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C7E1A" w14:textId="77777777" w:rsidR="00F67031" w:rsidRDefault="00F67031">
      <w:pPr>
        <w:rPr>
          <w:rFonts w:cstheme="minorHAnsi"/>
          <w:color w:val="000000" w:themeColor="text1"/>
        </w:rPr>
      </w:pPr>
      <w:r w:rsidRPr="008801E7">
        <w:rPr>
          <w:rFonts w:cstheme="minorHAnsi"/>
          <w:color w:val="000000" w:themeColor="text1"/>
          <w:highlight w:val="green"/>
        </w:rPr>
        <w:t xml:space="preserve">Už zkopírováno do </w:t>
      </w:r>
      <w:proofErr w:type="spellStart"/>
      <w:r w:rsidRPr="008801E7">
        <w:rPr>
          <w:rFonts w:cstheme="minorHAnsi"/>
          <w:color w:val="000000" w:themeColor="text1"/>
          <w:highlight w:val="green"/>
        </w:rPr>
        <w:t>final</w:t>
      </w:r>
      <w:proofErr w:type="spellEnd"/>
      <w:r>
        <w:rPr>
          <w:rFonts w:cstheme="minorHAnsi"/>
          <w:color w:val="000000" w:themeColor="text1"/>
        </w:rPr>
        <w:tab/>
      </w:r>
      <w:r>
        <w:rPr>
          <w:rFonts w:cstheme="minorHAnsi"/>
          <w:color w:val="000000" w:themeColor="text1"/>
        </w:rPr>
        <w:tab/>
      </w:r>
      <w:r w:rsidRPr="008801E7">
        <w:rPr>
          <w:rFonts w:cstheme="minorHAnsi"/>
          <w:color w:val="000000" w:themeColor="text1"/>
          <w:highlight w:val="yellow"/>
        </w:rPr>
        <w:t>změna od poslední verze</w:t>
      </w:r>
      <w:r>
        <w:rPr>
          <w:rFonts w:cstheme="minorHAnsi"/>
          <w:color w:val="000000" w:themeColor="text1"/>
        </w:rPr>
        <w:tab/>
      </w:r>
    </w:p>
    <w:p w14:paraId="0A0E7F38" w14:textId="77777777" w:rsidR="00F67031" w:rsidRDefault="00F67031">
      <w:pPr>
        <w:rPr>
          <w:rFonts w:cstheme="minorHAnsi"/>
          <w:color w:val="FF0000"/>
        </w:rPr>
      </w:pPr>
      <w:r w:rsidRPr="000474BA">
        <w:rPr>
          <w:rFonts w:cstheme="minorHAnsi"/>
          <w:color w:val="92D050"/>
        </w:rPr>
        <w:t>/*stará verze odstavce*/</w:t>
      </w:r>
      <w:r>
        <w:rPr>
          <w:rFonts w:cstheme="minorHAnsi"/>
          <w:color w:val="92D050"/>
        </w:rPr>
        <w:tab/>
      </w:r>
      <w:r w:rsidRPr="000474BA">
        <w:rPr>
          <w:rFonts w:cstheme="minorHAnsi"/>
          <w:color w:val="00B050"/>
        </w:rPr>
        <w:t>//poznámka</w:t>
      </w:r>
      <w:r>
        <w:rPr>
          <w:rFonts w:cstheme="minorHAnsi"/>
          <w:color w:val="00B050"/>
        </w:rPr>
        <w:t xml:space="preserve"> </w:t>
      </w:r>
      <w:r>
        <w:rPr>
          <w:rFonts w:cstheme="minorHAnsi"/>
          <w:color w:val="00B050"/>
        </w:rPr>
        <w:tab/>
      </w:r>
      <w:r w:rsidRPr="00465A9A">
        <w:rPr>
          <w:rFonts w:cstheme="minorHAnsi"/>
          <w:color w:val="FF0000"/>
        </w:rPr>
        <w:t>čistě a</w:t>
      </w:r>
      <w:r w:rsidRPr="000474BA">
        <w:rPr>
          <w:rFonts w:cstheme="minorHAnsi"/>
          <w:color w:val="FF0000"/>
        </w:rPr>
        <w:t xml:space="preserve">utorský text </w:t>
      </w:r>
      <w:r>
        <w:rPr>
          <w:rFonts w:cstheme="minorHAnsi"/>
          <w:color w:val="FF0000"/>
        </w:rPr>
        <w:t>nevycházející z žádného</w:t>
      </w:r>
      <w:r w:rsidRPr="000474BA">
        <w:rPr>
          <w:rFonts w:cstheme="minorHAnsi"/>
          <w:color w:val="FF0000"/>
        </w:rPr>
        <w:t xml:space="preserve"> zdroje</w:t>
      </w:r>
    </w:p>
    <w:p w14:paraId="69333DAA" w14:textId="77777777" w:rsidR="00F67031" w:rsidRPr="008008AB" w:rsidRDefault="00F67031">
      <w:pPr>
        <w:rPr>
          <w:rFonts w:cstheme="minorHAnsi"/>
        </w:rPr>
      </w:pPr>
      <w:r w:rsidRPr="008008AB">
        <w:rPr>
          <w:rFonts w:cstheme="minorHAnsi"/>
          <w:highlight w:val="red"/>
        </w:rPr>
        <w:t>Zapracování připomínek vedoucího</w:t>
      </w:r>
      <w:r>
        <w:rPr>
          <w:rFonts w:cstheme="minorHAnsi"/>
        </w:rPr>
        <w:tab/>
      </w:r>
      <w:r w:rsidRPr="008008AB">
        <w:rPr>
          <w:rFonts w:cstheme="minorHAnsi"/>
          <w:highlight w:val="magenta"/>
        </w:rPr>
        <w:t>zapracování připomínek ostatních</w:t>
      </w:r>
    </w:p>
    <w:p w14:paraId="6DD1970B" w14:textId="06342E22" w:rsidR="00F67031" w:rsidRDefault="00923031">
      <w:pPr>
        <w:rPr>
          <w:ins w:id="0" w:author="Martin Novák" w:date="2023-03-27T15:41:00Z"/>
          <w:rFonts w:cstheme="minorHAnsi"/>
        </w:rPr>
      </w:pPr>
      <w:r w:rsidRPr="004B33BB">
        <w:rPr>
          <w:rFonts w:cstheme="minorHAnsi"/>
          <w:highlight w:val="darkCyan"/>
        </w:rPr>
        <w:t>Trademark/copyright</w:t>
      </w:r>
      <w:r w:rsidRPr="004B33BB">
        <w:rPr>
          <w:rFonts w:cstheme="minorHAnsi"/>
        </w:rPr>
        <w:t xml:space="preserve"> </w:t>
      </w:r>
    </w:p>
    <w:p w14:paraId="1ADA7CA9" w14:textId="08A078C5" w:rsidR="00865033" w:rsidRDefault="00865033" w:rsidP="00865033">
      <w:pPr>
        <w:pStyle w:val="Nadpis1"/>
        <w:rPr>
          <w:ins w:id="1" w:author="Martin Novák" w:date="2023-03-27T15:41:00Z"/>
        </w:rPr>
      </w:pPr>
      <w:bookmarkStart w:id="2" w:name="_Toc130825342"/>
      <w:ins w:id="3" w:author="Martin Novák" w:date="2023-03-27T15:41:00Z">
        <w:r>
          <w:t>Abstrakt</w:t>
        </w:r>
        <w:bookmarkEnd w:id="2"/>
      </w:ins>
    </w:p>
    <w:p w14:paraId="0F45E56D" w14:textId="0E7A3513" w:rsidR="00865033" w:rsidRPr="00865033" w:rsidRDefault="00865033" w:rsidP="00165D51">
      <w:pPr>
        <w:jc w:val="both"/>
        <w:rPr>
          <w:ins w:id="4" w:author="Martin Novák" w:date="2023-03-27T15:41:00Z"/>
        </w:rPr>
        <w:pPrChange w:id="5" w:author="Martin Novák" w:date="2023-03-27T15:44:00Z">
          <w:pPr>
            <w:pStyle w:val="Nadpis1"/>
          </w:pPr>
        </w:pPrChange>
      </w:pPr>
      <w:ins w:id="6" w:author="Martin Novák" w:date="2023-03-27T15:41:00Z">
        <w:r>
          <w:t>Tato bakalářská práce se zab</w:t>
        </w:r>
      </w:ins>
      <w:ins w:id="7" w:author="Martin Novák" w:date="2023-03-27T15:42:00Z">
        <w:r>
          <w:t xml:space="preserve">ývá navržením a následnou realizací knihovny obsahující univerzální logiku společnou pro všechny hry </w:t>
        </w:r>
      </w:ins>
      <w:ins w:id="8" w:author="Martin Novák" w:date="2023-03-27T15:43:00Z">
        <w:r>
          <w:t>na hrdiny. Při návrhu knihovny je myšleno na to, aby ji bylo možné použít na j</w:t>
        </w:r>
      </w:ins>
      <w:ins w:id="9" w:author="Martin Novák" w:date="2023-03-27T15:44:00Z">
        <w:r>
          <w:t>akémkoliv uživatelském rozhraní</w:t>
        </w:r>
        <w:r w:rsidR="00165D51">
          <w:t>.</w:t>
        </w:r>
      </w:ins>
      <w:ins w:id="10" w:author="Martin Novák" w:date="2023-03-27T15:47:00Z">
        <w:r w:rsidR="00165D51">
          <w:t xml:space="preserve"> V teoretické části je vysvětleno dělení programovacích jazyků a provedeno porovnání C++, Javy a C#. </w:t>
        </w:r>
      </w:ins>
      <w:ins w:id="11" w:author="Martin Novák" w:date="2023-03-27T15:48:00Z">
        <w:r w:rsidR="00165D51">
          <w:t>Následuje přehled základních herních žánrů</w:t>
        </w:r>
      </w:ins>
      <w:ins w:id="12" w:author="Martin Novák" w:date="2023-03-27T15:49:00Z">
        <w:r w:rsidR="00165D51">
          <w:t>,</w:t>
        </w:r>
      </w:ins>
      <w:ins w:id="13" w:author="Martin Novák" w:date="2023-03-27T15:48:00Z">
        <w:r w:rsidR="00165D51">
          <w:t xml:space="preserve"> jejic</w:t>
        </w:r>
      </w:ins>
      <w:ins w:id="14" w:author="Martin Novák" w:date="2023-03-27T15:49:00Z">
        <w:r w:rsidR="00165D51">
          <w:t xml:space="preserve">h mechanik a zhodnocení, zda je třeba při návrhu brát v potaz. </w:t>
        </w:r>
      </w:ins>
      <w:ins w:id="15" w:author="Martin Novák" w:date="2023-03-27T15:50:00Z">
        <w:r w:rsidR="00165D51">
          <w:t>Teoretická část je zakončena přehledem uživatelských rozhraní. V</w:t>
        </w:r>
      </w:ins>
      <w:ins w:id="16" w:author="Martin Novák" w:date="2023-03-27T15:51:00Z">
        <w:r w:rsidR="00165D51">
          <w:t> </w:t>
        </w:r>
      </w:ins>
      <w:ins w:id="17" w:author="Martin Novák" w:date="2023-03-27T15:50:00Z">
        <w:r w:rsidR="00165D51">
          <w:t>pra</w:t>
        </w:r>
      </w:ins>
      <w:ins w:id="18" w:author="Martin Novák" w:date="2023-03-27T15:51:00Z">
        <w:r w:rsidR="00165D51">
          <w:t xml:space="preserve">ktické části </w:t>
        </w:r>
        <w:r w:rsidR="003E70AD">
          <w:t>je proveden návrh knihovny a o</w:t>
        </w:r>
      </w:ins>
      <w:ins w:id="19" w:author="Martin Novák" w:date="2023-03-27T15:52:00Z">
        <w:r w:rsidR="003E70AD">
          <w:t>čekávané komunikace s implementací. Následuje vysvětlení návrhových vzorů použitých v návrhu a představení tříd</w:t>
        </w:r>
      </w:ins>
      <w:ins w:id="20" w:author="Martin Novák" w:date="2023-03-27T15:53:00Z">
        <w:r w:rsidR="003E70AD">
          <w:t xml:space="preserve"> v knihovně.</w:t>
        </w:r>
      </w:ins>
    </w:p>
    <w:p w14:paraId="7F68927C" w14:textId="77777777" w:rsidR="00865033" w:rsidRPr="00865033" w:rsidRDefault="00865033" w:rsidP="00865033"/>
    <w:tbl>
      <w:tblPr>
        <w:tblStyle w:val="Mkatabulky"/>
        <w:tblW w:w="10632" w:type="dxa"/>
        <w:tblInd w:w="-289" w:type="dxa"/>
        <w:tblLook w:val="04A0" w:firstRow="1" w:lastRow="0" w:firstColumn="1" w:lastColumn="0" w:noHBand="0" w:noVBand="1"/>
      </w:tblPr>
      <w:tblGrid>
        <w:gridCol w:w="1110"/>
        <w:gridCol w:w="3994"/>
        <w:gridCol w:w="4507"/>
        <w:gridCol w:w="1021"/>
      </w:tblGrid>
      <w:tr w:rsidR="00F67031" w:rsidRPr="00621687" w14:paraId="41193CD3" w14:textId="77777777" w:rsidTr="00CD2639">
        <w:tc>
          <w:tcPr>
            <w:tcW w:w="1110" w:type="dxa"/>
            <w:tcBorders>
              <w:bottom w:val="single" w:sz="12" w:space="0" w:color="auto"/>
            </w:tcBorders>
          </w:tcPr>
          <w:p w14:paraId="1C9C7D9B" w14:textId="77777777" w:rsidR="00F67031" w:rsidRPr="00D20F7B" w:rsidRDefault="00F67031">
            <w:pPr>
              <w:rPr>
                <w:rFonts w:cstheme="minorHAnsi"/>
              </w:rPr>
            </w:pPr>
            <w:r w:rsidRPr="00D20F7B">
              <w:rPr>
                <w:rFonts w:cstheme="minorHAnsi"/>
              </w:rPr>
              <w:t>zkratka</w:t>
            </w:r>
          </w:p>
        </w:tc>
        <w:tc>
          <w:tcPr>
            <w:tcW w:w="3994" w:type="dxa"/>
            <w:tcBorders>
              <w:bottom w:val="single" w:sz="12" w:space="0" w:color="auto"/>
            </w:tcBorders>
          </w:tcPr>
          <w:p w14:paraId="3A8B597B" w14:textId="77777777" w:rsidR="00F67031" w:rsidRPr="00D20F7B" w:rsidRDefault="00F67031">
            <w:pPr>
              <w:rPr>
                <w:rFonts w:cstheme="minorHAnsi"/>
              </w:rPr>
            </w:pPr>
            <w:r w:rsidRPr="00D20F7B">
              <w:rPr>
                <w:rFonts w:cstheme="minorHAnsi"/>
              </w:rPr>
              <w:t>význam</w:t>
            </w:r>
          </w:p>
        </w:tc>
        <w:tc>
          <w:tcPr>
            <w:tcW w:w="4507" w:type="dxa"/>
            <w:tcBorders>
              <w:bottom w:val="single" w:sz="12" w:space="0" w:color="auto"/>
            </w:tcBorders>
          </w:tcPr>
          <w:p w14:paraId="0EF4AA0A" w14:textId="77777777" w:rsidR="00F67031" w:rsidRPr="00D20F7B" w:rsidRDefault="00F67031">
            <w:pPr>
              <w:rPr>
                <w:rFonts w:cstheme="minorHAnsi"/>
              </w:rPr>
            </w:pPr>
            <w:r w:rsidRPr="00D20F7B">
              <w:rPr>
                <w:rFonts w:cstheme="minorHAnsi"/>
              </w:rPr>
              <w:t>vysvětlení</w:t>
            </w:r>
          </w:p>
        </w:tc>
        <w:tc>
          <w:tcPr>
            <w:tcW w:w="1021" w:type="dxa"/>
            <w:tcBorders>
              <w:bottom w:val="single" w:sz="12" w:space="0" w:color="auto"/>
            </w:tcBorders>
          </w:tcPr>
          <w:p w14:paraId="5B2BF9C1" w14:textId="77777777" w:rsidR="00F67031" w:rsidRPr="00D20F7B" w:rsidRDefault="00F67031">
            <w:pPr>
              <w:rPr>
                <w:rFonts w:cstheme="minorHAnsi"/>
              </w:rPr>
            </w:pPr>
            <w:r w:rsidRPr="00D20F7B">
              <w:rPr>
                <w:rFonts w:cstheme="minorHAnsi"/>
              </w:rPr>
              <w:t>Viz. kap.</w:t>
            </w:r>
          </w:p>
        </w:tc>
      </w:tr>
      <w:tr w:rsidR="00F67031" w:rsidRPr="00621687" w14:paraId="42FE70C7" w14:textId="77777777" w:rsidTr="00CD2639">
        <w:tc>
          <w:tcPr>
            <w:tcW w:w="1110" w:type="dxa"/>
            <w:tcBorders>
              <w:top w:val="single" w:sz="12" w:space="0" w:color="auto"/>
            </w:tcBorders>
          </w:tcPr>
          <w:p w14:paraId="003F5115" w14:textId="77777777" w:rsidR="00F67031" w:rsidRPr="00D20F7B" w:rsidRDefault="00F67031">
            <w:pPr>
              <w:rPr>
                <w:rFonts w:cstheme="minorHAnsi"/>
              </w:rPr>
            </w:pPr>
            <w:r w:rsidRPr="00D20F7B">
              <w:rPr>
                <w:rFonts w:cstheme="minorHAnsi"/>
              </w:rPr>
              <w:t>RPG</w:t>
            </w:r>
          </w:p>
        </w:tc>
        <w:tc>
          <w:tcPr>
            <w:tcW w:w="3994" w:type="dxa"/>
            <w:tcBorders>
              <w:top w:val="single" w:sz="12" w:space="0" w:color="auto"/>
            </w:tcBorders>
          </w:tcPr>
          <w:p w14:paraId="181651B9" w14:textId="77777777" w:rsidR="00F67031" w:rsidRPr="00D20F7B" w:rsidRDefault="00F67031">
            <w:pPr>
              <w:rPr>
                <w:rFonts w:cstheme="minorHAnsi"/>
                <w:lang w:val="en-US"/>
              </w:rPr>
            </w:pPr>
            <w:r w:rsidRPr="00D20F7B">
              <w:rPr>
                <w:rFonts w:cstheme="minorHAnsi"/>
                <w:lang w:val="en-US"/>
              </w:rPr>
              <w:t>Role Playing Game</w:t>
            </w:r>
          </w:p>
        </w:tc>
        <w:tc>
          <w:tcPr>
            <w:tcW w:w="4507" w:type="dxa"/>
            <w:tcBorders>
              <w:top w:val="single" w:sz="12" w:space="0" w:color="auto"/>
            </w:tcBorders>
          </w:tcPr>
          <w:p w14:paraId="2B49D770" w14:textId="77777777" w:rsidR="00F67031" w:rsidRPr="00D20F7B" w:rsidRDefault="00F67031">
            <w:pPr>
              <w:rPr>
                <w:rFonts w:cstheme="minorHAnsi"/>
              </w:rPr>
            </w:pPr>
            <w:r w:rsidRPr="00D20F7B">
              <w:rPr>
                <w:rFonts w:cstheme="minorHAnsi"/>
              </w:rPr>
              <w:t xml:space="preserve">Herní žánr </w:t>
            </w:r>
          </w:p>
        </w:tc>
        <w:tc>
          <w:tcPr>
            <w:tcW w:w="1021" w:type="dxa"/>
            <w:tcBorders>
              <w:top w:val="single" w:sz="12" w:space="0" w:color="auto"/>
            </w:tcBorders>
          </w:tcPr>
          <w:p w14:paraId="4ADAB27E" w14:textId="77777777" w:rsidR="00F67031" w:rsidRPr="00D20F7B" w:rsidRDefault="00F67031">
            <w:pPr>
              <w:rPr>
                <w:rFonts w:cstheme="minorHAnsi"/>
              </w:rPr>
            </w:pPr>
            <w:r w:rsidRPr="00D20F7B">
              <w:rPr>
                <w:rFonts w:cstheme="minorHAnsi"/>
              </w:rPr>
              <w:t>4.1</w:t>
            </w:r>
          </w:p>
        </w:tc>
      </w:tr>
      <w:tr w:rsidR="00F67031" w:rsidRPr="00621687" w14:paraId="46BA4469" w14:textId="77777777" w:rsidTr="00CD2639">
        <w:tc>
          <w:tcPr>
            <w:tcW w:w="1110" w:type="dxa"/>
          </w:tcPr>
          <w:p w14:paraId="36395670" w14:textId="77777777" w:rsidR="00F67031" w:rsidRPr="00D20F7B" w:rsidRDefault="00F67031">
            <w:pPr>
              <w:rPr>
                <w:rFonts w:cstheme="minorHAnsi"/>
              </w:rPr>
            </w:pPr>
            <w:r w:rsidRPr="00D20F7B">
              <w:rPr>
                <w:rFonts w:cstheme="minorHAnsi"/>
              </w:rPr>
              <w:t>OOP</w:t>
            </w:r>
          </w:p>
        </w:tc>
        <w:tc>
          <w:tcPr>
            <w:tcW w:w="3994" w:type="dxa"/>
          </w:tcPr>
          <w:p w14:paraId="50B5DFDA" w14:textId="77777777" w:rsidR="00F67031" w:rsidRPr="00D20F7B" w:rsidRDefault="00F67031">
            <w:pPr>
              <w:rPr>
                <w:rFonts w:cstheme="minorHAnsi"/>
                <w:lang w:val="en-US"/>
              </w:rPr>
            </w:pPr>
            <w:r w:rsidRPr="00D20F7B">
              <w:rPr>
                <w:rFonts w:cstheme="minorHAnsi"/>
                <w:lang w:val="en-US"/>
              </w:rPr>
              <w:t>Object Orienting Programming</w:t>
            </w:r>
          </w:p>
        </w:tc>
        <w:tc>
          <w:tcPr>
            <w:tcW w:w="4507" w:type="dxa"/>
          </w:tcPr>
          <w:p w14:paraId="6C598DE0" w14:textId="77777777" w:rsidR="00F67031" w:rsidRPr="00D20F7B" w:rsidRDefault="00F67031">
            <w:pPr>
              <w:rPr>
                <w:rFonts w:cstheme="minorHAnsi"/>
              </w:rPr>
            </w:pPr>
            <w:r w:rsidRPr="00D20F7B">
              <w:rPr>
                <w:rFonts w:cstheme="minorHAnsi"/>
              </w:rPr>
              <w:t xml:space="preserve">Programovací paradigma </w:t>
            </w:r>
          </w:p>
        </w:tc>
        <w:tc>
          <w:tcPr>
            <w:tcW w:w="1021" w:type="dxa"/>
          </w:tcPr>
          <w:p w14:paraId="42A4C8DB" w14:textId="77777777" w:rsidR="00F67031" w:rsidRPr="00D20F7B" w:rsidRDefault="00F67031">
            <w:pPr>
              <w:rPr>
                <w:rFonts w:cstheme="minorHAnsi"/>
              </w:rPr>
            </w:pPr>
            <w:r w:rsidRPr="00D20F7B">
              <w:rPr>
                <w:rFonts w:cstheme="minorHAnsi"/>
              </w:rPr>
              <w:t>3</w:t>
            </w:r>
          </w:p>
        </w:tc>
      </w:tr>
      <w:tr w:rsidR="00F67031" w:rsidRPr="00621687" w14:paraId="20D316E9" w14:textId="77777777" w:rsidTr="00CD2639">
        <w:tc>
          <w:tcPr>
            <w:tcW w:w="1110" w:type="dxa"/>
          </w:tcPr>
          <w:p w14:paraId="72DF5B97" w14:textId="77777777" w:rsidR="00F67031" w:rsidRPr="00D20F7B" w:rsidRDefault="00F67031">
            <w:pPr>
              <w:rPr>
                <w:rFonts w:cstheme="minorHAnsi"/>
              </w:rPr>
            </w:pPr>
            <w:r w:rsidRPr="00D20F7B">
              <w:rPr>
                <w:rFonts w:cstheme="minorHAnsi"/>
              </w:rPr>
              <w:t>JVM</w:t>
            </w:r>
          </w:p>
        </w:tc>
        <w:tc>
          <w:tcPr>
            <w:tcW w:w="3994" w:type="dxa"/>
          </w:tcPr>
          <w:p w14:paraId="7DC99BD3" w14:textId="77777777" w:rsidR="00F67031" w:rsidRPr="00D20F7B" w:rsidRDefault="00F67031">
            <w:pPr>
              <w:rPr>
                <w:rFonts w:cstheme="minorHAnsi"/>
                <w:lang w:val="en-US"/>
              </w:rPr>
            </w:pPr>
            <w:r w:rsidRPr="00D20F7B">
              <w:rPr>
                <w:rFonts w:cstheme="minorHAnsi"/>
                <w:lang w:val="en-US"/>
              </w:rPr>
              <w:t>Java Virtual Machine</w:t>
            </w:r>
          </w:p>
        </w:tc>
        <w:tc>
          <w:tcPr>
            <w:tcW w:w="4507" w:type="dxa"/>
          </w:tcPr>
          <w:p w14:paraId="3A6BE41D" w14:textId="77777777" w:rsidR="00F67031" w:rsidRPr="00D20F7B" w:rsidRDefault="00F67031">
            <w:pPr>
              <w:rPr>
                <w:rFonts w:cstheme="minorHAnsi"/>
              </w:rPr>
            </w:pPr>
            <w:r w:rsidRPr="00D20F7B">
              <w:rPr>
                <w:rFonts w:cstheme="minorHAnsi"/>
              </w:rPr>
              <w:t xml:space="preserve">Virtuální prostředí pro Javu </w:t>
            </w:r>
          </w:p>
        </w:tc>
        <w:tc>
          <w:tcPr>
            <w:tcW w:w="1021" w:type="dxa"/>
          </w:tcPr>
          <w:p w14:paraId="581B0D1E" w14:textId="77777777" w:rsidR="00F67031" w:rsidRPr="00D20F7B" w:rsidRDefault="00F67031">
            <w:pPr>
              <w:rPr>
                <w:rFonts w:cstheme="minorHAnsi"/>
              </w:rPr>
            </w:pPr>
            <w:r w:rsidRPr="00D20F7B">
              <w:rPr>
                <w:rFonts w:cstheme="minorHAnsi"/>
              </w:rPr>
              <w:t>3.2</w:t>
            </w:r>
          </w:p>
        </w:tc>
      </w:tr>
      <w:tr w:rsidR="00F67031" w:rsidRPr="00621687" w14:paraId="50D03585" w14:textId="77777777" w:rsidTr="00CD2639">
        <w:tc>
          <w:tcPr>
            <w:tcW w:w="1110" w:type="dxa"/>
          </w:tcPr>
          <w:p w14:paraId="5D22A868" w14:textId="77777777" w:rsidR="00F67031" w:rsidRPr="00D20F7B" w:rsidRDefault="00F67031">
            <w:pPr>
              <w:rPr>
                <w:rFonts w:cstheme="minorHAnsi"/>
              </w:rPr>
            </w:pPr>
            <w:r w:rsidRPr="00D20F7B">
              <w:rPr>
                <w:rFonts w:cstheme="minorHAnsi"/>
              </w:rPr>
              <w:t>JIT</w:t>
            </w:r>
          </w:p>
        </w:tc>
        <w:tc>
          <w:tcPr>
            <w:tcW w:w="3994" w:type="dxa"/>
          </w:tcPr>
          <w:p w14:paraId="15A38DBA" w14:textId="77777777" w:rsidR="00F67031" w:rsidRPr="00D20F7B" w:rsidRDefault="00F67031">
            <w:pPr>
              <w:rPr>
                <w:rFonts w:cstheme="minorHAnsi"/>
                <w:lang w:val="en-US"/>
              </w:rPr>
            </w:pPr>
            <w:r w:rsidRPr="00D20F7B">
              <w:rPr>
                <w:rFonts w:cstheme="minorHAnsi"/>
                <w:lang w:val="en-US"/>
              </w:rPr>
              <w:t>Just In Time</w:t>
            </w:r>
          </w:p>
        </w:tc>
        <w:tc>
          <w:tcPr>
            <w:tcW w:w="4507" w:type="dxa"/>
          </w:tcPr>
          <w:p w14:paraId="3E80DA48" w14:textId="77777777" w:rsidR="00F67031" w:rsidRPr="00D20F7B" w:rsidRDefault="00F67031">
            <w:pPr>
              <w:rPr>
                <w:rFonts w:cstheme="minorHAnsi"/>
              </w:rPr>
            </w:pPr>
            <w:r w:rsidRPr="00D20F7B">
              <w:rPr>
                <w:rFonts w:cstheme="minorHAnsi"/>
              </w:rPr>
              <w:t xml:space="preserve">Překlad v momentě spouštění </w:t>
            </w:r>
          </w:p>
        </w:tc>
        <w:tc>
          <w:tcPr>
            <w:tcW w:w="1021" w:type="dxa"/>
          </w:tcPr>
          <w:p w14:paraId="7042E175" w14:textId="77777777" w:rsidR="00F67031" w:rsidRPr="00D20F7B" w:rsidRDefault="00F67031">
            <w:pPr>
              <w:rPr>
                <w:rFonts w:cstheme="minorHAnsi"/>
              </w:rPr>
            </w:pPr>
            <w:r w:rsidRPr="00D20F7B">
              <w:rPr>
                <w:rFonts w:cstheme="minorHAnsi"/>
              </w:rPr>
              <w:t>3.2 a 3.3</w:t>
            </w:r>
          </w:p>
        </w:tc>
      </w:tr>
      <w:tr w:rsidR="00F67031" w:rsidRPr="00621687" w14:paraId="67BBCD26" w14:textId="77777777" w:rsidTr="00CD2639">
        <w:tc>
          <w:tcPr>
            <w:tcW w:w="1110" w:type="dxa"/>
          </w:tcPr>
          <w:p w14:paraId="5EA21E6F" w14:textId="77777777" w:rsidR="00F67031" w:rsidRPr="00D20F7B" w:rsidRDefault="00F67031">
            <w:pPr>
              <w:rPr>
                <w:rFonts w:cstheme="minorHAnsi"/>
              </w:rPr>
            </w:pPr>
            <w:r w:rsidRPr="00D20F7B">
              <w:rPr>
                <w:rFonts w:cstheme="minorHAnsi"/>
              </w:rPr>
              <w:t>CTS</w:t>
            </w:r>
          </w:p>
        </w:tc>
        <w:tc>
          <w:tcPr>
            <w:tcW w:w="3994" w:type="dxa"/>
          </w:tcPr>
          <w:p w14:paraId="0C76707A" w14:textId="77777777" w:rsidR="00F67031" w:rsidRPr="00D20F7B" w:rsidRDefault="00F67031">
            <w:pPr>
              <w:rPr>
                <w:rFonts w:cstheme="minorHAnsi"/>
                <w:lang w:val="en-US"/>
              </w:rPr>
            </w:pPr>
            <w:r w:rsidRPr="00D20F7B">
              <w:rPr>
                <w:rFonts w:cstheme="minorHAnsi"/>
                <w:lang w:val="en-US"/>
              </w:rPr>
              <w:t>Common Type Specification</w:t>
            </w:r>
          </w:p>
        </w:tc>
        <w:tc>
          <w:tcPr>
            <w:tcW w:w="4507" w:type="dxa"/>
          </w:tcPr>
          <w:p w14:paraId="36C5BE3B" w14:textId="77777777" w:rsidR="00F67031" w:rsidRPr="00D20F7B" w:rsidRDefault="00F67031">
            <w:pPr>
              <w:rPr>
                <w:rFonts w:cstheme="minorHAnsi"/>
              </w:rPr>
            </w:pPr>
            <w:r w:rsidRPr="00D20F7B">
              <w:rPr>
                <w:rFonts w:cstheme="minorHAnsi"/>
              </w:rPr>
              <w:t>Jazyky kompilovatelné do MSIL</w:t>
            </w:r>
          </w:p>
        </w:tc>
        <w:tc>
          <w:tcPr>
            <w:tcW w:w="1021" w:type="dxa"/>
          </w:tcPr>
          <w:p w14:paraId="5B1FA2F7" w14:textId="77777777" w:rsidR="00F67031" w:rsidRPr="00D20F7B" w:rsidRDefault="00F67031">
            <w:pPr>
              <w:rPr>
                <w:rFonts w:cstheme="minorHAnsi"/>
              </w:rPr>
            </w:pPr>
            <w:r w:rsidRPr="00D20F7B">
              <w:rPr>
                <w:rFonts w:cstheme="minorHAnsi"/>
              </w:rPr>
              <w:t>3.3</w:t>
            </w:r>
          </w:p>
        </w:tc>
      </w:tr>
      <w:tr w:rsidR="00045607" w:rsidRPr="00621687" w14:paraId="65F36D4E" w14:textId="77777777" w:rsidTr="00CD2639">
        <w:tc>
          <w:tcPr>
            <w:tcW w:w="1110" w:type="dxa"/>
          </w:tcPr>
          <w:p w14:paraId="292E7EFC" w14:textId="0890BEE1" w:rsidR="00045607" w:rsidRPr="00D84F99" w:rsidRDefault="00045607">
            <w:pPr>
              <w:rPr>
                <w:rFonts w:cstheme="minorHAnsi"/>
              </w:rPr>
            </w:pPr>
            <w:r w:rsidRPr="00D84F99">
              <w:rPr>
                <w:rFonts w:cstheme="minorHAnsi"/>
              </w:rPr>
              <w:t>CLS</w:t>
            </w:r>
          </w:p>
        </w:tc>
        <w:tc>
          <w:tcPr>
            <w:tcW w:w="3994" w:type="dxa"/>
          </w:tcPr>
          <w:p w14:paraId="77CA60C3" w14:textId="6CD451E0" w:rsidR="00045607" w:rsidRPr="00D84F99" w:rsidRDefault="00045607">
            <w:pPr>
              <w:rPr>
                <w:rFonts w:cstheme="minorHAnsi"/>
                <w:lang w:val="en-US"/>
              </w:rPr>
            </w:pPr>
            <w:r w:rsidRPr="00D84F99">
              <w:rPr>
                <w:rFonts w:cstheme="minorHAnsi"/>
                <w:lang w:val="en-US"/>
              </w:rPr>
              <w:t>Common Language Specification</w:t>
            </w:r>
          </w:p>
        </w:tc>
        <w:tc>
          <w:tcPr>
            <w:tcW w:w="4507" w:type="dxa"/>
          </w:tcPr>
          <w:p w14:paraId="29EF032A" w14:textId="77777777" w:rsidR="00045607" w:rsidRPr="00D20F7B" w:rsidRDefault="00045607">
            <w:pPr>
              <w:rPr>
                <w:rFonts w:cstheme="minorHAnsi"/>
              </w:rPr>
            </w:pPr>
          </w:p>
        </w:tc>
        <w:tc>
          <w:tcPr>
            <w:tcW w:w="1021" w:type="dxa"/>
          </w:tcPr>
          <w:p w14:paraId="51593281" w14:textId="77777777" w:rsidR="00045607" w:rsidRPr="00D20F7B" w:rsidRDefault="00045607">
            <w:pPr>
              <w:rPr>
                <w:rFonts w:cstheme="minorHAnsi"/>
              </w:rPr>
            </w:pPr>
          </w:p>
        </w:tc>
      </w:tr>
      <w:tr w:rsidR="00045607" w:rsidRPr="00621687" w14:paraId="598501C8" w14:textId="77777777" w:rsidTr="00CD2639">
        <w:tc>
          <w:tcPr>
            <w:tcW w:w="1110" w:type="dxa"/>
          </w:tcPr>
          <w:p w14:paraId="2D4C4808" w14:textId="3B0BCB70" w:rsidR="00045607" w:rsidRPr="00D84F99" w:rsidRDefault="00045607">
            <w:pPr>
              <w:rPr>
                <w:rFonts w:cstheme="minorHAnsi"/>
              </w:rPr>
            </w:pPr>
            <w:r w:rsidRPr="00D84F99">
              <w:rPr>
                <w:rFonts w:cstheme="minorHAnsi"/>
              </w:rPr>
              <w:t>CLR</w:t>
            </w:r>
          </w:p>
        </w:tc>
        <w:tc>
          <w:tcPr>
            <w:tcW w:w="3994" w:type="dxa"/>
          </w:tcPr>
          <w:p w14:paraId="62742B4D" w14:textId="6368B2E6" w:rsidR="00045607" w:rsidRPr="00D84F99" w:rsidRDefault="00045607">
            <w:pPr>
              <w:rPr>
                <w:rFonts w:cstheme="minorHAnsi"/>
                <w:lang w:val="en-US"/>
              </w:rPr>
            </w:pPr>
            <w:r w:rsidRPr="00D84F99">
              <w:rPr>
                <w:rFonts w:cstheme="minorHAnsi"/>
                <w:lang w:val="en-US"/>
              </w:rPr>
              <w:t>Common Language Runtime</w:t>
            </w:r>
          </w:p>
        </w:tc>
        <w:tc>
          <w:tcPr>
            <w:tcW w:w="4507" w:type="dxa"/>
          </w:tcPr>
          <w:p w14:paraId="1DAE255B" w14:textId="77777777" w:rsidR="00045607" w:rsidRPr="00D20F7B" w:rsidRDefault="00045607">
            <w:pPr>
              <w:rPr>
                <w:rFonts w:cstheme="minorHAnsi"/>
              </w:rPr>
            </w:pPr>
          </w:p>
        </w:tc>
        <w:tc>
          <w:tcPr>
            <w:tcW w:w="1021" w:type="dxa"/>
          </w:tcPr>
          <w:p w14:paraId="3CDBDB9E" w14:textId="77777777" w:rsidR="00045607" w:rsidRPr="00D20F7B" w:rsidRDefault="00045607">
            <w:pPr>
              <w:rPr>
                <w:rFonts w:cstheme="minorHAnsi"/>
              </w:rPr>
            </w:pPr>
          </w:p>
        </w:tc>
      </w:tr>
      <w:tr w:rsidR="00045607" w:rsidRPr="00621687" w14:paraId="47A5EAAD" w14:textId="77777777" w:rsidTr="00CD2639">
        <w:tc>
          <w:tcPr>
            <w:tcW w:w="1110" w:type="dxa"/>
          </w:tcPr>
          <w:p w14:paraId="66F44397" w14:textId="562EF0C8" w:rsidR="00045607" w:rsidRPr="00D84F99" w:rsidRDefault="00045607" w:rsidP="00045607">
            <w:pPr>
              <w:rPr>
                <w:rFonts w:cstheme="minorHAnsi"/>
              </w:rPr>
            </w:pPr>
            <w:r w:rsidRPr="00D84F99">
              <w:rPr>
                <w:rFonts w:cstheme="minorHAnsi"/>
              </w:rPr>
              <w:t>CLI</w:t>
            </w:r>
          </w:p>
        </w:tc>
        <w:tc>
          <w:tcPr>
            <w:tcW w:w="3994" w:type="dxa"/>
          </w:tcPr>
          <w:p w14:paraId="43D1F79C" w14:textId="173C8E98" w:rsidR="00045607" w:rsidRPr="00D84F99" w:rsidRDefault="00045607" w:rsidP="00045607">
            <w:pPr>
              <w:rPr>
                <w:rFonts w:cstheme="minorHAnsi"/>
                <w:lang w:val="en-US"/>
              </w:rPr>
            </w:pPr>
            <w:r w:rsidRPr="00D84F99">
              <w:rPr>
                <w:rFonts w:cstheme="minorHAnsi"/>
                <w:lang w:val="en-US"/>
              </w:rPr>
              <w:t>Common Language Infrastructure</w:t>
            </w:r>
          </w:p>
        </w:tc>
        <w:tc>
          <w:tcPr>
            <w:tcW w:w="4507" w:type="dxa"/>
          </w:tcPr>
          <w:p w14:paraId="6914E9E5" w14:textId="77777777" w:rsidR="00045607" w:rsidRPr="00D20F7B" w:rsidRDefault="00045607" w:rsidP="00045607">
            <w:pPr>
              <w:rPr>
                <w:rFonts w:cstheme="minorHAnsi"/>
              </w:rPr>
            </w:pPr>
          </w:p>
        </w:tc>
        <w:tc>
          <w:tcPr>
            <w:tcW w:w="1021" w:type="dxa"/>
          </w:tcPr>
          <w:p w14:paraId="625DE84E" w14:textId="77777777" w:rsidR="00045607" w:rsidRPr="00D20F7B" w:rsidRDefault="00045607" w:rsidP="00045607">
            <w:pPr>
              <w:rPr>
                <w:rFonts w:cstheme="minorHAnsi"/>
              </w:rPr>
            </w:pPr>
          </w:p>
        </w:tc>
      </w:tr>
      <w:tr w:rsidR="00F67031" w:rsidRPr="00621687" w14:paraId="0B3B643A" w14:textId="77777777" w:rsidTr="00CD2639">
        <w:tc>
          <w:tcPr>
            <w:tcW w:w="1110" w:type="dxa"/>
          </w:tcPr>
          <w:p w14:paraId="2ABA0877" w14:textId="77777777" w:rsidR="00F67031" w:rsidRPr="00D20F7B" w:rsidRDefault="00F67031">
            <w:pPr>
              <w:rPr>
                <w:rFonts w:cstheme="minorHAnsi"/>
              </w:rPr>
            </w:pPr>
            <w:r w:rsidRPr="00D20F7B">
              <w:rPr>
                <w:rFonts w:cstheme="minorHAnsi"/>
              </w:rPr>
              <w:t>MSIL</w:t>
            </w:r>
          </w:p>
        </w:tc>
        <w:tc>
          <w:tcPr>
            <w:tcW w:w="3994" w:type="dxa"/>
          </w:tcPr>
          <w:p w14:paraId="3DE39905" w14:textId="77777777" w:rsidR="00F67031" w:rsidRPr="00D20F7B" w:rsidRDefault="00F67031">
            <w:pPr>
              <w:rPr>
                <w:rFonts w:cstheme="minorHAnsi"/>
                <w:lang w:val="en-US"/>
              </w:rPr>
            </w:pPr>
            <w:r w:rsidRPr="00D20F7B">
              <w:rPr>
                <w:rFonts w:cstheme="minorHAnsi"/>
                <w:lang w:val="en-US"/>
              </w:rPr>
              <w:t>Microsoft Intermediate Language</w:t>
            </w:r>
          </w:p>
        </w:tc>
        <w:tc>
          <w:tcPr>
            <w:tcW w:w="4507" w:type="dxa"/>
          </w:tcPr>
          <w:p w14:paraId="5F721BD9" w14:textId="77777777" w:rsidR="00F67031" w:rsidRPr="00D20F7B" w:rsidRDefault="00F67031">
            <w:pPr>
              <w:rPr>
                <w:rFonts w:cstheme="minorHAnsi"/>
              </w:rPr>
            </w:pPr>
            <w:r w:rsidRPr="00D20F7B">
              <w:rPr>
                <w:rFonts w:cstheme="minorHAnsi"/>
              </w:rPr>
              <w:t xml:space="preserve">.NET </w:t>
            </w:r>
            <w:proofErr w:type="spellStart"/>
            <w:r w:rsidRPr="00D20F7B">
              <w:rPr>
                <w:rFonts w:cstheme="minorHAnsi"/>
              </w:rPr>
              <w:t>bytecode</w:t>
            </w:r>
            <w:proofErr w:type="spellEnd"/>
            <w:r w:rsidRPr="00D20F7B">
              <w:rPr>
                <w:rFonts w:cstheme="minorHAnsi"/>
              </w:rPr>
              <w:t xml:space="preserve"> </w:t>
            </w:r>
          </w:p>
        </w:tc>
        <w:tc>
          <w:tcPr>
            <w:tcW w:w="1021" w:type="dxa"/>
          </w:tcPr>
          <w:p w14:paraId="37A3352A" w14:textId="77777777" w:rsidR="00F67031" w:rsidRPr="00D20F7B" w:rsidRDefault="00F67031">
            <w:pPr>
              <w:rPr>
                <w:rFonts w:cstheme="minorHAnsi"/>
              </w:rPr>
            </w:pPr>
            <w:r w:rsidRPr="00D20F7B">
              <w:rPr>
                <w:rFonts w:cstheme="minorHAnsi"/>
              </w:rPr>
              <w:t>3.3</w:t>
            </w:r>
          </w:p>
        </w:tc>
      </w:tr>
      <w:tr w:rsidR="00F67031" w:rsidRPr="00621687" w14:paraId="100D19C8" w14:textId="77777777" w:rsidTr="00CD2639">
        <w:tc>
          <w:tcPr>
            <w:tcW w:w="1110" w:type="dxa"/>
          </w:tcPr>
          <w:p w14:paraId="0080C1FE" w14:textId="77777777" w:rsidR="00F67031" w:rsidRPr="00D20F7B" w:rsidRDefault="00F67031">
            <w:pPr>
              <w:rPr>
                <w:rFonts w:cstheme="minorHAnsi"/>
              </w:rPr>
            </w:pPr>
            <w:proofErr w:type="spellStart"/>
            <w:r w:rsidRPr="00D20F7B">
              <w:rPr>
                <w:rFonts w:cstheme="minorHAnsi"/>
              </w:rPr>
              <w:t>NGen</w:t>
            </w:r>
            <w:proofErr w:type="spellEnd"/>
          </w:p>
        </w:tc>
        <w:tc>
          <w:tcPr>
            <w:tcW w:w="3994" w:type="dxa"/>
          </w:tcPr>
          <w:p w14:paraId="669ED43C" w14:textId="77777777" w:rsidR="00F67031" w:rsidRPr="00D20F7B" w:rsidRDefault="00F67031">
            <w:pPr>
              <w:rPr>
                <w:rFonts w:cstheme="minorHAnsi"/>
                <w:lang w:val="en-US"/>
              </w:rPr>
            </w:pPr>
            <w:r w:rsidRPr="00D20F7B">
              <w:rPr>
                <w:rFonts w:cstheme="minorHAnsi"/>
                <w:lang w:val="en-US"/>
              </w:rPr>
              <w:t>Native Image Generator</w:t>
            </w:r>
          </w:p>
        </w:tc>
        <w:tc>
          <w:tcPr>
            <w:tcW w:w="4507" w:type="dxa"/>
          </w:tcPr>
          <w:p w14:paraId="7640ED04" w14:textId="77777777" w:rsidR="00F67031" w:rsidRPr="00D20F7B" w:rsidRDefault="00F67031">
            <w:pPr>
              <w:rPr>
                <w:rFonts w:cstheme="minorHAnsi"/>
              </w:rPr>
            </w:pPr>
            <w:r w:rsidRPr="00D20F7B">
              <w:rPr>
                <w:rFonts w:cstheme="minorHAnsi"/>
              </w:rPr>
              <w:t>Nástroj na správu nativních obrazů MSIL</w:t>
            </w:r>
          </w:p>
        </w:tc>
        <w:tc>
          <w:tcPr>
            <w:tcW w:w="1021" w:type="dxa"/>
          </w:tcPr>
          <w:p w14:paraId="33D1BB59" w14:textId="77777777" w:rsidR="00F67031" w:rsidRPr="00D20F7B" w:rsidRDefault="00F67031">
            <w:pPr>
              <w:rPr>
                <w:rFonts w:cstheme="minorHAnsi"/>
              </w:rPr>
            </w:pPr>
            <w:r w:rsidRPr="00D20F7B">
              <w:rPr>
                <w:rFonts w:cstheme="minorHAnsi"/>
              </w:rPr>
              <w:t>3.3</w:t>
            </w:r>
          </w:p>
        </w:tc>
      </w:tr>
      <w:tr w:rsidR="00F67031" w:rsidRPr="00621687" w14:paraId="5B8B4F79" w14:textId="77777777" w:rsidTr="00CD2639">
        <w:tc>
          <w:tcPr>
            <w:tcW w:w="1110" w:type="dxa"/>
          </w:tcPr>
          <w:p w14:paraId="61A2B5F7" w14:textId="77777777" w:rsidR="00F67031" w:rsidRPr="00D20F7B" w:rsidRDefault="00F67031">
            <w:pPr>
              <w:rPr>
                <w:rFonts w:cstheme="minorHAnsi"/>
              </w:rPr>
            </w:pPr>
            <w:r w:rsidRPr="00D20F7B">
              <w:rPr>
                <w:rFonts w:cstheme="minorHAnsi"/>
              </w:rPr>
              <w:t>NIC</w:t>
            </w:r>
          </w:p>
        </w:tc>
        <w:tc>
          <w:tcPr>
            <w:tcW w:w="3994" w:type="dxa"/>
          </w:tcPr>
          <w:p w14:paraId="3A2BBA4B" w14:textId="77777777" w:rsidR="00F67031" w:rsidRPr="00D20F7B" w:rsidRDefault="00F67031">
            <w:pPr>
              <w:rPr>
                <w:rFonts w:cstheme="minorHAnsi"/>
                <w:lang w:val="en-US"/>
              </w:rPr>
            </w:pPr>
            <w:r w:rsidRPr="00D20F7B">
              <w:rPr>
                <w:rFonts w:cstheme="minorHAnsi"/>
                <w:lang w:val="en-US"/>
              </w:rPr>
              <w:t>Native Image Cache</w:t>
            </w:r>
          </w:p>
        </w:tc>
        <w:tc>
          <w:tcPr>
            <w:tcW w:w="4507" w:type="dxa"/>
          </w:tcPr>
          <w:p w14:paraId="3A96A8DC" w14:textId="77777777" w:rsidR="00F67031" w:rsidRPr="00D20F7B" w:rsidRDefault="00F67031">
            <w:pPr>
              <w:rPr>
                <w:rFonts w:cstheme="minorHAnsi"/>
              </w:rPr>
            </w:pPr>
            <w:r w:rsidRPr="00D20F7B">
              <w:rPr>
                <w:rFonts w:cstheme="minorHAnsi"/>
              </w:rPr>
              <w:t>Úložiště nativních obrazů MSIL</w:t>
            </w:r>
          </w:p>
        </w:tc>
        <w:tc>
          <w:tcPr>
            <w:tcW w:w="1021" w:type="dxa"/>
          </w:tcPr>
          <w:p w14:paraId="40D8E30D" w14:textId="77777777" w:rsidR="00F67031" w:rsidRPr="00D20F7B" w:rsidRDefault="00F67031">
            <w:pPr>
              <w:rPr>
                <w:rFonts w:cstheme="minorHAnsi"/>
              </w:rPr>
            </w:pPr>
            <w:r w:rsidRPr="00D20F7B">
              <w:rPr>
                <w:rFonts w:cstheme="minorHAnsi"/>
              </w:rPr>
              <w:t>3.3</w:t>
            </w:r>
          </w:p>
        </w:tc>
      </w:tr>
      <w:tr w:rsidR="00F67031" w:rsidRPr="00621687" w14:paraId="564ACF71" w14:textId="77777777" w:rsidTr="00CD2639">
        <w:tc>
          <w:tcPr>
            <w:tcW w:w="1110" w:type="dxa"/>
          </w:tcPr>
          <w:p w14:paraId="0A74C86D" w14:textId="77777777" w:rsidR="00F67031" w:rsidRPr="00FD4AB2" w:rsidRDefault="00F67031">
            <w:pPr>
              <w:rPr>
                <w:rFonts w:cstheme="minorHAnsi"/>
              </w:rPr>
            </w:pPr>
            <w:r w:rsidRPr="00FD4AB2">
              <w:rPr>
                <w:rFonts w:cstheme="minorHAnsi"/>
              </w:rPr>
              <w:t>MAUI</w:t>
            </w:r>
          </w:p>
        </w:tc>
        <w:tc>
          <w:tcPr>
            <w:tcW w:w="3994" w:type="dxa"/>
          </w:tcPr>
          <w:p w14:paraId="3D39AD8D" w14:textId="77777777" w:rsidR="00F67031" w:rsidRPr="00FD4AB2" w:rsidRDefault="00F67031">
            <w:pPr>
              <w:rPr>
                <w:rFonts w:cstheme="minorHAnsi"/>
                <w:lang w:val="en-US"/>
              </w:rPr>
            </w:pPr>
            <w:r w:rsidRPr="00FD4AB2">
              <w:rPr>
                <w:rFonts w:cstheme="minorHAnsi"/>
                <w:lang w:val="en-US"/>
              </w:rPr>
              <w:t>Multi-platform App UI</w:t>
            </w:r>
          </w:p>
        </w:tc>
        <w:tc>
          <w:tcPr>
            <w:tcW w:w="4507" w:type="dxa"/>
          </w:tcPr>
          <w:p w14:paraId="68C3DDA6" w14:textId="77777777" w:rsidR="00F67031" w:rsidRPr="00FD4AB2" w:rsidRDefault="00F67031">
            <w:pPr>
              <w:rPr>
                <w:rFonts w:cstheme="minorHAnsi"/>
              </w:rPr>
            </w:pPr>
            <w:proofErr w:type="spellStart"/>
            <w:r w:rsidRPr="00FD4AB2">
              <w:rPr>
                <w:rFonts w:cstheme="minorHAnsi"/>
              </w:rPr>
              <w:t>Cross-platform</w:t>
            </w:r>
            <w:proofErr w:type="spellEnd"/>
            <w:r w:rsidRPr="00FD4AB2">
              <w:rPr>
                <w:rFonts w:cstheme="minorHAnsi"/>
              </w:rPr>
              <w:t xml:space="preserve"> .NET aplikace</w:t>
            </w:r>
          </w:p>
        </w:tc>
        <w:tc>
          <w:tcPr>
            <w:tcW w:w="1021" w:type="dxa"/>
          </w:tcPr>
          <w:p w14:paraId="3D1B2AEE" w14:textId="77777777" w:rsidR="00F67031" w:rsidRPr="00D20F7B" w:rsidRDefault="00F67031">
            <w:pPr>
              <w:rPr>
                <w:rFonts w:cstheme="minorHAnsi"/>
              </w:rPr>
            </w:pPr>
          </w:p>
        </w:tc>
      </w:tr>
      <w:tr w:rsidR="00F67031" w:rsidRPr="00621687" w14:paraId="0047F8E1" w14:textId="77777777" w:rsidTr="00CD2639">
        <w:tc>
          <w:tcPr>
            <w:tcW w:w="1110" w:type="dxa"/>
          </w:tcPr>
          <w:p w14:paraId="0F04F9DF" w14:textId="77777777" w:rsidR="00F67031" w:rsidRPr="00D20F7B" w:rsidRDefault="00F67031">
            <w:pPr>
              <w:rPr>
                <w:rFonts w:cstheme="minorHAnsi"/>
              </w:rPr>
            </w:pPr>
            <w:r w:rsidRPr="00D20F7B">
              <w:rPr>
                <w:rFonts w:cstheme="minorHAnsi"/>
              </w:rPr>
              <w:t>DRY</w:t>
            </w:r>
          </w:p>
        </w:tc>
        <w:tc>
          <w:tcPr>
            <w:tcW w:w="3994" w:type="dxa"/>
          </w:tcPr>
          <w:p w14:paraId="4CF28EFE" w14:textId="77777777" w:rsidR="00F67031" w:rsidRPr="00D20F7B" w:rsidRDefault="00F67031">
            <w:pPr>
              <w:rPr>
                <w:rFonts w:cstheme="minorHAnsi"/>
                <w:lang w:val="en-US"/>
              </w:rPr>
            </w:pPr>
            <w:r w:rsidRPr="00D20F7B">
              <w:rPr>
                <w:rFonts w:cstheme="minorHAnsi"/>
                <w:lang w:val="en-US"/>
              </w:rPr>
              <w:t>Don’t Repeat Yourself</w:t>
            </w:r>
          </w:p>
        </w:tc>
        <w:tc>
          <w:tcPr>
            <w:tcW w:w="4507" w:type="dxa"/>
          </w:tcPr>
          <w:p w14:paraId="10647BD8" w14:textId="77777777" w:rsidR="00F67031" w:rsidRPr="00D20F7B" w:rsidRDefault="00F67031">
            <w:pPr>
              <w:rPr>
                <w:rFonts w:cstheme="minorHAnsi"/>
              </w:rPr>
            </w:pPr>
            <w:r w:rsidRPr="00D20F7B">
              <w:rPr>
                <w:rFonts w:cstheme="minorHAnsi"/>
              </w:rPr>
              <w:t>Minimalizace opakujících se částí kódu</w:t>
            </w:r>
          </w:p>
        </w:tc>
        <w:tc>
          <w:tcPr>
            <w:tcW w:w="1021" w:type="dxa"/>
          </w:tcPr>
          <w:p w14:paraId="79EFD193" w14:textId="77777777" w:rsidR="00F67031" w:rsidRPr="00D20F7B" w:rsidRDefault="00F67031">
            <w:pPr>
              <w:rPr>
                <w:rFonts w:cstheme="minorHAnsi"/>
              </w:rPr>
            </w:pPr>
          </w:p>
        </w:tc>
      </w:tr>
      <w:tr w:rsidR="00F67031" w:rsidRPr="00621687" w14:paraId="67898D2C" w14:textId="77777777" w:rsidTr="00CD2639">
        <w:tc>
          <w:tcPr>
            <w:tcW w:w="1110" w:type="dxa"/>
          </w:tcPr>
          <w:p w14:paraId="6423889B" w14:textId="77777777" w:rsidR="00F67031" w:rsidRPr="00D20F7B" w:rsidRDefault="00F67031">
            <w:pPr>
              <w:rPr>
                <w:rFonts w:cstheme="minorHAnsi"/>
              </w:rPr>
            </w:pPr>
            <w:r w:rsidRPr="00D20F7B">
              <w:rPr>
                <w:rFonts w:cstheme="minorHAnsi"/>
              </w:rPr>
              <w:t>IDE</w:t>
            </w:r>
          </w:p>
        </w:tc>
        <w:tc>
          <w:tcPr>
            <w:tcW w:w="3994" w:type="dxa"/>
          </w:tcPr>
          <w:p w14:paraId="423C9D58" w14:textId="77777777" w:rsidR="00F67031" w:rsidRPr="00D20F7B" w:rsidRDefault="00F67031">
            <w:pPr>
              <w:rPr>
                <w:rFonts w:cstheme="minorHAnsi"/>
                <w:lang w:val="en-US"/>
              </w:rPr>
            </w:pPr>
            <w:r w:rsidRPr="00D20F7B">
              <w:rPr>
                <w:rFonts w:cstheme="minorHAnsi"/>
                <w:lang w:val="en-US"/>
              </w:rPr>
              <w:t>Integrated Development Environment</w:t>
            </w:r>
          </w:p>
        </w:tc>
        <w:tc>
          <w:tcPr>
            <w:tcW w:w="4507" w:type="dxa"/>
          </w:tcPr>
          <w:p w14:paraId="2A6D0493" w14:textId="77777777" w:rsidR="00F67031" w:rsidRPr="00D20F7B" w:rsidRDefault="00F67031">
            <w:pPr>
              <w:rPr>
                <w:rFonts w:cstheme="minorHAnsi"/>
              </w:rPr>
            </w:pPr>
            <w:r w:rsidRPr="00D20F7B">
              <w:rPr>
                <w:rFonts w:cstheme="minorHAnsi"/>
              </w:rPr>
              <w:t xml:space="preserve">Vývojové prostředí (např. </w:t>
            </w:r>
            <w:r w:rsidRPr="00D20F7B">
              <w:rPr>
                <w:rFonts w:cstheme="minorHAnsi"/>
                <w:lang w:val="en-US"/>
              </w:rPr>
              <w:t>Visual Studio</w:t>
            </w:r>
            <w:r w:rsidRPr="00D20F7B">
              <w:rPr>
                <w:rFonts w:cstheme="minorHAnsi"/>
              </w:rPr>
              <w:t>)</w:t>
            </w:r>
          </w:p>
        </w:tc>
        <w:tc>
          <w:tcPr>
            <w:tcW w:w="1021" w:type="dxa"/>
          </w:tcPr>
          <w:p w14:paraId="33553972" w14:textId="77777777" w:rsidR="00F67031" w:rsidRPr="00D20F7B" w:rsidRDefault="00F67031">
            <w:pPr>
              <w:rPr>
                <w:rFonts w:cstheme="minorHAnsi"/>
              </w:rPr>
            </w:pPr>
            <w:r w:rsidRPr="00D20F7B">
              <w:rPr>
                <w:rFonts w:cstheme="minorHAnsi"/>
              </w:rPr>
              <w:t>-</w:t>
            </w:r>
          </w:p>
        </w:tc>
      </w:tr>
      <w:tr w:rsidR="00F67031" w:rsidRPr="00621687" w14:paraId="568E41FF" w14:textId="77777777" w:rsidTr="00CD2639">
        <w:tc>
          <w:tcPr>
            <w:tcW w:w="1110" w:type="dxa"/>
          </w:tcPr>
          <w:p w14:paraId="22F9CB1F" w14:textId="77777777" w:rsidR="00F67031" w:rsidRPr="00D20F7B" w:rsidRDefault="00F67031" w:rsidP="00B86DD3">
            <w:pPr>
              <w:rPr>
                <w:rFonts w:cstheme="minorHAnsi"/>
              </w:rPr>
            </w:pPr>
            <w:r w:rsidRPr="00D20F7B">
              <w:rPr>
                <w:rFonts w:cstheme="minorHAnsi"/>
              </w:rPr>
              <w:t>NPC</w:t>
            </w:r>
          </w:p>
        </w:tc>
        <w:tc>
          <w:tcPr>
            <w:tcW w:w="3994" w:type="dxa"/>
          </w:tcPr>
          <w:p w14:paraId="63F21A95" w14:textId="77777777" w:rsidR="00F67031" w:rsidRPr="00D20F7B" w:rsidRDefault="00F67031" w:rsidP="00B86DD3">
            <w:pPr>
              <w:rPr>
                <w:rFonts w:cstheme="minorHAnsi"/>
                <w:lang w:val="en-US"/>
              </w:rPr>
            </w:pPr>
            <w:r w:rsidRPr="00D20F7B">
              <w:rPr>
                <w:rFonts w:cstheme="minorHAnsi"/>
                <w:lang w:val="en-US"/>
              </w:rPr>
              <w:t>Non-Playable Character</w:t>
            </w:r>
          </w:p>
        </w:tc>
        <w:tc>
          <w:tcPr>
            <w:tcW w:w="4507" w:type="dxa"/>
          </w:tcPr>
          <w:p w14:paraId="59F2BA6B" w14:textId="77777777" w:rsidR="00F67031" w:rsidRPr="00D20F7B" w:rsidRDefault="00F67031" w:rsidP="00B86DD3">
            <w:pPr>
              <w:rPr>
                <w:rFonts w:cstheme="minorHAnsi"/>
              </w:rPr>
            </w:pPr>
            <w:r w:rsidRPr="00D20F7B">
              <w:rPr>
                <w:rFonts w:cstheme="minorHAnsi"/>
              </w:rPr>
              <w:t>Postava neovládaná hráčem</w:t>
            </w:r>
          </w:p>
        </w:tc>
        <w:tc>
          <w:tcPr>
            <w:tcW w:w="1021" w:type="dxa"/>
          </w:tcPr>
          <w:p w14:paraId="4FE6711D" w14:textId="77777777" w:rsidR="00F67031" w:rsidRPr="00D20F7B" w:rsidRDefault="00F67031" w:rsidP="00B86DD3">
            <w:pPr>
              <w:rPr>
                <w:rFonts w:cstheme="minorHAnsi"/>
              </w:rPr>
            </w:pPr>
            <w:r w:rsidRPr="00D20F7B">
              <w:rPr>
                <w:rFonts w:cstheme="minorHAnsi"/>
              </w:rPr>
              <w:t>-</w:t>
            </w:r>
          </w:p>
        </w:tc>
      </w:tr>
      <w:tr w:rsidR="00F67031" w:rsidRPr="00621687" w14:paraId="4ED2469B" w14:textId="77777777" w:rsidTr="00CD2639">
        <w:tc>
          <w:tcPr>
            <w:tcW w:w="1110" w:type="dxa"/>
          </w:tcPr>
          <w:p w14:paraId="2A86B306" w14:textId="77777777" w:rsidR="00F67031" w:rsidRPr="00D20F7B" w:rsidRDefault="00F67031" w:rsidP="00B86DD3">
            <w:pPr>
              <w:rPr>
                <w:rFonts w:cstheme="minorHAnsi"/>
              </w:rPr>
            </w:pPr>
            <w:proofErr w:type="spellStart"/>
            <w:r w:rsidRPr="00D20F7B">
              <w:rPr>
                <w:rFonts w:cstheme="minorHAnsi"/>
              </w:rPr>
              <w:t>exp</w:t>
            </w:r>
            <w:proofErr w:type="spellEnd"/>
          </w:p>
        </w:tc>
        <w:tc>
          <w:tcPr>
            <w:tcW w:w="3994" w:type="dxa"/>
          </w:tcPr>
          <w:p w14:paraId="0C8EA96D" w14:textId="77777777" w:rsidR="00F67031" w:rsidRPr="00D20F7B" w:rsidRDefault="00F67031" w:rsidP="00B86DD3">
            <w:pPr>
              <w:rPr>
                <w:rFonts w:cstheme="minorHAnsi"/>
              </w:rPr>
            </w:pPr>
            <w:r w:rsidRPr="00D20F7B">
              <w:rPr>
                <w:rFonts w:cstheme="minorHAnsi"/>
                <w:lang w:val="en-US"/>
              </w:rPr>
              <w:t xml:space="preserve">Experience </w:t>
            </w:r>
            <w:r w:rsidRPr="00D20F7B">
              <w:rPr>
                <w:rFonts w:cstheme="minorHAnsi"/>
              </w:rPr>
              <w:t>(point)</w:t>
            </w:r>
          </w:p>
        </w:tc>
        <w:tc>
          <w:tcPr>
            <w:tcW w:w="4507" w:type="dxa"/>
          </w:tcPr>
          <w:p w14:paraId="58066F92" w14:textId="77777777" w:rsidR="00F67031" w:rsidRPr="00D20F7B" w:rsidRDefault="00F67031" w:rsidP="00B86DD3">
            <w:pPr>
              <w:rPr>
                <w:rFonts w:cstheme="minorHAnsi"/>
              </w:rPr>
            </w:pPr>
            <w:r w:rsidRPr="00D20F7B">
              <w:rPr>
                <w:rFonts w:cstheme="minorHAnsi"/>
              </w:rPr>
              <w:t>Body potřebné k zvýšení úrovně v RPG</w:t>
            </w:r>
          </w:p>
        </w:tc>
        <w:tc>
          <w:tcPr>
            <w:tcW w:w="1021" w:type="dxa"/>
          </w:tcPr>
          <w:p w14:paraId="09F31DFE" w14:textId="77777777" w:rsidR="00F67031" w:rsidRPr="00D20F7B" w:rsidRDefault="00F67031" w:rsidP="00B86DD3">
            <w:pPr>
              <w:rPr>
                <w:rFonts w:cstheme="minorHAnsi"/>
              </w:rPr>
            </w:pPr>
            <w:r w:rsidRPr="00D20F7B">
              <w:rPr>
                <w:rFonts w:cstheme="minorHAnsi"/>
              </w:rPr>
              <w:t>-</w:t>
            </w:r>
          </w:p>
        </w:tc>
      </w:tr>
      <w:tr w:rsidR="00F67031" w:rsidRPr="00621687" w14:paraId="6E6EFE51" w14:textId="77777777" w:rsidTr="00CD2639">
        <w:tc>
          <w:tcPr>
            <w:tcW w:w="1110" w:type="dxa"/>
          </w:tcPr>
          <w:p w14:paraId="73EB7E06" w14:textId="77777777" w:rsidR="00F67031" w:rsidRPr="00D20F7B" w:rsidRDefault="00F67031" w:rsidP="00B86DD3">
            <w:pPr>
              <w:rPr>
                <w:rFonts w:cstheme="minorHAnsi"/>
              </w:rPr>
            </w:pPr>
            <w:r w:rsidRPr="00D20F7B">
              <w:rPr>
                <w:rFonts w:cstheme="minorHAnsi"/>
              </w:rPr>
              <w:t>JRPG</w:t>
            </w:r>
          </w:p>
        </w:tc>
        <w:tc>
          <w:tcPr>
            <w:tcW w:w="3994" w:type="dxa"/>
          </w:tcPr>
          <w:p w14:paraId="2C4EA497" w14:textId="77777777" w:rsidR="00F67031" w:rsidRPr="00D20F7B" w:rsidRDefault="00F67031" w:rsidP="00B86DD3">
            <w:pPr>
              <w:rPr>
                <w:rFonts w:cstheme="minorHAnsi"/>
                <w:lang w:val="en-US"/>
              </w:rPr>
            </w:pPr>
            <w:r w:rsidRPr="00D20F7B">
              <w:rPr>
                <w:rFonts w:cstheme="minorHAnsi"/>
                <w:lang w:val="en-US"/>
              </w:rPr>
              <w:t>Japan RPG</w:t>
            </w:r>
          </w:p>
        </w:tc>
        <w:tc>
          <w:tcPr>
            <w:tcW w:w="4507" w:type="dxa"/>
          </w:tcPr>
          <w:p w14:paraId="600D0ACC" w14:textId="77777777" w:rsidR="00F67031" w:rsidRPr="00D20F7B" w:rsidRDefault="00F67031" w:rsidP="00B86DD3">
            <w:pPr>
              <w:rPr>
                <w:rFonts w:cstheme="minorHAnsi"/>
              </w:rPr>
            </w:pPr>
            <w:r w:rsidRPr="00D20F7B">
              <w:rPr>
                <w:rFonts w:cstheme="minorHAnsi"/>
              </w:rPr>
              <w:t>RPG s předdefinovanou cestou</w:t>
            </w:r>
          </w:p>
        </w:tc>
        <w:tc>
          <w:tcPr>
            <w:tcW w:w="1021" w:type="dxa"/>
          </w:tcPr>
          <w:p w14:paraId="6F641B0F" w14:textId="70F68447" w:rsidR="00F67031" w:rsidRPr="00D20F7B" w:rsidRDefault="003A5D1B" w:rsidP="00B86DD3">
            <w:pPr>
              <w:rPr>
                <w:rFonts w:cstheme="minorHAnsi"/>
              </w:rPr>
            </w:pPr>
            <w:r>
              <w:rPr>
                <w:rFonts w:cstheme="minorHAnsi"/>
              </w:rPr>
              <w:t>-</w:t>
            </w:r>
          </w:p>
        </w:tc>
      </w:tr>
      <w:tr w:rsidR="00F67031" w:rsidRPr="00621687" w14:paraId="68495793" w14:textId="77777777" w:rsidTr="00CD2639">
        <w:tc>
          <w:tcPr>
            <w:tcW w:w="1110" w:type="dxa"/>
          </w:tcPr>
          <w:p w14:paraId="331F4A9C" w14:textId="77777777" w:rsidR="00F67031" w:rsidRPr="00D20F7B" w:rsidRDefault="00F67031" w:rsidP="00B86DD3">
            <w:pPr>
              <w:rPr>
                <w:rFonts w:cstheme="minorHAnsi"/>
              </w:rPr>
            </w:pPr>
            <w:r w:rsidRPr="00D20F7B">
              <w:rPr>
                <w:rFonts w:cstheme="minorHAnsi"/>
              </w:rPr>
              <w:t>MMORPG</w:t>
            </w:r>
          </w:p>
        </w:tc>
        <w:tc>
          <w:tcPr>
            <w:tcW w:w="3994" w:type="dxa"/>
          </w:tcPr>
          <w:p w14:paraId="527E0CC6" w14:textId="77777777" w:rsidR="00F67031" w:rsidRPr="00D20F7B" w:rsidRDefault="00F67031" w:rsidP="00B86DD3">
            <w:pPr>
              <w:rPr>
                <w:rFonts w:cstheme="minorHAnsi"/>
                <w:lang w:val="en-US"/>
              </w:rPr>
            </w:pPr>
            <w:r w:rsidRPr="00D20F7B">
              <w:rPr>
                <w:rFonts w:cstheme="minorHAnsi"/>
                <w:lang w:val="en-US"/>
              </w:rPr>
              <w:t>Massively Multiplayer Online RPG</w:t>
            </w:r>
          </w:p>
        </w:tc>
        <w:tc>
          <w:tcPr>
            <w:tcW w:w="4507" w:type="dxa"/>
          </w:tcPr>
          <w:p w14:paraId="48BCFA6B" w14:textId="77777777" w:rsidR="00F67031" w:rsidRPr="00D20F7B" w:rsidRDefault="00F67031" w:rsidP="00B86DD3">
            <w:pPr>
              <w:rPr>
                <w:rFonts w:cstheme="minorHAnsi"/>
              </w:rPr>
            </w:pPr>
            <w:r w:rsidRPr="00D20F7B">
              <w:rPr>
                <w:rFonts w:cstheme="minorHAnsi"/>
              </w:rPr>
              <w:t>Online RPG s tisíci hráči na stejném serveru</w:t>
            </w:r>
          </w:p>
        </w:tc>
        <w:tc>
          <w:tcPr>
            <w:tcW w:w="1021" w:type="dxa"/>
          </w:tcPr>
          <w:p w14:paraId="14DFC9B1" w14:textId="77777777" w:rsidR="00F67031" w:rsidRPr="00D20F7B" w:rsidRDefault="00F67031" w:rsidP="00B86DD3">
            <w:pPr>
              <w:rPr>
                <w:rFonts w:cstheme="minorHAnsi"/>
              </w:rPr>
            </w:pPr>
            <w:r w:rsidRPr="00D20F7B">
              <w:rPr>
                <w:rFonts w:cstheme="minorHAnsi"/>
              </w:rPr>
              <w:t>4.1</w:t>
            </w:r>
          </w:p>
        </w:tc>
      </w:tr>
      <w:tr w:rsidR="00F67031" w:rsidRPr="00621687" w14:paraId="01BFB96C" w14:textId="77777777" w:rsidTr="00CD2639">
        <w:tc>
          <w:tcPr>
            <w:tcW w:w="1110" w:type="dxa"/>
          </w:tcPr>
          <w:p w14:paraId="60B19F28" w14:textId="77777777" w:rsidR="00F67031" w:rsidRPr="00D20F7B" w:rsidRDefault="00F67031" w:rsidP="00B86DD3">
            <w:pPr>
              <w:rPr>
                <w:rFonts w:cstheme="minorHAnsi"/>
              </w:rPr>
            </w:pPr>
            <w:proofErr w:type="spellStart"/>
            <w:r w:rsidRPr="00D20F7B">
              <w:rPr>
                <w:rFonts w:cstheme="minorHAnsi"/>
              </w:rPr>
              <w:t>PvP</w:t>
            </w:r>
            <w:proofErr w:type="spellEnd"/>
          </w:p>
        </w:tc>
        <w:tc>
          <w:tcPr>
            <w:tcW w:w="3994" w:type="dxa"/>
          </w:tcPr>
          <w:p w14:paraId="1933ABEF" w14:textId="77777777" w:rsidR="00F67031" w:rsidRPr="00D20F7B" w:rsidRDefault="00F67031" w:rsidP="00B86DD3">
            <w:pPr>
              <w:rPr>
                <w:rFonts w:cstheme="minorHAnsi"/>
                <w:lang w:val="en-US"/>
              </w:rPr>
            </w:pPr>
            <w:r w:rsidRPr="00D20F7B">
              <w:rPr>
                <w:rFonts w:cstheme="minorHAnsi"/>
                <w:lang w:val="en-US"/>
              </w:rPr>
              <w:t>Player vs Player</w:t>
            </w:r>
          </w:p>
        </w:tc>
        <w:tc>
          <w:tcPr>
            <w:tcW w:w="4507" w:type="dxa"/>
          </w:tcPr>
          <w:p w14:paraId="6E57A09A" w14:textId="77777777" w:rsidR="00F67031" w:rsidRPr="00D20F7B" w:rsidRDefault="00F67031" w:rsidP="00B86DD3">
            <w:pPr>
              <w:rPr>
                <w:rFonts w:cstheme="minorHAnsi"/>
              </w:rPr>
            </w:pPr>
            <w:r w:rsidRPr="00D20F7B">
              <w:rPr>
                <w:rFonts w:cstheme="minorHAnsi"/>
              </w:rPr>
              <w:t>Hráč proti hráči</w:t>
            </w:r>
          </w:p>
        </w:tc>
        <w:tc>
          <w:tcPr>
            <w:tcW w:w="1021" w:type="dxa"/>
          </w:tcPr>
          <w:p w14:paraId="32B9174D" w14:textId="77777777" w:rsidR="00F67031" w:rsidRPr="00D20F7B" w:rsidRDefault="00F67031" w:rsidP="00B86DD3">
            <w:pPr>
              <w:rPr>
                <w:rFonts w:cstheme="minorHAnsi"/>
              </w:rPr>
            </w:pPr>
            <w:r w:rsidRPr="00D20F7B">
              <w:rPr>
                <w:rFonts w:cstheme="minorHAnsi"/>
              </w:rPr>
              <w:t>-</w:t>
            </w:r>
          </w:p>
        </w:tc>
      </w:tr>
      <w:tr w:rsidR="00F67031" w:rsidRPr="00621687" w14:paraId="2F0E86BD" w14:textId="77777777" w:rsidTr="00CD2639">
        <w:tc>
          <w:tcPr>
            <w:tcW w:w="1110" w:type="dxa"/>
          </w:tcPr>
          <w:p w14:paraId="33390C8C" w14:textId="77777777" w:rsidR="00F67031" w:rsidRPr="00D20F7B" w:rsidRDefault="00F67031" w:rsidP="00B86DD3">
            <w:pPr>
              <w:rPr>
                <w:rFonts w:cstheme="minorHAnsi"/>
              </w:rPr>
            </w:pPr>
            <w:proofErr w:type="spellStart"/>
            <w:r w:rsidRPr="00D20F7B">
              <w:rPr>
                <w:rFonts w:cstheme="minorHAnsi"/>
              </w:rPr>
              <w:t>PvE</w:t>
            </w:r>
            <w:proofErr w:type="spellEnd"/>
          </w:p>
        </w:tc>
        <w:tc>
          <w:tcPr>
            <w:tcW w:w="3994" w:type="dxa"/>
          </w:tcPr>
          <w:p w14:paraId="2EA32610" w14:textId="77777777" w:rsidR="00F67031" w:rsidRPr="00D20F7B" w:rsidRDefault="00F67031" w:rsidP="00B86DD3">
            <w:pPr>
              <w:rPr>
                <w:rFonts w:cstheme="minorHAnsi"/>
                <w:lang w:val="en-US"/>
              </w:rPr>
            </w:pPr>
            <w:r w:rsidRPr="00D20F7B">
              <w:rPr>
                <w:rFonts w:cstheme="minorHAnsi"/>
                <w:lang w:val="en-US"/>
              </w:rPr>
              <w:t>Player vs Environment</w:t>
            </w:r>
          </w:p>
        </w:tc>
        <w:tc>
          <w:tcPr>
            <w:tcW w:w="4507" w:type="dxa"/>
          </w:tcPr>
          <w:p w14:paraId="43F7FE11" w14:textId="77777777" w:rsidR="00F67031" w:rsidRPr="00D20F7B" w:rsidRDefault="00F67031" w:rsidP="00B86DD3">
            <w:pPr>
              <w:rPr>
                <w:rFonts w:cstheme="minorHAnsi"/>
              </w:rPr>
            </w:pPr>
            <w:r w:rsidRPr="00D20F7B">
              <w:rPr>
                <w:rFonts w:cstheme="minorHAnsi"/>
              </w:rPr>
              <w:t>Hráč proti monstrům ovládaným hrou</w:t>
            </w:r>
          </w:p>
        </w:tc>
        <w:tc>
          <w:tcPr>
            <w:tcW w:w="1021" w:type="dxa"/>
          </w:tcPr>
          <w:p w14:paraId="1BDAAC3E" w14:textId="77777777" w:rsidR="00F67031" w:rsidRPr="00D20F7B" w:rsidRDefault="00F67031" w:rsidP="00B86DD3">
            <w:pPr>
              <w:rPr>
                <w:rFonts w:cstheme="minorHAnsi"/>
              </w:rPr>
            </w:pPr>
            <w:r w:rsidRPr="00D20F7B">
              <w:rPr>
                <w:rFonts w:cstheme="minorHAnsi"/>
              </w:rPr>
              <w:t>-</w:t>
            </w:r>
          </w:p>
        </w:tc>
      </w:tr>
      <w:tr w:rsidR="00F67031" w:rsidRPr="00621687" w14:paraId="0F43551A" w14:textId="77777777" w:rsidTr="00CD2639">
        <w:tc>
          <w:tcPr>
            <w:tcW w:w="1110" w:type="dxa"/>
          </w:tcPr>
          <w:p w14:paraId="5B53CDAF" w14:textId="77777777" w:rsidR="00F67031" w:rsidRPr="00D20F7B" w:rsidRDefault="00F67031" w:rsidP="00B86DD3">
            <w:pPr>
              <w:rPr>
                <w:rFonts w:cstheme="minorHAnsi"/>
              </w:rPr>
            </w:pPr>
            <w:r w:rsidRPr="00D20F7B">
              <w:rPr>
                <w:rFonts w:cstheme="minorHAnsi"/>
              </w:rPr>
              <w:t>FPS</w:t>
            </w:r>
          </w:p>
        </w:tc>
        <w:tc>
          <w:tcPr>
            <w:tcW w:w="3994" w:type="dxa"/>
          </w:tcPr>
          <w:p w14:paraId="3906A84A" w14:textId="77777777" w:rsidR="00F67031" w:rsidRPr="00D20F7B" w:rsidRDefault="00F67031" w:rsidP="00B86DD3">
            <w:pPr>
              <w:rPr>
                <w:rFonts w:cstheme="minorHAnsi"/>
                <w:lang w:val="en-US"/>
              </w:rPr>
            </w:pPr>
            <w:r w:rsidRPr="00D20F7B">
              <w:rPr>
                <w:rFonts w:cstheme="minorHAnsi"/>
                <w:lang w:val="en-US"/>
              </w:rPr>
              <w:t>First Person Shooter</w:t>
            </w:r>
          </w:p>
        </w:tc>
        <w:tc>
          <w:tcPr>
            <w:tcW w:w="4507" w:type="dxa"/>
          </w:tcPr>
          <w:p w14:paraId="4F72E012" w14:textId="77777777" w:rsidR="00F67031" w:rsidRPr="00D20F7B" w:rsidRDefault="00F67031" w:rsidP="00B86DD3">
            <w:pPr>
              <w:rPr>
                <w:rFonts w:cstheme="minorHAnsi"/>
              </w:rPr>
            </w:pPr>
            <w:r w:rsidRPr="00D20F7B">
              <w:rPr>
                <w:rFonts w:cstheme="minorHAnsi"/>
              </w:rPr>
              <w:t xml:space="preserve">Herní žánr </w:t>
            </w:r>
          </w:p>
        </w:tc>
        <w:tc>
          <w:tcPr>
            <w:tcW w:w="1021" w:type="dxa"/>
          </w:tcPr>
          <w:p w14:paraId="050AED6E" w14:textId="77777777" w:rsidR="00F67031" w:rsidRPr="00D20F7B" w:rsidRDefault="00F67031" w:rsidP="00B86DD3">
            <w:pPr>
              <w:rPr>
                <w:rFonts w:cstheme="minorHAnsi"/>
              </w:rPr>
            </w:pPr>
            <w:r w:rsidRPr="00D20F7B">
              <w:rPr>
                <w:rFonts w:cstheme="minorHAnsi"/>
              </w:rPr>
              <w:t>4.2</w:t>
            </w:r>
          </w:p>
        </w:tc>
      </w:tr>
      <w:tr w:rsidR="00F67031" w:rsidRPr="00621687" w14:paraId="5F7A6FE1" w14:textId="77777777" w:rsidTr="00CD2639">
        <w:tc>
          <w:tcPr>
            <w:tcW w:w="1110" w:type="dxa"/>
          </w:tcPr>
          <w:p w14:paraId="25248C81" w14:textId="77777777" w:rsidR="00F67031" w:rsidRPr="00D20F7B" w:rsidRDefault="00F67031" w:rsidP="00B86DD3">
            <w:pPr>
              <w:rPr>
                <w:rFonts w:cstheme="minorHAnsi"/>
              </w:rPr>
            </w:pPr>
            <w:r w:rsidRPr="00D20F7B">
              <w:rPr>
                <w:rFonts w:cstheme="minorHAnsi"/>
              </w:rPr>
              <w:t>TPS</w:t>
            </w:r>
          </w:p>
        </w:tc>
        <w:tc>
          <w:tcPr>
            <w:tcW w:w="3994" w:type="dxa"/>
          </w:tcPr>
          <w:p w14:paraId="062F0456" w14:textId="77777777" w:rsidR="00F67031" w:rsidRPr="00D20F7B" w:rsidRDefault="00F67031" w:rsidP="00B86DD3">
            <w:pPr>
              <w:rPr>
                <w:rFonts w:cstheme="minorHAnsi"/>
                <w:lang w:val="en-US"/>
              </w:rPr>
            </w:pPr>
            <w:r w:rsidRPr="00D20F7B">
              <w:rPr>
                <w:rFonts w:cstheme="minorHAnsi"/>
                <w:lang w:val="en-US"/>
              </w:rPr>
              <w:t>Third Person Shooter</w:t>
            </w:r>
          </w:p>
        </w:tc>
        <w:tc>
          <w:tcPr>
            <w:tcW w:w="4507" w:type="dxa"/>
          </w:tcPr>
          <w:p w14:paraId="54C6180E" w14:textId="77777777" w:rsidR="00F67031" w:rsidRPr="00D20F7B" w:rsidRDefault="00F67031" w:rsidP="00B86DD3">
            <w:pPr>
              <w:rPr>
                <w:rFonts w:cstheme="minorHAnsi"/>
              </w:rPr>
            </w:pPr>
            <w:r w:rsidRPr="00D20F7B">
              <w:rPr>
                <w:rFonts w:cstheme="minorHAnsi"/>
              </w:rPr>
              <w:t>Střílečka z třetí osoby</w:t>
            </w:r>
          </w:p>
        </w:tc>
        <w:tc>
          <w:tcPr>
            <w:tcW w:w="1021" w:type="dxa"/>
          </w:tcPr>
          <w:p w14:paraId="4E95AF7F" w14:textId="77777777" w:rsidR="00F67031" w:rsidRPr="00D20F7B" w:rsidRDefault="00F67031" w:rsidP="00B86DD3">
            <w:pPr>
              <w:rPr>
                <w:rFonts w:cstheme="minorHAnsi"/>
              </w:rPr>
            </w:pPr>
            <w:r w:rsidRPr="00D20F7B">
              <w:rPr>
                <w:rFonts w:cstheme="minorHAnsi"/>
              </w:rPr>
              <w:t>4.2</w:t>
            </w:r>
          </w:p>
        </w:tc>
      </w:tr>
      <w:tr w:rsidR="00F67031" w:rsidRPr="00621687" w14:paraId="5EAA7CB3" w14:textId="77777777" w:rsidTr="00CD2639">
        <w:tc>
          <w:tcPr>
            <w:tcW w:w="1110" w:type="dxa"/>
          </w:tcPr>
          <w:p w14:paraId="7722F549" w14:textId="77777777" w:rsidR="00F67031" w:rsidRPr="00D20F7B" w:rsidRDefault="00F67031" w:rsidP="00B86DD3">
            <w:pPr>
              <w:rPr>
                <w:rFonts w:cstheme="minorHAnsi"/>
              </w:rPr>
            </w:pPr>
            <w:r w:rsidRPr="00D20F7B">
              <w:rPr>
                <w:rFonts w:cstheme="minorHAnsi"/>
              </w:rPr>
              <w:t>RTS</w:t>
            </w:r>
          </w:p>
        </w:tc>
        <w:tc>
          <w:tcPr>
            <w:tcW w:w="3994" w:type="dxa"/>
          </w:tcPr>
          <w:p w14:paraId="1328D69A" w14:textId="77777777" w:rsidR="00F67031" w:rsidRPr="00D20F7B" w:rsidRDefault="00F67031" w:rsidP="00B86DD3">
            <w:pPr>
              <w:rPr>
                <w:rFonts w:cstheme="minorHAnsi"/>
                <w:lang w:val="en-US"/>
              </w:rPr>
            </w:pPr>
            <w:r w:rsidRPr="00D20F7B">
              <w:rPr>
                <w:rFonts w:cstheme="minorHAnsi"/>
                <w:lang w:val="en-US"/>
              </w:rPr>
              <w:t xml:space="preserve">Real Time Strategy </w:t>
            </w:r>
          </w:p>
        </w:tc>
        <w:tc>
          <w:tcPr>
            <w:tcW w:w="4507" w:type="dxa"/>
          </w:tcPr>
          <w:p w14:paraId="20BD86C6" w14:textId="77777777" w:rsidR="00F67031" w:rsidRPr="00D20F7B" w:rsidRDefault="00F67031" w:rsidP="00B86DD3">
            <w:pPr>
              <w:rPr>
                <w:rFonts w:cstheme="minorHAnsi"/>
              </w:rPr>
            </w:pPr>
            <w:r w:rsidRPr="00D20F7B">
              <w:rPr>
                <w:rFonts w:cstheme="minorHAnsi"/>
              </w:rPr>
              <w:t>Herní žánr</w:t>
            </w:r>
          </w:p>
        </w:tc>
        <w:tc>
          <w:tcPr>
            <w:tcW w:w="1021" w:type="dxa"/>
          </w:tcPr>
          <w:p w14:paraId="21E80F95" w14:textId="77777777" w:rsidR="00F67031" w:rsidRPr="00D20F7B" w:rsidRDefault="00F67031" w:rsidP="00B86DD3">
            <w:pPr>
              <w:rPr>
                <w:rFonts w:cstheme="minorHAnsi"/>
              </w:rPr>
            </w:pPr>
            <w:r w:rsidRPr="00D20F7B">
              <w:rPr>
                <w:rFonts w:cstheme="minorHAnsi"/>
              </w:rPr>
              <w:t>4.3</w:t>
            </w:r>
          </w:p>
        </w:tc>
      </w:tr>
      <w:tr w:rsidR="00F67031" w:rsidRPr="00621687" w14:paraId="4EC29BE1" w14:textId="77777777" w:rsidTr="00CD2639">
        <w:tc>
          <w:tcPr>
            <w:tcW w:w="1110" w:type="dxa"/>
          </w:tcPr>
          <w:p w14:paraId="4D7EDA5C" w14:textId="77777777" w:rsidR="00F67031" w:rsidRPr="00D20F7B" w:rsidRDefault="00F67031" w:rsidP="00B86DD3">
            <w:pPr>
              <w:rPr>
                <w:rFonts w:cstheme="minorHAnsi"/>
              </w:rPr>
            </w:pPr>
            <w:r w:rsidRPr="00D20F7B">
              <w:rPr>
                <w:rFonts w:cstheme="minorHAnsi"/>
              </w:rPr>
              <w:t>UI</w:t>
            </w:r>
          </w:p>
        </w:tc>
        <w:tc>
          <w:tcPr>
            <w:tcW w:w="3994" w:type="dxa"/>
          </w:tcPr>
          <w:p w14:paraId="168BD484" w14:textId="77777777" w:rsidR="00F67031" w:rsidRPr="00D20F7B" w:rsidRDefault="00F67031" w:rsidP="00B86DD3">
            <w:pPr>
              <w:rPr>
                <w:rFonts w:cstheme="minorHAnsi"/>
                <w:lang w:val="en-US"/>
              </w:rPr>
            </w:pPr>
            <w:r w:rsidRPr="00D20F7B">
              <w:rPr>
                <w:rFonts w:cstheme="minorHAnsi"/>
                <w:lang w:val="en-US"/>
              </w:rPr>
              <w:t>User Interface</w:t>
            </w:r>
          </w:p>
        </w:tc>
        <w:tc>
          <w:tcPr>
            <w:tcW w:w="4507" w:type="dxa"/>
          </w:tcPr>
          <w:p w14:paraId="0D647E4F" w14:textId="77777777" w:rsidR="00F67031" w:rsidRPr="00D20F7B" w:rsidRDefault="00F67031" w:rsidP="00B86DD3">
            <w:pPr>
              <w:rPr>
                <w:rFonts w:cstheme="minorHAnsi"/>
              </w:rPr>
            </w:pPr>
            <w:r w:rsidRPr="00D20F7B">
              <w:rPr>
                <w:rFonts w:cstheme="minorHAnsi"/>
              </w:rPr>
              <w:t>Uživatelské rozhraní programu</w:t>
            </w:r>
          </w:p>
        </w:tc>
        <w:tc>
          <w:tcPr>
            <w:tcW w:w="1021" w:type="dxa"/>
          </w:tcPr>
          <w:p w14:paraId="634E5292" w14:textId="4F00E8F9" w:rsidR="00F67031" w:rsidRPr="00D20F7B" w:rsidRDefault="003A5D1B" w:rsidP="00B86DD3">
            <w:pPr>
              <w:rPr>
                <w:rFonts w:cstheme="minorHAnsi"/>
              </w:rPr>
            </w:pPr>
            <w:r>
              <w:rPr>
                <w:rFonts w:cstheme="minorHAnsi"/>
              </w:rPr>
              <w:t>-</w:t>
            </w:r>
          </w:p>
        </w:tc>
      </w:tr>
      <w:tr w:rsidR="00F67031" w:rsidRPr="00621687" w14:paraId="65967195" w14:textId="77777777" w:rsidTr="00CD2639">
        <w:tc>
          <w:tcPr>
            <w:tcW w:w="1110" w:type="dxa"/>
          </w:tcPr>
          <w:p w14:paraId="1AE2F5B6" w14:textId="77777777" w:rsidR="00F67031" w:rsidRPr="00D20F7B" w:rsidRDefault="00F67031" w:rsidP="00B86DD3">
            <w:pPr>
              <w:rPr>
                <w:rFonts w:cstheme="minorHAnsi"/>
              </w:rPr>
            </w:pPr>
            <w:r w:rsidRPr="00D20F7B">
              <w:rPr>
                <w:rFonts w:cstheme="minorHAnsi"/>
              </w:rPr>
              <w:t>GUI</w:t>
            </w:r>
          </w:p>
        </w:tc>
        <w:tc>
          <w:tcPr>
            <w:tcW w:w="3994" w:type="dxa"/>
          </w:tcPr>
          <w:p w14:paraId="0FF8FAF9" w14:textId="77777777" w:rsidR="00F67031" w:rsidRPr="00D20F7B" w:rsidRDefault="00F67031" w:rsidP="00B86DD3">
            <w:pPr>
              <w:rPr>
                <w:rFonts w:cstheme="minorHAnsi"/>
                <w:lang w:val="en-US"/>
              </w:rPr>
            </w:pPr>
            <w:r w:rsidRPr="00D20F7B">
              <w:rPr>
                <w:rFonts w:cstheme="minorHAnsi"/>
                <w:lang w:val="en-US"/>
              </w:rPr>
              <w:t>Graphical User Interface</w:t>
            </w:r>
          </w:p>
        </w:tc>
        <w:tc>
          <w:tcPr>
            <w:tcW w:w="4507" w:type="dxa"/>
          </w:tcPr>
          <w:p w14:paraId="5DC0CA3E" w14:textId="77777777" w:rsidR="00F67031" w:rsidRPr="00D20F7B" w:rsidRDefault="00F67031" w:rsidP="00B86DD3">
            <w:pPr>
              <w:rPr>
                <w:rFonts w:cstheme="minorHAnsi"/>
              </w:rPr>
            </w:pPr>
            <w:r w:rsidRPr="00D20F7B">
              <w:rPr>
                <w:rFonts w:cstheme="minorHAnsi"/>
              </w:rPr>
              <w:t>Grafické rozhraní programu (opak konzole)</w:t>
            </w:r>
          </w:p>
        </w:tc>
        <w:tc>
          <w:tcPr>
            <w:tcW w:w="1021" w:type="dxa"/>
          </w:tcPr>
          <w:p w14:paraId="481B97AC" w14:textId="2CB24B56" w:rsidR="00F67031" w:rsidRPr="00D20F7B" w:rsidRDefault="003A5D1B" w:rsidP="00B86DD3">
            <w:pPr>
              <w:rPr>
                <w:rFonts w:cstheme="minorHAnsi"/>
              </w:rPr>
            </w:pPr>
            <w:r>
              <w:rPr>
                <w:rFonts w:cstheme="minorHAnsi"/>
              </w:rPr>
              <w:t>-</w:t>
            </w:r>
          </w:p>
        </w:tc>
      </w:tr>
      <w:tr w:rsidR="00F67031" w:rsidRPr="00621687" w14:paraId="0DB91B03" w14:textId="77777777" w:rsidTr="00CD2639">
        <w:tc>
          <w:tcPr>
            <w:tcW w:w="1110" w:type="dxa"/>
          </w:tcPr>
          <w:p w14:paraId="579041A3" w14:textId="77777777" w:rsidR="00F67031" w:rsidRPr="00D20F7B" w:rsidRDefault="00F67031" w:rsidP="00B86DD3">
            <w:pPr>
              <w:rPr>
                <w:rFonts w:cstheme="minorHAnsi"/>
              </w:rPr>
            </w:pPr>
            <w:r w:rsidRPr="00D20F7B">
              <w:rPr>
                <w:rFonts w:cstheme="minorHAnsi"/>
              </w:rPr>
              <w:t>CPU</w:t>
            </w:r>
          </w:p>
        </w:tc>
        <w:tc>
          <w:tcPr>
            <w:tcW w:w="3994" w:type="dxa"/>
          </w:tcPr>
          <w:p w14:paraId="5432E241" w14:textId="77777777" w:rsidR="00F67031" w:rsidRPr="00D20F7B" w:rsidRDefault="00F67031" w:rsidP="00B86DD3">
            <w:pPr>
              <w:rPr>
                <w:rFonts w:cstheme="minorHAnsi"/>
                <w:lang w:val="en-US"/>
              </w:rPr>
            </w:pPr>
            <w:r w:rsidRPr="00D20F7B">
              <w:rPr>
                <w:rFonts w:cstheme="minorHAnsi"/>
                <w:lang w:val="en-US"/>
              </w:rPr>
              <w:t>Central Processing Unit</w:t>
            </w:r>
          </w:p>
        </w:tc>
        <w:tc>
          <w:tcPr>
            <w:tcW w:w="4507" w:type="dxa"/>
          </w:tcPr>
          <w:p w14:paraId="3F1EC1DD" w14:textId="77777777" w:rsidR="00F67031" w:rsidRPr="00D20F7B" w:rsidRDefault="00F67031" w:rsidP="00B86DD3">
            <w:pPr>
              <w:rPr>
                <w:rFonts w:cstheme="minorHAnsi"/>
              </w:rPr>
            </w:pPr>
            <w:r w:rsidRPr="00D20F7B">
              <w:rPr>
                <w:rFonts w:cstheme="minorHAnsi"/>
              </w:rPr>
              <w:t>Procesor</w:t>
            </w:r>
          </w:p>
        </w:tc>
        <w:tc>
          <w:tcPr>
            <w:tcW w:w="1021" w:type="dxa"/>
          </w:tcPr>
          <w:p w14:paraId="1A00047E" w14:textId="77777777" w:rsidR="00F67031" w:rsidRPr="00D20F7B" w:rsidRDefault="00F67031" w:rsidP="00B86DD3">
            <w:pPr>
              <w:rPr>
                <w:rFonts w:cstheme="minorHAnsi"/>
              </w:rPr>
            </w:pPr>
            <w:r w:rsidRPr="00D20F7B">
              <w:rPr>
                <w:rFonts w:cstheme="minorHAnsi"/>
              </w:rPr>
              <w:t>-</w:t>
            </w:r>
          </w:p>
        </w:tc>
      </w:tr>
      <w:tr w:rsidR="00F67031" w:rsidRPr="00621687" w14:paraId="04A355F5" w14:textId="77777777" w:rsidTr="00CD2639">
        <w:tc>
          <w:tcPr>
            <w:tcW w:w="1110" w:type="dxa"/>
          </w:tcPr>
          <w:p w14:paraId="114DEF46" w14:textId="77777777" w:rsidR="00F67031" w:rsidRPr="00D20F7B" w:rsidRDefault="00F67031" w:rsidP="00B86DD3">
            <w:pPr>
              <w:rPr>
                <w:rFonts w:cstheme="minorHAnsi"/>
              </w:rPr>
            </w:pPr>
            <w:r w:rsidRPr="00D20F7B">
              <w:rPr>
                <w:rFonts w:cstheme="minorHAnsi"/>
              </w:rPr>
              <w:t>GPU</w:t>
            </w:r>
          </w:p>
        </w:tc>
        <w:tc>
          <w:tcPr>
            <w:tcW w:w="3994" w:type="dxa"/>
          </w:tcPr>
          <w:p w14:paraId="75E11835" w14:textId="77777777" w:rsidR="00F67031" w:rsidRPr="00D20F7B" w:rsidRDefault="00F67031" w:rsidP="00B86DD3">
            <w:pPr>
              <w:rPr>
                <w:rFonts w:cstheme="minorHAnsi"/>
                <w:lang w:val="en-US"/>
              </w:rPr>
            </w:pPr>
            <w:r w:rsidRPr="00D20F7B">
              <w:rPr>
                <w:rFonts w:cstheme="minorHAnsi"/>
                <w:lang w:val="en-US"/>
              </w:rPr>
              <w:t>Graphics Processing Unit</w:t>
            </w:r>
          </w:p>
        </w:tc>
        <w:tc>
          <w:tcPr>
            <w:tcW w:w="4507" w:type="dxa"/>
          </w:tcPr>
          <w:p w14:paraId="576AA9E8" w14:textId="77777777" w:rsidR="00F67031" w:rsidRPr="00D20F7B" w:rsidRDefault="00F67031" w:rsidP="00B86DD3">
            <w:pPr>
              <w:rPr>
                <w:rFonts w:cstheme="minorHAnsi"/>
              </w:rPr>
            </w:pPr>
            <w:r w:rsidRPr="00D20F7B">
              <w:rPr>
                <w:rFonts w:cstheme="minorHAnsi"/>
              </w:rPr>
              <w:t>Grafický čip (externí i integrovaný)</w:t>
            </w:r>
          </w:p>
        </w:tc>
        <w:tc>
          <w:tcPr>
            <w:tcW w:w="1021" w:type="dxa"/>
          </w:tcPr>
          <w:p w14:paraId="3204FE7A" w14:textId="77777777" w:rsidR="00F67031" w:rsidRPr="00D20F7B" w:rsidRDefault="00F67031" w:rsidP="00B86DD3">
            <w:pPr>
              <w:rPr>
                <w:rFonts w:cstheme="minorHAnsi"/>
              </w:rPr>
            </w:pPr>
            <w:r w:rsidRPr="00D20F7B">
              <w:rPr>
                <w:rFonts w:cstheme="minorHAnsi"/>
              </w:rPr>
              <w:t>-</w:t>
            </w:r>
          </w:p>
        </w:tc>
      </w:tr>
      <w:tr w:rsidR="00F67031" w:rsidRPr="00621687" w14:paraId="24F0DC92" w14:textId="77777777" w:rsidTr="00CD2639">
        <w:tc>
          <w:tcPr>
            <w:tcW w:w="1110" w:type="dxa"/>
          </w:tcPr>
          <w:p w14:paraId="09253DFF" w14:textId="77777777" w:rsidR="00F67031" w:rsidRPr="00D20F7B" w:rsidRDefault="00F67031" w:rsidP="00B86DD3">
            <w:pPr>
              <w:rPr>
                <w:rFonts w:cstheme="minorHAnsi"/>
              </w:rPr>
            </w:pPr>
            <w:r w:rsidRPr="00D20F7B">
              <w:rPr>
                <w:rFonts w:cstheme="minorHAnsi"/>
              </w:rPr>
              <w:t>WPF</w:t>
            </w:r>
          </w:p>
        </w:tc>
        <w:tc>
          <w:tcPr>
            <w:tcW w:w="3994" w:type="dxa"/>
          </w:tcPr>
          <w:p w14:paraId="74C816A2" w14:textId="77777777" w:rsidR="00F67031" w:rsidRPr="00D20F7B" w:rsidRDefault="00F67031" w:rsidP="00B86DD3">
            <w:pPr>
              <w:rPr>
                <w:rFonts w:cstheme="minorHAnsi"/>
                <w:lang w:val="en-US"/>
              </w:rPr>
            </w:pPr>
            <w:r w:rsidRPr="00D20F7B">
              <w:rPr>
                <w:rFonts w:cstheme="minorHAnsi"/>
                <w:lang w:val="en-US"/>
              </w:rPr>
              <w:t>Windows Presentation Foundation</w:t>
            </w:r>
          </w:p>
        </w:tc>
        <w:tc>
          <w:tcPr>
            <w:tcW w:w="4507" w:type="dxa"/>
          </w:tcPr>
          <w:p w14:paraId="3B192B21" w14:textId="77777777" w:rsidR="00F67031" w:rsidRPr="00D20F7B" w:rsidRDefault="00F67031" w:rsidP="00B86DD3">
            <w:pPr>
              <w:rPr>
                <w:rFonts w:cstheme="minorHAnsi"/>
              </w:rPr>
            </w:pPr>
            <w:r w:rsidRPr="00D20F7B">
              <w:rPr>
                <w:rFonts w:cstheme="minorHAnsi"/>
              </w:rPr>
              <w:t>Typ .NET okenní aplikace</w:t>
            </w:r>
          </w:p>
        </w:tc>
        <w:tc>
          <w:tcPr>
            <w:tcW w:w="1021" w:type="dxa"/>
          </w:tcPr>
          <w:p w14:paraId="4F986894" w14:textId="77777777" w:rsidR="00F67031" w:rsidRPr="00D20F7B" w:rsidRDefault="00F67031" w:rsidP="00B86DD3">
            <w:pPr>
              <w:rPr>
                <w:rFonts w:cstheme="minorHAnsi"/>
              </w:rPr>
            </w:pPr>
            <w:r w:rsidRPr="00D20F7B">
              <w:rPr>
                <w:rFonts w:cstheme="minorHAnsi"/>
              </w:rPr>
              <w:t>5.2.2</w:t>
            </w:r>
          </w:p>
        </w:tc>
      </w:tr>
      <w:tr w:rsidR="00E12D2A" w:rsidRPr="00621687" w14:paraId="0E89C659" w14:textId="77777777" w:rsidTr="00CD2639">
        <w:tc>
          <w:tcPr>
            <w:tcW w:w="1110" w:type="dxa"/>
          </w:tcPr>
          <w:p w14:paraId="2FA82E54" w14:textId="7777C8A3" w:rsidR="00E12D2A" w:rsidRPr="00142055" w:rsidRDefault="00E12D2A" w:rsidP="00B86DD3">
            <w:pPr>
              <w:rPr>
                <w:rFonts w:cstheme="minorHAnsi"/>
              </w:rPr>
            </w:pPr>
            <w:r w:rsidRPr="00142055">
              <w:rPr>
                <w:rFonts w:cstheme="minorHAnsi"/>
              </w:rPr>
              <w:t>UWP</w:t>
            </w:r>
          </w:p>
        </w:tc>
        <w:tc>
          <w:tcPr>
            <w:tcW w:w="3994" w:type="dxa"/>
          </w:tcPr>
          <w:p w14:paraId="62060FCD" w14:textId="4BBCE271" w:rsidR="00E12D2A" w:rsidRPr="00142055" w:rsidRDefault="00E12D2A" w:rsidP="00B86DD3">
            <w:pPr>
              <w:rPr>
                <w:rFonts w:cstheme="minorHAnsi"/>
                <w:lang w:val="en-US"/>
              </w:rPr>
            </w:pPr>
            <w:r w:rsidRPr="00142055">
              <w:rPr>
                <w:rFonts w:cstheme="minorHAnsi"/>
                <w:lang w:val="en-US"/>
              </w:rPr>
              <w:t>Universal Windows Platform</w:t>
            </w:r>
          </w:p>
        </w:tc>
        <w:tc>
          <w:tcPr>
            <w:tcW w:w="4507" w:type="dxa"/>
          </w:tcPr>
          <w:p w14:paraId="1D9909A9" w14:textId="083AEDAD" w:rsidR="00E12D2A" w:rsidRPr="00142055" w:rsidRDefault="00E12D2A" w:rsidP="00B86DD3">
            <w:pPr>
              <w:rPr>
                <w:rFonts w:cstheme="minorHAnsi"/>
              </w:rPr>
            </w:pPr>
            <w:proofErr w:type="spellStart"/>
            <w:r w:rsidRPr="00142055">
              <w:rPr>
                <w:rFonts w:cstheme="minorHAnsi"/>
              </w:rPr>
              <w:t>Cross-platform</w:t>
            </w:r>
            <w:proofErr w:type="spellEnd"/>
            <w:r w:rsidRPr="00142055">
              <w:rPr>
                <w:rFonts w:cstheme="minorHAnsi"/>
              </w:rPr>
              <w:t xml:space="preserve"> aplikace pro Windows 10</w:t>
            </w:r>
          </w:p>
        </w:tc>
        <w:tc>
          <w:tcPr>
            <w:tcW w:w="1021" w:type="dxa"/>
          </w:tcPr>
          <w:p w14:paraId="1314583D" w14:textId="2D358354" w:rsidR="00E12D2A" w:rsidRPr="00142055" w:rsidRDefault="00564A5C" w:rsidP="00B86DD3">
            <w:pPr>
              <w:rPr>
                <w:rFonts w:cstheme="minorHAnsi"/>
              </w:rPr>
            </w:pPr>
            <w:r w:rsidRPr="00142055">
              <w:rPr>
                <w:rFonts w:cstheme="minorHAnsi"/>
              </w:rPr>
              <w:t>5.3.1</w:t>
            </w:r>
          </w:p>
        </w:tc>
      </w:tr>
      <w:tr w:rsidR="00F67031" w:rsidRPr="00621687" w14:paraId="4C373251" w14:textId="77777777" w:rsidTr="00CD2639">
        <w:tc>
          <w:tcPr>
            <w:tcW w:w="1110" w:type="dxa"/>
          </w:tcPr>
          <w:p w14:paraId="474A889B" w14:textId="77777777" w:rsidR="00F67031" w:rsidRPr="00D20F7B" w:rsidRDefault="00F67031" w:rsidP="00B86DD3">
            <w:pPr>
              <w:rPr>
                <w:rFonts w:cstheme="minorHAnsi"/>
              </w:rPr>
            </w:pPr>
            <w:r w:rsidRPr="00D20F7B">
              <w:rPr>
                <w:rFonts w:cstheme="minorHAnsi"/>
              </w:rPr>
              <w:t>XAML</w:t>
            </w:r>
          </w:p>
        </w:tc>
        <w:tc>
          <w:tcPr>
            <w:tcW w:w="3994" w:type="dxa"/>
          </w:tcPr>
          <w:p w14:paraId="11678BA9" w14:textId="77777777" w:rsidR="00F67031" w:rsidRPr="00D20F7B" w:rsidRDefault="00F67031" w:rsidP="00B86DD3">
            <w:pPr>
              <w:rPr>
                <w:rFonts w:cstheme="minorHAnsi"/>
                <w:lang w:val="en-US"/>
              </w:rPr>
            </w:pPr>
            <w:proofErr w:type="spellStart"/>
            <w:r w:rsidRPr="00D20F7B">
              <w:rPr>
                <w:rFonts w:cstheme="minorHAnsi"/>
                <w:lang w:val="en-US"/>
              </w:rPr>
              <w:t>eXtensible</w:t>
            </w:r>
            <w:proofErr w:type="spellEnd"/>
            <w:r w:rsidRPr="00D20F7B">
              <w:rPr>
                <w:rFonts w:cstheme="minorHAnsi"/>
                <w:lang w:val="en-US"/>
              </w:rPr>
              <w:t xml:space="preserve"> Application Markup Language</w:t>
            </w:r>
          </w:p>
        </w:tc>
        <w:tc>
          <w:tcPr>
            <w:tcW w:w="4507" w:type="dxa"/>
          </w:tcPr>
          <w:p w14:paraId="4C6594B5" w14:textId="77777777" w:rsidR="00F67031" w:rsidRPr="00D20F7B" w:rsidRDefault="00F67031" w:rsidP="00B86DD3">
            <w:pPr>
              <w:rPr>
                <w:rFonts w:cstheme="minorHAnsi"/>
              </w:rPr>
            </w:pPr>
            <w:r w:rsidRPr="00D20F7B">
              <w:rPr>
                <w:rFonts w:cstheme="minorHAnsi"/>
              </w:rPr>
              <w:t>Značkovací jazyk pro definici GUI</w:t>
            </w:r>
          </w:p>
        </w:tc>
        <w:tc>
          <w:tcPr>
            <w:tcW w:w="1021" w:type="dxa"/>
          </w:tcPr>
          <w:p w14:paraId="7006B413" w14:textId="05A52C92" w:rsidR="00F67031" w:rsidRPr="00FD4AB2" w:rsidRDefault="007C61FD" w:rsidP="00B86DD3">
            <w:pPr>
              <w:rPr>
                <w:rFonts w:cstheme="minorHAnsi"/>
              </w:rPr>
            </w:pPr>
            <w:r w:rsidRPr="00FD4AB2">
              <w:rPr>
                <w:rFonts w:cstheme="minorHAnsi"/>
              </w:rPr>
              <w:t>5.2.2</w:t>
            </w:r>
          </w:p>
        </w:tc>
      </w:tr>
      <w:tr w:rsidR="008C7A63" w:rsidRPr="00621687" w14:paraId="1676EA6D" w14:textId="77777777" w:rsidTr="00CD2639">
        <w:tc>
          <w:tcPr>
            <w:tcW w:w="1110" w:type="dxa"/>
          </w:tcPr>
          <w:p w14:paraId="45626419" w14:textId="47C95023" w:rsidR="008C7A63" w:rsidRPr="00974C87" w:rsidRDefault="008C7A63" w:rsidP="00B86DD3">
            <w:pPr>
              <w:rPr>
                <w:rFonts w:cstheme="minorHAnsi"/>
              </w:rPr>
            </w:pPr>
            <w:r w:rsidRPr="00974C87">
              <w:rPr>
                <w:rFonts w:cstheme="minorHAnsi"/>
              </w:rPr>
              <w:lastRenderedPageBreak/>
              <w:t>MAUI</w:t>
            </w:r>
          </w:p>
        </w:tc>
        <w:tc>
          <w:tcPr>
            <w:tcW w:w="3994" w:type="dxa"/>
          </w:tcPr>
          <w:p w14:paraId="6AA6F815" w14:textId="004FC263" w:rsidR="008C7A63" w:rsidRPr="00974C87" w:rsidRDefault="008C7A63" w:rsidP="00B86DD3">
            <w:pPr>
              <w:rPr>
                <w:rFonts w:cstheme="minorHAnsi"/>
                <w:lang w:val="en-US"/>
              </w:rPr>
            </w:pPr>
            <w:r w:rsidRPr="00974C87">
              <w:rPr>
                <w:rFonts w:cstheme="minorHAnsi"/>
                <w:lang w:val="en-US"/>
              </w:rPr>
              <w:t>Multi-platform App UI</w:t>
            </w:r>
          </w:p>
        </w:tc>
        <w:tc>
          <w:tcPr>
            <w:tcW w:w="4507" w:type="dxa"/>
          </w:tcPr>
          <w:p w14:paraId="22883824" w14:textId="16C8982F" w:rsidR="008C7A63" w:rsidRPr="00974C87" w:rsidRDefault="008C7A63" w:rsidP="00B86DD3">
            <w:pPr>
              <w:rPr>
                <w:rFonts w:cstheme="minorHAnsi"/>
              </w:rPr>
            </w:pPr>
            <w:proofErr w:type="spellStart"/>
            <w:r w:rsidRPr="00974C87">
              <w:rPr>
                <w:rFonts w:cstheme="minorHAnsi"/>
              </w:rPr>
              <w:t>Cross-platform</w:t>
            </w:r>
            <w:proofErr w:type="spellEnd"/>
            <w:r w:rsidRPr="00974C87">
              <w:rPr>
                <w:rFonts w:cstheme="minorHAnsi"/>
              </w:rPr>
              <w:t xml:space="preserve"> aplikace</w:t>
            </w:r>
          </w:p>
        </w:tc>
        <w:tc>
          <w:tcPr>
            <w:tcW w:w="1021" w:type="dxa"/>
          </w:tcPr>
          <w:p w14:paraId="5EDE6FE1" w14:textId="2BA4AB77" w:rsidR="008C7A63" w:rsidRPr="00974C87" w:rsidRDefault="008C7A63" w:rsidP="00B86DD3">
            <w:pPr>
              <w:rPr>
                <w:rFonts w:cstheme="minorHAnsi"/>
              </w:rPr>
            </w:pPr>
            <w:r w:rsidRPr="00974C87">
              <w:rPr>
                <w:rFonts w:cstheme="minorHAnsi"/>
              </w:rPr>
              <w:t>5.3.3</w:t>
            </w:r>
          </w:p>
        </w:tc>
      </w:tr>
      <w:tr w:rsidR="00C15447" w:rsidRPr="00621687" w14:paraId="2E2F6AF7" w14:textId="77777777" w:rsidTr="00CD2639">
        <w:tc>
          <w:tcPr>
            <w:tcW w:w="1110" w:type="dxa"/>
          </w:tcPr>
          <w:p w14:paraId="4C4D554B" w14:textId="6F2F5F84" w:rsidR="00C15447" w:rsidRPr="00D20F7B" w:rsidRDefault="00C15447" w:rsidP="00B86DD3">
            <w:pPr>
              <w:rPr>
                <w:rFonts w:cstheme="minorHAnsi"/>
              </w:rPr>
            </w:pPr>
            <w:r>
              <w:rPr>
                <w:rFonts w:cstheme="minorHAnsi"/>
              </w:rPr>
              <w:t>DLL</w:t>
            </w:r>
          </w:p>
        </w:tc>
        <w:tc>
          <w:tcPr>
            <w:tcW w:w="3994" w:type="dxa"/>
          </w:tcPr>
          <w:p w14:paraId="4DCDEECB" w14:textId="5E84D4ED" w:rsidR="00C15447" w:rsidRPr="00D20F7B" w:rsidRDefault="00C15447" w:rsidP="00B86DD3">
            <w:pPr>
              <w:rPr>
                <w:rFonts w:cstheme="minorHAnsi"/>
                <w:lang w:val="en-US"/>
              </w:rPr>
            </w:pPr>
            <w:r w:rsidRPr="00C15447">
              <w:rPr>
                <w:rFonts w:cstheme="minorHAnsi"/>
                <w:lang w:val="en-US"/>
              </w:rPr>
              <w:t>Dynamic-link library</w:t>
            </w:r>
          </w:p>
        </w:tc>
        <w:tc>
          <w:tcPr>
            <w:tcW w:w="4507" w:type="dxa"/>
          </w:tcPr>
          <w:p w14:paraId="704EC5B3" w14:textId="6E053FF2" w:rsidR="00C15447" w:rsidRPr="00D20F7B" w:rsidRDefault="00C15447" w:rsidP="00B86DD3">
            <w:pPr>
              <w:rPr>
                <w:rFonts w:cstheme="minorHAnsi"/>
              </w:rPr>
            </w:pPr>
            <w:r>
              <w:rPr>
                <w:rFonts w:cstheme="minorHAnsi"/>
              </w:rPr>
              <w:t>Knihovna obsahující již hotové třídy</w:t>
            </w:r>
          </w:p>
        </w:tc>
        <w:tc>
          <w:tcPr>
            <w:tcW w:w="1021" w:type="dxa"/>
          </w:tcPr>
          <w:p w14:paraId="190349B5" w14:textId="77777777" w:rsidR="00C15447" w:rsidRPr="00FD4AB2" w:rsidRDefault="00C15447" w:rsidP="00B86DD3">
            <w:pPr>
              <w:rPr>
                <w:rFonts w:cstheme="minorHAnsi"/>
              </w:rPr>
            </w:pPr>
          </w:p>
        </w:tc>
      </w:tr>
      <w:tr w:rsidR="002F15A5" w:rsidRPr="00621687" w14:paraId="4597CA59" w14:textId="77777777" w:rsidTr="00CD2639">
        <w:tc>
          <w:tcPr>
            <w:tcW w:w="1110" w:type="dxa"/>
          </w:tcPr>
          <w:p w14:paraId="53F15B38" w14:textId="416880A3" w:rsidR="002F15A5" w:rsidRPr="00FD4AB2" w:rsidRDefault="002F15A5" w:rsidP="00B86DD3">
            <w:pPr>
              <w:rPr>
                <w:rFonts w:cstheme="minorHAnsi"/>
              </w:rPr>
            </w:pPr>
            <w:r w:rsidRPr="00FD4AB2">
              <w:rPr>
                <w:rFonts w:cstheme="minorHAnsi"/>
              </w:rPr>
              <w:t>API</w:t>
            </w:r>
          </w:p>
        </w:tc>
        <w:tc>
          <w:tcPr>
            <w:tcW w:w="3994" w:type="dxa"/>
          </w:tcPr>
          <w:p w14:paraId="6D4554F9" w14:textId="720E8EDF" w:rsidR="002F15A5" w:rsidRPr="00FD4AB2" w:rsidRDefault="002F15A5" w:rsidP="00B86DD3">
            <w:pPr>
              <w:rPr>
                <w:rFonts w:cstheme="minorHAnsi"/>
                <w:lang w:val="en-US"/>
              </w:rPr>
            </w:pPr>
            <w:r w:rsidRPr="00FD4AB2">
              <w:rPr>
                <w:rFonts w:cstheme="minorHAnsi"/>
                <w:lang w:val="en-US"/>
              </w:rPr>
              <w:t>Application Programming Interface</w:t>
            </w:r>
          </w:p>
        </w:tc>
        <w:tc>
          <w:tcPr>
            <w:tcW w:w="4507" w:type="dxa"/>
          </w:tcPr>
          <w:p w14:paraId="17D9C84D" w14:textId="75931C6D" w:rsidR="002F15A5" w:rsidRPr="00FD4AB2" w:rsidRDefault="00EA4A02" w:rsidP="00B86DD3">
            <w:pPr>
              <w:rPr>
                <w:rFonts w:cstheme="minorHAnsi"/>
              </w:rPr>
            </w:pPr>
            <w:r w:rsidRPr="00FD4AB2">
              <w:rPr>
                <w:rFonts w:cstheme="minorHAnsi"/>
              </w:rPr>
              <w:t>Rozhraní usnadňující komunikaci aplikací</w:t>
            </w:r>
            <w:r w:rsidR="00CD2639" w:rsidRPr="00FD4AB2">
              <w:rPr>
                <w:rFonts w:cstheme="minorHAnsi"/>
              </w:rPr>
              <w:t xml:space="preserve"> a DLL</w:t>
            </w:r>
          </w:p>
        </w:tc>
        <w:tc>
          <w:tcPr>
            <w:tcW w:w="1021" w:type="dxa"/>
          </w:tcPr>
          <w:p w14:paraId="18E5DE8F" w14:textId="6683F73D" w:rsidR="002F15A5" w:rsidRPr="00FD4AB2" w:rsidRDefault="00386034" w:rsidP="00B86DD3">
            <w:pPr>
              <w:rPr>
                <w:rFonts w:cstheme="minorHAnsi"/>
              </w:rPr>
            </w:pPr>
            <w:r w:rsidRPr="00FD4AB2">
              <w:rPr>
                <w:rFonts w:cstheme="minorHAnsi"/>
              </w:rPr>
              <w:t>-</w:t>
            </w:r>
          </w:p>
        </w:tc>
      </w:tr>
      <w:tr w:rsidR="002F15A5" w:rsidRPr="00621687" w14:paraId="5A446BCF" w14:textId="77777777" w:rsidTr="00CD2639">
        <w:tc>
          <w:tcPr>
            <w:tcW w:w="1110" w:type="dxa"/>
          </w:tcPr>
          <w:p w14:paraId="00CF4117" w14:textId="032B1C89" w:rsidR="002F15A5" w:rsidRPr="00FD4AB2" w:rsidRDefault="002F15A5" w:rsidP="00B86DD3">
            <w:pPr>
              <w:rPr>
                <w:rFonts w:cstheme="minorHAnsi"/>
              </w:rPr>
            </w:pPr>
            <w:r w:rsidRPr="00FD4AB2">
              <w:rPr>
                <w:rFonts w:cstheme="minorHAnsi"/>
              </w:rPr>
              <w:t>SDK</w:t>
            </w:r>
          </w:p>
        </w:tc>
        <w:tc>
          <w:tcPr>
            <w:tcW w:w="3994" w:type="dxa"/>
          </w:tcPr>
          <w:p w14:paraId="2A00D240" w14:textId="66BDDAC9" w:rsidR="002F15A5" w:rsidRPr="00FD4AB2" w:rsidRDefault="00EA4A02" w:rsidP="00B86DD3">
            <w:pPr>
              <w:rPr>
                <w:rFonts w:cstheme="minorHAnsi"/>
                <w:lang w:val="en-US"/>
              </w:rPr>
            </w:pPr>
            <w:r w:rsidRPr="00FD4AB2">
              <w:rPr>
                <w:rFonts w:cstheme="minorHAnsi"/>
                <w:lang w:val="en-US"/>
              </w:rPr>
              <w:t>Software Development Kits</w:t>
            </w:r>
          </w:p>
        </w:tc>
        <w:tc>
          <w:tcPr>
            <w:tcW w:w="4507" w:type="dxa"/>
          </w:tcPr>
          <w:p w14:paraId="7C8EA471" w14:textId="7204036E" w:rsidR="002F15A5" w:rsidRPr="00FD4AB2" w:rsidRDefault="00EA4A02" w:rsidP="00B86DD3">
            <w:pPr>
              <w:rPr>
                <w:rFonts w:cstheme="minorHAnsi"/>
              </w:rPr>
            </w:pPr>
            <w:r w:rsidRPr="00FD4AB2">
              <w:rPr>
                <w:rFonts w:cstheme="minorHAnsi"/>
              </w:rPr>
              <w:t>Sada nástrojů k vývoji pro určitou platformu</w:t>
            </w:r>
          </w:p>
        </w:tc>
        <w:tc>
          <w:tcPr>
            <w:tcW w:w="1021" w:type="dxa"/>
          </w:tcPr>
          <w:p w14:paraId="07476D9A" w14:textId="6FB0C2AA" w:rsidR="002F15A5" w:rsidRPr="00FD4AB2" w:rsidRDefault="00386034" w:rsidP="00B86DD3">
            <w:pPr>
              <w:rPr>
                <w:rFonts w:cstheme="minorHAnsi"/>
              </w:rPr>
            </w:pPr>
            <w:r w:rsidRPr="00FD4AB2">
              <w:rPr>
                <w:rFonts w:cstheme="minorHAnsi"/>
              </w:rPr>
              <w:t>-</w:t>
            </w:r>
          </w:p>
        </w:tc>
      </w:tr>
      <w:tr w:rsidR="003A5D1B" w:rsidRPr="00621687" w14:paraId="04210A99" w14:textId="77777777" w:rsidTr="00CD2639">
        <w:tc>
          <w:tcPr>
            <w:tcW w:w="1110" w:type="dxa"/>
          </w:tcPr>
          <w:p w14:paraId="565BAD4E" w14:textId="365F4C91" w:rsidR="003A5D1B" w:rsidRPr="00FD4AB2" w:rsidRDefault="003A5D1B" w:rsidP="00B86DD3">
            <w:pPr>
              <w:rPr>
                <w:rFonts w:cstheme="minorHAnsi"/>
              </w:rPr>
            </w:pPr>
          </w:p>
        </w:tc>
        <w:tc>
          <w:tcPr>
            <w:tcW w:w="3994" w:type="dxa"/>
          </w:tcPr>
          <w:p w14:paraId="16146BB8" w14:textId="77777777" w:rsidR="003A5D1B" w:rsidRPr="00FD4AB2" w:rsidRDefault="003A5D1B" w:rsidP="00B86DD3">
            <w:pPr>
              <w:rPr>
                <w:rFonts w:cstheme="minorHAnsi"/>
                <w:lang w:val="en-US"/>
              </w:rPr>
            </w:pPr>
          </w:p>
        </w:tc>
        <w:tc>
          <w:tcPr>
            <w:tcW w:w="4507" w:type="dxa"/>
          </w:tcPr>
          <w:p w14:paraId="28753847" w14:textId="01092953" w:rsidR="003A5D1B" w:rsidRPr="00FD4AB2" w:rsidRDefault="003A5D1B" w:rsidP="00B86DD3">
            <w:pPr>
              <w:rPr>
                <w:rFonts w:cstheme="minorHAnsi"/>
              </w:rPr>
            </w:pPr>
          </w:p>
        </w:tc>
        <w:tc>
          <w:tcPr>
            <w:tcW w:w="1021" w:type="dxa"/>
          </w:tcPr>
          <w:p w14:paraId="33FCCBBE" w14:textId="77777777" w:rsidR="003A5D1B" w:rsidRPr="00FD4AB2" w:rsidRDefault="003A5D1B" w:rsidP="00B86DD3">
            <w:pPr>
              <w:rPr>
                <w:rFonts w:cstheme="minorHAnsi"/>
              </w:rPr>
            </w:pPr>
          </w:p>
        </w:tc>
      </w:tr>
      <w:tr w:rsidR="00F67031" w:rsidRPr="00621687" w14:paraId="0A6163A1" w14:textId="77777777" w:rsidTr="00CD2639">
        <w:tc>
          <w:tcPr>
            <w:tcW w:w="1110" w:type="dxa"/>
          </w:tcPr>
          <w:p w14:paraId="7C92192D" w14:textId="77777777" w:rsidR="00F67031" w:rsidRPr="00621687" w:rsidRDefault="00F67031" w:rsidP="00B86DD3">
            <w:pPr>
              <w:rPr>
                <w:rFonts w:cstheme="minorHAnsi"/>
              </w:rPr>
            </w:pPr>
          </w:p>
        </w:tc>
        <w:tc>
          <w:tcPr>
            <w:tcW w:w="3994" w:type="dxa"/>
          </w:tcPr>
          <w:p w14:paraId="0BDCC5B1" w14:textId="77777777" w:rsidR="00F67031" w:rsidRPr="00621687" w:rsidRDefault="00F67031" w:rsidP="00B86DD3">
            <w:pPr>
              <w:rPr>
                <w:rFonts w:cstheme="minorHAnsi"/>
                <w:lang w:val="en-US"/>
              </w:rPr>
            </w:pPr>
          </w:p>
        </w:tc>
        <w:tc>
          <w:tcPr>
            <w:tcW w:w="4507" w:type="dxa"/>
          </w:tcPr>
          <w:p w14:paraId="2F98D1F9" w14:textId="77777777" w:rsidR="00F67031" w:rsidRPr="00621687" w:rsidRDefault="00F67031" w:rsidP="00B86DD3">
            <w:pPr>
              <w:rPr>
                <w:rFonts w:cstheme="minorHAnsi"/>
              </w:rPr>
            </w:pPr>
          </w:p>
        </w:tc>
        <w:tc>
          <w:tcPr>
            <w:tcW w:w="1021" w:type="dxa"/>
          </w:tcPr>
          <w:p w14:paraId="14BBF98D" w14:textId="77777777" w:rsidR="00F67031" w:rsidRPr="00F957BB" w:rsidRDefault="00F67031" w:rsidP="00B86DD3">
            <w:pPr>
              <w:rPr>
                <w:rFonts w:cstheme="minorHAnsi"/>
                <w:highlight w:val="yellow"/>
              </w:rPr>
            </w:pPr>
          </w:p>
        </w:tc>
      </w:tr>
    </w:tbl>
    <w:p w14:paraId="5537BCF4" w14:textId="77777777" w:rsidR="00F67031" w:rsidRPr="00621687" w:rsidRDefault="00F67031">
      <w:pPr>
        <w:rPr>
          <w:rFonts w:cstheme="minorHAnsi"/>
          <w:color w:val="00B050"/>
        </w:rPr>
      </w:pPr>
    </w:p>
    <w:sdt>
      <w:sdtPr>
        <w:rPr>
          <w:rFonts w:asciiTheme="minorHAnsi" w:eastAsiaTheme="minorHAnsi" w:hAnsiTheme="minorHAnsi" w:cstheme="minorBidi"/>
          <w:color w:val="auto"/>
          <w:sz w:val="22"/>
          <w:szCs w:val="22"/>
          <w:lang w:eastAsia="en-US"/>
        </w:rPr>
        <w:id w:val="-583525995"/>
        <w:docPartObj>
          <w:docPartGallery w:val="Table of Contents"/>
          <w:docPartUnique/>
        </w:docPartObj>
      </w:sdtPr>
      <w:sdtEndPr>
        <w:rPr>
          <w:b/>
          <w:bCs/>
        </w:rPr>
      </w:sdtEndPr>
      <w:sdtContent>
        <w:p w14:paraId="5658AF96" w14:textId="77777777" w:rsidR="00F67031" w:rsidRPr="00621687" w:rsidRDefault="00F67031">
          <w:pPr>
            <w:pStyle w:val="Nadpisobsahu"/>
          </w:pPr>
          <w:r w:rsidRPr="00621687">
            <w:t>Obsah</w:t>
          </w:r>
        </w:p>
        <w:p w14:paraId="1FF2B667" w14:textId="3DD7281F" w:rsidR="00FE0EEF" w:rsidRDefault="00F67031">
          <w:pPr>
            <w:pStyle w:val="Obsah1"/>
            <w:rPr>
              <w:rFonts w:eastAsiaTheme="minorEastAsia"/>
              <w:noProof/>
              <w:lang w:eastAsia="cs-CZ"/>
            </w:rPr>
          </w:pPr>
          <w:r w:rsidRPr="00621687">
            <w:fldChar w:fldCharType="begin"/>
          </w:r>
          <w:r w:rsidRPr="00621687">
            <w:instrText xml:space="preserve"> TOC \o "1-3" \h \z \u </w:instrText>
          </w:r>
          <w:r w:rsidRPr="00621687">
            <w:fldChar w:fldCharType="separate"/>
          </w:r>
          <w:hyperlink w:anchor="_Toc130825342" w:history="1">
            <w:r w:rsidR="00FE0EEF" w:rsidRPr="00E86CEC">
              <w:rPr>
                <w:rStyle w:val="Hypertextovodkaz"/>
                <w:noProof/>
              </w:rPr>
              <w:t>Abstrakt</w:t>
            </w:r>
            <w:r w:rsidR="00FE0EEF">
              <w:rPr>
                <w:noProof/>
                <w:webHidden/>
              </w:rPr>
              <w:tab/>
            </w:r>
            <w:r w:rsidR="00FE0EEF">
              <w:rPr>
                <w:noProof/>
                <w:webHidden/>
              </w:rPr>
              <w:fldChar w:fldCharType="begin"/>
            </w:r>
            <w:r w:rsidR="00FE0EEF">
              <w:rPr>
                <w:noProof/>
                <w:webHidden/>
              </w:rPr>
              <w:instrText xml:space="preserve"> PAGEREF _Toc130825342 \h </w:instrText>
            </w:r>
            <w:r w:rsidR="00FE0EEF">
              <w:rPr>
                <w:noProof/>
                <w:webHidden/>
              </w:rPr>
            </w:r>
            <w:r w:rsidR="00FE0EEF">
              <w:rPr>
                <w:noProof/>
                <w:webHidden/>
              </w:rPr>
              <w:fldChar w:fldCharType="separate"/>
            </w:r>
            <w:r w:rsidR="00FE0EEF">
              <w:rPr>
                <w:noProof/>
                <w:webHidden/>
              </w:rPr>
              <w:t>1</w:t>
            </w:r>
            <w:r w:rsidR="00FE0EEF">
              <w:rPr>
                <w:noProof/>
                <w:webHidden/>
              </w:rPr>
              <w:fldChar w:fldCharType="end"/>
            </w:r>
          </w:hyperlink>
        </w:p>
        <w:p w14:paraId="3D4C46E3" w14:textId="18738A2A" w:rsidR="00FE0EEF" w:rsidRDefault="00FE0EEF">
          <w:pPr>
            <w:pStyle w:val="Obsah1"/>
            <w:rPr>
              <w:rFonts w:eastAsiaTheme="minorEastAsia"/>
              <w:noProof/>
              <w:lang w:eastAsia="cs-CZ"/>
            </w:rPr>
          </w:pPr>
          <w:hyperlink w:anchor="_Toc130825343" w:history="1">
            <w:r w:rsidRPr="00E86CEC">
              <w:rPr>
                <w:rStyle w:val="Hypertextovodkaz"/>
                <w:noProof/>
              </w:rPr>
              <w:t xml:space="preserve">1. </w:t>
            </w:r>
            <w:r w:rsidRPr="00E86CEC">
              <w:rPr>
                <w:rStyle w:val="Hypertextovodkaz"/>
                <w:rFonts w:cstheme="minorHAnsi"/>
                <w:noProof/>
              </w:rPr>
              <w:t>Úvod</w:t>
            </w:r>
            <w:r>
              <w:rPr>
                <w:noProof/>
                <w:webHidden/>
              </w:rPr>
              <w:tab/>
            </w:r>
            <w:r>
              <w:rPr>
                <w:noProof/>
                <w:webHidden/>
              </w:rPr>
              <w:fldChar w:fldCharType="begin"/>
            </w:r>
            <w:r>
              <w:rPr>
                <w:noProof/>
                <w:webHidden/>
              </w:rPr>
              <w:instrText xml:space="preserve"> PAGEREF _Toc130825343 \h </w:instrText>
            </w:r>
            <w:r>
              <w:rPr>
                <w:noProof/>
                <w:webHidden/>
              </w:rPr>
            </w:r>
            <w:r>
              <w:rPr>
                <w:noProof/>
                <w:webHidden/>
              </w:rPr>
              <w:fldChar w:fldCharType="separate"/>
            </w:r>
            <w:r>
              <w:rPr>
                <w:noProof/>
                <w:webHidden/>
              </w:rPr>
              <w:t>1</w:t>
            </w:r>
            <w:r>
              <w:rPr>
                <w:noProof/>
                <w:webHidden/>
              </w:rPr>
              <w:fldChar w:fldCharType="end"/>
            </w:r>
          </w:hyperlink>
        </w:p>
        <w:p w14:paraId="32485885" w14:textId="47C2CB3F" w:rsidR="00FE0EEF" w:rsidRDefault="00FE0EEF">
          <w:pPr>
            <w:pStyle w:val="Obsah1"/>
            <w:rPr>
              <w:rFonts w:eastAsiaTheme="minorEastAsia"/>
              <w:noProof/>
              <w:lang w:eastAsia="cs-CZ"/>
            </w:rPr>
          </w:pPr>
          <w:hyperlink w:anchor="_Toc130825344" w:history="1">
            <w:r w:rsidRPr="00E86CEC">
              <w:rPr>
                <w:rStyle w:val="Hypertextovodkaz"/>
                <w:rFonts w:cstheme="minorHAnsi"/>
                <w:noProof/>
              </w:rPr>
              <w:t>2. Cíl práce a metodika</w:t>
            </w:r>
            <w:r>
              <w:rPr>
                <w:noProof/>
                <w:webHidden/>
              </w:rPr>
              <w:tab/>
            </w:r>
            <w:r>
              <w:rPr>
                <w:noProof/>
                <w:webHidden/>
              </w:rPr>
              <w:fldChar w:fldCharType="begin"/>
            </w:r>
            <w:r>
              <w:rPr>
                <w:noProof/>
                <w:webHidden/>
              </w:rPr>
              <w:instrText xml:space="preserve"> PAGEREF _Toc130825344 \h </w:instrText>
            </w:r>
            <w:r>
              <w:rPr>
                <w:noProof/>
                <w:webHidden/>
              </w:rPr>
            </w:r>
            <w:r>
              <w:rPr>
                <w:noProof/>
                <w:webHidden/>
              </w:rPr>
              <w:fldChar w:fldCharType="separate"/>
            </w:r>
            <w:r>
              <w:rPr>
                <w:noProof/>
                <w:webHidden/>
              </w:rPr>
              <w:t>1</w:t>
            </w:r>
            <w:r>
              <w:rPr>
                <w:noProof/>
                <w:webHidden/>
              </w:rPr>
              <w:fldChar w:fldCharType="end"/>
            </w:r>
          </w:hyperlink>
        </w:p>
        <w:p w14:paraId="1C78A8EE" w14:textId="2FA3C69C" w:rsidR="00FE0EEF" w:rsidRDefault="00FE0EEF">
          <w:pPr>
            <w:pStyle w:val="Obsah2"/>
            <w:rPr>
              <w:rFonts w:eastAsiaTheme="minorEastAsia"/>
              <w:noProof/>
              <w:lang w:eastAsia="cs-CZ"/>
            </w:rPr>
          </w:pPr>
          <w:hyperlink w:anchor="_Toc130825345" w:history="1">
            <w:r w:rsidRPr="00E86CEC">
              <w:rPr>
                <w:rStyle w:val="Hypertextovodkaz"/>
                <w:rFonts w:cstheme="minorHAnsi"/>
                <w:noProof/>
                <w:highlight w:val="green"/>
              </w:rPr>
              <w:t>2.1 cíl práce</w:t>
            </w:r>
            <w:r>
              <w:rPr>
                <w:noProof/>
                <w:webHidden/>
              </w:rPr>
              <w:tab/>
            </w:r>
            <w:r>
              <w:rPr>
                <w:noProof/>
                <w:webHidden/>
              </w:rPr>
              <w:fldChar w:fldCharType="begin"/>
            </w:r>
            <w:r>
              <w:rPr>
                <w:noProof/>
                <w:webHidden/>
              </w:rPr>
              <w:instrText xml:space="preserve"> PAGEREF _Toc130825345 \h </w:instrText>
            </w:r>
            <w:r>
              <w:rPr>
                <w:noProof/>
                <w:webHidden/>
              </w:rPr>
            </w:r>
            <w:r>
              <w:rPr>
                <w:noProof/>
                <w:webHidden/>
              </w:rPr>
              <w:fldChar w:fldCharType="separate"/>
            </w:r>
            <w:r>
              <w:rPr>
                <w:noProof/>
                <w:webHidden/>
              </w:rPr>
              <w:t>1</w:t>
            </w:r>
            <w:r>
              <w:rPr>
                <w:noProof/>
                <w:webHidden/>
              </w:rPr>
              <w:fldChar w:fldCharType="end"/>
            </w:r>
          </w:hyperlink>
        </w:p>
        <w:p w14:paraId="5BF5784B" w14:textId="35F2DD33" w:rsidR="00FE0EEF" w:rsidRDefault="00FE0EEF">
          <w:pPr>
            <w:pStyle w:val="Obsah2"/>
            <w:rPr>
              <w:rFonts w:eastAsiaTheme="minorEastAsia"/>
              <w:noProof/>
              <w:lang w:eastAsia="cs-CZ"/>
            </w:rPr>
          </w:pPr>
          <w:hyperlink w:anchor="_Toc130825346" w:history="1">
            <w:r w:rsidRPr="00E86CEC">
              <w:rPr>
                <w:rStyle w:val="Hypertextovodkaz"/>
                <w:rFonts w:cstheme="minorHAnsi"/>
                <w:noProof/>
                <w:shd w:val="clear" w:color="auto" w:fill="FFFFFF"/>
              </w:rPr>
              <w:t>2.2 metodika</w:t>
            </w:r>
            <w:r>
              <w:rPr>
                <w:noProof/>
                <w:webHidden/>
              </w:rPr>
              <w:tab/>
            </w:r>
            <w:r>
              <w:rPr>
                <w:noProof/>
                <w:webHidden/>
              </w:rPr>
              <w:fldChar w:fldCharType="begin"/>
            </w:r>
            <w:r>
              <w:rPr>
                <w:noProof/>
                <w:webHidden/>
              </w:rPr>
              <w:instrText xml:space="preserve"> PAGEREF _Toc130825346 \h </w:instrText>
            </w:r>
            <w:r>
              <w:rPr>
                <w:noProof/>
                <w:webHidden/>
              </w:rPr>
            </w:r>
            <w:r>
              <w:rPr>
                <w:noProof/>
                <w:webHidden/>
              </w:rPr>
              <w:fldChar w:fldCharType="separate"/>
            </w:r>
            <w:r>
              <w:rPr>
                <w:noProof/>
                <w:webHidden/>
              </w:rPr>
              <w:t>1</w:t>
            </w:r>
            <w:r>
              <w:rPr>
                <w:noProof/>
                <w:webHidden/>
              </w:rPr>
              <w:fldChar w:fldCharType="end"/>
            </w:r>
          </w:hyperlink>
        </w:p>
        <w:p w14:paraId="7314BA2C" w14:textId="2C5E52F9" w:rsidR="00FE0EEF" w:rsidRDefault="00FE0EEF">
          <w:pPr>
            <w:pStyle w:val="Obsah1"/>
            <w:rPr>
              <w:rFonts w:eastAsiaTheme="minorEastAsia"/>
              <w:noProof/>
              <w:lang w:eastAsia="cs-CZ"/>
            </w:rPr>
          </w:pPr>
          <w:hyperlink w:anchor="_Toc130825347" w:history="1">
            <w:r w:rsidRPr="00E86CEC">
              <w:rPr>
                <w:rStyle w:val="Hypertextovodkaz"/>
                <w:rFonts w:cstheme="minorHAnsi"/>
                <w:noProof/>
                <w:highlight w:val="green"/>
              </w:rPr>
              <w:t>3. Výběr vhodných programovacích jazyků pro vývoj her</w:t>
            </w:r>
            <w:r>
              <w:rPr>
                <w:noProof/>
                <w:webHidden/>
              </w:rPr>
              <w:tab/>
            </w:r>
            <w:r>
              <w:rPr>
                <w:noProof/>
                <w:webHidden/>
              </w:rPr>
              <w:fldChar w:fldCharType="begin"/>
            </w:r>
            <w:r>
              <w:rPr>
                <w:noProof/>
                <w:webHidden/>
              </w:rPr>
              <w:instrText xml:space="preserve"> PAGEREF _Toc130825347 \h </w:instrText>
            </w:r>
            <w:r>
              <w:rPr>
                <w:noProof/>
                <w:webHidden/>
              </w:rPr>
            </w:r>
            <w:r>
              <w:rPr>
                <w:noProof/>
                <w:webHidden/>
              </w:rPr>
              <w:fldChar w:fldCharType="separate"/>
            </w:r>
            <w:r>
              <w:rPr>
                <w:noProof/>
                <w:webHidden/>
              </w:rPr>
              <w:t>1</w:t>
            </w:r>
            <w:r>
              <w:rPr>
                <w:noProof/>
                <w:webHidden/>
              </w:rPr>
              <w:fldChar w:fldCharType="end"/>
            </w:r>
          </w:hyperlink>
        </w:p>
        <w:p w14:paraId="7D371D85" w14:textId="1D5957FC" w:rsidR="00FE0EEF" w:rsidRDefault="00FE0EEF">
          <w:pPr>
            <w:pStyle w:val="Obsah2"/>
            <w:rPr>
              <w:rFonts w:eastAsiaTheme="minorEastAsia"/>
              <w:noProof/>
              <w:lang w:eastAsia="cs-CZ"/>
            </w:rPr>
          </w:pPr>
          <w:hyperlink w:anchor="_Toc130825348" w:history="1">
            <w:r w:rsidRPr="00E86CEC">
              <w:rPr>
                <w:rStyle w:val="Hypertextovodkaz"/>
                <w:rFonts w:cstheme="minorHAnsi"/>
                <w:noProof/>
                <w:highlight w:val="green"/>
                <w:shd w:val="clear" w:color="auto" w:fill="FFFFFF"/>
              </w:rPr>
              <w:t>3.1 C++</w:t>
            </w:r>
            <w:r>
              <w:rPr>
                <w:noProof/>
                <w:webHidden/>
              </w:rPr>
              <w:tab/>
            </w:r>
            <w:r>
              <w:rPr>
                <w:noProof/>
                <w:webHidden/>
              </w:rPr>
              <w:fldChar w:fldCharType="begin"/>
            </w:r>
            <w:r>
              <w:rPr>
                <w:noProof/>
                <w:webHidden/>
              </w:rPr>
              <w:instrText xml:space="preserve"> PAGEREF _Toc130825348 \h </w:instrText>
            </w:r>
            <w:r>
              <w:rPr>
                <w:noProof/>
                <w:webHidden/>
              </w:rPr>
            </w:r>
            <w:r>
              <w:rPr>
                <w:noProof/>
                <w:webHidden/>
              </w:rPr>
              <w:fldChar w:fldCharType="separate"/>
            </w:r>
            <w:r>
              <w:rPr>
                <w:noProof/>
                <w:webHidden/>
              </w:rPr>
              <w:t>3</w:t>
            </w:r>
            <w:r>
              <w:rPr>
                <w:noProof/>
                <w:webHidden/>
              </w:rPr>
              <w:fldChar w:fldCharType="end"/>
            </w:r>
          </w:hyperlink>
        </w:p>
        <w:p w14:paraId="46747B1D" w14:textId="443129BA" w:rsidR="00FE0EEF" w:rsidRDefault="00FE0EEF" w:rsidP="00FE0EEF">
          <w:pPr>
            <w:pStyle w:val="Obsah3"/>
            <w:rPr>
              <w:rFonts w:eastAsiaTheme="minorEastAsia"/>
              <w:noProof/>
              <w:lang w:eastAsia="cs-CZ"/>
            </w:rPr>
          </w:pPr>
          <w:hyperlink w:anchor="_Toc130825349" w:history="1">
            <w:r w:rsidRPr="00E86CEC">
              <w:rPr>
                <w:rStyle w:val="Hypertextovodkaz"/>
                <w:noProof/>
                <w:highlight w:val="green"/>
                <w:shd w:val="clear" w:color="auto" w:fill="FFFFFF"/>
              </w:rPr>
              <w:t>3.1.1 kompilace a hardware</w:t>
            </w:r>
            <w:r>
              <w:rPr>
                <w:noProof/>
                <w:webHidden/>
              </w:rPr>
              <w:tab/>
            </w:r>
            <w:r>
              <w:rPr>
                <w:noProof/>
                <w:webHidden/>
              </w:rPr>
              <w:fldChar w:fldCharType="begin"/>
            </w:r>
            <w:r>
              <w:rPr>
                <w:noProof/>
                <w:webHidden/>
              </w:rPr>
              <w:instrText xml:space="preserve"> PAGEREF _Toc130825349 \h </w:instrText>
            </w:r>
            <w:r>
              <w:rPr>
                <w:noProof/>
                <w:webHidden/>
              </w:rPr>
            </w:r>
            <w:r>
              <w:rPr>
                <w:noProof/>
                <w:webHidden/>
              </w:rPr>
              <w:fldChar w:fldCharType="separate"/>
            </w:r>
            <w:r>
              <w:rPr>
                <w:noProof/>
                <w:webHidden/>
              </w:rPr>
              <w:t>3</w:t>
            </w:r>
            <w:r>
              <w:rPr>
                <w:noProof/>
                <w:webHidden/>
              </w:rPr>
              <w:fldChar w:fldCharType="end"/>
            </w:r>
          </w:hyperlink>
        </w:p>
        <w:p w14:paraId="7DA3F4DA" w14:textId="7CC47DF7" w:rsidR="00FE0EEF" w:rsidRDefault="00FE0EEF" w:rsidP="00FE0EEF">
          <w:pPr>
            <w:pStyle w:val="Obsah3"/>
            <w:rPr>
              <w:rFonts w:eastAsiaTheme="minorEastAsia"/>
              <w:noProof/>
              <w:lang w:eastAsia="cs-CZ"/>
            </w:rPr>
          </w:pPr>
          <w:hyperlink w:anchor="_Toc130825350" w:history="1">
            <w:r w:rsidRPr="00E86CEC">
              <w:rPr>
                <w:rStyle w:val="Hypertextovodkaz"/>
                <w:noProof/>
                <w:highlight w:val="green"/>
              </w:rPr>
              <w:t>3.1.2 novinky oproti C</w:t>
            </w:r>
            <w:r>
              <w:rPr>
                <w:noProof/>
                <w:webHidden/>
              </w:rPr>
              <w:tab/>
            </w:r>
            <w:r>
              <w:rPr>
                <w:noProof/>
                <w:webHidden/>
              </w:rPr>
              <w:fldChar w:fldCharType="begin"/>
            </w:r>
            <w:r>
              <w:rPr>
                <w:noProof/>
                <w:webHidden/>
              </w:rPr>
              <w:instrText xml:space="preserve"> PAGEREF _Toc130825350 \h </w:instrText>
            </w:r>
            <w:r>
              <w:rPr>
                <w:noProof/>
                <w:webHidden/>
              </w:rPr>
            </w:r>
            <w:r>
              <w:rPr>
                <w:noProof/>
                <w:webHidden/>
              </w:rPr>
              <w:fldChar w:fldCharType="separate"/>
            </w:r>
            <w:r>
              <w:rPr>
                <w:noProof/>
                <w:webHidden/>
              </w:rPr>
              <w:t>3</w:t>
            </w:r>
            <w:r>
              <w:rPr>
                <w:noProof/>
                <w:webHidden/>
              </w:rPr>
              <w:fldChar w:fldCharType="end"/>
            </w:r>
          </w:hyperlink>
        </w:p>
        <w:p w14:paraId="15F54FED" w14:textId="2206B686" w:rsidR="00FE0EEF" w:rsidRDefault="00FE0EEF" w:rsidP="00FE0EEF">
          <w:pPr>
            <w:pStyle w:val="Obsah3"/>
            <w:rPr>
              <w:rFonts w:eastAsiaTheme="minorEastAsia"/>
              <w:noProof/>
              <w:lang w:eastAsia="cs-CZ"/>
            </w:rPr>
          </w:pPr>
          <w:hyperlink w:anchor="_Toc130825351" w:history="1">
            <w:r w:rsidRPr="00E86CEC">
              <w:rPr>
                <w:rStyle w:val="Hypertextovodkaz"/>
                <w:noProof/>
                <w:highlight w:val="green"/>
                <w:shd w:val="clear" w:color="auto" w:fill="FFFFFF"/>
              </w:rPr>
              <w:t>3.1.3 nevýhody</w:t>
            </w:r>
            <w:r>
              <w:rPr>
                <w:noProof/>
                <w:webHidden/>
              </w:rPr>
              <w:tab/>
            </w:r>
            <w:r>
              <w:rPr>
                <w:noProof/>
                <w:webHidden/>
              </w:rPr>
              <w:fldChar w:fldCharType="begin"/>
            </w:r>
            <w:r>
              <w:rPr>
                <w:noProof/>
                <w:webHidden/>
              </w:rPr>
              <w:instrText xml:space="preserve"> PAGEREF _Toc130825351 \h </w:instrText>
            </w:r>
            <w:r>
              <w:rPr>
                <w:noProof/>
                <w:webHidden/>
              </w:rPr>
            </w:r>
            <w:r>
              <w:rPr>
                <w:noProof/>
                <w:webHidden/>
              </w:rPr>
              <w:fldChar w:fldCharType="separate"/>
            </w:r>
            <w:r>
              <w:rPr>
                <w:noProof/>
                <w:webHidden/>
              </w:rPr>
              <w:t>3</w:t>
            </w:r>
            <w:r>
              <w:rPr>
                <w:noProof/>
                <w:webHidden/>
              </w:rPr>
              <w:fldChar w:fldCharType="end"/>
            </w:r>
          </w:hyperlink>
        </w:p>
        <w:p w14:paraId="7F07ECF8" w14:textId="309240E3" w:rsidR="00FE0EEF" w:rsidRDefault="00FE0EEF">
          <w:pPr>
            <w:pStyle w:val="Obsah2"/>
            <w:rPr>
              <w:rFonts w:eastAsiaTheme="minorEastAsia"/>
              <w:noProof/>
              <w:lang w:eastAsia="cs-CZ"/>
            </w:rPr>
          </w:pPr>
          <w:hyperlink w:anchor="_Toc130825352" w:history="1">
            <w:r w:rsidRPr="00E86CEC">
              <w:rPr>
                <w:rStyle w:val="Hypertextovodkaz"/>
                <w:rFonts w:cstheme="minorHAnsi"/>
                <w:noProof/>
                <w:highlight w:val="green"/>
                <w:shd w:val="clear" w:color="auto" w:fill="FFFFFF"/>
              </w:rPr>
              <w:t>3.2 Java</w:t>
            </w:r>
            <w:r>
              <w:rPr>
                <w:noProof/>
                <w:webHidden/>
              </w:rPr>
              <w:tab/>
            </w:r>
            <w:r>
              <w:rPr>
                <w:noProof/>
                <w:webHidden/>
              </w:rPr>
              <w:fldChar w:fldCharType="begin"/>
            </w:r>
            <w:r>
              <w:rPr>
                <w:noProof/>
                <w:webHidden/>
              </w:rPr>
              <w:instrText xml:space="preserve"> PAGEREF _Toc130825352 \h </w:instrText>
            </w:r>
            <w:r>
              <w:rPr>
                <w:noProof/>
                <w:webHidden/>
              </w:rPr>
            </w:r>
            <w:r>
              <w:rPr>
                <w:noProof/>
                <w:webHidden/>
              </w:rPr>
              <w:fldChar w:fldCharType="separate"/>
            </w:r>
            <w:r>
              <w:rPr>
                <w:noProof/>
                <w:webHidden/>
              </w:rPr>
              <w:t>3</w:t>
            </w:r>
            <w:r>
              <w:rPr>
                <w:noProof/>
                <w:webHidden/>
              </w:rPr>
              <w:fldChar w:fldCharType="end"/>
            </w:r>
          </w:hyperlink>
        </w:p>
        <w:p w14:paraId="6E1AD6EF" w14:textId="4E07CA1D" w:rsidR="00FE0EEF" w:rsidRDefault="00FE0EEF" w:rsidP="00FE0EEF">
          <w:pPr>
            <w:pStyle w:val="Obsah3"/>
            <w:rPr>
              <w:rFonts w:eastAsiaTheme="minorEastAsia"/>
              <w:noProof/>
              <w:lang w:eastAsia="cs-CZ"/>
            </w:rPr>
          </w:pPr>
          <w:hyperlink w:anchor="_Toc130825353" w:history="1">
            <w:r w:rsidRPr="00E86CEC">
              <w:rPr>
                <w:rStyle w:val="Hypertextovodkaz"/>
                <w:noProof/>
                <w:highlight w:val="green"/>
                <w:shd w:val="clear" w:color="auto" w:fill="FFFFFF"/>
              </w:rPr>
              <w:t>3.2.1 JIT (Just In Time)</w:t>
            </w:r>
            <w:r>
              <w:rPr>
                <w:noProof/>
                <w:webHidden/>
              </w:rPr>
              <w:tab/>
            </w:r>
            <w:r>
              <w:rPr>
                <w:noProof/>
                <w:webHidden/>
              </w:rPr>
              <w:fldChar w:fldCharType="begin"/>
            </w:r>
            <w:r>
              <w:rPr>
                <w:noProof/>
                <w:webHidden/>
              </w:rPr>
              <w:instrText xml:space="preserve"> PAGEREF _Toc130825353 \h </w:instrText>
            </w:r>
            <w:r>
              <w:rPr>
                <w:noProof/>
                <w:webHidden/>
              </w:rPr>
            </w:r>
            <w:r>
              <w:rPr>
                <w:noProof/>
                <w:webHidden/>
              </w:rPr>
              <w:fldChar w:fldCharType="separate"/>
            </w:r>
            <w:r>
              <w:rPr>
                <w:noProof/>
                <w:webHidden/>
              </w:rPr>
              <w:t>4</w:t>
            </w:r>
            <w:r>
              <w:rPr>
                <w:noProof/>
                <w:webHidden/>
              </w:rPr>
              <w:fldChar w:fldCharType="end"/>
            </w:r>
          </w:hyperlink>
        </w:p>
        <w:p w14:paraId="16B47DF2" w14:textId="0F3092A5" w:rsidR="00FE0EEF" w:rsidRDefault="00FE0EEF" w:rsidP="00FE0EEF">
          <w:pPr>
            <w:pStyle w:val="Obsah3"/>
            <w:rPr>
              <w:rFonts w:eastAsiaTheme="minorEastAsia"/>
              <w:noProof/>
              <w:lang w:eastAsia="cs-CZ"/>
            </w:rPr>
          </w:pPr>
          <w:hyperlink w:anchor="_Toc130825354" w:history="1">
            <w:r w:rsidRPr="00E86CEC">
              <w:rPr>
                <w:rStyle w:val="Hypertextovodkaz"/>
                <w:noProof/>
                <w:highlight w:val="green"/>
                <w:shd w:val="clear" w:color="auto" w:fill="FFFFFF"/>
              </w:rPr>
              <w:t xml:space="preserve">3.2.2 </w:t>
            </w:r>
            <w:r w:rsidRPr="00E86CEC">
              <w:rPr>
                <w:rStyle w:val="Hypertextovodkaz"/>
                <w:noProof/>
                <w:highlight w:val="green"/>
              </w:rPr>
              <w:t>přístup k paměti a ovládání hardware</w:t>
            </w:r>
            <w:r>
              <w:rPr>
                <w:noProof/>
                <w:webHidden/>
              </w:rPr>
              <w:tab/>
            </w:r>
            <w:r>
              <w:rPr>
                <w:noProof/>
                <w:webHidden/>
              </w:rPr>
              <w:fldChar w:fldCharType="begin"/>
            </w:r>
            <w:r>
              <w:rPr>
                <w:noProof/>
                <w:webHidden/>
              </w:rPr>
              <w:instrText xml:space="preserve"> PAGEREF _Toc130825354 \h </w:instrText>
            </w:r>
            <w:r>
              <w:rPr>
                <w:noProof/>
                <w:webHidden/>
              </w:rPr>
            </w:r>
            <w:r>
              <w:rPr>
                <w:noProof/>
                <w:webHidden/>
              </w:rPr>
              <w:fldChar w:fldCharType="separate"/>
            </w:r>
            <w:r>
              <w:rPr>
                <w:noProof/>
                <w:webHidden/>
              </w:rPr>
              <w:t>4</w:t>
            </w:r>
            <w:r>
              <w:rPr>
                <w:noProof/>
                <w:webHidden/>
              </w:rPr>
              <w:fldChar w:fldCharType="end"/>
            </w:r>
          </w:hyperlink>
        </w:p>
        <w:p w14:paraId="25506EC7" w14:textId="649771CA" w:rsidR="00FE0EEF" w:rsidRDefault="00FE0EEF" w:rsidP="00FE0EEF">
          <w:pPr>
            <w:pStyle w:val="Obsah3"/>
            <w:rPr>
              <w:rFonts w:eastAsiaTheme="minorEastAsia"/>
              <w:noProof/>
              <w:lang w:eastAsia="cs-CZ"/>
            </w:rPr>
          </w:pPr>
          <w:hyperlink w:anchor="_Toc130825355" w:history="1">
            <w:r w:rsidRPr="00E86CEC">
              <w:rPr>
                <w:rStyle w:val="Hypertextovodkaz"/>
                <w:noProof/>
                <w:highlight w:val="green"/>
                <w:shd w:val="clear" w:color="auto" w:fill="FFFFFF"/>
              </w:rPr>
              <w:t>3.2.3 výhody</w:t>
            </w:r>
            <w:r>
              <w:rPr>
                <w:noProof/>
                <w:webHidden/>
              </w:rPr>
              <w:tab/>
            </w:r>
            <w:r>
              <w:rPr>
                <w:noProof/>
                <w:webHidden/>
              </w:rPr>
              <w:fldChar w:fldCharType="begin"/>
            </w:r>
            <w:r>
              <w:rPr>
                <w:noProof/>
                <w:webHidden/>
              </w:rPr>
              <w:instrText xml:space="preserve"> PAGEREF _Toc130825355 \h </w:instrText>
            </w:r>
            <w:r>
              <w:rPr>
                <w:noProof/>
                <w:webHidden/>
              </w:rPr>
            </w:r>
            <w:r>
              <w:rPr>
                <w:noProof/>
                <w:webHidden/>
              </w:rPr>
              <w:fldChar w:fldCharType="separate"/>
            </w:r>
            <w:r>
              <w:rPr>
                <w:noProof/>
                <w:webHidden/>
              </w:rPr>
              <w:t>4</w:t>
            </w:r>
            <w:r>
              <w:rPr>
                <w:noProof/>
                <w:webHidden/>
              </w:rPr>
              <w:fldChar w:fldCharType="end"/>
            </w:r>
          </w:hyperlink>
        </w:p>
        <w:p w14:paraId="19B6952C" w14:textId="2573B421" w:rsidR="00FE0EEF" w:rsidRDefault="00FE0EEF" w:rsidP="00FE0EEF">
          <w:pPr>
            <w:pStyle w:val="Obsah3"/>
            <w:rPr>
              <w:rFonts w:eastAsiaTheme="minorEastAsia"/>
              <w:noProof/>
              <w:lang w:eastAsia="cs-CZ"/>
            </w:rPr>
          </w:pPr>
          <w:hyperlink w:anchor="_Toc130825356" w:history="1">
            <w:r w:rsidRPr="00E86CEC">
              <w:rPr>
                <w:rStyle w:val="Hypertextovodkaz"/>
                <w:noProof/>
                <w:highlight w:val="green"/>
                <w:shd w:val="clear" w:color="auto" w:fill="FFFFFF"/>
              </w:rPr>
              <w:t>3.2.4 nevýhody</w:t>
            </w:r>
            <w:r>
              <w:rPr>
                <w:noProof/>
                <w:webHidden/>
              </w:rPr>
              <w:tab/>
            </w:r>
            <w:r>
              <w:rPr>
                <w:noProof/>
                <w:webHidden/>
              </w:rPr>
              <w:fldChar w:fldCharType="begin"/>
            </w:r>
            <w:r>
              <w:rPr>
                <w:noProof/>
                <w:webHidden/>
              </w:rPr>
              <w:instrText xml:space="preserve"> PAGEREF _Toc130825356 \h </w:instrText>
            </w:r>
            <w:r>
              <w:rPr>
                <w:noProof/>
                <w:webHidden/>
              </w:rPr>
            </w:r>
            <w:r>
              <w:rPr>
                <w:noProof/>
                <w:webHidden/>
              </w:rPr>
              <w:fldChar w:fldCharType="separate"/>
            </w:r>
            <w:r>
              <w:rPr>
                <w:noProof/>
                <w:webHidden/>
              </w:rPr>
              <w:t>4</w:t>
            </w:r>
            <w:r>
              <w:rPr>
                <w:noProof/>
                <w:webHidden/>
              </w:rPr>
              <w:fldChar w:fldCharType="end"/>
            </w:r>
          </w:hyperlink>
        </w:p>
        <w:p w14:paraId="0C857A66" w14:textId="0F2220B3" w:rsidR="00FE0EEF" w:rsidRDefault="00FE0EEF">
          <w:pPr>
            <w:pStyle w:val="Obsah2"/>
            <w:rPr>
              <w:rFonts w:eastAsiaTheme="minorEastAsia"/>
              <w:noProof/>
              <w:lang w:eastAsia="cs-CZ"/>
            </w:rPr>
          </w:pPr>
          <w:hyperlink w:anchor="_Toc130825357" w:history="1">
            <w:r w:rsidRPr="00E86CEC">
              <w:rPr>
                <w:rStyle w:val="Hypertextovodkaz"/>
                <w:rFonts w:cstheme="minorHAnsi"/>
                <w:noProof/>
                <w:highlight w:val="green"/>
                <w:shd w:val="clear" w:color="auto" w:fill="FFFFFF"/>
              </w:rPr>
              <w:t>3.3 C#</w:t>
            </w:r>
            <w:r>
              <w:rPr>
                <w:noProof/>
                <w:webHidden/>
              </w:rPr>
              <w:tab/>
            </w:r>
            <w:r>
              <w:rPr>
                <w:noProof/>
                <w:webHidden/>
              </w:rPr>
              <w:fldChar w:fldCharType="begin"/>
            </w:r>
            <w:r>
              <w:rPr>
                <w:noProof/>
                <w:webHidden/>
              </w:rPr>
              <w:instrText xml:space="preserve"> PAGEREF _Toc130825357 \h </w:instrText>
            </w:r>
            <w:r>
              <w:rPr>
                <w:noProof/>
                <w:webHidden/>
              </w:rPr>
            </w:r>
            <w:r>
              <w:rPr>
                <w:noProof/>
                <w:webHidden/>
              </w:rPr>
              <w:fldChar w:fldCharType="separate"/>
            </w:r>
            <w:r>
              <w:rPr>
                <w:noProof/>
                <w:webHidden/>
              </w:rPr>
              <w:t>4</w:t>
            </w:r>
            <w:r>
              <w:rPr>
                <w:noProof/>
                <w:webHidden/>
              </w:rPr>
              <w:fldChar w:fldCharType="end"/>
            </w:r>
          </w:hyperlink>
        </w:p>
        <w:p w14:paraId="77B5647B" w14:textId="080E03FE" w:rsidR="00FE0EEF" w:rsidRDefault="00FE0EEF" w:rsidP="00FE0EEF">
          <w:pPr>
            <w:pStyle w:val="Obsah3"/>
            <w:rPr>
              <w:rFonts w:eastAsiaTheme="minorEastAsia"/>
              <w:noProof/>
              <w:lang w:eastAsia="cs-CZ"/>
            </w:rPr>
          </w:pPr>
          <w:hyperlink w:anchor="_Toc130825358" w:history="1">
            <w:r w:rsidRPr="00E86CEC">
              <w:rPr>
                <w:rStyle w:val="Hypertextovodkaz"/>
                <w:noProof/>
                <w:highlight w:val="green"/>
              </w:rPr>
              <w:t>3.3.1 Microsoft .NET</w:t>
            </w:r>
            <w:r>
              <w:rPr>
                <w:noProof/>
                <w:webHidden/>
              </w:rPr>
              <w:tab/>
            </w:r>
            <w:r>
              <w:rPr>
                <w:noProof/>
                <w:webHidden/>
              </w:rPr>
              <w:fldChar w:fldCharType="begin"/>
            </w:r>
            <w:r>
              <w:rPr>
                <w:noProof/>
                <w:webHidden/>
              </w:rPr>
              <w:instrText xml:space="preserve"> PAGEREF _Toc130825358 \h </w:instrText>
            </w:r>
            <w:r>
              <w:rPr>
                <w:noProof/>
                <w:webHidden/>
              </w:rPr>
            </w:r>
            <w:r>
              <w:rPr>
                <w:noProof/>
                <w:webHidden/>
              </w:rPr>
              <w:fldChar w:fldCharType="separate"/>
            </w:r>
            <w:r>
              <w:rPr>
                <w:noProof/>
                <w:webHidden/>
              </w:rPr>
              <w:t>5</w:t>
            </w:r>
            <w:r>
              <w:rPr>
                <w:noProof/>
                <w:webHidden/>
              </w:rPr>
              <w:fldChar w:fldCharType="end"/>
            </w:r>
          </w:hyperlink>
        </w:p>
        <w:p w14:paraId="04DCC331" w14:textId="3C52EAB8" w:rsidR="00FE0EEF" w:rsidRDefault="00FE0EEF" w:rsidP="00FE0EEF">
          <w:pPr>
            <w:pStyle w:val="Obsah3"/>
            <w:rPr>
              <w:rFonts w:eastAsiaTheme="minorEastAsia"/>
              <w:noProof/>
              <w:lang w:eastAsia="cs-CZ"/>
            </w:rPr>
          </w:pPr>
          <w:hyperlink w:anchor="_Toc130825359" w:history="1">
            <w:r w:rsidRPr="00E86CEC">
              <w:rPr>
                <w:rStyle w:val="Hypertextovodkaz"/>
                <w:noProof/>
                <w:highlight w:val="green"/>
              </w:rPr>
              <w:t>3.3.2 přístup k paměti a ovládání hardware</w:t>
            </w:r>
            <w:r>
              <w:rPr>
                <w:noProof/>
                <w:webHidden/>
              </w:rPr>
              <w:tab/>
            </w:r>
            <w:r>
              <w:rPr>
                <w:noProof/>
                <w:webHidden/>
              </w:rPr>
              <w:fldChar w:fldCharType="begin"/>
            </w:r>
            <w:r>
              <w:rPr>
                <w:noProof/>
                <w:webHidden/>
              </w:rPr>
              <w:instrText xml:space="preserve"> PAGEREF _Toc130825359 \h </w:instrText>
            </w:r>
            <w:r>
              <w:rPr>
                <w:noProof/>
                <w:webHidden/>
              </w:rPr>
            </w:r>
            <w:r>
              <w:rPr>
                <w:noProof/>
                <w:webHidden/>
              </w:rPr>
              <w:fldChar w:fldCharType="separate"/>
            </w:r>
            <w:r>
              <w:rPr>
                <w:noProof/>
                <w:webHidden/>
              </w:rPr>
              <w:t>5</w:t>
            </w:r>
            <w:r>
              <w:rPr>
                <w:noProof/>
                <w:webHidden/>
              </w:rPr>
              <w:fldChar w:fldCharType="end"/>
            </w:r>
          </w:hyperlink>
        </w:p>
        <w:p w14:paraId="2438CFB2" w14:textId="74B24594" w:rsidR="00FE0EEF" w:rsidRDefault="00FE0EEF" w:rsidP="00FE0EEF">
          <w:pPr>
            <w:pStyle w:val="Obsah3"/>
            <w:rPr>
              <w:rFonts w:eastAsiaTheme="minorEastAsia"/>
              <w:noProof/>
              <w:lang w:eastAsia="cs-CZ"/>
            </w:rPr>
          </w:pPr>
          <w:hyperlink w:anchor="_Toc130825360" w:history="1">
            <w:r w:rsidRPr="00E86CEC">
              <w:rPr>
                <w:rStyle w:val="Hypertextovodkaz"/>
                <w:noProof/>
                <w:highlight w:val="green"/>
              </w:rPr>
              <w:t>3.3.3 porovnání s Javou</w:t>
            </w:r>
            <w:r>
              <w:rPr>
                <w:noProof/>
                <w:webHidden/>
              </w:rPr>
              <w:tab/>
            </w:r>
            <w:r>
              <w:rPr>
                <w:noProof/>
                <w:webHidden/>
              </w:rPr>
              <w:fldChar w:fldCharType="begin"/>
            </w:r>
            <w:r>
              <w:rPr>
                <w:noProof/>
                <w:webHidden/>
              </w:rPr>
              <w:instrText xml:space="preserve"> PAGEREF _Toc130825360 \h </w:instrText>
            </w:r>
            <w:r>
              <w:rPr>
                <w:noProof/>
                <w:webHidden/>
              </w:rPr>
            </w:r>
            <w:r>
              <w:rPr>
                <w:noProof/>
                <w:webHidden/>
              </w:rPr>
              <w:fldChar w:fldCharType="separate"/>
            </w:r>
            <w:r>
              <w:rPr>
                <w:noProof/>
                <w:webHidden/>
              </w:rPr>
              <w:t>5</w:t>
            </w:r>
            <w:r>
              <w:rPr>
                <w:noProof/>
                <w:webHidden/>
              </w:rPr>
              <w:fldChar w:fldCharType="end"/>
            </w:r>
          </w:hyperlink>
        </w:p>
        <w:p w14:paraId="3284AF8A" w14:textId="2246A02E" w:rsidR="00FE0EEF" w:rsidRDefault="00FE0EEF" w:rsidP="00FE0EEF">
          <w:pPr>
            <w:pStyle w:val="Obsah3"/>
            <w:rPr>
              <w:rFonts w:eastAsiaTheme="minorEastAsia"/>
              <w:noProof/>
              <w:lang w:eastAsia="cs-CZ"/>
            </w:rPr>
          </w:pPr>
          <w:hyperlink w:anchor="_Toc130825361" w:history="1">
            <w:r w:rsidRPr="00E86CEC">
              <w:rPr>
                <w:rStyle w:val="Hypertextovodkaz"/>
                <w:noProof/>
                <w:highlight w:val="green"/>
                <w:shd w:val="clear" w:color="auto" w:fill="FFFFFF"/>
              </w:rPr>
              <w:t>3.3.4 podobnosti s C++</w:t>
            </w:r>
            <w:r>
              <w:rPr>
                <w:noProof/>
                <w:webHidden/>
              </w:rPr>
              <w:tab/>
            </w:r>
            <w:r>
              <w:rPr>
                <w:noProof/>
                <w:webHidden/>
              </w:rPr>
              <w:fldChar w:fldCharType="begin"/>
            </w:r>
            <w:r>
              <w:rPr>
                <w:noProof/>
                <w:webHidden/>
              </w:rPr>
              <w:instrText xml:space="preserve"> PAGEREF _Toc130825361 \h </w:instrText>
            </w:r>
            <w:r>
              <w:rPr>
                <w:noProof/>
                <w:webHidden/>
              </w:rPr>
            </w:r>
            <w:r>
              <w:rPr>
                <w:noProof/>
                <w:webHidden/>
              </w:rPr>
              <w:fldChar w:fldCharType="separate"/>
            </w:r>
            <w:r>
              <w:rPr>
                <w:noProof/>
                <w:webHidden/>
              </w:rPr>
              <w:t>6</w:t>
            </w:r>
            <w:r>
              <w:rPr>
                <w:noProof/>
                <w:webHidden/>
              </w:rPr>
              <w:fldChar w:fldCharType="end"/>
            </w:r>
          </w:hyperlink>
        </w:p>
        <w:p w14:paraId="274F0CBD" w14:textId="6EB339ED" w:rsidR="00FE0EEF" w:rsidRDefault="00FE0EEF" w:rsidP="00FE0EEF">
          <w:pPr>
            <w:pStyle w:val="Obsah3"/>
            <w:rPr>
              <w:rFonts w:eastAsiaTheme="minorEastAsia"/>
              <w:noProof/>
              <w:lang w:eastAsia="cs-CZ"/>
            </w:rPr>
          </w:pPr>
          <w:hyperlink w:anchor="_Toc130825362" w:history="1">
            <w:r w:rsidRPr="00E86CEC">
              <w:rPr>
                <w:rStyle w:val="Hypertextovodkaz"/>
                <w:noProof/>
                <w:highlight w:val="green"/>
                <w:shd w:val="clear" w:color="auto" w:fill="FFFFFF"/>
              </w:rPr>
              <w:t>3.3.5 modifikátory parametrů metod</w:t>
            </w:r>
            <w:r>
              <w:rPr>
                <w:noProof/>
                <w:webHidden/>
              </w:rPr>
              <w:tab/>
            </w:r>
            <w:r>
              <w:rPr>
                <w:noProof/>
                <w:webHidden/>
              </w:rPr>
              <w:fldChar w:fldCharType="begin"/>
            </w:r>
            <w:r>
              <w:rPr>
                <w:noProof/>
                <w:webHidden/>
              </w:rPr>
              <w:instrText xml:space="preserve"> PAGEREF _Toc130825362 \h </w:instrText>
            </w:r>
            <w:r>
              <w:rPr>
                <w:noProof/>
                <w:webHidden/>
              </w:rPr>
            </w:r>
            <w:r>
              <w:rPr>
                <w:noProof/>
                <w:webHidden/>
              </w:rPr>
              <w:fldChar w:fldCharType="separate"/>
            </w:r>
            <w:r>
              <w:rPr>
                <w:noProof/>
                <w:webHidden/>
              </w:rPr>
              <w:t>6</w:t>
            </w:r>
            <w:r>
              <w:rPr>
                <w:noProof/>
                <w:webHidden/>
              </w:rPr>
              <w:fldChar w:fldCharType="end"/>
            </w:r>
          </w:hyperlink>
        </w:p>
        <w:p w14:paraId="1EA86CB4" w14:textId="587BB305" w:rsidR="00FE0EEF" w:rsidRDefault="00FE0EEF" w:rsidP="00FE0EEF">
          <w:pPr>
            <w:pStyle w:val="Obsah3"/>
            <w:rPr>
              <w:rFonts w:eastAsiaTheme="minorEastAsia"/>
              <w:noProof/>
              <w:lang w:eastAsia="cs-CZ"/>
            </w:rPr>
          </w:pPr>
          <w:hyperlink w:anchor="_Toc130825363" w:history="1">
            <w:r w:rsidRPr="00E86CEC">
              <w:rPr>
                <w:rStyle w:val="Hypertextovodkaz"/>
                <w:noProof/>
                <w:highlight w:val="green"/>
                <w:shd w:val="clear" w:color="auto" w:fill="FFFFFF"/>
              </w:rPr>
              <w:t>3.3.6 nové funkce</w:t>
            </w:r>
            <w:r>
              <w:rPr>
                <w:noProof/>
                <w:webHidden/>
              </w:rPr>
              <w:tab/>
            </w:r>
            <w:r>
              <w:rPr>
                <w:noProof/>
                <w:webHidden/>
              </w:rPr>
              <w:fldChar w:fldCharType="begin"/>
            </w:r>
            <w:r>
              <w:rPr>
                <w:noProof/>
                <w:webHidden/>
              </w:rPr>
              <w:instrText xml:space="preserve"> PAGEREF _Toc130825363 \h </w:instrText>
            </w:r>
            <w:r>
              <w:rPr>
                <w:noProof/>
                <w:webHidden/>
              </w:rPr>
            </w:r>
            <w:r>
              <w:rPr>
                <w:noProof/>
                <w:webHidden/>
              </w:rPr>
              <w:fldChar w:fldCharType="separate"/>
            </w:r>
            <w:r>
              <w:rPr>
                <w:noProof/>
                <w:webHidden/>
              </w:rPr>
              <w:t>6</w:t>
            </w:r>
            <w:r>
              <w:rPr>
                <w:noProof/>
                <w:webHidden/>
              </w:rPr>
              <w:fldChar w:fldCharType="end"/>
            </w:r>
          </w:hyperlink>
        </w:p>
        <w:p w14:paraId="3E5EF827" w14:textId="6D437C39" w:rsidR="00FE0EEF" w:rsidRDefault="00FE0EEF">
          <w:pPr>
            <w:pStyle w:val="Obsah2"/>
            <w:rPr>
              <w:rFonts w:eastAsiaTheme="minorEastAsia"/>
              <w:noProof/>
              <w:lang w:eastAsia="cs-CZ"/>
            </w:rPr>
          </w:pPr>
          <w:hyperlink w:anchor="_Toc130825364" w:history="1">
            <w:r w:rsidRPr="00E86CEC">
              <w:rPr>
                <w:rStyle w:val="Hypertextovodkaz"/>
                <w:rFonts w:cstheme="minorHAnsi"/>
                <w:noProof/>
                <w:highlight w:val="green"/>
              </w:rPr>
              <w:t>3.4 výběr</w:t>
            </w:r>
            <w:r>
              <w:rPr>
                <w:noProof/>
                <w:webHidden/>
              </w:rPr>
              <w:tab/>
            </w:r>
            <w:r>
              <w:rPr>
                <w:noProof/>
                <w:webHidden/>
              </w:rPr>
              <w:fldChar w:fldCharType="begin"/>
            </w:r>
            <w:r>
              <w:rPr>
                <w:noProof/>
                <w:webHidden/>
              </w:rPr>
              <w:instrText xml:space="preserve"> PAGEREF _Toc130825364 \h </w:instrText>
            </w:r>
            <w:r>
              <w:rPr>
                <w:noProof/>
                <w:webHidden/>
              </w:rPr>
            </w:r>
            <w:r>
              <w:rPr>
                <w:noProof/>
                <w:webHidden/>
              </w:rPr>
              <w:fldChar w:fldCharType="separate"/>
            </w:r>
            <w:r>
              <w:rPr>
                <w:noProof/>
                <w:webHidden/>
              </w:rPr>
              <w:t>6</w:t>
            </w:r>
            <w:r>
              <w:rPr>
                <w:noProof/>
                <w:webHidden/>
              </w:rPr>
              <w:fldChar w:fldCharType="end"/>
            </w:r>
          </w:hyperlink>
        </w:p>
        <w:p w14:paraId="5C62C3F0" w14:textId="4D9832F2" w:rsidR="00FE0EEF" w:rsidRDefault="00FE0EEF">
          <w:pPr>
            <w:pStyle w:val="Obsah1"/>
            <w:rPr>
              <w:rFonts w:eastAsiaTheme="minorEastAsia"/>
              <w:noProof/>
              <w:lang w:eastAsia="cs-CZ"/>
            </w:rPr>
          </w:pPr>
          <w:hyperlink w:anchor="_Toc130825365" w:history="1">
            <w:r w:rsidRPr="00E86CEC">
              <w:rPr>
                <w:rStyle w:val="Hypertextovodkaz"/>
                <w:rFonts w:cstheme="minorHAnsi"/>
                <w:noProof/>
                <w:highlight w:val="green"/>
              </w:rPr>
              <w:t>4. Výběr herních žánrů vhodných pro implementaci</w:t>
            </w:r>
            <w:r>
              <w:rPr>
                <w:noProof/>
                <w:webHidden/>
              </w:rPr>
              <w:tab/>
            </w:r>
            <w:r>
              <w:rPr>
                <w:noProof/>
                <w:webHidden/>
              </w:rPr>
              <w:fldChar w:fldCharType="begin"/>
            </w:r>
            <w:r>
              <w:rPr>
                <w:noProof/>
                <w:webHidden/>
              </w:rPr>
              <w:instrText xml:space="preserve"> PAGEREF _Toc130825365 \h </w:instrText>
            </w:r>
            <w:r>
              <w:rPr>
                <w:noProof/>
                <w:webHidden/>
              </w:rPr>
            </w:r>
            <w:r>
              <w:rPr>
                <w:noProof/>
                <w:webHidden/>
              </w:rPr>
              <w:fldChar w:fldCharType="separate"/>
            </w:r>
            <w:r>
              <w:rPr>
                <w:noProof/>
                <w:webHidden/>
              </w:rPr>
              <w:t>7</w:t>
            </w:r>
            <w:r>
              <w:rPr>
                <w:noProof/>
                <w:webHidden/>
              </w:rPr>
              <w:fldChar w:fldCharType="end"/>
            </w:r>
          </w:hyperlink>
        </w:p>
        <w:p w14:paraId="5403AADF" w14:textId="2A8D5013" w:rsidR="00FE0EEF" w:rsidRDefault="00FE0EEF">
          <w:pPr>
            <w:pStyle w:val="Obsah2"/>
            <w:rPr>
              <w:rFonts w:eastAsiaTheme="minorEastAsia"/>
              <w:noProof/>
              <w:lang w:eastAsia="cs-CZ"/>
            </w:rPr>
          </w:pPr>
          <w:hyperlink w:anchor="_Toc130825366" w:history="1">
            <w:r w:rsidRPr="00E86CEC">
              <w:rPr>
                <w:rStyle w:val="Hypertextovodkaz"/>
                <w:rFonts w:cstheme="minorHAnsi"/>
                <w:noProof/>
                <w:highlight w:val="green"/>
              </w:rPr>
              <w:t>4.1 RPG</w:t>
            </w:r>
            <w:r>
              <w:rPr>
                <w:noProof/>
                <w:webHidden/>
              </w:rPr>
              <w:tab/>
            </w:r>
            <w:r>
              <w:rPr>
                <w:noProof/>
                <w:webHidden/>
              </w:rPr>
              <w:fldChar w:fldCharType="begin"/>
            </w:r>
            <w:r>
              <w:rPr>
                <w:noProof/>
                <w:webHidden/>
              </w:rPr>
              <w:instrText xml:space="preserve"> PAGEREF _Toc130825366 \h </w:instrText>
            </w:r>
            <w:r>
              <w:rPr>
                <w:noProof/>
                <w:webHidden/>
              </w:rPr>
            </w:r>
            <w:r>
              <w:rPr>
                <w:noProof/>
                <w:webHidden/>
              </w:rPr>
              <w:fldChar w:fldCharType="separate"/>
            </w:r>
            <w:r>
              <w:rPr>
                <w:noProof/>
                <w:webHidden/>
              </w:rPr>
              <w:t>8</w:t>
            </w:r>
            <w:r>
              <w:rPr>
                <w:noProof/>
                <w:webHidden/>
              </w:rPr>
              <w:fldChar w:fldCharType="end"/>
            </w:r>
          </w:hyperlink>
        </w:p>
        <w:p w14:paraId="2BBF214D" w14:textId="26A5BB48" w:rsidR="00FE0EEF" w:rsidRDefault="00FE0EEF">
          <w:pPr>
            <w:pStyle w:val="Obsah2"/>
            <w:rPr>
              <w:rFonts w:eastAsiaTheme="minorEastAsia"/>
              <w:noProof/>
              <w:lang w:eastAsia="cs-CZ"/>
            </w:rPr>
          </w:pPr>
          <w:hyperlink w:anchor="_Toc130825367" w:history="1">
            <w:r w:rsidRPr="00E86CEC">
              <w:rPr>
                <w:rStyle w:val="Hypertextovodkaz"/>
                <w:rFonts w:cstheme="minorHAnsi"/>
                <w:noProof/>
                <w:highlight w:val="green"/>
              </w:rPr>
              <w:t>4.2 akční</w:t>
            </w:r>
            <w:r>
              <w:rPr>
                <w:noProof/>
                <w:webHidden/>
              </w:rPr>
              <w:tab/>
            </w:r>
            <w:r>
              <w:rPr>
                <w:noProof/>
                <w:webHidden/>
              </w:rPr>
              <w:fldChar w:fldCharType="begin"/>
            </w:r>
            <w:r>
              <w:rPr>
                <w:noProof/>
                <w:webHidden/>
              </w:rPr>
              <w:instrText xml:space="preserve"> PAGEREF _Toc130825367 \h </w:instrText>
            </w:r>
            <w:r>
              <w:rPr>
                <w:noProof/>
                <w:webHidden/>
              </w:rPr>
            </w:r>
            <w:r>
              <w:rPr>
                <w:noProof/>
                <w:webHidden/>
              </w:rPr>
              <w:fldChar w:fldCharType="separate"/>
            </w:r>
            <w:r>
              <w:rPr>
                <w:noProof/>
                <w:webHidden/>
              </w:rPr>
              <w:t>9</w:t>
            </w:r>
            <w:r>
              <w:rPr>
                <w:noProof/>
                <w:webHidden/>
              </w:rPr>
              <w:fldChar w:fldCharType="end"/>
            </w:r>
          </w:hyperlink>
        </w:p>
        <w:p w14:paraId="5E6D5D37" w14:textId="4AA1B333" w:rsidR="00FE0EEF" w:rsidRDefault="00FE0EEF">
          <w:pPr>
            <w:pStyle w:val="Obsah2"/>
            <w:rPr>
              <w:rFonts w:eastAsiaTheme="minorEastAsia"/>
              <w:noProof/>
              <w:lang w:eastAsia="cs-CZ"/>
            </w:rPr>
          </w:pPr>
          <w:hyperlink w:anchor="_Toc130825368" w:history="1">
            <w:r w:rsidRPr="00E86CEC">
              <w:rPr>
                <w:rStyle w:val="Hypertextovodkaz"/>
                <w:rFonts w:cstheme="minorHAnsi"/>
                <w:noProof/>
                <w:highlight w:val="green"/>
              </w:rPr>
              <w:t>4.3 strategie</w:t>
            </w:r>
            <w:r>
              <w:rPr>
                <w:noProof/>
                <w:webHidden/>
              </w:rPr>
              <w:tab/>
            </w:r>
            <w:r>
              <w:rPr>
                <w:noProof/>
                <w:webHidden/>
              </w:rPr>
              <w:fldChar w:fldCharType="begin"/>
            </w:r>
            <w:r>
              <w:rPr>
                <w:noProof/>
                <w:webHidden/>
              </w:rPr>
              <w:instrText xml:space="preserve"> PAGEREF _Toc130825368 \h </w:instrText>
            </w:r>
            <w:r>
              <w:rPr>
                <w:noProof/>
                <w:webHidden/>
              </w:rPr>
            </w:r>
            <w:r>
              <w:rPr>
                <w:noProof/>
                <w:webHidden/>
              </w:rPr>
              <w:fldChar w:fldCharType="separate"/>
            </w:r>
            <w:r>
              <w:rPr>
                <w:noProof/>
                <w:webHidden/>
              </w:rPr>
              <w:t>9</w:t>
            </w:r>
            <w:r>
              <w:rPr>
                <w:noProof/>
                <w:webHidden/>
              </w:rPr>
              <w:fldChar w:fldCharType="end"/>
            </w:r>
          </w:hyperlink>
        </w:p>
        <w:p w14:paraId="249DE372" w14:textId="43ED0A42" w:rsidR="00FE0EEF" w:rsidRDefault="00FE0EEF">
          <w:pPr>
            <w:pStyle w:val="Obsah2"/>
            <w:rPr>
              <w:rFonts w:eastAsiaTheme="minorEastAsia"/>
              <w:noProof/>
              <w:lang w:eastAsia="cs-CZ"/>
            </w:rPr>
          </w:pPr>
          <w:hyperlink w:anchor="_Toc130825369" w:history="1">
            <w:r w:rsidRPr="00E86CEC">
              <w:rPr>
                <w:rStyle w:val="Hypertextovodkaz"/>
                <w:rFonts w:cstheme="minorHAnsi"/>
                <w:noProof/>
                <w:highlight w:val="green"/>
                <w:shd w:val="clear" w:color="auto" w:fill="FFFFFF"/>
              </w:rPr>
              <w:t>4.4 závodní</w:t>
            </w:r>
            <w:r>
              <w:rPr>
                <w:noProof/>
                <w:webHidden/>
              </w:rPr>
              <w:tab/>
            </w:r>
            <w:r>
              <w:rPr>
                <w:noProof/>
                <w:webHidden/>
              </w:rPr>
              <w:fldChar w:fldCharType="begin"/>
            </w:r>
            <w:r>
              <w:rPr>
                <w:noProof/>
                <w:webHidden/>
              </w:rPr>
              <w:instrText xml:space="preserve"> PAGEREF _Toc130825369 \h </w:instrText>
            </w:r>
            <w:r>
              <w:rPr>
                <w:noProof/>
                <w:webHidden/>
              </w:rPr>
            </w:r>
            <w:r>
              <w:rPr>
                <w:noProof/>
                <w:webHidden/>
              </w:rPr>
              <w:fldChar w:fldCharType="separate"/>
            </w:r>
            <w:r>
              <w:rPr>
                <w:noProof/>
                <w:webHidden/>
              </w:rPr>
              <w:t>9</w:t>
            </w:r>
            <w:r>
              <w:rPr>
                <w:noProof/>
                <w:webHidden/>
              </w:rPr>
              <w:fldChar w:fldCharType="end"/>
            </w:r>
          </w:hyperlink>
        </w:p>
        <w:p w14:paraId="582B456F" w14:textId="1571DAD1" w:rsidR="00FE0EEF" w:rsidRDefault="00FE0EEF">
          <w:pPr>
            <w:pStyle w:val="Obsah2"/>
            <w:rPr>
              <w:rFonts w:eastAsiaTheme="minorEastAsia"/>
              <w:noProof/>
              <w:lang w:eastAsia="cs-CZ"/>
            </w:rPr>
          </w:pPr>
          <w:hyperlink w:anchor="_Toc130825370" w:history="1">
            <w:r w:rsidRPr="00E86CEC">
              <w:rPr>
                <w:rStyle w:val="Hypertextovodkaz"/>
                <w:rFonts w:cstheme="minorHAnsi"/>
                <w:noProof/>
                <w:highlight w:val="green"/>
              </w:rPr>
              <w:t>4.5 shrnutí</w:t>
            </w:r>
            <w:r>
              <w:rPr>
                <w:noProof/>
                <w:webHidden/>
              </w:rPr>
              <w:tab/>
            </w:r>
            <w:r>
              <w:rPr>
                <w:noProof/>
                <w:webHidden/>
              </w:rPr>
              <w:fldChar w:fldCharType="begin"/>
            </w:r>
            <w:r>
              <w:rPr>
                <w:noProof/>
                <w:webHidden/>
              </w:rPr>
              <w:instrText xml:space="preserve"> PAGEREF _Toc130825370 \h </w:instrText>
            </w:r>
            <w:r>
              <w:rPr>
                <w:noProof/>
                <w:webHidden/>
              </w:rPr>
            </w:r>
            <w:r>
              <w:rPr>
                <w:noProof/>
                <w:webHidden/>
              </w:rPr>
              <w:fldChar w:fldCharType="separate"/>
            </w:r>
            <w:r>
              <w:rPr>
                <w:noProof/>
                <w:webHidden/>
              </w:rPr>
              <w:t>9</w:t>
            </w:r>
            <w:r>
              <w:rPr>
                <w:noProof/>
                <w:webHidden/>
              </w:rPr>
              <w:fldChar w:fldCharType="end"/>
            </w:r>
          </w:hyperlink>
        </w:p>
        <w:p w14:paraId="0F1395EF" w14:textId="322F9FEA" w:rsidR="00FE0EEF" w:rsidRDefault="00FE0EEF">
          <w:pPr>
            <w:pStyle w:val="Obsah1"/>
            <w:rPr>
              <w:rFonts w:eastAsiaTheme="minorEastAsia"/>
              <w:noProof/>
              <w:lang w:eastAsia="cs-CZ"/>
            </w:rPr>
          </w:pPr>
          <w:hyperlink w:anchor="_Toc130825371" w:history="1">
            <w:r w:rsidRPr="00E86CEC">
              <w:rPr>
                <w:rStyle w:val="Hypertextovodkaz"/>
                <w:rFonts w:cstheme="minorHAnsi"/>
                <w:noProof/>
                <w:highlight w:val="green"/>
              </w:rPr>
              <w:t>5. Grafické výstupy aplikací</w:t>
            </w:r>
            <w:r>
              <w:rPr>
                <w:noProof/>
                <w:webHidden/>
              </w:rPr>
              <w:tab/>
            </w:r>
            <w:r>
              <w:rPr>
                <w:noProof/>
                <w:webHidden/>
              </w:rPr>
              <w:fldChar w:fldCharType="begin"/>
            </w:r>
            <w:r>
              <w:rPr>
                <w:noProof/>
                <w:webHidden/>
              </w:rPr>
              <w:instrText xml:space="preserve"> PAGEREF _Toc130825371 \h </w:instrText>
            </w:r>
            <w:r>
              <w:rPr>
                <w:noProof/>
                <w:webHidden/>
              </w:rPr>
            </w:r>
            <w:r>
              <w:rPr>
                <w:noProof/>
                <w:webHidden/>
              </w:rPr>
              <w:fldChar w:fldCharType="separate"/>
            </w:r>
            <w:r>
              <w:rPr>
                <w:noProof/>
                <w:webHidden/>
              </w:rPr>
              <w:t>10</w:t>
            </w:r>
            <w:r>
              <w:rPr>
                <w:noProof/>
                <w:webHidden/>
              </w:rPr>
              <w:fldChar w:fldCharType="end"/>
            </w:r>
          </w:hyperlink>
        </w:p>
        <w:p w14:paraId="7D6BA6CC" w14:textId="3A2E9510" w:rsidR="00FE0EEF" w:rsidRDefault="00FE0EEF">
          <w:pPr>
            <w:pStyle w:val="Obsah2"/>
            <w:rPr>
              <w:rFonts w:eastAsiaTheme="minorEastAsia"/>
              <w:noProof/>
              <w:lang w:eastAsia="cs-CZ"/>
            </w:rPr>
          </w:pPr>
          <w:hyperlink w:anchor="_Toc130825372" w:history="1">
            <w:r w:rsidRPr="00E86CEC">
              <w:rPr>
                <w:rStyle w:val="Hypertextovodkaz"/>
                <w:rFonts w:cstheme="minorHAnsi"/>
                <w:noProof/>
                <w:highlight w:val="green"/>
                <w:shd w:val="clear" w:color="auto" w:fill="FFFFFF"/>
              </w:rPr>
              <w:t>5.1 konzolová aplikace</w:t>
            </w:r>
            <w:r>
              <w:rPr>
                <w:noProof/>
                <w:webHidden/>
              </w:rPr>
              <w:tab/>
            </w:r>
            <w:r>
              <w:rPr>
                <w:noProof/>
                <w:webHidden/>
              </w:rPr>
              <w:fldChar w:fldCharType="begin"/>
            </w:r>
            <w:r>
              <w:rPr>
                <w:noProof/>
                <w:webHidden/>
              </w:rPr>
              <w:instrText xml:space="preserve"> PAGEREF _Toc130825372 \h </w:instrText>
            </w:r>
            <w:r>
              <w:rPr>
                <w:noProof/>
                <w:webHidden/>
              </w:rPr>
            </w:r>
            <w:r>
              <w:rPr>
                <w:noProof/>
                <w:webHidden/>
              </w:rPr>
              <w:fldChar w:fldCharType="separate"/>
            </w:r>
            <w:r>
              <w:rPr>
                <w:noProof/>
                <w:webHidden/>
              </w:rPr>
              <w:t>10</w:t>
            </w:r>
            <w:r>
              <w:rPr>
                <w:noProof/>
                <w:webHidden/>
              </w:rPr>
              <w:fldChar w:fldCharType="end"/>
            </w:r>
          </w:hyperlink>
        </w:p>
        <w:p w14:paraId="25EACA0F" w14:textId="19600902" w:rsidR="00FE0EEF" w:rsidRDefault="00FE0EEF">
          <w:pPr>
            <w:pStyle w:val="Obsah2"/>
            <w:rPr>
              <w:rFonts w:eastAsiaTheme="minorEastAsia"/>
              <w:noProof/>
              <w:lang w:eastAsia="cs-CZ"/>
            </w:rPr>
          </w:pPr>
          <w:hyperlink w:anchor="_Toc130825373" w:history="1">
            <w:r w:rsidRPr="00E86CEC">
              <w:rPr>
                <w:rStyle w:val="Hypertextovodkaz"/>
                <w:rFonts w:cstheme="minorHAnsi"/>
                <w:noProof/>
              </w:rPr>
              <w:t>5.2 okenní aplikace</w:t>
            </w:r>
            <w:r>
              <w:rPr>
                <w:noProof/>
                <w:webHidden/>
              </w:rPr>
              <w:tab/>
            </w:r>
            <w:r>
              <w:rPr>
                <w:noProof/>
                <w:webHidden/>
              </w:rPr>
              <w:fldChar w:fldCharType="begin"/>
            </w:r>
            <w:r>
              <w:rPr>
                <w:noProof/>
                <w:webHidden/>
              </w:rPr>
              <w:instrText xml:space="preserve"> PAGEREF _Toc130825373 \h </w:instrText>
            </w:r>
            <w:r>
              <w:rPr>
                <w:noProof/>
                <w:webHidden/>
              </w:rPr>
            </w:r>
            <w:r>
              <w:rPr>
                <w:noProof/>
                <w:webHidden/>
              </w:rPr>
              <w:fldChar w:fldCharType="separate"/>
            </w:r>
            <w:r>
              <w:rPr>
                <w:noProof/>
                <w:webHidden/>
              </w:rPr>
              <w:t>10</w:t>
            </w:r>
            <w:r>
              <w:rPr>
                <w:noProof/>
                <w:webHidden/>
              </w:rPr>
              <w:fldChar w:fldCharType="end"/>
            </w:r>
          </w:hyperlink>
        </w:p>
        <w:p w14:paraId="3B56754B" w14:textId="53CA1383" w:rsidR="00FE0EEF" w:rsidRDefault="00FE0EEF" w:rsidP="00FE0EEF">
          <w:pPr>
            <w:pStyle w:val="Obsah3"/>
            <w:rPr>
              <w:rFonts w:eastAsiaTheme="minorEastAsia"/>
              <w:noProof/>
              <w:lang w:eastAsia="cs-CZ"/>
            </w:rPr>
          </w:pPr>
          <w:hyperlink w:anchor="_Toc130825374" w:history="1">
            <w:r w:rsidRPr="00E86CEC">
              <w:rPr>
                <w:rStyle w:val="Hypertextovodkaz"/>
                <w:rFonts w:cstheme="minorHAnsi"/>
                <w:noProof/>
                <w:shd w:val="clear" w:color="auto" w:fill="FFFFFF"/>
              </w:rPr>
              <w:t>5.2.1 WinForm</w:t>
            </w:r>
            <w:r>
              <w:rPr>
                <w:noProof/>
                <w:webHidden/>
              </w:rPr>
              <w:tab/>
            </w:r>
            <w:r>
              <w:rPr>
                <w:noProof/>
                <w:webHidden/>
              </w:rPr>
              <w:fldChar w:fldCharType="begin"/>
            </w:r>
            <w:r>
              <w:rPr>
                <w:noProof/>
                <w:webHidden/>
              </w:rPr>
              <w:instrText xml:space="preserve"> PAGEREF _Toc130825374 \h </w:instrText>
            </w:r>
            <w:r>
              <w:rPr>
                <w:noProof/>
                <w:webHidden/>
              </w:rPr>
            </w:r>
            <w:r>
              <w:rPr>
                <w:noProof/>
                <w:webHidden/>
              </w:rPr>
              <w:fldChar w:fldCharType="separate"/>
            </w:r>
            <w:r>
              <w:rPr>
                <w:noProof/>
                <w:webHidden/>
              </w:rPr>
              <w:t>10</w:t>
            </w:r>
            <w:r>
              <w:rPr>
                <w:noProof/>
                <w:webHidden/>
              </w:rPr>
              <w:fldChar w:fldCharType="end"/>
            </w:r>
          </w:hyperlink>
        </w:p>
        <w:p w14:paraId="7EDEA1E6" w14:textId="0900B644" w:rsidR="00FE0EEF" w:rsidRDefault="00FE0EEF" w:rsidP="00FE0EEF">
          <w:pPr>
            <w:pStyle w:val="Obsah3"/>
            <w:rPr>
              <w:rFonts w:eastAsiaTheme="minorEastAsia"/>
              <w:noProof/>
              <w:lang w:eastAsia="cs-CZ"/>
            </w:rPr>
          </w:pPr>
          <w:hyperlink w:anchor="_Toc130825375" w:history="1">
            <w:r w:rsidRPr="00E86CEC">
              <w:rPr>
                <w:rStyle w:val="Hypertextovodkaz"/>
                <w:rFonts w:cstheme="minorHAnsi"/>
                <w:noProof/>
                <w:shd w:val="clear" w:color="auto" w:fill="FFFFFF"/>
              </w:rPr>
              <w:t>5.2.2 WPF</w:t>
            </w:r>
            <w:r>
              <w:rPr>
                <w:noProof/>
                <w:webHidden/>
              </w:rPr>
              <w:tab/>
            </w:r>
            <w:r>
              <w:rPr>
                <w:noProof/>
                <w:webHidden/>
              </w:rPr>
              <w:fldChar w:fldCharType="begin"/>
            </w:r>
            <w:r>
              <w:rPr>
                <w:noProof/>
                <w:webHidden/>
              </w:rPr>
              <w:instrText xml:space="preserve"> PAGEREF _Toc130825375 \h </w:instrText>
            </w:r>
            <w:r>
              <w:rPr>
                <w:noProof/>
                <w:webHidden/>
              </w:rPr>
            </w:r>
            <w:r>
              <w:rPr>
                <w:noProof/>
                <w:webHidden/>
              </w:rPr>
              <w:fldChar w:fldCharType="separate"/>
            </w:r>
            <w:r>
              <w:rPr>
                <w:noProof/>
                <w:webHidden/>
              </w:rPr>
              <w:t>11</w:t>
            </w:r>
            <w:r>
              <w:rPr>
                <w:noProof/>
                <w:webHidden/>
              </w:rPr>
              <w:fldChar w:fldCharType="end"/>
            </w:r>
          </w:hyperlink>
        </w:p>
        <w:p w14:paraId="3DF5E4B9" w14:textId="00497EF5" w:rsidR="00FE0EEF" w:rsidRDefault="00FE0EEF">
          <w:pPr>
            <w:pStyle w:val="Obsah2"/>
            <w:rPr>
              <w:rFonts w:eastAsiaTheme="minorEastAsia"/>
              <w:noProof/>
              <w:lang w:eastAsia="cs-CZ"/>
            </w:rPr>
          </w:pPr>
          <w:hyperlink w:anchor="_Toc130825376" w:history="1">
            <w:r w:rsidRPr="00E86CEC">
              <w:rPr>
                <w:rStyle w:val="Hypertextovodkaz"/>
                <w:rFonts w:cstheme="minorHAnsi"/>
                <w:noProof/>
              </w:rPr>
              <w:t>5.3 mobilní aplikace</w:t>
            </w:r>
            <w:r>
              <w:rPr>
                <w:noProof/>
                <w:webHidden/>
              </w:rPr>
              <w:tab/>
            </w:r>
            <w:r>
              <w:rPr>
                <w:noProof/>
                <w:webHidden/>
              </w:rPr>
              <w:fldChar w:fldCharType="begin"/>
            </w:r>
            <w:r>
              <w:rPr>
                <w:noProof/>
                <w:webHidden/>
              </w:rPr>
              <w:instrText xml:space="preserve"> PAGEREF _Toc130825376 \h </w:instrText>
            </w:r>
            <w:r>
              <w:rPr>
                <w:noProof/>
                <w:webHidden/>
              </w:rPr>
            </w:r>
            <w:r>
              <w:rPr>
                <w:noProof/>
                <w:webHidden/>
              </w:rPr>
              <w:fldChar w:fldCharType="separate"/>
            </w:r>
            <w:r>
              <w:rPr>
                <w:noProof/>
                <w:webHidden/>
              </w:rPr>
              <w:t>12</w:t>
            </w:r>
            <w:r>
              <w:rPr>
                <w:noProof/>
                <w:webHidden/>
              </w:rPr>
              <w:fldChar w:fldCharType="end"/>
            </w:r>
          </w:hyperlink>
        </w:p>
        <w:p w14:paraId="1D5463E7" w14:textId="37EAAA83" w:rsidR="00FE0EEF" w:rsidRDefault="00FE0EEF" w:rsidP="00FE0EEF">
          <w:pPr>
            <w:pStyle w:val="Obsah3"/>
            <w:rPr>
              <w:rFonts w:eastAsiaTheme="minorEastAsia"/>
              <w:noProof/>
              <w:lang w:eastAsia="cs-CZ"/>
            </w:rPr>
          </w:pPr>
          <w:hyperlink w:anchor="_Toc130825377" w:history="1">
            <w:r w:rsidRPr="00E86CEC">
              <w:rPr>
                <w:rStyle w:val="Hypertextovodkaz"/>
                <w:rFonts w:cstheme="minorHAnsi"/>
                <w:noProof/>
              </w:rPr>
              <w:t>5.3.1 Xamarin</w:t>
            </w:r>
            <w:r>
              <w:rPr>
                <w:noProof/>
                <w:webHidden/>
              </w:rPr>
              <w:tab/>
            </w:r>
            <w:r>
              <w:rPr>
                <w:noProof/>
                <w:webHidden/>
              </w:rPr>
              <w:fldChar w:fldCharType="begin"/>
            </w:r>
            <w:r>
              <w:rPr>
                <w:noProof/>
                <w:webHidden/>
              </w:rPr>
              <w:instrText xml:space="preserve"> PAGEREF _Toc130825377 \h </w:instrText>
            </w:r>
            <w:r>
              <w:rPr>
                <w:noProof/>
                <w:webHidden/>
              </w:rPr>
            </w:r>
            <w:r>
              <w:rPr>
                <w:noProof/>
                <w:webHidden/>
              </w:rPr>
              <w:fldChar w:fldCharType="separate"/>
            </w:r>
            <w:r>
              <w:rPr>
                <w:noProof/>
                <w:webHidden/>
              </w:rPr>
              <w:t>12</w:t>
            </w:r>
            <w:r>
              <w:rPr>
                <w:noProof/>
                <w:webHidden/>
              </w:rPr>
              <w:fldChar w:fldCharType="end"/>
            </w:r>
          </w:hyperlink>
        </w:p>
        <w:p w14:paraId="49894E76" w14:textId="28058E8D" w:rsidR="00FE0EEF" w:rsidRDefault="00FE0EEF" w:rsidP="00FE0EEF">
          <w:pPr>
            <w:pStyle w:val="Obsah3"/>
            <w:rPr>
              <w:rFonts w:eastAsiaTheme="minorEastAsia"/>
              <w:noProof/>
              <w:lang w:eastAsia="cs-CZ"/>
            </w:rPr>
          </w:pPr>
          <w:hyperlink w:anchor="_Toc130825378" w:history="1">
            <w:r w:rsidRPr="00E86CEC">
              <w:rPr>
                <w:rStyle w:val="Hypertextovodkaz"/>
                <w:rFonts w:cstheme="minorHAnsi"/>
                <w:noProof/>
              </w:rPr>
              <w:t>5.3.2 Android Studio</w:t>
            </w:r>
            <w:r>
              <w:rPr>
                <w:noProof/>
                <w:webHidden/>
              </w:rPr>
              <w:tab/>
            </w:r>
            <w:r>
              <w:rPr>
                <w:noProof/>
                <w:webHidden/>
              </w:rPr>
              <w:fldChar w:fldCharType="begin"/>
            </w:r>
            <w:r>
              <w:rPr>
                <w:noProof/>
                <w:webHidden/>
              </w:rPr>
              <w:instrText xml:space="preserve"> PAGEREF _Toc130825378 \h </w:instrText>
            </w:r>
            <w:r>
              <w:rPr>
                <w:noProof/>
                <w:webHidden/>
              </w:rPr>
            </w:r>
            <w:r>
              <w:rPr>
                <w:noProof/>
                <w:webHidden/>
              </w:rPr>
              <w:fldChar w:fldCharType="separate"/>
            </w:r>
            <w:r>
              <w:rPr>
                <w:noProof/>
                <w:webHidden/>
              </w:rPr>
              <w:t>12</w:t>
            </w:r>
            <w:r>
              <w:rPr>
                <w:noProof/>
                <w:webHidden/>
              </w:rPr>
              <w:fldChar w:fldCharType="end"/>
            </w:r>
          </w:hyperlink>
        </w:p>
        <w:p w14:paraId="3393F1E4" w14:textId="1B85BF07" w:rsidR="00FE0EEF" w:rsidRDefault="00FE0EEF" w:rsidP="00FE0EEF">
          <w:pPr>
            <w:pStyle w:val="Obsah3"/>
            <w:rPr>
              <w:rFonts w:eastAsiaTheme="minorEastAsia"/>
              <w:noProof/>
              <w:lang w:eastAsia="cs-CZ"/>
            </w:rPr>
          </w:pPr>
          <w:hyperlink w:anchor="_Toc130825379" w:history="1">
            <w:r w:rsidRPr="00E86CEC">
              <w:rPr>
                <w:rStyle w:val="Hypertextovodkaz"/>
                <w:rFonts w:cstheme="minorHAnsi"/>
                <w:noProof/>
              </w:rPr>
              <w:t>5.3.3 .NET MAUI (Multi-platform App UI)</w:t>
            </w:r>
            <w:r>
              <w:rPr>
                <w:noProof/>
                <w:webHidden/>
              </w:rPr>
              <w:tab/>
            </w:r>
            <w:r>
              <w:rPr>
                <w:noProof/>
                <w:webHidden/>
              </w:rPr>
              <w:fldChar w:fldCharType="begin"/>
            </w:r>
            <w:r>
              <w:rPr>
                <w:noProof/>
                <w:webHidden/>
              </w:rPr>
              <w:instrText xml:space="preserve"> PAGEREF _Toc130825379 \h </w:instrText>
            </w:r>
            <w:r>
              <w:rPr>
                <w:noProof/>
                <w:webHidden/>
              </w:rPr>
            </w:r>
            <w:r>
              <w:rPr>
                <w:noProof/>
                <w:webHidden/>
              </w:rPr>
              <w:fldChar w:fldCharType="separate"/>
            </w:r>
            <w:r>
              <w:rPr>
                <w:noProof/>
                <w:webHidden/>
              </w:rPr>
              <w:t>12</w:t>
            </w:r>
            <w:r>
              <w:rPr>
                <w:noProof/>
                <w:webHidden/>
              </w:rPr>
              <w:fldChar w:fldCharType="end"/>
            </w:r>
          </w:hyperlink>
        </w:p>
        <w:p w14:paraId="4DB37651" w14:textId="475EB836" w:rsidR="00FE0EEF" w:rsidRDefault="00FE0EEF">
          <w:pPr>
            <w:pStyle w:val="Obsah2"/>
            <w:rPr>
              <w:rFonts w:eastAsiaTheme="minorEastAsia"/>
              <w:noProof/>
              <w:lang w:eastAsia="cs-CZ"/>
            </w:rPr>
          </w:pPr>
          <w:hyperlink w:anchor="_Toc130825380" w:history="1">
            <w:r w:rsidRPr="00E86CEC">
              <w:rPr>
                <w:rStyle w:val="Hypertextovodkaz"/>
                <w:rFonts w:cstheme="minorHAnsi"/>
                <w:noProof/>
                <w:shd w:val="clear" w:color="auto" w:fill="FFFFFF"/>
              </w:rPr>
              <w:t xml:space="preserve">5.4 herní </w:t>
            </w:r>
            <w:r w:rsidRPr="00E86CEC">
              <w:rPr>
                <w:rStyle w:val="Hypertextovodkaz"/>
                <w:rFonts w:cstheme="minorHAnsi"/>
                <w:noProof/>
                <w:shd w:val="clear" w:color="auto" w:fill="FFFFFF"/>
                <w:lang w:val="en-US"/>
              </w:rPr>
              <w:t>engine</w:t>
            </w:r>
            <w:r>
              <w:rPr>
                <w:noProof/>
                <w:webHidden/>
              </w:rPr>
              <w:tab/>
            </w:r>
            <w:r>
              <w:rPr>
                <w:noProof/>
                <w:webHidden/>
              </w:rPr>
              <w:fldChar w:fldCharType="begin"/>
            </w:r>
            <w:r>
              <w:rPr>
                <w:noProof/>
                <w:webHidden/>
              </w:rPr>
              <w:instrText xml:space="preserve"> PAGEREF _Toc130825380 \h </w:instrText>
            </w:r>
            <w:r>
              <w:rPr>
                <w:noProof/>
                <w:webHidden/>
              </w:rPr>
            </w:r>
            <w:r>
              <w:rPr>
                <w:noProof/>
                <w:webHidden/>
              </w:rPr>
              <w:fldChar w:fldCharType="separate"/>
            </w:r>
            <w:r>
              <w:rPr>
                <w:noProof/>
                <w:webHidden/>
              </w:rPr>
              <w:t>12</w:t>
            </w:r>
            <w:r>
              <w:rPr>
                <w:noProof/>
                <w:webHidden/>
              </w:rPr>
              <w:fldChar w:fldCharType="end"/>
            </w:r>
          </w:hyperlink>
        </w:p>
        <w:p w14:paraId="78CEEDFE" w14:textId="6D907D9A" w:rsidR="00FE0EEF" w:rsidRDefault="00FE0EEF" w:rsidP="00FE0EEF">
          <w:pPr>
            <w:pStyle w:val="Obsah3"/>
            <w:rPr>
              <w:rFonts w:eastAsiaTheme="minorEastAsia"/>
              <w:noProof/>
              <w:lang w:eastAsia="cs-CZ"/>
            </w:rPr>
          </w:pPr>
          <w:hyperlink w:anchor="_Toc130825381" w:history="1">
            <w:r w:rsidRPr="00E86CEC">
              <w:rPr>
                <w:rStyle w:val="Hypertextovodkaz"/>
                <w:rFonts w:cstheme="minorHAnsi"/>
                <w:noProof/>
                <w:shd w:val="clear" w:color="auto" w:fill="FFFFFF"/>
              </w:rPr>
              <w:t>5.4.1 Unity</w:t>
            </w:r>
            <w:r>
              <w:rPr>
                <w:noProof/>
                <w:webHidden/>
              </w:rPr>
              <w:tab/>
            </w:r>
            <w:r>
              <w:rPr>
                <w:noProof/>
                <w:webHidden/>
              </w:rPr>
              <w:fldChar w:fldCharType="begin"/>
            </w:r>
            <w:r>
              <w:rPr>
                <w:noProof/>
                <w:webHidden/>
              </w:rPr>
              <w:instrText xml:space="preserve"> PAGEREF _Toc130825381 \h </w:instrText>
            </w:r>
            <w:r>
              <w:rPr>
                <w:noProof/>
                <w:webHidden/>
              </w:rPr>
            </w:r>
            <w:r>
              <w:rPr>
                <w:noProof/>
                <w:webHidden/>
              </w:rPr>
              <w:fldChar w:fldCharType="separate"/>
            </w:r>
            <w:r>
              <w:rPr>
                <w:noProof/>
                <w:webHidden/>
              </w:rPr>
              <w:t>13</w:t>
            </w:r>
            <w:r>
              <w:rPr>
                <w:noProof/>
                <w:webHidden/>
              </w:rPr>
              <w:fldChar w:fldCharType="end"/>
            </w:r>
          </w:hyperlink>
        </w:p>
        <w:p w14:paraId="358D310B" w14:textId="2741FED2" w:rsidR="00FE0EEF" w:rsidRDefault="00FE0EEF" w:rsidP="00FE0EEF">
          <w:pPr>
            <w:pStyle w:val="Obsah3"/>
            <w:rPr>
              <w:rFonts w:eastAsiaTheme="minorEastAsia"/>
              <w:noProof/>
              <w:lang w:eastAsia="cs-CZ"/>
            </w:rPr>
          </w:pPr>
          <w:hyperlink w:anchor="_Toc130825382" w:history="1">
            <w:r w:rsidRPr="00E86CEC">
              <w:rPr>
                <w:rStyle w:val="Hypertextovodkaz"/>
                <w:rFonts w:cstheme="minorHAnsi"/>
                <w:noProof/>
                <w:shd w:val="clear" w:color="auto" w:fill="FFFFFF"/>
              </w:rPr>
              <w:t xml:space="preserve">5.4.2 </w:t>
            </w:r>
            <w:r w:rsidRPr="00E86CEC">
              <w:rPr>
                <w:rStyle w:val="Hypertextovodkaz"/>
                <w:rFonts w:cstheme="minorHAnsi"/>
                <w:noProof/>
                <w:shd w:val="clear" w:color="auto" w:fill="FFFFFF"/>
                <w:lang w:val="en-US"/>
              </w:rPr>
              <w:t>Unreal Engine</w:t>
            </w:r>
            <w:r>
              <w:rPr>
                <w:noProof/>
                <w:webHidden/>
              </w:rPr>
              <w:tab/>
            </w:r>
            <w:r>
              <w:rPr>
                <w:noProof/>
                <w:webHidden/>
              </w:rPr>
              <w:fldChar w:fldCharType="begin"/>
            </w:r>
            <w:r>
              <w:rPr>
                <w:noProof/>
                <w:webHidden/>
              </w:rPr>
              <w:instrText xml:space="preserve"> PAGEREF _Toc130825382 \h </w:instrText>
            </w:r>
            <w:r>
              <w:rPr>
                <w:noProof/>
                <w:webHidden/>
              </w:rPr>
            </w:r>
            <w:r>
              <w:rPr>
                <w:noProof/>
                <w:webHidden/>
              </w:rPr>
              <w:fldChar w:fldCharType="separate"/>
            </w:r>
            <w:r>
              <w:rPr>
                <w:noProof/>
                <w:webHidden/>
              </w:rPr>
              <w:t>14</w:t>
            </w:r>
            <w:r>
              <w:rPr>
                <w:noProof/>
                <w:webHidden/>
              </w:rPr>
              <w:fldChar w:fldCharType="end"/>
            </w:r>
          </w:hyperlink>
        </w:p>
        <w:p w14:paraId="049F51EF" w14:textId="6B401CFE" w:rsidR="00FE0EEF" w:rsidRDefault="00FE0EEF" w:rsidP="00FE0EEF">
          <w:pPr>
            <w:pStyle w:val="Obsah3"/>
            <w:rPr>
              <w:rFonts w:eastAsiaTheme="minorEastAsia"/>
              <w:noProof/>
              <w:lang w:eastAsia="cs-CZ"/>
            </w:rPr>
          </w:pPr>
          <w:hyperlink w:anchor="_Toc130825383" w:history="1">
            <w:r w:rsidRPr="00E86CEC">
              <w:rPr>
                <w:rStyle w:val="Hypertextovodkaz"/>
                <w:rFonts w:cstheme="minorHAnsi"/>
                <w:noProof/>
              </w:rPr>
              <w:t>5.4.3 CRYENGINE</w:t>
            </w:r>
            <w:r>
              <w:rPr>
                <w:noProof/>
                <w:webHidden/>
              </w:rPr>
              <w:tab/>
            </w:r>
            <w:r>
              <w:rPr>
                <w:noProof/>
                <w:webHidden/>
              </w:rPr>
              <w:fldChar w:fldCharType="begin"/>
            </w:r>
            <w:r>
              <w:rPr>
                <w:noProof/>
                <w:webHidden/>
              </w:rPr>
              <w:instrText xml:space="preserve"> PAGEREF _Toc130825383 \h </w:instrText>
            </w:r>
            <w:r>
              <w:rPr>
                <w:noProof/>
                <w:webHidden/>
              </w:rPr>
            </w:r>
            <w:r>
              <w:rPr>
                <w:noProof/>
                <w:webHidden/>
              </w:rPr>
              <w:fldChar w:fldCharType="separate"/>
            </w:r>
            <w:r>
              <w:rPr>
                <w:noProof/>
                <w:webHidden/>
              </w:rPr>
              <w:t>14</w:t>
            </w:r>
            <w:r>
              <w:rPr>
                <w:noProof/>
                <w:webHidden/>
              </w:rPr>
              <w:fldChar w:fldCharType="end"/>
            </w:r>
          </w:hyperlink>
        </w:p>
        <w:p w14:paraId="6F16F69E" w14:textId="517B1372" w:rsidR="00FE0EEF" w:rsidRDefault="00FE0EEF" w:rsidP="00FE0EEF">
          <w:pPr>
            <w:pStyle w:val="Obsah3"/>
            <w:rPr>
              <w:rFonts w:eastAsiaTheme="minorEastAsia"/>
              <w:noProof/>
              <w:lang w:eastAsia="cs-CZ"/>
            </w:rPr>
          </w:pPr>
          <w:hyperlink w:anchor="_Toc130825384" w:history="1">
            <w:r w:rsidRPr="00E86CEC">
              <w:rPr>
                <w:rStyle w:val="Hypertextovodkaz"/>
                <w:rFonts w:cstheme="minorHAnsi"/>
                <w:noProof/>
              </w:rPr>
              <w:t>5.4.4 shrnutí</w:t>
            </w:r>
            <w:r>
              <w:rPr>
                <w:noProof/>
                <w:webHidden/>
              </w:rPr>
              <w:tab/>
            </w:r>
            <w:r>
              <w:rPr>
                <w:noProof/>
                <w:webHidden/>
              </w:rPr>
              <w:fldChar w:fldCharType="begin"/>
            </w:r>
            <w:r>
              <w:rPr>
                <w:noProof/>
                <w:webHidden/>
              </w:rPr>
              <w:instrText xml:space="preserve"> PAGEREF _Toc130825384 \h </w:instrText>
            </w:r>
            <w:r>
              <w:rPr>
                <w:noProof/>
                <w:webHidden/>
              </w:rPr>
            </w:r>
            <w:r>
              <w:rPr>
                <w:noProof/>
                <w:webHidden/>
              </w:rPr>
              <w:fldChar w:fldCharType="separate"/>
            </w:r>
            <w:r>
              <w:rPr>
                <w:noProof/>
                <w:webHidden/>
              </w:rPr>
              <w:t>14</w:t>
            </w:r>
            <w:r>
              <w:rPr>
                <w:noProof/>
                <w:webHidden/>
              </w:rPr>
              <w:fldChar w:fldCharType="end"/>
            </w:r>
          </w:hyperlink>
        </w:p>
        <w:p w14:paraId="5EFFFF76" w14:textId="2E20A712" w:rsidR="00FE0EEF" w:rsidRDefault="00FE0EEF">
          <w:pPr>
            <w:pStyle w:val="Obsah1"/>
            <w:rPr>
              <w:rFonts w:eastAsiaTheme="minorEastAsia"/>
              <w:noProof/>
              <w:lang w:eastAsia="cs-CZ"/>
            </w:rPr>
          </w:pPr>
          <w:hyperlink w:anchor="_Toc130825385" w:history="1">
            <w:r w:rsidRPr="00E86CEC">
              <w:rPr>
                <w:rStyle w:val="Hypertextovodkaz"/>
                <w:rFonts w:cstheme="minorHAnsi"/>
                <w:noProof/>
              </w:rPr>
              <w:t>6. Návrh aplikačního modelu</w:t>
            </w:r>
            <w:r>
              <w:rPr>
                <w:noProof/>
                <w:webHidden/>
              </w:rPr>
              <w:tab/>
            </w:r>
            <w:r>
              <w:rPr>
                <w:noProof/>
                <w:webHidden/>
              </w:rPr>
              <w:fldChar w:fldCharType="begin"/>
            </w:r>
            <w:r>
              <w:rPr>
                <w:noProof/>
                <w:webHidden/>
              </w:rPr>
              <w:instrText xml:space="preserve"> PAGEREF _Toc130825385 \h </w:instrText>
            </w:r>
            <w:r>
              <w:rPr>
                <w:noProof/>
                <w:webHidden/>
              </w:rPr>
            </w:r>
            <w:r>
              <w:rPr>
                <w:noProof/>
                <w:webHidden/>
              </w:rPr>
              <w:fldChar w:fldCharType="separate"/>
            </w:r>
            <w:r>
              <w:rPr>
                <w:noProof/>
                <w:webHidden/>
              </w:rPr>
              <w:t>15</w:t>
            </w:r>
            <w:r>
              <w:rPr>
                <w:noProof/>
                <w:webHidden/>
              </w:rPr>
              <w:fldChar w:fldCharType="end"/>
            </w:r>
          </w:hyperlink>
        </w:p>
        <w:p w14:paraId="1DF839A5" w14:textId="418AFD87" w:rsidR="00FE0EEF" w:rsidRDefault="00FE0EEF">
          <w:pPr>
            <w:pStyle w:val="Obsah2"/>
            <w:rPr>
              <w:rFonts w:eastAsiaTheme="minorEastAsia"/>
              <w:noProof/>
              <w:lang w:eastAsia="cs-CZ"/>
            </w:rPr>
          </w:pPr>
          <w:hyperlink w:anchor="_Toc130825386" w:history="1">
            <w:r w:rsidRPr="00E86CEC">
              <w:rPr>
                <w:rStyle w:val="Hypertextovodkaz"/>
                <w:noProof/>
              </w:rPr>
              <w:t>6.1 Návrhové vzory (</w:t>
            </w:r>
            <w:r w:rsidRPr="00E86CEC">
              <w:rPr>
                <w:rStyle w:val="Hypertextovodkaz"/>
                <w:noProof/>
                <w:lang w:val="en-US"/>
              </w:rPr>
              <w:t>design patterns</w:t>
            </w:r>
            <w:r w:rsidRPr="00E86CEC">
              <w:rPr>
                <w:rStyle w:val="Hypertextovodkaz"/>
                <w:noProof/>
              </w:rPr>
              <w:t>)</w:t>
            </w:r>
            <w:r>
              <w:rPr>
                <w:noProof/>
                <w:webHidden/>
              </w:rPr>
              <w:tab/>
            </w:r>
            <w:r>
              <w:rPr>
                <w:noProof/>
                <w:webHidden/>
              </w:rPr>
              <w:fldChar w:fldCharType="begin"/>
            </w:r>
            <w:r>
              <w:rPr>
                <w:noProof/>
                <w:webHidden/>
              </w:rPr>
              <w:instrText xml:space="preserve"> PAGEREF _Toc130825386 \h </w:instrText>
            </w:r>
            <w:r>
              <w:rPr>
                <w:noProof/>
                <w:webHidden/>
              </w:rPr>
            </w:r>
            <w:r>
              <w:rPr>
                <w:noProof/>
                <w:webHidden/>
              </w:rPr>
              <w:fldChar w:fldCharType="separate"/>
            </w:r>
            <w:r>
              <w:rPr>
                <w:noProof/>
                <w:webHidden/>
              </w:rPr>
              <w:t>16</w:t>
            </w:r>
            <w:r>
              <w:rPr>
                <w:noProof/>
                <w:webHidden/>
              </w:rPr>
              <w:fldChar w:fldCharType="end"/>
            </w:r>
          </w:hyperlink>
        </w:p>
        <w:p w14:paraId="56C8385F" w14:textId="532BEAC3" w:rsidR="00FE0EEF" w:rsidRDefault="00FE0EEF" w:rsidP="00FE0EEF">
          <w:pPr>
            <w:pStyle w:val="Obsah3"/>
            <w:rPr>
              <w:rFonts w:eastAsiaTheme="minorEastAsia"/>
              <w:noProof/>
              <w:lang w:eastAsia="cs-CZ"/>
            </w:rPr>
          </w:pPr>
          <w:hyperlink w:anchor="_Toc130825387" w:history="1">
            <w:r w:rsidRPr="00E86CEC">
              <w:rPr>
                <w:rStyle w:val="Hypertextovodkaz"/>
                <w:noProof/>
              </w:rPr>
              <w:t>6.1.1 Factory metoda</w:t>
            </w:r>
            <w:r>
              <w:rPr>
                <w:noProof/>
                <w:webHidden/>
              </w:rPr>
              <w:tab/>
            </w:r>
            <w:r>
              <w:rPr>
                <w:noProof/>
                <w:webHidden/>
              </w:rPr>
              <w:fldChar w:fldCharType="begin"/>
            </w:r>
            <w:r>
              <w:rPr>
                <w:noProof/>
                <w:webHidden/>
              </w:rPr>
              <w:instrText xml:space="preserve"> PAGEREF _Toc130825387 \h </w:instrText>
            </w:r>
            <w:r>
              <w:rPr>
                <w:noProof/>
                <w:webHidden/>
              </w:rPr>
            </w:r>
            <w:r>
              <w:rPr>
                <w:noProof/>
                <w:webHidden/>
              </w:rPr>
              <w:fldChar w:fldCharType="separate"/>
            </w:r>
            <w:r>
              <w:rPr>
                <w:noProof/>
                <w:webHidden/>
              </w:rPr>
              <w:t>16</w:t>
            </w:r>
            <w:r>
              <w:rPr>
                <w:noProof/>
                <w:webHidden/>
              </w:rPr>
              <w:fldChar w:fldCharType="end"/>
            </w:r>
          </w:hyperlink>
        </w:p>
        <w:p w14:paraId="5A276EA6" w14:textId="22CD5DB7" w:rsidR="00FE0EEF" w:rsidRDefault="00FE0EEF" w:rsidP="00FE0EEF">
          <w:pPr>
            <w:pStyle w:val="Obsah3"/>
            <w:rPr>
              <w:rFonts w:eastAsiaTheme="minorEastAsia"/>
              <w:noProof/>
              <w:lang w:eastAsia="cs-CZ"/>
            </w:rPr>
          </w:pPr>
          <w:hyperlink w:anchor="_Toc130825388" w:history="1">
            <w:r w:rsidRPr="00E86CEC">
              <w:rPr>
                <w:rStyle w:val="Hypertextovodkaz"/>
                <w:noProof/>
              </w:rPr>
              <w:t>6.1.2 Singleton</w:t>
            </w:r>
            <w:r>
              <w:rPr>
                <w:noProof/>
                <w:webHidden/>
              </w:rPr>
              <w:tab/>
            </w:r>
            <w:r>
              <w:rPr>
                <w:noProof/>
                <w:webHidden/>
              </w:rPr>
              <w:fldChar w:fldCharType="begin"/>
            </w:r>
            <w:r>
              <w:rPr>
                <w:noProof/>
                <w:webHidden/>
              </w:rPr>
              <w:instrText xml:space="preserve"> PAGEREF _Toc130825388 \h </w:instrText>
            </w:r>
            <w:r>
              <w:rPr>
                <w:noProof/>
                <w:webHidden/>
              </w:rPr>
            </w:r>
            <w:r>
              <w:rPr>
                <w:noProof/>
                <w:webHidden/>
              </w:rPr>
              <w:fldChar w:fldCharType="separate"/>
            </w:r>
            <w:r>
              <w:rPr>
                <w:noProof/>
                <w:webHidden/>
              </w:rPr>
              <w:t>16</w:t>
            </w:r>
            <w:r>
              <w:rPr>
                <w:noProof/>
                <w:webHidden/>
              </w:rPr>
              <w:fldChar w:fldCharType="end"/>
            </w:r>
          </w:hyperlink>
        </w:p>
        <w:p w14:paraId="35CCC3DA" w14:textId="4B09D04D" w:rsidR="00FE0EEF" w:rsidRDefault="00FE0EEF" w:rsidP="00FE0EEF">
          <w:pPr>
            <w:pStyle w:val="Obsah3"/>
            <w:rPr>
              <w:rFonts w:eastAsiaTheme="minorEastAsia"/>
              <w:noProof/>
              <w:lang w:eastAsia="cs-CZ"/>
            </w:rPr>
          </w:pPr>
          <w:hyperlink w:anchor="_Toc130825389" w:history="1">
            <w:r w:rsidRPr="00E86CEC">
              <w:rPr>
                <w:rStyle w:val="Hypertextovodkaz"/>
                <w:noProof/>
              </w:rPr>
              <w:t>6.1.3 FlyWeight</w:t>
            </w:r>
            <w:r>
              <w:rPr>
                <w:noProof/>
                <w:webHidden/>
              </w:rPr>
              <w:tab/>
            </w:r>
            <w:r>
              <w:rPr>
                <w:noProof/>
                <w:webHidden/>
              </w:rPr>
              <w:fldChar w:fldCharType="begin"/>
            </w:r>
            <w:r>
              <w:rPr>
                <w:noProof/>
                <w:webHidden/>
              </w:rPr>
              <w:instrText xml:space="preserve"> PAGEREF _Toc130825389 \h </w:instrText>
            </w:r>
            <w:r>
              <w:rPr>
                <w:noProof/>
                <w:webHidden/>
              </w:rPr>
            </w:r>
            <w:r>
              <w:rPr>
                <w:noProof/>
                <w:webHidden/>
              </w:rPr>
              <w:fldChar w:fldCharType="separate"/>
            </w:r>
            <w:r>
              <w:rPr>
                <w:noProof/>
                <w:webHidden/>
              </w:rPr>
              <w:t>16</w:t>
            </w:r>
            <w:r>
              <w:rPr>
                <w:noProof/>
                <w:webHidden/>
              </w:rPr>
              <w:fldChar w:fldCharType="end"/>
            </w:r>
          </w:hyperlink>
        </w:p>
        <w:p w14:paraId="0B824B1B" w14:textId="4EDBB061" w:rsidR="00FE0EEF" w:rsidRDefault="00FE0EEF" w:rsidP="00FE0EEF">
          <w:pPr>
            <w:pStyle w:val="Obsah3"/>
            <w:rPr>
              <w:rFonts w:eastAsiaTheme="minorEastAsia"/>
              <w:noProof/>
              <w:lang w:eastAsia="cs-CZ"/>
            </w:rPr>
          </w:pPr>
          <w:hyperlink w:anchor="_Toc130825390" w:history="1">
            <w:r w:rsidRPr="00E86CEC">
              <w:rPr>
                <w:rStyle w:val="Hypertextovodkaz"/>
                <w:noProof/>
              </w:rPr>
              <w:t>6.1.4 Observer</w:t>
            </w:r>
            <w:r>
              <w:rPr>
                <w:noProof/>
                <w:webHidden/>
              </w:rPr>
              <w:tab/>
            </w:r>
            <w:r>
              <w:rPr>
                <w:noProof/>
                <w:webHidden/>
              </w:rPr>
              <w:fldChar w:fldCharType="begin"/>
            </w:r>
            <w:r>
              <w:rPr>
                <w:noProof/>
                <w:webHidden/>
              </w:rPr>
              <w:instrText xml:space="preserve"> PAGEREF _Toc130825390 \h </w:instrText>
            </w:r>
            <w:r>
              <w:rPr>
                <w:noProof/>
                <w:webHidden/>
              </w:rPr>
            </w:r>
            <w:r>
              <w:rPr>
                <w:noProof/>
                <w:webHidden/>
              </w:rPr>
              <w:fldChar w:fldCharType="separate"/>
            </w:r>
            <w:r>
              <w:rPr>
                <w:noProof/>
                <w:webHidden/>
              </w:rPr>
              <w:t>16</w:t>
            </w:r>
            <w:r>
              <w:rPr>
                <w:noProof/>
                <w:webHidden/>
              </w:rPr>
              <w:fldChar w:fldCharType="end"/>
            </w:r>
          </w:hyperlink>
        </w:p>
        <w:p w14:paraId="2087F42C" w14:textId="738DCA5D" w:rsidR="00FE0EEF" w:rsidRDefault="00FE0EEF" w:rsidP="00FE0EEF">
          <w:pPr>
            <w:pStyle w:val="Obsah3"/>
            <w:rPr>
              <w:rFonts w:eastAsiaTheme="minorEastAsia"/>
              <w:noProof/>
              <w:lang w:eastAsia="cs-CZ"/>
            </w:rPr>
          </w:pPr>
          <w:hyperlink w:anchor="_Toc130825391" w:history="1">
            <w:r w:rsidRPr="00E86CEC">
              <w:rPr>
                <w:rStyle w:val="Hypertextovodkaz"/>
                <w:noProof/>
              </w:rPr>
              <w:t>6.1.5 Prototype</w:t>
            </w:r>
            <w:r>
              <w:rPr>
                <w:noProof/>
                <w:webHidden/>
              </w:rPr>
              <w:tab/>
            </w:r>
            <w:r>
              <w:rPr>
                <w:noProof/>
                <w:webHidden/>
              </w:rPr>
              <w:fldChar w:fldCharType="begin"/>
            </w:r>
            <w:r>
              <w:rPr>
                <w:noProof/>
                <w:webHidden/>
              </w:rPr>
              <w:instrText xml:space="preserve"> PAGEREF _Toc130825391 \h </w:instrText>
            </w:r>
            <w:r>
              <w:rPr>
                <w:noProof/>
                <w:webHidden/>
              </w:rPr>
            </w:r>
            <w:r>
              <w:rPr>
                <w:noProof/>
                <w:webHidden/>
              </w:rPr>
              <w:fldChar w:fldCharType="separate"/>
            </w:r>
            <w:r>
              <w:rPr>
                <w:noProof/>
                <w:webHidden/>
              </w:rPr>
              <w:t>17</w:t>
            </w:r>
            <w:r>
              <w:rPr>
                <w:noProof/>
                <w:webHidden/>
              </w:rPr>
              <w:fldChar w:fldCharType="end"/>
            </w:r>
          </w:hyperlink>
        </w:p>
        <w:p w14:paraId="1AAEF9A7" w14:textId="6C4D8C21" w:rsidR="00FE0EEF" w:rsidRDefault="00FE0EEF" w:rsidP="00FE0EEF">
          <w:pPr>
            <w:pStyle w:val="Obsah3"/>
            <w:rPr>
              <w:rFonts w:eastAsiaTheme="minorEastAsia"/>
              <w:noProof/>
              <w:lang w:eastAsia="cs-CZ"/>
            </w:rPr>
          </w:pPr>
          <w:hyperlink w:anchor="_Toc130825392" w:history="1">
            <w:r w:rsidRPr="00E86CEC">
              <w:rPr>
                <w:rStyle w:val="Hypertextovodkaz"/>
                <w:noProof/>
              </w:rPr>
              <w:t>6.1.6 GameManager</w:t>
            </w:r>
            <w:r>
              <w:rPr>
                <w:noProof/>
                <w:webHidden/>
              </w:rPr>
              <w:tab/>
            </w:r>
            <w:r>
              <w:rPr>
                <w:noProof/>
                <w:webHidden/>
              </w:rPr>
              <w:fldChar w:fldCharType="begin"/>
            </w:r>
            <w:r>
              <w:rPr>
                <w:noProof/>
                <w:webHidden/>
              </w:rPr>
              <w:instrText xml:space="preserve"> PAGEREF _Toc130825392 \h </w:instrText>
            </w:r>
            <w:r>
              <w:rPr>
                <w:noProof/>
                <w:webHidden/>
              </w:rPr>
            </w:r>
            <w:r>
              <w:rPr>
                <w:noProof/>
                <w:webHidden/>
              </w:rPr>
              <w:fldChar w:fldCharType="separate"/>
            </w:r>
            <w:r>
              <w:rPr>
                <w:noProof/>
                <w:webHidden/>
              </w:rPr>
              <w:t>17</w:t>
            </w:r>
            <w:r>
              <w:rPr>
                <w:noProof/>
                <w:webHidden/>
              </w:rPr>
              <w:fldChar w:fldCharType="end"/>
            </w:r>
          </w:hyperlink>
        </w:p>
        <w:p w14:paraId="45AC41F3" w14:textId="3B060301" w:rsidR="00FE0EEF" w:rsidRDefault="00FE0EEF">
          <w:pPr>
            <w:pStyle w:val="Obsah1"/>
            <w:rPr>
              <w:rFonts w:eastAsiaTheme="minorEastAsia"/>
              <w:noProof/>
              <w:lang w:eastAsia="cs-CZ"/>
            </w:rPr>
          </w:pPr>
          <w:hyperlink w:anchor="_Toc130825393" w:history="1">
            <w:r w:rsidRPr="00E86CEC">
              <w:rPr>
                <w:rStyle w:val="Hypertextovodkaz"/>
                <w:noProof/>
                <w:shd w:val="clear" w:color="auto" w:fill="FFFFFF"/>
              </w:rPr>
              <w:t>7. Návrh vzorového řešení</w:t>
            </w:r>
            <w:r>
              <w:rPr>
                <w:noProof/>
                <w:webHidden/>
              </w:rPr>
              <w:tab/>
            </w:r>
            <w:r>
              <w:rPr>
                <w:noProof/>
                <w:webHidden/>
              </w:rPr>
              <w:fldChar w:fldCharType="begin"/>
            </w:r>
            <w:r>
              <w:rPr>
                <w:noProof/>
                <w:webHidden/>
              </w:rPr>
              <w:instrText xml:space="preserve"> PAGEREF _Toc130825393 \h </w:instrText>
            </w:r>
            <w:r>
              <w:rPr>
                <w:noProof/>
                <w:webHidden/>
              </w:rPr>
            </w:r>
            <w:r>
              <w:rPr>
                <w:noProof/>
                <w:webHidden/>
              </w:rPr>
              <w:fldChar w:fldCharType="separate"/>
            </w:r>
            <w:r>
              <w:rPr>
                <w:noProof/>
                <w:webHidden/>
              </w:rPr>
              <w:t>17</w:t>
            </w:r>
            <w:r>
              <w:rPr>
                <w:noProof/>
                <w:webHidden/>
              </w:rPr>
              <w:fldChar w:fldCharType="end"/>
            </w:r>
          </w:hyperlink>
        </w:p>
        <w:p w14:paraId="7C6AEFA6" w14:textId="1A1BEB29" w:rsidR="00FE0EEF" w:rsidRDefault="00FE0EEF">
          <w:pPr>
            <w:pStyle w:val="Obsah2"/>
            <w:rPr>
              <w:rFonts w:eastAsiaTheme="minorEastAsia"/>
              <w:noProof/>
              <w:lang w:eastAsia="cs-CZ"/>
            </w:rPr>
          </w:pPr>
          <w:hyperlink w:anchor="_Toc130825394" w:history="1">
            <w:r w:rsidRPr="00E86CEC">
              <w:rPr>
                <w:rStyle w:val="Hypertextovodkaz"/>
                <w:noProof/>
                <w:shd w:val="clear" w:color="auto" w:fill="FFFFFF"/>
              </w:rPr>
              <w:t>7.1 knihovna</w:t>
            </w:r>
            <w:r>
              <w:rPr>
                <w:noProof/>
                <w:webHidden/>
              </w:rPr>
              <w:tab/>
            </w:r>
            <w:r>
              <w:rPr>
                <w:noProof/>
                <w:webHidden/>
              </w:rPr>
              <w:fldChar w:fldCharType="begin"/>
            </w:r>
            <w:r>
              <w:rPr>
                <w:noProof/>
                <w:webHidden/>
              </w:rPr>
              <w:instrText xml:space="preserve"> PAGEREF _Toc130825394 \h </w:instrText>
            </w:r>
            <w:r>
              <w:rPr>
                <w:noProof/>
                <w:webHidden/>
              </w:rPr>
            </w:r>
            <w:r>
              <w:rPr>
                <w:noProof/>
                <w:webHidden/>
              </w:rPr>
              <w:fldChar w:fldCharType="separate"/>
            </w:r>
            <w:r>
              <w:rPr>
                <w:noProof/>
                <w:webHidden/>
              </w:rPr>
              <w:t>17</w:t>
            </w:r>
            <w:r>
              <w:rPr>
                <w:noProof/>
                <w:webHidden/>
              </w:rPr>
              <w:fldChar w:fldCharType="end"/>
            </w:r>
          </w:hyperlink>
        </w:p>
        <w:p w14:paraId="2D78B47C" w14:textId="7321A835" w:rsidR="00FE0EEF" w:rsidRDefault="00FE0EEF" w:rsidP="00FE0EEF">
          <w:pPr>
            <w:pStyle w:val="Obsah3"/>
            <w:rPr>
              <w:rFonts w:eastAsiaTheme="minorEastAsia"/>
              <w:noProof/>
              <w:lang w:eastAsia="cs-CZ"/>
            </w:rPr>
          </w:pPr>
          <w:hyperlink w:anchor="_Toc130825395" w:history="1">
            <w:r w:rsidRPr="00E86CEC">
              <w:rPr>
                <w:rStyle w:val="Hypertextovodkaz"/>
                <w:noProof/>
              </w:rPr>
              <w:t>7.1.1 atributy</w:t>
            </w:r>
            <w:r>
              <w:rPr>
                <w:noProof/>
                <w:webHidden/>
              </w:rPr>
              <w:tab/>
            </w:r>
            <w:r>
              <w:rPr>
                <w:noProof/>
                <w:webHidden/>
              </w:rPr>
              <w:fldChar w:fldCharType="begin"/>
            </w:r>
            <w:r>
              <w:rPr>
                <w:noProof/>
                <w:webHidden/>
              </w:rPr>
              <w:instrText xml:space="preserve"> PAGEREF _Toc130825395 \h </w:instrText>
            </w:r>
            <w:r>
              <w:rPr>
                <w:noProof/>
                <w:webHidden/>
              </w:rPr>
            </w:r>
            <w:r>
              <w:rPr>
                <w:noProof/>
                <w:webHidden/>
              </w:rPr>
              <w:fldChar w:fldCharType="separate"/>
            </w:r>
            <w:r>
              <w:rPr>
                <w:noProof/>
                <w:webHidden/>
              </w:rPr>
              <w:t>17</w:t>
            </w:r>
            <w:r>
              <w:rPr>
                <w:noProof/>
                <w:webHidden/>
              </w:rPr>
              <w:fldChar w:fldCharType="end"/>
            </w:r>
          </w:hyperlink>
        </w:p>
        <w:p w14:paraId="0AB0B239" w14:textId="4E5AAF50" w:rsidR="00FE0EEF" w:rsidRDefault="00FE0EEF" w:rsidP="00FE0EEF">
          <w:pPr>
            <w:pStyle w:val="Obsah3"/>
            <w:rPr>
              <w:rFonts w:eastAsiaTheme="minorEastAsia"/>
              <w:noProof/>
              <w:lang w:eastAsia="cs-CZ"/>
            </w:rPr>
          </w:pPr>
          <w:hyperlink w:anchor="_Toc130825396" w:history="1">
            <w:r w:rsidRPr="00E86CEC">
              <w:rPr>
                <w:rStyle w:val="Hypertextovodkaz"/>
                <w:noProof/>
              </w:rPr>
              <w:t>7.1.2 buffy</w:t>
            </w:r>
            <w:r>
              <w:rPr>
                <w:noProof/>
                <w:webHidden/>
              </w:rPr>
              <w:tab/>
            </w:r>
            <w:r>
              <w:rPr>
                <w:noProof/>
                <w:webHidden/>
              </w:rPr>
              <w:fldChar w:fldCharType="begin"/>
            </w:r>
            <w:r>
              <w:rPr>
                <w:noProof/>
                <w:webHidden/>
              </w:rPr>
              <w:instrText xml:space="preserve"> PAGEREF _Toc130825396 \h </w:instrText>
            </w:r>
            <w:r>
              <w:rPr>
                <w:noProof/>
                <w:webHidden/>
              </w:rPr>
            </w:r>
            <w:r>
              <w:rPr>
                <w:noProof/>
                <w:webHidden/>
              </w:rPr>
              <w:fldChar w:fldCharType="separate"/>
            </w:r>
            <w:r>
              <w:rPr>
                <w:noProof/>
                <w:webHidden/>
              </w:rPr>
              <w:t>18</w:t>
            </w:r>
            <w:r>
              <w:rPr>
                <w:noProof/>
                <w:webHidden/>
              </w:rPr>
              <w:fldChar w:fldCharType="end"/>
            </w:r>
          </w:hyperlink>
        </w:p>
        <w:p w14:paraId="37B1D886" w14:textId="75D92829" w:rsidR="00FE0EEF" w:rsidRDefault="00FE0EEF" w:rsidP="00FE0EEF">
          <w:pPr>
            <w:pStyle w:val="Obsah3"/>
            <w:rPr>
              <w:rFonts w:eastAsiaTheme="minorEastAsia"/>
              <w:noProof/>
              <w:lang w:eastAsia="cs-CZ"/>
            </w:rPr>
          </w:pPr>
          <w:hyperlink w:anchor="_Toc130825397" w:history="1">
            <w:r w:rsidRPr="00E86CEC">
              <w:rPr>
                <w:rStyle w:val="Hypertextovodkaz"/>
                <w:noProof/>
              </w:rPr>
              <w:t>7.1.3 Postavy</w:t>
            </w:r>
            <w:r>
              <w:rPr>
                <w:noProof/>
                <w:webHidden/>
              </w:rPr>
              <w:tab/>
            </w:r>
            <w:r>
              <w:rPr>
                <w:noProof/>
                <w:webHidden/>
              </w:rPr>
              <w:fldChar w:fldCharType="begin"/>
            </w:r>
            <w:r>
              <w:rPr>
                <w:noProof/>
                <w:webHidden/>
              </w:rPr>
              <w:instrText xml:space="preserve"> PAGEREF _Toc130825397 \h </w:instrText>
            </w:r>
            <w:r>
              <w:rPr>
                <w:noProof/>
                <w:webHidden/>
              </w:rPr>
            </w:r>
            <w:r>
              <w:rPr>
                <w:noProof/>
                <w:webHidden/>
              </w:rPr>
              <w:fldChar w:fldCharType="separate"/>
            </w:r>
            <w:r>
              <w:rPr>
                <w:noProof/>
                <w:webHidden/>
              </w:rPr>
              <w:t>18</w:t>
            </w:r>
            <w:r>
              <w:rPr>
                <w:noProof/>
                <w:webHidden/>
              </w:rPr>
              <w:fldChar w:fldCharType="end"/>
            </w:r>
          </w:hyperlink>
        </w:p>
        <w:p w14:paraId="3CCC5FC7" w14:textId="55B206EE" w:rsidR="00FE0EEF" w:rsidRDefault="00FE0EEF" w:rsidP="00FE0EEF">
          <w:pPr>
            <w:pStyle w:val="Obsah3"/>
            <w:rPr>
              <w:rFonts w:eastAsiaTheme="minorEastAsia"/>
              <w:noProof/>
              <w:lang w:eastAsia="cs-CZ"/>
            </w:rPr>
          </w:pPr>
          <w:hyperlink w:anchor="_Toc130825398" w:history="1">
            <w:r w:rsidRPr="00E86CEC">
              <w:rPr>
                <w:rStyle w:val="Hypertextovodkaz"/>
                <w:noProof/>
              </w:rPr>
              <w:t>7.1.4 Předměty</w:t>
            </w:r>
            <w:r>
              <w:rPr>
                <w:noProof/>
                <w:webHidden/>
              </w:rPr>
              <w:tab/>
            </w:r>
            <w:r>
              <w:rPr>
                <w:noProof/>
                <w:webHidden/>
              </w:rPr>
              <w:fldChar w:fldCharType="begin"/>
            </w:r>
            <w:r>
              <w:rPr>
                <w:noProof/>
                <w:webHidden/>
              </w:rPr>
              <w:instrText xml:space="preserve"> PAGEREF _Toc130825398 \h </w:instrText>
            </w:r>
            <w:r>
              <w:rPr>
                <w:noProof/>
                <w:webHidden/>
              </w:rPr>
            </w:r>
            <w:r>
              <w:rPr>
                <w:noProof/>
                <w:webHidden/>
              </w:rPr>
              <w:fldChar w:fldCharType="separate"/>
            </w:r>
            <w:r>
              <w:rPr>
                <w:noProof/>
                <w:webHidden/>
              </w:rPr>
              <w:t>18</w:t>
            </w:r>
            <w:r>
              <w:rPr>
                <w:noProof/>
                <w:webHidden/>
              </w:rPr>
              <w:fldChar w:fldCharType="end"/>
            </w:r>
          </w:hyperlink>
        </w:p>
        <w:p w14:paraId="078319A2" w14:textId="001B19E5" w:rsidR="00FE0EEF" w:rsidRDefault="00FE0EEF" w:rsidP="00FE0EEF">
          <w:pPr>
            <w:pStyle w:val="Obsah3"/>
            <w:rPr>
              <w:rFonts w:eastAsiaTheme="minorEastAsia"/>
              <w:noProof/>
              <w:lang w:eastAsia="cs-CZ"/>
            </w:rPr>
          </w:pPr>
          <w:hyperlink w:anchor="_Toc130825399" w:history="1">
            <w:r w:rsidRPr="00E86CEC">
              <w:rPr>
                <w:rStyle w:val="Hypertextovodkaz"/>
                <w:noProof/>
              </w:rPr>
              <w:t>7.1.5 inventáře</w:t>
            </w:r>
            <w:r>
              <w:rPr>
                <w:noProof/>
                <w:webHidden/>
              </w:rPr>
              <w:tab/>
            </w:r>
            <w:r>
              <w:rPr>
                <w:noProof/>
                <w:webHidden/>
              </w:rPr>
              <w:fldChar w:fldCharType="begin"/>
            </w:r>
            <w:r>
              <w:rPr>
                <w:noProof/>
                <w:webHidden/>
              </w:rPr>
              <w:instrText xml:space="preserve"> PAGEREF _Toc130825399 \h </w:instrText>
            </w:r>
            <w:r>
              <w:rPr>
                <w:noProof/>
                <w:webHidden/>
              </w:rPr>
            </w:r>
            <w:r>
              <w:rPr>
                <w:noProof/>
                <w:webHidden/>
              </w:rPr>
              <w:fldChar w:fldCharType="separate"/>
            </w:r>
            <w:r>
              <w:rPr>
                <w:noProof/>
                <w:webHidden/>
              </w:rPr>
              <w:t>18</w:t>
            </w:r>
            <w:r>
              <w:rPr>
                <w:noProof/>
                <w:webHidden/>
              </w:rPr>
              <w:fldChar w:fldCharType="end"/>
            </w:r>
          </w:hyperlink>
        </w:p>
        <w:p w14:paraId="4B7B0224" w14:textId="337F3847" w:rsidR="00FE0EEF" w:rsidRDefault="00FE0EEF" w:rsidP="00FE0EEF">
          <w:pPr>
            <w:pStyle w:val="Obsah3"/>
            <w:rPr>
              <w:rFonts w:eastAsiaTheme="minorEastAsia"/>
              <w:noProof/>
              <w:lang w:eastAsia="cs-CZ"/>
            </w:rPr>
          </w:pPr>
          <w:hyperlink w:anchor="_Toc130825400" w:history="1">
            <w:r w:rsidRPr="00E86CEC">
              <w:rPr>
                <w:rStyle w:val="Hypertextovodkaz"/>
                <w:noProof/>
              </w:rPr>
              <w:t>7.1.6 kouzla</w:t>
            </w:r>
            <w:r>
              <w:rPr>
                <w:noProof/>
                <w:webHidden/>
              </w:rPr>
              <w:tab/>
            </w:r>
            <w:r>
              <w:rPr>
                <w:noProof/>
                <w:webHidden/>
              </w:rPr>
              <w:fldChar w:fldCharType="begin"/>
            </w:r>
            <w:r>
              <w:rPr>
                <w:noProof/>
                <w:webHidden/>
              </w:rPr>
              <w:instrText xml:space="preserve"> PAGEREF _Toc130825400 \h </w:instrText>
            </w:r>
            <w:r>
              <w:rPr>
                <w:noProof/>
                <w:webHidden/>
              </w:rPr>
            </w:r>
            <w:r>
              <w:rPr>
                <w:noProof/>
                <w:webHidden/>
              </w:rPr>
              <w:fldChar w:fldCharType="separate"/>
            </w:r>
            <w:r>
              <w:rPr>
                <w:noProof/>
                <w:webHidden/>
              </w:rPr>
              <w:t>19</w:t>
            </w:r>
            <w:r>
              <w:rPr>
                <w:noProof/>
                <w:webHidden/>
              </w:rPr>
              <w:fldChar w:fldCharType="end"/>
            </w:r>
          </w:hyperlink>
        </w:p>
        <w:p w14:paraId="490DF1F3" w14:textId="42ADB6DA" w:rsidR="00FE0EEF" w:rsidRDefault="00FE0EEF" w:rsidP="00FE0EEF">
          <w:pPr>
            <w:pStyle w:val="Obsah3"/>
            <w:rPr>
              <w:rFonts w:eastAsiaTheme="minorEastAsia"/>
              <w:noProof/>
              <w:lang w:eastAsia="cs-CZ"/>
            </w:rPr>
          </w:pPr>
          <w:hyperlink w:anchor="_Toc130825401" w:history="1">
            <w:r w:rsidRPr="00E86CEC">
              <w:rPr>
                <w:rStyle w:val="Hypertextovodkaz"/>
                <w:noProof/>
              </w:rPr>
              <w:t>7.1.7 mapa</w:t>
            </w:r>
            <w:r>
              <w:rPr>
                <w:noProof/>
                <w:webHidden/>
              </w:rPr>
              <w:tab/>
            </w:r>
            <w:r>
              <w:rPr>
                <w:noProof/>
                <w:webHidden/>
              </w:rPr>
              <w:fldChar w:fldCharType="begin"/>
            </w:r>
            <w:r>
              <w:rPr>
                <w:noProof/>
                <w:webHidden/>
              </w:rPr>
              <w:instrText xml:space="preserve"> PAGEREF _Toc130825401 \h </w:instrText>
            </w:r>
            <w:r>
              <w:rPr>
                <w:noProof/>
                <w:webHidden/>
              </w:rPr>
            </w:r>
            <w:r>
              <w:rPr>
                <w:noProof/>
                <w:webHidden/>
              </w:rPr>
              <w:fldChar w:fldCharType="separate"/>
            </w:r>
            <w:r>
              <w:rPr>
                <w:noProof/>
                <w:webHidden/>
              </w:rPr>
              <w:t>19</w:t>
            </w:r>
            <w:r>
              <w:rPr>
                <w:noProof/>
                <w:webHidden/>
              </w:rPr>
              <w:fldChar w:fldCharType="end"/>
            </w:r>
          </w:hyperlink>
        </w:p>
        <w:p w14:paraId="3707CD12" w14:textId="463339CB" w:rsidR="00FE0EEF" w:rsidRDefault="00FE0EEF" w:rsidP="00FE0EEF">
          <w:pPr>
            <w:pStyle w:val="Obsah3"/>
            <w:rPr>
              <w:rFonts w:eastAsiaTheme="minorEastAsia"/>
              <w:noProof/>
              <w:lang w:eastAsia="cs-CZ"/>
            </w:rPr>
          </w:pPr>
          <w:hyperlink w:anchor="_Toc130825402" w:history="1">
            <w:r w:rsidRPr="00E86CEC">
              <w:rPr>
                <w:rStyle w:val="Hypertextovodkaz"/>
                <w:noProof/>
              </w:rPr>
              <w:t>7.6.8 úkoly</w:t>
            </w:r>
            <w:r>
              <w:rPr>
                <w:noProof/>
                <w:webHidden/>
              </w:rPr>
              <w:tab/>
            </w:r>
            <w:r>
              <w:rPr>
                <w:noProof/>
                <w:webHidden/>
              </w:rPr>
              <w:fldChar w:fldCharType="begin"/>
            </w:r>
            <w:r>
              <w:rPr>
                <w:noProof/>
                <w:webHidden/>
              </w:rPr>
              <w:instrText xml:space="preserve"> PAGEREF _Toc130825402 \h </w:instrText>
            </w:r>
            <w:r>
              <w:rPr>
                <w:noProof/>
                <w:webHidden/>
              </w:rPr>
            </w:r>
            <w:r>
              <w:rPr>
                <w:noProof/>
                <w:webHidden/>
              </w:rPr>
              <w:fldChar w:fldCharType="separate"/>
            </w:r>
            <w:r>
              <w:rPr>
                <w:noProof/>
                <w:webHidden/>
              </w:rPr>
              <w:t>19</w:t>
            </w:r>
            <w:r>
              <w:rPr>
                <w:noProof/>
                <w:webHidden/>
              </w:rPr>
              <w:fldChar w:fldCharType="end"/>
            </w:r>
          </w:hyperlink>
        </w:p>
        <w:p w14:paraId="4153048E" w14:textId="5C3B9AE7" w:rsidR="00FE0EEF" w:rsidRDefault="00FE0EEF" w:rsidP="00FE0EEF">
          <w:pPr>
            <w:pStyle w:val="Obsah3"/>
            <w:rPr>
              <w:rFonts w:eastAsiaTheme="minorEastAsia"/>
              <w:noProof/>
              <w:lang w:eastAsia="cs-CZ"/>
            </w:rPr>
          </w:pPr>
          <w:hyperlink w:anchor="_Toc130825403" w:history="1">
            <w:r w:rsidRPr="00E86CEC">
              <w:rPr>
                <w:rStyle w:val="Hypertextovodkaz"/>
                <w:noProof/>
              </w:rPr>
              <w:t>7.1.9 GameManager</w:t>
            </w:r>
            <w:r>
              <w:rPr>
                <w:noProof/>
                <w:webHidden/>
              </w:rPr>
              <w:tab/>
            </w:r>
            <w:r>
              <w:rPr>
                <w:noProof/>
                <w:webHidden/>
              </w:rPr>
              <w:fldChar w:fldCharType="begin"/>
            </w:r>
            <w:r>
              <w:rPr>
                <w:noProof/>
                <w:webHidden/>
              </w:rPr>
              <w:instrText xml:space="preserve"> PAGEREF _Toc130825403 \h </w:instrText>
            </w:r>
            <w:r>
              <w:rPr>
                <w:noProof/>
                <w:webHidden/>
              </w:rPr>
            </w:r>
            <w:r>
              <w:rPr>
                <w:noProof/>
                <w:webHidden/>
              </w:rPr>
              <w:fldChar w:fldCharType="separate"/>
            </w:r>
            <w:r>
              <w:rPr>
                <w:noProof/>
                <w:webHidden/>
              </w:rPr>
              <w:t>19</w:t>
            </w:r>
            <w:r>
              <w:rPr>
                <w:noProof/>
                <w:webHidden/>
              </w:rPr>
              <w:fldChar w:fldCharType="end"/>
            </w:r>
          </w:hyperlink>
        </w:p>
        <w:p w14:paraId="28E28D56" w14:textId="7D4FBC79" w:rsidR="00FE0EEF" w:rsidRDefault="00FE0EEF" w:rsidP="00FE0EEF">
          <w:pPr>
            <w:pStyle w:val="Obsah3"/>
            <w:rPr>
              <w:rFonts w:eastAsiaTheme="minorEastAsia"/>
              <w:noProof/>
              <w:lang w:eastAsia="cs-CZ"/>
            </w:rPr>
          </w:pPr>
          <w:hyperlink w:anchor="_Toc130825404" w:history="1">
            <w:r w:rsidRPr="00E86CEC">
              <w:rPr>
                <w:rStyle w:val="Hypertextovodkaz"/>
                <w:noProof/>
              </w:rPr>
              <w:t>7.1.10 nastavení</w:t>
            </w:r>
            <w:r>
              <w:rPr>
                <w:noProof/>
                <w:webHidden/>
              </w:rPr>
              <w:tab/>
            </w:r>
            <w:r>
              <w:rPr>
                <w:noProof/>
                <w:webHidden/>
              </w:rPr>
              <w:fldChar w:fldCharType="begin"/>
            </w:r>
            <w:r>
              <w:rPr>
                <w:noProof/>
                <w:webHidden/>
              </w:rPr>
              <w:instrText xml:space="preserve"> PAGEREF _Toc130825404 \h </w:instrText>
            </w:r>
            <w:r>
              <w:rPr>
                <w:noProof/>
                <w:webHidden/>
              </w:rPr>
            </w:r>
            <w:r>
              <w:rPr>
                <w:noProof/>
                <w:webHidden/>
              </w:rPr>
              <w:fldChar w:fldCharType="separate"/>
            </w:r>
            <w:r>
              <w:rPr>
                <w:noProof/>
                <w:webHidden/>
              </w:rPr>
              <w:t>20</w:t>
            </w:r>
            <w:r>
              <w:rPr>
                <w:noProof/>
                <w:webHidden/>
              </w:rPr>
              <w:fldChar w:fldCharType="end"/>
            </w:r>
          </w:hyperlink>
        </w:p>
        <w:p w14:paraId="1654D63D" w14:textId="7D8C3FAA" w:rsidR="00FE0EEF" w:rsidRDefault="00FE0EEF">
          <w:pPr>
            <w:pStyle w:val="Obsah2"/>
            <w:rPr>
              <w:rFonts w:eastAsiaTheme="minorEastAsia"/>
              <w:noProof/>
              <w:lang w:eastAsia="cs-CZ"/>
            </w:rPr>
          </w:pPr>
          <w:hyperlink w:anchor="_Toc130825405" w:history="1">
            <w:r w:rsidRPr="00E86CEC">
              <w:rPr>
                <w:rStyle w:val="Hypertextovodkaz"/>
                <w:noProof/>
              </w:rPr>
              <w:t>7.2 TestovaniCastiKnihovny</w:t>
            </w:r>
            <w:r>
              <w:rPr>
                <w:noProof/>
                <w:webHidden/>
              </w:rPr>
              <w:tab/>
            </w:r>
            <w:r>
              <w:rPr>
                <w:noProof/>
                <w:webHidden/>
              </w:rPr>
              <w:fldChar w:fldCharType="begin"/>
            </w:r>
            <w:r>
              <w:rPr>
                <w:noProof/>
                <w:webHidden/>
              </w:rPr>
              <w:instrText xml:space="preserve"> PAGEREF _Toc130825405 \h </w:instrText>
            </w:r>
            <w:r>
              <w:rPr>
                <w:noProof/>
                <w:webHidden/>
              </w:rPr>
            </w:r>
            <w:r>
              <w:rPr>
                <w:noProof/>
                <w:webHidden/>
              </w:rPr>
              <w:fldChar w:fldCharType="separate"/>
            </w:r>
            <w:r>
              <w:rPr>
                <w:noProof/>
                <w:webHidden/>
              </w:rPr>
              <w:t>20</w:t>
            </w:r>
            <w:r>
              <w:rPr>
                <w:noProof/>
                <w:webHidden/>
              </w:rPr>
              <w:fldChar w:fldCharType="end"/>
            </w:r>
          </w:hyperlink>
        </w:p>
        <w:p w14:paraId="4FABAC43" w14:textId="55D1098D" w:rsidR="00FE0EEF" w:rsidRDefault="00FE0EEF" w:rsidP="00FE0EEF">
          <w:pPr>
            <w:pStyle w:val="Obsah3"/>
            <w:rPr>
              <w:rFonts w:eastAsiaTheme="minorEastAsia"/>
              <w:noProof/>
              <w:lang w:eastAsia="cs-CZ"/>
            </w:rPr>
          </w:pPr>
          <w:hyperlink w:anchor="_Toc130825406" w:history="1">
            <w:r w:rsidRPr="00E86CEC">
              <w:rPr>
                <w:rStyle w:val="Hypertextovodkaz"/>
                <w:noProof/>
              </w:rPr>
              <w:t>7.2.1 okno Form1</w:t>
            </w:r>
            <w:r>
              <w:rPr>
                <w:noProof/>
                <w:webHidden/>
              </w:rPr>
              <w:tab/>
            </w:r>
            <w:r>
              <w:rPr>
                <w:noProof/>
                <w:webHidden/>
              </w:rPr>
              <w:fldChar w:fldCharType="begin"/>
            </w:r>
            <w:r>
              <w:rPr>
                <w:noProof/>
                <w:webHidden/>
              </w:rPr>
              <w:instrText xml:space="preserve"> PAGEREF _Toc130825406 \h </w:instrText>
            </w:r>
            <w:r>
              <w:rPr>
                <w:noProof/>
                <w:webHidden/>
              </w:rPr>
            </w:r>
            <w:r>
              <w:rPr>
                <w:noProof/>
                <w:webHidden/>
              </w:rPr>
              <w:fldChar w:fldCharType="separate"/>
            </w:r>
            <w:r>
              <w:rPr>
                <w:noProof/>
                <w:webHidden/>
              </w:rPr>
              <w:t>20</w:t>
            </w:r>
            <w:r>
              <w:rPr>
                <w:noProof/>
                <w:webHidden/>
              </w:rPr>
              <w:fldChar w:fldCharType="end"/>
            </w:r>
          </w:hyperlink>
        </w:p>
        <w:p w14:paraId="07FC78D6" w14:textId="6A960D6B" w:rsidR="00FE0EEF" w:rsidRDefault="00FE0EEF" w:rsidP="00FE0EEF">
          <w:pPr>
            <w:pStyle w:val="Obsah3"/>
            <w:rPr>
              <w:rFonts w:eastAsiaTheme="minorEastAsia"/>
              <w:noProof/>
              <w:lang w:eastAsia="cs-CZ"/>
            </w:rPr>
          </w:pPr>
          <w:hyperlink w:anchor="_Toc130825407" w:history="1">
            <w:r w:rsidRPr="00E86CEC">
              <w:rPr>
                <w:rStyle w:val="Hypertextovodkaz"/>
                <w:noProof/>
              </w:rPr>
              <w:t>7.2.2 okno VypisPostava</w:t>
            </w:r>
            <w:r>
              <w:rPr>
                <w:noProof/>
                <w:webHidden/>
              </w:rPr>
              <w:tab/>
            </w:r>
            <w:r>
              <w:rPr>
                <w:noProof/>
                <w:webHidden/>
              </w:rPr>
              <w:fldChar w:fldCharType="begin"/>
            </w:r>
            <w:r>
              <w:rPr>
                <w:noProof/>
                <w:webHidden/>
              </w:rPr>
              <w:instrText xml:space="preserve"> PAGEREF _Toc130825407 \h </w:instrText>
            </w:r>
            <w:r>
              <w:rPr>
                <w:noProof/>
                <w:webHidden/>
              </w:rPr>
            </w:r>
            <w:r>
              <w:rPr>
                <w:noProof/>
                <w:webHidden/>
              </w:rPr>
              <w:fldChar w:fldCharType="separate"/>
            </w:r>
            <w:r>
              <w:rPr>
                <w:noProof/>
                <w:webHidden/>
              </w:rPr>
              <w:t>21</w:t>
            </w:r>
            <w:r>
              <w:rPr>
                <w:noProof/>
                <w:webHidden/>
              </w:rPr>
              <w:fldChar w:fldCharType="end"/>
            </w:r>
          </w:hyperlink>
        </w:p>
        <w:p w14:paraId="7BB44BD5" w14:textId="7B451576" w:rsidR="00FE0EEF" w:rsidRDefault="00FE0EEF" w:rsidP="00FE0EEF">
          <w:pPr>
            <w:pStyle w:val="Obsah3"/>
            <w:rPr>
              <w:rFonts w:eastAsiaTheme="minorEastAsia"/>
              <w:noProof/>
              <w:lang w:eastAsia="cs-CZ"/>
            </w:rPr>
          </w:pPr>
          <w:hyperlink w:anchor="_Toc130825408" w:history="1">
            <w:r w:rsidRPr="00E86CEC">
              <w:rPr>
                <w:rStyle w:val="Hypertextovodkaz"/>
                <w:noProof/>
              </w:rPr>
              <w:t>7.2.3 okno Combat</w:t>
            </w:r>
            <w:r>
              <w:rPr>
                <w:noProof/>
                <w:webHidden/>
              </w:rPr>
              <w:tab/>
            </w:r>
            <w:r>
              <w:rPr>
                <w:noProof/>
                <w:webHidden/>
              </w:rPr>
              <w:fldChar w:fldCharType="begin"/>
            </w:r>
            <w:r>
              <w:rPr>
                <w:noProof/>
                <w:webHidden/>
              </w:rPr>
              <w:instrText xml:space="preserve"> PAGEREF _Toc130825408 \h </w:instrText>
            </w:r>
            <w:r>
              <w:rPr>
                <w:noProof/>
                <w:webHidden/>
              </w:rPr>
            </w:r>
            <w:r>
              <w:rPr>
                <w:noProof/>
                <w:webHidden/>
              </w:rPr>
              <w:fldChar w:fldCharType="separate"/>
            </w:r>
            <w:r>
              <w:rPr>
                <w:noProof/>
                <w:webHidden/>
              </w:rPr>
              <w:t>21</w:t>
            </w:r>
            <w:r>
              <w:rPr>
                <w:noProof/>
                <w:webHidden/>
              </w:rPr>
              <w:fldChar w:fldCharType="end"/>
            </w:r>
          </w:hyperlink>
        </w:p>
        <w:p w14:paraId="4ECE1D05" w14:textId="276F5B66" w:rsidR="00FE0EEF" w:rsidRDefault="00FE0EEF" w:rsidP="00FE0EEF">
          <w:pPr>
            <w:pStyle w:val="Obsah3"/>
            <w:rPr>
              <w:rFonts w:eastAsiaTheme="minorEastAsia"/>
              <w:noProof/>
              <w:lang w:eastAsia="cs-CZ"/>
            </w:rPr>
          </w:pPr>
          <w:hyperlink w:anchor="_Toc130825409" w:history="1">
            <w:r w:rsidRPr="00E86CEC">
              <w:rPr>
                <w:rStyle w:val="Hypertextovodkaz"/>
                <w:noProof/>
              </w:rPr>
              <w:t>7.2.4 okno BuffForm</w:t>
            </w:r>
            <w:r>
              <w:rPr>
                <w:noProof/>
                <w:webHidden/>
              </w:rPr>
              <w:tab/>
            </w:r>
            <w:r>
              <w:rPr>
                <w:noProof/>
                <w:webHidden/>
              </w:rPr>
              <w:fldChar w:fldCharType="begin"/>
            </w:r>
            <w:r>
              <w:rPr>
                <w:noProof/>
                <w:webHidden/>
              </w:rPr>
              <w:instrText xml:space="preserve"> PAGEREF _Toc130825409 \h </w:instrText>
            </w:r>
            <w:r>
              <w:rPr>
                <w:noProof/>
                <w:webHidden/>
              </w:rPr>
            </w:r>
            <w:r>
              <w:rPr>
                <w:noProof/>
                <w:webHidden/>
              </w:rPr>
              <w:fldChar w:fldCharType="separate"/>
            </w:r>
            <w:r>
              <w:rPr>
                <w:noProof/>
                <w:webHidden/>
              </w:rPr>
              <w:t>22</w:t>
            </w:r>
            <w:r>
              <w:rPr>
                <w:noProof/>
                <w:webHidden/>
              </w:rPr>
              <w:fldChar w:fldCharType="end"/>
            </w:r>
          </w:hyperlink>
        </w:p>
        <w:p w14:paraId="543C1F5C" w14:textId="571BC183" w:rsidR="00FE0EEF" w:rsidRDefault="00FE0EEF" w:rsidP="00FE0EEF">
          <w:pPr>
            <w:pStyle w:val="Obsah3"/>
            <w:rPr>
              <w:rFonts w:eastAsiaTheme="minorEastAsia"/>
              <w:noProof/>
              <w:lang w:eastAsia="cs-CZ"/>
            </w:rPr>
          </w:pPr>
          <w:hyperlink w:anchor="_Toc130825410" w:history="1">
            <w:r w:rsidRPr="00E86CEC">
              <w:rPr>
                <w:rStyle w:val="Hypertextovodkaz"/>
                <w:noProof/>
              </w:rPr>
              <w:t>7.2.5 okno InventarForm</w:t>
            </w:r>
            <w:r>
              <w:rPr>
                <w:noProof/>
                <w:webHidden/>
              </w:rPr>
              <w:tab/>
            </w:r>
            <w:r>
              <w:rPr>
                <w:noProof/>
                <w:webHidden/>
              </w:rPr>
              <w:fldChar w:fldCharType="begin"/>
            </w:r>
            <w:r>
              <w:rPr>
                <w:noProof/>
                <w:webHidden/>
              </w:rPr>
              <w:instrText xml:space="preserve"> PAGEREF _Toc130825410 \h </w:instrText>
            </w:r>
            <w:r>
              <w:rPr>
                <w:noProof/>
                <w:webHidden/>
              </w:rPr>
            </w:r>
            <w:r>
              <w:rPr>
                <w:noProof/>
                <w:webHidden/>
              </w:rPr>
              <w:fldChar w:fldCharType="separate"/>
            </w:r>
            <w:r>
              <w:rPr>
                <w:noProof/>
                <w:webHidden/>
              </w:rPr>
              <w:t>22</w:t>
            </w:r>
            <w:r>
              <w:rPr>
                <w:noProof/>
                <w:webHidden/>
              </w:rPr>
              <w:fldChar w:fldCharType="end"/>
            </w:r>
          </w:hyperlink>
        </w:p>
        <w:p w14:paraId="218BDE65" w14:textId="02E2154C" w:rsidR="00FE0EEF" w:rsidRDefault="00FE0EEF" w:rsidP="00FE0EEF">
          <w:pPr>
            <w:pStyle w:val="Obsah3"/>
            <w:rPr>
              <w:rFonts w:eastAsiaTheme="minorEastAsia"/>
              <w:noProof/>
              <w:lang w:eastAsia="cs-CZ"/>
            </w:rPr>
          </w:pPr>
          <w:hyperlink w:anchor="_Toc130825411" w:history="1">
            <w:r w:rsidRPr="00E86CEC">
              <w:rPr>
                <w:rStyle w:val="Hypertextovodkaz"/>
                <w:noProof/>
              </w:rPr>
              <w:t>7.2.6 okna ChunkForm a MapaForm</w:t>
            </w:r>
            <w:r>
              <w:rPr>
                <w:noProof/>
                <w:webHidden/>
              </w:rPr>
              <w:tab/>
            </w:r>
            <w:r>
              <w:rPr>
                <w:noProof/>
                <w:webHidden/>
              </w:rPr>
              <w:fldChar w:fldCharType="begin"/>
            </w:r>
            <w:r>
              <w:rPr>
                <w:noProof/>
                <w:webHidden/>
              </w:rPr>
              <w:instrText xml:space="preserve"> PAGEREF _Toc130825411 \h </w:instrText>
            </w:r>
            <w:r>
              <w:rPr>
                <w:noProof/>
                <w:webHidden/>
              </w:rPr>
            </w:r>
            <w:r>
              <w:rPr>
                <w:noProof/>
                <w:webHidden/>
              </w:rPr>
              <w:fldChar w:fldCharType="separate"/>
            </w:r>
            <w:r>
              <w:rPr>
                <w:noProof/>
                <w:webHidden/>
              </w:rPr>
              <w:t>23</w:t>
            </w:r>
            <w:r>
              <w:rPr>
                <w:noProof/>
                <w:webHidden/>
              </w:rPr>
              <w:fldChar w:fldCharType="end"/>
            </w:r>
          </w:hyperlink>
        </w:p>
        <w:p w14:paraId="0DDF9798" w14:textId="37B6BA55" w:rsidR="00FE0EEF" w:rsidRDefault="00FE0EEF" w:rsidP="00FE0EEF">
          <w:pPr>
            <w:pStyle w:val="Obsah3"/>
            <w:rPr>
              <w:rFonts w:eastAsiaTheme="minorEastAsia"/>
              <w:noProof/>
              <w:lang w:eastAsia="cs-CZ"/>
            </w:rPr>
          </w:pPr>
          <w:hyperlink w:anchor="_Toc130825412" w:history="1">
            <w:r w:rsidRPr="00E86CEC">
              <w:rPr>
                <w:rStyle w:val="Hypertextovodkaz"/>
                <w:noProof/>
              </w:rPr>
              <w:t>7.2.7 okno UkolForm</w:t>
            </w:r>
            <w:r>
              <w:rPr>
                <w:noProof/>
                <w:webHidden/>
              </w:rPr>
              <w:tab/>
            </w:r>
            <w:r>
              <w:rPr>
                <w:noProof/>
                <w:webHidden/>
              </w:rPr>
              <w:fldChar w:fldCharType="begin"/>
            </w:r>
            <w:r>
              <w:rPr>
                <w:noProof/>
                <w:webHidden/>
              </w:rPr>
              <w:instrText xml:space="preserve"> PAGEREF _Toc130825412 \h </w:instrText>
            </w:r>
            <w:r>
              <w:rPr>
                <w:noProof/>
                <w:webHidden/>
              </w:rPr>
            </w:r>
            <w:r>
              <w:rPr>
                <w:noProof/>
                <w:webHidden/>
              </w:rPr>
              <w:fldChar w:fldCharType="separate"/>
            </w:r>
            <w:r>
              <w:rPr>
                <w:noProof/>
                <w:webHidden/>
              </w:rPr>
              <w:t>23</w:t>
            </w:r>
            <w:r>
              <w:rPr>
                <w:noProof/>
                <w:webHidden/>
              </w:rPr>
              <w:fldChar w:fldCharType="end"/>
            </w:r>
          </w:hyperlink>
        </w:p>
        <w:p w14:paraId="55C75FF5" w14:textId="4C8A4F9B" w:rsidR="00FE0EEF" w:rsidRDefault="00FE0EEF" w:rsidP="00FE0EEF">
          <w:pPr>
            <w:pStyle w:val="Obsah3"/>
            <w:rPr>
              <w:rFonts w:eastAsiaTheme="minorEastAsia"/>
              <w:noProof/>
              <w:lang w:eastAsia="cs-CZ"/>
            </w:rPr>
          </w:pPr>
          <w:hyperlink w:anchor="_Toc130825413" w:history="1">
            <w:r w:rsidRPr="00E86CEC">
              <w:rPr>
                <w:rStyle w:val="Hypertextovodkaz"/>
                <w:noProof/>
              </w:rPr>
              <w:t>7.2.8 okno NastaveniForm</w:t>
            </w:r>
            <w:r>
              <w:rPr>
                <w:noProof/>
                <w:webHidden/>
              </w:rPr>
              <w:tab/>
            </w:r>
            <w:r>
              <w:rPr>
                <w:noProof/>
                <w:webHidden/>
              </w:rPr>
              <w:fldChar w:fldCharType="begin"/>
            </w:r>
            <w:r>
              <w:rPr>
                <w:noProof/>
                <w:webHidden/>
              </w:rPr>
              <w:instrText xml:space="preserve"> PAGEREF _Toc130825413 \h </w:instrText>
            </w:r>
            <w:r>
              <w:rPr>
                <w:noProof/>
                <w:webHidden/>
              </w:rPr>
            </w:r>
            <w:r>
              <w:rPr>
                <w:noProof/>
                <w:webHidden/>
              </w:rPr>
              <w:fldChar w:fldCharType="separate"/>
            </w:r>
            <w:r>
              <w:rPr>
                <w:noProof/>
                <w:webHidden/>
              </w:rPr>
              <w:t>24</w:t>
            </w:r>
            <w:r>
              <w:rPr>
                <w:noProof/>
                <w:webHidden/>
              </w:rPr>
              <w:fldChar w:fldCharType="end"/>
            </w:r>
          </w:hyperlink>
        </w:p>
        <w:p w14:paraId="5CB92D9E" w14:textId="3BBADD05" w:rsidR="00FE0EEF" w:rsidRDefault="00FE0EEF" w:rsidP="00FE0EEF">
          <w:pPr>
            <w:pStyle w:val="Obsah3"/>
            <w:rPr>
              <w:rFonts w:eastAsiaTheme="minorEastAsia"/>
              <w:noProof/>
              <w:lang w:eastAsia="cs-CZ"/>
            </w:rPr>
          </w:pPr>
          <w:hyperlink w:anchor="_Toc130825414" w:history="1">
            <w:r w:rsidRPr="00E86CEC">
              <w:rPr>
                <w:rStyle w:val="Hypertextovodkaz"/>
                <w:noProof/>
              </w:rPr>
              <w:t>7.2.9 okno GMMapaForm</w:t>
            </w:r>
            <w:r>
              <w:rPr>
                <w:noProof/>
                <w:webHidden/>
              </w:rPr>
              <w:tab/>
            </w:r>
            <w:r>
              <w:rPr>
                <w:noProof/>
                <w:webHidden/>
              </w:rPr>
              <w:fldChar w:fldCharType="begin"/>
            </w:r>
            <w:r>
              <w:rPr>
                <w:noProof/>
                <w:webHidden/>
              </w:rPr>
              <w:instrText xml:space="preserve"> PAGEREF _Toc130825414 \h </w:instrText>
            </w:r>
            <w:r>
              <w:rPr>
                <w:noProof/>
                <w:webHidden/>
              </w:rPr>
            </w:r>
            <w:r>
              <w:rPr>
                <w:noProof/>
                <w:webHidden/>
              </w:rPr>
              <w:fldChar w:fldCharType="separate"/>
            </w:r>
            <w:r>
              <w:rPr>
                <w:noProof/>
                <w:webHidden/>
              </w:rPr>
              <w:t>24</w:t>
            </w:r>
            <w:r>
              <w:rPr>
                <w:noProof/>
                <w:webHidden/>
              </w:rPr>
              <w:fldChar w:fldCharType="end"/>
            </w:r>
          </w:hyperlink>
        </w:p>
        <w:p w14:paraId="4717EAA7" w14:textId="2572C9A0" w:rsidR="00FE0EEF" w:rsidRDefault="00FE0EEF" w:rsidP="00FE0EEF">
          <w:pPr>
            <w:pStyle w:val="Obsah3"/>
            <w:rPr>
              <w:rFonts w:eastAsiaTheme="minorEastAsia"/>
              <w:noProof/>
              <w:lang w:eastAsia="cs-CZ"/>
            </w:rPr>
          </w:pPr>
          <w:hyperlink w:anchor="_Toc130825415" w:history="1">
            <w:r w:rsidRPr="00E86CEC">
              <w:rPr>
                <w:rStyle w:val="Hypertextovodkaz"/>
                <w:noProof/>
              </w:rPr>
              <w:t>7.2.10 okno GMPostavyForm</w:t>
            </w:r>
            <w:r>
              <w:rPr>
                <w:noProof/>
                <w:webHidden/>
              </w:rPr>
              <w:tab/>
            </w:r>
            <w:r>
              <w:rPr>
                <w:noProof/>
                <w:webHidden/>
              </w:rPr>
              <w:fldChar w:fldCharType="begin"/>
            </w:r>
            <w:r>
              <w:rPr>
                <w:noProof/>
                <w:webHidden/>
              </w:rPr>
              <w:instrText xml:space="preserve"> PAGEREF _Toc130825415 \h </w:instrText>
            </w:r>
            <w:r>
              <w:rPr>
                <w:noProof/>
                <w:webHidden/>
              </w:rPr>
            </w:r>
            <w:r>
              <w:rPr>
                <w:noProof/>
                <w:webHidden/>
              </w:rPr>
              <w:fldChar w:fldCharType="separate"/>
            </w:r>
            <w:r>
              <w:rPr>
                <w:noProof/>
                <w:webHidden/>
              </w:rPr>
              <w:t>25</w:t>
            </w:r>
            <w:r>
              <w:rPr>
                <w:noProof/>
                <w:webHidden/>
              </w:rPr>
              <w:fldChar w:fldCharType="end"/>
            </w:r>
          </w:hyperlink>
        </w:p>
        <w:p w14:paraId="7B91E3DA" w14:textId="1D675EF9" w:rsidR="00FE0EEF" w:rsidRDefault="00FE0EEF" w:rsidP="00FE0EEF">
          <w:pPr>
            <w:pStyle w:val="Obsah3"/>
            <w:rPr>
              <w:rFonts w:eastAsiaTheme="minorEastAsia"/>
              <w:noProof/>
              <w:lang w:eastAsia="cs-CZ"/>
            </w:rPr>
          </w:pPr>
          <w:hyperlink w:anchor="_Toc130825416" w:history="1">
            <w:r w:rsidRPr="00E86CEC">
              <w:rPr>
                <w:rStyle w:val="Hypertextovodkaz"/>
                <w:noProof/>
              </w:rPr>
              <w:t>7.2.11 okno GMUkladaniForm</w:t>
            </w:r>
            <w:r>
              <w:rPr>
                <w:noProof/>
                <w:webHidden/>
              </w:rPr>
              <w:tab/>
            </w:r>
            <w:r>
              <w:rPr>
                <w:noProof/>
                <w:webHidden/>
              </w:rPr>
              <w:fldChar w:fldCharType="begin"/>
            </w:r>
            <w:r>
              <w:rPr>
                <w:noProof/>
                <w:webHidden/>
              </w:rPr>
              <w:instrText xml:space="preserve"> PAGEREF _Toc130825416 \h </w:instrText>
            </w:r>
            <w:r>
              <w:rPr>
                <w:noProof/>
                <w:webHidden/>
              </w:rPr>
            </w:r>
            <w:r>
              <w:rPr>
                <w:noProof/>
                <w:webHidden/>
              </w:rPr>
              <w:fldChar w:fldCharType="separate"/>
            </w:r>
            <w:r>
              <w:rPr>
                <w:noProof/>
                <w:webHidden/>
              </w:rPr>
              <w:t>25</w:t>
            </w:r>
            <w:r>
              <w:rPr>
                <w:noProof/>
                <w:webHidden/>
              </w:rPr>
              <w:fldChar w:fldCharType="end"/>
            </w:r>
          </w:hyperlink>
        </w:p>
        <w:p w14:paraId="26DF2493" w14:textId="11ACB957" w:rsidR="00FE0EEF" w:rsidRDefault="00FE0EEF">
          <w:pPr>
            <w:pStyle w:val="Obsah1"/>
            <w:rPr>
              <w:rFonts w:eastAsiaTheme="minorEastAsia"/>
              <w:noProof/>
              <w:lang w:eastAsia="cs-CZ"/>
            </w:rPr>
          </w:pPr>
          <w:hyperlink w:anchor="_Toc130825417" w:history="1">
            <w:r w:rsidRPr="00E86CEC">
              <w:rPr>
                <w:rStyle w:val="Hypertextovodkaz"/>
                <w:rFonts w:cstheme="minorHAnsi"/>
                <w:noProof/>
              </w:rPr>
              <w:t>8. Zhodnocení realizace aplikace</w:t>
            </w:r>
            <w:r>
              <w:rPr>
                <w:noProof/>
                <w:webHidden/>
              </w:rPr>
              <w:tab/>
            </w:r>
            <w:r>
              <w:rPr>
                <w:noProof/>
                <w:webHidden/>
              </w:rPr>
              <w:fldChar w:fldCharType="begin"/>
            </w:r>
            <w:r>
              <w:rPr>
                <w:noProof/>
                <w:webHidden/>
              </w:rPr>
              <w:instrText xml:space="preserve"> PAGEREF _Toc130825417 \h </w:instrText>
            </w:r>
            <w:r>
              <w:rPr>
                <w:noProof/>
                <w:webHidden/>
              </w:rPr>
            </w:r>
            <w:r>
              <w:rPr>
                <w:noProof/>
                <w:webHidden/>
              </w:rPr>
              <w:fldChar w:fldCharType="separate"/>
            </w:r>
            <w:r>
              <w:rPr>
                <w:noProof/>
                <w:webHidden/>
              </w:rPr>
              <w:t>25</w:t>
            </w:r>
            <w:r>
              <w:rPr>
                <w:noProof/>
                <w:webHidden/>
              </w:rPr>
              <w:fldChar w:fldCharType="end"/>
            </w:r>
          </w:hyperlink>
        </w:p>
        <w:p w14:paraId="598AD0FA" w14:textId="4F2A3546" w:rsidR="00FE0EEF" w:rsidRDefault="00FE0EEF">
          <w:pPr>
            <w:pStyle w:val="Obsah1"/>
            <w:rPr>
              <w:rFonts w:eastAsiaTheme="minorEastAsia"/>
              <w:noProof/>
              <w:lang w:eastAsia="cs-CZ"/>
            </w:rPr>
          </w:pPr>
          <w:hyperlink w:anchor="_Toc130825418" w:history="1">
            <w:r w:rsidRPr="00E86CEC">
              <w:rPr>
                <w:rStyle w:val="Hypertextovodkaz"/>
                <w:rFonts w:cstheme="minorHAnsi"/>
                <w:noProof/>
                <w:shd w:val="clear" w:color="auto" w:fill="FFFFFF"/>
              </w:rPr>
              <w:t>9. Závěr</w:t>
            </w:r>
            <w:r>
              <w:rPr>
                <w:noProof/>
                <w:webHidden/>
              </w:rPr>
              <w:tab/>
            </w:r>
            <w:r>
              <w:rPr>
                <w:noProof/>
                <w:webHidden/>
              </w:rPr>
              <w:fldChar w:fldCharType="begin"/>
            </w:r>
            <w:r>
              <w:rPr>
                <w:noProof/>
                <w:webHidden/>
              </w:rPr>
              <w:instrText xml:space="preserve"> PAGEREF _Toc130825418 \h </w:instrText>
            </w:r>
            <w:r>
              <w:rPr>
                <w:noProof/>
                <w:webHidden/>
              </w:rPr>
            </w:r>
            <w:r>
              <w:rPr>
                <w:noProof/>
                <w:webHidden/>
              </w:rPr>
              <w:fldChar w:fldCharType="separate"/>
            </w:r>
            <w:r>
              <w:rPr>
                <w:noProof/>
                <w:webHidden/>
              </w:rPr>
              <w:t>26</w:t>
            </w:r>
            <w:r>
              <w:rPr>
                <w:noProof/>
                <w:webHidden/>
              </w:rPr>
              <w:fldChar w:fldCharType="end"/>
            </w:r>
          </w:hyperlink>
        </w:p>
        <w:p w14:paraId="3D7FDBCA" w14:textId="689F8F88" w:rsidR="00FE0EEF" w:rsidRDefault="00FE0EEF">
          <w:pPr>
            <w:pStyle w:val="Obsah1"/>
            <w:rPr>
              <w:rFonts w:eastAsiaTheme="minorEastAsia"/>
              <w:noProof/>
              <w:lang w:eastAsia="cs-CZ"/>
            </w:rPr>
          </w:pPr>
          <w:hyperlink w:anchor="_Toc130825419" w:history="1">
            <w:r w:rsidRPr="00E86CEC">
              <w:rPr>
                <w:rStyle w:val="Hypertextovodkaz"/>
                <w:noProof/>
              </w:rPr>
              <w:t>Použité zdroje</w:t>
            </w:r>
            <w:r>
              <w:rPr>
                <w:noProof/>
                <w:webHidden/>
              </w:rPr>
              <w:tab/>
            </w:r>
            <w:r>
              <w:rPr>
                <w:noProof/>
                <w:webHidden/>
              </w:rPr>
              <w:fldChar w:fldCharType="begin"/>
            </w:r>
            <w:r>
              <w:rPr>
                <w:noProof/>
                <w:webHidden/>
              </w:rPr>
              <w:instrText xml:space="preserve"> PAGEREF _Toc130825419 \h </w:instrText>
            </w:r>
            <w:r>
              <w:rPr>
                <w:noProof/>
                <w:webHidden/>
              </w:rPr>
            </w:r>
            <w:r>
              <w:rPr>
                <w:noProof/>
                <w:webHidden/>
              </w:rPr>
              <w:fldChar w:fldCharType="separate"/>
            </w:r>
            <w:r>
              <w:rPr>
                <w:noProof/>
                <w:webHidden/>
              </w:rPr>
              <w:t>1</w:t>
            </w:r>
            <w:r>
              <w:rPr>
                <w:noProof/>
                <w:webHidden/>
              </w:rPr>
              <w:fldChar w:fldCharType="end"/>
            </w:r>
          </w:hyperlink>
        </w:p>
        <w:p w14:paraId="4E5BA7CD" w14:textId="08BA1568" w:rsidR="007857AA" w:rsidRDefault="00F67031">
          <w:pPr>
            <w:rPr>
              <w:b/>
              <w:bCs/>
            </w:rPr>
            <w:sectPr w:rsidR="007857AA">
              <w:footerReference w:type="default" r:id="rId8"/>
              <w:pgSz w:w="11906" w:h="16838"/>
              <w:pgMar w:top="1417" w:right="1417" w:bottom="1417" w:left="1417" w:header="708" w:footer="708" w:gutter="0"/>
              <w:cols w:space="708"/>
              <w:docGrid w:linePitch="360"/>
            </w:sectPr>
          </w:pPr>
          <w:r w:rsidRPr="00621687">
            <w:rPr>
              <w:b/>
              <w:bCs/>
            </w:rPr>
            <w:fldChar w:fldCharType="end"/>
          </w:r>
        </w:p>
        <w:p w14:paraId="5CFAB8A7" w14:textId="1E55F397" w:rsidR="00F67031" w:rsidRPr="00621687" w:rsidRDefault="00000000"/>
      </w:sdtContent>
    </w:sdt>
    <w:p w14:paraId="7B4DB3F4" w14:textId="70D2B8E2" w:rsidR="00F67031" w:rsidRPr="00207FF3" w:rsidRDefault="00F67031" w:rsidP="00207FF3">
      <w:pPr>
        <w:pStyle w:val="Nadpis1"/>
      </w:pPr>
      <w:bookmarkStart w:id="21" w:name="_Toc130825343"/>
      <w:r w:rsidRPr="00621687">
        <w:t xml:space="preserve">1. </w:t>
      </w:r>
      <w:r w:rsidRPr="00621687">
        <w:rPr>
          <w:rFonts w:asciiTheme="minorHAnsi" w:hAnsiTheme="minorHAnsi" w:cstheme="minorHAnsi"/>
        </w:rPr>
        <w:t>Úvod</w:t>
      </w:r>
      <w:bookmarkEnd w:id="21"/>
    </w:p>
    <w:p w14:paraId="4792D567" w14:textId="77777777" w:rsidR="006B3362" w:rsidRDefault="006B3362" w:rsidP="006B3362">
      <w:pPr>
        <w:pStyle w:val="Textkomente"/>
      </w:pPr>
      <w:r>
        <w:rPr>
          <w:rFonts w:cstheme="minorHAnsi"/>
          <w:color w:val="00B050"/>
        </w:rPr>
        <w:t>//</w:t>
      </w:r>
      <w:r w:rsidRPr="006B3362">
        <w:rPr>
          <w:color w:val="00B050"/>
        </w:rPr>
        <w:t>Sem patří kromě historie i motivace autora k psaní práce, důležitost problému a představení strukturu práce.</w:t>
      </w:r>
    </w:p>
    <w:p w14:paraId="4933A49E" w14:textId="544F0610" w:rsidR="00D23F64" w:rsidRDefault="002E7F98" w:rsidP="00805DDE">
      <w:pPr>
        <w:ind w:firstLine="708"/>
        <w:jc w:val="both"/>
        <w:rPr>
          <w:ins w:id="22" w:author="Martin Novák" w:date="2023-03-27T17:04:00Z"/>
          <w:rFonts w:cstheme="minorHAnsi"/>
        </w:rPr>
      </w:pPr>
      <w:r w:rsidRPr="00142055">
        <w:rPr>
          <w:rFonts w:cstheme="minorHAnsi"/>
        </w:rPr>
        <w:t xml:space="preserve">Jelikož je vývoj her dlouhý a náročný proces je snaha ho co nejvíce urychlit, kvůli čemuž vznikají herní </w:t>
      </w:r>
      <w:proofErr w:type="spellStart"/>
      <w:r w:rsidRPr="00142055">
        <w:rPr>
          <w:rFonts w:cstheme="minorHAnsi"/>
        </w:rPr>
        <w:t>enginy</w:t>
      </w:r>
      <w:proofErr w:type="spellEnd"/>
      <w:r w:rsidRPr="00142055">
        <w:rPr>
          <w:rFonts w:cstheme="minorHAnsi"/>
        </w:rPr>
        <w:t>, které za programátora řeší například fyziku</w:t>
      </w:r>
      <w:ins w:id="23" w:author="Martin Novák" w:date="2023-03-27T15:53:00Z">
        <w:r w:rsidR="000333CD">
          <w:rPr>
            <w:rFonts w:cstheme="minorHAnsi"/>
          </w:rPr>
          <w:t>,</w:t>
        </w:r>
      </w:ins>
      <w:ins w:id="24" w:author="Martin Novák" w:date="2023-03-27T15:54:00Z">
        <w:r w:rsidR="000333CD">
          <w:rPr>
            <w:rFonts w:cstheme="minorHAnsi"/>
          </w:rPr>
          <w:t xml:space="preserve"> kolize</w:t>
        </w:r>
      </w:ins>
      <w:r w:rsidR="00081763" w:rsidRPr="00142055">
        <w:rPr>
          <w:rFonts w:cstheme="minorHAnsi"/>
        </w:rPr>
        <w:t xml:space="preserve"> a osvětlení. Ačkoliv je toto velká pomoc</w:t>
      </w:r>
      <w:r w:rsidR="005271A0">
        <w:rPr>
          <w:rFonts w:cstheme="minorHAnsi"/>
        </w:rPr>
        <w:t>,</w:t>
      </w:r>
      <w:r w:rsidR="00081763" w:rsidRPr="00142055">
        <w:rPr>
          <w:rFonts w:cstheme="minorHAnsi"/>
        </w:rPr>
        <w:t xml:space="preserve"> stále je velká část kódu, která se s drobnými úpravami objevuje v každé RPG hře a programátor </w:t>
      </w:r>
      <w:r w:rsidR="008605EC" w:rsidRPr="00142055">
        <w:rPr>
          <w:rFonts w:cstheme="minorHAnsi"/>
        </w:rPr>
        <w:t xml:space="preserve">ji musí psát či kopírovat stále dokola. </w:t>
      </w:r>
      <w:ins w:id="25" w:author="Martin Novák" w:date="2023-03-27T16:12:00Z">
        <w:r w:rsidR="00D23F64">
          <w:rPr>
            <w:rFonts w:cstheme="minorHAnsi"/>
          </w:rPr>
          <w:t>Tento problém by měla vyřešit tato práce</w:t>
        </w:r>
      </w:ins>
      <w:ins w:id="26" w:author="Martin Novák" w:date="2023-03-27T16:58:00Z">
        <w:r w:rsidR="007925E6">
          <w:rPr>
            <w:rFonts w:cstheme="minorHAnsi"/>
          </w:rPr>
          <w:t xml:space="preserve"> tím, že </w:t>
        </w:r>
      </w:ins>
      <w:ins w:id="27" w:author="Martin Novák" w:date="2023-03-27T16:59:00Z">
        <w:r w:rsidR="007925E6">
          <w:rPr>
            <w:rFonts w:cstheme="minorHAnsi"/>
          </w:rPr>
          <w:t xml:space="preserve">bude navržena </w:t>
        </w:r>
      </w:ins>
      <w:ins w:id="28" w:author="Martin Novák" w:date="2023-03-27T17:02:00Z">
        <w:r w:rsidR="00805DDE">
          <w:rPr>
            <w:rFonts w:cstheme="minorHAnsi"/>
          </w:rPr>
          <w:t xml:space="preserve">a vytvořena </w:t>
        </w:r>
      </w:ins>
      <w:ins w:id="29" w:author="Martin Novák" w:date="2023-03-27T16:59:00Z">
        <w:r w:rsidR="007925E6">
          <w:rPr>
            <w:rFonts w:cstheme="minorHAnsi"/>
          </w:rPr>
          <w:t xml:space="preserve">knihovna obsahující tyto </w:t>
        </w:r>
      </w:ins>
      <w:ins w:id="30" w:author="Martin Novák" w:date="2023-03-27T17:01:00Z">
        <w:r w:rsidR="007925E6">
          <w:rPr>
            <w:rFonts w:cstheme="minorHAnsi"/>
          </w:rPr>
          <w:t xml:space="preserve">opakující se </w:t>
        </w:r>
      </w:ins>
      <w:ins w:id="31" w:author="Martin Novák" w:date="2023-03-27T16:59:00Z">
        <w:r w:rsidR="007925E6">
          <w:rPr>
            <w:rFonts w:cstheme="minorHAnsi"/>
          </w:rPr>
          <w:t>části</w:t>
        </w:r>
      </w:ins>
      <w:ins w:id="32" w:author="Martin Novák" w:date="2023-03-27T17:02:00Z">
        <w:r w:rsidR="00953801">
          <w:rPr>
            <w:rFonts w:cstheme="minorHAnsi"/>
          </w:rPr>
          <w:t>. Mezi hlav</w:t>
        </w:r>
      </w:ins>
      <w:ins w:id="33" w:author="Martin Novák" w:date="2023-03-27T17:03:00Z">
        <w:r w:rsidR="00953801">
          <w:rPr>
            <w:rFonts w:cstheme="minorHAnsi"/>
          </w:rPr>
          <w:t>ní požadavky patří její nezávislost na použitém uživatelském rozhraní a</w:t>
        </w:r>
      </w:ins>
      <w:ins w:id="34" w:author="Martin Novák" w:date="2023-03-27T17:04:00Z">
        <w:r w:rsidR="00953801">
          <w:rPr>
            <w:rFonts w:cstheme="minorHAnsi"/>
          </w:rPr>
          <w:t xml:space="preserve"> zvolený </w:t>
        </w:r>
      </w:ins>
      <w:proofErr w:type="spellStart"/>
      <w:ins w:id="35" w:author="Martin Novák" w:date="2023-03-27T17:03:00Z">
        <w:r w:rsidR="00953801">
          <w:rPr>
            <w:rFonts w:cstheme="minorHAnsi"/>
          </w:rPr>
          <w:t>subžánr</w:t>
        </w:r>
        <w:proofErr w:type="spellEnd"/>
        <w:r w:rsidR="00953801">
          <w:rPr>
            <w:rFonts w:cstheme="minorHAnsi"/>
          </w:rPr>
          <w:t xml:space="preserve"> RPG her</w:t>
        </w:r>
      </w:ins>
      <w:ins w:id="36" w:author="Martin Novák" w:date="2023-03-27T17:04:00Z">
        <w:r w:rsidR="00F41AA5">
          <w:rPr>
            <w:rFonts w:cstheme="minorHAnsi"/>
          </w:rPr>
          <w:t>.</w:t>
        </w:r>
      </w:ins>
    </w:p>
    <w:p w14:paraId="264CE8C2" w14:textId="386D8C62" w:rsidR="00113B0A" w:rsidRDefault="00113B0A" w:rsidP="00113B0A">
      <w:pPr>
        <w:ind w:firstLine="708"/>
        <w:jc w:val="both"/>
        <w:rPr>
          <w:ins w:id="37" w:author="Martin Novák" w:date="2023-03-27T18:25:00Z"/>
          <w:rFonts w:cstheme="minorHAnsi"/>
        </w:rPr>
      </w:pPr>
      <w:ins w:id="38" w:author="Martin Novák" w:date="2023-03-27T17:47:00Z">
        <w:r>
          <w:rPr>
            <w:rFonts w:cstheme="minorHAnsi"/>
          </w:rPr>
          <w:t xml:space="preserve">Na začátku teoretické části </w:t>
        </w:r>
      </w:ins>
      <w:ins w:id="39" w:author="Martin Novák" w:date="2023-03-27T17:48:00Z">
        <w:r>
          <w:rPr>
            <w:rFonts w:cstheme="minorHAnsi"/>
          </w:rPr>
          <w:t>je</w:t>
        </w:r>
      </w:ins>
      <w:ins w:id="40" w:author="Martin Novák" w:date="2023-03-27T17:47:00Z">
        <w:r>
          <w:rPr>
            <w:rFonts w:cstheme="minorHAnsi"/>
          </w:rPr>
          <w:t xml:space="preserve"> vysvětleno rozdělení programovacích jazyků</w:t>
        </w:r>
        <w:r>
          <w:rPr>
            <w:rFonts w:cstheme="minorHAnsi"/>
          </w:rPr>
          <w:t xml:space="preserve">. </w:t>
        </w:r>
      </w:ins>
      <w:ins w:id="41" w:author="Martin Novák" w:date="2023-03-27T17:48:00Z">
        <w:r>
          <w:rPr>
            <w:rFonts w:cstheme="minorHAnsi"/>
          </w:rPr>
          <w:t xml:space="preserve">Následuje srovnání procedurálního C a objektového C++, které je </w:t>
        </w:r>
      </w:ins>
      <w:ins w:id="42" w:author="Martin Novák" w:date="2023-03-27T17:49:00Z">
        <w:r>
          <w:rPr>
            <w:rFonts w:cstheme="minorHAnsi"/>
          </w:rPr>
          <w:t>dále porovnáno s Javou a C#, které z něj vychází.</w:t>
        </w:r>
        <w:r w:rsidRPr="00113B0A">
          <w:rPr>
            <w:rFonts w:cstheme="minorHAnsi"/>
          </w:rPr>
          <w:t xml:space="preserve"> </w:t>
        </w:r>
        <w:r>
          <w:rPr>
            <w:rFonts w:cstheme="minorHAnsi"/>
          </w:rPr>
          <w:t xml:space="preserve">Na základě této analýzy se rozhodne, který z těchto programovacích jazyků bude použit pro realizaci knihovny. </w:t>
        </w:r>
      </w:ins>
      <w:ins w:id="43" w:author="Martin Novák" w:date="2023-03-27T18:12:00Z">
        <w:r w:rsidR="001A2725">
          <w:rPr>
            <w:rFonts w:cstheme="minorHAnsi"/>
          </w:rPr>
          <w:t>Další kapitola se věnuje</w:t>
        </w:r>
      </w:ins>
      <w:ins w:id="44" w:author="Martin Novák" w:date="2023-03-27T18:13:00Z">
        <w:r w:rsidR="001A2725">
          <w:rPr>
            <w:rFonts w:cstheme="minorHAnsi"/>
          </w:rPr>
          <w:t xml:space="preserve"> základním herním žánrům</w:t>
        </w:r>
      </w:ins>
      <w:ins w:id="45" w:author="Martin Novák" w:date="2023-03-27T18:14:00Z">
        <w:r w:rsidR="001A2725">
          <w:rPr>
            <w:rFonts w:cstheme="minorHAnsi"/>
          </w:rPr>
          <w:t xml:space="preserve"> a jejich hlavním mechanik</w:t>
        </w:r>
      </w:ins>
      <w:ins w:id="46" w:author="Martin Novák" w:date="2023-03-27T18:15:00Z">
        <w:r w:rsidR="001A2725">
          <w:rPr>
            <w:rFonts w:cstheme="minorHAnsi"/>
          </w:rPr>
          <w:t>ám.</w:t>
        </w:r>
      </w:ins>
      <w:ins w:id="47" w:author="Martin Novák" w:date="2023-03-27T18:16:00Z">
        <w:r w:rsidR="001A2725">
          <w:rPr>
            <w:rFonts w:cstheme="minorHAnsi"/>
          </w:rPr>
          <w:t xml:space="preserve"> U nich </w:t>
        </w:r>
      </w:ins>
      <w:ins w:id="48" w:author="Martin Novák" w:date="2023-03-27T18:17:00Z">
        <w:r w:rsidR="001A2725">
          <w:rPr>
            <w:rFonts w:cstheme="minorHAnsi"/>
          </w:rPr>
          <w:t>je zváženo</w:t>
        </w:r>
      </w:ins>
      <w:ins w:id="49" w:author="Martin Novák" w:date="2023-03-27T18:19:00Z">
        <w:r w:rsidR="001A2725">
          <w:rPr>
            <w:rFonts w:cstheme="minorHAnsi"/>
          </w:rPr>
          <w:t>,</w:t>
        </w:r>
      </w:ins>
      <w:ins w:id="50" w:author="Martin Novák" w:date="2023-03-27T18:17:00Z">
        <w:r w:rsidR="001A2725">
          <w:rPr>
            <w:rFonts w:cstheme="minorHAnsi"/>
          </w:rPr>
          <w:t xml:space="preserve"> do jaké míry </w:t>
        </w:r>
      </w:ins>
      <w:ins w:id="51" w:author="Martin Novák" w:date="2023-03-27T18:20:00Z">
        <w:r w:rsidR="001A2725">
          <w:rPr>
            <w:rFonts w:cstheme="minorHAnsi"/>
          </w:rPr>
          <w:t xml:space="preserve">je možné využít třídy potřebné v RPG hrách a zda je </w:t>
        </w:r>
      </w:ins>
      <w:ins w:id="52" w:author="Martin Novák" w:date="2023-03-27T18:21:00Z">
        <w:r w:rsidR="001A2725">
          <w:rPr>
            <w:rFonts w:cstheme="minorHAnsi"/>
          </w:rPr>
          <w:t>potřeba tyto mechaniky brát v úvahu při návrhu knihovny.</w:t>
        </w:r>
        <w:r w:rsidR="003157E7">
          <w:rPr>
            <w:rFonts w:cstheme="minorHAnsi"/>
          </w:rPr>
          <w:t xml:space="preserve"> Teoretická část je zakon</w:t>
        </w:r>
      </w:ins>
      <w:ins w:id="53" w:author="Martin Novák" w:date="2023-03-27T18:22:00Z">
        <w:r w:rsidR="003157E7">
          <w:rPr>
            <w:rFonts w:cstheme="minorHAnsi"/>
          </w:rPr>
          <w:t xml:space="preserve">čena přehledem typem aplikací a herních </w:t>
        </w:r>
        <w:proofErr w:type="spellStart"/>
        <w:r w:rsidR="003157E7">
          <w:rPr>
            <w:rFonts w:cstheme="minorHAnsi"/>
          </w:rPr>
          <w:t>enginů</w:t>
        </w:r>
        <w:proofErr w:type="spellEnd"/>
        <w:r w:rsidR="003157E7">
          <w:rPr>
            <w:rFonts w:cstheme="minorHAnsi"/>
          </w:rPr>
          <w:t xml:space="preserve">. </w:t>
        </w:r>
      </w:ins>
    </w:p>
    <w:p w14:paraId="5DAF600B" w14:textId="0A7A0DB3" w:rsidR="003157E7" w:rsidRPr="00142055" w:rsidRDefault="003157E7" w:rsidP="00113B0A">
      <w:pPr>
        <w:ind w:firstLine="708"/>
        <w:jc w:val="both"/>
        <w:rPr>
          <w:rFonts w:cstheme="minorHAnsi"/>
        </w:rPr>
      </w:pPr>
      <w:ins w:id="54" w:author="Martin Novák" w:date="2023-03-27T18:25:00Z">
        <w:r>
          <w:rPr>
            <w:rFonts w:cstheme="minorHAnsi"/>
          </w:rPr>
          <w:t xml:space="preserve">V Praktické části </w:t>
        </w:r>
      </w:ins>
      <w:ins w:id="55" w:author="Martin Novák" w:date="2023-03-27T18:29:00Z">
        <w:r w:rsidR="009D7CEA">
          <w:rPr>
            <w:rFonts w:cstheme="minorHAnsi"/>
          </w:rPr>
          <w:t>proveden návrh knihovny a pomocí diagramů ukázán předpokládaný datový tok</w:t>
        </w:r>
      </w:ins>
      <w:ins w:id="56" w:author="Martin Novák" w:date="2023-03-27T18:39:00Z">
        <w:r w:rsidR="00F7388C">
          <w:rPr>
            <w:rFonts w:cstheme="minorHAnsi"/>
          </w:rPr>
          <w:t xml:space="preserve"> mezi objekty knihovny a implementace</w:t>
        </w:r>
      </w:ins>
      <w:ins w:id="57" w:author="Martin Novák" w:date="2023-03-27T18:29:00Z">
        <w:r w:rsidR="009D7CEA">
          <w:rPr>
            <w:rFonts w:cstheme="minorHAnsi"/>
          </w:rPr>
          <w:t>.</w:t>
        </w:r>
      </w:ins>
      <w:ins w:id="58" w:author="Martin Novák" w:date="2023-03-27T18:30:00Z">
        <w:r w:rsidR="009D7CEA">
          <w:rPr>
            <w:rFonts w:cstheme="minorHAnsi"/>
          </w:rPr>
          <w:t xml:space="preserve"> Dále jsou vysvětleny návrhové vzory, které je </w:t>
        </w:r>
      </w:ins>
      <w:ins w:id="59" w:author="Martin Novák" w:date="2023-03-27T18:31:00Z">
        <w:r w:rsidR="009D7CEA">
          <w:rPr>
            <w:rFonts w:cstheme="minorHAnsi"/>
          </w:rPr>
          <w:t>vhodné použít k realizaci tohoto návrhu.</w:t>
        </w:r>
      </w:ins>
      <w:ins w:id="60" w:author="Martin Novák" w:date="2023-03-27T18:33:00Z">
        <w:r w:rsidR="00F7388C">
          <w:rPr>
            <w:rFonts w:cstheme="minorHAnsi"/>
          </w:rPr>
          <w:t xml:space="preserve"> Následuje představení tříd</w:t>
        </w:r>
      </w:ins>
      <w:ins w:id="61" w:author="Martin Novák" w:date="2023-03-27T18:34:00Z">
        <w:r w:rsidR="00F7388C">
          <w:rPr>
            <w:rFonts w:cstheme="minorHAnsi"/>
          </w:rPr>
          <w:t>,</w:t>
        </w:r>
      </w:ins>
      <w:ins w:id="62" w:author="Martin Novák" w:date="2023-03-27T18:33:00Z">
        <w:r w:rsidR="00F7388C">
          <w:rPr>
            <w:rFonts w:cstheme="minorHAnsi"/>
          </w:rPr>
          <w:t xml:space="preserve"> komunikace mezi</w:t>
        </w:r>
      </w:ins>
      <w:ins w:id="63" w:author="Martin Novák" w:date="2023-03-27T18:34:00Z">
        <w:r w:rsidR="00F7388C">
          <w:rPr>
            <w:rFonts w:cstheme="minorHAnsi"/>
          </w:rPr>
          <w:t xml:space="preserve"> nimi a popis oken</w:t>
        </w:r>
      </w:ins>
      <w:ins w:id="64" w:author="Martin Novák" w:date="2023-03-27T18:35:00Z">
        <w:r w:rsidR="00F7388C">
          <w:rPr>
            <w:rFonts w:cstheme="minorHAnsi"/>
          </w:rPr>
          <w:t xml:space="preserve"> testovací</w:t>
        </w:r>
      </w:ins>
      <w:ins w:id="65" w:author="Martin Novák" w:date="2023-03-27T18:34:00Z">
        <w:r w:rsidR="00F7388C">
          <w:rPr>
            <w:rFonts w:cstheme="minorHAnsi"/>
          </w:rPr>
          <w:t xml:space="preserve"> aplikace</w:t>
        </w:r>
      </w:ins>
      <w:ins w:id="66" w:author="Martin Novák" w:date="2023-03-27T18:35:00Z">
        <w:r w:rsidR="00F7388C">
          <w:rPr>
            <w:rFonts w:cstheme="minorHAnsi"/>
          </w:rPr>
          <w:t>. Tato aplikace slouží k ověření funkčno</w:t>
        </w:r>
      </w:ins>
      <w:ins w:id="67" w:author="Martin Novák" w:date="2023-03-27T18:36:00Z">
        <w:r w:rsidR="00F7388C">
          <w:rPr>
            <w:rFonts w:cstheme="minorHAnsi"/>
          </w:rPr>
          <w:t>sti knihovny a jako vzorová implementace</w:t>
        </w:r>
      </w:ins>
      <w:ins w:id="68" w:author="Martin Novák" w:date="2023-03-27T18:42:00Z">
        <w:r w:rsidR="0027700F">
          <w:rPr>
            <w:rFonts w:cstheme="minorHAnsi"/>
          </w:rPr>
          <w:t xml:space="preserve"> pro programátory, kteří by chtěli knihovnu využít</w:t>
        </w:r>
      </w:ins>
      <w:ins w:id="69" w:author="Martin Novák" w:date="2023-03-27T18:36:00Z">
        <w:r w:rsidR="00F7388C">
          <w:rPr>
            <w:rFonts w:cstheme="minorHAnsi"/>
          </w:rPr>
          <w:t xml:space="preserve">. </w:t>
        </w:r>
      </w:ins>
      <w:ins w:id="70" w:author="Martin Novák" w:date="2023-03-27T18:42:00Z">
        <w:r w:rsidR="00F84C7D">
          <w:rPr>
            <w:rFonts w:cstheme="minorHAnsi"/>
          </w:rPr>
          <w:t>Praktická část je zakončena zhodnocením realiz</w:t>
        </w:r>
      </w:ins>
      <w:ins w:id="71" w:author="Martin Novák" w:date="2023-03-27T18:43:00Z">
        <w:r w:rsidR="00F84C7D">
          <w:rPr>
            <w:rFonts w:cstheme="minorHAnsi"/>
          </w:rPr>
          <w:t>ace.</w:t>
        </w:r>
      </w:ins>
    </w:p>
    <w:p w14:paraId="305F743F" w14:textId="77777777" w:rsidR="00F67031" w:rsidRPr="00621687" w:rsidRDefault="00F67031" w:rsidP="0090635E">
      <w:pPr>
        <w:ind w:firstLine="360"/>
        <w:rPr>
          <w:rStyle w:val="Nadpis1Char"/>
          <w:rFonts w:asciiTheme="minorHAnsi" w:hAnsiTheme="minorHAnsi" w:cstheme="minorHAnsi"/>
        </w:rPr>
      </w:pPr>
      <w:bookmarkStart w:id="72" w:name="_Toc130825344"/>
      <w:r w:rsidRPr="00621687">
        <w:rPr>
          <w:rStyle w:val="Nadpis1Char"/>
          <w:rFonts w:asciiTheme="minorHAnsi" w:hAnsiTheme="minorHAnsi" w:cstheme="minorHAnsi"/>
        </w:rPr>
        <w:t>2. Cíl práce a metodika</w:t>
      </w:r>
      <w:bookmarkEnd w:id="72"/>
    </w:p>
    <w:p w14:paraId="58FB59F8" w14:textId="77777777" w:rsidR="00F67031" w:rsidRPr="00621687" w:rsidRDefault="00F67031" w:rsidP="00C8137B">
      <w:pPr>
        <w:pStyle w:val="Odstavecseseznamem"/>
        <w:ind w:left="1428"/>
        <w:rPr>
          <w:rStyle w:val="Nadpis2Char"/>
          <w:rFonts w:asciiTheme="minorHAnsi" w:hAnsiTheme="minorHAnsi" w:cstheme="minorHAnsi"/>
          <w:sz w:val="32"/>
          <w:szCs w:val="32"/>
        </w:rPr>
      </w:pPr>
      <w:r w:rsidRPr="00621687">
        <w:rPr>
          <w:rFonts w:cstheme="minorHAnsi"/>
          <w:color w:val="000000"/>
          <w:sz w:val="20"/>
          <w:szCs w:val="20"/>
        </w:rPr>
        <w:br/>
      </w:r>
      <w:bookmarkStart w:id="73" w:name="_Toc130825345"/>
      <w:r w:rsidRPr="00F5094F">
        <w:rPr>
          <w:rStyle w:val="Nadpis2Char"/>
          <w:rFonts w:asciiTheme="minorHAnsi" w:hAnsiTheme="minorHAnsi" w:cstheme="minorHAnsi"/>
          <w:highlight w:val="green"/>
        </w:rPr>
        <w:t>2.1 cíl práce</w:t>
      </w:r>
      <w:bookmarkEnd w:id="73"/>
    </w:p>
    <w:p w14:paraId="3DB76B11" w14:textId="77777777" w:rsidR="00F67031" w:rsidRPr="00621687" w:rsidRDefault="00F67031" w:rsidP="0074488A">
      <w:pPr>
        <w:pStyle w:val="Odstavecseseznamem"/>
        <w:ind w:left="1416"/>
        <w:jc w:val="both"/>
        <w:rPr>
          <w:rStyle w:val="Nadpis2Char"/>
          <w:rFonts w:asciiTheme="minorHAnsi" w:hAnsiTheme="minorHAnsi" w:cstheme="minorHAnsi"/>
          <w:sz w:val="22"/>
          <w:szCs w:val="22"/>
        </w:rPr>
      </w:pPr>
      <w:r w:rsidRPr="00621687">
        <w:rPr>
          <w:rStyle w:val="Nadpis2Char"/>
          <w:rFonts w:asciiTheme="minorHAnsi" w:hAnsiTheme="minorHAnsi" w:cstheme="minorHAnsi"/>
        </w:rPr>
        <w:tab/>
      </w:r>
      <w:r w:rsidRPr="007C4527">
        <w:rPr>
          <w:rFonts w:cstheme="minorHAnsi"/>
          <w:color w:val="000000"/>
          <w:highlight w:val="green"/>
          <w:shd w:val="clear" w:color="auto" w:fill="FFFFFF"/>
        </w:rPr>
        <w:t xml:space="preserve">Cílem práce je popsat aktuální dostupné herní </w:t>
      </w:r>
      <w:proofErr w:type="spellStart"/>
      <w:r w:rsidRPr="007C4527">
        <w:rPr>
          <w:rFonts w:cstheme="minorHAnsi"/>
          <w:color w:val="000000"/>
          <w:highlight w:val="green"/>
          <w:shd w:val="clear" w:color="auto" w:fill="FFFFFF"/>
        </w:rPr>
        <w:t>enginy</w:t>
      </w:r>
      <w:proofErr w:type="spellEnd"/>
      <w:r w:rsidRPr="007C4527">
        <w:rPr>
          <w:rFonts w:cstheme="minorHAnsi"/>
          <w:color w:val="000000"/>
          <w:highlight w:val="green"/>
          <w:shd w:val="clear" w:color="auto" w:fill="FFFFFF"/>
        </w:rPr>
        <w:t>,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40933B33" w14:textId="77777777" w:rsidR="00F67031" w:rsidRPr="00621687" w:rsidRDefault="00F67031" w:rsidP="00C85D30">
      <w:pPr>
        <w:pStyle w:val="Nadpis2"/>
        <w:ind w:left="708" w:firstLine="708"/>
        <w:rPr>
          <w:rFonts w:asciiTheme="minorHAnsi" w:hAnsiTheme="minorHAnsi" w:cstheme="minorHAnsi"/>
          <w:shd w:val="clear" w:color="auto" w:fill="FFFFFF"/>
        </w:rPr>
      </w:pPr>
      <w:bookmarkStart w:id="74" w:name="_Toc130825346"/>
      <w:r w:rsidRPr="00621687">
        <w:rPr>
          <w:rFonts w:asciiTheme="minorHAnsi" w:hAnsiTheme="minorHAnsi" w:cstheme="minorHAnsi"/>
          <w:shd w:val="clear" w:color="auto" w:fill="FFFFFF"/>
        </w:rPr>
        <w:t>2.2 metodika</w:t>
      </w:r>
      <w:bookmarkEnd w:id="74"/>
    </w:p>
    <w:p w14:paraId="70639A9B" w14:textId="77777777" w:rsidR="00114707" w:rsidRDefault="00114707" w:rsidP="00114707">
      <w:pPr>
        <w:ind w:left="1416" w:firstLine="708"/>
        <w:jc w:val="both"/>
        <w:rPr>
          <w:rFonts w:cstheme="minorHAnsi"/>
        </w:rPr>
      </w:pPr>
      <w:r w:rsidRPr="00EF4D9B">
        <w:rPr>
          <w:rFonts w:cstheme="minorHAnsi"/>
          <w:highlight w:val="green"/>
        </w:rPr>
        <w:t>V první části budou zhodnoceny programovací jazyky, které je možné k realizaci využít a následně vybrán nejvhodnější. Dále bude následovat stručné seznámení s herními žánry a typy aplikací. U žánrů bude posouzeno, do jaké míry je možné pro jednotlivé žánry knihovnu využít a tím pádem, zda je třeba brát charakteristické prvky žánru v potaz při návrhu logiky.</w:t>
      </w:r>
      <w:r>
        <w:rPr>
          <w:rFonts w:cstheme="minorHAnsi"/>
        </w:rPr>
        <w:t xml:space="preserve"> </w:t>
      </w:r>
    </w:p>
    <w:p w14:paraId="6B52ED10" w14:textId="326067DF" w:rsidR="00F67031" w:rsidRPr="00621687" w:rsidRDefault="00114707" w:rsidP="009B6DAB">
      <w:pPr>
        <w:ind w:left="1416" w:firstLine="708"/>
        <w:jc w:val="both"/>
        <w:rPr>
          <w:color w:val="000000"/>
          <w:sz w:val="20"/>
          <w:szCs w:val="20"/>
          <w:shd w:val="clear" w:color="auto" w:fill="FFFFFF"/>
        </w:rPr>
      </w:pPr>
      <w:r>
        <w:rPr>
          <w:rFonts w:cstheme="minorHAnsi"/>
        </w:rPr>
        <w:t xml:space="preserve">V druhé části </w:t>
      </w:r>
      <w:r w:rsidR="00C90B4B">
        <w:rPr>
          <w:rFonts w:cstheme="minorHAnsi"/>
        </w:rPr>
        <w:t xml:space="preserve">bude proveden návrh předpokládaného datového toku mezi objekty v implementaci a knihovně. Na základě tohoto návrhu bude provedena analýza, jaké návrhové vzory je vhodné v realizaci využít. </w:t>
      </w:r>
      <w:r w:rsidR="000968A1">
        <w:rPr>
          <w:rFonts w:cstheme="minorHAnsi"/>
        </w:rPr>
        <w:t xml:space="preserve">Praktická část bude zakončena popisem tříd a </w:t>
      </w:r>
      <w:r w:rsidR="002D522E">
        <w:rPr>
          <w:rFonts w:cstheme="minorHAnsi"/>
        </w:rPr>
        <w:t>plány do budoucna.</w:t>
      </w:r>
    </w:p>
    <w:p w14:paraId="675D8156" w14:textId="77777777" w:rsidR="00F67031" w:rsidRPr="00621687" w:rsidRDefault="00F67031" w:rsidP="00C85D30">
      <w:pPr>
        <w:pStyle w:val="Odstavecseseznamem"/>
        <w:rPr>
          <w:rFonts w:cstheme="minorHAnsi"/>
          <w:color w:val="000000"/>
          <w:sz w:val="20"/>
          <w:szCs w:val="20"/>
          <w:shd w:val="clear" w:color="auto" w:fill="FFFFFF"/>
        </w:rPr>
      </w:pPr>
    </w:p>
    <w:p w14:paraId="0937AA45" w14:textId="77777777" w:rsidR="00F67031" w:rsidRPr="00621687" w:rsidRDefault="00F67031" w:rsidP="006A4D87">
      <w:pPr>
        <w:ind w:left="360"/>
        <w:rPr>
          <w:rStyle w:val="Nadpis1Char"/>
          <w:rFonts w:asciiTheme="minorHAnsi" w:eastAsiaTheme="minorHAnsi" w:hAnsiTheme="minorHAnsi" w:cstheme="minorHAnsi"/>
          <w:color w:val="000000"/>
          <w:sz w:val="20"/>
          <w:szCs w:val="20"/>
          <w:shd w:val="clear" w:color="auto" w:fill="FFFFFF"/>
        </w:rPr>
      </w:pPr>
      <w:bookmarkStart w:id="75" w:name="_Toc130825347"/>
      <w:r w:rsidRPr="003052F2">
        <w:rPr>
          <w:rStyle w:val="Nadpis1Char"/>
          <w:rFonts w:asciiTheme="minorHAnsi" w:hAnsiTheme="minorHAnsi" w:cstheme="minorHAnsi"/>
          <w:highlight w:val="green"/>
        </w:rPr>
        <w:t>3. Výběr vhodných programovacích jazyků pro vývoj her</w:t>
      </w:r>
      <w:bookmarkEnd w:id="75"/>
    </w:p>
    <w:p w14:paraId="378BCD5E" w14:textId="77777777" w:rsidR="00F67031" w:rsidRPr="00621687" w:rsidRDefault="00F67031" w:rsidP="006A4D87">
      <w:pPr>
        <w:pStyle w:val="Odstavecseseznamem"/>
        <w:rPr>
          <w:rFonts w:cstheme="minorHAnsi"/>
          <w:color w:val="000000"/>
          <w:sz w:val="20"/>
          <w:szCs w:val="20"/>
        </w:rPr>
      </w:pPr>
    </w:p>
    <w:p w14:paraId="095260C0" w14:textId="3ED35DC2" w:rsidR="00F67031" w:rsidRPr="00621687" w:rsidRDefault="00F67031" w:rsidP="009D76FA">
      <w:pPr>
        <w:pStyle w:val="Odstavecseseznamem"/>
        <w:jc w:val="both"/>
        <w:rPr>
          <w:rFonts w:cstheme="minorHAnsi"/>
          <w:color w:val="000000"/>
        </w:rPr>
      </w:pPr>
      <w:bookmarkStart w:id="76" w:name="_Hlk76032189"/>
      <w:r w:rsidRPr="007C4527">
        <w:rPr>
          <w:rFonts w:cstheme="minorHAnsi"/>
          <w:color w:val="000000"/>
          <w:highlight w:val="green"/>
        </w:rPr>
        <w:t xml:space="preserve">Programovací jazyky dělíme na </w:t>
      </w:r>
      <w:r w:rsidR="00C831D6">
        <w:rPr>
          <w:rFonts w:cstheme="minorHAnsi"/>
          <w:color w:val="000000"/>
          <w:highlight w:val="green"/>
        </w:rPr>
        <w:t>dva</w:t>
      </w:r>
      <w:r w:rsidRPr="007C4527">
        <w:rPr>
          <w:rFonts w:cstheme="minorHAnsi"/>
          <w:color w:val="000000"/>
          <w:highlight w:val="green"/>
        </w:rPr>
        <w:t xml:space="preserve"> základní skupiny. První jsou imperativní (např. C++), kam patří většina jazyků a jejich rysem je, že kód je sekvence instrukcí a je z něj čitelné co se v jaký okamžik bude provádět. Druhá skupina jsou deklarativní</w:t>
      </w:r>
      <w:sdt>
        <w:sdtPr>
          <w:rPr>
            <w:rFonts w:cstheme="minorHAnsi"/>
            <w:color w:val="000000"/>
            <w:highlight w:val="green"/>
          </w:rPr>
          <w:tag w:val="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
          <w:id w:val="646627921"/>
          <w:placeholder>
            <w:docPart w:val="DefaultPlaceholder_-1854013440"/>
          </w:placeholder>
        </w:sdtPr>
        <w:sdtEndPr>
          <w:rPr>
            <w:rFonts w:cstheme="minorBidi"/>
            <w:highlight w:val="none"/>
          </w:rPr>
        </w:sdtEndPr>
        <w:sdtContent>
          <w:r w:rsidR="00A87455" w:rsidRPr="00A87455">
            <w:rPr>
              <w:color w:val="000000"/>
            </w:rPr>
            <w:t>[1]</w:t>
          </w:r>
        </w:sdtContent>
      </w:sdt>
      <w:r w:rsidRPr="007C4527">
        <w:rPr>
          <w:rFonts w:cstheme="minorHAnsi"/>
          <w:color w:val="000000"/>
          <w:highlight w:val="green"/>
        </w:rPr>
        <w:t xml:space="preserve"> (např. HTML), které říkají jen co se musí vyřešit, ale ne konkrétní instrukce potřebné k provedení a z toho důvodu často nejsou považovány za programovací jazyky, ale používá se pro ně označení kódovací. Další skupina jsou funkcionální (např. </w:t>
      </w:r>
      <w:proofErr w:type="spellStart"/>
      <w:r w:rsidRPr="007C4527">
        <w:rPr>
          <w:rFonts w:cstheme="minorHAnsi"/>
          <w:color w:val="000000"/>
          <w:highlight w:val="green"/>
        </w:rPr>
        <w:t>Haskell</w:t>
      </w:r>
      <w:proofErr w:type="spellEnd"/>
      <w:r w:rsidRPr="007C4527">
        <w:rPr>
          <w:rFonts w:cstheme="minorHAnsi"/>
          <w:color w:val="000000"/>
          <w:highlight w:val="green"/>
        </w:rPr>
        <w:t>), které ačkoliv se řadí mezi deklarativní mají znaky obou skupin a je možné jejich přístup použít i v imperativních jazycích. Na rozdíl od imperativních nevyužívají žádné globální proměnné a vše je prováděno uvnitř funkcí</w:t>
      </w:r>
      <w:sdt>
        <w:sdtPr>
          <w:rPr>
            <w:rFonts w:cstheme="minorHAnsi"/>
            <w:color w:val="000000"/>
            <w:highlight w:val="green"/>
          </w:rPr>
          <w:tag w:val="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232236770"/>
          <w:placeholder>
            <w:docPart w:val="DefaultPlaceholder_-1854013440"/>
          </w:placeholder>
        </w:sdtPr>
        <w:sdtEndPr>
          <w:rPr>
            <w:rFonts w:cstheme="minorBidi"/>
            <w:highlight w:val="none"/>
          </w:rPr>
        </w:sdtEndPr>
        <w:sdtContent>
          <w:r w:rsidR="00A87455" w:rsidRPr="00A87455">
            <w:rPr>
              <w:color w:val="000000"/>
            </w:rPr>
            <w:t>[2]</w:t>
          </w:r>
        </w:sdtContent>
      </w:sdt>
      <w:r w:rsidRPr="007C4527">
        <w:rPr>
          <w:rFonts w:cstheme="minorHAnsi"/>
          <w:color w:val="000000"/>
          <w:highlight w:val="green"/>
        </w:rPr>
        <w:t xml:space="preserve">. Na </w:t>
      </w:r>
      <w:r w:rsidRPr="007C4527">
        <w:rPr>
          <w:rFonts w:cstheme="minorHAnsi"/>
          <w:color w:val="000000"/>
          <w:highlight w:val="green"/>
        </w:rPr>
        <w:fldChar w:fldCharType="begin"/>
      </w:r>
      <w:r w:rsidRPr="007C4527">
        <w:rPr>
          <w:rFonts w:cstheme="minorHAnsi"/>
          <w:color w:val="000000"/>
          <w:highlight w:val="green"/>
        </w:rPr>
        <w:instrText xml:space="preserve"> REF _Ref73789160 \h  \* MERGEFORMAT </w:instrText>
      </w:r>
      <w:r w:rsidRPr="007C4527">
        <w:rPr>
          <w:rFonts w:cstheme="minorHAnsi"/>
          <w:color w:val="000000"/>
          <w:highlight w:val="green"/>
        </w:rPr>
      </w:r>
      <w:r w:rsidRPr="007C4527">
        <w:rPr>
          <w:rFonts w:cstheme="minorHAnsi"/>
          <w:color w:val="000000"/>
          <w:highlight w:val="green"/>
        </w:rPr>
        <w:fldChar w:fldCharType="separate"/>
      </w:r>
      <w:r w:rsidR="00DE4D75" w:rsidRPr="007C4527">
        <w:rPr>
          <w:highlight w:val="green"/>
        </w:rPr>
        <w:t xml:space="preserve">Obr. </w:t>
      </w:r>
      <w:r w:rsidR="00DE4D75">
        <w:rPr>
          <w:noProof/>
          <w:highlight w:val="green"/>
        </w:rPr>
        <w:t>1</w:t>
      </w:r>
      <w:r w:rsidRPr="007C4527">
        <w:rPr>
          <w:rFonts w:cstheme="minorHAnsi"/>
          <w:color w:val="000000"/>
          <w:highlight w:val="green"/>
        </w:rPr>
        <w:fldChar w:fldCharType="end"/>
      </w:r>
      <w:r w:rsidRPr="007C4527">
        <w:rPr>
          <w:rFonts w:cstheme="minorHAnsi"/>
          <w:color w:val="000000"/>
          <w:highlight w:val="green"/>
        </w:rPr>
        <w:t xml:space="preserve"> je porovnání sumy zapsané pomocí imperativního a funkcionálního jazyku.</w:t>
      </w:r>
      <w:bookmarkEnd w:id="76"/>
    </w:p>
    <w:p w14:paraId="385651CF" w14:textId="77777777" w:rsidR="00F67031" w:rsidRPr="00621687" w:rsidRDefault="00F67031" w:rsidP="00191467">
      <w:pPr>
        <w:keepNext/>
        <w:ind w:firstLine="708"/>
      </w:pPr>
      <w:r w:rsidRPr="00621687">
        <w:rPr>
          <w:noProof/>
        </w:rPr>
        <w:drawing>
          <wp:inline distT="0" distB="0" distL="0" distR="0" wp14:anchorId="6F88A773" wp14:editId="688CE16F">
            <wp:extent cx="4526280" cy="1130572"/>
            <wp:effectExtent l="0" t="0" r="762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3128" cy="1132282"/>
                    </a:xfrm>
                    <a:prstGeom prst="rect">
                      <a:avLst/>
                    </a:prstGeom>
                  </pic:spPr>
                </pic:pic>
              </a:graphicData>
            </a:graphic>
          </wp:inline>
        </w:drawing>
      </w:r>
    </w:p>
    <w:p w14:paraId="628D448B" w14:textId="2CB8988F" w:rsidR="00F67031" w:rsidRPr="00621687" w:rsidRDefault="00F67031" w:rsidP="00191467">
      <w:pPr>
        <w:pStyle w:val="Titulek"/>
        <w:ind w:left="12" w:firstLine="708"/>
        <w:rPr>
          <w:rFonts w:cstheme="minorHAnsi"/>
          <w:color w:val="000000"/>
        </w:rPr>
      </w:pPr>
      <w:bookmarkStart w:id="77" w:name="_Ref73789160"/>
      <w:r w:rsidRPr="007C4527">
        <w:rPr>
          <w:highlight w:val="green"/>
        </w:rPr>
        <w:t xml:space="preserve">Obr. </w:t>
      </w:r>
      <w:r w:rsidRPr="007C4527">
        <w:rPr>
          <w:highlight w:val="green"/>
        </w:rPr>
        <w:fldChar w:fldCharType="begin"/>
      </w:r>
      <w:r w:rsidRPr="007C4527">
        <w:rPr>
          <w:highlight w:val="green"/>
        </w:rPr>
        <w:instrText xml:space="preserve"> SEQ Obrázek \* ARABIC </w:instrText>
      </w:r>
      <w:r w:rsidRPr="007C4527">
        <w:rPr>
          <w:highlight w:val="green"/>
        </w:rPr>
        <w:fldChar w:fldCharType="separate"/>
      </w:r>
      <w:r w:rsidR="00DE4D75">
        <w:rPr>
          <w:noProof/>
          <w:highlight w:val="green"/>
        </w:rPr>
        <w:t>1</w:t>
      </w:r>
      <w:r w:rsidRPr="007C4527">
        <w:rPr>
          <w:noProof/>
          <w:highlight w:val="green"/>
        </w:rPr>
        <w:fldChar w:fldCharType="end"/>
      </w:r>
      <w:bookmarkEnd w:id="77"/>
      <w:r w:rsidRPr="007C4527">
        <w:rPr>
          <w:highlight w:val="green"/>
        </w:rPr>
        <w:t xml:space="preserve"> imperativní vs. funkcionální jazyk</w:t>
      </w:r>
      <w:sdt>
        <w:sdtPr>
          <w:rPr>
            <w:i w:val="0"/>
            <w:color w:val="000000"/>
            <w:highlight w:val="green"/>
          </w:rPr>
          <w:tag w:val="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1291281675"/>
          <w:placeholder>
            <w:docPart w:val="DefaultPlaceholder_-1854013440"/>
          </w:placeholder>
        </w:sdtPr>
        <w:sdtEndPr>
          <w:rPr>
            <w:highlight w:val="none"/>
          </w:rPr>
        </w:sdtEndPr>
        <w:sdtContent>
          <w:r w:rsidR="00A87455" w:rsidRPr="00A87455">
            <w:rPr>
              <w:i w:val="0"/>
              <w:color w:val="000000"/>
            </w:rPr>
            <w:t>[2]</w:t>
          </w:r>
        </w:sdtContent>
      </w:sdt>
    </w:p>
    <w:p w14:paraId="608B7A3C" w14:textId="77777777" w:rsidR="00F67031" w:rsidRDefault="00F67031" w:rsidP="006A4D87">
      <w:pPr>
        <w:pStyle w:val="Odstavecseseznamem"/>
        <w:rPr>
          <w:rFonts w:cstheme="minorHAnsi"/>
          <w:color w:val="000000"/>
          <w:sz w:val="20"/>
          <w:szCs w:val="20"/>
        </w:rPr>
      </w:pPr>
    </w:p>
    <w:p w14:paraId="2C0FA5F4" w14:textId="6B28D5FD" w:rsidR="006B3362" w:rsidRPr="006B3362" w:rsidRDefault="006B3362" w:rsidP="00F11A08">
      <w:pPr>
        <w:pStyle w:val="Odstavecseseznamem"/>
        <w:jc w:val="both"/>
        <w:rPr>
          <w:rFonts w:cstheme="minorHAnsi"/>
          <w:color w:val="00B050"/>
        </w:rPr>
      </w:pPr>
      <w:r w:rsidRPr="006B3362">
        <w:rPr>
          <w:rFonts w:cstheme="minorHAnsi"/>
          <w:color w:val="00B050"/>
        </w:rPr>
        <w:t>//vysvětlit paradigma</w:t>
      </w:r>
      <w:r w:rsidR="00386034">
        <w:rPr>
          <w:rFonts w:cstheme="minorHAnsi"/>
          <w:color w:val="00B050"/>
        </w:rPr>
        <w:t>?</w:t>
      </w:r>
    </w:p>
    <w:p w14:paraId="0EB51437" w14:textId="77777777" w:rsidR="006B3362" w:rsidRDefault="006B3362" w:rsidP="00F11A08">
      <w:pPr>
        <w:pStyle w:val="Odstavecseseznamem"/>
        <w:jc w:val="both"/>
        <w:rPr>
          <w:rFonts w:cstheme="minorHAnsi"/>
          <w:color w:val="000000"/>
        </w:rPr>
      </w:pPr>
    </w:p>
    <w:p w14:paraId="61DD45A8" w14:textId="559F81F7" w:rsidR="00F67031" w:rsidRPr="008621CC" w:rsidRDefault="00F67031" w:rsidP="00F11A08">
      <w:pPr>
        <w:pStyle w:val="Odstavecseseznamem"/>
        <w:jc w:val="both"/>
        <w:rPr>
          <w:rFonts w:cstheme="minorHAnsi"/>
          <w:color w:val="000000"/>
          <w:sz w:val="20"/>
          <w:szCs w:val="20"/>
          <w:highlight w:val="green"/>
        </w:rPr>
      </w:pPr>
      <w:r w:rsidRPr="008621CC">
        <w:rPr>
          <w:rFonts w:cstheme="minorHAnsi"/>
          <w:color w:val="000000"/>
          <w:highlight w:val="green"/>
        </w:rPr>
        <w:t xml:space="preserve">Z popisu základních paradigmat je vidět, že jazyk bude vybírán z imperativních jazyků, které se dále dělí na </w:t>
      </w:r>
      <w:r w:rsidR="00C831D6">
        <w:rPr>
          <w:rFonts w:cstheme="minorHAnsi"/>
          <w:color w:val="000000"/>
          <w:highlight w:val="green"/>
        </w:rPr>
        <w:t>dvě</w:t>
      </w:r>
      <w:r w:rsidRPr="008621CC">
        <w:rPr>
          <w:rFonts w:cstheme="minorHAnsi"/>
          <w:color w:val="000000"/>
          <w:highlight w:val="green"/>
        </w:rPr>
        <w:t xml:space="preserve"> podskupiny. Procedurální</w:t>
      </w:r>
      <w:sdt>
        <w:sdtPr>
          <w:rPr>
            <w:rFonts w:cstheme="minorHAnsi"/>
            <w:color w:val="000000"/>
            <w:highlight w:val="green"/>
          </w:rPr>
          <w:tag w:val="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
          <w:id w:val="1063071387"/>
          <w:placeholder>
            <w:docPart w:val="DefaultPlaceholder_-1854013440"/>
          </w:placeholder>
        </w:sdtPr>
        <w:sdtEndPr>
          <w:rPr>
            <w:rFonts w:cstheme="minorBidi"/>
          </w:rPr>
        </w:sdtEndPr>
        <w:sdtContent>
          <w:r w:rsidR="00A87455" w:rsidRPr="00A87455">
            <w:rPr>
              <w:color w:val="000000"/>
              <w:highlight w:val="green"/>
            </w:rPr>
            <w:t>[3]</w:t>
          </w:r>
        </w:sdtContent>
      </w:sdt>
      <w:r w:rsidRPr="008621CC">
        <w:rPr>
          <w:rFonts w:cstheme="minorHAnsi"/>
          <w:color w:val="000000"/>
          <w:highlight w:val="green"/>
        </w:rPr>
        <w:t xml:space="preserve"> (např. C) pracují s funkcemi přijímajícími data pouze z parametrů nebo globálních proměnných. Pro svázání více souvisejících hodnot je možné použít strukturu, která je jako pole umožňující ukládat různé datové typy. 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C831D6">
        <w:rPr>
          <w:rFonts w:cstheme="minorHAnsi"/>
          <w:color w:val="000000"/>
          <w:highlight w:val="green"/>
        </w:rPr>
        <w:t>čtyři</w:t>
      </w:r>
      <w:r w:rsidRPr="008621CC">
        <w:rPr>
          <w:rFonts w:cstheme="minorHAnsi"/>
          <w:color w:val="000000"/>
          <w:highlight w:val="green"/>
        </w:rPr>
        <w:t xml:space="preserve"> základní principy: zapouzdření, abstrakce, dědičnost a polymorfismus. Zapouzdření umožňuje omezit viditelnost proměnných </w:t>
      </w:r>
      <w:r w:rsidR="007A3399" w:rsidRPr="008621CC">
        <w:rPr>
          <w:rFonts w:cstheme="minorHAnsi"/>
          <w:color w:val="000000"/>
          <w:highlight w:val="green"/>
        </w:rPr>
        <w:t xml:space="preserve">a metod </w:t>
      </w:r>
      <w:r w:rsidRPr="008621CC">
        <w:rPr>
          <w:rFonts w:cstheme="minorHAnsi"/>
          <w:color w:val="000000"/>
          <w:highlight w:val="green"/>
        </w:rPr>
        <w:t>mimo třídu, kontrolovat přístup k jejich hodnotám a ověřit, zda je zapisována platná hodnota. Abstrakce znamená, že pro práci s objektem není nutné znát vnitřní funkci jeho metod a při práci v týmu kolegovi stačí znát název, parametry a výstup metody. Použitím dědičnosti třída, která je potomek získá všechny proměnné a metody rodiče, ale je možné přidat nové, či změnit chování metody. Polymorfismus souvisí s dědičností, kde do proměnné typu rodič je možné vložit potomka, ale při volání metody se zavolá její přetížená verze, která má stejné jméno, typ a parametry, ale jiné tělo. Dále je možné přetěžovat metody změnou parametrů nebo návratové typu.</w:t>
      </w:r>
      <w:sdt>
        <w:sdtPr>
          <w:rPr>
            <w:rFonts w:cstheme="minorHAnsi"/>
            <w:color w:val="000000"/>
            <w:highlight w:val="green"/>
          </w:rPr>
          <w:tag w:val="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
          <w:id w:val="1460077980"/>
          <w:placeholder>
            <w:docPart w:val="DefaultPlaceholder_-1854013440"/>
          </w:placeholder>
        </w:sdtPr>
        <w:sdtEndPr>
          <w:rPr>
            <w:rFonts w:cstheme="minorBidi"/>
          </w:rPr>
        </w:sdtEndPr>
        <w:sdtContent>
          <w:r w:rsidR="00A87455" w:rsidRPr="00A87455">
            <w:rPr>
              <w:color w:val="000000"/>
              <w:highlight w:val="green"/>
            </w:rPr>
            <w:t>[4]</w:t>
          </w:r>
        </w:sdtContent>
      </w:sdt>
      <w:r w:rsidRPr="008621CC">
        <w:rPr>
          <w:rFonts w:cstheme="minorHAnsi"/>
          <w:color w:val="000000"/>
          <w:highlight w:val="green"/>
        </w:rPr>
        <w:t xml:space="preserve"> Na </w:t>
      </w:r>
      <w:r w:rsidRPr="008621CC">
        <w:rPr>
          <w:rFonts w:cstheme="minorHAnsi"/>
          <w:color w:val="000000"/>
          <w:highlight w:val="green"/>
        </w:rPr>
        <w:fldChar w:fldCharType="begin"/>
      </w:r>
      <w:r w:rsidRPr="008621CC">
        <w:rPr>
          <w:rFonts w:cstheme="minorHAnsi"/>
          <w:color w:val="000000"/>
          <w:highlight w:val="green"/>
        </w:rPr>
        <w:instrText xml:space="preserve"> REF _Ref77498000 \h  \* MERGEFORMAT </w:instrText>
      </w:r>
      <w:r w:rsidRPr="008621CC">
        <w:rPr>
          <w:rFonts w:cstheme="minorHAnsi"/>
          <w:color w:val="000000"/>
          <w:highlight w:val="green"/>
        </w:rPr>
      </w:r>
      <w:r w:rsidRPr="008621CC">
        <w:rPr>
          <w:rFonts w:cstheme="minorHAnsi"/>
          <w:color w:val="000000"/>
          <w:highlight w:val="green"/>
        </w:rPr>
        <w:fldChar w:fldCharType="separate"/>
      </w:r>
      <w:r w:rsidR="00DE4D75" w:rsidRPr="008621CC">
        <w:rPr>
          <w:highlight w:val="green"/>
        </w:rPr>
        <w:t xml:space="preserve">Obr. </w:t>
      </w:r>
      <w:r w:rsidR="00DE4D75">
        <w:rPr>
          <w:noProof/>
          <w:highlight w:val="green"/>
        </w:rPr>
        <w:t>2</w:t>
      </w:r>
      <w:r w:rsidRPr="008621CC">
        <w:rPr>
          <w:rFonts w:cstheme="minorHAnsi"/>
          <w:color w:val="000000"/>
          <w:highlight w:val="green"/>
        </w:rPr>
        <w:fldChar w:fldCharType="end"/>
      </w:r>
      <w:r w:rsidRPr="008621CC">
        <w:rPr>
          <w:rFonts w:cstheme="minorHAnsi"/>
          <w:color w:val="000000"/>
          <w:highlight w:val="green"/>
        </w:rPr>
        <w:t xml:space="preserve"> je porovnání počítání obsahu čtverců a obdélníků napsané v procedurálním a objektovém jazyce (kvůli délce vynecháno zadávání hodnot). Je evidentní, že pro hry se nejvíce hodí objektové jazyky, a proto ty nejpoužívanější nyní budou probrány více do hloubky.</w:t>
      </w:r>
    </w:p>
    <w:p w14:paraId="00C63386" w14:textId="77777777" w:rsidR="00F67031" w:rsidRPr="008621CC" w:rsidRDefault="00F67031" w:rsidP="00D859D8">
      <w:pPr>
        <w:pStyle w:val="Odstavecseseznamem"/>
        <w:keepNext/>
        <w:rPr>
          <w:highlight w:val="green"/>
        </w:rPr>
      </w:pPr>
      <w:r w:rsidRPr="008621CC">
        <w:rPr>
          <w:rFonts w:cstheme="minorHAnsi"/>
          <w:noProof/>
          <w:color w:val="000000"/>
          <w:sz w:val="20"/>
          <w:szCs w:val="20"/>
          <w:highlight w:val="green"/>
        </w:rPr>
        <w:lastRenderedPageBreak/>
        <w:drawing>
          <wp:inline distT="0" distB="0" distL="0" distR="0" wp14:anchorId="7FB1467F" wp14:editId="4EEA7AE9">
            <wp:extent cx="5760720" cy="228600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286000"/>
                    </a:xfrm>
                    <a:prstGeom prst="rect">
                      <a:avLst/>
                    </a:prstGeom>
                    <a:noFill/>
                    <a:ln>
                      <a:noFill/>
                    </a:ln>
                  </pic:spPr>
                </pic:pic>
              </a:graphicData>
            </a:graphic>
          </wp:inline>
        </w:drawing>
      </w:r>
    </w:p>
    <w:p w14:paraId="4EB347F6" w14:textId="2829B238" w:rsidR="00F67031" w:rsidRDefault="00F67031" w:rsidP="00D859D8">
      <w:pPr>
        <w:pStyle w:val="Titulek"/>
        <w:ind w:left="12" w:firstLine="708"/>
        <w:rPr>
          <w:rFonts w:cstheme="minorHAnsi"/>
          <w:color w:val="000000"/>
          <w:sz w:val="20"/>
          <w:szCs w:val="20"/>
        </w:rPr>
      </w:pPr>
      <w:bookmarkStart w:id="78" w:name="_Ref77498000"/>
      <w:r w:rsidRPr="008621CC">
        <w:rPr>
          <w:highlight w:val="green"/>
        </w:rPr>
        <w:t xml:space="preserve">Obr. </w:t>
      </w:r>
      <w:r w:rsidR="000348AD" w:rsidRPr="008621CC">
        <w:rPr>
          <w:highlight w:val="green"/>
        </w:rPr>
        <w:fldChar w:fldCharType="begin"/>
      </w:r>
      <w:r w:rsidR="000348AD" w:rsidRPr="008621CC">
        <w:rPr>
          <w:highlight w:val="green"/>
        </w:rPr>
        <w:instrText xml:space="preserve"> SEQ Obrázek \* ARABIC </w:instrText>
      </w:r>
      <w:r w:rsidR="000348AD" w:rsidRPr="008621CC">
        <w:rPr>
          <w:highlight w:val="green"/>
        </w:rPr>
        <w:fldChar w:fldCharType="separate"/>
      </w:r>
      <w:r w:rsidR="00DE4D75">
        <w:rPr>
          <w:noProof/>
          <w:highlight w:val="green"/>
        </w:rPr>
        <w:t>2</w:t>
      </w:r>
      <w:r w:rsidR="000348AD" w:rsidRPr="008621CC">
        <w:rPr>
          <w:noProof/>
          <w:highlight w:val="green"/>
        </w:rPr>
        <w:fldChar w:fldCharType="end"/>
      </w:r>
      <w:bookmarkEnd w:id="78"/>
      <w:r w:rsidRPr="008621CC">
        <w:rPr>
          <w:highlight w:val="green"/>
        </w:rPr>
        <w:t xml:space="preserve"> procedurální vs objektový jazyk-vlastní</w:t>
      </w:r>
    </w:p>
    <w:p w14:paraId="4EDC8F9E" w14:textId="77777777" w:rsidR="00F67031" w:rsidRPr="00EE31B8" w:rsidRDefault="00F67031" w:rsidP="004F352F">
      <w:pPr>
        <w:rPr>
          <w:rFonts w:cstheme="minorHAnsi"/>
          <w:color w:val="00B050"/>
          <w:sz w:val="20"/>
          <w:szCs w:val="20"/>
          <w:lang w:val="en-US"/>
        </w:rPr>
      </w:pPr>
    </w:p>
    <w:p w14:paraId="7E7E913D" w14:textId="77777777" w:rsidR="00F67031" w:rsidRPr="00585DD5" w:rsidRDefault="00F67031" w:rsidP="00585DD5">
      <w:pPr>
        <w:pStyle w:val="Nadpis2"/>
        <w:ind w:left="708" w:firstLine="708"/>
        <w:rPr>
          <w:rFonts w:asciiTheme="minorHAnsi" w:hAnsiTheme="minorHAnsi" w:cstheme="minorHAnsi"/>
          <w:color w:val="000000"/>
          <w:sz w:val="20"/>
          <w:szCs w:val="20"/>
        </w:rPr>
      </w:pPr>
      <w:bookmarkStart w:id="79" w:name="_Hlk76031648"/>
      <w:bookmarkStart w:id="80" w:name="_Toc130825348"/>
      <w:r w:rsidRPr="005534AA">
        <w:rPr>
          <w:rFonts w:asciiTheme="minorHAnsi" w:hAnsiTheme="minorHAnsi" w:cstheme="minorHAnsi"/>
          <w:highlight w:val="green"/>
          <w:shd w:val="clear" w:color="auto" w:fill="FFFFFF"/>
        </w:rPr>
        <w:t>3.1 C++</w:t>
      </w:r>
      <w:bookmarkEnd w:id="79"/>
      <w:bookmarkEnd w:id="80"/>
    </w:p>
    <w:p w14:paraId="5896C021" w14:textId="70763212" w:rsidR="00F67031" w:rsidRDefault="00F67031" w:rsidP="004B77A6">
      <w:pPr>
        <w:pStyle w:val="Odstavecseseznamem"/>
        <w:ind w:left="1428" w:firstLine="696"/>
        <w:jc w:val="both"/>
        <w:rPr>
          <w:rFonts w:cstheme="minorHAnsi"/>
          <w:color w:val="000000"/>
          <w:shd w:val="clear" w:color="auto" w:fill="FFFFFF"/>
        </w:rPr>
      </w:pPr>
    </w:p>
    <w:p w14:paraId="0E64293E" w14:textId="722B4C43" w:rsidR="000C39B9"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 xml:space="preserve">C++ je více </w:t>
      </w:r>
      <w:proofErr w:type="spellStart"/>
      <w:r w:rsidRPr="00D7426C">
        <w:rPr>
          <w:rFonts w:cstheme="minorHAnsi"/>
          <w:color w:val="000000"/>
          <w:highlight w:val="green"/>
          <w:shd w:val="clear" w:color="auto" w:fill="FFFFFF"/>
        </w:rPr>
        <w:t>paradigmatový</w:t>
      </w:r>
      <w:proofErr w:type="spellEnd"/>
      <w:r w:rsidRPr="00D7426C">
        <w:rPr>
          <w:rFonts w:cstheme="minorHAnsi"/>
          <w:color w:val="000000"/>
          <w:highlight w:val="green"/>
          <w:shd w:val="clear" w:color="auto" w:fill="FFFFFF"/>
        </w:rPr>
        <w:t xml:space="preserve"> jazyk</w:t>
      </w:r>
      <w:sdt>
        <w:sdtPr>
          <w:rPr>
            <w:rFonts w:cstheme="minorHAnsi"/>
            <w:color w:val="000000"/>
            <w:highlight w:val="green"/>
            <w:shd w:val="clear" w:color="auto" w:fill="FFFFFF"/>
          </w:rPr>
          <w:tag w:val="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
          <w:id w:val="12036512"/>
          <w:placeholder>
            <w:docPart w:val="DefaultPlaceholder_-1854013440"/>
          </w:placeholder>
        </w:sdtPr>
        <w:sdtEndPr>
          <w:rPr>
            <w:rFonts w:cstheme="minorBidi"/>
            <w:shd w:val="clear" w:color="auto" w:fill="auto"/>
          </w:rPr>
        </w:sdtEndPr>
        <w:sdtContent>
          <w:r w:rsidR="00A87455" w:rsidRPr="00A87455">
            <w:rPr>
              <w:color w:val="000000"/>
              <w:highlight w:val="green"/>
            </w:rPr>
            <w:t>[5]</w:t>
          </w:r>
        </w:sdtContent>
      </w:sdt>
      <w:r w:rsidRPr="00D7426C">
        <w:rPr>
          <w:rFonts w:cstheme="minorHAnsi"/>
          <w:color w:val="000000"/>
          <w:highlight w:val="green"/>
          <w:shd w:val="clear" w:color="auto" w:fill="FFFFFF"/>
        </w:rPr>
        <w:t xml:space="preserve"> rozšiřující jazyk C o objekty, nová klíčová slova a datové typy. Byla snaha zachovat co největší zpětnou kompatibilitu, pro usnadnění přechodu z C na C++ umožňující tvorbu komplexnějších programů</w:t>
      </w:r>
      <w:sdt>
        <w:sdtPr>
          <w:rPr>
            <w:rFonts w:cstheme="minorHAnsi"/>
            <w:color w:val="000000"/>
            <w:highlight w:val="green"/>
            <w:shd w:val="clear" w:color="auto" w:fill="FFFFFF"/>
          </w:rPr>
          <w:tag w:val="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
          <w:id w:val="-1168785013"/>
          <w:placeholder>
            <w:docPart w:val="DefaultPlaceholder_-1854013440"/>
          </w:placeholder>
        </w:sdtPr>
        <w:sdtEndPr>
          <w:rPr>
            <w:rFonts w:cstheme="minorBidi"/>
            <w:shd w:val="clear" w:color="auto" w:fill="auto"/>
          </w:rPr>
        </w:sdtEndPr>
        <w:sdtContent>
          <w:r w:rsidR="00A87455" w:rsidRPr="00A87455">
            <w:rPr>
              <w:color w:val="000000"/>
              <w:highlight w:val="green"/>
            </w:rPr>
            <w:t>[6]</w:t>
          </w:r>
        </w:sdtContent>
      </w:sdt>
      <w:r w:rsidRPr="00D7426C">
        <w:rPr>
          <w:rFonts w:cstheme="minorHAnsi"/>
          <w:color w:val="000000"/>
          <w:highlight w:val="green"/>
          <w:shd w:val="clear" w:color="auto" w:fill="FFFFFF"/>
        </w:rPr>
        <w:t>, ale některé kódy možné napsat v C jsou v C++ neplatné</w:t>
      </w:r>
      <w:sdt>
        <w:sdtPr>
          <w:rPr>
            <w:rFonts w:cstheme="minorHAnsi"/>
            <w:color w:val="000000"/>
            <w:highlight w:val="green"/>
            <w:shd w:val="clear" w:color="auto" w:fill="FFFFFF"/>
          </w:rPr>
          <w:tag w:val="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
          <w:id w:val="1169908161"/>
          <w:placeholder>
            <w:docPart w:val="DefaultPlaceholder_-1854013440"/>
          </w:placeholder>
        </w:sdtPr>
        <w:sdtEndPr>
          <w:rPr>
            <w:rFonts w:cstheme="minorBidi"/>
            <w:shd w:val="clear" w:color="auto" w:fill="auto"/>
          </w:rPr>
        </w:sdtEndPr>
        <w:sdtContent>
          <w:r w:rsidR="00A87455" w:rsidRPr="00A87455">
            <w:rPr>
              <w:color w:val="000000"/>
              <w:highlight w:val="green"/>
            </w:rPr>
            <w:t>[7]</w:t>
          </w:r>
        </w:sdtContent>
      </w:sdt>
      <w:r w:rsidRPr="00D7426C">
        <w:rPr>
          <w:rFonts w:cstheme="minorHAnsi"/>
          <w:color w:val="000000"/>
          <w:highlight w:val="green"/>
          <w:shd w:val="clear" w:color="auto" w:fill="FFFFFF"/>
        </w:rPr>
        <w:t>.</w:t>
      </w:r>
      <w:r w:rsidR="006A084E" w:rsidRPr="00D7426C">
        <w:rPr>
          <w:rFonts w:cstheme="minorHAnsi"/>
          <w:color w:val="000000"/>
          <w:highlight w:val="green"/>
          <w:shd w:val="clear" w:color="auto" w:fill="FFFFFF"/>
        </w:rPr>
        <w:t xml:space="preserve"> Se zpětnou kompatibilitou souvisí </w:t>
      </w:r>
      <w:proofErr w:type="spellStart"/>
      <w:r w:rsidR="006A084E" w:rsidRPr="00D7426C">
        <w:rPr>
          <w:rFonts w:cstheme="minorHAnsi"/>
          <w:color w:val="000000"/>
          <w:highlight w:val="green"/>
          <w:shd w:val="clear" w:color="auto" w:fill="FFFFFF"/>
        </w:rPr>
        <w:t>headery</w:t>
      </w:r>
      <w:proofErr w:type="spellEnd"/>
      <w:r w:rsidR="006A084E" w:rsidRPr="00D7426C">
        <w:rPr>
          <w:rFonts w:cstheme="minorHAnsi"/>
          <w:color w:val="000000"/>
          <w:highlight w:val="green"/>
          <w:shd w:val="clear" w:color="auto" w:fill="FFFFFF"/>
        </w:rPr>
        <w:t xml:space="preserve"> obsahující deklarace proměnných, struktur, tříd a jejich metod, které je potřeba používat i v jiných souborech</w:t>
      </w:r>
      <w:sdt>
        <w:sdtPr>
          <w:rPr>
            <w:rFonts w:cstheme="minorHAnsi"/>
            <w:color w:val="000000"/>
            <w:highlight w:val="green"/>
            <w:shd w:val="clear" w:color="auto" w:fill="FFFFFF"/>
          </w:rPr>
          <w:tag w:val="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122116412"/>
          <w:placeholder>
            <w:docPart w:val="8A9254DE2CE1482594C3FF155A300DEA"/>
          </w:placeholder>
        </w:sdtPr>
        <w:sdtEndPr>
          <w:rPr>
            <w:rFonts w:cstheme="minorBidi"/>
            <w:shd w:val="clear" w:color="auto" w:fill="auto"/>
          </w:rPr>
        </w:sdtEndPr>
        <w:sdtContent>
          <w:r w:rsidR="00A87455" w:rsidRPr="00A87455">
            <w:rPr>
              <w:color w:val="000000"/>
              <w:highlight w:val="green"/>
            </w:rPr>
            <w:t>[8]</w:t>
          </w:r>
        </w:sdtContent>
      </w:sdt>
      <w:r w:rsidR="006A084E" w:rsidRPr="00D7426C">
        <w:rPr>
          <w:rFonts w:cstheme="minorHAnsi"/>
          <w:color w:val="000000"/>
          <w:highlight w:val="green"/>
          <w:shd w:val="clear" w:color="auto" w:fill="FFFFFF"/>
        </w:rPr>
        <w:t>, což sebou ale nese i nevýhodu, že přidání nových tříd a metod, či změny</w:t>
      </w:r>
      <w:r w:rsidR="00A32D4A" w:rsidRPr="00D7426C">
        <w:rPr>
          <w:rFonts w:cstheme="minorHAnsi"/>
          <w:color w:val="000000"/>
          <w:highlight w:val="green"/>
          <w:shd w:val="clear" w:color="auto" w:fill="FFFFFF"/>
        </w:rPr>
        <w:t xml:space="preserve"> jejich</w:t>
      </w:r>
      <w:r w:rsidR="006A084E" w:rsidRPr="00D7426C">
        <w:rPr>
          <w:rFonts w:cstheme="minorHAnsi"/>
          <w:color w:val="000000"/>
          <w:highlight w:val="green"/>
          <w:shd w:val="clear" w:color="auto" w:fill="FFFFFF"/>
        </w:rPr>
        <w:t xml:space="preserve"> hlaviček je nutno provádět na dvou místech.</w:t>
      </w:r>
    </w:p>
    <w:p w14:paraId="75DC4E87" w14:textId="312F6462" w:rsidR="000C39B9" w:rsidRPr="00D84F99" w:rsidRDefault="000C39B9" w:rsidP="000C39B9">
      <w:pPr>
        <w:pStyle w:val="Nadpis3"/>
        <w:rPr>
          <w:shd w:val="clear" w:color="auto" w:fill="FFFFFF"/>
        </w:rPr>
      </w:pPr>
      <w:bookmarkStart w:id="81" w:name="_Toc130825349"/>
      <w:r w:rsidRPr="005534AA">
        <w:rPr>
          <w:highlight w:val="green"/>
          <w:shd w:val="clear" w:color="auto" w:fill="FFFFFF"/>
        </w:rPr>
        <w:t>3.1.</w:t>
      </w:r>
      <w:r w:rsidR="006B7320" w:rsidRPr="005534AA">
        <w:rPr>
          <w:highlight w:val="green"/>
          <w:shd w:val="clear" w:color="auto" w:fill="FFFFFF"/>
        </w:rPr>
        <w:t>1</w:t>
      </w:r>
      <w:r w:rsidRPr="005534AA">
        <w:rPr>
          <w:highlight w:val="green"/>
          <w:shd w:val="clear" w:color="auto" w:fill="FFFFFF"/>
        </w:rPr>
        <w:t xml:space="preserve"> kompilace a hardware</w:t>
      </w:r>
      <w:bookmarkEnd w:id="81"/>
    </w:p>
    <w:p w14:paraId="23B082A2" w14:textId="7CF03322" w:rsidR="000C39B9" w:rsidRPr="00D84F99" w:rsidRDefault="00F67031" w:rsidP="004B77A6">
      <w:pPr>
        <w:pStyle w:val="Odstavecseseznamem"/>
        <w:ind w:left="1428" w:firstLine="696"/>
        <w:jc w:val="both"/>
        <w:rPr>
          <w:color w:val="000000"/>
        </w:rPr>
      </w:pPr>
      <w:r w:rsidRPr="00D84F99">
        <w:rPr>
          <w:rFonts w:cstheme="minorHAnsi"/>
          <w:color w:val="000000"/>
          <w:shd w:val="clear" w:color="auto" w:fill="FFFFFF"/>
        </w:rPr>
        <w:t xml:space="preserve"> </w:t>
      </w:r>
      <w:r w:rsidRPr="00D7426C">
        <w:rPr>
          <w:rFonts w:cstheme="minorHAnsi"/>
          <w:highlight w:val="green"/>
          <w:shd w:val="clear" w:color="auto" w:fill="FFFFFF"/>
        </w:rPr>
        <w:t xml:space="preserve">Stejně jako jazyk C je kompilován pro konkrétní architekturu procesoru a operační systém, takže </w:t>
      </w:r>
      <w:r w:rsidR="004C6EC7" w:rsidRPr="00D7426C">
        <w:rPr>
          <w:rFonts w:cstheme="minorHAnsi"/>
          <w:highlight w:val="green"/>
          <w:shd w:val="clear" w:color="auto" w:fill="FFFFFF"/>
        </w:rPr>
        <w:t>je nutno</w:t>
      </w:r>
      <w:r w:rsidRPr="00D7426C">
        <w:rPr>
          <w:rFonts w:cstheme="minorHAnsi"/>
          <w:highlight w:val="green"/>
          <w:shd w:val="clear" w:color="auto" w:fill="FFFFFF"/>
        </w:rPr>
        <w:t xml:space="preserve"> rozlišovat 32bitovou</w:t>
      </w:r>
      <w:r w:rsidR="007E39A0" w:rsidRPr="00D7426C">
        <w:rPr>
          <w:rFonts w:cstheme="minorHAnsi"/>
          <w:highlight w:val="green"/>
          <w:shd w:val="clear" w:color="auto" w:fill="FFFFFF"/>
        </w:rPr>
        <w:t xml:space="preserve"> </w:t>
      </w:r>
      <w:r w:rsidRPr="00D7426C">
        <w:rPr>
          <w:rFonts w:cstheme="minorHAnsi"/>
          <w:highlight w:val="green"/>
          <w:shd w:val="clear" w:color="auto" w:fill="FFFFFF"/>
        </w:rPr>
        <w:t>(</w:t>
      </w:r>
      <w:r w:rsidR="007E39A0" w:rsidRPr="00D7426C">
        <w:rPr>
          <w:rFonts w:cstheme="minorHAnsi"/>
          <w:highlight w:val="green"/>
          <w:shd w:val="clear" w:color="auto" w:fill="FFFFFF"/>
        </w:rPr>
        <w:t xml:space="preserve">označovanou jako </w:t>
      </w:r>
      <w:r w:rsidRPr="00D7426C">
        <w:rPr>
          <w:rFonts w:cstheme="minorHAnsi"/>
          <w:highlight w:val="green"/>
          <w:shd w:val="clear" w:color="auto" w:fill="FFFFFF"/>
        </w:rPr>
        <w:t>x86) a 64bitovou verzi operačního systému (x86 dokáže běžet na x64 obráceně ne)</w:t>
      </w:r>
      <w:sdt>
        <w:sdtPr>
          <w:rPr>
            <w:rFonts w:cstheme="minorHAnsi"/>
            <w:color w:val="000000"/>
            <w:highlight w:val="green"/>
            <w:shd w:val="clear" w:color="auto" w:fill="FFFFFF"/>
          </w:rPr>
          <w:tag w:val="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
          <w:id w:val="1389222347"/>
          <w:placeholder>
            <w:docPart w:val="DefaultPlaceholder_-1854013440"/>
          </w:placeholder>
        </w:sdtPr>
        <w:sdtEndPr>
          <w:rPr>
            <w:rFonts w:cstheme="minorBidi"/>
            <w:shd w:val="clear" w:color="auto" w:fill="auto"/>
          </w:rPr>
        </w:sdtEndPr>
        <w:sdtContent>
          <w:r w:rsidR="00A87455" w:rsidRPr="00A87455">
            <w:rPr>
              <w:color w:val="000000"/>
              <w:highlight w:val="green"/>
            </w:rPr>
            <w:t>[9, 10]</w:t>
          </w:r>
        </w:sdtContent>
      </w:sdt>
      <w:r w:rsidRPr="00D7426C">
        <w:rPr>
          <w:rFonts w:cstheme="minorHAnsi"/>
          <w:color w:val="000000"/>
          <w:highlight w:val="green"/>
          <w:shd w:val="clear" w:color="auto" w:fill="FFFFFF"/>
        </w:rPr>
        <w:t xml:space="preserve">, ale existuje také C++/CLI, který je součást Microsoft .NET a je kompilován na </w:t>
      </w:r>
      <w:proofErr w:type="spellStart"/>
      <w:r w:rsidRPr="00D7426C">
        <w:rPr>
          <w:rFonts w:cstheme="minorHAnsi"/>
          <w:color w:val="000000"/>
          <w:highlight w:val="green"/>
          <w:shd w:val="clear" w:color="auto" w:fill="FFFFFF"/>
        </w:rPr>
        <w:t>bytecode</w:t>
      </w:r>
      <w:proofErr w:type="spellEnd"/>
      <w:r w:rsidR="00D9773C" w:rsidRPr="00D7426C">
        <w:rPr>
          <w:rFonts w:cstheme="minorHAnsi"/>
          <w:color w:val="000000"/>
          <w:highlight w:val="green"/>
          <w:shd w:val="clear" w:color="auto" w:fill="FFFFFF"/>
        </w:rPr>
        <w:t xml:space="preserve"> (viz kap. 3.2)</w:t>
      </w:r>
      <w:r w:rsidRPr="00D7426C">
        <w:rPr>
          <w:rFonts w:cstheme="minorHAnsi"/>
          <w:color w:val="000000"/>
          <w:highlight w:val="green"/>
          <w:shd w:val="clear" w:color="auto" w:fill="FFFFFF"/>
        </w:rPr>
        <w:t xml:space="preserve">, což umožňuje </w:t>
      </w:r>
      <w:r w:rsidR="000B3187" w:rsidRPr="00D7426C">
        <w:rPr>
          <w:rFonts w:cstheme="minorHAnsi"/>
          <w:color w:val="000000"/>
          <w:highlight w:val="green"/>
          <w:shd w:val="clear" w:color="auto" w:fill="FFFFFF"/>
        </w:rPr>
        <w:t xml:space="preserve">mít jednu verzi pro obě architektury a </w:t>
      </w:r>
      <w:r w:rsidRPr="00D7426C">
        <w:rPr>
          <w:rFonts w:cstheme="minorHAnsi"/>
          <w:color w:val="000000"/>
          <w:highlight w:val="green"/>
          <w:shd w:val="clear" w:color="auto" w:fill="FFFFFF"/>
        </w:rPr>
        <w:t>sestavit aplikaci z částí napsaných v různých .NET jazycích (viz Kap. 3.3)</w:t>
      </w:r>
      <w:sdt>
        <w:sdtPr>
          <w:rPr>
            <w:rFonts w:cstheme="minorHAnsi"/>
            <w:color w:val="000000"/>
            <w:highlight w:val="green"/>
            <w:shd w:val="clear" w:color="auto" w:fill="FFFFFF"/>
          </w:rPr>
          <w:tag w:val="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
          <w:id w:val="1239290557"/>
          <w:placeholder>
            <w:docPart w:val="DefaultPlaceholder_-1854013440"/>
          </w:placeholder>
        </w:sdtPr>
        <w:sdtEndPr>
          <w:rPr>
            <w:rFonts w:cstheme="minorBidi"/>
            <w:shd w:val="clear" w:color="auto" w:fill="auto"/>
          </w:rPr>
        </w:sdtEndPr>
        <w:sdtContent>
          <w:r w:rsidR="00A87455" w:rsidRPr="00A87455">
            <w:rPr>
              <w:color w:val="000000"/>
              <w:highlight w:val="green"/>
            </w:rPr>
            <w:t>[11]</w:t>
          </w:r>
        </w:sdtContent>
      </w:sdt>
      <w:r w:rsidR="00431B78" w:rsidRPr="00D7426C">
        <w:rPr>
          <w:color w:val="000000"/>
          <w:highlight w:val="green"/>
        </w:rPr>
        <w:t>.</w:t>
      </w:r>
    </w:p>
    <w:p w14:paraId="4AC68E92" w14:textId="46D6C724" w:rsidR="000C39B9" w:rsidRDefault="000C39B9" w:rsidP="004B77A6">
      <w:pPr>
        <w:pStyle w:val="Odstavecseseznamem"/>
        <w:ind w:left="1428" w:firstLine="696"/>
        <w:jc w:val="both"/>
        <w:rPr>
          <w:color w:val="000000"/>
        </w:rPr>
      </w:pPr>
      <w:r w:rsidRPr="00D7426C">
        <w:rPr>
          <w:rFonts w:cstheme="minorHAnsi"/>
          <w:color w:val="000000"/>
          <w:highlight w:val="green"/>
          <w:shd w:val="clear" w:color="auto" w:fill="FFFFFF"/>
        </w:rPr>
        <w:t>Tak jako C je i C++ díky své schopnosti pracovat přímo s pamětí a registry pomocí pointerů vhodný pro psaní ovladačů, operačních systémů a řízení jednočipových počítačů</w:t>
      </w:r>
      <w:sdt>
        <w:sdtPr>
          <w:rPr>
            <w:rFonts w:cstheme="minorHAnsi"/>
            <w:color w:val="000000"/>
            <w:highlight w:val="green"/>
            <w:shd w:val="clear" w:color="auto" w:fill="FFFFFF"/>
          </w:rPr>
          <w:tag w:val="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1dfQ=="/>
          <w:id w:val="-649981469"/>
          <w:placeholder>
            <w:docPart w:val="1B8D1920CE854F1E82F2A6FDC0874617"/>
          </w:placeholder>
        </w:sdtPr>
        <w:sdtEndPr>
          <w:rPr>
            <w:rFonts w:cstheme="minorBidi"/>
            <w:shd w:val="clear" w:color="auto" w:fill="auto"/>
          </w:rPr>
        </w:sdtEndPr>
        <w:sdtContent>
          <w:r w:rsidR="00A87455" w:rsidRPr="00A87455">
            <w:rPr>
              <w:color w:val="000000"/>
              <w:highlight w:val="green"/>
            </w:rPr>
            <w:t>[12–14]</w:t>
          </w:r>
        </w:sdtContent>
      </w:sdt>
      <w:r w:rsidRPr="00D7426C">
        <w:rPr>
          <w:rFonts w:cstheme="minorHAnsi"/>
          <w:color w:val="000000"/>
          <w:highlight w:val="green"/>
          <w:shd w:val="clear" w:color="auto" w:fill="FFFFFF"/>
        </w:rPr>
        <w:t>.</w:t>
      </w:r>
    </w:p>
    <w:p w14:paraId="5F5F9FAC" w14:textId="3D3F7A9C" w:rsidR="000C39B9" w:rsidRDefault="006B7320" w:rsidP="006B7320">
      <w:pPr>
        <w:pStyle w:val="Nadpis3"/>
      </w:pPr>
      <w:bookmarkStart w:id="82" w:name="_Toc130825350"/>
      <w:r w:rsidRPr="005534AA">
        <w:rPr>
          <w:highlight w:val="green"/>
        </w:rPr>
        <w:t>3.1.2 novinky oproti C</w:t>
      </w:r>
      <w:bookmarkEnd w:id="82"/>
    </w:p>
    <w:p w14:paraId="52DBF058" w14:textId="228A2B85" w:rsidR="000C39B9" w:rsidRDefault="00431B78" w:rsidP="004B77A6">
      <w:pPr>
        <w:pStyle w:val="Odstavecseseznamem"/>
        <w:ind w:left="1428" w:firstLine="696"/>
        <w:jc w:val="both"/>
        <w:rPr>
          <w:rFonts w:cstheme="minorHAnsi"/>
          <w:color w:val="000000"/>
          <w:shd w:val="clear" w:color="auto" w:fill="FFFFFF"/>
        </w:rPr>
      </w:pPr>
      <w:r w:rsidRPr="00061721">
        <w:rPr>
          <w:color w:val="000000"/>
        </w:rPr>
        <w:t xml:space="preserve"> </w:t>
      </w:r>
      <w:r w:rsidR="008B3DAE" w:rsidRPr="00D7426C">
        <w:rPr>
          <w:rFonts w:cstheme="minorHAnsi"/>
          <w:highlight w:val="green"/>
          <w:shd w:val="clear" w:color="auto" w:fill="FFFFFF"/>
        </w:rPr>
        <w:t>Mezi novinky, které C++ přináší patří</w:t>
      </w:r>
      <w:r w:rsidR="008B3DAE" w:rsidRPr="00D7426C">
        <w:rPr>
          <w:rFonts w:cstheme="minorHAnsi"/>
          <w:color w:val="00B050"/>
          <w:highlight w:val="green"/>
          <w:shd w:val="clear" w:color="auto" w:fill="FFFFFF"/>
        </w:rPr>
        <w:t xml:space="preserve"> </w:t>
      </w:r>
      <w:r w:rsidR="008B3DAE" w:rsidRPr="00D7426C">
        <w:rPr>
          <w:rFonts w:cstheme="minorHAnsi"/>
          <w:i/>
          <w:iCs/>
          <w:color w:val="000000"/>
          <w:highlight w:val="green"/>
          <w:shd w:val="clear" w:color="auto" w:fill="FFFFFF"/>
          <w:lang w:val="en-US"/>
        </w:rPr>
        <w:t>namespace</w:t>
      </w:r>
      <w:r w:rsidR="008B3DAE" w:rsidRPr="00D7426C">
        <w:rPr>
          <w:rFonts w:cstheme="minorHAnsi"/>
          <w:color w:val="000000"/>
          <w:highlight w:val="green"/>
          <w:shd w:val="clear" w:color="auto" w:fill="FFFFFF"/>
        </w:rPr>
        <w:t xml:space="preserve">, které umožňují kód organizovat do menších celků a je tak možné, aby se v projektu vyskytoval stejný název vícekrát. </w:t>
      </w:r>
      <w:r w:rsidR="00BD3FC3" w:rsidRPr="00D7426C">
        <w:rPr>
          <w:rFonts w:cstheme="minorHAnsi"/>
          <w:color w:val="000000"/>
          <w:highlight w:val="green"/>
          <w:shd w:val="clear" w:color="auto" w:fill="FFFFFF"/>
        </w:rPr>
        <w:t xml:space="preserve">Jakožto objektový jazyk dovoluje přetěžování metod, ale oproti Javě porovnává jen parametry, takže funkce s různým návratovým typem a stejnými parametry považuje za stejné a nepůjdou zkompilovat. </w:t>
      </w:r>
      <w:r w:rsidR="00ED3C7C" w:rsidRPr="00D7426C">
        <w:rPr>
          <w:rFonts w:cstheme="minorHAnsi"/>
          <w:color w:val="000000"/>
          <w:highlight w:val="green"/>
          <w:shd w:val="clear" w:color="auto" w:fill="FFFFFF"/>
        </w:rPr>
        <w:t xml:space="preserve">Dále přibyli </w:t>
      </w:r>
      <w:r w:rsidR="00ED3C7C" w:rsidRPr="00D7426C">
        <w:rPr>
          <w:rFonts w:cstheme="minorHAnsi"/>
          <w:i/>
          <w:iCs/>
          <w:color w:val="000000"/>
          <w:highlight w:val="green"/>
          <w:shd w:val="clear" w:color="auto" w:fill="FFFFFF"/>
          <w:lang w:val="en-US"/>
        </w:rPr>
        <w:t>Exceptions</w:t>
      </w:r>
      <w:r w:rsidR="00ED3C7C" w:rsidRPr="00D7426C">
        <w:rPr>
          <w:rFonts w:cstheme="minorHAnsi"/>
          <w:color w:val="000000"/>
          <w:highlight w:val="green"/>
          <w:shd w:val="clear" w:color="auto" w:fill="FFFFFF"/>
        </w:rPr>
        <w:t xml:space="preserve"> sloužící jako zpráva o chybě ve volané metodě a umožňují tento problém vyřešit, aniž by došlo k pádu programu. Na rozdíl od Javy a C# se může jednat o libovolný datový typ</w:t>
      </w:r>
      <w:sdt>
        <w:sdtPr>
          <w:rPr>
            <w:rFonts w:cstheme="minorHAnsi"/>
            <w:color w:val="000000"/>
            <w:highlight w:val="green"/>
            <w:shd w:val="clear" w:color="auto" w:fill="FFFFFF"/>
          </w:rPr>
          <w:tag w:val="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2ED041843E7040679DF7608BD96AE0E1"/>
          </w:placeholder>
        </w:sdtPr>
        <w:sdtEndPr>
          <w:rPr>
            <w:rFonts w:cstheme="minorBidi"/>
            <w:shd w:val="clear" w:color="auto" w:fill="auto"/>
          </w:rPr>
        </w:sdtEndPr>
        <w:sdtContent>
          <w:r w:rsidR="00A87455" w:rsidRPr="00A87455">
            <w:rPr>
              <w:color w:val="000000"/>
              <w:highlight w:val="green"/>
            </w:rPr>
            <w:t>[8]</w:t>
          </w:r>
        </w:sdtContent>
      </w:sdt>
      <w:r w:rsidR="00ED3C7C" w:rsidRPr="00D7426C">
        <w:rPr>
          <w:rFonts w:cstheme="minorHAnsi"/>
          <w:color w:val="000000"/>
          <w:highlight w:val="green"/>
          <w:shd w:val="clear" w:color="auto" w:fill="FFFFFF"/>
        </w:rPr>
        <w:t>.</w:t>
      </w:r>
      <w:r w:rsidR="00ED3C7C" w:rsidRPr="00D20F7B">
        <w:rPr>
          <w:rFonts w:cstheme="minorHAnsi"/>
          <w:color w:val="000000"/>
          <w:shd w:val="clear" w:color="auto" w:fill="FFFFFF"/>
        </w:rPr>
        <w:t xml:space="preserve"> </w:t>
      </w:r>
    </w:p>
    <w:p w14:paraId="51F2F38F" w14:textId="1F177A74" w:rsidR="000C39B9" w:rsidRDefault="006B7320" w:rsidP="006B7320">
      <w:pPr>
        <w:pStyle w:val="Nadpis3"/>
        <w:rPr>
          <w:shd w:val="clear" w:color="auto" w:fill="FFFFFF"/>
        </w:rPr>
      </w:pPr>
      <w:bookmarkStart w:id="83" w:name="_Toc130825351"/>
      <w:r w:rsidRPr="005534AA">
        <w:rPr>
          <w:highlight w:val="green"/>
          <w:shd w:val="clear" w:color="auto" w:fill="FFFFFF"/>
        </w:rPr>
        <w:lastRenderedPageBreak/>
        <w:t>3.1.3 nevýhody</w:t>
      </w:r>
      <w:bookmarkEnd w:id="83"/>
    </w:p>
    <w:p w14:paraId="2A558C47" w14:textId="1ED48F0A" w:rsidR="00F67031" w:rsidRPr="004B77A6"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standar</w:t>
      </w:r>
      <w:r w:rsidR="003044FF" w:rsidRPr="00D7426C">
        <w:rPr>
          <w:rFonts w:cstheme="minorHAnsi"/>
          <w:color w:val="000000"/>
          <w:highlight w:val="green"/>
          <w:shd w:val="clear" w:color="auto" w:fill="FFFFFF"/>
        </w:rPr>
        <w:t>d</w:t>
      </w:r>
      <w:r w:rsidRPr="00D7426C">
        <w:rPr>
          <w:rFonts w:cstheme="minorHAnsi"/>
          <w:color w:val="000000"/>
          <w:highlight w:val="green"/>
          <w:shd w:val="clear" w:color="auto" w:fill="FFFFFF"/>
        </w:rPr>
        <w:t xml:space="preserve">y C++ neobsahují </w:t>
      </w:r>
      <w:r w:rsidRPr="00D7426C">
        <w:rPr>
          <w:rFonts w:cstheme="minorHAnsi"/>
          <w:highlight w:val="green"/>
          <w:shd w:val="clear" w:color="auto" w:fill="FFFFFF"/>
          <w:lang w:val="en-US"/>
        </w:rPr>
        <w:t>Garbage Collector</w:t>
      </w:r>
      <w:r w:rsidRPr="00D7426C">
        <w:rPr>
          <w:rFonts w:cstheme="minorHAnsi"/>
          <w:color w:val="000000"/>
          <w:highlight w:val="green"/>
          <w:shd w:val="clear" w:color="auto" w:fill="FFFFFF"/>
        </w:rPr>
        <w:t>, takže se programátor musí starat o alokování a následné uvolňování paměti</w:t>
      </w:r>
      <w:r w:rsidR="003E52DD" w:rsidRPr="00D7426C">
        <w:rPr>
          <w:rFonts w:cstheme="minorHAnsi"/>
          <w:color w:val="000000"/>
          <w:highlight w:val="green"/>
          <w:shd w:val="clear" w:color="auto" w:fill="FFFFFF"/>
        </w:rPr>
        <w:t xml:space="preserve"> sám</w:t>
      </w:r>
      <w:r w:rsidRPr="00D7426C">
        <w:rPr>
          <w:rFonts w:cstheme="minorHAnsi"/>
          <w:color w:val="000000"/>
          <w:highlight w:val="green"/>
          <w:shd w:val="clear" w:color="auto" w:fill="FFFFFF"/>
        </w:rPr>
        <w:t>, ale je možné použít některý vytvořený třetí stranou</w:t>
      </w:r>
      <w:sdt>
        <w:sdtPr>
          <w:rPr>
            <w:rFonts w:cstheme="minorHAnsi"/>
            <w:color w:val="000000"/>
            <w:highlight w:val="green"/>
            <w:shd w:val="clear" w:color="auto" w:fill="FFFFFF"/>
          </w:rPr>
          <w:tag w:val="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0562602"/>
          <w:placeholder>
            <w:docPart w:val="DefaultPlaceholder_-1854013440"/>
          </w:placeholder>
        </w:sdtPr>
        <w:sdtEndPr>
          <w:rPr>
            <w:rFonts w:cstheme="minorBidi"/>
            <w:shd w:val="clear" w:color="auto" w:fill="auto"/>
          </w:rPr>
        </w:sdtEndPr>
        <w:sdtContent>
          <w:r w:rsidR="00A87455" w:rsidRPr="00A87455">
            <w:rPr>
              <w:color w:val="000000"/>
              <w:highlight w:val="green"/>
            </w:rPr>
            <w:t>[15]</w:t>
          </w:r>
        </w:sdtContent>
      </w:sdt>
      <w:r w:rsidRPr="00D7426C">
        <w:rPr>
          <w:rFonts w:cstheme="minorHAnsi"/>
          <w:color w:val="000000"/>
          <w:highlight w:val="green"/>
          <w:shd w:val="clear" w:color="auto" w:fill="FFFFFF"/>
        </w:rPr>
        <w:t>. C++ neobsahuje vlastní GUI a musíte proto použít některou z knihoven třetí strany</w:t>
      </w:r>
      <w:sdt>
        <w:sdtPr>
          <w:rPr>
            <w:rFonts w:cstheme="minorHAnsi"/>
            <w:color w:val="000000"/>
            <w:highlight w:val="green"/>
            <w:shd w:val="clear" w:color="auto" w:fill="FFFFFF"/>
          </w:rPr>
          <w:tag w:val="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
          <w:id w:val="1936787796"/>
          <w:placeholder>
            <w:docPart w:val="DefaultPlaceholder_-1854013440"/>
          </w:placeholder>
        </w:sdtPr>
        <w:sdtEndPr>
          <w:rPr>
            <w:rFonts w:cstheme="minorBidi"/>
            <w:shd w:val="clear" w:color="auto" w:fill="auto"/>
          </w:rPr>
        </w:sdtEndPr>
        <w:sdtContent>
          <w:r w:rsidR="00A87455" w:rsidRPr="00A87455">
            <w:rPr>
              <w:color w:val="000000"/>
              <w:highlight w:val="green"/>
            </w:rPr>
            <w:t>[16]</w:t>
          </w:r>
        </w:sdtContent>
      </w:sdt>
      <w:r w:rsidRPr="00D7426C">
        <w:rPr>
          <w:rFonts w:cstheme="minorHAnsi"/>
          <w:color w:val="000000"/>
          <w:highlight w:val="green"/>
          <w:shd w:val="clear" w:color="auto" w:fill="FFFFFF"/>
        </w:rPr>
        <w:t>.</w:t>
      </w:r>
    </w:p>
    <w:p w14:paraId="480D55AC" w14:textId="77777777" w:rsidR="00F67031" w:rsidRPr="00585DD5" w:rsidRDefault="00F67031" w:rsidP="00585DD5">
      <w:pPr>
        <w:pStyle w:val="Nadpis2"/>
        <w:ind w:left="708" w:firstLine="708"/>
        <w:rPr>
          <w:rFonts w:asciiTheme="minorHAnsi" w:hAnsiTheme="minorHAnsi" w:cstheme="minorHAnsi"/>
          <w:shd w:val="clear" w:color="auto" w:fill="FFFFFF"/>
        </w:rPr>
      </w:pPr>
      <w:bookmarkStart w:id="84" w:name="_Hlk76031699"/>
      <w:bookmarkStart w:id="85" w:name="_Toc130825352"/>
      <w:r w:rsidRPr="005534AA">
        <w:rPr>
          <w:rFonts w:asciiTheme="minorHAnsi" w:hAnsiTheme="minorHAnsi" w:cstheme="minorHAnsi"/>
          <w:highlight w:val="green"/>
          <w:shd w:val="clear" w:color="auto" w:fill="FFFFFF"/>
        </w:rPr>
        <w:t>3.2 Java</w:t>
      </w:r>
      <w:bookmarkEnd w:id="84"/>
      <w:bookmarkEnd w:id="85"/>
    </w:p>
    <w:p w14:paraId="429C77F5" w14:textId="6B6C9EBC" w:rsidR="00F67031" w:rsidRDefault="00F67031" w:rsidP="00B05C86">
      <w:pPr>
        <w:pStyle w:val="Odstavecseseznamem"/>
        <w:ind w:left="1440" w:firstLine="684"/>
        <w:jc w:val="both"/>
        <w:rPr>
          <w:rFonts w:cstheme="minorHAnsi"/>
          <w:shd w:val="clear" w:color="auto" w:fill="FFFFFF"/>
        </w:rPr>
      </w:pPr>
    </w:p>
    <w:p w14:paraId="54A2735F" w14:textId="4B6351BE" w:rsidR="00B4128D" w:rsidRDefault="00F67031" w:rsidP="00B4128D">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je objektový jazyk, který </w:t>
      </w:r>
      <w:r w:rsidR="005E412C" w:rsidRPr="00D7426C">
        <w:rPr>
          <w:rFonts w:cstheme="minorHAnsi"/>
          <w:color w:val="000000" w:themeColor="text1"/>
          <w:highlight w:val="green"/>
          <w:shd w:val="clear" w:color="auto" w:fill="FFFFFF"/>
        </w:rPr>
        <w:t>byl vyvinut s myšlenkou, aby bylo</w:t>
      </w:r>
      <w:r w:rsidR="000D6D8F" w:rsidRPr="00D7426C">
        <w:rPr>
          <w:rFonts w:cstheme="minorHAnsi"/>
          <w:color w:val="000000" w:themeColor="text1"/>
          <w:highlight w:val="green"/>
          <w:shd w:val="clear" w:color="auto" w:fill="FFFFFF"/>
        </w:rPr>
        <w:t xml:space="preserve"> možné</w:t>
      </w:r>
      <w:r w:rsidR="005E412C" w:rsidRPr="00D7426C">
        <w:rPr>
          <w:rFonts w:cstheme="minorHAnsi"/>
          <w:color w:val="000000" w:themeColor="text1"/>
          <w:highlight w:val="green"/>
          <w:shd w:val="clear" w:color="auto" w:fill="FFFFFF"/>
        </w:rPr>
        <w:t xml:space="preserve"> jeden program spustit na všech systémech. Architektura vychází z jazyků jako Eiffel, </w:t>
      </w:r>
      <w:proofErr w:type="spellStart"/>
      <w:r w:rsidR="005E412C" w:rsidRPr="00D7426C">
        <w:rPr>
          <w:rFonts w:cstheme="minorHAnsi"/>
          <w:color w:val="000000" w:themeColor="text1"/>
          <w:highlight w:val="green"/>
          <w:shd w:val="clear" w:color="auto" w:fill="FFFFFF"/>
        </w:rPr>
        <w:t>SmallTalk</w:t>
      </w:r>
      <w:proofErr w:type="spellEnd"/>
      <w:r w:rsidR="005E412C" w:rsidRPr="00D7426C">
        <w:rPr>
          <w:rFonts w:cstheme="minorHAnsi"/>
          <w:color w:val="000000" w:themeColor="text1"/>
          <w:highlight w:val="green"/>
          <w:shd w:val="clear" w:color="auto" w:fill="FFFFFF"/>
        </w:rPr>
        <w:t xml:space="preserve"> a </w:t>
      </w:r>
      <w:proofErr w:type="spellStart"/>
      <w:r w:rsidR="005E412C" w:rsidRPr="00D7426C">
        <w:rPr>
          <w:rFonts w:cstheme="minorHAnsi"/>
          <w:color w:val="000000" w:themeColor="text1"/>
          <w:highlight w:val="green"/>
          <w:shd w:val="clear" w:color="auto" w:fill="FFFFFF"/>
        </w:rPr>
        <w:t>Objective</w:t>
      </w:r>
      <w:proofErr w:type="spellEnd"/>
      <w:r w:rsidR="005E412C" w:rsidRPr="00D7426C">
        <w:rPr>
          <w:rFonts w:cstheme="minorHAnsi"/>
          <w:color w:val="000000" w:themeColor="text1"/>
          <w:highlight w:val="green"/>
          <w:shd w:val="clear" w:color="auto" w:fill="FFFFFF"/>
        </w:rPr>
        <w:t xml:space="preserve"> C.</w:t>
      </w:r>
      <w:r w:rsidR="004931BA" w:rsidRPr="00D7426C">
        <w:rPr>
          <w:rFonts w:cstheme="minorHAnsi"/>
          <w:color w:val="000000" w:themeColor="text1"/>
          <w:highlight w:val="green"/>
          <w:shd w:val="clear" w:color="auto" w:fill="FFFFFF"/>
        </w:rPr>
        <w:t xml:space="preserve"> Pro snazší přechod programátorů z C++ byla snaha zachovat co nejpodobnější syntaxi, ale jeho funkcionality použity nebyli.</w:t>
      </w:r>
      <w:sdt>
        <w:sdtPr>
          <w:rPr>
            <w:rFonts w:cstheme="minorHAnsi"/>
            <w:color w:val="000000"/>
            <w:highlight w:val="green"/>
            <w:shd w:val="clear" w:color="auto" w:fill="FFFFFF"/>
          </w:rPr>
          <w:tag w:val="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
          <w:id w:val="1137606929"/>
          <w:placeholder>
            <w:docPart w:val="DefaultPlaceholder_-1854013440"/>
          </w:placeholder>
        </w:sdtPr>
        <w:sdtContent>
          <w:r w:rsidR="00A87455" w:rsidRPr="00A87455">
            <w:rPr>
              <w:rFonts w:cstheme="minorHAnsi"/>
              <w:color w:val="000000"/>
              <w:highlight w:val="green"/>
              <w:shd w:val="clear" w:color="auto" w:fill="FFFFFF"/>
            </w:rPr>
            <w:t>[17]</w:t>
          </w:r>
        </w:sdtContent>
      </w:sdt>
      <w:r w:rsidR="005F5030" w:rsidRPr="00D7426C">
        <w:rPr>
          <w:rFonts w:cstheme="minorHAnsi"/>
          <w:color w:val="000000"/>
          <w:highlight w:val="green"/>
          <w:shd w:val="clear" w:color="auto" w:fill="FFFFFF"/>
        </w:rPr>
        <w:t xml:space="preserve"> </w:t>
      </w:r>
      <w:r w:rsidR="00204935" w:rsidRPr="00D7426C">
        <w:rPr>
          <w:rFonts w:cstheme="minorHAnsi"/>
          <w:color w:val="000000"/>
          <w:highlight w:val="green"/>
          <w:shd w:val="clear" w:color="auto" w:fill="FFFFFF"/>
        </w:rPr>
        <w:t>oproti C a C++ se v</w:t>
      </w:r>
      <w:r w:rsidR="00B4128D" w:rsidRPr="00D7426C">
        <w:rPr>
          <w:rFonts w:cstheme="minorHAnsi"/>
          <w:color w:val="000000" w:themeColor="text1"/>
          <w:highlight w:val="green"/>
          <w:shd w:val="clear" w:color="auto" w:fill="FFFFFF"/>
        </w:rPr>
        <w:t> Javě nenachází funkce, které existují samy o sobě a nenáleží žádné třídě, ale jen metody, které jsou součástí objektu, nebo jsou statické</w:t>
      </w:r>
      <w:sdt>
        <w:sdtPr>
          <w:rPr>
            <w:rFonts w:cstheme="minorHAnsi"/>
            <w:color w:val="000000"/>
            <w:highlight w:val="green"/>
            <w:shd w:val="clear" w:color="auto" w:fill="FFFFFF"/>
          </w:rPr>
          <w:tag w:val="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496187294"/>
          <w:placeholder>
            <w:docPart w:val="E75302B4D766481AB749282E187C1CCC"/>
          </w:placeholder>
        </w:sdtPr>
        <w:sdtEndPr>
          <w:rPr>
            <w:rFonts w:cstheme="minorBidi"/>
            <w:shd w:val="clear" w:color="auto" w:fill="auto"/>
          </w:rPr>
        </w:sdtEndPr>
        <w:sdtContent>
          <w:r w:rsidR="00A87455" w:rsidRPr="00A87455">
            <w:rPr>
              <w:color w:val="000000"/>
              <w:highlight w:val="green"/>
            </w:rPr>
            <w:t>[18, 19]</w:t>
          </w:r>
        </w:sdtContent>
      </w:sdt>
      <w:r w:rsidR="00B4128D" w:rsidRPr="00D7426C">
        <w:rPr>
          <w:rFonts w:cstheme="minorHAnsi"/>
          <w:color w:val="000000" w:themeColor="text1"/>
          <w:highlight w:val="green"/>
          <w:shd w:val="clear" w:color="auto" w:fill="FFFFFF"/>
        </w:rPr>
        <w:t>.</w:t>
      </w:r>
    </w:p>
    <w:p w14:paraId="1DC52B7F" w14:textId="7730F314" w:rsidR="00CC65B8" w:rsidRDefault="00CC65B8" w:rsidP="005F0640">
      <w:pPr>
        <w:pStyle w:val="Odstavecseseznamem"/>
        <w:ind w:left="1440" w:firstLine="684"/>
        <w:jc w:val="both"/>
        <w:rPr>
          <w:rFonts w:cstheme="minorHAnsi"/>
          <w:color w:val="000000" w:themeColor="text1"/>
          <w:shd w:val="clear" w:color="auto" w:fill="FFFFFF"/>
        </w:rPr>
      </w:pPr>
    </w:p>
    <w:p w14:paraId="0DDCB67A" w14:textId="75F22D12" w:rsidR="00CC65B8" w:rsidRPr="00AE4429" w:rsidRDefault="00CC65B8" w:rsidP="00CC65B8">
      <w:pPr>
        <w:pStyle w:val="Nadpis3"/>
        <w:rPr>
          <w:shd w:val="clear" w:color="auto" w:fill="FFFFFF"/>
        </w:rPr>
      </w:pPr>
      <w:bookmarkStart w:id="86" w:name="_Toc130825353"/>
      <w:r w:rsidRPr="005534AA">
        <w:rPr>
          <w:highlight w:val="green"/>
          <w:shd w:val="clear" w:color="auto" w:fill="FFFFFF"/>
        </w:rPr>
        <w:t xml:space="preserve">3.2.1 </w:t>
      </w:r>
      <w:r w:rsidR="00A176FE" w:rsidRPr="005534AA">
        <w:rPr>
          <w:highlight w:val="green"/>
          <w:shd w:val="clear" w:color="auto" w:fill="FFFFFF"/>
        </w:rPr>
        <w:t>JIT (Just In Time)</w:t>
      </w:r>
      <w:bookmarkEnd w:id="86"/>
    </w:p>
    <w:p w14:paraId="3BA5BBCB" w14:textId="53358414" w:rsidR="00CC65B8" w:rsidRDefault="00FE436D"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O</w:t>
      </w:r>
      <w:r w:rsidR="00F67031" w:rsidRPr="00D7426C">
        <w:rPr>
          <w:rFonts w:cstheme="minorHAnsi"/>
          <w:color w:val="000000" w:themeColor="text1"/>
          <w:highlight w:val="green"/>
          <w:shd w:val="clear" w:color="auto" w:fill="FFFFFF"/>
        </w:rPr>
        <w:t>proti C++ není</w:t>
      </w:r>
      <w:r w:rsidR="00364604" w:rsidRPr="00D7426C">
        <w:rPr>
          <w:rFonts w:cstheme="minorHAnsi"/>
          <w:color w:val="000000" w:themeColor="text1"/>
          <w:highlight w:val="green"/>
          <w:shd w:val="clear" w:color="auto" w:fill="FFFFFF"/>
        </w:rPr>
        <w:t xml:space="preserve"> kód</w:t>
      </w:r>
      <w:r w:rsidR="00F67031" w:rsidRPr="00D7426C">
        <w:rPr>
          <w:rFonts w:cstheme="minorHAnsi"/>
          <w:color w:val="000000" w:themeColor="text1"/>
          <w:highlight w:val="green"/>
          <w:shd w:val="clear" w:color="auto" w:fill="FFFFFF"/>
        </w:rPr>
        <w:t xml:space="preserve"> kompilován přímo do strojového kódu, ale do</w:t>
      </w:r>
      <w:r w:rsidR="00F83F3E" w:rsidRPr="00D7426C">
        <w:rPr>
          <w:rFonts w:cstheme="minorHAnsi"/>
          <w:color w:val="000000" w:themeColor="text1"/>
          <w:highlight w:val="green"/>
          <w:shd w:val="clear" w:color="auto" w:fill="FFFFFF"/>
        </w:rPr>
        <w:t xml:space="preserve"> vysokoúrovňového platformě nezávislého kódu nazývaného</w:t>
      </w:r>
      <w:r w:rsidR="00F67031" w:rsidRPr="00D7426C">
        <w:rPr>
          <w:rFonts w:cstheme="minorHAnsi"/>
          <w:color w:val="000000" w:themeColor="text1"/>
          <w:highlight w:val="green"/>
          <w:shd w:val="clear" w:color="auto" w:fill="FFFFFF"/>
        </w:rPr>
        <w:t xml:space="preserve"> </w:t>
      </w:r>
      <w:proofErr w:type="spellStart"/>
      <w:r w:rsidR="00F67031" w:rsidRPr="00D7426C">
        <w:rPr>
          <w:rFonts w:cstheme="minorHAnsi"/>
          <w:color w:val="000000" w:themeColor="text1"/>
          <w:highlight w:val="green"/>
          <w:shd w:val="clear" w:color="auto" w:fill="FFFFFF"/>
        </w:rPr>
        <w:t>bytecod</w:t>
      </w:r>
      <w:r w:rsidR="00F83F3E" w:rsidRPr="00D7426C">
        <w:rPr>
          <w:rFonts w:cstheme="minorHAnsi"/>
          <w:color w:val="000000" w:themeColor="text1"/>
          <w:highlight w:val="green"/>
          <w:shd w:val="clear" w:color="auto" w:fill="FFFFFF"/>
        </w:rPr>
        <w:t>e</w:t>
      </w:r>
      <w:proofErr w:type="spellEnd"/>
      <w:r w:rsidR="00F67031" w:rsidRPr="00D7426C">
        <w:rPr>
          <w:rFonts w:cstheme="minorHAnsi"/>
          <w:color w:val="000000" w:themeColor="text1"/>
          <w:highlight w:val="green"/>
          <w:shd w:val="clear" w:color="auto" w:fill="FFFFFF"/>
        </w:rPr>
        <w:t>, který je spouštěn ve virtuálním stroji (</w:t>
      </w:r>
      <w:r w:rsidR="004334D7" w:rsidRPr="00D7426C">
        <w:rPr>
          <w:rFonts w:cstheme="minorHAnsi"/>
          <w:color w:val="000000" w:themeColor="text1"/>
          <w:highlight w:val="green"/>
          <w:shd w:val="clear" w:color="auto" w:fill="FFFFFF"/>
          <w:lang w:val="en-US"/>
        </w:rPr>
        <w:t>Java Virtual Machine</w:t>
      </w:r>
      <w:r w:rsidR="004334D7" w:rsidRPr="00D7426C">
        <w:rPr>
          <w:rFonts w:cstheme="minorHAnsi"/>
          <w:color w:val="000000" w:themeColor="text1"/>
          <w:highlight w:val="green"/>
          <w:shd w:val="clear" w:color="auto" w:fill="FFFFFF"/>
        </w:rPr>
        <w:t xml:space="preserve"> neboli </w:t>
      </w:r>
      <w:r w:rsidR="00F67031" w:rsidRPr="00D7426C">
        <w:rPr>
          <w:rFonts w:cstheme="minorHAnsi"/>
          <w:color w:val="000000" w:themeColor="text1"/>
          <w:highlight w:val="green"/>
          <w:shd w:val="clear" w:color="auto" w:fill="FFFFFF"/>
        </w:rPr>
        <w:t>JVM), což umožňuje, aby stejný program bylo možné spustit na všech operačních systémech v 32bitové i 64bitové verzi</w:t>
      </w:r>
      <w:sdt>
        <w:sdtPr>
          <w:rPr>
            <w:rFonts w:cstheme="minorHAnsi"/>
            <w:color w:val="000000"/>
            <w:highlight w:val="green"/>
            <w:shd w:val="clear" w:color="auto" w:fill="FFFFFF"/>
          </w:rPr>
          <w:tag w:val="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
          <w:id w:val="1073932716"/>
          <w:placeholder>
            <w:docPart w:val="DefaultPlaceholder_-1854013440"/>
          </w:placeholder>
        </w:sdtPr>
        <w:sdtEndPr>
          <w:rPr>
            <w:rFonts w:cstheme="minorBidi"/>
            <w:shd w:val="clear" w:color="auto" w:fill="auto"/>
          </w:rPr>
        </w:sdtEndPr>
        <w:sdtContent>
          <w:r w:rsidR="00A87455" w:rsidRPr="00A87455">
            <w:rPr>
              <w:color w:val="000000"/>
              <w:highlight w:val="green"/>
            </w:rPr>
            <w:t>[9]</w:t>
          </w:r>
        </w:sdtContent>
      </w:sdt>
      <w:r w:rsidR="00F67031" w:rsidRPr="00D7426C">
        <w:rPr>
          <w:rFonts w:cstheme="minorHAnsi"/>
          <w:color w:val="000000" w:themeColor="text1"/>
          <w:highlight w:val="green"/>
          <w:shd w:val="clear" w:color="auto" w:fill="FFFFFF"/>
        </w:rPr>
        <w:t>, ale ke spuštění programu musí být na zařízení naistalována odpovídající verze</w:t>
      </w:r>
      <w:r w:rsidR="009B39F8" w:rsidRPr="00D7426C">
        <w:rPr>
          <w:rFonts w:cstheme="minorHAnsi"/>
          <w:color w:val="000000" w:themeColor="text1"/>
          <w:highlight w:val="green"/>
          <w:shd w:val="clear" w:color="auto" w:fill="FFFFFF"/>
        </w:rPr>
        <w:t xml:space="preserve"> JVM</w:t>
      </w:r>
      <w:r w:rsidR="00F67031" w:rsidRPr="00D7426C">
        <w:rPr>
          <w:rFonts w:cstheme="minorHAnsi"/>
          <w:color w:val="000000" w:themeColor="text1"/>
          <w:highlight w:val="green"/>
          <w:shd w:val="clear" w:color="auto" w:fill="FFFFFF"/>
        </w:rPr>
        <w:t xml:space="preserve">. Nevýhodou </w:t>
      </w:r>
      <w:proofErr w:type="spellStart"/>
      <w:r w:rsidR="00F67031" w:rsidRPr="00D7426C">
        <w:rPr>
          <w:rFonts w:cstheme="minorHAnsi"/>
          <w:color w:val="000000" w:themeColor="text1"/>
          <w:highlight w:val="green"/>
          <w:shd w:val="clear" w:color="auto" w:fill="FFFFFF"/>
        </w:rPr>
        <w:t>bytecodu</w:t>
      </w:r>
      <w:proofErr w:type="spellEnd"/>
      <w:r w:rsidR="00F67031" w:rsidRPr="00D7426C">
        <w:rPr>
          <w:rFonts w:cstheme="minorHAnsi"/>
          <w:color w:val="000000" w:themeColor="text1"/>
          <w:highlight w:val="green"/>
          <w:shd w:val="clear" w:color="auto" w:fill="FFFFFF"/>
        </w:rPr>
        <w:t xml:space="preserve"> je jeho výpočetní náročnost, neboť je překládán do strojového kódu v momentě, kdy je spouštěn. Díky </w:t>
      </w:r>
      <w:r w:rsidR="00F67031" w:rsidRPr="00D7426C">
        <w:rPr>
          <w:rFonts w:cstheme="minorHAnsi"/>
          <w:color w:val="000000" w:themeColor="text1"/>
          <w:highlight w:val="green"/>
          <w:shd w:val="clear" w:color="auto" w:fill="FFFFFF"/>
          <w:lang w:val="en-US"/>
        </w:rPr>
        <w:t>just in time</w:t>
      </w:r>
      <w:r w:rsidR="00F67031" w:rsidRPr="00D7426C">
        <w:rPr>
          <w:rFonts w:cstheme="minorHAnsi"/>
          <w:color w:val="000000" w:themeColor="text1"/>
          <w:highlight w:val="green"/>
          <w:shd w:val="clear" w:color="auto" w:fill="FFFFFF"/>
        </w:rPr>
        <w:t xml:space="preserve"> (JIT) překladu je</w:t>
      </w:r>
      <w:r w:rsidR="009E27D5">
        <w:rPr>
          <w:rFonts w:cstheme="minorHAnsi"/>
          <w:color w:val="000000" w:themeColor="text1"/>
          <w:highlight w:val="green"/>
          <w:shd w:val="clear" w:color="auto" w:fill="FFFFFF"/>
        </w:rPr>
        <w:t xml:space="preserve"> ovšem</w:t>
      </w:r>
      <w:r w:rsidR="00F67031" w:rsidRPr="00D7426C">
        <w:rPr>
          <w:rFonts w:cstheme="minorHAnsi"/>
          <w:color w:val="000000" w:themeColor="text1"/>
          <w:highlight w:val="green"/>
          <w:shd w:val="clear" w:color="auto" w:fill="FFFFFF"/>
        </w:rPr>
        <w:t xml:space="preserve"> možné provést optimalizaci pro konkrétní CPU a tím dosáhnout vyšší rychlosti</w:t>
      </w:r>
      <w:r w:rsidR="000543FF" w:rsidRPr="00D7426C">
        <w:rPr>
          <w:rFonts w:cstheme="minorHAnsi"/>
          <w:color w:val="000000" w:themeColor="text1"/>
          <w:highlight w:val="green"/>
          <w:shd w:val="clear" w:color="auto" w:fill="FFFFFF"/>
        </w:rPr>
        <w:t>, než jaké dosahují programy napsané například v C nebo C++ a zkompilované na počítači, který je starší než ten, kde je spouštěn.</w:t>
      </w:r>
      <w:sdt>
        <w:sdtPr>
          <w:rPr>
            <w:rFonts w:cstheme="minorHAnsi"/>
            <w:color w:val="000000"/>
            <w:highlight w:val="green"/>
            <w:shd w:val="clear" w:color="auto" w:fill="FFFFFF"/>
          </w:rPr>
          <w:tag w:val="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
          <w:id w:val="-688218250"/>
          <w:placeholder>
            <w:docPart w:val="DefaultPlaceholder_-1854013440"/>
          </w:placeholder>
        </w:sdtPr>
        <w:sdtEndPr>
          <w:rPr>
            <w:rFonts w:cstheme="minorBidi"/>
            <w:shd w:val="clear" w:color="auto" w:fill="auto"/>
          </w:rPr>
        </w:sdtEndPr>
        <w:sdtContent>
          <w:r w:rsidR="00A87455" w:rsidRPr="00A87455">
            <w:rPr>
              <w:color w:val="000000"/>
              <w:highlight w:val="green"/>
            </w:rPr>
            <w:t>[20]</w:t>
          </w:r>
        </w:sdtContent>
      </w:sdt>
      <w:r w:rsidR="00F67031" w:rsidRPr="00D7426C">
        <w:rPr>
          <w:rFonts w:cstheme="minorHAnsi"/>
          <w:color w:val="000000" w:themeColor="text1"/>
          <w:highlight w:val="green"/>
          <w:shd w:val="clear" w:color="auto" w:fill="FFFFFF"/>
        </w:rPr>
        <w:t>.</w:t>
      </w:r>
    </w:p>
    <w:p w14:paraId="56EAA14F" w14:textId="47300A2A" w:rsidR="00A176FE" w:rsidRDefault="00A176FE" w:rsidP="00A176FE">
      <w:pPr>
        <w:pStyle w:val="Nadpis3"/>
        <w:rPr>
          <w:shd w:val="clear" w:color="auto" w:fill="FFFFFF"/>
        </w:rPr>
      </w:pPr>
      <w:bookmarkStart w:id="87" w:name="_Toc130825354"/>
      <w:r w:rsidRPr="005534AA">
        <w:rPr>
          <w:highlight w:val="green"/>
          <w:shd w:val="clear" w:color="auto" w:fill="FFFFFF"/>
        </w:rPr>
        <w:t xml:space="preserve">3.2.2 </w:t>
      </w:r>
      <w:r w:rsidRPr="005534AA">
        <w:rPr>
          <w:highlight w:val="green"/>
        </w:rPr>
        <w:t>přístup k paměti a ovládání hardware</w:t>
      </w:r>
      <w:bookmarkEnd w:id="87"/>
    </w:p>
    <w:p w14:paraId="5C944DF4" w14:textId="09E4859B" w:rsidR="00CC65B8" w:rsidRDefault="000B6D86"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neumožňuje pracovat s pointery, neboť správu paměti zajišťuje </w:t>
      </w:r>
      <w:r w:rsidRPr="00D7426C">
        <w:rPr>
          <w:rFonts w:cstheme="minorHAnsi"/>
          <w:color w:val="000000" w:themeColor="text1"/>
          <w:highlight w:val="green"/>
          <w:shd w:val="clear" w:color="auto" w:fill="FFFFFF"/>
          <w:lang w:val="en-US"/>
        </w:rPr>
        <w:t>run time</w:t>
      </w:r>
      <w:sdt>
        <w:sdtPr>
          <w:rPr>
            <w:rFonts w:cstheme="minorHAnsi"/>
            <w:color w:val="000000"/>
            <w:highlight w:val="green"/>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963377174"/>
          <w:placeholder>
            <w:docPart w:val="1C86CE5B5B744360AE746D9AF8815A5F"/>
          </w:placeholder>
        </w:sdtPr>
        <w:sdtEndPr>
          <w:rPr>
            <w:rFonts w:cstheme="minorBidi"/>
            <w:shd w:val="clear" w:color="auto" w:fill="auto"/>
            <w:lang w:val="cs-CZ"/>
          </w:rPr>
        </w:sdtEndPr>
        <w:sdtContent>
          <w:r w:rsidR="00A87455" w:rsidRPr="00A87455">
            <w:rPr>
              <w:color w:val="000000"/>
              <w:highlight w:val="green"/>
            </w:rPr>
            <w:t>[19]</w:t>
          </w:r>
        </w:sdtContent>
      </w:sdt>
      <w:r w:rsidRPr="00D7426C">
        <w:rPr>
          <w:rFonts w:cstheme="minorHAnsi"/>
          <w:color w:val="000000" w:themeColor="text1"/>
          <w:highlight w:val="green"/>
          <w:shd w:val="clear" w:color="auto" w:fill="FFFFFF"/>
        </w:rPr>
        <w:t>. Jelikož program nepřistupuje k paměti přímo je možné zajistit, že nebude zasahovat do paměti ostatních programů, což by mohlo způsobit pád systému či neoprávněný přístup k citlivým údajům</w:t>
      </w:r>
      <w:sdt>
        <w:sdtPr>
          <w:rPr>
            <w:rFonts w:cstheme="minorHAnsi"/>
            <w:color w:val="000000"/>
            <w:highlight w:val="green"/>
            <w:shd w:val="clear" w:color="auto" w:fill="FFFFFF"/>
          </w:rPr>
          <w:tag w:val="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
          <w:id w:val="-1738237628"/>
          <w:placeholder>
            <w:docPart w:val="1C86CE5B5B744360AE746D9AF8815A5F"/>
          </w:placeholder>
        </w:sdtPr>
        <w:sdtEndPr>
          <w:rPr>
            <w:rFonts w:cstheme="minorBidi"/>
            <w:shd w:val="clear" w:color="auto" w:fill="auto"/>
          </w:rPr>
        </w:sdtEndPr>
        <w:sdtContent>
          <w:r w:rsidR="00A87455" w:rsidRPr="00A87455">
            <w:rPr>
              <w:color w:val="000000"/>
              <w:highlight w:val="green"/>
            </w:rPr>
            <w:t>[21]</w:t>
          </w:r>
        </w:sdtContent>
      </w:sdt>
      <w:r w:rsidRPr="00D7426C">
        <w:rPr>
          <w:rFonts w:cstheme="minorHAnsi"/>
          <w:color w:val="000000" w:themeColor="text1"/>
          <w:highlight w:val="green"/>
          <w:shd w:val="clear" w:color="auto" w:fill="FFFFFF"/>
        </w:rPr>
        <w:t>.</w:t>
      </w:r>
      <w:r w:rsidR="00AB5D60" w:rsidRPr="00D7426C">
        <w:rPr>
          <w:rFonts w:cstheme="minorHAnsi"/>
          <w:color w:val="000000" w:themeColor="text1"/>
          <w:highlight w:val="green"/>
          <w:shd w:val="clear" w:color="auto" w:fill="FFFFFF"/>
        </w:rPr>
        <w:t xml:space="preserve"> P</w:t>
      </w:r>
      <w:r w:rsidR="00AB5D60" w:rsidRPr="00D7426C">
        <w:rPr>
          <w:color w:val="000000" w:themeColor="text1"/>
          <w:highlight w:val="green"/>
        </w:rPr>
        <w:t>omocí J</w:t>
      </w:r>
      <w:r w:rsidR="00AB5D60" w:rsidRPr="00D7426C">
        <w:rPr>
          <w:rFonts w:cstheme="minorHAnsi"/>
          <w:color w:val="000000" w:themeColor="text1"/>
          <w:highlight w:val="green"/>
          <w:shd w:val="clear" w:color="auto" w:fill="FFFFFF"/>
        </w:rPr>
        <w:t xml:space="preserve">ava ME </w:t>
      </w:r>
      <w:r w:rsidR="00AB5D60" w:rsidRPr="00D7426C">
        <w:rPr>
          <w:rFonts w:cstheme="minorHAnsi"/>
          <w:color w:val="000000" w:themeColor="text1"/>
          <w:highlight w:val="green"/>
          <w:shd w:val="clear" w:color="auto" w:fill="FFFFFF"/>
          <w:lang w:val="en-US"/>
        </w:rPr>
        <w:t>Embedded</w:t>
      </w:r>
      <w:r w:rsidR="00AB5D60" w:rsidRPr="00D7426C">
        <w:rPr>
          <w:rFonts w:cstheme="minorHAnsi"/>
          <w:color w:val="000000" w:themeColor="text1"/>
          <w:highlight w:val="green"/>
          <w:shd w:val="clear" w:color="auto" w:fill="FFFFFF"/>
        </w:rPr>
        <w:t xml:space="preserve"> je možné ovládat i jednočipové počítače, ale je podporováno pouze </w:t>
      </w:r>
      <w:r w:rsidR="00AB5D60" w:rsidRPr="00D7426C">
        <w:rPr>
          <w:rFonts w:cstheme="minorHAnsi"/>
          <w:color w:val="000000" w:themeColor="text1"/>
          <w:highlight w:val="green"/>
          <w:shd w:val="clear" w:color="auto" w:fill="FFFFFF"/>
          <w:lang w:val="en-US"/>
        </w:rPr>
        <w:t>Raspberry</w:t>
      </w:r>
      <w:r w:rsidR="00AB5D60" w:rsidRPr="00D7426C">
        <w:rPr>
          <w:rFonts w:cstheme="minorHAnsi"/>
          <w:color w:val="000000" w:themeColor="text1"/>
          <w:highlight w:val="green"/>
          <w:shd w:val="clear" w:color="auto" w:fill="FFFFFF"/>
        </w:rPr>
        <w:t xml:space="preserve"> </w:t>
      </w:r>
      <w:r w:rsidR="00AB5D60" w:rsidRPr="00D7426C">
        <w:rPr>
          <w:rFonts w:cstheme="minorHAnsi"/>
          <w:color w:val="000000" w:themeColor="text1"/>
          <w:highlight w:val="green"/>
          <w:shd w:val="clear" w:color="auto" w:fill="FFFFFF"/>
          <w:lang w:val="en-US"/>
        </w:rPr>
        <w:t>Pi</w:t>
      </w:r>
      <w:r w:rsidR="00AB5D60" w:rsidRPr="00D7426C">
        <w:rPr>
          <w:rFonts w:cstheme="minorHAnsi"/>
          <w:color w:val="000000" w:themeColor="text1"/>
          <w:highlight w:val="green"/>
          <w:shd w:val="clear" w:color="auto" w:fill="FFFFFF"/>
        </w:rPr>
        <w:t xml:space="preserve"> Model B a </w:t>
      </w:r>
      <w:r w:rsidR="001B573A" w:rsidRPr="00D7426C">
        <w:rPr>
          <w:rFonts w:cstheme="minorHAnsi"/>
          <w:color w:val="000000" w:themeColor="text1"/>
          <w:highlight w:val="green"/>
          <w:shd w:val="clear" w:color="auto" w:fill="FFFFFF"/>
        </w:rPr>
        <w:t>dva</w:t>
      </w:r>
      <w:r w:rsidR="00AB5D60" w:rsidRPr="00D7426C">
        <w:rPr>
          <w:rFonts w:cstheme="minorHAnsi"/>
          <w:color w:val="000000" w:themeColor="text1"/>
          <w:highlight w:val="green"/>
          <w:shd w:val="clear" w:color="auto" w:fill="FFFFFF"/>
        </w:rPr>
        <w:t xml:space="preserve"> čipy od STMicroelectronics</w:t>
      </w:r>
      <w:sdt>
        <w:sdtPr>
          <w:rPr>
            <w:rFonts w:cstheme="minorHAnsi"/>
            <w:color w:val="000000"/>
            <w:highlight w:val="green"/>
            <w:shd w:val="clear" w:color="auto" w:fill="FFFFFF"/>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07CB6BF4C11748C2BE42F253C258AE96"/>
          </w:placeholder>
        </w:sdtPr>
        <w:sdtEndPr>
          <w:rPr>
            <w:rFonts w:cstheme="minorBidi"/>
            <w:shd w:val="clear" w:color="auto" w:fill="auto"/>
          </w:rPr>
        </w:sdtEndPr>
        <w:sdtContent>
          <w:r w:rsidR="00A87455" w:rsidRPr="00A87455">
            <w:rPr>
              <w:color w:val="000000"/>
              <w:highlight w:val="green"/>
            </w:rPr>
            <w:t>[22]</w:t>
          </w:r>
        </w:sdtContent>
      </w:sdt>
      <w:r w:rsidR="00AB5D60" w:rsidRPr="00D7426C">
        <w:rPr>
          <w:rFonts w:cstheme="minorHAnsi"/>
          <w:color w:val="000000" w:themeColor="text1"/>
          <w:highlight w:val="green"/>
          <w:shd w:val="clear" w:color="auto" w:fill="FFFFFF"/>
        </w:rPr>
        <w:t>.</w:t>
      </w:r>
    </w:p>
    <w:p w14:paraId="18263440" w14:textId="44E77AB6" w:rsidR="00CC65B8" w:rsidRDefault="00CC65B8" w:rsidP="00CC65B8">
      <w:pPr>
        <w:pStyle w:val="Nadpis3"/>
        <w:rPr>
          <w:shd w:val="clear" w:color="auto" w:fill="FFFFFF"/>
        </w:rPr>
      </w:pPr>
      <w:bookmarkStart w:id="88" w:name="_Toc130825355"/>
      <w:r w:rsidRPr="005534AA">
        <w:rPr>
          <w:highlight w:val="green"/>
          <w:shd w:val="clear" w:color="auto" w:fill="FFFFFF"/>
        </w:rPr>
        <w:t>3.2.</w:t>
      </w:r>
      <w:r w:rsidR="00596F08" w:rsidRPr="005534AA">
        <w:rPr>
          <w:highlight w:val="green"/>
          <w:shd w:val="clear" w:color="auto" w:fill="FFFFFF"/>
        </w:rPr>
        <w:t>3</w:t>
      </w:r>
      <w:r w:rsidR="00FE436D" w:rsidRPr="005534AA">
        <w:rPr>
          <w:highlight w:val="green"/>
          <w:shd w:val="clear" w:color="auto" w:fill="FFFFFF"/>
        </w:rPr>
        <w:t xml:space="preserve"> výhody</w:t>
      </w:r>
      <w:bookmarkEnd w:id="88"/>
    </w:p>
    <w:p w14:paraId="72528B89" w14:textId="2905E526" w:rsidR="000B6D86" w:rsidRPr="00EA2176" w:rsidRDefault="00092593" w:rsidP="00EA2176">
      <w:pPr>
        <w:pStyle w:val="Odstavecseseznamem"/>
        <w:ind w:left="1440" w:firstLine="684"/>
        <w:jc w:val="both"/>
        <w:rPr>
          <w:rFonts w:cstheme="minorHAnsi"/>
          <w:color w:val="000000" w:themeColor="text1"/>
          <w:shd w:val="clear" w:color="auto" w:fill="FFFFFF"/>
        </w:rPr>
      </w:pPr>
      <w:r>
        <w:rPr>
          <w:rFonts w:cstheme="minorHAnsi"/>
          <w:color w:val="000000" w:themeColor="text1"/>
          <w:shd w:val="clear" w:color="auto" w:fill="FFFFFF"/>
        </w:rPr>
        <w:t xml:space="preserve"> </w:t>
      </w:r>
      <w:r w:rsidR="00BD3FC3" w:rsidRPr="00D7426C">
        <w:rPr>
          <w:rFonts w:cstheme="minorHAnsi"/>
          <w:color w:val="000000" w:themeColor="text1"/>
          <w:highlight w:val="green"/>
          <w:shd w:val="clear" w:color="auto" w:fill="FFFFFF"/>
        </w:rPr>
        <w:t xml:space="preserve">Na rozdíl od C++ Java nepoužívá </w:t>
      </w:r>
      <w:proofErr w:type="spellStart"/>
      <w:r w:rsidR="00BD3FC3" w:rsidRPr="00D7426C">
        <w:rPr>
          <w:rFonts w:cstheme="minorHAnsi"/>
          <w:color w:val="000000" w:themeColor="text1"/>
          <w:highlight w:val="green"/>
          <w:shd w:val="clear" w:color="auto" w:fill="FFFFFF"/>
        </w:rPr>
        <w:t>headery</w:t>
      </w:r>
      <w:proofErr w:type="spellEnd"/>
      <w:r w:rsidR="00BD3FC3" w:rsidRPr="00D7426C">
        <w:rPr>
          <w:rFonts w:cstheme="minorHAnsi"/>
          <w:color w:val="000000" w:themeColor="text1"/>
          <w:highlight w:val="green"/>
          <w:shd w:val="clear" w:color="auto" w:fill="FFFFFF"/>
        </w:rPr>
        <w:t xml:space="preserve"> a pro použití třídy v jiném souboru stačí, aby se nacházely ve stejném </w:t>
      </w:r>
      <w:r w:rsidR="00BD3FC3" w:rsidRPr="00D7426C">
        <w:rPr>
          <w:rFonts w:cstheme="minorHAnsi"/>
          <w:i/>
          <w:iCs/>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nebo na příslušný </w:t>
      </w:r>
      <w:r w:rsidR="00BD3FC3" w:rsidRPr="00D7426C">
        <w:rPr>
          <w:rFonts w:cstheme="minorHAnsi"/>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přidat referenci.</w:t>
      </w:r>
      <w:r w:rsidR="00AB43AF" w:rsidRPr="00D7426C">
        <w:rPr>
          <w:rFonts w:cstheme="minorHAnsi"/>
          <w:color w:val="000000" w:themeColor="text1"/>
          <w:highlight w:val="green"/>
          <w:shd w:val="clear" w:color="auto" w:fill="FFFFFF"/>
        </w:rPr>
        <w:t xml:space="preserve"> Oproti C++ má Java </w:t>
      </w:r>
      <w:r w:rsidR="00AB43AF" w:rsidRPr="00D7426C">
        <w:rPr>
          <w:rFonts w:cstheme="minorHAnsi"/>
          <w:color w:val="000000" w:themeColor="text1"/>
          <w:highlight w:val="green"/>
          <w:shd w:val="clear" w:color="auto" w:fill="FFFFFF"/>
          <w:lang w:val="en-US"/>
        </w:rPr>
        <w:t>Garbage Collector</w:t>
      </w:r>
      <w:r w:rsidR="00AB43AF" w:rsidRPr="00D7426C">
        <w:rPr>
          <w:rFonts w:cstheme="minorHAnsi"/>
          <w:color w:val="000000" w:themeColor="text1"/>
          <w:highlight w:val="green"/>
          <w:shd w:val="clear" w:color="auto" w:fill="FFFFFF"/>
        </w:rPr>
        <w:t>, který se stará o uvolňování paměti mazáním objektů bez reference, čímž usnadňuje programátorovi práci, ovšem za cenu občasného zastavení běhu aplikace, což je možné vyřešit přidáním dalšího vlákna</w:t>
      </w:r>
      <w:sdt>
        <w:sdtPr>
          <w:rPr>
            <w:rFonts w:cstheme="minorHAnsi"/>
            <w:color w:val="000000"/>
            <w:highlight w:val="green"/>
            <w:shd w:val="clear" w:color="auto" w:fill="FFFFFF"/>
          </w:rPr>
          <w:tag w:val="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
          <w:id w:val="1716153551"/>
          <w:placeholder>
            <w:docPart w:val="89638A48ECA24C999DBAEB04CACD3A4D"/>
          </w:placeholder>
        </w:sdtPr>
        <w:sdtEndPr>
          <w:rPr>
            <w:rFonts w:cstheme="minorBidi"/>
            <w:shd w:val="clear" w:color="auto" w:fill="auto"/>
          </w:rPr>
        </w:sdtEndPr>
        <w:sdtContent>
          <w:r w:rsidR="00A87455" w:rsidRPr="00A87455">
            <w:rPr>
              <w:color w:val="000000"/>
              <w:highlight w:val="green"/>
            </w:rPr>
            <w:t>[23]</w:t>
          </w:r>
        </w:sdtContent>
      </w:sdt>
      <w:r w:rsidR="00AB43AF" w:rsidRPr="00D7426C">
        <w:rPr>
          <w:rFonts w:cstheme="minorHAnsi"/>
          <w:color w:val="000000" w:themeColor="text1"/>
          <w:highlight w:val="green"/>
          <w:shd w:val="clear" w:color="auto" w:fill="FFFFFF"/>
        </w:rPr>
        <w:t>. Doba potřebná ke smazání „mrtvých“ objektů zaleží na počtu „živých“ a velikosti paměti</w:t>
      </w:r>
      <w:sdt>
        <w:sdtPr>
          <w:rPr>
            <w:rFonts w:cstheme="minorHAnsi"/>
            <w:color w:val="000000"/>
            <w:highlight w:val="green"/>
            <w:shd w:val="clear" w:color="auto" w:fill="FFFFFF"/>
          </w:rPr>
          <w:tag w:val="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
          <w:id w:val="506950330"/>
          <w:placeholder>
            <w:docPart w:val="89638A48ECA24C999DBAEB04CACD3A4D"/>
          </w:placeholder>
        </w:sdtPr>
        <w:sdtEndPr>
          <w:rPr>
            <w:rFonts w:cstheme="minorBidi"/>
            <w:shd w:val="clear" w:color="auto" w:fill="auto"/>
          </w:rPr>
        </w:sdtEndPr>
        <w:sdtContent>
          <w:r w:rsidR="00A87455" w:rsidRPr="00A87455">
            <w:rPr>
              <w:color w:val="000000"/>
              <w:highlight w:val="green"/>
            </w:rPr>
            <w:t>[24, 25]</w:t>
          </w:r>
        </w:sdtContent>
      </w:sdt>
      <w:r w:rsidR="00AB43AF" w:rsidRPr="00D7426C">
        <w:rPr>
          <w:rFonts w:cstheme="minorHAnsi"/>
          <w:color w:val="000000" w:themeColor="text1"/>
          <w:highlight w:val="green"/>
          <w:shd w:val="clear" w:color="auto" w:fill="FFFFFF"/>
        </w:rPr>
        <w:t xml:space="preserve">. </w:t>
      </w:r>
      <w:r w:rsidR="00EA3A56" w:rsidRPr="00D7426C">
        <w:rPr>
          <w:rFonts w:cstheme="minorHAnsi"/>
          <w:color w:val="000000" w:themeColor="text1"/>
          <w:highlight w:val="green"/>
          <w:shd w:val="clear" w:color="auto" w:fill="FFFFFF"/>
        </w:rPr>
        <w:t xml:space="preserve">Java má pro GUI </w:t>
      </w:r>
      <w:r w:rsidR="00903483" w:rsidRPr="00D7426C">
        <w:rPr>
          <w:rFonts w:cstheme="minorHAnsi"/>
          <w:color w:val="000000" w:themeColor="text1"/>
          <w:highlight w:val="green"/>
          <w:shd w:val="clear" w:color="auto" w:fill="FFFFFF"/>
        </w:rPr>
        <w:t>dvě</w:t>
      </w:r>
      <w:r w:rsidR="00EA3A56" w:rsidRPr="00D7426C">
        <w:rPr>
          <w:rFonts w:cstheme="minorHAnsi"/>
          <w:color w:val="000000" w:themeColor="text1"/>
          <w:highlight w:val="green"/>
          <w:shd w:val="clear" w:color="auto" w:fill="FFFFFF"/>
        </w:rPr>
        <w:t xml:space="preserve"> </w:t>
      </w:r>
      <w:r w:rsidR="00B65120" w:rsidRPr="00D7426C">
        <w:rPr>
          <w:rFonts w:cstheme="minorHAnsi"/>
          <w:color w:val="000000" w:themeColor="text1"/>
          <w:highlight w:val="green"/>
          <w:shd w:val="clear" w:color="auto" w:fill="FFFFFF"/>
        </w:rPr>
        <w:t>knihovny, jimiž jsou</w:t>
      </w:r>
      <w:r w:rsidR="00EA3A56" w:rsidRPr="00D7426C">
        <w:rPr>
          <w:rFonts w:cstheme="minorHAnsi"/>
          <w:color w:val="000000" w:themeColor="text1"/>
          <w:highlight w:val="green"/>
          <w:shd w:val="clear" w:color="auto" w:fill="FFFFFF"/>
        </w:rPr>
        <w:t xml:space="preserve"> </w:t>
      </w:r>
      <w:proofErr w:type="spellStart"/>
      <w:r w:rsidR="00EA3A56" w:rsidRPr="00D7426C">
        <w:rPr>
          <w:rFonts w:cstheme="minorHAnsi"/>
          <w:i/>
          <w:iCs/>
          <w:color w:val="000000" w:themeColor="text1"/>
          <w:highlight w:val="green"/>
          <w:shd w:val="clear" w:color="auto" w:fill="FFFFFF"/>
        </w:rPr>
        <w:t>awt</w:t>
      </w:r>
      <w:proofErr w:type="spellEnd"/>
      <w:r w:rsidR="00EA3A56" w:rsidRPr="00D7426C">
        <w:rPr>
          <w:rFonts w:cstheme="minorHAnsi"/>
          <w:color w:val="000000" w:themeColor="text1"/>
          <w:highlight w:val="green"/>
          <w:shd w:val="clear" w:color="auto" w:fill="FFFFFF"/>
        </w:rPr>
        <w:t xml:space="preserve"> a odlehčený </w:t>
      </w:r>
      <w:r w:rsidR="00EA3A56" w:rsidRPr="00D7426C">
        <w:rPr>
          <w:rFonts w:cstheme="minorHAnsi"/>
          <w:i/>
          <w:iCs/>
          <w:color w:val="000000" w:themeColor="text1"/>
          <w:highlight w:val="green"/>
          <w:shd w:val="clear" w:color="auto" w:fill="FFFFFF"/>
        </w:rPr>
        <w:t>swing</w:t>
      </w:r>
      <w:sdt>
        <w:sdtPr>
          <w:rPr>
            <w:rFonts w:cstheme="minorHAnsi"/>
            <w:iCs/>
            <w:color w:val="000000"/>
            <w:highlight w:val="green"/>
            <w:shd w:val="clear" w:color="auto" w:fill="FFFFFF"/>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E41776E3E8C444D7B18F73CCF3FA9A00"/>
          </w:placeholder>
        </w:sdtPr>
        <w:sdtEndPr>
          <w:rPr>
            <w:rFonts w:cstheme="minorBidi"/>
            <w:iCs w:val="0"/>
            <w:shd w:val="clear" w:color="auto" w:fill="auto"/>
          </w:rPr>
        </w:sdtEndPr>
        <w:sdtContent>
          <w:r w:rsidR="00A87455" w:rsidRPr="00A87455">
            <w:rPr>
              <w:color w:val="000000"/>
              <w:highlight w:val="green"/>
            </w:rPr>
            <w:t>[26, 27]</w:t>
          </w:r>
        </w:sdtContent>
      </w:sdt>
      <w:r w:rsidR="00EA3A56" w:rsidRPr="00D7426C">
        <w:rPr>
          <w:rFonts w:cstheme="minorHAnsi"/>
          <w:color w:val="000000" w:themeColor="text1"/>
          <w:highlight w:val="green"/>
          <w:shd w:val="clear" w:color="auto" w:fill="FFFFFF"/>
        </w:rPr>
        <w:t>.</w:t>
      </w:r>
      <w:r w:rsidR="00EA3A56">
        <w:rPr>
          <w:rFonts w:cstheme="minorHAnsi"/>
          <w:color w:val="000000" w:themeColor="text1"/>
          <w:shd w:val="clear" w:color="auto" w:fill="FFFFFF"/>
        </w:rPr>
        <w:t xml:space="preserve"> </w:t>
      </w:r>
    </w:p>
    <w:p w14:paraId="69ADAEAB" w14:textId="71609EFC" w:rsidR="00FE436D" w:rsidRPr="00AE4429" w:rsidRDefault="00FE436D" w:rsidP="00FE436D">
      <w:pPr>
        <w:pStyle w:val="Nadpis3"/>
        <w:rPr>
          <w:shd w:val="clear" w:color="auto" w:fill="FFFFFF"/>
        </w:rPr>
      </w:pPr>
      <w:bookmarkStart w:id="89" w:name="_Toc130825356"/>
      <w:r w:rsidRPr="005534AA">
        <w:rPr>
          <w:highlight w:val="green"/>
          <w:shd w:val="clear" w:color="auto" w:fill="FFFFFF"/>
        </w:rPr>
        <w:t>3.2.</w:t>
      </w:r>
      <w:r w:rsidR="00596F08" w:rsidRPr="005534AA">
        <w:rPr>
          <w:highlight w:val="green"/>
          <w:shd w:val="clear" w:color="auto" w:fill="FFFFFF"/>
        </w:rPr>
        <w:t>4</w:t>
      </w:r>
      <w:r w:rsidRPr="005534AA">
        <w:rPr>
          <w:highlight w:val="green"/>
          <w:shd w:val="clear" w:color="auto" w:fill="FFFFFF"/>
        </w:rPr>
        <w:t xml:space="preserve"> nevýhody</w:t>
      </w:r>
      <w:bookmarkEnd w:id="89"/>
    </w:p>
    <w:p w14:paraId="71BBA9B5" w14:textId="3434A519" w:rsidR="00F67031" w:rsidRDefault="00BD3FC3" w:rsidP="005F0640">
      <w:pPr>
        <w:pStyle w:val="Odstavecseseznamem"/>
        <w:ind w:left="1440" w:firstLine="684"/>
        <w:jc w:val="both"/>
        <w:rPr>
          <w:rFonts w:cstheme="minorHAnsi"/>
          <w:color w:val="000000" w:themeColor="text1"/>
          <w:shd w:val="clear" w:color="auto" w:fill="FFFFFF"/>
        </w:rPr>
      </w:pPr>
      <w:r w:rsidRPr="00AE4429">
        <w:rPr>
          <w:rFonts w:cstheme="minorHAnsi"/>
          <w:color w:val="000000" w:themeColor="text1"/>
          <w:shd w:val="clear" w:color="auto" w:fill="FFFFFF"/>
        </w:rPr>
        <w:t xml:space="preserve"> </w:t>
      </w:r>
      <w:r w:rsidRPr="00D7426C">
        <w:rPr>
          <w:rFonts w:cstheme="minorHAnsi"/>
          <w:color w:val="000000" w:themeColor="text1"/>
          <w:highlight w:val="green"/>
          <w:shd w:val="clear" w:color="auto" w:fill="FFFFFF"/>
        </w:rPr>
        <w:t>Stejně jako</w:t>
      </w:r>
      <w:r w:rsidR="00DF6C3B" w:rsidRPr="00D7426C">
        <w:rPr>
          <w:rFonts w:cstheme="minorHAnsi"/>
          <w:color w:val="000000" w:themeColor="text1"/>
          <w:highlight w:val="green"/>
          <w:shd w:val="clear" w:color="auto" w:fill="FFFFFF"/>
        </w:rPr>
        <w:t xml:space="preserve"> u</w:t>
      </w:r>
      <w:r w:rsidRPr="00D7426C">
        <w:rPr>
          <w:rFonts w:cstheme="minorHAnsi"/>
          <w:color w:val="000000" w:themeColor="text1"/>
          <w:highlight w:val="green"/>
          <w:shd w:val="clear" w:color="auto" w:fill="FFFFFF"/>
        </w:rPr>
        <w:t xml:space="preserve"> C++ je zde možné využívat přetěžování metod, ale signaturu tvoří kromě parametrů i návratový typ</w:t>
      </w:r>
      <w:r w:rsidR="00A165C2" w:rsidRPr="00D7426C">
        <w:rPr>
          <w:rFonts w:cstheme="minorHAnsi"/>
          <w:color w:val="000000" w:themeColor="text1"/>
          <w:highlight w:val="green"/>
          <w:shd w:val="clear" w:color="auto" w:fill="FFFFFF"/>
        </w:rPr>
        <w:t>, avšak</w:t>
      </w:r>
      <w:r w:rsidRPr="00D7426C">
        <w:rPr>
          <w:rFonts w:cstheme="minorHAnsi"/>
          <w:color w:val="000000" w:themeColor="text1"/>
          <w:highlight w:val="green"/>
          <w:shd w:val="clear" w:color="auto" w:fill="FFFFFF"/>
        </w:rPr>
        <w:t xml:space="preserve"> </w:t>
      </w:r>
      <w:r w:rsidR="00A165C2" w:rsidRPr="00D7426C">
        <w:rPr>
          <w:rFonts w:cstheme="minorHAnsi"/>
          <w:color w:val="000000" w:themeColor="text1"/>
          <w:highlight w:val="green"/>
          <w:shd w:val="clear" w:color="auto" w:fill="FFFFFF"/>
        </w:rPr>
        <w:t>o</w:t>
      </w:r>
      <w:r w:rsidRPr="00D7426C">
        <w:rPr>
          <w:rFonts w:cstheme="minorHAnsi"/>
          <w:color w:val="000000" w:themeColor="text1"/>
          <w:highlight w:val="green"/>
          <w:shd w:val="clear" w:color="auto" w:fill="FFFFFF"/>
        </w:rPr>
        <w:t>proti C++ a C</w:t>
      </w:r>
      <w:r w:rsidR="00683FED" w:rsidRPr="00D7426C">
        <w:rPr>
          <w:rFonts w:cstheme="minorHAnsi"/>
          <w:color w:val="000000" w:themeColor="text1"/>
          <w:highlight w:val="green"/>
          <w:shd w:val="clear" w:color="auto" w:fill="FFFFFF"/>
        </w:rPr>
        <w:t># Java</w:t>
      </w:r>
      <w:r w:rsidRPr="00D7426C">
        <w:rPr>
          <w:rFonts w:cstheme="minorHAnsi"/>
          <w:color w:val="000000" w:themeColor="text1"/>
          <w:highlight w:val="green"/>
          <w:shd w:val="clear" w:color="auto" w:fill="FFFFFF"/>
        </w:rPr>
        <w:t xml:space="preserve"> neumí přetěžovat </w:t>
      </w:r>
      <w:r w:rsidRPr="00D7426C">
        <w:rPr>
          <w:rFonts w:cstheme="minorHAnsi"/>
          <w:color w:val="000000" w:themeColor="text1"/>
          <w:highlight w:val="green"/>
          <w:shd w:val="clear" w:color="auto" w:fill="FFFFFF"/>
        </w:rPr>
        <w:lastRenderedPageBreak/>
        <w:t>operátory</w:t>
      </w:r>
      <w:sdt>
        <w:sdtPr>
          <w:rPr>
            <w:rFonts w:cstheme="minorHAnsi"/>
            <w:color w:val="000000"/>
            <w:highlight w:val="green"/>
            <w:shd w:val="clear" w:color="auto" w:fill="FFFFFF"/>
          </w:rPr>
          <w:tag w:val="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070726391"/>
          <w:placeholder>
            <w:docPart w:val="C701DA930CC04411AE26EEAAD43CA46C"/>
          </w:placeholder>
        </w:sdtPr>
        <w:sdtEndPr>
          <w:rPr>
            <w:rFonts w:cstheme="minorBidi"/>
            <w:shd w:val="clear" w:color="auto" w:fill="auto"/>
          </w:rPr>
        </w:sdtEndPr>
        <w:sdtContent>
          <w:r w:rsidR="00A87455" w:rsidRPr="00A87455">
            <w:rPr>
              <w:color w:val="000000"/>
              <w:highlight w:val="green"/>
            </w:rPr>
            <w:t>[19]</w:t>
          </w:r>
        </w:sdtContent>
      </w:sdt>
      <w:r w:rsidRPr="00D7426C">
        <w:rPr>
          <w:rFonts w:cstheme="minorHAnsi"/>
          <w:color w:val="000000" w:themeColor="text1"/>
          <w:highlight w:val="green"/>
          <w:shd w:val="clear" w:color="auto" w:fill="FFFFFF"/>
        </w:rPr>
        <w:t xml:space="preserve">. </w:t>
      </w:r>
      <w:r w:rsidR="00760D9F" w:rsidRPr="00D7426C">
        <w:rPr>
          <w:rFonts w:cstheme="minorHAnsi"/>
          <w:color w:val="000000" w:themeColor="text1"/>
          <w:highlight w:val="green"/>
          <w:shd w:val="clear" w:color="auto" w:fill="FFFFFF"/>
        </w:rPr>
        <w:t xml:space="preserve">Další nevýhoda Javy je, že za generický typ, který se nejčastěji využívá u </w:t>
      </w:r>
      <w:r w:rsidR="00760D9F" w:rsidRPr="00D7426C">
        <w:rPr>
          <w:rFonts w:cstheme="minorHAnsi"/>
          <w:i/>
          <w:iCs/>
          <w:color w:val="000000" w:themeColor="text1"/>
          <w:highlight w:val="green"/>
          <w:shd w:val="clear" w:color="auto" w:fill="FFFFFF"/>
          <w:lang w:val="en-US"/>
        </w:rPr>
        <w:t>Collection</w:t>
      </w:r>
      <w:r w:rsidR="00760D9F" w:rsidRPr="00D7426C">
        <w:rPr>
          <w:rFonts w:cstheme="minorHAnsi"/>
          <w:color w:val="000000" w:themeColor="text1"/>
          <w:highlight w:val="green"/>
          <w:shd w:val="clear" w:color="auto" w:fill="FFFFFF"/>
        </w:rPr>
        <w:t xml:space="preserve"> (např. </w:t>
      </w:r>
      <w:proofErr w:type="spellStart"/>
      <w:r w:rsidR="00760D9F" w:rsidRPr="00D7426C">
        <w:rPr>
          <w:rFonts w:cstheme="minorHAnsi"/>
          <w:i/>
          <w:iCs/>
          <w:color w:val="000000" w:themeColor="text1"/>
          <w:highlight w:val="green"/>
          <w:shd w:val="clear" w:color="auto" w:fill="FFFFFF"/>
        </w:rPr>
        <w:t>ArrayList</w:t>
      </w:r>
      <w:proofErr w:type="spellEnd"/>
      <w:r w:rsidR="00760D9F" w:rsidRPr="00D7426C">
        <w:rPr>
          <w:rFonts w:cstheme="minorHAnsi"/>
          <w:color w:val="000000" w:themeColor="text1"/>
          <w:highlight w:val="green"/>
          <w:shd w:val="clear" w:color="auto" w:fill="FFFFFF"/>
        </w:rPr>
        <w:t xml:space="preserve">) není možné dosadit primitivní datový typ, takže například </w:t>
      </w:r>
      <w:r w:rsidR="009059ED" w:rsidRPr="00D7426C">
        <w:rPr>
          <w:rFonts w:cstheme="minorHAnsi"/>
          <w:color w:val="000000" w:themeColor="text1"/>
          <w:highlight w:val="green"/>
          <w:shd w:val="clear" w:color="auto" w:fill="FFFFFF"/>
        </w:rPr>
        <w:t xml:space="preserve">pro přidání </w:t>
      </w:r>
      <w:proofErr w:type="spellStart"/>
      <w:r w:rsidR="00760D9F" w:rsidRPr="00D7426C">
        <w:rPr>
          <w:rFonts w:cstheme="minorHAnsi"/>
          <w:i/>
          <w:iCs/>
          <w:color w:val="000000" w:themeColor="text1"/>
          <w:highlight w:val="green"/>
          <w:shd w:val="clear" w:color="auto" w:fill="FFFFFF"/>
        </w:rPr>
        <w:t>int</w:t>
      </w:r>
      <w:proofErr w:type="spellEnd"/>
      <w:r w:rsidR="00760D9F" w:rsidRPr="00D7426C">
        <w:rPr>
          <w:rFonts w:cstheme="minorHAnsi"/>
          <w:color w:val="000000" w:themeColor="text1"/>
          <w:highlight w:val="green"/>
          <w:shd w:val="clear" w:color="auto" w:fill="FFFFFF"/>
        </w:rPr>
        <w:t xml:space="preserve"> </w:t>
      </w:r>
      <w:r w:rsidR="009059ED" w:rsidRPr="00D7426C">
        <w:rPr>
          <w:rFonts w:cstheme="minorHAnsi"/>
          <w:color w:val="000000" w:themeColor="text1"/>
          <w:highlight w:val="green"/>
          <w:shd w:val="clear" w:color="auto" w:fill="FFFFFF"/>
        </w:rPr>
        <w:t xml:space="preserve">do seznamu </w:t>
      </w:r>
      <w:r w:rsidR="00760D9F" w:rsidRPr="00D7426C">
        <w:rPr>
          <w:rFonts w:cstheme="minorHAnsi"/>
          <w:color w:val="000000" w:themeColor="text1"/>
          <w:highlight w:val="green"/>
          <w:shd w:val="clear" w:color="auto" w:fill="FFFFFF"/>
        </w:rPr>
        <w:t xml:space="preserve">je třeba vytvořit </w:t>
      </w:r>
      <w:r w:rsidR="009059ED" w:rsidRPr="00D7426C">
        <w:rPr>
          <w:rFonts w:cstheme="minorHAnsi"/>
          <w:color w:val="000000" w:themeColor="text1"/>
          <w:highlight w:val="green"/>
          <w:shd w:val="clear" w:color="auto" w:fill="FFFFFF"/>
        </w:rPr>
        <w:t xml:space="preserve">nový </w:t>
      </w:r>
      <w:r w:rsidR="00760D9F" w:rsidRPr="00D7426C">
        <w:rPr>
          <w:rFonts w:cstheme="minorHAnsi"/>
          <w:color w:val="000000" w:themeColor="text1"/>
          <w:highlight w:val="green"/>
          <w:shd w:val="clear" w:color="auto" w:fill="FFFFFF"/>
        </w:rPr>
        <w:t xml:space="preserve">objekt typu </w:t>
      </w:r>
      <w:r w:rsidR="00760D9F" w:rsidRPr="00D7426C">
        <w:rPr>
          <w:rFonts w:cstheme="minorHAnsi"/>
          <w:i/>
          <w:iCs/>
          <w:color w:val="000000" w:themeColor="text1"/>
          <w:highlight w:val="green"/>
          <w:shd w:val="clear" w:color="auto" w:fill="FFFFFF"/>
          <w:lang w:val="en-US"/>
        </w:rPr>
        <w:t>Integer</w:t>
      </w:r>
      <w:r w:rsidR="009059ED" w:rsidRPr="00D7426C">
        <w:rPr>
          <w:rFonts w:cstheme="minorHAnsi"/>
          <w:i/>
          <w:iCs/>
          <w:color w:val="000000" w:themeColor="text1"/>
          <w:highlight w:val="green"/>
          <w:shd w:val="clear" w:color="auto" w:fill="FFFFFF"/>
          <w:lang w:val="en-US"/>
        </w:rPr>
        <w:t xml:space="preserve"> </w:t>
      </w:r>
      <w:r w:rsidR="009059ED" w:rsidRPr="00D7426C">
        <w:rPr>
          <w:rFonts w:cstheme="minorHAnsi"/>
          <w:color w:val="000000" w:themeColor="text1"/>
          <w:highlight w:val="green"/>
          <w:shd w:val="clear" w:color="auto" w:fill="FFFFFF"/>
        </w:rPr>
        <w:t>s jeho hodnotou</w:t>
      </w:r>
      <w:sdt>
        <w:sdtPr>
          <w:rPr>
            <w:rFonts w:cstheme="minorHAnsi"/>
            <w:iCs/>
            <w:color w:val="000000"/>
            <w:highlight w:val="green"/>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
          <w:id w:val="1220559178"/>
          <w:placeholder>
            <w:docPart w:val="5870262A554F4E1CB0F6282A72E93672"/>
          </w:placeholder>
        </w:sdtPr>
        <w:sdtEndPr>
          <w:rPr>
            <w:rFonts w:cstheme="minorBidi"/>
            <w:iCs w:val="0"/>
            <w:shd w:val="clear" w:color="auto" w:fill="auto"/>
            <w:lang w:val="cs-CZ"/>
          </w:rPr>
        </w:sdtEndPr>
        <w:sdtContent>
          <w:r w:rsidR="00A87455" w:rsidRPr="00A87455">
            <w:rPr>
              <w:color w:val="000000"/>
              <w:highlight w:val="green"/>
            </w:rPr>
            <w:t>[28]</w:t>
          </w:r>
        </w:sdtContent>
      </w:sdt>
      <w:r w:rsidR="00760D9F" w:rsidRPr="00D7426C">
        <w:rPr>
          <w:rFonts w:cstheme="minorHAnsi"/>
          <w:color w:val="000000" w:themeColor="text1"/>
          <w:highlight w:val="green"/>
          <w:shd w:val="clear" w:color="auto" w:fill="FFFFFF"/>
        </w:rPr>
        <w:t>.</w:t>
      </w:r>
      <w:r w:rsidR="00D748F3" w:rsidRPr="00D7426C">
        <w:rPr>
          <w:rFonts w:cstheme="minorHAnsi"/>
          <w:color w:val="000000" w:themeColor="text1"/>
          <w:highlight w:val="green"/>
          <w:shd w:val="clear" w:color="auto" w:fill="FFFFFF"/>
        </w:rPr>
        <w:t xml:space="preserve"> </w:t>
      </w:r>
      <w:r w:rsidR="00F67031" w:rsidRPr="00D7426C">
        <w:rPr>
          <w:rFonts w:cstheme="minorHAnsi"/>
          <w:color w:val="000000" w:themeColor="text1"/>
          <w:highlight w:val="green"/>
          <w:shd w:val="clear" w:color="auto" w:fill="FFFFFF"/>
        </w:rPr>
        <w:t>Java nemá datový typ pro bezznaménková celá čísla (</w:t>
      </w:r>
      <w:proofErr w:type="spellStart"/>
      <w:r w:rsidR="00F67031" w:rsidRPr="00D7426C">
        <w:rPr>
          <w:rFonts w:cstheme="minorHAnsi"/>
          <w:i/>
          <w:iCs/>
          <w:color w:val="000000" w:themeColor="text1"/>
          <w:highlight w:val="green"/>
          <w:shd w:val="clear" w:color="auto" w:fill="FFFFFF"/>
        </w:rPr>
        <w:t>uint</w:t>
      </w:r>
      <w:proofErr w:type="spellEnd"/>
      <w:r w:rsidR="00F67031" w:rsidRPr="00D7426C">
        <w:rPr>
          <w:rFonts w:cstheme="minorHAnsi"/>
          <w:color w:val="000000" w:themeColor="text1"/>
          <w:highlight w:val="green"/>
          <w:shd w:val="clear" w:color="auto" w:fill="FFFFFF"/>
        </w:rPr>
        <w:t>)</w:t>
      </w:r>
      <w:sdt>
        <w:sdtPr>
          <w:rPr>
            <w:rFonts w:cstheme="minorHAnsi"/>
            <w:color w:val="000000"/>
            <w:highlight w:val="green"/>
            <w:shd w:val="clear" w:color="auto" w:fill="FFFFFF"/>
          </w:rPr>
          <w:tag w:val="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893778430"/>
          <w:placeholder>
            <w:docPart w:val="DefaultPlaceholder_-1854013440"/>
          </w:placeholder>
        </w:sdtPr>
        <w:sdtEndPr>
          <w:rPr>
            <w:rFonts w:cstheme="minorBidi"/>
            <w:shd w:val="clear" w:color="auto" w:fill="auto"/>
          </w:rPr>
        </w:sdtEndPr>
        <w:sdtContent>
          <w:r w:rsidR="00A87455" w:rsidRPr="00A87455">
            <w:rPr>
              <w:color w:val="000000"/>
              <w:highlight w:val="green"/>
            </w:rPr>
            <w:t>[19]</w:t>
          </w:r>
        </w:sdtContent>
      </w:sdt>
      <w:r w:rsidR="00F67031" w:rsidRPr="00D7426C">
        <w:rPr>
          <w:rFonts w:cstheme="minorHAnsi"/>
          <w:color w:val="000000" w:themeColor="text1"/>
          <w:highlight w:val="green"/>
          <w:shd w:val="clear" w:color="auto" w:fill="FFFFFF"/>
        </w:rPr>
        <w:t xml:space="preserve">, takže je k dispozici pouze polovina rozsahu a pokud je potřeba zapsat hodnotu nad </w:t>
      </w:r>
      <w:r w:rsidR="006404D6">
        <w:rPr>
          <w:rFonts w:cstheme="minorHAnsi"/>
          <w:color w:val="000000" w:themeColor="text1"/>
          <w:highlight w:val="green"/>
          <w:shd w:val="clear" w:color="auto" w:fill="FFFFFF"/>
        </w:rPr>
        <w:t>dvě</w:t>
      </w:r>
      <w:r w:rsidR="00F67031" w:rsidRPr="00D7426C">
        <w:rPr>
          <w:rFonts w:cstheme="minorHAnsi"/>
          <w:color w:val="000000" w:themeColor="text1"/>
          <w:highlight w:val="green"/>
          <w:shd w:val="clear" w:color="auto" w:fill="FFFFFF"/>
        </w:rPr>
        <w:t xml:space="preserve"> miliardy (2</w:t>
      </w:r>
      <w:r w:rsidR="00F67031" w:rsidRPr="00D7426C">
        <w:rPr>
          <w:rFonts w:cstheme="minorHAnsi"/>
          <w:color w:val="000000" w:themeColor="text1"/>
          <w:highlight w:val="green"/>
          <w:shd w:val="clear" w:color="auto" w:fill="FFFFFF"/>
          <w:vertAlign w:val="superscript"/>
        </w:rPr>
        <w:t>31</w:t>
      </w:r>
      <w:r w:rsidR="00F67031" w:rsidRPr="00D7426C">
        <w:rPr>
          <w:rFonts w:cstheme="minorHAnsi"/>
          <w:color w:val="000000" w:themeColor="text1"/>
          <w:highlight w:val="green"/>
          <w:shd w:val="clear" w:color="auto" w:fill="FFFFFF"/>
        </w:rPr>
        <w:t xml:space="preserve">) musí se použít </w:t>
      </w:r>
      <w:r w:rsidR="00F67031" w:rsidRPr="00D7426C">
        <w:rPr>
          <w:rFonts w:cstheme="minorHAnsi"/>
          <w:i/>
          <w:iCs/>
          <w:color w:val="000000" w:themeColor="text1"/>
          <w:highlight w:val="green"/>
          <w:shd w:val="clear" w:color="auto" w:fill="FFFFFF"/>
        </w:rPr>
        <w:t>long</w:t>
      </w:r>
      <w:r w:rsidR="00F67031" w:rsidRPr="00D7426C">
        <w:rPr>
          <w:rFonts w:cstheme="minorHAnsi"/>
          <w:color w:val="000000" w:themeColor="text1"/>
          <w:highlight w:val="green"/>
          <w:shd w:val="clear" w:color="auto" w:fill="FFFFFF"/>
        </w:rPr>
        <w:t xml:space="preserve"> (64bitový).</w:t>
      </w:r>
      <w:r w:rsidR="00F67031" w:rsidRPr="00D20F7B">
        <w:rPr>
          <w:rFonts w:cstheme="minorHAnsi"/>
          <w:color w:val="000000" w:themeColor="text1"/>
          <w:shd w:val="clear" w:color="auto" w:fill="FFFFFF"/>
        </w:rPr>
        <w:t xml:space="preserve"> </w:t>
      </w:r>
    </w:p>
    <w:p w14:paraId="5ED26C5E" w14:textId="77777777" w:rsidR="001C66FA" w:rsidRPr="005F0640" w:rsidRDefault="001C66FA" w:rsidP="005F0640">
      <w:pPr>
        <w:pStyle w:val="Odstavecseseznamem"/>
        <w:ind w:left="1440" w:firstLine="684"/>
        <w:jc w:val="both"/>
        <w:rPr>
          <w:rFonts w:cstheme="minorHAnsi"/>
          <w:color w:val="000000" w:themeColor="text1"/>
          <w:shd w:val="clear" w:color="auto" w:fill="FFFFFF"/>
        </w:rPr>
      </w:pPr>
    </w:p>
    <w:p w14:paraId="476A70E0" w14:textId="77777777" w:rsidR="00F67031" w:rsidRPr="00621687" w:rsidRDefault="00F67031" w:rsidP="006A4D87">
      <w:pPr>
        <w:pStyle w:val="Nadpis2"/>
        <w:ind w:left="708" w:firstLine="708"/>
        <w:rPr>
          <w:rFonts w:asciiTheme="minorHAnsi" w:hAnsiTheme="minorHAnsi" w:cstheme="minorHAnsi"/>
          <w:shd w:val="clear" w:color="auto" w:fill="FFFFFF"/>
        </w:rPr>
      </w:pPr>
      <w:bookmarkStart w:id="90" w:name="_Hlk76031714"/>
      <w:bookmarkStart w:id="91" w:name="_Toc130825357"/>
      <w:r w:rsidRPr="005534AA">
        <w:rPr>
          <w:rFonts w:asciiTheme="minorHAnsi" w:hAnsiTheme="minorHAnsi" w:cstheme="minorHAnsi"/>
          <w:highlight w:val="green"/>
          <w:shd w:val="clear" w:color="auto" w:fill="FFFFFF"/>
        </w:rPr>
        <w:t>3.3 C#</w:t>
      </w:r>
      <w:bookmarkEnd w:id="91"/>
    </w:p>
    <w:bookmarkEnd w:id="90"/>
    <w:p w14:paraId="55DADEF7" w14:textId="787B3606" w:rsidR="00994485" w:rsidRDefault="00F67031" w:rsidP="00F957BB">
      <w:pPr>
        <w:ind w:left="1416" w:firstLine="708"/>
        <w:jc w:val="both"/>
        <w:rPr>
          <w:rFonts w:cstheme="minorHAnsi"/>
        </w:rPr>
      </w:pPr>
      <w:r w:rsidRPr="00D7426C">
        <w:rPr>
          <w:rFonts w:cstheme="minorHAnsi"/>
          <w:highlight w:val="green"/>
        </w:rPr>
        <w:t xml:space="preserve">C# je </w:t>
      </w:r>
      <w:r w:rsidR="00013516" w:rsidRPr="00D7426C">
        <w:rPr>
          <w:rFonts w:cstheme="minorHAnsi"/>
          <w:highlight w:val="green"/>
        </w:rPr>
        <w:t xml:space="preserve">plně </w:t>
      </w:r>
      <w:r w:rsidRPr="00D7426C">
        <w:rPr>
          <w:rFonts w:cstheme="minorHAnsi"/>
          <w:highlight w:val="green"/>
        </w:rPr>
        <w:t xml:space="preserve">objektový jazyk </w:t>
      </w:r>
      <w:r w:rsidR="002D50CA" w:rsidRPr="00D7426C">
        <w:rPr>
          <w:rFonts w:cstheme="minorHAnsi"/>
          <w:highlight w:val="green"/>
        </w:rPr>
        <w:t>a hlavní zástupce</w:t>
      </w:r>
      <w:r w:rsidRPr="00D7426C">
        <w:rPr>
          <w:rFonts w:cstheme="minorHAnsi"/>
          <w:highlight w:val="green"/>
        </w:rPr>
        <w:t xml:space="preserve"> rodiny </w:t>
      </w:r>
      <w:r w:rsidR="00041243" w:rsidRPr="00D7426C">
        <w:rPr>
          <w:rFonts w:cstheme="minorHAnsi"/>
          <w:highlight w:val="green"/>
        </w:rPr>
        <w:t>Microsoft .NET</w:t>
      </w:r>
      <w:r w:rsidR="00D63288" w:rsidRPr="00D7426C">
        <w:rPr>
          <w:rFonts w:cstheme="minorHAnsi"/>
          <w:highlight w:val="green"/>
        </w:rPr>
        <w:t>, který spojuje to nejlepší z C++ a Javy.</w:t>
      </w:r>
      <w:r w:rsidR="000C6410" w:rsidRPr="00D7426C">
        <w:rPr>
          <w:rFonts w:cstheme="minorHAnsi"/>
          <w:highlight w:val="green"/>
        </w:rPr>
        <w:t xml:space="preserve"> Ačkoliv vznikl původně pro Windows v posledních letech s přibývajícími frameworky postupně nahrazuje Javu ve vývoji mobilních aplikací (</w:t>
      </w:r>
      <w:proofErr w:type="spellStart"/>
      <w:r w:rsidR="000C6410" w:rsidRPr="00D7426C">
        <w:rPr>
          <w:rFonts w:cstheme="minorHAnsi"/>
          <w:highlight w:val="green"/>
        </w:rPr>
        <w:t>Xamarin</w:t>
      </w:r>
      <w:proofErr w:type="spellEnd"/>
      <w:r w:rsidR="000C6410" w:rsidRPr="00D7426C">
        <w:rPr>
          <w:rFonts w:cstheme="minorHAnsi"/>
          <w:highlight w:val="green"/>
        </w:rPr>
        <w:t xml:space="preserve"> a MAUI), PHP v </w:t>
      </w:r>
      <w:proofErr w:type="spellStart"/>
      <w:r w:rsidR="000C6410" w:rsidRPr="00D7426C">
        <w:rPr>
          <w:rFonts w:cstheme="minorHAnsi"/>
          <w:highlight w:val="green"/>
        </w:rPr>
        <w:t>back</w:t>
      </w:r>
      <w:proofErr w:type="spellEnd"/>
      <w:r w:rsidR="000C6410" w:rsidRPr="00D7426C">
        <w:rPr>
          <w:rFonts w:cstheme="minorHAnsi"/>
          <w:highlight w:val="green"/>
        </w:rPr>
        <w:t>-endu (ASP .NET) a JavaScript na front-endu (</w:t>
      </w:r>
      <w:proofErr w:type="spellStart"/>
      <w:r w:rsidR="000C6410" w:rsidRPr="00D7426C">
        <w:rPr>
          <w:rFonts w:cstheme="minorHAnsi"/>
          <w:highlight w:val="green"/>
        </w:rPr>
        <w:t>Blaz</w:t>
      </w:r>
      <w:r w:rsidR="00654A51" w:rsidRPr="00D7426C">
        <w:rPr>
          <w:rFonts w:cstheme="minorHAnsi"/>
          <w:highlight w:val="green"/>
        </w:rPr>
        <w:t>o</w:t>
      </w:r>
      <w:r w:rsidR="000C6410" w:rsidRPr="00D7426C">
        <w:rPr>
          <w:rFonts w:cstheme="minorHAnsi"/>
          <w:highlight w:val="green"/>
        </w:rPr>
        <w:t>r</w:t>
      </w:r>
      <w:proofErr w:type="spellEnd"/>
      <w:r w:rsidR="000C6410" w:rsidRPr="00D7426C">
        <w:rPr>
          <w:rFonts w:cstheme="minorHAnsi"/>
          <w:highlight w:val="green"/>
        </w:rPr>
        <w:t>) webových aplikací.</w:t>
      </w:r>
      <w:sdt>
        <w:sdtPr>
          <w:rPr>
            <w:rFonts w:cstheme="minorHAnsi"/>
            <w:color w:val="000000"/>
            <w:highlight w:val="green"/>
          </w:rPr>
          <w:tag w:val="MENDELEY_CITATION_v3_eyJjaXRhdGlvbklEIjoiTUVOREVMRVlfQ0lUQVRJT05fNDIxYTI1NmUtZWYzOC00YWY0LTlkNmEtYTFhNWI3NzUyY2U5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
          <w:id w:val="1255703604"/>
          <w:placeholder>
            <w:docPart w:val="DefaultPlaceholder_-1854013440"/>
          </w:placeholder>
        </w:sdtPr>
        <w:sdtContent>
          <w:r w:rsidR="00A87455" w:rsidRPr="00A87455">
            <w:rPr>
              <w:rFonts w:cstheme="minorHAnsi"/>
              <w:color w:val="000000"/>
              <w:highlight w:val="green"/>
            </w:rPr>
            <w:t>[29]</w:t>
          </w:r>
        </w:sdtContent>
      </w:sdt>
    </w:p>
    <w:p w14:paraId="04450448" w14:textId="60054BA3" w:rsidR="00994485" w:rsidRPr="00AE4429" w:rsidRDefault="00994485" w:rsidP="00994485">
      <w:pPr>
        <w:pStyle w:val="Nadpis3"/>
      </w:pPr>
      <w:bookmarkStart w:id="92" w:name="_Toc130825358"/>
      <w:r w:rsidRPr="005534AA">
        <w:rPr>
          <w:highlight w:val="green"/>
        </w:rPr>
        <w:t>3.3.1 Microsoft .NET</w:t>
      </w:r>
      <w:bookmarkEnd w:id="92"/>
    </w:p>
    <w:p w14:paraId="27ED1E90" w14:textId="69123473" w:rsidR="00EA46C8" w:rsidRDefault="00F47482" w:rsidP="00FA6348">
      <w:pPr>
        <w:jc w:val="both"/>
        <w:rPr>
          <w:rFonts w:cstheme="minorHAnsi"/>
        </w:rPr>
      </w:pPr>
      <w:r w:rsidRPr="00D7426C">
        <w:rPr>
          <w:rFonts w:cstheme="minorHAnsi"/>
          <w:highlight w:val="green"/>
        </w:rPr>
        <w:t>Microsoft .NET</w:t>
      </w:r>
      <w:r w:rsidR="00974BBA" w:rsidRPr="00D7426C">
        <w:rPr>
          <w:rFonts w:cstheme="minorHAnsi"/>
          <w:highlight w:val="green"/>
        </w:rPr>
        <w:t xml:space="preserve"> </w:t>
      </w:r>
      <w:r w:rsidR="000156CD" w:rsidRPr="00D7426C">
        <w:rPr>
          <w:rFonts w:cstheme="minorHAnsi"/>
          <w:highlight w:val="green"/>
        </w:rPr>
        <w:t xml:space="preserve">je </w:t>
      </w:r>
      <w:r w:rsidR="00974BBA" w:rsidRPr="00D7426C">
        <w:rPr>
          <w:rFonts w:cstheme="minorHAnsi"/>
          <w:highlight w:val="green"/>
        </w:rPr>
        <w:t>prostředí a rodina jazyků, které ho využívají.</w:t>
      </w:r>
      <w:r w:rsidR="00C84E8F" w:rsidRPr="00D7426C">
        <w:rPr>
          <w:rFonts w:cstheme="minorHAnsi"/>
          <w:highlight w:val="green"/>
        </w:rPr>
        <w:t xml:space="preserve"> Tyto jazyky jsou vzájemně kompatibilní díky požadavkům na </w:t>
      </w:r>
      <w:r w:rsidR="00255726" w:rsidRPr="00D7426C">
        <w:rPr>
          <w:rFonts w:cstheme="minorHAnsi"/>
          <w:highlight w:val="green"/>
        </w:rPr>
        <w:t>CTS (</w:t>
      </w:r>
      <w:proofErr w:type="spellStart"/>
      <w:r w:rsidR="00EA44B2" w:rsidRPr="00D7426C">
        <w:rPr>
          <w:rFonts w:cstheme="minorHAnsi"/>
          <w:highlight w:val="green"/>
        </w:rPr>
        <w:t>Common</w:t>
      </w:r>
      <w:proofErr w:type="spellEnd"/>
      <w:r w:rsidR="00EA44B2" w:rsidRPr="00D7426C">
        <w:rPr>
          <w:rFonts w:cstheme="minorHAnsi"/>
          <w:highlight w:val="green"/>
        </w:rPr>
        <w:t xml:space="preserve"> Type </w:t>
      </w:r>
      <w:proofErr w:type="spellStart"/>
      <w:r w:rsidR="00EA44B2" w:rsidRPr="00D7426C">
        <w:rPr>
          <w:rFonts w:cstheme="minorHAnsi"/>
          <w:highlight w:val="green"/>
        </w:rPr>
        <w:t>Specification</w:t>
      </w:r>
      <w:proofErr w:type="spellEnd"/>
      <w:r w:rsidR="00255726" w:rsidRPr="00D7426C">
        <w:rPr>
          <w:rFonts w:cstheme="minorHAnsi"/>
          <w:highlight w:val="green"/>
        </w:rPr>
        <w:t>), CLS</w:t>
      </w:r>
      <w:r w:rsidR="00070DD8" w:rsidRPr="00D7426C">
        <w:rPr>
          <w:rFonts w:cstheme="minorHAnsi"/>
          <w:highlight w:val="green"/>
        </w:rPr>
        <w:t xml:space="preserve"> </w:t>
      </w:r>
      <w:r w:rsidR="00255726" w:rsidRPr="00D7426C">
        <w:rPr>
          <w:rFonts w:cstheme="minorHAnsi"/>
          <w:highlight w:val="green"/>
        </w:rPr>
        <w:t>(</w:t>
      </w:r>
      <w:proofErr w:type="spellStart"/>
      <w:r w:rsidR="00EA44B2" w:rsidRPr="00D7426C">
        <w:rPr>
          <w:rFonts w:cstheme="minorHAnsi"/>
          <w:highlight w:val="green"/>
        </w:rPr>
        <w:t>Common</w:t>
      </w:r>
      <w:proofErr w:type="spellEnd"/>
      <w:r w:rsidR="00EA44B2" w:rsidRPr="00D7426C">
        <w:rPr>
          <w:rFonts w:cstheme="minorHAnsi"/>
          <w:highlight w:val="green"/>
        </w:rPr>
        <w:t xml:space="preserve"> </w:t>
      </w:r>
      <w:proofErr w:type="spellStart"/>
      <w:r w:rsidR="00EA44B2" w:rsidRPr="00D7426C">
        <w:rPr>
          <w:rFonts w:cstheme="minorHAnsi"/>
          <w:highlight w:val="green"/>
        </w:rPr>
        <w:t>Language</w:t>
      </w:r>
      <w:proofErr w:type="spellEnd"/>
      <w:r w:rsidR="00EA44B2" w:rsidRPr="00D7426C">
        <w:rPr>
          <w:rFonts w:cstheme="minorHAnsi"/>
          <w:highlight w:val="green"/>
        </w:rPr>
        <w:t xml:space="preserve"> </w:t>
      </w:r>
      <w:proofErr w:type="spellStart"/>
      <w:r w:rsidR="00EA44B2" w:rsidRPr="00D7426C">
        <w:rPr>
          <w:rFonts w:cstheme="minorHAnsi"/>
          <w:highlight w:val="green"/>
        </w:rPr>
        <w:t>Specification</w:t>
      </w:r>
      <w:proofErr w:type="spellEnd"/>
      <w:r w:rsidR="00255726" w:rsidRPr="00D7426C">
        <w:rPr>
          <w:rFonts w:cstheme="minorHAnsi"/>
          <w:highlight w:val="green"/>
        </w:rPr>
        <w:t>), CLR</w:t>
      </w:r>
      <w:r w:rsidR="00070DD8" w:rsidRPr="00D7426C">
        <w:rPr>
          <w:rFonts w:cstheme="minorHAnsi"/>
          <w:highlight w:val="green"/>
        </w:rPr>
        <w:t xml:space="preserve"> </w:t>
      </w:r>
      <w:r w:rsidR="00255726" w:rsidRPr="00D7426C">
        <w:rPr>
          <w:rFonts w:cstheme="minorHAnsi"/>
          <w:highlight w:val="green"/>
        </w:rPr>
        <w:t>(</w:t>
      </w:r>
      <w:proofErr w:type="spellStart"/>
      <w:r w:rsidR="00EA44B2" w:rsidRPr="00D7426C">
        <w:rPr>
          <w:rFonts w:cstheme="minorHAnsi"/>
          <w:highlight w:val="green"/>
        </w:rPr>
        <w:t>Common</w:t>
      </w:r>
      <w:proofErr w:type="spellEnd"/>
      <w:r w:rsidR="00EA44B2" w:rsidRPr="00D7426C">
        <w:rPr>
          <w:rFonts w:cstheme="minorHAnsi"/>
          <w:highlight w:val="green"/>
        </w:rPr>
        <w:t xml:space="preserve"> </w:t>
      </w:r>
      <w:proofErr w:type="spellStart"/>
      <w:r w:rsidR="00EA44B2" w:rsidRPr="00D7426C">
        <w:rPr>
          <w:rFonts w:cstheme="minorHAnsi"/>
          <w:highlight w:val="green"/>
        </w:rPr>
        <w:t>Language</w:t>
      </w:r>
      <w:proofErr w:type="spellEnd"/>
      <w:r w:rsidR="00EA44B2" w:rsidRPr="00D7426C">
        <w:rPr>
          <w:rFonts w:cstheme="minorHAnsi"/>
          <w:highlight w:val="green"/>
        </w:rPr>
        <w:t xml:space="preserve"> Runtime</w:t>
      </w:r>
      <w:r w:rsidR="00255726" w:rsidRPr="00D7426C">
        <w:rPr>
          <w:rFonts w:cstheme="minorHAnsi"/>
          <w:highlight w:val="green"/>
        </w:rPr>
        <w:t>) a CLI</w:t>
      </w:r>
      <w:r w:rsidR="00070DD8" w:rsidRPr="00D7426C">
        <w:rPr>
          <w:rFonts w:cstheme="minorHAnsi"/>
          <w:highlight w:val="green"/>
        </w:rPr>
        <w:t xml:space="preserve"> </w:t>
      </w:r>
      <w:r w:rsidR="00255726" w:rsidRPr="00D7426C">
        <w:rPr>
          <w:rFonts w:cstheme="minorHAnsi"/>
          <w:highlight w:val="green"/>
        </w:rPr>
        <w:t>(</w:t>
      </w:r>
      <w:proofErr w:type="spellStart"/>
      <w:r w:rsidR="00EA44B2" w:rsidRPr="00D7426C">
        <w:rPr>
          <w:rFonts w:cstheme="minorHAnsi"/>
          <w:highlight w:val="green"/>
        </w:rPr>
        <w:t>Common</w:t>
      </w:r>
      <w:proofErr w:type="spellEnd"/>
      <w:r w:rsidR="00EA44B2" w:rsidRPr="00D7426C">
        <w:rPr>
          <w:rFonts w:cstheme="minorHAnsi"/>
          <w:highlight w:val="green"/>
        </w:rPr>
        <w:t xml:space="preserve"> </w:t>
      </w:r>
      <w:proofErr w:type="spellStart"/>
      <w:r w:rsidR="00EA44B2" w:rsidRPr="00D7426C">
        <w:rPr>
          <w:rFonts w:cstheme="minorHAnsi"/>
          <w:highlight w:val="green"/>
        </w:rPr>
        <w:t>Language</w:t>
      </w:r>
      <w:proofErr w:type="spellEnd"/>
      <w:r w:rsidR="00EA44B2" w:rsidRPr="00D7426C">
        <w:rPr>
          <w:rFonts w:cstheme="minorHAnsi"/>
          <w:highlight w:val="green"/>
        </w:rPr>
        <w:t xml:space="preserve"> </w:t>
      </w:r>
      <w:proofErr w:type="spellStart"/>
      <w:r w:rsidR="00EA44B2" w:rsidRPr="00D7426C">
        <w:rPr>
          <w:rFonts w:cstheme="minorHAnsi"/>
          <w:highlight w:val="green"/>
        </w:rPr>
        <w:t>Infrastructure</w:t>
      </w:r>
      <w:proofErr w:type="spellEnd"/>
      <w:r w:rsidR="00255726" w:rsidRPr="00D7426C">
        <w:rPr>
          <w:rFonts w:cstheme="minorHAnsi"/>
          <w:highlight w:val="green"/>
        </w:rPr>
        <w:t>)</w:t>
      </w:r>
      <w:r w:rsidR="00483D10" w:rsidRPr="00D7426C">
        <w:rPr>
          <w:rFonts w:cstheme="minorHAnsi"/>
          <w:highlight w:val="green"/>
        </w:rPr>
        <w:t>.</w:t>
      </w:r>
      <w:r w:rsidR="00CC0438" w:rsidRPr="00D7426C">
        <w:rPr>
          <w:rFonts w:cstheme="minorHAnsi"/>
          <w:highlight w:val="green"/>
        </w:rPr>
        <w:t xml:space="preserve"> </w:t>
      </w:r>
      <w:r w:rsidR="00483D10" w:rsidRPr="00D7426C">
        <w:rPr>
          <w:rFonts w:cstheme="minorHAnsi"/>
          <w:highlight w:val="green"/>
        </w:rPr>
        <w:t xml:space="preserve">Hlavní úlohou CLR je správa paměti a vláken. Mimo toho také kontroluje typovou bezpečnost. </w:t>
      </w:r>
      <w:r w:rsidR="00CC0438" w:rsidRPr="00D7426C">
        <w:rPr>
          <w:rFonts w:cstheme="minorHAnsi"/>
          <w:highlight w:val="green"/>
        </w:rPr>
        <w:t xml:space="preserve">CTS zajišťují, že všechny jazyky mají stejnou definici datových typů a nemůže se tak stát, aby jednou byl </w:t>
      </w:r>
      <w:proofErr w:type="spellStart"/>
      <w:r w:rsidR="00CC0438" w:rsidRPr="00D7426C">
        <w:rPr>
          <w:rFonts w:cstheme="minorHAnsi"/>
          <w:i/>
          <w:iCs/>
          <w:highlight w:val="green"/>
        </w:rPr>
        <w:t>int</w:t>
      </w:r>
      <w:proofErr w:type="spellEnd"/>
      <w:r w:rsidR="00CC0438" w:rsidRPr="00D7426C">
        <w:rPr>
          <w:rFonts w:cstheme="minorHAnsi"/>
          <w:highlight w:val="green"/>
        </w:rPr>
        <w:t xml:space="preserve"> reprezentován třiceti dvěma bity a podruhé pouze šestnácti. </w:t>
      </w:r>
      <w:r w:rsidR="00255726" w:rsidRPr="00D7426C">
        <w:rPr>
          <w:rFonts w:cstheme="minorHAnsi"/>
          <w:highlight w:val="green"/>
        </w:rPr>
        <w:t>Součástí těchto požad</w:t>
      </w:r>
      <w:r w:rsidR="00070DD8" w:rsidRPr="00D7426C">
        <w:rPr>
          <w:rFonts w:cstheme="minorHAnsi"/>
          <w:highlight w:val="green"/>
        </w:rPr>
        <w:t>a</w:t>
      </w:r>
      <w:r w:rsidR="00255726" w:rsidRPr="00D7426C">
        <w:rPr>
          <w:rFonts w:cstheme="minorHAnsi"/>
          <w:highlight w:val="green"/>
        </w:rPr>
        <w:t xml:space="preserve">vků je, že veškeré referenční i hodnotové datové typy jsou potomky třídy </w:t>
      </w:r>
      <w:proofErr w:type="spellStart"/>
      <w:r w:rsidR="00255726" w:rsidRPr="00D7426C">
        <w:rPr>
          <w:rFonts w:cstheme="minorHAnsi"/>
          <w:i/>
          <w:iCs/>
          <w:highlight w:val="green"/>
          <w:lang w:val="en-US"/>
        </w:rPr>
        <w:t>System.Object</w:t>
      </w:r>
      <w:proofErr w:type="spellEnd"/>
      <w:r w:rsidR="00255726" w:rsidRPr="00D7426C">
        <w:rPr>
          <w:rFonts w:cstheme="minorHAnsi"/>
          <w:highlight w:val="green"/>
        </w:rPr>
        <w:t xml:space="preserve"> a tím pádem jsou všechny .NET jazyky plně objektové.</w:t>
      </w:r>
      <w:r w:rsidR="00CC0438" w:rsidRPr="00D7426C">
        <w:rPr>
          <w:rFonts w:cstheme="minorHAnsi"/>
          <w:highlight w:val="green"/>
        </w:rPr>
        <w:t xml:space="preserve"> CLS zajiš</w:t>
      </w:r>
      <w:r w:rsidR="00FA6348" w:rsidRPr="00D7426C">
        <w:rPr>
          <w:rFonts w:cstheme="minorHAnsi"/>
          <w:highlight w:val="green"/>
        </w:rPr>
        <w:t xml:space="preserve">ťuje, aby všechny jazyky byli kompilovatelné do </w:t>
      </w:r>
      <w:proofErr w:type="spellStart"/>
      <w:r w:rsidR="00FA6348" w:rsidRPr="00D7426C">
        <w:rPr>
          <w:rFonts w:cstheme="minorHAnsi"/>
          <w:highlight w:val="green"/>
        </w:rPr>
        <w:t>bytecodu</w:t>
      </w:r>
      <w:proofErr w:type="spellEnd"/>
      <w:r w:rsidR="00FA6348" w:rsidRPr="00D7426C">
        <w:rPr>
          <w:rFonts w:cstheme="minorHAnsi"/>
          <w:highlight w:val="green"/>
        </w:rPr>
        <w:t xml:space="preserve"> označovaného jako MSIL (</w:t>
      </w:r>
      <w:r w:rsidR="00FA6348" w:rsidRPr="00D7426C">
        <w:rPr>
          <w:rFonts w:cstheme="minorHAnsi"/>
          <w:highlight w:val="green"/>
          <w:lang w:val="en-US"/>
        </w:rPr>
        <w:t>Microsoft Intermediate Language</w:t>
      </w:r>
      <w:r w:rsidR="00FA6348" w:rsidRPr="00D7426C">
        <w:rPr>
          <w:rFonts w:cstheme="minorHAnsi"/>
          <w:highlight w:val="green"/>
        </w:rPr>
        <w:t xml:space="preserve">), což umožňuje v jednom programu kombinovat knihovny napsané v C#, </w:t>
      </w:r>
      <w:r w:rsidR="00FA6348" w:rsidRPr="00D7426C">
        <w:rPr>
          <w:rFonts w:cstheme="minorHAnsi"/>
          <w:highlight w:val="green"/>
          <w:lang w:val="en-US"/>
        </w:rPr>
        <w:t>Visual Basic</w:t>
      </w:r>
      <w:r w:rsidR="00FA6348" w:rsidRPr="00D7426C">
        <w:rPr>
          <w:rFonts w:cstheme="minorHAnsi"/>
          <w:highlight w:val="green"/>
        </w:rPr>
        <w:t xml:space="preserve">, F#, C++/CLI nebo jiném z více než </w:t>
      </w:r>
      <w:r w:rsidR="00B87C5F" w:rsidRPr="00D7426C">
        <w:rPr>
          <w:rFonts w:cstheme="minorHAnsi"/>
          <w:highlight w:val="green"/>
        </w:rPr>
        <w:t>dvaceti</w:t>
      </w:r>
      <w:r w:rsidR="00FA6348" w:rsidRPr="00D7426C">
        <w:rPr>
          <w:rFonts w:cstheme="minorHAnsi"/>
          <w:highlight w:val="green"/>
        </w:rPr>
        <w:t xml:space="preserve"> jazyků</w:t>
      </w:r>
      <w:r w:rsidR="00EA46C8" w:rsidRPr="00D7426C">
        <w:rPr>
          <w:rFonts w:cstheme="minorHAnsi"/>
          <w:color w:val="000000"/>
          <w:highlight w:val="green"/>
        </w:rPr>
        <w:t xml:space="preserve"> </w:t>
      </w:r>
      <w:sdt>
        <w:sdtPr>
          <w:rPr>
            <w:rFonts w:cstheme="minorHAnsi"/>
            <w:color w:val="000000"/>
            <w:highlight w:val="green"/>
          </w:rPr>
          <w:tag w:val="MENDELEY_CITATION_v3_eyJjaXRhdGlvbklEIjoiTUVOREVMRVlfQ0lUQVRJT05fNzlkOWYyZDQtMTVhNy00NGM3LThlMjgtZmE0MTAxYmZjYjRhIiwicHJvcGVydGllcyI6eyJub3RlSW5kZXgiOjB9LCJpc0VkaXRlZCI6ZmFsc2UsIm1hbnVhbE92ZXJyaWRlIjp7ImNpdGVwcm9jVGV4dCI6IlsxMS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597986522DB64259903AB97A486E0423"/>
          </w:placeholder>
        </w:sdtPr>
        <w:sdtEndPr>
          <w:rPr>
            <w:rFonts w:cstheme="minorBidi"/>
          </w:rPr>
        </w:sdtEndPr>
        <w:sdtContent>
          <w:r w:rsidR="00A87455" w:rsidRPr="00A87455">
            <w:rPr>
              <w:color w:val="000000"/>
              <w:highlight w:val="green"/>
            </w:rPr>
            <w:t>[11, 30, 31]</w:t>
          </w:r>
        </w:sdtContent>
      </w:sdt>
      <w:r w:rsidR="00EB3CED" w:rsidRPr="00D7426C">
        <w:rPr>
          <w:rFonts w:cstheme="minorHAnsi"/>
          <w:highlight w:val="green"/>
        </w:rPr>
        <w:t>.</w:t>
      </w:r>
      <w:r w:rsidR="00EB3CED">
        <w:rPr>
          <w:rFonts w:cstheme="minorHAnsi"/>
        </w:rPr>
        <w:t xml:space="preserve"> </w:t>
      </w:r>
    </w:p>
    <w:p w14:paraId="6377EB46" w14:textId="53C86927" w:rsidR="001A2C51" w:rsidRDefault="007F01BE" w:rsidP="00FA6348">
      <w:pPr>
        <w:jc w:val="both"/>
        <w:rPr>
          <w:rFonts w:cstheme="minorHAnsi"/>
        </w:rPr>
      </w:pPr>
      <w:r w:rsidRPr="00D7426C">
        <w:rPr>
          <w:rFonts w:cstheme="minorHAnsi"/>
          <w:highlight w:val="green"/>
        </w:rPr>
        <w:t>MSIL je objektový nízko úrovňový jazyk, který t</w:t>
      </w:r>
      <w:r w:rsidR="00AA76F5" w:rsidRPr="00D7426C">
        <w:rPr>
          <w:rFonts w:cstheme="minorHAnsi"/>
          <w:highlight w:val="green"/>
        </w:rPr>
        <w:t xml:space="preserve">ak jako většinu </w:t>
      </w:r>
      <w:proofErr w:type="spellStart"/>
      <w:r w:rsidR="00AA76F5" w:rsidRPr="00D7426C">
        <w:rPr>
          <w:rFonts w:cstheme="minorHAnsi"/>
          <w:highlight w:val="green"/>
        </w:rPr>
        <w:t>bytecode</w:t>
      </w:r>
      <w:proofErr w:type="spellEnd"/>
      <w:r w:rsidR="00AA76F5" w:rsidRPr="00D7426C">
        <w:rPr>
          <w:rFonts w:cstheme="minorHAnsi"/>
          <w:highlight w:val="green"/>
        </w:rPr>
        <w:t xml:space="preserve"> je možné kompilovat v režimu JIT (Just In Time), ale navíc také podporuje AOT (</w:t>
      </w:r>
      <w:r w:rsidR="00AA76F5" w:rsidRPr="00D7426C">
        <w:rPr>
          <w:rFonts w:cstheme="minorHAnsi"/>
          <w:highlight w:val="green"/>
          <w:lang w:val="en-US"/>
        </w:rPr>
        <w:t>Ahead Of Time</w:t>
      </w:r>
      <w:r w:rsidR="00AA76F5" w:rsidRPr="00D7426C">
        <w:rPr>
          <w:rFonts w:cstheme="minorHAnsi"/>
          <w:highlight w:val="green"/>
        </w:rPr>
        <w:t xml:space="preserve">), kdy se výsledný soubor chová podobně, jako </w:t>
      </w:r>
      <w:r w:rsidR="003D0E1E" w:rsidRPr="00D7426C">
        <w:rPr>
          <w:rFonts w:cstheme="minorHAnsi"/>
          <w:highlight w:val="green"/>
        </w:rPr>
        <w:t>v případě</w:t>
      </w:r>
      <w:r w:rsidR="00AA76F5" w:rsidRPr="00D7426C">
        <w:rPr>
          <w:rFonts w:cstheme="minorHAnsi"/>
          <w:highlight w:val="green"/>
        </w:rPr>
        <w:t xml:space="preserve"> C++</w:t>
      </w:r>
      <w:r w:rsidR="003C5601" w:rsidRPr="00D7426C">
        <w:rPr>
          <w:rFonts w:cstheme="minorHAnsi"/>
          <w:highlight w:val="green"/>
        </w:rPr>
        <w:t>,</w:t>
      </w:r>
      <w:r w:rsidR="00AA76F5" w:rsidRPr="00D7426C">
        <w:rPr>
          <w:rFonts w:cstheme="minorHAnsi"/>
          <w:highlight w:val="green"/>
        </w:rPr>
        <w:t xml:space="preserve"> a </w:t>
      </w:r>
      <w:r w:rsidR="000156CD" w:rsidRPr="00D7426C">
        <w:rPr>
          <w:rFonts w:cstheme="minorHAnsi"/>
          <w:highlight w:val="green"/>
        </w:rPr>
        <w:t xml:space="preserve">je </w:t>
      </w:r>
      <w:r w:rsidR="00AA76F5" w:rsidRPr="00D7426C">
        <w:rPr>
          <w:rFonts w:cstheme="minorHAnsi"/>
          <w:highlight w:val="green"/>
        </w:rPr>
        <w:t xml:space="preserve">tedy nutné </w:t>
      </w:r>
      <w:r w:rsidR="00806273" w:rsidRPr="00D7426C">
        <w:rPr>
          <w:rFonts w:cstheme="minorHAnsi"/>
          <w:highlight w:val="green"/>
        </w:rPr>
        <w:t>ho sestavit</w:t>
      </w:r>
      <w:r w:rsidR="00DE4946" w:rsidRPr="00D7426C">
        <w:rPr>
          <w:rFonts w:cstheme="minorHAnsi"/>
          <w:highlight w:val="green"/>
        </w:rPr>
        <w:t xml:space="preserve"> pro každý systém a architekturu, kde chceme program spouštět</w:t>
      </w:r>
      <w:sdt>
        <w:sdtPr>
          <w:rPr>
            <w:rFonts w:cstheme="minorHAnsi"/>
            <w:color w:val="000000"/>
            <w:highlight w:val="green"/>
          </w:rPr>
          <w:tag w:val="MENDELEY_CITATION_v3_eyJjaXRhdGlvbklEIjoiTUVOREVMRVlfQ0lUQVRJT05fNTIzN2VkYWUtNWU4NC00MmZjLTgxMzYtY2Y5ZTRmZTkxZTI5IiwicHJvcGVydGllcyI6eyJub3RlSW5kZXgiOjB9LCJpc0VkaXRlZCI6ZmFsc2UsIm1hbnVhbE92ZXJyaWRlIjp7ImlzTWFudWFsbHlPdmVycmlkZGVuIjpmYWxzZSwiY2l0ZXByb2NUZXh0IjoiWzMx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485356594"/>
          <w:placeholder>
            <w:docPart w:val="DefaultPlaceholder_-1854013440"/>
          </w:placeholder>
        </w:sdtPr>
        <w:sdtContent>
          <w:r w:rsidR="00A87455" w:rsidRPr="00A87455">
            <w:rPr>
              <w:rFonts w:cstheme="minorHAnsi"/>
              <w:color w:val="000000"/>
              <w:highlight w:val="green"/>
            </w:rPr>
            <w:t>[31]</w:t>
          </w:r>
        </w:sdtContent>
      </w:sdt>
      <w:r w:rsidR="00DE4946" w:rsidRPr="00D7426C">
        <w:rPr>
          <w:rFonts w:cstheme="minorHAnsi"/>
          <w:highlight w:val="green"/>
        </w:rPr>
        <w:t>.</w:t>
      </w:r>
      <w:r w:rsidR="00E672DC" w:rsidRPr="00D7426C">
        <w:rPr>
          <w:rFonts w:cstheme="minorHAnsi"/>
          <w:highlight w:val="green"/>
        </w:rPr>
        <w:t xml:space="preserve"> Výhodou předem zkompilované aplikace je rychlejší start</w:t>
      </w:r>
      <w:r w:rsidR="00330CB5" w:rsidRPr="00D7426C">
        <w:rPr>
          <w:rFonts w:cstheme="minorHAnsi"/>
          <w:highlight w:val="green"/>
        </w:rPr>
        <w:t xml:space="preserve"> a pro složitější programy i výrazný nárůst výkonu, ovšem za cenu většího souboru, neboť obsahuje také MSIL, který je v některých případech potřeba</w:t>
      </w:r>
      <w:sdt>
        <w:sdtPr>
          <w:rPr>
            <w:rFonts w:cstheme="minorHAnsi"/>
            <w:color w:val="000000"/>
            <w:highlight w:val="green"/>
          </w:rPr>
          <w:tag w:val="MENDELEY_CITATION_v3_eyJjaXRhdGlvbklEIjoiTUVOREVMRVlfQ0lUQVRJT05fYTNiZmJjYjktOTRmYy00NDUxLTg3MWEtZGUzNDUzYjZiZGNlIiwicHJvcGVydGllcyI6eyJub3RlSW5kZXgiOjB9LCJpc0VkaXRlZCI6ZmFsc2UsIm1hbnVhbE92ZXJyaWRlIjp7ImlzTWFudWFsbHlPdmVycmlkZGVuIjpmYWxzZSwiY2l0ZXByb2NUZXh0IjoiWzMy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
          <w:id w:val="-1807234626"/>
          <w:placeholder>
            <w:docPart w:val="DefaultPlaceholder_-1854013440"/>
          </w:placeholder>
        </w:sdtPr>
        <w:sdtContent>
          <w:r w:rsidR="00A87455" w:rsidRPr="00A87455">
            <w:rPr>
              <w:rFonts w:cstheme="minorHAnsi"/>
              <w:color w:val="000000"/>
              <w:highlight w:val="green"/>
            </w:rPr>
            <w:t>[32]</w:t>
          </w:r>
        </w:sdtContent>
      </w:sdt>
      <w:r w:rsidR="00330CB5" w:rsidRPr="00D7426C">
        <w:rPr>
          <w:rFonts w:cstheme="minorHAnsi"/>
          <w:highlight w:val="green"/>
        </w:rPr>
        <w:t>.</w:t>
      </w:r>
      <w:r w:rsidR="008A410F" w:rsidRPr="00D7426C">
        <w:rPr>
          <w:rFonts w:cstheme="minorHAnsi"/>
          <w:highlight w:val="green"/>
        </w:rPr>
        <w:t xml:space="preserve"> při generování AOT jsou využívány nástroje </w:t>
      </w:r>
      <w:proofErr w:type="spellStart"/>
      <w:r w:rsidR="008A410F" w:rsidRPr="00D7426C">
        <w:rPr>
          <w:rFonts w:cstheme="minorHAnsi"/>
          <w:highlight w:val="green"/>
        </w:rPr>
        <w:t>NGen</w:t>
      </w:r>
      <w:proofErr w:type="spellEnd"/>
      <w:r w:rsidR="008A410F" w:rsidRPr="00D7426C">
        <w:rPr>
          <w:rFonts w:cstheme="minorHAnsi"/>
          <w:highlight w:val="green"/>
        </w:rPr>
        <w:t xml:space="preserve"> </w:t>
      </w:r>
      <w:r w:rsidR="00977492" w:rsidRPr="00D7426C">
        <w:rPr>
          <w:rFonts w:cstheme="minorHAnsi"/>
          <w:highlight w:val="green"/>
        </w:rPr>
        <w:t>(</w:t>
      </w:r>
      <w:r w:rsidR="00977492" w:rsidRPr="00D7426C">
        <w:rPr>
          <w:rFonts w:cstheme="minorHAnsi"/>
          <w:highlight w:val="green"/>
          <w:lang w:val="en-US"/>
        </w:rPr>
        <w:t>Native Image Generator)</w:t>
      </w:r>
      <w:r w:rsidR="00977492" w:rsidRPr="00D7426C">
        <w:rPr>
          <w:rFonts w:cstheme="minorHAnsi"/>
          <w:highlight w:val="green"/>
        </w:rPr>
        <w:t xml:space="preserve"> </w:t>
      </w:r>
      <w:r w:rsidR="008A410F" w:rsidRPr="00D7426C">
        <w:rPr>
          <w:rFonts w:cstheme="minorHAnsi"/>
          <w:highlight w:val="green"/>
        </w:rPr>
        <w:t xml:space="preserve">pro .NET Framework a Crossgen2 pro .NET </w:t>
      </w:r>
      <w:proofErr w:type="spellStart"/>
      <w:r w:rsidR="008A410F" w:rsidRPr="00D7426C">
        <w:rPr>
          <w:rFonts w:cstheme="minorHAnsi"/>
          <w:highlight w:val="green"/>
        </w:rPr>
        <w:t>Core</w:t>
      </w:r>
      <w:proofErr w:type="spellEnd"/>
      <w:r w:rsidR="008A410F" w:rsidRPr="00D7426C">
        <w:rPr>
          <w:rFonts w:cstheme="minorHAnsi"/>
          <w:highlight w:val="green"/>
        </w:rPr>
        <w:t>.</w:t>
      </w:r>
      <w:r w:rsidR="00977492" w:rsidRPr="00D7426C">
        <w:rPr>
          <w:rFonts w:cstheme="minorHAnsi"/>
          <w:highlight w:val="green"/>
        </w:rPr>
        <w:t xml:space="preserve"> Výstupy těchto nástrojů se nazývají nativní obrazy a jsou instalovány do NIC (</w:t>
      </w:r>
      <w:r w:rsidR="00977492" w:rsidRPr="00D7426C">
        <w:rPr>
          <w:rFonts w:cstheme="minorHAnsi"/>
          <w:highlight w:val="green"/>
          <w:lang w:val="en-US"/>
        </w:rPr>
        <w:t>Native Image Cache</w:t>
      </w:r>
      <w:r w:rsidR="00977492" w:rsidRPr="00D7426C">
        <w:rPr>
          <w:rFonts w:cstheme="minorHAnsi"/>
          <w:highlight w:val="green"/>
        </w:rPr>
        <w:t>), kam jsou přidávány i závislosti, které je možno používat více obrazy, čímž se eliminuje duplicita. Kompilaci je možné spustit na počítači programátora, nebo až při instalaci programu. Vytvoření obrazu u uživatele má výhodu, že kód bude optimalizován pro jeho procesor a bude tak dosahovat nejvyššího možného výkonu.</w:t>
      </w:r>
      <w:r w:rsidR="00AE44C5" w:rsidRPr="00D7426C">
        <w:rPr>
          <w:rFonts w:cstheme="minorHAnsi"/>
          <w:highlight w:val="green"/>
        </w:rPr>
        <w:t xml:space="preserve"> </w:t>
      </w:r>
      <w:sdt>
        <w:sdtPr>
          <w:rPr>
            <w:rFonts w:cstheme="minorHAnsi"/>
            <w:color w:val="000000"/>
            <w:highlight w:val="green"/>
          </w:rPr>
          <w:tag w:val="MENDELEY_CITATION_v3_eyJjaXRhdGlvbklEIjoiTUVOREVMRVlfQ0lUQVRJT05fZTQ0MDNhNDgtZjJmNi00NjY5LThjNDAtYmJhOTMwZWYzMWUxIiwicHJvcGVydGllcyI6eyJub3RlSW5kZXgiOjB9LCJpc0VkaXRlZCI6ZmFsc2UsIm1hbnVhbE92ZXJyaWRlIjp7ImlzTWFudWFsbHlPdmVycmlkZGVuIjpmYWxzZSwiY2l0ZXByb2NUZXh0IjoiWzExLCAzMywgMzR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
          <w:id w:val="1555127341"/>
          <w:placeholder>
            <w:docPart w:val="DefaultPlaceholder_-1854013440"/>
          </w:placeholder>
        </w:sdtPr>
        <w:sdtContent>
          <w:r w:rsidR="00A87455" w:rsidRPr="00A87455">
            <w:rPr>
              <w:rFonts w:cstheme="minorHAnsi"/>
              <w:color w:val="000000"/>
              <w:highlight w:val="green"/>
            </w:rPr>
            <w:t>[11, 33, 34]</w:t>
          </w:r>
        </w:sdtContent>
      </w:sdt>
      <w:r w:rsidR="0036057F" w:rsidRPr="00D7426C">
        <w:rPr>
          <w:rFonts w:cstheme="minorHAnsi"/>
          <w:color w:val="000000"/>
          <w:highlight w:val="green"/>
        </w:rPr>
        <w:t xml:space="preserve"> Další výhodou AOT je, že není potřeba, aby byl překlad co nejrychlejší, takže má dost času provést optimalizace</w:t>
      </w:r>
      <w:sdt>
        <w:sdtPr>
          <w:rPr>
            <w:rFonts w:cstheme="minorHAnsi"/>
            <w:color w:val="000000"/>
            <w:highlight w:val="green"/>
          </w:rPr>
          <w:tag w:val="MENDELEY_CITATION_v3_eyJjaXRhdGlvbklEIjoiTUVOREVMRVlfQ0lUQVRJT05fYzAwYWRjOTEtMzI0MC00ZDhkLWEwNzgtOGJjODY5MTVjODdjIiwicHJvcGVydGllcyI6eyJub3RlSW5kZXgiOjB9LCJpc0VkaXRlZCI6ZmFsc2UsIm1hbnVhbE92ZXJyaWRlIjp7ImlzTWFudWFsbHlPdmVycmlkZGVuIjpmYWxzZSwiY2l0ZXByb2NUZXh0IjoiWzM1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
          <w:id w:val="-1847940589"/>
          <w:placeholder>
            <w:docPart w:val="DefaultPlaceholder_-1854013440"/>
          </w:placeholder>
        </w:sdtPr>
        <w:sdtContent>
          <w:r w:rsidR="00A87455" w:rsidRPr="00A87455">
            <w:rPr>
              <w:rFonts w:cstheme="minorHAnsi"/>
              <w:color w:val="000000"/>
              <w:highlight w:val="green"/>
            </w:rPr>
            <w:t>[35]</w:t>
          </w:r>
        </w:sdtContent>
      </w:sdt>
      <w:r w:rsidR="0036057F" w:rsidRPr="00D7426C">
        <w:rPr>
          <w:rFonts w:cstheme="minorHAnsi"/>
          <w:color w:val="000000"/>
          <w:highlight w:val="green"/>
        </w:rPr>
        <w:t>.</w:t>
      </w:r>
    </w:p>
    <w:p w14:paraId="29449222" w14:textId="6B0741AD" w:rsidR="00054794" w:rsidRDefault="00F67031" w:rsidP="00F957BB">
      <w:pPr>
        <w:ind w:left="1416" w:firstLine="708"/>
        <w:jc w:val="both"/>
        <w:rPr>
          <w:color w:val="000000"/>
        </w:rPr>
      </w:pPr>
      <w:r w:rsidRPr="00D7426C">
        <w:rPr>
          <w:rFonts w:cstheme="minorHAnsi"/>
          <w:highlight w:val="green"/>
        </w:rPr>
        <w:t>Velkou výhodou je, že .NET runtime je od Windows Vista součást operačního systému, takže je aktualizován společně se systémem</w:t>
      </w:r>
      <w:sdt>
        <w:sdtPr>
          <w:rPr>
            <w:rFonts w:cstheme="minorHAnsi"/>
            <w:color w:val="000000"/>
            <w:highlight w:val="green"/>
          </w:rPr>
          <w:tag w:val="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DefaultPlaceholder_-1854013440"/>
          </w:placeholder>
        </w:sdtPr>
        <w:sdtContent>
          <w:r w:rsidR="00A87455" w:rsidRPr="00A87455">
            <w:rPr>
              <w:rFonts w:cstheme="minorHAnsi"/>
              <w:color w:val="000000"/>
              <w:highlight w:val="green"/>
            </w:rPr>
            <w:t>[36]</w:t>
          </w:r>
        </w:sdtContent>
      </w:sdt>
      <w:r w:rsidRPr="00D7426C">
        <w:rPr>
          <w:rFonts w:cstheme="minorHAnsi"/>
          <w:highlight w:val="green"/>
        </w:rPr>
        <w:t>, díky čemuž uživatel nemusí nic instalovat.</w:t>
      </w:r>
      <w:r w:rsidR="00670FEE" w:rsidRPr="00D7426C">
        <w:rPr>
          <w:rFonts w:cstheme="minorHAnsi"/>
          <w:highlight w:val="green"/>
        </w:rPr>
        <w:t xml:space="preserve"> </w:t>
      </w:r>
      <w:r w:rsidR="00635056" w:rsidRPr="00D7426C">
        <w:rPr>
          <w:rFonts w:cstheme="minorHAnsi"/>
          <w:highlight w:val="green"/>
        </w:rPr>
        <w:t>Prostředí .NET bylo původně určeno pouze pro platformy Microsoftu (Windows a Xbox), což se změnilo až v roce 201</w:t>
      </w:r>
      <w:r w:rsidR="0025731D" w:rsidRPr="00D7426C">
        <w:rPr>
          <w:rFonts w:cstheme="minorHAnsi"/>
          <w:highlight w:val="green"/>
        </w:rPr>
        <w:t>4</w:t>
      </w:r>
      <w:r w:rsidR="00635056" w:rsidRPr="00D7426C">
        <w:rPr>
          <w:rFonts w:cstheme="minorHAnsi"/>
          <w:highlight w:val="green"/>
        </w:rPr>
        <w:t xml:space="preserve"> vydáním .NET </w:t>
      </w:r>
      <w:proofErr w:type="spellStart"/>
      <w:r w:rsidR="00635056" w:rsidRPr="00D7426C">
        <w:rPr>
          <w:rFonts w:cstheme="minorHAnsi"/>
          <w:highlight w:val="green"/>
        </w:rPr>
        <w:t>Core</w:t>
      </w:r>
      <w:proofErr w:type="spellEnd"/>
      <w:sdt>
        <w:sdtPr>
          <w:rPr>
            <w:rFonts w:cstheme="minorHAnsi"/>
            <w:color w:val="000000"/>
            <w:highlight w:val="green"/>
          </w:rPr>
          <w:tag w:val="MENDELEY_CITATION_v3_eyJjaXRhdGlvbklEIjoiTUVOREVMRVlfQ0lUQVRJT05fMzZiYTRmMDItNjQ0MS00ZWVmLTgwYzYtYTM3ZGQzNDg1ZTM3IiwicHJvcGVydGllcyI6eyJub3RlSW5kZXgiOjB9LCJpc0VkaXRlZCI6ZmFsc2UsIm1hbnVhbE92ZXJyaWRlIjp7ImlzTWFudWFsbHlPdmVycmlkZGVuIjpmYWxzZSwiY2l0ZXByb2NUZXh0IjoiWzMx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2105489448"/>
          <w:placeholder>
            <w:docPart w:val="DefaultPlaceholder_-1854013440"/>
          </w:placeholder>
        </w:sdtPr>
        <w:sdtEndPr>
          <w:rPr>
            <w:rFonts w:cstheme="minorBidi"/>
          </w:rPr>
        </w:sdtEndPr>
        <w:sdtContent>
          <w:r w:rsidR="00A87455" w:rsidRPr="00A87455">
            <w:rPr>
              <w:rFonts w:cstheme="minorHAnsi"/>
              <w:color w:val="000000"/>
              <w:highlight w:val="green"/>
            </w:rPr>
            <w:t>[31]</w:t>
          </w:r>
        </w:sdtContent>
      </w:sdt>
      <w:r w:rsidR="00B84366" w:rsidRPr="00D7426C">
        <w:rPr>
          <w:rFonts w:cstheme="minorHAnsi"/>
          <w:highlight w:val="green"/>
        </w:rPr>
        <w:t xml:space="preserve">, </w:t>
      </w:r>
      <w:r w:rsidR="00635056" w:rsidRPr="00D7426C">
        <w:rPr>
          <w:rFonts w:cstheme="minorHAnsi"/>
          <w:color w:val="FF0000"/>
          <w:highlight w:val="green"/>
        </w:rPr>
        <w:t>ovšem s GUI pro ostatní systémy se vývojáři museli spoléhat na třetí strany</w:t>
      </w:r>
      <w:r w:rsidR="00635056" w:rsidRPr="00D7426C">
        <w:rPr>
          <w:rFonts w:cstheme="minorHAnsi"/>
          <w:highlight w:val="green"/>
        </w:rPr>
        <w:t>. V roce 202</w:t>
      </w:r>
      <w:r w:rsidR="00910660" w:rsidRPr="00D7426C">
        <w:rPr>
          <w:rFonts w:cstheme="minorHAnsi"/>
          <w:highlight w:val="green"/>
        </w:rPr>
        <w:t>2</w:t>
      </w:r>
      <w:r w:rsidR="00635056" w:rsidRPr="00D7426C">
        <w:rPr>
          <w:rFonts w:cstheme="minorHAnsi"/>
          <w:highlight w:val="green"/>
        </w:rPr>
        <w:t xml:space="preserve"> bylo vydáno</w:t>
      </w:r>
      <w:r w:rsidR="005E74DA" w:rsidRPr="00D7426C">
        <w:rPr>
          <w:rFonts w:cstheme="minorHAnsi"/>
          <w:highlight w:val="green"/>
        </w:rPr>
        <w:t xml:space="preserve"> </w:t>
      </w:r>
      <w:r w:rsidR="00635056" w:rsidRPr="00D7426C">
        <w:rPr>
          <w:rFonts w:cstheme="minorHAnsi"/>
          <w:highlight w:val="green"/>
        </w:rPr>
        <w:t xml:space="preserve">.NET MAUI umožňující </w:t>
      </w:r>
      <w:r w:rsidR="005E74DA" w:rsidRPr="00D7426C">
        <w:rPr>
          <w:rFonts w:cstheme="minorHAnsi"/>
          <w:highlight w:val="green"/>
        </w:rPr>
        <w:t>vytvořit</w:t>
      </w:r>
      <w:r w:rsidR="00635056" w:rsidRPr="00D7426C">
        <w:rPr>
          <w:rFonts w:cstheme="minorHAnsi"/>
          <w:highlight w:val="green"/>
        </w:rPr>
        <w:t xml:space="preserve"> jednu aplikaci na </w:t>
      </w:r>
      <w:r w:rsidR="00065AD7" w:rsidRPr="00D7426C">
        <w:rPr>
          <w:rFonts w:cstheme="minorHAnsi"/>
          <w:highlight w:val="green"/>
        </w:rPr>
        <w:t>Windows, Android, iOS a macOS</w:t>
      </w:r>
      <w:r w:rsidR="00635056" w:rsidRPr="00D7426C">
        <w:rPr>
          <w:rFonts w:cstheme="minorHAnsi"/>
          <w:highlight w:val="green"/>
        </w:rPr>
        <w:t xml:space="preserve"> s minimálními zásahy do kódu.</w:t>
      </w:r>
      <w:sdt>
        <w:sdtPr>
          <w:rPr>
            <w:rFonts w:cstheme="minorHAnsi"/>
            <w:color w:val="000000"/>
            <w:highlight w:val="green"/>
          </w:rPr>
          <w:tag w:val="MENDELEY_CITATION_v3_eyJjaXRhdGlvbklEIjoiTUVOREVMRVlfQ0lUQVRJT05fODE1NTkwYzAtZDc2MC00YjNjLWFiZmQtZDRiMWU3OWIyOTcxIiwicHJvcGVydGllcyI6eyJub3RlSW5kZXgiOjB9LCJpc0VkaXRlZCI6ZmFsc2UsIm1hbnVhbE92ZXJyaWRlIjp7ImNpdGVwcm9jVGV4dCI6IlszN1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
          <w:id w:val="2140984111"/>
          <w:placeholder>
            <w:docPart w:val="F7A274F8008E44829B6B49970B17647E"/>
          </w:placeholder>
        </w:sdtPr>
        <w:sdtEndPr>
          <w:rPr>
            <w:rFonts w:cstheme="minorBidi"/>
          </w:rPr>
        </w:sdtEndPr>
        <w:sdtContent>
          <w:r w:rsidR="00A87455" w:rsidRPr="00A87455">
            <w:rPr>
              <w:color w:val="000000"/>
              <w:highlight w:val="green"/>
            </w:rPr>
            <w:t>[37]</w:t>
          </w:r>
        </w:sdtContent>
      </w:sdt>
    </w:p>
    <w:p w14:paraId="594CFE9A" w14:textId="6DC13631" w:rsidR="00823F59" w:rsidRDefault="00823F59" w:rsidP="00F957BB">
      <w:pPr>
        <w:ind w:left="1416" w:firstLine="708"/>
        <w:jc w:val="both"/>
        <w:rPr>
          <w:color w:val="000000"/>
        </w:rPr>
      </w:pPr>
    </w:p>
    <w:p w14:paraId="455960EE" w14:textId="77777777" w:rsidR="00823F59" w:rsidRDefault="00823F59" w:rsidP="00F957BB">
      <w:pPr>
        <w:ind w:left="1416" w:firstLine="708"/>
        <w:jc w:val="both"/>
        <w:rPr>
          <w:rFonts w:cstheme="minorHAnsi"/>
        </w:rPr>
      </w:pPr>
    </w:p>
    <w:p w14:paraId="493F10E3" w14:textId="087C8189" w:rsidR="00054794" w:rsidRDefault="00054794" w:rsidP="00054794">
      <w:pPr>
        <w:pStyle w:val="Nadpis3"/>
      </w:pPr>
      <w:bookmarkStart w:id="93" w:name="_Toc130825359"/>
      <w:r w:rsidRPr="005534AA">
        <w:rPr>
          <w:highlight w:val="green"/>
        </w:rPr>
        <w:t>3.3.2 přístup k paměti a ovládání hardware</w:t>
      </w:r>
      <w:bookmarkEnd w:id="93"/>
    </w:p>
    <w:p w14:paraId="2B8226B5" w14:textId="4E53B337" w:rsidR="00054794" w:rsidRDefault="00054794" w:rsidP="00054794">
      <w:pPr>
        <w:ind w:firstLine="708"/>
      </w:pPr>
      <w:r w:rsidRPr="00D7426C">
        <w:rPr>
          <w:rFonts w:cstheme="minorHAnsi"/>
          <w:color w:val="000000" w:themeColor="text1"/>
          <w:highlight w:val="green"/>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w:t>
      </w:r>
      <w:r w:rsidR="005270D6" w:rsidRPr="00D7426C">
        <w:rPr>
          <w:rFonts w:cstheme="minorHAnsi"/>
          <w:color w:val="000000" w:themeColor="text1"/>
          <w:highlight w:val="green"/>
          <w:shd w:val="clear" w:color="auto" w:fill="FFFFFF"/>
        </w:rPr>
        <w:t>vy</w:t>
      </w:r>
      <w:r w:rsidRPr="00D7426C">
        <w:rPr>
          <w:rFonts w:cstheme="minorHAnsi"/>
          <w:color w:val="000000" w:themeColor="text1"/>
          <w:highlight w:val="green"/>
          <w:shd w:val="clear" w:color="auto" w:fill="FFFFFF"/>
        </w:rPr>
        <w:t xml:space="preserve">značeného </w:t>
      </w:r>
      <w:r w:rsidR="005270D6" w:rsidRPr="00D7426C">
        <w:rPr>
          <w:rFonts w:cstheme="minorHAnsi"/>
          <w:color w:val="000000" w:themeColor="text1"/>
          <w:highlight w:val="green"/>
          <w:shd w:val="clear" w:color="auto" w:fill="FFFFFF"/>
        </w:rPr>
        <w:t>pomocí preprocesorů</w:t>
      </w:r>
      <w:r w:rsidRPr="00D7426C">
        <w:rPr>
          <w:rFonts w:cstheme="minorHAnsi"/>
          <w:color w:val="000000" w:themeColor="text1"/>
          <w:highlight w:val="green"/>
          <w:shd w:val="clear" w:color="auto" w:fill="FFFFFF"/>
        </w:rPr>
        <w:t xml:space="preserve"> </w:t>
      </w:r>
      <w:r w:rsidRPr="00D7426C">
        <w:rPr>
          <w:rFonts w:cstheme="minorHAnsi"/>
          <w:i/>
          <w:iCs/>
          <w:color w:val="000000" w:themeColor="text1"/>
          <w:highlight w:val="green"/>
          <w:shd w:val="clear" w:color="auto" w:fill="FFFFFF"/>
          <w:lang w:val="en-US"/>
        </w:rPr>
        <w:t>unsafe</w:t>
      </w:r>
      <w:r w:rsidRPr="00D7426C">
        <w:rPr>
          <w:rFonts w:cstheme="minorHAnsi"/>
          <w:color w:val="000000" w:themeColor="text1"/>
          <w:highlight w:val="green"/>
          <w:shd w:val="clear" w:color="auto" w:fill="FFFFFF"/>
        </w:rPr>
        <w:t>. Kód uvnitř toho bloku se podobá tomu, který by se napsal v C++ nebo C</w:t>
      </w:r>
      <w:sdt>
        <w:sdtPr>
          <w:rPr>
            <w:rFonts w:cstheme="minorHAnsi"/>
            <w:color w:val="000000"/>
            <w:highlight w:val="green"/>
            <w:shd w:val="clear" w:color="auto" w:fill="FFFFFF"/>
          </w:rPr>
          <w:tag w:val="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970A96CF103B4FC086E5080C8F84E91E"/>
          </w:placeholder>
        </w:sdtPr>
        <w:sdtEndPr>
          <w:rPr>
            <w:rFonts w:cstheme="minorBidi"/>
            <w:shd w:val="clear" w:color="auto" w:fill="auto"/>
          </w:rPr>
        </w:sdtEndPr>
        <w:sdtContent>
          <w:r w:rsidR="00A87455" w:rsidRPr="00A87455">
            <w:rPr>
              <w:color w:val="000000"/>
              <w:highlight w:val="green"/>
            </w:rPr>
            <w:t>[38]</w:t>
          </w:r>
        </w:sdtContent>
      </w:sdt>
      <w:r w:rsidRPr="00D7426C">
        <w:rPr>
          <w:rFonts w:cstheme="minorHAnsi"/>
          <w:color w:val="000000" w:themeColor="text1"/>
          <w:highlight w:val="green"/>
          <w:shd w:val="clear" w:color="auto" w:fill="FFFFFF"/>
        </w:rPr>
        <w:t xml:space="preserve">. </w:t>
      </w:r>
      <w:r w:rsidRPr="00D7426C">
        <w:rPr>
          <w:rFonts w:cstheme="minorHAnsi"/>
          <w:highlight w:val="green"/>
        </w:rPr>
        <w:t xml:space="preserve">Ačkoliv C# oficiálně neumožňuje ovládání jednočipových počítačů, existují rozšíření třetích stran, jako například </w:t>
      </w:r>
      <w:proofErr w:type="spellStart"/>
      <w:r w:rsidRPr="00D7426C">
        <w:rPr>
          <w:rFonts w:cstheme="minorHAnsi"/>
          <w:highlight w:val="green"/>
        </w:rPr>
        <w:t>nanoFramework</w:t>
      </w:r>
      <w:proofErr w:type="spellEnd"/>
      <w:r w:rsidRPr="00D7426C">
        <w:rPr>
          <w:rFonts w:cstheme="minorHAnsi"/>
          <w:highlight w:val="green"/>
        </w:rPr>
        <w:t xml:space="preserve"> nebo</w:t>
      </w:r>
      <w:r w:rsidR="002D371E" w:rsidRPr="00D7426C">
        <w:rPr>
          <w:rFonts w:cstheme="minorHAnsi"/>
          <w:highlight w:val="green"/>
        </w:rPr>
        <w:t xml:space="preserve"> placené</w:t>
      </w:r>
      <w:r w:rsidRPr="00D7426C">
        <w:rPr>
          <w:rFonts w:cstheme="minorHAnsi"/>
          <w:highlight w:val="green"/>
        </w:rPr>
        <w:t xml:space="preserve"> </w:t>
      </w:r>
      <w:proofErr w:type="spellStart"/>
      <w:r w:rsidRPr="00D7426C">
        <w:rPr>
          <w:rFonts w:cstheme="minorHAnsi"/>
          <w:highlight w:val="green"/>
        </w:rPr>
        <w:t>visualmicro</w:t>
      </w:r>
      <w:proofErr w:type="spellEnd"/>
      <w:r w:rsidR="002D371E" w:rsidRPr="00D7426C">
        <w:rPr>
          <w:rFonts w:cstheme="minorHAnsi"/>
          <w:highlight w:val="green"/>
        </w:rPr>
        <w:t xml:space="preserve">, </w:t>
      </w:r>
      <w:r w:rsidRPr="00D7426C">
        <w:rPr>
          <w:rFonts w:cstheme="minorHAnsi"/>
          <w:highlight w:val="green"/>
        </w:rPr>
        <w:t>které podporují čipy založené na ARM architektuře</w:t>
      </w:r>
      <w:sdt>
        <w:sdtPr>
          <w:rPr>
            <w:rFonts w:cstheme="minorHAnsi"/>
            <w:color w:val="000000"/>
            <w:highlight w:val="green"/>
          </w:rPr>
          <w:tag w:val="MENDELEY_CITATION_v3_eyJjaXRhdGlvbklEIjoiTUVOREVMRVlfQ0lUQVRJT05fNjc1ZjQyNGItNzYyNy00NDgyLWI4NDAtN2JmMTc4NWY2N2EyIiwicHJvcGVydGllcyI6eyJub3RlSW5kZXgiOjB9LCJpc0VkaXRlZCI6ZmFsc2UsIm1hbnVhbE92ZXJyaWRlIjp7ImNpdGVwcm9jVGV4dCI6IlszOSwgNDB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
          <w:id w:val="-156458570"/>
          <w:placeholder>
            <w:docPart w:val="A27160C00F7E4DA6A58161385C6D7B7B"/>
          </w:placeholder>
        </w:sdtPr>
        <w:sdtEndPr>
          <w:rPr>
            <w:rFonts w:cstheme="minorBidi"/>
          </w:rPr>
        </w:sdtEndPr>
        <w:sdtContent>
          <w:r w:rsidR="00A87455" w:rsidRPr="00A87455">
            <w:rPr>
              <w:color w:val="000000"/>
              <w:highlight w:val="green"/>
            </w:rPr>
            <w:t>[39, 40]</w:t>
          </w:r>
        </w:sdtContent>
      </w:sdt>
      <w:r w:rsidRPr="00D7426C">
        <w:rPr>
          <w:rFonts w:cstheme="minorHAnsi"/>
          <w:highlight w:val="green"/>
        </w:rPr>
        <w:t>.</w:t>
      </w:r>
    </w:p>
    <w:p w14:paraId="7FF6EE3C" w14:textId="22E3E651" w:rsidR="00054794" w:rsidRPr="00054794" w:rsidRDefault="00054794" w:rsidP="00054794">
      <w:pPr>
        <w:pStyle w:val="Nadpis3"/>
      </w:pPr>
      <w:bookmarkStart w:id="94" w:name="_Toc130825360"/>
      <w:r w:rsidRPr="005534AA">
        <w:rPr>
          <w:highlight w:val="green"/>
        </w:rPr>
        <w:t>3.3.3</w:t>
      </w:r>
      <w:r w:rsidR="004E2A30" w:rsidRPr="005534AA">
        <w:rPr>
          <w:highlight w:val="green"/>
        </w:rPr>
        <w:t xml:space="preserve"> porovnání s Javou</w:t>
      </w:r>
      <w:bookmarkEnd w:id="94"/>
    </w:p>
    <w:p w14:paraId="6A154486" w14:textId="1661AE84" w:rsidR="004E2A30" w:rsidRDefault="00BD3FC3" w:rsidP="004E2A30">
      <w:pPr>
        <w:ind w:left="1416" w:firstLine="708"/>
        <w:jc w:val="both"/>
        <w:rPr>
          <w:rFonts w:cstheme="minorHAnsi"/>
        </w:rPr>
      </w:pPr>
      <w:r w:rsidRPr="00D7426C">
        <w:rPr>
          <w:rFonts w:cstheme="minorHAnsi"/>
          <w:color w:val="000000" w:themeColor="text1"/>
          <w:highlight w:val="green"/>
          <w:shd w:val="clear" w:color="auto" w:fill="FFFFFF"/>
        </w:rPr>
        <w:t xml:space="preserve">Stejně jako u Javy je zde viditelnost tříd řízena pomocí </w:t>
      </w:r>
      <w:r w:rsidRPr="00D7426C">
        <w:rPr>
          <w:rFonts w:cstheme="minorHAnsi"/>
          <w:i/>
          <w:iCs/>
          <w:highlight w:val="green"/>
          <w:shd w:val="clear" w:color="auto" w:fill="FFFFFF"/>
          <w:lang w:val="en-US"/>
        </w:rPr>
        <w:t>namespace</w:t>
      </w:r>
      <w:r w:rsidRPr="00D7426C">
        <w:rPr>
          <w:rFonts w:cstheme="minorHAnsi"/>
          <w:highlight w:val="green"/>
          <w:shd w:val="clear" w:color="auto" w:fill="FFFFFF"/>
        </w:rPr>
        <w:t xml:space="preserve">. </w:t>
      </w:r>
      <w:r w:rsidR="00B96EF0" w:rsidRPr="00D7426C">
        <w:rPr>
          <w:rFonts w:cstheme="minorHAnsi"/>
          <w:highlight w:val="green"/>
          <w:shd w:val="clear" w:color="auto" w:fill="FFFFFF"/>
        </w:rPr>
        <w:t>Při přetěžování metod je signatura dána typem a pořadím parametrů</w:t>
      </w:r>
      <w:r w:rsidR="00E11909" w:rsidRPr="00D7426C">
        <w:rPr>
          <w:rFonts w:cstheme="minorHAnsi"/>
          <w:highlight w:val="green"/>
          <w:shd w:val="clear" w:color="auto" w:fill="FFFFFF"/>
        </w:rPr>
        <w:t>,</w:t>
      </w:r>
      <w:r w:rsidR="00B96EF0" w:rsidRPr="00D7426C">
        <w:rPr>
          <w:rFonts w:cstheme="minorHAnsi"/>
          <w:highlight w:val="green"/>
          <w:shd w:val="clear" w:color="auto" w:fill="FFFFFF"/>
        </w:rPr>
        <w:t xml:space="preserve"> a</w:t>
      </w:r>
      <w:r w:rsidR="00E11909" w:rsidRPr="00D7426C">
        <w:rPr>
          <w:rFonts w:cstheme="minorHAnsi"/>
          <w:highlight w:val="green"/>
          <w:shd w:val="clear" w:color="auto" w:fill="FFFFFF"/>
        </w:rPr>
        <w:t>le</w:t>
      </w:r>
      <w:r w:rsidR="00B96EF0" w:rsidRPr="00D7426C">
        <w:rPr>
          <w:rFonts w:cstheme="minorHAnsi"/>
          <w:highlight w:val="green"/>
          <w:shd w:val="clear" w:color="auto" w:fill="FFFFFF"/>
        </w:rPr>
        <w:t xml:space="preserve"> oproti Javě umí přetěžovat i operátory</w:t>
      </w:r>
      <w:sdt>
        <w:sdtPr>
          <w:rPr>
            <w:rFonts w:cstheme="minorHAnsi"/>
            <w:color w:val="000000"/>
            <w:highlight w:val="green"/>
            <w:shd w:val="clear" w:color="auto" w:fill="FFFFFF"/>
          </w:rPr>
          <w:tag w:val="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85ACEDB18B2942AD93FF4CE3466EE1ED"/>
          </w:placeholder>
        </w:sdtPr>
        <w:sdtEndPr>
          <w:rPr>
            <w:rFonts w:cstheme="minorBidi"/>
            <w:shd w:val="clear" w:color="auto" w:fill="auto"/>
          </w:rPr>
        </w:sdtEndPr>
        <w:sdtContent>
          <w:r w:rsidR="00A87455" w:rsidRPr="00A87455">
            <w:rPr>
              <w:color w:val="000000"/>
              <w:highlight w:val="green"/>
            </w:rPr>
            <w:t>[41]</w:t>
          </w:r>
        </w:sdtContent>
      </w:sdt>
      <w:r w:rsidR="00B96EF0" w:rsidRPr="00D7426C">
        <w:rPr>
          <w:rFonts w:cstheme="minorHAnsi"/>
          <w:color w:val="000000" w:themeColor="text1"/>
          <w:highlight w:val="green"/>
          <w:shd w:val="clear" w:color="auto" w:fill="FFFFFF"/>
        </w:rPr>
        <w:t xml:space="preserve">. C# dokáže primitivní datové typy (např. </w:t>
      </w:r>
      <w:r w:rsidR="00B96EF0" w:rsidRPr="00D7426C">
        <w:rPr>
          <w:rFonts w:cstheme="minorHAnsi"/>
          <w:i/>
          <w:iCs/>
          <w:color w:val="000000" w:themeColor="text1"/>
          <w:highlight w:val="green"/>
          <w:shd w:val="clear" w:color="auto" w:fill="FFFFFF"/>
          <w:lang w:val="en-US"/>
        </w:rPr>
        <w:t>int</w:t>
      </w:r>
      <w:r w:rsidR="00B96EF0" w:rsidRPr="00D7426C">
        <w:rPr>
          <w:rFonts w:cstheme="minorHAnsi"/>
          <w:color w:val="000000" w:themeColor="text1"/>
          <w:highlight w:val="green"/>
          <w:shd w:val="clear" w:color="auto" w:fill="FFFFFF"/>
        </w:rPr>
        <w:t>) automaticky měnit na objekty</w:t>
      </w:r>
      <w:sdt>
        <w:sdtPr>
          <w:rPr>
            <w:rFonts w:cstheme="minorHAnsi"/>
            <w:color w:val="000000"/>
            <w:highlight w:val="green"/>
            <w:shd w:val="clear" w:color="auto" w:fill="FFFFFF"/>
          </w:rPr>
          <w:tag w:val="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85ACEDB18B2942AD93FF4CE3466EE1ED"/>
          </w:placeholder>
        </w:sdtPr>
        <w:sdtEndPr>
          <w:rPr>
            <w:rFonts w:cstheme="minorBidi"/>
            <w:shd w:val="clear" w:color="auto" w:fill="auto"/>
          </w:rPr>
        </w:sdtEndPr>
        <w:sdtContent>
          <w:r w:rsidR="00A87455" w:rsidRPr="00A87455">
            <w:rPr>
              <w:color w:val="000000"/>
              <w:highlight w:val="green"/>
            </w:rPr>
            <w:t>[30]</w:t>
          </w:r>
        </w:sdtContent>
      </w:sdt>
      <w:r w:rsidR="00B96EF0" w:rsidRPr="00D7426C">
        <w:rPr>
          <w:rFonts w:cstheme="minorHAnsi"/>
          <w:color w:val="000000" w:themeColor="text1"/>
          <w:highlight w:val="green"/>
          <w:shd w:val="clear" w:color="auto" w:fill="FFFFFF"/>
        </w:rPr>
        <w:t>.</w:t>
      </w:r>
      <w:r w:rsidR="004E2A30" w:rsidRPr="00D7426C">
        <w:rPr>
          <w:rFonts w:cstheme="minorHAnsi"/>
          <w:color w:val="000000" w:themeColor="text1"/>
          <w:highlight w:val="green"/>
          <w:shd w:val="clear" w:color="auto" w:fill="FFFFFF"/>
        </w:rPr>
        <w:t xml:space="preserve"> </w:t>
      </w:r>
      <w:r w:rsidR="00F67031" w:rsidRPr="00D7426C">
        <w:rPr>
          <w:rFonts w:cstheme="minorHAnsi"/>
          <w:highlight w:val="green"/>
        </w:rPr>
        <w:t xml:space="preserve">Tak jako Java i C# má </w:t>
      </w:r>
      <w:r w:rsidR="00F67031" w:rsidRPr="00D7426C">
        <w:rPr>
          <w:rFonts w:cstheme="minorHAnsi"/>
          <w:color w:val="000000" w:themeColor="text1"/>
          <w:highlight w:val="green"/>
          <w:shd w:val="clear" w:color="auto" w:fill="FFFFFF"/>
          <w:lang w:val="en-US"/>
        </w:rPr>
        <w:t xml:space="preserve">Garbage Collector, </w:t>
      </w:r>
      <w:r w:rsidR="00F67031" w:rsidRPr="00D7426C">
        <w:rPr>
          <w:rFonts w:cstheme="minorHAnsi"/>
          <w:color w:val="000000" w:themeColor="text1"/>
          <w:highlight w:val="green"/>
          <w:shd w:val="clear" w:color="auto" w:fill="FFFFFF"/>
        </w:rPr>
        <w:t>který za programátora uvolňuje paměť. K jeho spuštění dochází při nedostatku paměti, nebo překročení stanoveného limitu</w:t>
      </w:r>
      <w:sdt>
        <w:sdtPr>
          <w:rPr>
            <w:rFonts w:cstheme="minorHAnsi"/>
            <w:color w:val="000000"/>
            <w:highlight w:val="green"/>
            <w:shd w:val="clear" w:color="auto" w:fill="FFFFFF"/>
          </w:rPr>
          <w:tag w:val="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
          <w:id w:val="2117399983"/>
          <w:placeholder>
            <w:docPart w:val="DefaultPlaceholder_-1854013440"/>
          </w:placeholder>
        </w:sdtPr>
        <w:sdtEndPr>
          <w:rPr>
            <w:rFonts w:cstheme="minorBidi"/>
            <w:shd w:val="clear" w:color="auto" w:fill="auto"/>
          </w:rPr>
        </w:sdtEndPr>
        <w:sdtContent>
          <w:r w:rsidR="00A87455" w:rsidRPr="00A87455">
            <w:rPr>
              <w:color w:val="000000"/>
              <w:highlight w:val="green"/>
            </w:rPr>
            <w:t>[42, 43]</w:t>
          </w:r>
        </w:sdtContent>
      </w:sdt>
      <w:r w:rsidR="00F67031" w:rsidRPr="00D7426C">
        <w:rPr>
          <w:rFonts w:cstheme="minorHAnsi"/>
          <w:color w:val="000000" w:themeColor="text1"/>
          <w:highlight w:val="green"/>
          <w:shd w:val="clear" w:color="auto" w:fill="FFFFFF"/>
        </w:rPr>
        <w:t>.</w:t>
      </w:r>
      <w:r w:rsidR="004E2A30" w:rsidRPr="00D7426C">
        <w:rPr>
          <w:rFonts w:cstheme="minorHAnsi"/>
          <w:highlight w:val="green"/>
        </w:rPr>
        <w:t xml:space="preserve"> Ačkoliv C# v některých situacích vyžaduje oproti Javě další klíčová slova, čímž působí jako pomalejší na psaní, snižuje se tím množství chyb a urychluje orientaci v kódu, protože je na první pohled vidět přetěžování při dědičnosti a použité modifikátory.</w:t>
      </w:r>
    </w:p>
    <w:p w14:paraId="35C39F39" w14:textId="4CF2C3A3" w:rsidR="00635056" w:rsidRDefault="00635056" w:rsidP="00F957BB">
      <w:pPr>
        <w:ind w:left="1416" w:firstLine="708"/>
        <w:jc w:val="both"/>
        <w:rPr>
          <w:rFonts w:cstheme="minorHAnsi"/>
          <w:color w:val="000000" w:themeColor="text1"/>
          <w:shd w:val="clear" w:color="auto" w:fill="FFFFFF"/>
        </w:rPr>
      </w:pPr>
    </w:p>
    <w:p w14:paraId="2857D906" w14:textId="360355E6" w:rsidR="00BB42B5" w:rsidRDefault="00BB42B5" w:rsidP="00BB42B5">
      <w:pPr>
        <w:pStyle w:val="Nadpis3"/>
        <w:rPr>
          <w:shd w:val="clear" w:color="auto" w:fill="FFFFFF"/>
        </w:rPr>
      </w:pPr>
      <w:bookmarkStart w:id="95" w:name="_Toc130825361"/>
      <w:r w:rsidRPr="005534AA">
        <w:rPr>
          <w:highlight w:val="green"/>
          <w:shd w:val="clear" w:color="auto" w:fill="FFFFFF"/>
        </w:rPr>
        <w:t>3.3.4 podobnosti s C++</w:t>
      </w:r>
      <w:bookmarkEnd w:id="95"/>
    </w:p>
    <w:p w14:paraId="2B520A7F" w14:textId="2FB5BA13" w:rsidR="00BB42B5" w:rsidRDefault="001946D2" w:rsidP="00BB42B5">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Tak</w:t>
      </w:r>
      <w:r w:rsidR="00F67031" w:rsidRPr="00D7426C">
        <w:rPr>
          <w:rFonts w:cstheme="minorHAnsi"/>
          <w:color w:val="000000" w:themeColor="text1"/>
          <w:highlight w:val="green"/>
          <w:shd w:val="clear" w:color="auto" w:fill="FFFFFF"/>
        </w:rPr>
        <w:t xml:space="preserve"> </w:t>
      </w:r>
      <w:r w:rsidR="00E050F9" w:rsidRPr="00D7426C">
        <w:rPr>
          <w:rFonts w:cstheme="minorHAnsi"/>
          <w:color w:val="000000" w:themeColor="text1"/>
          <w:highlight w:val="green"/>
          <w:shd w:val="clear" w:color="auto" w:fill="FFFFFF"/>
        </w:rPr>
        <w:t>jako</w:t>
      </w:r>
      <w:r w:rsidR="00F67031" w:rsidRPr="00D7426C">
        <w:rPr>
          <w:rFonts w:cstheme="minorHAnsi"/>
          <w:color w:val="000000" w:themeColor="text1"/>
          <w:highlight w:val="green"/>
          <w:shd w:val="clear" w:color="auto" w:fill="FFFFFF"/>
        </w:rPr>
        <w:t xml:space="preserve"> C++ </w:t>
      </w:r>
      <w:r w:rsidR="00E050F9" w:rsidRPr="00D7426C">
        <w:rPr>
          <w:rFonts w:cstheme="minorHAnsi"/>
          <w:color w:val="000000" w:themeColor="text1"/>
          <w:highlight w:val="green"/>
          <w:shd w:val="clear" w:color="auto" w:fill="FFFFFF"/>
        </w:rPr>
        <w:t>má i C#</w:t>
      </w:r>
      <w:r w:rsidR="00F67031" w:rsidRPr="00D7426C">
        <w:rPr>
          <w:rFonts w:cstheme="minorHAnsi"/>
          <w:color w:val="000000" w:themeColor="text1"/>
          <w:highlight w:val="green"/>
          <w:shd w:val="clear" w:color="auto" w:fill="FFFFFF"/>
        </w:rPr>
        <w:t xml:space="preserve"> struktury, které by se daly označit jako hodnotová verze objektu, ale mají omezené možnosti. Například nemohou mít hodnotu </w:t>
      </w:r>
      <w:r w:rsidR="00F67031" w:rsidRPr="00D7426C">
        <w:rPr>
          <w:rFonts w:cstheme="minorHAnsi"/>
          <w:i/>
          <w:iCs/>
          <w:color w:val="000000" w:themeColor="text1"/>
          <w:highlight w:val="green"/>
          <w:shd w:val="clear" w:color="auto" w:fill="FFFFFF"/>
          <w:lang w:val="en-US"/>
        </w:rPr>
        <w:t>null</w:t>
      </w:r>
      <w:r w:rsidR="00F67031" w:rsidRPr="00D7426C">
        <w:rPr>
          <w:rFonts w:cstheme="minorHAnsi"/>
          <w:color w:val="000000" w:themeColor="text1"/>
          <w:highlight w:val="green"/>
          <w:shd w:val="clear" w:color="auto" w:fill="FFFFFF"/>
        </w:rPr>
        <w:t>, používat dědičnost a mít proměnné inicializované při deklaraci</w:t>
      </w:r>
      <w:sdt>
        <w:sdtPr>
          <w:rPr>
            <w:rFonts w:cstheme="minorHAnsi"/>
            <w:color w:val="000000"/>
            <w:highlight w:val="green"/>
            <w:shd w:val="clear" w:color="auto" w:fill="FFFFFF"/>
          </w:rPr>
          <w:tag w:val="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DefaultPlaceholder_-1854013440"/>
          </w:placeholder>
        </w:sdtPr>
        <w:sdtEndPr>
          <w:rPr>
            <w:rFonts w:cstheme="minorBidi"/>
            <w:shd w:val="clear" w:color="auto" w:fill="auto"/>
          </w:rPr>
        </w:sdtEndPr>
        <w:sdtContent>
          <w:r w:rsidR="00A87455" w:rsidRPr="00A87455">
            <w:rPr>
              <w:color w:val="000000"/>
              <w:highlight w:val="green"/>
            </w:rPr>
            <w:t>[38]</w:t>
          </w:r>
        </w:sdtContent>
      </w:sdt>
      <w:r w:rsidR="00F67031" w:rsidRPr="00D7426C">
        <w:rPr>
          <w:rFonts w:cstheme="minorHAnsi"/>
          <w:color w:val="000000" w:themeColor="text1"/>
          <w:highlight w:val="green"/>
          <w:shd w:val="clear" w:color="auto" w:fill="FFFFFF"/>
        </w:rPr>
        <w:t>.</w:t>
      </w:r>
      <w:r>
        <w:rPr>
          <w:rFonts w:cstheme="minorHAnsi"/>
          <w:color w:val="000000" w:themeColor="text1"/>
          <w:shd w:val="clear" w:color="auto" w:fill="FFFFFF"/>
        </w:rPr>
        <w:t xml:space="preserve"> </w:t>
      </w:r>
    </w:p>
    <w:p w14:paraId="31C456EE" w14:textId="34DBC199" w:rsidR="00635056" w:rsidRPr="00BB42B5" w:rsidRDefault="00F67031" w:rsidP="00BB42B5">
      <w:pPr>
        <w:ind w:left="1416" w:firstLine="708"/>
        <w:jc w:val="both"/>
        <w:rPr>
          <w:rFonts w:cstheme="minorHAnsi"/>
          <w:color w:val="000000" w:themeColor="text1"/>
          <w:shd w:val="clear" w:color="auto" w:fill="FFFFFF"/>
        </w:rPr>
      </w:pPr>
      <w:r w:rsidRPr="00D7426C">
        <w:rPr>
          <w:rFonts w:cstheme="minorHAnsi"/>
          <w:highlight w:val="green"/>
        </w:rPr>
        <w:t xml:space="preserve">Podobně jako má C++ pointery na funkce, v C# jsou využíváni delegáti, kteří slouží k předávání metod v parametru, nebo umožňují dynamicky měnit volanou funkci. Delegáty je možné sloučit do </w:t>
      </w:r>
      <w:proofErr w:type="spellStart"/>
      <w:r w:rsidRPr="00D7426C">
        <w:rPr>
          <w:rFonts w:cstheme="minorHAnsi"/>
          <w:i/>
          <w:iCs/>
          <w:highlight w:val="green"/>
        </w:rPr>
        <w:t>MulticastDelegate</w:t>
      </w:r>
      <w:proofErr w:type="spellEnd"/>
      <w:r w:rsidRPr="00D7426C">
        <w:rPr>
          <w:rFonts w:cstheme="minorHAnsi"/>
          <w:highlight w:val="green"/>
        </w:rPr>
        <w:t>, který obsahuje jejich seznam a při volání je postupně provádí</w:t>
      </w:r>
      <w:sdt>
        <w:sdtPr>
          <w:rPr>
            <w:rFonts w:cstheme="minorHAnsi"/>
            <w:color w:val="000000"/>
            <w:highlight w:val="green"/>
          </w:rPr>
          <w:tag w:val="MENDELEY_CITATION_v3_eyJjaXRhdGlvbklEIjoiTUVOREVMRVlfQ0lUQVRJT05fYWE4NTgyN2UtYWQzOC00OGYwLWFiNjktMjgzZTM2NWI1YzIyIiwicHJvcGVydGllcyI6eyJub3RlSW5kZXgiOjB9LCJpc0VkaXRlZCI6ZmFsc2UsIm1hbnVhbE92ZXJyaWRlIjp7ImNpdGVwcm9jVGV4dCI6Ils0NOKAkzQ2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
          <w:id w:val="-1190910672"/>
          <w:placeholder>
            <w:docPart w:val="DefaultPlaceholder_-1854013440"/>
          </w:placeholder>
        </w:sdtPr>
        <w:sdtEndPr>
          <w:rPr>
            <w:rFonts w:cstheme="minorBidi"/>
          </w:rPr>
        </w:sdtEndPr>
        <w:sdtContent>
          <w:r w:rsidR="00A87455" w:rsidRPr="00A87455">
            <w:rPr>
              <w:color w:val="000000"/>
              <w:highlight w:val="green"/>
            </w:rPr>
            <w:t>[44–46]</w:t>
          </w:r>
        </w:sdtContent>
      </w:sdt>
      <w:r w:rsidRPr="00D7426C">
        <w:rPr>
          <w:rFonts w:cstheme="minorHAnsi"/>
          <w:highlight w:val="green"/>
        </w:rPr>
        <w:t xml:space="preserve">. Další jejich využití jsou eventy (např. kliknutí na tlačítko), kde metody, které na něj reagují, musí být typu </w:t>
      </w:r>
      <w:r w:rsidRPr="00D7426C">
        <w:rPr>
          <w:rFonts w:cstheme="minorHAnsi"/>
          <w:i/>
          <w:iCs/>
          <w:highlight w:val="green"/>
          <w:lang w:val="en-US"/>
        </w:rPr>
        <w:t>void</w:t>
      </w:r>
      <w:r w:rsidRPr="00D7426C">
        <w:rPr>
          <w:rFonts w:cstheme="minorHAnsi"/>
          <w:highlight w:val="green"/>
        </w:rPr>
        <w:t xml:space="preserve"> a mít parametry typu </w:t>
      </w:r>
      <w:r w:rsidR="00C2150F" w:rsidRPr="00D7426C">
        <w:rPr>
          <w:rFonts w:cstheme="minorHAnsi"/>
          <w:highlight w:val="green"/>
          <w:lang w:val="en-US"/>
        </w:rPr>
        <w:t>O</w:t>
      </w:r>
      <w:r w:rsidRPr="00D7426C">
        <w:rPr>
          <w:rFonts w:cstheme="minorHAnsi"/>
          <w:highlight w:val="green"/>
          <w:lang w:val="en-US"/>
        </w:rPr>
        <w:t>bje</w:t>
      </w:r>
      <w:r w:rsidR="00C2150F" w:rsidRPr="00D7426C">
        <w:rPr>
          <w:rFonts w:cstheme="minorHAnsi"/>
          <w:highlight w:val="green"/>
          <w:lang w:val="en-US"/>
        </w:rPr>
        <w:t>c</w:t>
      </w:r>
      <w:r w:rsidRPr="00D7426C">
        <w:rPr>
          <w:rFonts w:cstheme="minorHAnsi"/>
          <w:highlight w:val="green"/>
          <w:lang w:val="en-US"/>
        </w:rPr>
        <w:t>t</w:t>
      </w:r>
      <w:r w:rsidRPr="00D7426C">
        <w:rPr>
          <w:rFonts w:cstheme="minorHAnsi"/>
          <w:highlight w:val="green"/>
        </w:rPr>
        <w:t xml:space="preserve"> a </w:t>
      </w:r>
      <w:proofErr w:type="spellStart"/>
      <w:r w:rsidRPr="00D7426C">
        <w:rPr>
          <w:rFonts w:cstheme="minorHAnsi"/>
          <w:i/>
          <w:iCs/>
          <w:highlight w:val="green"/>
        </w:rPr>
        <w:t>EventArgs</w:t>
      </w:r>
      <w:proofErr w:type="spellEnd"/>
      <w:r w:rsidRPr="00D7426C">
        <w:rPr>
          <w:rFonts w:cstheme="minorHAnsi"/>
          <w:highlight w:val="green"/>
        </w:rPr>
        <w:t xml:space="preserve"> nebo jeho potomka. První parametr říká, jaký objekt event vyvolal a druhý obsahuje podrobnosti, jako například jaká je poloha kurzoru</w:t>
      </w:r>
      <w:sdt>
        <w:sdtPr>
          <w:rPr>
            <w:rFonts w:cstheme="minorHAnsi"/>
            <w:color w:val="000000"/>
            <w:highlight w:val="green"/>
          </w:rPr>
          <w:tag w:val="MENDELEY_CITATION_v3_eyJjaXRhdGlvbklEIjoiTUVOREVMRVlfQ0lUQVRJT05fMDEzYzQ5NGQtNjJhYy00MWQwLTgyNjUtMzcwZTczZGIxMWI3IiwicHJvcGVydGllcyI6eyJub3RlSW5kZXgiOjB9LCJpc0VkaXRlZCI6ZmFsc2UsIm1hbnVhbE92ZXJyaWRlIjp7ImNpdGVwcm9jVGV4dCI6Ils0NywgNDh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
          <w:id w:val="-1696919232"/>
          <w:placeholder>
            <w:docPart w:val="DefaultPlaceholder_-1854013440"/>
          </w:placeholder>
        </w:sdtPr>
        <w:sdtEndPr>
          <w:rPr>
            <w:rFonts w:cstheme="minorBidi"/>
          </w:rPr>
        </w:sdtEndPr>
        <w:sdtContent>
          <w:r w:rsidR="00A87455" w:rsidRPr="00A87455">
            <w:rPr>
              <w:color w:val="000000"/>
              <w:highlight w:val="green"/>
            </w:rPr>
            <w:t>[47, 48]</w:t>
          </w:r>
        </w:sdtContent>
      </w:sdt>
      <w:r w:rsidRPr="00D7426C">
        <w:rPr>
          <w:rFonts w:cstheme="minorHAnsi"/>
          <w:highlight w:val="green"/>
        </w:rPr>
        <w:t>.</w:t>
      </w:r>
      <w:r w:rsidRPr="00D20F7B">
        <w:rPr>
          <w:rFonts w:cstheme="minorHAnsi"/>
        </w:rPr>
        <w:t xml:space="preserve"> </w:t>
      </w:r>
    </w:p>
    <w:p w14:paraId="3C54DB5B" w14:textId="36578989" w:rsidR="00BB42B5" w:rsidRDefault="00BB42B5" w:rsidP="00BB42B5">
      <w:pPr>
        <w:pStyle w:val="Nadpis3"/>
        <w:rPr>
          <w:shd w:val="clear" w:color="auto" w:fill="FFFFFF"/>
        </w:rPr>
      </w:pPr>
      <w:bookmarkStart w:id="96" w:name="_Toc130825362"/>
      <w:r w:rsidRPr="005534AA">
        <w:rPr>
          <w:highlight w:val="green"/>
          <w:shd w:val="clear" w:color="auto" w:fill="FFFFFF"/>
        </w:rPr>
        <w:t>3.3.5 modifikátory parametrů metod</w:t>
      </w:r>
      <w:bookmarkEnd w:id="96"/>
    </w:p>
    <w:p w14:paraId="5C891D16" w14:textId="1EB95B44" w:rsidR="00635056" w:rsidRDefault="001946D2" w:rsidP="00F957BB">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U parametru metody je možné použít klíčové slovo </w:t>
      </w:r>
      <w:r w:rsidRPr="00D7426C">
        <w:rPr>
          <w:rFonts w:cstheme="minorHAnsi"/>
          <w:i/>
          <w:iCs/>
          <w:color w:val="000000" w:themeColor="text1"/>
          <w:highlight w:val="green"/>
          <w:shd w:val="clear" w:color="auto" w:fill="FFFFFF"/>
          <w:lang w:val="en-US"/>
        </w:rPr>
        <w:t>out</w:t>
      </w:r>
      <w:r w:rsidRPr="00D7426C">
        <w:rPr>
          <w:rFonts w:cstheme="minorHAnsi"/>
          <w:color w:val="000000" w:themeColor="text1"/>
          <w:highlight w:val="green"/>
          <w:shd w:val="clear" w:color="auto" w:fill="FFFFFF"/>
        </w:rPr>
        <w:t xml:space="preserve">, které ho změní na výstupní hodnotu, což umožňuje vracet více než jednu hodnotu bez nutnosti použít pole objektů, ze kterého by se poté postupně přiřazovaly do příslušných proměnných, nebo vracet </w:t>
      </w:r>
      <w:r w:rsidRPr="00D7426C">
        <w:rPr>
          <w:rFonts w:cstheme="minorHAnsi"/>
          <w:color w:val="000000" w:themeColor="text1"/>
          <w:highlight w:val="green"/>
          <w:shd w:val="clear" w:color="auto" w:fill="FFFFFF"/>
          <w:lang w:val="en-US"/>
        </w:rPr>
        <w:t>bool</w:t>
      </w:r>
      <w:r w:rsidRPr="00D7426C">
        <w:rPr>
          <w:rFonts w:cstheme="minorHAnsi"/>
          <w:color w:val="000000" w:themeColor="text1"/>
          <w:highlight w:val="green"/>
          <w:shd w:val="clear" w:color="auto" w:fill="FFFFFF"/>
        </w:rPr>
        <w:t xml:space="preserve">, pokud metoda proběhla úspěšně, a tuto hodnotu předávat výstupním parametrem. Dále je možné využít modifikátory </w:t>
      </w:r>
      <w:r w:rsidRPr="00D7426C">
        <w:rPr>
          <w:rFonts w:cstheme="minorHAnsi"/>
          <w:i/>
          <w:iCs/>
          <w:color w:val="000000" w:themeColor="text1"/>
          <w:highlight w:val="green"/>
          <w:shd w:val="clear" w:color="auto" w:fill="FFFFFF"/>
          <w:lang w:val="en-US"/>
        </w:rPr>
        <w:t>ref</w:t>
      </w:r>
      <w:r w:rsidRPr="00D7426C">
        <w:rPr>
          <w:rFonts w:cstheme="minorHAnsi"/>
          <w:color w:val="000000" w:themeColor="text1"/>
          <w:highlight w:val="green"/>
          <w:shd w:val="clear" w:color="auto" w:fill="FFFFFF"/>
        </w:rPr>
        <w:t xml:space="preserve">, který mění hodnotovou proměnnou na referenční, a </w:t>
      </w:r>
      <w:r w:rsidRPr="00D7426C">
        <w:rPr>
          <w:rFonts w:cstheme="minorHAnsi"/>
          <w:i/>
          <w:iCs/>
          <w:color w:val="000000" w:themeColor="text1"/>
          <w:highlight w:val="green"/>
          <w:shd w:val="clear" w:color="auto" w:fill="FFFFFF"/>
        </w:rPr>
        <w:t>in</w:t>
      </w:r>
      <w:r w:rsidRPr="00D7426C">
        <w:rPr>
          <w:rFonts w:cstheme="minorHAnsi"/>
          <w:color w:val="000000" w:themeColor="text1"/>
          <w:highlight w:val="green"/>
          <w:shd w:val="clear" w:color="auto" w:fill="FFFFFF"/>
        </w:rPr>
        <w:t>, který brání úpravám hodnoty</w:t>
      </w:r>
      <w:sdt>
        <w:sdtPr>
          <w:rPr>
            <w:rFonts w:cstheme="minorHAnsi"/>
            <w:color w:val="000000"/>
            <w:highlight w:val="green"/>
            <w:shd w:val="clear" w:color="auto" w:fill="FFFFFF"/>
          </w:rPr>
          <w:tag w:val="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7E5915B5C5BD49DAB7B962D86EAAE837"/>
          </w:placeholder>
        </w:sdtPr>
        <w:sdtEndPr>
          <w:rPr>
            <w:rFonts w:cstheme="minorBidi"/>
            <w:shd w:val="clear" w:color="auto" w:fill="auto"/>
          </w:rPr>
        </w:sdtEndPr>
        <w:sdtContent>
          <w:r w:rsidR="00A87455" w:rsidRPr="00A87455">
            <w:rPr>
              <w:color w:val="000000"/>
              <w:highlight w:val="green"/>
            </w:rPr>
            <w:t>[49]</w:t>
          </w:r>
        </w:sdtContent>
      </w:sdt>
      <w:r w:rsidRPr="00D7426C">
        <w:rPr>
          <w:rFonts w:cstheme="minorHAnsi"/>
          <w:color w:val="000000" w:themeColor="text1"/>
          <w:highlight w:val="green"/>
          <w:shd w:val="clear" w:color="auto" w:fill="FFFFFF"/>
        </w:rPr>
        <w:t>.</w:t>
      </w:r>
    </w:p>
    <w:p w14:paraId="54F024BB" w14:textId="0E341E73" w:rsidR="00A04576" w:rsidRDefault="00A04576" w:rsidP="00A04576">
      <w:pPr>
        <w:pStyle w:val="Nadpis3"/>
        <w:rPr>
          <w:shd w:val="clear" w:color="auto" w:fill="FFFFFF"/>
        </w:rPr>
      </w:pPr>
      <w:bookmarkStart w:id="97" w:name="_Toc130825363"/>
      <w:r w:rsidRPr="005534AA">
        <w:rPr>
          <w:highlight w:val="green"/>
          <w:shd w:val="clear" w:color="auto" w:fill="FFFFFF"/>
        </w:rPr>
        <w:t>3.3.6</w:t>
      </w:r>
      <w:r w:rsidR="004E2A30" w:rsidRPr="005534AA">
        <w:rPr>
          <w:highlight w:val="green"/>
          <w:shd w:val="clear" w:color="auto" w:fill="FFFFFF"/>
        </w:rPr>
        <w:t xml:space="preserve"> nové funkce</w:t>
      </w:r>
      <w:bookmarkEnd w:id="97"/>
    </w:p>
    <w:p w14:paraId="5EEBA142" w14:textId="48C3A554" w:rsidR="00635056" w:rsidRDefault="001946D2" w:rsidP="00F957BB">
      <w:pPr>
        <w:ind w:left="1416" w:firstLine="708"/>
        <w:jc w:val="both"/>
        <w:rPr>
          <w:rFonts w:cstheme="minorHAnsi"/>
        </w:rPr>
      </w:pPr>
      <w:r w:rsidRPr="00F7533D">
        <w:rPr>
          <w:rFonts w:cstheme="minorHAnsi"/>
          <w:color w:val="000000" w:themeColor="text1"/>
          <w:shd w:val="clear" w:color="auto" w:fill="FFFFFF"/>
        </w:rPr>
        <w:t xml:space="preserve"> </w:t>
      </w:r>
      <w:r w:rsidR="00D42A76" w:rsidRPr="00D7426C">
        <w:rPr>
          <w:rFonts w:cstheme="minorHAnsi"/>
          <w:color w:val="000000" w:themeColor="text1"/>
          <w:highlight w:val="green"/>
          <w:shd w:val="clear" w:color="auto" w:fill="FFFFFF"/>
        </w:rPr>
        <w:t xml:space="preserve">Mezi novinky, které C# přináší patří </w:t>
      </w:r>
      <w:r w:rsidR="00D42A76" w:rsidRPr="00D7426C">
        <w:rPr>
          <w:rFonts w:cstheme="minorHAnsi"/>
          <w:i/>
          <w:iCs/>
          <w:highlight w:val="green"/>
          <w:lang w:val="en-US"/>
        </w:rPr>
        <w:t>properties</w:t>
      </w:r>
      <w:r w:rsidR="00D42A76" w:rsidRPr="00D7426C">
        <w:rPr>
          <w:rFonts w:cstheme="minorHAnsi"/>
          <w:highlight w:val="green"/>
        </w:rPr>
        <w:t xml:space="preserve">, umožňující zabalit </w:t>
      </w:r>
      <w:r w:rsidR="00D42A76" w:rsidRPr="00D7426C">
        <w:rPr>
          <w:rFonts w:cstheme="minorHAnsi"/>
          <w:i/>
          <w:iCs/>
          <w:highlight w:val="green"/>
          <w:lang w:val="en-US"/>
        </w:rPr>
        <w:t>get</w:t>
      </w:r>
      <w:r w:rsidR="00D42A76" w:rsidRPr="00D7426C">
        <w:rPr>
          <w:rFonts w:cstheme="minorHAnsi"/>
          <w:highlight w:val="green"/>
        </w:rPr>
        <w:t xml:space="preserve"> a </w:t>
      </w:r>
      <w:r w:rsidR="00D42A76" w:rsidRPr="00D7426C">
        <w:rPr>
          <w:rFonts w:cstheme="minorHAnsi"/>
          <w:i/>
          <w:iCs/>
          <w:highlight w:val="green"/>
        </w:rPr>
        <w:t>set</w:t>
      </w:r>
      <w:r w:rsidR="00D42A76" w:rsidRPr="00D7426C">
        <w:rPr>
          <w:rFonts w:cstheme="minorHAnsi"/>
          <w:highlight w:val="green"/>
        </w:rPr>
        <w:t xml:space="preserve"> pod jeden název, se kterým se při volání pracuje jako by se jednalo o proměnnou</w:t>
      </w:r>
      <w:sdt>
        <w:sdtPr>
          <w:rPr>
            <w:rFonts w:cstheme="minorHAnsi"/>
            <w:color w:val="000000"/>
            <w:highlight w:val="green"/>
          </w:rPr>
          <w:tag w:val="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426D2C4FB0F34E8A8B51FEACB70B6536"/>
          </w:placeholder>
        </w:sdtPr>
        <w:sdtEndPr>
          <w:rPr>
            <w:rFonts w:cstheme="minorBidi"/>
          </w:rPr>
        </w:sdtEndPr>
        <w:sdtContent>
          <w:r w:rsidR="00A87455" w:rsidRPr="00A87455">
            <w:rPr>
              <w:color w:val="000000"/>
              <w:highlight w:val="green"/>
            </w:rPr>
            <w:t>[50]</w:t>
          </w:r>
        </w:sdtContent>
      </w:sdt>
      <w:r w:rsidR="00D42A76" w:rsidRPr="00D7426C">
        <w:rPr>
          <w:rFonts w:cstheme="minorHAnsi"/>
          <w:highlight w:val="green"/>
        </w:rPr>
        <w:t xml:space="preserve">. Další nová funkce je modifikátor </w:t>
      </w:r>
      <w:r w:rsidR="00D42A76" w:rsidRPr="00D7426C">
        <w:rPr>
          <w:rFonts w:cstheme="minorHAnsi"/>
          <w:i/>
          <w:iCs/>
          <w:highlight w:val="green"/>
          <w:lang w:val="en-US"/>
        </w:rPr>
        <w:t>partial</w:t>
      </w:r>
      <w:r w:rsidR="00D42A76" w:rsidRPr="00D7426C">
        <w:rPr>
          <w:rFonts w:cstheme="minorHAnsi"/>
          <w:highlight w:val="green"/>
        </w:rPr>
        <w:t xml:space="preserve"> umožňující rozdělit definici třídy, struktury nebo interface na více částí, které mohou být i ve více souborech. Pomocí této funkce se dá zvýšit přehlednost velkých tříd rozdělením na menší logické celky a </w:t>
      </w:r>
      <w:r w:rsidR="00D42A76" w:rsidRPr="00D7426C">
        <w:rPr>
          <w:rFonts w:cstheme="minorHAnsi"/>
          <w:highlight w:val="green"/>
        </w:rPr>
        <w:lastRenderedPageBreak/>
        <w:t xml:space="preserve">zjednodušuje tak práci u týmových projektů, kde každý programátor může pracovat na své části, aniž by omezoval kolegu. Dále se této možnosti využívá při generování časti třídy, aniž by ovlivnila programátorův soubor. Příkladem je Windows </w:t>
      </w:r>
      <w:r w:rsidR="00D42A76" w:rsidRPr="00D7426C">
        <w:rPr>
          <w:rFonts w:cstheme="minorHAnsi"/>
          <w:highlight w:val="green"/>
          <w:lang w:val="en-US"/>
        </w:rPr>
        <w:t>Form</w:t>
      </w:r>
      <w:r w:rsidR="00D42A76" w:rsidRPr="00D7426C">
        <w:rPr>
          <w:rFonts w:cstheme="minorHAnsi"/>
          <w:highlight w:val="green"/>
        </w:rPr>
        <w:t xml:space="preserve">, jehož grafická část je generována </w:t>
      </w:r>
      <w:r w:rsidR="00D42A76" w:rsidRPr="00D7426C">
        <w:rPr>
          <w:rFonts w:cstheme="minorHAnsi"/>
          <w:highlight w:val="green"/>
          <w:lang w:val="en-US"/>
        </w:rPr>
        <w:t>Visual</w:t>
      </w:r>
      <w:r w:rsidR="00D42A76" w:rsidRPr="00D7426C">
        <w:rPr>
          <w:rFonts w:cstheme="minorHAnsi"/>
          <w:highlight w:val="green"/>
        </w:rPr>
        <w:t xml:space="preserve"> Studiem</w:t>
      </w:r>
      <w:sdt>
        <w:sdtPr>
          <w:rPr>
            <w:rFonts w:cstheme="minorHAnsi"/>
            <w:color w:val="000000"/>
            <w:highlight w:val="green"/>
          </w:rPr>
          <w:tag w:val="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40E80FB34A69412A902975FB5D6D2DF6"/>
          </w:placeholder>
        </w:sdtPr>
        <w:sdtEndPr>
          <w:rPr>
            <w:rFonts w:cstheme="minorBidi"/>
          </w:rPr>
        </w:sdtEndPr>
        <w:sdtContent>
          <w:r w:rsidR="00A87455" w:rsidRPr="00A87455">
            <w:rPr>
              <w:color w:val="000000"/>
              <w:highlight w:val="green"/>
            </w:rPr>
            <w:t>[51]</w:t>
          </w:r>
        </w:sdtContent>
      </w:sdt>
      <w:r w:rsidR="00D42A76" w:rsidRPr="00D7426C">
        <w:rPr>
          <w:rFonts w:cstheme="minorHAnsi"/>
          <w:highlight w:val="green"/>
        </w:rPr>
        <w:t>.</w:t>
      </w:r>
      <w:r w:rsidR="00D42A76" w:rsidRPr="00D20F7B">
        <w:rPr>
          <w:rFonts w:cstheme="minorHAnsi"/>
        </w:rPr>
        <w:t xml:space="preserve"> </w:t>
      </w:r>
    </w:p>
    <w:p w14:paraId="6DD44707" w14:textId="39906E6B" w:rsidR="00F67031" w:rsidRPr="00D13F47" w:rsidRDefault="00F67031" w:rsidP="00F957BB">
      <w:pPr>
        <w:ind w:left="1416" w:firstLine="708"/>
        <w:jc w:val="both"/>
        <w:rPr>
          <w:rFonts w:cstheme="minorHAnsi"/>
        </w:rPr>
      </w:pPr>
    </w:p>
    <w:p w14:paraId="03B5C445" w14:textId="77777777" w:rsidR="00F67031" w:rsidRPr="00621687" w:rsidRDefault="00F67031" w:rsidP="00FB7896">
      <w:pPr>
        <w:pStyle w:val="Nadpis2"/>
        <w:ind w:left="708" w:firstLine="708"/>
        <w:rPr>
          <w:rFonts w:asciiTheme="minorHAnsi" w:hAnsiTheme="minorHAnsi" w:cstheme="minorHAnsi"/>
        </w:rPr>
      </w:pPr>
      <w:bookmarkStart w:id="98" w:name="_Hlk76031728"/>
      <w:bookmarkStart w:id="99" w:name="_Toc130825364"/>
      <w:r w:rsidRPr="005534AA">
        <w:rPr>
          <w:rFonts w:asciiTheme="minorHAnsi" w:hAnsiTheme="minorHAnsi" w:cstheme="minorHAnsi"/>
          <w:highlight w:val="green"/>
        </w:rPr>
        <w:t>3.4 výběr</w:t>
      </w:r>
      <w:bookmarkEnd w:id="99"/>
    </w:p>
    <w:bookmarkEnd w:id="98"/>
    <w:p w14:paraId="6F372DC1" w14:textId="0BAE40E1" w:rsidR="00F67031" w:rsidRDefault="00F67031" w:rsidP="00E5179E">
      <w:pPr>
        <w:ind w:left="1416" w:firstLine="708"/>
        <w:jc w:val="both"/>
        <w:rPr>
          <w:rFonts w:cstheme="minorHAnsi"/>
        </w:rPr>
      </w:pPr>
      <w:r w:rsidRPr="00286AB8">
        <w:rPr>
          <w:rFonts w:cstheme="minorHAnsi"/>
          <w:highlight w:val="green"/>
        </w:rPr>
        <w:t xml:space="preserve">V </w:t>
      </w:r>
      <w:r w:rsidRPr="00286AB8">
        <w:rPr>
          <w:rFonts w:cstheme="minorHAnsi"/>
          <w:highlight w:val="green"/>
        </w:rPr>
        <w:fldChar w:fldCharType="begin"/>
      </w:r>
      <w:r w:rsidRPr="00286AB8">
        <w:rPr>
          <w:rFonts w:cstheme="minorHAnsi"/>
          <w:highlight w:val="green"/>
        </w:rPr>
        <w:instrText xml:space="preserve"> REF _Ref71064704 \h  \* MERGEFORMAT </w:instrText>
      </w:r>
      <w:r w:rsidRPr="00286AB8">
        <w:rPr>
          <w:rFonts w:cstheme="minorHAnsi"/>
          <w:highlight w:val="green"/>
        </w:rPr>
      </w:r>
      <w:r w:rsidRPr="00286AB8">
        <w:rPr>
          <w:rFonts w:cstheme="minorHAnsi"/>
          <w:highlight w:val="green"/>
        </w:rPr>
        <w:fldChar w:fldCharType="separate"/>
      </w:r>
      <w:r w:rsidR="00DE4D75" w:rsidRPr="00DE4D75">
        <w:rPr>
          <w:rFonts w:cstheme="minorHAnsi"/>
          <w:highlight w:val="green"/>
        </w:rPr>
        <w:t xml:space="preserve">Tab. </w:t>
      </w:r>
      <w:r w:rsidR="00DE4D75" w:rsidRPr="00DE4D75">
        <w:rPr>
          <w:rFonts w:cstheme="minorHAnsi"/>
          <w:noProof/>
          <w:highlight w:val="green"/>
        </w:rPr>
        <w:t>1</w:t>
      </w:r>
      <w:r w:rsidRPr="00286AB8">
        <w:rPr>
          <w:rFonts w:cstheme="minorHAnsi"/>
          <w:highlight w:val="green"/>
        </w:rPr>
        <w:fldChar w:fldCharType="end"/>
      </w:r>
      <w:r w:rsidRPr="00286AB8">
        <w:rPr>
          <w:rFonts w:cstheme="minorHAnsi"/>
          <w:highlight w:val="green"/>
        </w:rPr>
        <w:t xml:space="preserve"> je přehled vlastností porovnávaných jazyků, kde zeleně jsou označeny výhody, červeně nevýhody a žlutě body, kde záleží na situaci. Například když je potřeba maximální rychlost, může být </w:t>
      </w:r>
      <w:r w:rsidRPr="00286AB8">
        <w:rPr>
          <w:rFonts w:cstheme="minorHAnsi"/>
          <w:highlight w:val="green"/>
          <w:lang w:val="en-US"/>
        </w:rPr>
        <w:t>Garbage Collector</w:t>
      </w:r>
      <w:r w:rsidRPr="00286AB8">
        <w:rPr>
          <w:rFonts w:cstheme="minorHAnsi"/>
          <w:highlight w:val="green"/>
        </w:rPr>
        <w:t xml:space="preserve"> nevýhodou, ale zajišťuje že program nebude v paměti nechávat data bez reference a spotřebovávat tak zbytečně více paměti, než potřebuje. Z porovnání je vidět, že C# umožňuje snazší implementaci knihovny, jelikož není potřeba importovat </w:t>
      </w:r>
      <w:r w:rsidRPr="00286AB8">
        <w:rPr>
          <w:rFonts w:cstheme="minorHAnsi"/>
          <w:highlight w:val="green"/>
          <w:lang w:val="en-US"/>
        </w:rPr>
        <w:t>header</w:t>
      </w:r>
      <w:r w:rsidRPr="00286AB8">
        <w:rPr>
          <w:rFonts w:cstheme="minorHAnsi"/>
          <w:highlight w:val="green"/>
        </w:rPr>
        <w:t xml:space="preserve"> pro každou použitou třídu a má snazší práci s eventy.</w:t>
      </w:r>
    </w:p>
    <w:p w14:paraId="37705C8E" w14:textId="6376AB01" w:rsidR="004F797D" w:rsidRDefault="00FC0301" w:rsidP="004F797D">
      <w:pPr>
        <w:ind w:left="1416" w:firstLine="708"/>
        <w:jc w:val="both"/>
        <w:rPr>
          <w:rFonts w:cstheme="minorHAnsi"/>
        </w:rPr>
      </w:pPr>
      <w:r w:rsidRPr="009A7414">
        <w:rPr>
          <w:rFonts w:cstheme="minorHAnsi"/>
          <w:highlight w:val="green"/>
        </w:rPr>
        <w:t>Jelikož jsou všechny 3 porovnávané jazyky objektové nebude mít volba na návrh logiky výrazný vliv</w:t>
      </w:r>
      <w:r w:rsidR="003D29F0" w:rsidRPr="009A7414">
        <w:rPr>
          <w:rFonts w:cstheme="minorHAnsi"/>
          <w:highlight w:val="green"/>
        </w:rPr>
        <w:t xml:space="preserve"> a rozdíly budou jen v komunikaci objektů mezi sebou (event). Rozdíly se projeví při realizaci (např. p</w:t>
      </w:r>
      <w:r w:rsidR="001F299A" w:rsidRPr="009A7414">
        <w:rPr>
          <w:rFonts w:cstheme="minorHAnsi"/>
          <w:highlight w:val="green"/>
        </w:rPr>
        <w:t>ráce s pamětí, přetěžování nebo generika</w:t>
      </w:r>
      <w:r w:rsidR="003D29F0" w:rsidRPr="009A7414">
        <w:rPr>
          <w:rFonts w:cstheme="minorHAnsi"/>
          <w:highlight w:val="green"/>
        </w:rPr>
        <w:t>) a implementaci</w:t>
      </w:r>
      <w:r w:rsidR="001F299A" w:rsidRPr="009A7414">
        <w:rPr>
          <w:rFonts w:cstheme="minorHAnsi"/>
          <w:highlight w:val="green"/>
        </w:rPr>
        <w:t>, protože každá technologie podporuje jen některé jazyky.</w:t>
      </w:r>
      <w:r w:rsidR="001F299A">
        <w:rPr>
          <w:rFonts w:cstheme="minorHAnsi"/>
        </w:rPr>
        <w:t xml:space="preserve"> </w:t>
      </w:r>
    </w:p>
    <w:p w14:paraId="5A8B2964" w14:textId="1B0D8085" w:rsidR="004F797D" w:rsidRPr="0048248E" w:rsidRDefault="004F797D" w:rsidP="004F797D">
      <w:pPr>
        <w:ind w:left="1416" w:firstLine="708"/>
        <w:jc w:val="both"/>
        <w:rPr>
          <w:rFonts w:cstheme="minorHAnsi"/>
          <w:highlight w:val="green"/>
        </w:rPr>
      </w:pPr>
      <w:r w:rsidRPr="0048248E">
        <w:rPr>
          <w:rFonts w:cstheme="minorHAnsi"/>
          <w:highlight w:val="green"/>
        </w:rPr>
        <w:t>Jelikož Jav</w:t>
      </w:r>
      <w:r w:rsidR="00686600" w:rsidRPr="0048248E">
        <w:rPr>
          <w:rFonts w:cstheme="minorHAnsi"/>
          <w:highlight w:val="green"/>
        </w:rPr>
        <w:t>a</w:t>
      </w:r>
      <w:r w:rsidRPr="0048248E">
        <w:rPr>
          <w:rFonts w:cstheme="minorHAnsi"/>
          <w:highlight w:val="green"/>
        </w:rPr>
        <w:t xml:space="preserve"> není podporována žádným z hlavních </w:t>
      </w:r>
      <w:proofErr w:type="spellStart"/>
      <w:r w:rsidRPr="0048248E">
        <w:rPr>
          <w:rFonts w:cstheme="minorHAnsi"/>
          <w:highlight w:val="green"/>
        </w:rPr>
        <w:t>engynů</w:t>
      </w:r>
      <w:proofErr w:type="spellEnd"/>
      <w:r w:rsidRPr="0048248E">
        <w:rPr>
          <w:rFonts w:cstheme="minorHAnsi"/>
          <w:highlight w:val="green"/>
        </w:rPr>
        <w:t>, tak je pro univerzální knihovnu nevhodná</w:t>
      </w:r>
      <w:r w:rsidR="00C2313B" w:rsidRPr="0048248E">
        <w:rPr>
          <w:rFonts w:cstheme="minorHAnsi"/>
          <w:highlight w:val="green"/>
        </w:rPr>
        <w:t>.</w:t>
      </w:r>
      <w:r w:rsidRPr="0048248E">
        <w:rPr>
          <w:rFonts w:cstheme="minorHAnsi"/>
          <w:highlight w:val="green"/>
        </w:rPr>
        <w:t xml:space="preserve"> </w:t>
      </w:r>
    </w:p>
    <w:p w14:paraId="372CF85C" w14:textId="3B8D512F" w:rsidR="0022610B" w:rsidRDefault="0022610B" w:rsidP="00E5179E">
      <w:pPr>
        <w:ind w:left="1416" w:firstLine="708"/>
        <w:jc w:val="both"/>
        <w:rPr>
          <w:rFonts w:cstheme="minorHAnsi"/>
        </w:rPr>
      </w:pPr>
      <w:r w:rsidRPr="0048248E">
        <w:rPr>
          <w:rFonts w:cstheme="minorHAnsi"/>
          <w:highlight w:val="green"/>
        </w:rPr>
        <w:t xml:space="preserve">Kvůli kompilaci </w:t>
      </w:r>
      <w:r w:rsidR="00385C2A" w:rsidRPr="0048248E">
        <w:rPr>
          <w:rFonts w:cstheme="minorHAnsi"/>
          <w:highlight w:val="green"/>
        </w:rPr>
        <w:t>do</w:t>
      </w:r>
      <w:r w:rsidRPr="0048248E">
        <w:rPr>
          <w:rFonts w:cstheme="minorHAnsi"/>
          <w:highlight w:val="green"/>
        </w:rPr>
        <w:t xml:space="preserve"> MSIL, </w:t>
      </w:r>
      <w:r w:rsidR="00FB0E03" w:rsidRPr="0048248E">
        <w:rPr>
          <w:rFonts w:cstheme="minorHAnsi"/>
          <w:highlight w:val="green"/>
        </w:rPr>
        <w:t>který</w:t>
      </w:r>
      <w:r w:rsidRPr="0048248E">
        <w:rPr>
          <w:rFonts w:cstheme="minorHAnsi"/>
          <w:highlight w:val="green"/>
        </w:rPr>
        <w:t xml:space="preserve"> umožňuje </w:t>
      </w:r>
      <w:r w:rsidR="00385C2A" w:rsidRPr="0048248E">
        <w:rPr>
          <w:rFonts w:cstheme="minorHAnsi"/>
          <w:highlight w:val="green"/>
        </w:rPr>
        <w:t>sestavit program z kódů napsaných ve více jazycích, byl jako jazyk</w:t>
      </w:r>
      <w:r w:rsidR="00D635C9" w:rsidRPr="0048248E">
        <w:rPr>
          <w:rFonts w:cstheme="minorHAnsi"/>
          <w:highlight w:val="green"/>
        </w:rPr>
        <w:t>,</w:t>
      </w:r>
      <w:r w:rsidR="00385C2A" w:rsidRPr="0048248E">
        <w:rPr>
          <w:rFonts w:cstheme="minorHAnsi"/>
          <w:highlight w:val="green"/>
        </w:rPr>
        <w:t xml:space="preserve"> pro </w:t>
      </w:r>
      <w:r w:rsidR="00D635C9" w:rsidRPr="0048248E">
        <w:rPr>
          <w:rFonts w:cstheme="minorHAnsi"/>
          <w:highlight w:val="green"/>
        </w:rPr>
        <w:t>který bude knihovna navrhována C#. Takto bude knihovna univerzálnější, neboť její implementace nebude omezena na jeden jazyk.</w:t>
      </w:r>
    </w:p>
    <w:p w14:paraId="39A022B4" w14:textId="263159E2" w:rsidR="00386034" w:rsidRPr="003044FF" w:rsidRDefault="00386034" w:rsidP="00E5179E">
      <w:pPr>
        <w:ind w:left="1416" w:firstLine="708"/>
        <w:jc w:val="both"/>
        <w:rPr>
          <w:rFonts w:cstheme="minorHAnsi"/>
          <w:color w:val="00B050"/>
        </w:rPr>
      </w:pPr>
    </w:p>
    <w:tbl>
      <w:tblPr>
        <w:tblStyle w:val="Mkatabulky"/>
        <w:tblW w:w="9351" w:type="dxa"/>
        <w:tblLook w:val="04A0" w:firstRow="1" w:lastRow="0" w:firstColumn="1" w:lastColumn="0" w:noHBand="0" w:noVBand="1"/>
      </w:tblPr>
      <w:tblGrid>
        <w:gridCol w:w="2265"/>
        <w:gridCol w:w="2265"/>
        <w:gridCol w:w="2411"/>
        <w:gridCol w:w="2410"/>
      </w:tblGrid>
      <w:tr w:rsidR="00F67031" w:rsidRPr="00621687" w14:paraId="6007050D" w14:textId="77777777" w:rsidTr="00F800A5">
        <w:tc>
          <w:tcPr>
            <w:tcW w:w="2265" w:type="dxa"/>
          </w:tcPr>
          <w:p w14:paraId="32E34923" w14:textId="77777777" w:rsidR="00F67031" w:rsidRPr="00621687" w:rsidRDefault="00F67031" w:rsidP="00A83EAB">
            <w:pPr>
              <w:rPr>
                <w:rFonts w:cstheme="minorHAnsi"/>
              </w:rPr>
            </w:pPr>
            <w:bookmarkStart w:id="100" w:name="_Hlk127553564"/>
          </w:p>
        </w:tc>
        <w:tc>
          <w:tcPr>
            <w:tcW w:w="2265" w:type="dxa"/>
          </w:tcPr>
          <w:p w14:paraId="54799FA7" w14:textId="77777777" w:rsidR="00F67031" w:rsidRPr="00621687" w:rsidRDefault="00F67031" w:rsidP="00A83EAB">
            <w:pPr>
              <w:rPr>
                <w:rFonts w:cstheme="minorHAnsi"/>
                <w:sz w:val="40"/>
                <w:szCs w:val="40"/>
              </w:rPr>
            </w:pPr>
            <w:r w:rsidRPr="00621687">
              <w:rPr>
                <w:rFonts w:cstheme="minorHAnsi"/>
                <w:sz w:val="40"/>
                <w:szCs w:val="40"/>
              </w:rPr>
              <w:t>C++</w:t>
            </w:r>
          </w:p>
        </w:tc>
        <w:tc>
          <w:tcPr>
            <w:tcW w:w="2411" w:type="dxa"/>
          </w:tcPr>
          <w:p w14:paraId="58EE9EA3" w14:textId="77777777" w:rsidR="00F67031" w:rsidRPr="00621687" w:rsidRDefault="00F67031" w:rsidP="00A83EAB">
            <w:pPr>
              <w:rPr>
                <w:rFonts w:cstheme="minorHAnsi"/>
                <w:sz w:val="40"/>
                <w:szCs w:val="40"/>
              </w:rPr>
            </w:pPr>
            <w:r w:rsidRPr="00621687">
              <w:rPr>
                <w:rFonts w:cstheme="minorHAnsi"/>
                <w:sz w:val="40"/>
                <w:szCs w:val="40"/>
              </w:rPr>
              <w:t>Java</w:t>
            </w:r>
          </w:p>
        </w:tc>
        <w:tc>
          <w:tcPr>
            <w:tcW w:w="2410" w:type="dxa"/>
          </w:tcPr>
          <w:p w14:paraId="5548AC4E" w14:textId="77777777" w:rsidR="00F67031" w:rsidRPr="00621687" w:rsidRDefault="00F67031" w:rsidP="00A83EAB">
            <w:pPr>
              <w:rPr>
                <w:rFonts w:cstheme="minorHAnsi"/>
                <w:sz w:val="40"/>
                <w:szCs w:val="40"/>
              </w:rPr>
            </w:pPr>
            <w:r w:rsidRPr="00621687">
              <w:rPr>
                <w:rFonts w:cstheme="minorHAnsi"/>
                <w:sz w:val="40"/>
                <w:szCs w:val="40"/>
              </w:rPr>
              <w:t>C#</w:t>
            </w:r>
          </w:p>
        </w:tc>
      </w:tr>
      <w:tr w:rsidR="00F67031" w:rsidRPr="00621687" w14:paraId="4E00ACF0" w14:textId="77777777" w:rsidTr="00F800A5">
        <w:tc>
          <w:tcPr>
            <w:tcW w:w="2265" w:type="dxa"/>
          </w:tcPr>
          <w:p w14:paraId="08599FF7" w14:textId="77777777" w:rsidR="00F67031" w:rsidRPr="001C72A9" w:rsidRDefault="00F67031" w:rsidP="00A83EAB">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00"/>
          </w:tcPr>
          <w:p w14:paraId="715A6AD8" w14:textId="77777777" w:rsidR="00F67031" w:rsidRPr="00621687" w:rsidRDefault="00F67031" w:rsidP="00A83EAB">
            <w:pPr>
              <w:rPr>
                <w:rFonts w:cstheme="minorHAnsi"/>
              </w:rPr>
            </w:pPr>
            <w:r>
              <w:rPr>
                <w:rFonts w:cstheme="minorHAnsi"/>
              </w:rPr>
              <w:t>Ne (C++/CLI ano)</w:t>
            </w:r>
          </w:p>
        </w:tc>
        <w:tc>
          <w:tcPr>
            <w:tcW w:w="2411" w:type="dxa"/>
            <w:shd w:val="clear" w:color="auto" w:fill="92D050"/>
          </w:tcPr>
          <w:p w14:paraId="34C1CF7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0A3FD5FB" w14:textId="77777777" w:rsidR="00F67031" w:rsidRPr="00621687" w:rsidRDefault="00F67031" w:rsidP="00A83EAB">
            <w:pPr>
              <w:rPr>
                <w:rFonts w:cstheme="minorHAnsi"/>
              </w:rPr>
            </w:pPr>
            <w:r w:rsidRPr="00621687">
              <w:rPr>
                <w:rFonts w:cstheme="minorHAnsi"/>
              </w:rPr>
              <w:t>Ano</w:t>
            </w:r>
            <w:r>
              <w:rPr>
                <w:rFonts w:cstheme="minorHAnsi"/>
              </w:rPr>
              <w:t xml:space="preserve"> (může být přeložen)</w:t>
            </w:r>
          </w:p>
        </w:tc>
      </w:tr>
      <w:tr w:rsidR="00F67031" w:rsidRPr="00621687" w14:paraId="6F2C135A" w14:textId="77777777" w:rsidTr="00F800A5">
        <w:tc>
          <w:tcPr>
            <w:tcW w:w="2265" w:type="dxa"/>
          </w:tcPr>
          <w:p w14:paraId="0AF75A38" w14:textId="77777777" w:rsidR="00F67031" w:rsidRPr="00621687" w:rsidRDefault="00F67031" w:rsidP="00A83EAB">
            <w:pPr>
              <w:rPr>
                <w:rFonts w:cstheme="minorHAnsi"/>
              </w:rPr>
            </w:pPr>
            <w:proofErr w:type="spellStart"/>
            <w:r w:rsidRPr="00621687">
              <w:rPr>
                <w:rFonts w:cstheme="minorHAnsi"/>
              </w:rPr>
              <w:t>Headery</w:t>
            </w:r>
            <w:proofErr w:type="spellEnd"/>
          </w:p>
        </w:tc>
        <w:tc>
          <w:tcPr>
            <w:tcW w:w="2265" w:type="dxa"/>
            <w:shd w:val="clear" w:color="auto" w:fill="FF0000"/>
          </w:tcPr>
          <w:p w14:paraId="4E4CC074" w14:textId="77777777" w:rsidR="00F67031" w:rsidRPr="00621687" w:rsidRDefault="00F67031" w:rsidP="00A83EAB">
            <w:pPr>
              <w:rPr>
                <w:rFonts w:cstheme="minorHAnsi"/>
              </w:rPr>
            </w:pPr>
            <w:r w:rsidRPr="00621687">
              <w:rPr>
                <w:rFonts w:cstheme="minorHAnsi"/>
              </w:rPr>
              <w:t>ano</w:t>
            </w:r>
          </w:p>
        </w:tc>
        <w:tc>
          <w:tcPr>
            <w:tcW w:w="2411" w:type="dxa"/>
            <w:shd w:val="clear" w:color="auto" w:fill="92D050"/>
          </w:tcPr>
          <w:p w14:paraId="717FFF20"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566B586C" w14:textId="77777777" w:rsidR="00F67031" w:rsidRPr="00621687" w:rsidRDefault="00F67031" w:rsidP="00A83EAB">
            <w:pPr>
              <w:rPr>
                <w:rFonts w:cstheme="minorHAnsi"/>
              </w:rPr>
            </w:pPr>
            <w:r w:rsidRPr="00621687">
              <w:rPr>
                <w:rFonts w:cstheme="minorHAnsi"/>
              </w:rPr>
              <w:t>ne</w:t>
            </w:r>
          </w:p>
        </w:tc>
      </w:tr>
      <w:tr w:rsidR="00F67031" w:rsidRPr="00621687" w14:paraId="2FDD4D2C" w14:textId="77777777" w:rsidTr="00F800A5">
        <w:tc>
          <w:tcPr>
            <w:tcW w:w="2265" w:type="dxa"/>
          </w:tcPr>
          <w:p w14:paraId="08EF6806" w14:textId="77777777" w:rsidR="00F67031" w:rsidRPr="00621687" w:rsidRDefault="00F67031" w:rsidP="00A83EAB">
            <w:pPr>
              <w:rPr>
                <w:rFonts w:cstheme="minorHAnsi"/>
                <w:lang w:val="en-US"/>
              </w:rPr>
            </w:pPr>
            <w:r w:rsidRPr="001C72A9">
              <w:rPr>
                <w:rFonts w:cstheme="minorHAnsi"/>
                <w:lang w:val="en-US"/>
              </w:rPr>
              <w:t>Garbage Collector</w:t>
            </w:r>
          </w:p>
        </w:tc>
        <w:tc>
          <w:tcPr>
            <w:tcW w:w="2265" w:type="dxa"/>
            <w:shd w:val="clear" w:color="auto" w:fill="FFFF00"/>
          </w:tcPr>
          <w:p w14:paraId="63765943" w14:textId="2ECCC5FF" w:rsidR="00F67031" w:rsidRPr="00621687" w:rsidRDefault="00F67031" w:rsidP="00A83EAB">
            <w:pPr>
              <w:rPr>
                <w:rFonts w:cstheme="minorHAnsi"/>
              </w:rPr>
            </w:pPr>
            <w:r w:rsidRPr="00621687">
              <w:rPr>
                <w:rFonts w:cstheme="minorHAnsi"/>
              </w:rPr>
              <w:t>Ne</w:t>
            </w:r>
            <w:r>
              <w:rPr>
                <w:rFonts w:cstheme="minorHAnsi"/>
              </w:rPr>
              <w:t xml:space="preserve"> (možno použít </w:t>
            </w:r>
            <w:r w:rsidR="00C16370">
              <w:rPr>
                <w:rFonts w:cstheme="minorHAnsi"/>
              </w:rPr>
              <w:t>třetí</w:t>
            </w:r>
            <w:r>
              <w:rPr>
                <w:rFonts w:cstheme="minorHAnsi"/>
              </w:rPr>
              <w:t xml:space="preserve"> strany)</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DefaultPlaceholder_-1854013440"/>
                </w:placeholder>
              </w:sdtPr>
              <w:sdtEndPr>
                <w:rPr>
                  <w:rFonts w:cstheme="minorBidi"/>
                </w:rPr>
              </w:sdtEndPr>
              <w:sdtContent>
                <w:r w:rsidR="00A87455" w:rsidRPr="00A87455">
                  <w:rPr>
                    <w:color w:val="000000"/>
                  </w:rPr>
                  <w:t>[15]</w:t>
                </w:r>
              </w:sdtContent>
            </w:sdt>
          </w:p>
        </w:tc>
        <w:tc>
          <w:tcPr>
            <w:tcW w:w="2411" w:type="dxa"/>
            <w:shd w:val="clear" w:color="auto" w:fill="92D050"/>
          </w:tcPr>
          <w:p w14:paraId="4E4B4A3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3969EE07" w14:textId="77777777" w:rsidR="00F67031" w:rsidRPr="00621687" w:rsidRDefault="00F67031" w:rsidP="00A83EAB">
            <w:pPr>
              <w:rPr>
                <w:rFonts w:cstheme="minorHAnsi"/>
              </w:rPr>
            </w:pPr>
            <w:r w:rsidRPr="00621687">
              <w:rPr>
                <w:rFonts w:cstheme="minorHAnsi"/>
              </w:rPr>
              <w:t>ano</w:t>
            </w:r>
          </w:p>
        </w:tc>
      </w:tr>
      <w:tr w:rsidR="00F67031" w:rsidRPr="00621687" w14:paraId="00A765BA" w14:textId="77777777" w:rsidTr="00F800A5">
        <w:tc>
          <w:tcPr>
            <w:tcW w:w="2265" w:type="dxa"/>
          </w:tcPr>
          <w:p w14:paraId="57E66787" w14:textId="77777777" w:rsidR="00F67031" w:rsidRPr="00621687" w:rsidRDefault="00F67031" w:rsidP="00A83EAB">
            <w:pPr>
              <w:rPr>
                <w:rFonts w:cstheme="minorHAnsi"/>
              </w:rPr>
            </w:pPr>
            <w:r w:rsidRPr="00621687">
              <w:rPr>
                <w:rFonts w:cstheme="minorHAnsi"/>
              </w:rPr>
              <w:t>Přetěžování operátorů</w:t>
            </w:r>
          </w:p>
        </w:tc>
        <w:tc>
          <w:tcPr>
            <w:tcW w:w="2265" w:type="dxa"/>
            <w:shd w:val="clear" w:color="auto" w:fill="92D050"/>
          </w:tcPr>
          <w:p w14:paraId="3D1E7804" w14:textId="77777777" w:rsidR="00F67031" w:rsidRPr="00621687" w:rsidRDefault="00F67031" w:rsidP="00A83EAB">
            <w:pPr>
              <w:rPr>
                <w:rFonts w:cstheme="minorHAnsi"/>
              </w:rPr>
            </w:pPr>
            <w:r w:rsidRPr="00621687">
              <w:rPr>
                <w:rFonts w:cstheme="minorHAnsi"/>
              </w:rPr>
              <w:t>ano</w:t>
            </w:r>
          </w:p>
        </w:tc>
        <w:tc>
          <w:tcPr>
            <w:tcW w:w="2411" w:type="dxa"/>
            <w:shd w:val="clear" w:color="auto" w:fill="FF0000"/>
          </w:tcPr>
          <w:p w14:paraId="54EF005A"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6FED60CC" w14:textId="77777777" w:rsidR="00F67031" w:rsidRPr="00621687" w:rsidRDefault="00F67031" w:rsidP="00A83EAB">
            <w:pPr>
              <w:rPr>
                <w:rFonts w:cstheme="minorHAnsi"/>
              </w:rPr>
            </w:pPr>
            <w:r w:rsidRPr="00621687">
              <w:rPr>
                <w:rFonts w:cstheme="minorHAnsi"/>
              </w:rPr>
              <w:t>ano</w:t>
            </w:r>
          </w:p>
        </w:tc>
      </w:tr>
      <w:tr w:rsidR="00F67031" w:rsidRPr="00621687" w14:paraId="1575462E" w14:textId="77777777" w:rsidTr="00F800A5">
        <w:tc>
          <w:tcPr>
            <w:tcW w:w="2265" w:type="dxa"/>
          </w:tcPr>
          <w:p w14:paraId="30F64E8A" w14:textId="77777777" w:rsidR="00F67031" w:rsidRPr="00621687" w:rsidRDefault="00F67031" w:rsidP="00A83EAB">
            <w:pPr>
              <w:rPr>
                <w:rFonts w:cstheme="minorHAnsi"/>
              </w:rPr>
            </w:pPr>
            <w:r w:rsidRPr="00621687">
              <w:rPr>
                <w:rFonts w:cstheme="minorHAnsi"/>
              </w:rPr>
              <w:t>Vlastní eventy</w:t>
            </w:r>
          </w:p>
        </w:tc>
        <w:tc>
          <w:tcPr>
            <w:tcW w:w="2265" w:type="dxa"/>
            <w:shd w:val="clear" w:color="auto" w:fill="92D050"/>
          </w:tcPr>
          <w:p w14:paraId="742FBFED" w14:textId="1332A5C8" w:rsidR="00F67031" w:rsidRPr="00621687" w:rsidRDefault="00F67031" w:rsidP="00A83EAB">
            <w:pPr>
              <w:rPr>
                <w:rFonts w:cstheme="minorHAnsi"/>
              </w:rPr>
            </w:pPr>
            <w:r w:rsidRPr="00621687">
              <w:rPr>
                <w:rFonts w:cstheme="minorHAnsi"/>
              </w:rPr>
              <w:t>ano</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1Ml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sZWFybi5taWNyb3NvZnQuY29tL2VuLXVzL2NwcC9jcHAvZXZlbnQtaGFuZGxpbmctaW4tbmF0aXZlLWNwcCIsImNvbnRhaW5lci10aXRsZS1zaG9ydCI6IiJ9LCJ1cmlzIjpbImh0dHA6Ly93d3cubWVuZGVsZXkuY29tL2RvY3VtZW50cy8/dXVpZD1iNzkyNjc2MS01Njg4LTQ1YTktYjFjNS1hZGE3OGUzY2E5YmMiXSwiaXNUZW1wb3JhcnkiOmZhbHNlLCJsZWdhY3lEZXNrdG9wSWQiOiJiNzkyNjc2MS01Njg4LTQ1YTktYjFjNS1hZGE3OGUzY2E5YmMifV19"/>
                <w:id w:val="-241413060"/>
                <w:placeholder>
                  <w:docPart w:val="DefaultPlaceholder_-1854013440"/>
                </w:placeholder>
              </w:sdtPr>
              <w:sdtEndPr>
                <w:rPr>
                  <w:rFonts w:cstheme="minorBidi"/>
                </w:rPr>
              </w:sdtEndPr>
              <w:sdtContent>
                <w:r w:rsidR="00A87455" w:rsidRPr="00A87455">
                  <w:rPr>
                    <w:color w:val="000000"/>
                  </w:rPr>
                  <w:t>[52]</w:t>
                </w:r>
              </w:sdtContent>
            </w:sdt>
          </w:p>
        </w:tc>
        <w:tc>
          <w:tcPr>
            <w:tcW w:w="2411" w:type="dxa"/>
            <w:shd w:val="clear" w:color="auto" w:fill="FF0000"/>
          </w:tcPr>
          <w:p w14:paraId="66E2CA7D" w14:textId="77777777" w:rsidR="00F67031" w:rsidRPr="00621687" w:rsidRDefault="00F67031" w:rsidP="00A83EAB">
            <w:pPr>
              <w:rPr>
                <w:rFonts w:cstheme="minorHAnsi"/>
              </w:rPr>
            </w:pPr>
            <w:r w:rsidRPr="00621687">
              <w:rPr>
                <w:rFonts w:cstheme="minorHAnsi"/>
              </w:rPr>
              <w:t>Vlastní řešení</w:t>
            </w:r>
          </w:p>
        </w:tc>
        <w:tc>
          <w:tcPr>
            <w:tcW w:w="2410" w:type="dxa"/>
            <w:shd w:val="clear" w:color="auto" w:fill="92D050"/>
          </w:tcPr>
          <w:p w14:paraId="257F087C" w14:textId="77777777" w:rsidR="00F67031" w:rsidRPr="00621687" w:rsidRDefault="00F67031" w:rsidP="00A83EAB">
            <w:pPr>
              <w:keepNext/>
              <w:rPr>
                <w:rFonts w:cstheme="minorHAnsi"/>
              </w:rPr>
            </w:pPr>
            <w:r w:rsidRPr="00621687">
              <w:rPr>
                <w:rFonts w:cstheme="minorHAnsi"/>
              </w:rPr>
              <w:t>ano</w:t>
            </w:r>
          </w:p>
        </w:tc>
      </w:tr>
      <w:tr w:rsidR="00F67031" w:rsidRPr="00621687" w14:paraId="0701E807" w14:textId="77777777" w:rsidTr="00F800A5">
        <w:tc>
          <w:tcPr>
            <w:tcW w:w="2265" w:type="dxa"/>
          </w:tcPr>
          <w:p w14:paraId="4F1210FA" w14:textId="77777777" w:rsidR="00F67031" w:rsidRPr="00621687" w:rsidRDefault="00F67031" w:rsidP="00A83EAB">
            <w:pPr>
              <w:rPr>
                <w:rFonts w:cstheme="minorHAnsi"/>
                <w:lang w:val="en-US"/>
              </w:rPr>
            </w:pPr>
            <w:r w:rsidRPr="00621687">
              <w:rPr>
                <w:rFonts w:cstheme="minorHAnsi"/>
                <w:lang w:val="en-US"/>
              </w:rPr>
              <w:t>Properties</w:t>
            </w:r>
          </w:p>
        </w:tc>
        <w:tc>
          <w:tcPr>
            <w:tcW w:w="2265" w:type="dxa"/>
            <w:shd w:val="clear" w:color="auto" w:fill="FF0000"/>
          </w:tcPr>
          <w:p w14:paraId="03221E7E" w14:textId="77777777" w:rsidR="00F67031" w:rsidRPr="00621687" w:rsidRDefault="00F67031" w:rsidP="00A83EAB">
            <w:pPr>
              <w:rPr>
                <w:rFonts w:cstheme="minorHAnsi"/>
              </w:rPr>
            </w:pPr>
            <w:r w:rsidRPr="00621687">
              <w:rPr>
                <w:rFonts w:cstheme="minorHAnsi"/>
              </w:rPr>
              <w:t>ne</w:t>
            </w:r>
          </w:p>
        </w:tc>
        <w:tc>
          <w:tcPr>
            <w:tcW w:w="2411" w:type="dxa"/>
            <w:shd w:val="clear" w:color="auto" w:fill="FF0000"/>
          </w:tcPr>
          <w:p w14:paraId="4EF868D1"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2AD9F7BD" w14:textId="77777777" w:rsidR="00F67031" w:rsidRPr="00621687" w:rsidRDefault="00F67031" w:rsidP="00A83EAB">
            <w:pPr>
              <w:keepNext/>
              <w:rPr>
                <w:rFonts w:cstheme="minorHAnsi"/>
              </w:rPr>
            </w:pPr>
            <w:r w:rsidRPr="00621687">
              <w:rPr>
                <w:rFonts w:cstheme="minorHAnsi"/>
              </w:rPr>
              <w:t>ano</w:t>
            </w:r>
          </w:p>
        </w:tc>
      </w:tr>
      <w:tr w:rsidR="00F67031" w:rsidRPr="00621687" w14:paraId="13EFFAB9" w14:textId="77777777" w:rsidTr="00F800A5">
        <w:tc>
          <w:tcPr>
            <w:tcW w:w="2265" w:type="dxa"/>
          </w:tcPr>
          <w:p w14:paraId="6F2F0A44" w14:textId="77777777" w:rsidR="00F67031" w:rsidRPr="00621687" w:rsidRDefault="00F67031" w:rsidP="00A83EAB">
            <w:pPr>
              <w:rPr>
                <w:rFonts w:cstheme="minorHAnsi"/>
              </w:rPr>
            </w:pPr>
            <w:r w:rsidRPr="00621687">
              <w:rPr>
                <w:rFonts w:cstheme="minorHAnsi"/>
              </w:rPr>
              <w:t>In/</w:t>
            </w:r>
            <w:r w:rsidRPr="00621687">
              <w:rPr>
                <w:rFonts w:cstheme="minorHAnsi"/>
                <w:lang w:val="en-US"/>
              </w:rPr>
              <w:t>out/ref</w:t>
            </w:r>
          </w:p>
        </w:tc>
        <w:tc>
          <w:tcPr>
            <w:tcW w:w="2265" w:type="dxa"/>
            <w:shd w:val="clear" w:color="auto" w:fill="FFFF00"/>
          </w:tcPr>
          <w:p w14:paraId="7AA9B59B" w14:textId="77777777" w:rsidR="00F67031" w:rsidRPr="00621687" w:rsidRDefault="00F67031" w:rsidP="00A83EAB">
            <w:pPr>
              <w:rPr>
                <w:rFonts w:cstheme="minorHAnsi"/>
              </w:rPr>
            </w:pPr>
            <w:r w:rsidRPr="00621687">
              <w:rPr>
                <w:rFonts w:cstheme="minorHAnsi"/>
              </w:rPr>
              <w:t>pointery</w:t>
            </w:r>
          </w:p>
        </w:tc>
        <w:tc>
          <w:tcPr>
            <w:tcW w:w="2411" w:type="dxa"/>
            <w:shd w:val="clear" w:color="auto" w:fill="FF0000"/>
          </w:tcPr>
          <w:p w14:paraId="5BA8F285"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7B6CB1DA" w14:textId="77777777" w:rsidR="00F67031" w:rsidRPr="00621687" w:rsidRDefault="00F67031" w:rsidP="00A83EAB">
            <w:pPr>
              <w:keepNext/>
              <w:rPr>
                <w:rFonts w:cstheme="minorHAnsi"/>
              </w:rPr>
            </w:pPr>
            <w:r w:rsidRPr="00621687">
              <w:rPr>
                <w:rFonts w:cstheme="minorHAnsi"/>
              </w:rPr>
              <w:t>ano</w:t>
            </w:r>
          </w:p>
        </w:tc>
      </w:tr>
      <w:tr w:rsidR="00F67031" w:rsidRPr="00621687" w14:paraId="76747033" w14:textId="77777777" w:rsidTr="00F800A5">
        <w:tc>
          <w:tcPr>
            <w:tcW w:w="2265" w:type="dxa"/>
          </w:tcPr>
          <w:p w14:paraId="78724EDD" w14:textId="77777777" w:rsidR="00F67031" w:rsidRPr="001758D3" w:rsidRDefault="00F67031" w:rsidP="00A83EAB">
            <w:pPr>
              <w:rPr>
                <w:rFonts w:cstheme="minorHAnsi"/>
              </w:rPr>
            </w:pPr>
            <w:r w:rsidRPr="001758D3">
              <w:rPr>
                <w:rFonts w:cstheme="minorHAnsi"/>
              </w:rPr>
              <w:t>Maximální počet rodičovských tříd</w:t>
            </w:r>
          </w:p>
        </w:tc>
        <w:tc>
          <w:tcPr>
            <w:tcW w:w="2265" w:type="dxa"/>
            <w:shd w:val="clear" w:color="auto" w:fill="92D050"/>
          </w:tcPr>
          <w:p w14:paraId="54487550" w14:textId="77777777" w:rsidR="00F67031" w:rsidRPr="00621687" w:rsidRDefault="00F67031" w:rsidP="00A83EAB">
            <w:pPr>
              <w:rPr>
                <w:rFonts w:cstheme="minorHAnsi"/>
              </w:rPr>
            </w:pPr>
            <w:r>
              <w:rPr>
                <w:rFonts w:cstheme="minorHAnsi"/>
              </w:rPr>
              <w:t>neomezen</w:t>
            </w:r>
          </w:p>
        </w:tc>
        <w:tc>
          <w:tcPr>
            <w:tcW w:w="2411" w:type="dxa"/>
            <w:shd w:val="clear" w:color="auto" w:fill="FF0000"/>
          </w:tcPr>
          <w:p w14:paraId="7AC94FCE" w14:textId="77777777" w:rsidR="00F67031" w:rsidRPr="00621687" w:rsidRDefault="00F67031" w:rsidP="00A83EAB">
            <w:pPr>
              <w:rPr>
                <w:rFonts w:cstheme="minorHAnsi"/>
              </w:rPr>
            </w:pPr>
            <w:r>
              <w:rPr>
                <w:rFonts w:cstheme="minorHAnsi"/>
              </w:rPr>
              <w:t>1</w:t>
            </w:r>
          </w:p>
        </w:tc>
        <w:tc>
          <w:tcPr>
            <w:tcW w:w="2410" w:type="dxa"/>
            <w:shd w:val="clear" w:color="auto" w:fill="FF0000"/>
          </w:tcPr>
          <w:p w14:paraId="1807988F" w14:textId="77777777" w:rsidR="00F67031" w:rsidRPr="00621687" w:rsidRDefault="00F67031" w:rsidP="00A83EAB">
            <w:pPr>
              <w:keepNext/>
              <w:rPr>
                <w:rFonts w:cstheme="minorHAnsi"/>
              </w:rPr>
            </w:pPr>
            <w:r>
              <w:rPr>
                <w:rFonts w:cstheme="minorHAnsi"/>
              </w:rPr>
              <w:t>1</w:t>
            </w:r>
          </w:p>
        </w:tc>
      </w:tr>
      <w:tr w:rsidR="00F67031" w:rsidRPr="00621687" w14:paraId="5C2348C5" w14:textId="77777777" w:rsidTr="00F800A5">
        <w:tc>
          <w:tcPr>
            <w:tcW w:w="2265" w:type="dxa"/>
          </w:tcPr>
          <w:p w14:paraId="6C0154F4" w14:textId="77777777" w:rsidR="00F67031" w:rsidRPr="001758D3" w:rsidRDefault="00F67031" w:rsidP="00A83EAB">
            <w:pPr>
              <w:rPr>
                <w:rFonts w:cstheme="minorHAnsi"/>
              </w:rPr>
            </w:pPr>
            <w:proofErr w:type="spellStart"/>
            <w:r w:rsidRPr="001758D3">
              <w:rPr>
                <w:rFonts w:cstheme="minorHAnsi"/>
              </w:rPr>
              <w:t>uint</w:t>
            </w:r>
            <w:proofErr w:type="spellEnd"/>
          </w:p>
        </w:tc>
        <w:tc>
          <w:tcPr>
            <w:tcW w:w="2265" w:type="dxa"/>
            <w:shd w:val="clear" w:color="auto" w:fill="92D050"/>
          </w:tcPr>
          <w:p w14:paraId="0A24FB5F" w14:textId="77777777" w:rsidR="00F67031" w:rsidRDefault="00F67031" w:rsidP="00A83EAB">
            <w:pPr>
              <w:rPr>
                <w:rFonts w:cstheme="minorHAnsi"/>
              </w:rPr>
            </w:pPr>
            <w:r>
              <w:rPr>
                <w:rFonts w:cstheme="minorHAnsi"/>
              </w:rPr>
              <w:t>ano</w:t>
            </w:r>
          </w:p>
        </w:tc>
        <w:tc>
          <w:tcPr>
            <w:tcW w:w="2411" w:type="dxa"/>
            <w:shd w:val="clear" w:color="auto" w:fill="FF0000"/>
          </w:tcPr>
          <w:p w14:paraId="47CC2030" w14:textId="77777777" w:rsidR="00F67031" w:rsidRDefault="00F67031" w:rsidP="00A83EAB">
            <w:pPr>
              <w:rPr>
                <w:rFonts w:cstheme="minorHAnsi"/>
              </w:rPr>
            </w:pPr>
            <w:r>
              <w:rPr>
                <w:rFonts w:cstheme="minorHAnsi"/>
              </w:rPr>
              <w:t>ne</w:t>
            </w:r>
          </w:p>
        </w:tc>
        <w:tc>
          <w:tcPr>
            <w:tcW w:w="2410" w:type="dxa"/>
            <w:shd w:val="clear" w:color="auto" w:fill="92D050"/>
          </w:tcPr>
          <w:p w14:paraId="7CFB9F82" w14:textId="77777777" w:rsidR="00F67031" w:rsidRDefault="00F67031" w:rsidP="00A83EAB">
            <w:pPr>
              <w:keepNext/>
              <w:rPr>
                <w:rFonts w:cstheme="minorHAnsi"/>
              </w:rPr>
            </w:pPr>
            <w:r>
              <w:rPr>
                <w:rFonts w:cstheme="minorHAnsi"/>
              </w:rPr>
              <w:t>ano</w:t>
            </w:r>
          </w:p>
        </w:tc>
      </w:tr>
      <w:tr w:rsidR="00F67031" w:rsidRPr="00621687" w14:paraId="765A7172" w14:textId="77777777" w:rsidTr="00F800A5">
        <w:tc>
          <w:tcPr>
            <w:tcW w:w="2265" w:type="dxa"/>
          </w:tcPr>
          <w:p w14:paraId="50AB81DC" w14:textId="77777777" w:rsidR="00F67031" w:rsidRPr="001758D3" w:rsidRDefault="00F67031" w:rsidP="00A83EAB">
            <w:pPr>
              <w:rPr>
                <w:rFonts w:cstheme="minorHAnsi"/>
              </w:rPr>
            </w:pPr>
            <w:proofErr w:type="spellStart"/>
            <w:r w:rsidRPr="001758D3">
              <w:rPr>
                <w:rFonts w:cstheme="minorHAnsi"/>
              </w:rPr>
              <w:t>struct</w:t>
            </w:r>
            <w:proofErr w:type="spellEnd"/>
          </w:p>
        </w:tc>
        <w:tc>
          <w:tcPr>
            <w:tcW w:w="2265" w:type="dxa"/>
            <w:shd w:val="clear" w:color="auto" w:fill="92D050"/>
          </w:tcPr>
          <w:p w14:paraId="5EA1BC06" w14:textId="77777777" w:rsidR="00F67031" w:rsidRPr="00621687" w:rsidRDefault="00F67031" w:rsidP="00A83EAB">
            <w:pPr>
              <w:rPr>
                <w:rFonts w:cstheme="minorHAnsi"/>
              </w:rPr>
            </w:pPr>
            <w:r>
              <w:rPr>
                <w:rFonts w:cstheme="minorHAnsi"/>
              </w:rPr>
              <w:t>ano</w:t>
            </w:r>
          </w:p>
        </w:tc>
        <w:tc>
          <w:tcPr>
            <w:tcW w:w="2411" w:type="dxa"/>
            <w:shd w:val="clear" w:color="auto" w:fill="FF0000"/>
          </w:tcPr>
          <w:p w14:paraId="7DB7099E" w14:textId="77777777" w:rsidR="00F67031" w:rsidRPr="00621687" w:rsidRDefault="00F67031" w:rsidP="00A83EAB">
            <w:pPr>
              <w:rPr>
                <w:rFonts w:cstheme="minorHAnsi"/>
              </w:rPr>
            </w:pPr>
            <w:r>
              <w:rPr>
                <w:rFonts w:cstheme="minorHAnsi"/>
              </w:rPr>
              <w:t>ne</w:t>
            </w:r>
          </w:p>
        </w:tc>
        <w:tc>
          <w:tcPr>
            <w:tcW w:w="2410" w:type="dxa"/>
            <w:shd w:val="clear" w:color="auto" w:fill="92D050"/>
          </w:tcPr>
          <w:p w14:paraId="71F8F1A0" w14:textId="77777777" w:rsidR="00F67031" w:rsidRPr="00621687" w:rsidRDefault="00F67031" w:rsidP="00A83EAB">
            <w:pPr>
              <w:keepNext/>
              <w:rPr>
                <w:rFonts w:cstheme="minorHAnsi"/>
              </w:rPr>
            </w:pPr>
            <w:r>
              <w:rPr>
                <w:rFonts w:cstheme="minorHAnsi"/>
              </w:rPr>
              <w:t>ano</w:t>
            </w:r>
          </w:p>
        </w:tc>
      </w:tr>
      <w:tr w:rsidR="0021640D" w:rsidRPr="00621687" w14:paraId="7C90E289" w14:textId="77777777" w:rsidTr="0021640D">
        <w:tc>
          <w:tcPr>
            <w:tcW w:w="2265" w:type="dxa"/>
          </w:tcPr>
          <w:p w14:paraId="1310056A" w14:textId="75AF9694" w:rsidR="0021640D" w:rsidRPr="001758D3" w:rsidRDefault="0021640D" w:rsidP="00A83EAB">
            <w:pPr>
              <w:rPr>
                <w:rFonts w:cstheme="minorHAnsi"/>
              </w:rPr>
            </w:pPr>
            <w:r>
              <w:rPr>
                <w:rFonts w:cstheme="minorHAnsi"/>
              </w:rPr>
              <w:t>MSIL</w:t>
            </w:r>
          </w:p>
        </w:tc>
        <w:tc>
          <w:tcPr>
            <w:tcW w:w="2265" w:type="dxa"/>
            <w:shd w:val="clear" w:color="auto" w:fill="FFFF00"/>
          </w:tcPr>
          <w:p w14:paraId="68AC5CA4" w14:textId="1EEBC7FB" w:rsidR="0021640D" w:rsidRDefault="0021640D" w:rsidP="00A83EAB">
            <w:pPr>
              <w:rPr>
                <w:rFonts w:cstheme="minorHAnsi"/>
              </w:rPr>
            </w:pPr>
            <w:r>
              <w:rPr>
                <w:rFonts w:cstheme="minorHAnsi"/>
              </w:rPr>
              <w:t>jen C++/CLI</w:t>
            </w:r>
          </w:p>
        </w:tc>
        <w:tc>
          <w:tcPr>
            <w:tcW w:w="2411" w:type="dxa"/>
            <w:shd w:val="clear" w:color="auto" w:fill="FF0000"/>
          </w:tcPr>
          <w:p w14:paraId="376AF511" w14:textId="3046C412" w:rsidR="0021640D" w:rsidRDefault="0021640D" w:rsidP="00A83EAB">
            <w:pPr>
              <w:rPr>
                <w:rFonts w:cstheme="minorHAnsi"/>
              </w:rPr>
            </w:pPr>
            <w:r>
              <w:rPr>
                <w:rFonts w:cstheme="minorHAnsi"/>
              </w:rPr>
              <w:t>ne</w:t>
            </w:r>
          </w:p>
        </w:tc>
        <w:tc>
          <w:tcPr>
            <w:tcW w:w="2410" w:type="dxa"/>
            <w:shd w:val="clear" w:color="auto" w:fill="92D050"/>
          </w:tcPr>
          <w:p w14:paraId="1D485FD3" w14:textId="27256947" w:rsidR="0021640D" w:rsidRDefault="0021640D" w:rsidP="00A83EAB">
            <w:pPr>
              <w:keepNext/>
              <w:rPr>
                <w:rFonts w:cstheme="minorHAnsi"/>
              </w:rPr>
            </w:pPr>
            <w:r>
              <w:rPr>
                <w:rFonts w:cstheme="minorHAnsi"/>
              </w:rPr>
              <w:t>ano</w:t>
            </w:r>
          </w:p>
        </w:tc>
      </w:tr>
      <w:tr w:rsidR="00F67031" w:rsidRPr="00621687" w14:paraId="2EF38467" w14:textId="77777777" w:rsidTr="00F800A5">
        <w:tc>
          <w:tcPr>
            <w:tcW w:w="2265" w:type="dxa"/>
          </w:tcPr>
          <w:p w14:paraId="06BF1908" w14:textId="77777777" w:rsidR="00F67031" w:rsidRPr="00621687" w:rsidRDefault="00F67031" w:rsidP="00A83EAB">
            <w:pPr>
              <w:rPr>
                <w:rFonts w:cstheme="minorHAnsi"/>
              </w:rPr>
            </w:pPr>
          </w:p>
        </w:tc>
        <w:tc>
          <w:tcPr>
            <w:tcW w:w="2265" w:type="dxa"/>
          </w:tcPr>
          <w:p w14:paraId="6C2FE9B2" w14:textId="77777777" w:rsidR="00F67031" w:rsidRPr="00621687" w:rsidRDefault="00F67031" w:rsidP="00A83EAB">
            <w:pPr>
              <w:rPr>
                <w:rFonts w:cstheme="minorHAnsi"/>
              </w:rPr>
            </w:pPr>
          </w:p>
        </w:tc>
        <w:tc>
          <w:tcPr>
            <w:tcW w:w="2411" w:type="dxa"/>
          </w:tcPr>
          <w:p w14:paraId="05254ECC" w14:textId="77777777" w:rsidR="00F67031" w:rsidRPr="00621687" w:rsidRDefault="00F67031" w:rsidP="00A83EAB">
            <w:pPr>
              <w:rPr>
                <w:rFonts w:cstheme="minorHAnsi"/>
              </w:rPr>
            </w:pPr>
          </w:p>
        </w:tc>
        <w:tc>
          <w:tcPr>
            <w:tcW w:w="2410" w:type="dxa"/>
            <w:shd w:val="clear" w:color="auto" w:fill="auto"/>
          </w:tcPr>
          <w:p w14:paraId="034CA8C7" w14:textId="77777777" w:rsidR="00F67031" w:rsidRPr="00621687" w:rsidRDefault="00F67031" w:rsidP="00A83EAB">
            <w:pPr>
              <w:keepNext/>
              <w:rPr>
                <w:rFonts w:cstheme="minorHAnsi"/>
              </w:rPr>
            </w:pPr>
          </w:p>
        </w:tc>
      </w:tr>
      <w:tr w:rsidR="00F67031" w:rsidRPr="00621687" w14:paraId="2C6E6354" w14:textId="77777777" w:rsidTr="00F800A5">
        <w:tc>
          <w:tcPr>
            <w:tcW w:w="2265" w:type="dxa"/>
          </w:tcPr>
          <w:p w14:paraId="4F2B4068" w14:textId="77777777" w:rsidR="00F67031" w:rsidRPr="00621687" w:rsidRDefault="00F67031" w:rsidP="00A83EAB">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w:t>
            </w:r>
            <w:proofErr w:type="spellStart"/>
            <w:r w:rsidRPr="00621687">
              <w:rPr>
                <w:rFonts w:cstheme="minorHAnsi"/>
              </w:rPr>
              <w:t>engin</w:t>
            </w:r>
            <w:r>
              <w:rPr>
                <w:rFonts w:cstheme="minorHAnsi"/>
              </w:rPr>
              <w:t>ů</w:t>
            </w:r>
            <w:proofErr w:type="spellEnd"/>
          </w:p>
        </w:tc>
        <w:tc>
          <w:tcPr>
            <w:tcW w:w="2265" w:type="dxa"/>
          </w:tcPr>
          <w:p w14:paraId="4952B038" w14:textId="77777777" w:rsidR="00F67031" w:rsidRPr="00621687" w:rsidRDefault="00F67031" w:rsidP="00A83EAB">
            <w:pPr>
              <w:rPr>
                <w:rFonts w:cstheme="minorHAnsi"/>
              </w:rPr>
            </w:pPr>
            <w:proofErr w:type="spellStart"/>
            <w:r w:rsidRPr="00621687">
              <w:rPr>
                <w:rFonts w:cstheme="minorHAnsi"/>
              </w:rPr>
              <w:t>Unreal</w:t>
            </w:r>
            <w:proofErr w:type="spellEnd"/>
            <w:r w:rsidRPr="00621687">
              <w:rPr>
                <w:rFonts w:cstheme="minorHAnsi"/>
              </w:rPr>
              <w:t xml:space="preserve">, </w:t>
            </w:r>
            <w:r w:rsidRPr="00855879">
              <w:rPr>
                <w:rFonts w:cstheme="minorHAnsi"/>
              </w:rPr>
              <w:t>CRYENGINE</w:t>
            </w:r>
          </w:p>
        </w:tc>
        <w:tc>
          <w:tcPr>
            <w:tcW w:w="2411" w:type="dxa"/>
          </w:tcPr>
          <w:p w14:paraId="043F3767" w14:textId="77CB6F58" w:rsidR="00F67031" w:rsidRPr="00621687" w:rsidRDefault="00F67031" w:rsidP="00A83EAB">
            <w:pPr>
              <w:rPr>
                <w:rFonts w:cstheme="minorHAnsi"/>
              </w:rPr>
            </w:pPr>
            <w:proofErr w:type="spellStart"/>
            <w:r w:rsidRPr="00621687">
              <w:rPr>
                <w:rFonts w:cstheme="minorHAnsi"/>
              </w:rPr>
              <w:t>Greenfoot</w:t>
            </w:r>
            <w:proofErr w:type="spellEnd"/>
            <w:r w:rsidRPr="00621687">
              <w:rPr>
                <w:rFonts w:cstheme="minorHAnsi"/>
              </w:rPr>
              <w:t xml:space="preserve">, </w:t>
            </w:r>
            <w:proofErr w:type="spellStart"/>
            <w:r w:rsidRPr="00621687">
              <w:rPr>
                <w:rFonts w:cstheme="minorHAnsi"/>
              </w:rPr>
              <w:t>libGDX</w:t>
            </w:r>
            <w:proofErr w:type="spellEnd"/>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1M1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DefaultPlaceholder_-1854013440"/>
                </w:placeholder>
              </w:sdtPr>
              <w:sdtEndPr>
                <w:rPr>
                  <w:rFonts w:cstheme="minorBidi"/>
                </w:rPr>
              </w:sdtEndPr>
              <w:sdtContent>
                <w:r w:rsidR="00A87455" w:rsidRPr="00A87455">
                  <w:rPr>
                    <w:color w:val="000000"/>
                  </w:rPr>
                  <w:t>[53]</w:t>
                </w:r>
              </w:sdtContent>
            </w:sdt>
          </w:p>
        </w:tc>
        <w:tc>
          <w:tcPr>
            <w:tcW w:w="2410" w:type="dxa"/>
            <w:shd w:val="clear" w:color="auto" w:fill="auto"/>
          </w:tcPr>
          <w:p w14:paraId="083D22D8" w14:textId="77777777" w:rsidR="00F67031" w:rsidRPr="00621687" w:rsidRDefault="00F67031" w:rsidP="00A83EAB">
            <w:pPr>
              <w:keepNext/>
              <w:rPr>
                <w:rFonts w:cstheme="minorHAnsi"/>
                <w:lang w:val="en-US"/>
              </w:rPr>
            </w:pPr>
            <w:r w:rsidRPr="00621687">
              <w:rPr>
                <w:rFonts w:cstheme="minorHAnsi"/>
              </w:rPr>
              <w:t xml:space="preserve">Unity, </w:t>
            </w:r>
            <w:r w:rsidRPr="00855879">
              <w:rPr>
                <w:rFonts w:cstheme="minorHAnsi"/>
              </w:rPr>
              <w:t>CRYENGINE</w:t>
            </w:r>
          </w:p>
        </w:tc>
      </w:tr>
    </w:tbl>
    <w:p w14:paraId="21E56376" w14:textId="15BB5D0C" w:rsidR="00F67031" w:rsidRPr="00621687" w:rsidRDefault="00F67031" w:rsidP="00A83EAB">
      <w:pPr>
        <w:pStyle w:val="Titulek"/>
        <w:rPr>
          <w:rFonts w:cstheme="minorHAnsi"/>
        </w:rPr>
      </w:pPr>
      <w:bookmarkStart w:id="101" w:name="_Ref71064704"/>
      <w:bookmarkEnd w:id="100"/>
      <w:r w:rsidRPr="00621687">
        <w:rPr>
          <w:rFonts w:cstheme="minorHAnsi"/>
        </w:rPr>
        <w:t xml:space="preserve">Tab. </w:t>
      </w:r>
      <w:r>
        <w:rPr>
          <w:rFonts w:cstheme="minorHAnsi"/>
        </w:rPr>
        <w:fldChar w:fldCharType="begin"/>
      </w:r>
      <w:r>
        <w:rPr>
          <w:rFonts w:cstheme="minorHAnsi"/>
        </w:rPr>
        <w:instrText xml:space="preserve"> SEQ Tabulka \* ARABIC </w:instrText>
      </w:r>
      <w:r>
        <w:rPr>
          <w:rFonts w:cstheme="minorHAnsi"/>
        </w:rPr>
        <w:fldChar w:fldCharType="separate"/>
      </w:r>
      <w:r w:rsidR="00DE4D75">
        <w:rPr>
          <w:rFonts w:cstheme="minorHAnsi"/>
          <w:noProof/>
        </w:rPr>
        <w:t>1</w:t>
      </w:r>
      <w:r>
        <w:rPr>
          <w:rFonts w:cstheme="minorHAnsi"/>
        </w:rPr>
        <w:fldChar w:fldCharType="end"/>
      </w:r>
      <w:bookmarkEnd w:id="101"/>
      <w:r w:rsidRPr="00621687">
        <w:rPr>
          <w:rFonts w:cstheme="minorHAnsi"/>
        </w:rPr>
        <w:t xml:space="preserve"> porovnání jazyků</w:t>
      </w:r>
    </w:p>
    <w:p w14:paraId="4C5F5E5E" w14:textId="77777777" w:rsidR="00F84EE9" w:rsidRDefault="00F84EE9" w:rsidP="00A64991">
      <w:pPr>
        <w:ind w:left="360"/>
        <w:rPr>
          <w:rStyle w:val="Nadpis1Char"/>
          <w:rFonts w:asciiTheme="minorHAnsi" w:hAnsiTheme="minorHAnsi" w:cstheme="minorHAnsi"/>
        </w:rPr>
      </w:pPr>
      <w:bookmarkStart w:id="102" w:name="_Hlk76031871"/>
    </w:p>
    <w:p w14:paraId="73DF068A" w14:textId="77777777" w:rsidR="00F84EE9" w:rsidRDefault="00F84EE9" w:rsidP="00A64991">
      <w:pPr>
        <w:ind w:left="360"/>
        <w:rPr>
          <w:rStyle w:val="Nadpis1Char"/>
          <w:rFonts w:asciiTheme="minorHAnsi" w:hAnsiTheme="minorHAnsi" w:cstheme="minorHAnsi"/>
        </w:rPr>
      </w:pPr>
    </w:p>
    <w:p w14:paraId="78256674" w14:textId="01B41039" w:rsidR="00F67031" w:rsidRPr="00621687" w:rsidRDefault="00F67031" w:rsidP="00A64991">
      <w:pPr>
        <w:ind w:left="360"/>
        <w:rPr>
          <w:rStyle w:val="Nadpis1Char"/>
          <w:rFonts w:asciiTheme="minorHAnsi" w:hAnsiTheme="minorHAnsi" w:cstheme="minorHAnsi"/>
        </w:rPr>
      </w:pPr>
      <w:bookmarkStart w:id="103" w:name="_Toc130825365"/>
      <w:r w:rsidRPr="005534AA">
        <w:rPr>
          <w:rStyle w:val="Nadpis1Char"/>
          <w:rFonts w:asciiTheme="minorHAnsi" w:hAnsiTheme="minorHAnsi" w:cstheme="minorHAnsi"/>
          <w:highlight w:val="green"/>
        </w:rPr>
        <w:t>4. Výběr herních žánrů vhodných pro implementaci</w:t>
      </w:r>
      <w:bookmarkEnd w:id="103"/>
    </w:p>
    <w:bookmarkEnd w:id="102"/>
    <w:p w14:paraId="4DD86002" w14:textId="05D1B79C" w:rsidR="00F67031" w:rsidRPr="00F7533D" w:rsidRDefault="00F67031" w:rsidP="00A63640">
      <w:pPr>
        <w:ind w:firstLine="708"/>
        <w:jc w:val="both"/>
        <w:rPr>
          <w:rFonts w:cstheme="minorHAnsi"/>
        </w:rPr>
      </w:pPr>
      <w:r w:rsidRPr="003052F2">
        <w:rPr>
          <w:rFonts w:cstheme="minorHAnsi"/>
          <w:highlight w:val="green"/>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w:t>
      </w:r>
      <w:proofErr w:type="spellStart"/>
      <w:r w:rsidRPr="003052F2">
        <w:rPr>
          <w:rFonts w:cstheme="minorHAnsi"/>
          <w:highlight w:val="green"/>
        </w:rPr>
        <w:t>subžánrů</w:t>
      </w:r>
      <w:proofErr w:type="spellEnd"/>
      <w:r w:rsidRPr="003052F2">
        <w:rPr>
          <w:rFonts w:cstheme="minorHAnsi"/>
          <w:highlight w:val="green"/>
        </w:rPr>
        <w:t xml:space="preserve"> (především u RPG a akčních her), kvůli čemuž se můžete setkat s tím, že hra je na různých stránkách označena jinými štítky (viz </w:t>
      </w:r>
      <w:r w:rsidRPr="003052F2">
        <w:rPr>
          <w:rFonts w:cstheme="minorHAnsi"/>
          <w:highlight w:val="green"/>
        </w:rPr>
        <w:fldChar w:fldCharType="begin"/>
      </w:r>
      <w:r w:rsidRPr="003052F2">
        <w:rPr>
          <w:rFonts w:cstheme="minorHAnsi"/>
          <w:highlight w:val="green"/>
        </w:rPr>
        <w:instrText xml:space="preserve"> REF _Ref80703811 \h  \* MERGEFORMAT </w:instrText>
      </w:r>
      <w:r w:rsidRPr="003052F2">
        <w:rPr>
          <w:rFonts w:cstheme="minorHAnsi"/>
          <w:highlight w:val="green"/>
        </w:rPr>
      </w:r>
      <w:r w:rsidRPr="003052F2">
        <w:rPr>
          <w:rFonts w:cstheme="minorHAnsi"/>
          <w:highlight w:val="green"/>
        </w:rPr>
        <w:fldChar w:fldCharType="separate"/>
      </w:r>
      <w:r w:rsidR="00DE4D75" w:rsidRPr="003052F2">
        <w:rPr>
          <w:highlight w:val="green"/>
        </w:rPr>
        <w:t xml:space="preserve">Tab. </w:t>
      </w:r>
      <w:r w:rsidR="00DE4D75">
        <w:rPr>
          <w:noProof/>
          <w:highlight w:val="green"/>
        </w:rPr>
        <w:t>2</w:t>
      </w:r>
      <w:r w:rsidRPr="003052F2">
        <w:rPr>
          <w:rFonts w:cstheme="minorHAnsi"/>
          <w:highlight w:val="green"/>
        </w:rPr>
        <w:fldChar w:fldCharType="end"/>
      </w:r>
      <w:r w:rsidRPr="003052F2">
        <w:rPr>
          <w:rFonts w:cstheme="minorHAnsi"/>
          <w:highlight w:val="green"/>
        </w:rPr>
        <w:t xml:space="preserve">). </w:t>
      </w:r>
      <w:sdt>
        <w:sdtPr>
          <w:rPr>
            <w:rFonts w:cstheme="minorHAnsi"/>
            <w:color w:val="000000"/>
            <w:highlight w:val="green"/>
          </w:rPr>
          <w:tag w:val="MENDELEY_CITATION_v3_eyJjaXRhdGlvbklEIjoiTUVOREVMRVlfQ0lUQVRJT05fMzI5NjdlMjEtODRjOS00NmE5LTk4ZmQtNTJkZWE4M2ViY2Q5IiwicHJvcGVydGllcyI6eyJub3RlSW5kZXgiOjB9LCJpc0VkaXRlZCI6ZmFsc2UsIm1hbnVhbE92ZXJyaWRlIjp7ImNpdGVwcm9jVGV4dCI6Ils1NF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DefaultPlaceholder_-1854013440"/>
          </w:placeholder>
        </w:sdtPr>
        <w:sdtEndPr>
          <w:rPr>
            <w:rFonts w:cstheme="minorBidi"/>
          </w:rPr>
        </w:sdtEndPr>
        <w:sdtContent>
          <w:r w:rsidR="00A87455" w:rsidRPr="00A87455">
            <w:rPr>
              <w:color w:val="000000"/>
              <w:highlight w:val="green"/>
            </w:rPr>
            <w:t>[54]</w:t>
          </w:r>
        </w:sdtContent>
      </w:sdt>
    </w:p>
    <w:tbl>
      <w:tblPr>
        <w:tblStyle w:val="Mkatabulky"/>
        <w:tblW w:w="10212" w:type="dxa"/>
        <w:tblInd w:w="-289" w:type="dxa"/>
        <w:tblLook w:val="04A0" w:firstRow="1" w:lastRow="0" w:firstColumn="1" w:lastColumn="0" w:noHBand="0" w:noVBand="1"/>
      </w:tblPr>
      <w:tblGrid>
        <w:gridCol w:w="2694"/>
        <w:gridCol w:w="2552"/>
        <w:gridCol w:w="1559"/>
        <w:gridCol w:w="1559"/>
        <w:gridCol w:w="1848"/>
      </w:tblGrid>
      <w:tr w:rsidR="00F67031" w:rsidRPr="00F7533D" w14:paraId="7FC56B58" w14:textId="77777777" w:rsidTr="00154303">
        <w:tc>
          <w:tcPr>
            <w:tcW w:w="2694" w:type="dxa"/>
          </w:tcPr>
          <w:p w14:paraId="00E80DEA" w14:textId="77777777" w:rsidR="00F67031" w:rsidRPr="00F7533D" w:rsidRDefault="00F67031" w:rsidP="00A63640">
            <w:pPr>
              <w:jc w:val="both"/>
              <w:rPr>
                <w:rFonts w:cstheme="minorHAnsi"/>
                <w:b/>
                <w:bCs/>
              </w:rPr>
            </w:pPr>
            <w:r w:rsidRPr="00F7533D">
              <w:rPr>
                <w:rFonts w:cstheme="minorHAnsi"/>
                <w:b/>
                <w:bCs/>
              </w:rPr>
              <w:t>hra</w:t>
            </w:r>
          </w:p>
        </w:tc>
        <w:tc>
          <w:tcPr>
            <w:tcW w:w="2552" w:type="dxa"/>
          </w:tcPr>
          <w:p w14:paraId="616A6DAC" w14:textId="77777777" w:rsidR="00F67031" w:rsidRPr="00F7533D" w:rsidRDefault="00F67031" w:rsidP="00A63640">
            <w:pPr>
              <w:jc w:val="both"/>
              <w:rPr>
                <w:rFonts w:cstheme="minorHAnsi"/>
                <w:b/>
                <w:bCs/>
              </w:rPr>
            </w:pPr>
            <w:proofErr w:type="spellStart"/>
            <w:r w:rsidRPr="00F7533D">
              <w:rPr>
                <w:rFonts w:cstheme="minorHAnsi"/>
                <w:b/>
                <w:bCs/>
              </w:rPr>
              <w:t>steam</w:t>
            </w:r>
            <w:proofErr w:type="spellEnd"/>
          </w:p>
        </w:tc>
        <w:tc>
          <w:tcPr>
            <w:tcW w:w="1559" w:type="dxa"/>
          </w:tcPr>
          <w:p w14:paraId="4AFE4B02" w14:textId="77777777" w:rsidR="00F67031" w:rsidRPr="00F7533D" w:rsidRDefault="00F67031" w:rsidP="00A63640">
            <w:pPr>
              <w:jc w:val="both"/>
              <w:rPr>
                <w:rFonts w:cstheme="minorHAnsi"/>
                <w:b/>
                <w:bCs/>
              </w:rPr>
            </w:pPr>
            <w:proofErr w:type="spellStart"/>
            <w:r w:rsidRPr="00F7533D">
              <w:rPr>
                <w:rFonts w:cstheme="minorHAnsi"/>
                <w:b/>
                <w:bCs/>
              </w:rPr>
              <w:t>Epic</w:t>
            </w:r>
            <w:proofErr w:type="spellEnd"/>
            <w:r w:rsidRPr="00F7533D">
              <w:rPr>
                <w:rFonts w:cstheme="minorHAnsi"/>
                <w:b/>
                <w:bCs/>
              </w:rPr>
              <w:t xml:space="preserve"> </w:t>
            </w:r>
            <w:proofErr w:type="spellStart"/>
            <w:r w:rsidRPr="00F7533D">
              <w:rPr>
                <w:rFonts w:cstheme="minorHAnsi"/>
                <w:b/>
                <w:bCs/>
              </w:rPr>
              <w:t>games</w:t>
            </w:r>
            <w:proofErr w:type="spellEnd"/>
          </w:p>
        </w:tc>
        <w:tc>
          <w:tcPr>
            <w:tcW w:w="1559" w:type="dxa"/>
          </w:tcPr>
          <w:p w14:paraId="189063C5" w14:textId="77777777" w:rsidR="00F67031" w:rsidRPr="00F7533D" w:rsidRDefault="00F67031" w:rsidP="00A63640">
            <w:pPr>
              <w:jc w:val="both"/>
              <w:rPr>
                <w:rFonts w:cstheme="minorHAnsi"/>
                <w:b/>
                <w:bCs/>
              </w:rPr>
            </w:pPr>
            <w:proofErr w:type="spellStart"/>
            <w:r w:rsidRPr="00F7533D">
              <w:rPr>
                <w:rFonts w:cstheme="minorHAnsi"/>
                <w:b/>
                <w:bCs/>
              </w:rPr>
              <w:t>Ubisoft</w:t>
            </w:r>
            <w:proofErr w:type="spellEnd"/>
          </w:p>
        </w:tc>
        <w:tc>
          <w:tcPr>
            <w:tcW w:w="1848" w:type="dxa"/>
          </w:tcPr>
          <w:p w14:paraId="76504073" w14:textId="77777777" w:rsidR="00F67031" w:rsidRPr="00F7533D" w:rsidRDefault="00F67031" w:rsidP="00A63640">
            <w:pPr>
              <w:jc w:val="both"/>
              <w:rPr>
                <w:rFonts w:cstheme="minorHAnsi"/>
                <w:b/>
                <w:bCs/>
              </w:rPr>
            </w:pPr>
            <w:r w:rsidRPr="00F7533D">
              <w:rPr>
                <w:rFonts w:cstheme="minorHAnsi"/>
                <w:b/>
                <w:bCs/>
              </w:rPr>
              <w:t>Alza</w:t>
            </w:r>
          </w:p>
        </w:tc>
      </w:tr>
      <w:tr w:rsidR="00F67031" w:rsidRPr="00F7533D" w14:paraId="1B478BBF" w14:textId="77777777" w:rsidTr="00154303">
        <w:tc>
          <w:tcPr>
            <w:tcW w:w="2694" w:type="dxa"/>
          </w:tcPr>
          <w:p w14:paraId="53B3FAA4" w14:textId="77777777" w:rsidR="00F67031" w:rsidRPr="00F7533D" w:rsidRDefault="00F67031" w:rsidP="00A63640">
            <w:pPr>
              <w:jc w:val="both"/>
              <w:rPr>
                <w:rFonts w:cstheme="minorHAnsi"/>
              </w:rPr>
            </w:pPr>
            <w:proofErr w:type="spellStart"/>
            <w:r w:rsidRPr="00F7533D">
              <w:rPr>
                <w:rFonts w:cstheme="minorHAnsi"/>
              </w:rPr>
              <w:t>Assassins</w:t>
            </w:r>
            <w:proofErr w:type="spellEnd"/>
            <w:r w:rsidRPr="00F7533D">
              <w:rPr>
                <w:rFonts w:cstheme="minorHAnsi"/>
              </w:rPr>
              <w:t xml:space="preserve"> </w:t>
            </w:r>
            <w:proofErr w:type="spellStart"/>
            <w:r w:rsidRPr="00F7533D">
              <w:rPr>
                <w:rFonts w:cstheme="minorHAnsi"/>
              </w:rPr>
              <w:t>Creed</w:t>
            </w:r>
            <w:proofErr w:type="spellEnd"/>
            <w:r w:rsidRPr="00F7533D">
              <w:rPr>
                <w:rFonts w:cstheme="minorHAnsi"/>
              </w:rPr>
              <w:t xml:space="preserve"> Odyssey</w:t>
            </w:r>
          </w:p>
        </w:tc>
        <w:tc>
          <w:tcPr>
            <w:tcW w:w="2552" w:type="dxa"/>
          </w:tcPr>
          <w:p w14:paraId="3AA3402B" w14:textId="77777777" w:rsidR="00F67031" w:rsidRPr="00F7533D" w:rsidRDefault="00F67031" w:rsidP="00A63640">
            <w:pPr>
              <w:jc w:val="both"/>
              <w:rPr>
                <w:rFonts w:cstheme="minorHAnsi"/>
              </w:rPr>
            </w:pPr>
            <w:r w:rsidRPr="00F7533D">
              <w:rPr>
                <w:rFonts w:cstheme="minorHAnsi"/>
              </w:rPr>
              <w:t>S otevřeným světem, RPG, S asasíny, Akční</w:t>
            </w:r>
          </w:p>
        </w:tc>
        <w:tc>
          <w:tcPr>
            <w:tcW w:w="1559" w:type="dxa"/>
          </w:tcPr>
          <w:p w14:paraId="23E17C40" w14:textId="77777777" w:rsidR="00F67031" w:rsidRPr="00F7533D" w:rsidRDefault="00F67031" w:rsidP="00AC5009">
            <w:pPr>
              <w:jc w:val="both"/>
              <w:rPr>
                <w:rFonts w:cstheme="minorHAnsi"/>
              </w:rPr>
            </w:pPr>
            <w:r w:rsidRPr="00F7533D">
              <w:rPr>
                <w:rFonts w:cstheme="minorHAnsi"/>
              </w:rPr>
              <w:t>Akční, RPG</w:t>
            </w:r>
          </w:p>
        </w:tc>
        <w:tc>
          <w:tcPr>
            <w:tcW w:w="1559" w:type="dxa"/>
          </w:tcPr>
          <w:p w14:paraId="1C6879CB" w14:textId="77777777" w:rsidR="00F67031" w:rsidRPr="00F7533D" w:rsidRDefault="00F67031" w:rsidP="00A63640">
            <w:pPr>
              <w:jc w:val="both"/>
              <w:rPr>
                <w:rFonts w:cstheme="minorHAnsi"/>
              </w:rPr>
            </w:pPr>
            <w:r w:rsidRPr="00F7533D">
              <w:rPr>
                <w:rFonts w:cstheme="minorHAnsi"/>
              </w:rPr>
              <w:t xml:space="preserve">akční, </w:t>
            </w:r>
            <w:proofErr w:type="spellStart"/>
            <w:r w:rsidRPr="00F7533D">
              <w:rPr>
                <w:rFonts w:cstheme="minorHAnsi"/>
              </w:rPr>
              <w:t>adventura</w:t>
            </w:r>
            <w:proofErr w:type="spellEnd"/>
          </w:p>
        </w:tc>
        <w:tc>
          <w:tcPr>
            <w:tcW w:w="1848" w:type="dxa"/>
          </w:tcPr>
          <w:p w14:paraId="6F1532B7" w14:textId="77777777" w:rsidR="00F67031" w:rsidRPr="00F7533D" w:rsidRDefault="00F67031" w:rsidP="00A63640">
            <w:pPr>
              <w:jc w:val="both"/>
              <w:rPr>
                <w:rFonts w:cstheme="minorHAnsi"/>
              </w:rPr>
            </w:pPr>
            <w:r w:rsidRPr="00F7533D">
              <w:rPr>
                <w:rFonts w:cstheme="minorHAnsi"/>
              </w:rPr>
              <w:t xml:space="preserve">akční, </w:t>
            </w:r>
            <w:proofErr w:type="spellStart"/>
            <w:r w:rsidRPr="00F7533D">
              <w:rPr>
                <w:rFonts w:cstheme="minorHAnsi"/>
              </w:rPr>
              <w:t>adventura</w:t>
            </w:r>
            <w:proofErr w:type="spellEnd"/>
            <w:r w:rsidRPr="00F7533D">
              <w:rPr>
                <w:rFonts w:cstheme="minorHAnsi"/>
              </w:rPr>
              <w:t>, dobrodružná</w:t>
            </w:r>
          </w:p>
        </w:tc>
      </w:tr>
      <w:tr w:rsidR="00F67031" w:rsidRPr="00F7533D" w14:paraId="53BA9BB1" w14:textId="77777777" w:rsidTr="00154303">
        <w:tc>
          <w:tcPr>
            <w:tcW w:w="2694" w:type="dxa"/>
          </w:tcPr>
          <w:p w14:paraId="22C8DC34" w14:textId="77777777" w:rsidR="00F67031" w:rsidRPr="00F7533D" w:rsidRDefault="00F67031" w:rsidP="00A63640">
            <w:pPr>
              <w:jc w:val="both"/>
              <w:rPr>
                <w:rFonts w:cstheme="minorHAnsi"/>
              </w:rPr>
            </w:pPr>
            <w:proofErr w:type="spellStart"/>
            <w:r w:rsidRPr="00F7533D">
              <w:rPr>
                <w:rFonts w:cstheme="minorHAnsi"/>
              </w:rPr>
              <w:t>Baldur's</w:t>
            </w:r>
            <w:proofErr w:type="spellEnd"/>
            <w:r w:rsidRPr="00F7533D">
              <w:rPr>
                <w:rFonts w:cstheme="minorHAnsi"/>
              </w:rPr>
              <w:t xml:space="preserve"> </w:t>
            </w:r>
            <w:proofErr w:type="spellStart"/>
            <w:r w:rsidRPr="00F7533D">
              <w:rPr>
                <w:rFonts w:cstheme="minorHAnsi"/>
              </w:rPr>
              <w:t>Gate</w:t>
            </w:r>
            <w:proofErr w:type="spellEnd"/>
            <w:r w:rsidRPr="00F7533D">
              <w:rPr>
                <w:rFonts w:cstheme="minorHAnsi"/>
              </w:rPr>
              <w:t xml:space="preserve"> II</w:t>
            </w:r>
          </w:p>
        </w:tc>
        <w:tc>
          <w:tcPr>
            <w:tcW w:w="2552" w:type="dxa"/>
          </w:tcPr>
          <w:p w14:paraId="0EB48B1D" w14:textId="77777777" w:rsidR="00F67031" w:rsidRPr="00F7533D" w:rsidRDefault="00F67031" w:rsidP="00A63640">
            <w:pPr>
              <w:jc w:val="both"/>
              <w:rPr>
                <w:rFonts w:cstheme="minorHAnsi"/>
                <w:lang w:val="en-US"/>
              </w:rPr>
            </w:pPr>
            <w:r w:rsidRPr="00F7533D">
              <w:rPr>
                <w:rFonts w:cstheme="minorHAnsi"/>
                <w:lang w:val="en-US"/>
              </w:rPr>
              <w:t xml:space="preserve">RPG, </w:t>
            </w:r>
            <w:proofErr w:type="spellStart"/>
            <w:r w:rsidRPr="00F7533D">
              <w:rPr>
                <w:rFonts w:cstheme="minorHAnsi"/>
                <w:lang w:val="en-US"/>
              </w:rPr>
              <w:t>Klasické</w:t>
            </w:r>
            <w:proofErr w:type="spellEnd"/>
            <w:r w:rsidRPr="00F7533D">
              <w:rPr>
                <w:rFonts w:cstheme="minorHAnsi"/>
                <w:lang w:val="en-US"/>
              </w:rPr>
              <w:t>, Fantasy, Dungeons &amp; Dragons</w:t>
            </w:r>
          </w:p>
        </w:tc>
        <w:tc>
          <w:tcPr>
            <w:tcW w:w="1559" w:type="dxa"/>
          </w:tcPr>
          <w:p w14:paraId="3F49914E" w14:textId="77777777" w:rsidR="00F67031" w:rsidRPr="00F7533D" w:rsidRDefault="00F67031" w:rsidP="00A63640">
            <w:pPr>
              <w:jc w:val="both"/>
              <w:rPr>
                <w:rFonts w:cstheme="minorHAnsi"/>
              </w:rPr>
            </w:pPr>
            <w:r w:rsidRPr="00F7533D">
              <w:rPr>
                <w:rFonts w:cstheme="minorHAnsi"/>
              </w:rPr>
              <w:t>-</w:t>
            </w:r>
          </w:p>
        </w:tc>
        <w:tc>
          <w:tcPr>
            <w:tcW w:w="1559" w:type="dxa"/>
          </w:tcPr>
          <w:p w14:paraId="045838E7" w14:textId="77777777" w:rsidR="00F67031" w:rsidRPr="00F7533D" w:rsidRDefault="00F67031" w:rsidP="00A63640">
            <w:pPr>
              <w:jc w:val="both"/>
              <w:rPr>
                <w:rFonts w:cstheme="minorHAnsi"/>
              </w:rPr>
            </w:pPr>
            <w:r w:rsidRPr="00F7533D">
              <w:rPr>
                <w:rFonts w:cstheme="minorHAnsi"/>
              </w:rPr>
              <w:t>-</w:t>
            </w:r>
          </w:p>
        </w:tc>
        <w:tc>
          <w:tcPr>
            <w:tcW w:w="1848" w:type="dxa"/>
          </w:tcPr>
          <w:p w14:paraId="478BA80B" w14:textId="77777777" w:rsidR="00F67031" w:rsidRPr="00F7533D" w:rsidRDefault="00F67031" w:rsidP="00A9403B">
            <w:pPr>
              <w:keepNext/>
              <w:jc w:val="both"/>
              <w:rPr>
                <w:rFonts w:cstheme="minorHAnsi"/>
              </w:rPr>
            </w:pPr>
            <w:r w:rsidRPr="00F7533D">
              <w:rPr>
                <w:rFonts w:cstheme="minorHAnsi"/>
                <w:color w:val="222222"/>
                <w:shd w:val="clear" w:color="auto" w:fill="F8F8F8"/>
              </w:rPr>
              <w:t>RPG, Strategie</w:t>
            </w:r>
          </w:p>
        </w:tc>
      </w:tr>
      <w:tr w:rsidR="00F67031" w:rsidRPr="00F7533D" w14:paraId="58577EF7" w14:textId="77777777" w:rsidTr="00154303">
        <w:tc>
          <w:tcPr>
            <w:tcW w:w="2694" w:type="dxa"/>
          </w:tcPr>
          <w:p w14:paraId="38F3AC25" w14:textId="77777777" w:rsidR="00F67031" w:rsidRPr="00F7533D" w:rsidRDefault="00F67031" w:rsidP="00A63640">
            <w:pPr>
              <w:jc w:val="both"/>
              <w:rPr>
                <w:rFonts w:cstheme="minorHAnsi"/>
              </w:rPr>
            </w:pPr>
            <w:proofErr w:type="spellStart"/>
            <w:r w:rsidRPr="00F7533D">
              <w:rPr>
                <w:rFonts w:cstheme="minorHAnsi"/>
              </w:rPr>
              <w:t>Heroes</w:t>
            </w:r>
            <w:proofErr w:type="spellEnd"/>
            <w:r w:rsidRPr="00F7533D">
              <w:rPr>
                <w:rFonts w:cstheme="minorHAnsi"/>
              </w:rPr>
              <w:t xml:space="preserve"> </w:t>
            </w:r>
            <w:proofErr w:type="spellStart"/>
            <w:r w:rsidRPr="00F7533D">
              <w:rPr>
                <w:rFonts w:cstheme="minorHAnsi"/>
              </w:rPr>
              <w:t>of</w:t>
            </w:r>
            <w:proofErr w:type="spellEnd"/>
            <w:r w:rsidRPr="00F7533D">
              <w:rPr>
                <w:rFonts w:cstheme="minorHAnsi"/>
              </w:rPr>
              <w:t xml:space="preserve"> </w:t>
            </w:r>
            <w:proofErr w:type="spellStart"/>
            <w:r w:rsidRPr="00F7533D">
              <w:rPr>
                <w:rFonts w:cstheme="minorHAnsi"/>
              </w:rPr>
              <w:t>Might</w:t>
            </w:r>
            <w:proofErr w:type="spellEnd"/>
            <w:r w:rsidRPr="00F7533D">
              <w:rPr>
                <w:rFonts w:cstheme="minorHAnsi"/>
              </w:rPr>
              <w:t xml:space="preserve"> &amp; </w:t>
            </w:r>
            <w:proofErr w:type="spellStart"/>
            <w:r w:rsidRPr="00F7533D">
              <w:rPr>
                <w:rFonts w:cstheme="minorHAnsi"/>
              </w:rPr>
              <w:t>Magic</w:t>
            </w:r>
            <w:proofErr w:type="spellEnd"/>
            <w:r w:rsidRPr="00F7533D">
              <w:rPr>
                <w:rFonts w:cstheme="minorHAnsi"/>
              </w:rPr>
              <w:t xml:space="preserve"> III</w:t>
            </w:r>
          </w:p>
        </w:tc>
        <w:tc>
          <w:tcPr>
            <w:tcW w:w="2552" w:type="dxa"/>
          </w:tcPr>
          <w:p w14:paraId="771FCEEC" w14:textId="77777777" w:rsidR="00F67031" w:rsidRPr="00F7533D" w:rsidRDefault="00F67031" w:rsidP="00EF63AA">
            <w:pPr>
              <w:jc w:val="center"/>
              <w:rPr>
                <w:rFonts w:cstheme="minorHAnsi"/>
                <w:lang w:val="en-US"/>
              </w:rPr>
            </w:pPr>
            <w:proofErr w:type="spellStart"/>
            <w:r w:rsidRPr="00F7533D">
              <w:rPr>
                <w:rFonts w:cstheme="minorHAnsi"/>
                <w:lang w:val="en-US"/>
              </w:rPr>
              <w:t>Strategické</w:t>
            </w:r>
            <w:proofErr w:type="spellEnd"/>
            <w:r w:rsidRPr="00F7533D">
              <w:rPr>
                <w:rFonts w:cstheme="minorHAnsi"/>
                <w:lang w:val="en-US"/>
              </w:rPr>
              <w:t xml:space="preserve">, </w:t>
            </w:r>
            <w:proofErr w:type="spellStart"/>
            <w:r w:rsidRPr="00F7533D">
              <w:rPr>
                <w:rFonts w:cstheme="minorHAnsi"/>
                <w:lang w:val="en-US"/>
              </w:rPr>
              <w:t>Klasické</w:t>
            </w:r>
            <w:proofErr w:type="spellEnd"/>
            <w:r w:rsidRPr="00F7533D">
              <w:rPr>
                <w:rFonts w:cstheme="minorHAnsi"/>
                <w:lang w:val="en-US"/>
              </w:rPr>
              <w:t xml:space="preserve">, </w:t>
            </w:r>
            <w:proofErr w:type="spellStart"/>
            <w:r w:rsidRPr="00F7533D">
              <w:rPr>
                <w:rFonts w:cstheme="minorHAnsi"/>
                <w:lang w:val="en-US"/>
              </w:rPr>
              <w:t>Tahové</w:t>
            </w:r>
            <w:proofErr w:type="spellEnd"/>
            <w:r w:rsidRPr="00F7533D">
              <w:rPr>
                <w:rFonts w:cstheme="minorHAnsi"/>
                <w:lang w:val="en-US"/>
              </w:rPr>
              <w:t xml:space="preserve"> </w:t>
            </w:r>
            <w:proofErr w:type="spellStart"/>
            <w:r w:rsidRPr="00F7533D">
              <w:rPr>
                <w:rFonts w:cstheme="minorHAnsi"/>
                <w:lang w:val="en-US"/>
              </w:rPr>
              <w:t>strategie</w:t>
            </w:r>
            <w:proofErr w:type="spellEnd"/>
            <w:r w:rsidRPr="00F7533D">
              <w:rPr>
                <w:rFonts w:cstheme="minorHAnsi"/>
                <w:lang w:val="en-US"/>
              </w:rPr>
              <w:t>, Fantasy</w:t>
            </w:r>
          </w:p>
        </w:tc>
        <w:tc>
          <w:tcPr>
            <w:tcW w:w="1559" w:type="dxa"/>
          </w:tcPr>
          <w:p w14:paraId="1A521884" w14:textId="77777777" w:rsidR="00F67031" w:rsidRPr="00F7533D" w:rsidRDefault="00F67031" w:rsidP="0053141C">
            <w:pPr>
              <w:jc w:val="both"/>
              <w:rPr>
                <w:rFonts w:cstheme="minorHAnsi"/>
              </w:rPr>
            </w:pPr>
            <w:r w:rsidRPr="00F7533D">
              <w:rPr>
                <w:rFonts w:cstheme="minorHAnsi"/>
              </w:rPr>
              <w:t>RPG, strategie</w:t>
            </w:r>
          </w:p>
        </w:tc>
        <w:tc>
          <w:tcPr>
            <w:tcW w:w="1559" w:type="dxa"/>
          </w:tcPr>
          <w:p w14:paraId="5A833F44" w14:textId="77777777" w:rsidR="00F67031" w:rsidRPr="00F7533D" w:rsidRDefault="00F67031" w:rsidP="00A63640">
            <w:pPr>
              <w:jc w:val="both"/>
              <w:rPr>
                <w:rFonts w:cstheme="minorHAnsi"/>
              </w:rPr>
            </w:pPr>
            <w:r w:rsidRPr="00F7533D">
              <w:rPr>
                <w:rFonts w:cstheme="minorHAnsi"/>
              </w:rPr>
              <w:t>strategie, RTS</w:t>
            </w:r>
          </w:p>
        </w:tc>
        <w:tc>
          <w:tcPr>
            <w:tcW w:w="1848" w:type="dxa"/>
          </w:tcPr>
          <w:p w14:paraId="781F0032" w14:textId="77777777" w:rsidR="00F67031" w:rsidRPr="00F7533D" w:rsidRDefault="00F67031" w:rsidP="00A9403B">
            <w:pPr>
              <w:keepNext/>
              <w:jc w:val="both"/>
              <w:rPr>
                <w:rFonts w:cstheme="minorHAnsi"/>
                <w:color w:val="222222"/>
                <w:shd w:val="clear" w:color="auto" w:fill="F8F8F8"/>
              </w:rPr>
            </w:pPr>
            <w:r w:rsidRPr="00F7533D">
              <w:rPr>
                <w:rFonts w:cstheme="minorHAnsi"/>
                <w:color w:val="222222"/>
                <w:shd w:val="clear" w:color="auto" w:fill="F8F8F8"/>
              </w:rPr>
              <w:t>Akční, Strategie</w:t>
            </w:r>
          </w:p>
        </w:tc>
      </w:tr>
    </w:tbl>
    <w:p w14:paraId="2FAEACDD" w14:textId="1D718FE8" w:rsidR="00F67031" w:rsidRPr="001B0812" w:rsidRDefault="00F67031" w:rsidP="00A9403B">
      <w:pPr>
        <w:pStyle w:val="Titulek"/>
        <w:rPr>
          <w:rFonts w:cstheme="minorHAnsi"/>
          <w:color w:val="00B050"/>
        </w:rPr>
      </w:pPr>
      <w:bookmarkStart w:id="104" w:name="_Ref80703811"/>
      <w:r w:rsidRPr="003052F2">
        <w:rPr>
          <w:highlight w:val="green"/>
        </w:rPr>
        <w:t xml:space="preserve">Tab. </w:t>
      </w:r>
      <w:r w:rsidRPr="003052F2">
        <w:rPr>
          <w:highlight w:val="green"/>
        </w:rPr>
        <w:fldChar w:fldCharType="begin"/>
      </w:r>
      <w:r w:rsidRPr="003052F2">
        <w:rPr>
          <w:highlight w:val="green"/>
        </w:rPr>
        <w:instrText xml:space="preserve"> SEQ Tabulka \* ARABIC </w:instrText>
      </w:r>
      <w:r w:rsidRPr="003052F2">
        <w:rPr>
          <w:highlight w:val="green"/>
        </w:rPr>
        <w:fldChar w:fldCharType="separate"/>
      </w:r>
      <w:r w:rsidR="00DE4D75">
        <w:rPr>
          <w:noProof/>
          <w:highlight w:val="green"/>
        </w:rPr>
        <w:t>2</w:t>
      </w:r>
      <w:r w:rsidRPr="003052F2">
        <w:rPr>
          <w:noProof/>
          <w:highlight w:val="green"/>
        </w:rPr>
        <w:fldChar w:fldCharType="end"/>
      </w:r>
      <w:bookmarkEnd w:id="104"/>
      <w:r w:rsidRPr="003052F2">
        <w:rPr>
          <w:highlight w:val="green"/>
        </w:rPr>
        <w:t xml:space="preserve"> </w:t>
      </w:r>
      <w:bookmarkStart w:id="105" w:name="_Hlk129949326"/>
      <w:r w:rsidRPr="003052F2">
        <w:rPr>
          <w:highlight w:val="green"/>
        </w:rPr>
        <w:t>odlišné značení her</w:t>
      </w:r>
      <w:sdt>
        <w:sdtPr>
          <w:rPr>
            <w:i w:val="0"/>
            <w:color w:val="000000"/>
            <w:highlight w:val="green"/>
          </w:rPr>
          <w:tag w:val="MENDELEY_CITATION_v3_eyJjaXRhdGlvbklEIjoiTUVOREVMRVlfQ0lUQVRJT05fZjgxOWUyZmEtM2IxNi00MjdlLWEyN2EtYWMxZTBmNzdjZGRjIiwicHJvcGVydGllcyI6eyJub3RlSW5kZXgiOjB9LCJpc0VkaXRlZCI6ZmFsc2UsIm1hbnVhbE92ZXJyaWRlIjp7ImNpdGVwcm9jVGV4dCI6Ils1NeKAkzU4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DefaultPlaceholder_-1854013440"/>
          </w:placeholder>
        </w:sdtPr>
        <w:sdtContent>
          <w:r w:rsidR="00A87455" w:rsidRPr="00A87455">
            <w:rPr>
              <w:i w:val="0"/>
              <w:color w:val="000000"/>
              <w:highlight w:val="green"/>
            </w:rPr>
            <w:t>[55–58]</w:t>
          </w:r>
        </w:sdtContent>
      </w:sdt>
      <w:sdt>
        <w:sdtPr>
          <w:rPr>
            <w:i w:val="0"/>
            <w:color w:val="000000"/>
            <w:highlight w:val="green"/>
          </w:rPr>
          <w:tag w:val="MENDELEY_CITATION_v3_eyJjaXRhdGlvbklEIjoiTUVOREVMRVlfQ0lUQVRJT05fNGI5NDU5MDMtM2JmNS00MGI3LTk1YjItMDBkNTViMjEyN2JjIiwicHJvcGVydGllcyI6eyJub3RlSW5kZXgiOjB9LCJpc0VkaXRlZCI6ZmFsc2UsIm1hbnVhbE92ZXJyaWRlIjp7ImNpdGVwcm9jVGV4dCI6Ils1OSwgNjB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DefaultPlaceholder_-1854013440"/>
          </w:placeholder>
        </w:sdtPr>
        <w:sdtContent>
          <w:r w:rsidR="00A87455" w:rsidRPr="00A87455">
            <w:rPr>
              <w:i w:val="0"/>
              <w:color w:val="000000"/>
              <w:highlight w:val="green"/>
            </w:rPr>
            <w:t>[59, 60]</w:t>
          </w:r>
        </w:sdtContent>
      </w:sdt>
      <w:sdt>
        <w:sdtPr>
          <w:rPr>
            <w:i w:val="0"/>
            <w:color w:val="000000"/>
            <w:highlight w:val="green"/>
          </w:rPr>
          <w:tag w:val="MENDELEY_CITATION_v3_eyJjaXRhdGlvbklEIjoiTUVOREVMRVlfQ0lUQVRJT05fYTc1NzVjY2EtNDg2My00MzEzLWJhYTItZDY3ZDQ0ZWJlMzg4IiwicHJvcGVydGllcyI6eyJub3RlSW5kZXgiOjB9LCJpc0VkaXRlZCI6ZmFsc2UsIm1hbnVhbE92ZXJyaWRlIjp7ImNpdGVwcm9jVGV4dCI6Ils2MeKAkzY0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DefaultPlaceholder_-1854013440"/>
          </w:placeholder>
        </w:sdtPr>
        <w:sdtContent>
          <w:r w:rsidR="00A87455" w:rsidRPr="00A87455">
            <w:rPr>
              <w:i w:val="0"/>
              <w:color w:val="000000"/>
              <w:highlight w:val="green"/>
            </w:rPr>
            <w:t>[61–64]</w:t>
          </w:r>
        </w:sdtContent>
      </w:sdt>
    </w:p>
    <w:bookmarkEnd w:id="105"/>
    <w:p w14:paraId="5B2A59AC" w14:textId="2997274E" w:rsidR="00F67031" w:rsidRPr="00621687" w:rsidRDefault="00F67031" w:rsidP="00C45205">
      <w:pPr>
        <w:rPr>
          <w:rFonts w:cstheme="minorHAnsi"/>
          <w:color w:val="00B050"/>
          <w:sz w:val="20"/>
          <w:szCs w:val="20"/>
        </w:rPr>
      </w:pPr>
      <w:r w:rsidRPr="00621687">
        <w:rPr>
          <w:rFonts w:cstheme="minorHAnsi"/>
          <w:color w:val="00B050"/>
          <w:sz w:val="20"/>
          <w:szCs w:val="20"/>
        </w:rPr>
        <w:t>//</w:t>
      </w:r>
      <w:r w:rsidR="00566877">
        <w:rPr>
          <w:rFonts w:cstheme="minorHAnsi"/>
          <w:color w:val="00B050"/>
          <w:sz w:val="20"/>
          <w:szCs w:val="20"/>
        </w:rPr>
        <w:t>více technicky</w:t>
      </w:r>
    </w:p>
    <w:p w14:paraId="72DFE8A6" w14:textId="4E32ABD1" w:rsidR="00F67031" w:rsidRPr="00106F19" w:rsidRDefault="00F67031" w:rsidP="00106F19">
      <w:pPr>
        <w:pStyle w:val="Odstavecseseznamem"/>
        <w:ind w:firstLine="696"/>
        <w:rPr>
          <w:rFonts w:eastAsiaTheme="majorEastAsia" w:cstheme="minorHAnsi"/>
          <w:color w:val="2F5496" w:themeColor="accent1" w:themeShade="BF"/>
          <w:sz w:val="26"/>
          <w:szCs w:val="26"/>
        </w:rPr>
      </w:pPr>
      <w:bookmarkStart w:id="106" w:name="_Hlk76031890"/>
      <w:bookmarkStart w:id="107" w:name="_Toc130825366"/>
      <w:r w:rsidRPr="005534AA">
        <w:rPr>
          <w:rStyle w:val="Nadpis2Char"/>
          <w:rFonts w:asciiTheme="minorHAnsi" w:hAnsiTheme="minorHAnsi" w:cstheme="minorHAnsi"/>
          <w:highlight w:val="green"/>
        </w:rPr>
        <w:t>4.1 RPG</w:t>
      </w:r>
      <w:bookmarkEnd w:id="106"/>
      <w:bookmarkEnd w:id="107"/>
    </w:p>
    <w:p w14:paraId="3C2FBA8B" w14:textId="086476BB" w:rsidR="005A34DB" w:rsidRDefault="00F67031" w:rsidP="00810BE2">
      <w:pPr>
        <w:pStyle w:val="Odstavecseseznamem"/>
        <w:ind w:left="1416" w:firstLine="696"/>
        <w:jc w:val="both"/>
        <w:rPr>
          <w:rFonts w:cstheme="minorHAnsi"/>
          <w:color w:val="000000"/>
          <w:shd w:val="clear" w:color="auto" w:fill="FFFFFF"/>
        </w:rPr>
      </w:pPr>
      <w:r w:rsidRPr="005534AA">
        <w:rPr>
          <w:rFonts w:cstheme="minorHAnsi"/>
          <w:color w:val="000000"/>
          <w:highlight w:val="green"/>
          <w:shd w:val="clear" w:color="auto" w:fill="FFFFFF"/>
        </w:rPr>
        <w:t xml:space="preserve">Tento žánr vychází z deskových her jako jsou </w:t>
      </w:r>
      <w:r w:rsidRPr="005534AA">
        <w:rPr>
          <w:rFonts w:cstheme="minorHAnsi"/>
          <w:color w:val="000000"/>
          <w:highlight w:val="green"/>
          <w:shd w:val="clear" w:color="auto" w:fill="FFFFFF"/>
          <w:lang w:val="en-US"/>
        </w:rPr>
        <w:t>Dungeons &amp; Dragons</w:t>
      </w:r>
      <w:sdt>
        <w:sdtPr>
          <w:rPr>
            <w:rFonts w:cstheme="minorHAnsi"/>
            <w:color w:val="000000"/>
            <w:highlight w:val="green"/>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1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efaultPlaceholder_-1854013440"/>
          </w:placeholder>
        </w:sdtPr>
        <w:sdtContent>
          <w:r w:rsidR="00A87455" w:rsidRPr="00A87455">
            <w:rPr>
              <w:rFonts w:cstheme="minorHAnsi"/>
              <w:color w:val="000000"/>
              <w:highlight w:val="green"/>
              <w:shd w:val="clear" w:color="auto" w:fill="FFFFFF"/>
              <w:lang w:val="en-US"/>
            </w:rPr>
            <w:t>[65]</w:t>
          </w:r>
        </w:sdtContent>
      </w:sdt>
      <w:r w:rsidRPr="005534AA">
        <w:rPr>
          <w:rFonts w:cstheme="minorHAnsi"/>
          <w:color w:val="000000"/>
          <w:highlight w:val="green"/>
          <w:shd w:val="clear" w:color="auto" w:fill="FFFFFF"/>
        </w:rPr>
        <w:t xml:space="preserve"> (zkráceně D&amp;D nebo </w:t>
      </w:r>
      <w:proofErr w:type="spellStart"/>
      <w:r w:rsidRPr="005534AA">
        <w:rPr>
          <w:rFonts w:cstheme="minorHAnsi"/>
          <w:color w:val="000000"/>
          <w:highlight w:val="green"/>
          <w:shd w:val="clear" w:color="auto" w:fill="FFFFFF"/>
          <w:lang w:val="en-US"/>
        </w:rPr>
        <w:t>DnD</w:t>
      </w:r>
      <w:proofErr w:type="spellEnd"/>
      <w:r w:rsidRPr="005534AA">
        <w:rPr>
          <w:rFonts w:cstheme="minorHAnsi"/>
          <w:color w:val="000000"/>
          <w:highlight w:val="green"/>
          <w:shd w:val="clear" w:color="auto" w:fill="FFFFFF"/>
        </w:rPr>
        <w:t xml:space="preserve">) nebo české </w:t>
      </w:r>
      <w:r w:rsidRPr="00F31707">
        <w:rPr>
          <w:rFonts w:cstheme="minorHAnsi"/>
          <w:highlight w:val="green"/>
          <w:shd w:val="clear" w:color="auto" w:fill="FFFFFF"/>
        </w:rPr>
        <w:t>Dračí doupě</w:t>
      </w:r>
      <w:r w:rsidR="00F31707">
        <w:rPr>
          <w:rFonts w:cstheme="minorHAnsi"/>
          <w:highlight w:val="green"/>
          <w:shd w:val="clear" w:color="auto" w:fill="FFFFFF"/>
        </w:rPr>
        <w:t xml:space="preserve"> </w:t>
      </w:r>
      <w:sdt>
        <w:sdtPr>
          <w:rPr>
            <w:rFonts w:cstheme="minorHAnsi"/>
            <w:color w:val="000000"/>
            <w:highlight w:val="green"/>
            <w:shd w:val="clear" w:color="auto" w:fill="FFFFFF"/>
          </w:rPr>
          <w:tag w:val="MENDELEY_CITATION_v3_eyJjaXRhdGlvbklEIjoiTUVOREVMRVlfQ0lUQVRJT05fNWU1NmFmNDktODM5Mi00ZWUxLTgxOGQtN2Y2NTkzMzNjYzVmIiwicHJvcGVydGllcyI6eyJub3RlSW5kZXgiOjB9LCJpc0VkaXRlZCI6ZmFsc2UsIm1hbnVhbE92ZXJyaWRlIjp7ImlzTWFudWFsbHlPdmVycmlkZGVuIjpmYWxzZSwiY2l0ZXByb2NUZXh0IjoiWzY2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
          <w:id w:val="1589113356"/>
          <w:placeholder>
            <w:docPart w:val="DefaultPlaceholder_-1854013440"/>
          </w:placeholder>
        </w:sdtPr>
        <w:sdtContent>
          <w:r w:rsidR="00A87455" w:rsidRPr="00A87455">
            <w:rPr>
              <w:rFonts w:cstheme="minorHAnsi"/>
              <w:color w:val="000000"/>
              <w:highlight w:val="green"/>
              <w:shd w:val="clear" w:color="auto" w:fill="FFFFFF"/>
            </w:rPr>
            <w:t>[66]</w:t>
          </w:r>
        </w:sdtContent>
      </w:sdt>
      <w:r w:rsidRPr="005534AA">
        <w:rPr>
          <w:rFonts w:cstheme="minorHAnsi"/>
          <w:color w:val="000000"/>
          <w:highlight w:val="green"/>
          <w:shd w:val="clear" w:color="auto" w:fill="FFFFFF"/>
        </w:rPr>
        <w:t>, kde hráč nebo skupina hráčů hraje za postavy, které mají různé rasy (např. člověk, elf nebo trpaslík), třídy (např. válečník, mág nebo zloděj), inventář, statistiky a schopnosti. Většinou plní úkoly zadané NPC, za což dostanou odměnu v podobě zkušeností, peněz a předmětů. Hlavním znakem je získávání zkušenostních bodů (</w:t>
      </w:r>
      <w:proofErr w:type="spellStart"/>
      <w:r w:rsidRPr="005534AA">
        <w:rPr>
          <w:rFonts w:cstheme="minorHAnsi"/>
          <w:color w:val="000000"/>
          <w:highlight w:val="green"/>
          <w:shd w:val="clear" w:color="auto" w:fill="FFFFFF"/>
        </w:rPr>
        <w:t>exp</w:t>
      </w:r>
      <w:proofErr w:type="spellEnd"/>
      <w:r w:rsidRPr="005534AA">
        <w:rPr>
          <w:rFonts w:cstheme="minorHAnsi"/>
          <w:color w:val="000000"/>
          <w:highlight w:val="green"/>
          <w:shd w:val="clear" w:color="auto" w:fill="FFFFFF"/>
        </w:rPr>
        <w:t>) a vylepšování postav. Nejčastěji je hra zasazena do fantasy světa. Většinou m</w:t>
      </w:r>
      <w:r w:rsidR="00E907A4" w:rsidRPr="005534AA">
        <w:rPr>
          <w:rFonts w:cstheme="minorHAnsi"/>
          <w:color w:val="000000"/>
          <w:highlight w:val="green"/>
          <w:shd w:val="clear" w:color="auto" w:fill="FFFFFF"/>
        </w:rPr>
        <w:t>ají</w:t>
      </w:r>
      <w:r w:rsidRPr="005534AA">
        <w:rPr>
          <w:rFonts w:cstheme="minorHAnsi"/>
          <w:color w:val="000000"/>
          <w:highlight w:val="green"/>
          <w:shd w:val="clear" w:color="auto" w:fill="FFFFFF"/>
        </w:rPr>
        <w:t xml:space="preserve"> RPG propracovanější a delší příběh než ostatní žánry. V deskové verzi se hází kostkami, zda se 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w:t>
      </w:r>
      <w:r w:rsidRPr="005534AA">
        <w:rPr>
          <w:rFonts w:cstheme="minorHAnsi"/>
          <w:highlight w:val="green"/>
          <w:shd w:val="clear" w:color="auto" w:fill="FFFFFF"/>
        </w:rPr>
        <w:t xml:space="preserve">RPG má několik </w:t>
      </w:r>
      <w:proofErr w:type="spellStart"/>
      <w:r w:rsidRPr="005534AA">
        <w:rPr>
          <w:rFonts w:cstheme="minorHAnsi"/>
          <w:highlight w:val="green"/>
          <w:shd w:val="clear" w:color="auto" w:fill="FFFFFF"/>
        </w:rPr>
        <w:t>subžánrů</w:t>
      </w:r>
      <w:proofErr w:type="spellEnd"/>
      <w:r w:rsidRPr="005534AA">
        <w:rPr>
          <w:rFonts w:cstheme="minorHAnsi"/>
          <w:highlight w:val="green"/>
          <w:shd w:val="clear" w:color="auto" w:fill="FFFFFF"/>
        </w:rPr>
        <w:t xml:space="preserve">, které ne všechny stránky </w:t>
      </w:r>
      <w:r w:rsidR="003861ED" w:rsidRPr="005534AA">
        <w:rPr>
          <w:rFonts w:cstheme="minorHAnsi"/>
          <w:highlight w:val="green"/>
          <w:shd w:val="clear" w:color="auto" w:fill="FFFFFF"/>
        </w:rPr>
        <w:t xml:space="preserve">a obchody </w:t>
      </w:r>
      <w:r w:rsidRPr="005534AA">
        <w:rPr>
          <w:rFonts w:cstheme="minorHAnsi"/>
          <w:highlight w:val="green"/>
          <w:shd w:val="clear" w:color="auto" w:fill="FFFFFF"/>
        </w:rPr>
        <w:t>rozlišují a z RPG samostatně vyčleňují jen některé</w:t>
      </w:r>
      <w:r w:rsidR="00DA2E24" w:rsidRPr="005534AA">
        <w:rPr>
          <w:rFonts w:cstheme="minorHAnsi"/>
          <w:highlight w:val="green"/>
          <w:shd w:val="clear" w:color="auto" w:fill="FFFFFF"/>
        </w:rPr>
        <w:t xml:space="preserve"> (viz </w:t>
      </w:r>
      <w:r w:rsidR="00DA2E24" w:rsidRPr="005534AA">
        <w:rPr>
          <w:rFonts w:cstheme="minorHAnsi"/>
          <w:highlight w:val="green"/>
          <w:shd w:val="clear" w:color="auto" w:fill="FFFFFF"/>
        </w:rPr>
        <w:fldChar w:fldCharType="begin"/>
      </w:r>
      <w:r w:rsidR="00DA2E24" w:rsidRPr="005534AA">
        <w:rPr>
          <w:rFonts w:cstheme="minorHAnsi"/>
          <w:highlight w:val="green"/>
          <w:shd w:val="clear" w:color="auto" w:fill="FFFFFF"/>
        </w:rPr>
        <w:instrText xml:space="preserve"> REF _Ref80703811 \h  \* MERGEFORMAT </w:instrText>
      </w:r>
      <w:r w:rsidR="00DA2E24" w:rsidRPr="005534AA">
        <w:rPr>
          <w:rFonts w:cstheme="minorHAnsi"/>
          <w:highlight w:val="green"/>
          <w:shd w:val="clear" w:color="auto" w:fill="FFFFFF"/>
        </w:rPr>
      </w:r>
      <w:r w:rsidR="00DA2E24" w:rsidRPr="005534AA">
        <w:rPr>
          <w:rFonts w:cstheme="minorHAnsi"/>
          <w:highlight w:val="green"/>
          <w:shd w:val="clear" w:color="auto" w:fill="FFFFFF"/>
        </w:rPr>
        <w:fldChar w:fldCharType="separate"/>
      </w:r>
      <w:r w:rsidR="00DE4D75" w:rsidRPr="003052F2">
        <w:rPr>
          <w:highlight w:val="green"/>
        </w:rPr>
        <w:t xml:space="preserve">Tab. </w:t>
      </w:r>
      <w:r w:rsidR="00DE4D75">
        <w:rPr>
          <w:noProof/>
          <w:highlight w:val="green"/>
        </w:rPr>
        <w:t>2</w:t>
      </w:r>
      <w:r w:rsidR="00DA2E24" w:rsidRPr="005534AA">
        <w:rPr>
          <w:rFonts w:cstheme="minorHAnsi"/>
          <w:highlight w:val="green"/>
          <w:shd w:val="clear" w:color="auto" w:fill="FFFFFF"/>
        </w:rPr>
        <w:fldChar w:fldCharType="end"/>
      </w:r>
      <w:r w:rsidR="00DA2E24" w:rsidRPr="005534AA">
        <w:rPr>
          <w:rFonts w:cstheme="minorHAnsi"/>
          <w:highlight w:val="green"/>
          <w:shd w:val="clear" w:color="auto" w:fill="FFFFFF"/>
        </w:rPr>
        <w:t>)</w:t>
      </w:r>
      <w:r w:rsidRPr="005534AA">
        <w:rPr>
          <w:rFonts w:cstheme="minorHAnsi"/>
          <w:color w:val="000000"/>
          <w:highlight w:val="green"/>
          <w:shd w:val="clear" w:color="auto" w:fill="FFFFFF"/>
        </w:rPr>
        <w:t>.</w:t>
      </w:r>
      <w:r w:rsidRPr="00D20F7B">
        <w:rPr>
          <w:rFonts w:cstheme="minorHAnsi"/>
          <w:color w:val="000000"/>
          <w:shd w:val="clear" w:color="auto" w:fill="FFFFFF"/>
        </w:rPr>
        <w:t xml:space="preserve"> </w:t>
      </w:r>
    </w:p>
    <w:p w14:paraId="39681A48" w14:textId="1B5A7820" w:rsidR="00727EEB" w:rsidRDefault="00F67031" w:rsidP="00810BE2">
      <w:pPr>
        <w:pStyle w:val="Odstavecseseznamem"/>
        <w:ind w:left="1416" w:firstLine="696"/>
        <w:jc w:val="both"/>
        <w:rPr>
          <w:rFonts w:cstheme="minorHAnsi"/>
          <w:shd w:val="clear" w:color="auto" w:fill="FFFFFF"/>
        </w:rPr>
      </w:pPr>
      <w:bookmarkStart w:id="108" w:name="_Hlk130404320"/>
      <w:r w:rsidRPr="005534AA">
        <w:rPr>
          <w:rFonts w:cstheme="minorHAnsi"/>
          <w:highlight w:val="green"/>
          <w:shd w:val="clear" w:color="auto" w:fill="FFFFFF"/>
        </w:rPr>
        <w:t xml:space="preserve">První a nejstarší kategorie je již zmíněná digitalizovaná verze deskových her, či jejich slovní podoby (např. </w:t>
      </w:r>
      <w:r w:rsidRPr="005534AA">
        <w:rPr>
          <w:rFonts w:cstheme="minorHAnsi"/>
          <w:highlight w:val="green"/>
          <w:shd w:val="clear" w:color="auto" w:fill="FFFFFF"/>
          <w:lang w:val="en-US"/>
        </w:rPr>
        <w:t>Baldur's Gate</w:t>
      </w:r>
      <w:sdt>
        <w:sdtPr>
          <w:rPr>
            <w:rFonts w:cstheme="minorHAnsi"/>
            <w:color w:val="000000"/>
            <w:highlight w:val="green"/>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Y3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DefaultPlaceholder_-1854013440"/>
          </w:placeholder>
        </w:sdtPr>
        <w:sdtContent>
          <w:r w:rsidR="00A87455" w:rsidRPr="00A87455">
            <w:rPr>
              <w:rFonts w:cstheme="minorHAnsi"/>
              <w:color w:val="000000"/>
              <w:highlight w:val="green"/>
              <w:shd w:val="clear" w:color="auto" w:fill="FFFFFF"/>
              <w:lang w:val="en-US"/>
            </w:rPr>
            <w:t>[67]</w:t>
          </w:r>
        </w:sdtContent>
      </w:sdt>
      <w:r w:rsidRPr="005534AA">
        <w:rPr>
          <w:rFonts w:cstheme="minorHAnsi"/>
          <w:highlight w:val="green"/>
          <w:shd w:val="clear" w:color="auto" w:fill="FFFFFF"/>
        </w:rPr>
        <w:t>), která je na tahy a hráč má čas promyslet si své další kroky. Původně byly pouze textové, kde hráč vybíral z možností a později se začaly objevovat i grafické verze.</w:t>
      </w:r>
      <w:r w:rsidRPr="00F7533D">
        <w:rPr>
          <w:rFonts w:cstheme="minorHAnsi"/>
          <w:shd w:val="clear" w:color="auto" w:fill="FFFFFF"/>
        </w:rPr>
        <w:t xml:space="preserve"> </w:t>
      </w:r>
      <w:bookmarkEnd w:id="108"/>
    </w:p>
    <w:p w14:paraId="333186DE" w14:textId="386A2711" w:rsidR="00B61C33" w:rsidRPr="00084E6B" w:rsidRDefault="00F67031" w:rsidP="00810BE2">
      <w:pPr>
        <w:pStyle w:val="Odstavecseseznamem"/>
        <w:ind w:left="1416" w:firstLine="696"/>
        <w:jc w:val="both"/>
        <w:rPr>
          <w:rFonts w:cstheme="minorHAnsi"/>
          <w:shd w:val="clear" w:color="auto" w:fill="FFFFFF"/>
        </w:rPr>
      </w:pPr>
      <w:bookmarkStart w:id="109" w:name="_Hlk130404348"/>
      <w:r w:rsidRPr="005534AA">
        <w:rPr>
          <w:rFonts w:cstheme="minorHAnsi"/>
          <w:highlight w:val="green"/>
          <w:shd w:val="clear" w:color="auto" w:fill="FFFFFF"/>
        </w:rPr>
        <w:t xml:space="preserve">Druhá a dnes nejrozšířenější kategorie jsou akční RPG (ARPG) odehrávající se v reálném čase a hráč musí rychle reagovat na akce nepřátel. Hráč hraje za jednu postavu, která v některých titulech může mít společníky, nad kterými hráč nemá kontrolu (např. </w:t>
      </w:r>
      <w:r w:rsidRPr="005534AA">
        <w:rPr>
          <w:rFonts w:cstheme="minorHAnsi"/>
          <w:highlight w:val="green"/>
          <w:shd w:val="clear" w:color="auto" w:fill="FFFFFF"/>
          <w:lang w:val="en-US"/>
        </w:rPr>
        <w:t>The Elder Scrolls V: Skyrim</w:t>
      </w:r>
      <w:sdt>
        <w:sdtPr>
          <w:rPr>
            <w:rFonts w:cstheme="minorHAnsi"/>
            <w:color w:val="000000"/>
            <w:highlight w:val="green"/>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Y4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DefaultPlaceholder_-1854013440"/>
          </w:placeholder>
        </w:sdtPr>
        <w:sdtContent>
          <w:r w:rsidR="00A87455" w:rsidRPr="00A87455">
            <w:rPr>
              <w:rFonts w:cstheme="minorHAnsi"/>
              <w:color w:val="000000"/>
              <w:highlight w:val="green"/>
              <w:shd w:val="clear" w:color="auto" w:fill="FFFFFF"/>
              <w:lang w:val="en-US"/>
            </w:rPr>
            <w:t>[68]</w:t>
          </w:r>
        </w:sdtContent>
      </w:sdt>
      <w:r w:rsidRPr="005534AA">
        <w:rPr>
          <w:rFonts w:cstheme="minorHAnsi"/>
          <w:highlight w:val="green"/>
          <w:shd w:val="clear" w:color="auto" w:fill="FFFFFF"/>
        </w:rPr>
        <w:t xml:space="preserve">) nebo může přepnout ovládání ze své postavy na společníka (např. </w:t>
      </w:r>
      <w:r w:rsidRPr="005534AA">
        <w:rPr>
          <w:rFonts w:cstheme="minorHAnsi"/>
          <w:highlight w:val="green"/>
          <w:shd w:val="clear" w:color="auto" w:fill="FFFFFF"/>
          <w:lang w:val="en-US"/>
        </w:rPr>
        <w:t>Star Wars: Knights of the Old Republic</w:t>
      </w:r>
      <w:sdt>
        <w:sdtPr>
          <w:rPr>
            <w:rFonts w:cstheme="minorHAnsi"/>
            <w:color w:val="000000"/>
            <w:highlight w:val="green"/>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Y5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DefaultPlaceholder_-1854013440"/>
          </w:placeholder>
        </w:sdtPr>
        <w:sdtContent>
          <w:r w:rsidR="00A87455" w:rsidRPr="00A87455">
            <w:rPr>
              <w:rFonts w:cstheme="minorHAnsi"/>
              <w:color w:val="000000"/>
              <w:highlight w:val="green"/>
              <w:shd w:val="clear" w:color="auto" w:fill="FFFFFF"/>
              <w:lang w:val="en-US"/>
            </w:rPr>
            <w:t>[69]</w:t>
          </w:r>
        </w:sdtContent>
      </w:sdt>
      <w:r w:rsidRPr="005534AA">
        <w:rPr>
          <w:rFonts w:cstheme="minorHAnsi"/>
          <w:highlight w:val="green"/>
          <w:shd w:val="clear" w:color="auto" w:fill="FFFFFF"/>
        </w:rPr>
        <w:t xml:space="preserve">). Tyto hry mají často otevřený svět, což umožňuje hráči volně se pohybovat po celé mapě, prozkoumávat ji a plnit hlavní i vedlejší úkoly v libovolném pořadí. Většinou hráč svými rozhodnutími v dialozích ovlivní příběh, nebo jak na něj ostatní postavy reagují. </w:t>
      </w:r>
      <w:r w:rsidRPr="005534AA">
        <w:rPr>
          <w:rFonts w:cstheme="minorHAnsi"/>
          <w:highlight w:val="green"/>
          <w:shd w:val="clear" w:color="auto" w:fill="FFFFFF"/>
        </w:rPr>
        <w:lastRenderedPageBreak/>
        <w:t xml:space="preserve">Hry využívající tyto dva prvky se označují jako nelineární, nebo západní RPG, což je opak JRPG (Japan RPG), které jsou lineární a kladou důraz hlavně na vyprávění předem daného příběhu (např. </w:t>
      </w:r>
      <w:r w:rsidRPr="005534AA">
        <w:rPr>
          <w:rFonts w:cstheme="minorHAnsi"/>
          <w:highlight w:val="green"/>
          <w:shd w:val="clear" w:color="auto" w:fill="FFFFFF"/>
          <w:lang w:val="en-US"/>
        </w:rPr>
        <w:t>Final Fantasy</w:t>
      </w:r>
      <w:sdt>
        <w:sdtPr>
          <w:rPr>
            <w:rFonts w:cstheme="minorHAnsi"/>
            <w:color w:val="000000"/>
            <w:highlight w:val="green"/>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cw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DefaultPlaceholder_-1854013440"/>
          </w:placeholder>
        </w:sdtPr>
        <w:sdtContent>
          <w:r w:rsidR="00A87455" w:rsidRPr="00A87455">
            <w:rPr>
              <w:rFonts w:cstheme="minorHAnsi"/>
              <w:color w:val="000000"/>
              <w:highlight w:val="green"/>
              <w:shd w:val="clear" w:color="auto" w:fill="FFFFFF"/>
              <w:lang w:val="en-US"/>
            </w:rPr>
            <w:t>[70]</w:t>
          </w:r>
        </w:sdtContent>
      </w:sdt>
      <w:r w:rsidRPr="005534AA">
        <w:rPr>
          <w:rFonts w:cstheme="minorHAnsi"/>
          <w:highlight w:val="green"/>
          <w:shd w:val="clear" w:color="auto" w:fill="FFFFFF"/>
        </w:rPr>
        <w:t>).</w:t>
      </w:r>
    </w:p>
    <w:bookmarkEnd w:id="109"/>
    <w:p w14:paraId="03382107" w14:textId="1B6DC2A2" w:rsidR="00117CB0" w:rsidRPr="005534AA" w:rsidRDefault="00F67031" w:rsidP="00810BE2">
      <w:pPr>
        <w:pStyle w:val="Odstavecseseznamem"/>
        <w:ind w:left="1416" w:firstLine="696"/>
        <w:jc w:val="both"/>
        <w:rPr>
          <w:rFonts w:cstheme="minorHAnsi"/>
          <w:highlight w:val="green"/>
          <w:shd w:val="clear" w:color="auto" w:fill="FFFFFF"/>
        </w:rPr>
      </w:pPr>
      <w:r w:rsidRPr="00F7533D">
        <w:rPr>
          <w:rFonts w:cstheme="minorHAnsi"/>
          <w:shd w:val="clear" w:color="auto" w:fill="FFFFFF"/>
        </w:rPr>
        <w:t xml:space="preserve"> </w:t>
      </w:r>
      <w:bookmarkStart w:id="110" w:name="_Hlk130404460"/>
      <w:r w:rsidRPr="005534AA">
        <w:rPr>
          <w:rFonts w:cstheme="minorHAnsi"/>
          <w:highlight w:val="green"/>
          <w:shd w:val="clear" w:color="auto" w:fill="FFFFFF"/>
        </w:rPr>
        <w:t>Další kategorie je MMORPG (</w:t>
      </w:r>
      <w:r w:rsidRPr="005534AA">
        <w:rPr>
          <w:rFonts w:cstheme="minorHAnsi"/>
          <w:highlight w:val="green"/>
          <w:shd w:val="clear" w:color="auto" w:fill="FFFFFF"/>
          <w:lang w:val="en-US"/>
        </w:rPr>
        <w:t>Massively</w:t>
      </w:r>
      <w:r w:rsidRPr="005534AA">
        <w:rPr>
          <w:rFonts w:cstheme="minorHAnsi"/>
          <w:highlight w:val="green"/>
          <w:shd w:val="clear" w:color="auto" w:fill="FFFFFF"/>
        </w:rPr>
        <w:t xml:space="preserve"> Multiplayer Online RPG), kde na velkých mapách hraj</w:t>
      </w:r>
      <w:r w:rsidR="00036F31" w:rsidRPr="005534AA">
        <w:rPr>
          <w:rFonts w:cstheme="minorHAnsi"/>
          <w:highlight w:val="green"/>
          <w:shd w:val="clear" w:color="auto" w:fill="FFFFFF"/>
        </w:rPr>
        <w:t>e současně</w:t>
      </w:r>
      <w:r w:rsidRPr="005534AA">
        <w:rPr>
          <w:rFonts w:cstheme="minorHAnsi"/>
          <w:highlight w:val="green"/>
          <w:shd w:val="clear" w:color="auto" w:fill="FFFFFF"/>
        </w:rPr>
        <w:t xml:space="preserve"> tisíce hráčů, kteří mohou navzájem komunikovat, pomáhat si, obchodovat, bojovat v</w:t>
      </w:r>
      <w:r w:rsidR="00D03187" w:rsidRPr="005534AA">
        <w:rPr>
          <w:rFonts w:cstheme="minorHAnsi"/>
          <w:highlight w:val="green"/>
          <w:shd w:val="clear" w:color="auto" w:fill="FFFFFF"/>
        </w:rPr>
        <w:t> </w:t>
      </w:r>
      <w:proofErr w:type="spellStart"/>
      <w:r w:rsidRPr="005534AA">
        <w:rPr>
          <w:rFonts w:cstheme="minorHAnsi"/>
          <w:highlight w:val="green"/>
          <w:shd w:val="clear" w:color="auto" w:fill="FFFFFF"/>
        </w:rPr>
        <w:t>PvP</w:t>
      </w:r>
      <w:proofErr w:type="spellEnd"/>
      <w:r w:rsidR="00D03187" w:rsidRPr="005534AA">
        <w:rPr>
          <w:rFonts w:cstheme="minorHAnsi"/>
          <w:highlight w:val="green"/>
          <w:shd w:val="clear" w:color="auto" w:fill="FFFFFF"/>
        </w:rPr>
        <w:t xml:space="preserve"> (</w:t>
      </w:r>
      <w:r w:rsidR="00D03187" w:rsidRPr="005534AA">
        <w:rPr>
          <w:rFonts w:cstheme="minorHAnsi"/>
          <w:highlight w:val="green"/>
          <w:shd w:val="clear" w:color="auto" w:fill="FFFFFF"/>
          <w:lang w:val="en-US"/>
        </w:rPr>
        <w:t>Player</w:t>
      </w:r>
      <w:r w:rsidR="00D03187" w:rsidRPr="005534AA">
        <w:rPr>
          <w:rFonts w:cstheme="minorHAnsi"/>
          <w:highlight w:val="green"/>
          <w:shd w:val="clear" w:color="auto" w:fill="FFFFFF"/>
        </w:rPr>
        <w:t xml:space="preserve"> vs </w:t>
      </w:r>
      <w:r w:rsidR="00D03187" w:rsidRPr="005534AA">
        <w:rPr>
          <w:rFonts w:cstheme="minorHAnsi"/>
          <w:highlight w:val="green"/>
          <w:shd w:val="clear" w:color="auto" w:fill="FFFFFF"/>
          <w:lang w:val="en-US"/>
        </w:rPr>
        <w:t>Player</w:t>
      </w:r>
      <w:r w:rsidR="00D03187" w:rsidRPr="005534AA">
        <w:rPr>
          <w:rFonts w:cstheme="minorHAnsi"/>
          <w:highlight w:val="green"/>
          <w:shd w:val="clear" w:color="auto" w:fill="FFFFFF"/>
        </w:rPr>
        <w:t>)</w:t>
      </w:r>
      <w:r w:rsidRPr="005534AA">
        <w:rPr>
          <w:rFonts w:cstheme="minorHAnsi"/>
          <w:highlight w:val="green"/>
          <w:shd w:val="clear" w:color="auto" w:fill="FFFFFF"/>
        </w:rPr>
        <w:t xml:space="preserve"> arénách a spojovat se do aliancí (např. </w:t>
      </w:r>
      <w:r w:rsidRPr="005534AA">
        <w:rPr>
          <w:rFonts w:cstheme="minorHAnsi"/>
          <w:highlight w:val="green"/>
          <w:shd w:val="clear" w:color="auto" w:fill="FFFFFF"/>
          <w:lang w:val="en-US"/>
        </w:rPr>
        <w:t>World of Warcraft</w:t>
      </w:r>
      <w:sdt>
        <w:sdtPr>
          <w:rPr>
            <w:rFonts w:cstheme="minorHAnsi"/>
            <w:color w:val="000000"/>
            <w:highlight w:val="green"/>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cx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DefaultPlaceholder_-1854013440"/>
          </w:placeholder>
        </w:sdtPr>
        <w:sdtContent>
          <w:r w:rsidR="00A87455" w:rsidRPr="00A87455">
            <w:rPr>
              <w:rFonts w:cstheme="minorHAnsi"/>
              <w:color w:val="000000"/>
              <w:highlight w:val="green"/>
              <w:shd w:val="clear" w:color="auto" w:fill="FFFFFF"/>
              <w:lang w:val="en-US"/>
            </w:rPr>
            <w:t>[71]</w:t>
          </w:r>
        </w:sdtContent>
      </w:sdt>
      <w:r w:rsidRPr="005534AA">
        <w:rPr>
          <w:rFonts w:cstheme="minorHAnsi"/>
          <w:highlight w:val="green"/>
          <w:shd w:val="clear" w:color="auto" w:fill="FFFFFF"/>
        </w:rPr>
        <w:t>).</w:t>
      </w:r>
    </w:p>
    <w:bookmarkEnd w:id="110"/>
    <w:p w14:paraId="2D212D08" w14:textId="217C967A" w:rsidR="00F67031" w:rsidRPr="00084E6B" w:rsidRDefault="00F67031" w:rsidP="00810BE2">
      <w:pPr>
        <w:pStyle w:val="Odstavecseseznamem"/>
        <w:ind w:left="1416" w:firstLine="696"/>
        <w:jc w:val="both"/>
        <w:rPr>
          <w:rFonts w:cstheme="minorHAnsi"/>
          <w:shd w:val="clear" w:color="auto" w:fill="FFFFFF"/>
        </w:rPr>
      </w:pPr>
      <w:r w:rsidRPr="005534AA">
        <w:rPr>
          <w:rFonts w:cstheme="minorHAnsi"/>
          <w:highlight w:val="green"/>
          <w:shd w:val="clear" w:color="auto" w:fill="FFFFFF"/>
        </w:rPr>
        <w:t xml:space="preserve"> </w:t>
      </w:r>
      <w:bookmarkStart w:id="111" w:name="_Hlk130404475"/>
      <w:r w:rsidRPr="005534AA">
        <w:rPr>
          <w:rFonts w:cstheme="minorHAnsi"/>
          <w:highlight w:val="green"/>
          <w:shd w:val="clear" w:color="auto" w:fill="FFFFFF"/>
        </w:rPr>
        <w:t>Poslední jsou taktická RPG (TRPG), která kombinují vylepšování postav a strategii (např. XCOM</w:t>
      </w:r>
      <w:sdt>
        <w:sdtPr>
          <w:rPr>
            <w:rFonts w:cstheme="minorHAnsi"/>
            <w:color w:val="000000"/>
            <w:highlight w:val="green"/>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cy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DefaultPlaceholder_-1854013440"/>
          </w:placeholder>
        </w:sdtPr>
        <w:sdtContent>
          <w:r w:rsidR="00A87455" w:rsidRPr="00A87455">
            <w:rPr>
              <w:rFonts w:cstheme="minorHAnsi"/>
              <w:color w:val="000000"/>
              <w:highlight w:val="green"/>
              <w:shd w:val="clear" w:color="auto" w:fill="FFFFFF"/>
            </w:rPr>
            <w:t>[72]</w:t>
          </w:r>
        </w:sdtContent>
      </w:sdt>
      <w:r w:rsidRPr="005534AA">
        <w:rPr>
          <w:rFonts w:cstheme="minorHAnsi"/>
          <w:highlight w:val="green"/>
          <w:shd w:val="clear" w:color="auto" w:fill="FFFFFF"/>
        </w:rPr>
        <w:t xml:space="preserve">). Tento </w:t>
      </w:r>
      <w:proofErr w:type="spellStart"/>
      <w:r w:rsidRPr="005534AA">
        <w:rPr>
          <w:rFonts w:cstheme="minorHAnsi"/>
          <w:highlight w:val="green"/>
          <w:shd w:val="clear" w:color="auto" w:fill="FFFFFF"/>
        </w:rPr>
        <w:t>subžánr</w:t>
      </w:r>
      <w:proofErr w:type="spellEnd"/>
      <w:r w:rsidRPr="005534AA">
        <w:rPr>
          <w:rFonts w:cstheme="minorHAnsi"/>
          <w:highlight w:val="green"/>
          <w:shd w:val="clear" w:color="auto" w:fill="FFFFFF"/>
        </w:rPr>
        <w:t xml:space="preserve"> je často řazen mezi strategie. </w:t>
      </w:r>
      <w:sdt>
        <w:sdtPr>
          <w:rPr>
            <w:rFonts w:cstheme="minorHAnsi"/>
            <w:color w:val="000000"/>
            <w:highlight w:val="green"/>
            <w:shd w:val="clear" w:color="auto" w:fill="FFFFFF"/>
          </w:rPr>
          <w:tag w:val="MENDELEY_CITATION_v3_eyJjaXRhdGlvbklEIjoiTUVOREVMRVlfQ0lUQVRJT05fZWRiOWQ1Y2YtMjFkNy00MDllLWFkZjgtNzM2MjZjOGM4MGMwIiwicHJvcGVydGllcyI6eyJub3RlSW5kZXgiOjB9LCJpc0VkaXRlZCI6ZmFsc2UsIm1hbnVhbE92ZXJyaWRlIjp7ImNpdGVwcm9jVGV4dCI6Ils1NCwgNzPigJM3Nl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
          <w:id w:val="1361711275"/>
          <w:placeholder>
            <w:docPart w:val="DefaultPlaceholder_-1854013440"/>
          </w:placeholder>
        </w:sdtPr>
        <w:sdtEndPr>
          <w:rPr>
            <w:rFonts w:cstheme="minorBidi"/>
            <w:shd w:val="clear" w:color="auto" w:fill="auto"/>
          </w:rPr>
        </w:sdtEndPr>
        <w:sdtContent>
          <w:r w:rsidR="00A87455" w:rsidRPr="00A87455">
            <w:rPr>
              <w:color w:val="000000"/>
              <w:highlight w:val="green"/>
            </w:rPr>
            <w:t>[54, 73–76]</w:t>
          </w:r>
        </w:sdtContent>
      </w:sdt>
      <w:sdt>
        <w:sdtPr>
          <w:rPr>
            <w:color w:val="000000"/>
            <w:highlight w:val="green"/>
          </w:rPr>
          <w:tag w:val="MENDELEY_CITATION_v3_eyJjaXRhdGlvbklEIjoiTUVOREVMRVlfQ0lUQVRJT05fZWU2YThmYTItMzc5Zi00MmY0LWE4MGMtNGY0YmM4NmYwOWYzIiwicHJvcGVydGllcyI6eyJub3RlSW5kZXgiOjB9LCJpc0VkaXRlZCI6ZmFsc2UsIm1hbnVhbE92ZXJyaWRlIjp7ImNpdGVwcm9jVGV4dCI6Ils3N1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
          <w:id w:val="2022513546"/>
          <w:placeholder>
            <w:docPart w:val="DefaultPlaceholder_-1854013440"/>
          </w:placeholder>
        </w:sdtPr>
        <w:sdtContent>
          <w:r w:rsidR="00A87455" w:rsidRPr="00A87455">
            <w:rPr>
              <w:color w:val="000000"/>
              <w:highlight w:val="green"/>
            </w:rPr>
            <w:t>[77]</w:t>
          </w:r>
        </w:sdtContent>
      </w:sdt>
      <w:r w:rsidRPr="005534AA">
        <w:rPr>
          <w:rFonts w:cstheme="minorHAnsi"/>
          <w:highlight w:val="green"/>
          <w:shd w:val="clear" w:color="auto" w:fill="FFFFFF"/>
        </w:rPr>
        <w:t xml:space="preserve"> Především na mobilních zařízeních je možné se setkat s TRPG, kde hráč sbírá postavy s různými schopnostmi, které vylepšuje a následně v </w:t>
      </w:r>
      <w:r w:rsidR="001960E6" w:rsidRPr="005534AA">
        <w:rPr>
          <w:rFonts w:cstheme="minorHAnsi"/>
          <w:highlight w:val="green"/>
          <w:shd w:val="clear" w:color="auto" w:fill="FFFFFF"/>
        </w:rPr>
        <w:t>pěti</w:t>
      </w:r>
      <w:r w:rsidRPr="005534AA">
        <w:rPr>
          <w:rFonts w:cstheme="minorHAnsi"/>
          <w:highlight w:val="green"/>
          <w:shd w:val="clear" w:color="auto" w:fill="FFFFFF"/>
        </w:rPr>
        <w:t xml:space="preserve">členných týmech bojuje proti jiným týmům, kde jich je v kampani v rámci jedné úrovně více za sebou (např. Star </w:t>
      </w:r>
      <w:proofErr w:type="spellStart"/>
      <w:r w:rsidRPr="005534AA">
        <w:rPr>
          <w:rFonts w:cstheme="minorHAnsi"/>
          <w:highlight w:val="green"/>
          <w:shd w:val="clear" w:color="auto" w:fill="FFFFFF"/>
        </w:rPr>
        <w:t>Wars</w:t>
      </w:r>
      <w:proofErr w:type="spellEnd"/>
      <w:r w:rsidRPr="005534AA">
        <w:rPr>
          <w:rFonts w:cstheme="minorHAnsi"/>
          <w:highlight w:val="green"/>
          <w:shd w:val="clear" w:color="auto" w:fill="FFFFFF"/>
        </w:rPr>
        <w:t xml:space="preserve">: </w:t>
      </w:r>
      <w:r w:rsidRPr="005534AA">
        <w:rPr>
          <w:rFonts w:cstheme="minorHAnsi"/>
          <w:highlight w:val="green"/>
          <w:shd w:val="clear" w:color="auto" w:fill="FFFFFF"/>
          <w:lang w:val="en-US"/>
        </w:rPr>
        <w:t>Galaxy of Heroes</w:t>
      </w:r>
      <w:sdt>
        <w:sdtPr>
          <w:rPr>
            <w:rFonts w:cstheme="minorHAnsi"/>
            <w:color w:val="000000"/>
            <w:highlight w:val="green"/>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4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DefaultPlaceholder_-1854013440"/>
          </w:placeholder>
        </w:sdtPr>
        <w:sdtContent>
          <w:r w:rsidR="00A87455" w:rsidRPr="00A87455">
            <w:rPr>
              <w:rFonts w:cstheme="minorHAnsi"/>
              <w:color w:val="000000"/>
              <w:highlight w:val="green"/>
              <w:shd w:val="clear" w:color="auto" w:fill="FFFFFF"/>
              <w:lang w:val="en-US"/>
            </w:rPr>
            <w:t>[78]</w:t>
          </w:r>
        </w:sdtContent>
      </w:sdt>
      <w:r w:rsidRPr="005534AA">
        <w:rPr>
          <w:rFonts w:cstheme="minorHAnsi"/>
          <w:highlight w:val="green"/>
          <w:shd w:val="clear" w:color="auto" w:fill="FFFFFF"/>
        </w:rPr>
        <w:t>).</w:t>
      </w:r>
    </w:p>
    <w:p w14:paraId="006EBA52" w14:textId="77777777" w:rsidR="00F67031" w:rsidRPr="005534AA" w:rsidRDefault="00F67031" w:rsidP="00B15661">
      <w:pPr>
        <w:ind w:left="708" w:firstLine="708"/>
        <w:rPr>
          <w:rFonts w:cstheme="minorHAnsi"/>
          <w:color w:val="000000"/>
          <w:sz w:val="20"/>
          <w:szCs w:val="20"/>
          <w:highlight w:val="green"/>
          <w:shd w:val="clear" w:color="auto" w:fill="FFFFFF"/>
        </w:rPr>
      </w:pPr>
      <w:bookmarkStart w:id="112" w:name="_Hlk76031907"/>
      <w:bookmarkStart w:id="113" w:name="_Toc130825367"/>
      <w:bookmarkEnd w:id="111"/>
      <w:r w:rsidRPr="005534AA">
        <w:rPr>
          <w:rStyle w:val="Nadpis2Char"/>
          <w:rFonts w:asciiTheme="minorHAnsi" w:hAnsiTheme="minorHAnsi" w:cstheme="minorHAnsi"/>
          <w:highlight w:val="green"/>
        </w:rPr>
        <w:t>4.2 akční</w:t>
      </w:r>
      <w:bookmarkEnd w:id="113"/>
      <w:r w:rsidRPr="005534AA">
        <w:rPr>
          <w:rFonts w:cstheme="minorHAnsi"/>
          <w:color w:val="000000"/>
          <w:sz w:val="20"/>
          <w:szCs w:val="20"/>
          <w:highlight w:val="green"/>
          <w:shd w:val="clear" w:color="auto" w:fill="FFFFFF"/>
        </w:rPr>
        <w:t xml:space="preserve"> </w:t>
      </w:r>
    </w:p>
    <w:bookmarkEnd w:id="112"/>
    <w:p w14:paraId="7FFAFA4B" w14:textId="637144CB" w:rsidR="00F67031" w:rsidRPr="005534AA" w:rsidRDefault="00F67031" w:rsidP="005534AA">
      <w:pPr>
        <w:ind w:left="1416" w:firstLine="708"/>
        <w:jc w:val="both"/>
        <w:rPr>
          <w:rFonts w:cstheme="minorHAnsi"/>
          <w:color w:val="00B050"/>
          <w:shd w:val="clear" w:color="auto" w:fill="FFFFFF"/>
        </w:rPr>
      </w:pPr>
      <w:r w:rsidRPr="005534AA">
        <w:rPr>
          <w:rFonts w:cstheme="minorHAnsi"/>
          <w:color w:val="000000"/>
          <w:highlight w:val="green"/>
          <w:shd w:val="clear" w:color="auto" w:fill="FFFFFF"/>
        </w:rPr>
        <w:t xml:space="preserve">Akční hry je souhrnné označení bojových her, stříleček, </w:t>
      </w:r>
      <w:proofErr w:type="spellStart"/>
      <w:r w:rsidRPr="005534AA">
        <w:rPr>
          <w:rFonts w:cstheme="minorHAnsi"/>
          <w:color w:val="000000"/>
          <w:highlight w:val="green"/>
          <w:shd w:val="clear" w:color="auto" w:fill="FFFFFF"/>
        </w:rPr>
        <w:t>plošinovek</w:t>
      </w:r>
      <w:proofErr w:type="spellEnd"/>
      <w:r w:rsidRPr="005534AA">
        <w:rPr>
          <w:rFonts w:cstheme="minorHAnsi"/>
          <w:color w:val="000000"/>
          <w:highlight w:val="green"/>
          <w:shd w:val="clear" w:color="auto" w:fill="FFFFFF"/>
        </w:rPr>
        <w:t xml:space="preserve"> a ostatních her s rychlým tempem, které nemají vlastní žánr. </w:t>
      </w:r>
      <w:sdt>
        <w:sdtPr>
          <w:rPr>
            <w:rFonts w:cstheme="minorHAnsi"/>
            <w:color w:val="000000"/>
            <w:highlight w:val="green"/>
            <w:shd w:val="clear" w:color="auto" w:fill="FFFFFF"/>
          </w:rPr>
          <w:tag w:val="MENDELEY_CITATION_v3_eyJjaXRhdGlvbklEIjoiTUVOREVMRVlfQ0lUQVRJT05fYTExZTlkOTQtMDA2OC00ZDQ4LTk3OGUtM2JlOGFmYjVkNmZhIiwicHJvcGVydGllcyI6eyJub3RlSW5kZXgiOjB9LCJpc0VkaXRlZCI6ZmFsc2UsIm1hbnVhbE92ZXJyaWRlIjp7ImNpdGVwcm9jVGV4dCI6Ils3OV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
          <w:id w:val="721402613"/>
          <w:placeholder>
            <w:docPart w:val="DefaultPlaceholder_-1854013440"/>
          </w:placeholder>
        </w:sdtPr>
        <w:sdtEndPr>
          <w:rPr>
            <w:rFonts w:cstheme="minorBidi"/>
            <w:shd w:val="clear" w:color="auto" w:fill="auto"/>
          </w:rPr>
        </w:sdtEndPr>
        <w:sdtContent>
          <w:r w:rsidR="00A87455" w:rsidRPr="00A87455">
            <w:rPr>
              <w:color w:val="000000"/>
              <w:highlight w:val="green"/>
            </w:rPr>
            <w:t>[79]</w:t>
          </w:r>
        </w:sdtContent>
      </w:sdt>
      <w:r w:rsidRPr="005534AA">
        <w:rPr>
          <w:rFonts w:cstheme="minorHAnsi"/>
          <w:color w:val="000000"/>
          <w:highlight w:val="green"/>
          <w:shd w:val="clear" w:color="auto" w:fill="FFFFFF"/>
        </w:rPr>
        <w:t xml:space="preserve"> V bojových hrách si </w:t>
      </w:r>
      <w:r w:rsidR="00340F7B" w:rsidRPr="005534AA">
        <w:rPr>
          <w:rFonts w:cstheme="minorHAnsi"/>
          <w:color w:val="000000"/>
          <w:highlight w:val="green"/>
          <w:shd w:val="clear" w:color="auto" w:fill="FFFFFF"/>
        </w:rPr>
        <w:t>hráč typicky volí</w:t>
      </w:r>
      <w:r w:rsidRPr="005534AA">
        <w:rPr>
          <w:rFonts w:cstheme="minorHAnsi"/>
          <w:color w:val="000000"/>
          <w:highlight w:val="green"/>
          <w:shd w:val="clear" w:color="auto" w:fill="FFFFFF"/>
        </w:rPr>
        <w:t xml:space="preserve"> postavu ze seznamu a následně s ní bojujete proti soupeři (např. </w:t>
      </w:r>
      <w:r w:rsidRPr="005534AA">
        <w:rPr>
          <w:rFonts w:cstheme="minorHAnsi"/>
          <w:color w:val="000000"/>
          <w:highlight w:val="green"/>
          <w:shd w:val="clear" w:color="auto" w:fill="FFFFFF"/>
          <w:lang w:val="en-US"/>
        </w:rPr>
        <w:t>Mortal Kombat</w:t>
      </w:r>
      <w:sdt>
        <w:sdtPr>
          <w:rPr>
            <w:rFonts w:cstheme="minorHAnsi"/>
            <w:color w:val="000000"/>
            <w:highlight w:val="green"/>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gw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DefaultPlaceholder_-1854013440"/>
          </w:placeholder>
        </w:sdtPr>
        <w:sdtContent>
          <w:r w:rsidR="00A87455" w:rsidRPr="00A87455">
            <w:rPr>
              <w:rFonts w:cstheme="minorHAnsi"/>
              <w:color w:val="000000"/>
              <w:highlight w:val="green"/>
              <w:shd w:val="clear" w:color="auto" w:fill="FFFFFF"/>
              <w:lang w:val="en-US"/>
            </w:rPr>
            <w:t>[80]</w:t>
          </w:r>
        </w:sdtContent>
      </w:sdt>
      <w:r w:rsidRPr="005534AA">
        <w:rPr>
          <w:rFonts w:cstheme="minorHAnsi"/>
          <w:color w:val="000000"/>
          <w:highlight w:val="green"/>
          <w:shd w:val="clear" w:color="auto" w:fill="FFFFFF"/>
        </w:rPr>
        <w:t>). Ačkoliv se střílečky řadí mezi akční</w:t>
      </w:r>
      <w:r w:rsidR="00053E2D" w:rsidRPr="005534AA">
        <w:rPr>
          <w:rFonts w:cstheme="minorHAnsi"/>
          <w:color w:val="000000"/>
          <w:highlight w:val="green"/>
          <w:shd w:val="clear" w:color="auto" w:fill="FFFFFF"/>
        </w:rPr>
        <w:t xml:space="preserve"> hry</w:t>
      </w:r>
      <w:r w:rsidRPr="005534AA">
        <w:rPr>
          <w:rFonts w:cstheme="minorHAnsi"/>
          <w:color w:val="000000"/>
          <w:highlight w:val="green"/>
          <w:shd w:val="clear" w:color="auto" w:fill="FFFFFF"/>
        </w:rPr>
        <w:t>, většinou jsou</w:t>
      </w:r>
      <w:r w:rsidR="00B204A9" w:rsidRPr="005534AA">
        <w:rPr>
          <w:rFonts w:cstheme="minorHAnsi"/>
          <w:color w:val="000000"/>
          <w:highlight w:val="green"/>
          <w:shd w:val="clear" w:color="auto" w:fill="FFFFFF"/>
        </w:rPr>
        <w:t xml:space="preserve"> brány</w:t>
      </w:r>
      <w:r w:rsidRPr="005534AA">
        <w:rPr>
          <w:rFonts w:cstheme="minorHAnsi"/>
          <w:color w:val="000000"/>
          <w:highlight w:val="green"/>
          <w:shd w:val="clear" w:color="auto" w:fill="FFFFFF"/>
        </w:rPr>
        <w:t xml:space="preserve"> jako samostatný žánr. Střílečky dělíme podle umístění kamery na FPS (</w:t>
      </w:r>
      <w:r w:rsidRPr="005534AA">
        <w:rPr>
          <w:rFonts w:cstheme="minorHAnsi"/>
          <w:color w:val="000000"/>
          <w:highlight w:val="green"/>
          <w:shd w:val="clear" w:color="auto" w:fill="FFFFFF"/>
          <w:lang w:val="en-US"/>
        </w:rPr>
        <w:t>First Person Shooter</w:t>
      </w:r>
      <w:r w:rsidRPr="005534AA">
        <w:rPr>
          <w:rFonts w:cstheme="minorHAnsi"/>
          <w:color w:val="000000"/>
          <w:highlight w:val="green"/>
          <w:shd w:val="clear" w:color="auto" w:fill="FFFFFF"/>
        </w:rPr>
        <w:t xml:space="preserve">), která je z pohledu postavy (např. </w:t>
      </w:r>
      <w:r w:rsidRPr="005534AA">
        <w:rPr>
          <w:rFonts w:cstheme="minorHAnsi"/>
          <w:color w:val="000000"/>
          <w:highlight w:val="green"/>
          <w:shd w:val="clear" w:color="auto" w:fill="FFFFFF"/>
          <w:lang w:val="en-US"/>
        </w:rPr>
        <w:t>Doom</w:t>
      </w:r>
      <w:sdt>
        <w:sdtPr>
          <w:rPr>
            <w:rFonts w:cstheme="minorHAnsi"/>
            <w:color w:val="000000"/>
            <w:highlight w:val="green"/>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gx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DefaultPlaceholder_-1854013440"/>
          </w:placeholder>
        </w:sdtPr>
        <w:sdtContent>
          <w:r w:rsidR="00A87455" w:rsidRPr="00A87455">
            <w:rPr>
              <w:rFonts w:cstheme="minorHAnsi"/>
              <w:color w:val="000000"/>
              <w:highlight w:val="green"/>
              <w:shd w:val="clear" w:color="auto" w:fill="FFFFFF"/>
              <w:lang w:val="en-US"/>
            </w:rPr>
            <w:t>[81]</w:t>
          </w:r>
        </w:sdtContent>
      </w:sdt>
      <w:r w:rsidRPr="005534AA">
        <w:rPr>
          <w:rFonts w:cstheme="minorHAnsi"/>
          <w:color w:val="000000"/>
          <w:highlight w:val="green"/>
          <w:shd w:val="clear" w:color="auto" w:fill="FFFFFF"/>
        </w:rPr>
        <w:t>) a TPS (</w:t>
      </w:r>
      <w:r w:rsidRPr="005534AA">
        <w:rPr>
          <w:rFonts w:cstheme="minorHAnsi"/>
          <w:color w:val="000000"/>
          <w:highlight w:val="green"/>
          <w:shd w:val="clear" w:color="auto" w:fill="FFFFFF"/>
          <w:lang w:val="en-US"/>
        </w:rPr>
        <w:t>Third Person Shooter</w:t>
      </w:r>
      <w:r w:rsidRPr="005534AA">
        <w:rPr>
          <w:rFonts w:cstheme="minorHAnsi"/>
          <w:color w:val="000000"/>
          <w:highlight w:val="green"/>
          <w:shd w:val="clear" w:color="auto" w:fill="FFFFFF"/>
        </w:rPr>
        <w:t>), kde je v záběru kamery i postava (např. Mafia</w:t>
      </w:r>
      <w:sdt>
        <w:sdtPr>
          <w:rPr>
            <w:rFonts w:cstheme="minorHAnsi"/>
            <w:color w:val="000000"/>
            <w:highlight w:val="green"/>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gy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DefaultPlaceholder_-1854013440"/>
          </w:placeholder>
        </w:sdtPr>
        <w:sdtContent>
          <w:r w:rsidR="00A87455" w:rsidRPr="00A87455">
            <w:rPr>
              <w:rFonts w:cstheme="minorHAnsi"/>
              <w:color w:val="000000"/>
              <w:highlight w:val="green"/>
              <w:shd w:val="clear" w:color="auto" w:fill="FFFFFF"/>
            </w:rPr>
            <w:t>[82]</w:t>
          </w:r>
        </w:sdtContent>
      </w:sdt>
      <w:r w:rsidRPr="005534AA">
        <w:rPr>
          <w:rFonts w:cstheme="minorHAnsi"/>
          <w:color w:val="000000"/>
          <w:highlight w:val="green"/>
          <w:shd w:val="clear" w:color="auto" w:fill="FFFFFF"/>
        </w:rPr>
        <w:t xml:space="preserve">). Pod pojmem </w:t>
      </w:r>
      <w:proofErr w:type="spellStart"/>
      <w:r w:rsidRPr="005534AA">
        <w:rPr>
          <w:rFonts w:cstheme="minorHAnsi"/>
          <w:color w:val="000000"/>
          <w:highlight w:val="green"/>
          <w:shd w:val="clear" w:color="auto" w:fill="FFFFFF"/>
        </w:rPr>
        <w:t>plošinovka</w:t>
      </w:r>
      <w:proofErr w:type="spellEnd"/>
      <w:r w:rsidRPr="005534AA">
        <w:rPr>
          <w:rFonts w:cstheme="minorHAnsi"/>
          <w:color w:val="000000"/>
          <w:highlight w:val="green"/>
          <w:shd w:val="clear" w:color="auto" w:fill="FFFFFF"/>
        </w:rPr>
        <w:t xml:space="preserve"> si většina </w:t>
      </w:r>
      <w:r w:rsidR="007E2526" w:rsidRPr="005534AA">
        <w:rPr>
          <w:rFonts w:cstheme="minorHAnsi"/>
          <w:color w:val="000000"/>
          <w:highlight w:val="green"/>
          <w:shd w:val="clear" w:color="auto" w:fill="FFFFFF"/>
        </w:rPr>
        <w:t>lidí</w:t>
      </w:r>
      <w:r w:rsidR="00A17CAE" w:rsidRPr="005534AA">
        <w:rPr>
          <w:rFonts w:cstheme="minorHAnsi"/>
          <w:color w:val="000000"/>
          <w:highlight w:val="green"/>
          <w:shd w:val="clear" w:color="auto" w:fill="FFFFFF"/>
        </w:rPr>
        <w:t xml:space="preserve"> </w:t>
      </w:r>
      <w:r w:rsidRPr="005534AA">
        <w:rPr>
          <w:rFonts w:cstheme="minorHAnsi"/>
          <w:color w:val="000000"/>
          <w:highlight w:val="green"/>
          <w:shd w:val="clear" w:color="auto" w:fill="FFFFFF"/>
        </w:rPr>
        <w:t>představí 2D hry jako Mario</w:t>
      </w:r>
      <w:sdt>
        <w:sdtPr>
          <w:rPr>
            <w:rFonts w:cstheme="minorHAnsi"/>
            <w:color w:val="000000"/>
            <w:highlight w:val="green"/>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gz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DefaultPlaceholder_-1854013440"/>
          </w:placeholder>
        </w:sdtPr>
        <w:sdtContent>
          <w:r w:rsidR="00A87455" w:rsidRPr="00A87455">
            <w:rPr>
              <w:rFonts w:cstheme="minorHAnsi"/>
              <w:color w:val="000000"/>
              <w:highlight w:val="green"/>
              <w:shd w:val="clear" w:color="auto" w:fill="FFFFFF"/>
            </w:rPr>
            <w:t>[83]</w:t>
          </w:r>
        </w:sdtContent>
      </w:sdt>
      <w:r w:rsidRPr="005534AA">
        <w:rPr>
          <w:rFonts w:cstheme="minorHAnsi"/>
          <w:color w:val="000000"/>
          <w:highlight w:val="green"/>
          <w:shd w:val="clear" w:color="auto" w:fill="FFFFFF"/>
        </w:rPr>
        <w:t xml:space="preserve">, kde se hráč </w:t>
      </w:r>
      <w:r w:rsidR="00A17CAE" w:rsidRPr="005534AA">
        <w:rPr>
          <w:rFonts w:cstheme="minorHAnsi"/>
          <w:color w:val="000000"/>
          <w:highlight w:val="green"/>
          <w:shd w:val="clear" w:color="auto" w:fill="FFFFFF"/>
        </w:rPr>
        <w:t xml:space="preserve">pohybuje </w:t>
      </w:r>
      <w:r w:rsidRPr="005534AA">
        <w:rPr>
          <w:rFonts w:cstheme="minorHAnsi"/>
          <w:color w:val="000000"/>
          <w:highlight w:val="green"/>
          <w:shd w:val="clear" w:color="auto" w:fill="FFFFFF"/>
        </w:rPr>
        <w:t xml:space="preserve">po platformách </w:t>
      </w:r>
      <w:r w:rsidR="004308CD" w:rsidRPr="005534AA">
        <w:rPr>
          <w:rFonts w:cstheme="minorHAnsi"/>
          <w:color w:val="000000"/>
          <w:highlight w:val="green"/>
          <w:shd w:val="clear" w:color="auto" w:fill="FFFFFF"/>
        </w:rPr>
        <w:t xml:space="preserve">a </w:t>
      </w:r>
      <w:r w:rsidRPr="005534AA">
        <w:rPr>
          <w:rFonts w:cstheme="minorHAnsi"/>
          <w:color w:val="000000"/>
          <w:highlight w:val="green"/>
          <w:shd w:val="clear" w:color="auto" w:fill="FFFFFF"/>
        </w:rPr>
        <w:t>musí</w:t>
      </w:r>
      <w:r w:rsidR="004308CD" w:rsidRPr="005534AA">
        <w:rPr>
          <w:rFonts w:cstheme="minorHAnsi"/>
          <w:color w:val="000000"/>
          <w:highlight w:val="green"/>
          <w:shd w:val="clear" w:color="auto" w:fill="FFFFFF"/>
        </w:rPr>
        <w:t xml:space="preserve"> se</w:t>
      </w:r>
      <w:r w:rsidRPr="005534AA">
        <w:rPr>
          <w:rFonts w:cstheme="minorHAnsi"/>
          <w:color w:val="000000"/>
          <w:highlight w:val="green"/>
          <w:shd w:val="clear" w:color="auto" w:fill="FFFFFF"/>
        </w:rPr>
        <w:t xml:space="preserve"> dostat na konec úrovně</w:t>
      </w:r>
      <w:r w:rsidR="004308CD" w:rsidRPr="005534AA">
        <w:rPr>
          <w:rFonts w:cstheme="minorHAnsi"/>
          <w:color w:val="000000"/>
          <w:highlight w:val="green"/>
          <w:shd w:val="clear" w:color="auto" w:fill="FFFFFF"/>
        </w:rPr>
        <w:t>.</w:t>
      </w:r>
      <w:r w:rsidR="00256D67" w:rsidRPr="005534AA">
        <w:rPr>
          <w:rFonts w:cstheme="minorHAnsi"/>
          <w:highlight w:val="green"/>
          <w:shd w:val="clear" w:color="auto" w:fill="FFFFFF"/>
        </w:rPr>
        <w:t xml:space="preserve"> P</w:t>
      </w:r>
      <w:r w:rsidRPr="005534AA">
        <w:rPr>
          <w:rFonts w:cstheme="minorHAnsi"/>
          <w:highlight w:val="green"/>
          <w:shd w:val="clear" w:color="auto" w:fill="FFFFFF"/>
        </w:rPr>
        <w:t xml:space="preserve">atří sem i akčnější tituly jako </w:t>
      </w:r>
      <w:proofErr w:type="spellStart"/>
      <w:r w:rsidR="005B25CD" w:rsidRPr="005534AA">
        <w:rPr>
          <w:rFonts w:cstheme="minorHAnsi"/>
          <w:highlight w:val="green"/>
          <w:shd w:val="clear" w:color="auto" w:fill="FFFFFF"/>
        </w:rPr>
        <w:t>Tomb</w:t>
      </w:r>
      <w:proofErr w:type="spellEnd"/>
      <w:r w:rsidR="005B25CD" w:rsidRPr="005534AA">
        <w:rPr>
          <w:rFonts w:cstheme="minorHAnsi"/>
          <w:highlight w:val="green"/>
          <w:shd w:val="clear" w:color="auto" w:fill="FFFFFF"/>
        </w:rPr>
        <w:t xml:space="preserve"> </w:t>
      </w:r>
      <w:proofErr w:type="spellStart"/>
      <w:r w:rsidR="005B25CD" w:rsidRPr="005534AA">
        <w:rPr>
          <w:rFonts w:cstheme="minorHAnsi"/>
          <w:highlight w:val="green"/>
          <w:shd w:val="clear" w:color="auto" w:fill="FFFFFF"/>
        </w:rPr>
        <w:t>Raider</w:t>
      </w:r>
      <w:proofErr w:type="spellEnd"/>
      <w:sdt>
        <w:sdtPr>
          <w:rPr>
            <w:rFonts w:cstheme="minorHAnsi"/>
            <w:color w:val="000000"/>
            <w:highlight w:val="green"/>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g0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DefaultPlaceholder_-1854013440"/>
          </w:placeholder>
        </w:sdtPr>
        <w:sdtContent>
          <w:r w:rsidR="00A87455" w:rsidRPr="00A87455">
            <w:rPr>
              <w:rFonts w:cstheme="minorHAnsi"/>
              <w:color w:val="000000"/>
              <w:highlight w:val="green"/>
              <w:shd w:val="clear" w:color="auto" w:fill="FFFFFF"/>
            </w:rPr>
            <w:t>[84]</w:t>
          </w:r>
        </w:sdtContent>
      </w:sdt>
      <w:r w:rsidR="005B25CD" w:rsidRPr="005534AA">
        <w:rPr>
          <w:rFonts w:cstheme="minorHAnsi"/>
          <w:highlight w:val="green"/>
          <w:shd w:val="clear" w:color="auto" w:fill="FFFFFF"/>
        </w:rPr>
        <w:t xml:space="preserve"> a </w:t>
      </w:r>
      <w:r w:rsidRPr="005534AA">
        <w:rPr>
          <w:rFonts w:cstheme="minorHAnsi"/>
          <w:highlight w:val="green"/>
          <w:shd w:val="clear" w:color="auto" w:fill="FFFFFF"/>
          <w:lang w:val="en-US"/>
        </w:rPr>
        <w:t>Prince of Persia</w:t>
      </w:r>
      <w:sdt>
        <w:sdtPr>
          <w:rPr>
            <w:rFonts w:cstheme="minorHAnsi"/>
            <w:color w:val="000000"/>
            <w:highlight w:val="green"/>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g1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DefaultPlaceholder_-1854013440"/>
          </w:placeholder>
        </w:sdtPr>
        <w:sdtContent>
          <w:r w:rsidR="00A87455" w:rsidRPr="00A87455">
            <w:rPr>
              <w:rFonts w:cstheme="minorHAnsi"/>
              <w:color w:val="000000"/>
              <w:highlight w:val="green"/>
              <w:shd w:val="clear" w:color="auto" w:fill="FFFFFF"/>
              <w:lang w:val="en-US"/>
            </w:rPr>
            <w:t>[85]</w:t>
          </w:r>
        </w:sdtContent>
      </w:sdt>
      <w:r w:rsidRPr="005534AA">
        <w:rPr>
          <w:rFonts w:cstheme="minorHAnsi"/>
          <w:highlight w:val="green"/>
          <w:shd w:val="clear" w:color="auto" w:fill="FFFFFF"/>
        </w:rPr>
        <w:t>, které obsahují i souboj</w:t>
      </w:r>
      <w:r w:rsidR="005D623F" w:rsidRPr="005534AA">
        <w:rPr>
          <w:rFonts w:cstheme="minorHAnsi"/>
          <w:highlight w:val="green"/>
          <w:shd w:val="clear" w:color="auto" w:fill="FFFFFF"/>
        </w:rPr>
        <w:t>ový systém</w:t>
      </w:r>
      <w:r w:rsidRPr="005534AA">
        <w:rPr>
          <w:rFonts w:cstheme="minorHAnsi"/>
          <w:highlight w:val="green"/>
          <w:shd w:val="clear" w:color="auto" w:fill="FFFFFF"/>
        </w:rPr>
        <w:t xml:space="preserve"> s</w:t>
      </w:r>
      <w:r w:rsidR="005B25CD" w:rsidRPr="005534AA">
        <w:rPr>
          <w:rFonts w:cstheme="minorHAnsi"/>
          <w:highlight w:val="green"/>
          <w:shd w:val="clear" w:color="auto" w:fill="FFFFFF"/>
        </w:rPr>
        <w:t xml:space="preserve">e </w:t>
      </w:r>
      <w:r w:rsidR="0039715B" w:rsidRPr="005534AA">
        <w:rPr>
          <w:rFonts w:cstheme="minorHAnsi"/>
          <w:highlight w:val="green"/>
          <w:shd w:val="clear" w:color="auto" w:fill="FFFFFF"/>
        </w:rPr>
        <w:t>zbraněmi.</w:t>
      </w:r>
      <w:sdt>
        <w:sdtPr>
          <w:rPr>
            <w:rFonts w:cstheme="minorHAnsi"/>
            <w:color w:val="000000"/>
            <w:highlight w:val="green"/>
            <w:shd w:val="clear" w:color="auto" w:fill="FFFFFF"/>
          </w:rPr>
          <w:tag w:val="MENDELEY_CITATION_v3_eyJjaXRhdGlvbklEIjoiTUVOREVMRVlfQ0lUQVRJT05fYmYwMTY3OTctMTIwMi00YWQ2LTkyNGItMDRjNjZlM2I4MjkwIiwicHJvcGVydGllcyI6eyJub3RlSW5kZXgiOjB9LCJpc0VkaXRlZCI6ZmFsc2UsIm1hbnVhbE92ZXJyaWRlIjp7ImNpdGVwcm9jVGV4dCI6Ils4NiwgODd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
          <w:id w:val="766974079"/>
          <w:placeholder>
            <w:docPart w:val="DefaultPlaceholder_-1854013440"/>
          </w:placeholder>
        </w:sdtPr>
        <w:sdtEndPr>
          <w:rPr>
            <w:rFonts w:cstheme="minorBidi"/>
            <w:shd w:val="clear" w:color="auto" w:fill="auto"/>
          </w:rPr>
        </w:sdtEndPr>
        <w:sdtContent>
          <w:r w:rsidR="00A87455" w:rsidRPr="00A87455">
            <w:rPr>
              <w:color w:val="000000"/>
              <w:highlight w:val="green"/>
            </w:rPr>
            <w:t>[86, 87]</w:t>
          </w:r>
        </w:sdtContent>
      </w:sdt>
    </w:p>
    <w:p w14:paraId="559F52D2" w14:textId="77777777" w:rsidR="00F67031" w:rsidRPr="00621687" w:rsidRDefault="00F67031" w:rsidP="00B15661">
      <w:pPr>
        <w:pStyle w:val="Nadpis2"/>
        <w:ind w:left="708" w:firstLine="708"/>
        <w:rPr>
          <w:rFonts w:asciiTheme="minorHAnsi" w:hAnsiTheme="minorHAnsi" w:cstheme="minorHAnsi"/>
        </w:rPr>
      </w:pPr>
      <w:bookmarkStart w:id="114" w:name="_Hlk76031922"/>
      <w:bookmarkStart w:id="115" w:name="_Toc130825368"/>
      <w:r w:rsidRPr="005534AA">
        <w:rPr>
          <w:rFonts w:asciiTheme="minorHAnsi" w:hAnsiTheme="minorHAnsi" w:cstheme="minorHAnsi"/>
          <w:highlight w:val="green"/>
        </w:rPr>
        <w:t>4.3 strategie</w:t>
      </w:r>
      <w:bookmarkEnd w:id="115"/>
    </w:p>
    <w:bookmarkEnd w:id="114"/>
    <w:p w14:paraId="5C393321" w14:textId="35C6B107" w:rsidR="00F67031" w:rsidRPr="00F7533D" w:rsidRDefault="00F67031" w:rsidP="002E1297">
      <w:pPr>
        <w:ind w:left="1416" w:firstLine="708"/>
        <w:jc w:val="both"/>
        <w:rPr>
          <w:rFonts w:cstheme="minorHAnsi"/>
          <w:lang w:val="en-US"/>
        </w:rPr>
      </w:pPr>
      <w:r w:rsidRPr="005534AA">
        <w:rPr>
          <w:rFonts w:cstheme="minorHAnsi"/>
          <w:highlight w:val="green"/>
        </w:rPr>
        <w:t xml:space="preserve">Podobně jako RPG, mají i strategie předlohu ve stolních hrách (např. </w:t>
      </w:r>
      <w:r w:rsidRPr="005534AA">
        <w:rPr>
          <w:rFonts w:cstheme="minorHAnsi"/>
          <w:highlight w:val="green"/>
          <w:lang w:val="en-US"/>
        </w:rPr>
        <w:t>Warhammer</w:t>
      </w:r>
      <w:r w:rsidRPr="005534AA">
        <w:rPr>
          <w:rFonts w:cstheme="minorHAnsi"/>
          <w:highlight w:val="green"/>
        </w:rPr>
        <w:t xml:space="preserve"> 40 000</w:t>
      </w:r>
      <w:sdt>
        <w:sdtPr>
          <w:rPr>
            <w:rFonts w:cstheme="minorHAnsi"/>
            <w:color w:val="000000"/>
            <w:highlight w:val="green"/>
          </w:rPr>
          <w:tag w:val="MENDELEY_CITATION_v3_eyJjaXRhdGlvbklEIjoiTUVOREVMRVlfQ0lUQVRJT05fMDRmZjgzOTAtNTg5Mi00NzQxLWE5YmMtZDgxOWFhYWE3MTNmIiwicHJvcGVydGllcyI6eyJub3RlSW5kZXgiOjB9LCJpc0VkaXRlZCI6ZmFsc2UsIm1hbnVhbE92ZXJyaWRlIjp7ImlzTWFudWFsbHlPdmVycmlkZGVuIjpmYWxzZSwiY2l0ZXByb2NUZXh0IjoiWzg4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DefaultPlaceholder_-1854013440"/>
          </w:placeholder>
        </w:sdtPr>
        <w:sdtContent>
          <w:r w:rsidR="00A87455" w:rsidRPr="00A87455">
            <w:rPr>
              <w:rFonts w:cstheme="minorHAnsi"/>
              <w:color w:val="000000"/>
              <w:highlight w:val="green"/>
            </w:rPr>
            <w:t>[88]</w:t>
          </w:r>
        </w:sdtContent>
      </w:sdt>
      <w:r w:rsidRPr="005534AA">
        <w:rPr>
          <w:rFonts w:cstheme="minorHAnsi"/>
          <w:highlight w:val="green"/>
        </w:rPr>
        <w:t>). Existují dva způsoby členění. První je podle toho, zda je hra na kola (tahová</w:t>
      </w:r>
      <w:r w:rsidR="00C65889" w:rsidRPr="005534AA">
        <w:rPr>
          <w:rFonts w:cstheme="minorHAnsi"/>
          <w:highlight w:val="green"/>
        </w:rPr>
        <w:t xml:space="preserve"> neboli </w:t>
      </w:r>
      <w:r w:rsidRPr="005534AA">
        <w:rPr>
          <w:rFonts w:cstheme="minorHAnsi"/>
          <w:highlight w:val="green"/>
          <w:lang w:val="en-US"/>
        </w:rPr>
        <w:t>turn-based</w:t>
      </w:r>
      <w:r w:rsidRPr="005534AA">
        <w:rPr>
          <w:rFonts w:cstheme="minorHAnsi"/>
          <w:highlight w:val="green"/>
        </w:rPr>
        <w:t>) a hráči se střídají</w:t>
      </w:r>
      <w:r w:rsidR="0032084A" w:rsidRPr="005534AA">
        <w:rPr>
          <w:rFonts w:cstheme="minorHAnsi"/>
          <w:highlight w:val="green"/>
        </w:rPr>
        <w:t xml:space="preserve"> (např. </w:t>
      </w:r>
      <w:r w:rsidR="0032084A" w:rsidRPr="005534AA">
        <w:rPr>
          <w:rFonts w:cstheme="minorHAnsi"/>
          <w:highlight w:val="green"/>
          <w:lang w:val="en-US"/>
        </w:rPr>
        <w:t>Civilization</w:t>
      </w:r>
      <w:r w:rsidR="0032084A" w:rsidRPr="005534AA">
        <w:rPr>
          <w:rFonts w:cstheme="minorHAnsi"/>
          <w:highlight w:val="green"/>
        </w:rPr>
        <w:t xml:space="preserve"> V</w:t>
      </w:r>
      <w:sdt>
        <w:sdtPr>
          <w:rPr>
            <w:rFonts w:cstheme="minorHAnsi"/>
            <w:color w:val="000000"/>
            <w:highlight w:val="green"/>
          </w:rPr>
          <w:tag w:val="MENDELEY_CITATION_v3_eyJjaXRhdGlvbklEIjoiTUVOREVMRVlfQ0lUQVRJT05fNTdlZWNiMzItMjAzNy00MmI3LTgwZjYtY2Y1MzIzOTU2NTk0IiwicHJvcGVydGllcyI6eyJub3RlSW5kZXgiOjB9LCJpc0VkaXRlZCI6ZmFsc2UsIm1hbnVhbE92ZXJyaWRlIjp7ImlzTWFudWFsbHlPdmVycmlkZGVuIjpmYWxzZSwiY2l0ZXByb2NUZXh0IjoiWzg5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
          <w:id w:val="2053805677"/>
          <w:placeholder>
            <w:docPart w:val="DefaultPlaceholder_-1854013440"/>
          </w:placeholder>
        </w:sdtPr>
        <w:sdtContent>
          <w:r w:rsidR="00A87455" w:rsidRPr="00A87455">
            <w:rPr>
              <w:rFonts w:cstheme="minorHAnsi"/>
              <w:color w:val="000000"/>
              <w:highlight w:val="green"/>
            </w:rPr>
            <w:t>[89]</w:t>
          </w:r>
        </w:sdtContent>
      </w:sdt>
      <w:r w:rsidR="0032084A" w:rsidRPr="005534AA">
        <w:rPr>
          <w:rFonts w:cstheme="minorHAnsi"/>
          <w:highlight w:val="green"/>
        </w:rPr>
        <w:t>)</w:t>
      </w:r>
      <w:r w:rsidRPr="005534AA">
        <w:rPr>
          <w:rFonts w:cstheme="minorHAnsi"/>
          <w:highlight w:val="green"/>
        </w:rPr>
        <w:t>, nebo vše probíhá v reálném čase (RTS)</w:t>
      </w:r>
      <w:r w:rsidR="001931CD" w:rsidRPr="005534AA">
        <w:rPr>
          <w:rFonts w:cstheme="minorHAnsi"/>
          <w:highlight w:val="green"/>
        </w:rPr>
        <w:t xml:space="preserve"> jako například </w:t>
      </w:r>
      <w:r w:rsidR="001931CD" w:rsidRPr="005534AA">
        <w:rPr>
          <w:rFonts w:cstheme="minorHAnsi"/>
          <w:highlight w:val="green"/>
          <w:lang w:val="en-US"/>
        </w:rPr>
        <w:t>Age of Empires</w:t>
      </w:r>
      <w:sdt>
        <w:sdtPr>
          <w:rPr>
            <w:rFonts w:cstheme="minorHAnsi"/>
            <w:color w:val="000000"/>
            <w:highlight w:val="green"/>
            <w:lang w:val="en-US"/>
          </w:rPr>
          <w:tag w:val="MENDELEY_CITATION_v3_eyJjaXRhdGlvbklEIjoiTUVOREVMRVlfQ0lUQVRJT05fYzcxZDA3MzUtMmY0ZC00ZmVhLWFjZDYtMGQ3OWE5YTRlZjA1IiwicHJvcGVydGllcyI6eyJub3RlSW5kZXgiOjB9LCJpc0VkaXRlZCI6ZmFsc2UsIm1hbnVhbE92ZXJyaWRlIjp7ImlzTWFudWFsbHlPdmVycmlkZGVuIjpmYWxzZSwiY2l0ZXByb2NUZXh0IjoiWzkw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
          <w:id w:val="-476377166"/>
          <w:placeholder>
            <w:docPart w:val="DefaultPlaceholder_-1854013440"/>
          </w:placeholder>
        </w:sdtPr>
        <w:sdtContent>
          <w:r w:rsidR="00A87455" w:rsidRPr="00A87455">
            <w:rPr>
              <w:rFonts w:cstheme="minorHAnsi"/>
              <w:color w:val="000000"/>
              <w:highlight w:val="green"/>
              <w:lang w:val="en-US"/>
            </w:rPr>
            <w:t>[90]</w:t>
          </w:r>
        </w:sdtContent>
      </w:sdt>
      <w:r w:rsidRPr="005534AA">
        <w:rPr>
          <w:rFonts w:cstheme="minorHAnsi"/>
          <w:highlight w:val="green"/>
        </w:rPr>
        <w:t xml:space="preserve">. Druhé je podle zaměření, jako jsou </w:t>
      </w:r>
      <w:r w:rsidR="00646A56" w:rsidRPr="005534AA">
        <w:rPr>
          <w:rFonts w:cstheme="minorHAnsi"/>
          <w:highlight w:val="green"/>
        </w:rPr>
        <w:t xml:space="preserve">například </w:t>
      </w:r>
      <w:r w:rsidRPr="005534AA">
        <w:rPr>
          <w:rFonts w:cstheme="minorHAnsi"/>
          <w:highlight w:val="green"/>
        </w:rPr>
        <w:t>válečn</w:t>
      </w:r>
      <w:r w:rsidR="007537FC" w:rsidRPr="005534AA">
        <w:rPr>
          <w:rFonts w:cstheme="minorHAnsi"/>
          <w:highlight w:val="green"/>
        </w:rPr>
        <w:t>é</w:t>
      </w:r>
      <w:r w:rsidR="00A771E6" w:rsidRPr="005534AA">
        <w:rPr>
          <w:rFonts w:cstheme="minorHAnsi"/>
          <w:highlight w:val="green"/>
        </w:rPr>
        <w:t xml:space="preserve"> či</w:t>
      </w:r>
      <w:r w:rsidR="00646A56" w:rsidRPr="005534AA">
        <w:rPr>
          <w:rFonts w:cstheme="minorHAnsi"/>
          <w:highlight w:val="green"/>
        </w:rPr>
        <w:t xml:space="preserve"> </w:t>
      </w:r>
      <w:r w:rsidRPr="005534AA">
        <w:rPr>
          <w:rFonts w:cstheme="minorHAnsi"/>
          <w:highlight w:val="green"/>
        </w:rPr>
        <w:t>budovatelsk</w:t>
      </w:r>
      <w:r w:rsidR="007537FC" w:rsidRPr="005534AA">
        <w:rPr>
          <w:rFonts w:cstheme="minorHAnsi"/>
          <w:highlight w:val="green"/>
        </w:rPr>
        <w:t>é</w:t>
      </w:r>
      <w:r w:rsidRPr="005534AA">
        <w:rPr>
          <w:rFonts w:cstheme="minorHAnsi"/>
          <w:highlight w:val="green"/>
        </w:rPr>
        <w:t xml:space="preserve">. Když se řekne strategie většina lidí si vybaví válečnou, kde hráč těží suroviny na stavbu budov a výrobu jednotek, kterými se snaží porazit </w:t>
      </w:r>
      <w:r w:rsidR="006366C1" w:rsidRPr="005534AA">
        <w:rPr>
          <w:rFonts w:cstheme="minorHAnsi"/>
          <w:highlight w:val="green"/>
        </w:rPr>
        <w:t>protivník</w:t>
      </w:r>
      <w:r w:rsidR="0089578E" w:rsidRPr="005534AA">
        <w:rPr>
          <w:rFonts w:cstheme="minorHAnsi"/>
          <w:highlight w:val="green"/>
        </w:rPr>
        <w:t>a</w:t>
      </w:r>
      <w:r w:rsidRPr="005534AA">
        <w:rPr>
          <w:rFonts w:cstheme="minorHAnsi"/>
          <w:highlight w:val="green"/>
        </w:rPr>
        <w:t xml:space="preserve">. V budovatelských </w:t>
      </w:r>
      <w:r w:rsidR="00A771E6" w:rsidRPr="005534AA">
        <w:rPr>
          <w:rFonts w:cstheme="minorHAnsi"/>
          <w:highlight w:val="green"/>
        </w:rPr>
        <w:t>se hráč stává starostou města či manažerem (např. zábavního parku, přepravní společnosti či nemocnice) a jeho úkolem je</w:t>
      </w:r>
      <w:r w:rsidR="002E1297" w:rsidRPr="005534AA">
        <w:rPr>
          <w:rFonts w:cstheme="minorHAnsi"/>
          <w:highlight w:val="green"/>
        </w:rPr>
        <w:t xml:space="preserve"> </w:t>
      </w:r>
      <w:r w:rsidRPr="005534AA">
        <w:rPr>
          <w:rFonts w:cstheme="minorHAnsi"/>
          <w:highlight w:val="green"/>
        </w:rPr>
        <w:t>vyřešit logistiku, zajistit zisk na další rozvoj a starat se o spokojenost lidí</w:t>
      </w:r>
      <w:r w:rsidR="0016786F" w:rsidRPr="005534AA">
        <w:rPr>
          <w:rFonts w:cstheme="minorHAnsi"/>
          <w:color w:val="FF0000"/>
          <w:highlight w:val="green"/>
        </w:rPr>
        <w:t xml:space="preserve"> </w:t>
      </w:r>
      <w:r w:rsidR="0016786F" w:rsidRPr="005534AA">
        <w:rPr>
          <w:rFonts w:cstheme="minorHAnsi"/>
          <w:highlight w:val="green"/>
        </w:rPr>
        <w:t xml:space="preserve">(např. </w:t>
      </w:r>
      <w:r w:rsidR="0016786F" w:rsidRPr="005534AA">
        <w:rPr>
          <w:rFonts w:cstheme="minorHAnsi"/>
          <w:highlight w:val="green"/>
          <w:lang w:val="en-US"/>
        </w:rPr>
        <w:t>Citie</w:t>
      </w:r>
      <w:r w:rsidR="002926CB" w:rsidRPr="005534AA">
        <w:rPr>
          <w:rFonts w:cstheme="minorHAnsi"/>
          <w:highlight w:val="green"/>
          <w:lang w:val="en-US"/>
        </w:rPr>
        <w:t>s</w:t>
      </w:r>
      <w:r w:rsidR="0016786F" w:rsidRPr="005534AA">
        <w:rPr>
          <w:rFonts w:cstheme="minorHAnsi"/>
          <w:highlight w:val="green"/>
          <w:lang w:val="en-US"/>
        </w:rPr>
        <w:t>: Skylines</w:t>
      </w:r>
      <w:sdt>
        <w:sdtPr>
          <w:rPr>
            <w:rFonts w:cstheme="minorHAnsi"/>
            <w:color w:val="000000"/>
            <w:highlight w:val="green"/>
          </w:rPr>
          <w:tag w:val="MENDELEY_CITATION_v3_eyJjaXRhdGlvbklEIjoiTUVOREVMRVlfQ0lUQVRJT05fZjU1YzVlOTEtYjEzZi00NDk3LThhMzgtMzEzYzkzYTMyNzE4IiwicHJvcGVydGllcyI6eyJub3RlSW5kZXgiOjB9LCJpc0VkaXRlZCI6ZmFsc2UsIm1hbnVhbE92ZXJyaWRlIjp7ImlzTWFudWFsbHlPdmVycmlkZGVuIjpmYWxzZSwiY2l0ZXByb2NUZXh0IjoiWzkx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
          <w:id w:val="1620565878"/>
          <w:placeholder>
            <w:docPart w:val="DefaultPlaceholder_-1854013440"/>
          </w:placeholder>
        </w:sdtPr>
        <w:sdtContent>
          <w:r w:rsidR="00A87455" w:rsidRPr="00A87455">
            <w:rPr>
              <w:rFonts w:cstheme="minorHAnsi"/>
              <w:color w:val="000000"/>
              <w:highlight w:val="green"/>
            </w:rPr>
            <w:t>[91]</w:t>
          </w:r>
        </w:sdtContent>
      </w:sdt>
      <w:r w:rsidR="0016786F" w:rsidRPr="005534AA">
        <w:rPr>
          <w:rFonts w:cstheme="minorHAnsi"/>
          <w:highlight w:val="green"/>
        </w:rPr>
        <w:t xml:space="preserve"> a </w:t>
      </w:r>
      <w:proofErr w:type="spellStart"/>
      <w:r w:rsidR="0016786F" w:rsidRPr="005534AA">
        <w:rPr>
          <w:rFonts w:cstheme="minorHAnsi"/>
          <w:highlight w:val="green"/>
          <w:lang w:val="en-US"/>
        </w:rPr>
        <w:t>RollerCoaster</w:t>
      </w:r>
      <w:proofErr w:type="spellEnd"/>
      <w:r w:rsidR="0016786F" w:rsidRPr="005534AA">
        <w:rPr>
          <w:rFonts w:cstheme="minorHAnsi"/>
          <w:highlight w:val="green"/>
          <w:lang w:val="en-US"/>
        </w:rPr>
        <w:t xml:space="preserve"> Tycoon</w:t>
      </w:r>
      <w:sdt>
        <w:sdtPr>
          <w:rPr>
            <w:rFonts w:cstheme="minorHAnsi"/>
            <w:color w:val="000000"/>
            <w:highlight w:val="green"/>
          </w:rPr>
          <w:tag w:val="MENDELEY_CITATION_v3_eyJjaXRhdGlvbklEIjoiTUVOREVMRVlfQ0lUQVRJT05fOTFiYWUwZDYtNjAxYi00OGMwLTg1M2QtN2FjNjY3NWRlZDllIiwicHJvcGVydGllcyI6eyJub3RlSW5kZXgiOjB9LCJpc0VkaXRlZCI6ZmFsc2UsIm1hbnVhbE92ZXJyaWRlIjp7ImlzTWFudWFsbHlPdmVycmlkZGVuIjpmYWxzZSwiY2l0ZXByb2NUZXh0IjoiWzky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
          <w:id w:val="430550687"/>
          <w:placeholder>
            <w:docPart w:val="DefaultPlaceholder_-1854013440"/>
          </w:placeholder>
        </w:sdtPr>
        <w:sdtContent>
          <w:r w:rsidR="00A87455" w:rsidRPr="00A87455">
            <w:rPr>
              <w:rFonts w:cstheme="minorHAnsi"/>
              <w:color w:val="000000"/>
              <w:highlight w:val="green"/>
            </w:rPr>
            <w:t>[92]</w:t>
          </w:r>
        </w:sdtContent>
      </w:sdt>
      <w:r w:rsidR="0016786F" w:rsidRPr="005534AA">
        <w:rPr>
          <w:rFonts w:cstheme="minorHAnsi"/>
          <w:highlight w:val="green"/>
        </w:rPr>
        <w:t>)</w:t>
      </w:r>
      <w:r w:rsidRPr="005534AA">
        <w:rPr>
          <w:rFonts w:cstheme="minorHAnsi"/>
          <w:highlight w:val="green"/>
        </w:rPr>
        <w:t>.</w:t>
      </w:r>
      <w:sdt>
        <w:sdtPr>
          <w:rPr>
            <w:rFonts w:cstheme="minorHAnsi"/>
            <w:color w:val="000000"/>
            <w:highlight w:val="green"/>
          </w:rPr>
          <w:tag w:val="MENDELEY_CITATION_v3_eyJjaXRhdGlvbklEIjoiTUVOREVMRVlfQ0lUQVRJT05fMzU5MWU2ZjUtZTIxOS00YjM2LWJiMmItMzBjYjIwMTZmZDBhIiwicHJvcGVydGllcyI6eyJub3RlSW5kZXgiOjB9LCJpc0VkaXRlZCI6ZmFsc2UsIm1hbnVhbE92ZXJyaWRlIjp7ImNpdGVwcm9jVGV4dCI6Ils3NCwgNzYsIDkz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
          <w:id w:val="1083729346"/>
          <w:placeholder>
            <w:docPart w:val="DefaultPlaceholder_-1854013440"/>
          </w:placeholder>
        </w:sdtPr>
        <w:sdtEndPr>
          <w:rPr>
            <w:rFonts w:cstheme="minorBidi"/>
          </w:rPr>
        </w:sdtEndPr>
        <w:sdtContent>
          <w:r w:rsidR="00A87455" w:rsidRPr="00A87455">
            <w:rPr>
              <w:color w:val="000000"/>
              <w:highlight w:val="green"/>
            </w:rPr>
            <w:t>[74, 76, 93]</w:t>
          </w:r>
        </w:sdtContent>
      </w:sdt>
      <w:r w:rsidRPr="00F7533D">
        <w:rPr>
          <w:rFonts w:cstheme="minorHAnsi"/>
          <w:color w:val="FF0000"/>
        </w:rPr>
        <w:t xml:space="preserve"> </w:t>
      </w:r>
    </w:p>
    <w:p w14:paraId="70FBBE7E" w14:textId="77777777" w:rsidR="00F67031" w:rsidRPr="00621687" w:rsidRDefault="00F67031" w:rsidP="00B423DF">
      <w:pPr>
        <w:pStyle w:val="Nadpis2"/>
        <w:rPr>
          <w:rFonts w:asciiTheme="minorHAnsi" w:hAnsiTheme="minorHAnsi" w:cstheme="minorHAnsi"/>
          <w:shd w:val="clear" w:color="auto" w:fill="FFFFFF"/>
        </w:rPr>
      </w:pPr>
      <w:r w:rsidRPr="00621687">
        <w:rPr>
          <w:rFonts w:asciiTheme="minorHAnsi" w:hAnsiTheme="minorHAnsi" w:cstheme="minorHAnsi"/>
          <w:shd w:val="clear" w:color="auto" w:fill="FFFFFF"/>
        </w:rPr>
        <w:tab/>
      </w:r>
      <w:r w:rsidRPr="00621687">
        <w:rPr>
          <w:rFonts w:asciiTheme="minorHAnsi" w:hAnsiTheme="minorHAnsi" w:cstheme="minorHAnsi"/>
          <w:shd w:val="clear" w:color="auto" w:fill="FFFFFF"/>
        </w:rPr>
        <w:tab/>
      </w:r>
      <w:bookmarkStart w:id="116" w:name="_Toc130825369"/>
      <w:r w:rsidRPr="005534AA">
        <w:rPr>
          <w:rFonts w:asciiTheme="minorHAnsi" w:hAnsiTheme="minorHAnsi" w:cstheme="minorHAnsi"/>
          <w:highlight w:val="green"/>
          <w:shd w:val="clear" w:color="auto" w:fill="FFFFFF"/>
        </w:rPr>
        <w:t>4.4 závodní</w:t>
      </w:r>
      <w:bookmarkEnd w:id="116"/>
    </w:p>
    <w:p w14:paraId="14B00349" w14:textId="25560B8A" w:rsidR="0074038A" w:rsidRDefault="0074038A" w:rsidP="00DF4197">
      <w:pPr>
        <w:ind w:left="1416" w:firstLine="708"/>
        <w:jc w:val="both"/>
        <w:rPr>
          <w:rFonts w:cstheme="minorHAnsi"/>
        </w:rPr>
      </w:pPr>
      <w:r w:rsidRPr="005534AA">
        <w:rPr>
          <w:rFonts w:cstheme="minorHAnsi"/>
          <w:highlight w:val="green"/>
        </w:rPr>
        <w:t xml:space="preserve">Jedním z možných dělení závodních her je podle jízdního modelu. Realistický (např. </w:t>
      </w:r>
      <w:proofErr w:type="spellStart"/>
      <w:r w:rsidR="00831BEF" w:rsidRPr="005534AA">
        <w:rPr>
          <w:rFonts w:cstheme="minorHAnsi"/>
          <w:highlight w:val="green"/>
          <w:lang w:val="en-US"/>
        </w:rPr>
        <w:t>D</w:t>
      </w:r>
      <w:r w:rsidR="00256384" w:rsidRPr="005534AA">
        <w:rPr>
          <w:rFonts w:cstheme="minorHAnsi"/>
          <w:highlight w:val="green"/>
          <w:lang w:val="en-US"/>
        </w:rPr>
        <w:t>i</w:t>
      </w:r>
      <w:r w:rsidR="00831BEF" w:rsidRPr="005534AA">
        <w:rPr>
          <w:rFonts w:cstheme="minorHAnsi"/>
          <w:highlight w:val="green"/>
          <w:lang w:val="en-US"/>
        </w:rPr>
        <w:t>RT</w:t>
      </w:r>
      <w:proofErr w:type="spellEnd"/>
      <w:r w:rsidR="00831BEF" w:rsidRPr="005534AA">
        <w:rPr>
          <w:rFonts w:cstheme="minorHAnsi"/>
          <w:highlight w:val="green"/>
          <w:lang w:val="en-US"/>
        </w:rPr>
        <w:t xml:space="preserve"> Rally</w:t>
      </w:r>
      <w:sdt>
        <w:sdtPr>
          <w:rPr>
            <w:rFonts w:cstheme="minorHAnsi"/>
            <w:color w:val="000000"/>
            <w:highlight w:val="green"/>
          </w:rPr>
          <w:tag w:val="MENDELEY_CITATION_v3_eyJjaXRhdGlvbklEIjoiTUVOREVMRVlfQ0lUQVRJT05fZjc3MWM0ZjItYzQxMy00M2Q3LWE3ZjktMGMzMzNjNjE4OTc2IiwicHJvcGVydGllcyI6eyJub3RlSW5kZXgiOjB9LCJpc0VkaXRlZCI6ZmFsc2UsIm1hbnVhbE92ZXJyaWRlIjp7ImlzTWFudWFsbHlPdmVycmlkZGVuIjpmYWxzZSwiY2l0ZXByb2NUZXh0IjoiWzk0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
          <w:id w:val="467094297"/>
          <w:placeholder>
            <w:docPart w:val="DefaultPlaceholder_-1854013440"/>
          </w:placeholder>
        </w:sdtPr>
        <w:sdtContent>
          <w:r w:rsidR="00A87455" w:rsidRPr="00A87455">
            <w:rPr>
              <w:rFonts w:cstheme="minorHAnsi"/>
              <w:color w:val="000000"/>
              <w:highlight w:val="green"/>
            </w:rPr>
            <w:t>[94]</w:t>
          </w:r>
        </w:sdtContent>
      </w:sdt>
      <w:r w:rsidRPr="005534AA">
        <w:rPr>
          <w:rFonts w:cstheme="minorHAnsi"/>
          <w:highlight w:val="green"/>
        </w:rPr>
        <w:t xml:space="preserve">) se snaží co nejvíce napodobit chování skutečných vozů. Arkádový (např. </w:t>
      </w:r>
      <w:r w:rsidR="00D67D2B" w:rsidRPr="005534AA">
        <w:rPr>
          <w:rFonts w:cstheme="minorHAnsi"/>
          <w:highlight w:val="green"/>
          <w:lang w:val="en-US"/>
        </w:rPr>
        <w:t>Need For Speed</w:t>
      </w:r>
      <w:sdt>
        <w:sdtPr>
          <w:rPr>
            <w:rFonts w:cstheme="minorHAnsi"/>
            <w:color w:val="000000"/>
            <w:highlight w:val="green"/>
          </w:rPr>
          <w:tag w:val="MENDELEY_CITATION_v3_eyJjaXRhdGlvbklEIjoiTUVOREVMRVlfQ0lUQVRJT05fOTlmNmYyZmQtMmQ5MS00NDRlLTkwYmYtODBiOGMxZGQ0NDkxIiwicHJvcGVydGllcyI6eyJub3RlSW5kZXgiOjB9LCJpc0VkaXRlZCI6ZmFsc2UsIm1hbnVhbE92ZXJyaWRlIjp7ImlzTWFudWFsbHlPdmVycmlkZGVuIjpmYWxzZSwiY2l0ZXByb2NUZXh0IjoiWzk1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
          <w:id w:val="-1016149681"/>
          <w:placeholder>
            <w:docPart w:val="DefaultPlaceholder_-1854013440"/>
          </w:placeholder>
        </w:sdtPr>
        <w:sdtContent>
          <w:r w:rsidR="00A87455" w:rsidRPr="00A87455">
            <w:rPr>
              <w:rFonts w:cstheme="minorHAnsi"/>
              <w:color w:val="000000"/>
              <w:highlight w:val="green"/>
            </w:rPr>
            <w:t>[95]</w:t>
          </w:r>
        </w:sdtContent>
      </w:sdt>
      <w:r w:rsidRPr="005534AA">
        <w:rPr>
          <w:rFonts w:cstheme="minorHAnsi"/>
          <w:highlight w:val="green"/>
        </w:rPr>
        <w:t xml:space="preserve">) ubírá realističnost ve prospěch </w:t>
      </w:r>
      <w:r w:rsidR="002347AB" w:rsidRPr="005534AA">
        <w:rPr>
          <w:rFonts w:cstheme="minorHAnsi"/>
          <w:highlight w:val="green"/>
        </w:rPr>
        <w:t xml:space="preserve">jednodušší </w:t>
      </w:r>
      <w:r w:rsidRPr="005534AA">
        <w:rPr>
          <w:rFonts w:cstheme="minorHAnsi"/>
          <w:highlight w:val="green"/>
        </w:rPr>
        <w:t>hratelnosti</w:t>
      </w:r>
      <w:r w:rsidR="00BF4095" w:rsidRPr="005534AA">
        <w:rPr>
          <w:rFonts w:cstheme="minorHAnsi"/>
          <w:color w:val="000000"/>
          <w:highlight w:val="green"/>
        </w:rPr>
        <w:t>.</w:t>
      </w:r>
      <w:r w:rsidR="00E5767D" w:rsidRPr="005534AA">
        <w:rPr>
          <w:rFonts w:cstheme="minorHAnsi"/>
          <w:color w:val="000000"/>
          <w:highlight w:val="green"/>
        </w:rPr>
        <w:t xml:space="preserve"> Dalším dělením je</w:t>
      </w:r>
      <w:r w:rsidR="00460BAF" w:rsidRPr="005534AA">
        <w:rPr>
          <w:rFonts w:cstheme="minorHAnsi"/>
          <w:color w:val="000000"/>
          <w:highlight w:val="green"/>
        </w:rPr>
        <w:t>,</w:t>
      </w:r>
      <w:r w:rsidR="00E5767D" w:rsidRPr="005534AA">
        <w:rPr>
          <w:rFonts w:cstheme="minorHAnsi"/>
          <w:color w:val="000000"/>
          <w:highlight w:val="green"/>
        </w:rPr>
        <w:t xml:space="preserve"> zda se závodí v autech či jiných dopravních prostředcích (např. </w:t>
      </w:r>
      <w:r w:rsidR="00B326BD" w:rsidRPr="005534AA">
        <w:rPr>
          <w:rFonts w:cstheme="minorHAnsi"/>
          <w:color w:val="000000"/>
          <w:highlight w:val="green"/>
        </w:rPr>
        <w:t>vesmírné lodě v </w:t>
      </w:r>
      <w:proofErr w:type="spellStart"/>
      <w:r w:rsidR="00B326BD" w:rsidRPr="005534AA">
        <w:rPr>
          <w:rFonts w:cstheme="minorHAnsi"/>
          <w:color w:val="000000"/>
          <w:highlight w:val="green"/>
        </w:rPr>
        <w:t>Redout</w:t>
      </w:r>
      <w:proofErr w:type="spellEnd"/>
      <w:r w:rsidR="00B326BD" w:rsidRPr="005534AA">
        <w:rPr>
          <w:rFonts w:cstheme="minorHAnsi"/>
          <w:color w:val="000000"/>
          <w:highlight w:val="green"/>
        </w:rPr>
        <w:t xml:space="preserve"> 2</w:t>
      </w:r>
      <w:sdt>
        <w:sdtPr>
          <w:rPr>
            <w:rFonts w:cstheme="minorHAnsi"/>
            <w:color w:val="000000"/>
            <w:highlight w:val="green"/>
          </w:rPr>
          <w:tag w:val="MENDELEY_CITATION_v3_eyJjaXRhdGlvbklEIjoiTUVOREVMRVlfQ0lUQVRJT05fMzNlYTc1NTEtOWExZS00YmM4LWFlNDAtMDk1OWVhMDdkZTFlIiwicHJvcGVydGllcyI6eyJub3RlSW5kZXgiOjB9LCJpc0VkaXRlZCI6ZmFsc2UsIm1hbnVhbE92ZXJyaWRlIjp7ImlzTWFudWFsbHlPdmVycmlkZGVuIjpmYWxzZSwiY2l0ZXByb2NUZXh0IjoiWzk2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
          <w:id w:val="1768046613"/>
          <w:placeholder>
            <w:docPart w:val="DefaultPlaceholder_-1854013440"/>
          </w:placeholder>
        </w:sdtPr>
        <w:sdtContent>
          <w:r w:rsidR="00A87455" w:rsidRPr="00A87455">
            <w:rPr>
              <w:rFonts w:cstheme="minorHAnsi"/>
              <w:color w:val="000000"/>
              <w:highlight w:val="green"/>
            </w:rPr>
            <w:t>[96]</w:t>
          </w:r>
        </w:sdtContent>
      </w:sdt>
      <w:r w:rsidR="00E5767D" w:rsidRPr="005534AA">
        <w:rPr>
          <w:rFonts w:cstheme="minorHAnsi"/>
          <w:color w:val="000000"/>
          <w:highlight w:val="green"/>
        </w:rPr>
        <w:t>). Ačkoliv většina her hráče za narážení do soupeřů penalizuje, existují</w:t>
      </w:r>
      <w:r w:rsidR="00B326BD" w:rsidRPr="005534AA">
        <w:rPr>
          <w:rFonts w:cstheme="minorHAnsi"/>
          <w:color w:val="000000"/>
          <w:highlight w:val="green"/>
        </w:rPr>
        <w:t xml:space="preserve"> také</w:t>
      </w:r>
      <w:r w:rsidR="00E5767D" w:rsidRPr="005534AA">
        <w:rPr>
          <w:rFonts w:cstheme="minorHAnsi"/>
          <w:color w:val="000000"/>
          <w:highlight w:val="green"/>
        </w:rPr>
        <w:t xml:space="preserve"> série jako například </w:t>
      </w:r>
      <w:proofErr w:type="spellStart"/>
      <w:r w:rsidR="00E5767D" w:rsidRPr="005534AA">
        <w:rPr>
          <w:rFonts w:cstheme="minorHAnsi"/>
          <w:highlight w:val="green"/>
        </w:rPr>
        <w:t>FlatOut</w:t>
      </w:r>
      <w:proofErr w:type="spellEnd"/>
      <w:sdt>
        <w:sdtPr>
          <w:rPr>
            <w:rFonts w:cstheme="minorHAnsi"/>
            <w:color w:val="000000"/>
            <w:highlight w:val="green"/>
          </w:rPr>
          <w:tag w:val="MENDELEY_CITATION_v3_eyJjaXRhdGlvbklEIjoiTUVOREVMRVlfQ0lUQVRJT05fOTkwNDI4ZTQtOGRiYi00NzVjLTgyOTQtMDc4ZTE0MDI1ZGFhIiwicHJvcGVydGllcyI6eyJub3RlSW5kZXgiOjB9LCJpc0VkaXRlZCI6ZmFsc2UsIm1hbnVhbE92ZXJyaWRlIjp7ImlzTWFudWFsbHlPdmVycmlkZGVuIjpmYWxzZSwiY2l0ZXByb2NUZXh0IjoiWzk3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
          <w:id w:val="1279612317"/>
          <w:placeholder>
            <w:docPart w:val="18B42B81A459458597320E29161D132D"/>
          </w:placeholder>
        </w:sdtPr>
        <w:sdtContent>
          <w:r w:rsidR="00A87455" w:rsidRPr="00A87455">
            <w:rPr>
              <w:rFonts w:cstheme="minorHAnsi"/>
              <w:color w:val="000000"/>
              <w:highlight w:val="green"/>
            </w:rPr>
            <w:t>[97]</w:t>
          </w:r>
        </w:sdtContent>
      </w:sdt>
      <w:r w:rsidR="00E5767D" w:rsidRPr="005534AA">
        <w:rPr>
          <w:rFonts w:cstheme="minorHAnsi"/>
          <w:color w:val="000000"/>
          <w:highlight w:val="green"/>
        </w:rPr>
        <w:t xml:space="preserve"> a </w:t>
      </w:r>
      <w:r w:rsidR="00E5767D" w:rsidRPr="005534AA">
        <w:rPr>
          <w:rFonts w:cstheme="minorHAnsi"/>
          <w:color w:val="000000"/>
          <w:highlight w:val="green"/>
          <w:lang w:val="en-US"/>
        </w:rPr>
        <w:t>Asphalt</w:t>
      </w:r>
      <w:sdt>
        <w:sdtPr>
          <w:rPr>
            <w:rFonts w:cstheme="minorHAnsi"/>
            <w:color w:val="000000"/>
            <w:highlight w:val="green"/>
          </w:rPr>
          <w:tag w:val="MENDELEY_CITATION_v3_eyJjaXRhdGlvbklEIjoiTUVOREVMRVlfQ0lUQVRJT05fNzE0ZTFlOWYtZGVmNi00ODQ4LTgzNWItYzU0N2I0ODZhMTg5IiwicHJvcGVydGllcyI6eyJub3RlSW5kZXgiOjB9LCJpc0VkaXRlZCI6ZmFsc2UsIm1hbnVhbE92ZXJyaWRlIjp7ImlzTWFudWFsbHlPdmVycmlkZGVuIjpmYWxzZSwiY2l0ZXByb2NUZXh0IjoiWzk4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
          <w:id w:val="796714697"/>
          <w:placeholder>
            <w:docPart w:val="DefaultPlaceholder_-1854013440"/>
          </w:placeholder>
        </w:sdtPr>
        <w:sdtContent>
          <w:r w:rsidR="00A87455" w:rsidRPr="00A87455">
            <w:rPr>
              <w:rFonts w:cstheme="minorHAnsi"/>
              <w:color w:val="000000"/>
              <w:highlight w:val="green"/>
            </w:rPr>
            <w:t>[98]</w:t>
          </w:r>
        </w:sdtContent>
      </w:sdt>
      <w:r w:rsidR="00E5767D" w:rsidRPr="005534AA">
        <w:rPr>
          <w:rFonts w:cstheme="minorHAnsi"/>
          <w:color w:val="000000"/>
          <w:highlight w:val="green"/>
        </w:rPr>
        <w:t xml:space="preserve">, které </w:t>
      </w:r>
      <w:r w:rsidR="00414FD5" w:rsidRPr="005534AA">
        <w:rPr>
          <w:rFonts w:cstheme="minorHAnsi"/>
          <w:color w:val="000000"/>
          <w:highlight w:val="green"/>
        </w:rPr>
        <w:t>za to</w:t>
      </w:r>
      <w:r w:rsidR="00E5767D" w:rsidRPr="005534AA">
        <w:rPr>
          <w:rFonts w:cstheme="minorHAnsi"/>
          <w:color w:val="000000"/>
          <w:highlight w:val="green"/>
        </w:rPr>
        <w:t xml:space="preserve"> naopak hráče odměňují</w:t>
      </w:r>
      <w:r w:rsidR="00001C43" w:rsidRPr="005534AA">
        <w:rPr>
          <w:rFonts w:cstheme="minorHAnsi"/>
          <w:color w:val="000000"/>
          <w:highlight w:val="green"/>
        </w:rPr>
        <w:t xml:space="preserve"> </w:t>
      </w:r>
      <w:r w:rsidR="008D0D01" w:rsidRPr="005534AA">
        <w:rPr>
          <w:rFonts w:cstheme="minorHAnsi"/>
          <w:color w:val="000000"/>
          <w:highlight w:val="green"/>
        </w:rPr>
        <w:t xml:space="preserve">a umožňují </w:t>
      </w:r>
      <w:r w:rsidR="00001C43" w:rsidRPr="005534AA">
        <w:rPr>
          <w:rFonts w:cstheme="minorHAnsi"/>
          <w:color w:val="000000"/>
          <w:highlight w:val="green"/>
        </w:rPr>
        <w:t>soupeře zpomalit či úplně vyřadit ze závodu</w:t>
      </w:r>
      <w:r w:rsidR="0053001E" w:rsidRPr="005534AA">
        <w:rPr>
          <w:rFonts w:cstheme="minorHAnsi"/>
          <w:color w:val="000000"/>
          <w:highlight w:val="green"/>
        </w:rPr>
        <w:t xml:space="preserve"> </w:t>
      </w:r>
      <w:sdt>
        <w:sdtPr>
          <w:rPr>
            <w:rFonts w:cstheme="minorHAnsi"/>
            <w:color w:val="000000"/>
            <w:highlight w:val="green"/>
          </w:rPr>
          <w:tag w:val="MENDELEY_CITATION_v3_eyJjaXRhdGlvbklEIjoiTUVOREVMRVlfQ0lUQVRJT05fMTMyM2FhYmItMTBkMi00YWUyLWIzNzYtNDlkOGM5NjViNjg3IiwicHJvcGVydGllcyI6eyJub3RlSW5kZXgiOjB9LCJpc0VkaXRlZCI6ZmFsc2UsIm1hbnVhbE92ZXJyaWRlIjp7ImlzTWFudWFsbHlPdmVycmlkZGVuIjpmYWxzZSwiY2l0ZXByb2NUZXh0IjoiWzc2LCA5OV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
          <w:id w:val="-525487477"/>
          <w:placeholder>
            <w:docPart w:val="B5AEECBB2F394B65AD8F72491631F96D"/>
          </w:placeholder>
        </w:sdtPr>
        <w:sdtContent>
          <w:r w:rsidR="00A87455" w:rsidRPr="00A87455">
            <w:rPr>
              <w:rFonts w:cstheme="minorHAnsi"/>
              <w:color w:val="000000"/>
              <w:highlight w:val="green"/>
            </w:rPr>
            <w:t>[76, 99]</w:t>
          </w:r>
        </w:sdtContent>
      </w:sdt>
      <w:r w:rsidR="00E5767D" w:rsidRPr="005534AA">
        <w:rPr>
          <w:rFonts w:cstheme="minorHAnsi"/>
          <w:color w:val="000000"/>
          <w:highlight w:val="green"/>
        </w:rPr>
        <w:t>.</w:t>
      </w:r>
    </w:p>
    <w:p w14:paraId="35E722E3" w14:textId="2B1850F4" w:rsidR="003E05E7" w:rsidRPr="00FD4AB2" w:rsidRDefault="003E05E7" w:rsidP="003E05E7">
      <w:pPr>
        <w:pStyle w:val="Nadpis2"/>
        <w:ind w:left="708" w:firstLine="708"/>
        <w:rPr>
          <w:rFonts w:asciiTheme="minorHAnsi" w:hAnsiTheme="minorHAnsi" w:cstheme="minorHAnsi"/>
        </w:rPr>
      </w:pPr>
      <w:bookmarkStart w:id="117" w:name="_Toc130825370"/>
      <w:r w:rsidRPr="005534AA">
        <w:rPr>
          <w:rFonts w:asciiTheme="minorHAnsi" w:hAnsiTheme="minorHAnsi" w:cstheme="minorHAnsi"/>
          <w:highlight w:val="green"/>
        </w:rPr>
        <w:lastRenderedPageBreak/>
        <w:t>4.5 shrnutí</w:t>
      </w:r>
      <w:bookmarkEnd w:id="117"/>
    </w:p>
    <w:p w14:paraId="40BE8703" w14:textId="3642B77D" w:rsidR="003E05E7" w:rsidRPr="00621687" w:rsidRDefault="00FE7D1B" w:rsidP="002A7AB3">
      <w:pPr>
        <w:pStyle w:val="Odstavecseseznamem"/>
        <w:ind w:left="1416" w:firstLine="696"/>
        <w:jc w:val="both"/>
        <w:rPr>
          <w:rFonts w:cstheme="minorHAnsi"/>
        </w:rPr>
      </w:pPr>
      <w:r w:rsidRPr="005534AA">
        <w:rPr>
          <w:rFonts w:cstheme="minorHAnsi"/>
          <w:color w:val="000000"/>
          <w:highlight w:val="green"/>
          <w:shd w:val="clear" w:color="auto" w:fill="FFFFFF"/>
        </w:rPr>
        <w:t>Toto byl</w:t>
      </w:r>
      <w:r w:rsidR="00113620" w:rsidRPr="005534AA">
        <w:rPr>
          <w:rFonts w:cstheme="minorHAnsi"/>
          <w:color w:val="000000"/>
          <w:highlight w:val="green"/>
          <w:shd w:val="clear" w:color="auto" w:fill="FFFFFF"/>
        </w:rPr>
        <w:t>o</w:t>
      </w:r>
      <w:r w:rsidRPr="005534AA">
        <w:rPr>
          <w:rFonts w:cstheme="minorHAnsi"/>
          <w:color w:val="000000"/>
          <w:highlight w:val="green"/>
          <w:shd w:val="clear" w:color="auto" w:fill="FFFFFF"/>
        </w:rPr>
        <w:t xml:space="preserve"> jen </w:t>
      </w:r>
      <w:r w:rsidR="00113620" w:rsidRPr="005534AA">
        <w:rPr>
          <w:rFonts w:cstheme="minorHAnsi"/>
          <w:color w:val="000000"/>
          <w:highlight w:val="green"/>
          <w:shd w:val="clear" w:color="auto" w:fill="FFFFFF"/>
        </w:rPr>
        <w:t xml:space="preserve">stručné seznámení s nejvíce zastoupenými žánry, ale </w:t>
      </w:r>
      <w:r w:rsidR="00A26CB4" w:rsidRPr="005534AA">
        <w:rPr>
          <w:rFonts w:cstheme="minorHAnsi"/>
          <w:color w:val="000000"/>
          <w:highlight w:val="green"/>
          <w:shd w:val="clear" w:color="auto" w:fill="FFFFFF"/>
        </w:rPr>
        <w:t>existuje mnoho dalších, které vnikají například kombinací, či rozšiřováním těchto základních.</w:t>
      </w:r>
      <w:r w:rsidR="00DE075E" w:rsidRPr="005534AA">
        <w:rPr>
          <w:rFonts w:cstheme="minorHAnsi"/>
          <w:color w:val="000000"/>
          <w:highlight w:val="green"/>
          <w:shd w:val="clear" w:color="auto" w:fill="FFFFFF"/>
        </w:rPr>
        <w:t xml:space="preserve"> </w:t>
      </w:r>
      <w:r w:rsidR="003E05E7" w:rsidRPr="005534AA">
        <w:rPr>
          <w:rFonts w:cstheme="minorHAnsi"/>
          <w:color w:val="000000"/>
          <w:highlight w:val="green"/>
          <w:shd w:val="clear" w:color="auto" w:fill="FFFFFF"/>
        </w:rPr>
        <w:t>Jelikož je tato práce zaměřena na RPG, je knihovna plně implementovatelná a neměla by být žádná část, která není pokryta a programátor musí dělat pouze grafickou část, reakce na Eventy</w:t>
      </w:r>
      <w:r w:rsidR="00703738" w:rsidRPr="005534AA">
        <w:rPr>
          <w:rFonts w:cstheme="minorHAnsi"/>
          <w:color w:val="000000"/>
          <w:highlight w:val="green"/>
          <w:shd w:val="clear" w:color="auto" w:fill="FFFFFF"/>
        </w:rPr>
        <w:t xml:space="preserve"> a vstupy od hráče</w:t>
      </w:r>
      <w:r w:rsidR="003E05E7" w:rsidRPr="005534AA">
        <w:rPr>
          <w:rFonts w:cstheme="minorHAnsi"/>
          <w:color w:val="000000"/>
          <w:highlight w:val="green"/>
          <w:shd w:val="clear" w:color="auto" w:fill="FFFFFF"/>
        </w:rPr>
        <w:t>, nastavení hodnot a umělou inteligenci NPC.</w:t>
      </w:r>
      <w:r w:rsidR="00A26CB4" w:rsidRPr="005534AA">
        <w:rPr>
          <w:rFonts w:cstheme="minorHAnsi"/>
          <w:color w:val="000000"/>
          <w:highlight w:val="green"/>
          <w:shd w:val="clear" w:color="auto" w:fill="FFFFFF"/>
        </w:rPr>
        <w:t xml:space="preserve"> Jelikož většina RPG je současně akční hrou</w:t>
      </w:r>
      <w:r w:rsidR="007637BB" w:rsidRPr="005534AA">
        <w:rPr>
          <w:rFonts w:cstheme="minorHAnsi"/>
          <w:color w:val="000000"/>
          <w:highlight w:val="green"/>
          <w:shd w:val="clear" w:color="auto" w:fill="FFFFFF"/>
        </w:rPr>
        <w:t xml:space="preserve"> je i pro tento žánr možné využít téměř celou knihovnu bez výrazných úprav logiky. Výjimkou jsou akční hry </w:t>
      </w:r>
      <w:r w:rsidR="006151C6" w:rsidRPr="005534AA">
        <w:rPr>
          <w:rFonts w:cstheme="minorHAnsi"/>
          <w:color w:val="000000"/>
          <w:highlight w:val="green"/>
          <w:shd w:val="clear" w:color="auto" w:fill="FFFFFF"/>
        </w:rPr>
        <w:t xml:space="preserve">mezi jejich mechaniky nepatří souboj (např. </w:t>
      </w:r>
      <w:proofErr w:type="spellStart"/>
      <w:r w:rsidR="006151C6" w:rsidRPr="005534AA">
        <w:rPr>
          <w:rFonts w:cstheme="minorHAnsi"/>
          <w:color w:val="000000"/>
          <w:highlight w:val="green"/>
          <w:shd w:val="clear" w:color="auto" w:fill="FFFFFF"/>
        </w:rPr>
        <w:t>Blackhole</w:t>
      </w:r>
      <w:proofErr w:type="spellEnd"/>
      <w:sdt>
        <w:sdtPr>
          <w:rPr>
            <w:rFonts w:cstheme="minorHAnsi"/>
            <w:color w:val="000000"/>
            <w:highlight w:val="green"/>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EwMF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
          <w:id w:val="-68194738"/>
          <w:placeholder>
            <w:docPart w:val="DefaultPlaceholder_-1854013440"/>
          </w:placeholder>
        </w:sdtPr>
        <w:sdtContent>
          <w:r w:rsidR="00A87455" w:rsidRPr="00A87455">
            <w:rPr>
              <w:rFonts w:cstheme="minorHAnsi"/>
              <w:color w:val="000000"/>
              <w:highlight w:val="green"/>
              <w:shd w:val="clear" w:color="auto" w:fill="FFFFFF"/>
            </w:rPr>
            <w:t>[100]</w:t>
          </w:r>
        </w:sdtContent>
      </w:sdt>
      <w:r w:rsidR="006151C6" w:rsidRPr="005534AA">
        <w:rPr>
          <w:rFonts w:cstheme="minorHAnsi"/>
          <w:color w:val="000000"/>
          <w:highlight w:val="green"/>
          <w:shd w:val="clear" w:color="auto" w:fill="FFFFFF"/>
        </w:rPr>
        <w:t xml:space="preserve">) nebo </w:t>
      </w:r>
      <w:r w:rsidR="00E07FEF" w:rsidRPr="005534AA">
        <w:rPr>
          <w:rFonts w:cstheme="minorHAnsi"/>
          <w:color w:val="000000"/>
          <w:highlight w:val="green"/>
          <w:shd w:val="clear" w:color="auto" w:fill="FFFFFF"/>
        </w:rPr>
        <w:t xml:space="preserve">neobsahují </w:t>
      </w:r>
      <w:r w:rsidR="006151C6" w:rsidRPr="005534AA">
        <w:rPr>
          <w:rFonts w:cstheme="minorHAnsi"/>
          <w:color w:val="000000"/>
          <w:highlight w:val="green"/>
          <w:shd w:val="clear" w:color="auto" w:fill="FFFFFF"/>
        </w:rPr>
        <w:t>předmět</w:t>
      </w:r>
      <w:r w:rsidR="00E07FEF" w:rsidRPr="005534AA">
        <w:rPr>
          <w:rFonts w:cstheme="minorHAnsi"/>
          <w:color w:val="000000"/>
          <w:highlight w:val="green"/>
          <w:shd w:val="clear" w:color="auto" w:fill="FFFFFF"/>
        </w:rPr>
        <w:t>y</w:t>
      </w:r>
      <w:r w:rsidR="006151C6" w:rsidRPr="005534AA">
        <w:rPr>
          <w:rFonts w:cstheme="minorHAnsi"/>
          <w:color w:val="000000"/>
          <w:highlight w:val="green"/>
          <w:shd w:val="clear" w:color="auto" w:fill="FFFFFF"/>
        </w:rPr>
        <w:t>, protože v takovém případě zůstane velká část knihovny nevyužita.</w:t>
      </w:r>
      <w:r w:rsidR="00DE1145" w:rsidRPr="005534AA">
        <w:rPr>
          <w:rFonts w:cstheme="minorHAnsi"/>
          <w:color w:val="000000"/>
          <w:highlight w:val="green"/>
          <w:shd w:val="clear" w:color="auto" w:fill="FFFFFF"/>
        </w:rPr>
        <w:t xml:space="preserve"> </w:t>
      </w:r>
      <w:r w:rsidR="001A4873" w:rsidRPr="005534AA">
        <w:rPr>
          <w:rFonts w:cstheme="minorHAnsi"/>
          <w:highlight w:val="green"/>
        </w:rPr>
        <w:t xml:space="preserve">Pro strategie je z knihovny možné využít třídu </w:t>
      </w:r>
      <w:r w:rsidR="001A4873" w:rsidRPr="005534AA">
        <w:rPr>
          <w:rFonts w:cstheme="minorHAnsi"/>
          <w:i/>
          <w:iCs/>
          <w:highlight w:val="green"/>
        </w:rPr>
        <w:t>Postava</w:t>
      </w:r>
      <w:r w:rsidR="001A4873" w:rsidRPr="005534AA">
        <w:rPr>
          <w:rFonts w:cstheme="minorHAnsi"/>
          <w:highlight w:val="green"/>
        </w:rPr>
        <w:t xml:space="preserve"> na jednotky a budovy nebo </w:t>
      </w:r>
      <w:proofErr w:type="spellStart"/>
      <w:r w:rsidR="001A4873" w:rsidRPr="005534AA">
        <w:rPr>
          <w:rFonts w:cstheme="minorHAnsi"/>
          <w:i/>
          <w:iCs/>
          <w:highlight w:val="green"/>
        </w:rPr>
        <w:t>GameManager</w:t>
      </w:r>
      <w:proofErr w:type="spellEnd"/>
      <w:r w:rsidR="00DE1145" w:rsidRPr="005534AA">
        <w:rPr>
          <w:rFonts w:cstheme="minorHAnsi"/>
          <w:i/>
          <w:iCs/>
          <w:highlight w:val="green"/>
        </w:rPr>
        <w:t xml:space="preserve"> </w:t>
      </w:r>
      <w:r w:rsidR="00DE1145" w:rsidRPr="005534AA">
        <w:rPr>
          <w:rFonts w:cstheme="minorHAnsi"/>
          <w:highlight w:val="green"/>
        </w:rPr>
        <w:t>a</w:t>
      </w:r>
      <w:r w:rsidR="00DE1145" w:rsidRPr="005534AA">
        <w:rPr>
          <w:rFonts w:cstheme="minorHAnsi"/>
          <w:i/>
          <w:iCs/>
          <w:highlight w:val="green"/>
        </w:rPr>
        <w:t xml:space="preserve"> </w:t>
      </w:r>
      <w:proofErr w:type="spellStart"/>
      <w:r w:rsidR="00DE1145" w:rsidRPr="005534AA">
        <w:rPr>
          <w:rFonts w:cstheme="minorHAnsi"/>
          <w:i/>
          <w:iCs/>
          <w:highlight w:val="green"/>
        </w:rPr>
        <w:t>Chunk</w:t>
      </w:r>
      <w:proofErr w:type="spellEnd"/>
      <w:r w:rsidR="001A4873" w:rsidRPr="005534AA">
        <w:rPr>
          <w:rFonts w:cstheme="minorHAnsi"/>
          <w:highlight w:val="green"/>
        </w:rPr>
        <w:t xml:space="preserve"> na generování náhodné mapy.</w:t>
      </w:r>
      <w:r w:rsidR="002A7AB3" w:rsidRPr="005534AA">
        <w:rPr>
          <w:rFonts w:cstheme="minorHAnsi"/>
          <w:highlight w:val="green"/>
        </w:rPr>
        <w:t xml:space="preserve"> </w:t>
      </w:r>
      <w:r w:rsidR="001A4873" w:rsidRPr="005534AA">
        <w:rPr>
          <w:rFonts w:cstheme="minorHAnsi"/>
          <w:highlight w:val="green"/>
        </w:rPr>
        <w:t xml:space="preserve">U závodních her lze z knihovny využít </w:t>
      </w:r>
      <w:proofErr w:type="spellStart"/>
      <w:r w:rsidR="001A4873" w:rsidRPr="005534AA">
        <w:rPr>
          <w:rFonts w:cstheme="minorHAnsi"/>
          <w:i/>
          <w:iCs/>
          <w:highlight w:val="green"/>
        </w:rPr>
        <w:t>StatList</w:t>
      </w:r>
      <w:proofErr w:type="spellEnd"/>
      <w:r w:rsidR="001A4873" w:rsidRPr="005534AA">
        <w:rPr>
          <w:rFonts w:cstheme="minorHAnsi"/>
          <w:highlight w:val="green"/>
        </w:rPr>
        <w:t xml:space="preserve"> na vlastnosti vozidla (rychlost, akcelerace</w:t>
      </w:r>
      <w:r w:rsidR="002A7AB3" w:rsidRPr="005534AA">
        <w:rPr>
          <w:rFonts w:cstheme="minorHAnsi"/>
          <w:highlight w:val="green"/>
        </w:rPr>
        <w:t xml:space="preserve">, </w:t>
      </w:r>
      <w:r w:rsidR="001A4873" w:rsidRPr="005534AA">
        <w:rPr>
          <w:rFonts w:cstheme="minorHAnsi"/>
          <w:highlight w:val="green"/>
        </w:rPr>
        <w:t xml:space="preserve">…) a </w:t>
      </w:r>
      <w:proofErr w:type="spellStart"/>
      <w:r w:rsidR="001A4873" w:rsidRPr="005534AA">
        <w:rPr>
          <w:rFonts w:cstheme="minorHAnsi"/>
          <w:i/>
          <w:iCs/>
          <w:highlight w:val="green"/>
        </w:rPr>
        <w:t>Predmet</w:t>
      </w:r>
      <w:proofErr w:type="spellEnd"/>
      <w:r w:rsidR="001A4873" w:rsidRPr="005534AA">
        <w:rPr>
          <w:rFonts w:cstheme="minorHAnsi"/>
          <w:highlight w:val="green"/>
        </w:rPr>
        <w:t xml:space="preserve"> na vylepšení. V přídě her, kde se dá poškodit soupeřův vůz lze použít také </w:t>
      </w:r>
      <w:r w:rsidR="001A4873" w:rsidRPr="005534AA">
        <w:rPr>
          <w:rFonts w:cstheme="minorHAnsi"/>
          <w:i/>
          <w:iCs/>
          <w:highlight w:val="green"/>
        </w:rPr>
        <w:t>Postava</w:t>
      </w:r>
      <w:r w:rsidR="001A4873" w:rsidRPr="005534AA">
        <w:rPr>
          <w:rFonts w:cstheme="minorHAnsi"/>
          <w:highlight w:val="green"/>
        </w:rPr>
        <w:t>. Jelikož třídy nejsou určeny na toto využití, obsahují velké množství dat na víc, která budou zbytečně zabírat paměť a je proto lepší vytvořit si vlastní třídy.</w:t>
      </w:r>
    </w:p>
    <w:p w14:paraId="174EC6A1" w14:textId="77777777" w:rsidR="00F67031" w:rsidRPr="005534AA" w:rsidRDefault="00F67031" w:rsidP="00390376">
      <w:pPr>
        <w:ind w:left="360"/>
        <w:rPr>
          <w:rStyle w:val="Nadpis1Char"/>
          <w:rFonts w:asciiTheme="minorHAnsi" w:hAnsiTheme="minorHAnsi" w:cstheme="minorHAnsi"/>
          <w:highlight w:val="green"/>
        </w:rPr>
      </w:pPr>
      <w:bookmarkStart w:id="118" w:name="_Hlk76031975"/>
      <w:bookmarkStart w:id="119" w:name="_Toc130825371"/>
      <w:r w:rsidRPr="005534AA">
        <w:rPr>
          <w:rStyle w:val="Nadpis1Char"/>
          <w:rFonts w:asciiTheme="minorHAnsi" w:hAnsiTheme="minorHAnsi" w:cstheme="minorHAnsi"/>
          <w:highlight w:val="green"/>
        </w:rPr>
        <w:t>5. Grafické výstupy aplikací</w:t>
      </w:r>
      <w:bookmarkEnd w:id="119"/>
    </w:p>
    <w:bookmarkEnd w:id="118"/>
    <w:p w14:paraId="4426DE4A" w14:textId="7893DBFA" w:rsidR="00F67031" w:rsidRDefault="00F67031" w:rsidP="00DC1351">
      <w:pPr>
        <w:ind w:left="360" w:firstLine="348"/>
        <w:jc w:val="both"/>
      </w:pPr>
      <w:r w:rsidRPr="005534AA">
        <w:rPr>
          <w:highlight w:val="green"/>
        </w:rPr>
        <w:t xml:space="preserve">Programy ke komunikaci s uživateli potřebují uživatelské rozhraní. U nejjednodušších her se může jednat o konzoli, ale pro většinu her pouhé psaní nestačí a potřebují grafické prostředí neboli GUI. Na </w:t>
      </w:r>
      <w:r w:rsidR="00621EB4" w:rsidRPr="005534AA">
        <w:rPr>
          <w:highlight w:val="green"/>
        </w:rPr>
        <w:fldChar w:fldCharType="begin"/>
      </w:r>
      <w:r w:rsidR="00621EB4" w:rsidRPr="005534AA">
        <w:rPr>
          <w:highlight w:val="green"/>
        </w:rPr>
        <w:instrText xml:space="preserve"> REF _Ref86178372 \h </w:instrText>
      </w:r>
      <w:r w:rsidR="00D1323A">
        <w:rPr>
          <w:highlight w:val="green"/>
        </w:rPr>
        <w:instrText xml:space="preserve"> \* MERGEFORMAT </w:instrText>
      </w:r>
      <w:r w:rsidR="00621EB4" w:rsidRPr="005534AA">
        <w:rPr>
          <w:highlight w:val="green"/>
        </w:rPr>
      </w:r>
      <w:r w:rsidR="00621EB4" w:rsidRPr="005534AA">
        <w:rPr>
          <w:highlight w:val="green"/>
        </w:rPr>
        <w:fldChar w:fldCharType="separate"/>
      </w:r>
      <w:r w:rsidR="00DE4D75" w:rsidRPr="005534AA">
        <w:rPr>
          <w:highlight w:val="green"/>
        </w:rPr>
        <w:t xml:space="preserve">Obr. </w:t>
      </w:r>
      <w:r w:rsidR="00DE4D75">
        <w:rPr>
          <w:noProof/>
          <w:highlight w:val="green"/>
        </w:rPr>
        <w:t>3</w:t>
      </w:r>
      <w:r w:rsidR="00621EB4" w:rsidRPr="005534AA">
        <w:rPr>
          <w:highlight w:val="green"/>
        </w:rPr>
        <w:fldChar w:fldCharType="end"/>
      </w:r>
      <w:r w:rsidR="00621EB4" w:rsidRPr="005534AA">
        <w:rPr>
          <w:highlight w:val="green"/>
        </w:rPr>
        <w:t xml:space="preserve"> </w:t>
      </w:r>
      <w:r w:rsidRPr="005534AA">
        <w:rPr>
          <w:highlight w:val="green"/>
        </w:rPr>
        <w:t xml:space="preserve">jsou v několika bodech shrnuté rozdíly </w:t>
      </w:r>
      <w:r w:rsidR="00AE7602" w:rsidRPr="005534AA">
        <w:rPr>
          <w:highlight w:val="green"/>
        </w:rPr>
        <w:t xml:space="preserve">UI pro </w:t>
      </w:r>
      <w:r w:rsidRPr="005534AA">
        <w:rPr>
          <w:highlight w:val="green"/>
        </w:rPr>
        <w:t>.NET, které jsou níže rozvinuty.</w:t>
      </w:r>
    </w:p>
    <w:p w14:paraId="665DCD96" w14:textId="77777777" w:rsidR="00621EB4" w:rsidRDefault="00621EB4" w:rsidP="00621EB4">
      <w:pPr>
        <w:keepNext/>
        <w:ind w:left="360" w:firstLine="348"/>
        <w:jc w:val="both"/>
      </w:pPr>
      <w:r w:rsidRPr="00621EB4">
        <w:rPr>
          <w:noProof/>
        </w:rPr>
        <w:drawing>
          <wp:inline distT="0" distB="0" distL="0" distR="0" wp14:anchorId="6B767C64" wp14:editId="7E9DC584">
            <wp:extent cx="5760720" cy="323850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5570C997" w14:textId="38E421AB" w:rsidR="00F67031" w:rsidRDefault="00621EB4" w:rsidP="00621EB4">
      <w:pPr>
        <w:pStyle w:val="Titulek"/>
        <w:ind w:left="1416" w:firstLine="708"/>
        <w:jc w:val="both"/>
      </w:pPr>
      <w:bookmarkStart w:id="120" w:name="_Ref86178372"/>
      <w:r w:rsidRPr="005534AA">
        <w:rPr>
          <w:highlight w:val="green"/>
        </w:rPr>
        <w:t xml:space="preserve">Obr. </w:t>
      </w:r>
      <w:r w:rsidRPr="005534AA">
        <w:rPr>
          <w:highlight w:val="green"/>
        </w:rPr>
        <w:fldChar w:fldCharType="begin"/>
      </w:r>
      <w:r w:rsidRPr="005534AA">
        <w:rPr>
          <w:highlight w:val="green"/>
        </w:rPr>
        <w:instrText xml:space="preserve"> SEQ Obrázek \* ARABIC </w:instrText>
      </w:r>
      <w:r w:rsidRPr="005534AA">
        <w:rPr>
          <w:highlight w:val="green"/>
        </w:rPr>
        <w:fldChar w:fldCharType="separate"/>
      </w:r>
      <w:r w:rsidR="00DE4D75">
        <w:rPr>
          <w:noProof/>
          <w:highlight w:val="green"/>
        </w:rPr>
        <w:t>3</w:t>
      </w:r>
      <w:r w:rsidRPr="005534AA">
        <w:rPr>
          <w:noProof/>
          <w:highlight w:val="green"/>
        </w:rPr>
        <w:fldChar w:fldCharType="end"/>
      </w:r>
      <w:bookmarkEnd w:id="120"/>
      <w:r w:rsidRPr="005534AA">
        <w:rPr>
          <w:highlight w:val="green"/>
        </w:rPr>
        <w:t xml:space="preserve"> srovnání </w:t>
      </w:r>
      <w:r w:rsidR="00932E49" w:rsidRPr="005534AA">
        <w:rPr>
          <w:highlight w:val="green"/>
        </w:rPr>
        <w:t xml:space="preserve">Windows </w:t>
      </w:r>
      <w:r w:rsidRPr="005534AA">
        <w:rPr>
          <w:highlight w:val="green"/>
        </w:rPr>
        <w:t>UI</w:t>
      </w:r>
      <w:sdt>
        <w:sdtPr>
          <w:rPr>
            <w:i w:val="0"/>
            <w:color w:val="000000"/>
            <w:highlight w:val="green"/>
          </w:rPr>
          <w:tag w:val="MENDELEY_CITATION_v3_eyJjaXRhdGlvbklEIjoiTUVOREVMRVlfQ0lUQVRJT05fYjIzMGM4Y2MtMzYyZC00NjMyLThkNzMtNDdhMDRiZGU3NGRmIiwicHJvcGVydGllcyI6eyJub3RlSW5kZXgiOjB9LCJpc0VkaXRlZCI6ZmFsc2UsIm1hbnVhbE92ZXJyaWRlIjp7ImlzTWFudWFsbHlPdmVycmlkZGVuIjpmYWxzZSwiY2l0ZXByb2NUZXh0IjoiWzEwMV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
          <w:id w:val="645089753"/>
          <w:placeholder>
            <w:docPart w:val="DefaultPlaceholder_-1854013440"/>
          </w:placeholder>
        </w:sdtPr>
        <w:sdtContent>
          <w:r w:rsidR="00A87455" w:rsidRPr="00A87455">
            <w:rPr>
              <w:i w:val="0"/>
              <w:color w:val="000000"/>
              <w:highlight w:val="green"/>
            </w:rPr>
            <w:t>[101]</w:t>
          </w:r>
        </w:sdtContent>
      </w:sdt>
    </w:p>
    <w:p w14:paraId="62F2785A" w14:textId="77777777" w:rsidR="00F67031" w:rsidRPr="005534AA" w:rsidRDefault="00F67031" w:rsidP="00B15661">
      <w:pPr>
        <w:pStyle w:val="Nadpis2"/>
        <w:ind w:left="1416"/>
        <w:rPr>
          <w:rFonts w:asciiTheme="minorHAnsi" w:hAnsiTheme="minorHAnsi" w:cstheme="minorHAnsi"/>
          <w:highlight w:val="green"/>
          <w:shd w:val="clear" w:color="auto" w:fill="FFFFFF"/>
        </w:rPr>
      </w:pPr>
      <w:bookmarkStart w:id="121" w:name="_Toc130825372"/>
      <w:r w:rsidRPr="005534AA">
        <w:rPr>
          <w:rFonts w:asciiTheme="minorHAnsi" w:hAnsiTheme="minorHAnsi" w:cstheme="minorHAnsi"/>
          <w:highlight w:val="green"/>
          <w:shd w:val="clear" w:color="auto" w:fill="FFFFFF"/>
        </w:rPr>
        <w:t>5.1 konzolová aplikace</w:t>
      </w:r>
      <w:bookmarkEnd w:id="121"/>
    </w:p>
    <w:p w14:paraId="0AFFEE03" w14:textId="07E55292" w:rsidR="00F67031" w:rsidRPr="00DB634C" w:rsidRDefault="00F67031" w:rsidP="00DF4197">
      <w:pPr>
        <w:ind w:left="1416" w:firstLine="708"/>
        <w:jc w:val="both"/>
        <w:rPr>
          <w:rFonts w:cstheme="minorHAnsi"/>
          <w:lang w:val="en-US"/>
        </w:rPr>
      </w:pPr>
      <w:bookmarkStart w:id="122" w:name="_Hlk130406230"/>
      <w:r w:rsidRPr="005534AA">
        <w:rPr>
          <w:rFonts w:cstheme="minorHAnsi"/>
          <w:highlight w:val="green"/>
        </w:rPr>
        <w:t>Nejjednodušší UI je konzole, která jako vstup a výstup používá příkazový řádek. Dnes se s ní běžný uživatel obvykle nesetká, protože kvůli textovým vstupům není tak příjemná na ovládání jako GUI. Využívá se především pro automatizované úkoly</w:t>
      </w:r>
      <w:r w:rsidR="00086767" w:rsidRPr="005534AA">
        <w:rPr>
          <w:rFonts w:cstheme="minorHAnsi"/>
          <w:highlight w:val="green"/>
        </w:rPr>
        <w:t xml:space="preserve"> a na programy s důrazem na co nejnižší zátěž </w:t>
      </w:r>
      <w:r w:rsidR="00F30285" w:rsidRPr="005534AA">
        <w:rPr>
          <w:rFonts w:cstheme="minorHAnsi"/>
          <w:highlight w:val="green"/>
        </w:rPr>
        <w:t xml:space="preserve">hardwaru využívané </w:t>
      </w:r>
      <w:r w:rsidR="00F30285" w:rsidRPr="005534AA">
        <w:rPr>
          <w:rFonts w:cstheme="minorHAnsi"/>
          <w:highlight w:val="green"/>
        </w:rPr>
        <w:lastRenderedPageBreak/>
        <w:t>administrátory</w:t>
      </w:r>
      <w:r w:rsidRPr="005534AA">
        <w:rPr>
          <w:rFonts w:cstheme="minorHAnsi"/>
          <w:highlight w:val="green"/>
        </w:rPr>
        <w:t>. Je možné mít aplikaci s GUI, která spouští konzolové aplikace a následně zobrazuje jejich návratovou hodnotu.</w:t>
      </w:r>
      <w:sdt>
        <w:sdtPr>
          <w:rPr>
            <w:rFonts w:cstheme="minorHAnsi"/>
            <w:color w:val="000000"/>
            <w:highlight w:val="green"/>
          </w:rPr>
          <w:tag w:val="MENDELEY_CITATION_v3_eyJjaXRhdGlvbklEIjoiTUVOREVMRVlfQ0lUQVRJT05fNmFiMjhhYjktZDk1NS00MDI1LWFjZjEtZDRkOWQ4MTI0ZmQ1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516922609"/>
          <w:placeholder>
            <w:docPart w:val="DefaultPlaceholder_-1854013440"/>
          </w:placeholder>
        </w:sdtPr>
        <w:sdtEndPr>
          <w:rPr>
            <w:rFonts w:cstheme="minorBidi"/>
          </w:rPr>
        </w:sdtEndPr>
        <w:sdtContent>
          <w:r w:rsidR="00A87455" w:rsidRPr="00A87455">
            <w:rPr>
              <w:color w:val="000000"/>
              <w:highlight w:val="green"/>
            </w:rPr>
            <w:t>[101]</w:t>
          </w:r>
        </w:sdtContent>
      </w:sdt>
    </w:p>
    <w:p w14:paraId="175AB059" w14:textId="7DF19692" w:rsidR="00F67031" w:rsidRPr="00621687" w:rsidRDefault="00F67031" w:rsidP="00944D4B">
      <w:pPr>
        <w:pStyle w:val="Nadpis2"/>
        <w:ind w:left="708" w:firstLine="708"/>
        <w:rPr>
          <w:rFonts w:asciiTheme="minorHAnsi" w:hAnsiTheme="minorHAnsi" w:cstheme="minorHAnsi"/>
        </w:rPr>
      </w:pPr>
      <w:bookmarkStart w:id="123" w:name="_Toc130825373"/>
      <w:bookmarkEnd w:id="122"/>
      <w:r w:rsidRPr="00621687">
        <w:rPr>
          <w:rFonts w:asciiTheme="minorHAnsi" w:hAnsiTheme="minorHAnsi" w:cstheme="minorHAnsi"/>
        </w:rPr>
        <w:t>5.2 okenní aplikace</w:t>
      </w:r>
      <w:bookmarkEnd w:id="123"/>
    </w:p>
    <w:p w14:paraId="0D2C1636" w14:textId="6FE7E234" w:rsidR="00F67031" w:rsidRPr="00F7533D" w:rsidRDefault="00F67031" w:rsidP="00186740">
      <w:pPr>
        <w:ind w:left="1416" w:firstLine="708"/>
        <w:jc w:val="both"/>
      </w:pPr>
      <w:r w:rsidRPr="00F7533D">
        <w:t xml:space="preserve">Dnes se </w:t>
      </w:r>
      <w:r w:rsidR="00186740">
        <w:t>běžný uživatel nejčastěji setká</w:t>
      </w:r>
      <w:r w:rsidRPr="00F7533D">
        <w:t xml:space="preserve"> s</w:t>
      </w:r>
      <w:r w:rsidR="00186740">
        <w:t> </w:t>
      </w:r>
      <w:r w:rsidRPr="00F7533D">
        <w:t>programy</w:t>
      </w:r>
      <w:r w:rsidR="00186740">
        <w:t xml:space="preserve">, které mají grafické rozhraní a k interakci se využívají </w:t>
      </w:r>
      <w:r w:rsidRPr="00F7533D">
        <w:t xml:space="preserve">tlačítka, textová pole, rozbalovací menu a další grafické prvky. Takovéto programy nazýváme okenní aplikace. Jelikož byl jako jazyk zvolen C#, budou nyní blíže </w:t>
      </w:r>
      <w:r w:rsidR="00311203">
        <w:t>rozebrány</w:t>
      </w:r>
      <w:r w:rsidR="00311203" w:rsidRPr="00F7533D">
        <w:t xml:space="preserve"> </w:t>
      </w:r>
      <w:r w:rsidRPr="00F7533D">
        <w:t>typy okenních aplikací, které .NET nabízí.</w:t>
      </w:r>
    </w:p>
    <w:p w14:paraId="6F5CBADB" w14:textId="77777777" w:rsidR="00F67031" w:rsidRPr="00F7533D" w:rsidRDefault="00F67031" w:rsidP="009C5274">
      <w:pPr>
        <w:pStyle w:val="Nadpis3"/>
        <w:ind w:left="1416" w:firstLine="708"/>
        <w:rPr>
          <w:rFonts w:asciiTheme="minorHAnsi" w:hAnsiTheme="minorHAnsi" w:cstheme="minorHAnsi"/>
          <w:shd w:val="clear" w:color="auto" w:fill="FFFFFF"/>
        </w:rPr>
      </w:pPr>
      <w:bookmarkStart w:id="124" w:name="_Toc130825374"/>
      <w:r w:rsidRPr="00F7533D">
        <w:rPr>
          <w:rFonts w:asciiTheme="minorHAnsi" w:hAnsiTheme="minorHAnsi" w:cstheme="minorHAnsi"/>
          <w:shd w:val="clear" w:color="auto" w:fill="FFFFFF"/>
        </w:rPr>
        <w:t>5.2.1 WinForm</w:t>
      </w:r>
      <w:bookmarkEnd w:id="124"/>
    </w:p>
    <w:p w14:paraId="537947F6" w14:textId="086DC06A" w:rsidR="00F67031" w:rsidRPr="00621687" w:rsidRDefault="00F67031" w:rsidP="00145BD5">
      <w:pPr>
        <w:pStyle w:val="Odstavecseseznamem"/>
        <w:ind w:left="2124" w:firstLine="696"/>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w:t>
      </w:r>
      <w:r w:rsidR="00DB4E84">
        <w:rPr>
          <w:rFonts w:cstheme="minorHAnsi"/>
        </w:rPr>
        <w:t>,</w:t>
      </w:r>
      <w:r w:rsidRPr="00F7533D">
        <w:rPr>
          <w:rFonts w:cstheme="minorHAnsi"/>
        </w:rPr>
        <w:t xml:space="preserve"> je stále využívána kvůli svému rychlému a jednoduchému vývoji. </w:t>
      </w:r>
      <w:r w:rsidR="0077402B">
        <w:rPr>
          <w:rFonts w:cstheme="minorHAnsi"/>
        </w:rPr>
        <w:t xml:space="preserve">Oproti modernějším technologiím má menší spotřebu operační paměti, díky čemuž je vhodnější pro starší počítače. </w:t>
      </w:r>
      <w:r w:rsidRPr="00F7533D">
        <w:rPr>
          <w:rFonts w:cstheme="minorHAnsi"/>
        </w:rPr>
        <w:t>Vykreslování</w:t>
      </w:r>
      <w:r w:rsidRPr="00D20F7B">
        <w:rPr>
          <w:rFonts w:cstheme="minorHAnsi"/>
        </w:rPr>
        <w:t xml:space="preserve"> zde provádí pouze CPU, což má za následek pomalejší změny</w:t>
      </w:r>
      <w:r w:rsidR="00223C8D">
        <w:rPr>
          <w:rFonts w:cstheme="minorHAnsi"/>
        </w:rPr>
        <w:t>,</w:t>
      </w:r>
      <w:r w:rsidR="006919B1">
        <w:rPr>
          <w:rFonts w:cstheme="minorHAnsi"/>
        </w:rPr>
        <w:t xml:space="preserve"> projevující se problikáváním překreslovaných prvků či zanecháváním stopy</w:t>
      </w:r>
      <w:r w:rsidR="00F611CE">
        <w:rPr>
          <w:rFonts w:cstheme="minorHAnsi"/>
        </w:rPr>
        <w:t xml:space="preserve"> při pohybu</w:t>
      </w:r>
      <w:r w:rsidR="006919B1">
        <w:rPr>
          <w:rFonts w:cstheme="minorHAnsi"/>
        </w:rPr>
        <w:t xml:space="preserve">. Jelikož Windows </w:t>
      </w:r>
      <w:proofErr w:type="spellStart"/>
      <w:r w:rsidR="00392F1B">
        <w:rPr>
          <w:rFonts w:cstheme="minorHAnsi"/>
        </w:rPr>
        <w:t>F</w:t>
      </w:r>
      <w:r w:rsidR="006919B1">
        <w:rPr>
          <w:rFonts w:cstheme="minorHAnsi"/>
        </w:rPr>
        <w:t>orms</w:t>
      </w:r>
      <w:proofErr w:type="spellEnd"/>
      <w:r w:rsidR="006919B1">
        <w:rPr>
          <w:rFonts w:cstheme="minorHAnsi"/>
        </w:rPr>
        <w:t xml:space="preserve"> k vykreslování využívají GDI+ (</w:t>
      </w:r>
      <w:r w:rsidR="006919B1" w:rsidRPr="0004738A">
        <w:rPr>
          <w:rFonts w:cstheme="minorHAnsi"/>
          <w:lang w:val="en-US"/>
        </w:rPr>
        <w:t>Graphics Device Interface</w:t>
      </w:r>
      <w:r w:rsidR="006919B1">
        <w:rPr>
          <w:rFonts w:cstheme="minorHAnsi"/>
        </w:rPr>
        <w:t xml:space="preserve">) </w:t>
      </w:r>
      <w:r w:rsidR="00196932">
        <w:rPr>
          <w:rFonts w:cstheme="minorHAnsi"/>
        </w:rPr>
        <w:t>je možné okno aplikace zobrazit i při použití vzdálené plochy, která neumožňuje využívat GPU.</w:t>
      </w:r>
      <w:r w:rsidR="00145BD5">
        <w:rPr>
          <w:rFonts w:cstheme="minorHAnsi"/>
        </w:rPr>
        <w:t xml:space="preserve"> </w:t>
      </w:r>
      <w:r w:rsidRPr="00D20F7B">
        <w:rPr>
          <w:rFonts w:cstheme="minorHAnsi"/>
        </w:rPr>
        <w:t>Výraznou nevýhodou jsou absolutní rozměry a poloha prvků, které zůstávají při změně velikosti okna neměnné</w:t>
      </w:r>
      <w:r w:rsidR="00505C58">
        <w:rPr>
          <w:rFonts w:cstheme="minorHAnsi"/>
        </w:rPr>
        <w:t xml:space="preserve"> a jejich přepočet musí programátor dělat sám. </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xMDHigJMxMDZ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
          <w:id w:val="496225071"/>
          <w:placeholder>
            <w:docPart w:val="DefaultPlaceholder_-1854013440"/>
          </w:placeholder>
        </w:sdtPr>
        <w:sdtEndPr>
          <w:rPr>
            <w:rFonts w:cstheme="minorBidi"/>
          </w:rPr>
        </w:sdtEndPr>
        <w:sdtContent>
          <w:r w:rsidR="00A87455" w:rsidRPr="00A87455">
            <w:rPr>
              <w:color w:val="000000"/>
            </w:rPr>
            <w:t>[101–106]</w:t>
          </w:r>
        </w:sdtContent>
      </w:sdt>
    </w:p>
    <w:p w14:paraId="6ECA917D" w14:textId="77777777" w:rsidR="00F67031" w:rsidRPr="00621687" w:rsidRDefault="00F67031" w:rsidP="009C5274">
      <w:pPr>
        <w:pStyle w:val="Nadpis3"/>
        <w:ind w:left="1416" w:firstLine="708"/>
        <w:rPr>
          <w:rFonts w:asciiTheme="minorHAnsi" w:hAnsiTheme="minorHAnsi" w:cstheme="minorHAnsi"/>
          <w:shd w:val="clear" w:color="auto" w:fill="FFFFFF"/>
        </w:rPr>
      </w:pPr>
      <w:bookmarkStart w:id="125" w:name="_Toc130825375"/>
      <w:r w:rsidRPr="00621687">
        <w:rPr>
          <w:rFonts w:asciiTheme="minorHAnsi" w:hAnsiTheme="minorHAnsi" w:cstheme="minorHAnsi"/>
          <w:shd w:val="clear" w:color="auto" w:fill="FFFFFF"/>
        </w:rPr>
        <w:t>5.2.2 WPF</w:t>
      </w:r>
      <w:bookmarkEnd w:id="125"/>
    </w:p>
    <w:p w14:paraId="6C3C628A" w14:textId="4674E7FF" w:rsidR="00F67031" w:rsidRDefault="00F67031" w:rsidP="00877A27">
      <w:pPr>
        <w:ind w:left="2124" w:firstLine="708"/>
        <w:jc w:val="both"/>
        <w:rPr>
          <w:color w:val="000000"/>
        </w:rPr>
      </w:pPr>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FF1726">
        <w:rPr>
          <w:rFonts w:cstheme="minorHAnsi"/>
          <w:highlight w:val="darkCyan"/>
        </w:rPr>
        <w:t>DirectX</w:t>
      </w:r>
      <w:r w:rsidR="00FD7510">
        <w:rPr>
          <w:rFonts w:cstheme="minorHAnsi"/>
          <w:highlight w:val="darkCyan"/>
        </w:rPr>
        <w:t xml:space="preserve"> </w:t>
      </w:r>
      <w:sdt>
        <w:sdtPr>
          <w:rPr>
            <w:rFonts w:cstheme="minorHAnsi"/>
            <w:color w:val="000000"/>
            <w:highlight w:val="darkCyan"/>
          </w:rPr>
          <w:tag w:val="MENDELEY_CITATION_v3_eyJjaXRhdGlvbklEIjoiTUVOREVMRVlfQ0lUQVRJT05fMDE1MjZmZjUtMzFiZS00ZjBiLTk1NWUtNzNlNDNhNDNiNTRjIiwicHJvcGVydGllcyI6eyJub3RlSW5kZXgiOjB9LCJpc0VkaXRlZCI6ZmFsc2UsIm1hbnVhbE92ZXJyaWRlIjp7ImlzTWFudWFsbHlPdmVycmlkZGVuIjpmYWxzZSwiY2l0ZXByb2NUZXh0IjoiWzEwN1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
          <w:id w:val="101467167"/>
          <w:placeholder>
            <w:docPart w:val="DefaultPlaceholder_-1854013440"/>
          </w:placeholder>
        </w:sdtPr>
        <w:sdtContent>
          <w:r w:rsidR="00A87455" w:rsidRPr="00A87455">
            <w:rPr>
              <w:rFonts w:cstheme="minorHAnsi"/>
              <w:color w:val="000000"/>
              <w:highlight w:val="darkCyan"/>
            </w:rPr>
            <w:t>[107]</w:t>
          </w:r>
        </w:sdtContent>
      </w:sdt>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1912037968"/>
          <w:placeholder>
            <w:docPart w:val="DefaultPlaceholder_-1854013440"/>
          </w:placeholder>
        </w:sdtPr>
        <w:sdtEndPr>
          <w:rPr>
            <w:rFonts w:cstheme="minorBidi"/>
          </w:rPr>
        </w:sdtEndPr>
        <w:sdtContent>
          <w:r w:rsidR="00A87455" w:rsidRPr="00A87455">
            <w:rPr>
              <w:color w:val="000000"/>
            </w:rPr>
            <w:t>[101]</w:t>
          </w:r>
        </w:sdtContent>
      </w:sdt>
    </w:p>
    <w:p w14:paraId="2274372C" w14:textId="0CBB4F47" w:rsidR="005E6382" w:rsidRPr="005E6382" w:rsidRDefault="005E6382" w:rsidP="00877A27">
      <w:pPr>
        <w:ind w:left="2124" w:firstLine="708"/>
        <w:jc w:val="both"/>
        <w:rPr>
          <w:color w:val="000000"/>
        </w:rPr>
      </w:pPr>
      <w:r w:rsidRPr="00FD4AB2">
        <w:rPr>
          <w:rFonts w:cstheme="minorHAnsi"/>
        </w:rPr>
        <w:t>XAML (</w:t>
      </w:r>
      <w:proofErr w:type="spellStart"/>
      <w:r w:rsidRPr="00FD4AB2">
        <w:rPr>
          <w:rFonts w:cstheme="minorHAnsi"/>
          <w:lang w:val="en-US"/>
        </w:rPr>
        <w:t>eXtensible</w:t>
      </w:r>
      <w:proofErr w:type="spellEnd"/>
      <w:r w:rsidRPr="00FD4AB2">
        <w:rPr>
          <w:rFonts w:cstheme="minorHAnsi"/>
          <w:lang w:val="en-US"/>
        </w:rPr>
        <w:t xml:space="preserve"> Application Markup Language</w:t>
      </w:r>
      <w:r w:rsidRPr="00FD4AB2">
        <w:rPr>
          <w:rFonts w:cstheme="minorHAnsi"/>
        </w:rPr>
        <w:t>)</w:t>
      </w:r>
      <w:r w:rsidR="003A45F9" w:rsidRPr="00FD4AB2">
        <w:rPr>
          <w:rFonts w:cstheme="minorHAnsi"/>
        </w:rPr>
        <w:t xml:space="preserve"> je deklarativní jazyk vycházející z XML, ale je navržen k reprezentaci objektů v OOP.</w:t>
      </w:r>
      <w:r w:rsidRPr="00FD4AB2">
        <w:rPr>
          <w:rFonts w:cstheme="minorHAnsi"/>
        </w:rPr>
        <w:t xml:space="preserve"> </w:t>
      </w:r>
      <w:r w:rsidR="003A45F9" w:rsidRPr="00FD4AB2">
        <w:rPr>
          <w:rFonts w:cstheme="minorHAnsi"/>
        </w:rPr>
        <w:t xml:space="preserve">XAML </w:t>
      </w:r>
      <w:r w:rsidRPr="00FD4AB2">
        <w:rPr>
          <w:rFonts w:cstheme="minorHAnsi"/>
        </w:rPr>
        <w:t>je nejčastěji uložen jako XML dokument. Seznam klíčových slov není pevně daný, ale záleží na implementaci.</w:t>
      </w:r>
      <w:r w:rsidR="000B4A03" w:rsidRPr="00FD4AB2">
        <w:rPr>
          <w:rFonts w:cstheme="minorHAnsi"/>
        </w:rPr>
        <w:t xml:space="preserve"> </w:t>
      </w:r>
      <w:r w:rsidR="006433A0" w:rsidRPr="00FD4AB2">
        <w:rPr>
          <w:rFonts w:cstheme="minorHAnsi"/>
        </w:rPr>
        <w:t>Na rozdíl od XML, XAML nevyžaduje uložení jako formátovaný text, ale je možné použít jakýkoliv reprezentaci s odpovídající logikou struktur</w:t>
      </w:r>
      <w:r w:rsidR="00E43C0D" w:rsidRPr="00FD4AB2">
        <w:rPr>
          <w:rFonts w:cstheme="minorHAnsi"/>
        </w:rPr>
        <w:t>y</w:t>
      </w:r>
      <w:r w:rsidR="006433A0" w:rsidRPr="00FD4AB2">
        <w:rPr>
          <w:rFonts w:cstheme="minorHAnsi"/>
        </w:rPr>
        <w:t xml:space="preserve"> (např. binární soubor, nebo objekty v paměti).</w:t>
      </w:r>
      <w:r w:rsidR="00894C07" w:rsidRPr="00FD4AB2">
        <w:rPr>
          <w:rFonts w:cstheme="minorHAnsi"/>
        </w:rPr>
        <w:t xml:space="preserve"> Na </w:t>
      </w:r>
      <w:r w:rsidR="00894C07" w:rsidRPr="00FD4AB2">
        <w:rPr>
          <w:rFonts w:cstheme="minorHAnsi"/>
        </w:rPr>
        <w:fldChar w:fldCharType="begin"/>
      </w:r>
      <w:r w:rsidR="00894C07" w:rsidRPr="00FD4AB2">
        <w:rPr>
          <w:rFonts w:cstheme="minorHAnsi"/>
        </w:rPr>
        <w:instrText xml:space="preserve"> REF _Ref85442384 \h </w:instrText>
      </w:r>
      <w:r w:rsidR="00272101" w:rsidRPr="00FD4AB2">
        <w:rPr>
          <w:rFonts w:cstheme="minorHAnsi"/>
        </w:rPr>
        <w:instrText xml:space="preserve"> \* MERGEFORMAT </w:instrText>
      </w:r>
      <w:r w:rsidR="00894C07" w:rsidRPr="00FD4AB2">
        <w:rPr>
          <w:rFonts w:cstheme="minorHAnsi"/>
        </w:rPr>
      </w:r>
      <w:r w:rsidR="00894C07" w:rsidRPr="00FD4AB2">
        <w:rPr>
          <w:rFonts w:cstheme="minorHAnsi"/>
        </w:rPr>
        <w:fldChar w:fldCharType="separate"/>
      </w:r>
      <w:r w:rsidR="00DE4D75">
        <w:t xml:space="preserve">Obr. </w:t>
      </w:r>
      <w:r w:rsidR="00DE4D75">
        <w:rPr>
          <w:noProof/>
        </w:rPr>
        <w:t>4</w:t>
      </w:r>
      <w:r w:rsidR="00894C07" w:rsidRPr="00FD4AB2">
        <w:rPr>
          <w:rFonts w:cstheme="minorHAnsi"/>
        </w:rPr>
        <w:fldChar w:fldCharType="end"/>
      </w:r>
      <w:r w:rsidR="00894C07" w:rsidRPr="00FD4AB2">
        <w:rPr>
          <w:rFonts w:cstheme="minorHAnsi"/>
        </w:rPr>
        <w:t xml:space="preserve"> je vidět</w:t>
      </w:r>
      <w:r w:rsidR="00272101" w:rsidRPr="00FD4AB2">
        <w:rPr>
          <w:rFonts w:cstheme="minorHAnsi"/>
        </w:rPr>
        <w:t xml:space="preserve">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242761590"/>
          <w:placeholder>
            <w:docPart w:val="DefaultPlaceholder_-1854013440"/>
          </w:placeholder>
        </w:sdtPr>
        <w:sdtContent>
          <w:r w:rsidR="00A87455" w:rsidRPr="00A87455">
            <w:rPr>
              <w:rFonts w:cstheme="minorHAnsi"/>
              <w:color w:val="000000"/>
            </w:rPr>
            <w:t>[108]</w:t>
          </w:r>
        </w:sdtContent>
      </w:sdt>
    </w:p>
    <w:p w14:paraId="6A572923" w14:textId="5F922191" w:rsidR="00CA1A0F" w:rsidRDefault="00CA1A0F" w:rsidP="00877A27">
      <w:pPr>
        <w:ind w:left="2124" w:firstLine="708"/>
        <w:jc w:val="both"/>
        <w:rPr>
          <w:rFonts w:cstheme="minorHAnsi"/>
          <w:color w:val="00B050"/>
        </w:rPr>
      </w:pPr>
      <w:r w:rsidRPr="0093775A">
        <w:rPr>
          <w:rFonts w:cstheme="minorHAnsi"/>
          <w:color w:val="00B050"/>
        </w:rPr>
        <w:t>//</w:t>
      </w:r>
      <w:r w:rsidR="003236F7">
        <w:rPr>
          <w:rFonts w:cstheme="minorHAnsi"/>
          <w:color w:val="00B050"/>
        </w:rPr>
        <w:t xml:space="preserve">použito </w:t>
      </w:r>
      <w:proofErr w:type="spellStart"/>
      <w:r w:rsidR="0093775A" w:rsidRPr="0093775A">
        <w:rPr>
          <w:rFonts w:cstheme="minorHAnsi"/>
          <w:color w:val="00B050"/>
        </w:rPr>
        <w:t>info</w:t>
      </w:r>
      <w:proofErr w:type="spellEnd"/>
      <w:r w:rsidR="00A53F2B">
        <w:rPr>
          <w:rFonts w:cstheme="minorHAnsi"/>
          <w:color w:val="00B050"/>
        </w:rPr>
        <w:t xml:space="preserve"> </w:t>
      </w:r>
      <w:r w:rsidR="0093775A" w:rsidRPr="0093775A">
        <w:rPr>
          <w:rFonts w:cstheme="minorHAnsi"/>
          <w:color w:val="00B050"/>
        </w:rPr>
        <w:t>ze specifikace str7-8</w:t>
      </w:r>
    </w:p>
    <w:p w14:paraId="5AA4C39A" w14:textId="77777777" w:rsidR="008F5331" w:rsidRDefault="008F5331" w:rsidP="008F5331">
      <w:pPr>
        <w:keepNext/>
        <w:ind w:left="2124" w:firstLine="708"/>
        <w:jc w:val="both"/>
      </w:pPr>
      <w:r>
        <w:rPr>
          <w:rFonts w:cstheme="minorHAnsi"/>
          <w:noProof/>
          <w:color w:val="00B050"/>
        </w:rPr>
        <w:lastRenderedPageBreak/>
        <w:drawing>
          <wp:inline distT="0" distB="0" distL="0" distR="0" wp14:anchorId="79A6A24D" wp14:editId="5B569F35">
            <wp:extent cx="3147060" cy="2299222"/>
            <wp:effectExtent l="0" t="0" r="0" b="635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2B20B03D" w14:textId="1E645438" w:rsidR="008F5331" w:rsidRDefault="008F5331" w:rsidP="008F5331">
      <w:pPr>
        <w:pStyle w:val="Titulek"/>
        <w:ind w:left="2832" w:firstLine="708"/>
        <w:jc w:val="both"/>
        <w:rPr>
          <w:rFonts w:cstheme="minorHAnsi"/>
          <w:color w:val="00B050"/>
        </w:rPr>
      </w:pPr>
      <w:bookmarkStart w:id="126" w:name="_Ref85442384"/>
      <w:r>
        <w:t xml:space="preserve">Obr. </w:t>
      </w:r>
      <w:fldSimple w:instr=" SEQ Obrázek \* ARABIC ">
        <w:r w:rsidR="00DE4D75">
          <w:rPr>
            <w:noProof/>
          </w:rPr>
          <w:t>4</w:t>
        </w:r>
      </w:fldSimple>
      <w:bookmarkEnd w:id="126"/>
      <w:r>
        <w:t xml:space="preserve"> 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643923835"/>
          <w:placeholder>
            <w:docPart w:val="DefaultPlaceholder_-1854013440"/>
          </w:placeholder>
        </w:sdtPr>
        <w:sdtContent>
          <w:r w:rsidR="00A87455" w:rsidRPr="00A87455">
            <w:rPr>
              <w:i w:val="0"/>
              <w:color w:val="000000"/>
            </w:rPr>
            <w:t>[108]</w:t>
          </w:r>
        </w:sdtContent>
      </w:sdt>
    </w:p>
    <w:p w14:paraId="1EE3A748" w14:textId="3B9C4A92" w:rsidR="008F5331" w:rsidRDefault="008F5331" w:rsidP="00877A27">
      <w:pPr>
        <w:ind w:left="2124" w:firstLine="708"/>
        <w:jc w:val="both"/>
        <w:rPr>
          <w:rFonts w:cstheme="minorHAnsi"/>
          <w:color w:val="00B050"/>
        </w:rPr>
      </w:pPr>
    </w:p>
    <w:p w14:paraId="75E59D40" w14:textId="77777777" w:rsidR="008F5331" w:rsidRPr="0093775A" w:rsidRDefault="008F5331" w:rsidP="00877A27">
      <w:pPr>
        <w:ind w:left="2124" w:firstLine="708"/>
        <w:jc w:val="both"/>
        <w:rPr>
          <w:rFonts w:cstheme="minorHAnsi"/>
          <w:color w:val="00B050"/>
        </w:rPr>
      </w:pPr>
    </w:p>
    <w:p w14:paraId="639D4B55" w14:textId="77777777" w:rsidR="00F67031" w:rsidRPr="00FD4AB2" w:rsidRDefault="00F67031" w:rsidP="00203F25">
      <w:pPr>
        <w:pStyle w:val="Nadpis2"/>
        <w:ind w:left="708" w:firstLine="708"/>
        <w:rPr>
          <w:rFonts w:asciiTheme="minorHAnsi" w:hAnsiTheme="minorHAnsi" w:cstheme="minorHAnsi"/>
        </w:rPr>
      </w:pPr>
      <w:bookmarkStart w:id="127" w:name="_Toc130825376"/>
      <w:r w:rsidRPr="00FD4AB2">
        <w:rPr>
          <w:rFonts w:asciiTheme="minorHAnsi" w:hAnsiTheme="minorHAnsi" w:cstheme="minorHAnsi"/>
        </w:rPr>
        <w:t>5.3 mobilní aplikace</w:t>
      </w:r>
      <w:bookmarkEnd w:id="127"/>
    </w:p>
    <w:p w14:paraId="245FD7D1" w14:textId="77FADBFF" w:rsidR="00F67031" w:rsidRPr="00FD4AB2" w:rsidRDefault="00F67031" w:rsidP="005E0D08">
      <w:pPr>
        <w:ind w:firstLine="708"/>
        <w:jc w:val="both"/>
        <w:rPr>
          <w:rFonts w:cstheme="minorHAnsi"/>
        </w:rPr>
      </w:pPr>
      <w:r w:rsidRPr="00FD4AB2">
        <w:rPr>
          <w:rFonts w:cstheme="minorHAnsi"/>
        </w:rPr>
        <w:t xml:space="preserve">Jelikož </w:t>
      </w:r>
      <w:r w:rsidR="0078640B">
        <w:rPr>
          <w:rFonts w:cstheme="minorHAnsi"/>
        </w:rPr>
        <w:t>posledních pět let trh s mobilními aplikace</w:t>
      </w:r>
      <w:r w:rsidR="00DF2014">
        <w:rPr>
          <w:rFonts w:cstheme="minorHAnsi"/>
        </w:rPr>
        <w:t>mi</w:t>
      </w:r>
      <w:r w:rsidR="0078640B">
        <w:rPr>
          <w:rFonts w:cstheme="minorHAnsi"/>
        </w:rPr>
        <w:t xml:space="preserve"> překonává ten počítačový</w:t>
      </w:r>
      <w:r w:rsidR="00D87455">
        <w:rPr>
          <w:rFonts w:cstheme="minorHAnsi"/>
        </w:rPr>
        <w:t>,</w:t>
      </w:r>
      <w:r w:rsidRPr="00FD4AB2">
        <w:rPr>
          <w:rFonts w:cstheme="minorHAnsi"/>
        </w:rPr>
        <w:t xml:space="preserve"> nesmí být opomenut. Oproti aplikacím určeným pro počítače</w:t>
      </w:r>
      <w:r w:rsidR="000F0FBC">
        <w:rPr>
          <w:rFonts w:cstheme="minorHAnsi"/>
        </w:rPr>
        <w:t>,</w:t>
      </w:r>
      <w:r w:rsidRPr="00FD4AB2">
        <w:rPr>
          <w:rFonts w:cstheme="minorHAnsi"/>
        </w:rPr>
        <w:t xml:space="preserve"> </w:t>
      </w:r>
      <w:r w:rsidR="000F0FBC" w:rsidRPr="00383178">
        <w:rPr>
          <w:rFonts w:cstheme="minorHAnsi"/>
        </w:rPr>
        <w:t xml:space="preserve">mobilní operační systémy vyžadují, aby se </w:t>
      </w:r>
      <w:r w:rsidR="005C4AAE" w:rsidRPr="00383178">
        <w:rPr>
          <w:rFonts w:cstheme="minorHAnsi"/>
        </w:rPr>
        <w:t xml:space="preserve">aplikace </w:t>
      </w:r>
      <w:r w:rsidR="000F0FBC" w:rsidRPr="00383178">
        <w:rPr>
          <w:rFonts w:cstheme="minorHAnsi"/>
        </w:rPr>
        <w:t>stahoval</w:t>
      </w:r>
      <w:r w:rsidR="00A4356B">
        <w:rPr>
          <w:rFonts w:cstheme="minorHAnsi"/>
        </w:rPr>
        <w:t>y</w:t>
      </w:r>
      <w:r w:rsidR="000F0FBC" w:rsidRPr="00383178">
        <w:rPr>
          <w:rFonts w:cstheme="minorHAnsi"/>
        </w:rPr>
        <w:t xml:space="preserve"> </w:t>
      </w:r>
      <w:r w:rsidRPr="00383178">
        <w:rPr>
          <w:rFonts w:cstheme="minorHAnsi"/>
        </w:rPr>
        <w:t>pomocí obchodů,</w:t>
      </w:r>
      <w:r w:rsidR="005C4AAE" w:rsidRPr="00383178">
        <w:rPr>
          <w:rFonts w:cstheme="minorHAnsi"/>
        </w:rPr>
        <w:t xml:space="preserve"> kde je možné </w:t>
      </w:r>
      <w:r w:rsidR="001D2CCF" w:rsidRPr="00383178">
        <w:rPr>
          <w:rFonts w:cstheme="minorHAnsi"/>
        </w:rPr>
        <w:t>ověřit</w:t>
      </w:r>
      <w:r w:rsidR="005C4AAE" w:rsidRPr="00383178">
        <w:rPr>
          <w:rFonts w:cstheme="minorHAnsi"/>
        </w:rPr>
        <w:t xml:space="preserve"> jejich bezpečnost. Pro vývojáře má toto řešení výhodu snazších aktualizací</w:t>
      </w:r>
      <w:r w:rsidR="001D2CCF" w:rsidRPr="00383178">
        <w:rPr>
          <w:rFonts w:cstheme="minorHAnsi"/>
        </w:rPr>
        <w:t xml:space="preserve">, </w:t>
      </w:r>
      <w:r w:rsidR="005E0D08" w:rsidRPr="00383178">
        <w:rPr>
          <w:rFonts w:cstheme="minorHAnsi"/>
        </w:rPr>
        <w:t>neboť obchody umožňují automatické aktualizování. Nevýhodou je nutnost</w:t>
      </w:r>
      <w:r w:rsidR="005B0A58" w:rsidRPr="00FD4AB2">
        <w:rPr>
          <w:rFonts w:cstheme="minorHAnsi"/>
        </w:rPr>
        <w:t xml:space="preserve"> získat od uživatele oprávnění k některým funkcím (např. fotoaparát</w:t>
      </w:r>
      <w:r w:rsidR="00852417" w:rsidRPr="00FD4AB2">
        <w:rPr>
          <w:rFonts w:cstheme="minorHAnsi"/>
        </w:rPr>
        <w:t xml:space="preserve"> a přistup k souborům</w:t>
      </w:r>
      <w:r w:rsidR="005B0A58" w:rsidRPr="00FD4AB2">
        <w:rPr>
          <w:rFonts w:cstheme="minorHAnsi"/>
        </w:rPr>
        <w:t>)</w:t>
      </w:r>
      <w:r w:rsidRPr="00FD4AB2">
        <w:rPr>
          <w:rFonts w:cstheme="minorHAnsi"/>
        </w:rPr>
        <w:t>.</w:t>
      </w:r>
      <w:r w:rsidR="00FD30DB">
        <w:rPr>
          <w:rFonts w:cstheme="minorHAnsi"/>
        </w:rPr>
        <w:t xml:space="preserve"> </w:t>
      </w:r>
      <w:sdt>
        <w:sdtPr>
          <w:rPr>
            <w:rFonts w:cstheme="minorHAnsi"/>
            <w:color w:val="000000"/>
          </w:rPr>
          <w:tag w:val="MENDELEY_CITATION_v3_eyJjaXRhdGlvbklEIjoiTUVOREVMRVlfQ0lUQVRJT05fYmMxOTU2ZWEtNDdjNy00M2ZlLWE1YmMtM2QzMzcxNzhmYTUwIiwicHJvcGVydGllcyI6eyJub3RlSW5kZXgiOjB9LCJpc0VkaXRlZCI6ZmFsc2UsIm1hbnVhbE92ZXJyaWRlIjp7ImlzTWFudWFsbHlPdmVycmlkZGVuIjpmYWxzZSwiY2l0ZXByb2NUZXh0IjoiWzEwOV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
          <w:id w:val="-19400779"/>
          <w:placeholder>
            <w:docPart w:val="DefaultPlaceholder_-1854013440"/>
          </w:placeholder>
        </w:sdtPr>
        <w:sdtContent>
          <w:r w:rsidR="00A87455" w:rsidRPr="00A87455">
            <w:rPr>
              <w:rFonts w:cstheme="minorHAnsi"/>
              <w:color w:val="000000"/>
            </w:rPr>
            <w:t>[109]</w:t>
          </w:r>
        </w:sdtContent>
      </w:sdt>
    </w:p>
    <w:p w14:paraId="0BE741E6" w14:textId="77777777" w:rsidR="00F67031" w:rsidRPr="00FD4AB2" w:rsidRDefault="00F67031" w:rsidP="00203F25">
      <w:pPr>
        <w:pStyle w:val="Nadpis3"/>
        <w:ind w:left="1416" w:firstLine="708"/>
        <w:rPr>
          <w:rFonts w:asciiTheme="minorHAnsi" w:hAnsiTheme="minorHAnsi" w:cstheme="minorHAnsi"/>
        </w:rPr>
      </w:pPr>
      <w:bookmarkStart w:id="128" w:name="_Toc130825377"/>
      <w:r w:rsidRPr="00FD4AB2">
        <w:rPr>
          <w:rFonts w:asciiTheme="minorHAnsi" w:hAnsiTheme="minorHAnsi" w:cstheme="minorHAnsi"/>
        </w:rPr>
        <w:t xml:space="preserve">5.3.1 </w:t>
      </w:r>
      <w:proofErr w:type="spellStart"/>
      <w:r w:rsidRPr="00FD4AB2">
        <w:rPr>
          <w:rFonts w:asciiTheme="minorHAnsi" w:hAnsiTheme="minorHAnsi" w:cstheme="minorHAnsi"/>
        </w:rPr>
        <w:t>Xamarin</w:t>
      </w:r>
      <w:bookmarkEnd w:id="128"/>
      <w:proofErr w:type="spellEnd"/>
    </w:p>
    <w:p w14:paraId="0ED6474E" w14:textId="2E769B78" w:rsidR="005347CB" w:rsidRPr="00555FAC" w:rsidRDefault="00F67031" w:rsidP="00555FAC">
      <w:pPr>
        <w:ind w:firstLine="708"/>
        <w:jc w:val="both"/>
        <w:rPr>
          <w:rFonts w:cstheme="minorHAnsi"/>
        </w:rPr>
      </w:pPr>
      <w:proofErr w:type="spellStart"/>
      <w:r w:rsidRPr="00FD4AB2">
        <w:rPr>
          <w:rFonts w:cstheme="minorHAnsi"/>
        </w:rPr>
        <w:t>Xamarin</w:t>
      </w:r>
      <w:proofErr w:type="spellEnd"/>
      <w:r w:rsidRPr="00FD4AB2">
        <w:rPr>
          <w:rFonts w:cstheme="minorHAnsi"/>
        </w:rPr>
        <w:t xml:space="preserve"> je </w:t>
      </w:r>
      <w:r w:rsidR="00EE5876" w:rsidRPr="00FD4AB2">
        <w:rPr>
          <w:rFonts w:cstheme="minorHAnsi"/>
        </w:rPr>
        <w:t xml:space="preserve">open source </w:t>
      </w:r>
      <w:r w:rsidRPr="00FD4AB2">
        <w:rPr>
          <w:rFonts w:cstheme="minorHAnsi"/>
        </w:rPr>
        <w:t>technologie od Microsoftu umožňující pomocí C# a XAML vytvořit aplikace pro zařízení se systémy Android, Windows</w:t>
      </w:r>
      <w:r w:rsidR="007B71C4">
        <w:rPr>
          <w:rFonts w:cstheme="minorHAnsi"/>
        </w:rPr>
        <w:t xml:space="preserve"> a</w:t>
      </w:r>
      <w:r w:rsidR="00AF545D">
        <w:rPr>
          <w:rFonts w:cstheme="minorHAnsi"/>
        </w:rPr>
        <w:t xml:space="preserve"> </w:t>
      </w:r>
      <w:r w:rsidR="00893B42" w:rsidRPr="001C6C49">
        <w:rPr>
          <w:rFonts w:cstheme="minorHAnsi"/>
        </w:rPr>
        <w:t>systémy</w:t>
      </w:r>
      <w:r w:rsidR="00AF545D" w:rsidRPr="001C6C49">
        <w:rPr>
          <w:rFonts w:cstheme="minorHAnsi"/>
        </w:rPr>
        <w:t xml:space="preserve"> od Apple</w:t>
      </w:r>
      <w:r w:rsidR="005B2346">
        <w:rPr>
          <w:rFonts w:cstheme="minorHAnsi"/>
        </w:rPr>
        <w:t xml:space="preserve"> </w:t>
      </w:r>
      <w:r w:rsidR="00AF545D">
        <w:rPr>
          <w:rFonts w:cstheme="minorHAnsi"/>
        </w:rPr>
        <w:t>(</w:t>
      </w:r>
      <w:r w:rsidR="000103BF">
        <w:rPr>
          <w:rFonts w:cstheme="minorHAnsi"/>
        </w:rPr>
        <w:t xml:space="preserve">např. </w:t>
      </w:r>
      <w:r w:rsidRPr="00FD4AB2">
        <w:rPr>
          <w:rFonts w:cstheme="minorHAnsi"/>
        </w:rPr>
        <w:t>iOS</w:t>
      </w:r>
      <w:r w:rsidR="00344E53">
        <w:rPr>
          <w:rFonts w:cstheme="minorHAnsi"/>
        </w:rPr>
        <w:t xml:space="preserve"> a</w:t>
      </w:r>
      <w:r w:rsidRPr="00FD4AB2">
        <w:rPr>
          <w:rFonts w:cstheme="minorHAnsi"/>
        </w:rPr>
        <w:t xml:space="preserve"> macOS</w:t>
      </w:r>
      <w:r w:rsidR="000103BF">
        <w:rPr>
          <w:rFonts w:cstheme="minorHAnsi"/>
        </w:rPr>
        <w:t>)</w:t>
      </w:r>
      <w:r w:rsidRPr="00FD4AB2">
        <w:rPr>
          <w:rFonts w:cstheme="minorHAnsi"/>
        </w:rPr>
        <w:t xml:space="preserve">. Aplikaci je možné vytvořit nativně pro konkrétní platformu nebo </w:t>
      </w:r>
      <w:proofErr w:type="spellStart"/>
      <w:r w:rsidRPr="00FD4AB2">
        <w:rPr>
          <w:rFonts w:cstheme="minorHAnsi"/>
        </w:rPr>
        <w:t>cross-platform</w:t>
      </w:r>
      <w:proofErr w:type="spellEnd"/>
      <w:r w:rsidRPr="00FD4AB2">
        <w:rPr>
          <w:rFonts w:cstheme="minorHAnsi"/>
        </w:rPr>
        <w:t xml:space="preserve"> pomocí </w:t>
      </w:r>
      <w:proofErr w:type="spellStart"/>
      <w:r w:rsidRPr="00FD4AB2">
        <w:rPr>
          <w:rFonts w:cstheme="minorHAnsi"/>
          <w:i/>
          <w:iCs/>
        </w:rPr>
        <w:t>Xamarin.Forms</w:t>
      </w:r>
      <w:proofErr w:type="spellEnd"/>
      <w:r w:rsidRPr="00FD4AB2">
        <w:rPr>
          <w:rFonts w:cstheme="minorHAnsi"/>
        </w:rPr>
        <w:t>.</w:t>
      </w:r>
      <w:r w:rsidR="00595CFA" w:rsidRPr="00FD4AB2">
        <w:rPr>
          <w:rFonts w:cstheme="minorHAnsi"/>
        </w:rPr>
        <w:t xml:space="preserve"> API </w:t>
      </w:r>
      <w:proofErr w:type="spellStart"/>
      <w:r w:rsidR="00595CFA" w:rsidRPr="00FD4AB2">
        <w:rPr>
          <w:rFonts w:cstheme="minorHAnsi"/>
          <w:i/>
          <w:iCs/>
        </w:rPr>
        <w:t>Xamarin.Essentials</w:t>
      </w:r>
      <w:proofErr w:type="spellEnd"/>
      <w:r w:rsidR="00595CFA" w:rsidRPr="00FD4AB2">
        <w:rPr>
          <w:rFonts w:cstheme="minorHAnsi"/>
          <w:i/>
          <w:iCs/>
        </w:rPr>
        <w:t xml:space="preserve"> </w:t>
      </w:r>
      <w:r w:rsidR="00595CFA" w:rsidRPr="00FD4AB2">
        <w:rPr>
          <w:rFonts w:cstheme="minorHAnsi"/>
        </w:rPr>
        <w:t xml:space="preserve">umožňuje pracovat s funkcemi jako </w:t>
      </w:r>
      <w:r w:rsidR="006F2CBC" w:rsidRPr="00FD4AB2">
        <w:rPr>
          <w:rFonts w:cstheme="minorHAnsi"/>
        </w:rPr>
        <w:t xml:space="preserve">jsou </w:t>
      </w:r>
      <w:r w:rsidR="00595CFA" w:rsidRPr="00FD4AB2">
        <w:rPr>
          <w:rFonts w:cstheme="minorHAnsi"/>
        </w:rPr>
        <w:t>poloha a fotoaparát nezávisle na cílové platformě.</w:t>
      </w:r>
      <w:r w:rsidR="00370AC2" w:rsidRPr="00FD4AB2">
        <w:rPr>
          <w:rFonts w:cstheme="minorHAnsi"/>
        </w:rPr>
        <w:t xml:space="preserve"> Grafické rozhraní je možné místo v XAML vytvořit pomocí C#,</w:t>
      </w:r>
      <w:r w:rsidR="00370AC2" w:rsidRPr="00F40AC6">
        <w:rPr>
          <w:rFonts w:cstheme="minorHAnsi"/>
        </w:rPr>
        <w:t xml:space="preserve"> ale takto vytvořené či upravené prvky se nezobrazí v náhledu a projeví se až po spuštění aplikace.</w:t>
      </w:r>
      <w:r w:rsidR="00A311E1" w:rsidRPr="00F40AC6">
        <w:rPr>
          <w:rFonts w:cstheme="minorHAnsi"/>
        </w:rPr>
        <w:t xml:space="preserve"> </w:t>
      </w:r>
      <w:proofErr w:type="spellStart"/>
      <w:r w:rsidR="00A311E1" w:rsidRPr="00FD4AB2">
        <w:rPr>
          <w:rFonts w:cstheme="minorHAnsi"/>
        </w:rPr>
        <w:t>Xamarin</w:t>
      </w:r>
      <w:proofErr w:type="spellEnd"/>
      <w:r w:rsidR="00A311E1" w:rsidRPr="00FD4AB2">
        <w:rPr>
          <w:rFonts w:cstheme="minorHAnsi"/>
        </w:rPr>
        <w:t xml:space="preserve"> </w:t>
      </w:r>
      <w:r w:rsidR="00AD16D5" w:rsidRPr="00FD4AB2">
        <w:rPr>
          <w:rFonts w:cstheme="minorHAnsi"/>
        </w:rPr>
        <w:t xml:space="preserve">podporuje velké množství </w:t>
      </w:r>
      <w:r w:rsidR="00B20A59" w:rsidRPr="00FD4AB2">
        <w:rPr>
          <w:rFonts w:cstheme="minorHAnsi"/>
        </w:rPr>
        <w:t>knihoven</w:t>
      </w:r>
      <w:r w:rsidR="00AD16D5" w:rsidRPr="00FD4AB2">
        <w:rPr>
          <w:rFonts w:cstheme="minorHAnsi"/>
        </w:rPr>
        <w:t xml:space="preserve"> přímo od Microsoftu, nebo dalších společností zapojených do projektu .NET </w:t>
      </w:r>
      <w:proofErr w:type="spellStart"/>
      <w:r w:rsidR="00AD16D5" w:rsidRPr="00FD4AB2">
        <w:rPr>
          <w:rFonts w:cstheme="minorHAnsi"/>
        </w:rPr>
        <w:t>Foundation</w:t>
      </w:r>
      <w:proofErr w:type="spellEnd"/>
      <w:r w:rsidR="003C729A" w:rsidRPr="00FD4AB2">
        <w:rPr>
          <w:rFonts w:cstheme="minorHAnsi"/>
        </w:rPr>
        <w:t xml:space="preserve">. Mezi tyto </w:t>
      </w:r>
      <w:r w:rsidR="00B20A59" w:rsidRPr="00FD4AB2">
        <w:rPr>
          <w:rFonts w:cstheme="minorHAnsi"/>
        </w:rPr>
        <w:t>knihovny</w:t>
      </w:r>
      <w:r w:rsidR="003C729A" w:rsidRPr="00FD4AB2">
        <w:rPr>
          <w:rFonts w:cstheme="minorHAnsi"/>
        </w:rPr>
        <w:t xml:space="preserve"> patří například </w:t>
      </w:r>
      <w:proofErr w:type="spellStart"/>
      <w:r w:rsidR="003C729A" w:rsidRPr="00FD4AB2">
        <w:rPr>
          <w:rFonts w:cstheme="minorHAnsi"/>
        </w:rPr>
        <w:t>SkiaSharp</w:t>
      </w:r>
      <w:proofErr w:type="spellEnd"/>
      <w:r w:rsidR="003C729A" w:rsidRPr="00FD4AB2">
        <w:rPr>
          <w:rFonts w:cstheme="minorHAnsi"/>
        </w:rPr>
        <w:t xml:space="preserve"> pro 2D grafiku nebo herní </w:t>
      </w:r>
      <w:proofErr w:type="spellStart"/>
      <w:r w:rsidR="003C729A" w:rsidRPr="00FD4AB2">
        <w:rPr>
          <w:rFonts w:cstheme="minorHAnsi"/>
        </w:rPr>
        <w:t>enginy</w:t>
      </w:r>
      <w:proofErr w:type="spellEnd"/>
      <w:r w:rsidR="003C729A" w:rsidRPr="00FD4AB2">
        <w:rPr>
          <w:rFonts w:cstheme="minorHAnsi"/>
        </w:rPr>
        <w:t xml:space="preserve"> </w:t>
      </w:r>
      <w:proofErr w:type="spellStart"/>
      <w:r w:rsidR="003C729A" w:rsidRPr="00FD4AB2">
        <w:rPr>
          <w:rFonts w:cstheme="minorHAnsi"/>
        </w:rPr>
        <w:t>MonoGames</w:t>
      </w:r>
      <w:proofErr w:type="spellEnd"/>
      <w:r w:rsidR="003C729A" w:rsidRPr="00FD4AB2">
        <w:rPr>
          <w:rFonts w:cstheme="minorHAnsi"/>
        </w:rPr>
        <w:t xml:space="preserve">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ExMF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
          <w:id w:val="-1601332962"/>
          <w:placeholder>
            <w:docPart w:val="DefaultPlaceholder_-1854013440"/>
          </w:placeholder>
        </w:sdtPr>
        <w:sdtContent>
          <w:r w:rsidR="00A87455" w:rsidRPr="00A87455">
            <w:rPr>
              <w:rFonts w:cstheme="minorHAnsi"/>
              <w:color w:val="000000"/>
            </w:rPr>
            <w:t>[110]</w:t>
          </w:r>
        </w:sdtContent>
      </w:sdt>
      <w:r w:rsidR="003C729A" w:rsidRPr="00FD4AB2">
        <w:rPr>
          <w:rFonts w:cstheme="minorHAnsi"/>
        </w:rPr>
        <w:t xml:space="preserve"> a </w:t>
      </w:r>
      <w:proofErr w:type="spellStart"/>
      <w:r w:rsidR="003C729A" w:rsidRPr="00FD4AB2">
        <w:rPr>
          <w:rFonts w:cstheme="minorHAnsi"/>
        </w:rPr>
        <w:t>Stride</w:t>
      </w:r>
      <w:proofErr w:type="spellEnd"/>
      <w:r w:rsidR="005B2346">
        <w:rPr>
          <w:rFonts w:cstheme="minorHAnsi"/>
        </w:rPr>
        <w:t xml:space="preserve"> </w:t>
      </w:r>
      <w:r w:rsidR="003C729A" w:rsidRPr="00FD4AB2">
        <w:rPr>
          <w:rFonts w:cstheme="minorHAnsi"/>
        </w:rPr>
        <w:t xml:space="preserve">(dříve </w:t>
      </w:r>
      <w:proofErr w:type="spellStart"/>
      <w:r w:rsidR="003C729A" w:rsidRPr="00FD4AB2">
        <w:rPr>
          <w:rFonts w:cstheme="minorHAnsi"/>
        </w:rPr>
        <w:t>Xenko</w:t>
      </w:r>
      <w:proofErr w:type="spellEnd"/>
      <w:r w:rsidR="003C729A" w:rsidRPr="00FD4AB2">
        <w:rPr>
          <w:rFonts w:cstheme="minorHAnsi"/>
        </w:rPr>
        <w:t>)</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ExMV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
          <w:id w:val="288103528"/>
          <w:placeholder>
            <w:docPart w:val="DefaultPlaceholder_-1854013440"/>
          </w:placeholder>
        </w:sdtPr>
        <w:sdtContent>
          <w:r w:rsidR="00A87455" w:rsidRPr="00A87455">
            <w:rPr>
              <w:rFonts w:cstheme="minorHAnsi"/>
              <w:color w:val="000000"/>
            </w:rPr>
            <w:t>[111]</w:t>
          </w:r>
        </w:sdtContent>
      </w:sdt>
      <w:r w:rsidR="003663E2" w:rsidRPr="00FD4AB2">
        <w:rPr>
          <w:rFonts w:cstheme="minorHAnsi"/>
        </w:rPr>
        <w:t xml:space="preserve">. Kromě </w:t>
      </w:r>
      <w:r w:rsidR="00B20A59" w:rsidRPr="00FD4AB2">
        <w:rPr>
          <w:rFonts w:cstheme="minorHAnsi"/>
        </w:rPr>
        <w:t xml:space="preserve">knihoven určených pro .NET je možné využít i </w:t>
      </w:r>
      <w:r w:rsidR="00A311E1" w:rsidRPr="00FD4AB2">
        <w:rPr>
          <w:rFonts w:cstheme="minorHAnsi"/>
        </w:rPr>
        <w:t xml:space="preserve">knihovny napsané </w:t>
      </w:r>
      <w:proofErr w:type="spellStart"/>
      <w:r w:rsidR="00A311E1" w:rsidRPr="00FD4AB2">
        <w:rPr>
          <w:rFonts w:cstheme="minorHAnsi"/>
        </w:rPr>
        <w:t>Objective</w:t>
      </w:r>
      <w:proofErr w:type="spellEnd"/>
      <w:r w:rsidR="00A311E1" w:rsidRPr="00FD4AB2">
        <w:rPr>
          <w:rFonts w:cstheme="minorHAnsi"/>
        </w:rPr>
        <w:t>-C, C/C++ nebo Java.</w:t>
      </w:r>
      <w:r w:rsidR="006C0C16" w:rsidRPr="00FD4AB2">
        <w:rPr>
          <w:rFonts w:cstheme="minorHAnsi"/>
        </w:rPr>
        <w:t xml:space="preserve"> </w:t>
      </w:r>
      <w:r w:rsidR="00E96094" w:rsidRPr="00FD4AB2">
        <w:rPr>
          <w:rFonts w:cstheme="minorHAnsi"/>
        </w:rPr>
        <w:t>součástí SDK je i emulátor umožňující otestovat aplikaci na různých konfiguracích a bez nutnosti neustálého nahrávání nové verze do fyzického zařízení.</w:t>
      </w:r>
      <w:r w:rsidR="009423F7">
        <w:rPr>
          <w:rFonts w:cstheme="minorHAnsi"/>
        </w:rPr>
        <w:t xml:space="preserve"> </w:t>
      </w:r>
      <w:r w:rsidR="009423F7" w:rsidRPr="001C6C49">
        <w:rPr>
          <w:rFonts w:cstheme="minorHAnsi"/>
        </w:rPr>
        <w:t xml:space="preserve">Mezi výstupy </w:t>
      </w:r>
      <w:proofErr w:type="spellStart"/>
      <w:r w:rsidR="009423F7" w:rsidRPr="001C6C49">
        <w:rPr>
          <w:rFonts w:cstheme="minorHAnsi"/>
        </w:rPr>
        <w:t>Xamarin</w:t>
      </w:r>
      <w:proofErr w:type="spellEnd"/>
      <w:r w:rsidR="009423F7" w:rsidRPr="001C6C49">
        <w:rPr>
          <w:rFonts w:cstheme="minorHAnsi"/>
        </w:rPr>
        <w:t xml:space="preserve"> patří UWP (</w:t>
      </w:r>
      <w:r w:rsidR="009423F7" w:rsidRPr="001C6C49">
        <w:rPr>
          <w:rFonts w:cstheme="minorHAnsi"/>
          <w:lang w:val="en-US"/>
        </w:rPr>
        <w:t>Universal Windows Platform</w:t>
      </w:r>
      <w:r w:rsidR="009423F7" w:rsidRPr="001C6C49">
        <w:rPr>
          <w:rFonts w:cstheme="minorHAnsi"/>
        </w:rPr>
        <w:t>), což je aplikace spustitelná na všech zařízeních s</w:t>
      </w:r>
      <w:r w:rsidR="009F0310" w:rsidRPr="001C6C49">
        <w:rPr>
          <w:rFonts w:cstheme="minorHAnsi"/>
        </w:rPr>
        <w:t> </w:t>
      </w:r>
      <w:r w:rsidR="009423F7" w:rsidRPr="001C6C49">
        <w:rPr>
          <w:rFonts w:cstheme="minorHAnsi"/>
        </w:rPr>
        <w:t>Windows</w:t>
      </w:r>
      <w:r w:rsidR="009F0310" w:rsidRPr="001C6C49">
        <w:rPr>
          <w:rFonts w:cstheme="minorHAnsi"/>
        </w:rPr>
        <w:t xml:space="preserve"> </w:t>
      </w:r>
      <w:r w:rsidR="009423F7" w:rsidRPr="001C6C49">
        <w:rPr>
          <w:rFonts w:cstheme="minorHAnsi"/>
        </w:rPr>
        <w:t>10</w:t>
      </w:r>
      <w:r w:rsidR="009F0310" w:rsidRPr="001C6C49">
        <w:rPr>
          <w:rFonts w:cstheme="minorHAnsi"/>
        </w:rPr>
        <w:t xml:space="preserve"> (PC, Xbox, telefon a další)</w:t>
      </w:r>
      <w:r w:rsidR="001C1EE6">
        <w:rPr>
          <w:rFonts w:cstheme="minorHAnsi"/>
        </w:rPr>
        <w:t xml:space="preserve"> </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ExMuKAkzExNl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
          <w:id w:val="430180163"/>
          <w:placeholder>
            <w:docPart w:val="DefaultPlaceholder_-1854013440"/>
          </w:placeholder>
        </w:sdtPr>
        <w:sdtContent>
          <w:r w:rsidR="00A87455" w:rsidRPr="00A87455">
            <w:rPr>
              <w:rFonts w:cstheme="minorHAnsi"/>
              <w:color w:val="000000"/>
            </w:rPr>
            <w:t>[112–116]</w:t>
          </w:r>
        </w:sdtContent>
      </w:sdt>
    </w:p>
    <w:p w14:paraId="0E04EDE0" w14:textId="77777777" w:rsidR="00F67031" w:rsidRPr="00FD4AB2" w:rsidRDefault="00F67031" w:rsidP="00203F25">
      <w:pPr>
        <w:pStyle w:val="Nadpis3"/>
        <w:ind w:left="1416" w:firstLine="708"/>
        <w:rPr>
          <w:rFonts w:asciiTheme="minorHAnsi" w:hAnsiTheme="minorHAnsi" w:cstheme="minorHAnsi"/>
        </w:rPr>
      </w:pPr>
      <w:bookmarkStart w:id="129" w:name="_Toc130825378"/>
      <w:r w:rsidRPr="00FD4AB2">
        <w:rPr>
          <w:rFonts w:asciiTheme="minorHAnsi" w:hAnsiTheme="minorHAnsi" w:cstheme="minorHAnsi"/>
        </w:rPr>
        <w:t>5.3.2 Android Studio</w:t>
      </w:r>
      <w:bookmarkEnd w:id="129"/>
    </w:p>
    <w:p w14:paraId="514741BA" w14:textId="599F593C" w:rsidR="00F67031" w:rsidRPr="00583536" w:rsidRDefault="00A20037" w:rsidP="00583536">
      <w:pPr>
        <w:jc w:val="both"/>
        <w:rPr>
          <w:rFonts w:cstheme="minorHAnsi"/>
        </w:rPr>
      </w:pPr>
      <w:r w:rsidRPr="00FD4AB2">
        <w:rPr>
          <w:rFonts w:cstheme="minorHAnsi"/>
        </w:rPr>
        <w:t xml:space="preserve">Android studio je oficiální IDE a </w:t>
      </w:r>
      <w:r w:rsidR="004C1CDA" w:rsidRPr="0004738A">
        <w:rPr>
          <w:rFonts w:cstheme="minorHAnsi"/>
        </w:rPr>
        <w:t>SDK</w:t>
      </w:r>
      <w:r w:rsidRPr="00FD4AB2">
        <w:rPr>
          <w:rFonts w:cstheme="minorHAnsi"/>
          <w:color w:val="FF0000"/>
        </w:rPr>
        <w:t xml:space="preserve"> </w:t>
      </w:r>
      <w:r w:rsidRPr="00FD4AB2">
        <w:rPr>
          <w:rFonts w:cstheme="minorHAnsi"/>
        </w:rPr>
        <w:t>pro vývoj aplikací pro Android od Googlu.</w:t>
      </w:r>
      <w:r w:rsidR="003411D4" w:rsidRPr="00FD4AB2">
        <w:rPr>
          <w:rFonts w:cstheme="minorHAnsi"/>
        </w:rPr>
        <w:t xml:space="preserve"> K dispozici jsou jazyky Java a Kotlin. Podobně jako </w:t>
      </w:r>
      <w:r w:rsidR="009127CB">
        <w:rPr>
          <w:rFonts w:cstheme="minorHAnsi"/>
        </w:rPr>
        <w:t xml:space="preserve">v případě </w:t>
      </w:r>
      <w:proofErr w:type="spellStart"/>
      <w:r w:rsidR="003411D4" w:rsidRPr="00FD4AB2">
        <w:rPr>
          <w:rFonts w:cstheme="minorHAnsi"/>
        </w:rPr>
        <w:t>Xamarin</w:t>
      </w:r>
      <w:proofErr w:type="spellEnd"/>
      <w:r w:rsidR="003411D4" w:rsidRPr="00FD4AB2">
        <w:rPr>
          <w:rFonts w:cstheme="minorHAnsi"/>
        </w:rPr>
        <w:t xml:space="preserve"> </w:t>
      </w:r>
      <w:r w:rsidR="009127CB">
        <w:rPr>
          <w:rFonts w:cstheme="minorHAnsi"/>
        </w:rPr>
        <w:t>s</w:t>
      </w:r>
      <w:r w:rsidR="003411D4" w:rsidRPr="00FD4AB2">
        <w:rPr>
          <w:rFonts w:cstheme="minorHAnsi"/>
        </w:rPr>
        <w:t>e k definici grafického rozhraní využívá značkovací jazyk, kterým je XML.</w:t>
      </w:r>
      <w:r w:rsidR="00CB2FE3" w:rsidRPr="00FD4AB2">
        <w:rPr>
          <w:rFonts w:cstheme="minorHAnsi"/>
        </w:rPr>
        <w:t xml:space="preserve"> Hlavní nevýhodou Android Studia je možnost vývoje pouze pro Android a pokud chce vývojář vytvořit aplikaci i pro jinou platformu musí vytvořit projekt v jiném IDE</w:t>
      </w:r>
      <w:r w:rsidR="00FC7764" w:rsidRPr="00FD4AB2">
        <w:rPr>
          <w:rFonts w:cstheme="minorHAnsi"/>
        </w:rPr>
        <w:t>, podporující vývoj pro tuto platformu</w:t>
      </w:r>
      <w:r w:rsidR="00CB2FE3" w:rsidRPr="00FD4AB2">
        <w:rPr>
          <w:rFonts w:cstheme="minorHAnsi"/>
        </w:rPr>
        <w:t xml:space="preserve"> a spravovat více projektů současně</w:t>
      </w:r>
      <w:r w:rsidR="00B6605E" w:rsidRPr="00FD4AB2">
        <w:rPr>
          <w:rFonts w:cstheme="minorHAnsi"/>
        </w:rPr>
        <w:t xml:space="preserve">. </w:t>
      </w:r>
      <w:r w:rsidR="0041340E" w:rsidRPr="00FD4AB2">
        <w:rPr>
          <w:rFonts w:cstheme="minorHAnsi"/>
        </w:rPr>
        <w:t xml:space="preserve">Stejně jako </w:t>
      </w:r>
      <w:proofErr w:type="spellStart"/>
      <w:r w:rsidR="0041340E" w:rsidRPr="00FD4AB2">
        <w:rPr>
          <w:rFonts w:cstheme="minorHAnsi"/>
        </w:rPr>
        <w:t>Xamarin</w:t>
      </w:r>
      <w:proofErr w:type="spellEnd"/>
      <w:r w:rsidR="0041340E" w:rsidRPr="00FD4AB2">
        <w:rPr>
          <w:rFonts w:cstheme="minorHAnsi"/>
        </w:rPr>
        <w:t xml:space="preserve"> disponuje Android Studio emulátor umožňující testovat aplikaci na počítači</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xN+KAkzExO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
          <w:id w:val="-647663893"/>
          <w:placeholder>
            <w:docPart w:val="DefaultPlaceholder_-1854013440"/>
          </w:placeholder>
        </w:sdtPr>
        <w:sdtContent>
          <w:r w:rsidR="00A87455" w:rsidRPr="00A87455">
            <w:rPr>
              <w:rFonts w:cstheme="minorHAnsi"/>
              <w:color w:val="000000"/>
            </w:rPr>
            <w:t>[117–119]</w:t>
          </w:r>
        </w:sdtContent>
      </w:sdt>
      <w:r w:rsidR="0041340E" w:rsidRPr="00FD4AB2">
        <w:rPr>
          <w:rFonts w:cstheme="minorHAnsi"/>
        </w:rPr>
        <w:t>.</w:t>
      </w:r>
    </w:p>
    <w:p w14:paraId="35B16BB1" w14:textId="780B9E46" w:rsidR="00F67031" w:rsidRPr="007D500E" w:rsidRDefault="00650F7B" w:rsidP="00650F7B">
      <w:pPr>
        <w:pStyle w:val="Nadpis3"/>
        <w:ind w:left="1416" w:firstLine="708"/>
        <w:rPr>
          <w:rFonts w:asciiTheme="minorHAnsi" w:hAnsiTheme="minorHAnsi" w:cstheme="minorHAnsi"/>
        </w:rPr>
      </w:pPr>
      <w:bookmarkStart w:id="130" w:name="_Toc130825379"/>
      <w:r w:rsidRPr="007D500E">
        <w:rPr>
          <w:rFonts w:asciiTheme="minorHAnsi" w:hAnsiTheme="minorHAnsi" w:cstheme="minorHAnsi"/>
        </w:rPr>
        <w:lastRenderedPageBreak/>
        <w:t xml:space="preserve">5.3.3 </w:t>
      </w:r>
      <w:r w:rsidR="0025157D" w:rsidRPr="007D500E">
        <w:rPr>
          <w:rFonts w:asciiTheme="minorHAnsi" w:hAnsiTheme="minorHAnsi" w:cstheme="minorHAnsi"/>
        </w:rPr>
        <w:t xml:space="preserve">.NET </w:t>
      </w:r>
      <w:r w:rsidRPr="007D500E">
        <w:rPr>
          <w:rFonts w:asciiTheme="minorHAnsi" w:hAnsiTheme="minorHAnsi" w:cstheme="minorHAnsi"/>
        </w:rPr>
        <w:t>MAUI (</w:t>
      </w:r>
      <w:proofErr w:type="spellStart"/>
      <w:r w:rsidRPr="007D500E">
        <w:rPr>
          <w:rFonts w:asciiTheme="minorHAnsi" w:hAnsiTheme="minorHAnsi" w:cstheme="minorHAnsi"/>
        </w:rPr>
        <w:t>Multi-platform</w:t>
      </w:r>
      <w:proofErr w:type="spellEnd"/>
      <w:r w:rsidRPr="007D500E">
        <w:rPr>
          <w:rFonts w:asciiTheme="minorHAnsi" w:hAnsiTheme="minorHAnsi" w:cstheme="minorHAnsi"/>
        </w:rPr>
        <w:t xml:space="preserve"> </w:t>
      </w:r>
      <w:proofErr w:type="spellStart"/>
      <w:r w:rsidRPr="007D500E">
        <w:rPr>
          <w:rFonts w:asciiTheme="minorHAnsi" w:hAnsiTheme="minorHAnsi" w:cstheme="minorHAnsi"/>
        </w:rPr>
        <w:t>App</w:t>
      </w:r>
      <w:proofErr w:type="spellEnd"/>
      <w:r w:rsidRPr="007D500E">
        <w:rPr>
          <w:rFonts w:asciiTheme="minorHAnsi" w:hAnsiTheme="minorHAnsi" w:cstheme="minorHAnsi"/>
        </w:rPr>
        <w:t xml:space="preserve"> UI)</w:t>
      </w:r>
      <w:bookmarkEnd w:id="130"/>
    </w:p>
    <w:p w14:paraId="5898C64A" w14:textId="6A0F0E52" w:rsidR="00F85EA1" w:rsidRDefault="00650F7B" w:rsidP="008744CF">
      <w:pPr>
        <w:ind w:firstLine="708"/>
      </w:pPr>
      <w:r w:rsidRPr="007D500E">
        <w:t xml:space="preserve">Jedná se o nástupce </w:t>
      </w:r>
      <w:proofErr w:type="spellStart"/>
      <w:r w:rsidRPr="007D500E">
        <w:t>Xamarin</w:t>
      </w:r>
      <w:proofErr w:type="spellEnd"/>
      <w:r w:rsidR="008A4FB8">
        <w:t xml:space="preserve"> </w:t>
      </w:r>
      <w:r w:rsidR="008A4FB8" w:rsidRPr="00735B26">
        <w:t>umožňující vytvořit jeden projekt společný pro Windows, Android, iOS a macOS</w:t>
      </w:r>
      <w:r w:rsidR="000208AE" w:rsidRPr="00735B26">
        <w:t>.</w:t>
      </w:r>
      <w:r w:rsidR="00E7518E">
        <w:t xml:space="preserve"> </w:t>
      </w:r>
      <w:r w:rsidR="0097423B">
        <w:t>V případě potřeby je možné přidat platformě závislí kód.</w:t>
      </w:r>
      <w:r w:rsidR="008F5B84">
        <w:t xml:space="preserve"> Tento kód se může provádět například spouštění aplikace, které je pro každou platformu odlišné. Další možnost je definovat rozhraní a pro každý systém udělat jinou definici, čímž je možné přistupovat k funkcím, které není možné zobecnit.</w:t>
      </w:r>
      <w:r w:rsidR="0097423B">
        <w:t xml:space="preserve"> </w:t>
      </w:r>
      <w:sdt>
        <w:sdtPr>
          <w:rPr>
            <w:color w:val="000000"/>
          </w:rPr>
          <w:tag w:val="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730431870"/>
          <w:placeholder>
            <w:docPart w:val="DefaultPlaceholder_-1854013440"/>
          </w:placeholder>
        </w:sdtPr>
        <w:sdtContent>
          <w:r w:rsidR="00A87455" w:rsidRPr="00A87455">
            <w:rPr>
              <w:color w:val="000000"/>
            </w:rPr>
            <w:t>[37]</w:t>
          </w:r>
        </w:sdtContent>
      </w:sdt>
    </w:p>
    <w:p w14:paraId="7EDDFBC2" w14:textId="674B1C77" w:rsidR="00DC6849" w:rsidRDefault="00DC6849" w:rsidP="008744CF">
      <w:pPr>
        <w:ind w:firstLine="708"/>
      </w:pPr>
      <w:r w:rsidRPr="00DC6849">
        <w:t xml:space="preserve">Původně bylo datum vydání oznámeno na listopad 2021, ale kvůli technickým problémům bylo odloženo. Nakonec bylo oficiálně vydáno jako součást </w:t>
      </w:r>
      <w:proofErr w:type="spellStart"/>
      <w:r w:rsidRPr="00DC6849">
        <w:t>Visual</w:t>
      </w:r>
      <w:proofErr w:type="spellEnd"/>
      <w:r w:rsidRPr="00DC6849">
        <w:t xml:space="preserve"> Studio 2022 verze 17.3 v srpnu 2022. Avšak i po vydání trpělo mnoha nedostatky, které byli opravovány aktualizacemi vycházejících v krátkých intervalech. Dále v době psaní této práce mnoho knihoven pro </w:t>
      </w:r>
      <w:proofErr w:type="spellStart"/>
      <w:r w:rsidRPr="00DC6849">
        <w:t>Xamarin</w:t>
      </w:r>
      <w:proofErr w:type="spellEnd"/>
      <w:r w:rsidRPr="00DC6849">
        <w:t xml:space="preserve"> nemělo verzi pro MAUI, či podporovali jen některé platformy.</w:t>
      </w:r>
      <w:r>
        <w:t xml:space="preserve"> </w:t>
      </w:r>
      <w:sdt>
        <w:sdtPr>
          <w:rPr>
            <w:color w:val="000000"/>
          </w:rPr>
          <w:tag w:val="MENDELEY_CITATION_v3_eyJjaXRhdGlvbklEIjoiTUVOREVMRVlfQ0lUQVRJT05fZmFlNTk4ZDUtNGI3ZS00YzkwLTk5ZDUtNjBiYTJiYTYwZTY5IiwicHJvcGVydGllcyI6eyJub3RlSW5kZXgiOjB9LCJpc0VkaXRlZCI6ZmFsc2UsIm1hbnVhbE92ZXJyaWRlIjp7ImlzTWFudWFsbHlPdmVycmlkZGVuIjpmYWxzZSwiY2l0ZXByb2NUZXh0IjoiWzEyMOKAkzEy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
          <w:id w:val="27618781"/>
          <w:placeholder>
            <w:docPart w:val="DefaultPlaceholder_-1854013440"/>
          </w:placeholder>
        </w:sdtPr>
        <w:sdtContent>
          <w:r w:rsidR="00A87455" w:rsidRPr="00A87455">
            <w:rPr>
              <w:color w:val="000000"/>
            </w:rPr>
            <w:t>[120–122]</w:t>
          </w:r>
        </w:sdtContent>
      </w:sdt>
    </w:p>
    <w:p w14:paraId="727D2716" w14:textId="77777777" w:rsidR="00F67031" w:rsidRPr="00621687" w:rsidRDefault="00F67031" w:rsidP="00A64991">
      <w:pPr>
        <w:pStyle w:val="Nadpis2"/>
        <w:ind w:left="1404"/>
        <w:rPr>
          <w:rFonts w:asciiTheme="minorHAnsi" w:hAnsiTheme="minorHAnsi" w:cstheme="minorHAnsi"/>
          <w:shd w:val="clear" w:color="auto" w:fill="FFFFFF"/>
        </w:rPr>
      </w:pPr>
      <w:bookmarkStart w:id="131" w:name="_Toc130825380"/>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 </w:t>
      </w:r>
      <w:r w:rsidRPr="000026FE">
        <w:rPr>
          <w:rFonts w:asciiTheme="minorHAnsi" w:hAnsiTheme="minorHAnsi" w:cstheme="minorHAnsi"/>
          <w:shd w:val="clear" w:color="auto" w:fill="FFFFFF"/>
        </w:rPr>
        <w:t xml:space="preserve">herní </w:t>
      </w:r>
      <w:r w:rsidRPr="000026FE">
        <w:rPr>
          <w:rFonts w:asciiTheme="minorHAnsi" w:hAnsiTheme="minorHAnsi" w:cstheme="minorHAnsi"/>
          <w:shd w:val="clear" w:color="auto" w:fill="FFFFFF"/>
          <w:lang w:val="en-US"/>
        </w:rPr>
        <w:t>engine</w:t>
      </w:r>
      <w:bookmarkEnd w:id="131"/>
    </w:p>
    <w:p w14:paraId="748A3563" w14:textId="098D5E57" w:rsidR="002250B0" w:rsidRPr="00FD4AB2" w:rsidRDefault="00F67031" w:rsidP="00FD4AB2">
      <w:pPr>
        <w:pStyle w:val="Odstavecseseznamem"/>
        <w:ind w:left="1428"/>
        <w:rPr>
          <w:rFonts w:cstheme="minorHAnsi"/>
          <w:color w:val="00B050"/>
        </w:rPr>
      </w:pPr>
      <w:r w:rsidRPr="00BB40A9">
        <w:rPr>
          <w:rFonts w:cstheme="minorHAnsi"/>
          <w:color w:val="00B050"/>
        </w:rPr>
        <w:t>//lepší název?</w:t>
      </w:r>
    </w:p>
    <w:p w14:paraId="478AC667" w14:textId="1808B202" w:rsidR="00817E35" w:rsidRDefault="002250B0" w:rsidP="00817E35">
      <w:pPr>
        <w:pStyle w:val="Odstavecseseznamem"/>
        <w:ind w:left="1428" w:firstLine="696"/>
        <w:jc w:val="both"/>
        <w:rPr>
          <w:rFonts w:cstheme="minorHAnsi"/>
        </w:rPr>
      </w:pPr>
      <w:r w:rsidRPr="00FD4AB2">
        <w:rPr>
          <w:rFonts w:cstheme="minorHAnsi"/>
        </w:rPr>
        <w:t xml:space="preserve">Oproti výše popisovaným typům aplikací, které jsou </w:t>
      </w:r>
      <w:r w:rsidR="005D6040" w:rsidRPr="00FD4AB2">
        <w:rPr>
          <w:rFonts w:cstheme="minorHAnsi"/>
        </w:rPr>
        <w:t>vytvořeny pro obecné aplikace</w:t>
      </w:r>
      <w:r w:rsidR="002F0423" w:rsidRPr="00FD4AB2">
        <w:rPr>
          <w:rFonts w:cstheme="minorHAnsi"/>
        </w:rPr>
        <w:t xml:space="preserve">, jsou herní </w:t>
      </w:r>
      <w:proofErr w:type="spellStart"/>
      <w:r w:rsidR="002F0423" w:rsidRPr="00FD4AB2">
        <w:rPr>
          <w:rFonts w:cstheme="minorHAnsi"/>
        </w:rPr>
        <w:t>enginy</w:t>
      </w:r>
      <w:proofErr w:type="spellEnd"/>
      <w:r w:rsidR="002F0423" w:rsidRPr="00FD4AB2">
        <w:rPr>
          <w:rFonts w:cstheme="minorHAnsi"/>
        </w:rPr>
        <w:t xml:space="preserve"> specializovány na hry</w:t>
      </w:r>
      <w:r w:rsidR="005D56CC" w:rsidRPr="00FD4AB2">
        <w:rPr>
          <w:rFonts w:cstheme="minorHAnsi"/>
        </w:rPr>
        <w:t xml:space="preserve"> a aplikace s podobnými požadavky (např. virtuální realita)</w:t>
      </w:r>
      <w:r w:rsidR="002F0423" w:rsidRPr="00FD4AB2">
        <w:rPr>
          <w:rFonts w:cstheme="minorHAnsi"/>
        </w:rPr>
        <w:t xml:space="preserve">. Ačkoliv se od sebe jednotlivé </w:t>
      </w:r>
      <w:proofErr w:type="spellStart"/>
      <w:r w:rsidR="002F0423" w:rsidRPr="00FD4AB2">
        <w:rPr>
          <w:rFonts w:cstheme="minorHAnsi"/>
        </w:rPr>
        <w:t>enginy</w:t>
      </w:r>
      <w:proofErr w:type="spellEnd"/>
      <w:r w:rsidR="002F0423" w:rsidRPr="00FD4AB2">
        <w:rPr>
          <w:rFonts w:cstheme="minorHAnsi"/>
        </w:rPr>
        <w:t xml:space="preserve"> liší, všechny</w:t>
      </w:r>
      <w:r w:rsidR="00CC328B" w:rsidRPr="00FD4AB2">
        <w:rPr>
          <w:rFonts w:cstheme="minorHAnsi"/>
        </w:rPr>
        <w:t xml:space="preserve"> obsahují podobné podsystémy, které řeší fyziku, kolize, světlo a </w:t>
      </w:r>
      <w:r w:rsidR="00B31CA3" w:rsidRPr="00FD4AB2">
        <w:rPr>
          <w:rFonts w:cstheme="minorHAnsi"/>
        </w:rPr>
        <w:t>renderování výsledného obrazu</w:t>
      </w:r>
      <w:r w:rsidR="00EB4BB9" w:rsidRPr="00FD4AB2">
        <w:rPr>
          <w:rFonts w:cstheme="minorHAnsi"/>
          <w:color w:val="000000"/>
        </w:rPr>
        <w:t xml:space="preserve">. </w:t>
      </w:r>
      <w:r w:rsidR="00EB4BB9" w:rsidRPr="00FD4AB2">
        <w:rPr>
          <w:rFonts w:cstheme="minorHAnsi"/>
        </w:rPr>
        <w:t>Některé</w:t>
      </w:r>
      <w:r w:rsidR="00B31CA3" w:rsidRPr="00FD4AB2">
        <w:rPr>
          <w:rFonts w:cstheme="minorHAnsi"/>
        </w:rPr>
        <w:t xml:space="preserve"> společnosti si často pro své hry vytváří vlastní </w:t>
      </w:r>
      <w:proofErr w:type="spellStart"/>
      <w:r w:rsidR="00B31CA3" w:rsidRPr="00FD4AB2">
        <w:rPr>
          <w:rFonts w:cstheme="minorHAnsi"/>
        </w:rPr>
        <w:t>engine</w:t>
      </w:r>
      <w:proofErr w:type="spellEnd"/>
      <w:r w:rsidR="00B31CA3" w:rsidRPr="00FD4AB2">
        <w:rPr>
          <w:rFonts w:cstheme="minorHAnsi"/>
        </w:rPr>
        <w:t>, který je využíván pouze interně (</w:t>
      </w:r>
      <w:r w:rsidR="00EB4BB9" w:rsidRPr="00FD4AB2">
        <w:rPr>
          <w:rFonts w:cstheme="minorHAnsi"/>
        </w:rPr>
        <w:t xml:space="preserve">např. </w:t>
      </w:r>
      <w:proofErr w:type="spellStart"/>
      <w:r w:rsidR="00EB4BB9" w:rsidRPr="0004738A">
        <w:rPr>
          <w:rFonts w:cstheme="minorHAnsi"/>
        </w:rPr>
        <w:t>Ubisoft</w:t>
      </w:r>
      <w:proofErr w:type="spellEnd"/>
      <w:r w:rsidR="005D6040" w:rsidRPr="0004738A">
        <w:rPr>
          <w:rFonts w:cstheme="minorHAnsi"/>
        </w:rPr>
        <w:t xml:space="preserve"> a</w:t>
      </w:r>
      <w:r w:rsidR="005D6040" w:rsidRPr="00FD4AB2">
        <w:rPr>
          <w:rFonts w:cstheme="minorHAnsi"/>
          <w:color w:val="FF0000"/>
        </w:rPr>
        <w:t xml:space="preserve"> </w:t>
      </w:r>
      <w:proofErr w:type="spellStart"/>
      <w:r w:rsidR="005D6040" w:rsidRPr="00FD4AB2">
        <w:rPr>
          <w:rFonts w:cstheme="minorHAnsi"/>
        </w:rPr>
        <w:t>N</w:t>
      </w:r>
      <w:r w:rsidR="00EB4BB9" w:rsidRPr="00FD4AB2">
        <w:rPr>
          <w:rFonts w:cstheme="minorHAnsi"/>
        </w:rPr>
        <w:t>aughty</w:t>
      </w:r>
      <w:proofErr w:type="spellEnd"/>
      <w:r w:rsidR="005D6040" w:rsidRPr="00FD4AB2">
        <w:rPr>
          <w:rFonts w:cstheme="minorHAnsi"/>
        </w:rPr>
        <w:t xml:space="preserve"> D</w:t>
      </w:r>
      <w:r w:rsidR="00EB4BB9" w:rsidRPr="00FD4AB2">
        <w:rPr>
          <w:rFonts w:cstheme="minorHAnsi"/>
        </w:rPr>
        <w:t>og</w:t>
      </w:r>
      <w:r w:rsidR="00B31CA3" w:rsidRPr="00FD4AB2">
        <w:rPr>
          <w:rFonts w:cstheme="minorHAnsi"/>
        </w:rPr>
        <w:t>)</w:t>
      </w:r>
      <w:r w:rsidR="00EB4BB9" w:rsidRPr="00FD4AB2">
        <w:rPr>
          <w:rFonts w:cstheme="minorHAnsi"/>
        </w:rPr>
        <w:t>, nebo je většinou za poplatek poskytnut i ostatním vývojářům (</w:t>
      </w:r>
      <w:r w:rsidR="00EB4BB9" w:rsidRPr="00F40AC6">
        <w:rPr>
          <w:rFonts w:cstheme="minorHAnsi"/>
        </w:rPr>
        <w:t xml:space="preserve">např. CRYENGINE od </w:t>
      </w:r>
      <w:proofErr w:type="spellStart"/>
      <w:r w:rsidR="00EB4BB9" w:rsidRPr="00F40AC6">
        <w:rPr>
          <w:rFonts w:cstheme="minorHAnsi"/>
        </w:rPr>
        <w:t>Crytek</w:t>
      </w:r>
      <w:proofErr w:type="spellEnd"/>
      <w:r w:rsidR="00EB4BB9" w:rsidRPr="00FD4AB2">
        <w:rPr>
          <w:rFonts w:cstheme="minorHAnsi"/>
        </w:rPr>
        <w:t>)</w:t>
      </w:r>
      <w:r w:rsidR="005D6040" w:rsidRPr="00FD4AB2">
        <w:rPr>
          <w:rFonts w:cstheme="minorHAnsi"/>
        </w:rPr>
        <w:t>, čímž vzniká vedlejší zdroj příjmů.</w:t>
      </w:r>
      <w:r w:rsidR="00754F31" w:rsidRPr="00FD4AB2">
        <w:rPr>
          <w:rFonts w:cstheme="minorHAnsi"/>
        </w:rPr>
        <w:t xml:space="preserve"> Také existují společnosti, kde je </w:t>
      </w:r>
      <w:proofErr w:type="spellStart"/>
      <w:r w:rsidR="00754F31" w:rsidRPr="00FD4AB2">
        <w:rPr>
          <w:rFonts w:cstheme="minorHAnsi"/>
        </w:rPr>
        <w:t>engine</w:t>
      </w:r>
      <w:proofErr w:type="spellEnd"/>
      <w:r w:rsidR="00754F31" w:rsidRPr="00FD4AB2">
        <w:rPr>
          <w:rFonts w:cstheme="minorHAnsi"/>
        </w:rPr>
        <w:t xml:space="preserve"> hlavním produktem nikoliv vedlejším </w:t>
      </w:r>
      <w:r w:rsidR="00754F31" w:rsidRPr="00F40AC6">
        <w:rPr>
          <w:rFonts w:cstheme="minorHAnsi"/>
        </w:rPr>
        <w:t>(např. Unity).</w:t>
      </w:r>
      <w:r w:rsidR="00EA2BD8" w:rsidRPr="00F40AC6">
        <w:rPr>
          <w:rFonts w:cstheme="minorHAnsi"/>
        </w:rPr>
        <w:t xml:space="preserve"> </w:t>
      </w:r>
      <w:proofErr w:type="spellStart"/>
      <w:r w:rsidR="00EA2BD8" w:rsidRPr="00F40AC6">
        <w:rPr>
          <w:rFonts w:cstheme="minorHAnsi"/>
        </w:rPr>
        <w:t>Enginy</w:t>
      </w:r>
      <w:proofErr w:type="spellEnd"/>
      <w:r w:rsidR="00EA2BD8" w:rsidRPr="00FD4AB2">
        <w:rPr>
          <w:rFonts w:cstheme="minorHAnsi"/>
        </w:rPr>
        <w:t xml:space="preserve"> jsou často cíleny pro konkrétní žánr a </w:t>
      </w:r>
      <w:r w:rsidR="006E6D7F" w:rsidRPr="00FD4AB2">
        <w:rPr>
          <w:rFonts w:cstheme="minorHAnsi"/>
        </w:rPr>
        <w:t>jeho využití pro zcela odlišný žánr je obtížné či nemožné.</w:t>
      </w:r>
      <w:r w:rsidR="000F7F76">
        <w:rPr>
          <w:rFonts w:cstheme="minorHAnsi"/>
        </w:rPr>
        <w:t xml:space="preserve"> </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yMywgMTI0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
          <w:id w:val="1174541223"/>
          <w:placeholder>
            <w:docPart w:val="DefaultPlaceholder_-1854013440"/>
          </w:placeholder>
        </w:sdtPr>
        <w:sdtContent>
          <w:r w:rsidR="00A87455" w:rsidRPr="00A87455">
            <w:rPr>
              <w:rFonts w:cstheme="minorHAnsi"/>
              <w:color w:val="000000"/>
            </w:rPr>
            <w:t>[123, 124]</w:t>
          </w:r>
        </w:sdtContent>
      </w:sdt>
    </w:p>
    <w:p w14:paraId="13403E62" w14:textId="77777777" w:rsidR="008455A2" w:rsidRDefault="008455A2" w:rsidP="00817E35">
      <w:pPr>
        <w:pStyle w:val="Odstavecseseznamem"/>
        <w:ind w:left="1428" w:firstLine="696"/>
        <w:jc w:val="both"/>
        <w:rPr>
          <w:rFonts w:cstheme="minorHAnsi"/>
        </w:rPr>
      </w:pPr>
    </w:p>
    <w:p w14:paraId="6476A5B0" w14:textId="42E5BD46" w:rsidR="00F67031" w:rsidRPr="00476647" w:rsidRDefault="00F67031" w:rsidP="0004738A">
      <w:pPr>
        <w:pStyle w:val="Odstavecseseznamem"/>
        <w:ind w:left="1428" w:firstLine="696"/>
        <w:jc w:val="both"/>
      </w:pPr>
      <w:r w:rsidRPr="00817E35">
        <w:rPr>
          <w:rFonts w:cstheme="minorHAnsi"/>
        </w:rPr>
        <w:t xml:space="preserve">Při výběru </w:t>
      </w:r>
      <w:proofErr w:type="spellStart"/>
      <w:r w:rsidRPr="00817E35">
        <w:rPr>
          <w:rFonts w:cstheme="minorHAnsi"/>
        </w:rPr>
        <w:t>enginu</w:t>
      </w:r>
      <w:proofErr w:type="spellEnd"/>
      <w:r w:rsidRPr="00817E35">
        <w:rPr>
          <w:rFonts w:cstheme="minorHAnsi"/>
        </w:rPr>
        <w:t xml:space="preserve"> je nejprve potřeba zvolit si jaký jazyk bude použit a vzít v úvahu potencionální velikost zisků, kvůli limitu do kdy je licence zdarma a v případě Unity i její ceně. Nyní se podíváme na 3 nejpoužívanější </w:t>
      </w:r>
      <w:proofErr w:type="spellStart"/>
      <w:r w:rsidRPr="00817E35">
        <w:rPr>
          <w:rFonts w:cstheme="minorHAnsi"/>
        </w:rPr>
        <w:t>enginy</w:t>
      </w:r>
      <w:proofErr w:type="spellEnd"/>
      <w:r w:rsidRPr="00817E35">
        <w:rPr>
          <w:rFonts w:cstheme="minorHAnsi"/>
        </w:rPr>
        <w:t xml:space="preserve"> jejichž licence je zdarma, případně se odvíjí od zisku.</w:t>
      </w:r>
    </w:p>
    <w:p w14:paraId="36BF48E6" w14:textId="77777777" w:rsidR="00F67031" w:rsidRPr="00621687" w:rsidRDefault="00F67031" w:rsidP="00DC1351">
      <w:pPr>
        <w:pStyle w:val="Nadpis3"/>
        <w:ind w:left="1416" w:firstLine="708"/>
        <w:rPr>
          <w:rFonts w:asciiTheme="minorHAnsi" w:hAnsiTheme="minorHAnsi" w:cstheme="minorHAnsi"/>
          <w:shd w:val="clear" w:color="auto" w:fill="FFFFFF"/>
        </w:rPr>
      </w:pPr>
      <w:bookmarkStart w:id="132" w:name="_Toc130825381"/>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.1 </w:t>
      </w:r>
      <w:r>
        <w:rPr>
          <w:rFonts w:asciiTheme="minorHAnsi" w:hAnsiTheme="minorHAnsi" w:cstheme="minorHAnsi"/>
          <w:shd w:val="clear" w:color="auto" w:fill="FFFFFF"/>
        </w:rPr>
        <w:t>U</w:t>
      </w:r>
      <w:r w:rsidRPr="00621687">
        <w:rPr>
          <w:rFonts w:asciiTheme="minorHAnsi" w:hAnsiTheme="minorHAnsi" w:cstheme="minorHAnsi"/>
          <w:shd w:val="clear" w:color="auto" w:fill="FFFFFF"/>
        </w:rPr>
        <w:t>nity</w:t>
      </w:r>
      <w:bookmarkEnd w:id="132"/>
    </w:p>
    <w:p w14:paraId="5288A1C8" w14:textId="5296641E" w:rsidR="003D352F" w:rsidRDefault="00F67031" w:rsidP="00DC1351">
      <w:pPr>
        <w:ind w:left="708" w:firstLine="708"/>
        <w:jc w:val="both"/>
        <w:rPr>
          <w:shd w:val="clear" w:color="auto" w:fill="FFFFFF"/>
        </w:rPr>
      </w:pPr>
      <w:r w:rsidRPr="00D20F7B">
        <w:rPr>
          <w:shd w:val="clear" w:color="auto" w:fill="FFFFFF"/>
        </w:rPr>
        <w:t xml:space="preserve">Unity 3D později přejmenováno jen na Unity od společnosti Unity Technologies je jedním ze dvou největších herních </w:t>
      </w:r>
      <w:proofErr w:type="spellStart"/>
      <w:r w:rsidRPr="00D20F7B">
        <w:rPr>
          <w:shd w:val="clear" w:color="auto" w:fill="FFFFFF"/>
        </w:rPr>
        <w:t>enginů</w:t>
      </w:r>
      <w:proofErr w:type="spellEnd"/>
      <w:r w:rsidRPr="00D20F7B">
        <w:rPr>
          <w:shd w:val="clear" w:color="auto" w:fill="FFFFFF"/>
        </w:rPr>
        <w:t>, který pohání přes 50 % her na více než 20 platformách včetně webu. Na mobilních zařízeních z 1000 nejstahovanějších her je 71 % vytvořeno právě v Unity. Kromě her je možné Unity využít i v průmyslu k vizualizaci modelů vytvořených v CAD programech ve virtuální nebo rozšířené realitě. Dále je Unity využíváno v architektuře, kde usnadňuje návrh budov nebo u tvorby filmů</w:t>
      </w:r>
      <w:r w:rsidR="00F56408">
        <w:rPr>
          <w:shd w:val="clear" w:color="auto" w:fill="FFFFFF"/>
        </w:rPr>
        <w:t xml:space="preserve">. </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jXigJMxMj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
          <w:id w:val="1327246669"/>
          <w:placeholder>
            <w:docPart w:val="DefaultPlaceholder_-1854013440"/>
          </w:placeholder>
        </w:sdtPr>
        <w:sdtEndPr>
          <w:rPr>
            <w:shd w:val="clear" w:color="auto" w:fill="auto"/>
          </w:rPr>
        </w:sdtEndPr>
        <w:sdtContent>
          <w:r w:rsidR="00A87455" w:rsidRPr="00A87455">
            <w:rPr>
              <w:color w:val="000000"/>
            </w:rPr>
            <w:t>[125–128]</w:t>
          </w:r>
        </w:sdtContent>
      </w:sdt>
    </w:p>
    <w:p w14:paraId="635C71F9" w14:textId="11E8B1DD" w:rsidR="00F67031" w:rsidRPr="001A72A6" w:rsidRDefault="00F67031" w:rsidP="00DC1351">
      <w:pPr>
        <w:ind w:left="708" w:firstLine="708"/>
        <w:jc w:val="both"/>
        <w:rPr>
          <w:shd w:val="clear" w:color="auto" w:fill="FFFFFF"/>
        </w:rPr>
      </w:pPr>
      <w:r w:rsidRPr="00D20F7B">
        <w:rPr>
          <w:shd w:val="clear" w:color="auto" w:fill="FFFFFF"/>
        </w:rPr>
        <w:t xml:space="preserve"> Pokud zisk za předešlých </w:t>
      </w:r>
      <w:r w:rsidR="003946B9">
        <w:rPr>
          <w:shd w:val="clear" w:color="auto" w:fill="FFFFFF"/>
        </w:rPr>
        <w:t>dvanáct</w:t>
      </w:r>
      <w:r w:rsidRPr="00D20F7B">
        <w:rPr>
          <w:shd w:val="clear" w:color="auto" w:fill="FFFFFF"/>
        </w:rPr>
        <w:t xml:space="preserve"> měsíců nepřekročil </w:t>
      </w:r>
      <w:r w:rsidR="003946B9">
        <w:rPr>
          <w:shd w:val="clear" w:color="auto" w:fill="FFFFFF"/>
        </w:rPr>
        <w:t>sto tisíc</w:t>
      </w:r>
      <w:r w:rsidRPr="00D20F7B">
        <w:rPr>
          <w:shd w:val="clear" w:color="auto" w:fill="FFFFFF"/>
        </w:rPr>
        <w:t xml:space="preserve"> amerických dolarů, je licence zcela zdarma, poté se platí měsíční nebo roční poplatek za každý počítač, jehož výše se odvíjejí od zisku. K programování v Unity se využívají jazyky C#, JavaScript nebo </w:t>
      </w:r>
      <w:proofErr w:type="spellStart"/>
      <w:r w:rsidRPr="00D20F7B">
        <w:rPr>
          <w:shd w:val="clear" w:color="auto" w:fill="FFFFFF"/>
        </w:rPr>
        <w:t>Boo</w:t>
      </w:r>
      <w:proofErr w:type="spellEnd"/>
      <w:r w:rsidRPr="00D20F7B">
        <w:rPr>
          <w:shd w:val="clear" w:color="auto" w:fill="FFFFFF"/>
        </w:rPr>
        <w:t xml:space="preserve">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můžete za běhu měnit hodnoty a v reálném čase vidíte změny. Příkladem her vytvořených v Unity jsou </w:t>
      </w:r>
      <w:r w:rsidRPr="00D20F7B">
        <w:rPr>
          <w:shd w:val="clear" w:color="auto" w:fill="FFFFFF"/>
          <w:lang w:val="en-US"/>
        </w:rPr>
        <w:t>Cuphead</w:t>
      </w:r>
      <w:r w:rsidR="00A82311">
        <w:rPr>
          <w:shd w:val="clear" w:color="auto" w:fill="FFFFFF"/>
          <w:lang w:val="en-US"/>
        </w:rPr>
        <w:t xml:space="preserve"> </w:t>
      </w:r>
      <w:sdt>
        <w:sdtPr>
          <w:rPr>
            <w:color w:val="000000"/>
            <w:shd w:val="clear" w:color="auto" w:fill="FFFFFF"/>
            <w:lang w:val="en-US"/>
          </w:rPr>
          <w:tag w:val="MENDELEY_CITATION_v3_eyJjaXRhdGlvbklEIjoiTUVOREVMRVlfQ0lUQVRJT05fNzJhYzU3M2ItYTZjYy00ZDRmLTk3NDQtYjQwNjkxNTg4ZjViIiwicHJvcGVydGllcyI6eyJub3RlSW5kZXgiOjB9LCJpc0VkaXRlZCI6ZmFsc2UsIm1hbnVhbE92ZXJyaWRlIjp7ImlzTWFudWFsbHlPdmVycmlkZGVuIjpmYWxzZSwiY2l0ZXByb2NUZXh0IjoiWzEyOV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
          <w:id w:val="931403410"/>
          <w:placeholder>
            <w:docPart w:val="DefaultPlaceholder_-1854013440"/>
          </w:placeholder>
        </w:sdtPr>
        <w:sdtContent>
          <w:r w:rsidR="00A87455" w:rsidRPr="00A87455">
            <w:rPr>
              <w:color w:val="000000"/>
              <w:shd w:val="clear" w:color="auto" w:fill="FFFFFF"/>
              <w:lang w:val="en-US"/>
            </w:rPr>
            <w:t>[129]</w:t>
          </w:r>
        </w:sdtContent>
      </w:sdt>
      <w:r w:rsidRPr="00D20F7B">
        <w:rPr>
          <w:shd w:val="clear" w:color="auto" w:fill="FFFFFF"/>
        </w:rPr>
        <w:t xml:space="preserve"> a </w:t>
      </w:r>
      <w:r w:rsidRPr="00D20F7B">
        <w:rPr>
          <w:shd w:val="clear" w:color="auto" w:fill="FFFFFF"/>
          <w:lang w:val="en-US"/>
        </w:rPr>
        <w:t>Hollow Knight</w:t>
      </w:r>
      <w:r w:rsidR="00A82311">
        <w:rPr>
          <w:shd w:val="clear" w:color="auto" w:fill="FFFFFF"/>
          <w:lang w:val="en-US"/>
        </w:rPr>
        <w:t xml:space="preserve"> </w:t>
      </w:r>
      <w:sdt>
        <w:sdtPr>
          <w:rPr>
            <w:color w:val="000000"/>
            <w:shd w:val="clear" w:color="auto" w:fill="FFFFFF"/>
            <w:lang w:val="en-US"/>
          </w:rPr>
          <w:tag w:val="MENDELEY_CITATION_v3_eyJjaXRhdGlvbklEIjoiTUVOREVMRVlfQ0lUQVRJT05fYTQ5MjNmMGEtZTAzMy00ZjBjLWE2MjAtOGY0YzVhZGY2ZTZlIiwicHJvcGVydGllcyI6eyJub3RlSW5kZXgiOjB9LCJpc0VkaXRlZCI6ZmFsc2UsIm1hbnVhbE92ZXJyaWRlIjp7ImlzTWFudWFsbHlPdmVycmlkZGVuIjpmYWxzZSwiY2l0ZXByb2NUZXh0IjoiWzEzMF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
          <w:id w:val="-312875749"/>
          <w:placeholder>
            <w:docPart w:val="DefaultPlaceholder_-1854013440"/>
          </w:placeholder>
        </w:sdtPr>
        <w:sdtContent>
          <w:r w:rsidR="00A87455" w:rsidRPr="00A87455">
            <w:rPr>
              <w:color w:val="000000"/>
              <w:shd w:val="clear" w:color="auto" w:fill="FFFFFF"/>
              <w:lang w:val="en-US"/>
            </w:rPr>
            <w:t>[130]</w:t>
          </w:r>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zHigJMxMzV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
          <w:id w:val="-1231606536"/>
          <w:placeholder>
            <w:docPart w:val="DefaultPlaceholder_-1854013440"/>
          </w:placeholder>
        </w:sdtPr>
        <w:sdtEndPr>
          <w:rPr>
            <w:shd w:val="clear" w:color="auto" w:fill="auto"/>
          </w:rPr>
        </w:sdtEndPr>
        <w:sdtContent>
          <w:r w:rsidR="00A87455" w:rsidRPr="00A87455">
            <w:rPr>
              <w:color w:val="000000"/>
            </w:rPr>
            <w:t>[131–135]</w:t>
          </w:r>
        </w:sdtContent>
      </w:sdt>
      <w:r w:rsidRPr="00D20F7B">
        <w:rPr>
          <w:shd w:val="clear" w:color="auto" w:fill="FFFFFF"/>
        </w:rPr>
        <w:t>.</w:t>
      </w:r>
    </w:p>
    <w:p w14:paraId="6C8D562A" w14:textId="0339E37B" w:rsidR="00F67031" w:rsidRDefault="00F67031" w:rsidP="00877A27">
      <w:pPr>
        <w:ind w:firstLine="708"/>
        <w:jc w:val="both"/>
        <w:rPr>
          <w:i/>
          <w:iCs/>
          <w:shd w:val="clear" w:color="auto" w:fill="FFFFFF"/>
        </w:rPr>
      </w:pPr>
      <w:r w:rsidRPr="00EF52A4">
        <w:rPr>
          <w:shd w:val="clear" w:color="auto" w:fill="FFFFFF"/>
        </w:rPr>
        <w:lastRenderedPageBreak/>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proofErr w:type="spellStart"/>
      <w:r w:rsidRPr="00EF52A4">
        <w:rPr>
          <w:i/>
          <w:iCs/>
          <w:shd w:val="clear" w:color="auto" w:fill="FFFFFF"/>
        </w:rPr>
        <w:t>GameObjectů</w:t>
      </w:r>
      <w:proofErr w:type="spellEnd"/>
      <w:r w:rsidRPr="00EF52A4">
        <w:rPr>
          <w:shd w:val="clear" w:color="auto" w:fill="FFFFFF"/>
        </w:rPr>
        <w:t xml:space="preserve">, které se v ní nachází. </w:t>
      </w:r>
      <w:proofErr w:type="spellStart"/>
      <w:r w:rsidRPr="00EF52A4">
        <w:rPr>
          <w:i/>
          <w:iCs/>
          <w:shd w:val="clear" w:color="auto" w:fill="FFFFFF"/>
        </w:rPr>
        <w:t>GameObject</w:t>
      </w:r>
      <w:proofErr w:type="spellEnd"/>
      <w:r w:rsidRPr="00EF52A4">
        <w:rPr>
          <w:shd w:val="clear" w:color="auto" w:fill="FFFFFF"/>
        </w:rPr>
        <w:t xml:space="preserve"> má své komponenty, které určují jeho vlastnosti (např. vzhled, umístění a gravitace). Povinný komponent je </w:t>
      </w:r>
      <w:proofErr w:type="spellStart"/>
      <w:r w:rsidRPr="00EF52A4">
        <w:rPr>
          <w:i/>
          <w:iCs/>
          <w:shd w:val="clear" w:color="auto" w:fill="FFFFFF"/>
        </w:rPr>
        <w:t>Transform</w:t>
      </w:r>
      <w:proofErr w:type="spellEnd"/>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proofErr w:type="spellStart"/>
      <w:r w:rsidRPr="00EF52A4">
        <w:rPr>
          <w:i/>
          <w:iCs/>
          <w:shd w:val="clear" w:color="auto" w:fill="FFFFFF"/>
        </w:rPr>
        <w:t>GameObjectu</w:t>
      </w:r>
      <w:proofErr w:type="spellEnd"/>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proofErr w:type="spellStart"/>
      <w:r w:rsidRPr="00EF52A4">
        <w:rPr>
          <w:i/>
          <w:iCs/>
          <w:shd w:val="clear" w:color="auto" w:fill="FFFFFF"/>
        </w:rPr>
        <w:t>GameObjectu</w:t>
      </w:r>
      <w:proofErr w:type="spellEnd"/>
      <w:r w:rsidRPr="00EF52A4">
        <w:rPr>
          <w:shd w:val="clear" w:color="auto" w:fill="FFFFFF"/>
        </w:rPr>
        <w:t xml:space="preserve"> je možné vytvořit </w:t>
      </w:r>
      <w:proofErr w:type="spellStart"/>
      <w:r w:rsidRPr="00EF52A4">
        <w:rPr>
          <w:i/>
          <w:iCs/>
          <w:shd w:val="clear" w:color="auto" w:fill="FFFFFF"/>
        </w:rPr>
        <w:t>Prefab</w:t>
      </w:r>
      <w:proofErr w:type="spellEnd"/>
      <w:r w:rsidRPr="00EF52A4">
        <w:rPr>
          <w:shd w:val="clear" w:color="auto" w:fill="FFFFFF"/>
        </w:rPr>
        <w:t xml:space="preserve">, který obsahuje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proofErr w:type="spellStart"/>
      <w:r w:rsidRPr="00EF52A4">
        <w:rPr>
          <w:i/>
          <w:iCs/>
          <w:shd w:val="clear" w:color="auto" w:fill="FFFFFF"/>
        </w:rPr>
        <w:t>MonoBehaviour</w:t>
      </w:r>
      <w:proofErr w:type="spellEnd"/>
      <w:r w:rsidRPr="00EF52A4">
        <w:rPr>
          <w:shd w:val="clear" w:color="auto" w:fill="FFFFFF"/>
        </w:rPr>
        <w:t xml:space="preserve">, čímž zdědí metody jako jsou </w:t>
      </w:r>
      <w:r w:rsidRPr="00EF52A4">
        <w:rPr>
          <w:i/>
          <w:iCs/>
          <w:shd w:val="clear" w:color="auto" w:fill="FFFFFF"/>
        </w:rPr>
        <w:t xml:space="preserve">Start, Update a </w:t>
      </w:r>
      <w:proofErr w:type="spellStart"/>
      <w:r w:rsidRPr="00EF52A4">
        <w:rPr>
          <w:i/>
          <w:iCs/>
          <w:shd w:val="clear" w:color="auto" w:fill="FFFFFF"/>
        </w:rPr>
        <w:t>FixedUpdate</w:t>
      </w:r>
      <w:proofErr w:type="spellEnd"/>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intervaly se využívá </w:t>
      </w:r>
      <w:proofErr w:type="spellStart"/>
      <w:r w:rsidRPr="00EF52A4">
        <w:rPr>
          <w:i/>
          <w:iCs/>
          <w:shd w:val="clear" w:color="auto" w:fill="FFFFFF"/>
        </w:rPr>
        <w:t>FixedUpdate</w:t>
      </w:r>
      <w:proofErr w:type="spellEnd"/>
      <w:r w:rsidRPr="00EF52A4">
        <w:rPr>
          <w:shd w:val="clear" w:color="auto" w:fill="FFFFFF"/>
        </w:rPr>
        <w:t xml:space="preserve">, který je defaultně volán padesátkrát za vteřinu. Na práci s časem má Unity třídu Time, kde pomocí hodnoty </w:t>
      </w:r>
      <w:proofErr w:type="spellStart"/>
      <w:r w:rsidRPr="00EF52A4">
        <w:rPr>
          <w:i/>
          <w:iCs/>
          <w:shd w:val="clear" w:color="auto" w:fill="FFFFFF"/>
        </w:rPr>
        <w:t>timeScale</w:t>
      </w:r>
      <w:proofErr w:type="spellEnd"/>
      <w:r w:rsidRPr="00EF52A4">
        <w:rPr>
          <w:shd w:val="clear" w:color="auto" w:fill="FFFFFF"/>
        </w:rPr>
        <w:t xml:space="preserve"> je možné změnit kolikanásobkem standartní rychlosti hra poběží a pomocí </w:t>
      </w:r>
      <w:proofErr w:type="spellStart"/>
      <w:r w:rsidRPr="00EF52A4">
        <w:rPr>
          <w:i/>
          <w:iCs/>
          <w:shd w:val="clear" w:color="auto" w:fill="FFFFFF"/>
        </w:rPr>
        <w:t>deltaTime</w:t>
      </w:r>
      <w:proofErr w:type="spellEnd"/>
      <w:r w:rsidRPr="00EF52A4">
        <w:rPr>
          <w:shd w:val="clear" w:color="auto" w:fill="FFFFFF"/>
        </w:rPr>
        <w:t xml:space="preserve"> je možné zjistit kolik času uplynulo mezi jednotlivými snímky. Ve skriptech je možné využívat statické třídy </w:t>
      </w:r>
      <w:proofErr w:type="spellStart"/>
      <w:r w:rsidRPr="00EF52A4">
        <w:rPr>
          <w:i/>
          <w:iCs/>
          <w:shd w:val="clear" w:color="auto" w:fill="FFFFFF"/>
        </w:rPr>
        <w:t>Debug</w:t>
      </w:r>
      <w:proofErr w:type="spellEnd"/>
      <w:r w:rsidRPr="00EF52A4">
        <w:rPr>
          <w:shd w:val="clear" w:color="auto" w:fill="FFFFFF"/>
        </w:rPr>
        <w:t xml:space="preserve"> (konzole a čáry) a </w:t>
      </w:r>
      <w:proofErr w:type="spellStart"/>
      <w:r w:rsidRPr="00EF52A4">
        <w:rPr>
          <w:i/>
          <w:iCs/>
          <w:shd w:val="clear" w:color="auto" w:fill="FFFFFF"/>
        </w:rPr>
        <w:t>Gizmo</w:t>
      </w:r>
      <w:proofErr w:type="spellEnd"/>
      <w:r w:rsidRPr="00EF52A4">
        <w:rPr>
          <w:shd w:val="clear" w:color="auto" w:fill="FFFFFF"/>
        </w:rPr>
        <w:t xml:space="preserve"> (geometrické tvary), které umožňují do scény dokreslovat pomocnou grafiku, kterou hráč neuvidí. Pro zvýšení přehlednosti inspektora skriptu je možné pomocí klíčových slov umístěných do hranatých závorek možné přidat nadpisy nebo </w:t>
      </w:r>
      <w:proofErr w:type="spellStart"/>
      <w:r w:rsidRPr="00EF52A4">
        <w:rPr>
          <w:i/>
          <w:iCs/>
          <w:shd w:val="clear" w:color="auto" w:fill="FFFFFF"/>
        </w:rPr>
        <w:t>slidery</w:t>
      </w:r>
      <w:proofErr w:type="spellEnd"/>
      <w:r w:rsidRPr="00EF52A4">
        <w:rPr>
          <w:shd w:val="clear" w:color="auto" w:fill="FFFFFF"/>
        </w:rPr>
        <w:t xml:space="preserve"> a skrýt či zobrazit proměnné. Pro výpočet natočení objektu Unity využívá </w:t>
      </w:r>
      <w:proofErr w:type="spellStart"/>
      <w:r w:rsidRPr="00EF52A4">
        <w:rPr>
          <w:i/>
          <w:iCs/>
          <w:shd w:val="clear" w:color="auto" w:fill="FFFFFF"/>
        </w:rPr>
        <w:t>Quaternion</w:t>
      </w:r>
      <w:proofErr w:type="spellEnd"/>
      <w:r w:rsidRPr="00EF52A4">
        <w:rPr>
          <w:shd w:val="clear" w:color="auto" w:fill="FFFFFF"/>
        </w:rPr>
        <w:t xml:space="preserve"> (čtyřrozměrný vektor). Objekty 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r w:rsidRPr="00EF52A4">
        <w:rPr>
          <w:i/>
          <w:iCs/>
          <w:shd w:val="clear" w:color="auto" w:fill="FFFFFF"/>
        </w:rPr>
        <w:t>singleton</w:t>
      </w:r>
      <w:r w:rsidR="00AF1C76">
        <w:rPr>
          <w:i/>
          <w:iCs/>
          <w:shd w:val="clear" w:color="auto" w:fill="FFFFFF"/>
        </w:rPr>
        <w:t xml:space="preserve"> (viz kap. 6.1.2)</w:t>
      </w:r>
      <w:r w:rsidRPr="00EF52A4">
        <w:rPr>
          <w:shd w:val="clear" w:color="auto" w:fill="FFFFFF"/>
        </w:rPr>
        <w:t xml:space="preserve">, aby se zabránilo situaci, kde je omylem vytvořena více než jedna instance. </w:t>
      </w:r>
      <w:r w:rsidRPr="00EF52A4">
        <w:t>Unity disponuje vlastní umělou inteligencí pro hledání cesty (</w:t>
      </w:r>
      <w:proofErr w:type="spellStart"/>
      <w:r w:rsidRPr="00EF52A4">
        <w:t>pathfinding</w:t>
      </w:r>
      <w:proofErr w:type="spellEnd"/>
      <w:r w:rsidRPr="00EF52A4">
        <w:t xml:space="preserve">) využívající </w:t>
      </w:r>
      <w:proofErr w:type="spellStart"/>
      <w:r w:rsidRPr="00EF52A4">
        <w:rPr>
          <w:i/>
          <w:iCs/>
        </w:rPr>
        <w:t>NavMash</w:t>
      </w:r>
      <w:proofErr w:type="spellEnd"/>
      <w:r w:rsidRPr="00EF52A4">
        <w:t>, což je mřížka určující kudy je možné projít.</w:t>
      </w:r>
      <w:r w:rsidR="00956EEC">
        <w:t xml:space="preserve"> </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zbigJMxNDJ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
          <w:id w:val="369190452"/>
          <w:placeholder>
            <w:docPart w:val="DefaultPlaceholder_-1854013440"/>
          </w:placeholder>
        </w:sdtPr>
        <w:sdtContent>
          <w:r w:rsidR="00A87455" w:rsidRPr="00A87455">
            <w:rPr>
              <w:color w:val="000000"/>
            </w:rPr>
            <w:t>[136–142]</w:t>
          </w:r>
        </w:sdtContent>
      </w:sdt>
    </w:p>
    <w:p w14:paraId="052F7B01" w14:textId="77777777" w:rsidR="00F67031" w:rsidRPr="001A72A6" w:rsidRDefault="00F67031" w:rsidP="00DC1351">
      <w:pPr>
        <w:pStyle w:val="Nadpis3"/>
        <w:ind w:left="1416" w:firstLine="708"/>
        <w:rPr>
          <w:rFonts w:asciiTheme="minorHAnsi" w:hAnsiTheme="minorHAnsi" w:cstheme="minorHAnsi"/>
          <w:shd w:val="clear" w:color="auto" w:fill="FFFFFF"/>
        </w:rPr>
      </w:pPr>
      <w:bookmarkStart w:id="133" w:name="_Toc130825382"/>
      <w:r w:rsidRPr="001A72A6">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1A72A6">
        <w:rPr>
          <w:rFonts w:asciiTheme="minorHAnsi" w:hAnsiTheme="minorHAnsi" w:cstheme="minorHAnsi"/>
          <w:shd w:val="clear" w:color="auto" w:fill="FFFFFF"/>
        </w:rPr>
        <w:t xml:space="preserve">.2 </w:t>
      </w:r>
      <w:r w:rsidRPr="001A72A6">
        <w:rPr>
          <w:rFonts w:asciiTheme="minorHAnsi" w:hAnsiTheme="minorHAnsi" w:cstheme="minorHAnsi"/>
          <w:shd w:val="clear" w:color="auto" w:fill="FFFFFF"/>
          <w:lang w:val="en-US"/>
        </w:rPr>
        <w:t>Unreal Engine</w:t>
      </w:r>
      <w:bookmarkEnd w:id="133"/>
    </w:p>
    <w:p w14:paraId="098E7EA7" w14:textId="04EEB3A3" w:rsidR="00F67031" w:rsidRDefault="00F67031" w:rsidP="00241BB6">
      <w:pPr>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w:t>
      </w:r>
      <w:proofErr w:type="spellStart"/>
      <w:r w:rsidRPr="00D20F7B">
        <w:rPr>
          <w:rFonts w:cstheme="minorHAnsi"/>
        </w:rPr>
        <w:t>enginem</w:t>
      </w:r>
      <w:proofErr w:type="spellEnd"/>
      <w:r w:rsidRPr="00D20F7B">
        <w:rPr>
          <w:rFonts w:cstheme="minorHAnsi"/>
        </w:rPr>
        <w:t xml:space="preserve">,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t>
      </w:r>
      <w:r w:rsidRPr="0004738A">
        <w:rPr>
          <w:rFonts w:cstheme="minorHAnsi"/>
          <w:lang w:val="en-US"/>
        </w:rPr>
        <w:t>Wars</w:t>
      </w:r>
      <w:r w:rsidRPr="00D20F7B">
        <w:rPr>
          <w:rFonts w:cstheme="minorHAnsi"/>
        </w:rPr>
        <w:t xml:space="preserve"> seriálu </w:t>
      </w:r>
      <w:r w:rsidRPr="00D20F7B">
        <w:rPr>
          <w:rFonts w:cstheme="minorHAnsi"/>
          <w:lang w:val="en-US"/>
        </w:rPr>
        <w:t>The Mandalorian</w:t>
      </w:r>
      <w:sdt>
        <w:sdtPr>
          <w:rPr>
            <w:rFonts w:cstheme="minorHAnsi"/>
            <w:color w:val="000000"/>
            <w:lang w:val="en-US"/>
          </w:rPr>
          <w:tag w:val="MENDELEY_CITATION_v3_eyJjaXRhdGlvbklEIjoiTUVOREVMRVlfQ0lUQVRJT05fOTY5ZDA1MjMtYmQ3MC00YWE4LThkN2UtYjljYmRhMTFhMmQ2IiwicHJvcGVydGllcyI6eyJub3RlSW5kZXgiOjB9LCJpc0VkaXRlZCI6ZmFsc2UsIm1hbnVhbE92ZXJyaWRlIjp7ImlzTWFudWFsbHlPdmVycmlkZGVuIjpmYWxzZSwiY2l0ZXByb2NUZXh0IjoiWzE0M1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
          <w:id w:val="-1255120881"/>
          <w:placeholder>
            <w:docPart w:val="DefaultPlaceholder_-1854013440"/>
          </w:placeholder>
        </w:sdtPr>
        <w:sdtContent>
          <w:r w:rsidR="00A87455" w:rsidRPr="00A87455">
            <w:rPr>
              <w:rFonts w:cstheme="minorHAnsi"/>
              <w:color w:val="000000"/>
              <w:lang w:val="en-US"/>
            </w:rPr>
            <w:t>[143]</w:t>
          </w:r>
        </w:sdtContent>
      </w:sdt>
      <w:r w:rsidRPr="00D20F7B">
        <w:rPr>
          <w:rFonts w:cstheme="minorHAnsi"/>
        </w:rPr>
        <w:t xml:space="preserve">. Pokud zisk produktu nepřekročí </w:t>
      </w:r>
      <w:r w:rsidR="00FC4E9A">
        <w:rPr>
          <w:rFonts w:cstheme="minorHAnsi"/>
        </w:rPr>
        <w:t>milion</w:t>
      </w:r>
      <w:r w:rsidRPr="00D20F7B">
        <w:rPr>
          <w:rFonts w:cstheme="minorHAnsi"/>
        </w:rPr>
        <w:t xml:space="preserve"> amerických dolarů je licence zdarma,</w:t>
      </w:r>
      <w:r w:rsidRPr="00D20F7B">
        <w:rPr>
          <w:rFonts w:cstheme="minorHAnsi"/>
          <w:color w:val="FF0000"/>
        </w:rPr>
        <w:t xml:space="preserve"> </w:t>
      </w:r>
      <w:r w:rsidRPr="00D20F7B">
        <w:rPr>
          <w:rFonts w:cstheme="minorHAnsi"/>
        </w:rPr>
        <w:t xml:space="preserve">poté se platí </w:t>
      </w:r>
      <w:r w:rsidR="00103158">
        <w:rPr>
          <w:rFonts w:cstheme="minorHAnsi"/>
        </w:rPr>
        <w:t>pět</w:t>
      </w:r>
      <w:r w:rsidR="00520DEB">
        <w:rPr>
          <w:rFonts w:cstheme="minorHAnsi"/>
        </w:rPr>
        <w:t>i</w:t>
      </w:r>
      <w:r w:rsidR="00103158">
        <w:rPr>
          <w:rFonts w:cstheme="minorHAnsi"/>
        </w:rPr>
        <w:t xml:space="preserve"> procent</w:t>
      </w:r>
      <w:r w:rsidR="00520DEB">
        <w:rPr>
          <w:rFonts w:cstheme="minorHAnsi"/>
        </w:rPr>
        <w:t>ní</w:t>
      </w:r>
      <w:r w:rsidRPr="00D20F7B">
        <w:rPr>
          <w:rFonts w:cstheme="minorHAnsi"/>
        </w:rPr>
        <w:t xml:space="preserve">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w:t>
      </w:r>
      <w:proofErr w:type="spellStart"/>
      <w:r w:rsidRPr="00D20F7B">
        <w:rPr>
          <w:rFonts w:cstheme="minorHAnsi"/>
        </w:rPr>
        <w:t>Fornite</w:t>
      </w:r>
      <w:proofErr w:type="spellEnd"/>
      <w:sdt>
        <w:sdtPr>
          <w:rPr>
            <w:rFonts w:cstheme="minorHAnsi"/>
            <w:color w:val="000000"/>
          </w:rPr>
          <w:tag w:val="MENDELEY_CITATION_v3_eyJjaXRhdGlvbklEIjoiTUVOREVMRVlfQ0lUQVRJT05fYWZmNTNjZDgtMGEyNy00NWIzLTkyYzctOTc2M2EyOTVhNDNjIiwicHJvcGVydGllcyI6eyJub3RlSW5kZXgiOjB9LCJpc0VkaXRlZCI6ZmFsc2UsIm1hbnVhbE92ZXJyaWRlIjp7ImlzTWFudWFsbHlPdmVycmlkZGVuIjpmYWxzZSwiY2l0ZXByb2NUZXh0IjoiWzE0NF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
          <w:id w:val="-1724523879"/>
          <w:placeholder>
            <w:docPart w:val="DefaultPlaceholder_-1854013440"/>
          </w:placeholder>
        </w:sdtPr>
        <w:sdtContent>
          <w:r w:rsidR="00A87455" w:rsidRPr="00A87455">
            <w:rPr>
              <w:rFonts w:cstheme="minorHAnsi"/>
              <w:color w:val="000000"/>
            </w:rPr>
            <w:t>[144]</w:t>
          </w:r>
        </w:sdtContent>
      </w:sdt>
      <w:r w:rsidRPr="00D20F7B">
        <w:rPr>
          <w:rFonts w:cstheme="minorHAnsi"/>
        </w:rPr>
        <w:t xml:space="preserv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MjA3ZWY0MDMtYTkzOS00Mjg1LWIwYjItMTRhYzU5YjRkMWZjIiwicHJvcGVydGllcyI6eyJub3RlSW5kZXgiOjB9LCJpc0VkaXRlZCI6ZmFsc2UsIm1hbnVhbE92ZXJyaWRlIjp7ImlzTWFudWFsbHlPdmVycmlkZGVuIjpmYWxzZSwiY2l0ZXByb2NUZXh0IjoiWzE0NV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
          <w:id w:val="576945349"/>
          <w:placeholder>
            <w:docPart w:val="DefaultPlaceholder_-1854013440"/>
          </w:placeholder>
        </w:sdtPr>
        <w:sdtContent>
          <w:r w:rsidR="00A87455" w:rsidRPr="00A87455">
            <w:rPr>
              <w:rFonts w:cstheme="minorHAnsi"/>
              <w:color w:val="000000"/>
              <w:lang w:val="en-US"/>
            </w:rPr>
            <w:t>[145]</w:t>
          </w:r>
        </w:sdtContent>
      </w:sdt>
      <w:r w:rsidR="00272668">
        <w:rPr>
          <w:rFonts w:cstheme="minorHAnsi"/>
          <w:lang w:val="en-US"/>
        </w:rPr>
        <w:t xml:space="preserve">. </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NDbigJMxNDh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
          <w:id w:val="506871761"/>
          <w:placeholder>
            <w:docPart w:val="DefaultPlaceholder_-1854013440"/>
          </w:placeholder>
        </w:sdtPr>
        <w:sdtEndPr>
          <w:rPr>
            <w:rFonts w:cstheme="minorBidi"/>
            <w:lang w:val="cs-CZ"/>
          </w:rPr>
        </w:sdtEndPr>
        <w:sdtContent>
          <w:r w:rsidR="00A87455" w:rsidRPr="00A87455">
            <w:rPr>
              <w:color w:val="000000"/>
            </w:rPr>
            <w:t>[146–148]</w:t>
          </w:r>
        </w:sdtContent>
      </w:sdt>
    </w:p>
    <w:p w14:paraId="11F3951E" w14:textId="4A2F8896" w:rsidR="00EC47F4" w:rsidRPr="00D20F7B" w:rsidRDefault="00EC47F4" w:rsidP="00241BB6">
      <w:pPr>
        <w:jc w:val="both"/>
        <w:rPr>
          <w:rFonts w:cstheme="minorHAnsi"/>
        </w:rPr>
      </w:pPr>
      <w:r w:rsidRPr="00FD4AB2">
        <w:rPr>
          <w:rFonts w:cstheme="minorHAnsi"/>
        </w:rPr>
        <w:t>V </w:t>
      </w:r>
      <w:proofErr w:type="spellStart"/>
      <w:r w:rsidRPr="00FD4AB2">
        <w:rPr>
          <w:rFonts w:cstheme="minorHAnsi"/>
        </w:rPr>
        <w:t>Unreal</w:t>
      </w:r>
      <w:proofErr w:type="spellEnd"/>
      <w:r w:rsidRPr="00FD4AB2">
        <w:rPr>
          <w:rFonts w:cstheme="minorHAnsi"/>
        </w:rPr>
        <w:t xml:space="preserve"> se o správu všech zdrojů (např. modely a textury) stará </w:t>
      </w:r>
      <w:proofErr w:type="spellStart"/>
      <w:r w:rsidRPr="00FD4AB2">
        <w:rPr>
          <w:rFonts w:cstheme="minorHAnsi"/>
        </w:rPr>
        <w:t>UnrealEd</w:t>
      </w:r>
      <w:proofErr w:type="spellEnd"/>
      <w:r w:rsidR="00646C9D" w:rsidRPr="00FD4AB2">
        <w:rPr>
          <w:rFonts w:cstheme="minorHAnsi"/>
        </w:rPr>
        <w:t xml:space="preserve">, který dokáže zobrazit model přesně tak, jak bude vidět ve hře a vše je unifikováno. </w:t>
      </w:r>
      <w:r w:rsidR="00B05A80" w:rsidRPr="00FD4AB2">
        <w:rPr>
          <w:rFonts w:cstheme="minorHAnsi"/>
        </w:rPr>
        <w:t xml:space="preserve">Zdroje jsou přidávány do databáze, což usnadňuje vyhledávání a umožňuje ověřit validitu a zabránit tak chybám. </w:t>
      </w:r>
      <w:proofErr w:type="spellStart"/>
      <w:r w:rsidR="00981F68" w:rsidRPr="00FD4AB2">
        <w:rPr>
          <w:rFonts w:cstheme="minorHAnsi"/>
        </w:rPr>
        <w:t>UnrealEd</w:t>
      </w:r>
      <w:proofErr w:type="spellEnd"/>
      <w:r w:rsidR="00981F68" w:rsidRPr="00FD4AB2">
        <w:rPr>
          <w:rFonts w:cstheme="minorHAnsi"/>
        </w:rPr>
        <w:t xml:space="preserve"> data ukládá do balíčků reprezentovaných binárními soubory, což ovšem znamená, že není možné využít </w:t>
      </w:r>
      <w:proofErr w:type="spellStart"/>
      <w:r w:rsidR="00981F68" w:rsidRPr="00FD4AB2">
        <w:rPr>
          <w:rFonts w:cstheme="minorHAnsi"/>
        </w:rPr>
        <w:t>verzovací</w:t>
      </w:r>
      <w:proofErr w:type="spellEnd"/>
      <w:r w:rsidR="00981F68" w:rsidRPr="00FD4AB2">
        <w:rPr>
          <w:rFonts w:cstheme="minorHAnsi"/>
        </w:rPr>
        <w:t xml:space="preserve"> systémy (např. GitHub)</w:t>
      </w:r>
      <w:r w:rsidR="00403817" w:rsidRPr="00FD4AB2">
        <w:rPr>
          <w:rFonts w:cstheme="minorHAnsi"/>
        </w:rPr>
        <w:t xml:space="preserve"> a jeden balíček může současně editovat jen jeden uživatel.</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y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DefaultPlaceholder_-1854013440"/>
          </w:placeholder>
        </w:sdtPr>
        <w:sdtContent>
          <w:r w:rsidR="00A87455" w:rsidRPr="00A87455">
            <w:rPr>
              <w:rFonts w:cstheme="minorHAnsi"/>
              <w:color w:val="000000"/>
            </w:rPr>
            <w:t>[123]</w:t>
          </w:r>
        </w:sdtContent>
      </w:sdt>
    </w:p>
    <w:p w14:paraId="3A9D835E" w14:textId="77777777" w:rsidR="00F67031" w:rsidRPr="00D20F7B" w:rsidRDefault="00F67031" w:rsidP="00DC1351">
      <w:pPr>
        <w:pStyle w:val="Nadpis3"/>
        <w:ind w:left="1416" w:firstLine="708"/>
        <w:rPr>
          <w:rFonts w:asciiTheme="minorHAnsi" w:hAnsiTheme="minorHAnsi" w:cstheme="minorHAnsi"/>
        </w:rPr>
      </w:pPr>
      <w:bookmarkStart w:id="134" w:name="_Toc130825383"/>
      <w:r w:rsidRPr="00D20F7B">
        <w:rPr>
          <w:rFonts w:asciiTheme="minorHAnsi" w:hAnsiTheme="minorHAnsi" w:cstheme="minorHAnsi"/>
        </w:rPr>
        <w:t>5.</w:t>
      </w:r>
      <w:r w:rsidRPr="00FD4AB2">
        <w:rPr>
          <w:rFonts w:asciiTheme="minorHAnsi" w:hAnsiTheme="minorHAnsi" w:cstheme="minorHAnsi"/>
        </w:rPr>
        <w:t>4</w:t>
      </w:r>
      <w:r w:rsidRPr="00D20F7B">
        <w:rPr>
          <w:rFonts w:asciiTheme="minorHAnsi" w:hAnsiTheme="minorHAnsi" w:cstheme="minorHAnsi"/>
        </w:rPr>
        <w:t xml:space="preserve">.3 </w:t>
      </w:r>
      <w:r w:rsidRPr="00F54B2B">
        <w:rPr>
          <w:rFonts w:asciiTheme="minorHAnsi" w:hAnsiTheme="minorHAnsi" w:cstheme="minorHAnsi"/>
        </w:rPr>
        <w:t>CRYENGINE</w:t>
      </w:r>
      <w:bookmarkEnd w:id="134"/>
    </w:p>
    <w:p w14:paraId="47C5778D" w14:textId="25CE0163" w:rsidR="00F67031" w:rsidRPr="001A72A6" w:rsidRDefault="00F67031" w:rsidP="00035976">
      <w:pPr>
        <w:jc w:val="both"/>
        <w:rPr>
          <w:lang w:val="en-US"/>
        </w:rPr>
      </w:pPr>
      <w:r w:rsidRPr="00F54B2B">
        <w:t>CRYENGINE</w:t>
      </w:r>
      <w:r>
        <w:t xml:space="preserve"> </w:t>
      </w:r>
      <w:r w:rsidRPr="00D20F7B">
        <w:t xml:space="preserve">je společnosti </w:t>
      </w:r>
      <w:proofErr w:type="spellStart"/>
      <w:r w:rsidRPr="00D20F7B">
        <w:t>Crytek</w:t>
      </w:r>
      <w:proofErr w:type="spellEnd"/>
      <w:r w:rsidRPr="00D20F7B">
        <w:t xml:space="preserve">, kterou proslavila herní série </w:t>
      </w:r>
      <w:proofErr w:type="spellStart"/>
      <w:r w:rsidRPr="00D20F7B">
        <w:t>Crysis</w:t>
      </w:r>
      <w:proofErr w:type="spellEnd"/>
      <w:r w:rsidRPr="00D20F7B">
        <w:t xml:space="preserve"> na níž předvádí schopnosti svého </w:t>
      </w:r>
      <w:proofErr w:type="spellStart"/>
      <w:r w:rsidRPr="00D20F7B">
        <w:t>enginu</w:t>
      </w:r>
      <w:proofErr w:type="spellEnd"/>
      <w:r w:rsidRPr="00D20F7B">
        <w:t xml:space="preserve">. Stejně jako </w:t>
      </w:r>
      <w:r w:rsidRPr="00D20F7B">
        <w:rPr>
          <w:lang w:val="en-US"/>
        </w:rPr>
        <w:t>Unreal Engine</w:t>
      </w:r>
      <w:r w:rsidRPr="00D20F7B">
        <w:t xml:space="preserve"> je orientován především na AAA tituly, ale není tolik </w:t>
      </w:r>
      <w:r w:rsidRPr="00D20F7B">
        <w:lastRenderedPageBreak/>
        <w:t xml:space="preserve">využíván. Na rozdíl od zbylých </w:t>
      </w:r>
      <w:r w:rsidR="008801FA">
        <w:t>dvou</w:t>
      </w:r>
      <w:r w:rsidRPr="00D20F7B">
        <w:t xml:space="preserve"> porovnávaných </w:t>
      </w:r>
      <w:proofErr w:type="spellStart"/>
      <w:r w:rsidRPr="00D20F7B">
        <w:t>enginů</w:t>
      </w:r>
      <w:proofErr w:type="spellEnd"/>
      <w:r w:rsidRPr="00D20F7B">
        <w:t xml:space="preserve"> není využíván v průmyslu a podporuje méně platforem. U prvních </w:t>
      </w:r>
      <w:r w:rsidR="006335DB">
        <w:t>pěti tisíc</w:t>
      </w:r>
      <w:r w:rsidRPr="00D20F7B">
        <w:t xml:space="preserve"> amerických dolarů ze zisku za rok je poplatek odpuštěn ze zbytku se platí </w:t>
      </w:r>
      <w:r w:rsidR="00AC498D">
        <w:t>pěti procentní</w:t>
      </w:r>
      <w:r w:rsidRPr="00D20F7B">
        <w:t xml:space="preserve"> podíl.</w:t>
      </w:r>
      <w:r w:rsidR="00FF6D29">
        <w:rPr>
          <w:lang w:val="en-US"/>
        </w:rPr>
        <w:t xml:space="preserve"> </w:t>
      </w:r>
      <w:r w:rsidRPr="00D20F7B">
        <w:t>Jako programovací jazyk je možné použít C++ nebo C#.</w:t>
      </w:r>
      <w:r w:rsidR="00FF6D29" w:rsidRPr="00FF6D29">
        <w:rPr>
          <w:color w:val="000000"/>
        </w:rPr>
        <w:t xml:space="preserve"> </w:t>
      </w:r>
      <w:sdt>
        <w:sdtPr>
          <w:rPr>
            <w:color w:val="000000"/>
          </w:rPr>
          <w:tag w:val="MENDELEY_CITATION_v3_eyJjaXRhdGlvbklEIjoiTUVOREVMRVlfQ0lUQVRJT05fMjFkNDhiZTctMTAwMC00NWU5LTg3ZDMtNDhjYTEyNWRhMTUwIiwicHJvcGVydGllcyI6eyJub3RlSW5kZXgiOjB9LCJpc0VkaXRlZCI6ZmFsc2UsIm1hbnVhbE92ZXJyaWRlIjp7ImNpdGVwcm9jVGV4dCI6IlsxNDl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811686629"/>
          <w:placeholder>
            <w:docPart w:val="D3EE3B488F894B518E2BBAB11EA3CDE6"/>
          </w:placeholder>
        </w:sdtPr>
        <w:sdtContent>
          <w:r w:rsidR="00A87455" w:rsidRPr="00A87455">
            <w:rPr>
              <w:color w:val="000000"/>
            </w:rPr>
            <w:t>[149]</w:t>
          </w:r>
        </w:sdtContent>
      </w:sdt>
    </w:p>
    <w:p w14:paraId="7D884438" w14:textId="77777777" w:rsidR="00F67031" w:rsidRPr="001A72A6" w:rsidRDefault="00F67031" w:rsidP="00DC1351">
      <w:pPr>
        <w:pStyle w:val="Nadpis3"/>
        <w:ind w:left="1416" w:firstLine="708"/>
        <w:rPr>
          <w:rFonts w:asciiTheme="minorHAnsi" w:hAnsiTheme="minorHAnsi" w:cstheme="minorHAnsi"/>
        </w:rPr>
      </w:pPr>
      <w:bookmarkStart w:id="135" w:name="_Toc130825384"/>
      <w:r w:rsidRPr="001A72A6">
        <w:rPr>
          <w:rFonts w:asciiTheme="minorHAnsi" w:hAnsiTheme="minorHAnsi" w:cstheme="minorHAnsi"/>
        </w:rPr>
        <w:t>5.</w:t>
      </w:r>
      <w:r w:rsidRPr="00FD4AB2">
        <w:rPr>
          <w:rFonts w:asciiTheme="minorHAnsi" w:hAnsiTheme="minorHAnsi" w:cstheme="minorHAnsi"/>
        </w:rPr>
        <w:t>4</w:t>
      </w:r>
      <w:r w:rsidRPr="001A72A6">
        <w:rPr>
          <w:rFonts w:asciiTheme="minorHAnsi" w:hAnsiTheme="minorHAnsi" w:cstheme="minorHAnsi"/>
        </w:rPr>
        <w:t>.4 shrnutí</w:t>
      </w:r>
      <w:bookmarkEnd w:id="135"/>
    </w:p>
    <w:p w14:paraId="6FAE1D0A" w14:textId="35F8AC2B" w:rsidR="00F67031" w:rsidRPr="001A72A6" w:rsidRDefault="00F67031" w:rsidP="007C74AE">
      <w:pPr>
        <w:jc w:val="both"/>
        <w:rPr>
          <w:highlight w:val="yellow"/>
        </w:rPr>
      </w:pPr>
      <w:r w:rsidRPr="001A72A6">
        <w:t xml:space="preserve">V </w:t>
      </w:r>
      <w:r w:rsidRPr="001A72A6">
        <w:fldChar w:fldCharType="begin"/>
      </w:r>
      <w:r w:rsidRPr="001A72A6">
        <w:instrText xml:space="preserve"> REF _Ref75370800 \h  \* MERGEFORMAT </w:instrText>
      </w:r>
      <w:r w:rsidRPr="001A72A6">
        <w:fldChar w:fldCharType="separate"/>
      </w:r>
      <w:r w:rsidR="00DE4D75">
        <w:t xml:space="preserve">Tab. </w:t>
      </w:r>
      <w:r w:rsidR="00DE4D75">
        <w:rPr>
          <w:noProof/>
        </w:rPr>
        <w:t>3</w:t>
      </w:r>
      <w:r w:rsidRPr="001A72A6">
        <w:fldChar w:fldCharType="end"/>
      </w:r>
      <w:r w:rsidRPr="001A72A6">
        <w:t xml:space="preserve"> je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sto tisíc amerických dolarů je cena licence Unity tři sta devadesát devět dolarů za každý počítač a čtyři tisíce sedm set padesát dolarů za CRYENGINE (z prvních pěti tisíc se neplatí). Z tohoto příkladu je vidět, že se Unity vyplatí především menším studiím, protože za cenu licence CRYENGINE budou mít licenci na </w:t>
      </w:r>
      <w:r w:rsidR="003F1528">
        <w:t>dvanáct</w:t>
      </w:r>
      <w:r w:rsidRPr="00EF52A4">
        <w:t xml:space="preserve"> počítačů. Je však třeba vzít v úvahu, že v případě Unity se na rozdíl od CRYENGINE příjem nepočítá pro každou hru zvlášť, ale za všechny.</w:t>
      </w:r>
    </w:p>
    <w:tbl>
      <w:tblPr>
        <w:tblStyle w:val="Mkatabulky"/>
        <w:tblW w:w="10065" w:type="dxa"/>
        <w:tblInd w:w="-431" w:type="dxa"/>
        <w:tblLook w:val="04A0" w:firstRow="1" w:lastRow="0" w:firstColumn="1" w:lastColumn="0" w:noHBand="0" w:noVBand="1"/>
      </w:tblPr>
      <w:tblGrid>
        <w:gridCol w:w="2770"/>
        <w:gridCol w:w="2502"/>
        <w:gridCol w:w="2006"/>
        <w:gridCol w:w="2787"/>
      </w:tblGrid>
      <w:tr w:rsidR="00F67031" w:rsidRPr="001A72A6" w14:paraId="58A21450" w14:textId="77777777" w:rsidTr="00E93782">
        <w:tc>
          <w:tcPr>
            <w:tcW w:w="2770" w:type="dxa"/>
          </w:tcPr>
          <w:p w14:paraId="059CFCDA" w14:textId="77777777" w:rsidR="00F67031" w:rsidRPr="001A72A6" w:rsidRDefault="00F67031" w:rsidP="00443509">
            <w:pPr>
              <w:rPr>
                <w:rFonts w:cstheme="minorHAnsi"/>
                <w:highlight w:val="yellow"/>
              </w:rPr>
            </w:pPr>
          </w:p>
        </w:tc>
        <w:tc>
          <w:tcPr>
            <w:tcW w:w="2502" w:type="dxa"/>
          </w:tcPr>
          <w:p w14:paraId="729CE02E" w14:textId="77777777" w:rsidR="00F67031" w:rsidRPr="001A72A6" w:rsidRDefault="00F67031" w:rsidP="00443509">
            <w:pPr>
              <w:rPr>
                <w:rFonts w:cstheme="minorHAnsi"/>
              </w:rPr>
            </w:pPr>
            <w:r w:rsidRPr="001A72A6">
              <w:rPr>
                <w:rFonts w:cstheme="minorHAnsi"/>
              </w:rPr>
              <w:t>Unity</w:t>
            </w:r>
          </w:p>
        </w:tc>
        <w:tc>
          <w:tcPr>
            <w:tcW w:w="2006" w:type="dxa"/>
          </w:tcPr>
          <w:p w14:paraId="07512C44" w14:textId="77777777" w:rsidR="00F67031" w:rsidRPr="001A72A6" w:rsidRDefault="00F67031" w:rsidP="00443509">
            <w:pPr>
              <w:rPr>
                <w:rFonts w:cstheme="minorHAnsi"/>
                <w:lang w:val="en-US"/>
              </w:rPr>
            </w:pPr>
            <w:r w:rsidRPr="001A72A6">
              <w:rPr>
                <w:rFonts w:cstheme="minorHAnsi"/>
                <w:lang w:val="en-US"/>
              </w:rPr>
              <w:t>Unreal Engine</w:t>
            </w:r>
          </w:p>
        </w:tc>
        <w:tc>
          <w:tcPr>
            <w:tcW w:w="2787" w:type="dxa"/>
          </w:tcPr>
          <w:p w14:paraId="501BE161" w14:textId="77777777" w:rsidR="00F67031" w:rsidRPr="001A72A6" w:rsidRDefault="00F67031" w:rsidP="00443509">
            <w:pPr>
              <w:rPr>
                <w:rFonts w:cstheme="minorHAnsi"/>
              </w:rPr>
            </w:pPr>
            <w:r w:rsidRPr="00F54B2B">
              <w:rPr>
                <w:rFonts w:cstheme="minorHAnsi"/>
              </w:rPr>
              <w:t>CRYENGINE</w:t>
            </w:r>
          </w:p>
        </w:tc>
      </w:tr>
      <w:tr w:rsidR="00F67031" w:rsidRPr="001A72A6" w14:paraId="75E34F35" w14:textId="77777777" w:rsidTr="00E93782">
        <w:tc>
          <w:tcPr>
            <w:tcW w:w="2770" w:type="dxa"/>
          </w:tcPr>
          <w:p w14:paraId="5CF2253D" w14:textId="77777777" w:rsidR="00F67031" w:rsidRPr="001A72A6" w:rsidRDefault="00F67031" w:rsidP="00443509">
            <w:pPr>
              <w:rPr>
                <w:rFonts w:cstheme="minorHAnsi"/>
              </w:rPr>
            </w:pPr>
            <w:r w:rsidRPr="001A72A6">
              <w:rPr>
                <w:rFonts w:cstheme="minorHAnsi"/>
              </w:rPr>
              <w:t>Využíván převážně pro</w:t>
            </w:r>
          </w:p>
        </w:tc>
        <w:tc>
          <w:tcPr>
            <w:tcW w:w="2502" w:type="dxa"/>
          </w:tcPr>
          <w:p w14:paraId="508B8FBE" w14:textId="77777777" w:rsidR="00F67031" w:rsidRPr="001A72A6" w:rsidRDefault="00F67031" w:rsidP="00443509">
            <w:pPr>
              <w:rPr>
                <w:rFonts w:cstheme="minorHAnsi"/>
              </w:rPr>
            </w:pPr>
            <w:proofErr w:type="spellStart"/>
            <w:r w:rsidRPr="001A72A6">
              <w:rPr>
                <w:rFonts w:cstheme="minorHAnsi"/>
              </w:rPr>
              <w:t>indie</w:t>
            </w:r>
            <w:proofErr w:type="spellEnd"/>
          </w:p>
        </w:tc>
        <w:tc>
          <w:tcPr>
            <w:tcW w:w="2006" w:type="dxa"/>
          </w:tcPr>
          <w:p w14:paraId="15164C29" w14:textId="77777777" w:rsidR="00F67031" w:rsidRPr="001A72A6" w:rsidRDefault="00F67031" w:rsidP="00443509">
            <w:pPr>
              <w:rPr>
                <w:rFonts w:cstheme="minorHAnsi"/>
                <w:lang w:val="en-US"/>
              </w:rPr>
            </w:pPr>
            <w:r w:rsidRPr="001A72A6">
              <w:rPr>
                <w:rFonts w:cstheme="minorHAnsi"/>
                <w:lang w:val="en-US"/>
              </w:rPr>
              <w:t>AAA</w:t>
            </w:r>
          </w:p>
        </w:tc>
        <w:tc>
          <w:tcPr>
            <w:tcW w:w="2787" w:type="dxa"/>
          </w:tcPr>
          <w:p w14:paraId="13747619" w14:textId="77777777" w:rsidR="00F67031" w:rsidRPr="001A72A6" w:rsidRDefault="00F67031" w:rsidP="00443509">
            <w:pPr>
              <w:rPr>
                <w:rFonts w:cstheme="minorHAnsi"/>
              </w:rPr>
            </w:pPr>
            <w:r w:rsidRPr="001A72A6">
              <w:rPr>
                <w:rFonts w:cstheme="minorHAnsi"/>
              </w:rPr>
              <w:t>AAA</w:t>
            </w:r>
          </w:p>
        </w:tc>
      </w:tr>
      <w:tr w:rsidR="00F67031" w:rsidRPr="001A72A6" w14:paraId="68F7D913" w14:textId="77777777" w:rsidTr="00224123">
        <w:tc>
          <w:tcPr>
            <w:tcW w:w="2770" w:type="dxa"/>
          </w:tcPr>
          <w:p w14:paraId="2C6291F3" w14:textId="77777777" w:rsidR="00F67031" w:rsidRPr="001A72A6" w:rsidRDefault="00F67031" w:rsidP="00443509">
            <w:pPr>
              <w:rPr>
                <w:rFonts w:cstheme="minorHAnsi"/>
              </w:rPr>
            </w:pPr>
            <w:r w:rsidRPr="001A72A6">
              <w:rPr>
                <w:rFonts w:cstheme="minorHAnsi"/>
              </w:rPr>
              <w:t>Windows, Linux</w:t>
            </w:r>
          </w:p>
        </w:tc>
        <w:tc>
          <w:tcPr>
            <w:tcW w:w="2502" w:type="dxa"/>
            <w:shd w:val="clear" w:color="auto" w:fill="92D050"/>
          </w:tcPr>
          <w:p w14:paraId="5C85EE1E"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190CE2BF"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1E6377CE" w14:textId="77777777" w:rsidR="00F67031" w:rsidRPr="001A72A6" w:rsidRDefault="00F67031" w:rsidP="00443509">
            <w:pPr>
              <w:rPr>
                <w:rFonts w:cstheme="minorHAnsi"/>
              </w:rPr>
            </w:pPr>
            <w:r w:rsidRPr="001A72A6">
              <w:rPr>
                <w:rFonts w:cstheme="minorHAnsi"/>
              </w:rPr>
              <w:t>ano</w:t>
            </w:r>
          </w:p>
        </w:tc>
      </w:tr>
      <w:tr w:rsidR="00F67031" w:rsidRPr="001A72A6" w14:paraId="48A2D061" w14:textId="77777777" w:rsidTr="00224123">
        <w:tc>
          <w:tcPr>
            <w:tcW w:w="2770" w:type="dxa"/>
          </w:tcPr>
          <w:p w14:paraId="074F936F" w14:textId="77777777" w:rsidR="00F67031" w:rsidRPr="001A72A6" w:rsidRDefault="00F67031" w:rsidP="00443509">
            <w:pPr>
              <w:rPr>
                <w:rFonts w:cstheme="minorHAnsi"/>
              </w:rPr>
            </w:pPr>
            <w:r w:rsidRPr="001A72A6">
              <w:rPr>
                <w:rFonts w:cstheme="minorHAnsi"/>
              </w:rPr>
              <w:t>MacOS</w:t>
            </w:r>
          </w:p>
        </w:tc>
        <w:tc>
          <w:tcPr>
            <w:tcW w:w="2502" w:type="dxa"/>
            <w:shd w:val="clear" w:color="auto" w:fill="92D050"/>
          </w:tcPr>
          <w:p w14:paraId="12D7C186"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7A27EDFE"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68E231F1" w14:textId="77777777" w:rsidR="00F67031" w:rsidRPr="001A72A6" w:rsidRDefault="00F67031" w:rsidP="00443509">
            <w:pPr>
              <w:rPr>
                <w:rFonts w:cstheme="minorHAnsi"/>
              </w:rPr>
            </w:pPr>
            <w:r w:rsidRPr="001A72A6">
              <w:rPr>
                <w:rFonts w:cstheme="minorHAnsi"/>
              </w:rPr>
              <w:t>ne</w:t>
            </w:r>
          </w:p>
        </w:tc>
      </w:tr>
      <w:tr w:rsidR="00F67031" w:rsidRPr="001A72A6" w14:paraId="4427069D" w14:textId="77777777" w:rsidTr="00224123">
        <w:tc>
          <w:tcPr>
            <w:tcW w:w="2770" w:type="dxa"/>
          </w:tcPr>
          <w:p w14:paraId="2920ED4F" w14:textId="77777777" w:rsidR="00F67031" w:rsidRPr="001A72A6" w:rsidRDefault="00F67031" w:rsidP="00443509">
            <w:pPr>
              <w:rPr>
                <w:rFonts w:cstheme="minorHAnsi"/>
              </w:rPr>
            </w:pPr>
            <w:r w:rsidRPr="001A72A6">
              <w:rPr>
                <w:rFonts w:cstheme="minorHAnsi"/>
              </w:rPr>
              <w:t xml:space="preserve">PS4, Xbox </w:t>
            </w:r>
            <w:proofErr w:type="spellStart"/>
            <w:r w:rsidRPr="001A72A6">
              <w:rPr>
                <w:rFonts w:cstheme="minorHAnsi"/>
              </w:rPr>
              <w:t>One</w:t>
            </w:r>
            <w:proofErr w:type="spellEnd"/>
          </w:p>
        </w:tc>
        <w:tc>
          <w:tcPr>
            <w:tcW w:w="2502" w:type="dxa"/>
            <w:shd w:val="clear" w:color="auto" w:fill="92D050"/>
          </w:tcPr>
          <w:p w14:paraId="6F3CC1E5"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8E75200"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2D417B61" w14:textId="77777777" w:rsidR="00F67031" w:rsidRPr="001A72A6" w:rsidRDefault="00F67031" w:rsidP="00443509">
            <w:pPr>
              <w:rPr>
                <w:rFonts w:cstheme="minorHAnsi"/>
              </w:rPr>
            </w:pPr>
            <w:r w:rsidRPr="001A72A6">
              <w:rPr>
                <w:rFonts w:cstheme="minorHAnsi"/>
              </w:rPr>
              <w:t>ano</w:t>
            </w:r>
          </w:p>
        </w:tc>
      </w:tr>
      <w:tr w:rsidR="00F67031" w:rsidRPr="001A72A6" w14:paraId="3F4864D6" w14:textId="77777777" w:rsidTr="00224123">
        <w:tc>
          <w:tcPr>
            <w:tcW w:w="2770" w:type="dxa"/>
          </w:tcPr>
          <w:p w14:paraId="28358EBA" w14:textId="77777777" w:rsidR="00F67031" w:rsidRPr="001A72A6" w:rsidRDefault="00F67031" w:rsidP="00443509">
            <w:pPr>
              <w:rPr>
                <w:rFonts w:cstheme="minorHAnsi"/>
              </w:rPr>
            </w:pPr>
            <w:r w:rsidRPr="001A72A6">
              <w:rPr>
                <w:rFonts w:cstheme="minorHAnsi"/>
              </w:rPr>
              <w:t>PS5, Xbox X</w:t>
            </w:r>
          </w:p>
        </w:tc>
        <w:tc>
          <w:tcPr>
            <w:tcW w:w="2502" w:type="dxa"/>
            <w:shd w:val="clear" w:color="auto" w:fill="92D050"/>
          </w:tcPr>
          <w:p w14:paraId="29B1394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EF046F9"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32DF6592" w14:textId="77777777" w:rsidR="00F67031" w:rsidRPr="001A72A6" w:rsidRDefault="00F67031" w:rsidP="00443509">
            <w:pPr>
              <w:rPr>
                <w:rFonts w:cstheme="minorHAnsi"/>
              </w:rPr>
            </w:pPr>
            <w:r w:rsidRPr="001A72A6">
              <w:rPr>
                <w:rFonts w:cstheme="minorHAnsi"/>
              </w:rPr>
              <w:t>ne</w:t>
            </w:r>
          </w:p>
        </w:tc>
      </w:tr>
      <w:tr w:rsidR="00F67031" w:rsidRPr="001A72A6" w14:paraId="01027F1B" w14:textId="77777777" w:rsidTr="00224123">
        <w:tc>
          <w:tcPr>
            <w:tcW w:w="2770" w:type="dxa"/>
          </w:tcPr>
          <w:p w14:paraId="57513491" w14:textId="77777777" w:rsidR="00F67031" w:rsidRPr="001A72A6" w:rsidRDefault="00F67031" w:rsidP="00443509">
            <w:pPr>
              <w:rPr>
                <w:rFonts w:cstheme="minorHAnsi"/>
              </w:rPr>
            </w:pPr>
            <w:r w:rsidRPr="001A72A6">
              <w:rPr>
                <w:rFonts w:cstheme="minorHAnsi"/>
              </w:rPr>
              <w:t>iOS a Android.</w:t>
            </w:r>
          </w:p>
        </w:tc>
        <w:tc>
          <w:tcPr>
            <w:tcW w:w="2502" w:type="dxa"/>
            <w:shd w:val="clear" w:color="auto" w:fill="92D050"/>
          </w:tcPr>
          <w:p w14:paraId="615A7BC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674CABEF"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036CD3B5" w14:textId="77777777" w:rsidR="00F67031" w:rsidRPr="001A72A6" w:rsidRDefault="00F67031" w:rsidP="00443509">
            <w:pPr>
              <w:rPr>
                <w:rFonts w:cstheme="minorHAnsi"/>
              </w:rPr>
            </w:pPr>
            <w:r w:rsidRPr="001A72A6">
              <w:rPr>
                <w:rFonts w:cstheme="minorHAnsi"/>
              </w:rPr>
              <w:t>ne</w:t>
            </w:r>
          </w:p>
        </w:tc>
      </w:tr>
      <w:tr w:rsidR="00F67031" w:rsidRPr="001A72A6" w14:paraId="7790B7D0" w14:textId="77777777" w:rsidTr="00224123">
        <w:tc>
          <w:tcPr>
            <w:tcW w:w="2770" w:type="dxa"/>
          </w:tcPr>
          <w:p w14:paraId="57D2D2B3" w14:textId="77777777" w:rsidR="00F67031" w:rsidRPr="001A72A6" w:rsidRDefault="00F67031" w:rsidP="00443509">
            <w:pPr>
              <w:rPr>
                <w:rFonts w:cstheme="minorHAnsi"/>
              </w:rPr>
            </w:pPr>
            <w:r w:rsidRPr="001A72A6">
              <w:rPr>
                <w:rFonts w:cstheme="minorHAnsi"/>
              </w:rPr>
              <w:t>web</w:t>
            </w:r>
          </w:p>
        </w:tc>
        <w:tc>
          <w:tcPr>
            <w:tcW w:w="2502" w:type="dxa"/>
            <w:shd w:val="clear" w:color="auto" w:fill="92D050"/>
          </w:tcPr>
          <w:p w14:paraId="4DE9F717" w14:textId="77777777" w:rsidR="00F67031" w:rsidRPr="001A72A6" w:rsidRDefault="00F67031" w:rsidP="00443509">
            <w:pPr>
              <w:rPr>
                <w:rFonts w:cstheme="minorHAnsi"/>
              </w:rPr>
            </w:pPr>
            <w:r w:rsidRPr="001A72A6">
              <w:rPr>
                <w:rFonts w:cstheme="minorHAnsi"/>
              </w:rPr>
              <w:t>ano</w:t>
            </w:r>
          </w:p>
        </w:tc>
        <w:tc>
          <w:tcPr>
            <w:tcW w:w="2006" w:type="dxa"/>
            <w:shd w:val="clear" w:color="auto" w:fill="FF0000"/>
          </w:tcPr>
          <w:p w14:paraId="23B91F66" w14:textId="77777777" w:rsidR="00F67031" w:rsidRPr="001A72A6" w:rsidRDefault="00F67031" w:rsidP="00443509">
            <w:pPr>
              <w:rPr>
                <w:rFonts w:cstheme="minorHAnsi"/>
              </w:rPr>
            </w:pPr>
            <w:r w:rsidRPr="001A72A6">
              <w:rPr>
                <w:rFonts w:cstheme="minorHAnsi"/>
              </w:rPr>
              <w:t>ne</w:t>
            </w:r>
          </w:p>
        </w:tc>
        <w:tc>
          <w:tcPr>
            <w:tcW w:w="2787" w:type="dxa"/>
            <w:shd w:val="clear" w:color="auto" w:fill="FF0000"/>
          </w:tcPr>
          <w:p w14:paraId="0FF65111" w14:textId="77777777" w:rsidR="00F67031" w:rsidRPr="001A72A6" w:rsidRDefault="00F67031" w:rsidP="00443509">
            <w:pPr>
              <w:rPr>
                <w:rFonts w:cstheme="minorHAnsi"/>
              </w:rPr>
            </w:pPr>
            <w:r w:rsidRPr="001A72A6">
              <w:rPr>
                <w:rFonts w:cstheme="minorHAnsi"/>
              </w:rPr>
              <w:t>ne</w:t>
            </w:r>
          </w:p>
        </w:tc>
      </w:tr>
      <w:tr w:rsidR="00F67031" w:rsidRPr="001A72A6" w14:paraId="3469B0E0" w14:textId="77777777" w:rsidTr="00E93782">
        <w:tc>
          <w:tcPr>
            <w:tcW w:w="2770" w:type="dxa"/>
          </w:tcPr>
          <w:p w14:paraId="05E8A113" w14:textId="77777777" w:rsidR="00F67031" w:rsidRPr="001A72A6" w:rsidRDefault="00F67031" w:rsidP="00443509">
            <w:pPr>
              <w:rPr>
                <w:rFonts w:cstheme="minorHAnsi"/>
              </w:rPr>
            </w:pPr>
            <w:r w:rsidRPr="001A72A6">
              <w:rPr>
                <w:rFonts w:cstheme="minorHAnsi"/>
              </w:rPr>
              <w:t>Zdarma při zisku pod</w:t>
            </w:r>
          </w:p>
        </w:tc>
        <w:tc>
          <w:tcPr>
            <w:tcW w:w="2502" w:type="dxa"/>
          </w:tcPr>
          <w:p w14:paraId="487808C7" w14:textId="77777777" w:rsidR="00F67031" w:rsidRPr="001A72A6" w:rsidRDefault="00F67031" w:rsidP="00443509">
            <w:pPr>
              <w:rPr>
                <w:rFonts w:cstheme="minorHAnsi"/>
              </w:rPr>
            </w:pPr>
            <w:r w:rsidRPr="001A72A6">
              <w:rPr>
                <w:rFonts w:cstheme="minorHAnsi"/>
              </w:rPr>
              <w:t>$100 000/12 měsíců</w:t>
            </w:r>
          </w:p>
        </w:tc>
        <w:tc>
          <w:tcPr>
            <w:tcW w:w="2006" w:type="dxa"/>
          </w:tcPr>
          <w:p w14:paraId="3FF5A0F2" w14:textId="77777777" w:rsidR="00F67031" w:rsidRPr="001A72A6" w:rsidRDefault="00F67031" w:rsidP="00443509">
            <w:pPr>
              <w:rPr>
                <w:rFonts w:cstheme="minorHAnsi"/>
              </w:rPr>
            </w:pPr>
            <w:r w:rsidRPr="001A72A6">
              <w:rPr>
                <w:rFonts w:cstheme="minorHAnsi"/>
              </w:rPr>
              <w:t>$1 000 000/produkt</w:t>
            </w:r>
          </w:p>
        </w:tc>
        <w:tc>
          <w:tcPr>
            <w:tcW w:w="2787" w:type="dxa"/>
          </w:tcPr>
          <w:p w14:paraId="4D2C37E8" w14:textId="77777777" w:rsidR="00F67031" w:rsidRPr="001A72A6" w:rsidRDefault="00F67031" w:rsidP="00443509">
            <w:pPr>
              <w:rPr>
                <w:rFonts w:cstheme="minorHAnsi"/>
              </w:rPr>
            </w:pPr>
            <w:r w:rsidRPr="001A72A6">
              <w:rPr>
                <w:rFonts w:cstheme="minorHAnsi"/>
              </w:rPr>
              <w:t>$5 000/rok</w:t>
            </w:r>
          </w:p>
        </w:tc>
      </w:tr>
      <w:tr w:rsidR="00F67031" w:rsidRPr="001A72A6" w14:paraId="40591D3C" w14:textId="77777777" w:rsidTr="00E93782">
        <w:tc>
          <w:tcPr>
            <w:tcW w:w="2770" w:type="dxa"/>
          </w:tcPr>
          <w:p w14:paraId="55B342F0" w14:textId="77777777" w:rsidR="00F67031" w:rsidRPr="001A72A6" w:rsidRDefault="00F67031" w:rsidP="00443509">
            <w:pPr>
              <w:rPr>
                <w:rFonts w:cstheme="minorHAnsi"/>
              </w:rPr>
            </w:pPr>
            <w:r w:rsidRPr="001A72A6">
              <w:rPr>
                <w:rFonts w:cstheme="minorHAnsi"/>
              </w:rPr>
              <w:t>Cena licence</w:t>
            </w:r>
          </w:p>
        </w:tc>
        <w:tc>
          <w:tcPr>
            <w:tcW w:w="2502" w:type="dxa"/>
          </w:tcPr>
          <w:p w14:paraId="591BC88D" w14:textId="77777777" w:rsidR="00F67031" w:rsidRPr="001A72A6" w:rsidRDefault="00F67031" w:rsidP="00443509">
            <w:pPr>
              <w:rPr>
                <w:rFonts w:cstheme="minorHAnsi"/>
              </w:rPr>
            </w:pPr>
            <w:r w:rsidRPr="001A72A6">
              <w:rPr>
                <w:rFonts w:cstheme="minorHAnsi"/>
              </w:rPr>
              <w:t>$399 (zisk pod $200 000)</w:t>
            </w:r>
          </w:p>
          <w:p w14:paraId="19E9C17C" w14:textId="77777777" w:rsidR="00F67031" w:rsidRPr="001A72A6" w:rsidRDefault="00F67031" w:rsidP="00443509">
            <w:pPr>
              <w:rPr>
                <w:rFonts w:cstheme="minorHAnsi"/>
              </w:rPr>
            </w:pPr>
            <w:r w:rsidRPr="001A72A6">
              <w:rPr>
                <w:rFonts w:cstheme="minorHAnsi"/>
              </w:rPr>
              <w:t>/$1 800 ročně za počítač</w:t>
            </w:r>
          </w:p>
        </w:tc>
        <w:tc>
          <w:tcPr>
            <w:tcW w:w="2006" w:type="dxa"/>
          </w:tcPr>
          <w:p w14:paraId="37B079FB" w14:textId="77777777" w:rsidR="00F67031" w:rsidRPr="001A72A6" w:rsidRDefault="00F67031" w:rsidP="00443509">
            <w:pPr>
              <w:rPr>
                <w:rFonts w:cstheme="minorHAnsi"/>
              </w:rPr>
            </w:pPr>
            <w:r w:rsidRPr="001A72A6">
              <w:rPr>
                <w:rFonts w:cstheme="minorHAnsi"/>
              </w:rPr>
              <w:t>5% ze zisku</w:t>
            </w:r>
          </w:p>
        </w:tc>
        <w:tc>
          <w:tcPr>
            <w:tcW w:w="2787" w:type="dxa"/>
          </w:tcPr>
          <w:p w14:paraId="0844540D" w14:textId="77777777" w:rsidR="00F67031" w:rsidRPr="001A72A6" w:rsidRDefault="00F67031" w:rsidP="00443509">
            <w:pPr>
              <w:rPr>
                <w:rFonts w:cstheme="minorHAnsi"/>
              </w:rPr>
            </w:pPr>
            <w:r w:rsidRPr="001A72A6">
              <w:rPr>
                <w:rFonts w:cstheme="minorHAnsi"/>
              </w:rPr>
              <w:t>5% ze zisku</w:t>
            </w:r>
          </w:p>
        </w:tc>
      </w:tr>
      <w:tr w:rsidR="00F67031" w:rsidRPr="001A72A6" w14:paraId="1F744368" w14:textId="77777777" w:rsidTr="00E93782">
        <w:tc>
          <w:tcPr>
            <w:tcW w:w="2770" w:type="dxa"/>
          </w:tcPr>
          <w:p w14:paraId="35C36E93" w14:textId="77777777" w:rsidR="00F67031" w:rsidRPr="001A72A6" w:rsidRDefault="00F67031" w:rsidP="00443509">
            <w:pPr>
              <w:rPr>
                <w:rFonts w:cstheme="minorHAnsi"/>
                <w:highlight w:val="yellow"/>
              </w:rPr>
            </w:pPr>
          </w:p>
        </w:tc>
        <w:tc>
          <w:tcPr>
            <w:tcW w:w="2502" w:type="dxa"/>
          </w:tcPr>
          <w:p w14:paraId="2575C6D6" w14:textId="77777777" w:rsidR="00F67031" w:rsidRPr="001A72A6" w:rsidRDefault="00F67031" w:rsidP="00443509">
            <w:pPr>
              <w:rPr>
                <w:rFonts w:cstheme="minorHAnsi"/>
                <w:highlight w:val="yellow"/>
              </w:rPr>
            </w:pPr>
          </w:p>
        </w:tc>
        <w:tc>
          <w:tcPr>
            <w:tcW w:w="2006" w:type="dxa"/>
          </w:tcPr>
          <w:p w14:paraId="3259B385" w14:textId="77777777" w:rsidR="00F67031" w:rsidRPr="001A72A6" w:rsidRDefault="00F67031" w:rsidP="00443509">
            <w:pPr>
              <w:rPr>
                <w:rFonts w:cstheme="minorHAnsi"/>
                <w:highlight w:val="yellow"/>
              </w:rPr>
            </w:pPr>
          </w:p>
        </w:tc>
        <w:tc>
          <w:tcPr>
            <w:tcW w:w="2787" w:type="dxa"/>
          </w:tcPr>
          <w:p w14:paraId="3648BC80" w14:textId="77777777" w:rsidR="00F67031" w:rsidRPr="001A72A6" w:rsidRDefault="00F67031" w:rsidP="00443509">
            <w:pPr>
              <w:rPr>
                <w:rFonts w:cstheme="minorHAnsi"/>
                <w:highlight w:val="yellow"/>
              </w:rPr>
            </w:pPr>
          </w:p>
        </w:tc>
      </w:tr>
      <w:tr w:rsidR="00F67031" w:rsidRPr="001A72A6" w14:paraId="69D8DCB1" w14:textId="77777777" w:rsidTr="00E93782">
        <w:tc>
          <w:tcPr>
            <w:tcW w:w="2770" w:type="dxa"/>
          </w:tcPr>
          <w:p w14:paraId="4A4ABC81" w14:textId="77777777" w:rsidR="00F67031" w:rsidRPr="001A72A6" w:rsidRDefault="00F67031" w:rsidP="00443509">
            <w:pPr>
              <w:rPr>
                <w:rFonts w:cstheme="minorHAnsi"/>
              </w:rPr>
            </w:pPr>
            <w:r w:rsidRPr="001A72A6">
              <w:rPr>
                <w:rFonts w:cstheme="minorHAnsi"/>
              </w:rPr>
              <w:t>jazyky</w:t>
            </w:r>
          </w:p>
        </w:tc>
        <w:tc>
          <w:tcPr>
            <w:tcW w:w="2502" w:type="dxa"/>
          </w:tcPr>
          <w:p w14:paraId="302E84E5" w14:textId="77777777" w:rsidR="00F67031" w:rsidRPr="001A72A6" w:rsidRDefault="00F67031" w:rsidP="00443509">
            <w:pPr>
              <w:rPr>
                <w:rFonts w:cstheme="minorHAnsi"/>
              </w:rPr>
            </w:pPr>
            <w:r w:rsidRPr="001A72A6">
              <w:rPr>
                <w:rFonts w:cstheme="minorHAnsi"/>
              </w:rPr>
              <w:t xml:space="preserve">C#, JavaScript, </w:t>
            </w:r>
            <w:proofErr w:type="spellStart"/>
            <w:r w:rsidRPr="001A72A6">
              <w:rPr>
                <w:rFonts w:cstheme="minorHAnsi"/>
              </w:rPr>
              <w:t>Boo</w:t>
            </w:r>
            <w:proofErr w:type="spellEnd"/>
          </w:p>
        </w:tc>
        <w:tc>
          <w:tcPr>
            <w:tcW w:w="2006" w:type="dxa"/>
          </w:tcPr>
          <w:p w14:paraId="03AD0B7A" w14:textId="77777777" w:rsidR="00F67031" w:rsidRPr="001A72A6" w:rsidRDefault="00F67031" w:rsidP="00443509">
            <w:pPr>
              <w:rPr>
                <w:rFonts w:cstheme="minorHAnsi"/>
              </w:rPr>
            </w:pPr>
            <w:r w:rsidRPr="001A72A6">
              <w:rPr>
                <w:rFonts w:cstheme="minorHAnsi"/>
              </w:rPr>
              <w:t>C++</w:t>
            </w:r>
          </w:p>
        </w:tc>
        <w:tc>
          <w:tcPr>
            <w:tcW w:w="2787" w:type="dxa"/>
          </w:tcPr>
          <w:p w14:paraId="209E0956" w14:textId="77777777" w:rsidR="00F67031" w:rsidRPr="001A72A6" w:rsidRDefault="00F67031" w:rsidP="00443509">
            <w:pPr>
              <w:rPr>
                <w:rFonts w:cstheme="minorHAnsi"/>
              </w:rPr>
            </w:pPr>
            <w:r w:rsidRPr="001A72A6">
              <w:rPr>
                <w:rFonts w:cstheme="minorHAnsi"/>
              </w:rPr>
              <w:t>C++, C#</w:t>
            </w:r>
          </w:p>
        </w:tc>
      </w:tr>
      <w:tr w:rsidR="00F67031" w14:paraId="607FDE83" w14:textId="77777777" w:rsidTr="00E93782">
        <w:tc>
          <w:tcPr>
            <w:tcW w:w="2770" w:type="dxa"/>
          </w:tcPr>
          <w:p w14:paraId="3F9751D6" w14:textId="77777777" w:rsidR="00F67031" w:rsidRPr="001A72A6" w:rsidRDefault="00F67031" w:rsidP="00443509">
            <w:pPr>
              <w:rPr>
                <w:rFonts w:cstheme="minorHAnsi"/>
              </w:rPr>
            </w:pPr>
            <w:r w:rsidRPr="001A72A6">
              <w:rPr>
                <w:rFonts w:cstheme="minorHAnsi"/>
              </w:rPr>
              <w:t>Příklady her</w:t>
            </w:r>
          </w:p>
        </w:tc>
        <w:tc>
          <w:tcPr>
            <w:tcW w:w="2502" w:type="dxa"/>
          </w:tcPr>
          <w:p w14:paraId="2B2B48EC" w14:textId="77777777" w:rsidR="00F67031" w:rsidRPr="001A72A6" w:rsidRDefault="00F67031" w:rsidP="00443509">
            <w:pPr>
              <w:rPr>
                <w:shd w:val="clear" w:color="auto" w:fill="FFFFFF"/>
                <w:lang w:val="en-US"/>
              </w:rPr>
            </w:pPr>
            <w:r w:rsidRPr="001A72A6">
              <w:rPr>
                <w:shd w:val="clear" w:color="auto" w:fill="FFFFFF"/>
                <w:lang w:val="en-US"/>
              </w:rPr>
              <w:t>Cuphead</w:t>
            </w:r>
          </w:p>
          <w:p w14:paraId="369958D5" w14:textId="77777777" w:rsidR="00F67031" w:rsidRPr="001A72A6" w:rsidRDefault="00F67031" w:rsidP="00443509">
            <w:pPr>
              <w:rPr>
                <w:rFonts w:cstheme="minorHAnsi"/>
              </w:rPr>
            </w:pPr>
            <w:r w:rsidRPr="001A72A6">
              <w:rPr>
                <w:shd w:val="clear" w:color="auto" w:fill="FFFFFF"/>
                <w:lang w:val="en-US"/>
              </w:rPr>
              <w:t>Hollow Knight</w:t>
            </w:r>
          </w:p>
        </w:tc>
        <w:tc>
          <w:tcPr>
            <w:tcW w:w="2006" w:type="dxa"/>
          </w:tcPr>
          <w:p w14:paraId="33F1A7B7" w14:textId="77777777" w:rsidR="00F67031" w:rsidRPr="001A72A6" w:rsidRDefault="00F67031" w:rsidP="00443509">
            <w:pPr>
              <w:rPr>
                <w:rFonts w:cstheme="minorHAnsi"/>
                <w:lang w:val="en-US"/>
              </w:rPr>
            </w:pPr>
            <w:r w:rsidRPr="001A72A6">
              <w:rPr>
                <w:rFonts w:cstheme="minorHAnsi"/>
                <w:lang w:val="en-US"/>
              </w:rPr>
              <w:t>Fortnite</w:t>
            </w:r>
          </w:p>
          <w:p w14:paraId="58BBE422" w14:textId="77777777" w:rsidR="00F67031" w:rsidRPr="001A72A6" w:rsidRDefault="00F67031" w:rsidP="00443509">
            <w:pPr>
              <w:rPr>
                <w:rFonts w:cstheme="minorHAnsi"/>
                <w:lang w:val="en-US"/>
              </w:rPr>
            </w:pPr>
            <w:r w:rsidRPr="001A72A6">
              <w:rPr>
                <w:rFonts w:cstheme="minorHAnsi"/>
                <w:lang w:val="en-US"/>
              </w:rPr>
              <w:t>Borderlands</w:t>
            </w:r>
          </w:p>
        </w:tc>
        <w:tc>
          <w:tcPr>
            <w:tcW w:w="2787" w:type="dxa"/>
          </w:tcPr>
          <w:p w14:paraId="3B2BBF39" w14:textId="77777777" w:rsidR="00F67031" w:rsidRPr="001A72A6" w:rsidRDefault="00F67031" w:rsidP="00427107">
            <w:pPr>
              <w:keepNext/>
              <w:rPr>
                <w:rFonts w:cstheme="minorHAnsi"/>
                <w:lang w:val="en-US"/>
              </w:rPr>
            </w:pPr>
            <w:r w:rsidRPr="001A72A6">
              <w:rPr>
                <w:rFonts w:cstheme="minorHAnsi"/>
                <w:lang w:val="en-US"/>
              </w:rPr>
              <w:t>Crysis</w:t>
            </w:r>
          </w:p>
          <w:p w14:paraId="1853C381" w14:textId="77777777" w:rsidR="00F67031" w:rsidRPr="001A72A6" w:rsidRDefault="00F67031" w:rsidP="00427107">
            <w:pPr>
              <w:keepNext/>
              <w:rPr>
                <w:rFonts w:cstheme="minorHAnsi"/>
              </w:rPr>
            </w:pPr>
            <w:r w:rsidRPr="001A72A6">
              <w:rPr>
                <w:rFonts w:cstheme="minorHAnsi"/>
                <w:lang w:val="en-US"/>
              </w:rPr>
              <w:t>Kingdom Come: Deliverance</w:t>
            </w:r>
          </w:p>
        </w:tc>
      </w:tr>
    </w:tbl>
    <w:p w14:paraId="24883FB4" w14:textId="7EB09AF2" w:rsidR="00F67031" w:rsidRPr="00621687" w:rsidRDefault="00F67031" w:rsidP="00427107">
      <w:pPr>
        <w:pStyle w:val="Titulek"/>
        <w:rPr>
          <w:rFonts w:cstheme="minorHAnsi"/>
        </w:rPr>
      </w:pPr>
      <w:bookmarkStart w:id="136" w:name="_Ref75370800"/>
      <w:r>
        <w:t xml:space="preserve">Tab. </w:t>
      </w:r>
      <w:fldSimple w:instr=" SEQ Tabulka \* ARABIC ">
        <w:r w:rsidR="00DE4D75">
          <w:rPr>
            <w:noProof/>
          </w:rPr>
          <w:t>3</w:t>
        </w:r>
      </w:fldSimple>
      <w:bookmarkEnd w:id="136"/>
      <w:r>
        <w:t xml:space="preserve"> srovnání </w:t>
      </w:r>
      <w:proofErr w:type="spellStart"/>
      <w:r>
        <w:t>enginů</w:t>
      </w:r>
      <w:proofErr w:type="spellEnd"/>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zIsIDE0OeKAkzE1M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"/>
          <w:id w:val="-153602451"/>
          <w:placeholder>
            <w:docPart w:val="DefaultPlaceholder_-1854013440"/>
          </w:placeholder>
        </w:sdtPr>
        <w:sdtContent>
          <w:r w:rsidR="00A87455" w:rsidRPr="00A87455">
            <w:rPr>
              <w:i w:val="0"/>
              <w:color w:val="000000"/>
            </w:rPr>
            <w:t>[132, 149–153]</w:t>
          </w:r>
        </w:sdtContent>
      </w:sdt>
    </w:p>
    <w:p w14:paraId="1A009663" w14:textId="77777777" w:rsidR="00F67031" w:rsidRPr="00621687" w:rsidRDefault="00F67031" w:rsidP="00EF21F2">
      <w:pPr>
        <w:rPr>
          <w:rFonts w:cstheme="minorHAnsi"/>
        </w:rPr>
      </w:pPr>
    </w:p>
    <w:p w14:paraId="45B1A7D4" w14:textId="7019C180" w:rsidR="00D00025" w:rsidRDefault="00F67031" w:rsidP="00C85D30">
      <w:pPr>
        <w:ind w:left="360"/>
        <w:rPr>
          <w:rStyle w:val="Nadpis1Char"/>
          <w:rFonts w:asciiTheme="minorHAnsi" w:hAnsiTheme="minorHAnsi" w:cstheme="minorHAnsi"/>
        </w:rPr>
      </w:pPr>
      <w:bookmarkStart w:id="137" w:name="_Toc130825385"/>
      <w:r w:rsidRPr="00621687">
        <w:rPr>
          <w:rStyle w:val="Nadpis1Char"/>
          <w:rFonts w:asciiTheme="minorHAnsi" w:hAnsiTheme="minorHAnsi" w:cstheme="minorHAnsi"/>
        </w:rPr>
        <w:t>6. Návrh aplikačního modelu</w:t>
      </w:r>
      <w:bookmarkEnd w:id="137"/>
    </w:p>
    <w:p w14:paraId="21569E0E" w14:textId="0E8B45CD" w:rsidR="00B0343B" w:rsidRPr="00026347" w:rsidRDefault="00823683" w:rsidP="005B0942">
      <w:pPr>
        <w:jc w:val="both"/>
        <w:rPr>
          <w:shd w:val="clear" w:color="auto" w:fill="FFFFFF"/>
        </w:rPr>
      </w:pPr>
      <w:r w:rsidRPr="00026347">
        <w:rPr>
          <w:shd w:val="clear" w:color="auto" w:fill="FFFFFF"/>
        </w:rPr>
        <w:t xml:space="preserve">Hry využívající DLL vytvořenou v této práci tvoří dvě části. První je </w:t>
      </w:r>
      <w:r w:rsidR="00681CF9" w:rsidRPr="00026347">
        <w:rPr>
          <w:shd w:val="clear" w:color="auto" w:fill="FFFFFF"/>
        </w:rPr>
        <w:t xml:space="preserve">obecná </w:t>
      </w:r>
      <w:r w:rsidRPr="00026347">
        <w:rPr>
          <w:shd w:val="clear" w:color="auto" w:fill="FFFFFF"/>
        </w:rPr>
        <w:t>logika obsažená v té</w:t>
      </w:r>
      <w:r w:rsidR="00681CF9" w:rsidRPr="00026347">
        <w:rPr>
          <w:shd w:val="clear" w:color="auto" w:fill="FFFFFF"/>
        </w:rPr>
        <w:t>to</w:t>
      </w:r>
      <w:r w:rsidRPr="00026347">
        <w:rPr>
          <w:shd w:val="clear" w:color="auto" w:fill="FFFFFF"/>
        </w:rPr>
        <w:t xml:space="preserve"> knihovně</w:t>
      </w:r>
      <w:r w:rsidR="00681CF9" w:rsidRPr="00026347">
        <w:rPr>
          <w:shd w:val="clear" w:color="auto" w:fill="FFFFFF"/>
        </w:rPr>
        <w:t>.</w:t>
      </w:r>
      <w:r w:rsidRPr="00026347">
        <w:rPr>
          <w:shd w:val="clear" w:color="auto" w:fill="FFFFFF"/>
        </w:rPr>
        <w:t xml:space="preserve"> </w:t>
      </w:r>
      <w:r w:rsidR="00681CF9" w:rsidRPr="00026347">
        <w:rPr>
          <w:shd w:val="clear" w:color="auto" w:fill="FFFFFF"/>
        </w:rPr>
        <w:t>D</w:t>
      </w:r>
      <w:r w:rsidRPr="00026347">
        <w:rPr>
          <w:shd w:val="clear" w:color="auto" w:fill="FFFFFF"/>
        </w:rPr>
        <w:t xml:space="preserve">ruhá </w:t>
      </w:r>
      <w:r w:rsidR="00681CF9" w:rsidRPr="00026347">
        <w:rPr>
          <w:shd w:val="clear" w:color="auto" w:fill="FFFFFF"/>
        </w:rPr>
        <w:t xml:space="preserve">část </w:t>
      </w:r>
      <w:r w:rsidRPr="00026347">
        <w:rPr>
          <w:shd w:val="clear" w:color="auto" w:fill="FFFFFF"/>
        </w:rPr>
        <w:t>je uživatelské rozhraní</w:t>
      </w:r>
      <w:r w:rsidR="00681CF9" w:rsidRPr="00026347">
        <w:rPr>
          <w:shd w:val="clear" w:color="auto" w:fill="FFFFFF"/>
        </w:rPr>
        <w:t xml:space="preserve"> a upřesnění chování</w:t>
      </w:r>
      <w:r w:rsidR="00ED79A5" w:rsidRPr="00026347">
        <w:rPr>
          <w:shd w:val="clear" w:color="auto" w:fill="FFFFFF"/>
        </w:rPr>
        <w:t xml:space="preserve">, aby odpovídalo mechanikám </w:t>
      </w:r>
      <w:r w:rsidR="004B28B4" w:rsidRPr="00026347">
        <w:rPr>
          <w:shd w:val="clear" w:color="auto" w:fill="FFFFFF"/>
        </w:rPr>
        <w:t xml:space="preserve">konkrétní </w:t>
      </w:r>
      <w:r w:rsidR="00ED79A5" w:rsidRPr="00026347">
        <w:rPr>
          <w:shd w:val="clear" w:color="auto" w:fill="FFFFFF"/>
        </w:rPr>
        <w:t>hry.</w:t>
      </w:r>
      <w:r w:rsidR="005B0942" w:rsidRPr="00026347">
        <w:rPr>
          <w:shd w:val="clear" w:color="auto" w:fill="FFFFFF"/>
        </w:rPr>
        <w:t xml:space="preserve"> Na </w:t>
      </w:r>
      <w:r w:rsidR="005B0942" w:rsidRPr="00026347">
        <w:rPr>
          <w:shd w:val="clear" w:color="auto" w:fill="FFFFFF"/>
        </w:rPr>
        <w:fldChar w:fldCharType="begin"/>
      </w:r>
      <w:r w:rsidR="005B0942" w:rsidRPr="00026347">
        <w:rPr>
          <w:shd w:val="clear" w:color="auto" w:fill="FFFFFF"/>
        </w:rPr>
        <w:instrText xml:space="preserve"> REF _Ref127987606 \h </w:instrText>
      </w:r>
      <w:r w:rsidR="00642E3B" w:rsidRPr="00026347">
        <w:rPr>
          <w:shd w:val="clear" w:color="auto" w:fill="FFFFFF"/>
        </w:rPr>
        <w:instrText xml:space="preserve"> \* MERGEFORMAT </w:instrText>
      </w:r>
      <w:r w:rsidR="005B0942" w:rsidRPr="00026347">
        <w:rPr>
          <w:shd w:val="clear" w:color="auto" w:fill="FFFFFF"/>
        </w:rPr>
      </w:r>
      <w:r w:rsidR="005B0942" w:rsidRPr="00026347">
        <w:rPr>
          <w:shd w:val="clear" w:color="auto" w:fill="FFFFFF"/>
        </w:rPr>
        <w:fldChar w:fldCharType="separate"/>
      </w:r>
      <w:r w:rsidR="00DE4D75">
        <w:t xml:space="preserve">Obr. </w:t>
      </w:r>
      <w:r w:rsidR="00DE4D75">
        <w:rPr>
          <w:noProof/>
        </w:rPr>
        <w:t>5</w:t>
      </w:r>
      <w:r w:rsidR="005B0942" w:rsidRPr="00026347">
        <w:rPr>
          <w:shd w:val="clear" w:color="auto" w:fill="FFFFFF"/>
        </w:rPr>
        <w:fldChar w:fldCharType="end"/>
      </w:r>
      <w:r w:rsidR="005B0942" w:rsidRPr="00026347">
        <w:rPr>
          <w:shd w:val="clear" w:color="auto" w:fill="FFFFFF"/>
        </w:rPr>
        <w:t xml:space="preserve"> je vyobrazeno předpokládané použití knihovny. </w:t>
      </w:r>
      <w:r w:rsidR="00726372" w:rsidRPr="00026347">
        <w:rPr>
          <w:shd w:val="clear" w:color="auto" w:fill="FFFFFF"/>
        </w:rPr>
        <w:t>Objekty reprezentující postavy budou obsahovat instanci třídy obsahující logiku, svou reprezentaci, kterou uvidí hráč, a případně také inventář s předměty. Tyto předměty také budou obsahovat instanci třídy z knihovny a svou reprezentaci.</w:t>
      </w:r>
      <w:r w:rsidR="00450953" w:rsidRPr="00026347">
        <w:rPr>
          <w:shd w:val="clear" w:color="auto" w:fill="FFFFFF"/>
        </w:rPr>
        <w:t xml:space="preserve"> Dále postavy i předměty obsahují list instancí třídy vyjadřující například útok a obranu.</w:t>
      </w:r>
    </w:p>
    <w:p w14:paraId="4F84F5D2" w14:textId="77777777" w:rsidR="00112F07" w:rsidRDefault="004F5D29" w:rsidP="00112F07">
      <w:pPr>
        <w:keepNext/>
      </w:pPr>
      <w:r w:rsidRPr="004F5D29">
        <w:rPr>
          <w:noProof/>
          <w:shd w:val="clear" w:color="auto" w:fill="FFFFFF"/>
        </w:rPr>
        <w:lastRenderedPageBreak/>
        <w:drawing>
          <wp:inline distT="0" distB="0" distL="0" distR="0" wp14:anchorId="042F7631" wp14:editId="19545C1C">
            <wp:extent cx="2933700" cy="2788602"/>
            <wp:effectExtent l="0" t="0" r="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pic:cNvPicPr/>
                  </pic:nvPicPr>
                  <pic:blipFill>
                    <a:blip r:embed="rId13">
                      <a:extLst>
                        <a:ext uri="{28A0092B-C50C-407E-A947-70E740481C1C}">
                          <a14:useLocalDpi xmlns:a14="http://schemas.microsoft.com/office/drawing/2010/main" val="0"/>
                        </a:ext>
                      </a:extLst>
                    </a:blip>
                    <a:stretch>
                      <a:fillRect/>
                    </a:stretch>
                  </pic:blipFill>
                  <pic:spPr>
                    <a:xfrm>
                      <a:off x="0" y="0"/>
                      <a:ext cx="2933700" cy="2788602"/>
                    </a:xfrm>
                    <a:prstGeom prst="rect">
                      <a:avLst/>
                    </a:prstGeom>
                  </pic:spPr>
                </pic:pic>
              </a:graphicData>
            </a:graphic>
          </wp:inline>
        </w:drawing>
      </w:r>
    </w:p>
    <w:p w14:paraId="6E4EA3DA" w14:textId="7B81C1D0" w:rsidR="00326B51" w:rsidRDefault="00112F07" w:rsidP="00112F07">
      <w:pPr>
        <w:pStyle w:val="Titulek"/>
      </w:pPr>
      <w:bookmarkStart w:id="138" w:name="_Ref127987606"/>
      <w:r>
        <w:t xml:space="preserve">Obr. </w:t>
      </w:r>
      <w:fldSimple w:instr=" SEQ Obrázek \* ARABIC ">
        <w:r w:rsidR="00DE4D75">
          <w:rPr>
            <w:noProof/>
          </w:rPr>
          <w:t>5</w:t>
        </w:r>
      </w:fldSimple>
      <w:bookmarkEnd w:id="138"/>
      <w:r>
        <w:t xml:space="preserve"> relační diagram </w:t>
      </w:r>
      <w:r w:rsidR="005B0942">
        <w:t>postavy – vlastní</w:t>
      </w:r>
    </w:p>
    <w:p w14:paraId="34043BB6" w14:textId="0725C521" w:rsidR="00C22C72" w:rsidRPr="00D2156A" w:rsidRDefault="00C22C72" w:rsidP="00C22C72">
      <w:r>
        <w:t xml:space="preserve">Za účelem snížení spotřeby operační paměti je využit </w:t>
      </w:r>
      <w:proofErr w:type="spellStart"/>
      <w:r>
        <w:t>GameManager</w:t>
      </w:r>
      <w:proofErr w:type="spellEnd"/>
      <w:r>
        <w:t xml:space="preserve"> obsahující veškerá data, která nejsou unikátní pro každou instanci nebo je možné, že budou potřeba i mimo svůj objekt (např. polohy postav).</w:t>
      </w:r>
      <w:r w:rsidR="004A5690">
        <w:t xml:space="preserve"> Toto má za následek, že objekt nemá více kopií, než je potřeba</w:t>
      </w:r>
      <w:r w:rsidR="002D7EAF">
        <w:t xml:space="preserve"> a veškeré metody pracují se stejnou hodnotou</w:t>
      </w:r>
      <w:r w:rsidR="004A5690">
        <w:t>.</w:t>
      </w:r>
      <w:r w:rsidR="004B0EF4">
        <w:t xml:space="preserve"> Na </w:t>
      </w:r>
      <w:r w:rsidR="00DD04AA">
        <w:fldChar w:fldCharType="begin"/>
      </w:r>
      <w:r w:rsidR="00DD04AA">
        <w:instrText xml:space="preserve"> REF _Ref130125708 \h </w:instrText>
      </w:r>
      <w:r w:rsidR="00DD04AA">
        <w:fldChar w:fldCharType="separate"/>
      </w:r>
      <w:r w:rsidR="00DE4D75">
        <w:t xml:space="preserve">Obr. </w:t>
      </w:r>
      <w:r w:rsidR="00DE4D75">
        <w:rPr>
          <w:noProof/>
        </w:rPr>
        <w:t>6</w:t>
      </w:r>
      <w:r w:rsidR="00DD04AA">
        <w:fldChar w:fldCharType="end"/>
      </w:r>
      <w:r w:rsidR="00280A48">
        <w:t xml:space="preserve"> je nakreslen diagram znázorňující volání </w:t>
      </w:r>
      <w:proofErr w:type="spellStart"/>
      <w:r w:rsidR="00280A48">
        <w:t>GameManagera</w:t>
      </w:r>
      <w:proofErr w:type="spellEnd"/>
      <w:r w:rsidR="00280A48">
        <w:t>. Zelenou barvou jsou označeny stavy, kdy je volání provedeno. Prováděné aktivity jsou vyobrazeny fialově. Modrá reprezentuje kolekce poskytující hodnoty potřebné k zpracování těchto požadavků.</w:t>
      </w:r>
    </w:p>
    <w:p w14:paraId="223D0D4B" w14:textId="77777777" w:rsidR="004B0EF4" w:rsidRDefault="00C22C72" w:rsidP="00D2156A">
      <w:pPr>
        <w:keepNext/>
      </w:pPr>
      <w:r w:rsidRPr="00C22C72">
        <w:rPr>
          <w:noProof/>
        </w:rPr>
        <w:drawing>
          <wp:inline distT="0" distB="0" distL="0" distR="0" wp14:anchorId="1C93DD69" wp14:editId="3D44A12D">
            <wp:extent cx="5760720" cy="2310765"/>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310765"/>
                    </a:xfrm>
                    <a:prstGeom prst="rect">
                      <a:avLst/>
                    </a:prstGeom>
                  </pic:spPr>
                </pic:pic>
              </a:graphicData>
            </a:graphic>
          </wp:inline>
        </w:drawing>
      </w:r>
    </w:p>
    <w:p w14:paraId="609EBA90" w14:textId="57EAA941" w:rsidR="00C22C72" w:rsidRDefault="004B0EF4" w:rsidP="004B0EF4">
      <w:pPr>
        <w:pStyle w:val="Titulek"/>
      </w:pPr>
      <w:bookmarkStart w:id="139" w:name="_Ref130125708"/>
      <w:r>
        <w:t xml:space="preserve">Obr. </w:t>
      </w:r>
      <w:fldSimple w:instr=" SEQ Obrázek \* ARABIC ">
        <w:r w:rsidR="00DE4D75">
          <w:rPr>
            <w:noProof/>
          </w:rPr>
          <w:t>6</w:t>
        </w:r>
      </w:fldSimple>
      <w:bookmarkEnd w:id="139"/>
      <w:r>
        <w:t xml:space="preserve"> diagram </w:t>
      </w:r>
      <w:proofErr w:type="spellStart"/>
      <w:r>
        <w:t>GameManeger</w:t>
      </w:r>
      <w:proofErr w:type="spellEnd"/>
      <w:r>
        <w:t>-vlastní</w:t>
      </w:r>
    </w:p>
    <w:p w14:paraId="2F8298B3" w14:textId="3131FF75" w:rsidR="00EF56C2" w:rsidRDefault="00EF56C2" w:rsidP="00EF56C2">
      <w:pPr>
        <w:pStyle w:val="Nadpis2"/>
      </w:pPr>
      <w:bookmarkStart w:id="140" w:name="_Toc130825386"/>
      <w:r w:rsidRPr="005534AA">
        <w:t>6.1 Návrhové vzory</w:t>
      </w:r>
      <w:r w:rsidR="00C571C5">
        <w:t xml:space="preserve"> (</w:t>
      </w:r>
      <w:r w:rsidR="00C571C5" w:rsidRPr="005534AA">
        <w:rPr>
          <w:lang w:val="en-US"/>
        </w:rPr>
        <w:t>design patterns</w:t>
      </w:r>
      <w:r w:rsidR="00C571C5">
        <w:t>)</w:t>
      </w:r>
      <w:bookmarkEnd w:id="140"/>
    </w:p>
    <w:p w14:paraId="4DEB4110" w14:textId="098E8447" w:rsidR="00EF56C2" w:rsidRDefault="00784E59" w:rsidP="00FB137F">
      <w:pPr>
        <w:ind w:firstLine="708"/>
        <w:jc w:val="both"/>
      </w:pPr>
      <w:r>
        <w:t>N</w:t>
      </w:r>
      <w:r w:rsidR="00EF56C2">
        <w:t>ávrhov</w:t>
      </w:r>
      <w:r>
        <w:t>é</w:t>
      </w:r>
      <w:r w:rsidR="00EF56C2">
        <w:t xml:space="preserve"> vzor</w:t>
      </w:r>
      <w:r>
        <w:t>y</w:t>
      </w:r>
      <w:r w:rsidR="00EF56C2">
        <w:t xml:space="preserve"> jsou léty ověřené techniky</w:t>
      </w:r>
      <w:r w:rsidR="003F016B">
        <w:t xml:space="preserve"> pro řešení problémů v objektově orientovaných jazycích</w:t>
      </w:r>
      <w:r w:rsidR="00EF56C2">
        <w:t>.</w:t>
      </w:r>
      <w:r w:rsidR="00940719">
        <w:t xml:space="preserve"> Výhodou návrhových vzorů je, že je zn</w:t>
      </w:r>
      <w:r w:rsidR="00263E5F">
        <w:t xml:space="preserve">á většina </w:t>
      </w:r>
      <w:r w:rsidR="00940719">
        <w:t>vývojář</w:t>
      </w:r>
      <w:r w:rsidR="00263E5F">
        <w:t>ů</w:t>
      </w:r>
      <w:r w:rsidR="00940719">
        <w:t xml:space="preserve"> po celém světě a nejsou limitovány konkrétní technologií, což usnadňuje komunikaci. Jsou děleny do tří skupin. První skupiny řeší vytváření nových instancí.</w:t>
      </w:r>
      <w:r w:rsidR="00B56F86">
        <w:t xml:space="preserve"> Druhá skupina určuje strukturu objektů a komunikace mezi nimi. Třetí skupina umožňuje úpravu chování a v některých případech ho i měnit za běhu aplikace</w:t>
      </w:r>
      <w:sdt>
        <w:sdtPr>
          <w:rPr>
            <w:color w:val="000000"/>
          </w:rPr>
          <w:tag w:val="MENDELEY_CITATION_v3_eyJjaXRhdGlvbklEIjoiTUVOREVMRVlfQ0lUQVRJT05fNTQ5ZDUwNDMtZjY0Mi00OWQ3LTg1YzUtM2M4OWQ5Yjg5Nzc3IiwicHJvcGVydGllcyI6eyJub3RlSW5kZXgiOjB9LCJpc0VkaXRlZCI6ZmFsc2UsIm1hbnVhbE92ZXJyaWRlIjp7ImlzTWFudWFsbHlPdmVycmlkZGVuIjpmYWxzZSwiY2l0ZXByb2NUZXh0IjoiWzE1NOKAkzE1OF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
          <w:id w:val="1756550303"/>
          <w:placeholder>
            <w:docPart w:val="DefaultPlaceholder_-1854013440"/>
          </w:placeholder>
        </w:sdtPr>
        <w:sdtContent>
          <w:r w:rsidR="00A87455" w:rsidRPr="00A87455">
            <w:rPr>
              <w:color w:val="000000"/>
            </w:rPr>
            <w:t>[154–158]</w:t>
          </w:r>
        </w:sdtContent>
      </w:sdt>
      <w:r w:rsidR="00B56F86">
        <w:t>.</w:t>
      </w:r>
    </w:p>
    <w:p w14:paraId="74072FF6" w14:textId="68466315" w:rsidR="00B20E93" w:rsidRDefault="00B20E93" w:rsidP="005534AA">
      <w:pPr>
        <w:ind w:firstLine="708"/>
        <w:jc w:val="both"/>
      </w:pPr>
      <w:r>
        <w:t xml:space="preserve">V návrhu je vidět několik situací, kde je vhodné použít návrhový vzor. </w:t>
      </w:r>
      <w:r w:rsidR="00C571C5">
        <w:t>Proto nyní budou vysvětleny vzory vhodné k realizaci tohoto návrhu.</w:t>
      </w:r>
    </w:p>
    <w:p w14:paraId="50E1B292" w14:textId="455B3FE1" w:rsidR="00D9619D" w:rsidRDefault="00D9619D" w:rsidP="00D9619D">
      <w:pPr>
        <w:pStyle w:val="Nadpis3"/>
      </w:pPr>
      <w:bookmarkStart w:id="141" w:name="_Toc130825387"/>
      <w:r>
        <w:lastRenderedPageBreak/>
        <w:t xml:space="preserve">6.1.1 </w:t>
      </w:r>
      <w:proofErr w:type="spellStart"/>
      <w:r>
        <w:t>Factory</w:t>
      </w:r>
      <w:proofErr w:type="spellEnd"/>
      <w:r>
        <w:t xml:space="preserve"> metoda</w:t>
      </w:r>
      <w:bookmarkEnd w:id="141"/>
    </w:p>
    <w:p w14:paraId="3F6C1D32" w14:textId="6AE138DF" w:rsidR="00D9619D" w:rsidRDefault="00D9619D" w:rsidP="00D9619D">
      <w:pPr>
        <w:rPr>
          <w:color w:val="000000"/>
        </w:rPr>
      </w:pPr>
      <w:r>
        <w:t>Při použití tohoto návrhového vzoru při vytváření nového objektu není volán přímo konstruktor, ale metoda, která ověří vstupy a případně rozhodne, jaký z konstruktorů bude zavolán.</w:t>
      </w:r>
      <w:r w:rsidR="0080125A">
        <w:t xml:space="preserve"> </w:t>
      </w:r>
      <w:r w:rsidR="00E346FB">
        <w:t xml:space="preserve">Tento postup je často využíván při dědičnosti, kdy potomci mají stejné metody, ale jiné chování. </w:t>
      </w:r>
      <w:r w:rsidR="0080125A">
        <w:t>Dalším možným využitím je načítání z databáze, kdy objekt obsahuje již načtená data</w:t>
      </w:r>
      <w:r w:rsidR="000569F7">
        <w:t xml:space="preserve"> a pokud požadovaný údaj obsahuje, metoda vrátí již načtená data. V opačném případě je poslán dotaz do databáze a vrácena nová instance</w:t>
      </w:r>
      <w:r w:rsidR="00D31E75">
        <w:t>.</w:t>
      </w:r>
      <w:r w:rsidR="00E243F7">
        <w:t xml:space="preserve"> </w:t>
      </w:r>
      <w:sdt>
        <w:sdtPr>
          <w:rPr>
            <w:color w:val="000000"/>
          </w:rPr>
          <w:tag w:val="MENDELEY_CITATION_v3_eyJjaXRhdGlvbklEIjoiTUVOREVMRVlfQ0lUQVRJT05fNGRmOWQwNjEtN2ZiYS00MmZkLWI5ZWQtOGVhNTg4MmYwZTJmIiwicHJvcGVydGllcyI6eyJub3RlSW5kZXgiOjB9LCJpc0VkaXRlZCI6ZmFsc2UsIm1hbnVhbE92ZXJyaWRlIjp7ImlzTWFudWFsbHlPdmVycmlkZGVuIjpmYWxzZSwiY2l0ZXByb2NUZXh0IjoiWzE1OV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
          <w:id w:val="912117569"/>
          <w:placeholder>
            <w:docPart w:val="DefaultPlaceholder_-1854013440"/>
          </w:placeholder>
        </w:sdtPr>
        <w:sdtContent>
          <w:r w:rsidR="00A87455" w:rsidRPr="00A87455">
            <w:rPr>
              <w:color w:val="000000"/>
            </w:rPr>
            <w:t>[159]</w:t>
          </w:r>
        </w:sdtContent>
      </w:sdt>
    </w:p>
    <w:p w14:paraId="059FA652" w14:textId="0EE2CEF1" w:rsidR="009A34E7" w:rsidRDefault="009A34E7" w:rsidP="005534AA">
      <w:pPr>
        <w:pStyle w:val="Nadpis3"/>
      </w:pPr>
      <w:bookmarkStart w:id="142" w:name="_Toc130825388"/>
      <w:r>
        <w:t>6.1.2 Singleton</w:t>
      </w:r>
      <w:bookmarkEnd w:id="142"/>
    </w:p>
    <w:p w14:paraId="2E29A72E" w14:textId="1D0DC70F" w:rsidR="009A34E7" w:rsidRDefault="00000138" w:rsidP="009A34E7">
      <w:pPr>
        <w:rPr>
          <w:color w:val="000000"/>
        </w:rPr>
      </w:pPr>
      <w:r>
        <w:t xml:space="preserve">Účelem </w:t>
      </w:r>
      <w:proofErr w:type="spellStart"/>
      <w:r>
        <w:t>Singletonu</w:t>
      </w:r>
      <w:proofErr w:type="spellEnd"/>
      <w:r>
        <w:t xml:space="preserve"> je zajistit, </w:t>
      </w:r>
      <w:r w:rsidR="00454C6F">
        <w:t>aby</w:t>
      </w:r>
      <w:r>
        <w:t xml:space="preserve"> třida </w:t>
      </w:r>
      <w:r w:rsidR="00454C6F">
        <w:t>měla pouze</w:t>
      </w:r>
      <w:r>
        <w:t xml:space="preserve"> jednu jedinou instanci.</w:t>
      </w:r>
      <w:r w:rsidR="00BF5562">
        <w:t xml:space="preserve"> Toho je většinou dosaženo tím, že konstruktor není možné zavolat mimo třídu a místo něj je volána statická </w:t>
      </w:r>
      <w:proofErr w:type="spellStart"/>
      <w:r w:rsidR="00BF5562" w:rsidRPr="005534AA">
        <w:rPr>
          <w:i/>
          <w:iCs/>
        </w:rPr>
        <w:t>Factory</w:t>
      </w:r>
      <w:proofErr w:type="spellEnd"/>
      <w:r w:rsidR="00BF5562">
        <w:t xml:space="preserve"> metoda. Ta vrací obsah </w:t>
      </w:r>
      <w:proofErr w:type="spellStart"/>
      <w:r w:rsidR="00BF5562" w:rsidRPr="005534AA">
        <w:rPr>
          <w:i/>
          <w:iCs/>
        </w:rPr>
        <w:t>private</w:t>
      </w:r>
      <w:proofErr w:type="spellEnd"/>
      <w:r w:rsidR="00BF5562" w:rsidRPr="005534AA">
        <w:rPr>
          <w:i/>
          <w:iCs/>
        </w:rPr>
        <w:t xml:space="preserve"> static</w:t>
      </w:r>
      <w:r w:rsidR="00BF5562">
        <w:t xml:space="preserve"> proměnné obsahující instanci této třídy. Jeli proměnná prázdná, je předtím zavolán konstruktor a vrácený objekt je vložen do této proměnné.</w:t>
      </w:r>
      <w:r w:rsidR="00454C6F">
        <w:t xml:space="preserve"> </w:t>
      </w:r>
      <w:r w:rsidR="00294EDD">
        <w:t>Singleton je využíván pro komunikaci s externím zdrojem dat, či pro uchování dat dostupných pro celou aplikaci.</w:t>
      </w:r>
      <w:r w:rsidR="00A61B43">
        <w:t xml:space="preserve"> </w:t>
      </w:r>
      <w:sdt>
        <w:sdtPr>
          <w:rPr>
            <w:color w:val="000000"/>
          </w:rPr>
          <w:tag w:val="MENDELEY_CITATION_v3_eyJjaXRhdGlvbklEIjoiTUVOREVMRVlfQ0lUQVRJT05fYzA0ODJkOTktZTAyNi00Yzk3LThkZmYtMGZlMzFkOTljNzFkIiwicHJvcGVydGllcyI6eyJub3RlSW5kZXgiOjB9LCJpc0VkaXRlZCI6ZmFsc2UsIm1hbnVhbE92ZXJyaWRlIjp7ImlzTWFudWFsbHlPdmVycmlkZGVuIjpmYWxzZSwiY2l0ZXByb2NUZXh0IjoiWzE2MF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
          <w:id w:val="-1473357379"/>
          <w:placeholder>
            <w:docPart w:val="DefaultPlaceholder_-1854013440"/>
          </w:placeholder>
        </w:sdtPr>
        <w:sdtContent>
          <w:r w:rsidR="00A87455" w:rsidRPr="00A87455">
            <w:rPr>
              <w:color w:val="000000"/>
            </w:rPr>
            <w:t>[160]</w:t>
          </w:r>
        </w:sdtContent>
      </w:sdt>
    </w:p>
    <w:p w14:paraId="551F0189" w14:textId="31689FDF" w:rsidR="008F451E" w:rsidRDefault="008F451E" w:rsidP="005534AA">
      <w:pPr>
        <w:pStyle w:val="Nadpis3"/>
      </w:pPr>
      <w:bookmarkStart w:id="143" w:name="_Toc130825389"/>
      <w:r>
        <w:t xml:space="preserve">6.1.3 </w:t>
      </w:r>
      <w:proofErr w:type="spellStart"/>
      <w:r>
        <w:t>FlyWeight</w:t>
      </w:r>
      <w:bookmarkEnd w:id="143"/>
      <w:proofErr w:type="spellEnd"/>
    </w:p>
    <w:p w14:paraId="15C9F9FE" w14:textId="05436C2A" w:rsidR="008F451E" w:rsidRDefault="008F451E" w:rsidP="008F451E">
      <w:pPr>
        <w:rPr>
          <w:color w:val="000000"/>
        </w:rPr>
      </w:pPr>
      <w:r>
        <w:t xml:space="preserve">Tento návrhový vzor slouží k snížení spotřeby operační paměti počítače. Aby toho docílil, jsou hodnoty, které jsou společné pro několik objektů, ale slouží pouze ke čtení, umístěny do samostatné </w:t>
      </w:r>
      <w:r w:rsidR="00DF1F16">
        <w:t>třídy</w:t>
      </w:r>
      <w:r>
        <w:t xml:space="preserve">. </w:t>
      </w:r>
      <w:r w:rsidR="00045F64">
        <w:t xml:space="preserve">Aplikace vytvoří instance jen pro unikátní kombinace a do původních objektů je vložena pouze reference. Toto řešení je často využíváno pro grafické elementy, jejichž velikost se často pohybuje od jednotek do desítek Megabytů. Oproti tomu reference má třicet dva nebo šedesát </w:t>
      </w:r>
      <w:r w:rsidR="00DF1F16">
        <w:t>čtyři bitů</w:t>
      </w:r>
      <w:r w:rsidR="00045F64">
        <w:t>.</w:t>
      </w:r>
      <w:r w:rsidR="00A06F60">
        <w:t xml:space="preserve"> </w:t>
      </w:r>
      <w:sdt>
        <w:sdtPr>
          <w:rPr>
            <w:color w:val="000000"/>
          </w:rPr>
          <w:tag w:val="MENDELEY_CITATION_v3_eyJjaXRhdGlvbklEIjoiTUVOREVMRVlfQ0lUQVRJT05fODU4YTc0N2ItYzM1Zi00YWJjLTgyYmEtOGQ3MjIzNTk1ZjM5IiwicHJvcGVydGllcyI6eyJub3RlSW5kZXgiOjB9LCJpc0VkaXRlZCI6ZmFsc2UsIm1hbnVhbE92ZXJyaWRlIjp7ImlzTWFudWFsbHlPdmVycmlkZGVuIjpmYWxzZSwiY2l0ZXByb2NUZXh0IjoiWzE2MV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
          <w:id w:val="-1666231270"/>
          <w:placeholder>
            <w:docPart w:val="DefaultPlaceholder_-1854013440"/>
          </w:placeholder>
        </w:sdtPr>
        <w:sdtContent>
          <w:r w:rsidR="00A87455" w:rsidRPr="00A87455">
            <w:rPr>
              <w:color w:val="000000"/>
            </w:rPr>
            <w:t>[161]</w:t>
          </w:r>
        </w:sdtContent>
      </w:sdt>
    </w:p>
    <w:p w14:paraId="7CD73CEE" w14:textId="654A38D7" w:rsidR="00170C27" w:rsidRDefault="00170C27" w:rsidP="00170C27">
      <w:pPr>
        <w:pStyle w:val="Nadpis3"/>
      </w:pPr>
      <w:bookmarkStart w:id="144" w:name="_Toc130825390"/>
      <w:r>
        <w:t xml:space="preserve">6.1.4 </w:t>
      </w:r>
      <w:proofErr w:type="spellStart"/>
      <w:r>
        <w:t>Observer</w:t>
      </w:r>
      <w:bookmarkEnd w:id="144"/>
      <w:proofErr w:type="spellEnd"/>
    </w:p>
    <w:p w14:paraId="6B737435" w14:textId="17265964" w:rsidR="00170C27" w:rsidRDefault="00AA1312" w:rsidP="005534AA">
      <w:pPr>
        <w:rPr>
          <w:ins w:id="145" w:author="Martin Novák" w:date="2023-03-26T18:42:00Z"/>
          <w:color w:val="000000"/>
        </w:rPr>
      </w:pPr>
      <w:proofErr w:type="spellStart"/>
      <w:r>
        <w:t>Observer</w:t>
      </w:r>
      <w:proofErr w:type="spellEnd"/>
      <w:r>
        <w:t xml:space="preserve"> je využíván v případech, kdy objekty potřebují dostat informaci o změně stavu jiného objektu. K realizaci se využívá kolekce odběratelů, </w:t>
      </w:r>
      <w:r w:rsidR="00CF1429">
        <w:t>ve které všechny prvky musí mít metodu, která slouží k</w:t>
      </w:r>
      <w:r w:rsidR="00A04C16">
        <w:t xml:space="preserve"> vyvolání</w:t>
      </w:r>
      <w:r w:rsidR="00CF1429">
        <w:t> aktualizac</w:t>
      </w:r>
      <w:ins w:id="146" w:author="Martin Novák" w:date="2023-03-26T18:27:00Z">
        <w:r w:rsidR="00A04C16">
          <w:t>e</w:t>
        </w:r>
      </w:ins>
      <w:r w:rsidR="00CF1429">
        <w:t xml:space="preserve">. V okamžiku, kdy nastane změna na sledovaném objektu, je na ni pomocí cyklu upozorněn každý odběratel. Některé jazyky (např. C#) mají tento mechanismus v sobě již zabudován, čímž šetří programátorův čas a </w:t>
      </w:r>
      <w:r w:rsidR="00A6566C">
        <w:t>zpřehledňují projekt, neboť není potřeba přidávat nové třídy</w:t>
      </w:r>
      <w:ins w:id="147" w:author="Martin Novák" w:date="2023-03-26T18:46:00Z">
        <w:r w:rsidR="00BD4AB1">
          <w:t xml:space="preserve"> a kód ř</w:t>
        </w:r>
      </w:ins>
      <w:ins w:id="148" w:author="Martin Novák" w:date="2023-03-26T18:47:00Z">
        <w:r w:rsidR="00BD4AB1">
          <w:t>ešící tuto funkci je již odladěn</w:t>
        </w:r>
      </w:ins>
      <w:r w:rsidR="00A6566C">
        <w:t>. Typickým použitím je interakce uživatele s grafickým rozhraním, kdy jsou volány metody uvnitř třídy okna</w:t>
      </w:r>
      <w:r w:rsidR="00D03055">
        <w:t xml:space="preserve">. </w:t>
      </w:r>
      <w:sdt>
        <w:sdtPr>
          <w:rPr>
            <w:color w:val="000000"/>
          </w:rPr>
          <w:tag w:val="MENDELEY_CITATION_v3_eyJjaXRhdGlvbklEIjoiTUVOREVMRVlfQ0lUQVRJT05fZjQyMzAyNmQtNTVkYi00OWYwLTkyMDktZDhjMTI5ZDBiYzFiIiwicHJvcGVydGllcyI6eyJub3RlSW5kZXgiOjB9LCJpc0VkaXRlZCI6ZmFsc2UsIm1hbnVhbE92ZXJyaWRlIjp7ImlzTWFudWFsbHlPdmVycmlkZGVuIjpmYWxzZSwiY2l0ZXByb2NUZXh0IjoiWzE2Ml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
          <w:id w:val="2091198984"/>
          <w:placeholder>
            <w:docPart w:val="DefaultPlaceholder_-1854013440"/>
          </w:placeholder>
        </w:sdtPr>
        <w:sdtContent>
          <w:r w:rsidR="00A87455" w:rsidRPr="00A87455">
            <w:rPr>
              <w:color w:val="000000"/>
            </w:rPr>
            <w:t>[162]</w:t>
          </w:r>
        </w:sdtContent>
      </w:sdt>
    </w:p>
    <w:p w14:paraId="188E5F29" w14:textId="28819013" w:rsidR="000A1287" w:rsidRDefault="000A1287" w:rsidP="000A1287">
      <w:pPr>
        <w:pStyle w:val="Nadpis3"/>
        <w:rPr>
          <w:ins w:id="149" w:author="Martin Novák" w:date="2023-03-26T18:42:00Z"/>
        </w:rPr>
      </w:pPr>
      <w:bookmarkStart w:id="150" w:name="_Toc130825391"/>
      <w:ins w:id="151" w:author="Martin Novák" w:date="2023-03-26T18:42:00Z">
        <w:r>
          <w:t>6.1.5 Prototype</w:t>
        </w:r>
        <w:bookmarkEnd w:id="150"/>
      </w:ins>
    </w:p>
    <w:p w14:paraId="0D80FE06" w14:textId="2789FE6D" w:rsidR="000A1287" w:rsidRPr="000A1287" w:rsidRDefault="00BD4AB1" w:rsidP="000A1287">
      <w:pPr>
        <w:rPr>
          <w:ins w:id="152" w:author="Martin Novák" w:date="2023-03-26T18:22:00Z"/>
        </w:rPr>
      </w:pPr>
      <w:ins w:id="153" w:author="Martin Novák" w:date="2023-03-26T18:43:00Z">
        <w:r>
          <w:t xml:space="preserve">Jedná se o návrhový vzor využívaný pro kopírování </w:t>
        </w:r>
      </w:ins>
      <w:ins w:id="154" w:author="Martin Novák" w:date="2023-03-26T18:47:00Z">
        <w:r w:rsidR="00512108">
          <w:t>instancí</w:t>
        </w:r>
      </w:ins>
      <w:ins w:id="155" w:author="Martin Novák" w:date="2023-03-26T18:44:00Z">
        <w:r>
          <w:t>. Jelikož objekt má často proměnné, které nejsou z venku dostupné, je</w:t>
        </w:r>
      </w:ins>
      <w:ins w:id="156" w:author="Martin Novák" w:date="2023-03-26T18:45:00Z">
        <w:r>
          <w:t xml:space="preserve"> </w:t>
        </w:r>
      </w:ins>
      <w:ins w:id="157" w:author="Martin Novák" w:date="2023-03-26T18:48:00Z">
        <w:r w:rsidR="00512108">
          <w:t xml:space="preserve">nemožné vytvořit jeho přesnou kopie pomocí jiné třídy. </w:t>
        </w:r>
      </w:ins>
      <w:ins w:id="158" w:author="Martin Novák" w:date="2023-03-26T18:49:00Z">
        <w:r w:rsidR="00512108">
          <w:t xml:space="preserve">Tento problém je řešen tím, že </w:t>
        </w:r>
      </w:ins>
      <w:ins w:id="159" w:author="Martin Novák" w:date="2023-03-26T18:51:00Z">
        <w:r w:rsidR="00512108">
          <w:t xml:space="preserve">je kopie vytvořeno pomocí </w:t>
        </w:r>
      </w:ins>
      <w:ins w:id="160" w:author="Martin Novák" w:date="2023-03-26T18:52:00Z">
        <w:r w:rsidR="00512108">
          <w:t xml:space="preserve">metody </w:t>
        </w:r>
      </w:ins>
      <w:ins w:id="161" w:author="Martin Novák" w:date="2023-03-26T18:51:00Z">
        <w:r w:rsidR="00512108">
          <w:t>objektu, který se má zkopírovat.</w:t>
        </w:r>
      </w:ins>
      <w:ins w:id="162" w:author="Martin Novák" w:date="2023-03-26T18:53:00Z">
        <w:r w:rsidR="00512108">
          <w:t xml:space="preserve"> </w:t>
        </w:r>
      </w:ins>
      <w:customXmlInsRangeStart w:id="163" w:author="Martin Novák" w:date="2023-03-26T18:53:00Z"/>
      <w:sdt>
        <w:sdtPr>
          <w:rPr>
            <w:color w:val="000000"/>
            <w:rPrChange w:id="164" w:author="Martin Novák" w:date="2023-03-26T19:40:00Z">
              <w:rPr/>
            </w:rPrChange>
          </w:rPr>
          <w:tag w:val="MENDELEY_CITATION_v3_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"/>
          <w:id w:val="-160239313"/>
          <w:placeholder>
            <w:docPart w:val="DefaultPlaceholder_-1854013440"/>
          </w:placeholder>
        </w:sdtPr>
        <w:sdtContent>
          <w:customXmlInsRangeEnd w:id="163"/>
          <w:ins w:id="165" w:author="Martin Novák" w:date="2023-03-26T19:40:00Z">
            <w:r w:rsidR="00A87455" w:rsidRPr="00A87455">
              <w:rPr>
                <w:color w:val="000000"/>
              </w:rPr>
              <w:t>[163]</w:t>
            </w:r>
          </w:ins>
          <w:customXmlInsRangeStart w:id="166" w:author="Martin Novák" w:date="2023-03-26T18:53:00Z"/>
        </w:sdtContent>
      </w:sdt>
      <w:customXmlInsRangeEnd w:id="166"/>
    </w:p>
    <w:p w14:paraId="5BBF5BED" w14:textId="3CFB8D92" w:rsidR="00A04C16" w:rsidRDefault="00A04C16" w:rsidP="00A04C16">
      <w:pPr>
        <w:pStyle w:val="Nadpis3"/>
        <w:rPr>
          <w:ins w:id="167" w:author="Martin Novák" w:date="2023-03-26T19:00:00Z"/>
        </w:rPr>
      </w:pPr>
      <w:bookmarkStart w:id="168" w:name="_Toc130825392"/>
      <w:ins w:id="169" w:author="Martin Novák" w:date="2023-03-26T18:22:00Z">
        <w:r>
          <w:t>6.1.</w:t>
        </w:r>
      </w:ins>
      <w:ins w:id="170" w:author="Martin Novák" w:date="2023-03-26T18:43:00Z">
        <w:r w:rsidR="000A1287">
          <w:t>6</w:t>
        </w:r>
      </w:ins>
      <w:ins w:id="171" w:author="Martin Novák" w:date="2023-03-26T18:23:00Z">
        <w:r>
          <w:t xml:space="preserve"> </w:t>
        </w:r>
        <w:proofErr w:type="spellStart"/>
        <w:r>
          <w:t>GameManager</w:t>
        </w:r>
      </w:ins>
      <w:bookmarkEnd w:id="168"/>
      <w:proofErr w:type="spellEnd"/>
    </w:p>
    <w:p w14:paraId="1972E08D" w14:textId="688F579E" w:rsidR="00182B8B" w:rsidRPr="00182B8B" w:rsidRDefault="00182B8B" w:rsidP="00182B8B">
      <w:pPr>
        <w:rPr>
          <w:ins w:id="172" w:author="Martin Novák" w:date="2023-03-26T18:23:00Z"/>
        </w:rPr>
        <w:pPrChange w:id="173" w:author="Martin Novák" w:date="2023-03-26T19:00:00Z">
          <w:pPr>
            <w:pStyle w:val="Nadpis3"/>
          </w:pPr>
        </w:pPrChange>
      </w:pPr>
      <w:proofErr w:type="spellStart"/>
      <w:ins w:id="174" w:author="Martin Novák" w:date="2023-03-26T19:01:00Z">
        <w:r>
          <w:t>GameManager</w:t>
        </w:r>
        <w:proofErr w:type="spellEnd"/>
        <w:r>
          <w:t xml:space="preserve"> je označení </w:t>
        </w:r>
      </w:ins>
      <w:ins w:id="175" w:author="Martin Novák" w:date="2023-03-26T19:13:00Z">
        <w:r w:rsidR="00D270B7">
          <w:t>S</w:t>
        </w:r>
      </w:ins>
      <w:ins w:id="176" w:author="Martin Novák" w:date="2023-03-26T19:01:00Z">
        <w:r>
          <w:t xml:space="preserve">ingleton třídy, která obsahuje </w:t>
        </w:r>
      </w:ins>
      <w:ins w:id="177" w:author="Martin Novák" w:date="2023-03-26T19:02:00Z">
        <w:r>
          <w:t xml:space="preserve">data využívaná více objekty. </w:t>
        </w:r>
      </w:ins>
      <w:ins w:id="178" w:author="Martin Novák" w:date="2023-03-26T19:04:00Z">
        <w:r>
          <w:t xml:space="preserve">Obvykle </w:t>
        </w:r>
      </w:ins>
      <w:ins w:id="179" w:author="Martin Novák" w:date="2023-03-26T19:05:00Z">
        <w:r>
          <w:t>obsahuje také informaci o tom, v jakém stavu se hra nachází (nap</w:t>
        </w:r>
      </w:ins>
      <w:ins w:id="180" w:author="Martin Novák" w:date="2023-03-26T19:06:00Z">
        <w:r>
          <w:t xml:space="preserve">ř. </w:t>
        </w:r>
      </w:ins>
      <w:ins w:id="181" w:author="Martin Novák" w:date="2023-03-26T19:05:00Z">
        <w:r>
          <w:t>menu, spuštěna</w:t>
        </w:r>
      </w:ins>
      <w:ins w:id="182" w:author="Martin Novák" w:date="2023-03-26T19:06:00Z">
        <w:r>
          <w:t>, konec hry, a tak dále</w:t>
        </w:r>
      </w:ins>
      <w:ins w:id="183" w:author="Martin Novák" w:date="2023-03-26T19:05:00Z">
        <w:r>
          <w:t>).</w:t>
        </w:r>
      </w:ins>
      <w:ins w:id="184" w:author="Martin Novák" w:date="2023-03-26T19:06:00Z">
        <w:r w:rsidR="000A038D">
          <w:t xml:space="preserve"> Toto je možné řeš</w:t>
        </w:r>
      </w:ins>
      <w:ins w:id="185" w:author="Martin Novák" w:date="2023-03-26T19:07:00Z">
        <w:r w:rsidR="000A038D">
          <w:t xml:space="preserve">it pomocí </w:t>
        </w:r>
        <w:proofErr w:type="spellStart"/>
        <w:r w:rsidR="000A038D" w:rsidRPr="000A038D">
          <w:rPr>
            <w:i/>
            <w:iCs/>
            <w:rPrChange w:id="186" w:author="Martin Novák" w:date="2023-03-26T19:07:00Z">
              <w:rPr/>
            </w:rPrChange>
          </w:rPr>
          <w:t>enum</w:t>
        </w:r>
        <w:proofErr w:type="spellEnd"/>
        <w:r w:rsidR="000A038D">
          <w:t xml:space="preserve">, nebo návrhovým vzorem </w:t>
        </w:r>
        <w:r w:rsidR="000A038D" w:rsidRPr="000A038D">
          <w:rPr>
            <w:i/>
            <w:iCs/>
            <w:lang w:val="en-US"/>
            <w:rPrChange w:id="187" w:author="Martin Novák" w:date="2023-03-26T19:07:00Z">
              <w:rPr/>
            </w:rPrChange>
          </w:rPr>
          <w:t>State</w:t>
        </w:r>
      </w:ins>
      <w:ins w:id="188" w:author="Martin Novák" w:date="2023-03-26T19:08:00Z">
        <w:r w:rsidR="00363E5B">
          <w:t>, k</w:t>
        </w:r>
      </w:ins>
      <w:ins w:id="189" w:author="Martin Novák" w:date="2023-03-26T19:43:00Z">
        <w:r w:rsidR="00570411">
          <w:t xml:space="preserve">de jsou metody přesunuty do objektů reprezentující daný stav. </w:t>
        </w:r>
      </w:ins>
      <w:customXmlInsRangeStart w:id="190" w:author="Martin Novák" w:date="2023-03-26T19:09:00Z"/>
      <w:sdt>
        <w:sdtPr>
          <w:rPr>
            <w:color w:val="000000"/>
            <w:rPrChange w:id="191" w:author="Martin Novák" w:date="2023-03-26T19:40:00Z">
              <w:rPr/>
            </w:rPrChange>
          </w:rPr>
          <w:tag w:val="MENDELEY_CITATION_v3_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"/>
          <w:id w:val="-2008824710"/>
          <w:placeholder>
            <w:docPart w:val="DefaultPlaceholder_-1854013440"/>
          </w:placeholder>
        </w:sdtPr>
        <w:sdtContent>
          <w:customXmlInsRangeEnd w:id="190"/>
          <w:ins w:id="192" w:author="Martin Novák" w:date="2023-03-26T19:40:00Z">
            <w:r w:rsidR="00A87455" w:rsidRPr="00A87455">
              <w:rPr>
                <w:color w:val="000000"/>
              </w:rPr>
              <w:t>[164, 165]</w:t>
            </w:r>
          </w:ins>
          <w:customXmlInsRangeStart w:id="193" w:author="Martin Novák" w:date="2023-03-26T19:09:00Z"/>
        </w:sdtContent>
      </w:sdt>
      <w:customXmlInsRangeEnd w:id="193"/>
    </w:p>
    <w:p w14:paraId="58FF7DA2" w14:textId="77777777" w:rsidR="00A04C16" w:rsidRPr="00A04C16" w:rsidRDefault="00A04C16" w:rsidP="00A04C16"/>
    <w:p w14:paraId="55CD4A78" w14:textId="2E3FDAA9" w:rsidR="001C55A0" w:rsidRDefault="00561C65" w:rsidP="00561C65">
      <w:pPr>
        <w:pStyle w:val="Nadpis1"/>
        <w:rPr>
          <w:shd w:val="clear" w:color="auto" w:fill="FFFFFF"/>
        </w:rPr>
      </w:pPr>
      <w:bookmarkStart w:id="194" w:name="_Toc130825393"/>
      <w:r w:rsidRPr="00026347">
        <w:rPr>
          <w:shd w:val="clear" w:color="auto" w:fill="FFFFFF"/>
        </w:rPr>
        <w:t>7.</w:t>
      </w:r>
      <w:r>
        <w:rPr>
          <w:shd w:val="clear" w:color="auto" w:fill="FFFFFF"/>
        </w:rPr>
        <w:t xml:space="preserve"> </w:t>
      </w:r>
      <w:r w:rsidRPr="00561C65">
        <w:rPr>
          <w:shd w:val="clear" w:color="auto" w:fill="FFFFFF"/>
        </w:rPr>
        <w:t>Návrh vzorového řešení</w:t>
      </w:r>
      <w:bookmarkEnd w:id="194"/>
    </w:p>
    <w:p w14:paraId="709529AD" w14:textId="44E37D42" w:rsidR="00561C65" w:rsidRDefault="00A14853" w:rsidP="00FE0EEF">
      <w:pPr>
        <w:ind w:left="360" w:firstLine="348"/>
        <w:jc w:val="both"/>
      </w:pPr>
      <w:r w:rsidRPr="001D3DBA">
        <w:rPr>
          <w:rFonts w:cstheme="minorHAnsi"/>
          <w:color w:val="000000"/>
          <w:shd w:val="clear" w:color="auto" w:fill="FFFFFF"/>
        </w:rPr>
        <w:t xml:space="preserve">Aplikaci tvoří dva projekty. První je DLL knihovna </w:t>
      </w:r>
      <w:proofErr w:type="spellStart"/>
      <w:r w:rsidRPr="001D3DBA">
        <w:rPr>
          <w:rFonts w:cstheme="minorHAnsi"/>
          <w:i/>
          <w:iCs/>
          <w:color w:val="000000"/>
          <w:shd w:val="clear" w:color="auto" w:fill="FFFFFF"/>
        </w:rPr>
        <w:t>KnihovnaRPG</w:t>
      </w:r>
      <w:proofErr w:type="spellEnd"/>
      <w:r w:rsidRPr="001D3DBA">
        <w:rPr>
          <w:rFonts w:cstheme="minorHAnsi"/>
          <w:color w:val="000000"/>
          <w:shd w:val="clear" w:color="auto" w:fill="FFFFFF"/>
        </w:rPr>
        <w:t xml:space="preserve">, obsahující logiku a je výstupem praktické části této bakalářské práce. Druhý je Windows </w:t>
      </w:r>
      <w:proofErr w:type="spellStart"/>
      <w:r w:rsidRPr="001D3DBA">
        <w:rPr>
          <w:rFonts w:cstheme="minorHAnsi"/>
          <w:color w:val="000000"/>
          <w:shd w:val="clear" w:color="auto" w:fill="FFFFFF"/>
        </w:rPr>
        <w:t>Forms</w:t>
      </w:r>
      <w:proofErr w:type="spellEnd"/>
      <w:r w:rsidRPr="001D3DBA">
        <w:rPr>
          <w:rFonts w:cstheme="minorHAnsi"/>
          <w:color w:val="000000"/>
          <w:shd w:val="clear" w:color="auto" w:fill="FFFFFF"/>
        </w:rPr>
        <w:t xml:space="preserve"> aplikace</w:t>
      </w:r>
      <w:r w:rsidRPr="001D3DBA">
        <w:rPr>
          <w:rFonts w:cstheme="minorHAnsi"/>
          <w:i/>
          <w:iCs/>
          <w:color w:val="000000"/>
          <w:shd w:val="clear" w:color="auto" w:fill="FFFFFF"/>
        </w:rPr>
        <w:t xml:space="preserve"> </w:t>
      </w:r>
      <w:proofErr w:type="spellStart"/>
      <w:r w:rsidRPr="001D3DBA">
        <w:rPr>
          <w:rFonts w:cstheme="minorHAnsi"/>
          <w:i/>
          <w:iCs/>
          <w:color w:val="000000"/>
          <w:shd w:val="clear" w:color="auto" w:fill="FFFFFF"/>
        </w:rPr>
        <w:t>TestovaniCastiKnihovny</w:t>
      </w:r>
      <w:proofErr w:type="spellEnd"/>
      <w:r w:rsidRPr="001D3DBA">
        <w:rPr>
          <w:rFonts w:cstheme="minorHAnsi"/>
          <w:color w:val="000000"/>
          <w:shd w:val="clear" w:color="auto" w:fill="FFFFFF"/>
        </w:rPr>
        <w:t xml:space="preserve">, sloužící jako příklad implementace a testování základní funkčnosti jednotlivých tříd. Testovací projekt má pouze ověřit funkčnost částí knihovny a nejedná se o plnohodnotnou hru. Tomuto účelu odpovídá i uživatelské rozhraní, které není určeno uživatelům, </w:t>
      </w:r>
      <w:r w:rsidRPr="001D3DBA">
        <w:rPr>
          <w:rFonts w:cstheme="minorHAnsi"/>
          <w:color w:val="000000"/>
          <w:shd w:val="clear" w:color="auto" w:fill="FFFFFF"/>
        </w:rPr>
        <w:lastRenderedPageBreak/>
        <w:t>ale slouží programátorovi jako spouštěč jeho testovacích metod a grafická reprezentace jejich výsledků</w:t>
      </w:r>
      <w:r w:rsidRPr="00383178">
        <w:rPr>
          <w:rFonts w:cstheme="minorHAnsi"/>
          <w:color w:val="000000"/>
          <w:shd w:val="clear" w:color="auto" w:fill="FFFFFF"/>
        </w:rPr>
        <w:t>.</w:t>
      </w:r>
      <w:r w:rsidRPr="005B2346">
        <w:rPr>
          <w:rFonts w:cstheme="minorHAnsi"/>
          <w:color w:val="000000"/>
          <w:shd w:val="clear" w:color="auto" w:fill="FFFFFF"/>
        </w:rPr>
        <w:t xml:space="preserve"> </w:t>
      </w:r>
    </w:p>
    <w:p w14:paraId="67CD4ABA" w14:textId="77777777" w:rsidR="00CE58F8" w:rsidRPr="00805307" w:rsidRDefault="00200256" w:rsidP="00805307">
      <w:pPr>
        <w:rPr>
          <w:color w:val="00B050"/>
        </w:rPr>
      </w:pPr>
      <w:r w:rsidRPr="00805307">
        <w:rPr>
          <w:color w:val="00B050"/>
        </w:rPr>
        <w:t>//</w:t>
      </w:r>
      <w:proofErr w:type="spellStart"/>
      <w:r w:rsidRPr="00805307">
        <w:rPr>
          <w:color w:val="00B050"/>
        </w:rPr>
        <w:t>kod</w:t>
      </w:r>
      <w:proofErr w:type="spellEnd"/>
    </w:p>
    <w:p w14:paraId="57D43A35" w14:textId="4CE95D64" w:rsidR="00CE58F8" w:rsidRDefault="00CE58F8" w:rsidP="00CE58F8">
      <w:pPr>
        <w:pStyle w:val="Nadpis2"/>
        <w:ind w:firstLine="708"/>
        <w:rPr>
          <w:shd w:val="clear" w:color="auto" w:fill="FFFFFF"/>
        </w:rPr>
      </w:pPr>
      <w:bookmarkStart w:id="195" w:name="_Toc130825394"/>
      <w:r w:rsidRPr="00026347">
        <w:rPr>
          <w:shd w:val="clear" w:color="auto" w:fill="FFFFFF"/>
        </w:rPr>
        <w:t>7.</w:t>
      </w:r>
      <w:r>
        <w:rPr>
          <w:shd w:val="clear" w:color="auto" w:fill="FFFFFF"/>
        </w:rPr>
        <w:t>1 knihovna</w:t>
      </w:r>
      <w:bookmarkEnd w:id="195"/>
    </w:p>
    <w:p w14:paraId="03C9F9CB" w14:textId="77777777" w:rsidR="00CE58F8" w:rsidRDefault="00CE58F8" w:rsidP="00CE58F8">
      <w:pPr>
        <w:ind w:left="708" w:firstLine="708"/>
        <w:jc w:val="both"/>
      </w:pPr>
      <w:r w:rsidRPr="004646F7">
        <w:t xml:space="preserve">Knihovna obsahuje třídy obsahující logiku, která je shodná v téměř všech RPG hrách. </w:t>
      </w:r>
      <w:r w:rsidRPr="001D3DBA">
        <w:t xml:space="preserve">Při návrhu bylo bráno v úvahu, že hra může být v konzoli, okně s dvourozměrnou grafikou, či trojrozměrném prostředí herního </w:t>
      </w:r>
      <w:proofErr w:type="spellStart"/>
      <w:r w:rsidRPr="001D3DBA">
        <w:t>enginu</w:t>
      </w:r>
      <w:proofErr w:type="spellEnd"/>
      <w:r w:rsidRPr="001D3DBA">
        <w:t xml:space="preserve"> a k reprezentaci jednotlivých herních objektů musí být přistupováno abstraktně.</w:t>
      </w:r>
      <w:r>
        <w:t xml:space="preserve"> </w:t>
      </w:r>
      <w:r w:rsidRPr="004646F7">
        <w:t xml:space="preserve">Metody, u kterých se očekává že se v některých hrách mohou chovat jinak, jsou nastaveny jako </w:t>
      </w:r>
      <w:r w:rsidRPr="004646F7">
        <w:rPr>
          <w:i/>
          <w:iCs/>
          <w:lang w:val="en-US"/>
        </w:rPr>
        <w:t>virtual</w:t>
      </w:r>
      <w:r w:rsidRPr="004646F7">
        <w:t>, což umožňuje jejich nahrazení v implementaci, bez výrazného ovlivnění chování zbytku knihovny. Tyto třídy by se dali rozdělit na několik skupin podle toho, jakou část logiky pokrývají.</w:t>
      </w:r>
    </w:p>
    <w:p w14:paraId="357A13BB" w14:textId="7680A1DB" w:rsidR="00200256" w:rsidRPr="00200256" w:rsidRDefault="00200256" w:rsidP="00561C65">
      <w:pPr>
        <w:rPr>
          <w:color w:val="00B050"/>
        </w:rPr>
      </w:pPr>
    </w:p>
    <w:p w14:paraId="0EC72D99" w14:textId="09F04FD5" w:rsidR="00AB4BCD" w:rsidRDefault="00561C65" w:rsidP="00AB4BCD">
      <w:pPr>
        <w:pStyle w:val="Nadpis3"/>
      </w:pPr>
      <w:bookmarkStart w:id="196" w:name="_Ref103770918"/>
      <w:bookmarkStart w:id="197" w:name="_Toc130825395"/>
      <w:r w:rsidRPr="00026347">
        <w:t>7</w:t>
      </w:r>
      <w:r w:rsidR="00AB4BCD" w:rsidRPr="00026347">
        <w:t xml:space="preserve">.1.1 </w:t>
      </w:r>
      <w:r w:rsidR="00E9240E" w:rsidRPr="00026347">
        <w:t>atributy</w:t>
      </w:r>
      <w:bookmarkEnd w:id="196"/>
      <w:bookmarkEnd w:id="197"/>
    </w:p>
    <w:p w14:paraId="54BE85BC" w14:textId="0AAD3E95" w:rsidR="00EA28B6" w:rsidRPr="00EA28B6" w:rsidRDefault="00EA28B6" w:rsidP="00AD6CA9">
      <w:pPr>
        <w:ind w:firstLine="708"/>
        <w:jc w:val="both"/>
      </w:pPr>
      <w:r w:rsidRPr="004646F7">
        <w:t>První skupina</w:t>
      </w:r>
      <w:r w:rsidR="00DE0860">
        <w:t xml:space="preserve"> </w:t>
      </w:r>
      <w:r w:rsidR="00325779" w:rsidRPr="004646F7">
        <w:t>se zabývá</w:t>
      </w:r>
      <w:r w:rsidR="00E9240E" w:rsidRPr="004646F7">
        <w:t xml:space="preserve"> atributy</w:t>
      </w:r>
      <w:r w:rsidR="000E3B73" w:rsidRPr="004646F7">
        <w:t xml:space="preserve"> či statistikami</w:t>
      </w:r>
      <w:r w:rsidR="00E9240E" w:rsidRPr="004646F7">
        <w:t>, které jsou častěji nazývány jako</w:t>
      </w:r>
      <w:r w:rsidR="00325779" w:rsidRPr="004646F7">
        <w:t xml:space="preserve"> </w:t>
      </w:r>
      <w:proofErr w:type="spellStart"/>
      <w:r w:rsidR="00A93BC6" w:rsidRPr="004646F7">
        <w:t>staty</w:t>
      </w:r>
      <w:proofErr w:type="spellEnd"/>
      <w:r w:rsidR="00E2483E" w:rsidRPr="004646F7">
        <w:t xml:space="preserve"> z anglického </w:t>
      </w:r>
      <w:r w:rsidR="00E2483E" w:rsidRPr="004646F7">
        <w:rPr>
          <w:lang w:val="en-US"/>
        </w:rPr>
        <w:t>stats</w:t>
      </w:r>
      <w:r w:rsidR="00E2483E" w:rsidRPr="004646F7">
        <w:t xml:space="preserve">. </w:t>
      </w:r>
      <w:r w:rsidR="00E9240E" w:rsidRPr="004646F7">
        <w:t>Jedná se o</w:t>
      </w:r>
      <w:r w:rsidR="00325779" w:rsidRPr="004646F7">
        <w:t xml:space="preserve"> vlastnosti postavy</w:t>
      </w:r>
      <w:r w:rsidR="00DA52DF" w:rsidRPr="004646F7">
        <w:t xml:space="preserve"> a vybavení, které určují například jak velké poškození způsobí, o kolik sníží poškození způsobené nepřítelem, či jak úspěšné bude vyjednávání.</w:t>
      </w:r>
      <w:r w:rsidR="00DC53E4" w:rsidRPr="004646F7">
        <w:t xml:space="preserve"> </w:t>
      </w:r>
      <w:r w:rsidR="00E9240E" w:rsidRPr="004646F7">
        <w:t xml:space="preserve">Jednotlivé atributy </w:t>
      </w:r>
      <w:r w:rsidR="007B1E57" w:rsidRPr="004646F7">
        <w:t xml:space="preserve">jsou reprezentovány </w:t>
      </w:r>
      <w:r w:rsidR="00E9240E" w:rsidRPr="004646F7">
        <w:t>objekt</w:t>
      </w:r>
      <w:r w:rsidR="00AD6CA9" w:rsidRPr="004646F7">
        <w:t>y</w:t>
      </w:r>
      <w:r w:rsidR="00E9240E" w:rsidRPr="004646F7">
        <w:t xml:space="preserve"> typu </w:t>
      </w:r>
      <w:proofErr w:type="spellStart"/>
      <w:r w:rsidR="00E9240E" w:rsidRPr="004646F7">
        <w:rPr>
          <w:i/>
          <w:iCs/>
        </w:rPr>
        <w:t>Stat</w:t>
      </w:r>
      <w:proofErr w:type="spellEnd"/>
      <w:r w:rsidR="00E2483E" w:rsidRPr="004646F7">
        <w:t xml:space="preserve">, které obsahují </w:t>
      </w:r>
      <w:r w:rsidR="007B1E57" w:rsidRPr="004646F7">
        <w:t>název a zkratku, základní hodnoty a o kolik je navýšena. Navýšení je možné o konstantní hodnotu, či procenta.</w:t>
      </w:r>
      <w:r w:rsidR="00D0458A" w:rsidRPr="004646F7">
        <w:t xml:space="preserve"> Tyto objekty jsou uloženy v objektu typu </w:t>
      </w:r>
      <w:proofErr w:type="spellStart"/>
      <w:r w:rsidR="00D0458A" w:rsidRPr="004646F7">
        <w:rPr>
          <w:i/>
          <w:iCs/>
        </w:rPr>
        <w:t>StatList</w:t>
      </w:r>
      <w:proofErr w:type="spellEnd"/>
      <w:r w:rsidR="00D0458A" w:rsidRPr="004646F7">
        <w:t>, který umožňuje vyhledávání a kontroluje, že každý atribut se bude vyskytovat nejvýše jednou.</w:t>
      </w:r>
    </w:p>
    <w:p w14:paraId="7C145103" w14:textId="6CDFDE16" w:rsidR="00AB4BCD" w:rsidRDefault="00C03E59" w:rsidP="00CB6506">
      <w:pPr>
        <w:pStyle w:val="Nadpis3"/>
      </w:pPr>
      <w:bookmarkStart w:id="198" w:name="_Toc130825396"/>
      <w:r w:rsidRPr="00026347">
        <w:t>7</w:t>
      </w:r>
      <w:r w:rsidR="00CB6506" w:rsidRPr="00026347">
        <w:t xml:space="preserve">.1.2 </w:t>
      </w:r>
      <w:proofErr w:type="spellStart"/>
      <w:r w:rsidR="00CB6506" w:rsidRPr="00026347">
        <w:t>buffy</w:t>
      </w:r>
      <w:bookmarkEnd w:id="198"/>
      <w:proofErr w:type="spellEnd"/>
    </w:p>
    <w:p w14:paraId="675B776A" w14:textId="23FE4FEE" w:rsidR="00CB6506" w:rsidRDefault="001031FB" w:rsidP="00D610F0">
      <w:pPr>
        <w:jc w:val="both"/>
      </w:pPr>
      <w:r w:rsidRPr="004646F7">
        <w:t xml:space="preserve">Tuto skupinu tvoří třída </w:t>
      </w:r>
      <w:r w:rsidRPr="004646F7">
        <w:rPr>
          <w:i/>
          <w:iCs/>
          <w:lang w:val="en-US"/>
        </w:rPr>
        <w:t>Buff</w:t>
      </w:r>
      <w:r w:rsidRPr="004646F7">
        <w:t xml:space="preserve"> a </w:t>
      </w:r>
      <w:r w:rsidR="000205A6" w:rsidRPr="004646F7">
        <w:t>výčty (</w:t>
      </w:r>
      <w:r w:rsidR="006A3694" w:rsidRPr="004646F7">
        <w:rPr>
          <w:i/>
          <w:iCs/>
          <w:lang w:val="en-US"/>
        </w:rPr>
        <w:t>Enum</w:t>
      </w:r>
      <w:r w:rsidR="000205A6" w:rsidRPr="004646F7">
        <w:rPr>
          <w:i/>
          <w:iCs/>
          <w:lang w:val="en-US"/>
        </w:rPr>
        <w:t>)</w:t>
      </w:r>
      <w:r w:rsidR="00956A68" w:rsidRPr="004646F7">
        <w:rPr>
          <w:i/>
          <w:iCs/>
          <w:lang w:val="en-US"/>
        </w:rPr>
        <w:t xml:space="preserve"> </w:t>
      </w:r>
      <w:proofErr w:type="spellStart"/>
      <w:r w:rsidR="00956A68" w:rsidRPr="004646F7">
        <w:rPr>
          <w:i/>
          <w:iCs/>
          <w:lang w:val="en-US"/>
        </w:rPr>
        <w:t>BuffType</w:t>
      </w:r>
      <w:proofErr w:type="spellEnd"/>
      <w:r w:rsidR="00956A68" w:rsidRPr="004646F7">
        <w:rPr>
          <w:lang w:val="en-US"/>
        </w:rPr>
        <w:t xml:space="preserve"> a </w:t>
      </w:r>
      <w:proofErr w:type="spellStart"/>
      <w:r w:rsidR="00956A68" w:rsidRPr="004646F7">
        <w:rPr>
          <w:i/>
          <w:iCs/>
          <w:lang w:val="en-US"/>
        </w:rPr>
        <w:t>BuffZpusobZmeny</w:t>
      </w:r>
      <w:proofErr w:type="spellEnd"/>
      <w:r w:rsidRPr="004646F7">
        <w:t xml:space="preserve">, které udávají kontext použití.  </w:t>
      </w:r>
      <w:proofErr w:type="spellStart"/>
      <w:r w:rsidR="00D936AC" w:rsidRPr="004646F7">
        <w:rPr>
          <w:i/>
          <w:iCs/>
        </w:rPr>
        <w:t>Buff</w:t>
      </w:r>
      <w:proofErr w:type="spellEnd"/>
      <w:r w:rsidR="00D936AC" w:rsidRPr="004646F7">
        <w:t xml:space="preserve"> slouží ke krátkodobému vylepšení</w:t>
      </w:r>
      <w:r w:rsidR="002E3F04" w:rsidRPr="004646F7">
        <w:t xml:space="preserve">, či </w:t>
      </w:r>
      <w:r w:rsidR="00485EF4" w:rsidRPr="004646F7">
        <w:t xml:space="preserve">v případě </w:t>
      </w:r>
      <w:proofErr w:type="spellStart"/>
      <w:r w:rsidR="00485EF4" w:rsidRPr="004646F7">
        <w:rPr>
          <w:i/>
          <w:iCs/>
        </w:rPr>
        <w:t>Debuff</w:t>
      </w:r>
      <w:proofErr w:type="spellEnd"/>
      <w:r w:rsidR="00485EF4" w:rsidRPr="004646F7">
        <w:t xml:space="preserve"> </w:t>
      </w:r>
      <w:r w:rsidR="002E3F04" w:rsidRPr="004646F7">
        <w:t xml:space="preserve">zhoršení </w:t>
      </w:r>
      <w:r w:rsidR="00D936AC" w:rsidRPr="004646F7">
        <w:t xml:space="preserve">atributů. </w:t>
      </w:r>
      <w:proofErr w:type="spellStart"/>
      <w:r w:rsidR="00485EF4" w:rsidRPr="004646F7">
        <w:rPr>
          <w:i/>
          <w:iCs/>
        </w:rPr>
        <w:t>Zraneni</w:t>
      </w:r>
      <w:proofErr w:type="spellEnd"/>
      <w:r w:rsidR="00485EF4" w:rsidRPr="004646F7">
        <w:t xml:space="preserve"> je využito v případě přetrvávající poškození, jako je </w:t>
      </w:r>
      <w:r w:rsidR="00D610F0" w:rsidRPr="004646F7">
        <w:t xml:space="preserve">například </w:t>
      </w:r>
      <w:r w:rsidR="00485EF4" w:rsidRPr="004646F7">
        <w:t xml:space="preserve">zapálení či otrava. Pokud by v implementaci bylo třeba třídu využít i v jiné situaci je </w:t>
      </w:r>
      <w:r w:rsidR="005E313F" w:rsidRPr="004646F7">
        <w:t xml:space="preserve">připravena hodnota </w:t>
      </w:r>
      <w:r w:rsidR="005E313F" w:rsidRPr="004646F7">
        <w:rPr>
          <w:i/>
          <w:iCs/>
        </w:rPr>
        <w:t>Jiny</w:t>
      </w:r>
      <w:r w:rsidR="005E313F" w:rsidRPr="004646F7">
        <w:t xml:space="preserve">, ale toto chování není definováno knihovnou. </w:t>
      </w:r>
      <w:r w:rsidR="00205AB2" w:rsidRPr="004646F7">
        <w:t xml:space="preserve">Vlastnost </w:t>
      </w:r>
      <w:r w:rsidR="00205AB2" w:rsidRPr="004646F7">
        <w:rPr>
          <w:i/>
          <w:iCs/>
        </w:rPr>
        <w:t>Doba</w:t>
      </w:r>
      <w:r w:rsidR="00205AB2" w:rsidRPr="004646F7">
        <w:t xml:space="preserve"> určuje, jak dlouho efekt trvá (např. počet kol nebo vteřin). </w:t>
      </w:r>
      <w:r w:rsidR="00205AB2" w:rsidRPr="004646F7">
        <w:rPr>
          <w:i/>
          <w:iCs/>
        </w:rPr>
        <w:t>Efekt</w:t>
      </w:r>
      <w:r w:rsidR="00205AB2" w:rsidRPr="004646F7">
        <w:t xml:space="preserve"> obsahuje hodnoty, o které se atribut postavy změní. </w:t>
      </w:r>
      <w:r w:rsidR="00205AB2" w:rsidRPr="004646F7">
        <w:rPr>
          <w:i/>
          <w:iCs/>
        </w:rPr>
        <w:t>Obrana</w:t>
      </w:r>
      <w:r w:rsidR="00205AB2" w:rsidRPr="004646F7">
        <w:t xml:space="preserve"> je zkratka atributu, kterým je možné </w:t>
      </w:r>
      <w:r w:rsidR="00357142" w:rsidRPr="004646F7">
        <w:t xml:space="preserve">snížit negativní efekt. </w:t>
      </w:r>
      <w:proofErr w:type="spellStart"/>
      <w:r w:rsidR="00357142" w:rsidRPr="004646F7">
        <w:rPr>
          <w:i/>
          <w:iCs/>
        </w:rPr>
        <w:t>Sesilatel</w:t>
      </w:r>
      <w:proofErr w:type="spellEnd"/>
      <w:r w:rsidR="00357142" w:rsidRPr="004646F7">
        <w:t xml:space="preserve"> je využit v</w:t>
      </w:r>
      <w:r w:rsidR="00813822" w:rsidRPr="004646F7">
        <w:t> </w:t>
      </w:r>
      <w:r w:rsidR="00357142" w:rsidRPr="004646F7">
        <w:t>případě</w:t>
      </w:r>
      <w:r w:rsidR="00813822" w:rsidRPr="004646F7">
        <w:t>,</w:t>
      </w:r>
      <w:r w:rsidR="00357142" w:rsidRPr="004646F7">
        <w:t xml:space="preserve"> že efekt způsobí </w:t>
      </w:r>
      <w:r w:rsidR="00813822" w:rsidRPr="004646F7">
        <w:t xml:space="preserve">smrt a hra mohla </w:t>
      </w:r>
      <w:r w:rsidR="007C155A" w:rsidRPr="004646F7">
        <w:t xml:space="preserve">tuto informaci </w:t>
      </w:r>
      <w:r w:rsidR="00813822" w:rsidRPr="004646F7">
        <w:t>vypsat a přidělit odměnu.</w:t>
      </w:r>
      <w:r w:rsidR="00502602" w:rsidRPr="004646F7">
        <w:t xml:space="preserve"> </w:t>
      </w:r>
      <w:proofErr w:type="spellStart"/>
      <w:r w:rsidR="00502602" w:rsidRPr="004646F7">
        <w:rPr>
          <w:i/>
          <w:iCs/>
        </w:rPr>
        <w:t>Plati</w:t>
      </w:r>
      <w:proofErr w:type="spellEnd"/>
      <w:r w:rsidR="00502602" w:rsidRPr="004646F7">
        <w:t xml:space="preserve"> slouží k zjednodušení určení, zda efekt již skončil a má být odstraněn ze seznamu.</w:t>
      </w:r>
      <w:r w:rsidR="00CD6AF6" w:rsidRPr="004646F7">
        <w:t xml:space="preserve"> Metoda </w:t>
      </w:r>
      <w:proofErr w:type="spellStart"/>
      <w:r w:rsidR="00CD6AF6" w:rsidRPr="004646F7">
        <w:rPr>
          <w:i/>
          <w:iCs/>
        </w:rPr>
        <w:t>Pouzij</w:t>
      </w:r>
      <w:proofErr w:type="spellEnd"/>
      <w:r w:rsidR="00CD6AF6" w:rsidRPr="004646F7">
        <w:t xml:space="preserve"> má jako parametry atribut postavy, který bude měněn a znaménko </w:t>
      </w:r>
      <w:r w:rsidR="00CD6AF6" w:rsidRPr="001D3DBA">
        <w:t>(</w:t>
      </w:r>
      <w:r w:rsidR="00097762" w:rsidRPr="001D3DBA">
        <w:t>jedna</w:t>
      </w:r>
      <w:r w:rsidR="00CD6AF6" w:rsidRPr="001D3DBA">
        <w:t xml:space="preserve"> pro aktivaci efektu a </w:t>
      </w:r>
      <w:r w:rsidR="00097762" w:rsidRPr="001D3DBA">
        <w:t>mínus jedna</w:t>
      </w:r>
      <w:r w:rsidR="00CD6AF6" w:rsidRPr="004646F7">
        <w:t xml:space="preserve"> pro jeho zrušení). </w:t>
      </w:r>
      <w:proofErr w:type="spellStart"/>
      <w:r w:rsidR="00CD6AF6" w:rsidRPr="004646F7">
        <w:t>ZkratDobu</w:t>
      </w:r>
      <w:proofErr w:type="spellEnd"/>
      <w:r w:rsidR="00553607" w:rsidRPr="004646F7">
        <w:t xml:space="preserve"> krátí dobu zbývající do konce trvání efektu o jedna</w:t>
      </w:r>
      <w:r w:rsidR="009629DD" w:rsidRPr="004646F7">
        <w:t>. Snížením hodnoty pomocí metody místo přímou úpravou hodnoty je zabráněno nečekanému chování vlivem záporné hodnoty.</w:t>
      </w:r>
    </w:p>
    <w:p w14:paraId="343C9B7B" w14:textId="3C13869B" w:rsidR="002B5D06" w:rsidRDefault="00C03E59" w:rsidP="002B5D06">
      <w:pPr>
        <w:pStyle w:val="Nadpis3"/>
        <w:ind w:left="708" w:firstLine="708"/>
      </w:pPr>
      <w:bookmarkStart w:id="199" w:name="_Toc130825397"/>
      <w:r w:rsidRPr="00026347">
        <w:t>7</w:t>
      </w:r>
      <w:r w:rsidR="002B5D06" w:rsidRPr="00026347">
        <w:t>.1.</w:t>
      </w:r>
      <w:r w:rsidR="00D936AC" w:rsidRPr="00026347">
        <w:t>3</w:t>
      </w:r>
      <w:r w:rsidR="002B5D06" w:rsidRPr="00026347">
        <w:t xml:space="preserve"> Postavy</w:t>
      </w:r>
      <w:bookmarkEnd w:id="199"/>
    </w:p>
    <w:p w14:paraId="73B46D25" w14:textId="6630D0C7" w:rsidR="002B5D06" w:rsidRDefault="00D646A7" w:rsidP="00F01F62">
      <w:pPr>
        <w:jc w:val="both"/>
      </w:pPr>
      <w:r w:rsidRPr="001D3DBA">
        <w:t xml:space="preserve">Logiku kolem postav zajišťují třída </w:t>
      </w:r>
      <w:r w:rsidRPr="001D3DBA">
        <w:rPr>
          <w:i/>
          <w:iCs/>
        </w:rPr>
        <w:t>Postava</w:t>
      </w:r>
      <w:r w:rsidRPr="001D3DBA">
        <w:t xml:space="preserve"> a její poto</w:t>
      </w:r>
      <w:r w:rsidR="00470701" w:rsidRPr="001D3DBA">
        <w:t>me</w:t>
      </w:r>
      <w:r w:rsidRPr="001D3DBA">
        <w:t xml:space="preserve">k </w:t>
      </w:r>
      <w:proofErr w:type="spellStart"/>
      <w:r w:rsidRPr="001D3DBA">
        <w:rPr>
          <w:i/>
          <w:iCs/>
        </w:rPr>
        <w:t>Hrac</w:t>
      </w:r>
      <w:proofErr w:type="spellEnd"/>
      <w:r w:rsidRPr="001D3DBA">
        <w:t>, který má navíc zkušenosti a peníze.</w:t>
      </w:r>
      <w:r w:rsidR="00DB19A8" w:rsidRPr="001D3DBA">
        <w:t xml:space="preserve"> </w:t>
      </w:r>
      <w:r w:rsidR="00C0069B" w:rsidRPr="001D3DBA">
        <w:t>Postavy mají své jméno, aktuální stav životů (</w:t>
      </w:r>
      <w:r w:rsidR="00470701" w:rsidRPr="001D3DBA">
        <w:t xml:space="preserve">často označované jako </w:t>
      </w:r>
      <w:r w:rsidR="00C0069B" w:rsidRPr="001D3DBA">
        <w:t xml:space="preserve">HP z anglického </w:t>
      </w:r>
      <w:r w:rsidR="00C0069B" w:rsidRPr="001D3DBA">
        <w:rPr>
          <w:lang w:val="en-US"/>
        </w:rPr>
        <w:t>health</w:t>
      </w:r>
      <w:r w:rsidR="00C0069B" w:rsidRPr="001D3DBA">
        <w:t xml:space="preserve"> </w:t>
      </w:r>
      <w:r w:rsidR="00C0069B" w:rsidRPr="001D3DBA">
        <w:rPr>
          <w:lang w:val="en-US"/>
        </w:rPr>
        <w:t>points</w:t>
      </w:r>
      <w:r w:rsidR="00C0069B" w:rsidRPr="001D3DBA">
        <w:t xml:space="preserve">) a maximální počet životů, který není možné překročit. </w:t>
      </w:r>
      <w:r w:rsidR="00DB19A8" w:rsidRPr="001D3DBA">
        <w:t>Postavy je možné vytvořit nezranitelné a zabránit tak hráči ublížit NPC.</w:t>
      </w:r>
      <w:r w:rsidR="00C0069B" w:rsidRPr="001D3DBA">
        <w:t xml:space="preserve"> </w:t>
      </w:r>
      <w:r w:rsidR="00797267" w:rsidRPr="001D3DBA">
        <w:t>Pokud se nejedná o prostého vesničana, který se ve hře nachází</w:t>
      </w:r>
      <w:r w:rsidR="00965E8D" w:rsidRPr="001D3DBA">
        <w:t>,</w:t>
      </w:r>
      <w:r w:rsidR="00797267" w:rsidRPr="001D3DBA">
        <w:t xml:space="preserve"> aby svět nepůsobil prázdně, ale o obchodníka či nepřítele má postava </w:t>
      </w:r>
      <w:proofErr w:type="spellStart"/>
      <w:r w:rsidR="00797267" w:rsidRPr="001D3DBA">
        <w:t>StatList</w:t>
      </w:r>
      <w:proofErr w:type="spellEnd"/>
      <w:r w:rsidR="00797267" w:rsidRPr="001D3DBA">
        <w:t xml:space="preserve"> (viz kap</w:t>
      </w:r>
      <w:r w:rsidR="0033312C" w:rsidRPr="001D3DBA">
        <w:t>.</w:t>
      </w:r>
      <w:r w:rsidR="00797267" w:rsidRPr="001D3DBA">
        <w:t xml:space="preserve"> 6.1.1)</w:t>
      </w:r>
      <w:r w:rsidR="00965E8D" w:rsidRPr="001D3DBA">
        <w:t xml:space="preserve">. K výpočtu hodnot je využívána úroveň postavy uložená ve vlastnosti </w:t>
      </w:r>
      <w:r w:rsidR="00965E8D" w:rsidRPr="001D3DBA">
        <w:rPr>
          <w:i/>
          <w:iCs/>
        </w:rPr>
        <w:t>LV</w:t>
      </w:r>
      <w:r w:rsidR="00965E8D" w:rsidRPr="001D3DBA">
        <w:t xml:space="preserve"> (z anglického level)</w:t>
      </w:r>
      <w:r w:rsidR="00021655" w:rsidRPr="001D3DBA">
        <w:t xml:space="preserve">. </w:t>
      </w:r>
      <w:r w:rsidR="00B52D52" w:rsidRPr="001D3DBA">
        <w:t xml:space="preserve">Během souboje je volána metoda </w:t>
      </w:r>
      <w:proofErr w:type="spellStart"/>
      <w:r w:rsidR="00B52D52" w:rsidRPr="001D3DBA">
        <w:rPr>
          <w:i/>
          <w:iCs/>
        </w:rPr>
        <w:t>Zraneni</w:t>
      </w:r>
      <w:proofErr w:type="spellEnd"/>
      <w:r w:rsidR="00B52D52" w:rsidRPr="001D3DBA">
        <w:t xml:space="preserve">, která má jako parametry útočníka, velikost působeného poškození, a kterým atributem se toto poškození dá snížit. </w:t>
      </w:r>
      <w:r w:rsidR="00F60C5F" w:rsidRPr="001D3DBA">
        <w:t>Po výpočtu nového stavu životů je vyvolán</w:t>
      </w:r>
      <w:r w:rsidR="007555AC" w:rsidRPr="001D3DBA">
        <w:t>a</w:t>
      </w:r>
      <w:r w:rsidR="00F60C5F" w:rsidRPr="001D3DBA">
        <w:t xml:space="preserve"> </w:t>
      </w:r>
      <w:r w:rsidR="007555AC" w:rsidRPr="001D3DBA">
        <w:t>událost</w:t>
      </w:r>
      <w:r w:rsidR="00F60C5F" w:rsidRPr="001D3DBA">
        <w:t xml:space="preserve"> </w:t>
      </w:r>
      <w:proofErr w:type="spellStart"/>
      <w:r w:rsidR="00F60C5F" w:rsidRPr="001D3DBA">
        <w:rPr>
          <w:i/>
          <w:iCs/>
        </w:rPr>
        <w:t>Zranen</w:t>
      </w:r>
      <w:proofErr w:type="spellEnd"/>
      <w:r w:rsidR="00F60C5F" w:rsidRPr="001D3DBA">
        <w:t xml:space="preserve">, který slouží k aktualizaci zobrazení stavu životu v uživatelském rozhraní. V případě že životy postavy klesnou na nulu, jsou vyvolány </w:t>
      </w:r>
      <w:r w:rsidR="007555AC" w:rsidRPr="001D3DBA">
        <w:t>události</w:t>
      </w:r>
      <w:r w:rsidR="00F60C5F" w:rsidRPr="001D3DBA">
        <w:t xml:space="preserve"> </w:t>
      </w:r>
      <w:r w:rsidR="00F60C5F" w:rsidRPr="001D3DBA">
        <w:rPr>
          <w:i/>
          <w:iCs/>
        </w:rPr>
        <w:t>Zabil</w:t>
      </w:r>
      <w:r w:rsidR="00F60C5F" w:rsidRPr="001D3DBA">
        <w:t xml:space="preserve"> a </w:t>
      </w:r>
      <w:r w:rsidR="00F60C5F" w:rsidRPr="001D3DBA">
        <w:rPr>
          <w:i/>
          <w:iCs/>
        </w:rPr>
        <w:t>Smrt</w:t>
      </w:r>
      <w:r w:rsidR="00F60C5F" w:rsidRPr="001D3DBA">
        <w:t xml:space="preserve">. </w:t>
      </w:r>
      <w:r w:rsidR="00F60C5F" w:rsidRPr="001D3DBA">
        <w:rPr>
          <w:i/>
          <w:iCs/>
        </w:rPr>
        <w:t>Zabil</w:t>
      </w:r>
      <w:r w:rsidR="009E570C" w:rsidRPr="001D3DBA">
        <w:t xml:space="preserve"> slouží k výpisu a přidělení odměny </w:t>
      </w:r>
      <w:r w:rsidR="009E570C" w:rsidRPr="001D3DBA">
        <w:lastRenderedPageBreak/>
        <w:t xml:space="preserve">útočníkovi. </w:t>
      </w:r>
      <w:r w:rsidR="009E570C" w:rsidRPr="001D3DBA">
        <w:rPr>
          <w:i/>
          <w:iCs/>
        </w:rPr>
        <w:t>Smrt</w:t>
      </w:r>
      <w:r w:rsidR="009E570C" w:rsidRPr="001D3DBA">
        <w:t xml:space="preserve"> je určena k reakci grafické reprezentace postavy, jako je například přehrání animace.</w:t>
      </w:r>
      <w:r w:rsidR="00847421" w:rsidRPr="001D3DBA">
        <w:t xml:space="preserve"> Pomocí metody </w:t>
      </w:r>
      <w:proofErr w:type="spellStart"/>
      <w:r w:rsidR="00847421" w:rsidRPr="001D3DBA">
        <w:t>PridejBuff</w:t>
      </w:r>
      <w:proofErr w:type="spellEnd"/>
      <w:r w:rsidR="00C746DF" w:rsidRPr="001D3DBA">
        <w:t xml:space="preserve"> jsou </w:t>
      </w:r>
      <w:proofErr w:type="spellStart"/>
      <w:r w:rsidR="00C746DF" w:rsidRPr="001D3DBA">
        <w:t>buffy</w:t>
      </w:r>
      <w:proofErr w:type="spellEnd"/>
      <w:r w:rsidR="00C746DF" w:rsidRPr="001D3DBA">
        <w:t xml:space="preserve"> (viz kap. 6.1.2) přidávány do listu, který není mimo objekt viditelný.</w:t>
      </w:r>
      <w:r w:rsidR="001E466F" w:rsidRPr="001D3DBA">
        <w:t xml:space="preserve"> </w:t>
      </w:r>
      <w:r w:rsidR="00844E3E" w:rsidRPr="001D3DBA">
        <w:t xml:space="preserve">Metoda </w:t>
      </w:r>
      <w:proofErr w:type="spellStart"/>
      <w:r w:rsidR="00844E3E" w:rsidRPr="001D3DBA">
        <w:rPr>
          <w:i/>
          <w:iCs/>
        </w:rPr>
        <w:t>EfektyBuffu</w:t>
      </w:r>
      <w:proofErr w:type="spellEnd"/>
      <w:r w:rsidR="00844E3E" w:rsidRPr="001D3DBA">
        <w:t xml:space="preserve"> je volána každé nové kolo, či v časových intervalech. Projde seznam a zjistí, zda je efekt stále platný. Pokud efekt vyprchal, je odstraněn ze seznamu</w:t>
      </w:r>
      <w:r w:rsidR="00276208" w:rsidRPr="001D3DBA">
        <w:t xml:space="preserve"> a změněná hodnota je navrácena do původního stavu</w:t>
      </w:r>
      <w:r w:rsidR="00844E3E" w:rsidRPr="001D3DBA">
        <w:t>. Jedná-li se o přetrvávající zranění</w:t>
      </w:r>
      <w:r w:rsidR="00276208" w:rsidRPr="001D3DBA">
        <w:t xml:space="preserve"> je zavolána metoda </w:t>
      </w:r>
      <w:proofErr w:type="spellStart"/>
      <w:r w:rsidR="00276208" w:rsidRPr="001D3DBA">
        <w:rPr>
          <w:i/>
          <w:iCs/>
        </w:rPr>
        <w:t>Zraneni</w:t>
      </w:r>
      <w:proofErr w:type="spellEnd"/>
      <w:r w:rsidR="004111D1" w:rsidRPr="001D3DBA">
        <w:t>, které jsou předány příslušné hodnoty</w:t>
      </w:r>
      <w:r w:rsidR="00276208" w:rsidRPr="001D3DBA">
        <w:t>.</w:t>
      </w:r>
    </w:p>
    <w:p w14:paraId="0624B4F9" w14:textId="5E06C467" w:rsidR="00213B7D" w:rsidRDefault="00C03E59" w:rsidP="00925157">
      <w:pPr>
        <w:pStyle w:val="Nadpis3"/>
      </w:pPr>
      <w:bookmarkStart w:id="200" w:name="_Toc130825398"/>
      <w:r w:rsidRPr="00026347">
        <w:t>7</w:t>
      </w:r>
      <w:r w:rsidR="00925157" w:rsidRPr="00026347">
        <w:t>.1.4 Předměty</w:t>
      </w:r>
      <w:bookmarkEnd w:id="200"/>
    </w:p>
    <w:p w14:paraId="5DFED302" w14:textId="00F4440C" w:rsidR="00925157" w:rsidRDefault="00925157" w:rsidP="00F01F62">
      <w:pPr>
        <w:jc w:val="both"/>
      </w:pPr>
      <w:r w:rsidRPr="001D3DBA">
        <w:t>Skupinu předmět</w:t>
      </w:r>
      <w:r w:rsidR="0097042A" w:rsidRPr="001D3DBA">
        <w:t xml:space="preserve">ů </w:t>
      </w:r>
      <w:r w:rsidRPr="001D3DBA">
        <w:t xml:space="preserve">tvoří rozhraní </w:t>
      </w:r>
      <w:proofErr w:type="spellStart"/>
      <w:r w:rsidRPr="001D3DBA">
        <w:rPr>
          <w:i/>
          <w:iCs/>
        </w:rPr>
        <w:t>IPredmet</w:t>
      </w:r>
      <w:proofErr w:type="spellEnd"/>
      <w:r w:rsidR="00EF7E8F" w:rsidRPr="001D3DBA">
        <w:t>,</w:t>
      </w:r>
      <w:r w:rsidR="0097042A" w:rsidRPr="001D3DBA">
        <w:t xml:space="preserve"> třída </w:t>
      </w:r>
      <w:proofErr w:type="spellStart"/>
      <w:r w:rsidR="0097042A" w:rsidRPr="001D3DBA">
        <w:rPr>
          <w:i/>
          <w:iCs/>
        </w:rPr>
        <w:t>Predmet</w:t>
      </w:r>
      <w:proofErr w:type="spellEnd"/>
      <w:r w:rsidR="0097042A" w:rsidRPr="001D3DBA">
        <w:t xml:space="preserve"> a její potomci </w:t>
      </w:r>
      <w:proofErr w:type="spellStart"/>
      <w:r w:rsidR="0097042A" w:rsidRPr="001D3DBA">
        <w:rPr>
          <w:i/>
          <w:iCs/>
        </w:rPr>
        <w:t>Konzumovatelne</w:t>
      </w:r>
      <w:proofErr w:type="spellEnd"/>
      <w:r w:rsidR="0097042A" w:rsidRPr="001D3DBA">
        <w:t xml:space="preserve"> a </w:t>
      </w:r>
      <w:r w:rsidR="0097042A" w:rsidRPr="001D3DBA">
        <w:rPr>
          <w:i/>
          <w:iCs/>
        </w:rPr>
        <w:t>Vybaveni</w:t>
      </w:r>
      <w:r w:rsidR="0097042A" w:rsidRPr="001D3DBA">
        <w:t>. Rozhraní umožňuje do inventáře</w:t>
      </w:r>
      <w:r w:rsidR="00EF7E8F" w:rsidRPr="001D3DBA">
        <w:t xml:space="preserve"> (viz kap. 6.1.5)</w:t>
      </w:r>
      <w:r w:rsidR="0097042A" w:rsidRPr="001D3DBA">
        <w:t xml:space="preserve"> vkládat jak instance</w:t>
      </w:r>
      <w:r w:rsidR="00F66254" w:rsidRPr="001D3DBA">
        <w:t xml:space="preserve"> a potomky</w:t>
      </w:r>
      <w:r w:rsidR="0097042A" w:rsidRPr="001D3DBA">
        <w:t xml:space="preserve"> tříd knihovny</w:t>
      </w:r>
      <w:r w:rsidR="00F66254" w:rsidRPr="001D3DBA">
        <w:t xml:space="preserve"> (implementace typu </w:t>
      </w:r>
      <w:r w:rsidR="00DA3289" w:rsidRPr="001D3DBA">
        <w:t>je</w:t>
      </w:r>
      <w:r w:rsidR="00AD7589" w:rsidRPr="001D3DBA">
        <w:t>, která je v anglické</w:t>
      </w:r>
      <w:r w:rsidR="00470701" w:rsidRPr="001D3DBA">
        <w:t xml:space="preserve"> literatuře</w:t>
      </w:r>
      <w:r w:rsidR="00AD7589" w:rsidRPr="001D3DBA">
        <w:t xml:space="preserve"> označována</w:t>
      </w:r>
      <w:r w:rsidR="007D1B9E" w:rsidRPr="001D3DBA">
        <w:t xml:space="preserve"> jako</w:t>
      </w:r>
      <w:r w:rsidR="00AD7589" w:rsidRPr="001D3DBA">
        <w:t xml:space="preserve"> </w:t>
      </w:r>
      <w:r w:rsidR="00F66254" w:rsidRPr="001D3DBA">
        <w:rPr>
          <w:lang w:val="en-US"/>
        </w:rPr>
        <w:t>is</w:t>
      </w:r>
      <w:r w:rsidR="00F66254" w:rsidRPr="001D3DBA">
        <w:t>)</w:t>
      </w:r>
      <w:r w:rsidR="0097042A" w:rsidRPr="001D3DBA">
        <w:t xml:space="preserve"> z této skupiny, tak jejich </w:t>
      </w:r>
      <w:r w:rsidR="00EF7E8F" w:rsidRPr="001D3DBA">
        <w:t>grafické verze</w:t>
      </w:r>
      <w:r w:rsidR="00D823AE" w:rsidRPr="001D3DBA">
        <w:t xml:space="preserve"> (</w:t>
      </w:r>
      <w:r w:rsidR="00EF7E8F" w:rsidRPr="001D3DBA">
        <w:t>implementace</w:t>
      </w:r>
      <w:r w:rsidR="00D823AE" w:rsidRPr="001D3DBA">
        <w:t xml:space="preserve"> typu </w:t>
      </w:r>
      <w:r w:rsidR="00DA3289" w:rsidRPr="001D3DBA">
        <w:t>má</w:t>
      </w:r>
      <w:r w:rsidR="00AD7589" w:rsidRPr="001D3DBA">
        <w:t>, která je v anglické literatuře označována</w:t>
      </w:r>
      <w:r w:rsidR="007D1B9E" w:rsidRPr="001D3DBA">
        <w:t xml:space="preserve"> jako</w:t>
      </w:r>
      <w:r w:rsidR="00AD7589" w:rsidRPr="001D3DBA">
        <w:t xml:space="preserve"> </w:t>
      </w:r>
      <w:r w:rsidR="00D823AE" w:rsidRPr="001D3DBA">
        <w:t>has)</w:t>
      </w:r>
      <w:r w:rsidR="00EF7E8F" w:rsidRPr="001D3DBA">
        <w:t>. Každý objekt</w:t>
      </w:r>
      <w:r w:rsidR="0001063D" w:rsidRPr="001D3DBA">
        <w:t xml:space="preserve"> reprezentující předmět má jméno a základní cenu před tím, než se započtou atributy a bonusy</w:t>
      </w:r>
      <w:r w:rsidR="007D1B9E" w:rsidRPr="001D3DBA">
        <w:t xml:space="preserve"> ovlivňující vyjednávání</w:t>
      </w:r>
      <w:r w:rsidR="0001063D" w:rsidRPr="001D3DBA">
        <w:t>, čímž vznikne výsledná cena. Dále mají předměty svou hmotnost, která se projeví u inventářů, jejich</w:t>
      </w:r>
      <w:r w:rsidR="00BF1725" w:rsidRPr="001D3DBA">
        <w:t>ž</w:t>
      </w:r>
      <w:r w:rsidR="0001063D" w:rsidRPr="001D3DBA">
        <w:t xml:space="preserve"> kapacita je </w:t>
      </w:r>
      <w:r w:rsidR="00BF1725" w:rsidRPr="001D3DBA">
        <w:t>určena</w:t>
      </w:r>
      <w:r w:rsidR="0001063D" w:rsidRPr="001D3DBA">
        <w:t xml:space="preserve"> nosností. Vlastnost </w:t>
      </w:r>
      <w:proofErr w:type="spellStart"/>
      <w:r w:rsidR="0001063D" w:rsidRPr="001D3DBA">
        <w:rPr>
          <w:i/>
          <w:iCs/>
        </w:rPr>
        <w:t>Stackovatelne</w:t>
      </w:r>
      <w:proofErr w:type="spellEnd"/>
      <w:r w:rsidR="0001063D" w:rsidRPr="001D3DBA">
        <w:t xml:space="preserve"> vyjadřuje, zda je možné umístit na jednu pozici </w:t>
      </w:r>
      <w:r w:rsidR="00F01F62" w:rsidRPr="001D3DBA">
        <w:t xml:space="preserve">v inventáři </w:t>
      </w:r>
      <w:r w:rsidR="0001063D" w:rsidRPr="001D3DBA">
        <w:t>více stejných předmětů</w:t>
      </w:r>
      <w:r w:rsidR="00BF1725" w:rsidRPr="001D3DBA">
        <w:t>, což se projeví při výpisu a u inventářů s omezeným počtem pozic.</w:t>
      </w:r>
      <w:r w:rsidR="004A4275" w:rsidRPr="001D3DBA">
        <w:t xml:space="preserve"> Třída </w:t>
      </w:r>
      <w:proofErr w:type="spellStart"/>
      <w:r w:rsidR="004A4275" w:rsidRPr="001D3DBA">
        <w:rPr>
          <w:i/>
          <w:iCs/>
        </w:rPr>
        <w:t>konzumovatelne</w:t>
      </w:r>
      <w:proofErr w:type="spellEnd"/>
      <w:r w:rsidR="004A4275" w:rsidRPr="001D3DBA">
        <w:t xml:space="preserve"> reprezentuje spotřební předměty, jakou jsou lektvary, jichž použití přidává bonusy. Třída </w:t>
      </w:r>
      <w:r w:rsidR="004A4275" w:rsidRPr="001D3DBA">
        <w:rPr>
          <w:i/>
          <w:iCs/>
        </w:rPr>
        <w:t>Vybaveni</w:t>
      </w:r>
      <w:r w:rsidR="004A4275" w:rsidRPr="001D3DBA">
        <w:t xml:space="preserve"> je určena pro předměty, které si postava může nasadit (např. zbroj a zbraně)</w:t>
      </w:r>
      <w:r w:rsidR="00A871AF" w:rsidRPr="001D3DBA">
        <w:t>.</w:t>
      </w:r>
      <w:r w:rsidR="004A4275">
        <w:t xml:space="preserve"> </w:t>
      </w:r>
    </w:p>
    <w:p w14:paraId="1C4902EC" w14:textId="3711694F" w:rsidR="00925157" w:rsidRDefault="00C03E59" w:rsidP="00B4160F">
      <w:pPr>
        <w:pStyle w:val="Nadpis3"/>
      </w:pPr>
      <w:bookmarkStart w:id="201" w:name="_Toc130825399"/>
      <w:r w:rsidRPr="00026347">
        <w:t>7</w:t>
      </w:r>
      <w:r w:rsidR="00B4160F" w:rsidRPr="00026347">
        <w:t>.1.5 inventáře</w:t>
      </w:r>
      <w:bookmarkEnd w:id="201"/>
    </w:p>
    <w:p w14:paraId="7BE9DC62" w14:textId="68AD05E3" w:rsidR="00B4160F" w:rsidRPr="004646F7" w:rsidRDefault="00834CD5" w:rsidP="00D823AE">
      <w:pPr>
        <w:jc w:val="both"/>
      </w:pPr>
      <w:r w:rsidRPr="001D3DBA">
        <w:t xml:space="preserve">Logiku inventářů mají na starosti třída </w:t>
      </w:r>
      <w:proofErr w:type="spellStart"/>
      <w:r w:rsidRPr="001D3DBA">
        <w:rPr>
          <w:i/>
          <w:iCs/>
        </w:rPr>
        <w:t>Inventar</w:t>
      </w:r>
      <w:proofErr w:type="spellEnd"/>
      <w:r w:rsidRPr="001D3DBA">
        <w:t xml:space="preserve"> a její potomci </w:t>
      </w:r>
      <w:proofErr w:type="spellStart"/>
      <w:r w:rsidRPr="001D3DBA">
        <w:rPr>
          <w:i/>
          <w:iCs/>
        </w:rPr>
        <w:t>InventarHmotnost</w:t>
      </w:r>
      <w:proofErr w:type="spellEnd"/>
      <w:r w:rsidRPr="001D3DBA">
        <w:t xml:space="preserve"> a </w:t>
      </w:r>
      <w:proofErr w:type="spellStart"/>
      <w:r w:rsidRPr="001D3DBA">
        <w:rPr>
          <w:i/>
          <w:iCs/>
        </w:rPr>
        <w:t>InventarPocet</w:t>
      </w:r>
      <w:proofErr w:type="spellEnd"/>
      <w:r w:rsidR="00F66254" w:rsidRPr="001D3DBA">
        <w:t xml:space="preserve">. </w:t>
      </w:r>
      <w:proofErr w:type="spellStart"/>
      <w:r w:rsidR="004D2468" w:rsidRPr="001D3DBA">
        <w:rPr>
          <w:i/>
          <w:iCs/>
        </w:rPr>
        <w:t>Inventar</w:t>
      </w:r>
      <w:proofErr w:type="spellEnd"/>
      <w:r w:rsidR="004D2468" w:rsidRPr="001D3DBA">
        <w:t xml:space="preserve"> slouží jako neomezený inventář</w:t>
      </w:r>
      <w:r w:rsidR="001F6CE6" w:rsidRPr="001D3DBA">
        <w:t>, zatímco jeho potomci mají omezenou kapacitu</w:t>
      </w:r>
      <w:r w:rsidR="00D6665A" w:rsidRPr="001D3DBA">
        <w:t>. V inventářích je možné hledat předměty podle indexů, či naopak zjistit index předmětu.</w:t>
      </w:r>
      <w:r w:rsidR="006755CE" w:rsidRPr="001D3DBA">
        <w:t xml:space="preserve"> Metoda </w:t>
      </w:r>
      <w:r w:rsidR="006755CE" w:rsidRPr="001D3DBA">
        <w:rPr>
          <w:i/>
          <w:iCs/>
        </w:rPr>
        <w:t>Stav</w:t>
      </w:r>
      <w:r w:rsidR="006755CE" w:rsidRPr="001D3DBA">
        <w:t xml:space="preserve"> vrací </w:t>
      </w:r>
      <w:proofErr w:type="spellStart"/>
      <w:r w:rsidR="006755CE" w:rsidRPr="001D3DBA">
        <w:t>string</w:t>
      </w:r>
      <w:proofErr w:type="spellEnd"/>
      <w:r w:rsidR="006755CE" w:rsidRPr="001D3DBA">
        <w:t xml:space="preserve"> kolik je již zaplněno, a jaká je kapacita. Tento údaj může být využít samostatně, či jako součást </w:t>
      </w:r>
      <w:proofErr w:type="spellStart"/>
      <w:r w:rsidR="006755CE" w:rsidRPr="001D3DBA">
        <w:rPr>
          <w:i/>
          <w:iCs/>
        </w:rPr>
        <w:t>ToString</w:t>
      </w:r>
      <w:proofErr w:type="spellEnd"/>
      <w:r w:rsidR="006755CE" w:rsidRPr="001D3DBA">
        <w:t>, kde následuje obsah inventáře.</w:t>
      </w:r>
      <w:r w:rsidR="00651793" w:rsidRPr="001D3DBA">
        <w:t xml:space="preserve"> Inventáře dále mají události sloužící </w:t>
      </w:r>
      <w:r w:rsidR="00A07E28" w:rsidRPr="001D3DBA">
        <w:t>ke</w:t>
      </w:r>
      <w:r w:rsidR="00651793" w:rsidRPr="001D3DBA">
        <w:t> grafickému zobrazení přidání a odebrání předmětu a zobrazení informace, že inventář je plný a není možné přidat další předmět.</w:t>
      </w:r>
      <w:r w:rsidR="00471C0E" w:rsidRPr="001D3DBA">
        <w:t xml:space="preserve"> </w:t>
      </w:r>
      <w:proofErr w:type="spellStart"/>
      <w:r w:rsidR="00471C0E" w:rsidRPr="001D3DBA">
        <w:rPr>
          <w:i/>
          <w:iCs/>
        </w:rPr>
        <w:t>InventarPocet</w:t>
      </w:r>
      <w:proofErr w:type="spellEnd"/>
      <w:r w:rsidR="00471C0E" w:rsidRPr="001D3DBA">
        <w:t xml:space="preserve"> má svou kapacitu omezenou počtem předmětů, </w:t>
      </w:r>
      <w:r w:rsidR="00A07E28" w:rsidRPr="001D3DBA">
        <w:t>ale stejné předměty s</w:t>
      </w:r>
      <w:r w:rsidR="007555AC" w:rsidRPr="001D3DBA">
        <w:t xml:space="preserve"> vlastností</w:t>
      </w:r>
      <w:r w:rsidR="00A07E28" w:rsidRPr="001D3DBA">
        <w:t xml:space="preserve"> </w:t>
      </w:r>
      <w:proofErr w:type="spellStart"/>
      <w:r w:rsidR="00A07E28" w:rsidRPr="001D3DBA">
        <w:rPr>
          <w:i/>
          <w:iCs/>
        </w:rPr>
        <w:t>Stackovatelne</w:t>
      </w:r>
      <w:proofErr w:type="spellEnd"/>
      <w:r w:rsidR="00A07E28" w:rsidRPr="001D3DBA">
        <w:t xml:space="preserve"> </w:t>
      </w:r>
      <w:r w:rsidR="007555AC" w:rsidRPr="001D3DBA">
        <w:t>nastavenou na hodnotu</w:t>
      </w:r>
      <w:r w:rsidR="00A07E28" w:rsidRPr="001D3DBA">
        <w:t xml:space="preserve"> </w:t>
      </w:r>
      <w:proofErr w:type="spellStart"/>
      <w:r w:rsidR="00A07E28" w:rsidRPr="001D3DBA">
        <w:rPr>
          <w:i/>
          <w:iCs/>
        </w:rPr>
        <w:t>true</w:t>
      </w:r>
      <w:proofErr w:type="spellEnd"/>
      <w:r w:rsidR="00A07E28" w:rsidRPr="001D3DBA">
        <w:t xml:space="preserve"> se počítají jako jeden. </w:t>
      </w:r>
      <w:proofErr w:type="spellStart"/>
      <w:r w:rsidR="00A07E28" w:rsidRPr="001D3DBA">
        <w:t>InventarHmotnost</w:t>
      </w:r>
      <w:proofErr w:type="spellEnd"/>
      <w:r w:rsidR="00A07E28" w:rsidRPr="001D3DBA">
        <w:t xml:space="preserve"> má počet předmětů omezený součtem </w:t>
      </w:r>
      <w:r w:rsidR="00022A80" w:rsidRPr="001D3DBA">
        <w:t xml:space="preserve">jejich </w:t>
      </w:r>
      <w:r w:rsidR="00A07E28" w:rsidRPr="001D3DBA">
        <w:t>Hmotností</w:t>
      </w:r>
      <w:r w:rsidR="00022A80" w:rsidRPr="001D3DBA">
        <w:t>.</w:t>
      </w:r>
    </w:p>
    <w:p w14:paraId="42F8F650" w14:textId="0CEDEF59" w:rsidR="00B4160F" w:rsidRDefault="00C03E59" w:rsidP="00803C7A">
      <w:pPr>
        <w:pStyle w:val="Nadpis3"/>
      </w:pPr>
      <w:bookmarkStart w:id="202" w:name="_Toc130825400"/>
      <w:r w:rsidRPr="00026347">
        <w:t>7</w:t>
      </w:r>
      <w:r w:rsidR="00803C7A" w:rsidRPr="00026347">
        <w:t>.1.6 kouzla</w:t>
      </w:r>
      <w:bookmarkEnd w:id="202"/>
    </w:p>
    <w:p w14:paraId="1091262D" w14:textId="1AA53218" w:rsidR="00803C7A" w:rsidRPr="001D3DBA" w:rsidRDefault="002944FF" w:rsidP="0083748F">
      <w:pPr>
        <w:jc w:val="both"/>
      </w:pPr>
      <w:r w:rsidRPr="001D3DBA">
        <w:t>Jelikož je většina RPG her zasazena do fantasy světa, s vysokou pravděpodobností bude potřeba logika řešící kouzla</w:t>
      </w:r>
      <w:r w:rsidR="00C063D8">
        <w:t>.</w:t>
      </w:r>
      <w:r w:rsidR="00E22A93" w:rsidRPr="001D3DBA">
        <w:t xml:space="preserve"> </w:t>
      </w:r>
      <w:r w:rsidRPr="001D3DBA">
        <w:t>Základem je abstraktní třída Kouzlo, obsahující název, množství many potřebné k seslání kouzla</w:t>
      </w:r>
      <w:r w:rsidR="000E4241" w:rsidRPr="001D3DBA">
        <w:t>, dobu nabíjení, která určuje, za jak dlouho bude možné kouzlo znovu seslat, a kolik z tohoto času zbývá.</w:t>
      </w:r>
      <w:r w:rsidR="00FB5BEC" w:rsidRPr="001D3DBA">
        <w:t xml:space="preserve"> </w:t>
      </w:r>
      <w:r w:rsidR="00CE75E2" w:rsidRPr="001D3DBA">
        <w:t xml:space="preserve">Metoda </w:t>
      </w:r>
      <w:proofErr w:type="spellStart"/>
      <w:r w:rsidR="00CE75E2" w:rsidRPr="001D3DBA">
        <w:rPr>
          <w:i/>
          <w:iCs/>
        </w:rPr>
        <w:t>DalsiKolo</w:t>
      </w:r>
      <w:proofErr w:type="spellEnd"/>
      <w:r w:rsidR="00124B1C" w:rsidRPr="001D3DBA">
        <w:t xml:space="preserve"> snižuje </w:t>
      </w:r>
      <w:proofErr w:type="spellStart"/>
      <w:r w:rsidR="00124B1C" w:rsidRPr="001D3DBA">
        <w:rPr>
          <w:i/>
          <w:iCs/>
        </w:rPr>
        <w:t>ZbyvaDoNabiti</w:t>
      </w:r>
      <w:proofErr w:type="spellEnd"/>
      <w:r w:rsidR="00124B1C" w:rsidRPr="001D3DBA">
        <w:t xml:space="preserve"> a brání dosáhnout záporné hodnoty.</w:t>
      </w:r>
      <w:r w:rsidR="001A1C76" w:rsidRPr="001D3DBA">
        <w:t xml:space="preserve"> </w:t>
      </w:r>
      <w:proofErr w:type="spellStart"/>
      <w:r w:rsidR="00FB5BEC" w:rsidRPr="001D3DBA">
        <w:rPr>
          <w:i/>
          <w:iCs/>
        </w:rPr>
        <w:t>KouzloUtok</w:t>
      </w:r>
      <w:proofErr w:type="spellEnd"/>
      <w:r w:rsidR="00C1215F" w:rsidRPr="001D3DBA">
        <w:t xml:space="preserve"> slouží k zranění nepřítele</w:t>
      </w:r>
      <w:r w:rsidR="009651B8" w:rsidRPr="001D3DBA">
        <w:t xml:space="preserve"> a </w:t>
      </w:r>
      <w:r w:rsidR="00BD53F4" w:rsidRPr="001D3DBA">
        <w:t xml:space="preserve">má DMG říkající hodnotu poškození, které způsobí. Obrana je zkratka </w:t>
      </w:r>
      <w:proofErr w:type="spellStart"/>
      <w:r w:rsidR="00BD53F4" w:rsidRPr="001D3DBA">
        <w:rPr>
          <w:i/>
          <w:iCs/>
        </w:rPr>
        <w:t>St</w:t>
      </w:r>
      <w:r w:rsidR="001B7C1B" w:rsidRPr="001D3DBA">
        <w:rPr>
          <w:i/>
          <w:iCs/>
        </w:rPr>
        <w:t>a</w:t>
      </w:r>
      <w:r w:rsidR="00BD53F4" w:rsidRPr="001D3DBA">
        <w:rPr>
          <w:i/>
          <w:iCs/>
        </w:rPr>
        <w:t>tu</w:t>
      </w:r>
      <w:proofErr w:type="spellEnd"/>
      <w:r w:rsidR="00BD53F4" w:rsidRPr="001D3DBA">
        <w:t xml:space="preserve">, kterým je možné </w:t>
      </w:r>
      <w:r w:rsidR="00022DED" w:rsidRPr="001D3DBA">
        <w:t>tuto hodnotu snížit.</w:t>
      </w:r>
      <w:r w:rsidR="00352299" w:rsidRPr="001D3DBA">
        <w:t xml:space="preserve"> Typ </w:t>
      </w:r>
      <w:r w:rsidR="002B587C" w:rsidRPr="001D3DBA">
        <w:t>je využíván při výpisu, aby hráč věděl</w:t>
      </w:r>
      <w:r w:rsidR="00BC0990" w:rsidRPr="001D3DBA">
        <w:t>,</w:t>
      </w:r>
      <w:r w:rsidR="002B587C" w:rsidRPr="001D3DBA">
        <w:t xml:space="preserve"> jaký druh poškození působí.</w:t>
      </w:r>
      <w:r w:rsidR="00C73856" w:rsidRPr="001D3DBA">
        <w:t xml:space="preserve"> </w:t>
      </w:r>
      <w:proofErr w:type="spellStart"/>
      <w:r w:rsidR="00C73856" w:rsidRPr="001D3DBA">
        <w:rPr>
          <w:i/>
          <w:iCs/>
        </w:rPr>
        <w:t>KouzloBuff</w:t>
      </w:r>
      <w:proofErr w:type="spellEnd"/>
      <w:r w:rsidR="00C73856" w:rsidRPr="001D3DBA">
        <w:t xml:space="preserve"> přidá vybrané postavě </w:t>
      </w:r>
      <w:proofErr w:type="spellStart"/>
      <w:r w:rsidR="00C73856" w:rsidRPr="001D3DBA">
        <w:rPr>
          <w:i/>
          <w:iCs/>
        </w:rPr>
        <w:t>Buff</w:t>
      </w:r>
      <w:proofErr w:type="spellEnd"/>
      <w:r w:rsidR="00C73856" w:rsidRPr="001D3DBA">
        <w:t xml:space="preserve"> (viz Kap. 6.1.2) a </w:t>
      </w:r>
      <w:proofErr w:type="spellStart"/>
      <w:r w:rsidR="00C73856" w:rsidRPr="001D3DBA">
        <w:rPr>
          <w:i/>
          <w:iCs/>
        </w:rPr>
        <w:t>KouzloLeceni</w:t>
      </w:r>
      <w:proofErr w:type="spellEnd"/>
      <w:r w:rsidR="00C73856" w:rsidRPr="001D3DBA">
        <w:t xml:space="preserve"> po dobu efektu kouzla doplňuje vybrané postavě životy.</w:t>
      </w:r>
    </w:p>
    <w:p w14:paraId="7DEAC236" w14:textId="750682AA" w:rsidR="00A21C2C" w:rsidRPr="00A21C2C" w:rsidRDefault="00C03E59" w:rsidP="00A21C2C">
      <w:pPr>
        <w:pStyle w:val="Nadpis3"/>
      </w:pPr>
      <w:bookmarkStart w:id="203" w:name="_Toc130825401"/>
      <w:r w:rsidRPr="00026347">
        <w:t>7</w:t>
      </w:r>
      <w:r w:rsidR="00A21C2C" w:rsidRPr="00026347">
        <w:t>.1.7 mapa</w:t>
      </w:r>
      <w:bookmarkEnd w:id="203"/>
    </w:p>
    <w:p w14:paraId="4B356609" w14:textId="6662FAFD" w:rsidR="00ED1883" w:rsidRPr="003818AE" w:rsidRDefault="00411162" w:rsidP="00CB237E">
      <w:pPr>
        <w:jc w:val="both"/>
        <w:rPr>
          <w:i/>
          <w:iCs/>
        </w:rPr>
      </w:pPr>
      <w:r w:rsidRPr="001D3DBA">
        <w:t xml:space="preserve">Během hry je třeba vědět, </w:t>
      </w:r>
      <w:r w:rsidR="002465A4" w:rsidRPr="001D3DBA">
        <w:t>jaké postavy</w:t>
      </w:r>
      <w:r w:rsidRPr="001D3DBA">
        <w:t xml:space="preserve"> se kde v herním světě nachází</w:t>
      </w:r>
      <w:r w:rsidR="006D621C" w:rsidRPr="001D3DBA">
        <w:t xml:space="preserve">. Tuto logiku zajišťují třídy </w:t>
      </w:r>
      <w:r w:rsidR="006D621C" w:rsidRPr="001D3DBA">
        <w:rPr>
          <w:i/>
          <w:iCs/>
        </w:rPr>
        <w:t>Mapa</w:t>
      </w:r>
      <w:r w:rsidR="006D621C" w:rsidRPr="001D3DBA">
        <w:t xml:space="preserve">, </w:t>
      </w:r>
      <w:proofErr w:type="spellStart"/>
      <w:r w:rsidR="006D621C" w:rsidRPr="001D3DBA">
        <w:rPr>
          <w:i/>
          <w:iCs/>
        </w:rPr>
        <w:t>Chunk</w:t>
      </w:r>
      <w:proofErr w:type="spellEnd"/>
      <w:r w:rsidR="006D621C" w:rsidRPr="001D3DBA">
        <w:t xml:space="preserve"> a </w:t>
      </w:r>
      <w:r w:rsidR="006D621C" w:rsidRPr="001D3DBA">
        <w:rPr>
          <w:i/>
          <w:iCs/>
        </w:rPr>
        <w:t>Lokace</w:t>
      </w:r>
      <w:r w:rsidR="00C063D8">
        <w:rPr>
          <w:i/>
          <w:iCs/>
        </w:rPr>
        <w:t xml:space="preserve">. </w:t>
      </w:r>
      <w:r w:rsidR="007C5323" w:rsidRPr="001D3DBA">
        <w:t xml:space="preserve">Základním stavebním kamenem jsou instance třídy </w:t>
      </w:r>
      <w:r w:rsidR="007C5323" w:rsidRPr="001D3DBA">
        <w:rPr>
          <w:i/>
          <w:iCs/>
        </w:rPr>
        <w:t>Lokace</w:t>
      </w:r>
      <w:r w:rsidR="007C5323" w:rsidRPr="001D3DBA">
        <w:t xml:space="preserve"> reprezentující prostředí, která se ve hře mohou nacházet</w:t>
      </w:r>
      <w:r w:rsidR="00875139" w:rsidRPr="001D3DBA">
        <w:t xml:space="preserve"> (např. les a vesnice)</w:t>
      </w:r>
      <w:r w:rsidR="007C5323" w:rsidRPr="001D3DBA">
        <w:t>.</w:t>
      </w:r>
      <w:r w:rsidR="00CB32F2" w:rsidRPr="001D3DBA">
        <w:t xml:space="preserve"> Každ</w:t>
      </w:r>
      <w:r w:rsidR="00D339C2" w:rsidRPr="001D3DBA">
        <w:t xml:space="preserve">ý objekt </w:t>
      </w:r>
      <w:r w:rsidR="00CB32F2" w:rsidRPr="001D3DBA">
        <w:t>obsahuje seznam lokací, se kterými může sousedit, což je využíváno při náhodném generování mapy.</w:t>
      </w:r>
      <w:r w:rsidR="008F1652" w:rsidRPr="001D3DBA">
        <w:t xml:space="preserve"> Pro práci s lokacemi je využíván návrhový vzor </w:t>
      </w:r>
      <w:proofErr w:type="spellStart"/>
      <w:r w:rsidR="008F1652" w:rsidRPr="001D3DBA">
        <w:t>fly</w:t>
      </w:r>
      <w:proofErr w:type="spellEnd"/>
      <w:r w:rsidR="008F1652" w:rsidRPr="001D3DBA">
        <w:t xml:space="preserve"> </w:t>
      </w:r>
      <w:proofErr w:type="spellStart"/>
      <w:r w:rsidR="008F1652" w:rsidRPr="001D3DBA">
        <w:t>weight</w:t>
      </w:r>
      <w:proofErr w:type="spellEnd"/>
      <w:del w:id="204" w:author="Martin Novák" w:date="2023-03-27T18:49:00Z">
        <w:r w:rsidR="008F1652" w:rsidRPr="001D3DBA" w:rsidDel="00CF38E3">
          <w:delText>, kdy není vytvářena nová instance pro každé použití, ale</w:delText>
        </w:r>
        <w:r w:rsidR="00CB237E" w:rsidRPr="001D3DBA" w:rsidDel="00CF38E3">
          <w:delText xml:space="preserve"> </w:delText>
        </w:r>
        <w:r w:rsidR="00A97911" w:rsidRPr="001D3DBA" w:rsidDel="00CF38E3">
          <w:delText xml:space="preserve">jsou vytvořeny jen instance unikátních </w:delText>
        </w:r>
        <w:r w:rsidR="000C7EE4" w:rsidRPr="001D3DBA" w:rsidDel="00CF38E3">
          <w:delText>objektů, na něž je odkazováno</w:delText>
        </w:r>
      </w:del>
      <w:r w:rsidR="00277527" w:rsidRPr="001D3DBA">
        <w:t xml:space="preserve">, čímž je výrazně sníženo potřebné </w:t>
      </w:r>
      <w:r w:rsidR="006B706D" w:rsidRPr="001D3DBA">
        <w:t xml:space="preserve">místo </w:t>
      </w:r>
      <w:r w:rsidR="00277527" w:rsidRPr="001D3DBA">
        <w:t>v paměti.</w:t>
      </w:r>
      <w:r w:rsidR="00E260D2" w:rsidRPr="001D3DBA">
        <w:t xml:space="preserve"> </w:t>
      </w:r>
      <w:r w:rsidR="00343707" w:rsidRPr="001D3DBA">
        <w:t xml:space="preserve">Dalším způsobem minimalizace potřebné paměti je rozdělení mapy na menší bloky zvané </w:t>
      </w:r>
      <w:proofErr w:type="spellStart"/>
      <w:r w:rsidR="00932D56" w:rsidRPr="001D3DBA">
        <w:rPr>
          <w:i/>
          <w:iCs/>
        </w:rPr>
        <w:t>chunky</w:t>
      </w:r>
      <w:proofErr w:type="spellEnd"/>
      <w:r w:rsidR="00932D56" w:rsidRPr="001D3DBA">
        <w:t>.</w:t>
      </w:r>
      <w:r w:rsidR="00C01E7A" w:rsidRPr="001D3DBA">
        <w:t xml:space="preserve"> Ty umožňují uchovávat v paměti jen aktuálně vykreslovanou část mapy a její </w:t>
      </w:r>
      <w:r w:rsidR="00BE6DE1" w:rsidRPr="001D3DBA">
        <w:t xml:space="preserve">nejbližší okolí, kam hráč </w:t>
      </w:r>
      <w:r w:rsidR="00BE6DE1" w:rsidRPr="001D3DBA">
        <w:lastRenderedPageBreak/>
        <w:t>pravděpodobně brzy dorazí.</w:t>
      </w:r>
      <w:r w:rsidR="00B50158" w:rsidRPr="001D3DBA">
        <w:t xml:space="preserve"> Pro účely generování těchto bloků </w:t>
      </w:r>
      <w:r w:rsidR="0065706A" w:rsidRPr="001D3DBA">
        <w:t>obsahuje třída</w:t>
      </w:r>
      <w:r w:rsidR="00B50158" w:rsidRPr="001D3DBA">
        <w:t xml:space="preserve"> několik metod schopných </w:t>
      </w:r>
      <w:r w:rsidR="00755C04" w:rsidRPr="001D3DBA">
        <w:t xml:space="preserve">vygenerovat nový </w:t>
      </w:r>
      <w:proofErr w:type="spellStart"/>
      <w:r w:rsidR="00755C04" w:rsidRPr="001D3DBA">
        <w:t>chunk</w:t>
      </w:r>
      <w:proofErr w:type="spellEnd"/>
      <w:r w:rsidR="00755C04" w:rsidRPr="001D3DBA">
        <w:t xml:space="preserve"> na základě startovní </w:t>
      </w:r>
      <w:r w:rsidR="00454928" w:rsidRPr="001D3DBA">
        <w:t>lokace a její polohy</w:t>
      </w:r>
      <w:r w:rsidR="00755C04" w:rsidRPr="001D3DBA">
        <w:t xml:space="preserve">, či podle sousedních </w:t>
      </w:r>
      <w:proofErr w:type="spellStart"/>
      <w:r w:rsidR="00755C04" w:rsidRPr="001D3DBA">
        <w:t>chunků</w:t>
      </w:r>
      <w:proofErr w:type="spellEnd"/>
      <w:r w:rsidR="00755C04" w:rsidRPr="001D3DBA">
        <w:t>.</w:t>
      </w:r>
      <w:r w:rsidR="00C63D9E" w:rsidRPr="001D3DBA">
        <w:t xml:space="preserve"> </w:t>
      </w:r>
      <w:r w:rsidR="00BC1A02" w:rsidRPr="001D3DBA">
        <w:t xml:space="preserve">Rozmístění </w:t>
      </w:r>
      <w:proofErr w:type="spellStart"/>
      <w:r w:rsidR="00BC1A02" w:rsidRPr="001D3DBA">
        <w:t>chunků</w:t>
      </w:r>
      <w:proofErr w:type="spellEnd"/>
      <w:r w:rsidR="00BC1A02" w:rsidRPr="001D3DBA">
        <w:t xml:space="preserve"> a informac</w:t>
      </w:r>
      <w:r w:rsidR="00BF18BA" w:rsidRPr="001D3DBA">
        <w:t>e</w:t>
      </w:r>
      <w:r w:rsidR="00BC1A02" w:rsidRPr="001D3DBA">
        <w:t xml:space="preserve"> o tom, </w:t>
      </w:r>
      <w:r w:rsidR="00BF18BA" w:rsidRPr="001D3DBA">
        <w:t>které již byli vygenerovány</w:t>
      </w:r>
      <w:r w:rsidR="00E81A3D" w:rsidRPr="001D3DBA">
        <w:t xml:space="preserve"> </w:t>
      </w:r>
      <w:r w:rsidR="00BF18BA" w:rsidRPr="001D3DBA">
        <w:t xml:space="preserve">se nachází v objektu </w:t>
      </w:r>
      <w:r w:rsidR="00BF18BA" w:rsidRPr="001D3DBA">
        <w:rPr>
          <w:i/>
          <w:iCs/>
        </w:rPr>
        <w:t>Mapa</w:t>
      </w:r>
      <w:r w:rsidR="003818AE" w:rsidRPr="001D3DBA">
        <w:t>, kde se také pr</w:t>
      </w:r>
      <w:r w:rsidR="006C3F9D" w:rsidRPr="001D3DBA">
        <w:t xml:space="preserve">ovádí volání </w:t>
      </w:r>
      <w:r w:rsidR="00DF4242" w:rsidRPr="001D3DBA">
        <w:t>příslušných metod</w:t>
      </w:r>
      <w:r w:rsidR="00DC150A" w:rsidRPr="001D3DBA">
        <w:t xml:space="preserve">. Pro předání potřebných souřadnic při načítání a uvolňování </w:t>
      </w:r>
      <w:proofErr w:type="spellStart"/>
      <w:r w:rsidR="00DC150A" w:rsidRPr="001D3DBA">
        <w:t>chunku</w:t>
      </w:r>
      <w:proofErr w:type="spellEnd"/>
      <w:r w:rsidR="00DC150A" w:rsidRPr="001D3DBA">
        <w:t xml:space="preserve"> z paměti slouží třída </w:t>
      </w:r>
      <w:proofErr w:type="spellStart"/>
      <w:r w:rsidR="00DC150A" w:rsidRPr="001D3DBA">
        <w:rPr>
          <w:i/>
          <w:iCs/>
        </w:rPr>
        <w:t>LoadUnloadEventArg</w:t>
      </w:r>
      <w:proofErr w:type="spellEnd"/>
      <w:r w:rsidR="00DC150A" w:rsidRPr="001D3DBA">
        <w:t xml:space="preserve">, </w:t>
      </w:r>
      <w:r w:rsidR="00136D84" w:rsidRPr="001D3DBA">
        <w:t>jejíž</w:t>
      </w:r>
      <w:r w:rsidR="00DC150A" w:rsidRPr="001D3DBA">
        <w:t xml:space="preserve"> instance se </w:t>
      </w:r>
      <w:r w:rsidR="00136D84" w:rsidRPr="001D3DBA">
        <w:t>předává jako argument události.</w:t>
      </w:r>
    </w:p>
    <w:p w14:paraId="3285092E" w14:textId="77777777" w:rsidR="00BD6C97" w:rsidRDefault="00BD6C97" w:rsidP="00803C7A"/>
    <w:p w14:paraId="2E08E8DE" w14:textId="5D994648" w:rsidR="00A21C2C" w:rsidRDefault="00C03E59" w:rsidP="00BD6C97">
      <w:pPr>
        <w:pStyle w:val="Nadpis3"/>
      </w:pPr>
      <w:bookmarkStart w:id="205" w:name="_Toc130825402"/>
      <w:r w:rsidRPr="00026347">
        <w:t>7</w:t>
      </w:r>
      <w:r w:rsidR="00BD6C97" w:rsidRPr="00026347">
        <w:t>.6.8 úkoly</w:t>
      </w:r>
      <w:bookmarkEnd w:id="205"/>
    </w:p>
    <w:p w14:paraId="64011BA3" w14:textId="64DEB13A" w:rsidR="00BD6C97" w:rsidRDefault="00664C09" w:rsidP="0083748F">
      <w:pPr>
        <w:jc w:val="both"/>
      </w:pPr>
      <w:r w:rsidRPr="001D3DBA">
        <w:t>K</w:t>
      </w:r>
      <w:r w:rsidR="005C10B6" w:rsidRPr="001D3DBA">
        <w:t xml:space="preserve"> </w:t>
      </w:r>
      <w:r w:rsidRPr="001D3DBA">
        <w:t xml:space="preserve">RPG hrám neodmyslitelně patří </w:t>
      </w:r>
      <w:r w:rsidR="00240FB8" w:rsidRPr="001D3DBA">
        <w:t xml:space="preserve">plnění </w:t>
      </w:r>
      <w:r w:rsidRPr="001D3DBA">
        <w:t>úkol</w:t>
      </w:r>
      <w:r w:rsidR="00240FB8" w:rsidRPr="001D3DBA">
        <w:t>ů.</w:t>
      </w:r>
      <w:r w:rsidR="001A6251" w:rsidRPr="001D3DBA">
        <w:t xml:space="preserve"> Ty jsou reprezentovány objekty typu Úkol, který má své jméno</w:t>
      </w:r>
      <w:r w:rsidR="00FB7522" w:rsidRPr="001D3DBA">
        <w:t>,</w:t>
      </w:r>
      <w:r w:rsidR="001A6251" w:rsidRPr="001D3DBA">
        <w:t xml:space="preserve"> popis</w:t>
      </w:r>
      <w:r w:rsidR="00FB7522" w:rsidRPr="001D3DBA">
        <w:t xml:space="preserve"> a informaci</w:t>
      </w:r>
      <w:r w:rsidR="0056751B" w:rsidRPr="001D3DBA">
        <w:t>,</w:t>
      </w:r>
      <w:r w:rsidR="00FB7522" w:rsidRPr="001D3DBA">
        <w:t xml:space="preserve"> zda byl již hráčem splněn</w:t>
      </w:r>
      <w:r w:rsidR="001A6251" w:rsidRPr="001D3DBA">
        <w:t xml:space="preserve">. </w:t>
      </w:r>
      <w:r w:rsidR="00192E71" w:rsidRPr="001D3DBA">
        <w:t>Jednotlivé části úkolu</w:t>
      </w:r>
      <w:r w:rsidR="007C55D3" w:rsidRPr="001D3DBA">
        <w:t>, potřebné k jeho dokončení,</w:t>
      </w:r>
      <w:r w:rsidR="00192E71" w:rsidRPr="001D3DBA">
        <w:t xml:space="preserve"> jsou uloženy v listu objektů </w:t>
      </w:r>
      <w:proofErr w:type="spellStart"/>
      <w:r w:rsidR="00192E71" w:rsidRPr="001D3DBA">
        <w:rPr>
          <w:i/>
          <w:iCs/>
        </w:rPr>
        <w:t>UkolPolozka</w:t>
      </w:r>
      <w:proofErr w:type="spellEnd"/>
      <w:r w:rsidR="007C55D3" w:rsidRPr="001D3DBA">
        <w:t xml:space="preserve"> a odměn</w:t>
      </w:r>
      <w:r w:rsidR="0050619F" w:rsidRPr="001D3DBA">
        <w:t>u</w:t>
      </w:r>
      <w:r w:rsidR="007C55D3" w:rsidRPr="001D3DBA">
        <w:t>, kterou hráč získá</w:t>
      </w:r>
      <w:r w:rsidR="0050619F" w:rsidRPr="001D3DBA">
        <w:t xml:space="preserve"> reprezentuje třída implementující rozhraní </w:t>
      </w:r>
      <w:proofErr w:type="spellStart"/>
      <w:r w:rsidR="0050619F" w:rsidRPr="001D3DBA">
        <w:rPr>
          <w:i/>
          <w:iCs/>
        </w:rPr>
        <w:t>IUkolOdmena</w:t>
      </w:r>
      <w:proofErr w:type="spellEnd"/>
      <w:r w:rsidR="0050619F" w:rsidRPr="001D3DBA">
        <w:t>.</w:t>
      </w:r>
      <w:r w:rsidR="001D255B" w:rsidRPr="001D3DBA">
        <w:t xml:space="preserve"> Po splnění je vyvolána událost </w:t>
      </w:r>
      <w:proofErr w:type="spellStart"/>
      <w:r w:rsidR="001D255B" w:rsidRPr="001D3DBA">
        <w:rPr>
          <w:i/>
          <w:iCs/>
        </w:rPr>
        <w:t>Dokoncen</w:t>
      </w:r>
      <w:proofErr w:type="spellEnd"/>
      <w:r w:rsidR="001D255B" w:rsidRPr="001D3DBA">
        <w:t xml:space="preserve"> určený k</w:t>
      </w:r>
      <w:r w:rsidR="003C32CE" w:rsidRPr="001D3DBA">
        <w:t> předání odměny hráči.</w:t>
      </w:r>
      <w:r w:rsidR="00E855B9" w:rsidRPr="001D3DBA">
        <w:t xml:space="preserve"> </w:t>
      </w:r>
      <w:proofErr w:type="spellStart"/>
      <w:r w:rsidR="00FD2D47" w:rsidRPr="001D3DBA">
        <w:rPr>
          <w:i/>
          <w:iCs/>
        </w:rPr>
        <w:t>UkolPolozka</w:t>
      </w:r>
      <w:proofErr w:type="spellEnd"/>
      <w:r w:rsidR="00256024" w:rsidRPr="001D3DBA">
        <w:t xml:space="preserve"> </w:t>
      </w:r>
      <w:r w:rsidR="00DA001F" w:rsidRPr="001D3DBA">
        <w:t>obsahuj</w:t>
      </w:r>
      <w:r w:rsidR="000645CB" w:rsidRPr="001D3DBA">
        <w:t>e</w:t>
      </w:r>
      <w:r w:rsidR="00DA001F" w:rsidRPr="001D3DBA">
        <w:t xml:space="preserve"> výčet (</w:t>
      </w:r>
      <w:proofErr w:type="spellStart"/>
      <w:r w:rsidR="00DA001F" w:rsidRPr="001D3DBA">
        <w:t>enum</w:t>
      </w:r>
      <w:proofErr w:type="spellEnd"/>
      <w:r w:rsidR="00DA001F" w:rsidRPr="001D3DBA">
        <w:t xml:space="preserve">) </w:t>
      </w:r>
      <w:proofErr w:type="spellStart"/>
      <w:r w:rsidR="00DA001F" w:rsidRPr="001D3DBA">
        <w:rPr>
          <w:i/>
          <w:iCs/>
        </w:rPr>
        <w:t>UkolTyp</w:t>
      </w:r>
      <w:proofErr w:type="spellEnd"/>
      <w:r w:rsidR="00DA001F" w:rsidRPr="001D3DBA">
        <w:t xml:space="preserve"> říkající jakou akci musí hráč provést s</w:t>
      </w:r>
      <w:r w:rsidR="000645CB" w:rsidRPr="001D3DBA">
        <w:t xml:space="preserve"> objektem </w:t>
      </w:r>
      <w:r w:rsidR="004D32A5" w:rsidRPr="001D3DBA">
        <w:t xml:space="preserve">ve vlastnosti </w:t>
      </w:r>
      <w:proofErr w:type="spellStart"/>
      <w:r w:rsidR="004D32A5" w:rsidRPr="001D3DBA">
        <w:rPr>
          <w:i/>
          <w:iCs/>
        </w:rPr>
        <w:t>Polozka</w:t>
      </w:r>
      <w:proofErr w:type="spellEnd"/>
      <w:r w:rsidR="00F57091" w:rsidRPr="001D3DBA">
        <w:t xml:space="preserve">, kde v závislosti na implementaci může být reference či hodnota jenž vyjadřuje, že se jedná o stejný </w:t>
      </w:r>
      <w:r w:rsidR="00BC48E1" w:rsidRPr="001D3DBA">
        <w:t>objekt (například jméno nebo výpis)</w:t>
      </w:r>
      <w:r w:rsidR="004D32A5" w:rsidRPr="001D3DBA">
        <w:t xml:space="preserve">. </w:t>
      </w:r>
      <w:r w:rsidR="004D32A5" w:rsidRPr="001D3DBA">
        <w:rPr>
          <w:i/>
          <w:iCs/>
        </w:rPr>
        <w:t>Hodnota</w:t>
      </w:r>
      <w:r w:rsidR="004D32A5" w:rsidRPr="001D3DBA">
        <w:t xml:space="preserve"> Počet udává kolikrát je tato akce vyžadována a Hotovo</w:t>
      </w:r>
      <w:r w:rsidR="001F738B" w:rsidRPr="001D3DBA">
        <w:t xml:space="preserve"> je kolikrát se tak již stalo.</w:t>
      </w:r>
      <w:r w:rsidR="001607FE" w:rsidRPr="001D3DBA">
        <w:t xml:space="preserve"> </w:t>
      </w:r>
      <w:r w:rsidR="00BB0934" w:rsidRPr="001D3DBA">
        <w:t xml:space="preserve">Došlo-li k splnění požadavku je vyhodnocováno metodou </w:t>
      </w:r>
      <w:proofErr w:type="spellStart"/>
      <w:r w:rsidR="00BB0934" w:rsidRPr="001D3DBA">
        <w:rPr>
          <w:i/>
          <w:iCs/>
        </w:rPr>
        <w:t>UpdateStav</w:t>
      </w:r>
      <w:proofErr w:type="spellEnd"/>
      <w:r w:rsidR="00BB0934" w:rsidRPr="001D3DBA">
        <w:t>.</w:t>
      </w:r>
      <w:r w:rsidR="00BE2437" w:rsidRPr="001D3DBA">
        <w:t xml:space="preserve"> Pro odměny je kromě třídy </w:t>
      </w:r>
      <w:proofErr w:type="spellStart"/>
      <w:r w:rsidR="00BE2437" w:rsidRPr="001D3DBA">
        <w:rPr>
          <w:i/>
          <w:iCs/>
        </w:rPr>
        <w:t>UkolOdmena</w:t>
      </w:r>
      <w:proofErr w:type="spellEnd"/>
      <w:r w:rsidR="00BE2437" w:rsidRPr="001D3DBA">
        <w:t xml:space="preserve"> připraveno také rozhraní </w:t>
      </w:r>
      <w:proofErr w:type="spellStart"/>
      <w:r w:rsidR="00BE2437" w:rsidRPr="001D3DBA">
        <w:rPr>
          <w:i/>
          <w:iCs/>
        </w:rPr>
        <w:t>IUkolOdmena</w:t>
      </w:r>
      <w:proofErr w:type="spellEnd"/>
      <w:r w:rsidR="00BE2437" w:rsidRPr="001D3DBA">
        <w:t xml:space="preserve"> pro případ, že by toto řešení nebylo pro konkrétní hru vhodné.</w:t>
      </w:r>
    </w:p>
    <w:p w14:paraId="3A8F2744" w14:textId="55CD4C20" w:rsidR="00882C40" w:rsidRDefault="00C03E59" w:rsidP="002D4783">
      <w:pPr>
        <w:pStyle w:val="Nadpis3"/>
      </w:pPr>
      <w:bookmarkStart w:id="206" w:name="_Toc130825403"/>
      <w:r w:rsidRPr="00026347">
        <w:t>7</w:t>
      </w:r>
      <w:r w:rsidR="002D4783" w:rsidRPr="00026347">
        <w:t>.1.</w:t>
      </w:r>
      <w:r w:rsidR="00BE0C3C" w:rsidRPr="00026347">
        <w:t>9</w:t>
      </w:r>
      <w:r w:rsidR="002D4783" w:rsidRPr="00026347">
        <w:t xml:space="preserve"> </w:t>
      </w:r>
      <w:proofErr w:type="spellStart"/>
      <w:r w:rsidR="002D4783" w:rsidRPr="00026347">
        <w:t>GameManager</w:t>
      </w:r>
      <w:bookmarkEnd w:id="206"/>
      <w:proofErr w:type="spellEnd"/>
    </w:p>
    <w:p w14:paraId="52687ED2" w14:textId="23BBB47A" w:rsidR="00962582" w:rsidRDefault="001D3DBA" w:rsidP="00920E9C">
      <w:pPr>
        <w:jc w:val="both"/>
      </w:pPr>
      <w:r w:rsidRPr="00BA3AC6">
        <w:t>Aby bylo možné veškeré změny provádět na jednom místě a eliminovat tak nežádoucí situaci, že je hodnota zapsána na více místech, ale změna je provedena jen</w:t>
      </w:r>
      <w:r w:rsidR="00DB5380" w:rsidRPr="00BA3AC6">
        <w:t xml:space="preserve"> na některých a hra v některých situacích použije novou hodnotu, ale v ostatních případech stále využívá starou, je použita třída </w:t>
      </w:r>
      <w:proofErr w:type="spellStart"/>
      <w:r w:rsidR="00DB5380" w:rsidRPr="00BA3AC6">
        <w:rPr>
          <w:i/>
          <w:iCs/>
        </w:rPr>
        <w:t>GameManagerDLL</w:t>
      </w:r>
      <w:proofErr w:type="spellEnd"/>
      <w:r w:rsidR="00DB5380" w:rsidRPr="00BA3AC6">
        <w:t>.</w:t>
      </w:r>
      <w:r w:rsidR="00BC61A8" w:rsidRPr="00BA3AC6">
        <w:t xml:space="preserve"> Další výhodou je</w:t>
      </w:r>
      <w:r w:rsidR="00920E9C" w:rsidRPr="00BA3AC6">
        <w:t xml:space="preserve"> vyšší přehlednost a snazší balancování hodnot. </w:t>
      </w:r>
      <w:r w:rsidR="00BD398B" w:rsidRPr="00BA3AC6">
        <w:t>Jelikož má každá hra jiné lokace, postavy, předměty a jejich statistiky není možné tyto údaje vytvořit univerzální pro všechny. Proto je třída vytvořena jako abstraktní, což znamená, že není možné vytvořit její instanci</w:t>
      </w:r>
      <w:r w:rsidR="003D4A95" w:rsidRPr="00BA3AC6">
        <w:t xml:space="preserve"> a je třeba vytvořit jejího potomka.</w:t>
      </w:r>
      <w:r w:rsidR="004C3E8B" w:rsidRPr="00BA3AC6">
        <w:t xml:space="preserve"> Třída obsahuje abstraktní metody, které mají jen hlavičku a potomek musí obsahovat jejich přetížení.</w:t>
      </w:r>
      <w:r w:rsidR="00962582" w:rsidRPr="00BA3AC6">
        <w:t xml:space="preserve"> </w:t>
      </w:r>
      <w:r w:rsidR="00C61FF2" w:rsidRPr="00BA3AC6">
        <w:t xml:space="preserve">Jelikož je </w:t>
      </w:r>
      <w:proofErr w:type="spellStart"/>
      <w:r w:rsidR="00C61FF2" w:rsidRPr="00BA3AC6">
        <w:t>GameManage</w:t>
      </w:r>
      <w:proofErr w:type="spellEnd"/>
      <w:r w:rsidR="00C61FF2" w:rsidRPr="00BA3AC6">
        <w:t xml:space="preserve"> běžně využívaný název, byla třída v knihovně nazvána </w:t>
      </w:r>
      <w:proofErr w:type="spellStart"/>
      <w:r w:rsidR="00C61FF2" w:rsidRPr="00BA3AC6">
        <w:rPr>
          <w:i/>
          <w:iCs/>
        </w:rPr>
        <w:t>GameManagerDLL</w:t>
      </w:r>
      <w:proofErr w:type="spellEnd"/>
      <w:r w:rsidR="00C61FF2" w:rsidRPr="00BA3AC6">
        <w:t>, aby nevznikl konflikt v</w:t>
      </w:r>
      <w:r w:rsidR="00D51D5B" w:rsidRPr="00BA3AC6">
        <w:t> </w:t>
      </w:r>
      <w:r w:rsidR="00C61FF2" w:rsidRPr="00BA3AC6">
        <w:t>názvech</w:t>
      </w:r>
      <w:r w:rsidR="00D51D5B" w:rsidRPr="00BA3AC6">
        <w:t xml:space="preserve">, jelikož </w:t>
      </w:r>
      <w:r w:rsidR="00A45EAB" w:rsidRPr="00BA3AC6">
        <w:t>třídy rozšiřující knihovnu</w:t>
      </w:r>
      <w:r w:rsidR="0043349A" w:rsidRPr="00BA3AC6">
        <w:t xml:space="preserve"> mají odkaz na </w:t>
      </w:r>
      <w:proofErr w:type="spellStart"/>
      <w:r w:rsidR="0043349A" w:rsidRPr="00BA3AC6">
        <w:rPr>
          <w:i/>
          <w:iCs/>
        </w:rPr>
        <w:t>namespace</w:t>
      </w:r>
      <w:proofErr w:type="spellEnd"/>
      <w:r w:rsidR="0043349A" w:rsidRPr="00BA3AC6">
        <w:t xml:space="preserve"> knihovny.</w:t>
      </w:r>
      <w:r w:rsidR="00196170" w:rsidRPr="00BA3AC6">
        <w:t xml:space="preserve"> Na </w:t>
      </w:r>
      <w:r w:rsidR="009C1F9A" w:rsidRPr="00BA3AC6">
        <w:t>potomka</w:t>
      </w:r>
      <w:r w:rsidR="00196170" w:rsidRPr="00BA3AC6">
        <w:t xml:space="preserve"> třídu by</w:t>
      </w:r>
      <w:r w:rsidR="009C1F9A" w:rsidRPr="00BA3AC6">
        <w:t xml:space="preserve"> měl</w:t>
      </w:r>
      <w:r w:rsidR="00196170" w:rsidRPr="00BA3AC6">
        <w:t xml:space="preserve"> použit návrhový vzor </w:t>
      </w:r>
      <w:r w:rsidR="00196170" w:rsidRPr="00BA3AC6">
        <w:rPr>
          <w:i/>
          <w:iCs/>
        </w:rPr>
        <w:t>singleton</w:t>
      </w:r>
      <w:r w:rsidR="00196170" w:rsidRPr="00BA3AC6">
        <w:t xml:space="preserve">, aby </w:t>
      </w:r>
      <w:r w:rsidR="00543E34" w:rsidRPr="00BA3AC6">
        <w:t xml:space="preserve">bylo zajištěno, že </w:t>
      </w:r>
      <w:r w:rsidR="00196170" w:rsidRPr="00BA3AC6">
        <w:t xml:space="preserve">v programu </w:t>
      </w:r>
      <w:r w:rsidR="00543E34" w:rsidRPr="00BA3AC6">
        <w:t>existuje</w:t>
      </w:r>
      <w:r w:rsidR="00196170" w:rsidRPr="00BA3AC6">
        <w:t xml:space="preserve"> jen jedna instance</w:t>
      </w:r>
      <w:r w:rsidR="004806E7" w:rsidRPr="00BA3AC6">
        <w:t>.</w:t>
      </w:r>
      <w:del w:id="207" w:author="Martin Novák" w:date="2023-03-26T19:15:00Z">
        <w:r w:rsidR="004806E7" w:rsidRPr="00BA3AC6" w:rsidDel="00CE348D">
          <w:delText xml:space="preserve"> Toho je docíleno tak, že pokud je </w:delText>
        </w:r>
        <w:r w:rsidR="008B5F1D" w:rsidRPr="00BA3AC6" w:rsidDel="00CE348D">
          <w:delText>potřeba</w:delText>
        </w:r>
        <w:r w:rsidR="004806E7" w:rsidRPr="00BA3AC6" w:rsidDel="00CE348D">
          <w:delText xml:space="preserve"> instance, je zavolána metoda či vlastnost</w:delText>
        </w:r>
        <w:r w:rsidR="00B92044" w:rsidRPr="00BA3AC6" w:rsidDel="00CE348D">
          <w:delText>, ověřující, zda v</w:delText>
        </w:r>
        <w:r w:rsidR="00B6010F" w:rsidRPr="00BA3AC6" w:rsidDel="00CE348D">
          <w:delText> privátní statické proměnné již není instance.</w:delText>
        </w:r>
      </w:del>
      <w:r w:rsidR="00B6010F" w:rsidRPr="00BA3AC6">
        <w:t xml:space="preserve"> </w:t>
      </w:r>
      <w:del w:id="208" w:author="Martin Novák" w:date="2023-03-26T19:15:00Z">
        <w:r w:rsidR="00B6010F" w:rsidRPr="00BA3AC6" w:rsidDel="00CE348D">
          <w:delText>Pokud ano, je vrácena. V opačném případě je zavolán privátní konstruktor</w:delText>
        </w:r>
        <w:r w:rsidR="00543E34" w:rsidRPr="00BA3AC6" w:rsidDel="00CE348D">
          <w:delText xml:space="preserve">, </w:delText>
        </w:r>
        <w:r w:rsidR="00222C6B" w:rsidRPr="00BA3AC6" w:rsidDel="00CE348D">
          <w:delText>jehož výsledek je vložen do této proměnné a vrácen.</w:delText>
        </w:r>
        <w:r w:rsidR="00477BA5" w:rsidRPr="00BA3AC6" w:rsidDel="00CE348D">
          <w:delText xml:space="preserve"> </w:delText>
        </w:r>
      </w:del>
      <w:proofErr w:type="spellStart"/>
      <w:r w:rsidR="00477BA5" w:rsidRPr="00BA3AC6">
        <w:rPr>
          <w:i/>
          <w:iCs/>
        </w:rPr>
        <w:t>Staty</w:t>
      </w:r>
      <w:proofErr w:type="spellEnd"/>
      <w:r w:rsidR="00477BA5" w:rsidRPr="00BA3AC6">
        <w:t xml:space="preserve"> jsou rozděleny do skupin, což usnadňuje přidávání k postavám a předmětům, jelikož je možné </w:t>
      </w:r>
      <w:r w:rsidR="00173CB0" w:rsidRPr="00BA3AC6">
        <w:t xml:space="preserve">například </w:t>
      </w:r>
      <w:r w:rsidR="00477BA5" w:rsidRPr="00BA3AC6">
        <w:t xml:space="preserve">přiřadit obchodníkovi pouze </w:t>
      </w:r>
      <w:r w:rsidR="00184BFE" w:rsidRPr="00BA3AC6">
        <w:t>atributy</w:t>
      </w:r>
      <w:r w:rsidR="00477BA5" w:rsidRPr="00BA3AC6">
        <w:t xml:space="preserve"> </w:t>
      </w:r>
      <w:r w:rsidR="00173CB0" w:rsidRPr="00BA3AC6">
        <w:t>související s obchodem, nebo zbrani jen ty, co souvisí s poškozením.</w:t>
      </w:r>
      <w:r w:rsidR="005053A4" w:rsidRPr="00BA3AC6">
        <w:t xml:space="preserve"> </w:t>
      </w:r>
      <w:r w:rsidR="009758A1" w:rsidRPr="00BA3AC6">
        <w:t xml:space="preserve">Dále objekt obsahuje seznam všech použitých zkratek, aby bylo zajištěno, že se ve hře neobjeví jeden </w:t>
      </w:r>
      <w:proofErr w:type="spellStart"/>
      <w:r w:rsidR="009758A1" w:rsidRPr="00BA3AC6">
        <w:t>stat</w:t>
      </w:r>
      <w:proofErr w:type="spellEnd"/>
      <w:r w:rsidR="009758A1" w:rsidRPr="00BA3AC6">
        <w:t xml:space="preserve"> s více zkratkami.</w:t>
      </w:r>
      <w:r w:rsidR="00283CE2" w:rsidRPr="00BA3AC6">
        <w:t xml:space="preserve"> Knihovna počítá s tím, že ve hře bude více než jeden hráč, ale pro jednodušší práci </w:t>
      </w:r>
      <w:proofErr w:type="spellStart"/>
      <w:r w:rsidR="00283CE2" w:rsidRPr="00BA3AC6">
        <w:rPr>
          <w:i/>
          <w:iCs/>
        </w:rPr>
        <w:t>GameManager</w:t>
      </w:r>
      <w:proofErr w:type="spellEnd"/>
      <w:r w:rsidR="00283CE2" w:rsidRPr="00BA3AC6">
        <w:t xml:space="preserve"> obsahuje kromě vlastnosti </w:t>
      </w:r>
      <w:proofErr w:type="spellStart"/>
      <w:r w:rsidR="00283CE2" w:rsidRPr="00BA3AC6">
        <w:rPr>
          <w:i/>
          <w:iCs/>
        </w:rPr>
        <w:t>PolohaHracu</w:t>
      </w:r>
      <w:proofErr w:type="spellEnd"/>
      <w:r w:rsidR="00F276F7" w:rsidRPr="00BA3AC6">
        <w:t xml:space="preserve"> vracející pole, také </w:t>
      </w:r>
      <w:proofErr w:type="spellStart"/>
      <w:r w:rsidR="00F276F7" w:rsidRPr="00BA3AC6">
        <w:rPr>
          <w:i/>
          <w:iCs/>
        </w:rPr>
        <w:t>PolohaHrac</w:t>
      </w:r>
      <w:proofErr w:type="spellEnd"/>
      <w:r w:rsidR="00F276F7" w:rsidRPr="00BA3AC6">
        <w:t xml:space="preserve"> vracející první prvek tohoto pole.</w:t>
      </w:r>
      <w:r w:rsidR="0082772E" w:rsidRPr="00BA3AC6">
        <w:t xml:space="preserve"> Poloha hráčů a počítačem ovládaných postav je reprezentována instancemi třídy Point4D</w:t>
      </w:r>
      <w:r w:rsidR="008A2FC3" w:rsidRPr="00BA3AC6">
        <w:t xml:space="preserve"> obsahující X a Y souřadnici uvnitř </w:t>
      </w:r>
      <w:proofErr w:type="spellStart"/>
      <w:r w:rsidR="008A2FC3" w:rsidRPr="00BA3AC6">
        <w:t>chunku</w:t>
      </w:r>
      <w:proofErr w:type="spellEnd"/>
      <w:r w:rsidR="008A2FC3" w:rsidRPr="00BA3AC6">
        <w:t xml:space="preserve"> a jeho polohu v mapě.</w:t>
      </w:r>
      <w:r w:rsidR="009858AF" w:rsidRPr="00BA3AC6">
        <w:t xml:space="preserve"> Posouvání po mapě je řešeno metodou Pohyb, který má jako parametry změnu v souřadnicí a </w:t>
      </w:r>
      <w:r w:rsidR="005C5D94" w:rsidRPr="00BA3AC6">
        <w:t xml:space="preserve">objekt </w:t>
      </w:r>
      <w:proofErr w:type="spellStart"/>
      <w:r w:rsidR="005C5D94" w:rsidRPr="00BA3AC6">
        <w:rPr>
          <w:i/>
          <w:iCs/>
        </w:rPr>
        <w:t>MapaConfig</w:t>
      </w:r>
      <w:proofErr w:type="spellEnd"/>
      <w:r w:rsidR="005C5D94" w:rsidRPr="00BA3AC6">
        <w:t xml:space="preserve"> (viz kap. 6.1.10)</w:t>
      </w:r>
      <w:r w:rsidR="0035046F" w:rsidRPr="00BA3AC6">
        <w:t xml:space="preserve"> obsahující informaci o rozměrech. </w:t>
      </w:r>
      <w:r w:rsidR="00313620" w:rsidRPr="00BA3AC6">
        <w:t xml:space="preserve">Je-li překročena hranice </w:t>
      </w:r>
      <w:proofErr w:type="spellStart"/>
      <w:r w:rsidR="00313620" w:rsidRPr="008A6982">
        <w:rPr>
          <w:i/>
          <w:iCs/>
          <w:rPrChange w:id="209" w:author="Martin Novák" w:date="2023-03-26T19:17:00Z">
            <w:rPr/>
          </w:rPrChange>
        </w:rPr>
        <w:t>chunku</w:t>
      </w:r>
      <w:proofErr w:type="spellEnd"/>
      <w:r w:rsidR="00313620" w:rsidRPr="00BA3AC6">
        <w:t xml:space="preserve">, je </w:t>
      </w:r>
      <w:ins w:id="210" w:author="Martin Novák" w:date="2023-03-26T19:16:00Z">
        <w:r w:rsidR="00707912">
          <w:t xml:space="preserve">vlastnost </w:t>
        </w:r>
      </w:ins>
      <w:proofErr w:type="spellStart"/>
      <w:r w:rsidR="00313620" w:rsidRPr="00BA3AC6">
        <w:rPr>
          <w:i/>
          <w:iCs/>
        </w:rPr>
        <w:t>DalsiChunk</w:t>
      </w:r>
      <w:proofErr w:type="spellEnd"/>
      <w:r w:rsidR="00313620" w:rsidRPr="00BA3AC6">
        <w:t xml:space="preserve"> nastaven</w:t>
      </w:r>
      <w:ins w:id="211" w:author="Martin Novák" w:date="2023-03-26T19:16:00Z">
        <w:r w:rsidR="00707912">
          <w:t>a</w:t>
        </w:r>
      </w:ins>
      <w:r w:rsidR="00313620" w:rsidRPr="00BA3AC6">
        <w:t xml:space="preserve"> na </w:t>
      </w:r>
      <w:proofErr w:type="spellStart"/>
      <w:r w:rsidR="00313620" w:rsidRPr="00BA3AC6">
        <w:t>true</w:t>
      </w:r>
      <w:proofErr w:type="spellEnd"/>
      <w:r w:rsidR="002138DC" w:rsidRPr="00BA3AC6">
        <w:t>. Tato hodnota je</w:t>
      </w:r>
      <w:r w:rsidR="00BA28E2" w:rsidRPr="00BA3AC6">
        <w:t xml:space="preserve"> </w:t>
      </w:r>
      <w:r w:rsidR="00BA28E2" w:rsidRPr="00BA3AC6">
        <w:rPr>
          <w:rFonts w:cstheme="minorHAnsi"/>
        </w:rPr>
        <w:t>kontrolována v </w:t>
      </w:r>
      <w:proofErr w:type="spellStart"/>
      <w:r w:rsidR="00BA28E2" w:rsidRPr="00BA3AC6">
        <w:rPr>
          <w:rFonts w:cstheme="minorHAnsi"/>
          <w:i/>
          <w:iCs/>
          <w:color w:val="000000"/>
        </w:rPr>
        <w:t>KrokHnadler</w:t>
      </w:r>
      <w:proofErr w:type="spellEnd"/>
      <w:r w:rsidR="00BA28E2" w:rsidRPr="00BA3AC6">
        <w:rPr>
          <w:rFonts w:cstheme="minorHAnsi"/>
          <w:color w:val="000000"/>
        </w:rPr>
        <w:t xml:space="preserve"> vyhodnocující, zda je třeba načíst nový </w:t>
      </w:r>
      <w:proofErr w:type="spellStart"/>
      <w:r w:rsidR="00BA28E2" w:rsidRPr="008A6982">
        <w:rPr>
          <w:rFonts w:cstheme="minorHAnsi"/>
          <w:i/>
          <w:iCs/>
          <w:color w:val="000000"/>
          <w:rPrChange w:id="212" w:author="Martin Novák" w:date="2023-03-26T19:17:00Z">
            <w:rPr>
              <w:rFonts w:cstheme="minorHAnsi"/>
              <w:color w:val="000000"/>
            </w:rPr>
          </w:rPrChange>
        </w:rPr>
        <w:t>chunk</w:t>
      </w:r>
      <w:proofErr w:type="spellEnd"/>
      <w:r w:rsidR="00BA28E2" w:rsidRPr="00BA3AC6">
        <w:rPr>
          <w:rFonts w:cstheme="minorHAnsi"/>
          <w:color w:val="000000"/>
        </w:rPr>
        <w:t>.</w:t>
      </w:r>
      <w:r w:rsidR="00A50366" w:rsidRPr="00BA3AC6">
        <w:rPr>
          <w:rFonts w:cstheme="minorHAnsi"/>
          <w:color w:val="000000"/>
        </w:rPr>
        <w:t xml:space="preserve"> </w:t>
      </w:r>
      <w:proofErr w:type="spellStart"/>
      <w:r w:rsidR="00A50366" w:rsidRPr="00BA3AC6">
        <w:rPr>
          <w:rFonts w:cstheme="minorHAnsi"/>
          <w:color w:val="000000"/>
        </w:rPr>
        <w:t>GameManager</w:t>
      </w:r>
      <w:proofErr w:type="spellEnd"/>
      <w:r w:rsidR="00A50366" w:rsidRPr="00BA3AC6">
        <w:rPr>
          <w:rFonts w:cstheme="minorHAnsi"/>
          <w:color w:val="000000"/>
        </w:rPr>
        <w:t xml:space="preserve"> také obsahuje seznam všech nastavení (viz kap. 6.1.10), což jsou třídy implementující rozhraní </w:t>
      </w:r>
      <w:proofErr w:type="spellStart"/>
      <w:r w:rsidR="00A50366" w:rsidRPr="008A6982">
        <w:rPr>
          <w:rFonts w:cstheme="minorHAnsi"/>
          <w:i/>
          <w:iCs/>
          <w:color w:val="000000"/>
          <w:rPrChange w:id="213" w:author="Martin Novák" w:date="2023-03-26T19:17:00Z">
            <w:rPr>
              <w:rFonts w:cstheme="minorHAnsi"/>
              <w:color w:val="000000"/>
            </w:rPr>
          </w:rPrChange>
        </w:rPr>
        <w:t>INastaveni</w:t>
      </w:r>
      <w:proofErr w:type="spellEnd"/>
      <w:r w:rsidR="00A50366" w:rsidRPr="00BA3AC6">
        <w:rPr>
          <w:rFonts w:cstheme="minorHAnsi"/>
          <w:color w:val="000000"/>
        </w:rPr>
        <w:t>.</w:t>
      </w:r>
      <w:r w:rsidR="00EF0FEB">
        <w:rPr>
          <w:rFonts w:cstheme="minorHAnsi"/>
          <w:color w:val="000000"/>
        </w:rPr>
        <w:t xml:space="preserve"> </w:t>
      </w:r>
    </w:p>
    <w:p w14:paraId="3B8AFBE6" w14:textId="10A399C5" w:rsidR="002D4783" w:rsidRDefault="002D4783" w:rsidP="002D4783"/>
    <w:p w14:paraId="6298B442" w14:textId="34660BFA" w:rsidR="00BE0C3C" w:rsidRDefault="00C03E59" w:rsidP="00BE0C3C">
      <w:pPr>
        <w:pStyle w:val="Nadpis3"/>
      </w:pPr>
      <w:bookmarkStart w:id="214" w:name="_Toc130825404"/>
      <w:r w:rsidRPr="00026347">
        <w:lastRenderedPageBreak/>
        <w:t>7</w:t>
      </w:r>
      <w:r w:rsidR="00BE0C3C" w:rsidRPr="00026347">
        <w:t>.1.10 nastavení</w:t>
      </w:r>
      <w:bookmarkEnd w:id="214"/>
    </w:p>
    <w:p w14:paraId="7E012F01" w14:textId="2F21B9EE" w:rsidR="00BE0C3C" w:rsidRDefault="00EF0FEB" w:rsidP="00BE0C3C">
      <w:r w:rsidRPr="00BA3AC6">
        <w:t>Aby bylo možné veškerá nastavení vkládat do jedné kolekce je třeba mít společného rodiče</w:t>
      </w:r>
      <w:r w:rsidR="00BE5EE2" w:rsidRPr="00BA3AC6">
        <w:t>. Tuto roli má</w:t>
      </w:r>
      <w:r w:rsidRPr="00BA3AC6">
        <w:t xml:space="preserve"> rozhraní </w:t>
      </w:r>
      <w:proofErr w:type="spellStart"/>
      <w:r w:rsidRPr="00BA3AC6">
        <w:t>INastaveni</w:t>
      </w:r>
      <w:proofErr w:type="spellEnd"/>
      <w:r w:rsidRPr="00BA3AC6">
        <w:t>.</w:t>
      </w:r>
      <w:r w:rsidR="00BE5EE2" w:rsidRPr="00BA3AC6">
        <w:t xml:space="preserve"> Jediný povinný člen třídy implementující rozhraní je </w:t>
      </w:r>
      <w:proofErr w:type="spellStart"/>
      <w:r w:rsidR="00BE5EE2" w:rsidRPr="00BA3AC6">
        <w:rPr>
          <w:i/>
          <w:iCs/>
        </w:rPr>
        <w:t>vypis</w:t>
      </w:r>
      <w:proofErr w:type="spellEnd"/>
      <w:r w:rsidR="00BE5EE2" w:rsidRPr="00BA3AC6">
        <w:t xml:space="preserve"> sloužící</w:t>
      </w:r>
      <w:r w:rsidR="00AD0827" w:rsidRPr="00BA3AC6">
        <w:t xml:space="preserve"> k přehledu </w:t>
      </w:r>
      <w:r w:rsidR="007E25EF" w:rsidRPr="00BA3AC6">
        <w:t xml:space="preserve">hodnot. V knihovně se nachází pouze </w:t>
      </w:r>
      <w:r w:rsidR="00956294" w:rsidRPr="00BA3AC6">
        <w:t xml:space="preserve">třída </w:t>
      </w:r>
      <w:proofErr w:type="spellStart"/>
      <w:r w:rsidR="00956294" w:rsidRPr="00443B90">
        <w:rPr>
          <w:i/>
          <w:iCs/>
          <w:rPrChange w:id="215" w:author="Martin Novák" w:date="2023-03-26T19:17:00Z">
            <w:rPr/>
          </w:rPrChange>
        </w:rPr>
        <w:t>MapaConfig</w:t>
      </w:r>
      <w:proofErr w:type="spellEnd"/>
      <w:r w:rsidR="00956294" w:rsidRPr="00BA3AC6">
        <w:t xml:space="preserve"> obsahující informace o rozměrech mapy, do jaké vzdálenosti bude hra zobrazovat okolí hráče a startovací pozici</w:t>
      </w:r>
      <w:r w:rsidR="00956294">
        <w:t xml:space="preserve"> hráče.</w:t>
      </w:r>
    </w:p>
    <w:p w14:paraId="043836DC" w14:textId="6F4ECA25" w:rsidR="00BE0C3C" w:rsidRPr="00BE0C3C" w:rsidRDefault="00BE0C3C" w:rsidP="00BE0C3C"/>
    <w:p w14:paraId="5EBB63C1" w14:textId="15CBA5F9" w:rsidR="002D4783" w:rsidRDefault="00C03E59" w:rsidP="0069559A">
      <w:pPr>
        <w:pStyle w:val="Nadpis2"/>
        <w:ind w:firstLine="708"/>
      </w:pPr>
      <w:bookmarkStart w:id="216" w:name="_Toc130825405"/>
      <w:r w:rsidRPr="00026347">
        <w:t>7</w:t>
      </w:r>
      <w:r w:rsidR="00AB30A6" w:rsidRPr="00026347">
        <w:t xml:space="preserve">.2 </w:t>
      </w:r>
      <w:proofErr w:type="spellStart"/>
      <w:r w:rsidR="00C44197" w:rsidRPr="00026347">
        <w:t>TestovaniCastiKnihovny</w:t>
      </w:r>
      <w:bookmarkEnd w:id="216"/>
      <w:proofErr w:type="spellEnd"/>
    </w:p>
    <w:p w14:paraId="5F92CC72" w14:textId="77777777" w:rsidR="00E03243" w:rsidRDefault="00E03243" w:rsidP="00E03243">
      <w:pPr>
        <w:ind w:firstLine="708"/>
        <w:jc w:val="both"/>
      </w:pPr>
      <w:r w:rsidRPr="00735B26">
        <w:t xml:space="preserve">Tato část řešení slouží k ověření základní funkcionality knihovny. Je zde ukázáno vzorové použití knihovny. Nejedná se funkční hru, ale ukázku pro programátory, kteří by chtěli knihovnu použít ve svém projektu. Pro tento účel byla zvolena Windows </w:t>
      </w:r>
      <w:proofErr w:type="spellStart"/>
      <w:r w:rsidRPr="00735B26">
        <w:t>Forms</w:t>
      </w:r>
      <w:proofErr w:type="spellEnd"/>
      <w:r w:rsidRPr="00735B26">
        <w:t xml:space="preserve"> aplikace, neboť je rychlá a snadná na vývoj. Další výhoda je, že k pochopení činnosti této ukázky nemusí programátor, který tento projekt bude prohlížet, znát konkrétní technologii a jazyk či knihovnu použitou pro tvorbu uživatelského prostředí.</w:t>
      </w:r>
    </w:p>
    <w:p w14:paraId="6F4517F9" w14:textId="1475E225" w:rsidR="0069559A" w:rsidRDefault="00C77786" w:rsidP="0069559A">
      <w:pPr>
        <w:pStyle w:val="Nadpis3"/>
        <w:ind w:left="708" w:firstLine="708"/>
      </w:pPr>
      <w:bookmarkStart w:id="217" w:name="_Toc130825406"/>
      <w:r w:rsidRPr="00026347">
        <w:t>7</w:t>
      </w:r>
      <w:r w:rsidR="0069559A" w:rsidRPr="00026347">
        <w:t>.2.1</w:t>
      </w:r>
      <w:r w:rsidR="00555477" w:rsidRPr="00026347">
        <w:t xml:space="preserve"> okno</w:t>
      </w:r>
      <w:r w:rsidR="0069559A" w:rsidRPr="00026347">
        <w:t xml:space="preserve"> Form1</w:t>
      </w:r>
      <w:bookmarkEnd w:id="217"/>
    </w:p>
    <w:p w14:paraId="49140DA0" w14:textId="2C5DB11A" w:rsidR="0069559A" w:rsidRDefault="0069559A" w:rsidP="0069559A">
      <w:pPr>
        <w:ind w:left="708" w:firstLine="708"/>
        <w:jc w:val="both"/>
      </w:pPr>
      <w:r w:rsidRPr="00735B26">
        <w:t xml:space="preserve">Na </w:t>
      </w:r>
      <w:r w:rsidRPr="00735B26">
        <w:fldChar w:fldCharType="begin"/>
      </w:r>
      <w:r w:rsidRPr="00735B26">
        <w:instrText xml:space="preserve"> REF _Ref124797379 \h </w:instrText>
      </w:r>
      <w:r w:rsidR="00133D64" w:rsidRPr="00735B26">
        <w:instrText xml:space="preserve"> \* MERGEFORMAT </w:instrText>
      </w:r>
      <w:r w:rsidRPr="00735B26">
        <w:fldChar w:fldCharType="separate"/>
      </w:r>
      <w:r w:rsidR="00DE4D75">
        <w:t xml:space="preserve">Obr. </w:t>
      </w:r>
      <w:r w:rsidR="00DE4D75">
        <w:rPr>
          <w:noProof/>
        </w:rPr>
        <w:t>7</w:t>
      </w:r>
      <w:r w:rsidRPr="00735B26">
        <w:fldChar w:fldCharType="end"/>
      </w:r>
      <w:r w:rsidRPr="00735B26">
        <w:t xml:space="preserve"> je úvodní obrazovka odkazující na testy konkrétních částí. Tlačítka jsou rozdělena do sloupců podle oblastí, které pokrývají. </w:t>
      </w:r>
      <w:r w:rsidR="00133D64" w:rsidRPr="00735B26">
        <w:t xml:space="preserve">Blok tlačítek vlevo při každém kliknutí vytvoří nová okna, jejichž data nejsou nikde uložena a po zavření okna jsou smazána. </w:t>
      </w:r>
      <w:r w:rsidRPr="00735B26">
        <w:t>V prvním sloupci jsou funkce týkající se postav.</w:t>
      </w:r>
      <w:r w:rsidR="00133D64" w:rsidRPr="00735B26">
        <w:t xml:space="preserve"> Dále je zde test funkce inventáře, generování mapy a plnění úkolů. Blok vpravo testuje </w:t>
      </w:r>
      <w:r w:rsidR="00F81C8E" w:rsidRPr="008A5FCF">
        <w:t>funkčnost</w:t>
      </w:r>
      <w:r w:rsidR="00F81C8E">
        <w:t xml:space="preserve"> </w:t>
      </w:r>
      <w:proofErr w:type="spellStart"/>
      <w:r w:rsidR="00133D64" w:rsidRPr="00735B26">
        <w:t>GameManagera</w:t>
      </w:r>
      <w:proofErr w:type="spellEnd"/>
      <w:r w:rsidR="00133D64" w:rsidRPr="00735B26">
        <w:t>, jehož účelem je držet data po celou dobu běhu aplikace.</w:t>
      </w:r>
    </w:p>
    <w:p w14:paraId="13831A0F" w14:textId="77777777" w:rsidR="0069559A" w:rsidRDefault="0069559A" w:rsidP="0069559A">
      <w:pPr>
        <w:keepNext/>
      </w:pPr>
      <w:r>
        <w:rPr>
          <w:noProof/>
        </w:rPr>
        <w:drawing>
          <wp:inline distT="0" distB="0" distL="0" distR="0" wp14:anchorId="4B7B27C6" wp14:editId="77B30304">
            <wp:extent cx="3493324" cy="230886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93679" cy="2309095"/>
                    </a:xfrm>
                    <a:prstGeom prst="rect">
                      <a:avLst/>
                    </a:prstGeom>
                  </pic:spPr>
                </pic:pic>
              </a:graphicData>
            </a:graphic>
          </wp:inline>
        </w:drawing>
      </w:r>
    </w:p>
    <w:p w14:paraId="4D7B251F" w14:textId="2C4C6AFB" w:rsidR="0069559A" w:rsidRPr="0069559A" w:rsidRDefault="0069559A" w:rsidP="0069559A">
      <w:pPr>
        <w:pStyle w:val="Titulek"/>
      </w:pPr>
      <w:bookmarkStart w:id="218" w:name="_Ref124797379"/>
      <w:bookmarkStart w:id="219" w:name="_Ref124797370"/>
      <w:r>
        <w:t xml:space="preserve">Obr. </w:t>
      </w:r>
      <w:fldSimple w:instr=" SEQ Obrázek \* ARABIC ">
        <w:r w:rsidR="00DE4D75">
          <w:rPr>
            <w:noProof/>
          </w:rPr>
          <w:t>7</w:t>
        </w:r>
      </w:fldSimple>
      <w:bookmarkEnd w:id="218"/>
      <w:r>
        <w:t xml:space="preserve"> </w:t>
      </w:r>
      <w:r w:rsidR="008D047E">
        <w:t xml:space="preserve">okno </w:t>
      </w:r>
      <w:r>
        <w:t>Form1-vlastní</w:t>
      </w:r>
      <w:bookmarkEnd w:id="219"/>
    </w:p>
    <w:p w14:paraId="659485D2" w14:textId="5CE8A6FB" w:rsidR="0069559A" w:rsidRDefault="00C77786" w:rsidP="00237525">
      <w:pPr>
        <w:pStyle w:val="Nadpis3"/>
      </w:pPr>
      <w:bookmarkStart w:id="220" w:name="_Toc130825407"/>
      <w:r w:rsidRPr="00026347">
        <w:t>7</w:t>
      </w:r>
      <w:r w:rsidR="00237525" w:rsidRPr="00026347">
        <w:t>.2.2</w:t>
      </w:r>
      <w:r w:rsidR="00D62635" w:rsidRPr="00026347">
        <w:t xml:space="preserve"> okno </w:t>
      </w:r>
      <w:proofErr w:type="spellStart"/>
      <w:r w:rsidR="00D62635" w:rsidRPr="00026347">
        <w:t>VypisPostava</w:t>
      </w:r>
      <w:bookmarkEnd w:id="220"/>
      <w:proofErr w:type="spellEnd"/>
    </w:p>
    <w:p w14:paraId="594E4DC1" w14:textId="48104B9B" w:rsidR="00237525" w:rsidRDefault="00D62635" w:rsidP="00D62635">
      <w:pPr>
        <w:ind w:firstLine="708"/>
      </w:pPr>
      <w:r w:rsidRPr="00735B26">
        <w:fldChar w:fldCharType="begin"/>
      </w:r>
      <w:r w:rsidRPr="00735B26">
        <w:instrText xml:space="preserve"> REF _Ref124798461 \h </w:instrText>
      </w:r>
      <w:r w:rsidR="00E37067" w:rsidRPr="00735B26">
        <w:instrText xml:space="preserve"> \* MERGEFORMAT </w:instrText>
      </w:r>
      <w:r w:rsidRPr="00735B26">
        <w:fldChar w:fldCharType="separate"/>
      </w:r>
      <w:r w:rsidR="00DE4D75">
        <w:t xml:space="preserve">Obr. </w:t>
      </w:r>
      <w:r w:rsidR="00DE4D75">
        <w:rPr>
          <w:noProof/>
        </w:rPr>
        <w:t>8</w:t>
      </w:r>
      <w:r w:rsidRPr="00735B26">
        <w:fldChar w:fldCharType="end"/>
      </w:r>
      <w:r w:rsidRPr="00735B26">
        <w:t xml:space="preserve"> ukazuje okno sloužící k výpisu informací o postav</w:t>
      </w:r>
      <w:r w:rsidR="00E37067" w:rsidRPr="00735B26">
        <w:t xml:space="preserve">ách jež jsou instance třídy </w:t>
      </w:r>
      <w:proofErr w:type="spellStart"/>
      <w:r w:rsidR="00E37067" w:rsidRPr="00735B26">
        <w:rPr>
          <w:i/>
          <w:iCs/>
        </w:rPr>
        <w:t>PostavaKomp</w:t>
      </w:r>
      <w:proofErr w:type="spellEnd"/>
      <w:r w:rsidR="0050703C" w:rsidRPr="00735B26">
        <w:t xml:space="preserve"> (komponentní neboli implementace typu má)</w:t>
      </w:r>
      <w:r w:rsidRPr="00735B26">
        <w:t xml:space="preserve">. Vlevo je nezranitelná postava, která nemá žádné </w:t>
      </w:r>
      <w:r w:rsidR="007F5B7E" w:rsidRPr="00735B26">
        <w:t>atributy</w:t>
      </w:r>
      <w:r w:rsidRPr="00735B26">
        <w:t>.</w:t>
      </w:r>
      <w:r w:rsidR="00E37067" w:rsidRPr="00735B26">
        <w:t xml:space="preserve"> Uprostřed je zranitelná postava, která reprezentuje nepřítele, s nímž bude hráč bojovat. </w:t>
      </w:r>
      <w:r w:rsidR="007F5B7E" w:rsidRPr="00735B26">
        <w:t xml:space="preserve">Tento objekt má navíc </w:t>
      </w:r>
      <w:r w:rsidR="0050703C" w:rsidRPr="00735B26">
        <w:t xml:space="preserve">seznam atributů, úroveň a počet životů. Vpravo je </w:t>
      </w:r>
      <w:r w:rsidR="0040306F" w:rsidRPr="00735B26">
        <w:t xml:space="preserve">hráč, který má navíc počet zkušeností a peněz. Hráč je instancí </w:t>
      </w:r>
      <w:proofErr w:type="spellStart"/>
      <w:r w:rsidR="0040306F" w:rsidRPr="00735B26">
        <w:rPr>
          <w:i/>
          <w:iCs/>
        </w:rPr>
        <w:t>HracKomp</w:t>
      </w:r>
      <w:proofErr w:type="spellEnd"/>
      <w:r w:rsidR="0040306F" w:rsidRPr="00735B26">
        <w:t xml:space="preserve">, což je potomek </w:t>
      </w:r>
      <w:proofErr w:type="spellStart"/>
      <w:r w:rsidR="0040306F" w:rsidRPr="00735B26">
        <w:rPr>
          <w:i/>
          <w:iCs/>
        </w:rPr>
        <w:t>PostavaKomp</w:t>
      </w:r>
      <w:proofErr w:type="spellEnd"/>
      <w:r w:rsidR="0040306F" w:rsidRPr="00735B26">
        <w:t xml:space="preserve">. Ačkoliv zde </w:t>
      </w:r>
      <w:r w:rsidR="00296FD1" w:rsidRPr="00735B26">
        <w:t xml:space="preserve">oproti své rodičovské třídě </w:t>
      </w:r>
      <w:r w:rsidR="0040306F" w:rsidRPr="00735B26">
        <w:t>nic nového nepřináší, v reálném použití by obsahoval ovládání postavy, které je zde nepotřebné.</w:t>
      </w:r>
    </w:p>
    <w:p w14:paraId="6D3E99C3" w14:textId="77777777" w:rsidR="00237525" w:rsidRDefault="00237525" w:rsidP="00237525">
      <w:pPr>
        <w:keepNext/>
      </w:pPr>
      <w:r>
        <w:rPr>
          <w:noProof/>
        </w:rPr>
        <w:lastRenderedPageBreak/>
        <w:drawing>
          <wp:inline distT="0" distB="0" distL="0" distR="0" wp14:anchorId="1CA3151A" wp14:editId="3FDFB645">
            <wp:extent cx="2705100" cy="1787896"/>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5557" cy="1788198"/>
                    </a:xfrm>
                    <a:prstGeom prst="rect">
                      <a:avLst/>
                    </a:prstGeom>
                  </pic:spPr>
                </pic:pic>
              </a:graphicData>
            </a:graphic>
          </wp:inline>
        </w:drawing>
      </w:r>
    </w:p>
    <w:p w14:paraId="286093A4" w14:textId="6A325039" w:rsidR="00237525" w:rsidRDefault="00237525" w:rsidP="00237525">
      <w:pPr>
        <w:pStyle w:val="Titulek"/>
      </w:pPr>
      <w:bookmarkStart w:id="221" w:name="_Ref124798461"/>
      <w:r>
        <w:t xml:space="preserve">Obr. </w:t>
      </w:r>
      <w:fldSimple w:instr=" SEQ Obrázek \* ARABIC ">
        <w:r w:rsidR="00DE4D75">
          <w:rPr>
            <w:noProof/>
          </w:rPr>
          <w:t>8</w:t>
        </w:r>
      </w:fldSimple>
      <w:bookmarkEnd w:id="221"/>
      <w:r>
        <w:t xml:space="preserve"> </w:t>
      </w:r>
      <w:r w:rsidR="008D047E">
        <w:t xml:space="preserve">okno </w:t>
      </w:r>
      <w:proofErr w:type="spellStart"/>
      <w:r>
        <w:t>VypisPostava</w:t>
      </w:r>
      <w:proofErr w:type="spellEnd"/>
      <w:r>
        <w:t>-vlastní</w:t>
      </w:r>
    </w:p>
    <w:p w14:paraId="0A856BFA" w14:textId="0D968717" w:rsidR="00237525" w:rsidRDefault="00C77786" w:rsidP="007F1C5C">
      <w:pPr>
        <w:pStyle w:val="Nadpis3"/>
      </w:pPr>
      <w:bookmarkStart w:id="222" w:name="_Toc130825408"/>
      <w:r w:rsidRPr="00026347">
        <w:t>7</w:t>
      </w:r>
      <w:r w:rsidR="007F1C5C" w:rsidRPr="00026347">
        <w:t xml:space="preserve">.2.3 okno </w:t>
      </w:r>
      <w:proofErr w:type="spellStart"/>
      <w:r w:rsidR="007F1C5C" w:rsidRPr="00026347">
        <w:t>Combat</w:t>
      </w:r>
      <w:bookmarkEnd w:id="222"/>
      <w:proofErr w:type="spellEnd"/>
    </w:p>
    <w:p w14:paraId="24D35D43" w14:textId="2C8B2A69" w:rsidR="007F1C5C" w:rsidRPr="007F1C5C" w:rsidRDefault="008D047E" w:rsidP="003F2077">
      <w:pPr>
        <w:ind w:firstLine="708"/>
      </w:pPr>
      <w:r w:rsidRPr="00735B26">
        <w:t xml:space="preserve">Okno </w:t>
      </w:r>
      <w:proofErr w:type="spellStart"/>
      <w:r w:rsidRPr="00735B26">
        <w:t>Combat</w:t>
      </w:r>
      <w:proofErr w:type="spellEnd"/>
      <w:r w:rsidRPr="00735B26">
        <w:t xml:space="preserve"> (</w:t>
      </w:r>
      <w:r w:rsidRPr="00735B26">
        <w:fldChar w:fldCharType="begin"/>
      </w:r>
      <w:r w:rsidRPr="00735B26">
        <w:instrText xml:space="preserve"> REF _Ref124799884 \h </w:instrText>
      </w:r>
      <w:r w:rsidR="00A5240B" w:rsidRPr="00735B26">
        <w:instrText xml:space="preserve"> \* MERGEFORMAT </w:instrText>
      </w:r>
      <w:r w:rsidRPr="00735B26">
        <w:fldChar w:fldCharType="separate"/>
      </w:r>
      <w:r w:rsidR="00DE4D75">
        <w:t xml:space="preserve">Obr. </w:t>
      </w:r>
      <w:r w:rsidR="00DE4D75">
        <w:rPr>
          <w:noProof/>
        </w:rPr>
        <w:t>9</w:t>
      </w:r>
      <w:r w:rsidRPr="00735B26">
        <w:fldChar w:fldCharType="end"/>
      </w:r>
      <w:r w:rsidRPr="00735B26">
        <w:t>) simuluje souboj hráče, jenž se nachází vlevo, s jinou postavou</w:t>
      </w:r>
      <w:r w:rsidR="003F2077" w:rsidRPr="00735B26">
        <w:t>. Obě postavy mají tlačítko, kterým způsobí té druhé poškození. Stav životů je zobrazen ukazatelem upravovaným metod</w:t>
      </w:r>
      <w:r w:rsidR="00B346A2" w:rsidRPr="00735B26">
        <w:t>ami</w:t>
      </w:r>
      <w:r w:rsidR="007B5562" w:rsidRPr="00735B26">
        <w:t xml:space="preserve"> naslouchající vyvolání událost</w:t>
      </w:r>
      <w:r w:rsidR="00B346A2" w:rsidRPr="00735B26">
        <w:t>í</w:t>
      </w:r>
      <w:r w:rsidR="007B5562" w:rsidRPr="00735B26">
        <w:t xml:space="preserve"> </w:t>
      </w:r>
      <w:proofErr w:type="spellStart"/>
      <w:r w:rsidR="007B5562" w:rsidRPr="00735B26">
        <w:t>Zranen</w:t>
      </w:r>
      <w:proofErr w:type="spellEnd"/>
      <w:r w:rsidR="00B346A2" w:rsidRPr="00735B26">
        <w:t xml:space="preserve"> a </w:t>
      </w:r>
      <w:r w:rsidR="00B346A2" w:rsidRPr="00735B26">
        <w:rPr>
          <w:i/>
          <w:iCs/>
        </w:rPr>
        <w:t>Uzdraven</w:t>
      </w:r>
      <w:r w:rsidR="00B346A2" w:rsidRPr="00735B26">
        <w:t>.</w:t>
      </w:r>
      <w:r w:rsidR="009B4E99" w:rsidRPr="00735B26">
        <w:t xml:space="preserve"> Hráč má navíc k dispozici kouzla, jejichž doba trvání je dána počtem kol. začátek dalšího kola je simulován tlačítkem.</w:t>
      </w:r>
      <w:r w:rsidR="00A5240B" w:rsidRPr="00735B26">
        <w:t xml:space="preserve"> Prvním kouzlem je ohnivá koule způsobující zranění. Další je léčení obnovující hráčovi životy. Posledním kouzlem je zvýšení poškození.</w:t>
      </w:r>
    </w:p>
    <w:p w14:paraId="635424AA" w14:textId="77777777" w:rsidR="007F1C5C" w:rsidRDefault="007F1C5C" w:rsidP="007F1C5C">
      <w:pPr>
        <w:keepNext/>
      </w:pPr>
      <w:r>
        <w:rPr>
          <w:noProof/>
        </w:rPr>
        <w:drawing>
          <wp:inline distT="0" distB="0" distL="0" distR="0" wp14:anchorId="1F65CD32" wp14:editId="2DF86104">
            <wp:extent cx="3022600" cy="1997742"/>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23461" cy="1998311"/>
                    </a:xfrm>
                    <a:prstGeom prst="rect">
                      <a:avLst/>
                    </a:prstGeom>
                  </pic:spPr>
                </pic:pic>
              </a:graphicData>
            </a:graphic>
          </wp:inline>
        </w:drawing>
      </w:r>
    </w:p>
    <w:p w14:paraId="17DA3AB7" w14:textId="5C7A14DD" w:rsidR="007F1C5C" w:rsidRPr="007F1C5C" w:rsidRDefault="007F1C5C" w:rsidP="007F1C5C">
      <w:pPr>
        <w:pStyle w:val="Titulek"/>
      </w:pPr>
      <w:bookmarkStart w:id="223" w:name="_Ref124799884"/>
      <w:r>
        <w:t xml:space="preserve">Obr. </w:t>
      </w:r>
      <w:fldSimple w:instr=" SEQ Obrázek \* ARABIC ">
        <w:r w:rsidR="00DE4D75">
          <w:rPr>
            <w:noProof/>
          </w:rPr>
          <w:t>9</w:t>
        </w:r>
      </w:fldSimple>
      <w:bookmarkEnd w:id="223"/>
      <w:r>
        <w:t xml:space="preserve"> </w:t>
      </w:r>
      <w:r w:rsidR="008D047E">
        <w:t xml:space="preserve">okno </w:t>
      </w:r>
      <w:proofErr w:type="spellStart"/>
      <w:r>
        <w:t>Combat</w:t>
      </w:r>
      <w:proofErr w:type="spellEnd"/>
      <w:r>
        <w:t>-vlastní</w:t>
      </w:r>
    </w:p>
    <w:p w14:paraId="05B80103" w14:textId="5ECD05BC" w:rsidR="00237525" w:rsidRDefault="00C77786" w:rsidP="00185E5F">
      <w:pPr>
        <w:pStyle w:val="Nadpis3"/>
      </w:pPr>
      <w:bookmarkStart w:id="224" w:name="_Toc130825409"/>
      <w:r w:rsidRPr="00026347">
        <w:t>7</w:t>
      </w:r>
      <w:r w:rsidR="00185E5F" w:rsidRPr="00026347">
        <w:t xml:space="preserve">.2.4 okno </w:t>
      </w:r>
      <w:proofErr w:type="spellStart"/>
      <w:r w:rsidR="00185E5F" w:rsidRPr="00026347">
        <w:t>BuffForm</w:t>
      </w:r>
      <w:bookmarkEnd w:id="224"/>
      <w:proofErr w:type="spellEnd"/>
    </w:p>
    <w:p w14:paraId="620BAD4B" w14:textId="2DFC507D" w:rsidR="00185E5F" w:rsidRPr="00185E5F" w:rsidRDefault="00C07201" w:rsidP="00965C00">
      <w:pPr>
        <w:jc w:val="both"/>
      </w:pPr>
      <w:r w:rsidRPr="00275F66">
        <w:t xml:space="preserve">Okno </w:t>
      </w:r>
      <w:proofErr w:type="spellStart"/>
      <w:r w:rsidRPr="00275F66">
        <w:t>BuffForm</w:t>
      </w:r>
      <w:proofErr w:type="spellEnd"/>
      <w:r w:rsidRPr="00275F66">
        <w:t xml:space="preserve"> (</w:t>
      </w:r>
      <w:r w:rsidR="00E3778F">
        <w:fldChar w:fldCharType="begin"/>
      </w:r>
      <w:r w:rsidR="00E3778F">
        <w:instrText xml:space="preserve"> REF _Ref128410514 \h </w:instrText>
      </w:r>
      <w:r w:rsidR="00E3778F">
        <w:fldChar w:fldCharType="separate"/>
      </w:r>
      <w:r w:rsidR="00DE4D75">
        <w:t xml:space="preserve">Obr. </w:t>
      </w:r>
      <w:r w:rsidR="00DE4D75">
        <w:rPr>
          <w:noProof/>
        </w:rPr>
        <w:t>10</w:t>
      </w:r>
      <w:r w:rsidR="00E3778F">
        <w:fldChar w:fldCharType="end"/>
      </w:r>
      <w:r w:rsidRPr="00275F66">
        <w:t xml:space="preserve">) slouží k otestování přetrvávajících efektů. Stejně jako v případě </w:t>
      </w:r>
      <w:proofErr w:type="spellStart"/>
      <w:r w:rsidRPr="00275F66">
        <w:t>Combat</w:t>
      </w:r>
      <w:proofErr w:type="spellEnd"/>
      <w:r w:rsidRPr="00275F66">
        <w:t xml:space="preserve"> se vlevo nachází výpis postavy a další kolo je spouštěno tlačítkem. Vpravo je seznam aktuálně působících efektů</w:t>
      </w:r>
      <w:r w:rsidR="00965C00" w:rsidRPr="00275F66">
        <w:t>, kde je u každého napsán jeho typ, ovlivňovaný atribut, hodnota změny a jak dlouh</w:t>
      </w:r>
      <w:r w:rsidR="0059530C" w:rsidRPr="00275F66">
        <w:t>o</w:t>
      </w:r>
      <w:r w:rsidR="00965C00" w:rsidRPr="00275F66">
        <w:t xml:space="preserve"> bude ještě působit.</w:t>
      </w:r>
    </w:p>
    <w:p w14:paraId="73F8A27C" w14:textId="77777777" w:rsidR="00185E5F" w:rsidRDefault="00185E5F" w:rsidP="00185E5F">
      <w:pPr>
        <w:keepNext/>
      </w:pPr>
      <w:r>
        <w:rPr>
          <w:noProof/>
        </w:rPr>
        <w:lastRenderedPageBreak/>
        <w:drawing>
          <wp:inline distT="0" distB="0" distL="0" distR="0" wp14:anchorId="41FE112F" wp14:editId="113887EB">
            <wp:extent cx="2920712" cy="193040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20824" cy="1930474"/>
                    </a:xfrm>
                    <a:prstGeom prst="rect">
                      <a:avLst/>
                    </a:prstGeom>
                  </pic:spPr>
                </pic:pic>
              </a:graphicData>
            </a:graphic>
          </wp:inline>
        </w:drawing>
      </w:r>
    </w:p>
    <w:p w14:paraId="3C503958" w14:textId="78F2953C" w:rsidR="00185E5F" w:rsidRPr="00185E5F" w:rsidRDefault="00185E5F" w:rsidP="00185E5F">
      <w:pPr>
        <w:pStyle w:val="Titulek"/>
      </w:pPr>
      <w:bookmarkStart w:id="225" w:name="_Ref128410514"/>
      <w:r>
        <w:t xml:space="preserve">Obr. </w:t>
      </w:r>
      <w:fldSimple w:instr=" SEQ Obrázek \* ARABIC ">
        <w:r w:rsidR="00DE4D75">
          <w:rPr>
            <w:noProof/>
          </w:rPr>
          <w:t>10</w:t>
        </w:r>
      </w:fldSimple>
      <w:bookmarkEnd w:id="225"/>
      <w:r>
        <w:t xml:space="preserve"> okno </w:t>
      </w:r>
      <w:proofErr w:type="spellStart"/>
      <w:r>
        <w:t>BuffForm</w:t>
      </w:r>
      <w:proofErr w:type="spellEnd"/>
      <w:r>
        <w:t>-vlastní</w:t>
      </w:r>
    </w:p>
    <w:p w14:paraId="3DB6C94E" w14:textId="186FD567" w:rsidR="00237525" w:rsidRPr="00026347" w:rsidRDefault="00C77786" w:rsidP="00417082">
      <w:pPr>
        <w:pStyle w:val="Nadpis3"/>
      </w:pPr>
      <w:bookmarkStart w:id="226" w:name="_Toc130825410"/>
      <w:r w:rsidRPr="00026347">
        <w:t>7</w:t>
      </w:r>
      <w:r w:rsidR="00417082" w:rsidRPr="00026347">
        <w:t xml:space="preserve">.2.5 okno </w:t>
      </w:r>
      <w:proofErr w:type="spellStart"/>
      <w:r w:rsidR="00417082" w:rsidRPr="00026347">
        <w:t>InventarForm</w:t>
      </w:r>
      <w:bookmarkEnd w:id="226"/>
      <w:proofErr w:type="spellEnd"/>
    </w:p>
    <w:p w14:paraId="46BC392E" w14:textId="0BC62C6D" w:rsidR="00417082" w:rsidRDefault="005A7027" w:rsidP="00287973">
      <w:pPr>
        <w:jc w:val="both"/>
      </w:pPr>
      <w:r w:rsidRPr="00756220">
        <w:t xml:space="preserve">Na </w:t>
      </w:r>
      <w:r w:rsidRPr="00756220">
        <w:fldChar w:fldCharType="begin"/>
      </w:r>
      <w:r w:rsidRPr="00756220">
        <w:instrText xml:space="preserve"> REF _Ref128413124 \h </w:instrText>
      </w:r>
      <w:r w:rsidR="00B55257" w:rsidRPr="00756220">
        <w:instrText xml:space="preserve"> \* MERGEFORMAT </w:instrText>
      </w:r>
      <w:r w:rsidRPr="00756220">
        <w:fldChar w:fldCharType="separate"/>
      </w:r>
      <w:r w:rsidR="00DE4D75">
        <w:t xml:space="preserve">Obr. </w:t>
      </w:r>
      <w:r w:rsidR="00DE4D75">
        <w:rPr>
          <w:noProof/>
        </w:rPr>
        <w:t>11</w:t>
      </w:r>
      <w:r w:rsidRPr="00756220">
        <w:fldChar w:fldCharType="end"/>
      </w:r>
      <w:r w:rsidRPr="00756220">
        <w:t xml:space="preserve"> jsou ukázány dvě možné varianty okna </w:t>
      </w:r>
      <w:proofErr w:type="spellStart"/>
      <w:r w:rsidRPr="00756220">
        <w:t>InventarForm</w:t>
      </w:r>
      <w:proofErr w:type="spellEnd"/>
      <w:r w:rsidRPr="00756220">
        <w:t>.</w:t>
      </w:r>
      <w:r w:rsidR="00EF2F21" w:rsidRPr="00756220">
        <w:t xml:space="preserve"> </w:t>
      </w:r>
      <w:r w:rsidR="00287973" w:rsidRPr="00756220">
        <w:t>V levé části okna se nachází tři předměty, které je možné do inventáře</w:t>
      </w:r>
      <w:r w:rsidR="000368ED" w:rsidRPr="00756220">
        <w:t xml:space="preserve"> přidat</w:t>
      </w:r>
      <w:r w:rsidR="00287973" w:rsidRPr="00756220">
        <w:t xml:space="preserve">, a v pravé se je vyobrazení těch, které již byli sebrány. </w:t>
      </w:r>
      <w:r w:rsidR="00EF2F21" w:rsidRPr="00756220">
        <w:t>Obrázek a) představuje variantu, kdy je kapacita i</w:t>
      </w:r>
      <w:r w:rsidR="00287973" w:rsidRPr="00756220">
        <w:t>nventáře omezena počtem předmětů</w:t>
      </w:r>
      <w:r w:rsidR="004541E9" w:rsidRPr="00756220">
        <w:t>.</w:t>
      </w:r>
      <w:r w:rsidR="00287973" w:rsidRPr="00756220">
        <w:t xml:space="preserve"> </w:t>
      </w:r>
      <w:r w:rsidR="004541E9" w:rsidRPr="00756220">
        <w:t>Některých předmětů je možné sebrat více, aniž by to mělo vliv zbývající kapacitu. Tyto předměty se přidávají do stejného políčka</w:t>
      </w:r>
      <w:r w:rsidR="00080012" w:rsidRPr="00756220">
        <w:t xml:space="preserve"> a velikost této hromady je ukázána číslem v levém horním rohu. </w:t>
      </w:r>
      <w:r w:rsidR="004541E9" w:rsidRPr="00756220">
        <w:t>N</w:t>
      </w:r>
      <w:r w:rsidR="00287973" w:rsidRPr="00756220">
        <w:t xml:space="preserve">a obrázku b) je </w:t>
      </w:r>
      <w:r w:rsidR="000368ED" w:rsidRPr="00756220">
        <w:t>výsek obrazovky, jak se liší pravá část okna, v případě omezení kapacity pomocí celkové hmotnosti sebraných předmětů.</w:t>
      </w:r>
      <w:r w:rsidR="0081024C" w:rsidRPr="00756220">
        <w:t xml:space="preserve"> Zaplněnost inventáře je napsána v</w:t>
      </w:r>
      <w:r w:rsidR="00425808">
        <w:t>e</w:t>
      </w:r>
      <w:r w:rsidR="0081024C" w:rsidRPr="00756220">
        <w:t> vrcholu panelu, kde se nachází výpis.</w:t>
      </w:r>
    </w:p>
    <w:p w14:paraId="210F8BE2" w14:textId="77777777" w:rsidR="005A7027" w:rsidRDefault="005A7027" w:rsidP="005A7027">
      <w:pPr>
        <w:keepNext/>
      </w:pPr>
      <w:r>
        <w:rPr>
          <w:noProof/>
        </w:rPr>
        <w:drawing>
          <wp:inline distT="0" distB="0" distL="0" distR="0" wp14:anchorId="0C7AF664" wp14:editId="46B2FDF9">
            <wp:extent cx="4397980" cy="2027412"/>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397980" cy="2027412"/>
                    </a:xfrm>
                    <a:prstGeom prst="rect">
                      <a:avLst/>
                    </a:prstGeom>
                    <a:noFill/>
                    <a:ln>
                      <a:noFill/>
                    </a:ln>
                  </pic:spPr>
                </pic:pic>
              </a:graphicData>
            </a:graphic>
          </wp:inline>
        </w:drawing>
      </w:r>
    </w:p>
    <w:p w14:paraId="6729BECD" w14:textId="423D6739" w:rsidR="0012288F" w:rsidRDefault="005A7027" w:rsidP="005A7027">
      <w:pPr>
        <w:pStyle w:val="Titulek"/>
      </w:pPr>
      <w:bookmarkStart w:id="227" w:name="_Ref128413124"/>
      <w:r>
        <w:t xml:space="preserve">Obr. </w:t>
      </w:r>
      <w:fldSimple w:instr=" SEQ Obrázek \* ARABIC ">
        <w:r w:rsidR="00DE4D75">
          <w:rPr>
            <w:noProof/>
          </w:rPr>
          <w:t>11</w:t>
        </w:r>
      </w:fldSimple>
      <w:bookmarkEnd w:id="227"/>
      <w:r>
        <w:t xml:space="preserve"> okno </w:t>
      </w:r>
      <w:proofErr w:type="spellStart"/>
      <w:r>
        <w:t>InventarForm</w:t>
      </w:r>
      <w:proofErr w:type="spellEnd"/>
      <w:r>
        <w:t xml:space="preserve"> v početní a hmotnostní variantě-vlastní</w:t>
      </w:r>
    </w:p>
    <w:p w14:paraId="66685981" w14:textId="6A3A7293" w:rsidR="00417082" w:rsidRDefault="00C77786" w:rsidP="00417082">
      <w:pPr>
        <w:pStyle w:val="Nadpis3"/>
      </w:pPr>
      <w:bookmarkStart w:id="228" w:name="_Toc130825411"/>
      <w:r w:rsidRPr="00026347">
        <w:t>7</w:t>
      </w:r>
      <w:r w:rsidR="00417082" w:rsidRPr="00026347">
        <w:t>.2.6 okn</w:t>
      </w:r>
      <w:r w:rsidR="00C31739">
        <w:t>a</w:t>
      </w:r>
      <w:r w:rsidR="00417082" w:rsidRPr="00026347">
        <w:t xml:space="preserve"> </w:t>
      </w:r>
      <w:proofErr w:type="spellStart"/>
      <w:r w:rsidR="00417082" w:rsidRPr="00026347">
        <w:t>ChunkForm</w:t>
      </w:r>
      <w:proofErr w:type="spellEnd"/>
      <w:r w:rsidR="00C31739">
        <w:t xml:space="preserve"> a </w:t>
      </w:r>
      <w:proofErr w:type="spellStart"/>
      <w:r w:rsidR="00C31739">
        <w:t>MapaForm</w:t>
      </w:r>
      <w:bookmarkEnd w:id="228"/>
      <w:proofErr w:type="spellEnd"/>
    </w:p>
    <w:p w14:paraId="5F6F82D3" w14:textId="2CD4AA88" w:rsidR="007E3A5C" w:rsidRPr="00CD0B32" w:rsidRDefault="00471789" w:rsidP="00471789">
      <w:pPr>
        <w:jc w:val="both"/>
      </w:pPr>
      <w:r w:rsidRPr="00CD0B32">
        <w:fldChar w:fldCharType="begin"/>
      </w:r>
      <w:r w:rsidRPr="00CD0B32">
        <w:instrText xml:space="preserve"> REF _Ref128417280 \h </w:instrText>
      </w:r>
      <w:r w:rsidR="00467315" w:rsidRPr="00CD0B32">
        <w:instrText xml:space="preserve"> \* MERGEFORMAT </w:instrText>
      </w:r>
      <w:r w:rsidRPr="00CD0B32">
        <w:fldChar w:fldCharType="separate"/>
      </w:r>
      <w:r w:rsidR="00DE4D75">
        <w:t xml:space="preserve">Obr. </w:t>
      </w:r>
      <w:r w:rsidR="00DE4D75">
        <w:rPr>
          <w:noProof/>
        </w:rPr>
        <w:t>12</w:t>
      </w:r>
      <w:r w:rsidRPr="00CD0B32">
        <w:fldChar w:fldCharType="end"/>
      </w:r>
      <w:r w:rsidRPr="00CD0B32">
        <w:t xml:space="preserve"> ukazuje </w:t>
      </w:r>
      <w:proofErr w:type="spellStart"/>
      <w:r w:rsidRPr="00CD0B32">
        <w:t>ChunkForm</w:t>
      </w:r>
      <w:proofErr w:type="spellEnd"/>
      <w:r w:rsidRPr="00CD0B32">
        <w:t xml:space="preserve"> sloužící k otestování náhodného generování jednoho bloku mapy. Každá lokace má omezeny lokace, se kterými může sousedit. V tomto ukázkovém případě mohou les a vesnice sousedit jen s cestou, nebo lokací stejného typu.  </w:t>
      </w:r>
    </w:p>
    <w:p w14:paraId="66413B7D" w14:textId="72DC1885" w:rsidR="007600E8" w:rsidRPr="007E3A5C" w:rsidRDefault="007600E8" w:rsidP="00471789">
      <w:pPr>
        <w:jc w:val="both"/>
      </w:pPr>
      <w:r w:rsidRPr="00CD0B32">
        <w:t xml:space="preserve">Podobnou funkci má také </w:t>
      </w:r>
      <w:proofErr w:type="spellStart"/>
      <w:r w:rsidRPr="00CD0B32">
        <w:t>MapaForm</w:t>
      </w:r>
      <w:proofErr w:type="spellEnd"/>
      <w:r w:rsidRPr="00CD0B32">
        <w:t xml:space="preserve">, avšak s tím rozdílem, že negeneruje pouze jeden blok, ale mřížku pět na pět, což znamená šest set dvacet pět </w:t>
      </w:r>
      <w:r w:rsidR="00AB65B7" w:rsidRPr="00CD0B32">
        <w:t>lokací.</w:t>
      </w:r>
    </w:p>
    <w:p w14:paraId="313CAA1B" w14:textId="77777777" w:rsidR="007E3A5C" w:rsidRDefault="007E3A5C" w:rsidP="007E3A5C">
      <w:pPr>
        <w:keepNext/>
      </w:pPr>
      <w:r>
        <w:rPr>
          <w:noProof/>
        </w:rPr>
        <w:lastRenderedPageBreak/>
        <w:drawing>
          <wp:inline distT="0" distB="0" distL="0" distR="0" wp14:anchorId="559014BC" wp14:editId="31944C94">
            <wp:extent cx="1755822" cy="1534602"/>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56627" cy="1535305"/>
                    </a:xfrm>
                    <a:prstGeom prst="rect">
                      <a:avLst/>
                    </a:prstGeom>
                  </pic:spPr>
                </pic:pic>
              </a:graphicData>
            </a:graphic>
          </wp:inline>
        </w:drawing>
      </w:r>
    </w:p>
    <w:p w14:paraId="0B11F9F2" w14:textId="205F3735" w:rsidR="00417082" w:rsidRPr="00026347" w:rsidRDefault="007E3A5C" w:rsidP="00C31739">
      <w:pPr>
        <w:pStyle w:val="Titulek"/>
      </w:pPr>
      <w:bookmarkStart w:id="229" w:name="_Ref128417280"/>
      <w:r>
        <w:t xml:space="preserve">Obr. </w:t>
      </w:r>
      <w:fldSimple w:instr=" SEQ Obrázek \* ARABIC ">
        <w:r w:rsidR="00DE4D75">
          <w:rPr>
            <w:noProof/>
          </w:rPr>
          <w:t>12</w:t>
        </w:r>
      </w:fldSimple>
      <w:bookmarkEnd w:id="229"/>
      <w:r>
        <w:t xml:space="preserve"> okno </w:t>
      </w:r>
      <w:proofErr w:type="spellStart"/>
      <w:r>
        <w:t>ChunkForm</w:t>
      </w:r>
      <w:proofErr w:type="spellEnd"/>
      <w:r>
        <w:t>-vlastní</w:t>
      </w:r>
    </w:p>
    <w:p w14:paraId="7FAEB0E8" w14:textId="1A437535" w:rsidR="00417082" w:rsidRPr="00026347" w:rsidRDefault="00C77786" w:rsidP="00417082">
      <w:pPr>
        <w:pStyle w:val="Nadpis3"/>
      </w:pPr>
      <w:bookmarkStart w:id="230" w:name="_Toc130825412"/>
      <w:r w:rsidRPr="00026347">
        <w:t>7</w:t>
      </w:r>
      <w:r w:rsidR="00417082" w:rsidRPr="00026347">
        <w:t xml:space="preserve">.2.7 okno </w:t>
      </w:r>
      <w:proofErr w:type="spellStart"/>
      <w:r w:rsidR="00417082" w:rsidRPr="00026347">
        <w:t>UkolForm</w:t>
      </w:r>
      <w:bookmarkEnd w:id="230"/>
      <w:proofErr w:type="spellEnd"/>
    </w:p>
    <w:p w14:paraId="733A18E2" w14:textId="093B8C1A" w:rsidR="00417082" w:rsidRDefault="00757705" w:rsidP="00E06608">
      <w:pPr>
        <w:jc w:val="both"/>
      </w:pPr>
      <w:r w:rsidRPr="00525F39">
        <w:fldChar w:fldCharType="begin"/>
      </w:r>
      <w:r w:rsidRPr="00525F39">
        <w:instrText xml:space="preserve"> REF _Ref128418537 \h </w:instrText>
      </w:r>
      <w:r w:rsidR="00E06608" w:rsidRPr="00525F39">
        <w:instrText xml:space="preserve"> \* MERGEFORMAT </w:instrText>
      </w:r>
      <w:r w:rsidRPr="00525F39">
        <w:fldChar w:fldCharType="separate"/>
      </w:r>
      <w:r w:rsidR="00DE4D75">
        <w:t xml:space="preserve">Obr. </w:t>
      </w:r>
      <w:r w:rsidR="00DE4D75">
        <w:rPr>
          <w:noProof/>
        </w:rPr>
        <w:t>13</w:t>
      </w:r>
      <w:r w:rsidRPr="00525F39">
        <w:fldChar w:fldCharType="end"/>
      </w:r>
      <w:r w:rsidRPr="00525F39">
        <w:t xml:space="preserve"> vyobrazuje okno </w:t>
      </w:r>
      <w:proofErr w:type="spellStart"/>
      <w:r w:rsidRPr="00525F39">
        <w:t>UkolForm</w:t>
      </w:r>
      <w:proofErr w:type="spellEnd"/>
      <w:r w:rsidRPr="00525F39">
        <w:t xml:space="preserve"> sloužící k ověření funkčnosti logiky při plnění úkolů. V levé části je zadání úkolu, který má svůj název, popis a stav splnění. Napravo se nachází výpis inventáře. Uprostřed jsou tlačítka reprezentující vyhraný souboj a sebrané předměty. Pod tlačítky je umístěn výpis hráče</w:t>
      </w:r>
      <w:r w:rsidR="00E06608" w:rsidRPr="00525F39">
        <w:t>, který po splnění úkolu dostane odměnu v podobě zkušeností, zlata a předmětu.</w:t>
      </w:r>
    </w:p>
    <w:p w14:paraId="453F6FAA" w14:textId="77777777" w:rsidR="00A9126E" w:rsidRDefault="00467315" w:rsidP="00A9126E">
      <w:pPr>
        <w:keepNext/>
      </w:pPr>
      <w:r>
        <w:rPr>
          <w:noProof/>
        </w:rPr>
        <w:drawing>
          <wp:inline distT="0" distB="0" distL="0" distR="0" wp14:anchorId="4C1A5E60" wp14:editId="2B30F4C6">
            <wp:extent cx="2520000" cy="2160000"/>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20000" cy="2160000"/>
                    </a:xfrm>
                    <a:prstGeom prst="rect">
                      <a:avLst/>
                    </a:prstGeom>
                  </pic:spPr>
                </pic:pic>
              </a:graphicData>
            </a:graphic>
          </wp:inline>
        </w:drawing>
      </w:r>
    </w:p>
    <w:p w14:paraId="6DB5E4CC" w14:textId="372CFFFE" w:rsidR="00467315" w:rsidRPr="00026347" w:rsidRDefault="00A9126E" w:rsidP="00A9126E">
      <w:pPr>
        <w:pStyle w:val="Titulek"/>
      </w:pPr>
      <w:bookmarkStart w:id="231" w:name="_Ref128418537"/>
      <w:r>
        <w:t xml:space="preserve">Obr. </w:t>
      </w:r>
      <w:fldSimple w:instr=" SEQ Obrázek \* ARABIC ">
        <w:r w:rsidR="00DE4D75">
          <w:rPr>
            <w:noProof/>
          </w:rPr>
          <w:t>13</w:t>
        </w:r>
      </w:fldSimple>
      <w:bookmarkEnd w:id="231"/>
      <w:r w:rsidR="00F01FF8">
        <w:t xml:space="preserve"> okno</w:t>
      </w:r>
      <w:r>
        <w:t xml:space="preserve"> </w:t>
      </w:r>
      <w:proofErr w:type="spellStart"/>
      <w:r>
        <w:t>UkolForm</w:t>
      </w:r>
      <w:proofErr w:type="spellEnd"/>
      <w:r>
        <w:t>-vlastní</w:t>
      </w:r>
    </w:p>
    <w:p w14:paraId="343CE1F3" w14:textId="4958CE7C" w:rsidR="00417082" w:rsidRDefault="00C77786" w:rsidP="00417082">
      <w:pPr>
        <w:pStyle w:val="Nadpis3"/>
      </w:pPr>
      <w:bookmarkStart w:id="232" w:name="_Toc130825413"/>
      <w:r w:rsidRPr="00026347">
        <w:t>7</w:t>
      </w:r>
      <w:r w:rsidR="00417082" w:rsidRPr="00026347">
        <w:t xml:space="preserve">.2.8 okno </w:t>
      </w:r>
      <w:proofErr w:type="spellStart"/>
      <w:r w:rsidR="00417082" w:rsidRPr="00026347">
        <w:t>NastaveniForm</w:t>
      </w:r>
      <w:bookmarkEnd w:id="232"/>
      <w:proofErr w:type="spellEnd"/>
    </w:p>
    <w:p w14:paraId="6EF63C1E" w14:textId="750C64E9" w:rsidR="00F01FF8" w:rsidRPr="00F01FF8" w:rsidRDefault="00675849" w:rsidP="00F01FF8">
      <w:r w:rsidRPr="00AB6BED">
        <w:t xml:space="preserve">Okno </w:t>
      </w:r>
      <w:proofErr w:type="spellStart"/>
      <w:r w:rsidRPr="00AB6BED">
        <w:t>NastaveniForm</w:t>
      </w:r>
      <w:proofErr w:type="spellEnd"/>
      <w:r w:rsidRPr="00AB6BED">
        <w:t xml:space="preserve"> (</w:t>
      </w:r>
      <w:r w:rsidR="00551A1B" w:rsidRPr="00AB6BED">
        <w:fldChar w:fldCharType="begin"/>
      </w:r>
      <w:r w:rsidR="00551A1B" w:rsidRPr="00AB6BED">
        <w:instrText xml:space="preserve"> REF _Ref128468001 \h </w:instrText>
      </w:r>
      <w:r w:rsidR="00F11833" w:rsidRPr="00AB6BED">
        <w:instrText xml:space="preserve"> \* MERGEFORMAT </w:instrText>
      </w:r>
      <w:r w:rsidR="00551A1B" w:rsidRPr="00AB6BED">
        <w:fldChar w:fldCharType="separate"/>
      </w:r>
      <w:r w:rsidR="00DE4D75">
        <w:t xml:space="preserve">Obr. </w:t>
      </w:r>
      <w:r w:rsidR="00DE4D75">
        <w:rPr>
          <w:noProof/>
        </w:rPr>
        <w:t>14</w:t>
      </w:r>
      <w:r w:rsidR="00551A1B" w:rsidRPr="00AB6BED">
        <w:fldChar w:fldCharType="end"/>
      </w:r>
      <w:r w:rsidRPr="00AB6BED">
        <w:t>) slo</w:t>
      </w:r>
      <w:r w:rsidR="00551A1B" w:rsidRPr="00AB6BED">
        <w:t>u</w:t>
      </w:r>
      <w:r w:rsidRPr="00AB6BED">
        <w:t>ží k výpisu a otestování globálního nastavení</w:t>
      </w:r>
      <w:r w:rsidR="00944E00" w:rsidRPr="00AB6BED">
        <w:t xml:space="preserve"> obsaženém v </w:t>
      </w:r>
      <w:proofErr w:type="spellStart"/>
      <w:r w:rsidR="00944E00" w:rsidRPr="00AB6BED">
        <w:t>sigleton</w:t>
      </w:r>
      <w:proofErr w:type="spellEnd"/>
      <w:r w:rsidR="00944E00" w:rsidRPr="00AB6BED">
        <w:t xml:space="preserve"> instanci potomka třídy </w:t>
      </w:r>
      <w:proofErr w:type="spellStart"/>
      <w:r w:rsidR="00944E00" w:rsidRPr="00AB6BED">
        <w:t>GameManager</w:t>
      </w:r>
      <w:proofErr w:type="spellEnd"/>
      <w:r w:rsidR="00551A1B" w:rsidRPr="00AB6BED">
        <w:t>, které využívají všechna okna otevíraná pomocí tlačítek v pravém bloku úvodní obrazovky.</w:t>
      </w:r>
      <w:r w:rsidR="00930407" w:rsidRPr="00AB6BED">
        <w:t xml:space="preserve"> Nastavení ovládání a grafiky je možné vyzkoušet na obrázku </w:t>
      </w:r>
      <w:r w:rsidR="00C855F4" w:rsidRPr="00AB6BED">
        <w:t>vpravo</w:t>
      </w:r>
      <w:r w:rsidR="00930407" w:rsidRPr="00AB6BED">
        <w:t>, který má stanovený rozměr a příslušnými klávesami je možné s ním pohybovat.</w:t>
      </w:r>
      <w:r w:rsidR="00076F7F" w:rsidRPr="00AB6BED">
        <w:t xml:space="preserve"> Nastavení mapy je využito při generování v okně </w:t>
      </w:r>
      <w:proofErr w:type="spellStart"/>
      <w:r w:rsidR="00076F7F" w:rsidRPr="00AB6BED">
        <w:t>GMMapaForm</w:t>
      </w:r>
      <w:proofErr w:type="spellEnd"/>
      <w:r w:rsidR="00076F7F" w:rsidRPr="00AB6BED">
        <w:t xml:space="preserve"> a určuje rozměry mřížky bloků, které tvoří mapu, a lokací v každém tomto bloku. Dále určuje</w:t>
      </w:r>
      <w:r w:rsidR="005A2FA8" w:rsidRPr="00AB6BED">
        <w:t>,</w:t>
      </w:r>
      <w:r w:rsidR="00076F7F" w:rsidRPr="00AB6BED">
        <w:t xml:space="preserve"> do jaké polohy je umístěna startovní lokace, podle které je generován zbytek mapy.</w:t>
      </w:r>
    </w:p>
    <w:p w14:paraId="206BA0F9" w14:textId="77777777" w:rsidR="00F01FF8" w:rsidRDefault="00F01FF8" w:rsidP="00F01FF8">
      <w:pPr>
        <w:keepNext/>
      </w:pPr>
      <w:r>
        <w:rPr>
          <w:noProof/>
        </w:rPr>
        <w:lastRenderedPageBreak/>
        <w:drawing>
          <wp:inline distT="0" distB="0" distL="0" distR="0" wp14:anchorId="6AD41A31" wp14:editId="35FE99EE">
            <wp:extent cx="2497497" cy="191135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97919" cy="1911673"/>
                    </a:xfrm>
                    <a:prstGeom prst="rect">
                      <a:avLst/>
                    </a:prstGeom>
                  </pic:spPr>
                </pic:pic>
              </a:graphicData>
            </a:graphic>
          </wp:inline>
        </w:drawing>
      </w:r>
    </w:p>
    <w:p w14:paraId="45DB76BE" w14:textId="108697F7" w:rsidR="00417082" w:rsidRPr="00026347" w:rsidRDefault="00F01FF8" w:rsidP="00F01FF8">
      <w:pPr>
        <w:pStyle w:val="Titulek"/>
      </w:pPr>
      <w:bookmarkStart w:id="233" w:name="_Ref128468001"/>
      <w:r>
        <w:t>Obr</w:t>
      </w:r>
      <w:r w:rsidR="00675849">
        <w:t>.</w:t>
      </w:r>
      <w:r>
        <w:t xml:space="preserve"> </w:t>
      </w:r>
      <w:fldSimple w:instr=" SEQ Obrázek \* ARABIC ">
        <w:r w:rsidR="00DE4D75">
          <w:rPr>
            <w:noProof/>
          </w:rPr>
          <w:t>14</w:t>
        </w:r>
      </w:fldSimple>
      <w:bookmarkEnd w:id="233"/>
      <w:r>
        <w:t xml:space="preserve"> okno </w:t>
      </w:r>
      <w:proofErr w:type="spellStart"/>
      <w:r>
        <w:t>NastaveniForm</w:t>
      </w:r>
      <w:proofErr w:type="spellEnd"/>
      <w:r>
        <w:t>-vlastní</w:t>
      </w:r>
    </w:p>
    <w:p w14:paraId="4EEF6293" w14:textId="37C8A479" w:rsidR="00E02B9D" w:rsidRPr="00026347" w:rsidRDefault="00C77786" w:rsidP="00E02B9D">
      <w:pPr>
        <w:pStyle w:val="Nadpis3"/>
      </w:pPr>
      <w:bookmarkStart w:id="234" w:name="_Toc130825414"/>
      <w:r w:rsidRPr="00026347">
        <w:t>7</w:t>
      </w:r>
      <w:r w:rsidR="00E02B9D" w:rsidRPr="00026347">
        <w:t xml:space="preserve">.2.9 okno </w:t>
      </w:r>
      <w:proofErr w:type="spellStart"/>
      <w:r w:rsidR="003F6983" w:rsidRPr="00026347">
        <w:t>GMMapaForm</w:t>
      </w:r>
      <w:bookmarkEnd w:id="234"/>
      <w:proofErr w:type="spellEnd"/>
    </w:p>
    <w:p w14:paraId="6370B8EF" w14:textId="10DDA427" w:rsidR="00E02B9D" w:rsidRDefault="005A2FA8" w:rsidP="00E02B9D">
      <w:r w:rsidRPr="000B4A8E">
        <w:t xml:space="preserve">Na </w:t>
      </w:r>
      <w:r w:rsidRPr="000B4A8E">
        <w:fldChar w:fldCharType="begin"/>
      </w:r>
      <w:r w:rsidRPr="000B4A8E">
        <w:instrText xml:space="preserve"> REF _Ref128488987 \h </w:instrText>
      </w:r>
      <w:r w:rsidR="001A0502" w:rsidRPr="000B4A8E">
        <w:instrText xml:space="preserve"> \* MERGEFORMAT </w:instrText>
      </w:r>
      <w:r w:rsidRPr="000B4A8E">
        <w:fldChar w:fldCharType="separate"/>
      </w:r>
      <w:r w:rsidR="00DE4D75">
        <w:t xml:space="preserve">Obr. </w:t>
      </w:r>
      <w:r w:rsidR="00DE4D75">
        <w:rPr>
          <w:noProof/>
        </w:rPr>
        <w:t>15</w:t>
      </w:r>
      <w:r w:rsidRPr="000B4A8E">
        <w:fldChar w:fldCharType="end"/>
      </w:r>
      <w:r w:rsidRPr="000B4A8E">
        <w:t xml:space="preserve"> je ukázáno okno </w:t>
      </w:r>
      <w:proofErr w:type="spellStart"/>
      <w:r w:rsidRPr="000B4A8E">
        <w:t>GMMapaForm</w:t>
      </w:r>
      <w:proofErr w:type="spellEnd"/>
      <w:r w:rsidR="003F6983" w:rsidRPr="000B4A8E">
        <w:t>,</w:t>
      </w:r>
      <w:r w:rsidRPr="000B4A8E">
        <w:t xml:space="preserve"> které</w:t>
      </w:r>
      <w:r w:rsidR="003F6983" w:rsidRPr="000B4A8E">
        <w:t xml:space="preserve"> obdobně jako </w:t>
      </w:r>
      <w:proofErr w:type="spellStart"/>
      <w:r w:rsidR="003F6983" w:rsidRPr="000B4A8E">
        <w:t>MapaForm</w:t>
      </w:r>
      <w:proofErr w:type="spellEnd"/>
      <w:r w:rsidR="003F6983" w:rsidRPr="000B4A8E">
        <w:t xml:space="preserve"> generuje mapu, avšak </w:t>
      </w:r>
      <w:r w:rsidR="00696144" w:rsidRPr="000B4A8E">
        <w:t>v tomto případě se více podobá skutečnému použ</w:t>
      </w:r>
      <w:r w:rsidR="00944E00" w:rsidRPr="000B4A8E">
        <w:t>i</w:t>
      </w:r>
      <w:r w:rsidR="00696144" w:rsidRPr="000B4A8E">
        <w:t>tí.</w:t>
      </w:r>
      <w:r w:rsidR="00944E00" w:rsidRPr="000B4A8E">
        <w:t xml:space="preserve"> Jak již bylo zmíněno v kapitole 7.2.8 rozměry nejsou dány napevno kódem, ale jsou nastaveny v</w:t>
      </w:r>
      <w:r w:rsidR="00FF07E7" w:rsidRPr="000B4A8E">
        <w:t> </w:t>
      </w:r>
      <w:proofErr w:type="spellStart"/>
      <w:r w:rsidR="00944E00" w:rsidRPr="000B4A8E">
        <w:t>GameManegerovi</w:t>
      </w:r>
      <w:proofErr w:type="spellEnd"/>
      <w:r w:rsidR="00FF07E7" w:rsidRPr="000B4A8E">
        <w:t>. Hlavním a na první pohled viditelným rozdílem je, že po otevření okna mapa není vygenerována celá, ale jsou zobrazeny jen bloky v okruhu startovní pozice. Na této pozice se také nachází červený čtverec reprezentující hráče. Ten se pohybuje pomocí kláves nastavených pro pohyb (viz kap</w:t>
      </w:r>
      <w:r w:rsidR="007964D6" w:rsidRPr="000B4A8E">
        <w:t>.</w:t>
      </w:r>
      <w:r w:rsidR="00FF07E7" w:rsidRPr="000B4A8E">
        <w:t xml:space="preserve"> 7.2.8) a přejde-li do sousedního bloku, j</w:t>
      </w:r>
      <w:r w:rsidR="00D52F0F" w:rsidRPr="000B4A8E">
        <w:t>sou</w:t>
      </w:r>
      <w:r w:rsidR="00FF07E7" w:rsidRPr="000B4A8E">
        <w:t xml:space="preserve"> vygenerován</w:t>
      </w:r>
      <w:r w:rsidR="00D52F0F" w:rsidRPr="000B4A8E">
        <w:t>y sousední bloky.</w:t>
      </w:r>
    </w:p>
    <w:p w14:paraId="70A52163" w14:textId="77777777" w:rsidR="005A2FA8" w:rsidRDefault="005A2FA8" w:rsidP="000B4A8E">
      <w:pPr>
        <w:keepNext/>
      </w:pPr>
      <w:r>
        <w:rPr>
          <w:noProof/>
        </w:rPr>
        <w:drawing>
          <wp:inline distT="0" distB="0" distL="0" distR="0" wp14:anchorId="6E2330F8" wp14:editId="2ADBA7DB">
            <wp:extent cx="2425148" cy="2516038"/>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25528" cy="2516432"/>
                    </a:xfrm>
                    <a:prstGeom prst="rect">
                      <a:avLst/>
                    </a:prstGeom>
                  </pic:spPr>
                </pic:pic>
              </a:graphicData>
            </a:graphic>
          </wp:inline>
        </w:drawing>
      </w:r>
    </w:p>
    <w:p w14:paraId="44F964CB" w14:textId="56340503" w:rsidR="005A2FA8" w:rsidRPr="00026347" w:rsidRDefault="005A2FA8" w:rsidP="000B4A8E">
      <w:pPr>
        <w:pStyle w:val="Titulek"/>
      </w:pPr>
      <w:bookmarkStart w:id="235" w:name="_Ref128488987"/>
      <w:r>
        <w:t xml:space="preserve">Obr. </w:t>
      </w:r>
      <w:fldSimple w:instr=" SEQ Obrázek \* ARABIC ">
        <w:r w:rsidR="00DE4D75">
          <w:rPr>
            <w:noProof/>
          </w:rPr>
          <w:t>15</w:t>
        </w:r>
      </w:fldSimple>
      <w:bookmarkEnd w:id="235"/>
      <w:r>
        <w:t xml:space="preserve"> okno </w:t>
      </w:r>
      <w:proofErr w:type="spellStart"/>
      <w:r>
        <w:t>GMMapaForm</w:t>
      </w:r>
      <w:proofErr w:type="spellEnd"/>
      <w:r>
        <w:t>-vlastní</w:t>
      </w:r>
    </w:p>
    <w:p w14:paraId="4B9600D4" w14:textId="17FA3D3D" w:rsidR="00E02B9D" w:rsidRPr="00026347" w:rsidRDefault="00C77786" w:rsidP="00E02B9D">
      <w:pPr>
        <w:pStyle w:val="Nadpis3"/>
      </w:pPr>
      <w:bookmarkStart w:id="236" w:name="_Toc130825415"/>
      <w:r w:rsidRPr="00026347">
        <w:t>7</w:t>
      </w:r>
      <w:r w:rsidR="00E02B9D" w:rsidRPr="00026347">
        <w:t xml:space="preserve">.2.10 okno </w:t>
      </w:r>
      <w:proofErr w:type="spellStart"/>
      <w:r w:rsidR="003F6983">
        <w:t>GMPostavyForm</w:t>
      </w:r>
      <w:bookmarkEnd w:id="236"/>
      <w:proofErr w:type="spellEnd"/>
      <w:r w:rsidR="003F6983">
        <w:t xml:space="preserve"> </w:t>
      </w:r>
    </w:p>
    <w:p w14:paraId="0F05CA46" w14:textId="19A1D3C8" w:rsidR="00E02B9D" w:rsidRPr="00026347" w:rsidRDefault="00B33767" w:rsidP="00B831C5">
      <w:pPr>
        <w:jc w:val="both"/>
      </w:pPr>
      <w:r>
        <w:t xml:space="preserve">Ačkoliv na první pohled toto okno vypadá stejně jako </w:t>
      </w:r>
      <w:proofErr w:type="spellStart"/>
      <w:r w:rsidRPr="00B831C5">
        <w:rPr>
          <w:i/>
          <w:iCs/>
        </w:rPr>
        <w:t>VypisPostava</w:t>
      </w:r>
      <w:proofErr w:type="spellEnd"/>
      <w:r>
        <w:t>, tak logika na pozadí je odlišná.</w:t>
      </w:r>
      <w:r w:rsidR="00CF7FCA">
        <w:t xml:space="preserve"> Postavy nejsou vytvářeny přímo kódem na pozadí tohoto okna, ale je zavolána</w:t>
      </w:r>
      <w:r w:rsidR="0021250C">
        <w:t xml:space="preserve"> metoda v </w:t>
      </w:r>
      <w:proofErr w:type="spellStart"/>
      <w:r w:rsidR="0021250C">
        <w:t>gamemanegeru</w:t>
      </w:r>
      <w:proofErr w:type="spellEnd"/>
      <w:r w:rsidR="0021250C">
        <w:t xml:space="preserve">, již je předán seznam skupin </w:t>
      </w:r>
      <w:proofErr w:type="spellStart"/>
      <w:r w:rsidR="0021250C">
        <w:t>Statů</w:t>
      </w:r>
      <w:proofErr w:type="spellEnd"/>
      <w:r w:rsidR="0021250C">
        <w:t>, které má nově vytvořená postava mít.</w:t>
      </w:r>
    </w:p>
    <w:p w14:paraId="2E749CE8" w14:textId="7C2DAB64" w:rsidR="00E02B9D" w:rsidRDefault="00C77786" w:rsidP="00E02B9D">
      <w:pPr>
        <w:pStyle w:val="Nadpis3"/>
      </w:pPr>
      <w:bookmarkStart w:id="237" w:name="_Toc130825416"/>
      <w:r w:rsidRPr="00026347">
        <w:t>7</w:t>
      </w:r>
      <w:r w:rsidR="00E02B9D" w:rsidRPr="00026347">
        <w:t xml:space="preserve">.2.11 okno </w:t>
      </w:r>
      <w:proofErr w:type="spellStart"/>
      <w:r w:rsidR="00E02B9D" w:rsidRPr="00026347">
        <w:t>GMUkl</w:t>
      </w:r>
      <w:r w:rsidR="00EF5148">
        <w:t>a</w:t>
      </w:r>
      <w:r w:rsidR="00E02B9D" w:rsidRPr="00026347">
        <w:t>daniForm</w:t>
      </w:r>
      <w:bookmarkEnd w:id="237"/>
      <w:proofErr w:type="spellEnd"/>
    </w:p>
    <w:p w14:paraId="2E97579E" w14:textId="76B044D2" w:rsidR="0039715B" w:rsidRDefault="00EF5148" w:rsidP="00B831C5">
      <w:pPr>
        <w:jc w:val="both"/>
        <w:rPr>
          <w:rFonts w:cstheme="minorHAnsi"/>
          <w:color w:val="000000"/>
          <w:sz w:val="20"/>
          <w:szCs w:val="20"/>
          <w:shd w:val="clear" w:color="auto" w:fill="FFFFFF"/>
        </w:rPr>
      </w:pPr>
      <w:r>
        <w:rPr>
          <w:rFonts w:cstheme="minorHAnsi"/>
          <w:color w:val="000000"/>
          <w:sz w:val="20"/>
          <w:szCs w:val="20"/>
          <w:shd w:val="clear" w:color="auto" w:fill="FFFFFF"/>
        </w:rPr>
        <w:t xml:space="preserve">Na </w:t>
      </w:r>
      <w:r>
        <w:rPr>
          <w:rFonts w:cstheme="minorHAnsi"/>
          <w:color w:val="000000"/>
          <w:sz w:val="20"/>
          <w:szCs w:val="20"/>
          <w:shd w:val="clear" w:color="auto" w:fill="FFFFFF"/>
        </w:rPr>
        <w:fldChar w:fldCharType="begin"/>
      </w:r>
      <w:r>
        <w:rPr>
          <w:rFonts w:cstheme="minorHAnsi"/>
          <w:color w:val="000000"/>
          <w:sz w:val="20"/>
          <w:szCs w:val="20"/>
          <w:shd w:val="clear" w:color="auto" w:fill="FFFFFF"/>
        </w:rPr>
        <w:instrText xml:space="preserve"> REF _Ref129108504 \h </w:instrText>
      </w:r>
      <w:r>
        <w:rPr>
          <w:rFonts w:cstheme="minorHAnsi"/>
          <w:color w:val="000000"/>
          <w:sz w:val="20"/>
          <w:szCs w:val="20"/>
          <w:shd w:val="clear" w:color="auto" w:fill="FFFFFF"/>
        </w:rPr>
      </w:r>
      <w:r>
        <w:rPr>
          <w:rFonts w:cstheme="minorHAnsi"/>
          <w:color w:val="000000"/>
          <w:sz w:val="20"/>
          <w:szCs w:val="20"/>
          <w:shd w:val="clear" w:color="auto" w:fill="FFFFFF"/>
        </w:rPr>
        <w:fldChar w:fldCharType="separate"/>
      </w:r>
      <w:r w:rsidR="00DE4D75">
        <w:t xml:space="preserve">Obr. </w:t>
      </w:r>
      <w:r w:rsidR="00DE4D75">
        <w:rPr>
          <w:noProof/>
        </w:rPr>
        <w:t>16</w:t>
      </w:r>
      <w:r>
        <w:rPr>
          <w:rFonts w:cstheme="minorHAnsi"/>
          <w:color w:val="000000"/>
          <w:sz w:val="20"/>
          <w:szCs w:val="20"/>
          <w:shd w:val="clear" w:color="auto" w:fill="FFFFFF"/>
        </w:rPr>
        <w:fldChar w:fldCharType="end"/>
      </w:r>
      <w:r>
        <w:rPr>
          <w:rFonts w:cstheme="minorHAnsi"/>
          <w:color w:val="000000"/>
          <w:sz w:val="20"/>
          <w:szCs w:val="20"/>
          <w:shd w:val="clear" w:color="auto" w:fill="FFFFFF"/>
        </w:rPr>
        <w:t xml:space="preserve"> je vidět</w:t>
      </w:r>
      <w:r w:rsidR="00A0006B">
        <w:rPr>
          <w:rFonts w:cstheme="minorHAnsi"/>
          <w:color w:val="000000"/>
          <w:sz w:val="20"/>
          <w:szCs w:val="20"/>
          <w:shd w:val="clear" w:color="auto" w:fill="FFFFFF"/>
        </w:rPr>
        <w:t xml:space="preserve"> okno sloužící k otestování funkčnosti ukládání a načítání rozehrané hry. Při kliknutí na tlačítko </w:t>
      </w:r>
      <w:proofErr w:type="spellStart"/>
      <w:r w:rsidR="00A0006B" w:rsidRPr="00B831C5">
        <w:rPr>
          <w:rFonts w:cstheme="minorHAnsi"/>
          <w:i/>
          <w:iCs/>
          <w:color w:val="000000"/>
          <w:sz w:val="20"/>
          <w:szCs w:val="20"/>
          <w:shd w:val="clear" w:color="auto" w:fill="FFFFFF"/>
        </w:rPr>
        <w:t>uloz</w:t>
      </w:r>
      <w:proofErr w:type="spellEnd"/>
      <w:r w:rsidR="00A0006B">
        <w:rPr>
          <w:rFonts w:cstheme="minorHAnsi"/>
          <w:color w:val="000000"/>
          <w:sz w:val="20"/>
          <w:szCs w:val="20"/>
          <w:shd w:val="clear" w:color="auto" w:fill="FFFFFF"/>
        </w:rPr>
        <w:t xml:space="preserve"> je vytvořena nová hra obsahující vygenerovanou mapu, dvě hráčovi a jednu nehratelnou postavu</w:t>
      </w:r>
      <w:r w:rsidR="003B306A">
        <w:rPr>
          <w:rFonts w:cstheme="minorHAnsi"/>
          <w:color w:val="000000"/>
          <w:sz w:val="20"/>
          <w:szCs w:val="20"/>
          <w:shd w:val="clear" w:color="auto" w:fill="FFFFFF"/>
        </w:rPr>
        <w:t>.</w:t>
      </w:r>
      <w:r w:rsidR="006E2214">
        <w:rPr>
          <w:rFonts w:cstheme="minorHAnsi"/>
          <w:color w:val="000000"/>
          <w:sz w:val="20"/>
          <w:szCs w:val="20"/>
          <w:shd w:val="clear" w:color="auto" w:fill="FFFFFF"/>
        </w:rPr>
        <w:t xml:space="preserve"> Po uložení či načtení jsou tyto údaje zobrazeny, čímž je umožněno překontrolovat jejich shodnost.  </w:t>
      </w:r>
      <w:r w:rsidR="00194C78">
        <w:rPr>
          <w:rFonts w:cstheme="minorHAnsi"/>
          <w:color w:val="000000"/>
          <w:sz w:val="20"/>
          <w:szCs w:val="20"/>
          <w:shd w:val="clear" w:color="auto" w:fill="FFFFFF"/>
        </w:rPr>
        <w:t xml:space="preserve">Aby šlo tuto operaci opakovat bez neustálého zavírání a </w:t>
      </w:r>
      <w:r w:rsidR="00D515A1">
        <w:rPr>
          <w:rFonts w:cstheme="minorHAnsi"/>
          <w:color w:val="000000"/>
          <w:sz w:val="20"/>
          <w:szCs w:val="20"/>
          <w:shd w:val="clear" w:color="auto" w:fill="FFFFFF"/>
        </w:rPr>
        <w:t xml:space="preserve">znovu </w:t>
      </w:r>
      <w:r w:rsidR="00194C78">
        <w:rPr>
          <w:rFonts w:cstheme="minorHAnsi"/>
          <w:color w:val="000000"/>
          <w:sz w:val="20"/>
          <w:szCs w:val="20"/>
          <w:shd w:val="clear" w:color="auto" w:fill="FFFFFF"/>
        </w:rPr>
        <w:t>otevírání okna</w:t>
      </w:r>
      <w:r w:rsidR="00D515A1">
        <w:rPr>
          <w:rFonts w:cstheme="minorHAnsi"/>
          <w:color w:val="000000"/>
          <w:sz w:val="20"/>
          <w:szCs w:val="20"/>
          <w:shd w:val="clear" w:color="auto" w:fill="FFFFFF"/>
        </w:rPr>
        <w:t xml:space="preserve"> jsou pro každé uložení vytvořeny nové údaje místo využití již existujících.</w:t>
      </w:r>
    </w:p>
    <w:p w14:paraId="53AF9FC7" w14:textId="77777777" w:rsidR="00D907AA" w:rsidRDefault="00D907AA" w:rsidP="00B831C5">
      <w:pPr>
        <w:keepNext/>
      </w:pPr>
      <w:r>
        <w:rPr>
          <w:noProof/>
        </w:rPr>
        <w:lastRenderedPageBreak/>
        <w:drawing>
          <wp:inline distT="0" distB="0" distL="0" distR="0" wp14:anchorId="14BF73B4" wp14:editId="404E69EA">
            <wp:extent cx="2647950" cy="1750122"/>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48061" cy="1750196"/>
                    </a:xfrm>
                    <a:prstGeom prst="rect">
                      <a:avLst/>
                    </a:prstGeom>
                  </pic:spPr>
                </pic:pic>
              </a:graphicData>
            </a:graphic>
          </wp:inline>
        </w:drawing>
      </w:r>
    </w:p>
    <w:p w14:paraId="2107C9DC" w14:textId="611AC9C1" w:rsidR="00D907AA" w:rsidRPr="00621687" w:rsidRDefault="00D907AA" w:rsidP="00B831C5">
      <w:pPr>
        <w:pStyle w:val="Titulek"/>
        <w:rPr>
          <w:rFonts w:cstheme="minorHAnsi"/>
          <w:color w:val="000000"/>
          <w:sz w:val="20"/>
          <w:szCs w:val="20"/>
          <w:shd w:val="clear" w:color="auto" w:fill="FFFFFF"/>
        </w:rPr>
      </w:pPr>
      <w:bookmarkStart w:id="238" w:name="_Ref129108504"/>
      <w:r>
        <w:t>Obr</w:t>
      </w:r>
      <w:r w:rsidR="007B1788">
        <w:t>.</w:t>
      </w:r>
      <w:r>
        <w:t xml:space="preserve"> </w:t>
      </w:r>
      <w:fldSimple w:instr=" SEQ Obrázek \* ARABIC ">
        <w:r w:rsidR="00DE4D75">
          <w:rPr>
            <w:noProof/>
          </w:rPr>
          <w:t>16</w:t>
        </w:r>
      </w:fldSimple>
      <w:bookmarkEnd w:id="238"/>
      <w:r>
        <w:t xml:space="preserve"> okno </w:t>
      </w:r>
      <w:proofErr w:type="spellStart"/>
      <w:r w:rsidR="00455CB2">
        <w:t>GMUkladaniForm</w:t>
      </w:r>
      <w:proofErr w:type="spellEnd"/>
      <w:r w:rsidR="00455CB2">
        <w:t xml:space="preserve"> – vlastní</w:t>
      </w:r>
    </w:p>
    <w:p w14:paraId="74AE5E83" w14:textId="716F197D" w:rsidR="00FB4E78" w:rsidRDefault="00F67031" w:rsidP="00C85D30">
      <w:pPr>
        <w:ind w:left="360"/>
        <w:rPr>
          <w:rFonts w:cstheme="minorHAnsi"/>
          <w:color w:val="000000"/>
          <w:sz w:val="20"/>
          <w:szCs w:val="20"/>
          <w:shd w:val="clear" w:color="auto" w:fill="FFFFFF"/>
        </w:rPr>
      </w:pPr>
      <w:bookmarkStart w:id="239" w:name="_Toc130825417"/>
      <w:r w:rsidRPr="00621687">
        <w:rPr>
          <w:rStyle w:val="Nadpis1Char"/>
          <w:rFonts w:asciiTheme="minorHAnsi" w:hAnsiTheme="minorHAnsi" w:cstheme="minorHAnsi"/>
        </w:rPr>
        <w:t>8. Zhodnocení realizace aplikace</w:t>
      </w:r>
      <w:bookmarkEnd w:id="239"/>
    </w:p>
    <w:p w14:paraId="1015460C" w14:textId="196A7EE1" w:rsidR="00F67031" w:rsidRPr="00B26BD1" w:rsidRDefault="00FB4E78" w:rsidP="00D44688">
      <w:pPr>
        <w:ind w:left="360"/>
        <w:jc w:val="both"/>
        <w:rPr>
          <w:color w:val="00B050"/>
          <w:shd w:val="clear" w:color="auto" w:fill="FFFFFF"/>
        </w:rPr>
        <w:pPrChange w:id="240" w:author="Martin Novák" w:date="2023-03-27T18:48:00Z">
          <w:pPr/>
        </w:pPrChange>
      </w:pPr>
      <w:r w:rsidRPr="00383178">
        <w:rPr>
          <w:rFonts w:cstheme="minorHAnsi"/>
          <w:color w:val="000000"/>
          <w:shd w:val="clear" w:color="auto" w:fill="FFFFFF"/>
        </w:rPr>
        <w:t>Do budoucna je v plánu udělat plnohodnotnou implementaci do různých technologií a odhalit případné chyby návrhu.</w:t>
      </w:r>
      <w:r w:rsidR="00E51C33" w:rsidRPr="00383178">
        <w:rPr>
          <w:rFonts w:cstheme="minorHAnsi"/>
          <w:color w:val="000000"/>
          <w:shd w:val="clear" w:color="auto" w:fill="FFFFFF"/>
        </w:rPr>
        <w:t xml:space="preserve"> Dále je plánováno přidat gramatiku, která umožní nastavit hodnoty pro </w:t>
      </w:r>
      <w:proofErr w:type="spellStart"/>
      <w:r w:rsidR="00E51C33" w:rsidRPr="00383178">
        <w:rPr>
          <w:rFonts w:cstheme="minorHAnsi"/>
          <w:i/>
          <w:iCs/>
          <w:color w:val="000000"/>
          <w:shd w:val="clear" w:color="auto" w:fill="FFFFFF"/>
        </w:rPr>
        <w:t>GameManager</w:t>
      </w:r>
      <w:proofErr w:type="spellEnd"/>
      <w:r w:rsidR="00E51C33" w:rsidRPr="00383178">
        <w:rPr>
          <w:rFonts w:cstheme="minorHAnsi"/>
          <w:color w:val="000000"/>
          <w:shd w:val="clear" w:color="auto" w:fill="FFFFFF"/>
        </w:rPr>
        <w:t xml:space="preserve"> pomocí čitelných souborů bez nutnosti zásahu do zdrojového kódu.</w:t>
      </w:r>
      <w:r w:rsidR="007762C6" w:rsidRPr="00383178">
        <w:rPr>
          <w:rFonts w:cstheme="minorHAnsi"/>
          <w:color w:val="000000"/>
          <w:shd w:val="clear" w:color="auto" w:fill="FFFFFF"/>
        </w:rPr>
        <w:t xml:space="preserve"> Při návrhu bylo zapomenuto na trojrozměrnou mapu. jelikož tato chyba byla odhalena až na konci vývoje a její oprava by vyžadovala změnu velké části kódu, byla její oprava odložena na </w:t>
      </w:r>
      <w:proofErr w:type="spellStart"/>
      <w:r w:rsidR="007762C6" w:rsidRPr="00383178">
        <w:rPr>
          <w:rFonts w:cstheme="minorHAnsi"/>
          <w:color w:val="000000"/>
          <w:shd w:val="clear" w:color="auto" w:fill="FFFFFF"/>
        </w:rPr>
        <w:t>refaktorizaci</w:t>
      </w:r>
      <w:proofErr w:type="spellEnd"/>
      <w:r w:rsidR="007762C6" w:rsidRPr="00383178">
        <w:rPr>
          <w:rFonts w:cstheme="minorHAnsi"/>
          <w:color w:val="000000"/>
          <w:shd w:val="clear" w:color="auto" w:fill="FFFFFF"/>
        </w:rPr>
        <w:t>, která bude provedena společně s opravou chyb, které budou nalezeny</w:t>
      </w:r>
      <w:r w:rsidR="00D063FE" w:rsidRPr="00383178">
        <w:rPr>
          <w:rFonts w:cstheme="minorHAnsi"/>
          <w:color w:val="000000"/>
          <w:shd w:val="clear" w:color="auto" w:fill="FFFFFF"/>
        </w:rPr>
        <w:t xml:space="preserve"> během implementace.</w:t>
      </w:r>
      <w:r w:rsidR="00CF1ED2" w:rsidRPr="00383178">
        <w:rPr>
          <w:rFonts w:cstheme="minorHAnsi"/>
          <w:color w:val="000000"/>
          <w:shd w:val="clear" w:color="auto" w:fill="FFFFFF"/>
        </w:rPr>
        <w:t xml:space="preserve"> Dále je třeba vymyslet praktičtější určení polohy na mapě.</w:t>
      </w:r>
    </w:p>
    <w:p w14:paraId="1B2CEA64" w14:textId="5D9263F6" w:rsidR="00F67031" w:rsidRPr="00621687" w:rsidRDefault="00F67031" w:rsidP="00C85D30">
      <w:pPr>
        <w:pStyle w:val="Nadpis1"/>
        <w:ind w:firstLine="360"/>
        <w:rPr>
          <w:rFonts w:asciiTheme="minorHAnsi" w:hAnsiTheme="minorHAnsi" w:cstheme="minorHAnsi"/>
          <w:shd w:val="clear" w:color="auto" w:fill="FFFFFF"/>
        </w:rPr>
      </w:pPr>
      <w:bookmarkStart w:id="241" w:name="_Toc130825418"/>
      <w:r w:rsidRPr="00621687">
        <w:rPr>
          <w:rFonts w:asciiTheme="minorHAnsi" w:hAnsiTheme="minorHAnsi" w:cstheme="minorHAnsi"/>
          <w:shd w:val="clear" w:color="auto" w:fill="FFFFFF"/>
        </w:rPr>
        <w:t>9. Závěr</w:t>
      </w:r>
      <w:bookmarkEnd w:id="241"/>
    </w:p>
    <w:p w14:paraId="785B5FBD" w14:textId="776BC928" w:rsidR="006E26E2" w:rsidRDefault="006E26E2" w:rsidP="00201C98">
      <w:pPr>
        <w:rPr>
          <w:ins w:id="242" w:author="Martin Novák" w:date="2023-03-26T15:38:00Z"/>
          <w:rFonts w:cstheme="minorHAnsi"/>
        </w:rPr>
      </w:pPr>
    </w:p>
    <w:p w14:paraId="47F0E8CF" w14:textId="64AFBBB7" w:rsidR="004F0CEF" w:rsidRDefault="006E26E2" w:rsidP="000F12D6">
      <w:pPr>
        <w:jc w:val="both"/>
        <w:rPr>
          <w:rFonts w:cstheme="minorHAnsi"/>
        </w:rPr>
        <w:sectPr w:rsidR="004F0CEF" w:rsidSect="00891BAF">
          <w:footerReference w:type="default" r:id="rId25"/>
          <w:pgSz w:w="11906" w:h="16838"/>
          <w:pgMar w:top="1417" w:right="1417" w:bottom="1417" w:left="1417" w:header="708" w:footer="708" w:gutter="0"/>
          <w:pgNumType w:start="1"/>
          <w:cols w:space="708"/>
          <w:docGrid w:linePitch="360"/>
        </w:sectPr>
        <w:pPrChange w:id="243" w:author="Martin Novák" w:date="2023-03-26T17:16:00Z">
          <w:pPr/>
        </w:pPrChange>
      </w:pPr>
      <w:ins w:id="244" w:author="Martin Novák" w:date="2023-03-26T15:38:00Z">
        <w:r>
          <w:rPr>
            <w:rFonts w:cstheme="minorHAnsi"/>
          </w:rPr>
          <w:t>Jelikož cílem práce</w:t>
        </w:r>
      </w:ins>
      <w:ins w:id="245" w:author="Martin Novák" w:date="2023-03-26T15:39:00Z">
        <w:r>
          <w:rPr>
            <w:rFonts w:cstheme="minorHAnsi"/>
          </w:rPr>
          <w:t xml:space="preserve"> bylo navrhnout knihovnu, nikoliv vytvořit plnohodnotnou hru, </w:t>
        </w:r>
      </w:ins>
      <w:ins w:id="246" w:author="Martin Novák" w:date="2023-03-26T15:40:00Z">
        <w:r>
          <w:rPr>
            <w:rFonts w:cstheme="minorHAnsi"/>
          </w:rPr>
          <w:t>testování bylo prováděno je</w:t>
        </w:r>
      </w:ins>
      <w:ins w:id="247" w:author="Martin Novák" w:date="2023-03-26T15:41:00Z">
        <w:r>
          <w:rPr>
            <w:rFonts w:cstheme="minorHAnsi"/>
          </w:rPr>
          <w:t xml:space="preserve">n </w:t>
        </w:r>
      </w:ins>
      <w:ins w:id="248" w:author="Martin Novák" w:date="2023-03-26T15:40:00Z">
        <w:r>
          <w:rPr>
            <w:rFonts w:cstheme="minorHAnsi"/>
          </w:rPr>
          <w:t>pro jednotlivé části</w:t>
        </w:r>
      </w:ins>
      <w:ins w:id="249" w:author="Martin Novák" w:date="2023-03-26T15:41:00Z">
        <w:r>
          <w:rPr>
            <w:rFonts w:cstheme="minorHAnsi"/>
          </w:rPr>
          <w:t xml:space="preserve"> a v</w:t>
        </w:r>
      </w:ins>
      <w:ins w:id="250" w:author="Martin Novák" w:date="2023-03-26T17:14:00Z">
        <w:r w:rsidR="00F12CAE">
          <w:rPr>
            <w:rFonts w:cstheme="minorHAnsi"/>
          </w:rPr>
          <w:t>e</w:t>
        </w:r>
      </w:ins>
      <w:ins w:id="251" w:author="Martin Novák" w:date="2023-03-26T15:41:00Z">
        <w:r>
          <w:rPr>
            <w:rFonts w:cstheme="minorHAnsi"/>
          </w:rPr>
          <w:t> </w:t>
        </w:r>
      </w:ins>
      <w:ins w:id="252" w:author="Martin Novák" w:date="2023-03-26T17:14:00Z">
        <w:r w:rsidR="00F12CAE">
          <w:rPr>
            <w:rFonts w:cstheme="minorHAnsi"/>
          </w:rPr>
          <w:t>specifických</w:t>
        </w:r>
      </w:ins>
      <w:ins w:id="253" w:author="Martin Novák" w:date="2023-03-26T15:41:00Z">
        <w:r>
          <w:rPr>
            <w:rFonts w:cstheme="minorHAnsi"/>
          </w:rPr>
          <w:t xml:space="preserve"> scénářích. </w:t>
        </w:r>
      </w:ins>
      <w:ins w:id="254" w:author="Martin Novák" w:date="2023-03-26T15:58:00Z">
        <w:r w:rsidR="004E1632">
          <w:rPr>
            <w:rFonts w:cstheme="minorHAnsi"/>
          </w:rPr>
          <w:t xml:space="preserve"> Z tohoto důvodu je možné, že existují chyby, které tímto </w:t>
        </w:r>
      </w:ins>
      <w:ins w:id="255" w:author="Martin Novák" w:date="2023-03-26T15:59:00Z">
        <w:r w:rsidR="004E1632">
          <w:rPr>
            <w:rFonts w:cstheme="minorHAnsi"/>
          </w:rPr>
          <w:t>způsobem</w:t>
        </w:r>
      </w:ins>
      <w:ins w:id="256" w:author="Martin Novák" w:date="2023-03-26T15:58:00Z">
        <w:r w:rsidR="004E1632">
          <w:rPr>
            <w:rFonts w:cstheme="minorHAnsi"/>
          </w:rPr>
          <w:t xml:space="preserve"> nen</w:t>
        </w:r>
      </w:ins>
      <w:ins w:id="257" w:author="Martin Novák" w:date="2023-03-26T15:59:00Z">
        <w:r w:rsidR="004E1632">
          <w:rPr>
            <w:rFonts w:cstheme="minorHAnsi"/>
          </w:rPr>
          <w:t>í možné odhalit.</w:t>
        </w:r>
        <w:r w:rsidR="00B15FDB">
          <w:rPr>
            <w:rFonts w:cstheme="minorHAnsi"/>
          </w:rPr>
          <w:t xml:space="preserve"> </w:t>
        </w:r>
      </w:ins>
      <w:ins w:id="258" w:author="Martin Novák" w:date="2023-03-26T17:14:00Z">
        <w:r w:rsidR="000307AB">
          <w:rPr>
            <w:rFonts w:cstheme="minorHAnsi"/>
          </w:rPr>
          <w:t>Za tímto účelem</w:t>
        </w:r>
      </w:ins>
      <w:ins w:id="259" w:author="Martin Novák" w:date="2023-03-26T16:01:00Z">
        <w:r w:rsidR="00B15FDB">
          <w:rPr>
            <w:rFonts w:cstheme="minorHAnsi"/>
          </w:rPr>
          <w:t xml:space="preserve"> je zapotřebí </w:t>
        </w:r>
      </w:ins>
      <w:ins w:id="260" w:author="Martin Novák" w:date="2023-03-26T17:15:00Z">
        <w:r w:rsidR="000442A6">
          <w:rPr>
            <w:rFonts w:cstheme="minorHAnsi"/>
          </w:rPr>
          <w:t>implementovat knihovnu do</w:t>
        </w:r>
      </w:ins>
      <w:ins w:id="261" w:author="Martin Novák" w:date="2023-03-26T16:02:00Z">
        <w:r w:rsidR="00B15FDB">
          <w:rPr>
            <w:rFonts w:cstheme="minorHAnsi"/>
          </w:rPr>
          <w:t xml:space="preserve"> h</w:t>
        </w:r>
      </w:ins>
      <w:ins w:id="262" w:author="Martin Novák" w:date="2023-03-26T17:15:00Z">
        <w:r w:rsidR="000442A6">
          <w:rPr>
            <w:rFonts w:cstheme="minorHAnsi"/>
          </w:rPr>
          <w:t>er</w:t>
        </w:r>
      </w:ins>
      <w:ins w:id="263" w:author="Martin Novák" w:date="2023-03-26T16:02:00Z">
        <w:r w:rsidR="00B15FDB">
          <w:rPr>
            <w:rFonts w:cstheme="minorHAnsi"/>
          </w:rPr>
          <w:t xml:space="preserve"> s</w:t>
        </w:r>
      </w:ins>
      <w:ins w:id="264" w:author="Martin Novák" w:date="2023-03-26T17:15:00Z">
        <w:r w:rsidR="000442A6">
          <w:rPr>
            <w:rFonts w:cstheme="minorHAnsi"/>
          </w:rPr>
          <w:t> </w:t>
        </w:r>
      </w:ins>
      <w:ins w:id="265" w:author="Martin Novák" w:date="2023-03-26T16:02:00Z">
        <w:r w:rsidR="00B15FDB">
          <w:rPr>
            <w:rFonts w:cstheme="minorHAnsi"/>
          </w:rPr>
          <w:t>rozdílným</w:t>
        </w:r>
      </w:ins>
      <w:ins w:id="266" w:author="Martin Novák" w:date="2023-03-26T17:15:00Z">
        <w:r w:rsidR="000442A6">
          <w:rPr>
            <w:rFonts w:cstheme="minorHAnsi"/>
          </w:rPr>
          <w:t xml:space="preserve"> typem</w:t>
        </w:r>
      </w:ins>
      <w:ins w:id="267" w:author="Martin Novák" w:date="2023-03-26T16:02:00Z">
        <w:r w:rsidR="00B15FDB">
          <w:rPr>
            <w:rFonts w:cstheme="minorHAnsi"/>
          </w:rPr>
          <w:t xml:space="preserve"> uživatelsk</w:t>
        </w:r>
      </w:ins>
      <w:ins w:id="268" w:author="Martin Novák" w:date="2023-03-26T17:15:00Z">
        <w:r w:rsidR="000442A6">
          <w:rPr>
            <w:rFonts w:cstheme="minorHAnsi"/>
          </w:rPr>
          <w:t>ého</w:t>
        </w:r>
      </w:ins>
      <w:ins w:id="269" w:author="Martin Novák" w:date="2023-03-26T16:02:00Z">
        <w:r w:rsidR="00B15FDB">
          <w:rPr>
            <w:rFonts w:cstheme="minorHAnsi"/>
          </w:rPr>
          <w:t xml:space="preserve"> rozhraní a</w:t>
        </w:r>
      </w:ins>
      <w:ins w:id="270" w:author="Martin Novák" w:date="2023-03-26T17:19:00Z">
        <w:r w:rsidR="0044738D">
          <w:rPr>
            <w:rFonts w:cstheme="minorHAnsi"/>
          </w:rPr>
          <w:t xml:space="preserve"> odlišných </w:t>
        </w:r>
        <w:proofErr w:type="spellStart"/>
        <w:r w:rsidR="0044738D">
          <w:rPr>
            <w:rFonts w:cstheme="minorHAnsi"/>
          </w:rPr>
          <w:t>subžánrů</w:t>
        </w:r>
      </w:ins>
      <w:proofErr w:type="spellEnd"/>
      <w:ins w:id="271" w:author="Martin Novák" w:date="2023-03-26T18:22:00Z">
        <w:r w:rsidR="00CF3BE9">
          <w:rPr>
            <w:rFonts w:cstheme="minorHAnsi"/>
          </w:rPr>
          <w:t xml:space="preserve"> RPG</w:t>
        </w:r>
      </w:ins>
      <w:ins w:id="272" w:author="Martin Novák" w:date="2023-03-26T17:16:00Z">
        <w:r w:rsidR="00E102A8">
          <w:rPr>
            <w:rFonts w:cstheme="minorHAnsi"/>
          </w:rPr>
          <w:t>.</w:t>
        </w:r>
      </w:ins>
    </w:p>
    <w:p w14:paraId="1D894AFE" w14:textId="4F2FA1EA" w:rsidR="004F0CEF" w:rsidRDefault="004F0CEF" w:rsidP="004F0CEF">
      <w:pPr>
        <w:pStyle w:val="Nadpis1"/>
      </w:pPr>
      <w:bookmarkStart w:id="273" w:name="_Toc130825419"/>
      <w:r>
        <w:lastRenderedPageBreak/>
        <w:t>Použité zdroje</w:t>
      </w:r>
      <w:bookmarkEnd w:id="273"/>
    </w:p>
    <w:p w14:paraId="232FB7DF" w14:textId="716376FB" w:rsidR="004F0CEF" w:rsidRPr="004F0CEF" w:rsidRDefault="004F0CEF" w:rsidP="004F0CEF"/>
    <w:sdt>
      <w:sdtPr>
        <w:tag w:val="MENDELEY_BIBLIOGRAPHY"/>
        <w:id w:val="650411180"/>
        <w:placeholder>
          <w:docPart w:val="DefaultPlaceholder_-1854013440"/>
        </w:placeholder>
      </w:sdtPr>
      <w:sdtContent>
        <w:p w14:paraId="05D7C595" w14:textId="77777777" w:rsidR="00A87455" w:rsidRDefault="00A87455">
          <w:pPr>
            <w:autoSpaceDE w:val="0"/>
            <w:autoSpaceDN w:val="0"/>
            <w:ind w:hanging="640"/>
            <w:divId w:val="1580629475"/>
            <w:rPr>
              <w:rFonts w:eastAsia="Times New Roman"/>
              <w:sz w:val="24"/>
              <w:szCs w:val="24"/>
            </w:rPr>
          </w:pPr>
          <w:r>
            <w:rPr>
              <w:rFonts w:eastAsia="Times New Roman"/>
            </w:rPr>
            <w:t xml:space="preserve">[1] </w:t>
          </w:r>
          <w:r>
            <w:rPr>
              <w:rFonts w:eastAsia="Times New Roman"/>
            </w:rPr>
            <w:tab/>
          </w:r>
          <w:r>
            <w:rPr>
              <w:rFonts w:eastAsia="Times New Roman"/>
              <w:i/>
              <w:iCs/>
            </w:rPr>
            <w:t xml:space="preserve">imperative </w:t>
          </w:r>
          <w:proofErr w:type="spellStart"/>
          <w:r>
            <w:rPr>
              <w:rFonts w:eastAsia="Times New Roman"/>
              <w:i/>
              <w:iCs/>
            </w:rPr>
            <w:t>programming</w:t>
          </w:r>
          <w:proofErr w:type="spellEnd"/>
          <w:r>
            <w:rPr>
              <w:rFonts w:eastAsia="Times New Roman"/>
            </w:rPr>
            <w:t xml:space="preserve"> [online]. [vid. 2021-03-16]. Dostupné z: https://whatis.techtarget.com/definition/imperative-programming</w:t>
          </w:r>
        </w:p>
        <w:p w14:paraId="41C39276" w14:textId="77777777" w:rsidR="00A87455" w:rsidRDefault="00A87455">
          <w:pPr>
            <w:autoSpaceDE w:val="0"/>
            <w:autoSpaceDN w:val="0"/>
            <w:ind w:hanging="640"/>
            <w:divId w:val="499194295"/>
            <w:rPr>
              <w:rFonts w:eastAsia="Times New Roman"/>
            </w:rPr>
          </w:pPr>
          <w:r>
            <w:rPr>
              <w:rFonts w:eastAsia="Times New Roman"/>
            </w:rPr>
            <w:t xml:space="preserve">[2] </w:t>
          </w:r>
          <w:r>
            <w:rPr>
              <w:rFonts w:eastAsia="Times New Roman"/>
            </w:rPr>
            <w:tab/>
            <w:t xml:space="preserve">COMPUTERPHILE.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Paradigms</w:t>
          </w:r>
          <w:proofErr w:type="spellEnd"/>
          <w:r>
            <w:rPr>
              <w:rFonts w:eastAsia="Times New Roman"/>
              <w:i/>
              <w:iCs/>
            </w:rPr>
            <w:t xml:space="preserve"> - </w:t>
          </w:r>
          <w:proofErr w:type="spellStart"/>
          <w:r>
            <w:rPr>
              <w:rFonts w:eastAsia="Times New Roman"/>
              <w:i/>
              <w:iCs/>
            </w:rPr>
            <w:t>Computerphile</w:t>
          </w:r>
          <w:proofErr w:type="spellEnd"/>
          <w:r>
            <w:rPr>
              <w:rFonts w:eastAsia="Times New Roman"/>
            </w:rPr>
            <w:t xml:space="preserve"> [online]. 2013 [vid. 2021-03-29]. Dostupné z: https://www.youtube.com/watch?v=sqV3pL5x8PI</w:t>
          </w:r>
        </w:p>
        <w:p w14:paraId="06D68E97" w14:textId="77777777" w:rsidR="00A87455" w:rsidRDefault="00A87455">
          <w:pPr>
            <w:autoSpaceDE w:val="0"/>
            <w:autoSpaceDN w:val="0"/>
            <w:ind w:hanging="640"/>
            <w:divId w:val="444472009"/>
            <w:rPr>
              <w:rFonts w:eastAsia="Times New Roman"/>
            </w:rPr>
          </w:pPr>
          <w:r>
            <w:rPr>
              <w:rFonts w:eastAsia="Times New Roman"/>
            </w:rPr>
            <w:t xml:space="preserve">[3] </w:t>
          </w:r>
          <w:r>
            <w:rPr>
              <w:rFonts w:eastAsia="Times New Roman"/>
            </w:rPr>
            <w:tab/>
          </w:r>
          <w:proofErr w:type="spellStart"/>
          <w:r>
            <w:rPr>
              <w:rFonts w:eastAsia="Times New Roman"/>
              <w:i/>
              <w:iCs/>
            </w:rPr>
            <w:t>procedural</w:t>
          </w:r>
          <w:proofErr w:type="spellEnd"/>
          <w:r>
            <w:rPr>
              <w:rFonts w:eastAsia="Times New Roman"/>
              <w:i/>
              <w:iCs/>
            </w:rPr>
            <w:t xml:space="preserve"> and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oriented</w:t>
          </w:r>
          <w:proofErr w:type="spellEnd"/>
          <w:r>
            <w:rPr>
              <w:rFonts w:eastAsia="Times New Roman"/>
              <w:i/>
              <w:iCs/>
            </w:rPr>
            <w:t xml:space="preserve"> </w:t>
          </w:r>
          <w:proofErr w:type="spellStart"/>
          <w:r>
            <w:rPr>
              <w:rFonts w:eastAsia="Times New Roman"/>
              <w:i/>
              <w:iCs/>
            </w:rPr>
            <w:t>programming</w:t>
          </w:r>
          <w:proofErr w:type="spellEnd"/>
          <w:r>
            <w:rPr>
              <w:rFonts w:eastAsia="Times New Roman"/>
            </w:rPr>
            <w:t xml:space="preserve"> [online]. [vid. 2021-03-29]. Dostupné z: https://www.geeksforgeeks.org/differences-between-procedural-and-object-oriented-programming/</w:t>
          </w:r>
        </w:p>
        <w:p w14:paraId="7028E289" w14:textId="77777777" w:rsidR="00A87455" w:rsidRDefault="00A87455">
          <w:pPr>
            <w:autoSpaceDE w:val="0"/>
            <w:autoSpaceDN w:val="0"/>
            <w:ind w:hanging="640"/>
            <w:divId w:val="565340734"/>
            <w:rPr>
              <w:rFonts w:eastAsia="Times New Roman"/>
            </w:rPr>
          </w:pPr>
          <w:r>
            <w:rPr>
              <w:rFonts w:eastAsia="Times New Roman"/>
            </w:rPr>
            <w:t xml:space="preserve">[4] </w:t>
          </w:r>
          <w:r>
            <w:rPr>
              <w:rFonts w:eastAsia="Times New Roman"/>
            </w:rPr>
            <w:tab/>
            <w:t xml:space="preserve">FREECODECAMP.ORG. </w:t>
          </w:r>
          <w:r>
            <w:rPr>
              <w:rFonts w:eastAsia="Times New Roman"/>
              <w:i/>
              <w:iCs/>
            </w:rPr>
            <w:t xml:space="preserve">Intro to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Oriented</w:t>
          </w:r>
          <w:proofErr w:type="spell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 </w:t>
          </w:r>
          <w:proofErr w:type="spellStart"/>
          <w:r>
            <w:rPr>
              <w:rFonts w:eastAsia="Times New Roman"/>
              <w:i/>
              <w:iCs/>
            </w:rPr>
            <w:t>Crash</w:t>
          </w:r>
          <w:proofErr w:type="spellEnd"/>
          <w:r>
            <w:rPr>
              <w:rFonts w:eastAsia="Times New Roman"/>
              <w:i/>
              <w:iCs/>
            </w:rPr>
            <w:t xml:space="preserve"> </w:t>
          </w:r>
          <w:proofErr w:type="spellStart"/>
          <w:r>
            <w:rPr>
              <w:rFonts w:eastAsia="Times New Roman"/>
              <w:i/>
              <w:iCs/>
            </w:rPr>
            <w:t>Course</w:t>
          </w:r>
          <w:proofErr w:type="spellEnd"/>
          <w:r>
            <w:rPr>
              <w:rFonts w:eastAsia="Times New Roman"/>
              <w:i/>
              <w:iCs/>
            </w:rPr>
            <w:t xml:space="preserve"> - YouTube</w:t>
          </w:r>
          <w:r>
            <w:rPr>
              <w:rFonts w:eastAsia="Times New Roman"/>
            </w:rPr>
            <w:t xml:space="preserve"> [online]. 2020 [vid. 2021-07-04]. Dostupné z: https://www.youtube.com/watch?v=SiBw7os-_zI</w:t>
          </w:r>
        </w:p>
        <w:p w14:paraId="6B879E00" w14:textId="77777777" w:rsidR="00A87455" w:rsidRDefault="00A87455">
          <w:pPr>
            <w:autoSpaceDE w:val="0"/>
            <w:autoSpaceDN w:val="0"/>
            <w:ind w:hanging="640"/>
            <w:divId w:val="1765371224"/>
            <w:rPr>
              <w:rFonts w:eastAsia="Times New Roman"/>
            </w:rPr>
          </w:pPr>
          <w:r>
            <w:rPr>
              <w:rFonts w:eastAsia="Times New Roman"/>
            </w:rPr>
            <w:t xml:space="preserve">[5]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multiparadigm</w:t>
          </w:r>
          <w:proofErr w:type="spellEnd"/>
          <w:r>
            <w:rPr>
              <w:rFonts w:eastAsia="Times New Roman"/>
            </w:rPr>
            <w:t xml:space="preserve"> [online]. [vid. 2021-07-22]. Dostupné z: https://www.stroustrup.com/bs_faq.html#multiparadigm</w:t>
          </w:r>
        </w:p>
        <w:p w14:paraId="4CC54622" w14:textId="77777777" w:rsidR="00A87455" w:rsidRDefault="00A87455">
          <w:pPr>
            <w:autoSpaceDE w:val="0"/>
            <w:autoSpaceDN w:val="0"/>
            <w:ind w:hanging="640"/>
            <w:divId w:val="1878590964"/>
            <w:rPr>
              <w:rFonts w:eastAsia="Times New Roman"/>
            </w:rPr>
          </w:pPr>
          <w:r>
            <w:rPr>
              <w:rFonts w:eastAsia="Times New Roman"/>
            </w:rPr>
            <w:t xml:space="preserve">[6]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rPr>
            <w:t>From</w:t>
          </w:r>
          <w:proofErr w:type="spellEnd"/>
          <w:r>
            <w:rPr>
              <w:rFonts w:eastAsia="Times New Roman"/>
            </w:rPr>
            <w:t xml:space="preserve"> </w:t>
          </w:r>
          <w:proofErr w:type="spellStart"/>
          <w:r>
            <w:rPr>
              <w:rFonts w:eastAsia="Times New Roman"/>
            </w:rPr>
            <w:t>The</w:t>
          </w:r>
          <w:proofErr w:type="spellEnd"/>
          <w:r>
            <w:rPr>
              <w:rFonts w:eastAsia="Times New Roman"/>
            </w:rPr>
            <w:t xml:space="preserve"> Handbook </w:t>
          </w:r>
          <w:proofErr w:type="spellStart"/>
          <w:r>
            <w:rPr>
              <w:rFonts w:eastAsia="Times New Roman"/>
            </w:rPr>
            <w:t>of</w:t>
          </w:r>
          <w:proofErr w:type="spellEnd"/>
          <w:r>
            <w:rPr>
              <w:rFonts w:eastAsia="Times New Roman"/>
            </w:rPr>
            <w:t xml:space="preserve"> </w:t>
          </w:r>
          <w:proofErr w:type="spellStart"/>
          <w:r>
            <w:rPr>
              <w:rFonts w:eastAsia="Times New Roman"/>
            </w:rPr>
            <w:t>Object</w:t>
          </w:r>
          <w:proofErr w:type="spellEnd"/>
          <w:r>
            <w:rPr>
              <w:rFonts w:eastAsia="Times New Roman"/>
            </w:rPr>
            <w:t xml:space="preserve"> Technology (Editor: Saba </w:t>
          </w:r>
          <w:proofErr w:type="spellStart"/>
          <w:r>
            <w:rPr>
              <w:rFonts w:eastAsia="Times New Roman"/>
            </w:rPr>
            <w:t>Zamir</w:t>
          </w:r>
          <w:proofErr w:type="spellEnd"/>
          <w:r>
            <w:rPr>
              <w:rFonts w:eastAsia="Times New Roman"/>
            </w:rPr>
            <w:t>) [online]. 1999 [vid. 2021-07-18]. Dostupné z: https://www.stroustrup.com/crc.pdf</w:t>
          </w:r>
        </w:p>
        <w:p w14:paraId="472061FD" w14:textId="77777777" w:rsidR="00A87455" w:rsidRDefault="00A87455">
          <w:pPr>
            <w:autoSpaceDE w:val="0"/>
            <w:autoSpaceDN w:val="0"/>
            <w:ind w:hanging="640"/>
            <w:divId w:val="1595045535"/>
            <w:rPr>
              <w:rFonts w:eastAsia="Times New Roman"/>
            </w:rPr>
          </w:pPr>
          <w:r>
            <w:rPr>
              <w:rFonts w:eastAsia="Times New Roman"/>
            </w:rPr>
            <w:t xml:space="preserve">[7]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xml:space="preserve">: FAQ-C </w:t>
          </w:r>
          <w:proofErr w:type="spellStart"/>
          <w:r>
            <w:rPr>
              <w:rFonts w:eastAsia="Times New Roman"/>
              <w:i/>
              <w:iCs/>
            </w:rPr>
            <w:t>subset</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C++</w:t>
          </w:r>
          <w:r>
            <w:rPr>
              <w:rFonts w:eastAsia="Times New Roman"/>
            </w:rPr>
            <w:t xml:space="preserve"> [online]. [vid. 2021-07-20]. Dostupné z: https://www.stroustrup.com/bs_faq.html#C-is-subset</w:t>
          </w:r>
        </w:p>
        <w:p w14:paraId="405C065E" w14:textId="77777777" w:rsidR="00A87455" w:rsidRDefault="00A87455">
          <w:pPr>
            <w:autoSpaceDE w:val="0"/>
            <w:autoSpaceDN w:val="0"/>
            <w:ind w:hanging="640"/>
            <w:divId w:val="1368674799"/>
            <w:rPr>
              <w:rFonts w:eastAsia="Times New Roman"/>
            </w:rPr>
          </w:pPr>
          <w:r>
            <w:rPr>
              <w:rFonts w:eastAsia="Times New Roman"/>
            </w:rPr>
            <w:t xml:space="preserve">[8] </w:t>
          </w:r>
          <w:r>
            <w:rPr>
              <w:rFonts w:eastAsia="Times New Roman"/>
            </w:rPr>
            <w:tab/>
            <w:t xml:space="preserve">PRATA, Stephen. </w:t>
          </w:r>
          <w:r>
            <w:rPr>
              <w:rFonts w:eastAsia="Times New Roman"/>
              <w:i/>
              <w:iCs/>
            </w:rPr>
            <w:t>Mistrovství v C++</w:t>
          </w:r>
          <w:r>
            <w:rPr>
              <w:rFonts w:eastAsia="Times New Roman"/>
            </w:rPr>
            <w:t xml:space="preserve">. 1. vyd. Praha: </w:t>
          </w:r>
          <w:proofErr w:type="spellStart"/>
          <w:r>
            <w:rPr>
              <w:rFonts w:eastAsia="Times New Roman"/>
            </w:rPr>
            <w:t>Computer</w:t>
          </w:r>
          <w:proofErr w:type="spellEnd"/>
          <w:r>
            <w:rPr>
              <w:rFonts w:eastAsia="Times New Roman"/>
            </w:rPr>
            <w:t xml:space="preserve"> </w:t>
          </w:r>
          <w:proofErr w:type="spellStart"/>
          <w:r>
            <w:rPr>
              <w:rFonts w:eastAsia="Times New Roman"/>
            </w:rPr>
            <w:t>Press</w:t>
          </w:r>
          <w:proofErr w:type="spellEnd"/>
          <w:r>
            <w:rPr>
              <w:rFonts w:eastAsia="Times New Roman"/>
            </w:rPr>
            <w:t xml:space="preserve">, 2001. ISBN 80-7226-339-0. </w:t>
          </w:r>
        </w:p>
        <w:p w14:paraId="256D2DB9" w14:textId="77777777" w:rsidR="00A87455" w:rsidRDefault="00A87455">
          <w:pPr>
            <w:autoSpaceDE w:val="0"/>
            <w:autoSpaceDN w:val="0"/>
            <w:ind w:hanging="640"/>
            <w:divId w:val="1738016329"/>
            <w:rPr>
              <w:rFonts w:eastAsia="Times New Roman"/>
            </w:rPr>
          </w:pPr>
          <w:r>
            <w:rPr>
              <w:rFonts w:eastAsia="Times New Roman"/>
            </w:rPr>
            <w:t xml:space="preserve">[9] </w:t>
          </w:r>
          <w:r>
            <w:rPr>
              <w:rFonts w:eastAsia="Times New Roman"/>
            </w:rPr>
            <w:tab/>
          </w:r>
          <w:proofErr w:type="spellStart"/>
          <w:r>
            <w:rPr>
              <w:rFonts w:eastAsia="Times New Roman"/>
              <w:i/>
              <w:iCs/>
            </w:rPr>
            <w:t>Why</w:t>
          </w:r>
          <w:proofErr w:type="spellEnd"/>
          <w:r>
            <w:rPr>
              <w:rFonts w:eastAsia="Times New Roman"/>
              <w:i/>
              <w:iCs/>
            </w:rPr>
            <w:t xml:space="preserve"> Java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Platform</w:t>
          </w:r>
          <w:proofErr w:type="spellEnd"/>
          <w:r>
            <w:rPr>
              <w:rFonts w:eastAsia="Times New Roman"/>
              <w:i/>
              <w:iCs/>
            </w:rPr>
            <w:t xml:space="preserve"> Independent? | by Neil </w:t>
          </w:r>
          <w:proofErr w:type="spellStart"/>
          <w:r>
            <w:rPr>
              <w:rFonts w:eastAsia="Times New Roman"/>
              <w:i/>
              <w:iCs/>
            </w:rPr>
            <w:t>Wilston</w:t>
          </w:r>
          <w:proofErr w:type="spellEnd"/>
          <w:r>
            <w:rPr>
              <w:rFonts w:eastAsia="Times New Roman"/>
              <w:i/>
              <w:iCs/>
            </w:rPr>
            <w:t xml:space="preserve"> | Medium</w:t>
          </w:r>
          <w:r>
            <w:rPr>
              <w:rFonts w:eastAsia="Times New Roman"/>
            </w:rPr>
            <w:t xml:space="preserve"> [online]. [vid. 2021-07-21]. Dostupné z: https://medium.com/@neil.wilston123/why-java-is-platform-independent-1d82c2249a69</w:t>
          </w:r>
        </w:p>
        <w:p w14:paraId="687FE96C" w14:textId="77777777" w:rsidR="00A87455" w:rsidRDefault="00A87455">
          <w:pPr>
            <w:autoSpaceDE w:val="0"/>
            <w:autoSpaceDN w:val="0"/>
            <w:ind w:hanging="640"/>
            <w:divId w:val="561914576"/>
            <w:rPr>
              <w:rFonts w:eastAsia="Times New Roman"/>
            </w:rPr>
          </w:pPr>
          <w:r>
            <w:rPr>
              <w:rFonts w:eastAsia="Times New Roman"/>
            </w:rPr>
            <w:t xml:space="preserve">[10] </w:t>
          </w:r>
          <w:r>
            <w:rPr>
              <w:rFonts w:eastAsia="Times New Roman"/>
            </w:rPr>
            <w:tab/>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x86 </w:t>
          </w:r>
          <w:proofErr w:type="spellStart"/>
          <w:r>
            <w:rPr>
              <w:rFonts w:eastAsia="Times New Roman"/>
              <w:i/>
              <w:iCs/>
            </w:rPr>
            <w:t>Architecture</w:t>
          </w:r>
          <w:proofErr w:type="spellEnd"/>
          <w:r>
            <w:rPr>
              <w:rFonts w:eastAsia="Times New Roman"/>
              <w:i/>
              <w:iCs/>
            </w:rPr>
            <w:t xml:space="preserve"> and </w:t>
          </w:r>
          <w:proofErr w:type="spellStart"/>
          <w:r>
            <w:rPr>
              <w:rFonts w:eastAsia="Times New Roman"/>
              <w:i/>
              <w:iCs/>
            </w:rPr>
            <w:t>its</w:t>
          </w:r>
          <w:proofErr w:type="spellEnd"/>
          <w:r>
            <w:rPr>
              <w:rFonts w:eastAsia="Times New Roman"/>
              <w:i/>
              <w:iCs/>
            </w:rPr>
            <w:t xml:space="preserve"> </w:t>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x64? - </w:t>
          </w:r>
          <w:proofErr w:type="spellStart"/>
          <w:r>
            <w:rPr>
              <w:rFonts w:eastAsia="Times New Roman"/>
              <w:i/>
              <w:iCs/>
            </w:rPr>
            <w:t>Latest</w:t>
          </w:r>
          <w:proofErr w:type="spellEnd"/>
          <w:r>
            <w:rPr>
              <w:rFonts w:eastAsia="Times New Roman"/>
              <w:i/>
              <w:iCs/>
            </w:rPr>
            <w:t xml:space="preserve"> open tech </w:t>
          </w:r>
          <w:proofErr w:type="spellStart"/>
          <w:r>
            <w:rPr>
              <w:rFonts w:eastAsia="Times New Roman"/>
              <w:i/>
              <w:iCs/>
            </w:rPr>
            <w:t>from</w:t>
          </w:r>
          <w:proofErr w:type="spellEnd"/>
          <w:r>
            <w:rPr>
              <w:rFonts w:eastAsia="Times New Roman"/>
              <w:i/>
              <w:iCs/>
            </w:rPr>
            <w:t xml:space="preserve"> </w:t>
          </w:r>
          <w:proofErr w:type="spellStart"/>
          <w:r>
            <w:rPr>
              <w:rFonts w:eastAsia="Times New Roman"/>
              <w:i/>
              <w:iCs/>
            </w:rPr>
            <w:t>seeed</w:t>
          </w:r>
          <w:proofErr w:type="spellEnd"/>
          <w:r>
            <w:rPr>
              <w:rFonts w:eastAsia="Times New Roman"/>
              <w:i/>
              <w:iCs/>
            </w:rPr>
            <w:t xml:space="preserve"> studio</w:t>
          </w:r>
          <w:r>
            <w:rPr>
              <w:rFonts w:eastAsia="Times New Roman"/>
            </w:rPr>
            <w:t xml:space="preserve"> [online]. [vid. 2021-07-21]. Dostupné z: https://www.seeedstudio.com/blog/2020/02/24/what-is-x86-architecture-and-its-difference-between-x64/</w:t>
          </w:r>
        </w:p>
        <w:p w14:paraId="0E2ABE90" w14:textId="77777777" w:rsidR="00A87455" w:rsidRDefault="00A87455">
          <w:pPr>
            <w:autoSpaceDE w:val="0"/>
            <w:autoSpaceDN w:val="0"/>
            <w:ind w:hanging="640"/>
            <w:divId w:val="179662643"/>
            <w:rPr>
              <w:rFonts w:eastAsia="Times New Roman"/>
            </w:rPr>
          </w:pPr>
          <w:r>
            <w:rPr>
              <w:rFonts w:eastAsia="Times New Roman"/>
            </w:rPr>
            <w:t xml:space="preserve">[11] </w:t>
          </w:r>
          <w:r>
            <w:rPr>
              <w:rFonts w:eastAsia="Times New Roman"/>
            </w:rPr>
            <w:tab/>
            <w:t xml:space="preserve">HANÁK, Ján. </w:t>
          </w:r>
          <w:r>
            <w:rPr>
              <w:rFonts w:eastAsia="Times New Roman"/>
              <w:i/>
              <w:iCs/>
            </w:rPr>
            <w:t>C++/CLI začínáme programovat</w:t>
          </w:r>
          <w:r>
            <w:rPr>
              <w:rFonts w:eastAsia="Times New Roman"/>
            </w:rPr>
            <w:t xml:space="preserve">. Brno: </w:t>
          </w:r>
          <w:proofErr w:type="spellStart"/>
          <w:r>
            <w:rPr>
              <w:rFonts w:eastAsia="Times New Roman"/>
            </w:rPr>
            <w:t>artax</w:t>
          </w:r>
          <w:proofErr w:type="spellEnd"/>
          <w:r>
            <w:rPr>
              <w:rFonts w:eastAsia="Times New Roman"/>
            </w:rPr>
            <w:t xml:space="preserve"> a.s., 2009. ISBN 978-80-87017-04-3. </w:t>
          </w:r>
        </w:p>
        <w:p w14:paraId="18DD4420" w14:textId="77777777" w:rsidR="00A87455" w:rsidRDefault="00A87455">
          <w:pPr>
            <w:autoSpaceDE w:val="0"/>
            <w:autoSpaceDN w:val="0"/>
            <w:ind w:hanging="640"/>
            <w:divId w:val="660499983"/>
            <w:rPr>
              <w:rFonts w:eastAsia="Times New Roman"/>
            </w:rPr>
          </w:pPr>
          <w:r>
            <w:rPr>
              <w:rFonts w:eastAsia="Times New Roman"/>
            </w:rPr>
            <w:t xml:space="preserve">[12] </w:t>
          </w:r>
          <w:r>
            <w:rPr>
              <w:rFonts w:eastAsia="Times New Roman"/>
            </w:rPr>
            <w:tab/>
            <w:t xml:space="preserve">STROUSTRUP, </w:t>
          </w:r>
          <w:proofErr w:type="spellStart"/>
          <w:r>
            <w:rPr>
              <w:rFonts w:eastAsia="Times New Roman"/>
            </w:rPr>
            <w:t>Bjarne</w:t>
          </w:r>
          <w:proofErr w:type="spellEnd"/>
          <w:r>
            <w:rPr>
              <w:rFonts w:eastAsia="Times New Roman"/>
            </w:rPr>
            <w:t xml:space="preserve">. </w:t>
          </w:r>
          <w:r>
            <w:rPr>
              <w:rFonts w:eastAsia="Times New Roman"/>
              <w:i/>
              <w:iCs/>
            </w:rPr>
            <w:t xml:space="preserve">C++ </w:t>
          </w:r>
          <w:proofErr w:type="spellStart"/>
          <w:r>
            <w:rPr>
              <w:rFonts w:eastAsia="Times New Roman"/>
              <w:i/>
              <w:iCs/>
            </w:rPr>
            <w:t>Applications</w:t>
          </w:r>
          <w:proofErr w:type="spellEnd"/>
          <w:r>
            <w:rPr>
              <w:rFonts w:eastAsia="Times New Roman"/>
            </w:rPr>
            <w:t xml:space="preserve"> [online]. [vid. 2021-07-20]. Dostupné z: https://www.stroustrup.com/applications.html</w:t>
          </w:r>
        </w:p>
        <w:p w14:paraId="7B8B40BC" w14:textId="77777777" w:rsidR="00A87455" w:rsidRDefault="00A87455">
          <w:pPr>
            <w:autoSpaceDE w:val="0"/>
            <w:autoSpaceDN w:val="0"/>
            <w:ind w:hanging="640"/>
            <w:divId w:val="1471436612"/>
            <w:rPr>
              <w:rFonts w:eastAsia="Times New Roman"/>
            </w:rPr>
          </w:pPr>
          <w:r>
            <w:rPr>
              <w:rFonts w:eastAsia="Times New Roman"/>
            </w:rPr>
            <w:t xml:space="preserve">[13]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r>
            <w:rPr>
              <w:rFonts w:eastAsia="Times New Roman"/>
            </w:rPr>
            <w:t xml:space="preserve"> [online]. [vid. 2021-07-20]. Dostupné z: https://www.stroustrup.com/bs_faq.html#true</w:t>
          </w:r>
        </w:p>
        <w:p w14:paraId="283F6695" w14:textId="77777777" w:rsidR="00A87455" w:rsidRDefault="00A87455">
          <w:pPr>
            <w:autoSpaceDE w:val="0"/>
            <w:autoSpaceDN w:val="0"/>
            <w:ind w:hanging="640"/>
            <w:divId w:val="1538156295"/>
            <w:rPr>
              <w:rFonts w:eastAsia="Times New Roman"/>
            </w:rPr>
          </w:pPr>
          <w:r>
            <w:rPr>
              <w:rFonts w:eastAsia="Times New Roman"/>
            </w:rPr>
            <w:t xml:space="preserve">[14]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unsafe</w:t>
          </w:r>
          <w:proofErr w:type="spellEnd"/>
          <w:r>
            <w:rPr>
              <w:rFonts w:eastAsia="Times New Roman"/>
            </w:rPr>
            <w:t xml:space="preserve"> [online]. [vid. 2021-07-20]. Dostupné z: https://www.stroustrup.com/bs_faq.html#unsafe</w:t>
          </w:r>
        </w:p>
        <w:p w14:paraId="234F2664" w14:textId="77777777" w:rsidR="00A87455" w:rsidRDefault="00A87455">
          <w:pPr>
            <w:autoSpaceDE w:val="0"/>
            <w:autoSpaceDN w:val="0"/>
            <w:ind w:hanging="640"/>
            <w:divId w:val="347678865"/>
            <w:rPr>
              <w:rFonts w:eastAsia="Times New Roman"/>
            </w:rPr>
          </w:pPr>
          <w:r>
            <w:rPr>
              <w:rFonts w:eastAsia="Times New Roman"/>
            </w:rPr>
            <w:t xml:space="preserve">[15]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garbage</w:t>
          </w:r>
          <w:proofErr w:type="spellEnd"/>
          <w:r>
            <w:rPr>
              <w:rFonts w:eastAsia="Times New Roman"/>
              <w:i/>
              <w:iCs/>
            </w:rPr>
            <w:t>-</w:t>
          </w:r>
          <w:proofErr w:type="spellStart"/>
          <w:r>
            <w:rPr>
              <w:rFonts w:eastAsia="Times New Roman"/>
              <w:i/>
              <w:iCs/>
            </w:rPr>
            <w:t>collection</w:t>
          </w:r>
          <w:proofErr w:type="spellEnd"/>
          <w:r>
            <w:rPr>
              <w:rFonts w:eastAsia="Times New Roman"/>
            </w:rPr>
            <w:t xml:space="preserve"> [online]. [vid. 2021-07-20]. Dostupné z: https://www.stroustrup.com/bs_faq.html#garbage-collection</w:t>
          </w:r>
        </w:p>
        <w:p w14:paraId="2E809003" w14:textId="77777777" w:rsidR="00A87455" w:rsidRDefault="00A87455">
          <w:pPr>
            <w:autoSpaceDE w:val="0"/>
            <w:autoSpaceDN w:val="0"/>
            <w:ind w:hanging="640"/>
            <w:divId w:val="1628199776"/>
            <w:rPr>
              <w:rFonts w:eastAsia="Times New Roman"/>
            </w:rPr>
          </w:pPr>
          <w:r>
            <w:rPr>
              <w:rFonts w:eastAsia="Times New Roman"/>
            </w:rPr>
            <w:t xml:space="preserve">[16]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FAQ-GUI</w:t>
          </w:r>
          <w:r>
            <w:rPr>
              <w:rFonts w:eastAsia="Times New Roman"/>
            </w:rPr>
            <w:t xml:space="preserve"> [online]. [vid. 2021-07-20]. Dostupné z: https://www.stroustrup.com/bs_faq.html#gui</w:t>
          </w:r>
        </w:p>
        <w:p w14:paraId="15219A16" w14:textId="77777777" w:rsidR="00A87455" w:rsidRDefault="00A87455">
          <w:pPr>
            <w:autoSpaceDE w:val="0"/>
            <w:autoSpaceDN w:val="0"/>
            <w:ind w:hanging="640"/>
            <w:divId w:val="647321887"/>
            <w:rPr>
              <w:rFonts w:eastAsia="Times New Roman"/>
            </w:rPr>
          </w:pPr>
          <w:r>
            <w:rPr>
              <w:rFonts w:eastAsia="Times New Roman"/>
            </w:rPr>
            <w:lastRenderedPageBreak/>
            <w:t xml:space="preserve">[17] </w:t>
          </w:r>
          <w:r>
            <w:rPr>
              <w:rFonts w:eastAsia="Times New Roman"/>
            </w:rPr>
            <w:tab/>
            <w:t xml:space="preserve">ORACLE. </w:t>
          </w:r>
          <w:proofErr w:type="spellStart"/>
          <w:r>
            <w:rPr>
              <w:rFonts w:eastAsia="Times New Roman"/>
              <w:i/>
              <w:iCs/>
            </w:rPr>
            <w:t>The</w:t>
          </w:r>
          <w:proofErr w:type="spellEnd"/>
          <w:r>
            <w:rPr>
              <w:rFonts w:eastAsia="Times New Roman"/>
              <w:i/>
              <w:iCs/>
            </w:rPr>
            <w:t xml:space="preserve"> Java </w:t>
          </w:r>
          <w:proofErr w:type="spellStart"/>
          <w:r>
            <w:rPr>
              <w:rFonts w:eastAsia="Times New Roman"/>
              <w:i/>
              <w:iCs/>
            </w:rPr>
            <w:t>Language</w:t>
          </w:r>
          <w:proofErr w:type="spellEnd"/>
          <w:r>
            <w:rPr>
              <w:rFonts w:eastAsia="Times New Roman"/>
              <w:i/>
              <w:iCs/>
            </w:rPr>
            <w:t xml:space="preserve"> Environment</w:t>
          </w:r>
          <w:r>
            <w:rPr>
              <w:rFonts w:eastAsia="Times New Roman"/>
            </w:rPr>
            <w:t xml:space="preserve"> [online]. [vid. 2023-02-10]. Dostupné z: https://www.oracle.com/java/technologies/introduction-to-java.html</w:t>
          </w:r>
        </w:p>
        <w:p w14:paraId="4520ED0C" w14:textId="77777777" w:rsidR="00A87455" w:rsidRDefault="00A87455">
          <w:pPr>
            <w:autoSpaceDE w:val="0"/>
            <w:autoSpaceDN w:val="0"/>
            <w:ind w:hanging="640"/>
            <w:divId w:val="610816964"/>
            <w:rPr>
              <w:rFonts w:eastAsia="Times New Roman"/>
            </w:rPr>
          </w:pPr>
          <w:r>
            <w:rPr>
              <w:rFonts w:eastAsia="Times New Roman"/>
            </w:rPr>
            <w:t xml:space="preserve">[18] </w:t>
          </w:r>
          <w:r>
            <w:rPr>
              <w:rFonts w:eastAsia="Times New Roman"/>
            </w:rPr>
            <w:tab/>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w:t>
          </w:r>
          <w:proofErr w:type="spellStart"/>
          <w:r>
            <w:rPr>
              <w:rFonts w:eastAsia="Times New Roman"/>
              <w:i/>
              <w:iCs/>
            </w:rPr>
            <w:t>Methods</w:t>
          </w:r>
          <w:proofErr w:type="spellEnd"/>
          <w:r>
            <w:rPr>
              <w:rFonts w:eastAsia="Times New Roman"/>
              <w:i/>
              <w:iCs/>
            </w:rPr>
            <w:t xml:space="preserve"> and </w:t>
          </w:r>
          <w:proofErr w:type="spellStart"/>
          <w:r>
            <w:rPr>
              <w:rFonts w:eastAsia="Times New Roman"/>
              <w:i/>
              <w:iCs/>
            </w:rPr>
            <w:t>Functions</w:t>
          </w:r>
          <w:proofErr w:type="spellEnd"/>
          <w:r>
            <w:rPr>
              <w:rFonts w:eastAsia="Times New Roman"/>
              <w:i/>
              <w:iCs/>
            </w:rPr>
            <w:t xml:space="preserve"> in JavaScript - </w:t>
          </w:r>
          <w:proofErr w:type="spellStart"/>
          <w:r>
            <w:rPr>
              <w:rFonts w:eastAsia="Times New Roman"/>
              <w:i/>
              <w:iCs/>
            </w:rPr>
            <w:t>GeeksforGeeks</w:t>
          </w:r>
          <w:proofErr w:type="spellEnd"/>
          <w:r>
            <w:rPr>
              <w:rFonts w:eastAsia="Times New Roman"/>
            </w:rPr>
            <w:t xml:space="preserve"> [online]. [vid. 2021-07-22]. Dostupné z: https://www.geeksforgeeks.org/difference-between-methods-and-functions-in-javascript/</w:t>
          </w:r>
        </w:p>
        <w:p w14:paraId="1B32C1E6" w14:textId="77777777" w:rsidR="00A87455" w:rsidRDefault="00A87455">
          <w:pPr>
            <w:autoSpaceDE w:val="0"/>
            <w:autoSpaceDN w:val="0"/>
            <w:ind w:hanging="640"/>
            <w:divId w:val="442115159"/>
            <w:rPr>
              <w:rFonts w:eastAsia="Times New Roman"/>
            </w:rPr>
          </w:pPr>
          <w:r>
            <w:rPr>
              <w:rFonts w:eastAsia="Times New Roman"/>
            </w:rPr>
            <w:t xml:space="preserve">[19] </w:t>
          </w:r>
          <w:r>
            <w:rPr>
              <w:rFonts w:eastAsia="Times New Roman"/>
            </w:rPr>
            <w:tab/>
            <w:t xml:space="preserve">ORACLE. </w:t>
          </w:r>
          <w:proofErr w:type="spellStart"/>
          <w:r>
            <w:rPr>
              <w:rFonts w:eastAsia="Times New Roman"/>
              <w:i/>
              <w:iCs/>
            </w:rPr>
            <w:t>The</w:t>
          </w:r>
          <w:proofErr w:type="spellEnd"/>
          <w:r>
            <w:rPr>
              <w:rFonts w:eastAsia="Times New Roman"/>
              <w:i/>
              <w:iCs/>
            </w:rPr>
            <w:t xml:space="preserve"> Java </w:t>
          </w:r>
          <w:proofErr w:type="spellStart"/>
          <w:r>
            <w:rPr>
              <w:rFonts w:eastAsia="Times New Roman"/>
              <w:i/>
              <w:iCs/>
            </w:rPr>
            <w:t>Language</w:t>
          </w:r>
          <w:proofErr w:type="spellEnd"/>
          <w:r>
            <w:rPr>
              <w:rFonts w:eastAsia="Times New Roman"/>
              <w:i/>
              <w:iCs/>
            </w:rPr>
            <w:t xml:space="preserve"> Environment</w:t>
          </w:r>
          <w:r>
            <w:rPr>
              <w:rFonts w:eastAsia="Times New Roman"/>
            </w:rPr>
            <w:t xml:space="preserve"> [online]. [vid. 2021-07-22]. Dostupné z: https://www.oracle.com/java/technologies/simple-familiar.html</w:t>
          </w:r>
        </w:p>
        <w:p w14:paraId="0545548C" w14:textId="77777777" w:rsidR="00A87455" w:rsidRDefault="00A87455">
          <w:pPr>
            <w:autoSpaceDE w:val="0"/>
            <w:autoSpaceDN w:val="0"/>
            <w:ind w:hanging="640"/>
            <w:divId w:val="1031030190"/>
            <w:rPr>
              <w:rFonts w:eastAsia="Times New Roman"/>
            </w:rPr>
          </w:pPr>
          <w:r>
            <w:rPr>
              <w:rFonts w:eastAsia="Times New Roman"/>
            </w:rPr>
            <w:t xml:space="preserve">[20] </w:t>
          </w:r>
          <w:r>
            <w:rPr>
              <w:rFonts w:eastAsia="Times New Roman"/>
            </w:rPr>
            <w:tab/>
          </w:r>
          <w:proofErr w:type="spellStart"/>
          <w:r>
            <w:rPr>
              <w:rFonts w:eastAsia="Times New Roman"/>
              <w:i/>
              <w:iCs/>
            </w:rPr>
            <w:t>Is</w:t>
          </w:r>
          <w:proofErr w:type="spellEnd"/>
          <w:r>
            <w:rPr>
              <w:rFonts w:eastAsia="Times New Roman"/>
              <w:i/>
              <w:iCs/>
            </w:rPr>
            <w:t xml:space="preserve"> Java </w:t>
          </w:r>
          <w:proofErr w:type="spellStart"/>
          <w:r>
            <w:rPr>
              <w:rFonts w:eastAsia="Times New Roman"/>
              <w:i/>
              <w:iCs/>
            </w:rPr>
            <w:t>slow</w:t>
          </w:r>
          <w:proofErr w:type="spellEnd"/>
          <w:r>
            <w:rPr>
              <w:rFonts w:eastAsia="Times New Roman"/>
              <w:i/>
              <w:iCs/>
            </w:rPr>
            <w:t xml:space="preserve">? </w:t>
          </w:r>
          <w:proofErr w:type="spellStart"/>
          <w:r>
            <w:rPr>
              <w:rFonts w:eastAsia="Times New Roman"/>
              <w:i/>
              <w:iCs/>
            </w:rPr>
            <w:t>Compared</w:t>
          </w:r>
          <w:proofErr w:type="spellEnd"/>
          <w:r>
            <w:rPr>
              <w:rFonts w:eastAsia="Times New Roman"/>
              <w:i/>
              <w:iCs/>
            </w:rPr>
            <w:t xml:space="preserve"> to C++, </w:t>
          </w:r>
          <w:proofErr w:type="spellStart"/>
          <w:r>
            <w:rPr>
              <w:rFonts w:eastAsia="Times New Roman"/>
              <w:i/>
              <w:iCs/>
            </w:rPr>
            <w:t>it’s</w:t>
          </w:r>
          <w:proofErr w:type="spellEnd"/>
          <w:r>
            <w:rPr>
              <w:rFonts w:eastAsia="Times New Roman"/>
              <w:i/>
              <w:iCs/>
            </w:rPr>
            <w:t xml:space="preserve"> </w:t>
          </w:r>
          <w:proofErr w:type="spellStart"/>
          <w:r>
            <w:rPr>
              <w:rFonts w:eastAsia="Times New Roman"/>
              <w:i/>
              <w:iCs/>
            </w:rPr>
            <w:t>faster</w:t>
          </w:r>
          <w:proofErr w:type="spellEnd"/>
          <w:r>
            <w:rPr>
              <w:rFonts w:eastAsia="Times New Roman"/>
              <w:i/>
              <w:iCs/>
            </w:rPr>
            <w:t xml:space="preserve"> </w:t>
          </w:r>
          <w:proofErr w:type="spellStart"/>
          <w:r>
            <w:rPr>
              <w:rFonts w:eastAsia="Times New Roman"/>
              <w:i/>
              <w:iCs/>
            </w:rPr>
            <w:t>than</w:t>
          </w:r>
          <w:proofErr w:type="spellEnd"/>
          <w:r>
            <w:rPr>
              <w:rFonts w:eastAsia="Times New Roman"/>
              <w:i/>
              <w:iCs/>
            </w:rPr>
            <w:t xml:space="preserve"> </w:t>
          </w:r>
          <w:proofErr w:type="spellStart"/>
          <w:r>
            <w:rPr>
              <w:rFonts w:eastAsia="Times New Roman"/>
              <w:i/>
              <w:iCs/>
            </w:rPr>
            <w:t>you</w:t>
          </w:r>
          <w:proofErr w:type="spellEnd"/>
          <w:r>
            <w:rPr>
              <w:rFonts w:eastAsia="Times New Roman"/>
              <w:i/>
              <w:iCs/>
            </w:rPr>
            <w:t xml:space="preserve"> </w:t>
          </w:r>
          <w:proofErr w:type="spellStart"/>
          <w:r>
            <w:rPr>
              <w:rFonts w:eastAsia="Times New Roman"/>
              <w:i/>
              <w:iCs/>
            </w:rPr>
            <w:t>think</w:t>
          </w:r>
          <w:proofErr w:type="spellEnd"/>
          <w:r>
            <w:rPr>
              <w:rFonts w:eastAsia="Times New Roman"/>
            </w:rPr>
            <w:t xml:space="preserve"> [online]. [vid. 2021-07-22]. Dostupné z: https://www.theserverside.com/opinion/Is-Java-slow-Compared-to-C-its-faster-than-you-think</w:t>
          </w:r>
        </w:p>
        <w:p w14:paraId="4FC936FB" w14:textId="77777777" w:rsidR="00A87455" w:rsidRDefault="00A87455">
          <w:pPr>
            <w:autoSpaceDE w:val="0"/>
            <w:autoSpaceDN w:val="0"/>
            <w:ind w:hanging="640"/>
            <w:divId w:val="1253733271"/>
            <w:rPr>
              <w:rFonts w:eastAsia="Times New Roman"/>
            </w:rPr>
          </w:pPr>
          <w:r>
            <w:rPr>
              <w:rFonts w:eastAsia="Times New Roman"/>
            </w:rPr>
            <w:t xml:space="preserve">[21] </w:t>
          </w:r>
          <w:r>
            <w:rPr>
              <w:rFonts w:eastAsia="Times New Roman"/>
            </w:rPr>
            <w:tab/>
            <w:t xml:space="preserve">EGGES, </w:t>
          </w:r>
          <w:proofErr w:type="spellStart"/>
          <w:r>
            <w:rPr>
              <w:rFonts w:eastAsia="Times New Roman"/>
            </w:rPr>
            <w:t>Arjan</w:t>
          </w:r>
          <w:proofErr w:type="spellEnd"/>
          <w:r>
            <w:rPr>
              <w:rFonts w:eastAsia="Times New Roman"/>
            </w:rPr>
            <w:t xml:space="preserve">, </w:t>
          </w:r>
          <w:proofErr w:type="spellStart"/>
          <w:r>
            <w:rPr>
              <w:rFonts w:eastAsia="Times New Roman"/>
            </w:rPr>
            <w:t>Jeroen</w:t>
          </w:r>
          <w:proofErr w:type="spellEnd"/>
          <w:r>
            <w:rPr>
              <w:rFonts w:eastAsia="Times New Roman"/>
            </w:rPr>
            <w:t xml:space="preserve"> D. FOKKER a Mark H. OVERMARS. </w:t>
          </w:r>
          <w:r>
            <w:rPr>
              <w:rFonts w:eastAsia="Times New Roman"/>
              <w:i/>
              <w:iCs/>
            </w:rPr>
            <w:t xml:space="preserve">Learning C# by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Games</w:t>
          </w:r>
          <w:proofErr w:type="spellEnd"/>
          <w:r>
            <w:rPr>
              <w:rFonts w:eastAsia="Times New Roman"/>
            </w:rPr>
            <w:t xml:space="preserve"> [online]. 2013. ISBN 3642365795. Dostupné z: doi:10.1007/978-3-642-36580-5</w:t>
          </w:r>
        </w:p>
        <w:p w14:paraId="754F16E5" w14:textId="77777777" w:rsidR="00A87455" w:rsidRDefault="00A87455">
          <w:pPr>
            <w:autoSpaceDE w:val="0"/>
            <w:autoSpaceDN w:val="0"/>
            <w:ind w:hanging="640"/>
            <w:divId w:val="150567266"/>
            <w:rPr>
              <w:rFonts w:eastAsia="Times New Roman"/>
            </w:rPr>
          </w:pPr>
          <w:r>
            <w:rPr>
              <w:rFonts w:eastAsia="Times New Roman"/>
            </w:rPr>
            <w:t xml:space="preserve">[22] </w:t>
          </w:r>
          <w:r>
            <w:rPr>
              <w:rFonts w:eastAsia="Times New Roman"/>
            </w:rPr>
            <w:tab/>
            <w:t xml:space="preserve">ORACLE. </w:t>
          </w:r>
          <w:r>
            <w:rPr>
              <w:rFonts w:eastAsia="Times New Roman"/>
              <w:i/>
              <w:iCs/>
            </w:rPr>
            <w:t xml:space="preserve">Oracle Java ME </w:t>
          </w:r>
          <w:proofErr w:type="spellStart"/>
          <w:r>
            <w:rPr>
              <w:rFonts w:eastAsia="Times New Roman"/>
              <w:i/>
              <w:iCs/>
            </w:rPr>
            <w:t>Embedded</w:t>
          </w:r>
          <w:proofErr w:type="spellEnd"/>
          <w:r>
            <w:rPr>
              <w:rFonts w:eastAsia="Times New Roman"/>
              <w:i/>
              <w:iCs/>
            </w:rPr>
            <w:t xml:space="preserve"> </w:t>
          </w:r>
          <w:proofErr w:type="spellStart"/>
          <w:r>
            <w:rPr>
              <w:rFonts w:eastAsia="Times New Roman"/>
              <w:i/>
              <w:iCs/>
            </w:rPr>
            <w:t>Getting</w:t>
          </w:r>
          <w:proofErr w:type="spellEnd"/>
          <w:r>
            <w:rPr>
              <w:rFonts w:eastAsia="Times New Roman"/>
              <w:i/>
              <w:iCs/>
            </w:rPr>
            <w:t xml:space="preserve"> </w:t>
          </w:r>
          <w:proofErr w:type="spellStart"/>
          <w:r>
            <w:rPr>
              <w:rFonts w:eastAsia="Times New Roman"/>
              <w:i/>
              <w:iCs/>
            </w:rPr>
            <w:t>Started</w:t>
          </w:r>
          <w:proofErr w:type="spellEnd"/>
          <w:r>
            <w:rPr>
              <w:rFonts w:eastAsia="Times New Roman"/>
            </w:rPr>
            <w:t xml:space="preserve"> [online]. [vid. 2021-07-22]. Dostupné z: https://www.oracle.com/java/technologies/javame-embedded/javame-embedded-getstarted.html</w:t>
          </w:r>
        </w:p>
        <w:p w14:paraId="762E359E" w14:textId="77777777" w:rsidR="00A87455" w:rsidRDefault="00A87455">
          <w:pPr>
            <w:autoSpaceDE w:val="0"/>
            <w:autoSpaceDN w:val="0"/>
            <w:ind w:hanging="640"/>
            <w:divId w:val="1430587501"/>
            <w:rPr>
              <w:rFonts w:eastAsia="Times New Roman"/>
            </w:rPr>
          </w:pPr>
          <w:r>
            <w:rPr>
              <w:rFonts w:eastAsia="Times New Roman"/>
            </w:rPr>
            <w:t xml:space="preserve">[23] </w:t>
          </w:r>
          <w:r>
            <w:rPr>
              <w:rFonts w:eastAsia="Times New Roman"/>
            </w:rPr>
            <w:tab/>
            <w:t xml:space="preserve">FREECODECAMP.ORG.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in Java –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GC and </w:t>
          </w:r>
          <w:proofErr w:type="spellStart"/>
          <w:r>
            <w:rPr>
              <w:rFonts w:eastAsia="Times New Roman"/>
              <w:i/>
              <w:iCs/>
            </w:rPr>
            <w:t>How</w:t>
          </w:r>
          <w:proofErr w:type="spellEnd"/>
          <w:r>
            <w:rPr>
              <w:rFonts w:eastAsia="Times New Roman"/>
              <w:i/>
              <w:iCs/>
            </w:rPr>
            <w:t xml:space="preserve"> </w:t>
          </w:r>
          <w:proofErr w:type="spellStart"/>
          <w:r>
            <w:rPr>
              <w:rFonts w:eastAsia="Times New Roman"/>
              <w:i/>
              <w:iCs/>
            </w:rPr>
            <w:t>it</w:t>
          </w:r>
          <w:proofErr w:type="spellEnd"/>
          <w:r>
            <w:rPr>
              <w:rFonts w:eastAsia="Times New Roman"/>
              <w:i/>
              <w:iCs/>
            </w:rPr>
            <w:t xml:space="preserve"> Works in </w:t>
          </w:r>
          <w:proofErr w:type="spellStart"/>
          <w:r>
            <w:rPr>
              <w:rFonts w:eastAsia="Times New Roman"/>
              <w:i/>
              <w:iCs/>
            </w:rPr>
            <w:t>the</w:t>
          </w:r>
          <w:proofErr w:type="spellEnd"/>
          <w:r>
            <w:rPr>
              <w:rFonts w:eastAsia="Times New Roman"/>
              <w:i/>
              <w:iCs/>
            </w:rPr>
            <w:t xml:space="preserve"> JVM</w:t>
          </w:r>
          <w:r>
            <w:rPr>
              <w:rFonts w:eastAsia="Times New Roman"/>
            </w:rPr>
            <w:t xml:space="preserve"> [online]. [vid. 2021-07-21]. Dostupné z: https://www.freecodecamp.org/news/garbage-collection-in-java-what-is-gc-and-how-it-works-in-the-jvm/</w:t>
          </w:r>
        </w:p>
        <w:p w14:paraId="65CBD3ED" w14:textId="77777777" w:rsidR="00A87455" w:rsidRDefault="00A87455">
          <w:pPr>
            <w:autoSpaceDE w:val="0"/>
            <w:autoSpaceDN w:val="0"/>
            <w:ind w:hanging="640"/>
            <w:divId w:val="960841819"/>
            <w:rPr>
              <w:rFonts w:eastAsia="Times New Roman"/>
            </w:rPr>
          </w:pPr>
          <w:r>
            <w:rPr>
              <w:rFonts w:eastAsia="Times New Roman"/>
            </w:rPr>
            <w:t xml:space="preserve">[24] </w:t>
          </w:r>
          <w:r>
            <w:rPr>
              <w:rFonts w:eastAsia="Times New Roman"/>
            </w:rPr>
            <w:tab/>
            <w:t xml:space="preserve">IBM.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w:t>
          </w:r>
          <w:proofErr w:type="spellStart"/>
          <w:r>
            <w:rPr>
              <w:rFonts w:eastAsia="Times New Roman"/>
              <w:i/>
              <w:iCs/>
            </w:rPr>
            <w:t>impacts</w:t>
          </w:r>
          <w:proofErr w:type="spellEnd"/>
          <w:r>
            <w:rPr>
              <w:rFonts w:eastAsia="Times New Roman"/>
              <w:i/>
              <w:iCs/>
            </w:rPr>
            <w:t xml:space="preserve"> to Java performance - IBM </w:t>
          </w:r>
          <w:proofErr w:type="spellStart"/>
          <w:r>
            <w:rPr>
              <w:rFonts w:eastAsia="Times New Roman"/>
              <w:i/>
              <w:iCs/>
            </w:rPr>
            <w:t>Documentation</w:t>
          </w:r>
          <w:proofErr w:type="spellEnd"/>
          <w:r>
            <w:rPr>
              <w:rFonts w:eastAsia="Times New Roman"/>
            </w:rPr>
            <w:t xml:space="preserve"> [online]. [vid. 2021-07-21]. Dostupné z: https://www.ibm.com/docs/en/aix/7.1?topic=monitoring-garbage-collection-impacts-java-performance</w:t>
          </w:r>
        </w:p>
        <w:p w14:paraId="578E09BB" w14:textId="77777777" w:rsidR="00A87455" w:rsidRDefault="00A87455">
          <w:pPr>
            <w:autoSpaceDE w:val="0"/>
            <w:autoSpaceDN w:val="0"/>
            <w:ind w:hanging="640"/>
            <w:divId w:val="1817869689"/>
            <w:rPr>
              <w:rFonts w:eastAsia="Times New Roman"/>
            </w:rPr>
          </w:pPr>
          <w:r>
            <w:rPr>
              <w:rFonts w:eastAsia="Times New Roman"/>
            </w:rPr>
            <w:t xml:space="preserve">[25] </w:t>
          </w:r>
          <w:r>
            <w:rPr>
              <w:rFonts w:eastAsia="Times New Roman"/>
            </w:rPr>
            <w:tab/>
            <w:t xml:space="preserve">ORACLE. </w:t>
          </w:r>
          <w:r>
            <w:rPr>
              <w:rFonts w:eastAsia="Times New Roman"/>
              <w:i/>
              <w:iCs/>
            </w:rPr>
            <w:t xml:space="preserve">Java SE 6 </w:t>
          </w:r>
          <w:proofErr w:type="spellStart"/>
          <w:r>
            <w:rPr>
              <w:rFonts w:eastAsia="Times New Roman"/>
              <w:i/>
              <w:iCs/>
            </w:rPr>
            <w:t>HotSpot</w:t>
          </w:r>
          <w:proofErr w:type="spellEnd"/>
          <w:r>
            <w:rPr>
              <w:rFonts w:eastAsia="Times New Roman"/>
              <w:i/>
              <w:iCs/>
            </w:rPr>
            <w:t>[</w:t>
          </w:r>
          <w:proofErr w:type="spellStart"/>
          <w:r>
            <w:rPr>
              <w:rFonts w:eastAsia="Times New Roman"/>
              <w:i/>
              <w:iCs/>
            </w:rPr>
            <w:t>tm</w:t>
          </w:r>
          <w:proofErr w:type="spellEnd"/>
          <w:r>
            <w:rPr>
              <w:rFonts w:eastAsia="Times New Roman"/>
              <w:i/>
              <w:iCs/>
            </w:rPr>
            <w:t xml:space="preserve">] </w:t>
          </w:r>
          <w:proofErr w:type="spellStart"/>
          <w:r>
            <w:rPr>
              <w:rFonts w:eastAsia="Times New Roman"/>
              <w:i/>
              <w:iCs/>
            </w:rPr>
            <w:t>Virtual</w:t>
          </w:r>
          <w:proofErr w:type="spellEnd"/>
          <w:r>
            <w:rPr>
              <w:rFonts w:eastAsia="Times New Roman"/>
              <w:i/>
              <w:iCs/>
            </w:rPr>
            <w:t xml:space="preserve"> </w:t>
          </w:r>
          <w:proofErr w:type="spellStart"/>
          <w:r>
            <w:rPr>
              <w:rFonts w:eastAsia="Times New Roman"/>
              <w:i/>
              <w:iCs/>
            </w:rPr>
            <w:t>Machine</w:t>
          </w:r>
          <w:proofErr w:type="spellEnd"/>
          <w:r>
            <w:rPr>
              <w:rFonts w:eastAsia="Times New Roman"/>
              <w:i/>
              <w:iCs/>
            </w:rPr>
            <w:t xml:space="preserve">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w:t>
          </w:r>
          <w:proofErr w:type="spellStart"/>
          <w:r>
            <w:rPr>
              <w:rFonts w:eastAsia="Times New Roman"/>
              <w:i/>
              <w:iCs/>
            </w:rPr>
            <w:t>Tuning</w:t>
          </w:r>
          <w:proofErr w:type="spellEnd"/>
          <w:r>
            <w:rPr>
              <w:rFonts w:eastAsia="Times New Roman"/>
            </w:rPr>
            <w:t xml:space="preserve"> [online]. [vid. 2021-07-22]. Dostupné z: https://www.oracle.com/java/technologies/javase/gc-tuning-6.html</w:t>
          </w:r>
        </w:p>
        <w:p w14:paraId="7F183494" w14:textId="77777777" w:rsidR="00A87455" w:rsidRDefault="00A87455">
          <w:pPr>
            <w:autoSpaceDE w:val="0"/>
            <w:autoSpaceDN w:val="0"/>
            <w:ind w:hanging="640"/>
            <w:divId w:val="940140529"/>
            <w:rPr>
              <w:rFonts w:eastAsia="Times New Roman"/>
            </w:rPr>
          </w:pPr>
          <w:r>
            <w:rPr>
              <w:rFonts w:eastAsia="Times New Roman"/>
            </w:rPr>
            <w:t xml:space="preserve">[26] </w:t>
          </w:r>
          <w:r>
            <w:rPr>
              <w:rFonts w:eastAsia="Times New Roman"/>
            </w:rPr>
            <w:tab/>
            <w:t xml:space="preserve">DOCS.ORACLE.COM. </w:t>
          </w:r>
          <w:proofErr w:type="spellStart"/>
          <w:r>
            <w:rPr>
              <w:rFonts w:eastAsia="Times New Roman"/>
              <w:i/>
              <w:iCs/>
            </w:rPr>
            <w:t>java.awt</w:t>
          </w:r>
          <w:proofErr w:type="spellEnd"/>
          <w:r>
            <w:rPr>
              <w:rFonts w:eastAsia="Times New Roman"/>
              <w:i/>
              <w:iCs/>
            </w:rPr>
            <w:t xml:space="preserve"> (Java </w:t>
          </w:r>
          <w:proofErr w:type="spellStart"/>
          <w:r>
            <w:rPr>
              <w:rFonts w:eastAsia="Times New Roman"/>
              <w:i/>
              <w:iCs/>
            </w:rPr>
            <w:t>Platform</w:t>
          </w:r>
          <w:proofErr w:type="spellEnd"/>
          <w:r>
            <w:rPr>
              <w:rFonts w:eastAsia="Times New Roman"/>
              <w:i/>
              <w:iCs/>
            </w:rPr>
            <w:t xml:space="preserve"> SE 7 )</w:t>
          </w:r>
          <w:r>
            <w:rPr>
              <w:rFonts w:eastAsia="Times New Roman"/>
            </w:rPr>
            <w:t xml:space="preserve"> [online]. [vid. 2021-07-26]. Dostupné z: https://docs.oracle.com/javase/7/docs/api/java/awt/package-summary.html</w:t>
          </w:r>
        </w:p>
        <w:p w14:paraId="5EA61650" w14:textId="77777777" w:rsidR="00A87455" w:rsidRDefault="00A87455">
          <w:pPr>
            <w:autoSpaceDE w:val="0"/>
            <w:autoSpaceDN w:val="0"/>
            <w:ind w:hanging="640"/>
            <w:divId w:val="856037328"/>
            <w:rPr>
              <w:rFonts w:eastAsia="Times New Roman"/>
            </w:rPr>
          </w:pPr>
          <w:r>
            <w:rPr>
              <w:rFonts w:eastAsia="Times New Roman"/>
            </w:rPr>
            <w:t xml:space="preserve">[27] </w:t>
          </w:r>
          <w:r>
            <w:rPr>
              <w:rFonts w:eastAsia="Times New Roman"/>
            </w:rPr>
            <w:tab/>
            <w:t xml:space="preserve">DOCS.ORACLE.COM. </w:t>
          </w:r>
          <w:proofErr w:type="spellStart"/>
          <w:r>
            <w:rPr>
              <w:rFonts w:eastAsia="Times New Roman"/>
              <w:i/>
              <w:iCs/>
            </w:rPr>
            <w:t>javax.swing</w:t>
          </w:r>
          <w:proofErr w:type="spellEnd"/>
          <w:r>
            <w:rPr>
              <w:rFonts w:eastAsia="Times New Roman"/>
              <w:i/>
              <w:iCs/>
            </w:rPr>
            <w:t xml:space="preserve"> (Java </w:t>
          </w:r>
          <w:proofErr w:type="spellStart"/>
          <w:r>
            <w:rPr>
              <w:rFonts w:eastAsia="Times New Roman"/>
              <w:i/>
              <w:iCs/>
            </w:rPr>
            <w:t>Platform</w:t>
          </w:r>
          <w:proofErr w:type="spellEnd"/>
          <w:r>
            <w:rPr>
              <w:rFonts w:eastAsia="Times New Roman"/>
              <w:i/>
              <w:iCs/>
            </w:rPr>
            <w:t xml:space="preserve"> SE 7 )</w:t>
          </w:r>
          <w:r>
            <w:rPr>
              <w:rFonts w:eastAsia="Times New Roman"/>
            </w:rPr>
            <w:t xml:space="preserve"> [online]. [vid. 2021-07-26]. Dostupné z: https://docs.oracle.com/javase/7/docs/api/javax/swing/package-summary.html</w:t>
          </w:r>
        </w:p>
        <w:p w14:paraId="24B2E157" w14:textId="77777777" w:rsidR="00A87455" w:rsidRDefault="00A87455">
          <w:pPr>
            <w:autoSpaceDE w:val="0"/>
            <w:autoSpaceDN w:val="0"/>
            <w:ind w:hanging="640"/>
            <w:divId w:val="118186404"/>
            <w:rPr>
              <w:rFonts w:eastAsia="Times New Roman"/>
            </w:rPr>
          </w:pPr>
          <w:r>
            <w:rPr>
              <w:rFonts w:eastAsia="Times New Roman"/>
            </w:rPr>
            <w:t xml:space="preserve">[28] </w:t>
          </w:r>
          <w:r>
            <w:rPr>
              <w:rFonts w:eastAsia="Times New Roman"/>
            </w:rPr>
            <w:tab/>
            <w:t xml:space="preserve">ITNETWORK.CZ. </w:t>
          </w:r>
          <w:r>
            <w:rPr>
              <w:rFonts w:eastAsia="Times New Roman"/>
              <w:i/>
              <w:iCs/>
            </w:rPr>
            <w:t>Lekce 3 - Seznam (List) pomocí pole v Javě</w:t>
          </w:r>
          <w:r>
            <w:rPr>
              <w:rFonts w:eastAsia="Times New Roman"/>
            </w:rPr>
            <w:t xml:space="preserve"> [online]. [vid. 2021-07-22]. Dostupné z: https://www.itnetwork.cz/java/kolekce-a-proudy/java-tutorial-seznamy-kolekce-list</w:t>
          </w:r>
        </w:p>
        <w:p w14:paraId="7D7B9E1E" w14:textId="77777777" w:rsidR="00A87455" w:rsidRDefault="00A87455">
          <w:pPr>
            <w:autoSpaceDE w:val="0"/>
            <w:autoSpaceDN w:val="0"/>
            <w:ind w:hanging="640"/>
            <w:divId w:val="1957831047"/>
            <w:rPr>
              <w:rFonts w:eastAsia="Times New Roman"/>
            </w:rPr>
          </w:pPr>
          <w:r>
            <w:rPr>
              <w:rFonts w:eastAsia="Times New Roman"/>
            </w:rPr>
            <w:t>[29] .</w:t>
          </w:r>
          <w:r>
            <w:rPr>
              <w:rFonts w:eastAsia="Times New Roman"/>
            </w:rPr>
            <w:tab/>
          </w:r>
          <w:r>
            <w:rPr>
              <w:rFonts w:eastAsia="Times New Roman"/>
              <w:i/>
              <w:iCs/>
            </w:rPr>
            <w:t xml:space="preserve">NET 6 Desktop </w:t>
          </w:r>
          <w:proofErr w:type="spellStart"/>
          <w:r>
            <w:rPr>
              <w:rFonts w:eastAsia="Times New Roman"/>
              <w:i/>
              <w:iCs/>
            </w:rPr>
            <w:t>Dev</w:t>
          </w:r>
          <w:proofErr w:type="spellEnd"/>
          <w:r>
            <w:rPr>
              <w:rFonts w:eastAsia="Times New Roman"/>
              <w:i/>
              <w:iCs/>
            </w:rPr>
            <w:t xml:space="preserve"> </w:t>
          </w:r>
          <w:proofErr w:type="spellStart"/>
          <w:r>
            <w:rPr>
              <w:rFonts w:eastAsia="Times New Roman"/>
              <w:i/>
              <w:iCs/>
            </w:rPr>
            <w:t>Options</w:t>
          </w:r>
          <w:proofErr w:type="spellEnd"/>
          <w:r>
            <w:rPr>
              <w:rFonts w:eastAsia="Times New Roman"/>
              <w:i/>
              <w:iCs/>
            </w:rPr>
            <w:t xml:space="preserve">: WPF, </w:t>
          </w:r>
          <w:proofErr w:type="spellStart"/>
          <w:r>
            <w:rPr>
              <w:rFonts w:eastAsia="Times New Roman"/>
              <w:i/>
              <w:iCs/>
            </w:rPr>
            <w:t>WinForms</w:t>
          </w:r>
          <w:proofErr w:type="spellEnd"/>
          <w:r>
            <w:rPr>
              <w:rFonts w:eastAsia="Times New Roman"/>
              <w:i/>
              <w:iCs/>
            </w:rPr>
            <w:t xml:space="preserve">, UWP, .NET MAUI, </w:t>
          </w:r>
          <w:proofErr w:type="spellStart"/>
          <w:r>
            <w:rPr>
              <w:rFonts w:eastAsia="Times New Roman"/>
              <w:i/>
              <w:iCs/>
            </w:rPr>
            <w:t>Blazor</w:t>
          </w:r>
          <w:proofErr w:type="spellEnd"/>
          <w:r>
            <w:rPr>
              <w:rFonts w:eastAsia="Times New Roman"/>
              <w:i/>
              <w:iCs/>
            </w:rPr>
            <w:t xml:space="preserve"> ... -- </w:t>
          </w:r>
          <w:proofErr w:type="spellStart"/>
          <w:r>
            <w:rPr>
              <w:rFonts w:eastAsia="Times New Roman"/>
              <w:i/>
              <w:iCs/>
            </w:rPr>
            <w:t>Visual</w:t>
          </w:r>
          <w:proofErr w:type="spellEnd"/>
          <w:r>
            <w:rPr>
              <w:rFonts w:eastAsia="Times New Roman"/>
              <w:i/>
              <w:iCs/>
            </w:rPr>
            <w:t xml:space="preserve"> Studio </w:t>
          </w:r>
          <w:proofErr w:type="spellStart"/>
          <w:r>
            <w:rPr>
              <w:rFonts w:eastAsia="Times New Roman"/>
              <w:i/>
              <w:iCs/>
            </w:rPr>
            <w:t>Magazine</w:t>
          </w:r>
          <w:proofErr w:type="spellEnd"/>
          <w:r>
            <w:rPr>
              <w:rFonts w:eastAsia="Times New Roman"/>
            </w:rPr>
            <w:t xml:space="preserve"> [online]. [vid. 2023-03-24]. Dostupné z: https://visualstudiomagazine.com/articles/2021/02/03/net-6-desktop.aspx</w:t>
          </w:r>
        </w:p>
        <w:p w14:paraId="0A6DEB19" w14:textId="77777777" w:rsidR="00A87455" w:rsidRDefault="00A87455">
          <w:pPr>
            <w:autoSpaceDE w:val="0"/>
            <w:autoSpaceDN w:val="0"/>
            <w:ind w:hanging="640"/>
            <w:divId w:val="931816074"/>
            <w:rPr>
              <w:rFonts w:eastAsia="Times New Roman"/>
            </w:rPr>
          </w:pPr>
          <w:r>
            <w:rPr>
              <w:rFonts w:eastAsia="Times New Roman"/>
            </w:rPr>
            <w:t xml:space="preserve">[30] </w:t>
          </w:r>
          <w:r>
            <w:rPr>
              <w:rFonts w:eastAsia="Times New Roman"/>
            </w:rPr>
            <w:tab/>
            <w:t xml:space="preserve">DOCS.MICROSOFT.COM. </w:t>
          </w:r>
          <w:r>
            <w:rPr>
              <w:rFonts w:eastAsia="Times New Roman"/>
              <w:i/>
              <w:iCs/>
            </w:rPr>
            <w:t xml:space="preserve">A Tour </w:t>
          </w:r>
          <w:proofErr w:type="spellStart"/>
          <w:r>
            <w:rPr>
              <w:rFonts w:eastAsia="Times New Roman"/>
              <w:i/>
              <w:iCs/>
            </w:rPr>
            <w:t>of</w:t>
          </w:r>
          <w:proofErr w:type="spellEnd"/>
          <w:r>
            <w:rPr>
              <w:rFonts w:eastAsia="Times New Roman"/>
              <w:i/>
              <w:iCs/>
            </w:rPr>
            <w:t xml:space="preserve"> C# - C#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https://docs.microsoft.com/en-us/dotnet/csharp/tour-of-csharp/</w:t>
          </w:r>
        </w:p>
        <w:p w14:paraId="35E0DDD9" w14:textId="77777777" w:rsidR="00A87455" w:rsidRDefault="00A87455">
          <w:pPr>
            <w:autoSpaceDE w:val="0"/>
            <w:autoSpaceDN w:val="0"/>
            <w:ind w:hanging="640"/>
            <w:divId w:val="1772160627"/>
            <w:rPr>
              <w:rFonts w:eastAsia="Times New Roman"/>
            </w:rPr>
          </w:pPr>
          <w:r>
            <w:rPr>
              <w:rFonts w:eastAsia="Times New Roman"/>
            </w:rPr>
            <w:t>[31] .</w:t>
          </w:r>
          <w:r>
            <w:rPr>
              <w:rFonts w:eastAsia="Times New Roman"/>
            </w:rPr>
            <w:tab/>
          </w:r>
          <w:r>
            <w:rPr>
              <w:rFonts w:eastAsia="Times New Roman"/>
              <w:i/>
              <w:iCs/>
            </w:rPr>
            <w:t xml:space="preserve">NET (and .NET </w:t>
          </w:r>
          <w:proofErr w:type="spellStart"/>
          <w:r>
            <w:rPr>
              <w:rFonts w:eastAsia="Times New Roman"/>
              <w:i/>
              <w:iCs/>
            </w:rPr>
            <w:t>Core</w:t>
          </w:r>
          <w:proofErr w:type="spellEnd"/>
          <w:r>
            <w:rPr>
              <w:rFonts w:eastAsia="Times New Roman"/>
              <w:i/>
              <w:iCs/>
            </w:rPr>
            <w:t xml:space="preserve">) - </w:t>
          </w:r>
          <w:proofErr w:type="spellStart"/>
          <w:r>
            <w:rPr>
              <w:rFonts w:eastAsia="Times New Roman"/>
              <w:i/>
              <w:iCs/>
            </w:rPr>
            <w:t>introduction</w:t>
          </w:r>
          <w:proofErr w:type="spellEnd"/>
          <w:r>
            <w:rPr>
              <w:rFonts w:eastAsia="Times New Roman"/>
              <w:i/>
              <w:iCs/>
            </w:rPr>
            <w:t xml:space="preserve"> and </w:t>
          </w:r>
          <w:proofErr w:type="spellStart"/>
          <w:r>
            <w:rPr>
              <w:rFonts w:eastAsia="Times New Roman"/>
              <w:i/>
              <w:iCs/>
            </w:rPr>
            <w:t>overview</w:t>
          </w:r>
          <w:proofErr w:type="spell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2023-02-05]. Dostupné z: https://learn.microsoft.com/en-us/dotnet/core/introduction</w:t>
          </w:r>
        </w:p>
        <w:p w14:paraId="0EAB976A" w14:textId="77777777" w:rsidR="00A87455" w:rsidRDefault="00A87455">
          <w:pPr>
            <w:autoSpaceDE w:val="0"/>
            <w:autoSpaceDN w:val="0"/>
            <w:ind w:hanging="640"/>
            <w:divId w:val="1916284436"/>
            <w:rPr>
              <w:rFonts w:eastAsia="Times New Roman"/>
            </w:rPr>
          </w:pPr>
          <w:r>
            <w:rPr>
              <w:rFonts w:eastAsia="Times New Roman"/>
            </w:rPr>
            <w:t xml:space="preserve">[32] </w:t>
          </w:r>
          <w:r>
            <w:rPr>
              <w:rFonts w:eastAsia="Times New Roman"/>
            </w:rPr>
            <w:tab/>
          </w:r>
          <w:proofErr w:type="spellStart"/>
          <w:r>
            <w:rPr>
              <w:rFonts w:eastAsia="Times New Roman"/>
              <w:i/>
              <w:iCs/>
            </w:rPr>
            <w:t>ReadyToRun</w:t>
          </w:r>
          <w:proofErr w:type="spellEnd"/>
          <w:r>
            <w:rPr>
              <w:rFonts w:eastAsia="Times New Roman"/>
              <w:i/>
              <w:iCs/>
            </w:rPr>
            <w:t xml:space="preserve"> </w:t>
          </w:r>
          <w:proofErr w:type="spellStart"/>
          <w:r>
            <w:rPr>
              <w:rFonts w:eastAsia="Times New Roman"/>
              <w:i/>
              <w:iCs/>
            </w:rPr>
            <w:t>deployment</w:t>
          </w:r>
          <w:proofErr w:type="spellEnd"/>
          <w:r>
            <w:rPr>
              <w:rFonts w:eastAsia="Times New Roman"/>
              <w:i/>
              <w:iCs/>
            </w:rPr>
            <w:t xml:space="preserve"> </w:t>
          </w:r>
          <w:proofErr w:type="spellStart"/>
          <w:r>
            <w:rPr>
              <w:rFonts w:eastAsia="Times New Roman"/>
              <w:i/>
              <w:iCs/>
            </w:rPr>
            <w:t>overview</w:t>
          </w:r>
          <w:proofErr w:type="spellEnd"/>
          <w:r>
            <w:rPr>
              <w:rFonts w:eastAsia="Times New Roman"/>
              <w:i/>
              <w:iCs/>
            </w:rPr>
            <w:t xml:space="preserve"> - .NET | Microsoft </w:t>
          </w:r>
          <w:proofErr w:type="spellStart"/>
          <w:r>
            <w:rPr>
              <w:rFonts w:eastAsia="Times New Roman"/>
              <w:i/>
              <w:iCs/>
            </w:rPr>
            <w:t>Learn</w:t>
          </w:r>
          <w:proofErr w:type="spellEnd"/>
          <w:r>
            <w:rPr>
              <w:rFonts w:eastAsia="Times New Roman"/>
            </w:rPr>
            <w:t xml:space="preserve"> [online]. [vid. 2023-02-07]. Dostupné z: https://learn.microsoft.com/en-us/dotnet/core/deploying/ready-to-run</w:t>
          </w:r>
        </w:p>
        <w:p w14:paraId="67DC7F38" w14:textId="77777777" w:rsidR="00A87455" w:rsidRDefault="00A87455">
          <w:pPr>
            <w:autoSpaceDE w:val="0"/>
            <w:autoSpaceDN w:val="0"/>
            <w:ind w:hanging="640"/>
            <w:divId w:val="970599934"/>
            <w:rPr>
              <w:rFonts w:eastAsia="Times New Roman"/>
            </w:rPr>
          </w:pPr>
          <w:r>
            <w:rPr>
              <w:rFonts w:eastAsia="Times New Roman"/>
            </w:rPr>
            <w:lastRenderedPageBreak/>
            <w:t xml:space="preserve">[33] </w:t>
          </w:r>
          <w:r>
            <w:rPr>
              <w:rFonts w:eastAsia="Times New Roman"/>
            </w:rPr>
            <w:tab/>
            <w:t xml:space="preserve">RICHARD LANDER. </w:t>
          </w:r>
          <w:proofErr w:type="spellStart"/>
          <w:r>
            <w:rPr>
              <w:rFonts w:eastAsia="Times New Roman"/>
            </w:rPr>
            <w:t>Conversation</w:t>
          </w:r>
          <w:proofErr w:type="spellEnd"/>
          <w:r>
            <w:rPr>
              <w:rFonts w:eastAsia="Times New Roman"/>
            </w:rPr>
            <w:t xml:space="preserve"> </w:t>
          </w:r>
          <w:proofErr w:type="spellStart"/>
          <w:r>
            <w:rPr>
              <w:rFonts w:eastAsia="Times New Roman"/>
            </w:rPr>
            <w:t>about</w:t>
          </w:r>
          <w:proofErr w:type="spellEnd"/>
          <w:r>
            <w:rPr>
              <w:rFonts w:eastAsia="Times New Roman"/>
            </w:rPr>
            <w:t xml:space="preserve"> crossgen2 - .NET Blog. .</w:t>
          </w:r>
          <w:r>
            <w:rPr>
              <w:rFonts w:eastAsia="Times New Roman"/>
              <w:i/>
              <w:iCs/>
            </w:rPr>
            <w:t>NET Blog</w:t>
          </w:r>
          <w:r>
            <w:rPr>
              <w:rFonts w:eastAsia="Times New Roman"/>
            </w:rPr>
            <w:t xml:space="preserve"> [online]. 2021 [vid. 2023-02-07]. Dostupné z: https://devblogs.microsoft.com/dotnet/conversation-about-crossgen2/</w:t>
          </w:r>
        </w:p>
        <w:p w14:paraId="11096CA6" w14:textId="77777777" w:rsidR="00A87455" w:rsidRDefault="00A87455">
          <w:pPr>
            <w:autoSpaceDE w:val="0"/>
            <w:autoSpaceDN w:val="0"/>
            <w:ind w:hanging="640"/>
            <w:divId w:val="1916744980"/>
            <w:rPr>
              <w:rFonts w:eastAsia="Times New Roman"/>
            </w:rPr>
          </w:pPr>
          <w:r>
            <w:rPr>
              <w:rFonts w:eastAsia="Times New Roman"/>
            </w:rPr>
            <w:t xml:space="preserve">[34] </w:t>
          </w:r>
          <w:r>
            <w:rPr>
              <w:rFonts w:eastAsia="Times New Roman"/>
            </w:rPr>
            <w:tab/>
            <w:t xml:space="preserve">DOCS.MICROSOFT.COM. </w:t>
          </w:r>
          <w:r>
            <w:rPr>
              <w:rFonts w:eastAsia="Times New Roman"/>
              <w:i/>
              <w:iCs/>
            </w:rPr>
            <w:t>Ngen.exe (</w:t>
          </w:r>
          <w:proofErr w:type="spellStart"/>
          <w:r>
            <w:rPr>
              <w:rFonts w:eastAsia="Times New Roman"/>
              <w:i/>
              <w:iCs/>
            </w:rPr>
            <w:t>Native</w:t>
          </w:r>
          <w:proofErr w:type="spellEnd"/>
          <w:r>
            <w:rPr>
              <w:rFonts w:eastAsia="Times New Roman"/>
              <w:i/>
              <w:iCs/>
            </w:rPr>
            <w:t xml:space="preserve"> Image </w:t>
          </w:r>
          <w:proofErr w:type="spellStart"/>
          <w:r>
            <w:rPr>
              <w:rFonts w:eastAsia="Times New Roman"/>
              <w:i/>
              <w:iCs/>
            </w:rPr>
            <w:t>Generator</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2021-08-06]. Dostupné z: https://docs.microsoft.com/en-us/dotnet/framework/tools/ngen-exe-native-image-generator</w:t>
          </w:r>
        </w:p>
        <w:p w14:paraId="3199E5F6" w14:textId="77777777" w:rsidR="00A87455" w:rsidRDefault="00A87455">
          <w:pPr>
            <w:autoSpaceDE w:val="0"/>
            <w:autoSpaceDN w:val="0"/>
            <w:ind w:hanging="640"/>
            <w:divId w:val="1164201523"/>
            <w:rPr>
              <w:rFonts w:eastAsia="Times New Roman"/>
            </w:rPr>
          </w:pPr>
          <w:r>
            <w:rPr>
              <w:rFonts w:eastAsia="Times New Roman"/>
            </w:rPr>
            <w:t xml:space="preserve">[35] </w:t>
          </w:r>
          <w:r>
            <w:rPr>
              <w:rFonts w:eastAsia="Times New Roman"/>
            </w:rPr>
            <w:tab/>
            <w:t>MICROSOFT. .</w:t>
          </w:r>
          <w:r>
            <w:rPr>
              <w:rFonts w:eastAsia="Times New Roman"/>
              <w:i/>
              <w:iCs/>
            </w:rPr>
            <w:t xml:space="preserve">NET </w:t>
          </w:r>
          <w:proofErr w:type="spellStart"/>
          <w:r>
            <w:rPr>
              <w:rFonts w:eastAsia="Times New Roman"/>
              <w:i/>
              <w:iCs/>
            </w:rPr>
            <w:t>Glossary</w:t>
          </w:r>
          <w:proofErr w:type="spell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2023-01-29]. Dostupné z: https://learn.microsoft.com/en-us/dotnet/standard/glossary#implementation-of-net</w:t>
          </w:r>
        </w:p>
        <w:p w14:paraId="7817D70B" w14:textId="77777777" w:rsidR="00A87455" w:rsidRDefault="00A87455">
          <w:pPr>
            <w:autoSpaceDE w:val="0"/>
            <w:autoSpaceDN w:val="0"/>
            <w:ind w:hanging="640"/>
            <w:divId w:val="634218461"/>
            <w:rPr>
              <w:rFonts w:eastAsia="Times New Roman"/>
            </w:rPr>
          </w:pPr>
          <w:r>
            <w:rPr>
              <w:rFonts w:eastAsia="Times New Roman"/>
            </w:rPr>
            <w:t xml:space="preserve">[36] </w:t>
          </w:r>
          <w:r>
            <w:rPr>
              <w:rFonts w:eastAsia="Times New Roman"/>
            </w:rPr>
            <w:tab/>
            <w:t>DOCS.MICROSOFT.COM. .</w:t>
          </w:r>
          <w:r>
            <w:rPr>
              <w:rFonts w:eastAsia="Times New Roman"/>
              <w:i/>
              <w:iCs/>
            </w:rPr>
            <w:t xml:space="preserve">NET Framework </w:t>
          </w:r>
          <w:proofErr w:type="spellStart"/>
          <w:r>
            <w:rPr>
              <w:rFonts w:eastAsia="Times New Roman"/>
              <w:i/>
              <w:iCs/>
            </w:rPr>
            <w:t>versions</w:t>
          </w:r>
          <w:proofErr w:type="spellEnd"/>
          <w:r>
            <w:rPr>
              <w:rFonts w:eastAsia="Times New Roman"/>
              <w:i/>
              <w:iCs/>
            </w:rPr>
            <w:t xml:space="preserve"> and </w:t>
          </w:r>
          <w:proofErr w:type="spellStart"/>
          <w:r>
            <w:rPr>
              <w:rFonts w:eastAsia="Times New Roman"/>
              <w:i/>
              <w:iCs/>
            </w:rPr>
            <w:t>dependencies</w:t>
          </w:r>
          <w:proofErr w:type="spellEnd"/>
          <w:r>
            <w:rPr>
              <w:rFonts w:eastAsia="Times New Roman"/>
            </w:rPr>
            <w:t xml:space="preserve"> [online]. [vid. 2021-06-05]. Dostupné z: https://docs.microsoft.com/en-us/dotnet/framework/migration-guide/versions-and-dependencies?redirectedfrom=MSDN#net-framework-30</w:t>
          </w:r>
        </w:p>
        <w:p w14:paraId="45A1C88B" w14:textId="77777777" w:rsidR="00A87455" w:rsidRDefault="00A87455">
          <w:pPr>
            <w:autoSpaceDE w:val="0"/>
            <w:autoSpaceDN w:val="0"/>
            <w:ind w:hanging="640"/>
            <w:divId w:val="747505273"/>
            <w:rPr>
              <w:rFonts w:eastAsia="Times New Roman"/>
            </w:rPr>
          </w:pPr>
          <w:r>
            <w:rPr>
              <w:rFonts w:eastAsia="Times New Roman"/>
            </w:rPr>
            <w:t xml:space="preserve">[37] </w:t>
          </w:r>
          <w:r>
            <w:rPr>
              <w:rFonts w:eastAsia="Times New Roman"/>
            </w:rPr>
            <w:tab/>
            <w:t xml:space="preserve">DOCS.MICROSOFT.COM.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.NET MAUI? - .NET MAUI | Microsoft </w:t>
          </w:r>
          <w:proofErr w:type="spellStart"/>
          <w:r>
            <w:rPr>
              <w:rFonts w:eastAsia="Times New Roman"/>
              <w:i/>
              <w:iCs/>
            </w:rPr>
            <w:t>Docs</w:t>
          </w:r>
          <w:proofErr w:type="spellEnd"/>
          <w:r>
            <w:rPr>
              <w:rFonts w:eastAsia="Times New Roman"/>
            </w:rPr>
            <w:t xml:space="preserve"> [online]. [vid. 2021-09-23]. Dostupné z: https://docs.microsoft.com/cs-cz/dotnet/maui/what-is-maui</w:t>
          </w:r>
        </w:p>
        <w:p w14:paraId="6A974699" w14:textId="77777777" w:rsidR="00A87455" w:rsidRDefault="00A87455">
          <w:pPr>
            <w:autoSpaceDE w:val="0"/>
            <w:autoSpaceDN w:val="0"/>
            <w:ind w:hanging="640"/>
            <w:divId w:val="1361853155"/>
            <w:rPr>
              <w:rFonts w:eastAsia="Times New Roman"/>
            </w:rPr>
          </w:pPr>
          <w:r>
            <w:rPr>
              <w:rFonts w:eastAsia="Times New Roman"/>
            </w:rPr>
            <w:t xml:space="preserve">[38] </w:t>
          </w:r>
          <w:r>
            <w:rPr>
              <w:rFonts w:eastAsia="Times New Roman"/>
            </w:rPr>
            <w:tab/>
            <w:t xml:space="preserve">DOCS.MICROSOFT.COM. </w:t>
          </w:r>
          <w:proofErr w:type="spellStart"/>
          <w:r>
            <w:rPr>
              <w:rFonts w:eastAsia="Times New Roman"/>
              <w:i/>
              <w:iCs/>
            </w:rPr>
            <w:t>Unsafe</w:t>
          </w:r>
          <w:proofErr w:type="spellEnd"/>
          <w:r>
            <w:rPr>
              <w:rFonts w:eastAsia="Times New Roman"/>
              <w:i/>
              <w:iCs/>
            </w:rPr>
            <w:t xml:space="preserve"> </w:t>
          </w:r>
          <w:proofErr w:type="spellStart"/>
          <w:r>
            <w:rPr>
              <w:rFonts w:eastAsia="Times New Roman"/>
              <w:i/>
              <w:iCs/>
            </w:rPr>
            <w:t>code</w:t>
          </w:r>
          <w:proofErr w:type="spellEnd"/>
          <w:r>
            <w:rPr>
              <w:rFonts w:eastAsia="Times New Roman"/>
              <w:i/>
              <w:iCs/>
            </w:rPr>
            <w:t xml:space="preserve">, </w:t>
          </w:r>
          <w:proofErr w:type="spellStart"/>
          <w:r>
            <w:rPr>
              <w:rFonts w:eastAsia="Times New Roman"/>
              <w:i/>
              <w:iCs/>
            </w:rPr>
            <w:t>pointers</w:t>
          </w:r>
          <w:proofErr w:type="spellEnd"/>
          <w:r>
            <w:rPr>
              <w:rFonts w:eastAsia="Times New Roman"/>
              <w:i/>
              <w:iCs/>
            </w:rPr>
            <w:t xml:space="preserve"> to data, and </w:t>
          </w:r>
          <w:proofErr w:type="spellStart"/>
          <w:r>
            <w:rPr>
              <w:rFonts w:eastAsia="Times New Roman"/>
              <w:i/>
              <w:iCs/>
            </w:rPr>
            <w:t>function</w:t>
          </w:r>
          <w:proofErr w:type="spellEnd"/>
          <w:r>
            <w:rPr>
              <w:rFonts w:eastAsia="Times New Roman"/>
              <w:i/>
              <w:iCs/>
            </w:rPr>
            <w:t xml:space="preserve"> </w:t>
          </w:r>
          <w:proofErr w:type="spellStart"/>
          <w:r>
            <w:rPr>
              <w:rFonts w:eastAsia="Times New Roman"/>
              <w:i/>
              <w:iCs/>
            </w:rPr>
            <w:t>pointers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https://docs.microsoft.com/en-us/dotnet/csharp/language-reference/unsafe-code</w:t>
          </w:r>
        </w:p>
        <w:p w14:paraId="487C4E13" w14:textId="77777777" w:rsidR="00A87455" w:rsidRDefault="00A87455">
          <w:pPr>
            <w:autoSpaceDE w:val="0"/>
            <w:autoSpaceDN w:val="0"/>
            <w:ind w:hanging="640"/>
            <w:divId w:val="758523424"/>
            <w:rPr>
              <w:rFonts w:eastAsia="Times New Roman"/>
            </w:rPr>
          </w:pPr>
          <w:r>
            <w:rPr>
              <w:rFonts w:eastAsia="Times New Roman"/>
            </w:rPr>
            <w:t xml:space="preserve">[39] </w:t>
          </w:r>
          <w:r>
            <w:rPr>
              <w:rFonts w:eastAsia="Times New Roman"/>
            </w:rPr>
            <w:tab/>
          </w:r>
          <w:proofErr w:type="spellStart"/>
          <w:r>
            <w:rPr>
              <w:rFonts w:eastAsia="Times New Roman"/>
              <w:i/>
              <w:iCs/>
            </w:rPr>
            <w:t>VisualMicro</w:t>
          </w:r>
          <w:proofErr w:type="spellEnd"/>
          <w:r>
            <w:rPr>
              <w:rFonts w:eastAsia="Times New Roman"/>
              <w:i/>
              <w:iCs/>
            </w:rPr>
            <w:t xml:space="preserve"> - </w:t>
          </w:r>
          <w:proofErr w:type="spellStart"/>
          <w:r>
            <w:rPr>
              <w:rFonts w:eastAsia="Times New Roman"/>
              <w:i/>
              <w:iCs/>
            </w:rPr>
            <w:t>Arduino</w:t>
          </w:r>
          <w:proofErr w:type="spellEnd"/>
          <w:r>
            <w:rPr>
              <w:rFonts w:eastAsia="Times New Roman"/>
              <w:i/>
              <w:iCs/>
            </w:rPr>
            <w:t xml:space="preserve"> IDE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Visual</w:t>
          </w:r>
          <w:proofErr w:type="spellEnd"/>
          <w:r>
            <w:rPr>
              <w:rFonts w:eastAsia="Times New Roman"/>
              <w:i/>
              <w:iCs/>
            </w:rPr>
            <w:t xml:space="preserve"> Studio</w:t>
          </w:r>
          <w:r>
            <w:rPr>
              <w:rFonts w:eastAsia="Times New Roman"/>
            </w:rPr>
            <w:t xml:space="preserve"> [online]. [vid. 2021-07-23]. Dostupné z: https://www.visualmicro.com/#</w:t>
          </w:r>
        </w:p>
        <w:p w14:paraId="63CBF75B" w14:textId="77777777" w:rsidR="00A87455" w:rsidRDefault="00A87455">
          <w:pPr>
            <w:autoSpaceDE w:val="0"/>
            <w:autoSpaceDN w:val="0"/>
            <w:ind w:hanging="640"/>
            <w:divId w:val="864053377"/>
            <w:rPr>
              <w:rFonts w:eastAsia="Times New Roman"/>
            </w:rPr>
          </w:pPr>
          <w:r>
            <w:rPr>
              <w:rFonts w:eastAsia="Times New Roman"/>
            </w:rPr>
            <w:t>[40] .</w:t>
          </w:r>
          <w:r>
            <w:rPr>
              <w:rFonts w:eastAsia="Times New Roman"/>
            </w:rPr>
            <w:tab/>
          </w:r>
          <w:r>
            <w:rPr>
              <w:rFonts w:eastAsia="Times New Roman"/>
              <w:i/>
              <w:iCs/>
            </w:rPr>
            <w:t xml:space="preserve">NET </w:t>
          </w:r>
          <w:proofErr w:type="spellStart"/>
          <w:r>
            <w:rPr>
              <w:rFonts w:eastAsia="Times New Roman"/>
              <w:i/>
              <w:iCs/>
            </w:rPr>
            <w:t>nanoFramework</w:t>
          </w:r>
          <w:proofErr w:type="spellEnd"/>
          <w:r>
            <w:rPr>
              <w:rFonts w:eastAsia="Times New Roman"/>
              <w:i/>
              <w:iCs/>
            </w:rPr>
            <w:t xml:space="preserve"> VS2019 </w:t>
          </w:r>
          <w:proofErr w:type="spellStart"/>
          <w:r>
            <w:rPr>
              <w:rFonts w:eastAsia="Times New Roman"/>
              <w:i/>
              <w:iCs/>
            </w:rPr>
            <w:t>Extension</w:t>
          </w:r>
          <w:proofErr w:type="spellEnd"/>
          <w:r>
            <w:rPr>
              <w:rFonts w:eastAsia="Times New Roman"/>
              <w:i/>
              <w:iCs/>
            </w:rPr>
            <w:t xml:space="preserve"> - </w:t>
          </w:r>
          <w:proofErr w:type="spellStart"/>
          <w:r>
            <w:rPr>
              <w:rFonts w:eastAsia="Times New Roman"/>
              <w:i/>
              <w:iCs/>
            </w:rPr>
            <w:t>Visual</w:t>
          </w:r>
          <w:proofErr w:type="spellEnd"/>
          <w:r>
            <w:rPr>
              <w:rFonts w:eastAsia="Times New Roman"/>
              <w:i/>
              <w:iCs/>
            </w:rPr>
            <w:t xml:space="preserve"> Studio Marketplace</w:t>
          </w:r>
          <w:r>
            <w:rPr>
              <w:rFonts w:eastAsia="Times New Roman"/>
            </w:rPr>
            <w:t xml:space="preserve"> [online]. [vid. 2021-07-23]. Dostupné z: https://marketplace.visualstudio.com/items?itemName=nanoframework.nanoFramework-VS2019-Extension</w:t>
          </w:r>
        </w:p>
        <w:p w14:paraId="22DD50B3" w14:textId="77777777" w:rsidR="00A87455" w:rsidRDefault="00A87455">
          <w:pPr>
            <w:autoSpaceDE w:val="0"/>
            <w:autoSpaceDN w:val="0"/>
            <w:ind w:hanging="640"/>
            <w:divId w:val="1137379818"/>
            <w:rPr>
              <w:rFonts w:eastAsia="Times New Roman"/>
            </w:rPr>
          </w:pPr>
          <w:r>
            <w:rPr>
              <w:rFonts w:eastAsia="Times New Roman"/>
            </w:rPr>
            <w:t xml:space="preserve">[41] </w:t>
          </w:r>
          <w:r>
            <w:rPr>
              <w:rFonts w:eastAsia="Times New Roman"/>
            </w:rPr>
            <w:tab/>
          </w:r>
          <w:r>
            <w:rPr>
              <w:rFonts w:eastAsia="Times New Roman"/>
              <w:i/>
              <w:iCs/>
            </w:rPr>
            <w:t xml:space="preserve">C# | </w:t>
          </w:r>
          <w:proofErr w:type="spellStart"/>
          <w:r>
            <w:rPr>
              <w:rFonts w:eastAsia="Times New Roman"/>
              <w:i/>
              <w:iCs/>
            </w:rPr>
            <w:t>Method</w:t>
          </w:r>
          <w:proofErr w:type="spellEnd"/>
          <w:r>
            <w:rPr>
              <w:rFonts w:eastAsia="Times New Roman"/>
              <w:i/>
              <w:iCs/>
            </w:rPr>
            <w:t xml:space="preserve"> </w:t>
          </w:r>
          <w:proofErr w:type="spellStart"/>
          <w:r>
            <w:rPr>
              <w:rFonts w:eastAsia="Times New Roman"/>
              <w:i/>
              <w:iCs/>
            </w:rPr>
            <w:t>Overloading</w:t>
          </w:r>
          <w:proofErr w:type="spellEnd"/>
          <w:r>
            <w:rPr>
              <w:rFonts w:eastAsia="Times New Roman"/>
              <w:i/>
              <w:iCs/>
            </w:rPr>
            <w:t xml:space="preserve"> - </w:t>
          </w:r>
          <w:proofErr w:type="spellStart"/>
          <w:r>
            <w:rPr>
              <w:rFonts w:eastAsia="Times New Roman"/>
              <w:i/>
              <w:iCs/>
            </w:rPr>
            <w:t>GeeksforGeeks</w:t>
          </w:r>
          <w:proofErr w:type="spellEnd"/>
          <w:r>
            <w:rPr>
              <w:rFonts w:eastAsia="Times New Roman"/>
            </w:rPr>
            <w:t xml:space="preserve"> [online]. [vid. 2021-07-23]. Dostupné z: https://www.geeksforgeeks.org/c-sharp-method-overloading/</w:t>
          </w:r>
        </w:p>
        <w:p w14:paraId="1F6DB96C" w14:textId="77777777" w:rsidR="00A87455" w:rsidRDefault="00A87455">
          <w:pPr>
            <w:autoSpaceDE w:val="0"/>
            <w:autoSpaceDN w:val="0"/>
            <w:ind w:hanging="640"/>
            <w:divId w:val="1817138797"/>
            <w:rPr>
              <w:rFonts w:eastAsia="Times New Roman"/>
            </w:rPr>
          </w:pPr>
          <w:r>
            <w:rPr>
              <w:rFonts w:eastAsia="Times New Roman"/>
            </w:rPr>
            <w:t xml:space="preserve">[42] </w:t>
          </w:r>
          <w:r>
            <w:rPr>
              <w:rFonts w:eastAsia="Times New Roman"/>
            </w:rPr>
            <w:tab/>
            <w:t xml:space="preserve">DOCS.MICROSOFT.COM. </w:t>
          </w:r>
          <w:r>
            <w:rPr>
              <w:rFonts w:eastAsia="Times New Roman"/>
              <w:i/>
              <w:iCs/>
            </w:rPr>
            <w:t xml:space="preserve">Fundamentals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https://docs.microsoft.com/en-us/dotnet/standard/garbage-collection/fundamentals</w:t>
          </w:r>
        </w:p>
        <w:p w14:paraId="4F6F2845" w14:textId="77777777" w:rsidR="00A87455" w:rsidRDefault="00A87455">
          <w:pPr>
            <w:autoSpaceDE w:val="0"/>
            <w:autoSpaceDN w:val="0"/>
            <w:ind w:hanging="640"/>
            <w:divId w:val="1003431556"/>
            <w:rPr>
              <w:rFonts w:eastAsia="Times New Roman"/>
            </w:rPr>
          </w:pPr>
          <w:r>
            <w:rPr>
              <w:rFonts w:eastAsia="Times New Roman"/>
            </w:rPr>
            <w:t xml:space="preserve">[43] </w:t>
          </w:r>
          <w:r>
            <w:rPr>
              <w:rFonts w:eastAsia="Times New Roman"/>
            </w:rPr>
            <w:tab/>
            <w:t>DOCS.MICROSOFT.COM. .</w:t>
          </w:r>
          <w:r>
            <w:rPr>
              <w:rFonts w:eastAsia="Times New Roman"/>
              <w:i/>
              <w:iCs/>
            </w:rPr>
            <w:t xml:space="preserve">NET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https://docs.microsoft.com/en-us/dotnet/standard/garbage-collection/</w:t>
          </w:r>
        </w:p>
        <w:p w14:paraId="7668B634" w14:textId="77777777" w:rsidR="00A87455" w:rsidRDefault="00A87455">
          <w:pPr>
            <w:autoSpaceDE w:val="0"/>
            <w:autoSpaceDN w:val="0"/>
            <w:ind w:hanging="640"/>
            <w:divId w:val="943004021"/>
            <w:rPr>
              <w:rFonts w:eastAsia="Times New Roman"/>
            </w:rPr>
          </w:pPr>
          <w:r>
            <w:rPr>
              <w:rFonts w:eastAsia="Times New Roman"/>
            </w:rPr>
            <w:t xml:space="preserve">[44] </w:t>
          </w:r>
          <w:r>
            <w:rPr>
              <w:rFonts w:eastAsia="Times New Roman"/>
            </w:rPr>
            <w:tab/>
            <w:t xml:space="preserve">DOCS.MICROSOFT.COM. </w:t>
          </w:r>
          <w:proofErr w:type="spellStart"/>
          <w:r>
            <w:rPr>
              <w:rFonts w:eastAsia="Times New Roman"/>
              <w:i/>
              <w:iCs/>
            </w:rPr>
            <w:t>MulticastDelegate</w:t>
          </w:r>
          <w:proofErr w:type="spellEnd"/>
          <w:r>
            <w:rPr>
              <w:rFonts w:eastAsia="Times New Roman"/>
              <w:i/>
              <w:iCs/>
            </w:rPr>
            <w:t xml:space="preserve"> </w:t>
          </w:r>
          <w:proofErr w:type="spellStart"/>
          <w:r>
            <w:rPr>
              <w:rFonts w:eastAsia="Times New Roman"/>
              <w:i/>
              <w:iCs/>
            </w:rPr>
            <w:t>Class</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https://docs.microsoft.com/en-us/dotnet/api/system.multicastdelegate?view=net-5.0#code-try-3</w:t>
          </w:r>
        </w:p>
        <w:p w14:paraId="2A22F29C" w14:textId="77777777" w:rsidR="00A87455" w:rsidRDefault="00A87455">
          <w:pPr>
            <w:autoSpaceDE w:val="0"/>
            <w:autoSpaceDN w:val="0"/>
            <w:ind w:hanging="640"/>
            <w:divId w:val="778993623"/>
            <w:rPr>
              <w:rFonts w:eastAsia="Times New Roman"/>
            </w:rPr>
          </w:pPr>
          <w:r>
            <w:rPr>
              <w:rFonts w:eastAsia="Times New Roman"/>
            </w:rPr>
            <w:t xml:space="preserve">[45] </w:t>
          </w:r>
          <w:r>
            <w:rPr>
              <w:rFonts w:eastAsia="Times New Roman"/>
            </w:rPr>
            <w:tab/>
            <w:t xml:space="preserve">ŽIVĚ.CZ. </w:t>
          </w:r>
          <w:r>
            <w:rPr>
              <w:rFonts w:eastAsia="Times New Roman"/>
              <w:i/>
              <w:iCs/>
            </w:rPr>
            <w:t>Poznáváme C# a Microsoft.NET 15. díl – delegáty – Živě.cz</w:t>
          </w:r>
          <w:r>
            <w:rPr>
              <w:rFonts w:eastAsia="Times New Roman"/>
            </w:rPr>
            <w:t xml:space="preserve"> [online]. [vid. 2021-07-25]. Dostupné z: https://www.zive.cz/clanky/poznavame-c-a-microsoftnet-15-dil--</w:t>
          </w:r>
          <w:proofErr w:type="spellStart"/>
          <w:r>
            <w:rPr>
              <w:rFonts w:eastAsia="Times New Roman"/>
            </w:rPr>
            <w:t>delegaty</w:t>
          </w:r>
          <w:proofErr w:type="spellEnd"/>
          <w:r>
            <w:rPr>
              <w:rFonts w:eastAsia="Times New Roman"/>
            </w:rPr>
            <w:t>/sc-3-a-123479/default.aspx</w:t>
          </w:r>
        </w:p>
        <w:p w14:paraId="19C21F1E" w14:textId="77777777" w:rsidR="00A87455" w:rsidRDefault="00A87455">
          <w:pPr>
            <w:autoSpaceDE w:val="0"/>
            <w:autoSpaceDN w:val="0"/>
            <w:ind w:hanging="640"/>
            <w:divId w:val="2050449636"/>
            <w:rPr>
              <w:rFonts w:eastAsia="Times New Roman"/>
            </w:rPr>
          </w:pPr>
          <w:r>
            <w:rPr>
              <w:rFonts w:eastAsia="Times New Roman"/>
            </w:rPr>
            <w:t xml:space="preserve">[46] </w:t>
          </w:r>
          <w:r>
            <w:rPr>
              <w:rFonts w:eastAsia="Times New Roman"/>
            </w:rPr>
            <w:tab/>
            <w:t xml:space="preserve">DOCS.MICROSOFT.COM. </w:t>
          </w:r>
          <w:proofErr w:type="spellStart"/>
          <w:r>
            <w:rPr>
              <w:rFonts w:eastAsia="Times New Roman"/>
              <w:i/>
              <w:iCs/>
            </w:rPr>
            <w:t>Delegates</w:t>
          </w:r>
          <w:proofErr w:type="spellEnd"/>
          <w:r>
            <w:rPr>
              <w:rFonts w:eastAsia="Times New Roman"/>
              <w:i/>
              <w:iCs/>
            </w:rPr>
            <w:t xml:space="preserve"> - C#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https://docs.microsoft.com/en-us/dotnet/csharp/programming-guide/delegates/</w:t>
          </w:r>
        </w:p>
        <w:p w14:paraId="47309093" w14:textId="77777777" w:rsidR="00A87455" w:rsidRDefault="00A87455">
          <w:pPr>
            <w:autoSpaceDE w:val="0"/>
            <w:autoSpaceDN w:val="0"/>
            <w:ind w:hanging="640"/>
            <w:divId w:val="1041438405"/>
            <w:rPr>
              <w:rFonts w:eastAsia="Times New Roman"/>
            </w:rPr>
          </w:pPr>
          <w:r>
            <w:rPr>
              <w:rFonts w:eastAsia="Times New Roman"/>
            </w:rPr>
            <w:t xml:space="preserve">[47] </w:t>
          </w:r>
          <w:r>
            <w:rPr>
              <w:rFonts w:eastAsia="Times New Roman"/>
            </w:rPr>
            <w:tab/>
            <w:t xml:space="preserve">DOCS.MICROSOFT.COM. </w:t>
          </w:r>
          <w:proofErr w:type="spellStart"/>
          <w:r>
            <w:rPr>
              <w:rFonts w:eastAsia="Times New Roman"/>
              <w:i/>
              <w:iCs/>
            </w:rPr>
            <w:t>Handling</w:t>
          </w:r>
          <w:proofErr w:type="spellEnd"/>
          <w:r>
            <w:rPr>
              <w:rFonts w:eastAsia="Times New Roman"/>
              <w:i/>
              <w:iCs/>
            </w:rPr>
            <w:t xml:space="preserve"> and </w:t>
          </w:r>
          <w:proofErr w:type="spellStart"/>
          <w:r>
            <w:rPr>
              <w:rFonts w:eastAsia="Times New Roman"/>
              <w:i/>
              <w:iCs/>
            </w:rPr>
            <w:t>Raising</w:t>
          </w:r>
          <w:proofErr w:type="spellEnd"/>
          <w:r>
            <w:rPr>
              <w:rFonts w:eastAsia="Times New Roman"/>
              <w:i/>
              <w:iCs/>
            </w:rPr>
            <w:t xml:space="preserve"> </w:t>
          </w:r>
          <w:proofErr w:type="spellStart"/>
          <w:r>
            <w:rPr>
              <w:rFonts w:eastAsia="Times New Roman"/>
              <w:i/>
              <w:iCs/>
            </w:rPr>
            <w:t>Events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https://docs.microsoft.com/en-us/dotnet/standard/events/</w:t>
          </w:r>
        </w:p>
        <w:p w14:paraId="2D27269A" w14:textId="77777777" w:rsidR="00A87455" w:rsidRDefault="00A87455">
          <w:pPr>
            <w:autoSpaceDE w:val="0"/>
            <w:autoSpaceDN w:val="0"/>
            <w:ind w:hanging="640"/>
            <w:divId w:val="31927669"/>
            <w:rPr>
              <w:rFonts w:eastAsia="Times New Roman"/>
            </w:rPr>
          </w:pPr>
          <w:r>
            <w:rPr>
              <w:rFonts w:eastAsia="Times New Roman"/>
            </w:rPr>
            <w:lastRenderedPageBreak/>
            <w:t xml:space="preserve">[48] </w:t>
          </w:r>
          <w:r>
            <w:rPr>
              <w:rFonts w:eastAsia="Times New Roman"/>
            </w:rPr>
            <w:tab/>
            <w:t xml:space="preserve">DOCS.MICROSOFT.COM. </w:t>
          </w:r>
          <w:proofErr w:type="spellStart"/>
          <w:r>
            <w:rPr>
              <w:rFonts w:eastAsia="Times New Roman"/>
              <w:i/>
              <w:iCs/>
            </w:rPr>
            <w:t>EventHandler</w:t>
          </w:r>
          <w:proofErr w:type="spellEnd"/>
          <w:r>
            <w:rPr>
              <w:rFonts w:eastAsia="Times New Roman"/>
              <w:i/>
              <w:iCs/>
            </w:rPr>
            <w:t xml:space="preserve"> </w:t>
          </w:r>
          <w:proofErr w:type="spellStart"/>
          <w:r>
            <w:rPr>
              <w:rFonts w:eastAsia="Times New Roman"/>
              <w:i/>
              <w:iCs/>
            </w:rPr>
            <w:t>Delegate</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https://docs.microsoft.com/en-us/dotnet/api/system.eventhandler?view=net-5.0</w:t>
          </w:r>
        </w:p>
        <w:p w14:paraId="5200BB8F" w14:textId="77777777" w:rsidR="00A87455" w:rsidRDefault="00A87455">
          <w:pPr>
            <w:autoSpaceDE w:val="0"/>
            <w:autoSpaceDN w:val="0"/>
            <w:ind w:hanging="640"/>
            <w:divId w:val="1991595478"/>
            <w:rPr>
              <w:rFonts w:eastAsia="Times New Roman"/>
            </w:rPr>
          </w:pPr>
          <w:r>
            <w:rPr>
              <w:rFonts w:eastAsia="Times New Roman"/>
            </w:rPr>
            <w:t xml:space="preserve">[49] </w:t>
          </w:r>
          <w:r>
            <w:rPr>
              <w:rFonts w:eastAsia="Times New Roman"/>
            </w:rPr>
            <w:tab/>
            <w:t xml:space="preserve">DOCS.MICROSOFT.COM. </w:t>
          </w:r>
          <w:r>
            <w:rPr>
              <w:rFonts w:eastAsia="Times New Roman"/>
              <w:i/>
              <w:iCs/>
            </w:rPr>
            <w:t xml:space="preserve">out </w:t>
          </w:r>
          <w:proofErr w:type="spellStart"/>
          <w:r>
            <w:rPr>
              <w:rFonts w:eastAsia="Times New Roman"/>
              <w:i/>
              <w:iCs/>
            </w:rPr>
            <w:t>parameter</w:t>
          </w:r>
          <w:proofErr w:type="spellEnd"/>
          <w:r>
            <w:rPr>
              <w:rFonts w:eastAsia="Times New Roman"/>
              <w:i/>
              <w:iCs/>
            </w:rPr>
            <w:t xml:space="preserve"> </w:t>
          </w:r>
          <w:proofErr w:type="spellStart"/>
          <w:r>
            <w:rPr>
              <w:rFonts w:eastAsia="Times New Roman"/>
              <w:i/>
              <w:iCs/>
            </w:rPr>
            <w:t>modifier</w:t>
          </w:r>
          <w:proofErr w:type="spellEnd"/>
          <w:r>
            <w:rPr>
              <w:rFonts w:eastAsia="Times New Roman"/>
              <w:i/>
              <w:iCs/>
            </w:rPr>
            <w:t xml:space="preserve"> - C# Reference | Microsoft </w:t>
          </w:r>
          <w:proofErr w:type="spellStart"/>
          <w:r>
            <w:rPr>
              <w:rFonts w:eastAsia="Times New Roman"/>
              <w:i/>
              <w:iCs/>
            </w:rPr>
            <w:t>Docs</w:t>
          </w:r>
          <w:proofErr w:type="spellEnd"/>
          <w:r>
            <w:rPr>
              <w:rFonts w:eastAsia="Times New Roman"/>
            </w:rPr>
            <w:t xml:space="preserve"> [online]. [vid. 2021-07-23]. Dostupné z: https://docs.microsoft.com/en-us/dotnet/csharp/language-reference/keywords/out-parameter-modifier</w:t>
          </w:r>
        </w:p>
        <w:p w14:paraId="01284015" w14:textId="77777777" w:rsidR="00A87455" w:rsidRDefault="00A87455">
          <w:pPr>
            <w:autoSpaceDE w:val="0"/>
            <w:autoSpaceDN w:val="0"/>
            <w:ind w:hanging="640"/>
            <w:divId w:val="245529774"/>
            <w:rPr>
              <w:rFonts w:eastAsia="Times New Roman"/>
            </w:rPr>
          </w:pPr>
          <w:r>
            <w:rPr>
              <w:rFonts w:eastAsia="Times New Roman"/>
            </w:rPr>
            <w:t xml:space="preserve">[50] </w:t>
          </w:r>
          <w:r>
            <w:rPr>
              <w:rFonts w:eastAsia="Times New Roman"/>
            </w:rPr>
            <w:tab/>
            <w:t xml:space="preserve">DOCS.MICROSOFT.COM. </w:t>
          </w:r>
          <w:proofErr w:type="spellStart"/>
          <w:r>
            <w:rPr>
              <w:rFonts w:eastAsia="Times New Roman"/>
              <w:i/>
              <w:iCs/>
            </w:rPr>
            <w:t>Properties</w:t>
          </w:r>
          <w:proofErr w:type="spellEnd"/>
          <w:r>
            <w:rPr>
              <w:rFonts w:eastAsia="Times New Roman"/>
              <w:i/>
              <w:iCs/>
            </w:rPr>
            <w:t xml:space="preserve"> - C#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https://docs.microsoft.com/en-us/dotnet/csharp/programming-guide/classes-and-structs/properties</w:t>
          </w:r>
        </w:p>
        <w:p w14:paraId="002F2506" w14:textId="77777777" w:rsidR="00A87455" w:rsidRDefault="00A87455">
          <w:pPr>
            <w:autoSpaceDE w:val="0"/>
            <w:autoSpaceDN w:val="0"/>
            <w:ind w:hanging="640"/>
            <w:divId w:val="1176263268"/>
            <w:rPr>
              <w:rFonts w:eastAsia="Times New Roman"/>
            </w:rPr>
          </w:pPr>
          <w:r>
            <w:rPr>
              <w:rFonts w:eastAsia="Times New Roman"/>
            </w:rPr>
            <w:t xml:space="preserve">[51] </w:t>
          </w:r>
          <w:r>
            <w:rPr>
              <w:rFonts w:eastAsia="Times New Roman"/>
            </w:rPr>
            <w:tab/>
            <w:t xml:space="preserve">DOCS.MICROSOFT.COM. </w:t>
          </w:r>
          <w:proofErr w:type="spellStart"/>
          <w:r>
            <w:rPr>
              <w:rFonts w:eastAsia="Times New Roman"/>
              <w:i/>
              <w:iCs/>
            </w:rPr>
            <w:t>Partial</w:t>
          </w:r>
          <w:proofErr w:type="spellEnd"/>
          <w:r>
            <w:rPr>
              <w:rFonts w:eastAsia="Times New Roman"/>
              <w:i/>
              <w:iCs/>
            </w:rPr>
            <w:t xml:space="preserve"> </w:t>
          </w:r>
          <w:proofErr w:type="spellStart"/>
          <w:r>
            <w:rPr>
              <w:rFonts w:eastAsia="Times New Roman"/>
              <w:i/>
              <w:iCs/>
            </w:rPr>
            <w:t>Classes</w:t>
          </w:r>
          <w:proofErr w:type="spellEnd"/>
          <w:r>
            <w:rPr>
              <w:rFonts w:eastAsia="Times New Roman"/>
              <w:i/>
              <w:iCs/>
            </w:rPr>
            <w:t xml:space="preserve"> and </w:t>
          </w:r>
          <w:proofErr w:type="spellStart"/>
          <w:r>
            <w:rPr>
              <w:rFonts w:eastAsia="Times New Roman"/>
              <w:i/>
              <w:iCs/>
            </w:rPr>
            <w:t>Methods</w:t>
          </w:r>
          <w:proofErr w:type="spellEnd"/>
          <w:r>
            <w:rPr>
              <w:rFonts w:eastAsia="Times New Roman"/>
              <w:i/>
              <w:iCs/>
            </w:rPr>
            <w:t xml:space="preserve"> - C#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2021-07-24]. Dostupné z: https://docs.microsoft.com/en-us/dotnet/csharp/programming-guide/classes-and-structs/partial-classes-and-methods</w:t>
          </w:r>
        </w:p>
        <w:p w14:paraId="2BABFDEC" w14:textId="77777777" w:rsidR="00A87455" w:rsidRDefault="00A87455">
          <w:pPr>
            <w:autoSpaceDE w:val="0"/>
            <w:autoSpaceDN w:val="0"/>
            <w:ind w:hanging="640"/>
            <w:divId w:val="1242061516"/>
            <w:rPr>
              <w:rFonts w:eastAsia="Times New Roman"/>
            </w:rPr>
          </w:pPr>
          <w:r>
            <w:rPr>
              <w:rFonts w:eastAsia="Times New Roman"/>
            </w:rPr>
            <w:t xml:space="preserve">[52] </w:t>
          </w:r>
          <w:r>
            <w:rPr>
              <w:rFonts w:eastAsia="Times New Roman"/>
            </w:rPr>
            <w:tab/>
            <w:t xml:space="preserve">DOCS.MICROSOFT.COM. </w:t>
          </w:r>
          <w:r>
            <w:rPr>
              <w:rFonts w:eastAsia="Times New Roman"/>
              <w:i/>
              <w:iCs/>
            </w:rPr>
            <w:t xml:space="preserve">Event </w:t>
          </w:r>
          <w:proofErr w:type="spellStart"/>
          <w:r>
            <w:rPr>
              <w:rFonts w:eastAsia="Times New Roman"/>
              <w:i/>
              <w:iCs/>
            </w:rPr>
            <w:t>handling</w:t>
          </w:r>
          <w:proofErr w:type="spellEnd"/>
          <w:r>
            <w:rPr>
              <w:rFonts w:eastAsia="Times New Roman"/>
              <w:i/>
              <w:iCs/>
            </w:rPr>
            <w:t xml:space="preserve"> in </w:t>
          </w:r>
          <w:proofErr w:type="spellStart"/>
          <w:r>
            <w:rPr>
              <w:rFonts w:eastAsia="Times New Roman"/>
              <w:i/>
              <w:iCs/>
            </w:rPr>
            <w:t>native</w:t>
          </w:r>
          <w:proofErr w:type="spellEnd"/>
          <w:r>
            <w:rPr>
              <w:rFonts w:eastAsia="Times New Roman"/>
              <w:i/>
              <w:iCs/>
            </w:rPr>
            <w:t xml:space="preserve"> C++</w:t>
          </w:r>
          <w:r>
            <w:rPr>
              <w:rFonts w:eastAsia="Times New Roman"/>
            </w:rPr>
            <w:t xml:space="preserve"> [online]. [vid. 2021-06-06]. Dostupné z: https://learn.microsoft.com/en-us/cpp/cpp/event-handling-in-native-cpp</w:t>
          </w:r>
        </w:p>
        <w:p w14:paraId="00390231" w14:textId="77777777" w:rsidR="00A87455" w:rsidRDefault="00A87455">
          <w:pPr>
            <w:autoSpaceDE w:val="0"/>
            <w:autoSpaceDN w:val="0"/>
            <w:ind w:hanging="640"/>
            <w:divId w:val="1801917073"/>
            <w:rPr>
              <w:rFonts w:eastAsia="Times New Roman"/>
            </w:rPr>
          </w:pPr>
          <w:r>
            <w:rPr>
              <w:rFonts w:eastAsia="Times New Roman"/>
            </w:rPr>
            <w:t xml:space="preserve">[53] </w:t>
          </w:r>
          <w:r>
            <w:rPr>
              <w:rFonts w:eastAsia="Times New Roman"/>
            </w:rPr>
            <w:tab/>
            <w:t xml:space="preserve">LIBGDX. </w:t>
          </w:r>
          <w:proofErr w:type="spellStart"/>
          <w:r>
            <w:rPr>
              <w:rFonts w:eastAsia="Times New Roman"/>
              <w:i/>
              <w:iCs/>
            </w:rPr>
            <w:t>libGDX</w:t>
          </w:r>
          <w:proofErr w:type="spellEnd"/>
          <w:r>
            <w:rPr>
              <w:rFonts w:eastAsia="Times New Roman"/>
              <w:i/>
              <w:iCs/>
            </w:rPr>
            <w:t xml:space="preserve"> </w:t>
          </w:r>
          <w:proofErr w:type="spellStart"/>
          <w:r>
            <w:rPr>
              <w:rFonts w:eastAsia="Times New Roman"/>
              <w:i/>
              <w:iCs/>
            </w:rPr>
            <w:t>features</w:t>
          </w:r>
          <w:proofErr w:type="spellEnd"/>
          <w:r>
            <w:rPr>
              <w:rFonts w:eastAsia="Times New Roman"/>
            </w:rPr>
            <w:t xml:space="preserve"> [online]. [vid. 2021-06-05]. Dostupné z: https://libgdx.com/features/</w:t>
          </w:r>
        </w:p>
        <w:p w14:paraId="2615C966" w14:textId="77777777" w:rsidR="00A87455" w:rsidRDefault="00A87455">
          <w:pPr>
            <w:autoSpaceDE w:val="0"/>
            <w:autoSpaceDN w:val="0"/>
            <w:ind w:hanging="640"/>
            <w:divId w:val="1682926229"/>
            <w:rPr>
              <w:rFonts w:eastAsia="Times New Roman"/>
            </w:rPr>
          </w:pPr>
          <w:r>
            <w:rPr>
              <w:rFonts w:eastAsia="Times New Roman"/>
            </w:rPr>
            <w:t xml:space="preserve">[54] </w:t>
          </w:r>
          <w:r>
            <w:rPr>
              <w:rFonts w:eastAsia="Times New Roman"/>
            </w:rPr>
            <w:tab/>
            <w:t xml:space="preserve">SLÁMA, David. Průvodce herními žánry – </w:t>
          </w:r>
          <w:proofErr w:type="spellStart"/>
          <w:r>
            <w:rPr>
              <w:rFonts w:eastAsia="Times New Roman"/>
            </w:rPr>
            <w:t>dungeony</w:t>
          </w:r>
          <w:proofErr w:type="spellEnd"/>
          <w:r>
            <w:rPr>
              <w:rFonts w:eastAsia="Times New Roman"/>
            </w:rPr>
            <w:t xml:space="preserve"> a </w:t>
          </w:r>
          <w:proofErr w:type="spellStart"/>
          <w:r>
            <w:rPr>
              <w:rFonts w:eastAsia="Times New Roman"/>
            </w:rPr>
            <w:t>rpg</w:t>
          </w:r>
          <w:proofErr w:type="spellEnd"/>
          <w:r>
            <w:rPr>
              <w:rFonts w:eastAsia="Times New Roman"/>
            </w:rPr>
            <w:t xml:space="preserve"> – Doupě.cz. </w:t>
          </w:r>
          <w:proofErr w:type="spellStart"/>
          <w:r>
            <w:rPr>
              <w:rFonts w:eastAsia="Times New Roman"/>
              <w:i/>
              <w:iCs/>
            </w:rPr>
            <w:t>Computer</w:t>
          </w:r>
          <w:proofErr w:type="spellEnd"/>
          <w:r>
            <w:rPr>
              <w:rFonts w:eastAsia="Times New Roman"/>
            </w:rPr>
            <w:t xml:space="preserve"> [online]. 2010 [vid. 2021-08-14]. Dostupné z: https://doupe.zive.cz/clanek/pruvodce-hernimi-zanry--</w:t>
          </w:r>
          <w:proofErr w:type="spellStart"/>
          <w:r>
            <w:rPr>
              <w:rFonts w:eastAsia="Times New Roman"/>
            </w:rPr>
            <w:t>dungeony</w:t>
          </w:r>
          <w:proofErr w:type="spellEnd"/>
          <w:r>
            <w:rPr>
              <w:rFonts w:eastAsia="Times New Roman"/>
            </w:rPr>
            <w:t>-a-</w:t>
          </w:r>
          <w:proofErr w:type="spellStart"/>
          <w:r>
            <w:rPr>
              <w:rFonts w:eastAsia="Times New Roman"/>
            </w:rPr>
            <w:t>rpg</w:t>
          </w:r>
          <w:proofErr w:type="spellEnd"/>
        </w:p>
        <w:p w14:paraId="2CDC1F5B" w14:textId="77777777" w:rsidR="00A87455" w:rsidRDefault="00A87455">
          <w:pPr>
            <w:autoSpaceDE w:val="0"/>
            <w:autoSpaceDN w:val="0"/>
            <w:ind w:hanging="640"/>
            <w:divId w:val="145980722"/>
            <w:rPr>
              <w:rFonts w:eastAsia="Times New Roman"/>
            </w:rPr>
          </w:pPr>
          <w:r>
            <w:rPr>
              <w:rFonts w:eastAsia="Times New Roman"/>
            </w:rPr>
            <w:t xml:space="preserve">[55] </w:t>
          </w:r>
          <w:r>
            <w:rPr>
              <w:rFonts w:eastAsia="Times New Roman"/>
            </w:rPr>
            <w:tab/>
          </w:r>
          <w:r>
            <w:rPr>
              <w:rFonts w:eastAsia="Times New Roman"/>
              <w:i/>
              <w:iCs/>
            </w:rPr>
            <w:t xml:space="preserve">Hra na PC </w:t>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 PC DIGITAL | Hra na PC na Alza.cz</w:t>
          </w:r>
          <w:r>
            <w:rPr>
              <w:rFonts w:eastAsia="Times New Roman"/>
            </w:rPr>
            <w:t xml:space="preserve"> [online]. [vid. 2021-08-24]. Dostupné z: https://www.alza.cz/media/assassins-creed-odyssey-pc-digital-d6222907.htm?o=3</w:t>
          </w:r>
        </w:p>
        <w:p w14:paraId="13ABAAFF" w14:textId="77777777" w:rsidR="00A87455" w:rsidRDefault="00A87455">
          <w:pPr>
            <w:autoSpaceDE w:val="0"/>
            <w:autoSpaceDN w:val="0"/>
            <w:ind w:hanging="640"/>
            <w:divId w:val="445856707"/>
            <w:rPr>
              <w:rFonts w:eastAsia="Times New Roman"/>
            </w:rPr>
          </w:pPr>
          <w:r>
            <w:rPr>
              <w:rFonts w:eastAsia="Times New Roman"/>
            </w:rPr>
            <w:t xml:space="preserve">[56] </w:t>
          </w:r>
          <w:r>
            <w:rPr>
              <w:rFonts w:eastAsia="Times New Roman"/>
            </w:rPr>
            <w:tab/>
          </w:r>
          <w:r>
            <w:rPr>
              <w:rFonts w:eastAsia="Times New Roman"/>
              <w:i/>
              <w:iCs/>
            </w:rPr>
            <w:t xml:space="preserve">Ušetřete 75% na produktu </w:t>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ve službě </w:t>
          </w:r>
          <w:proofErr w:type="spellStart"/>
          <w:r>
            <w:rPr>
              <w:rFonts w:eastAsia="Times New Roman"/>
              <w:i/>
              <w:iCs/>
            </w:rPr>
            <w:t>Steam</w:t>
          </w:r>
          <w:proofErr w:type="spellEnd"/>
          <w:r>
            <w:rPr>
              <w:rFonts w:eastAsia="Times New Roman"/>
            </w:rPr>
            <w:t xml:space="preserve"> [online]. [vid. 2021-08-24]. Dostupné z: https://store.steampowered.com/app/812140/Assassins_Creed_Odyssey/</w:t>
          </w:r>
        </w:p>
        <w:p w14:paraId="3BCBB04F" w14:textId="77777777" w:rsidR="00A87455" w:rsidRDefault="00A87455">
          <w:pPr>
            <w:autoSpaceDE w:val="0"/>
            <w:autoSpaceDN w:val="0"/>
            <w:ind w:hanging="640"/>
            <w:divId w:val="1307465834"/>
            <w:rPr>
              <w:rFonts w:eastAsia="Times New Roman"/>
            </w:rPr>
          </w:pPr>
          <w:r>
            <w:rPr>
              <w:rFonts w:eastAsia="Times New Roman"/>
            </w:rPr>
            <w:t xml:space="preserve">[57] </w:t>
          </w:r>
          <w:r>
            <w:rPr>
              <w:rFonts w:eastAsia="Times New Roman"/>
            </w:rPr>
            <w:tab/>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 </w:t>
          </w:r>
          <w:proofErr w:type="spellStart"/>
          <w:r>
            <w:rPr>
              <w:rFonts w:eastAsia="Times New Roman"/>
              <w:i/>
              <w:iCs/>
            </w:rPr>
            <w:t>Download</w:t>
          </w:r>
          <w:proofErr w:type="spellEnd"/>
          <w:r>
            <w:rPr>
              <w:rFonts w:eastAsia="Times New Roman"/>
              <w:i/>
              <w:iCs/>
            </w:rPr>
            <w:t xml:space="preserve"> and Buy </w:t>
          </w:r>
          <w:proofErr w:type="spellStart"/>
          <w:r>
            <w:rPr>
              <w:rFonts w:eastAsia="Times New Roman"/>
              <w:i/>
              <w:iCs/>
            </w:rPr>
            <w:t>Today</w:t>
          </w:r>
          <w:proofErr w:type="spellEnd"/>
          <w:r>
            <w:rPr>
              <w:rFonts w:eastAsia="Times New Roman"/>
              <w:i/>
              <w:iCs/>
            </w:rPr>
            <w:t xml:space="preserve"> - </w:t>
          </w:r>
          <w:proofErr w:type="spellStart"/>
          <w:r>
            <w:rPr>
              <w:rFonts w:eastAsia="Times New Roman"/>
              <w:i/>
              <w:iCs/>
            </w:rPr>
            <w:t>Epic</w:t>
          </w:r>
          <w:proofErr w:type="spellEnd"/>
          <w:r>
            <w:rPr>
              <w:rFonts w:eastAsia="Times New Roman"/>
              <w:i/>
              <w:iCs/>
            </w:rPr>
            <w:t xml:space="preserve">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Store</w:t>
          </w:r>
          <w:proofErr w:type="spellEnd"/>
          <w:r>
            <w:rPr>
              <w:rFonts w:eastAsia="Times New Roman"/>
            </w:rPr>
            <w:t xml:space="preserve"> [online]. [vid. 2021-08-24]. Dostupné z: https://www.epicgames.com/store/en-US/p/assassins-creed-odyssey</w:t>
          </w:r>
        </w:p>
        <w:p w14:paraId="10379EF8" w14:textId="77777777" w:rsidR="00A87455" w:rsidRDefault="00A87455">
          <w:pPr>
            <w:autoSpaceDE w:val="0"/>
            <w:autoSpaceDN w:val="0"/>
            <w:ind w:hanging="640"/>
            <w:divId w:val="249388712"/>
            <w:rPr>
              <w:rFonts w:eastAsia="Times New Roman"/>
            </w:rPr>
          </w:pPr>
          <w:r>
            <w:rPr>
              <w:rFonts w:eastAsia="Times New Roman"/>
            </w:rPr>
            <w:t xml:space="preserve">[58] </w:t>
          </w:r>
          <w:r>
            <w:rPr>
              <w:rFonts w:eastAsia="Times New Roman"/>
            </w:rPr>
            <w:tab/>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on PS4, Xbox </w:t>
          </w:r>
          <w:proofErr w:type="spellStart"/>
          <w:r>
            <w:rPr>
              <w:rFonts w:eastAsia="Times New Roman"/>
              <w:i/>
              <w:iCs/>
            </w:rPr>
            <w:t>One</w:t>
          </w:r>
          <w:proofErr w:type="spellEnd"/>
          <w:r>
            <w:rPr>
              <w:rFonts w:eastAsia="Times New Roman"/>
              <w:i/>
              <w:iCs/>
            </w:rPr>
            <w:t xml:space="preserve">, PC | </w:t>
          </w:r>
          <w:proofErr w:type="spellStart"/>
          <w:r>
            <w:rPr>
              <w:rFonts w:eastAsia="Times New Roman"/>
              <w:i/>
              <w:iCs/>
            </w:rPr>
            <w:t>Ubisoft</w:t>
          </w:r>
          <w:proofErr w:type="spellEnd"/>
          <w:r>
            <w:rPr>
              <w:rFonts w:eastAsia="Times New Roman"/>
              <w:i/>
              <w:iCs/>
            </w:rPr>
            <w:t xml:space="preserve"> (UK)</w:t>
          </w:r>
          <w:r>
            <w:rPr>
              <w:rFonts w:eastAsia="Times New Roman"/>
            </w:rPr>
            <w:t xml:space="preserve"> [online]. [vid. 2021-08-24]. Dostupné z: https://www.ubisoft.com/en-gb/game/assassins-creed/odyssey</w:t>
          </w:r>
        </w:p>
        <w:p w14:paraId="40DA4285" w14:textId="77777777" w:rsidR="00A87455" w:rsidRDefault="00A87455">
          <w:pPr>
            <w:autoSpaceDE w:val="0"/>
            <w:autoSpaceDN w:val="0"/>
            <w:ind w:hanging="640"/>
            <w:divId w:val="53965382"/>
            <w:rPr>
              <w:rFonts w:eastAsia="Times New Roman"/>
            </w:rPr>
          </w:pPr>
          <w:r>
            <w:rPr>
              <w:rFonts w:eastAsia="Times New Roman"/>
            </w:rPr>
            <w:t xml:space="preserve">[59] </w:t>
          </w:r>
          <w:r>
            <w:rPr>
              <w:rFonts w:eastAsia="Times New Roman"/>
            </w:rPr>
            <w:tab/>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II: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i/>
              <w:iCs/>
            </w:rPr>
            <w:t xml:space="preserve"> ve službě </w:t>
          </w:r>
          <w:proofErr w:type="spellStart"/>
          <w:r>
            <w:rPr>
              <w:rFonts w:eastAsia="Times New Roman"/>
              <w:i/>
              <w:iCs/>
            </w:rPr>
            <w:t>Steam</w:t>
          </w:r>
          <w:proofErr w:type="spellEnd"/>
          <w:r>
            <w:rPr>
              <w:rFonts w:eastAsia="Times New Roman"/>
            </w:rPr>
            <w:t xml:space="preserve"> [online]. [vid. 2021-08-26]. Dostupné z: https://store.steampowered.com/app/257350/Baldurs_Gate_II_Enhanced_Edition/</w:t>
          </w:r>
        </w:p>
        <w:p w14:paraId="1036CB86" w14:textId="77777777" w:rsidR="00A87455" w:rsidRDefault="00A87455">
          <w:pPr>
            <w:autoSpaceDE w:val="0"/>
            <w:autoSpaceDN w:val="0"/>
            <w:ind w:hanging="640"/>
            <w:divId w:val="203954755"/>
            <w:rPr>
              <w:rFonts w:eastAsia="Times New Roman"/>
            </w:rPr>
          </w:pPr>
          <w:r>
            <w:rPr>
              <w:rFonts w:eastAsia="Times New Roman"/>
            </w:rPr>
            <w:t xml:space="preserve">[60] </w:t>
          </w:r>
          <w:r>
            <w:rPr>
              <w:rFonts w:eastAsia="Times New Roman"/>
            </w:rPr>
            <w:tab/>
          </w:r>
          <w:r>
            <w:rPr>
              <w:rFonts w:eastAsia="Times New Roman"/>
              <w:i/>
              <w:iCs/>
            </w:rPr>
            <w:t xml:space="preserve">Hra na PC </w:t>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II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i/>
              <w:iCs/>
            </w:rPr>
            <w:t xml:space="preserve"> - PC DIGITAL | Hra na PC na Alza.cz</w:t>
          </w:r>
          <w:r>
            <w:rPr>
              <w:rFonts w:eastAsia="Times New Roman"/>
            </w:rPr>
            <w:t xml:space="preserve"> [online]. [vid. 2021-08-26]. Dostupné z: https://www.alza.cz/media/baldurs-gate-ii-enhanced-edition-pc-digital-d5866684.htm</w:t>
          </w:r>
        </w:p>
        <w:p w14:paraId="212A9A0A" w14:textId="77777777" w:rsidR="00A87455" w:rsidRDefault="00A87455">
          <w:pPr>
            <w:autoSpaceDE w:val="0"/>
            <w:autoSpaceDN w:val="0"/>
            <w:ind w:hanging="640"/>
            <w:divId w:val="319964744"/>
            <w:rPr>
              <w:rFonts w:eastAsia="Times New Roman"/>
            </w:rPr>
          </w:pPr>
          <w:r>
            <w:rPr>
              <w:rFonts w:eastAsia="Times New Roman"/>
            </w:rPr>
            <w:t xml:space="preserve">[61] </w:t>
          </w:r>
          <w:r>
            <w:rPr>
              <w:rFonts w:eastAsia="Times New Roman"/>
            </w:rPr>
            <w:tab/>
          </w:r>
          <w:r>
            <w:rPr>
              <w:rFonts w:eastAsia="Times New Roman"/>
              <w:i/>
              <w:iCs/>
            </w:rPr>
            <w:t xml:space="preserve">Hra na PC </w:t>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III - HD </w:t>
          </w:r>
          <w:proofErr w:type="spellStart"/>
          <w:r>
            <w:rPr>
              <w:rFonts w:eastAsia="Times New Roman"/>
              <w:i/>
              <w:iCs/>
            </w:rPr>
            <w:t>Edtion</w:t>
          </w:r>
          <w:proofErr w:type="spellEnd"/>
          <w:r>
            <w:rPr>
              <w:rFonts w:eastAsia="Times New Roman"/>
              <w:i/>
              <w:iCs/>
            </w:rPr>
            <w:t xml:space="preserve"> (PC) DIGITAL | Hra na PC na Alza.cz</w:t>
          </w:r>
          <w:r>
            <w:rPr>
              <w:rFonts w:eastAsia="Times New Roman"/>
            </w:rPr>
            <w:t xml:space="preserve"> [online]. [vid. 2021-08-26]. Dostupné z: https://www.alza.cz/media/heroes-of-might-magic-iii-hd-edtion-pc-digital-d5346604.htm</w:t>
          </w:r>
        </w:p>
        <w:p w14:paraId="7A643A9C" w14:textId="77777777" w:rsidR="00A87455" w:rsidRDefault="00A87455">
          <w:pPr>
            <w:autoSpaceDE w:val="0"/>
            <w:autoSpaceDN w:val="0"/>
            <w:ind w:hanging="640"/>
            <w:divId w:val="1487816255"/>
            <w:rPr>
              <w:rFonts w:eastAsia="Times New Roman"/>
            </w:rPr>
          </w:pPr>
          <w:r>
            <w:rPr>
              <w:rFonts w:eastAsia="Times New Roman"/>
            </w:rPr>
            <w:t xml:space="preserve">[62] </w:t>
          </w:r>
          <w:r>
            <w:rPr>
              <w:rFonts w:eastAsia="Times New Roman"/>
            </w:rPr>
            <w:tab/>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spellStart"/>
          <w:r>
            <w:rPr>
              <w:rFonts w:eastAsia="Times New Roman"/>
              <w:i/>
              <w:iCs/>
            </w:rPr>
            <w:t>Heroes</w:t>
          </w:r>
          <w:proofErr w:type="spellEnd"/>
          <w:r>
            <w:rPr>
              <w:rFonts w:eastAsia="Times New Roman"/>
              <w:i/>
              <w:iCs/>
            </w:rPr>
            <w:t xml:space="preserve"> 3 | </w:t>
          </w:r>
          <w:proofErr w:type="spellStart"/>
          <w:r>
            <w:rPr>
              <w:rFonts w:eastAsia="Times New Roman"/>
              <w:i/>
              <w:iCs/>
            </w:rPr>
            <w:t>Download</w:t>
          </w:r>
          <w:proofErr w:type="spellEnd"/>
          <w:r>
            <w:rPr>
              <w:rFonts w:eastAsia="Times New Roman"/>
              <w:i/>
              <w:iCs/>
            </w:rPr>
            <w:t xml:space="preserve"> and Buy </w:t>
          </w:r>
          <w:proofErr w:type="spellStart"/>
          <w:r>
            <w:rPr>
              <w:rFonts w:eastAsia="Times New Roman"/>
              <w:i/>
              <w:iCs/>
            </w:rPr>
            <w:t>Today</w:t>
          </w:r>
          <w:proofErr w:type="spellEnd"/>
          <w:r>
            <w:rPr>
              <w:rFonts w:eastAsia="Times New Roman"/>
              <w:i/>
              <w:iCs/>
            </w:rPr>
            <w:t xml:space="preserve"> - </w:t>
          </w:r>
          <w:proofErr w:type="spellStart"/>
          <w:r>
            <w:rPr>
              <w:rFonts w:eastAsia="Times New Roman"/>
              <w:i/>
              <w:iCs/>
            </w:rPr>
            <w:t>Epic</w:t>
          </w:r>
          <w:proofErr w:type="spellEnd"/>
          <w:r>
            <w:rPr>
              <w:rFonts w:eastAsia="Times New Roman"/>
              <w:i/>
              <w:iCs/>
            </w:rPr>
            <w:t xml:space="preserve">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Store</w:t>
          </w:r>
          <w:proofErr w:type="spellEnd"/>
          <w:r>
            <w:rPr>
              <w:rFonts w:eastAsia="Times New Roman"/>
            </w:rPr>
            <w:t xml:space="preserve"> [online]. [vid. 2021-08-26]. Dostupné z: https://www.epicgames.com/store/en-US/p/might-and-magic-heroes-3</w:t>
          </w:r>
        </w:p>
        <w:p w14:paraId="72296FB9" w14:textId="77777777" w:rsidR="00A87455" w:rsidRDefault="00A87455">
          <w:pPr>
            <w:autoSpaceDE w:val="0"/>
            <w:autoSpaceDN w:val="0"/>
            <w:ind w:hanging="640"/>
            <w:divId w:val="13768528"/>
            <w:rPr>
              <w:rFonts w:eastAsia="Times New Roman"/>
            </w:rPr>
          </w:pPr>
          <w:r>
            <w:rPr>
              <w:rFonts w:eastAsia="Times New Roman"/>
            </w:rPr>
            <w:t xml:space="preserve">[63] </w:t>
          </w:r>
          <w:r>
            <w:rPr>
              <w:rFonts w:eastAsia="Times New Roman"/>
            </w:rPr>
            <w:tab/>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III - HD </w:t>
          </w:r>
          <w:proofErr w:type="spellStart"/>
          <w:r>
            <w:rPr>
              <w:rFonts w:eastAsia="Times New Roman"/>
              <w:i/>
              <w:iCs/>
            </w:rPr>
            <w:t>Edition</w:t>
          </w:r>
          <w:proofErr w:type="spellEnd"/>
          <w:r>
            <w:rPr>
              <w:rFonts w:eastAsia="Times New Roman"/>
              <w:i/>
              <w:iCs/>
            </w:rPr>
            <w:t xml:space="preserve"> ve službě </w:t>
          </w:r>
          <w:proofErr w:type="spellStart"/>
          <w:r>
            <w:rPr>
              <w:rFonts w:eastAsia="Times New Roman"/>
              <w:i/>
              <w:iCs/>
            </w:rPr>
            <w:t>Steam</w:t>
          </w:r>
          <w:proofErr w:type="spellEnd"/>
          <w:r>
            <w:rPr>
              <w:rFonts w:eastAsia="Times New Roman"/>
            </w:rPr>
            <w:t xml:space="preserve"> [online]. [vid. 2021-08-26]. Dostupné z: https://store.steampowered.com/app/297000/Heroes_of_Might__Magic_III__HD_Edition/</w:t>
          </w:r>
        </w:p>
        <w:p w14:paraId="3AB0128E" w14:textId="77777777" w:rsidR="00A87455" w:rsidRDefault="00A87455">
          <w:pPr>
            <w:autoSpaceDE w:val="0"/>
            <w:autoSpaceDN w:val="0"/>
            <w:ind w:hanging="640"/>
            <w:divId w:val="1999067182"/>
            <w:rPr>
              <w:rFonts w:eastAsia="Times New Roman"/>
            </w:rPr>
          </w:pPr>
          <w:r>
            <w:rPr>
              <w:rFonts w:eastAsia="Times New Roman"/>
            </w:rPr>
            <w:lastRenderedPageBreak/>
            <w:t xml:space="preserve">[64] </w:t>
          </w:r>
          <w:r>
            <w:rPr>
              <w:rFonts w:eastAsia="Times New Roman"/>
            </w:rPr>
            <w:tab/>
          </w:r>
          <w:r>
            <w:rPr>
              <w:rFonts w:eastAsia="Times New Roman"/>
              <w:i/>
              <w:iCs/>
            </w:rPr>
            <w:t xml:space="preserve">Buy </w:t>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and </w:t>
          </w:r>
          <w:proofErr w:type="spellStart"/>
          <w:r>
            <w:rPr>
              <w:rFonts w:eastAsia="Times New Roman"/>
              <w:i/>
              <w:iCs/>
            </w:rPr>
            <w:t>Magic</w:t>
          </w:r>
          <w:proofErr w:type="spellEnd"/>
          <w:r>
            <w:rPr>
              <w:rFonts w:eastAsia="Times New Roman"/>
              <w:i/>
              <w:iCs/>
            </w:rPr>
            <w:t xml:space="preserve"> III: </w:t>
          </w:r>
          <w:proofErr w:type="spellStart"/>
          <w:r>
            <w:rPr>
              <w:rFonts w:eastAsia="Times New Roman"/>
              <w:i/>
              <w:iCs/>
            </w:rPr>
            <w:t>Complete</w:t>
          </w:r>
          <w:proofErr w:type="spellEnd"/>
          <w:r>
            <w:rPr>
              <w:rFonts w:eastAsia="Times New Roman"/>
              <w:i/>
              <w:iCs/>
            </w:rPr>
            <w:t xml:space="preserve"> PC (</w:t>
          </w:r>
          <w:proofErr w:type="spellStart"/>
          <w:r>
            <w:rPr>
              <w:rFonts w:eastAsia="Times New Roman"/>
              <w:i/>
              <w:iCs/>
            </w:rPr>
            <w:t>Download</w:t>
          </w:r>
          <w:proofErr w:type="spellEnd"/>
          <w:r>
            <w:rPr>
              <w:rFonts w:eastAsia="Times New Roman"/>
              <w:i/>
              <w:iCs/>
            </w:rPr>
            <w:t>)</w:t>
          </w:r>
          <w:r>
            <w:rPr>
              <w:rFonts w:eastAsia="Times New Roman"/>
            </w:rPr>
            <w:t xml:space="preserve"> [online]. [vid. 2021-08-26]. Dostupné z: https://store.ubi.com/uk/game?pid=575ffd9ba3be1633568b4d8c&amp;dwvar_575ffd9ba3be1633568b4d8c_Platform=pcdl&amp;edition=Complete%20Edition&amp;source=detail</w:t>
          </w:r>
        </w:p>
        <w:p w14:paraId="0FC49F4A" w14:textId="77777777" w:rsidR="00A87455" w:rsidRDefault="00A87455">
          <w:pPr>
            <w:autoSpaceDE w:val="0"/>
            <w:autoSpaceDN w:val="0"/>
            <w:ind w:hanging="640"/>
            <w:divId w:val="1826317080"/>
            <w:rPr>
              <w:rFonts w:eastAsia="Times New Roman"/>
            </w:rPr>
          </w:pPr>
          <w:r>
            <w:rPr>
              <w:rFonts w:eastAsia="Times New Roman"/>
            </w:rPr>
            <w:t xml:space="preserve">[65] </w:t>
          </w:r>
          <w:r>
            <w:rPr>
              <w:rFonts w:eastAsia="Times New Roman"/>
            </w:rPr>
            <w:tab/>
          </w:r>
          <w:r>
            <w:rPr>
              <w:rFonts w:eastAsia="Times New Roman"/>
              <w:i/>
              <w:iCs/>
            </w:rPr>
            <w:t xml:space="preserve">D&amp;D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Homepage</w:t>
          </w:r>
          <w:proofErr w:type="spellEnd"/>
          <w:r>
            <w:rPr>
              <w:rFonts w:eastAsia="Times New Roman"/>
              <w:i/>
              <w:iCs/>
            </w:rPr>
            <w:t xml:space="preserve"> | </w:t>
          </w:r>
          <w:proofErr w:type="spellStart"/>
          <w:r>
            <w:rPr>
              <w:rFonts w:eastAsia="Times New Roman"/>
              <w:i/>
              <w:iCs/>
            </w:rPr>
            <w:t>Dungeons</w:t>
          </w:r>
          <w:proofErr w:type="spellEnd"/>
          <w:r>
            <w:rPr>
              <w:rFonts w:eastAsia="Times New Roman"/>
              <w:i/>
              <w:iCs/>
            </w:rPr>
            <w:t xml:space="preserve"> &amp; </w:t>
          </w:r>
          <w:proofErr w:type="spellStart"/>
          <w:r>
            <w:rPr>
              <w:rFonts w:eastAsia="Times New Roman"/>
              <w:i/>
              <w:iCs/>
            </w:rPr>
            <w:t>Dragons</w:t>
          </w:r>
          <w:proofErr w:type="spellEnd"/>
          <w:r>
            <w:rPr>
              <w:rFonts w:eastAsia="Times New Roman"/>
            </w:rPr>
            <w:t xml:space="preserve"> [online]. [vid. 2021-11-12]. Dostupné z: https://dnd.wizards.com/</w:t>
          </w:r>
        </w:p>
        <w:p w14:paraId="051F9B39" w14:textId="77777777" w:rsidR="00A87455" w:rsidRDefault="00A87455">
          <w:pPr>
            <w:autoSpaceDE w:val="0"/>
            <w:autoSpaceDN w:val="0"/>
            <w:ind w:hanging="640"/>
            <w:divId w:val="1174762844"/>
            <w:rPr>
              <w:rFonts w:eastAsia="Times New Roman"/>
            </w:rPr>
          </w:pPr>
          <w:r>
            <w:rPr>
              <w:rFonts w:eastAsia="Times New Roman"/>
            </w:rPr>
            <w:t xml:space="preserve">[66] </w:t>
          </w:r>
          <w:r>
            <w:rPr>
              <w:rFonts w:eastAsia="Times New Roman"/>
            </w:rPr>
            <w:tab/>
          </w:r>
          <w:r>
            <w:rPr>
              <w:rFonts w:eastAsia="Times New Roman"/>
              <w:i/>
              <w:iCs/>
            </w:rPr>
            <w:t>Dračí doupě</w:t>
          </w:r>
          <w:r>
            <w:rPr>
              <w:rFonts w:eastAsia="Times New Roman"/>
            </w:rPr>
            <w:t xml:space="preserve"> [online]. [vid. 2023-03-24]. Dostupné z: https://www.altar.cz/drd/</w:t>
          </w:r>
        </w:p>
        <w:p w14:paraId="28929C2C" w14:textId="77777777" w:rsidR="00A87455" w:rsidRDefault="00A87455">
          <w:pPr>
            <w:autoSpaceDE w:val="0"/>
            <w:autoSpaceDN w:val="0"/>
            <w:ind w:hanging="640"/>
            <w:divId w:val="2067757838"/>
            <w:rPr>
              <w:rFonts w:eastAsia="Times New Roman"/>
            </w:rPr>
          </w:pPr>
          <w:r>
            <w:rPr>
              <w:rFonts w:eastAsia="Times New Roman"/>
            </w:rPr>
            <w:t xml:space="preserve">[67] </w:t>
          </w:r>
          <w:r>
            <w:rPr>
              <w:rFonts w:eastAsia="Times New Roman"/>
            </w:rPr>
            <w:tab/>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rPr>
            <w:t xml:space="preserve"> [online]. [vid. 2021-11-12]. Dostupné z: https://www.baldursgate.com/</w:t>
          </w:r>
        </w:p>
        <w:p w14:paraId="1B7DFBE2" w14:textId="77777777" w:rsidR="00A87455" w:rsidRDefault="00A87455">
          <w:pPr>
            <w:autoSpaceDE w:val="0"/>
            <w:autoSpaceDN w:val="0"/>
            <w:ind w:hanging="640"/>
            <w:divId w:val="1843739299"/>
            <w:rPr>
              <w:rFonts w:eastAsia="Times New Roman"/>
            </w:rPr>
          </w:pPr>
          <w:r>
            <w:rPr>
              <w:rFonts w:eastAsia="Times New Roman"/>
            </w:rPr>
            <w:t xml:space="preserve">[68] </w:t>
          </w:r>
          <w:r>
            <w:rPr>
              <w:rFonts w:eastAsia="Times New Roman"/>
            </w:rPr>
            <w:tab/>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Elder</w:t>
          </w:r>
          <w:proofErr w:type="spellEnd"/>
          <w:r>
            <w:rPr>
              <w:rFonts w:eastAsia="Times New Roman"/>
              <w:i/>
              <w:iCs/>
            </w:rPr>
            <w:t xml:space="preserve"> </w:t>
          </w:r>
          <w:proofErr w:type="spellStart"/>
          <w:r>
            <w:rPr>
              <w:rFonts w:eastAsia="Times New Roman"/>
              <w:i/>
              <w:iCs/>
            </w:rPr>
            <w:t>Scrolls</w:t>
          </w:r>
          <w:proofErr w:type="spellEnd"/>
          <w:r>
            <w:rPr>
              <w:rFonts w:eastAsia="Times New Roman"/>
              <w:i/>
              <w:iCs/>
            </w:rPr>
            <w:t xml:space="preserve"> | </w:t>
          </w:r>
          <w:proofErr w:type="spellStart"/>
          <w:r>
            <w:rPr>
              <w:rFonts w:eastAsia="Times New Roman"/>
              <w:i/>
              <w:iCs/>
            </w:rPr>
            <w:t>Skyrim</w:t>
          </w:r>
          <w:proofErr w:type="spellEnd"/>
          <w:r>
            <w:rPr>
              <w:rFonts w:eastAsia="Times New Roman"/>
            </w:rPr>
            <w:t xml:space="preserve"> [online]. [vid. 2021-11-12]. Dostupné z: https://elderscrolls.bethesda.net/en/skyrim</w:t>
          </w:r>
        </w:p>
        <w:p w14:paraId="4B34D3E9" w14:textId="77777777" w:rsidR="00A87455" w:rsidRDefault="00A87455">
          <w:pPr>
            <w:autoSpaceDE w:val="0"/>
            <w:autoSpaceDN w:val="0"/>
            <w:ind w:hanging="640"/>
            <w:divId w:val="485587995"/>
            <w:rPr>
              <w:rFonts w:eastAsia="Times New Roman"/>
            </w:rPr>
          </w:pPr>
          <w:r>
            <w:rPr>
              <w:rFonts w:eastAsia="Times New Roman"/>
            </w:rPr>
            <w:t xml:space="preserve">[69] </w:t>
          </w:r>
          <w:r>
            <w:rPr>
              <w:rFonts w:eastAsia="Times New Roman"/>
            </w:rPr>
            <w:tab/>
          </w:r>
          <w:proofErr w:type="spellStart"/>
          <w:r>
            <w:rPr>
              <w:rFonts w:eastAsia="Times New Roman"/>
              <w:i/>
              <w:iCs/>
            </w:rPr>
            <w:t>Knights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Old</w:t>
          </w:r>
          <w:proofErr w:type="spellEnd"/>
          <w:r>
            <w:rPr>
              <w:rFonts w:eastAsia="Times New Roman"/>
              <w:i/>
              <w:iCs/>
            </w:rPr>
            <w:t xml:space="preserve"> Republic | StarWars.com</w:t>
          </w:r>
          <w:r>
            <w:rPr>
              <w:rFonts w:eastAsia="Times New Roman"/>
            </w:rPr>
            <w:t xml:space="preserve"> [online]. [vid. 2021-12-20]. Dostupné z: https://www.starwars.com/games-apps/knights-of-the-old-republic</w:t>
          </w:r>
        </w:p>
        <w:p w14:paraId="44B25E12" w14:textId="77777777" w:rsidR="00A87455" w:rsidRDefault="00A87455">
          <w:pPr>
            <w:autoSpaceDE w:val="0"/>
            <w:autoSpaceDN w:val="0"/>
            <w:ind w:hanging="640"/>
            <w:divId w:val="1174109088"/>
            <w:rPr>
              <w:rFonts w:eastAsia="Times New Roman"/>
            </w:rPr>
          </w:pPr>
          <w:r>
            <w:rPr>
              <w:rFonts w:eastAsia="Times New Roman"/>
            </w:rPr>
            <w:t xml:space="preserve">[70] </w:t>
          </w:r>
          <w:r>
            <w:rPr>
              <w:rFonts w:eastAsia="Times New Roman"/>
            </w:rPr>
            <w:tab/>
          </w:r>
          <w:r>
            <w:rPr>
              <w:rFonts w:eastAsia="Times New Roman"/>
              <w:i/>
              <w:iCs/>
            </w:rPr>
            <w:t>FINAL FANTASY PORTAL SITE | SQUARE ENIX</w:t>
          </w:r>
          <w:r>
            <w:rPr>
              <w:rFonts w:eastAsia="Times New Roman"/>
            </w:rPr>
            <w:t xml:space="preserve"> [online]. [vid. 2021-11-12]. Dostupné z: https://na.finalfantasy.com/</w:t>
          </w:r>
        </w:p>
        <w:p w14:paraId="09CFBCDF" w14:textId="77777777" w:rsidR="00A87455" w:rsidRDefault="00A87455">
          <w:pPr>
            <w:autoSpaceDE w:val="0"/>
            <w:autoSpaceDN w:val="0"/>
            <w:ind w:hanging="640"/>
            <w:divId w:val="1529247802"/>
            <w:rPr>
              <w:rFonts w:eastAsia="Times New Roman"/>
            </w:rPr>
          </w:pPr>
          <w:r>
            <w:rPr>
              <w:rFonts w:eastAsia="Times New Roman"/>
            </w:rPr>
            <w:t xml:space="preserve">[71] </w:t>
          </w:r>
          <w:r>
            <w:rPr>
              <w:rFonts w:eastAsia="Times New Roman"/>
            </w:rPr>
            <w:tab/>
          </w:r>
          <w:proofErr w:type="spellStart"/>
          <w:r>
            <w:rPr>
              <w:rFonts w:eastAsia="Times New Roman"/>
              <w:i/>
              <w:iCs/>
            </w:rPr>
            <w:t>World</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Warcraft</w:t>
          </w:r>
          <w:r>
            <w:rPr>
              <w:rFonts w:eastAsia="Times New Roman"/>
            </w:rPr>
            <w:t xml:space="preserve"> [online]. [vid. 2021-11-12]. Dostupné z: https://worldofwarcraft.com/en-gb/</w:t>
          </w:r>
        </w:p>
        <w:p w14:paraId="018D72CF" w14:textId="77777777" w:rsidR="00A87455" w:rsidRDefault="00A87455">
          <w:pPr>
            <w:autoSpaceDE w:val="0"/>
            <w:autoSpaceDN w:val="0"/>
            <w:ind w:hanging="640"/>
            <w:divId w:val="100877108"/>
            <w:rPr>
              <w:rFonts w:eastAsia="Times New Roman"/>
            </w:rPr>
          </w:pPr>
          <w:r>
            <w:rPr>
              <w:rFonts w:eastAsia="Times New Roman"/>
            </w:rPr>
            <w:t xml:space="preserve">[72] </w:t>
          </w:r>
          <w:r>
            <w:rPr>
              <w:rFonts w:eastAsia="Times New Roman"/>
            </w:rPr>
            <w:tab/>
          </w:r>
          <w:r>
            <w:rPr>
              <w:rFonts w:eastAsia="Times New Roman"/>
              <w:i/>
              <w:iCs/>
            </w:rPr>
            <w:t>XCOM 2</w:t>
          </w:r>
          <w:r>
            <w:rPr>
              <w:rFonts w:eastAsia="Times New Roman"/>
            </w:rPr>
            <w:t xml:space="preserve"> [online]. [vid. 2021-12-20]. Dostupné z: https://xcom.com/</w:t>
          </w:r>
        </w:p>
        <w:p w14:paraId="2A7A20BA" w14:textId="77777777" w:rsidR="00A87455" w:rsidRDefault="00A87455">
          <w:pPr>
            <w:autoSpaceDE w:val="0"/>
            <w:autoSpaceDN w:val="0"/>
            <w:ind w:hanging="640"/>
            <w:divId w:val="1141655858"/>
            <w:rPr>
              <w:rFonts w:eastAsia="Times New Roman"/>
            </w:rPr>
          </w:pPr>
          <w:r>
            <w:rPr>
              <w:rFonts w:eastAsia="Times New Roman"/>
            </w:rPr>
            <w:t xml:space="preserve">[73] </w:t>
          </w:r>
          <w:r>
            <w:rPr>
              <w:rFonts w:eastAsia="Times New Roman"/>
            </w:rPr>
            <w:tab/>
            <w:t xml:space="preserve">Fantasy světy – historie počítačových her na hrdiny díl I. </w:t>
          </w:r>
          <w:r>
            <w:rPr>
              <w:rFonts w:eastAsia="Times New Roman"/>
              <w:i/>
              <w:iCs/>
            </w:rPr>
            <w:t>Fantasymag.cz</w:t>
          </w:r>
          <w:r>
            <w:rPr>
              <w:rFonts w:eastAsia="Times New Roman"/>
            </w:rPr>
            <w:t xml:space="preserve"> [online]. 2017. Dostupné z: https://www.fantasymag.cz/fantasy-svety-historie-pocitacovych-her-hrdiny-dil-i/</w:t>
          </w:r>
        </w:p>
        <w:p w14:paraId="2A465BE3" w14:textId="77777777" w:rsidR="00A87455" w:rsidRDefault="00A87455">
          <w:pPr>
            <w:autoSpaceDE w:val="0"/>
            <w:autoSpaceDN w:val="0"/>
            <w:ind w:hanging="640"/>
            <w:divId w:val="566451422"/>
            <w:rPr>
              <w:rFonts w:eastAsia="Times New Roman"/>
            </w:rPr>
          </w:pPr>
          <w:r>
            <w:rPr>
              <w:rFonts w:eastAsia="Times New Roman"/>
            </w:rPr>
            <w:t xml:space="preserve">[74] </w:t>
          </w:r>
          <w:r>
            <w:rPr>
              <w:rFonts w:eastAsia="Times New Roman"/>
            </w:rPr>
            <w:tab/>
            <w:t xml:space="preserve">GAMEDESIGNING.ORG. </w:t>
          </w:r>
          <w:r>
            <w:rPr>
              <w:rFonts w:eastAsia="Times New Roman"/>
              <w:i/>
              <w:iCs/>
            </w:rPr>
            <w:t xml:space="preserve">34 </w:t>
          </w:r>
          <w:proofErr w:type="spellStart"/>
          <w:r>
            <w:rPr>
              <w:rFonts w:eastAsia="Times New Roman"/>
              <w:i/>
              <w:iCs/>
            </w:rPr>
            <w:t>Popular</w:t>
          </w:r>
          <w:proofErr w:type="spellEnd"/>
          <w:r>
            <w:rPr>
              <w:rFonts w:eastAsia="Times New Roman"/>
              <w:i/>
              <w:iCs/>
            </w:rPr>
            <w:t xml:space="preserve"> </w:t>
          </w:r>
          <w:proofErr w:type="spellStart"/>
          <w:r>
            <w:rPr>
              <w:rFonts w:eastAsia="Times New Roman"/>
              <w:i/>
              <w:iCs/>
            </w:rPr>
            <w:t>Types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Video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Explained</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Examples</w:t>
          </w:r>
          <w:proofErr w:type="spellEnd"/>
          <w:r>
            <w:rPr>
              <w:rFonts w:eastAsia="Times New Roman"/>
              <w:i/>
              <w:iCs/>
            </w:rPr>
            <w:t xml:space="preserve"> and </w:t>
          </w:r>
          <w:proofErr w:type="spellStart"/>
          <w:r>
            <w:rPr>
              <w:rFonts w:eastAsia="Times New Roman"/>
              <w:i/>
              <w:iCs/>
            </w:rPr>
            <w:t>Fun</w:t>
          </w:r>
          <w:proofErr w:type="spellEnd"/>
          <w:r>
            <w:rPr>
              <w:rFonts w:eastAsia="Times New Roman"/>
              <w:i/>
              <w:iCs/>
            </w:rPr>
            <w:t xml:space="preserve"> </w:t>
          </w:r>
          <w:proofErr w:type="spellStart"/>
          <w:r>
            <w:rPr>
              <w:rFonts w:eastAsia="Times New Roman"/>
              <w:i/>
              <w:iCs/>
            </w:rPr>
            <w:t>Graphics</w:t>
          </w:r>
          <w:proofErr w:type="spellEnd"/>
          <w:r>
            <w:rPr>
              <w:rFonts w:eastAsia="Times New Roman"/>
              <w:i/>
              <w:iCs/>
            </w:rPr>
            <w:t>)</w:t>
          </w:r>
          <w:r>
            <w:rPr>
              <w:rFonts w:eastAsia="Times New Roman"/>
            </w:rPr>
            <w:t xml:space="preserve"> [online]. [vid. 2021-07-27]. Dostupné z: https://www.gamedesigning.org/gaming/video-game-genres/</w:t>
          </w:r>
        </w:p>
        <w:p w14:paraId="683FCA0C" w14:textId="77777777" w:rsidR="00A87455" w:rsidRDefault="00A87455">
          <w:pPr>
            <w:autoSpaceDE w:val="0"/>
            <w:autoSpaceDN w:val="0"/>
            <w:ind w:hanging="640"/>
            <w:divId w:val="1106077771"/>
            <w:rPr>
              <w:rFonts w:eastAsia="Times New Roman"/>
            </w:rPr>
          </w:pPr>
          <w:r>
            <w:rPr>
              <w:rFonts w:eastAsia="Times New Roman"/>
            </w:rPr>
            <w:t xml:space="preserve">[75] </w:t>
          </w:r>
          <w:r>
            <w:rPr>
              <w:rFonts w:eastAsia="Times New Roman"/>
            </w:rPr>
            <w:tab/>
            <w:t xml:space="preserve">Fantasy světy díl II. - čtverečkové </w:t>
          </w:r>
          <w:proofErr w:type="spellStart"/>
          <w:r>
            <w:rPr>
              <w:rFonts w:eastAsia="Times New Roman"/>
            </w:rPr>
            <w:t>dungeony</w:t>
          </w:r>
          <w:proofErr w:type="spellEnd"/>
          <w:r>
            <w:rPr>
              <w:rFonts w:eastAsia="Times New Roman"/>
            </w:rPr>
            <w:t xml:space="preserve"> na PC | Fantasymag.cz. </w:t>
          </w:r>
          <w:r>
            <w:rPr>
              <w:rFonts w:eastAsia="Times New Roman"/>
              <w:i/>
              <w:iCs/>
            </w:rPr>
            <w:t>Fantasymag.cz</w:t>
          </w:r>
          <w:r>
            <w:rPr>
              <w:rFonts w:eastAsia="Times New Roman"/>
            </w:rPr>
            <w:t xml:space="preserve"> [online]. 2018 [vid. 2021-07-29]. Dostupné z: https://www.fantasymag.cz/fantasy-svety-dil-ii-ctvereckove-dungeony-pc/</w:t>
          </w:r>
        </w:p>
        <w:p w14:paraId="723727DA" w14:textId="77777777" w:rsidR="00A87455" w:rsidRDefault="00A87455">
          <w:pPr>
            <w:autoSpaceDE w:val="0"/>
            <w:autoSpaceDN w:val="0"/>
            <w:ind w:hanging="640"/>
            <w:divId w:val="987201494"/>
            <w:rPr>
              <w:rFonts w:eastAsia="Times New Roman"/>
            </w:rPr>
          </w:pPr>
          <w:r>
            <w:rPr>
              <w:rFonts w:eastAsia="Times New Roman"/>
            </w:rPr>
            <w:t xml:space="preserve">[76] </w:t>
          </w:r>
          <w:r>
            <w:rPr>
              <w:rFonts w:eastAsia="Times New Roman"/>
            </w:rPr>
            <w:tab/>
          </w:r>
          <w:r>
            <w:rPr>
              <w:rFonts w:eastAsia="Times New Roman"/>
              <w:i/>
              <w:iCs/>
            </w:rPr>
            <w:t>Herní žánry na Databázi her – Nápověda – Databáze-her.cz</w:t>
          </w:r>
          <w:r>
            <w:rPr>
              <w:rFonts w:eastAsia="Times New Roman"/>
            </w:rPr>
            <w:t xml:space="preserve"> [online]. [vid. 2021-08-14]. Dostupné z: https://www.databaze-her.cz/napoveda/herni-zanry-na-databazi-her/</w:t>
          </w:r>
        </w:p>
        <w:p w14:paraId="4900D785" w14:textId="77777777" w:rsidR="00A87455" w:rsidRDefault="00A87455">
          <w:pPr>
            <w:autoSpaceDE w:val="0"/>
            <w:autoSpaceDN w:val="0"/>
            <w:ind w:hanging="640"/>
            <w:divId w:val="1756514079"/>
            <w:rPr>
              <w:rFonts w:eastAsia="Times New Roman"/>
            </w:rPr>
          </w:pPr>
          <w:r>
            <w:rPr>
              <w:rFonts w:eastAsia="Times New Roman"/>
            </w:rPr>
            <w:t xml:space="preserve">[77] </w:t>
          </w:r>
          <w:r>
            <w:rPr>
              <w:rFonts w:eastAsia="Times New Roman"/>
            </w:rPr>
            <w:tab/>
            <w:t xml:space="preserve">TECHRAPTOR.NET. </w:t>
          </w:r>
          <w:proofErr w:type="spellStart"/>
          <w:r>
            <w:rPr>
              <w:rFonts w:eastAsia="Times New Roman"/>
              <w:i/>
              <w:iCs/>
            </w:rPr>
            <w:t>Playing</w:t>
          </w:r>
          <w:proofErr w:type="spellEnd"/>
          <w:r>
            <w:rPr>
              <w:rFonts w:eastAsia="Times New Roman"/>
              <w:i/>
              <w:iCs/>
            </w:rPr>
            <w:t xml:space="preserve"> </w:t>
          </w:r>
          <w:proofErr w:type="spellStart"/>
          <w:r>
            <w:rPr>
              <w:rFonts w:eastAsia="Times New Roman"/>
              <w:i/>
              <w:iCs/>
            </w:rPr>
            <w:t>Roles</w:t>
          </w:r>
          <w:proofErr w:type="spellEnd"/>
          <w:r>
            <w:rPr>
              <w:rFonts w:eastAsia="Times New Roman"/>
              <w:i/>
              <w:iCs/>
            </w:rPr>
            <w:t xml:space="preserve">: On </w:t>
          </w:r>
          <w:proofErr w:type="spellStart"/>
          <w:r>
            <w:rPr>
              <w:rFonts w:eastAsia="Times New Roman"/>
              <w:i/>
              <w:iCs/>
            </w:rPr>
            <w:t>Tactical-RPGs</w:t>
          </w:r>
          <w:proofErr w:type="spellEnd"/>
          <w:r>
            <w:rPr>
              <w:rFonts w:eastAsia="Times New Roman"/>
              <w:i/>
              <w:iCs/>
            </w:rPr>
            <w:t xml:space="preserve"> | </w:t>
          </w:r>
          <w:proofErr w:type="spellStart"/>
          <w:r>
            <w:rPr>
              <w:rFonts w:eastAsia="Times New Roman"/>
              <w:i/>
              <w:iCs/>
            </w:rPr>
            <w:t>TechRaptor</w:t>
          </w:r>
          <w:proofErr w:type="spellEnd"/>
          <w:r>
            <w:rPr>
              <w:rFonts w:eastAsia="Times New Roman"/>
            </w:rPr>
            <w:t xml:space="preserve"> [online]. [vid. 2021-08-16]. Dostupné z: https://techraptor.net/originals/playing-roles-on-tactical-rpgs</w:t>
          </w:r>
        </w:p>
        <w:p w14:paraId="4058F6F0" w14:textId="77777777" w:rsidR="00A87455" w:rsidRDefault="00A87455">
          <w:pPr>
            <w:autoSpaceDE w:val="0"/>
            <w:autoSpaceDN w:val="0"/>
            <w:ind w:hanging="640"/>
            <w:divId w:val="206190147"/>
            <w:rPr>
              <w:rFonts w:eastAsia="Times New Roman"/>
            </w:rPr>
          </w:pPr>
          <w:r>
            <w:rPr>
              <w:rFonts w:eastAsia="Times New Roman"/>
            </w:rPr>
            <w:t xml:space="preserve">[78] </w:t>
          </w:r>
          <w:r>
            <w:rPr>
              <w:rFonts w:eastAsia="Times New Roman"/>
            </w:rPr>
            <w:tab/>
          </w:r>
          <w:r>
            <w:rPr>
              <w:rFonts w:eastAsia="Times New Roman"/>
              <w:i/>
              <w:iCs/>
            </w:rPr>
            <w:t xml:space="preserve">Star </w:t>
          </w:r>
          <w:proofErr w:type="spellStart"/>
          <w:r>
            <w:rPr>
              <w:rFonts w:eastAsia="Times New Roman"/>
              <w:i/>
              <w:iCs/>
            </w:rPr>
            <w:t>Wars</w:t>
          </w:r>
          <w:r>
            <w:rPr>
              <w:rFonts w:eastAsia="Times New Roman"/>
              <w:i/>
              <w:iCs/>
              <w:vertAlign w:val="superscript"/>
            </w:rPr>
            <w:t>TM</w:t>
          </w:r>
          <w:proofErr w:type="spellEnd"/>
          <w:r>
            <w:rPr>
              <w:rFonts w:eastAsia="Times New Roman"/>
              <w:i/>
              <w:iCs/>
            </w:rPr>
            <w:t xml:space="preserve"> </w:t>
          </w:r>
          <w:proofErr w:type="spellStart"/>
          <w:r>
            <w:rPr>
              <w:rFonts w:eastAsia="Times New Roman"/>
              <w:i/>
              <w:iCs/>
            </w:rPr>
            <w:t>Galaxy</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Heroes</w:t>
          </w:r>
          <w:proofErr w:type="spellEnd"/>
          <w:r>
            <w:rPr>
              <w:rFonts w:eastAsia="Times New Roman"/>
              <w:i/>
              <w:iCs/>
            </w:rPr>
            <w:t xml:space="preserve"> - Free Mobile Game - EA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Site</w:t>
          </w:r>
          <w:proofErr w:type="spellEnd"/>
          <w:r>
            <w:rPr>
              <w:rFonts w:eastAsia="Times New Roman"/>
            </w:rPr>
            <w:t xml:space="preserve"> [online]. [vid. 2021-11-12]. Dostupné z: https://www.ea.com/games/starwars/galaxy-of-heroes</w:t>
          </w:r>
        </w:p>
        <w:p w14:paraId="30062510" w14:textId="77777777" w:rsidR="00A87455" w:rsidRDefault="00A87455">
          <w:pPr>
            <w:autoSpaceDE w:val="0"/>
            <w:autoSpaceDN w:val="0"/>
            <w:ind w:hanging="640"/>
            <w:divId w:val="1082070457"/>
            <w:rPr>
              <w:rFonts w:eastAsia="Times New Roman"/>
            </w:rPr>
          </w:pPr>
          <w:r>
            <w:rPr>
              <w:rFonts w:eastAsia="Times New Roman"/>
            </w:rPr>
            <w:t xml:space="preserve">[79] </w:t>
          </w:r>
          <w:r>
            <w:rPr>
              <w:rFonts w:eastAsia="Times New Roman"/>
            </w:rPr>
            <w:tab/>
          </w:r>
          <w:proofErr w:type="spellStart"/>
          <w:r>
            <w:rPr>
              <w:rFonts w:eastAsia="Times New Roman"/>
            </w:rPr>
            <w:t>What</w:t>
          </w:r>
          <w:proofErr w:type="spellEnd"/>
          <w:r>
            <w:rPr>
              <w:rFonts w:eastAsia="Times New Roman"/>
            </w:rPr>
            <w:t xml:space="preserve"> </w:t>
          </w:r>
          <w:proofErr w:type="spellStart"/>
          <w:r>
            <w:rPr>
              <w:rFonts w:eastAsia="Times New Roman"/>
            </w:rPr>
            <w:t>is</w:t>
          </w:r>
          <w:proofErr w:type="spellEnd"/>
          <w:r>
            <w:rPr>
              <w:rFonts w:eastAsia="Times New Roman"/>
            </w:rPr>
            <w:t xml:space="preserve"> </w:t>
          </w:r>
          <w:proofErr w:type="spellStart"/>
          <w:r>
            <w:rPr>
              <w:rFonts w:eastAsia="Times New Roman"/>
            </w:rPr>
            <w:t>an</w:t>
          </w:r>
          <w:proofErr w:type="spellEnd"/>
          <w:r>
            <w:rPr>
              <w:rFonts w:eastAsia="Times New Roman"/>
            </w:rPr>
            <w:t xml:space="preserve"> </w:t>
          </w:r>
          <w:proofErr w:type="spellStart"/>
          <w:r>
            <w:rPr>
              <w:rFonts w:eastAsia="Times New Roman"/>
            </w:rPr>
            <w:t>Action</w:t>
          </w:r>
          <w:proofErr w:type="spellEnd"/>
          <w:r>
            <w:rPr>
              <w:rFonts w:eastAsia="Times New Roman"/>
            </w:rPr>
            <w:t>/</w:t>
          </w:r>
          <w:proofErr w:type="spellStart"/>
          <w:r>
            <w:rPr>
              <w:rFonts w:eastAsia="Times New Roman"/>
            </w:rPr>
            <w:t>Adventure</w:t>
          </w:r>
          <w:proofErr w:type="spellEnd"/>
          <w:r>
            <w:rPr>
              <w:rFonts w:eastAsia="Times New Roman"/>
            </w:rPr>
            <w:t xml:space="preserve"> Game? - </w:t>
          </w:r>
          <w:proofErr w:type="spellStart"/>
          <w:r>
            <w:rPr>
              <w:rFonts w:eastAsia="Times New Roman"/>
            </w:rPr>
            <w:t>Gameranx</w:t>
          </w:r>
          <w:proofErr w:type="spellEnd"/>
          <w:r>
            <w:rPr>
              <w:rFonts w:eastAsia="Times New Roman"/>
            </w:rPr>
            <w:t xml:space="preserve">. </w:t>
          </w:r>
          <w:proofErr w:type="spellStart"/>
          <w:r>
            <w:rPr>
              <w:rFonts w:eastAsia="Times New Roman"/>
              <w:i/>
              <w:iCs/>
            </w:rPr>
            <w:t>Gameranx</w:t>
          </w:r>
          <w:proofErr w:type="spellEnd"/>
          <w:r>
            <w:rPr>
              <w:rFonts w:eastAsia="Times New Roman"/>
            </w:rPr>
            <w:t xml:space="preserve"> [online]. 2011 [vid. 2021-08-30]. Dostupné z: https://gameranx.com/features/id/3350/article/what-is-an-action-adventure-game/</w:t>
          </w:r>
        </w:p>
        <w:p w14:paraId="76C8A26A" w14:textId="77777777" w:rsidR="00A87455" w:rsidRDefault="00A87455">
          <w:pPr>
            <w:autoSpaceDE w:val="0"/>
            <w:autoSpaceDN w:val="0"/>
            <w:ind w:hanging="640"/>
            <w:divId w:val="1759210745"/>
            <w:rPr>
              <w:rFonts w:eastAsia="Times New Roman"/>
            </w:rPr>
          </w:pPr>
          <w:r>
            <w:rPr>
              <w:rFonts w:eastAsia="Times New Roman"/>
            </w:rPr>
            <w:t xml:space="preserve">[80] </w:t>
          </w:r>
          <w:r>
            <w:rPr>
              <w:rFonts w:eastAsia="Times New Roman"/>
            </w:rPr>
            <w:tab/>
          </w:r>
          <w:proofErr w:type="spellStart"/>
          <w:r>
            <w:rPr>
              <w:rFonts w:eastAsia="Times New Roman"/>
              <w:i/>
              <w:iCs/>
            </w:rPr>
            <w:t>Mortal</w:t>
          </w:r>
          <w:proofErr w:type="spellEnd"/>
          <w:r>
            <w:rPr>
              <w:rFonts w:eastAsia="Times New Roman"/>
              <w:i/>
              <w:iCs/>
            </w:rPr>
            <w:t xml:space="preserve"> </w:t>
          </w:r>
          <w:proofErr w:type="spellStart"/>
          <w:r>
            <w:rPr>
              <w:rFonts w:eastAsia="Times New Roman"/>
              <w:i/>
              <w:iCs/>
            </w:rPr>
            <w:t>Kombat</w:t>
          </w:r>
          <w:proofErr w:type="spellEnd"/>
          <w:r>
            <w:rPr>
              <w:rFonts w:eastAsia="Times New Roman"/>
              <w:i/>
              <w:iCs/>
            </w:rPr>
            <w:t xml:space="preserve"> 11 </w:t>
          </w:r>
          <w:proofErr w:type="spellStart"/>
          <w:r>
            <w:rPr>
              <w:rFonts w:eastAsia="Times New Roman"/>
              <w:i/>
              <w:iCs/>
            </w:rPr>
            <w:t>Ultimate</w:t>
          </w:r>
          <w:proofErr w:type="spellEnd"/>
          <w:r>
            <w:rPr>
              <w:rFonts w:eastAsia="Times New Roman"/>
            </w:rPr>
            <w:t xml:space="preserve"> [online]. [vid. 2021-11-12]. Dostupné z: https://www.mortalkombat.com/</w:t>
          </w:r>
        </w:p>
        <w:p w14:paraId="0A0BA0EA" w14:textId="77777777" w:rsidR="00A87455" w:rsidRDefault="00A87455">
          <w:pPr>
            <w:autoSpaceDE w:val="0"/>
            <w:autoSpaceDN w:val="0"/>
            <w:ind w:hanging="640"/>
            <w:divId w:val="815417327"/>
            <w:rPr>
              <w:rFonts w:eastAsia="Times New Roman"/>
            </w:rPr>
          </w:pPr>
          <w:r>
            <w:rPr>
              <w:rFonts w:eastAsia="Times New Roman"/>
            </w:rPr>
            <w:t xml:space="preserve">[81] </w:t>
          </w:r>
          <w:r>
            <w:rPr>
              <w:rFonts w:eastAsia="Times New Roman"/>
            </w:rPr>
            <w:tab/>
          </w:r>
          <w:r>
            <w:rPr>
              <w:rFonts w:eastAsia="Times New Roman"/>
              <w:i/>
              <w:iCs/>
            </w:rPr>
            <w:t xml:space="preserve">DOOM </w:t>
          </w:r>
          <w:proofErr w:type="spellStart"/>
          <w:r>
            <w:rPr>
              <w:rFonts w:eastAsia="Times New Roman"/>
              <w:i/>
              <w:iCs/>
            </w:rPr>
            <w:t>Eternal</w:t>
          </w:r>
          <w:proofErr w:type="spellEnd"/>
          <w:r>
            <w:rPr>
              <w:rFonts w:eastAsia="Times New Roman"/>
              <w:i/>
              <w:iCs/>
            </w:rPr>
            <w:t xml:space="preserve"> | Bethesda.net</w:t>
          </w:r>
          <w:r>
            <w:rPr>
              <w:rFonts w:eastAsia="Times New Roman"/>
            </w:rPr>
            <w:t xml:space="preserve"> [online]. [vid. 2021-11-12]. Dostupné z: https://bethesda.net/en/game/doom</w:t>
          </w:r>
        </w:p>
        <w:p w14:paraId="7B28F3C4" w14:textId="77777777" w:rsidR="00A87455" w:rsidRDefault="00A87455">
          <w:pPr>
            <w:autoSpaceDE w:val="0"/>
            <w:autoSpaceDN w:val="0"/>
            <w:ind w:hanging="640"/>
            <w:divId w:val="1260990370"/>
            <w:rPr>
              <w:rFonts w:eastAsia="Times New Roman"/>
            </w:rPr>
          </w:pPr>
          <w:r>
            <w:rPr>
              <w:rFonts w:eastAsia="Times New Roman"/>
            </w:rPr>
            <w:lastRenderedPageBreak/>
            <w:t xml:space="preserve">[82] </w:t>
          </w:r>
          <w:r>
            <w:rPr>
              <w:rFonts w:eastAsia="Times New Roman"/>
            </w:rPr>
            <w:tab/>
          </w:r>
          <w:r>
            <w:rPr>
              <w:rFonts w:eastAsia="Times New Roman"/>
              <w:i/>
              <w:iCs/>
            </w:rPr>
            <w:t xml:space="preserve">Mafia: </w:t>
          </w:r>
          <w:proofErr w:type="spellStart"/>
          <w:r>
            <w:rPr>
              <w:rFonts w:eastAsia="Times New Roman"/>
              <w:i/>
              <w:iCs/>
            </w:rPr>
            <w:t>Trilogy</w:t>
          </w:r>
          <w:proofErr w:type="spellEnd"/>
          <w:r>
            <w:rPr>
              <w:rFonts w:eastAsia="Times New Roman"/>
              <w:i/>
              <w:iCs/>
            </w:rPr>
            <w:t xml:space="preserve"> - </w:t>
          </w:r>
          <w:proofErr w:type="spellStart"/>
          <w:r>
            <w:rPr>
              <w:rFonts w:eastAsia="Times New Roman"/>
              <w:i/>
              <w:iCs/>
            </w:rPr>
            <w:t>Home</w:t>
          </w:r>
          <w:proofErr w:type="spellEnd"/>
          <w:r>
            <w:rPr>
              <w:rFonts w:eastAsia="Times New Roman"/>
            </w:rPr>
            <w:t xml:space="preserve"> [online]. [vid. 2021-12-20]. Dostupné z: https://mafiagame.com/cs-CZ/</w:t>
          </w:r>
        </w:p>
        <w:p w14:paraId="6D1CA055" w14:textId="77777777" w:rsidR="00A87455" w:rsidRDefault="00A87455">
          <w:pPr>
            <w:autoSpaceDE w:val="0"/>
            <w:autoSpaceDN w:val="0"/>
            <w:ind w:hanging="640"/>
            <w:divId w:val="1931429406"/>
            <w:rPr>
              <w:rFonts w:eastAsia="Times New Roman"/>
            </w:rPr>
          </w:pPr>
          <w:r>
            <w:rPr>
              <w:rFonts w:eastAsia="Times New Roman"/>
            </w:rPr>
            <w:t xml:space="preserve">[83] </w:t>
          </w:r>
          <w:r>
            <w:rPr>
              <w:rFonts w:eastAsia="Times New Roman"/>
            </w:rPr>
            <w:tab/>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home</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Super </w:t>
          </w:r>
          <w:proofErr w:type="spellStart"/>
          <w:r>
            <w:rPr>
              <w:rFonts w:eastAsia="Times New Roman"/>
              <w:i/>
              <w:iCs/>
            </w:rPr>
            <w:t>Mario</w:t>
          </w:r>
          <w:r>
            <w:rPr>
              <w:rFonts w:eastAsia="Times New Roman"/>
              <w:i/>
              <w:iCs/>
              <w:vertAlign w:val="superscript"/>
            </w:rPr>
            <w:t>TM</w:t>
          </w:r>
          <w:proofErr w:type="spellEnd"/>
          <w:r>
            <w:rPr>
              <w:rFonts w:eastAsia="Times New Roman"/>
              <w:i/>
              <w:iCs/>
            </w:rPr>
            <w:t xml:space="preserve"> – </w:t>
          </w:r>
          <w:proofErr w:type="spellStart"/>
          <w:r>
            <w:rPr>
              <w:rFonts w:eastAsia="Times New Roman"/>
              <w:i/>
              <w:iCs/>
            </w:rPr>
            <w:t>History</w:t>
          </w:r>
          <w:proofErr w:type="spellEnd"/>
          <w:r>
            <w:rPr>
              <w:rFonts w:eastAsia="Times New Roman"/>
            </w:rPr>
            <w:t xml:space="preserve"> [online]. [vid. 2021-12-20]. Dostupné z: https://mario.nintendo.com/history/</w:t>
          </w:r>
        </w:p>
        <w:p w14:paraId="7E3FE013" w14:textId="77777777" w:rsidR="00A87455" w:rsidRDefault="00A87455">
          <w:pPr>
            <w:autoSpaceDE w:val="0"/>
            <w:autoSpaceDN w:val="0"/>
            <w:ind w:hanging="640"/>
            <w:divId w:val="272438888"/>
            <w:rPr>
              <w:rFonts w:eastAsia="Times New Roman"/>
            </w:rPr>
          </w:pPr>
          <w:r>
            <w:rPr>
              <w:rFonts w:eastAsia="Times New Roman"/>
            </w:rPr>
            <w:t xml:space="preserve">[84] </w:t>
          </w:r>
          <w:r>
            <w:rPr>
              <w:rFonts w:eastAsia="Times New Roman"/>
            </w:rPr>
            <w:tab/>
          </w:r>
          <w:proofErr w:type="spellStart"/>
          <w:r>
            <w:rPr>
              <w:rFonts w:eastAsia="Times New Roman"/>
              <w:i/>
              <w:iCs/>
            </w:rPr>
            <w:t>Shadow</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Tomb</w:t>
          </w:r>
          <w:proofErr w:type="spellEnd"/>
          <w:r>
            <w:rPr>
              <w:rFonts w:eastAsia="Times New Roman"/>
              <w:i/>
              <w:iCs/>
            </w:rPr>
            <w:t xml:space="preserve"> </w:t>
          </w:r>
          <w:proofErr w:type="spellStart"/>
          <w:r>
            <w:rPr>
              <w:rFonts w:eastAsia="Times New Roman"/>
              <w:i/>
              <w:iCs/>
            </w:rPr>
            <w:t>Raider</w:t>
          </w:r>
          <w:proofErr w:type="spellEnd"/>
          <w:r>
            <w:rPr>
              <w:rFonts w:eastAsia="Times New Roman"/>
              <w:i/>
              <w:iCs/>
            </w:rPr>
            <w:t xml:space="preserve"> | SQUARE ENIX</w:t>
          </w:r>
          <w:r>
            <w:rPr>
              <w:rFonts w:eastAsia="Times New Roman"/>
            </w:rPr>
            <w:t xml:space="preserve"> [online]. [vid. 2021-12-20]. Dostupné z: https://tombraider.square-enix-games.com/en-us</w:t>
          </w:r>
        </w:p>
        <w:p w14:paraId="73843B33" w14:textId="77777777" w:rsidR="00A87455" w:rsidRDefault="00A87455">
          <w:pPr>
            <w:autoSpaceDE w:val="0"/>
            <w:autoSpaceDN w:val="0"/>
            <w:ind w:hanging="640"/>
            <w:divId w:val="610086696"/>
            <w:rPr>
              <w:rFonts w:eastAsia="Times New Roman"/>
            </w:rPr>
          </w:pPr>
          <w:r>
            <w:rPr>
              <w:rFonts w:eastAsia="Times New Roman"/>
            </w:rPr>
            <w:t xml:space="preserve">[85] </w:t>
          </w:r>
          <w:r>
            <w:rPr>
              <w:rFonts w:eastAsia="Times New Roman"/>
            </w:rPr>
            <w:tab/>
          </w:r>
          <w:r>
            <w:rPr>
              <w:rFonts w:eastAsia="Times New Roman"/>
              <w:i/>
              <w:iCs/>
            </w:rPr>
            <w:t xml:space="preserve">Prince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Persia</w:t>
          </w:r>
          <w:proofErr w:type="spellEnd"/>
          <w:r>
            <w:rPr>
              <w:rFonts w:eastAsia="Times New Roman"/>
              <w:i/>
              <w:iCs/>
            </w:rPr>
            <w:t xml:space="preserve"> | </w:t>
          </w:r>
          <w:proofErr w:type="spellStart"/>
          <w:r>
            <w:rPr>
              <w:rFonts w:eastAsia="Times New Roman"/>
              <w:i/>
              <w:iCs/>
            </w:rPr>
            <w:t>Ubisoft</w:t>
          </w:r>
          <w:proofErr w:type="spellEnd"/>
          <w:r>
            <w:rPr>
              <w:rFonts w:eastAsia="Times New Roman"/>
              <w:i/>
              <w:iCs/>
            </w:rPr>
            <w:t xml:space="preserve"> (US)</w:t>
          </w:r>
          <w:r>
            <w:rPr>
              <w:rFonts w:eastAsia="Times New Roman"/>
            </w:rPr>
            <w:t xml:space="preserve"> [online]. [vid. 2021-12-20]. Dostupné z: https://www.ubisoft.com/en-us/game/prince-of-persia/prince-of-persia</w:t>
          </w:r>
        </w:p>
        <w:p w14:paraId="32E00EEF" w14:textId="77777777" w:rsidR="00A87455" w:rsidRDefault="00A87455">
          <w:pPr>
            <w:autoSpaceDE w:val="0"/>
            <w:autoSpaceDN w:val="0"/>
            <w:ind w:hanging="640"/>
            <w:divId w:val="938416010"/>
            <w:rPr>
              <w:rFonts w:eastAsia="Times New Roman"/>
            </w:rPr>
          </w:pPr>
          <w:r>
            <w:rPr>
              <w:rFonts w:eastAsia="Times New Roman"/>
            </w:rPr>
            <w:t xml:space="preserve">[86] </w:t>
          </w:r>
          <w:r>
            <w:rPr>
              <w:rFonts w:eastAsia="Times New Roman"/>
            </w:rPr>
            <w:tab/>
            <w:t xml:space="preserve">IDTECH.COM. </w:t>
          </w:r>
          <w:proofErr w:type="spellStart"/>
          <w:r>
            <w:rPr>
              <w:rFonts w:eastAsia="Times New Roman"/>
              <w:i/>
              <w:iCs/>
            </w:rPr>
            <w:t>Ultimate</w:t>
          </w:r>
          <w:proofErr w:type="spellEnd"/>
          <w:r>
            <w:rPr>
              <w:rFonts w:eastAsia="Times New Roman"/>
              <w:i/>
              <w:iCs/>
            </w:rPr>
            <w:t xml:space="preserve"> List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Different</w:t>
          </w:r>
          <w:proofErr w:type="spellEnd"/>
          <w:r>
            <w:rPr>
              <w:rFonts w:eastAsia="Times New Roman"/>
              <w:i/>
              <w:iCs/>
            </w:rPr>
            <w:t xml:space="preserve"> </w:t>
          </w:r>
          <w:proofErr w:type="spellStart"/>
          <w:r>
            <w:rPr>
              <w:rFonts w:eastAsia="Times New Roman"/>
              <w:i/>
              <w:iCs/>
            </w:rPr>
            <w:t>Types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Video </w:t>
          </w:r>
          <w:proofErr w:type="spellStart"/>
          <w:r>
            <w:rPr>
              <w:rFonts w:eastAsia="Times New Roman"/>
              <w:i/>
              <w:iCs/>
            </w:rPr>
            <w:t>Games</w:t>
          </w:r>
          <w:proofErr w:type="spellEnd"/>
          <w:r>
            <w:rPr>
              <w:rFonts w:eastAsia="Times New Roman"/>
              <w:i/>
              <w:iCs/>
            </w:rPr>
            <w:t xml:space="preserve"> | 49 </w:t>
          </w:r>
          <w:proofErr w:type="spellStart"/>
          <w:r>
            <w:rPr>
              <w:rFonts w:eastAsia="Times New Roman"/>
              <w:i/>
              <w:iCs/>
            </w:rPr>
            <w:t>Genres</w:t>
          </w:r>
          <w:proofErr w:type="spellEnd"/>
          <w:r>
            <w:rPr>
              <w:rFonts w:eastAsia="Times New Roman"/>
              <w:i/>
              <w:iCs/>
            </w:rPr>
            <w:t xml:space="preserve"> &amp; </w:t>
          </w:r>
          <w:proofErr w:type="spellStart"/>
          <w:r>
            <w:rPr>
              <w:rFonts w:eastAsia="Times New Roman"/>
              <w:i/>
              <w:iCs/>
            </w:rPr>
            <w:t>Subcategories</w:t>
          </w:r>
          <w:proofErr w:type="spellEnd"/>
          <w:r>
            <w:rPr>
              <w:rFonts w:eastAsia="Times New Roman"/>
            </w:rPr>
            <w:t xml:space="preserve"> [online]. [vid. 2021-08-31]. Dostupné z: https://www.idtech.com/blog/different-types-of-video-game-genres</w:t>
          </w:r>
        </w:p>
        <w:p w14:paraId="58A9C6F5" w14:textId="77777777" w:rsidR="00A87455" w:rsidRDefault="00A87455">
          <w:pPr>
            <w:autoSpaceDE w:val="0"/>
            <w:autoSpaceDN w:val="0"/>
            <w:ind w:hanging="640"/>
            <w:divId w:val="723528476"/>
            <w:rPr>
              <w:rFonts w:eastAsia="Times New Roman"/>
            </w:rPr>
          </w:pPr>
          <w:r>
            <w:rPr>
              <w:rFonts w:eastAsia="Times New Roman"/>
            </w:rPr>
            <w:t xml:space="preserve">[87] </w:t>
          </w:r>
          <w:r>
            <w:rPr>
              <w:rFonts w:eastAsia="Times New Roman"/>
            </w:rPr>
            <w:tab/>
            <w:t xml:space="preserve">DESPAIN, Wendy. </w:t>
          </w:r>
          <w:proofErr w:type="spellStart"/>
          <w:r>
            <w:rPr>
              <w:rFonts w:eastAsia="Times New Roman"/>
              <w:i/>
              <w:iCs/>
            </w:rPr>
            <w:t>Writing</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Video Game </w:t>
          </w:r>
          <w:proofErr w:type="spellStart"/>
          <w:r>
            <w:rPr>
              <w:rFonts w:eastAsia="Times New Roman"/>
              <w:i/>
              <w:iCs/>
            </w:rPr>
            <w:t>Genres</w:t>
          </w:r>
          <w:proofErr w:type="spellEnd"/>
          <w:r>
            <w:rPr>
              <w:rFonts w:eastAsia="Times New Roman"/>
            </w:rPr>
            <w:t xml:space="preserve"> [online]. </w:t>
          </w:r>
          <w:proofErr w:type="spellStart"/>
          <w:r>
            <w:rPr>
              <w:rFonts w:eastAsia="Times New Roman"/>
            </w:rPr>
            <w:t>B.m</w:t>
          </w:r>
          <w:proofErr w:type="spellEnd"/>
          <w:r>
            <w:rPr>
              <w:rFonts w:eastAsia="Times New Roman"/>
            </w:rPr>
            <w:t xml:space="preserve">.: A K </w:t>
          </w:r>
          <w:proofErr w:type="spellStart"/>
          <w:r>
            <w:rPr>
              <w:rFonts w:eastAsia="Times New Roman"/>
            </w:rPr>
            <w:t>Peters</w:t>
          </w:r>
          <w:proofErr w:type="spellEnd"/>
          <w:r>
            <w:rPr>
              <w:rFonts w:eastAsia="Times New Roman"/>
            </w:rPr>
            <w:t xml:space="preserve">/CRC </w:t>
          </w:r>
          <w:proofErr w:type="spellStart"/>
          <w:r>
            <w:rPr>
              <w:rFonts w:eastAsia="Times New Roman"/>
            </w:rPr>
            <w:t>Press</w:t>
          </w:r>
          <w:proofErr w:type="spellEnd"/>
          <w:r>
            <w:rPr>
              <w:rFonts w:eastAsia="Times New Roman"/>
            </w:rPr>
            <w:t>, 2009. ISBN 9780429063343. Dostupné z: doi:10.1201/b10641</w:t>
          </w:r>
        </w:p>
        <w:p w14:paraId="04428092" w14:textId="77777777" w:rsidR="00A87455" w:rsidRDefault="00A87455">
          <w:pPr>
            <w:autoSpaceDE w:val="0"/>
            <w:autoSpaceDN w:val="0"/>
            <w:ind w:hanging="640"/>
            <w:divId w:val="1870333955"/>
            <w:rPr>
              <w:rFonts w:eastAsia="Times New Roman"/>
            </w:rPr>
          </w:pPr>
          <w:r>
            <w:rPr>
              <w:rFonts w:eastAsia="Times New Roman"/>
            </w:rPr>
            <w:t xml:space="preserve">[88] </w:t>
          </w:r>
          <w:r>
            <w:rPr>
              <w:rFonts w:eastAsia="Times New Roman"/>
            </w:rPr>
            <w:tab/>
          </w:r>
          <w:proofErr w:type="spellStart"/>
          <w:r>
            <w:rPr>
              <w:rFonts w:eastAsia="Times New Roman"/>
              <w:i/>
              <w:iCs/>
            </w:rPr>
            <w:t>Warhammer</w:t>
          </w:r>
          <w:proofErr w:type="spellEnd"/>
          <w:r>
            <w:rPr>
              <w:rFonts w:eastAsia="Times New Roman"/>
              <w:i/>
              <w:iCs/>
            </w:rPr>
            <w:t xml:space="preserve"> 40,000 - </w:t>
          </w:r>
          <w:proofErr w:type="spellStart"/>
          <w:r>
            <w:rPr>
              <w:rFonts w:eastAsia="Times New Roman"/>
              <w:i/>
              <w:iCs/>
            </w:rPr>
            <w:t>Warhammer</w:t>
          </w:r>
          <w:proofErr w:type="spellEnd"/>
          <w:r>
            <w:rPr>
              <w:rFonts w:eastAsia="Times New Roman"/>
              <w:i/>
              <w:iCs/>
            </w:rPr>
            <w:t xml:space="preserve"> 40,000</w:t>
          </w:r>
          <w:r>
            <w:rPr>
              <w:rFonts w:eastAsia="Times New Roman"/>
            </w:rPr>
            <w:t xml:space="preserve"> [online]. [vid. 2021-11-12]. Dostupné z: https://warhammer40000.com/</w:t>
          </w:r>
        </w:p>
        <w:p w14:paraId="064B132C" w14:textId="77777777" w:rsidR="00A87455" w:rsidRDefault="00A87455">
          <w:pPr>
            <w:autoSpaceDE w:val="0"/>
            <w:autoSpaceDN w:val="0"/>
            <w:ind w:hanging="640"/>
            <w:divId w:val="1457990256"/>
            <w:rPr>
              <w:rFonts w:eastAsia="Times New Roman"/>
            </w:rPr>
          </w:pPr>
          <w:r>
            <w:rPr>
              <w:rFonts w:eastAsia="Times New Roman"/>
            </w:rPr>
            <w:t xml:space="preserve">[89] </w:t>
          </w:r>
          <w:r>
            <w:rPr>
              <w:rFonts w:eastAsia="Times New Roman"/>
            </w:rPr>
            <w:tab/>
          </w:r>
          <w:proofErr w:type="spellStart"/>
          <w:r>
            <w:rPr>
              <w:rFonts w:eastAsia="Times New Roman"/>
              <w:i/>
              <w:iCs/>
            </w:rPr>
            <w:t>Civilization</w:t>
          </w:r>
          <w:proofErr w:type="spellEnd"/>
          <w:r>
            <w:rPr>
              <w:rFonts w:eastAsia="Times New Roman"/>
              <w:i/>
              <w:iCs/>
            </w:rPr>
            <w:t xml:space="preserve"> V | </w:t>
          </w:r>
          <w:proofErr w:type="spellStart"/>
          <w:r>
            <w:rPr>
              <w:rFonts w:eastAsia="Times New Roman"/>
              <w:i/>
              <w:iCs/>
            </w:rPr>
            <w:t>Homepage</w:t>
          </w:r>
          <w:proofErr w:type="spellEnd"/>
          <w:r>
            <w:rPr>
              <w:rFonts w:eastAsia="Times New Roman"/>
            </w:rPr>
            <w:t xml:space="preserve"> [online]. [vid. 2023-03-17]. Dostupné z: https://civilization.com/civilization-5/</w:t>
          </w:r>
        </w:p>
        <w:p w14:paraId="092B1FF5" w14:textId="77777777" w:rsidR="00A87455" w:rsidRDefault="00A87455">
          <w:pPr>
            <w:autoSpaceDE w:val="0"/>
            <w:autoSpaceDN w:val="0"/>
            <w:ind w:hanging="640"/>
            <w:divId w:val="363988303"/>
            <w:rPr>
              <w:rFonts w:eastAsia="Times New Roman"/>
            </w:rPr>
          </w:pPr>
          <w:r>
            <w:rPr>
              <w:rFonts w:eastAsia="Times New Roman"/>
            </w:rPr>
            <w:t xml:space="preserve">[90] </w:t>
          </w:r>
          <w:r>
            <w:rPr>
              <w:rFonts w:eastAsia="Times New Roman"/>
            </w:rPr>
            <w:tab/>
          </w:r>
          <w:r>
            <w:rPr>
              <w:rFonts w:eastAsia="Times New Roman"/>
              <w:i/>
              <w:iCs/>
            </w:rPr>
            <w:t xml:space="preserve">Age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Empires</w:t>
          </w:r>
          <w:proofErr w:type="spellEnd"/>
          <w:r>
            <w:rPr>
              <w:rFonts w:eastAsia="Times New Roman"/>
              <w:i/>
              <w:iCs/>
            </w:rPr>
            <w:t xml:space="preserve"> </w:t>
          </w:r>
          <w:proofErr w:type="spellStart"/>
          <w:r>
            <w:rPr>
              <w:rFonts w:eastAsia="Times New Roman"/>
              <w:i/>
              <w:iCs/>
            </w:rPr>
            <w:t>Franchise</w:t>
          </w:r>
          <w:proofErr w:type="spellEnd"/>
          <w:r>
            <w:rPr>
              <w:rFonts w:eastAsia="Times New Roman"/>
              <w:i/>
              <w:iCs/>
            </w:rPr>
            <w:t xml:space="preserve"> - </w:t>
          </w:r>
          <w:proofErr w:type="spellStart"/>
          <w:r>
            <w:rPr>
              <w:rFonts w:eastAsia="Times New Roman"/>
              <w:i/>
              <w:iCs/>
            </w:rPr>
            <w:t>Official</w:t>
          </w:r>
          <w:proofErr w:type="spellEnd"/>
          <w:r>
            <w:rPr>
              <w:rFonts w:eastAsia="Times New Roman"/>
              <w:i/>
              <w:iCs/>
            </w:rPr>
            <w:t xml:space="preserve"> Web </w:t>
          </w:r>
          <w:proofErr w:type="spellStart"/>
          <w:r>
            <w:rPr>
              <w:rFonts w:eastAsia="Times New Roman"/>
              <w:i/>
              <w:iCs/>
            </w:rPr>
            <w:t>Site</w:t>
          </w:r>
          <w:proofErr w:type="spellEnd"/>
          <w:r>
            <w:rPr>
              <w:rFonts w:eastAsia="Times New Roman"/>
            </w:rPr>
            <w:t xml:space="preserve"> [online]. [vid. 2023-03-17]. Dostupné z: https://www.ageofempires.com/</w:t>
          </w:r>
        </w:p>
        <w:p w14:paraId="5675AA7B" w14:textId="77777777" w:rsidR="00A87455" w:rsidRDefault="00A87455">
          <w:pPr>
            <w:autoSpaceDE w:val="0"/>
            <w:autoSpaceDN w:val="0"/>
            <w:ind w:hanging="640"/>
            <w:divId w:val="630282876"/>
            <w:rPr>
              <w:rFonts w:eastAsia="Times New Roman"/>
            </w:rPr>
          </w:pPr>
          <w:r>
            <w:rPr>
              <w:rFonts w:eastAsia="Times New Roman"/>
            </w:rPr>
            <w:t xml:space="preserve">[91] </w:t>
          </w:r>
          <w:r>
            <w:rPr>
              <w:rFonts w:eastAsia="Times New Roman"/>
            </w:rPr>
            <w:tab/>
          </w:r>
          <w:proofErr w:type="spellStart"/>
          <w:r>
            <w:rPr>
              <w:rFonts w:eastAsia="Times New Roman"/>
              <w:i/>
              <w:iCs/>
            </w:rPr>
            <w:t>Cities</w:t>
          </w:r>
          <w:proofErr w:type="spellEnd"/>
          <w:r>
            <w:rPr>
              <w:rFonts w:eastAsia="Times New Roman"/>
              <w:i/>
              <w:iCs/>
            </w:rPr>
            <w:t xml:space="preserve">: </w:t>
          </w:r>
          <w:proofErr w:type="spellStart"/>
          <w:r>
            <w:rPr>
              <w:rFonts w:eastAsia="Times New Roman"/>
              <w:i/>
              <w:iCs/>
            </w:rPr>
            <w:t>Skylines</w:t>
          </w:r>
          <w:proofErr w:type="spellEnd"/>
          <w:r>
            <w:rPr>
              <w:rFonts w:eastAsia="Times New Roman"/>
              <w:i/>
              <w:iCs/>
            </w:rPr>
            <w:t xml:space="preserve"> - Paradox </w:t>
          </w:r>
          <w:proofErr w:type="spellStart"/>
          <w:r>
            <w:rPr>
              <w:rFonts w:eastAsia="Times New Roman"/>
              <w:i/>
              <w:iCs/>
            </w:rPr>
            <w:t>Interactive</w:t>
          </w:r>
          <w:proofErr w:type="spellEnd"/>
          <w:r>
            <w:rPr>
              <w:rFonts w:eastAsia="Times New Roman"/>
            </w:rPr>
            <w:t xml:space="preserve"> [online]. [vid. 2023-03-17]. Dostupné z: https://www.paradoxinteractive.com/games/cities-skylines/about</w:t>
          </w:r>
        </w:p>
        <w:p w14:paraId="7B1A1E86" w14:textId="77777777" w:rsidR="00A87455" w:rsidRDefault="00A87455">
          <w:pPr>
            <w:autoSpaceDE w:val="0"/>
            <w:autoSpaceDN w:val="0"/>
            <w:ind w:hanging="640"/>
            <w:divId w:val="2054377833"/>
            <w:rPr>
              <w:rFonts w:eastAsia="Times New Roman"/>
            </w:rPr>
          </w:pPr>
          <w:r>
            <w:rPr>
              <w:rFonts w:eastAsia="Times New Roman"/>
            </w:rPr>
            <w:t xml:space="preserve">[92] </w:t>
          </w:r>
          <w:r>
            <w:rPr>
              <w:rFonts w:eastAsia="Times New Roman"/>
            </w:rPr>
            <w:tab/>
          </w:r>
          <w:proofErr w:type="spellStart"/>
          <w:r>
            <w:rPr>
              <w:rFonts w:eastAsia="Times New Roman"/>
              <w:i/>
              <w:iCs/>
            </w:rPr>
            <w:t>RollerCoaster</w:t>
          </w:r>
          <w:proofErr w:type="spellEnd"/>
          <w:r>
            <w:rPr>
              <w:rFonts w:eastAsia="Times New Roman"/>
              <w:i/>
              <w:iCs/>
            </w:rPr>
            <w:t xml:space="preserve"> </w:t>
          </w:r>
          <w:proofErr w:type="spellStart"/>
          <w:r>
            <w:rPr>
              <w:rFonts w:eastAsia="Times New Roman"/>
              <w:i/>
              <w:iCs/>
            </w:rPr>
            <w:t>Tycoon</w:t>
          </w:r>
          <w:proofErr w:type="spellEnd"/>
          <w:r>
            <w:rPr>
              <w:rFonts w:eastAsia="Times New Roman"/>
              <w:i/>
              <w:iCs/>
            </w:rPr>
            <w:t xml:space="preserve">: </w:t>
          </w:r>
          <w:proofErr w:type="spellStart"/>
          <w:r>
            <w:rPr>
              <w:rFonts w:eastAsia="Times New Roman"/>
              <w:i/>
              <w:iCs/>
            </w:rPr>
            <w:t>Deluxe</w:t>
          </w:r>
          <w:proofErr w:type="spellEnd"/>
          <w:r>
            <w:rPr>
              <w:rFonts w:eastAsia="Times New Roman"/>
              <w:i/>
              <w:iCs/>
            </w:rPr>
            <w:t xml:space="preserve"> - </w:t>
          </w:r>
          <w:proofErr w:type="spellStart"/>
          <w:r>
            <w:rPr>
              <w:rFonts w:eastAsia="Times New Roman"/>
              <w:i/>
              <w:iCs/>
            </w:rPr>
            <w:t>RollerCoaster</w:t>
          </w:r>
          <w:proofErr w:type="spellEnd"/>
          <w:r>
            <w:rPr>
              <w:rFonts w:eastAsia="Times New Roman"/>
              <w:i/>
              <w:iCs/>
            </w:rPr>
            <w:t xml:space="preserve"> </w:t>
          </w:r>
          <w:proofErr w:type="spellStart"/>
          <w:r>
            <w:rPr>
              <w:rFonts w:eastAsia="Times New Roman"/>
              <w:i/>
              <w:iCs/>
            </w:rPr>
            <w:t>Tycoon</w:t>
          </w:r>
          <w:proofErr w:type="spellEnd"/>
          <w:r>
            <w:rPr>
              <w:rFonts w:eastAsia="Times New Roman"/>
              <w:i/>
              <w:iCs/>
            </w:rPr>
            <w:t xml:space="preserve"> -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Ultimate</w:t>
          </w:r>
          <w:proofErr w:type="spellEnd"/>
          <w:r>
            <w:rPr>
              <w:rFonts w:eastAsia="Times New Roman"/>
              <w:i/>
              <w:iCs/>
            </w:rPr>
            <w:t xml:space="preserve"> </w:t>
          </w:r>
          <w:proofErr w:type="spellStart"/>
          <w:r>
            <w:rPr>
              <w:rFonts w:eastAsia="Times New Roman"/>
              <w:i/>
              <w:iCs/>
            </w:rPr>
            <w:t>Theme</w:t>
          </w:r>
          <w:proofErr w:type="spellEnd"/>
          <w:r>
            <w:rPr>
              <w:rFonts w:eastAsia="Times New Roman"/>
              <w:i/>
              <w:iCs/>
            </w:rPr>
            <w:t xml:space="preserve"> park Sim</w:t>
          </w:r>
          <w:r>
            <w:rPr>
              <w:rFonts w:eastAsia="Times New Roman"/>
            </w:rPr>
            <w:t xml:space="preserve"> [online]. [vid. 2023-03-17]. Dostupné z: https://www.rollercoastertycoon.com/rollercoaster-tycoon-deluxe/</w:t>
          </w:r>
        </w:p>
        <w:p w14:paraId="341205D3" w14:textId="77777777" w:rsidR="00A87455" w:rsidRDefault="00A87455">
          <w:pPr>
            <w:autoSpaceDE w:val="0"/>
            <w:autoSpaceDN w:val="0"/>
            <w:ind w:hanging="640"/>
            <w:divId w:val="939607637"/>
            <w:rPr>
              <w:rFonts w:eastAsia="Times New Roman"/>
            </w:rPr>
          </w:pPr>
          <w:r>
            <w:rPr>
              <w:rFonts w:eastAsia="Times New Roman"/>
            </w:rPr>
            <w:t xml:space="preserve">[93] </w:t>
          </w:r>
          <w:r>
            <w:rPr>
              <w:rFonts w:eastAsia="Times New Roman"/>
            </w:rPr>
            <w:tab/>
            <w:t xml:space="preserve">KOŠŤÁL, Filip. Průvodce herními žánry - válečné strategie – Doupě.cz. </w:t>
          </w:r>
          <w:proofErr w:type="spellStart"/>
          <w:r>
            <w:rPr>
              <w:rFonts w:eastAsia="Times New Roman"/>
              <w:i/>
              <w:iCs/>
            </w:rPr>
            <w:t>Computer</w:t>
          </w:r>
          <w:proofErr w:type="spellEnd"/>
          <w:r>
            <w:rPr>
              <w:rFonts w:eastAsia="Times New Roman"/>
            </w:rPr>
            <w:t xml:space="preserve"> [online]. 2011 [vid. 2021-08-23]. Dostupné z: https://doupe.zive.cz/clanek/pruvodce-hernimi-zanry---</w:t>
          </w:r>
          <w:proofErr w:type="spellStart"/>
          <w:r>
            <w:rPr>
              <w:rFonts w:eastAsia="Times New Roman"/>
            </w:rPr>
            <w:t>valecne</w:t>
          </w:r>
          <w:proofErr w:type="spellEnd"/>
          <w:r>
            <w:rPr>
              <w:rFonts w:eastAsia="Times New Roman"/>
            </w:rPr>
            <w:t>-strategie</w:t>
          </w:r>
        </w:p>
        <w:p w14:paraId="32762EF8" w14:textId="77777777" w:rsidR="00A87455" w:rsidRDefault="00A87455">
          <w:pPr>
            <w:autoSpaceDE w:val="0"/>
            <w:autoSpaceDN w:val="0"/>
            <w:ind w:hanging="640"/>
            <w:divId w:val="1123882982"/>
            <w:rPr>
              <w:rFonts w:eastAsia="Times New Roman"/>
            </w:rPr>
          </w:pPr>
          <w:r>
            <w:rPr>
              <w:rFonts w:eastAsia="Times New Roman"/>
            </w:rPr>
            <w:t xml:space="preserve">[94] </w:t>
          </w:r>
          <w:r>
            <w:rPr>
              <w:rFonts w:eastAsia="Times New Roman"/>
            </w:rPr>
            <w:tab/>
          </w:r>
          <w:proofErr w:type="spellStart"/>
          <w:r>
            <w:rPr>
              <w:rFonts w:eastAsia="Times New Roman"/>
              <w:i/>
              <w:iCs/>
            </w:rPr>
            <w:t>DiRT</w:t>
          </w:r>
          <w:proofErr w:type="spellEnd"/>
          <w:r>
            <w:rPr>
              <w:rFonts w:eastAsia="Times New Roman"/>
              <w:i/>
              <w:iCs/>
            </w:rPr>
            <w:t xml:space="preserve"> </w:t>
          </w:r>
          <w:proofErr w:type="spellStart"/>
          <w:r>
            <w:rPr>
              <w:rFonts w:eastAsia="Times New Roman"/>
              <w:i/>
              <w:iCs/>
            </w:rPr>
            <w:t>Rally</w:t>
          </w:r>
          <w:proofErr w:type="spellEnd"/>
          <w:r>
            <w:rPr>
              <w:rFonts w:eastAsia="Times New Roman"/>
              <w:i/>
              <w:iCs/>
            </w:rPr>
            <w:t xml:space="preserve"> -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official</w:t>
          </w:r>
          <w:proofErr w:type="spellEnd"/>
          <w:r>
            <w:rPr>
              <w:rFonts w:eastAsia="Times New Roman"/>
              <w:i/>
              <w:iCs/>
            </w:rPr>
            <w:t xml:space="preserve"> game </w:t>
          </w:r>
          <w:proofErr w:type="spellStart"/>
          <w:r>
            <w:rPr>
              <w:rFonts w:eastAsia="Times New Roman"/>
              <w:i/>
              <w:iCs/>
            </w:rPr>
            <w:t>site</w:t>
          </w:r>
          <w:proofErr w:type="spellEnd"/>
          <w:r>
            <w:rPr>
              <w:rFonts w:eastAsia="Times New Roman"/>
            </w:rPr>
            <w:t xml:space="preserve"> [online]. [vid. 2023-03-18]. Dostupné z: https://dirtgame.com/dirtrally/us/home</w:t>
          </w:r>
        </w:p>
        <w:p w14:paraId="7AF4A639" w14:textId="77777777" w:rsidR="00A87455" w:rsidRDefault="00A87455">
          <w:pPr>
            <w:autoSpaceDE w:val="0"/>
            <w:autoSpaceDN w:val="0"/>
            <w:ind w:hanging="640"/>
            <w:divId w:val="1462646592"/>
            <w:rPr>
              <w:rFonts w:eastAsia="Times New Roman"/>
            </w:rPr>
          </w:pPr>
          <w:r>
            <w:rPr>
              <w:rFonts w:eastAsia="Times New Roman"/>
            </w:rPr>
            <w:t xml:space="preserve">[95] </w:t>
          </w:r>
          <w:r>
            <w:rPr>
              <w:rFonts w:eastAsia="Times New Roman"/>
            </w:rPr>
            <w:tab/>
          </w:r>
          <w:proofErr w:type="spellStart"/>
          <w:r>
            <w:rPr>
              <w:rFonts w:eastAsia="Times New Roman"/>
              <w:i/>
              <w:iCs/>
            </w:rPr>
            <w:t>Need</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Speed Video </w:t>
          </w:r>
          <w:proofErr w:type="spellStart"/>
          <w:r>
            <w:rPr>
              <w:rFonts w:eastAsia="Times New Roman"/>
              <w:i/>
              <w:iCs/>
            </w:rPr>
            <w:t>Games</w:t>
          </w:r>
          <w:proofErr w:type="spellEnd"/>
          <w:r>
            <w:rPr>
              <w:rFonts w:eastAsia="Times New Roman"/>
              <w:i/>
              <w:iCs/>
            </w:rPr>
            <w:t xml:space="preserve"> - </w:t>
          </w:r>
          <w:proofErr w:type="spellStart"/>
          <w:r>
            <w:rPr>
              <w:rFonts w:eastAsia="Times New Roman"/>
              <w:i/>
              <w:iCs/>
            </w:rPr>
            <w:t>Official</w:t>
          </w:r>
          <w:proofErr w:type="spellEnd"/>
          <w:r>
            <w:rPr>
              <w:rFonts w:eastAsia="Times New Roman"/>
              <w:i/>
              <w:iCs/>
            </w:rPr>
            <w:t xml:space="preserve"> EA </w:t>
          </w:r>
          <w:proofErr w:type="spellStart"/>
          <w:r>
            <w:rPr>
              <w:rFonts w:eastAsia="Times New Roman"/>
              <w:i/>
              <w:iCs/>
            </w:rPr>
            <w:t>Site</w:t>
          </w:r>
          <w:proofErr w:type="spellEnd"/>
          <w:r>
            <w:rPr>
              <w:rFonts w:eastAsia="Times New Roman"/>
            </w:rPr>
            <w:t xml:space="preserve"> [online]. [vid. 2023-03-18]. Dostupné z: https://www.ea.com/games/need-for-speed</w:t>
          </w:r>
        </w:p>
        <w:p w14:paraId="1699D983" w14:textId="77777777" w:rsidR="00A87455" w:rsidRDefault="00A87455">
          <w:pPr>
            <w:autoSpaceDE w:val="0"/>
            <w:autoSpaceDN w:val="0"/>
            <w:ind w:hanging="640"/>
            <w:divId w:val="933902728"/>
            <w:rPr>
              <w:rFonts w:eastAsia="Times New Roman"/>
            </w:rPr>
          </w:pPr>
          <w:r>
            <w:rPr>
              <w:rFonts w:eastAsia="Times New Roman"/>
            </w:rPr>
            <w:t xml:space="preserve">[96] </w:t>
          </w:r>
          <w:r>
            <w:rPr>
              <w:rFonts w:eastAsia="Times New Roman"/>
            </w:rPr>
            <w:tab/>
          </w:r>
          <w:proofErr w:type="spellStart"/>
          <w:r>
            <w:rPr>
              <w:rFonts w:eastAsia="Times New Roman"/>
              <w:i/>
              <w:iCs/>
            </w:rPr>
            <w:t>Home</w:t>
          </w:r>
          <w:proofErr w:type="spellEnd"/>
          <w:r>
            <w:rPr>
              <w:rFonts w:eastAsia="Times New Roman"/>
              <w:i/>
              <w:iCs/>
            </w:rPr>
            <w:t xml:space="preserve"> - </w:t>
          </w:r>
          <w:proofErr w:type="spellStart"/>
          <w:r>
            <w:rPr>
              <w:rFonts w:eastAsia="Times New Roman"/>
              <w:i/>
              <w:iCs/>
            </w:rPr>
            <w:t>Redout</w:t>
          </w:r>
          <w:proofErr w:type="spellEnd"/>
          <w:r>
            <w:rPr>
              <w:rFonts w:eastAsia="Times New Roman"/>
              <w:i/>
              <w:iCs/>
            </w:rPr>
            <w:t xml:space="preserve"> 2 -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Fastest</w:t>
          </w:r>
          <w:proofErr w:type="spellEnd"/>
          <w:r>
            <w:rPr>
              <w:rFonts w:eastAsia="Times New Roman"/>
              <w:i/>
              <w:iCs/>
            </w:rPr>
            <w:t xml:space="preserve"> </w:t>
          </w:r>
          <w:proofErr w:type="spellStart"/>
          <w:r>
            <w:rPr>
              <w:rFonts w:eastAsia="Times New Roman"/>
              <w:i/>
              <w:iCs/>
            </w:rPr>
            <w:t>Racing</w:t>
          </w:r>
          <w:proofErr w:type="spellEnd"/>
          <w:r>
            <w:rPr>
              <w:rFonts w:eastAsia="Times New Roman"/>
              <w:i/>
              <w:iCs/>
            </w:rPr>
            <w:t xml:space="preserve"> Game in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Universe</w:t>
          </w:r>
          <w:proofErr w:type="spellEnd"/>
          <w:r>
            <w:rPr>
              <w:rFonts w:eastAsia="Times New Roman"/>
            </w:rPr>
            <w:t xml:space="preserve"> [online]. [vid. 2023-03-18]. Dostupné z: https://redout.games/redout2/</w:t>
          </w:r>
        </w:p>
        <w:p w14:paraId="273A335C" w14:textId="77777777" w:rsidR="00A87455" w:rsidRDefault="00A87455">
          <w:pPr>
            <w:autoSpaceDE w:val="0"/>
            <w:autoSpaceDN w:val="0"/>
            <w:ind w:hanging="640"/>
            <w:divId w:val="1100102625"/>
            <w:rPr>
              <w:rFonts w:eastAsia="Times New Roman"/>
            </w:rPr>
          </w:pPr>
          <w:r>
            <w:rPr>
              <w:rFonts w:eastAsia="Times New Roman"/>
            </w:rPr>
            <w:t xml:space="preserve">[97] </w:t>
          </w:r>
          <w:r>
            <w:rPr>
              <w:rFonts w:eastAsia="Times New Roman"/>
            </w:rPr>
            <w:tab/>
          </w:r>
          <w:proofErr w:type="spellStart"/>
          <w:r>
            <w:rPr>
              <w:rFonts w:eastAsia="Times New Roman"/>
              <w:i/>
              <w:iCs/>
            </w:rPr>
            <w:t>Bugbear</w:t>
          </w:r>
          <w:proofErr w:type="spellEnd"/>
          <w:r>
            <w:rPr>
              <w:rFonts w:eastAsia="Times New Roman"/>
              <w:i/>
              <w:iCs/>
            </w:rPr>
            <w:t xml:space="preserve"> </w:t>
          </w:r>
          <w:proofErr w:type="spellStart"/>
          <w:r>
            <w:rPr>
              <w:rFonts w:eastAsia="Times New Roman"/>
              <w:i/>
              <w:iCs/>
            </w:rPr>
            <w:t>Entertainment</w:t>
          </w:r>
          <w:proofErr w:type="spellEnd"/>
          <w:r>
            <w:rPr>
              <w:rFonts w:eastAsia="Times New Roman"/>
              <w:i/>
              <w:iCs/>
            </w:rPr>
            <w:t xml:space="preserve"> | Drive hard</w:t>
          </w:r>
          <w:r>
            <w:rPr>
              <w:rFonts w:eastAsia="Times New Roman"/>
            </w:rPr>
            <w:t xml:space="preserve"> [online]. [vid. 2023-03-18]. Dostupné z: https://bugbeargames.com/</w:t>
          </w:r>
        </w:p>
        <w:p w14:paraId="7ED10FCF" w14:textId="77777777" w:rsidR="00A87455" w:rsidRDefault="00A87455">
          <w:pPr>
            <w:autoSpaceDE w:val="0"/>
            <w:autoSpaceDN w:val="0"/>
            <w:ind w:hanging="640"/>
            <w:divId w:val="985939875"/>
            <w:rPr>
              <w:rFonts w:eastAsia="Times New Roman"/>
            </w:rPr>
          </w:pPr>
          <w:r>
            <w:rPr>
              <w:rFonts w:eastAsia="Times New Roman"/>
            </w:rPr>
            <w:t xml:space="preserve">[98] </w:t>
          </w:r>
          <w:r>
            <w:rPr>
              <w:rFonts w:eastAsia="Times New Roman"/>
            </w:rPr>
            <w:tab/>
          </w:r>
          <w:proofErr w:type="spellStart"/>
          <w:r>
            <w:rPr>
              <w:rFonts w:eastAsia="Times New Roman"/>
              <w:i/>
              <w:iCs/>
            </w:rPr>
            <w:t>Asphalt</w:t>
          </w:r>
          <w:proofErr w:type="spellEnd"/>
          <w:r>
            <w:rPr>
              <w:rFonts w:eastAsia="Times New Roman"/>
              <w:i/>
              <w:iCs/>
            </w:rPr>
            <w:t xml:space="preserve"> 9: </w:t>
          </w:r>
          <w:proofErr w:type="spellStart"/>
          <w:r>
            <w:rPr>
              <w:rFonts w:eastAsia="Times New Roman"/>
              <w:i/>
              <w:iCs/>
            </w:rPr>
            <w:t>Legends</w:t>
          </w:r>
          <w:proofErr w:type="spellEnd"/>
          <w:r>
            <w:rPr>
              <w:rFonts w:eastAsia="Times New Roman"/>
              <w:i/>
              <w:iCs/>
            </w:rPr>
            <w:t xml:space="preserve"> - </w:t>
          </w:r>
          <w:proofErr w:type="spellStart"/>
          <w:r>
            <w:rPr>
              <w:rFonts w:eastAsia="Times New Roman"/>
              <w:i/>
              <w:iCs/>
            </w:rPr>
            <w:t>Arcade</w:t>
          </w:r>
          <w:proofErr w:type="spellEnd"/>
          <w:r>
            <w:rPr>
              <w:rFonts w:eastAsia="Times New Roman"/>
              <w:i/>
              <w:iCs/>
            </w:rPr>
            <w:t xml:space="preserve"> </w:t>
          </w:r>
          <w:proofErr w:type="spellStart"/>
          <w:r>
            <w:rPr>
              <w:rFonts w:eastAsia="Times New Roman"/>
              <w:i/>
              <w:iCs/>
            </w:rPr>
            <w:t>Racing</w:t>
          </w:r>
          <w:proofErr w:type="spellEnd"/>
          <w:r>
            <w:rPr>
              <w:rFonts w:eastAsia="Times New Roman"/>
              <w:i/>
              <w:iCs/>
            </w:rPr>
            <w:t xml:space="preserve"> | </w:t>
          </w:r>
          <w:proofErr w:type="spellStart"/>
          <w:r>
            <w:rPr>
              <w:rFonts w:eastAsia="Times New Roman"/>
              <w:i/>
              <w:iCs/>
            </w:rPr>
            <w:t>Asphalt</w:t>
          </w:r>
          <w:proofErr w:type="spellEnd"/>
          <w:r>
            <w:rPr>
              <w:rFonts w:eastAsia="Times New Roman"/>
              <w:i/>
              <w:iCs/>
            </w:rPr>
            <w:t xml:space="preserve"> </w:t>
          </w:r>
          <w:proofErr w:type="spellStart"/>
          <w:r>
            <w:rPr>
              <w:rFonts w:eastAsia="Times New Roman"/>
              <w:i/>
              <w:iCs/>
            </w:rPr>
            <w:t>Legends</w:t>
          </w:r>
          <w:proofErr w:type="spellEnd"/>
          <w:r>
            <w:rPr>
              <w:rFonts w:eastAsia="Times New Roman"/>
            </w:rPr>
            <w:t xml:space="preserve"> [online]. [vid. 2023-03-18]. Dostupné z: https://asphaltlegends.com/</w:t>
          </w:r>
        </w:p>
        <w:p w14:paraId="35586BAA" w14:textId="77777777" w:rsidR="00A87455" w:rsidRDefault="00A87455">
          <w:pPr>
            <w:autoSpaceDE w:val="0"/>
            <w:autoSpaceDN w:val="0"/>
            <w:ind w:hanging="640"/>
            <w:divId w:val="1729256556"/>
            <w:rPr>
              <w:rFonts w:eastAsia="Times New Roman"/>
            </w:rPr>
          </w:pPr>
          <w:r>
            <w:rPr>
              <w:rFonts w:eastAsia="Times New Roman"/>
            </w:rPr>
            <w:t xml:space="preserve">[99] </w:t>
          </w:r>
          <w:r>
            <w:rPr>
              <w:rFonts w:eastAsia="Times New Roman"/>
            </w:rPr>
            <w:tab/>
            <w:t xml:space="preserve">INDIAN. </w:t>
          </w:r>
          <w:proofErr w:type="spellStart"/>
          <w:r>
            <w:rPr>
              <w:rFonts w:eastAsia="Times New Roman"/>
              <w:i/>
              <w:iCs/>
            </w:rPr>
            <w:t>Wreckfest</w:t>
          </w:r>
          <w:proofErr w:type="spellEnd"/>
          <w:r>
            <w:rPr>
              <w:rFonts w:eastAsia="Times New Roman"/>
              <w:i/>
              <w:iCs/>
            </w:rPr>
            <w:t xml:space="preserve"> - Recenze - YouTube</w:t>
          </w:r>
          <w:r>
            <w:rPr>
              <w:rFonts w:eastAsia="Times New Roman"/>
            </w:rPr>
            <w:t xml:space="preserve"> [online]. [vid. 2023-03-18]. Dostupné z: https://www.youtube.com/watch?v=3_3nvi1vsZ4</w:t>
          </w:r>
        </w:p>
        <w:p w14:paraId="1C272F27" w14:textId="77777777" w:rsidR="00A87455" w:rsidRDefault="00A87455">
          <w:pPr>
            <w:autoSpaceDE w:val="0"/>
            <w:autoSpaceDN w:val="0"/>
            <w:ind w:hanging="640"/>
            <w:divId w:val="1373848522"/>
            <w:rPr>
              <w:rFonts w:eastAsia="Times New Roman"/>
            </w:rPr>
          </w:pPr>
          <w:r>
            <w:rPr>
              <w:rFonts w:eastAsia="Times New Roman"/>
            </w:rPr>
            <w:lastRenderedPageBreak/>
            <w:t xml:space="preserve">[100] </w:t>
          </w:r>
          <w:r>
            <w:rPr>
              <w:rFonts w:eastAsia="Times New Roman"/>
            </w:rPr>
            <w:tab/>
          </w:r>
          <w:r>
            <w:rPr>
              <w:rFonts w:eastAsia="Times New Roman"/>
              <w:i/>
              <w:iCs/>
            </w:rPr>
            <w:t xml:space="preserve">O HŘE | BLACKHOLE :: PC, MAC, LINUX :: 2D </w:t>
          </w:r>
          <w:proofErr w:type="spellStart"/>
          <w:r>
            <w:rPr>
              <w:rFonts w:eastAsia="Times New Roman"/>
              <w:i/>
              <w:iCs/>
            </w:rPr>
            <w:t>Platfomer</w:t>
          </w:r>
          <w:proofErr w:type="spellEnd"/>
          <w:r>
            <w:rPr>
              <w:rFonts w:eastAsia="Times New Roman"/>
            </w:rPr>
            <w:t xml:space="preserve"> [online]. [vid. 2021-12-03]. Dostupné z: https://blackhole-game.com/cs/o-hre</w:t>
          </w:r>
        </w:p>
        <w:p w14:paraId="2648AF34" w14:textId="77777777" w:rsidR="00A87455" w:rsidRDefault="00A87455">
          <w:pPr>
            <w:autoSpaceDE w:val="0"/>
            <w:autoSpaceDN w:val="0"/>
            <w:ind w:hanging="640"/>
            <w:divId w:val="925578343"/>
            <w:rPr>
              <w:rFonts w:eastAsia="Times New Roman"/>
            </w:rPr>
          </w:pPr>
          <w:r>
            <w:rPr>
              <w:rFonts w:eastAsia="Times New Roman"/>
            </w:rPr>
            <w:t xml:space="preserve">[101] </w:t>
          </w:r>
          <w:r>
            <w:rPr>
              <w:rFonts w:eastAsia="Times New Roman"/>
            </w:rPr>
            <w:tab/>
            <w:t xml:space="preserve">IAMTIMCOREY. </w:t>
          </w:r>
          <w:r>
            <w:rPr>
              <w:rFonts w:eastAsia="Times New Roman"/>
              <w:i/>
              <w:iCs/>
            </w:rPr>
            <w:t xml:space="preserve">WinForm vs WPF vs UWP vs </w:t>
          </w:r>
          <w:proofErr w:type="spellStart"/>
          <w:r>
            <w:rPr>
              <w:rFonts w:eastAsia="Times New Roman"/>
              <w:i/>
              <w:iCs/>
            </w:rPr>
            <w:t>Console</w:t>
          </w:r>
          <w:proofErr w:type="spellEnd"/>
          <w:r>
            <w:rPr>
              <w:rFonts w:eastAsia="Times New Roman"/>
              <w:i/>
              <w:iCs/>
            </w:rPr>
            <w:t xml:space="preserve"> - </w:t>
          </w:r>
          <w:proofErr w:type="spellStart"/>
          <w:r>
            <w:rPr>
              <w:rFonts w:eastAsia="Times New Roman"/>
              <w:i/>
              <w:iCs/>
            </w:rPr>
            <w:t>The</w:t>
          </w:r>
          <w:proofErr w:type="spellEnd"/>
          <w:r>
            <w:rPr>
              <w:rFonts w:eastAsia="Times New Roman"/>
              <w:i/>
              <w:iCs/>
            </w:rPr>
            <w:t xml:space="preserve"> C# Desktop UI </w:t>
          </w:r>
          <w:proofErr w:type="spellStart"/>
          <w:r>
            <w:rPr>
              <w:rFonts w:eastAsia="Times New Roman"/>
              <w:i/>
              <w:iCs/>
            </w:rPr>
            <w:t>Showdown</w:t>
          </w:r>
          <w:proofErr w:type="spellEnd"/>
          <w:r>
            <w:rPr>
              <w:rFonts w:eastAsia="Times New Roman"/>
              <w:i/>
              <w:iCs/>
            </w:rPr>
            <w:t xml:space="preserve"> (and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future</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.NET 5)</w:t>
          </w:r>
          <w:r>
            <w:rPr>
              <w:rFonts w:eastAsia="Times New Roman"/>
            </w:rPr>
            <w:t xml:space="preserve"> [online]. 2019 [vid. 2021-05-03]. Dostupné z: https://www.youtube.com/watch?v=yq0dSkA1vpM</w:t>
          </w:r>
        </w:p>
        <w:p w14:paraId="4D763508" w14:textId="77777777" w:rsidR="00A87455" w:rsidRDefault="00A87455">
          <w:pPr>
            <w:autoSpaceDE w:val="0"/>
            <w:autoSpaceDN w:val="0"/>
            <w:ind w:hanging="640"/>
            <w:divId w:val="1511023641"/>
            <w:rPr>
              <w:rFonts w:eastAsia="Times New Roman"/>
            </w:rPr>
          </w:pPr>
          <w:r>
            <w:rPr>
              <w:rFonts w:eastAsia="Times New Roman"/>
            </w:rPr>
            <w:t xml:space="preserve">[102] </w:t>
          </w:r>
          <w:r>
            <w:rPr>
              <w:rFonts w:eastAsia="Times New Roman"/>
            </w:rPr>
            <w:tab/>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WPF and </w:t>
          </w:r>
          <w:proofErr w:type="spellStart"/>
          <w:r>
            <w:rPr>
              <w:rFonts w:eastAsia="Times New Roman"/>
              <w:i/>
              <w:iCs/>
            </w:rPr>
            <w:t>WinForms</w:t>
          </w:r>
          <w:proofErr w:type="spellEnd"/>
          <w:r>
            <w:rPr>
              <w:rFonts w:eastAsia="Times New Roman"/>
              <w:i/>
              <w:iCs/>
            </w:rPr>
            <w:t xml:space="preserve"> - </w:t>
          </w:r>
          <w:proofErr w:type="spellStart"/>
          <w:r>
            <w:rPr>
              <w:rFonts w:eastAsia="Times New Roman"/>
              <w:i/>
              <w:iCs/>
            </w:rPr>
            <w:t>GeeksforGeeks</w:t>
          </w:r>
          <w:proofErr w:type="spellEnd"/>
          <w:r>
            <w:rPr>
              <w:rFonts w:eastAsia="Times New Roman"/>
            </w:rPr>
            <w:t xml:space="preserve"> [online]. [vid. 2023-03-24]. Dostupné z: https://www.geeksforgeeks.org/difference-between-wpf-and-winforms/</w:t>
          </w:r>
        </w:p>
        <w:p w14:paraId="4ADD5743" w14:textId="77777777" w:rsidR="00A87455" w:rsidRDefault="00A87455">
          <w:pPr>
            <w:autoSpaceDE w:val="0"/>
            <w:autoSpaceDN w:val="0"/>
            <w:ind w:hanging="640"/>
            <w:divId w:val="933124886"/>
            <w:rPr>
              <w:rFonts w:eastAsia="Times New Roman"/>
            </w:rPr>
          </w:pPr>
          <w:r>
            <w:rPr>
              <w:rFonts w:eastAsia="Times New Roman"/>
            </w:rPr>
            <w:t xml:space="preserve">[103] </w:t>
          </w:r>
          <w:r>
            <w:rPr>
              <w:rFonts w:eastAsia="Times New Roman"/>
            </w:rPr>
            <w:tab/>
          </w:r>
          <w:proofErr w:type="spellStart"/>
          <w:r>
            <w:rPr>
              <w:rFonts w:eastAsia="Times New Roman"/>
              <w:i/>
              <w:iCs/>
            </w:rPr>
            <w:t>Overview</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GDI+ - Win32 </w:t>
          </w:r>
          <w:proofErr w:type="spellStart"/>
          <w:r>
            <w:rPr>
              <w:rFonts w:eastAsia="Times New Roman"/>
              <w:i/>
              <w:iCs/>
            </w:rPr>
            <w:t>apps</w:t>
          </w:r>
          <w:proofErr w:type="spell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2023-03-24]. Dostupné z: https://learn.microsoft.com/en-us/windows/win32/gdiplus/-gdiplus-overview-of-gdi--about</w:t>
          </w:r>
        </w:p>
        <w:p w14:paraId="286979A3" w14:textId="77777777" w:rsidR="00A87455" w:rsidRDefault="00A87455">
          <w:pPr>
            <w:autoSpaceDE w:val="0"/>
            <w:autoSpaceDN w:val="0"/>
            <w:ind w:hanging="640"/>
            <w:divId w:val="1872765651"/>
            <w:rPr>
              <w:rFonts w:eastAsia="Times New Roman"/>
            </w:rPr>
          </w:pPr>
          <w:r>
            <w:rPr>
              <w:rFonts w:eastAsia="Times New Roman"/>
            </w:rPr>
            <w:t xml:space="preserve">[104] </w:t>
          </w:r>
          <w:r>
            <w:rPr>
              <w:rFonts w:eastAsia="Times New Roman"/>
            </w:rPr>
            <w:tab/>
          </w:r>
          <w:r>
            <w:rPr>
              <w:rFonts w:eastAsia="Times New Roman"/>
              <w:i/>
              <w:iCs/>
            </w:rPr>
            <w:t xml:space="preserve">GDI+ - Win32 </w:t>
          </w:r>
          <w:proofErr w:type="spellStart"/>
          <w:r>
            <w:rPr>
              <w:rFonts w:eastAsia="Times New Roman"/>
              <w:i/>
              <w:iCs/>
            </w:rPr>
            <w:t>apps</w:t>
          </w:r>
          <w:proofErr w:type="spell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2023-03-24]. Dostupné z: https://learn.microsoft.com/en-us/windows/win32/gdiplus/-gdiplus-gdi-start</w:t>
          </w:r>
        </w:p>
        <w:p w14:paraId="716C22F3" w14:textId="77777777" w:rsidR="00A87455" w:rsidRDefault="00A87455">
          <w:pPr>
            <w:autoSpaceDE w:val="0"/>
            <w:autoSpaceDN w:val="0"/>
            <w:ind w:hanging="640"/>
            <w:divId w:val="31004580"/>
            <w:rPr>
              <w:rFonts w:eastAsia="Times New Roman"/>
            </w:rPr>
          </w:pPr>
          <w:r>
            <w:rPr>
              <w:rFonts w:eastAsia="Times New Roman"/>
            </w:rPr>
            <w:t xml:space="preserve">[105] </w:t>
          </w:r>
          <w:r>
            <w:rPr>
              <w:rFonts w:eastAsia="Times New Roman"/>
            </w:rPr>
            <w:tab/>
          </w:r>
          <w:proofErr w:type="spellStart"/>
          <w:r>
            <w:rPr>
              <w:rFonts w:eastAsia="Times New Roman"/>
              <w:i/>
              <w:iCs/>
            </w:rPr>
            <w:t>Remote</w:t>
          </w:r>
          <w:proofErr w:type="spellEnd"/>
          <w:r>
            <w:rPr>
              <w:rFonts w:eastAsia="Times New Roman"/>
              <w:i/>
              <w:iCs/>
            </w:rPr>
            <w:t xml:space="preserve"> Desktop </w:t>
          </w:r>
          <w:proofErr w:type="spellStart"/>
          <w:r>
            <w:rPr>
              <w:rFonts w:eastAsia="Times New Roman"/>
              <w:i/>
              <w:iCs/>
            </w:rPr>
            <w:t>Services</w:t>
          </w:r>
          <w:proofErr w:type="spellEnd"/>
          <w:r>
            <w:rPr>
              <w:rFonts w:eastAsia="Times New Roman"/>
              <w:i/>
              <w:iCs/>
            </w:rPr>
            <w:t xml:space="preserve"> - GPU </w:t>
          </w:r>
          <w:proofErr w:type="spellStart"/>
          <w:r>
            <w:rPr>
              <w:rFonts w:eastAsia="Times New Roman"/>
              <w:i/>
              <w:iCs/>
            </w:rPr>
            <w:t>acceleration</w:t>
          </w:r>
          <w:proofErr w:type="spell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2023-03-24]. Dostupné z: https://learn.microsoft.com/en-us/windows-server/remote/remote-desktop-services/rds-graphics-virtualization</w:t>
          </w:r>
        </w:p>
        <w:p w14:paraId="5C85C215" w14:textId="77777777" w:rsidR="00A87455" w:rsidRDefault="00A87455">
          <w:pPr>
            <w:autoSpaceDE w:val="0"/>
            <w:autoSpaceDN w:val="0"/>
            <w:ind w:hanging="640"/>
            <w:divId w:val="1944459470"/>
            <w:rPr>
              <w:rFonts w:eastAsia="Times New Roman"/>
            </w:rPr>
          </w:pPr>
          <w:r>
            <w:rPr>
              <w:rFonts w:eastAsia="Times New Roman"/>
            </w:rPr>
            <w:t xml:space="preserve">[106] </w:t>
          </w:r>
          <w:r>
            <w:rPr>
              <w:rFonts w:eastAsia="Times New Roman"/>
            </w:rPr>
            <w:tab/>
          </w:r>
          <w:proofErr w:type="spellStart"/>
          <w:r>
            <w:rPr>
              <w:rFonts w:eastAsia="Times New Roman"/>
              <w:i/>
              <w:iCs/>
            </w:rPr>
            <w:t>Graphics</w:t>
          </w:r>
          <w:proofErr w:type="spellEnd"/>
          <w:r>
            <w:rPr>
              <w:rFonts w:eastAsia="Times New Roman"/>
              <w:i/>
              <w:iCs/>
            </w:rPr>
            <w:t xml:space="preserve"> and </w:t>
          </w:r>
          <w:proofErr w:type="spellStart"/>
          <w:r>
            <w:rPr>
              <w:rFonts w:eastAsia="Times New Roman"/>
              <w:i/>
              <w:iCs/>
            </w:rPr>
            <w:t>Drawing</w:t>
          </w:r>
          <w:proofErr w:type="spellEnd"/>
          <w:r>
            <w:rPr>
              <w:rFonts w:eastAsia="Times New Roman"/>
              <w:i/>
              <w:iCs/>
            </w:rPr>
            <w:t xml:space="preserve"> - Windows </w:t>
          </w:r>
          <w:proofErr w:type="spellStart"/>
          <w:r>
            <w:rPr>
              <w:rFonts w:eastAsia="Times New Roman"/>
              <w:i/>
              <w:iCs/>
            </w:rPr>
            <w:t>Forms</w:t>
          </w:r>
          <w:proofErr w:type="spellEnd"/>
          <w:r>
            <w:rPr>
              <w:rFonts w:eastAsia="Times New Roman"/>
              <w:i/>
              <w:iCs/>
            </w:rPr>
            <w:t xml:space="preserve"> .NET Framework | Microsoft </w:t>
          </w:r>
          <w:proofErr w:type="spellStart"/>
          <w:r>
            <w:rPr>
              <w:rFonts w:eastAsia="Times New Roman"/>
              <w:i/>
              <w:iCs/>
            </w:rPr>
            <w:t>Learn</w:t>
          </w:r>
          <w:proofErr w:type="spellEnd"/>
          <w:r>
            <w:rPr>
              <w:rFonts w:eastAsia="Times New Roman"/>
            </w:rPr>
            <w:t xml:space="preserve"> [online]. [vid. 2023-03-24]. Dostupné z: https://learn.microsoft.com/en-us/dotnet/desktop/winforms/advanced/graphics-and-drawing-in-windows-forms?view=netframeworkdesktop-4.8</w:t>
          </w:r>
        </w:p>
        <w:p w14:paraId="12737892" w14:textId="77777777" w:rsidR="00A87455" w:rsidRDefault="00A87455">
          <w:pPr>
            <w:autoSpaceDE w:val="0"/>
            <w:autoSpaceDN w:val="0"/>
            <w:ind w:hanging="640"/>
            <w:divId w:val="721945037"/>
            <w:rPr>
              <w:rFonts w:eastAsia="Times New Roman"/>
            </w:rPr>
          </w:pPr>
          <w:r>
            <w:rPr>
              <w:rFonts w:eastAsia="Times New Roman"/>
            </w:rPr>
            <w:t xml:space="preserve">[107] </w:t>
          </w:r>
          <w:r>
            <w:rPr>
              <w:rFonts w:eastAsia="Times New Roman"/>
            </w:rPr>
            <w:tab/>
          </w:r>
          <w:r>
            <w:rPr>
              <w:rFonts w:eastAsia="Times New Roman"/>
              <w:i/>
              <w:iCs/>
            </w:rPr>
            <w:t xml:space="preserve">DirectX </w:t>
          </w:r>
          <w:proofErr w:type="spellStart"/>
          <w:r>
            <w:rPr>
              <w:rFonts w:eastAsia="Times New Roman"/>
              <w:i/>
              <w:iCs/>
            </w:rPr>
            <w:t>graphics</w:t>
          </w:r>
          <w:proofErr w:type="spellEnd"/>
          <w:r>
            <w:rPr>
              <w:rFonts w:eastAsia="Times New Roman"/>
              <w:i/>
              <w:iCs/>
            </w:rPr>
            <w:t xml:space="preserve"> and gaming - Win32 </w:t>
          </w:r>
          <w:proofErr w:type="spellStart"/>
          <w:r>
            <w:rPr>
              <w:rFonts w:eastAsia="Times New Roman"/>
              <w:i/>
              <w:iCs/>
            </w:rPr>
            <w:t>apps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2021-11-12]. Dostupné z: https://docs.microsoft.com/en-us/windows/win32/directx</w:t>
          </w:r>
        </w:p>
        <w:p w14:paraId="72E543D1" w14:textId="77777777" w:rsidR="00A87455" w:rsidRDefault="00A87455">
          <w:pPr>
            <w:autoSpaceDE w:val="0"/>
            <w:autoSpaceDN w:val="0"/>
            <w:ind w:hanging="640"/>
            <w:divId w:val="683361017"/>
            <w:rPr>
              <w:rFonts w:eastAsia="Times New Roman"/>
            </w:rPr>
          </w:pPr>
          <w:r>
            <w:rPr>
              <w:rFonts w:eastAsia="Times New Roman"/>
            </w:rPr>
            <w:t xml:space="preserve">[108] </w:t>
          </w:r>
          <w:r>
            <w:rPr>
              <w:rFonts w:eastAsia="Times New Roman"/>
            </w:rPr>
            <w:tab/>
          </w:r>
          <w:r>
            <w:rPr>
              <w:rFonts w:eastAsia="Times New Roman"/>
              <w:i/>
              <w:iCs/>
            </w:rPr>
            <w:t xml:space="preserve">[MS-XAML]: </w:t>
          </w:r>
          <w:proofErr w:type="spellStart"/>
          <w:r>
            <w:rPr>
              <w:rFonts w:eastAsia="Times New Roman"/>
              <w:i/>
              <w:iCs/>
            </w:rPr>
            <w:t>Xaml</w:t>
          </w:r>
          <w:proofErr w:type="spellEnd"/>
          <w:r>
            <w:rPr>
              <w:rFonts w:eastAsia="Times New Roman"/>
              <w:i/>
              <w:iCs/>
            </w:rPr>
            <w:t xml:space="preserve">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Mapping</w:t>
          </w:r>
          <w:proofErr w:type="spellEnd"/>
          <w:r>
            <w:rPr>
              <w:rFonts w:eastAsia="Times New Roman"/>
              <w:i/>
              <w:iCs/>
            </w:rPr>
            <w:t xml:space="preserve"> </w:t>
          </w:r>
          <w:proofErr w:type="spellStart"/>
          <w:r>
            <w:rPr>
              <w:rFonts w:eastAsia="Times New Roman"/>
              <w:i/>
              <w:iCs/>
            </w:rPr>
            <w:t>Specification</w:t>
          </w:r>
          <w:proofErr w:type="spellEnd"/>
          <w:r>
            <w:rPr>
              <w:rFonts w:eastAsia="Times New Roman"/>
              <w:i/>
              <w:iCs/>
            </w:rPr>
            <w:t xml:space="preserve"> 2006 </w:t>
          </w:r>
          <w:proofErr w:type="spellStart"/>
          <w:r>
            <w:rPr>
              <w:rFonts w:eastAsia="Times New Roman"/>
              <w:i/>
              <w:iCs/>
            </w:rPr>
            <w:t>Intellectual</w:t>
          </w:r>
          <w:proofErr w:type="spellEnd"/>
          <w:r>
            <w:rPr>
              <w:rFonts w:eastAsia="Times New Roman"/>
              <w:i/>
              <w:iCs/>
            </w:rPr>
            <w:t xml:space="preserve"> </w:t>
          </w:r>
          <w:proofErr w:type="spellStart"/>
          <w:r>
            <w:rPr>
              <w:rFonts w:eastAsia="Times New Roman"/>
              <w:i/>
              <w:iCs/>
            </w:rPr>
            <w:t>Property</w:t>
          </w:r>
          <w:proofErr w:type="spellEnd"/>
          <w:r>
            <w:rPr>
              <w:rFonts w:eastAsia="Times New Roman"/>
              <w:i/>
              <w:iCs/>
            </w:rPr>
            <w:t xml:space="preserve"> </w:t>
          </w:r>
          <w:proofErr w:type="spellStart"/>
          <w:r>
            <w:rPr>
              <w:rFonts w:eastAsia="Times New Roman"/>
              <w:i/>
              <w:iCs/>
            </w:rPr>
            <w:t>Rights</w:t>
          </w:r>
          <w:proofErr w:type="spellEnd"/>
          <w:r>
            <w:rPr>
              <w:rFonts w:eastAsia="Times New Roman"/>
              <w:i/>
              <w:iCs/>
            </w:rPr>
            <w:t xml:space="preserve"> </w:t>
          </w:r>
          <w:proofErr w:type="spellStart"/>
          <w:r>
            <w:rPr>
              <w:rFonts w:eastAsia="Times New Roman"/>
              <w:i/>
              <w:iCs/>
            </w:rPr>
            <w:t>Notice</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Open </w:t>
          </w:r>
          <w:proofErr w:type="spellStart"/>
          <w:r>
            <w:rPr>
              <w:rFonts w:eastAsia="Times New Roman"/>
              <w:i/>
              <w:iCs/>
            </w:rPr>
            <w:t>Specifications</w:t>
          </w:r>
          <w:proofErr w:type="spellEnd"/>
          <w:r>
            <w:rPr>
              <w:rFonts w:eastAsia="Times New Roman"/>
              <w:i/>
              <w:iCs/>
            </w:rPr>
            <w:t xml:space="preserve"> </w:t>
          </w:r>
          <w:proofErr w:type="spellStart"/>
          <w:r>
            <w:rPr>
              <w:rFonts w:eastAsia="Times New Roman"/>
              <w:i/>
              <w:iCs/>
            </w:rPr>
            <w:t>Documentation</w:t>
          </w:r>
          <w:proofErr w:type="spellEnd"/>
          <w:r>
            <w:rPr>
              <w:rFonts w:eastAsia="Times New Roman"/>
            </w:rPr>
            <w:t xml:space="preserve"> [online]. 2008 [vid. 2021-10-16]. Dostupné z: http://download.microsoft.com/download/0/A/6/0A6F7755-9AF5-448B-907D-13985ACCF53E/%5BMS-XAML%5D.pdf</w:t>
          </w:r>
        </w:p>
        <w:p w14:paraId="60678D67" w14:textId="77777777" w:rsidR="00A87455" w:rsidRDefault="00A87455">
          <w:pPr>
            <w:autoSpaceDE w:val="0"/>
            <w:autoSpaceDN w:val="0"/>
            <w:ind w:hanging="640"/>
            <w:divId w:val="1416198627"/>
            <w:rPr>
              <w:rFonts w:eastAsia="Times New Roman"/>
            </w:rPr>
          </w:pPr>
          <w:r>
            <w:rPr>
              <w:rFonts w:eastAsia="Times New Roman"/>
            </w:rPr>
            <w:t xml:space="preserve">[109] </w:t>
          </w:r>
          <w:r>
            <w:rPr>
              <w:rFonts w:eastAsia="Times New Roman"/>
            </w:rPr>
            <w:tab/>
          </w:r>
          <w:r>
            <w:rPr>
              <w:rFonts w:eastAsia="Times New Roman"/>
              <w:i/>
              <w:iCs/>
            </w:rPr>
            <w:t xml:space="preserve">Desktop vs Mobile Market </w:t>
          </w:r>
          <w:proofErr w:type="spellStart"/>
          <w:r>
            <w:rPr>
              <w:rFonts w:eastAsia="Times New Roman"/>
              <w:i/>
              <w:iCs/>
            </w:rPr>
            <w:t>Share</w:t>
          </w:r>
          <w:proofErr w:type="spellEnd"/>
          <w:r>
            <w:rPr>
              <w:rFonts w:eastAsia="Times New Roman"/>
              <w:i/>
              <w:iCs/>
            </w:rPr>
            <w:t xml:space="preserve"> </w:t>
          </w:r>
          <w:proofErr w:type="spellStart"/>
          <w:r>
            <w:rPr>
              <w:rFonts w:eastAsia="Times New Roman"/>
              <w:i/>
              <w:iCs/>
            </w:rPr>
            <w:t>Worldwide</w:t>
          </w:r>
          <w:proofErr w:type="spellEnd"/>
          <w:r>
            <w:rPr>
              <w:rFonts w:eastAsia="Times New Roman"/>
              <w:i/>
              <w:iCs/>
            </w:rPr>
            <w:t xml:space="preserve"> | </w:t>
          </w:r>
          <w:proofErr w:type="spellStart"/>
          <w:r>
            <w:rPr>
              <w:rFonts w:eastAsia="Times New Roman"/>
              <w:i/>
              <w:iCs/>
            </w:rPr>
            <w:t>Statcounter</w:t>
          </w:r>
          <w:proofErr w:type="spellEnd"/>
          <w:r>
            <w:rPr>
              <w:rFonts w:eastAsia="Times New Roman"/>
              <w:i/>
              <w:iCs/>
            </w:rPr>
            <w:t xml:space="preserve"> </w:t>
          </w:r>
          <w:proofErr w:type="spellStart"/>
          <w:r>
            <w:rPr>
              <w:rFonts w:eastAsia="Times New Roman"/>
              <w:i/>
              <w:iCs/>
            </w:rPr>
            <w:t>Global</w:t>
          </w:r>
          <w:proofErr w:type="spellEnd"/>
          <w:r>
            <w:rPr>
              <w:rFonts w:eastAsia="Times New Roman"/>
              <w:i/>
              <w:iCs/>
            </w:rPr>
            <w:t xml:space="preserve"> </w:t>
          </w:r>
          <w:proofErr w:type="spellStart"/>
          <w:r>
            <w:rPr>
              <w:rFonts w:eastAsia="Times New Roman"/>
              <w:i/>
              <w:iCs/>
            </w:rPr>
            <w:t>Stats</w:t>
          </w:r>
          <w:proofErr w:type="spellEnd"/>
          <w:r>
            <w:rPr>
              <w:rFonts w:eastAsia="Times New Roman"/>
            </w:rPr>
            <w:t xml:space="preserve"> [online]. [vid. 2023-03-24]. Dostupné z: https://gs.statcounter.com/platform-market-share/desktop-mobile/worldwide/#monthly-201001-202302</w:t>
          </w:r>
        </w:p>
        <w:p w14:paraId="7FA89895" w14:textId="77777777" w:rsidR="00A87455" w:rsidRDefault="00A87455">
          <w:pPr>
            <w:autoSpaceDE w:val="0"/>
            <w:autoSpaceDN w:val="0"/>
            <w:ind w:hanging="640"/>
            <w:divId w:val="368993614"/>
            <w:rPr>
              <w:rFonts w:eastAsia="Times New Roman"/>
            </w:rPr>
          </w:pPr>
          <w:r>
            <w:rPr>
              <w:rFonts w:eastAsia="Times New Roman"/>
            </w:rPr>
            <w:t xml:space="preserve">[110] </w:t>
          </w:r>
          <w:r>
            <w:rPr>
              <w:rFonts w:eastAsia="Times New Roman"/>
            </w:rPr>
            <w:tab/>
            <w:t xml:space="preserve">MONOGAMES. </w:t>
          </w:r>
          <w:proofErr w:type="spellStart"/>
          <w:r>
            <w:rPr>
              <w:rFonts w:eastAsia="Times New Roman"/>
              <w:i/>
              <w:iCs/>
            </w:rPr>
            <w:t>About</w:t>
          </w:r>
          <w:proofErr w:type="spellEnd"/>
          <w:r>
            <w:rPr>
              <w:rFonts w:eastAsia="Times New Roman"/>
              <w:i/>
              <w:iCs/>
            </w:rPr>
            <w:t xml:space="preserve"> | </w:t>
          </w:r>
          <w:proofErr w:type="spellStart"/>
          <w:r>
            <w:rPr>
              <w:rFonts w:eastAsia="Times New Roman"/>
              <w:i/>
              <w:iCs/>
            </w:rPr>
            <w:t>MonoGame</w:t>
          </w:r>
          <w:proofErr w:type="spellEnd"/>
          <w:r>
            <w:rPr>
              <w:rFonts w:eastAsia="Times New Roman"/>
            </w:rPr>
            <w:t xml:space="preserve"> [online]. [vid. 2021-10-05]. Dostupné z: https://www.monogame.net/about/</w:t>
          </w:r>
        </w:p>
        <w:p w14:paraId="01F2891D" w14:textId="77777777" w:rsidR="00A87455" w:rsidRDefault="00A87455">
          <w:pPr>
            <w:autoSpaceDE w:val="0"/>
            <w:autoSpaceDN w:val="0"/>
            <w:ind w:hanging="640"/>
            <w:divId w:val="2046782539"/>
            <w:rPr>
              <w:rFonts w:eastAsia="Times New Roman"/>
            </w:rPr>
          </w:pPr>
          <w:r>
            <w:rPr>
              <w:rFonts w:eastAsia="Times New Roman"/>
            </w:rPr>
            <w:t xml:space="preserve">[111] </w:t>
          </w:r>
          <w:r>
            <w:rPr>
              <w:rFonts w:eastAsia="Times New Roman"/>
            </w:rPr>
            <w:tab/>
            <w:t xml:space="preserve">STRIDE. </w:t>
          </w:r>
          <w:proofErr w:type="spellStart"/>
          <w:r>
            <w:rPr>
              <w:rFonts w:eastAsia="Times New Roman"/>
              <w:i/>
              <w:iCs/>
            </w:rPr>
            <w:t>Stride</w:t>
          </w:r>
          <w:proofErr w:type="spellEnd"/>
          <w:r>
            <w:rPr>
              <w:rFonts w:eastAsia="Times New Roman"/>
              <w:i/>
              <w:iCs/>
            </w:rPr>
            <w:t xml:space="preserve"> Game </w:t>
          </w:r>
          <w:proofErr w:type="spellStart"/>
          <w:r>
            <w:rPr>
              <w:rFonts w:eastAsia="Times New Roman"/>
              <w:i/>
              <w:iCs/>
            </w:rPr>
            <w:t>Engine</w:t>
          </w:r>
          <w:proofErr w:type="spellEnd"/>
          <w:r>
            <w:rPr>
              <w:rFonts w:eastAsia="Times New Roman"/>
            </w:rPr>
            <w:t xml:space="preserve"> [online]. [vid. 2021-10-08]. Dostupné z: https://www.stride3d.net/</w:t>
          </w:r>
        </w:p>
        <w:p w14:paraId="5082D01C" w14:textId="77777777" w:rsidR="00A87455" w:rsidRDefault="00A87455">
          <w:pPr>
            <w:autoSpaceDE w:val="0"/>
            <w:autoSpaceDN w:val="0"/>
            <w:ind w:hanging="640"/>
            <w:divId w:val="247272760"/>
            <w:rPr>
              <w:rFonts w:eastAsia="Times New Roman"/>
            </w:rPr>
          </w:pPr>
          <w:r>
            <w:rPr>
              <w:rFonts w:eastAsia="Times New Roman"/>
            </w:rPr>
            <w:t xml:space="preserve">[112] </w:t>
          </w:r>
          <w:r>
            <w:rPr>
              <w:rFonts w:eastAsia="Times New Roman"/>
            </w:rPr>
            <w:tab/>
          </w:r>
          <w:proofErr w:type="spellStart"/>
          <w:r>
            <w:rPr>
              <w:rFonts w:eastAsia="Times New Roman"/>
              <w:i/>
              <w:iCs/>
            </w:rPr>
            <w:t>What’s</w:t>
          </w:r>
          <w:proofErr w:type="spellEnd"/>
          <w:r>
            <w:rPr>
              <w:rFonts w:eastAsia="Times New Roman"/>
              <w:i/>
              <w:iCs/>
            </w:rPr>
            <w:t xml:space="preserve"> a Universal Windows </w:t>
          </w:r>
          <w:proofErr w:type="spellStart"/>
          <w:r>
            <w:rPr>
              <w:rFonts w:eastAsia="Times New Roman"/>
              <w:i/>
              <w:iCs/>
            </w:rPr>
            <w:t>Platform</w:t>
          </w:r>
          <w:proofErr w:type="spellEnd"/>
          <w:r>
            <w:rPr>
              <w:rFonts w:eastAsia="Times New Roman"/>
              <w:i/>
              <w:iCs/>
            </w:rPr>
            <w:t xml:space="preserve"> (UWP) </w:t>
          </w:r>
          <w:proofErr w:type="spellStart"/>
          <w:r>
            <w:rPr>
              <w:rFonts w:eastAsia="Times New Roman"/>
              <w:i/>
              <w:iCs/>
            </w:rPr>
            <w:t>app</w:t>
          </w:r>
          <w:proofErr w:type="spellEnd"/>
          <w:r>
            <w:rPr>
              <w:rFonts w:eastAsia="Times New Roman"/>
              <w:i/>
              <w:iCs/>
            </w:rPr>
            <w:t xml:space="preserve">? - UWP </w:t>
          </w:r>
          <w:proofErr w:type="spellStart"/>
          <w:r>
            <w:rPr>
              <w:rFonts w:eastAsia="Times New Roman"/>
              <w:i/>
              <w:iCs/>
            </w:rPr>
            <w:t>applications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2021-12-03]. Dostupné z: https://docs.microsoft.com/en-us/windows/uwp/get-started/universal-application-platform-guide</w:t>
          </w:r>
        </w:p>
        <w:p w14:paraId="4576B351" w14:textId="77777777" w:rsidR="00A87455" w:rsidRDefault="00A87455">
          <w:pPr>
            <w:autoSpaceDE w:val="0"/>
            <w:autoSpaceDN w:val="0"/>
            <w:ind w:hanging="640"/>
            <w:divId w:val="7298945"/>
            <w:rPr>
              <w:rFonts w:eastAsia="Times New Roman"/>
            </w:rPr>
          </w:pPr>
          <w:r>
            <w:rPr>
              <w:rFonts w:eastAsia="Times New Roman"/>
            </w:rPr>
            <w:t xml:space="preserve">[113] </w:t>
          </w:r>
          <w:r>
            <w:rPr>
              <w:rFonts w:eastAsia="Times New Roman"/>
            </w:rPr>
            <w:tab/>
            <w:t xml:space="preserve">DOCS.MICROSOFT.COM. </w:t>
          </w:r>
          <w:proofErr w:type="spellStart"/>
          <w:r>
            <w:rPr>
              <w:rFonts w:eastAsia="Times New Roman"/>
              <w:i/>
              <w:iCs/>
            </w:rPr>
            <w:t>Xamarin.Essentials</w:t>
          </w:r>
          <w:proofErr w:type="spellEnd"/>
          <w:r>
            <w:rPr>
              <w:rFonts w:eastAsia="Times New Roman"/>
              <w:i/>
              <w:iCs/>
            </w:rPr>
            <w:t xml:space="preserve"> - </w:t>
          </w:r>
          <w:proofErr w:type="spellStart"/>
          <w:r>
            <w:rPr>
              <w:rFonts w:eastAsia="Times New Roman"/>
              <w:i/>
              <w:iCs/>
            </w:rPr>
            <w:t>Xamarin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2021-10-05]. Dostupné z: https://docs.microsoft.com/en-us/xamarin/essentials/?WT.mc_id=dotnet-35129-website</w:t>
          </w:r>
        </w:p>
        <w:p w14:paraId="75C9FF8B" w14:textId="77777777" w:rsidR="00A87455" w:rsidRDefault="00A87455">
          <w:pPr>
            <w:autoSpaceDE w:val="0"/>
            <w:autoSpaceDN w:val="0"/>
            <w:ind w:hanging="640"/>
            <w:divId w:val="131867573"/>
            <w:rPr>
              <w:rFonts w:eastAsia="Times New Roman"/>
            </w:rPr>
          </w:pPr>
          <w:r>
            <w:rPr>
              <w:rFonts w:eastAsia="Times New Roman"/>
            </w:rPr>
            <w:t xml:space="preserve">[114] </w:t>
          </w:r>
          <w:r>
            <w:rPr>
              <w:rFonts w:eastAsia="Times New Roman"/>
            </w:rPr>
            <w:tab/>
            <w:t xml:space="preserve">MICROSOFT. </w:t>
          </w:r>
          <w:proofErr w:type="spellStart"/>
          <w:r>
            <w:rPr>
              <w:rFonts w:eastAsia="Times New Roman"/>
              <w:i/>
              <w:iCs/>
            </w:rPr>
            <w:t>Xamarin</w:t>
          </w:r>
          <w:proofErr w:type="spellEnd"/>
          <w:r>
            <w:rPr>
              <w:rFonts w:eastAsia="Times New Roman"/>
              <w:i/>
              <w:iCs/>
            </w:rPr>
            <w:t xml:space="preserve"> | Open-source mobile </w:t>
          </w:r>
          <w:proofErr w:type="spellStart"/>
          <w:r>
            <w:rPr>
              <w:rFonts w:eastAsia="Times New Roman"/>
              <w:i/>
              <w:iCs/>
            </w:rPr>
            <w:t>app</w:t>
          </w:r>
          <w:proofErr w:type="spellEnd"/>
          <w:r>
            <w:rPr>
              <w:rFonts w:eastAsia="Times New Roman"/>
              <w:i/>
              <w:iCs/>
            </w:rPr>
            <w:t xml:space="preserve"> </w:t>
          </w:r>
          <w:proofErr w:type="spellStart"/>
          <w:r>
            <w:rPr>
              <w:rFonts w:eastAsia="Times New Roman"/>
              <w:i/>
              <w:iCs/>
            </w:rPr>
            <w:t>platform</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.NET</w:t>
          </w:r>
          <w:r>
            <w:rPr>
              <w:rFonts w:eastAsia="Times New Roman"/>
            </w:rPr>
            <w:t xml:space="preserve"> [online]. [vid. 2021-10-03]. Dostupné z: https://dotnet.microsoft.com/apps/xamarin</w:t>
          </w:r>
        </w:p>
        <w:p w14:paraId="615D5E85" w14:textId="77777777" w:rsidR="00A87455" w:rsidRDefault="00A87455">
          <w:pPr>
            <w:autoSpaceDE w:val="0"/>
            <w:autoSpaceDN w:val="0"/>
            <w:ind w:hanging="640"/>
            <w:divId w:val="1740518888"/>
            <w:rPr>
              <w:rFonts w:eastAsia="Times New Roman"/>
            </w:rPr>
          </w:pPr>
          <w:r>
            <w:rPr>
              <w:rFonts w:eastAsia="Times New Roman"/>
            </w:rPr>
            <w:lastRenderedPageBreak/>
            <w:t xml:space="preserve">[115] </w:t>
          </w:r>
          <w:r>
            <w:rPr>
              <w:rFonts w:eastAsia="Times New Roman"/>
            </w:rPr>
            <w:tab/>
            <w:t xml:space="preserve">DOCS.MICROSOFT.COM. </w:t>
          </w:r>
          <w:proofErr w:type="spellStart"/>
          <w:r>
            <w:rPr>
              <w:rFonts w:eastAsia="Times New Roman"/>
              <w:i/>
              <w:iCs/>
            </w:rPr>
            <w:t>Xamarin.Forms</w:t>
          </w:r>
          <w:proofErr w:type="spellEnd"/>
          <w:r>
            <w:rPr>
              <w:rFonts w:eastAsia="Times New Roman"/>
              <w:i/>
              <w:iCs/>
            </w:rPr>
            <w:t xml:space="preserve"> </w:t>
          </w:r>
          <w:proofErr w:type="spellStart"/>
          <w:r>
            <w:rPr>
              <w:rFonts w:eastAsia="Times New Roman"/>
              <w:i/>
              <w:iCs/>
            </w:rPr>
            <w:t>Views</w:t>
          </w:r>
          <w:proofErr w:type="spellEnd"/>
          <w:r>
            <w:rPr>
              <w:rFonts w:eastAsia="Times New Roman"/>
              <w:i/>
              <w:iCs/>
            </w:rPr>
            <w:t xml:space="preserve"> - </w:t>
          </w:r>
          <w:proofErr w:type="spellStart"/>
          <w:r>
            <w:rPr>
              <w:rFonts w:eastAsia="Times New Roman"/>
              <w:i/>
              <w:iCs/>
            </w:rPr>
            <w:t>Xamarin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2021-10-04]. Dostupné z: https://docs.microsoft.com/en-us/xamarin/xamarin-forms/user-interface/controls/views?WT.mc_id=dotnet-35129-website</w:t>
          </w:r>
        </w:p>
        <w:p w14:paraId="56000B3A" w14:textId="77777777" w:rsidR="00A87455" w:rsidRDefault="00A87455">
          <w:pPr>
            <w:autoSpaceDE w:val="0"/>
            <w:autoSpaceDN w:val="0"/>
            <w:ind w:hanging="640"/>
            <w:divId w:val="259218210"/>
            <w:rPr>
              <w:rFonts w:eastAsia="Times New Roman"/>
            </w:rPr>
          </w:pPr>
          <w:r>
            <w:rPr>
              <w:rFonts w:eastAsia="Times New Roman"/>
            </w:rPr>
            <w:t xml:space="preserve">[116] </w:t>
          </w:r>
          <w:r>
            <w:rPr>
              <w:rFonts w:eastAsia="Times New Roman"/>
            </w:rPr>
            <w:tab/>
            <w:t xml:space="preserve">DOCS.MICROSOFT.COM.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Xamarin</w:t>
          </w:r>
          <w:proofErr w:type="spellEnd"/>
          <w:r>
            <w:rPr>
              <w:rFonts w:eastAsia="Times New Roman"/>
              <w:i/>
              <w:iCs/>
            </w:rPr>
            <w:t xml:space="preserve">? - </w:t>
          </w:r>
          <w:proofErr w:type="spellStart"/>
          <w:r>
            <w:rPr>
              <w:rFonts w:eastAsia="Times New Roman"/>
              <w:i/>
              <w:iCs/>
            </w:rPr>
            <w:t>Xamarin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2021-10-07]. Dostupné z: https://docs.microsoft.com/en-us/xamarin/get-started/what-is-xamarin</w:t>
          </w:r>
        </w:p>
        <w:p w14:paraId="5ABB9406" w14:textId="77777777" w:rsidR="00A87455" w:rsidRDefault="00A87455">
          <w:pPr>
            <w:autoSpaceDE w:val="0"/>
            <w:autoSpaceDN w:val="0"/>
            <w:ind w:hanging="640"/>
            <w:divId w:val="1491170235"/>
            <w:rPr>
              <w:rFonts w:eastAsia="Times New Roman"/>
            </w:rPr>
          </w:pPr>
          <w:r>
            <w:rPr>
              <w:rFonts w:eastAsia="Times New Roman"/>
            </w:rPr>
            <w:t xml:space="preserve">[117] </w:t>
          </w:r>
          <w:r>
            <w:rPr>
              <w:rFonts w:eastAsia="Times New Roman"/>
            </w:rPr>
            <w:tab/>
            <w:t xml:space="preserve">DEVELOPER.ANDROID.COM. </w:t>
          </w:r>
          <w:r>
            <w:rPr>
              <w:rFonts w:eastAsia="Times New Roman"/>
              <w:i/>
              <w:iCs/>
            </w:rPr>
            <w:t xml:space="preserve">Run </w:t>
          </w:r>
          <w:proofErr w:type="spellStart"/>
          <w:r>
            <w:rPr>
              <w:rFonts w:eastAsia="Times New Roman"/>
              <w:i/>
              <w:iCs/>
            </w:rPr>
            <w:t>apps</w:t>
          </w:r>
          <w:proofErr w:type="spellEnd"/>
          <w:r>
            <w:rPr>
              <w:rFonts w:eastAsia="Times New Roman"/>
              <w:i/>
              <w:iCs/>
            </w:rPr>
            <w:t xml:space="preserve"> on </w:t>
          </w:r>
          <w:proofErr w:type="spellStart"/>
          <w:r>
            <w:rPr>
              <w:rFonts w:eastAsia="Times New Roman"/>
              <w:i/>
              <w:iCs/>
            </w:rPr>
            <w:t>the</w:t>
          </w:r>
          <w:proofErr w:type="spellEnd"/>
          <w:r>
            <w:rPr>
              <w:rFonts w:eastAsia="Times New Roman"/>
              <w:i/>
              <w:iCs/>
            </w:rPr>
            <w:t xml:space="preserve"> Android </w:t>
          </w:r>
          <w:proofErr w:type="spellStart"/>
          <w:r>
            <w:rPr>
              <w:rFonts w:eastAsia="Times New Roman"/>
              <w:i/>
              <w:iCs/>
            </w:rPr>
            <w:t>Emulator</w:t>
          </w:r>
          <w:proofErr w:type="spellEnd"/>
          <w:r>
            <w:rPr>
              <w:rFonts w:eastAsia="Times New Roman"/>
              <w:i/>
              <w:iCs/>
            </w:rPr>
            <w:t xml:space="preserve">  |  Android </w:t>
          </w:r>
          <w:proofErr w:type="spellStart"/>
          <w:r>
            <w:rPr>
              <w:rFonts w:eastAsia="Times New Roman"/>
              <w:i/>
              <w:iCs/>
            </w:rPr>
            <w:t>Developers</w:t>
          </w:r>
          <w:proofErr w:type="spellEnd"/>
          <w:r>
            <w:rPr>
              <w:rFonts w:eastAsia="Times New Roman"/>
            </w:rPr>
            <w:t xml:space="preserve"> [online]. [vid. 2021-10-16]. Dostupné z: https://developer.android.com/studio/run/emulator</w:t>
          </w:r>
        </w:p>
        <w:p w14:paraId="692A8FDB" w14:textId="77777777" w:rsidR="00A87455" w:rsidRDefault="00A87455">
          <w:pPr>
            <w:autoSpaceDE w:val="0"/>
            <w:autoSpaceDN w:val="0"/>
            <w:ind w:hanging="640"/>
            <w:divId w:val="1837070568"/>
            <w:rPr>
              <w:rFonts w:eastAsia="Times New Roman"/>
            </w:rPr>
          </w:pPr>
          <w:r>
            <w:rPr>
              <w:rFonts w:eastAsia="Times New Roman"/>
            </w:rPr>
            <w:t xml:space="preserve">[118] </w:t>
          </w:r>
          <w:r>
            <w:rPr>
              <w:rFonts w:eastAsia="Times New Roman"/>
            </w:rPr>
            <w:tab/>
            <w:t xml:space="preserve">DEVELOPER.ANDROID.COM. </w:t>
          </w:r>
          <w:r>
            <w:rPr>
              <w:rFonts w:eastAsia="Times New Roman"/>
              <w:i/>
              <w:iCs/>
            </w:rPr>
            <w:t xml:space="preserve">Meet Android Studio  |  Android </w:t>
          </w:r>
          <w:proofErr w:type="spellStart"/>
          <w:r>
            <w:rPr>
              <w:rFonts w:eastAsia="Times New Roman"/>
              <w:i/>
              <w:iCs/>
            </w:rPr>
            <w:t>Developers</w:t>
          </w:r>
          <w:proofErr w:type="spellEnd"/>
          <w:r>
            <w:rPr>
              <w:rFonts w:eastAsia="Times New Roman"/>
            </w:rPr>
            <w:t xml:space="preserve"> [online]. [vid. 2021-10-16]. Dostupné z: https://developer.android.com/studio/intro</w:t>
          </w:r>
        </w:p>
        <w:p w14:paraId="20DDB10F" w14:textId="77777777" w:rsidR="00A87455" w:rsidRDefault="00A87455">
          <w:pPr>
            <w:autoSpaceDE w:val="0"/>
            <w:autoSpaceDN w:val="0"/>
            <w:ind w:hanging="640"/>
            <w:divId w:val="2003241002"/>
            <w:rPr>
              <w:rFonts w:eastAsia="Times New Roman"/>
            </w:rPr>
          </w:pPr>
          <w:r>
            <w:rPr>
              <w:rFonts w:eastAsia="Times New Roman"/>
            </w:rPr>
            <w:t xml:space="preserve">[119] </w:t>
          </w:r>
          <w:r>
            <w:rPr>
              <w:rFonts w:eastAsia="Times New Roman"/>
            </w:rPr>
            <w:tab/>
            <w:t xml:space="preserve">DEVELOPER.ANDROID.COM. </w:t>
          </w:r>
          <w:proofErr w:type="spellStart"/>
          <w:r>
            <w:rPr>
              <w:rFonts w:eastAsia="Times New Roman"/>
              <w:i/>
              <w:iCs/>
            </w:rPr>
            <w:t>Create</w:t>
          </w:r>
          <w:proofErr w:type="spellEnd"/>
          <w:r>
            <w:rPr>
              <w:rFonts w:eastAsia="Times New Roman"/>
              <w:i/>
              <w:iCs/>
            </w:rPr>
            <w:t xml:space="preserve"> </w:t>
          </w:r>
          <w:proofErr w:type="spellStart"/>
          <w:r>
            <w:rPr>
              <w:rFonts w:eastAsia="Times New Roman"/>
              <w:i/>
              <w:iCs/>
            </w:rPr>
            <w:t>an</w:t>
          </w:r>
          <w:proofErr w:type="spellEnd"/>
          <w:r>
            <w:rPr>
              <w:rFonts w:eastAsia="Times New Roman"/>
              <w:i/>
              <w:iCs/>
            </w:rPr>
            <w:t xml:space="preserve"> Android </w:t>
          </w:r>
          <w:proofErr w:type="spellStart"/>
          <w:r>
            <w:rPr>
              <w:rFonts w:eastAsia="Times New Roman"/>
              <w:i/>
              <w:iCs/>
            </w:rPr>
            <w:t>project</w:t>
          </w:r>
          <w:proofErr w:type="spellEnd"/>
          <w:r>
            <w:rPr>
              <w:rFonts w:eastAsia="Times New Roman"/>
              <w:i/>
              <w:iCs/>
            </w:rPr>
            <w:t xml:space="preserve">  |  Android </w:t>
          </w:r>
          <w:proofErr w:type="spellStart"/>
          <w:r>
            <w:rPr>
              <w:rFonts w:eastAsia="Times New Roman"/>
              <w:i/>
              <w:iCs/>
            </w:rPr>
            <w:t>Developers</w:t>
          </w:r>
          <w:proofErr w:type="spellEnd"/>
          <w:r>
            <w:rPr>
              <w:rFonts w:eastAsia="Times New Roman"/>
            </w:rPr>
            <w:t xml:space="preserve"> [online]. [vid. 2021-10-16]. Dostupné z: https://developer.android.com/training/basics/firstapp/creating-project</w:t>
          </w:r>
        </w:p>
        <w:p w14:paraId="73DE4086" w14:textId="77777777" w:rsidR="00A87455" w:rsidRDefault="00A87455">
          <w:pPr>
            <w:autoSpaceDE w:val="0"/>
            <w:autoSpaceDN w:val="0"/>
            <w:ind w:hanging="640"/>
            <w:divId w:val="1342465723"/>
            <w:rPr>
              <w:rFonts w:eastAsia="Times New Roman"/>
            </w:rPr>
          </w:pPr>
          <w:r>
            <w:rPr>
              <w:rFonts w:eastAsia="Times New Roman"/>
            </w:rPr>
            <w:t>[120] .</w:t>
          </w:r>
          <w:r>
            <w:rPr>
              <w:rFonts w:eastAsia="Times New Roman"/>
            </w:rPr>
            <w:tab/>
          </w:r>
          <w:r>
            <w:rPr>
              <w:rFonts w:eastAsia="Times New Roman"/>
              <w:i/>
              <w:iCs/>
            </w:rPr>
            <w:t xml:space="preserve">NET MAUI </w:t>
          </w:r>
          <w:proofErr w:type="spellStart"/>
          <w:r>
            <w:rPr>
              <w:rFonts w:eastAsia="Times New Roman"/>
              <w:i/>
              <w:iCs/>
            </w:rPr>
            <w:t>Release</w:t>
          </w:r>
          <w:proofErr w:type="spellEnd"/>
          <w:r>
            <w:rPr>
              <w:rFonts w:eastAsia="Times New Roman"/>
              <w:i/>
              <w:iCs/>
            </w:rPr>
            <w:t xml:space="preserve"> </w:t>
          </w:r>
          <w:proofErr w:type="spellStart"/>
          <w:r>
            <w:rPr>
              <w:rFonts w:eastAsia="Times New Roman"/>
              <w:i/>
              <w:iCs/>
            </w:rPr>
            <w:t>Candidate</w:t>
          </w:r>
          <w:proofErr w:type="spellEnd"/>
          <w:r>
            <w:rPr>
              <w:rFonts w:eastAsia="Times New Roman"/>
              <w:i/>
              <w:iCs/>
            </w:rPr>
            <w:t xml:space="preserve"> - </w:t>
          </w:r>
          <w:proofErr w:type="spellStart"/>
          <w:r>
            <w:rPr>
              <w:rFonts w:eastAsia="Times New Roman"/>
              <w:i/>
              <w:iCs/>
            </w:rPr>
            <w:t>Ready</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cross-platform</w:t>
          </w:r>
          <w:proofErr w:type="spellEnd"/>
          <w:r>
            <w:rPr>
              <w:rFonts w:eastAsia="Times New Roman"/>
              <w:i/>
              <w:iCs/>
            </w:rPr>
            <w:t xml:space="preserve"> </w:t>
          </w:r>
          <w:proofErr w:type="spellStart"/>
          <w:r>
            <w:rPr>
              <w:rFonts w:eastAsia="Times New Roman"/>
              <w:i/>
              <w:iCs/>
            </w:rPr>
            <w:t>app</w:t>
          </w:r>
          <w:proofErr w:type="spellEnd"/>
          <w:r>
            <w:rPr>
              <w:rFonts w:eastAsia="Times New Roman"/>
              <w:i/>
              <w:iCs/>
            </w:rPr>
            <w:t xml:space="preserve"> development - .NET Blog</w:t>
          </w:r>
          <w:r>
            <w:rPr>
              <w:rFonts w:eastAsia="Times New Roman"/>
            </w:rPr>
            <w:t xml:space="preserve"> [online]. [vid. 2022-10-14]. Dostupné z: https://devblogs.microsoft.com/dotnet/dotnet-maui-rc-1/</w:t>
          </w:r>
        </w:p>
        <w:p w14:paraId="305E37BC" w14:textId="77777777" w:rsidR="00A87455" w:rsidRDefault="00A87455">
          <w:pPr>
            <w:autoSpaceDE w:val="0"/>
            <w:autoSpaceDN w:val="0"/>
            <w:ind w:hanging="640"/>
            <w:divId w:val="989675097"/>
            <w:rPr>
              <w:rFonts w:eastAsia="Times New Roman"/>
            </w:rPr>
          </w:pPr>
          <w:r>
            <w:rPr>
              <w:rFonts w:eastAsia="Times New Roman"/>
            </w:rPr>
            <w:t xml:space="preserve">[121] </w:t>
          </w:r>
          <w:r>
            <w:rPr>
              <w:rFonts w:eastAsia="Times New Roman"/>
            </w:rPr>
            <w:tab/>
          </w:r>
          <w:proofErr w:type="spellStart"/>
          <w:r>
            <w:rPr>
              <w:rFonts w:eastAsia="Times New Roman"/>
              <w:i/>
              <w:iCs/>
            </w:rPr>
            <w:t>Introducing</w:t>
          </w:r>
          <w:proofErr w:type="spellEnd"/>
          <w:r>
            <w:rPr>
              <w:rFonts w:eastAsia="Times New Roman"/>
              <w:i/>
              <w:iCs/>
            </w:rPr>
            <w:t xml:space="preserve"> .NET </w:t>
          </w:r>
          <w:proofErr w:type="spellStart"/>
          <w:r>
            <w:rPr>
              <w:rFonts w:eastAsia="Times New Roman"/>
              <w:i/>
              <w:iCs/>
            </w:rPr>
            <w:t>Multi-platform</w:t>
          </w:r>
          <w:proofErr w:type="spellEnd"/>
          <w:r>
            <w:rPr>
              <w:rFonts w:eastAsia="Times New Roman"/>
              <w:i/>
              <w:iCs/>
            </w:rPr>
            <w:t xml:space="preserve"> </w:t>
          </w:r>
          <w:proofErr w:type="spellStart"/>
          <w:r>
            <w:rPr>
              <w:rFonts w:eastAsia="Times New Roman"/>
              <w:i/>
              <w:iCs/>
            </w:rPr>
            <w:t>App</w:t>
          </w:r>
          <w:proofErr w:type="spellEnd"/>
          <w:r>
            <w:rPr>
              <w:rFonts w:eastAsia="Times New Roman"/>
              <w:i/>
              <w:iCs/>
            </w:rPr>
            <w:t xml:space="preserve"> UI - .NET Blog</w:t>
          </w:r>
          <w:r>
            <w:rPr>
              <w:rFonts w:eastAsia="Times New Roman"/>
            </w:rPr>
            <w:t xml:space="preserve"> [online]. [vid. 2023-03-24]. Dostupné z: https://devblogs.microsoft.com/dotnet/introducing-net-multi-platform-app-ui/</w:t>
          </w:r>
        </w:p>
        <w:p w14:paraId="298D063C" w14:textId="77777777" w:rsidR="00A87455" w:rsidRDefault="00A87455">
          <w:pPr>
            <w:autoSpaceDE w:val="0"/>
            <w:autoSpaceDN w:val="0"/>
            <w:ind w:hanging="640"/>
            <w:divId w:val="2071877048"/>
            <w:rPr>
              <w:rFonts w:eastAsia="Times New Roman"/>
            </w:rPr>
          </w:pPr>
          <w:r>
            <w:rPr>
              <w:rFonts w:eastAsia="Times New Roman"/>
            </w:rPr>
            <w:t xml:space="preserve">[122] </w:t>
          </w:r>
          <w:r>
            <w:rPr>
              <w:rFonts w:eastAsia="Times New Roman"/>
            </w:rPr>
            <w:tab/>
          </w:r>
          <w:proofErr w:type="spellStart"/>
          <w:r>
            <w:rPr>
              <w:rFonts w:eastAsia="Times New Roman"/>
              <w:i/>
              <w:iCs/>
            </w:rPr>
            <w:t>Visual</w:t>
          </w:r>
          <w:proofErr w:type="spellEnd"/>
          <w:r>
            <w:rPr>
              <w:rFonts w:eastAsia="Times New Roman"/>
              <w:i/>
              <w:iCs/>
            </w:rPr>
            <w:t xml:space="preserve"> Studio 2022 </w:t>
          </w:r>
          <w:proofErr w:type="spellStart"/>
          <w:r>
            <w:rPr>
              <w:rFonts w:eastAsia="Times New Roman"/>
              <w:i/>
              <w:iCs/>
            </w:rPr>
            <w:t>version</w:t>
          </w:r>
          <w:proofErr w:type="spellEnd"/>
          <w:r>
            <w:rPr>
              <w:rFonts w:eastAsia="Times New Roman"/>
              <w:i/>
              <w:iCs/>
            </w:rPr>
            <w:t xml:space="preserve"> 17.3 </w:t>
          </w:r>
          <w:proofErr w:type="spellStart"/>
          <w:r>
            <w:rPr>
              <w:rFonts w:eastAsia="Times New Roman"/>
              <w:i/>
              <w:iCs/>
            </w:rPr>
            <w:t>Release</w:t>
          </w:r>
          <w:proofErr w:type="spellEnd"/>
          <w:r>
            <w:rPr>
              <w:rFonts w:eastAsia="Times New Roman"/>
              <w:i/>
              <w:iCs/>
            </w:rPr>
            <w:t xml:space="preserve"> Notes | Microsoft </w:t>
          </w:r>
          <w:proofErr w:type="spellStart"/>
          <w:r>
            <w:rPr>
              <w:rFonts w:eastAsia="Times New Roman"/>
              <w:i/>
              <w:iCs/>
            </w:rPr>
            <w:t>Learn</w:t>
          </w:r>
          <w:proofErr w:type="spellEnd"/>
          <w:r>
            <w:rPr>
              <w:rFonts w:eastAsia="Times New Roman"/>
            </w:rPr>
            <w:t xml:space="preserve"> [online]. [vid. 2023-01-04]. Dostupné z: https://learn.microsoft.com/en-us/visualstudio/releases/2022/release-notes-v17.3</w:t>
          </w:r>
        </w:p>
        <w:p w14:paraId="2234E498" w14:textId="77777777" w:rsidR="00A87455" w:rsidRDefault="00A87455">
          <w:pPr>
            <w:autoSpaceDE w:val="0"/>
            <w:autoSpaceDN w:val="0"/>
            <w:ind w:hanging="640"/>
            <w:divId w:val="237599543"/>
            <w:rPr>
              <w:rFonts w:eastAsia="Times New Roman"/>
            </w:rPr>
          </w:pPr>
          <w:r>
            <w:rPr>
              <w:rFonts w:eastAsia="Times New Roman"/>
            </w:rPr>
            <w:t xml:space="preserve">[123] </w:t>
          </w:r>
          <w:r>
            <w:rPr>
              <w:rFonts w:eastAsia="Times New Roman"/>
            </w:rPr>
            <w:tab/>
            <w:t xml:space="preserve">GREGORY, Jason. </w:t>
          </w:r>
          <w:r>
            <w:rPr>
              <w:rFonts w:eastAsia="Times New Roman"/>
              <w:i/>
              <w:iCs/>
            </w:rPr>
            <w:t xml:space="preserve">Game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Architecture</w:t>
          </w:r>
          <w:proofErr w:type="spellEnd"/>
          <w:r>
            <w:rPr>
              <w:rFonts w:eastAsia="Times New Roman"/>
              <w:i/>
              <w:iCs/>
            </w:rPr>
            <w:t xml:space="preserve">, </w:t>
          </w:r>
          <w:proofErr w:type="spellStart"/>
          <w:r>
            <w:rPr>
              <w:rFonts w:eastAsia="Times New Roman"/>
              <w:i/>
              <w:iCs/>
            </w:rPr>
            <w:t>Third</w:t>
          </w:r>
          <w:proofErr w:type="spellEnd"/>
          <w:r>
            <w:rPr>
              <w:rFonts w:eastAsia="Times New Roman"/>
              <w:i/>
              <w:iCs/>
            </w:rPr>
            <w:t xml:space="preserve"> </w:t>
          </w:r>
          <w:proofErr w:type="spellStart"/>
          <w:r>
            <w:rPr>
              <w:rFonts w:eastAsia="Times New Roman"/>
              <w:i/>
              <w:iCs/>
            </w:rPr>
            <w:t>Edition</w:t>
          </w:r>
          <w:proofErr w:type="spellEnd"/>
          <w:r>
            <w:rPr>
              <w:rFonts w:eastAsia="Times New Roman"/>
            </w:rPr>
            <w:t xml:space="preserve"> [online]. 2018. ISBN 9781138035454. Dostupné z: doi:10.1201/9781315267845</w:t>
          </w:r>
        </w:p>
        <w:p w14:paraId="623268EB" w14:textId="77777777" w:rsidR="00A87455" w:rsidRDefault="00A87455">
          <w:pPr>
            <w:autoSpaceDE w:val="0"/>
            <w:autoSpaceDN w:val="0"/>
            <w:ind w:hanging="640"/>
            <w:divId w:val="728840536"/>
            <w:rPr>
              <w:rFonts w:eastAsia="Times New Roman"/>
            </w:rPr>
          </w:pPr>
          <w:r>
            <w:rPr>
              <w:rFonts w:eastAsia="Times New Roman"/>
            </w:rPr>
            <w:t xml:space="preserve">[124] </w:t>
          </w:r>
          <w:r>
            <w:rPr>
              <w:rFonts w:eastAsia="Times New Roman"/>
            </w:rPr>
            <w:tab/>
            <w:t xml:space="preserve">UBISOFT NORTH AMERICA. </w:t>
          </w:r>
          <w:proofErr w:type="spellStart"/>
          <w:r>
            <w:rPr>
              <w:rFonts w:eastAsia="Times New Roman"/>
              <w:i/>
              <w:iCs/>
            </w:rPr>
            <w:t>Ubisoft’s</w:t>
          </w:r>
          <w:proofErr w:type="spellEnd"/>
          <w:r>
            <w:rPr>
              <w:rFonts w:eastAsia="Times New Roman"/>
              <w:i/>
              <w:iCs/>
            </w:rPr>
            <w:t xml:space="preserve"> In-house Technology and </w:t>
          </w:r>
          <w:proofErr w:type="spellStart"/>
          <w:r>
            <w:rPr>
              <w:rFonts w:eastAsia="Times New Roman"/>
              <w:i/>
              <w:iCs/>
            </w:rPr>
            <w:t>Expertise</w:t>
          </w:r>
          <w:proofErr w:type="spellEnd"/>
          <w:r>
            <w:rPr>
              <w:rFonts w:eastAsia="Times New Roman"/>
              <w:i/>
              <w:iCs/>
            </w:rPr>
            <w:t xml:space="preserve"> | </w:t>
          </w:r>
          <w:proofErr w:type="spellStart"/>
          <w:r>
            <w:rPr>
              <w:rFonts w:eastAsia="Times New Roman"/>
              <w:i/>
              <w:iCs/>
            </w:rPr>
            <w:t>Ubisoft</w:t>
          </w:r>
          <w:proofErr w:type="spellEnd"/>
          <w:r>
            <w:rPr>
              <w:rFonts w:eastAsia="Times New Roman"/>
              <w:i/>
              <w:iCs/>
            </w:rPr>
            <w:t xml:space="preserve"> [NA] - YouTube</w:t>
          </w:r>
          <w:r>
            <w:rPr>
              <w:rFonts w:eastAsia="Times New Roman"/>
            </w:rPr>
            <w:t xml:space="preserve"> [online]. [vid. 2023-03-24]. Dostupné z: https://www.youtube.com/watch?v=ZmEckgK4EnI&amp;t=21s</w:t>
          </w:r>
        </w:p>
        <w:p w14:paraId="42EFE712" w14:textId="77777777" w:rsidR="00A87455" w:rsidRDefault="00A87455">
          <w:pPr>
            <w:autoSpaceDE w:val="0"/>
            <w:autoSpaceDN w:val="0"/>
            <w:ind w:hanging="640"/>
            <w:divId w:val="2137989532"/>
            <w:rPr>
              <w:rFonts w:eastAsia="Times New Roman"/>
            </w:rPr>
          </w:pPr>
          <w:r>
            <w:rPr>
              <w:rFonts w:eastAsia="Times New Roman"/>
            </w:rPr>
            <w:t xml:space="preserve">[125] </w:t>
          </w:r>
          <w:r>
            <w:rPr>
              <w:rFonts w:eastAsia="Times New Roman"/>
            </w:rPr>
            <w:tab/>
            <w:t xml:space="preserve">UNITY TECHNOLOGIES. </w:t>
          </w:r>
          <w:r>
            <w:rPr>
              <w:rFonts w:eastAsia="Times New Roman"/>
              <w:i/>
              <w:iCs/>
            </w:rPr>
            <w:t xml:space="preserve">Real Time </w:t>
          </w:r>
          <w:proofErr w:type="spellStart"/>
          <w:r>
            <w:rPr>
              <w:rFonts w:eastAsia="Times New Roman"/>
              <w:i/>
              <w:iCs/>
            </w:rPr>
            <w:t>Animation</w:t>
          </w:r>
          <w:proofErr w:type="spellEnd"/>
          <w:r>
            <w:rPr>
              <w:rFonts w:eastAsia="Times New Roman"/>
              <w:i/>
              <w:iCs/>
            </w:rPr>
            <w:t xml:space="preserve">: Unity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Look</w:t>
          </w:r>
          <w:proofErr w:type="spellEnd"/>
          <w:r>
            <w:rPr>
              <w:rFonts w:eastAsia="Times New Roman"/>
              <w:i/>
              <w:iCs/>
            </w:rPr>
            <w:t xml:space="preserve"> Development - YouTube</w:t>
          </w:r>
          <w:r>
            <w:rPr>
              <w:rFonts w:eastAsia="Times New Roman"/>
            </w:rPr>
            <w:t xml:space="preserve"> [online]. [vid. 2021-06-21]. Dostupné z: https://www.youtube.com/watch?v=urew479-Wlw</w:t>
          </w:r>
        </w:p>
        <w:p w14:paraId="0880865E" w14:textId="77777777" w:rsidR="00A87455" w:rsidRDefault="00A87455">
          <w:pPr>
            <w:autoSpaceDE w:val="0"/>
            <w:autoSpaceDN w:val="0"/>
            <w:ind w:hanging="640"/>
            <w:divId w:val="1994598070"/>
            <w:rPr>
              <w:rFonts w:eastAsia="Times New Roman"/>
            </w:rPr>
          </w:pPr>
          <w:r>
            <w:rPr>
              <w:rFonts w:eastAsia="Times New Roman"/>
            </w:rPr>
            <w:t xml:space="preserve">[126] </w:t>
          </w:r>
          <w:r>
            <w:rPr>
              <w:rFonts w:eastAsia="Times New Roman"/>
            </w:rPr>
            <w:tab/>
            <w:t xml:space="preserve">UNITY TECHNOLOGIES. </w:t>
          </w:r>
          <w:proofErr w:type="spellStart"/>
          <w:r>
            <w:rPr>
              <w:rFonts w:eastAsia="Times New Roman"/>
              <w:i/>
              <w:iCs/>
            </w:rPr>
            <w:t>Wondering</w:t>
          </w:r>
          <w:proofErr w:type="spellEnd"/>
          <w:r>
            <w:rPr>
              <w:rFonts w:eastAsia="Times New Roman"/>
              <w:i/>
              <w:iCs/>
            </w:rPr>
            <w:t xml:space="preserve"> </w:t>
          </w:r>
          <w:proofErr w:type="spellStart"/>
          <w:r>
            <w:rPr>
              <w:rFonts w:eastAsia="Times New Roman"/>
              <w:i/>
              <w:iCs/>
            </w:rPr>
            <w:t>what</w:t>
          </w:r>
          <w:proofErr w:type="spellEnd"/>
          <w:r>
            <w:rPr>
              <w:rFonts w:eastAsia="Times New Roman"/>
              <w:i/>
              <w:iCs/>
            </w:rPr>
            <w:t xml:space="preserve"> Unity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Find</w:t>
          </w:r>
          <w:proofErr w:type="spellEnd"/>
          <w:r>
            <w:rPr>
              <w:rFonts w:eastAsia="Times New Roman"/>
              <w:i/>
              <w:iCs/>
            </w:rPr>
            <w:t xml:space="preserve"> out </w:t>
          </w:r>
          <w:proofErr w:type="spellStart"/>
          <w:r>
            <w:rPr>
              <w:rFonts w:eastAsia="Times New Roman"/>
              <w:i/>
              <w:iCs/>
            </w:rPr>
            <w:t>who</w:t>
          </w:r>
          <w:proofErr w:type="spellEnd"/>
          <w:r>
            <w:rPr>
              <w:rFonts w:eastAsia="Times New Roman"/>
              <w:i/>
              <w:iCs/>
            </w:rPr>
            <w:t xml:space="preserve"> </w:t>
          </w:r>
          <w:proofErr w:type="spellStart"/>
          <w:r>
            <w:rPr>
              <w:rFonts w:eastAsia="Times New Roman"/>
              <w:i/>
              <w:iCs/>
            </w:rPr>
            <w:t>we</w:t>
          </w:r>
          <w:proofErr w:type="spellEnd"/>
          <w:r>
            <w:rPr>
              <w:rFonts w:eastAsia="Times New Roman"/>
              <w:i/>
              <w:iCs/>
            </w:rPr>
            <w:t xml:space="preserve"> are, </w:t>
          </w:r>
          <w:proofErr w:type="spellStart"/>
          <w:r>
            <w:rPr>
              <w:rFonts w:eastAsia="Times New Roman"/>
              <w:i/>
              <w:iCs/>
            </w:rPr>
            <w:t>where</w:t>
          </w:r>
          <w:proofErr w:type="spellEnd"/>
          <w:r>
            <w:rPr>
              <w:rFonts w:eastAsia="Times New Roman"/>
              <w:i/>
              <w:iCs/>
            </w:rPr>
            <w:t xml:space="preserve"> </w:t>
          </w:r>
          <w:proofErr w:type="spellStart"/>
          <w:r>
            <w:rPr>
              <w:rFonts w:eastAsia="Times New Roman"/>
              <w:i/>
              <w:iCs/>
            </w:rPr>
            <w:t>we’ve</w:t>
          </w:r>
          <w:proofErr w:type="spellEnd"/>
          <w:r>
            <w:rPr>
              <w:rFonts w:eastAsia="Times New Roman"/>
              <w:i/>
              <w:iCs/>
            </w:rPr>
            <w:t xml:space="preserve"> </w:t>
          </w:r>
          <w:proofErr w:type="spellStart"/>
          <w:r>
            <w:rPr>
              <w:rFonts w:eastAsia="Times New Roman"/>
              <w:i/>
              <w:iCs/>
            </w:rPr>
            <w:t>been</w:t>
          </w:r>
          <w:proofErr w:type="spellEnd"/>
          <w:r>
            <w:rPr>
              <w:rFonts w:eastAsia="Times New Roman"/>
              <w:i/>
              <w:iCs/>
            </w:rPr>
            <w:t xml:space="preserve"> and </w:t>
          </w:r>
          <w:proofErr w:type="spellStart"/>
          <w:r>
            <w:rPr>
              <w:rFonts w:eastAsia="Times New Roman"/>
              <w:i/>
              <w:iCs/>
            </w:rPr>
            <w:t>where</w:t>
          </w:r>
          <w:proofErr w:type="spellEnd"/>
          <w:r>
            <w:rPr>
              <w:rFonts w:eastAsia="Times New Roman"/>
              <w:i/>
              <w:iCs/>
            </w:rPr>
            <w:t xml:space="preserve"> </w:t>
          </w:r>
          <w:proofErr w:type="spellStart"/>
          <w:r>
            <w:rPr>
              <w:rFonts w:eastAsia="Times New Roman"/>
              <w:i/>
              <w:iCs/>
            </w:rPr>
            <w:t>we’re</w:t>
          </w:r>
          <w:proofErr w:type="spellEnd"/>
          <w:r>
            <w:rPr>
              <w:rFonts w:eastAsia="Times New Roman"/>
              <w:i/>
              <w:iCs/>
            </w:rPr>
            <w:t xml:space="preserve"> </w:t>
          </w:r>
          <w:proofErr w:type="spellStart"/>
          <w:r>
            <w:rPr>
              <w:rFonts w:eastAsia="Times New Roman"/>
              <w:i/>
              <w:iCs/>
            </w:rPr>
            <w:t>going</w:t>
          </w:r>
          <w:proofErr w:type="spellEnd"/>
          <w:r>
            <w:rPr>
              <w:rFonts w:eastAsia="Times New Roman"/>
              <w:i/>
              <w:iCs/>
            </w:rPr>
            <w:t xml:space="preserve"> | Unity</w:t>
          </w:r>
          <w:r>
            <w:rPr>
              <w:rFonts w:eastAsia="Times New Roman"/>
            </w:rPr>
            <w:t xml:space="preserve"> [online]. [vid. 2021-06-21]. Dostupné z: https://unity.com/our-company</w:t>
          </w:r>
        </w:p>
        <w:p w14:paraId="45AF7C0C" w14:textId="77777777" w:rsidR="00A87455" w:rsidRDefault="00A87455">
          <w:pPr>
            <w:autoSpaceDE w:val="0"/>
            <w:autoSpaceDN w:val="0"/>
            <w:ind w:hanging="640"/>
            <w:divId w:val="776679940"/>
            <w:rPr>
              <w:rFonts w:eastAsia="Times New Roman"/>
            </w:rPr>
          </w:pPr>
          <w:r>
            <w:rPr>
              <w:rFonts w:eastAsia="Times New Roman"/>
            </w:rPr>
            <w:t xml:space="preserve">[127] </w:t>
          </w:r>
          <w:r>
            <w:rPr>
              <w:rFonts w:eastAsia="Times New Roman"/>
            </w:rPr>
            <w:tab/>
            <w:t xml:space="preserve">UNITY TECHNOLOGIES. </w:t>
          </w:r>
          <w:proofErr w:type="spellStart"/>
          <w:r>
            <w:rPr>
              <w:rFonts w:eastAsia="Times New Roman"/>
              <w:i/>
              <w:iCs/>
            </w:rPr>
            <w:t>Reimagine</w:t>
          </w:r>
          <w:proofErr w:type="spellEnd"/>
          <w:r>
            <w:rPr>
              <w:rFonts w:eastAsia="Times New Roman"/>
              <w:i/>
              <w:iCs/>
            </w:rPr>
            <w:t xml:space="preserve"> </w:t>
          </w:r>
          <w:proofErr w:type="spellStart"/>
          <w:r>
            <w:rPr>
              <w:rFonts w:eastAsia="Times New Roman"/>
              <w:i/>
              <w:iCs/>
            </w:rPr>
            <w:t>product</w:t>
          </w:r>
          <w:proofErr w:type="spellEnd"/>
          <w:r>
            <w:rPr>
              <w:rFonts w:eastAsia="Times New Roman"/>
              <w:i/>
              <w:iCs/>
            </w:rPr>
            <w:t xml:space="preserve"> design and development - YouTube</w:t>
          </w:r>
          <w:r>
            <w:rPr>
              <w:rFonts w:eastAsia="Times New Roman"/>
            </w:rPr>
            <w:t xml:space="preserve"> [online]. [vid. 2021-06-21]. Dostupné z: https://www.youtube.com/watch?v=j_bQf0InYHM</w:t>
          </w:r>
        </w:p>
        <w:p w14:paraId="78369F2A" w14:textId="77777777" w:rsidR="00A87455" w:rsidRDefault="00A87455">
          <w:pPr>
            <w:autoSpaceDE w:val="0"/>
            <w:autoSpaceDN w:val="0"/>
            <w:ind w:hanging="640"/>
            <w:divId w:val="1668360197"/>
            <w:rPr>
              <w:rFonts w:eastAsia="Times New Roman"/>
            </w:rPr>
          </w:pPr>
          <w:r>
            <w:rPr>
              <w:rFonts w:eastAsia="Times New Roman"/>
            </w:rPr>
            <w:t xml:space="preserve">[128] </w:t>
          </w:r>
          <w:r>
            <w:rPr>
              <w:rFonts w:eastAsia="Times New Roman"/>
            </w:rPr>
            <w:tab/>
            <w:t xml:space="preserve">UNITY TECHNOLOGIES. </w:t>
          </w:r>
          <w:proofErr w:type="spellStart"/>
          <w:r>
            <w:rPr>
              <w:rFonts w:eastAsia="Times New Roman"/>
              <w:i/>
              <w:iCs/>
            </w:rPr>
            <w:t>Create</w:t>
          </w:r>
          <w:proofErr w:type="spellEnd"/>
          <w:r>
            <w:rPr>
              <w:rFonts w:eastAsia="Times New Roman"/>
              <w:i/>
              <w:iCs/>
            </w:rPr>
            <w:t xml:space="preserve"> </w:t>
          </w:r>
          <w:proofErr w:type="spellStart"/>
          <w:r>
            <w:rPr>
              <w:rFonts w:eastAsia="Times New Roman"/>
              <w:i/>
              <w:iCs/>
            </w:rPr>
            <w:t>immersive</w:t>
          </w:r>
          <w:proofErr w:type="spellEnd"/>
          <w:r>
            <w:rPr>
              <w:rFonts w:eastAsia="Times New Roman"/>
              <w:i/>
              <w:iCs/>
            </w:rPr>
            <w:t xml:space="preserve"> </w:t>
          </w:r>
          <w:proofErr w:type="spellStart"/>
          <w:r>
            <w:rPr>
              <w:rFonts w:eastAsia="Times New Roman"/>
              <w:i/>
              <w:iCs/>
            </w:rPr>
            <w:t>experiences</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real-world</w:t>
          </w:r>
          <w:proofErr w:type="spellEnd"/>
          <w:r>
            <w:rPr>
              <w:rFonts w:eastAsia="Times New Roman"/>
              <w:i/>
              <w:iCs/>
            </w:rPr>
            <w:t xml:space="preserve"> </w:t>
          </w:r>
          <w:proofErr w:type="spellStart"/>
          <w:r>
            <w:rPr>
              <w:rFonts w:eastAsia="Times New Roman"/>
              <w:i/>
              <w:iCs/>
            </w:rPr>
            <w:t>applications</w:t>
          </w:r>
          <w:proofErr w:type="spellEnd"/>
          <w:r>
            <w:rPr>
              <w:rFonts w:eastAsia="Times New Roman"/>
              <w:i/>
              <w:iCs/>
            </w:rPr>
            <w:t xml:space="preserve"> </w:t>
          </w:r>
          <w:proofErr w:type="spellStart"/>
          <w:r>
            <w:rPr>
              <w:rFonts w:eastAsia="Times New Roman"/>
              <w:i/>
              <w:iCs/>
            </w:rPr>
            <w:t>at</w:t>
          </w:r>
          <w:proofErr w:type="spellEnd"/>
          <w:r>
            <w:rPr>
              <w:rFonts w:eastAsia="Times New Roman"/>
              <w:i/>
              <w:iCs/>
            </w:rPr>
            <w:t xml:space="preserve"> </w:t>
          </w:r>
          <w:proofErr w:type="spellStart"/>
          <w:r>
            <w:rPr>
              <w:rFonts w:eastAsia="Times New Roman"/>
              <w:i/>
              <w:iCs/>
            </w:rPr>
            <w:t>scale</w:t>
          </w:r>
          <w:proofErr w:type="spellEnd"/>
          <w:r>
            <w:rPr>
              <w:rFonts w:eastAsia="Times New Roman"/>
              <w:i/>
              <w:iCs/>
            </w:rPr>
            <w:t xml:space="preserve"> | Unity - YouTube</w:t>
          </w:r>
          <w:r>
            <w:rPr>
              <w:rFonts w:eastAsia="Times New Roman"/>
            </w:rPr>
            <w:t xml:space="preserve"> [online]. [vid. 2021-06-21]. Dostupné z: https://www.youtube.com/watch?v=5VRxVVOIoJs</w:t>
          </w:r>
        </w:p>
        <w:p w14:paraId="6285010C" w14:textId="77777777" w:rsidR="00A87455" w:rsidRDefault="00A87455">
          <w:pPr>
            <w:autoSpaceDE w:val="0"/>
            <w:autoSpaceDN w:val="0"/>
            <w:ind w:hanging="640"/>
            <w:divId w:val="1307203693"/>
            <w:rPr>
              <w:rFonts w:eastAsia="Times New Roman"/>
            </w:rPr>
          </w:pPr>
          <w:r>
            <w:rPr>
              <w:rFonts w:eastAsia="Times New Roman"/>
            </w:rPr>
            <w:t xml:space="preserve">[129] </w:t>
          </w:r>
          <w:r>
            <w:rPr>
              <w:rFonts w:eastAsia="Times New Roman"/>
            </w:rPr>
            <w:tab/>
          </w:r>
          <w:proofErr w:type="spellStart"/>
          <w:r>
            <w:rPr>
              <w:rFonts w:eastAsia="Times New Roman"/>
              <w:i/>
              <w:iCs/>
            </w:rPr>
            <w:t>Cuphead</w:t>
          </w:r>
          <w:proofErr w:type="spellEnd"/>
          <w:r>
            <w:rPr>
              <w:rFonts w:eastAsia="Times New Roman"/>
              <w:i/>
              <w:iCs/>
            </w:rPr>
            <w:t xml:space="preserve">: </w:t>
          </w:r>
          <w:proofErr w:type="spellStart"/>
          <w:r>
            <w:rPr>
              <w:rFonts w:eastAsia="Times New Roman"/>
              <w:i/>
              <w:iCs/>
            </w:rPr>
            <w:t>Don’t</w:t>
          </w:r>
          <w:proofErr w:type="spellEnd"/>
          <w:r>
            <w:rPr>
              <w:rFonts w:eastAsia="Times New Roman"/>
              <w:i/>
              <w:iCs/>
            </w:rPr>
            <w:t xml:space="preserve"> </w:t>
          </w:r>
          <w:proofErr w:type="spellStart"/>
          <w:r>
            <w:rPr>
              <w:rFonts w:eastAsia="Times New Roman"/>
              <w:i/>
              <w:iCs/>
            </w:rPr>
            <w:t>Deal</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Devil</w:t>
          </w:r>
          <w:proofErr w:type="spellEnd"/>
          <w:r>
            <w:rPr>
              <w:rFonts w:eastAsia="Times New Roman"/>
              <w:i/>
              <w:iCs/>
            </w:rPr>
            <w:t xml:space="preserve"> | </w:t>
          </w:r>
          <w:proofErr w:type="spellStart"/>
          <w:r>
            <w:rPr>
              <w:rFonts w:eastAsia="Times New Roman"/>
              <w:i/>
              <w:iCs/>
            </w:rPr>
            <w:t>Available</w:t>
          </w:r>
          <w:proofErr w:type="spellEnd"/>
          <w:r>
            <w:rPr>
              <w:rFonts w:eastAsia="Times New Roman"/>
              <w:i/>
              <w:iCs/>
            </w:rPr>
            <w:t xml:space="preserve"> on Xbox </w:t>
          </w:r>
          <w:proofErr w:type="spellStart"/>
          <w:r>
            <w:rPr>
              <w:rFonts w:eastAsia="Times New Roman"/>
              <w:i/>
              <w:iCs/>
            </w:rPr>
            <w:t>One</w:t>
          </w:r>
          <w:proofErr w:type="spellEnd"/>
          <w:r>
            <w:rPr>
              <w:rFonts w:eastAsia="Times New Roman"/>
              <w:i/>
              <w:iCs/>
            </w:rPr>
            <w:t xml:space="preserve"> - Windows 10 - Nintendo Switch – PlayStation 4 - </w:t>
          </w:r>
          <w:proofErr w:type="spellStart"/>
          <w:r>
            <w:rPr>
              <w:rFonts w:eastAsia="Times New Roman"/>
              <w:i/>
              <w:iCs/>
            </w:rPr>
            <w:t>Steam</w:t>
          </w:r>
          <w:proofErr w:type="spellEnd"/>
          <w:r>
            <w:rPr>
              <w:rFonts w:eastAsia="Times New Roman"/>
              <w:i/>
              <w:iCs/>
            </w:rPr>
            <w:t xml:space="preserve"> - GOG - Mac</w:t>
          </w:r>
          <w:r>
            <w:rPr>
              <w:rFonts w:eastAsia="Times New Roman"/>
            </w:rPr>
            <w:t xml:space="preserve"> [online]. [vid. 2023-03-24]. Dostupné z: https://cupheadgame.com/</w:t>
          </w:r>
        </w:p>
        <w:p w14:paraId="23860DB1" w14:textId="77777777" w:rsidR="00A87455" w:rsidRDefault="00A87455">
          <w:pPr>
            <w:autoSpaceDE w:val="0"/>
            <w:autoSpaceDN w:val="0"/>
            <w:ind w:hanging="640"/>
            <w:divId w:val="2103602152"/>
            <w:rPr>
              <w:rFonts w:eastAsia="Times New Roman"/>
            </w:rPr>
          </w:pPr>
          <w:r>
            <w:rPr>
              <w:rFonts w:eastAsia="Times New Roman"/>
            </w:rPr>
            <w:t xml:space="preserve">[130] </w:t>
          </w:r>
          <w:r>
            <w:rPr>
              <w:rFonts w:eastAsia="Times New Roman"/>
            </w:rPr>
            <w:tab/>
          </w:r>
          <w:proofErr w:type="spellStart"/>
          <w:r>
            <w:rPr>
              <w:rFonts w:eastAsia="Times New Roman"/>
              <w:i/>
              <w:iCs/>
            </w:rPr>
            <w:t>Hollow</w:t>
          </w:r>
          <w:proofErr w:type="spellEnd"/>
          <w:r>
            <w:rPr>
              <w:rFonts w:eastAsia="Times New Roman"/>
              <w:i/>
              <w:iCs/>
            </w:rPr>
            <w:t xml:space="preserve"> </w:t>
          </w:r>
          <w:proofErr w:type="spellStart"/>
          <w:r>
            <w:rPr>
              <w:rFonts w:eastAsia="Times New Roman"/>
              <w:i/>
              <w:iCs/>
            </w:rPr>
            <w:t>Knight</w:t>
          </w:r>
          <w:proofErr w:type="spellEnd"/>
          <w:r>
            <w:rPr>
              <w:rFonts w:eastAsia="Times New Roman"/>
            </w:rPr>
            <w:t xml:space="preserve"> [online]. [vid. 2023-03-24]. Dostupné z: https://www.hollowknight.com/</w:t>
          </w:r>
        </w:p>
        <w:p w14:paraId="68C7FB17" w14:textId="77777777" w:rsidR="00A87455" w:rsidRDefault="00A87455">
          <w:pPr>
            <w:autoSpaceDE w:val="0"/>
            <w:autoSpaceDN w:val="0"/>
            <w:ind w:hanging="640"/>
            <w:divId w:val="1205799579"/>
            <w:rPr>
              <w:rFonts w:eastAsia="Times New Roman"/>
            </w:rPr>
          </w:pPr>
          <w:r>
            <w:rPr>
              <w:rFonts w:eastAsia="Times New Roman"/>
            </w:rPr>
            <w:lastRenderedPageBreak/>
            <w:t xml:space="preserve">[131] </w:t>
          </w:r>
          <w:r>
            <w:rPr>
              <w:rFonts w:eastAsia="Times New Roman"/>
            </w:rPr>
            <w:tab/>
            <w:t xml:space="preserve">DICKINSON, </w:t>
          </w:r>
          <w:proofErr w:type="spellStart"/>
          <w:r>
            <w:rPr>
              <w:rFonts w:eastAsia="Times New Roman"/>
            </w:rPr>
            <w:t>Brendan</w:t>
          </w:r>
          <w:proofErr w:type="spellEnd"/>
          <w:r>
            <w:rPr>
              <w:rFonts w:eastAsia="Times New Roman"/>
            </w:rPr>
            <w:t xml:space="preserve">. </w:t>
          </w:r>
          <w:r>
            <w:rPr>
              <w:rFonts w:eastAsia="Times New Roman"/>
              <w:i/>
              <w:iCs/>
            </w:rPr>
            <w:t xml:space="preserve">Unity VS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in 2021 |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Game </w:t>
          </w:r>
          <w:proofErr w:type="spellStart"/>
          <w:r>
            <w:rPr>
              <w:rFonts w:eastAsia="Times New Roman"/>
              <w:i/>
              <w:iCs/>
            </w:rPr>
            <w:t>Engine</w:t>
          </w:r>
          <w:proofErr w:type="spellEnd"/>
          <w:r>
            <w:rPr>
              <w:rFonts w:eastAsia="Times New Roman"/>
              <w:i/>
              <w:iCs/>
            </w:rPr>
            <w:t>?</w:t>
          </w:r>
          <w:r>
            <w:rPr>
              <w:rFonts w:eastAsia="Times New Roman"/>
            </w:rPr>
            <w:t xml:space="preserve"> [online]. 2021. Dostupné z: https://www.youtube.com/watch?v=jjUsSL4T3ig</w:t>
          </w:r>
        </w:p>
        <w:p w14:paraId="5AF89F9C" w14:textId="77777777" w:rsidR="00A87455" w:rsidRDefault="00A87455">
          <w:pPr>
            <w:autoSpaceDE w:val="0"/>
            <w:autoSpaceDN w:val="0"/>
            <w:ind w:hanging="640"/>
            <w:divId w:val="1773165827"/>
            <w:rPr>
              <w:rFonts w:eastAsia="Times New Roman"/>
            </w:rPr>
          </w:pPr>
          <w:r>
            <w:rPr>
              <w:rFonts w:eastAsia="Times New Roman"/>
            </w:rPr>
            <w:t xml:space="preserve">[132] </w:t>
          </w:r>
          <w:r>
            <w:rPr>
              <w:rFonts w:eastAsia="Times New Roman"/>
            </w:rPr>
            <w:tab/>
            <w:t xml:space="preserve">UNITY TECHNOLOGIE. </w:t>
          </w:r>
          <w:proofErr w:type="spellStart"/>
          <w:r>
            <w:rPr>
              <w:rFonts w:eastAsia="Times New Roman"/>
              <w:i/>
              <w:iCs/>
            </w:rPr>
            <w:t>Compare</w:t>
          </w:r>
          <w:proofErr w:type="spellEnd"/>
          <w:r>
            <w:rPr>
              <w:rFonts w:eastAsia="Times New Roman"/>
              <w:i/>
              <w:iCs/>
            </w:rPr>
            <w:t xml:space="preserve"> Unity </w:t>
          </w:r>
          <w:proofErr w:type="spellStart"/>
          <w:r>
            <w:rPr>
              <w:rFonts w:eastAsia="Times New Roman"/>
              <w:i/>
              <w:iCs/>
            </w:rPr>
            <w:t>plans</w:t>
          </w:r>
          <w:proofErr w:type="spellEnd"/>
          <w:r>
            <w:rPr>
              <w:rFonts w:eastAsia="Times New Roman"/>
              <w:i/>
              <w:iCs/>
            </w:rPr>
            <w:t xml:space="preserve">: Pro vs Plus vs Free. </w:t>
          </w:r>
          <w:proofErr w:type="spellStart"/>
          <w:r>
            <w:rPr>
              <w:rFonts w:eastAsia="Times New Roman"/>
              <w:i/>
              <w:iCs/>
            </w:rPr>
            <w:t>Choose</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2D - 3D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your</w:t>
          </w:r>
          <w:proofErr w:type="spellEnd"/>
          <w:r>
            <w:rPr>
              <w:rFonts w:eastAsia="Times New Roman"/>
              <w:i/>
              <w:iCs/>
            </w:rPr>
            <w:t xml:space="preserve"> </w:t>
          </w:r>
          <w:proofErr w:type="spellStart"/>
          <w:r>
            <w:rPr>
              <w:rFonts w:eastAsia="Times New Roman"/>
              <w:i/>
              <w:iCs/>
            </w:rPr>
            <w:t>project</w:t>
          </w:r>
          <w:proofErr w:type="spellEnd"/>
          <w:r>
            <w:rPr>
              <w:rFonts w:eastAsia="Times New Roman"/>
              <w:i/>
              <w:iCs/>
            </w:rPr>
            <w:t xml:space="preserve">! - Unity </w:t>
          </w:r>
          <w:proofErr w:type="spellStart"/>
          <w:r>
            <w:rPr>
              <w:rFonts w:eastAsia="Times New Roman"/>
              <w:i/>
              <w:iCs/>
            </w:rPr>
            <w:t>Store</w:t>
          </w:r>
          <w:proofErr w:type="spellEnd"/>
          <w:r>
            <w:rPr>
              <w:rFonts w:eastAsia="Times New Roman"/>
            </w:rPr>
            <w:t xml:space="preserve"> [online]. [vid. 2021-06-23]. Dostupné z: https://store.unity.com/compare-plans?currency=USD</w:t>
          </w:r>
        </w:p>
        <w:p w14:paraId="0F0FFFFD" w14:textId="77777777" w:rsidR="00A87455" w:rsidRDefault="00A87455">
          <w:pPr>
            <w:autoSpaceDE w:val="0"/>
            <w:autoSpaceDN w:val="0"/>
            <w:ind w:hanging="640"/>
            <w:divId w:val="1768229566"/>
            <w:rPr>
              <w:rFonts w:eastAsia="Times New Roman"/>
            </w:rPr>
          </w:pPr>
          <w:r>
            <w:rPr>
              <w:rFonts w:eastAsia="Times New Roman"/>
            </w:rPr>
            <w:t xml:space="preserve">[133] </w:t>
          </w:r>
          <w:r>
            <w:rPr>
              <w:rFonts w:eastAsia="Times New Roman"/>
            </w:rPr>
            <w:tab/>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game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Unity </w:t>
          </w:r>
          <w:proofErr w:type="spellStart"/>
          <w:r>
            <w:rPr>
              <w:rFonts w:eastAsia="Times New Roman"/>
              <w:i/>
              <w:iCs/>
            </w:rPr>
            <w:t>right</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you</w:t>
          </w:r>
          <w:proofErr w:type="spellEnd"/>
          <w:r>
            <w:rPr>
              <w:rFonts w:eastAsia="Times New Roman"/>
              <w:i/>
              <w:iCs/>
            </w:rPr>
            <w:t>? | GamesIndustry.biz</w:t>
          </w:r>
          <w:r>
            <w:rPr>
              <w:rFonts w:eastAsia="Times New Roman"/>
            </w:rPr>
            <w:t xml:space="preserve"> [online]. [vid. 2021-06-20]. Dostupné z: https://www.gamesindustry.biz/articles/2020-01-16-what-is-the-best-game-engine-is-unity-the-right-game-engine-for-you</w:t>
          </w:r>
        </w:p>
        <w:p w14:paraId="73DC37FE" w14:textId="77777777" w:rsidR="00A87455" w:rsidRDefault="00A87455">
          <w:pPr>
            <w:autoSpaceDE w:val="0"/>
            <w:autoSpaceDN w:val="0"/>
            <w:ind w:hanging="640"/>
            <w:divId w:val="657611483"/>
            <w:rPr>
              <w:rFonts w:eastAsia="Times New Roman"/>
            </w:rPr>
          </w:pPr>
          <w:r>
            <w:rPr>
              <w:rFonts w:eastAsia="Times New Roman"/>
            </w:rPr>
            <w:t xml:space="preserve">[134] </w:t>
          </w:r>
          <w:r>
            <w:rPr>
              <w:rFonts w:eastAsia="Times New Roman"/>
            </w:rPr>
            <w:tab/>
            <w:t xml:space="preserve">BRACKEYS. </w:t>
          </w:r>
          <w:proofErr w:type="spellStart"/>
          <w:r>
            <w:rPr>
              <w:rFonts w:eastAsia="Times New Roman"/>
              <w:i/>
              <w:iCs/>
            </w:rPr>
            <w:t>How</w:t>
          </w:r>
          <w:proofErr w:type="spellEnd"/>
          <w:r>
            <w:rPr>
              <w:rFonts w:eastAsia="Times New Roman"/>
              <w:i/>
              <w:iCs/>
            </w:rPr>
            <w:t xml:space="preserve"> to make a CUSTOM INSPECTOR in Unity - YouTube</w:t>
          </w:r>
          <w:r>
            <w:rPr>
              <w:rFonts w:eastAsia="Times New Roman"/>
            </w:rPr>
            <w:t xml:space="preserve"> [online]. [vid. 2021-06-21]. Dostupné z: https://www.youtube.com/watch?v=RInUu1_8aGw</w:t>
          </w:r>
        </w:p>
        <w:p w14:paraId="625CF61F" w14:textId="77777777" w:rsidR="00A87455" w:rsidRDefault="00A87455">
          <w:pPr>
            <w:autoSpaceDE w:val="0"/>
            <w:autoSpaceDN w:val="0"/>
            <w:ind w:hanging="640"/>
            <w:divId w:val="536282514"/>
            <w:rPr>
              <w:rFonts w:eastAsia="Times New Roman"/>
            </w:rPr>
          </w:pPr>
          <w:r>
            <w:rPr>
              <w:rFonts w:eastAsia="Times New Roman"/>
            </w:rPr>
            <w:t xml:space="preserve">[135] </w:t>
          </w:r>
          <w:r>
            <w:rPr>
              <w:rFonts w:eastAsia="Times New Roman"/>
            </w:rPr>
            <w:tab/>
            <w:t xml:space="preserve">UNITY TECHNOLOGIES. </w:t>
          </w:r>
          <w:r>
            <w:rPr>
              <w:rFonts w:eastAsia="Times New Roman"/>
              <w:i/>
              <w:iCs/>
            </w:rPr>
            <w:t xml:space="preserve">Made </w:t>
          </w:r>
          <w:proofErr w:type="spellStart"/>
          <w:r>
            <w:rPr>
              <w:rFonts w:eastAsia="Times New Roman"/>
              <w:i/>
              <w:iCs/>
            </w:rPr>
            <w:t>With</w:t>
          </w:r>
          <w:proofErr w:type="spellEnd"/>
          <w:r>
            <w:rPr>
              <w:rFonts w:eastAsia="Times New Roman"/>
              <w:i/>
              <w:iCs/>
            </w:rPr>
            <w:t xml:space="preserve"> Unity | Unity</w:t>
          </w:r>
          <w:r>
            <w:rPr>
              <w:rFonts w:eastAsia="Times New Roman"/>
            </w:rPr>
            <w:t xml:space="preserve"> [online]. [vid. 2021-06-21]. Dostupné z: https://unity.com/madewith</w:t>
          </w:r>
        </w:p>
        <w:p w14:paraId="235ADE01" w14:textId="77777777" w:rsidR="00A87455" w:rsidRDefault="00A87455">
          <w:pPr>
            <w:autoSpaceDE w:val="0"/>
            <w:autoSpaceDN w:val="0"/>
            <w:ind w:hanging="640"/>
            <w:divId w:val="1265844402"/>
            <w:rPr>
              <w:rFonts w:eastAsia="Times New Roman"/>
            </w:rPr>
          </w:pPr>
          <w:r>
            <w:rPr>
              <w:rFonts w:eastAsia="Times New Roman"/>
            </w:rPr>
            <w:t xml:space="preserve">[136] </w:t>
          </w:r>
          <w:r>
            <w:rPr>
              <w:rFonts w:eastAsia="Times New Roman"/>
            </w:rPr>
            <w:tab/>
            <w:t xml:space="preserve">MURRAY, </w:t>
          </w:r>
          <w:proofErr w:type="spellStart"/>
          <w:r>
            <w:rPr>
              <w:rFonts w:eastAsia="Times New Roman"/>
            </w:rPr>
            <w:t>Jeff</w:t>
          </w:r>
          <w:proofErr w:type="spellEnd"/>
          <w:r>
            <w:rPr>
              <w:rFonts w:eastAsia="Times New Roman"/>
            </w:rPr>
            <w:t xml:space="preserve"> W. </w:t>
          </w:r>
          <w:r>
            <w:rPr>
              <w:rFonts w:eastAsia="Times New Roman"/>
              <w:i/>
              <w:iCs/>
            </w:rPr>
            <w:t xml:space="preserve">C# Game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Cookbook</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Unity 3D</w:t>
          </w:r>
          <w:r>
            <w:rPr>
              <w:rFonts w:eastAsia="Times New Roman"/>
            </w:rPr>
            <w:t xml:space="preserve"> [online]. 2. vyd. 2014. ISBN 9781466581401. Dostupné z: doi:10.1201/b17100</w:t>
          </w:r>
        </w:p>
        <w:p w14:paraId="70037E90" w14:textId="77777777" w:rsidR="00A87455" w:rsidRDefault="00A87455">
          <w:pPr>
            <w:autoSpaceDE w:val="0"/>
            <w:autoSpaceDN w:val="0"/>
            <w:ind w:hanging="640"/>
            <w:divId w:val="275646839"/>
            <w:rPr>
              <w:rFonts w:eastAsia="Times New Roman"/>
            </w:rPr>
          </w:pPr>
          <w:r>
            <w:rPr>
              <w:rFonts w:eastAsia="Times New Roman"/>
            </w:rPr>
            <w:t xml:space="preserve">[137] </w:t>
          </w:r>
          <w:r>
            <w:rPr>
              <w:rFonts w:eastAsia="Times New Roman"/>
            </w:rPr>
            <w:tab/>
            <w:t xml:space="preserve">HARDMAN, </w:t>
          </w:r>
          <w:proofErr w:type="spellStart"/>
          <w:r>
            <w:rPr>
              <w:rFonts w:eastAsia="Times New Roman"/>
            </w:rPr>
            <w:t>Casey</w:t>
          </w:r>
          <w:proofErr w:type="spellEnd"/>
          <w:r>
            <w:rPr>
              <w:rFonts w:eastAsia="Times New Roman"/>
            </w:rPr>
            <w:t xml:space="preserve">. </w:t>
          </w:r>
          <w:r>
            <w:rPr>
              <w:rFonts w:eastAsia="Times New Roman"/>
              <w:i/>
              <w:iCs/>
            </w:rPr>
            <w:t xml:space="preserve">Game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Unity and C#</w:t>
          </w:r>
          <w:r>
            <w:rPr>
              <w:rFonts w:eastAsia="Times New Roman"/>
            </w:rPr>
            <w:t xml:space="preserve"> [online]. 2020. ISBN 1484256557. Dostupné z: doi:10.1007/978-1-4842-5656-5</w:t>
          </w:r>
        </w:p>
        <w:p w14:paraId="511B4EFA" w14:textId="77777777" w:rsidR="00A87455" w:rsidRDefault="00A87455">
          <w:pPr>
            <w:autoSpaceDE w:val="0"/>
            <w:autoSpaceDN w:val="0"/>
            <w:ind w:hanging="640"/>
            <w:divId w:val="728000369"/>
            <w:rPr>
              <w:rFonts w:eastAsia="Times New Roman"/>
            </w:rPr>
          </w:pPr>
          <w:r>
            <w:rPr>
              <w:rFonts w:eastAsia="Times New Roman"/>
            </w:rPr>
            <w:t xml:space="preserve">[138] </w:t>
          </w:r>
          <w:r>
            <w:rPr>
              <w:rFonts w:eastAsia="Times New Roman"/>
            </w:rPr>
            <w:tab/>
            <w:t xml:space="preserve">DOCS.UNITY3D.COM. </w:t>
          </w:r>
          <w:r>
            <w:rPr>
              <w:rFonts w:eastAsia="Times New Roman"/>
              <w:i/>
              <w:iCs/>
            </w:rPr>
            <w:t xml:space="preserve">Unity - </w:t>
          </w:r>
          <w:proofErr w:type="spellStart"/>
          <w:r>
            <w:rPr>
              <w:rFonts w:eastAsia="Times New Roman"/>
              <w:i/>
              <w:iCs/>
            </w:rPr>
            <w:t>Scripting</w:t>
          </w:r>
          <w:proofErr w:type="spellEnd"/>
          <w:r>
            <w:rPr>
              <w:rFonts w:eastAsia="Times New Roman"/>
              <w:i/>
              <w:iCs/>
            </w:rPr>
            <w:t xml:space="preserve"> API: </w:t>
          </w:r>
          <w:proofErr w:type="spellStart"/>
          <w:r>
            <w:rPr>
              <w:rFonts w:eastAsia="Times New Roman"/>
              <w:i/>
              <w:iCs/>
            </w:rPr>
            <w:t>MonoBehaviour.FixedUpdate</w:t>
          </w:r>
          <w:proofErr w:type="spellEnd"/>
          <w:r>
            <w:rPr>
              <w:rFonts w:eastAsia="Times New Roman"/>
              <w:i/>
              <w:iCs/>
            </w:rPr>
            <w:t>()</w:t>
          </w:r>
          <w:r>
            <w:rPr>
              <w:rFonts w:eastAsia="Times New Roman"/>
            </w:rPr>
            <w:t xml:space="preserve"> [online]. [vid. 2021-09-04]. Dostupné z: https://docs.unity3d.com/ScriptReference/MonoBehaviour.FixedUpdate.html</w:t>
          </w:r>
        </w:p>
        <w:p w14:paraId="1FB19F9E" w14:textId="77777777" w:rsidR="00A87455" w:rsidRDefault="00A87455">
          <w:pPr>
            <w:autoSpaceDE w:val="0"/>
            <w:autoSpaceDN w:val="0"/>
            <w:ind w:hanging="640"/>
            <w:divId w:val="300161993"/>
            <w:rPr>
              <w:rFonts w:eastAsia="Times New Roman"/>
            </w:rPr>
          </w:pPr>
          <w:r>
            <w:rPr>
              <w:rFonts w:eastAsia="Times New Roman"/>
            </w:rPr>
            <w:t xml:space="preserve">[139] </w:t>
          </w:r>
          <w:r>
            <w:rPr>
              <w:rFonts w:eastAsia="Times New Roman"/>
            </w:rPr>
            <w:tab/>
            <w:t xml:space="preserve">DOCS.UNITY3D.COM. </w:t>
          </w:r>
          <w:r>
            <w:rPr>
              <w:rFonts w:eastAsia="Times New Roman"/>
              <w:i/>
              <w:iCs/>
            </w:rPr>
            <w:t xml:space="preserve">Unity - </w:t>
          </w:r>
          <w:proofErr w:type="spellStart"/>
          <w:r>
            <w:rPr>
              <w:rFonts w:eastAsia="Times New Roman"/>
              <w:i/>
              <w:iCs/>
            </w:rPr>
            <w:t>Scripting</w:t>
          </w:r>
          <w:proofErr w:type="spellEnd"/>
          <w:r>
            <w:rPr>
              <w:rFonts w:eastAsia="Times New Roman"/>
              <w:i/>
              <w:iCs/>
            </w:rPr>
            <w:t xml:space="preserve"> API: </w:t>
          </w:r>
          <w:proofErr w:type="spellStart"/>
          <w:r>
            <w:rPr>
              <w:rFonts w:eastAsia="Times New Roman"/>
              <w:i/>
              <w:iCs/>
            </w:rPr>
            <w:t>Debug</w:t>
          </w:r>
          <w:proofErr w:type="spellEnd"/>
          <w:r>
            <w:rPr>
              <w:rFonts w:eastAsia="Times New Roman"/>
            </w:rPr>
            <w:t xml:space="preserve"> [online]. [vid. 2021-09-19]. Dostupné z: https://docs.unity3d.com/ScriptReference/Debug.html</w:t>
          </w:r>
        </w:p>
        <w:p w14:paraId="7C453F38" w14:textId="77777777" w:rsidR="00A87455" w:rsidRDefault="00A87455">
          <w:pPr>
            <w:autoSpaceDE w:val="0"/>
            <w:autoSpaceDN w:val="0"/>
            <w:ind w:hanging="640"/>
            <w:divId w:val="192041302"/>
            <w:rPr>
              <w:rFonts w:eastAsia="Times New Roman"/>
            </w:rPr>
          </w:pPr>
          <w:r>
            <w:rPr>
              <w:rFonts w:eastAsia="Times New Roman"/>
            </w:rPr>
            <w:t xml:space="preserve">[140] </w:t>
          </w:r>
          <w:r>
            <w:rPr>
              <w:rFonts w:eastAsia="Times New Roman"/>
            </w:rPr>
            <w:tab/>
            <w:t xml:space="preserve">DOCS.UNITY3D.COM. </w:t>
          </w:r>
          <w:r>
            <w:rPr>
              <w:rFonts w:eastAsia="Times New Roman"/>
              <w:i/>
              <w:iCs/>
            </w:rPr>
            <w:t xml:space="preserve">Unity - </w:t>
          </w:r>
          <w:proofErr w:type="spellStart"/>
          <w:r>
            <w:rPr>
              <w:rFonts w:eastAsia="Times New Roman"/>
              <w:i/>
              <w:iCs/>
            </w:rPr>
            <w:t>Manual</w:t>
          </w:r>
          <w:proofErr w:type="spellEnd"/>
          <w:r>
            <w:rPr>
              <w:rFonts w:eastAsia="Times New Roman"/>
              <w:i/>
              <w:iCs/>
            </w:rPr>
            <w:t xml:space="preserve">: </w:t>
          </w:r>
          <w:proofErr w:type="spellStart"/>
          <w:r>
            <w:rPr>
              <w:rFonts w:eastAsia="Times New Roman"/>
              <w:i/>
              <w:iCs/>
            </w:rPr>
            <w:t>Prefabs</w:t>
          </w:r>
          <w:proofErr w:type="spellEnd"/>
          <w:r>
            <w:rPr>
              <w:rFonts w:eastAsia="Times New Roman"/>
            </w:rPr>
            <w:t xml:space="preserve"> [online]. [vid. 2021-09-04]. Dostupné z: https://docs.unity3d.com/Manual/Prefabs.html</w:t>
          </w:r>
        </w:p>
        <w:p w14:paraId="07974AD9" w14:textId="77777777" w:rsidR="00A87455" w:rsidRDefault="00A87455">
          <w:pPr>
            <w:autoSpaceDE w:val="0"/>
            <w:autoSpaceDN w:val="0"/>
            <w:ind w:hanging="640"/>
            <w:divId w:val="1998729360"/>
            <w:rPr>
              <w:rFonts w:eastAsia="Times New Roman"/>
            </w:rPr>
          </w:pPr>
          <w:r>
            <w:rPr>
              <w:rFonts w:eastAsia="Times New Roman"/>
            </w:rPr>
            <w:t xml:space="preserve">[141] </w:t>
          </w:r>
          <w:r>
            <w:rPr>
              <w:rFonts w:eastAsia="Times New Roman"/>
            </w:rPr>
            <w:tab/>
            <w:t xml:space="preserve">SOCIAMIX. </w:t>
          </w:r>
          <w:r>
            <w:rPr>
              <w:rFonts w:eastAsia="Times New Roman"/>
              <w:i/>
              <w:iCs/>
            </w:rPr>
            <w:t xml:space="preserve">10 </w:t>
          </w:r>
          <w:proofErr w:type="spellStart"/>
          <w:r>
            <w:rPr>
              <w:rFonts w:eastAsia="Times New Roman"/>
              <w:i/>
              <w:iCs/>
            </w:rPr>
            <w:t>mins</w:t>
          </w:r>
          <w:proofErr w:type="spellEnd"/>
          <w:r>
            <w:rPr>
              <w:rFonts w:eastAsia="Times New Roman"/>
              <w:i/>
              <w:iCs/>
            </w:rPr>
            <w:t xml:space="preserve"> </w:t>
          </w:r>
          <w:proofErr w:type="spellStart"/>
          <w:r>
            <w:rPr>
              <w:rFonts w:eastAsia="Times New Roman"/>
              <w:i/>
              <w:iCs/>
            </w:rPr>
            <w:t>GameDev</w:t>
          </w:r>
          <w:proofErr w:type="spellEnd"/>
          <w:r>
            <w:rPr>
              <w:rFonts w:eastAsia="Times New Roman"/>
              <w:i/>
              <w:iCs/>
            </w:rPr>
            <w:t xml:space="preserve"> </w:t>
          </w:r>
          <w:proofErr w:type="spellStart"/>
          <w:r>
            <w:rPr>
              <w:rFonts w:eastAsia="Times New Roman"/>
              <w:i/>
              <w:iCs/>
            </w:rPr>
            <w:t>tips</w:t>
          </w:r>
          <w:proofErr w:type="spellEnd"/>
          <w:r>
            <w:rPr>
              <w:rFonts w:eastAsia="Times New Roman"/>
              <w:i/>
              <w:iCs/>
            </w:rPr>
            <w:t xml:space="preserve"> - </w:t>
          </w:r>
          <w:proofErr w:type="spellStart"/>
          <w:r>
            <w:rPr>
              <w:rFonts w:eastAsia="Times New Roman"/>
              <w:i/>
              <w:iCs/>
            </w:rPr>
            <w:t>Quaternions</w:t>
          </w:r>
          <w:proofErr w:type="spellEnd"/>
          <w:r>
            <w:rPr>
              <w:rFonts w:eastAsia="Times New Roman"/>
              <w:i/>
              <w:iCs/>
            </w:rPr>
            <w:t xml:space="preserve"> - YouTube</w:t>
          </w:r>
          <w:r>
            <w:rPr>
              <w:rFonts w:eastAsia="Times New Roman"/>
            </w:rPr>
            <w:t xml:space="preserve"> [online]. [vid. 2021-09-20]. Dostupné z: https://www.youtube.com/watch?v=1yoFjjJRnLY</w:t>
          </w:r>
        </w:p>
        <w:p w14:paraId="521F11EA" w14:textId="77777777" w:rsidR="00A87455" w:rsidRDefault="00A87455">
          <w:pPr>
            <w:autoSpaceDE w:val="0"/>
            <w:autoSpaceDN w:val="0"/>
            <w:ind w:hanging="640"/>
            <w:divId w:val="216940200"/>
            <w:rPr>
              <w:rFonts w:eastAsia="Times New Roman"/>
            </w:rPr>
          </w:pPr>
          <w:r>
            <w:rPr>
              <w:rFonts w:eastAsia="Times New Roman"/>
            </w:rPr>
            <w:t xml:space="preserve">[142] </w:t>
          </w:r>
          <w:r>
            <w:rPr>
              <w:rFonts w:eastAsia="Times New Roman"/>
            </w:rPr>
            <w:tab/>
            <w:t xml:space="preserve">3BLUE1BROWN. </w:t>
          </w:r>
          <w:proofErr w:type="spellStart"/>
          <w:r>
            <w:rPr>
              <w:rFonts w:eastAsia="Times New Roman"/>
              <w:i/>
              <w:iCs/>
            </w:rPr>
            <w:t>Quaternions</w:t>
          </w:r>
          <w:proofErr w:type="spellEnd"/>
          <w:r>
            <w:rPr>
              <w:rFonts w:eastAsia="Times New Roman"/>
              <w:i/>
              <w:iCs/>
            </w:rPr>
            <w:t xml:space="preserve"> and 3d </w:t>
          </w:r>
          <w:proofErr w:type="spellStart"/>
          <w:r>
            <w:rPr>
              <w:rFonts w:eastAsia="Times New Roman"/>
              <w:i/>
              <w:iCs/>
            </w:rPr>
            <w:t>rotation</w:t>
          </w:r>
          <w:proofErr w:type="spellEnd"/>
          <w:r>
            <w:rPr>
              <w:rFonts w:eastAsia="Times New Roman"/>
              <w:i/>
              <w:iCs/>
            </w:rPr>
            <w:t xml:space="preserve">, </w:t>
          </w:r>
          <w:proofErr w:type="spellStart"/>
          <w:r>
            <w:rPr>
              <w:rFonts w:eastAsia="Times New Roman"/>
              <w:i/>
              <w:iCs/>
            </w:rPr>
            <w:t>explained</w:t>
          </w:r>
          <w:proofErr w:type="spellEnd"/>
          <w:r>
            <w:rPr>
              <w:rFonts w:eastAsia="Times New Roman"/>
              <w:i/>
              <w:iCs/>
            </w:rPr>
            <w:t xml:space="preserve"> </w:t>
          </w:r>
          <w:proofErr w:type="spellStart"/>
          <w:r>
            <w:rPr>
              <w:rFonts w:eastAsia="Times New Roman"/>
              <w:i/>
              <w:iCs/>
            </w:rPr>
            <w:t>interactively</w:t>
          </w:r>
          <w:proofErr w:type="spellEnd"/>
          <w:r>
            <w:rPr>
              <w:rFonts w:eastAsia="Times New Roman"/>
              <w:i/>
              <w:iCs/>
            </w:rPr>
            <w:t xml:space="preserve"> - YouTube</w:t>
          </w:r>
          <w:r>
            <w:rPr>
              <w:rFonts w:eastAsia="Times New Roman"/>
            </w:rPr>
            <w:t xml:space="preserve"> [online]. 2018 [vid. 2021-09-20]. Dostupné z: https://www.youtube.com/watch?v=zjMuIxRvygQ</w:t>
          </w:r>
        </w:p>
        <w:p w14:paraId="0CFF28DC" w14:textId="77777777" w:rsidR="00A87455" w:rsidRDefault="00A87455">
          <w:pPr>
            <w:autoSpaceDE w:val="0"/>
            <w:autoSpaceDN w:val="0"/>
            <w:ind w:hanging="640"/>
            <w:divId w:val="1485971163"/>
            <w:rPr>
              <w:rFonts w:eastAsia="Times New Roman"/>
            </w:rPr>
          </w:pPr>
          <w:r>
            <w:rPr>
              <w:rFonts w:eastAsia="Times New Roman"/>
            </w:rPr>
            <w:t xml:space="preserve">[143] </w:t>
          </w:r>
          <w:r>
            <w:rPr>
              <w:rFonts w:eastAsia="Times New Roman"/>
            </w:rPr>
            <w:tab/>
            <w:t xml:space="preserve">JON FAVREAU. </w:t>
          </w:r>
          <w:proofErr w:type="spellStart"/>
          <w:r>
            <w:rPr>
              <w:rFonts w:eastAsia="Times New Roman"/>
            </w:rPr>
            <w:t>The</w:t>
          </w:r>
          <w:proofErr w:type="spellEnd"/>
          <w:r>
            <w:rPr>
              <w:rFonts w:eastAsia="Times New Roman"/>
            </w:rPr>
            <w:t xml:space="preserve"> </w:t>
          </w:r>
          <w:proofErr w:type="spellStart"/>
          <w:r>
            <w:rPr>
              <w:rFonts w:eastAsia="Times New Roman"/>
            </w:rPr>
            <w:t>Mandalorian</w:t>
          </w:r>
          <w:proofErr w:type="spellEnd"/>
          <w:r>
            <w:rPr>
              <w:rFonts w:eastAsia="Times New Roman"/>
            </w:rPr>
            <w:t xml:space="preserve">. In: . 2019. </w:t>
          </w:r>
        </w:p>
        <w:p w14:paraId="33CF3426" w14:textId="77777777" w:rsidR="00A87455" w:rsidRDefault="00A87455">
          <w:pPr>
            <w:autoSpaceDE w:val="0"/>
            <w:autoSpaceDN w:val="0"/>
            <w:ind w:hanging="640"/>
            <w:divId w:val="1476877042"/>
            <w:rPr>
              <w:rFonts w:eastAsia="Times New Roman"/>
            </w:rPr>
          </w:pPr>
          <w:r>
            <w:rPr>
              <w:rFonts w:eastAsia="Times New Roman"/>
            </w:rPr>
            <w:t xml:space="preserve">[144] </w:t>
          </w:r>
          <w:r>
            <w:rPr>
              <w:rFonts w:eastAsia="Times New Roman"/>
            </w:rPr>
            <w:tab/>
          </w:r>
          <w:proofErr w:type="spellStart"/>
          <w:r>
            <w:rPr>
              <w:rFonts w:eastAsia="Times New Roman"/>
              <w:i/>
              <w:iCs/>
            </w:rPr>
            <w:t>Fortnite</w:t>
          </w:r>
          <w:proofErr w:type="spellEnd"/>
          <w:r>
            <w:rPr>
              <w:rFonts w:eastAsia="Times New Roman"/>
              <w:i/>
              <w:iCs/>
            </w:rPr>
            <w:t xml:space="preserve"> | </w:t>
          </w:r>
          <w:proofErr w:type="spellStart"/>
          <w:r>
            <w:rPr>
              <w:rFonts w:eastAsia="Times New Roman"/>
              <w:i/>
              <w:iCs/>
            </w:rPr>
            <w:t>Create</w:t>
          </w:r>
          <w:proofErr w:type="spellEnd"/>
          <w:r>
            <w:rPr>
              <w:rFonts w:eastAsia="Times New Roman"/>
              <w:i/>
              <w:iCs/>
            </w:rPr>
            <w:t xml:space="preserve">, Play &amp; </w:t>
          </w:r>
          <w:proofErr w:type="spellStart"/>
          <w:r>
            <w:rPr>
              <w:rFonts w:eastAsia="Times New Roman"/>
              <w:i/>
              <w:iCs/>
            </w:rPr>
            <w:t>Battle</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Friends</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Free - </w:t>
          </w:r>
          <w:proofErr w:type="spellStart"/>
          <w:r>
            <w:rPr>
              <w:rFonts w:eastAsia="Times New Roman"/>
              <w:i/>
              <w:iCs/>
            </w:rPr>
            <w:t>Fortnite</w:t>
          </w:r>
          <w:proofErr w:type="spellEnd"/>
          <w:r>
            <w:rPr>
              <w:rFonts w:eastAsia="Times New Roman"/>
            </w:rPr>
            <w:t xml:space="preserve"> [online]. [vid. 2023-03-24]. Dostupné z: https://www.fortnite.com/</w:t>
          </w:r>
        </w:p>
        <w:p w14:paraId="2F10606F" w14:textId="77777777" w:rsidR="00A87455" w:rsidRDefault="00A87455">
          <w:pPr>
            <w:autoSpaceDE w:val="0"/>
            <w:autoSpaceDN w:val="0"/>
            <w:ind w:hanging="640"/>
            <w:divId w:val="598030113"/>
            <w:rPr>
              <w:rFonts w:eastAsia="Times New Roman"/>
            </w:rPr>
          </w:pPr>
          <w:r>
            <w:rPr>
              <w:rFonts w:eastAsia="Times New Roman"/>
            </w:rPr>
            <w:t xml:space="preserve">[145] </w:t>
          </w:r>
          <w:r>
            <w:rPr>
              <w:rFonts w:eastAsia="Times New Roman"/>
            </w:rPr>
            <w:tab/>
          </w:r>
          <w:proofErr w:type="spellStart"/>
          <w:r>
            <w:rPr>
              <w:rFonts w:eastAsia="Times New Roman"/>
              <w:i/>
              <w:iCs/>
            </w:rPr>
            <w:t>Borderlands</w:t>
          </w:r>
          <w:proofErr w:type="spellEnd"/>
          <w:r>
            <w:rPr>
              <w:rFonts w:eastAsia="Times New Roman"/>
            </w:rPr>
            <w:t xml:space="preserve"> [online]. [vid. 2023-03-24]. Dostupné z: https://borderlands.com/en-US/</w:t>
          </w:r>
        </w:p>
        <w:p w14:paraId="225058DE" w14:textId="77777777" w:rsidR="00A87455" w:rsidRDefault="00A87455">
          <w:pPr>
            <w:autoSpaceDE w:val="0"/>
            <w:autoSpaceDN w:val="0"/>
            <w:ind w:hanging="640"/>
            <w:divId w:val="271597855"/>
            <w:rPr>
              <w:rFonts w:eastAsia="Times New Roman"/>
            </w:rPr>
          </w:pPr>
          <w:r>
            <w:rPr>
              <w:rFonts w:eastAsia="Times New Roman"/>
            </w:rPr>
            <w:t xml:space="preserve">[146] </w:t>
          </w:r>
          <w:r>
            <w:rPr>
              <w:rFonts w:eastAsia="Times New Roman"/>
            </w:rPr>
            <w:tab/>
          </w:r>
          <w:proofErr w:type="spellStart"/>
          <w:r>
            <w:rPr>
              <w:rFonts w:eastAsia="Times New Roman"/>
              <w:i/>
              <w:iCs/>
            </w:rPr>
            <w:t>Gearbox</w:t>
          </w:r>
          <w:proofErr w:type="spellEnd"/>
          <w:r>
            <w:rPr>
              <w:rFonts w:eastAsia="Times New Roman"/>
              <w:i/>
              <w:iCs/>
            </w:rPr>
            <w:t xml:space="preserve"> </w:t>
          </w:r>
          <w:proofErr w:type="spellStart"/>
          <w:r>
            <w:rPr>
              <w:rFonts w:eastAsia="Times New Roman"/>
              <w:i/>
              <w:iCs/>
            </w:rPr>
            <w:t>Software’s</w:t>
          </w:r>
          <w:proofErr w:type="spellEnd"/>
          <w:r>
            <w:rPr>
              <w:rFonts w:eastAsia="Times New Roman"/>
              <w:i/>
              <w:iCs/>
            </w:rPr>
            <w:t xml:space="preserve"> </w:t>
          </w:r>
          <w:proofErr w:type="spellStart"/>
          <w:r>
            <w:rPr>
              <w:rFonts w:eastAsia="Times New Roman"/>
              <w:i/>
              <w:iCs/>
            </w:rPr>
            <w:t>Borderlands</w:t>
          </w:r>
          <w:proofErr w:type="spellEnd"/>
          <w:r>
            <w:rPr>
              <w:rFonts w:eastAsia="Times New Roman"/>
              <w:i/>
              <w:iCs/>
            </w:rPr>
            <w:t xml:space="preserve"> More </w:t>
          </w:r>
          <w:proofErr w:type="spellStart"/>
          <w:r>
            <w:rPr>
              <w:rFonts w:eastAsia="Times New Roman"/>
              <w:i/>
              <w:iCs/>
            </w:rPr>
            <w:t>Awesome</w:t>
          </w:r>
          <w:proofErr w:type="spellEnd"/>
          <w:r>
            <w:rPr>
              <w:rFonts w:eastAsia="Times New Roman"/>
              <w:i/>
              <w:iCs/>
            </w:rPr>
            <w:t xml:space="preserve"> </w:t>
          </w:r>
          <w:proofErr w:type="spellStart"/>
          <w:r>
            <w:rPr>
              <w:rFonts w:eastAsia="Times New Roman"/>
              <w:i/>
              <w:iCs/>
            </w:rPr>
            <w:t>Than</w:t>
          </w:r>
          <w:proofErr w:type="spellEnd"/>
          <w:r>
            <w:rPr>
              <w:rFonts w:eastAsia="Times New Roman"/>
              <w:i/>
              <w:iCs/>
            </w:rPr>
            <w:t xml:space="preserve"> </w:t>
          </w:r>
          <w:proofErr w:type="spellStart"/>
          <w:r>
            <w:rPr>
              <w:rFonts w:eastAsia="Times New Roman"/>
              <w:i/>
              <w:iCs/>
            </w:rPr>
            <w:t>Ever</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3</w:t>
          </w:r>
          <w:r>
            <w:rPr>
              <w:rFonts w:eastAsia="Times New Roman"/>
            </w:rPr>
            <w:t xml:space="preserve"> [online]. [vid. 2021-07-01]. Dostupné z: https://www.unrealengine.com/en-US/blog/borderlands</w:t>
          </w:r>
        </w:p>
        <w:p w14:paraId="7F6E0E9E" w14:textId="77777777" w:rsidR="00A87455" w:rsidRDefault="00A87455">
          <w:pPr>
            <w:autoSpaceDE w:val="0"/>
            <w:autoSpaceDN w:val="0"/>
            <w:ind w:hanging="640"/>
            <w:divId w:val="1268536234"/>
            <w:rPr>
              <w:rFonts w:eastAsia="Times New Roman"/>
            </w:rPr>
          </w:pPr>
          <w:r>
            <w:rPr>
              <w:rFonts w:eastAsia="Times New Roman"/>
            </w:rPr>
            <w:t xml:space="preserve">[147] </w:t>
          </w:r>
          <w:r>
            <w:rPr>
              <w:rFonts w:eastAsia="Times New Roman"/>
            </w:rPr>
            <w:tab/>
            <w:t xml:space="preserve">INSIDER. </w:t>
          </w:r>
          <w:proofErr w:type="spellStart"/>
          <w:r>
            <w:rPr>
              <w:rFonts w:eastAsia="Times New Roman"/>
              <w:i/>
              <w:iCs/>
            </w:rPr>
            <w:t>Why</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Mandalorian</w:t>
          </w:r>
          <w:proofErr w:type="spellEnd"/>
          <w:r>
            <w:rPr>
              <w:rFonts w:eastAsia="Times New Roman"/>
              <w:i/>
              <w:iCs/>
            </w:rPr>
            <w:t xml:space="preserve">" </w:t>
          </w:r>
          <w:proofErr w:type="spellStart"/>
          <w:r>
            <w:rPr>
              <w:rFonts w:eastAsia="Times New Roman"/>
              <w:i/>
              <w:iCs/>
            </w:rPr>
            <w:t>Uses</w:t>
          </w:r>
          <w:proofErr w:type="spellEnd"/>
          <w:r>
            <w:rPr>
              <w:rFonts w:eastAsia="Times New Roman"/>
              <w:i/>
              <w:iCs/>
            </w:rPr>
            <w:t xml:space="preserve"> </w:t>
          </w:r>
          <w:proofErr w:type="spellStart"/>
          <w:r>
            <w:rPr>
              <w:rFonts w:eastAsia="Times New Roman"/>
              <w:i/>
              <w:iCs/>
            </w:rPr>
            <w:t>Virtual</w:t>
          </w:r>
          <w:proofErr w:type="spellEnd"/>
          <w:r>
            <w:rPr>
              <w:rFonts w:eastAsia="Times New Roman"/>
              <w:i/>
              <w:iCs/>
            </w:rPr>
            <w:t xml:space="preserve"> </w:t>
          </w:r>
          <w:proofErr w:type="spellStart"/>
          <w:r>
            <w:rPr>
              <w:rFonts w:eastAsia="Times New Roman"/>
              <w:i/>
              <w:iCs/>
            </w:rPr>
            <w:t>Sets</w:t>
          </w:r>
          <w:proofErr w:type="spellEnd"/>
          <w:r>
            <w:rPr>
              <w:rFonts w:eastAsia="Times New Roman"/>
              <w:i/>
              <w:iCs/>
            </w:rPr>
            <w:t xml:space="preserve"> </w:t>
          </w:r>
          <w:proofErr w:type="spellStart"/>
          <w:r>
            <w:rPr>
              <w:rFonts w:eastAsia="Times New Roman"/>
              <w:i/>
              <w:iCs/>
            </w:rPr>
            <w:t>Over</w:t>
          </w:r>
          <w:proofErr w:type="spellEnd"/>
          <w:r>
            <w:rPr>
              <w:rFonts w:eastAsia="Times New Roman"/>
              <w:i/>
              <w:iCs/>
            </w:rPr>
            <w:t xml:space="preserve"> Green </w:t>
          </w:r>
          <w:proofErr w:type="spellStart"/>
          <w:r>
            <w:rPr>
              <w:rFonts w:eastAsia="Times New Roman"/>
              <w:i/>
              <w:iCs/>
            </w:rPr>
            <w:t>Screen</w:t>
          </w:r>
          <w:proofErr w:type="spellEnd"/>
          <w:r>
            <w:rPr>
              <w:rFonts w:eastAsia="Times New Roman"/>
              <w:i/>
              <w:iCs/>
            </w:rPr>
            <w:t xml:space="preserve"> | </w:t>
          </w:r>
          <w:proofErr w:type="spellStart"/>
          <w:r>
            <w:rPr>
              <w:rFonts w:eastAsia="Times New Roman"/>
              <w:i/>
              <w:iCs/>
            </w:rPr>
            <w:t>Movies</w:t>
          </w:r>
          <w:proofErr w:type="spellEnd"/>
          <w:r>
            <w:rPr>
              <w:rFonts w:eastAsia="Times New Roman"/>
              <w:i/>
              <w:iCs/>
            </w:rPr>
            <w:t xml:space="preserve"> Insider - YouTube</w:t>
          </w:r>
          <w:r>
            <w:rPr>
              <w:rFonts w:eastAsia="Times New Roman"/>
            </w:rPr>
            <w:t xml:space="preserve"> [online]. [vid. 2021-06-24]. Dostupné z: https://www.youtube.com/watch?v=Ufp8weYYDE8</w:t>
          </w:r>
        </w:p>
        <w:p w14:paraId="3C33B8A9" w14:textId="77777777" w:rsidR="00A87455" w:rsidRDefault="00A87455">
          <w:pPr>
            <w:autoSpaceDE w:val="0"/>
            <w:autoSpaceDN w:val="0"/>
            <w:ind w:hanging="640"/>
            <w:divId w:val="1293974432"/>
            <w:rPr>
              <w:rFonts w:eastAsia="Times New Roman"/>
            </w:rPr>
          </w:pPr>
          <w:r>
            <w:rPr>
              <w:rFonts w:eastAsia="Times New Roman"/>
            </w:rPr>
            <w:t xml:space="preserve">[148] </w:t>
          </w:r>
          <w:r>
            <w:rPr>
              <w:rFonts w:eastAsia="Times New Roman"/>
            </w:rPr>
            <w:tab/>
            <w:t xml:space="preserve">EPIC GAMES. </w:t>
          </w:r>
          <w:r>
            <w:rPr>
              <w:rFonts w:eastAsia="Times New Roman"/>
              <w:i/>
              <w:iCs/>
            </w:rPr>
            <w:t>Real-Time In-</w:t>
          </w:r>
          <w:proofErr w:type="spellStart"/>
          <w:r>
            <w:rPr>
              <w:rFonts w:eastAsia="Times New Roman"/>
              <w:i/>
              <w:iCs/>
            </w:rPr>
            <w:t>Camera</w:t>
          </w:r>
          <w:proofErr w:type="spellEnd"/>
          <w:r>
            <w:rPr>
              <w:rFonts w:eastAsia="Times New Roman"/>
              <w:i/>
              <w:iCs/>
            </w:rPr>
            <w:t xml:space="preserve"> VFX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Next</w:t>
          </w:r>
          <w:proofErr w:type="spellEnd"/>
          <w:r>
            <w:rPr>
              <w:rFonts w:eastAsia="Times New Roman"/>
              <w:i/>
              <w:iCs/>
            </w:rPr>
            <w:t xml:space="preserve">-Gen </w:t>
          </w:r>
          <w:proofErr w:type="spellStart"/>
          <w:r>
            <w:rPr>
              <w:rFonts w:eastAsia="Times New Roman"/>
              <w:i/>
              <w:iCs/>
            </w:rPr>
            <w:t>Filmmaking</w:t>
          </w:r>
          <w:proofErr w:type="spellEnd"/>
          <w:r>
            <w:rPr>
              <w:rFonts w:eastAsia="Times New Roman"/>
              <w:i/>
              <w:iCs/>
            </w:rPr>
            <w:t xml:space="preserve"> | Project </w:t>
          </w:r>
          <w:proofErr w:type="spellStart"/>
          <w:r>
            <w:rPr>
              <w:rFonts w:eastAsia="Times New Roman"/>
              <w:i/>
              <w:iCs/>
            </w:rPr>
            <w:t>Spotlight</w:t>
          </w:r>
          <w:proofErr w:type="spellEnd"/>
          <w:r>
            <w:rPr>
              <w:rFonts w:eastAsia="Times New Roman"/>
              <w:i/>
              <w:iCs/>
            </w:rPr>
            <w:t xml:space="preserve"> |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 YouTube</w:t>
          </w:r>
          <w:r>
            <w:rPr>
              <w:rFonts w:eastAsia="Times New Roman"/>
            </w:rPr>
            <w:t xml:space="preserve"> [online]. [vid. 2021-06-24]. Dostupné z: https://www.youtube.com/watch?v=bErPsq5kPzE</w:t>
          </w:r>
        </w:p>
        <w:p w14:paraId="27400F93" w14:textId="77777777" w:rsidR="00A87455" w:rsidRDefault="00A87455">
          <w:pPr>
            <w:autoSpaceDE w:val="0"/>
            <w:autoSpaceDN w:val="0"/>
            <w:ind w:hanging="640"/>
            <w:divId w:val="1477186328"/>
            <w:rPr>
              <w:rFonts w:eastAsia="Times New Roman"/>
            </w:rPr>
          </w:pPr>
          <w:r>
            <w:rPr>
              <w:rFonts w:eastAsia="Times New Roman"/>
            </w:rPr>
            <w:lastRenderedPageBreak/>
            <w:t xml:space="preserve">[149] </w:t>
          </w:r>
          <w:r>
            <w:rPr>
              <w:rFonts w:eastAsia="Times New Roman"/>
            </w:rPr>
            <w:tab/>
          </w:r>
          <w:r>
            <w:rPr>
              <w:rFonts w:eastAsia="Times New Roman"/>
              <w:i/>
              <w:iCs/>
            </w:rPr>
            <w:t xml:space="preserve">CRYENGINE | Support: </w:t>
          </w:r>
          <w:proofErr w:type="spellStart"/>
          <w:r>
            <w:rPr>
              <w:rFonts w:eastAsia="Times New Roman"/>
              <w:i/>
              <w:iCs/>
            </w:rPr>
            <w:t>Licensing</w:t>
          </w:r>
          <w:proofErr w:type="spellEnd"/>
          <w:r>
            <w:rPr>
              <w:rFonts w:eastAsia="Times New Roman"/>
            </w:rPr>
            <w:t xml:space="preserve"> [online]. [vid. 2021-06-24]. Dostupné z: https://www.cryengine.com/support/view/licensing</w:t>
          </w:r>
        </w:p>
        <w:p w14:paraId="5FA24E9F" w14:textId="77777777" w:rsidR="00A87455" w:rsidRDefault="00A87455">
          <w:pPr>
            <w:autoSpaceDE w:val="0"/>
            <w:autoSpaceDN w:val="0"/>
            <w:ind w:hanging="640"/>
            <w:divId w:val="62801927"/>
            <w:rPr>
              <w:rFonts w:eastAsia="Times New Roman"/>
            </w:rPr>
          </w:pPr>
          <w:r>
            <w:rPr>
              <w:rFonts w:eastAsia="Times New Roman"/>
            </w:rPr>
            <w:t xml:space="preserve">[150] </w:t>
          </w:r>
          <w:r>
            <w:rPr>
              <w:rFonts w:eastAsia="Times New Roman"/>
            </w:rPr>
            <w:tab/>
            <w:t xml:space="preserve">EPIC GAMES. </w:t>
          </w:r>
          <w:proofErr w:type="spellStart"/>
          <w:r>
            <w:rPr>
              <w:rFonts w:eastAsia="Times New Roman"/>
              <w:i/>
              <w:iCs/>
            </w:rPr>
            <w:t>Download</w:t>
          </w:r>
          <w:proofErr w:type="spellEnd"/>
          <w:r>
            <w:rPr>
              <w:rFonts w:eastAsia="Times New Roman"/>
              <w:i/>
              <w:iCs/>
            </w:rPr>
            <w:t xml:space="preserve"> -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rPr>
            <w:t xml:space="preserve"> [online]. [vid. 2021-06-22]. Dostupné z: https://www.unrealengine.com/en-US/download</w:t>
          </w:r>
        </w:p>
        <w:p w14:paraId="70AF09E4" w14:textId="77777777" w:rsidR="00A87455" w:rsidRDefault="00A87455">
          <w:pPr>
            <w:autoSpaceDE w:val="0"/>
            <w:autoSpaceDN w:val="0"/>
            <w:ind w:hanging="640"/>
            <w:divId w:val="1610506267"/>
            <w:rPr>
              <w:rFonts w:eastAsia="Times New Roman"/>
            </w:rPr>
          </w:pPr>
          <w:r>
            <w:rPr>
              <w:rFonts w:eastAsia="Times New Roman"/>
            </w:rPr>
            <w:t xml:space="preserve">[151] </w:t>
          </w:r>
          <w:r>
            <w:rPr>
              <w:rFonts w:eastAsia="Times New Roman"/>
            </w:rPr>
            <w:tab/>
            <w:t xml:space="preserve">TECHNOLOGIES, Unity.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platforms</w:t>
          </w:r>
          <w:proofErr w:type="spellEnd"/>
          <w:r>
            <w:rPr>
              <w:rFonts w:eastAsia="Times New Roman"/>
              <w:i/>
              <w:iCs/>
            </w:rPr>
            <w:t xml:space="preserve"> are </w:t>
          </w:r>
          <w:proofErr w:type="spellStart"/>
          <w:r>
            <w:rPr>
              <w:rFonts w:eastAsia="Times New Roman"/>
              <w:i/>
              <w:iCs/>
            </w:rPr>
            <w:t>supported</w:t>
          </w:r>
          <w:proofErr w:type="spellEnd"/>
          <w:r>
            <w:rPr>
              <w:rFonts w:eastAsia="Times New Roman"/>
              <w:i/>
              <w:iCs/>
            </w:rPr>
            <w:t xml:space="preserve"> by Unity? – Unity</w:t>
          </w:r>
          <w:r>
            <w:rPr>
              <w:rFonts w:eastAsia="Times New Roman"/>
            </w:rPr>
            <w:t xml:space="preserve"> [online]. [vid. 2021-06-23]. Dostupné z: https://support.unity.com/hc/en-us/articles/206336795-What-platforms-are-supported-by-Unity-</w:t>
          </w:r>
        </w:p>
        <w:p w14:paraId="061B71C2" w14:textId="77777777" w:rsidR="00A87455" w:rsidRDefault="00A87455">
          <w:pPr>
            <w:autoSpaceDE w:val="0"/>
            <w:autoSpaceDN w:val="0"/>
            <w:ind w:hanging="640"/>
            <w:divId w:val="2114394803"/>
            <w:rPr>
              <w:rFonts w:eastAsia="Times New Roman"/>
            </w:rPr>
          </w:pPr>
          <w:r>
            <w:rPr>
              <w:rFonts w:eastAsia="Times New Roman"/>
            </w:rPr>
            <w:t xml:space="preserve">[152] </w:t>
          </w:r>
          <w:r>
            <w:rPr>
              <w:rFonts w:eastAsia="Times New Roman"/>
            </w:rPr>
            <w:tab/>
            <w:t xml:space="preserve">EPIC GAMES. </w:t>
          </w:r>
          <w:proofErr w:type="spellStart"/>
          <w:r>
            <w:rPr>
              <w:rFonts w:eastAsia="Times New Roman"/>
              <w:i/>
              <w:iCs/>
            </w:rPr>
            <w:t>Multi-platform</w:t>
          </w:r>
          <w:proofErr w:type="spellEnd"/>
          <w:r>
            <w:rPr>
              <w:rFonts w:eastAsia="Times New Roman"/>
              <w:i/>
              <w:iCs/>
            </w:rPr>
            <w:t xml:space="preserve"> development</w:t>
          </w:r>
          <w:r>
            <w:rPr>
              <w:rFonts w:eastAsia="Times New Roman"/>
            </w:rPr>
            <w:t xml:space="preserve"> [online]. [vid. 2021-06-23]. Dostupné z: https://www.unrealengine.com/en-US/features/multi-platform-development</w:t>
          </w:r>
        </w:p>
        <w:p w14:paraId="65E7D1C0" w14:textId="77777777" w:rsidR="00A87455" w:rsidRDefault="00A87455">
          <w:pPr>
            <w:autoSpaceDE w:val="0"/>
            <w:autoSpaceDN w:val="0"/>
            <w:ind w:hanging="640"/>
            <w:divId w:val="1569346006"/>
            <w:rPr>
              <w:rFonts w:eastAsia="Times New Roman"/>
            </w:rPr>
          </w:pPr>
          <w:r>
            <w:rPr>
              <w:rFonts w:eastAsia="Times New Roman"/>
            </w:rPr>
            <w:t xml:space="preserve">[153] </w:t>
          </w:r>
          <w:r>
            <w:rPr>
              <w:rFonts w:eastAsia="Times New Roman"/>
            </w:rPr>
            <w:tab/>
          </w:r>
          <w:r>
            <w:rPr>
              <w:rFonts w:eastAsia="Times New Roman"/>
              <w:i/>
              <w:iCs/>
            </w:rPr>
            <w:t>CRYENGINE | Support: General</w:t>
          </w:r>
          <w:r>
            <w:rPr>
              <w:rFonts w:eastAsia="Times New Roman"/>
            </w:rPr>
            <w:t xml:space="preserve"> [online]. [vid. 2021-06-24]. Dostupné z: https://www.cryengine.com/support/view/general#platform-support</w:t>
          </w:r>
        </w:p>
        <w:p w14:paraId="0966AE63" w14:textId="77777777" w:rsidR="00A87455" w:rsidRDefault="00A87455">
          <w:pPr>
            <w:autoSpaceDE w:val="0"/>
            <w:autoSpaceDN w:val="0"/>
            <w:ind w:hanging="640"/>
            <w:divId w:val="526716873"/>
            <w:rPr>
              <w:rFonts w:eastAsia="Times New Roman"/>
            </w:rPr>
          </w:pPr>
          <w:r>
            <w:rPr>
              <w:rFonts w:eastAsia="Times New Roman"/>
            </w:rPr>
            <w:t xml:space="preserve">[154] </w:t>
          </w:r>
          <w:r>
            <w:rPr>
              <w:rFonts w:eastAsia="Times New Roman"/>
            </w:rPr>
            <w:tab/>
          </w:r>
          <w:r>
            <w:rPr>
              <w:rFonts w:eastAsia="Times New Roman"/>
              <w:i/>
              <w:iCs/>
            </w:rPr>
            <w:t xml:space="preserve">Design </w:t>
          </w:r>
          <w:proofErr w:type="spellStart"/>
          <w:r>
            <w:rPr>
              <w:rFonts w:eastAsia="Times New Roman"/>
              <w:i/>
              <w:iCs/>
            </w:rPr>
            <w:t>Patterns</w:t>
          </w:r>
          <w:proofErr w:type="spellEnd"/>
          <w:r>
            <w:rPr>
              <w:rFonts w:eastAsia="Times New Roman"/>
            </w:rPr>
            <w:t xml:space="preserve"> [online]. [vid. 2023-03-20]. Dostupné z: https://refactoring.guru/design-patterns</w:t>
          </w:r>
        </w:p>
        <w:p w14:paraId="433CB434" w14:textId="77777777" w:rsidR="00A87455" w:rsidRDefault="00A87455">
          <w:pPr>
            <w:autoSpaceDE w:val="0"/>
            <w:autoSpaceDN w:val="0"/>
            <w:ind w:hanging="640"/>
            <w:divId w:val="826164596"/>
            <w:rPr>
              <w:rFonts w:eastAsia="Times New Roman"/>
            </w:rPr>
          </w:pPr>
          <w:r>
            <w:rPr>
              <w:rFonts w:eastAsia="Times New Roman"/>
            </w:rPr>
            <w:t xml:space="preserve">[155] </w:t>
          </w:r>
          <w:r>
            <w:rPr>
              <w:rFonts w:eastAsia="Times New Roman"/>
            </w:rPr>
            <w:tab/>
          </w:r>
          <w:proofErr w:type="spellStart"/>
          <w:r>
            <w:rPr>
              <w:rFonts w:eastAsia="Times New Roman"/>
              <w:i/>
              <w:iCs/>
            </w:rPr>
            <w:t>History</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patterns</w:t>
          </w:r>
          <w:proofErr w:type="spellEnd"/>
          <w:r>
            <w:rPr>
              <w:rFonts w:eastAsia="Times New Roman"/>
            </w:rPr>
            <w:t xml:space="preserve"> [online]. [vid. 2023-03-20]. Dostupné z: https://refactoring.guru/design-patterns/history</w:t>
          </w:r>
        </w:p>
        <w:p w14:paraId="0AD9F720" w14:textId="77777777" w:rsidR="00A87455" w:rsidRDefault="00A87455">
          <w:pPr>
            <w:autoSpaceDE w:val="0"/>
            <w:autoSpaceDN w:val="0"/>
            <w:ind w:hanging="640"/>
            <w:divId w:val="495805542"/>
            <w:rPr>
              <w:rFonts w:eastAsia="Times New Roman"/>
            </w:rPr>
          </w:pPr>
          <w:r>
            <w:rPr>
              <w:rFonts w:eastAsia="Times New Roman"/>
            </w:rPr>
            <w:t xml:space="preserve">[156] </w:t>
          </w:r>
          <w:r>
            <w:rPr>
              <w:rFonts w:eastAsia="Times New Roman"/>
            </w:rPr>
            <w:tab/>
          </w:r>
          <w:proofErr w:type="spellStart"/>
          <w:r>
            <w:rPr>
              <w:rFonts w:eastAsia="Times New Roman"/>
              <w:i/>
              <w:iCs/>
            </w:rPr>
            <w:t>Creational</w:t>
          </w:r>
          <w:proofErr w:type="spellEnd"/>
          <w:r>
            <w:rPr>
              <w:rFonts w:eastAsia="Times New Roman"/>
              <w:i/>
              <w:iCs/>
            </w:rPr>
            <w:t xml:space="preserve"> Design </w:t>
          </w:r>
          <w:proofErr w:type="spellStart"/>
          <w:r>
            <w:rPr>
              <w:rFonts w:eastAsia="Times New Roman"/>
              <w:i/>
              <w:iCs/>
            </w:rPr>
            <w:t>Patterns</w:t>
          </w:r>
          <w:proofErr w:type="spellEnd"/>
          <w:r>
            <w:rPr>
              <w:rFonts w:eastAsia="Times New Roman"/>
            </w:rPr>
            <w:t xml:space="preserve"> [online]. [vid. 2023-03-20]. Dostupné z: https://refactoring.guru/design-patterns/creational-patterns</w:t>
          </w:r>
        </w:p>
        <w:p w14:paraId="66EA3DFF" w14:textId="77777777" w:rsidR="00A87455" w:rsidRDefault="00A87455">
          <w:pPr>
            <w:autoSpaceDE w:val="0"/>
            <w:autoSpaceDN w:val="0"/>
            <w:ind w:hanging="640"/>
            <w:divId w:val="1165820055"/>
            <w:rPr>
              <w:rFonts w:eastAsia="Times New Roman"/>
            </w:rPr>
          </w:pPr>
          <w:r>
            <w:rPr>
              <w:rFonts w:eastAsia="Times New Roman"/>
            </w:rPr>
            <w:t xml:space="preserve">[157] </w:t>
          </w:r>
          <w:r>
            <w:rPr>
              <w:rFonts w:eastAsia="Times New Roman"/>
            </w:rPr>
            <w:tab/>
          </w:r>
          <w:proofErr w:type="spellStart"/>
          <w:r>
            <w:rPr>
              <w:rFonts w:eastAsia="Times New Roman"/>
              <w:i/>
              <w:iCs/>
            </w:rPr>
            <w:t>Structural</w:t>
          </w:r>
          <w:proofErr w:type="spellEnd"/>
          <w:r>
            <w:rPr>
              <w:rFonts w:eastAsia="Times New Roman"/>
              <w:i/>
              <w:iCs/>
            </w:rPr>
            <w:t xml:space="preserve"> Design </w:t>
          </w:r>
          <w:proofErr w:type="spellStart"/>
          <w:r>
            <w:rPr>
              <w:rFonts w:eastAsia="Times New Roman"/>
              <w:i/>
              <w:iCs/>
            </w:rPr>
            <w:t>Patterns</w:t>
          </w:r>
          <w:proofErr w:type="spellEnd"/>
          <w:r>
            <w:rPr>
              <w:rFonts w:eastAsia="Times New Roman"/>
            </w:rPr>
            <w:t xml:space="preserve"> [online]. [vid. 2023-03-20]. Dostupné z: https://refactoring.guru/design-patterns/structural-patterns</w:t>
          </w:r>
        </w:p>
        <w:p w14:paraId="43594264" w14:textId="77777777" w:rsidR="00A87455" w:rsidRDefault="00A87455">
          <w:pPr>
            <w:autoSpaceDE w:val="0"/>
            <w:autoSpaceDN w:val="0"/>
            <w:ind w:hanging="640"/>
            <w:divId w:val="826361798"/>
            <w:rPr>
              <w:rFonts w:eastAsia="Times New Roman"/>
            </w:rPr>
          </w:pPr>
          <w:r>
            <w:rPr>
              <w:rFonts w:eastAsia="Times New Roman"/>
            </w:rPr>
            <w:t xml:space="preserve">[158] </w:t>
          </w:r>
          <w:r>
            <w:rPr>
              <w:rFonts w:eastAsia="Times New Roman"/>
            </w:rPr>
            <w:tab/>
          </w:r>
          <w:proofErr w:type="spellStart"/>
          <w:r>
            <w:rPr>
              <w:rFonts w:eastAsia="Times New Roman"/>
              <w:i/>
              <w:iCs/>
            </w:rPr>
            <w:t>Behavioral</w:t>
          </w:r>
          <w:proofErr w:type="spellEnd"/>
          <w:r>
            <w:rPr>
              <w:rFonts w:eastAsia="Times New Roman"/>
              <w:i/>
              <w:iCs/>
            </w:rPr>
            <w:t xml:space="preserve"> Design </w:t>
          </w:r>
          <w:proofErr w:type="spellStart"/>
          <w:r>
            <w:rPr>
              <w:rFonts w:eastAsia="Times New Roman"/>
              <w:i/>
              <w:iCs/>
            </w:rPr>
            <w:t>Patterns</w:t>
          </w:r>
          <w:proofErr w:type="spellEnd"/>
          <w:r>
            <w:rPr>
              <w:rFonts w:eastAsia="Times New Roman"/>
            </w:rPr>
            <w:t xml:space="preserve"> [online]. [vid. 2023-03-20]. Dostupné z: https://refactoring.guru/design-patterns/behavioral-patterns</w:t>
          </w:r>
        </w:p>
        <w:p w14:paraId="5254DF9A" w14:textId="77777777" w:rsidR="00A87455" w:rsidRDefault="00A87455">
          <w:pPr>
            <w:autoSpaceDE w:val="0"/>
            <w:autoSpaceDN w:val="0"/>
            <w:ind w:hanging="640"/>
            <w:divId w:val="377246238"/>
            <w:rPr>
              <w:rFonts w:eastAsia="Times New Roman"/>
            </w:rPr>
          </w:pPr>
          <w:r>
            <w:rPr>
              <w:rFonts w:eastAsia="Times New Roman"/>
            </w:rPr>
            <w:t xml:space="preserve">[159] </w:t>
          </w:r>
          <w:r>
            <w:rPr>
              <w:rFonts w:eastAsia="Times New Roman"/>
            </w:rPr>
            <w:tab/>
          </w:r>
          <w:proofErr w:type="spellStart"/>
          <w:r>
            <w:rPr>
              <w:rFonts w:eastAsia="Times New Roman"/>
              <w:i/>
              <w:iCs/>
            </w:rPr>
            <w:t>Factory</w:t>
          </w:r>
          <w:proofErr w:type="spellEnd"/>
          <w:r>
            <w:rPr>
              <w:rFonts w:eastAsia="Times New Roman"/>
              <w:i/>
              <w:iCs/>
            </w:rPr>
            <w:t xml:space="preserve"> </w:t>
          </w:r>
          <w:proofErr w:type="spellStart"/>
          <w:r>
            <w:rPr>
              <w:rFonts w:eastAsia="Times New Roman"/>
              <w:i/>
              <w:iCs/>
            </w:rPr>
            <w:t>Method</w:t>
          </w:r>
          <w:proofErr w:type="spellEnd"/>
          <w:r>
            <w:rPr>
              <w:rFonts w:eastAsia="Times New Roman"/>
            </w:rPr>
            <w:t xml:space="preserve"> [online]. [vid. 2023-03-20]. Dostupné z: https://refactoring.guru/design-patterns/factory-method</w:t>
          </w:r>
        </w:p>
        <w:p w14:paraId="1D12F8A7" w14:textId="77777777" w:rsidR="00A87455" w:rsidRDefault="00A87455">
          <w:pPr>
            <w:autoSpaceDE w:val="0"/>
            <w:autoSpaceDN w:val="0"/>
            <w:ind w:hanging="640"/>
            <w:divId w:val="1826386638"/>
            <w:rPr>
              <w:rFonts w:eastAsia="Times New Roman"/>
            </w:rPr>
          </w:pPr>
          <w:r>
            <w:rPr>
              <w:rFonts w:eastAsia="Times New Roman"/>
            </w:rPr>
            <w:t xml:space="preserve">[160] </w:t>
          </w:r>
          <w:r>
            <w:rPr>
              <w:rFonts w:eastAsia="Times New Roman"/>
            </w:rPr>
            <w:tab/>
          </w:r>
          <w:r>
            <w:rPr>
              <w:rFonts w:eastAsia="Times New Roman"/>
              <w:i/>
              <w:iCs/>
            </w:rPr>
            <w:t>Singleton</w:t>
          </w:r>
          <w:r>
            <w:rPr>
              <w:rFonts w:eastAsia="Times New Roman"/>
            </w:rPr>
            <w:t xml:space="preserve"> [online]. [vid. 2023-03-20]. Dostupné z: https://refactoring.guru/design-patterns/singleton</w:t>
          </w:r>
        </w:p>
        <w:p w14:paraId="7BD9F31C" w14:textId="77777777" w:rsidR="00A87455" w:rsidRDefault="00A87455">
          <w:pPr>
            <w:autoSpaceDE w:val="0"/>
            <w:autoSpaceDN w:val="0"/>
            <w:ind w:hanging="640"/>
            <w:divId w:val="1840119936"/>
            <w:rPr>
              <w:rFonts w:eastAsia="Times New Roman"/>
            </w:rPr>
          </w:pPr>
          <w:r>
            <w:rPr>
              <w:rFonts w:eastAsia="Times New Roman"/>
            </w:rPr>
            <w:t xml:space="preserve">[161] </w:t>
          </w:r>
          <w:r>
            <w:rPr>
              <w:rFonts w:eastAsia="Times New Roman"/>
            </w:rPr>
            <w:tab/>
          </w:r>
          <w:proofErr w:type="spellStart"/>
          <w:r>
            <w:rPr>
              <w:rFonts w:eastAsia="Times New Roman"/>
              <w:i/>
              <w:iCs/>
            </w:rPr>
            <w:t>Flyweight</w:t>
          </w:r>
          <w:proofErr w:type="spellEnd"/>
          <w:r>
            <w:rPr>
              <w:rFonts w:eastAsia="Times New Roman"/>
            </w:rPr>
            <w:t xml:space="preserve"> [online]. [vid. 2023-03-20]. Dostupné z: https://refactoring.guru/design-patterns/flyweight</w:t>
          </w:r>
        </w:p>
        <w:p w14:paraId="73506E35" w14:textId="77777777" w:rsidR="00A87455" w:rsidRDefault="00A87455">
          <w:pPr>
            <w:autoSpaceDE w:val="0"/>
            <w:autoSpaceDN w:val="0"/>
            <w:ind w:hanging="640"/>
            <w:divId w:val="1213154875"/>
            <w:rPr>
              <w:rFonts w:eastAsia="Times New Roman"/>
            </w:rPr>
          </w:pPr>
          <w:r>
            <w:rPr>
              <w:rFonts w:eastAsia="Times New Roman"/>
            </w:rPr>
            <w:t xml:space="preserve">[162] </w:t>
          </w:r>
          <w:r>
            <w:rPr>
              <w:rFonts w:eastAsia="Times New Roman"/>
            </w:rPr>
            <w:tab/>
          </w:r>
          <w:proofErr w:type="spellStart"/>
          <w:r>
            <w:rPr>
              <w:rFonts w:eastAsia="Times New Roman"/>
              <w:i/>
              <w:iCs/>
            </w:rPr>
            <w:t>Observer</w:t>
          </w:r>
          <w:proofErr w:type="spellEnd"/>
          <w:r>
            <w:rPr>
              <w:rFonts w:eastAsia="Times New Roman"/>
            </w:rPr>
            <w:t xml:space="preserve"> [online]. [vid. 2023-03-21]. Dostupné z: https://refactoring.guru/design-patterns/observer</w:t>
          </w:r>
        </w:p>
        <w:p w14:paraId="6FA0DCF7" w14:textId="77777777" w:rsidR="00A87455" w:rsidRDefault="00A87455">
          <w:pPr>
            <w:autoSpaceDE w:val="0"/>
            <w:autoSpaceDN w:val="0"/>
            <w:ind w:hanging="640"/>
            <w:divId w:val="1926379714"/>
            <w:rPr>
              <w:rFonts w:eastAsia="Times New Roman"/>
            </w:rPr>
          </w:pPr>
          <w:r>
            <w:rPr>
              <w:rFonts w:eastAsia="Times New Roman"/>
            </w:rPr>
            <w:t xml:space="preserve">[163] </w:t>
          </w:r>
          <w:r>
            <w:rPr>
              <w:rFonts w:eastAsia="Times New Roman"/>
            </w:rPr>
            <w:tab/>
          </w:r>
          <w:r>
            <w:rPr>
              <w:rFonts w:eastAsia="Times New Roman"/>
              <w:i/>
              <w:iCs/>
            </w:rPr>
            <w:t>Prototype</w:t>
          </w:r>
          <w:r>
            <w:rPr>
              <w:rFonts w:eastAsia="Times New Roman"/>
            </w:rPr>
            <w:t xml:space="preserve"> [online]. [vid. 2023-03-26]. Dostupné z: https://refactoring.guru/design-patterns/prototype</w:t>
          </w:r>
        </w:p>
        <w:p w14:paraId="0949D75C" w14:textId="77777777" w:rsidR="00A87455" w:rsidRDefault="00A87455">
          <w:pPr>
            <w:autoSpaceDE w:val="0"/>
            <w:autoSpaceDN w:val="0"/>
            <w:ind w:hanging="640"/>
            <w:divId w:val="2074504010"/>
            <w:rPr>
              <w:rFonts w:eastAsia="Times New Roman"/>
            </w:rPr>
          </w:pPr>
          <w:r>
            <w:rPr>
              <w:rFonts w:eastAsia="Times New Roman"/>
            </w:rPr>
            <w:t xml:space="preserve">[164] </w:t>
          </w:r>
          <w:r>
            <w:rPr>
              <w:rFonts w:eastAsia="Times New Roman"/>
            </w:rPr>
            <w:tab/>
          </w:r>
          <w:proofErr w:type="spellStart"/>
          <w:r>
            <w:rPr>
              <w:rFonts w:eastAsia="Times New Roman"/>
              <w:i/>
              <w:iCs/>
            </w:rPr>
            <w:t>State</w:t>
          </w:r>
          <w:proofErr w:type="spellEnd"/>
          <w:r>
            <w:rPr>
              <w:rFonts w:eastAsia="Times New Roman"/>
            </w:rPr>
            <w:t xml:space="preserve"> [online]. [vid. 2023-03-26]. Dostupné z: https://refactoring.guru/design-patterns/state</w:t>
          </w:r>
        </w:p>
        <w:p w14:paraId="70D79FFD" w14:textId="77777777" w:rsidR="00A87455" w:rsidRDefault="00A87455">
          <w:pPr>
            <w:autoSpaceDE w:val="0"/>
            <w:autoSpaceDN w:val="0"/>
            <w:ind w:hanging="640"/>
            <w:divId w:val="273557182"/>
            <w:rPr>
              <w:rFonts w:eastAsia="Times New Roman"/>
            </w:rPr>
          </w:pPr>
          <w:r>
            <w:rPr>
              <w:rFonts w:eastAsia="Times New Roman"/>
            </w:rPr>
            <w:t xml:space="preserve">[165] </w:t>
          </w:r>
          <w:r>
            <w:rPr>
              <w:rFonts w:eastAsia="Times New Roman"/>
            </w:rPr>
            <w:tab/>
          </w:r>
          <w:r>
            <w:rPr>
              <w:rFonts w:eastAsia="Times New Roman"/>
              <w:i/>
              <w:iCs/>
            </w:rPr>
            <w:t xml:space="preserve">Game Manager.. </w:t>
          </w:r>
          <w:proofErr w:type="spellStart"/>
          <w:r>
            <w:rPr>
              <w:rFonts w:eastAsia="Times New Roman"/>
              <w:i/>
              <w:iCs/>
            </w:rPr>
            <w:t>One</w:t>
          </w:r>
          <w:proofErr w:type="spellEnd"/>
          <w:r>
            <w:rPr>
              <w:rFonts w:eastAsia="Times New Roman"/>
              <w:i/>
              <w:iCs/>
            </w:rPr>
            <w:t xml:space="preserve"> Manager to Rule </w:t>
          </w:r>
          <w:proofErr w:type="spellStart"/>
          <w:r>
            <w:rPr>
              <w:rFonts w:eastAsia="Times New Roman"/>
              <w:i/>
              <w:iCs/>
            </w:rPr>
            <w:t>them</w:t>
          </w:r>
          <w:proofErr w:type="spellEnd"/>
          <w:r>
            <w:rPr>
              <w:rFonts w:eastAsia="Times New Roman"/>
              <w:i/>
              <w:iCs/>
            </w:rPr>
            <w:t xml:space="preserve"> All. | by Thomas </w:t>
          </w:r>
          <w:proofErr w:type="spellStart"/>
          <w:r>
            <w:rPr>
              <w:rFonts w:eastAsia="Times New Roman"/>
              <w:i/>
              <w:iCs/>
            </w:rPr>
            <w:t>Kesler</w:t>
          </w:r>
          <w:proofErr w:type="spellEnd"/>
          <w:r>
            <w:rPr>
              <w:rFonts w:eastAsia="Times New Roman"/>
              <w:i/>
              <w:iCs/>
            </w:rPr>
            <w:t xml:space="preserve"> | Medium</w:t>
          </w:r>
          <w:r>
            <w:rPr>
              <w:rFonts w:eastAsia="Times New Roman"/>
            </w:rPr>
            <w:t xml:space="preserve"> [online]. [vid. 2023-03-25]. Dostupné z: https://foxxthom.medium.com/game-manager-one-manager-to-rule-them-all-1c06afa72b23</w:t>
          </w:r>
        </w:p>
        <w:p w14:paraId="27B540EE" w14:textId="61B8F966" w:rsidR="00F67031" w:rsidRDefault="00A87455">
          <w:r>
            <w:rPr>
              <w:rFonts w:eastAsia="Times New Roman"/>
            </w:rPr>
            <w:t> </w:t>
          </w:r>
        </w:p>
      </w:sdtContent>
    </w:sdt>
    <w:sectPr w:rsidR="00F67031" w:rsidSect="00891BAF">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33DE43" w14:textId="77777777" w:rsidR="00B44E3D" w:rsidRDefault="00B44E3D" w:rsidP="00891BAF">
      <w:pPr>
        <w:spacing w:after="0" w:line="240" w:lineRule="auto"/>
      </w:pPr>
      <w:r>
        <w:separator/>
      </w:r>
    </w:p>
  </w:endnote>
  <w:endnote w:type="continuationSeparator" w:id="0">
    <w:p w14:paraId="088B307F" w14:textId="77777777" w:rsidR="00B44E3D" w:rsidRDefault="00B44E3D" w:rsidP="00891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214320"/>
      <w:docPartObj>
        <w:docPartGallery w:val="Page Numbers (Bottom of Page)"/>
        <w:docPartUnique/>
      </w:docPartObj>
    </w:sdtPr>
    <w:sdtContent>
      <w:p w14:paraId="7E237A64" w14:textId="3A39EFB9" w:rsidR="00891BAF" w:rsidRDefault="00891BAF">
        <w:pPr>
          <w:pStyle w:val="Zpat"/>
          <w:jc w:val="center"/>
        </w:pPr>
        <w:r>
          <w:fldChar w:fldCharType="begin"/>
        </w:r>
        <w:r>
          <w:instrText>PAGE   \* MERGEFORMAT</w:instrText>
        </w:r>
        <w:r>
          <w:fldChar w:fldCharType="separate"/>
        </w:r>
        <w:r>
          <w:t>2</w:t>
        </w:r>
        <w:r>
          <w:fldChar w:fldCharType="end"/>
        </w:r>
      </w:p>
    </w:sdtContent>
  </w:sdt>
  <w:p w14:paraId="7CFBC811" w14:textId="77777777" w:rsidR="00891BAF" w:rsidRDefault="00891BA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649DAC37" w14:textId="77777777" w:rsidR="00891BAF" w:rsidRDefault="00891BAF">
        <w:pPr>
          <w:pStyle w:val="Zpat"/>
          <w:jc w:val="center"/>
        </w:pPr>
        <w:r>
          <w:fldChar w:fldCharType="begin"/>
        </w:r>
        <w:r>
          <w:instrText>PAGE   \* MERGEFORMAT</w:instrText>
        </w:r>
        <w:r>
          <w:fldChar w:fldCharType="separate"/>
        </w:r>
        <w:r>
          <w:t>2</w:t>
        </w:r>
        <w:r>
          <w:fldChar w:fldCharType="end"/>
        </w:r>
      </w:p>
    </w:sdtContent>
  </w:sdt>
  <w:p w14:paraId="0FE4B4F1" w14:textId="77777777" w:rsidR="00891BAF" w:rsidRDefault="00891BA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63A292" w14:textId="77777777" w:rsidR="00B44E3D" w:rsidRDefault="00B44E3D" w:rsidP="00891BAF">
      <w:pPr>
        <w:spacing w:after="0" w:line="240" w:lineRule="auto"/>
      </w:pPr>
      <w:r>
        <w:separator/>
      </w:r>
    </w:p>
  </w:footnote>
  <w:footnote w:type="continuationSeparator" w:id="0">
    <w:p w14:paraId="2D22178E" w14:textId="77777777" w:rsidR="00B44E3D" w:rsidRDefault="00B44E3D" w:rsidP="00891B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D0C5A"/>
    <w:multiLevelType w:val="multilevel"/>
    <w:tmpl w:val="01D6CF7E"/>
    <w:lvl w:ilvl="0">
      <w:start w:val="4"/>
      <w:numFmt w:val="decimal"/>
      <w:lvlText w:val="%1."/>
      <w:lvlJc w:val="left"/>
      <w:pPr>
        <w:ind w:left="720" w:hanging="360"/>
      </w:pPr>
      <w:rPr>
        <w:rFonts w:hint="default"/>
      </w:rPr>
    </w:lvl>
    <w:lvl w:ilvl="1">
      <w:start w:val="2"/>
      <w:numFmt w:val="decimal"/>
      <w:isLgl/>
      <w:lvlText w:val="%1.%2"/>
      <w:lvlJc w:val="left"/>
      <w:pPr>
        <w:ind w:left="1428" w:hanging="720"/>
      </w:pPr>
      <w:rPr>
        <w:rFonts w:asciiTheme="majorHAnsi" w:eastAsiaTheme="majorEastAsia" w:hAnsiTheme="majorHAnsi" w:cstheme="majorBidi" w:hint="default"/>
        <w:color w:val="2F5496" w:themeColor="accent1" w:themeShade="BF"/>
        <w:sz w:val="26"/>
      </w:rPr>
    </w:lvl>
    <w:lvl w:ilvl="2">
      <w:start w:val="1"/>
      <w:numFmt w:val="decimal"/>
      <w:isLgl/>
      <w:lvlText w:val="%1.%2.%3"/>
      <w:lvlJc w:val="left"/>
      <w:pPr>
        <w:ind w:left="1776" w:hanging="720"/>
      </w:pPr>
      <w:rPr>
        <w:rFonts w:asciiTheme="majorHAnsi" w:eastAsiaTheme="majorEastAsia" w:hAnsiTheme="majorHAnsi" w:cstheme="majorBidi" w:hint="default"/>
        <w:color w:val="2F5496" w:themeColor="accent1" w:themeShade="BF"/>
        <w:sz w:val="26"/>
      </w:rPr>
    </w:lvl>
    <w:lvl w:ilvl="3">
      <w:start w:val="1"/>
      <w:numFmt w:val="decimal"/>
      <w:isLgl/>
      <w:lvlText w:val="%1.%2.%3.%4"/>
      <w:lvlJc w:val="left"/>
      <w:pPr>
        <w:ind w:left="2484" w:hanging="1080"/>
      </w:pPr>
      <w:rPr>
        <w:rFonts w:asciiTheme="majorHAnsi" w:eastAsiaTheme="majorEastAsia" w:hAnsiTheme="majorHAnsi" w:cstheme="majorBidi" w:hint="default"/>
        <w:color w:val="2F5496" w:themeColor="accent1" w:themeShade="BF"/>
        <w:sz w:val="26"/>
      </w:rPr>
    </w:lvl>
    <w:lvl w:ilvl="4">
      <w:start w:val="1"/>
      <w:numFmt w:val="decimal"/>
      <w:isLgl/>
      <w:lvlText w:val="%1.%2.%3.%4.%5"/>
      <w:lvlJc w:val="left"/>
      <w:pPr>
        <w:ind w:left="3192" w:hanging="1440"/>
      </w:pPr>
      <w:rPr>
        <w:rFonts w:asciiTheme="majorHAnsi" w:eastAsiaTheme="majorEastAsia" w:hAnsiTheme="majorHAnsi" w:cstheme="majorBidi" w:hint="default"/>
        <w:color w:val="2F5496" w:themeColor="accent1" w:themeShade="BF"/>
        <w:sz w:val="26"/>
      </w:rPr>
    </w:lvl>
    <w:lvl w:ilvl="5">
      <w:start w:val="1"/>
      <w:numFmt w:val="decimal"/>
      <w:isLgl/>
      <w:lvlText w:val="%1.%2.%3.%4.%5.%6"/>
      <w:lvlJc w:val="left"/>
      <w:pPr>
        <w:ind w:left="3540" w:hanging="1440"/>
      </w:pPr>
      <w:rPr>
        <w:rFonts w:asciiTheme="majorHAnsi" w:eastAsiaTheme="majorEastAsia" w:hAnsiTheme="majorHAnsi" w:cstheme="majorBidi" w:hint="default"/>
        <w:color w:val="2F5496" w:themeColor="accent1" w:themeShade="BF"/>
        <w:sz w:val="26"/>
      </w:rPr>
    </w:lvl>
    <w:lvl w:ilvl="6">
      <w:start w:val="1"/>
      <w:numFmt w:val="decimal"/>
      <w:isLgl/>
      <w:lvlText w:val="%1.%2.%3.%4.%5.%6.%7"/>
      <w:lvlJc w:val="left"/>
      <w:pPr>
        <w:ind w:left="4248" w:hanging="1800"/>
      </w:pPr>
      <w:rPr>
        <w:rFonts w:asciiTheme="majorHAnsi" w:eastAsiaTheme="majorEastAsia" w:hAnsiTheme="majorHAnsi" w:cstheme="majorBidi" w:hint="default"/>
        <w:color w:val="2F5496" w:themeColor="accent1" w:themeShade="BF"/>
        <w:sz w:val="26"/>
      </w:rPr>
    </w:lvl>
    <w:lvl w:ilvl="7">
      <w:start w:val="1"/>
      <w:numFmt w:val="decimal"/>
      <w:isLgl/>
      <w:lvlText w:val="%1.%2.%3.%4.%5.%6.%7.%8"/>
      <w:lvlJc w:val="left"/>
      <w:pPr>
        <w:ind w:left="4956" w:hanging="2160"/>
      </w:pPr>
      <w:rPr>
        <w:rFonts w:asciiTheme="majorHAnsi" w:eastAsiaTheme="majorEastAsia" w:hAnsiTheme="majorHAnsi" w:cstheme="majorBidi" w:hint="default"/>
        <w:color w:val="2F5496" w:themeColor="accent1" w:themeShade="BF"/>
        <w:sz w:val="26"/>
      </w:rPr>
    </w:lvl>
    <w:lvl w:ilvl="8">
      <w:start w:val="1"/>
      <w:numFmt w:val="decimal"/>
      <w:isLgl/>
      <w:lvlText w:val="%1.%2.%3.%4.%5.%6.%7.%8.%9"/>
      <w:lvlJc w:val="left"/>
      <w:pPr>
        <w:ind w:left="5304" w:hanging="2160"/>
      </w:pPr>
      <w:rPr>
        <w:rFonts w:asciiTheme="majorHAnsi" w:eastAsiaTheme="majorEastAsia" w:hAnsiTheme="majorHAnsi" w:cstheme="majorBidi" w:hint="default"/>
        <w:color w:val="2F5496" w:themeColor="accent1" w:themeShade="BF"/>
        <w:sz w:val="26"/>
      </w:rPr>
    </w:lvl>
  </w:abstractNum>
  <w:abstractNum w:abstractNumId="1" w15:restartNumberingAfterBreak="0">
    <w:nsid w:val="632604B2"/>
    <w:multiLevelType w:val="multilevel"/>
    <w:tmpl w:val="F5A2D03C"/>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6A1451FB"/>
    <w:multiLevelType w:val="multilevel"/>
    <w:tmpl w:val="C2A60822"/>
    <w:lvl w:ilvl="0">
      <w:start w:val="5"/>
      <w:numFmt w:val="decimal"/>
      <w:lvlText w:val="%1"/>
      <w:lvlJc w:val="left"/>
      <w:pPr>
        <w:ind w:left="360" w:hanging="360"/>
      </w:pPr>
      <w:rPr>
        <w:rFonts w:hint="default"/>
      </w:rPr>
    </w:lvl>
    <w:lvl w:ilvl="1">
      <w:start w:val="3"/>
      <w:numFmt w:val="decimal"/>
      <w:lvlText w:val="%1.%2"/>
      <w:lvlJc w:val="left"/>
      <w:pPr>
        <w:ind w:left="1764" w:hanging="360"/>
      </w:pPr>
      <w:rPr>
        <w:rFonts w:hint="default"/>
      </w:rPr>
    </w:lvl>
    <w:lvl w:ilvl="2">
      <w:start w:val="1"/>
      <w:numFmt w:val="decimal"/>
      <w:lvlText w:val="%1.%2.%3"/>
      <w:lvlJc w:val="left"/>
      <w:pPr>
        <w:ind w:left="3528" w:hanging="720"/>
      </w:pPr>
      <w:rPr>
        <w:rFonts w:hint="default"/>
      </w:rPr>
    </w:lvl>
    <w:lvl w:ilvl="3">
      <w:start w:val="1"/>
      <w:numFmt w:val="decimal"/>
      <w:lvlText w:val="%1.%2.%3.%4"/>
      <w:lvlJc w:val="left"/>
      <w:pPr>
        <w:ind w:left="4932" w:hanging="720"/>
      </w:pPr>
      <w:rPr>
        <w:rFonts w:hint="default"/>
      </w:rPr>
    </w:lvl>
    <w:lvl w:ilvl="4">
      <w:start w:val="1"/>
      <w:numFmt w:val="decimal"/>
      <w:lvlText w:val="%1.%2.%3.%4.%5"/>
      <w:lvlJc w:val="left"/>
      <w:pPr>
        <w:ind w:left="6696" w:hanging="1080"/>
      </w:pPr>
      <w:rPr>
        <w:rFonts w:hint="default"/>
      </w:rPr>
    </w:lvl>
    <w:lvl w:ilvl="5">
      <w:start w:val="1"/>
      <w:numFmt w:val="decimal"/>
      <w:lvlText w:val="%1.%2.%3.%4.%5.%6"/>
      <w:lvlJc w:val="left"/>
      <w:pPr>
        <w:ind w:left="8460" w:hanging="1440"/>
      </w:pPr>
      <w:rPr>
        <w:rFonts w:hint="default"/>
      </w:rPr>
    </w:lvl>
    <w:lvl w:ilvl="6">
      <w:start w:val="1"/>
      <w:numFmt w:val="decimal"/>
      <w:lvlText w:val="%1.%2.%3.%4.%5.%6.%7"/>
      <w:lvlJc w:val="left"/>
      <w:pPr>
        <w:ind w:left="9864" w:hanging="1440"/>
      </w:pPr>
      <w:rPr>
        <w:rFonts w:hint="default"/>
      </w:rPr>
    </w:lvl>
    <w:lvl w:ilvl="7">
      <w:start w:val="1"/>
      <w:numFmt w:val="decimal"/>
      <w:lvlText w:val="%1.%2.%3.%4.%5.%6.%7.%8"/>
      <w:lvlJc w:val="left"/>
      <w:pPr>
        <w:ind w:left="11628" w:hanging="1800"/>
      </w:pPr>
      <w:rPr>
        <w:rFonts w:hint="default"/>
      </w:rPr>
    </w:lvl>
    <w:lvl w:ilvl="8">
      <w:start w:val="1"/>
      <w:numFmt w:val="decimal"/>
      <w:lvlText w:val="%1.%2.%3.%4.%5.%6.%7.%8.%9"/>
      <w:lvlJc w:val="left"/>
      <w:pPr>
        <w:ind w:left="13032" w:hanging="1800"/>
      </w:pPr>
      <w:rPr>
        <w:rFonts w:hint="default"/>
      </w:rPr>
    </w:lvl>
  </w:abstractNum>
  <w:abstractNum w:abstractNumId="3" w15:restartNumberingAfterBreak="0">
    <w:nsid w:val="73362360"/>
    <w:multiLevelType w:val="multilevel"/>
    <w:tmpl w:val="A9F47616"/>
    <w:lvl w:ilvl="0">
      <w:start w:val="3"/>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16cid:durableId="400835119">
    <w:abstractNumId w:val="1"/>
  </w:num>
  <w:num w:numId="2" w16cid:durableId="1515075094">
    <w:abstractNumId w:val="3"/>
  </w:num>
  <w:num w:numId="3" w16cid:durableId="1714619022">
    <w:abstractNumId w:val="0"/>
  </w:num>
  <w:num w:numId="4" w16cid:durableId="165506270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tin Novák">
    <w15:presenceInfo w15:providerId="Windows Live" w15:userId="a4206c9e486ccc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85D30"/>
    <w:rsid w:val="00000038"/>
    <w:rsid w:val="00000138"/>
    <w:rsid w:val="00000CB8"/>
    <w:rsid w:val="00001C43"/>
    <w:rsid w:val="000026FE"/>
    <w:rsid w:val="00003D66"/>
    <w:rsid w:val="0000516F"/>
    <w:rsid w:val="00006C90"/>
    <w:rsid w:val="00007E69"/>
    <w:rsid w:val="000101B9"/>
    <w:rsid w:val="000103BF"/>
    <w:rsid w:val="0001063D"/>
    <w:rsid w:val="00013200"/>
    <w:rsid w:val="00013516"/>
    <w:rsid w:val="0001501F"/>
    <w:rsid w:val="0001511A"/>
    <w:rsid w:val="000156CD"/>
    <w:rsid w:val="00016474"/>
    <w:rsid w:val="00016564"/>
    <w:rsid w:val="000170B1"/>
    <w:rsid w:val="00017308"/>
    <w:rsid w:val="000176B8"/>
    <w:rsid w:val="000205A6"/>
    <w:rsid w:val="000208AE"/>
    <w:rsid w:val="00021655"/>
    <w:rsid w:val="00022A80"/>
    <w:rsid w:val="00022DED"/>
    <w:rsid w:val="000230F5"/>
    <w:rsid w:val="000237A0"/>
    <w:rsid w:val="00026347"/>
    <w:rsid w:val="000307AB"/>
    <w:rsid w:val="000333CD"/>
    <w:rsid w:val="00034055"/>
    <w:rsid w:val="000343BA"/>
    <w:rsid w:val="000344BE"/>
    <w:rsid w:val="000348AD"/>
    <w:rsid w:val="00035976"/>
    <w:rsid w:val="00035D9C"/>
    <w:rsid w:val="000368ED"/>
    <w:rsid w:val="00036B1F"/>
    <w:rsid w:val="00036F31"/>
    <w:rsid w:val="00037D57"/>
    <w:rsid w:val="000407F5"/>
    <w:rsid w:val="00041243"/>
    <w:rsid w:val="00042F38"/>
    <w:rsid w:val="000442A6"/>
    <w:rsid w:val="000448DF"/>
    <w:rsid w:val="000452F9"/>
    <w:rsid w:val="00045607"/>
    <w:rsid w:val="00045F64"/>
    <w:rsid w:val="0004738A"/>
    <w:rsid w:val="000474BA"/>
    <w:rsid w:val="00050C7F"/>
    <w:rsid w:val="00052A95"/>
    <w:rsid w:val="00053849"/>
    <w:rsid w:val="00053E2D"/>
    <w:rsid w:val="000543FF"/>
    <w:rsid w:val="00054794"/>
    <w:rsid w:val="00055410"/>
    <w:rsid w:val="000569F7"/>
    <w:rsid w:val="00061721"/>
    <w:rsid w:val="0006350C"/>
    <w:rsid w:val="00063A48"/>
    <w:rsid w:val="000645CB"/>
    <w:rsid w:val="00065AD7"/>
    <w:rsid w:val="00067673"/>
    <w:rsid w:val="00070DD8"/>
    <w:rsid w:val="00076C65"/>
    <w:rsid w:val="00076F7F"/>
    <w:rsid w:val="00077C90"/>
    <w:rsid w:val="00077CC9"/>
    <w:rsid w:val="00080012"/>
    <w:rsid w:val="000815A6"/>
    <w:rsid w:val="00081763"/>
    <w:rsid w:val="00084E6B"/>
    <w:rsid w:val="00085222"/>
    <w:rsid w:val="00086180"/>
    <w:rsid w:val="00086767"/>
    <w:rsid w:val="0008722E"/>
    <w:rsid w:val="0009013B"/>
    <w:rsid w:val="00092593"/>
    <w:rsid w:val="0009293A"/>
    <w:rsid w:val="00092AB8"/>
    <w:rsid w:val="000947BA"/>
    <w:rsid w:val="00095F58"/>
    <w:rsid w:val="000968A1"/>
    <w:rsid w:val="00097762"/>
    <w:rsid w:val="000A038D"/>
    <w:rsid w:val="000A0CCB"/>
    <w:rsid w:val="000A1287"/>
    <w:rsid w:val="000A1D8D"/>
    <w:rsid w:val="000A1F80"/>
    <w:rsid w:val="000A226E"/>
    <w:rsid w:val="000A4770"/>
    <w:rsid w:val="000A74F0"/>
    <w:rsid w:val="000A7D06"/>
    <w:rsid w:val="000B1594"/>
    <w:rsid w:val="000B21ED"/>
    <w:rsid w:val="000B3187"/>
    <w:rsid w:val="000B4A03"/>
    <w:rsid w:val="000B4A8E"/>
    <w:rsid w:val="000B4CEC"/>
    <w:rsid w:val="000B56BA"/>
    <w:rsid w:val="000B6D86"/>
    <w:rsid w:val="000B7F2B"/>
    <w:rsid w:val="000C0045"/>
    <w:rsid w:val="000C39B9"/>
    <w:rsid w:val="000C4519"/>
    <w:rsid w:val="000C6410"/>
    <w:rsid w:val="000C7EE4"/>
    <w:rsid w:val="000D0665"/>
    <w:rsid w:val="000D0996"/>
    <w:rsid w:val="000D37B4"/>
    <w:rsid w:val="000D45B1"/>
    <w:rsid w:val="000D45CD"/>
    <w:rsid w:val="000D6D8F"/>
    <w:rsid w:val="000D7BC2"/>
    <w:rsid w:val="000E1817"/>
    <w:rsid w:val="000E3B73"/>
    <w:rsid w:val="000E4241"/>
    <w:rsid w:val="000E6AA8"/>
    <w:rsid w:val="000E74BC"/>
    <w:rsid w:val="000F0037"/>
    <w:rsid w:val="000F0FBC"/>
    <w:rsid w:val="000F12D6"/>
    <w:rsid w:val="000F5488"/>
    <w:rsid w:val="000F6216"/>
    <w:rsid w:val="000F745C"/>
    <w:rsid w:val="000F7F76"/>
    <w:rsid w:val="00102352"/>
    <w:rsid w:val="00103158"/>
    <w:rsid w:val="001031FB"/>
    <w:rsid w:val="001032B2"/>
    <w:rsid w:val="001033EF"/>
    <w:rsid w:val="00103568"/>
    <w:rsid w:val="00104355"/>
    <w:rsid w:val="00105513"/>
    <w:rsid w:val="001066A6"/>
    <w:rsid w:val="00106F19"/>
    <w:rsid w:val="00107964"/>
    <w:rsid w:val="00107A97"/>
    <w:rsid w:val="001127D9"/>
    <w:rsid w:val="00112F07"/>
    <w:rsid w:val="0011357E"/>
    <w:rsid w:val="00113620"/>
    <w:rsid w:val="00113B0A"/>
    <w:rsid w:val="00114707"/>
    <w:rsid w:val="00114B15"/>
    <w:rsid w:val="001154D7"/>
    <w:rsid w:val="00117056"/>
    <w:rsid w:val="00117CB0"/>
    <w:rsid w:val="00120484"/>
    <w:rsid w:val="001219EC"/>
    <w:rsid w:val="00121C37"/>
    <w:rsid w:val="0012288F"/>
    <w:rsid w:val="00124AA9"/>
    <w:rsid w:val="00124B1C"/>
    <w:rsid w:val="0012554E"/>
    <w:rsid w:val="00127E76"/>
    <w:rsid w:val="00131709"/>
    <w:rsid w:val="00131F33"/>
    <w:rsid w:val="00133D64"/>
    <w:rsid w:val="00134372"/>
    <w:rsid w:val="001353C7"/>
    <w:rsid w:val="001361CF"/>
    <w:rsid w:val="001361E4"/>
    <w:rsid w:val="00136AE0"/>
    <w:rsid w:val="00136D84"/>
    <w:rsid w:val="00142055"/>
    <w:rsid w:val="00143C29"/>
    <w:rsid w:val="0014539E"/>
    <w:rsid w:val="001453D9"/>
    <w:rsid w:val="001454A1"/>
    <w:rsid w:val="00145BD5"/>
    <w:rsid w:val="00151124"/>
    <w:rsid w:val="0015202E"/>
    <w:rsid w:val="00154303"/>
    <w:rsid w:val="001547A9"/>
    <w:rsid w:val="001550EF"/>
    <w:rsid w:val="001607FE"/>
    <w:rsid w:val="00165991"/>
    <w:rsid w:val="00165D28"/>
    <w:rsid w:val="00165D51"/>
    <w:rsid w:val="00167312"/>
    <w:rsid w:val="0016786F"/>
    <w:rsid w:val="00170C27"/>
    <w:rsid w:val="00172D55"/>
    <w:rsid w:val="00173CB0"/>
    <w:rsid w:val="001750A6"/>
    <w:rsid w:val="001758D3"/>
    <w:rsid w:val="0017598C"/>
    <w:rsid w:val="00176F63"/>
    <w:rsid w:val="00180E51"/>
    <w:rsid w:val="00181C32"/>
    <w:rsid w:val="00182B8B"/>
    <w:rsid w:val="001832A7"/>
    <w:rsid w:val="00184933"/>
    <w:rsid w:val="00184BFE"/>
    <w:rsid w:val="00185E5F"/>
    <w:rsid w:val="0018653A"/>
    <w:rsid w:val="00186740"/>
    <w:rsid w:val="00191467"/>
    <w:rsid w:val="00192E71"/>
    <w:rsid w:val="001931CD"/>
    <w:rsid w:val="00193D7C"/>
    <w:rsid w:val="001946D2"/>
    <w:rsid w:val="00194C78"/>
    <w:rsid w:val="001960E6"/>
    <w:rsid w:val="00196170"/>
    <w:rsid w:val="00196358"/>
    <w:rsid w:val="00196932"/>
    <w:rsid w:val="00196BFF"/>
    <w:rsid w:val="00197546"/>
    <w:rsid w:val="001A0502"/>
    <w:rsid w:val="001A1522"/>
    <w:rsid w:val="001A1C76"/>
    <w:rsid w:val="001A1D9F"/>
    <w:rsid w:val="001A2725"/>
    <w:rsid w:val="001A2C51"/>
    <w:rsid w:val="001A2EF3"/>
    <w:rsid w:val="001A43B8"/>
    <w:rsid w:val="001A4873"/>
    <w:rsid w:val="001A6251"/>
    <w:rsid w:val="001A636D"/>
    <w:rsid w:val="001A72A6"/>
    <w:rsid w:val="001B0240"/>
    <w:rsid w:val="001B0812"/>
    <w:rsid w:val="001B3AFD"/>
    <w:rsid w:val="001B3D2F"/>
    <w:rsid w:val="001B4E6A"/>
    <w:rsid w:val="001B5109"/>
    <w:rsid w:val="001B573A"/>
    <w:rsid w:val="001B66AA"/>
    <w:rsid w:val="001B7C1B"/>
    <w:rsid w:val="001C017F"/>
    <w:rsid w:val="001C070B"/>
    <w:rsid w:val="001C1EE6"/>
    <w:rsid w:val="001C29E2"/>
    <w:rsid w:val="001C2C93"/>
    <w:rsid w:val="001C2DBA"/>
    <w:rsid w:val="001C4483"/>
    <w:rsid w:val="001C44DF"/>
    <w:rsid w:val="001C55A0"/>
    <w:rsid w:val="001C66FA"/>
    <w:rsid w:val="001C6756"/>
    <w:rsid w:val="001C6C49"/>
    <w:rsid w:val="001C6D8D"/>
    <w:rsid w:val="001C72A9"/>
    <w:rsid w:val="001D02CD"/>
    <w:rsid w:val="001D03F4"/>
    <w:rsid w:val="001D255B"/>
    <w:rsid w:val="001D2CCF"/>
    <w:rsid w:val="001D2E56"/>
    <w:rsid w:val="001D3DBA"/>
    <w:rsid w:val="001D6CFE"/>
    <w:rsid w:val="001D7067"/>
    <w:rsid w:val="001E2C11"/>
    <w:rsid w:val="001E3DC5"/>
    <w:rsid w:val="001E466F"/>
    <w:rsid w:val="001E52B4"/>
    <w:rsid w:val="001E714E"/>
    <w:rsid w:val="001E73E7"/>
    <w:rsid w:val="001E7D50"/>
    <w:rsid w:val="001E7F3F"/>
    <w:rsid w:val="001F04D9"/>
    <w:rsid w:val="001F08F4"/>
    <w:rsid w:val="001F1124"/>
    <w:rsid w:val="001F299A"/>
    <w:rsid w:val="001F32E5"/>
    <w:rsid w:val="001F4DAC"/>
    <w:rsid w:val="001F5706"/>
    <w:rsid w:val="001F5777"/>
    <w:rsid w:val="001F5D6D"/>
    <w:rsid w:val="001F6CE6"/>
    <w:rsid w:val="001F738B"/>
    <w:rsid w:val="00200256"/>
    <w:rsid w:val="00201C98"/>
    <w:rsid w:val="0020260D"/>
    <w:rsid w:val="00203F25"/>
    <w:rsid w:val="00204935"/>
    <w:rsid w:val="00205158"/>
    <w:rsid w:val="00205822"/>
    <w:rsid w:val="00205AB2"/>
    <w:rsid w:val="002070E6"/>
    <w:rsid w:val="002074B0"/>
    <w:rsid w:val="00207FF3"/>
    <w:rsid w:val="0021003F"/>
    <w:rsid w:val="002113E6"/>
    <w:rsid w:val="0021215C"/>
    <w:rsid w:val="00212287"/>
    <w:rsid w:val="0021250C"/>
    <w:rsid w:val="002132DD"/>
    <w:rsid w:val="002138DC"/>
    <w:rsid w:val="00213B7D"/>
    <w:rsid w:val="00213C83"/>
    <w:rsid w:val="002156F7"/>
    <w:rsid w:val="0021640D"/>
    <w:rsid w:val="00217D48"/>
    <w:rsid w:val="00217E04"/>
    <w:rsid w:val="00221685"/>
    <w:rsid w:val="00222C6B"/>
    <w:rsid w:val="00223C8D"/>
    <w:rsid w:val="00224123"/>
    <w:rsid w:val="00224D91"/>
    <w:rsid w:val="002250B0"/>
    <w:rsid w:val="00225888"/>
    <w:rsid w:val="00225F69"/>
    <w:rsid w:val="0022610B"/>
    <w:rsid w:val="00230A47"/>
    <w:rsid w:val="00230E26"/>
    <w:rsid w:val="00232FDA"/>
    <w:rsid w:val="002333D8"/>
    <w:rsid w:val="002347AB"/>
    <w:rsid w:val="00234988"/>
    <w:rsid w:val="00235290"/>
    <w:rsid w:val="00236813"/>
    <w:rsid w:val="00236925"/>
    <w:rsid w:val="00237525"/>
    <w:rsid w:val="002377F0"/>
    <w:rsid w:val="002407A8"/>
    <w:rsid w:val="00240FB8"/>
    <w:rsid w:val="002414C4"/>
    <w:rsid w:val="00241A30"/>
    <w:rsid w:val="00241BB6"/>
    <w:rsid w:val="00242983"/>
    <w:rsid w:val="00242F0D"/>
    <w:rsid w:val="002430FC"/>
    <w:rsid w:val="0024414F"/>
    <w:rsid w:val="00244FCB"/>
    <w:rsid w:val="0024533D"/>
    <w:rsid w:val="002465A4"/>
    <w:rsid w:val="0025157D"/>
    <w:rsid w:val="00251C2A"/>
    <w:rsid w:val="002529C0"/>
    <w:rsid w:val="002536C4"/>
    <w:rsid w:val="002537EC"/>
    <w:rsid w:val="00255726"/>
    <w:rsid w:val="00256024"/>
    <w:rsid w:val="00256384"/>
    <w:rsid w:val="00256D67"/>
    <w:rsid w:val="0025731D"/>
    <w:rsid w:val="00263E5F"/>
    <w:rsid w:val="002645F8"/>
    <w:rsid w:val="00265C90"/>
    <w:rsid w:val="002663CB"/>
    <w:rsid w:val="00267B86"/>
    <w:rsid w:val="00267CDD"/>
    <w:rsid w:val="00272101"/>
    <w:rsid w:val="00272668"/>
    <w:rsid w:val="00275A3A"/>
    <w:rsid w:val="00275F66"/>
    <w:rsid w:val="00276208"/>
    <w:rsid w:val="0027700F"/>
    <w:rsid w:val="00277527"/>
    <w:rsid w:val="00277765"/>
    <w:rsid w:val="00280A48"/>
    <w:rsid w:val="0028125E"/>
    <w:rsid w:val="00282088"/>
    <w:rsid w:val="002820E7"/>
    <w:rsid w:val="002834BC"/>
    <w:rsid w:val="002835FE"/>
    <w:rsid w:val="00283CE2"/>
    <w:rsid w:val="00285588"/>
    <w:rsid w:val="00286AB8"/>
    <w:rsid w:val="00287973"/>
    <w:rsid w:val="0029219C"/>
    <w:rsid w:val="002926CB"/>
    <w:rsid w:val="00292D0F"/>
    <w:rsid w:val="00293760"/>
    <w:rsid w:val="00293872"/>
    <w:rsid w:val="0029402D"/>
    <w:rsid w:val="002944FF"/>
    <w:rsid w:val="00294EDD"/>
    <w:rsid w:val="00296619"/>
    <w:rsid w:val="002966E9"/>
    <w:rsid w:val="00296FD1"/>
    <w:rsid w:val="00297CBD"/>
    <w:rsid w:val="002A406D"/>
    <w:rsid w:val="002A4D33"/>
    <w:rsid w:val="002A6215"/>
    <w:rsid w:val="002A6A74"/>
    <w:rsid w:val="002A772E"/>
    <w:rsid w:val="002A7AB3"/>
    <w:rsid w:val="002B06C6"/>
    <w:rsid w:val="002B2A10"/>
    <w:rsid w:val="002B3D66"/>
    <w:rsid w:val="002B48A5"/>
    <w:rsid w:val="002B587C"/>
    <w:rsid w:val="002B5D06"/>
    <w:rsid w:val="002B653B"/>
    <w:rsid w:val="002B70F9"/>
    <w:rsid w:val="002B76CF"/>
    <w:rsid w:val="002C0C10"/>
    <w:rsid w:val="002C10D4"/>
    <w:rsid w:val="002C32FD"/>
    <w:rsid w:val="002C3C47"/>
    <w:rsid w:val="002C4E7C"/>
    <w:rsid w:val="002C7339"/>
    <w:rsid w:val="002D2496"/>
    <w:rsid w:val="002D2884"/>
    <w:rsid w:val="002D371E"/>
    <w:rsid w:val="002D3754"/>
    <w:rsid w:val="002D39BA"/>
    <w:rsid w:val="002D4783"/>
    <w:rsid w:val="002D50CA"/>
    <w:rsid w:val="002D522E"/>
    <w:rsid w:val="002D7109"/>
    <w:rsid w:val="002D73B3"/>
    <w:rsid w:val="002D7ADF"/>
    <w:rsid w:val="002D7EAF"/>
    <w:rsid w:val="002E04FB"/>
    <w:rsid w:val="002E1297"/>
    <w:rsid w:val="002E1D80"/>
    <w:rsid w:val="002E1F9A"/>
    <w:rsid w:val="002E3F04"/>
    <w:rsid w:val="002E44FA"/>
    <w:rsid w:val="002E5EF2"/>
    <w:rsid w:val="002E6800"/>
    <w:rsid w:val="002E7001"/>
    <w:rsid w:val="002E709D"/>
    <w:rsid w:val="002E712E"/>
    <w:rsid w:val="002E7F98"/>
    <w:rsid w:val="002F0423"/>
    <w:rsid w:val="002F0602"/>
    <w:rsid w:val="002F15A5"/>
    <w:rsid w:val="002F16A8"/>
    <w:rsid w:val="002F2D60"/>
    <w:rsid w:val="002F4FE2"/>
    <w:rsid w:val="002F5A06"/>
    <w:rsid w:val="002F6EE0"/>
    <w:rsid w:val="002F77BA"/>
    <w:rsid w:val="00300C37"/>
    <w:rsid w:val="003019CF"/>
    <w:rsid w:val="003044FF"/>
    <w:rsid w:val="003052F2"/>
    <w:rsid w:val="00306725"/>
    <w:rsid w:val="00307BB8"/>
    <w:rsid w:val="0031059A"/>
    <w:rsid w:val="0031079E"/>
    <w:rsid w:val="00311203"/>
    <w:rsid w:val="003114B6"/>
    <w:rsid w:val="00311746"/>
    <w:rsid w:val="00313620"/>
    <w:rsid w:val="00315605"/>
    <w:rsid w:val="003157E7"/>
    <w:rsid w:val="00316967"/>
    <w:rsid w:val="0031794E"/>
    <w:rsid w:val="00317D7C"/>
    <w:rsid w:val="0032084A"/>
    <w:rsid w:val="003236F7"/>
    <w:rsid w:val="00325170"/>
    <w:rsid w:val="00325779"/>
    <w:rsid w:val="00326B51"/>
    <w:rsid w:val="0032761B"/>
    <w:rsid w:val="00327977"/>
    <w:rsid w:val="00330CB5"/>
    <w:rsid w:val="00331B22"/>
    <w:rsid w:val="0033312C"/>
    <w:rsid w:val="003372CB"/>
    <w:rsid w:val="00337752"/>
    <w:rsid w:val="00337E41"/>
    <w:rsid w:val="003403A5"/>
    <w:rsid w:val="0034098E"/>
    <w:rsid w:val="00340F7B"/>
    <w:rsid w:val="003411D4"/>
    <w:rsid w:val="00341523"/>
    <w:rsid w:val="003422FC"/>
    <w:rsid w:val="00342684"/>
    <w:rsid w:val="0034309A"/>
    <w:rsid w:val="003430CB"/>
    <w:rsid w:val="00343707"/>
    <w:rsid w:val="00344513"/>
    <w:rsid w:val="00344D3F"/>
    <w:rsid w:val="00344E53"/>
    <w:rsid w:val="0035037A"/>
    <w:rsid w:val="0035046F"/>
    <w:rsid w:val="00350555"/>
    <w:rsid w:val="003506AA"/>
    <w:rsid w:val="00351175"/>
    <w:rsid w:val="00351DF5"/>
    <w:rsid w:val="00351FBB"/>
    <w:rsid w:val="00352299"/>
    <w:rsid w:val="003563FD"/>
    <w:rsid w:val="00357142"/>
    <w:rsid w:val="00360334"/>
    <w:rsid w:val="0036057F"/>
    <w:rsid w:val="00360D3E"/>
    <w:rsid w:val="00361458"/>
    <w:rsid w:val="0036239A"/>
    <w:rsid w:val="0036376B"/>
    <w:rsid w:val="00363E5B"/>
    <w:rsid w:val="00364604"/>
    <w:rsid w:val="00364ABD"/>
    <w:rsid w:val="003663E2"/>
    <w:rsid w:val="003670FA"/>
    <w:rsid w:val="003671D6"/>
    <w:rsid w:val="00367815"/>
    <w:rsid w:val="00367BEC"/>
    <w:rsid w:val="00370AC2"/>
    <w:rsid w:val="00371F0C"/>
    <w:rsid w:val="0037283A"/>
    <w:rsid w:val="00372AAE"/>
    <w:rsid w:val="00372FFF"/>
    <w:rsid w:val="003744EA"/>
    <w:rsid w:val="003747C4"/>
    <w:rsid w:val="00374BAF"/>
    <w:rsid w:val="00375009"/>
    <w:rsid w:val="0037671C"/>
    <w:rsid w:val="00376A28"/>
    <w:rsid w:val="00376B03"/>
    <w:rsid w:val="00377264"/>
    <w:rsid w:val="0038027F"/>
    <w:rsid w:val="00380BF4"/>
    <w:rsid w:val="003818AE"/>
    <w:rsid w:val="0038267A"/>
    <w:rsid w:val="00383178"/>
    <w:rsid w:val="00384C1B"/>
    <w:rsid w:val="00385C2A"/>
    <w:rsid w:val="00386034"/>
    <w:rsid w:val="003861ED"/>
    <w:rsid w:val="003868D3"/>
    <w:rsid w:val="00386A64"/>
    <w:rsid w:val="00387C43"/>
    <w:rsid w:val="00390376"/>
    <w:rsid w:val="00392203"/>
    <w:rsid w:val="00392F1B"/>
    <w:rsid w:val="003934E3"/>
    <w:rsid w:val="003946B9"/>
    <w:rsid w:val="0039715B"/>
    <w:rsid w:val="00397986"/>
    <w:rsid w:val="003A0501"/>
    <w:rsid w:val="003A08E1"/>
    <w:rsid w:val="003A210E"/>
    <w:rsid w:val="003A24CC"/>
    <w:rsid w:val="003A39D7"/>
    <w:rsid w:val="003A45F9"/>
    <w:rsid w:val="003A5D1B"/>
    <w:rsid w:val="003A6382"/>
    <w:rsid w:val="003A780F"/>
    <w:rsid w:val="003A7E36"/>
    <w:rsid w:val="003B24E3"/>
    <w:rsid w:val="003B2984"/>
    <w:rsid w:val="003B2E8D"/>
    <w:rsid w:val="003B306A"/>
    <w:rsid w:val="003B33DC"/>
    <w:rsid w:val="003B4844"/>
    <w:rsid w:val="003B5889"/>
    <w:rsid w:val="003B6310"/>
    <w:rsid w:val="003C0BF4"/>
    <w:rsid w:val="003C26E3"/>
    <w:rsid w:val="003C32CE"/>
    <w:rsid w:val="003C5601"/>
    <w:rsid w:val="003C5637"/>
    <w:rsid w:val="003C6C0A"/>
    <w:rsid w:val="003C729A"/>
    <w:rsid w:val="003C7ECE"/>
    <w:rsid w:val="003D0DCD"/>
    <w:rsid w:val="003D0E1E"/>
    <w:rsid w:val="003D29F0"/>
    <w:rsid w:val="003D352F"/>
    <w:rsid w:val="003D4A95"/>
    <w:rsid w:val="003D4E46"/>
    <w:rsid w:val="003D6517"/>
    <w:rsid w:val="003E05E7"/>
    <w:rsid w:val="003E0B49"/>
    <w:rsid w:val="003E1674"/>
    <w:rsid w:val="003E1819"/>
    <w:rsid w:val="003E21FE"/>
    <w:rsid w:val="003E2F3D"/>
    <w:rsid w:val="003E43CF"/>
    <w:rsid w:val="003E4B5F"/>
    <w:rsid w:val="003E4FB1"/>
    <w:rsid w:val="003E52DD"/>
    <w:rsid w:val="003E6F0E"/>
    <w:rsid w:val="003E70AD"/>
    <w:rsid w:val="003F016B"/>
    <w:rsid w:val="003F0A92"/>
    <w:rsid w:val="003F119D"/>
    <w:rsid w:val="003F1528"/>
    <w:rsid w:val="003F2077"/>
    <w:rsid w:val="003F2360"/>
    <w:rsid w:val="003F5C29"/>
    <w:rsid w:val="003F6983"/>
    <w:rsid w:val="0040025D"/>
    <w:rsid w:val="0040306F"/>
    <w:rsid w:val="00403817"/>
    <w:rsid w:val="00404D1F"/>
    <w:rsid w:val="0040586E"/>
    <w:rsid w:val="004061D8"/>
    <w:rsid w:val="004064F0"/>
    <w:rsid w:val="00407DE5"/>
    <w:rsid w:val="00411162"/>
    <w:rsid w:val="004111D1"/>
    <w:rsid w:val="00411F7C"/>
    <w:rsid w:val="0041340E"/>
    <w:rsid w:val="004140C1"/>
    <w:rsid w:val="00414562"/>
    <w:rsid w:val="00414718"/>
    <w:rsid w:val="00414AA4"/>
    <w:rsid w:val="00414FD5"/>
    <w:rsid w:val="0041615E"/>
    <w:rsid w:val="00416A66"/>
    <w:rsid w:val="00417082"/>
    <w:rsid w:val="0041708F"/>
    <w:rsid w:val="004211B6"/>
    <w:rsid w:val="004216C8"/>
    <w:rsid w:val="00422282"/>
    <w:rsid w:val="00423A67"/>
    <w:rsid w:val="00424C2A"/>
    <w:rsid w:val="004254D9"/>
    <w:rsid w:val="00425808"/>
    <w:rsid w:val="00425AAA"/>
    <w:rsid w:val="00426661"/>
    <w:rsid w:val="00426D06"/>
    <w:rsid w:val="00427107"/>
    <w:rsid w:val="00427A6D"/>
    <w:rsid w:val="004308CD"/>
    <w:rsid w:val="00431415"/>
    <w:rsid w:val="00431B78"/>
    <w:rsid w:val="0043349A"/>
    <w:rsid w:val="004334D7"/>
    <w:rsid w:val="00433E02"/>
    <w:rsid w:val="00433EF9"/>
    <w:rsid w:val="00434D64"/>
    <w:rsid w:val="00437F78"/>
    <w:rsid w:val="004404E6"/>
    <w:rsid w:val="0044070A"/>
    <w:rsid w:val="00440DAF"/>
    <w:rsid w:val="0044118E"/>
    <w:rsid w:val="0044240B"/>
    <w:rsid w:val="00442947"/>
    <w:rsid w:val="00443509"/>
    <w:rsid w:val="00443B3A"/>
    <w:rsid w:val="00443B90"/>
    <w:rsid w:val="0044421D"/>
    <w:rsid w:val="004471AF"/>
    <w:rsid w:val="0044738D"/>
    <w:rsid w:val="00447B76"/>
    <w:rsid w:val="00447EB1"/>
    <w:rsid w:val="00450953"/>
    <w:rsid w:val="00450ECA"/>
    <w:rsid w:val="00451234"/>
    <w:rsid w:val="00451B75"/>
    <w:rsid w:val="00451D2F"/>
    <w:rsid w:val="004541E9"/>
    <w:rsid w:val="00454928"/>
    <w:rsid w:val="00454C6F"/>
    <w:rsid w:val="00455C67"/>
    <w:rsid w:val="00455CB2"/>
    <w:rsid w:val="00456105"/>
    <w:rsid w:val="00456239"/>
    <w:rsid w:val="00456C62"/>
    <w:rsid w:val="00457DDA"/>
    <w:rsid w:val="004605B9"/>
    <w:rsid w:val="00460BAF"/>
    <w:rsid w:val="00460E55"/>
    <w:rsid w:val="004646F7"/>
    <w:rsid w:val="00464BCA"/>
    <w:rsid w:val="00465A9A"/>
    <w:rsid w:val="00467244"/>
    <w:rsid w:val="00467315"/>
    <w:rsid w:val="0046768F"/>
    <w:rsid w:val="00470701"/>
    <w:rsid w:val="00471789"/>
    <w:rsid w:val="00471C0E"/>
    <w:rsid w:val="00471C25"/>
    <w:rsid w:val="00473822"/>
    <w:rsid w:val="00476647"/>
    <w:rsid w:val="00477417"/>
    <w:rsid w:val="00477BA5"/>
    <w:rsid w:val="00477DA3"/>
    <w:rsid w:val="004806E7"/>
    <w:rsid w:val="00481211"/>
    <w:rsid w:val="0048248E"/>
    <w:rsid w:val="00483D10"/>
    <w:rsid w:val="0048557D"/>
    <w:rsid w:val="004856AB"/>
    <w:rsid w:val="00485EF4"/>
    <w:rsid w:val="00487602"/>
    <w:rsid w:val="00490EB1"/>
    <w:rsid w:val="00491901"/>
    <w:rsid w:val="004919B8"/>
    <w:rsid w:val="004931BA"/>
    <w:rsid w:val="004958F8"/>
    <w:rsid w:val="004A0EE0"/>
    <w:rsid w:val="004A0F93"/>
    <w:rsid w:val="004A137E"/>
    <w:rsid w:val="004A3AA3"/>
    <w:rsid w:val="004A4275"/>
    <w:rsid w:val="004A5690"/>
    <w:rsid w:val="004A5E20"/>
    <w:rsid w:val="004A6534"/>
    <w:rsid w:val="004A7511"/>
    <w:rsid w:val="004A7F6F"/>
    <w:rsid w:val="004B004C"/>
    <w:rsid w:val="004B078C"/>
    <w:rsid w:val="004B0EF4"/>
    <w:rsid w:val="004B128D"/>
    <w:rsid w:val="004B28B4"/>
    <w:rsid w:val="004B33BB"/>
    <w:rsid w:val="004B5120"/>
    <w:rsid w:val="004B515B"/>
    <w:rsid w:val="004B5E1A"/>
    <w:rsid w:val="004B77A6"/>
    <w:rsid w:val="004C112C"/>
    <w:rsid w:val="004C1174"/>
    <w:rsid w:val="004C1CDA"/>
    <w:rsid w:val="004C2634"/>
    <w:rsid w:val="004C3432"/>
    <w:rsid w:val="004C3E8B"/>
    <w:rsid w:val="004C4433"/>
    <w:rsid w:val="004C67FA"/>
    <w:rsid w:val="004C6B7A"/>
    <w:rsid w:val="004C6EC7"/>
    <w:rsid w:val="004C7113"/>
    <w:rsid w:val="004C7F7F"/>
    <w:rsid w:val="004D0076"/>
    <w:rsid w:val="004D09F6"/>
    <w:rsid w:val="004D2468"/>
    <w:rsid w:val="004D32A5"/>
    <w:rsid w:val="004D3E65"/>
    <w:rsid w:val="004D6AAE"/>
    <w:rsid w:val="004E1632"/>
    <w:rsid w:val="004E2458"/>
    <w:rsid w:val="004E2A30"/>
    <w:rsid w:val="004E52FB"/>
    <w:rsid w:val="004E5531"/>
    <w:rsid w:val="004E6408"/>
    <w:rsid w:val="004E6FB2"/>
    <w:rsid w:val="004F0057"/>
    <w:rsid w:val="004F0CEF"/>
    <w:rsid w:val="004F2486"/>
    <w:rsid w:val="004F352F"/>
    <w:rsid w:val="004F3DBC"/>
    <w:rsid w:val="004F4BCC"/>
    <w:rsid w:val="004F5D29"/>
    <w:rsid w:val="004F773F"/>
    <w:rsid w:val="004F797D"/>
    <w:rsid w:val="005019B7"/>
    <w:rsid w:val="00502602"/>
    <w:rsid w:val="00503E6C"/>
    <w:rsid w:val="005053A4"/>
    <w:rsid w:val="00505C58"/>
    <w:rsid w:val="0050619F"/>
    <w:rsid w:val="0050703C"/>
    <w:rsid w:val="0050761A"/>
    <w:rsid w:val="005076FF"/>
    <w:rsid w:val="0050791D"/>
    <w:rsid w:val="00507D17"/>
    <w:rsid w:val="00512108"/>
    <w:rsid w:val="00514BD0"/>
    <w:rsid w:val="005155AE"/>
    <w:rsid w:val="0051575C"/>
    <w:rsid w:val="00515F04"/>
    <w:rsid w:val="00516827"/>
    <w:rsid w:val="00520DEB"/>
    <w:rsid w:val="00521656"/>
    <w:rsid w:val="00521D04"/>
    <w:rsid w:val="005239BE"/>
    <w:rsid w:val="0052417B"/>
    <w:rsid w:val="005249C8"/>
    <w:rsid w:val="00525EAF"/>
    <w:rsid w:val="00525F39"/>
    <w:rsid w:val="005270D6"/>
    <w:rsid w:val="005271A0"/>
    <w:rsid w:val="0053001E"/>
    <w:rsid w:val="0053141C"/>
    <w:rsid w:val="00531771"/>
    <w:rsid w:val="00533646"/>
    <w:rsid w:val="005347CB"/>
    <w:rsid w:val="00536F03"/>
    <w:rsid w:val="005378F8"/>
    <w:rsid w:val="00541151"/>
    <w:rsid w:val="005421BA"/>
    <w:rsid w:val="00543B10"/>
    <w:rsid w:val="00543E34"/>
    <w:rsid w:val="00544973"/>
    <w:rsid w:val="005465CE"/>
    <w:rsid w:val="00546803"/>
    <w:rsid w:val="005468DF"/>
    <w:rsid w:val="0054725E"/>
    <w:rsid w:val="00550138"/>
    <w:rsid w:val="00551A1B"/>
    <w:rsid w:val="00551FA9"/>
    <w:rsid w:val="005534AA"/>
    <w:rsid w:val="00553607"/>
    <w:rsid w:val="00554450"/>
    <w:rsid w:val="00554A09"/>
    <w:rsid w:val="00555194"/>
    <w:rsid w:val="00555477"/>
    <w:rsid w:val="00555FAC"/>
    <w:rsid w:val="00557BEB"/>
    <w:rsid w:val="00557C92"/>
    <w:rsid w:val="005610A5"/>
    <w:rsid w:val="00561C65"/>
    <w:rsid w:val="0056450A"/>
    <w:rsid w:val="00564A5C"/>
    <w:rsid w:val="00564A93"/>
    <w:rsid w:val="00565F24"/>
    <w:rsid w:val="005663AA"/>
    <w:rsid w:val="00566877"/>
    <w:rsid w:val="0056751B"/>
    <w:rsid w:val="00570411"/>
    <w:rsid w:val="00571D11"/>
    <w:rsid w:val="00572513"/>
    <w:rsid w:val="00574BC2"/>
    <w:rsid w:val="00574E50"/>
    <w:rsid w:val="005754AB"/>
    <w:rsid w:val="00577C5B"/>
    <w:rsid w:val="00580D08"/>
    <w:rsid w:val="0058285E"/>
    <w:rsid w:val="005834AD"/>
    <w:rsid w:val="00583536"/>
    <w:rsid w:val="005849EC"/>
    <w:rsid w:val="005854C4"/>
    <w:rsid w:val="00585DD5"/>
    <w:rsid w:val="0058749B"/>
    <w:rsid w:val="00587589"/>
    <w:rsid w:val="00590319"/>
    <w:rsid w:val="00590F86"/>
    <w:rsid w:val="00592387"/>
    <w:rsid w:val="00592440"/>
    <w:rsid w:val="0059530C"/>
    <w:rsid w:val="00595B8B"/>
    <w:rsid w:val="00595CFA"/>
    <w:rsid w:val="00596F08"/>
    <w:rsid w:val="00597453"/>
    <w:rsid w:val="005A103F"/>
    <w:rsid w:val="005A10AB"/>
    <w:rsid w:val="005A1621"/>
    <w:rsid w:val="005A1840"/>
    <w:rsid w:val="005A1865"/>
    <w:rsid w:val="005A2FA8"/>
    <w:rsid w:val="005A34DB"/>
    <w:rsid w:val="005A4E62"/>
    <w:rsid w:val="005A7027"/>
    <w:rsid w:val="005B0942"/>
    <w:rsid w:val="005B0A58"/>
    <w:rsid w:val="005B101F"/>
    <w:rsid w:val="005B11EE"/>
    <w:rsid w:val="005B2346"/>
    <w:rsid w:val="005B25CD"/>
    <w:rsid w:val="005B3A45"/>
    <w:rsid w:val="005B4ABE"/>
    <w:rsid w:val="005C05C9"/>
    <w:rsid w:val="005C0646"/>
    <w:rsid w:val="005C0A96"/>
    <w:rsid w:val="005C0EEA"/>
    <w:rsid w:val="005C10B6"/>
    <w:rsid w:val="005C2424"/>
    <w:rsid w:val="005C453E"/>
    <w:rsid w:val="005C4AAE"/>
    <w:rsid w:val="005C5D94"/>
    <w:rsid w:val="005C6DD2"/>
    <w:rsid w:val="005C773C"/>
    <w:rsid w:val="005D0079"/>
    <w:rsid w:val="005D15B5"/>
    <w:rsid w:val="005D1784"/>
    <w:rsid w:val="005D2559"/>
    <w:rsid w:val="005D494A"/>
    <w:rsid w:val="005D56CC"/>
    <w:rsid w:val="005D6040"/>
    <w:rsid w:val="005D623F"/>
    <w:rsid w:val="005D6626"/>
    <w:rsid w:val="005D7CF4"/>
    <w:rsid w:val="005E0D08"/>
    <w:rsid w:val="005E313F"/>
    <w:rsid w:val="005E412C"/>
    <w:rsid w:val="005E5863"/>
    <w:rsid w:val="005E5B7D"/>
    <w:rsid w:val="005E5CDC"/>
    <w:rsid w:val="005E6382"/>
    <w:rsid w:val="005E74DA"/>
    <w:rsid w:val="005E7BEE"/>
    <w:rsid w:val="005F0341"/>
    <w:rsid w:val="005F0640"/>
    <w:rsid w:val="005F121F"/>
    <w:rsid w:val="005F2828"/>
    <w:rsid w:val="005F2C0F"/>
    <w:rsid w:val="005F5030"/>
    <w:rsid w:val="005F5F90"/>
    <w:rsid w:val="005F730D"/>
    <w:rsid w:val="006001F3"/>
    <w:rsid w:val="00603E49"/>
    <w:rsid w:val="006044F5"/>
    <w:rsid w:val="0060531A"/>
    <w:rsid w:val="00605810"/>
    <w:rsid w:val="00605CFA"/>
    <w:rsid w:val="006070FE"/>
    <w:rsid w:val="00607D51"/>
    <w:rsid w:val="00610CF6"/>
    <w:rsid w:val="006151C6"/>
    <w:rsid w:val="006153B1"/>
    <w:rsid w:val="00621250"/>
    <w:rsid w:val="00621687"/>
    <w:rsid w:val="00621EB4"/>
    <w:rsid w:val="00625E26"/>
    <w:rsid w:val="00625E44"/>
    <w:rsid w:val="00626F2D"/>
    <w:rsid w:val="006271A1"/>
    <w:rsid w:val="00632CDA"/>
    <w:rsid w:val="006335DB"/>
    <w:rsid w:val="00635056"/>
    <w:rsid w:val="006366C1"/>
    <w:rsid w:val="006368D3"/>
    <w:rsid w:val="00640309"/>
    <w:rsid w:val="006404D6"/>
    <w:rsid w:val="00640F1A"/>
    <w:rsid w:val="00642E3B"/>
    <w:rsid w:val="00642E69"/>
    <w:rsid w:val="006433A0"/>
    <w:rsid w:val="00644368"/>
    <w:rsid w:val="00644E90"/>
    <w:rsid w:val="00646A56"/>
    <w:rsid w:val="00646C9D"/>
    <w:rsid w:val="0064770A"/>
    <w:rsid w:val="00647862"/>
    <w:rsid w:val="00650A6A"/>
    <w:rsid w:val="00650F7B"/>
    <w:rsid w:val="00651793"/>
    <w:rsid w:val="0065181C"/>
    <w:rsid w:val="0065342F"/>
    <w:rsid w:val="006536BF"/>
    <w:rsid w:val="006540AB"/>
    <w:rsid w:val="00654A51"/>
    <w:rsid w:val="00654B36"/>
    <w:rsid w:val="00655675"/>
    <w:rsid w:val="006567F8"/>
    <w:rsid w:val="00656854"/>
    <w:rsid w:val="0065706A"/>
    <w:rsid w:val="00657EC4"/>
    <w:rsid w:val="0066088F"/>
    <w:rsid w:val="00661C8E"/>
    <w:rsid w:val="006646AA"/>
    <w:rsid w:val="00664C09"/>
    <w:rsid w:val="00670FEE"/>
    <w:rsid w:val="006731A0"/>
    <w:rsid w:val="006755CE"/>
    <w:rsid w:val="00675849"/>
    <w:rsid w:val="006811F6"/>
    <w:rsid w:val="00681CF9"/>
    <w:rsid w:val="00682A62"/>
    <w:rsid w:val="00683FED"/>
    <w:rsid w:val="00685809"/>
    <w:rsid w:val="00685E08"/>
    <w:rsid w:val="00686600"/>
    <w:rsid w:val="00687800"/>
    <w:rsid w:val="00687D19"/>
    <w:rsid w:val="00690AF6"/>
    <w:rsid w:val="006919B1"/>
    <w:rsid w:val="00691DCD"/>
    <w:rsid w:val="006923BC"/>
    <w:rsid w:val="0069259D"/>
    <w:rsid w:val="006949E6"/>
    <w:rsid w:val="006950E4"/>
    <w:rsid w:val="0069559A"/>
    <w:rsid w:val="00695AC3"/>
    <w:rsid w:val="00696144"/>
    <w:rsid w:val="006A084E"/>
    <w:rsid w:val="006A0906"/>
    <w:rsid w:val="006A15AD"/>
    <w:rsid w:val="006A20D0"/>
    <w:rsid w:val="006A3694"/>
    <w:rsid w:val="006A3939"/>
    <w:rsid w:val="006A4D87"/>
    <w:rsid w:val="006A5137"/>
    <w:rsid w:val="006A5522"/>
    <w:rsid w:val="006A6DFD"/>
    <w:rsid w:val="006B0077"/>
    <w:rsid w:val="006B0A5B"/>
    <w:rsid w:val="006B2000"/>
    <w:rsid w:val="006B3362"/>
    <w:rsid w:val="006B3658"/>
    <w:rsid w:val="006B36AF"/>
    <w:rsid w:val="006B669D"/>
    <w:rsid w:val="006B706D"/>
    <w:rsid w:val="006B7320"/>
    <w:rsid w:val="006B76E6"/>
    <w:rsid w:val="006C0C16"/>
    <w:rsid w:val="006C3F9D"/>
    <w:rsid w:val="006C6569"/>
    <w:rsid w:val="006C6B1A"/>
    <w:rsid w:val="006C6CB8"/>
    <w:rsid w:val="006C6EA8"/>
    <w:rsid w:val="006D2F0D"/>
    <w:rsid w:val="006D480F"/>
    <w:rsid w:val="006D621C"/>
    <w:rsid w:val="006D72B6"/>
    <w:rsid w:val="006E2145"/>
    <w:rsid w:val="006E2214"/>
    <w:rsid w:val="006E2225"/>
    <w:rsid w:val="006E26E2"/>
    <w:rsid w:val="006E3099"/>
    <w:rsid w:val="006E523C"/>
    <w:rsid w:val="006E5B8A"/>
    <w:rsid w:val="006E6D7F"/>
    <w:rsid w:val="006E6F3B"/>
    <w:rsid w:val="006F1124"/>
    <w:rsid w:val="006F2CBC"/>
    <w:rsid w:val="006F2CCB"/>
    <w:rsid w:val="006F36EF"/>
    <w:rsid w:val="006F46BC"/>
    <w:rsid w:val="006F6CEF"/>
    <w:rsid w:val="00702610"/>
    <w:rsid w:val="00702904"/>
    <w:rsid w:val="00703738"/>
    <w:rsid w:val="00703998"/>
    <w:rsid w:val="00704DA0"/>
    <w:rsid w:val="00707912"/>
    <w:rsid w:val="00707F02"/>
    <w:rsid w:val="0071077C"/>
    <w:rsid w:val="00710C66"/>
    <w:rsid w:val="007141EE"/>
    <w:rsid w:val="00715CEA"/>
    <w:rsid w:val="007231A5"/>
    <w:rsid w:val="00724227"/>
    <w:rsid w:val="007262AB"/>
    <w:rsid w:val="00726372"/>
    <w:rsid w:val="00726683"/>
    <w:rsid w:val="00727EEB"/>
    <w:rsid w:val="00730FF6"/>
    <w:rsid w:val="007323A3"/>
    <w:rsid w:val="0073323B"/>
    <w:rsid w:val="00734742"/>
    <w:rsid w:val="00734A50"/>
    <w:rsid w:val="00735319"/>
    <w:rsid w:val="00735B26"/>
    <w:rsid w:val="007362FB"/>
    <w:rsid w:val="0074038A"/>
    <w:rsid w:val="00741724"/>
    <w:rsid w:val="00741D98"/>
    <w:rsid w:val="0074488A"/>
    <w:rsid w:val="007449CD"/>
    <w:rsid w:val="00747417"/>
    <w:rsid w:val="00750193"/>
    <w:rsid w:val="00751548"/>
    <w:rsid w:val="00751ABE"/>
    <w:rsid w:val="0075278A"/>
    <w:rsid w:val="00752B33"/>
    <w:rsid w:val="007537FC"/>
    <w:rsid w:val="00754F31"/>
    <w:rsid w:val="007555AC"/>
    <w:rsid w:val="00755B8D"/>
    <w:rsid w:val="00755C04"/>
    <w:rsid w:val="00756220"/>
    <w:rsid w:val="00757705"/>
    <w:rsid w:val="007600E8"/>
    <w:rsid w:val="00760AA3"/>
    <w:rsid w:val="00760D9F"/>
    <w:rsid w:val="00760F3A"/>
    <w:rsid w:val="00761834"/>
    <w:rsid w:val="007634A1"/>
    <w:rsid w:val="007637BB"/>
    <w:rsid w:val="00766381"/>
    <w:rsid w:val="007663F0"/>
    <w:rsid w:val="00766D81"/>
    <w:rsid w:val="00766F7C"/>
    <w:rsid w:val="00767279"/>
    <w:rsid w:val="00772B8D"/>
    <w:rsid w:val="0077402B"/>
    <w:rsid w:val="007762C6"/>
    <w:rsid w:val="00776E8C"/>
    <w:rsid w:val="00776E8E"/>
    <w:rsid w:val="007774D6"/>
    <w:rsid w:val="00777A8A"/>
    <w:rsid w:val="00780179"/>
    <w:rsid w:val="007817D6"/>
    <w:rsid w:val="00782859"/>
    <w:rsid w:val="00783A83"/>
    <w:rsid w:val="00783D72"/>
    <w:rsid w:val="007842FC"/>
    <w:rsid w:val="00784B2C"/>
    <w:rsid w:val="00784E59"/>
    <w:rsid w:val="007857AA"/>
    <w:rsid w:val="00785A68"/>
    <w:rsid w:val="0078640B"/>
    <w:rsid w:val="0078643A"/>
    <w:rsid w:val="00787163"/>
    <w:rsid w:val="0079035E"/>
    <w:rsid w:val="007925E6"/>
    <w:rsid w:val="00792800"/>
    <w:rsid w:val="00793099"/>
    <w:rsid w:val="007934C3"/>
    <w:rsid w:val="0079357B"/>
    <w:rsid w:val="00793BAB"/>
    <w:rsid w:val="00794356"/>
    <w:rsid w:val="007958A8"/>
    <w:rsid w:val="007964D6"/>
    <w:rsid w:val="00796D32"/>
    <w:rsid w:val="00797267"/>
    <w:rsid w:val="007A0F5F"/>
    <w:rsid w:val="007A27CF"/>
    <w:rsid w:val="007A3399"/>
    <w:rsid w:val="007A432F"/>
    <w:rsid w:val="007A59DB"/>
    <w:rsid w:val="007B0710"/>
    <w:rsid w:val="007B16C7"/>
    <w:rsid w:val="007B1788"/>
    <w:rsid w:val="007B1E57"/>
    <w:rsid w:val="007B3D41"/>
    <w:rsid w:val="007B463D"/>
    <w:rsid w:val="007B4765"/>
    <w:rsid w:val="007B4CC1"/>
    <w:rsid w:val="007B5562"/>
    <w:rsid w:val="007B69B7"/>
    <w:rsid w:val="007B71C4"/>
    <w:rsid w:val="007B76F6"/>
    <w:rsid w:val="007B7BA4"/>
    <w:rsid w:val="007C0578"/>
    <w:rsid w:val="007C155A"/>
    <w:rsid w:val="007C1650"/>
    <w:rsid w:val="007C4527"/>
    <w:rsid w:val="007C4D77"/>
    <w:rsid w:val="007C5323"/>
    <w:rsid w:val="007C55D3"/>
    <w:rsid w:val="007C61FD"/>
    <w:rsid w:val="007C74AE"/>
    <w:rsid w:val="007D1B9E"/>
    <w:rsid w:val="007D2205"/>
    <w:rsid w:val="007D231A"/>
    <w:rsid w:val="007D2734"/>
    <w:rsid w:val="007D2A77"/>
    <w:rsid w:val="007D2D78"/>
    <w:rsid w:val="007D500E"/>
    <w:rsid w:val="007D5059"/>
    <w:rsid w:val="007E003E"/>
    <w:rsid w:val="007E2526"/>
    <w:rsid w:val="007E25EF"/>
    <w:rsid w:val="007E39A0"/>
    <w:rsid w:val="007E3A5C"/>
    <w:rsid w:val="007E6320"/>
    <w:rsid w:val="007E7187"/>
    <w:rsid w:val="007F01BE"/>
    <w:rsid w:val="007F0CFE"/>
    <w:rsid w:val="007F1C5C"/>
    <w:rsid w:val="007F3DF2"/>
    <w:rsid w:val="007F5B7E"/>
    <w:rsid w:val="007F6CFE"/>
    <w:rsid w:val="007F7A22"/>
    <w:rsid w:val="00800199"/>
    <w:rsid w:val="008008AB"/>
    <w:rsid w:val="008009F3"/>
    <w:rsid w:val="00800DCB"/>
    <w:rsid w:val="00800FA4"/>
    <w:rsid w:val="0080125A"/>
    <w:rsid w:val="00801E1B"/>
    <w:rsid w:val="00803C7A"/>
    <w:rsid w:val="0080488E"/>
    <w:rsid w:val="00805307"/>
    <w:rsid w:val="008057D5"/>
    <w:rsid w:val="00805DDE"/>
    <w:rsid w:val="00806273"/>
    <w:rsid w:val="0081024C"/>
    <w:rsid w:val="00810ADD"/>
    <w:rsid w:val="00810BE2"/>
    <w:rsid w:val="00812557"/>
    <w:rsid w:val="00813741"/>
    <w:rsid w:val="00813822"/>
    <w:rsid w:val="00814C95"/>
    <w:rsid w:val="00817E35"/>
    <w:rsid w:val="00821FA6"/>
    <w:rsid w:val="00822EC9"/>
    <w:rsid w:val="00823683"/>
    <w:rsid w:val="00823B6D"/>
    <w:rsid w:val="00823C6F"/>
    <w:rsid w:val="00823F59"/>
    <w:rsid w:val="00824E3E"/>
    <w:rsid w:val="00825A9C"/>
    <w:rsid w:val="00827583"/>
    <w:rsid w:val="0082772E"/>
    <w:rsid w:val="00830B7D"/>
    <w:rsid w:val="00831BEF"/>
    <w:rsid w:val="0083253B"/>
    <w:rsid w:val="0083269C"/>
    <w:rsid w:val="00832CA6"/>
    <w:rsid w:val="00833530"/>
    <w:rsid w:val="00834CD5"/>
    <w:rsid w:val="00835AF6"/>
    <w:rsid w:val="00835E74"/>
    <w:rsid w:val="0083748F"/>
    <w:rsid w:val="0084346C"/>
    <w:rsid w:val="00844330"/>
    <w:rsid w:val="00844E3E"/>
    <w:rsid w:val="00844F2F"/>
    <w:rsid w:val="008455A2"/>
    <w:rsid w:val="00847421"/>
    <w:rsid w:val="00847913"/>
    <w:rsid w:val="008501B2"/>
    <w:rsid w:val="008522D6"/>
    <w:rsid w:val="00852417"/>
    <w:rsid w:val="00852734"/>
    <w:rsid w:val="00852CB0"/>
    <w:rsid w:val="00855879"/>
    <w:rsid w:val="00857804"/>
    <w:rsid w:val="00860424"/>
    <w:rsid w:val="008605EC"/>
    <w:rsid w:val="008621CC"/>
    <w:rsid w:val="00865033"/>
    <w:rsid w:val="008654C3"/>
    <w:rsid w:val="00865E28"/>
    <w:rsid w:val="00867431"/>
    <w:rsid w:val="008713D5"/>
    <w:rsid w:val="008720A4"/>
    <w:rsid w:val="008726E8"/>
    <w:rsid w:val="00873BD8"/>
    <w:rsid w:val="008744CF"/>
    <w:rsid w:val="00875139"/>
    <w:rsid w:val="008777CC"/>
    <w:rsid w:val="00877A27"/>
    <w:rsid w:val="008801E7"/>
    <w:rsid w:val="008801FA"/>
    <w:rsid w:val="0088116E"/>
    <w:rsid w:val="00882C40"/>
    <w:rsid w:val="00884620"/>
    <w:rsid w:val="00886096"/>
    <w:rsid w:val="0088721F"/>
    <w:rsid w:val="008876FF"/>
    <w:rsid w:val="00891BAF"/>
    <w:rsid w:val="0089334A"/>
    <w:rsid w:val="00893B42"/>
    <w:rsid w:val="00894B23"/>
    <w:rsid w:val="00894C07"/>
    <w:rsid w:val="00894F34"/>
    <w:rsid w:val="0089578E"/>
    <w:rsid w:val="00896D55"/>
    <w:rsid w:val="0089719C"/>
    <w:rsid w:val="00897319"/>
    <w:rsid w:val="008A0616"/>
    <w:rsid w:val="008A293B"/>
    <w:rsid w:val="008A2966"/>
    <w:rsid w:val="008A2FC3"/>
    <w:rsid w:val="008A31C1"/>
    <w:rsid w:val="008A3BAE"/>
    <w:rsid w:val="008A3C3E"/>
    <w:rsid w:val="008A410F"/>
    <w:rsid w:val="008A4FB8"/>
    <w:rsid w:val="008A4FC9"/>
    <w:rsid w:val="008A5E87"/>
    <w:rsid w:val="008A5FCF"/>
    <w:rsid w:val="008A6982"/>
    <w:rsid w:val="008A6EA8"/>
    <w:rsid w:val="008B12A6"/>
    <w:rsid w:val="008B3118"/>
    <w:rsid w:val="008B3DAE"/>
    <w:rsid w:val="008B40A3"/>
    <w:rsid w:val="008B5F1D"/>
    <w:rsid w:val="008C308A"/>
    <w:rsid w:val="008C4D80"/>
    <w:rsid w:val="008C7A63"/>
    <w:rsid w:val="008C7E50"/>
    <w:rsid w:val="008D047E"/>
    <w:rsid w:val="008D0539"/>
    <w:rsid w:val="008D0D01"/>
    <w:rsid w:val="008D0F73"/>
    <w:rsid w:val="008D19C3"/>
    <w:rsid w:val="008D353C"/>
    <w:rsid w:val="008D3948"/>
    <w:rsid w:val="008D5C56"/>
    <w:rsid w:val="008D6046"/>
    <w:rsid w:val="008D6BB6"/>
    <w:rsid w:val="008E0C43"/>
    <w:rsid w:val="008E4692"/>
    <w:rsid w:val="008F1652"/>
    <w:rsid w:val="008F18F9"/>
    <w:rsid w:val="008F451E"/>
    <w:rsid w:val="008F518D"/>
    <w:rsid w:val="008F5331"/>
    <w:rsid w:val="008F5B84"/>
    <w:rsid w:val="008F5FDC"/>
    <w:rsid w:val="00900330"/>
    <w:rsid w:val="0090122D"/>
    <w:rsid w:val="00903483"/>
    <w:rsid w:val="009059ED"/>
    <w:rsid w:val="0090635E"/>
    <w:rsid w:val="00907685"/>
    <w:rsid w:val="00907992"/>
    <w:rsid w:val="00910660"/>
    <w:rsid w:val="00910D1E"/>
    <w:rsid w:val="009127CB"/>
    <w:rsid w:val="00913B12"/>
    <w:rsid w:val="009140B2"/>
    <w:rsid w:val="00916A36"/>
    <w:rsid w:val="00917DEF"/>
    <w:rsid w:val="009204B9"/>
    <w:rsid w:val="00920E9C"/>
    <w:rsid w:val="00922606"/>
    <w:rsid w:val="00923031"/>
    <w:rsid w:val="00925157"/>
    <w:rsid w:val="00926265"/>
    <w:rsid w:val="009262EE"/>
    <w:rsid w:val="00927F13"/>
    <w:rsid w:val="00930407"/>
    <w:rsid w:val="0093172B"/>
    <w:rsid w:val="00932D56"/>
    <w:rsid w:val="00932E49"/>
    <w:rsid w:val="00934BD4"/>
    <w:rsid w:val="00935245"/>
    <w:rsid w:val="00935858"/>
    <w:rsid w:val="00936CE8"/>
    <w:rsid w:val="0093775A"/>
    <w:rsid w:val="0094008E"/>
    <w:rsid w:val="00940719"/>
    <w:rsid w:val="009415E9"/>
    <w:rsid w:val="009423F7"/>
    <w:rsid w:val="00942AB5"/>
    <w:rsid w:val="00944D4B"/>
    <w:rsid w:val="00944E00"/>
    <w:rsid w:val="00951264"/>
    <w:rsid w:val="00953800"/>
    <w:rsid w:val="00953801"/>
    <w:rsid w:val="00956294"/>
    <w:rsid w:val="00956A68"/>
    <w:rsid w:val="00956EEC"/>
    <w:rsid w:val="00957AA9"/>
    <w:rsid w:val="00960FD3"/>
    <w:rsid w:val="00962582"/>
    <w:rsid w:val="009628DE"/>
    <w:rsid w:val="009629DD"/>
    <w:rsid w:val="00964D64"/>
    <w:rsid w:val="009651B8"/>
    <w:rsid w:val="00965C00"/>
    <w:rsid w:val="00965E8D"/>
    <w:rsid w:val="0097042A"/>
    <w:rsid w:val="00970BCE"/>
    <w:rsid w:val="0097283D"/>
    <w:rsid w:val="00972CEB"/>
    <w:rsid w:val="00973ABF"/>
    <w:rsid w:val="0097423B"/>
    <w:rsid w:val="00974BBA"/>
    <w:rsid w:val="00974C87"/>
    <w:rsid w:val="00975744"/>
    <w:rsid w:val="009758A1"/>
    <w:rsid w:val="00977492"/>
    <w:rsid w:val="00977A17"/>
    <w:rsid w:val="009808C1"/>
    <w:rsid w:val="009811A0"/>
    <w:rsid w:val="00981C27"/>
    <w:rsid w:val="00981F47"/>
    <w:rsid w:val="00981F68"/>
    <w:rsid w:val="00982E27"/>
    <w:rsid w:val="009839C8"/>
    <w:rsid w:val="009858AF"/>
    <w:rsid w:val="0098795C"/>
    <w:rsid w:val="00987C00"/>
    <w:rsid w:val="00990609"/>
    <w:rsid w:val="0099195B"/>
    <w:rsid w:val="00992B9A"/>
    <w:rsid w:val="00993BA4"/>
    <w:rsid w:val="00993E82"/>
    <w:rsid w:val="00994485"/>
    <w:rsid w:val="0099469D"/>
    <w:rsid w:val="009947EB"/>
    <w:rsid w:val="00994BB4"/>
    <w:rsid w:val="009A0064"/>
    <w:rsid w:val="009A0182"/>
    <w:rsid w:val="009A1406"/>
    <w:rsid w:val="009A31E7"/>
    <w:rsid w:val="009A34E7"/>
    <w:rsid w:val="009A3ED4"/>
    <w:rsid w:val="009A4211"/>
    <w:rsid w:val="009A475F"/>
    <w:rsid w:val="009A7414"/>
    <w:rsid w:val="009B0EF0"/>
    <w:rsid w:val="009B39F8"/>
    <w:rsid w:val="009B45E9"/>
    <w:rsid w:val="009B4BB9"/>
    <w:rsid w:val="009B4E99"/>
    <w:rsid w:val="009B6DAB"/>
    <w:rsid w:val="009C04B4"/>
    <w:rsid w:val="009C1F9A"/>
    <w:rsid w:val="009C223E"/>
    <w:rsid w:val="009C33E8"/>
    <w:rsid w:val="009C3AD3"/>
    <w:rsid w:val="009C3D7B"/>
    <w:rsid w:val="009C5274"/>
    <w:rsid w:val="009C6419"/>
    <w:rsid w:val="009C6430"/>
    <w:rsid w:val="009C6C87"/>
    <w:rsid w:val="009D074D"/>
    <w:rsid w:val="009D13ED"/>
    <w:rsid w:val="009D3620"/>
    <w:rsid w:val="009D419F"/>
    <w:rsid w:val="009D76FA"/>
    <w:rsid w:val="009D7CEA"/>
    <w:rsid w:val="009E087F"/>
    <w:rsid w:val="009E19B0"/>
    <w:rsid w:val="009E27D5"/>
    <w:rsid w:val="009E2957"/>
    <w:rsid w:val="009E2BD1"/>
    <w:rsid w:val="009E31F7"/>
    <w:rsid w:val="009E3447"/>
    <w:rsid w:val="009E570C"/>
    <w:rsid w:val="009E7A8B"/>
    <w:rsid w:val="009F0310"/>
    <w:rsid w:val="009F10B1"/>
    <w:rsid w:val="009F3721"/>
    <w:rsid w:val="009F41D6"/>
    <w:rsid w:val="009F5EBD"/>
    <w:rsid w:val="009F5FD1"/>
    <w:rsid w:val="009F6EB3"/>
    <w:rsid w:val="009F78F5"/>
    <w:rsid w:val="00A0006B"/>
    <w:rsid w:val="00A01251"/>
    <w:rsid w:val="00A03A5D"/>
    <w:rsid w:val="00A03CB1"/>
    <w:rsid w:val="00A04576"/>
    <w:rsid w:val="00A04C16"/>
    <w:rsid w:val="00A0644C"/>
    <w:rsid w:val="00A06F60"/>
    <w:rsid w:val="00A07031"/>
    <w:rsid w:val="00A07E28"/>
    <w:rsid w:val="00A10730"/>
    <w:rsid w:val="00A10A6A"/>
    <w:rsid w:val="00A12A8B"/>
    <w:rsid w:val="00A14853"/>
    <w:rsid w:val="00A165C2"/>
    <w:rsid w:val="00A16D9F"/>
    <w:rsid w:val="00A176FE"/>
    <w:rsid w:val="00A17CAE"/>
    <w:rsid w:val="00A20037"/>
    <w:rsid w:val="00A20AC9"/>
    <w:rsid w:val="00A21C2C"/>
    <w:rsid w:val="00A224CD"/>
    <w:rsid w:val="00A22BB3"/>
    <w:rsid w:val="00A26084"/>
    <w:rsid w:val="00A26CB4"/>
    <w:rsid w:val="00A300DD"/>
    <w:rsid w:val="00A301AA"/>
    <w:rsid w:val="00A30856"/>
    <w:rsid w:val="00A311E1"/>
    <w:rsid w:val="00A31AA3"/>
    <w:rsid w:val="00A32D4A"/>
    <w:rsid w:val="00A33984"/>
    <w:rsid w:val="00A33E93"/>
    <w:rsid w:val="00A3607D"/>
    <w:rsid w:val="00A37784"/>
    <w:rsid w:val="00A40BD9"/>
    <w:rsid w:val="00A4115A"/>
    <w:rsid w:val="00A413BC"/>
    <w:rsid w:val="00A41E0E"/>
    <w:rsid w:val="00A42068"/>
    <w:rsid w:val="00A4211E"/>
    <w:rsid w:val="00A4356B"/>
    <w:rsid w:val="00A450F3"/>
    <w:rsid w:val="00A45EAB"/>
    <w:rsid w:val="00A47030"/>
    <w:rsid w:val="00A50366"/>
    <w:rsid w:val="00A51BC4"/>
    <w:rsid w:val="00A5225F"/>
    <w:rsid w:val="00A5240B"/>
    <w:rsid w:val="00A53F2B"/>
    <w:rsid w:val="00A55DF6"/>
    <w:rsid w:val="00A574D6"/>
    <w:rsid w:val="00A600EA"/>
    <w:rsid w:val="00A61B43"/>
    <w:rsid w:val="00A6253A"/>
    <w:rsid w:val="00A63640"/>
    <w:rsid w:val="00A6375F"/>
    <w:rsid w:val="00A63D9B"/>
    <w:rsid w:val="00A64991"/>
    <w:rsid w:val="00A6566C"/>
    <w:rsid w:val="00A66430"/>
    <w:rsid w:val="00A66457"/>
    <w:rsid w:val="00A71E5A"/>
    <w:rsid w:val="00A7201C"/>
    <w:rsid w:val="00A749A9"/>
    <w:rsid w:val="00A757BF"/>
    <w:rsid w:val="00A771B4"/>
    <w:rsid w:val="00A771E6"/>
    <w:rsid w:val="00A80EB8"/>
    <w:rsid w:val="00A8148E"/>
    <w:rsid w:val="00A81F99"/>
    <w:rsid w:val="00A82311"/>
    <w:rsid w:val="00A8381D"/>
    <w:rsid w:val="00A8398C"/>
    <w:rsid w:val="00A83EAB"/>
    <w:rsid w:val="00A844A3"/>
    <w:rsid w:val="00A84D19"/>
    <w:rsid w:val="00A871AF"/>
    <w:rsid w:val="00A87280"/>
    <w:rsid w:val="00A87455"/>
    <w:rsid w:val="00A9016D"/>
    <w:rsid w:val="00A90BA1"/>
    <w:rsid w:val="00A9126E"/>
    <w:rsid w:val="00A9261F"/>
    <w:rsid w:val="00A93BC6"/>
    <w:rsid w:val="00A9403B"/>
    <w:rsid w:val="00A94B1F"/>
    <w:rsid w:val="00A96D1D"/>
    <w:rsid w:val="00A96D64"/>
    <w:rsid w:val="00A97911"/>
    <w:rsid w:val="00AA1312"/>
    <w:rsid w:val="00AA1F15"/>
    <w:rsid w:val="00AA226C"/>
    <w:rsid w:val="00AA460C"/>
    <w:rsid w:val="00AA54EB"/>
    <w:rsid w:val="00AA73EA"/>
    <w:rsid w:val="00AA76F5"/>
    <w:rsid w:val="00AB30A6"/>
    <w:rsid w:val="00AB43AF"/>
    <w:rsid w:val="00AB4BCD"/>
    <w:rsid w:val="00AB575A"/>
    <w:rsid w:val="00AB5CCE"/>
    <w:rsid w:val="00AB5D60"/>
    <w:rsid w:val="00AB65B7"/>
    <w:rsid w:val="00AB6BED"/>
    <w:rsid w:val="00AB79D4"/>
    <w:rsid w:val="00AC0174"/>
    <w:rsid w:val="00AC2899"/>
    <w:rsid w:val="00AC3571"/>
    <w:rsid w:val="00AC3D2D"/>
    <w:rsid w:val="00AC498D"/>
    <w:rsid w:val="00AC4A93"/>
    <w:rsid w:val="00AC4ADE"/>
    <w:rsid w:val="00AC5009"/>
    <w:rsid w:val="00AC5258"/>
    <w:rsid w:val="00AC7645"/>
    <w:rsid w:val="00AC7838"/>
    <w:rsid w:val="00AC783D"/>
    <w:rsid w:val="00AC7A56"/>
    <w:rsid w:val="00AC7EC7"/>
    <w:rsid w:val="00AD0827"/>
    <w:rsid w:val="00AD16D5"/>
    <w:rsid w:val="00AD1960"/>
    <w:rsid w:val="00AD489C"/>
    <w:rsid w:val="00AD600F"/>
    <w:rsid w:val="00AD6CA9"/>
    <w:rsid w:val="00AD6FF6"/>
    <w:rsid w:val="00AD7589"/>
    <w:rsid w:val="00AE05EA"/>
    <w:rsid w:val="00AE0FC3"/>
    <w:rsid w:val="00AE1043"/>
    <w:rsid w:val="00AE1A6C"/>
    <w:rsid w:val="00AE3886"/>
    <w:rsid w:val="00AE42CD"/>
    <w:rsid w:val="00AE4429"/>
    <w:rsid w:val="00AE44C5"/>
    <w:rsid w:val="00AE4A7C"/>
    <w:rsid w:val="00AE538D"/>
    <w:rsid w:val="00AE73C2"/>
    <w:rsid w:val="00AE7602"/>
    <w:rsid w:val="00AF1712"/>
    <w:rsid w:val="00AF17BD"/>
    <w:rsid w:val="00AF1C76"/>
    <w:rsid w:val="00AF2976"/>
    <w:rsid w:val="00AF3996"/>
    <w:rsid w:val="00AF40A2"/>
    <w:rsid w:val="00AF40E8"/>
    <w:rsid w:val="00AF545D"/>
    <w:rsid w:val="00AF550B"/>
    <w:rsid w:val="00AF562E"/>
    <w:rsid w:val="00AF5DF4"/>
    <w:rsid w:val="00AF5F60"/>
    <w:rsid w:val="00AF7CE1"/>
    <w:rsid w:val="00B00535"/>
    <w:rsid w:val="00B00C0A"/>
    <w:rsid w:val="00B0107F"/>
    <w:rsid w:val="00B01D79"/>
    <w:rsid w:val="00B02C5C"/>
    <w:rsid w:val="00B02EB5"/>
    <w:rsid w:val="00B0343B"/>
    <w:rsid w:val="00B05229"/>
    <w:rsid w:val="00B05A80"/>
    <w:rsid w:val="00B05C86"/>
    <w:rsid w:val="00B1167D"/>
    <w:rsid w:val="00B12240"/>
    <w:rsid w:val="00B13873"/>
    <w:rsid w:val="00B14943"/>
    <w:rsid w:val="00B14F17"/>
    <w:rsid w:val="00B153C0"/>
    <w:rsid w:val="00B15424"/>
    <w:rsid w:val="00B15661"/>
    <w:rsid w:val="00B15FDB"/>
    <w:rsid w:val="00B204A9"/>
    <w:rsid w:val="00B20954"/>
    <w:rsid w:val="00B20A59"/>
    <w:rsid w:val="00B20E93"/>
    <w:rsid w:val="00B21EB6"/>
    <w:rsid w:val="00B22A2B"/>
    <w:rsid w:val="00B23F43"/>
    <w:rsid w:val="00B24257"/>
    <w:rsid w:val="00B25067"/>
    <w:rsid w:val="00B26BD1"/>
    <w:rsid w:val="00B26C16"/>
    <w:rsid w:val="00B27939"/>
    <w:rsid w:val="00B301CA"/>
    <w:rsid w:val="00B30C05"/>
    <w:rsid w:val="00B31CA3"/>
    <w:rsid w:val="00B326BD"/>
    <w:rsid w:val="00B334F0"/>
    <w:rsid w:val="00B33767"/>
    <w:rsid w:val="00B346A2"/>
    <w:rsid w:val="00B35814"/>
    <w:rsid w:val="00B3601F"/>
    <w:rsid w:val="00B36C98"/>
    <w:rsid w:val="00B37D90"/>
    <w:rsid w:val="00B4005D"/>
    <w:rsid w:val="00B4128D"/>
    <w:rsid w:val="00B415AB"/>
    <w:rsid w:val="00B4160F"/>
    <w:rsid w:val="00B41D19"/>
    <w:rsid w:val="00B422B6"/>
    <w:rsid w:val="00B423DF"/>
    <w:rsid w:val="00B44E3D"/>
    <w:rsid w:val="00B4561E"/>
    <w:rsid w:val="00B465FA"/>
    <w:rsid w:val="00B47362"/>
    <w:rsid w:val="00B50158"/>
    <w:rsid w:val="00B50D2F"/>
    <w:rsid w:val="00B50DCC"/>
    <w:rsid w:val="00B5215C"/>
    <w:rsid w:val="00B52D52"/>
    <w:rsid w:val="00B5331C"/>
    <w:rsid w:val="00B55257"/>
    <w:rsid w:val="00B56F86"/>
    <w:rsid w:val="00B6010F"/>
    <w:rsid w:val="00B6160C"/>
    <w:rsid w:val="00B61C33"/>
    <w:rsid w:val="00B61D60"/>
    <w:rsid w:val="00B6453A"/>
    <w:rsid w:val="00B64E4C"/>
    <w:rsid w:val="00B64E5F"/>
    <w:rsid w:val="00B65101"/>
    <w:rsid w:val="00B65120"/>
    <w:rsid w:val="00B65F98"/>
    <w:rsid w:val="00B6605E"/>
    <w:rsid w:val="00B66466"/>
    <w:rsid w:val="00B6655D"/>
    <w:rsid w:val="00B700AE"/>
    <w:rsid w:val="00B70C7D"/>
    <w:rsid w:val="00B70DC0"/>
    <w:rsid w:val="00B71541"/>
    <w:rsid w:val="00B7176D"/>
    <w:rsid w:val="00B71B79"/>
    <w:rsid w:val="00B747A2"/>
    <w:rsid w:val="00B77B03"/>
    <w:rsid w:val="00B80DE6"/>
    <w:rsid w:val="00B81395"/>
    <w:rsid w:val="00B831C5"/>
    <w:rsid w:val="00B83D39"/>
    <w:rsid w:val="00B83F6A"/>
    <w:rsid w:val="00B842D5"/>
    <w:rsid w:val="00B84366"/>
    <w:rsid w:val="00B845D6"/>
    <w:rsid w:val="00B84747"/>
    <w:rsid w:val="00B86DD3"/>
    <w:rsid w:val="00B87C5F"/>
    <w:rsid w:val="00B92044"/>
    <w:rsid w:val="00B922A2"/>
    <w:rsid w:val="00B93A1E"/>
    <w:rsid w:val="00B94240"/>
    <w:rsid w:val="00B94FE6"/>
    <w:rsid w:val="00B95D60"/>
    <w:rsid w:val="00B96EF0"/>
    <w:rsid w:val="00B96F64"/>
    <w:rsid w:val="00BA1369"/>
    <w:rsid w:val="00BA250C"/>
    <w:rsid w:val="00BA28E2"/>
    <w:rsid w:val="00BA3AC6"/>
    <w:rsid w:val="00BA6618"/>
    <w:rsid w:val="00BA7198"/>
    <w:rsid w:val="00BA7EB6"/>
    <w:rsid w:val="00BB069A"/>
    <w:rsid w:val="00BB0934"/>
    <w:rsid w:val="00BB2E69"/>
    <w:rsid w:val="00BB40A9"/>
    <w:rsid w:val="00BB42B5"/>
    <w:rsid w:val="00BB5751"/>
    <w:rsid w:val="00BB7623"/>
    <w:rsid w:val="00BC0756"/>
    <w:rsid w:val="00BC0915"/>
    <w:rsid w:val="00BC0990"/>
    <w:rsid w:val="00BC0FCE"/>
    <w:rsid w:val="00BC1A02"/>
    <w:rsid w:val="00BC25B2"/>
    <w:rsid w:val="00BC269E"/>
    <w:rsid w:val="00BC28CC"/>
    <w:rsid w:val="00BC48E1"/>
    <w:rsid w:val="00BC4A10"/>
    <w:rsid w:val="00BC61A8"/>
    <w:rsid w:val="00BC701E"/>
    <w:rsid w:val="00BD18CB"/>
    <w:rsid w:val="00BD1C90"/>
    <w:rsid w:val="00BD3003"/>
    <w:rsid w:val="00BD398B"/>
    <w:rsid w:val="00BD3FC3"/>
    <w:rsid w:val="00BD4AB1"/>
    <w:rsid w:val="00BD53F4"/>
    <w:rsid w:val="00BD6C97"/>
    <w:rsid w:val="00BD6F46"/>
    <w:rsid w:val="00BD7260"/>
    <w:rsid w:val="00BD7692"/>
    <w:rsid w:val="00BE0C3C"/>
    <w:rsid w:val="00BE2437"/>
    <w:rsid w:val="00BE3A67"/>
    <w:rsid w:val="00BE4F83"/>
    <w:rsid w:val="00BE554C"/>
    <w:rsid w:val="00BE5CA7"/>
    <w:rsid w:val="00BE5EE2"/>
    <w:rsid w:val="00BE6DE1"/>
    <w:rsid w:val="00BF1472"/>
    <w:rsid w:val="00BF1725"/>
    <w:rsid w:val="00BF18BA"/>
    <w:rsid w:val="00BF4095"/>
    <w:rsid w:val="00BF5562"/>
    <w:rsid w:val="00BF5981"/>
    <w:rsid w:val="00BF5EF7"/>
    <w:rsid w:val="00C0052A"/>
    <w:rsid w:val="00C0069B"/>
    <w:rsid w:val="00C00EA8"/>
    <w:rsid w:val="00C01E7A"/>
    <w:rsid w:val="00C03556"/>
    <w:rsid w:val="00C03E59"/>
    <w:rsid w:val="00C0405E"/>
    <w:rsid w:val="00C061C9"/>
    <w:rsid w:val="00C063D8"/>
    <w:rsid w:val="00C07201"/>
    <w:rsid w:val="00C11166"/>
    <w:rsid w:val="00C117CD"/>
    <w:rsid w:val="00C1215F"/>
    <w:rsid w:val="00C13FED"/>
    <w:rsid w:val="00C15447"/>
    <w:rsid w:val="00C16370"/>
    <w:rsid w:val="00C16D85"/>
    <w:rsid w:val="00C174B0"/>
    <w:rsid w:val="00C20D2C"/>
    <w:rsid w:val="00C2101F"/>
    <w:rsid w:val="00C2150F"/>
    <w:rsid w:val="00C2168E"/>
    <w:rsid w:val="00C22C72"/>
    <w:rsid w:val="00C2313B"/>
    <w:rsid w:val="00C24BE6"/>
    <w:rsid w:val="00C24E18"/>
    <w:rsid w:val="00C2592F"/>
    <w:rsid w:val="00C26F23"/>
    <w:rsid w:val="00C27BF7"/>
    <w:rsid w:val="00C31739"/>
    <w:rsid w:val="00C321E9"/>
    <w:rsid w:val="00C32867"/>
    <w:rsid w:val="00C34E38"/>
    <w:rsid w:val="00C352AE"/>
    <w:rsid w:val="00C3655E"/>
    <w:rsid w:val="00C3694A"/>
    <w:rsid w:val="00C37E04"/>
    <w:rsid w:val="00C408DB"/>
    <w:rsid w:val="00C42993"/>
    <w:rsid w:val="00C43587"/>
    <w:rsid w:val="00C43A0E"/>
    <w:rsid w:val="00C44197"/>
    <w:rsid w:val="00C441A3"/>
    <w:rsid w:val="00C44F12"/>
    <w:rsid w:val="00C45205"/>
    <w:rsid w:val="00C45E28"/>
    <w:rsid w:val="00C467A5"/>
    <w:rsid w:val="00C52E59"/>
    <w:rsid w:val="00C565BA"/>
    <w:rsid w:val="00C571C5"/>
    <w:rsid w:val="00C5740F"/>
    <w:rsid w:val="00C57D78"/>
    <w:rsid w:val="00C61E58"/>
    <w:rsid w:val="00C61FF2"/>
    <w:rsid w:val="00C622A9"/>
    <w:rsid w:val="00C63D9E"/>
    <w:rsid w:val="00C63E1A"/>
    <w:rsid w:val="00C64262"/>
    <w:rsid w:val="00C65242"/>
    <w:rsid w:val="00C65889"/>
    <w:rsid w:val="00C66383"/>
    <w:rsid w:val="00C709D0"/>
    <w:rsid w:val="00C70CD3"/>
    <w:rsid w:val="00C7373A"/>
    <w:rsid w:val="00C73856"/>
    <w:rsid w:val="00C746DF"/>
    <w:rsid w:val="00C75BDB"/>
    <w:rsid w:val="00C761C7"/>
    <w:rsid w:val="00C77786"/>
    <w:rsid w:val="00C80A91"/>
    <w:rsid w:val="00C8137B"/>
    <w:rsid w:val="00C81604"/>
    <w:rsid w:val="00C82049"/>
    <w:rsid w:val="00C82278"/>
    <w:rsid w:val="00C831D6"/>
    <w:rsid w:val="00C847BB"/>
    <w:rsid w:val="00C84E8F"/>
    <w:rsid w:val="00C855F4"/>
    <w:rsid w:val="00C85D30"/>
    <w:rsid w:val="00C86021"/>
    <w:rsid w:val="00C8787D"/>
    <w:rsid w:val="00C87FE7"/>
    <w:rsid w:val="00C90244"/>
    <w:rsid w:val="00C90B4B"/>
    <w:rsid w:val="00C91041"/>
    <w:rsid w:val="00C9225B"/>
    <w:rsid w:val="00C923DC"/>
    <w:rsid w:val="00C94F03"/>
    <w:rsid w:val="00C9524A"/>
    <w:rsid w:val="00C958CE"/>
    <w:rsid w:val="00C97C86"/>
    <w:rsid w:val="00CA0C1F"/>
    <w:rsid w:val="00CA1A0F"/>
    <w:rsid w:val="00CA24C4"/>
    <w:rsid w:val="00CA3EF1"/>
    <w:rsid w:val="00CA4031"/>
    <w:rsid w:val="00CA659E"/>
    <w:rsid w:val="00CA738D"/>
    <w:rsid w:val="00CB1C3E"/>
    <w:rsid w:val="00CB237E"/>
    <w:rsid w:val="00CB2FE3"/>
    <w:rsid w:val="00CB32F2"/>
    <w:rsid w:val="00CB541B"/>
    <w:rsid w:val="00CB6506"/>
    <w:rsid w:val="00CB6A0D"/>
    <w:rsid w:val="00CB714E"/>
    <w:rsid w:val="00CC0438"/>
    <w:rsid w:val="00CC0906"/>
    <w:rsid w:val="00CC1599"/>
    <w:rsid w:val="00CC1A93"/>
    <w:rsid w:val="00CC1D05"/>
    <w:rsid w:val="00CC328B"/>
    <w:rsid w:val="00CC3C24"/>
    <w:rsid w:val="00CC61D9"/>
    <w:rsid w:val="00CC6295"/>
    <w:rsid w:val="00CC65B8"/>
    <w:rsid w:val="00CD0B32"/>
    <w:rsid w:val="00CD0EB4"/>
    <w:rsid w:val="00CD1802"/>
    <w:rsid w:val="00CD1D1B"/>
    <w:rsid w:val="00CD1EB0"/>
    <w:rsid w:val="00CD2639"/>
    <w:rsid w:val="00CD2D83"/>
    <w:rsid w:val="00CD402D"/>
    <w:rsid w:val="00CD411E"/>
    <w:rsid w:val="00CD4182"/>
    <w:rsid w:val="00CD6AF6"/>
    <w:rsid w:val="00CE1487"/>
    <w:rsid w:val="00CE1586"/>
    <w:rsid w:val="00CE3465"/>
    <w:rsid w:val="00CE348D"/>
    <w:rsid w:val="00CE39BE"/>
    <w:rsid w:val="00CE485E"/>
    <w:rsid w:val="00CE5774"/>
    <w:rsid w:val="00CE58F8"/>
    <w:rsid w:val="00CE5F48"/>
    <w:rsid w:val="00CE7284"/>
    <w:rsid w:val="00CE75E2"/>
    <w:rsid w:val="00CF1429"/>
    <w:rsid w:val="00CF1A4C"/>
    <w:rsid w:val="00CF1D09"/>
    <w:rsid w:val="00CF1ED2"/>
    <w:rsid w:val="00CF38E3"/>
    <w:rsid w:val="00CF3BE9"/>
    <w:rsid w:val="00CF55FF"/>
    <w:rsid w:val="00CF5CC9"/>
    <w:rsid w:val="00CF62D9"/>
    <w:rsid w:val="00CF6877"/>
    <w:rsid w:val="00CF6A48"/>
    <w:rsid w:val="00CF7D47"/>
    <w:rsid w:val="00CF7FCA"/>
    <w:rsid w:val="00D00025"/>
    <w:rsid w:val="00D001E8"/>
    <w:rsid w:val="00D01310"/>
    <w:rsid w:val="00D01719"/>
    <w:rsid w:val="00D03055"/>
    <w:rsid w:val="00D03187"/>
    <w:rsid w:val="00D0458A"/>
    <w:rsid w:val="00D05D1C"/>
    <w:rsid w:val="00D063FE"/>
    <w:rsid w:val="00D06435"/>
    <w:rsid w:val="00D101F0"/>
    <w:rsid w:val="00D10BDB"/>
    <w:rsid w:val="00D1134B"/>
    <w:rsid w:val="00D11C6D"/>
    <w:rsid w:val="00D12B0F"/>
    <w:rsid w:val="00D12D48"/>
    <w:rsid w:val="00D1323A"/>
    <w:rsid w:val="00D13717"/>
    <w:rsid w:val="00D13F47"/>
    <w:rsid w:val="00D13FA5"/>
    <w:rsid w:val="00D14C9B"/>
    <w:rsid w:val="00D14E51"/>
    <w:rsid w:val="00D15685"/>
    <w:rsid w:val="00D20A25"/>
    <w:rsid w:val="00D20F7B"/>
    <w:rsid w:val="00D211D3"/>
    <w:rsid w:val="00D2156A"/>
    <w:rsid w:val="00D216F8"/>
    <w:rsid w:val="00D22399"/>
    <w:rsid w:val="00D22DAC"/>
    <w:rsid w:val="00D23F64"/>
    <w:rsid w:val="00D248A8"/>
    <w:rsid w:val="00D2498B"/>
    <w:rsid w:val="00D25ABA"/>
    <w:rsid w:val="00D2658E"/>
    <w:rsid w:val="00D26C2D"/>
    <w:rsid w:val="00D270B7"/>
    <w:rsid w:val="00D317CC"/>
    <w:rsid w:val="00D31E75"/>
    <w:rsid w:val="00D339C2"/>
    <w:rsid w:val="00D34C9C"/>
    <w:rsid w:val="00D36A82"/>
    <w:rsid w:val="00D401F1"/>
    <w:rsid w:val="00D4056D"/>
    <w:rsid w:val="00D41255"/>
    <w:rsid w:val="00D429F5"/>
    <w:rsid w:val="00D42A76"/>
    <w:rsid w:val="00D43378"/>
    <w:rsid w:val="00D43670"/>
    <w:rsid w:val="00D44688"/>
    <w:rsid w:val="00D4515C"/>
    <w:rsid w:val="00D4717E"/>
    <w:rsid w:val="00D47A58"/>
    <w:rsid w:val="00D515A1"/>
    <w:rsid w:val="00D51D5B"/>
    <w:rsid w:val="00D52F0F"/>
    <w:rsid w:val="00D53ED7"/>
    <w:rsid w:val="00D57B86"/>
    <w:rsid w:val="00D57C94"/>
    <w:rsid w:val="00D60944"/>
    <w:rsid w:val="00D60995"/>
    <w:rsid w:val="00D610F0"/>
    <w:rsid w:val="00D61E63"/>
    <w:rsid w:val="00D62635"/>
    <w:rsid w:val="00D63288"/>
    <w:rsid w:val="00D632A8"/>
    <w:rsid w:val="00D635C9"/>
    <w:rsid w:val="00D646A7"/>
    <w:rsid w:val="00D654C3"/>
    <w:rsid w:val="00D6665A"/>
    <w:rsid w:val="00D67D2B"/>
    <w:rsid w:val="00D70425"/>
    <w:rsid w:val="00D71D94"/>
    <w:rsid w:val="00D7426C"/>
    <w:rsid w:val="00D748F3"/>
    <w:rsid w:val="00D7711D"/>
    <w:rsid w:val="00D77ADE"/>
    <w:rsid w:val="00D80083"/>
    <w:rsid w:val="00D823AE"/>
    <w:rsid w:val="00D84F0E"/>
    <w:rsid w:val="00D84F99"/>
    <w:rsid w:val="00D854D7"/>
    <w:rsid w:val="00D859D8"/>
    <w:rsid w:val="00D86D8B"/>
    <w:rsid w:val="00D87455"/>
    <w:rsid w:val="00D907AA"/>
    <w:rsid w:val="00D913AA"/>
    <w:rsid w:val="00D9268C"/>
    <w:rsid w:val="00D936AC"/>
    <w:rsid w:val="00D942DB"/>
    <w:rsid w:val="00D947C1"/>
    <w:rsid w:val="00D9619D"/>
    <w:rsid w:val="00D96569"/>
    <w:rsid w:val="00D97500"/>
    <w:rsid w:val="00D976FB"/>
    <w:rsid w:val="00D9773C"/>
    <w:rsid w:val="00DA001F"/>
    <w:rsid w:val="00DA0787"/>
    <w:rsid w:val="00DA0AE2"/>
    <w:rsid w:val="00DA2D92"/>
    <w:rsid w:val="00DA2E24"/>
    <w:rsid w:val="00DA3289"/>
    <w:rsid w:val="00DA37EA"/>
    <w:rsid w:val="00DA52DF"/>
    <w:rsid w:val="00DB063C"/>
    <w:rsid w:val="00DB068D"/>
    <w:rsid w:val="00DB0820"/>
    <w:rsid w:val="00DB12BD"/>
    <w:rsid w:val="00DB175B"/>
    <w:rsid w:val="00DB19A8"/>
    <w:rsid w:val="00DB3575"/>
    <w:rsid w:val="00DB4E84"/>
    <w:rsid w:val="00DB5380"/>
    <w:rsid w:val="00DB634C"/>
    <w:rsid w:val="00DB7980"/>
    <w:rsid w:val="00DB7DD7"/>
    <w:rsid w:val="00DC12F4"/>
    <w:rsid w:val="00DC1351"/>
    <w:rsid w:val="00DC150A"/>
    <w:rsid w:val="00DC2FF6"/>
    <w:rsid w:val="00DC4817"/>
    <w:rsid w:val="00DC53E4"/>
    <w:rsid w:val="00DC6849"/>
    <w:rsid w:val="00DC6B43"/>
    <w:rsid w:val="00DD04AA"/>
    <w:rsid w:val="00DD1577"/>
    <w:rsid w:val="00DD18D9"/>
    <w:rsid w:val="00DD1F46"/>
    <w:rsid w:val="00DD3302"/>
    <w:rsid w:val="00DD5010"/>
    <w:rsid w:val="00DD5445"/>
    <w:rsid w:val="00DD5CD8"/>
    <w:rsid w:val="00DD5FFD"/>
    <w:rsid w:val="00DE075E"/>
    <w:rsid w:val="00DE0860"/>
    <w:rsid w:val="00DE0FE0"/>
    <w:rsid w:val="00DE1145"/>
    <w:rsid w:val="00DE1566"/>
    <w:rsid w:val="00DE194A"/>
    <w:rsid w:val="00DE2E67"/>
    <w:rsid w:val="00DE3805"/>
    <w:rsid w:val="00DE3A66"/>
    <w:rsid w:val="00DE4946"/>
    <w:rsid w:val="00DE4D75"/>
    <w:rsid w:val="00DE5233"/>
    <w:rsid w:val="00DE5A44"/>
    <w:rsid w:val="00DE5BFB"/>
    <w:rsid w:val="00DE69AE"/>
    <w:rsid w:val="00DE72C1"/>
    <w:rsid w:val="00DF15CE"/>
    <w:rsid w:val="00DF1F16"/>
    <w:rsid w:val="00DF2014"/>
    <w:rsid w:val="00DF23AB"/>
    <w:rsid w:val="00DF33B7"/>
    <w:rsid w:val="00DF4197"/>
    <w:rsid w:val="00DF4242"/>
    <w:rsid w:val="00DF42D2"/>
    <w:rsid w:val="00DF6C3B"/>
    <w:rsid w:val="00E01D48"/>
    <w:rsid w:val="00E02B9D"/>
    <w:rsid w:val="00E030E3"/>
    <w:rsid w:val="00E03243"/>
    <w:rsid w:val="00E040E8"/>
    <w:rsid w:val="00E0433D"/>
    <w:rsid w:val="00E050F9"/>
    <w:rsid w:val="00E06608"/>
    <w:rsid w:val="00E06F70"/>
    <w:rsid w:val="00E070A2"/>
    <w:rsid w:val="00E07B60"/>
    <w:rsid w:val="00E07F33"/>
    <w:rsid w:val="00E07FEF"/>
    <w:rsid w:val="00E102A8"/>
    <w:rsid w:val="00E11909"/>
    <w:rsid w:val="00E12C63"/>
    <w:rsid w:val="00E12D2A"/>
    <w:rsid w:val="00E12DD3"/>
    <w:rsid w:val="00E14DAA"/>
    <w:rsid w:val="00E15DBB"/>
    <w:rsid w:val="00E17C7D"/>
    <w:rsid w:val="00E20AD8"/>
    <w:rsid w:val="00E21E87"/>
    <w:rsid w:val="00E22A93"/>
    <w:rsid w:val="00E22E63"/>
    <w:rsid w:val="00E232CC"/>
    <w:rsid w:val="00E243F7"/>
    <w:rsid w:val="00E2483E"/>
    <w:rsid w:val="00E24A31"/>
    <w:rsid w:val="00E24AAE"/>
    <w:rsid w:val="00E25D2E"/>
    <w:rsid w:val="00E260D2"/>
    <w:rsid w:val="00E2622F"/>
    <w:rsid w:val="00E30248"/>
    <w:rsid w:val="00E30D43"/>
    <w:rsid w:val="00E33567"/>
    <w:rsid w:val="00E34214"/>
    <w:rsid w:val="00E346FB"/>
    <w:rsid w:val="00E35125"/>
    <w:rsid w:val="00E3580C"/>
    <w:rsid w:val="00E36B52"/>
    <w:rsid w:val="00E37067"/>
    <w:rsid w:val="00E3778F"/>
    <w:rsid w:val="00E4281C"/>
    <w:rsid w:val="00E42882"/>
    <w:rsid w:val="00E42EAD"/>
    <w:rsid w:val="00E43842"/>
    <w:rsid w:val="00E43C0D"/>
    <w:rsid w:val="00E44976"/>
    <w:rsid w:val="00E45E07"/>
    <w:rsid w:val="00E4661C"/>
    <w:rsid w:val="00E472C1"/>
    <w:rsid w:val="00E5179E"/>
    <w:rsid w:val="00E51C33"/>
    <w:rsid w:val="00E52062"/>
    <w:rsid w:val="00E53B88"/>
    <w:rsid w:val="00E55D84"/>
    <w:rsid w:val="00E570C7"/>
    <w:rsid w:val="00E5767D"/>
    <w:rsid w:val="00E6053F"/>
    <w:rsid w:val="00E6596F"/>
    <w:rsid w:val="00E66DC9"/>
    <w:rsid w:val="00E672DC"/>
    <w:rsid w:val="00E7001C"/>
    <w:rsid w:val="00E716E2"/>
    <w:rsid w:val="00E71980"/>
    <w:rsid w:val="00E7518E"/>
    <w:rsid w:val="00E7527B"/>
    <w:rsid w:val="00E7635B"/>
    <w:rsid w:val="00E772DE"/>
    <w:rsid w:val="00E80210"/>
    <w:rsid w:val="00E8046B"/>
    <w:rsid w:val="00E81A3D"/>
    <w:rsid w:val="00E836D0"/>
    <w:rsid w:val="00E84A54"/>
    <w:rsid w:val="00E84C5F"/>
    <w:rsid w:val="00E855B9"/>
    <w:rsid w:val="00E86104"/>
    <w:rsid w:val="00E8772E"/>
    <w:rsid w:val="00E907A4"/>
    <w:rsid w:val="00E9240E"/>
    <w:rsid w:val="00E927FA"/>
    <w:rsid w:val="00E929D1"/>
    <w:rsid w:val="00E9301E"/>
    <w:rsid w:val="00E93020"/>
    <w:rsid w:val="00E9359F"/>
    <w:rsid w:val="00E93782"/>
    <w:rsid w:val="00E94CE2"/>
    <w:rsid w:val="00E952E8"/>
    <w:rsid w:val="00E96094"/>
    <w:rsid w:val="00E97B40"/>
    <w:rsid w:val="00EA2012"/>
    <w:rsid w:val="00EA2176"/>
    <w:rsid w:val="00EA28B6"/>
    <w:rsid w:val="00EA2BD8"/>
    <w:rsid w:val="00EA2F6C"/>
    <w:rsid w:val="00EA3947"/>
    <w:rsid w:val="00EA3A56"/>
    <w:rsid w:val="00EA44B2"/>
    <w:rsid w:val="00EA46C8"/>
    <w:rsid w:val="00EA4711"/>
    <w:rsid w:val="00EA4A02"/>
    <w:rsid w:val="00EA6BE3"/>
    <w:rsid w:val="00EB3CED"/>
    <w:rsid w:val="00EB4B2D"/>
    <w:rsid w:val="00EB4BB9"/>
    <w:rsid w:val="00EB4E51"/>
    <w:rsid w:val="00EB71AA"/>
    <w:rsid w:val="00EC2668"/>
    <w:rsid w:val="00EC36FC"/>
    <w:rsid w:val="00EC47F4"/>
    <w:rsid w:val="00EC5CA7"/>
    <w:rsid w:val="00EC5F51"/>
    <w:rsid w:val="00EC747A"/>
    <w:rsid w:val="00EC766D"/>
    <w:rsid w:val="00ED1883"/>
    <w:rsid w:val="00ED2068"/>
    <w:rsid w:val="00ED3C7C"/>
    <w:rsid w:val="00ED56FF"/>
    <w:rsid w:val="00ED79A5"/>
    <w:rsid w:val="00EE0981"/>
    <w:rsid w:val="00EE2BF3"/>
    <w:rsid w:val="00EE2DA3"/>
    <w:rsid w:val="00EE31B8"/>
    <w:rsid w:val="00EE5876"/>
    <w:rsid w:val="00EE5D49"/>
    <w:rsid w:val="00EE6B54"/>
    <w:rsid w:val="00EF0FEB"/>
    <w:rsid w:val="00EF21F2"/>
    <w:rsid w:val="00EF25DD"/>
    <w:rsid w:val="00EF2F21"/>
    <w:rsid w:val="00EF4C49"/>
    <w:rsid w:val="00EF4D9B"/>
    <w:rsid w:val="00EF5148"/>
    <w:rsid w:val="00EF5246"/>
    <w:rsid w:val="00EF52A4"/>
    <w:rsid w:val="00EF56C2"/>
    <w:rsid w:val="00EF63AA"/>
    <w:rsid w:val="00EF7E8F"/>
    <w:rsid w:val="00F0099A"/>
    <w:rsid w:val="00F01F62"/>
    <w:rsid w:val="00F01FF8"/>
    <w:rsid w:val="00F0476F"/>
    <w:rsid w:val="00F06B35"/>
    <w:rsid w:val="00F10E39"/>
    <w:rsid w:val="00F10E79"/>
    <w:rsid w:val="00F11833"/>
    <w:rsid w:val="00F11A08"/>
    <w:rsid w:val="00F11A56"/>
    <w:rsid w:val="00F12CAE"/>
    <w:rsid w:val="00F13E8E"/>
    <w:rsid w:val="00F150AD"/>
    <w:rsid w:val="00F1717B"/>
    <w:rsid w:val="00F209A6"/>
    <w:rsid w:val="00F22BF7"/>
    <w:rsid w:val="00F22DFA"/>
    <w:rsid w:val="00F22FEC"/>
    <w:rsid w:val="00F239F0"/>
    <w:rsid w:val="00F25A22"/>
    <w:rsid w:val="00F26F08"/>
    <w:rsid w:val="00F270F8"/>
    <w:rsid w:val="00F276F7"/>
    <w:rsid w:val="00F30285"/>
    <w:rsid w:val="00F31707"/>
    <w:rsid w:val="00F338ED"/>
    <w:rsid w:val="00F34EDF"/>
    <w:rsid w:val="00F40AC6"/>
    <w:rsid w:val="00F41AA5"/>
    <w:rsid w:val="00F46C23"/>
    <w:rsid w:val="00F47482"/>
    <w:rsid w:val="00F4767E"/>
    <w:rsid w:val="00F5094F"/>
    <w:rsid w:val="00F5119E"/>
    <w:rsid w:val="00F514E6"/>
    <w:rsid w:val="00F54B2B"/>
    <w:rsid w:val="00F55529"/>
    <w:rsid w:val="00F56408"/>
    <w:rsid w:val="00F57091"/>
    <w:rsid w:val="00F57292"/>
    <w:rsid w:val="00F60C5F"/>
    <w:rsid w:val="00F611CE"/>
    <w:rsid w:val="00F618EB"/>
    <w:rsid w:val="00F62047"/>
    <w:rsid w:val="00F65D4E"/>
    <w:rsid w:val="00F66254"/>
    <w:rsid w:val="00F67031"/>
    <w:rsid w:val="00F724DE"/>
    <w:rsid w:val="00F72548"/>
    <w:rsid w:val="00F7388C"/>
    <w:rsid w:val="00F74715"/>
    <w:rsid w:val="00F74D9D"/>
    <w:rsid w:val="00F7533D"/>
    <w:rsid w:val="00F76B8C"/>
    <w:rsid w:val="00F76F7D"/>
    <w:rsid w:val="00F7742E"/>
    <w:rsid w:val="00F7759D"/>
    <w:rsid w:val="00F800A5"/>
    <w:rsid w:val="00F80442"/>
    <w:rsid w:val="00F81344"/>
    <w:rsid w:val="00F81C8E"/>
    <w:rsid w:val="00F82265"/>
    <w:rsid w:val="00F8275E"/>
    <w:rsid w:val="00F82C1B"/>
    <w:rsid w:val="00F83F3E"/>
    <w:rsid w:val="00F84601"/>
    <w:rsid w:val="00F84C7D"/>
    <w:rsid w:val="00F84EE9"/>
    <w:rsid w:val="00F85EA1"/>
    <w:rsid w:val="00F87DCE"/>
    <w:rsid w:val="00F90C05"/>
    <w:rsid w:val="00F90DAE"/>
    <w:rsid w:val="00F957BB"/>
    <w:rsid w:val="00F96A80"/>
    <w:rsid w:val="00F96C88"/>
    <w:rsid w:val="00F97E81"/>
    <w:rsid w:val="00FA0FA8"/>
    <w:rsid w:val="00FA558F"/>
    <w:rsid w:val="00FA6348"/>
    <w:rsid w:val="00FB0E03"/>
    <w:rsid w:val="00FB137F"/>
    <w:rsid w:val="00FB16A3"/>
    <w:rsid w:val="00FB2031"/>
    <w:rsid w:val="00FB25F9"/>
    <w:rsid w:val="00FB4E78"/>
    <w:rsid w:val="00FB5662"/>
    <w:rsid w:val="00FB5BEC"/>
    <w:rsid w:val="00FB7522"/>
    <w:rsid w:val="00FB7896"/>
    <w:rsid w:val="00FB7DA2"/>
    <w:rsid w:val="00FC02A3"/>
    <w:rsid w:val="00FC0301"/>
    <w:rsid w:val="00FC1627"/>
    <w:rsid w:val="00FC176B"/>
    <w:rsid w:val="00FC4E9A"/>
    <w:rsid w:val="00FC7764"/>
    <w:rsid w:val="00FD0829"/>
    <w:rsid w:val="00FD2D47"/>
    <w:rsid w:val="00FD30B3"/>
    <w:rsid w:val="00FD30DB"/>
    <w:rsid w:val="00FD4AB2"/>
    <w:rsid w:val="00FD7238"/>
    <w:rsid w:val="00FD7510"/>
    <w:rsid w:val="00FD78E6"/>
    <w:rsid w:val="00FD7BF6"/>
    <w:rsid w:val="00FE00EB"/>
    <w:rsid w:val="00FE0EEF"/>
    <w:rsid w:val="00FE0EF1"/>
    <w:rsid w:val="00FE148E"/>
    <w:rsid w:val="00FE1709"/>
    <w:rsid w:val="00FE436D"/>
    <w:rsid w:val="00FE4942"/>
    <w:rsid w:val="00FE4C21"/>
    <w:rsid w:val="00FE52DC"/>
    <w:rsid w:val="00FE6022"/>
    <w:rsid w:val="00FE7661"/>
    <w:rsid w:val="00FE7D1B"/>
    <w:rsid w:val="00FF0381"/>
    <w:rsid w:val="00FF07E7"/>
    <w:rsid w:val="00FF11A8"/>
    <w:rsid w:val="00FF1726"/>
    <w:rsid w:val="00FF1FC5"/>
    <w:rsid w:val="00FF21AA"/>
    <w:rsid w:val="00FF33F2"/>
    <w:rsid w:val="00FF3E9A"/>
    <w:rsid w:val="00FF48D5"/>
    <w:rsid w:val="00FF519F"/>
    <w:rsid w:val="00FF56E8"/>
    <w:rsid w:val="00FF583F"/>
    <w:rsid w:val="00FF5F72"/>
    <w:rsid w:val="00FF6D2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EF18"/>
  <w15:docId w15:val="{29B29482-1AC9-4617-BA1E-21E7BF986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E03243"/>
  </w:style>
  <w:style w:type="paragraph" w:styleId="Nadpis1">
    <w:name w:val="heading 1"/>
    <w:basedOn w:val="Normln"/>
    <w:next w:val="Normln"/>
    <w:link w:val="Nadpis1Char"/>
    <w:uiPriority w:val="9"/>
    <w:qFormat/>
    <w:rsid w:val="00C85D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C85D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unhideWhenUsed/>
    <w:qFormat/>
    <w:rsid w:val="006A20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C85D30"/>
    <w:rPr>
      <w:rFonts w:asciiTheme="majorHAnsi" w:eastAsiaTheme="majorEastAsia" w:hAnsiTheme="majorHAnsi" w:cstheme="majorBidi"/>
      <w:color w:val="2F5496" w:themeColor="accent1" w:themeShade="BF"/>
      <w:sz w:val="32"/>
      <w:szCs w:val="32"/>
    </w:rPr>
  </w:style>
  <w:style w:type="paragraph" w:styleId="Odstavecseseznamem">
    <w:name w:val="List Paragraph"/>
    <w:basedOn w:val="Normln"/>
    <w:uiPriority w:val="34"/>
    <w:qFormat/>
    <w:rsid w:val="00C85D30"/>
    <w:pPr>
      <w:ind w:left="720"/>
      <w:contextualSpacing/>
    </w:pPr>
  </w:style>
  <w:style w:type="character" w:customStyle="1" w:styleId="Nadpis2Char">
    <w:name w:val="Nadpis 2 Char"/>
    <w:basedOn w:val="Standardnpsmoodstavce"/>
    <w:link w:val="Nadpis2"/>
    <w:uiPriority w:val="9"/>
    <w:rsid w:val="00C85D30"/>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Standardnpsmoodstavce"/>
    <w:link w:val="Nadpis3"/>
    <w:uiPriority w:val="9"/>
    <w:rsid w:val="006A20D0"/>
    <w:rPr>
      <w:rFonts w:asciiTheme="majorHAnsi" w:eastAsiaTheme="majorEastAsia" w:hAnsiTheme="majorHAnsi" w:cstheme="majorBidi"/>
      <w:color w:val="1F3763" w:themeColor="accent1" w:themeShade="7F"/>
      <w:sz w:val="24"/>
      <w:szCs w:val="24"/>
    </w:rPr>
  </w:style>
  <w:style w:type="table" w:styleId="Mkatabulky">
    <w:name w:val="Table Grid"/>
    <w:basedOn w:val="Normlntabulka"/>
    <w:uiPriority w:val="39"/>
    <w:rsid w:val="00537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ulek">
    <w:name w:val="caption"/>
    <w:basedOn w:val="Normln"/>
    <w:next w:val="Normln"/>
    <w:uiPriority w:val="35"/>
    <w:unhideWhenUsed/>
    <w:qFormat/>
    <w:rsid w:val="00FB7896"/>
    <w:pPr>
      <w:spacing w:after="200" w:line="240" w:lineRule="auto"/>
    </w:pPr>
    <w:rPr>
      <w:i/>
      <w:iCs/>
      <w:color w:val="44546A" w:themeColor="text2"/>
      <w:sz w:val="18"/>
      <w:szCs w:val="18"/>
    </w:rPr>
  </w:style>
  <w:style w:type="paragraph" w:styleId="Nadpisobsahu">
    <w:name w:val="TOC Heading"/>
    <w:basedOn w:val="Nadpis1"/>
    <w:next w:val="Normln"/>
    <w:uiPriority w:val="39"/>
    <w:unhideWhenUsed/>
    <w:qFormat/>
    <w:rsid w:val="009C5274"/>
    <w:pPr>
      <w:outlineLvl w:val="9"/>
    </w:pPr>
    <w:rPr>
      <w:lang w:eastAsia="cs-CZ"/>
    </w:rPr>
  </w:style>
  <w:style w:type="paragraph" w:styleId="Obsah1">
    <w:name w:val="toc 1"/>
    <w:basedOn w:val="Normln"/>
    <w:next w:val="Normln"/>
    <w:autoRedefine/>
    <w:uiPriority w:val="39"/>
    <w:unhideWhenUsed/>
    <w:rsid w:val="00224D91"/>
    <w:pPr>
      <w:tabs>
        <w:tab w:val="right" w:leader="dot" w:pos="9062"/>
      </w:tabs>
      <w:spacing w:after="100"/>
    </w:pPr>
  </w:style>
  <w:style w:type="paragraph" w:styleId="Obsah2">
    <w:name w:val="toc 2"/>
    <w:basedOn w:val="Normln"/>
    <w:next w:val="Normln"/>
    <w:autoRedefine/>
    <w:uiPriority w:val="39"/>
    <w:unhideWhenUsed/>
    <w:rsid w:val="0036376B"/>
    <w:pPr>
      <w:tabs>
        <w:tab w:val="right" w:leader="dot" w:pos="9062"/>
      </w:tabs>
      <w:spacing w:after="100"/>
      <w:ind w:left="220"/>
    </w:pPr>
  </w:style>
  <w:style w:type="paragraph" w:styleId="Obsah3">
    <w:name w:val="toc 3"/>
    <w:basedOn w:val="Normln"/>
    <w:next w:val="Normln"/>
    <w:autoRedefine/>
    <w:uiPriority w:val="39"/>
    <w:unhideWhenUsed/>
    <w:rsid w:val="00FE0EEF"/>
    <w:pPr>
      <w:tabs>
        <w:tab w:val="right" w:leader="dot" w:pos="9062"/>
      </w:tabs>
      <w:spacing w:after="100"/>
      <w:ind w:left="440"/>
    </w:pPr>
  </w:style>
  <w:style w:type="character" w:styleId="Hypertextovodkaz">
    <w:name w:val="Hyperlink"/>
    <w:basedOn w:val="Standardnpsmoodstavce"/>
    <w:uiPriority w:val="99"/>
    <w:unhideWhenUsed/>
    <w:rsid w:val="009C5274"/>
    <w:rPr>
      <w:color w:val="0563C1" w:themeColor="hyperlink"/>
      <w:u w:val="single"/>
    </w:rPr>
  </w:style>
  <w:style w:type="paragraph" w:styleId="Textbubliny">
    <w:name w:val="Balloon Text"/>
    <w:basedOn w:val="Normln"/>
    <w:link w:val="TextbublinyChar"/>
    <w:uiPriority w:val="99"/>
    <w:semiHidden/>
    <w:unhideWhenUsed/>
    <w:rsid w:val="00D12D48"/>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D12D48"/>
    <w:rPr>
      <w:rFonts w:ascii="Segoe UI" w:hAnsi="Segoe UI" w:cs="Segoe UI"/>
      <w:sz w:val="18"/>
      <w:szCs w:val="18"/>
    </w:rPr>
  </w:style>
  <w:style w:type="character" w:styleId="Zstupntext">
    <w:name w:val="Placeholder Text"/>
    <w:basedOn w:val="Standardnpsmoodstavce"/>
    <w:uiPriority w:val="99"/>
    <w:semiHidden/>
    <w:rsid w:val="00F67031"/>
    <w:rPr>
      <w:color w:val="808080"/>
    </w:rPr>
  </w:style>
  <w:style w:type="paragraph" w:styleId="Textkomente">
    <w:name w:val="annotation text"/>
    <w:basedOn w:val="Normln"/>
    <w:link w:val="TextkomenteChar"/>
    <w:uiPriority w:val="99"/>
    <w:semiHidden/>
    <w:unhideWhenUsed/>
    <w:rsid w:val="006B3362"/>
    <w:pPr>
      <w:spacing w:line="240" w:lineRule="auto"/>
    </w:pPr>
    <w:rPr>
      <w:sz w:val="20"/>
      <w:szCs w:val="20"/>
    </w:rPr>
  </w:style>
  <w:style w:type="character" w:customStyle="1" w:styleId="TextkomenteChar">
    <w:name w:val="Text komentáře Char"/>
    <w:basedOn w:val="Standardnpsmoodstavce"/>
    <w:link w:val="Textkomente"/>
    <w:uiPriority w:val="99"/>
    <w:semiHidden/>
    <w:rsid w:val="006B3362"/>
    <w:rPr>
      <w:sz w:val="20"/>
      <w:szCs w:val="20"/>
    </w:rPr>
  </w:style>
  <w:style w:type="paragraph" w:styleId="Zhlav">
    <w:name w:val="header"/>
    <w:basedOn w:val="Normln"/>
    <w:link w:val="ZhlavChar"/>
    <w:uiPriority w:val="99"/>
    <w:unhideWhenUsed/>
    <w:rsid w:val="00891BAF"/>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891BAF"/>
  </w:style>
  <w:style w:type="paragraph" w:styleId="Zpat">
    <w:name w:val="footer"/>
    <w:basedOn w:val="Normln"/>
    <w:link w:val="ZpatChar"/>
    <w:uiPriority w:val="99"/>
    <w:unhideWhenUsed/>
    <w:rsid w:val="00891BAF"/>
    <w:pPr>
      <w:tabs>
        <w:tab w:val="center" w:pos="4536"/>
        <w:tab w:val="right" w:pos="9072"/>
      </w:tabs>
      <w:spacing w:after="0" w:line="240" w:lineRule="auto"/>
    </w:pPr>
  </w:style>
  <w:style w:type="character" w:customStyle="1" w:styleId="ZpatChar">
    <w:name w:val="Zápatí Char"/>
    <w:basedOn w:val="Standardnpsmoodstavce"/>
    <w:link w:val="Zpat"/>
    <w:uiPriority w:val="99"/>
    <w:rsid w:val="00891BAF"/>
  </w:style>
  <w:style w:type="paragraph" w:styleId="Revize">
    <w:name w:val="Revision"/>
    <w:hidden/>
    <w:uiPriority w:val="99"/>
    <w:semiHidden/>
    <w:rsid w:val="006E3099"/>
    <w:pPr>
      <w:spacing w:after="0" w:line="240" w:lineRule="auto"/>
    </w:pPr>
  </w:style>
  <w:style w:type="character" w:styleId="Odkaznakoment">
    <w:name w:val="annotation reference"/>
    <w:basedOn w:val="Standardnpsmoodstavce"/>
    <w:uiPriority w:val="99"/>
    <w:semiHidden/>
    <w:unhideWhenUsed/>
    <w:rsid w:val="003052F2"/>
    <w:rPr>
      <w:sz w:val="16"/>
      <w:szCs w:val="16"/>
    </w:rPr>
  </w:style>
  <w:style w:type="paragraph" w:styleId="Pedmtkomente">
    <w:name w:val="annotation subject"/>
    <w:basedOn w:val="Textkomente"/>
    <w:next w:val="Textkomente"/>
    <w:link w:val="PedmtkomenteChar"/>
    <w:uiPriority w:val="99"/>
    <w:semiHidden/>
    <w:unhideWhenUsed/>
    <w:rsid w:val="003052F2"/>
    <w:rPr>
      <w:b/>
      <w:bCs/>
    </w:rPr>
  </w:style>
  <w:style w:type="character" w:customStyle="1" w:styleId="PedmtkomenteChar">
    <w:name w:val="Předmět komentáře Char"/>
    <w:basedOn w:val="TextkomenteChar"/>
    <w:link w:val="Pedmtkomente"/>
    <w:uiPriority w:val="99"/>
    <w:semiHidden/>
    <w:rsid w:val="003052F2"/>
    <w:rPr>
      <w:b/>
      <w:bCs/>
      <w:sz w:val="20"/>
      <w:szCs w:val="20"/>
    </w:rPr>
  </w:style>
  <w:style w:type="character" w:styleId="Sledovanodkaz">
    <w:name w:val="FollowedHyperlink"/>
    <w:basedOn w:val="Standardnpsmoodstavce"/>
    <w:uiPriority w:val="99"/>
    <w:semiHidden/>
    <w:unhideWhenUsed/>
    <w:rsid w:val="00CC61D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14328">
      <w:bodyDiv w:val="1"/>
      <w:marLeft w:val="0"/>
      <w:marRight w:val="0"/>
      <w:marTop w:val="0"/>
      <w:marBottom w:val="0"/>
      <w:divBdr>
        <w:top w:val="none" w:sz="0" w:space="0" w:color="auto"/>
        <w:left w:val="none" w:sz="0" w:space="0" w:color="auto"/>
        <w:bottom w:val="none" w:sz="0" w:space="0" w:color="auto"/>
        <w:right w:val="none" w:sz="0" w:space="0" w:color="auto"/>
      </w:divBdr>
      <w:divsChild>
        <w:div w:id="1017538684">
          <w:marLeft w:val="640"/>
          <w:marRight w:val="0"/>
          <w:marTop w:val="0"/>
          <w:marBottom w:val="0"/>
          <w:divBdr>
            <w:top w:val="none" w:sz="0" w:space="0" w:color="auto"/>
            <w:left w:val="none" w:sz="0" w:space="0" w:color="auto"/>
            <w:bottom w:val="none" w:sz="0" w:space="0" w:color="auto"/>
            <w:right w:val="none" w:sz="0" w:space="0" w:color="auto"/>
          </w:divBdr>
        </w:div>
        <w:div w:id="182977839">
          <w:marLeft w:val="640"/>
          <w:marRight w:val="0"/>
          <w:marTop w:val="0"/>
          <w:marBottom w:val="0"/>
          <w:divBdr>
            <w:top w:val="none" w:sz="0" w:space="0" w:color="auto"/>
            <w:left w:val="none" w:sz="0" w:space="0" w:color="auto"/>
            <w:bottom w:val="none" w:sz="0" w:space="0" w:color="auto"/>
            <w:right w:val="none" w:sz="0" w:space="0" w:color="auto"/>
          </w:divBdr>
        </w:div>
        <w:div w:id="1932349127">
          <w:marLeft w:val="640"/>
          <w:marRight w:val="0"/>
          <w:marTop w:val="0"/>
          <w:marBottom w:val="0"/>
          <w:divBdr>
            <w:top w:val="none" w:sz="0" w:space="0" w:color="auto"/>
            <w:left w:val="none" w:sz="0" w:space="0" w:color="auto"/>
            <w:bottom w:val="none" w:sz="0" w:space="0" w:color="auto"/>
            <w:right w:val="none" w:sz="0" w:space="0" w:color="auto"/>
          </w:divBdr>
        </w:div>
        <w:div w:id="1375930006">
          <w:marLeft w:val="640"/>
          <w:marRight w:val="0"/>
          <w:marTop w:val="0"/>
          <w:marBottom w:val="0"/>
          <w:divBdr>
            <w:top w:val="none" w:sz="0" w:space="0" w:color="auto"/>
            <w:left w:val="none" w:sz="0" w:space="0" w:color="auto"/>
            <w:bottom w:val="none" w:sz="0" w:space="0" w:color="auto"/>
            <w:right w:val="none" w:sz="0" w:space="0" w:color="auto"/>
          </w:divBdr>
        </w:div>
        <w:div w:id="1075781450">
          <w:marLeft w:val="640"/>
          <w:marRight w:val="0"/>
          <w:marTop w:val="0"/>
          <w:marBottom w:val="0"/>
          <w:divBdr>
            <w:top w:val="none" w:sz="0" w:space="0" w:color="auto"/>
            <w:left w:val="none" w:sz="0" w:space="0" w:color="auto"/>
            <w:bottom w:val="none" w:sz="0" w:space="0" w:color="auto"/>
            <w:right w:val="none" w:sz="0" w:space="0" w:color="auto"/>
          </w:divBdr>
        </w:div>
        <w:div w:id="1602105871">
          <w:marLeft w:val="640"/>
          <w:marRight w:val="0"/>
          <w:marTop w:val="0"/>
          <w:marBottom w:val="0"/>
          <w:divBdr>
            <w:top w:val="none" w:sz="0" w:space="0" w:color="auto"/>
            <w:left w:val="none" w:sz="0" w:space="0" w:color="auto"/>
            <w:bottom w:val="none" w:sz="0" w:space="0" w:color="auto"/>
            <w:right w:val="none" w:sz="0" w:space="0" w:color="auto"/>
          </w:divBdr>
        </w:div>
        <w:div w:id="294988183">
          <w:marLeft w:val="640"/>
          <w:marRight w:val="0"/>
          <w:marTop w:val="0"/>
          <w:marBottom w:val="0"/>
          <w:divBdr>
            <w:top w:val="none" w:sz="0" w:space="0" w:color="auto"/>
            <w:left w:val="none" w:sz="0" w:space="0" w:color="auto"/>
            <w:bottom w:val="none" w:sz="0" w:space="0" w:color="auto"/>
            <w:right w:val="none" w:sz="0" w:space="0" w:color="auto"/>
          </w:divBdr>
        </w:div>
        <w:div w:id="166752587">
          <w:marLeft w:val="640"/>
          <w:marRight w:val="0"/>
          <w:marTop w:val="0"/>
          <w:marBottom w:val="0"/>
          <w:divBdr>
            <w:top w:val="none" w:sz="0" w:space="0" w:color="auto"/>
            <w:left w:val="none" w:sz="0" w:space="0" w:color="auto"/>
            <w:bottom w:val="none" w:sz="0" w:space="0" w:color="auto"/>
            <w:right w:val="none" w:sz="0" w:space="0" w:color="auto"/>
          </w:divBdr>
        </w:div>
        <w:div w:id="62342181">
          <w:marLeft w:val="640"/>
          <w:marRight w:val="0"/>
          <w:marTop w:val="0"/>
          <w:marBottom w:val="0"/>
          <w:divBdr>
            <w:top w:val="none" w:sz="0" w:space="0" w:color="auto"/>
            <w:left w:val="none" w:sz="0" w:space="0" w:color="auto"/>
            <w:bottom w:val="none" w:sz="0" w:space="0" w:color="auto"/>
            <w:right w:val="none" w:sz="0" w:space="0" w:color="auto"/>
          </w:divBdr>
        </w:div>
        <w:div w:id="1418671145">
          <w:marLeft w:val="640"/>
          <w:marRight w:val="0"/>
          <w:marTop w:val="0"/>
          <w:marBottom w:val="0"/>
          <w:divBdr>
            <w:top w:val="none" w:sz="0" w:space="0" w:color="auto"/>
            <w:left w:val="none" w:sz="0" w:space="0" w:color="auto"/>
            <w:bottom w:val="none" w:sz="0" w:space="0" w:color="auto"/>
            <w:right w:val="none" w:sz="0" w:space="0" w:color="auto"/>
          </w:divBdr>
        </w:div>
        <w:div w:id="611327392">
          <w:marLeft w:val="640"/>
          <w:marRight w:val="0"/>
          <w:marTop w:val="0"/>
          <w:marBottom w:val="0"/>
          <w:divBdr>
            <w:top w:val="none" w:sz="0" w:space="0" w:color="auto"/>
            <w:left w:val="none" w:sz="0" w:space="0" w:color="auto"/>
            <w:bottom w:val="none" w:sz="0" w:space="0" w:color="auto"/>
            <w:right w:val="none" w:sz="0" w:space="0" w:color="auto"/>
          </w:divBdr>
        </w:div>
        <w:div w:id="221790198">
          <w:marLeft w:val="640"/>
          <w:marRight w:val="0"/>
          <w:marTop w:val="0"/>
          <w:marBottom w:val="0"/>
          <w:divBdr>
            <w:top w:val="none" w:sz="0" w:space="0" w:color="auto"/>
            <w:left w:val="none" w:sz="0" w:space="0" w:color="auto"/>
            <w:bottom w:val="none" w:sz="0" w:space="0" w:color="auto"/>
            <w:right w:val="none" w:sz="0" w:space="0" w:color="auto"/>
          </w:divBdr>
        </w:div>
        <w:div w:id="1336224286">
          <w:marLeft w:val="640"/>
          <w:marRight w:val="0"/>
          <w:marTop w:val="0"/>
          <w:marBottom w:val="0"/>
          <w:divBdr>
            <w:top w:val="none" w:sz="0" w:space="0" w:color="auto"/>
            <w:left w:val="none" w:sz="0" w:space="0" w:color="auto"/>
            <w:bottom w:val="none" w:sz="0" w:space="0" w:color="auto"/>
            <w:right w:val="none" w:sz="0" w:space="0" w:color="auto"/>
          </w:divBdr>
        </w:div>
        <w:div w:id="1447656525">
          <w:marLeft w:val="640"/>
          <w:marRight w:val="0"/>
          <w:marTop w:val="0"/>
          <w:marBottom w:val="0"/>
          <w:divBdr>
            <w:top w:val="none" w:sz="0" w:space="0" w:color="auto"/>
            <w:left w:val="none" w:sz="0" w:space="0" w:color="auto"/>
            <w:bottom w:val="none" w:sz="0" w:space="0" w:color="auto"/>
            <w:right w:val="none" w:sz="0" w:space="0" w:color="auto"/>
          </w:divBdr>
        </w:div>
        <w:div w:id="1079016332">
          <w:marLeft w:val="640"/>
          <w:marRight w:val="0"/>
          <w:marTop w:val="0"/>
          <w:marBottom w:val="0"/>
          <w:divBdr>
            <w:top w:val="none" w:sz="0" w:space="0" w:color="auto"/>
            <w:left w:val="none" w:sz="0" w:space="0" w:color="auto"/>
            <w:bottom w:val="none" w:sz="0" w:space="0" w:color="auto"/>
            <w:right w:val="none" w:sz="0" w:space="0" w:color="auto"/>
          </w:divBdr>
        </w:div>
        <w:div w:id="1541281790">
          <w:marLeft w:val="640"/>
          <w:marRight w:val="0"/>
          <w:marTop w:val="0"/>
          <w:marBottom w:val="0"/>
          <w:divBdr>
            <w:top w:val="none" w:sz="0" w:space="0" w:color="auto"/>
            <w:left w:val="none" w:sz="0" w:space="0" w:color="auto"/>
            <w:bottom w:val="none" w:sz="0" w:space="0" w:color="auto"/>
            <w:right w:val="none" w:sz="0" w:space="0" w:color="auto"/>
          </w:divBdr>
        </w:div>
        <w:div w:id="2064476127">
          <w:marLeft w:val="640"/>
          <w:marRight w:val="0"/>
          <w:marTop w:val="0"/>
          <w:marBottom w:val="0"/>
          <w:divBdr>
            <w:top w:val="none" w:sz="0" w:space="0" w:color="auto"/>
            <w:left w:val="none" w:sz="0" w:space="0" w:color="auto"/>
            <w:bottom w:val="none" w:sz="0" w:space="0" w:color="auto"/>
            <w:right w:val="none" w:sz="0" w:space="0" w:color="auto"/>
          </w:divBdr>
        </w:div>
        <w:div w:id="1910571798">
          <w:marLeft w:val="640"/>
          <w:marRight w:val="0"/>
          <w:marTop w:val="0"/>
          <w:marBottom w:val="0"/>
          <w:divBdr>
            <w:top w:val="none" w:sz="0" w:space="0" w:color="auto"/>
            <w:left w:val="none" w:sz="0" w:space="0" w:color="auto"/>
            <w:bottom w:val="none" w:sz="0" w:space="0" w:color="auto"/>
            <w:right w:val="none" w:sz="0" w:space="0" w:color="auto"/>
          </w:divBdr>
        </w:div>
        <w:div w:id="1497963506">
          <w:marLeft w:val="640"/>
          <w:marRight w:val="0"/>
          <w:marTop w:val="0"/>
          <w:marBottom w:val="0"/>
          <w:divBdr>
            <w:top w:val="none" w:sz="0" w:space="0" w:color="auto"/>
            <w:left w:val="none" w:sz="0" w:space="0" w:color="auto"/>
            <w:bottom w:val="none" w:sz="0" w:space="0" w:color="auto"/>
            <w:right w:val="none" w:sz="0" w:space="0" w:color="auto"/>
          </w:divBdr>
        </w:div>
        <w:div w:id="808129454">
          <w:marLeft w:val="640"/>
          <w:marRight w:val="0"/>
          <w:marTop w:val="0"/>
          <w:marBottom w:val="0"/>
          <w:divBdr>
            <w:top w:val="none" w:sz="0" w:space="0" w:color="auto"/>
            <w:left w:val="none" w:sz="0" w:space="0" w:color="auto"/>
            <w:bottom w:val="none" w:sz="0" w:space="0" w:color="auto"/>
            <w:right w:val="none" w:sz="0" w:space="0" w:color="auto"/>
          </w:divBdr>
        </w:div>
        <w:div w:id="351149384">
          <w:marLeft w:val="640"/>
          <w:marRight w:val="0"/>
          <w:marTop w:val="0"/>
          <w:marBottom w:val="0"/>
          <w:divBdr>
            <w:top w:val="none" w:sz="0" w:space="0" w:color="auto"/>
            <w:left w:val="none" w:sz="0" w:space="0" w:color="auto"/>
            <w:bottom w:val="none" w:sz="0" w:space="0" w:color="auto"/>
            <w:right w:val="none" w:sz="0" w:space="0" w:color="auto"/>
          </w:divBdr>
        </w:div>
        <w:div w:id="1886285156">
          <w:marLeft w:val="640"/>
          <w:marRight w:val="0"/>
          <w:marTop w:val="0"/>
          <w:marBottom w:val="0"/>
          <w:divBdr>
            <w:top w:val="none" w:sz="0" w:space="0" w:color="auto"/>
            <w:left w:val="none" w:sz="0" w:space="0" w:color="auto"/>
            <w:bottom w:val="none" w:sz="0" w:space="0" w:color="auto"/>
            <w:right w:val="none" w:sz="0" w:space="0" w:color="auto"/>
          </w:divBdr>
        </w:div>
        <w:div w:id="920913670">
          <w:marLeft w:val="640"/>
          <w:marRight w:val="0"/>
          <w:marTop w:val="0"/>
          <w:marBottom w:val="0"/>
          <w:divBdr>
            <w:top w:val="none" w:sz="0" w:space="0" w:color="auto"/>
            <w:left w:val="none" w:sz="0" w:space="0" w:color="auto"/>
            <w:bottom w:val="none" w:sz="0" w:space="0" w:color="auto"/>
            <w:right w:val="none" w:sz="0" w:space="0" w:color="auto"/>
          </w:divBdr>
        </w:div>
        <w:div w:id="75057963">
          <w:marLeft w:val="640"/>
          <w:marRight w:val="0"/>
          <w:marTop w:val="0"/>
          <w:marBottom w:val="0"/>
          <w:divBdr>
            <w:top w:val="none" w:sz="0" w:space="0" w:color="auto"/>
            <w:left w:val="none" w:sz="0" w:space="0" w:color="auto"/>
            <w:bottom w:val="none" w:sz="0" w:space="0" w:color="auto"/>
            <w:right w:val="none" w:sz="0" w:space="0" w:color="auto"/>
          </w:divBdr>
        </w:div>
        <w:div w:id="1518928636">
          <w:marLeft w:val="640"/>
          <w:marRight w:val="0"/>
          <w:marTop w:val="0"/>
          <w:marBottom w:val="0"/>
          <w:divBdr>
            <w:top w:val="none" w:sz="0" w:space="0" w:color="auto"/>
            <w:left w:val="none" w:sz="0" w:space="0" w:color="auto"/>
            <w:bottom w:val="none" w:sz="0" w:space="0" w:color="auto"/>
            <w:right w:val="none" w:sz="0" w:space="0" w:color="auto"/>
          </w:divBdr>
        </w:div>
        <w:div w:id="411856049">
          <w:marLeft w:val="640"/>
          <w:marRight w:val="0"/>
          <w:marTop w:val="0"/>
          <w:marBottom w:val="0"/>
          <w:divBdr>
            <w:top w:val="none" w:sz="0" w:space="0" w:color="auto"/>
            <w:left w:val="none" w:sz="0" w:space="0" w:color="auto"/>
            <w:bottom w:val="none" w:sz="0" w:space="0" w:color="auto"/>
            <w:right w:val="none" w:sz="0" w:space="0" w:color="auto"/>
          </w:divBdr>
        </w:div>
        <w:div w:id="1753352389">
          <w:marLeft w:val="640"/>
          <w:marRight w:val="0"/>
          <w:marTop w:val="0"/>
          <w:marBottom w:val="0"/>
          <w:divBdr>
            <w:top w:val="none" w:sz="0" w:space="0" w:color="auto"/>
            <w:left w:val="none" w:sz="0" w:space="0" w:color="auto"/>
            <w:bottom w:val="none" w:sz="0" w:space="0" w:color="auto"/>
            <w:right w:val="none" w:sz="0" w:space="0" w:color="auto"/>
          </w:divBdr>
        </w:div>
        <w:div w:id="1815021840">
          <w:marLeft w:val="640"/>
          <w:marRight w:val="0"/>
          <w:marTop w:val="0"/>
          <w:marBottom w:val="0"/>
          <w:divBdr>
            <w:top w:val="none" w:sz="0" w:space="0" w:color="auto"/>
            <w:left w:val="none" w:sz="0" w:space="0" w:color="auto"/>
            <w:bottom w:val="none" w:sz="0" w:space="0" w:color="auto"/>
            <w:right w:val="none" w:sz="0" w:space="0" w:color="auto"/>
          </w:divBdr>
        </w:div>
        <w:div w:id="854152664">
          <w:marLeft w:val="640"/>
          <w:marRight w:val="0"/>
          <w:marTop w:val="0"/>
          <w:marBottom w:val="0"/>
          <w:divBdr>
            <w:top w:val="none" w:sz="0" w:space="0" w:color="auto"/>
            <w:left w:val="none" w:sz="0" w:space="0" w:color="auto"/>
            <w:bottom w:val="none" w:sz="0" w:space="0" w:color="auto"/>
            <w:right w:val="none" w:sz="0" w:space="0" w:color="auto"/>
          </w:divBdr>
        </w:div>
        <w:div w:id="1631746548">
          <w:marLeft w:val="640"/>
          <w:marRight w:val="0"/>
          <w:marTop w:val="0"/>
          <w:marBottom w:val="0"/>
          <w:divBdr>
            <w:top w:val="none" w:sz="0" w:space="0" w:color="auto"/>
            <w:left w:val="none" w:sz="0" w:space="0" w:color="auto"/>
            <w:bottom w:val="none" w:sz="0" w:space="0" w:color="auto"/>
            <w:right w:val="none" w:sz="0" w:space="0" w:color="auto"/>
          </w:divBdr>
        </w:div>
        <w:div w:id="538706616">
          <w:marLeft w:val="640"/>
          <w:marRight w:val="0"/>
          <w:marTop w:val="0"/>
          <w:marBottom w:val="0"/>
          <w:divBdr>
            <w:top w:val="none" w:sz="0" w:space="0" w:color="auto"/>
            <w:left w:val="none" w:sz="0" w:space="0" w:color="auto"/>
            <w:bottom w:val="none" w:sz="0" w:space="0" w:color="auto"/>
            <w:right w:val="none" w:sz="0" w:space="0" w:color="auto"/>
          </w:divBdr>
        </w:div>
        <w:div w:id="1144155275">
          <w:marLeft w:val="640"/>
          <w:marRight w:val="0"/>
          <w:marTop w:val="0"/>
          <w:marBottom w:val="0"/>
          <w:divBdr>
            <w:top w:val="none" w:sz="0" w:space="0" w:color="auto"/>
            <w:left w:val="none" w:sz="0" w:space="0" w:color="auto"/>
            <w:bottom w:val="none" w:sz="0" w:space="0" w:color="auto"/>
            <w:right w:val="none" w:sz="0" w:space="0" w:color="auto"/>
          </w:divBdr>
        </w:div>
        <w:div w:id="1019891882">
          <w:marLeft w:val="640"/>
          <w:marRight w:val="0"/>
          <w:marTop w:val="0"/>
          <w:marBottom w:val="0"/>
          <w:divBdr>
            <w:top w:val="none" w:sz="0" w:space="0" w:color="auto"/>
            <w:left w:val="none" w:sz="0" w:space="0" w:color="auto"/>
            <w:bottom w:val="none" w:sz="0" w:space="0" w:color="auto"/>
            <w:right w:val="none" w:sz="0" w:space="0" w:color="auto"/>
          </w:divBdr>
        </w:div>
        <w:div w:id="739641005">
          <w:marLeft w:val="640"/>
          <w:marRight w:val="0"/>
          <w:marTop w:val="0"/>
          <w:marBottom w:val="0"/>
          <w:divBdr>
            <w:top w:val="none" w:sz="0" w:space="0" w:color="auto"/>
            <w:left w:val="none" w:sz="0" w:space="0" w:color="auto"/>
            <w:bottom w:val="none" w:sz="0" w:space="0" w:color="auto"/>
            <w:right w:val="none" w:sz="0" w:space="0" w:color="auto"/>
          </w:divBdr>
        </w:div>
        <w:div w:id="489449961">
          <w:marLeft w:val="640"/>
          <w:marRight w:val="0"/>
          <w:marTop w:val="0"/>
          <w:marBottom w:val="0"/>
          <w:divBdr>
            <w:top w:val="none" w:sz="0" w:space="0" w:color="auto"/>
            <w:left w:val="none" w:sz="0" w:space="0" w:color="auto"/>
            <w:bottom w:val="none" w:sz="0" w:space="0" w:color="auto"/>
            <w:right w:val="none" w:sz="0" w:space="0" w:color="auto"/>
          </w:divBdr>
        </w:div>
        <w:div w:id="1182356043">
          <w:marLeft w:val="640"/>
          <w:marRight w:val="0"/>
          <w:marTop w:val="0"/>
          <w:marBottom w:val="0"/>
          <w:divBdr>
            <w:top w:val="none" w:sz="0" w:space="0" w:color="auto"/>
            <w:left w:val="none" w:sz="0" w:space="0" w:color="auto"/>
            <w:bottom w:val="none" w:sz="0" w:space="0" w:color="auto"/>
            <w:right w:val="none" w:sz="0" w:space="0" w:color="auto"/>
          </w:divBdr>
        </w:div>
        <w:div w:id="361589441">
          <w:marLeft w:val="640"/>
          <w:marRight w:val="0"/>
          <w:marTop w:val="0"/>
          <w:marBottom w:val="0"/>
          <w:divBdr>
            <w:top w:val="none" w:sz="0" w:space="0" w:color="auto"/>
            <w:left w:val="none" w:sz="0" w:space="0" w:color="auto"/>
            <w:bottom w:val="none" w:sz="0" w:space="0" w:color="auto"/>
            <w:right w:val="none" w:sz="0" w:space="0" w:color="auto"/>
          </w:divBdr>
        </w:div>
        <w:div w:id="188566530">
          <w:marLeft w:val="640"/>
          <w:marRight w:val="0"/>
          <w:marTop w:val="0"/>
          <w:marBottom w:val="0"/>
          <w:divBdr>
            <w:top w:val="none" w:sz="0" w:space="0" w:color="auto"/>
            <w:left w:val="none" w:sz="0" w:space="0" w:color="auto"/>
            <w:bottom w:val="none" w:sz="0" w:space="0" w:color="auto"/>
            <w:right w:val="none" w:sz="0" w:space="0" w:color="auto"/>
          </w:divBdr>
        </w:div>
        <w:div w:id="297344715">
          <w:marLeft w:val="640"/>
          <w:marRight w:val="0"/>
          <w:marTop w:val="0"/>
          <w:marBottom w:val="0"/>
          <w:divBdr>
            <w:top w:val="none" w:sz="0" w:space="0" w:color="auto"/>
            <w:left w:val="none" w:sz="0" w:space="0" w:color="auto"/>
            <w:bottom w:val="none" w:sz="0" w:space="0" w:color="auto"/>
            <w:right w:val="none" w:sz="0" w:space="0" w:color="auto"/>
          </w:divBdr>
        </w:div>
        <w:div w:id="1893341674">
          <w:marLeft w:val="640"/>
          <w:marRight w:val="0"/>
          <w:marTop w:val="0"/>
          <w:marBottom w:val="0"/>
          <w:divBdr>
            <w:top w:val="none" w:sz="0" w:space="0" w:color="auto"/>
            <w:left w:val="none" w:sz="0" w:space="0" w:color="auto"/>
            <w:bottom w:val="none" w:sz="0" w:space="0" w:color="auto"/>
            <w:right w:val="none" w:sz="0" w:space="0" w:color="auto"/>
          </w:divBdr>
        </w:div>
        <w:div w:id="962737452">
          <w:marLeft w:val="640"/>
          <w:marRight w:val="0"/>
          <w:marTop w:val="0"/>
          <w:marBottom w:val="0"/>
          <w:divBdr>
            <w:top w:val="none" w:sz="0" w:space="0" w:color="auto"/>
            <w:left w:val="none" w:sz="0" w:space="0" w:color="auto"/>
            <w:bottom w:val="none" w:sz="0" w:space="0" w:color="auto"/>
            <w:right w:val="none" w:sz="0" w:space="0" w:color="auto"/>
          </w:divBdr>
        </w:div>
        <w:div w:id="1808820373">
          <w:marLeft w:val="640"/>
          <w:marRight w:val="0"/>
          <w:marTop w:val="0"/>
          <w:marBottom w:val="0"/>
          <w:divBdr>
            <w:top w:val="none" w:sz="0" w:space="0" w:color="auto"/>
            <w:left w:val="none" w:sz="0" w:space="0" w:color="auto"/>
            <w:bottom w:val="none" w:sz="0" w:space="0" w:color="auto"/>
            <w:right w:val="none" w:sz="0" w:space="0" w:color="auto"/>
          </w:divBdr>
        </w:div>
        <w:div w:id="1292521160">
          <w:marLeft w:val="640"/>
          <w:marRight w:val="0"/>
          <w:marTop w:val="0"/>
          <w:marBottom w:val="0"/>
          <w:divBdr>
            <w:top w:val="none" w:sz="0" w:space="0" w:color="auto"/>
            <w:left w:val="none" w:sz="0" w:space="0" w:color="auto"/>
            <w:bottom w:val="none" w:sz="0" w:space="0" w:color="auto"/>
            <w:right w:val="none" w:sz="0" w:space="0" w:color="auto"/>
          </w:divBdr>
        </w:div>
        <w:div w:id="1634560059">
          <w:marLeft w:val="640"/>
          <w:marRight w:val="0"/>
          <w:marTop w:val="0"/>
          <w:marBottom w:val="0"/>
          <w:divBdr>
            <w:top w:val="none" w:sz="0" w:space="0" w:color="auto"/>
            <w:left w:val="none" w:sz="0" w:space="0" w:color="auto"/>
            <w:bottom w:val="none" w:sz="0" w:space="0" w:color="auto"/>
            <w:right w:val="none" w:sz="0" w:space="0" w:color="auto"/>
          </w:divBdr>
        </w:div>
        <w:div w:id="1198201650">
          <w:marLeft w:val="640"/>
          <w:marRight w:val="0"/>
          <w:marTop w:val="0"/>
          <w:marBottom w:val="0"/>
          <w:divBdr>
            <w:top w:val="none" w:sz="0" w:space="0" w:color="auto"/>
            <w:left w:val="none" w:sz="0" w:space="0" w:color="auto"/>
            <w:bottom w:val="none" w:sz="0" w:space="0" w:color="auto"/>
            <w:right w:val="none" w:sz="0" w:space="0" w:color="auto"/>
          </w:divBdr>
        </w:div>
        <w:div w:id="1652172346">
          <w:marLeft w:val="640"/>
          <w:marRight w:val="0"/>
          <w:marTop w:val="0"/>
          <w:marBottom w:val="0"/>
          <w:divBdr>
            <w:top w:val="none" w:sz="0" w:space="0" w:color="auto"/>
            <w:left w:val="none" w:sz="0" w:space="0" w:color="auto"/>
            <w:bottom w:val="none" w:sz="0" w:space="0" w:color="auto"/>
            <w:right w:val="none" w:sz="0" w:space="0" w:color="auto"/>
          </w:divBdr>
        </w:div>
        <w:div w:id="445854328">
          <w:marLeft w:val="640"/>
          <w:marRight w:val="0"/>
          <w:marTop w:val="0"/>
          <w:marBottom w:val="0"/>
          <w:divBdr>
            <w:top w:val="none" w:sz="0" w:space="0" w:color="auto"/>
            <w:left w:val="none" w:sz="0" w:space="0" w:color="auto"/>
            <w:bottom w:val="none" w:sz="0" w:space="0" w:color="auto"/>
            <w:right w:val="none" w:sz="0" w:space="0" w:color="auto"/>
          </w:divBdr>
        </w:div>
        <w:div w:id="792986632">
          <w:marLeft w:val="640"/>
          <w:marRight w:val="0"/>
          <w:marTop w:val="0"/>
          <w:marBottom w:val="0"/>
          <w:divBdr>
            <w:top w:val="none" w:sz="0" w:space="0" w:color="auto"/>
            <w:left w:val="none" w:sz="0" w:space="0" w:color="auto"/>
            <w:bottom w:val="none" w:sz="0" w:space="0" w:color="auto"/>
            <w:right w:val="none" w:sz="0" w:space="0" w:color="auto"/>
          </w:divBdr>
        </w:div>
        <w:div w:id="552426972">
          <w:marLeft w:val="640"/>
          <w:marRight w:val="0"/>
          <w:marTop w:val="0"/>
          <w:marBottom w:val="0"/>
          <w:divBdr>
            <w:top w:val="none" w:sz="0" w:space="0" w:color="auto"/>
            <w:left w:val="none" w:sz="0" w:space="0" w:color="auto"/>
            <w:bottom w:val="none" w:sz="0" w:space="0" w:color="auto"/>
            <w:right w:val="none" w:sz="0" w:space="0" w:color="auto"/>
          </w:divBdr>
        </w:div>
        <w:div w:id="1702316289">
          <w:marLeft w:val="640"/>
          <w:marRight w:val="0"/>
          <w:marTop w:val="0"/>
          <w:marBottom w:val="0"/>
          <w:divBdr>
            <w:top w:val="none" w:sz="0" w:space="0" w:color="auto"/>
            <w:left w:val="none" w:sz="0" w:space="0" w:color="auto"/>
            <w:bottom w:val="none" w:sz="0" w:space="0" w:color="auto"/>
            <w:right w:val="none" w:sz="0" w:space="0" w:color="auto"/>
          </w:divBdr>
        </w:div>
        <w:div w:id="1443266075">
          <w:marLeft w:val="640"/>
          <w:marRight w:val="0"/>
          <w:marTop w:val="0"/>
          <w:marBottom w:val="0"/>
          <w:divBdr>
            <w:top w:val="none" w:sz="0" w:space="0" w:color="auto"/>
            <w:left w:val="none" w:sz="0" w:space="0" w:color="auto"/>
            <w:bottom w:val="none" w:sz="0" w:space="0" w:color="auto"/>
            <w:right w:val="none" w:sz="0" w:space="0" w:color="auto"/>
          </w:divBdr>
        </w:div>
        <w:div w:id="1959338395">
          <w:marLeft w:val="640"/>
          <w:marRight w:val="0"/>
          <w:marTop w:val="0"/>
          <w:marBottom w:val="0"/>
          <w:divBdr>
            <w:top w:val="none" w:sz="0" w:space="0" w:color="auto"/>
            <w:left w:val="none" w:sz="0" w:space="0" w:color="auto"/>
            <w:bottom w:val="none" w:sz="0" w:space="0" w:color="auto"/>
            <w:right w:val="none" w:sz="0" w:space="0" w:color="auto"/>
          </w:divBdr>
        </w:div>
        <w:div w:id="1240287967">
          <w:marLeft w:val="640"/>
          <w:marRight w:val="0"/>
          <w:marTop w:val="0"/>
          <w:marBottom w:val="0"/>
          <w:divBdr>
            <w:top w:val="none" w:sz="0" w:space="0" w:color="auto"/>
            <w:left w:val="none" w:sz="0" w:space="0" w:color="auto"/>
            <w:bottom w:val="none" w:sz="0" w:space="0" w:color="auto"/>
            <w:right w:val="none" w:sz="0" w:space="0" w:color="auto"/>
          </w:divBdr>
        </w:div>
        <w:div w:id="2096246362">
          <w:marLeft w:val="640"/>
          <w:marRight w:val="0"/>
          <w:marTop w:val="0"/>
          <w:marBottom w:val="0"/>
          <w:divBdr>
            <w:top w:val="none" w:sz="0" w:space="0" w:color="auto"/>
            <w:left w:val="none" w:sz="0" w:space="0" w:color="auto"/>
            <w:bottom w:val="none" w:sz="0" w:space="0" w:color="auto"/>
            <w:right w:val="none" w:sz="0" w:space="0" w:color="auto"/>
          </w:divBdr>
        </w:div>
        <w:div w:id="924729236">
          <w:marLeft w:val="640"/>
          <w:marRight w:val="0"/>
          <w:marTop w:val="0"/>
          <w:marBottom w:val="0"/>
          <w:divBdr>
            <w:top w:val="none" w:sz="0" w:space="0" w:color="auto"/>
            <w:left w:val="none" w:sz="0" w:space="0" w:color="auto"/>
            <w:bottom w:val="none" w:sz="0" w:space="0" w:color="auto"/>
            <w:right w:val="none" w:sz="0" w:space="0" w:color="auto"/>
          </w:divBdr>
        </w:div>
        <w:div w:id="661591147">
          <w:marLeft w:val="640"/>
          <w:marRight w:val="0"/>
          <w:marTop w:val="0"/>
          <w:marBottom w:val="0"/>
          <w:divBdr>
            <w:top w:val="none" w:sz="0" w:space="0" w:color="auto"/>
            <w:left w:val="none" w:sz="0" w:space="0" w:color="auto"/>
            <w:bottom w:val="none" w:sz="0" w:space="0" w:color="auto"/>
            <w:right w:val="none" w:sz="0" w:space="0" w:color="auto"/>
          </w:divBdr>
        </w:div>
        <w:div w:id="1388333861">
          <w:marLeft w:val="640"/>
          <w:marRight w:val="0"/>
          <w:marTop w:val="0"/>
          <w:marBottom w:val="0"/>
          <w:divBdr>
            <w:top w:val="none" w:sz="0" w:space="0" w:color="auto"/>
            <w:left w:val="none" w:sz="0" w:space="0" w:color="auto"/>
            <w:bottom w:val="none" w:sz="0" w:space="0" w:color="auto"/>
            <w:right w:val="none" w:sz="0" w:space="0" w:color="auto"/>
          </w:divBdr>
        </w:div>
        <w:div w:id="1736388853">
          <w:marLeft w:val="640"/>
          <w:marRight w:val="0"/>
          <w:marTop w:val="0"/>
          <w:marBottom w:val="0"/>
          <w:divBdr>
            <w:top w:val="none" w:sz="0" w:space="0" w:color="auto"/>
            <w:left w:val="none" w:sz="0" w:space="0" w:color="auto"/>
            <w:bottom w:val="none" w:sz="0" w:space="0" w:color="auto"/>
            <w:right w:val="none" w:sz="0" w:space="0" w:color="auto"/>
          </w:divBdr>
        </w:div>
        <w:div w:id="1341738881">
          <w:marLeft w:val="640"/>
          <w:marRight w:val="0"/>
          <w:marTop w:val="0"/>
          <w:marBottom w:val="0"/>
          <w:divBdr>
            <w:top w:val="none" w:sz="0" w:space="0" w:color="auto"/>
            <w:left w:val="none" w:sz="0" w:space="0" w:color="auto"/>
            <w:bottom w:val="none" w:sz="0" w:space="0" w:color="auto"/>
            <w:right w:val="none" w:sz="0" w:space="0" w:color="auto"/>
          </w:divBdr>
        </w:div>
        <w:div w:id="706183059">
          <w:marLeft w:val="640"/>
          <w:marRight w:val="0"/>
          <w:marTop w:val="0"/>
          <w:marBottom w:val="0"/>
          <w:divBdr>
            <w:top w:val="none" w:sz="0" w:space="0" w:color="auto"/>
            <w:left w:val="none" w:sz="0" w:space="0" w:color="auto"/>
            <w:bottom w:val="none" w:sz="0" w:space="0" w:color="auto"/>
            <w:right w:val="none" w:sz="0" w:space="0" w:color="auto"/>
          </w:divBdr>
        </w:div>
        <w:div w:id="1192455092">
          <w:marLeft w:val="640"/>
          <w:marRight w:val="0"/>
          <w:marTop w:val="0"/>
          <w:marBottom w:val="0"/>
          <w:divBdr>
            <w:top w:val="none" w:sz="0" w:space="0" w:color="auto"/>
            <w:left w:val="none" w:sz="0" w:space="0" w:color="auto"/>
            <w:bottom w:val="none" w:sz="0" w:space="0" w:color="auto"/>
            <w:right w:val="none" w:sz="0" w:space="0" w:color="auto"/>
          </w:divBdr>
        </w:div>
        <w:div w:id="2137333010">
          <w:marLeft w:val="640"/>
          <w:marRight w:val="0"/>
          <w:marTop w:val="0"/>
          <w:marBottom w:val="0"/>
          <w:divBdr>
            <w:top w:val="none" w:sz="0" w:space="0" w:color="auto"/>
            <w:left w:val="none" w:sz="0" w:space="0" w:color="auto"/>
            <w:bottom w:val="none" w:sz="0" w:space="0" w:color="auto"/>
            <w:right w:val="none" w:sz="0" w:space="0" w:color="auto"/>
          </w:divBdr>
        </w:div>
        <w:div w:id="1117142826">
          <w:marLeft w:val="640"/>
          <w:marRight w:val="0"/>
          <w:marTop w:val="0"/>
          <w:marBottom w:val="0"/>
          <w:divBdr>
            <w:top w:val="none" w:sz="0" w:space="0" w:color="auto"/>
            <w:left w:val="none" w:sz="0" w:space="0" w:color="auto"/>
            <w:bottom w:val="none" w:sz="0" w:space="0" w:color="auto"/>
            <w:right w:val="none" w:sz="0" w:space="0" w:color="auto"/>
          </w:divBdr>
        </w:div>
        <w:div w:id="1096252086">
          <w:marLeft w:val="640"/>
          <w:marRight w:val="0"/>
          <w:marTop w:val="0"/>
          <w:marBottom w:val="0"/>
          <w:divBdr>
            <w:top w:val="none" w:sz="0" w:space="0" w:color="auto"/>
            <w:left w:val="none" w:sz="0" w:space="0" w:color="auto"/>
            <w:bottom w:val="none" w:sz="0" w:space="0" w:color="auto"/>
            <w:right w:val="none" w:sz="0" w:space="0" w:color="auto"/>
          </w:divBdr>
        </w:div>
        <w:div w:id="1068457832">
          <w:marLeft w:val="640"/>
          <w:marRight w:val="0"/>
          <w:marTop w:val="0"/>
          <w:marBottom w:val="0"/>
          <w:divBdr>
            <w:top w:val="none" w:sz="0" w:space="0" w:color="auto"/>
            <w:left w:val="none" w:sz="0" w:space="0" w:color="auto"/>
            <w:bottom w:val="none" w:sz="0" w:space="0" w:color="auto"/>
            <w:right w:val="none" w:sz="0" w:space="0" w:color="auto"/>
          </w:divBdr>
        </w:div>
        <w:div w:id="1342125802">
          <w:marLeft w:val="640"/>
          <w:marRight w:val="0"/>
          <w:marTop w:val="0"/>
          <w:marBottom w:val="0"/>
          <w:divBdr>
            <w:top w:val="none" w:sz="0" w:space="0" w:color="auto"/>
            <w:left w:val="none" w:sz="0" w:space="0" w:color="auto"/>
            <w:bottom w:val="none" w:sz="0" w:space="0" w:color="auto"/>
            <w:right w:val="none" w:sz="0" w:space="0" w:color="auto"/>
          </w:divBdr>
        </w:div>
        <w:div w:id="1275864811">
          <w:marLeft w:val="640"/>
          <w:marRight w:val="0"/>
          <w:marTop w:val="0"/>
          <w:marBottom w:val="0"/>
          <w:divBdr>
            <w:top w:val="none" w:sz="0" w:space="0" w:color="auto"/>
            <w:left w:val="none" w:sz="0" w:space="0" w:color="auto"/>
            <w:bottom w:val="none" w:sz="0" w:space="0" w:color="auto"/>
            <w:right w:val="none" w:sz="0" w:space="0" w:color="auto"/>
          </w:divBdr>
        </w:div>
        <w:div w:id="131290341">
          <w:marLeft w:val="640"/>
          <w:marRight w:val="0"/>
          <w:marTop w:val="0"/>
          <w:marBottom w:val="0"/>
          <w:divBdr>
            <w:top w:val="none" w:sz="0" w:space="0" w:color="auto"/>
            <w:left w:val="none" w:sz="0" w:space="0" w:color="auto"/>
            <w:bottom w:val="none" w:sz="0" w:space="0" w:color="auto"/>
            <w:right w:val="none" w:sz="0" w:space="0" w:color="auto"/>
          </w:divBdr>
        </w:div>
        <w:div w:id="1948652744">
          <w:marLeft w:val="640"/>
          <w:marRight w:val="0"/>
          <w:marTop w:val="0"/>
          <w:marBottom w:val="0"/>
          <w:divBdr>
            <w:top w:val="none" w:sz="0" w:space="0" w:color="auto"/>
            <w:left w:val="none" w:sz="0" w:space="0" w:color="auto"/>
            <w:bottom w:val="none" w:sz="0" w:space="0" w:color="auto"/>
            <w:right w:val="none" w:sz="0" w:space="0" w:color="auto"/>
          </w:divBdr>
        </w:div>
        <w:div w:id="1070038729">
          <w:marLeft w:val="640"/>
          <w:marRight w:val="0"/>
          <w:marTop w:val="0"/>
          <w:marBottom w:val="0"/>
          <w:divBdr>
            <w:top w:val="none" w:sz="0" w:space="0" w:color="auto"/>
            <w:left w:val="none" w:sz="0" w:space="0" w:color="auto"/>
            <w:bottom w:val="none" w:sz="0" w:space="0" w:color="auto"/>
            <w:right w:val="none" w:sz="0" w:space="0" w:color="auto"/>
          </w:divBdr>
        </w:div>
        <w:div w:id="625820730">
          <w:marLeft w:val="640"/>
          <w:marRight w:val="0"/>
          <w:marTop w:val="0"/>
          <w:marBottom w:val="0"/>
          <w:divBdr>
            <w:top w:val="none" w:sz="0" w:space="0" w:color="auto"/>
            <w:left w:val="none" w:sz="0" w:space="0" w:color="auto"/>
            <w:bottom w:val="none" w:sz="0" w:space="0" w:color="auto"/>
            <w:right w:val="none" w:sz="0" w:space="0" w:color="auto"/>
          </w:divBdr>
        </w:div>
        <w:div w:id="2035644149">
          <w:marLeft w:val="640"/>
          <w:marRight w:val="0"/>
          <w:marTop w:val="0"/>
          <w:marBottom w:val="0"/>
          <w:divBdr>
            <w:top w:val="none" w:sz="0" w:space="0" w:color="auto"/>
            <w:left w:val="none" w:sz="0" w:space="0" w:color="auto"/>
            <w:bottom w:val="none" w:sz="0" w:space="0" w:color="auto"/>
            <w:right w:val="none" w:sz="0" w:space="0" w:color="auto"/>
          </w:divBdr>
        </w:div>
        <w:div w:id="1048723927">
          <w:marLeft w:val="640"/>
          <w:marRight w:val="0"/>
          <w:marTop w:val="0"/>
          <w:marBottom w:val="0"/>
          <w:divBdr>
            <w:top w:val="none" w:sz="0" w:space="0" w:color="auto"/>
            <w:left w:val="none" w:sz="0" w:space="0" w:color="auto"/>
            <w:bottom w:val="none" w:sz="0" w:space="0" w:color="auto"/>
            <w:right w:val="none" w:sz="0" w:space="0" w:color="auto"/>
          </w:divBdr>
        </w:div>
        <w:div w:id="2036416686">
          <w:marLeft w:val="640"/>
          <w:marRight w:val="0"/>
          <w:marTop w:val="0"/>
          <w:marBottom w:val="0"/>
          <w:divBdr>
            <w:top w:val="none" w:sz="0" w:space="0" w:color="auto"/>
            <w:left w:val="none" w:sz="0" w:space="0" w:color="auto"/>
            <w:bottom w:val="none" w:sz="0" w:space="0" w:color="auto"/>
            <w:right w:val="none" w:sz="0" w:space="0" w:color="auto"/>
          </w:divBdr>
        </w:div>
        <w:div w:id="2101219787">
          <w:marLeft w:val="640"/>
          <w:marRight w:val="0"/>
          <w:marTop w:val="0"/>
          <w:marBottom w:val="0"/>
          <w:divBdr>
            <w:top w:val="none" w:sz="0" w:space="0" w:color="auto"/>
            <w:left w:val="none" w:sz="0" w:space="0" w:color="auto"/>
            <w:bottom w:val="none" w:sz="0" w:space="0" w:color="auto"/>
            <w:right w:val="none" w:sz="0" w:space="0" w:color="auto"/>
          </w:divBdr>
        </w:div>
        <w:div w:id="641546780">
          <w:marLeft w:val="640"/>
          <w:marRight w:val="0"/>
          <w:marTop w:val="0"/>
          <w:marBottom w:val="0"/>
          <w:divBdr>
            <w:top w:val="none" w:sz="0" w:space="0" w:color="auto"/>
            <w:left w:val="none" w:sz="0" w:space="0" w:color="auto"/>
            <w:bottom w:val="none" w:sz="0" w:space="0" w:color="auto"/>
            <w:right w:val="none" w:sz="0" w:space="0" w:color="auto"/>
          </w:divBdr>
        </w:div>
        <w:div w:id="1290286025">
          <w:marLeft w:val="640"/>
          <w:marRight w:val="0"/>
          <w:marTop w:val="0"/>
          <w:marBottom w:val="0"/>
          <w:divBdr>
            <w:top w:val="none" w:sz="0" w:space="0" w:color="auto"/>
            <w:left w:val="none" w:sz="0" w:space="0" w:color="auto"/>
            <w:bottom w:val="none" w:sz="0" w:space="0" w:color="auto"/>
            <w:right w:val="none" w:sz="0" w:space="0" w:color="auto"/>
          </w:divBdr>
        </w:div>
        <w:div w:id="1101337513">
          <w:marLeft w:val="640"/>
          <w:marRight w:val="0"/>
          <w:marTop w:val="0"/>
          <w:marBottom w:val="0"/>
          <w:divBdr>
            <w:top w:val="none" w:sz="0" w:space="0" w:color="auto"/>
            <w:left w:val="none" w:sz="0" w:space="0" w:color="auto"/>
            <w:bottom w:val="none" w:sz="0" w:space="0" w:color="auto"/>
            <w:right w:val="none" w:sz="0" w:space="0" w:color="auto"/>
          </w:divBdr>
        </w:div>
        <w:div w:id="1354192074">
          <w:marLeft w:val="640"/>
          <w:marRight w:val="0"/>
          <w:marTop w:val="0"/>
          <w:marBottom w:val="0"/>
          <w:divBdr>
            <w:top w:val="none" w:sz="0" w:space="0" w:color="auto"/>
            <w:left w:val="none" w:sz="0" w:space="0" w:color="auto"/>
            <w:bottom w:val="none" w:sz="0" w:space="0" w:color="auto"/>
            <w:right w:val="none" w:sz="0" w:space="0" w:color="auto"/>
          </w:divBdr>
        </w:div>
        <w:div w:id="1869752138">
          <w:marLeft w:val="640"/>
          <w:marRight w:val="0"/>
          <w:marTop w:val="0"/>
          <w:marBottom w:val="0"/>
          <w:divBdr>
            <w:top w:val="none" w:sz="0" w:space="0" w:color="auto"/>
            <w:left w:val="none" w:sz="0" w:space="0" w:color="auto"/>
            <w:bottom w:val="none" w:sz="0" w:space="0" w:color="auto"/>
            <w:right w:val="none" w:sz="0" w:space="0" w:color="auto"/>
          </w:divBdr>
        </w:div>
        <w:div w:id="1186095433">
          <w:marLeft w:val="640"/>
          <w:marRight w:val="0"/>
          <w:marTop w:val="0"/>
          <w:marBottom w:val="0"/>
          <w:divBdr>
            <w:top w:val="none" w:sz="0" w:space="0" w:color="auto"/>
            <w:left w:val="none" w:sz="0" w:space="0" w:color="auto"/>
            <w:bottom w:val="none" w:sz="0" w:space="0" w:color="auto"/>
            <w:right w:val="none" w:sz="0" w:space="0" w:color="auto"/>
          </w:divBdr>
        </w:div>
        <w:div w:id="1374429652">
          <w:marLeft w:val="640"/>
          <w:marRight w:val="0"/>
          <w:marTop w:val="0"/>
          <w:marBottom w:val="0"/>
          <w:divBdr>
            <w:top w:val="none" w:sz="0" w:space="0" w:color="auto"/>
            <w:left w:val="none" w:sz="0" w:space="0" w:color="auto"/>
            <w:bottom w:val="none" w:sz="0" w:space="0" w:color="auto"/>
            <w:right w:val="none" w:sz="0" w:space="0" w:color="auto"/>
          </w:divBdr>
        </w:div>
        <w:div w:id="1644190489">
          <w:marLeft w:val="640"/>
          <w:marRight w:val="0"/>
          <w:marTop w:val="0"/>
          <w:marBottom w:val="0"/>
          <w:divBdr>
            <w:top w:val="none" w:sz="0" w:space="0" w:color="auto"/>
            <w:left w:val="none" w:sz="0" w:space="0" w:color="auto"/>
            <w:bottom w:val="none" w:sz="0" w:space="0" w:color="auto"/>
            <w:right w:val="none" w:sz="0" w:space="0" w:color="auto"/>
          </w:divBdr>
        </w:div>
        <w:div w:id="1743867311">
          <w:marLeft w:val="640"/>
          <w:marRight w:val="0"/>
          <w:marTop w:val="0"/>
          <w:marBottom w:val="0"/>
          <w:divBdr>
            <w:top w:val="none" w:sz="0" w:space="0" w:color="auto"/>
            <w:left w:val="none" w:sz="0" w:space="0" w:color="auto"/>
            <w:bottom w:val="none" w:sz="0" w:space="0" w:color="auto"/>
            <w:right w:val="none" w:sz="0" w:space="0" w:color="auto"/>
          </w:divBdr>
        </w:div>
        <w:div w:id="1236743043">
          <w:marLeft w:val="640"/>
          <w:marRight w:val="0"/>
          <w:marTop w:val="0"/>
          <w:marBottom w:val="0"/>
          <w:divBdr>
            <w:top w:val="none" w:sz="0" w:space="0" w:color="auto"/>
            <w:left w:val="none" w:sz="0" w:space="0" w:color="auto"/>
            <w:bottom w:val="none" w:sz="0" w:space="0" w:color="auto"/>
            <w:right w:val="none" w:sz="0" w:space="0" w:color="auto"/>
          </w:divBdr>
        </w:div>
        <w:div w:id="1186555000">
          <w:marLeft w:val="640"/>
          <w:marRight w:val="0"/>
          <w:marTop w:val="0"/>
          <w:marBottom w:val="0"/>
          <w:divBdr>
            <w:top w:val="none" w:sz="0" w:space="0" w:color="auto"/>
            <w:left w:val="none" w:sz="0" w:space="0" w:color="auto"/>
            <w:bottom w:val="none" w:sz="0" w:space="0" w:color="auto"/>
            <w:right w:val="none" w:sz="0" w:space="0" w:color="auto"/>
          </w:divBdr>
        </w:div>
        <w:div w:id="2119520548">
          <w:marLeft w:val="640"/>
          <w:marRight w:val="0"/>
          <w:marTop w:val="0"/>
          <w:marBottom w:val="0"/>
          <w:divBdr>
            <w:top w:val="none" w:sz="0" w:space="0" w:color="auto"/>
            <w:left w:val="none" w:sz="0" w:space="0" w:color="auto"/>
            <w:bottom w:val="none" w:sz="0" w:space="0" w:color="auto"/>
            <w:right w:val="none" w:sz="0" w:space="0" w:color="auto"/>
          </w:divBdr>
        </w:div>
        <w:div w:id="2018969318">
          <w:marLeft w:val="640"/>
          <w:marRight w:val="0"/>
          <w:marTop w:val="0"/>
          <w:marBottom w:val="0"/>
          <w:divBdr>
            <w:top w:val="none" w:sz="0" w:space="0" w:color="auto"/>
            <w:left w:val="none" w:sz="0" w:space="0" w:color="auto"/>
            <w:bottom w:val="none" w:sz="0" w:space="0" w:color="auto"/>
            <w:right w:val="none" w:sz="0" w:space="0" w:color="auto"/>
          </w:divBdr>
        </w:div>
        <w:div w:id="547228514">
          <w:marLeft w:val="640"/>
          <w:marRight w:val="0"/>
          <w:marTop w:val="0"/>
          <w:marBottom w:val="0"/>
          <w:divBdr>
            <w:top w:val="none" w:sz="0" w:space="0" w:color="auto"/>
            <w:left w:val="none" w:sz="0" w:space="0" w:color="auto"/>
            <w:bottom w:val="none" w:sz="0" w:space="0" w:color="auto"/>
            <w:right w:val="none" w:sz="0" w:space="0" w:color="auto"/>
          </w:divBdr>
        </w:div>
        <w:div w:id="731660696">
          <w:marLeft w:val="640"/>
          <w:marRight w:val="0"/>
          <w:marTop w:val="0"/>
          <w:marBottom w:val="0"/>
          <w:divBdr>
            <w:top w:val="none" w:sz="0" w:space="0" w:color="auto"/>
            <w:left w:val="none" w:sz="0" w:space="0" w:color="auto"/>
            <w:bottom w:val="none" w:sz="0" w:space="0" w:color="auto"/>
            <w:right w:val="none" w:sz="0" w:space="0" w:color="auto"/>
          </w:divBdr>
        </w:div>
        <w:div w:id="144779962">
          <w:marLeft w:val="640"/>
          <w:marRight w:val="0"/>
          <w:marTop w:val="0"/>
          <w:marBottom w:val="0"/>
          <w:divBdr>
            <w:top w:val="none" w:sz="0" w:space="0" w:color="auto"/>
            <w:left w:val="none" w:sz="0" w:space="0" w:color="auto"/>
            <w:bottom w:val="none" w:sz="0" w:space="0" w:color="auto"/>
            <w:right w:val="none" w:sz="0" w:space="0" w:color="auto"/>
          </w:divBdr>
        </w:div>
        <w:div w:id="1213081690">
          <w:marLeft w:val="640"/>
          <w:marRight w:val="0"/>
          <w:marTop w:val="0"/>
          <w:marBottom w:val="0"/>
          <w:divBdr>
            <w:top w:val="none" w:sz="0" w:space="0" w:color="auto"/>
            <w:left w:val="none" w:sz="0" w:space="0" w:color="auto"/>
            <w:bottom w:val="none" w:sz="0" w:space="0" w:color="auto"/>
            <w:right w:val="none" w:sz="0" w:space="0" w:color="auto"/>
          </w:divBdr>
        </w:div>
        <w:div w:id="550577830">
          <w:marLeft w:val="640"/>
          <w:marRight w:val="0"/>
          <w:marTop w:val="0"/>
          <w:marBottom w:val="0"/>
          <w:divBdr>
            <w:top w:val="none" w:sz="0" w:space="0" w:color="auto"/>
            <w:left w:val="none" w:sz="0" w:space="0" w:color="auto"/>
            <w:bottom w:val="none" w:sz="0" w:space="0" w:color="auto"/>
            <w:right w:val="none" w:sz="0" w:space="0" w:color="auto"/>
          </w:divBdr>
        </w:div>
        <w:div w:id="931547488">
          <w:marLeft w:val="640"/>
          <w:marRight w:val="0"/>
          <w:marTop w:val="0"/>
          <w:marBottom w:val="0"/>
          <w:divBdr>
            <w:top w:val="none" w:sz="0" w:space="0" w:color="auto"/>
            <w:left w:val="none" w:sz="0" w:space="0" w:color="auto"/>
            <w:bottom w:val="none" w:sz="0" w:space="0" w:color="auto"/>
            <w:right w:val="none" w:sz="0" w:space="0" w:color="auto"/>
          </w:divBdr>
        </w:div>
        <w:div w:id="147402044">
          <w:marLeft w:val="640"/>
          <w:marRight w:val="0"/>
          <w:marTop w:val="0"/>
          <w:marBottom w:val="0"/>
          <w:divBdr>
            <w:top w:val="none" w:sz="0" w:space="0" w:color="auto"/>
            <w:left w:val="none" w:sz="0" w:space="0" w:color="auto"/>
            <w:bottom w:val="none" w:sz="0" w:space="0" w:color="auto"/>
            <w:right w:val="none" w:sz="0" w:space="0" w:color="auto"/>
          </w:divBdr>
        </w:div>
        <w:div w:id="1663896081">
          <w:marLeft w:val="640"/>
          <w:marRight w:val="0"/>
          <w:marTop w:val="0"/>
          <w:marBottom w:val="0"/>
          <w:divBdr>
            <w:top w:val="none" w:sz="0" w:space="0" w:color="auto"/>
            <w:left w:val="none" w:sz="0" w:space="0" w:color="auto"/>
            <w:bottom w:val="none" w:sz="0" w:space="0" w:color="auto"/>
            <w:right w:val="none" w:sz="0" w:space="0" w:color="auto"/>
          </w:divBdr>
        </w:div>
        <w:div w:id="653685488">
          <w:marLeft w:val="640"/>
          <w:marRight w:val="0"/>
          <w:marTop w:val="0"/>
          <w:marBottom w:val="0"/>
          <w:divBdr>
            <w:top w:val="none" w:sz="0" w:space="0" w:color="auto"/>
            <w:left w:val="none" w:sz="0" w:space="0" w:color="auto"/>
            <w:bottom w:val="none" w:sz="0" w:space="0" w:color="auto"/>
            <w:right w:val="none" w:sz="0" w:space="0" w:color="auto"/>
          </w:divBdr>
        </w:div>
        <w:div w:id="2110612183">
          <w:marLeft w:val="640"/>
          <w:marRight w:val="0"/>
          <w:marTop w:val="0"/>
          <w:marBottom w:val="0"/>
          <w:divBdr>
            <w:top w:val="none" w:sz="0" w:space="0" w:color="auto"/>
            <w:left w:val="none" w:sz="0" w:space="0" w:color="auto"/>
            <w:bottom w:val="none" w:sz="0" w:space="0" w:color="auto"/>
            <w:right w:val="none" w:sz="0" w:space="0" w:color="auto"/>
          </w:divBdr>
        </w:div>
        <w:div w:id="1986467054">
          <w:marLeft w:val="640"/>
          <w:marRight w:val="0"/>
          <w:marTop w:val="0"/>
          <w:marBottom w:val="0"/>
          <w:divBdr>
            <w:top w:val="none" w:sz="0" w:space="0" w:color="auto"/>
            <w:left w:val="none" w:sz="0" w:space="0" w:color="auto"/>
            <w:bottom w:val="none" w:sz="0" w:space="0" w:color="auto"/>
            <w:right w:val="none" w:sz="0" w:space="0" w:color="auto"/>
          </w:divBdr>
        </w:div>
        <w:div w:id="115567935">
          <w:marLeft w:val="640"/>
          <w:marRight w:val="0"/>
          <w:marTop w:val="0"/>
          <w:marBottom w:val="0"/>
          <w:divBdr>
            <w:top w:val="none" w:sz="0" w:space="0" w:color="auto"/>
            <w:left w:val="none" w:sz="0" w:space="0" w:color="auto"/>
            <w:bottom w:val="none" w:sz="0" w:space="0" w:color="auto"/>
            <w:right w:val="none" w:sz="0" w:space="0" w:color="auto"/>
          </w:divBdr>
        </w:div>
        <w:div w:id="976296157">
          <w:marLeft w:val="640"/>
          <w:marRight w:val="0"/>
          <w:marTop w:val="0"/>
          <w:marBottom w:val="0"/>
          <w:divBdr>
            <w:top w:val="none" w:sz="0" w:space="0" w:color="auto"/>
            <w:left w:val="none" w:sz="0" w:space="0" w:color="auto"/>
            <w:bottom w:val="none" w:sz="0" w:space="0" w:color="auto"/>
            <w:right w:val="none" w:sz="0" w:space="0" w:color="auto"/>
          </w:divBdr>
        </w:div>
        <w:div w:id="1787042442">
          <w:marLeft w:val="640"/>
          <w:marRight w:val="0"/>
          <w:marTop w:val="0"/>
          <w:marBottom w:val="0"/>
          <w:divBdr>
            <w:top w:val="none" w:sz="0" w:space="0" w:color="auto"/>
            <w:left w:val="none" w:sz="0" w:space="0" w:color="auto"/>
            <w:bottom w:val="none" w:sz="0" w:space="0" w:color="auto"/>
            <w:right w:val="none" w:sz="0" w:space="0" w:color="auto"/>
          </w:divBdr>
        </w:div>
        <w:div w:id="1100415366">
          <w:marLeft w:val="640"/>
          <w:marRight w:val="0"/>
          <w:marTop w:val="0"/>
          <w:marBottom w:val="0"/>
          <w:divBdr>
            <w:top w:val="none" w:sz="0" w:space="0" w:color="auto"/>
            <w:left w:val="none" w:sz="0" w:space="0" w:color="auto"/>
            <w:bottom w:val="none" w:sz="0" w:space="0" w:color="auto"/>
            <w:right w:val="none" w:sz="0" w:space="0" w:color="auto"/>
          </w:divBdr>
        </w:div>
        <w:div w:id="1896502803">
          <w:marLeft w:val="640"/>
          <w:marRight w:val="0"/>
          <w:marTop w:val="0"/>
          <w:marBottom w:val="0"/>
          <w:divBdr>
            <w:top w:val="none" w:sz="0" w:space="0" w:color="auto"/>
            <w:left w:val="none" w:sz="0" w:space="0" w:color="auto"/>
            <w:bottom w:val="none" w:sz="0" w:space="0" w:color="auto"/>
            <w:right w:val="none" w:sz="0" w:space="0" w:color="auto"/>
          </w:divBdr>
        </w:div>
        <w:div w:id="826167323">
          <w:marLeft w:val="640"/>
          <w:marRight w:val="0"/>
          <w:marTop w:val="0"/>
          <w:marBottom w:val="0"/>
          <w:divBdr>
            <w:top w:val="none" w:sz="0" w:space="0" w:color="auto"/>
            <w:left w:val="none" w:sz="0" w:space="0" w:color="auto"/>
            <w:bottom w:val="none" w:sz="0" w:space="0" w:color="auto"/>
            <w:right w:val="none" w:sz="0" w:space="0" w:color="auto"/>
          </w:divBdr>
        </w:div>
        <w:div w:id="705058809">
          <w:marLeft w:val="640"/>
          <w:marRight w:val="0"/>
          <w:marTop w:val="0"/>
          <w:marBottom w:val="0"/>
          <w:divBdr>
            <w:top w:val="none" w:sz="0" w:space="0" w:color="auto"/>
            <w:left w:val="none" w:sz="0" w:space="0" w:color="auto"/>
            <w:bottom w:val="none" w:sz="0" w:space="0" w:color="auto"/>
            <w:right w:val="none" w:sz="0" w:space="0" w:color="auto"/>
          </w:divBdr>
        </w:div>
        <w:div w:id="302392702">
          <w:marLeft w:val="640"/>
          <w:marRight w:val="0"/>
          <w:marTop w:val="0"/>
          <w:marBottom w:val="0"/>
          <w:divBdr>
            <w:top w:val="none" w:sz="0" w:space="0" w:color="auto"/>
            <w:left w:val="none" w:sz="0" w:space="0" w:color="auto"/>
            <w:bottom w:val="none" w:sz="0" w:space="0" w:color="auto"/>
            <w:right w:val="none" w:sz="0" w:space="0" w:color="auto"/>
          </w:divBdr>
        </w:div>
        <w:div w:id="1808471121">
          <w:marLeft w:val="640"/>
          <w:marRight w:val="0"/>
          <w:marTop w:val="0"/>
          <w:marBottom w:val="0"/>
          <w:divBdr>
            <w:top w:val="none" w:sz="0" w:space="0" w:color="auto"/>
            <w:left w:val="none" w:sz="0" w:space="0" w:color="auto"/>
            <w:bottom w:val="none" w:sz="0" w:space="0" w:color="auto"/>
            <w:right w:val="none" w:sz="0" w:space="0" w:color="auto"/>
          </w:divBdr>
        </w:div>
        <w:div w:id="1891307675">
          <w:marLeft w:val="640"/>
          <w:marRight w:val="0"/>
          <w:marTop w:val="0"/>
          <w:marBottom w:val="0"/>
          <w:divBdr>
            <w:top w:val="none" w:sz="0" w:space="0" w:color="auto"/>
            <w:left w:val="none" w:sz="0" w:space="0" w:color="auto"/>
            <w:bottom w:val="none" w:sz="0" w:space="0" w:color="auto"/>
            <w:right w:val="none" w:sz="0" w:space="0" w:color="auto"/>
          </w:divBdr>
        </w:div>
        <w:div w:id="592787193">
          <w:marLeft w:val="640"/>
          <w:marRight w:val="0"/>
          <w:marTop w:val="0"/>
          <w:marBottom w:val="0"/>
          <w:divBdr>
            <w:top w:val="none" w:sz="0" w:space="0" w:color="auto"/>
            <w:left w:val="none" w:sz="0" w:space="0" w:color="auto"/>
            <w:bottom w:val="none" w:sz="0" w:space="0" w:color="auto"/>
            <w:right w:val="none" w:sz="0" w:space="0" w:color="auto"/>
          </w:divBdr>
        </w:div>
        <w:div w:id="225723612">
          <w:marLeft w:val="640"/>
          <w:marRight w:val="0"/>
          <w:marTop w:val="0"/>
          <w:marBottom w:val="0"/>
          <w:divBdr>
            <w:top w:val="none" w:sz="0" w:space="0" w:color="auto"/>
            <w:left w:val="none" w:sz="0" w:space="0" w:color="auto"/>
            <w:bottom w:val="none" w:sz="0" w:space="0" w:color="auto"/>
            <w:right w:val="none" w:sz="0" w:space="0" w:color="auto"/>
          </w:divBdr>
        </w:div>
        <w:div w:id="1156998310">
          <w:marLeft w:val="640"/>
          <w:marRight w:val="0"/>
          <w:marTop w:val="0"/>
          <w:marBottom w:val="0"/>
          <w:divBdr>
            <w:top w:val="none" w:sz="0" w:space="0" w:color="auto"/>
            <w:left w:val="none" w:sz="0" w:space="0" w:color="auto"/>
            <w:bottom w:val="none" w:sz="0" w:space="0" w:color="auto"/>
            <w:right w:val="none" w:sz="0" w:space="0" w:color="auto"/>
          </w:divBdr>
        </w:div>
        <w:div w:id="1312372890">
          <w:marLeft w:val="640"/>
          <w:marRight w:val="0"/>
          <w:marTop w:val="0"/>
          <w:marBottom w:val="0"/>
          <w:divBdr>
            <w:top w:val="none" w:sz="0" w:space="0" w:color="auto"/>
            <w:left w:val="none" w:sz="0" w:space="0" w:color="auto"/>
            <w:bottom w:val="none" w:sz="0" w:space="0" w:color="auto"/>
            <w:right w:val="none" w:sz="0" w:space="0" w:color="auto"/>
          </w:divBdr>
        </w:div>
        <w:div w:id="222953988">
          <w:marLeft w:val="640"/>
          <w:marRight w:val="0"/>
          <w:marTop w:val="0"/>
          <w:marBottom w:val="0"/>
          <w:divBdr>
            <w:top w:val="none" w:sz="0" w:space="0" w:color="auto"/>
            <w:left w:val="none" w:sz="0" w:space="0" w:color="auto"/>
            <w:bottom w:val="none" w:sz="0" w:space="0" w:color="auto"/>
            <w:right w:val="none" w:sz="0" w:space="0" w:color="auto"/>
          </w:divBdr>
        </w:div>
        <w:div w:id="1529493140">
          <w:marLeft w:val="640"/>
          <w:marRight w:val="0"/>
          <w:marTop w:val="0"/>
          <w:marBottom w:val="0"/>
          <w:divBdr>
            <w:top w:val="none" w:sz="0" w:space="0" w:color="auto"/>
            <w:left w:val="none" w:sz="0" w:space="0" w:color="auto"/>
            <w:bottom w:val="none" w:sz="0" w:space="0" w:color="auto"/>
            <w:right w:val="none" w:sz="0" w:space="0" w:color="auto"/>
          </w:divBdr>
        </w:div>
        <w:div w:id="1936744110">
          <w:marLeft w:val="640"/>
          <w:marRight w:val="0"/>
          <w:marTop w:val="0"/>
          <w:marBottom w:val="0"/>
          <w:divBdr>
            <w:top w:val="none" w:sz="0" w:space="0" w:color="auto"/>
            <w:left w:val="none" w:sz="0" w:space="0" w:color="auto"/>
            <w:bottom w:val="none" w:sz="0" w:space="0" w:color="auto"/>
            <w:right w:val="none" w:sz="0" w:space="0" w:color="auto"/>
          </w:divBdr>
        </w:div>
        <w:div w:id="1548837312">
          <w:marLeft w:val="640"/>
          <w:marRight w:val="0"/>
          <w:marTop w:val="0"/>
          <w:marBottom w:val="0"/>
          <w:divBdr>
            <w:top w:val="none" w:sz="0" w:space="0" w:color="auto"/>
            <w:left w:val="none" w:sz="0" w:space="0" w:color="auto"/>
            <w:bottom w:val="none" w:sz="0" w:space="0" w:color="auto"/>
            <w:right w:val="none" w:sz="0" w:space="0" w:color="auto"/>
          </w:divBdr>
        </w:div>
        <w:div w:id="740447774">
          <w:marLeft w:val="640"/>
          <w:marRight w:val="0"/>
          <w:marTop w:val="0"/>
          <w:marBottom w:val="0"/>
          <w:divBdr>
            <w:top w:val="none" w:sz="0" w:space="0" w:color="auto"/>
            <w:left w:val="none" w:sz="0" w:space="0" w:color="auto"/>
            <w:bottom w:val="none" w:sz="0" w:space="0" w:color="auto"/>
            <w:right w:val="none" w:sz="0" w:space="0" w:color="auto"/>
          </w:divBdr>
        </w:div>
        <w:div w:id="1600486580">
          <w:marLeft w:val="640"/>
          <w:marRight w:val="0"/>
          <w:marTop w:val="0"/>
          <w:marBottom w:val="0"/>
          <w:divBdr>
            <w:top w:val="none" w:sz="0" w:space="0" w:color="auto"/>
            <w:left w:val="none" w:sz="0" w:space="0" w:color="auto"/>
            <w:bottom w:val="none" w:sz="0" w:space="0" w:color="auto"/>
            <w:right w:val="none" w:sz="0" w:space="0" w:color="auto"/>
          </w:divBdr>
        </w:div>
        <w:div w:id="1135029628">
          <w:marLeft w:val="640"/>
          <w:marRight w:val="0"/>
          <w:marTop w:val="0"/>
          <w:marBottom w:val="0"/>
          <w:divBdr>
            <w:top w:val="none" w:sz="0" w:space="0" w:color="auto"/>
            <w:left w:val="none" w:sz="0" w:space="0" w:color="auto"/>
            <w:bottom w:val="none" w:sz="0" w:space="0" w:color="auto"/>
            <w:right w:val="none" w:sz="0" w:space="0" w:color="auto"/>
          </w:divBdr>
        </w:div>
        <w:div w:id="2053845134">
          <w:marLeft w:val="640"/>
          <w:marRight w:val="0"/>
          <w:marTop w:val="0"/>
          <w:marBottom w:val="0"/>
          <w:divBdr>
            <w:top w:val="none" w:sz="0" w:space="0" w:color="auto"/>
            <w:left w:val="none" w:sz="0" w:space="0" w:color="auto"/>
            <w:bottom w:val="none" w:sz="0" w:space="0" w:color="auto"/>
            <w:right w:val="none" w:sz="0" w:space="0" w:color="auto"/>
          </w:divBdr>
        </w:div>
        <w:div w:id="1315797741">
          <w:marLeft w:val="640"/>
          <w:marRight w:val="0"/>
          <w:marTop w:val="0"/>
          <w:marBottom w:val="0"/>
          <w:divBdr>
            <w:top w:val="none" w:sz="0" w:space="0" w:color="auto"/>
            <w:left w:val="none" w:sz="0" w:space="0" w:color="auto"/>
            <w:bottom w:val="none" w:sz="0" w:space="0" w:color="auto"/>
            <w:right w:val="none" w:sz="0" w:space="0" w:color="auto"/>
          </w:divBdr>
        </w:div>
        <w:div w:id="1984384318">
          <w:marLeft w:val="640"/>
          <w:marRight w:val="0"/>
          <w:marTop w:val="0"/>
          <w:marBottom w:val="0"/>
          <w:divBdr>
            <w:top w:val="none" w:sz="0" w:space="0" w:color="auto"/>
            <w:left w:val="none" w:sz="0" w:space="0" w:color="auto"/>
            <w:bottom w:val="none" w:sz="0" w:space="0" w:color="auto"/>
            <w:right w:val="none" w:sz="0" w:space="0" w:color="auto"/>
          </w:divBdr>
        </w:div>
        <w:div w:id="1717780338">
          <w:marLeft w:val="640"/>
          <w:marRight w:val="0"/>
          <w:marTop w:val="0"/>
          <w:marBottom w:val="0"/>
          <w:divBdr>
            <w:top w:val="none" w:sz="0" w:space="0" w:color="auto"/>
            <w:left w:val="none" w:sz="0" w:space="0" w:color="auto"/>
            <w:bottom w:val="none" w:sz="0" w:space="0" w:color="auto"/>
            <w:right w:val="none" w:sz="0" w:space="0" w:color="auto"/>
          </w:divBdr>
        </w:div>
        <w:div w:id="148635818">
          <w:marLeft w:val="640"/>
          <w:marRight w:val="0"/>
          <w:marTop w:val="0"/>
          <w:marBottom w:val="0"/>
          <w:divBdr>
            <w:top w:val="none" w:sz="0" w:space="0" w:color="auto"/>
            <w:left w:val="none" w:sz="0" w:space="0" w:color="auto"/>
            <w:bottom w:val="none" w:sz="0" w:space="0" w:color="auto"/>
            <w:right w:val="none" w:sz="0" w:space="0" w:color="auto"/>
          </w:divBdr>
        </w:div>
        <w:div w:id="1971475828">
          <w:marLeft w:val="640"/>
          <w:marRight w:val="0"/>
          <w:marTop w:val="0"/>
          <w:marBottom w:val="0"/>
          <w:divBdr>
            <w:top w:val="none" w:sz="0" w:space="0" w:color="auto"/>
            <w:left w:val="none" w:sz="0" w:space="0" w:color="auto"/>
            <w:bottom w:val="none" w:sz="0" w:space="0" w:color="auto"/>
            <w:right w:val="none" w:sz="0" w:space="0" w:color="auto"/>
          </w:divBdr>
        </w:div>
        <w:div w:id="1397439716">
          <w:marLeft w:val="640"/>
          <w:marRight w:val="0"/>
          <w:marTop w:val="0"/>
          <w:marBottom w:val="0"/>
          <w:divBdr>
            <w:top w:val="none" w:sz="0" w:space="0" w:color="auto"/>
            <w:left w:val="none" w:sz="0" w:space="0" w:color="auto"/>
            <w:bottom w:val="none" w:sz="0" w:space="0" w:color="auto"/>
            <w:right w:val="none" w:sz="0" w:space="0" w:color="auto"/>
          </w:divBdr>
        </w:div>
        <w:div w:id="537165566">
          <w:marLeft w:val="640"/>
          <w:marRight w:val="0"/>
          <w:marTop w:val="0"/>
          <w:marBottom w:val="0"/>
          <w:divBdr>
            <w:top w:val="none" w:sz="0" w:space="0" w:color="auto"/>
            <w:left w:val="none" w:sz="0" w:space="0" w:color="auto"/>
            <w:bottom w:val="none" w:sz="0" w:space="0" w:color="auto"/>
            <w:right w:val="none" w:sz="0" w:space="0" w:color="auto"/>
          </w:divBdr>
        </w:div>
        <w:div w:id="1948999434">
          <w:marLeft w:val="640"/>
          <w:marRight w:val="0"/>
          <w:marTop w:val="0"/>
          <w:marBottom w:val="0"/>
          <w:divBdr>
            <w:top w:val="none" w:sz="0" w:space="0" w:color="auto"/>
            <w:left w:val="none" w:sz="0" w:space="0" w:color="auto"/>
            <w:bottom w:val="none" w:sz="0" w:space="0" w:color="auto"/>
            <w:right w:val="none" w:sz="0" w:space="0" w:color="auto"/>
          </w:divBdr>
        </w:div>
        <w:div w:id="821315846">
          <w:marLeft w:val="640"/>
          <w:marRight w:val="0"/>
          <w:marTop w:val="0"/>
          <w:marBottom w:val="0"/>
          <w:divBdr>
            <w:top w:val="none" w:sz="0" w:space="0" w:color="auto"/>
            <w:left w:val="none" w:sz="0" w:space="0" w:color="auto"/>
            <w:bottom w:val="none" w:sz="0" w:space="0" w:color="auto"/>
            <w:right w:val="none" w:sz="0" w:space="0" w:color="auto"/>
          </w:divBdr>
        </w:div>
        <w:div w:id="2083671065">
          <w:marLeft w:val="640"/>
          <w:marRight w:val="0"/>
          <w:marTop w:val="0"/>
          <w:marBottom w:val="0"/>
          <w:divBdr>
            <w:top w:val="none" w:sz="0" w:space="0" w:color="auto"/>
            <w:left w:val="none" w:sz="0" w:space="0" w:color="auto"/>
            <w:bottom w:val="none" w:sz="0" w:space="0" w:color="auto"/>
            <w:right w:val="none" w:sz="0" w:space="0" w:color="auto"/>
          </w:divBdr>
        </w:div>
        <w:div w:id="2107652939">
          <w:marLeft w:val="640"/>
          <w:marRight w:val="0"/>
          <w:marTop w:val="0"/>
          <w:marBottom w:val="0"/>
          <w:divBdr>
            <w:top w:val="none" w:sz="0" w:space="0" w:color="auto"/>
            <w:left w:val="none" w:sz="0" w:space="0" w:color="auto"/>
            <w:bottom w:val="none" w:sz="0" w:space="0" w:color="auto"/>
            <w:right w:val="none" w:sz="0" w:space="0" w:color="auto"/>
          </w:divBdr>
        </w:div>
        <w:div w:id="1456145122">
          <w:marLeft w:val="640"/>
          <w:marRight w:val="0"/>
          <w:marTop w:val="0"/>
          <w:marBottom w:val="0"/>
          <w:divBdr>
            <w:top w:val="none" w:sz="0" w:space="0" w:color="auto"/>
            <w:left w:val="none" w:sz="0" w:space="0" w:color="auto"/>
            <w:bottom w:val="none" w:sz="0" w:space="0" w:color="auto"/>
            <w:right w:val="none" w:sz="0" w:space="0" w:color="auto"/>
          </w:divBdr>
        </w:div>
        <w:div w:id="405229805">
          <w:marLeft w:val="640"/>
          <w:marRight w:val="0"/>
          <w:marTop w:val="0"/>
          <w:marBottom w:val="0"/>
          <w:divBdr>
            <w:top w:val="none" w:sz="0" w:space="0" w:color="auto"/>
            <w:left w:val="none" w:sz="0" w:space="0" w:color="auto"/>
            <w:bottom w:val="none" w:sz="0" w:space="0" w:color="auto"/>
            <w:right w:val="none" w:sz="0" w:space="0" w:color="auto"/>
          </w:divBdr>
        </w:div>
        <w:div w:id="949318185">
          <w:marLeft w:val="640"/>
          <w:marRight w:val="0"/>
          <w:marTop w:val="0"/>
          <w:marBottom w:val="0"/>
          <w:divBdr>
            <w:top w:val="none" w:sz="0" w:space="0" w:color="auto"/>
            <w:left w:val="none" w:sz="0" w:space="0" w:color="auto"/>
            <w:bottom w:val="none" w:sz="0" w:space="0" w:color="auto"/>
            <w:right w:val="none" w:sz="0" w:space="0" w:color="auto"/>
          </w:divBdr>
        </w:div>
        <w:div w:id="720060971">
          <w:marLeft w:val="640"/>
          <w:marRight w:val="0"/>
          <w:marTop w:val="0"/>
          <w:marBottom w:val="0"/>
          <w:divBdr>
            <w:top w:val="none" w:sz="0" w:space="0" w:color="auto"/>
            <w:left w:val="none" w:sz="0" w:space="0" w:color="auto"/>
            <w:bottom w:val="none" w:sz="0" w:space="0" w:color="auto"/>
            <w:right w:val="none" w:sz="0" w:space="0" w:color="auto"/>
          </w:divBdr>
        </w:div>
        <w:div w:id="212890179">
          <w:marLeft w:val="640"/>
          <w:marRight w:val="0"/>
          <w:marTop w:val="0"/>
          <w:marBottom w:val="0"/>
          <w:divBdr>
            <w:top w:val="none" w:sz="0" w:space="0" w:color="auto"/>
            <w:left w:val="none" w:sz="0" w:space="0" w:color="auto"/>
            <w:bottom w:val="none" w:sz="0" w:space="0" w:color="auto"/>
            <w:right w:val="none" w:sz="0" w:space="0" w:color="auto"/>
          </w:divBdr>
        </w:div>
        <w:div w:id="565804272">
          <w:marLeft w:val="640"/>
          <w:marRight w:val="0"/>
          <w:marTop w:val="0"/>
          <w:marBottom w:val="0"/>
          <w:divBdr>
            <w:top w:val="none" w:sz="0" w:space="0" w:color="auto"/>
            <w:left w:val="none" w:sz="0" w:space="0" w:color="auto"/>
            <w:bottom w:val="none" w:sz="0" w:space="0" w:color="auto"/>
            <w:right w:val="none" w:sz="0" w:space="0" w:color="auto"/>
          </w:divBdr>
        </w:div>
        <w:div w:id="781845394">
          <w:marLeft w:val="640"/>
          <w:marRight w:val="0"/>
          <w:marTop w:val="0"/>
          <w:marBottom w:val="0"/>
          <w:divBdr>
            <w:top w:val="none" w:sz="0" w:space="0" w:color="auto"/>
            <w:left w:val="none" w:sz="0" w:space="0" w:color="auto"/>
            <w:bottom w:val="none" w:sz="0" w:space="0" w:color="auto"/>
            <w:right w:val="none" w:sz="0" w:space="0" w:color="auto"/>
          </w:divBdr>
        </w:div>
        <w:div w:id="106969135">
          <w:marLeft w:val="640"/>
          <w:marRight w:val="0"/>
          <w:marTop w:val="0"/>
          <w:marBottom w:val="0"/>
          <w:divBdr>
            <w:top w:val="none" w:sz="0" w:space="0" w:color="auto"/>
            <w:left w:val="none" w:sz="0" w:space="0" w:color="auto"/>
            <w:bottom w:val="none" w:sz="0" w:space="0" w:color="auto"/>
            <w:right w:val="none" w:sz="0" w:space="0" w:color="auto"/>
          </w:divBdr>
        </w:div>
        <w:div w:id="162354026">
          <w:marLeft w:val="640"/>
          <w:marRight w:val="0"/>
          <w:marTop w:val="0"/>
          <w:marBottom w:val="0"/>
          <w:divBdr>
            <w:top w:val="none" w:sz="0" w:space="0" w:color="auto"/>
            <w:left w:val="none" w:sz="0" w:space="0" w:color="auto"/>
            <w:bottom w:val="none" w:sz="0" w:space="0" w:color="auto"/>
            <w:right w:val="none" w:sz="0" w:space="0" w:color="auto"/>
          </w:divBdr>
        </w:div>
        <w:div w:id="887839125">
          <w:marLeft w:val="640"/>
          <w:marRight w:val="0"/>
          <w:marTop w:val="0"/>
          <w:marBottom w:val="0"/>
          <w:divBdr>
            <w:top w:val="none" w:sz="0" w:space="0" w:color="auto"/>
            <w:left w:val="none" w:sz="0" w:space="0" w:color="auto"/>
            <w:bottom w:val="none" w:sz="0" w:space="0" w:color="auto"/>
            <w:right w:val="none" w:sz="0" w:space="0" w:color="auto"/>
          </w:divBdr>
        </w:div>
        <w:div w:id="1264536206">
          <w:marLeft w:val="640"/>
          <w:marRight w:val="0"/>
          <w:marTop w:val="0"/>
          <w:marBottom w:val="0"/>
          <w:divBdr>
            <w:top w:val="none" w:sz="0" w:space="0" w:color="auto"/>
            <w:left w:val="none" w:sz="0" w:space="0" w:color="auto"/>
            <w:bottom w:val="none" w:sz="0" w:space="0" w:color="auto"/>
            <w:right w:val="none" w:sz="0" w:space="0" w:color="auto"/>
          </w:divBdr>
        </w:div>
        <w:div w:id="1210263169">
          <w:marLeft w:val="640"/>
          <w:marRight w:val="0"/>
          <w:marTop w:val="0"/>
          <w:marBottom w:val="0"/>
          <w:divBdr>
            <w:top w:val="none" w:sz="0" w:space="0" w:color="auto"/>
            <w:left w:val="none" w:sz="0" w:space="0" w:color="auto"/>
            <w:bottom w:val="none" w:sz="0" w:space="0" w:color="auto"/>
            <w:right w:val="none" w:sz="0" w:space="0" w:color="auto"/>
          </w:divBdr>
        </w:div>
        <w:div w:id="776945142">
          <w:marLeft w:val="640"/>
          <w:marRight w:val="0"/>
          <w:marTop w:val="0"/>
          <w:marBottom w:val="0"/>
          <w:divBdr>
            <w:top w:val="none" w:sz="0" w:space="0" w:color="auto"/>
            <w:left w:val="none" w:sz="0" w:space="0" w:color="auto"/>
            <w:bottom w:val="none" w:sz="0" w:space="0" w:color="auto"/>
            <w:right w:val="none" w:sz="0" w:space="0" w:color="auto"/>
          </w:divBdr>
        </w:div>
        <w:div w:id="457574716">
          <w:marLeft w:val="640"/>
          <w:marRight w:val="0"/>
          <w:marTop w:val="0"/>
          <w:marBottom w:val="0"/>
          <w:divBdr>
            <w:top w:val="none" w:sz="0" w:space="0" w:color="auto"/>
            <w:left w:val="none" w:sz="0" w:space="0" w:color="auto"/>
            <w:bottom w:val="none" w:sz="0" w:space="0" w:color="auto"/>
            <w:right w:val="none" w:sz="0" w:space="0" w:color="auto"/>
          </w:divBdr>
        </w:div>
        <w:div w:id="1387728009">
          <w:marLeft w:val="640"/>
          <w:marRight w:val="0"/>
          <w:marTop w:val="0"/>
          <w:marBottom w:val="0"/>
          <w:divBdr>
            <w:top w:val="none" w:sz="0" w:space="0" w:color="auto"/>
            <w:left w:val="none" w:sz="0" w:space="0" w:color="auto"/>
            <w:bottom w:val="none" w:sz="0" w:space="0" w:color="auto"/>
            <w:right w:val="none" w:sz="0" w:space="0" w:color="auto"/>
          </w:divBdr>
        </w:div>
        <w:div w:id="1754350170">
          <w:marLeft w:val="640"/>
          <w:marRight w:val="0"/>
          <w:marTop w:val="0"/>
          <w:marBottom w:val="0"/>
          <w:divBdr>
            <w:top w:val="none" w:sz="0" w:space="0" w:color="auto"/>
            <w:left w:val="none" w:sz="0" w:space="0" w:color="auto"/>
            <w:bottom w:val="none" w:sz="0" w:space="0" w:color="auto"/>
            <w:right w:val="none" w:sz="0" w:space="0" w:color="auto"/>
          </w:divBdr>
        </w:div>
        <w:div w:id="352655852">
          <w:marLeft w:val="640"/>
          <w:marRight w:val="0"/>
          <w:marTop w:val="0"/>
          <w:marBottom w:val="0"/>
          <w:divBdr>
            <w:top w:val="none" w:sz="0" w:space="0" w:color="auto"/>
            <w:left w:val="none" w:sz="0" w:space="0" w:color="auto"/>
            <w:bottom w:val="none" w:sz="0" w:space="0" w:color="auto"/>
            <w:right w:val="none" w:sz="0" w:space="0" w:color="auto"/>
          </w:divBdr>
        </w:div>
        <w:div w:id="71465980">
          <w:marLeft w:val="640"/>
          <w:marRight w:val="0"/>
          <w:marTop w:val="0"/>
          <w:marBottom w:val="0"/>
          <w:divBdr>
            <w:top w:val="none" w:sz="0" w:space="0" w:color="auto"/>
            <w:left w:val="none" w:sz="0" w:space="0" w:color="auto"/>
            <w:bottom w:val="none" w:sz="0" w:space="0" w:color="auto"/>
            <w:right w:val="none" w:sz="0" w:space="0" w:color="auto"/>
          </w:divBdr>
        </w:div>
        <w:div w:id="573974682">
          <w:marLeft w:val="640"/>
          <w:marRight w:val="0"/>
          <w:marTop w:val="0"/>
          <w:marBottom w:val="0"/>
          <w:divBdr>
            <w:top w:val="none" w:sz="0" w:space="0" w:color="auto"/>
            <w:left w:val="none" w:sz="0" w:space="0" w:color="auto"/>
            <w:bottom w:val="none" w:sz="0" w:space="0" w:color="auto"/>
            <w:right w:val="none" w:sz="0" w:space="0" w:color="auto"/>
          </w:divBdr>
        </w:div>
        <w:div w:id="699864938">
          <w:marLeft w:val="640"/>
          <w:marRight w:val="0"/>
          <w:marTop w:val="0"/>
          <w:marBottom w:val="0"/>
          <w:divBdr>
            <w:top w:val="none" w:sz="0" w:space="0" w:color="auto"/>
            <w:left w:val="none" w:sz="0" w:space="0" w:color="auto"/>
            <w:bottom w:val="none" w:sz="0" w:space="0" w:color="auto"/>
            <w:right w:val="none" w:sz="0" w:space="0" w:color="auto"/>
          </w:divBdr>
        </w:div>
        <w:div w:id="966163361">
          <w:marLeft w:val="640"/>
          <w:marRight w:val="0"/>
          <w:marTop w:val="0"/>
          <w:marBottom w:val="0"/>
          <w:divBdr>
            <w:top w:val="none" w:sz="0" w:space="0" w:color="auto"/>
            <w:left w:val="none" w:sz="0" w:space="0" w:color="auto"/>
            <w:bottom w:val="none" w:sz="0" w:space="0" w:color="auto"/>
            <w:right w:val="none" w:sz="0" w:space="0" w:color="auto"/>
          </w:divBdr>
        </w:div>
        <w:div w:id="88044081">
          <w:marLeft w:val="640"/>
          <w:marRight w:val="0"/>
          <w:marTop w:val="0"/>
          <w:marBottom w:val="0"/>
          <w:divBdr>
            <w:top w:val="none" w:sz="0" w:space="0" w:color="auto"/>
            <w:left w:val="none" w:sz="0" w:space="0" w:color="auto"/>
            <w:bottom w:val="none" w:sz="0" w:space="0" w:color="auto"/>
            <w:right w:val="none" w:sz="0" w:space="0" w:color="auto"/>
          </w:divBdr>
        </w:div>
        <w:div w:id="1977418031">
          <w:marLeft w:val="640"/>
          <w:marRight w:val="0"/>
          <w:marTop w:val="0"/>
          <w:marBottom w:val="0"/>
          <w:divBdr>
            <w:top w:val="none" w:sz="0" w:space="0" w:color="auto"/>
            <w:left w:val="none" w:sz="0" w:space="0" w:color="auto"/>
            <w:bottom w:val="none" w:sz="0" w:space="0" w:color="auto"/>
            <w:right w:val="none" w:sz="0" w:space="0" w:color="auto"/>
          </w:divBdr>
        </w:div>
        <w:div w:id="54353682">
          <w:marLeft w:val="640"/>
          <w:marRight w:val="0"/>
          <w:marTop w:val="0"/>
          <w:marBottom w:val="0"/>
          <w:divBdr>
            <w:top w:val="none" w:sz="0" w:space="0" w:color="auto"/>
            <w:left w:val="none" w:sz="0" w:space="0" w:color="auto"/>
            <w:bottom w:val="none" w:sz="0" w:space="0" w:color="auto"/>
            <w:right w:val="none" w:sz="0" w:space="0" w:color="auto"/>
          </w:divBdr>
        </w:div>
        <w:div w:id="1777017107">
          <w:marLeft w:val="640"/>
          <w:marRight w:val="0"/>
          <w:marTop w:val="0"/>
          <w:marBottom w:val="0"/>
          <w:divBdr>
            <w:top w:val="none" w:sz="0" w:space="0" w:color="auto"/>
            <w:left w:val="none" w:sz="0" w:space="0" w:color="auto"/>
            <w:bottom w:val="none" w:sz="0" w:space="0" w:color="auto"/>
            <w:right w:val="none" w:sz="0" w:space="0" w:color="auto"/>
          </w:divBdr>
        </w:div>
        <w:div w:id="1803616652">
          <w:marLeft w:val="640"/>
          <w:marRight w:val="0"/>
          <w:marTop w:val="0"/>
          <w:marBottom w:val="0"/>
          <w:divBdr>
            <w:top w:val="none" w:sz="0" w:space="0" w:color="auto"/>
            <w:left w:val="none" w:sz="0" w:space="0" w:color="auto"/>
            <w:bottom w:val="none" w:sz="0" w:space="0" w:color="auto"/>
            <w:right w:val="none" w:sz="0" w:space="0" w:color="auto"/>
          </w:divBdr>
        </w:div>
        <w:div w:id="1588886153">
          <w:marLeft w:val="640"/>
          <w:marRight w:val="0"/>
          <w:marTop w:val="0"/>
          <w:marBottom w:val="0"/>
          <w:divBdr>
            <w:top w:val="none" w:sz="0" w:space="0" w:color="auto"/>
            <w:left w:val="none" w:sz="0" w:space="0" w:color="auto"/>
            <w:bottom w:val="none" w:sz="0" w:space="0" w:color="auto"/>
            <w:right w:val="none" w:sz="0" w:space="0" w:color="auto"/>
          </w:divBdr>
        </w:div>
      </w:divsChild>
    </w:div>
    <w:div w:id="8409949">
      <w:bodyDiv w:val="1"/>
      <w:marLeft w:val="0"/>
      <w:marRight w:val="0"/>
      <w:marTop w:val="0"/>
      <w:marBottom w:val="0"/>
      <w:divBdr>
        <w:top w:val="none" w:sz="0" w:space="0" w:color="auto"/>
        <w:left w:val="none" w:sz="0" w:space="0" w:color="auto"/>
        <w:bottom w:val="none" w:sz="0" w:space="0" w:color="auto"/>
        <w:right w:val="none" w:sz="0" w:space="0" w:color="auto"/>
      </w:divBdr>
      <w:divsChild>
        <w:div w:id="1575701039">
          <w:marLeft w:val="640"/>
          <w:marRight w:val="0"/>
          <w:marTop w:val="0"/>
          <w:marBottom w:val="0"/>
          <w:divBdr>
            <w:top w:val="none" w:sz="0" w:space="0" w:color="auto"/>
            <w:left w:val="none" w:sz="0" w:space="0" w:color="auto"/>
            <w:bottom w:val="none" w:sz="0" w:space="0" w:color="auto"/>
            <w:right w:val="none" w:sz="0" w:space="0" w:color="auto"/>
          </w:divBdr>
        </w:div>
        <w:div w:id="286205694">
          <w:marLeft w:val="640"/>
          <w:marRight w:val="0"/>
          <w:marTop w:val="0"/>
          <w:marBottom w:val="0"/>
          <w:divBdr>
            <w:top w:val="none" w:sz="0" w:space="0" w:color="auto"/>
            <w:left w:val="none" w:sz="0" w:space="0" w:color="auto"/>
            <w:bottom w:val="none" w:sz="0" w:space="0" w:color="auto"/>
            <w:right w:val="none" w:sz="0" w:space="0" w:color="auto"/>
          </w:divBdr>
        </w:div>
        <w:div w:id="2015984650">
          <w:marLeft w:val="640"/>
          <w:marRight w:val="0"/>
          <w:marTop w:val="0"/>
          <w:marBottom w:val="0"/>
          <w:divBdr>
            <w:top w:val="none" w:sz="0" w:space="0" w:color="auto"/>
            <w:left w:val="none" w:sz="0" w:space="0" w:color="auto"/>
            <w:bottom w:val="none" w:sz="0" w:space="0" w:color="auto"/>
            <w:right w:val="none" w:sz="0" w:space="0" w:color="auto"/>
          </w:divBdr>
        </w:div>
        <w:div w:id="784468973">
          <w:marLeft w:val="640"/>
          <w:marRight w:val="0"/>
          <w:marTop w:val="0"/>
          <w:marBottom w:val="0"/>
          <w:divBdr>
            <w:top w:val="none" w:sz="0" w:space="0" w:color="auto"/>
            <w:left w:val="none" w:sz="0" w:space="0" w:color="auto"/>
            <w:bottom w:val="none" w:sz="0" w:space="0" w:color="auto"/>
            <w:right w:val="none" w:sz="0" w:space="0" w:color="auto"/>
          </w:divBdr>
        </w:div>
        <w:div w:id="289096689">
          <w:marLeft w:val="640"/>
          <w:marRight w:val="0"/>
          <w:marTop w:val="0"/>
          <w:marBottom w:val="0"/>
          <w:divBdr>
            <w:top w:val="none" w:sz="0" w:space="0" w:color="auto"/>
            <w:left w:val="none" w:sz="0" w:space="0" w:color="auto"/>
            <w:bottom w:val="none" w:sz="0" w:space="0" w:color="auto"/>
            <w:right w:val="none" w:sz="0" w:space="0" w:color="auto"/>
          </w:divBdr>
        </w:div>
        <w:div w:id="560408572">
          <w:marLeft w:val="640"/>
          <w:marRight w:val="0"/>
          <w:marTop w:val="0"/>
          <w:marBottom w:val="0"/>
          <w:divBdr>
            <w:top w:val="none" w:sz="0" w:space="0" w:color="auto"/>
            <w:left w:val="none" w:sz="0" w:space="0" w:color="auto"/>
            <w:bottom w:val="none" w:sz="0" w:space="0" w:color="auto"/>
            <w:right w:val="none" w:sz="0" w:space="0" w:color="auto"/>
          </w:divBdr>
        </w:div>
        <w:div w:id="266739283">
          <w:marLeft w:val="640"/>
          <w:marRight w:val="0"/>
          <w:marTop w:val="0"/>
          <w:marBottom w:val="0"/>
          <w:divBdr>
            <w:top w:val="none" w:sz="0" w:space="0" w:color="auto"/>
            <w:left w:val="none" w:sz="0" w:space="0" w:color="auto"/>
            <w:bottom w:val="none" w:sz="0" w:space="0" w:color="auto"/>
            <w:right w:val="none" w:sz="0" w:space="0" w:color="auto"/>
          </w:divBdr>
        </w:div>
        <w:div w:id="1638759684">
          <w:marLeft w:val="640"/>
          <w:marRight w:val="0"/>
          <w:marTop w:val="0"/>
          <w:marBottom w:val="0"/>
          <w:divBdr>
            <w:top w:val="none" w:sz="0" w:space="0" w:color="auto"/>
            <w:left w:val="none" w:sz="0" w:space="0" w:color="auto"/>
            <w:bottom w:val="none" w:sz="0" w:space="0" w:color="auto"/>
            <w:right w:val="none" w:sz="0" w:space="0" w:color="auto"/>
          </w:divBdr>
        </w:div>
        <w:div w:id="1006245792">
          <w:marLeft w:val="640"/>
          <w:marRight w:val="0"/>
          <w:marTop w:val="0"/>
          <w:marBottom w:val="0"/>
          <w:divBdr>
            <w:top w:val="none" w:sz="0" w:space="0" w:color="auto"/>
            <w:left w:val="none" w:sz="0" w:space="0" w:color="auto"/>
            <w:bottom w:val="none" w:sz="0" w:space="0" w:color="auto"/>
            <w:right w:val="none" w:sz="0" w:space="0" w:color="auto"/>
          </w:divBdr>
        </w:div>
        <w:div w:id="1705136831">
          <w:marLeft w:val="640"/>
          <w:marRight w:val="0"/>
          <w:marTop w:val="0"/>
          <w:marBottom w:val="0"/>
          <w:divBdr>
            <w:top w:val="none" w:sz="0" w:space="0" w:color="auto"/>
            <w:left w:val="none" w:sz="0" w:space="0" w:color="auto"/>
            <w:bottom w:val="none" w:sz="0" w:space="0" w:color="auto"/>
            <w:right w:val="none" w:sz="0" w:space="0" w:color="auto"/>
          </w:divBdr>
        </w:div>
        <w:div w:id="284775355">
          <w:marLeft w:val="640"/>
          <w:marRight w:val="0"/>
          <w:marTop w:val="0"/>
          <w:marBottom w:val="0"/>
          <w:divBdr>
            <w:top w:val="none" w:sz="0" w:space="0" w:color="auto"/>
            <w:left w:val="none" w:sz="0" w:space="0" w:color="auto"/>
            <w:bottom w:val="none" w:sz="0" w:space="0" w:color="auto"/>
            <w:right w:val="none" w:sz="0" w:space="0" w:color="auto"/>
          </w:divBdr>
        </w:div>
        <w:div w:id="1001128255">
          <w:marLeft w:val="640"/>
          <w:marRight w:val="0"/>
          <w:marTop w:val="0"/>
          <w:marBottom w:val="0"/>
          <w:divBdr>
            <w:top w:val="none" w:sz="0" w:space="0" w:color="auto"/>
            <w:left w:val="none" w:sz="0" w:space="0" w:color="auto"/>
            <w:bottom w:val="none" w:sz="0" w:space="0" w:color="auto"/>
            <w:right w:val="none" w:sz="0" w:space="0" w:color="auto"/>
          </w:divBdr>
        </w:div>
        <w:div w:id="1363824503">
          <w:marLeft w:val="640"/>
          <w:marRight w:val="0"/>
          <w:marTop w:val="0"/>
          <w:marBottom w:val="0"/>
          <w:divBdr>
            <w:top w:val="none" w:sz="0" w:space="0" w:color="auto"/>
            <w:left w:val="none" w:sz="0" w:space="0" w:color="auto"/>
            <w:bottom w:val="none" w:sz="0" w:space="0" w:color="auto"/>
            <w:right w:val="none" w:sz="0" w:space="0" w:color="auto"/>
          </w:divBdr>
        </w:div>
        <w:div w:id="579095899">
          <w:marLeft w:val="640"/>
          <w:marRight w:val="0"/>
          <w:marTop w:val="0"/>
          <w:marBottom w:val="0"/>
          <w:divBdr>
            <w:top w:val="none" w:sz="0" w:space="0" w:color="auto"/>
            <w:left w:val="none" w:sz="0" w:space="0" w:color="auto"/>
            <w:bottom w:val="none" w:sz="0" w:space="0" w:color="auto"/>
            <w:right w:val="none" w:sz="0" w:space="0" w:color="auto"/>
          </w:divBdr>
        </w:div>
        <w:div w:id="1035424764">
          <w:marLeft w:val="640"/>
          <w:marRight w:val="0"/>
          <w:marTop w:val="0"/>
          <w:marBottom w:val="0"/>
          <w:divBdr>
            <w:top w:val="none" w:sz="0" w:space="0" w:color="auto"/>
            <w:left w:val="none" w:sz="0" w:space="0" w:color="auto"/>
            <w:bottom w:val="none" w:sz="0" w:space="0" w:color="auto"/>
            <w:right w:val="none" w:sz="0" w:space="0" w:color="auto"/>
          </w:divBdr>
        </w:div>
        <w:div w:id="164517990">
          <w:marLeft w:val="640"/>
          <w:marRight w:val="0"/>
          <w:marTop w:val="0"/>
          <w:marBottom w:val="0"/>
          <w:divBdr>
            <w:top w:val="none" w:sz="0" w:space="0" w:color="auto"/>
            <w:left w:val="none" w:sz="0" w:space="0" w:color="auto"/>
            <w:bottom w:val="none" w:sz="0" w:space="0" w:color="auto"/>
            <w:right w:val="none" w:sz="0" w:space="0" w:color="auto"/>
          </w:divBdr>
        </w:div>
        <w:div w:id="1589074292">
          <w:marLeft w:val="640"/>
          <w:marRight w:val="0"/>
          <w:marTop w:val="0"/>
          <w:marBottom w:val="0"/>
          <w:divBdr>
            <w:top w:val="none" w:sz="0" w:space="0" w:color="auto"/>
            <w:left w:val="none" w:sz="0" w:space="0" w:color="auto"/>
            <w:bottom w:val="none" w:sz="0" w:space="0" w:color="auto"/>
            <w:right w:val="none" w:sz="0" w:space="0" w:color="auto"/>
          </w:divBdr>
        </w:div>
        <w:div w:id="1328636056">
          <w:marLeft w:val="640"/>
          <w:marRight w:val="0"/>
          <w:marTop w:val="0"/>
          <w:marBottom w:val="0"/>
          <w:divBdr>
            <w:top w:val="none" w:sz="0" w:space="0" w:color="auto"/>
            <w:left w:val="none" w:sz="0" w:space="0" w:color="auto"/>
            <w:bottom w:val="none" w:sz="0" w:space="0" w:color="auto"/>
            <w:right w:val="none" w:sz="0" w:space="0" w:color="auto"/>
          </w:divBdr>
        </w:div>
        <w:div w:id="1455707871">
          <w:marLeft w:val="640"/>
          <w:marRight w:val="0"/>
          <w:marTop w:val="0"/>
          <w:marBottom w:val="0"/>
          <w:divBdr>
            <w:top w:val="none" w:sz="0" w:space="0" w:color="auto"/>
            <w:left w:val="none" w:sz="0" w:space="0" w:color="auto"/>
            <w:bottom w:val="none" w:sz="0" w:space="0" w:color="auto"/>
            <w:right w:val="none" w:sz="0" w:space="0" w:color="auto"/>
          </w:divBdr>
        </w:div>
        <w:div w:id="941036157">
          <w:marLeft w:val="640"/>
          <w:marRight w:val="0"/>
          <w:marTop w:val="0"/>
          <w:marBottom w:val="0"/>
          <w:divBdr>
            <w:top w:val="none" w:sz="0" w:space="0" w:color="auto"/>
            <w:left w:val="none" w:sz="0" w:space="0" w:color="auto"/>
            <w:bottom w:val="none" w:sz="0" w:space="0" w:color="auto"/>
            <w:right w:val="none" w:sz="0" w:space="0" w:color="auto"/>
          </w:divBdr>
        </w:div>
        <w:div w:id="1142236838">
          <w:marLeft w:val="640"/>
          <w:marRight w:val="0"/>
          <w:marTop w:val="0"/>
          <w:marBottom w:val="0"/>
          <w:divBdr>
            <w:top w:val="none" w:sz="0" w:space="0" w:color="auto"/>
            <w:left w:val="none" w:sz="0" w:space="0" w:color="auto"/>
            <w:bottom w:val="none" w:sz="0" w:space="0" w:color="auto"/>
            <w:right w:val="none" w:sz="0" w:space="0" w:color="auto"/>
          </w:divBdr>
        </w:div>
        <w:div w:id="1211838911">
          <w:marLeft w:val="640"/>
          <w:marRight w:val="0"/>
          <w:marTop w:val="0"/>
          <w:marBottom w:val="0"/>
          <w:divBdr>
            <w:top w:val="none" w:sz="0" w:space="0" w:color="auto"/>
            <w:left w:val="none" w:sz="0" w:space="0" w:color="auto"/>
            <w:bottom w:val="none" w:sz="0" w:space="0" w:color="auto"/>
            <w:right w:val="none" w:sz="0" w:space="0" w:color="auto"/>
          </w:divBdr>
        </w:div>
        <w:div w:id="2048871728">
          <w:marLeft w:val="640"/>
          <w:marRight w:val="0"/>
          <w:marTop w:val="0"/>
          <w:marBottom w:val="0"/>
          <w:divBdr>
            <w:top w:val="none" w:sz="0" w:space="0" w:color="auto"/>
            <w:left w:val="none" w:sz="0" w:space="0" w:color="auto"/>
            <w:bottom w:val="none" w:sz="0" w:space="0" w:color="auto"/>
            <w:right w:val="none" w:sz="0" w:space="0" w:color="auto"/>
          </w:divBdr>
        </w:div>
        <w:div w:id="928975128">
          <w:marLeft w:val="640"/>
          <w:marRight w:val="0"/>
          <w:marTop w:val="0"/>
          <w:marBottom w:val="0"/>
          <w:divBdr>
            <w:top w:val="none" w:sz="0" w:space="0" w:color="auto"/>
            <w:left w:val="none" w:sz="0" w:space="0" w:color="auto"/>
            <w:bottom w:val="none" w:sz="0" w:space="0" w:color="auto"/>
            <w:right w:val="none" w:sz="0" w:space="0" w:color="auto"/>
          </w:divBdr>
        </w:div>
        <w:div w:id="1644264624">
          <w:marLeft w:val="640"/>
          <w:marRight w:val="0"/>
          <w:marTop w:val="0"/>
          <w:marBottom w:val="0"/>
          <w:divBdr>
            <w:top w:val="none" w:sz="0" w:space="0" w:color="auto"/>
            <w:left w:val="none" w:sz="0" w:space="0" w:color="auto"/>
            <w:bottom w:val="none" w:sz="0" w:space="0" w:color="auto"/>
            <w:right w:val="none" w:sz="0" w:space="0" w:color="auto"/>
          </w:divBdr>
        </w:div>
        <w:div w:id="417483332">
          <w:marLeft w:val="640"/>
          <w:marRight w:val="0"/>
          <w:marTop w:val="0"/>
          <w:marBottom w:val="0"/>
          <w:divBdr>
            <w:top w:val="none" w:sz="0" w:space="0" w:color="auto"/>
            <w:left w:val="none" w:sz="0" w:space="0" w:color="auto"/>
            <w:bottom w:val="none" w:sz="0" w:space="0" w:color="auto"/>
            <w:right w:val="none" w:sz="0" w:space="0" w:color="auto"/>
          </w:divBdr>
        </w:div>
        <w:div w:id="573710743">
          <w:marLeft w:val="640"/>
          <w:marRight w:val="0"/>
          <w:marTop w:val="0"/>
          <w:marBottom w:val="0"/>
          <w:divBdr>
            <w:top w:val="none" w:sz="0" w:space="0" w:color="auto"/>
            <w:left w:val="none" w:sz="0" w:space="0" w:color="auto"/>
            <w:bottom w:val="none" w:sz="0" w:space="0" w:color="auto"/>
            <w:right w:val="none" w:sz="0" w:space="0" w:color="auto"/>
          </w:divBdr>
        </w:div>
        <w:div w:id="872038873">
          <w:marLeft w:val="640"/>
          <w:marRight w:val="0"/>
          <w:marTop w:val="0"/>
          <w:marBottom w:val="0"/>
          <w:divBdr>
            <w:top w:val="none" w:sz="0" w:space="0" w:color="auto"/>
            <w:left w:val="none" w:sz="0" w:space="0" w:color="auto"/>
            <w:bottom w:val="none" w:sz="0" w:space="0" w:color="auto"/>
            <w:right w:val="none" w:sz="0" w:space="0" w:color="auto"/>
          </w:divBdr>
        </w:div>
        <w:div w:id="925116520">
          <w:marLeft w:val="640"/>
          <w:marRight w:val="0"/>
          <w:marTop w:val="0"/>
          <w:marBottom w:val="0"/>
          <w:divBdr>
            <w:top w:val="none" w:sz="0" w:space="0" w:color="auto"/>
            <w:left w:val="none" w:sz="0" w:space="0" w:color="auto"/>
            <w:bottom w:val="none" w:sz="0" w:space="0" w:color="auto"/>
            <w:right w:val="none" w:sz="0" w:space="0" w:color="auto"/>
          </w:divBdr>
        </w:div>
        <w:div w:id="576356263">
          <w:marLeft w:val="640"/>
          <w:marRight w:val="0"/>
          <w:marTop w:val="0"/>
          <w:marBottom w:val="0"/>
          <w:divBdr>
            <w:top w:val="none" w:sz="0" w:space="0" w:color="auto"/>
            <w:left w:val="none" w:sz="0" w:space="0" w:color="auto"/>
            <w:bottom w:val="none" w:sz="0" w:space="0" w:color="auto"/>
            <w:right w:val="none" w:sz="0" w:space="0" w:color="auto"/>
          </w:divBdr>
        </w:div>
        <w:div w:id="1452280518">
          <w:marLeft w:val="640"/>
          <w:marRight w:val="0"/>
          <w:marTop w:val="0"/>
          <w:marBottom w:val="0"/>
          <w:divBdr>
            <w:top w:val="none" w:sz="0" w:space="0" w:color="auto"/>
            <w:left w:val="none" w:sz="0" w:space="0" w:color="auto"/>
            <w:bottom w:val="none" w:sz="0" w:space="0" w:color="auto"/>
            <w:right w:val="none" w:sz="0" w:space="0" w:color="auto"/>
          </w:divBdr>
        </w:div>
        <w:div w:id="1805390677">
          <w:marLeft w:val="640"/>
          <w:marRight w:val="0"/>
          <w:marTop w:val="0"/>
          <w:marBottom w:val="0"/>
          <w:divBdr>
            <w:top w:val="none" w:sz="0" w:space="0" w:color="auto"/>
            <w:left w:val="none" w:sz="0" w:space="0" w:color="auto"/>
            <w:bottom w:val="none" w:sz="0" w:space="0" w:color="auto"/>
            <w:right w:val="none" w:sz="0" w:space="0" w:color="auto"/>
          </w:divBdr>
        </w:div>
        <w:div w:id="1117603137">
          <w:marLeft w:val="640"/>
          <w:marRight w:val="0"/>
          <w:marTop w:val="0"/>
          <w:marBottom w:val="0"/>
          <w:divBdr>
            <w:top w:val="none" w:sz="0" w:space="0" w:color="auto"/>
            <w:left w:val="none" w:sz="0" w:space="0" w:color="auto"/>
            <w:bottom w:val="none" w:sz="0" w:space="0" w:color="auto"/>
            <w:right w:val="none" w:sz="0" w:space="0" w:color="auto"/>
          </w:divBdr>
        </w:div>
        <w:div w:id="2028214497">
          <w:marLeft w:val="640"/>
          <w:marRight w:val="0"/>
          <w:marTop w:val="0"/>
          <w:marBottom w:val="0"/>
          <w:divBdr>
            <w:top w:val="none" w:sz="0" w:space="0" w:color="auto"/>
            <w:left w:val="none" w:sz="0" w:space="0" w:color="auto"/>
            <w:bottom w:val="none" w:sz="0" w:space="0" w:color="auto"/>
            <w:right w:val="none" w:sz="0" w:space="0" w:color="auto"/>
          </w:divBdr>
        </w:div>
        <w:div w:id="199441282">
          <w:marLeft w:val="640"/>
          <w:marRight w:val="0"/>
          <w:marTop w:val="0"/>
          <w:marBottom w:val="0"/>
          <w:divBdr>
            <w:top w:val="none" w:sz="0" w:space="0" w:color="auto"/>
            <w:left w:val="none" w:sz="0" w:space="0" w:color="auto"/>
            <w:bottom w:val="none" w:sz="0" w:space="0" w:color="auto"/>
            <w:right w:val="none" w:sz="0" w:space="0" w:color="auto"/>
          </w:divBdr>
        </w:div>
        <w:div w:id="2109695528">
          <w:marLeft w:val="640"/>
          <w:marRight w:val="0"/>
          <w:marTop w:val="0"/>
          <w:marBottom w:val="0"/>
          <w:divBdr>
            <w:top w:val="none" w:sz="0" w:space="0" w:color="auto"/>
            <w:left w:val="none" w:sz="0" w:space="0" w:color="auto"/>
            <w:bottom w:val="none" w:sz="0" w:space="0" w:color="auto"/>
            <w:right w:val="none" w:sz="0" w:space="0" w:color="auto"/>
          </w:divBdr>
        </w:div>
        <w:div w:id="1037386266">
          <w:marLeft w:val="640"/>
          <w:marRight w:val="0"/>
          <w:marTop w:val="0"/>
          <w:marBottom w:val="0"/>
          <w:divBdr>
            <w:top w:val="none" w:sz="0" w:space="0" w:color="auto"/>
            <w:left w:val="none" w:sz="0" w:space="0" w:color="auto"/>
            <w:bottom w:val="none" w:sz="0" w:space="0" w:color="auto"/>
            <w:right w:val="none" w:sz="0" w:space="0" w:color="auto"/>
          </w:divBdr>
        </w:div>
        <w:div w:id="231693702">
          <w:marLeft w:val="640"/>
          <w:marRight w:val="0"/>
          <w:marTop w:val="0"/>
          <w:marBottom w:val="0"/>
          <w:divBdr>
            <w:top w:val="none" w:sz="0" w:space="0" w:color="auto"/>
            <w:left w:val="none" w:sz="0" w:space="0" w:color="auto"/>
            <w:bottom w:val="none" w:sz="0" w:space="0" w:color="auto"/>
            <w:right w:val="none" w:sz="0" w:space="0" w:color="auto"/>
          </w:divBdr>
        </w:div>
        <w:div w:id="1928802166">
          <w:marLeft w:val="640"/>
          <w:marRight w:val="0"/>
          <w:marTop w:val="0"/>
          <w:marBottom w:val="0"/>
          <w:divBdr>
            <w:top w:val="none" w:sz="0" w:space="0" w:color="auto"/>
            <w:left w:val="none" w:sz="0" w:space="0" w:color="auto"/>
            <w:bottom w:val="none" w:sz="0" w:space="0" w:color="auto"/>
            <w:right w:val="none" w:sz="0" w:space="0" w:color="auto"/>
          </w:divBdr>
        </w:div>
        <w:div w:id="1521354728">
          <w:marLeft w:val="640"/>
          <w:marRight w:val="0"/>
          <w:marTop w:val="0"/>
          <w:marBottom w:val="0"/>
          <w:divBdr>
            <w:top w:val="none" w:sz="0" w:space="0" w:color="auto"/>
            <w:left w:val="none" w:sz="0" w:space="0" w:color="auto"/>
            <w:bottom w:val="none" w:sz="0" w:space="0" w:color="auto"/>
            <w:right w:val="none" w:sz="0" w:space="0" w:color="auto"/>
          </w:divBdr>
        </w:div>
        <w:div w:id="1670985187">
          <w:marLeft w:val="640"/>
          <w:marRight w:val="0"/>
          <w:marTop w:val="0"/>
          <w:marBottom w:val="0"/>
          <w:divBdr>
            <w:top w:val="none" w:sz="0" w:space="0" w:color="auto"/>
            <w:left w:val="none" w:sz="0" w:space="0" w:color="auto"/>
            <w:bottom w:val="none" w:sz="0" w:space="0" w:color="auto"/>
            <w:right w:val="none" w:sz="0" w:space="0" w:color="auto"/>
          </w:divBdr>
        </w:div>
        <w:div w:id="1321813805">
          <w:marLeft w:val="640"/>
          <w:marRight w:val="0"/>
          <w:marTop w:val="0"/>
          <w:marBottom w:val="0"/>
          <w:divBdr>
            <w:top w:val="none" w:sz="0" w:space="0" w:color="auto"/>
            <w:left w:val="none" w:sz="0" w:space="0" w:color="auto"/>
            <w:bottom w:val="none" w:sz="0" w:space="0" w:color="auto"/>
            <w:right w:val="none" w:sz="0" w:space="0" w:color="auto"/>
          </w:divBdr>
        </w:div>
        <w:div w:id="563226882">
          <w:marLeft w:val="640"/>
          <w:marRight w:val="0"/>
          <w:marTop w:val="0"/>
          <w:marBottom w:val="0"/>
          <w:divBdr>
            <w:top w:val="none" w:sz="0" w:space="0" w:color="auto"/>
            <w:left w:val="none" w:sz="0" w:space="0" w:color="auto"/>
            <w:bottom w:val="none" w:sz="0" w:space="0" w:color="auto"/>
            <w:right w:val="none" w:sz="0" w:space="0" w:color="auto"/>
          </w:divBdr>
        </w:div>
        <w:div w:id="855386555">
          <w:marLeft w:val="640"/>
          <w:marRight w:val="0"/>
          <w:marTop w:val="0"/>
          <w:marBottom w:val="0"/>
          <w:divBdr>
            <w:top w:val="none" w:sz="0" w:space="0" w:color="auto"/>
            <w:left w:val="none" w:sz="0" w:space="0" w:color="auto"/>
            <w:bottom w:val="none" w:sz="0" w:space="0" w:color="auto"/>
            <w:right w:val="none" w:sz="0" w:space="0" w:color="auto"/>
          </w:divBdr>
        </w:div>
        <w:div w:id="16276238">
          <w:marLeft w:val="640"/>
          <w:marRight w:val="0"/>
          <w:marTop w:val="0"/>
          <w:marBottom w:val="0"/>
          <w:divBdr>
            <w:top w:val="none" w:sz="0" w:space="0" w:color="auto"/>
            <w:left w:val="none" w:sz="0" w:space="0" w:color="auto"/>
            <w:bottom w:val="none" w:sz="0" w:space="0" w:color="auto"/>
            <w:right w:val="none" w:sz="0" w:space="0" w:color="auto"/>
          </w:divBdr>
        </w:div>
        <w:div w:id="1483541511">
          <w:marLeft w:val="640"/>
          <w:marRight w:val="0"/>
          <w:marTop w:val="0"/>
          <w:marBottom w:val="0"/>
          <w:divBdr>
            <w:top w:val="none" w:sz="0" w:space="0" w:color="auto"/>
            <w:left w:val="none" w:sz="0" w:space="0" w:color="auto"/>
            <w:bottom w:val="none" w:sz="0" w:space="0" w:color="auto"/>
            <w:right w:val="none" w:sz="0" w:space="0" w:color="auto"/>
          </w:divBdr>
        </w:div>
        <w:div w:id="2137869230">
          <w:marLeft w:val="640"/>
          <w:marRight w:val="0"/>
          <w:marTop w:val="0"/>
          <w:marBottom w:val="0"/>
          <w:divBdr>
            <w:top w:val="none" w:sz="0" w:space="0" w:color="auto"/>
            <w:left w:val="none" w:sz="0" w:space="0" w:color="auto"/>
            <w:bottom w:val="none" w:sz="0" w:space="0" w:color="auto"/>
            <w:right w:val="none" w:sz="0" w:space="0" w:color="auto"/>
          </w:divBdr>
        </w:div>
        <w:div w:id="2060855309">
          <w:marLeft w:val="640"/>
          <w:marRight w:val="0"/>
          <w:marTop w:val="0"/>
          <w:marBottom w:val="0"/>
          <w:divBdr>
            <w:top w:val="none" w:sz="0" w:space="0" w:color="auto"/>
            <w:left w:val="none" w:sz="0" w:space="0" w:color="auto"/>
            <w:bottom w:val="none" w:sz="0" w:space="0" w:color="auto"/>
            <w:right w:val="none" w:sz="0" w:space="0" w:color="auto"/>
          </w:divBdr>
        </w:div>
        <w:div w:id="476603785">
          <w:marLeft w:val="640"/>
          <w:marRight w:val="0"/>
          <w:marTop w:val="0"/>
          <w:marBottom w:val="0"/>
          <w:divBdr>
            <w:top w:val="none" w:sz="0" w:space="0" w:color="auto"/>
            <w:left w:val="none" w:sz="0" w:space="0" w:color="auto"/>
            <w:bottom w:val="none" w:sz="0" w:space="0" w:color="auto"/>
            <w:right w:val="none" w:sz="0" w:space="0" w:color="auto"/>
          </w:divBdr>
        </w:div>
        <w:div w:id="1715957498">
          <w:marLeft w:val="640"/>
          <w:marRight w:val="0"/>
          <w:marTop w:val="0"/>
          <w:marBottom w:val="0"/>
          <w:divBdr>
            <w:top w:val="none" w:sz="0" w:space="0" w:color="auto"/>
            <w:left w:val="none" w:sz="0" w:space="0" w:color="auto"/>
            <w:bottom w:val="none" w:sz="0" w:space="0" w:color="auto"/>
            <w:right w:val="none" w:sz="0" w:space="0" w:color="auto"/>
          </w:divBdr>
        </w:div>
        <w:div w:id="453402310">
          <w:marLeft w:val="640"/>
          <w:marRight w:val="0"/>
          <w:marTop w:val="0"/>
          <w:marBottom w:val="0"/>
          <w:divBdr>
            <w:top w:val="none" w:sz="0" w:space="0" w:color="auto"/>
            <w:left w:val="none" w:sz="0" w:space="0" w:color="auto"/>
            <w:bottom w:val="none" w:sz="0" w:space="0" w:color="auto"/>
            <w:right w:val="none" w:sz="0" w:space="0" w:color="auto"/>
          </w:divBdr>
        </w:div>
        <w:div w:id="1766488420">
          <w:marLeft w:val="640"/>
          <w:marRight w:val="0"/>
          <w:marTop w:val="0"/>
          <w:marBottom w:val="0"/>
          <w:divBdr>
            <w:top w:val="none" w:sz="0" w:space="0" w:color="auto"/>
            <w:left w:val="none" w:sz="0" w:space="0" w:color="auto"/>
            <w:bottom w:val="none" w:sz="0" w:space="0" w:color="auto"/>
            <w:right w:val="none" w:sz="0" w:space="0" w:color="auto"/>
          </w:divBdr>
        </w:div>
        <w:div w:id="692345179">
          <w:marLeft w:val="640"/>
          <w:marRight w:val="0"/>
          <w:marTop w:val="0"/>
          <w:marBottom w:val="0"/>
          <w:divBdr>
            <w:top w:val="none" w:sz="0" w:space="0" w:color="auto"/>
            <w:left w:val="none" w:sz="0" w:space="0" w:color="auto"/>
            <w:bottom w:val="none" w:sz="0" w:space="0" w:color="auto"/>
            <w:right w:val="none" w:sz="0" w:space="0" w:color="auto"/>
          </w:divBdr>
        </w:div>
        <w:div w:id="594628553">
          <w:marLeft w:val="640"/>
          <w:marRight w:val="0"/>
          <w:marTop w:val="0"/>
          <w:marBottom w:val="0"/>
          <w:divBdr>
            <w:top w:val="none" w:sz="0" w:space="0" w:color="auto"/>
            <w:left w:val="none" w:sz="0" w:space="0" w:color="auto"/>
            <w:bottom w:val="none" w:sz="0" w:space="0" w:color="auto"/>
            <w:right w:val="none" w:sz="0" w:space="0" w:color="auto"/>
          </w:divBdr>
        </w:div>
        <w:div w:id="1630895678">
          <w:marLeft w:val="640"/>
          <w:marRight w:val="0"/>
          <w:marTop w:val="0"/>
          <w:marBottom w:val="0"/>
          <w:divBdr>
            <w:top w:val="none" w:sz="0" w:space="0" w:color="auto"/>
            <w:left w:val="none" w:sz="0" w:space="0" w:color="auto"/>
            <w:bottom w:val="none" w:sz="0" w:space="0" w:color="auto"/>
            <w:right w:val="none" w:sz="0" w:space="0" w:color="auto"/>
          </w:divBdr>
        </w:div>
        <w:div w:id="1344864507">
          <w:marLeft w:val="640"/>
          <w:marRight w:val="0"/>
          <w:marTop w:val="0"/>
          <w:marBottom w:val="0"/>
          <w:divBdr>
            <w:top w:val="none" w:sz="0" w:space="0" w:color="auto"/>
            <w:left w:val="none" w:sz="0" w:space="0" w:color="auto"/>
            <w:bottom w:val="none" w:sz="0" w:space="0" w:color="auto"/>
            <w:right w:val="none" w:sz="0" w:space="0" w:color="auto"/>
          </w:divBdr>
        </w:div>
        <w:div w:id="531694325">
          <w:marLeft w:val="640"/>
          <w:marRight w:val="0"/>
          <w:marTop w:val="0"/>
          <w:marBottom w:val="0"/>
          <w:divBdr>
            <w:top w:val="none" w:sz="0" w:space="0" w:color="auto"/>
            <w:left w:val="none" w:sz="0" w:space="0" w:color="auto"/>
            <w:bottom w:val="none" w:sz="0" w:space="0" w:color="auto"/>
            <w:right w:val="none" w:sz="0" w:space="0" w:color="auto"/>
          </w:divBdr>
        </w:div>
        <w:div w:id="66802428">
          <w:marLeft w:val="640"/>
          <w:marRight w:val="0"/>
          <w:marTop w:val="0"/>
          <w:marBottom w:val="0"/>
          <w:divBdr>
            <w:top w:val="none" w:sz="0" w:space="0" w:color="auto"/>
            <w:left w:val="none" w:sz="0" w:space="0" w:color="auto"/>
            <w:bottom w:val="none" w:sz="0" w:space="0" w:color="auto"/>
            <w:right w:val="none" w:sz="0" w:space="0" w:color="auto"/>
          </w:divBdr>
        </w:div>
        <w:div w:id="850922456">
          <w:marLeft w:val="640"/>
          <w:marRight w:val="0"/>
          <w:marTop w:val="0"/>
          <w:marBottom w:val="0"/>
          <w:divBdr>
            <w:top w:val="none" w:sz="0" w:space="0" w:color="auto"/>
            <w:left w:val="none" w:sz="0" w:space="0" w:color="auto"/>
            <w:bottom w:val="none" w:sz="0" w:space="0" w:color="auto"/>
            <w:right w:val="none" w:sz="0" w:space="0" w:color="auto"/>
          </w:divBdr>
        </w:div>
        <w:div w:id="1973629871">
          <w:marLeft w:val="640"/>
          <w:marRight w:val="0"/>
          <w:marTop w:val="0"/>
          <w:marBottom w:val="0"/>
          <w:divBdr>
            <w:top w:val="none" w:sz="0" w:space="0" w:color="auto"/>
            <w:left w:val="none" w:sz="0" w:space="0" w:color="auto"/>
            <w:bottom w:val="none" w:sz="0" w:space="0" w:color="auto"/>
            <w:right w:val="none" w:sz="0" w:space="0" w:color="auto"/>
          </w:divBdr>
        </w:div>
        <w:div w:id="1530100640">
          <w:marLeft w:val="640"/>
          <w:marRight w:val="0"/>
          <w:marTop w:val="0"/>
          <w:marBottom w:val="0"/>
          <w:divBdr>
            <w:top w:val="none" w:sz="0" w:space="0" w:color="auto"/>
            <w:left w:val="none" w:sz="0" w:space="0" w:color="auto"/>
            <w:bottom w:val="none" w:sz="0" w:space="0" w:color="auto"/>
            <w:right w:val="none" w:sz="0" w:space="0" w:color="auto"/>
          </w:divBdr>
        </w:div>
        <w:div w:id="1606881209">
          <w:marLeft w:val="640"/>
          <w:marRight w:val="0"/>
          <w:marTop w:val="0"/>
          <w:marBottom w:val="0"/>
          <w:divBdr>
            <w:top w:val="none" w:sz="0" w:space="0" w:color="auto"/>
            <w:left w:val="none" w:sz="0" w:space="0" w:color="auto"/>
            <w:bottom w:val="none" w:sz="0" w:space="0" w:color="auto"/>
            <w:right w:val="none" w:sz="0" w:space="0" w:color="auto"/>
          </w:divBdr>
        </w:div>
        <w:div w:id="1239555526">
          <w:marLeft w:val="640"/>
          <w:marRight w:val="0"/>
          <w:marTop w:val="0"/>
          <w:marBottom w:val="0"/>
          <w:divBdr>
            <w:top w:val="none" w:sz="0" w:space="0" w:color="auto"/>
            <w:left w:val="none" w:sz="0" w:space="0" w:color="auto"/>
            <w:bottom w:val="none" w:sz="0" w:space="0" w:color="auto"/>
            <w:right w:val="none" w:sz="0" w:space="0" w:color="auto"/>
          </w:divBdr>
        </w:div>
        <w:div w:id="1468163266">
          <w:marLeft w:val="640"/>
          <w:marRight w:val="0"/>
          <w:marTop w:val="0"/>
          <w:marBottom w:val="0"/>
          <w:divBdr>
            <w:top w:val="none" w:sz="0" w:space="0" w:color="auto"/>
            <w:left w:val="none" w:sz="0" w:space="0" w:color="auto"/>
            <w:bottom w:val="none" w:sz="0" w:space="0" w:color="auto"/>
            <w:right w:val="none" w:sz="0" w:space="0" w:color="auto"/>
          </w:divBdr>
        </w:div>
        <w:div w:id="2127192977">
          <w:marLeft w:val="640"/>
          <w:marRight w:val="0"/>
          <w:marTop w:val="0"/>
          <w:marBottom w:val="0"/>
          <w:divBdr>
            <w:top w:val="none" w:sz="0" w:space="0" w:color="auto"/>
            <w:left w:val="none" w:sz="0" w:space="0" w:color="auto"/>
            <w:bottom w:val="none" w:sz="0" w:space="0" w:color="auto"/>
            <w:right w:val="none" w:sz="0" w:space="0" w:color="auto"/>
          </w:divBdr>
        </w:div>
        <w:div w:id="1390301298">
          <w:marLeft w:val="640"/>
          <w:marRight w:val="0"/>
          <w:marTop w:val="0"/>
          <w:marBottom w:val="0"/>
          <w:divBdr>
            <w:top w:val="none" w:sz="0" w:space="0" w:color="auto"/>
            <w:left w:val="none" w:sz="0" w:space="0" w:color="auto"/>
            <w:bottom w:val="none" w:sz="0" w:space="0" w:color="auto"/>
            <w:right w:val="none" w:sz="0" w:space="0" w:color="auto"/>
          </w:divBdr>
        </w:div>
        <w:div w:id="1470856783">
          <w:marLeft w:val="640"/>
          <w:marRight w:val="0"/>
          <w:marTop w:val="0"/>
          <w:marBottom w:val="0"/>
          <w:divBdr>
            <w:top w:val="none" w:sz="0" w:space="0" w:color="auto"/>
            <w:left w:val="none" w:sz="0" w:space="0" w:color="auto"/>
            <w:bottom w:val="none" w:sz="0" w:space="0" w:color="auto"/>
            <w:right w:val="none" w:sz="0" w:space="0" w:color="auto"/>
          </w:divBdr>
        </w:div>
        <w:div w:id="1028530167">
          <w:marLeft w:val="640"/>
          <w:marRight w:val="0"/>
          <w:marTop w:val="0"/>
          <w:marBottom w:val="0"/>
          <w:divBdr>
            <w:top w:val="none" w:sz="0" w:space="0" w:color="auto"/>
            <w:left w:val="none" w:sz="0" w:space="0" w:color="auto"/>
            <w:bottom w:val="none" w:sz="0" w:space="0" w:color="auto"/>
            <w:right w:val="none" w:sz="0" w:space="0" w:color="auto"/>
          </w:divBdr>
        </w:div>
        <w:div w:id="1503542075">
          <w:marLeft w:val="640"/>
          <w:marRight w:val="0"/>
          <w:marTop w:val="0"/>
          <w:marBottom w:val="0"/>
          <w:divBdr>
            <w:top w:val="none" w:sz="0" w:space="0" w:color="auto"/>
            <w:left w:val="none" w:sz="0" w:space="0" w:color="auto"/>
            <w:bottom w:val="none" w:sz="0" w:space="0" w:color="auto"/>
            <w:right w:val="none" w:sz="0" w:space="0" w:color="auto"/>
          </w:divBdr>
        </w:div>
        <w:div w:id="1782333561">
          <w:marLeft w:val="640"/>
          <w:marRight w:val="0"/>
          <w:marTop w:val="0"/>
          <w:marBottom w:val="0"/>
          <w:divBdr>
            <w:top w:val="none" w:sz="0" w:space="0" w:color="auto"/>
            <w:left w:val="none" w:sz="0" w:space="0" w:color="auto"/>
            <w:bottom w:val="none" w:sz="0" w:space="0" w:color="auto"/>
            <w:right w:val="none" w:sz="0" w:space="0" w:color="auto"/>
          </w:divBdr>
        </w:div>
        <w:div w:id="2139445989">
          <w:marLeft w:val="640"/>
          <w:marRight w:val="0"/>
          <w:marTop w:val="0"/>
          <w:marBottom w:val="0"/>
          <w:divBdr>
            <w:top w:val="none" w:sz="0" w:space="0" w:color="auto"/>
            <w:left w:val="none" w:sz="0" w:space="0" w:color="auto"/>
            <w:bottom w:val="none" w:sz="0" w:space="0" w:color="auto"/>
            <w:right w:val="none" w:sz="0" w:space="0" w:color="auto"/>
          </w:divBdr>
        </w:div>
        <w:div w:id="397676332">
          <w:marLeft w:val="640"/>
          <w:marRight w:val="0"/>
          <w:marTop w:val="0"/>
          <w:marBottom w:val="0"/>
          <w:divBdr>
            <w:top w:val="none" w:sz="0" w:space="0" w:color="auto"/>
            <w:left w:val="none" w:sz="0" w:space="0" w:color="auto"/>
            <w:bottom w:val="none" w:sz="0" w:space="0" w:color="auto"/>
            <w:right w:val="none" w:sz="0" w:space="0" w:color="auto"/>
          </w:divBdr>
        </w:div>
        <w:div w:id="156389621">
          <w:marLeft w:val="640"/>
          <w:marRight w:val="0"/>
          <w:marTop w:val="0"/>
          <w:marBottom w:val="0"/>
          <w:divBdr>
            <w:top w:val="none" w:sz="0" w:space="0" w:color="auto"/>
            <w:left w:val="none" w:sz="0" w:space="0" w:color="auto"/>
            <w:bottom w:val="none" w:sz="0" w:space="0" w:color="auto"/>
            <w:right w:val="none" w:sz="0" w:space="0" w:color="auto"/>
          </w:divBdr>
        </w:div>
        <w:div w:id="1738015202">
          <w:marLeft w:val="640"/>
          <w:marRight w:val="0"/>
          <w:marTop w:val="0"/>
          <w:marBottom w:val="0"/>
          <w:divBdr>
            <w:top w:val="none" w:sz="0" w:space="0" w:color="auto"/>
            <w:left w:val="none" w:sz="0" w:space="0" w:color="auto"/>
            <w:bottom w:val="none" w:sz="0" w:space="0" w:color="auto"/>
            <w:right w:val="none" w:sz="0" w:space="0" w:color="auto"/>
          </w:divBdr>
        </w:div>
        <w:div w:id="824007765">
          <w:marLeft w:val="640"/>
          <w:marRight w:val="0"/>
          <w:marTop w:val="0"/>
          <w:marBottom w:val="0"/>
          <w:divBdr>
            <w:top w:val="none" w:sz="0" w:space="0" w:color="auto"/>
            <w:left w:val="none" w:sz="0" w:space="0" w:color="auto"/>
            <w:bottom w:val="none" w:sz="0" w:space="0" w:color="auto"/>
            <w:right w:val="none" w:sz="0" w:space="0" w:color="auto"/>
          </w:divBdr>
        </w:div>
        <w:div w:id="1301884331">
          <w:marLeft w:val="640"/>
          <w:marRight w:val="0"/>
          <w:marTop w:val="0"/>
          <w:marBottom w:val="0"/>
          <w:divBdr>
            <w:top w:val="none" w:sz="0" w:space="0" w:color="auto"/>
            <w:left w:val="none" w:sz="0" w:space="0" w:color="auto"/>
            <w:bottom w:val="none" w:sz="0" w:space="0" w:color="auto"/>
            <w:right w:val="none" w:sz="0" w:space="0" w:color="auto"/>
          </w:divBdr>
        </w:div>
        <w:div w:id="446701864">
          <w:marLeft w:val="640"/>
          <w:marRight w:val="0"/>
          <w:marTop w:val="0"/>
          <w:marBottom w:val="0"/>
          <w:divBdr>
            <w:top w:val="none" w:sz="0" w:space="0" w:color="auto"/>
            <w:left w:val="none" w:sz="0" w:space="0" w:color="auto"/>
            <w:bottom w:val="none" w:sz="0" w:space="0" w:color="auto"/>
            <w:right w:val="none" w:sz="0" w:space="0" w:color="auto"/>
          </w:divBdr>
        </w:div>
        <w:div w:id="523445337">
          <w:marLeft w:val="640"/>
          <w:marRight w:val="0"/>
          <w:marTop w:val="0"/>
          <w:marBottom w:val="0"/>
          <w:divBdr>
            <w:top w:val="none" w:sz="0" w:space="0" w:color="auto"/>
            <w:left w:val="none" w:sz="0" w:space="0" w:color="auto"/>
            <w:bottom w:val="none" w:sz="0" w:space="0" w:color="auto"/>
            <w:right w:val="none" w:sz="0" w:space="0" w:color="auto"/>
          </w:divBdr>
        </w:div>
        <w:div w:id="1866362236">
          <w:marLeft w:val="640"/>
          <w:marRight w:val="0"/>
          <w:marTop w:val="0"/>
          <w:marBottom w:val="0"/>
          <w:divBdr>
            <w:top w:val="none" w:sz="0" w:space="0" w:color="auto"/>
            <w:left w:val="none" w:sz="0" w:space="0" w:color="auto"/>
            <w:bottom w:val="none" w:sz="0" w:space="0" w:color="auto"/>
            <w:right w:val="none" w:sz="0" w:space="0" w:color="auto"/>
          </w:divBdr>
        </w:div>
        <w:div w:id="1740400438">
          <w:marLeft w:val="640"/>
          <w:marRight w:val="0"/>
          <w:marTop w:val="0"/>
          <w:marBottom w:val="0"/>
          <w:divBdr>
            <w:top w:val="none" w:sz="0" w:space="0" w:color="auto"/>
            <w:left w:val="none" w:sz="0" w:space="0" w:color="auto"/>
            <w:bottom w:val="none" w:sz="0" w:space="0" w:color="auto"/>
            <w:right w:val="none" w:sz="0" w:space="0" w:color="auto"/>
          </w:divBdr>
        </w:div>
        <w:div w:id="821772090">
          <w:marLeft w:val="640"/>
          <w:marRight w:val="0"/>
          <w:marTop w:val="0"/>
          <w:marBottom w:val="0"/>
          <w:divBdr>
            <w:top w:val="none" w:sz="0" w:space="0" w:color="auto"/>
            <w:left w:val="none" w:sz="0" w:space="0" w:color="auto"/>
            <w:bottom w:val="none" w:sz="0" w:space="0" w:color="auto"/>
            <w:right w:val="none" w:sz="0" w:space="0" w:color="auto"/>
          </w:divBdr>
        </w:div>
        <w:div w:id="554121536">
          <w:marLeft w:val="640"/>
          <w:marRight w:val="0"/>
          <w:marTop w:val="0"/>
          <w:marBottom w:val="0"/>
          <w:divBdr>
            <w:top w:val="none" w:sz="0" w:space="0" w:color="auto"/>
            <w:left w:val="none" w:sz="0" w:space="0" w:color="auto"/>
            <w:bottom w:val="none" w:sz="0" w:space="0" w:color="auto"/>
            <w:right w:val="none" w:sz="0" w:space="0" w:color="auto"/>
          </w:divBdr>
        </w:div>
        <w:div w:id="1861507460">
          <w:marLeft w:val="640"/>
          <w:marRight w:val="0"/>
          <w:marTop w:val="0"/>
          <w:marBottom w:val="0"/>
          <w:divBdr>
            <w:top w:val="none" w:sz="0" w:space="0" w:color="auto"/>
            <w:left w:val="none" w:sz="0" w:space="0" w:color="auto"/>
            <w:bottom w:val="none" w:sz="0" w:space="0" w:color="auto"/>
            <w:right w:val="none" w:sz="0" w:space="0" w:color="auto"/>
          </w:divBdr>
        </w:div>
        <w:div w:id="779644155">
          <w:marLeft w:val="640"/>
          <w:marRight w:val="0"/>
          <w:marTop w:val="0"/>
          <w:marBottom w:val="0"/>
          <w:divBdr>
            <w:top w:val="none" w:sz="0" w:space="0" w:color="auto"/>
            <w:left w:val="none" w:sz="0" w:space="0" w:color="auto"/>
            <w:bottom w:val="none" w:sz="0" w:space="0" w:color="auto"/>
            <w:right w:val="none" w:sz="0" w:space="0" w:color="auto"/>
          </w:divBdr>
        </w:div>
        <w:div w:id="325518958">
          <w:marLeft w:val="640"/>
          <w:marRight w:val="0"/>
          <w:marTop w:val="0"/>
          <w:marBottom w:val="0"/>
          <w:divBdr>
            <w:top w:val="none" w:sz="0" w:space="0" w:color="auto"/>
            <w:left w:val="none" w:sz="0" w:space="0" w:color="auto"/>
            <w:bottom w:val="none" w:sz="0" w:space="0" w:color="auto"/>
            <w:right w:val="none" w:sz="0" w:space="0" w:color="auto"/>
          </w:divBdr>
        </w:div>
        <w:div w:id="645208500">
          <w:marLeft w:val="640"/>
          <w:marRight w:val="0"/>
          <w:marTop w:val="0"/>
          <w:marBottom w:val="0"/>
          <w:divBdr>
            <w:top w:val="none" w:sz="0" w:space="0" w:color="auto"/>
            <w:left w:val="none" w:sz="0" w:space="0" w:color="auto"/>
            <w:bottom w:val="none" w:sz="0" w:space="0" w:color="auto"/>
            <w:right w:val="none" w:sz="0" w:space="0" w:color="auto"/>
          </w:divBdr>
        </w:div>
        <w:div w:id="641808624">
          <w:marLeft w:val="640"/>
          <w:marRight w:val="0"/>
          <w:marTop w:val="0"/>
          <w:marBottom w:val="0"/>
          <w:divBdr>
            <w:top w:val="none" w:sz="0" w:space="0" w:color="auto"/>
            <w:left w:val="none" w:sz="0" w:space="0" w:color="auto"/>
            <w:bottom w:val="none" w:sz="0" w:space="0" w:color="auto"/>
            <w:right w:val="none" w:sz="0" w:space="0" w:color="auto"/>
          </w:divBdr>
        </w:div>
        <w:div w:id="1993363063">
          <w:marLeft w:val="640"/>
          <w:marRight w:val="0"/>
          <w:marTop w:val="0"/>
          <w:marBottom w:val="0"/>
          <w:divBdr>
            <w:top w:val="none" w:sz="0" w:space="0" w:color="auto"/>
            <w:left w:val="none" w:sz="0" w:space="0" w:color="auto"/>
            <w:bottom w:val="none" w:sz="0" w:space="0" w:color="auto"/>
            <w:right w:val="none" w:sz="0" w:space="0" w:color="auto"/>
          </w:divBdr>
        </w:div>
        <w:div w:id="938412830">
          <w:marLeft w:val="640"/>
          <w:marRight w:val="0"/>
          <w:marTop w:val="0"/>
          <w:marBottom w:val="0"/>
          <w:divBdr>
            <w:top w:val="none" w:sz="0" w:space="0" w:color="auto"/>
            <w:left w:val="none" w:sz="0" w:space="0" w:color="auto"/>
            <w:bottom w:val="none" w:sz="0" w:space="0" w:color="auto"/>
            <w:right w:val="none" w:sz="0" w:space="0" w:color="auto"/>
          </w:divBdr>
        </w:div>
        <w:div w:id="459153560">
          <w:marLeft w:val="640"/>
          <w:marRight w:val="0"/>
          <w:marTop w:val="0"/>
          <w:marBottom w:val="0"/>
          <w:divBdr>
            <w:top w:val="none" w:sz="0" w:space="0" w:color="auto"/>
            <w:left w:val="none" w:sz="0" w:space="0" w:color="auto"/>
            <w:bottom w:val="none" w:sz="0" w:space="0" w:color="auto"/>
            <w:right w:val="none" w:sz="0" w:space="0" w:color="auto"/>
          </w:divBdr>
        </w:div>
        <w:div w:id="47269134">
          <w:marLeft w:val="640"/>
          <w:marRight w:val="0"/>
          <w:marTop w:val="0"/>
          <w:marBottom w:val="0"/>
          <w:divBdr>
            <w:top w:val="none" w:sz="0" w:space="0" w:color="auto"/>
            <w:left w:val="none" w:sz="0" w:space="0" w:color="auto"/>
            <w:bottom w:val="none" w:sz="0" w:space="0" w:color="auto"/>
            <w:right w:val="none" w:sz="0" w:space="0" w:color="auto"/>
          </w:divBdr>
        </w:div>
        <w:div w:id="915551761">
          <w:marLeft w:val="640"/>
          <w:marRight w:val="0"/>
          <w:marTop w:val="0"/>
          <w:marBottom w:val="0"/>
          <w:divBdr>
            <w:top w:val="none" w:sz="0" w:space="0" w:color="auto"/>
            <w:left w:val="none" w:sz="0" w:space="0" w:color="auto"/>
            <w:bottom w:val="none" w:sz="0" w:space="0" w:color="auto"/>
            <w:right w:val="none" w:sz="0" w:space="0" w:color="auto"/>
          </w:divBdr>
        </w:div>
        <w:div w:id="794952876">
          <w:marLeft w:val="640"/>
          <w:marRight w:val="0"/>
          <w:marTop w:val="0"/>
          <w:marBottom w:val="0"/>
          <w:divBdr>
            <w:top w:val="none" w:sz="0" w:space="0" w:color="auto"/>
            <w:left w:val="none" w:sz="0" w:space="0" w:color="auto"/>
            <w:bottom w:val="none" w:sz="0" w:space="0" w:color="auto"/>
            <w:right w:val="none" w:sz="0" w:space="0" w:color="auto"/>
          </w:divBdr>
        </w:div>
        <w:div w:id="951204430">
          <w:marLeft w:val="640"/>
          <w:marRight w:val="0"/>
          <w:marTop w:val="0"/>
          <w:marBottom w:val="0"/>
          <w:divBdr>
            <w:top w:val="none" w:sz="0" w:space="0" w:color="auto"/>
            <w:left w:val="none" w:sz="0" w:space="0" w:color="auto"/>
            <w:bottom w:val="none" w:sz="0" w:space="0" w:color="auto"/>
            <w:right w:val="none" w:sz="0" w:space="0" w:color="auto"/>
          </w:divBdr>
        </w:div>
        <w:div w:id="1447626307">
          <w:marLeft w:val="640"/>
          <w:marRight w:val="0"/>
          <w:marTop w:val="0"/>
          <w:marBottom w:val="0"/>
          <w:divBdr>
            <w:top w:val="none" w:sz="0" w:space="0" w:color="auto"/>
            <w:left w:val="none" w:sz="0" w:space="0" w:color="auto"/>
            <w:bottom w:val="none" w:sz="0" w:space="0" w:color="auto"/>
            <w:right w:val="none" w:sz="0" w:space="0" w:color="auto"/>
          </w:divBdr>
        </w:div>
        <w:div w:id="1313294042">
          <w:marLeft w:val="640"/>
          <w:marRight w:val="0"/>
          <w:marTop w:val="0"/>
          <w:marBottom w:val="0"/>
          <w:divBdr>
            <w:top w:val="none" w:sz="0" w:space="0" w:color="auto"/>
            <w:left w:val="none" w:sz="0" w:space="0" w:color="auto"/>
            <w:bottom w:val="none" w:sz="0" w:space="0" w:color="auto"/>
            <w:right w:val="none" w:sz="0" w:space="0" w:color="auto"/>
          </w:divBdr>
        </w:div>
        <w:div w:id="597106635">
          <w:marLeft w:val="640"/>
          <w:marRight w:val="0"/>
          <w:marTop w:val="0"/>
          <w:marBottom w:val="0"/>
          <w:divBdr>
            <w:top w:val="none" w:sz="0" w:space="0" w:color="auto"/>
            <w:left w:val="none" w:sz="0" w:space="0" w:color="auto"/>
            <w:bottom w:val="none" w:sz="0" w:space="0" w:color="auto"/>
            <w:right w:val="none" w:sz="0" w:space="0" w:color="auto"/>
          </w:divBdr>
        </w:div>
        <w:div w:id="1149518997">
          <w:marLeft w:val="640"/>
          <w:marRight w:val="0"/>
          <w:marTop w:val="0"/>
          <w:marBottom w:val="0"/>
          <w:divBdr>
            <w:top w:val="none" w:sz="0" w:space="0" w:color="auto"/>
            <w:left w:val="none" w:sz="0" w:space="0" w:color="auto"/>
            <w:bottom w:val="none" w:sz="0" w:space="0" w:color="auto"/>
            <w:right w:val="none" w:sz="0" w:space="0" w:color="auto"/>
          </w:divBdr>
        </w:div>
        <w:div w:id="900948860">
          <w:marLeft w:val="640"/>
          <w:marRight w:val="0"/>
          <w:marTop w:val="0"/>
          <w:marBottom w:val="0"/>
          <w:divBdr>
            <w:top w:val="none" w:sz="0" w:space="0" w:color="auto"/>
            <w:left w:val="none" w:sz="0" w:space="0" w:color="auto"/>
            <w:bottom w:val="none" w:sz="0" w:space="0" w:color="auto"/>
            <w:right w:val="none" w:sz="0" w:space="0" w:color="auto"/>
          </w:divBdr>
        </w:div>
        <w:div w:id="936642418">
          <w:marLeft w:val="640"/>
          <w:marRight w:val="0"/>
          <w:marTop w:val="0"/>
          <w:marBottom w:val="0"/>
          <w:divBdr>
            <w:top w:val="none" w:sz="0" w:space="0" w:color="auto"/>
            <w:left w:val="none" w:sz="0" w:space="0" w:color="auto"/>
            <w:bottom w:val="none" w:sz="0" w:space="0" w:color="auto"/>
            <w:right w:val="none" w:sz="0" w:space="0" w:color="auto"/>
          </w:divBdr>
        </w:div>
        <w:div w:id="1031950849">
          <w:marLeft w:val="640"/>
          <w:marRight w:val="0"/>
          <w:marTop w:val="0"/>
          <w:marBottom w:val="0"/>
          <w:divBdr>
            <w:top w:val="none" w:sz="0" w:space="0" w:color="auto"/>
            <w:left w:val="none" w:sz="0" w:space="0" w:color="auto"/>
            <w:bottom w:val="none" w:sz="0" w:space="0" w:color="auto"/>
            <w:right w:val="none" w:sz="0" w:space="0" w:color="auto"/>
          </w:divBdr>
        </w:div>
        <w:div w:id="2145732410">
          <w:marLeft w:val="640"/>
          <w:marRight w:val="0"/>
          <w:marTop w:val="0"/>
          <w:marBottom w:val="0"/>
          <w:divBdr>
            <w:top w:val="none" w:sz="0" w:space="0" w:color="auto"/>
            <w:left w:val="none" w:sz="0" w:space="0" w:color="auto"/>
            <w:bottom w:val="none" w:sz="0" w:space="0" w:color="auto"/>
            <w:right w:val="none" w:sz="0" w:space="0" w:color="auto"/>
          </w:divBdr>
        </w:div>
        <w:div w:id="664162349">
          <w:marLeft w:val="640"/>
          <w:marRight w:val="0"/>
          <w:marTop w:val="0"/>
          <w:marBottom w:val="0"/>
          <w:divBdr>
            <w:top w:val="none" w:sz="0" w:space="0" w:color="auto"/>
            <w:left w:val="none" w:sz="0" w:space="0" w:color="auto"/>
            <w:bottom w:val="none" w:sz="0" w:space="0" w:color="auto"/>
            <w:right w:val="none" w:sz="0" w:space="0" w:color="auto"/>
          </w:divBdr>
        </w:div>
        <w:div w:id="1664815870">
          <w:marLeft w:val="640"/>
          <w:marRight w:val="0"/>
          <w:marTop w:val="0"/>
          <w:marBottom w:val="0"/>
          <w:divBdr>
            <w:top w:val="none" w:sz="0" w:space="0" w:color="auto"/>
            <w:left w:val="none" w:sz="0" w:space="0" w:color="auto"/>
            <w:bottom w:val="none" w:sz="0" w:space="0" w:color="auto"/>
            <w:right w:val="none" w:sz="0" w:space="0" w:color="auto"/>
          </w:divBdr>
        </w:div>
        <w:div w:id="792942693">
          <w:marLeft w:val="640"/>
          <w:marRight w:val="0"/>
          <w:marTop w:val="0"/>
          <w:marBottom w:val="0"/>
          <w:divBdr>
            <w:top w:val="none" w:sz="0" w:space="0" w:color="auto"/>
            <w:left w:val="none" w:sz="0" w:space="0" w:color="auto"/>
            <w:bottom w:val="none" w:sz="0" w:space="0" w:color="auto"/>
            <w:right w:val="none" w:sz="0" w:space="0" w:color="auto"/>
          </w:divBdr>
        </w:div>
        <w:div w:id="1170409690">
          <w:marLeft w:val="640"/>
          <w:marRight w:val="0"/>
          <w:marTop w:val="0"/>
          <w:marBottom w:val="0"/>
          <w:divBdr>
            <w:top w:val="none" w:sz="0" w:space="0" w:color="auto"/>
            <w:left w:val="none" w:sz="0" w:space="0" w:color="auto"/>
            <w:bottom w:val="none" w:sz="0" w:space="0" w:color="auto"/>
            <w:right w:val="none" w:sz="0" w:space="0" w:color="auto"/>
          </w:divBdr>
        </w:div>
        <w:div w:id="736054927">
          <w:marLeft w:val="640"/>
          <w:marRight w:val="0"/>
          <w:marTop w:val="0"/>
          <w:marBottom w:val="0"/>
          <w:divBdr>
            <w:top w:val="none" w:sz="0" w:space="0" w:color="auto"/>
            <w:left w:val="none" w:sz="0" w:space="0" w:color="auto"/>
            <w:bottom w:val="none" w:sz="0" w:space="0" w:color="auto"/>
            <w:right w:val="none" w:sz="0" w:space="0" w:color="auto"/>
          </w:divBdr>
        </w:div>
        <w:div w:id="1690990274">
          <w:marLeft w:val="640"/>
          <w:marRight w:val="0"/>
          <w:marTop w:val="0"/>
          <w:marBottom w:val="0"/>
          <w:divBdr>
            <w:top w:val="none" w:sz="0" w:space="0" w:color="auto"/>
            <w:left w:val="none" w:sz="0" w:space="0" w:color="auto"/>
            <w:bottom w:val="none" w:sz="0" w:space="0" w:color="auto"/>
            <w:right w:val="none" w:sz="0" w:space="0" w:color="auto"/>
          </w:divBdr>
        </w:div>
        <w:div w:id="485436471">
          <w:marLeft w:val="640"/>
          <w:marRight w:val="0"/>
          <w:marTop w:val="0"/>
          <w:marBottom w:val="0"/>
          <w:divBdr>
            <w:top w:val="none" w:sz="0" w:space="0" w:color="auto"/>
            <w:left w:val="none" w:sz="0" w:space="0" w:color="auto"/>
            <w:bottom w:val="none" w:sz="0" w:space="0" w:color="auto"/>
            <w:right w:val="none" w:sz="0" w:space="0" w:color="auto"/>
          </w:divBdr>
        </w:div>
        <w:div w:id="1531410188">
          <w:marLeft w:val="640"/>
          <w:marRight w:val="0"/>
          <w:marTop w:val="0"/>
          <w:marBottom w:val="0"/>
          <w:divBdr>
            <w:top w:val="none" w:sz="0" w:space="0" w:color="auto"/>
            <w:left w:val="none" w:sz="0" w:space="0" w:color="auto"/>
            <w:bottom w:val="none" w:sz="0" w:space="0" w:color="auto"/>
            <w:right w:val="none" w:sz="0" w:space="0" w:color="auto"/>
          </w:divBdr>
        </w:div>
        <w:div w:id="910384418">
          <w:marLeft w:val="640"/>
          <w:marRight w:val="0"/>
          <w:marTop w:val="0"/>
          <w:marBottom w:val="0"/>
          <w:divBdr>
            <w:top w:val="none" w:sz="0" w:space="0" w:color="auto"/>
            <w:left w:val="none" w:sz="0" w:space="0" w:color="auto"/>
            <w:bottom w:val="none" w:sz="0" w:space="0" w:color="auto"/>
            <w:right w:val="none" w:sz="0" w:space="0" w:color="auto"/>
          </w:divBdr>
        </w:div>
        <w:div w:id="146553061">
          <w:marLeft w:val="640"/>
          <w:marRight w:val="0"/>
          <w:marTop w:val="0"/>
          <w:marBottom w:val="0"/>
          <w:divBdr>
            <w:top w:val="none" w:sz="0" w:space="0" w:color="auto"/>
            <w:left w:val="none" w:sz="0" w:space="0" w:color="auto"/>
            <w:bottom w:val="none" w:sz="0" w:space="0" w:color="auto"/>
            <w:right w:val="none" w:sz="0" w:space="0" w:color="auto"/>
          </w:divBdr>
        </w:div>
        <w:div w:id="1364401236">
          <w:marLeft w:val="640"/>
          <w:marRight w:val="0"/>
          <w:marTop w:val="0"/>
          <w:marBottom w:val="0"/>
          <w:divBdr>
            <w:top w:val="none" w:sz="0" w:space="0" w:color="auto"/>
            <w:left w:val="none" w:sz="0" w:space="0" w:color="auto"/>
            <w:bottom w:val="none" w:sz="0" w:space="0" w:color="auto"/>
            <w:right w:val="none" w:sz="0" w:space="0" w:color="auto"/>
          </w:divBdr>
        </w:div>
        <w:div w:id="1250701328">
          <w:marLeft w:val="640"/>
          <w:marRight w:val="0"/>
          <w:marTop w:val="0"/>
          <w:marBottom w:val="0"/>
          <w:divBdr>
            <w:top w:val="none" w:sz="0" w:space="0" w:color="auto"/>
            <w:left w:val="none" w:sz="0" w:space="0" w:color="auto"/>
            <w:bottom w:val="none" w:sz="0" w:space="0" w:color="auto"/>
            <w:right w:val="none" w:sz="0" w:space="0" w:color="auto"/>
          </w:divBdr>
        </w:div>
        <w:div w:id="1624993573">
          <w:marLeft w:val="640"/>
          <w:marRight w:val="0"/>
          <w:marTop w:val="0"/>
          <w:marBottom w:val="0"/>
          <w:divBdr>
            <w:top w:val="none" w:sz="0" w:space="0" w:color="auto"/>
            <w:left w:val="none" w:sz="0" w:space="0" w:color="auto"/>
            <w:bottom w:val="none" w:sz="0" w:space="0" w:color="auto"/>
            <w:right w:val="none" w:sz="0" w:space="0" w:color="auto"/>
          </w:divBdr>
        </w:div>
        <w:div w:id="253053784">
          <w:marLeft w:val="640"/>
          <w:marRight w:val="0"/>
          <w:marTop w:val="0"/>
          <w:marBottom w:val="0"/>
          <w:divBdr>
            <w:top w:val="none" w:sz="0" w:space="0" w:color="auto"/>
            <w:left w:val="none" w:sz="0" w:space="0" w:color="auto"/>
            <w:bottom w:val="none" w:sz="0" w:space="0" w:color="auto"/>
            <w:right w:val="none" w:sz="0" w:space="0" w:color="auto"/>
          </w:divBdr>
        </w:div>
        <w:div w:id="230965566">
          <w:marLeft w:val="640"/>
          <w:marRight w:val="0"/>
          <w:marTop w:val="0"/>
          <w:marBottom w:val="0"/>
          <w:divBdr>
            <w:top w:val="none" w:sz="0" w:space="0" w:color="auto"/>
            <w:left w:val="none" w:sz="0" w:space="0" w:color="auto"/>
            <w:bottom w:val="none" w:sz="0" w:space="0" w:color="auto"/>
            <w:right w:val="none" w:sz="0" w:space="0" w:color="auto"/>
          </w:divBdr>
        </w:div>
        <w:div w:id="287055232">
          <w:marLeft w:val="640"/>
          <w:marRight w:val="0"/>
          <w:marTop w:val="0"/>
          <w:marBottom w:val="0"/>
          <w:divBdr>
            <w:top w:val="none" w:sz="0" w:space="0" w:color="auto"/>
            <w:left w:val="none" w:sz="0" w:space="0" w:color="auto"/>
            <w:bottom w:val="none" w:sz="0" w:space="0" w:color="auto"/>
            <w:right w:val="none" w:sz="0" w:space="0" w:color="auto"/>
          </w:divBdr>
        </w:div>
        <w:div w:id="1367019900">
          <w:marLeft w:val="640"/>
          <w:marRight w:val="0"/>
          <w:marTop w:val="0"/>
          <w:marBottom w:val="0"/>
          <w:divBdr>
            <w:top w:val="none" w:sz="0" w:space="0" w:color="auto"/>
            <w:left w:val="none" w:sz="0" w:space="0" w:color="auto"/>
            <w:bottom w:val="none" w:sz="0" w:space="0" w:color="auto"/>
            <w:right w:val="none" w:sz="0" w:space="0" w:color="auto"/>
          </w:divBdr>
        </w:div>
        <w:div w:id="1212499848">
          <w:marLeft w:val="640"/>
          <w:marRight w:val="0"/>
          <w:marTop w:val="0"/>
          <w:marBottom w:val="0"/>
          <w:divBdr>
            <w:top w:val="none" w:sz="0" w:space="0" w:color="auto"/>
            <w:left w:val="none" w:sz="0" w:space="0" w:color="auto"/>
            <w:bottom w:val="none" w:sz="0" w:space="0" w:color="auto"/>
            <w:right w:val="none" w:sz="0" w:space="0" w:color="auto"/>
          </w:divBdr>
        </w:div>
        <w:div w:id="1489443714">
          <w:marLeft w:val="640"/>
          <w:marRight w:val="0"/>
          <w:marTop w:val="0"/>
          <w:marBottom w:val="0"/>
          <w:divBdr>
            <w:top w:val="none" w:sz="0" w:space="0" w:color="auto"/>
            <w:left w:val="none" w:sz="0" w:space="0" w:color="auto"/>
            <w:bottom w:val="none" w:sz="0" w:space="0" w:color="auto"/>
            <w:right w:val="none" w:sz="0" w:space="0" w:color="auto"/>
          </w:divBdr>
        </w:div>
        <w:div w:id="1530336435">
          <w:marLeft w:val="640"/>
          <w:marRight w:val="0"/>
          <w:marTop w:val="0"/>
          <w:marBottom w:val="0"/>
          <w:divBdr>
            <w:top w:val="none" w:sz="0" w:space="0" w:color="auto"/>
            <w:left w:val="none" w:sz="0" w:space="0" w:color="auto"/>
            <w:bottom w:val="none" w:sz="0" w:space="0" w:color="auto"/>
            <w:right w:val="none" w:sz="0" w:space="0" w:color="auto"/>
          </w:divBdr>
        </w:div>
        <w:div w:id="931625912">
          <w:marLeft w:val="640"/>
          <w:marRight w:val="0"/>
          <w:marTop w:val="0"/>
          <w:marBottom w:val="0"/>
          <w:divBdr>
            <w:top w:val="none" w:sz="0" w:space="0" w:color="auto"/>
            <w:left w:val="none" w:sz="0" w:space="0" w:color="auto"/>
            <w:bottom w:val="none" w:sz="0" w:space="0" w:color="auto"/>
            <w:right w:val="none" w:sz="0" w:space="0" w:color="auto"/>
          </w:divBdr>
        </w:div>
        <w:div w:id="1594901822">
          <w:marLeft w:val="640"/>
          <w:marRight w:val="0"/>
          <w:marTop w:val="0"/>
          <w:marBottom w:val="0"/>
          <w:divBdr>
            <w:top w:val="none" w:sz="0" w:space="0" w:color="auto"/>
            <w:left w:val="none" w:sz="0" w:space="0" w:color="auto"/>
            <w:bottom w:val="none" w:sz="0" w:space="0" w:color="auto"/>
            <w:right w:val="none" w:sz="0" w:space="0" w:color="auto"/>
          </w:divBdr>
        </w:div>
        <w:div w:id="1744137834">
          <w:marLeft w:val="640"/>
          <w:marRight w:val="0"/>
          <w:marTop w:val="0"/>
          <w:marBottom w:val="0"/>
          <w:divBdr>
            <w:top w:val="none" w:sz="0" w:space="0" w:color="auto"/>
            <w:left w:val="none" w:sz="0" w:space="0" w:color="auto"/>
            <w:bottom w:val="none" w:sz="0" w:space="0" w:color="auto"/>
            <w:right w:val="none" w:sz="0" w:space="0" w:color="auto"/>
          </w:divBdr>
        </w:div>
        <w:div w:id="236326896">
          <w:marLeft w:val="640"/>
          <w:marRight w:val="0"/>
          <w:marTop w:val="0"/>
          <w:marBottom w:val="0"/>
          <w:divBdr>
            <w:top w:val="none" w:sz="0" w:space="0" w:color="auto"/>
            <w:left w:val="none" w:sz="0" w:space="0" w:color="auto"/>
            <w:bottom w:val="none" w:sz="0" w:space="0" w:color="auto"/>
            <w:right w:val="none" w:sz="0" w:space="0" w:color="auto"/>
          </w:divBdr>
        </w:div>
        <w:div w:id="25837243">
          <w:marLeft w:val="640"/>
          <w:marRight w:val="0"/>
          <w:marTop w:val="0"/>
          <w:marBottom w:val="0"/>
          <w:divBdr>
            <w:top w:val="none" w:sz="0" w:space="0" w:color="auto"/>
            <w:left w:val="none" w:sz="0" w:space="0" w:color="auto"/>
            <w:bottom w:val="none" w:sz="0" w:space="0" w:color="auto"/>
            <w:right w:val="none" w:sz="0" w:space="0" w:color="auto"/>
          </w:divBdr>
        </w:div>
        <w:div w:id="751270532">
          <w:marLeft w:val="640"/>
          <w:marRight w:val="0"/>
          <w:marTop w:val="0"/>
          <w:marBottom w:val="0"/>
          <w:divBdr>
            <w:top w:val="none" w:sz="0" w:space="0" w:color="auto"/>
            <w:left w:val="none" w:sz="0" w:space="0" w:color="auto"/>
            <w:bottom w:val="none" w:sz="0" w:space="0" w:color="auto"/>
            <w:right w:val="none" w:sz="0" w:space="0" w:color="auto"/>
          </w:divBdr>
        </w:div>
        <w:div w:id="959412927">
          <w:marLeft w:val="640"/>
          <w:marRight w:val="0"/>
          <w:marTop w:val="0"/>
          <w:marBottom w:val="0"/>
          <w:divBdr>
            <w:top w:val="none" w:sz="0" w:space="0" w:color="auto"/>
            <w:left w:val="none" w:sz="0" w:space="0" w:color="auto"/>
            <w:bottom w:val="none" w:sz="0" w:space="0" w:color="auto"/>
            <w:right w:val="none" w:sz="0" w:space="0" w:color="auto"/>
          </w:divBdr>
        </w:div>
        <w:div w:id="450320792">
          <w:marLeft w:val="640"/>
          <w:marRight w:val="0"/>
          <w:marTop w:val="0"/>
          <w:marBottom w:val="0"/>
          <w:divBdr>
            <w:top w:val="none" w:sz="0" w:space="0" w:color="auto"/>
            <w:left w:val="none" w:sz="0" w:space="0" w:color="auto"/>
            <w:bottom w:val="none" w:sz="0" w:space="0" w:color="auto"/>
            <w:right w:val="none" w:sz="0" w:space="0" w:color="auto"/>
          </w:divBdr>
        </w:div>
        <w:div w:id="974991082">
          <w:marLeft w:val="640"/>
          <w:marRight w:val="0"/>
          <w:marTop w:val="0"/>
          <w:marBottom w:val="0"/>
          <w:divBdr>
            <w:top w:val="none" w:sz="0" w:space="0" w:color="auto"/>
            <w:left w:val="none" w:sz="0" w:space="0" w:color="auto"/>
            <w:bottom w:val="none" w:sz="0" w:space="0" w:color="auto"/>
            <w:right w:val="none" w:sz="0" w:space="0" w:color="auto"/>
          </w:divBdr>
        </w:div>
        <w:div w:id="1551073181">
          <w:marLeft w:val="640"/>
          <w:marRight w:val="0"/>
          <w:marTop w:val="0"/>
          <w:marBottom w:val="0"/>
          <w:divBdr>
            <w:top w:val="none" w:sz="0" w:space="0" w:color="auto"/>
            <w:left w:val="none" w:sz="0" w:space="0" w:color="auto"/>
            <w:bottom w:val="none" w:sz="0" w:space="0" w:color="auto"/>
            <w:right w:val="none" w:sz="0" w:space="0" w:color="auto"/>
          </w:divBdr>
        </w:div>
        <w:div w:id="1662468059">
          <w:marLeft w:val="640"/>
          <w:marRight w:val="0"/>
          <w:marTop w:val="0"/>
          <w:marBottom w:val="0"/>
          <w:divBdr>
            <w:top w:val="none" w:sz="0" w:space="0" w:color="auto"/>
            <w:left w:val="none" w:sz="0" w:space="0" w:color="auto"/>
            <w:bottom w:val="none" w:sz="0" w:space="0" w:color="auto"/>
            <w:right w:val="none" w:sz="0" w:space="0" w:color="auto"/>
          </w:divBdr>
        </w:div>
        <w:div w:id="1138497721">
          <w:marLeft w:val="640"/>
          <w:marRight w:val="0"/>
          <w:marTop w:val="0"/>
          <w:marBottom w:val="0"/>
          <w:divBdr>
            <w:top w:val="none" w:sz="0" w:space="0" w:color="auto"/>
            <w:left w:val="none" w:sz="0" w:space="0" w:color="auto"/>
            <w:bottom w:val="none" w:sz="0" w:space="0" w:color="auto"/>
            <w:right w:val="none" w:sz="0" w:space="0" w:color="auto"/>
          </w:divBdr>
        </w:div>
        <w:div w:id="159588185">
          <w:marLeft w:val="640"/>
          <w:marRight w:val="0"/>
          <w:marTop w:val="0"/>
          <w:marBottom w:val="0"/>
          <w:divBdr>
            <w:top w:val="none" w:sz="0" w:space="0" w:color="auto"/>
            <w:left w:val="none" w:sz="0" w:space="0" w:color="auto"/>
            <w:bottom w:val="none" w:sz="0" w:space="0" w:color="auto"/>
            <w:right w:val="none" w:sz="0" w:space="0" w:color="auto"/>
          </w:divBdr>
        </w:div>
        <w:div w:id="895551182">
          <w:marLeft w:val="640"/>
          <w:marRight w:val="0"/>
          <w:marTop w:val="0"/>
          <w:marBottom w:val="0"/>
          <w:divBdr>
            <w:top w:val="none" w:sz="0" w:space="0" w:color="auto"/>
            <w:left w:val="none" w:sz="0" w:space="0" w:color="auto"/>
            <w:bottom w:val="none" w:sz="0" w:space="0" w:color="auto"/>
            <w:right w:val="none" w:sz="0" w:space="0" w:color="auto"/>
          </w:divBdr>
        </w:div>
        <w:div w:id="90781325">
          <w:marLeft w:val="640"/>
          <w:marRight w:val="0"/>
          <w:marTop w:val="0"/>
          <w:marBottom w:val="0"/>
          <w:divBdr>
            <w:top w:val="none" w:sz="0" w:space="0" w:color="auto"/>
            <w:left w:val="none" w:sz="0" w:space="0" w:color="auto"/>
            <w:bottom w:val="none" w:sz="0" w:space="0" w:color="auto"/>
            <w:right w:val="none" w:sz="0" w:space="0" w:color="auto"/>
          </w:divBdr>
        </w:div>
        <w:div w:id="1177698333">
          <w:marLeft w:val="640"/>
          <w:marRight w:val="0"/>
          <w:marTop w:val="0"/>
          <w:marBottom w:val="0"/>
          <w:divBdr>
            <w:top w:val="none" w:sz="0" w:space="0" w:color="auto"/>
            <w:left w:val="none" w:sz="0" w:space="0" w:color="auto"/>
            <w:bottom w:val="none" w:sz="0" w:space="0" w:color="auto"/>
            <w:right w:val="none" w:sz="0" w:space="0" w:color="auto"/>
          </w:divBdr>
        </w:div>
        <w:div w:id="1054546247">
          <w:marLeft w:val="640"/>
          <w:marRight w:val="0"/>
          <w:marTop w:val="0"/>
          <w:marBottom w:val="0"/>
          <w:divBdr>
            <w:top w:val="none" w:sz="0" w:space="0" w:color="auto"/>
            <w:left w:val="none" w:sz="0" w:space="0" w:color="auto"/>
            <w:bottom w:val="none" w:sz="0" w:space="0" w:color="auto"/>
            <w:right w:val="none" w:sz="0" w:space="0" w:color="auto"/>
          </w:divBdr>
        </w:div>
        <w:div w:id="1246839688">
          <w:marLeft w:val="640"/>
          <w:marRight w:val="0"/>
          <w:marTop w:val="0"/>
          <w:marBottom w:val="0"/>
          <w:divBdr>
            <w:top w:val="none" w:sz="0" w:space="0" w:color="auto"/>
            <w:left w:val="none" w:sz="0" w:space="0" w:color="auto"/>
            <w:bottom w:val="none" w:sz="0" w:space="0" w:color="auto"/>
            <w:right w:val="none" w:sz="0" w:space="0" w:color="auto"/>
          </w:divBdr>
        </w:div>
        <w:div w:id="1312173997">
          <w:marLeft w:val="640"/>
          <w:marRight w:val="0"/>
          <w:marTop w:val="0"/>
          <w:marBottom w:val="0"/>
          <w:divBdr>
            <w:top w:val="none" w:sz="0" w:space="0" w:color="auto"/>
            <w:left w:val="none" w:sz="0" w:space="0" w:color="auto"/>
            <w:bottom w:val="none" w:sz="0" w:space="0" w:color="auto"/>
            <w:right w:val="none" w:sz="0" w:space="0" w:color="auto"/>
          </w:divBdr>
        </w:div>
        <w:div w:id="286930852">
          <w:marLeft w:val="640"/>
          <w:marRight w:val="0"/>
          <w:marTop w:val="0"/>
          <w:marBottom w:val="0"/>
          <w:divBdr>
            <w:top w:val="none" w:sz="0" w:space="0" w:color="auto"/>
            <w:left w:val="none" w:sz="0" w:space="0" w:color="auto"/>
            <w:bottom w:val="none" w:sz="0" w:space="0" w:color="auto"/>
            <w:right w:val="none" w:sz="0" w:space="0" w:color="auto"/>
          </w:divBdr>
        </w:div>
        <w:div w:id="426657322">
          <w:marLeft w:val="640"/>
          <w:marRight w:val="0"/>
          <w:marTop w:val="0"/>
          <w:marBottom w:val="0"/>
          <w:divBdr>
            <w:top w:val="none" w:sz="0" w:space="0" w:color="auto"/>
            <w:left w:val="none" w:sz="0" w:space="0" w:color="auto"/>
            <w:bottom w:val="none" w:sz="0" w:space="0" w:color="auto"/>
            <w:right w:val="none" w:sz="0" w:space="0" w:color="auto"/>
          </w:divBdr>
        </w:div>
        <w:div w:id="1745032929">
          <w:marLeft w:val="640"/>
          <w:marRight w:val="0"/>
          <w:marTop w:val="0"/>
          <w:marBottom w:val="0"/>
          <w:divBdr>
            <w:top w:val="none" w:sz="0" w:space="0" w:color="auto"/>
            <w:left w:val="none" w:sz="0" w:space="0" w:color="auto"/>
            <w:bottom w:val="none" w:sz="0" w:space="0" w:color="auto"/>
            <w:right w:val="none" w:sz="0" w:space="0" w:color="auto"/>
          </w:divBdr>
        </w:div>
        <w:div w:id="1294171448">
          <w:marLeft w:val="640"/>
          <w:marRight w:val="0"/>
          <w:marTop w:val="0"/>
          <w:marBottom w:val="0"/>
          <w:divBdr>
            <w:top w:val="none" w:sz="0" w:space="0" w:color="auto"/>
            <w:left w:val="none" w:sz="0" w:space="0" w:color="auto"/>
            <w:bottom w:val="none" w:sz="0" w:space="0" w:color="auto"/>
            <w:right w:val="none" w:sz="0" w:space="0" w:color="auto"/>
          </w:divBdr>
        </w:div>
        <w:div w:id="1998150525">
          <w:marLeft w:val="640"/>
          <w:marRight w:val="0"/>
          <w:marTop w:val="0"/>
          <w:marBottom w:val="0"/>
          <w:divBdr>
            <w:top w:val="none" w:sz="0" w:space="0" w:color="auto"/>
            <w:left w:val="none" w:sz="0" w:space="0" w:color="auto"/>
            <w:bottom w:val="none" w:sz="0" w:space="0" w:color="auto"/>
            <w:right w:val="none" w:sz="0" w:space="0" w:color="auto"/>
          </w:divBdr>
        </w:div>
        <w:div w:id="1976791882">
          <w:marLeft w:val="640"/>
          <w:marRight w:val="0"/>
          <w:marTop w:val="0"/>
          <w:marBottom w:val="0"/>
          <w:divBdr>
            <w:top w:val="none" w:sz="0" w:space="0" w:color="auto"/>
            <w:left w:val="none" w:sz="0" w:space="0" w:color="auto"/>
            <w:bottom w:val="none" w:sz="0" w:space="0" w:color="auto"/>
            <w:right w:val="none" w:sz="0" w:space="0" w:color="auto"/>
          </w:divBdr>
        </w:div>
        <w:div w:id="442966391">
          <w:marLeft w:val="640"/>
          <w:marRight w:val="0"/>
          <w:marTop w:val="0"/>
          <w:marBottom w:val="0"/>
          <w:divBdr>
            <w:top w:val="none" w:sz="0" w:space="0" w:color="auto"/>
            <w:left w:val="none" w:sz="0" w:space="0" w:color="auto"/>
            <w:bottom w:val="none" w:sz="0" w:space="0" w:color="auto"/>
            <w:right w:val="none" w:sz="0" w:space="0" w:color="auto"/>
          </w:divBdr>
        </w:div>
        <w:div w:id="1911114840">
          <w:marLeft w:val="640"/>
          <w:marRight w:val="0"/>
          <w:marTop w:val="0"/>
          <w:marBottom w:val="0"/>
          <w:divBdr>
            <w:top w:val="none" w:sz="0" w:space="0" w:color="auto"/>
            <w:left w:val="none" w:sz="0" w:space="0" w:color="auto"/>
            <w:bottom w:val="none" w:sz="0" w:space="0" w:color="auto"/>
            <w:right w:val="none" w:sz="0" w:space="0" w:color="auto"/>
          </w:divBdr>
        </w:div>
        <w:div w:id="1946961513">
          <w:marLeft w:val="640"/>
          <w:marRight w:val="0"/>
          <w:marTop w:val="0"/>
          <w:marBottom w:val="0"/>
          <w:divBdr>
            <w:top w:val="none" w:sz="0" w:space="0" w:color="auto"/>
            <w:left w:val="none" w:sz="0" w:space="0" w:color="auto"/>
            <w:bottom w:val="none" w:sz="0" w:space="0" w:color="auto"/>
            <w:right w:val="none" w:sz="0" w:space="0" w:color="auto"/>
          </w:divBdr>
        </w:div>
        <w:div w:id="1169906051">
          <w:marLeft w:val="640"/>
          <w:marRight w:val="0"/>
          <w:marTop w:val="0"/>
          <w:marBottom w:val="0"/>
          <w:divBdr>
            <w:top w:val="none" w:sz="0" w:space="0" w:color="auto"/>
            <w:left w:val="none" w:sz="0" w:space="0" w:color="auto"/>
            <w:bottom w:val="none" w:sz="0" w:space="0" w:color="auto"/>
            <w:right w:val="none" w:sz="0" w:space="0" w:color="auto"/>
          </w:divBdr>
        </w:div>
        <w:div w:id="536049709">
          <w:marLeft w:val="640"/>
          <w:marRight w:val="0"/>
          <w:marTop w:val="0"/>
          <w:marBottom w:val="0"/>
          <w:divBdr>
            <w:top w:val="none" w:sz="0" w:space="0" w:color="auto"/>
            <w:left w:val="none" w:sz="0" w:space="0" w:color="auto"/>
            <w:bottom w:val="none" w:sz="0" w:space="0" w:color="auto"/>
            <w:right w:val="none" w:sz="0" w:space="0" w:color="auto"/>
          </w:divBdr>
        </w:div>
        <w:div w:id="327293321">
          <w:marLeft w:val="640"/>
          <w:marRight w:val="0"/>
          <w:marTop w:val="0"/>
          <w:marBottom w:val="0"/>
          <w:divBdr>
            <w:top w:val="none" w:sz="0" w:space="0" w:color="auto"/>
            <w:left w:val="none" w:sz="0" w:space="0" w:color="auto"/>
            <w:bottom w:val="none" w:sz="0" w:space="0" w:color="auto"/>
            <w:right w:val="none" w:sz="0" w:space="0" w:color="auto"/>
          </w:divBdr>
        </w:div>
        <w:div w:id="583030288">
          <w:marLeft w:val="640"/>
          <w:marRight w:val="0"/>
          <w:marTop w:val="0"/>
          <w:marBottom w:val="0"/>
          <w:divBdr>
            <w:top w:val="none" w:sz="0" w:space="0" w:color="auto"/>
            <w:left w:val="none" w:sz="0" w:space="0" w:color="auto"/>
            <w:bottom w:val="none" w:sz="0" w:space="0" w:color="auto"/>
            <w:right w:val="none" w:sz="0" w:space="0" w:color="auto"/>
          </w:divBdr>
        </w:div>
        <w:div w:id="1074006816">
          <w:marLeft w:val="640"/>
          <w:marRight w:val="0"/>
          <w:marTop w:val="0"/>
          <w:marBottom w:val="0"/>
          <w:divBdr>
            <w:top w:val="none" w:sz="0" w:space="0" w:color="auto"/>
            <w:left w:val="none" w:sz="0" w:space="0" w:color="auto"/>
            <w:bottom w:val="none" w:sz="0" w:space="0" w:color="auto"/>
            <w:right w:val="none" w:sz="0" w:space="0" w:color="auto"/>
          </w:divBdr>
        </w:div>
        <w:div w:id="1578053419">
          <w:marLeft w:val="640"/>
          <w:marRight w:val="0"/>
          <w:marTop w:val="0"/>
          <w:marBottom w:val="0"/>
          <w:divBdr>
            <w:top w:val="none" w:sz="0" w:space="0" w:color="auto"/>
            <w:left w:val="none" w:sz="0" w:space="0" w:color="auto"/>
            <w:bottom w:val="none" w:sz="0" w:space="0" w:color="auto"/>
            <w:right w:val="none" w:sz="0" w:space="0" w:color="auto"/>
          </w:divBdr>
        </w:div>
        <w:div w:id="743142424">
          <w:marLeft w:val="640"/>
          <w:marRight w:val="0"/>
          <w:marTop w:val="0"/>
          <w:marBottom w:val="0"/>
          <w:divBdr>
            <w:top w:val="none" w:sz="0" w:space="0" w:color="auto"/>
            <w:left w:val="none" w:sz="0" w:space="0" w:color="auto"/>
            <w:bottom w:val="none" w:sz="0" w:space="0" w:color="auto"/>
            <w:right w:val="none" w:sz="0" w:space="0" w:color="auto"/>
          </w:divBdr>
        </w:div>
        <w:div w:id="1708292410">
          <w:marLeft w:val="640"/>
          <w:marRight w:val="0"/>
          <w:marTop w:val="0"/>
          <w:marBottom w:val="0"/>
          <w:divBdr>
            <w:top w:val="none" w:sz="0" w:space="0" w:color="auto"/>
            <w:left w:val="none" w:sz="0" w:space="0" w:color="auto"/>
            <w:bottom w:val="none" w:sz="0" w:space="0" w:color="auto"/>
            <w:right w:val="none" w:sz="0" w:space="0" w:color="auto"/>
          </w:divBdr>
        </w:div>
        <w:div w:id="1384597885">
          <w:marLeft w:val="640"/>
          <w:marRight w:val="0"/>
          <w:marTop w:val="0"/>
          <w:marBottom w:val="0"/>
          <w:divBdr>
            <w:top w:val="none" w:sz="0" w:space="0" w:color="auto"/>
            <w:left w:val="none" w:sz="0" w:space="0" w:color="auto"/>
            <w:bottom w:val="none" w:sz="0" w:space="0" w:color="auto"/>
            <w:right w:val="none" w:sz="0" w:space="0" w:color="auto"/>
          </w:divBdr>
        </w:div>
        <w:div w:id="1432049978">
          <w:marLeft w:val="640"/>
          <w:marRight w:val="0"/>
          <w:marTop w:val="0"/>
          <w:marBottom w:val="0"/>
          <w:divBdr>
            <w:top w:val="none" w:sz="0" w:space="0" w:color="auto"/>
            <w:left w:val="none" w:sz="0" w:space="0" w:color="auto"/>
            <w:bottom w:val="none" w:sz="0" w:space="0" w:color="auto"/>
            <w:right w:val="none" w:sz="0" w:space="0" w:color="auto"/>
          </w:divBdr>
        </w:div>
        <w:div w:id="783378039">
          <w:marLeft w:val="640"/>
          <w:marRight w:val="0"/>
          <w:marTop w:val="0"/>
          <w:marBottom w:val="0"/>
          <w:divBdr>
            <w:top w:val="none" w:sz="0" w:space="0" w:color="auto"/>
            <w:left w:val="none" w:sz="0" w:space="0" w:color="auto"/>
            <w:bottom w:val="none" w:sz="0" w:space="0" w:color="auto"/>
            <w:right w:val="none" w:sz="0" w:space="0" w:color="auto"/>
          </w:divBdr>
        </w:div>
        <w:div w:id="99960130">
          <w:marLeft w:val="640"/>
          <w:marRight w:val="0"/>
          <w:marTop w:val="0"/>
          <w:marBottom w:val="0"/>
          <w:divBdr>
            <w:top w:val="none" w:sz="0" w:space="0" w:color="auto"/>
            <w:left w:val="none" w:sz="0" w:space="0" w:color="auto"/>
            <w:bottom w:val="none" w:sz="0" w:space="0" w:color="auto"/>
            <w:right w:val="none" w:sz="0" w:space="0" w:color="auto"/>
          </w:divBdr>
        </w:div>
        <w:div w:id="23216835">
          <w:marLeft w:val="640"/>
          <w:marRight w:val="0"/>
          <w:marTop w:val="0"/>
          <w:marBottom w:val="0"/>
          <w:divBdr>
            <w:top w:val="none" w:sz="0" w:space="0" w:color="auto"/>
            <w:left w:val="none" w:sz="0" w:space="0" w:color="auto"/>
            <w:bottom w:val="none" w:sz="0" w:space="0" w:color="auto"/>
            <w:right w:val="none" w:sz="0" w:space="0" w:color="auto"/>
          </w:divBdr>
        </w:div>
        <w:div w:id="1322584331">
          <w:marLeft w:val="640"/>
          <w:marRight w:val="0"/>
          <w:marTop w:val="0"/>
          <w:marBottom w:val="0"/>
          <w:divBdr>
            <w:top w:val="none" w:sz="0" w:space="0" w:color="auto"/>
            <w:left w:val="none" w:sz="0" w:space="0" w:color="auto"/>
            <w:bottom w:val="none" w:sz="0" w:space="0" w:color="auto"/>
            <w:right w:val="none" w:sz="0" w:space="0" w:color="auto"/>
          </w:divBdr>
        </w:div>
        <w:div w:id="1805200904">
          <w:marLeft w:val="640"/>
          <w:marRight w:val="0"/>
          <w:marTop w:val="0"/>
          <w:marBottom w:val="0"/>
          <w:divBdr>
            <w:top w:val="none" w:sz="0" w:space="0" w:color="auto"/>
            <w:left w:val="none" w:sz="0" w:space="0" w:color="auto"/>
            <w:bottom w:val="none" w:sz="0" w:space="0" w:color="auto"/>
            <w:right w:val="none" w:sz="0" w:space="0" w:color="auto"/>
          </w:divBdr>
        </w:div>
      </w:divsChild>
    </w:div>
    <w:div w:id="9914267">
      <w:bodyDiv w:val="1"/>
      <w:marLeft w:val="0"/>
      <w:marRight w:val="0"/>
      <w:marTop w:val="0"/>
      <w:marBottom w:val="0"/>
      <w:divBdr>
        <w:top w:val="none" w:sz="0" w:space="0" w:color="auto"/>
        <w:left w:val="none" w:sz="0" w:space="0" w:color="auto"/>
        <w:bottom w:val="none" w:sz="0" w:space="0" w:color="auto"/>
        <w:right w:val="none" w:sz="0" w:space="0" w:color="auto"/>
      </w:divBdr>
      <w:divsChild>
        <w:div w:id="2131052265">
          <w:marLeft w:val="640"/>
          <w:marRight w:val="0"/>
          <w:marTop w:val="0"/>
          <w:marBottom w:val="0"/>
          <w:divBdr>
            <w:top w:val="none" w:sz="0" w:space="0" w:color="auto"/>
            <w:left w:val="none" w:sz="0" w:space="0" w:color="auto"/>
            <w:bottom w:val="none" w:sz="0" w:space="0" w:color="auto"/>
            <w:right w:val="none" w:sz="0" w:space="0" w:color="auto"/>
          </w:divBdr>
        </w:div>
        <w:div w:id="145366954">
          <w:marLeft w:val="640"/>
          <w:marRight w:val="0"/>
          <w:marTop w:val="0"/>
          <w:marBottom w:val="0"/>
          <w:divBdr>
            <w:top w:val="none" w:sz="0" w:space="0" w:color="auto"/>
            <w:left w:val="none" w:sz="0" w:space="0" w:color="auto"/>
            <w:bottom w:val="none" w:sz="0" w:space="0" w:color="auto"/>
            <w:right w:val="none" w:sz="0" w:space="0" w:color="auto"/>
          </w:divBdr>
        </w:div>
        <w:div w:id="1088230585">
          <w:marLeft w:val="640"/>
          <w:marRight w:val="0"/>
          <w:marTop w:val="0"/>
          <w:marBottom w:val="0"/>
          <w:divBdr>
            <w:top w:val="none" w:sz="0" w:space="0" w:color="auto"/>
            <w:left w:val="none" w:sz="0" w:space="0" w:color="auto"/>
            <w:bottom w:val="none" w:sz="0" w:space="0" w:color="auto"/>
            <w:right w:val="none" w:sz="0" w:space="0" w:color="auto"/>
          </w:divBdr>
        </w:div>
        <w:div w:id="488861403">
          <w:marLeft w:val="640"/>
          <w:marRight w:val="0"/>
          <w:marTop w:val="0"/>
          <w:marBottom w:val="0"/>
          <w:divBdr>
            <w:top w:val="none" w:sz="0" w:space="0" w:color="auto"/>
            <w:left w:val="none" w:sz="0" w:space="0" w:color="auto"/>
            <w:bottom w:val="none" w:sz="0" w:space="0" w:color="auto"/>
            <w:right w:val="none" w:sz="0" w:space="0" w:color="auto"/>
          </w:divBdr>
        </w:div>
        <w:div w:id="1847867846">
          <w:marLeft w:val="640"/>
          <w:marRight w:val="0"/>
          <w:marTop w:val="0"/>
          <w:marBottom w:val="0"/>
          <w:divBdr>
            <w:top w:val="none" w:sz="0" w:space="0" w:color="auto"/>
            <w:left w:val="none" w:sz="0" w:space="0" w:color="auto"/>
            <w:bottom w:val="none" w:sz="0" w:space="0" w:color="auto"/>
            <w:right w:val="none" w:sz="0" w:space="0" w:color="auto"/>
          </w:divBdr>
        </w:div>
        <w:div w:id="49425336">
          <w:marLeft w:val="640"/>
          <w:marRight w:val="0"/>
          <w:marTop w:val="0"/>
          <w:marBottom w:val="0"/>
          <w:divBdr>
            <w:top w:val="none" w:sz="0" w:space="0" w:color="auto"/>
            <w:left w:val="none" w:sz="0" w:space="0" w:color="auto"/>
            <w:bottom w:val="none" w:sz="0" w:space="0" w:color="auto"/>
            <w:right w:val="none" w:sz="0" w:space="0" w:color="auto"/>
          </w:divBdr>
        </w:div>
        <w:div w:id="1334725115">
          <w:marLeft w:val="640"/>
          <w:marRight w:val="0"/>
          <w:marTop w:val="0"/>
          <w:marBottom w:val="0"/>
          <w:divBdr>
            <w:top w:val="none" w:sz="0" w:space="0" w:color="auto"/>
            <w:left w:val="none" w:sz="0" w:space="0" w:color="auto"/>
            <w:bottom w:val="none" w:sz="0" w:space="0" w:color="auto"/>
            <w:right w:val="none" w:sz="0" w:space="0" w:color="auto"/>
          </w:divBdr>
        </w:div>
        <w:div w:id="1313604842">
          <w:marLeft w:val="640"/>
          <w:marRight w:val="0"/>
          <w:marTop w:val="0"/>
          <w:marBottom w:val="0"/>
          <w:divBdr>
            <w:top w:val="none" w:sz="0" w:space="0" w:color="auto"/>
            <w:left w:val="none" w:sz="0" w:space="0" w:color="auto"/>
            <w:bottom w:val="none" w:sz="0" w:space="0" w:color="auto"/>
            <w:right w:val="none" w:sz="0" w:space="0" w:color="auto"/>
          </w:divBdr>
        </w:div>
        <w:div w:id="325088947">
          <w:marLeft w:val="640"/>
          <w:marRight w:val="0"/>
          <w:marTop w:val="0"/>
          <w:marBottom w:val="0"/>
          <w:divBdr>
            <w:top w:val="none" w:sz="0" w:space="0" w:color="auto"/>
            <w:left w:val="none" w:sz="0" w:space="0" w:color="auto"/>
            <w:bottom w:val="none" w:sz="0" w:space="0" w:color="auto"/>
            <w:right w:val="none" w:sz="0" w:space="0" w:color="auto"/>
          </w:divBdr>
        </w:div>
        <w:div w:id="1434012303">
          <w:marLeft w:val="640"/>
          <w:marRight w:val="0"/>
          <w:marTop w:val="0"/>
          <w:marBottom w:val="0"/>
          <w:divBdr>
            <w:top w:val="none" w:sz="0" w:space="0" w:color="auto"/>
            <w:left w:val="none" w:sz="0" w:space="0" w:color="auto"/>
            <w:bottom w:val="none" w:sz="0" w:space="0" w:color="auto"/>
            <w:right w:val="none" w:sz="0" w:space="0" w:color="auto"/>
          </w:divBdr>
        </w:div>
        <w:div w:id="2094163381">
          <w:marLeft w:val="640"/>
          <w:marRight w:val="0"/>
          <w:marTop w:val="0"/>
          <w:marBottom w:val="0"/>
          <w:divBdr>
            <w:top w:val="none" w:sz="0" w:space="0" w:color="auto"/>
            <w:left w:val="none" w:sz="0" w:space="0" w:color="auto"/>
            <w:bottom w:val="none" w:sz="0" w:space="0" w:color="auto"/>
            <w:right w:val="none" w:sz="0" w:space="0" w:color="auto"/>
          </w:divBdr>
        </w:div>
        <w:div w:id="1860967076">
          <w:marLeft w:val="640"/>
          <w:marRight w:val="0"/>
          <w:marTop w:val="0"/>
          <w:marBottom w:val="0"/>
          <w:divBdr>
            <w:top w:val="none" w:sz="0" w:space="0" w:color="auto"/>
            <w:left w:val="none" w:sz="0" w:space="0" w:color="auto"/>
            <w:bottom w:val="none" w:sz="0" w:space="0" w:color="auto"/>
            <w:right w:val="none" w:sz="0" w:space="0" w:color="auto"/>
          </w:divBdr>
        </w:div>
        <w:div w:id="254943301">
          <w:marLeft w:val="640"/>
          <w:marRight w:val="0"/>
          <w:marTop w:val="0"/>
          <w:marBottom w:val="0"/>
          <w:divBdr>
            <w:top w:val="none" w:sz="0" w:space="0" w:color="auto"/>
            <w:left w:val="none" w:sz="0" w:space="0" w:color="auto"/>
            <w:bottom w:val="none" w:sz="0" w:space="0" w:color="auto"/>
            <w:right w:val="none" w:sz="0" w:space="0" w:color="auto"/>
          </w:divBdr>
        </w:div>
        <w:div w:id="193077207">
          <w:marLeft w:val="640"/>
          <w:marRight w:val="0"/>
          <w:marTop w:val="0"/>
          <w:marBottom w:val="0"/>
          <w:divBdr>
            <w:top w:val="none" w:sz="0" w:space="0" w:color="auto"/>
            <w:left w:val="none" w:sz="0" w:space="0" w:color="auto"/>
            <w:bottom w:val="none" w:sz="0" w:space="0" w:color="auto"/>
            <w:right w:val="none" w:sz="0" w:space="0" w:color="auto"/>
          </w:divBdr>
        </w:div>
        <w:div w:id="2050522531">
          <w:marLeft w:val="640"/>
          <w:marRight w:val="0"/>
          <w:marTop w:val="0"/>
          <w:marBottom w:val="0"/>
          <w:divBdr>
            <w:top w:val="none" w:sz="0" w:space="0" w:color="auto"/>
            <w:left w:val="none" w:sz="0" w:space="0" w:color="auto"/>
            <w:bottom w:val="none" w:sz="0" w:space="0" w:color="auto"/>
            <w:right w:val="none" w:sz="0" w:space="0" w:color="auto"/>
          </w:divBdr>
        </w:div>
        <w:div w:id="36512001">
          <w:marLeft w:val="640"/>
          <w:marRight w:val="0"/>
          <w:marTop w:val="0"/>
          <w:marBottom w:val="0"/>
          <w:divBdr>
            <w:top w:val="none" w:sz="0" w:space="0" w:color="auto"/>
            <w:left w:val="none" w:sz="0" w:space="0" w:color="auto"/>
            <w:bottom w:val="none" w:sz="0" w:space="0" w:color="auto"/>
            <w:right w:val="none" w:sz="0" w:space="0" w:color="auto"/>
          </w:divBdr>
        </w:div>
        <w:div w:id="1154761070">
          <w:marLeft w:val="640"/>
          <w:marRight w:val="0"/>
          <w:marTop w:val="0"/>
          <w:marBottom w:val="0"/>
          <w:divBdr>
            <w:top w:val="none" w:sz="0" w:space="0" w:color="auto"/>
            <w:left w:val="none" w:sz="0" w:space="0" w:color="auto"/>
            <w:bottom w:val="none" w:sz="0" w:space="0" w:color="auto"/>
            <w:right w:val="none" w:sz="0" w:space="0" w:color="auto"/>
          </w:divBdr>
        </w:div>
        <w:div w:id="681129900">
          <w:marLeft w:val="640"/>
          <w:marRight w:val="0"/>
          <w:marTop w:val="0"/>
          <w:marBottom w:val="0"/>
          <w:divBdr>
            <w:top w:val="none" w:sz="0" w:space="0" w:color="auto"/>
            <w:left w:val="none" w:sz="0" w:space="0" w:color="auto"/>
            <w:bottom w:val="none" w:sz="0" w:space="0" w:color="auto"/>
            <w:right w:val="none" w:sz="0" w:space="0" w:color="auto"/>
          </w:divBdr>
        </w:div>
        <w:div w:id="1690641751">
          <w:marLeft w:val="640"/>
          <w:marRight w:val="0"/>
          <w:marTop w:val="0"/>
          <w:marBottom w:val="0"/>
          <w:divBdr>
            <w:top w:val="none" w:sz="0" w:space="0" w:color="auto"/>
            <w:left w:val="none" w:sz="0" w:space="0" w:color="auto"/>
            <w:bottom w:val="none" w:sz="0" w:space="0" w:color="auto"/>
            <w:right w:val="none" w:sz="0" w:space="0" w:color="auto"/>
          </w:divBdr>
        </w:div>
        <w:div w:id="217018315">
          <w:marLeft w:val="640"/>
          <w:marRight w:val="0"/>
          <w:marTop w:val="0"/>
          <w:marBottom w:val="0"/>
          <w:divBdr>
            <w:top w:val="none" w:sz="0" w:space="0" w:color="auto"/>
            <w:left w:val="none" w:sz="0" w:space="0" w:color="auto"/>
            <w:bottom w:val="none" w:sz="0" w:space="0" w:color="auto"/>
            <w:right w:val="none" w:sz="0" w:space="0" w:color="auto"/>
          </w:divBdr>
        </w:div>
        <w:div w:id="1805385910">
          <w:marLeft w:val="640"/>
          <w:marRight w:val="0"/>
          <w:marTop w:val="0"/>
          <w:marBottom w:val="0"/>
          <w:divBdr>
            <w:top w:val="none" w:sz="0" w:space="0" w:color="auto"/>
            <w:left w:val="none" w:sz="0" w:space="0" w:color="auto"/>
            <w:bottom w:val="none" w:sz="0" w:space="0" w:color="auto"/>
            <w:right w:val="none" w:sz="0" w:space="0" w:color="auto"/>
          </w:divBdr>
        </w:div>
        <w:div w:id="1382703941">
          <w:marLeft w:val="640"/>
          <w:marRight w:val="0"/>
          <w:marTop w:val="0"/>
          <w:marBottom w:val="0"/>
          <w:divBdr>
            <w:top w:val="none" w:sz="0" w:space="0" w:color="auto"/>
            <w:left w:val="none" w:sz="0" w:space="0" w:color="auto"/>
            <w:bottom w:val="none" w:sz="0" w:space="0" w:color="auto"/>
            <w:right w:val="none" w:sz="0" w:space="0" w:color="auto"/>
          </w:divBdr>
        </w:div>
        <w:div w:id="66877935">
          <w:marLeft w:val="640"/>
          <w:marRight w:val="0"/>
          <w:marTop w:val="0"/>
          <w:marBottom w:val="0"/>
          <w:divBdr>
            <w:top w:val="none" w:sz="0" w:space="0" w:color="auto"/>
            <w:left w:val="none" w:sz="0" w:space="0" w:color="auto"/>
            <w:bottom w:val="none" w:sz="0" w:space="0" w:color="auto"/>
            <w:right w:val="none" w:sz="0" w:space="0" w:color="auto"/>
          </w:divBdr>
        </w:div>
        <w:div w:id="55051333">
          <w:marLeft w:val="640"/>
          <w:marRight w:val="0"/>
          <w:marTop w:val="0"/>
          <w:marBottom w:val="0"/>
          <w:divBdr>
            <w:top w:val="none" w:sz="0" w:space="0" w:color="auto"/>
            <w:left w:val="none" w:sz="0" w:space="0" w:color="auto"/>
            <w:bottom w:val="none" w:sz="0" w:space="0" w:color="auto"/>
            <w:right w:val="none" w:sz="0" w:space="0" w:color="auto"/>
          </w:divBdr>
        </w:div>
        <w:div w:id="1268538207">
          <w:marLeft w:val="640"/>
          <w:marRight w:val="0"/>
          <w:marTop w:val="0"/>
          <w:marBottom w:val="0"/>
          <w:divBdr>
            <w:top w:val="none" w:sz="0" w:space="0" w:color="auto"/>
            <w:left w:val="none" w:sz="0" w:space="0" w:color="auto"/>
            <w:bottom w:val="none" w:sz="0" w:space="0" w:color="auto"/>
            <w:right w:val="none" w:sz="0" w:space="0" w:color="auto"/>
          </w:divBdr>
        </w:div>
        <w:div w:id="1696883685">
          <w:marLeft w:val="640"/>
          <w:marRight w:val="0"/>
          <w:marTop w:val="0"/>
          <w:marBottom w:val="0"/>
          <w:divBdr>
            <w:top w:val="none" w:sz="0" w:space="0" w:color="auto"/>
            <w:left w:val="none" w:sz="0" w:space="0" w:color="auto"/>
            <w:bottom w:val="none" w:sz="0" w:space="0" w:color="auto"/>
            <w:right w:val="none" w:sz="0" w:space="0" w:color="auto"/>
          </w:divBdr>
        </w:div>
        <w:div w:id="1723601059">
          <w:marLeft w:val="640"/>
          <w:marRight w:val="0"/>
          <w:marTop w:val="0"/>
          <w:marBottom w:val="0"/>
          <w:divBdr>
            <w:top w:val="none" w:sz="0" w:space="0" w:color="auto"/>
            <w:left w:val="none" w:sz="0" w:space="0" w:color="auto"/>
            <w:bottom w:val="none" w:sz="0" w:space="0" w:color="auto"/>
            <w:right w:val="none" w:sz="0" w:space="0" w:color="auto"/>
          </w:divBdr>
        </w:div>
        <w:div w:id="937444777">
          <w:marLeft w:val="640"/>
          <w:marRight w:val="0"/>
          <w:marTop w:val="0"/>
          <w:marBottom w:val="0"/>
          <w:divBdr>
            <w:top w:val="none" w:sz="0" w:space="0" w:color="auto"/>
            <w:left w:val="none" w:sz="0" w:space="0" w:color="auto"/>
            <w:bottom w:val="none" w:sz="0" w:space="0" w:color="auto"/>
            <w:right w:val="none" w:sz="0" w:space="0" w:color="auto"/>
          </w:divBdr>
        </w:div>
        <w:div w:id="123085656">
          <w:marLeft w:val="640"/>
          <w:marRight w:val="0"/>
          <w:marTop w:val="0"/>
          <w:marBottom w:val="0"/>
          <w:divBdr>
            <w:top w:val="none" w:sz="0" w:space="0" w:color="auto"/>
            <w:left w:val="none" w:sz="0" w:space="0" w:color="auto"/>
            <w:bottom w:val="none" w:sz="0" w:space="0" w:color="auto"/>
            <w:right w:val="none" w:sz="0" w:space="0" w:color="auto"/>
          </w:divBdr>
        </w:div>
        <w:div w:id="1975527885">
          <w:marLeft w:val="640"/>
          <w:marRight w:val="0"/>
          <w:marTop w:val="0"/>
          <w:marBottom w:val="0"/>
          <w:divBdr>
            <w:top w:val="none" w:sz="0" w:space="0" w:color="auto"/>
            <w:left w:val="none" w:sz="0" w:space="0" w:color="auto"/>
            <w:bottom w:val="none" w:sz="0" w:space="0" w:color="auto"/>
            <w:right w:val="none" w:sz="0" w:space="0" w:color="auto"/>
          </w:divBdr>
        </w:div>
        <w:div w:id="1092969054">
          <w:marLeft w:val="640"/>
          <w:marRight w:val="0"/>
          <w:marTop w:val="0"/>
          <w:marBottom w:val="0"/>
          <w:divBdr>
            <w:top w:val="none" w:sz="0" w:space="0" w:color="auto"/>
            <w:left w:val="none" w:sz="0" w:space="0" w:color="auto"/>
            <w:bottom w:val="none" w:sz="0" w:space="0" w:color="auto"/>
            <w:right w:val="none" w:sz="0" w:space="0" w:color="auto"/>
          </w:divBdr>
        </w:div>
        <w:div w:id="1230770660">
          <w:marLeft w:val="640"/>
          <w:marRight w:val="0"/>
          <w:marTop w:val="0"/>
          <w:marBottom w:val="0"/>
          <w:divBdr>
            <w:top w:val="none" w:sz="0" w:space="0" w:color="auto"/>
            <w:left w:val="none" w:sz="0" w:space="0" w:color="auto"/>
            <w:bottom w:val="none" w:sz="0" w:space="0" w:color="auto"/>
            <w:right w:val="none" w:sz="0" w:space="0" w:color="auto"/>
          </w:divBdr>
        </w:div>
        <w:div w:id="1597977908">
          <w:marLeft w:val="640"/>
          <w:marRight w:val="0"/>
          <w:marTop w:val="0"/>
          <w:marBottom w:val="0"/>
          <w:divBdr>
            <w:top w:val="none" w:sz="0" w:space="0" w:color="auto"/>
            <w:left w:val="none" w:sz="0" w:space="0" w:color="auto"/>
            <w:bottom w:val="none" w:sz="0" w:space="0" w:color="auto"/>
            <w:right w:val="none" w:sz="0" w:space="0" w:color="auto"/>
          </w:divBdr>
        </w:div>
        <w:div w:id="810169307">
          <w:marLeft w:val="640"/>
          <w:marRight w:val="0"/>
          <w:marTop w:val="0"/>
          <w:marBottom w:val="0"/>
          <w:divBdr>
            <w:top w:val="none" w:sz="0" w:space="0" w:color="auto"/>
            <w:left w:val="none" w:sz="0" w:space="0" w:color="auto"/>
            <w:bottom w:val="none" w:sz="0" w:space="0" w:color="auto"/>
            <w:right w:val="none" w:sz="0" w:space="0" w:color="auto"/>
          </w:divBdr>
        </w:div>
        <w:div w:id="1778520623">
          <w:marLeft w:val="640"/>
          <w:marRight w:val="0"/>
          <w:marTop w:val="0"/>
          <w:marBottom w:val="0"/>
          <w:divBdr>
            <w:top w:val="none" w:sz="0" w:space="0" w:color="auto"/>
            <w:left w:val="none" w:sz="0" w:space="0" w:color="auto"/>
            <w:bottom w:val="none" w:sz="0" w:space="0" w:color="auto"/>
            <w:right w:val="none" w:sz="0" w:space="0" w:color="auto"/>
          </w:divBdr>
        </w:div>
        <w:div w:id="351420497">
          <w:marLeft w:val="640"/>
          <w:marRight w:val="0"/>
          <w:marTop w:val="0"/>
          <w:marBottom w:val="0"/>
          <w:divBdr>
            <w:top w:val="none" w:sz="0" w:space="0" w:color="auto"/>
            <w:left w:val="none" w:sz="0" w:space="0" w:color="auto"/>
            <w:bottom w:val="none" w:sz="0" w:space="0" w:color="auto"/>
            <w:right w:val="none" w:sz="0" w:space="0" w:color="auto"/>
          </w:divBdr>
        </w:div>
        <w:div w:id="1811483493">
          <w:marLeft w:val="640"/>
          <w:marRight w:val="0"/>
          <w:marTop w:val="0"/>
          <w:marBottom w:val="0"/>
          <w:divBdr>
            <w:top w:val="none" w:sz="0" w:space="0" w:color="auto"/>
            <w:left w:val="none" w:sz="0" w:space="0" w:color="auto"/>
            <w:bottom w:val="none" w:sz="0" w:space="0" w:color="auto"/>
            <w:right w:val="none" w:sz="0" w:space="0" w:color="auto"/>
          </w:divBdr>
        </w:div>
        <w:div w:id="525751940">
          <w:marLeft w:val="640"/>
          <w:marRight w:val="0"/>
          <w:marTop w:val="0"/>
          <w:marBottom w:val="0"/>
          <w:divBdr>
            <w:top w:val="none" w:sz="0" w:space="0" w:color="auto"/>
            <w:left w:val="none" w:sz="0" w:space="0" w:color="auto"/>
            <w:bottom w:val="none" w:sz="0" w:space="0" w:color="auto"/>
            <w:right w:val="none" w:sz="0" w:space="0" w:color="auto"/>
          </w:divBdr>
        </w:div>
        <w:div w:id="522017939">
          <w:marLeft w:val="640"/>
          <w:marRight w:val="0"/>
          <w:marTop w:val="0"/>
          <w:marBottom w:val="0"/>
          <w:divBdr>
            <w:top w:val="none" w:sz="0" w:space="0" w:color="auto"/>
            <w:left w:val="none" w:sz="0" w:space="0" w:color="auto"/>
            <w:bottom w:val="none" w:sz="0" w:space="0" w:color="auto"/>
            <w:right w:val="none" w:sz="0" w:space="0" w:color="auto"/>
          </w:divBdr>
        </w:div>
        <w:div w:id="265310587">
          <w:marLeft w:val="640"/>
          <w:marRight w:val="0"/>
          <w:marTop w:val="0"/>
          <w:marBottom w:val="0"/>
          <w:divBdr>
            <w:top w:val="none" w:sz="0" w:space="0" w:color="auto"/>
            <w:left w:val="none" w:sz="0" w:space="0" w:color="auto"/>
            <w:bottom w:val="none" w:sz="0" w:space="0" w:color="auto"/>
            <w:right w:val="none" w:sz="0" w:space="0" w:color="auto"/>
          </w:divBdr>
        </w:div>
        <w:div w:id="97257200">
          <w:marLeft w:val="640"/>
          <w:marRight w:val="0"/>
          <w:marTop w:val="0"/>
          <w:marBottom w:val="0"/>
          <w:divBdr>
            <w:top w:val="none" w:sz="0" w:space="0" w:color="auto"/>
            <w:left w:val="none" w:sz="0" w:space="0" w:color="auto"/>
            <w:bottom w:val="none" w:sz="0" w:space="0" w:color="auto"/>
            <w:right w:val="none" w:sz="0" w:space="0" w:color="auto"/>
          </w:divBdr>
        </w:div>
        <w:div w:id="1097021736">
          <w:marLeft w:val="640"/>
          <w:marRight w:val="0"/>
          <w:marTop w:val="0"/>
          <w:marBottom w:val="0"/>
          <w:divBdr>
            <w:top w:val="none" w:sz="0" w:space="0" w:color="auto"/>
            <w:left w:val="none" w:sz="0" w:space="0" w:color="auto"/>
            <w:bottom w:val="none" w:sz="0" w:space="0" w:color="auto"/>
            <w:right w:val="none" w:sz="0" w:space="0" w:color="auto"/>
          </w:divBdr>
        </w:div>
        <w:div w:id="1465924958">
          <w:marLeft w:val="640"/>
          <w:marRight w:val="0"/>
          <w:marTop w:val="0"/>
          <w:marBottom w:val="0"/>
          <w:divBdr>
            <w:top w:val="none" w:sz="0" w:space="0" w:color="auto"/>
            <w:left w:val="none" w:sz="0" w:space="0" w:color="auto"/>
            <w:bottom w:val="none" w:sz="0" w:space="0" w:color="auto"/>
            <w:right w:val="none" w:sz="0" w:space="0" w:color="auto"/>
          </w:divBdr>
        </w:div>
        <w:div w:id="1196578619">
          <w:marLeft w:val="640"/>
          <w:marRight w:val="0"/>
          <w:marTop w:val="0"/>
          <w:marBottom w:val="0"/>
          <w:divBdr>
            <w:top w:val="none" w:sz="0" w:space="0" w:color="auto"/>
            <w:left w:val="none" w:sz="0" w:space="0" w:color="auto"/>
            <w:bottom w:val="none" w:sz="0" w:space="0" w:color="auto"/>
            <w:right w:val="none" w:sz="0" w:space="0" w:color="auto"/>
          </w:divBdr>
        </w:div>
        <w:div w:id="275140046">
          <w:marLeft w:val="640"/>
          <w:marRight w:val="0"/>
          <w:marTop w:val="0"/>
          <w:marBottom w:val="0"/>
          <w:divBdr>
            <w:top w:val="none" w:sz="0" w:space="0" w:color="auto"/>
            <w:left w:val="none" w:sz="0" w:space="0" w:color="auto"/>
            <w:bottom w:val="none" w:sz="0" w:space="0" w:color="auto"/>
            <w:right w:val="none" w:sz="0" w:space="0" w:color="auto"/>
          </w:divBdr>
        </w:div>
        <w:div w:id="2000881028">
          <w:marLeft w:val="640"/>
          <w:marRight w:val="0"/>
          <w:marTop w:val="0"/>
          <w:marBottom w:val="0"/>
          <w:divBdr>
            <w:top w:val="none" w:sz="0" w:space="0" w:color="auto"/>
            <w:left w:val="none" w:sz="0" w:space="0" w:color="auto"/>
            <w:bottom w:val="none" w:sz="0" w:space="0" w:color="auto"/>
            <w:right w:val="none" w:sz="0" w:space="0" w:color="auto"/>
          </w:divBdr>
        </w:div>
        <w:div w:id="761681674">
          <w:marLeft w:val="640"/>
          <w:marRight w:val="0"/>
          <w:marTop w:val="0"/>
          <w:marBottom w:val="0"/>
          <w:divBdr>
            <w:top w:val="none" w:sz="0" w:space="0" w:color="auto"/>
            <w:left w:val="none" w:sz="0" w:space="0" w:color="auto"/>
            <w:bottom w:val="none" w:sz="0" w:space="0" w:color="auto"/>
            <w:right w:val="none" w:sz="0" w:space="0" w:color="auto"/>
          </w:divBdr>
        </w:div>
        <w:div w:id="1289430982">
          <w:marLeft w:val="640"/>
          <w:marRight w:val="0"/>
          <w:marTop w:val="0"/>
          <w:marBottom w:val="0"/>
          <w:divBdr>
            <w:top w:val="none" w:sz="0" w:space="0" w:color="auto"/>
            <w:left w:val="none" w:sz="0" w:space="0" w:color="auto"/>
            <w:bottom w:val="none" w:sz="0" w:space="0" w:color="auto"/>
            <w:right w:val="none" w:sz="0" w:space="0" w:color="auto"/>
          </w:divBdr>
        </w:div>
        <w:div w:id="1819884529">
          <w:marLeft w:val="640"/>
          <w:marRight w:val="0"/>
          <w:marTop w:val="0"/>
          <w:marBottom w:val="0"/>
          <w:divBdr>
            <w:top w:val="none" w:sz="0" w:space="0" w:color="auto"/>
            <w:left w:val="none" w:sz="0" w:space="0" w:color="auto"/>
            <w:bottom w:val="none" w:sz="0" w:space="0" w:color="auto"/>
            <w:right w:val="none" w:sz="0" w:space="0" w:color="auto"/>
          </w:divBdr>
        </w:div>
        <w:div w:id="828402754">
          <w:marLeft w:val="640"/>
          <w:marRight w:val="0"/>
          <w:marTop w:val="0"/>
          <w:marBottom w:val="0"/>
          <w:divBdr>
            <w:top w:val="none" w:sz="0" w:space="0" w:color="auto"/>
            <w:left w:val="none" w:sz="0" w:space="0" w:color="auto"/>
            <w:bottom w:val="none" w:sz="0" w:space="0" w:color="auto"/>
            <w:right w:val="none" w:sz="0" w:space="0" w:color="auto"/>
          </w:divBdr>
        </w:div>
        <w:div w:id="1101602674">
          <w:marLeft w:val="640"/>
          <w:marRight w:val="0"/>
          <w:marTop w:val="0"/>
          <w:marBottom w:val="0"/>
          <w:divBdr>
            <w:top w:val="none" w:sz="0" w:space="0" w:color="auto"/>
            <w:left w:val="none" w:sz="0" w:space="0" w:color="auto"/>
            <w:bottom w:val="none" w:sz="0" w:space="0" w:color="auto"/>
            <w:right w:val="none" w:sz="0" w:space="0" w:color="auto"/>
          </w:divBdr>
        </w:div>
        <w:div w:id="2080789865">
          <w:marLeft w:val="640"/>
          <w:marRight w:val="0"/>
          <w:marTop w:val="0"/>
          <w:marBottom w:val="0"/>
          <w:divBdr>
            <w:top w:val="none" w:sz="0" w:space="0" w:color="auto"/>
            <w:left w:val="none" w:sz="0" w:space="0" w:color="auto"/>
            <w:bottom w:val="none" w:sz="0" w:space="0" w:color="auto"/>
            <w:right w:val="none" w:sz="0" w:space="0" w:color="auto"/>
          </w:divBdr>
        </w:div>
        <w:div w:id="997269618">
          <w:marLeft w:val="640"/>
          <w:marRight w:val="0"/>
          <w:marTop w:val="0"/>
          <w:marBottom w:val="0"/>
          <w:divBdr>
            <w:top w:val="none" w:sz="0" w:space="0" w:color="auto"/>
            <w:left w:val="none" w:sz="0" w:space="0" w:color="auto"/>
            <w:bottom w:val="none" w:sz="0" w:space="0" w:color="auto"/>
            <w:right w:val="none" w:sz="0" w:space="0" w:color="auto"/>
          </w:divBdr>
        </w:div>
        <w:div w:id="1054350958">
          <w:marLeft w:val="640"/>
          <w:marRight w:val="0"/>
          <w:marTop w:val="0"/>
          <w:marBottom w:val="0"/>
          <w:divBdr>
            <w:top w:val="none" w:sz="0" w:space="0" w:color="auto"/>
            <w:left w:val="none" w:sz="0" w:space="0" w:color="auto"/>
            <w:bottom w:val="none" w:sz="0" w:space="0" w:color="auto"/>
            <w:right w:val="none" w:sz="0" w:space="0" w:color="auto"/>
          </w:divBdr>
        </w:div>
        <w:div w:id="2056807928">
          <w:marLeft w:val="640"/>
          <w:marRight w:val="0"/>
          <w:marTop w:val="0"/>
          <w:marBottom w:val="0"/>
          <w:divBdr>
            <w:top w:val="none" w:sz="0" w:space="0" w:color="auto"/>
            <w:left w:val="none" w:sz="0" w:space="0" w:color="auto"/>
            <w:bottom w:val="none" w:sz="0" w:space="0" w:color="auto"/>
            <w:right w:val="none" w:sz="0" w:space="0" w:color="auto"/>
          </w:divBdr>
        </w:div>
        <w:div w:id="7101203">
          <w:marLeft w:val="640"/>
          <w:marRight w:val="0"/>
          <w:marTop w:val="0"/>
          <w:marBottom w:val="0"/>
          <w:divBdr>
            <w:top w:val="none" w:sz="0" w:space="0" w:color="auto"/>
            <w:left w:val="none" w:sz="0" w:space="0" w:color="auto"/>
            <w:bottom w:val="none" w:sz="0" w:space="0" w:color="auto"/>
            <w:right w:val="none" w:sz="0" w:space="0" w:color="auto"/>
          </w:divBdr>
        </w:div>
        <w:div w:id="2045013356">
          <w:marLeft w:val="640"/>
          <w:marRight w:val="0"/>
          <w:marTop w:val="0"/>
          <w:marBottom w:val="0"/>
          <w:divBdr>
            <w:top w:val="none" w:sz="0" w:space="0" w:color="auto"/>
            <w:left w:val="none" w:sz="0" w:space="0" w:color="auto"/>
            <w:bottom w:val="none" w:sz="0" w:space="0" w:color="auto"/>
            <w:right w:val="none" w:sz="0" w:space="0" w:color="auto"/>
          </w:divBdr>
        </w:div>
        <w:div w:id="1950623542">
          <w:marLeft w:val="640"/>
          <w:marRight w:val="0"/>
          <w:marTop w:val="0"/>
          <w:marBottom w:val="0"/>
          <w:divBdr>
            <w:top w:val="none" w:sz="0" w:space="0" w:color="auto"/>
            <w:left w:val="none" w:sz="0" w:space="0" w:color="auto"/>
            <w:bottom w:val="none" w:sz="0" w:space="0" w:color="auto"/>
            <w:right w:val="none" w:sz="0" w:space="0" w:color="auto"/>
          </w:divBdr>
        </w:div>
        <w:div w:id="1549874516">
          <w:marLeft w:val="640"/>
          <w:marRight w:val="0"/>
          <w:marTop w:val="0"/>
          <w:marBottom w:val="0"/>
          <w:divBdr>
            <w:top w:val="none" w:sz="0" w:space="0" w:color="auto"/>
            <w:left w:val="none" w:sz="0" w:space="0" w:color="auto"/>
            <w:bottom w:val="none" w:sz="0" w:space="0" w:color="auto"/>
            <w:right w:val="none" w:sz="0" w:space="0" w:color="auto"/>
          </w:divBdr>
        </w:div>
        <w:div w:id="2098941499">
          <w:marLeft w:val="640"/>
          <w:marRight w:val="0"/>
          <w:marTop w:val="0"/>
          <w:marBottom w:val="0"/>
          <w:divBdr>
            <w:top w:val="none" w:sz="0" w:space="0" w:color="auto"/>
            <w:left w:val="none" w:sz="0" w:space="0" w:color="auto"/>
            <w:bottom w:val="none" w:sz="0" w:space="0" w:color="auto"/>
            <w:right w:val="none" w:sz="0" w:space="0" w:color="auto"/>
          </w:divBdr>
        </w:div>
        <w:div w:id="1583753275">
          <w:marLeft w:val="640"/>
          <w:marRight w:val="0"/>
          <w:marTop w:val="0"/>
          <w:marBottom w:val="0"/>
          <w:divBdr>
            <w:top w:val="none" w:sz="0" w:space="0" w:color="auto"/>
            <w:left w:val="none" w:sz="0" w:space="0" w:color="auto"/>
            <w:bottom w:val="none" w:sz="0" w:space="0" w:color="auto"/>
            <w:right w:val="none" w:sz="0" w:space="0" w:color="auto"/>
          </w:divBdr>
        </w:div>
        <w:div w:id="1684089939">
          <w:marLeft w:val="640"/>
          <w:marRight w:val="0"/>
          <w:marTop w:val="0"/>
          <w:marBottom w:val="0"/>
          <w:divBdr>
            <w:top w:val="none" w:sz="0" w:space="0" w:color="auto"/>
            <w:left w:val="none" w:sz="0" w:space="0" w:color="auto"/>
            <w:bottom w:val="none" w:sz="0" w:space="0" w:color="auto"/>
            <w:right w:val="none" w:sz="0" w:space="0" w:color="auto"/>
          </w:divBdr>
        </w:div>
        <w:div w:id="1901012147">
          <w:marLeft w:val="640"/>
          <w:marRight w:val="0"/>
          <w:marTop w:val="0"/>
          <w:marBottom w:val="0"/>
          <w:divBdr>
            <w:top w:val="none" w:sz="0" w:space="0" w:color="auto"/>
            <w:left w:val="none" w:sz="0" w:space="0" w:color="auto"/>
            <w:bottom w:val="none" w:sz="0" w:space="0" w:color="auto"/>
            <w:right w:val="none" w:sz="0" w:space="0" w:color="auto"/>
          </w:divBdr>
        </w:div>
        <w:div w:id="1930846856">
          <w:marLeft w:val="640"/>
          <w:marRight w:val="0"/>
          <w:marTop w:val="0"/>
          <w:marBottom w:val="0"/>
          <w:divBdr>
            <w:top w:val="none" w:sz="0" w:space="0" w:color="auto"/>
            <w:left w:val="none" w:sz="0" w:space="0" w:color="auto"/>
            <w:bottom w:val="none" w:sz="0" w:space="0" w:color="auto"/>
            <w:right w:val="none" w:sz="0" w:space="0" w:color="auto"/>
          </w:divBdr>
        </w:div>
        <w:div w:id="776604937">
          <w:marLeft w:val="640"/>
          <w:marRight w:val="0"/>
          <w:marTop w:val="0"/>
          <w:marBottom w:val="0"/>
          <w:divBdr>
            <w:top w:val="none" w:sz="0" w:space="0" w:color="auto"/>
            <w:left w:val="none" w:sz="0" w:space="0" w:color="auto"/>
            <w:bottom w:val="none" w:sz="0" w:space="0" w:color="auto"/>
            <w:right w:val="none" w:sz="0" w:space="0" w:color="auto"/>
          </w:divBdr>
        </w:div>
        <w:div w:id="210924349">
          <w:marLeft w:val="640"/>
          <w:marRight w:val="0"/>
          <w:marTop w:val="0"/>
          <w:marBottom w:val="0"/>
          <w:divBdr>
            <w:top w:val="none" w:sz="0" w:space="0" w:color="auto"/>
            <w:left w:val="none" w:sz="0" w:space="0" w:color="auto"/>
            <w:bottom w:val="none" w:sz="0" w:space="0" w:color="auto"/>
            <w:right w:val="none" w:sz="0" w:space="0" w:color="auto"/>
          </w:divBdr>
        </w:div>
        <w:div w:id="352659492">
          <w:marLeft w:val="640"/>
          <w:marRight w:val="0"/>
          <w:marTop w:val="0"/>
          <w:marBottom w:val="0"/>
          <w:divBdr>
            <w:top w:val="none" w:sz="0" w:space="0" w:color="auto"/>
            <w:left w:val="none" w:sz="0" w:space="0" w:color="auto"/>
            <w:bottom w:val="none" w:sz="0" w:space="0" w:color="auto"/>
            <w:right w:val="none" w:sz="0" w:space="0" w:color="auto"/>
          </w:divBdr>
        </w:div>
        <w:div w:id="1880319903">
          <w:marLeft w:val="640"/>
          <w:marRight w:val="0"/>
          <w:marTop w:val="0"/>
          <w:marBottom w:val="0"/>
          <w:divBdr>
            <w:top w:val="none" w:sz="0" w:space="0" w:color="auto"/>
            <w:left w:val="none" w:sz="0" w:space="0" w:color="auto"/>
            <w:bottom w:val="none" w:sz="0" w:space="0" w:color="auto"/>
            <w:right w:val="none" w:sz="0" w:space="0" w:color="auto"/>
          </w:divBdr>
        </w:div>
        <w:div w:id="1746495312">
          <w:marLeft w:val="640"/>
          <w:marRight w:val="0"/>
          <w:marTop w:val="0"/>
          <w:marBottom w:val="0"/>
          <w:divBdr>
            <w:top w:val="none" w:sz="0" w:space="0" w:color="auto"/>
            <w:left w:val="none" w:sz="0" w:space="0" w:color="auto"/>
            <w:bottom w:val="none" w:sz="0" w:space="0" w:color="auto"/>
            <w:right w:val="none" w:sz="0" w:space="0" w:color="auto"/>
          </w:divBdr>
        </w:div>
        <w:div w:id="236011969">
          <w:marLeft w:val="640"/>
          <w:marRight w:val="0"/>
          <w:marTop w:val="0"/>
          <w:marBottom w:val="0"/>
          <w:divBdr>
            <w:top w:val="none" w:sz="0" w:space="0" w:color="auto"/>
            <w:left w:val="none" w:sz="0" w:space="0" w:color="auto"/>
            <w:bottom w:val="none" w:sz="0" w:space="0" w:color="auto"/>
            <w:right w:val="none" w:sz="0" w:space="0" w:color="auto"/>
          </w:divBdr>
        </w:div>
        <w:div w:id="747192984">
          <w:marLeft w:val="640"/>
          <w:marRight w:val="0"/>
          <w:marTop w:val="0"/>
          <w:marBottom w:val="0"/>
          <w:divBdr>
            <w:top w:val="none" w:sz="0" w:space="0" w:color="auto"/>
            <w:left w:val="none" w:sz="0" w:space="0" w:color="auto"/>
            <w:bottom w:val="none" w:sz="0" w:space="0" w:color="auto"/>
            <w:right w:val="none" w:sz="0" w:space="0" w:color="auto"/>
          </w:divBdr>
        </w:div>
        <w:div w:id="1834637615">
          <w:marLeft w:val="640"/>
          <w:marRight w:val="0"/>
          <w:marTop w:val="0"/>
          <w:marBottom w:val="0"/>
          <w:divBdr>
            <w:top w:val="none" w:sz="0" w:space="0" w:color="auto"/>
            <w:left w:val="none" w:sz="0" w:space="0" w:color="auto"/>
            <w:bottom w:val="none" w:sz="0" w:space="0" w:color="auto"/>
            <w:right w:val="none" w:sz="0" w:space="0" w:color="auto"/>
          </w:divBdr>
        </w:div>
        <w:div w:id="2075932632">
          <w:marLeft w:val="640"/>
          <w:marRight w:val="0"/>
          <w:marTop w:val="0"/>
          <w:marBottom w:val="0"/>
          <w:divBdr>
            <w:top w:val="none" w:sz="0" w:space="0" w:color="auto"/>
            <w:left w:val="none" w:sz="0" w:space="0" w:color="auto"/>
            <w:bottom w:val="none" w:sz="0" w:space="0" w:color="auto"/>
            <w:right w:val="none" w:sz="0" w:space="0" w:color="auto"/>
          </w:divBdr>
        </w:div>
        <w:div w:id="1897468528">
          <w:marLeft w:val="640"/>
          <w:marRight w:val="0"/>
          <w:marTop w:val="0"/>
          <w:marBottom w:val="0"/>
          <w:divBdr>
            <w:top w:val="none" w:sz="0" w:space="0" w:color="auto"/>
            <w:left w:val="none" w:sz="0" w:space="0" w:color="auto"/>
            <w:bottom w:val="none" w:sz="0" w:space="0" w:color="auto"/>
            <w:right w:val="none" w:sz="0" w:space="0" w:color="auto"/>
          </w:divBdr>
        </w:div>
        <w:div w:id="1607081031">
          <w:marLeft w:val="640"/>
          <w:marRight w:val="0"/>
          <w:marTop w:val="0"/>
          <w:marBottom w:val="0"/>
          <w:divBdr>
            <w:top w:val="none" w:sz="0" w:space="0" w:color="auto"/>
            <w:left w:val="none" w:sz="0" w:space="0" w:color="auto"/>
            <w:bottom w:val="none" w:sz="0" w:space="0" w:color="auto"/>
            <w:right w:val="none" w:sz="0" w:space="0" w:color="auto"/>
          </w:divBdr>
        </w:div>
        <w:div w:id="1847010876">
          <w:marLeft w:val="640"/>
          <w:marRight w:val="0"/>
          <w:marTop w:val="0"/>
          <w:marBottom w:val="0"/>
          <w:divBdr>
            <w:top w:val="none" w:sz="0" w:space="0" w:color="auto"/>
            <w:left w:val="none" w:sz="0" w:space="0" w:color="auto"/>
            <w:bottom w:val="none" w:sz="0" w:space="0" w:color="auto"/>
            <w:right w:val="none" w:sz="0" w:space="0" w:color="auto"/>
          </w:divBdr>
        </w:div>
        <w:div w:id="1721441750">
          <w:marLeft w:val="640"/>
          <w:marRight w:val="0"/>
          <w:marTop w:val="0"/>
          <w:marBottom w:val="0"/>
          <w:divBdr>
            <w:top w:val="none" w:sz="0" w:space="0" w:color="auto"/>
            <w:left w:val="none" w:sz="0" w:space="0" w:color="auto"/>
            <w:bottom w:val="none" w:sz="0" w:space="0" w:color="auto"/>
            <w:right w:val="none" w:sz="0" w:space="0" w:color="auto"/>
          </w:divBdr>
        </w:div>
        <w:div w:id="898367762">
          <w:marLeft w:val="640"/>
          <w:marRight w:val="0"/>
          <w:marTop w:val="0"/>
          <w:marBottom w:val="0"/>
          <w:divBdr>
            <w:top w:val="none" w:sz="0" w:space="0" w:color="auto"/>
            <w:left w:val="none" w:sz="0" w:space="0" w:color="auto"/>
            <w:bottom w:val="none" w:sz="0" w:space="0" w:color="auto"/>
            <w:right w:val="none" w:sz="0" w:space="0" w:color="auto"/>
          </w:divBdr>
        </w:div>
        <w:div w:id="202137101">
          <w:marLeft w:val="640"/>
          <w:marRight w:val="0"/>
          <w:marTop w:val="0"/>
          <w:marBottom w:val="0"/>
          <w:divBdr>
            <w:top w:val="none" w:sz="0" w:space="0" w:color="auto"/>
            <w:left w:val="none" w:sz="0" w:space="0" w:color="auto"/>
            <w:bottom w:val="none" w:sz="0" w:space="0" w:color="auto"/>
            <w:right w:val="none" w:sz="0" w:space="0" w:color="auto"/>
          </w:divBdr>
        </w:div>
        <w:div w:id="1172137076">
          <w:marLeft w:val="640"/>
          <w:marRight w:val="0"/>
          <w:marTop w:val="0"/>
          <w:marBottom w:val="0"/>
          <w:divBdr>
            <w:top w:val="none" w:sz="0" w:space="0" w:color="auto"/>
            <w:left w:val="none" w:sz="0" w:space="0" w:color="auto"/>
            <w:bottom w:val="none" w:sz="0" w:space="0" w:color="auto"/>
            <w:right w:val="none" w:sz="0" w:space="0" w:color="auto"/>
          </w:divBdr>
        </w:div>
        <w:div w:id="1308168135">
          <w:marLeft w:val="640"/>
          <w:marRight w:val="0"/>
          <w:marTop w:val="0"/>
          <w:marBottom w:val="0"/>
          <w:divBdr>
            <w:top w:val="none" w:sz="0" w:space="0" w:color="auto"/>
            <w:left w:val="none" w:sz="0" w:space="0" w:color="auto"/>
            <w:bottom w:val="none" w:sz="0" w:space="0" w:color="auto"/>
            <w:right w:val="none" w:sz="0" w:space="0" w:color="auto"/>
          </w:divBdr>
        </w:div>
        <w:div w:id="1221402585">
          <w:marLeft w:val="640"/>
          <w:marRight w:val="0"/>
          <w:marTop w:val="0"/>
          <w:marBottom w:val="0"/>
          <w:divBdr>
            <w:top w:val="none" w:sz="0" w:space="0" w:color="auto"/>
            <w:left w:val="none" w:sz="0" w:space="0" w:color="auto"/>
            <w:bottom w:val="none" w:sz="0" w:space="0" w:color="auto"/>
            <w:right w:val="none" w:sz="0" w:space="0" w:color="auto"/>
          </w:divBdr>
        </w:div>
        <w:div w:id="1531794087">
          <w:marLeft w:val="640"/>
          <w:marRight w:val="0"/>
          <w:marTop w:val="0"/>
          <w:marBottom w:val="0"/>
          <w:divBdr>
            <w:top w:val="none" w:sz="0" w:space="0" w:color="auto"/>
            <w:left w:val="none" w:sz="0" w:space="0" w:color="auto"/>
            <w:bottom w:val="none" w:sz="0" w:space="0" w:color="auto"/>
            <w:right w:val="none" w:sz="0" w:space="0" w:color="auto"/>
          </w:divBdr>
        </w:div>
        <w:div w:id="2059275696">
          <w:marLeft w:val="640"/>
          <w:marRight w:val="0"/>
          <w:marTop w:val="0"/>
          <w:marBottom w:val="0"/>
          <w:divBdr>
            <w:top w:val="none" w:sz="0" w:space="0" w:color="auto"/>
            <w:left w:val="none" w:sz="0" w:space="0" w:color="auto"/>
            <w:bottom w:val="none" w:sz="0" w:space="0" w:color="auto"/>
            <w:right w:val="none" w:sz="0" w:space="0" w:color="auto"/>
          </w:divBdr>
        </w:div>
        <w:div w:id="487790545">
          <w:marLeft w:val="640"/>
          <w:marRight w:val="0"/>
          <w:marTop w:val="0"/>
          <w:marBottom w:val="0"/>
          <w:divBdr>
            <w:top w:val="none" w:sz="0" w:space="0" w:color="auto"/>
            <w:left w:val="none" w:sz="0" w:space="0" w:color="auto"/>
            <w:bottom w:val="none" w:sz="0" w:space="0" w:color="auto"/>
            <w:right w:val="none" w:sz="0" w:space="0" w:color="auto"/>
          </w:divBdr>
        </w:div>
        <w:div w:id="945501102">
          <w:marLeft w:val="640"/>
          <w:marRight w:val="0"/>
          <w:marTop w:val="0"/>
          <w:marBottom w:val="0"/>
          <w:divBdr>
            <w:top w:val="none" w:sz="0" w:space="0" w:color="auto"/>
            <w:left w:val="none" w:sz="0" w:space="0" w:color="auto"/>
            <w:bottom w:val="none" w:sz="0" w:space="0" w:color="auto"/>
            <w:right w:val="none" w:sz="0" w:space="0" w:color="auto"/>
          </w:divBdr>
        </w:div>
        <w:div w:id="756947964">
          <w:marLeft w:val="640"/>
          <w:marRight w:val="0"/>
          <w:marTop w:val="0"/>
          <w:marBottom w:val="0"/>
          <w:divBdr>
            <w:top w:val="none" w:sz="0" w:space="0" w:color="auto"/>
            <w:left w:val="none" w:sz="0" w:space="0" w:color="auto"/>
            <w:bottom w:val="none" w:sz="0" w:space="0" w:color="auto"/>
            <w:right w:val="none" w:sz="0" w:space="0" w:color="auto"/>
          </w:divBdr>
        </w:div>
        <w:div w:id="421951486">
          <w:marLeft w:val="640"/>
          <w:marRight w:val="0"/>
          <w:marTop w:val="0"/>
          <w:marBottom w:val="0"/>
          <w:divBdr>
            <w:top w:val="none" w:sz="0" w:space="0" w:color="auto"/>
            <w:left w:val="none" w:sz="0" w:space="0" w:color="auto"/>
            <w:bottom w:val="none" w:sz="0" w:space="0" w:color="auto"/>
            <w:right w:val="none" w:sz="0" w:space="0" w:color="auto"/>
          </w:divBdr>
        </w:div>
        <w:div w:id="1686050809">
          <w:marLeft w:val="640"/>
          <w:marRight w:val="0"/>
          <w:marTop w:val="0"/>
          <w:marBottom w:val="0"/>
          <w:divBdr>
            <w:top w:val="none" w:sz="0" w:space="0" w:color="auto"/>
            <w:left w:val="none" w:sz="0" w:space="0" w:color="auto"/>
            <w:bottom w:val="none" w:sz="0" w:space="0" w:color="auto"/>
            <w:right w:val="none" w:sz="0" w:space="0" w:color="auto"/>
          </w:divBdr>
        </w:div>
        <w:div w:id="799307240">
          <w:marLeft w:val="640"/>
          <w:marRight w:val="0"/>
          <w:marTop w:val="0"/>
          <w:marBottom w:val="0"/>
          <w:divBdr>
            <w:top w:val="none" w:sz="0" w:space="0" w:color="auto"/>
            <w:left w:val="none" w:sz="0" w:space="0" w:color="auto"/>
            <w:bottom w:val="none" w:sz="0" w:space="0" w:color="auto"/>
            <w:right w:val="none" w:sz="0" w:space="0" w:color="auto"/>
          </w:divBdr>
        </w:div>
        <w:div w:id="23680493">
          <w:marLeft w:val="640"/>
          <w:marRight w:val="0"/>
          <w:marTop w:val="0"/>
          <w:marBottom w:val="0"/>
          <w:divBdr>
            <w:top w:val="none" w:sz="0" w:space="0" w:color="auto"/>
            <w:left w:val="none" w:sz="0" w:space="0" w:color="auto"/>
            <w:bottom w:val="none" w:sz="0" w:space="0" w:color="auto"/>
            <w:right w:val="none" w:sz="0" w:space="0" w:color="auto"/>
          </w:divBdr>
        </w:div>
        <w:div w:id="1983850210">
          <w:marLeft w:val="640"/>
          <w:marRight w:val="0"/>
          <w:marTop w:val="0"/>
          <w:marBottom w:val="0"/>
          <w:divBdr>
            <w:top w:val="none" w:sz="0" w:space="0" w:color="auto"/>
            <w:left w:val="none" w:sz="0" w:space="0" w:color="auto"/>
            <w:bottom w:val="none" w:sz="0" w:space="0" w:color="auto"/>
            <w:right w:val="none" w:sz="0" w:space="0" w:color="auto"/>
          </w:divBdr>
        </w:div>
        <w:div w:id="832601626">
          <w:marLeft w:val="640"/>
          <w:marRight w:val="0"/>
          <w:marTop w:val="0"/>
          <w:marBottom w:val="0"/>
          <w:divBdr>
            <w:top w:val="none" w:sz="0" w:space="0" w:color="auto"/>
            <w:left w:val="none" w:sz="0" w:space="0" w:color="auto"/>
            <w:bottom w:val="none" w:sz="0" w:space="0" w:color="auto"/>
            <w:right w:val="none" w:sz="0" w:space="0" w:color="auto"/>
          </w:divBdr>
        </w:div>
        <w:div w:id="1386417604">
          <w:marLeft w:val="640"/>
          <w:marRight w:val="0"/>
          <w:marTop w:val="0"/>
          <w:marBottom w:val="0"/>
          <w:divBdr>
            <w:top w:val="none" w:sz="0" w:space="0" w:color="auto"/>
            <w:left w:val="none" w:sz="0" w:space="0" w:color="auto"/>
            <w:bottom w:val="none" w:sz="0" w:space="0" w:color="auto"/>
            <w:right w:val="none" w:sz="0" w:space="0" w:color="auto"/>
          </w:divBdr>
        </w:div>
        <w:div w:id="404765286">
          <w:marLeft w:val="640"/>
          <w:marRight w:val="0"/>
          <w:marTop w:val="0"/>
          <w:marBottom w:val="0"/>
          <w:divBdr>
            <w:top w:val="none" w:sz="0" w:space="0" w:color="auto"/>
            <w:left w:val="none" w:sz="0" w:space="0" w:color="auto"/>
            <w:bottom w:val="none" w:sz="0" w:space="0" w:color="auto"/>
            <w:right w:val="none" w:sz="0" w:space="0" w:color="auto"/>
          </w:divBdr>
        </w:div>
        <w:div w:id="12926251">
          <w:marLeft w:val="640"/>
          <w:marRight w:val="0"/>
          <w:marTop w:val="0"/>
          <w:marBottom w:val="0"/>
          <w:divBdr>
            <w:top w:val="none" w:sz="0" w:space="0" w:color="auto"/>
            <w:left w:val="none" w:sz="0" w:space="0" w:color="auto"/>
            <w:bottom w:val="none" w:sz="0" w:space="0" w:color="auto"/>
            <w:right w:val="none" w:sz="0" w:space="0" w:color="auto"/>
          </w:divBdr>
        </w:div>
        <w:div w:id="891503736">
          <w:marLeft w:val="640"/>
          <w:marRight w:val="0"/>
          <w:marTop w:val="0"/>
          <w:marBottom w:val="0"/>
          <w:divBdr>
            <w:top w:val="none" w:sz="0" w:space="0" w:color="auto"/>
            <w:left w:val="none" w:sz="0" w:space="0" w:color="auto"/>
            <w:bottom w:val="none" w:sz="0" w:space="0" w:color="auto"/>
            <w:right w:val="none" w:sz="0" w:space="0" w:color="auto"/>
          </w:divBdr>
        </w:div>
        <w:div w:id="1006324374">
          <w:marLeft w:val="640"/>
          <w:marRight w:val="0"/>
          <w:marTop w:val="0"/>
          <w:marBottom w:val="0"/>
          <w:divBdr>
            <w:top w:val="none" w:sz="0" w:space="0" w:color="auto"/>
            <w:left w:val="none" w:sz="0" w:space="0" w:color="auto"/>
            <w:bottom w:val="none" w:sz="0" w:space="0" w:color="auto"/>
            <w:right w:val="none" w:sz="0" w:space="0" w:color="auto"/>
          </w:divBdr>
        </w:div>
        <w:div w:id="1946844546">
          <w:marLeft w:val="640"/>
          <w:marRight w:val="0"/>
          <w:marTop w:val="0"/>
          <w:marBottom w:val="0"/>
          <w:divBdr>
            <w:top w:val="none" w:sz="0" w:space="0" w:color="auto"/>
            <w:left w:val="none" w:sz="0" w:space="0" w:color="auto"/>
            <w:bottom w:val="none" w:sz="0" w:space="0" w:color="auto"/>
            <w:right w:val="none" w:sz="0" w:space="0" w:color="auto"/>
          </w:divBdr>
        </w:div>
        <w:div w:id="151414649">
          <w:marLeft w:val="640"/>
          <w:marRight w:val="0"/>
          <w:marTop w:val="0"/>
          <w:marBottom w:val="0"/>
          <w:divBdr>
            <w:top w:val="none" w:sz="0" w:space="0" w:color="auto"/>
            <w:left w:val="none" w:sz="0" w:space="0" w:color="auto"/>
            <w:bottom w:val="none" w:sz="0" w:space="0" w:color="auto"/>
            <w:right w:val="none" w:sz="0" w:space="0" w:color="auto"/>
          </w:divBdr>
        </w:div>
        <w:div w:id="1159804003">
          <w:marLeft w:val="640"/>
          <w:marRight w:val="0"/>
          <w:marTop w:val="0"/>
          <w:marBottom w:val="0"/>
          <w:divBdr>
            <w:top w:val="none" w:sz="0" w:space="0" w:color="auto"/>
            <w:left w:val="none" w:sz="0" w:space="0" w:color="auto"/>
            <w:bottom w:val="none" w:sz="0" w:space="0" w:color="auto"/>
            <w:right w:val="none" w:sz="0" w:space="0" w:color="auto"/>
          </w:divBdr>
        </w:div>
        <w:div w:id="1064185928">
          <w:marLeft w:val="640"/>
          <w:marRight w:val="0"/>
          <w:marTop w:val="0"/>
          <w:marBottom w:val="0"/>
          <w:divBdr>
            <w:top w:val="none" w:sz="0" w:space="0" w:color="auto"/>
            <w:left w:val="none" w:sz="0" w:space="0" w:color="auto"/>
            <w:bottom w:val="none" w:sz="0" w:space="0" w:color="auto"/>
            <w:right w:val="none" w:sz="0" w:space="0" w:color="auto"/>
          </w:divBdr>
        </w:div>
        <w:div w:id="1362785319">
          <w:marLeft w:val="640"/>
          <w:marRight w:val="0"/>
          <w:marTop w:val="0"/>
          <w:marBottom w:val="0"/>
          <w:divBdr>
            <w:top w:val="none" w:sz="0" w:space="0" w:color="auto"/>
            <w:left w:val="none" w:sz="0" w:space="0" w:color="auto"/>
            <w:bottom w:val="none" w:sz="0" w:space="0" w:color="auto"/>
            <w:right w:val="none" w:sz="0" w:space="0" w:color="auto"/>
          </w:divBdr>
        </w:div>
        <w:div w:id="628434690">
          <w:marLeft w:val="640"/>
          <w:marRight w:val="0"/>
          <w:marTop w:val="0"/>
          <w:marBottom w:val="0"/>
          <w:divBdr>
            <w:top w:val="none" w:sz="0" w:space="0" w:color="auto"/>
            <w:left w:val="none" w:sz="0" w:space="0" w:color="auto"/>
            <w:bottom w:val="none" w:sz="0" w:space="0" w:color="auto"/>
            <w:right w:val="none" w:sz="0" w:space="0" w:color="auto"/>
          </w:divBdr>
        </w:div>
        <w:div w:id="253709625">
          <w:marLeft w:val="640"/>
          <w:marRight w:val="0"/>
          <w:marTop w:val="0"/>
          <w:marBottom w:val="0"/>
          <w:divBdr>
            <w:top w:val="none" w:sz="0" w:space="0" w:color="auto"/>
            <w:left w:val="none" w:sz="0" w:space="0" w:color="auto"/>
            <w:bottom w:val="none" w:sz="0" w:space="0" w:color="auto"/>
            <w:right w:val="none" w:sz="0" w:space="0" w:color="auto"/>
          </w:divBdr>
        </w:div>
        <w:div w:id="582766010">
          <w:marLeft w:val="640"/>
          <w:marRight w:val="0"/>
          <w:marTop w:val="0"/>
          <w:marBottom w:val="0"/>
          <w:divBdr>
            <w:top w:val="none" w:sz="0" w:space="0" w:color="auto"/>
            <w:left w:val="none" w:sz="0" w:space="0" w:color="auto"/>
            <w:bottom w:val="none" w:sz="0" w:space="0" w:color="auto"/>
            <w:right w:val="none" w:sz="0" w:space="0" w:color="auto"/>
          </w:divBdr>
        </w:div>
        <w:div w:id="67700891">
          <w:marLeft w:val="640"/>
          <w:marRight w:val="0"/>
          <w:marTop w:val="0"/>
          <w:marBottom w:val="0"/>
          <w:divBdr>
            <w:top w:val="none" w:sz="0" w:space="0" w:color="auto"/>
            <w:left w:val="none" w:sz="0" w:space="0" w:color="auto"/>
            <w:bottom w:val="none" w:sz="0" w:space="0" w:color="auto"/>
            <w:right w:val="none" w:sz="0" w:space="0" w:color="auto"/>
          </w:divBdr>
        </w:div>
        <w:div w:id="484394039">
          <w:marLeft w:val="640"/>
          <w:marRight w:val="0"/>
          <w:marTop w:val="0"/>
          <w:marBottom w:val="0"/>
          <w:divBdr>
            <w:top w:val="none" w:sz="0" w:space="0" w:color="auto"/>
            <w:left w:val="none" w:sz="0" w:space="0" w:color="auto"/>
            <w:bottom w:val="none" w:sz="0" w:space="0" w:color="auto"/>
            <w:right w:val="none" w:sz="0" w:space="0" w:color="auto"/>
          </w:divBdr>
        </w:div>
        <w:div w:id="395056371">
          <w:marLeft w:val="640"/>
          <w:marRight w:val="0"/>
          <w:marTop w:val="0"/>
          <w:marBottom w:val="0"/>
          <w:divBdr>
            <w:top w:val="none" w:sz="0" w:space="0" w:color="auto"/>
            <w:left w:val="none" w:sz="0" w:space="0" w:color="auto"/>
            <w:bottom w:val="none" w:sz="0" w:space="0" w:color="auto"/>
            <w:right w:val="none" w:sz="0" w:space="0" w:color="auto"/>
          </w:divBdr>
        </w:div>
        <w:div w:id="1060983670">
          <w:marLeft w:val="640"/>
          <w:marRight w:val="0"/>
          <w:marTop w:val="0"/>
          <w:marBottom w:val="0"/>
          <w:divBdr>
            <w:top w:val="none" w:sz="0" w:space="0" w:color="auto"/>
            <w:left w:val="none" w:sz="0" w:space="0" w:color="auto"/>
            <w:bottom w:val="none" w:sz="0" w:space="0" w:color="auto"/>
            <w:right w:val="none" w:sz="0" w:space="0" w:color="auto"/>
          </w:divBdr>
        </w:div>
        <w:div w:id="80297028">
          <w:marLeft w:val="640"/>
          <w:marRight w:val="0"/>
          <w:marTop w:val="0"/>
          <w:marBottom w:val="0"/>
          <w:divBdr>
            <w:top w:val="none" w:sz="0" w:space="0" w:color="auto"/>
            <w:left w:val="none" w:sz="0" w:space="0" w:color="auto"/>
            <w:bottom w:val="none" w:sz="0" w:space="0" w:color="auto"/>
            <w:right w:val="none" w:sz="0" w:space="0" w:color="auto"/>
          </w:divBdr>
        </w:div>
        <w:div w:id="518857423">
          <w:marLeft w:val="640"/>
          <w:marRight w:val="0"/>
          <w:marTop w:val="0"/>
          <w:marBottom w:val="0"/>
          <w:divBdr>
            <w:top w:val="none" w:sz="0" w:space="0" w:color="auto"/>
            <w:left w:val="none" w:sz="0" w:space="0" w:color="auto"/>
            <w:bottom w:val="none" w:sz="0" w:space="0" w:color="auto"/>
            <w:right w:val="none" w:sz="0" w:space="0" w:color="auto"/>
          </w:divBdr>
        </w:div>
        <w:div w:id="1874684680">
          <w:marLeft w:val="640"/>
          <w:marRight w:val="0"/>
          <w:marTop w:val="0"/>
          <w:marBottom w:val="0"/>
          <w:divBdr>
            <w:top w:val="none" w:sz="0" w:space="0" w:color="auto"/>
            <w:left w:val="none" w:sz="0" w:space="0" w:color="auto"/>
            <w:bottom w:val="none" w:sz="0" w:space="0" w:color="auto"/>
            <w:right w:val="none" w:sz="0" w:space="0" w:color="auto"/>
          </w:divBdr>
        </w:div>
        <w:div w:id="1067798167">
          <w:marLeft w:val="640"/>
          <w:marRight w:val="0"/>
          <w:marTop w:val="0"/>
          <w:marBottom w:val="0"/>
          <w:divBdr>
            <w:top w:val="none" w:sz="0" w:space="0" w:color="auto"/>
            <w:left w:val="none" w:sz="0" w:space="0" w:color="auto"/>
            <w:bottom w:val="none" w:sz="0" w:space="0" w:color="auto"/>
            <w:right w:val="none" w:sz="0" w:space="0" w:color="auto"/>
          </w:divBdr>
        </w:div>
        <w:div w:id="419373835">
          <w:marLeft w:val="640"/>
          <w:marRight w:val="0"/>
          <w:marTop w:val="0"/>
          <w:marBottom w:val="0"/>
          <w:divBdr>
            <w:top w:val="none" w:sz="0" w:space="0" w:color="auto"/>
            <w:left w:val="none" w:sz="0" w:space="0" w:color="auto"/>
            <w:bottom w:val="none" w:sz="0" w:space="0" w:color="auto"/>
            <w:right w:val="none" w:sz="0" w:space="0" w:color="auto"/>
          </w:divBdr>
        </w:div>
        <w:div w:id="1798798165">
          <w:marLeft w:val="640"/>
          <w:marRight w:val="0"/>
          <w:marTop w:val="0"/>
          <w:marBottom w:val="0"/>
          <w:divBdr>
            <w:top w:val="none" w:sz="0" w:space="0" w:color="auto"/>
            <w:left w:val="none" w:sz="0" w:space="0" w:color="auto"/>
            <w:bottom w:val="none" w:sz="0" w:space="0" w:color="auto"/>
            <w:right w:val="none" w:sz="0" w:space="0" w:color="auto"/>
          </w:divBdr>
        </w:div>
        <w:div w:id="183524086">
          <w:marLeft w:val="640"/>
          <w:marRight w:val="0"/>
          <w:marTop w:val="0"/>
          <w:marBottom w:val="0"/>
          <w:divBdr>
            <w:top w:val="none" w:sz="0" w:space="0" w:color="auto"/>
            <w:left w:val="none" w:sz="0" w:space="0" w:color="auto"/>
            <w:bottom w:val="none" w:sz="0" w:space="0" w:color="auto"/>
            <w:right w:val="none" w:sz="0" w:space="0" w:color="auto"/>
          </w:divBdr>
        </w:div>
        <w:div w:id="872350830">
          <w:marLeft w:val="640"/>
          <w:marRight w:val="0"/>
          <w:marTop w:val="0"/>
          <w:marBottom w:val="0"/>
          <w:divBdr>
            <w:top w:val="none" w:sz="0" w:space="0" w:color="auto"/>
            <w:left w:val="none" w:sz="0" w:space="0" w:color="auto"/>
            <w:bottom w:val="none" w:sz="0" w:space="0" w:color="auto"/>
            <w:right w:val="none" w:sz="0" w:space="0" w:color="auto"/>
          </w:divBdr>
        </w:div>
        <w:div w:id="107090086">
          <w:marLeft w:val="640"/>
          <w:marRight w:val="0"/>
          <w:marTop w:val="0"/>
          <w:marBottom w:val="0"/>
          <w:divBdr>
            <w:top w:val="none" w:sz="0" w:space="0" w:color="auto"/>
            <w:left w:val="none" w:sz="0" w:space="0" w:color="auto"/>
            <w:bottom w:val="none" w:sz="0" w:space="0" w:color="auto"/>
            <w:right w:val="none" w:sz="0" w:space="0" w:color="auto"/>
          </w:divBdr>
        </w:div>
        <w:div w:id="1240213873">
          <w:marLeft w:val="640"/>
          <w:marRight w:val="0"/>
          <w:marTop w:val="0"/>
          <w:marBottom w:val="0"/>
          <w:divBdr>
            <w:top w:val="none" w:sz="0" w:space="0" w:color="auto"/>
            <w:left w:val="none" w:sz="0" w:space="0" w:color="auto"/>
            <w:bottom w:val="none" w:sz="0" w:space="0" w:color="auto"/>
            <w:right w:val="none" w:sz="0" w:space="0" w:color="auto"/>
          </w:divBdr>
        </w:div>
        <w:div w:id="1840802659">
          <w:marLeft w:val="640"/>
          <w:marRight w:val="0"/>
          <w:marTop w:val="0"/>
          <w:marBottom w:val="0"/>
          <w:divBdr>
            <w:top w:val="none" w:sz="0" w:space="0" w:color="auto"/>
            <w:left w:val="none" w:sz="0" w:space="0" w:color="auto"/>
            <w:bottom w:val="none" w:sz="0" w:space="0" w:color="auto"/>
            <w:right w:val="none" w:sz="0" w:space="0" w:color="auto"/>
          </w:divBdr>
        </w:div>
        <w:div w:id="1727485517">
          <w:marLeft w:val="640"/>
          <w:marRight w:val="0"/>
          <w:marTop w:val="0"/>
          <w:marBottom w:val="0"/>
          <w:divBdr>
            <w:top w:val="none" w:sz="0" w:space="0" w:color="auto"/>
            <w:left w:val="none" w:sz="0" w:space="0" w:color="auto"/>
            <w:bottom w:val="none" w:sz="0" w:space="0" w:color="auto"/>
            <w:right w:val="none" w:sz="0" w:space="0" w:color="auto"/>
          </w:divBdr>
        </w:div>
        <w:div w:id="1514996526">
          <w:marLeft w:val="640"/>
          <w:marRight w:val="0"/>
          <w:marTop w:val="0"/>
          <w:marBottom w:val="0"/>
          <w:divBdr>
            <w:top w:val="none" w:sz="0" w:space="0" w:color="auto"/>
            <w:left w:val="none" w:sz="0" w:space="0" w:color="auto"/>
            <w:bottom w:val="none" w:sz="0" w:space="0" w:color="auto"/>
            <w:right w:val="none" w:sz="0" w:space="0" w:color="auto"/>
          </w:divBdr>
        </w:div>
        <w:div w:id="1981566702">
          <w:marLeft w:val="640"/>
          <w:marRight w:val="0"/>
          <w:marTop w:val="0"/>
          <w:marBottom w:val="0"/>
          <w:divBdr>
            <w:top w:val="none" w:sz="0" w:space="0" w:color="auto"/>
            <w:left w:val="none" w:sz="0" w:space="0" w:color="auto"/>
            <w:bottom w:val="none" w:sz="0" w:space="0" w:color="auto"/>
            <w:right w:val="none" w:sz="0" w:space="0" w:color="auto"/>
          </w:divBdr>
        </w:div>
        <w:div w:id="285359885">
          <w:marLeft w:val="640"/>
          <w:marRight w:val="0"/>
          <w:marTop w:val="0"/>
          <w:marBottom w:val="0"/>
          <w:divBdr>
            <w:top w:val="none" w:sz="0" w:space="0" w:color="auto"/>
            <w:left w:val="none" w:sz="0" w:space="0" w:color="auto"/>
            <w:bottom w:val="none" w:sz="0" w:space="0" w:color="auto"/>
            <w:right w:val="none" w:sz="0" w:space="0" w:color="auto"/>
          </w:divBdr>
        </w:div>
      </w:divsChild>
    </w:div>
    <w:div w:id="23948524">
      <w:bodyDiv w:val="1"/>
      <w:marLeft w:val="0"/>
      <w:marRight w:val="0"/>
      <w:marTop w:val="0"/>
      <w:marBottom w:val="0"/>
      <w:divBdr>
        <w:top w:val="none" w:sz="0" w:space="0" w:color="auto"/>
        <w:left w:val="none" w:sz="0" w:space="0" w:color="auto"/>
        <w:bottom w:val="none" w:sz="0" w:space="0" w:color="auto"/>
        <w:right w:val="none" w:sz="0" w:space="0" w:color="auto"/>
      </w:divBdr>
      <w:divsChild>
        <w:div w:id="1447046376">
          <w:marLeft w:val="640"/>
          <w:marRight w:val="0"/>
          <w:marTop w:val="0"/>
          <w:marBottom w:val="0"/>
          <w:divBdr>
            <w:top w:val="none" w:sz="0" w:space="0" w:color="auto"/>
            <w:left w:val="none" w:sz="0" w:space="0" w:color="auto"/>
            <w:bottom w:val="none" w:sz="0" w:space="0" w:color="auto"/>
            <w:right w:val="none" w:sz="0" w:space="0" w:color="auto"/>
          </w:divBdr>
        </w:div>
        <w:div w:id="1225604520">
          <w:marLeft w:val="640"/>
          <w:marRight w:val="0"/>
          <w:marTop w:val="0"/>
          <w:marBottom w:val="0"/>
          <w:divBdr>
            <w:top w:val="none" w:sz="0" w:space="0" w:color="auto"/>
            <w:left w:val="none" w:sz="0" w:space="0" w:color="auto"/>
            <w:bottom w:val="none" w:sz="0" w:space="0" w:color="auto"/>
            <w:right w:val="none" w:sz="0" w:space="0" w:color="auto"/>
          </w:divBdr>
        </w:div>
        <w:div w:id="50034007">
          <w:marLeft w:val="640"/>
          <w:marRight w:val="0"/>
          <w:marTop w:val="0"/>
          <w:marBottom w:val="0"/>
          <w:divBdr>
            <w:top w:val="none" w:sz="0" w:space="0" w:color="auto"/>
            <w:left w:val="none" w:sz="0" w:space="0" w:color="auto"/>
            <w:bottom w:val="none" w:sz="0" w:space="0" w:color="auto"/>
            <w:right w:val="none" w:sz="0" w:space="0" w:color="auto"/>
          </w:divBdr>
        </w:div>
        <w:div w:id="1170754333">
          <w:marLeft w:val="640"/>
          <w:marRight w:val="0"/>
          <w:marTop w:val="0"/>
          <w:marBottom w:val="0"/>
          <w:divBdr>
            <w:top w:val="none" w:sz="0" w:space="0" w:color="auto"/>
            <w:left w:val="none" w:sz="0" w:space="0" w:color="auto"/>
            <w:bottom w:val="none" w:sz="0" w:space="0" w:color="auto"/>
            <w:right w:val="none" w:sz="0" w:space="0" w:color="auto"/>
          </w:divBdr>
        </w:div>
        <w:div w:id="858082858">
          <w:marLeft w:val="640"/>
          <w:marRight w:val="0"/>
          <w:marTop w:val="0"/>
          <w:marBottom w:val="0"/>
          <w:divBdr>
            <w:top w:val="none" w:sz="0" w:space="0" w:color="auto"/>
            <w:left w:val="none" w:sz="0" w:space="0" w:color="auto"/>
            <w:bottom w:val="none" w:sz="0" w:space="0" w:color="auto"/>
            <w:right w:val="none" w:sz="0" w:space="0" w:color="auto"/>
          </w:divBdr>
        </w:div>
        <w:div w:id="1140881157">
          <w:marLeft w:val="640"/>
          <w:marRight w:val="0"/>
          <w:marTop w:val="0"/>
          <w:marBottom w:val="0"/>
          <w:divBdr>
            <w:top w:val="none" w:sz="0" w:space="0" w:color="auto"/>
            <w:left w:val="none" w:sz="0" w:space="0" w:color="auto"/>
            <w:bottom w:val="none" w:sz="0" w:space="0" w:color="auto"/>
            <w:right w:val="none" w:sz="0" w:space="0" w:color="auto"/>
          </w:divBdr>
        </w:div>
        <w:div w:id="337780721">
          <w:marLeft w:val="640"/>
          <w:marRight w:val="0"/>
          <w:marTop w:val="0"/>
          <w:marBottom w:val="0"/>
          <w:divBdr>
            <w:top w:val="none" w:sz="0" w:space="0" w:color="auto"/>
            <w:left w:val="none" w:sz="0" w:space="0" w:color="auto"/>
            <w:bottom w:val="none" w:sz="0" w:space="0" w:color="auto"/>
            <w:right w:val="none" w:sz="0" w:space="0" w:color="auto"/>
          </w:divBdr>
        </w:div>
        <w:div w:id="1755666903">
          <w:marLeft w:val="640"/>
          <w:marRight w:val="0"/>
          <w:marTop w:val="0"/>
          <w:marBottom w:val="0"/>
          <w:divBdr>
            <w:top w:val="none" w:sz="0" w:space="0" w:color="auto"/>
            <w:left w:val="none" w:sz="0" w:space="0" w:color="auto"/>
            <w:bottom w:val="none" w:sz="0" w:space="0" w:color="auto"/>
            <w:right w:val="none" w:sz="0" w:space="0" w:color="auto"/>
          </w:divBdr>
        </w:div>
        <w:div w:id="838153676">
          <w:marLeft w:val="640"/>
          <w:marRight w:val="0"/>
          <w:marTop w:val="0"/>
          <w:marBottom w:val="0"/>
          <w:divBdr>
            <w:top w:val="none" w:sz="0" w:space="0" w:color="auto"/>
            <w:left w:val="none" w:sz="0" w:space="0" w:color="auto"/>
            <w:bottom w:val="none" w:sz="0" w:space="0" w:color="auto"/>
            <w:right w:val="none" w:sz="0" w:space="0" w:color="auto"/>
          </w:divBdr>
        </w:div>
        <w:div w:id="1811089778">
          <w:marLeft w:val="640"/>
          <w:marRight w:val="0"/>
          <w:marTop w:val="0"/>
          <w:marBottom w:val="0"/>
          <w:divBdr>
            <w:top w:val="none" w:sz="0" w:space="0" w:color="auto"/>
            <w:left w:val="none" w:sz="0" w:space="0" w:color="auto"/>
            <w:bottom w:val="none" w:sz="0" w:space="0" w:color="auto"/>
            <w:right w:val="none" w:sz="0" w:space="0" w:color="auto"/>
          </w:divBdr>
        </w:div>
        <w:div w:id="1636905822">
          <w:marLeft w:val="640"/>
          <w:marRight w:val="0"/>
          <w:marTop w:val="0"/>
          <w:marBottom w:val="0"/>
          <w:divBdr>
            <w:top w:val="none" w:sz="0" w:space="0" w:color="auto"/>
            <w:left w:val="none" w:sz="0" w:space="0" w:color="auto"/>
            <w:bottom w:val="none" w:sz="0" w:space="0" w:color="auto"/>
            <w:right w:val="none" w:sz="0" w:space="0" w:color="auto"/>
          </w:divBdr>
        </w:div>
        <w:div w:id="694769777">
          <w:marLeft w:val="640"/>
          <w:marRight w:val="0"/>
          <w:marTop w:val="0"/>
          <w:marBottom w:val="0"/>
          <w:divBdr>
            <w:top w:val="none" w:sz="0" w:space="0" w:color="auto"/>
            <w:left w:val="none" w:sz="0" w:space="0" w:color="auto"/>
            <w:bottom w:val="none" w:sz="0" w:space="0" w:color="auto"/>
            <w:right w:val="none" w:sz="0" w:space="0" w:color="auto"/>
          </w:divBdr>
        </w:div>
        <w:div w:id="9724197">
          <w:marLeft w:val="640"/>
          <w:marRight w:val="0"/>
          <w:marTop w:val="0"/>
          <w:marBottom w:val="0"/>
          <w:divBdr>
            <w:top w:val="none" w:sz="0" w:space="0" w:color="auto"/>
            <w:left w:val="none" w:sz="0" w:space="0" w:color="auto"/>
            <w:bottom w:val="none" w:sz="0" w:space="0" w:color="auto"/>
            <w:right w:val="none" w:sz="0" w:space="0" w:color="auto"/>
          </w:divBdr>
        </w:div>
        <w:div w:id="1930700261">
          <w:marLeft w:val="640"/>
          <w:marRight w:val="0"/>
          <w:marTop w:val="0"/>
          <w:marBottom w:val="0"/>
          <w:divBdr>
            <w:top w:val="none" w:sz="0" w:space="0" w:color="auto"/>
            <w:left w:val="none" w:sz="0" w:space="0" w:color="auto"/>
            <w:bottom w:val="none" w:sz="0" w:space="0" w:color="auto"/>
            <w:right w:val="none" w:sz="0" w:space="0" w:color="auto"/>
          </w:divBdr>
        </w:div>
        <w:div w:id="1146628992">
          <w:marLeft w:val="640"/>
          <w:marRight w:val="0"/>
          <w:marTop w:val="0"/>
          <w:marBottom w:val="0"/>
          <w:divBdr>
            <w:top w:val="none" w:sz="0" w:space="0" w:color="auto"/>
            <w:left w:val="none" w:sz="0" w:space="0" w:color="auto"/>
            <w:bottom w:val="none" w:sz="0" w:space="0" w:color="auto"/>
            <w:right w:val="none" w:sz="0" w:space="0" w:color="auto"/>
          </w:divBdr>
        </w:div>
        <w:div w:id="1500348302">
          <w:marLeft w:val="640"/>
          <w:marRight w:val="0"/>
          <w:marTop w:val="0"/>
          <w:marBottom w:val="0"/>
          <w:divBdr>
            <w:top w:val="none" w:sz="0" w:space="0" w:color="auto"/>
            <w:left w:val="none" w:sz="0" w:space="0" w:color="auto"/>
            <w:bottom w:val="none" w:sz="0" w:space="0" w:color="auto"/>
            <w:right w:val="none" w:sz="0" w:space="0" w:color="auto"/>
          </w:divBdr>
        </w:div>
        <w:div w:id="294992565">
          <w:marLeft w:val="640"/>
          <w:marRight w:val="0"/>
          <w:marTop w:val="0"/>
          <w:marBottom w:val="0"/>
          <w:divBdr>
            <w:top w:val="none" w:sz="0" w:space="0" w:color="auto"/>
            <w:left w:val="none" w:sz="0" w:space="0" w:color="auto"/>
            <w:bottom w:val="none" w:sz="0" w:space="0" w:color="auto"/>
            <w:right w:val="none" w:sz="0" w:space="0" w:color="auto"/>
          </w:divBdr>
        </w:div>
        <w:div w:id="1382482635">
          <w:marLeft w:val="640"/>
          <w:marRight w:val="0"/>
          <w:marTop w:val="0"/>
          <w:marBottom w:val="0"/>
          <w:divBdr>
            <w:top w:val="none" w:sz="0" w:space="0" w:color="auto"/>
            <w:left w:val="none" w:sz="0" w:space="0" w:color="auto"/>
            <w:bottom w:val="none" w:sz="0" w:space="0" w:color="auto"/>
            <w:right w:val="none" w:sz="0" w:space="0" w:color="auto"/>
          </w:divBdr>
        </w:div>
        <w:div w:id="638221161">
          <w:marLeft w:val="640"/>
          <w:marRight w:val="0"/>
          <w:marTop w:val="0"/>
          <w:marBottom w:val="0"/>
          <w:divBdr>
            <w:top w:val="none" w:sz="0" w:space="0" w:color="auto"/>
            <w:left w:val="none" w:sz="0" w:space="0" w:color="auto"/>
            <w:bottom w:val="none" w:sz="0" w:space="0" w:color="auto"/>
            <w:right w:val="none" w:sz="0" w:space="0" w:color="auto"/>
          </w:divBdr>
        </w:div>
        <w:div w:id="562913681">
          <w:marLeft w:val="640"/>
          <w:marRight w:val="0"/>
          <w:marTop w:val="0"/>
          <w:marBottom w:val="0"/>
          <w:divBdr>
            <w:top w:val="none" w:sz="0" w:space="0" w:color="auto"/>
            <w:left w:val="none" w:sz="0" w:space="0" w:color="auto"/>
            <w:bottom w:val="none" w:sz="0" w:space="0" w:color="auto"/>
            <w:right w:val="none" w:sz="0" w:space="0" w:color="auto"/>
          </w:divBdr>
        </w:div>
        <w:div w:id="253131773">
          <w:marLeft w:val="640"/>
          <w:marRight w:val="0"/>
          <w:marTop w:val="0"/>
          <w:marBottom w:val="0"/>
          <w:divBdr>
            <w:top w:val="none" w:sz="0" w:space="0" w:color="auto"/>
            <w:left w:val="none" w:sz="0" w:space="0" w:color="auto"/>
            <w:bottom w:val="none" w:sz="0" w:space="0" w:color="auto"/>
            <w:right w:val="none" w:sz="0" w:space="0" w:color="auto"/>
          </w:divBdr>
        </w:div>
        <w:div w:id="928542395">
          <w:marLeft w:val="640"/>
          <w:marRight w:val="0"/>
          <w:marTop w:val="0"/>
          <w:marBottom w:val="0"/>
          <w:divBdr>
            <w:top w:val="none" w:sz="0" w:space="0" w:color="auto"/>
            <w:left w:val="none" w:sz="0" w:space="0" w:color="auto"/>
            <w:bottom w:val="none" w:sz="0" w:space="0" w:color="auto"/>
            <w:right w:val="none" w:sz="0" w:space="0" w:color="auto"/>
          </w:divBdr>
        </w:div>
        <w:div w:id="510996001">
          <w:marLeft w:val="640"/>
          <w:marRight w:val="0"/>
          <w:marTop w:val="0"/>
          <w:marBottom w:val="0"/>
          <w:divBdr>
            <w:top w:val="none" w:sz="0" w:space="0" w:color="auto"/>
            <w:left w:val="none" w:sz="0" w:space="0" w:color="auto"/>
            <w:bottom w:val="none" w:sz="0" w:space="0" w:color="auto"/>
            <w:right w:val="none" w:sz="0" w:space="0" w:color="auto"/>
          </w:divBdr>
        </w:div>
        <w:div w:id="972756122">
          <w:marLeft w:val="640"/>
          <w:marRight w:val="0"/>
          <w:marTop w:val="0"/>
          <w:marBottom w:val="0"/>
          <w:divBdr>
            <w:top w:val="none" w:sz="0" w:space="0" w:color="auto"/>
            <w:left w:val="none" w:sz="0" w:space="0" w:color="auto"/>
            <w:bottom w:val="none" w:sz="0" w:space="0" w:color="auto"/>
            <w:right w:val="none" w:sz="0" w:space="0" w:color="auto"/>
          </w:divBdr>
        </w:div>
        <w:div w:id="1639604286">
          <w:marLeft w:val="640"/>
          <w:marRight w:val="0"/>
          <w:marTop w:val="0"/>
          <w:marBottom w:val="0"/>
          <w:divBdr>
            <w:top w:val="none" w:sz="0" w:space="0" w:color="auto"/>
            <w:left w:val="none" w:sz="0" w:space="0" w:color="auto"/>
            <w:bottom w:val="none" w:sz="0" w:space="0" w:color="auto"/>
            <w:right w:val="none" w:sz="0" w:space="0" w:color="auto"/>
          </w:divBdr>
        </w:div>
        <w:div w:id="1350990098">
          <w:marLeft w:val="640"/>
          <w:marRight w:val="0"/>
          <w:marTop w:val="0"/>
          <w:marBottom w:val="0"/>
          <w:divBdr>
            <w:top w:val="none" w:sz="0" w:space="0" w:color="auto"/>
            <w:left w:val="none" w:sz="0" w:space="0" w:color="auto"/>
            <w:bottom w:val="none" w:sz="0" w:space="0" w:color="auto"/>
            <w:right w:val="none" w:sz="0" w:space="0" w:color="auto"/>
          </w:divBdr>
        </w:div>
        <w:div w:id="1563251597">
          <w:marLeft w:val="640"/>
          <w:marRight w:val="0"/>
          <w:marTop w:val="0"/>
          <w:marBottom w:val="0"/>
          <w:divBdr>
            <w:top w:val="none" w:sz="0" w:space="0" w:color="auto"/>
            <w:left w:val="none" w:sz="0" w:space="0" w:color="auto"/>
            <w:bottom w:val="none" w:sz="0" w:space="0" w:color="auto"/>
            <w:right w:val="none" w:sz="0" w:space="0" w:color="auto"/>
          </w:divBdr>
        </w:div>
        <w:div w:id="2085225096">
          <w:marLeft w:val="640"/>
          <w:marRight w:val="0"/>
          <w:marTop w:val="0"/>
          <w:marBottom w:val="0"/>
          <w:divBdr>
            <w:top w:val="none" w:sz="0" w:space="0" w:color="auto"/>
            <w:left w:val="none" w:sz="0" w:space="0" w:color="auto"/>
            <w:bottom w:val="none" w:sz="0" w:space="0" w:color="auto"/>
            <w:right w:val="none" w:sz="0" w:space="0" w:color="auto"/>
          </w:divBdr>
        </w:div>
        <w:div w:id="513110353">
          <w:marLeft w:val="640"/>
          <w:marRight w:val="0"/>
          <w:marTop w:val="0"/>
          <w:marBottom w:val="0"/>
          <w:divBdr>
            <w:top w:val="none" w:sz="0" w:space="0" w:color="auto"/>
            <w:left w:val="none" w:sz="0" w:space="0" w:color="auto"/>
            <w:bottom w:val="none" w:sz="0" w:space="0" w:color="auto"/>
            <w:right w:val="none" w:sz="0" w:space="0" w:color="auto"/>
          </w:divBdr>
        </w:div>
        <w:div w:id="1511021615">
          <w:marLeft w:val="640"/>
          <w:marRight w:val="0"/>
          <w:marTop w:val="0"/>
          <w:marBottom w:val="0"/>
          <w:divBdr>
            <w:top w:val="none" w:sz="0" w:space="0" w:color="auto"/>
            <w:left w:val="none" w:sz="0" w:space="0" w:color="auto"/>
            <w:bottom w:val="none" w:sz="0" w:space="0" w:color="auto"/>
            <w:right w:val="none" w:sz="0" w:space="0" w:color="auto"/>
          </w:divBdr>
        </w:div>
        <w:div w:id="312375623">
          <w:marLeft w:val="640"/>
          <w:marRight w:val="0"/>
          <w:marTop w:val="0"/>
          <w:marBottom w:val="0"/>
          <w:divBdr>
            <w:top w:val="none" w:sz="0" w:space="0" w:color="auto"/>
            <w:left w:val="none" w:sz="0" w:space="0" w:color="auto"/>
            <w:bottom w:val="none" w:sz="0" w:space="0" w:color="auto"/>
            <w:right w:val="none" w:sz="0" w:space="0" w:color="auto"/>
          </w:divBdr>
        </w:div>
        <w:div w:id="879782886">
          <w:marLeft w:val="640"/>
          <w:marRight w:val="0"/>
          <w:marTop w:val="0"/>
          <w:marBottom w:val="0"/>
          <w:divBdr>
            <w:top w:val="none" w:sz="0" w:space="0" w:color="auto"/>
            <w:left w:val="none" w:sz="0" w:space="0" w:color="auto"/>
            <w:bottom w:val="none" w:sz="0" w:space="0" w:color="auto"/>
            <w:right w:val="none" w:sz="0" w:space="0" w:color="auto"/>
          </w:divBdr>
        </w:div>
        <w:div w:id="1912157250">
          <w:marLeft w:val="640"/>
          <w:marRight w:val="0"/>
          <w:marTop w:val="0"/>
          <w:marBottom w:val="0"/>
          <w:divBdr>
            <w:top w:val="none" w:sz="0" w:space="0" w:color="auto"/>
            <w:left w:val="none" w:sz="0" w:space="0" w:color="auto"/>
            <w:bottom w:val="none" w:sz="0" w:space="0" w:color="auto"/>
            <w:right w:val="none" w:sz="0" w:space="0" w:color="auto"/>
          </w:divBdr>
        </w:div>
        <w:div w:id="1536964040">
          <w:marLeft w:val="640"/>
          <w:marRight w:val="0"/>
          <w:marTop w:val="0"/>
          <w:marBottom w:val="0"/>
          <w:divBdr>
            <w:top w:val="none" w:sz="0" w:space="0" w:color="auto"/>
            <w:left w:val="none" w:sz="0" w:space="0" w:color="auto"/>
            <w:bottom w:val="none" w:sz="0" w:space="0" w:color="auto"/>
            <w:right w:val="none" w:sz="0" w:space="0" w:color="auto"/>
          </w:divBdr>
        </w:div>
        <w:div w:id="1318612143">
          <w:marLeft w:val="640"/>
          <w:marRight w:val="0"/>
          <w:marTop w:val="0"/>
          <w:marBottom w:val="0"/>
          <w:divBdr>
            <w:top w:val="none" w:sz="0" w:space="0" w:color="auto"/>
            <w:left w:val="none" w:sz="0" w:space="0" w:color="auto"/>
            <w:bottom w:val="none" w:sz="0" w:space="0" w:color="auto"/>
            <w:right w:val="none" w:sz="0" w:space="0" w:color="auto"/>
          </w:divBdr>
        </w:div>
        <w:div w:id="721250650">
          <w:marLeft w:val="640"/>
          <w:marRight w:val="0"/>
          <w:marTop w:val="0"/>
          <w:marBottom w:val="0"/>
          <w:divBdr>
            <w:top w:val="none" w:sz="0" w:space="0" w:color="auto"/>
            <w:left w:val="none" w:sz="0" w:space="0" w:color="auto"/>
            <w:bottom w:val="none" w:sz="0" w:space="0" w:color="auto"/>
            <w:right w:val="none" w:sz="0" w:space="0" w:color="auto"/>
          </w:divBdr>
        </w:div>
        <w:div w:id="1227299439">
          <w:marLeft w:val="640"/>
          <w:marRight w:val="0"/>
          <w:marTop w:val="0"/>
          <w:marBottom w:val="0"/>
          <w:divBdr>
            <w:top w:val="none" w:sz="0" w:space="0" w:color="auto"/>
            <w:left w:val="none" w:sz="0" w:space="0" w:color="auto"/>
            <w:bottom w:val="none" w:sz="0" w:space="0" w:color="auto"/>
            <w:right w:val="none" w:sz="0" w:space="0" w:color="auto"/>
          </w:divBdr>
        </w:div>
        <w:div w:id="432749581">
          <w:marLeft w:val="640"/>
          <w:marRight w:val="0"/>
          <w:marTop w:val="0"/>
          <w:marBottom w:val="0"/>
          <w:divBdr>
            <w:top w:val="none" w:sz="0" w:space="0" w:color="auto"/>
            <w:left w:val="none" w:sz="0" w:space="0" w:color="auto"/>
            <w:bottom w:val="none" w:sz="0" w:space="0" w:color="auto"/>
            <w:right w:val="none" w:sz="0" w:space="0" w:color="auto"/>
          </w:divBdr>
        </w:div>
        <w:div w:id="1609652731">
          <w:marLeft w:val="640"/>
          <w:marRight w:val="0"/>
          <w:marTop w:val="0"/>
          <w:marBottom w:val="0"/>
          <w:divBdr>
            <w:top w:val="none" w:sz="0" w:space="0" w:color="auto"/>
            <w:left w:val="none" w:sz="0" w:space="0" w:color="auto"/>
            <w:bottom w:val="none" w:sz="0" w:space="0" w:color="auto"/>
            <w:right w:val="none" w:sz="0" w:space="0" w:color="auto"/>
          </w:divBdr>
        </w:div>
        <w:div w:id="559555531">
          <w:marLeft w:val="640"/>
          <w:marRight w:val="0"/>
          <w:marTop w:val="0"/>
          <w:marBottom w:val="0"/>
          <w:divBdr>
            <w:top w:val="none" w:sz="0" w:space="0" w:color="auto"/>
            <w:left w:val="none" w:sz="0" w:space="0" w:color="auto"/>
            <w:bottom w:val="none" w:sz="0" w:space="0" w:color="auto"/>
            <w:right w:val="none" w:sz="0" w:space="0" w:color="auto"/>
          </w:divBdr>
        </w:div>
        <w:div w:id="673186797">
          <w:marLeft w:val="640"/>
          <w:marRight w:val="0"/>
          <w:marTop w:val="0"/>
          <w:marBottom w:val="0"/>
          <w:divBdr>
            <w:top w:val="none" w:sz="0" w:space="0" w:color="auto"/>
            <w:left w:val="none" w:sz="0" w:space="0" w:color="auto"/>
            <w:bottom w:val="none" w:sz="0" w:space="0" w:color="auto"/>
            <w:right w:val="none" w:sz="0" w:space="0" w:color="auto"/>
          </w:divBdr>
        </w:div>
        <w:div w:id="653491905">
          <w:marLeft w:val="640"/>
          <w:marRight w:val="0"/>
          <w:marTop w:val="0"/>
          <w:marBottom w:val="0"/>
          <w:divBdr>
            <w:top w:val="none" w:sz="0" w:space="0" w:color="auto"/>
            <w:left w:val="none" w:sz="0" w:space="0" w:color="auto"/>
            <w:bottom w:val="none" w:sz="0" w:space="0" w:color="auto"/>
            <w:right w:val="none" w:sz="0" w:space="0" w:color="auto"/>
          </w:divBdr>
        </w:div>
        <w:div w:id="1540315152">
          <w:marLeft w:val="640"/>
          <w:marRight w:val="0"/>
          <w:marTop w:val="0"/>
          <w:marBottom w:val="0"/>
          <w:divBdr>
            <w:top w:val="none" w:sz="0" w:space="0" w:color="auto"/>
            <w:left w:val="none" w:sz="0" w:space="0" w:color="auto"/>
            <w:bottom w:val="none" w:sz="0" w:space="0" w:color="auto"/>
            <w:right w:val="none" w:sz="0" w:space="0" w:color="auto"/>
          </w:divBdr>
        </w:div>
        <w:div w:id="295841169">
          <w:marLeft w:val="640"/>
          <w:marRight w:val="0"/>
          <w:marTop w:val="0"/>
          <w:marBottom w:val="0"/>
          <w:divBdr>
            <w:top w:val="none" w:sz="0" w:space="0" w:color="auto"/>
            <w:left w:val="none" w:sz="0" w:space="0" w:color="auto"/>
            <w:bottom w:val="none" w:sz="0" w:space="0" w:color="auto"/>
            <w:right w:val="none" w:sz="0" w:space="0" w:color="auto"/>
          </w:divBdr>
        </w:div>
        <w:div w:id="669335988">
          <w:marLeft w:val="640"/>
          <w:marRight w:val="0"/>
          <w:marTop w:val="0"/>
          <w:marBottom w:val="0"/>
          <w:divBdr>
            <w:top w:val="none" w:sz="0" w:space="0" w:color="auto"/>
            <w:left w:val="none" w:sz="0" w:space="0" w:color="auto"/>
            <w:bottom w:val="none" w:sz="0" w:space="0" w:color="auto"/>
            <w:right w:val="none" w:sz="0" w:space="0" w:color="auto"/>
          </w:divBdr>
        </w:div>
        <w:div w:id="1050350345">
          <w:marLeft w:val="640"/>
          <w:marRight w:val="0"/>
          <w:marTop w:val="0"/>
          <w:marBottom w:val="0"/>
          <w:divBdr>
            <w:top w:val="none" w:sz="0" w:space="0" w:color="auto"/>
            <w:left w:val="none" w:sz="0" w:space="0" w:color="auto"/>
            <w:bottom w:val="none" w:sz="0" w:space="0" w:color="auto"/>
            <w:right w:val="none" w:sz="0" w:space="0" w:color="auto"/>
          </w:divBdr>
        </w:div>
        <w:div w:id="1614902102">
          <w:marLeft w:val="640"/>
          <w:marRight w:val="0"/>
          <w:marTop w:val="0"/>
          <w:marBottom w:val="0"/>
          <w:divBdr>
            <w:top w:val="none" w:sz="0" w:space="0" w:color="auto"/>
            <w:left w:val="none" w:sz="0" w:space="0" w:color="auto"/>
            <w:bottom w:val="none" w:sz="0" w:space="0" w:color="auto"/>
            <w:right w:val="none" w:sz="0" w:space="0" w:color="auto"/>
          </w:divBdr>
        </w:div>
        <w:div w:id="1430271887">
          <w:marLeft w:val="640"/>
          <w:marRight w:val="0"/>
          <w:marTop w:val="0"/>
          <w:marBottom w:val="0"/>
          <w:divBdr>
            <w:top w:val="none" w:sz="0" w:space="0" w:color="auto"/>
            <w:left w:val="none" w:sz="0" w:space="0" w:color="auto"/>
            <w:bottom w:val="none" w:sz="0" w:space="0" w:color="auto"/>
            <w:right w:val="none" w:sz="0" w:space="0" w:color="auto"/>
          </w:divBdr>
        </w:div>
        <w:div w:id="335033355">
          <w:marLeft w:val="640"/>
          <w:marRight w:val="0"/>
          <w:marTop w:val="0"/>
          <w:marBottom w:val="0"/>
          <w:divBdr>
            <w:top w:val="none" w:sz="0" w:space="0" w:color="auto"/>
            <w:left w:val="none" w:sz="0" w:space="0" w:color="auto"/>
            <w:bottom w:val="none" w:sz="0" w:space="0" w:color="auto"/>
            <w:right w:val="none" w:sz="0" w:space="0" w:color="auto"/>
          </w:divBdr>
        </w:div>
        <w:div w:id="630356875">
          <w:marLeft w:val="640"/>
          <w:marRight w:val="0"/>
          <w:marTop w:val="0"/>
          <w:marBottom w:val="0"/>
          <w:divBdr>
            <w:top w:val="none" w:sz="0" w:space="0" w:color="auto"/>
            <w:left w:val="none" w:sz="0" w:space="0" w:color="auto"/>
            <w:bottom w:val="none" w:sz="0" w:space="0" w:color="auto"/>
            <w:right w:val="none" w:sz="0" w:space="0" w:color="auto"/>
          </w:divBdr>
        </w:div>
        <w:div w:id="547378501">
          <w:marLeft w:val="640"/>
          <w:marRight w:val="0"/>
          <w:marTop w:val="0"/>
          <w:marBottom w:val="0"/>
          <w:divBdr>
            <w:top w:val="none" w:sz="0" w:space="0" w:color="auto"/>
            <w:left w:val="none" w:sz="0" w:space="0" w:color="auto"/>
            <w:bottom w:val="none" w:sz="0" w:space="0" w:color="auto"/>
            <w:right w:val="none" w:sz="0" w:space="0" w:color="auto"/>
          </w:divBdr>
        </w:div>
        <w:div w:id="1436317814">
          <w:marLeft w:val="640"/>
          <w:marRight w:val="0"/>
          <w:marTop w:val="0"/>
          <w:marBottom w:val="0"/>
          <w:divBdr>
            <w:top w:val="none" w:sz="0" w:space="0" w:color="auto"/>
            <w:left w:val="none" w:sz="0" w:space="0" w:color="auto"/>
            <w:bottom w:val="none" w:sz="0" w:space="0" w:color="auto"/>
            <w:right w:val="none" w:sz="0" w:space="0" w:color="auto"/>
          </w:divBdr>
        </w:div>
        <w:div w:id="13269648">
          <w:marLeft w:val="640"/>
          <w:marRight w:val="0"/>
          <w:marTop w:val="0"/>
          <w:marBottom w:val="0"/>
          <w:divBdr>
            <w:top w:val="none" w:sz="0" w:space="0" w:color="auto"/>
            <w:left w:val="none" w:sz="0" w:space="0" w:color="auto"/>
            <w:bottom w:val="none" w:sz="0" w:space="0" w:color="auto"/>
            <w:right w:val="none" w:sz="0" w:space="0" w:color="auto"/>
          </w:divBdr>
        </w:div>
        <w:div w:id="197472599">
          <w:marLeft w:val="640"/>
          <w:marRight w:val="0"/>
          <w:marTop w:val="0"/>
          <w:marBottom w:val="0"/>
          <w:divBdr>
            <w:top w:val="none" w:sz="0" w:space="0" w:color="auto"/>
            <w:left w:val="none" w:sz="0" w:space="0" w:color="auto"/>
            <w:bottom w:val="none" w:sz="0" w:space="0" w:color="auto"/>
            <w:right w:val="none" w:sz="0" w:space="0" w:color="auto"/>
          </w:divBdr>
        </w:div>
        <w:div w:id="1864391593">
          <w:marLeft w:val="640"/>
          <w:marRight w:val="0"/>
          <w:marTop w:val="0"/>
          <w:marBottom w:val="0"/>
          <w:divBdr>
            <w:top w:val="none" w:sz="0" w:space="0" w:color="auto"/>
            <w:left w:val="none" w:sz="0" w:space="0" w:color="auto"/>
            <w:bottom w:val="none" w:sz="0" w:space="0" w:color="auto"/>
            <w:right w:val="none" w:sz="0" w:space="0" w:color="auto"/>
          </w:divBdr>
        </w:div>
        <w:div w:id="56100357">
          <w:marLeft w:val="640"/>
          <w:marRight w:val="0"/>
          <w:marTop w:val="0"/>
          <w:marBottom w:val="0"/>
          <w:divBdr>
            <w:top w:val="none" w:sz="0" w:space="0" w:color="auto"/>
            <w:left w:val="none" w:sz="0" w:space="0" w:color="auto"/>
            <w:bottom w:val="none" w:sz="0" w:space="0" w:color="auto"/>
            <w:right w:val="none" w:sz="0" w:space="0" w:color="auto"/>
          </w:divBdr>
        </w:div>
        <w:div w:id="142475495">
          <w:marLeft w:val="640"/>
          <w:marRight w:val="0"/>
          <w:marTop w:val="0"/>
          <w:marBottom w:val="0"/>
          <w:divBdr>
            <w:top w:val="none" w:sz="0" w:space="0" w:color="auto"/>
            <w:left w:val="none" w:sz="0" w:space="0" w:color="auto"/>
            <w:bottom w:val="none" w:sz="0" w:space="0" w:color="auto"/>
            <w:right w:val="none" w:sz="0" w:space="0" w:color="auto"/>
          </w:divBdr>
        </w:div>
        <w:div w:id="341319569">
          <w:marLeft w:val="640"/>
          <w:marRight w:val="0"/>
          <w:marTop w:val="0"/>
          <w:marBottom w:val="0"/>
          <w:divBdr>
            <w:top w:val="none" w:sz="0" w:space="0" w:color="auto"/>
            <w:left w:val="none" w:sz="0" w:space="0" w:color="auto"/>
            <w:bottom w:val="none" w:sz="0" w:space="0" w:color="auto"/>
            <w:right w:val="none" w:sz="0" w:space="0" w:color="auto"/>
          </w:divBdr>
        </w:div>
        <w:div w:id="125586940">
          <w:marLeft w:val="640"/>
          <w:marRight w:val="0"/>
          <w:marTop w:val="0"/>
          <w:marBottom w:val="0"/>
          <w:divBdr>
            <w:top w:val="none" w:sz="0" w:space="0" w:color="auto"/>
            <w:left w:val="none" w:sz="0" w:space="0" w:color="auto"/>
            <w:bottom w:val="none" w:sz="0" w:space="0" w:color="auto"/>
            <w:right w:val="none" w:sz="0" w:space="0" w:color="auto"/>
          </w:divBdr>
        </w:div>
        <w:div w:id="1546140566">
          <w:marLeft w:val="640"/>
          <w:marRight w:val="0"/>
          <w:marTop w:val="0"/>
          <w:marBottom w:val="0"/>
          <w:divBdr>
            <w:top w:val="none" w:sz="0" w:space="0" w:color="auto"/>
            <w:left w:val="none" w:sz="0" w:space="0" w:color="auto"/>
            <w:bottom w:val="none" w:sz="0" w:space="0" w:color="auto"/>
            <w:right w:val="none" w:sz="0" w:space="0" w:color="auto"/>
          </w:divBdr>
        </w:div>
        <w:div w:id="82189596">
          <w:marLeft w:val="640"/>
          <w:marRight w:val="0"/>
          <w:marTop w:val="0"/>
          <w:marBottom w:val="0"/>
          <w:divBdr>
            <w:top w:val="none" w:sz="0" w:space="0" w:color="auto"/>
            <w:left w:val="none" w:sz="0" w:space="0" w:color="auto"/>
            <w:bottom w:val="none" w:sz="0" w:space="0" w:color="auto"/>
            <w:right w:val="none" w:sz="0" w:space="0" w:color="auto"/>
          </w:divBdr>
        </w:div>
        <w:div w:id="1147235993">
          <w:marLeft w:val="640"/>
          <w:marRight w:val="0"/>
          <w:marTop w:val="0"/>
          <w:marBottom w:val="0"/>
          <w:divBdr>
            <w:top w:val="none" w:sz="0" w:space="0" w:color="auto"/>
            <w:left w:val="none" w:sz="0" w:space="0" w:color="auto"/>
            <w:bottom w:val="none" w:sz="0" w:space="0" w:color="auto"/>
            <w:right w:val="none" w:sz="0" w:space="0" w:color="auto"/>
          </w:divBdr>
        </w:div>
        <w:div w:id="431243486">
          <w:marLeft w:val="640"/>
          <w:marRight w:val="0"/>
          <w:marTop w:val="0"/>
          <w:marBottom w:val="0"/>
          <w:divBdr>
            <w:top w:val="none" w:sz="0" w:space="0" w:color="auto"/>
            <w:left w:val="none" w:sz="0" w:space="0" w:color="auto"/>
            <w:bottom w:val="none" w:sz="0" w:space="0" w:color="auto"/>
            <w:right w:val="none" w:sz="0" w:space="0" w:color="auto"/>
          </w:divBdr>
        </w:div>
        <w:div w:id="474956548">
          <w:marLeft w:val="640"/>
          <w:marRight w:val="0"/>
          <w:marTop w:val="0"/>
          <w:marBottom w:val="0"/>
          <w:divBdr>
            <w:top w:val="none" w:sz="0" w:space="0" w:color="auto"/>
            <w:left w:val="none" w:sz="0" w:space="0" w:color="auto"/>
            <w:bottom w:val="none" w:sz="0" w:space="0" w:color="auto"/>
            <w:right w:val="none" w:sz="0" w:space="0" w:color="auto"/>
          </w:divBdr>
        </w:div>
        <w:div w:id="16128182">
          <w:marLeft w:val="640"/>
          <w:marRight w:val="0"/>
          <w:marTop w:val="0"/>
          <w:marBottom w:val="0"/>
          <w:divBdr>
            <w:top w:val="none" w:sz="0" w:space="0" w:color="auto"/>
            <w:left w:val="none" w:sz="0" w:space="0" w:color="auto"/>
            <w:bottom w:val="none" w:sz="0" w:space="0" w:color="auto"/>
            <w:right w:val="none" w:sz="0" w:space="0" w:color="auto"/>
          </w:divBdr>
        </w:div>
        <w:div w:id="419907766">
          <w:marLeft w:val="640"/>
          <w:marRight w:val="0"/>
          <w:marTop w:val="0"/>
          <w:marBottom w:val="0"/>
          <w:divBdr>
            <w:top w:val="none" w:sz="0" w:space="0" w:color="auto"/>
            <w:left w:val="none" w:sz="0" w:space="0" w:color="auto"/>
            <w:bottom w:val="none" w:sz="0" w:space="0" w:color="auto"/>
            <w:right w:val="none" w:sz="0" w:space="0" w:color="auto"/>
          </w:divBdr>
        </w:div>
        <w:div w:id="394160832">
          <w:marLeft w:val="640"/>
          <w:marRight w:val="0"/>
          <w:marTop w:val="0"/>
          <w:marBottom w:val="0"/>
          <w:divBdr>
            <w:top w:val="none" w:sz="0" w:space="0" w:color="auto"/>
            <w:left w:val="none" w:sz="0" w:space="0" w:color="auto"/>
            <w:bottom w:val="none" w:sz="0" w:space="0" w:color="auto"/>
            <w:right w:val="none" w:sz="0" w:space="0" w:color="auto"/>
          </w:divBdr>
        </w:div>
        <w:div w:id="1962496409">
          <w:marLeft w:val="640"/>
          <w:marRight w:val="0"/>
          <w:marTop w:val="0"/>
          <w:marBottom w:val="0"/>
          <w:divBdr>
            <w:top w:val="none" w:sz="0" w:space="0" w:color="auto"/>
            <w:left w:val="none" w:sz="0" w:space="0" w:color="auto"/>
            <w:bottom w:val="none" w:sz="0" w:space="0" w:color="auto"/>
            <w:right w:val="none" w:sz="0" w:space="0" w:color="auto"/>
          </w:divBdr>
        </w:div>
        <w:div w:id="1850749612">
          <w:marLeft w:val="640"/>
          <w:marRight w:val="0"/>
          <w:marTop w:val="0"/>
          <w:marBottom w:val="0"/>
          <w:divBdr>
            <w:top w:val="none" w:sz="0" w:space="0" w:color="auto"/>
            <w:left w:val="none" w:sz="0" w:space="0" w:color="auto"/>
            <w:bottom w:val="none" w:sz="0" w:space="0" w:color="auto"/>
            <w:right w:val="none" w:sz="0" w:space="0" w:color="auto"/>
          </w:divBdr>
        </w:div>
        <w:div w:id="2008438591">
          <w:marLeft w:val="640"/>
          <w:marRight w:val="0"/>
          <w:marTop w:val="0"/>
          <w:marBottom w:val="0"/>
          <w:divBdr>
            <w:top w:val="none" w:sz="0" w:space="0" w:color="auto"/>
            <w:left w:val="none" w:sz="0" w:space="0" w:color="auto"/>
            <w:bottom w:val="none" w:sz="0" w:space="0" w:color="auto"/>
            <w:right w:val="none" w:sz="0" w:space="0" w:color="auto"/>
          </w:divBdr>
        </w:div>
        <w:div w:id="576749035">
          <w:marLeft w:val="640"/>
          <w:marRight w:val="0"/>
          <w:marTop w:val="0"/>
          <w:marBottom w:val="0"/>
          <w:divBdr>
            <w:top w:val="none" w:sz="0" w:space="0" w:color="auto"/>
            <w:left w:val="none" w:sz="0" w:space="0" w:color="auto"/>
            <w:bottom w:val="none" w:sz="0" w:space="0" w:color="auto"/>
            <w:right w:val="none" w:sz="0" w:space="0" w:color="auto"/>
          </w:divBdr>
        </w:div>
        <w:div w:id="1554200057">
          <w:marLeft w:val="640"/>
          <w:marRight w:val="0"/>
          <w:marTop w:val="0"/>
          <w:marBottom w:val="0"/>
          <w:divBdr>
            <w:top w:val="none" w:sz="0" w:space="0" w:color="auto"/>
            <w:left w:val="none" w:sz="0" w:space="0" w:color="auto"/>
            <w:bottom w:val="none" w:sz="0" w:space="0" w:color="auto"/>
            <w:right w:val="none" w:sz="0" w:space="0" w:color="auto"/>
          </w:divBdr>
        </w:div>
        <w:div w:id="919673739">
          <w:marLeft w:val="640"/>
          <w:marRight w:val="0"/>
          <w:marTop w:val="0"/>
          <w:marBottom w:val="0"/>
          <w:divBdr>
            <w:top w:val="none" w:sz="0" w:space="0" w:color="auto"/>
            <w:left w:val="none" w:sz="0" w:space="0" w:color="auto"/>
            <w:bottom w:val="none" w:sz="0" w:space="0" w:color="auto"/>
            <w:right w:val="none" w:sz="0" w:space="0" w:color="auto"/>
          </w:divBdr>
        </w:div>
        <w:div w:id="946931255">
          <w:marLeft w:val="640"/>
          <w:marRight w:val="0"/>
          <w:marTop w:val="0"/>
          <w:marBottom w:val="0"/>
          <w:divBdr>
            <w:top w:val="none" w:sz="0" w:space="0" w:color="auto"/>
            <w:left w:val="none" w:sz="0" w:space="0" w:color="auto"/>
            <w:bottom w:val="none" w:sz="0" w:space="0" w:color="auto"/>
            <w:right w:val="none" w:sz="0" w:space="0" w:color="auto"/>
          </w:divBdr>
        </w:div>
        <w:div w:id="1843086751">
          <w:marLeft w:val="640"/>
          <w:marRight w:val="0"/>
          <w:marTop w:val="0"/>
          <w:marBottom w:val="0"/>
          <w:divBdr>
            <w:top w:val="none" w:sz="0" w:space="0" w:color="auto"/>
            <w:left w:val="none" w:sz="0" w:space="0" w:color="auto"/>
            <w:bottom w:val="none" w:sz="0" w:space="0" w:color="auto"/>
            <w:right w:val="none" w:sz="0" w:space="0" w:color="auto"/>
          </w:divBdr>
        </w:div>
        <w:div w:id="91904434">
          <w:marLeft w:val="640"/>
          <w:marRight w:val="0"/>
          <w:marTop w:val="0"/>
          <w:marBottom w:val="0"/>
          <w:divBdr>
            <w:top w:val="none" w:sz="0" w:space="0" w:color="auto"/>
            <w:left w:val="none" w:sz="0" w:space="0" w:color="auto"/>
            <w:bottom w:val="none" w:sz="0" w:space="0" w:color="auto"/>
            <w:right w:val="none" w:sz="0" w:space="0" w:color="auto"/>
          </w:divBdr>
        </w:div>
        <w:div w:id="636420314">
          <w:marLeft w:val="640"/>
          <w:marRight w:val="0"/>
          <w:marTop w:val="0"/>
          <w:marBottom w:val="0"/>
          <w:divBdr>
            <w:top w:val="none" w:sz="0" w:space="0" w:color="auto"/>
            <w:left w:val="none" w:sz="0" w:space="0" w:color="auto"/>
            <w:bottom w:val="none" w:sz="0" w:space="0" w:color="auto"/>
            <w:right w:val="none" w:sz="0" w:space="0" w:color="auto"/>
          </w:divBdr>
        </w:div>
        <w:div w:id="789395545">
          <w:marLeft w:val="640"/>
          <w:marRight w:val="0"/>
          <w:marTop w:val="0"/>
          <w:marBottom w:val="0"/>
          <w:divBdr>
            <w:top w:val="none" w:sz="0" w:space="0" w:color="auto"/>
            <w:left w:val="none" w:sz="0" w:space="0" w:color="auto"/>
            <w:bottom w:val="none" w:sz="0" w:space="0" w:color="auto"/>
            <w:right w:val="none" w:sz="0" w:space="0" w:color="auto"/>
          </w:divBdr>
        </w:div>
        <w:div w:id="1239099017">
          <w:marLeft w:val="640"/>
          <w:marRight w:val="0"/>
          <w:marTop w:val="0"/>
          <w:marBottom w:val="0"/>
          <w:divBdr>
            <w:top w:val="none" w:sz="0" w:space="0" w:color="auto"/>
            <w:left w:val="none" w:sz="0" w:space="0" w:color="auto"/>
            <w:bottom w:val="none" w:sz="0" w:space="0" w:color="auto"/>
            <w:right w:val="none" w:sz="0" w:space="0" w:color="auto"/>
          </w:divBdr>
        </w:div>
        <w:div w:id="1859853995">
          <w:marLeft w:val="640"/>
          <w:marRight w:val="0"/>
          <w:marTop w:val="0"/>
          <w:marBottom w:val="0"/>
          <w:divBdr>
            <w:top w:val="none" w:sz="0" w:space="0" w:color="auto"/>
            <w:left w:val="none" w:sz="0" w:space="0" w:color="auto"/>
            <w:bottom w:val="none" w:sz="0" w:space="0" w:color="auto"/>
            <w:right w:val="none" w:sz="0" w:space="0" w:color="auto"/>
          </w:divBdr>
        </w:div>
        <w:div w:id="290400581">
          <w:marLeft w:val="640"/>
          <w:marRight w:val="0"/>
          <w:marTop w:val="0"/>
          <w:marBottom w:val="0"/>
          <w:divBdr>
            <w:top w:val="none" w:sz="0" w:space="0" w:color="auto"/>
            <w:left w:val="none" w:sz="0" w:space="0" w:color="auto"/>
            <w:bottom w:val="none" w:sz="0" w:space="0" w:color="auto"/>
            <w:right w:val="none" w:sz="0" w:space="0" w:color="auto"/>
          </w:divBdr>
        </w:div>
        <w:div w:id="1079641118">
          <w:marLeft w:val="640"/>
          <w:marRight w:val="0"/>
          <w:marTop w:val="0"/>
          <w:marBottom w:val="0"/>
          <w:divBdr>
            <w:top w:val="none" w:sz="0" w:space="0" w:color="auto"/>
            <w:left w:val="none" w:sz="0" w:space="0" w:color="auto"/>
            <w:bottom w:val="none" w:sz="0" w:space="0" w:color="auto"/>
            <w:right w:val="none" w:sz="0" w:space="0" w:color="auto"/>
          </w:divBdr>
        </w:div>
        <w:div w:id="2038654086">
          <w:marLeft w:val="640"/>
          <w:marRight w:val="0"/>
          <w:marTop w:val="0"/>
          <w:marBottom w:val="0"/>
          <w:divBdr>
            <w:top w:val="none" w:sz="0" w:space="0" w:color="auto"/>
            <w:left w:val="none" w:sz="0" w:space="0" w:color="auto"/>
            <w:bottom w:val="none" w:sz="0" w:space="0" w:color="auto"/>
            <w:right w:val="none" w:sz="0" w:space="0" w:color="auto"/>
          </w:divBdr>
        </w:div>
        <w:div w:id="211309157">
          <w:marLeft w:val="640"/>
          <w:marRight w:val="0"/>
          <w:marTop w:val="0"/>
          <w:marBottom w:val="0"/>
          <w:divBdr>
            <w:top w:val="none" w:sz="0" w:space="0" w:color="auto"/>
            <w:left w:val="none" w:sz="0" w:space="0" w:color="auto"/>
            <w:bottom w:val="none" w:sz="0" w:space="0" w:color="auto"/>
            <w:right w:val="none" w:sz="0" w:space="0" w:color="auto"/>
          </w:divBdr>
        </w:div>
        <w:div w:id="402728605">
          <w:marLeft w:val="640"/>
          <w:marRight w:val="0"/>
          <w:marTop w:val="0"/>
          <w:marBottom w:val="0"/>
          <w:divBdr>
            <w:top w:val="none" w:sz="0" w:space="0" w:color="auto"/>
            <w:left w:val="none" w:sz="0" w:space="0" w:color="auto"/>
            <w:bottom w:val="none" w:sz="0" w:space="0" w:color="auto"/>
            <w:right w:val="none" w:sz="0" w:space="0" w:color="auto"/>
          </w:divBdr>
        </w:div>
        <w:div w:id="1887374302">
          <w:marLeft w:val="640"/>
          <w:marRight w:val="0"/>
          <w:marTop w:val="0"/>
          <w:marBottom w:val="0"/>
          <w:divBdr>
            <w:top w:val="none" w:sz="0" w:space="0" w:color="auto"/>
            <w:left w:val="none" w:sz="0" w:space="0" w:color="auto"/>
            <w:bottom w:val="none" w:sz="0" w:space="0" w:color="auto"/>
            <w:right w:val="none" w:sz="0" w:space="0" w:color="auto"/>
          </w:divBdr>
        </w:div>
        <w:div w:id="1159729770">
          <w:marLeft w:val="640"/>
          <w:marRight w:val="0"/>
          <w:marTop w:val="0"/>
          <w:marBottom w:val="0"/>
          <w:divBdr>
            <w:top w:val="none" w:sz="0" w:space="0" w:color="auto"/>
            <w:left w:val="none" w:sz="0" w:space="0" w:color="auto"/>
            <w:bottom w:val="none" w:sz="0" w:space="0" w:color="auto"/>
            <w:right w:val="none" w:sz="0" w:space="0" w:color="auto"/>
          </w:divBdr>
        </w:div>
        <w:div w:id="1953246718">
          <w:marLeft w:val="640"/>
          <w:marRight w:val="0"/>
          <w:marTop w:val="0"/>
          <w:marBottom w:val="0"/>
          <w:divBdr>
            <w:top w:val="none" w:sz="0" w:space="0" w:color="auto"/>
            <w:left w:val="none" w:sz="0" w:space="0" w:color="auto"/>
            <w:bottom w:val="none" w:sz="0" w:space="0" w:color="auto"/>
            <w:right w:val="none" w:sz="0" w:space="0" w:color="auto"/>
          </w:divBdr>
        </w:div>
        <w:div w:id="167599154">
          <w:marLeft w:val="640"/>
          <w:marRight w:val="0"/>
          <w:marTop w:val="0"/>
          <w:marBottom w:val="0"/>
          <w:divBdr>
            <w:top w:val="none" w:sz="0" w:space="0" w:color="auto"/>
            <w:left w:val="none" w:sz="0" w:space="0" w:color="auto"/>
            <w:bottom w:val="none" w:sz="0" w:space="0" w:color="auto"/>
            <w:right w:val="none" w:sz="0" w:space="0" w:color="auto"/>
          </w:divBdr>
        </w:div>
        <w:div w:id="473106596">
          <w:marLeft w:val="640"/>
          <w:marRight w:val="0"/>
          <w:marTop w:val="0"/>
          <w:marBottom w:val="0"/>
          <w:divBdr>
            <w:top w:val="none" w:sz="0" w:space="0" w:color="auto"/>
            <w:left w:val="none" w:sz="0" w:space="0" w:color="auto"/>
            <w:bottom w:val="none" w:sz="0" w:space="0" w:color="auto"/>
            <w:right w:val="none" w:sz="0" w:space="0" w:color="auto"/>
          </w:divBdr>
        </w:div>
        <w:div w:id="250237580">
          <w:marLeft w:val="640"/>
          <w:marRight w:val="0"/>
          <w:marTop w:val="0"/>
          <w:marBottom w:val="0"/>
          <w:divBdr>
            <w:top w:val="none" w:sz="0" w:space="0" w:color="auto"/>
            <w:left w:val="none" w:sz="0" w:space="0" w:color="auto"/>
            <w:bottom w:val="none" w:sz="0" w:space="0" w:color="auto"/>
            <w:right w:val="none" w:sz="0" w:space="0" w:color="auto"/>
          </w:divBdr>
        </w:div>
        <w:div w:id="1423604854">
          <w:marLeft w:val="640"/>
          <w:marRight w:val="0"/>
          <w:marTop w:val="0"/>
          <w:marBottom w:val="0"/>
          <w:divBdr>
            <w:top w:val="none" w:sz="0" w:space="0" w:color="auto"/>
            <w:left w:val="none" w:sz="0" w:space="0" w:color="auto"/>
            <w:bottom w:val="none" w:sz="0" w:space="0" w:color="auto"/>
            <w:right w:val="none" w:sz="0" w:space="0" w:color="auto"/>
          </w:divBdr>
        </w:div>
        <w:div w:id="1696467363">
          <w:marLeft w:val="640"/>
          <w:marRight w:val="0"/>
          <w:marTop w:val="0"/>
          <w:marBottom w:val="0"/>
          <w:divBdr>
            <w:top w:val="none" w:sz="0" w:space="0" w:color="auto"/>
            <w:left w:val="none" w:sz="0" w:space="0" w:color="auto"/>
            <w:bottom w:val="none" w:sz="0" w:space="0" w:color="auto"/>
            <w:right w:val="none" w:sz="0" w:space="0" w:color="auto"/>
          </w:divBdr>
        </w:div>
        <w:div w:id="939142010">
          <w:marLeft w:val="640"/>
          <w:marRight w:val="0"/>
          <w:marTop w:val="0"/>
          <w:marBottom w:val="0"/>
          <w:divBdr>
            <w:top w:val="none" w:sz="0" w:space="0" w:color="auto"/>
            <w:left w:val="none" w:sz="0" w:space="0" w:color="auto"/>
            <w:bottom w:val="none" w:sz="0" w:space="0" w:color="auto"/>
            <w:right w:val="none" w:sz="0" w:space="0" w:color="auto"/>
          </w:divBdr>
        </w:div>
        <w:div w:id="1888250865">
          <w:marLeft w:val="640"/>
          <w:marRight w:val="0"/>
          <w:marTop w:val="0"/>
          <w:marBottom w:val="0"/>
          <w:divBdr>
            <w:top w:val="none" w:sz="0" w:space="0" w:color="auto"/>
            <w:left w:val="none" w:sz="0" w:space="0" w:color="auto"/>
            <w:bottom w:val="none" w:sz="0" w:space="0" w:color="auto"/>
            <w:right w:val="none" w:sz="0" w:space="0" w:color="auto"/>
          </w:divBdr>
        </w:div>
        <w:div w:id="391736417">
          <w:marLeft w:val="640"/>
          <w:marRight w:val="0"/>
          <w:marTop w:val="0"/>
          <w:marBottom w:val="0"/>
          <w:divBdr>
            <w:top w:val="none" w:sz="0" w:space="0" w:color="auto"/>
            <w:left w:val="none" w:sz="0" w:space="0" w:color="auto"/>
            <w:bottom w:val="none" w:sz="0" w:space="0" w:color="auto"/>
            <w:right w:val="none" w:sz="0" w:space="0" w:color="auto"/>
          </w:divBdr>
        </w:div>
        <w:div w:id="1849179311">
          <w:marLeft w:val="640"/>
          <w:marRight w:val="0"/>
          <w:marTop w:val="0"/>
          <w:marBottom w:val="0"/>
          <w:divBdr>
            <w:top w:val="none" w:sz="0" w:space="0" w:color="auto"/>
            <w:left w:val="none" w:sz="0" w:space="0" w:color="auto"/>
            <w:bottom w:val="none" w:sz="0" w:space="0" w:color="auto"/>
            <w:right w:val="none" w:sz="0" w:space="0" w:color="auto"/>
          </w:divBdr>
        </w:div>
        <w:div w:id="310408075">
          <w:marLeft w:val="640"/>
          <w:marRight w:val="0"/>
          <w:marTop w:val="0"/>
          <w:marBottom w:val="0"/>
          <w:divBdr>
            <w:top w:val="none" w:sz="0" w:space="0" w:color="auto"/>
            <w:left w:val="none" w:sz="0" w:space="0" w:color="auto"/>
            <w:bottom w:val="none" w:sz="0" w:space="0" w:color="auto"/>
            <w:right w:val="none" w:sz="0" w:space="0" w:color="auto"/>
          </w:divBdr>
        </w:div>
        <w:div w:id="1476606254">
          <w:marLeft w:val="640"/>
          <w:marRight w:val="0"/>
          <w:marTop w:val="0"/>
          <w:marBottom w:val="0"/>
          <w:divBdr>
            <w:top w:val="none" w:sz="0" w:space="0" w:color="auto"/>
            <w:left w:val="none" w:sz="0" w:space="0" w:color="auto"/>
            <w:bottom w:val="none" w:sz="0" w:space="0" w:color="auto"/>
            <w:right w:val="none" w:sz="0" w:space="0" w:color="auto"/>
          </w:divBdr>
        </w:div>
        <w:div w:id="862666939">
          <w:marLeft w:val="640"/>
          <w:marRight w:val="0"/>
          <w:marTop w:val="0"/>
          <w:marBottom w:val="0"/>
          <w:divBdr>
            <w:top w:val="none" w:sz="0" w:space="0" w:color="auto"/>
            <w:left w:val="none" w:sz="0" w:space="0" w:color="auto"/>
            <w:bottom w:val="none" w:sz="0" w:space="0" w:color="auto"/>
            <w:right w:val="none" w:sz="0" w:space="0" w:color="auto"/>
          </w:divBdr>
        </w:div>
        <w:div w:id="1465584517">
          <w:marLeft w:val="640"/>
          <w:marRight w:val="0"/>
          <w:marTop w:val="0"/>
          <w:marBottom w:val="0"/>
          <w:divBdr>
            <w:top w:val="none" w:sz="0" w:space="0" w:color="auto"/>
            <w:left w:val="none" w:sz="0" w:space="0" w:color="auto"/>
            <w:bottom w:val="none" w:sz="0" w:space="0" w:color="auto"/>
            <w:right w:val="none" w:sz="0" w:space="0" w:color="auto"/>
          </w:divBdr>
        </w:div>
        <w:div w:id="171458679">
          <w:marLeft w:val="640"/>
          <w:marRight w:val="0"/>
          <w:marTop w:val="0"/>
          <w:marBottom w:val="0"/>
          <w:divBdr>
            <w:top w:val="none" w:sz="0" w:space="0" w:color="auto"/>
            <w:left w:val="none" w:sz="0" w:space="0" w:color="auto"/>
            <w:bottom w:val="none" w:sz="0" w:space="0" w:color="auto"/>
            <w:right w:val="none" w:sz="0" w:space="0" w:color="auto"/>
          </w:divBdr>
        </w:div>
        <w:div w:id="789518269">
          <w:marLeft w:val="640"/>
          <w:marRight w:val="0"/>
          <w:marTop w:val="0"/>
          <w:marBottom w:val="0"/>
          <w:divBdr>
            <w:top w:val="none" w:sz="0" w:space="0" w:color="auto"/>
            <w:left w:val="none" w:sz="0" w:space="0" w:color="auto"/>
            <w:bottom w:val="none" w:sz="0" w:space="0" w:color="auto"/>
            <w:right w:val="none" w:sz="0" w:space="0" w:color="auto"/>
          </w:divBdr>
        </w:div>
        <w:div w:id="945771134">
          <w:marLeft w:val="640"/>
          <w:marRight w:val="0"/>
          <w:marTop w:val="0"/>
          <w:marBottom w:val="0"/>
          <w:divBdr>
            <w:top w:val="none" w:sz="0" w:space="0" w:color="auto"/>
            <w:left w:val="none" w:sz="0" w:space="0" w:color="auto"/>
            <w:bottom w:val="none" w:sz="0" w:space="0" w:color="auto"/>
            <w:right w:val="none" w:sz="0" w:space="0" w:color="auto"/>
          </w:divBdr>
        </w:div>
        <w:div w:id="1352143321">
          <w:marLeft w:val="640"/>
          <w:marRight w:val="0"/>
          <w:marTop w:val="0"/>
          <w:marBottom w:val="0"/>
          <w:divBdr>
            <w:top w:val="none" w:sz="0" w:space="0" w:color="auto"/>
            <w:left w:val="none" w:sz="0" w:space="0" w:color="auto"/>
            <w:bottom w:val="none" w:sz="0" w:space="0" w:color="auto"/>
            <w:right w:val="none" w:sz="0" w:space="0" w:color="auto"/>
          </w:divBdr>
        </w:div>
        <w:div w:id="1034304372">
          <w:marLeft w:val="640"/>
          <w:marRight w:val="0"/>
          <w:marTop w:val="0"/>
          <w:marBottom w:val="0"/>
          <w:divBdr>
            <w:top w:val="none" w:sz="0" w:space="0" w:color="auto"/>
            <w:left w:val="none" w:sz="0" w:space="0" w:color="auto"/>
            <w:bottom w:val="none" w:sz="0" w:space="0" w:color="auto"/>
            <w:right w:val="none" w:sz="0" w:space="0" w:color="auto"/>
          </w:divBdr>
        </w:div>
        <w:div w:id="1705979812">
          <w:marLeft w:val="640"/>
          <w:marRight w:val="0"/>
          <w:marTop w:val="0"/>
          <w:marBottom w:val="0"/>
          <w:divBdr>
            <w:top w:val="none" w:sz="0" w:space="0" w:color="auto"/>
            <w:left w:val="none" w:sz="0" w:space="0" w:color="auto"/>
            <w:bottom w:val="none" w:sz="0" w:space="0" w:color="auto"/>
            <w:right w:val="none" w:sz="0" w:space="0" w:color="auto"/>
          </w:divBdr>
        </w:div>
        <w:div w:id="1008213683">
          <w:marLeft w:val="640"/>
          <w:marRight w:val="0"/>
          <w:marTop w:val="0"/>
          <w:marBottom w:val="0"/>
          <w:divBdr>
            <w:top w:val="none" w:sz="0" w:space="0" w:color="auto"/>
            <w:left w:val="none" w:sz="0" w:space="0" w:color="auto"/>
            <w:bottom w:val="none" w:sz="0" w:space="0" w:color="auto"/>
            <w:right w:val="none" w:sz="0" w:space="0" w:color="auto"/>
          </w:divBdr>
        </w:div>
        <w:div w:id="980499493">
          <w:marLeft w:val="640"/>
          <w:marRight w:val="0"/>
          <w:marTop w:val="0"/>
          <w:marBottom w:val="0"/>
          <w:divBdr>
            <w:top w:val="none" w:sz="0" w:space="0" w:color="auto"/>
            <w:left w:val="none" w:sz="0" w:space="0" w:color="auto"/>
            <w:bottom w:val="none" w:sz="0" w:space="0" w:color="auto"/>
            <w:right w:val="none" w:sz="0" w:space="0" w:color="auto"/>
          </w:divBdr>
        </w:div>
        <w:div w:id="1923027717">
          <w:marLeft w:val="640"/>
          <w:marRight w:val="0"/>
          <w:marTop w:val="0"/>
          <w:marBottom w:val="0"/>
          <w:divBdr>
            <w:top w:val="none" w:sz="0" w:space="0" w:color="auto"/>
            <w:left w:val="none" w:sz="0" w:space="0" w:color="auto"/>
            <w:bottom w:val="none" w:sz="0" w:space="0" w:color="auto"/>
            <w:right w:val="none" w:sz="0" w:space="0" w:color="auto"/>
          </w:divBdr>
        </w:div>
        <w:div w:id="1047948073">
          <w:marLeft w:val="640"/>
          <w:marRight w:val="0"/>
          <w:marTop w:val="0"/>
          <w:marBottom w:val="0"/>
          <w:divBdr>
            <w:top w:val="none" w:sz="0" w:space="0" w:color="auto"/>
            <w:left w:val="none" w:sz="0" w:space="0" w:color="auto"/>
            <w:bottom w:val="none" w:sz="0" w:space="0" w:color="auto"/>
            <w:right w:val="none" w:sz="0" w:space="0" w:color="auto"/>
          </w:divBdr>
        </w:div>
        <w:div w:id="490293896">
          <w:marLeft w:val="640"/>
          <w:marRight w:val="0"/>
          <w:marTop w:val="0"/>
          <w:marBottom w:val="0"/>
          <w:divBdr>
            <w:top w:val="none" w:sz="0" w:space="0" w:color="auto"/>
            <w:left w:val="none" w:sz="0" w:space="0" w:color="auto"/>
            <w:bottom w:val="none" w:sz="0" w:space="0" w:color="auto"/>
            <w:right w:val="none" w:sz="0" w:space="0" w:color="auto"/>
          </w:divBdr>
        </w:div>
        <w:div w:id="1441561876">
          <w:marLeft w:val="640"/>
          <w:marRight w:val="0"/>
          <w:marTop w:val="0"/>
          <w:marBottom w:val="0"/>
          <w:divBdr>
            <w:top w:val="none" w:sz="0" w:space="0" w:color="auto"/>
            <w:left w:val="none" w:sz="0" w:space="0" w:color="auto"/>
            <w:bottom w:val="none" w:sz="0" w:space="0" w:color="auto"/>
            <w:right w:val="none" w:sz="0" w:space="0" w:color="auto"/>
          </w:divBdr>
        </w:div>
        <w:div w:id="505943093">
          <w:marLeft w:val="640"/>
          <w:marRight w:val="0"/>
          <w:marTop w:val="0"/>
          <w:marBottom w:val="0"/>
          <w:divBdr>
            <w:top w:val="none" w:sz="0" w:space="0" w:color="auto"/>
            <w:left w:val="none" w:sz="0" w:space="0" w:color="auto"/>
            <w:bottom w:val="none" w:sz="0" w:space="0" w:color="auto"/>
            <w:right w:val="none" w:sz="0" w:space="0" w:color="auto"/>
          </w:divBdr>
        </w:div>
        <w:div w:id="1023364282">
          <w:marLeft w:val="640"/>
          <w:marRight w:val="0"/>
          <w:marTop w:val="0"/>
          <w:marBottom w:val="0"/>
          <w:divBdr>
            <w:top w:val="none" w:sz="0" w:space="0" w:color="auto"/>
            <w:left w:val="none" w:sz="0" w:space="0" w:color="auto"/>
            <w:bottom w:val="none" w:sz="0" w:space="0" w:color="auto"/>
            <w:right w:val="none" w:sz="0" w:space="0" w:color="auto"/>
          </w:divBdr>
        </w:div>
        <w:div w:id="197010191">
          <w:marLeft w:val="640"/>
          <w:marRight w:val="0"/>
          <w:marTop w:val="0"/>
          <w:marBottom w:val="0"/>
          <w:divBdr>
            <w:top w:val="none" w:sz="0" w:space="0" w:color="auto"/>
            <w:left w:val="none" w:sz="0" w:space="0" w:color="auto"/>
            <w:bottom w:val="none" w:sz="0" w:space="0" w:color="auto"/>
            <w:right w:val="none" w:sz="0" w:space="0" w:color="auto"/>
          </w:divBdr>
        </w:div>
        <w:div w:id="400181679">
          <w:marLeft w:val="640"/>
          <w:marRight w:val="0"/>
          <w:marTop w:val="0"/>
          <w:marBottom w:val="0"/>
          <w:divBdr>
            <w:top w:val="none" w:sz="0" w:space="0" w:color="auto"/>
            <w:left w:val="none" w:sz="0" w:space="0" w:color="auto"/>
            <w:bottom w:val="none" w:sz="0" w:space="0" w:color="auto"/>
            <w:right w:val="none" w:sz="0" w:space="0" w:color="auto"/>
          </w:divBdr>
        </w:div>
        <w:div w:id="1793285689">
          <w:marLeft w:val="640"/>
          <w:marRight w:val="0"/>
          <w:marTop w:val="0"/>
          <w:marBottom w:val="0"/>
          <w:divBdr>
            <w:top w:val="none" w:sz="0" w:space="0" w:color="auto"/>
            <w:left w:val="none" w:sz="0" w:space="0" w:color="auto"/>
            <w:bottom w:val="none" w:sz="0" w:space="0" w:color="auto"/>
            <w:right w:val="none" w:sz="0" w:space="0" w:color="auto"/>
          </w:divBdr>
        </w:div>
        <w:div w:id="1646348820">
          <w:marLeft w:val="640"/>
          <w:marRight w:val="0"/>
          <w:marTop w:val="0"/>
          <w:marBottom w:val="0"/>
          <w:divBdr>
            <w:top w:val="none" w:sz="0" w:space="0" w:color="auto"/>
            <w:left w:val="none" w:sz="0" w:space="0" w:color="auto"/>
            <w:bottom w:val="none" w:sz="0" w:space="0" w:color="auto"/>
            <w:right w:val="none" w:sz="0" w:space="0" w:color="auto"/>
          </w:divBdr>
        </w:div>
        <w:div w:id="1932002782">
          <w:marLeft w:val="640"/>
          <w:marRight w:val="0"/>
          <w:marTop w:val="0"/>
          <w:marBottom w:val="0"/>
          <w:divBdr>
            <w:top w:val="none" w:sz="0" w:space="0" w:color="auto"/>
            <w:left w:val="none" w:sz="0" w:space="0" w:color="auto"/>
            <w:bottom w:val="none" w:sz="0" w:space="0" w:color="auto"/>
            <w:right w:val="none" w:sz="0" w:space="0" w:color="auto"/>
          </w:divBdr>
        </w:div>
        <w:div w:id="588194757">
          <w:marLeft w:val="640"/>
          <w:marRight w:val="0"/>
          <w:marTop w:val="0"/>
          <w:marBottom w:val="0"/>
          <w:divBdr>
            <w:top w:val="none" w:sz="0" w:space="0" w:color="auto"/>
            <w:left w:val="none" w:sz="0" w:space="0" w:color="auto"/>
            <w:bottom w:val="none" w:sz="0" w:space="0" w:color="auto"/>
            <w:right w:val="none" w:sz="0" w:space="0" w:color="auto"/>
          </w:divBdr>
        </w:div>
        <w:div w:id="1448424759">
          <w:marLeft w:val="640"/>
          <w:marRight w:val="0"/>
          <w:marTop w:val="0"/>
          <w:marBottom w:val="0"/>
          <w:divBdr>
            <w:top w:val="none" w:sz="0" w:space="0" w:color="auto"/>
            <w:left w:val="none" w:sz="0" w:space="0" w:color="auto"/>
            <w:bottom w:val="none" w:sz="0" w:space="0" w:color="auto"/>
            <w:right w:val="none" w:sz="0" w:space="0" w:color="auto"/>
          </w:divBdr>
        </w:div>
        <w:div w:id="313029032">
          <w:marLeft w:val="640"/>
          <w:marRight w:val="0"/>
          <w:marTop w:val="0"/>
          <w:marBottom w:val="0"/>
          <w:divBdr>
            <w:top w:val="none" w:sz="0" w:space="0" w:color="auto"/>
            <w:left w:val="none" w:sz="0" w:space="0" w:color="auto"/>
            <w:bottom w:val="none" w:sz="0" w:space="0" w:color="auto"/>
            <w:right w:val="none" w:sz="0" w:space="0" w:color="auto"/>
          </w:divBdr>
        </w:div>
        <w:div w:id="1666468403">
          <w:marLeft w:val="640"/>
          <w:marRight w:val="0"/>
          <w:marTop w:val="0"/>
          <w:marBottom w:val="0"/>
          <w:divBdr>
            <w:top w:val="none" w:sz="0" w:space="0" w:color="auto"/>
            <w:left w:val="none" w:sz="0" w:space="0" w:color="auto"/>
            <w:bottom w:val="none" w:sz="0" w:space="0" w:color="auto"/>
            <w:right w:val="none" w:sz="0" w:space="0" w:color="auto"/>
          </w:divBdr>
        </w:div>
        <w:div w:id="334891969">
          <w:marLeft w:val="640"/>
          <w:marRight w:val="0"/>
          <w:marTop w:val="0"/>
          <w:marBottom w:val="0"/>
          <w:divBdr>
            <w:top w:val="none" w:sz="0" w:space="0" w:color="auto"/>
            <w:left w:val="none" w:sz="0" w:space="0" w:color="auto"/>
            <w:bottom w:val="none" w:sz="0" w:space="0" w:color="auto"/>
            <w:right w:val="none" w:sz="0" w:space="0" w:color="auto"/>
          </w:divBdr>
        </w:div>
        <w:div w:id="2130391942">
          <w:marLeft w:val="640"/>
          <w:marRight w:val="0"/>
          <w:marTop w:val="0"/>
          <w:marBottom w:val="0"/>
          <w:divBdr>
            <w:top w:val="none" w:sz="0" w:space="0" w:color="auto"/>
            <w:left w:val="none" w:sz="0" w:space="0" w:color="auto"/>
            <w:bottom w:val="none" w:sz="0" w:space="0" w:color="auto"/>
            <w:right w:val="none" w:sz="0" w:space="0" w:color="auto"/>
          </w:divBdr>
        </w:div>
        <w:div w:id="561525251">
          <w:marLeft w:val="640"/>
          <w:marRight w:val="0"/>
          <w:marTop w:val="0"/>
          <w:marBottom w:val="0"/>
          <w:divBdr>
            <w:top w:val="none" w:sz="0" w:space="0" w:color="auto"/>
            <w:left w:val="none" w:sz="0" w:space="0" w:color="auto"/>
            <w:bottom w:val="none" w:sz="0" w:space="0" w:color="auto"/>
            <w:right w:val="none" w:sz="0" w:space="0" w:color="auto"/>
          </w:divBdr>
        </w:div>
        <w:div w:id="677464918">
          <w:marLeft w:val="640"/>
          <w:marRight w:val="0"/>
          <w:marTop w:val="0"/>
          <w:marBottom w:val="0"/>
          <w:divBdr>
            <w:top w:val="none" w:sz="0" w:space="0" w:color="auto"/>
            <w:left w:val="none" w:sz="0" w:space="0" w:color="auto"/>
            <w:bottom w:val="none" w:sz="0" w:space="0" w:color="auto"/>
            <w:right w:val="none" w:sz="0" w:space="0" w:color="auto"/>
          </w:divBdr>
        </w:div>
        <w:div w:id="1097217177">
          <w:marLeft w:val="640"/>
          <w:marRight w:val="0"/>
          <w:marTop w:val="0"/>
          <w:marBottom w:val="0"/>
          <w:divBdr>
            <w:top w:val="none" w:sz="0" w:space="0" w:color="auto"/>
            <w:left w:val="none" w:sz="0" w:space="0" w:color="auto"/>
            <w:bottom w:val="none" w:sz="0" w:space="0" w:color="auto"/>
            <w:right w:val="none" w:sz="0" w:space="0" w:color="auto"/>
          </w:divBdr>
        </w:div>
        <w:div w:id="1516920580">
          <w:marLeft w:val="640"/>
          <w:marRight w:val="0"/>
          <w:marTop w:val="0"/>
          <w:marBottom w:val="0"/>
          <w:divBdr>
            <w:top w:val="none" w:sz="0" w:space="0" w:color="auto"/>
            <w:left w:val="none" w:sz="0" w:space="0" w:color="auto"/>
            <w:bottom w:val="none" w:sz="0" w:space="0" w:color="auto"/>
            <w:right w:val="none" w:sz="0" w:space="0" w:color="auto"/>
          </w:divBdr>
        </w:div>
        <w:div w:id="1265727498">
          <w:marLeft w:val="640"/>
          <w:marRight w:val="0"/>
          <w:marTop w:val="0"/>
          <w:marBottom w:val="0"/>
          <w:divBdr>
            <w:top w:val="none" w:sz="0" w:space="0" w:color="auto"/>
            <w:left w:val="none" w:sz="0" w:space="0" w:color="auto"/>
            <w:bottom w:val="none" w:sz="0" w:space="0" w:color="auto"/>
            <w:right w:val="none" w:sz="0" w:space="0" w:color="auto"/>
          </w:divBdr>
        </w:div>
        <w:div w:id="1346441926">
          <w:marLeft w:val="640"/>
          <w:marRight w:val="0"/>
          <w:marTop w:val="0"/>
          <w:marBottom w:val="0"/>
          <w:divBdr>
            <w:top w:val="none" w:sz="0" w:space="0" w:color="auto"/>
            <w:left w:val="none" w:sz="0" w:space="0" w:color="auto"/>
            <w:bottom w:val="none" w:sz="0" w:space="0" w:color="auto"/>
            <w:right w:val="none" w:sz="0" w:space="0" w:color="auto"/>
          </w:divBdr>
        </w:div>
        <w:div w:id="994383178">
          <w:marLeft w:val="640"/>
          <w:marRight w:val="0"/>
          <w:marTop w:val="0"/>
          <w:marBottom w:val="0"/>
          <w:divBdr>
            <w:top w:val="none" w:sz="0" w:space="0" w:color="auto"/>
            <w:left w:val="none" w:sz="0" w:space="0" w:color="auto"/>
            <w:bottom w:val="none" w:sz="0" w:space="0" w:color="auto"/>
            <w:right w:val="none" w:sz="0" w:space="0" w:color="auto"/>
          </w:divBdr>
        </w:div>
        <w:div w:id="1373726411">
          <w:marLeft w:val="640"/>
          <w:marRight w:val="0"/>
          <w:marTop w:val="0"/>
          <w:marBottom w:val="0"/>
          <w:divBdr>
            <w:top w:val="none" w:sz="0" w:space="0" w:color="auto"/>
            <w:left w:val="none" w:sz="0" w:space="0" w:color="auto"/>
            <w:bottom w:val="none" w:sz="0" w:space="0" w:color="auto"/>
            <w:right w:val="none" w:sz="0" w:space="0" w:color="auto"/>
          </w:divBdr>
        </w:div>
        <w:div w:id="510950090">
          <w:marLeft w:val="640"/>
          <w:marRight w:val="0"/>
          <w:marTop w:val="0"/>
          <w:marBottom w:val="0"/>
          <w:divBdr>
            <w:top w:val="none" w:sz="0" w:space="0" w:color="auto"/>
            <w:left w:val="none" w:sz="0" w:space="0" w:color="auto"/>
            <w:bottom w:val="none" w:sz="0" w:space="0" w:color="auto"/>
            <w:right w:val="none" w:sz="0" w:space="0" w:color="auto"/>
          </w:divBdr>
        </w:div>
        <w:div w:id="856237425">
          <w:marLeft w:val="640"/>
          <w:marRight w:val="0"/>
          <w:marTop w:val="0"/>
          <w:marBottom w:val="0"/>
          <w:divBdr>
            <w:top w:val="none" w:sz="0" w:space="0" w:color="auto"/>
            <w:left w:val="none" w:sz="0" w:space="0" w:color="auto"/>
            <w:bottom w:val="none" w:sz="0" w:space="0" w:color="auto"/>
            <w:right w:val="none" w:sz="0" w:space="0" w:color="auto"/>
          </w:divBdr>
        </w:div>
        <w:div w:id="1929774184">
          <w:marLeft w:val="640"/>
          <w:marRight w:val="0"/>
          <w:marTop w:val="0"/>
          <w:marBottom w:val="0"/>
          <w:divBdr>
            <w:top w:val="none" w:sz="0" w:space="0" w:color="auto"/>
            <w:left w:val="none" w:sz="0" w:space="0" w:color="auto"/>
            <w:bottom w:val="none" w:sz="0" w:space="0" w:color="auto"/>
            <w:right w:val="none" w:sz="0" w:space="0" w:color="auto"/>
          </w:divBdr>
        </w:div>
        <w:div w:id="546376867">
          <w:marLeft w:val="640"/>
          <w:marRight w:val="0"/>
          <w:marTop w:val="0"/>
          <w:marBottom w:val="0"/>
          <w:divBdr>
            <w:top w:val="none" w:sz="0" w:space="0" w:color="auto"/>
            <w:left w:val="none" w:sz="0" w:space="0" w:color="auto"/>
            <w:bottom w:val="none" w:sz="0" w:space="0" w:color="auto"/>
            <w:right w:val="none" w:sz="0" w:space="0" w:color="auto"/>
          </w:divBdr>
        </w:div>
        <w:div w:id="1436944828">
          <w:marLeft w:val="640"/>
          <w:marRight w:val="0"/>
          <w:marTop w:val="0"/>
          <w:marBottom w:val="0"/>
          <w:divBdr>
            <w:top w:val="none" w:sz="0" w:space="0" w:color="auto"/>
            <w:left w:val="none" w:sz="0" w:space="0" w:color="auto"/>
            <w:bottom w:val="none" w:sz="0" w:space="0" w:color="auto"/>
            <w:right w:val="none" w:sz="0" w:space="0" w:color="auto"/>
          </w:divBdr>
        </w:div>
        <w:div w:id="1869179281">
          <w:marLeft w:val="640"/>
          <w:marRight w:val="0"/>
          <w:marTop w:val="0"/>
          <w:marBottom w:val="0"/>
          <w:divBdr>
            <w:top w:val="none" w:sz="0" w:space="0" w:color="auto"/>
            <w:left w:val="none" w:sz="0" w:space="0" w:color="auto"/>
            <w:bottom w:val="none" w:sz="0" w:space="0" w:color="auto"/>
            <w:right w:val="none" w:sz="0" w:space="0" w:color="auto"/>
          </w:divBdr>
        </w:div>
        <w:div w:id="352346569">
          <w:marLeft w:val="640"/>
          <w:marRight w:val="0"/>
          <w:marTop w:val="0"/>
          <w:marBottom w:val="0"/>
          <w:divBdr>
            <w:top w:val="none" w:sz="0" w:space="0" w:color="auto"/>
            <w:left w:val="none" w:sz="0" w:space="0" w:color="auto"/>
            <w:bottom w:val="none" w:sz="0" w:space="0" w:color="auto"/>
            <w:right w:val="none" w:sz="0" w:space="0" w:color="auto"/>
          </w:divBdr>
        </w:div>
        <w:div w:id="88670797">
          <w:marLeft w:val="640"/>
          <w:marRight w:val="0"/>
          <w:marTop w:val="0"/>
          <w:marBottom w:val="0"/>
          <w:divBdr>
            <w:top w:val="none" w:sz="0" w:space="0" w:color="auto"/>
            <w:left w:val="none" w:sz="0" w:space="0" w:color="auto"/>
            <w:bottom w:val="none" w:sz="0" w:space="0" w:color="auto"/>
            <w:right w:val="none" w:sz="0" w:space="0" w:color="auto"/>
          </w:divBdr>
        </w:div>
        <w:div w:id="1123352651">
          <w:marLeft w:val="640"/>
          <w:marRight w:val="0"/>
          <w:marTop w:val="0"/>
          <w:marBottom w:val="0"/>
          <w:divBdr>
            <w:top w:val="none" w:sz="0" w:space="0" w:color="auto"/>
            <w:left w:val="none" w:sz="0" w:space="0" w:color="auto"/>
            <w:bottom w:val="none" w:sz="0" w:space="0" w:color="auto"/>
            <w:right w:val="none" w:sz="0" w:space="0" w:color="auto"/>
          </w:divBdr>
        </w:div>
        <w:div w:id="1184636664">
          <w:marLeft w:val="640"/>
          <w:marRight w:val="0"/>
          <w:marTop w:val="0"/>
          <w:marBottom w:val="0"/>
          <w:divBdr>
            <w:top w:val="none" w:sz="0" w:space="0" w:color="auto"/>
            <w:left w:val="none" w:sz="0" w:space="0" w:color="auto"/>
            <w:bottom w:val="none" w:sz="0" w:space="0" w:color="auto"/>
            <w:right w:val="none" w:sz="0" w:space="0" w:color="auto"/>
          </w:divBdr>
        </w:div>
        <w:div w:id="658853640">
          <w:marLeft w:val="640"/>
          <w:marRight w:val="0"/>
          <w:marTop w:val="0"/>
          <w:marBottom w:val="0"/>
          <w:divBdr>
            <w:top w:val="none" w:sz="0" w:space="0" w:color="auto"/>
            <w:left w:val="none" w:sz="0" w:space="0" w:color="auto"/>
            <w:bottom w:val="none" w:sz="0" w:space="0" w:color="auto"/>
            <w:right w:val="none" w:sz="0" w:space="0" w:color="auto"/>
          </w:divBdr>
        </w:div>
        <w:div w:id="1957253544">
          <w:marLeft w:val="640"/>
          <w:marRight w:val="0"/>
          <w:marTop w:val="0"/>
          <w:marBottom w:val="0"/>
          <w:divBdr>
            <w:top w:val="none" w:sz="0" w:space="0" w:color="auto"/>
            <w:left w:val="none" w:sz="0" w:space="0" w:color="auto"/>
            <w:bottom w:val="none" w:sz="0" w:space="0" w:color="auto"/>
            <w:right w:val="none" w:sz="0" w:space="0" w:color="auto"/>
          </w:divBdr>
        </w:div>
        <w:div w:id="940190029">
          <w:marLeft w:val="640"/>
          <w:marRight w:val="0"/>
          <w:marTop w:val="0"/>
          <w:marBottom w:val="0"/>
          <w:divBdr>
            <w:top w:val="none" w:sz="0" w:space="0" w:color="auto"/>
            <w:left w:val="none" w:sz="0" w:space="0" w:color="auto"/>
            <w:bottom w:val="none" w:sz="0" w:space="0" w:color="auto"/>
            <w:right w:val="none" w:sz="0" w:space="0" w:color="auto"/>
          </w:divBdr>
        </w:div>
        <w:div w:id="217788558">
          <w:marLeft w:val="640"/>
          <w:marRight w:val="0"/>
          <w:marTop w:val="0"/>
          <w:marBottom w:val="0"/>
          <w:divBdr>
            <w:top w:val="none" w:sz="0" w:space="0" w:color="auto"/>
            <w:left w:val="none" w:sz="0" w:space="0" w:color="auto"/>
            <w:bottom w:val="none" w:sz="0" w:space="0" w:color="auto"/>
            <w:right w:val="none" w:sz="0" w:space="0" w:color="auto"/>
          </w:divBdr>
        </w:div>
        <w:div w:id="1392997661">
          <w:marLeft w:val="640"/>
          <w:marRight w:val="0"/>
          <w:marTop w:val="0"/>
          <w:marBottom w:val="0"/>
          <w:divBdr>
            <w:top w:val="none" w:sz="0" w:space="0" w:color="auto"/>
            <w:left w:val="none" w:sz="0" w:space="0" w:color="auto"/>
            <w:bottom w:val="none" w:sz="0" w:space="0" w:color="auto"/>
            <w:right w:val="none" w:sz="0" w:space="0" w:color="auto"/>
          </w:divBdr>
        </w:div>
        <w:div w:id="2136292530">
          <w:marLeft w:val="640"/>
          <w:marRight w:val="0"/>
          <w:marTop w:val="0"/>
          <w:marBottom w:val="0"/>
          <w:divBdr>
            <w:top w:val="none" w:sz="0" w:space="0" w:color="auto"/>
            <w:left w:val="none" w:sz="0" w:space="0" w:color="auto"/>
            <w:bottom w:val="none" w:sz="0" w:space="0" w:color="auto"/>
            <w:right w:val="none" w:sz="0" w:space="0" w:color="auto"/>
          </w:divBdr>
        </w:div>
        <w:div w:id="453791832">
          <w:marLeft w:val="640"/>
          <w:marRight w:val="0"/>
          <w:marTop w:val="0"/>
          <w:marBottom w:val="0"/>
          <w:divBdr>
            <w:top w:val="none" w:sz="0" w:space="0" w:color="auto"/>
            <w:left w:val="none" w:sz="0" w:space="0" w:color="auto"/>
            <w:bottom w:val="none" w:sz="0" w:space="0" w:color="auto"/>
            <w:right w:val="none" w:sz="0" w:space="0" w:color="auto"/>
          </w:divBdr>
        </w:div>
        <w:div w:id="1850634456">
          <w:marLeft w:val="640"/>
          <w:marRight w:val="0"/>
          <w:marTop w:val="0"/>
          <w:marBottom w:val="0"/>
          <w:divBdr>
            <w:top w:val="none" w:sz="0" w:space="0" w:color="auto"/>
            <w:left w:val="none" w:sz="0" w:space="0" w:color="auto"/>
            <w:bottom w:val="none" w:sz="0" w:space="0" w:color="auto"/>
            <w:right w:val="none" w:sz="0" w:space="0" w:color="auto"/>
          </w:divBdr>
        </w:div>
        <w:div w:id="1171992898">
          <w:marLeft w:val="640"/>
          <w:marRight w:val="0"/>
          <w:marTop w:val="0"/>
          <w:marBottom w:val="0"/>
          <w:divBdr>
            <w:top w:val="none" w:sz="0" w:space="0" w:color="auto"/>
            <w:left w:val="none" w:sz="0" w:space="0" w:color="auto"/>
            <w:bottom w:val="none" w:sz="0" w:space="0" w:color="auto"/>
            <w:right w:val="none" w:sz="0" w:space="0" w:color="auto"/>
          </w:divBdr>
        </w:div>
        <w:div w:id="1223638958">
          <w:marLeft w:val="640"/>
          <w:marRight w:val="0"/>
          <w:marTop w:val="0"/>
          <w:marBottom w:val="0"/>
          <w:divBdr>
            <w:top w:val="none" w:sz="0" w:space="0" w:color="auto"/>
            <w:left w:val="none" w:sz="0" w:space="0" w:color="auto"/>
            <w:bottom w:val="none" w:sz="0" w:space="0" w:color="auto"/>
            <w:right w:val="none" w:sz="0" w:space="0" w:color="auto"/>
          </w:divBdr>
        </w:div>
        <w:div w:id="132144326">
          <w:marLeft w:val="640"/>
          <w:marRight w:val="0"/>
          <w:marTop w:val="0"/>
          <w:marBottom w:val="0"/>
          <w:divBdr>
            <w:top w:val="none" w:sz="0" w:space="0" w:color="auto"/>
            <w:left w:val="none" w:sz="0" w:space="0" w:color="auto"/>
            <w:bottom w:val="none" w:sz="0" w:space="0" w:color="auto"/>
            <w:right w:val="none" w:sz="0" w:space="0" w:color="auto"/>
          </w:divBdr>
        </w:div>
        <w:div w:id="1096169250">
          <w:marLeft w:val="640"/>
          <w:marRight w:val="0"/>
          <w:marTop w:val="0"/>
          <w:marBottom w:val="0"/>
          <w:divBdr>
            <w:top w:val="none" w:sz="0" w:space="0" w:color="auto"/>
            <w:left w:val="none" w:sz="0" w:space="0" w:color="auto"/>
            <w:bottom w:val="none" w:sz="0" w:space="0" w:color="auto"/>
            <w:right w:val="none" w:sz="0" w:space="0" w:color="auto"/>
          </w:divBdr>
        </w:div>
        <w:div w:id="747926981">
          <w:marLeft w:val="640"/>
          <w:marRight w:val="0"/>
          <w:marTop w:val="0"/>
          <w:marBottom w:val="0"/>
          <w:divBdr>
            <w:top w:val="none" w:sz="0" w:space="0" w:color="auto"/>
            <w:left w:val="none" w:sz="0" w:space="0" w:color="auto"/>
            <w:bottom w:val="none" w:sz="0" w:space="0" w:color="auto"/>
            <w:right w:val="none" w:sz="0" w:space="0" w:color="auto"/>
          </w:divBdr>
        </w:div>
        <w:div w:id="1095049956">
          <w:marLeft w:val="640"/>
          <w:marRight w:val="0"/>
          <w:marTop w:val="0"/>
          <w:marBottom w:val="0"/>
          <w:divBdr>
            <w:top w:val="none" w:sz="0" w:space="0" w:color="auto"/>
            <w:left w:val="none" w:sz="0" w:space="0" w:color="auto"/>
            <w:bottom w:val="none" w:sz="0" w:space="0" w:color="auto"/>
            <w:right w:val="none" w:sz="0" w:space="0" w:color="auto"/>
          </w:divBdr>
        </w:div>
        <w:div w:id="604844680">
          <w:marLeft w:val="640"/>
          <w:marRight w:val="0"/>
          <w:marTop w:val="0"/>
          <w:marBottom w:val="0"/>
          <w:divBdr>
            <w:top w:val="none" w:sz="0" w:space="0" w:color="auto"/>
            <w:left w:val="none" w:sz="0" w:space="0" w:color="auto"/>
            <w:bottom w:val="none" w:sz="0" w:space="0" w:color="auto"/>
            <w:right w:val="none" w:sz="0" w:space="0" w:color="auto"/>
          </w:divBdr>
        </w:div>
        <w:div w:id="723020570">
          <w:marLeft w:val="640"/>
          <w:marRight w:val="0"/>
          <w:marTop w:val="0"/>
          <w:marBottom w:val="0"/>
          <w:divBdr>
            <w:top w:val="none" w:sz="0" w:space="0" w:color="auto"/>
            <w:left w:val="none" w:sz="0" w:space="0" w:color="auto"/>
            <w:bottom w:val="none" w:sz="0" w:space="0" w:color="auto"/>
            <w:right w:val="none" w:sz="0" w:space="0" w:color="auto"/>
          </w:divBdr>
        </w:div>
        <w:div w:id="1690065594">
          <w:marLeft w:val="640"/>
          <w:marRight w:val="0"/>
          <w:marTop w:val="0"/>
          <w:marBottom w:val="0"/>
          <w:divBdr>
            <w:top w:val="none" w:sz="0" w:space="0" w:color="auto"/>
            <w:left w:val="none" w:sz="0" w:space="0" w:color="auto"/>
            <w:bottom w:val="none" w:sz="0" w:space="0" w:color="auto"/>
            <w:right w:val="none" w:sz="0" w:space="0" w:color="auto"/>
          </w:divBdr>
        </w:div>
        <w:div w:id="959186364">
          <w:marLeft w:val="640"/>
          <w:marRight w:val="0"/>
          <w:marTop w:val="0"/>
          <w:marBottom w:val="0"/>
          <w:divBdr>
            <w:top w:val="none" w:sz="0" w:space="0" w:color="auto"/>
            <w:left w:val="none" w:sz="0" w:space="0" w:color="auto"/>
            <w:bottom w:val="none" w:sz="0" w:space="0" w:color="auto"/>
            <w:right w:val="none" w:sz="0" w:space="0" w:color="auto"/>
          </w:divBdr>
        </w:div>
        <w:div w:id="2091735924">
          <w:marLeft w:val="640"/>
          <w:marRight w:val="0"/>
          <w:marTop w:val="0"/>
          <w:marBottom w:val="0"/>
          <w:divBdr>
            <w:top w:val="none" w:sz="0" w:space="0" w:color="auto"/>
            <w:left w:val="none" w:sz="0" w:space="0" w:color="auto"/>
            <w:bottom w:val="none" w:sz="0" w:space="0" w:color="auto"/>
            <w:right w:val="none" w:sz="0" w:space="0" w:color="auto"/>
          </w:divBdr>
        </w:div>
      </w:divsChild>
    </w:div>
    <w:div w:id="24529887">
      <w:bodyDiv w:val="1"/>
      <w:marLeft w:val="0"/>
      <w:marRight w:val="0"/>
      <w:marTop w:val="0"/>
      <w:marBottom w:val="0"/>
      <w:divBdr>
        <w:top w:val="none" w:sz="0" w:space="0" w:color="auto"/>
        <w:left w:val="none" w:sz="0" w:space="0" w:color="auto"/>
        <w:bottom w:val="none" w:sz="0" w:space="0" w:color="auto"/>
        <w:right w:val="none" w:sz="0" w:space="0" w:color="auto"/>
      </w:divBdr>
      <w:divsChild>
        <w:div w:id="606352078">
          <w:marLeft w:val="640"/>
          <w:marRight w:val="0"/>
          <w:marTop w:val="0"/>
          <w:marBottom w:val="0"/>
          <w:divBdr>
            <w:top w:val="none" w:sz="0" w:space="0" w:color="auto"/>
            <w:left w:val="none" w:sz="0" w:space="0" w:color="auto"/>
            <w:bottom w:val="none" w:sz="0" w:space="0" w:color="auto"/>
            <w:right w:val="none" w:sz="0" w:space="0" w:color="auto"/>
          </w:divBdr>
        </w:div>
        <w:div w:id="740491504">
          <w:marLeft w:val="640"/>
          <w:marRight w:val="0"/>
          <w:marTop w:val="0"/>
          <w:marBottom w:val="0"/>
          <w:divBdr>
            <w:top w:val="none" w:sz="0" w:space="0" w:color="auto"/>
            <w:left w:val="none" w:sz="0" w:space="0" w:color="auto"/>
            <w:bottom w:val="none" w:sz="0" w:space="0" w:color="auto"/>
            <w:right w:val="none" w:sz="0" w:space="0" w:color="auto"/>
          </w:divBdr>
        </w:div>
        <w:div w:id="60446492">
          <w:marLeft w:val="640"/>
          <w:marRight w:val="0"/>
          <w:marTop w:val="0"/>
          <w:marBottom w:val="0"/>
          <w:divBdr>
            <w:top w:val="none" w:sz="0" w:space="0" w:color="auto"/>
            <w:left w:val="none" w:sz="0" w:space="0" w:color="auto"/>
            <w:bottom w:val="none" w:sz="0" w:space="0" w:color="auto"/>
            <w:right w:val="none" w:sz="0" w:space="0" w:color="auto"/>
          </w:divBdr>
        </w:div>
        <w:div w:id="1843353195">
          <w:marLeft w:val="640"/>
          <w:marRight w:val="0"/>
          <w:marTop w:val="0"/>
          <w:marBottom w:val="0"/>
          <w:divBdr>
            <w:top w:val="none" w:sz="0" w:space="0" w:color="auto"/>
            <w:left w:val="none" w:sz="0" w:space="0" w:color="auto"/>
            <w:bottom w:val="none" w:sz="0" w:space="0" w:color="auto"/>
            <w:right w:val="none" w:sz="0" w:space="0" w:color="auto"/>
          </w:divBdr>
        </w:div>
        <w:div w:id="1781804149">
          <w:marLeft w:val="640"/>
          <w:marRight w:val="0"/>
          <w:marTop w:val="0"/>
          <w:marBottom w:val="0"/>
          <w:divBdr>
            <w:top w:val="none" w:sz="0" w:space="0" w:color="auto"/>
            <w:left w:val="none" w:sz="0" w:space="0" w:color="auto"/>
            <w:bottom w:val="none" w:sz="0" w:space="0" w:color="auto"/>
            <w:right w:val="none" w:sz="0" w:space="0" w:color="auto"/>
          </w:divBdr>
        </w:div>
        <w:div w:id="478039047">
          <w:marLeft w:val="640"/>
          <w:marRight w:val="0"/>
          <w:marTop w:val="0"/>
          <w:marBottom w:val="0"/>
          <w:divBdr>
            <w:top w:val="none" w:sz="0" w:space="0" w:color="auto"/>
            <w:left w:val="none" w:sz="0" w:space="0" w:color="auto"/>
            <w:bottom w:val="none" w:sz="0" w:space="0" w:color="auto"/>
            <w:right w:val="none" w:sz="0" w:space="0" w:color="auto"/>
          </w:divBdr>
        </w:div>
        <w:div w:id="1429617409">
          <w:marLeft w:val="640"/>
          <w:marRight w:val="0"/>
          <w:marTop w:val="0"/>
          <w:marBottom w:val="0"/>
          <w:divBdr>
            <w:top w:val="none" w:sz="0" w:space="0" w:color="auto"/>
            <w:left w:val="none" w:sz="0" w:space="0" w:color="auto"/>
            <w:bottom w:val="none" w:sz="0" w:space="0" w:color="auto"/>
            <w:right w:val="none" w:sz="0" w:space="0" w:color="auto"/>
          </w:divBdr>
        </w:div>
        <w:div w:id="557521799">
          <w:marLeft w:val="640"/>
          <w:marRight w:val="0"/>
          <w:marTop w:val="0"/>
          <w:marBottom w:val="0"/>
          <w:divBdr>
            <w:top w:val="none" w:sz="0" w:space="0" w:color="auto"/>
            <w:left w:val="none" w:sz="0" w:space="0" w:color="auto"/>
            <w:bottom w:val="none" w:sz="0" w:space="0" w:color="auto"/>
            <w:right w:val="none" w:sz="0" w:space="0" w:color="auto"/>
          </w:divBdr>
        </w:div>
        <w:div w:id="188031132">
          <w:marLeft w:val="640"/>
          <w:marRight w:val="0"/>
          <w:marTop w:val="0"/>
          <w:marBottom w:val="0"/>
          <w:divBdr>
            <w:top w:val="none" w:sz="0" w:space="0" w:color="auto"/>
            <w:left w:val="none" w:sz="0" w:space="0" w:color="auto"/>
            <w:bottom w:val="none" w:sz="0" w:space="0" w:color="auto"/>
            <w:right w:val="none" w:sz="0" w:space="0" w:color="auto"/>
          </w:divBdr>
        </w:div>
        <w:div w:id="30958320">
          <w:marLeft w:val="640"/>
          <w:marRight w:val="0"/>
          <w:marTop w:val="0"/>
          <w:marBottom w:val="0"/>
          <w:divBdr>
            <w:top w:val="none" w:sz="0" w:space="0" w:color="auto"/>
            <w:left w:val="none" w:sz="0" w:space="0" w:color="auto"/>
            <w:bottom w:val="none" w:sz="0" w:space="0" w:color="auto"/>
            <w:right w:val="none" w:sz="0" w:space="0" w:color="auto"/>
          </w:divBdr>
        </w:div>
        <w:div w:id="757093170">
          <w:marLeft w:val="640"/>
          <w:marRight w:val="0"/>
          <w:marTop w:val="0"/>
          <w:marBottom w:val="0"/>
          <w:divBdr>
            <w:top w:val="none" w:sz="0" w:space="0" w:color="auto"/>
            <w:left w:val="none" w:sz="0" w:space="0" w:color="auto"/>
            <w:bottom w:val="none" w:sz="0" w:space="0" w:color="auto"/>
            <w:right w:val="none" w:sz="0" w:space="0" w:color="auto"/>
          </w:divBdr>
        </w:div>
        <w:div w:id="1092509239">
          <w:marLeft w:val="640"/>
          <w:marRight w:val="0"/>
          <w:marTop w:val="0"/>
          <w:marBottom w:val="0"/>
          <w:divBdr>
            <w:top w:val="none" w:sz="0" w:space="0" w:color="auto"/>
            <w:left w:val="none" w:sz="0" w:space="0" w:color="auto"/>
            <w:bottom w:val="none" w:sz="0" w:space="0" w:color="auto"/>
            <w:right w:val="none" w:sz="0" w:space="0" w:color="auto"/>
          </w:divBdr>
        </w:div>
        <w:div w:id="2141654229">
          <w:marLeft w:val="640"/>
          <w:marRight w:val="0"/>
          <w:marTop w:val="0"/>
          <w:marBottom w:val="0"/>
          <w:divBdr>
            <w:top w:val="none" w:sz="0" w:space="0" w:color="auto"/>
            <w:left w:val="none" w:sz="0" w:space="0" w:color="auto"/>
            <w:bottom w:val="none" w:sz="0" w:space="0" w:color="auto"/>
            <w:right w:val="none" w:sz="0" w:space="0" w:color="auto"/>
          </w:divBdr>
        </w:div>
        <w:div w:id="1368263181">
          <w:marLeft w:val="640"/>
          <w:marRight w:val="0"/>
          <w:marTop w:val="0"/>
          <w:marBottom w:val="0"/>
          <w:divBdr>
            <w:top w:val="none" w:sz="0" w:space="0" w:color="auto"/>
            <w:left w:val="none" w:sz="0" w:space="0" w:color="auto"/>
            <w:bottom w:val="none" w:sz="0" w:space="0" w:color="auto"/>
            <w:right w:val="none" w:sz="0" w:space="0" w:color="auto"/>
          </w:divBdr>
        </w:div>
        <w:div w:id="501971063">
          <w:marLeft w:val="640"/>
          <w:marRight w:val="0"/>
          <w:marTop w:val="0"/>
          <w:marBottom w:val="0"/>
          <w:divBdr>
            <w:top w:val="none" w:sz="0" w:space="0" w:color="auto"/>
            <w:left w:val="none" w:sz="0" w:space="0" w:color="auto"/>
            <w:bottom w:val="none" w:sz="0" w:space="0" w:color="auto"/>
            <w:right w:val="none" w:sz="0" w:space="0" w:color="auto"/>
          </w:divBdr>
        </w:div>
        <w:div w:id="673535479">
          <w:marLeft w:val="640"/>
          <w:marRight w:val="0"/>
          <w:marTop w:val="0"/>
          <w:marBottom w:val="0"/>
          <w:divBdr>
            <w:top w:val="none" w:sz="0" w:space="0" w:color="auto"/>
            <w:left w:val="none" w:sz="0" w:space="0" w:color="auto"/>
            <w:bottom w:val="none" w:sz="0" w:space="0" w:color="auto"/>
            <w:right w:val="none" w:sz="0" w:space="0" w:color="auto"/>
          </w:divBdr>
        </w:div>
        <w:div w:id="410392519">
          <w:marLeft w:val="640"/>
          <w:marRight w:val="0"/>
          <w:marTop w:val="0"/>
          <w:marBottom w:val="0"/>
          <w:divBdr>
            <w:top w:val="none" w:sz="0" w:space="0" w:color="auto"/>
            <w:left w:val="none" w:sz="0" w:space="0" w:color="auto"/>
            <w:bottom w:val="none" w:sz="0" w:space="0" w:color="auto"/>
            <w:right w:val="none" w:sz="0" w:space="0" w:color="auto"/>
          </w:divBdr>
        </w:div>
        <w:div w:id="998801250">
          <w:marLeft w:val="640"/>
          <w:marRight w:val="0"/>
          <w:marTop w:val="0"/>
          <w:marBottom w:val="0"/>
          <w:divBdr>
            <w:top w:val="none" w:sz="0" w:space="0" w:color="auto"/>
            <w:left w:val="none" w:sz="0" w:space="0" w:color="auto"/>
            <w:bottom w:val="none" w:sz="0" w:space="0" w:color="auto"/>
            <w:right w:val="none" w:sz="0" w:space="0" w:color="auto"/>
          </w:divBdr>
        </w:div>
        <w:div w:id="82118446">
          <w:marLeft w:val="640"/>
          <w:marRight w:val="0"/>
          <w:marTop w:val="0"/>
          <w:marBottom w:val="0"/>
          <w:divBdr>
            <w:top w:val="none" w:sz="0" w:space="0" w:color="auto"/>
            <w:left w:val="none" w:sz="0" w:space="0" w:color="auto"/>
            <w:bottom w:val="none" w:sz="0" w:space="0" w:color="auto"/>
            <w:right w:val="none" w:sz="0" w:space="0" w:color="auto"/>
          </w:divBdr>
        </w:div>
        <w:div w:id="2047364057">
          <w:marLeft w:val="640"/>
          <w:marRight w:val="0"/>
          <w:marTop w:val="0"/>
          <w:marBottom w:val="0"/>
          <w:divBdr>
            <w:top w:val="none" w:sz="0" w:space="0" w:color="auto"/>
            <w:left w:val="none" w:sz="0" w:space="0" w:color="auto"/>
            <w:bottom w:val="none" w:sz="0" w:space="0" w:color="auto"/>
            <w:right w:val="none" w:sz="0" w:space="0" w:color="auto"/>
          </w:divBdr>
        </w:div>
        <w:div w:id="1721245583">
          <w:marLeft w:val="640"/>
          <w:marRight w:val="0"/>
          <w:marTop w:val="0"/>
          <w:marBottom w:val="0"/>
          <w:divBdr>
            <w:top w:val="none" w:sz="0" w:space="0" w:color="auto"/>
            <w:left w:val="none" w:sz="0" w:space="0" w:color="auto"/>
            <w:bottom w:val="none" w:sz="0" w:space="0" w:color="auto"/>
            <w:right w:val="none" w:sz="0" w:space="0" w:color="auto"/>
          </w:divBdr>
        </w:div>
        <w:div w:id="1352605848">
          <w:marLeft w:val="640"/>
          <w:marRight w:val="0"/>
          <w:marTop w:val="0"/>
          <w:marBottom w:val="0"/>
          <w:divBdr>
            <w:top w:val="none" w:sz="0" w:space="0" w:color="auto"/>
            <w:left w:val="none" w:sz="0" w:space="0" w:color="auto"/>
            <w:bottom w:val="none" w:sz="0" w:space="0" w:color="auto"/>
            <w:right w:val="none" w:sz="0" w:space="0" w:color="auto"/>
          </w:divBdr>
        </w:div>
        <w:div w:id="2018538579">
          <w:marLeft w:val="640"/>
          <w:marRight w:val="0"/>
          <w:marTop w:val="0"/>
          <w:marBottom w:val="0"/>
          <w:divBdr>
            <w:top w:val="none" w:sz="0" w:space="0" w:color="auto"/>
            <w:left w:val="none" w:sz="0" w:space="0" w:color="auto"/>
            <w:bottom w:val="none" w:sz="0" w:space="0" w:color="auto"/>
            <w:right w:val="none" w:sz="0" w:space="0" w:color="auto"/>
          </w:divBdr>
        </w:div>
        <w:div w:id="1021080527">
          <w:marLeft w:val="640"/>
          <w:marRight w:val="0"/>
          <w:marTop w:val="0"/>
          <w:marBottom w:val="0"/>
          <w:divBdr>
            <w:top w:val="none" w:sz="0" w:space="0" w:color="auto"/>
            <w:left w:val="none" w:sz="0" w:space="0" w:color="auto"/>
            <w:bottom w:val="none" w:sz="0" w:space="0" w:color="auto"/>
            <w:right w:val="none" w:sz="0" w:space="0" w:color="auto"/>
          </w:divBdr>
        </w:div>
        <w:div w:id="2115785105">
          <w:marLeft w:val="640"/>
          <w:marRight w:val="0"/>
          <w:marTop w:val="0"/>
          <w:marBottom w:val="0"/>
          <w:divBdr>
            <w:top w:val="none" w:sz="0" w:space="0" w:color="auto"/>
            <w:left w:val="none" w:sz="0" w:space="0" w:color="auto"/>
            <w:bottom w:val="none" w:sz="0" w:space="0" w:color="auto"/>
            <w:right w:val="none" w:sz="0" w:space="0" w:color="auto"/>
          </w:divBdr>
        </w:div>
        <w:div w:id="1382631528">
          <w:marLeft w:val="640"/>
          <w:marRight w:val="0"/>
          <w:marTop w:val="0"/>
          <w:marBottom w:val="0"/>
          <w:divBdr>
            <w:top w:val="none" w:sz="0" w:space="0" w:color="auto"/>
            <w:left w:val="none" w:sz="0" w:space="0" w:color="auto"/>
            <w:bottom w:val="none" w:sz="0" w:space="0" w:color="auto"/>
            <w:right w:val="none" w:sz="0" w:space="0" w:color="auto"/>
          </w:divBdr>
        </w:div>
        <w:div w:id="1797601832">
          <w:marLeft w:val="640"/>
          <w:marRight w:val="0"/>
          <w:marTop w:val="0"/>
          <w:marBottom w:val="0"/>
          <w:divBdr>
            <w:top w:val="none" w:sz="0" w:space="0" w:color="auto"/>
            <w:left w:val="none" w:sz="0" w:space="0" w:color="auto"/>
            <w:bottom w:val="none" w:sz="0" w:space="0" w:color="auto"/>
            <w:right w:val="none" w:sz="0" w:space="0" w:color="auto"/>
          </w:divBdr>
        </w:div>
        <w:div w:id="748843989">
          <w:marLeft w:val="640"/>
          <w:marRight w:val="0"/>
          <w:marTop w:val="0"/>
          <w:marBottom w:val="0"/>
          <w:divBdr>
            <w:top w:val="none" w:sz="0" w:space="0" w:color="auto"/>
            <w:left w:val="none" w:sz="0" w:space="0" w:color="auto"/>
            <w:bottom w:val="none" w:sz="0" w:space="0" w:color="auto"/>
            <w:right w:val="none" w:sz="0" w:space="0" w:color="auto"/>
          </w:divBdr>
        </w:div>
        <w:div w:id="1513641182">
          <w:marLeft w:val="640"/>
          <w:marRight w:val="0"/>
          <w:marTop w:val="0"/>
          <w:marBottom w:val="0"/>
          <w:divBdr>
            <w:top w:val="none" w:sz="0" w:space="0" w:color="auto"/>
            <w:left w:val="none" w:sz="0" w:space="0" w:color="auto"/>
            <w:bottom w:val="none" w:sz="0" w:space="0" w:color="auto"/>
            <w:right w:val="none" w:sz="0" w:space="0" w:color="auto"/>
          </w:divBdr>
        </w:div>
        <w:div w:id="1581599656">
          <w:marLeft w:val="640"/>
          <w:marRight w:val="0"/>
          <w:marTop w:val="0"/>
          <w:marBottom w:val="0"/>
          <w:divBdr>
            <w:top w:val="none" w:sz="0" w:space="0" w:color="auto"/>
            <w:left w:val="none" w:sz="0" w:space="0" w:color="auto"/>
            <w:bottom w:val="none" w:sz="0" w:space="0" w:color="auto"/>
            <w:right w:val="none" w:sz="0" w:space="0" w:color="auto"/>
          </w:divBdr>
        </w:div>
        <w:div w:id="313528531">
          <w:marLeft w:val="640"/>
          <w:marRight w:val="0"/>
          <w:marTop w:val="0"/>
          <w:marBottom w:val="0"/>
          <w:divBdr>
            <w:top w:val="none" w:sz="0" w:space="0" w:color="auto"/>
            <w:left w:val="none" w:sz="0" w:space="0" w:color="auto"/>
            <w:bottom w:val="none" w:sz="0" w:space="0" w:color="auto"/>
            <w:right w:val="none" w:sz="0" w:space="0" w:color="auto"/>
          </w:divBdr>
        </w:div>
        <w:div w:id="16860244">
          <w:marLeft w:val="640"/>
          <w:marRight w:val="0"/>
          <w:marTop w:val="0"/>
          <w:marBottom w:val="0"/>
          <w:divBdr>
            <w:top w:val="none" w:sz="0" w:space="0" w:color="auto"/>
            <w:left w:val="none" w:sz="0" w:space="0" w:color="auto"/>
            <w:bottom w:val="none" w:sz="0" w:space="0" w:color="auto"/>
            <w:right w:val="none" w:sz="0" w:space="0" w:color="auto"/>
          </w:divBdr>
        </w:div>
        <w:div w:id="1751347612">
          <w:marLeft w:val="640"/>
          <w:marRight w:val="0"/>
          <w:marTop w:val="0"/>
          <w:marBottom w:val="0"/>
          <w:divBdr>
            <w:top w:val="none" w:sz="0" w:space="0" w:color="auto"/>
            <w:left w:val="none" w:sz="0" w:space="0" w:color="auto"/>
            <w:bottom w:val="none" w:sz="0" w:space="0" w:color="auto"/>
            <w:right w:val="none" w:sz="0" w:space="0" w:color="auto"/>
          </w:divBdr>
        </w:div>
        <w:div w:id="189995411">
          <w:marLeft w:val="640"/>
          <w:marRight w:val="0"/>
          <w:marTop w:val="0"/>
          <w:marBottom w:val="0"/>
          <w:divBdr>
            <w:top w:val="none" w:sz="0" w:space="0" w:color="auto"/>
            <w:left w:val="none" w:sz="0" w:space="0" w:color="auto"/>
            <w:bottom w:val="none" w:sz="0" w:space="0" w:color="auto"/>
            <w:right w:val="none" w:sz="0" w:space="0" w:color="auto"/>
          </w:divBdr>
        </w:div>
        <w:div w:id="710693627">
          <w:marLeft w:val="640"/>
          <w:marRight w:val="0"/>
          <w:marTop w:val="0"/>
          <w:marBottom w:val="0"/>
          <w:divBdr>
            <w:top w:val="none" w:sz="0" w:space="0" w:color="auto"/>
            <w:left w:val="none" w:sz="0" w:space="0" w:color="auto"/>
            <w:bottom w:val="none" w:sz="0" w:space="0" w:color="auto"/>
            <w:right w:val="none" w:sz="0" w:space="0" w:color="auto"/>
          </w:divBdr>
        </w:div>
        <w:div w:id="373232243">
          <w:marLeft w:val="640"/>
          <w:marRight w:val="0"/>
          <w:marTop w:val="0"/>
          <w:marBottom w:val="0"/>
          <w:divBdr>
            <w:top w:val="none" w:sz="0" w:space="0" w:color="auto"/>
            <w:left w:val="none" w:sz="0" w:space="0" w:color="auto"/>
            <w:bottom w:val="none" w:sz="0" w:space="0" w:color="auto"/>
            <w:right w:val="none" w:sz="0" w:space="0" w:color="auto"/>
          </w:divBdr>
        </w:div>
        <w:div w:id="1676499561">
          <w:marLeft w:val="640"/>
          <w:marRight w:val="0"/>
          <w:marTop w:val="0"/>
          <w:marBottom w:val="0"/>
          <w:divBdr>
            <w:top w:val="none" w:sz="0" w:space="0" w:color="auto"/>
            <w:left w:val="none" w:sz="0" w:space="0" w:color="auto"/>
            <w:bottom w:val="none" w:sz="0" w:space="0" w:color="auto"/>
            <w:right w:val="none" w:sz="0" w:space="0" w:color="auto"/>
          </w:divBdr>
        </w:div>
        <w:div w:id="606275080">
          <w:marLeft w:val="640"/>
          <w:marRight w:val="0"/>
          <w:marTop w:val="0"/>
          <w:marBottom w:val="0"/>
          <w:divBdr>
            <w:top w:val="none" w:sz="0" w:space="0" w:color="auto"/>
            <w:left w:val="none" w:sz="0" w:space="0" w:color="auto"/>
            <w:bottom w:val="none" w:sz="0" w:space="0" w:color="auto"/>
            <w:right w:val="none" w:sz="0" w:space="0" w:color="auto"/>
          </w:divBdr>
        </w:div>
        <w:div w:id="2051568349">
          <w:marLeft w:val="640"/>
          <w:marRight w:val="0"/>
          <w:marTop w:val="0"/>
          <w:marBottom w:val="0"/>
          <w:divBdr>
            <w:top w:val="none" w:sz="0" w:space="0" w:color="auto"/>
            <w:left w:val="none" w:sz="0" w:space="0" w:color="auto"/>
            <w:bottom w:val="none" w:sz="0" w:space="0" w:color="auto"/>
            <w:right w:val="none" w:sz="0" w:space="0" w:color="auto"/>
          </w:divBdr>
        </w:div>
        <w:div w:id="1079181627">
          <w:marLeft w:val="640"/>
          <w:marRight w:val="0"/>
          <w:marTop w:val="0"/>
          <w:marBottom w:val="0"/>
          <w:divBdr>
            <w:top w:val="none" w:sz="0" w:space="0" w:color="auto"/>
            <w:left w:val="none" w:sz="0" w:space="0" w:color="auto"/>
            <w:bottom w:val="none" w:sz="0" w:space="0" w:color="auto"/>
            <w:right w:val="none" w:sz="0" w:space="0" w:color="auto"/>
          </w:divBdr>
        </w:div>
        <w:div w:id="1057582792">
          <w:marLeft w:val="640"/>
          <w:marRight w:val="0"/>
          <w:marTop w:val="0"/>
          <w:marBottom w:val="0"/>
          <w:divBdr>
            <w:top w:val="none" w:sz="0" w:space="0" w:color="auto"/>
            <w:left w:val="none" w:sz="0" w:space="0" w:color="auto"/>
            <w:bottom w:val="none" w:sz="0" w:space="0" w:color="auto"/>
            <w:right w:val="none" w:sz="0" w:space="0" w:color="auto"/>
          </w:divBdr>
        </w:div>
        <w:div w:id="708920691">
          <w:marLeft w:val="640"/>
          <w:marRight w:val="0"/>
          <w:marTop w:val="0"/>
          <w:marBottom w:val="0"/>
          <w:divBdr>
            <w:top w:val="none" w:sz="0" w:space="0" w:color="auto"/>
            <w:left w:val="none" w:sz="0" w:space="0" w:color="auto"/>
            <w:bottom w:val="none" w:sz="0" w:space="0" w:color="auto"/>
            <w:right w:val="none" w:sz="0" w:space="0" w:color="auto"/>
          </w:divBdr>
        </w:div>
        <w:div w:id="2028405147">
          <w:marLeft w:val="640"/>
          <w:marRight w:val="0"/>
          <w:marTop w:val="0"/>
          <w:marBottom w:val="0"/>
          <w:divBdr>
            <w:top w:val="none" w:sz="0" w:space="0" w:color="auto"/>
            <w:left w:val="none" w:sz="0" w:space="0" w:color="auto"/>
            <w:bottom w:val="none" w:sz="0" w:space="0" w:color="auto"/>
            <w:right w:val="none" w:sz="0" w:space="0" w:color="auto"/>
          </w:divBdr>
        </w:div>
        <w:div w:id="828180820">
          <w:marLeft w:val="640"/>
          <w:marRight w:val="0"/>
          <w:marTop w:val="0"/>
          <w:marBottom w:val="0"/>
          <w:divBdr>
            <w:top w:val="none" w:sz="0" w:space="0" w:color="auto"/>
            <w:left w:val="none" w:sz="0" w:space="0" w:color="auto"/>
            <w:bottom w:val="none" w:sz="0" w:space="0" w:color="auto"/>
            <w:right w:val="none" w:sz="0" w:space="0" w:color="auto"/>
          </w:divBdr>
        </w:div>
        <w:div w:id="1998801493">
          <w:marLeft w:val="640"/>
          <w:marRight w:val="0"/>
          <w:marTop w:val="0"/>
          <w:marBottom w:val="0"/>
          <w:divBdr>
            <w:top w:val="none" w:sz="0" w:space="0" w:color="auto"/>
            <w:left w:val="none" w:sz="0" w:space="0" w:color="auto"/>
            <w:bottom w:val="none" w:sz="0" w:space="0" w:color="auto"/>
            <w:right w:val="none" w:sz="0" w:space="0" w:color="auto"/>
          </w:divBdr>
        </w:div>
        <w:div w:id="823863438">
          <w:marLeft w:val="640"/>
          <w:marRight w:val="0"/>
          <w:marTop w:val="0"/>
          <w:marBottom w:val="0"/>
          <w:divBdr>
            <w:top w:val="none" w:sz="0" w:space="0" w:color="auto"/>
            <w:left w:val="none" w:sz="0" w:space="0" w:color="auto"/>
            <w:bottom w:val="none" w:sz="0" w:space="0" w:color="auto"/>
            <w:right w:val="none" w:sz="0" w:space="0" w:color="auto"/>
          </w:divBdr>
        </w:div>
        <w:div w:id="1477189274">
          <w:marLeft w:val="640"/>
          <w:marRight w:val="0"/>
          <w:marTop w:val="0"/>
          <w:marBottom w:val="0"/>
          <w:divBdr>
            <w:top w:val="none" w:sz="0" w:space="0" w:color="auto"/>
            <w:left w:val="none" w:sz="0" w:space="0" w:color="auto"/>
            <w:bottom w:val="none" w:sz="0" w:space="0" w:color="auto"/>
            <w:right w:val="none" w:sz="0" w:space="0" w:color="auto"/>
          </w:divBdr>
        </w:div>
        <w:div w:id="211692463">
          <w:marLeft w:val="640"/>
          <w:marRight w:val="0"/>
          <w:marTop w:val="0"/>
          <w:marBottom w:val="0"/>
          <w:divBdr>
            <w:top w:val="none" w:sz="0" w:space="0" w:color="auto"/>
            <w:left w:val="none" w:sz="0" w:space="0" w:color="auto"/>
            <w:bottom w:val="none" w:sz="0" w:space="0" w:color="auto"/>
            <w:right w:val="none" w:sz="0" w:space="0" w:color="auto"/>
          </w:divBdr>
        </w:div>
        <w:div w:id="2131127891">
          <w:marLeft w:val="640"/>
          <w:marRight w:val="0"/>
          <w:marTop w:val="0"/>
          <w:marBottom w:val="0"/>
          <w:divBdr>
            <w:top w:val="none" w:sz="0" w:space="0" w:color="auto"/>
            <w:left w:val="none" w:sz="0" w:space="0" w:color="auto"/>
            <w:bottom w:val="none" w:sz="0" w:space="0" w:color="auto"/>
            <w:right w:val="none" w:sz="0" w:space="0" w:color="auto"/>
          </w:divBdr>
        </w:div>
        <w:div w:id="229312332">
          <w:marLeft w:val="640"/>
          <w:marRight w:val="0"/>
          <w:marTop w:val="0"/>
          <w:marBottom w:val="0"/>
          <w:divBdr>
            <w:top w:val="none" w:sz="0" w:space="0" w:color="auto"/>
            <w:left w:val="none" w:sz="0" w:space="0" w:color="auto"/>
            <w:bottom w:val="none" w:sz="0" w:space="0" w:color="auto"/>
            <w:right w:val="none" w:sz="0" w:space="0" w:color="auto"/>
          </w:divBdr>
        </w:div>
        <w:div w:id="1731418171">
          <w:marLeft w:val="640"/>
          <w:marRight w:val="0"/>
          <w:marTop w:val="0"/>
          <w:marBottom w:val="0"/>
          <w:divBdr>
            <w:top w:val="none" w:sz="0" w:space="0" w:color="auto"/>
            <w:left w:val="none" w:sz="0" w:space="0" w:color="auto"/>
            <w:bottom w:val="none" w:sz="0" w:space="0" w:color="auto"/>
            <w:right w:val="none" w:sz="0" w:space="0" w:color="auto"/>
          </w:divBdr>
        </w:div>
        <w:div w:id="2053264358">
          <w:marLeft w:val="640"/>
          <w:marRight w:val="0"/>
          <w:marTop w:val="0"/>
          <w:marBottom w:val="0"/>
          <w:divBdr>
            <w:top w:val="none" w:sz="0" w:space="0" w:color="auto"/>
            <w:left w:val="none" w:sz="0" w:space="0" w:color="auto"/>
            <w:bottom w:val="none" w:sz="0" w:space="0" w:color="auto"/>
            <w:right w:val="none" w:sz="0" w:space="0" w:color="auto"/>
          </w:divBdr>
        </w:div>
        <w:div w:id="1096049224">
          <w:marLeft w:val="640"/>
          <w:marRight w:val="0"/>
          <w:marTop w:val="0"/>
          <w:marBottom w:val="0"/>
          <w:divBdr>
            <w:top w:val="none" w:sz="0" w:space="0" w:color="auto"/>
            <w:left w:val="none" w:sz="0" w:space="0" w:color="auto"/>
            <w:bottom w:val="none" w:sz="0" w:space="0" w:color="auto"/>
            <w:right w:val="none" w:sz="0" w:space="0" w:color="auto"/>
          </w:divBdr>
        </w:div>
        <w:div w:id="2091079574">
          <w:marLeft w:val="640"/>
          <w:marRight w:val="0"/>
          <w:marTop w:val="0"/>
          <w:marBottom w:val="0"/>
          <w:divBdr>
            <w:top w:val="none" w:sz="0" w:space="0" w:color="auto"/>
            <w:left w:val="none" w:sz="0" w:space="0" w:color="auto"/>
            <w:bottom w:val="none" w:sz="0" w:space="0" w:color="auto"/>
            <w:right w:val="none" w:sz="0" w:space="0" w:color="auto"/>
          </w:divBdr>
        </w:div>
        <w:div w:id="1161234170">
          <w:marLeft w:val="640"/>
          <w:marRight w:val="0"/>
          <w:marTop w:val="0"/>
          <w:marBottom w:val="0"/>
          <w:divBdr>
            <w:top w:val="none" w:sz="0" w:space="0" w:color="auto"/>
            <w:left w:val="none" w:sz="0" w:space="0" w:color="auto"/>
            <w:bottom w:val="none" w:sz="0" w:space="0" w:color="auto"/>
            <w:right w:val="none" w:sz="0" w:space="0" w:color="auto"/>
          </w:divBdr>
        </w:div>
        <w:div w:id="649019195">
          <w:marLeft w:val="640"/>
          <w:marRight w:val="0"/>
          <w:marTop w:val="0"/>
          <w:marBottom w:val="0"/>
          <w:divBdr>
            <w:top w:val="none" w:sz="0" w:space="0" w:color="auto"/>
            <w:left w:val="none" w:sz="0" w:space="0" w:color="auto"/>
            <w:bottom w:val="none" w:sz="0" w:space="0" w:color="auto"/>
            <w:right w:val="none" w:sz="0" w:space="0" w:color="auto"/>
          </w:divBdr>
        </w:div>
        <w:div w:id="1623146871">
          <w:marLeft w:val="640"/>
          <w:marRight w:val="0"/>
          <w:marTop w:val="0"/>
          <w:marBottom w:val="0"/>
          <w:divBdr>
            <w:top w:val="none" w:sz="0" w:space="0" w:color="auto"/>
            <w:left w:val="none" w:sz="0" w:space="0" w:color="auto"/>
            <w:bottom w:val="none" w:sz="0" w:space="0" w:color="auto"/>
            <w:right w:val="none" w:sz="0" w:space="0" w:color="auto"/>
          </w:divBdr>
        </w:div>
        <w:div w:id="423919271">
          <w:marLeft w:val="640"/>
          <w:marRight w:val="0"/>
          <w:marTop w:val="0"/>
          <w:marBottom w:val="0"/>
          <w:divBdr>
            <w:top w:val="none" w:sz="0" w:space="0" w:color="auto"/>
            <w:left w:val="none" w:sz="0" w:space="0" w:color="auto"/>
            <w:bottom w:val="none" w:sz="0" w:space="0" w:color="auto"/>
            <w:right w:val="none" w:sz="0" w:space="0" w:color="auto"/>
          </w:divBdr>
        </w:div>
        <w:div w:id="1845630180">
          <w:marLeft w:val="640"/>
          <w:marRight w:val="0"/>
          <w:marTop w:val="0"/>
          <w:marBottom w:val="0"/>
          <w:divBdr>
            <w:top w:val="none" w:sz="0" w:space="0" w:color="auto"/>
            <w:left w:val="none" w:sz="0" w:space="0" w:color="auto"/>
            <w:bottom w:val="none" w:sz="0" w:space="0" w:color="auto"/>
            <w:right w:val="none" w:sz="0" w:space="0" w:color="auto"/>
          </w:divBdr>
        </w:div>
        <w:div w:id="1850559578">
          <w:marLeft w:val="640"/>
          <w:marRight w:val="0"/>
          <w:marTop w:val="0"/>
          <w:marBottom w:val="0"/>
          <w:divBdr>
            <w:top w:val="none" w:sz="0" w:space="0" w:color="auto"/>
            <w:left w:val="none" w:sz="0" w:space="0" w:color="auto"/>
            <w:bottom w:val="none" w:sz="0" w:space="0" w:color="auto"/>
            <w:right w:val="none" w:sz="0" w:space="0" w:color="auto"/>
          </w:divBdr>
        </w:div>
        <w:div w:id="816991016">
          <w:marLeft w:val="640"/>
          <w:marRight w:val="0"/>
          <w:marTop w:val="0"/>
          <w:marBottom w:val="0"/>
          <w:divBdr>
            <w:top w:val="none" w:sz="0" w:space="0" w:color="auto"/>
            <w:left w:val="none" w:sz="0" w:space="0" w:color="auto"/>
            <w:bottom w:val="none" w:sz="0" w:space="0" w:color="auto"/>
            <w:right w:val="none" w:sz="0" w:space="0" w:color="auto"/>
          </w:divBdr>
        </w:div>
        <w:div w:id="1640914673">
          <w:marLeft w:val="640"/>
          <w:marRight w:val="0"/>
          <w:marTop w:val="0"/>
          <w:marBottom w:val="0"/>
          <w:divBdr>
            <w:top w:val="none" w:sz="0" w:space="0" w:color="auto"/>
            <w:left w:val="none" w:sz="0" w:space="0" w:color="auto"/>
            <w:bottom w:val="none" w:sz="0" w:space="0" w:color="auto"/>
            <w:right w:val="none" w:sz="0" w:space="0" w:color="auto"/>
          </w:divBdr>
        </w:div>
        <w:div w:id="1577977472">
          <w:marLeft w:val="640"/>
          <w:marRight w:val="0"/>
          <w:marTop w:val="0"/>
          <w:marBottom w:val="0"/>
          <w:divBdr>
            <w:top w:val="none" w:sz="0" w:space="0" w:color="auto"/>
            <w:left w:val="none" w:sz="0" w:space="0" w:color="auto"/>
            <w:bottom w:val="none" w:sz="0" w:space="0" w:color="auto"/>
            <w:right w:val="none" w:sz="0" w:space="0" w:color="auto"/>
          </w:divBdr>
        </w:div>
        <w:div w:id="1527062346">
          <w:marLeft w:val="640"/>
          <w:marRight w:val="0"/>
          <w:marTop w:val="0"/>
          <w:marBottom w:val="0"/>
          <w:divBdr>
            <w:top w:val="none" w:sz="0" w:space="0" w:color="auto"/>
            <w:left w:val="none" w:sz="0" w:space="0" w:color="auto"/>
            <w:bottom w:val="none" w:sz="0" w:space="0" w:color="auto"/>
            <w:right w:val="none" w:sz="0" w:space="0" w:color="auto"/>
          </w:divBdr>
        </w:div>
        <w:div w:id="1723165680">
          <w:marLeft w:val="640"/>
          <w:marRight w:val="0"/>
          <w:marTop w:val="0"/>
          <w:marBottom w:val="0"/>
          <w:divBdr>
            <w:top w:val="none" w:sz="0" w:space="0" w:color="auto"/>
            <w:left w:val="none" w:sz="0" w:space="0" w:color="auto"/>
            <w:bottom w:val="none" w:sz="0" w:space="0" w:color="auto"/>
            <w:right w:val="none" w:sz="0" w:space="0" w:color="auto"/>
          </w:divBdr>
        </w:div>
        <w:div w:id="143081850">
          <w:marLeft w:val="640"/>
          <w:marRight w:val="0"/>
          <w:marTop w:val="0"/>
          <w:marBottom w:val="0"/>
          <w:divBdr>
            <w:top w:val="none" w:sz="0" w:space="0" w:color="auto"/>
            <w:left w:val="none" w:sz="0" w:space="0" w:color="auto"/>
            <w:bottom w:val="none" w:sz="0" w:space="0" w:color="auto"/>
            <w:right w:val="none" w:sz="0" w:space="0" w:color="auto"/>
          </w:divBdr>
        </w:div>
        <w:div w:id="216556806">
          <w:marLeft w:val="640"/>
          <w:marRight w:val="0"/>
          <w:marTop w:val="0"/>
          <w:marBottom w:val="0"/>
          <w:divBdr>
            <w:top w:val="none" w:sz="0" w:space="0" w:color="auto"/>
            <w:left w:val="none" w:sz="0" w:space="0" w:color="auto"/>
            <w:bottom w:val="none" w:sz="0" w:space="0" w:color="auto"/>
            <w:right w:val="none" w:sz="0" w:space="0" w:color="auto"/>
          </w:divBdr>
        </w:div>
        <w:div w:id="1095708865">
          <w:marLeft w:val="640"/>
          <w:marRight w:val="0"/>
          <w:marTop w:val="0"/>
          <w:marBottom w:val="0"/>
          <w:divBdr>
            <w:top w:val="none" w:sz="0" w:space="0" w:color="auto"/>
            <w:left w:val="none" w:sz="0" w:space="0" w:color="auto"/>
            <w:bottom w:val="none" w:sz="0" w:space="0" w:color="auto"/>
            <w:right w:val="none" w:sz="0" w:space="0" w:color="auto"/>
          </w:divBdr>
        </w:div>
        <w:div w:id="1913003337">
          <w:marLeft w:val="640"/>
          <w:marRight w:val="0"/>
          <w:marTop w:val="0"/>
          <w:marBottom w:val="0"/>
          <w:divBdr>
            <w:top w:val="none" w:sz="0" w:space="0" w:color="auto"/>
            <w:left w:val="none" w:sz="0" w:space="0" w:color="auto"/>
            <w:bottom w:val="none" w:sz="0" w:space="0" w:color="auto"/>
            <w:right w:val="none" w:sz="0" w:space="0" w:color="auto"/>
          </w:divBdr>
        </w:div>
        <w:div w:id="117142152">
          <w:marLeft w:val="640"/>
          <w:marRight w:val="0"/>
          <w:marTop w:val="0"/>
          <w:marBottom w:val="0"/>
          <w:divBdr>
            <w:top w:val="none" w:sz="0" w:space="0" w:color="auto"/>
            <w:left w:val="none" w:sz="0" w:space="0" w:color="auto"/>
            <w:bottom w:val="none" w:sz="0" w:space="0" w:color="auto"/>
            <w:right w:val="none" w:sz="0" w:space="0" w:color="auto"/>
          </w:divBdr>
        </w:div>
        <w:div w:id="1910193750">
          <w:marLeft w:val="640"/>
          <w:marRight w:val="0"/>
          <w:marTop w:val="0"/>
          <w:marBottom w:val="0"/>
          <w:divBdr>
            <w:top w:val="none" w:sz="0" w:space="0" w:color="auto"/>
            <w:left w:val="none" w:sz="0" w:space="0" w:color="auto"/>
            <w:bottom w:val="none" w:sz="0" w:space="0" w:color="auto"/>
            <w:right w:val="none" w:sz="0" w:space="0" w:color="auto"/>
          </w:divBdr>
        </w:div>
        <w:div w:id="275870521">
          <w:marLeft w:val="640"/>
          <w:marRight w:val="0"/>
          <w:marTop w:val="0"/>
          <w:marBottom w:val="0"/>
          <w:divBdr>
            <w:top w:val="none" w:sz="0" w:space="0" w:color="auto"/>
            <w:left w:val="none" w:sz="0" w:space="0" w:color="auto"/>
            <w:bottom w:val="none" w:sz="0" w:space="0" w:color="auto"/>
            <w:right w:val="none" w:sz="0" w:space="0" w:color="auto"/>
          </w:divBdr>
        </w:div>
        <w:div w:id="248084873">
          <w:marLeft w:val="640"/>
          <w:marRight w:val="0"/>
          <w:marTop w:val="0"/>
          <w:marBottom w:val="0"/>
          <w:divBdr>
            <w:top w:val="none" w:sz="0" w:space="0" w:color="auto"/>
            <w:left w:val="none" w:sz="0" w:space="0" w:color="auto"/>
            <w:bottom w:val="none" w:sz="0" w:space="0" w:color="auto"/>
            <w:right w:val="none" w:sz="0" w:space="0" w:color="auto"/>
          </w:divBdr>
        </w:div>
        <w:div w:id="787311982">
          <w:marLeft w:val="640"/>
          <w:marRight w:val="0"/>
          <w:marTop w:val="0"/>
          <w:marBottom w:val="0"/>
          <w:divBdr>
            <w:top w:val="none" w:sz="0" w:space="0" w:color="auto"/>
            <w:left w:val="none" w:sz="0" w:space="0" w:color="auto"/>
            <w:bottom w:val="none" w:sz="0" w:space="0" w:color="auto"/>
            <w:right w:val="none" w:sz="0" w:space="0" w:color="auto"/>
          </w:divBdr>
        </w:div>
        <w:div w:id="1052388677">
          <w:marLeft w:val="640"/>
          <w:marRight w:val="0"/>
          <w:marTop w:val="0"/>
          <w:marBottom w:val="0"/>
          <w:divBdr>
            <w:top w:val="none" w:sz="0" w:space="0" w:color="auto"/>
            <w:left w:val="none" w:sz="0" w:space="0" w:color="auto"/>
            <w:bottom w:val="none" w:sz="0" w:space="0" w:color="auto"/>
            <w:right w:val="none" w:sz="0" w:space="0" w:color="auto"/>
          </w:divBdr>
        </w:div>
        <w:div w:id="877549116">
          <w:marLeft w:val="640"/>
          <w:marRight w:val="0"/>
          <w:marTop w:val="0"/>
          <w:marBottom w:val="0"/>
          <w:divBdr>
            <w:top w:val="none" w:sz="0" w:space="0" w:color="auto"/>
            <w:left w:val="none" w:sz="0" w:space="0" w:color="auto"/>
            <w:bottom w:val="none" w:sz="0" w:space="0" w:color="auto"/>
            <w:right w:val="none" w:sz="0" w:space="0" w:color="auto"/>
          </w:divBdr>
        </w:div>
        <w:div w:id="1330061084">
          <w:marLeft w:val="640"/>
          <w:marRight w:val="0"/>
          <w:marTop w:val="0"/>
          <w:marBottom w:val="0"/>
          <w:divBdr>
            <w:top w:val="none" w:sz="0" w:space="0" w:color="auto"/>
            <w:left w:val="none" w:sz="0" w:space="0" w:color="auto"/>
            <w:bottom w:val="none" w:sz="0" w:space="0" w:color="auto"/>
            <w:right w:val="none" w:sz="0" w:space="0" w:color="auto"/>
          </w:divBdr>
        </w:div>
        <w:div w:id="2052923506">
          <w:marLeft w:val="640"/>
          <w:marRight w:val="0"/>
          <w:marTop w:val="0"/>
          <w:marBottom w:val="0"/>
          <w:divBdr>
            <w:top w:val="none" w:sz="0" w:space="0" w:color="auto"/>
            <w:left w:val="none" w:sz="0" w:space="0" w:color="auto"/>
            <w:bottom w:val="none" w:sz="0" w:space="0" w:color="auto"/>
            <w:right w:val="none" w:sz="0" w:space="0" w:color="auto"/>
          </w:divBdr>
        </w:div>
        <w:div w:id="1263609456">
          <w:marLeft w:val="640"/>
          <w:marRight w:val="0"/>
          <w:marTop w:val="0"/>
          <w:marBottom w:val="0"/>
          <w:divBdr>
            <w:top w:val="none" w:sz="0" w:space="0" w:color="auto"/>
            <w:left w:val="none" w:sz="0" w:space="0" w:color="auto"/>
            <w:bottom w:val="none" w:sz="0" w:space="0" w:color="auto"/>
            <w:right w:val="none" w:sz="0" w:space="0" w:color="auto"/>
          </w:divBdr>
        </w:div>
        <w:div w:id="758407592">
          <w:marLeft w:val="640"/>
          <w:marRight w:val="0"/>
          <w:marTop w:val="0"/>
          <w:marBottom w:val="0"/>
          <w:divBdr>
            <w:top w:val="none" w:sz="0" w:space="0" w:color="auto"/>
            <w:left w:val="none" w:sz="0" w:space="0" w:color="auto"/>
            <w:bottom w:val="none" w:sz="0" w:space="0" w:color="auto"/>
            <w:right w:val="none" w:sz="0" w:space="0" w:color="auto"/>
          </w:divBdr>
        </w:div>
        <w:div w:id="41250371">
          <w:marLeft w:val="640"/>
          <w:marRight w:val="0"/>
          <w:marTop w:val="0"/>
          <w:marBottom w:val="0"/>
          <w:divBdr>
            <w:top w:val="none" w:sz="0" w:space="0" w:color="auto"/>
            <w:left w:val="none" w:sz="0" w:space="0" w:color="auto"/>
            <w:bottom w:val="none" w:sz="0" w:space="0" w:color="auto"/>
            <w:right w:val="none" w:sz="0" w:space="0" w:color="auto"/>
          </w:divBdr>
        </w:div>
        <w:div w:id="768431580">
          <w:marLeft w:val="640"/>
          <w:marRight w:val="0"/>
          <w:marTop w:val="0"/>
          <w:marBottom w:val="0"/>
          <w:divBdr>
            <w:top w:val="none" w:sz="0" w:space="0" w:color="auto"/>
            <w:left w:val="none" w:sz="0" w:space="0" w:color="auto"/>
            <w:bottom w:val="none" w:sz="0" w:space="0" w:color="auto"/>
            <w:right w:val="none" w:sz="0" w:space="0" w:color="auto"/>
          </w:divBdr>
        </w:div>
        <w:div w:id="1770005093">
          <w:marLeft w:val="640"/>
          <w:marRight w:val="0"/>
          <w:marTop w:val="0"/>
          <w:marBottom w:val="0"/>
          <w:divBdr>
            <w:top w:val="none" w:sz="0" w:space="0" w:color="auto"/>
            <w:left w:val="none" w:sz="0" w:space="0" w:color="auto"/>
            <w:bottom w:val="none" w:sz="0" w:space="0" w:color="auto"/>
            <w:right w:val="none" w:sz="0" w:space="0" w:color="auto"/>
          </w:divBdr>
        </w:div>
        <w:div w:id="429739731">
          <w:marLeft w:val="640"/>
          <w:marRight w:val="0"/>
          <w:marTop w:val="0"/>
          <w:marBottom w:val="0"/>
          <w:divBdr>
            <w:top w:val="none" w:sz="0" w:space="0" w:color="auto"/>
            <w:left w:val="none" w:sz="0" w:space="0" w:color="auto"/>
            <w:bottom w:val="none" w:sz="0" w:space="0" w:color="auto"/>
            <w:right w:val="none" w:sz="0" w:space="0" w:color="auto"/>
          </w:divBdr>
        </w:div>
        <w:div w:id="210767968">
          <w:marLeft w:val="640"/>
          <w:marRight w:val="0"/>
          <w:marTop w:val="0"/>
          <w:marBottom w:val="0"/>
          <w:divBdr>
            <w:top w:val="none" w:sz="0" w:space="0" w:color="auto"/>
            <w:left w:val="none" w:sz="0" w:space="0" w:color="auto"/>
            <w:bottom w:val="none" w:sz="0" w:space="0" w:color="auto"/>
            <w:right w:val="none" w:sz="0" w:space="0" w:color="auto"/>
          </w:divBdr>
        </w:div>
        <w:div w:id="1283268985">
          <w:marLeft w:val="640"/>
          <w:marRight w:val="0"/>
          <w:marTop w:val="0"/>
          <w:marBottom w:val="0"/>
          <w:divBdr>
            <w:top w:val="none" w:sz="0" w:space="0" w:color="auto"/>
            <w:left w:val="none" w:sz="0" w:space="0" w:color="auto"/>
            <w:bottom w:val="none" w:sz="0" w:space="0" w:color="auto"/>
            <w:right w:val="none" w:sz="0" w:space="0" w:color="auto"/>
          </w:divBdr>
        </w:div>
        <w:div w:id="515660997">
          <w:marLeft w:val="640"/>
          <w:marRight w:val="0"/>
          <w:marTop w:val="0"/>
          <w:marBottom w:val="0"/>
          <w:divBdr>
            <w:top w:val="none" w:sz="0" w:space="0" w:color="auto"/>
            <w:left w:val="none" w:sz="0" w:space="0" w:color="auto"/>
            <w:bottom w:val="none" w:sz="0" w:space="0" w:color="auto"/>
            <w:right w:val="none" w:sz="0" w:space="0" w:color="auto"/>
          </w:divBdr>
        </w:div>
        <w:div w:id="53092849">
          <w:marLeft w:val="640"/>
          <w:marRight w:val="0"/>
          <w:marTop w:val="0"/>
          <w:marBottom w:val="0"/>
          <w:divBdr>
            <w:top w:val="none" w:sz="0" w:space="0" w:color="auto"/>
            <w:left w:val="none" w:sz="0" w:space="0" w:color="auto"/>
            <w:bottom w:val="none" w:sz="0" w:space="0" w:color="auto"/>
            <w:right w:val="none" w:sz="0" w:space="0" w:color="auto"/>
          </w:divBdr>
        </w:div>
        <w:div w:id="898243753">
          <w:marLeft w:val="640"/>
          <w:marRight w:val="0"/>
          <w:marTop w:val="0"/>
          <w:marBottom w:val="0"/>
          <w:divBdr>
            <w:top w:val="none" w:sz="0" w:space="0" w:color="auto"/>
            <w:left w:val="none" w:sz="0" w:space="0" w:color="auto"/>
            <w:bottom w:val="none" w:sz="0" w:space="0" w:color="auto"/>
            <w:right w:val="none" w:sz="0" w:space="0" w:color="auto"/>
          </w:divBdr>
        </w:div>
        <w:div w:id="33386637">
          <w:marLeft w:val="640"/>
          <w:marRight w:val="0"/>
          <w:marTop w:val="0"/>
          <w:marBottom w:val="0"/>
          <w:divBdr>
            <w:top w:val="none" w:sz="0" w:space="0" w:color="auto"/>
            <w:left w:val="none" w:sz="0" w:space="0" w:color="auto"/>
            <w:bottom w:val="none" w:sz="0" w:space="0" w:color="auto"/>
            <w:right w:val="none" w:sz="0" w:space="0" w:color="auto"/>
          </w:divBdr>
        </w:div>
        <w:div w:id="1921477331">
          <w:marLeft w:val="640"/>
          <w:marRight w:val="0"/>
          <w:marTop w:val="0"/>
          <w:marBottom w:val="0"/>
          <w:divBdr>
            <w:top w:val="none" w:sz="0" w:space="0" w:color="auto"/>
            <w:left w:val="none" w:sz="0" w:space="0" w:color="auto"/>
            <w:bottom w:val="none" w:sz="0" w:space="0" w:color="auto"/>
            <w:right w:val="none" w:sz="0" w:space="0" w:color="auto"/>
          </w:divBdr>
        </w:div>
        <w:div w:id="977029183">
          <w:marLeft w:val="640"/>
          <w:marRight w:val="0"/>
          <w:marTop w:val="0"/>
          <w:marBottom w:val="0"/>
          <w:divBdr>
            <w:top w:val="none" w:sz="0" w:space="0" w:color="auto"/>
            <w:left w:val="none" w:sz="0" w:space="0" w:color="auto"/>
            <w:bottom w:val="none" w:sz="0" w:space="0" w:color="auto"/>
            <w:right w:val="none" w:sz="0" w:space="0" w:color="auto"/>
          </w:divBdr>
        </w:div>
        <w:div w:id="1202590100">
          <w:marLeft w:val="640"/>
          <w:marRight w:val="0"/>
          <w:marTop w:val="0"/>
          <w:marBottom w:val="0"/>
          <w:divBdr>
            <w:top w:val="none" w:sz="0" w:space="0" w:color="auto"/>
            <w:left w:val="none" w:sz="0" w:space="0" w:color="auto"/>
            <w:bottom w:val="none" w:sz="0" w:space="0" w:color="auto"/>
            <w:right w:val="none" w:sz="0" w:space="0" w:color="auto"/>
          </w:divBdr>
        </w:div>
        <w:div w:id="1792240909">
          <w:marLeft w:val="640"/>
          <w:marRight w:val="0"/>
          <w:marTop w:val="0"/>
          <w:marBottom w:val="0"/>
          <w:divBdr>
            <w:top w:val="none" w:sz="0" w:space="0" w:color="auto"/>
            <w:left w:val="none" w:sz="0" w:space="0" w:color="auto"/>
            <w:bottom w:val="none" w:sz="0" w:space="0" w:color="auto"/>
            <w:right w:val="none" w:sz="0" w:space="0" w:color="auto"/>
          </w:divBdr>
        </w:div>
        <w:div w:id="951976294">
          <w:marLeft w:val="640"/>
          <w:marRight w:val="0"/>
          <w:marTop w:val="0"/>
          <w:marBottom w:val="0"/>
          <w:divBdr>
            <w:top w:val="none" w:sz="0" w:space="0" w:color="auto"/>
            <w:left w:val="none" w:sz="0" w:space="0" w:color="auto"/>
            <w:bottom w:val="none" w:sz="0" w:space="0" w:color="auto"/>
            <w:right w:val="none" w:sz="0" w:space="0" w:color="auto"/>
          </w:divBdr>
        </w:div>
        <w:div w:id="979845412">
          <w:marLeft w:val="640"/>
          <w:marRight w:val="0"/>
          <w:marTop w:val="0"/>
          <w:marBottom w:val="0"/>
          <w:divBdr>
            <w:top w:val="none" w:sz="0" w:space="0" w:color="auto"/>
            <w:left w:val="none" w:sz="0" w:space="0" w:color="auto"/>
            <w:bottom w:val="none" w:sz="0" w:space="0" w:color="auto"/>
            <w:right w:val="none" w:sz="0" w:space="0" w:color="auto"/>
          </w:divBdr>
        </w:div>
        <w:div w:id="260841696">
          <w:marLeft w:val="640"/>
          <w:marRight w:val="0"/>
          <w:marTop w:val="0"/>
          <w:marBottom w:val="0"/>
          <w:divBdr>
            <w:top w:val="none" w:sz="0" w:space="0" w:color="auto"/>
            <w:left w:val="none" w:sz="0" w:space="0" w:color="auto"/>
            <w:bottom w:val="none" w:sz="0" w:space="0" w:color="auto"/>
            <w:right w:val="none" w:sz="0" w:space="0" w:color="auto"/>
          </w:divBdr>
        </w:div>
        <w:div w:id="844827588">
          <w:marLeft w:val="640"/>
          <w:marRight w:val="0"/>
          <w:marTop w:val="0"/>
          <w:marBottom w:val="0"/>
          <w:divBdr>
            <w:top w:val="none" w:sz="0" w:space="0" w:color="auto"/>
            <w:left w:val="none" w:sz="0" w:space="0" w:color="auto"/>
            <w:bottom w:val="none" w:sz="0" w:space="0" w:color="auto"/>
            <w:right w:val="none" w:sz="0" w:space="0" w:color="auto"/>
          </w:divBdr>
        </w:div>
        <w:div w:id="1745567197">
          <w:marLeft w:val="640"/>
          <w:marRight w:val="0"/>
          <w:marTop w:val="0"/>
          <w:marBottom w:val="0"/>
          <w:divBdr>
            <w:top w:val="none" w:sz="0" w:space="0" w:color="auto"/>
            <w:left w:val="none" w:sz="0" w:space="0" w:color="auto"/>
            <w:bottom w:val="none" w:sz="0" w:space="0" w:color="auto"/>
            <w:right w:val="none" w:sz="0" w:space="0" w:color="auto"/>
          </w:divBdr>
        </w:div>
        <w:div w:id="1631741533">
          <w:marLeft w:val="640"/>
          <w:marRight w:val="0"/>
          <w:marTop w:val="0"/>
          <w:marBottom w:val="0"/>
          <w:divBdr>
            <w:top w:val="none" w:sz="0" w:space="0" w:color="auto"/>
            <w:left w:val="none" w:sz="0" w:space="0" w:color="auto"/>
            <w:bottom w:val="none" w:sz="0" w:space="0" w:color="auto"/>
            <w:right w:val="none" w:sz="0" w:space="0" w:color="auto"/>
          </w:divBdr>
        </w:div>
        <w:div w:id="309098575">
          <w:marLeft w:val="640"/>
          <w:marRight w:val="0"/>
          <w:marTop w:val="0"/>
          <w:marBottom w:val="0"/>
          <w:divBdr>
            <w:top w:val="none" w:sz="0" w:space="0" w:color="auto"/>
            <w:left w:val="none" w:sz="0" w:space="0" w:color="auto"/>
            <w:bottom w:val="none" w:sz="0" w:space="0" w:color="auto"/>
            <w:right w:val="none" w:sz="0" w:space="0" w:color="auto"/>
          </w:divBdr>
        </w:div>
        <w:div w:id="534539657">
          <w:marLeft w:val="640"/>
          <w:marRight w:val="0"/>
          <w:marTop w:val="0"/>
          <w:marBottom w:val="0"/>
          <w:divBdr>
            <w:top w:val="none" w:sz="0" w:space="0" w:color="auto"/>
            <w:left w:val="none" w:sz="0" w:space="0" w:color="auto"/>
            <w:bottom w:val="none" w:sz="0" w:space="0" w:color="auto"/>
            <w:right w:val="none" w:sz="0" w:space="0" w:color="auto"/>
          </w:divBdr>
        </w:div>
        <w:div w:id="1434472717">
          <w:marLeft w:val="640"/>
          <w:marRight w:val="0"/>
          <w:marTop w:val="0"/>
          <w:marBottom w:val="0"/>
          <w:divBdr>
            <w:top w:val="none" w:sz="0" w:space="0" w:color="auto"/>
            <w:left w:val="none" w:sz="0" w:space="0" w:color="auto"/>
            <w:bottom w:val="none" w:sz="0" w:space="0" w:color="auto"/>
            <w:right w:val="none" w:sz="0" w:space="0" w:color="auto"/>
          </w:divBdr>
        </w:div>
        <w:div w:id="274292090">
          <w:marLeft w:val="640"/>
          <w:marRight w:val="0"/>
          <w:marTop w:val="0"/>
          <w:marBottom w:val="0"/>
          <w:divBdr>
            <w:top w:val="none" w:sz="0" w:space="0" w:color="auto"/>
            <w:left w:val="none" w:sz="0" w:space="0" w:color="auto"/>
            <w:bottom w:val="none" w:sz="0" w:space="0" w:color="auto"/>
            <w:right w:val="none" w:sz="0" w:space="0" w:color="auto"/>
          </w:divBdr>
        </w:div>
        <w:div w:id="616836796">
          <w:marLeft w:val="640"/>
          <w:marRight w:val="0"/>
          <w:marTop w:val="0"/>
          <w:marBottom w:val="0"/>
          <w:divBdr>
            <w:top w:val="none" w:sz="0" w:space="0" w:color="auto"/>
            <w:left w:val="none" w:sz="0" w:space="0" w:color="auto"/>
            <w:bottom w:val="none" w:sz="0" w:space="0" w:color="auto"/>
            <w:right w:val="none" w:sz="0" w:space="0" w:color="auto"/>
          </w:divBdr>
        </w:div>
        <w:div w:id="1806510666">
          <w:marLeft w:val="640"/>
          <w:marRight w:val="0"/>
          <w:marTop w:val="0"/>
          <w:marBottom w:val="0"/>
          <w:divBdr>
            <w:top w:val="none" w:sz="0" w:space="0" w:color="auto"/>
            <w:left w:val="none" w:sz="0" w:space="0" w:color="auto"/>
            <w:bottom w:val="none" w:sz="0" w:space="0" w:color="auto"/>
            <w:right w:val="none" w:sz="0" w:space="0" w:color="auto"/>
          </w:divBdr>
        </w:div>
        <w:div w:id="1693219215">
          <w:marLeft w:val="640"/>
          <w:marRight w:val="0"/>
          <w:marTop w:val="0"/>
          <w:marBottom w:val="0"/>
          <w:divBdr>
            <w:top w:val="none" w:sz="0" w:space="0" w:color="auto"/>
            <w:left w:val="none" w:sz="0" w:space="0" w:color="auto"/>
            <w:bottom w:val="none" w:sz="0" w:space="0" w:color="auto"/>
            <w:right w:val="none" w:sz="0" w:space="0" w:color="auto"/>
          </w:divBdr>
        </w:div>
        <w:div w:id="512454418">
          <w:marLeft w:val="640"/>
          <w:marRight w:val="0"/>
          <w:marTop w:val="0"/>
          <w:marBottom w:val="0"/>
          <w:divBdr>
            <w:top w:val="none" w:sz="0" w:space="0" w:color="auto"/>
            <w:left w:val="none" w:sz="0" w:space="0" w:color="auto"/>
            <w:bottom w:val="none" w:sz="0" w:space="0" w:color="auto"/>
            <w:right w:val="none" w:sz="0" w:space="0" w:color="auto"/>
          </w:divBdr>
        </w:div>
        <w:div w:id="674040906">
          <w:marLeft w:val="640"/>
          <w:marRight w:val="0"/>
          <w:marTop w:val="0"/>
          <w:marBottom w:val="0"/>
          <w:divBdr>
            <w:top w:val="none" w:sz="0" w:space="0" w:color="auto"/>
            <w:left w:val="none" w:sz="0" w:space="0" w:color="auto"/>
            <w:bottom w:val="none" w:sz="0" w:space="0" w:color="auto"/>
            <w:right w:val="none" w:sz="0" w:space="0" w:color="auto"/>
          </w:divBdr>
        </w:div>
        <w:div w:id="186062947">
          <w:marLeft w:val="640"/>
          <w:marRight w:val="0"/>
          <w:marTop w:val="0"/>
          <w:marBottom w:val="0"/>
          <w:divBdr>
            <w:top w:val="none" w:sz="0" w:space="0" w:color="auto"/>
            <w:left w:val="none" w:sz="0" w:space="0" w:color="auto"/>
            <w:bottom w:val="none" w:sz="0" w:space="0" w:color="auto"/>
            <w:right w:val="none" w:sz="0" w:space="0" w:color="auto"/>
          </w:divBdr>
        </w:div>
        <w:div w:id="188380255">
          <w:marLeft w:val="640"/>
          <w:marRight w:val="0"/>
          <w:marTop w:val="0"/>
          <w:marBottom w:val="0"/>
          <w:divBdr>
            <w:top w:val="none" w:sz="0" w:space="0" w:color="auto"/>
            <w:left w:val="none" w:sz="0" w:space="0" w:color="auto"/>
            <w:bottom w:val="none" w:sz="0" w:space="0" w:color="auto"/>
            <w:right w:val="none" w:sz="0" w:space="0" w:color="auto"/>
          </w:divBdr>
        </w:div>
        <w:div w:id="293798202">
          <w:marLeft w:val="640"/>
          <w:marRight w:val="0"/>
          <w:marTop w:val="0"/>
          <w:marBottom w:val="0"/>
          <w:divBdr>
            <w:top w:val="none" w:sz="0" w:space="0" w:color="auto"/>
            <w:left w:val="none" w:sz="0" w:space="0" w:color="auto"/>
            <w:bottom w:val="none" w:sz="0" w:space="0" w:color="auto"/>
            <w:right w:val="none" w:sz="0" w:space="0" w:color="auto"/>
          </w:divBdr>
        </w:div>
        <w:div w:id="245648898">
          <w:marLeft w:val="640"/>
          <w:marRight w:val="0"/>
          <w:marTop w:val="0"/>
          <w:marBottom w:val="0"/>
          <w:divBdr>
            <w:top w:val="none" w:sz="0" w:space="0" w:color="auto"/>
            <w:left w:val="none" w:sz="0" w:space="0" w:color="auto"/>
            <w:bottom w:val="none" w:sz="0" w:space="0" w:color="auto"/>
            <w:right w:val="none" w:sz="0" w:space="0" w:color="auto"/>
          </w:divBdr>
        </w:div>
        <w:div w:id="1254045608">
          <w:marLeft w:val="640"/>
          <w:marRight w:val="0"/>
          <w:marTop w:val="0"/>
          <w:marBottom w:val="0"/>
          <w:divBdr>
            <w:top w:val="none" w:sz="0" w:space="0" w:color="auto"/>
            <w:left w:val="none" w:sz="0" w:space="0" w:color="auto"/>
            <w:bottom w:val="none" w:sz="0" w:space="0" w:color="auto"/>
            <w:right w:val="none" w:sz="0" w:space="0" w:color="auto"/>
          </w:divBdr>
        </w:div>
        <w:div w:id="978152609">
          <w:marLeft w:val="640"/>
          <w:marRight w:val="0"/>
          <w:marTop w:val="0"/>
          <w:marBottom w:val="0"/>
          <w:divBdr>
            <w:top w:val="none" w:sz="0" w:space="0" w:color="auto"/>
            <w:left w:val="none" w:sz="0" w:space="0" w:color="auto"/>
            <w:bottom w:val="none" w:sz="0" w:space="0" w:color="auto"/>
            <w:right w:val="none" w:sz="0" w:space="0" w:color="auto"/>
          </w:divBdr>
        </w:div>
        <w:div w:id="172457972">
          <w:marLeft w:val="640"/>
          <w:marRight w:val="0"/>
          <w:marTop w:val="0"/>
          <w:marBottom w:val="0"/>
          <w:divBdr>
            <w:top w:val="none" w:sz="0" w:space="0" w:color="auto"/>
            <w:left w:val="none" w:sz="0" w:space="0" w:color="auto"/>
            <w:bottom w:val="none" w:sz="0" w:space="0" w:color="auto"/>
            <w:right w:val="none" w:sz="0" w:space="0" w:color="auto"/>
          </w:divBdr>
        </w:div>
        <w:div w:id="1715305540">
          <w:marLeft w:val="640"/>
          <w:marRight w:val="0"/>
          <w:marTop w:val="0"/>
          <w:marBottom w:val="0"/>
          <w:divBdr>
            <w:top w:val="none" w:sz="0" w:space="0" w:color="auto"/>
            <w:left w:val="none" w:sz="0" w:space="0" w:color="auto"/>
            <w:bottom w:val="none" w:sz="0" w:space="0" w:color="auto"/>
            <w:right w:val="none" w:sz="0" w:space="0" w:color="auto"/>
          </w:divBdr>
        </w:div>
        <w:div w:id="1679195381">
          <w:marLeft w:val="640"/>
          <w:marRight w:val="0"/>
          <w:marTop w:val="0"/>
          <w:marBottom w:val="0"/>
          <w:divBdr>
            <w:top w:val="none" w:sz="0" w:space="0" w:color="auto"/>
            <w:left w:val="none" w:sz="0" w:space="0" w:color="auto"/>
            <w:bottom w:val="none" w:sz="0" w:space="0" w:color="auto"/>
            <w:right w:val="none" w:sz="0" w:space="0" w:color="auto"/>
          </w:divBdr>
        </w:div>
        <w:div w:id="1774665239">
          <w:marLeft w:val="640"/>
          <w:marRight w:val="0"/>
          <w:marTop w:val="0"/>
          <w:marBottom w:val="0"/>
          <w:divBdr>
            <w:top w:val="none" w:sz="0" w:space="0" w:color="auto"/>
            <w:left w:val="none" w:sz="0" w:space="0" w:color="auto"/>
            <w:bottom w:val="none" w:sz="0" w:space="0" w:color="auto"/>
            <w:right w:val="none" w:sz="0" w:space="0" w:color="auto"/>
          </w:divBdr>
        </w:div>
        <w:div w:id="363100536">
          <w:marLeft w:val="640"/>
          <w:marRight w:val="0"/>
          <w:marTop w:val="0"/>
          <w:marBottom w:val="0"/>
          <w:divBdr>
            <w:top w:val="none" w:sz="0" w:space="0" w:color="auto"/>
            <w:left w:val="none" w:sz="0" w:space="0" w:color="auto"/>
            <w:bottom w:val="none" w:sz="0" w:space="0" w:color="auto"/>
            <w:right w:val="none" w:sz="0" w:space="0" w:color="auto"/>
          </w:divBdr>
        </w:div>
        <w:div w:id="250748502">
          <w:marLeft w:val="640"/>
          <w:marRight w:val="0"/>
          <w:marTop w:val="0"/>
          <w:marBottom w:val="0"/>
          <w:divBdr>
            <w:top w:val="none" w:sz="0" w:space="0" w:color="auto"/>
            <w:left w:val="none" w:sz="0" w:space="0" w:color="auto"/>
            <w:bottom w:val="none" w:sz="0" w:space="0" w:color="auto"/>
            <w:right w:val="none" w:sz="0" w:space="0" w:color="auto"/>
          </w:divBdr>
        </w:div>
        <w:div w:id="1464149835">
          <w:marLeft w:val="640"/>
          <w:marRight w:val="0"/>
          <w:marTop w:val="0"/>
          <w:marBottom w:val="0"/>
          <w:divBdr>
            <w:top w:val="none" w:sz="0" w:space="0" w:color="auto"/>
            <w:left w:val="none" w:sz="0" w:space="0" w:color="auto"/>
            <w:bottom w:val="none" w:sz="0" w:space="0" w:color="auto"/>
            <w:right w:val="none" w:sz="0" w:space="0" w:color="auto"/>
          </w:divBdr>
        </w:div>
        <w:div w:id="73674402">
          <w:marLeft w:val="640"/>
          <w:marRight w:val="0"/>
          <w:marTop w:val="0"/>
          <w:marBottom w:val="0"/>
          <w:divBdr>
            <w:top w:val="none" w:sz="0" w:space="0" w:color="auto"/>
            <w:left w:val="none" w:sz="0" w:space="0" w:color="auto"/>
            <w:bottom w:val="none" w:sz="0" w:space="0" w:color="auto"/>
            <w:right w:val="none" w:sz="0" w:space="0" w:color="auto"/>
          </w:divBdr>
        </w:div>
        <w:div w:id="158497646">
          <w:marLeft w:val="640"/>
          <w:marRight w:val="0"/>
          <w:marTop w:val="0"/>
          <w:marBottom w:val="0"/>
          <w:divBdr>
            <w:top w:val="none" w:sz="0" w:space="0" w:color="auto"/>
            <w:left w:val="none" w:sz="0" w:space="0" w:color="auto"/>
            <w:bottom w:val="none" w:sz="0" w:space="0" w:color="auto"/>
            <w:right w:val="none" w:sz="0" w:space="0" w:color="auto"/>
          </w:divBdr>
        </w:div>
        <w:div w:id="1739668583">
          <w:marLeft w:val="640"/>
          <w:marRight w:val="0"/>
          <w:marTop w:val="0"/>
          <w:marBottom w:val="0"/>
          <w:divBdr>
            <w:top w:val="none" w:sz="0" w:space="0" w:color="auto"/>
            <w:left w:val="none" w:sz="0" w:space="0" w:color="auto"/>
            <w:bottom w:val="none" w:sz="0" w:space="0" w:color="auto"/>
            <w:right w:val="none" w:sz="0" w:space="0" w:color="auto"/>
          </w:divBdr>
        </w:div>
        <w:div w:id="1640109600">
          <w:marLeft w:val="640"/>
          <w:marRight w:val="0"/>
          <w:marTop w:val="0"/>
          <w:marBottom w:val="0"/>
          <w:divBdr>
            <w:top w:val="none" w:sz="0" w:space="0" w:color="auto"/>
            <w:left w:val="none" w:sz="0" w:space="0" w:color="auto"/>
            <w:bottom w:val="none" w:sz="0" w:space="0" w:color="auto"/>
            <w:right w:val="none" w:sz="0" w:space="0" w:color="auto"/>
          </w:divBdr>
        </w:div>
        <w:div w:id="1463697211">
          <w:marLeft w:val="640"/>
          <w:marRight w:val="0"/>
          <w:marTop w:val="0"/>
          <w:marBottom w:val="0"/>
          <w:divBdr>
            <w:top w:val="none" w:sz="0" w:space="0" w:color="auto"/>
            <w:left w:val="none" w:sz="0" w:space="0" w:color="auto"/>
            <w:bottom w:val="none" w:sz="0" w:space="0" w:color="auto"/>
            <w:right w:val="none" w:sz="0" w:space="0" w:color="auto"/>
          </w:divBdr>
        </w:div>
        <w:div w:id="1670208054">
          <w:marLeft w:val="640"/>
          <w:marRight w:val="0"/>
          <w:marTop w:val="0"/>
          <w:marBottom w:val="0"/>
          <w:divBdr>
            <w:top w:val="none" w:sz="0" w:space="0" w:color="auto"/>
            <w:left w:val="none" w:sz="0" w:space="0" w:color="auto"/>
            <w:bottom w:val="none" w:sz="0" w:space="0" w:color="auto"/>
            <w:right w:val="none" w:sz="0" w:space="0" w:color="auto"/>
          </w:divBdr>
        </w:div>
        <w:div w:id="1802725655">
          <w:marLeft w:val="640"/>
          <w:marRight w:val="0"/>
          <w:marTop w:val="0"/>
          <w:marBottom w:val="0"/>
          <w:divBdr>
            <w:top w:val="none" w:sz="0" w:space="0" w:color="auto"/>
            <w:left w:val="none" w:sz="0" w:space="0" w:color="auto"/>
            <w:bottom w:val="none" w:sz="0" w:space="0" w:color="auto"/>
            <w:right w:val="none" w:sz="0" w:space="0" w:color="auto"/>
          </w:divBdr>
        </w:div>
        <w:div w:id="1073240249">
          <w:marLeft w:val="640"/>
          <w:marRight w:val="0"/>
          <w:marTop w:val="0"/>
          <w:marBottom w:val="0"/>
          <w:divBdr>
            <w:top w:val="none" w:sz="0" w:space="0" w:color="auto"/>
            <w:left w:val="none" w:sz="0" w:space="0" w:color="auto"/>
            <w:bottom w:val="none" w:sz="0" w:space="0" w:color="auto"/>
            <w:right w:val="none" w:sz="0" w:space="0" w:color="auto"/>
          </w:divBdr>
        </w:div>
        <w:div w:id="1132331036">
          <w:marLeft w:val="640"/>
          <w:marRight w:val="0"/>
          <w:marTop w:val="0"/>
          <w:marBottom w:val="0"/>
          <w:divBdr>
            <w:top w:val="none" w:sz="0" w:space="0" w:color="auto"/>
            <w:left w:val="none" w:sz="0" w:space="0" w:color="auto"/>
            <w:bottom w:val="none" w:sz="0" w:space="0" w:color="auto"/>
            <w:right w:val="none" w:sz="0" w:space="0" w:color="auto"/>
          </w:divBdr>
        </w:div>
        <w:div w:id="976303163">
          <w:marLeft w:val="640"/>
          <w:marRight w:val="0"/>
          <w:marTop w:val="0"/>
          <w:marBottom w:val="0"/>
          <w:divBdr>
            <w:top w:val="none" w:sz="0" w:space="0" w:color="auto"/>
            <w:left w:val="none" w:sz="0" w:space="0" w:color="auto"/>
            <w:bottom w:val="none" w:sz="0" w:space="0" w:color="auto"/>
            <w:right w:val="none" w:sz="0" w:space="0" w:color="auto"/>
          </w:divBdr>
        </w:div>
        <w:div w:id="1470513730">
          <w:marLeft w:val="640"/>
          <w:marRight w:val="0"/>
          <w:marTop w:val="0"/>
          <w:marBottom w:val="0"/>
          <w:divBdr>
            <w:top w:val="none" w:sz="0" w:space="0" w:color="auto"/>
            <w:left w:val="none" w:sz="0" w:space="0" w:color="auto"/>
            <w:bottom w:val="none" w:sz="0" w:space="0" w:color="auto"/>
            <w:right w:val="none" w:sz="0" w:space="0" w:color="auto"/>
          </w:divBdr>
        </w:div>
        <w:div w:id="1735152815">
          <w:marLeft w:val="640"/>
          <w:marRight w:val="0"/>
          <w:marTop w:val="0"/>
          <w:marBottom w:val="0"/>
          <w:divBdr>
            <w:top w:val="none" w:sz="0" w:space="0" w:color="auto"/>
            <w:left w:val="none" w:sz="0" w:space="0" w:color="auto"/>
            <w:bottom w:val="none" w:sz="0" w:space="0" w:color="auto"/>
            <w:right w:val="none" w:sz="0" w:space="0" w:color="auto"/>
          </w:divBdr>
        </w:div>
        <w:div w:id="1654870455">
          <w:marLeft w:val="640"/>
          <w:marRight w:val="0"/>
          <w:marTop w:val="0"/>
          <w:marBottom w:val="0"/>
          <w:divBdr>
            <w:top w:val="none" w:sz="0" w:space="0" w:color="auto"/>
            <w:left w:val="none" w:sz="0" w:space="0" w:color="auto"/>
            <w:bottom w:val="none" w:sz="0" w:space="0" w:color="auto"/>
            <w:right w:val="none" w:sz="0" w:space="0" w:color="auto"/>
          </w:divBdr>
        </w:div>
        <w:div w:id="130710768">
          <w:marLeft w:val="640"/>
          <w:marRight w:val="0"/>
          <w:marTop w:val="0"/>
          <w:marBottom w:val="0"/>
          <w:divBdr>
            <w:top w:val="none" w:sz="0" w:space="0" w:color="auto"/>
            <w:left w:val="none" w:sz="0" w:space="0" w:color="auto"/>
            <w:bottom w:val="none" w:sz="0" w:space="0" w:color="auto"/>
            <w:right w:val="none" w:sz="0" w:space="0" w:color="auto"/>
          </w:divBdr>
        </w:div>
        <w:div w:id="615648291">
          <w:marLeft w:val="640"/>
          <w:marRight w:val="0"/>
          <w:marTop w:val="0"/>
          <w:marBottom w:val="0"/>
          <w:divBdr>
            <w:top w:val="none" w:sz="0" w:space="0" w:color="auto"/>
            <w:left w:val="none" w:sz="0" w:space="0" w:color="auto"/>
            <w:bottom w:val="none" w:sz="0" w:space="0" w:color="auto"/>
            <w:right w:val="none" w:sz="0" w:space="0" w:color="auto"/>
          </w:divBdr>
        </w:div>
        <w:div w:id="653873192">
          <w:marLeft w:val="640"/>
          <w:marRight w:val="0"/>
          <w:marTop w:val="0"/>
          <w:marBottom w:val="0"/>
          <w:divBdr>
            <w:top w:val="none" w:sz="0" w:space="0" w:color="auto"/>
            <w:left w:val="none" w:sz="0" w:space="0" w:color="auto"/>
            <w:bottom w:val="none" w:sz="0" w:space="0" w:color="auto"/>
            <w:right w:val="none" w:sz="0" w:space="0" w:color="auto"/>
          </w:divBdr>
        </w:div>
        <w:div w:id="899099884">
          <w:marLeft w:val="640"/>
          <w:marRight w:val="0"/>
          <w:marTop w:val="0"/>
          <w:marBottom w:val="0"/>
          <w:divBdr>
            <w:top w:val="none" w:sz="0" w:space="0" w:color="auto"/>
            <w:left w:val="none" w:sz="0" w:space="0" w:color="auto"/>
            <w:bottom w:val="none" w:sz="0" w:space="0" w:color="auto"/>
            <w:right w:val="none" w:sz="0" w:space="0" w:color="auto"/>
          </w:divBdr>
        </w:div>
        <w:div w:id="1874341184">
          <w:marLeft w:val="640"/>
          <w:marRight w:val="0"/>
          <w:marTop w:val="0"/>
          <w:marBottom w:val="0"/>
          <w:divBdr>
            <w:top w:val="none" w:sz="0" w:space="0" w:color="auto"/>
            <w:left w:val="none" w:sz="0" w:space="0" w:color="auto"/>
            <w:bottom w:val="none" w:sz="0" w:space="0" w:color="auto"/>
            <w:right w:val="none" w:sz="0" w:space="0" w:color="auto"/>
          </w:divBdr>
        </w:div>
        <w:div w:id="259221142">
          <w:marLeft w:val="640"/>
          <w:marRight w:val="0"/>
          <w:marTop w:val="0"/>
          <w:marBottom w:val="0"/>
          <w:divBdr>
            <w:top w:val="none" w:sz="0" w:space="0" w:color="auto"/>
            <w:left w:val="none" w:sz="0" w:space="0" w:color="auto"/>
            <w:bottom w:val="none" w:sz="0" w:space="0" w:color="auto"/>
            <w:right w:val="none" w:sz="0" w:space="0" w:color="auto"/>
          </w:divBdr>
        </w:div>
        <w:div w:id="475336411">
          <w:marLeft w:val="640"/>
          <w:marRight w:val="0"/>
          <w:marTop w:val="0"/>
          <w:marBottom w:val="0"/>
          <w:divBdr>
            <w:top w:val="none" w:sz="0" w:space="0" w:color="auto"/>
            <w:left w:val="none" w:sz="0" w:space="0" w:color="auto"/>
            <w:bottom w:val="none" w:sz="0" w:space="0" w:color="auto"/>
            <w:right w:val="none" w:sz="0" w:space="0" w:color="auto"/>
          </w:divBdr>
        </w:div>
        <w:div w:id="1907184598">
          <w:marLeft w:val="640"/>
          <w:marRight w:val="0"/>
          <w:marTop w:val="0"/>
          <w:marBottom w:val="0"/>
          <w:divBdr>
            <w:top w:val="none" w:sz="0" w:space="0" w:color="auto"/>
            <w:left w:val="none" w:sz="0" w:space="0" w:color="auto"/>
            <w:bottom w:val="none" w:sz="0" w:space="0" w:color="auto"/>
            <w:right w:val="none" w:sz="0" w:space="0" w:color="auto"/>
          </w:divBdr>
        </w:div>
        <w:div w:id="1387100737">
          <w:marLeft w:val="640"/>
          <w:marRight w:val="0"/>
          <w:marTop w:val="0"/>
          <w:marBottom w:val="0"/>
          <w:divBdr>
            <w:top w:val="none" w:sz="0" w:space="0" w:color="auto"/>
            <w:left w:val="none" w:sz="0" w:space="0" w:color="auto"/>
            <w:bottom w:val="none" w:sz="0" w:space="0" w:color="auto"/>
            <w:right w:val="none" w:sz="0" w:space="0" w:color="auto"/>
          </w:divBdr>
        </w:div>
        <w:div w:id="1315448906">
          <w:marLeft w:val="640"/>
          <w:marRight w:val="0"/>
          <w:marTop w:val="0"/>
          <w:marBottom w:val="0"/>
          <w:divBdr>
            <w:top w:val="none" w:sz="0" w:space="0" w:color="auto"/>
            <w:left w:val="none" w:sz="0" w:space="0" w:color="auto"/>
            <w:bottom w:val="none" w:sz="0" w:space="0" w:color="auto"/>
            <w:right w:val="none" w:sz="0" w:space="0" w:color="auto"/>
          </w:divBdr>
        </w:div>
        <w:div w:id="650644206">
          <w:marLeft w:val="640"/>
          <w:marRight w:val="0"/>
          <w:marTop w:val="0"/>
          <w:marBottom w:val="0"/>
          <w:divBdr>
            <w:top w:val="none" w:sz="0" w:space="0" w:color="auto"/>
            <w:left w:val="none" w:sz="0" w:space="0" w:color="auto"/>
            <w:bottom w:val="none" w:sz="0" w:space="0" w:color="auto"/>
            <w:right w:val="none" w:sz="0" w:space="0" w:color="auto"/>
          </w:divBdr>
        </w:div>
        <w:div w:id="1535998505">
          <w:marLeft w:val="640"/>
          <w:marRight w:val="0"/>
          <w:marTop w:val="0"/>
          <w:marBottom w:val="0"/>
          <w:divBdr>
            <w:top w:val="none" w:sz="0" w:space="0" w:color="auto"/>
            <w:left w:val="none" w:sz="0" w:space="0" w:color="auto"/>
            <w:bottom w:val="none" w:sz="0" w:space="0" w:color="auto"/>
            <w:right w:val="none" w:sz="0" w:space="0" w:color="auto"/>
          </w:divBdr>
        </w:div>
        <w:div w:id="703942759">
          <w:marLeft w:val="640"/>
          <w:marRight w:val="0"/>
          <w:marTop w:val="0"/>
          <w:marBottom w:val="0"/>
          <w:divBdr>
            <w:top w:val="none" w:sz="0" w:space="0" w:color="auto"/>
            <w:left w:val="none" w:sz="0" w:space="0" w:color="auto"/>
            <w:bottom w:val="none" w:sz="0" w:space="0" w:color="auto"/>
            <w:right w:val="none" w:sz="0" w:space="0" w:color="auto"/>
          </w:divBdr>
        </w:div>
        <w:div w:id="221597176">
          <w:marLeft w:val="640"/>
          <w:marRight w:val="0"/>
          <w:marTop w:val="0"/>
          <w:marBottom w:val="0"/>
          <w:divBdr>
            <w:top w:val="none" w:sz="0" w:space="0" w:color="auto"/>
            <w:left w:val="none" w:sz="0" w:space="0" w:color="auto"/>
            <w:bottom w:val="none" w:sz="0" w:space="0" w:color="auto"/>
            <w:right w:val="none" w:sz="0" w:space="0" w:color="auto"/>
          </w:divBdr>
        </w:div>
        <w:div w:id="1430079772">
          <w:marLeft w:val="640"/>
          <w:marRight w:val="0"/>
          <w:marTop w:val="0"/>
          <w:marBottom w:val="0"/>
          <w:divBdr>
            <w:top w:val="none" w:sz="0" w:space="0" w:color="auto"/>
            <w:left w:val="none" w:sz="0" w:space="0" w:color="auto"/>
            <w:bottom w:val="none" w:sz="0" w:space="0" w:color="auto"/>
            <w:right w:val="none" w:sz="0" w:space="0" w:color="auto"/>
          </w:divBdr>
        </w:div>
        <w:div w:id="1420323843">
          <w:marLeft w:val="640"/>
          <w:marRight w:val="0"/>
          <w:marTop w:val="0"/>
          <w:marBottom w:val="0"/>
          <w:divBdr>
            <w:top w:val="none" w:sz="0" w:space="0" w:color="auto"/>
            <w:left w:val="none" w:sz="0" w:space="0" w:color="auto"/>
            <w:bottom w:val="none" w:sz="0" w:space="0" w:color="auto"/>
            <w:right w:val="none" w:sz="0" w:space="0" w:color="auto"/>
          </w:divBdr>
        </w:div>
        <w:div w:id="1247812613">
          <w:marLeft w:val="640"/>
          <w:marRight w:val="0"/>
          <w:marTop w:val="0"/>
          <w:marBottom w:val="0"/>
          <w:divBdr>
            <w:top w:val="none" w:sz="0" w:space="0" w:color="auto"/>
            <w:left w:val="none" w:sz="0" w:space="0" w:color="auto"/>
            <w:bottom w:val="none" w:sz="0" w:space="0" w:color="auto"/>
            <w:right w:val="none" w:sz="0" w:space="0" w:color="auto"/>
          </w:divBdr>
        </w:div>
        <w:div w:id="1763602045">
          <w:marLeft w:val="640"/>
          <w:marRight w:val="0"/>
          <w:marTop w:val="0"/>
          <w:marBottom w:val="0"/>
          <w:divBdr>
            <w:top w:val="none" w:sz="0" w:space="0" w:color="auto"/>
            <w:left w:val="none" w:sz="0" w:space="0" w:color="auto"/>
            <w:bottom w:val="none" w:sz="0" w:space="0" w:color="auto"/>
            <w:right w:val="none" w:sz="0" w:space="0" w:color="auto"/>
          </w:divBdr>
        </w:div>
        <w:div w:id="1462503491">
          <w:marLeft w:val="640"/>
          <w:marRight w:val="0"/>
          <w:marTop w:val="0"/>
          <w:marBottom w:val="0"/>
          <w:divBdr>
            <w:top w:val="none" w:sz="0" w:space="0" w:color="auto"/>
            <w:left w:val="none" w:sz="0" w:space="0" w:color="auto"/>
            <w:bottom w:val="none" w:sz="0" w:space="0" w:color="auto"/>
            <w:right w:val="none" w:sz="0" w:space="0" w:color="auto"/>
          </w:divBdr>
        </w:div>
      </w:divsChild>
    </w:div>
    <w:div w:id="37553733">
      <w:bodyDiv w:val="1"/>
      <w:marLeft w:val="0"/>
      <w:marRight w:val="0"/>
      <w:marTop w:val="0"/>
      <w:marBottom w:val="0"/>
      <w:divBdr>
        <w:top w:val="none" w:sz="0" w:space="0" w:color="auto"/>
        <w:left w:val="none" w:sz="0" w:space="0" w:color="auto"/>
        <w:bottom w:val="none" w:sz="0" w:space="0" w:color="auto"/>
        <w:right w:val="none" w:sz="0" w:space="0" w:color="auto"/>
      </w:divBdr>
      <w:divsChild>
        <w:div w:id="1246764042">
          <w:marLeft w:val="640"/>
          <w:marRight w:val="0"/>
          <w:marTop w:val="0"/>
          <w:marBottom w:val="0"/>
          <w:divBdr>
            <w:top w:val="none" w:sz="0" w:space="0" w:color="auto"/>
            <w:left w:val="none" w:sz="0" w:space="0" w:color="auto"/>
            <w:bottom w:val="none" w:sz="0" w:space="0" w:color="auto"/>
            <w:right w:val="none" w:sz="0" w:space="0" w:color="auto"/>
          </w:divBdr>
        </w:div>
        <w:div w:id="1167863535">
          <w:marLeft w:val="640"/>
          <w:marRight w:val="0"/>
          <w:marTop w:val="0"/>
          <w:marBottom w:val="0"/>
          <w:divBdr>
            <w:top w:val="none" w:sz="0" w:space="0" w:color="auto"/>
            <w:left w:val="none" w:sz="0" w:space="0" w:color="auto"/>
            <w:bottom w:val="none" w:sz="0" w:space="0" w:color="auto"/>
            <w:right w:val="none" w:sz="0" w:space="0" w:color="auto"/>
          </w:divBdr>
        </w:div>
        <w:div w:id="470099924">
          <w:marLeft w:val="640"/>
          <w:marRight w:val="0"/>
          <w:marTop w:val="0"/>
          <w:marBottom w:val="0"/>
          <w:divBdr>
            <w:top w:val="none" w:sz="0" w:space="0" w:color="auto"/>
            <w:left w:val="none" w:sz="0" w:space="0" w:color="auto"/>
            <w:bottom w:val="none" w:sz="0" w:space="0" w:color="auto"/>
            <w:right w:val="none" w:sz="0" w:space="0" w:color="auto"/>
          </w:divBdr>
        </w:div>
        <w:div w:id="360663980">
          <w:marLeft w:val="640"/>
          <w:marRight w:val="0"/>
          <w:marTop w:val="0"/>
          <w:marBottom w:val="0"/>
          <w:divBdr>
            <w:top w:val="none" w:sz="0" w:space="0" w:color="auto"/>
            <w:left w:val="none" w:sz="0" w:space="0" w:color="auto"/>
            <w:bottom w:val="none" w:sz="0" w:space="0" w:color="auto"/>
            <w:right w:val="none" w:sz="0" w:space="0" w:color="auto"/>
          </w:divBdr>
        </w:div>
        <w:div w:id="863514874">
          <w:marLeft w:val="640"/>
          <w:marRight w:val="0"/>
          <w:marTop w:val="0"/>
          <w:marBottom w:val="0"/>
          <w:divBdr>
            <w:top w:val="none" w:sz="0" w:space="0" w:color="auto"/>
            <w:left w:val="none" w:sz="0" w:space="0" w:color="auto"/>
            <w:bottom w:val="none" w:sz="0" w:space="0" w:color="auto"/>
            <w:right w:val="none" w:sz="0" w:space="0" w:color="auto"/>
          </w:divBdr>
        </w:div>
        <w:div w:id="172189052">
          <w:marLeft w:val="640"/>
          <w:marRight w:val="0"/>
          <w:marTop w:val="0"/>
          <w:marBottom w:val="0"/>
          <w:divBdr>
            <w:top w:val="none" w:sz="0" w:space="0" w:color="auto"/>
            <w:left w:val="none" w:sz="0" w:space="0" w:color="auto"/>
            <w:bottom w:val="none" w:sz="0" w:space="0" w:color="auto"/>
            <w:right w:val="none" w:sz="0" w:space="0" w:color="auto"/>
          </w:divBdr>
        </w:div>
        <w:div w:id="1594238542">
          <w:marLeft w:val="640"/>
          <w:marRight w:val="0"/>
          <w:marTop w:val="0"/>
          <w:marBottom w:val="0"/>
          <w:divBdr>
            <w:top w:val="none" w:sz="0" w:space="0" w:color="auto"/>
            <w:left w:val="none" w:sz="0" w:space="0" w:color="auto"/>
            <w:bottom w:val="none" w:sz="0" w:space="0" w:color="auto"/>
            <w:right w:val="none" w:sz="0" w:space="0" w:color="auto"/>
          </w:divBdr>
        </w:div>
        <w:div w:id="77335094">
          <w:marLeft w:val="640"/>
          <w:marRight w:val="0"/>
          <w:marTop w:val="0"/>
          <w:marBottom w:val="0"/>
          <w:divBdr>
            <w:top w:val="none" w:sz="0" w:space="0" w:color="auto"/>
            <w:left w:val="none" w:sz="0" w:space="0" w:color="auto"/>
            <w:bottom w:val="none" w:sz="0" w:space="0" w:color="auto"/>
            <w:right w:val="none" w:sz="0" w:space="0" w:color="auto"/>
          </w:divBdr>
        </w:div>
        <w:div w:id="1172838583">
          <w:marLeft w:val="640"/>
          <w:marRight w:val="0"/>
          <w:marTop w:val="0"/>
          <w:marBottom w:val="0"/>
          <w:divBdr>
            <w:top w:val="none" w:sz="0" w:space="0" w:color="auto"/>
            <w:left w:val="none" w:sz="0" w:space="0" w:color="auto"/>
            <w:bottom w:val="none" w:sz="0" w:space="0" w:color="auto"/>
            <w:right w:val="none" w:sz="0" w:space="0" w:color="auto"/>
          </w:divBdr>
        </w:div>
        <w:div w:id="877476369">
          <w:marLeft w:val="640"/>
          <w:marRight w:val="0"/>
          <w:marTop w:val="0"/>
          <w:marBottom w:val="0"/>
          <w:divBdr>
            <w:top w:val="none" w:sz="0" w:space="0" w:color="auto"/>
            <w:left w:val="none" w:sz="0" w:space="0" w:color="auto"/>
            <w:bottom w:val="none" w:sz="0" w:space="0" w:color="auto"/>
            <w:right w:val="none" w:sz="0" w:space="0" w:color="auto"/>
          </w:divBdr>
        </w:div>
        <w:div w:id="810748480">
          <w:marLeft w:val="640"/>
          <w:marRight w:val="0"/>
          <w:marTop w:val="0"/>
          <w:marBottom w:val="0"/>
          <w:divBdr>
            <w:top w:val="none" w:sz="0" w:space="0" w:color="auto"/>
            <w:left w:val="none" w:sz="0" w:space="0" w:color="auto"/>
            <w:bottom w:val="none" w:sz="0" w:space="0" w:color="auto"/>
            <w:right w:val="none" w:sz="0" w:space="0" w:color="auto"/>
          </w:divBdr>
        </w:div>
        <w:div w:id="998732511">
          <w:marLeft w:val="640"/>
          <w:marRight w:val="0"/>
          <w:marTop w:val="0"/>
          <w:marBottom w:val="0"/>
          <w:divBdr>
            <w:top w:val="none" w:sz="0" w:space="0" w:color="auto"/>
            <w:left w:val="none" w:sz="0" w:space="0" w:color="auto"/>
            <w:bottom w:val="none" w:sz="0" w:space="0" w:color="auto"/>
            <w:right w:val="none" w:sz="0" w:space="0" w:color="auto"/>
          </w:divBdr>
        </w:div>
        <w:div w:id="16126431">
          <w:marLeft w:val="640"/>
          <w:marRight w:val="0"/>
          <w:marTop w:val="0"/>
          <w:marBottom w:val="0"/>
          <w:divBdr>
            <w:top w:val="none" w:sz="0" w:space="0" w:color="auto"/>
            <w:left w:val="none" w:sz="0" w:space="0" w:color="auto"/>
            <w:bottom w:val="none" w:sz="0" w:space="0" w:color="auto"/>
            <w:right w:val="none" w:sz="0" w:space="0" w:color="auto"/>
          </w:divBdr>
        </w:div>
        <w:div w:id="333461279">
          <w:marLeft w:val="640"/>
          <w:marRight w:val="0"/>
          <w:marTop w:val="0"/>
          <w:marBottom w:val="0"/>
          <w:divBdr>
            <w:top w:val="none" w:sz="0" w:space="0" w:color="auto"/>
            <w:left w:val="none" w:sz="0" w:space="0" w:color="auto"/>
            <w:bottom w:val="none" w:sz="0" w:space="0" w:color="auto"/>
            <w:right w:val="none" w:sz="0" w:space="0" w:color="auto"/>
          </w:divBdr>
        </w:div>
        <w:div w:id="688411562">
          <w:marLeft w:val="640"/>
          <w:marRight w:val="0"/>
          <w:marTop w:val="0"/>
          <w:marBottom w:val="0"/>
          <w:divBdr>
            <w:top w:val="none" w:sz="0" w:space="0" w:color="auto"/>
            <w:left w:val="none" w:sz="0" w:space="0" w:color="auto"/>
            <w:bottom w:val="none" w:sz="0" w:space="0" w:color="auto"/>
            <w:right w:val="none" w:sz="0" w:space="0" w:color="auto"/>
          </w:divBdr>
        </w:div>
        <w:div w:id="834029666">
          <w:marLeft w:val="640"/>
          <w:marRight w:val="0"/>
          <w:marTop w:val="0"/>
          <w:marBottom w:val="0"/>
          <w:divBdr>
            <w:top w:val="none" w:sz="0" w:space="0" w:color="auto"/>
            <w:left w:val="none" w:sz="0" w:space="0" w:color="auto"/>
            <w:bottom w:val="none" w:sz="0" w:space="0" w:color="auto"/>
            <w:right w:val="none" w:sz="0" w:space="0" w:color="auto"/>
          </w:divBdr>
        </w:div>
        <w:div w:id="1686247696">
          <w:marLeft w:val="640"/>
          <w:marRight w:val="0"/>
          <w:marTop w:val="0"/>
          <w:marBottom w:val="0"/>
          <w:divBdr>
            <w:top w:val="none" w:sz="0" w:space="0" w:color="auto"/>
            <w:left w:val="none" w:sz="0" w:space="0" w:color="auto"/>
            <w:bottom w:val="none" w:sz="0" w:space="0" w:color="auto"/>
            <w:right w:val="none" w:sz="0" w:space="0" w:color="auto"/>
          </w:divBdr>
        </w:div>
        <w:div w:id="101002622">
          <w:marLeft w:val="640"/>
          <w:marRight w:val="0"/>
          <w:marTop w:val="0"/>
          <w:marBottom w:val="0"/>
          <w:divBdr>
            <w:top w:val="none" w:sz="0" w:space="0" w:color="auto"/>
            <w:left w:val="none" w:sz="0" w:space="0" w:color="auto"/>
            <w:bottom w:val="none" w:sz="0" w:space="0" w:color="auto"/>
            <w:right w:val="none" w:sz="0" w:space="0" w:color="auto"/>
          </w:divBdr>
        </w:div>
        <w:div w:id="1183784211">
          <w:marLeft w:val="640"/>
          <w:marRight w:val="0"/>
          <w:marTop w:val="0"/>
          <w:marBottom w:val="0"/>
          <w:divBdr>
            <w:top w:val="none" w:sz="0" w:space="0" w:color="auto"/>
            <w:left w:val="none" w:sz="0" w:space="0" w:color="auto"/>
            <w:bottom w:val="none" w:sz="0" w:space="0" w:color="auto"/>
            <w:right w:val="none" w:sz="0" w:space="0" w:color="auto"/>
          </w:divBdr>
        </w:div>
        <w:div w:id="1993093396">
          <w:marLeft w:val="640"/>
          <w:marRight w:val="0"/>
          <w:marTop w:val="0"/>
          <w:marBottom w:val="0"/>
          <w:divBdr>
            <w:top w:val="none" w:sz="0" w:space="0" w:color="auto"/>
            <w:left w:val="none" w:sz="0" w:space="0" w:color="auto"/>
            <w:bottom w:val="none" w:sz="0" w:space="0" w:color="auto"/>
            <w:right w:val="none" w:sz="0" w:space="0" w:color="auto"/>
          </w:divBdr>
        </w:div>
        <w:div w:id="1460148304">
          <w:marLeft w:val="640"/>
          <w:marRight w:val="0"/>
          <w:marTop w:val="0"/>
          <w:marBottom w:val="0"/>
          <w:divBdr>
            <w:top w:val="none" w:sz="0" w:space="0" w:color="auto"/>
            <w:left w:val="none" w:sz="0" w:space="0" w:color="auto"/>
            <w:bottom w:val="none" w:sz="0" w:space="0" w:color="auto"/>
            <w:right w:val="none" w:sz="0" w:space="0" w:color="auto"/>
          </w:divBdr>
        </w:div>
        <w:div w:id="1444954248">
          <w:marLeft w:val="640"/>
          <w:marRight w:val="0"/>
          <w:marTop w:val="0"/>
          <w:marBottom w:val="0"/>
          <w:divBdr>
            <w:top w:val="none" w:sz="0" w:space="0" w:color="auto"/>
            <w:left w:val="none" w:sz="0" w:space="0" w:color="auto"/>
            <w:bottom w:val="none" w:sz="0" w:space="0" w:color="auto"/>
            <w:right w:val="none" w:sz="0" w:space="0" w:color="auto"/>
          </w:divBdr>
        </w:div>
        <w:div w:id="887380491">
          <w:marLeft w:val="640"/>
          <w:marRight w:val="0"/>
          <w:marTop w:val="0"/>
          <w:marBottom w:val="0"/>
          <w:divBdr>
            <w:top w:val="none" w:sz="0" w:space="0" w:color="auto"/>
            <w:left w:val="none" w:sz="0" w:space="0" w:color="auto"/>
            <w:bottom w:val="none" w:sz="0" w:space="0" w:color="auto"/>
            <w:right w:val="none" w:sz="0" w:space="0" w:color="auto"/>
          </w:divBdr>
        </w:div>
        <w:div w:id="2058048769">
          <w:marLeft w:val="640"/>
          <w:marRight w:val="0"/>
          <w:marTop w:val="0"/>
          <w:marBottom w:val="0"/>
          <w:divBdr>
            <w:top w:val="none" w:sz="0" w:space="0" w:color="auto"/>
            <w:left w:val="none" w:sz="0" w:space="0" w:color="auto"/>
            <w:bottom w:val="none" w:sz="0" w:space="0" w:color="auto"/>
            <w:right w:val="none" w:sz="0" w:space="0" w:color="auto"/>
          </w:divBdr>
        </w:div>
        <w:div w:id="715201500">
          <w:marLeft w:val="640"/>
          <w:marRight w:val="0"/>
          <w:marTop w:val="0"/>
          <w:marBottom w:val="0"/>
          <w:divBdr>
            <w:top w:val="none" w:sz="0" w:space="0" w:color="auto"/>
            <w:left w:val="none" w:sz="0" w:space="0" w:color="auto"/>
            <w:bottom w:val="none" w:sz="0" w:space="0" w:color="auto"/>
            <w:right w:val="none" w:sz="0" w:space="0" w:color="auto"/>
          </w:divBdr>
        </w:div>
        <w:div w:id="1309434415">
          <w:marLeft w:val="640"/>
          <w:marRight w:val="0"/>
          <w:marTop w:val="0"/>
          <w:marBottom w:val="0"/>
          <w:divBdr>
            <w:top w:val="none" w:sz="0" w:space="0" w:color="auto"/>
            <w:left w:val="none" w:sz="0" w:space="0" w:color="auto"/>
            <w:bottom w:val="none" w:sz="0" w:space="0" w:color="auto"/>
            <w:right w:val="none" w:sz="0" w:space="0" w:color="auto"/>
          </w:divBdr>
        </w:div>
        <w:div w:id="1082533722">
          <w:marLeft w:val="640"/>
          <w:marRight w:val="0"/>
          <w:marTop w:val="0"/>
          <w:marBottom w:val="0"/>
          <w:divBdr>
            <w:top w:val="none" w:sz="0" w:space="0" w:color="auto"/>
            <w:left w:val="none" w:sz="0" w:space="0" w:color="auto"/>
            <w:bottom w:val="none" w:sz="0" w:space="0" w:color="auto"/>
            <w:right w:val="none" w:sz="0" w:space="0" w:color="auto"/>
          </w:divBdr>
        </w:div>
        <w:div w:id="835923725">
          <w:marLeft w:val="640"/>
          <w:marRight w:val="0"/>
          <w:marTop w:val="0"/>
          <w:marBottom w:val="0"/>
          <w:divBdr>
            <w:top w:val="none" w:sz="0" w:space="0" w:color="auto"/>
            <w:left w:val="none" w:sz="0" w:space="0" w:color="auto"/>
            <w:bottom w:val="none" w:sz="0" w:space="0" w:color="auto"/>
            <w:right w:val="none" w:sz="0" w:space="0" w:color="auto"/>
          </w:divBdr>
        </w:div>
        <w:div w:id="588002472">
          <w:marLeft w:val="640"/>
          <w:marRight w:val="0"/>
          <w:marTop w:val="0"/>
          <w:marBottom w:val="0"/>
          <w:divBdr>
            <w:top w:val="none" w:sz="0" w:space="0" w:color="auto"/>
            <w:left w:val="none" w:sz="0" w:space="0" w:color="auto"/>
            <w:bottom w:val="none" w:sz="0" w:space="0" w:color="auto"/>
            <w:right w:val="none" w:sz="0" w:space="0" w:color="auto"/>
          </w:divBdr>
        </w:div>
        <w:div w:id="792789205">
          <w:marLeft w:val="640"/>
          <w:marRight w:val="0"/>
          <w:marTop w:val="0"/>
          <w:marBottom w:val="0"/>
          <w:divBdr>
            <w:top w:val="none" w:sz="0" w:space="0" w:color="auto"/>
            <w:left w:val="none" w:sz="0" w:space="0" w:color="auto"/>
            <w:bottom w:val="none" w:sz="0" w:space="0" w:color="auto"/>
            <w:right w:val="none" w:sz="0" w:space="0" w:color="auto"/>
          </w:divBdr>
        </w:div>
        <w:div w:id="44961321">
          <w:marLeft w:val="640"/>
          <w:marRight w:val="0"/>
          <w:marTop w:val="0"/>
          <w:marBottom w:val="0"/>
          <w:divBdr>
            <w:top w:val="none" w:sz="0" w:space="0" w:color="auto"/>
            <w:left w:val="none" w:sz="0" w:space="0" w:color="auto"/>
            <w:bottom w:val="none" w:sz="0" w:space="0" w:color="auto"/>
            <w:right w:val="none" w:sz="0" w:space="0" w:color="auto"/>
          </w:divBdr>
        </w:div>
        <w:div w:id="1032151879">
          <w:marLeft w:val="640"/>
          <w:marRight w:val="0"/>
          <w:marTop w:val="0"/>
          <w:marBottom w:val="0"/>
          <w:divBdr>
            <w:top w:val="none" w:sz="0" w:space="0" w:color="auto"/>
            <w:left w:val="none" w:sz="0" w:space="0" w:color="auto"/>
            <w:bottom w:val="none" w:sz="0" w:space="0" w:color="auto"/>
            <w:right w:val="none" w:sz="0" w:space="0" w:color="auto"/>
          </w:divBdr>
        </w:div>
        <w:div w:id="1246763382">
          <w:marLeft w:val="640"/>
          <w:marRight w:val="0"/>
          <w:marTop w:val="0"/>
          <w:marBottom w:val="0"/>
          <w:divBdr>
            <w:top w:val="none" w:sz="0" w:space="0" w:color="auto"/>
            <w:left w:val="none" w:sz="0" w:space="0" w:color="auto"/>
            <w:bottom w:val="none" w:sz="0" w:space="0" w:color="auto"/>
            <w:right w:val="none" w:sz="0" w:space="0" w:color="auto"/>
          </w:divBdr>
        </w:div>
        <w:div w:id="1664509287">
          <w:marLeft w:val="640"/>
          <w:marRight w:val="0"/>
          <w:marTop w:val="0"/>
          <w:marBottom w:val="0"/>
          <w:divBdr>
            <w:top w:val="none" w:sz="0" w:space="0" w:color="auto"/>
            <w:left w:val="none" w:sz="0" w:space="0" w:color="auto"/>
            <w:bottom w:val="none" w:sz="0" w:space="0" w:color="auto"/>
            <w:right w:val="none" w:sz="0" w:space="0" w:color="auto"/>
          </w:divBdr>
        </w:div>
        <w:div w:id="953633345">
          <w:marLeft w:val="640"/>
          <w:marRight w:val="0"/>
          <w:marTop w:val="0"/>
          <w:marBottom w:val="0"/>
          <w:divBdr>
            <w:top w:val="none" w:sz="0" w:space="0" w:color="auto"/>
            <w:left w:val="none" w:sz="0" w:space="0" w:color="auto"/>
            <w:bottom w:val="none" w:sz="0" w:space="0" w:color="auto"/>
            <w:right w:val="none" w:sz="0" w:space="0" w:color="auto"/>
          </w:divBdr>
        </w:div>
        <w:div w:id="1263221850">
          <w:marLeft w:val="640"/>
          <w:marRight w:val="0"/>
          <w:marTop w:val="0"/>
          <w:marBottom w:val="0"/>
          <w:divBdr>
            <w:top w:val="none" w:sz="0" w:space="0" w:color="auto"/>
            <w:left w:val="none" w:sz="0" w:space="0" w:color="auto"/>
            <w:bottom w:val="none" w:sz="0" w:space="0" w:color="auto"/>
            <w:right w:val="none" w:sz="0" w:space="0" w:color="auto"/>
          </w:divBdr>
        </w:div>
        <w:div w:id="1518150851">
          <w:marLeft w:val="640"/>
          <w:marRight w:val="0"/>
          <w:marTop w:val="0"/>
          <w:marBottom w:val="0"/>
          <w:divBdr>
            <w:top w:val="none" w:sz="0" w:space="0" w:color="auto"/>
            <w:left w:val="none" w:sz="0" w:space="0" w:color="auto"/>
            <w:bottom w:val="none" w:sz="0" w:space="0" w:color="auto"/>
            <w:right w:val="none" w:sz="0" w:space="0" w:color="auto"/>
          </w:divBdr>
        </w:div>
        <w:div w:id="1790271316">
          <w:marLeft w:val="640"/>
          <w:marRight w:val="0"/>
          <w:marTop w:val="0"/>
          <w:marBottom w:val="0"/>
          <w:divBdr>
            <w:top w:val="none" w:sz="0" w:space="0" w:color="auto"/>
            <w:left w:val="none" w:sz="0" w:space="0" w:color="auto"/>
            <w:bottom w:val="none" w:sz="0" w:space="0" w:color="auto"/>
            <w:right w:val="none" w:sz="0" w:space="0" w:color="auto"/>
          </w:divBdr>
        </w:div>
        <w:div w:id="1198472894">
          <w:marLeft w:val="640"/>
          <w:marRight w:val="0"/>
          <w:marTop w:val="0"/>
          <w:marBottom w:val="0"/>
          <w:divBdr>
            <w:top w:val="none" w:sz="0" w:space="0" w:color="auto"/>
            <w:left w:val="none" w:sz="0" w:space="0" w:color="auto"/>
            <w:bottom w:val="none" w:sz="0" w:space="0" w:color="auto"/>
            <w:right w:val="none" w:sz="0" w:space="0" w:color="auto"/>
          </w:divBdr>
        </w:div>
        <w:div w:id="588346248">
          <w:marLeft w:val="640"/>
          <w:marRight w:val="0"/>
          <w:marTop w:val="0"/>
          <w:marBottom w:val="0"/>
          <w:divBdr>
            <w:top w:val="none" w:sz="0" w:space="0" w:color="auto"/>
            <w:left w:val="none" w:sz="0" w:space="0" w:color="auto"/>
            <w:bottom w:val="none" w:sz="0" w:space="0" w:color="auto"/>
            <w:right w:val="none" w:sz="0" w:space="0" w:color="auto"/>
          </w:divBdr>
        </w:div>
        <w:div w:id="1638874797">
          <w:marLeft w:val="640"/>
          <w:marRight w:val="0"/>
          <w:marTop w:val="0"/>
          <w:marBottom w:val="0"/>
          <w:divBdr>
            <w:top w:val="none" w:sz="0" w:space="0" w:color="auto"/>
            <w:left w:val="none" w:sz="0" w:space="0" w:color="auto"/>
            <w:bottom w:val="none" w:sz="0" w:space="0" w:color="auto"/>
            <w:right w:val="none" w:sz="0" w:space="0" w:color="auto"/>
          </w:divBdr>
        </w:div>
        <w:div w:id="207304695">
          <w:marLeft w:val="640"/>
          <w:marRight w:val="0"/>
          <w:marTop w:val="0"/>
          <w:marBottom w:val="0"/>
          <w:divBdr>
            <w:top w:val="none" w:sz="0" w:space="0" w:color="auto"/>
            <w:left w:val="none" w:sz="0" w:space="0" w:color="auto"/>
            <w:bottom w:val="none" w:sz="0" w:space="0" w:color="auto"/>
            <w:right w:val="none" w:sz="0" w:space="0" w:color="auto"/>
          </w:divBdr>
        </w:div>
        <w:div w:id="215548447">
          <w:marLeft w:val="640"/>
          <w:marRight w:val="0"/>
          <w:marTop w:val="0"/>
          <w:marBottom w:val="0"/>
          <w:divBdr>
            <w:top w:val="none" w:sz="0" w:space="0" w:color="auto"/>
            <w:left w:val="none" w:sz="0" w:space="0" w:color="auto"/>
            <w:bottom w:val="none" w:sz="0" w:space="0" w:color="auto"/>
            <w:right w:val="none" w:sz="0" w:space="0" w:color="auto"/>
          </w:divBdr>
        </w:div>
        <w:div w:id="1715889113">
          <w:marLeft w:val="640"/>
          <w:marRight w:val="0"/>
          <w:marTop w:val="0"/>
          <w:marBottom w:val="0"/>
          <w:divBdr>
            <w:top w:val="none" w:sz="0" w:space="0" w:color="auto"/>
            <w:left w:val="none" w:sz="0" w:space="0" w:color="auto"/>
            <w:bottom w:val="none" w:sz="0" w:space="0" w:color="auto"/>
            <w:right w:val="none" w:sz="0" w:space="0" w:color="auto"/>
          </w:divBdr>
        </w:div>
        <w:div w:id="598104168">
          <w:marLeft w:val="640"/>
          <w:marRight w:val="0"/>
          <w:marTop w:val="0"/>
          <w:marBottom w:val="0"/>
          <w:divBdr>
            <w:top w:val="none" w:sz="0" w:space="0" w:color="auto"/>
            <w:left w:val="none" w:sz="0" w:space="0" w:color="auto"/>
            <w:bottom w:val="none" w:sz="0" w:space="0" w:color="auto"/>
            <w:right w:val="none" w:sz="0" w:space="0" w:color="auto"/>
          </w:divBdr>
        </w:div>
        <w:div w:id="587352111">
          <w:marLeft w:val="640"/>
          <w:marRight w:val="0"/>
          <w:marTop w:val="0"/>
          <w:marBottom w:val="0"/>
          <w:divBdr>
            <w:top w:val="none" w:sz="0" w:space="0" w:color="auto"/>
            <w:left w:val="none" w:sz="0" w:space="0" w:color="auto"/>
            <w:bottom w:val="none" w:sz="0" w:space="0" w:color="auto"/>
            <w:right w:val="none" w:sz="0" w:space="0" w:color="auto"/>
          </w:divBdr>
        </w:div>
        <w:div w:id="1606035856">
          <w:marLeft w:val="640"/>
          <w:marRight w:val="0"/>
          <w:marTop w:val="0"/>
          <w:marBottom w:val="0"/>
          <w:divBdr>
            <w:top w:val="none" w:sz="0" w:space="0" w:color="auto"/>
            <w:left w:val="none" w:sz="0" w:space="0" w:color="auto"/>
            <w:bottom w:val="none" w:sz="0" w:space="0" w:color="auto"/>
            <w:right w:val="none" w:sz="0" w:space="0" w:color="auto"/>
          </w:divBdr>
        </w:div>
        <w:div w:id="535316629">
          <w:marLeft w:val="640"/>
          <w:marRight w:val="0"/>
          <w:marTop w:val="0"/>
          <w:marBottom w:val="0"/>
          <w:divBdr>
            <w:top w:val="none" w:sz="0" w:space="0" w:color="auto"/>
            <w:left w:val="none" w:sz="0" w:space="0" w:color="auto"/>
            <w:bottom w:val="none" w:sz="0" w:space="0" w:color="auto"/>
            <w:right w:val="none" w:sz="0" w:space="0" w:color="auto"/>
          </w:divBdr>
        </w:div>
        <w:div w:id="598561099">
          <w:marLeft w:val="640"/>
          <w:marRight w:val="0"/>
          <w:marTop w:val="0"/>
          <w:marBottom w:val="0"/>
          <w:divBdr>
            <w:top w:val="none" w:sz="0" w:space="0" w:color="auto"/>
            <w:left w:val="none" w:sz="0" w:space="0" w:color="auto"/>
            <w:bottom w:val="none" w:sz="0" w:space="0" w:color="auto"/>
            <w:right w:val="none" w:sz="0" w:space="0" w:color="auto"/>
          </w:divBdr>
        </w:div>
        <w:div w:id="1050768485">
          <w:marLeft w:val="640"/>
          <w:marRight w:val="0"/>
          <w:marTop w:val="0"/>
          <w:marBottom w:val="0"/>
          <w:divBdr>
            <w:top w:val="none" w:sz="0" w:space="0" w:color="auto"/>
            <w:left w:val="none" w:sz="0" w:space="0" w:color="auto"/>
            <w:bottom w:val="none" w:sz="0" w:space="0" w:color="auto"/>
            <w:right w:val="none" w:sz="0" w:space="0" w:color="auto"/>
          </w:divBdr>
        </w:div>
        <w:div w:id="38627878">
          <w:marLeft w:val="640"/>
          <w:marRight w:val="0"/>
          <w:marTop w:val="0"/>
          <w:marBottom w:val="0"/>
          <w:divBdr>
            <w:top w:val="none" w:sz="0" w:space="0" w:color="auto"/>
            <w:left w:val="none" w:sz="0" w:space="0" w:color="auto"/>
            <w:bottom w:val="none" w:sz="0" w:space="0" w:color="auto"/>
            <w:right w:val="none" w:sz="0" w:space="0" w:color="auto"/>
          </w:divBdr>
        </w:div>
        <w:div w:id="1285388967">
          <w:marLeft w:val="640"/>
          <w:marRight w:val="0"/>
          <w:marTop w:val="0"/>
          <w:marBottom w:val="0"/>
          <w:divBdr>
            <w:top w:val="none" w:sz="0" w:space="0" w:color="auto"/>
            <w:left w:val="none" w:sz="0" w:space="0" w:color="auto"/>
            <w:bottom w:val="none" w:sz="0" w:space="0" w:color="auto"/>
            <w:right w:val="none" w:sz="0" w:space="0" w:color="auto"/>
          </w:divBdr>
        </w:div>
        <w:div w:id="324283409">
          <w:marLeft w:val="640"/>
          <w:marRight w:val="0"/>
          <w:marTop w:val="0"/>
          <w:marBottom w:val="0"/>
          <w:divBdr>
            <w:top w:val="none" w:sz="0" w:space="0" w:color="auto"/>
            <w:left w:val="none" w:sz="0" w:space="0" w:color="auto"/>
            <w:bottom w:val="none" w:sz="0" w:space="0" w:color="auto"/>
            <w:right w:val="none" w:sz="0" w:space="0" w:color="auto"/>
          </w:divBdr>
        </w:div>
        <w:div w:id="579219242">
          <w:marLeft w:val="640"/>
          <w:marRight w:val="0"/>
          <w:marTop w:val="0"/>
          <w:marBottom w:val="0"/>
          <w:divBdr>
            <w:top w:val="none" w:sz="0" w:space="0" w:color="auto"/>
            <w:left w:val="none" w:sz="0" w:space="0" w:color="auto"/>
            <w:bottom w:val="none" w:sz="0" w:space="0" w:color="auto"/>
            <w:right w:val="none" w:sz="0" w:space="0" w:color="auto"/>
          </w:divBdr>
        </w:div>
        <w:div w:id="1863276572">
          <w:marLeft w:val="640"/>
          <w:marRight w:val="0"/>
          <w:marTop w:val="0"/>
          <w:marBottom w:val="0"/>
          <w:divBdr>
            <w:top w:val="none" w:sz="0" w:space="0" w:color="auto"/>
            <w:left w:val="none" w:sz="0" w:space="0" w:color="auto"/>
            <w:bottom w:val="none" w:sz="0" w:space="0" w:color="auto"/>
            <w:right w:val="none" w:sz="0" w:space="0" w:color="auto"/>
          </w:divBdr>
        </w:div>
        <w:div w:id="1536194054">
          <w:marLeft w:val="640"/>
          <w:marRight w:val="0"/>
          <w:marTop w:val="0"/>
          <w:marBottom w:val="0"/>
          <w:divBdr>
            <w:top w:val="none" w:sz="0" w:space="0" w:color="auto"/>
            <w:left w:val="none" w:sz="0" w:space="0" w:color="auto"/>
            <w:bottom w:val="none" w:sz="0" w:space="0" w:color="auto"/>
            <w:right w:val="none" w:sz="0" w:space="0" w:color="auto"/>
          </w:divBdr>
        </w:div>
        <w:div w:id="2010408157">
          <w:marLeft w:val="640"/>
          <w:marRight w:val="0"/>
          <w:marTop w:val="0"/>
          <w:marBottom w:val="0"/>
          <w:divBdr>
            <w:top w:val="none" w:sz="0" w:space="0" w:color="auto"/>
            <w:left w:val="none" w:sz="0" w:space="0" w:color="auto"/>
            <w:bottom w:val="none" w:sz="0" w:space="0" w:color="auto"/>
            <w:right w:val="none" w:sz="0" w:space="0" w:color="auto"/>
          </w:divBdr>
        </w:div>
        <w:div w:id="191848610">
          <w:marLeft w:val="640"/>
          <w:marRight w:val="0"/>
          <w:marTop w:val="0"/>
          <w:marBottom w:val="0"/>
          <w:divBdr>
            <w:top w:val="none" w:sz="0" w:space="0" w:color="auto"/>
            <w:left w:val="none" w:sz="0" w:space="0" w:color="auto"/>
            <w:bottom w:val="none" w:sz="0" w:space="0" w:color="auto"/>
            <w:right w:val="none" w:sz="0" w:space="0" w:color="auto"/>
          </w:divBdr>
        </w:div>
        <w:div w:id="971328953">
          <w:marLeft w:val="640"/>
          <w:marRight w:val="0"/>
          <w:marTop w:val="0"/>
          <w:marBottom w:val="0"/>
          <w:divBdr>
            <w:top w:val="none" w:sz="0" w:space="0" w:color="auto"/>
            <w:left w:val="none" w:sz="0" w:space="0" w:color="auto"/>
            <w:bottom w:val="none" w:sz="0" w:space="0" w:color="auto"/>
            <w:right w:val="none" w:sz="0" w:space="0" w:color="auto"/>
          </w:divBdr>
        </w:div>
        <w:div w:id="1233084842">
          <w:marLeft w:val="640"/>
          <w:marRight w:val="0"/>
          <w:marTop w:val="0"/>
          <w:marBottom w:val="0"/>
          <w:divBdr>
            <w:top w:val="none" w:sz="0" w:space="0" w:color="auto"/>
            <w:left w:val="none" w:sz="0" w:space="0" w:color="auto"/>
            <w:bottom w:val="none" w:sz="0" w:space="0" w:color="auto"/>
            <w:right w:val="none" w:sz="0" w:space="0" w:color="auto"/>
          </w:divBdr>
        </w:div>
        <w:div w:id="1314868753">
          <w:marLeft w:val="640"/>
          <w:marRight w:val="0"/>
          <w:marTop w:val="0"/>
          <w:marBottom w:val="0"/>
          <w:divBdr>
            <w:top w:val="none" w:sz="0" w:space="0" w:color="auto"/>
            <w:left w:val="none" w:sz="0" w:space="0" w:color="auto"/>
            <w:bottom w:val="none" w:sz="0" w:space="0" w:color="auto"/>
            <w:right w:val="none" w:sz="0" w:space="0" w:color="auto"/>
          </w:divBdr>
        </w:div>
        <w:div w:id="292178460">
          <w:marLeft w:val="640"/>
          <w:marRight w:val="0"/>
          <w:marTop w:val="0"/>
          <w:marBottom w:val="0"/>
          <w:divBdr>
            <w:top w:val="none" w:sz="0" w:space="0" w:color="auto"/>
            <w:left w:val="none" w:sz="0" w:space="0" w:color="auto"/>
            <w:bottom w:val="none" w:sz="0" w:space="0" w:color="auto"/>
            <w:right w:val="none" w:sz="0" w:space="0" w:color="auto"/>
          </w:divBdr>
        </w:div>
        <w:div w:id="1113743838">
          <w:marLeft w:val="640"/>
          <w:marRight w:val="0"/>
          <w:marTop w:val="0"/>
          <w:marBottom w:val="0"/>
          <w:divBdr>
            <w:top w:val="none" w:sz="0" w:space="0" w:color="auto"/>
            <w:left w:val="none" w:sz="0" w:space="0" w:color="auto"/>
            <w:bottom w:val="none" w:sz="0" w:space="0" w:color="auto"/>
            <w:right w:val="none" w:sz="0" w:space="0" w:color="auto"/>
          </w:divBdr>
        </w:div>
        <w:div w:id="669023846">
          <w:marLeft w:val="640"/>
          <w:marRight w:val="0"/>
          <w:marTop w:val="0"/>
          <w:marBottom w:val="0"/>
          <w:divBdr>
            <w:top w:val="none" w:sz="0" w:space="0" w:color="auto"/>
            <w:left w:val="none" w:sz="0" w:space="0" w:color="auto"/>
            <w:bottom w:val="none" w:sz="0" w:space="0" w:color="auto"/>
            <w:right w:val="none" w:sz="0" w:space="0" w:color="auto"/>
          </w:divBdr>
        </w:div>
        <w:div w:id="1051880612">
          <w:marLeft w:val="640"/>
          <w:marRight w:val="0"/>
          <w:marTop w:val="0"/>
          <w:marBottom w:val="0"/>
          <w:divBdr>
            <w:top w:val="none" w:sz="0" w:space="0" w:color="auto"/>
            <w:left w:val="none" w:sz="0" w:space="0" w:color="auto"/>
            <w:bottom w:val="none" w:sz="0" w:space="0" w:color="auto"/>
            <w:right w:val="none" w:sz="0" w:space="0" w:color="auto"/>
          </w:divBdr>
        </w:div>
        <w:div w:id="1789229514">
          <w:marLeft w:val="640"/>
          <w:marRight w:val="0"/>
          <w:marTop w:val="0"/>
          <w:marBottom w:val="0"/>
          <w:divBdr>
            <w:top w:val="none" w:sz="0" w:space="0" w:color="auto"/>
            <w:left w:val="none" w:sz="0" w:space="0" w:color="auto"/>
            <w:bottom w:val="none" w:sz="0" w:space="0" w:color="auto"/>
            <w:right w:val="none" w:sz="0" w:space="0" w:color="auto"/>
          </w:divBdr>
        </w:div>
        <w:div w:id="1928077548">
          <w:marLeft w:val="640"/>
          <w:marRight w:val="0"/>
          <w:marTop w:val="0"/>
          <w:marBottom w:val="0"/>
          <w:divBdr>
            <w:top w:val="none" w:sz="0" w:space="0" w:color="auto"/>
            <w:left w:val="none" w:sz="0" w:space="0" w:color="auto"/>
            <w:bottom w:val="none" w:sz="0" w:space="0" w:color="auto"/>
            <w:right w:val="none" w:sz="0" w:space="0" w:color="auto"/>
          </w:divBdr>
        </w:div>
        <w:div w:id="32461272">
          <w:marLeft w:val="640"/>
          <w:marRight w:val="0"/>
          <w:marTop w:val="0"/>
          <w:marBottom w:val="0"/>
          <w:divBdr>
            <w:top w:val="none" w:sz="0" w:space="0" w:color="auto"/>
            <w:left w:val="none" w:sz="0" w:space="0" w:color="auto"/>
            <w:bottom w:val="none" w:sz="0" w:space="0" w:color="auto"/>
            <w:right w:val="none" w:sz="0" w:space="0" w:color="auto"/>
          </w:divBdr>
        </w:div>
        <w:div w:id="1579632733">
          <w:marLeft w:val="640"/>
          <w:marRight w:val="0"/>
          <w:marTop w:val="0"/>
          <w:marBottom w:val="0"/>
          <w:divBdr>
            <w:top w:val="none" w:sz="0" w:space="0" w:color="auto"/>
            <w:left w:val="none" w:sz="0" w:space="0" w:color="auto"/>
            <w:bottom w:val="none" w:sz="0" w:space="0" w:color="auto"/>
            <w:right w:val="none" w:sz="0" w:space="0" w:color="auto"/>
          </w:divBdr>
        </w:div>
        <w:div w:id="797264727">
          <w:marLeft w:val="640"/>
          <w:marRight w:val="0"/>
          <w:marTop w:val="0"/>
          <w:marBottom w:val="0"/>
          <w:divBdr>
            <w:top w:val="none" w:sz="0" w:space="0" w:color="auto"/>
            <w:left w:val="none" w:sz="0" w:space="0" w:color="auto"/>
            <w:bottom w:val="none" w:sz="0" w:space="0" w:color="auto"/>
            <w:right w:val="none" w:sz="0" w:space="0" w:color="auto"/>
          </w:divBdr>
        </w:div>
        <w:div w:id="1668433237">
          <w:marLeft w:val="640"/>
          <w:marRight w:val="0"/>
          <w:marTop w:val="0"/>
          <w:marBottom w:val="0"/>
          <w:divBdr>
            <w:top w:val="none" w:sz="0" w:space="0" w:color="auto"/>
            <w:left w:val="none" w:sz="0" w:space="0" w:color="auto"/>
            <w:bottom w:val="none" w:sz="0" w:space="0" w:color="auto"/>
            <w:right w:val="none" w:sz="0" w:space="0" w:color="auto"/>
          </w:divBdr>
        </w:div>
        <w:div w:id="1984264317">
          <w:marLeft w:val="640"/>
          <w:marRight w:val="0"/>
          <w:marTop w:val="0"/>
          <w:marBottom w:val="0"/>
          <w:divBdr>
            <w:top w:val="none" w:sz="0" w:space="0" w:color="auto"/>
            <w:left w:val="none" w:sz="0" w:space="0" w:color="auto"/>
            <w:bottom w:val="none" w:sz="0" w:space="0" w:color="auto"/>
            <w:right w:val="none" w:sz="0" w:space="0" w:color="auto"/>
          </w:divBdr>
        </w:div>
        <w:div w:id="1948148295">
          <w:marLeft w:val="640"/>
          <w:marRight w:val="0"/>
          <w:marTop w:val="0"/>
          <w:marBottom w:val="0"/>
          <w:divBdr>
            <w:top w:val="none" w:sz="0" w:space="0" w:color="auto"/>
            <w:left w:val="none" w:sz="0" w:space="0" w:color="auto"/>
            <w:bottom w:val="none" w:sz="0" w:space="0" w:color="auto"/>
            <w:right w:val="none" w:sz="0" w:space="0" w:color="auto"/>
          </w:divBdr>
        </w:div>
        <w:div w:id="1482431216">
          <w:marLeft w:val="640"/>
          <w:marRight w:val="0"/>
          <w:marTop w:val="0"/>
          <w:marBottom w:val="0"/>
          <w:divBdr>
            <w:top w:val="none" w:sz="0" w:space="0" w:color="auto"/>
            <w:left w:val="none" w:sz="0" w:space="0" w:color="auto"/>
            <w:bottom w:val="none" w:sz="0" w:space="0" w:color="auto"/>
            <w:right w:val="none" w:sz="0" w:space="0" w:color="auto"/>
          </w:divBdr>
        </w:div>
        <w:div w:id="119962855">
          <w:marLeft w:val="640"/>
          <w:marRight w:val="0"/>
          <w:marTop w:val="0"/>
          <w:marBottom w:val="0"/>
          <w:divBdr>
            <w:top w:val="none" w:sz="0" w:space="0" w:color="auto"/>
            <w:left w:val="none" w:sz="0" w:space="0" w:color="auto"/>
            <w:bottom w:val="none" w:sz="0" w:space="0" w:color="auto"/>
            <w:right w:val="none" w:sz="0" w:space="0" w:color="auto"/>
          </w:divBdr>
        </w:div>
        <w:div w:id="1208295439">
          <w:marLeft w:val="640"/>
          <w:marRight w:val="0"/>
          <w:marTop w:val="0"/>
          <w:marBottom w:val="0"/>
          <w:divBdr>
            <w:top w:val="none" w:sz="0" w:space="0" w:color="auto"/>
            <w:left w:val="none" w:sz="0" w:space="0" w:color="auto"/>
            <w:bottom w:val="none" w:sz="0" w:space="0" w:color="auto"/>
            <w:right w:val="none" w:sz="0" w:space="0" w:color="auto"/>
          </w:divBdr>
        </w:div>
        <w:div w:id="2085683424">
          <w:marLeft w:val="640"/>
          <w:marRight w:val="0"/>
          <w:marTop w:val="0"/>
          <w:marBottom w:val="0"/>
          <w:divBdr>
            <w:top w:val="none" w:sz="0" w:space="0" w:color="auto"/>
            <w:left w:val="none" w:sz="0" w:space="0" w:color="auto"/>
            <w:bottom w:val="none" w:sz="0" w:space="0" w:color="auto"/>
            <w:right w:val="none" w:sz="0" w:space="0" w:color="auto"/>
          </w:divBdr>
        </w:div>
        <w:div w:id="393117522">
          <w:marLeft w:val="640"/>
          <w:marRight w:val="0"/>
          <w:marTop w:val="0"/>
          <w:marBottom w:val="0"/>
          <w:divBdr>
            <w:top w:val="none" w:sz="0" w:space="0" w:color="auto"/>
            <w:left w:val="none" w:sz="0" w:space="0" w:color="auto"/>
            <w:bottom w:val="none" w:sz="0" w:space="0" w:color="auto"/>
            <w:right w:val="none" w:sz="0" w:space="0" w:color="auto"/>
          </w:divBdr>
        </w:div>
        <w:div w:id="607009720">
          <w:marLeft w:val="640"/>
          <w:marRight w:val="0"/>
          <w:marTop w:val="0"/>
          <w:marBottom w:val="0"/>
          <w:divBdr>
            <w:top w:val="none" w:sz="0" w:space="0" w:color="auto"/>
            <w:left w:val="none" w:sz="0" w:space="0" w:color="auto"/>
            <w:bottom w:val="none" w:sz="0" w:space="0" w:color="auto"/>
            <w:right w:val="none" w:sz="0" w:space="0" w:color="auto"/>
          </w:divBdr>
        </w:div>
        <w:div w:id="666253581">
          <w:marLeft w:val="640"/>
          <w:marRight w:val="0"/>
          <w:marTop w:val="0"/>
          <w:marBottom w:val="0"/>
          <w:divBdr>
            <w:top w:val="none" w:sz="0" w:space="0" w:color="auto"/>
            <w:left w:val="none" w:sz="0" w:space="0" w:color="auto"/>
            <w:bottom w:val="none" w:sz="0" w:space="0" w:color="auto"/>
            <w:right w:val="none" w:sz="0" w:space="0" w:color="auto"/>
          </w:divBdr>
        </w:div>
        <w:div w:id="1240939243">
          <w:marLeft w:val="640"/>
          <w:marRight w:val="0"/>
          <w:marTop w:val="0"/>
          <w:marBottom w:val="0"/>
          <w:divBdr>
            <w:top w:val="none" w:sz="0" w:space="0" w:color="auto"/>
            <w:left w:val="none" w:sz="0" w:space="0" w:color="auto"/>
            <w:bottom w:val="none" w:sz="0" w:space="0" w:color="auto"/>
            <w:right w:val="none" w:sz="0" w:space="0" w:color="auto"/>
          </w:divBdr>
        </w:div>
        <w:div w:id="1452819291">
          <w:marLeft w:val="640"/>
          <w:marRight w:val="0"/>
          <w:marTop w:val="0"/>
          <w:marBottom w:val="0"/>
          <w:divBdr>
            <w:top w:val="none" w:sz="0" w:space="0" w:color="auto"/>
            <w:left w:val="none" w:sz="0" w:space="0" w:color="auto"/>
            <w:bottom w:val="none" w:sz="0" w:space="0" w:color="auto"/>
            <w:right w:val="none" w:sz="0" w:space="0" w:color="auto"/>
          </w:divBdr>
        </w:div>
        <w:div w:id="632634898">
          <w:marLeft w:val="640"/>
          <w:marRight w:val="0"/>
          <w:marTop w:val="0"/>
          <w:marBottom w:val="0"/>
          <w:divBdr>
            <w:top w:val="none" w:sz="0" w:space="0" w:color="auto"/>
            <w:left w:val="none" w:sz="0" w:space="0" w:color="auto"/>
            <w:bottom w:val="none" w:sz="0" w:space="0" w:color="auto"/>
            <w:right w:val="none" w:sz="0" w:space="0" w:color="auto"/>
          </w:divBdr>
        </w:div>
        <w:div w:id="1506625622">
          <w:marLeft w:val="640"/>
          <w:marRight w:val="0"/>
          <w:marTop w:val="0"/>
          <w:marBottom w:val="0"/>
          <w:divBdr>
            <w:top w:val="none" w:sz="0" w:space="0" w:color="auto"/>
            <w:left w:val="none" w:sz="0" w:space="0" w:color="auto"/>
            <w:bottom w:val="none" w:sz="0" w:space="0" w:color="auto"/>
            <w:right w:val="none" w:sz="0" w:space="0" w:color="auto"/>
          </w:divBdr>
        </w:div>
        <w:div w:id="464855086">
          <w:marLeft w:val="640"/>
          <w:marRight w:val="0"/>
          <w:marTop w:val="0"/>
          <w:marBottom w:val="0"/>
          <w:divBdr>
            <w:top w:val="none" w:sz="0" w:space="0" w:color="auto"/>
            <w:left w:val="none" w:sz="0" w:space="0" w:color="auto"/>
            <w:bottom w:val="none" w:sz="0" w:space="0" w:color="auto"/>
            <w:right w:val="none" w:sz="0" w:space="0" w:color="auto"/>
          </w:divBdr>
        </w:div>
        <w:div w:id="325979646">
          <w:marLeft w:val="640"/>
          <w:marRight w:val="0"/>
          <w:marTop w:val="0"/>
          <w:marBottom w:val="0"/>
          <w:divBdr>
            <w:top w:val="none" w:sz="0" w:space="0" w:color="auto"/>
            <w:left w:val="none" w:sz="0" w:space="0" w:color="auto"/>
            <w:bottom w:val="none" w:sz="0" w:space="0" w:color="auto"/>
            <w:right w:val="none" w:sz="0" w:space="0" w:color="auto"/>
          </w:divBdr>
        </w:div>
        <w:div w:id="1191533305">
          <w:marLeft w:val="640"/>
          <w:marRight w:val="0"/>
          <w:marTop w:val="0"/>
          <w:marBottom w:val="0"/>
          <w:divBdr>
            <w:top w:val="none" w:sz="0" w:space="0" w:color="auto"/>
            <w:left w:val="none" w:sz="0" w:space="0" w:color="auto"/>
            <w:bottom w:val="none" w:sz="0" w:space="0" w:color="auto"/>
            <w:right w:val="none" w:sz="0" w:space="0" w:color="auto"/>
          </w:divBdr>
        </w:div>
        <w:div w:id="344133248">
          <w:marLeft w:val="640"/>
          <w:marRight w:val="0"/>
          <w:marTop w:val="0"/>
          <w:marBottom w:val="0"/>
          <w:divBdr>
            <w:top w:val="none" w:sz="0" w:space="0" w:color="auto"/>
            <w:left w:val="none" w:sz="0" w:space="0" w:color="auto"/>
            <w:bottom w:val="none" w:sz="0" w:space="0" w:color="auto"/>
            <w:right w:val="none" w:sz="0" w:space="0" w:color="auto"/>
          </w:divBdr>
        </w:div>
        <w:div w:id="1494639917">
          <w:marLeft w:val="640"/>
          <w:marRight w:val="0"/>
          <w:marTop w:val="0"/>
          <w:marBottom w:val="0"/>
          <w:divBdr>
            <w:top w:val="none" w:sz="0" w:space="0" w:color="auto"/>
            <w:left w:val="none" w:sz="0" w:space="0" w:color="auto"/>
            <w:bottom w:val="none" w:sz="0" w:space="0" w:color="auto"/>
            <w:right w:val="none" w:sz="0" w:space="0" w:color="auto"/>
          </w:divBdr>
        </w:div>
        <w:div w:id="116222820">
          <w:marLeft w:val="640"/>
          <w:marRight w:val="0"/>
          <w:marTop w:val="0"/>
          <w:marBottom w:val="0"/>
          <w:divBdr>
            <w:top w:val="none" w:sz="0" w:space="0" w:color="auto"/>
            <w:left w:val="none" w:sz="0" w:space="0" w:color="auto"/>
            <w:bottom w:val="none" w:sz="0" w:space="0" w:color="auto"/>
            <w:right w:val="none" w:sz="0" w:space="0" w:color="auto"/>
          </w:divBdr>
        </w:div>
        <w:div w:id="2009865627">
          <w:marLeft w:val="640"/>
          <w:marRight w:val="0"/>
          <w:marTop w:val="0"/>
          <w:marBottom w:val="0"/>
          <w:divBdr>
            <w:top w:val="none" w:sz="0" w:space="0" w:color="auto"/>
            <w:left w:val="none" w:sz="0" w:space="0" w:color="auto"/>
            <w:bottom w:val="none" w:sz="0" w:space="0" w:color="auto"/>
            <w:right w:val="none" w:sz="0" w:space="0" w:color="auto"/>
          </w:divBdr>
        </w:div>
        <w:div w:id="1452819094">
          <w:marLeft w:val="640"/>
          <w:marRight w:val="0"/>
          <w:marTop w:val="0"/>
          <w:marBottom w:val="0"/>
          <w:divBdr>
            <w:top w:val="none" w:sz="0" w:space="0" w:color="auto"/>
            <w:left w:val="none" w:sz="0" w:space="0" w:color="auto"/>
            <w:bottom w:val="none" w:sz="0" w:space="0" w:color="auto"/>
            <w:right w:val="none" w:sz="0" w:space="0" w:color="auto"/>
          </w:divBdr>
        </w:div>
        <w:div w:id="162740260">
          <w:marLeft w:val="640"/>
          <w:marRight w:val="0"/>
          <w:marTop w:val="0"/>
          <w:marBottom w:val="0"/>
          <w:divBdr>
            <w:top w:val="none" w:sz="0" w:space="0" w:color="auto"/>
            <w:left w:val="none" w:sz="0" w:space="0" w:color="auto"/>
            <w:bottom w:val="none" w:sz="0" w:space="0" w:color="auto"/>
            <w:right w:val="none" w:sz="0" w:space="0" w:color="auto"/>
          </w:divBdr>
        </w:div>
        <w:div w:id="1300959681">
          <w:marLeft w:val="640"/>
          <w:marRight w:val="0"/>
          <w:marTop w:val="0"/>
          <w:marBottom w:val="0"/>
          <w:divBdr>
            <w:top w:val="none" w:sz="0" w:space="0" w:color="auto"/>
            <w:left w:val="none" w:sz="0" w:space="0" w:color="auto"/>
            <w:bottom w:val="none" w:sz="0" w:space="0" w:color="auto"/>
            <w:right w:val="none" w:sz="0" w:space="0" w:color="auto"/>
          </w:divBdr>
        </w:div>
        <w:div w:id="364335636">
          <w:marLeft w:val="640"/>
          <w:marRight w:val="0"/>
          <w:marTop w:val="0"/>
          <w:marBottom w:val="0"/>
          <w:divBdr>
            <w:top w:val="none" w:sz="0" w:space="0" w:color="auto"/>
            <w:left w:val="none" w:sz="0" w:space="0" w:color="auto"/>
            <w:bottom w:val="none" w:sz="0" w:space="0" w:color="auto"/>
            <w:right w:val="none" w:sz="0" w:space="0" w:color="auto"/>
          </w:divBdr>
        </w:div>
        <w:div w:id="2086562811">
          <w:marLeft w:val="640"/>
          <w:marRight w:val="0"/>
          <w:marTop w:val="0"/>
          <w:marBottom w:val="0"/>
          <w:divBdr>
            <w:top w:val="none" w:sz="0" w:space="0" w:color="auto"/>
            <w:left w:val="none" w:sz="0" w:space="0" w:color="auto"/>
            <w:bottom w:val="none" w:sz="0" w:space="0" w:color="auto"/>
            <w:right w:val="none" w:sz="0" w:space="0" w:color="auto"/>
          </w:divBdr>
        </w:div>
        <w:div w:id="425157827">
          <w:marLeft w:val="640"/>
          <w:marRight w:val="0"/>
          <w:marTop w:val="0"/>
          <w:marBottom w:val="0"/>
          <w:divBdr>
            <w:top w:val="none" w:sz="0" w:space="0" w:color="auto"/>
            <w:left w:val="none" w:sz="0" w:space="0" w:color="auto"/>
            <w:bottom w:val="none" w:sz="0" w:space="0" w:color="auto"/>
            <w:right w:val="none" w:sz="0" w:space="0" w:color="auto"/>
          </w:divBdr>
        </w:div>
        <w:div w:id="902375013">
          <w:marLeft w:val="640"/>
          <w:marRight w:val="0"/>
          <w:marTop w:val="0"/>
          <w:marBottom w:val="0"/>
          <w:divBdr>
            <w:top w:val="none" w:sz="0" w:space="0" w:color="auto"/>
            <w:left w:val="none" w:sz="0" w:space="0" w:color="auto"/>
            <w:bottom w:val="none" w:sz="0" w:space="0" w:color="auto"/>
            <w:right w:val="none" w:sz="0" w:space="0" w:color="auto"/>
          </w:divBdr>
        </w:div>
        <w:div w:id="1973293105">
          <w:marLeft w:val="640"/>
          <w:marRight w:val="0"/>
          <w:marTop w:val="0"/>
          <w:marBottom w:val="0"/>
          <w:divBdr>
            <w:top w:val="none" w:sz="0" w:space="0" w:color="auto"/>
            <w:left w:val="none" w:sz="0" w:space="0" w:color="auto"/>
            <w:bottom w:val="none" w:sz="0" w:space="0" w:color="auto"/>
            <w:right w:val="none" w:sz="0" w:space="0" w:color="auto"/>
          </w:divBdr>
        </w:div>
        <w:div w:id="698510389">
          <w:marLeft w:val="640"/>
          <w:marRight w:val="0"/>
          <w:marTop w:val="0"/>
          <w:marBottom w:val="0"/>
          <w:divBdr>
            <w:top w:val="none" w:sz="0" w:space="0" w:color="auto"/>
            <w:left w:val="none" w:sz="0" w:space="0" w:color="auto"/>
            <w:bottom w:val="none" w:sz="0" w:space="0" w:color="auto"/>
            <w:right w:val="none" w:sz="0" w:space="0" w:color="auto"/>
          </w:divBdr>
        </w:div>
        <w:div w:id="1509179766">
          <w:marLeft w:val="640"/>
          <w:marRight w:val="0"/>
          <w:marTop w:val="0"/>
          <w:marBottom w:val="0"/>
          <w:divBdr>
            <w:top w:val="none" w:sz="0" w:space="0" w:color="auto"/>
            <w:left w:val="none" w:sz="0" w:space="0" w:color="auto"/>
            <w:bottom w:val="none" w:sz="0" w:space="0" w:color="auto"/>
            <w:right w:val="none" w:sz="0" w:space="0" w:color="auto"/>
          </w:divBdr>
        </w:div>
        <w:div w:id="1663771260">
          <w:marLeft w:val="640"/>
          <w:marRight w:val="0"/>
          <w:marTop w:val="0"/>
          <w:marBottom w:val="0"/>
          <w:divBdr>
            <w:top w:val="none" w:sz="0" w:space="0" w:color="auto"/>
            <w:left w:val="none" w:sz="0" w:space="0" w:color="auto"/>
            <w:bottom w:val="none" w:sz="0" w:space="0" w:color="auto"/>
            <w:right w:val="none" w:sz="0" w:space="0" w:color="auto"/>
          </w:divBdr>
        </w:div>
        <w:div w:id="2031831782">
          <w:marLeft w:val="640"/>
          <w:marRight w:val="0"/>
          <w:marTop w:val="0"/>
          <w:marBottom w:val="0"/>
          <w:divBdr>
            <w:top w:val="none" w:sz="0" w:space="0" w:color="auto"/>
            <w:left w:val="none" w:sz="0" w:space="0" w:color="auto"/>
            <w:bottom w:val="none" w:sz="0" w:space="0" w:color="auto"/>
            <w:right w:val="none" w:sz="0" w:space="0" w:color="auto"/>
          </w:divBdr>
        </w:div>
        <w:div w:id="1763985744">
          <w:marLeft w:val="640"/>
          <w:marRight w:val="0"/>
          <w:marTop w:val="0"/>
          <w:marBottom w:val="0"/>
          <w:divBdr>
            <w:top w:val="none" w:sz="0" w:space="0" w:color="auto"/>
            <w:left w:val="none" w:sz="0" w:space="0" w:color="auto"/>
            <w:bottom w:val="none" w:sz="0" w:space="0" w:color="auto"/>
            <w:right w:val="none" w:sz="0" w:space="0" w:color="auto"/>
          </w:divBdr>
        </w:div>
        <w:div w:id="830220860">
          <w:marLeft w:val="640"/>
          <w:marRight w:val="0"/>
          <w:marTop w:val="0"/>
          <w:marBottom w:val="0"/>
          <w:divBdr>
            <w:top w:val="none" w:sz="0" w:space="0" w:color="auto"/>
            <w:left w:val="none" w:sz="0" w:space="0" w:color="auto"/>
            <w:bottom w:val="none" w:sz="0" w:space="0" w:color="auto"/>
            <w:right w:val="none" w:sz="0" w:space="0" w:color="auto"/>
          </w:divBdr>
        </w:div>
        <w:div w:id="1534802101">
          <w:marLeft w:val="640"/>
          <w:marRight w:val="0"/>
          <w:marTop w:val="0"/>
          <w:marBottom w:val="0"/>
          <w:divBdr>
            <w:top w:val="none" w:sz="0" w:space="0" w:color="auto"/>
            <w:left w:val="none" w:sz="0" w:space="0" w:color="auto"/>
            <w:bottom w:val="none" w:sz="0" w:space="0" w:color="auto"/>
            <w:right w:val="none" w:sz="0" w:space="0" w:color="auto"/>
          </w:divBdr>
        </w:div>
        <w:div w:id="195238894">
          <w:marLeft w:val="640"/>
          <w:marRight w:val="0"/>
          <w:marTop w:val="0"/>
          <w:marBottom w:val="0"/>
          <w:divBdr>
            <w:top w:val="none" w:sz="0" w:space="0" w:color="auto"/>
            <w:left w:val="none" w:sz="0" w:space="0" w:color="auto"/>
            <w:bottom w:val="none" w:sz="0" w:space="0" w:color="auto"/>
            <w:right w:val="none" w:sz="0" w:space="0" w:color="auto"/>
          </w:divBdr>
        </w:div>
        <w:div w:id="269825035">
          <w:marLeft w:val="640"/>
          <w:marRight w:val="0"/>
          <w:marTop w:val="0"/>
          <w:marBottom w:val="0"/>
          <w:divBdr>
            <w:top w:val="none" w:sz="0" w:space="0" w:color="auto"/>
            <w:left w:val="none" w:sz="0" w:space="0" w:color="auto"/>
            <w:bottom w:val="none" w:sz="0" w:space="0" w:color="auto"/>
            <w:right w:val="none" w:sz="0" w:space="0" w:color="auto"/>
          </w:divBdr>
        </w:div>
        <w:div w:id="654065264">
          <w:marLeft w:val="640"/>
          <w:marRight w:val="0"/>
          <w:marTop w:val="0"/>
          <w:marBottom w:val="0"/>
          <w:divBdr>
            <w:top w:val="none" w:sz="0" w:space="0" w:color="auto"/>
            <w:left w:val="none" w:sz="0" w:space="0" w:color="auto"/>
            <w:bottom w:val="none" w:sz="0" w:space="0" w:color="auto"/>
            <w:right w:val="none" w:sz="0" w:space="0" w:color="auto"/>
          </w:divBdr>
        </w:div>
        <w:div w:id="1913276306">
          <w:marLeft w:val="640"/>
          <w:marRight w:val="0"/>
          <w:marTop w:val="0"/>
          <w:marBottom w:val="0"/>
          <w:divBdr>
            <w:top w:val="none" w:sz="0" w:space="0" w:color="auto"/>
            <w:left w:val="none" w:sz="0" w:space="0" w:color="auto"/>
            <w:bottom w:val="none" w:sz="0" w:space="0" w:color="auto"/>
            <w:right w:val="none" w:sz="0" w:space="0" w:color="auto"/>
          </w:divBdr>
        </w:div>
        <w:div w:id="1265726031">
          <w:marLeft w:val="640"/>
          <w:marRight w:val="0"/>
          <w:marTop w:val="0"/>
          <w:marBottom w:val="0"/>
          <w:divBdr>
            <w:top w:val="none" w:sz="0" w:space="0" w:color="auto"/>
            <w:left w:val="none" w:sz="0" w:space="0" w:color="auto"/>
            <w:bottom w:val="none" w:sz="0" w:space="0" w:color="auto"/>
            <w:right w:val="none" w:sz="0" w:space="0" w:color="auto"/>
          </w:divBdr>
        </w:div>
        <w:div w:id="1539322245">
          <w:marLeft w:val="640"/>
          <w:marRight w:val="0"/>
          <w:marTop w:val="0"/>
          <w:marBottom w:val="0"/>
          <w:divBdr>
            <w:top w:val="none" w:sz="0" w:space="0" w:color="auto"/>
            <w:left w:val="none" w:sz="0" w:space="0" w:color="auto"/>
            <w:bottom w:val="none" w:sz="0" w:space="0" w:color="auto"/>
            <w:right w:val="none" w:sz="0" w:space="0" w:color="auto"/>
          </w:divBdr>
        </w:div>
        <w:div w:id="1066993689">
          <w:marLeft w:val="640"/>
          <w:marRight w:val="0"/>
          <w:marTop w:val="0"/>
          <w:marBottom w:val="0"/>
          <w:divBdr>
            <w:top w:val="none" w:sz="0" w:space="0" w:color="auto"/>
            <w:left w:val="none" w:sz="0" w:space="0" w:color="auto"/>
            <w:bottom w:val="none" w:sz="0" w:space="0" w:color="auto"/>
            <w:right w:val="none" w:sz="0" w:space="0" w:color="auto"/>
          </w:divBdr>
        </w:div>
        <w:div w:id="1131289872">
          <w:marLeft w:val="640"/>
          <w:marRight w:val="0"/>
          <w:marTop w:val="0"/>
          <w:marBottom w:val="0"/>
          <w:divBdr>
            <w:top w:val="none" w:sz="0" w:space="0" w:color="auto"/>
            <w:left w:val="none" w:sz="0" w:space="0" w:color="auto"/>
            <w:bottom w:val="none" w:sz="0" w:space="0" w:color="auto"/>
            <w:right w:val="none" w:sz="0" w:space="0" w:color="auto"/>
          </w:divBdr>
        </w:div>
        <w:div w:id="223759882">
          <w:marLeft w:val="640"/>
          <w:marRight w:val="0"/>
          <w:marTop w:val="0"/>
          <w:marBottom w:val="0"/>
          <w:divBdr>
            <w:top w:val="none" w:sz="0" w:space="0" w:color="auto"/>
            <w:left w:val="none" w:sz="0" w:space="0" w:color="auto"/>
            <w:bottom w:val="none" w:sz="0" w:space="0" w:color="auto"/>
            <w:right w:val="none" w:sz="0" w:space="0" w:color="auto"/>
          </w:divBdr>
        </w:div>
        <w:div w:id="99958101">
          <w:marLeft w:val="640"/>
          <w:marRight w:val="0"/>
          <w:marTop w:val="0"/>
          <w:marBottom w:val="0"/>
          <w:divBdr>
            <w:top w:val="none" w:sz="0" w:space="0" w:color="auto"/>
            <w:left w:val="none" w:sz="0" w:space="0" w:color="auto"/>
            <w:bottom w:val="none" w:sz="0" w:space="0" w:color="auto"/>
            <w:right w:val="none" w:sz="0" w:space="0" w:color="auto"/>
          </w:divBdr>
        </w:div>
        <w:div w:id="2024744130">
          <w:marLeft w:val="640"/>
          <w:marRight w:val="0"/>
          <w:marTop w:val="0"/>
          <w:marBottom w:val="0"/>
          <w:divBdr>
            <w:top w:val="none" w:sz="0" w:space="0" w:color="auto"/>
            <w:left w:val="none" w:sz="0" w:space="0" w:color="auto"/>
            <w:bottom w:val="none" w:sz="0" w:space="0" w:color="auto"/>
            <w:right w:val="none" w:sz="0" w:space="0" w:color="auto"/>
          </w:divBdr>
        </w:div>
        <w:div w:id="802385298">
          <w:marLeft w:val="640"/>
          <w:marRight w:val="0"/>
          <w:marTop w:val="0"/>
          <w:marBottom w:val="0"/>
          <w:divBdr>
            <w:top w:val="none" w:sz="0" w:space="0" w:color="auto"/>
            <w:left w:val="none" w:sz="0" w:space="0" w:color="auto"/>
            <w:bottom w:val="none" w:sz="0" w:space="0" w:color="auto"/>
            <w:right w:val="none" w:sz="0" w:space="0" w:color="auto"/>
          </w:divBdr>
        </w:div>
        <w:div w:id="897515817">
          <w:marLeft w:val="640"/>
          <w:marRight w:val="0"/>
          <w:marTop w:val="0"/>
          <w:marBottom w:val="0"/>
          <w:divBdr>
            <w:top w:val="none" w:sz="0" w:space="0" w:color="auto"/>
            <w:left w:val="none" w:sz="0" w:space="0" w:color="auto"/>
            <w:bottom w:val="none" w:sz="0" w:space="0" w:color="auto"/>
            <w:right w:val="none" w:sz="0" w:space="0" w:color="auto"/>
          </w:divBdr>
        </w:div>
        <w:div w:id="294213197">
          <w:marLeft w:val="640"/>
          <w:marRight w:val="0"/>
          <w:marTop w:val="0"/>
          <w:marBottom w:val="0"/>
          <w:divBdr>
            <w:top w:val="none" w:sz="0" w:space="0" w:color="auto"/>
            <w:left w:val="none" w:sz="0" w:space="0" w:color="auto"/>
            <w:bottom w:val="none" w:sz="0" w:space="0" w:color="auto"/>
            <w:right w:val="none" w:sz="0" w:space="0" w:color="auto"/>
          </w:divBdr>
        </w:div>
        <w:div w:id="1872762073">
          <w:marLeft w:val="640"/>
          <w:marRight w:val="0"/>
          <w:marTop w:val="0"/>
          <w:marBottom w:val="0"/>
          <w:divBdr>
            <w:top w:val="none" w:sz="0" w:space="0" w:color="auto"/>
            <w:left w:val="none" w:sz="0" w:space="0" w:color="auto"/>
            <w:bottom w:val="none" w:sz="0" w:space="0" w:color="auto"/>
            <w:right w:val="none" w:sz="0" w:space="0" w:color="auto"/>
          </w:divBdr>
        </w:div>
        <w:div w:id="1662538418">
          <w:marLeft w:val="640"/>
          <w:marRight w:val="0"/>
          <w:marTop w:val="0"/>
          <w:marBottom w:val="0"/>
          <w:divBdr>
            <w:top w:val="none" w:sz="0" w:space="0" w:color="auto"/>
            <w:left w:val="none" w:sz="0" w:space="0" w:color="auto"/>
            <w:bottom w:val="none" w:sz="0" w:space="0" w:color="auto"/>
            <w:right w:val="none" w:sz="0" w:space="0" w:color="auto"/>
          </w:divBdr>
        </w:div>
        <w:div w:id="598104569">
          <w:marLeft w:val="640"/>
          <w:marRight w:val="0"/>
          <w:marTop w:val="0"/>
          <w:marBottom w:val="0"/>
          <w:divBdr>
            <w:top w:val="none" w:sz="0" w:space="0" w:color="auto"/>
            <w:left w:val="none" w:sz="0" w:space="0" w:color="auto"/>
            <w:bottom w:val="none" w:sz="0" w:space="0" w:color="auto"/>
            <w:right w:val="none" w:sz="0" w:space="0" w:color="auto"/>
          </w:divBdr>
        </w:div>
        <w:div w:id="1427114224">
          <w:marLeft w:val="640"/>
          <w:marRight w:val="0"/>
          <w:marTop w:val="0"/>
          <w:marBottom w:val="0"/>
          <w:divBdr>
            <w:top w:val="none" w:sz="0" w:space="0" w:color="auto"/>
            <w:left w:val="none" w:sz="0" w:space="0" w:color="auto"/>
            <w:bottom w:val="none" w:sz="0" w:space="0" w:color="auto"/>
            <w:right w:val="none" w:sz="0" w:space="0" w:color="auto"/>
          </w:divBdr>
        </w:div>
        <w:div w:id="1515070825">
          <w:marLeft w:val="640"/>
          <w:marRight w:val="0"/>
          <w:marTop w:val="0"/>
          <w:marBottom w:val="0"/>
          <w:divBdr>
            <w:top w:val="none" w:sz="0" w:space="0" w:color="auto"/>
            <w:left w:val="none" w:sz="0" w:space="0" w:color="auto"/>
            <w:bottom w:val="none" w:sz="0" w:space="0" w:color="auto"/>
            <w:right w:val="none" w:sz="0" w:space="0" w:color="auto"/>
          </w:divBdr>
        </w:div>
        <w:div w:id="1258751426">
          <w:marLeft w:val="640"/>
          <w:marRight w:val="0"/>
          <w:marTop w:val="0"/>
          <w:marBottom w:val="0"/>
          <w:divBdr>
            <w:top w:val="none" w:sz="0" w:space="0" w:color="auto"/>
            <w:left w:val="none" w:sz="0" w:space="0" w:color="auto"/>
            <w:bottom w:val="none" w:sz="0" w:space="0" w:color="auto"/>
            <w:right w:val="none" w:sz="0" w:space="0" w:color="auto"/>
          </w:divBdr>
        </w:div>
        <w:div w:id="2035303924">
          <w:marLeft w:val="640"/>
          <w:marRight w:val="0"/>
          <w:marTop w:val="0"/>
          <w:marBottom w:val="0"/>
          <w:divBdr>
            <w:top w:val="none" w:sz="0" w:space="0" w:color="auto"/>
            <w:left w:val="none" w:sz="0" w:space="0" w:color="auto"/>
            <w:bottom w:val="none" w:sz="0" w:space="0" w:color="auto"/>
            <w:right w:val="none" w:sz="0" w:space="0" w:color="auto"/>
          </w:divBdr>
        </w:div>
        <w:div w:id="1024210766">
          <w:marLeft w:val="640"/>
          <w:marRight w:val="0"/>
          <w:marTop w:val="0"/>
          <w:marBottom w:val="0"/>
          <w:divBdr>
            <w:top w:val="none" w:sz="0" w:space="0" w:color="auto"/>
            <w:left w:val="none" w:sz="0" w:space="0" w:color="auto"/>
            <w:bottom w:val="none" w:sz="0" w:space="0" w:color="auto"/>
            <w:right w:val="none" w:sz="0" w:space="0" w:color="auto"/>
          </w:divBdr>
        </w:div>
        <w:div w:id="1372194450">
          <w:marLeft w:val="640"/>
          <w:marRight w:val="0"/>
          <w:marTop w:val="0"/>
          <w:marBottom w:val="0"/>
          <w:divBdr>
            <w:top w:val="none" w:sz="0" w:space="0" w:color="auto"/>
            <w:left w:val="none" w:sz="0" w:space="0" w:color="auto"/>
            <w:bottom w:val="none" w:sz="0" w:space="0" w:color="auto"/>
            <w:right w:val="none" w:sz="0" w:space="0" w:color="auto"/>
          </w:divBdr>
        </w:div>
        <w:div w:id="134613826">
          <w:marLeft w:val="640"/>
          <w:marRight w:val="0"/>
          <w:marTop w:val="0"/>
          <w:marBottom w:val="0"/>
          <w:divBdr>
            <w:top w:val="none" w:sz="0" w:space="0" w:color="auto"/>
            <w:left w:val="none" w:sz="0" w:space="0" w:color="auto"/>
            <w:bottom w:val="none" w:sz="0" w:space="0" w:color="auto"/>
            <w:right w:val="none" w:sz="0" w:space="0" w:color="auto"/>
          </w:divBdr>
        </w:div>
        <w:div w:id="1784299330">
          <w:marLeft w:val="640"/>
          <w:marRight w:val="0"/>
          <w:marTop w:val="0"/>
          <w:marBottom w:val="0"/>
          <w:divBdr>
            <w:top w:val="none" w:sz="0" w:space="0" w:color="auto"/>
            <w:left w:val="none" w:sz="0" w:space="0" w:color="auto"/>
            <w:bottom w:val="none" w:sz="0" w:space="0" w:color="auto"/>
            <w:right w:val="none" w:sz="0" w:space="0" w:color="auto"/>
          </w:divBdr>
        </w:div>
        <w:div w:id="1331564078">
          <w:marLeft w:val="640"/>
          <w:marRight w:val="0"/>
          <w:marTop w:val="0"/>
          <w:marBottom w:val="0"/>
          <w:divBdr>
            <w:top w:val="none" w:sz="0" w:space="0" w:color="auto"/>
            <w:left w:val="none" w:sz="0" w:space="0" w:color="auto"/>
            <w:bottom w:val="none" w:sz="0" w:space="0" w:color="auto"/>
            <w:right w:val="none" w:sz="0" w:space="0" w:color="auto"/>
          </w:divBdr>
        </w:div>
        <w:div w:id="2064481472">
          <w:marLeft w:val="640"/>
          <w:marRight w:val="0"/>
          <w:marTop w:val="0"/>
          <w:marBottom w:val="0"/>
          <w:divBdr>
            <w:top w:val="none" w:sz="0" w:space="0" w:color="auto"/>
            <w:left w:val="none" w:sz="0" w:space="0" w:color="auto"/>
            <w:bottom w:val="none" w:sz="0" w:space="0" w:color="auto"/>
            <w:right w:val="none" w:sz="0" w:space="0" w:color="auto"/>
          </w:divBdr>
        </w:div>
        <w:div w:id="2044402953">
          <w:marLeft w:val="640"/>
          <w:marRight w:val="0"/>
          <w:marTop w:val="0"/>
          <w:marBottom w:val="0"/>
          <w:divBdr>
            <w:top w:val="none" w:sz="0" w:space="0" w:color="auto"/>
            <w:left w:val="none" w:sz="0" w:space="0" w:color="auto"/>
            <w:bottom w:val="none" w:sz="0" w:space="0" w:color="auto"/>
            <w:right w:val="none" w:sz="0" w:space="0" w:color="auto"/>
          </w:divBdr>
        </w:div>
        <w:div w:id="1885749085">
          <w:marLeft w:val="640"/>
          <w:marRight w:val="0"/>
          <w:marTop w:val="0"/>
          <w:marBottom w:val="0"/>
          <w:divBdr>
            <w:top w:val="none" w:sz="0" w:space="0" w:color="auto"/>
            <w:left w:val="none" w:sz="0" w:space="0" w:color="auto"/>
            <w:bottom w:val="none" w:sz="0" w:space="0" w:color="auto"/>
            <w:right w:val="none" w:sz="0" w:space="0" w:color="auto"/>
          </w:divBdr>
        </w:div>
        <w:div w:id="2009476329">
          <w:marLeft w:val="640"/>
          <w:marRight w:val="0"/>
          <w:marTop w:val="0"/>
          <w:marBottom w:val="0"/>
          <w:divBdr>
            <w:top w:val="none" w:sz="0" w:space="0" w:color="auto"/>
            <w:left w:val="none" w:sz="0" w:space="0" w:color="auto"/>
            <w:bottom w:val="none" w:sz="0" w:space="0" w:color="auto"/>
            <w:right w:val="none" w:sz="0" w:space="0" w:color="auto"/>
          </w:divBdr>
        </w:div>
        <w:div w:id="188880333">
          <w:marLeft w:val="640"/>
          <w:marRight w:val="0"/>
          <w:marTop w:val="0"/>
          <w:marBottom w:val="0"/>
          <w:divBdr>
            <w:top w:val="none" w:sz="0" w:space="0" w:color="auto"/>
            <w:left w:val="none" w:sz="0" w:space="0" w:color="auto"/>
            <w:bottom w:val="none" w:sz="0" w:space="0" w:color="auto"/>
            <w:right w:val="none" w:sz="0" w:space="0" w:color="auto"/>
          </w:divBdr>
        </w:div>
        <w:div w:id="1508786662">
          <w:marLeft w:val="640"/>
          <w:marRight w:val="0"/>
          <w:marTop w:val="0"/>
          <w:marBottom w:val="0"/>
          <w:divBdr>
            <w:top w:val="none" w:sz="0" w:space="0" w:color="auto"/>
            <w:left w:val="none" w:sz="0" w:space="0" w:color="auto"/>
            <w:bottom w:val="none" w:sz="0" w:space="0" w:color="auto"/>
            <w:right w:val="none" w:sz="0" w:space="0" w:color="auto"/>
          </w:divBdr>
        </w:div>
        <w:div w:id="906107018">
          <w:marLeft w:val="640"/>
          <w:marRight w:val="0"/>
          <w:marTop w:val="0"/>
          <w:marBottom w:val="0"/>
          <w:divBdr>
            <w:top w:val="none" w:sz="0" w:space="0" w:color="auto"/>
            <w:left w:val="none" w:sz="0" w:space="0" w:color="auto"/>
            <w:bottom w:val="none" w:sz="0" w:space="0" w:color="auto"/>
            <w:right w:val="none" w:sz="0" w:space="0" w:color="auto"/>
          </w:divBdr>
        </w:div>
        <w:div w:id="1757045883">
          <w:marLeft w:val="640"/>
          <w:marRight w:val="0"/>
          <w:marTop w:val="0"/>
          <w:marBottom w:val="0"/>
          <w:divBdr>
            <w:top w:val="none" w:sz="0" w:space="0" w:color="auto"/>
            <w:left w:val="none" w:sz="0" w:space="0" w:color="auto"/>
            <w:bottom w:val="none" w:sz="0" w:space="0" w:color="auto"/>
            <w:right w:val="none" w:sz="0" w:space="0" w:color="auto"/>
          </w:divBdr>
        </w:div>
        <w:div w:id="1441411086">
          <w:marLeft w:val="640"/>
          <w:marRight w:val="0"/>
          <w:marTop w:val="0"/>
          <w:marBottom w:val="0"/>
          <w:divBdr>
            <w:top w:val="none" w:sz="0" w:space="0" w:color="auto"/>
            <w:left w:val="none" w:sz="0" w:space="0" w:color="auto"/>
            <w:bottom w:val="none" w:sz="0" w:space="0" w:color="auto"/>
            <w:right w:val="none" w:sz="0" w:space="0" w:color="auto"/>
          </w:divBdr>
        </w:div>
        <w:div w:id="272252989">
          <w:marLeft w:val="640"/>
          <w:marRight w:val="0"/>
          <w:marTop w:val="0"/>
          <w:marBottom w:val="0"/>
          <w:divBdr>
            <w:top w:val="none" w:sz="0" w:space="0" w:color="auto"/>
            <w:left w:val="none" w:sz="0" w:space="0" w:color="auto"/>
            <w:bottom w:val="none" w:sz="0" w:space="0" w:color="auto"/>
            <w:right w:val="none" w:sz="0" w:space="0" w:color="auto"/>
          </w:divBdr>
        </w:div>
        <w:div w:id="74322611">
          <w:marLeft w:val="640"/>
          <w:marRight w:val="0"/>
          <w:marTop w:val="0"/>
          <w:marBottom w:val="0"/>
          <w:divBdr>
            <w:top w:val="none" w:sz="0" w:space="0" w:color="auto"/>
            <w:left w:val="none" w:sz="0" w:space="0" w:color="auto"/>
            <w:bottom w:val="none" w:sz="0" w:space="0" w:color="auto"/>
            <w:right w:val="none" w:sz="0" w:space="0" w:color="auto"/>
          </w:divBdr>
        </w:div>
        <w:div w:id="1909801924">
          <w:marLeft w:val="640"/>
          <w:marRight w:val="0"/>
          <w:marTop w:val="0"/>
          <w:marBottom w:val="0"/>
          <w:divBdr>
            <w:top w:val="none" w:sz="0" w:space="0" w:color="auto"/>
            <w:left w:val="none" w:sz="0" w:space="0" w:color="auto"/>
            <w:bottom w:val="none" w:sz="0" w:space="0" w:color="auto"/>
            <w:right w:val="none" w:sz="0" w:space="0" w:color="auto"/>
          </w:divBdr>
        </w:div>
        <w:div w:id="1076629850">
          <w:marLeft w:val="640"/>
          <w:marRight w:val="0"/>
          <w:marTop w:val="0"/>
          <w:marBottom w:val="0"/>
          <w:divBdr>
            <w:top w:val="none" w:sz="0" w:space="0" w:color="auto"/>
            <w:left w:val="none" w:sz="0" w:space="0" w:color="auto"/>
            <w:bottom w:val="none" w:sz="0" w:space="0" w:color="auto"/>
            <w:right w:val="none" w:sz="0" w:space="0" w:color="auto"/>
          </w:divBdr>
        </w:div>
        <w:div w:id="1170365188">
          <w:marLeft w:val="640"/>
          <w:marRight w:val="0"/>
          <w:marTop w:val="0"/>
          <w:marBottom w:val="0"/>
          <w:divBdr>
            <w:top w:val="none" w:sz="0" w:space="0" w:color="auto"/>
            <w:left w:val="none" w:sz="0" w:space="0" w:color="auto"/>
            <w:bottom w:val="none" w:sz="0" w:space="0" w:color="auto"/>
            <w:right w:val="none" w:sz="0" w:space="0" w:color="auto"/>
          </w:divBdr>
        </w:div>
        <w:div w:id="1163623918">
          <w:marLeft w:val="640"/>
          <w:marRight w:val="0"/>
          <w:marTop w:val="0"/>
          <w:marBottom w:val="0"/>
          <w:divBdr>
            <w:top w:val="none" w:sz="0" w:space="0" w:color="auto"/>
            <w:left w:val="none" w:sz="0" w:space="0" w:color="auto"/>
            <w:bottom w:val="none" w:sz="0" w:space="0" w:color="auto"/>
            <w:right w:val="none" w:sz="0" w:space="0" w:color="auto"/>
          </w:divBdr>
        </w:div>
        <w:div w:id="1349528231">
          <w:marLeft w:val="640"/>
          <w:marRight w:val="0"/>
          <w:marTop w:val="0"/>
          <w:marBottom w:val="0"/>
          <w:divBdr>
            <w:top w:val="none" w:sz="0" w:space="0" w:color="auto"/>
            <w:left w:val="none" w:sz="0" w:space="0" w:color="auto"/>
            <w:bottom w:val="none" w:sz="0" w:space="0" w:color="auto"/>
            <w:right w:val="none" w:sz="0" w:space="0" w:color="auto"/>
          </w:divBdr>
        </w:div>
        <w:div w:id="1752267932">
          <w:marLeft w:val="640"/>
          <w:marRight w:val="0"/>
          <w:marTop w:val="0"/>
          <w:marBottom w:val="0"/>
          <w:divBdr>
            <w:top w:val="none" w:sz="0" w:space="0" w:color="auto"/>
            <w:left w:val="none" w:sz="0" w:space="0" w:color="auto"/>
            <w:bottom w:val="none" w:sz="0" w:space="0" w:color="auto"/>
            <w:right w:val="none" w:sz="0" w:space="0" w:color="auto"/>
          </w:divBdr>
        </w:div>
        <w:div w:id="352919105">
          <w:marLeft w:val="640"/>
          <w:marRight w:val="0"/>
          <w:marTop w:val="0"/>
          <w:marBottom w:val="0"/>
          <w:divBdr>
            <w:top w:val="none" w:sz="0" w:space="0" w:color="auto"/>
            <w:left w:val="none" w:sz="0" w:space="0" w:color="auto"/>
            <w:bottom w:val="none" w:sz="0" w:space="0" w:color="auto"/>
            <w:right w:val="none" w:sz="0" w:space="0" w:color="auto"/>
          </w:divBdr>
        </w:div>
        <w:div w:id="1144275142">
          <w:marLeft w:val="640"/>
          <w:marRight w:val="0"/>
          <w:marTop w:val="0"/>
          <w:marBottom w:val="0"/>
          <w:divBdr>
            <w:top w:val="none" w:sz="0" w:space="0" w:color="auto"/>
            <w:left w:val="none" w:sz="0" w:space="0" w:color="auto"/>
            <w:bottom w:val="none" w:sz="0" w:space="0" w:color="auto"/>
            <w:right w:val="none" w:sz="0" w:space="0" w:color="auto"/>
          </w:divBdr>
        </w:div>
        <w:div w:id="136068253">
          <w:marLeft w:val="640"/>
          <w:marRight w:val="0"/>
          <w:marTop w:val="0"/>
          <w:marBottom w:val="0"/>
          <w:divBdr>
            <w:top w:val="none" w:sz="0" w:space="0" w:color="auto"/>
            <w:left w:val="none" w:sz="0" w:space="0" w:color="auto"/>
            <w:bottom w:val="none" w:sz="0" w:space="0" w:color="auto"/>
            <w:right w:val="none" w:sz="0" w:space="0" w:color="auto"/>
          </w:divBdr>
        </w:div>
        <w:div w:id="1745646722">
          <w:marLeft w:val="640"/>
          <w:marRight w:val="0"/>
          <w:marTop w:val="0"/>
          <w:marBottom w:val="0"/>
          <w:divBdr>
            <w:top w:val="none" w:sz="0" w:space="0" w:color="auto"/>
            <w:left w:val="none" w:sz="0" w:space="0" w:color="auto"/>
            <w:bottom w:val="none" w:sz="0" w:space="0" w:color="auto"/>
            <w:right w:val="none" w:sz="0" w:space="0" w:color="auto"/>
          </w:divBdr>
        </w:div>
        <w:div w:id="989209934">
          <w:marLeft w:val="640"/>
          <w:marRight w:val="0"/>
          <w:marTop w:val="0"/>
          <w:marBottom w:val="0"/>
          <w:divBdr>
            <w:top w:val="none" w:sz="0" w:space="0" w:color="auto"/>
            <w:left w:val="none" w:sz="0" w:space="0" w:color="auto"/>
            <w:bottom w:val="none" w:sz="0" w:space="0" w:color="auto"/>
            <w:right w:val="none" w:sz="0" w:space="0" w:color="auto"/>
          </w:divBdr>
        </w:div>
        <w:div w:id="1160465253">
          <w:marLeft w:val="640"/>
          <w:marRight w:val="0"/>
          <w:marTop w:val="0"/>
          <w:marBottom w:val="0"/>
          <w:divBdr>
            <w:top w:val="none" w:sz="0" w:space="0" w:color="auto"/>
            <w:left w:val="none" w:sz="0" w:space="0" w:color="auto"/>
            <w:bottom w:val="none" w:sz="0" w:space="0" w:color="auto"/>
            <w:right w:val="none" w:sz="0" w:space="0" w:color="auto"/>
          </w:divBdr>
        </w:div>
      </w:divsChild>
    </w:div>
    <w:div w:id="41104895">
      <w:bodyDiv w:val="1"/>
      <w:marLeft w:val="0"/>
      <w:marRight w:val="0"/>
      <w:marTop w:val="0"/>
      <w:marBottom w:val="0"/>
      <w:divBdr>
        <w:top w:val="none" w:sz="0" w:space="0" w:color="auto"/>
        <w:left w:val="none" w:sz="0" w:space="0" w:color="auto"/>
        <w:bottom w:val="none" w:sz="0" w:space="0" w:color="auto"/>
        <w:right w:val="none" w:sz="0" w:space="0" w:color="auto"/>
      </w:divBdr>
      <w:divsChild>
        <w:div w:id="282271748">
          <w:marLeft w:val="640"/>
          <w:marRight w:val="0"/>
          <w:marTop w:val="0"/>
          <w:marBottom w:val="0"/>
          <w:divBdr>
            <w:top w:val="none" w:sz="0" w:space="0" w:color="auto"/>
            <w:left w:val="none" w:sz="0" w:space="0" w:color="auto"/>
            <w:bottom w:val="none" w:sz="0" w:space="0" w:color="auto"/>
            <w:right w:val="none" w:sz="0" w:space="0" w:color="auto"/>
          </w:divBdr>
        </w:div>
        <w:div w:id="1368218997">
          <w:marLeft w:val="640"/>
          <w:marRight w:val="0"/>
          <w:marTop w:val="0"/>
          <w:marBottom w:val="0"/>
          <w:divBdr>
            <w:top w:val="none" w:sz="0" w:space="0" w:color="auto"/>
            <w:left w:val="none" w:sz="0" w:space="0" w:color="auto"/>
            <w:bottom w:val="none" w:sz="0" w:space="0" w:color="auto"/>
            <w:right w:val="none" w:sz="0" w:space="0" w:color="auto"/>
          </w:divBdr>
        </w:div>
        <w:div w:id="1977224985">
          <w:marLeft w:val="640"/>
          <w:marRight w:val="0"/>
          <w:marTop w:val="0"/>
          <w:marBottom w:val="0"/>
          <w:divBdr>
            <w:top w:val="none" w:sz="0" w:space="0" w:color="auto"/>
            <w:left w:val="none" w:sz="0" w:space="0" w:color="auto"/>
            <w:bottom w:val="none" w:sz="0" w:space="0" w:color="auto"/>
            <w:right w:val="none" w:sz="0" w:space="0" w:color="auto"/>
          </w:divBdr>
        </w:div>
        <w:div w:id="899169964">
          <w:marLeft w:val="640"/>
          <w:marRight w:val="0"/>
          <w:marTop w:val="0"/>
          <w:marBottom w:val="0"/>
          <w:divBdr>
            <w:top w:val="none" w:sz="0" w:space="0" w:color="auto"/>
            <w:left w:val="none" w:sz="0" w:space="0" w:color="auto"/>
            <w:bottom w:val="none" w:sz="0" w:space="0" w:color="auto"/>
            <w:right w:val="none" w:sz="0" w:space="0" w:color="auto"/>
          </w:divBdr>
        </w:div>
        <w:div w:id="1561791031">
          <w:marLeft w:val="640"/>
          <w:marRight w:val="0"/>
          <w:marTop w:val="0"/>
          <w:marBottom w:val="0"/>
          <w:divBdr>
            <w:top w:val="none" w:sz="0" w:space="0" w:color="auto"/>
            <w:left w:val="none" w:sz="0" w:space="0" w:color="auto"/>
            <w:bottom w:val="none" w:sz="0" w:space="0" w:color="auto"/>
            <w:right w:val="none" w:sz="0" w:space="0" w:color="auto"/>
          </w:divBdr>
        </w:div>
        <w:div w:id="1963271187">
          <w:marLeft w:val="640"/>
          <w:marRight w:val="0"/>
          <w:marTop w:val="0"/>
          <w:marBottom w:val="0"/>
          <w:divBdr>
            <w:top w:val="none" w:sz="0" w:space="0" w:color="auto"/>
            <w:left w:val="none" w:sz="0" w:space="0" w:color="auto"/>
            <w:bottom w:val="none" w:sz="0" w:space="0" w:color="auto"/>
            <w:right w:val="none" w:sz="0" w:space="0" w:color="auto"/>
          </w:divBdr>
        </w:div>
        <w:div w:id="2069112054">
          <w:marLeft w:val="640"/>
          <w:marRight w:val="0"/>
          <w:marTop w:val="0"/>
          <w:marBottom w:val="0"/>
          <w:divBdr>
            <w:top w:val="none" w:sz="0" w:space="0" w:color="auto"/>
            <w:left w:val="none" w:sz="0" w:space="0" w:color="auto"/>
            <w:bottom w:val="none" w:sz="0" w:space="0" w:color="auto"/>
            <w:right w:val="none" w:sz="0" w:space="0" w:color="auto"/>
          </w:divBdr>
        </w:div>
        <w:div w:id="2003504679">
          <w:marLeft w:val="640"/>
          <w:marRight w:val="0"/>
          <w:marTop w:val="0"/>
          <w:marBottom w:val="0"/>
          <w:divBdr>
            <w:top w:val="none" w:sz="0" w:space="0" w:color="auto"/>
            <w:left w:val="none" w:sz="0" w:space="0" w:color="auto"/>
            <w:bottom w:val="none" w:sz="0" w:space="0" w:color="auto"/>
            <w:right w:val="none" w:sz="0" w:space="0" w:color="auto"/>
          </w:divBdr>
        </w:div>
        <w:div w:id="1940942830">
          <w:marLeft w:val="640"/>
          <w:marRight w:val="0"/>
          <w:marTop w:val="0"/>
          <w:marBottom w:val="0"/>
          <w:divBdr>
            <w:top w:val="none" w:sz="0" w:space="0" w:color="auto"/>
            <w:left w:val="none" w:sz="0" w:space="0" w:color="auto"/>
            <w:bottom w:val="none" w:sz="0" w:space="0" w:color="auto"/>
            <w:right w:val="none" w:sz="0" w:space="0" w:color="auto"/>
          </w:divBdr>
        </w:div>
        <w:div w:id="882329590">
          <w:marLeft w:val="640"/>
          <w:marRight w:val="0"/>
          <w:marTop w:val="0"/>
          <w:marBottom w:val="0"/>
          <w:divBdr>
            <w:top w:val="none" w:sz="0" w:space="0" w:color="auto"/>
            <w:left w:val="none" w:sz="0" w:space="0" w:color="auto"/>
            <w:bottom w:val="none" w:sz="0" w:space="0" w:color="auto"/>
            <w:right w:val="none" w:sz="0" w:space="0" w:color="auto"/>
          </w:divBdr>
        </w:div>
        <w:div w:id="1360622314">
          <w:marLeft w:val="640"/>
          <w:marRight w:val="0"/>
          <w:marTop w:val="0"/>
          <w:marBottom w:val="0"/>
          <w:divBdr>
            <w:top w:val="none" w:sz="0" w:space="0" w:color="auto"/>
            <w:left w:val="none" w:sz="0" w:space="0" w:color="auto"/>
            <w:bottom w:val="none" w:sz="0" w:space="0" w:color="auto"/>
            <w:right w:val="none" w:sz="0" w:space="0" w:color="auto"/>
          </w:divBdr>
        </w:div>
        <w:div w:id="584068457">
          <w:marLeft w:val="640"/>
          <w:marRight w:val="0"/>
          <w:marTop w:val="0"/>
          <w:marBottom w:val="0"/>
          <w:divBdr>
            <w:top w:val="none" w:sz="0" w:space="0" w:color="auto"/>
            <w:left w:val="none" w:sz="0" w:space="0" w:color="auto"/>
            <w:bottom w:val="none" w:sz="0" w:space="0" w:color="auto"/>
            <w:right w:val="none" w:sz="0" w:space="0" w:color="auto"/>
          </w:divBdr>
        </w:div>
        <w:div w:id="510879008">
          <w:marLeft w:val="640"/>
          <w:marRight w:val="0"/>
          <w:marTop w:val="0"/>
          <w:marBottom w:val="0"/>
          <w:divBdr>
            <w:top w:val="none" w:sz="0" w:space="0" w:color="auto"/>
            <w:left w:val="none" w:sz="0" w:space="0" w:color="auto"/>
            <w:bottom w:val="none" w:sz="0" w:space="0" w:color="auto"/>
            <w:right w:val="none" w:sz="0" w:space="0" w:color="auto"/>
          </w:divBdr>
        </w:div>
        <w:div w:id="797186405">
          <w:marLeft w:val="640"/>
          <w:marRight w:val="0"/>
          <w:marTop w:val="0"/>
          <w:marBottom w:val="0"/>
          <w:divBdr>
            <w:top w:val="none" w:sz="0" w:space="0" w:color="auto"/>
            <w:left w:val="none" w:sz="0" w:space="0" w:color="auto"/>
            <w:bottom w:val="none" w:sz="0" w:space="0" w:color="auto"/>
            <w:right w:val="none" w:sz="0" w:space="0" w:color="auto"/>
          </w:divBdr>
        </w:div>
        <w:div w:id="1160465390">
          <w:marLeft w:val="640"/>
          <w:marRight w:val="0"/>
          <w:marTop w:val="0"/>
          <w:marBottom w:val="0"/>
          <w:divBdr>
            <w:top w:val="none" w:sz="0" w:space="0" w:color="auto"/>
            <w:left w:val="none" w:sz="0" w:space="0" w:color="auto"/>
            <w:bottom w:val="none" w:sz="0" w:space="0" w:color="auto"/>
            <w:right w:val="none" w:sz="0" w:space="0" w:color="auto"/>
          </w:divBdr>
        </w:div>
        <w:div w:id="391273923">
          <w:marLeft w:val="640"/>
          <w:marRight w:val="0"/>
          <w:marTop w:val="0"/>
          <w:marBottom w:val="0"/>
          <w:divBdr>
            <w:top w:val="none" w:sz="0" w:space="0" w:color="auto"/>
            <w:left w:val="none" w:sz="0" w:space="0" w:color="auto"/>
            <w:bottom w:val="none" w:sz="0" w:space="0" w:color="auto"/>
            <w:right w:val="none" w:sz="0" w:space="0" w:color="auto"/>
          </w:divBdr>
        </w:div>
        <w:div w:id="789858057">
          <w:marLeft w:val="640"/>
          <w:marRight w:val="0"/>
          <w:marTop w:val="0"/>
          <w:marBottom w:val="0"/>
          <w:divBdr>
            <w:top w:val="none" w:sz="0" w:space="0" w:color="auto"/>
            <w:left w:val="none" w:sz="0" w:space="0" w:color="auto"/>
            <w:bottom w:val="none" w:sz="0" w:space="0" w:color="auto"/>
            <w:right w:val="none" w:sz="0" w:space="0" w:color="auto"/>
          </w:divBdr>
        </w:div>
        <w:div w:id="963578944">
          <w:marLeft w:val="640"/>
          <w:marRight w:val="0"/>
          <w:marTop w:val="0"/>
          <w:marBottom w:val="0"/>
          <w:divBdr>
            <w:top w:val="none" w:sz="0" w:space="0" w:color="auto"/>
            <w:left w:val="none" w:sz="0" w:space="0" w:color="auto"/>
            <w:bottom w:val="none" w:sz="0" w:space="0" w:color="auto"/>
            <w:right w:val="none" w:sz="0" w:space="0" w:color="auto"/>
          </w:divBdr>
        </w:div>
        <w:div w:id="174729950">
          <w:marLeft w:val="640"/>
          <w:marRight w:val="0"/>
          <w:marTop w:val="0"/>
          <w:marBottom w:val="0"/>
          <w:divBdr>
            <w:top w:val="none" w:sz="0" w:space="0" w:color="auto"/>
            <w:left w:val="none" w:sz="0" w:space="0" w:color="auto"/>
            <w:bottom w:val="none" w:sz="0" w:space="0" w:color="auto"/>
            <w:right w:val="none" w:sz="0" w:space="0" w:color="auto"/>
          </w:divBdr>
        </w:div>
        <w:div w:id="304359696">
          <w:marLeft w:val="640"/>
          <w:marRight w:val="0"/>
          <w:marTop w:val="0"/>
          <w:marBottom w:val="0"/>
          <w:divBdr>
            <w:top w:val="none" w:sz="0" w:space="0" w:color="auto"/>
            <w:left w:val="none" w:sz="0" w:space="0" w:color="auto"/>
            <w:bottom w:val="none" w:sz="0" w:space="0" w:color="auto"/>
            <w:right w:val="none" w:sz="0" w:space="0" w:color="auto"/>
          </w:divBdr>
        </w:div>
        <w:div w:id="1538734473">
          <w:marLeft w:val="640"/>
          <w:marRight w:val="0"/>
          <w:marTop w:val="0"/>
          <w:marBottom w:val="0"/>
          <w:divBdr>
            <w:top w:val="none" w:sz="0" w:space="0" w:color="auto"/>
            <w:left w:val="none" w:sz="0" w:space="0" w:color="auto"/>
            <w:bottom w:val="none" w:sz="0" w:space="0" w:color="auto"/>
            <w:right w:val="none" w:sz="0" w:space="0" w:color="auto"/>
          </w:divBdr>
        </w:div>
        <w:div w:id="1343895908">
          <w:marLeft w:val="640"/>
          <w:marRight w:val="0"/>
          <w:marTop w:val="0"/>
          <w:marBottom w:val="0"/>
          <w:divBdr>
            <w:top w:val="none" w:sz="0" w:space="0" w:color="auto"/>
            <w:left w:val="none" w:sz="0" w:space="0" w:color="auto"/>
            <w:bottom w:val="none" w:sz="0" w:space="0" w:color="auto"/>
            <w:right w:val="none" w:sz="0" w:space="0" w:color="auto"/>
          </w:divBdr>
        </w:div>
        <w:div w:id="1097795298">
          <w:marLeft w:val="640"/>
          <w:marRight w:val="0"/>
          <w:marTop w:val="0"/>
          <w:marBottom w:val="0"/>
          <w:divBdr>
            <w:top w:val="none" w:sz="0" w:space="0" w:color="auto"/>
            <w:left w:val="none" w:sz="0" w:space="0" w:color="auto"/>
            <w:bottom w:val="none" w:sz="0" w:space="0" w:color="auto"/>
            <w:right w:val="none" w:sz="0" w:space="0" w:color="auto"/>
          </w:divBdr>
        </w:div>
        <w:div w:id="640309112">
          <w:marLeft w:val="640"/>
          <w:marRight w:val="0"/>
          <w:marTop w:val="0"/>
          <w:marBottom w:val="0"/>
          <w:divBdr>
            <w:top w:val="none" w:sz="0" w:space="0" w:color="auto"/>
            <w:left w:val="none" w:sz="0" w:space="0" w:color="auto"/>
            <w:bottom w:val="none" w:sz="0" w:space="0" w:color="auto"/>
            <w:right w:val="none" w:sz="0" w:space="0" w:color="auto"/>
          </w:divBdr>
        </w:div>
        <w:div w:id="1207910427">
          <w:marLeft w:val="640"/>
          <w:marRight w:val="0"/>
          <w:marTop w:val="0"/>
          <w:marBottom w:val="0"/>
          <w:divBdr>
            <w:top w:val="none" w:sz="0" w:space="0" w:color="auto"/>
            <w:left w:val="none" w:sz="0" w:space="0" w:color="auto"/>
            <w:bottom w:val="none" w:sz="0" w:space="0" w:color="auto"/>
            <w:right w:val="none" w:sz="0" w:space="0" w:color="auto"/>
          </w:divBdr>
        </w:div>
        <w:div w:id="2046834179">
          <w:marLeft w:val="640"/>
          <w:marRight w:val="0"/>
          <w:marTop w:val="0"/>
          <w:marBottom w:val="0"/>
          <w:divBdr>
            <w:top w:val="none" w:sz="0" w:space="0" w:color="auto"/>
            <w:left w:val="none" w:sz="0" w:space="0" w:color="auto"/>
            <w:bottom w:val="none" w:sz="0" w:space="0" w:color="auto"/>
            <w:right w:val="none" w:sz="0" w:space="0" w:color="auto"/>
          </w:divBdr>
        </w:div>
        <w:div w:id="951715985">
          <w:marLeft w:val="640"/>
          <w:marRight w:val="0"/>
          <w:marTop w:val="0"/>
          <w:marBottom w:val="0"/>
          <w:divBdr>
            <w:top w:val="none" w:sz="0" w:space="0" w:color="auto"/>
            <w:left w:val="none" w:sz="0" w:space="0" w:color="auto"/>
            <w:bottom w:val="none" w:sz="0" w:space="0" w:color="auto"/>
            <w:right w:val="none" w:sz="0" w:space="0" w:color="auto"/>
          </w:divBdr>
        </w:div>
        <w:div w:id="1054161455">
          <w:marLeft w:val="640"/>
          <w:marRight w:val="0"/>
          <w:marTop w:val="0"/>
          <w:marBottom w:val="0"/>
          <w:divBdr>
            <w:top w:val="none" w:sz="0" w:space="0" w:color="auto"/>
            <w:left w:val="none" w:sz="0" w:space="0" w:color="auto"/>
            <w:bottom w:val="none" w:sz="0" w:space="0" w:color="auto"/>
            <w:right w:val="none" w:sz="0" w:space="0" w:color="auto"/>
          </w:divBdr>
        </w:div>
        <w:div w:id="843589841">
          <w:marLeft w:val="640"/>
          <w:marRight w:val="0"/>
          <w:marTop w:val="0"/>
          <w:marBottom w:val="0"/>
          <w:divBdr>
            <w:top w:val="none" w:sz="0" w:space="0" w:color="auto"/>
            <w:left w:val="none" w:sz="0" w:space="0" w:color="auto"/>
            <w:bottom w:val="none" w:sz="0" w:space="0" w:color="auto"/>
            <w:right w:val="none" w:sz="0" w:space="0" w:color="auto"/>
          </w:divBdr>
        </w:div>
        <w:div w:id="1994479662">
          <w:marLeft w:val="640"/>
          <w:marRight w:val="0"/>
          <w:marTop w:val="0"/>
          <w:marBottom w:val="0"/>
          <w:divBdr>
            <w:top w:val="none" w:sz="0" w:space="0" w:color="auto"/>
            <w:left w:val="none" w:sz="0" w:space="0" w:color="auto"/>
            <w:bottom w:val="none" w:sz="0" w:space="0" w:color="auto"/>
            <w:right w:val="none" w:sz="0" w:space="0" w:color="auto"/>
          </w:divBdr>
        </w:div>
        <w:div w:id="203447048">
          <w:marLeft w:val="640"/>
          <w:marRight w:val="0"/>
          <w:marTop w:val="0"/>
          <w:marBottom w:val="0"/>
          <w:divBdr>
            <w:top w:val="none" w:sz="0" w:space="0" w:color="auto"/>
            <w:left w:val="none" w:sz="0" w:space="0" w:color="auto"/>
            <w:bottom w:val="none" w:sz="0" w:space="0" w:color="auto"/>
            <w:right w:val="none" w:sz="0" w:space="0" w:color="auto"/>
          </w:divBdr>
        </w:div>
        <w:div w:id="1497451842">
          <w:marLeft w:val="640"/>
          <w:marRight w:val="0"/>
          <w:marTop w:val="0"/>
          <w:marBottom w:val="0"/>
          <w:divBdr>
            <w:top w:val="none" w:sz="0" w:space="0" w:color="auto"/>
            <w:left w:val="none" w:sz="0" w:space="0" w:color="auto"/>
            <w:bottom w:val="none" w:sz="0" w:space="0" w:color="auto"/>
            <w:right w:val="none" w:sz="0" w:space="0" w:color="auto"/>
          </w:divBdr>
        </w:div>
        <w:div w:id="2132673207">
          <w:marLeft w:val="640"/>
          <w:marRight w:val="0"/>
          <w:marTop w:val="0"/>
          <w:marBottom w:val="0"/>
          <w:divBdr>
            <w:top w:val="none" w:sz="0" w:space="0" w:color="auto"/>
            <w:left w:val="none" w:sz="0" w:space="0" w:color="auto"/>
            <w:bottom w:val="none" w:sz="0" w:space="0" w:color="auto"/>
            <w:right w:val="none" w:sz="0" w:space="0" w:color="auto"/>
          </w:divBdr>
        </w:div>
        <w:div w:id="644163057">
          <w:marLeft w:val="640"/>
          <w:marRight w:val="0"/>
          <w:marTop w:val="0"/>
          <w:marBottom w:val="0"/>
          <w:divBdr>
            <w:top w:val="none" w:sz="0" w:space="0" w:color="auto"/>
            <w:left w:val="none" w:sz="0" w:space="0" w:color="auto"/>
            <w:bottom w:val="none" w:sz="0" w:space="0" w:color="auto"/>
            <w:right w:val="none" w:sz="0" w:space="0" w:color="auto"/>
          </w:divBdr>
        </w:div>
        <w:div w:id="648755085">
          <w:marLeft w:val="640"/>
          <w:marRight w:val="0"/>
          <w:marTop w:val="0"/>
          <w:marBottom w:val="0"/>
          <w:divBdr>
            <w:top w:val="none" w:sz="0" w:space="0" w:color="auto"/>
            <w:left w:val="none" w:sz="0" w:space="0" w:color="auto"/>
            <w:bottom w:val="none" w:sz="0" w:space="0" w:color="auto"/>
            <w:right w:val="none" w:sz="0" w:space="0" w:color="auto"/>
          </w:divBdr>
        </w:div>
        <w:div w:id="1006906596">
          <w:marLeft w:val="640"/>
          <w:marRight w:val="0"/>
          <w:marTop w:val="0"/>
          <w:marBottom w:val="0"/>
          <w:divBdr>
            <w:top w:val="none" w:sz="0" w:space="0" w:color="auto"/>
            <w:left w:val="none" w:sz="0" w:space="0" w:color="auto"/>
            <w:bottom w:val="none" w:sz="0" w:space="0" w:color="auto"/>
            <w:right w:val="none" w:sz="0" w:space="0" w:color="auto"/>
          </w:divBdr>
        </w:div>
        <w:div w:id="707947579">
          <w:marLeft w:val="640"/>
          <w:marRight w:val="0"/>
          <w:marTop w:val="0"/>
          <w:marBottom w:val="0"/>
          <w:divBdr>
            <w:top w:val="none" w:sz="0" w:space="0" w:color="auto"/>
            <w:left w:val="none" w:sz="0" w:space="0" w:color="auto"/>
            <w:bottom w:val="none" w:sz="0" w:space="0" w:color="auto"/>
            <w:right w:val="none" w:sz="0" w:space="0" w:color="auto"/>
          </w:divBdr>
        </w:div>
        <w:div w:id="1057751384">
          <w:marLeft w:val="640"/>
          <w:marRight w:val="0"/>
          <w:marTop w:val="0"/>
          <w:marBottom w:val="0"/>
          <w:divBdr>
            <w:top w:val="none" w:sz="0" w:space="0" w:color="auto"/>
            <w:left w:val="none" w:sz="0" w:space="0" w:color="auto"/>
            <w:bottom w:val="none" w:sz="0" w:space="0" w:color="auto"/>
            <w:right w:val="none" w:sz="0" w:space="0" w:color="auto"/>
          </w:divBdr>
        </w:div>
        <w:div w:id="379784912">
          <w:marLeft w:val="640"/>
          <w:marRight w:val="0"/>
          <w:marTop w:val="0"/>
          <w:marBottom w:val="0"/>
          <w:divBdr>
            <w:top w:val="none" w:sz="0" w:space="0" w:color="auto"/>
            <w:left w:val="none" w:sz="0" w:space="0" w:color="auto"/>
            <w:bottom w:val="none" w:sz="0" w:space="0" w:color="auto"/>
            <w:right w:val="none" w:sz="0" w:space="0" w:color="auto"/>
          </w:divBdr>
        </w:div>
        <w:div w:id="1574660689">
          <w:marLeft w:val="640"/>
          <w:marRight w:val="0"/>
          <w:marTop w:val="0"/>
          <w:marBottom w:val="0"/>
          <w:divBdr>
            <w:top w:val="none" w:sz="0" w:space="0" w:color="auto"/>
            <w:left w:val="none" w:sz="0" w:space="0" w:color="auto"/>
            <w:bottom w:val="none" w:sz="0" w:space="0" w:color="auto"/>
            <w:right w:val="none" w:sz="0" w:space="0" w:color="auto"/>
          </w:divBdr>
        </w:div>
        <w:div w:id="1443720289">
          <w:marLeft w:val="640"/>
          <w:marRight w:val="0"/>
          <w:marTop w:val="0"/>
          <w:marBottom w:val="0"/>
          <w:divBdr>
            <w:top w:val="none" w:sz="0" w:space="0" w:color="auto"/>
            <w:left w:val="none" w:sz="0" w:space="0" w:color="auto"/>
            <w:bottom w:val="none" w:sz="0" w:space="0" w:color="auto"/>
            <w:right w:val="none" w:sz="0" w:space="0" w:color="auto"/>
          </w:divBdr>
        </w:div>
        <w:div w:id="1839880469">
          <w:marLeft w:val="640"/>
          <w:marRight w:val="0"/>
          <w:marTop w:val="0"/>
          <w:marBottom w:val="0"/>
          <w:divBdr>
            <w:top w:val="none" w:sz="0" w:space="0" w:color="auto"/>
            <w:left w:val="none" w:sz="0" w:space="0" w:color="auto"/>
            <w:bottom w:val="none" w:sz="0" w:space="0" w:color="auto"/>
            <w:right w:val="none" w:sz="0" w:space="0" w:color="auto"/>
          </w:divBdr>
        </w:div>
        <w:div w:id="674918162">
          <w:marLeft w:val="640"/>
          <w:marRight w:val="0"/>
          <w:marTop w:val="0"/>
          <w:marBottom w:val="0"/>
          <w:divBdr>
            <w:top w:val="none" w:sz="0" w:space="0" w:color="auto"/>
            <w:left w:val="none" w:sz="0" w:space="0" w:color="auto"/>
            <w:bottom w:val="none" w:sz="0" w:space="0" w:color="auto"/>
            <w:right w:val="none" w:sz="0" w:space="0" w:color="auto"/>
          </w:divBdr>
        </w:div>
        <w:div w:id="787819645">
          <w:marLeft w:val="640"/>
          <w:marRight w:val="0"/>
          <w:marTop w:val="0"/>
          <w:marBottom w:val="0"/>
          <w:divBdr>
            <w:top w:val="none" w:sz="0" w:space="0" w:color="auto"/>
            <w:left w:val="none" w:sz="0" w:space="0" w:color="auto"/>
            <w:bottom w:val="none" w:sz="0" w:space="0" w:color="auto"/>
            <w:right w:val="none" w:sz="0" w:space="0" w:color="auto"/>
          </w:divBdr>
        </w:div>
        <w:div w:id="1070157991">
          <w:marLeft w:val="640"/>
          <w:marRight w:val="0"/>
          <w:marTop w:val="0"/>
          <w:marBottom w:val="0"/>
          <w:divBdr>
            <w:top w:val="none" w:sz="0" w:space="0" w:color="auto"/>
            <w:left w:val="none" w:sz="0" w:space="0" w:color="auto"/>
            <w:bottom w:val="none" w:sz="0" w:space="0" w:color="auto"/>
            <w:right w:val="none" w:sz="0" w:space="0" w:color="auto"/>
          </w:divBdr>
        </w:div>
        <w:div w:id="931158778">
          <w:marLeft w:val="640"/>
          <w:marRight w:val="0"/>
          <w:marTop w:val="0"/>
          <w:marBottom w:val="0"/>
          <w:divBdr>
            <w:top w:val="none" w:sz="0" w:space="0" w:color="auto"/>
            <w:left w:val="none" w:sz="0" w:space="0" w:color="auto"/>
            <w:bottom w:val="none" w:sz="0" w:space="0" w:color="auto"/>
            <w:right w:val="none" w:sz="0" w:space="0" w:color="auto"/>
          </w:divBdr>
        </w:div>
        <w:div w:id="981541462">
          <w:marLeft w:val="640"/>
          <w:marRight w:val="0"/>
          <w:marTop w:val="0"/>
          <w:marBottom w:val="0"/>
          <w:divBdr>
            <w:top w:val="none" w:sz="0" w:space="0" w:color="auto"/>
            <w:left w:val="none" w:sz="0" w:space="0" w:color="auto"/>
            <w:bottom w:val="none" w:sz="0" w:space="0" w:color="auto"/>
            <w:right w:val="none" w:sz="0" w:space="0" w:color="auto"/>
          </w:divBdr>
        </w:div>
        <w:div w:id="1137574333">
          <w:marLeft w:val="640"/>
          <w:marRight w:val="0"/>
          <w:marTop w:val="0"/>
          <w:marBottom w:val="0"/>
          <w:divBdr>
            <w:top w:val="none" w:sz="0" w:space="0" w:color="auto"/>
            <w:left w:val="none" w:sz="0" w:space="0" w:color="auto"/>
            <w:bottom w:val="none" w:sz="0" w:space="0" w:color="auto"/>
            <w:right w:val="none" w:sz="0" w:space="0" w:color="auto"/>
          </w:divBdr>
        </w:div>
        <w:div w:id="857962695">
          <w:marLeft w:val="640"/>
          <w:marRight w:val="0"/>
          <w:marTop w:val="0"/>
          <w:marBottom w:val="0"/>
          <w:divBdr>
            <w:top w:val="none" w:sz="0" w:space="0" w:color="auto"/>
            <w:left w:val="none" w:sz="0" w:space="0" w:color="auto"/>
            <w:bottom w:val="none" w:sz="0" w:space="0" w:color="auto"/>
            <w:right w:val="none" w:sz="0" w:space="0" w:color="auto"/>
          </w:divBdr>
        </w:div>
        <w:div w:id="597563466">
          <w:marLeft w:val="640"/>
          <w:marRight w:val="0"/>
          <w:marTop w:val="0"/>
          <w:marBottom w:val="0"/>
          <w:divBdr>
            <w:top w:val="none" w:sz="0" w:space="0" w:color="auto"/>
            <w:left w:val="none" w:sz="0" w:space="0" w:color="auto"/>
            <w:bottom w:val="none" w:sz="0" w:space="0" w:color="auto"/>
            <w:right w:val="none" w:sz="0" w:space="0" w:color="auto"/>
          </w:divBdr>
        </w:div>
        <w:div w:id="1315138892">
          <w:marLeft w:val="640"/>
          <w:marRight w:val="0"/>
          <w:marTop w:val="0"/>
          <w:marBottom w:val="0"/>
          <w:divBdr>
            <w:top w:val="none" w:sz="0" w:space="0" w:color="auto"/>
            <w:left w:val="none" w:sz="0" w:space="0" w:color="auto"/>
            <w:bottom w:val="none" w:sz="0" w:space="0" w:color="auto"/>
            <w:right w:val="none" w:sz="0" w:space="0" w:color="auto"/>
          </w:divBdr>
        </w:div>
        <w:div w:id="386994436">
          <w:marLeft w:val="640"/>
          <w:marRight w:val="0"/>
          <w:marTop w:val="0"/>
          <w:marBottom w:val="0"/>
          <w:divBdr>
            <w:top w:val="none" w:sz="0" w:space="0" w:color="auto"/>
            <w:left w:val="none" w:sz="0" w:space="0" w:color="auto"/>
            <w:bottom w:val="none" w:sz="0" w:space="0" w:color="auto"/>
            <w:right w:val="none" w:sz="0" w:space="0" w:color="auto"/>
          </w:divBdr>
        </w:div>
        <w:div w:id="1265381168">
          <w:marLeft w:val="640"/>
          <w:marRight w:val="0"/>
          <w:marTop w:val="0"/>
          <w:marBottom w:val="0"/>
          <w:divBdr>
            <w:top w:val="none" w:sz="0" w:space="0" w:color="auto"/>
            <w:left w:val="none" w:sz="0" w:space="0" w:color="auto"/>
            <w:bottom w:val="none" w:sz="0" w:space="0" w:color="auto"/>
            <w:right w:val="none" w:sz="0" w:space="0" w:color="auto"/>
          </w:divBdr>
        </w:div>
        <w:div w:id="1334407811">
          <w:marLeft w:val="640"/>
          <w:marRight w:val="0"/>
          <w:marTop w:val="0"/>
          <w:marBottom w:val="0"/>
          <w:divBdr>
            <w:top w:val="none" w:sz="0" w:space="0" w:color="auto"/>
            <w:left w:val="none" w:sz="0" w:space="0" w:color="auto"/>
            <w:bottom w:val="none" w:sz="0" w:space="0" w:color="auto"/>
            <w:right w:val="none" w:sz="0" w:space="0" w:color="auto"/>
          </w:divBdr>
        </w:div>
        <w:div w:id="1074232350">
          <w:marLeft w:val="640"/>
          <w:marRight w:val="0"/>
          <w:marTop w:val="0"/>
          <w:marBottom w:val="0"/>
          <w:divBdr>
            <w:top w:val="none" w:sz="0" w:space="0" w:color="auto"/>
            <w:left w:val="none" w:sz="0" w:space="0" w:color="auto"/>
            <w:bottom w:val="none" w:sz="0" w:space="0" w:color="auto"/>
            <w:right w:val="none" w:sz="0" w:space="0" w:color="auto"/>
          </w:divBdr>
        </w:div>
        <w:div w:id="1004437131">
          <w:marLeft w:val="640"/>
          <w:marRight w:val="0"/>
          <w:marTop w:val="0"/>
          <w:marBottom w:val="0"/>
          <w:divBdr>
            <w:top w:val="none" w:sz="0" w:space="0" w:color="auto"/>
            <w:left w:val="none" w:sz="0" w:space="0" w:color="auto"/>
            <w:bottom w:val="none" w:sz="0" w:space="0" w:color="auto"/>
            <w:right w:val="none" w:sz="0" w:space="0" w:color="auto"/>
          </w:divBdr>
        </w:div>
        <w:div w:id="1236938291">
          <w:marLeft w:val="640"/>
          <w:marRight w:val="0"/>
          <w:marTop w:val="0"/>
          <w:marBottom w:val="0"/>
          <w:divBdr>
            <w:top w:val="none" w:sz="0" w:space="0" w:color="auto"/>
            <w:left w:val="none" w:sz="0" w:space="0" w:color="auto"/>
            <w:bottom w:val="none" w:sz="0" w:space="0" w:color="auto"/>
            <w:right w:val="none" w:sz="0" w:space="0" w:color="auto"/>
          </w:divBdr>
        </w:div>
        <w:div w:id="2069765368">
          <w:marLeft w:val="640"/>
          <w:marRight w:val="0"/>
          <w:marTop w:val="0"/>
          <w:marBottom w:val="0"/>
          <w:divBdr>
            <w:top w:val="none" w:sz="0" w:space="0" w:color="auto"/>
            <w:left w:val="none" w:sz="0" w:space="0" w:color="auto"/>
            <w:bottom w:val="none" w:sz="0" w:space="0" w:color="auto"/>
            <w:right w:val="none" w:sz="0" w:space="0" w:color="auto"/>
          </w:divBdr>
        </w:div>
        <w:div w:id="1627151503">
          <w:marLeft w:val="640"/>
          <w:marRight w:val="0"/>
          <w:marTop w:val="0"/>
          <w:marBottom w:val="0"/>
          <w:divBdr>
            <w:top w:val="none" w:sz="0" w:space="0" w:color="auto"/>
            <w:left w:val="none" w:sz="0" w:space="0" w:color="auto"/>
            <w:bottom w:val="none" w:sz="0" w:space="0" w:color="auto"/>
            <w:right w:val="none" w:sz="0" w:space="0" w:color="auto"/>
          </w:divBdr>
        </w:div>
        <w:div w:id="1935549787">
          <w:marLeft w:val="640"/>
          <w:marRight w:val="0"/>
          <w:marTop w:val="0"/>
          <w:marBottom w:val="0"/>
          <w:divBdr>
            <w:top w:val="none" w:sz="0" w:space="0" w:color="auto"/>
            <w:left w:val="none" w:sz="0" w:space="0" w:color="auto"/>
            <w:bottom w:val="none" w:sz="0" w:space="0" w:color="auto"/>
            <w:right w:val="none" w:sz="0" w:space="0" w:color="auto"/>
          </w:divBdr>
        </w:div>
        <w:div w:id="820773315">
          <w:marLeft w:val="640"/>
          <w:marRight w:val="0"/>
          <w:marTop w:val="0"/>
          <w:marBottom w:val="0"/>
          <w:divBdr>
            <w:top w:val="none" w:sz="0" w:space="0" w:color="auto"/>
            <w:left w:val="none" w:sz="0" w:space="0" w:color="auto"/>
            <w:bottom w:val="none" w:sz="0" w:space="0" w:color="auto"/>
            <w:right w:val="none" w:sz="0" w:space="0" w:color="auto"/>
          </w:divBdr>
        </w:div>
        <w:div w:id="258678717">
          <w:marLeft w:val="640"/>
          <w:marRight w:val="0"/>
          <w:marTop w:val="0"/>
          <w:marBottom w:val="0"/>
          <w:divBdr>
            <w:top w:val="none" w:sz="0" w:space="0" w:color="auto"/>
            <w:left w:val="none" w:sz="0" w:space="0" w:color="auto"/>
            <w:bottom w:val="none" w:sz="0" w:space="0" w:color="auto"/>
            <w:right w:val="none" w:sz="0" w:space="0" w:color="auto"/>
          </w:divBdr>
        </w:div>
        <w:div w:id="508373770">
          <w:marLeft w:val="640"/>
          <w:marRight w:val="0"/>
          <w:marTop w:val="0"/>
          <w:marBottom w:val="0"/>
          <w:divBdr>
            <w:top w:val="none" w:sz="0" w:space="0" w:color="auto"/>
            <w:left w:val="none" w:sz="0" w:space="0" w:color="auto"/>
            <w:bottom w:val="none" w:sz="0" w:space="0" w:color="auto"/>
            <w:right w:val="none" w:sz="0" w:space="0" w:color="auto"/>
          </w:divBdr>
        </w:div>
        <w:div w:id="590242210">
          <w:marLeft w:val="640"/>
          <w:marRight w:val="0"/>
          <w:marTop w:val="0"/>
          <w:marBottom w:val="0"/>
          <w:divBdr>
            <w:top w:val="none" w:sz="0" w:space="0" w:color="auto"/>
            <w:left w:val="none" w:sz="0" w:space="0" w:color="auto"/>
            <w:bottom w:val="none" w:sz="0" w:space="0" w:color="auto"/>
            <w:right w:val="none" w:sz="0" w:space="0" w:color="auto"/>
          </w:divBdr>
        </w:div>
        <w:div w:id="851837210">
          <w:marLeft w:val="640"/>
          <w:marRight w:val="0"/>
          <w:marTop w:val="0"/>
          <w:marBottom w:val="0"/>
          <w:divBdr>
            <w:top w:val="none" w:sz="0" w:space="0" w:color="auto"/>
            <w:left w:val="none" w:sz="0" w:space="0" w:color="auto"/>
            <w:bottom w:val="none" w:sz="0" w:space="0" w:color="auto"/>
            <w:right w:val="none" w:sz="0" w:space="0" w:color="auto"/>
          </w:divBdr>
        </w:div>
        <w:div w:id="1487741519">
          <w:marLeft w:val="640"/>
          <w:marRight w:val="0"/>
          <w:marTop w:val="0"/>
          <w:marBottom w:val="0"/>
          <w:divBdr>
            <w:top w:val="none" w:sz="0" w:space="0" w:color="auto"/>
            <w:left w:val="none" w:sz="0" w:space="0" w:color="auto"/>
            <w:bottom w:val="none" w:sz="0" w:space="0" w:color="auto"/>
            <w:right w:val="none" w:sz="0" w:space="0" w:color="auto"/>
          </w:divBdr>
        </w:div>
        <w:div w:id="1153714254">
          <w:marLeft w:val="640"/>
          <w:marRight w:val="0"/>
          <w:marTop w:val="0"/>
          <w:marBottom w:val="0"/>
          <w:divBdr>
            <w:top w:val="none" w:sz="0" w:space="0" w:color="auto"/>
            <w:left w:val="none" w:sz="0" w:space="0" w:color="auto"/>
            <w:bottom w:val="none" w:sz="0" w:space="0" w:color="auto"/>
            <w:right w:val="none" w:sz="0" w:space="0" w:color="auto"/>
          </w:divBdr>
        </w:div>
        <w:div w:id="1948997776">
          <w:marLeft w:val="640"/>
          <w:marRight w:val="0"/>
          <w:marTop w:val="0"/>
          <w:marBottom w:val="0"/>
          <w:divBdr>
            <w:top w:val="none" w:sz="0" w:space="0" w:color="auto"/>
            <w:left w:val="none" w:sz="0" w:space="0" w:color="auto"/>
            <w:bottom w:val="none" w:sz="0" w:space="0" w:color="auto"/>
            <w:right w:val="none" w:sz="0" w:space="0" w:color="auto"/>
          </w:divBdr>
        </w:div>
        <w:div w:id="576134976">
          <w:marLeft w:val="640"/>
          <w:marRight w:val="0"/>
          <w:marTop w:val="0"/>
          <w:marBottom w:val="0"/>
          <w:divBdr>
            <w:top w:val="none" w:sz="0" w:space="0" w:color="auto"/>
            <w:left w:val="none" w:sz="0" w:space="0" w:color="auto"/>
            <w:bottom w:val="none" w:sz="0" w:space="0" w:color="auto"/>
            <w:right w:val="none" w:sz="0" w:space="0" w:color="auto"/>
          </w:divBdr>
        </w:div>
        <w:div w:id="1824076673">
          <w:marLeft w:val="640"/>
          <w:marRight w:val="0"/>
          <w:marTop w:val="0"/>
          <w:marBottom w:val="0"/>
          <w:divBdr>
            <w:top w:val="none" w:sz="0" w:space="0" w:color="auto"/>
            <w:left w:val="none" w:sz="0" w:space="0" w:color="auto"/>
            <w:bottom w:val="none" w:sz="0" w:space="0" w:color="auto"/>
            <w:right w:val="none" w:sz="0" w:space="0" w:color="auto"/>
          </w:divBdr>
        </w:div>
        <w:div w:id="2035419337">
          <w:marLeft w:val="640"/>
          <w:marRight w:val="0"/>
          <w:marTop w:val="0"/>
          <w:marBottom w:val="0"/>
          <w:divBdr>
            <w:top w:val="none" w:sz="0" w:space="0" w:color="auto"/>
            <w:left w:val="none" w:sz="0" w:space="0" w:color="auto"/>
            <w:bottom w:val="none" w:sz="0" w:space="0" w:color="auto"/>
            <w:right w:val="none" w:sz="0" w:space="0" w:color="auto"/>
          </w:divBdr>
        </w:div>
        <w:div w:id="434911161">
          <w:marLeft w:val="640"/>
          <w:marRight w:val="0"/>
          <w:marTop w:val="0"/>
          <w:marBottom w:val="0"/>
          <w:divBdr>
            <w:top w:val="none" w:sz="0" w:space="0" w:color="auto"/>
            <w:left w:val="none" w:sz="0" w:space="0" w:color="auto"/>
            <w:bottom w:val="none" w:sz="0" w:space="0" w:color="auto"/>
            <w:right w:val="none" w:sz="0" w:space="0" w:color="auto"/>
          </w:divBdr>
        </w:div>
        <w:div w:id="1427723668">
          <w:marLeft w:val="640"/>
          <w:marRight w:val="0"/>
          <w:marTop w:val="0"/>
          <w:marBottom w:val="0"/>
          <w:divBdr>
            <w:top w:val="none" w:sz="0" w:space="0" w:color="auto"/>
            <w:left w:val="none" w:sz="0" w:space="0" w:color="auto"/>
            <w:bottom w:val="none" w:sz="0" w:space="0" w:color="auto"/>
            <w:right w:val="none" w:sz="0" w:space="0" w:color="auto"/>
          </w:divBdr>
        </w:div>
        <w:div w:id="579363587">
          <w:marLeft w:val="640"/>
          <w:marRight w:val="0"/>
          <w:marTop w:val="0"/>
          <w:marBottom w:val="0"/>
          <w:divBdr>
            <w:top w:val="none" w:sz="0" w:space="0" w:color="auto"/>
            <w:left w:val="none" w:sz="0" w:space="0" w:color="auto"/>
            <w:bottom w:val="none" w:sz="0" w:space="0" w:color="auto"/>
            <w:right w:val="none" w:sz="0" w:space="0" w:color="auto"/>
          </w:divBdr>
        </w:div>
        <w:div w:id="426848600">
          <w:marLeft w:val="640"/>
          <w:marRight w:val="0"/>
          <w:marTop w:val="0"/>
          <w:marBottom w:val="0"/>
          <w:divBdr>
            <w:top w:val="none" w:sz="0" w:space="0" w:color="auto"/>
            <w:left w:val="none" w:sz="0" w:space="0" w:color="auto"/>
            <w:bottom w:val="none" w:sz="0" w:space="0" w:color="auto"/>
            <w:right w:val="none" w:sz="0" w:space="0" w:color="auto"/>
          </w:divBdr>
        </w:div>
        <w:div w:id="431558687">
          <w:marLeft w:val="640"/>
          <w:marRight w:val="0"/>
          <w:marTop w:val="0"/>
          <w:marBottom w:val="0"/>
          <w:divBdr>
            <w:top w:val="none" w:sz="0" w:space="0" w:color="auto"/>
            <w:left w:val="none" w:sz="0" w:space="0" w:color="auto"/>
            <w:bottom w:val="none" w:sz="0" w:space="0" w:color="auto"/>
            <w:right w:val="none" w:sz="0" w:space="0" w:color="auto"/>
          </w:divBdr>
        </w:div>
        <w:div w:id="1990208362">
          <w:marLeft w:val="640"/>
          <w:marRight w:val="0"/>
          <w:marTop w:val="0"/>
          <w:marBottom w:val="0"/>
          <w:divBdr>
            <w:top w:val="none" w:sz="0" w:space="0" w:color="auto"/>
            <w:left w:val="none" w:sz="0" w:space="0" w:color="auto"/>
            <w:bottom w:val="none" w:sz="0" w:space="0" w:color="auto"/>
            <w:right w:val="none" w:sz="0" w:space="0" w:color="auto"/>
          </w:divBdr>
        </w:div>
        <w:div w:id="464857917">
          <w:marLeft w:val="640"/>
          <w:marRight w:val="0"/>
          <w:marTop w:val="0"/>
          <w:marBottom w:val="0"/>
          <w:divBdr>
            <w:top w:val="none" w:sz="0" w:space="0" w:color="auto"/>
            <w:left w:val="none" w:sz="0" w:space="0" w:color="auto"/>
            <w:bottom w:val="none" w:sz="0" w:space="0" w:color="auto"/>
            <w:right w:val="none" w:sz="0" w:space="0" w:color="auto"/>
          </w:divBdr>
        </w:div>
        <w:div w:id="1500538159">
          <w:marLeft w:val="640"/>
          <w:marRight w:val="0"/>
          <w:marTop w:val="0"/>
          <w:marBottom w:val="0"/>
          <w:divBdr>
            <w:top w:val="none" w:sz="0" w:space="0" w:color="auto"/>
            <w:left w:val="none" w:sz="0" w:space="0" w:color="auto"/>
            <w:bottom w:val="none" w:sz="0" w:space="0" w:color="auto"/>
            <w:right w:val="none" w:sz="0" w:space="0" w:color="auto"/>
          </w:divBdr>
        </w:div>
        <w:div w:id="1480685930">
          <w:marLeft w:val="640"/>
          <w:marRight w:val="0"/>
          <w:marTop w:val="0"/>
          <w:marBottom w:val="0"/>
          <w:divBdr>
            <w:top w:val="none" w:sz="0" w:space="0" w:color="auto"/>
            <w:left w:val="none" w:sz="0" w:space="0" w:color="auto"/>
            <w:bottom w:val="none" w:sz="0" w:space="0" w:color="auto"/>
            <w:right w:val="none" w:sz="0" w:space="0" w:color="auto"/>
          </w:divBdr>
        </w:div>
        <w:div w:id="1900557282">
          <w:marLeft w:val="640"/>
          <w:marRight w:val="0"/>
          <w:marTop w:val="0"/>
          <w:marBottom w:val="0"/>
          <w:divBdr>
            <w:top w:val="none" w:sz="0" w:space="0" w:color="auto"/>
            <w:left w:val="none" w:sz="0" w:space="0" w:color="auto"/>
            <w:bottom w:val="none" w:sz="0" w:space="0" w:color="auto"/>
            <w:right w:val="none" w:sz="0" w:space="0" w:color="auto"/>
          </w:divBdr>
        </w:div>
        <w:div w:id="2026974371">
          <w:marLeft w:val="640"/>
          <w:marRight w:val="0"/>
          <w:marTop w:val="0"/>
          <w:marBottom w:val="0"/>
          <w:divBdr>
            <w:top w:val="none" w:sz="0" w:space="0" w:color="auto"/>
            <w:left w:val="none" w:sz="0" w:space="0" w:color="auto"/>
            <w:bottom w:val="none" w:sz="0" w:space="0" w:color="auto"/>
            <w:right w:val="none" w:sz="0" w:space="0" w:color="auto"/>
          </w:divBdr>
        </w:div>
        <w:div w:id="70087239">
          <w:marLeft w:val="640"/>
          <w:marRight w:val="0"/>
          <w:marTop w:val="0"/>
          <w:marBottom w:val="0"/>
          <w:divBdr>
            <w:top w:val="none" w:sz="0" w:space="0" w:color="auto"/>
            <w:left w:val="none" w:sz="0" w:space="0" w:color="auto"/>
            <w:bottom w:val="none" w:sz="0" w:space="0" w:color="auto"/>
            <w:right w:val="none" w:sz="0" w:space="0" w:color="auto"/>
          </w:divBdr>
        </w:div>
        <w:div w:id="782699439">
          <w:marLeft w:val="640"/>
          <w:marRight w:val="0"/>
          <w:marTop w:val="0"/>
          <w:marBottom w:val="0"/>
          <w:divBdr>
            <w:top w:val="none" w:sz="0" w:space="0" w:color="auto"/>
            <w:left w:val="none" w:sz="0" w:space="0" w:color="auto"/>
            <w:bottom w:val="none" w:sz="0" w:space="0" w:color="auto"/>
            <w:right w:val="none" w:sz="0" w:space="0" w:color="auto"/>
          </w:divBdr>
        </w:div>
        <w:div w:id="1383753437">
          <w:marLeft w:val="640"/>
          <w:marRight w:val="0"/>
          <w:marTop w:val="0"/>
          <w:marBottom w:val="0"/>
          <w:divBdr>
            <w:top w:val="none" w:sz="0" w:space="0" w:color="auto"/>
            <w:left w:val="none" w:sz="0" w:space="0" w:color="auto"/>
            <w:bottom w:val="none" w:sz="0" w:space="0" w:color="auto"/>
            <w:right w:val="none" w:sz="0" w:space="0" w:color="auto"/>
          </w:divBdr>
        </w:div>
        <w:div w:id="1096291690">
          <w:marLeft w:val="640"/>
          <w:marRight w:val="0"/>
          <w:marTop w:val="0"/>
          <w:marBottom w:val="0"/>
          <w:divBdr>
            <w:top w:val="none" w:sz="0" w:space="0" w:color="auto"/>
            <w:left w:val="none" w:sz="0" w:space="0" w:color="auto"/>
            <w:bottom w:val="none" w:sz="0" w:space="0" w:color="auto"/>
            <w:right w:val="none" w:sz="0" w:space="0" w:color="auto"/>
          </w:divBdr>
        </w:div>
        <w:div w:id="108815365">
          <w:marLeft w:val="640"/>
          <w:marRight w:val="0"/>
          <w:marTop w:val="0"/>
          <w:marBottom w:val="0"/>
          <w:divBdr>
            <w:top w:val="none" w:sz="0" w:space="0" w:color="auto"/>
            <w:left w:val="none" w:sz="0" w:space="0" w:color="auto"/>
            <w:bottom w:val="none" w:sz="0" w:space="0" w:color="auto"/>
            <w:right w:val="none" w:sz="0" w:space="0" w:color="auto"/>
          </w:divBdr>
        </w:div>
        <w:div w:id="1127700936">
          <w:marLeft w:val="640"/>
          <w:marRight w:val="0"/>
          <w:marTop w:val="0"/>
          <w:marBottom w:val="0"/>
          <w:divBdr>
            <w:top w:val="none" w:sz="0" w:space="0" w:color="auto"/>
            <w:left w:val="none" w:sz="0" w:space="0" w:color="auto"/>
            <w:bottom w:val="none" w:sz="0" w:space="0" w:color="auto"/>
            <w:right w:val="none" w:sz="0" w:space="0" w:color="auto"/>
          </w:divBdr>
        </w:div>
        <w:div w:id="27418041">
          <w:marLeft w:val="640"/>
          <w:marRight w:val="0"/>
          <w:marTop w:val="0"/>
          <w:marBottom w:val="0"/>
          <w:divBdr>
            <w:top w:val="none" w:sz="0" w:space="0" w:color="auto"/>
            <w:left w:val="none" w:sz="0" w:space="0" w:color="auto"/>
            <w:bottom w:val="none" w:sz="0" w:space="0" w:color="auto"/>
            <w:right w:val="none" w:sz="0" w:space="0" w:color="auto"/>
          </w:divBdr>
        </w:div>
        <w:div w:id="506989177">
          <w:marLeft w:val="640"/>
          <w:marRight w:val="0"/>
          <w:marTop w:val="0"/>
          <w:marBottom w:val="0"/>
          <w:divBdr>
            <w:top w:val="none" w:sz="0" w:space="0" w:color="auto"/>
            <w:left w:val="none" w:sz="0" w:space="0" w:color="auto"/>
            <w:bottom w:val="none" w:sz="0" w:space="0" w:color="auto"/>
            <w:right w:val="none" w:sz="0" w:space="0" w:color="auto"/>
          </w:divBdr>
        </w:div>
        <w:div w:id="1284774724">
          <w:marLeft w:val="640"/>
          <w:marRight w:val="0"/>
          <w:marTop w:val="0"/>
          <w:marBottom w:val="0"/>
          <w:divBdr>
            <w:top w:val="none" w:sz="0" w:space="0" w:color="auto"/>
            <w:left w:val="none" w:sz="0" w:space="0" w:color="auto"/>
            <w:bottom w:val="none" w:sz="0" w:space="0" w:color="auto"/>
            <w:right w:val="none" w:sz="0" w:space="0" w:color="auto"/>
          </w:divBdr>
        </w:div>
        <w:div w:id="229462348">
          <w:marLeft w:val="640"/>
          <w:marRight w:val="0"/>
          <w:marTop w:val="0"/>
          <w:marBottom w:val="0"/>
          <w:divBdr>
            <w:top w:val="none" w:sz="0" w:space="0" w:color="auto"/>
            <w:left w:val="none" w:sz="0" w:space="0" w:color="auto"/>
            <w:bottom w:val="none" w:sz="0" w:space="0" w:color="auto"/>
            <w:right w:val="none" w:sz="0" w:space="0" w:color="auto"/>
          </w:divBdr>
        </w:div>
        <w:div w:id="2132704161">
          <w:marLeft w:val="640"/>
          <w:marRight w:val="0"/>
          <w:marTop w:val="0"/>
          <w:marBottom w:val="0"/>
          <w:divBdr>
            <w:top w:val="none" w:sz="0" w:space="0" w:color="auto"/>
            <w:left w:val="none" w:sz="0" w:space="0" w:color="auto"/>
            <w:bottom w:val="none" w:sz="0" w:space="0" w:color="auto"/>
            <w:right w:val="none" w:sz="0" w:space="0" w:color="auto"/>
          </w:divBdr>
        </w:div>
        <w:div w:id="2019186650">
          <w:marLeft w:val="640"/>
          <w:marRight w:val="0"/>
          <w:marTop w:val="0"/>
          <w:marBottom w:val="0"/>
          <w:divBdr>
            <w:top w:val="none" w:sz="0" w:space="0" w:color="auto"/>
            <w:left w:val="none" w:sz="0" w:space="0" w:color="auto"/>
            <w:bottom w:val="none" w:sz="0" w:space="0" w:color="auto"/>
            <w:right w:val="none" w:sz="0" w:space="0" w:color="auto"/>
          </w:divBdr>
        </w:div>
        <w:div w:id="1753313579">
          <w:marLeft w:val="640"/>
          <w:marRight w:val="0"/>
          <w:marTop w:val="0"/>
          <w:marBottom w:val="0"/>
          <w:divBdr>
            <w:top w:val="none" w:sz="0" w:space="0" w:color="auto"/>
            <w:left w:val="none" w:sz="0" w:space="0" w:color="auto"/>
            <w:bottom w:val="none" w:sz="0" w:space="0" w:color="auto"/>
            <w:right w:val="none" w:sz="0" w:space="0" w:color="auto"/>
          </w:divBdr>
        </w:div>
        <w:div w:id="841044689">
          <w:marLeft w:val="640"/>
          <w:marRight w:val="0"/>
          <w:marTop w:val="0"/>
          <w:marBottom w:val="0"/>
          <w:divBdr>
            <w:top w:val="none" w:sz="0" w:space="0" w:color="auto"/>
            <w:left w:val="none" w:sz="0" w:space="0" w:color="auto"/>
            <w:bottom w:val="none" w:sz="0" w:space="0" w:color="auto"/>
            <w:right w:val="none" w:sz="0" w:space="0" w:color="auto"/>
          </w:divBdr>
        </w:div>
        <w:div w:id="1023239593">
          <w:marLeft w:val="640"/>
          <w:marRight w:val="0"/>
          <w:marTop w:val="0"/>
          <w:marBottom w:val="0"/>
          <w:divBdr>
            <w:top w:val="none" w:sz="0" w:space="0" w:color="auto"/>
            <w:left w:val="none" w:sz="0" w:space="0" w:color="auto"/>
            <w:bottom w:val="none" w:sz="0" w:space="0" w:color="auto"/>
            <w:right w:val="none" w:sz="0" w:space="0" w:color="auto"/>
          </w:divBdr>
        </w:div>
        <w:div w:id="1010061177">
          <w:marLeft w:val="640"/>
          <w:marRight w:val="0"/>
          <w:marTop w:val="0"/>
          <w:marBottom w:val="0"/>
          <w:divBdr>
            <w:top w:val="none" w:sz="0" w:space="0" w:color="auto"/>
            <w:left w:val="none" w:sz="0" w:space="0" w:color="auto"/>
            <w:bottom w:val="none" w:sz="0" w:space="0" w:color="auto"/>
            <w:right w:val="none" w:sz="0" w:space="0" w:color="auto"/>
          </w:divBdr>
        </w:div>
        <w:div w:id="1642149158">
          <w:marLeft w:val="640"/>
          <w:marRight w:val="0"/>
          <w:marTop w:val="0"/>
          <w:marBottom w:val="0"/>
          <w:divBdr>
            <w:top w:val="none" w:sz="0" w:space="0" w:color="auto"/>
            <w:left w:val="none" w:sz="0" w:space="0" w:color="auto"/>
            <w:bottom w:val="none" w:sz="0" w:space="0" w:color="auto"/>
            <w:right w:val="none" w:sz="0" w:space="0" w:color="auto"/>
          </w:divBdr>
        </w:div>
        <w:div w:id="60061947">
          <w:marLeft w:val="640"/>
          <w:marRight w:val="0"/>
          <w:marTop w:val="0"/>
          <w:marBottom w:val="0"/>
          <w:divBdr>
            <w:top w:val="none" w:sz="0" w:space="0" w:color="auto"/>
            <w:left w:val="none" w:sz="0" w:space="0" w:color="auto"/>
            <w:bottom w:val="none" w:sz="0" w:space="0" w:color="auto"/>
            <w:right w:val="none" w:sz="0" w:space="0" w:color="auto"/>
          </w:divBdr>
        </w:div>
        <w:div w:id="1474370093">
          <w:marLeft w:val="640"/>
          <w:marRight w:val="0"/>
          <w:marTop w:val="0"/>
          <w:marBottom w:val="0"/>
          <w:divBdr>
            <w:top w:val="none" w:sz="0" w:space="0" w:color="auto"/>
            <w:left w:val="none" w:sz="0" w:space="0" w:color="auto"/>
            <w:bottom w:val="none" w:sz="0" w:space="0" w:color="auto"/>
            <w:right w:val="none" w:sz="0" w:space="0" w:color="auto"/>
          </w:divBdr>
        </w:div>
        <w:div w:id="761727224">
          <w:marLeft w:val="640"/>
          <w:marRight w:val="0"/>
          <w:marTop w:val="0"/>
          <w:marBottom w:val="0"/>
          <w:divBdr>
            <w:top w:val="none" w:sz="0" w:space="0" w:color="auto"/>
            <w:left w:val="none" w:sz="0" w:space="0" w:color="auto"/>
            <w:bottom w:val="none" w:sz="0" w:space="0" w:color="auto"/>
            <w:right w:val="none" w:sz="0" w:space="0" w:color="auto"/>
          </w:divBdr>
        </w:div>
        <w:div w:id="737283032">
          <w:marLeft w:val="640"/>
          <w:marRight w:val="0"/>
          <w:marTop w:val="0"/>
          <w:marBottom w:val="0"/>
          <w:divBdr>
            <w:top w:val="none" w:sz="0" w:space="0" w:color="auto"/>
            <w:left w:val="none" w:sz="0" w:space="0" w:color="auto"/>
            <w:bottom w:val="none" w:sz="0" w:space="0" w:color="auto"/>
            <w:right w:val="none" w:sz="0" w:space="0" w:color="auto"/>
          </w:divBdr>
        </w:div>
        <w:div w:id="1857190614">
          <w:marLeft w:val="640"/>
          <w:marRight w:val="0"/>
          <w:marTop w:val="0"/>
          <w:marBottom w:val="0"/>
          <w:divBdr>
            <w:top w:val="none" w:sz="0" w:space="0" w:color="auto"/>
            <w:left w:val="none" w:sz="0" w:space="0" w:color="auto"/>
            <w:bottom w:val="none" w:sz="0" w:space="0" w:color="auto"/>
            <w:right w:val="none" w:sz="0" w:space="0" w:color="auto"/>
          </w:divBdr>
        </w:div>
        <w:div w:id="215364178">
          <w:marLeft w:val="640"/>
          <w:marRight w:val="0"/>
          <w:marTop w:val="0"/>
          <w:marBottom w:val="0"/>
          <w:divBdr>
            <w:top w:val="none" w:sz="0" w:space="0" w:color="auto"/>
            <w:left w:val="none" w:sz="0" w:space="0" w:color="auto"/>
            <w:bottom w:val="none" w:sz="0" w:space="0" w:color="auto"/>
            <w:right w:val="none" w:sz="0" w:space="0" w:color="auto"/>
          </w:divBdr>
        </w:div>
        <w:div w:id="275791039">
          <w:marLeft w:val="640"/>
          <w:marRight w:val="0"/>
          <w:marTop w:val="0"/>
          <w:marBottom w:val="0"/>
          <w:divBdr>
            <w:top w:val="none" w:sz="0" w:space="0" w:color="auto"/>
            <w:left w:val="none" w:sz="0" w:space="0" w:color="auto"/>
            <w:bottom w:val="none" w:sz="0" w:space="0" w:color="auto"/>
            <w:right w:val="none" w:sz="0" w:space="0" w:color="auto"/>
          </w:divBdr>
        </w:div>
        <w:div w:id="2030524634">
          <w:marLeft w:val="640"/>
          <w:marRight w:val="0"/>
          <w:marTop w:val="0"/>
          <w:marBottom w:val="0"/>
          <w:divBdr>
            <w:top w:val="none" w:sz="0" w:space="0" w:color="auto"/>
            <w:left w:val="none" w:sz="0" w:space="0" w:color="auto"/>
            <w:bottom w:val="none" w:sz="0" w:space="0" w:color="auto"/>
            <w:right w:val="none" w:sz="0" w:space="0" w:color="auto"/>
          </w:divBdr>
        </w:div>
        <w:div w:id="1281569860">
          <w:marLeft w:val="640"/>
          <w:marRight w:val="0"/>
          <w:marTop w:val="0"/>
          <w:marBottom w:val="0"/>
          <w:divBdr>
            <w:top w:val="none" w:sz="0" w:space="0" w:color="auto"/>
            <w:left w:val="none" w:sz="0" w:space="0" w:color="auto"/>
            <w:bottom w:val="none" w:sz="0" w:space="0" w:color="auto"/>
            <w:right w:val="none" w:sz="0" w:space="0" w:color="auto"/>
          </w:divBdr>
        </w:div>
        <w:div w:id="475494740">
          <w:marLeft w:val="640"/>
          <w:marRight w:val="0"/>
          <w:marTop w:val="0"/>
          <w:marBottom w:val="0"/>
          <w:divBdr>
            <w:top w:val="none" w:sz="0" w:space="0" w:color="auto"/>
            <w:left w:val="none" w:sz="0" w:space="0" w:color="auto"/>
            <w:bottom w:val="none" w:sz="0" w:space="0" w:color="auto"/>
            <w:right w:val="none" w:sz="0" w:space="0" w:color="auto"/>
          </w:divBdr>
        </w:div>
        <w:div w:id="955717444">
          <w:marLeft w:val="640"/>
          <w:marRight w:val="0"/>
          <w:marTop w:val="0"/>
          <w:marBottom w:val="0"/>
          <w:divBdr>
            <w:top w:val="none" w:sz="0" w:space="0" w:color="auto"/>
            <w:left w:val="none" w:sz="0" w:space="0" w:color="auto"/>
            <w:bottom w:val="none" w:sz="0" w:space="0" w:color="auto"/>
            <w:right w:val="none" w:sz="0" w:space="0" w:color="auto"/>
          </w:divBdr>
        </w:div>
        <w:div w:id="626818481">
          <w:marLeft w:val="640"/>
          <w:marRight w:val="0"/>
          <w:marTop w:val="0"/>
          <w:marBottom w:val="0"/>
          <w:divBdr>
            <w:top w:val="none" w:sz="0" w:space="0" w:color="auto"/>
            <w:left w:val="none" w:sz="0" w:space="0" w:color="auto"/>
            <w:bottom w:val="none" w:sz="0" w:space="0" w:color="auto"/>
            <w:right w:val="none" w:sz="0" w:space="0" w:color="auto"/>
          </w:divBdr>
        </w:div>
        <w:div w:id="404495874">
          <w:marLeft w:val="640"/>
          <w:marRight w:val="0"/>
          <w:marTop w:val="0"/>
          <w:marBottom w:val="0"/>
          <w:divBdr>
            <w:top w:val="none" w:sz="0" w:space="0" w:color="auto"/>
            <w:left w:val="none" w:sz="0" w:space="0" w:color="auto"/>
            <w:bottom w:val="none" w:sz="0" w:space="0" w:color="auto"/>
            <w:right w:val="none" w:sz="0" w:space="0" w:color="auto"/>
          </w:divBdr>
        </w:div>
        <w:div w:id="1091120622">
          <w:marLeft w:val="640"/>
          <w:marRight w:val="0"/>
          <w:marTop w:val="0"/>
          <w:marBottom w:val="0"/>
          <w:divBdr>
            <w:top w:val="none" w:sz="0" w:space="0" w:color="auto"/>
            <w:left w:val="none" w:sz="0" w:space="0" w:color="auto"/>
            <w:bottom w:val="none" w:sz="0" w:space="0" w:color="auto"/>
            <w:right w:val="none" w:sz="0" w:space="0" w:color="auto"/>
          </w:divBdr>
        </w:div>
        <w:div w:id="606739854">
          <w:marLeft w:val="640"/>
          <w:marRight w:val="0"/>
          <w:marTop w:val="0"/>
          <w:marBottom w:val="0"/>
          <w:divBdr>
            <w:top w:val="none" w:sz="0" w:space="0" w:color="auto"/>
            <w:left w:val="none" w:sz="0" w:space="0" w:color="auto"/>
            <w:bottom w:val="none" w:sz="0" w:space="0" w:color="auto"/>
            <w:right w:val="none" w:sz="0" w:space="0" w:color="auto"/>
          </w:divBdr>
        </w:div>
        <w:div w:id="1732969136">
          <w:marLeft w:val="640"/>
          <w:marRight w:val="0"/>
          <w:marTop w:val="0"/>
          <w:marBottom w:val="0"/>
          <w:divBdr>
            <w:top w:val="none" w:sz="0" w:space="0" w:color="auto"/>
            <w:left w:val="none" w:sz="0" w:space="0" w:color="auto"/>
            <w:bottom w:val="none" w:sz="0" w:space="0" w:color="auto"/>
            <w:right w:val="none" w:sz="0" w:space="0" w:color="auto"/>
          </w:divBdr>
        </w:div>
        <w:div w:id="369457078">
          <w:marLeft w:val="640"/>
          <w:marRight w:val="0"/>
          <w:marTop w:val="0"/>
          <w:marBottom w:val="0"/>
          <w:divBdr>
            <w:top w:val="none" w:sz="0" w:space="0" w:color="auto"/>
            <w:left w:val="none" w:sz="0" w:space="0" w:color="auto"/>
            <w:bottom w:val="none" w:sz="0" w:space="0" w:color="auto"/>
            <w:right w:val="none" w:sz="0" w:space="0" w:color="auto"/>
          </w:divBdr>
        </w:div>
        <w:div w:id="981617147">
          <w:marLeft w:val="640"/>
          <w:marRight w:val="0"/>
          <w:marTop w:val="0"/>
          <w:marBottom w:val="0"/>
          <w:divBdr>
            <w:top w:val="none" w:sz="0" w:space="0" w:color="auto"/>
            <w:left w:val="none" w:sz="0" w:space="0" w:color="auto"/>
            <w:bottom w:val="none" w:sz="0" w:space="0" w:color="auto"/>
            <w:right w:val="none" w:sz="0" w:space="0" w:color="auto"/>
          </w:divBdr>
        </w:div>
        <w:div w:id="1375546647">
          <w:marLeft w:val="640"/>
          <w:marRight w:val="0"/>
          <w:marTop w:val="0"/>
          <w:marBottom w:val="0"/>
          <w:divBdr>
            <w:top w:val="none" w:sz="0" w:space="0" w:color="auto"/>
            <w:left w:val="none" w:sz="0" w:space="0" w:color="auto"/>
            <w:bottom w:val="none" w:sz="0" w:space="0" w:color="auto"/>
            <w:right w:val="none" w:sz="0" w:space="0" w:color="auto"/>
          </w:divBdr>
        </w:div>
        <w:div w:id="1791705925">
          <w:marLeft w:val="640"/>
          <w:marRight w:val="0"/>
          <w:marTop w:val="0"/>
          <w:marBottom w:val="0"/>
          <w:divBdr>
            <w:top w:val="none" w:sz="0" w:space="0" w:color="auto"/>
            <w:left w:val="none" w:sz="0" w:space="0" w:color="auto"/>
            <w:bottom w:val="none" w:sz="0" w:space="0" w:color="auto"/>
            <w:right w:val="none" w:sz="0" w:space="0" w:color="auto"/>
          </w:divBdr>
        </w:div>
        <w:div w:id="1107233748">
          <w:marLeft w:val="640"/>
          <w:marRight w:val="0"/>
          <w:marTop w:val="0"/>
          <w:marBottom w:val="0"/>
          <w:divBdr>
            <w:top w:val="none" w:sz="0" w:space="0" w:color="auto"/>
            <w:left w:val="none" w:sz="0" w:space="0" w:color="auto"/>
            <w:bottom w:val="none" w:sz="0" w:space="0" w:color="auto"/>
            <w:right w:val="none" w:sz="0" w:space="0" w:color="auto"/>
          </w:divBdr>
        </w:div>
        <w:div w:id="1299722348">
          <w:marLeft w:val="640"/>
          <w:marRight w:val="0"/>
          <w:marTop w:val="0"/>
          <w:marBottom w:val="0"/>
          <w:divBdr>
            <w:top w:val="none" w:sz="0" w:space="0" w:color="auto"/>
            <w:left w:val="none" w:sz="0" w:space="0" w:color="auto"/>
            <w:bottom w:val="none" w:sz="0" w:space="0" w:color="auto"/>
            <w:right w:val="none" w:sz="0" w:space="0" w:color="auto"/>
          </w:divBdr>
        </w:div>
        <w:div w:id="1136803197">
          <w:marLeft w:val="640"/>
          <w:marRight w:val="0"/>
          <w:marTop w:val="0"/>
          <w:marBottom w:val="0"/>
          <w:divBdr>
            <w:top w:val="none" w:sz="0" w:space="0" w:color="auto"/>
            <w:left w:val="none" w:sz="0" w:space="0" w:color="auto"/>
            <w:bottom w:val="none" w:sz="0" w:space="0" w:color="auto"/>
            <w:right w:val="none" w:sz="0" w:space="0" w:color="auto"/>
          </w:divBdr>
        </w:div>
        <w:div w:id="1984890581">
          <w:marLeft w:val="640"/>
          <w:marRight w:val="0"/>
          <w:marTop w:val="0"/>
          <w:marBottom w:val="0"/>
          <w:divBdr>
            <w:top w:val="none" w:sz="0" w:space="0" w:color="auto"/>
            <w:left w:val="none" w:sz="0" w:space="0" w:color="auto"/>
            <w:bottom w:val="none" w:sz="0" w:space="0" w:color="auto"/>
            <w:right w:val="none" w:sz="0" w:space="0" w:color="auto"/>
          </w:divBdr>
        </w:div>
        <w:div w:id="327290601">
          <w:marLeft w:val="640"/>
          <w:marRight w:val="0"/>
          <w:marTop w:val="0"/>
          <w:marBottom w:val="0"/>
          <w:divBdr>
            <w:top w:val="none" w:sz="0" w:space="0" w:color="auto"/>
            <w:left w:val="none" w:sz="0" w:space="0" w:color="auto"/>
            <w:bottom w:val="none" w:sz="0" w:space="0" w:color="auto"/>
            <w:right w:val="none" w:sz="0" w:space="0" w:color="auto"/>
          </w:divBdr>
        </w:div>
        <w:div w:id="469828533">
          <w:marLeft w:val="640"/>
          <w:marRight w:val="0"/>
          <w:marTop w:val="0"/>
          <w:marBottom w:val="0"/>
          <w:divBdr>
            <w:top w:val="none" w:sz="0" w:space="0" w:color="auto"/>
            <w:left w:val="none" w:sz="0" w:space="0" w:color="auto"/>
            <w:bottom w:val="none" w:sz="0" w:space="0" w:color="auto"/>
            <w:right w:val="none" w:sz="0" w:space="0" w:color="auto"/>
          </w:divBdr>
        </w:div>
        <w:div w:id="1054697714">
          <w:marLeft w:val="640"/>
          <w:marRight w:val="0"/>
          <w:marTop w:val="0"/>
          <w:marBottom w:val="0"/>
          <w:divBdr>
            <w:top w:val="none" w:sz="0" w:space="0" w:color="auto"/>
            <w:left w:val="none" w:sz="0" w:space="0" w:color="auto"/>
            <w:bottom w:val="none" w:sz="0" w:space="0" w:color="auto"/>
            <w:right w:val="none" w:sz="0" w:space="0" w:color="auto"/>
          </w:divBdr>
        </w:div>
        <w:div w:id="712966909">
          <w:marLeft w:val="640"/>
          <w:marRight w:val="0"/>
          <w:marTop w:val="0"/>
          <w:marBottom w:val="0"/>
          <w:divBdr>
            <w:top w:val="none" w:sz="0" w:space="0" w:color="auto"/>
            <w:left w:val="none" w:sz="0" w:space="0" w:color="auto"/>
            <w:bottom w:val="none" w:sz="0" w:space="0" w:color="auto"/>
            <w:right w:val="none" w:sz="0" w:space="0" w:color="auto"/>
          </w:divBdr>
        </w:div>
        <w:div w:id="877622863">
          <w:marLeft w:val="640"/>
          <w:marRight w:val="0"/>
          <w:marTop w:val="0"/>
          <w:marBottom w:val="0"/>
          <w:divBdr>
            <w:top w:val="none" w:sz="0" w:space="0" w:color="auto"/>
            <w:left w:val="none" w:sz="0" w:space="0" w:color="auto"/>
            <w:bottom w:val="none" w:sz="0" w:space="0" w:color="auto"/>
            <w:right w:val="none" w:sz="0" w:space="0" w:color="auto"/>
          </w:divBdr>
        </w:div>
        <w:div w:id="1619332091">
          <w:marLeft w:val="640"/>
          <w:marRight w:val="0"/>
          <w:marTop w:val="0"/>
          <w:marBottom w:val="0"/>
          <w:divBdr>
            <w:top w:val="none" w:sz="0" w:space="0" w:color="auto"/>
            <w:left w:val="none" w:sz="0" w:space="0" w:color="auto"/>
            <w:bottom w:val="none" w:sz="0" w:space="0" w:color="auto"/>
            <w:right w:val="none" w:sz="0" w:space="0" w:color="auto"/>
          </w:divBdr>
        </w:div>
        <w:div w:id="432868035">
          <w:marLeft w:val="640"/>
          <w:marRight w:val="0"/>
          <w:marTop w:val="0"/>
          <w:marBottom w:val="0"/>
          <w:divBdr>
            <w:top w:val="none" w:sz="0" w:space="0" w:color="auto"/>
            <w:left w:val="none" w:sz="0" w:space="0" w:color="auto"/>
            <w:bottom w:val="none" w:sz="0" w:space="0" w:color="auto"/>
            <w:right w:val="none" w:sz="0" w:space="0" w:color="auto"/>
          </w:divBdr>
        </w:div>
        <w:div w:id="2024210996">
          <w:marLeft w:val="640"/>
          <w:marRight w:val="0"/>
          <w:marTop w:val="0"/>
          <w:marBottom w:val="0"/>
          <w:divBdr>
            <w:top w:val="none" w:sz="0" w:space="0" w:color="auto"/>
            <w:left w:val="none" w:sz="0" w:space="0" w:color="auto"/>
            <w:bottom w:val="none" w:sz="0" w:space="0" w:color="auto"/>
            <w:right w:val="none" w:sz="0" w:space="0" w:color="auto"/>
          </w:divBdr>
        </w:div>
        <w:div w:id="180704682">
          <w:marLeft w:val="640"/>
          <w:marRight w:val="0"/>
          <w:marTop w:val="0"/>
          <w:marBottom w:val="0"/>
          <w:divBdr>
            <w:top w:val="none" w:sz="0" w:space="0" w:color="auto"/>
            <w:left w:val="none" w:sz="0" w:space="0" w:color="auto"/>
            <w:bottom w:val="none" w:sz="0" w:space="0" w:color="auto"/>
            <w:right w:val="none" w:sz="0" w:space="0" w:color="auto"/>
          </w:divBdr>
        </w:div>
        <w:div w:id="247690125">
          <w:marLeft w:val="640"/>
          <w:marRight w:val="0"/>
          <w:marTop w:val="0"/>
          <w:marBottom w:val="0"/>
          <w:divBdr>
            <w:top w:val="none" w:sz="0" w:space="0" w:color="auto"/>
            <w:left w:val="none" w:sz="0" w:space="0" w:color="auto"/>
            <w:bottom w:val="none" w:sz="0" w:space="0" w:color="auto"/>
            <w:right w:val="none" w:sz="0" w:space="0" w:color="auto"/>
          </w:divBdr>
        </w:div>
        <w:div w:id="399669741">
          <w:marLeft w:val="640"/>
          <w:marRight w:val="0"/>
          <w:marTop w:val="0"/>
          <w:marBottom w:val="0"/>
          <w:divBdr>
            <w:top w:val="none" w:sz="0" w:space="0" w:color="auto"/>
            <w:left w:val="none" w:sz="0" w:space="0" w:color="auto"/>
            <w:bottom w:val="none" w:sz="0" w:space="0" w:color="auto"/>
            <w:right w:val="none" w:sz="0" w:space="0" w:color="auto"/>
          </w:divBdr>
        </w:div>
        <w:div w:id="326327842">
          <w:marLeft w:val="640"/>
          <w:marRight w:val="0"/>
          <w:marTop w:val="0"/>
          <w:marBottom w:val="0"/>
          <w:divBdr>
            <w:top w:val="none" w:sz="0" w:space="0" w:color="auto"/>
            <w:left w:val="none" w:sz="0" w:space="0" w:color="auto"/>
            <w:bottom w:val="none" w:sz="0" w:space="0" w:color="auto"/>
            <w:right w:val="none" w:sz="0" w:space="0" w:color="auto"/>
          </w:divBdr>
        </w:div>
        <w:div w:id="1653173156">
          <w:marLeft w:val="640"/>
          <w:marRight w:val="0"/>
          <w:marTop w:val="0"/>
          <w:marBottom w:val="0"/>
          <w:divBdr>
            <w:top w:val="none" w:sz="0" w:space="0" w:color="auto"/>
            <w:left w:val="none" w:sz="0" w:space="0" w:color="auto"/>
            <w:bottom w:val="none" w:sz="0" w:space="0" w:color="auto"/>
            <w:right w:val="none" w:sz="0" w:space="0" w:color="auto"/>
          </w:divBdr>
        </w:div>
        <w:div w:id="714046503">
          <w:marLeft w:val="640"/>
          <w:marRight w:val="0"/>
          <w:marTop w:val="0"/>
          <w:marBottom w:val="0"/>
          <w:divBdr>
            <w:top w:val="none" w:sz="0" w:space="0" w:color="auto"/>
            <w:left w:val="none" w:sz="0" w:space="0" w:color="auto"/>
            <w:bottom w:val="none" w:sz="0" w:space="0" w:color="auto"/>
            <w:right w:val="none" w:sz="0" w:space="0" w:color="auto"/>
          </w:divBdr>
        </w:div>
        <w:div w:id="22369365">
          <w:marLeft w:val="640"/>
          <w:marRight w:val="0"/>
          <w:marTop w:val="0"/>
          <w:marBottom w:val="0"/>
          <w:divBdr>
            <w:top w:val="none" w:sz="0" w:space="0" w:color="auto"/>
            <w:left w:val="none" w:sz="0" w:space="0" w:color="auto"/>
            <w:bottom w:val="none" w:sz="0" w:space="0" w:color="auto"/>
            <w:right w:val="none" w:sz="0" w:space="0" w:color="auto"/>
          </w:divBdr>
        </w:div>
        <w:div w:id="1904023521">
          <w:marLeft w:val="640"/>
          <w:marRight w:val="0"/>
          <w:marTop w:val="0"/>
          <w:marBottom w:val="0"/>
          <w:divBdr>
            <w:top w:val="none" w:sz="0" w:space="0" w:color="auto"/>
            <w:left w:val="none" w:sz="0" w:space="0" w:color="auto"/>
            <w:bottom w:val="none" w:sz="0" w:space="0" w:color="auto"/>
            <w:right w:val="none" w:sz="0" w:space="0" w:color="auto"/>
          </w:divBdr>
        </w:div>
        <w:div w:id="868684924">
          <w:marLeft w:val="640"/>
          <w:marRight w:val="0"/>
          <w:marTop w:val="0"/>
          <w:marBottom w:val="0"/>
          <w:divBdr>
            <w:top w:val="none" w:sz="0" w:space="0" w:color="auto"/>
            <w:left w:val="none" w:sz="0" w:space="0" w:color="auto"/>
            <w:bottom w:val="none" w:sz="0" w:space="0" w:color="auto"/>
            <w:right w:val="none" w:sz="0" w:space="0" w:color="auto"/>
          </w:divBdr>
        </w:div>
        <w:div w:id="1764960070">
          <w:marLeft w:val="640"/>
          <w:marRight w:val="0"/>
          <w:marTop w:val="0"/>
          <w:marBottom w:val="0"/>
          <w:divBdr>
            <w:top w:val="none" w:sz="0" w:space="0" w:color="auto"/>
            <w:left w:val="none" w:sz="0" w:space="0" w:color="auto"/>
            <w:bottom w:val="none" w:sz="0" w:space="0" w:color="auto"/>
            <w:right w:val="none" w:sz="0" w:space="0" w:color="auto"/>
          </w:divBdr>
        </w:div>
        <w:div w:id="738985437">
          <w:marLeft w:val="640"/>
          <w:marRight w:val="0"/>
          <w:marTop w:val="0"/>
          <w:marBottom w:val="0"/>
          <w:divBdr>
            <w:top w:val="none" w:sz="0" w:space="0" w:color="auto"/>
            <w:left w:val="none" w:sz="0" w:space="0" w:color="auto"/>
            <w:bottom w:val="none" w:sz="0" w:space="0" w:color="auto"/>
            <w:right w:val="none" w:sz="0" w:space="0" w:color="auto"/>
          </w:divBdr>
        </w:div>
        <w:div w:id="1875995693">
          <w:marLeft w:val="640"/>
          <w:marRight w:val="0"/>
          <w:marTop w:val="0"/>
          <w:marBottom w:val="0"/>
          <w:divBdr>
            <w:top w:val="none" w:sz="0" w:space="0" w:color="auto"/>
            <w:left w:val="none" w:sz="0" w:space="0" w:color="auto"/>
            <w:bottom w:val="none" w:sz="0" w:space="0" w:color="auto"/>
            <w:right w:val="none" w:sz="0" w:space="0" w:color="auto"/>
          </w:divBdr>
        </w:div>
        <w:div w:id="459693201">
          <w:marLeft w:val="640"/>
          <w:marRight w:val="0"/>
          <w:marTop w:val="0"/>
          <w:marBottom w:val="0"/>
          <w:divBdr>
            <w:top w:val="none" w:sz="0" w:space="0" w:color="auto"/>
            <w:left w:val="none" w:sz="0" w:space="0" w:color="auto"/>
            <w:bottom w:val="none" w:sz="0" w:space="0" w:color="auto"/>
            <w:right w:val="none" w:sz="0" w:space="0" w:color="auto"/>
          </w:divBdr>
        </w:div>
        <w:div w:id="1179269767">
          <w:marLeft w:val="640"/>
          <w:marRight w:val="0"/>
          <w:marTop w:val="0"/>
          <w:marBottom w:val="0"/>
          <w:divBdr>
            <w:top w:val="none" w:sz="0" w:space="0" w:color="auto"/>
            <w:left w:val="none" w:sz="0" w:space="0" w:color="auto"/>
            <w:bottom w:val="none" w:sz="0" w:space="0" w:color="auto"/>
            <w:right w:val="none" w:sz="0" w:space="0" w:color="auto"/>
          </w:divBdr>
        </w:div>
        <w:div w:id="1797067241">
          <w:marLeft w:val="640"/>
          <w:marRight w:val="0"/>
          <w:marTop w:val="0"/>
          <w:marBottom w:val="0"/>
          <w:divBdr>
            <w:top w:val="none" w:sz="0" w:space="0" w:color="auto"/>
            <w:left w:val="none" w:sz="0" w:space="0" w:color="auto"/>
            <w:bottom w:val="none" w:sz="0" w:space="0" w:color="auto"/>
            <w:right w:val="none" w:sz="0" w:space="0" w:color="auto"/>
          </w:divBdr>
        </w:div>
        <w:div w:id="814762373">
          <w:marLeft w:val="640"/>
          <w:marRight w:val="0"/>
          <w:marTop w:val="0"/>
          <w:marBottom w:val="0"/>
          <w:divBdr>
            <w:top w:val="none" w:sz="0" w:space="0" w:color="auto"/>
            <w:left w:val="none" w:sz="0" w:space="0" w:color="auto"/>
            <w:bottom w:val="none" w:sz="0" w:space="0" w:color="auto"/>
            <w:right w:val="none" w:sz="0" w:space="0" w:color="auto"/>
          </w:divBdr>
        </w:div>
        <w:div w:id="311570576">
          <w:marLeft w:val="640"/>
          <w:marRight w:val="0"/>
          <w:marTop w:val="0"/>
          <w:marBottom w:val="0"/>
          <w:divBdr>
            <w:top w:val="none" w:sz="0" w:space="0" w:color="auto"/>
            <w:left w:val="none" w:sz="0" w:space="0" w:color="auto"/>
            <w:bottom w:val="none" w:sz="0" w:space="0" w:color="auto"/>
            <w:right w:val="none" w:sz="0" w:space="0" w:color="auto"/>
          </w:divBdr>
        </w:div>
        <w:div w:id="707026720">
          <w:marLeft w:val="640"/>
          <w:marRight w:val="0"/>
          <w:marTop w:val="0"/>
          <w:marBottom w:val="0"/>
          <w:divBdr>
            <w:top w:val="none" w:sz="0" w:space="0" w:color="auto"/>
            <w:left w:val="none" w:sz="0" w:space="0" w:color="auto"/>
            <w:bottom w:val="none" w:sz="0" w:space="0" w:color="auto"/>
            <w:right w:val="none" w:sz="0" w:space="0" w:color="auto"/>
          </w:divBdr>
        </w:div>
        <w:div w:id="1635983772">
          <w:marLeft w:val="640"/>
          <w:marRight w:val="0"/>
          <w:marTop w:val="0"/>
          <w:marBottom w:val="0"/>
          <w:divBdr>
            <w:top w:val="none" w:sz="0" w:space="0" w:color="auto"/>
            <w:left w:val="none" w:sz="0" w:space="0" w:color="auto"/>
            <w:bottom w:val="none" w:sz="0" w:space="0" w:color="auto"/>
            <w:right w:val="none" w:sz="0" w:space="0" w:color="auto"/>
          </w:divBdr>
        </w:div>
        <w:div w:id="1635942226">
          <w:marLeft w:val="640"/>
          <w:marRight w:val="0"/>
          <w:marTop w:val="0"/>
          <w:marBottom w:val="0"/>
          <w:divBdr>
            <w:top w:val="none" w:sz="0" w:space="0" w:color="auto"/>
            <w:left w:val="none" w:sz="0" w:space="0" w:color="auto"/>
            <w:bottom w:val="none" w:sz="0" w:space="0" w:color="auto"/>
            <w:right w:val="none" w:sz="0" w:space="0" w:color="auto"/>
          </w:divBdr>
        </w:div>
        <w:div w:id="274094133">
          <w:marLeft w:val="640"/>
          <w:marRight w:val="0"/>
          <w:marTop w:val="0"/>
          <w:marBottom w:val="0"/>
          <w:divBdr>
            <w:top w:val="none" w:sz="0" w:space="0" w:color="auto"/>
            <w:left w:val="none" w:sz="0" w:space="0" w:color="auto"/>
            <w:bottom w:val="none" w:sz="0" w:space="0" w:color="auto"/>
            <w:right w:val="none" w:sz="0" w:space="0" w:color="auto"/>
          </w:divBdr>
        </w:div>
        <w:div w:id="2140683969">
          <w:marLeft w:val="640"/>
          <w:marRight w:val="0"/>
          <w:marTop w:val="0"/>
          <w:marBottom w:val="0"/>
          <w:divBdr>
            <w:top w:val="none" w:sz="0" w:space="0" w:color="auto"/>
            <w:left w:val="none" w:sz="0" w:space="0" w:color="auto"/>
            <w:bottom w:val="none" w:sz="0" w:space="0" w:color="auto"/>
            <w:right w:val="none" w:sz="0" w:space="0" w:color="auto"/>
          </w:divBdr>
        </w:div>
        <w:div w:id="511652571">
          <w:marLeft w:val="640"/>
          <w:marRight w:val="0"/>
          <w:marTop w:val="0"/>
          <w:marBottom w:val="0"/>
          <w:divBdr>
            <w:top w:val="none" w:sz="0" w:space="0" w:color="auto"/>
            <w:left w:val="none" w:sz="0" w:space="0" w:color="auto"/>
            <w:bottom w:val="none" w:sz="0" w:space="0" w:color="auto"/>
            <w:right w:val="none" w:sz="0" w:space="0" w:color="auto"/>
          </w:divBdr>
        </w:div>
        <w:div w:id="377360375">
          <w:marLeft w:val="640"/>
          <w:marRight w:val="0"/>
          <w:marTop w:val="0"/>
          <w:marBottom w:val="0"/>
          <w:divBdr>
            <w:top w:val="none" w:sz="0" w:space="0" w:color="auto"/>
            <w:left w:val="none" w:sz="0" w:space="0" w:color="auto"/>
            <w:bottom w:val="none" w:sz="0" w:space="0" w:color="auto"/>
            <w:right w:val="none" w:sz="0" w:space="0" w:color="auto"/>
          </w:divBdr>
        </w:div>
        <w:div w:id="99842595">
          <w:marLeft w:val="640"/>
          <w:marRight w:val="0"/>
          <w:marTop w:val="0"/>
          <w:marBottom w:val="0"/>
          <w:divBdr>
            <w:top w:val="none" w:sz="0" w:space="0" w:color="auto"/>
            <w:left w:val="none" w:sz="0" w:space="0" w:color="auto"/>
            <w:bottom w:val="none" w:sz="0" w:space="0" w:color="auto"/>
            <w:right w:val="none" w:sz="0" w:space="0" w:color="auto"/>
          </w:divBdr>
        </w:div>
        <w:div w:id="761029265">
          <w:marLeft w:val="640"/>
          <w:marRight w:val="0"/>
          <w:marTop w:val="0"/>
          <w:marBottom w:val="0"/>
          <w:divBdr>
            <w:top w:val="none" w:sz="0" w:space="0" w:color="auto"/>
            <w:left w:val="none" w:sz="0" w:space="0" w:color="auto"/>
            <w:bottom w:val="none" w:sz="0" w:space="0" w:color="auto"/>
            <w:right w:val="none" w:sz="0" w:space="0" w:color="auto"/>
          </w:divBdr>
        </w:div>
      </w:divsChild>
    </w:div>
    <w:div w:id="42221178">
      <w:bodyDiv w:val="1"/>
      <w:marLeft w:val="0"/>
      <w:marRight w:val="0"/>
      <w:marTop w:val="0"/>
      <w:marBottom w:val="0"/>
      <w:divBdr>
        <w:top w:val="none" w:sz="0" w:space="0" w:color="auto"/>
        <w:left w:val="none" w:sz="0" w:space="0" w:color="auto"/>
        <w:bottom w:val="none" w:sz="0" w:space="0" w:color="auto"/>
        <w:right w:val="none" w:sz="0" w:space="0" w:color="auto"/>
      </w:divBdr>
      <w:divsChild>
        <w:div w:id="604002412">
          <w:marLeft w:val="640"/>
          <w:marRight w:val="0"/>
          <w:marTop w:val="0"/>
          <w:marBottom w:val="0"/>
          <w:divBdr>
            <w:top w:val="none" w:sz="0" w:space="0" w:color="auto"/>
            <w:left w:val="none" w:sz="0" w:space="0" w:color="auto"/>
            <w:bottom w:val="none" w:sz="0" w:space="0" w:color="auto"/>
            <w:right w:val="none" w:sz="0" w:space="0" w:color="auto"/>
          </w:divBdr>
        </w:div>
        <w:div w:id="1383941768">
          <w:marLeft w:val="640"/>
          <w:marRight w:val="0"/>
          <w:marTop w:val="0"/>
          <w:marBottom w:val="0"/>
          <w:divBdr>
            <w:top w:val="none" w:sz="0" w:space="0" w:color="auto"/>
            <w:left w:val="none" w:sz="0" w:space="0" w:color="auto"/>
            <w:bottom w:val="none" w:sz="0" w:space="0" w:color="auto"/>
            <w:right w:val="none" w:sz="0" w:space="0" w:color="auto"/>
          </w:divBdr>
        </w:div>
        <w:div w:id="1606769157">
          <w:marLeft w:val="640"/>
          <w:marRight w:val="0"/>
          <w:marTop w:val="0"/>
          <w:marBottom w:val="0"/>
          <w:divBdr>
            <w:top w:val="none" w:sz="0" w:space="0" w:color="auto"/>
            <w:left w:val="none" w:sz="0" w:space="0" w:color="auto"/>
            <w:bottom w:val="none" w:sz="0" w:space="0" w:color="auto"/>
            <w:right w:val="none" w:sz="0" w:space="0" w:color="auto"/>
          </w:divBdr>
        </w:div>
        <w:div w:id="530187155">
          <w:marLeft w:val="640"/>
          <w:marRight w:val="0"/>
          <w:marTop w:val="0"/>
          <w:marBottom w:val="0"/>
          <w:divBdr>
            <w:top w:val="none" w:sz="0" w:space="0" w:color="auto"/>
            <w:left w:val="none" w:sz="0" w:space="0" w:color="auto"/>
            <w:bottom w:val="none" w:sz="0" w:space="0" w:color="auto"/>
            <w:right w:val="none" w:sz="0" w:space="0" w:color="auto"/>
          </w:divBdr>
        </w:div>
        <w:div w:id="769854674">
          <w:marLeft w:val="640"/>
          <w:marRight w:val="0"/>
          <w:marTop w:val="0"/>
          <w:marBottom w:val="0"/>
          <w:divBdr>
            <w:top w:val="none" w:sz="0" w:space="0" w:color="auto"/>
            <w:left w:val="none" w:sz="0" w:space="0" w:color="auto"/>
            <w:bottom w:val="none" w:sz="0" w:space="0" w:color="auto"/>
            <w:right w:val="none" w:sz="0" w:space="0" w:color="auto"/>
          </w:divBdr>
        </w:div>
        <w:div w:id="1785225791">
          <w:marLeft w:val="640"/>
          <w:marRight w:val="0"/>
          <w:marTop w:val="0"/>
          <w:marBottom w:val="0"/>
          <w:divBdr>
            <w:top w:val="none" w:sz="0" w:space="0" w:color="auto"/>
            <w:left w:val="none" w:sz="0" w:space="0" w:color="auto"/>
            <w:bottom w:val="none" w:sz="0" w:space="0" w:color="auto"/>
            <w:right w:val="none" w:sz="0" w:space="0" w:color="auto"/>
          </w:divBdr>
        </w:div>
        <w:div w:id="1062293524">
          <w:marLeft w:val="640"/>
          <w:marRight w:val="0"/>
          <w:marTop w:val="0"/>
          <w:marBottom w:val="0"/>
          <w:divBdr>
            <w:top w:val="none" w:sz="0" w:space="0" w:color="auto"/>
            <w:left w:val="none" w:sz="0" w:space="0" w:color="auto"/>
            <w:bottom w:val="none" w:sz="0" w:space="0" w:color="auto"/>
            <w:right w:val="none" w:sz="0" w:space="0" w:color="auto"/>
          </w:divBdr>
        </w:div>
        <w:div w:id="532766913">
          <w:marLeft w:val="640"/>
          <w:marRight w:val="0"/>
          <w:marTop w:val="0"/>
          <w:marBottom w:val="0"/>
          <w:divBdr>
            <w:top w:val="none" w:sz="0" w:space="0" w:color="auto"/>
            <w:left w:val="none" w:sz="0" w:space="0" w:color="auto"/>
            <w:bottom w:val="none" w:sz="0" w:space="0" w:color="auto"/>
            <w:right w:val="none" w:sz="0" w:space="0" w:color="auto"/>
          </w:divBdr>
        </w:div>
        <w:div w:id="2012490700">
          <w:marLeft w:val="640"/>
          <w:marRight w:val="0"/>
          <w:marTop w:val="0"/>
          <w:marBottom w:val="0"/>
          <w:divBdr>
            <w:top w:val="none" w:sz="0" w:space="0" w:color="auto"/>
            <w:left w:val="none" w:sz="0" w:space="0" w:color="auto"/>
            <w:bottom w:val="none" w:sz="0" w:space="0" w:color="auto"/>
            <w:right w:val="none" w:sz="0" w:space="0" w:color="auto"/>
          </w:divBdr>
        </w:div>
        <w:div w:id="1069185289">
          <w:marLeft w:val="640"/>
          <w:marRight w:val="0"/>
          <w:marTop w:val="0"/>
          <w:marBottom w:val="0"/>
          <w:divBdr>
            <w:top w:val="none" w:sz="0" w:space="0" w:color="auto"/>
            <w:left w:val="none" w:sz="0" w:space="0" w:color="auto"/>
            <w:bottom w:val="none" w:sz="0" w:space="0" w:color="auto"/>
            <w:right w:val="none" w:sz="0" w:space="0" w:color="auto"/>
          </w:divBdr>
        </w:div>
        <w:div w:id="1910118660">
          <w:marLeft w:val="640"/>
          <w:marRight w:val="0"/>
          <w:marTop w:val="0"/>
          <w:marBottom w:val="0"/>
          <w:divBdr>
            <w:top w:val="none" w:sz="0" w:space="0" w:color="auto"/>
            <w:left w:val="none" w:sz="0" w:space="0" w:color="auto"/>
            <w:bottom w:val="none" w:sz="0" w:space="0" w:color="auto"/>
            <w:right w:val="none" w:sz="0" w:space="0" w:color="auto"/>
          </w:divBdr>
        </w:div>
        <w:div w:id="1008144787">
          <w:marLeft w:val="640"/>
          <w:marRight w:val="0"/>
          <w:marTop w:val="0"/>
          <w:marBottom w:val="0"/>
          <w:divBdr>
            <w:top w:val="none" w:sz="0" w:space="0" w:color="auto"/>
            <w:left w:val="none" w:sz="0" w:space="0" w:color="auto"/>
            <w:bottom w:val="none" w:sz="0" w:space="0" w:color="auto"/>
            <w:right w:val="none" w:sz="0" w:space="0" w:color="auto"/>
          </w:divBdr>
        </w:div>
        <w:div w:id="1271010681">
          <w:marLeft w:val="640"/>
          <w:marRight w:val="0"/>
          <w:marTop w:val="0"/>
          <w:marBottom w:val="0"/>
          <w:divBdr>
            <w:top w:val="none" w:sz="0" w:space="0" w:color="auto"/>
            <w:left w:val="none" w:sz="0" w:space="0" w:color="auto"/>
            <w:bottom w:val="none" w:sz="0" w:space="0" w:color="auto"/>
            <w:right w:val="none" w:sz="0" w:space="0" w:color="auto"/>
          </w:divBdr>
        </w:div>
        <w:div w:id="1617181291">
          <w:marLeft w:val="640"/>
          <w:marRight w:val="0"/>
          <w:marTop w:val="0"/>
          <w:marBottom w:val="0"/>
          <w:divBdr>
            <w:top w:val="none" w:sz="0" w:space="0" w:color="auto"/>
            <w:left w:val="none" w:sz="0" w:space="0" w:color="auto"/>
            <w:bottom w:val="none" w:sz="0" w:space="0" w:color="auto"/>
            <w:right w:val="none" w:sz="0" w:space="0" w:color="auto"/>
          </w:divBdr>
        </w:div>
        <w:div w:id="897937341">
          <w:marLeft w:val="640"/>
          <w:marRight w:val="0"/>
          <w:marTop w:val="0"/>
          <w:marBottom w:val="0"/>
          <w:divBdr>
            <w:top w:val="none" w:sz="0" w:space="0" w:color="auto"/>
            <w:left w:val="none" w:sz="0" w:space="0" w:color="auto"/>
            <w:bottom w:val="none" w:sz="0" w:space="0" w:color="auto"/>
            <w:right w:val="none" w:sz="0" w:space="0" w:color="auto"/>
          </w:divBdr>
        </w:div>
        <w:div w:id="1541897813">
          <w:marLeft w:val="640"/>
          <w:marRight w:val="0"/>
          <w:marTop w:val="0"/>
          <w:marBottom w:val="0"/>
          <w:divBdr>
            <w:top w:val="none" w:sz="0" w:space="0" w:color="auto"/>
            <w:left w:val="none" w:sz="0" w:space="0" w:color="auto"/>
            <w:bottom w:val="none" w:sz="0" w:space="0" w:color="auto"/>
            <w:right w:val="none" w:sz="0" w:space="0" w:color="auto"/>
          </w:divBdr>
        </w:div>
        <w:div w:id="671953357">
          <w:marLeft w:val="640"/>
          <w:marRight w:val="0"/>
          <w:marTop w:val="0"/>
          <w:marBottom w:val="0"/>
          <w:divBdr>
            <w:top w:val="none" w:sz="0" w:space="0" w:color="auto"/>
            <w:left w:val="none" w:sz="0" w:space="0" w:color="auto"/>
            <w:bottom w:val="none" w:sz="0" w:space="0" w:color="auto"/>
            <w:right w:val="none" w:sz="0" w:space="0" w:color="auto"/>
          </w:divBdr>
        </w:div>
        <w:div w:id="656963167">
          <w:marLeft w:val="640"/>
          <w:marRight w:val="0"/>
          <w:marTop w:val="0"/>
          <w:marBottom w:val="0"/>
          <w:divBdr>
            <w:top w:val="none" w:sz="0" w:space="0" w:color="auto"/>
            <w:left w:val="none" w:sz="0" w:space="0" w:color="auto"/>
            <w:bottom w:val="none" w:sz="0" w:space="0" w:color="auto"/>
            <w:right w:val="none" w:sz="0" w:space="0" w:color="auto"/>
          </w:divBdr>
        </w:div>
        <w:div w:id="1064454265">
          <w:marLeft w:val="640"/>
          <w:marRight w:val="0"/>
          <w:marTop w:val="0"/>
          <w:marBottom w:val="0"/>
          <w:divBdr>
            <w:top w:val="none" w:sz="0" w:space="0" w:color="auto"/>
            <w:left w:val="none" w:sz="0" w:space="0" w:color="auto"/>
            <w:bottom w:val="none" w:sz="0" w:space="0" w:color="auto"/>
            <w:right w:val="none" w:sz="0" w:space="0" w:color="auto"/>
          </w:divBdr>
        </w:div>
        <w:div w:id="1588273188">
          <w:marLeft w:val="640"/>
          <w:marRight w:val="0"/>
          <w:marTop w:val="0"/>
          <w:marBottom w:val="0"/>
          <w:divBdr>
            <w:top w:val="none" w:sz="0" w:space="0" w:color="auto"/>
            <w:left w:val="none" w:sz="0" w:space="0" w:color="auto"/>
            <w:bottom w:val="none" w:sz="0" w:space="0" w:color="auto"/>
            <w:right w:val="none" w:sz="0" w:space="0" w:color="auto"/>
          </w:divBdr>
        </w:div>
        <w:div w:id="664667627">
          <w:marLeft w:val="640"/>
          <w:marRight w:val="0"/>
          <w:marTop w:val="0"/>
          <w:marBottom w:val="0"/>
          <w:divBdr>
            <w:top w:val="none" w:sz="0" w:space="0" w:color="auto"/>
            <w:left w:val="none" w:sz="0" w:space="0" w:color="auto"/>
            <w:bottom w:val="none" w:sz="0" w:space="0" w:color="auto"/>
            <w:right w:val="none" w:sz="0" w:space="0" w:color="auto"/>
          </w:divBdr>
        </w:div>
        <w:div w:id="545265934">
          <w:marLeft w:val="640"/>
          <w:marRight w:val="0"/>
          <w:marTop w:val="0"/>
          <w:marBottom w:val="0"/>
          <w:divBdr>
            <w:top w:val="none" w:sz="0" w:space="0" w:color="auto"/>
            <w:left w:val="none" w:sz="0" w:space="0" w:color="auto"/>
            <w:bottom w:val="none" w:sz="0" w:space="0" w:color="auto"/>
            <w:right w:val="none" w:sz="0" w:space="0" w:color="auto"/>
          </w:divBdr>
        </w:div>
        <w:div w:id="1320383824">
          <w:marLeft w:val="640"/>
          <w:marRight w:val="0"/>
          <w:marTop w:val="0"/>
          <w:marBottom w:val="0"/>
          <w:divBdr>
            <w:top w:val="none" w:sz="0" w:space="0" w:color="auto"/>
            <w:left w:val="none" w:sz="0" w:space="0" w:color="auto"/>
            <w:bottom w:val="none" w:sz="0" w:space="0" w:color="auto"/>
            <w:right w:val="none" w:sz="0" w:space="0" w:color="auto"/>
          </w:divBdr>
        </w:div>
        <w:div w:id="392626699">
          <w:marLeft w:val="640"/>
          <w:marRight w:val="0"/>
          <w:marTop w:val="0"/>
          <w:marBottom w:val="0"/>
          <w:divBdr>
            <w:top w:val="none" w:sz="0" w:space="0" w:color="auto"/>
            <w:left w:val="none" w:sz="0" w:space="0" w:color="auto"/>
            <w:bottom w:val="none" w:sz="0" w:space="0" w:color="auto"/>
            <w:right w:val="none" w:sz="0" w:space="0" w:color="auto"/>
          </w:divBdr>
        </w:div>
        <w:div w:id="1703239135">
          <w:marLeft w:val="640"/>
          <w:marRight w:val="0"/>
          <w:marTop w:val="0"/>
          <w:marBottom w:val="0"/>
          <w:divBdr>
            <w:top w:val="none" w:sz="0" w:space="0" w:color="auto"/>
            <w:left w:val="none" w:sz="0" w:space="0" w:color="auto"/>
            <w:bottom w:val="none" w:sz="0" w:space="0" w:color="auto"/>
            <w:right w:val="none" w:sz="0" w:space="0" w:color="auto"/>
          </w:divBdr>
        </w:div>
        <w:div w:id="1712991974">
          <w:marLeft w:val="640"/>
          <w:marRight w:val="0"/>
          <w:marTop w:val="0"/>
          <w:marBottom w:val="0"/>
          <w:divBdr>
            <w:top w:val="none" w:sz="0" w:space="0" w:color="auto"/>
            <w:left w:val="none" w:sz="0" w:space="0" w:color="auto"/>
            <w:bottom w:val="none" w:sz="0" w:space="0" w:color="auto"/>
            <w:right w:val="none" w:sz="0" w:space="0" w:color="auto"/>
          </w:divBdr>
        </w:div>
        <w:div w:id="1369136455">
          <w:marLeft w:val="640"/>
          <w:marRight w:val="0"/>
          <w:marTop w:val="0"/>
          <w:marBottom w:val="0"/>
          <w:divBdr>
            <w:top w:val="none" w:sz="0" w:space="0" w:color="auto"/>
            <w:left w:val="none" w:sz="0" w:space="0" w:color="auto"/>
            <w:bottom w:val="none" w:sz="0" w:space="0" w:color="auto"/>
            <w:right w:val="none" w:sz="0" w:space="0" w:color="auto"/>
          </w:divBdr>
        </w:div>
        <w:div w:id="426729546">
          <w:marLeft w:val="640"/>
          <w:marRight w:val="0"/>
          <w:marTop w:val="0"/>
          <w:marBottom w:val="0"/>
          <w:divBdr>
            <w:top w:val="none" w:sz="0" w:space="0" w:color="auto"/>
            <w:left w:val="none" w:sz="0" w:space="0" w:color="auto"/>
            <w:bottom w:val="none" w:sz="0" w:space="0" w:color="auto"/>
            <w:right w:val="none" w:sz="0" w:space="0" w:color="auto"/>
          </w:divBdr>
        </w:div>
        <w:div w:id="513157261">
          <w:marLeft w:val="640"/>
          <w:marRight w:val="0"/>
          <w:marTop w:val="0"/>
          <w:marBottom w:val="0"/>
          <w:divBdr>
            <w:top w:val="none" w:sz="0" w:space="0" w:color="auto"/>
            <w:left w:val="none" w:sz="0" w:space="0" w:color="auto"/>
            <w:bottom w:val="none" w:sz="0" w:space="0" w:color="auto"/>
            <w:right w:val="none" w:sz="0" w:space="0" w:color="auto"/>
          </w:divBdr>
        </w:div>
        <w:div w:id="720131593">
          <w:marLeft w:val="640"/>
          <w:marRight w:val="0"/>
          <w:marTop w:val="0"/>
          <w:marBottom w:val="0"/>
          <w:divBdr>
            <w:top w:val="none" w:sz="0" w:space="0" w:color="auto"/>
            <w:left w:val="none" w:sz="0" w:space="0" w:color="auto"/>
            <w:bottom w:val="none" w:sz="0" w:space="0" w:color="auto"/>
            <w:right w:val="none" w:sz="0" w:space="0" w:color="auto"/>
          </w:divBdr>
        </w:div>
        <w:div w:id="906300704">
          <w:marLeft w:val="640"/>
          <w:marRight w:val="0"/>
          <w:marTop w:val="0"/>
          <w:marBottom w:val="0"/>
          <w:divBdr>
            <w:top w:val="none" w:sz="0" w:space="0" w:color="auto"/>
            <w:left w:val="none" w:sz="0" w:space="0" w:color="auto"/>
            <w:bottom w:val="none" w:sz="0" w:space="0" w:color="auto"/>
            <w:right w:val="none" w:sz="0" w:space="0" w:color="auto"/>
          </w:divBdr>
        </w:div>
        <w:div w:id="488836248">
          <w:marLeft w:val="640"/>
          <w:marRight w:val="0"/>
          <w:marTop w:val="0"/>
          <w:marBottom w:val="0"/>
          <w:divBdr>
            <w:top w:val="none" w:sz="0" w:space="0" w:color="auto"/>
            <w:left w:val="none" w:sz="0" w:space="0" w:color="auto"/>
            <w:bottom w:val="none" w:sz="0" w:space="0" w:color="auto"/>
            <w:right w:val="none" w:sz="0" w:space="0" w:color="auto"/>
          </w:divBdr>
        </w:div>
        <w:div w:id="483543621">
          <w:marLeft w:val="640"/>
          <w:marRight w:val="0"/>
          <w:marTop w:val="0"/>
          <w:marBottom w:val="0"/>
          <w:divBdr>
            <w:top w:val="none" w:sz="0" w:space="0" w:color="auto"/>
            <w:left w:val="none" w:sz="0" w:space="0" w:color="auto"/>
            <w:bottom w:val="none" w:sz="0" w:space="0" w:color="auto"/>
            <w:right w:val="none" w:sz="0" w:space="0" w:color="auto"/>
          </w:divBdr>
        </w:div>
        <w:div w:id="1455634829">
          <w:marLeft w:val="640"/>
          <w:marRight w:val="0"/>
          <w:marTop w:val="0"/>
          <w:marBottom w:val="0"/>
          <w:divBdr>
            <w:top w:val="none" w:sz="0" w:space="0" w:color="auto"/>
            <w:left w:val="none" w:sz="0" w:space="0" w:color="auto"/>
            <w:bottom w:val="none" w:sz="0" w:space="0" w:color="auto"/>
            <w:right w:val="none" w:sz="0" w:space="0" w:color="auto"/>
          </w:divBdr>
        </w:div>
        <w:div w:id="2112508906">
          <w:marLeft w:val="640"/>
          <w:marRight w:val="0"/>
          <w:marTop w:val="0"/>
          <w:marBottom w:val="0"/>
          <w:divBdr>
            <w:top w:val="none" w:sz="0" w:space="0" w:color="auto"/>
            <w:left w:val="none" w:sz="0" w:space="0" w:color="auto"/>
            <w:bottom w:val="none" w:sz="0" w:space="0" w:color="auto"/>
            <w:right w:val="none" w:sz="0" w:space="0" w:color="auto"/>
          </w:divBdr>
        </w:div>
        <w:div w:id="1531189555">
          <w:marLeft w:val="640"/>
          <w:marRight w:val="0"/>
          <w:marTop w:val="0"/>
          <w:marBottom w:val="0"/>
          <w:divBdr>
            <w:top w:val="none" w:sz="0" w:space="0" w:color="auto"/>
            <w:left w:val="none" w:sz="0" w:space="0" w:color="auto"/>
            <w:bottom w:val="none" w:sz="0" w:space="0" w:color="auto"/>
            <w:right w:val="none" w:sz="0" w:space="0" w:color="auto"/>
          </w:divBdr>
        </w:div>
        <w:div w:id="1410732380">
          <w:marLeft w:val="640"/>
          <w:marRight w:val="0"/>
          <w:marTop w:val="0"/>
          <w:marBottom w:val="0"/>
          <w:divBdr>
            <w:top w:val="none" w:sz="0" w:space="0" w:color="auto"/>
            <w:left w:val="none" w:sz="0" w:space="0" w:color="auto"/>
            <w:bottom w:val="none" w:sz="0" w:space="0" w:color="auto"/>
            <w:right w:val="none" w:sz="0" w:space="0" w:color="auto"/>
          </w:divBdr>
        </w:div>
        <w:div w:id="44960117">
          <w:marLeft w:val="640"/>
          <w:marRight w:val="0"/>
          <w:marTop w:val="0"/>
          <w:marBottom w:val="0"/>
          <w:divBdr>
            <w:top w:val="none" w:sz="0" w:space="0" w:color="auto"/>
            <w:left w:val="none" w:sz="0" w:space="0" w:color="auto"/>
            <w:bottom w:val="none" w:sz="0" w:space="0" w:color="auto"/>
            <w:right w:val="none" w:sz="0" w:space="0" w:color="auto"/>
          </w:divBdr>
        </w:div>
        <w:div w:id="1408923743">
          <w:marLeft w:val="640"/>
          <w:marRight w:val="0"/>
          <w:marTop w:val="0"/>
          <w:marBottom w:val="0"/>
          <w:divBdr>
            <w:top w:val="none" w:sz="0" w:space="0" w:color="auto"/>
            <w:left w:val="none" w:sz="0" w:space="0" w:color="auto"/>
            <w:bottom w:val="none" w:sz="0" w:space="0" w:color="auto"/>
            <w:right w:val="none" w:sz="0" w:space="0" w:color="auto"/>
          </w:divBdr>
        </w:div>
        <w:div w:id="1961181072">
          <w:marLeft w:val="640"/>
          <w:marRight w:val="0"/>
          <w:marTop w:val="0"/>
          <w:marBottom w:val="0"/>
          <w:divBdr>
            <w:top w:val="none" w:sz="0" w:space="0" w:color="auto"/>
            <w:left w:val="none" w:sz="0" w:space="0" w:color="auto"/>
            <w:bottom w:val="none" w:sz="0" w:space="0" w:color="auto"/>
            <w:right w:val="none" w:sz="0" w:space="0" w:color="auto"/>
          </w:divBdr>
        </w:div>
        <w:div w:id="67311437">
          <w:marLeft w:val="640"/>
          <w:marRight w:val="0"/>
          <w:marTop w:val="0"/>
          <w:marBottom w:val="0"/>
          <w:divBdr>
            <w:top w:val="none" w:sz="0" w:space="0" w:color="auto"/>
            <w:left w:val="none" w:sz="0" w:space="0" w:color="auto"/>
            <w:bottom w:val="none" w:sz="0" w:space="0" w:color="auto"/>
            <w:right w:val="none" w:sz="0" w:space="0" w:color="auto"/>
          </w:divBdr>
        </w:div>
        <w:div w:id="1805267470">
          <w:marLeft w:val="640"/>
          <w:marRight w:val="0"/>
          <w:marTop w:val="0"/>
          <w:marBottom w:val="0"/>
          <w:divBdr>
            <w:top w:val="none" w:sz="0" w:space="0" w:color="auto"/>
            <w:left w:val="none" w:sz="0" w:space="0" w:color="auto"/>
            <w:bottom w:val="none" w:sz="0" w:space="0" w:color="auto"/>
            <w:right w:val="none" w:sz="0" w:space="0" w:color="auto"/>
          </w:divBdr>
        </w:div>
        <w:div w:id="1414624018">
          <w:marLeft w:val="640"/>
          <w:marRight w:val="0"/>
          <w:marTop w:val="0"/>
          <w:marBottom w:val="0"/>
          <w:divBdr>
            <w:top w:val="none" w:sz="0" w:space="0" w:color="auto"/>
            <w:left w:val="none" w:sz="0" w:space="0" w:color="auto"/>
            <w:bottom w:val="none" w:sz="0" w:space="0" w:color="auto"/>
            <w:right w:val="none" w:sz="0" w:space="0" w:color="auto"/>
          </w:divBdr>
        </w:div>
        <w:div w:id="717898578">
          <w:marLeft w:val="640"/>
          <w:marRight w:val="0"/>
          <w:marTop w:val="0"/>
          <w:marBottom w:val="0"/>
          <w:divBdr>
            <w:top w:val="none" w:sz="0" w:space="0" w:color="auto"/>
            <w:left w:val="none" w:sz="0" w:space="0" w:color="auto"/>
            <w:bottom w:val="none" w:sz="0" w:space="0" w:color="auto"/>
            <w:right w:val="none" w:sz="0" w:space="0" w:color="auto"/>
          </w:divBdr>
        </w:div>
        <w:div w:id="1037505504">
          <w:marLeft w:val="640"/>
          <w:marRight w:val="0"/>
          <w:marTop w:val="0"/>
          <w:marBottom w:val="0"/>
          <w:divBdr>
            <w:top w:val="none" w:sz="0" w:space="0" w:color="auto"/>
            <w:left w:val="none" w:sz="0" w:space="0" w:color="auto"/>
            <w:bottom w:val="none" w:sz="0" w:space="0" w:color="auto"/>
            <w:right w:val="none" w:sz="0" w:space="0" w:color="auto"/>
          </w:divBdr>
        </w:div>
        <w:div w:id="140006479">
          <w:marLeft w:val="640"/>
          <w:marRight w:val="0"/>
          <w:marTop w:val="0"/>
          <w:marBottom w:val="0"/>
          <w:divBdr>
            <w:top w:val="none" w:sz="0" w:space="0" w:color="auto"/>
            <w:left w:val="none" w:sz="0" w:space="0" w:color="auto"/>
            <w:bottom w:val="none" w:sz="0" w:space="0" w:color="auto"/>
            <w:right w:val="none" w:sz="0" w:space="0" w:color="auto"/>
          </w:divBdr>
        </w:div>
        <w:div w:id="78259700">
          <w:marLeft w:val="640"/>
          <w:marRight w:val="0"/>
          <w:marTop w:val="0"/>
          <w:marBottom w:val="0"/>
          <w:divBdr>
            <w:top w:val="none" w:sz="0" w:space="0" w:color="auto"/>
            <w:left w:val="none" w:sz="0" w:space="0" w:color="auto"/>
            <w:bottom w:val="none" w:sz="0" w:space="0" w:color="auto"/>
            <w:right w:val="none" w:sz="0" w:space="0" w:color="auto"/>
          </w:divBdr>
        </w:div>
        <w:div w:id="369692550">
          <w:marLeft w:val="640"/>
          <w:marRight w:val="0"/>
          <w:marTop w:val="0"/>
          <w:marBottom w:val="0"/>
          <w:divBdr>
            <w:top w:val="none" w:sz="0" w:space="0" w:color="auto"/>
            <w:left w:val="none" w:sz="0" w:space="0" w:color="auto"/>
            <w:bottom w:val="none" w:sz="0" w:space="0" w:color="auto"/>
            <w:right w:val="none" w:sz="0" w:space="0" w:color="auto"/>
          </w:divBdr>
        </w:div>
        <w:div w:id="273824410">
          <w:marLeft w:val="640"/>
          <w:marRight w:val="0"/>
          <w:marTop w:val="0"/>
          <w:marBottom w:val="0"/>
          <w:divBdr>
            <w:top w:val="none" w:sz="0" w:space="0" w:color="auto"/>
            <w:left w:val="none" w:sz="0" w:space="0" w:color="auto"/>
            <w:bottom w:val="none" w:sz="0" w:space="0" w:color="auto"/>
            <w:right w:val="none" w:sz="0" w:space="0" w:color="auto"/>
          </w:divBdr>
        </w:div>
        <w:div w:id="990405831">
          <w:marLeft w:val="640"/>
          <w:marRight w:val="0"/>
          <w:marTop w:val="0"/>
          <w:marBottom w:val="0"/>
          <w:divBdr>
            <w:top w:val="none" w:sz="0" w:space="0" w:color="auto"/>
            <w:left w:val="none" w:sz="0" w:space="0" w:color="auto"/>
            <w:bottom w:val="none" w:sz="0" w:space="0" w:color="auto"/>
            <w:right w:val="none" w:sz="0" w:space="0" w:color="auto"/>
          </w:divBdr>
        </w:div>
        <w:div w:id="1122698700">
          <w:marLeft w:val="640"/>
          <w:marRight w:val="0"/>
          <w:marTop w:val="0"/>
          <w:marBottom w:val="0"/>
          <w:divBdr>
            <w:top w:val="none" w:sz="0" w:space="0" w:color="auto"/>
            <w:left w:val="none" w:sz="0" w:space="0" w:color="auto"/>
            <w:bottom w:val="none" w:sz="0" w:space="0" w:color="auto"/>
            <w:right w:val="none" w:sz="0" w:space="0" w:color="auto"/>
          </w:divBdr>
        </w:div>
        <w:div w:id="2007433871">
          <w:marLeft w:val="640"/>
          <w:marRight w:val="0"/>
          <w:marTop w:val="0"/>
          <w:marBottom w:val="0"/>
          <w:divBdr>
            <w:top w:val="none" w:sz="0" w:space="0" w:color="auto"/>
            <w:left w:val="none" w:sz="0" w:space="0" w:color="auto"/>
            <w:bottom w:val="none" w:sz="0" w:space="0" w:color="auto"/>
            <w:right w:val="none" w:sz="0" w:space="0" w:color="auto"/>
          </w:divBdr>
        </w:div>
        <w:div w:id="830369192">
          <w:marLeft w:val="640"/>
          <w:marRight w:val="0"/>
          <w:marTop w:val="0"/>
          <w:marBottom w:val="0"/>
          <w:divBdr>
            <w:top w:val="none" w:sz="0" w:space="0" w:color="auto"/>
            <w:left w:val="none" w:sz="0" w:space="0" w:color="auto"/>
            <w:bottom w:val="none" w:sz="0" w:space="0" w:color="auto"/>
            <w:right w:val="none" w:sz="0" w:space="0" w:color="auto"/>
          </w:divBdr>
        </w:div>
        <w:div w:id="2054574306">
          <w:marLeft w:val="640"/>
          <w:marRight w:val="0"/>
          <w:marTop w:val="0"/>
          <w:marBottom w:val="0"/>
          <w:divBdr>
            <w:top w:val="none" w:sz="0" w:space="0" w:color="auto"/>
            <w:left w:val="none" w:sz="0" w:space="0" w:color="auto"/>
            <w:bottom w:val="none" w:sz="0" w:space="0" w:color="auto"/>
            <w:right w:val="none" w:sz="0" w:space="0" w:color="auto"/>
          </w:divBdr>
        </w:div>
        <w:div w:id="516430608">
          <w:marLeft w:val="640"/>
          <w:marRight w:val="0"/>
          <w:marTop w:val="0"/>
          <w:marBottom w:val="0"/>
          <w:divBdr>
            <w:top w:val="none" w:sz="0" w:space="0" w:color="auto"/>
            <w:left w:val="none" w:sz="0" w:space="0" w:color="auto"/>
            <w:bottom w:val="none" w:sz="0" w:space="0" w:color="auto"/>
            <w:right w:val="none" w:sz="0" w:space="0" w:color="auto"/>
          </w:divBdr>
        </w:div>
        <w:div w:id="1195770905">
          <w:marLeft w:val="640"/>
          <w:marRight w:val="0"/>
          <w:marTop w:val="0"/>
          <w:marBottom w:val="0"/>
          <w:divBdr>
            <w:top w:val="none" w:sz="0" w:space="0" w:color="auto"/>
            <w:left w:val="none" w:sz="0" w:space="0" w:color="auto"/>
            <w:bottom w:val="none" w:sz="0" w:space="0" w:color="auto"/>
            <w:right w:val="none" w:sz="0" w:space="0" w:color="auto"/>
          </w:divBdr>
        </w:div>
        <w:div w:id="1220164692">
          <w:marLeft w:val="640"/>
          <w:marRight w:val="0"/>
          <w:marTop w:val="0"/>
          <w:marBottom w:val="0"/>
          <w:divBdr>
            <w:top w:val="none" w:sz="0" w:space="0" w:color="auto"/>
            <w:left w:val="none" w:sz="0" w:space="0" w:color="auto"/>
            <w:bottom w:val="none" w:sz="0" w:space="0" w:color="auto"/>
            <w:right w:val="none" w:sz="0" w:space="0" w:color="auto"/>
          </w:divBdr>
        </w:div>
        <w:div w:id="109662999">
          <w:marLeft w:val="640"/>
          <w:marRight w:val="0"/>
          <w:marTop w:val="0"/>
          <w:marBottom w:val="0"/>
          <w:divBdr>
            <w:top w:val="none" w:sz="0" w:space="0" w:color="auto"/>
            <w:left w:val="none" w:sz="0" w:space="0" w:color="auto"/>
            <w:bottom w:val="none" w:sz="0" w:space="0" w:color="auto"/>
            <w:right w:val="none" w:sz="0" w:space="0" w:color="auto"/>
          </w:divBdr>
        </w:div>
        <w:div w:id="1120874198">
          <w:marLeft w:val="640"/>
          <w:marRight w:val="0"/>
          <w:marTop w:val="0"/>
          <w:marBottom w:val="0"/>
          <w:divBdr>
            <w:top w:val="none" w:sz="0" w:space="0" w:color="auto"/>
            <w:left w:val="none" w:sz="0" w:space="0" w:color="auto"/>
            <w:bottom w:val="none" w:sz="0" w:space="0" w:color="auto"/>
            <w:right w:val="none" w:sz="0" w:space="0" w:color="auto"/>
          </w:divBdr>
        </w:div>
        <w:div w:id="1298334998">
          <w:marLeft w:val="640"/>
          <w:marRight w:val="0"/>
          <w:marTop w:val="0"/>
          <w:marBottom w:val="0"/>
          <w:divBdr>
            <w:top w:val="none" w:sz="0" w:space="0" w:color="auto"/>
            <w:left w:val="none" w:sz="0" w:space="0" w:color="auto"/>
            <w:bottom w:val="none" w:sz="0" w:space="0" w:color="auto"/>
            <w:right w:val="none" w:sz="0" w:space="0" w:color="auto"/>
          </w:divBdr>
        </w:div>
        <w:div w:id="360595493">
          <w:marLeft w:val="640"/>
          <w:marRight w:val="0"/>
          <w:marTop w:val="0"/>
          <w:marBottom w:val="0"/>
          <w:divBdr>
            <w:top w:val="none" w:sz="0" w:space="0" w:color="auto"/>
            <w:left w:val="none" w:sz="0" w:space="0" w:color="auto"/>
            <w:bottom w:val="none" w:sz="0" w:space="0" w:color="auto"/>
            <w:right w:val="none" w:sz="0" w:space="0" w:color="auto"/>
          </w:divBdr>
        </w:div>
        <w:div w:id="2039507157">
          <w:marLeft w:val="640"/>
          <w:marRight w:val="0"/>
          <w:marTop w:val="0"/>
          <w:marBottom w:val="0"/>
          <w:divBdr>
            <w:top w:val="none" w:sz="0" w:space="0" w:color="auto"/>
            <w:left w:val="none" w:sz="0" w:space="0" w:color="auto"/>
            <w:bottom w:val="none" w:sz="0" w:space="0" w:color="auto"/>
            <w:right w:val="none" w:sz="0" w:space="0" w:color="auto"/>
          </w:divBdr>
        </w:div>
        <w:div w:id="1298604468">
          <w:marLeft w:val="640"/>
          <w:marRight w:val="0"/>
          <w:marTop w:val="0"/>
          <w:marBottom w:val="0"/>
          <w:divBdr>
            <w:top w:val="none" w:sz="0" w:space="0" w:color="auto"/>
            <w:left w:val="none" w:sz="0" w:space="0" w:color="auto"/>
            <w:bottom w:val="none" w:sz="0" w:space="0" w:color="auto"/>
            <w:right w:val="none" w:sz="0" w:space="0" w:color="auto"/>
          </w:divBdr>
        </w:div>
        <w:div w:id="92744137">
          <w:marLeft w:val="640"/>
          <w:marRight w:val="0"/>
          <w:marTop w:val="0"/>
          <w:marBottom w:val="0"/>
          <w:divBdr>
            <w:top w:val="none" w:sz="0" w:space="0" w:color="auto"/>
            <w:left w:val="none" w:sz="0" w:space="0" w:color="auto"/>
            <w:bottom w:val="none" w:sz="0" w:space="0" w:color="auto"/>
            <w:right w:val="none" w:sz="0" w:space="0" w:color="auto"/>
          </w:divBdr>
        </w:div>
        <w:div w:id="538906493">
          <w:marLeft w:val="640"/>
          <w:marRight w:val="0"/>
          <w:marTop w:val="0"/>
          <w:marBottom w:val="0"/>
          <w:divBdr>
            <w:top w:val="none" w:sz="0" w:space="0" w:color="auto"/>
            <w:left w:val="none" w:sz="0" w:space="0" w:color="auto"/>
            <w:bottom w:val="none" w:sz="0" w:space="0" w:color="auto"/>
            <w:right w:val="none" w:sz="0" w:space="0" w:color="auto"/>
          </w:divBdr>
        </w:div>
        <w:div w:id="716125295">
          <w:marLeft w:val="640"/>
          <w:marRight w:val="0"/>
          <w:marTop w:val="0"/>
          <w:marBottom w:val="0"/>
          <w:divBdr>
            <w:top w:val="none" w:sz="0" w:space="0" w:color="auto"/>
            <w:left w:val="none" w:sz="0" w:space="0" w:color="auto"/>
            <w:bottom w:val="none" w:sz="0" w:space="0" w:color="auto"/>
            <w:right w:val="none" w:sz="0" w:space="0" w:color="auto"/>
          </w:divBdr>
        </w:div>
        <w:div w:id="649287190">
          <w:marLeft w:val="640"/>
          <w:marRight w:val="0"/>
          <w:marTop w:val="0"/>
          <w:marBottom w:val="0"/>
          <w:divBdr>
            <w:top w:val="none" w:sz="0" w:space="0" w:color="auto"/>
            <w:left w:val="none" w:sz="0" w:space="0" w:color="auto"/>
            <w:bottom w:val="none" w:sz="0" w:space="0" w:color="auto"/>
            <w:right w:val="none" w:sz="0" w:space="0" w:color="auto"/>
          </w:divBdr>
        </w:div>
        <w:div w:id="885995545">
          <w:marLeft w:val="640"/>
          <w:marRight w:val="0"/>
          <w:marTop w:val="0"/>
          <w:marBottom w:val="0"/>
          <w:divBdr>
            <w:top w:val="none" w:sz="0" w:space="0" w:color="auto"/>
            <w:left w:val="none" w:sz="0" w:space="0" w:color="auto"/>
            <w:bottom w:val="none" w:sz="0" w:space="0" w:color="auto"/>
            <w:right w:val="none" w:sz="0" w:space="0" w:color="auto"/>
          </w:divBdr>
        </w:div>
        <w:div w:id="1106921316">
          <w:marLeft w:val="640"/>
          <w:marRight w:val="0"/>
          <w:marTop w:val="0"/>
          <w:marBottom w:val="0"/>
          <w:divBdr>
            <w:top w:val="none" w:sz="0" w:space="0" w:color="auto"/>
            <w:left w:val="none" w:sz="0" w:space="0" w:color="auto"/>
            <w:bottom w:val="none" w:sz="0" w:space="0" w:color="auto"/>
            <w:right w:val="none" w:sz="0" w:space="0" w:color="auto"/>
          </w:divBdr>
        </w:div>
        <w:div w:id="1568570100">
          <w:marLeft w:val="640"/>
          <w:marRight w:val="0"/>
          <w:marTop w:val="0"/>
          <w:marBottom w:val="0"/>
          <w:divBdr>
            <w:top w:val="none" w:sz="0" w:space="0" w:color="auto"/>
            <w:left w:val="none" w:sz="0" w:space="0" w:color="auto"/>
            <w:bottom w:val="none" w:sz="0" w:space="0" w:color="auto"/>
            <w:right w:val="none" w:sz="0" w:space="0" w:color="auto"/>
          </w:divBdr>
        </w:div>
        <w:div w:id="85270722">
          <w:marLeft w:val="640"/>
          <w:marRight w:val="0"/>
          <w:marTop w:val="0"/>
          <w:marBottom w:val="0"/>
          <w:divBdr>
            <w:top w:val="none" w:sz="0" w:space="0" w:color="auto"/>
            <w:left w:val="none" w:sz="0" w:space="0" w:color="auto"/>
            <w:bottom w:val="none" w:sz="0" w:space="0" w:color="auto"/>
            <w:right w:val="none" w:sz="0" w:space="0" w:color="auto"/>
          </w:divBdr>
        </w:div>
        <w:div w:id="1205144579">
          <w:marLeft w:val="640"/>
          <w:marRight w:val="0"/>
          <w:marTop w:val="0"/>
          <w:marBottom w:val="0"/>
          <w:divBdr>
            <w:top w:val="none" w:sz="0" w:space="0" w:color="auto"/>
            <w:left w:val="none" w:sz="0" w:space="0" w:color="auto"/>
            <w:bottom w:val="none" w:sz="0" w:space="0" w:color="auto"/>
            <w:right w:val="none" w:sz="0" w:space="0" w:color="auto"/>
          </w:divBdr>
        </w:div>
        <w:div w:id="1203712480">
          <w:marLeft w:val="640"/>
          <w:marRight w:val="0"/>
          <w:marTop w:val="0"/>
          <w:marBottom w:val="0"/>
          <w:divBdr>
            <w:top w:val="none" w:sz="0" w:space="0" w:color="auto"/>
            <w:left w:val="none" w:sz="0" w:space="0" w:color="auto"/>
            <w:bottom w:val="none" w:sz="0" w:space="0" w:color="auto"/>
            <w:right w:val="none" w:sz="0" w:space="0" w:color="auto"/>
          </w:divBdr>
        </w:div>
        <w:div w:id="132526664">
          <w:marLeft w:val="640"/>
          <w:marRight w:val="0"/>
          <w:marTop w:val="0"/>
          <w:marBottom w:val="0"/>
          <w:divBdr>
            <w:top w:val="none" w:sz="0" w:space="0" w:color="auto"/>
            <w:left w:val="none" w:sz="0" w:space="0" w:color="auto"/>
            <w:bottom w:val="none" w:sz="0" w:space="0" w:color="auto"/>
            <w:right w:val="none" w:sz="0" w:space="0" w:color="auto"/>
          </w:divBdr>
        </w:div>
        <w:div w:id="251932248">
          <w:marLeft w:val="640"/>
          <w:marRight w:val="0"/>
          <w:marTop w:val="0"/>
          <w:marBottom w:val="0"/>
          <w:divBdr>
            <w:top w:val="none" w:sz="0" w:space="0" w:color="auto"/>
            <w:left w:val="none" w:sz="0" w:space="0" w:color="auto"/>
            <w:bottom w:val="none" w:sz="0" w:space="0" w:color="auto"/>
            <w:right w:val="none" w:sz="0" w:space="0" w:color="auto"/>
          </w:divBdr>
        </w:div>
        <w:div w:id="2006131524">
          <w:marLeft w:val="640"/>
          <w:marRight w:val="0"/>
          <w:marTop w:val="0"/>
          <w:marBottom w:val="0"/>
          <w:divBdr>
            <w:top w:val="none" w:sz="0" w:space="0" w:color="auto"/>
            <w:left w:val="none" w:sz="0" w:space="0" w:color="auto"/>
            <w:bottom w:val="none" w:sz="0" w:space="0" w:color="auto"/>
            <w:right w:val="none" w:sz="0" w:space="0" w:color="auto"/>
          </w:divBdr>
        </w:div>
        <w:div w:id="1906406520">
          <w:marLeft w:val="640"/>
          <w:marRight w:val="0"/>
          <w:marTop w:val="0"/>
          <w:marBottom w:val="0"/>
          <w:divBdr>
            <w:top w:val="none" w:sz="0" w:space="0" w:color="auto"/>
            <w:left w:val="none" w:sz="0" w:space="0" w:color="auto"/>
            <w:bottom w:val="none" w:sz="0" w:space="0" w:color="auto"/>
            <w:right w:val="none" w:sz="0" w:space="0" w:color="auto"/>
          </w:divBdr>
        </w:div>
        <w:div w:id="1402094250">
          <w:marLeft w:val="640"/>
          <w:marRight w:val="0"/>
          <w:marTop w:val="0"/>
          <w:marBottom w:val="0"/>
          <w:divBdr>
            <w:top w:val="none" w:sz="0" w:space="0" w:color="auto"/>
            <w:left w:val="none" w:sz="0" w:space="0" w:color="auto"/>
            <w:bottom w:val="none" w:sz="0" w:space="0" w:color="auto"/>
            <w:right w:val="none" w:sz="0" w:space="0" w:color="auto"/>
          </w:divBdr>
        </w:div>
        <w:div w:id="1666920">
          <w:marLeft w:val="640"/>
          <w:marRight w:val="0"/>
          <w:marTop w:val="0"/>
          <w:marBottom w:val="0"/>
          <w:divBdr>
            <w:top w:val="none" w:sz="0" w:space="0" w:color="auto"/>
            <w:left w:val="none" w:sz="0" w:space="0" w:color="auto"/>
            <w:bottom w:val="none" w:sz="0" w:space="0" w:color="auto"/>
            <w:right w:val="none" w:sz="0" w:space="0" w:color="auto"/>
          </w:divBdr>
        </w:div>
        <w:div w:id="2133936067">
          <w:marLeft w:val="640"/>
          <w:marRight w:val="0"/>
          <w:marTop w:val="0"/>
          <w:marBottom w:val="0"/>
          <w:divBdr>
            <w:top w:val="none" w:sz="0" w:space="0" w:color="auto"/>
            <w:left w:val="none" w:sz="0" w:space="0" w:color="auto"/>
            <w:bottom w:val="none" w:sz="0" w:space="0" w:color="auto"/>
            <w:right w:val="none" w:sz="0" w:space="0" w:color="auto"/>
          </w:divBdr>
        </w:div>
        <w:div w:id="375785130">
          <w:marLeft w:val="640"/>
          <w:marRight w:val="0"/>
          <w:marTop w:val="0"/>
          <w:marBottom w:val="0"/>
          <w:divBdr>
            <w:top w:val="none" w:sz="0" w:space="0" w:color="auto"/>
            <w:left w:val="none" w:sz="0" w:space="0" w:color="auto"/>
            <w:bottom w:val="none" w:sz="0" w:space="0" w:color="auto"/>
            <w:right w:val="none" w:sz="0" w:space="0" w:color="auto"/>
          </w:divBdr>
        </w:div>
        <w:div w:id="980496437">
          <w:marLeft w:val="640"/>
          <w:marRight w:val="0"/>
          <w:marTop w:val="0"/>
          <w:marBottom w:val="0"/>
          <w:divBdr>
            <w:top w:val="none" w:sz="0" w:space="0" w:color="auto"/>
            <w:left w:val="none" w:sz="0" w:space="0" w:color="auto"/>
            <w:bottom w:val="none" w:sz="0" w:space="0" w:color="auto"/>
            <w:right w:val="none" w:sz="0" w:space="0" w:color="auto"/>
          </w:divBdr>
        </w:div>
        <w:div w:id="2111317126">
          <w:marLeft w:val="640"/>
          <w:marRight w:val="0"/>
          <w:marTop w:val="0"/>
          <w:marBottom w:val="0"/>
          <w:divBdr>
            <w:top w:val="none" w:sz="0" w:space="0" w:color="auto"/>
            <w:left w:val="none" w:sz="0" w:space="0" w:color="auto"/>
            <w:bottom w:val="none" w:sz="0" w:space="0" w:color="auto"/>
            <w:right w:val="none" w:sz="0" w:space="0" w:color="auto"/>
          </w:divBdr>
        </w:div>
        <w:div w:id="879630614">
          <w:marLeft w:val="640"/>
          <w:marRight w:val="0"/>
          <w:marTop w:val="0"/>
          <w:marBottom w:val="0"/>
          <w:divBdr>
            <w:top w:val="none" w:sz="0" w:space="0" w:color="auto"/>
            <w:left w:val="none" w:sz="0" w:space="0" w:color="auto"/>
            <w:bottom w:val="none" w:sz="0" w:space="0" w:color="auto"/>
            <w:right w:val="none" w:sz="0" w:space="0" w:color="auto"/>
          </w:divBdr>
        </w:div>
        <w:div w:id="1748648403">
          <w:marLeft w:val="640"/>
          <w:marRight w:val="0"/>
          <w:marTop w:val="0"/>
          <w:marBottom w:val="0"/>
          <w:divBdr>
            <w:top w:val="none" w:sz="0" w:space="0" w:color="auto"/>
            <w:left w:val="none" w:sz="0" w:space="0" w:color="auto"/>
            <w:bottom w:val="none" w:sz="0" w:space="0" w:color="auto"/>
            <w:right w:val="none" w:sz="0" w:space="0" w:color="auto"/>
          </w:divBdr>
        </w:div>
        <w:div w:id="1313632335">
          <w:marLeft w:val="640"/>
          <w:marRight w:val="0"/>
          <w:marTop w:val="0"/>
          <w:marBottom w:val="0"/>
          <w:divBdr>
            <w:top w:val="none" w:sz="0" w:space="0" w:color="auto"/>
            <w:left w:val="none" w:sz="0" w:space="0" w:color="auto"/>
            <w:bottom w:val="none" w:sz="0" w:space="0" w:color="auto"/>
            <w:right w:val="none" w:sz="0" w:space="0" w:color="auto"/>
          </w:divBdr>
        </w:div>
        <w:div w:id="1023634809">
          <w:marLeft w:val="640"/>
          <w:marRight w:val="0"/>
          <w:marTop w:val="0"/>
          <w:marBottom w:val="0"/>
          <w:divBdr>
            <w:top w:val="none" w:sz="0" w:space="0" w:color="auto"/>
            <w:left w:val="none" w:sz="0" w:space="0" w:color="auto"/>
            <w:bottom w:val="none" w:sz="0" w:space="0" w:color="auto"/>
            <w:right w:val="none" w:sz="0" w:space="0" w:color="auto"/>
          </w:divBdr>
        </w:div>
        <w:div w:id="1569925858">
          <w:marLeft w:val="640"/>
          <w:marRight w:val="0"/>
          <w:marTop w:val="0"/>
          <w:marBottom w:val="0"/>
          <w:divBdr>
            <w:top w:val="none" w:sz="0" w:space="0" w:color="auto"/>
            <w:left w:val="none" w:sz="0" w:space="0" w:color="auto"/>
            <w:bottom w:val="none" w:sz="0" w:space="0" w:color="auto"/>
            <w:right w:val="none" w:sz="0" w:space="0" w:color="auto"/>
          </w:divBdr>
        </w:div>
        <w:div w:id="594172345">
          <w:marLeft w:val="640"/>
          <w:marRight w:val="0"/>
          <w:marTop w:val="0"/>
          <w:marBottom w:val="0"/>
          <w:divBdr>
            <w:top w:val="none" w:sz="0" w:space="0" w:color="auto"/>
            <w:left w:val="none" w:sz="0" w:space="0" w:color="auto"/>
            <w:bottom w:val="none" w:sz="0" w:space="0" w:color="auto"/>
            <w:right w:val="none" w:sz="0" w:space="0" w:color="auto"/>
          </w:divBdr>
        </w:div>
        <w:div w:id="974942678">
          <w:marLeft w:val="640"/>
          <w:marRight w:val="0"/>
          <w:marTop w:val="0"/>
          <w:marBottom w:val="0"/>
          <w:divBdr>
            <w:top w:val="none" w:sz="0" w:space="0" w:color="auto"/>
            <w:left w:val="none" w:sz="0" w:space="0" w:color="auto"/>
            <w:bottom w:val="none" w:sz="0" w:space="0" w:color="auto"/>
            <w:right w:val="none" w:sz="0" w:space="0" w:color="auto"/>
          </w:divBdr>
        </w:div>
        <w:div w:id="1102535117">
          <w:marLeft w:val="640"/>
          <w:marRight w:val="0"/>
          <w:marTop w:val="0"/>
          <w:marBottom w:val="0"/>
          <w:divBdr>
            <w:top w:val="none" w:sz="0" w:space="0" w:color="auto"/>
            <w:left w:val="none" w:sz="0" w:space="0" w:color="auto"/>
            <w:bottom w:val="none" w:sz="0" w:space="0" w:color="auto"/>
            <w:right w:val="none" w:sz="0" w:space="0" w:color="auto"/>
          </w:divBdr>
        </w:div>
        <w:div w:id="694816670">
          <w:marLeft w:val="640"/>
          <w:marRight w:val="0"/>
          <w:marTop w:val="0"/>
          <w:marBottom w:val="0"/>
          <w:divBdr>
            <w:top w:val="none" w:sz="0" w:space="0" w:color="auto"/>
            <w:left w:val="none" w:sz="0" w:space="0" w:color="auto"/>
            <w:bottom w:val="none" w:sz="0" w:space="0" w:color="auto"/>
            <w:right w:val="none" w:sz="0" w:space="0" w:color="auto"/>
          </w:divBdr>
        </w:div>
        <w:div w:id="793863854">
          <w:marLeft w:val="640"/>
          <w:marRight w:val="0"/>
          <w:marTop w:val="0"/>
          <w:marBottom w:val="0"/>
          <w:divBdr>
            <w:top w:val="none" w:sz="0" w:space="0" w:color="auto"/>
            <w:left w:val="none" w:sz="0" w:space="0" w:color="auto"/>
            <w:bottom w:val="none" w:sz="0" w:space="0" w:color="auto"/>
            <w:right w:val="none" w:sz="0" w:space="0" w:color="auto"/>
          </w:divBdr>
        </w:div>
        <w:div w:id="995114713">
          <w:marLeft w:val="640"/>
          <w:marRight w:val="0"/>
          <w:marTop w:val="0"/>
          <w:marBottom w:val="0"/>
          <w:divBdr>
            <w:top w:val="none" w:sz="0" w:space="0" w:color="auto"/>
            <w:left w:val="none" w:sz="0" w:space="0" w:color="auto"/>
            <w:bottom w:val="none" w:sz="0" w:space="0" w:color="auto"/>
            <w:right w:val="none" w:sz="0" w:space="0" w:color="auto"/>
          </w:divBdr>
        </w:div>
        <w:div w:id="408506013">
          <w:marLeft w:val="640"/>
          <w:marRight w:val="0"/>
          <w:marTop w:val="0"/>
          <w:marBottom w:val="0"/>
          <w:divBdr>
            <w:top w:val="none" w:sz="0" w:space="0" w:color="auto"/>
            <w:left w:val="none" w:sz="0" w:space="0" w:color="auto"/>
            <w:bottom w:val="none" w:sz="0" w:space="0" w:color="auto"/>
            <w:right w:val="none" w:sz="0" w:space="0" w:color="auto"/>
          </w:divBdr>
        </w:div>
        <w:div w:id="116026531">
          <w:marLeft w:val="640"/>
          <w:marRight w:val="0"/>
          <w:marTop w:val="0"/>
          <w:marBottom w:val="0"/>
          <w:divBdr>
            <w:top w:val="none" w:sz="0" w:space="0" w:color="auto"/>
            <w:left w:val="none" w:sz="0" w:space="0" w:color="auto"/>
            <w:bottom w:val="none" w:sz="0" w:space="0" w:color="auto"/>
            <w:right w:val="none" w:sz="0" w:space="0" w:color="auto"/>
          </w:divBdr>
        </w:div>
        <w:div w:id="1482313240">
          <w:marLeft w:val="640"/>
          <w:marRight w:val="0"/>
          <w:marTop w:val="0"/>
          <w:marBottom w:val="0"/>
          <w:divBdr>
            <w:top w:val="none" w:sz="0" w:space="0" w:color="auto"/>
            <w:left w:val="none" w:sz="0" w:space="0" w:color="auto"/>
            <w:bottom w:val="none" w:sz="0" w:space="0" w:color="auto"/>
            <w:right w:val="none" w:sz="0" w:space="0" w:color="auto"/>
          </w:divBdr>
        </w:div>
        <w:div w:id="237861641">
          <w:marLeft w:val="640"/>
          <w:marRight w:val="0"/>
          <w:marTop w:val="0"/>
          <w:marBottom w:val="0"/>
          <w:divBdr>
            <w:top w:val="none" w:sz="0" w:space="0" w:color="auto"/>
            <w:left w:val="none" w:sz="0" w:space="0" w:color="auto"/>
            <w:bottom w:val="none" w:sz="0" w:space="0" w:color="auto"/>
            <w:right w:val="none" w:sz="0" w:space="0" w:color="auto"/>
          </w:divBdr>
        </w:div>
        <w:div w:id="780221871">
          <w:marLeft w:val="640"/>
          <w:marRight w:val="0"/>
          <w:marTop w:val="0"/>
          <w:marBottom w:val="0"/>
          <w:divBdr>
            <w:top w:val="none" w:sz="0" w:space="0" w:color="auto"/>
            <w:left w:val="none" w:sz="0" w:space="0" w:color="auto"/>
            <w:bottom w:val="none" w:sz="0" w:space="0" w:color="auto"/>
            <w:right w:val="none" w:sz="0" w:space="0" w:color="auto"/>
          </w:divBdr>
        </w:div>
        <w:div w:id="2039307271">
          <w:marLeft w:val="640"/>
          <w:marRight w:val="0"/>
          <w:marTop w:val="0"/>
          <w:marBottom w:val="0"/>
          <w:divBdr>
            <w:top w:val="none" w:sz="0" w:space="0" w:color="auto"/>
            <w:left w:val="none" w:sz="0" w:space="0" w:color="auto"/>
            <w:bottom w:val="none" w:sz="0" w:space="0" w:color="auto"/>
            <w:right w:val="none" w:sz="0" w:space="0" w:color="auto"/>
          </w:divBdr>
        </w:div>
        <w:div w:id="668169564">
          <w:marLeft w:val="640"/>
          <w:marRight w:val="0"/>
          <w:marTop w:val="0"/>
          <w:marBottom w:val="0"/>
          <w:divBdr>
            <w:top w:val="none" w:sz="0" w:space="0" w:color="auto"/>
            <w:left w:val="none" w:sz="0" w:space="0" w:color="auto"/>
            <w:bottom w:val="none" w:sz="0" w:space="0" w:color="auto"/>
            <w:right w:val="none" w:sz="0" w:space="0" w:color="auto"/>
          </w:divBdr>
        </w:div>
        <w:div w:id="1820613011">
          <w:marLeft w:val="640"/>
          <w:marRight w:val="0"/>
          <w:marTop w:val="0"/>
          <w:marBottom w:val="0"/>
          <w:divBdr>
            <w:top w:val="none" w:sz="0" w:space="0" w:color="auto"/>
            <w:left w:val="none" w:sz="0" w:space="0" w:color="auto"/>
            <w:bottom w:val="none" w:sz="0" w:space="0" w:color="auto"/>
            <w:right w:val="none" w:sz="0" w:space="0" w:color="auto"/>
          </w:divBdr>
        </w:div>
        <w:div w:id="2009480313">
          <w:marLeft w:val="640"/>
          <w:marRight w:val="0"/>
          <w:marTop w:val="0"/>
          <w:marBottom w:val="0"/>
          <w:divBdr>
            <w:top w:val="none" w:sz="0" w:space="0" w:color="auto"/>
            <w:left w:val="none" w:sz="0" w:space="0" w:color="auto"/>
            <w:bottom w:val="none" w:sz="0" w:space="0" w:color="auto"/>
            <w:right w:val="none" w:sz="0" w:space="0" w:color="auto"/>
          </w:divBdr>
        </w:div>
        <w:div w:id="440490583">
          <w:marLeft w:val="640"/>
          <w:marRight w:val="0"/>
          <w:marTop w:val="0"/>
          <w:marBottom w:val="0"/>
          <w:divBdr>
            <w:top w:val="none" w:sz="0" w:space="0" w:color="auto"/>
            <w:left w:val="none" w:sz="0" w:space="0" w:color="auto"/>
            <w:bottom w:val="none" w:sz="0" w:space="0" w:color="auto"/>
            <w:right w:val="none" w:sz="0" w:space="0" w:color="auto"/>
          </w:divBdr>
        </w:div>
        <w:div w:id="1542785661">
          <w:marLeft w:val="640"/>
          <w:marRight w:val="0"/>
          <w:marTop w:val="0"/>
          <w:marBottom w:val="0"/>
          <w:divBdr>
            <w:top w:val="none" w:sz="0" w:space="0" w:color="auto"/>
            <w:left w:val="none" w:sz="0" w:space="0" w:color="auto"/>
            <w:bottom w:val="none" w:sz="0" w:space="0" w:color="auto"/>
            <w:right w:val="none" w:sz="0" w:space="0" w:color="auto"/>
          </w:divBdr>
        </w:div>
        <w:div w:id="1907104530">
          <w:marLeft w:val="640"/>
          <w:marRight w:val="0"/>
          <w:marTop w:val="0"/>
          <w:marBottom w:val="0"/>
          <w:divBdr>
            <w:top w:val="none" w:sz="0" w:space="0" w:color="auto"/>
            <w:left w:val="none" w:sz="0" w:space="0" w:color="auto"/>
            <w:bottom w:val="none" w:sz="0" w:space="0" w:color="auto"/>
            <w:right w:val="none" w:sz="0" w:space="0" w:color="auto"/>
          </w:divBdr>
        </w:div>
        <w:div w:id="86536967">
          <w:marLeft w:val="640"/>
          <w:marRight w:val="0"/>
          <w:marTop w:val="0"/>
          <w:marBottom w:val="0"/>
          <w:divBdr>
            <w:top w:val="none" w:sz="0" w:space="0" w:color="auto"/>
            <w:left w:val="none" w:sz="0" w:space="0" w:color="auto"/>
            <w:bottom w:val="none" w:sz="0" w:space="0" w:color="auto"/>
            <w:right w:val="none" w:sz="0" w:space="0" w:color="auto"/>
          </w:divBdr>
        </w:div>
        <w:div w:id="1841771348">
          <w:marLeft w:val="640"/>
          <w:marRight w:val="0"/>
          <w:marTop w:val="0"/>
          <w:marBottom w:val="0"/>
          <w:divBdr>
            <w:top w:val="none" w:sz="0" w:space="0" w:color="auto"/>
            <w:left w:val="none" w:sz="0" w:space="0" w:color="auto"/>
            <w:bottom w:val="none" w:sz="0" w:space="0" w:color="auto"/>
            <w:right w:val="none" w:sz="0" w:space="0" w:color="auto"/>
          </w:divBdr>
        </w:div>
        <w:div w:id="673799329">
          <w:marLeft w:val="640"/>
          <w:marRight w:val="0"/>
          <w:marTop w:val="0"/>
          <w:marBottom w:val="0"/>
          <w:divBdr>
            <w:top w:val="none" w:sz="0" w:space="0" w:color="auto"/>
            <w:left w:val="none" w:sz="0" w:space="0" w:color="auto"/>
            <w:bottom w:val="none" w:sz="0" w:space="0" w:color="auto"/>
            <w:right w:val="none" w:sz="0" w:space="0" w:color="auto"/>
          </w:divBdr>
        </w:div>
        <w:div w:id="735786921">
          <w:marLeft w:val="640"/>
          <w:marRight w:val="0"/>
          <w:marTop w:val="0"/>
          <w:marBottom w:val="0"/>
          <w:divBdr>
            <w:top w:val="none" w:sz="0" w:space="0" w:color="auto"/>
            <w:left w:val="none" w:sz="0" w:space="0" w:color="auto"/>
            <w:bottom w:val="none" w:sz="0" w:space="0" w:color="auto"/>
            <w:right w:val="none" w:sz="0" w:space="0" w:color="auto"/>
          </w:divBdr>
        </w:div>
        <w:div w:id="2030373106">
          <w:marLeft w:val="640"/>
          <w:marRight w:val="0"/>
          <w:marTop w:val="0"/>
          <w:marBottom w:val="0"/>
          <w:divBdr>
            <w:top w:val="none" w:sz="0" w:space="0" w:color="auto"/>
            <w:left w:val="none" w:sz="0" w:space="0" w:color="auto"/>
            <w:bottom w:val="none" w:sz="0" w:space="0" w:color="auto"/>
            <w:right w:val="none" w:sz="0" w:space="0" w:color="auto"/>
          </w:divBdr>
        </w:div>
        <w:div w:id="708919911">
          <w:marLeft w:val="640"/>
          <w:marRight w:val="0"/>
          <w:marTop w:val="0"/>
          <w:marBottom w:val="0"/>
          <w:divBdr>
            <w:top w:val="none" w:sz="0" w:space="0" w:color="auto"/>
            <w:left w:val="none" w:sz="0" w:space="0" w:color="auto"/>
            <w:bottom w:val="none" w:sz="0" w:space="0" w:color="auto"/>
            <w:right w:val="none" w:sz="0" w:space="0" w:color="auto"/>
          </w:divBdr>
        </w:div>
        <w:div w:id="326324615">
          <w:marLeft w:val="640"/>
          <w:marRight w:val="0"/>
          <w:marTop w:val="0"/>
          <w:marBottom w:val="0"/>
          <w:divBdr>
            <w:top w:val="none" w:sz="0" w:space="0" w:color="auto"/>
            <w:left w:val="none" w:sz="0" w:space="0" w:color="auto"/>
            <w:bottom w:val="none" w:sz="0" w:space="0" w:color="auto"/>
            <w:right w:val="none" w:sz="0" w:space="0" w:color="auto"/>
          </w:divBdr>
        </w:div>
        <w:div w:id="986975127">
          <w:marLeft w:val="640"/>
          <w:marRight w:val="0"/>
          <w:marTop w:val="0"/>
          <w:marBottom w:val="0"/>
          <w:divBdr>
            <w:top w:val="none" w:sz="0" w:space="0" w:color="auto"/>
            <w:left w:val="none" w:sz="0" w:space="0" w:color="auto"/>
            <w:bottom w:val="none" w:sz="0" w:space="0" w:color="auto"/>
            <w:right w:val="none" w:sz="0" w:space="0" w:color="auto"/>
          </w:divBdr>
        </w:div>
        <w:div w:id="776295512">
          <w:marLeft w:val="640"/>
          <w:marRight w:val="0"/>
          <w:marTop w:val="0"/>
          <w:marBottom w:val="0"/>
          <w:divBdr>
            <w:top w:val="none" w:sz="0" w:space="0" w:color="auto"/>
            <w:left w:val="none" w:sz="0" w:space="0" w:color="auto"/>
            <w:bottom w:val="none" w:sz="0" w:space="0" w:color="auto"/>
            <w:right w:val="none" w:sz="0" w:space="0" w:color="auto"/>
          </w:divBdr>
        </w:div>
        <w:div w:id="1305044447">
          <w:marLeft w:val="640"/>
          <w:marRight w:val="0"/>
          <w:marTop w:val="0"/>
          <w:marBottom w:val="0"/>
          <w:divBdr>
            <w:top w:val="none" w:sz="0" w:space="0" w:color="auto"/>
            <w:left w:val="none" w:sz="0" w:space="0" w:color="auto"/>
            <w:bottom w:val="none" w:sz="0" w:space="0" w:color="auto"/>
            <w:right w:val="none" w:sz="0" w:space="0" w:color="auto"/>
          </w:divBdr>
        </w:div>
        <w:div w:id="1079401247">
          <w:marLeft w:val="640"/>
          <w:marRight w:val="0"/>
          <w:marTop w:val="0"/>
          <w:marBottom w:val="0"/>
          <w:divBdr>
            <w:top w:val="none" w:sz="0" w:space="0" w:color="auto"/>
            <w:left w:val="none" w:sz="0" w:space="0" w:color="auto"/>
            <w:bottom w:val="none" w:sz="0" w:space="0" w:color="auto"/>
            <w:right w:val="none" w:sz="0" w:space="0" w:color="auto"/>
          </w:divBdr>
        </w:div>
        <w:div w:id="1364675880">
          <w:marLeft w:val="640"/>
          <w:marRight w:val="0"/>
          <w:marTop w:val="0"/>
          <w:marBottom w:val="0"/>
          <w:divBdr>
            <w:top w:val="none" w:sz="0" w:space="0" w:color="auto"/>
            <w:left w:val="none" w:sz="0" w:space="0" w:color="auto"/>
            <w:bottom w:val="none" w:sz="0" w:space="0" w:color="auto"/>
            <w:right w:val="none" w:sz="0" w:space="0" w:color="auto"/>
          </w:divBdr>
        </w:div>
        <w:div w:id="404646411">
          <w:marLeft w:val="640"/>
          <w:marRight w:val="0"/>
          <w:marTop w:val="0"/>
          <w:marBottom w:val="0"/>
          <w:divBdr>
            <w:top w:val="none" w:sz="0" w:space="0" w:color="auto"/>
            <w:left w:val="none" w:sz="0" w:space="0" w:color="auto"/>
            <w:bottom w:val="none" w:sz="0" w:space="0" w:color="auto"/>
            <w:right w:val="none" w:sz="0" w:space="0" w:color="auto"/>
          </w:divBdr>
        </w:div>
        <w:div w:id="1474562943">
          <w:marLeft w:val="640"/>
          <w:marRight w:val="0"/>
          <w:marTop w:val="0"/>
          <w:marBottom w:val="0"/>
          <w:divBdr>
            <w:top w:val="none" w:sz="0" w:space="0" w:color="auto"/>
            <w:left w:val="none" w:sz="0" w:space="0" w:color="auto"/>
            <w:bottom w:val="none" w:sz="0" w:space="0" w:color="auto"/>
            <w:right w:val="none" w:sz="0" w:space="0" w:color="auto"/>
          </w:divBdr>
        </w:div>
        <w:div w:id="113135623">
          <w:marLeft w:val="640"/>
          <w:marRight w:val="0"/>
          <w:marTop w:val="0"/>
          <w:marBottom w:val="0"/>
          <w:divBdr>
            <w:top w:val="none" w:sz="0" w:space="0" w:color="auto"/>
            <w:left w:val="none" w:sz="0" w:space="0" w:color="auto"/>
            <w:bottom w:val="none" w:sz="0" w:space="0" w:color="auto"/>
            <w:right w:val="none" w:sz="0" w:space="0" w:color="auto"/>
          </w:divBdr>
        </w:div>
        <w:div w:id="983005187">
          <w:marLeft w:val="640"/>
          <w:marRight w:val="0"/>
          <w:marTop w:val="0"/>
          <w:marBottom w:val="0"/>
          <w:divBdr>
            <w:top w:val="none" w:sz="0" w:space="0" w:color="auto"/>
            <w:left w:val="none" w:sz="0" w:space="0" w:color="auto"/>
            <w:bottom w:val="none" w:sz="0" w:space="0" w:color="auto"/>
            <w:right w:val="none" w:sz="0" w:space="0" w:color="auto"/>
          </w:divBdr>
        </w:div>
        <w:div w:id="1206216160">
          <w:marLeft w:val="640"/>
          <w:marRight w:val="0"/>
          <w:marTop w:val="0"/>
          <w:marBottom w:val="0"/>
          <w:divBdr>
            <w:top w:val="none" w:sz="0" w:space="0" w:color="auto"/>
            <w:left w:val="none" w:sz="0" w:space="0" w:color="auto"/>
            <w:bottom w:val="none" w:sz="0" w:space="0" w:color="auto"/>
            <w:right w:val="none" w:sz="0" w:space="0" w:color="auto"/>
          </w:divBdr>
        </w:div>
        <w:div w:id="1528520081">
          <w:marLeft w:val="640"/>
          <w:marRight w:val="0"/>
          <w:marTop w:val="0"/>
          <w:marBottom w:val="0"/>
          <w:divBdr>
            <w:top w:val="none" w:sz="0" w:space="0" w:color="auto"/>
            <w:left w:val="none" w:sz="0" w:space="0" w:color="auto"/>
            <w:bottom w:val="none" w:sz="0" w:space="0" w:color="auto"/>
            <w:right w:val="none" w:sz="0" w:space="0" w:color="auto"/>
          </w:divBdr>
        </w:div>
        <w:div w:id="478544109">
          <w:marLeft w:val="640"/>
          <w:marRight w:val="0"/>
          <w:marTop w:val="0"/>
          <w:marBottom w:val="0"/>
          <w:divBdr>
            <w:top w:val="none" w:sz="0" w:space="0" w:color="auto"/>
            <w:left w:val="none" w:sz="0" w:space="0" w:color="auto"/>
            <w:bottom w:val="none" w:sz="0" w:space="0" w:color="auto"/>
            <w:right w:val="none" w:sz="0" w:space="0" w:color="auto"/>
          </w:divBdr>
        </w:div>
        <w:div w:id="2043088175">
          <w:marLeft w:val="640"/>
          <w:marRight w:val="0"/>
          <w:marTop w:val="0"/>
          <w:marBottom w:val="0"/>
          <w:divBdr>
            <w:top w:val="none" w:sz="0" w:space="0" w:color="auto"/>
            <w:left w:val="none" w:sz="0" w:space="0" w:color="auto"/>
            <w:bottom w:val="none" w:sz="0" w:space="0" w:color="auto"/>
            <w:right w:val="none" w:sz="0" w:space="0" w:color="auto"/>
          </w:divBdr>
        </w:div>
        <w:div w:id="1375614315">
          <w:marLeft w:val="640"/>
          <w:marRight w:val="0"/>
          <w:marTop w:val="0"/>
          <w:marBottom w:val="0"/>
          <w:divBdr>
            <w:top w:val="none" w:sz="0" w:space="0" w:color="auto"/>
            <w:left w:val="none" w:sz="0" w:space="0" w:color="auto"/>
            <w:bottom w:val="none" w:sz="0" w:space="0" w:color="auto"/>
            <w:right w:val="none" w:sz="0" w:space="0" w:color="auto"/>
          </w:divBdr>
        </w:div>
        <w:div w:id="1596743085">
          <w:marLeft w:val="640"/>
          <w:marRight w:val="0"/>
          <w:marTop w:val="0"/>
          <w:marBottom w:val="0"/>
          <w:divBdr>
            <w:top w:val="none" w:sz="0" w:space="0" w:color="auto"/>
            <w:left w:val="none" w:sz="0" w:space="0" w:color="auto"/>
            <w:bottom w:val="none" w:sz="0" w:space="0" w:color="auto"/>
            <w:right w:val="none" w:sz="0" w:space="0" w:color="auto"/>
          </w:divBdr>
        </w:div>
        <w:div w:id="1353652300">
          <w:marLeft w:val="640"/>
          <w:marRight w:val="0"/>
          <w:marTop w:val="0"/>
          <w:marBottom w:val="0"/>
          <w:divBdr>
            <w:top w:val="none" w:sz="0" w:space="0" w:color="auto"/>
            <w:left w:val="none" w:sz="0" w:space="0" w:color="auto"/>
            <w:bottom w:val="none" w:sz="0" w:space="0" w:color="auto"/>
            <w:right w:val="none" w:sz="0" w:space="0" w:color="auto"/>
          </w:divBdr>
        </w:div>
        <w:div w:id="574556673">
          <w:marLeft w:val="640"/>
          <w:marRight w:val="0"/>
          <w:marTop w:val="0"/>
          <w:marBottom w:val="0"/>
          <w:divBdr>
            <w:top w:val="none" w:sz="0" w:space="0" w:color="auto"/>
            <w:left w:val="none" w:sz="0" w:space="0" w:color="auto"/>
            <w:bottom w:val="none" w:sz="0" w:space="0" w:color="auto"/>
            <w:right w:val="none" w:sz="0" w:space="0" w:color="auto"/>
          </w:divBdr>
        </w:div>
        <w:div w:id="1694721910">
          <w:marLeft w:val="640"/>
          <w:marRight w:val="0"/>
          <w:marTop w:val="0"/>
          <w:marBottom w:val="0"/>
          <w:divBdr>
            <w:top w:val="none" w:sz="0" w:space="0" w:color="auto"/>
            <w:left w:val="none" w:sz="0" w:space="0" w:color="auto"/>
            <w:bottom w:val="none" w:sz="0" w:space="0" w:color="auto"/>
            <w:right w:val="none" w:sz="0" w:space="0" w:color="auto"/>
          </w:divBdr>
        </w:div>
        <w:div w:id="1284654623">
          <w:marLeft w:val="640"/>
          <w:marRight w:val="0"/>
          <w:marTop w:val="0"/>
          <w:marBottom w:val="0"/>
          <w:divBdr>
            <w:top w:val="none" w:sz="0" w:space="0" w:color="auto"/>
            <w:left w:val="none" w:sz="0" w:space="0" w:color="auto"/>
            <w:bottom w:val="none" w:sz="0" w:space="0" w:color="auto"/>
            <w:right w:val="none" w:sz="0" w:space="0" w:color="auto"/>
          </w:divBdr>
        </w:div>
        <w:div w:id="867186287">
          <w:marLeft w:val="640"/>
          <w:marRight w:val="0"/>
          <w:marTop w:val="0"/>
          <w:marBottom w:val="0"/>
          <w:divBdr>
            <w:top w:val="none" w:sz="0" w:space="0" w:color="auto"/>
            <w:left w:val="none" w:sz="0" w:space="0" w:color="auto"/>
            <w:bottom w:val="none" w:sz="0" w:space="0" w:color="auto"/>
            <w:right w:val="none" w:sz="0" w:space="0" w:color="auto"/>
          </w:divBdr>
        </w:div>
        <w:div w:id="1232930015">
          <w:marLeft w:val="640"/>
          <w:marRight w:val="0"/>
          <w:marTop w:val="0"/>
          <w:marBottom w:val="0"/>
          <w:divBdr>
            <w:top w:val="none" w:sz="0" w:space="0" w:color="auto"/>
            <w:left w:val="none" w:sz="0" w:space="0" w:color="auto"/>
            <w:bottom w:val="none" w:sz="0" w:space="0" w:color="auto"/>
            <w:right w:val="none" w:sz="0" w:space="0" w:color="auto"/>
          </w:divBdr>
        </w:div>
        <w:div w:id="1457261632">
          <w:marLeft w:val="640"/>
          <w:marRight w:val="0"/>
          <w:marTop w:val="0"/>
          <w:marBottom w:val="0"/>
          <w:divBdr>
            <w:top w:val="none" w:sz="0" w:space="0" w:color="auto"/>
            <w:left w:val="none" w:sz="0" w:space="0" w:color="auto"/>
            <w:bottom w:val="none" w:sz="0" w:space="0" w:color="auto"/>
            <w:right w:val="none" w:sz="0" w:space="0" w:color="auto"/>
          </w:divBdr>
        </w:div>
        <w:div w:id="1979215994">
          <w:marLeft w:val="640"/>
          <w:marRight w:val="0"/>
          <w:marTop w:val="0"/>
          <w:marBottom w:val="0"/>
          <w:divBdr>
            <w:top w:val="none" w:sz="0" w:space="0" w:color="auto"/>
            <w:left w:val="none" w:sz="0" w:space="0" w:color="auto"/>
            <w:bottom w:val="none" w:sz="0" w:space="0" w:color="auto"/>
            <w:right w:val="none" w:sz="0" w:space="0" w:color="auto"/>
          </w:divBdr>
        </w:div>
        <w:div w:id="603726891">
          <w:marLeft w:val="640"/>
          <w:marRight w:val="0"/>
          <w:marTop w:val="0"/>
          <w:marBottom w:val="0"/>
          <w:divBdr>
            <w:top w:val="none" w:sz="0" w:space="0" w:color="auto"/>
            <w:left w:val="none" w:sz="0" w:space="0" w:color="auto"/>
            <w:bottom w:val="none" w:sz="0" w:space="0" w:color="auto"/>
            <w:right w:val="none" w:sz="0" w:space="0" w:color="auto"/>
          </w:divBdr>
        </w:div>
        <w:div w:id="97409193">
          <w:marLeft w:val="640"/>
          <w:marRight w:val="0"/>
          <w:marTop w:val="0"/>
          <w:marBottom w:val="0"/>
          <w:divBdr>
            <w:top w:val="none" w:sz="0" w:space="0" w:color="auto"/>
            <w:left w:val="none" w:sz="0" w:space="0" w:color="auto"/>
            <w:bottom w:val="none" w:sz="0" w:space="0" w:color="auto"/>
            <w:right w:val="none" w:sz="0" w:space="0" w:color="auto"/>
          </w:divBdr>
        </w:div>
        <w:div w:id="2049447530">
          <w:marLeft w:val="640"/>
          <w:marRight w:val="0"/>
          <w:marTop w:val="0"/>
          <w:marBottom w:val="0"/>
          <w:divBdr>
            <w:top w:val="none" w:sz="0" w:space="0" w:color="auto"/>
            <w:left w:val="none" w:sz="0" w:space="0" w:color="auto"/>
            <w:bottom w:val="none" w:sz="0" w:space="0" w:color="auto"/>
            <w:right w:val="none" w:sz="0" w:space="0" w:color="auto"/>
          </w:divBdr>
        </w:div>
        <w:div w:id="1550652732">
          <w:marLeft w:val="640"/>
          <w:marRight w:val="0"/>
          <w:marTop w:val="0"/>
          <w:marBottom w:val="0"/>
          <w:divBdr>
            <w:top w:val="none" w:sz="0" w:space="0" w:color="auto"/>
            <w:left w:val="none" w:sz="0" w:space="0" w:color="auto"/>
            <w:bottom w:val="none" w:sz="0" w:space="0" w:color="auto"/>
            <w:right w:val="none" w:sz="0" w:space="0" w:color="auto"/>
          </w:divBdr>
        </w:div>
        <w:div w:id="809438041">
          <w:marLeft w:val="640"/>
          <w:marRight w:val="0"/>
          <w:marTop w:val="0"/>
          <w:marBottom w:val="0"/>
          <w:divBdr>
            <w:top w:val="none" w:sz="0" w:space="0" w:color="auto"/>
            <w:left w:val="none" w:sz="0" w:space="0" w:color="auto"/>
            <w:bottom w:val="none" w:sz="0" w:space="0" w:color="auto"/>
            <w:right w:val="none" w:sz="0" w:space="0" w:color="auto"/>
          </w:divBdr>
        </w:div>
        <w:div w:id="1670519280">
          <w:marLeft w:val="640"/>
          <w:marRight w:val="0"/>
          <w:marTop w:val="0"/>
          <w:marBottom w:val="0"/>
          <w:divBdr>
            <w:top w:val="none" w:sz="0" w:space="0" w:color="auto"/>
            <w:left w:val="none" w:sz="0" w:space="0" w:color="auto"/>
            <w:bottom w:val="none" w:sz="0" w:space="0" w:color="auto"/>
            <w:right w:val="none" w:sz="0" w:space="0" w:color="auto"/>
          </w:divBdr>
        </w:div>
        <w:div w:id="741758123">
          <w:marLeft w:val="640"/>
          <w:marRight w:val="0"/>
          <w:marTop w:val="0"/>
          <w:marBottom w:val="0"/>
          <w:divBdr>
            <w:top w:val="none" w:sz="0" w:space="0" w:color="auto"/>
            <w:left w:val="none" w:sz="0" w:space="0" w:color="auto"/>
            <w:bottom w:val="none" w:sz="0" w:space="0" w:color="auto"/>
            <w:right w:val="none" w:sz="0" w:space="0" w:color="auto"/>
          </w:divBdr>
        </w:div>
        <w:div w:id="1356611122">
          <w:marLeft w:val="640"/>
          <w:marRight w:val="0"/>
          <w:marTop w:val="0"/>
          <w:marBottom w:val="0"/>
          <w:divBdr>
            <w:top w:val="none" w:sz="0" w:space="0" w:color="auto"/>
            <w:left w:val="none" w:sz="0" w:space="0" w:color="auto"/>
            <w:bottom w:val="none" w:sz="0" w:space="0" w:color="auto"/>
            <w:right w:val="none" w:sz="0" w:space="0" w:color="auto"/>
          </w:divBdr>
        </w:div>
        <w:div w:id="254217356">
          <w:marLeft w:val="640"/>
          <w:marRight w:val="0"/>
          <w:marTop w:val="0"/>
          <w:marBottom w:val="0"/>
          <w:divBdr>
            <w:top w:val="none" w:sz="0" w:space="0" w:color="auto"/>
            <w:left w:val="none" w:sz="0" w:space="0" w:color="auto"/>
            <w:bottom w:val="none" w:sz="0" w:space="0" w:color="auto"/>
            <w:right w:val="none" w:sz="0" w:space="0" w:color="auto"/>
          </w:divBdr>
        </w:div>
        <w:div w:id="1545019367">
          <w:marLeft w:val="640"/>
          <w:marRight w:val="0"/>
          <w:marTop w:val="0"/>
          <w:marBottom w:val="0"/>
          <w:divBdr>
            <w:top w:val="none" w:sz="0" w:space="0" w:color="auto"/>
            <w:left w:val="none" w:sz="0" w:space="0" w:color="auto"/>
            <w:bottom w:val="none" w:sz="0" w:space="0" w:color="auto"/>
            <w:right w:val="none" w:sz="0" w:space="0" w:color="auto"/>
          </w:divBdr>
        </w:div>
        <w:div w:id="1623413180">
          <w:marLeft w:val="640"/>
          <w:marRight w:val="0"/>
          <w:marTop w:val="0"/>
          <w:marBottom w:val="0"/>
          <w:divBdr>
            <w:top w:val="none" w:sz="0" w:space="0" w:color="auto"/>
            <w:left w:val="none" w:sz="0" w:space="0" w:color="auto"/>
            <w:bottom w:val="none" w:sz="0" w:space="0" w:color="auto"/>
            <w:right w:val="none" w:sz="0" w:space="0" w:color="auto"/>
          </w:divBdr>
        </w:div>
        <w:div w:id="1249852005">
          <w:marLeft w:val="640"/>
          <w:marRight w:val="0"/>
          <w:marTop w:val="0"/>
          <w:marBottom w:val="0"/>
          <w:divBdr>
            <w:top w:val="none" w:sz="0" w:space="0" w:color="auto"/>
            <w:left w:val="none" w:sz="0" w:space="0" w:color="auto"/>
            <w:bottom w:val="none" w:sz="0" w:space="0" w:color="auto"/>
            <w:right w:val="none" w:sz="0" w:space="0" w:color="auto"/>
          </w:divBdr>
        </w:div>
        <w:div w:id="1547333015">
          <w:marLeft w:val="640"/>
          <w:marRight w:val="0"/>
          <w:marTop w:val="0"/>
          <w:marBottom w:val="0"/>
          <w:divBdr>
            <w:top w:val="none" w:sz="0" w:space="0" w:color="auto"/>
            <w:left w:val="none" w:sz="0" w:space="0" w:color="auto"/>
            <w:bottom w:val="none" w:sz="0" w:space="0" w:color="auto"/>
            <w:right w:val="none" w:sz="0" w:space="0" w:color="auto"/>
          </w:divBdr>
        </w:div>
        <w:div w:id="1537884405">
          <w:marLeft w:val="640"/>
          <w:marRight w:val="0"/>
          <w:marTop w:val="0"/>
          <w:marBottom w:val="0"/>
          <w:divBdr>
            <w:top w:val="none" w:sz="0" w:space="0" w:color="auto"/>
            <w:left w:val="none" w:sz="0" w:space="0" w:color="auto"/>
            <w:bottom w:val="none" w:sz="0" w:space="0" w:color="auto"/>
            <w:right w:val="none" w:sz="0" w:space="0" w:color="auto"/>
          </w:divBdr>
        </w:div>
        <w:div w:id="515122994">
          <w:marLeft w:val="640"/>
          <w:marRight w:val="0"/>
          <w:marTop w:val="0"/>
          <w:marBottom w:val="0"/>
          <w:divBdr>
            <w:top w:val="none" w:sz="0" w:space="0" w:color="auto"/>
            <w:left w:val="none" w:sz="0" w:space="0" w:color="auto"/>
            <w:bottom w:val="none" w:sz="0" w:space="0" w:color="auto"/>
            <w:right w:val="none" w:sz="0" w:space="0" w:color="auto"/>
          </w:divBdr>
        </w:div>
        <w:div w:id="1113211003">
          <w:marLeft w:val="640"/>
          <w:marRight w:val="0"/>
          <w:marTop w:val="0"/>
          <w:marBottom w:val="0"/>
          <w:divBdr>
            <w:top w:val="none" w:sz="0" w:space="0" w:color="auto"/>
            <w:left w:val="none" w:sz="0" w:space="0" w:color="auto"/>
            <w:bottom w:val="none" w:sz="0" w:space="0" w:color="auto"/>
            <w:right w:val="none" w:sz="0" w:space="0" w:color="auto"/>
          </w:divBdr>
        </w:div>
        <w:div w:id="1034311702">
          <w:marLeft w:val="640"/>
          <w:marRight w:val="0"/>
          <w:marTop w:val="0"/>
          <w:marBottom w:val="0"/>
          <w:divBdr>
            <w:top w:val="none" w:sz="0" w:space="0" w:color="auto"/>
            <w:left w:val="none" w:sz="0" w:space="0" w:color="auto"/>
            <w:bottom w:val="none" w:sz="0" w:space="0" w:color="auto"/>
            <w:right w:val="none" w:sz="0" w:space="0" w:color="auto"/>
          </w:divBdr>
        </w:div>
        <w:div w:id="1684555918">
          <w:marLeft w:val="640"/>
          <w:marRight w:val="0"/>
          <w:marTop w:val="0"/>
          <w:marBottom w:val="0"/>
          <w:divBdr>
            <w:top w:val="none" w:sz="0" w:space="0" w:color="auto"/>
            <w:left w:val="none" w:sz="0" w:space="0" w:color="auto"/>
            <w:bottom w:val="none" w:sz="0" w:space="0" w:color="auto"/>
            <w:right w:val="none" w:sz="0" w:space="0" w:color="auto"/>
          </w:divBdr>
        </w:div>
        <w:div w:id="274598841">
          <w:marLeft w:val="640"/>
          <w:marRight w:val="0"/>
          <w:marTop w:val="0"/>
          <w:marBottom w:val="0"/>
          <w:divBdr>
            <w:top w:val="none" w:sz="0" w:space="0" w:color="auto"/>
            <w:left w:val="none" w:sz="0" w:space="0" w:color="auto"/>
            <w:bottom w:val="none" w:sz="0" w:space="0" w:color="auto"/>
            <w:right w:val="none" w:sz="0" w:space="0" w:color="auto"/>
          </w:divBdr>
        </w:div>
        <w:div w:id="900798102">
          <w:marLeft w:val="640"/>
          <w:marRight w:val="0"/>
          <w:marTop w:val="0"/>
          <w:marBottom w:val="0"/>
          <w:divBdr>
            <w:top w:val="none" w:sz="0" w:space="0" w:color="auto"/>
            <w:left w:val="none" w:sz="0" w:space="0" w:color="auto"/>
            <w:bottom w:val="none" w:sz="0" w:space="0" w:color="auto"/>
            <w:right w:val="none" w:sz="0" w:space="0" w:color="auto"/>
          </w:divBdr>
        </w:div>
        <w:div w:id="1958171014">
          <w:marLeft w:val="640"/>
          <w:marRight w:val="0"/>
          <w:marTop w:val="0"/>
          <w:marBottom w:val="0"/>
          <w:divBdr>
            <w:top w:val="none" w:sz="0" w:space="0" w:color="auto"/>
            <w:left w:val="none" w:sz="0" w:space="0" w:color="auto"/>
            <w:bottom w:val="none" w:sz="0" w:space="0" w:color="auto"/>
            <w:right w:val="none" w:sz="0" w:space="0" w:color="auto"/>
          </w:divBdr>
        </w:div>
        <w:div w:id="535780471">
          <w:marLeft w:val="640"/>
          <w:marRight w:val="0"/>
          <w:marTop w:val="0"/>
          <w:marBottom w:val="0"/>
          <w:divBdr>
            <w:top w:val="none" w:sz="0" w:space="0" w:color="auto"/>
            <w:left w:val="none" w:sz="0" w:space="0" w:color="auto"/>
            <w:bottom w:val="none" w:sz="0" w:space="0" w:color="auto"/>
            <w:right w:val="none" w:sz="0" w:space="0" w:color="auto"/>
          </w:divBdr>
        </w:div>
        <w:div w:id="1867061683">
          <w:marLeft w:val="640"/>
          <w:marRight w:val="0"/>
          <w:marTop w:val="0"/>
          <w:marBottom w:val="0"/>
          <w:divBdr>
            <w:top w:val="none" w:sz="0" w:space="0" w:color="auto"/>
            <w:left w:val="none" w:sz="0" w:space="0" w:color="auto"/>
            <w:bottom w:val="none" w:sz="0" w:space="0" w:color="auto"/>
            <w:right w:val="none" w:sz="0" w:space="0" w:color="auto"/>
          </w:divBdr>
        </w:div>
      </w:divsChild>
    </w:div>
    <w:div w:id="43064306">
      <w:bodyDiv w:val="1"/>
      <w:marLeft w:val="0"/>
      <w:marRight w:val="0"/>
      <w:marTop w:val="0"/>
      <w:marBottom w:val="0"/>
      <w:divBdr>
        <w:top w:val="none" w:sz="0" w:space="0" w:color="auto"/>
        <w:left w:val="none" w:sz="0" w:space="0" w:color="auto"/>
        <w:bottom w:val="none" w:sz="0" w:space="0" w:color="auto"/>
        <w:right w:val="none" w:sz="0" w:space="0" w:color="auto"/>
      </w:divBdr>
      <w:divsChild>
        <w:div w:id="1434862244">
          <w:marLeft w:val="640"/>
          <w:marRight w:val="0"/>
          <w:marTop w:val="0"/>
          <w:marBottom w:val="0"/>
          <w:divBdr>
            <w:top w:val="none" w:sz="0" w:space="0" w:color="auto"/>
            <w:left w:val="none" w:sz="0" w:space="0" w:color="auto"/>
            <w:bottom w:val="none" w:sz="0" w:space="0" w:color="auto"/>
            <w:right w:val="none" w:sz="0" w:space="0" w:color="auto"/>
          </w:divBdr>
        </w:div>
        <w:div w:id="722293162">
          <w:marLeft w:val="640"/>
          <w:marRight w:val="0"/>
          <w:marTop w:val="0"/>
          <w:marBottom w:val="0"/>
          <w:divBdr>
            <w:top w:val="none" w:sz="0" w:space="0" w:color="auto"/>
            <w:left w:val="none" w:sz="0" w:space="0" w:color="auto"/>
            <w:bottom w:val="none" w:sz="0" w:space="0" w:color="auto"/>
            <w:right w:val="none" w:sz="0" w:space="0" w:color="auto"/>
          </w:divBdr>
        </w:div>
        <w:div w:id="5255244">
          <w:marLeft w:val="640"/>
          <w:marRight w:val="0"/>
          <w:marTop w:val="0"/>
          <w:marBottom w:val="0"/>
          <w:divBdr>
            <w:top w:val="none" w:sz="0" w:space="0" w:color="auto"/>
            <w:left w:val="none" w:sz="0" w:space="0" w:color="auto"/>
            <w:bottom w:val="none" w:sz="0" w:space="0" w:color="auto"/>
            <w:right w:val="none" w:sz="0" w:space="0" w:color="auto"/>
          </w:divBdr>
        </w:div>
        <w:div w:id="1506508513">
          <w:marLeft w:val="640"/>
          <w:marRight w:val="0"/>
          <w:marTop w:val="0"/>
          <w:marBottom w:val="0"/>
          <w:divBdr>
            <w:top w:val="none" w:sz="0" w:space="0" w:color="auto"/>
            <w:left w:val="none" w:sz="0" w:space="0" w:color="auto"/>
            <w:bottom w:val="none" w:sz="0" w:space="0" w:color="auto"/>
            <w:right w:val="none" w:sz="0" w:space="0" w:color="auto"/>
          </w:divBdr>
        </w:div>
        <w:div w:id="1048257289">
          <w:marLeft w:val="640"/>
          <w:marRight w:val="0"/>
          <w:marTop w:val="0"/>
          <w:marBottom w:val="0"/>
          <w:divBdr>
            <w:top w:val="none" w:sz="0" w:space="0" w:color="auto"/>
            <w:left w:val="none" w:sz="0" w:space="0" w:color="auto"/>
            <w:bottom w:val="none" w:sz="0" w:space="0" w:color="auto"/>
            <w:right w:val="none" w:sz="0" w:space="0" w:color="auto"/>
          </w:divBdr>
        </w:div>
        <w:div w:id="720789567">
          <w:marLeft w:val="640"/>
          <w:marRight w:val="0"/>
          <w:marTop w:val="0"/>
          <w:marBottom w:val="0"/>
          <w:divBdr>
            <w:top w:val="none" w:sz="0" w:space="0" w:color="auto"/>
            <w:left w:val="none" w:sz="0" w:space="0" w:color="auto"/>
            <w:bottom w:val="none" w:sz="0" w:space="0" w:color="auto"/>
            <w:right w:val="none" w:sz="0" w:space="0" w:color="auto"/>
          </w:divBdr>
        </w:div>
        <w:div w:id="1699818930">
          <w:marLeft w:val="640"/>
          <w:marRight w:val="0"/>
          <w:marTop w:val="0"/>
          <w:marBottom w:val="0"/>
          <w:divBdr>
            <w:top w:val="none" w:sz="0" w:space="0" w:color="auto"/>
            <w:left w:val="none" w:sz="0" w:space="0" w:color="auto"/>
            <w:bottom w:val="none" w:sz="0" w:space="0" w:color="auto"/>
            <w:right w:val="none" w:sz="0" w:space="0" w:color="auto"/>
          </w:divBdr>
        </w:div>
        <w:div w:id="710150088">
          <w:marLeft w:val="640"/>
          <w:marRight w:val="0"/>
          <w:marTop w:val="0"/>
          <w:marBottom w:val="0"/>
          <w:divBdr>
            <w:top w:val="none" w:sz="0" w:space="0" w:color="auto"/>
            <w:left w:val="none" w:sz="0" w:space="0" w:color="auto"/>
            <w:bottom w:val="none" w:sz="0" w:space="0" w:color="auto"/>
            <w:right w:val="none" w:sz="0" w:space="0" w:color="auto"/>
          </w:divBdr>
        </w:div>
        <w:div w:id="292448219">
          <w:marLeft w:val="640"/>
          <w:marRight w:val="0"/>
          <w:marTop w:val="0"/>
          <w:marBottom w:val="0"/>
          <w:divBdr>
            <w:top w:val="none" w:sz="0" w:space="0" w:color="auto"/>
            <w:left w:val="none" w:sz="0" w:space="0" w:color="auto"/>
            <w:bottom w:val="none" w:sz="0" w:space="0" w:color="auto"/>
            <w:right w:val="none" w:sz="0" w:space="0" w:color="auto"/>
          </w:divBdr>
        </w:div>
        <w:div w:id="1491215330">
          <w:marLeft w:val="640"/>
          <w:marRight w:val="0"/>
          <w:marTop w:val="0"/>
          <w:marBottom w:val="0"/>
          <w:divBdr>
            <w:top w:val="none" w:sz="0" w:space="0" w:color="auto"/>
            <w:left w:val="none" w:sz="0" w:space="0" w:color="auto"/>
            <w:bottom w:val="none" w:sz="0" w:space="0" w:color="auto"/>
            <w:right w:val="none" w:sz="0" w:space="0" w:color="auto"/>
          </w:divBdr>
        </w:div>
        <w:div w:id="666904621">
          <w:marLeft w:val="640"/>
          <w:marRight w:val="0"/>
          <w:marTop w:val="0"/>
          <w:marBottom w:val="0"/>
          <w:divBdr>
            <w:top w:val="none" w:sz="0" w:space="0" w:color="auto"/>
            <w:left w:val="none" w:sz="0" w:space="0" w:color="auto"/>
            <w:bottom w:val="none" w:sz="0" w:space="0" w:color="auto"/>
            <w:right w:val="none" w:sz="0" w:space="0" w:color="auto"/>
          </w:divBdr>
        </w:div>
        <w:div w:id="1522818407">
          <w:marLeft w:val="640"/>
          <w:marRight w:val="0"/>
          <w:marTop w:val="0"/>
          <w:marBottom w:val="0"/>
          <w:divBdr>
            <w:top w:val="none" w:sz="0" w:space="0" w:color="auto"/>
            <w:left w:val="none" w:sz="0" w:space="0" w:color="auto"/>
            <w:bottom w:val="none" w:sz="0" w:space="0" w:color="auto"/>
            <w:right w:val="none" w:sz="0" w:space="0" w:color="auto"/>
          </w:divBdr>
        </w:div>
        <w:div w:id="1250195093">
          <w:marLeft w:val="640"/>
          <w:marRight w:val="0"/>
          <w:marTop w:val="0"/>
          <w:marBottom w:val="0"/>
          <w:divBdr>
            <w:top w:val="none" w:sz="0" w:space="0" w:color="auto"/>
            <w:left w:val="none" w:sz="0" w:space="0" w:color="auto"/>
            <w:bottom w:val="none" w:sz="0" w:space="0" w:color="auto"/>
            <w:right w:val="none" w:sz="0" w:space="0" w:color="auto"/>
          </w:divBdr>
        </w:div>
        <w:div w:id="1770081966">
          <w:marLeft w:val="640"/>
          <w:marRight w:val="0"/>
          <w:marTop w:val="0"/>
          <w:marBottom w:val="0"/>
          <w:divBdr>
            <w:top w:val="none" w:sz="0" w:space="0" w:color="auto"/>
            <w:left w:val="none" w:sz="0" w:space="0" w:color="auto"/>
            <w:bottom w:val="none" w:sz="0" w:space="0" w:color="auto"/>
            <w:right w:val="none" w:sz="0" w:space="0" w:color="auto"/>
          </w:divBdr>
        </w:div>
        <w:div w:id="37707828">
          <w:marLeft w:val="640"/>
          <w:marRight w:val="0"/>
          <w:marTop w:val="0"/>
          <w:marBottom w:val="0"/>
          <w:divBdr>
            <w:top w:val="none" w:sz="0" w:space="0" w:color="auto"/>
            <w:left w:val="none" w:sz="0" w:space="0" w:color="auto"/>
            <w:bottom w:val="none" w:sz="0" w:space="0" w:color="auto"/>
            <w:right w:val="none" w:sz="0" w:space="0" w:color="auto"/>
          </w:divBdr>
        </w:div>
        <w:div w:id="1604343326">
          <w:marLeft w:val="640"/>
          <w:marRight w:val="0"/>
          <w:marTop w:val="0"/>
          <w:marBottom w:val="0"/>
          <w:divBdr>
            <w:top w:val="none" w:sz="0" w:space="0" w:color="auto"/>
            <w:left w:val="none" w:sz="0" w:space="0" w:color="auto"/>
            <w:bottom w:val="none" w:sz="0" w:space="0" w:color="auto"/>
            <w:right w:val="none" w:sz="0" w:space="0" w:color="auto"/>
          </w:divBdr>
        </w:div>
        <w:div w:id="1392996162">
          <w:marLeft w:val="640"/>
          <w:marRight w:val="0"/>
          <w:marTop w:val="0"/>
          <w:marBottom w:val="0"/>
          <w:divBdr>
            <w:top w:val="none" w:sz="0" w:space="0" w:color="auto"/>
            <w:left w:val="none" w:sz="0" w:space="0" w:color="auto"/>
            <w:bottom w:val="none" w:sz="0" w:space="0" w:color="auto"/>
            <w:right w:val="none" w:sz="0" w:space="0" w:color="auto"/>
          </w:divBdr>
        </w:div>
        <w:div w:id="1470978799">
          <w:marLeft w:val="640"/>
          <w:marRight w:val="0"/>
          <w:marTop w:val="0"/>
          <w:marBottom w:val="0"/>
          <w:divBdr>
            <w:top w:val="none" w:sz="0" w:space="0" w:color="auto"/>
            <w:left w:val="none" w:sz="0" w:space="0" w:color="auto"/>
            <w:bottom w:val="none" w:sz="0" w:space="0" w:color="auto"/>
            <w:right w:val="none" w:sz="0" w:space="0" w:color="auto"/>
          </w:divBdr>
        </w:div>
        <w:div w:id="696084739">
          <w:marLeft w:val="640"/>
          <w:marRight w:val="0"/>
          <w:marTop w:val="0"/>
          <w:marBottom w:val="0"/>
          <w:divBdr>
            <w:top w:val="none" w:sz="0" w:space="0" w:color="auto"/>
            <w:left w:val="none" w:sz="0" w:space="0" w:color="auto"/>
            <w:bottom w:val="none" w:sz="0" w:space="0" w:color="auto"/>
            <w:right w:val="none" w:sz="0" w:space="0" w:color="auto"/>
          </w:divBdr>
        </w:div>
        <w:div w:id="1053886053">
          <w:marLeft w:val="640"/>
          <w:marRight w:val="0"/>
          <w:marTop w:val="0"/>
          <w:marBottom w:val="0"/>
          <w:divBdr>
            <w:top w:val="none" w:sz="0" w:space="0" w:color="auto"/>
            <w:left w:val="none" w:sz="0" w:space="0" w:color="auto"/>
            <w:bottom w:val="none" w:sz="0" w:space="0" w:color="auto"/>
            <w:right w:val="none" w:sz="0" w:space="0" w:color="auto"/>
          </w:divBdr>
        </w:div>
        <w:div w:id="1559320734">
          <w:marLeft w:val="640"/>
          <w:marRight w:val="0"/>
          <w:marTop w:val="0"/>
          <w:marBottom w:val="0"/>
          <w:divBdr>
            <w:top w:val="none" w:sz="0" w:space="0" w:color="auto"/>
            <w:left w:val="none" w:sz="0" w:space="0" w:color="auto"/>
            <w:bottom w:val="none" w:sz="0" w:space="0" w:color="auto"/>
            <w:right w:val="none" w:sz="0" w:space="0" w:color="auto"/>
          </w:divBdr>
        </w:div>
        <w:div w:id="884290413">
          <w:marLeft w:val="640"/>
          <w:marRight w:val="0"/>
          <w:marTop w:val="0"/>
          <w:marBottom w:val="0"/>
          <w:divBdr>
            <w:top w:val="none" w:sz="0" w:space="0" w:color="auto"/>
            <w:left w:val="none" w:sz="0" w:space="0" w:color="auto"/>
            <w:bottom w:val="none" w:sz="0" w:space="0" w:color="auto"/>
            <w:right w:val="none" w:sz="0" w:space="0" w:color="auto"/>
          </w:divBdr>
        </w:div>
        <w:div w:id="1622497480">
          <w:marLeft w:val="640"/>
          <w:marRight w:val="0"/>
          <w:marTop w:val="0"/>
          <w:marBottom w:val="0"/>
          <w:divBdr>
            <w:top w:val="none" w:sz="0" w:space="0" w:color="auto"/>
            <w:left w:val="none" w:sz="0" w:space="0" w:color="auto"/>
            <w:bottom w:val="none" w:sz="0" w:space="0" w:color="auto"/>
            <w:right w:val="none" w:sz="0" w:space="0" w:color="auto"/>
          </w:divBdr>
        </w:div>
        <w:div w:id="16202190">
          <w:marLeft w:val="640"/>
          <w:marRight w:val="0"/>
          <w:marTop w:val="0"/>
          <w:marBottom w:val="0"/>
          <w:divBdr>
            <w:top w:val="none" w:sz="0" w:space="0" w:color="auto"/>
            <w:left w:val="none" w:sz="0" w:space="0" w:color="auto"/>
            <w:bottom w:val="none" w:sz="0" w:space="0" w:color="auto"/>
            <w:right w:val="none" w:sz="0" w:space="0" w:color="auto"/>
          </w:divBdr>
        </w:div>
        <w:div w:id="631636762">
          <w:marLeft w:val="640"/>
          <w:marRight w:val="0"/>
          <w:marTop w:val="0"/>
          <w:marBottom w:val="0"/>
          <w:divBdr>
            <w:top w:val="none" w:sz="0" w:space="0" w:color="auto"/>
            <w:left w:val="none" w:sz="0" w:space="0" w:color="auto"/>
            <w:bottom w:val="none" w:sz="0" w:space="0" w:color="auto"/>
            <w:right w:val="none" w:sz="0" w:space="0" w:color="auto"/>
          </w:divBdr>
        </w:div>
        <w:div w:id="2051412987">
          <w:marLeft w:val="640"/>
          <w:marRight w:val="0"/>
          <w:marTop w:val="0"/>
          <w:marBottom w:val="0"/>
          <w:divBdr>
            <w:top w:val="none" w:sz="0" w:space="0" w:color="auto"/>
            <w:left w:val="none" w:sz="0" w:space="0" w:color="auto"/>
            <w:bottom w:val="none" w:sz="0" w:space="0" w:color="auto"/>
            <w:right w:val="none" w:sz="0" w:space="0" w:color="auto"/>
          </w:divBdr>
        </w:div>
        <w:div w:id="309557983">
          <w:marLeft w:val="640"/>
          <w:marRight w:val="0"/>
          <w:marTop w:val="0"/>
          <w:marBottom w:val="0"/>
          <w:divBdr>
            <w:top w:val="none" w:sz="0" w:space="0" w:color="auto"/>
            <w:left w:val="none" w:sz="0" w:space="0" w:color="auto"/>
            <w:bottom w:val="none" w:sz="0" w:space="0" w:color="auto"/>
            <w:right w:val="none" w:sz="0" w:space="0" w:color="auto"/>
          </w:divBdr>
        </w:div>
        <w:div w:id="1878883437">
          <w:marLeft w:val="640"/>
          <w:marRight w:val="0"/>
          <w:marTop w:val="0"/>
          <w:marBottom w:val="0"/>
          <w:divBdr>
            <w:top w:val="none" w:sz="0" w:space="0" w:color="auto"/>
            <w:left w:val="none" w:sz="0" w:space="0" w:color="auto"/>
            <w:bottom w:val="none" w:sz="0" w:space="0" w:color="auto"/>
            <w:right w:val="none" w:sz="0" w:space="0" w:color="auto"/>
          </w:divBdr>
        </w:div>
        <w:div w:id="2092002909">
          <w:marLeft w:val="640"/>
          <w:marRight w:val="0"/>
          <w:marTop w:val="0"/>
          <w:marBottom w:val="0"/>
          <w:divBdr>
            <w:top w:val="none" w:sz="0" w:space="0" w:color="auto"/>
            <w:left w:val="none" w:sz="0" w:space="0" w:color="auto"/>
            <w:bottom w:val="none" w:sz="0" w:space="0" w:color="auto"/>
            <w:right w:val="none" w:sz="0" w:space="0" w:color="auto"/>
          </w:divBdr>
        </w:div>
        <w:div w:id="305085765">
          <w:marLeft w:val="640"/>
          <w:marRight w:val="0"/>
          <w:marTop w:val="0"/>
          <w:marBottom w:val="0"/>
          <w:divBdr>
            <w:top w:val="none" w:sz="0" w:space="0" w:color="auto"/>
            <w:left w:val="none" w:sz="0" w:space="0" w:color="auto"/>
            <w:bottom w:val="none" w:sz="0" w:space="0" w:color="auto"/>
            <w:right w:val="none" w:sz="0" w:space="0" w:color="auto"/>
          </w:divBdr>
        </w:div>
        <w:div w:id="214660926">
          <w:marLeft w:val="640"/>
          <w:marRight w:val="0"/>
          <w:marTop w:val="0"/>
          <w:marBottom w:val="0"/>
          <w:divBdr>
            <w:top w:val="none" w:sz="0" w:space="0" w:color="auto"/>
            <w:left w:val="none" w:sz="0" w:space="0" w:color="auto"/>
            <w:bottom w:val="none" w:sz="0" w:space="0" w:color="auto"/>
            <w:right w:val="none" w:sz="0" w:space="0" w:color="auto"/>
          </w:divBdr>
        </w:div>
        <w:div w:id="1056666463">
          <w:marLeft w:val="640"/>
          <w:marRight w:val="0"/>
          <w:marTop w:val="0"/>
          <w:marBottom w:val="0"/>
          <w:divBdr>
            <w:top w:val="none" w:sz="0" w:space="0" w:color="auto"/>
            <w:left w:val="none" w:sz="0" w:space="0" w:color="auto"/>
            <w:bottom w:val="none" w:sz="0" w:space="0" w:color="auto"/>
            <w:right w:val="none" w:sz="0" w:space="0" w:color="auto"/>
          </w:divBdr>
        </w:div>
        <w:div w:id="963315349">
          <w:marLeft w:val="640"/>
          <w:marRight w:val="0"/>
          <w:marTop w:val="0"/>
          <w:marBottom w:val="0"/>
          <w:divBdr>
            <w:top w:val="none" w:sz="0" w:space="0" w:color="auto"/>
            <w:left w:val="none" w:sz="0" w:space="0" w:color="auto"/>
            <w:bottom w:val="none" w:sz="0" w:space="0" w:color="auto"/>
            <w:right w:val="none" w:sz="0" w:space="0" w:color="auto"/>
          </w:divBdr>
        </w:div>
        <w:div w:id="146167689">
          <w:marLeft w:val="640"/>
          <w:marRight w:val="0"/>
          <w:marTop w:val="0"/>
          <w:marBottom w:val="0"/>
          <w:divBdr>
            <w:top w:val="none" w:sz="0" w:space="0" w:color="auto"/>
            <w:left w:val="none" w:sz="0" w:space="0" w:color="auto"/>
            <w:bottom w:val="none" w:sz="0" w:space="0" w:color="auto"/>
            <w:right w:val="none" w:sz="0" w:space="0" w:color="auto"/>
          </w:divBdr>
        </w:div>
        <w:div w:id="912928301">
          <w:marLeft w:val="640"/>
          <w:marRight w:val="0"/>
          <w:marTop w:val="0"/>
          <w:marBottom w:val="0"/>
          <w:divBdr>
            <w:top w:val="none" w:sz="0" w:space="0" w:color="auto"/>
            <w:left w:val="none" w:sz="0" w:space="0" w:color="auto"/>
            <w:bottom w:val="none" w:sz="0" w:space="0" w:color="auto"/>
            <w:right w:val="none" w:sz="0" w:space="0" w:color="auto"/>
          </w:divBdr>
        </w:div>
        <w:div w:id="24988724">
          <w:marLeft w:val="640"/>
          <w:marRight w:val="0"/>
          <w:marTop w:val="0"/>
          <w:marBottom w:val="0"/>
          <w:divBdr>
            <w:top w:val="none" w:sz="0" w:space="0" w:color="auto"/>
            <w:left w:val="none" w:sz="0" w:space="0" w:color="auto"/>
            <w:bottom w:val="none" w:sz="0" w:space="0" w:color="auto"/>
            <w:right w:val="none" w:sz="0" w:space="0" w:color="auto"/>
          </w:divBdr>
        </w:div>
        <w:div w:id="2111777821">
          <w:marLeft w:val="640"/>
          <w:marRight w:val="0"/>
          <w:marTop w:val="0"/>
          <w:marBottom w:val="0"/>
          <w:divBdr>
            <w:top w:val="none" w:sz="0" w:space="0" w:color="auto"/>
            <w:left w:val="none" w:sz="0" w:space="0" w:color="auto"/>
            <w:bottom w:val="none" w:sz="0" w:space="0" w:color="auto"/>
            <w:right w:val="none" w:sz="0" w:space="0" w:color="auto"/>
          </w:divBdr>
        </w:div>
        <w:div w:id="2047753528">
          <w:marLeft w:val="640"/>
          <w:marRight w:val="0"/>
          <w:marTop w:val="0"/>
          <w:marBottom w:val="0"/>
          <w:divBdr>
            <w:top w:val="none" w:sz="0" w:space="0" w:color="auto"/>
            <w:left w:val="none" w:sz="0" w:space="0" w:color="auto"/>
            <w:bottom w:val="none" w:sz="0" w:space="0" w:color="auto"/>
            <w:right w:val="none" w:sz="0" w:space="0" w:color="auto"/>
          </w:divBdr>
        </w:div>
        <w:div w:id="978343701">
          <w:marLeft w:val="640"/>
          <w:marRight w:val="0"/>
          <w:marTop w:val="0"/>
          <w:marBottom w:val="0"/>
          <w:divBdr>
            <w:top w:val="none" w:sz="0" w:space="0" w:color="auto"/>
            <w:left w:val="none" w:sz="0" w:space="0" w:color="auto"/>
            <w:bottom w:val="none" w:sz="0" w:space="0" w:color="auto"/>
            <w:right w:val="none" w:sz="0" w:space="0" w:color="auto"/>
          </w:divBdr>
        </w:div>
        <w:div w:id="1505393768">
          <w:marLeft w:val="640"/>
          <w:marRight w:val="0"/>
          <w:marTop w:val="0"/>
          <w:marBottom w:val="0"/>
          <w:divBdr>
            <w:top w:val="none" w:sz="0" w:space="0" w:color="auto"/>
            <w:left w:val="none" w:sz="0" w:space="0" w:color="auto"/>
            <w:bottom w:val="none" w:sz="0" w:space="0" w:color="auto"/>
            <w:right w:val="none" w:sz="0" w:space="0" w:color="auto"/>
          </w:divBdr>
        </w:div>
        <w:div w:id="1564682148">
          <w:marLeft w:val="640"/>
          <w:marRight w:val="0"/>
          <w:marTop w:val="0"/>
          <w:marBottom w:val="0"/>
          <w:divBdr>
            <w:top w:val="none" w:sz="0" w:space="0" w:color="auto"/>
            <w:left w:val="none" w:sz="0" w:space="0" w:color="auto"/>
            <w:bottom w:val="none" w:sz="0" w:space="0" w:color="auto"/>
            <w:right w:val="none" w:sz="0" w:space="0" w:color="auto"/>
          </w:divBdr>
        </w:div>
        <w:div w:id="1390614695">
          <w:marLeft w:val="640"/>
          <w:marRight w:val="0"/>
          <w:marTop w:val="0"/>
          <w:marBottom w:val="0"/>
          <w:divBdr>
            <w:top w:val="none" w:sz="0" w:space="0" w:color="auto"/>
            <w:left w:val="none" w:sz="0" w:space="0" w:color="auto"/>
            <w:bottom w:val="none" w:sz="0" w:space="0" w:color="auto"/>
            <w:right w:val="none" w:sz="0" w:space="0" w:color="auto"/>
          </w:divBdr>
        </w:div>
        <w:div w:id="1302536386">
          <w:marLeft w:val="640"/>
          <w:marRight w:val="0"/>
          <w:marTop w:val="0"/>
          <w:marBottom w:val="0"/>
          <w:divBdr>
            <w:top w:val="none" w:sz="0" w:space="0" w:color="auto"/>
            <w:left w:val="none" w:sz="0" w:space="0" w:color="auto"/>
            <w:bottom w:val="none" w:sz="0" w:space="0" w:color="auto"/>
            <w:right w:val="none" w:sz="0" w:space="0" w:color="auto"/>
          </w:divBdr>
        </w:div>
        <w:div w:id="1026835356">
          <w:marLeft w:val="640"/>
          <w:marRight w:val="0"/>
          <w:marTop w:val="0"/>
          <w:marBottom w:val="0"/>
          <w:divBdr>
            <w:top w:val="none" w:sz="0" w:space="0" w:color="auto"/>
            <w:left w:val="none" w:sz="0" w:space="0" w:color="auto"/>
            <w:bottom w:val="none" w:sz="0" w:space="0" w:color="auto"/>
            <w:right w:val="none" w:sz="0" w:space="0" w:color="auto"/>
          </w:divBdr>
        </w:div>
        <w:div w:id="1260870846">
          <w:marLeft w:val="640"/>
          <w:marRight w:val="0"/>
          <w:marTop w:val="0"/>
          <w:marBottom w:val="0"/>
          <w:divBdr>
            <w:top w:val="none" w:sz="0" w:space="0" w:color="auto"/>
            <w:left w:val="none" w:sz="0" w:space="0" w:color="auto"/>
            <w:bottom w:val="none" w:sz="0" w:space="0" w:color="auto"/>
            <w:right w:val="none" w:sz="0" w:space="0" w:color="auto"/>
          </w:divBdr>
        </w:div>
        <w:div w:id="35743509">
          <w:marLeft w:val="640"/>
          <w:marRight w:val="0"/>
          <w:marTop w:val="0"/>
          <w:marBottom w:val="0"/>
          <w:divBdr>
            <w:top w:val="none" w:sz="0" w:space="0" w:color="auto"/>
            <w:left w:val="none" w:sz="0" w:space="0" w:color="auto"/>
            <w:bottom w:val="none" w:sz="0" w:space="0" w:color="auto"/>
            <w:right w:val="none" w:sz="0" w:space="0" w:color="auto"/>
          </w:divBdr>
        </w:div>
        <w:div w:id="1004819285">
          <w:marLeft w:val="640"/>
          <w:marRight w:val="0"/>
          <w:marTop w:val="0"/>
          <w:marBottom w:val="0"/>
          <w:divBdr>
            <w:top w:val="none" w:sz="0" w:space="0" w:color="auto"/>
            <w:left w:val="none" w:sz="0" w:space="0" w:color="auto"/>
            <w:bottom w:val="none" w:sz="0" w:space="0" w:color="auto"/>
            <w:right w:val="none" w:sz="0" w:space="0" w:color="auto"/>
          </w:divBdr>
        </w:div>
        <w:div w:id="192502588">
          <w:marLeft w:val="640"/>
          <w:marRight w:val="0"/>
          <w:marTop w:val="0"/>
          <w:marBottom w:val="0"/>
          <w:divBdr>
            <w:top w:val="none" w:sz="0" w:space="0" w:color="auto"/>
            <w:left w:val="none" w:sz="0" w:space="0" w:color="auto"/>
            <w:bottom w:val="none" w:sz="0" w:space="0" w:color="auto"/>
            <w:right w:val="none" w:sz="0" w:space="0" w:color="auto"/>
          </w:divBdr>
        </w:div>
        <w:div w:id="531457952">
          <w:marLeft w:val="640"/>
          <w:marRight w:val="0"/>
          <w:marTop w:val="0"/>
          <w:marBottom w:val="0"/>
          <w:divBdr>
            <w:top w:val="none" w:sz="0" w:space="0" w:color="auto"/>
            <w:left w:val="none" w:sz="0" w:space="0" w:color="auto"/>
            <w:bottom w:val="none" w:sz="0" w:space="0" w:color="auto"/>
            <w:right w:val="none" w:sz="0" w:space="0" w:color="auto"/>
          </w:divBdr>
        </w:div>
        <w:div w:id="390736096">
          <w:marLeft w:val="640"/>
          <w:marRight w:val="0"/>
          <w:marTop w:val="0"/>
          <w:marBottom w:val="0"/>
          <w:divBdr>
            <w:top w:val="none" w:sz="0" w:space="0" w:color="auto"/>
            <w:left w:val="none" w:sz="0" w:space="0" w:color="auto"/>
            <w:bottom w:val="none" w:sz="0" w:space="0" w:color="auto"/>
            <w:right w:val="none" w:sz="0" w:space="0" w:color="auto"/>
          </w:divBdr>
        </w:div>
        <w:div w:id="809708950">
          <w:marLeft w:val="640"/>
          <w:marRight w:val="0"/>
          <w:marTop w:val="0"/>
          <w:marBottom w:val="0"/>
          <w:divBdr>
            <w:top w:val="none" w:sz="0" w:space="0" w:color="auto"/>
            <w:left w:val="none" w:sz="0" w:space="0" w:color="auto"/>
            <w:bottom w:val="none" w:sz="0" w:space="0" w:color="auto"/>
            <w:right w:val="none" w:sz="0" w:space="0" w:color="auto"/>
          </w:divBdr>
        </w:div>
        <w:div w:id="1491140710">
          <w:marLeft w:val="640"/>
          <w:marRight w:val="0"/>
          <w:marTop w:val="0"/>
          <w:marBottom w:val="0"/>
          <w:divBdr>
            <w:top w:val="none" w:sz="0" w:space="0" w:color="auto"/>
            <w:left w:val="none" w:sz="0" w:space="0" w:color="auto"/>
            <w:bottom w:val="none" w:sz="0" w:space="0" w:color="auto"/>
            <w:right w:val="none" w:sz="0" w:space="0" w:color="auto"/>
          </w:divBdr>
        </w:div>
        <w:div w:id="1242518404">
          <w:marLeft w:val="640"/>
          <w:marRight w:val="0"/>
          <w:marTop w:val="0"/>
          <w:marBottom w:val="0"/>
          <w:divBdr>
            <w:top w:val="none" w:sz="0" w:space="0" w:color="auto"/>
            <w:left w:val="none" w:sz="0" w:space="0" w:color="auto"/>
            <w:bottom w:val="none" w:sz="0" w:space="0" w:color="auto"/>
            <w:right w:val="none" w:sz="0" w:space="0" w:color="auto"/>
          </w:divBdr>
        </w:div>
        <w:div w:id="176963529">
          <w:marLeft w:val="640"/>
          <w:marRight w:val="0"/>
          <w:marTop w:val="0"/>
          <w:marBottom w:val="0"/>
          <w:divBdr>
            <w:top w:val="none" w:sz="0" w:space="0" w:color="auto"/>
            <w:left w:val="none" w:sz="0" w:space="0" w:color="auto"/>
            <w:bottom w:val="none" w:sz="0" w:space="0" w:color="auto"/>
            <w:right w:val="none" w:sz="0" w:space="0" w:color="auto"/>
          </w:divBdr>
        </w:div>
        <w:div w:id="227229386">
          <w:marLeft w:val="640"/>
          <w:marRight w:val="0"/>
          <w:marTop w:val="0"/>
          <w:marBottom w:val="0"/>
          <w:divBdr>
            <w:top w:val="none" w:sz="0" w:space="0" w:color="auto"/>
            <w:left w:val="none" w:sz="0" w:space="0" w:color="auto"/>
            <w:bottom w:val="none" w:sz="0" w:space="0" w:color="auto"/>
            <w:right w:val="none" w:sz="0" w:space="0" w:color="auto"/>
          </w:divBdr>
        </w:div>
        <w:div w:id="2003895449">
          <w:marLeft w:val="640"/>
          <w:marRight w:val="0"/>
          <w:marTop w:val="0"/>
          <w:marBottom w:val="0"/>
          <w:divBdr>
            <w:top w:val="none" w:sz="0" w:space="0" w:color="auto"/>
            <w:left w:val="none" w:sz="0" w:space="0" w:color="auto"/>
            <w:bottom w:val="none" w:sz="0" w:space="0" w:color="auto"/>
            <w:right w:val="none" w:sz="0" w:space="0" w:color="auto"/>
          </w:divBdr>
        </w:div>
        <w:div w:id="1783651726">
          <w:marLeft w:val="640"/>
          <w:marRight w:val="0"/>
          <w:marTop w:val="0"/>
          <w:marBottom w:val="0"/>
          <w:divBdr>
            <w:top w:val="none" w:sz="0" w:space="0" w:color="auto"/>
            <w:left w:val="none" w:sz="0" w:space="0" w:color="auto"/>
            <w:bottom w:val="none" w:sz="0" w:space="0" w:color="auto"/>
            <w:right w:val="none" w:sz="0" w:space="0" w:color="auto"/>
          </w:divBdr>
        </w:div>
        <w:div w:id="729957874">
          <w:marLeft w:val="640"/>
          <w:marRight w:val="0"/>
          <w:marTop w:val="0"/>
          <w:marBottom w:val="0"/>
          <w:divBdr>
            <w:top w:val="none" w:sz="0" w:space="0" w:color="auto"/>
            <w:left w:val="none" w:sz="0" w:space="0" w:color="auto"/>
            <w:bottom w:val="none" w:sz="0" w:space="0" w:color="auto"/>
            <w:right w:val="none" w:sz="0" w:space="0" w:color="auto"/>
          </w:divBdr>
        </w:div>
        <w:div w:id="1923951902">
          <w:marLeft w:val="640"/>
          <w:marRight w:val="0"/>
          <w:marTop w:val="0"/>
          <w:marBottom w:val="0"/>
          <w:divBdr>
            <w:top w:val="none" w:sz="0" w:space="0" w:color="auto"/>
            <w:left w:val="none" w:sz="0" w:space="0" w:color="auto"/>
            <w:bottom w:val="none" w:sz="0" w:space="0" w:color="auto"/>
            <w:right w:val="none" w:sz="0" w:space="0" w:color="auto"/>
          </w:divBdr>
        </w:div>
        <w:div w:id="1997873316">
          <w:marLeft w:val="640"/>
          <w:marRight w:val="0"/>
          <w:marTop w:val="0"/>
          <w:marBottom w:val="0"/>
          <w:divBdr>
            <w:top w:val="none" w:sz="0" w:space="0" w:color="auto"/>
            <w:left w:val="none" w:sz="0" w:space="0" w:color="auto"/>
            <w:bottom w:val="none" w:sz="0" w:space="0" w:color="auto"/>
            <w:right w:val="none" w:sz="0" w:space="0" w:color="auto"/>
          </w:divBdr>
        </w:div>
        <w:div w:id="898899178">
          <w:marLeft w:val="640"/>
          <w:marRight w:val="0"/>
          <w:marTop w:val="0"/>
          <w:marBottom w:val="0"/>
          <w:divBdr>
            <w:top w:val="none" w:sz="0" w:space="0" w:color="auto"/>
            <w:left w:val="none" w:sz="0" w:space="0" w:color="auto"/>
            <w:bottom w:val="none" w:sz="0" w:space="0" w:color="auto"/>
            <w:right w:val="none" w:sz="0" w:space="0" w:color="auto"/>
          </w:divBdr>
        </w:div>
        <w:div w:id="1195263928">
          <w:marLeft w:val="640"/>
          <w:marRight w:val="0"/>
          <w:marTop w:val="0"/>
          <w:marBottom w:val="0"/>
          <w:divBdr>
            <w:top w:val="none" w:sz="0" w:space="0" w:color="auto"/>
            <w:left w:val="none" w:sz="0" w:space="0" w:color="auto"/>
            <w:bottom w:val="none" w:sz="0" w:space="0" w:color="auto"/>
            <w:right w:val="none" w:sz="0" w:space="0" w:color="auto"/>
          </w:divBdr>
        </w:div>
        <w:div w:id="1855411597">
          <w:marLeft w:val="640"/>
          <w:marRight w:val="0"/>
          <w:marTop w:val="0"/>
          <w:marBottom w:val="0"/>
          <w:divBdr>
            <w:top w:val="none" w:sz="0" w:space="0" w:color="auto"/>
            <w:left w:val="none" w:sz="0" w:space="0" w:color="auto"/>
            <w:bottom w:val="none" w:sz="0" w:space="0" w:color="auto"/>
            <w:right w:val="none" w:sz="0" w:space="0" w:color="auto"/>
          </w:divBdr>
        </w:div>
        <w:div w:id="288319791">
          <w:marLeft w:val="640"/>
          <w:marRight w:val="0"/>
          <w:marTop w:val="0"/>
          <w:marBottom w:val="0"/>
          <w:divBdr>
            <w:top w:val="none" w:sz="0" w:space="0" w:color="auto"/>
            <w:left w:val="none" w:sz="0" w:space="0" w:color="auto"/>
            <w:bottom w:val="none" w:sz="0" w:space="0" w:color="auto"/>
            <w:right w:val="none" w:sz="0" w:space="0" w:color="auto"/>
          </w:divBdr>
        </w:div>
        <w:div w:id="1630939922">
          <w:marLeft w:val="640"/>
          <w:marRight w:val="0"/>
          <w:marTop w:val="0"/>
          <w:marBottom w:val="0"/>
          <w:divBdr>
            <w:top w:val="none" w:sz="0" w:space="0" w:color="auto"/>
            <w:left w:val="none" w:sz="0" w:space="0" w:color="auto"/>
            <w:bottom w:val="none" w:sz="0" w:space="0" w:color="auto"/>
            <w:right w:val="none" w:sz="0" w:space="0" w:color="auto"/>
          </w:divBdr>
        </w:div>
        <w:div w:id="1765682729">
          <w:marLeft w:val="640"/>
          <w:marRight w:val="0"/>
          <w:marTop w:val="0"/>
          <w:marBottom w:val="0"/>
          <w:divBdr>
            <w:top w:val="none" w:sz="0" w:space="0" w:color="auto"/>
            <w:left w:val="none" w:sz="0" w:space="0" w:color="auto"/>
            <w:bottom w:val="none" w:sz="0" w:space="0" w:color="auto"/>
            <w:right w:val="none" w:sz="0" w:space="0" w:color="auto"/>
          </w:divBdr>
        </w:div>
        <w:div w:id="1779137253">
          <w:marLeft w:val="640"/>
          <w:marRight w:val="0"/>
          <w:marTop w:val="0"/>
          <w:marBottom w:val="0"/>
          <w:divBdr>
            <w:top w:val="none" w:sz="0" w:space="0" w:color="auto"/>
            <w:left w:val="none" w:sz="0" w:space="0" w:color="auto"/>
            <w:bottom w:val="none" w:sz="0" w:space="0" w:color="auto"/>
            <w:right w:val="none" w:sz="0" w:space="0" w:color="auto"/>
          </w:divBdr>
        </w:div>
        <w:div w:id="1338923191">
          <w:marLeft w:val="640"/>
          <w:marRight w:val="0"/>
          <w:marTop w:val="0"/>
          <w:marBottom w:val="0"/>
          <w:divBdr>
            <w:top w:val="none" w:sz="0" w:space="0" w:color="auto"/>
            <w:left w:val="none" w:sz="0" w:space="0" w:color="auto"/>
            <w:bottom w:val="none" w:sz="0" w:space="0" w:color="auto"/>
            <w:right w:val="none" w:sz="0" w:space="0" w:color="auto"/>
          </w:divBdr>
        </w:div>
        <w:div w:id="356584351">
          <w:marLeft w:val="640"/>
          <w:marRight w:val="0"/>
          <w:marTop w:val="0"/>
          <w:marBottom w:val="0"/>
          <w:divBdr>
            <w:top w:val="none" w:sz="0" w:space="0" w:color="auto"/>
            <w:left w:val="none" w:sz="0" w:space="0" w:color="auto"/>
            <w:bottom w:val="none" w:sz="0" w:space="0" w:color="auto"/>
            <w:right w:val="none" w:sz="0" w:space="0" w:color="auto"/>
          </w:divBdr>
        </w:div>
        <w:div w:id="1629968333">
          <w:marLeft w:val="640"/>
          <w:marRight w:val="0"/>
          <w:marTop w:val="0"/>
          <w:marBottom w:val="0"/>
          <w:divBdr>
            <w:top w:val="none" w:sz="0" w:space="0" w:color="auto"/>
            <w:left w:val="none" w:sz="0" w:space="0" w:color="auto"/>
            <w:bottom w:val="none" w:sz="0" w:space="0" w:color="auto"/>
            <w:right w:val="none" w:sz="0" w:space="0" w:color="auto"/>
          </w:divBdr>
        </w:div>
        <w:div w:id="130103107">
          <w:marLeft w:val="640"/>
          <w:marRight w:val="0"/>
          <w:marTop w:val="0"/>
          <w:marBottom w:val="0"/>
          <w:divBdr>
            <w:top w:val="none" w:sz="0" w:space="0" w:color="auto"/>
            <w:left w:val="none" w:sz="0" w:space="0" w:color="auto"/>
            <w:bottom w:val="none" w:sz="0" w:space="0" w:color="auto"/>
            <w:right w:val="none" w:sz="0" w:space="0" w:color="auto"/>
          </w:divBdr>
        </w:div>
        <w:div w:id="778334727">
          <w:marLeft w:val="640"/>
          <w:marRight w:val="0"/>
          <w:marTop w:val="0"/>
          <w:marBottom w:val="0"/>
          <w:divBdr>
            <w:top w:val="none" w:sz="0" w:space="0" w:color="auto"/>
            <w:left w:val="none" w:sz="0" w:space="0" w:color="auto"/>
            <w:bottom w:val="none" w:sz="0" w:space="0" w:color="auto"/>
            <w:right w:val="none" w:sz="0" w:space="0" w:color="auto"/>
          </w:divBdr>
        </w:div>
        <w:div w:id="534394531">
          <w:marLeft w:val="640"/>
          <w:marRight w:val="0"/>
          <w:marTop w:val="0"/>
          <w:marBottom w:val="0"/>
          <w:divBdr>
            <w:top w:val="none" w:sz="0" w:space="0" w:color="auto"/>
            <w:left w:val="none" w:sz="0" w:space="0" w:color="auto"/>
            <w:bottom w:val="none" w:sz="0" w:space="0" w:color="auto"/>
            <w:right w:val="none" w:sz="0" w:space="0" w:color="auto"/>
          </w:divBdr>
        </w:div>
        <w:div w:id="521866038">
          <w:marLeft w:val="640"/>
          <w:marRight w:val="0"/>
          <w:marTop w:val="0"/>
          <w:marBottom w:val="0"/>
          <w:divBdr>
            <w:top w:val="none" w:sz="0" w:space="0" w:color="auto"/>
            <w:left w:val="none" w:sz="0" w:space="0" w:color="auto"/>
            <w:bottom w:val="none" w:sz="0" w:space="0" w:color="auto"/>
            <w:right w:val="none" w:sz="0" w:space="0" w:color="auto"/>
          </w:divBdr>
        </w:div>
        <w:div w:id="503012380">
          <w:marLeft w:val="640"/>
          <w:marRight w:val="0"/>
          <w:marTop w:val="0"/>
          <w:marBottom w:val="0"/>
          <w:divBdr>
            <w:top w:val="none" w:sz="0" w:space="0" w:color="auto"/>
            <w:left w:val="none" w:sz="0" w:space="0" w:color="auto"/>
            <w:bottom w:val="none" w:sz="0" w:space="0" w:color="auto"/>
            <w:right w:val="none" w:sz="0" w:space="0" w:color="auto"/>
          </w:divBdr>
        </w:div>
        <w:div w:id="828206993">
          <w:marLeft w:val="640"/>
          <w:marRight w:val="0"/>
          <w:marTop w:val="0"/>
          <w:marBottom w:val="0"/>
          <w:divBdr>
            <w:top w:val="none" w:sz="0" w:space="0" w:color="auto"/>
            <w:left w:val="none" w:sz="0" w:space="0" w:color="auto"/>
            <w:bottom w:val="none" w:sz="0" w:space="0" w:color="auto"/>
            <w:right w:val="none" w:sz="0" w:space="0" w:color="auto"/>
          </w:divBdr>
        </w:div>
        <w:div w:id="923146968">
          <w:marLeft w:val="640"/>
          <w:marRight w:val="0"/>
          <w:marTop w:val="0"/>
          <w:marBottom w:val="0"/>
          <w:divBdr>
            <w:top w:val="none" w:sz="0" w:space="0" w:color="auto"/>
            <w:left w:val="none" w:sz="0" w:space="0" w:color="auto"/>
            <w:bottom w:val="none" w:sz="0" w:space="0" w:color="auto"/>
            <w:right w:val="none" w:sz="0" w:space="0" w:color="auto"/>
          </w:divBdr>
        </w:div>
        <w:div w:id="1783064798">
          <w:marLeft w:val="640"/>
          <w:marRight w:val="0"/>
          <w:marTop w:val="0"/>
          <w:marBottom w:val="0"/>
          <w:divBdr>
            <w:top w:val="none" w:sz="0" w:space="0" w:color="auto"/>
            <w:left w:val="none" w:sz="0" w:space="0" w:color="auto"/>
            <w:bottom w:val="none" w:sz="0" w:space="0" w:color="auto"/>
            <w:right w:val="none" w:sz="0" w:space="0" w:color="auto"/>
          </w:divBdr>
        </w:div>
        <w:div w:id="861406090">
          <w:marLeft w:val="640"/>
          <w:marRight w:val="0"/>
          <w:marTop w:val="0"/>
          <w:marBottom w:val="0"/>
          <w:divBdr>
            <w:top w:val="none" w:sz="0" w:space="0" w:color="auto"/>
            <w:left w:val="none" w:sz="0" w:space="0" w:color="auto"/>
            <w:bottom w:val="none" w:sz="0" w:space="0" w:color="auto"/>
            <w:right w:val="none" w:sz="0" w:space="0" w:color="auto"/>
          </w:divBdr>
        </w:div>
        <w:div w:id="1335574189">
          <w:marLeft w:val="640"/>
          <w:marRight w:val="0"/>
          <w:marTop w:val="0"/>
          <w:marBottom w:val="0"/>
          <w:divBdr>
            <w:top w:val="none" w:sz="0" w:space="0" w:color="auto"/>
            <w:left w:val="none" w:sz="0" w:space="0" w:color="auto"/>
            <w:bottom w:val="none" w:sz="0" w:space="0" w:color="auto"/>
            <w:right w:val="none" w:sz="0" w:space="0" w:color="auto"/>
          </w:divBdr>
        </w:div>
        <w:div w:id="502286428">
          <w:marLeft w:val="640"/>
          <w:marRight w:val="0"/>
          <w:marTop w:val="0"/>
          <w:marBottom w:val="0"/>
          <w:divBdr>
            <w:top w:val="none" w:sz="0" w:space="0" w:color="auto"/>
            <w:left w:val="none" w:sz="0" w:space="0" w:color="auto"/>
            <w:bottom w:val="none" w:sz="0" w:space="0" w:color="auto"/>
            <w:right w:val="none" w:sz="0" w:space="0" w:color="auto"/>
          </w:divBdr>
        </w:div>
        <w:div w:id="544563203">
          <w:marLeft w:val="640"/>
          <w:marRight w:val="0"/>
          <w:marTop w:val="0"/>
          <w:marBottom w:val="0"/>
          <w:divBdr>
            <w:top w:val="none" w:sz="0" w:space="0" w:color="auto"/>
            <w:left w:val="none" w:sz="0" w:space="0" w:color="auto"/>
            <w:bottom w:val="none" w:sz="0" w:space="0" w:color="auto"/>
            <w:right w:val="none" w:sz="0" w:space="0" w:color="auto"/>
          </w:divBdr>
        </w:div>
        <w:div w:id="1696954802">
          <w:marLeft w:val="640"/>
          <w:marRight w:val="0"/>
          <w:marTop w:val="0"/>
          <w:marBottom w:val="0"/>
          <w:divBdr>
            <w:top w:val="none" w:sz="0" w:space="0" w:color="auto"/>
            <w:left w:val="none" w:sz="0" w:space="0" w:color="auto"/>
            <w:bottom w:val="none" w:sz="0" w:space="0" w:color="auto"/>
            <w:right w:val="none" w:sz="0" w:space="0" w:color="auto"/>
          </w:divBdr>
        </w:div>
        <w:div w:id="1286430846">
          <w:marLeft w:val="640"/>
          <w:marRight w:val="0"/>
          <w:marTop w:val="0"/>
          <w:marBottom w:val="0"/>
          <w:divBdr>
            <w:top w:val="none" w:sz="0" w:space="0" w:color="auto"/>
            <w:left w:val="none" w:sz="0" w:space="0" w:color="auto"/>
            <w:bottom w:val="none" w:sz="0" w:space="0" w:color="auto"/>
            <w:right w:val="none" w:sz="0" w:space="0" w:color="auto"/>
          </w:divBdr>
        </w:div>
        <w:div w:id="1940478396">
          <w:marLeft w:val="640"/>
          <w:marRight w:val="0"/>
          <w:marTop w:val="0"/>
          <w:marBottom w:val="0"/>
          <w:divBdr>
            <w:top w:val="none" w:sz="0" w:space="0" w:color="auto"/>
            <w:left w:val="none" w:sz="0" w:space="0" w:color="auto"/>
            <w:bottom w:val="none" w:sz="0" w:space="0" w:color="auto"/>
            <w:right w:val="none" w:sz="0" w:space="0" w:color="auto"/>
          </w:divBdr>
        </w:div>
        <w:div w:id="756486430">
          <w:marLeft w:val="640"/>
          <w:marRight w:val="0"/>
          <w:marTop w:val="0"/>
          <w:marBottom w:val="0"/>
          <w:divBdr>
            <w:top w:val="none" w:sz="0" w:space="0" w:color="auto"/>
            <w:left w:val="none" w:sz="0" w:space="0" w:color="auto"/>
            <w:bottom w:val="none" w:sz="0" w:space="0" w:color="auto"/>
            <w:right w:val="none" w:sz="0" w:space="0" w:color="auto"/>
          </w:divBdr>
        </w:div>
        <w:div w:id="756170329">
          <w:marLeft w:val="640"/>
          <w:marRight w:val="0"/>
          <w:marTop w:val="0"/>
          <w:marBottom w:val="0"/>
          <w:divBdr>
            <w:top w:val="none" w:sz="0" w:space="0" w:color="auto"/>
            <w:left w:val="none" w:sz="0" w:space="0" w:color="auto"/>
            <w:bottom w:val="none" w:sz="0" w:space="0" w:color="auto"/>
            <w:right w:val="none" w:sz="0" w:space="0" w:color="auto"/>
          </w:divBdr>
        </w:div>
        <w:div w:id="24673896">
          <w:marLeft w:val="640"/>
          <w:marRight w:val="0"/>
          <w:marTop w:val="0"/>
          <w:marBottom w:val="0"/>
          <w:divBdr>
            <w:top w:val="none" w:sz="0" w:space="0" w:color="auto"/>
            <w:left w:val="none" w:sz="0" w:space="0" w:color="auto"/>
            <w:bottom w:val="none" w:sz="0" w:space="0" w:color="auto"/>
            <w:right w:val="none" w:sz="0" w:space="0" w:color="auto"/>
          </w:divBdr>
        </w:div>
        <w:div w:id="77094892">
          <w:marLeft w:val="640"/>
          <w:marRight w:val="0"/>
          <w:marTop w:val="0"/>
          <w:marBottom w:val="0"/>
          <w:divBdr>
            <w:top w:val="none" w:sz="0" w:space="0" w:color="auto"/>
            <w:left w:val="none" w:sz="0" w:space="0" w:color="auto"/>
            <w:bottom w:val="none" w:sz="0" w:space="0" w:color="auto"/>
            <w:right w:val="none" w:sz="0" w:space="0" w:color="auto"/>
          </w:divBdr>
        </w:div>
        <w:div w:id="2104063022">
          <w:marLeft w:val="640"/>
          <w:marRight w:val="0"/>
          <w:marTop w:val="0"/>
          <w:marBottom w:val="0"/>
          <w:divBdr>
            <w:top w:val="none" w:sz="0" w:space="0" w:color="auto"/>
            <w:left w:val="none" w:sz="0" w:space="0" w:color="auto"/>
            <w:bottom w:val="none" w:sz="0" w:space="0" w:color="auto"/>
            <w:right w:val="none" w:sz="0" w:space="0" w:color="auto"/>
          </w:divBdr>
        </w:div>
        <w:div w:id="1008629771">
          <w:marLeft w:val="640"/>
          <w:marRight w:val="0"/>
          <w:marTop w:val="0"/>
          <w:marBottom w:val="0"/>
          <w:divBdr>
            <w:top w:val="none" w:sz="0" w:space="0" w:color="auto"/>
            <w:left w:val="none" w:sz="0" w:space="0" w:color="auto"/>
            <w:bottom w:val="none" w:sz="0" w:space="0" w:color="auto"/>
            <w:right w:val="none" w:sz="0" w:space="0" w:color="auto"/>
          </w:divBdr>
        </w:div>
        <w:div w:id="1634403441">
          <w:marLeft w:val="640"/>
          <w:marRight w:val="0"/>
          <w:marTop w:val="0"/>
          <w:marBottom w:val="0"/>
          <w:divBdr>
            <w:top w:val="none" w:sz="0" w:space="0" w:color="auto"/>
            <w:left w:val="none" w:sz="0" w:space="0" w:color="auto"/>
            <w:bottom w:val="none" w:sz="0" w:space="0" w:color="auto"/>
            <w:right w:val="none" w:sz="0" w:space="0" w:color="auto"/>
          </w:divBdr>
        </w:div>
        <w:div w:id="1685979723">
          <w:marLeft w:val="640"/>
          <w:marRight w:val="0"/>
          <w:marTop w:val="0"/>
          <w:marBottom w:val="0"/>
          <w:divBdr>
            <w:top w:val="none" w:sz="0" w:space="0" w:color="auto"/>
            <w:left w:val="none" w:sz="0" w:space="0" w:color="auto"/>
            <w:bottom w:val="none" w:sz="0" w:space="0" w:color="auto"/>
            <w:right w:val="none" w:sz="0" w:space="0" w:color="auto"/>
          </w:divBdr>
        </w:div>
        <w:div w:id="73675038">
          <w:marLeft w:val="640"/>
          <w:marRight w:val="0"/>
          <w:marTop w:val="0"/>
          <w:marBottom w:val="0"/>
          <w:divBdr>
            <w:top w:val="none" w:sz="0" w:space="0" w:color="auto"/>
            <w:left w:val="none" w:sz="0" w:space="0" w:color="auto"/>
            <w:bottom w:val="none" w:sz="0" w:space="0" w:color="auto"/>
            <w:right w:val="none" w:sz="0" w:space="0" w:color="auto"/>
          </w:divBdr>
        </w:div>
        <w:div w:id="1619876750">
          <w:marLeft w:val="640"/>
          <w:marRight w:val="0"/>
          <w:marTop w:val="0"/>
          <w:marBottom w:val="0"/>
          <w:divBdr>
            <w:top w:val="none" w:sz="0" w:space="0" w:color="auto"/>
            <w:left w:val="none" w:sz="0" w:space="0" w:color="auto"/>
            <w:bottom w:val="none" w:sz="0" w:space="0" w:color="auto"/>
            <w:right w:val="none" w:sz="0" w:space="0" w:color="auto"/>
          </w:divBdr>
        </w:div>
        <w:div w:id="2123182358">
          <w:marLeft w:val="640"/>
          <w:marRight w:val="0"/>
          <w:marTop w:val="0"/>
          <w:marBottom w:val="0"/>
          <w:divBdr>
            <w:top w:val="none" w:sz="0" w:space="0" w:color="auto"/>
            <w:left w:val="none" w:sz="0" w:space="0" w:color="auto"/>
            <w:bottom w:val="none" w:sz="0" w:space="0" w:color="auto"/>
            <w:right w:val="none" w:sz="0" w:space="0" w:color="auto"/>
          </w:divBdr>
        </w:div>
        <w:div w:id="545719795">
          <w:marLeft w:val="640"/>
          <w:marRight w:val="0"/>
          <w:marTop w:val="0"/>
          <w:marBottom w:val="0"/>
          <w:divBdr>
            <w:top w:val="none" w:sz="0" w:space="0" w:color="auto"/>
            <w:left w:val="none" w:sz="0" w:space="0" w:color="auto"/>
            <w:bottom w:val="none" w:sz="0" w:space="0" w:color="auto"/>
            <w:right w:val="none" w:sz="0" w:space="0" w:color="auto"/>
          </w:divBdr>
        </w:div>
        <w:div w:id="1269502772">
          <w:marLeft w:val="640"/>
          <w:marRight w:val="0"/>
          <w:marTop w:val="0"/>
          <w:marBottom w:val="0"/>
          <w:divBdr>
            <w:top w:val="none" w:sz="0" w:space="0" w:color="auto"/>
            <w:left w:val="none" w:sz="0" w:space="0" w:color="auto"/>
            <w:bottom w:val="none" w:sz="0" w:space="0" w:color="auto"/>
            <w:right w:val="none" w:sz="0" w:space="0" w:color="auto"/>
          </w:divBdr>
        </w:div>
        <w:div w:id="793985135">
          <w:marLeft w:val="640"/>
          <w:marRight w:val="0"/>
          <w:marTop w:val="0"/>
          <w:marBottom w:val="0"/>
          <w:divBdr>
            <w:top w:val="none" w:sz="0" w:space="0" w:color="auto"/>
            <w:left w:val="none" w:sz="0" w:space="0" w:color="auto"/>
            <w:bottom w:val="none" w:sz="0" w:space="0" w:color="auto"/>
            <w:right w:val="none" w:sz="0" w:space="0" w:color="auto"/>
          </w:divBdr>
        </w:div>
        <w:div w:id="1987054268">
          <w:marLeft w:val="640"/>
          <w:marRight w:val="0"/>
          <w:marTop w:val="0"/>
          <w:marBottom w:val="0"/>
          <w:divBdr>
            <w:top w:val="none" w:sz="0" w:space="0" w:color="auto"/>
            <w:left w:val="none" w:sz="0" w:space="0" w:color="auto"/>
            <w:bottom w:val="none" w:sz="0" w:space="0" w:color="auto"/>
            <w:right w:val="none" w:sz="0" w:space="0" w:color="auto"/>
          </w:divBdr>
        </w:div>
        <w:div w:id="1572036816">
          <w:marLeft w:val="640"/>
          <w:marRight w:val="0"/>
          <w:marTop w:val="0"/>
          <w:marBottom w:val="0"/>
          <w:divBdr>
            <w:top w:val="none" w:sz="0" w:space="0" w:color="auto"/>
            <w:left w:val="none" w:sz="0" w:space="0" w:color="auto"/>
            <w:bottom w:val="none" w:sz="0" w:space="0" w:color="auto"/>
            <w:right w:val="none" w:sz="0" w:space="0" w:color="auto"/>
          </w:divBdr>
        </w:div>
        <w:div w:id="746419840">
          <w:marLeft w:val="640"/>
          <w:marRight w:val="0"/>
          <w:marTop w:val="0"/>
          <w:marBottom w:val="0"/>
          <w:divBdr>
            <w:top w:val="none" w:sz="0" w:space="0" w:color="auto"/>
            <w:left w:val="none" w:sz="0" w:space="0" w:color="auto"/>
            <w:bottom w:val="none" w:sz="0" w:space="0" w:color="auto"/>
            <w:right w:val="none" w:sz="0" w:space="0" w:color="auto"/>
          </w:divBdr>
        </w:div>
        <w:div w:id="885217512">
          <w:marLeft w:val="640"/>
          <w:marRight w:val="0"/>
          <w:marTop w:val="0"/>
          <w:marBottom w:val="0"/>
          <w:divBdr>
            <w:top w:val="none" w:sz="0" w:space="0" w:color="auto"/>
            <w:left w:val="none" w:sz="0" w:space="0" w:color="auto"/>
            <w:bottom w:val="none" w:sz="0" w:space="0" w:color="auto"/>
            <w:right w:val="none" w:sz="0" w:space="0" w:color="auto"/>
          </w:divBdr>
        </w:div>
        <w:div w:id="1343898457">
          <w:marLeft w:val="640"/>
          <w:marRight w:val="0"/>
          <w:marTop w:val="0"/>
          <w:marBottom w:val="0"/>
          <w:divBdr>
            <w:top w:val="none" w:sz="0" w:space="0" w:color="auto"/>
            <w:left w:val="none" w:sz="0" w:space="0" w:color="auto"/>
            <w:bottom w:val="none" w:sz="0" w:space="0" w:color="auto"/>
            <w:right w:val="none" w:sz="0" w:space="0" w:color="auto"/>
          </w:divBdr>
        </w:div>
        <w:div w:id="1386373478">
          <w:marLeft w:val="640"/>
          <w:marRight w:val="0"/>
          <w:marTop w:val="0"/>
          <w:marBottom w:val="0"/>
          <w:divBdr>
            <w:top w:val="none" w:sz="0" w:space="0" w:color="auto"/>
            <w:left w:val="none" w:sz="0" w:space="0" w:color="auto"/>
            <w:bottom w:val="none" w:sz="0" w:space="0" w:color="auto"/>
            <w:right w:val="none" w:sz="0" w:space="0" w:color="auto"/>
          </w:divBdr>
        </w:div>
        <w:div w:id="599994565">
          <w:marLeft w:val="640"/>
          <w:marRight w:val="0"/>
          <w:marTop w:val="0"/>
          <w:marBottom w:val="0"/>
          <w:divBdr>
            <w:top w:val="none" w:sz="0" w:space="0" w:color="auto"/>
            <w:left w:val="none" w:sz="0" w:space="0" w:color="auto"/>
            <w:bottom w:val="none" w:sz="0" w:space="0" w:color="auto"/>
            <w:right w:val="none" w:sz="0" w:space="0" w:color="auto"/>
          </w:divBdr>
        </w:div>
        <w:div w:id="186678776">
          <w:marLeft w:val="640"/>
          <w:marRight w:val="0"/>
          <w:marTop w:val="0"/>
          <w:marBottom w:val="0"/>
          <w:divBdr>
            <w:top w:val="none" w:sz="0" w:space="0" w:color="auto"/>
            <w:left w:val="none" w:sz="0" w:space="0" w:color="auto"/>
            <w:bottom w:val="none" w:sz="0" w:space="0" w:color="auto"/>
            <w:right w:val="none" w:sz="0" w:space="0" w:color="auto"/>
          </w:divBdr>
        </w:div>
        <w:div w:id="1188758108">
          <w:marLeft w:val="640"/>
          <w:marRight w:val="0"/>
          <w:marTop w:val="0"/>
          <w:marBottom w:val="0"/>
          <w:divBdr>
            <w:top w:val="none" w:sz="0" w:space="0" w:color="auto"/>
            <w:left w:val="none" w:sz="0" w:space="0" w:color="auto"/>
            <w:bottom w:val="none" w:sz="0" w:space="0" w:color="auto"/>
            <w:right w:val="none" w:sz="0" w:space="0" w:color="auto"/>
          </w:divBdr>
        </w:div>
        <w:div w:id="63181967">
          <w:marLeft w:val="640"/>
          <w:marRight w:val="0"/>
          <w:marTop w:val="0"/>
          <w:marBottom w:val="0"/>
          <w:divBdr>
            <w:top w:val="none" w:sz="0" w:space="0" w:color="auto"/>
            <w:left w:val="none" w:sz="0" w:space="0" w:color="auto"/>
            <w:bottom w:val="none" w:sz="0" w:space="0" w:color="auto"/>
            <w:right w:val="none" w:sz="0" w:space="0" w:color="auto"/>
          </w:divBdr>
        </w:div>
        <w:div w:id="1111122614">
          <w:marLeft w:val="640"/>
          <w:marRight w:val="0"/>
          <w:marTop w:val="0"/>
          <w:marBottom w:val="0"/>
          <w:divBdr>
            <w:top w:val="none" w:sz="0" w:space="0" w:color="auto"/>
            <w:left w:val="none" w:sz="0" w:space="0" w:color="auto"/>
            <w:bottom w:val="none" w:sz="0" w:space="0" w:color="auto"/>
            <w:right w:val="none" w:sz="0" w:space="0" w:color="auto"/>
          </w:divBdr>
        </w:div>
        <w:div w:id="87771581">
          <w:marLeft w:val="640"/>
          <w:marRight w:val="0"/>
          <w:marTop w:val="0"/>
          <w:marBottom w:val="0"/>
          <w:divBdr>
            <w:top w:val="none" w:sz="0" w:space="0" w:color="auto"/>
            <w:left w:val="none" w:sz="0" w:space="0" w:color="auto"/>
            <w:bottom w:val="none" w:sz="0" w:space="0" w:color="auto"/>
            <w:right w:val="none" w:sz="0" w:space="0" w:color="auto"/>
          </w:divBdr>
        </w:div>
        <w:div w:id="126170441">
          <w:marLeft w:val="640"/>
          <w:marRight w:val="0"/>
          <w:marTop w:val="0"/>
          <w:marBottom w:val="0"/>
          <w:divBdr>
            <w:top w:val="none" w:sz="0" w:space="0" w:color="auto"/>
            <w:left w:val="none" w:sz="0" w:space="0" w:color="auto"/>
            <w:bottom w:val="none" w:sz="0" w:space="0" w:color="auto"/>
            <w:right w:val="none" w:sz="0" w:space="0" w:color="auto"/>
          </w:divBdr>
        </w:div>
        <w:div w:id="1207256973">
          <w:marLeft w:val="640"/>
          <w:marRight w:val="0"/>
          <w:marTop w:val="0"/>
          <w:marBottom w:val="0"/>
          <w:divBdr>
            <w:top w:val="none" w:sz="0" w:space="0" w:color="auto"/>
            <w:left w:val="none" w:sz="0" w:space="0" w:color="auto"/>
            <w:bottom w:val="none" w:sz="0" w:space="0" w:color="auto"/>
            <w:right w:val="none" w:sz="0" w:space="0" w:color="auto"/>
          </w:divBdr>
        </w:div>
        <w:div w:id="106853457">
          <w:marLeft w:val="640"/>
          <w:marRight w:val="0"/>
          <w:marTop w:val="0"/>
          <w:marBottom w:val="0"/>
          <w:divBdr>
            <w:top w:val="none" w:sz="0" w:space="0" w:color="auto"/>
            <w:left w:val="none" w:sz="0" w:space="0" w:color="auto"/>
            <w:bottom w:val="none" w:sz="0" w:space="0" w:color="auto"/>
            <w:right w:val="none" w:sz="0" w:space="0" w:color="auto"/>
          </w:divBdr>
        </w:div>
        <w:div w:id="2114590229">
          <w:marLeft w:val="640"/>
          <w:marRight w:val="0"/>
          <w:marTop w:val="0"/>
          <w:marBottom w:val="0"/>
          <w:divBdr>
            <w:top w:val="none" w:sz="0" w:space="0" w:color="auto"/>
            <w:left w:val="none" w:sz="0" w:space="0" w:color="auto"/>
            <w:bottom w:val="none" w:sz="0" w:space="0" w:color="auto"/>
            <w:right w:val="none" w:sz="0" w:space="0" w:color="auto"/>
          </w:divBdr>
        </w:div>
        <w:div w:id="1027409855">
          <w:marLeft w:val="640"/>
          <w:marRight w:val="0"/>
          <w:marTop w:val="0"/>
          <w:marBottom w:val="0"/>
          <w:divBdr>
            <w:top w:val="none" w:sz="0" w:space="0" w:color="auto"/>
            <w:left w:val="none" w:sz="0" w:space="0" w:color="auto"/>
            <w:bottom w:val="none" w:sz="0" w:space="0" w:color="auto"/>
            <w:right w:val="none" w:sz="0" w:space="0" w:color="auto"/>
          </w:divBdr>
        </w:div>
        <w:div w:id="576983592">
          <w:marLeft w:val="640"/>
          <w:marRight w:val="0"/>
          <w:marTop w:val="0"/>
          <w:marBottom w:val="0"/>
          <w:divBdr>
            <w:top w:val="none" w:sz="0" w:space="0" w:color="auto"/>
            <w:left w:val="none" w:sz="0" w:space="0" w:color="auto"/>
            <w:bottom w:val="none" w:sz="0" w:space="0" w:color="auto"/>
            <w:right w:val="none" w:sz="0" w:space="0" w:color="auto"/>
          </w:divBdr>
        </w:div>
        <w:div w:id="286862647">
          <w:marLeft w:val="640"/>
          <w:marRight w:val="0"/>
          <w:marTop w:val="0"/>
          <w:marBottom w:val="0"/>
          <w:divBdr>
            <w:top w:val="none" w:sz="0" w:space="0" w:color="auto"/>
            <w:left w:val="none" w:sz="0" w:space="0" w:color="auto"/>
            <w:bottom w:val="none" w:sz="0" w:space="0" w:color="auto"/>
            <w:right w:val="none" w:sz="0" w:space="0" w:color="auto"/>
          </w:divBdr>
        </w:div>
        <w:div w:id="716733665">
          <w:marLeft w:val="640"/>
          <w:marRight w:val="0"/>
          <w:marTop w:val="0"/>
          <w:marBottom w:val="0"/>
          <w:divBdr>
            <w:top w:val="none" w:sz="0" w:space="0" w:color="auto"/>
            <w:left w:val="none" w:sz="0" w:space="0" w:color="auto"/>
            <w:bottom w:val="none" w:sz="0" w:space="0" w:color="auto"/>
            <w:right w:val="none" w:sz="0" w:space="0" w:color="auto"/>
          </w:divBdr>
        </w:div>
        <w:div w:id="1810248298">
          <w:marLeft w:val="640"/>
          <w:marRight w:val="0"/>
          <w:marTop w:val="0"/>
          <w:marBottom w:val="0"/>
          <w:divBdr>
            <w:top w:val="none" w:sz="0" w:space="0" w:color="auto"/>
            <w:left w:val="none" w:sz="0" w:space="0" w:color="auto"/>
            <w:bottom w:val="none" w:sz="0" w:space="0" w:color="auto"/>
            <w:right w:val="none" w:sz="0" w:space="0" w:color="auto"/>
          </w:divBdr>
        </w:div>
        <w:div w:id="829098766">
          <w:marLeft w:val="640"/>
          <w:marRight w:val="0"/>
          <w:marTop w:val="0"/>
          <w:marBottom w:val="0"/>
          <w:divBdr>
            <w:top w:val="none" w:sz="0" w:space="0" w:color="auto"/>
            <w:left w:val="none" w:sz="0" w:space="0" w:color="auto"/>
            <w:bottom w:val="none" w:sz="0" w:space="0" w:color="auto"/>
            <w:right w:val="none" w:sz="0" w:space="0" w:color="auto"/>
          </w:divBdr>
        </w:div>
        <w:div w:id="873931455">
          <w:marLeft w:val="640"/>
          <w:marRight w:val="0"/>
          <w:marTop w:val="0"/>
          <w:marBottom w:val="0"/>
          <w:divBdr>
            <w:top w:val="none" w:sz="0" w:space="0" w:color="auto"/>
            <w:left w:val="none" w:sz="0" w:space="0" w:color="auto"/>
            <w:bottom w:val="none" w:sz="0" w:space="0" w:color="auto"/>
            <w:right w:val="none" w:sz="0" w:space="0" w:color="auto"/>
          </w:divBdr>
        </w:div>
        <w:div w:id="342979120">
          <w:marLeft w:val="640"/>
          <w:marRight w:val="0"/>
          <w:marTop w:val="0"/>
          <w:marBottom w:val="0"/>
          <w:divBdr>
            <w:top w:val="none" w:sz="0" w:space="0" w:color="auto"/>
            <w:left w:val="none" w:sz="0" w:space="0" w:color="auto"/>
            <w:bottom w:val="none" w:sz="0" w:space="0" w:color="auto"/>
            <w:right w:val="none" w:sz="0" w:space="0" w:color="auto"/>
          </w:divBdr>
        </w:div>
        <w:div w:id="1405369134">
          <w:marLeft w:val="640"/>
          <w:marRight w:val="0"/>
          <w:marTop w:val="0"/>
          <w:marBottom w:val="0"/>
          <w:divBdr>
            <w:top w:val="none" w:sz="0" w:space="0" w:color="auto"/>
            <w:left w:val="none" w:sz="0" w:space="0" w:color="auto"/>
            <w:bottom w:val="none" w:sz="0" w:space="0" w:color="auto"/>
            <w:right w:val="none" w:sz="0" w:space="0" w:color="auto"/>
          </w:divBdr>
        </w:div>
        <w:div w:id="2091075181">
          <w:marLeft w:val="640"/>
          <w:marRight w:val="0"/>
          <w:marTop w:val="0"/>
          <w:marBottom w:val="0"/>
          <w:divBdr>
            <w:top w:val="none" w:sz="0" w:space="0" w:color="auto"/>
            <w:left w:val="none" w:sz="0" w:space="0" w:color="auto"/>
            <w:bottom w:val="none" w:sz="0" w:space="0" w:color="auto"/>
            <w:right w:val="none" w:sz="0" w:space="0" w:color="auto"/>
          </w:divBdr>
        </w:div>
        <w:div w:id="1585147309">
          <w:marLeft w:val="640"/>
          <w:marRight w:val="0"/>
          <w:marTop w:val="0"/>
          <w:marBottom w:val="0"/>
          <w:divBdr>
            <w:top w:val="none" w:sz="0" w:space="0" w:color="auto"/>
            <w:left w:val="none" w:sz="0" w:space="0" w:color="auto"/>
            <w:bottom w:val="none" w:sz="0" w:space="0" w:color="auto"/>
            <w:right w:val="none" w:sz="0" w:space="0" w:color="auto"/>
          </w:divBdr>
        </w:div>
        <w:div w:id="580143940">
          <w:marLeft w:val="640"/>
          <w:marRight w:val="0"/>
          <w:marTop w:val="0"/>
          <w:marBottom w:val="0"/>
          <w:divBdr>
            <w:top w:val="none" w:sz="0" w:space="0" w:color="auto"/>
            <w:left w:val="none" w:sz="0" w:space="0" w:color="auto"/>
            <w:bottom w:val="none" w:sz="0" w:space="0" w:color="auto"/>
            <w:right w:val="none" w:sz="0" w:space="0" w:color="auto"/>
          </w:divBdr>
        </w:div>
        <w:div w:id="415516515">
          <w:marLeft w:val="640"/>
          <w:marRight w:val="0"/>
          <w:marTop w:val="0"/>
          <w:marBottom w:val="0"/>
          <w:divBdr>
            <w:top w:val="none" w:sz="0" w:space="0" w:color="auto"/>
            <w:left w:val="none" w:sz="0" w:space="0" w:color="auto"/>
            <w:bottom w:val="none" w:sz="0" w:space="0" w:color="auto"/>
            <w:right w:val="none" w:sz="0" w:space="0" w:color="auto"/>
          </w:divBdr>
        </w:div>
        <w:div w:id="1259024894">
          <w:marLeft w:val="640"/>
          <w:marRight w:val="0"/>
          <w:marTop w:val="0"/>
          <w:marBottom w:val="0"/>
          <w:divBdr>
            <w:top w:val="none" w:sz="0" w:space="0" w:color="auto"/>
            <w:left w:val="none" w:sz="0" w:space="0" w:color="auto"/>
            <w:bottom w:val="none" w:sz="0" w:space="0" w:color="auto"/>
            <w:right w:val="none" w:sz="0" w:space="0" w:color="auto"/>
          </w:divBdr>
        </w:div>
        <w:div w:id="2074503463">
          <w:marLeft w:val="640"/>
          <w:marRight w:val="0"/>
          <w:marTop w:val="0"/>
          <w:marBottom w:val="0"/>
          <w:divBdr>
            <w:top w:val="none" w:sz="0" w:space="0" w:color="auto"/>
            <w:left w:val="none" w:sz="0" w:space="0" w:color="auto"/>
            <w:bottom w:val="none" w:sz="0" w:space="0" w:color="auto"/>
            <w:right w:val="none" w:sz="0" w:space="0" w:color="auto"/>
          </w:divBdr>
        </w:div>
        <w:div w:id="625501824">
          <w:marLeft w:val="640"/>
          <w:marRight w:val="0"/>
          <w:marTop w:val="0"/>
          <w:marBottom w:val="0"/>
          <w:divBdr>
            <w:top w:val="none" w:sz="0" w:space="0" w:color="auto"/>
            <w:left w:val="none" w:sz="0" w:space="0" w:color="auto"/>
            <w:bottom w:val="none" w:sz="0" w:space="0" w:color="auto"/>
            <w:right w:val="none" w:sz="0" w:space="0" w:color="auto"/>
          </w:divBdr>
        </w:div>
        <w:div w:id="1566330388">
          <w:marLeft w:val="640"/>
          <w:marRight w:val="0"/>
          <w:marTop w:val="0"/>
          <w:marBottom w:val="0"/>
          <w:divBdr>
            <w:top w:val="none" w:sz="0" w:space="0" w:color="auto"/>
            <w:left w:val="none" w:sz="0" w:space="0" w:color="auto"/>
            <w:bottom w:val="none" w:sz="0" w:space="0" w:color="auto"/>
            <w:right w:val="none" w:sz="0" w:space="0" w:color="auto"/>
          </w:divBdr>
        </w:div>
        <w:div w:id="2103645236">
          <w:marLeft w:val="640"/>
          <w:marRight w:val="0"/>
          <w:marTop w:val="0"/>
          <w:marBottom w:val="0"/>
          <w:divBdr>
            <w:top w:val="none" w:sz="0" w:space="0" w:color="auto"/>
            <w:left w:val="none" w:sz="0" w:space="0" w:color="auto"/>
            <w:bottom w:val="none" w:sz="0" w:space="0" w:color="auto"/>
            <w:right w:val="none" w:sz="0" w:space="0" w:color="auto"/>
          </w:divBdr>
        </w:div>
        <w:div w:id="262612917">
          <w:marLeft w:val="640"/>
          <w:marRight w:val="0"/>
          <w:marTop w:val="0"/>
          <w:marBottom w:val="0"/>
          <w:divBdr>
            <w:top w:val="none" w:sz="0" w:space="0" w:color="auto"/>
            <w:left w:val="none" w:sz="0" w:space="0" w:color="auto"/>
            <w:bottom w:val="none" w:sz="0" w:space="0" w:color="auto"/>
            <w:right w:val="none" w:sz="0" w:space="0" w:color="auto"/>
          </w:divBdr>
        </w:div>
        <w:div w:id="1519395282">
          <w:marLeft w:val="640"/>
          <w:marRight w:val="0"/>
          <w:marTop w:val="0"/>
          <w:marBottom w:val="0"/>
          <w:divBdr>
            <w:top w:val="none" w:sz="0" w:space="0" w:color="auto"/>
            <w:left w:val="none" w:sz="0" w:space="0" w:color="auto"/>
            <w:bottom w:val="none" w:sz="0" w:space="0" w:color="auto"/>
            <w:right w:val="none" w:sz="0" w:space="0" w:color="auto"/>
          </w:divBdr>
        </w:div>
        <w:div w:id="195239013">
          <w:marLeft w:val="640"/>
          <w:marRight w:val="0"/>
          <w:marTop w:val="0"/>
          <w:marBottom w:val="0"/>
          <w:divBdr>
            <w:top w:val="none" w:sz="0" w:space="0" w:color="auto"/>
            <w:left w:val="none" w:sz="0" w:space="0" w:color="auto"/>
            <w:bottom w:val="none" w:sz="0" w:space="0" w:color="auto"/>
            <w:right w:val="none" w:sz="0" w:space="0" w:color="auto"/>
          </w:divBdr>
        </w:div>
        <w:div w:id="1298220975">
          <w:marLeft w:val="640"/>
          <w:marRight w:val="0"/>
          <w:marTop w:val="0"/>
          <w:marBottom w:val="0"/>
          <w:divBdr>
            <w:top w:val="none" w:sz="0" w:space="0" w:color="auto"/>
            <w:left w:val="none" w:sz="0" w:space="0" w:color="auto"/>
            <w:bottom w:val="none" w:sz="0" w:space="0" w:color="auto"/>
            <w:right w:val="none" w:sz="0" w:space="0" w:color="auto"/>
          </w:divBdr>
        </w:div>
        <w:div w:id="792789261">
          <w:marLeft w:val="640"/>
          <w:marRight w:val="0"/>
          <w:marTop w:val="0"/>
          <w:marBottom w:val="0"/>
          <w:divBdr>
            <w:top w:val="none" w:sz="0" w:space="0" w:color="auto"/>
            <w:left w:val="none" w:sz="0" w:space="0" w:color="auto"/>
            <w:bottom w:val="none" w:sz="0" w:space="0" w:color="auto"/>
            <w:right w:val="none" w:sz="0" w:space="0" w:color="auto"/>
          </w:divBdr>
        </w:div>
        <w:div w:id="1754860188">
          <w:marLeft w:val="640"/>
          <w:marRight w:val="0"/>
          <w:marTop w:val="0"/>
          <w:marBottom w:val="0"/>
          <w:divBdr>
            <w:top w:val="none" w:sz="0" w:space="0" w:color="auto"/>
            <w:left w:val="none" w:sz="0" w:space="0" w:color="auto"/>
            <w:bottom w:val="none" w:sz="0" w:space="0" w:color="auto"/>
            <w:right w:val="none" w:sz="0" w:space="0" w:color="auto"/>
          </w:divBdr>
        </w:div>
        <w:div w:id="2088722751">
          <w:marLeft w:val="640"/>
          <w:marRight w:val="0"/>
          <w:marTop w:val="0"/>
          <w:marBottom w:val="0"/>
          <w:divBdr>
            <w:top w:val="none" w:sz="0" w:space="0" w:color="auto"/>
            <w:left w:val="none" w:sz="0" w:space="0" w:color="auto"/>
            <w:bottom w:val="none" w:sz="0" w:space="0" w:color="auto"/>
            <w:right w:val="none" w:sz="0" w:space="0" w:color="auto"/>
          </w:divBdr>
        </w:div>
        <w:div w:id="1256984641">
          <w:marLeft w:val="640"/>
          <w:marRight w:val="0"/>
          <w:marTop w:val="0"/>
          <w:marBottom w:val="0"/>
          <w:divBdr>
            <w:top w:val="none" w:sz="0" w:space="0" w:color="auto"/>
            <w:left w:val="none" w:sz="0" w:space="0" w:color="auto"/>
            <w:bottom w:val="none" w:sz="0" w:space="0" w:color="auto"/>
            <w:right w:val="none" w:sz="0" w:space="0" w:color="auto"/>
          </w:divBdr>
        </w:div>
        <w:div w:id="297152165">
          <w:marLeft w:val="640"/>
          <w:marRight w:val="0"/>
          <w:marTop w:val="0"/>
          <w:marBottom w:val="0"/>
          <w:divBdr>
            <w:top w:val="none" w:sz="0" w:space="0" w:color="auto"/>
            <w:left w:val="none" w:sz="0" w:space="0" w:color="auto"/>
            <w:bottom w:val="none" w:sz="0" w:space="0" w:color="auto"/>
            <w:right w:val="none" w:sz="0" w:space="0" w:color="auto"/>
          </w:divBdr>
        </w:div>
        <w:div w:id="88041795">
          <w:marLeft w:val="640"/>
          <w:marRight w:val="0"/>
          <w:marTop w:val="0"/>
          <w:marBottom w:val="0"/>
          <w:divBdr>
            <w:top w:val="none" w:sz="0" w:space="0" w:color="auto"/>
            <w:left w:val="none" w:sz="0" w:space="0" w:color="auto"/>
            <w:bottom w:val="none" w:sz="0" w:space="0" w:color="auto"/>
            <w:right w:val="none" w:sz="0" w:space="0" w:color="auto"/>
          </w:divBdr>
        </w:div>
        <w:div w:id="1568150522">
          <w:marLeft w:val="640"/>
          <w:marRight w:val="0"/>
          <w:marTop w:val="0"/>
          <w:marBottom w:val="0"/>
          <w:divBdr>
            <w:top w:val="none" w:sz="0" w:space="0" w:color="auto"/>
            <w:left w:val="none" w:sz="0" w:space="0" w:color="auto"/>
            <w:bottom w:val="none" w:sz="0" w:space="0" w:color="auto"/>
            <w:right w:val="none" w:sz="0" w:space="0" w:color="auto"/>
          </w:divBdr>
        </w:div>
        <w:div w:id="1865173436">
          <w:marLeft w:val="640"/>
          <w:marRight w:val="0"/>
          <w:marTop w:val="0"/>
          <w:marBottom w:val="0"/>
          <w:divBdr>
            <w:top w:val="none" w:sz="0" w:space="0" w:color="auto"/>
            <w:left w:val="none" w:sz="0" w:space="0" w:color="auto"/>
            <w:bottom w:val="none" w:sz="0" w:space="0" w:color="auto"/>
            <w:right w:val="none" w:sz="0" w:space="0" w:color="auto"/>
          </w:divBdr>
        </w:div>
        <w:div w:id="1418139959">
          <w:marLeft w:val="640"/>
          <w:marRight w:val="0"/>
          <w:marTop w:val="0"/>
          <w:marBottom w:val="0"/>
          <w:divBdr>
            <w:top w:val="none" w:sz="0" w:space="0" w:color="auto"/>
            <w:left w:val="none" w:sz="0" w:space="0" w:color="auto"/>
            <w:bottom w:val="none" w:sz="0" w:space="0" w:color="auto"/>
            <w:right w:val="none" w:sz="0" w:space="0" w:color="auto"/>
          </w:divBdr>
        </w:div>
        <w:div w:id="1870948443">
          <w:marLeft w:val="640"/>
          <w:marRight w:val="0"/>
          <w:marTop w:val="0"/>
          <w:marBottom w:val="0"/>
          <w:divBdr>
            <w:top w:val="none" w:sz="0" w:space="0" w:color="auto"/>
            <w:left w:val="none" w:sz="0" w:space="0" w:color="auto"/>
            <w:bottom w:val="none" w:sz="0" w:space="0" w:color="auto"/>
            <w:right w:val="none" w:sz="0" w:space="0" w:color="auto"/>
          </w:divBdr>
        </w:div>
        <w:div w:id="565342587">
          <w:marLeft w:val="640"/>
          <w:marRight w:val="0"/>
          <w:marTop w:val="0"/>
          <w:marBottom w:val="0"/>
          <w:divBdr>
            <w:top w:val="none" w:sz="0" w:space="0" w:color="auto"/>
            <w:left w:val="none" w:sz="0" w:space="0" w:color="auto"/>
            <w:bottom w:val="none" w:sz="0" w:space="0" w:color="auto"/>
            <w:right w:val="none" w:sz="0" w:space="0" w:color="auto"/>
          </w:divBdr>
        </w:div>
        <w:div w:id="780303534">
          <w:marLeft w:val="640"/>
          <w:marRight w:val="0"/>
          <w:marTop w:val="0"/>
          <w:marBottom w:val="0"/>
          <w:divBdr>
            <w:top w:val="none" w:sz="0" w:space="0" w:color="auto"/>
            <w:left w:val="none" w:sz="0" w:space="0" w:color="auto"/>
            <w:bottom w:val="none" w:sz="0" w:space="0" w:color="auto"/>
            <w:right w:val="none" w:sz="0" w:space="0" w:color="auto"/>
          </w:divBdr>
        </w:div>
        <w:div w:id="1478104019">
          <w:marLeft w:val="640"/>
          <w:marRight w:val="0"/>
          <w:marTop w:val="0"/>
          <w:marBottom w:val="0"/>
          <w:divBdr>
            <w:top w:val="none" w:sz="0" w:space="0" w:color="auto"/>
            <w:left w:val="none" w:sz="0" w:space="0" w:color="auto"/>
            <w:bottom w:val="none" w:sz="0" w:space="0" w:color="auto"/>
            <w:right w:val="none" w:sz="0" w:space="0" w:color="auto"/>
          </w:divBdr>
        </w:div>
        <w:div w:id="149757673">
          <w:marLeft w:val="640"/>
          <w:marRight w:val="0"/>
          <w:marTop w:val="0"/>
          <w:marBottom w:val="0"/>
          <w:divBdr>
            <w:top w:val="none" w:sz="0" w:space="0" w:color="auto"/>
            <w:left w:val="none" w:sz="0" w:space="0" w:color="auto"/>
            <w:bottom w:val="none" w:sz="0" w:space="0" w:color="auto"/>
            <w:right w:val="none" w:sz="0" w:space="0" w:color="auto"/>
          </w:divBdr>
        </w:div>
        <w:div w:id="1357777106">
          <w:marLeft w:val="640"/>
          <w:marRight w:val="0"/>
          <w:marTop w:val="0"/>
          <w:marBottom w:val="0"/>
          <w:divBdr>
            <w:top w:val="none" w:sz="0" w:space="0" w:color="auto"/>
            <w:left w:val="none" w:sz="0" w:space="0" w:color="auto"/>
            <w:bottom w:val="none" w:sz="0" w:space="0" w:color="auto"/>
            <w:right w:val="none" w:sz="0" w:space="0" w:color="auto"/>
          </w:divBdr>
        </w:div>
        <w:div w:id="1554005117">
          <w:marLeft w:val="640"/>
          <w:marRight w:val="0"/>
          <w:marTop w:val="0"/>
          <w:marBottom w:val="0"/>
          <w:divBdr>
            <w:top w:val="none" w:sz="0" w:space="0" w:color="auto"/>
            <w:left w:val="none" w:sz="0" w:space="0" w:color="auto"/>
            <w:bottom w:val="none" w:sz="0" w:space="0" w:color="auto"/>
            <w:right w:val="none" w:sz="0" w:space="0" w:color="auto"/>
          </w:divBdr>
        </w:div>
        <w:div w:id="301741429">
          <w:marLeft w:val="640"/>
          <w:marRight w:val="0"/>
          <w:marTop w:val="0"/>
          <w:marBottom w:val="0"/>
          <w:divBdr>
            <w:top w:val="none" w:sz="0" w:space="0" w:color="auto"/>
            <w:left w:val="none" w:sz="0" w:space="0" w:color="auto"/>
            <w:bottom w:val="none" w:sz="0" w:space="0" w:color="auto"/>
            <w:right w:val="none" w:sz="0" w:space="0" w:color="auto"/>
          </w:divBdr>
        </w:div>
        <w:div w:id="1592274834">
          <w:marLeft w:val="640"/>
          <w:marRight w:val="0"/>
          <w:marTop w:val="0"/>
          <w:marBottom w:val="0"/>
          <w:divBdr>
            <w:top w:val="none" w:sz="0" w:space="0" w:color="auto"/>
            <w:left w:val="none" w:sz="0" w:space="0" w:color="auto"/>
            <w:bottom w:val="none" w:sz="0" w:space="0" w:color="auto"/>
            <w:right w:val="none" w:sz="0" w:space="0" w:color="auto"/>
          </w:divBdr>
        </w:div>
        <w:div w:id="334696713">
          <w:marLeft w:val="640"/>
          <w:marRight w:val="0"/>
          <w:marTop w:val="0"/>
          <w:marBottom w:val="0"/>
          <w:divBdr>
            <w:top w:val="none" w:sz="0" w:space="0" w:color="auto"/>
            <w:left w:val="none" w:sz="0" w:space="0" w:color="auto"/>
            <w:bottom w:val="none" w:sz="0" w:space="0" w:color="auto"/>
            <w:right w:val="none" w:sz="0" w:space="0" w:color="auto"/>
          </w:divBdr>
        </w:div>
      </w:divsChild>
    </w:div>
    <w:div w:id="62922164">
      <w:bodyDiv w:val="1"/>
      <w:marLeft w:val="0"/>
      <w:marRight w:val="0"/>
      <w:marTop w:val="0"/>
      <w:marBottom w:val="0"/>
      <w:divBdr>
        <w:top w:val="none" w:sz="0" w:space="0" w:color="auto"/>
        <w:left w:val="none" w:sz="0" w:space="0" w:color="auto"/>
        <w:bottom w:val="none" w:sz="0" w:space="0" w:color="auto"/>
        <w:right w:val="none" w:sz="0" w:space="0" w:color="auto"/>
      </w:divBdr>
      <w:divsChild>
        <w:div w:id="1851873044">
          <w:marLeft w:val="640"/>
          <w:marRight w:val="0"/>
          <w:marTop w:val="0"/>
          <w:marBottom w:val="0"/>
          <w:divBdr>
            <w:top w:val="none" w:sz="0" w:space="0" w:color="auto"/>
            <w:left w:val="none" w:sz="0" w:space="0" w:color="auto"/>
            <w:bottom w:val="none" w:sz="0" w:space="0" w:color="auto"/>
            <w:right w:val="none" w:sz="0" w:space="0" w:color="auto"/>
          </w:divBdr>
        </w:div>
        <w:div w:id="979581562">
          <w:marLeft w:val="640"/>
          <w:marRight w:val="0"/>
          <w:marTop w:val="0"/>
          <w:marBottom w:val="0"/>
          <w:divBdr>
            <w:top w:val="none" w:sz="0" w:space="0" w:color="auto"/>
            <w:left w:val="none" w:sz="0" w:space="0" w:color="auto"/>
            <w:bottom w:val="none" w:sz="0" w:space="0" w:color="auto"/>
            <w:right w:val="none" w:sz="0" w:space="0" w:color="auto"/>
          </w:divBdr>
        </w:div>
        <w:div w:id="2146506813">
          <w:marLeft w:val="640"/>
          <w:marRight w:val="0"/>
          <w:marTop w:val="0"/>
          <w:marBottom w:val="0"/>
          <w:divBdr>
            <w:top w:val="none" w:sz="0" w:space="0" w:color="auto"/>
            <w:left w:val="none" w:sz="0" w:space="0" w:color="auto"/>
            <w:bottom w:val="none" w:sz="0" w:space="0" w:color="auto"/>
            <w:right w:val="none" w:sz="0" w:space="0" w:color="auto"/>
          </w:divBdr>
        </w:div>
        <w:div w:id="1737050613">
          <w:marLeft w:val="640"/>
          <w:marRight w:val="0"/>
          <w:marTop w:val="0"/>
          <w:marBottom w:val="0"/>
          <w:divBdr>
            <w:top w:val="none" w:sz="0" w:space="0" w:color="auto"/>
            <w:left w:val="none" w:sz="0" w:space="0" w:color="auto"/>
            <w:bottom w:val="none" w:sz="0" w:space="0" w:color="auto"/>
            <w:right w:val="none" w:sz="0" w:space="0" w:color="auto"/>
          </w:divBdr>
        </w:div>
        <w:div w:id="1670594283">
          <w:marLeft w:val="640"/>
          <w:marRight w:val="0"/>
          <w:marTop w:val="0"/>
          <w:marBottom w:val="0"/>
          <w:divBdr>
            <w:top w:val="none" w:sz="0" w:space="0" w:color="auto"/>
            <w:left w:val="none" w:sz="0" w:space="0" w:color="auto"/>
            <w:bottom w:val="none" w:sz="0" w:space="0" w:color="auto"/>
            <w:right w:val="none" w:sz="0" w:space="0" w:color="auto"/>
          </w:divBdr>
        </w:div>
        <w:div w:id="1394814712">
          <w:marLeft w:val="640"/>
          <w:marRight w:val="0"/>
          <w:marTop w:val="0"/>
          <w:marBottom w:val="0"/>
          <w:divBdr>
            <w:top w:val="none" w:sz="0" w:space="0" w:color="auto"/>
            <w:left w:val="none" w:sz="0" w:space="0" w:color="auto"/>
            <w:bottom w:val="none" w:sz="0" w:space="0" w:color="auto"/>
            <w:right w:val="none" w:sz="0" w:space="0" w:color="auto"/>
          </w:divBdr>
        </w:div>
        <w:div w:id="115367859">
          <w:marLeft w:val="640"/>
          <w:marRight w:val="0"/>
          <w:marTop w:val="0"/>
          <w:marBottom w:val="0"/>
          <w:divBdr>
            <w:top w:val="none" w:sz="0" w:space="0" w:color="auto"/>
            <w:left w:val="none" w:sz="0" w:space="0" w:color="auto"/>
            <w:bottom w:val="none" w:sz="0" w:space="0" w:color="auto"/>
            <w:right w:val="none" w:sz="0" w:space="0" w:color="auto"/>
          </w:divBdr>
        </w:div>
        <w:div w:id="46729982">
          <w:marLeft w:val="640"/>
          <w:marRight w:val="0"/>
          <w:marTop w:val="0"/>
          <w:marBottom w:val="0"/>
          <w:divBdr>
            <w:top w:val="none" w:sz="0" w:space="0" w:color="auto"/>
            <w:left w:val="none" w:sz="0" w:space="0" w:color="auto"/>
            <w:bottom w:val="none" w:sz="0" w:space="0" w:color="auto"/>
            <w:right w:val="none" w:sz="0" w:space="0" w:color="auto"/>
          </w:divBdr>
        </w:div>
        <w:div w:id="1068723283">
          <w:marLeft w:val="640"/>
          <w:marRight w:val="0"/>
          <w:marTop w:val="0"/>
          <w:marBottom w:val="0"/>
          <w:divBdr>
            <w:top w:val="none" w:sz="0" w:space="0" w:color="auto"/>
            <w:left w:val="none" w:sz="0" w:space="0" w:color="auto"/>
            <w:bottom w:val="none" w:sz="0" w:space="0" w:color="auto"/>
            <w:right w:val="none" w:sz="0" w:space="0" w:color="auto"/>
          </w:divBdr>
        </w:div>
        <w:div w:id="1515344714">
          <w:marLeft w:val="640"/>
          <w:marRight w:val="0"/>
          <w:marTop w:val="0"/>
          <w:marBottom w:val="0"/>
          <w:divBdr>
            <w:top w:val="none" w:sz="0" w:space="0" w:color="auto"/>
            <w:left w:val="none" w:sz="0" w:space="0" w:color="auto"/>
            <w:bottom w:val="none" w:sz="0" w:space="0" w:color="auto"/>
            <w:right w:val="none" w:sz="0" w:space="0" w:color="auto"/>
          </w:divBdr>
        </w:div>
        <w:div w:id="1490555320">
          <w:marLeft w:val="640"/>
          <w:marRight w:val="0"/>
          <w:marTop w:val="0"/>
          <w:marBottom w:val="0"/>
          <w:divBdr>
            <w:top w:val="none" w:sz="0" w:space="0" w:color="auto"/>
            <w:left w:val="none" w:sz="0" w:space="0" w:color="auto"/>
            <w:bottom w:val="none" w:sz="0" w:space="0" w:color="auto"/>
            <w:right w:val="none" w:sz="0" w:space="0" w:color="auto"/>
          </w:divBdr>
        </w:div>
        <w:div w:id="1194879927">
          <w:marLeft w:val="640"/>
          <w:marRight w:val="0"/>
          <w:marTop w:val="0"/>
          <w:marBottom w:val="0"/>
          <w:divBdr>
            <w:top w:val="none" w:sz="0" w:space="0" w:color="auto"/>
            <w:left w:val="none" w:sz="0" w:space="0" w:color="auto"/>
            <w:bottom w:val="none" w:sz="0" w:space="0" w:color="auto"/>
            <w:right w:val="none" w:sz="0" w:space="0" w:color="auto"/>
          </w:divBdr>
        </w:div>
        <w:div w:id="1930625107">
          <w:marLeft w:val="640"/>
          <w:marRight w:val="0"/>
          <w:marTop w:val="0"/>
          <w:marBottom w:val="0"/>
          <w:divBdr>
            <w:top w:val="none" w:sz="0" w:space="0" w:color="auto"/>
            <w:left w:val="none" w:sz="0" w:space="0" w:color="auto"/>
            <w:bottom w:val="none" w:sz="0" w:space="0" w:color="auto"/>
            <w:right w:val="none" w:sz="0" w:space="0" w:color="auto"/>
          </w:divBdr>
        </w:div>
        <w:div w:id="1979145686">
          <w:marLeft w:val="640"/>
          <w:marRight w:val="0"/>
          <w:marTop w:val="0"/>
          <w:marBottom w:val="0"/>
          <w:divBdr>
            <w:top w:val="none" w:sz="0" w:space="0" w:color="auto"/>
            <w:left w:val="none" w:sz="0" w:space="0" w:color="auto"/>
            <w:bottom w:val="none" w:sz="0" w:space="0" w:color="auto"/>
            <w:right w:val="none" w:sz="0" w:space="0" w:color="auto"/>
          </w:divBdr>
        </w:div>
        <w:div w:id="187527709">
          <w:marLeft w:val="640"/>
          <w:marRight w:val="0"/>
          <w:marTop w:val="0"/>
          <w:marBottom w:val="0"/>
          <w:divBdr>
            <w:top w:val="none" w:sz="0" w:space="0" w:color="auto"/>
            <w:left w:val="none" w:sz="0" w:space="0" w:color="auto"/>
            <w:bottom w:val="none" w:sz="0" w:space="0" w:color="auto"/>
            <w:right w:val="none" w:sz="0" w:space="0" w:color="auto"/>
          </w:divBdr>
        </w:div>
        <w:div w:id="1961062917">
          <w:marLeft w:val="640"/>
          <w:marRight w:val="0"/>
          <w:marTop w:val="0"/>
          <w:marBottom w:val="0"/>
          <w:divBdr>
            <w:top w:val="none" w:sz="0" w:space="0" w:color="auto"/>
            <w:left w:val="none" w:sz="0" w:space="0" w:color="auto"/>
            <w:bottom w:val="none" w:sz="0" w:space="0" w:color="auto"/>
            <w:right w:val="none" w:sz="0" w:space="0" w:color="auto"/>
          </w:divBdr>
        </w:div>
        <w:div w:id="1128861949">
          <w:marLeft w:val="640"/>
          <w:marRight w:val="0"/>
          <w:marTop w:val="0"/>
          <w:marBottom w:val="0"/>
          <w:divBdr>
            <w:top w:val="none" w:sz="0" w:space="0" w:color="auto"/>
            <w:left w:val="none" w:sz="0" w:space="0" w:color="auto"/>
            <w:bottom w:val="none" w:sz="0" w:space="0" w:color="auto"/>
            <w:right w:val="none" w:sz="0" w:space="0" w:color="auto"/>
          </w:divBdr>
        </w:div>
        <w:div w:id="1137645847">
          <w:marLeft w:val="640"/>
          <w:marRight w:val="0"/>
          <w:marTop w:val="0"/>
          <w:marBottom w:val="0"/>
          <w:divBdr>
            <w:top w:val="none" w:sz="0" w:space="0" w:color="auto"/>
            <w:left w:val="none" w:sz="0" w:space="0" w:color="auto"/>
            <w:bottom w:val="none" w:sz="0" w:space="0" w:color="auto"/>
            <w:right w:val="none" w:sz="0" w:space="0" w:color="auto"/>
          </w:divBdr>
        </w:div>
        <w:div w:id="616371041">
          <w:marLeft w:val="640"/>
          <w:marRight w:val="0"/>
          <w:marTop w:val="0"/>
          <w:marBottom w:val="0"/>
          <w:divBdr>
            <w:top w:val="none" w:sz="0" w:space="0" w:color="auto"/>
            <w:left w:val="none" w:sz="0" w:space="0" w:color="auto"/>
            <w:bottom w:val="none" w:sz="0" w:space="0" w:color="auto"/>
            <w:right w:val="none" w:sz="0" w:space="0" w:color="auto"/>
          </w:divBdr>
        </w:div>
        <w:div w:id="1869485987">
          <w:marLeft w:val="640"/>
          <w:marRight w:val="0"/>
          <w:marTop w:val="0"/>
          <w:marBottom w:val="0"/>
          <w:divBdr>
            <w:top w:val="none" w:sz="0" w:space="0" w:color="auto"/>
            <w:left w:val="none" w:sz="0" w:space="0" w:color="auto"/>
            <w:bottom w:val="none" w:sz="0" w:space="0" w:color="auto"/>
            <w:right w:val="none" w:sz="0" w:space="0" w:color="auto"/>
          </w:divBdr>
        </w:div>
        <w:div w:id="1654875650">
          <w:marLeft w:val="640"/>
          <w:marRight w:val="0"/>
          <w:marTop w:val="0"/>
          <w:marBottom w:val="0"/>
          <w:divBdr>
            <w:top w:val="none" w:sz="0" w:space="0" w:color="auto"/>
            <w:left w:val="none" w:sz="0" w:space="0" w:color="auto"/>
            <w:bottom w:val="none" w:sz="0" w:space="0" w:color="auto"/>
            <w:right w:val="none" w:sz="0" w:space="0" w:color="auto"/>
          </w:divBdr>
        </w:div>
        <w:div w:id="279118146">
          <w:marLeft w:val="640"/>
          <w:marRight w:val="0"/>
          <w:marTop w:val="0"/>
          <w:marBottom w:val="0"/>
          <w:divBdr>
            <w:top w:val="none" w:sz="0" w:space="0" w:color="auto"/>
            <w:left w:val="none" w:sz="0" w:space="0" w:color="auto"/>
            <w:bottom w:val="none" w:sz="0" w:space="0" w:color="auto"/>
            <w:right w:val="none" w:sz="0" w:space="0" w:color="auto"/>
          </w:divBdr>
        </w:div>
        <w:div w:id="1431195815">
          <w:marLeft w:val="640"/>
          <w:marRight w:val="0"/>
          <w:marTop w:val="0"/>
          <w:marBottom w:val="0"/>
          <w:divBdr>
            <w:top w:val="none" w:sz="0" w:space="0" w:color="auto"/>
            <w:left w:val="none" w:sz="0" w:space="0" w:color="auto"/>
            <w:bottom w:val="none" w:sz="0" w:space="0" w:color="auto"/>
            <w:right w:val="none" w:sz="0" w:space="0" w:color="auto"/>
          </w:divBdr>
        </w:div>
        <w:div w:id="943029076">
          <w:marLeft w:val="640"/>
          <w:marRight w:val="0"/>
          <w:marTop w:val="0"/>
          <w:marBottom w:val="0"/>
          <w:divBdr>
            <w:top w:val="none" w:sz="0" w:space="0" w:color="auto"/>
            <w:left w:val="none" w:sz="0" w:space="0" w:color="auto"/>
            <w:bottom w:val="none" w:sz="0" w:space="0" w:color="auto"/>
            <w:right w:val="none" w:sz="0" w:space="0" w:color="auto"/>
          </w:divBdr>
        </w:div>
        <w:div w:id="1667586539">
          <w:marLeft w:val="640"/>
          <w:marRight w:val="0"/>
          <w:marTop w:val="0"/>
          <w:marBottom w:val="0"/>
          <w:divBdr>
            <w:top w:val="none" w:sz="0" w:space="0" w:color="auto"/>
            <w:left w:val="none" w:sz="0" w:space="0" w:color="auto"/>
            <w:bottom w:val="none" w:sz="0" w:space="0" w:color="auto"/>
            <w:right w:val="none" w:sz="0" w:space="0" w:color="auto"/>
          </w:divBdr>
        </w:div>
        <w:div w:id="947926665">
          <w:marLeft w:val="640"/>
          <w:marRight w:val="0"/>
          <w:marTop w:val="0"/>
          <w:marBottom w:val="0"/>
          <w:divBdr>
            <w:top w:val="none" w:sz="0" w:space="0" w:color="auto"/>
            <w:left w:val="none" w:sz="0" w:space="0" w:color="auto"/>
            <w:bottom w:val="none" w:sz="0" w:space="0" w:color="auto"/>
            <w:right w:val="none" w:sz="0" w:space="0" w:color="auto"/>
          </w:divBdr>
        </w:div>
        <w:div w:id="1243369900">
          <w:marLeft w:val="640"/>
          <w:marRight w:val="0"/>
          <w:marTop w:val="0"/>
          <w:marBottom w:val="0"/>
          <w:divBdr>
            <w:top w:val="none" w:sz="0" w:space="0" w:color="auto"/>
            <w:left w:val="none" w:sz="0" w:space="0" w:color="auto"/>
            <w:bottom w:val="none" w:sz="0" w:space="0" w:color="auto"/>
            <w:right w:val="none" w:sz="0" w:space="0" w:color="auto"/>
          </w:divBdr>
        </w:div>
        <w:div w:id="1331106333">
          <w:marLeft w:val="640"/>
          <w:marRight w:val="0"/>
          <w:marTop w:val="0"/>
          <w:marBottom w:val="0"/>
          <w:divBdr>
            <w:top w:val="none" w:sz="0" w:space="0" w:color="auto"/>
            <w:left w:val="none" w:sz="0" w:space="0" w:color="auto"/>
            <w:bottom w:val="none" w:sz="0" w:space="0" w:color="auto"/>
            <w:right w:val="none" w:sz="0" w:space="0" w:color="auto"/>
          </w:divBdr>
        </w:div>
        <w:div w:id="1819180486">
          <w:marLeft w:val="640"/>
          <w:marRight w:val="0"/>
          <w:marTop w:val="0"/>
          <w:marBottom w:val="0"/>
          <w:divBdr>
            <w:top w:val="none" w:sz="0" w:space="0" w:color="auto"/>
            <w:left w:val="none" w:sz="0" w:space="0" w:color="auto"/>
            <w:bottom w:val="none" w:sz="0" w:space="0" w:color="auto"/>
            <w:right w:val="none" w:sz="0" w:space="0" w:color="auto"/>
          </w:divBdr>
        </w:div>
        <w:div w:id="892081894">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1168711578">
          <w:marLeft w:val="640"/>
          <w:marRight w:val="0"/>
          <w:marTop w:val="0"/>
          <w:marBottom w:val="0"/>
          <w:divBdr>
            <w:top w:val="none" w:sz="0" w:space="0" w:color="auto"/>
            <w:left w:val="none" w:sz="0" w:space="0" w:color="auto"/>
            <w:bottom w:val="none" w:sz="0" w:space="0" w:color="auto"/>
            <w:right w:val="none" w:sz="0" w:space="0" w:color="auto"/>
          </w:divBdr>
        </w:div>
        <w:div w:id="1795052801">
          <w:marLeft w:val="640"/>
          <w:marRight w:val="0"/>
          <w:marTop w:val="0"/>
          <w:marBottom w:val="0"/>
          <w:divBdr>
            <w:top w:val="none" w:sz="0" w:space="0" w:color="auto"/>
            <w:left w:val="none" w:sz="0" w:space="0" w:color="auto"/>
            <w:bottom w:val="none" w:sz="0" w:space="0" w:color="auto"/>
            <w:right w:val="none" w:sz="0" w:space="0" w:color="auto"/>
          </w:divBdr>
        </w:div>
        <w:div w:id="1003511366">
          <w:marLeft w:val="640"/>
          <w:marRight w:val="0"/>
          <w:marTop w:val="0"/>
          <w:marBottom w:val="0"/>
          <w:divBdr>
            <w:top w:val="none" w:sz="0" w:space="0" w:color="auto"/>
            <w:left w:val="none" w:sz="0" w:space="0" w:color="auto"/>
            <w:bottom w:val="none" w:sz="0" w:space="0" w:color="auto"/>
            <w:right w:val="none" w:sz="0" w:space="0" w:color="auto"/>
          </w:divBdr>
        </w:div>
        <w:div w:id="1120297949">
          <w:marLeft w:val="640"/>
          <w:marRight w:val="0"/>
          <w:marTop w:val="0"/>
          <w:marBottom w:val="0"/>
          <w:divBdr>
            <w:top w:val="none" w:sz="0" w:space="0" w:color="auto"/>
            <w:left w:val="none" w:sz="0" w:space="0" w:color="auto"/>
            <w:bottom w:val="none" w:sz="0" w:space="0" w:color="auto"/>
            <w:right w:val="none" w:sz="0" w:space="0" w:color="auto"/>
          </w:divBdr>
        </w:div>
        <w:div w:id="1244996960">
          <w:marLeft w:val="640"/>
          <w:marRight w:val="0"/>
          <w:marTop w:val="0"/>
          <w:marBottom w:val="0"/>
          <w:divBdr>
            <w:top w:val="none" w:sz="0" w:space="0" w:color="auto"/>
            <w:left w:val="none" w:sz="0" w:space="0" w:color="auto"/>
            <w:bottom w:val="none" w:sz="0" w:space="0" w:color="auto"/>
            <w:right w:val="none" w:sz="0" w:space="0" w:color="auto"/>
          </w:divBdr>
        </w:div>
        <w:div w:id="1937053866">
          <w:marLeft w:val="640"/>
          <w:marRight w:val="0"/>
          <w:marTop w:val="0"/>
          <w:marBottom w:val="0"/>
          <w:divBdr>
            <w:top w:val="none" w:sz="0" w:space="0" w:color="auto"/>
            <w:left w:val="none" w:sz="0" w:space="0" w:color="auto"/>
            <w:bottom w:val="none" w:sz="0" w:space="0" w:color="auto"/>
            <w:right w:val="none" w:sz="0" w:space="0" w:color="auto"/>
          </w:divBdr>
        </w:div>
        <w:div w:id="892079383">
          <w:marLeft w:val="640"/>
          <w:marRight w:val="0"/>
          <w:marTop w:val="0"/>
          <w:marBottom w:val="0"/>
          <w:divBdr>
            <w:top w:val="none" w:sz="0" w:space="0" w:color="auto"/>
            <w:left w:val="none" w:sz="0" w:space="0" w:color="auto"/>
            <w:bottom w:val="none" w:sz="0" w:space="0" w:color="auto"/>
            <w:right w:val="none" w:sz="0" w:space="0" w:color="auto"/>
          </w:divBdr>
        </w:div>
        <w:div w:id="1170412591">
          <w:marLeft w:val="640"/>
          <w:marRight w:val="0"/>
          <w:marTop w:val="0"/>
          <w:marBottom w:val="0"/>
          <w:divBdr>
            <w:top w:val="none" w:sz="0" w:space="0" w:color="auto"/>
            <w:left w:val="none" w:sz="0" w:space="0" w:color="auto"/>
            <w:bottom w:val="none" w:sz="0" w:space="0" w:color="auto"/>
            <w:right w:val="none" w:sz="0" w:space="0" w:color="auto"/>
          </w:divBdr>
        </w:div>
        <w:div w:id="1474299906">
          <w:marLeft w:val="640"/>
          <w:marRight w:val="0"/>
          <w:marTop w:val="0"/>
          <w:marBottom w:val="0"/>
          <w:divBdr>
            <w:top w:val="none" w:sz="0" w:space="0" w:color="auto"/>
            <w:left w:val="none" w:sz="0" w:space="0" w:color="auto"/>
            <w:bottom w:val="none" w:sz="0" w:space="0" w:color="auto"/>
            <w:right w:val="none" w:sz="0" w:space="0" w:color="auto"/>
          </w:divBdr>
        </w:div>
        <w:div w:id="1053580843">
          <w:marLeft w:val="640"/>
          <w:marRight w:val="0"/>
          <w:marTop w:val="0"/>
          <w:marBottom w:val="0"/>
          <w:divBdr>
            <w:top w:val="none" w:sz="0" w:space="0" w:color="auto"/>
            <w:left w:val="none" w:sz="0" w:space="0" w:color="auto"/>
            <w:bottom w:val="none" w:sz="0" w:space="0" w:color="auto"/>
            <w:right w:val="none" w:sz="0" w:space="0" w:color="auto"/>
          </w:divBdr>
        </w:div>
        <w:div w:id="1062142771">
          <w:marLeft w:val="640"/>
          <w:marRight w:val="0"/>
          <w:marTop w:val="0"/>
          <w:marBottom w:val="0"/>
          <w:divBdr>
            <w:top w:val="none" w:sz="0" w:space="0" w:color="auto"/>
            <w:left w:val="none" w:sz="0" w:space="0" w:color="auto"/>
            <w:bottom w:val="none" w:sz="0" w:space="0" w:color="auto"/>
            <w:right w:val="none" w:sz="0" w:space="0" w:color="auto"/>
          </w:divBdr>
        </w:div>
        <w:div w:id="1084569617">
          <w:marLeft w:val="640"/>
          <w:marRight w:val="0"/>
          <w:marTop w:val="0"/>
          <w:marBottom w:val="0"/>
          <w:divBdr>
            <w:top w:val="none" w:sz="0" w:space="0" w:color="auto"/>
            <w:left w:val="none" w:sz="0" w:space="0" w:color="auto"/>
            <w:bottom w:val="none" w:sz="0" w:space="0" w:color="auto"/>
            <w:right w:val="none" w:sz="0" w:space="0" w:color="auto"/>
          </w:divBdr>
        </w:div>
        <w:div w:id="1972665261">
          <w:marLeft w:val="640"/>
          <w:marRight w:val="0"/>
          <w:marTop w:val="0"/>
          <w:marBottom w:val="0"/>
          <w:divBdr>
            <w:top w:val="none" w:sz="0" w:space="0" w:color="auto"/>
            <w:left w:val="none" w:sz="0" w:space="0" w:color="auto"/>
            <w:bottom w:val="none" w:sz="0" w:space="0" w:color="auto"/>
            <w:right w:val="none" w:sz="0" w:space="0" w:color="auto"/>
          </w:divBdr>
        </w:div>
        <w:div w:id="1051660457">
          <w:marLeft w:val="640"/>
          <w:marRight w:val="0"/>
          <w:marTop w:val="0"/>
          <w:marBottom w:val="0"/>
          <w:divBdr>
            <w:top w:val="none" w:sz="0" w:space="0" w:color="auto"/>
            <w:left w:val="none" w:sz="0" w:space="0" w:color="auto"/>
            <w:bottom w:val="none" w:sz="0" w:space="0" w:color="auto"/>
            <w:right w:val="none" w:sz="0" w:space="0" w:color="auto"/>
          </w:divBdr>
        </w:div>
        <w:div w:id="740980015">
          <w:marLeft w:val="640"/>
          <w:marRight w:val="0"/>
          <w:marTop w:val="0"/>
          <w:marBottom w:val="0"/>
          <w:divBdr>
            <w:top w:val="none" w:sz="0" w:space="0" w:color="auto"/>
            <w:left w:val="none" w:sz="0" w:space="0" w:color="auto"/>
            <w:bottom w:val="none" w:sz="0" w:space="0" w:color="auto"/>
            <w:right w:val="none" w:sz="0" w:space="0" w:color="auto"/>
          </w:divBdr>
        </w:div>
        <w:div w:id="1169097108">
          <w:marLeft w:val="640"/>
          <w:marRight w:val="0"/>
          <w:marTop w:val="0"/>
          <w:marBottom w:val="0"/>
          <w:divBdr>
            <w:top w:val="none" w:sz="0" w:space="0" w:color="auto"/>
            <w:left w:val="none" w:sz="0" w:space="0" w:color="auto"/>
            <w:bottom w:val="none" w:sz="0" w:space="0" w:color="auto"/>
            <w:right w:val="none" w:sz="0" w:space="0" w:color="auto"/>
          </w:divBdr>
        </w:div>
        <w:div w:id="3477368">
          <w:marLeft w:val="640"/>
          <w:marRight w:val="0"/>
          <w:marTop w:val="0"/>
          <w:marBottom w:val="0"/>
          <w:divBdr>
            <w:top w:val="none" w:sz="0" w:space="0" w:color="auto"/>
            <w:left w:val="none" w:sz="0" w:space="0" w:color="auto"/>
            <w:bottom w:val="none" w:sz="0" w:space="0" w:color="auto"/>
            <w:right w:val="none" w:sz="0" w:space="0" w:color="auto"/>
          </w:divBdr>
        </w:div>
        <w:div w:id="147940324">
          <w:marLeft w:val="640"/>
          <w:marRight w:val="0"/>
          <w:marTop w:val="0"/>
          <w:marBottom w:val="0"/>
          <w:divBdr>
            <w:top w:val="none" w:sz="0" w:space="0" w:color="auto"/>
            <w:left w:val="none" w:sz="0" w:space="0" w:color="auto"/>
            <w:bottom w:val="none" w:sz="0" w:space="0" w:color="auto"/>
            <w:right w:val="none" w:sz="0" w:space="0" w:color="auto"/>
          </w:divBdr>
        </w:div>
        <w:div w:id="1318463635">
          <w:marLeft w:val="640"/>
          <w:marRight w:val="0"/>
          <w:marTop w:val="0"/>
          <w:marBottom w:val="0"/>
          <w:divBdr>
            <w:top w:val="none" w:sz="0" w:space="0" w:color="auto"/>
            <w:left w:val="none" w:sz="0" w:space="0" w:color="auto"/>
            <w:bottom w:val="none" w:sz="0" w:space="0" w:color="auto"/>
            <w:right w:val="none" w:sz="0" w:space="0" w:color="auto"/>
          </w:divBdr>
        </w:div>
        <w:div w:id="506480916">
          <w:marLeft w:val="640"/>
          <w:marRight w:val="0"/>
          <w:marTop w:val="0"/>
          <w:marBottom w:val="0"/>
          <w:divBdr>
            <w:top w:val="none" w:sz="0" w:space="0" w:color="auto"/>
            <w:left w:val="none" w:sz="0" w:space="0" w:color="auto"/>
            <w:bottom w:val="none" w:sz="0" w:space="0" w:color="auto"/>
            <w:right w:val="none" w:sz="0" w:space="0" w:color="auto"/>
          </w:divBdr>
        </w:div>
        <w:div w:id="346371887">
          <w:marLeft w:val="640"/>
          <w:marRight w:val="0"/>
          <w:marTop w:val="0"/>
          <w:marBottom w:val="0"/>
          <w:divBdr>
            <w:top w:val="none" w:sz="0" w:space="0" w:color="auto"/>
            <w:left w:val="none" w:sz="0" w:space="0" w:color="auto"/>
            <w:bottom w:val="none" w:sz="0" w:space="0" w:color="auto"/>
            <w:right w:val="none" w:sz="0" w:space="0" w:color="auto"/>
          </w:divBdr>
        </w:div>
        <w:div w:id="506672381">
          <w:marLeft w:val="640"/>
          <w:marRight w:val="0"/>
          <w:marTop w:val="0"/>
          <w:marBottom w:val="0"/>
          <w:divBdr>
            <w:top w:val="none" w:sz="0" w:space="0" w:color="auto"/>
            <w:left w:val="none" w:sz="0" w:space="0" w:color="auto"/>
            <w:bottom w:val="none" w:sz="0" w:space="0" w:color="auto"/>
            <w:right w:val="none" w:sz="0" w:space="0" w:color="auto"/>
          </w:divBdr>
        </w:div>
        <w:div w:id="1561408066">
          <w:marLeft w:val="640"/>
          <w:marRight w:val="0"/>
          <w:marTop w:val="0"/>
          <w:marBottom w:val="0"/>
          <w:divBdr>
            <w:top w:val="none" w:sz="0" w:space="0" w:color="auto"/>
            <w:left w:val="none" w:sz="0" w:space="0" w:color="auto"/>
            <w:bottom w:val="none" w:sz="0" w:space="0" w:color="auto"/>
            <w:right w:val="none" w:sz="0" w:space="0" w:color="auto"/>
          </w:divBdr>
        </w:div>
        <w:div w:id="719089428">
          <w:marLeft w:val="640"/>
          <w:marRight w:val="0"/>
          <w:marTop w:val="0"/>
          <w:marBottom w:val="0"/>
          <w:divBdr>
            <w:top w:val="none" w:sz="0" w:space="0" w:color="auto"/>
            <w:left w:val="none" w:sz="0" w:space="0" w:color="auto"/>
            <w:bottom w:val="none" w:sz="0" w:space="0" w:color="auto"/>
            <w:right w:val="none" w:sz="0" w:space="0" w:color="auto"/>
          </w:divBdr>
        </w:div>
        <w:div w:id="2121366491">
          <w:marLeft w:val="640"/>
          <w:marRight w:val="0"/>
          <w:marTop w:val="0"/>
          <w:marBottom w:val="0"/>
          <w:divBdr>
            <w:top w:val="none" w:sz="0" w:space="0" w:color="auto"/>
            <w:left w:val="none" w:sz="0" w:space="0" w:color="auto"/>
            <w:bottom w:val="none" w:sz="0" w:space="0" w:color="auto"/>
            <w:right w:val="none" w:sz="0" w:space="0" w:color="auto"/>
          </w:divBdr>
        </w:div>
        <w:div w:id="547641530">
          <w:marLeft w:val="640"/>
          <w:marRight w:val="0"/>
          <w:marTop w:val="0"/>
          <w:marBottom w:val="0"/>
          <w:divBdr>
            <w:top w:val="none" w:sz="0" w:space="0" w:color="auto"/>
            <w:left w:val="none" w:sz="0" w:space="0" w:color="auto"/>
            <w:bottom w:val="none" w:sz="0" w:space="0" w:color="auto"/>
            <w:right w:val="none" w:sz="0" w:space="0" w:color="auto"/>
          </w:divBdr>
        </w:div>
        <w:div w:id="2133354192">
          <w:marLeft w:val="640"/>
          <w:marRight w:val="0"/>
          <w:marTop w:val="0"/>
          <w:marBottom w:val="0"/>
          <w:divBdr>
            <w:top w:val="none" w:sz="0" w:space="0" w:color="auto"/>
            <w:left w:val="none" w:sz="0" w:space="0" w:color="auto"/>
            <w:bottom w:val="none" w:sz="0" w:space="0" w:color="auto"/>
            <w:right w:val="none" w:sz="0" w:space="0" w:color="auto"/>
          </w:divBdr>
        </w:div>
        <w:div w:id="1656883795">
          <w:marLeft w:val="640"/>
          <w:marRight w:val="0"/>
          <w:marTop w:val="0"/>
          <w:marBottom w:val="0"/>
          <w:divBdr>
            <w:top w:val="none" w:sz="0" w:space="0" w:color="auto"/>
            <w:left w:val="none" w:sz="0" w:space="0" w:color="auto"/>
            <w:bottom w:val="none" w:sz="0" w:space="0" w:color="auto"/>
            <w:right w:val="none" w:sz="0" w:space="0" w:color="auto"/>
          </w:divBdr>
        </w:div>
        <w:div w:id="615872769">
          <w:marLeft w:val="640"/>
          <w:marRight w:val="0"/>
          <w:marTop w:val="0"/>
          <w:marBottom w:val="0"/>
          <w:divBdr>
            <w:top w:val="none" w:sz="0" w:space="0" w:color="auto"/>
            <w:left w:val="none" w:sz="0" w:space="0" w:color="auto"/>
            <w:bottom w:val="none" w:sz="0" w:space="0" w:color="auto"/>
            <w:right w:val="none" w:sz="0" w:space="0" w:color="auto"/>
          </w:divBdr>
        </w:div>
        <w:div w:id="1237282076">
          <w:marLeft w:val="640"/>
          <w:marRight w:val="0"/>
          <w:marTop w:val="0"/>
          <w:marBottom w:val="0"/>
          <w:divBdr>
            <w:top w:val="none" w:sz="0" w:space="0" w:color="auto"/>
            <w:left w:val="none" w:sz="0" w:space="0" w:color="auto"/>
            <w:bottom w:val="none" w:sz="0" w:space="0" w:color="auto"/>
            <w:right w:val="none" w:sz="0" w:space="0" w:color="auto"/>
          </w:divBdr>
        </w:div>
        <w:div w:id="1784182486">
          <w:marLeft w:val="640"/>
          <w:marRight w:val="0"/>
          <w:marTop w:val="0"/>
          <w:marBottom w:val="0"/>
          <w:divBdr>
            <w:top w:val="none" w:sz="0" w:space="0" w:color="auto"/>
            <w:left w:val="none" w:sz="0" w:space="0" w:color="auto"/>
            <w:bottom w:val="none" w:sz="0" w:space="0" w:color="auto"/>
            <w:right w:val="none" w:sz="0" w:space="0" w:color="auto"/>
          </w:divBdr>
        </w:div>
        <w:div w:id="459108447">
          <w:marLeft w:val="640"/>
          <w:marRight w:val="0"/>
          <w:marTop w:val="0"/>
          <w:marBottom w:val="0"/>
          <w:divBdr>
            <w:top w:val="none" w:sz="0" w:space="0" w:color="auto"/>
            <w:left w:val="none" w:sz="0" w:space="0" w:color="auto"/>
            <w:bottom w:val="none" w:sz="0" w:space="0" w:color="auto"/>
            <w:right w:val="none" w:sz="0" w:space="0" w:color="auto"/>
          </w:divBdr>
        </w:div>
        <w:div w:id="160657728">
          <w:marLeft w:val="640"/>
          <w:marRight w:val="0"/>
          <w:marTop w:val="0"/>
          <w:marBottom w:val="0"/>
          <w:divBdr>
            <w:top w:val="none" w:sz="0" w:space="0" w:color="auto"/>
            <w:left w:val="none" w:sz="0" w:space="0" w:color="auto"/>
            <w:bottom w:val="none" w:sz="0" w:space="0" w:color="auto"/>
            <w:right w:val="none" w:sz="0" w:space="0" w:color="auto"/>
          </w:divBdr>
        </w:div>
        <w:div w:id="1004160856">
          <w:marLeft w:val="640"/>
          <w:marRight w:val="0"/>
          <w:marTop w:val="0"/>
          <w:marBottom w:val="0"/>
          <w:divBdr>
            <w:top w:val="none" w:sz="0" w:space="0" w:color="auto"/>
            <w:left w:val="none" w:sz="0" w:space="0" w:color="auto"/>
            <w:bottom w:val="none" w:sz="0" w:space="0" w:color="auto"/>
            <w:right w:val="none" w:sz="0" w:space="0" w:color="auto"/>
          </w:divBdr>
        </w:div>
        <w:div w:id="355280166">
          <w:marLeft w:val="640"/>
          <w:marRight w:val="0"/>
          <w:marTop w:val="0"/>
          <w:marBottom w:val="0"/>
          <w:divBdr>
            <w:top w:val="none" w:sz="0" w:space="0" w:color="auto"/>
            <w:left w:val="none" w:sz="0" w:space="0" w:color="auto"/>
            <w:bottom w:val="none" w:sz="0" w:space="0" w:color="auto"/>
            <w:right w:val="none" w:sz="0" w:space="0" w:color="auto"/>
          </w:divBdr>
        </w:div>
        <w:div w:id="1121070546">
          <w:marLeft w:val="640"/>
          <w:marRight w:val="0"/>
          <w:marTop w:val="0"/>
          <w:marBottom w:val="0"/>
          <w:divBdr>
            <w:top w:val="none" w:sz="0" w:space="0" w:color="auto"/>
            <w:left w:val="none" w:sz="0" w:space="0" w:color="auto"/>
            <w:bottom w:val="none" w:sz="0" w:space="0" w:color="auto"/>
            <w:right w:val="none" w:sz="0" w:space="0" w:color="auto"/>
          </w:divBdr>
        </w:div>
        <w:div w:id="1680228533">
          <w:marLeft w:val="640"/>
          <w:marRight w:val="0"/>
          <w:marTop w:val="0"/>
          <w:marBottom w:val="0"/>
          <w:divBdr>
            <w:top w:val="none" w:sz="0" w:space="0" w:color="auto"/>
            <w:left w:val="none" w:sz="0" w:space="0" w:color="auto"/>
            <w:bottom w:val="none" w:sz="0" w:space="0" w:color="auto"/>
            <w:right w:val="none" w:sz="0" w:space="0" w:color="auto"/>
          </w:divBdr>
        </w:div>
        <w:div w:id="1878159049">
          <w:marLeft w:val="640"/>
          <w:marRight w:val="0"/>
          <w:marTop w:val="0"/>
          <w:marBottom w:val="0"/>
          <w:divBdr>
            <w:top w:val="none" w:sz="0" w:space="0" w:color="auto"/>
            <w:left w:val="none" w:sz="0" w:space="0" w:color="auto"/>
            <w:bottom w:val="none" w:sz="0" w:space="0" w:color="auto"/>
            <w:right w:val="none" w:sz="0" w:space="0" w:color="auto"/>
          </w:divBdr>
        </w:div>
        <w:div w:id="818380120">
          <w:marLeft w:val="640"/>
          <w:marRight w:val="0"/>
          <w:marTop w:val="0"/>
          <w:marBottom w:val="0"/>
          <w:divBdr>
            <w:top w:val="none" w:sz="0" w:space="0" w:color="auto"/>
            <w:left w:val="none" w:sz="0" w:space="0" w:color="auto"/>
            <w:bottom w:val="none" w:sz="0" w:space="0" w:color="auto"/>
            <w:right w:val="none" w:sz="0" w:space="0" w:color="auto"/>
          </w:divBdr>
        </w:div>
        <w:div w:id="1045370444">
          <w:marLeft w:val="640"/>
          <w:marRight w:val="0"/>
          <w:marTop w:val="0"/>
          <w:marBottom w:val="0"/>
          <w:divBdr>
            <w:top w:val="none" w:sz="0" w:space="0" w:color="auto"/>
            <w:left w:val="none" w:sz="0" w:space="0" w:color="auto"/>
            <w:bottom w:val="none" w:sz="0" w:space="0" w:color="auto"/>
            <w:right w:val="none" w:sz="0" w:space="0" w:color="auto"/>
          </w:divBdr>
        </w:div>
        <w:div w:id="1829131528">
          <w:marLeft w:val="640"/>
          <w:marRight w:val="0"/>
          <w:marTop w:val="0"/>
          <w:marBottom w:val="0"/>
          <w:divBdr>
            <w:top w:val="none" w:sz="0" w:space="0" w:color="auto"/>
            <w:left w:val="none" w:sz="0" w:space="0" w:color="auto"/>
            <w:bottom w:val="none" w:sz="0" w:space="0" w:color="auto"/>
            <w:right w:val="none" w:sz="0" w:space="0" w:color="auto"/>
          </w:divBdr>
        </w:div>
        <w:div w:id="949703819">
          <w:marLeft w:val="640"/>
          <w:marRight w:val="0"/>
          <w:marTop w:val="0"/>
          <w:marBottom w:val="0"/>
          <w:divBdr>
            <w:top w:val="none" w:sz="0" w:space="0" w:color="auto"/>
            <w:left w:val="none" w:sz="0" w:space="0" w:color="auto"/>
            <w:bottom w:val="none" w:sz="0" w:space="0" w:color="auto"/>
            <w:right w:val="none" w:sz="0" w:space="0" w:color="auto"/>
          </w:divBdr>
        </w:div>
        <w:div w:id="42994200">
          <w:marLeft w:val="640"/>
          <w:marRight w:val="0"/>
          <w:marTop w:val="0"/>
          <w:marBottom w:val="0"/>
          <w:divBdr>
            <w:top w:val="none" w:sz="0" w:space="0" w:color="auto"/>
            <w:left w:val="none" w:sz="0" w:space="0" w:color="auto"/>
            <w:bottom w:val="none" w:sz="0" w:space="0" w:color="auto"/>
            <w:right w:val="none" w:sz="0" w:space="0" w:color="auto"/>
          </w:divBdr>
        </w:div>
        <w:div w:id="1383821648">
          <w:marLeft w:val="640"/>
          <w:marRight w:val="0"/>
          <w:marTop w:val="0"/>
          <w:marBottom w:val="0"/>
          <w:divBdr>
            <w:top w:val="none" w:sz="0" w:space="0" w:color="auto"/>
            <w:left w:val="none" w:sz="0" w:space="0" w:color="auto"/>
            <w:bottom w:val="none" w:sz="0" w:space="0" w:color="auto"/>
            <w:right w:val="none" w:sz="0" w:space="0" w:color="auto"/>
          </w:divBdr>
        </w:div>
        <w:div w:id="564725051">
          <w:marLeft w:val="640"/>
          <w:marRight w:val="0"/>
          <w:marTop w:val="0"/>
          <w:marBottom w:val="0"/>
          <w:divBdr>
            <w:top w:val="none" w:sz="0" w:space="0" w:color="auto"/>
            <w:left w:val="none" w:sz="0" w:space="0" w:color="auto"/>
            <w:bottom w:val="none" w:sz="0" w:space="0" w:color="auto"/>
            <w:right w:val="none" w:sz="0" w:space="0" w:color="auto"/>
          </w:divBdr>
        </w:div>
        <w:div w:id="1040936910">
          <w:marLeft w:val="640"/>
          <w:marRight w:val="0"/>
          <w:marTop w:val="0"/>
          <w:marBottom w:val="0"/>
          <w:divBdr>
            <w:top w:val="none" w:sz="0" w:space="0" w:color="auto"/>
            <w:left w:val="none" w:sz="0" w:space="0" w:color="auto"/>
            <w:bottom w:val="none" w:sz="0" w:space="0" w:color="auto"/>
            <w:right w:val="none" w:sz="0" w:space="0" w:color="auto"/>
          </w:divBdr>
        </w:div>
        <w:div w:id="1428622352">
          <w:marLeft w:val="640"/>
          <w:marRight w:val="0"/>
          <w:marTop w:val="0"/>
          <w:marBottom w:val="0"/>
          <w:divBdr>
            <w:top w:val="none" w:sz="0" w:space="0" w:color="auto"/>
            <w:left w:val="none" w:sz="0" w:space="0" w:color="auto"/>
            <w:bottom w:val="none" w:sz="0" w:space="0" w:color="auto"/>
            <w:right w:val="none" w:sz="0" w:space="0" w:color="auto"/>
          </w:divBdr>
        </w:div>
        <w:div w:id="1409499003">
          <w:marLeft w:val="640"/>
          <w:marRight w:val="0"/>
          <w:marTop w:val="0"/>
          <w:marBottom w:val="0"/>
          <w:divBdr>
            <w:top w:val="none" w:sz="0" w:space="0" w:color="auto"/>
            <w:left w:val="none" w:sz="0" w:space="0" w:color="auto"/>
            <w:bottom w:val="none" w:sz="0" w:space="0" w:color="auto"/>
            <w:right w:val="none" w:sz="0" w:space="0" w:color="auto"/>
          </w:divBdr>
        </w:div>
        <w:div w:id="2019456942">
          <w:marLeft w:val="640"/>
          <w:marRight w:val="0"/>
          <w:marTop w:val="0"/>
          <w:marBottom w:val="0"/>
          <w:divBdr>
            <w:top w:val="none" w:sz="0" w:space="0" w:color="auto"/>
            <w:left w:val="none" w:sz="0" w:space="0" w:color="auto"/>
            <w:bottom w:val="none" w:sz="0" w:space="0" w:color="auto"/>
            <w:right w:val="none" w:sz="0" w:space="0" w:color="auto"/>
          </w:divBdr>
        </w:div>
        <w:div w:id="186456030">
          <w:marLeft w:val="640"/>
          <w:marRight w:val="0"/>
          <w:marTop w:val="0"/>
          <w:marBottom w:val="0"/>
          <w:divBdr>
            <w:top w:val="none" w:sz="0" w:space="0" w:color="auto"/>
            <w:left w:val="none" w:sz="0" w:space="0" w:color="auto"/>
            <w:bottom w:val="none" w:sz="0" w:space="0" w:color="auto"/>
            <w:right w:val="none" w:sz="0" w:space="0" w:color="auto"/>
          </w:divBdr>
        </w:div>
        <w:div w:id="637539575">
          <w:marLeft w:val="640"/>
          <w:marRight w:val="0"/>
          <w:marTop w:val="0"/>
          <w:marBottom w:val="0"/>
          <w:divBdr>
            <w:top w:val="none" w:sz="0" w:space="0" w:color="auto"/>
            <w:left w:val="none" w:sz="0" w:space="0" w:color="auto"/>
            <w:bottom w:val="none" w:sz="0" w:space="0" w:color="auto"/>
            <w:right w:val="none" w:sz="0" w:space="0" w:color="auto"/>
          </w:divBdr>
        </w:div>
        <w:div w:id="1535775645">
          <w:marLeft w:val="640"/>
          <w:marRight w:val="0"/>
          <w:marTop w:val="0"/>
          <w:marBottom w:val="0"/>
          <w:divBdr>
            <w:top w:val="none" w:sz="0" w:space="0" w:color="auto"/>
            <w:left w:val="none" w:sz="0" w:space="0" w:color="auto"/>
            <w:bottom w:val="none" w:sz="0" w:space="0" w:color="auto"/>
            <w:right w:val="none" w:sz="0" w:space="0" w:color="auto"/>
          </w:divBdr>
        </w:div>
        <w:div w:id="29768929">
          <w:marLeft w:val="640"/>
          <w:marRight w:val="0"/>
          <w:marTop w:val="0"/>
          <w:marBottom w:val="0"/>
          <w:divBdr>
            <w:top w:val="none" w:sz="0" w:space="0" w:color="auto"/>
            <w:left w:val="none" w:sz="0" w:space="0" w:color="auto"/>
            <w:bottom w:val="none" w:sz="0" w:space="0" w:color="auto"/>
            <w:right w:val="none" w:sz="0" w:space="0" w:color="auto"/>
          </w:divBdr>
        </w:div>
        <w:div w:id="632946937">
          <w:marLeft w:val="640"/>
          <w:marRight w:val="0"/>
          <w:marTop w:val="0"/>
          <w:marBottom w:val="0"/>
          <w:divBdr>
            <w:top w:val="none" w:sz="0" w:space="0" w:color="auto"/>
            <w:left w:val="none" w:sz="0" w:space="0" w:color="auto"/>
            <w:bottom w:val="none" w:sz="0" w:space="0" w:color="auto"/>
            <w:right w:val="none" w:sz="0" w:space="0" w:color="auto"/>
          </w:divBdr>
        </w:div>
        <w:div w:id="1642416895">
          <w:marLeft w:val="640"/>
          <w:marRight w:val="0"/>
          <w:marTop w:val="0"/>
          <w:marBottom w:val="0"/>
          <w:divBdr>
            <w:top w:val="none" w:sz="0" w:space="0" w:color="auto"/>
            <w:left w:val="none" w:sz="0" w:space="0" w:color="auto"/>
            <w:bottom w:val="none" w:sz="0" w:space="0" w:color="auto"/>
            <w:right w:val="none" w:sz="0" w:space="0" w:color="auto"/>
          </w:divBdr>
        </w:div>
        <w:div w:id="879172490">
          <w:marLeft w:val="640"/>
          <w:marRight w:val="0"/>
          <w:marTop w:val="0"/>
          <w:marBottom w:val="0"/>
          <w:divBdr>
            <w:top w:val="none" w:sz="0" w:space="0" w:color="auto"/>
            <w:left w:val="none" w:sz="0" w:space="0" w:color="auto"/>
            <w:bottom w:val="none" w:sz="0" w:space="0" w:color="auto"/>
            <w:right w:val="none" w:sz="0" w:space="0" w:color="auto"/>
          </w:divBdr>
        </w:div>
        <w:div w:id="150221057">
          <w:marLeft w:val="640"/>
          <w:marRight w:val="0"/>
          <w:marTop w:val="0"/>
          <w:marBottom w:val="0"/>
          <w:divBdr>
            <w:top w:val="none" w:sz="0" w:space="0" w:color="auto"/>
            <w:left w:val="none" w:sz="0" w:space="0" w:color="auto"/>
            <w:bottom w:val="none" w:sz="0" w:space="0" w:color="auto"/>
            <w:right w:val="none" w:sz="0" w:space="0" w:color="auto"/>
          </w:divBdr>
        </w:div>
        <w:div w:id="2115663256">
          <w:marLeft w:val="640"/>
          <w:marRight w:val="0"/>
          <w:marTop w:val="0"/>
          <w:marBottom w:val="0"/>
          <w:divBdr>
            <w:top w:val="none" w:sz="0" w:space="0" w:color="auto"/>
            <w:left w:val="none" w:sz="0" w:space="0" w:color="auto"/>
            <w:bottom w:val="none" w:sz="0" w:space="0" w:color="auto"/>
            <w:right w:val="none" w:sz="0" w:space="0" w:color="auto"/>
          </w:divBdr>
        </w:div>
        <w:div w:id="2067800792">
          <w:marLeft w:val="640"/>
          <w:marRight w:val="0"/>
          <w:marTop w:val="0"/>
          <w:marBottom w:val="0"/>
          <w:divBdr>
            <w:top w:val="none" w:sz="0" w:space="0" w:color="auto"/>
            <w:left w:val="none" w:sz="0" w:space="0" w:color="auto"/>
            <w:bottom w:val="none" w:sz="0" w:space="0" w:color="auto"/>
            <w:right w:val="none" w:sz="0" w:space="0" w:color="auto"/>
          </w:divBdr>
        </w:div>
        <w:div w:id="1259022115">
          <w:marLeft w:val="640"/>
          <w:marRight w:val="0"/>
          <w:marTop w:val="0"/>
          <w:marBottom w:val="0"/>
          <w:divBdr>
            <w:top w:val="none" w:sz="0" w:space="0" w:color="auto"/>
            <w:left w:val="none" w:sz="0" w:space="0" w:color="auto"/>
            <w:bottom w:val="none" w:sz="0" w:space="0" w:color="auto"/>
            <w:right w:val="none" w:sz="0" w:space="0" w:color="auto"/>
          </w:divBdr>
        </w:div>
        <w:div w:id="249854090">
          <w:marLeft w:val="640"/>
          <w:marRight w:val="0"/>
          <w:marTop w:val="0"/>
          <w:marBottom w:val="0"/>
          <w:divBdr>
            <w:top w:val="none" w:sz="0" w:space="0" w:color="auto"/>
            <w:left w:val="none" w:sz="0" w:space="0" w:color="auto"/>
            <w:bottom w:val="none" w:sz="0" w:space="0" w:color="auto"/>
            <w:right w:val="none" w:sz="0" w:space="0" w:color="auto"/>
          </w:divBdr>
        </w:div>
        <w:div w:id="1819371225">
          <w:marLeft w:val="640"/>
          <w:marRight w:val="0"/>
          <w:marTop w:val="0"/>
          <w:marBottom w:val="0"/>
          <w:divBdr>
            <w:top w:val="none" w:sz="0" w:space="0" w:color="auto"/>
            <w:left w:val="none" w:sz="0" w:space="0" w:color="auto"/>
            <w:bottom w:val="none" w:sz="0" w:space="0" w:color="auto"/>
            <w:right w:val="none" w:sz="0" w:space="0" w:color="auto"/>
          </w:divBdr>
        </w:div>
        <w:div w:id="976569906">
          <w:marLeft w:val="640"/>
          <w:marRight w:val="0"/>
          <w:marTop w:val="0"/>
          <w:marBottom w:val="0"/>
          <w:divBdr>
            <w:top w:val="none" w:sz="0" w:space="0" w:color="auto"/>
            <w:left w:val="none" w:sz="0" w:space="0" w:color="auto"/>
            <w:bottom w:val="none" w:sz="0" w:space="0" w:color="auto"/>
            <w:right w:val="none" w:sz="0" w:space="0" w:color="auto"/>
          </w:divBdr>
        </w:div>
        <w:div w:id="2141680456">
          <w:marLeft w:val="640"/>
          <w:marRight w:val="0"/>
          <w:marTop w:val="0"/>
          <w:marBottom w:val="0"/>
          <w:divBdr>
            <w:top w:val="none" w:sz="0" w:space="0" w:color="auto"/>
            <w:left w:val="none" w:sz="0" w:space="0" w:color="auto"/>
            <w:bottom w:val="none" w:sz="0" w:space="0" w:color="auto"/>
            <w:right w:val="none" w:sz="0" w:space="0" w:color="auto"/>
          </w:divBdr>
        </w:div>
        <w:div w:id="931399877">
          <w:marLeft w:val="640"/>
          <w:marRight w:val="0"/>
          <w:marTop w:val="0"/>
          <w:marBottom w:val="0"/>
          <w:divBdr>
            <w:top w:val="none" w:sz="0" w:space="0" w:color="auto"/>
            <w:left w:val="none" w:sz="0" w:space="0" w:color="auto"/>
            <w:bottom w:val="none" w:sz="0" w:space="0" w:color="auto"/>
            <w:right w:val="none" w:sz="0" w:space="0" w:color="auto"/>
          </w:divBdr>
        </w:div>
        <w:div w:id="101196688">
          <w:marLeft w:val="640"/>
          <w:marRight w:val="0"/>
          <w:marTop w:val="0"/>
          <w:marBottom w:val="0"/>
          <w:divBdr>
            <w:top w:val="none" w:sz="0" w:space="0" w:color="auto"/>
            <w:left w:val="none" w:sz="0" w:space="0" w:color="auto"/>
            <w:bottom w:val="none" w:sz="0" w:space="0" w:color="auto"/>
            <w:right w:val="none" w:sz="0" w:space="0" w:color="auto"/>
          </w:divBdr>
        </w:div>
        <w:div w:id="1437359923">
          <w:marLeft w:val="640"/>
          <w:marRight w:val="0"/>
          <w:marTop w:val="0"/>
          <w:marBottom w:val="0"/>
          <w:divBdr>
            <w:top w:val="none" w:sz="0" w:space="0" w:color="auto"/>
            <w:left w:val="none" w:sz="0" w:space="0" w:color="auto"/>
            <w:bottom w:val="none" w:sz="0" w:space="0" w:color="auto"/>
            <w:right w:val="none" w:sz="0" w:space="0" w:color="auto"/>
          </w:divBdr>
        </w:div>
        <w:div w:id="1359047725">
          <w:marLeft w:val="640"/>
          <w:marRight w:val="0"/>
          <w:marTop w:val="0"/>
          <w:marBottom w:val="0"/>
          <w:divBdr>
            <w:top w:val="none" w:sz="0" w:space="0" w:color="auto"/>
            <w:left w:val="none" w:sz="0" w:space="0" w:color="auto"/>
            <w:bottom w:val="none" w:sz="0" w:space="0" w:color="auto"/>
            <w:right w:val="none" w:sz="0" w:space="0" w:color="auto"/>
          </w:divBdr>
        </w:div>
        <w:div w:id="589628697">
          <w:marLeft w:val="640"/>
          <w:marRight w:val="0"/>
          <w:marTop w:val="0"/>
          <w:marBottom w:val="0"/>
          <w:divBdr>
            <w:top w:val="none" w:sz="0" w:space="0" w:color="auto"/>
            <w:left w:val="none" w:sz="0" w:space="0" w:color="auto"/>
            <w:bottom w:val="none" w:sz="0" w:space="0" w:color="auto"/>
            <w:right w:val="none" w:sz="0" w:space="0" w:color="auto"/>
          </w:divBdr>
        </w:div>
        <w:div w:id="355884183">
          <w:marLeft w:val="640"/>
          <w:marRight w:val="0"/>
          <w:marTop w:val="0"/>
          <w:marBottom w:val="0"/>
          <w:divBdr>
            <w:top w:val="none" w:sz="0" w:space="0" w:color="auto"/>
            <w:left w:val="none" w:sz="0" w:space="0" w:color="auto"/>
            <w:bottom w:val="none" w:sz="0" w:space="0" w:color="auto"/>
            <w:right w:val="none" w:sz="0" w:space="0" w:color="auto"/>
          </w:divBdr>
        </w:div>
        <w:div w:id="1069882175">
          <w:marLeft w:val="640"/>
          <w:marRight w:val="0"/>
          <w:marTop w:val="0"/>
          <w:marBottom w:val="0"/>
          <w:divBdr>
            <w:top w:val="none" w:sz="0" w:space="0" w:color="auto"/>
            <w:left w:val="none" w:sz="0" w:space="0" w:color="auto"/>
            <w:bottom w:val="none" w:sz="0" w:space="0" w:color="auto"/>
            <w:right w:val="none" w:sz="0" w:space="0" w:color="auto"/>
          </w:divBdr>
        </w:div>
        <w:div w:id="1087655860">
          <w:marLeft w:val="640"/>
          <w:marRight w:val="0"/>
          <w:marTop w:val="0"/>
          <w:marBottom w:val="0"/>
          <w:divBdr>
            <w:top w:val="none" w:sz="0" w:space="0" w:color="auto"/>
            <w:left w:val="none" w:sz="0" w:space="0" w:color="auto"/>
            <w:bottom w:val="none" w:sz="0" w:space="0" w:color="auto"/>
            <w:right w:val="none" w:sz="0" w:space="0" w:color="auto"/>
          </w:divBdr>
        </w:div>
        <w:div w:id="971666086">
          <w:marLeft w:val="640"/>
          <w:marRight w:val="0"/>
          <w:marTop w:val="0"/>
          <w:marBottom w:val="0"/>
          <w:divBdr>
            <w:top w:val="none" w:sz="0" w:space="0" w:color="auto"/>
            <w:left w:val="none" w:sz="0" w:space="0" w:color="auto"/>
            <w:bottom w:val="none" w:sz="0" w:space="0" w:color="auto"/>
            <w:right w:val="none" w:sz="0" w:space="0" w:color="auto"/>
          </w:divBdr>
        </w:div>
        <w:div w:id="1905216503">
          <w:marLeft w:val="640"/>
          <w:marRight w:val="0"/>
          <w:marTop w:val="0"/>
          <w:marBottom w:val="0"/>
          <w:divBdr>
            <w:top w:val="none" w:sz="0" w:space="0" w:color="auto"/>
            <w:left w:val="none" w:sz="0" w:space="0" w:color="auto"/>
            <w:bottom w:val="none" w:sz="0" w:space="0" w:color="auto"/>
            <w:right w:val="none" w:sz="0" w:space="0" w:color="auto"/>
          </w:divBdr>
        </w:div>
        <w:div w:id="1767116516">
          <w:marLeft w:val="640"/>
          <w:marRight w:val="0"/>
          <w:marTop w:val="0"/>
          <w:marBottom w:val="0"/>
          <w:divBdr>
            <w:top w:val="none" w:sz="0" w:space="0" w:color="auto"/>
            <w:left w:val="none" w:sz="0" w:space="0" w:color="auto"/>
            <w:bottom w:val="none" w:sz="0" w:space="0" w:color="auto"/>
            <w:right w:val="none" w:sz="0" w:space="0" w:color="auto"/>
          </w:divBdr>
        </w:div>
        <w:div w:id="1243224225">
          <w:marLeft w:val="640"/>
          <w:marRight w:val="0"/>
          <w:marTop w:val="0"/>
          <w:marBottom w:val="0"/>
          <w:divBdr>
            <w:top w:val="none" w:sz="0" w:space="0" w:color="auto"/>
            <w:left w:val="none" w:sz="0" w:space="0" w:color="auto"/>
            <w:bottom w:val="none" w:sz="0" w:space="0" w:color="auto"/>
            <w:right w:val="none" w:sz="0" w:space="0" w:color="auto"/>
          </w:divBdr>
        </w:div>
        <w:div w:id="1572890658">
          <w:marLeft w:val="640"/>
          <w:marRight w:val="0"/>
          <w:marTop w:val="0"/>
          <w:marBottom w:val="0"/>
          <w:divBdr>
            <w:top w:val="none" w:sz="0" w:space="0" w:color="auto"/>
            <w:left w:val="none" w:sz="0" w:space="0" w:color="auto"/>
            <w:bottom w:val="none" w:sz="0" w:space="0" w:color="auto"/>
            <w:right w:val="none" w:sz="0" w:space="0" w:color="auto"/>
          </w:divBdr>
        </w:div>
        <w:div w:id="186916526">
          <w:marLeft w:val="640"/>
          <w:marRight w:val="0"/>
          <w:marTop w:val="0"/>
          <w:marBottom w:val="0"/>
          <w:divBdr>
            <w:top w:val="none" w:sz="0" w:space="0" w:color="auto"/>
            <w:left w:val="none" w:sz="0" w:space="0" w:color="auto"/>
            <w:bottom w:val="none" w:sz="0" w:space="0" w:color="auto"/>
            <w:right w:val="none" w:sz="0" w:space="0" w:color="auto"/>
          </w:divBdr>
        </w:div>
        <w:div w:id="280915684">
          <w:marLeft w:val="640"/>
          <w:marRight w:val="0"/>
          <w:marTop w:val="0"/>
          <w:marBottom w:val="0"/>
          <w:divBdr>
            <w:top w:val="none" w:sz="0" w:space="0" w:color="auto"/>
            <w:left w:val="none" w:sz="0" w:space="0" w:color="auto"/>
            <w:bottom w:val="none" w:sz="0" w:space="0" w:color="auto"/>
            <w:right w:val="none" w:sz="0" w:space="0" w:color="auto"/>
          </w:divBdr>
        </w:div>
        <w:div w:id="1485929077">
          <w:marLeft w:val="640"/>
          <w:marRight w:val="0"/>
          <w:marTop w:val="0"/>
          <w:marBottom w:val="0"/>
          <w:divBdr>
            <w:top w:val="none" w:sz="0" w:space="0" w:color="auto"/>
            <w:left w:val="none" w:sz="0" w:space="0" w:color="auto"/>
            <w:bottom w:val="none" w:sz="0" w:space="0" w:color="auto"/>
            <w:right w:val="none" w:sz="0" w:space="0" w:color="auto"/>
          </w:divBdr>
        </w:div>
        <w:div w:id="2062945649">
          <w:marLeft w:val="640"/>
          <w:marRight w:val="0"/>
          <w:marTop w:val="0"/>
          <w:marBottom w:val="0"/>
          <w:divBdr>
            <w:top w:val="none" w:sz="0" w:space="0" w:color="auto"/>
            <w:left w:val="none" w:sz="0" w:space="0" w:color="auto"/>
            <w:bottom w:val="none" w:sz="0" w:space="0" w:color="auto"/>
            <w:right w:val="none" w:sz="0" w:space="0" w:color="auto"/>
          </w:divBdr>
        </w:div>
        <w:div w:id="607663349">
          <w:marLeft w:val="640"/>
          <w:marRight w:val="0"/>
          <w:marTop w:val="0"/>
          <w:marBottom w:val="0"/>
          <w:divBdr>
            <w:top w:val="none" w:sz="0" w:space="0" w:color="auto"/>
            <w:left w:val="none" w:sz="0" w:space="0" w:color="auto"/>
            <w:bottom w:val="none" w:sz="0" w:space="0" w:color="auto"/>
            <w:right w:val="none" w:sz="0" w:space="0" w:color="auto"/>
          </w:divBdr>
        </w:div>
        <w:div w:id="792211671">
          <w:marLeft w:val="640"/>
          <w:marRight w:val="0"/>
          <w:marTop w:val="0"/>
          <w:marBottom w:val="0"/>
          <w:divBdr>
            <w:top w:val="none" w:sz="0" w:space="0" w:color="auto"/>
            <w:left w:val="none" w:sz="0" w:space="0" w:color="auto"/>
            <w:bottom w:val="none" w:sz="0" w:space="0" w:color="auto"/>
            <w:right w:val="none" w:sz="0" w:space="0" w:color="auto"/>
          </w:divBdr>
        </w:div>
        <w:div w:id="795216156">
          <w:marLeft w:val="640"/>
          <w:marRight w:val="0"/>
          <w:marTop w:val="0"/>
          <w:marBottom w:val="0"/>
          <w:divBdr>
            <w:top w:val="none" w:sz="0" w:space="0" w:color="auto"/>
            <w:left w:val="none" w:sz="0" w:space="0" w:color="auto"/>
            <w:bottom w:val="none" w:sz="0" w:space="0" w:color="auto"/>
            <w:right w:val="none" w:sz="0" w:space="0" w:color="auto"/>
          </w:divBdr>
        </w:div>
        <w:div w:id="2058777531">
          <w:marLeft w:val="640"/>
          <w:marRight w:val="0"/>
          <w:marTop w:val="0"/>
          <w:marBottom w:val="0"/>
          <w:divBdr>
            <w:top w:val="none" w:sz="0" w:space="0" w:color="auto"/>
            <w:left w:val="none" w:sz="0" w:space="0" w:color="auto"/>
            <w:bottom w:val="none" w:sz="0" w:space="0" w:color="auto"/>
            <w:right w:val="none" w:sz="0" w:space="0" w:color="auto"/>
          </w:divBdr>
        </w:div>
      </w:divsChild>
    </w:div>
    <w:div w:id="65763001">
      <w:bodyDiv w:val="1"/>
      <w:marLeft w:val="0"/>
      <w:marRight w:val="0"/>
      <w:marTop w:val="0"/>
      <w:marBottom w:val="0"/>
      <w:divBdr>
        <w:top w:val="none" w:sz="0" w:space="0" w:color="auto"/>
        <w:left w:val="none" w:sz="0" w:space="0" w:color="auto"/>
        <w:bottom w:val="none" w:sz="0" w:space="0" w:color="auto"/>
        <w:right w:val="none" w:sz="0" w:space="0" w:color="auto"/>
      </w:divBdr>
      <w:divsChild>
        <w:div w:id="874587565">
          <w:marLeft w:val="640"/>
          <w:marRight w:val="0"/>
          <w:marTop w:val="0"/>
          <w:marBottom w:val="0"/>
          <w:divBdr>
            <w:top w:val="none" w:sz="0" w:space="0" w:color="auto"/>
            <w:left w:val="none" w:sz="0" w:space="0" w:color="auto"/>
            <w:bottom w:val="none" w:sz="0" w:space="0" w:color="auto"/>
            <w:right w:val="none" w:sz="0" w:space="0" w:color="auto"/>
          </w:divBdr>
        </w:div>
        <w:div w:id="1808814666">
          <w:marLeft w:val="640"/>
          <w:marRight w:val="0"/>
          <w:marTop w:val="0"/>
          <w:marBottom w:val="0"/>
          <w:divBdr>
            <w:top w:val="none" w:sz="0" w:space="0" w:color="auto"/>
            <w:left w:val="none" w:sz="0" w:space="0" w:color="auto"/>
            <w:bottom w:val="none" w:sz="0" w:space="0" w:color="auto"/>
            <w:right w:val="none" w:sz="0" w:space="0" w:color="auto"/>
          </w:divBdr>
        </w:div>
        <w:div w:id="2119181074">
          <w:marLeft w:val="640"/>
          <w:marRight w:val="0"/>
          <w:marTop w:val="0"/>
          <w:marBottom w:val="0"/>
          <w:divBdr>
            <w:top w:val="none" w:sz="0" w:space="0" w:color="auto"/>
            <w:left w:val="none" w:sz="0" w:space="0" w:color="auto"/>
            <w:bottom w:val="none" w:sz="0" w:space="0" w:color="auto"/>
            <w:right w:val="none" w:sz="0" w:space="0" w:color="auto"/>
          </w:divBdr>
        </w:div>
        <w:div w:id="1825004483">
          <w:marLeft w:val="640"/>
          <w:marRight w:val="0"/>
          <w:marTop w:val="0"/>
          <w:marBottom w:val="0"/>
          <w:divBdr>
            <w:top w:val="none" w:sz="0" w:space="0" w:color="auto"/>
            <w:left w:val="none" w:sz="0" w:space="0" w:color="auto"/>
            <w:bottom w:val="none" w:sz="0" w:space="0" w:color="auto"/>
            <w:right w:val="none" w:sz="0" w:space="0" w:color="auto"/>
          </w:divBdr>
        </w:div>
        <w:div w:id="1988510904">
          <w:marLeft w:val="640"/>
          <w:marRight w:val="0"/>
          <w:marTop w:val="0"/>
          <w:marBottom w:val="0"/>
          <w:divBdr>
            <w:top w:val="none" w:sz="0" w:space="0" w:color="auto"/>
            <w:left w:val="none" w:sz="0" w:space="0" w:color="auto"/>
            <w:bottom w:val="none" w:sz="0" w:space="0" w:color="auto"/>
            <w:right w:val="none" w:sz="0" w:space="0" w:color="auto"/>
          </w:divBdr>
        </w:div>
        <w:div w:id="1826697632">
          <w:marLeft w:val="640"/>
          <w:marRight w:val="0"/>
          <w:marTop w:val="0"/>
          <w:marBottom w:val="0"/>
          <w:divBdr>
            <w:top w:val="none" w:sz="0" w:space="0" w:color="auto"/>
            <w:left w:val="none" w:sz="0" w:space="0" w:color="auto"/>
            <w:bottom w:val="none" w:sz="0" w:space="0" w:color="auto"/>
            <w:right w:val="none" w:sz="0" w:space="0" w:color="auto"/>
          </w:divBdr>
        </w:div>
        <w:div w:id="1677149447">
          <w:marLeft w:val="640"/>
          <w:marRight w:val="0"/>
          <w:marTop w:val="0"/>
          <w:marBottom w:val="0"/>
          <w:divBdr>
            <w:top w:val="none" w:sz="0" w:space="0" w:color="auto"/>
            <w:left w:val="none" w:sz="0" w:space="0" w:color="auto"/>
            <w:bottom w:val="none" w:sz="0" w:space="0" w:color="auto"/>
            <w:right w:val="none" w:sz="0" w:space="0" w:color="auto"/>
          </w:divBdr>
        </w:div>
        <w:div w:id="937450360">
          <w:marLeft w:val="640"/>
          <w:marRight w:val="0"/>
          <w:marTop w:val="0"/>
          <w:marBottom w:val="0"/>
          <w:divBdr>
            <w:top w:val="none" w:sz="0" w:space="0" w:color="auto"/>
            <w:left w:val="none" w:sz="0" w:space="0" w:color="auto"/>
            <w:bottom w:val="none" w:sz="0" w:space="0" w:color="auto"/>
            <w:right w:val="none" w:sz="0" w:space="0" w:color="auto"/>
          </w:divBdr>
        </w:div>
        <w:div w:id="1020618228">
          <w:marLeft w:val="640"/>
          <w:marRight w:val="0"/>
          <w:marTop w:val="0"/>
          <w:marBottom w:val="0"/>
          <w:divBdr>
            <w:top w:val="none" w:sz="0" w:space="0" w:color="auto"/>
            <w:left w:val="none" w:sz="0" w:space="0" w:color="auto"/>
            <w:bottom w:val="none" w:sz="0" w:space="0" w:color="auto"/>
            <w:right w:val="none" w:sz="0" w:space="0" w:color="auto"/>
          </w:divBdr>
        </w:div>
        <w:div w:id="2022462140">
          <w:marLeft w:val="640"/>
          <w:marRight w:val="0"/>
          <w:marTop w:val="0"/>
          <w:marBottom w:val="0"/>
          <w:divBdr>
            <w:top w:val="none" w:sz="0" w:space="0" w:color="auto"/>
            <w:left w:val="none" w:sz="0" w:space="0" w:color="auto"/>
            <w:bottom w:val="none" w:sz="0" w:space="0" w:color="auto"/>
            <w:right w:val="none" w:sz="0" w:space="0" w:color="auto"/>
          </w:divBdr>
        </w:div>
        <w:div w:id="376971300">
          <w:marLeft w:val="640"/>
          <w:marRight w:val="0"/>
          <w:marTop w:val="0"/>
          <w:marBottom w:val="0"/>
          <w:divBdr>
            <w:top w:val="none" w:sz="0" w:space="0" w:color="auto"/>
            <w:left w:val="none" w:sz="0" w:space="0" w:color="auto"/>
            <w:bottom w:val="none" w:sz="0" w:space="0" w:color="auto"/>
            <w:right w:val="none" w:sz="0" w:space="0" w:color="auto"/>
          </w:divBdr>
        </w:div>
        <w:div w:id="98724197">
          <w:marLeft w:val="640"/>
          <w:marRight w:val="0"/>
          <w:marTop w:val="0"/>
          <w:marBottom w:val="0"/>
          <w:divBdr>
            <w:top w:val="none" w:sz="0" w:space="0" w:color="auto"/>
            <w:left w:val="none" w:sz="0" w:space="0" w:color="auto"/>
            <w:bottom w:val="none" w:sz="0" w:space="0" w:color="auto"/>
            <w:right w:val="none" w:sz="0" w:space="0" w:color="auto"/>
          </w:divBdr>
        </w:div>
        <w:div w:id="1604923246">
          <w:marLeft w:val="640"/>
          <w:marRight w:val="0"/>
          <w:marTop w:val="0"/>
          <w:marBottom w:val="0"/>
          <w:divBdr>
            <w:top w:val="none" w:sz="0" w:space="0" w:color="auto"/>
            <w:left w:val="none" w:sz="0" w:space="0" w:color="auto"/>
            <w:bottom w:val="none" w:sz="0" w:space="0" w:color="auto"/>
            <w:right w:val="none" w:sz="0" w:space="0" w:color="auto"/>
          </w:divBdr>
        </w:div>
        <w:div w:id="791359356">
          <w:marLeft w:val="640"/>
          <w:marRight w:val="0"/>
          <w:marTop w:val="0"/>
          <w:marBottom w:val="0"/>
          <w:divBdr>
            <w:top w:val="none" w:sz="0" w:space="0" w:color="auto"/>
            <w:left w:val="none" w:sz="0" w:space="0" w:color="auto"/>
            <w:bottom w:val="none" w:sz="0" w:space="0" w:color="auto"/>
            <w:right w:val="none" w:sz="0" w:space="0" w:color="auto"/>
          </w:divBdr>
        </w:div>
        <w:div w:id="1021202361">
          <w:marLeft w:val="640"/>
          <w:marRight w:val="0"/>
          <w:marTop w:val="0"/>
          <w:marBottom w:val="0"/>
          <w:divBdr>
            <w:top w:val="none" w:sz="0" w:space="0" w:color="auto"/>
            <w:left w:val="none" w:sz="0" w:space="0" w:color="auto"/>
            <w:bottom w:val="none" w:sz="0" w:space="0" w:color="auto"/>
            <w:right w:val="none" w:sz="0" w:space="0" w:color="auto"/>
          </w:divBdr>
        </w:div>
        <w:div w:id="92627341">
          <w:marLeft w:val="640"/>
          <w:marRight w:val="0"/>
          <w:marTop w:val="0"/>
          <w:marBottom w:val="0"/>
          <w:divBdr>
            <w:top w:val="none" w:sz="0" w:space="0" w:color="auto"/>
            <w:left w:val="none" w:sz="0" w:space="0" w:color="auto"/>
            <w:bottom w:val="none" w:sz="0" w:space="0" w:color="auto"/>
            <w:right w:val="none" w:sz="0" w:space="0" w:color="auto"/>
          </w:divBdr>
        </w:div>
        <w:div w:id="2103797718">
          <w:marLeft w:val="640"/>
          <w:marRight w:val="0"/>
          <w:marTop w:val="0"/>
          <w:marBottom w:val="0"/>
          <w:divBdr>
            <w:top w:val="none" w:sz="0" w:space="0" w:color="auto"/>
            <w:left w:val="none" w:sz="0" w:space="0" w:color="auto"/>
            <w:bottom w:val="none" w:sz="0" w:space="0" w:color="auto"/>
            <w:right w:val="none" w:sz="0" w:space="0" w:color="auto"/>
          </w:divBdr>
        </w:div>
        <w:div w:id="565989390">
          <w:marLeft w:val="640"/>
          <w:marRight w:val="0"/>
          <w:marTop w:val="0"/>
          <w:marBottom w:val="0"/>
          <w:divBdr>
            <w:top w:val="none" w:sz="0" w:space="0" w:color="auto"/>
            <w:left w:val="none" w:sz="0" w:space="0" w:color="auto"/>
            <w:bottom w:val="none" w:sz="0" w:space="0" w:color="auto"/>
            <w:right w:val="none" w:sz="0" w:space="0" w:color="auto"/>
          </w:divBdr>
        </w:div>
        <w:div w:id="1418592551">
          <w:marLeft w:val="640"/>
          <w:marRight w:val="0"/>
          <w:marTop w:val="0"/>
          <w:marBottom w:val="0"/>
          <w:divBdr>
            <w:top w:val="none" w:sz="0" w:space="0" w:color="auto"/>
            <w:left w:val="none" w:sz="0" w:space="0" w:color="auto"/>
            <w:bottom w:val="none" w:sz="0" w:space="0" w:color="auto"/>
            <w:right w:val="none" w:sz="0" w:space="0" w:color="auto"/>
          </w:divBdr>
        </w:div>
        <w:div w:id="1224564013">
          <w:marLeft w:val="640"/>
          <w:marRight w:val="0"/>
          <w:marTop w:val="0"/>
          <w:marBottom w:val="0"/>
          <w:divBdr>
            <w:top w:val="none" w:sz="0" w:space="0" w:color="auto"/>
            <w:left w:val="none" w:sz="0" w:space="0" w:color="auto"/>
            <w:bottom w:val="none" w:sz="0" w:space="0" w:color="auto"/>
            <w:right w:val="none" w:sz="0" w:space="0" w:color="auto"/>
          </w:divBdr>
        </w:div>
        <w:div w:id="423301248">
          <w:marLeft w:val="640"/>
          <w:marRight w:val="0"/>
          <w:marTop w:val="0"/>
          <w:marBottom w:val="0"/>
          <w:divBdr>
            <w:top w:val="none" w:sz="0" w:space="0" w:color="auto"/>
            <w:left w:val="none" w:sz="0" w:space="0" w:color="auto"/>
            <w:bottom w:val="none" w:sz="0" w:space="0" w:color="auto"/>
            <w:right w:val="none" w:sz="0" w:space="0" w:color="auto"/>
          </w:divBdr>
        </w:div>
        <w:div w:id="2089111976">
          <w:marLeft w:val="640"/>
          <w:marRight w:val="0"/>
          <w:marTop w:val="0"/>
          <w:marBottom w:val="0"/>
          <w:divBdr>
            <w:top w:val="none" w:sz="0" w:space="0" w:color="auto"/>
            <w:left w:val="none" w:sz="0" w:space="0" w:color="auto"/>
            <w:bottom w:val="none" w:sz="0" w:space="0" w:color="auto"/>
            <w:right w:val="none" w:sz="0" w:space="0" w:color="auto"/>
          </w:divBdr>
        </w:div>
        <w:div w:id="1130320725">
          <w:marLeft w:val="640"/>
          <w:marRight w:val="0"/>
          <w:marTop w:val="0"/>
          <w:marBottom w:val="0"/>
          <w:divBdr>
            <w:top w:val="none" w:sz="0" w:space="0" w:color="auto"/>
            <w:left w:val="none" w:sz="0" w:space="0" w:color="auto"/>
            <w:bottom w:val="none" w:sz="0" w:space="0" w:color="auto"/>
            <w:right w:val="none" w:sz="0" w:space="0" w:color="auto"/>
          </w:divBdr>
        </w:div>
        <w:div w:id="1979991576">
          <w:marLeft w:val="640"/>
          <w:marRight w:val="0"/>
          <w:marTop w:val="0"/>
          <w:marBottom w:val="0"/>
          <w:divBdr>
            <w:top w:val="none" w:sz="0" w:space="0" w:color="auto"/>
            <w:left w:val="none" w:sz="0" w:space="0" w:color="auto"/>
            <w:bottom w:val="none" w:sz="0" w:space="0" w:color="auto"/>
            <w:right w:val="none" w:sz="0" w:space="0" w:color="auto"/>
          </w:divBdr>
        </w:div>
        <w:div w:id="735858992">
          <w:marLeft w:val="640"/>
          <w:marRight w:val="0"/>
          <w:marTop w:val="0"/>
          <w:marBottom w:val="0"/>
          <w:divBdr>
            <w:top w:val="none" w:sz="0" w:space="0" w:color="auto"/>
            <w:left w:val="none" w:sz="0" w:space="0" w:color="auto"/>
            <w:bottom w:val="none" w:sz="0" w:space="0" w:color="auto"/>
            <w:right w:val="none" w:sz="0" w:space="0" w:color="auto"/>
          </w:divBdr>
        </w:div>
        <w:div w:id="940377932">
          <w:marLeft w:val="640"/>
          <w:marRight w:val="0"/>
          <w:marTop w:val="0"/>
          <w:marBottom w:val="0"/>
          <w:divBdr>
            <w:top w:val="none" w:sz="0" w:space="0" w:color="auto"/>
            <w:left w:val="none" w:sz="0" w:space="0" w:color="auto"/>
            <w:bottom w:val="none" w:sz="0" w:space="0" w:color="auto"/>
            <w:right w:val="none" w:sz="0" w:space="0" w:color="auto"/>
          </w:divBdr>
        </w:div>
        <w:div w:id="175537552">
          <w:marLeft w:val="640"/>
          <w:marRight w:val="0"/>
          <w:marTop w:val="0"/>
          <w:marBottom w:val="0"/>
          <w:divBdr>
            <w:top w:val="none" w:sz="0" w:space="0" w:color="auto"/>
            <w:left w:val="none" w:sz="0" w:space="0" w:color="auto"/>
            <w:bottom w:val="none" w:sz="0" w:space="0" w:color="auto"/>
            <w:right w:val="none" w:sz="0" w:space="0" w:color="auto"/>
          </w:divBdr>
        </w:div>
        <w:div w:id="724061825">
          <w:marLeft w:val="640"/>
          <w:marRight w:val="0"/>
          <w:marTop w:val="0"/>
          <w:marBottom w:val="0"/>
          <w:divBdr>
            <w:top w:val="none" w:sz="0" w:space="0" w:color="auto"/>
            <w:left w:val="none" w:sz="0" w:space="0" w:color="auto"/>
            <w:bottom w:val="none" w:sz="0" w:space="0" w:color="auto"/>
            <w:right w:val="none" w:sz="0" w:space="0" w:color="auto"/>
          </w:divBdr>
        </w:div>
        <w:div w:id="1245915445">
          <w:marLeft w:val="640"/>
          <w:marRight w:val="0"/>
          <w:marTop w:val="0"/>
          <w:marBottom w:val="0"/>
          <w:divBdr>
            <w:top w:val="none" w:sz="0" w:space="0" w:color="auto"/>
            <w:left w:val="none" w:sz="0" w:space="0" w:color="auto"/>
            <w:bottom w:val="none" w:sz="0" w:space="0" w:color="auto"/>
            <w:right w:val="none" w:sz="0" w:space="0" w:color="auto"/>
          </w:divBdr>
        </w:div>
        <w:div w:id="1536426979">
          <w:marLeft w:val="640"/>
          <w:marRight w:val="0"/>
          <w:marTop w:val="0"/>
          <w:marBottom w:val="0"/>
          <w:divBdr>
            <w:top w:val="none" w:sz="0" w:space="0" w:color="auto"/>
            <w:left w:val="none" w:sz="0" w:space="0" w:color="auto"/>
            <w:bottom w:val="none" w:sz="0" w:space="0" w:color="auto"/>
            <w:right w:val="none" w:sz="0" w:space="0" w:color="auto"/>
          </w:divBdr>
        </w:div>
        <w:div w:id="747963231">
          <w:marLeft w:val="640"/>
          <w:marRight w:val="0"/>
          <w:marTop w:val="0"/>
          <w:marBottom w:val="0"/>
          <w:divBdr>
            <w:top w:val="none" w:sz="0" w:space="0" w:color="auto"/>
            <w:left w:val="none" w:sz="0" w:space="0" w:color="auto"/>
            <w:bottom w:val="none" w:sz="0" w:space="0" w:color="auto"/>
            <w:right w:val="none" w:sz="0" w:space="0" w:color="auto"/>
          </w:divBdr>
        </w:div>
        <w:div w:id="1601062969">
          <w:marLeft w:val="640"/>
          <w:marRight w:val="0"/>
          <w:marTop w:val="0"/>
          <w:marBottom w:val="0"/>
          <w:divBdr>
            <w:top w:val="none" w:sz="0" w:space="0" w:color="auto"/>
            <w:left w:val="none" w:sz="0" w:space="0" w:color="auto"/>
            <w:bottom w:val="none" w:sz="0" w:space="0" w:color="auto"/>
            <w:right w:val="none" w:sz="0" w:space="0" w:color="auto"/>
          </w:divBdr>
        </w:div>
        <w:div w:id="1088699453">
          <w:marLeft w:val="640"/>
          <w:marRight w:val="0"/>
          <w:marTop w:val="0"/>
          <w:marBottom w:val="0"/>
          <w:divBdr>
            <w:top w:val="none" w:sz="0" w:space="0" w:color="auto"/>
            <w:left w:val="none" w:sz="0" w:space="0" w:color="auto"/>
            <w:bottom w:val="none" w:sz="0" w:space="0" w:color="auto"/>
            <w:right w:val="none" w:sz="0" w:space="0" w:color="auto"/>
          </w:divBdr>
        </w:div>
        <w:div w:id="169293711">
          <w:marLeft w:val="640"/>
          <w:marRight w:val="0"/>
          <w:marTop w:val="0"/>
          <w:marBottom w:val="0"/>
          <w:divBdr>
            <w:top w:val="none" w:sz="0" w:space="0" w:color="auto"/>
            <w:left w:val="none" w:sz="0" w:space="0" w:color="auto"/>
            <w:bottom w:val="none" w:sz="0" w:space="0" w:color="auto"/>
            <w:right w:val="none" w:sz="0" w:space="0" w:color="auto"/>
          </w:divBdr>
        </w:div>
        <w:div w:id="2041928915">
          <w:marLeft w:val="640"/>
          <w:marRight w:val="0"/>
          <w:marTop w:val="0"/>
          <w:marBottom w:val="0"/>
          <w:divBdr>
            <w:top w:val="none" w:sz="0" w:space="0" w:color="auto"/>
            <w:left w:val="none" w:sz="0" w:space="0" w:color="auto"/>
            <w:bottom w:val="none" w:sz="0" w:space="0" w:color="auto"/>
            <w:right w:val="none" w:sz="0" w:space="0" w:color="auto"/>
          </w:divBdr>
        </w:div>
        <w:div w:id="928581665">
          <w:marLeft w:val="640"/>
          <w:marRight w:val="0"/>
          <w:marTop w:val="0"/>
          <w:marBottom w:val="0"/>
          <w:divBdr>
            <w:top w:val="none" w:sz="0" w:space="0" w:color="auto"/>
            <w:left w:val="none" w:sz="0" w:space="0" w:color="auto"/>
            <w:bottom w:val="none" w:sz="0" w:space="0" w:color="auto"/>
            <w:right w:val="none" w:sz="0" w:space="0" w:color="auto"/>
          </w:divBdr>
        </w:div>
        <w:div w:id="1669937092">
          <w:marLeft w:val="640"/>
          <w:marRight w:val="0"/>
          <w:marTop w:val="0"/>
          <w:marBottom w:val="0"/>
          <w:divBdr>
            <w:top w:val="none" w:sz="0" w:space="0" w:color="auto"/>
            <w:left w:val="none" w:sz="0" w:space="0" w:color="auto"/>
            <w:bottom w:val="none" w:sz="0" w:space="0" w:color="auto"/>
            <w:right w:val="none" w:sz="0" w:space="0" w:color="auto"/>
          </w:divBdr>
        </w:div>
        <w:div w:id="1774475708">
          <w:marLeft w:val="640"/>
          <w:marRight w:val="0"/>
          <w:marTop w:val="0"/>
          <w:marBottom w:val="0"/>
          <w:divBdr>
            <w:top w:val="none" w:sz="0" w:space="0" w:color="auto"/>
            <w:left w:val="none" w:sz="0" w:space="0" w:color="auto"/>
            <w:bottom w:val="none" w:sz="0" w:space="0" w:color="auto"/>
            <w:right w:val="none" w:sz="0" w:space="0" w:color="auto"/>
          </w:divBdr>
        </w:div>
        <w:div w:id="561797242">
          <w:marLeft w:val="640"/>
          <w:marRight w:val="0"/>
          <w:marTop w:val="0"/>
          <w:marBottom w:val="0"/>
          <w:divBdr>
            <w:top w:val="none" w:sz="0" w:space="0" w:color="auto"/>
            <w:left w:val="none" w:sz="0" w:space="0" w:color="auto"/>
            <w:bottom w:val="none" w:sz="0" w:space="0" w:color="auto"/>
            <w:right w:val="none" w:sz="0" w:space="0" w:color="auto"/>
          </w:divBdr>
        </w:div>
        <w:div w:id="1357465296">
          <w:marLeft w:val="640"/>
          <w:marRight w:val="0"/>
          <w:marTop w:val="0"/>
          <w:marBottom w:val="0"/>
          <w:divBdr>
            <w:top w:val="none" w:sz="0" w:space="0" w:color="auto"/>
            <w:left w:val="none" w:sz="0" w:space="0" w:color="auto"/>
            <w:bottom w:val="none" w:sz="0" w:space="0" w:color="auto"/>
            <w:right w:val="none" w:sz="0" w:space="0" w:color="auto"/>
          </w:divBdr>
        </w:div>
        <w:div w:id="958951396">
          <w:marLeft w:val="640"/>
          <w:marRight w:val="0"/>
          <w:marTop w:val="0"/>
          <w:marBottom w:val="0"/>
          <w:divBdr>
            <w:top w:val="none" w:sz="0" w:space="0" w:color="auto"/>
            <w:left w:val="none" w:sz="0" w:space="0" w:color="auto"/>
            <w:bottom w:val="none" w:sz="0" w:space="0" w:color="auto"/>
            <w:right w:val="none" w:sz="0" w:space="0" w:color="auto"/>
          </w:divBdr>
        </w:div>
        <w:div w:id="437798703">
          <w:marLeft w:val="640"/>
          <w:marRight w:val="0"/>
          <w:marTop w:val="0"/>
          <w:marBottom w:val="0"/>
          <w:divBdr>
            <w:top w:val="none" w:sz="0" w:space="0" w:color="auto"/>
            <w:left w:val="none" w:sz="0" w:space="0" w:color="auto"/>
            <w:bottom w:val="none" w:sz="0" w:space="0" w:color="auto"/>
            <w:right w:val="none" w:sz="0" w:space="0" w:color="auto"/>
          </w:divBdr>
        </w:div>
        <w:div w:id="2107188957">
          <w:marLeft w:val="640"/>
          <w:marRight w:val="0"/>
          <w:marTop w:val="0"/>
          <w:marBottom w:val="0"/>
          <w:divBdr>
            <w:top w:val="none" w:sz="0" w:space="0" w:color="auto"/>
            <w:left w:val="none" w:sz="0" w:space="0" w:color="auto"/>
            <w:bottom w:val="none" w:sz="0" w:space="0" w:color="auto"/>
            <w:right w:val="none" w:sz="0" w:space="0" w:color="auto"/>
          </w:divBdr>
        </w:div>
        <w:div w:id="277488925">
          <w:marLeft w:val="640"/>
          <w:marRight w:val="0"/>
          <w:marTop w:val="0"/>
          <w:marBottom w:val="0"/>
          <w:divBdr>
            <w:top w:val="none" w:sz="0" w:space="0" w:color="auto"/>
            <w:left w:val="none" w:sz="0" w:space="0" w:color="auto"/>
            <w:bottom w:val="none" w:sz="0" w:space="0" w:color="auto"/>
            <w:right w:val="none" w:sz="0" w:space="0" w:color="auto"/>
          </w:divBdr>
        </w:div>
        <w:div w:id="1289313563">
          <w:marLeft w:val="640"/>
          <w:marRight w:val="0"/>
          <w:marTop w:val="0"/>
          <w:marBottom w:val="0"/>
          <w:divBdr>
            <w:top w:val="none" w:sz="0" w:space="0" w:color="auto"/>
            <w:left w:val="none" w:sz="0" w:space="0" w:color="auto"/>
            <w:bottom w:val="none" w:sz="0" w:space="0" w:color="auto"/>
            <w:right w:val="none" w:sz="0" w:space="0" w:color="auto"/>
          </w:divBdr>
        </w:div>
        <w:div w:id="45642591">
          <w:marLeft w:val="640"/>
          <w:marRight w:val="0"/>
          <w:marTop w:val="0"/>
          <w:marBottom w:val="0"/>
          <w:divBdr>
            <w:top w:val="none" w:sz="0" w:space="0" w:color="auto"/>
            <w:left w:val="none" w:sz="0" w:space="0" w:color="auto"/>
            <w:bottom w:val="none" w:sz="0" w:space="0" w:color="auto"/>
            <w:right w:val="none" w:sz="0" w:space="0" w:color="auto"/>
          </w:divBdr>
        </w:div>
        <w:div w:id="667907418">
          <w:marLeft w:val="640"/>
          <w:marRight w:val="0"/>
          <w:marTop w:val="0"/>
          <w:marBottom w:val="0"/>
          <w:divBdr>
            <w:top w:val="none" w:sz="0" w:space="0" w:color="auto"/>
            <w:left w:val="none" w:sz="0" w:space="0" w:color="auto"/>
            <w:bottom w:val="none" w:sz="0" w:space="0" w:color="auto"/>
            <w:right w:val="none" w:sz="0" w:space="0" w:color="auto"/>
          </w:divBdr>
        </w:div>
        <w:div w:id="658189855">
          <w:marLeft w:val="640"/>
          <w:marRight w:val="0"/>
          <w:marTop w:val="0"/>
          <w:marBottom w:val="0"/>
          <w:divBdr>
            <w:top w:val="none" w:sz="0" w:space="0" w:color="auto"/>
            <w:left w:val="none" w:sz="0" w:space="0" w:color="auto"/>
            <w:bottom w:val="none" w:sz="0" w:space="0" w:color="auto"/>
            <w:right w:val="none" w:sz="0" w:space="0" w:color="auto"/>
          </w:divBdr>
        </w:div>
        <w:div w:id="1823229220">
          <w:marLeft w:val="640"/>
          <w:marRight w:val="0"/>
          <w:marTop w:val="0"/>
          <w:marBottom w:val="0"/>
          <w:divBdr>
            <w:top w:val="none" w:sz="0" w:space="0" w:color="auto"/>
            <w:left w:val="none" w:sz="0" w:space="0" w:color="auto"/>
            <w:bottom w:val="none" w:sz="0" w:space="0" w:color="auto"/>
            <w:right w:val="none" w:sz="0" w:space="0" w:color="auto"/>
          </w:divBdr>
        </w:div>
        <w:div w:id="424040661">
          <w:marLeft w:val="640"/>
          <w:marRight w:val="0"/>
          <w:marTop w:val="0"/>
          <w:marBottom w:val="0"/>
          <w:divBdr>
            <w:top w:val="none" w:sz="0" w:space="0" w:color="auto"/>
            <w:left w:val="none" w:sz="0" w:space="0" w:color="auto"/>
            <w:bottom w:val="none" w:sz="0" w:space="0" w:color="auto"/>
            <w:right w:val="none" w:sz="0" w:space="0" w:color="auto"/>
          </w:divBdr>
        </w:div>
        <w:div w:id="110177043">
          <w:marLeft w:val="640"/>
          <w:marRight w:val="0"/>
          <w:marTop w:val="0"/>
          <w:marBottom w:val="0"/>
          <w:divBdr>
            <w:top w:val="none" w:sz="0" w:space="0" w:color="auto"/>
            <w:left w:val="none" w:sz="0" w:space="0" w:color="auto"/>
            <w:bottom w:val="none" w:sz="0" w:space="0" w:color="auto"/>
            <w:right w:val="none" w:sz="0" w:space="0" w:color="auto"/>
          </w:divBdr>
        </w:div>
        <w:div w:id="56906815">
          <w:marLeft w:val="640"/>
          <w:marRight w:val="0"/>
          <w:marTop w:val="0"/>
          <w:marBottom w:val="0"/>
          <w:divBdr>
            <w:top w:val="none" w:sz="0" w:space="0" w:color="auto"/>
            <w:left w:val="none" w:sz="0" w:space="0" w:color="auto"/>
            <w:bottom w:val="none" w:sz="0" w:space="0" w:color="auto"/>
            <w:right w:val="none" w:sz="0" w:space="0" w:color="auto"/>
          </w:divBdr>
        </w:div>
        <w:div w:id="283191405">
          <w:marLeft w:val="640"/>
          <w:marRight w:val="0"/>
          <w:marTop w:val="0"/>
          <w:marBottom w:val="0"/>
          <w:divBdr>
            <w:top w:val="none" w:sz="0" w:space="0" w:color="auto"/>
            <w:left w:val="none" w:sz="0" w:space="0" w:color="auto"/>
            <w:bottom w:val="none" w:sz="0" w:space="0" w:color="auto"/>
            <w:right w:val="none" w:sz="0" w:space="0" w:color="auto"/>
          </w:divBdr>
        </w:div>
        <w:div w:id="1956132987">
          <w:marLeft w:val="640"/>
          <w:marRight w:val="0"/>
          <w:marTop w:val="0"/>
          <w:marBottom w:val="0"/>
          <w:divBdr>
            <w:top w:val="none" w:sz="0" w:space="0" w:color="auto"/>
            <w:left w:val="none" w:sz="0" w:space="0" w:color="auto"/>
            <w:bottom w:val="none" w:sz="0" w:space="0" w:color="auto"/>
            <w:right w:val="none" w:sz="0" w:space="0" w:color="auto"/>
          </w:divBdr>
        </w:div>
        <w:div w:id="1759981523">
          <w:marLeft w:val="640"/>
          <w:marRight w:val="0"/>
          <w:marTop w:val="0"/>
          <w:marBottom w:val="0"/>
          <w:divBdr>
            <w:top w:val="none" w:sz="0" w:space="0" w:color="auto"/>
            <w:left w:val="none" w:sz="0" w:space="0" w:color="auto"/>
            <w:bottom w:val="none" w:sz="0" w:space="0" w:color="auto"/>
            <w:right w:val="none" w:sz="0" w:space="0" w:color="auto"/>
          </w:divBdr>
        </w:div>
        <w:div w:id="1482042373">
          <w:marLeft w:val="640"/>
          <w:marRight w:val="0"/>
          <w:marTop w:val="0"/>
          <w:marBottom w:val="0"/>
          <w:divBdr>
            <w:top w:val="none" w:sz="0" w:space="0" w:color="auto"/>
            <w:left w:val="none" w:sz="0" w:space="0" w:color="auto"/>
            <w:bottom w:val="none" w:sz="0" w:space="0" w:color="auto"/>
            <w:right w:val="none" w:sz="0" w:space="0" w:color="auto"/>
          </w:divBdr>
        </w:div>
        <w:div w:id="1413351161">
          <w:marLeft w:val="640"/>
          <w:marRight w:val="0"/>
          <w:marTop w:val="0"/>
          <w:marBottom w:val="0"/>
          <w:divBdr>
            <w:top w:val="none" w:sz="0" w:space="0" w:color="auto"/>
            <w:left w:val="none" w:sz="0" w:space="0" w:color="auto"/>
            <w:bottom w:val="none" w:sz="0" w:space="0" w:color="auto"/>
            <w:right w:val="none" w:sz="0" w:space="0" w:color="auto"/>
          </w:divBdr>
        </w:div>
        <w:div w:id="208536995">
          <w:marLeft w:val="640"/>
          <w:marRight w:val="0"/>
          <w:marTop w:val="0"/>
          <w:marBottom w:val="0"/>
          <w:divBdr>
            <w:top w:val="none" w:sz="0" w:space="0" w:color="auto"/>
            <w:left w:val="none" w:sz="0" w:space="0" w:color="auto"/>
            <w:bottom w:val="none" w:sz="0" w:space="0" w:color="auto"/>
            <w:right w:val="none" w:sz="0" w:space="0" w:color="auto"/>
          </w:divBdr>
        </w:div>
        <w:div w:id="1276988012">
          <w:marLeft w:val="640"/>
          <w:marRight w:val="0"/>
          <w:marTop w:val="0"/>
          <w:marBottom w:val="0"/>
          <w:divBdr>
            <w:top w:val="none" w:sz="0" w:space="0" w:color="auto"/>
            <w:left w:val="none" w:sz="0" w:space="0" w:color="auto"/>
            <w:bottom w:val="none" w:sz="0" w:space="0" w:color="auto"/>
            <w:right w:val="none" w:sz="0" w:space="0" w:color="auto"/>
          </w:divBdr>
        </w:div>
        <w:div w:id="995257247">
          <w:marLeft w:val="640"/>
          <w:marRight w:val="0"/>
          <w:marTop w:val="0"/>
          <w:marBottom w:val="0"/>
          <w:divBdr>
            <w:top w:val="none" w:sz="0" w:space="0" w:color="auto"/>
            <w:left w:val="none" w:sz="0" w:space="0" w:color="auto"/>
            <w:bottom w:val="none" w:sz="0" w:space="0" w:color="auto"/>
            <w:right w:val="none" w:sz="0" w:space="0" w:color="auto"/>
          </w:divBdr>
        </w:div>
        <w:div w:id="1264846296">
          <w:marLeft w:val="640"/>
          <w:marRight w:val="0"/>
          <w:marTop w:val="0"/>
          <w:marBottom w:val="0"/>
          <w:divBdr>
            <w:top w:val="none" w:sz="0" w:space="0" w:color="auto"/>
            <w:left w:val="none" w:sz="0" w:space="0" w:color="auto"/>
            <w:bottom w:val="none" w:sz="0" w:space="0" w:color="auto"/>
            <w:right w:val="none" w:sz="0" w:space="0" w:color="auto"/>
          </w:divBdr>
        </w:div>
        <w:div w:id="667709287">
          <w:marLeft w:val="640"/>
          <w:marRight w:val="0"/>
          <w:marTop w:val="0"/>
          <w:marBottom w:val="0"/>
          <w:divBdr>
            <w:top w:val="none" w:sz="0" w:space="0" w:color="auto"/>
            <w:left w:val="none" w:sz="0" w:space="0" w:color="auto"/>
            <w:bottom w:val="none" w:sz="0" w:space="0" w:color="auto"/>
            <w:right w:val="none" w:sz="0" w:space="0" w:color="auto"/>
          </w:divBdr>
        </w:div>
        <w:div w:id="1931354829">
          <w:marLeft w:val="640"/>
          <w:marRight w:val="0"/>
          <w:marTop w:val="0"/>
          <w:marBottom w:val="0"/>
          <w:divBdr>
            <w:top w:val="none" w:sz="0" w:space="0" w:color="auto"/>
            <w:left w:val="none" w:sz="0" w:space="0" w:color="auto"/>
            <w:bottom w:val="none" w:sz="0" w:space="0" w:color="auto"/>
            <w:right w:val="none" w:sz="0" w:space="0" w:color="auto"/>
          </w:divBdr>
        </w:div>
        <w:div w:id="480006095">
          <w:marLeft w:val="640"/>
          <w:marRight w:val="0"/>
          <w:marTop w:val="0"/>
          <w:marBottom w:val="0"/>
          <w:divBdr>
            <w:top w:val="none" w:sz="0" w:space="0" w:color="auto"/>
            <w:left w:val="none" w:sz="0" w:space="0" w:color="auto"/>
            <w:bottom w:val="none" w:sz="0" w:space="0" w:color="auto"/>
            <w:right w:val="none" w:sz="0" w:space="0" w:color="auto"/>
          </w:divBdr>
        </w:div>
        <w:div w:id="1634172568">
          <w:marLeft w:val="640"/>
          <w:marRight w:val="0"/>
          <w:marTop w:val="0"/>
          <w:marBottom w:val="0"/>
          <w:divBdr>
            <w:top w:val="none" w:sz="0" w:space="0" w:color="auto"/>
            <w:left w:val="none" w:sz="0" w:space="0" w:color="auto"/>
            <w:bottom w:val="none" w:sz="0" w:space="0" w:color="auto"/>
            <w:right w:val="none" w:sz="0" w:space="0" w:color="auto"/>
          </w:divBdr>
        </w:div>
        <w:div w:id="1062825823">
          <w:marLeft w:val="640"/>
          <w:marRight w:val="0"/>
          <w:marTop w:val="0"/>
          <w:marBottom w:val="0"/>
          <w:divBdr>
            <w:top w:val="none" w:sz="0" w:space="0" w:color="auto"/>
            <w:left w:val="none" w:sz="0" w:space="0" w:color="auto"/>
            <w:bottom w:val="none" w:sz="0" w:space="0" w:color="auto"/>
            <w:right w:val="none" w:sz="0" w:space="0" w:color="auto"/>
          </w:divBdr>
        </w:div>
        <w:div w:id="1176463039">
          <w:marLeft w:val="640"/>
          <w:marRight w:val="0"/>
          <w:marTop w:val="0"/>
          <w:marBottom w:val="0"/>
          <w:divBdr>
            <w:top w:val="none" w:sz="0" w:space="0" w:color="auto"/>
            <w:left w:val="none" w:sz="0" w:space="0" w:color="auto"/>
            <w:bottom w:val="none" w:sz="0" w:space="0" w:color="auto"/>
            <w:right w:val="none" w:sz="0" w:space="0" w:color="auto"/>
          </w:divBdr>
        </w:div>
        <w:div w:id="1731687652">
          <w:marLeft w:val="640"/>
          <w:marRight w:val="0"/>
          <w:marTop w:val="0"/>
          <w:marBottom w:val="0"/>
          <w:divBdr>
            <w:top w:val="none" w:sz="0" w:space="0" w:color="auto"/>
            <w:left w:val="none" w:sz="0" w:space="0" w:color="auto"/>
            <w:bottom w:val="none" w:sz="0" w:space="0" w:color="auto"/>
            <w:right w:val="none" w:sz="0" w:space="0" w:color="auto"/>
          </w:divBdr>
        </w:div>
        <w:div w:id="2048214985">
          <w:marLeft w:val="640"/>
          <w:marRight w:val="0"/>
          <w:marTop w:val="0"/>
          <w:marBottom w:val="0"/>
          <w:divBdr>
            <w:top w:val="none" w:sz="0" w:space="0" w:color="auto"/>
            <w:left w:val="none" w:sz="0" w:space="0" w:color="auto"/>
            <w:bottom w:val="none" w:sz="0" w:space="0" w:color="auto"/>
            <w:right w:val="none" w:sz="0" w:space="0" w:color="auto"/>
          </w:divBdr>
        </w:div>
        <w:div w:id="2020155432">
          <w:marLeft w:val="640"/>
          <w:marRight w:val="0"/>
          <w:marTop w:val="0"/>
          <w:marBottom w:val="0"/>
          <w:divBdr>
            <w:top w:val="none" w:sz="0" w:space="0" w:color="auto"/>
            <w:left w:val="none" w:sz="0" w:space="0" w:color="auto"/>
            <w:bottom w:val="none" w:sz="0" w:space="0" w:color="auto"/>
            <w:right w:val="none" w:sz="0" w:space="0" w:color="auto"/>
          </w:divBdr>
        </w:div>
        <w:div w:id="876510588">
          <w:marLeft w:val="640"/>
          <w:marRight w:val="0"/>
          <w:marTop w:val="0"/>
          <w:marBottom w:val="0"/>
          <w:divBdr>
            <w:top w:val="none" w:sz="0" w:space="0" w:color="auto"/>
            <w:left w:val="none" w:sz="0" w:space="0" w:color="auto"/>
            <w:bottom w:val="none" w:sz="0" w:space="0" w:color="auto"/>
            <w:right w:val="none" w:sz="0" w:space="0" w:color="auto"/>
          </w:divBdr>
        </w:div>
        <w:div w:id="879828550">
          <w:marLeft w:val="640"/>
          <w:marRight w:val="0"/>
          <w:marTop w:val="0"/>
          <w:marBottom w:val="0"/>
          <w:divBdr>
            <w:top w:val="none" w:sz="0" w:space="0" w:color="auto"/>
            <w:left w:val="none" w:sz="0" w:space="0" w:color="auto"/>
            <w:bottom w:val="none" w:sz="0" w:space="0" w:color="auto"/>
            <w:right w:val="none" w:sz="0" w:space="0" w:color="auto"/>
          </w:divBdr>
        </w:div>
        <w:div w:id="121655361">
          <w:marLeft w:val="640"/>
          <w:marRight w:val="0"/>
          <w:marTop w:val="0"/>
          <w:marBottom w:val="0"/>
          <w:divBdr>
            <w:top w:val="none" w:sz="0" w:space="0" w:color="auto"/>
            <w:left w:val="none" w:sz="0" w:space="0" w:color="auto"/>
            <w:bottom w:val="none" w:sz="0" w:space="0" w:color="auto"/>
            <w:right w:val="none" w:sz="0" w:space="0" w:color="auto"/>
          </w:divBdr>
        </w:div>
        <w:div w:id="1611549839">
          <w:marLeft w:val="640"/>
          <w:marRight w:val="0"/>
          <w:marTop w:val="0"/>
          <w:marBottom w:val="0"/>
          <w:divBdr>
            <w:top w:val="none" w:sz="0" w:space="0" w:color="auto"/>
            <w:left w:val="none" w:sz="0" w:space="0" w:color="auto"/>
            <w:bottom w:val="none" w:sz="0" w:space="0" w:color="auto"/>
            <w:right w:val="none" w:sz="0" w:space="0" w:color="auto"/>
          </w:divBdr>
        </w:div>
        <w:div w:id="487594722">
          <w:marLeft w:val="640"/>
          <w:marRight w:val="0"/>
          <w:marTop w:val="0"/>
          <w:marBottom w:val="0"/>
          <w:divBdr>
            <w:top w:val="none" w:sz="0" w:space="0" w:color="auto"/>
            <w:left w:val="none" w:sz="0" w:space="0" w:color="auto"/>
            <w:bottom w:val="none" w:sz="0" w:space="0" w:color="auto"/>
            <w:right w:val="none" w:sz="0" w:space="0" w:color="auto"/>
          </w:divBdr>
        </w:div>
        <w:div w:id="1440293832">
          <w:marLeft w:val="640"/>
          <w:marRight w:val="0"/>
          <w:marTop w:val="0"/>
          <w:marBottom w:val="0"/>
          <w:divBdr>
            <w:top w:val="none" w:sz="0" w:space="0" w:color="auto"/>
            <w:left w:val="none" w:sz="0" w:space="0" w:color="auto"/>
            <w:bottom w:val="none" w:sz="0" w:space="0" w:color="auto"/>
            <w:right w:val="none" w:sz="0" w:space="0" w:color="auto"/>
          </w:divBdr>
        </w:div>
        <w:div w:id="1090008430">
          <w:marLeft w:val="640"/>
          <w:marRight w:val="0"/>
          <w:marTop w:val="0"/>
          <w:marBottom w:val="0"/>
          <w:divBdr>
            <w:top w:val="none" w:sz="0" w:space="0" w:color="auto"/>
            <w:left w:val="none" w:sz="0" w:space="0" w:color="auto"/>
            <w:bottom w:val="none" w:sz="0" w:space="0" w:color="auto"/>
            <w:right w:val="none" w:sz="0" w:space="0" w:color="auto"/>
          </w:divBdr>
        </w:div>
        <w:div w:id="1619292445">
          <w:marLeft w:val="640"/>
          <w:marRight w:val="0"/>
          <w:marTop w:val="0"/>
          <w:marBottom w:val="0"/>
          <w:divBdr>
            <w:top w:val="none" w:sz="0" w:space="0" w:color="auto"/>
            <w:left w:val="none" w:sz="0" w:space="0" w:color="auto"/>
            <w:bottom w:val="none" w:sz="0" w:space="0" w:color="auto"/>
            <w:right w:val="none" w:sz="0" w:space="0" w:color="auto"/>
          </w:divBdr>
        </w:div>
        <w:div w:id="441995858">
          <w:marLeft w:val="640"/>
          <w:marRight w:val="0"/>
          <w:marTop w:val="0"/>
          <w:marBottom w:val="0"/>
          <w:divBdr>
            <w:top w:val="none" w:sz="0" w:space="0" w:color="auto"/>
            <w:left w:val="none" w:sz="0" w:space="0" w:color="auto"/>
            <w:bottom w:val="none" w:sz="0" w:space="0" w:color="auto"/>
            <w:right w:val="none" w:sz="0" w:space="0" w:color="auto"/>
          </w:divBdr>
        </w:div>
        <w:div w:id="667709005">
          <w:marLeft w:val="640"/>
          <w:marRight w:val="0"/>
          <w:marTop w:val="0"/>
          <w:marBottom w:val="0"/>
          <w:divBdr>
            <w:top w:val="none" w:sz="0" w:space="0" w:color="auto"/>
            <w:left w:val="none" w:sz="0" w:space="0" w:color="auto"/>
            <w:bottom w:val="none" w:sz="0" w:space="0" w:color="auto"/>
            <w:right w:val="none" w:sz="0" w:space="0" w:color="auto"/>
          </w:divBdr>
        </w:div>
        <w:div w:id="911082498">
          <w:marLeft w:val="640"/>
          <w:marRight w:val="0"/>
          <w:marTop w:val="0"/>
          <w:marBottom w:val="0"/>
          <w:divBdr>
            <w:top w:val="none" w:sz="0" w:space="0" w:color="auto"/>
            <w:left w:val="none" w:sz="0" w:space="0" w:color="auto"/>
            <w:bottom w:val="none" w:sz="0" w:space="0" w:color="auto"/>
            <w:right w:val="none" w:sz="0" w:space="0" w:color="auto"/>
          </w:divBdr>
        </w:div>
        <w:div w:id="1500386480">
          <w:marLeft w:val="640"/>
          <w:marRight w:val="0"/>
          <w:marTop w:val="0"/>
          <w:marBottom w:val="0"/>
          <w:divBdr>
            <w:top w:val="none" w:sz="0" w:space="0" w:color="auto"/>
            <w:left w:val="none" w:sz="0" w:space="0" w:color="auto"/>
            <w:bottom w:val="none" w:sz="0" w:space="0" w:color="auto"/>
            <w:right w:val="none" w:sz="0" w:space="0" w:color="auto"/>
          </w:divBdr>
        </w:div>
        <w:div w:id="883640060">
          <w:marLeft w:val="640"/>
          <w:marRight w:val="0"/>
          <w:marTop w:val="0"/>
          <w:marBottom w:val="0"/>
          <w:divBdr>
            <w:top w:val="none" w:sz="0" w:space="0" w:color="auto"/>
            <w:left w:val="none" w:sz="0" w:space="0" w:color="auto"/>
            <w:bottom w:val="none" w:sz="0" w:space="0" w:color="auto"/>
            <w:right w:val="none" w:sz="0" w:space="0" w:color="auto"/>
          </w:divBdr>
        </w:div>
        <w:div w:id="1462845289">
          <w:marLeft w:val="640"/>
          <w:marRight w:val="0"/>
          <w:marTop w:val="0"/>
          <w:marBottom w:val="0"/>
          <w:divBdr>
            <w:top w:val="none" w:sz="0" w:space="0" w:color="auto"/>
            <w:left w:val="none" w:sz="0" w:space="0" w:color="auto"/>
            <w:bottom w:val="none" w:sz="0" w:space="0" w:color="auto"/>
            <w:right w:val="none" w:sz="0" w:space="0" w:color="auto"/>
          </w:divBdr>
        </w:div>
        <w:div w:id="724644325">
          <w:marLeft w:val="640"/>
          <w:marRight w:val="0"/>
          <w:marTop w:val="0"/>
          <w:marBottom w:val="0"/>
          <w:divBdr>
            <w:top w:val="none" w:sz="0" w:space="0" w:color="auto"/>
            <w:left w:val="none" w:sz="0" w:space="0" w:color="auto"/>
            <w:bottom w:val="none" w:sz="0" w:space="0" w:color="auto"/>
            <w:right w:val="none" w:sz="0" w:space="0" w:color="auto"/>
          </w:divBdr>
        </w:div>
        <w:div w:id="699208255">
          <w:marLeft w:val="640"/>
          <w:marRight w:val="0"/>
          <w:marTop w:val="0"/>
          <w:marBottom w:val="0"/>
          <w:divBdr>
            <w:top w:val="none" w:sz="0" w:space="0" w:color="auto"/>
            <w:left w:val="none" w:sz="0" w:space="0" w:color="auto"/>
            <w:bottom w:val="none" w:sz="0" w:space="0" w:color="auto"/>
            <w:right w:val="none" w:sz="0" w:space="0" w:color="auto"/>
          </w:divBdr>
        </w:div>
        <w:div w:id="142088846">
          <w:marLeft w:val="640"/>
          <w:marRight w:val="0"/>
          <w:marTop w:val="0"/>
          <w:marBottom w:val="0"/>
          <w:divBdr>
            <w:top w:val="none" w:sz="0" w:space="0" w:color="auto"/>
            <w:left w:val="none" w:sz="0" w:space="0" w:color="auto"/>
            <w:bottom w:val="none" w:sz="0" w:space="0" w:color="auto"/>
            <w:right w:val="none" w:sz="0" w:space="0" w:color="auto"/>
          </w:divBdr>
        </w:div>
        <w:div w:id="1396777898">
          <w:marLeft w:val="640"/>
          <w:marRight w:val="0"/>
          <w:marTop w:val="0"/>
          <w:marBottom w:val="0"/>
          <w:divBdr>
            <w:top w:val="none" w:sz="0" w:space="0" w:color="auto"/>
            <w:left w:val="none" w:sz="0" w:space="0" w:color="auto"/>
            <w:bottom w:val="none" w:sz="0" w:space="0" w:color="auto"/>
            <w:right w:val="none" w:sz="0" w:space="0" w:color="auto"/>
          </w:divBdr>
        </w:div>
        <w:div w:id="1349404889">
          <w:marLeft w:val="640"/>
          <w:marRight w:val="0"/>
          <w:marTop w:val="0"/>
          <w:marBottom w:val="0"/>
          <w:divBdr>
            <w:top w:val="none" w:sz="0" w:space="0" w:color="auto"/>
            <w:left w:val="none" w:sz="0" w:space="0" w:color="auto"/>
            <w:bottom w:val="none" w:sz="0" w:space="0" w:color="auto"/>
            <w:right w:val="none" w:sz="0" w:space="0" w:color="auto"/>
          </w:divBdr>
        </w:div>
        <w:div w:id="1278753756">
          <w:marLeft w:val="640"/>
          <w:marRight w:val="0"/>
          <w:marTop w:val="0"/>
          <w:marBottom w:val="0"/>
          <w:divBdr>
            <w:top w:val="none" w:sz="0" w:space="0" w:color="auto"/>
            <w:left w:val="none" w:sz="0" w:space="0" w:color="auto"/>
            <w:bottom w:val="none" w:sz="0" w:space="0" w:color="auto"/>
            <w:right w:val="none" w:sz="0" w:space="0" w:color="auto"/>
          </w:divBdr>
        </w:div>
        <w:div w:id="2130588786">
          <w:marLeft w:val="640"/>
          <w:marRight w:val="0"/>
          <w:marTop w:val="0"/>
          <w:marBottom w:val="0"/>
          <w:divBdr>
            <w:top w:val="none" w:sz="0" w:space="0" w:color="auto"/>
            <w:left w:val="none" w:sz="0" w:space="0" w:color="auto"/>
            <w:bottom w:val="none" w:sz="0" w:space="0" w:color="auto"/>
            <w:right w:val="none" w:sz="0" w:space="0" w:color="auto"/>
          </w:divBdr>
        </w:div>
        <w:div w:id="280573847">
          <w:marLeft w:val="640"/>
          <w:marRight w:val="0"/>
          <w:marTop w:val="0"/>
          <w:marBottom w:val="0"/>
          <w:divBdr>
            <w:top w:val="none" w:sz="0" w:space="0" w:color="auto"/>
            <w:left w:val="none" w:sz="0" w:space="0" w:color="auto"/>
            <w:bottom w:val="none" w:sz="0" w:space="0" w:color="auto"/>
            <w:right w:val="none" w:sz="0" w:space="0" w:color="auto"/>
          </w:divBdr>
        </w:div>
        <w:div w:id="1079864290">
          <w:marLeft w:val="640"/>
          <w:marRight w:val="0"/>
          <w:marTop w:val="0"/>
          <w:marBottom w:val="0"/>
          <w:divBdr>
            <w:top w:val="none" w:sz="0" w:space="0" w:color="auto"/>
            <w:left w:val="none" w:sz="0" w:space="0" w:color="auto"/>
            <w:bottom w:val="none" w:sz="0" w:space="0" w:color="auto"/>
            <w:right w:val="none" w:sz="0" w:space="0" w:color="auto"/>
          </w:divBdr>
        </w:div>
        <w:div w:id="1634217259">
          <w:marLeft w:val="640"/>
          <w:marRight w:val="0"/>
          <w:marTop w:val="0"/>
          <w:marBottom w:val="0"/>
          <w:divBdr>
            <w:top w:val="none" w:sz="0" w:space="0" w:color="auto"/>
            <w:left w:val="none" w:sz="0" w:space="0" w:color="auto"/>
            <w:bottom w:val="none" w:sz="0" w:space="0" w:color="auto"/>
            <w:right w:val="none" w:sz="0" w:space="0" w:color="auto"/>
          </w:divBdr>
        </w:div>
        <w:div w:id="1307204228">
          <w:marLeft w:val="640"/>
          <w:marRight w:val="0"/>
          <w:marTop w:val="0"/>
          <w:marBottom w:val="0"/>
          <w:divBdr>
            <w:top w:val="none" w:sz="0" w:space="0" w:color="auto"/>
            <w:left w:val="none" w:sz="0" w:space="0" w:color="auto"/>
            <w:bottom w:val="none" w:sz="0" w:space="0" w:color="auto"/>
            <w:right w:val="none" w:sz="0" w:space="0" w:color="auto"/>
          </w:divBdr>
        </w:div>
        <w:div w:id="568806030">
          <w:marLeft w:val="640"/>
          <w:marRight w:val="0"/>
          <w:marTop w:val="0"/>
          <w:marBottom w:val="0"/>
          <w:divBdr>
            <w:top w:val="none" w:sz="0" w:space="0" w:color="auto"/>
            <w:left w:val="none" w:sz="0" w:space="0" w:color="auto"/>
            <w:bottom w:val="none" w:sz="0" w:space="0" w:color="auto"/>
            <w:right w:val="none" w:sz="0" w:space="0" w:color="auto"/>
          </w:divBdr>
        </w:div>
        <w:div w:id="1038974616">
          <w:marLeft w:val="640"/>
          <w:marRight w:val="0"/>
          <w:marTop w:val="0"/>
          <w:marBottom w:val="0"/>
          <w:divBdr>
            <w:top w:val="none" w:sz="0" w:space="0" w:color="auto"/>
            <w:left w:val="none" w:sz="0" w:space="0" w:color="auto"/>
            <w:bottom w:val="none" w:sz="0" w:space="0" w:color="auto"/>
            <w:right w:val="none" w:sz="0" w:space="0" w:color="auto"/>
          </w:divBdr>
        </w:div>
        <w:div w:id="1028410827">
          <w:marLeft w:val="640"/>
          <w:marRight w:val="0"/>
          <w:marTop w:val="0"/>
          <w:marBottom w:val="0"/>
          <w:divBdr>
            <w:top w:val="none" w:sz="0" w:space="0" w:color="auto"/>
            <w:left w:val="none" w:sz="0" w:space="0" w:color="auto"/>
            <w:bottom w:val="none" w:sz="0" w:space="0" w:color="auto"/>
            <w:right w:val="none" w:sz="0" w:space="0" w:color="auto"/>
          </w:divBdr>
        </w:div>
        <w:div w:id="1976334055">
          <w:marLeft w:val="640"/>
          <w:marRight w:val="0"/>
          <w:marTop w:val="0"/>
          <w:marBottom w:val="0"/>
          <w:divBdr>
            <w:top w:val="none" w:sz="0" w:space="0" w:color="auto"/>
            <w:left w:val="none" w:sz="0" w:space="0" w:color="auto"/>
            <w:bottom w:val="none" w:sz="0" w:space="0" w:color="auto"/>
            <w:right w:val="none" w:sz="0" w:space="0" w:color="auto"/>
          </w:divBdr>
        </w:div>
        <w:div w:id="715547505">
          <w:marLeft w:val="640"/>
          <w:marRight w:val="0"/>
          <w:marTop w:val="0"/>
          <w:marBottom w:val="0"/>
          <w:divBdr>
            <w:top w:val="none" w:sz="0" w:space="0" w:color="auto"/>
            <w:left w:val="none" w:sz="0" w:space="0" w:color="auto"/>
            <w:bottom w:val="none" w:sz="0" w:space="0" w:color="auto"/>
            <w:right w:val="none" w:sz="0" w:space="0" w:color="auto"/>
          </w:divBdr>
        </w:div>
        <w:div w:id="395055970">
          <w:marLeft w:val="640"/>
          <w:marRight w:val="0"/>
          <w:marTop w:val="0"/>
          <w:marBottom w:val="0"/>
          <w:divBdr>
            <w:top w:val="none" w:sz="0" w:space="0" w:color="auto"/>
            <w:left w:val="none" w:sz="0" w:space="0" w:color="auto"/>
            <w:bottom w:val="none" w:sz="0" w:space="0" w:color="auto"/>
            <w:right w:val="none" w:sz="0" w:space="0" w:color="auto"/>
          </w:divBdr>
        </w:div>
        <w:div w:id="747994051">
          <w:marLeft w:val="640"/>
          <w:marRight w:val="0"/>
          <w:marTop w:val="0"/>
          <w:marBottom w:val="0"/>
          <w:divBdr>
            <w:top w:val="none" w:sz="0" w:space="0" w:color="auto"/>
            <w:left w:val="none" w:sz="0" w:space="0" w:color="auto"/>
            <w:bottom w:val="none" w:sz="0" w:space="0" w:color="auto"/>
            <w:right w:val="none" w:sz="0" w:space="0" w:color="auto"/>
          </w:divBdr>
        </w:div>
        <w:div w:id="263267612">
          <w:marLeft w:val="640"/>
          <w:marRight w:val="0"/>
          <w:marTop w:val="0"/>
          <w:marBottom w:val="0"/>
          <w:divBdr>
            <w:top w:val="none" w:sz="0" w:space="0" w:color="auto"/>
            <w:left w:val="none" w:sz="0" w:space="0" w:color="auto"/>
            <w:bottom w:val="none" w:sz="0" w:space="0" w:color="auto"/>
            <w:right w:val="none" w:sz="0" w:space="0" w:color="auto"/>
          </w:divBdr>
        </w:div>
        <w:div w:id="816917573">
          <w:marLeft w:val="640"/>
          <w:marRight w:val="0"/>
          <w:marTop w:val="0"/>
          <w:marBottom w:val="0"/>
          <w:divBdr>
            <w:top w:val="none" w:sz="0" w:space="0" w:color="auto"/>
            <w:left w:val="none" w:sz="0" w:space="0" w:color="auto"/>
            <w:bottom w:val="none" w:sz="0" w:space="0" w:color="auto"/>
            <w:right w:val="none" w:sz="0" w:space="0" w:color="auto"/>
          </w:divBdr>
        </w:div>
        <w:div w:id="1766657278">
          <w:marLeft w:val="640"/>
          <w:marRight w:val="0"/>
          <w:marTop w:val="0"/>
          <w:marBottom w:val="0"/>
          <w:divBdr>
            <w:top w:val="none" w:sz="0" w:space="0" w:color="auto"/>
            <w:left w:val="none" w:sz="0" w:space="0" w:color="auto"/>
            <w:bottom w:val="none" w:sz="0" w:space="0" w:color="auto"/>
            <w:right w:val="none" w:sz="0" w:space="0" w:color="auto"/>
          </w:divBdr>
        </w:div>
        <w:div w:id="1708601468">
          <w:marLeft w:val="640"/>
          <w:marRight w:val="0"/>
          <w:marTop w:val="0"/>
          <w:marBottom w:val="0"/>
          <w:divBdr>
            <w:top w:val="none" w:sz="0" w:space="0" w:color="auto"/>
            <w:left w:val="none" w:sz="0" w:space="0" w:color="auto"/>
            <w:bottom w:val="none" w:sz="0" w:space="0" w:color="auto"/>
            <w:right w:val="none" w:sz="0" w:space="0" w:color="auto"/>
          </w:divBdr>
        </w:div>
        <w:div w:id="522666530">
          <w:marLeft w:val="640"/>
          <w:marRight w:val="0"/>
          <w:marTop w:val="0"/>
          <w:marBottom w:val="0"/>
          <w:divBdr>
            <w:top w:val="none" w:sz="0" w:space="0" w:color="auto"/>
            <w:left w:val="none" w:sz="0" w:space="0" w:color="auto"/>
            <w:bottom w:val="none" w:sz="0" w:space="0" w:color="auto"/>
            <w:right w:val="none" w:sz="0" w:space="0" w:color="auto"/>
          </w:divBdr>
        </w:div>
        <w:div w:id="531771115">
          <w:marLeft w:val="640"/>
          <w:marRight w:val="0"/>
          <w:marTop w:val="0"/>
          <w:marBottom w:val="0"/>
          <w:divBdr>
            <w:top w:val="none" w:sz="0" w:space="0" w:color="auto"/>
            <w:left w:val="none" w:sz="0" w:space="0" w:color="auto"/>
            <w:bottom w:val="none" w:sz="0" w:space="0" w:color="auto"/>
            <w:right w:val="none" w:sz="0" w:space="0" w:color="auto"/>
          </w:divBdr>
        </w:div>
        <w:div w:id="222760863">
          <w:marLeft w:val="640"/>
          <w:marRight w:val="0"/>
          <w:marTop w:val="0"/>
          <w:marBottom w:val="0"/>
          <w:divBdr>
            <w:top w:val="none" w:sz="0" w:space="0" w:color="auto"/>
            <w:left w:val="none" w:sz="0" w:space="0" w:color="auto"/>
            <w:bottom w:val="none" w:sz="0" w:space="0" w:color="auto"/>
            <w:right w:val="none" w:sz="0" w:space="0" w:color="auto"/>
          </w:divBdr>
        </w:div>
        <w:div w:id="1323043044">
          <w:marLeft w:val="640"/>
          <w:marRight w:val="0"/>
          <w:marTop w:val="0"/>
          <w:marBottom w:val="0"/>
          <w:divBdr>
            <w:top w:val="none" w:sz="0" w:space="0" w:color="auto"/>
            <w:left w:val="none" w:sz="0" w:space="0" w:color="auto"/>
            <w:bottom w:val="none" w:sz="0" w:space="0" w:color="auto"/>
            <w:right w:val="none" w:sz="0" w:space="0" w:color="auto"/>
          </w:divBdr>
        </w:div>
        <w:div w:id="661010241">
          <w:marLeft w:val="640"/>
          <w:marRight w:val="0"/>
          <w:marTop w:val="0"/>
          <w:marBottom w:val="0"/>
          <w:divBdr>
            <w:top w:val="none" w:sz="0" w:space="0" w:color="auto"/>
            <w:left w:val="none" w:sz="0" w:space="0" w:color="auto"/>
            <w:bottom w:val="none" w:sz="0" w:space="0" w:color="auto"/>
            <w:right w:val="none" w:sz="0" w:space="0" w:color="auto"/>
          </w:divBdr>
        </w:div>
        <w:div w:id="1472946427">
          <w:marLeft w:val="640"/>
          <w:marRight w:val="0"/>
          <w:marTop w:val="0"/>
          <w:marBottom w:val="0"/>
          <w:divBdr>
            <w:top w:val="none" w:sz="0" w:space="0" w:color="auto"/>
            <w:left w:val="none" w:sz="0" w:space="0" w:color="auto"/>
            <w:bottom w:val="none" w:sz="0" w:space="0" w:color="auto"/>
            <w:right w:val="none" w:sz="0" w:space="0" w:color="auto"/>
          </w:divBdr>
        </w:div>
        <w:div w:id="418253625">
          <w:marLeft w:val="640"/>
          <w:marRight w:val="0"/>
          <w:marTop w:val="0"/>
          <w:marBottom w:val="0"/>
          <w:divBdr>
            <w:top w:val="none" w:sz="0" w:space="0" w:color="auto"/>
            <w:left w:val="none" w:sz="0" w:space="0" w:color="auto"/>
            <w:bottom w:val="none" w:sz="0" w:space="0" w:color="auto"/>
            <w:right w:val="none" w:sz="0" w:space="0" w:color="auto"/>
          </w:divBdr>
        </w:div>
      </w:divsChild>
    </w:div>
    <w:div w:id="67924059">
      <w:bodyDiv w:val="1"/>
      <w:marLeft w:val="0"/>
      <w:marRight w:val="0"/>
      <w:marTop w:val="0"/>
      <w:marBottom w:val="0"/>
      <w:divBdr>
        <w:top w:val="none" w:sz="0" w:space="0" w:color="auto"/>
        <w:left w:val="none" w:sz="0" w:space="0" w:color="auto"/>
        <w:bottom w:val="none" w:sz="0" w:space="0" w:color="auto"/>
        <w:right w:val="none" w:sz="0" w:space="0" w:color="auto"/>
      </w:divBdr>
      <w:divsChild>
        <w:div w:id="881525090">
          <w:marLeft w:val="640"/>
          <w:marRight w:val="0"/>
          <w:marTop w:val="0"/>
          <w:marBottom w:val="0"/>
          <w:divBdr>
            <w:top w:val="none" w:sz="0" w:space="0" w:color="auto"/>
            <w:left w:val="none" w:sz="0" w:space="0" w:color="auto"/>
            <w:bottom w:val="none" w:sz="0" w:space="0" w:color="auto"/>
            <w:right w:val="none" w:sz="0" w:space="0" w:color="auto"/>
          </w:divBdr>
        </w:div>
        <w:div w:id="429396181">
          <w:marLeft w:val="640"/>
          <w:marRight w:val="0"/>
          <w:marTop w:val="0"/>
          <w:marBottom w:val="0"/>
          <w:divBdr>
            <w:top w:val="none" w:sz="0" w:space="0" w:color="auto"/>
            <w:left w:val="none" w:sz="0" w:space="0" w:color="auto"/>
            <w:bottom w:val="none" w:sz="0" w:space="0" w:color="auto"/>
            <w:right w:val="none" w:sz="0" w:space="0" w:color="auto"/>
          </w:divBdr>
        </w:div>
        <w:div w:id="931937383">
          <w:marLeft w:val="640"/>
          <w:marRight w:val="0"/>
          <w:marTop w:val="0"/>
          <w:marBottom w:val="0"/>
          <w:divBdr>
            <w:top w:val="none" w:sz="0" w:space="0" w:color="auto"/>
            <w:left w:val="none" w:sz="0" w:space="0" w:color="auto"/>
            <w:bottom w:val="none" w:sz="0" w:space="0" w:color="auto"/>
            <w:right w:val="none" w:sz="0" w:space="0" w:color="auto"/>
          </w:divBdr>
        </w:div>
        <w:div w:id="1651791527">
          <w:marLeft w:val="640"/>
          <w:marRight w:val="0"/>
          <w:marTop w:val="0"/>
          <w:marBottom w:val="0"/>
          <w:divBdr>
            <w:top w:val="none" w:sz="0" w:space="0" w:color="auto"/>
            <w:left w:val="none" w:sz="0" w:space="0" w:color="auto"/>
            <w:bottom w:val="none" w:sz="0" w:space="0" w:color="auto"/>
            <w:right w:val="none" w:sz="0" w:space="0" w:color="auto"/>
          </w:divBdr>
        </w:div>
        <w:div w:id="1624573144">
          <w:marLeft w:val="640"/>
          <w:marRight w:val="0"/>
          <w:marTop w:val="0"/>
          <w:marBottom w:val="0"/>
          <w:divBdr>
            <w:top w:val="none" w:sz="0" w:space="0" w:color="auto"/>
            <w:left w:val="none" w:sz="0" w:space="0" w:color="auto"/>
            <w:bottom w:val="none" w:sz="0" w:space="0" w:color="auto"/>
            <w:right w:val="none" w:sz="0" w:space="0" w:color="auto"/>
          </w:divBdr>
        </w:div>
        <w:div w:id="1651323260">
          <w:marLeft w:val="640"/>
          <w:marRight w:val="0"/>
          <w:marTop w:val="0"/>
          <w:marBottom w:val="0"/>
          <w:divBdr>
            <w:top w:val="none" w:sz="0" w:space="0" w:color="auto"/>
            <w:left w:val="none" w:sz="0" w:space="0" w:color="auto"/>
            <w:bottom w:val="none" w:sz="0" w:space="0" w:color="auto"/>
            <w:right w:val="none" w:sz="0" w:space="0" w:color="auto"/>
          </w:divBdr>
        </w:div>
        <w:div w:id="1981184043">
          <w:marLeft w:val="640"/>
          <w:marRight w:val="0"/>
          <w:marTop w:val="0"/>
          <w:marBottom w:val="0"/>
          <w:divBdr>
            <w:top w:val="none" w:sz="0" w:space="0" w:color="auto"/>
            <w:left w:val="none" w:sz="0" w:space="0" w:color="auto"/>
            <w:bottom w:val="none" w:sz="0" w:space="0" w:color="auto"/>
            <w:right w:val="none" w:sz="0" w:space="0" w:color="auto"/>
          </w:divBdr>
        </w:div>
        <w:div w:id="840007330">
          <w:marLeft w:val="640"/>
          <w:marRight w:val="0"/>
          <w:marTop w:val="0"/>
          <w:marBottom w:val="0"/>
          <w:divBdr>
            <w:top w:val="none" w:sz="0" w:space="0" w:color="auto"/>
            <w:left w:val="none" w:sz="0" w:space="0" w:color="auto"/>
            <w:bottom w:val="none" w:sz="0" w:space="0" w:color="auto"/>
            <w:right w:val="none" w:sz="0" w:space="0" w:color="auto"/>
          </w:divBdr>
        </w:div>
        <w:div w:id="1076391618">
          <w:marLeft w:val="640"/>
          <w:marRight w:val="0"/>
          <w:marTop w:val="0"/>
          <w:marBottom w:val="0"/>
          <w:divBdr>
            <w:top w:val="none" w:sz="0" w:space="0" w:color="auto"/>
            <w:left w:val="none" w:sz="0" w:space="0" w:color="auto"/>
            <w:bottom w:val="none" w:sz="0" w:space="0" w:color="auto"/>
            <w:right w:val="none" w:sz="0" w:space="0" w:color="auto"/>
          </w:divBdr>
        </w:div>
        <w:div w:id="969818543">
          <w:marLeft w:val="640"/>
          <w:marRight w:val="0"/>
          <w:marTop w:val="0"/>
          <w:marBottom w:val="0"/>
          <w:divBdr>
            <w:top w:val="none" w:sz="0" w:space="0" w:color="auto"/>
            <w:left w:val="none" w:sz="0" w:space="0" w:color="auto"/>
            <w:bottom w:val="none" w:sz="0" w:space="0" w:color="auto"/>
            <w:right w:val="none" w:sz="0" w:space="0" w:color="auto"/>
          </w:divBdr>
        </w:div>
        <w:div w:id="1611233128">
          <w:marLeft w:val="640"/>
          <w:marRight w:val="0"/>
          <w:marTop w:val="0"/>
          <w:marBottom w:val="0"/>
          <w:divBdr>
            <w:top w:val="none" w:sz="0" w:space="0" w:color="auto"/>
            <w:left w:val="none" w:sz="0" w:space="0" w:color="auto"/>
            <w:bottom w:val="none" w:sz="0" w:space="0" w:color="auto"/>
            <w:right w:val="none" w:sz="0" w:space="0" w:color="auto"/>
          </w:divBdr>
        </w:div>
        <w:div w:id="186843546">
          <w:marLeft w:val="640"/>
          <w:marRight w:val="0"/>
          <w:marTop w:val="0"/>
          <w:marBottom w:val="0"/>
          <w:divBdr>
            <w:top w:val="none" w:sz="0" w:space="0" w:color="auto"/>
            <w:left w:val="none" w:sz="0" w:space="0" w:color="auto"/>
            <w:bottom w:val="none" w:sz="0" w:space="0" w:color="auto"/>
            <w:right w:val="none" w:sz="0" w:space="0" w:color="auto"/>
          </w:divBdr>
        </w:div>
        <w:div w:id="1720741120">
          <w:marLeft w:val="640"/>
          <w:marRight w:val="0"/>
          <w:marTop w:val="0"/>
          <w:marBottom w:val="0"/>
          <w:divBdr>
            <w:top w:val="none" w:sz="0" w:space="0" w:color="auto"/>
            <w:left w:val="none" w:sz="0" w:space="0" w:color="auto"/>
            <w:bottom w:val="none" w:sz="0" w:space="0" w:color="auto"/>
            <w:right w:val="none" w:sz="0" w:space="0" w:color="auto"/>
          </w:divBdr>
        </w:div>
        <w:div w:id="1393040218">
          <w:marLeft w:val="640"/>
          <w:marRight w:val="0"/>
          <w:marTop w:val="0"/>
          <w:marBottom w:val="0"/>
          <w:divBdr>
            <w:top w:val="none" w:sz="0" w:space="0" w:color="auto"/>
            <w:left w:val="none" w:sz="0" w:space="0" w:color="auto"/>
            <w:bottom w:val="none" w:sz="0" w:space="0" w:color="auto"/>
            <w:right w:val="none" w:sz="0" w:space="0" w:color="auto"/>
          </w:divBdr>
        </w:div>
        <w:div w:id="1573737580">
          <w:marLeft w:val="640"/>
          <w:marRight w:val="0"/>
          <w:marTop w:val="0"/>
          <w:marBottom w:val="0"/>
          <w:divBdr>
            <w:top w:val="none" w:sz="0" w:space="0" w:color="auto"/>
            <w:left w:val="none" w:sz="0" w:space="0" w:color="auto"/>
            <w:bottom w:val="none" w:sz="0" w:space="0" w:color="auto"/>
            <w:right w:val="none" w:sz="0" w:space="0" w:color="auto"/>
          </w:divBdr>
        </w:div>
        <w:div w:id="1636528078">
          <w:marLeft w:val="640"/>
          <w:marRight w:val="0"/>
          <w:marTop w:val="0"/>
          <w:marBottom w:val="0"/>
          <w:divBdr>
            <w:top w:val="none" w:sz="0" w:space="0" w:color="auto"/>
            <w:left w:val="none" w:sz="0" w:space="0" w:color="auto"/>
            <w:bottom w:val="none" w:sz="0" w:space="0" w:color="auto"/>
            <w:right w:val="none" w:sz="0" w:space="0" w:color="auto"/>
          </w:divBdr>
        </w:div>
        <w:div w:id="1325279944">
          <w:marLeft w:val="640"/>
          <w:marRight w:val="0"/>
          <w:marTop w:val="0"/>
          <w:marBottom w:val="0"/>
          <w:divBdr>
            <w:top w:val="none" w:sz="0" w:space="0" w:color="auto"/>
            <w:left w:val="none" w:sz="0" w:space="0" w:color="auto"/>
            <w:bottom w:val="none" w:sz="0" w:space="0" w:color="auto"/>
            <w:right w:val="none" w:sz="0" w:space="0" w:color="auto"/>
          </w:divBdr>
        </w:div>
        <w:div w:id="1316378511">
          <w:marLeft w:val="640"/>
          <w:marRight w:val="0"/>
          <w:marTop w:val="0"/>
          <w:marBottom w:val="0"/>
          <w:divBdr>
            <w:top w:val="none" w:sz="0" w:space="0" w:color="auto"/>
            <w:left w:val="none" w:sz="0" w:space="0" w:color="auto"/>
            <w:bottom w:val="none" w:sz="0" w:space="0" w:color="auto"/>
            <w:right w:val="none" w:sz="0" w:space="0" w:color="auto"/>
          </w:divBdr>
        </w:div>
        <w:div w:id="575555186">
          <w:marLeft w:val="640"/>
          <w:marRight w:val="0"/>
          <w:marTop w:val="0"/>
          <w:marBottom w:val="0"/>
          <w:divBdr>
            <w:top w:val="none" w:sz="0" w:space="0" w:color="auto"/>
            <w:left w:val="none" w:sz="0" w:space="0" w:color="auto"/>
            <w:bottom w:val="none" w:sz="0" w:space="0" w:color="auto"/>
            <w:right w:val="none" w:sz="0" w:space="0" w:color="auto"/>
          </w:divBdr>
        </w:div>
        <w:div w:id="564217552">
          <w:marLeft w:val="640"/>
          <w:marRight w:val="0"/>
          <w:marTop w:val="0"/>
          <w:marBottom w:val="0"/>
          <w:divBdr>
            <w:top w:val="none" w:sz="0" w:space="0" w:color="auto"/>
            <w:left w:val="none" w:sz="0" w:space="0" w:color="auto"/>
            <w:bottom w:val="none" w:sz="0" w:space="0" w:color="auto"/>
            <w:right w:val="none" w:sz="0" w:space="0" w:color="auto"/>
          </w:divBdr>
        </w:div>
        <w:div w:id="1229875489">
          <w:marLeft w:val="640"/>
          <w:marRight w:val="0"/>
          <w:marTop w:val="0"/>
          <w:marBottom w:val="0"/>
          <w:divBdr>
            <w:top w:val="none" w:sz="0" w:space="0" w:color="auto"/>
            <w:left w:val="none" w:sz="0" w:space="0" w:color="auto"/>
            <w:bottom w:val="none" w:sz="0" w:space="0" w:color="auto"/>
            <w:right w:val="none" w:sz="0" w:space="0" w:color="auto"/>
          </w:divBdr>
        </w:div>
        <w:div w:id="1018046340">
          <w:marLeft w:val="640"/>
          <w:marRight w:val="0"/>
          <w:marTop w:val="0"/>
          <w:marBottom w:val="0"/>
          <w:divBdr>
            <w:top w:val="none" w:sz="0" w:space="0" w:color="auto"/>
            <w:left w:val="none" w:sz="0" w:space="0" w:color="auto"/>
            <w:bottom w:val="none" w:sz="0" w:space="0" w:color="auto"/>
            <w:right w:val="none" w:sz="0" w:space="0" w:color="auto"/>
          </w:divBdr>
        </w:div>
        <w:div w:id="293222574">
          <w:marLeft w:val="640"/>
          <w:marRight w:val="0"/>
          <w:marTop w:val="0"/>
          <w:marBottom w:val="0"/>
          <w:divBdr>
            <w:top w:val="none" w:sz="0" w:space="0" w:color="auto"/>
            <w:left w:val="none" w:sz="0" w:space="0" w:color="auto"/>
            <w:bottom w:val="none" w:sz="0" w:space="0" w:color="auto"/>
            <w:right w:val="none" w:sz="0" w:space="0" w:color="auto"/>
          </w:divBdr>
        </w:div>
        <w:div w:id="275257411">
          <w:marLeft w:val="640"/>
          <w:marRight w:val="0"/>
          <w:marTop w:val="0"/>
          <w:marBottom w:val="0"/>
          <w:divBdr>
            <w:top w:val="none" w:sz="0" w:space="0" w:color="auto"/>
            <w:left w:val="none" w:sz="0" w:space="0" w:color="auto"/>
            <w:bottom w:val="none" w:sz="0" w:space="0" w:color="auto"/>
            <w:right w:val="none" w:sz="0" w:space="0" w:color="auto"/>
          </w:divBdr>
        </w:div>
        <w:div w:id="1421294294">
          <w:marLeft w:val="640"/>
          <w:marRight w:val="0"/>
          <w:marTop w:val="0"/>
          <w:marBottom w:val="0"/>
          <w:divBdr>
            <w:top w:val="none" w:sz="0" w:space="0" w:color="auto"/>
            <w:left w:val="none" w:sz="0" w:space="0" w:color="auto"/>
            <w:bottom w:val="none" w:sz="0" w:space="0" w:color="auto"/>
            <w:right w:val="none" w:sz="0" w:space="0" w:color="auto"/>
          </w:divBdr>
        </w:div>
        <w:div w:id="1243444296">
          <w:marLeft w:val="640"/>
          <w:marRight w:val="0"/>
          <w:marTop w:val="0"/>
          <w:marBottom w:val="0"/>
          <w:divBdr>
            <w:top w:val="none" w:sz="0" w:space="0" w:color="auto"/>
            <w:left w:val="none" w:sz="0" w:space="0" w:color="auto"/>
            <w:bottom w:val="none" w:sz="0" w:space="0" w:color="auto"/>
            <w:right w:val="none" w:sz="0" w:space="0" w:color="auto"/>
          </w:divBdr>
        </w:div>
        <w:div w:id="426341957">
          <w:marLeft w:val="640"/>
          <w:marRight w:val="0"/>
          <w:marTop w:val="0"/>
          <w:marBottom w:val="0"/>
          <w:divBdr>
            <w:top w:val="none" w:sz="0" w:space="0" w:color="auto"/>
            <w:left w:val="none" w:sz="0" w:space="0" w:color="auto"/>
            <w:bottom w:val="none" w:sz="0" w:space="0" w:color="auto"/>
            <w:right w:val="none" w:sz="0" w:space="0" w:color="auto"/>
          </w:divBdr>
        </w:div>
        <w:div w:id="1734114936">
          <w:marLeft w:val="640"/>
          <w:marRight w:val="0"/>
          <w:marTop w:val="0"/>
          <w:marBottom w:val="0"/>
          <w:divBdr>
            <w:top w:val="none" w:sz="0" w:space="0" w:color="auto"/>
            <w:left w:val="none" w:sz="0" w:space="0" w:color="auto"/>
            <w:bottom w:val="none" w:sz="0" w:space="0" w:color="auto"/>
            <w:right w:val="none" w:sz="0" w:space="0" w:color="auto"/>
          </w:divBdr>
        </w:div>
        <w:div w:id="1845120194">
          <w:marLeft w:val="640"/>
          <w:marRight w:val="0"/>
          <w:marTop w:val="0"/>
          <w:marBottom w:val="0"/>
          <w:divBdr>
            <w:top w:val="none" w:sz="0" w:space="0" w:color="auto"/>
            <w:left w:val="none" w:sz="0" w:space="0" w:color="auto"/>
            <w:bottom w:val="none" w:sz="0" w:space="0" w:color="auto"/>
            <w:right w:val="none" w:sz="0" w:space="0" w:color="auto"/>
          </w:divBdr>
        </w:div>
        <w:div w:id="1215964248">
          <w:marLeft w:val="640"/>
          <w:marRight w:val="0"/>
          <w:marTop w:val="0"/>
          <w:marBottom w:val="0"/>
          <w:divBdr>
            <w:top w:val="none" w:sz="0" w:space="0" w:color="auto"/>
            <w:left w:val="none" w:sz="0" w:space="0" w:color="auto"/>
            <w:bottom w:val="none" w:sz="0" w:space="0" w:color="auto"/>
            <w:right w:val="none" w:sz="0" w:space="0" w:color="auto"/>
          </w:divBdr>
        </w:div>
        <w:div w:id="1775662780">
          <w:marLeft w:val="640"/>
          <w:marRight w:val="0"/>
          <w:marTop w:val="0"/>
          <w:marBottom w:val="0"/>
          <w:divBdr>
            <w:top w:val="none" w:sz="0" w:space="0" w:color="auto"/>
            <w:left w:val="none" w:sz="0" w:space="0" w:color="auto"/>
            <w:bottom w:val="none" w:sz="0" w:space="0" w:color="auto"/>
            <w:right w:val="none" w:sz="0" w:space="0" w:color="auto"/>
          </w:divBdr>
        </w:div>
        <w:div w:id="1218472393">
          <w:marLeft w:val="640"/>
          <w:marRight w:val="0"/>
          <w:marTop w:val="0"/>
          <w:marBottom w:val="0"/>
          <w:divBdr>
            <w:top w:val="none" w:sz="0" w:space="0" w:color="auto"/>
            <w:left w:val="none" w:sz="0" w:space="0" w:color="auto"/>
            <w:bottom w:val="none" w:sz="0" w:space="0" w:color="auto"/>
            <w:right w:val="none" w:sz="0" w:space="0" w:color="auto"/>
          </w:divBdr>
        </w:div>
        <w:div w:id="1686664919">
          <w:marLeft w:val="640"/>
          <w:marRight w:val="0"/>
          <w:marTop w:val="0"/>
          <w:marBottom w:val="0"/>
          <w:divBdr>
            <w:top w:val="none" w:sz="0" w:space="0" w:color="auto"/>
            <w:left w:val="none" w:sz="0" w:space="0" w:color="auto"/>
            <w:bottom w:val="none" w:sz="0" w:space="0" w:color="auto"/>
            <w:right w:val="none" w:sz="0" w:space="0" w:color="auto"/>
          </w:divBdr>
        </w:div>
        <w:div w:id="869418248">
          <w:marLeft w:val="640"/>
          <w:marRight w:val="0"/>
          <w:marTop w:val="0"/>
          <w:marBottom w:val="0"/>
          <w:divBdr>
            <w:top w:val="none" w:sz="0" w:space="0" w:color="auto"/>
            <w:left w:val="none" w:sz="0" w:space="0" w:color="auto"/>
            <w:bottom w:val="none" w:sz="0" w:space="0" w:color="auto"/>
            <w:right w:val="none" w:sz="0" w:space="0" w:color="auto"/>
          </w:divBdr>
        </w:div>
        <w:div w:id="1875117317">
          <w:marLeft w:val="640"/>
          <w:marRight w:val="0"/>
          <w:marTop w:val="0"/>
          <w:marBottom w:val="0"/>
          <w:divBdr>
            <w:top w:val="none" w:sz="0" w:space="0" w:color="auto"/>
            <w:left w:val="none" w:sz="0" w:space="0" w:color="auto"/>
            <w:bottom w:val="none" w:sz="0" w:space="0" w:color="auto"/>
            <w:right w:val="none" w:sz="0" w:space="0" w:color="auto"/>
          </w:divBdr>
        </w:div>
        <w:div w:id="588656453">
          <w:marLeft w:val="640"/>
          <w:marRight w:val="0"/>
          <w:marTop w:val="0"/>
          <w:marBottom w:val="0"/>
          <w:divBdr>
            <w:top w:val="none" w:sz="0" w:space="0" w:color="auto"/>
            <w:left w:val="none" w:sz="0" w:space="0" w:color="auto"/>
            <w:bottom w:val="none" w:sz="0" w:space="0" w:color="auto"/>
            <w:right w:val="none" w:sz="0" w:space="0" w:color="auto"/>
          </w:divBdr>
        </w:div>
        <w:div w:id="166483466">
          <w:marLeft w:val="640"/>
          <w:marRight w:val="0"/>
          <w:marTop w:val="0"/>
          <w:marBottom w:val="0"/>
          <w:divBdr>
            <w:top w:val="none" w:sz="0" w:space="0" w:color="auto"/>
            <w:left w:val="none" w:sz="0" w:space="0" w:color="auto"/>
            <w:bottom w:val="none" w:sz="0" w:space="0" w:color="auto"/>
            <w:right w:val="none" w:sz="0" w:space="0" w:color="auto"/>
          </w:divBdr>
        </w:div>
        <w:div w:id="1840078292">
          <w:marLeft w:val="640"/>
          <w:marRight w:val="0"/>
          <w:marTop w:val="0"/>
          <w:marBottom w:val="0"/>
          <w:divBdr>
            <w:top w:val="none" w:sz="0" w:space="0" w:color="auto"/>
            <w:left w:val="none" w:sz="0" w:space="0" w:color="auto"/>
            <w:bottom w:val="none" w:sz="0" w:space="0" w:color="auto"/>
            <w:right w:val="none" w:sz="0" w:space="0" w:color="auto"/>
          </w:divBdr>
        </w:div>
        <w:div w:id="767965920">
          <w:marLeft w:val="640"/>
          <w:marRight w:val="0"/>
          <w:marTop w:val="0"/>
          <w:marBottom w:val="0"/>
          <w:divBdr>
            <w:top w:val="none" w:sz="0" w:space="0" w:color="auto"/>
            <w:left w:val="none" w:sz="0" w:space="0" w:color="auto"/>
            <w:bottom w:val="none" w:sz="0" w:space="0" w:color="auto"/>
            <w:right w:val="none" w:sz="0" w:space="0" w:color="auto"/>
          </w:divBdr>
        </w:div>
        <w:div w:id="1097794949">
          <w:marLeft w:val="640"/>
          <w:marRight w:val="0"/>
          <w:marTop w:val="0"/>
          <w:marBottom w:val="0"/>
          <w:divBdr>
            <w:top w:val="none" w:sz="0" w:space="0" w:color="auto"/>
            <w:left w:val="none" w:sz="0" w:space="0" w:color="auto"/>
            <w:bottom w:val="none" w:sz="0" w:space="0" w:color="auto"/>
            <w:right w:val="none" w:sz="0" w:space="0" w:color="auto"/>
          </w:divBdr>
        </w:div>
        <w:div w:id="1455172857">
          <w:marLeft w:val="640"/>
          <w:marRight w:val="0"/>
          <w:marTop w:val="0"/>
          <w:marBottom w:val="0"/>
          <w:divBdr>
            <w:top w:val="none" w:sz="0" w:space="0" w:color="auto"/>
            <w:left w:val="none" w:sz="0" w:space="0" w:color="auto"/>
            <w:bottom w:val="none" w:sz="0" w:space="0" w:color="auto"/>
            <w:right w:val="none" w:sz="0" w:space="0" w:color="auto"/>
          </w:divBdr>
        </w:div>
        <w:div w:id="1740177839">
          <w:marLeft w:val="640"/>
          <w:marRight w:val="0"/>
          <w:marTop w:val="0"/>
          <w:marBottom w:val="0"/>
          <w:divBdr>
            <w:top w:val="none" w:sz="0" w:space="0" w:color="auto"/>
            <w:left w:val="none" w:sz="0" w:space="0" w:color="auto"/>
            <w:bottom w:val="none" w:sz="0" w:space="0" w:color="auto"/>
            <w:right w:val="none" w:sz="0" w:space="0" w:color="auto"/>
          </w:divBdr>
        </w:div>
        <w:div w:id="475144200">
          <w:marLeft w:val="640"/>
          <w:marRight w:val="0"/>
          <w:marTop w:val="0"/>
          <w:marBottom w:val="0"/>
          <w:divBdr>
            <w:top w:val="none" w:sz="0" w:space="0" w:color="auto"/>
            <w:left w:val="none" w:sz="0" w:space="0" w:color="auto"/>
            <w:bottom w:val="none" w:sz="0" w:space="0" w:color="auto"/>
            <w:right w:val="none" w:sz="0" w:space="0" w:color="auto"/>
          </w:divBdr>
        </w:div>
        <w:div w:id="1849754900">
          <w:marLeft w:val="640"/>
          <w:marRight w:val="0"/>
          <w:marTop w:val="0"/>
          <w:marBottom w:val="0"/>
          <w:divBdr>
            <w:top w:val="none" w:sz="0" w:space="0" w:color="auto"/>
            <w:left w:val="none" w:sz="0" w:space="0" w:color="auto"/>
            <w:bottom w:val="none" w:sz="0" w:space="0" w:color="auto"/>
            <w:right w:val="none" w:sz="0" w:space="0" w:color="auto"/>
          </w:divBdr>
        </w:div>
        <w:div w:id="1712925341">
          <w:marLeft w:val="640"/>
          <w:marRight w:val="0"/>
          <w:marTop w:val="0"/>
          <w:marBottom w:val="0"/>
          <w:divBdr>
            <w:top w:val="none" w:sz="0" w:space="0" w:color="auto"/>
            <w:left w:val="none" w:sz="0" w:space="0" w:color="auto"/>
            <w:bottom w:val="none" w:sz="0" w:space="0" w:color="auto"/>
            <w:right w:val="none" w:sz="0" w:space="0" w:color="auto"/>
          </w:divBdr>
        </w:div>
        <w:div w:id="1712337591">
          <w:marLeft w:val="640"/>
          <w:marRight w:val="0"/>
          <w:marTop w:val="0"/>
          <w:marBottom w:val="0"/>
          <w:divBdr>
            <w:top w:val="none" w:sz="0" w:space="0" w:color="auto"/>
            <w:left w:val="none" w:sz="0" w:space="0" w:color="auto"/>
            <w:bottom w:val="none" w:sz="0" w:space="0" w:color="auto"/>
            <w:right w:val="none" w:sz="0" w:space="0" w:color="auto"/>
          </w:divBdr>
        </w:div>
        <w:div w:id="764225475">
          <w:marLeft w:val="640"/>
          <w:marRight w:val="0"/>
          <w:marTop w:val="0"/>
          <w:marBottom w:val="0"/>
          <w:divBdr>
            <w:top w:val="none" w:sz="0" w:space="0" w:color="auto"/>
            <w:left w:val="none" w:sz="0" w:space="0" w:color="auto"/>
            <w:bottom w:val="none" w:sz="0" w:space="0" w:color="auto"/>
            <w:right w:val="none" w:sz="0" w:space="0" w:color="auto"/>
          </w:divBdr>
        </w:div>
        <w:div w:id="1852262194">
          <w:marLeft w:val="640"/>
          <w:marRight w:val="0"/>
          <w:marTop w:val="0"/>
          <w:marBottom w:val="0"/>
          <w:divBdr>
            <w:top w:val="none" w:sz="0" w:space="0" w:color="auto"/>
            <w:left w:val="none" w:sz="0" w:space="0" w:color="auto"/>
            <w:bottom w:val="none" w:sz="0" w:space="0" w:color="auto"/>
            <w:right w:val="none" w:sz="0" w:space="0" w:color="auto"/>
          </w:divBdr>
        </w:div>
        <w:div w:id="1428455326">
          <w:marLeft w:val="640"/>
          <w:marRight w:val="0"/>
          <w:marTop w:val="0"/>
          <w:marBottom w:val="0"/>
          <w:divBdr>
            <w:top w:val="none" w:sz="0" w:space="0" w:color="auto"/>
            <w:left w:val="none" w:sz="0" w:space="0" w:color="auto"/>
            <w:bottom w:val="none" w:sz="0" w:space="0" w:color="auto"/>
            <w:right w:val="none" w:sz="0" w:space="0" w:color="auto"/>
          </w:divBdr>
        </w:div>
        <w:div w:id="2032416621">
          <w:marLeft w:val="640"/>
          <w:marRight w:val="0"/>
          <w:marTop w:val="0"/>
          <w:marBottom w:val="0"/>
          <w:divBdr>
            <w:top w:val="none" w:sz="0" w:space="0" w:color="auto"/>
            <w:left w:val="none" w:sz="0" w:space="0" w:color="auto"/>
            <w:bottom w:val="none" w:sz="0" w:space="0" w:color="auto"/>
            <w:right w:val="none" w:sz="0" w:space="0" w:color="auto"/>
          </w:divBdr>
        </w:div>
        <w:div w:id="1977681422">
          <w:marLeft w:val="640"/>
          <w:marRight w:val="0"/>
          <w:marTop w:val="0"/>
          <w:marBottom w:val="0"/>
          <w:divBdr>
            <w:top w:val="none" w:sz="0" w:space="0" w:color="auto"/>
            <w:left w:val="none" w:sz="0" w:space="0" w:color="auto"/>
            <w:bottom w:val="none" w:sz="0" w:space="0" w:color="auto"/>
            <w:right w:val="none" w:sz="0" w:space="0" w:color="auto"/>
          </w:divBdr>
        </w:div>
        <w:div w:id="1144272339">
          <w:marLeft w:val="640"/>
          <w:marRight w:val="0"/>
          <w:marTop w:val="0"/>
          <w:marBottom w:val="0"/>
          <w:divBdr>
            <w:top w:val="none" w:sz="0" w:space="0" w:color="auto"/>
            <w:left w:val="none" w:sz="0" w:space="0" w:color="auto"/>
            <w:bottom w:val="none" w:sz="0" w:space="0" w:color="auto"/>
            <w:right w:val="none" w:sz="0" w:space="0" w:color="auto"/>
          </w:divBdr>
        </w:div>
        <w:div w:id="1840079086">
          <w:marLeft w:val="640"/>
          <w:marRight w:val="0"/>
          <w:marTop w:val="0"/>
          <w:marBottom w:val="0"/>
          <w:divBdr>
            <w:top w:val="none" w:sz="0" w:space="0" w:color="auto"/>
            <w:left w:val="none" w:sz="0" w:space="0" w:color="auto"/>
            <w:bottom w:val="none" w:sz="0" w:space="0" w:color="auto"/>
            <w:right w:val="none" w:sz="0" w:space="0" w:color="auto"/>
          </w:divBdr>
        </w:div>
        <w:div w:id="1064571461">
          <w:marLeft w:val="640"/>
          <w:marRight w:val="0"/>
          <w:marTop w:val="0"/>
          <w:marBottom w:val="0"/>
          <w:divBdr>
            <w:top w:val="none" w:sz="0" w:space="0" w:color="auto"/>
            <w:left w:val="none" w:sz="0" w:space="0" w:color="auto"/>
            <w:bottom w:val="none" w:sz="0" w:space="0" w:color="auto"/>
            <w:right w:val="none" w:sz="0" w:space="0" w:color="auto"/>
          </w:divBdr>
        </w:div>
        <w:div w:id="1776557226">
          <w:marLeft w:val="640"/>
          <w:marRight w:val="0"/>
          <w:marTop w:val="0"/>
          <w:marBottom w:val="0"/>
          <w:divBdr>
            <w:top w:val="none" w:sz="0" w:space="0" w:color="auto"/>
            <w:left w:val="none" w:sz="0" w:space="0" w:color="auto"/>
            <w:bottom w:val="none" w:sz="0" w:space="0" w:color="auto"/>
            <w:right w:val="none" w:sz="0" w:space="0" w:color="auto"/>
          </w:divBdr>
        </w:div>
        <w:div w:id="1162627139">
          <w:marLeft w:val="640"/>
          <w:marRight w:val="0"/>
          <w:marTop w:val="0"/>
          <w:marBottom w:val="0"/>
          <w:divBdr>
            <w:top w:val="none" w:sz="0" w:space="0" w:color="auto"/>
            <w:left w:val="none" w:sz="0" w:space="0" w:color="auto"/>
            <w:bottom w:val="none" w:sz="0" w:space="0" w:color="auto"/>
            <w:right w:val="none" w:sz="0" w:space="0" w:color="auto"/>
          </w:divBdr>
        </w:div>
        <w:div w:id="1232540098">
          <w:marLeft w:val="640"/>
          <w:marRight w:val="0"/>
          <w:marTop w:val="0"/>
          <w:marBottom w:val="0"/>
          <w:divBdr>
            <w:top w:val="none" w:sz="0" w:space="0" w:color="auto"/>
            <w:left w:val="none" w:sz="0" w:space="0" w:color="auto"/>
            <w:bottom w:val="none" w:sz="0" w:space="0" w:color="auto"/>
            <w:right w:val="none" w:sz="0" w:space="0" w:color="auto"/>
          </w:divBdr>
        </w:div>
        <w:div w:id="1330209910">
          <w:marLeft w:val="640"/>
          <w:marRight w:val="0"/>
          <w:marTop w:val="0"/>
          <w:marBottom w:val="0"/>
          <w:divBdr>
            <w:top w:val="none" w:sz="0" w:space="0" w:color="auto"/>
            <w:left w:val="none" w:sz="0" w:space="0" w:color="auto"/>
            <w:bottom w:val="none" w:sz="0" w:space="0" w:color="auto"/>
            <w:right w:val="none" w:sz="0" w:space="0" w:color="auto"/>
          </w:divBdr>
        </w:div>
        <w:div w:id="387805364">
          <w:marLeft w:val="640"/>
          <w:marRight w:val="0"/>
          <w:marTop w:val="0"/>
          <w:marBottom w:val="0"/>
          <w:divBdr>
            <w:top w:val="none" w:sz="0" w:space="0" w:color="auto"/>
            <w:left w:val="none" w:sz="0" w:space="0" w:color="auto"/>
            <w:bottom w:val="none" w:sz="0" w:space="0" w:color="auto"/>
            <w:right w:val="none" w:sz="0" w:space="0" w:color="auto"/>
          </w:divBdr>
        </w:div>
        <w:div w:id="1155797462">
          <w:marLeft w:val="640"/>
          <w:marRight w:val="0"/>
          <w:marTop w:val="0"/>
          <w:marBottom w:val="0"/>
          <w:divBdr>
            <w:top w:val="none" w:sz="0" w:space="0" w:color="auto"/>
            <w:left w:val="none" w:sz="0" w:space="0" w:color="auto"/>
            <w:bottom w:val="none" w:sz="0" w:space="0" w:color="auto"/>
            <w:right w:val="none" w:sz="0" w:space="0" w:color="auto"/>
          </w:divBdr>
        </w:div>
        <w:div w:id="1535925920">
          <w:marLeft w:val="640"/>
          <w:marRight w:val="0"/>
          <w:marTop w:val="0"/>
          <w:marBottom w:val="0"/>
          <w:divBdr>
            <w:top w:val="none" w:sz="0" w:space="0" w:color="auto"/>
            <w:left w:val="none" w:sz="0" w:space="0" w:color="auto"/>
            <w:bottom w:val="none" w:sz="0" w:space="0" w:color="auto"/>
            <w:right w:val="none" w:sz="0" w:space="0" w:color="auto"/>
          </w:divBdr>
        </w:div>
        <w:div w:id="1101757989">
          <w:marLeft w:val="640"/>
          <w:marRight w:val="0"/>
          <w:marTop w:val="0"/>
          <w:marBottom w:val="0"/>
          <w:divBdr>
            <w:top w:val="none" w:sz="0" w:space="0" w:color="auto"/>
            <w:left w:val="none" w:sz="0" w:space="0" w:color="auto"/>
            <w:bottom w:val="none" w:sz="0" w:space="0" w:color="auto"/>
            <w:right w:val="none" w:sz="0" w:space="0" w:color="auto"/>
          </w:divBdr>
        </w:div>
        <w:div w:id="1932926100">
          <w:marLeft w:val="640"/>
          <w:marRight w:val="0"/>
          <w:marTop w:val="0"/>
          <w:marBottom w:val="0"/>
          <w:divBdr>
            <w:top w:val="none" w:sz="0" w:space="0" w:color="auto"/>
            <w:left w:val="none" w:sz="0" w:space="0" w:color="auto"/>
            <w:bottom w:val="none" w:sz="0" w:space="0" w:color="auto"/>
            <w:right w:val="none" w:sz="0" w:space="0" w:color="auto"/>
          </w:divBdr>
        </w:div>
        <w:div w:id="1931422846">
          <w:marLeft w:val="640"/>
          <w:marRight w:val="0"/>
          <w:marTop w:val="0"/>
          <w:marBottom w:val="0"/>
          <w:divBdr>
            <w:top w:val="none" w:sz="0" w:space="0" w:color="auto"/>
            <w:left w:val="none" w:sz="0" w:space="0" w:color="auto"/>
            <w:bottom w:val="none" w:sz="0" w:space="0" w:color="auto"/>
            <w:right w:val="none" w:sz="0" w:space="0" w:color="auto"/>
          </w:divBdr>
        </w:div>
        <w:div w:id="2041273682">
          <w:marLeft w:val="640"/>
          <w:marRight w:val="0"/>
          <w:marTop w:val="0"/>
          <w:marBottom w:val="0"/>
          <w:divBdr>
            <w:top w:val="none" w:sz="0" w:space="0" w:color="auto"/>
            <w:left w:val="none" w:sz="0" w:space="0" w:color="auto"/>
            <w:bottom w:val="none" w:sz="0" w:space="0" w:color="auto"/>
            <w:right w:val="none" w:sz="0" w:space="0" w:color="auto"/>
          </w:divBdr>
        </w:div>
        <w:div w:id="940574679">
          <w:marLeft w:val="640"/>
          <w:marRight w:val="0"/>
          <w:marTop w:val="0"/>
          <w:marBottom w:val="0"/>
          <w:divBdr>
            <w:top w:val="none" w:sz="0" w:space="0" w:color="auto"/>
            <w:left w:val="none" w:sz="0" w:space="0" w:color="auto"/>
            <w:bottom w:val="none" w:sz="0" w:space="0" w:color="auto"/>
            <w:right w:val="none" w:sz="0" w:space="0" w:color="auto"/>
          </w:divBdr>
        </w:div>
        <w:div w:id="1302690439">
          <w:marLeft w:val="640"/>
          <w:marRight w:val="0"/>
          <w:marTop w:val="0"/>
          <w:marBottom w:val="0"/>
          <w:divBdr>
            <w:top w:val="none" w:sz="0" w:space="0" w:color="auto"/>
            <w:left w:val="none" w:sz="0" w:space="0" w:color="auto"/>
            <w:bottom w:val="none" w:sz="0" w:space="0" w:color="auto"/>
            <w:right w:val="none" w:sz="0" w:space="0" w:color="auto"/>
          </w:divBdr>
        </w:div>
        <w:div w:id="763647425">
          <w:marLeft w:val="640"/>
          <w:marRight w:val="0"/>
          <w:marTop w:val="0"/>
          <w:marBottom w:val="0"/>
          <w:divBdr>
            <w:top w:val="none" w:sz="0" w:space="0" w:color="auto"/>
            <w:left w:val="none" w:sz="0" w:space="0" w:color="auto"/>
            <w:bottom w:val="none" w:sz="0" w:space="0" w:color="auto"/>
            <w:right w:val="none" w:sz="0" w:space="0" w:color="auto"/>
          </w:divBdr>
        </w:div>
        <w:div w:id="1923295033">
          <w:marLeft w:val="640"/>
          <w:marRight w:val="0"/>
          <w:marTop w:val="0"/>
          <w:marBottom w:val="0"/>
          <w:divBdr>
            <w:top w:val="none" w:sz="0" w:space="0" w:color="auto"/>
            <w:left w:val="none" w:sz="0" w:space="0" w:color="auto"/>
            <w:bottom w:val="none" w:sz="0" w:space="0" w:color="auto"/>
            <w:right w:val="none" w:sz="0" w:space="0" w:color="auto"/>
          </w:divBdr>
        </w:div>
        <w:div w:id="1008559341">
          <w:marLeft w:val="640"/>
          <w:marRight w:val="0"/>
          <w:marTop w:val="0"/>
          <w:marBottom w:val="0"/>
          <w:divBdr>
            <w:top w:val="none" w:sz="0" w:space="0" w:color="auto"/>
            <w:left w:val="none" w:sz="0" w:space="0" w:color="auto"/>
            <w:bottom w:val="none" w:sz="0" w:space="0" w:color="auto"/>
            <w:right w:val="none" w:sz="0" w:space="0" w:color="auto"/>
          </w:divBdr>
        </w:div>
        <w:div w:id="1975675694">
          <w:marLeft w:val="640"/>
          <w:marRight w:val="0"/>
          <w:marTop w:val="0"/>
          <w:marBottom w:val="0"/>
          <w:divBdr>
            <w:top w:val="none" w:sz="0" w:space="0" w:color="auto"/>
            <w:left w:val="none" w:sz="0" w:space="0" w:color="auto"/>
            <w:bottom w:val="none" w:sz="0" w:space="0" w:color="auto"/>
            <w:right w:val="none" w:sz="0" w:space="0" w:color="auto"/>
          </w:divBdr>
        </w:div>
        <w:div w:id="1537809920">
          <w:marLeft w:val="640"/>
          <w:marRight w:val="0"/>
          <w:marTop w:val="0"/>
          <w:marBottom w:val="0"/>
          <w:divBdr>
            <w:top w:val="none" w:sz="0" w:space="0" w:color="auto"/>
            <w:left w:val="none" w:sz="0" w:space="0" w:color="auto"/>
            <w:bottom w:val="none" w:sz="0" w:space="0" w:color="auto"/>
            <w:right w:val="none" w:sz="0" w:space="0" w:color="auto"/>
          </w:divBdr>
        </w:div>
        <w:div w:id="74717214">
          <w:marLeft w:val="640"/>
          <w:marRight w:val="0"/>
          <w:marTop w:val="0"/>
          <w:marBottom w:val="0"/>
          <w:divBdr>
            <w:top w:val="none" w:sz="0" w:space="0" w:color="auto"/>
            <w:left w:val="none" w:sz="0" w:space="0" w:color="auto"/>
            <w:bottom w:val="none" w:sz="0" w:space="0" w:color="auto"/>
            <w:right w:val="none" w:sz="0" w:space="0" w:color="auto"/>
          </w:divBdr>
        </w:div>
        <w:div w:id="1467896845">
          <w:marLeft w:val="640"/>
          <w:marRight w:val="0"/>
          <w:marTop w:val="0"/>
          <w:marBottom w:val="0"/>
          <w:divBdr>
            <w:top w:val="none" w:sz="0" w:space="0" w:color="auto"/>
            <w:left w:val="none" w:sz="0" w:space="0" w:color="auto"/>
            <w:bottom w:val="none" w:sz="0" w:space="0" w:color="auto"/>
            <w:right w:val="none" w:sz="0" w:space="0" w:color="auto"/>
          </w:divBdr>
        </w:div>
        <w:div w:id="356660613">
          <w:marLeft w:val="640"/>
          <w:marRight w:val="0"/>
          <w:marTop w:val="0"/>
          <w:marBottom w:val="0"/>
          <w:divBdr>
            <w:top w:val="none" w:sz="0" w:space="0" w:color="auto"/>
            <w:left w:val="none" w:sz="0" w:space="0" w:color="auto"/>
            <w:bottom w:val="none" w:sz="0" w:space="0" w:color="auto"/>
            <w:right w:val="none" w:sz="0" w:space="0" w:color="auto"/>
          </w:divBdr>
        </w:div>
        <w:div w:id="1365444866">
          <w:marLeft w:val="640"/>
          <w:marRight w:val="0"/>
          <w:marTop w:val="0"/>
          <w:marBottom w:val="0"/>
          <w:divBdr>
            <w:top w:val="none" w:sz="0" w:space="0" w:color="auto"/>
            <w:left w:val="none" w:sz="0" w:space="0" w:color="auto"/>
            <w:bottom w:val="none" w:sz="0" w:space="0" w:color="auto"/>
            <w:right w:val="none" w:sz="0" w:space="0" w:color="auto"/>
          </w:divBdr>
        </w:div>
        <w:div w:id="712652076">
          <w:marLeft w:val="640"/>
          <w:marRight w:val="0"/>
          <w:marTop w:val="0"/>
          <w:marBottom w:val="0"/>
          <w:divBdr>
            <w:top w:val="none" w:sz="0" w:space="0" w:color="auto"/>
            <w:left w:val="none" w:sz="0" w:space="0" w:color="auto"/>
            <w:bottom w:val="none" w:sz="0" w:space="0" w:color="auto"/>
            <w:right w:val="none" w:sz="0" w:space="0" w:color="auto"/>
          </w:divBdr>
        </w:div>
        <w:div w:id="2035615091">
          <w:marLeft w:val="640"/>
          <w:marRight w:val="0"/>
          <w:marTop w:val="0"/>
          <w:marBottom w:val="0"/>
          <w:divBdr>
            <w:top w:val="none" w:sz="0" w:space="0" w:color="auto"/>
            <w:left w:val="none" w:sz="0" w:space="0" w:color="auto"/>
            <w:bottom w:val="none" w:sz="0" w:space="0" w:color="auto"/>
            <w:right w:val="none" w:sz="0" w:space="0" w:color="auto"/>
          </w:divBdr>
        </w:div>
        <w:div w:id="665207044">
          <w:marLeft w:val="640"/>
          <w:marRight w:val="0"/>
          <w:marTop w:val="0"/>
          <w:marBottom w:val="0"/>
          <w:divBdr>
            <w:top w:val="none" w:sz="0" w:space="0" w:color="auto"/>
            <w:left w:val="none" w:sz="0" w:space="0" w:color="auto"/>
            <w:bottom w:val="none" w:sz="0" w:space="0" w:color="auto"/>
            <w:right w:val="none" w:sz="0" w:space="0" w:color="auto"/>
          </w:divBdr>
        </w:div>
        <w:div w:id="1244602631">
          <w:marLeft w:val="640"/>
          <w:marRight w:val="0"/>
          <w:marTop w:val="0"/>
          <w:marBottom w:val="0"/>
          <w:divBdr>
            <w:top w:val="none" w:sz="0" w:space="0" w:color="auto"/>
            <w:left w:val="none" w:sz="0" w:space="0" w:color="auto"/>
            <w:bottom w:val="none" w:sz="0" w:space="0" w:color="auto"/>
            <w:right w:val="none" w:sz="0" w:space="0" w:color="auto"/>
          </w:divBdr>
        </w:div>
        <w:div w:id="457997094">
          <w:marLeft w:val="640"/>
          <w:marRight w:val="0"/>
          <w:marTop w:val="0"/>
          <w:marBottom w:val="0"/>
          <w:divBdr>
            <w:top w:val="none" w:sz="0" w:space="0" w:color="auto"/>
            <w:left w:val="none" w:sz="0" w:space="0" w:color="auto"/>
            <w:bottom w:val="none" w:sz="0" w:space="0" w:color="auto"/>
            <w:right w:val="none" w:sz="0" w:space="0" w:color="auto"/>
          </w:divBdr>
        </w:div>
        <w:div w:id="532232733">
          <w:marLeft w:val="640"/>
          <w:marRight w:val="0"/>
          <w:marTop w:val="0"/>
          <w:marBottom w:val="0"/>
          <w:divBdr>
            <w:top w:val="none" w:sz="0" w:space="0" w:color="auto"/>
            <w:left w:val="none" w:sz="0" w:space="0" w:color="auto"/>
            <w:bottom w:val="none" w:sz="0" w:space="0" w:color="auto"/>
            <w:right w:val="none" w:sz="0" w:space="0" w:color="auto"/>
          </w:divBdr>
        </w:div>
        <w:div w:id="226233751">
          <w:marLeft w:val="640"/>
          <w:marRight w:val="0"/>
          <w:marTop w:val="0"/>
          <w:marBottom w:val="0"/>
          <w:divBdr>
            <w:top w:val="none" w:sz="0" w:space="0" w:color="auto"/>
            <w:left w:val="none" w:sz="0" w:space="0" w:color="auto"/>
            <w:bottom w:val="none" w:sz="0" w:space="0" w:color="auto"/>
            <w:right w:val="none" w:sz="0" w:space="0" w:color="auto"/>
          </w:divBdr>
        </w:div>
        <w:div w:id="1564634021">
          <w:marLeft w:val="640"/>
          <w:marRight w:val="0"/>
          <w:marTop w:val="0"/>
          <w:marBottom w:val="0"/>
          <w:divBdr>
            <w:top w:val="none" w:sz="0" w:space="0" w:color="auto"/>
            <w:left w:val="none" w:sz="0" w:space="0" w:color="auto"/>
            <w:bottom w:val="none" w:sz="0" w:space="0" w:color="auto"/>
            <w:right w:val="none" w:sz="0" w:space="0" w:color="auto"/>
          </w:divBdr>
        </w:div>
        <w:div w:id="1072461483">
          <w:marLeft w:val="640"/>
          <w:marRight w:val="0"/>
          <w:marTop w:val="0"/>
          <w:marBottom w:val="0"/>
          <w:divBdr>
            <w:top w:val="none" w:sz="0" w:space="0" w:color="auto"/>
            <w:left w:val="none" w:sz="0" w:space="0" w:color="auto"/>
            <w:bottom w:val="none" w:sz="0" w:space="0" w:color="auto"/>
            <w:right w:val="none" w:sz="0" w:space="0" w:color="auto"/>
          </w:divBdr>
        </w:div>
        <w:div w:id="479351959">
          <w:marLeft w:val="640"/>
          <w:marRight w:val="0"/>
          <w:marTop w:val="0"/>
          <w:marBottom w:val="0"/>
          <w:divBdr>
            <w:top w:val="none" w:sz="0" w:space="0" w:color="auto"/>
            <w:left w:val="none" w:sz="0" w:space="0" w:color="auto"/>
            <w:bottom w:val="none" w:sz="0" w:space="0" w:color="auto"/>
            <w:right w:val="none" w:sz="0" w:space="0" w:color="auto"/>
          </w:divBdr>
        </w:div>
        <w:div w:id="1471365826">
          <w:marLeft w:val="640"/>
          <w:marRight w:val="0"/>
          <w:marTop w:val="0"/>
          <w:marBottom w:val="0"/>
          <w:divBdr>
            <w:top w:val="none" w:sz="0" w:space="0" w:color="auto"/>
            <w:left w:val="none" w:sz="0" w:space="0" w:color="auto"/>
            <w:bottom w:val="none" w:sz="0" w:space="0" w:color="auto"/>
            <w:right w:val="none" w:sz="0" w:space="0" w:color="auto"/>
          </w:divBdr>
        </w:div>
        <w:div w:id="730926351">
          <w:marLeft w:val="640"/>
          <w:marRight w:val="0"/>
          <w:marTop w:val="0"/>
          <w:marBottom w:val="0"/>
          <w:divBdr>
            <w:top w:val="none" w:sz="0" w:space="0" w:color="auto"/>
            <w:left w:val="none" w:sz="0" w:space="0" w:color="auto"/>
            <w:bottom w:val="none" w:sz="0" w:space="0" w:color="auto"/>
            <w:right w:val="none" w:sz="0" w:space="0" w:color="auto"/>
          </w:divBdr>
        </w:div>
        <w:div w:id="143089642">
          <w:marLeft w:val="640"/>
          <w:marRight w:val="0"/>
          <w:marTop w:val="0"/>
          <w:marBottom w:val="0"/>
          <w:divBdr>
            <w:top w:val="none" w:sz="0" w:space="0" w:color="auto"/>
            <w:left w:val="none" w:sz="0" w:space="0" w:color="auto"/>
            <w:bottom w:val="none" w:sz="0" w:space="0" w:color="auto"/>
            <w:right w:val="none" w:sz="0" w:space="0" w:color="auto"/>
          </w:divBdr>
        </w:div>
        <w:div w:id="813371893">
          <w:marLeft w:val="640"/>
          <w:marRight w:val="0"/>
          <w:marTop w:val="0"/>
          <w:marBottom w:val="0"/>
          <w:divBdr>
            <w:top w:val="none" w:sz="0" w:space="0" w:color="auto"/>
            <w:left w:val="none" w:sz="0" w:space="0" w:color="auto"/>
            <w:bottom w:val="none" w:sz="0" w:space="0" w:color="auto"/>
            <w:right w:val="none" w:sz="0" w:space="0" w:color="auto"/>
          </w:divBdr>
        </w:div>
        <w:div w:id="1897164307">
          <w:marLeft w:val="640"/>
          <w:marRight w:val="0"/>
          <w:marTop w:val="0"/>
          <w:marBottom w:val="0"/>
          <w:divBdr>
            <w:top w:val="none" w:sz="0" w:space="0" w:color="auto"/>
            <w:left w:val="none" w:sz="0" w:space="0" w:color="auto"/>
            <w:bottom w:val="none" w:sz="0" w:space="0" w:color="auto"/>
            <w:right w:val="none" w:sz="0" w:space="0" w:color="auto"/>
          </w:divBdr>
        </w:div>
        <w:div w:id="1884167640">
          <w:marLeft w:val="640"/>
          <w:marRight w:val="0"/>
          <w:marTop w:val="0"/>
          <w:marBottom w:val="0"/>
          <w:divBdr>
            <w:top w:val="none" w:sz="0" w:space="0" w:color="auto"/>
            <w:left w:val="none" w:sz="0" w:space="0" w:color="auto"/>
            <w:bottom w:val="none" w:sz="0" w:space="0" w:color="auto"/>
            <w:right w:val="none" w:sz="0" w:space="0" w:color="auto"/>
          </w:divBdr>
        </w:div>
        <w:div w:id="1767917796">
          <w:marLeft w:val="640"/>
          <w:marRight w:val="0"/>
          <w:marTop w:val="0"/>
          <w:marBottom w:val="0"/>
          <w:divBdr>
            <w:top w:val="none" w:sz="0" w:space="0" w:color="auto"/>
            <w:left w:val="none" w:sz="0" w:space="0" w:color="auto"/>
            <w:bottom w:val="none" w:sz="0" w:space="0" w:color="auto"/>
            <w:right w:val="none" w:sz="0" w:space="0" w:color="auto"/>
          </w:divBdr>
        </w:div>
        <w:div w:id="1770465913">
          <w:marLeft w:val="640"/>
          <w:marRight w:val="0"/>
          <w:marTop w:val="0"/>
          <w:marBottom w:val="0"/>
          <w:divBdr>
            <w:top w:val="none" w:sz="0" w:space="0" w:color="auto"/>
            <w:left w:val="none" w:sz="0" w:space="0" w:color="auto"/>
            <w:bottom w:val="none" w:sz="0" w:space="0" w:color="auto"/>
            <w:right w:val="none" w:sz="0" w:space="0" w:color="auto"/>
          </w:divBdr>
        </w:div>
        <w:div w:id="1963461614">
          <w:marLeft w:val="640"/>
          <w:marRight w:val="0"/>
          <w:marTop w:val="0"/>
          <w:marBottom w:val="0"/>
          <w:divBdr>
            <w:top w:val="none" w:sz="0" w:space="0" w:color="auto"/>
            <w:left w:val="none" w:sz="0" w:space="0" w:color="auto"/>
            <w:bottom w:val="none" w:sz="0" w:space="0" w:color="auto"/>
            <w:right w:val="none" w:sz="0" w:space="0" w:color="auto"/>
          </w:divBdr>
        </w:div>
        <w:div w:id="706488015">
          <w:marLeft w:val="640"/>
          <w:marRight w:val="0"/>
          <w:marTop w:val="0"/>
          <w:marBottom w:val="0"/>
          <w:divBdr>
            <w:top w:val="none" w:sz="0" w:space="0" w:color="auto"/>
            <w:left w:val="none" w:sz="0" w:space="0" w:color="auto"/>
            <w:bottom w:val="none" w:sz="0" w:space="0" w:color="auto"/>
            <w:right w:val="none" w:sz="0" w:space="0" w:color="auto"/>
          </w:divBdr>
        </w:div>
        <w:div w:id="1562640555">
          <w:marLeft w:val="640"/>
          <w:marRight w:val="0"/>
          <w:marTop w:val="0"/>
          <w:marBottom w:val="0"/>
          <w:divBdr>
            <w:top w:val="none" w:sz="0" w:space="0" w:color="auto"/>
            <w:left w:val="none" w:sz="0" w:space="0" w:color="auto"/>
            <w:bottom w:val="none" w:sz="0" w:space="0" w:color="auto"/>
            <w:right w:val="none" w:sz="0" w:space="0" w:color="auto"/>
          </w:divBdr>
        </w:div>
        <w:div w:id="814839346">
          <w:marLeft w:val="640"/>
          <w:marRight w:val="0"/>
          <w:marTop w:val="0"/>
          <w:marBottom w:val="0"/>
          <w:divBdr>
            <w:top w:val="none" w:sz="0" w:space="0" w:color="auto"/>
            <w:left w:val="none" w:sz="0" w:space="0" w:color="auto"/>
            <w:bottom w:val="none" w:sz="0" w:space="0" w:color="auto"/>
            <w:right w:val="none" w:sz="0" w:space="0" w:color="auto"/>
          </w:divBdr>
        </w:div>
        <w:div w:id="2006129528">
          <w:marLeft w:val="640"/>
          <w:marRight w:val="0"/>
          <w:marTop w:val="0"/>
          <w:marBottom w:val="0"/>
          <w:divBdr>
            <w:top w:val="none" w:sz="0" w:space="0" w:color="auto"/>
            <w:left w:val="none" w:sz="0" w:space="0" w:color="auto"/>
            <w:bottom w:val="none" w:sz="0" w:space="0" w:color="auto"/>
            <w:right w:val="none" w:sz="0" w:space="0" w:color="auto"/>
          </w:divBdr>
        </w:div>
        <w:div w:id="1444039513">
          <w:marLeft w:val="640"/>
          <w:marRight w:val="0"/>
          <w:marTop w:val="0"/>
          <w:marBottom w:val="0"/>
          <w:divBdr>
            <w:top w:val="none" w:sz="0" w:space="0" w:color="auto"/>
            <w:left w:val="none" w:sz="0" w:space="0" w:color="auto"/>
            <w:bottom w:val="none" w:sz="0" w:space="0" w:color="auto"/>
            <w:right w:val="none" w:sz="0" w:space="0" w:color="auto"/>
          </w:divBdr>
        </w:div>
        <w:div w:id="835925449">
          <w:marLeft w:val="640"/>
          <w:marRight w:val="0"/>
          <w:marTop w:val="0"/>
          <w:marBottom w:val="0"/>
          <w:divBdr>
            <w:top w:val="none" w:sz="0" w:space="0" w:color="auto"/>
            <w:left w:val="none" w:sz="0" w:space="0" w:color="auto"/>
            <w:bottom w:val="none" w:sz="0" w:space="0" w:color="auto"/>
            <w:right w:val="none" w:sz="0" w:space="0" w:color="auto"/>
          </w:divBdr>
        </w:div>
        <w:div w:id="2130582796">
          <w:marLeft w:val="640"/>
          <w:marRight w:val="0"/>
          <w:marTop w:val="0"/>
          <w:marBottom w:val="0"/>
          <w:divBdr>
            <w:top w:val="none" w:sz="0" w:space="0" w:color="auto"/>
            <w:left w:val="none" w:sz="0" w:space="0" w:color="auto"/>
            <w:bottom w:val="none" w:sz="0" w:space="0" w:color="auto"/>
            <w:right w:val="none" w:sz="0" w:space="0" w:color="auto"/>
          </w:divBdr>
        </w:div>
        <w:div w:id="1883592938">
          <w:marLeft w:val="640"/>
          <w:marRight w:val="0"/>
          <w:marTop w:val="0"/>
          <w:marBottom w:val="0"/>
          <w:divBdr>
            <w:top w:val="none" w:sz="0" w:space="0" w:color="auto"/>
            <w:left w:val="none" w:sz="0" w:space="0" w:color="auto"/>
            <w:bottom w:val="none" w:sz="0" w:space="0" w:color="auto"/>
            <w:right w:val="none" w:sz="0" w:space="0" w:color="auto"/>
          </w:divBdr>
        </w:div>
        <w:div w:id="787310550">
          <w:marLeft w:val="640"/>
          <w:marRight w:val="0"/>
          <w:marTop w:val="0"/>
          <w:marBottom w:val="0"/>
          <w:divBdr>
            <w:top w:val="none" w:sz="0" w:space="0" w:color="auto"/>
            <w:left w:val="none" w:sz="0" w:space="0" w:color="auto"/>
            <w:bottom w:val="none" w:sz="0" w:space="0" w:color="auto"/>
            <w:right w:val="none" w:sz="0" w:space="0" w:color="auto"/>
          </w:divBdr>
        </w:div>
        <w:div w:id="755128481">
          <w:marLeft w:val="640"/>
          <w:marRight w:val="0"/>
          <w:marTop w:val="0"/>
          <w:marBottom w:val="0"/>
          <w:divBdr>
            <w:top w:val="none" w:sz="0" w:space="0" w:color="auto"/>
            <w:left w:val="none" w:sz="0" w:space="0" w:color="auto"/>
            <w:bottom w:val="none" w:sz="0" w:space="0" w:color="auto"/>
            <w:right w:val="none" w:sz="0" w:space="0" w:color="auto"/>
          </w:divBdr>
        </w:div>
        <w:div w:id="806240166">
          <w:marLeft w:val="640"/>
          <w:marRight w:val="0"/>
          <w:marTop w:val="0"/>
          <w:marBottom w:val="0"/>
          <w:divBdr>
            <w:top w:val="none" w:sz="0" w:space="0" w:color="auto"/>
            <w:left w:val="none" w:sz="0" w:space="0" w:color="auto"/>
            <w:bottom w:val="none" w:sz="0" w:space="0" w:color="auto"/>
            <w:right w:val="none" w:sz="0" w:space="0" w:color="auto"/>
          </w:divBdr>
        </w:div>
        <w:div w:id="1559125083">
          <w:marLeft w:val="640"/>
          <w:marRight w:val="0"/>
          <w:marTop w:val="0"/>
          <w:marBottom w:val="0"/>
          <w:divBdr>
            <w:top w:val="none" w:sz="0" w:space="0" w:color="auto"/>
            <w:left w:val="none" w:sz="0" w:space="0" w:color="auto"/>
            <w:bottom w:val="none" w:sz="0" w:space="0" w:color="auto"/>
            <w:right w:val="none" w:sz="0" w:space="0" w:color="auto"/>
          </w:divBdr>
        </w:div>
        <w:div w:id="979068117">
          <w:marLeft w:val="640"/>
          <w:marRight w:val="0"/>
          <w:marTop w:val="0"/>
          <w:marBottom w:val="0"/>
          <w:divBdr>
            <w:top w:val="none" w:sz="0" w:space="0" w:color="auto"/>
            <w:left w:val="none" w:sz="0" w:space="0" w:color="auto"/>
            <w:bottom w:val="none" w:sz="0" w:space="0" w:color="auto"/>
            <w:right w:val="none" w:sz="0" w:space="0" w:color="auto"/>
          </w:divBdr>
        </w:div>
        <w:div w:id="2010055175">
          <w:marLeft w:val="640"/>
          <w:marRight w:val="0"/>
          <w:marTop w:val="0"/>
          <w:marBottom w:val="0"/>
          <w:divBdr>
            <w:top w:val="none" w:sz="0" w:space="0" w:color="auto"/>
            <w:left w:val="none" w:sz="0" w:space="0" w:color="auto"/>
            <w:bottom w:val="none" w:sz="0" w:space="0" w:color="auto"/>
            <w:right w:val="none" w:sz="0" w:space="0" w:color="auto"/>
          </w:divBdr>
        </w:div>
        <w:div w:id="1577714073">
          <w:marLeft w:val="640"/>
          <w:marRight w:val="0"/>
          <w:marTop w:val="0"/>
          <w:marBottom w:val="0"/>
          <w:divBdr>
            <w:top w:val="none" w:sz="0" w:space="0" w:color="auto"/>
            <w:left w:val="none" w:sz="0" w:space="0" w:color="auto"/>
            <w:bottom w:val="none" w:sz="0" w:space="0" w:color="auto"/>
            <w:right w:val="none" w:sz="0" w:space="0" w:color="auto"/>
          </w:divBdr>
        </w:div>
        <w:div w:id="1285575236">
          <w:marLeft w:val="640"/>
          <w:marRight w:val="0"/>
          <w:marTop w:val="0"/>
          <w:marBottom w:val="0"/>
          <w:divBdr>
            <w:top w:val="none" w:sz="0" w:space="0" w:color="auto"/>
            <w:left w:val="none" w:sz="0" w:space="0" w:color="auto"/>
            <w:bottom w:val="none" w:sz="0" w:space="0" w:color="auto"/>
            <w:right w:val="none" w:sz="0" w:space="0" w:color="auto"/>
          </w:divBdr>
        </w:div>
        <w:div w:id="571621973">
          <w:marLeft w:val="640"/>
          <w:marRight w:val="0"/>
          <w:marTop w:val="0"/>
          <w:marBottom w:val="0"/>
          <w:divBdr>
            <w:top w:val="none" w:sz="0" w:space="0" w:color="auto"/>
            <w:left w:val="none" w:sz="0" w:space="0" w:color="auto"/>
            <w:bottom w:val="none" w:sz="0" w:space="0" w:color="auto"/>
            <w:right w:val="none" w:sz="0" w:space="0" w:color="auto"/>
          </w:divBdr>
        </w:div>
        <w:div w:id="1597445288">
          <w:marLeft w:val="640"/>
          <w:marRight w:val="0"/>
          <w:marTop w:val="0"/>
          <w:marBottom w:val="0"/>
          <w:divBdr>
            <w:top w:val="none" w:sz="0" w:space="0" w:color="auto"/>
            <w:left w:val="none" w:sz="0" w:space="0" w:color="auto"/>
            <w:bottom w:val="none" w:sz="0" w:space="0" w:color="auto"/>
            <w:right w:val="none" w:sz="0" w:space="0" w:color="auto"/>
          </w:divBdr>
        </w:div>
        <w:div w:id="12998900">
          <w:marLeft w:val="640"/>
          <w:marRight w:val="0"/>
          <w:marTop w:val="0"/>
          <w:marBottom w:val="0"/>
          <w:divBdr>
            <w:top w:val="none" w:sz="0" w:space="0" w:color="auto"/>
            <w:left w:val="none" w:sz="0" w:space="0" w:color="auto"/>
            <w:bottom w:val="none" w:sz="0" w:space="0" w:color="auto"/>
            <w:right w:val="none" w:sz="0" w:space="0" w:color="auto"/>
          </w:divBdr>
        </w:div>
        <w:div w:id="637875578">
          <w:marLeft w:val="640"/>
          <w:marRight w:val="0"/>
          <w:marTop w:val="0"/>
          <w:marBottom w:val="0"/>
          <w:divBdr>
            <w:top w:val="none" w:sz="0" w:space="0" w:color="auto"/>
            <w:left w:val="none" w:sz="0" w:space="0" w:color="auto"/>
            <w:bottom w:val="none" w:sz="0" w:space="0" w:color="auto"/>
            <w:right w:val="none" w:sz="0" w:space="0" w:color="auto"/>
          </w:divBdr>
        </w:div>
        <w:div w:id="383138918">
          <w:marLeft w:val="640"/>
          <w:marRight w:val="0"/>
          <w:marTop w:val="0"/>
          <w:marBottom w:val="0"/>
          <w:divBdr>
            <w:top w:val="none" w:sz="0" w:space="0" w:color="auto"/>
            <w:left w:val="none" w:sz="0" w:space="0" w:color="auto"/>
            <w:bottom w:val="none" w:sz="0" w:space="0" w:color="auto"/>
            <w:right w:val="none" w:sz="0" w:space="0" w:color="auto"/>
          </w:divBdr>
        </w:div>
        <w:div w:id="658769921">
          <w:marLeft w:val="640"/>
          <w:marRight w:val="0"/>
          <w:marTop w:val="0"/>
          <w:marBottom w:val="0"/>
          <w:divBdr>
            <w:top w:val="none" w:sz="0" w:space="0" w:color="auto"/>
            <w:left w:val="none" w:sz="0" w:space="0" w:color="auto"/>
            <w:bottom w:val="none" w:sz="0" w:space="0" w:color="auto"/>
            <w:right w:val="none" w:sz="0" w:space="0" w:color="auto"/>
          </w:divBdr>
        </w:div>
        <w:div w:id="623466896">
          <w:marLeft w:val="640"/>
          <w:marRight w:val="0"/>
          <w:marTop w:val="0"/>
          <w:marBottom w:val="0"/>
          <w:divBdr>
            <w:top w:val="none" w:sz="0" w:space="0" w:color="auto"/>
            <w:left w:val="none" w:sz="0" w:space="0" w:color="auto"/>
            <w:bottom w:val="none" w:sz="0" w:space="0" w:color="auto"/>
            <w:right w:val="none" w:sz="0" w:space="0" w:color="auto"/>
          </w:divBdr>
        </w:div>
        <w:div w:id="246572865">
          <w:marLeft w:val="640"/>
          <w:marRight w:val="0"/>
          <w:marTop w:val="0"/>
          <w:marBottom w:val="0"/>
          <w:divBdr>
            <w:top w:val="none" w:sz="0" w:space="0" w:color="auto"/>
            <w:left w:val="none" w:sz="0" w:space="0" w:color="auto"/>
            <w:bottom w:val="none" w:sz="0" w:space="0" w:color="auto"/>
            <w:right w:val="none" w:sz="0" w:space="0" w:color="auto"/>
          </w:divBdr>
        </w:div>
        <w:div w:id="1489788903">
          <w:marLeft w:val="640"/>
          <w:marRight w:val="0"/>
          <w:marTop w:val="0"/>
          <w:marBottom w:val="0"/>
          <w:divBdr>
            <w:top w:val="none" w:sz="0" w:space="0" w:color="auto"/>
            <w:left w:val="none" w:sz="0" w:space="0" w:color="auto"/>
            <w:bottom w:val="none" w:sz="0" w:space="0" w:color="auto"/>
            <w:right w:val="none" w:sz="0" w:space="0" w:color="auto"/>
          </w:divBdr>
        </w:div>
        <w:div w:id="1463157301">
          <w:marLeft w:val="640"/>
          <w:marRight w:val="0"/>
          <w:marTop w:val="0"/>
          <w:marBottom w:val="0"/>
          <w:divBdr>
            <w:top w:val="none" w:sz="0" w:space="0" w:color="auto"/>
            <w:left w:val="none" w:sz="0" w:space="0" w:color="auto"/>
            <w:bottom w:val="none" w:sz="0" w:space="0" w:color="auto"/>
            <w:right w:val="none" w:sz="0" w:space="0" w:color="auto"/>
          </w:divBdr>
        </w:div>
        <w:div w:id="717970069">
          <w:marLeft w:val="640"/>
          <w:marRight w:val="0"/>
          <w:marTop w:val="0"/>
          <w:marBottom w:val="0"/>
          <w:divBdr>
            <w:top w:val="none" w:sz="0" w:space="0" w:color="auto"/>
            <w:left w:val="none" w:sz="0" w:space="0" w:color="auto"/>
            <w:bottom w:val="none" w:sz="0" w:space="0" w:color="auto"/>
            <w:right w:val="none" w:sz="0" w:space="0" w:color="auto"/>
          </w:divBdr>
        </w:div>
        <w:div w:id="474758279">
          <w:marLeft w:val="640"/>
          <w:marRight w:val="0"/>
          <w:marTop w:val="0"/>
          <w:marBottom w:val="0"/>
          <w:divBdr>
            <w:top w:val="none" w:sz="0" w:space="0" w:color="auto"/>
            <w:left w:val="none" w:sz="0" w:space="0" w:color="auto"/>
            <w:bottom w:val="none" w:sz="0" w:space="0" w:color="auto"/>
            <w:right w:val="none" w:sz="0" w:space="0" w:color="auto"/>
          </w:divBdr>
        </w:div>
        <w:div w:id="284430602">
          <w:marLeft w:val="640"/>
          <w:marRight w:val="0"/>
          <w:marTop w:val="0"/>
          <w:marBottom w:val="0"/>
          <w:divBdr>
            <w:top w:val="none" w:sz="0" w:space="0" w:color="auto"/>
            <w:left w:val="none" w:sz="0" w:space="0" w:color="auto"/>
            <w:bottom w:val="none" w:sz="0" w:space="0" w:color="auto"/>
            <w:right w:val="none" w:sz="0" w:space="0" w:color="auto"/>
          </w:divBdr>
        </w:div>
        <w:div w:id="764959685">
          <w:marLeft w:val="640"/>
          <w:marRight w:val="0"/>
          <w:marTop w:val="0"/>
          <w:marBottom w:val="0"/>
          <w:divBdr>
            <w:top w:val="none" w:sz="0" w:space="0" w:color="auto"/>
            <w:left w:val="none" w:sz="0" w:space="0" w:color="auto"/>
            <w:bottom w:val="none" w:sz="0" w:space="0" w:color="auto"/>
            <w:right w:val="none" w:sz="0" w:space="0" w:color="auto"/>
          </w:divBdr>
        </w:div>
        <w:div w:id="685179383">
          <w:marLeft w:val="640"/>
          <w:marRight w:val="0"/>
          <w:marTop w:val="0"/>
          <w:marBottom w:val="0"/>
          <w:divBdr>
            <w:top w:val="none" w:sz="0" w:space="0" w:color="auto"/>
            <w:left w:val="none" w:sz="0" w:space="0" w:color="auto"/>
            <w:bottom w:val="none" w:sz="0" w:space="0" w:color="auto"/>
            <w:right w:val="none" w:sz="0" w:space="0" w:color="auto"/>
          </w:divBdr>
        </w:div>
        <w:div w:id="2056536645">
          <w:marLeft w:val="640"/>
          <w:marRight w:val="0"/>
          <w:marTop w:val="0"/>
          <w:marBottom w:val="0"/>
          <w:divBdr>
            <w:top w:val="none" w:sz="0" w:space="0" w:color="auto"/>
            <w:left w:val="none" w:sz="0" w:space="0" w:color="auto"/>
            <w:bottom w:val="none" w:sz="0" w:space="0" w:color="auto"/>
            <w:right w:val="none" w:sz="0" w:space="0" w:color="auto"/>
          </w:divBdr>
        </w:div>
        <w:div w:id="1617179378">
          <w:marLeft w:val="640"/>
          <w:marRight w:val="0"/>
          <w:marTop w:val="0"/>
          <w:marBottom w:val="0"/>
          <w:divBdr>
            <w:top w:val="none" w:sz="0" w:space="0" w:color="auto"/>
            <w:left w:val="none" w:sz="0" w:space="0" w:color="auto"/>
            <w:bottom w:val="none" w:sz="0" w:space="0" w:color="auto"/>
            <w:right w:val="none" w:sz="0" w:space="0" w:color="auto"/>
          </w:divBdr>
        </w:div>
        <w:div w:id="67308555">
          <w:marLeft w:val="640"/>
          <w:marRight w:val="0"/>
          <w:marTop w:val="0"/>
          <w:marBottom w:val="0"/>
          <w:divBdr>
            <w:top w:val="none" w:sz="0" w:space="0" w:color="auto"/>
            <w:left w:val="none" w:sz="0" w:space="0" w:color="auto"/>
            <w:bottom w:val="none" w:sz="0" w:space="0" w:color="auto"/>
            <w:right w:val="none" w:sz="0" w:space="0" w:color="auto"/>
          </w:divBdr>
        </w:div>
        <w:div w:id="474034133">
          <w:marLeft w:val="640"/>
          <w:marRight w:val="0"/>
          <w:marTop w:val="0"/>
          <w:marBottom w:val="0"/>
          <w:divBdr>
            <w:top w:val="none" w:sz="0" w:space="0" w:color="auto"/>
            <w:left w:val="none" w:sz="0" w:space="0" w:color="auto"/>
            <w:bottom w:val="none" w:sz="0" w:space="0" w:color="auto"/>
            <w:right w:val="none" w:sz="0" w:space="0" w:color="auto"/>
          </w:divBdr>
        </w:div>
        <w:div w:id="457341783">
          <w:marLeft w:val="640"/>
          <w:marRight w:val="0"/>
          <w:marTop w:val="0"/>
          <w:marBottom w:val="0"/>
          <w:divBdr>
            <w:top w:val="none" w:sz="0" w:space="0" w:color="auto"/>
            <w:left w:val="none" w:sz="0" w:space="0" w:color="auto"/>
            <w:bottom w:val="none" w:sz="0" w:space="0" w:color="auto"/>
            <w:right w:val="none" w:sz="0" w:space="0" w:color="auto"/>
          </w:divBdr>
        </w:div>
        <w:div w:id="1762798416">
          <w:marLeft w:val="640"/>
          <w:marRight w:val="0"/>
          <w:marTop w:val="0"/>
          <w:marBottom w:val="0"/>
          <w:divBdr>
            <w:top w:val="none" w:sz="0" w:space="0" w:color="auto"/>
            <w:left w:val="none" w:sz="0" w:space="0" w:color="auto"/>
            <w:bottom w:val="none" w:sz="0" w:space="0" w:color="auto"/>
            <w:right w:val="none" w:sz="0" w:space="0" w:color="auto"/>
          </w:divBdr>
        </w:div>
        <w:div w:id="702485145">
          <w:marLeft w:val="640"/>
          <w:marRight w:val="0"/>
          <w:marTop w:val="0"/>
          <w:marBottom w:val="0"/>
          <w:divBdr>
            <w:top w:val="none" w:sz="0" w:space="0" w:color="auto"/>
            <w:left w:val="none" w:sz="0" w:space="0" w:color="auto"/>
            <w:bottom w:val="none" w:sz="0" w:space="0" w:color="auto"/>
            <w:right w:val="none" w:sz="0" w:space="0" w:color="auto"/>
          </w:divBdr>
        </w:div>
        <w:div w:id="44449850">
          <w:marLeft w:val="640"/>
          <w:marRight w:val="0"/>
          <w:marTop w:val="0"/>
          <w:marBottom w:val="0"/>
          <w:divBdr>
            <w:top w:val="none" w:sz="0" w:space="0" w:color="auto"/>
            <w:left w:val="none" w:sz="0" w:space="0" w:color="auto"/>
            <w:bottom w:val="none" w:sz="0" w:space="0" w:color="auto"/>
            <w:right w:val="none" w:sz="0" w:space="0" w:color="auto"/>
          </w:divBdr>
        </w:div>
        <w:div w:id="378162899">
          <w:marLeft w:val="640"/>
          <w:marRight w:val="0"/>
          <w:marTop w:val="0"/>
          <w:marBottom w:val="0"/>
          <w:divBdr>
            <w:top w:val="none" w:sz="0" w:space="0" w:color="auto"/>
            <w:left w:val="none" w:sz="0" w:space="0" w:color="auto"/>
            <w:bottom w:val="none" w:sz="0" w:space="0" w:color="auto"/>
            <w:right w:val="none" w:sz="0" w:space="0" w:color="auto"/>
          </w:divBdr>
        </w:div>
        <w:div w:id="427165019">
          <w:marLeft w:val="640"/>
          <w:marRight w:val="0"/>
          <w:marTop w:val="0"/>
          <w:marBottom w:val="0"/>
          <w:divBdr>
            <w:top w:val="none" w:sz="0" w:space="0" w:color="auto"/>
            <w:left w:val="none" w:sz="0" w:space="0" w:color="auto"/>
            <w:bottom w:val="none" w:sz="0" w:space="0" w:color="auto"/>
            <w:right w:val="none" w:sz="0" w:space="0" w:color="auto"/>
          </w:divBdr>
        </w:div>
        <w:div w:id="1980842361">
          <w:marLeft w:val="640"/>
          <w:marRight w:val="0"/>
          <w:marTop w:val="0"/>
          <w:marBottom w:val="0"/>
          <w:divBdr>
            <w:top w:val="none" w:sz="0" w:space="0" w:color="auto"/>
            <w:left w:val="none" w:sz="0" w:space="0" w:color="auto"/>
            <w:bottom w:val="none" w:sz="0" w:space="0" w:color="auto"/>
            <w:right w:val="none" w:sz="0" w:space="0" w:color="auto"/>
          </w:divBdr>
        </w:div>
        <w:div w:id="1515413903">
          <w:marLeft w:val="640"/>
          <w:marRight w:val="0"/>
          <w:marTop w:val="0"/>
          <w:marBottom w:val="0"/>
          <w:divBdr>
            <w:top w:val="none" w:sz="0" w:space="0" w:color="auto"/>
            <w:left w:val="none" w:sz="0" w:space="0" w:color="auto"/>
            <w:bottom w:val="none" w:sz="0" w:space="0" w:color="auto"/>
            <w:right w:val="none" w:sz="0" w:space="0" w:color="auto"/>
          </w:divBdr>
        </w:div>
        <w:div w:id="1606503663">
          <w:marLeft w:val="640"/>
          <w:marRight w:val="0"/>
          <w:marTop w:val="0"/>
          <w:marBottom w:val="0"/>
          <w:divBdr>
            <w:top w:val="none" w:sz="0" w:space="0" w:color="auto"/>
            <w:left w:val="none" w:sz="0" w:space="0" w:color="auto"/>
            <w:bottom w:val="none" w:sz="0" w:space="0" w:color="auto"/>
            <w:right w:val="none" w:sz="0" w:space="0" w:color="auto"/>
          </w:divBdr>
        </w:div>
        <w:div w:id="371343634">
          <w:marLeft w:val="640"/>
          <w:marRight w:val="0"/>
          <w:marTop w:val="0"/>
          <w:marBottom w:val="0"/>
          <w:divBdr>
            <w:top w:val="none" w:sz="0" w:space="0" w:color="auto"/>
            <w:left w:val="none" w:sz="0" w:space="0" w:color="auto"/>
            <w:bottom w:val="none" w:sz="0" w:space="0" w:color="auto"/>
            <w:right w:val="none" w:sz="0" w:space="0" w:color="auto"/>
          </w:divBdr>
        </w:div>
        <w:div w:id="1804346368">
          <w:marLeft w:val="640"/>
          <w:marRight w:val="0"/>
          <w:marTop w:val="0"/>
          <w:marBottom w:val="0"/>
          <w:divBdr>
            <w:top w:val="none" w:sz="0" w:space="0" w:color="auto"/>
            <w:left w:val="none" w:sz="0" w:space="0" w:color="auto"/>
            <w:bottom w:val="none" w:sz="0" w:space="0" w:color="auto"/>
            <w:right w:val="none" w:sz="0" w:space="0" w:color="auto"/>
          </w:divBdr>
        </w:div>
        <w:div w:id="387454501">
          <w:marLeft w:val="640"/>
          <w:marRight w:val="0"/>
          <w:marTop w:val="0"/>
          <w:marBottom w:val="0"/>
          <w:divBdr>
            <w:top w:val="none" w:sz="0" w:space="0" w:color="auto"/>
            <w:left w:val="none" w:sz="0" w:space="0" w:color="auto"/>
            <w:bottom w:val="none" w:sz="0" w:space="0" w:color="auto"/>
            <w:right w:val="none" w:sz="0" w:space="0" w:color="auto"/>
          </w:divBdr>
        </w:div>
        <w:div w:id="168445499">
          <w:marLeft w:val="640"/>
          <w:marRight w:val="0"/>
          <w:marTop w:val="0"/>
          <w:marBottom w:val="0"/>
          <w:divBdr>
            <w:top w:val="none" w:sz="0" w:space="0" w:color="auto"/>
            <w:left w:val="none" w:sz="0" w:space="0" w:color="auto"/>
            <w:bottom w:val="none" w:sz="0" w:space="0" w:color="auto"/>
            <w:right w:val="none" w:sz="0" w:space="0" w:color="auto"/>
          </w:divBdr>
        </w:div>
        <w:div w:id="1537353111">
          <w:marLeft w:val="640"/>
          <w:marRight w:val="0"/>
          <w:marTop w:val="0"/>
          <w:marBottom w:val="0"/>
          <w:divBdr>
            <w:top w:val="none" w:sz="0" w:space="0" w:color="auto"/>
            <w:left w:val="none" w:sz="0" w:space="0" w:color="auto"/>
            <w:bottom w:val="none" w:sz="0" w:space="0" w:color="auto"/>
            <w:right w:val="none" w:sz="0" w:space="0" w:color="auto"/>
          </w:divBdr>
        </w:div>
        <w:div w:id="707417062">
          <w:marLeft w:val="640"/>
          <w:marRight w:val="0"/>
          <w:marTop w:val="0"/>
          <w:marBottom w:val="0"/>
          <w:divBdr>
            <w:top w:val="none" w:sz="0" w:space="0" w:color="auto"/>
            <w:left w:val="none" w:sz="0" w:space="0" w:color="auto"/>
            <w:bottom w:val="none" w:sz="0" w:space="0" w:color="auto"/>
            <w:right w:val="none" w:sz="0" w:space="0" w:color="auto"/>
          </w:divBdr>
        </w:div>
        <w:div w:id="998919193">
          <w:marLeft w:val="640"/>
          <w:marRight w:val="0"/>
          <w:marTop w:val="0"/>
          <w:marBottom w:val="0"/>
          <w:divBdr>
            <w:top w:val="none" w:sz="0" w:space="0" w:color="auto"/>
            <w:left w:val="none" w:sz="0" w:space="0" w:color="auto"/>
            <w:bottom w:val="none" w:sz="0" w:space="0" w:color="auto"/>
            <w:right w:val="none" w:sz="0" w:space="0" w:color="auto"/>
          </w:divBdr>
        </w:div>
        <w:div w:id="1884832489">
          <w:marLeft w:val="640"/>
          <w:marRight w:val="0"/>
          <w:marTop w:val="0"/>
          <w:marBottom w:val="0"/>
          <w:divBdr>
            <w:top w:val="none" w:sz="0" w:space="0" w:color="auto"/>
            <w:left w:val="none" w:sz="0" w:space="0" w:color="auto"/>
            <w:bottom w:val="none" w:sz="0" w:space="0" w:color="auto"/>
            <w:right w:val="none" w:sz="0" w:space="0" w:color="auto"/>
          </w:divBdr>
        </w:div>
        <w:div w:id="1855026085">
          <w:marLeft w:val="640"/>
          <w:marRight w:val="0"/>
          <w:marTop w:val="0"/>
          <w:marBottom w:val="0"/>
          <w:divBdr>
            <w:top w:val="none" w:sz="0" w:space="0" w:color="auto"/>
            <w:left w:val="none" w:sz="0" w:space="0" w:color="auto"/>
            <w:bottom w:val="none" w:sz="0" w:space="0" w:color="auto"/>
            <w:right w:val="none" w:sz="0" w:space="0" w:color="auto"/>
          </w:divBdr>
        </w:div>
        <w:div w:id="666786910">
          <w:marLeft w:val="640"/>
          <w:marRight w:val="0"/>
          <w:marTop w:val="0"/>
          <w:marBottom w:val="0"/>
          <w:divBdr>
            <w:top w:val="none" w:sz="0" w:space="0" w:color="auto"/>
            <w:left w:val="none" w:sz="0" w:space="0" w:color="auto"/>
            <w:bottom w:val="none" w:sz="0" w:space="0" w:color="auto"/>
            <w:right w:val="none" w:sz="0" w:space="0" w:color="auto"/>
          </w:divBdr>
        </w:div>
        <w:div w:id="490752399">
          <w:marLeft w:val="640"/>
          <w:marRight w:val="0"/>
          <w:marTop w:val="0"/>
          <w:marBottom w:val="0"/>
          <w:divBdr>
            <w:top w:val="none" w:sz="0" w:space="0" w:color="auto"/>
            <w:left w:val="none" w:sz="0" w:space="0" w:color="auto"/>
            <w:bottom w:val="none" w:sz="0" w:space="0" w:color="auto"/>
            <w:right w:val="none" w:sz="0" w:space="0" w:color="auto"/>
          </w:divBdr>
        </w:div>
        <w:div w:id="336881213">
          <w:marLeft w:val="640"/>
          <w:marRight w:val="0"/>
          <w:marTop w:val="0"/>
          <w:marBottom w:val="0"/>
          <w:divBdr>
            <w:top w:val="none" w:sz="0" w:space="0" w:color="auto"/>
            <w:left w:val="none" w:sz="0" w:space="0" w:color="auto"/>
            <w:bottom w:val="none" w:sz="0" w:space="0" w:color="auto"/>
            <w:right w:val="none" w:sz="0" w:space="0" w:color="auto"/>
          </w:divBdr>
        </w:div>
        <w:div w:id="1284264327">
          <w:marLeft w:val="640"/>
          <w:marRight w:val="0"/>
          <w:marTop w:val="0"/>
          <w:marBottom w:val="0"/>
          <w:divBdr>
            <w:top w:val="none" w:sz="0" w:space="0" w:color="auto"/>
            <w:left w:val="none" w:sz="0" w:space="0" w:color="auto"/>
            <w:bottom w:val="none" w:sz="0" w:space="0" w:color="auto"/>
            <w:right w:val="none" w:sz="0" w:space="0" w:color="auto"/>
          </w:divBdr>
        </w:div>
        <w:div w:id="954796151">
          <w:marLeft w:val="640"/>
          <w:marRight w:val="0"/>
          <w:marTop w:val="0"/>
          <w:marBottom w:val="0"/>
          <w:divBdr>
            <w:top w:val="none" w:sz="0" w:space="0" w:color="auto"/>
            <w:left w:val="none" w:sz="0" w:space="0" w:color="auto"/>
            <w:bottom w:val="none" w:sz="0" w:space="0" w:color="auto"/>
            <w:right w:val="none" w:sz="0" w:space="0" w:color="auto"/>
          </w:divBdr>
        </w:div>
        <w:div w:id="987784521">
          <w:marLeft w:val="640"/>
          <w:marRight w:val="0"/>
          <w:marTop w:val="0"/>
          <w:marBottom w:val="0"/>
          <w:divBdr>
            <w:top w:val="none" w:sz="0" w:space="0" w:color="auto"/>
            <w:left w:val="none" w:sz="0" w:space="0" w:color="auto"/>
            <w:bottom w:val="none" w:sz="0" w:space="0" w:color="auto"/>
            <w:right w:val="none" w:sz="0" w:space="0" w:color="auto"/>
          </w:divBdr>
        </w:div>
        <w:div w:id="1519612821">
          <w:marLeft w:val="640"/>
          <w:marRight w:val="0"/>
          <w:marTop w:val="0"/>
          <w:marBottom w:val="0"/>
          <w:divBdr>
            <w:top w:val="none" w:sz="0" w:space="0" w:color="auto"/>
            <w:left w:val="none" w:sz="0" w:space="0" w:color="auto"/>
            <w:bottom w:val="none" w:sz="0" w:space="0" w:color="auto"/>
            <w:right w:val="none" w:sz="0" w:space="0" w:color="auto"/>
          </w:divBdr>
        </w:div>
        <w:div w:id="1048802250">
          <w:marLeft w:val="640"/>
          <w:marRight w:val="0"/>
          <w:marTop w:val="0"/>
          <w:marBottom w:val="0"/>
          <w:divBdr>
            <w:top w:val="none" w:sz="0" w:space="0" w:color="auto"/>
            <w:left w:val="none" w:sz="0" w:space="0" w:color="auto"/>
            <w:bottom w:val="none" w:sz="0" w:space="0" w:color="auto"/>
            <w:right w:val="none" w:sz="0" w:space="0" w:color="auto"/>
          </w:divBdr>
        </w:div>
        <w:div w:id="648174849">
          <w:marLeft w:val="640"/>
          <w:marRight w:val="0"/>
          <w:marTop w:val="0"/>
          <w:marBottom w:val="0"/>
          <w:divBdr>
            <w:top w:val="none" w:sz="0" w:space="0" w:color="auto"/>
            <w:left w:val="none" w:sz="0" w:space="0" w:color="auto"/>
            <w:bottom w:val="none" w:sz="0" w:space="0" w:color="auto"/>
            <w:right w:val="none" w:sz="0" w:space="0" w:color="auto"/>
          </w:divBdr>
        </w:div>
        <w:div w:id="199365425">
          <w:marLeft w:val="640"/>
          <w:marRight w:val="0"/>
          <w:marTop w:val="0"/>
          <w:marBottom w:val="0"/>
          <w:divBdr>
            <w:top w:val="none" w:sz="0" w:space="0" w:color="auto"/>
            <w:left w:val="none" w:sz="0" w:space="0" w:color="auto"/>
            <w:bottom w:val="none" w:sz="0" w:space="0" w:color="auto"/>
            <w:right w:val="none" w:sz="0" w:space="0" w:color="auto"/>
          </w:divBdr>
        </w:div>
        <w:div w:id="1215970669">
          <w:marLeft w:val="640"/>
          <w:marRight w:val="0"/>
          <w:marTop w:val="0"/>
          <w:marBottom w:val="0"/>
          <w:divBdr>
            <w:top w:val="none" w:sz="0" w:space="0" w:color="auto"/>
            <w:left w:val="none" w:sz="0" w:space="0" w:color="auto"/>
            <w:bottom w:val="none" w:sz="0" w:space="0" w:color="auto"/>
            <w:right w:val="none" w:sz="0" w:space="0" w:color="auto"/>
          </w:divBdr>
        </w:div>
        <w:div w:id="728265404">
          <w:marLeft w:val="640"/>
          <w:marRight w:val="0"/>
          <w:marTop w:val="0"/>
          <w:marBottom w:val="0"/>
          <w:divBdr>
            <w:top w:val="none" w:sz="0" w:space="0" w:color="auto"/>
            <w:left w:val="none" w:sz="0" w:space="0" w:color="auto"/>
            <w:bottom w:val="none" w:sz="0" w:space="0" w:color="auto"/>
            <w:right w:val="none" w:sz="0" w:space="0" w:color="auto"/>
          </w:divBdr>
        </w:div>
        <w:div w:id="1016348315">
          <w:marLeft w:val="640"/>
          <w:marRight w:val="0"/>
          <w:marTop w:val="0"/>
          <w:marBottom w:val="0"/>
          <w:divBdr>
            <w:top w:val="none" w:sz="0" w:space="0" w:color="auto"/>
            <w:left w:val="none" w:sz="0" w:space="0" w:color="auto"/>
            <w:bottom w:val="none" w:sz="0" w:space="0" w:color="auto"/>
            <w:right w:val="none" w:sz="0" w:space="0" w:color="auto"/>
          </w:divBdr>
        </w:div>
        <w:div w:id="1449818718">
          <w:marLeft w:val="640"/>
          <w:marRight w:val="0"/>
          <w:marTop w:val="0"/>
          <w:marBottom w:val="0"/>
          <w:divBdr>
            <w:top w:val="none" w:sz="0" w:space="0" w:color="auto"/>
            <w:left w:val="none" w:sz="0" w:space="0" w:color="auto"/>
            <w:bottom w:val="none" w:sz="0" w:space="0" w:color="auto"/>
            <w:right w:val="none" w:sz="0" w:space="0" w:color="auto"/>
          </w:divBdr>
        </w:div>
      </w:divsChild>
    </w:div>
    <w:div w:id="69230084">
      <w:bodyDiv w:val="1"/>
      <w:marLeft w:val="0"/>
      <w:marRight w:val="0"/>
      <w:marTop w:val="0"/>
      <w:marBottom w:val="0"/>
      <w:divBdr>
        <w:top w:val="none" w:sz="0" w:space="0" w:color="auto"/>
        <w:left w:val="none" w:sz="0" w:space="0" w:color="auto"/>
        <w:bottom w:val="none" w:sz="0" w:space="0" w:color="auto"/>
        <w:right w:val="none" w:sz="0" w:space="0" w:color="auto"/>
      </w:divBdr>
      <w:divsChild>
        <w:div w:id="1099371704">
          <w:marLeft w:val="640"/>
          <w:marRight w:val="0"/>
          <w:marTop w:val="0"/>
          <w:marBottom w:val="0"/>
          <w:divBdr>
            <w:top w:val="none" w:sz="0" w:space="0" w:color="auto"/>
            <w:left w:val="none" w:sz="0" w:space="0" w:color="auto"/>
            <w:bottom w:val="none" w:sz="0" w:space="0" w:color="auto"/>
            <w:right w:val="none" w:sz="0" w:space="0" w:color="auto"/>
          </w:divBdr>
        </w:div>
        <w:div w:id="1993634738">
          <w:marLeft w:val="640"/>
          <w:marRight w:val="0"/>
          <w:marTop w:val="0"/>
          <w:marBottom w:val="0"/>
          <w:divBdr>
            <w:top w:val="none" w:sz="0" w:space="0" w:color="auto"/>
            <w:left w:val="none" w:sz="0" w:space="0" w:color="auto"/>
            <w:bottom w:val="none" w:sz="0" w:space="0" w:color="auto"/>
            <w:right w:val="none" w:sz="0" w:space="0" w:color="auto"/>
          </w:divBdr>
        </w:div>
        <w:div w:id="741029788">
          <w:marLeft w:val="640"/>
          <w:marRight w:val="0"/>
          <w:marTop w:val="0"/>
          <w:marBottom w:val="0"/>
          <w:divBdr>
            <w:top w:val="none" w:sz="0" w:space="0" w:color="auto"/>
            <w:left w:val="none" w:sz="0" w:space="0" w:color="auto"/>
            <w:bottom w:val="none" w:sz="0" w:space="0" w:color="auto"/>
            <w:right w:val="none" w:sz="0" w:space="0" w:color="auto"/>
          </w:divBdr>
        </w:div>
        <w:div w:id="1667902233">
          <w:marLeft w:val="640"/>
          <w:marRight w:val="0"/>
          <w:marTop w:val="0"/>
          <w:marBottom w:val="0"/>
          <w:divBdr>
            <w:top w:val="none" w:sz="0" w:space="0" w:color="auto"/>
            <w:left w:val="none" w:sz="0" w:space="0" w:color="auto"/>
            <w:bottom w:val="none" w:sz="0" w:space="0" w:color="auto"/>
            <w:right w:val="none" w:sz="0" w:space="0" w:color="auto"/>
          </w:divBdr>
        </w:div>
        <w:div w:id="1954289224">
          <w:marLeft w:val="640"/>
          <w:marRight w:val="0"/>
          <w:marTop w:val="0"/>
          <w:marBottom w:val="0"/>
          <w:divBdr>
            <w:top w:val="none" w:sz="0" w:space="0" w:color="auto"/>
            <w:left w:val="none" w:sz="0" w:space="0" w:color="auto"/>
            <w:bottom w:val="none" w:sz="0" w:space="0" w:color="auto"/>
            <w:right w:val="none" w:sz="0" w:space="0" w:color="auto"/>
          </w:divBdr>
        </w:div>
        <w:div w:id="1307007384">
          <w:marLeft w:val="640"/>
          <w:marRight w:val="0"/>
          <w:marTop w:val="0"/>
          <w:marBottom w:val="0"/>
          <w:divBdr>
            <w:top w:val="none" w:sz="0" w:space="0" w:color="auto"/>
            <w:left w:val="none" w:sz="0" w:space="0" w:color="auto"/>
            <w:bottom w:val="none" w:sz="0" w:space="0" w:color="auto"/>
            <w:right w:val="none" w:sz="0" w:space="0" w:color="auto"/>
          </w:divBdr>
        </w:div>
        <w:div w:id="868379188">
          <w:marLeft w:val="640"/>
          <w:marRight w:val="0"/>
          <w:marTop w:val="0"/>
          <w:marBottom w:val="0"/>
          <w:divBdr>
            <w:top w:val="none" w:sz="0" w:space="0" w:color="auto"/>
            <w:left w:val="none" w:sz="0" w:space="0" w:color="auto"/>
            <w:bottom w:val="none" w:sz="0" w:space="0" w:color="auto"/>
            <w:right w:val="none" w:sz="0" w:space="0" w:color="auto"/>
          </w:divBdr>
        </w:div>
        <w:div w:id="1819569727">
          <w:marLeft w:val="640"/>
          <w:marRight w:val="0"/>
          <w:marTop w:val="0"/>
          <w:marBottom w:val="0"/>
          <w:divBdr>
            <w:top w:val="none" w:sz="0" w:space="0" w:color="auto"/>
            <w:left w:val="none" w:sz="0" w:space="0" w:color="auto"/>
            <w:bottom w:val="none" w:sz="0" w:space="0" w:color="auto"/>
            <w:right w:val="none" w:sz="0" w:space="0" w:color="auto"/>
          </w:divBdr>
        </w:div>
        <w:div w:id="483814981">
          <w:marLeft w:val="640"/>
          <w:marRight w:val="0"/>
          <w:marTop w:val="0"/>
          <w:marBottom w:val="0"/>
          <w:divBdr>
            <w:top w:val="none" w:sz="0" w:space="0" w:color="auto"/>
            <w:left w:val="none" w:sz="0" w:space="0" w:color="auto"/>
            <w:bottom w:val="none" w:sz="0" w:space="0" w:color="auto"/>
            <w:right w:val="none" w:sz="0" w:space="0" w:color="auto"/>
          </w:divBdr>
        </w:div>
        <w:div w:id="1710180986">
          <w:marLeft w:val="640"/>
          <w:marRight w:val="0"/>
          <w:marTop w:val="0"/>
          <w:marBottom w:val="0"/>
          <w:divBdr>
            <w:top w:val="none" w:sz="0" w:space="0" w:color="auto"/>
            <w:left w:val="none" w:sz="0" w:space="0" w:color="auto"/>
            <w:bottom w:val="none" w:sz="0" w:space="0" w:color="auto"/>
            <w:right w:val="none" w:sz="0" w:space="0" w:color="auto"/>
          </w:divBdr>
        </w:div>
        <w:div w:id="1175532642">
          <w:marLeft w:val="640"/>
          <w:marRight w:val="0"/>
          <w:marTop w:val="0"/>
          <w:marBottom w:val="0"/>
          <w:divBdr>
            <w:top w:val="none" w:sz="0" w:space="0" w:color="auto"/>
            <w:left w:val="none" w:sz="0" w:space="0" w:color="auto"/>
            <w:bottom w:val="none" w:sz="0" w:space="0" w:color="auto"/>
            <w:right w:val="none" w:sz="0" w:space="0" w:color="auto"/>
          </w:divBdr>
        </w:div>
        <w:div w:id="852768168">
          <w:marLeft w:val="640"/>
          <w:marRight w:val="0"/>
          <w:marTop w:val="0"/>
          <w:marBottom w:val="0"/>
          <w:divBdr>
            <w:top w:val="none" w:sz="0" w:space="0" w:color="auto"/>
            <w:left w:val="none" w:sz="0" w:space="0" w:color="auto"/>
            <w:bottom w:val="none" w:sz="0" w:space="0" w:color="auto"/>
            <w:right w:val="none" w:sz="0" w:space="0" w:color="auto"/>
          </w:divBdr>
        </w:div>
        <w:div w:id="1937977787">
          <w:marLeft w:val="640"/>
          <w:marRight w:val="0"/>
          <w:marTop w:val="0"/>
          <w:marBottom w:val="0"/>
          <w:divBdr>
            <w:top w:val="none" w:sz="0" w:space="0" w:color="auto"/>
            <w:left w:val="none" w:sz="0" w:space="0" w:color="auto"/>
            <w:bottom w:val="none" w:sz="0" w:space="0" w:color="auto"/>
            <w:right w:val="none" w:sz="0" w:space="0" w:color="auto"/>
          </w:divBdr>
        </w:div>
        <w:div w:id="1916235596">
          <w:marLeft w:val="640"/>
          <w:marRight w:val="0"/>
          <w:marTop w:val="0"/>
          <w:marBottom w:val="0"/>
          <w:divBdr>
            <w:top w:val="none" w:sz="0" w:space="0" w:color="auto"/>
            <w:left w:val="none" w:sz="0" w:space="0" w:color="auto"/>
            <w:bottom w:val="none" w:sz="0" w:space="0" w:color="auto"/>
            <w:right w:val="none" w:sz="0" w:space="0" w:color="auto"/>
          </w:divBdr>
        </w:div>
        <w:div w:id="1767922236">
          <w:marLeft w:val="640"/>
          <w:marRight w:val="0"/>
          <w:marTop w:val="0"/>
          <w:marBottom w:val="0"/>
          <w:divBdr>
            <w:top w:val="none" w:sz="0" w:space="0" w:color="auto"/>
            <w:left w:val="none" w:sz="0" w:space="0" w:color="auto"/>
            <w:bottom w:val="none" w:sz="0" w:space="0" w:color="auto"/>
            <w:right w:val="none" w:sz="0" w:space="0" w:color="auto"/>
          </w:divBdr>
        </w:div>
        <w:div w:id="1646399109">
          <w:marLeft w:val="640"/>
          <w:marRight w:val="0"/>
          <w:marTop w:val="0"/>
          <w:marBottom w:val="0"/>
          <w:divBdr>
            <w:top w:val="none" w:sz="0" w:space="0" w:color="auto"/>
            <w:left w:val="none" w:sz="0" w:space="0" w:color="auto"/>
            <w:bottom w:val="none" w:sz="0" w:space="0" w:color="auto"/>
            <w:right w:val="none" w:sz="0" w:space="0" w:color="auto"/>
          </w:divBdr>
        </w:div>
        <w:div w:id="2126734884">
          <w:marLeft w:val="640"/>
          <w:marRight w:val="0"/>
          <w:marTop w:val="0"/>
          <w:marBottom w:val="0"/>
          <w:divBdr>
            <w:top w:val="none" w:sz="0" w:space="0" w:color="auto"/>
            <w:left w:val="none" w:sz="0" w:space="0" w:color="auto"/>
            <w:bottom w:val="none" w:sz="0" w:space="0" w:color="auto"/>
            <w:right w:val="none" w:sz="0" w:space="0" w:color="auto"/>
          </w:divBdr>
        </w:div>
        <w:div w:id="198588117">
          <w:marLeft w:val="640"/>
          <w:marRight w:val="0"/>
          <w:marTop w:val="0"/>
          <w:marBottom w:val="0"/>
          <w:divBdr>
            <w:top w:val="none" w:sz="0" w:space="0" w:color="auto"/>
            <w:left w:val="none" w:sz="0" w:space="0" w:color="auto"/>
            <w:bottom w:val="none" w:sz="0" w:space="0" w:color="auto"/>
            <w:right w:val="none" w:sz="0" w:space="0" w:color="auto"/>
          </w:divBdr>
        </w:div>
        <w:div w:id="466701753">
          <w:marLeft w:val="640"/>
          <w:marRight w:val="0"/>
          <w:marTop w:val="0"/>
          <w:marBottom w:val="0"/>
          <w:divBdr>
            <w:top w:val="none" w:sz="0" w:space="0" w:color="auto"/>
            <w:left w:val="none" w:sz="0" w:space="0" w:color="auto"/>
            <w:bottom w:val="none" w:sz="0" w:space="0" w:color="auto"/>
            <w:right w:val="none" w:sz="0" w:space="0" w:color="auto"/>
          </w:divBdr>
        </w:div>
        <w:div w:id="1221525876">
          <w:marLeft w:val="640"/>
          <w:marRight w:val="0"/>
          <w:marTop w:val="0"/>
          <w:marBottom w:val="0"/>
          <w:divBdr>
            <w:top w:val="none" w:sz="0" w:space="0" w:color="auto"/>
            <w:left w:val="none" w:sz="0" w:space="0" w:color="auto"/>
            <w:bottom w:val="none" w:sz="0" w:space="0" w:color="auto"/>
            <w:right w:val="none" w:sz="0" w:space="0" w:color="auto"/>
          </w:divBdr>
        </w:div>
        <w:div w:id="1479609229">
          <w:marLeft w:val="640"/>
          <w:marRight w:val="0"/>
          <w:marTop w:val="0"/>
          <w:marBottom w:val="0"/>
          <w:divBdr>
            <w:top w:val="none" w:sz="0" w:space="0" w:color="auto"/>
            <w:left w:val="none" w:sz="0" w:space="0" w:color="auto"/>
            <w:bottom w:val="none" w:sz="0" w:space="0" w:color="auto"/>
            <w:right w:val="none" w:sz="0" w:space="0" w:color="auto"/>
          </w:divBdr>
        </w:div>
        <w:div w:id="737896220">
          <w:marLeft w:val="640"/>
          <w:marRight w:val="0"/>
          <w:marTop w:val="0"/>
          <w:marBottom w:val="0"/>
          <w:divBdr>
            <w:top w:val="none" w:sz="0" w:space="0" w:color="auto"/>
            <w:left w:val="none" w:sz="0" w:space="0" w:color="auto"/>
            <w:bottom w:val="none" w:sz="0" w:space="0" w:color="auto"/>
            <w:right w:val="none" w:sz="0" w:space="0" w:color="auto"/>
          </w:divBdr>
        </w:div>
        <w:div w:id="1294167718">
          <w:marLeft w:val="640"/>
          <w:marRight w:val="0"/>
          <w:marTop w:val="0"/>
          <w:marBottom w:val="0"/>
          <w:divBdr>
            <w:top w:val="none" w:sz="0" w:space="0" w:color="auto"/>
            <w:left w:val="none" w:sz="0" w:space="0" w:color="auto"/>
            <w:bottom w:val="none" w:sz="0" w:space="0" w:color="auto"/>
            <w:right w:val="none" w:sz="0" w:space="0" w:color="auto"/>
          </w:divBdr>
        </w:div>
        <w:div w:id="78915732">
          <w:marLeft w:val="640"/>
          <w:marRight w:val="0"/>
          <w:marTop w:val="0"/>
          <w:marBottom w:val="0"/>
          <w:divBdr>
            <w:top w:val="none" w:sz="0" w:space="0" w:color="auto"/>
            <w:left w:val="none" w:sz="0" w:space="0" w:color="auto"/>
            <w:bottom w:val="none" w:sz="0" w:space="0" w:color="auto"/>
            <w:right w:val="none" w:sz="0" w:space="0" w:color="auto"/>
          </w:divBdr>
        </w:div>
        <w:div w:id="1476264161">
          <w:marLeft w:val="640"/>
          <w:marRight w:val="0"/>
          <w:marTop w:val="0"/>
          <w:marBottom w:val="0"/>
          <w:divBdr>
            <w:top w:val="none" w:sz="0" w:space="0" w:color="auto"/>
            <w:left w:val="none" w:sz="0" w:space="0" w:color="auto"/>
            <w:bottom w:val="none" w:sz="0" w:space="0" w:color="auto"/>
            <w:right w:val="none" w:sz="0" w:space="0" w:color="auto"/>
          </w:divBdr>
        </w:div>
        <w:div w:id="1356805109">
          <w:marLeft w:val="640"/>
          <w:marRight w:val="0"/>
          <w:marTop w:val="0"/>
          <w:marBottom w:val="0"/>
          <w:divBdr>
            <w:top w:val="none" w:sz="0" w:space="0" w:color="auto"/>
            <w:left w:val="none" w:sz="0" w:space="0" w:color="auto"/>
            <w:bottom w:val="none" w:sz="0" w:space="0" w:color="auto"/>
            <w:right w:val="none" w:sz="0" w:space="0" w:color="auto"/>
          </w:divBdr>
        </w:div>
        <w:div w:id="1562668253">
          <w:marLeft w:val="640"/>
          <w:marRight w:val="0"/>
          <w:marTop w:val="0"/>
          <w:marBottom w:val="0"/>
          <w:divBdr>
            <w:top w:val="none" w:sz="0" w:space="0" w:color="auto"/>
            <w:left w:val="none" w:sz="0" w:space="0" w:color="auto"/>
            <w:bottom w:val="none" w:sz="0" w:space="0" w:color="auto"/>
            <w:right w:val="none" w:sz="0" w:space="0" w:color="auto"/>
          </w:divBdr>
        </w:div>
        <w:div w:id="216209708">
          <w:marLeft w:val="640"/>
          <w:marRight w:val="0"/>
          <w:marTop w:val="0"/>
          <w:marBottom w:val="0"/>
          <w:divBdr>
            <w:top w:val="none" w:sz="0" w:space="0" w:color="auto"/>
            <w:left w:val="none" w:sz="0" w:space="0" w:color="auto"/>
            <w:bottom w:val="none" w:sz="0" w:space="0" w:color="auto"/>
            <w:right w:val="none" w:sz="0" w:space="0" w:color="auto"/>
          </w:divBdr>
        </w:div>
        <w:div w:id="1210533237">
          <w:marLeft w:val="640"/>
          <w:marRight w:val="0"/>
          <w:marTop w:val="0"/>
          <w:marBottom w:val="0"/>
          <w:divBdr>
            <w:top w:val="none" w:sz="0" w:space="0" w:color="auto"/>
            <w:left w:val="none" w:sz="0" w:space="0" w:color="auto"/>
            <w:bottom w:val="none" w:sz="0" w:space="0" w:color="auto"/>
            <w:right w:val="none" w:sz="0" w:space="0" w:color="auto"/>
          </w:divBdr>
        </w:div>
        <w:div w:id="757944180">
          <w:marLeft w:val="640"/>
          <w:marRight w:val="0"/>
          <w:marTop w:val="0"/>
          <w:marBottom w:val="0"/>
          <w:divBdr>
            <w:top w:val="none" w:sz="0" w:space="0" w:color="auto"/>
            <w:left w:val="none" w:sz="0" w:space="0" w:color="auto"/>
            <w:bottom w:val="none" w:sz="0" w:space="0" w:color="auto"/>
            <w:right w:val="none" w:sz="0" w:space="0" w:color="auto"/>
          </w:divBdr>
        </w:div>
        <w:div w:id="1024595568">
          <w:marLeft w:val="640"/>
          <w:marRight w:val="0"/>
          <w:marTop w:val="0"/>
          <w:marBottom w:val="0"/>
          <w:divBdr>
            <w:top w:val="none" w:sz="0" w:space="0" w:color="auto"/>
            <w:left w:val="none" w:sz="0" w:space="0" w:color="auto"/>
            <w:bottom w:val="none" w:sz="0" w:space="0" w:color="auto"/>
            <w:right w:val="none" w:sz="0" w:space="0" w:color="auto"/>
          </w:divBdr>
        </w:div>
        <w:div w:id="1606573339">
          <w:marLeft w:val="640"/>
          <w:marRight w:val="0"/>
          <w:marTop w:val="0"/>
          <w:marBottom w:val="0"/>
          <w:divBdr>
            <w:top w:val="none" w:sz="0" w:space="0" w:color="auto"/>
            <w:left w:val="none" w:sz="0" w:space="0" w:color="auto"/>
            <w:bottom w:val="none" w:sz="0" w:space="0" w:color="auto"/>
            <w:right w:val="none" w:sz="0" w:space="0" w:color="auto"/>
          </w:divBdr>
        </w:div>
        <w:div w:id="1755587056">
          <w:marLeft w:val="640"/>
          <w:marRight w:val="0"/>
          <w:marTop w:val="0"/>
          <w:marBottom w:val="0"/>
          <w:divBdr>
            <w:top w:val="none" w:sz="0" w:space="0" w:color="auto"/>
            <w:left w:val="none" w:sz="0" w:space="0" w:color="auto"/>
            <w:bottom w:val="none" w:sz="0" w:space="0" w:color="auto"/>
            <w:right w:val="none" w:sz="0" w:space="0" w:color="auto"/>
          </w:divBdr>
        </w:div>
        <w:div w:id="370686266">
          <w:marLeft w:val="640"/>
          <w:marRight w:val="0"/>
          <w:marTop w:val="0"/>
          <w:marBottom w:val="0"/>
          <w:divBdr>
            <w:top w:val="none" w:sz="0" w:space="0" w:color="auto"/>
            <w:left w:val="none" w:sz="0" w:space="0" w:color="auto"/>
            <w:bottom w:val="none" w:sz="0" w:space="0" w:color="auto"/>
            <w:right w:val="none" w:sz="0" w:space="0" w:color="auto"/>
          </w:divBdr>
        </w:div>
        <w:div w:id="2025016259">
          <w:marLeft w:val="640"/>
          <w:marRight w:val="0"/>
          <w:marTop w:val="0"/>
          <w:marBottom w:val="0"/>
          <w:divBdr>
            <w:top w:val="none" w:sz="0" w:space="0" w:color="auto"/>
            <w:left w:val="none" w:sz="0" w:space="0" w:color="auto"/>
            <w:bottom w:val="none" w:sz="0" w:space="0" w:color="auto"/>
            <w:right w:val="none" w:sz="0" w:space="0" w:color="auto"/>
          </w:divBdr>
        </w:div>
        <w:div w:id="380371595">
          <w:marLeft w:val="640"/>
          <w:marRight w:val="0"/>
          <w:marTop w:val="0"/>
          <w:marBottom w:val="0"/>
          <w:divBdr>
            <w:top w:val="none" w:sz="0" w:space="0" w:color="auto"/>
            <w:left w:val="none" w:sz="0" w:space="0" w:color="auto"/>
            <w:bottom w:val="none" w:sz="0" w:space="0" w:color="auto"/>
            <w:right w:val="none" w:sz="0" w:space="0" w:color="auto"/>
          </w:divBdr>
        </w:div>
        <w:div w:id="230114595">
          <w:marLeft w:val="640"/>
          <w:marRight w:val="0"/>
          <w:marTop w:val="0"/>
          <w:marBottom w:val="0"/>
          <w:divBdr>
            <w:top w:val="none" w:sz="0" w:space="0" w:color="auto"/>
            <w:left w:val="none" w:sz="0" w:space="0" w:color="auto"/>
            <w:bottom w:val="none" w:sz="0" w:space="0" w:color="auto"/>
            <w:right w:val="none" w:sz="0" w:space="0" w:color="auto"/>
          </w:divBdr>
        </w:div>
        <w:div w:id="1708989981">
          <w:marLeft w:val="640"/>
          <w:marRight w:val="0"/>
          <w:marTop w:val="0"/>
          <w:marBottom w:val="0"/>
          <w:divBdr>
            <w:top w:val="none" w:sz="0" w:space="0" w:color="auto"/>
            <w:left w:val="none" w:sz="0" w:space="0" w:color="auto"/>
            <w:bottom w:val="none" w:sz="0" w:space="0" w:color="auto"/>
            <w:right w:val="none" w:sz="0" w:space="0" w:color="auto"/>
          </w:divBdr>
        </w:div>
        <w:div w:id="1202127822">
          <w:marLeft w:val="640"/>
          <w:marRight w:val="0"/>
          <w:marTop w:val="0"/>
          <w:marBottom w:val="0"/>
          <w:divBdr>
            <w:top w:val="none" w:sz="0" w:space="0" w:color="auto"/>
            <w:left w:val="none" w:sz="0" w:space="0" w:color="auto"/>
            <w:bottom w:val="none" w:sz="0" w:space="0" w:color="auto"/>
            <w:right w:val="none" w:sz="0" w:space="0" w:color="auto"/>
          </w:divBdr>
        </w:div>
        <w:div w:id="2104916493">
          <w:marLeft w:val="640"/>
          <w:marRight w:val="0"/>
          <w:marTop w:val="0"/>
          <w:marBottom w:val="0"/>
          <w:divBdr>
            <w:top w:val="none" w:sz="0" w:space="0" w:color="auto"/>
            <w:left w:val="none" w:sz="0" w:space="0" w:color="auto"/>
            <w:bottom w:val="none" w:sz="0" w:space="0" w:color="auto"/>
            <w:right w:val="none" w:sz="0" w:space="0" w:color="auto"/>
          </w:divBdr>
        </w:div>
        <w:div w:id="1872065323">
          <w:marLeft w:val="640"/>
          <w:marRight w:val="0"/>
          <w:marTop w:val="0"/>
          <w:marBottom w:val="0"/>
          <w:divBdr>
            <w:top w:val="none" w:sz="0" w:space="0" w:color="auto"/>
            <w:left w:val="none" w:sz="0" w:space="0" w:color="auto"/>
            <w:bottom w:val="none" w:sz="0" w:space="0" w:color="auto"/>
            <w:right w:val="none" w:sz="0" w:space="0" w:color="auto"/>
          </w:divBdr>
        </w:div>
        <w:div w:id="1761565379">
          <w:marLeft w:val="640"/>
          <w:marRight w:val="0"/>
          <w:marTop w:val="0"/>
          <w:marBottom w:val="0"/>
          <w:divBdr>
            <w:top w:val="none" w:sz="0" w:space="0" w:color="auto"/>
            <w:left w:val="none" w:sz="0" w:space="0" w:color="auto"/>
            <w:bottom w:val="none" w:sz="0" w:space="0" w:color="auto"/>
            <w:right w:val="none" w:sz="0" w:space="0" w:color="auto"/>
          </w:divBdr>
        </w:div>
        <w:div w:id="2070570306">
          <w:marLeft w:val="640"/>
          <w:marRight w:val="0"/>
          <w:marTop w:val="0"/>
          <w:marBottom w:val="0"/>
          <w:divBdr>
            <w:top w:val="none" w:sz="0" w:space="0" w:color="auto"/>
            <w:left w:val="none" w:sz="0" w:space="0" w:color="auto"/>
            <w:bottom w:val="none" w:sz="0" w:space="0" w:color="auto"/>
            <w:right w:val="none" w:sz="0" w:space="0" w:color="auto"/>
          </w:divBdr>
        </w:div>
        <w:div w:id="1163742950">
          <w:marLeft w:val="640"/>
          <w:marRight w:val="0"/>
          <w:marTop w:val="0"/>
          <w:marBottom w:val="0"/>
          <w:divBdr>
            <w:top w:val="none" w:sz="0" w:space="0" w:color="auto"/>
            <w:left w:val="none" w:sz="0" w:space="0" w:color="auto"/>
            <w:bottom w:val="none" w:sz="0" w:space="0" w:color="auto"/>
            <w:right w:val="none" w:sz="0" w:space="0" w:color="auto"/>
          </w:divBdr>
        </w:div>
        <w:div w:id="1709332031">
          <w:marLeft w:val="640"/>
          <w:marRight w:val="0"/>
          <w:marTop w:val="0"/>
          <w:marBottom w:val="0"/>
          <w:divBdr>
            <w:top w:val="none" w:sz="0" w:space="0" w:color="auto"/>
            <w:left w:val="none" w:sz="0" w:space="0" w:color="auto"/>
            <w:bottom w:val="none" w:sz="0" w:space="0" w:color="auto"/>
            <w:right w:val="none" w:sz="0" w:space="0" w:color="auto"/>
          </w:divBdr>
        </w:div>
        <w:div w:id="1496414317">
          <w:marLeft w:val="640"/>
          <w:marRight w:val="0"/>
          <w:marTop w:val="0"/>
          <w:marBottom w:val="0"/>
          <w:divBdr>
            <w:top w:val="none" w:sz="0" w:space="0" w:color="auto"/>
            <w:left w:val="none" w:sz="0" w:space="0" w:color="auto"/>
            <w:bottom w:val="none" w:sz="0" w:space="0" w:color="auto"/>
            <w:right w:val="none" w:sz="0" w:space="0" w:color="auto"/>
          </w:divBdr>
        </w:div>
        <w:div w:id="734426508">
          <w:marLeft w:val="640"/>
          <w:marRight w:val="0"/>
          <w:marTop w:val="0"/>
          <w:marBottom w:val="0"/>
          <w:divBdr>
            <w:top w:val="none" w:sz="0" w:space="0" w:color="auto"/>
            <w:left w:val="none" w:sz="0" w:space="0" w:color="auto"/>
            <w:bottom w:val="none" w:sz="0" w:space="0" w:color="auto"/>
            <w:right w:val="none" w:sz="0" w:space="0" w:color="auto"/>
          </w:divBdr>
        </w:div>
        <w:div w:id="392697189">
          <w:marLeft w:val="640"/>
          <w:marRight w:val="0"/>
          <w:marTop w:val="0"/>
          <w:marBottom w:val="0"/>
          <w:divBdr>
            <w:top w:val="none" w:sz="0" w:space="0" w:color="auto"/>
            <w:left w:val="none" w:sz="0" w:space="0" w:color="auto"/>
            <w:bottom w:val="none" w:sz="0" w:space="0" w:color="auto"/>
            <w:right w:val="none" w:sz="0" w:space="0" w:color="auto"/>
          </w:divBdr>
        </w:div>
        <w:div w:id="1175223112">
          <w:marLeft w:val="640"/>
          <w:marRight w:val="0"/>
          <w:marTop w:val="0"/>
          <w:marBottom w:val="0"/>
          <w:divBdr>
            <w:top w:val="none" w:sz="0" w:space="0" w:color="auto"/>
            <w:left w:val="none" w:sz="0" w:space="0" w:color="auto"/>
            <w:bottom w:val="none" w:sz="0" w:space="0" w:color="auto"/>
            <w:right w:val="none" w:sz="0" w:space="0" w:color="auto"/>
          </w:divBdr>
        </w:div>
        <w:div w:id="838619622">
          <w:marLeft w:val="640"/>
          <w:marRight w:val="0"/>
          <w:marTop w:val="0"/>
          <w:marBottom w:val="0"/>
          <w:divBdr>
            <w:top w:val="none" w:sz="0" w:space="0" w:color="auto"/>
            <w:left w:val="none" w:sz="0" w:space="0" w:color="auto"/>
            <w:bottom w:val="none" w:sz="0" w:space="0" w:color="auto"/>
            <w:right w:val="none" w:sz="0" w:space="0" w:color="auto"/>
          </w:divBdr>
        </w:div>
        <w:div w:id="316687438">
          <w:marLeft w:val="640"/>
          <w:marRight w:val="0"/>
          <w:marTop w:val="0"/>
          <w:marBottom w:val="0"/>
          <w:divBdr>
            <w:top w:val="none" w:sz="0" w:space="0" w:color="auto"/>
            <w:left w:val="none" w:sz="0" w:space="0" w:color="auto"/>
            <w:bottom w:val="none" w:sz="0" w:space="0" w:color="auto"/>
            <w:right w:val="none" w:sz="0" w:space="0" w:color="auto"/>
          </w:divBdr>
        </w:div>
        <w:div w:id="168984507">
          <w:marLeft w:val="640"/>
          <w:marRight w:val="0"/>
          <w:marTop w:val="0"/>
          <w:marBottom w:val="0"/>
          <w:divBdr>
            <w:top w:val="none" w:sz="0" w:space="0" w:color="auto"/>
            <w:left w:val="none" w:sz="0" w:space="0" w:color="auto"/>
            <w:bottom w:val="none" w:sz="0" w:space="0" w:color="auto"/>
            <w:right w:val="none" w:sz="0" w:space="0" w:color="auto"/>
          </w:divBdr>
        </w:div>
        <w:div w:id="1568148454">
          <w:marLeft w:val="640"/>
          <w:marRight w:val="0"/>
          <w:marTop w:val="0"/>
          <w:marBottom w:val="0"/>
          <w:divBdr>
            <w:top w:val="none" w:sz="0" w:space="0" w:color="auto"/>
            <w:left w:val="none" w:sz="0" w:space="0" w:color="auto"/>
            <w:bottom w:val="none" w:sz="0" w:space="0" w:color="auto"/>
            <w:right w:val="none" w:sz="0" w:space="0" w:color="auto"/>
          </w:divBdr>
        </w:div>
        <w:div w:id="2027058497">
          <w:marLeft w:val="640"/>
          <w:marRight w:val="0"/>
          <w:marTop w:val="0"/>
          <w:marBottom w:val="0"/>
          <w:divBdr>
            <w:top w:val="none" w:sz="0" w:space="0" w:color="auto"/>
            <w:left w:val="none" w:sz="0" w:space="0" w:color="auto"/>
            <w:bottom w:val="none" w:sz="0" w:space="0" w:color="auto"/>
            <w:right w:val="none" w:sz="0" w:space="0" w:color="auto"/>
          </w:divBdr>
        </w:div>
        <w:div w:id="1731227629">
          <w:marLeft w:val="640"/>
          <w:marRight w:val="0"/>
          <w:marTop w:val="0"/>
          <w:marBottom w:val="0"/>
          <w:divBdr>
            <w:top w:val="none" w:sz="0" w:space="0" w:color="auto"/>
            <w:left w:val="none" w:sz="0" w:space="0" w:color="auto"/>
            <w:bottom w:val="none" w:sz="0" w:space="0" w:color="auto"/>
            <w:right w:val="none" w:sz="0" w:space="0" w:color="auto"/>
          </w:divBdr>
        </w:div>
        <w:div w:id="1868831872">
          <w:marLeft w:val="640"/>
          <w:marRight w:val="0"/>
          <w:marTop w:val="0"/>
          <w:marBottom w:val="0"/>
          <w:divBdr>
            <w:top w:val="none" w:sz="0" w:space="0" w:color="auto"/>
            <w:left w:val="none" w:sz="0" w:space="0" w:color="auto"/>
            <w:bottom w:val="none" w:sz="0" w:space="0" w:color="auto"/>
            <w:right w:val="none" w:sz="0" w:space="0" w:color="auto"/>
          </w:divBdr>
        </w:div>
        <w:div w:id="1512374963">
          <w:marLeft w:val="640"/>
          <w:marRight w:val="0"/>
          <w:marTop w:val="0"/>
          <w:marBottom w:val="0"/>
          <w:divBdr>
            <w:top w:val="none" w:sz="0" w:space="0" w:color="auto"/>
            <w:left w:val="none" w:sz="0" w:space="0" w:color="auto"/>
            <w:bottom w:val="none" w:sz="0" w:space="0" w:color="auto"/>
            <w:right w:val="none" w:sz="0" w:space="0" w:color="auto"/>
          </w:divBdr>
        </w:div>
        <w:div w:id="220026289">
          <w:marLeft w:val="640"/>
          <w:marRight w:val="0"/>
          <w:marTop w:val="0"/>
          <w:marBottom w:val="0"/>
          <w:divBdr>
            <w:top w:val="none" w:sz="0" w:space="0" w:color="auto"/>
            <w:left w:val="none" w:sz="0" w:space="0" w:color="auto"/>
            <w:bottom w:val="none" w:sz="0" w:space="0" w:color="auto"/>
            <w:right w:val="none" w:sz="0" w:space="0" w:color="auto"/>
          </w:divBdr>
        </w:div>
        <w:div w:id="77557594">
          <w:marLeft w:val="640"/>
          <w:marRight w:val="0"/>
          <w:marTop w:val="0"/>
          <w:marBottom w:val="0"/>
          <w:divBdr>
            <w:top w:val="none" w:sz="0" w:space="0" w:color="auto"/>
            <w:left w:val="none" w:sz="0" w:space="0" w:color="auto"/>
            <w:bottom w:val="none" w:sz="0" w:space="0" w:color="auto"/>
            <w:right w:val="none" w:sz="0" w:space="0" w:color="auto"/>
          </w:divBdr>
        </w:div>
        <w:div w:id="1797941195">
          <w:marLeft w:val="640"/>
          <w:marRight w:val="0"/>
          <w:marTop w:val="0"/>
          <w:marBottom w:val="0"/>
          <w:divBdr>
            <w:top w:val="none" w:sz="0" w:space="0" w:color="auto"/>
            <w:left w:val="none" w:sz="0" w:space="0" w:color="auto"/>
            <w:bottom w:val="none" w:sz="0" w:space="0" w:color="auto"/>
            <w:right w:val="none" w:sz="0" w:space="0" w:color="auto"/>
          </w:divBdr>
        </w:div>
        <w:div w:id="247468690">
          <w:marLeft w:val="640"/>
          <w:marRight w:val="0"/>
          <w:marTop w:val="0"/>
          <w:marBottom w:val="0"/>
          <w:divBdr>
            <w:top w:val="none" w:sz="0" w:space="0" w:color="auto"/>
            <w:left w:val="none" w:sz="0" w:space="0" w:color="auto"/>
            <w:bottom w:val="none" w:sz="0" w:space="0" w:color="auto"/>
            <w:right w:val="none" w:sz="0" w:space="0" w:color="auto"/>
          </w:divBdr>
        </w:div>
        <w:div w:id="1790275922">
          <w:marLeft w:val="640"/>
          <w:marRight w:val="0"/>
          <w:marTop w:val="0"/>
          <w:marBottom w:val="0"/>
          <w:divBdr>
            <w:top w:val="none" w:sz="0" w:space="0" w:color="auto"/>
            <w:left w:val="none" w:sz="0" w:space="0" w:color="auto"/>
            <w:bottom w:val="none" w:sz="0" w:space="0" w:color="auto"/>
            <w:right w:val="none" w:sz="0" w:space="0" w:color="auto"/>
          </w:divBdr>
        </w:div>
        <w:div w:id="2056152849">
          <w:marLeft w:val="640"/>
          <w:marRight w:val="0"/>
          <w:marTop w:val="0"/>
          <w:marBottom w:val="0"/>
          <w:divBdr>
            <w:top w:val="none" w:sz="0" w:space="0" w:color="auto"/>
            <w:left w:val="none" w:sz="0" w:space="0" w:color="auto"/>
            <w:bottom w:val="none" w:sz="0" w:space="0" w:color="auto"/>
            <w:right w:val="none" w:sz="0" w:space="0" w:color="auto"/>
          </w:divBdr>
        </w:div>
        <w:div w:id="401489293">
          <w:marLeft w:val="640"/>
          <w:marRight w:val="0"/>
          <w:marTop w:val="0"/>
          <w:marBottom w:val="0"/>
          <w:divBdr>
            <w:top w:val="none" w:sz="0" w:space="0" w:color="auto"/>
            <w:left w:val="none" w:sz="0" w:space="0" w:color="auto"/>
            <w:bottom w:val="none" w:sz="0" w:space="0" w:color="auto"/>
            <w:right w:val="none" w:sz="0" w:space="0" w:color="auto"/>
          </w:divBdr>
        </w:div>
        <w:div w:id="1604605380">
          <w:marLeft w:val="640"/>
          <w:marRight w:val="0"/>
          <w:marTop w:val="0"/>
          <w:marBottom w:val="0"/>
          <w:divBdr>
            <w:top w:val="none" w:sz="0" w:space="0" w:color="auto"/>
            <w:left w:val="none" w:sz="0" w:space="0" w:color="auto"/>
            <w:bottom w:val="none" w:sz="0" w:space="0" w:color="auto"/>
            <w:right w:val="none" w:sz="0" w:space="0" w:color="auto"/>
          </w:divBdr>
        </w:div>
        <w:div w:id="1609655699">
          <w:marLeft w:val="640"/>
          <w:marRight w:val="0"/>
          <w:marTop w:val="0"/>
          <w:marBottom w:val="0"/>
          <w:divBdr>
            <w:top w:val="none" w:sz="0" w:space="0" w:color="auto"/>
            <w:left w:val="none" w:sz="0" w:space="0" w:color="auto"/>
            <w:bottom w:val="none" w:sz="0" w:space="0" w:color="auto"/>
            <w:right w:val="none" w:sz="0" w:space="0" w:color="auto"/>
          </w:divBdr>
        </w:div>
        <w:div w:id="1741174882">
          <w:marLeft w:val="640"/>
          <w:marRight w:val="0"/>
          <w:marTop w:val="0"/>
          <w:marBottom w:val="0"/>
          <w:divBdr>
            <w:top w:val="none" w:sz="0" w:space="0" w:color="auto"/>
            <w:left w:val="none" w:sz="0" w:space="0" w:color="auto"/>
            <w:bottom w:val="none" w:sz="0" w:space="0" w:color="auto"/>
            <w:right w:val="none" w:sz="0" w:space="0" w:color="auto"/>
          </w:divBdr>
        </w:div>
        <w:div w:id="380859375">
          <w:marLeft w:val="640"/>
          <w:marRight w:val="0"/>
          <w:marTop w:val="0"/>
          <w:marBottom w:val="0"/>
          <w:divBdr>
            <w:top w:val="none" w:sz="0" w:space="0" w:color="auto"/>
            <w:left w:val="none" w:sz="0" w:space="0" w:color="auto"/>
            <w:bottom w:val="none" w:sz="0" w:space="0" w:color="auto"/>
            <w:right w:val="none" w:sz="0" w:space="0" w:color="auto"/>
          </w:divBdr>
        </w:div>
        <w:div w:id="1049843666">
          <w:marLeft w:val="640"/>
          <w:marRight w:val="0"/>
          <w:marTop w:val="0"/>
          <w:marBottom w:val="0"/>
          <w:divBdr>
            <w:top w:val="none" w:sz="0" w:space="0" w:color="auto"/>
            <w:left w:val="none" w:sz="0" w:space="0" w:color="auto"/>
            <w:bottom w:val="none" w:sz="0" w:space="0" w:color="auto"/>
            <w:right w:val="none" w:sz="0" w:space="0" w:color="auto"/>
          </w:divBdr>
        </w:div>
        <w:div w:id="1019433358">
          <w:marLeft w:val="640"/>
          <w:marRight w:val="0"/>
          <w:marTop w:val="0"/>
          <w:marBottom w:val="0"/>
          <w:divBdr>
            <w:top w:val="none" w:sz="0" w:space="0" w:color="auto"/>
            <w:left w:val="none" w:sz="0" w:space="0" w:color="auto"/>
            <w:bottom w:val="none" w:sz="0" w:space="0" w:color="auto"/>
            <w:right w:val="none" w:sz="0" w:space="0" w:color="auto"/>
          </w:divBdr>
        </w:div>
        <w:div w:id="1579749952">
          <w:marLeft w:val="640"/>
          <w:marRight w:val="0"/>
          <w:marTop w:val="0"/>
          <w:marBottom w:val="0"/>
          <w:divBdr>
            <w:top w:val="none" w:sz="0" w:space="0" w:color="auto"/>
            <w:left w:val="none" w:sz="0" w:space="0" w:color="auto"/>
            <w:bottom w:val="none" w:sz="0" w:space="0" w:color="auto"/>
            <w:right w:val="none" w:sz="0" w:space="0" w:color="auto"/>
          </w:divBdr>
        </w:div>
        <w:div w:id="686055668">
          <w:marLeft w:val="640"/>
          <w:marRight w:val="0"/>
          <w:marTop w:val="0"/>
          <w:marBottom w:val="0"/>
          <w:divBdr>
            <w:top w:val="none" w:sz="0" w:space="0" w:color="auto"/>
            <w:left w:val="none" w:sz="0" w:space="0" w:color="auto"/>
            <w:bottom w:val="none" w:sz="0" w:space="0" w:color="auto"/>
            <w:right w:val="none" w:sz="0" w:space="0" w:color="auto"/>
          </w:divBdr>
        </w:div>
        <w:div w:id="260796943">
          <w:marLeft w:val="640"/>
          <w:marRight w:val="0"/>
          <w:marTop w:val="0"/>
          <w:marBottom w:val="0"/>
          <w:divBdr>
            <w:top w:val="none" w:sz="0" w:space="0" w:color="auto"/>
            <w:left w:val="none" w:sz="0" w:space="0" w:color="auto"/>
            <w:bottom w:val="none" w:sz="0" w:space="0" w:color="auto"/>
            <w:right w:val="none" w:sz="0" w:space="0" w:color="auto"/>
          </w:divBdr>
        </w:div>
        <w:div w:id="1605187947">
          <w:marLeft w:val="640"/>
          <w:marRight w:val="0"/>
          <w:marTop w:val="0"/>
          <w:marBottom w:val="0"/>
          <w:divBdr>
            <w:top w:val="none" w:sz="0" w:space="0" w:color="auto"/>
            <w:left w:val="none" w:sz="0" w:space="0" w:color="auto"/>
            <w:bottom w:val="none" w:sz="0" w:space="0" w:color="auto"/>
            <w:right w:val="none" w:sz="0" w:space="0" w:color="auto"/>
          </w:divBdr>
        </w:div>
        <w:div w:id="1585452361">
          <w:marLeft w:val="640"/>
          <w:marRight w:val="0"/>
          <w:marTop w:val="0"/>
          <w:marBottom w:val="0"/>
          <w:divBdr>
            <w:top w:val="none" w:sz="0" w:space="0" w:color="auto"/>
            <w:left w:val="none" w:sz="0" w:space="0" w:color="auto"/>
            <w:bottom w:val="none" w:sz="0" w:space="0" w:color="auto"/>
            <w:right w:val="none" w:sz="0" w:space="0" w:color="auto"/>
          </w:divBdr>
        </w:div>
        <w:div w:id="309409672">
          <w:marLeft w:val="640"/>
          <w:marRight w:val="0"/>
          <w:marTop w:val="0"/>
          <w:marBottom w:val="0"/>
          <w:divBdr>
            <w:top w:val="none" w:sz="0" w:space="0" w:color="auto"/>
            <w:left w:val="none" w:sz="0" w:space="0" w:color="auto"/>
            <w:bottom w:val="none" w:sz="0" w:space="0" w:color="auto"/>
            <w:right w:val="none" w:sz="0" w:space="0" w:color="auto"/>
          </w:divBdr>
        </w:div>
        <w:div w:id="2053309532">
          <w:marLeft w:val="640"/>
          <w:marRight w:val="0"/>
          <w:marTop w:val="0"/>
          <w:marBottom w:val="0"/>
          <w:divBdr>
            <w:top w:val="none" w:sz="0" w:space="0" w:color="auto"/>
            <w:left w:val="none" w:sz="0" w:space="0" w:color="auto"/>
            <w:bottom w:val="none" w:sz="0" w:space="0" w:color="auto"/>
            <w:right w:val="none" w:sz="0" w:space="0" w:color="auto"/>
          </w:divBdr>
        </w:div>
        <w:div w:id="1356541132">
          <w:marLeft w:val="640"/>
          <w:marRight w:val="0"/>
          <w:marTop w:val="0"/>
          <w:marBottom w:val="0"/>
          <w:divBdr>
            <w:top w:val="none" w:sz="0" w:space="0" w:color="auto"/>
            <w:left w:val="none" w:sz="0" w:space="0" w:color="auto"/>
            <w:bottom w:val="none" w:sz="0" w:space="0" w:color="auto"/>
            <w:right w:val="none" w:sz="0" w:space="0" w:color="auto"/>
          </w:divBdr>
        </w:div>
        <w:div w:id="295259987">
          <w:marLeft w:val="640"/>
          <w:marRight w:val="0"/>
          <w:marTop w:val="0"/>
          <w:marBottom w:val="0"/>
          <w:divBdr>
            <w:top w:val="none" w:sz="0" w:space="0" w:color="auto"/>
            <w:left w:val="none" w:sz="0" w:space="0" w:color="auto"/>
            <w:bottom w:val="none" w:sz="0" w:space="0" w:color="auto"/>
            <w:right w:val="none" w:sz="0" w:space="0" w:color="auto"/>
          </w:divBdr>
        </w:div>
        <w:div w:id="825245188">
          <w:marLeft w:val="640"/>
          <w:marRight w:val="0"/>
          <w:marTop w:val="0"/>
          <w:marBottom w:val="0"/>
          <w:divBdr>
            <w:top w:val="none" w:sz="0" w:space="0" w:color="auto"/>
            <w:left w:val="none" w:sz="0" w:space="0" w:color="auto"/>
            <w:bottom w:val="none" w:sz="0" w:space="0" w:color="auto"/>
            <w:right w:val="none" w:sz="0" w:space="0" w:color="auto"/>
          </w:divBdr>
        </w:div>
        <w:div w:id="811557104">
          <w:marLeft w:val="640"/>
          <w:marRight w:val="0"/>
          <w:marTop w:val="0"/>
          <w:marBottom w:val="0"/>
          <w:divBdr>
            <w:top w:val="none" w:sz="0" w:space="0" w:color="auto"/>
            <w:left w:val="none" w:sz="0" w:space="0" w:color="auto"/>
            <w:bottom w:val="none" w:sz="0" w:space="0" w:color="auto"/>
            <w:right w:val="none" w:sz="0" w:space="0" w:color="auto"/>
          </w:divBdr>
        </w:div>
        <w:div w:id="2047215089">
          <w:marLeft w:val="640"/>
          <w:marRight w:val="0"/>
          <w:marTop w:val="0"/>
          <w:marBottom w:val="0"/>
          <w:divBdr>
            <w:top w:val="none" w:sz="0" w:space="0" w:color="auto"/>
            <w:left w:val="none" w:sz="0" w:space="0" w:color="auto"/>
            <w:bottom w:val="none" w:sz="0" w:space="0" w:color="auto"/>
            <w:right w:val="none" w:sz="0" w:space="0" w:color="auto"/>
          </w:divBdr>
        </w:div>
        <w:div w:id="2097895263">
          <w:marLeft w:val="640"/>
          <w:marRight w:val="0"/>
          <w:marTop w:val="0"/>
          <w:marBottom w:val="0"/>
          <w:divBdr>
            <w:top w:val="none" w:sz="0" w:space="0" w:color="auto"/>
            <w:left w:val="none" w:sz="0" w:space="0" w:color="auto"/>
            <w:bottom w:val="none" w:sz="0" w:space="0" w:color="auto"/>
            <w:right w:val="none" w:sz="0" w:space="0" w:color="auto"/>
          </w:divBdr>
        </w:div>
        <w:div w:id="191961158">
          <w:marLeft w:val="640"/>
          <w:marRight w:val="0"/>
          <w:marTop w:val="0"/>
          <w:marBottom w:val="0"/>
          <w:divBdr>
            <w:top w:val="none" w:sz="0" w:space="0" w:color="auto"/>
            <w:left w:val="none" w:sz="0" w:space="0" w:color="auto"/>
            <w:bottom w:val="none" w:sz="0" w:space="0" w:color="auto"/>
            <w:right w:val="none" w:sz="0" w:space="0" w:color="auto"/>
          </w:divBdr>
        </w:div>
        <w:div w:id="1071000434">
          <w:marLeft w:val="640"/>
          <w:marRight w:val="0"/>
          <w:marTop w:val="0"/>
          <w:marBottom w:val="0"/>
          <w:divBdr>
            <w:top w:val="none" w:sz="0" w:space="0" w:color="auto"/>
            <w:left w:val="none" w:sz="0" w:space="0" w:color="auto"/>
            <w:bottom w:val="none" w:sz="0" w:space="0" w:color="auto"/>
            <w:right w:val="none" w:sz="0" w:space="0" w:color="auto"/>
          </w:divBdr>
        </w:div>
        <w:div w:id="1387755695">
          <w:marLeft w:val="640"/>
          <w:marRight w:val="0"/>
          <w:marTop w:val="0"/>
          <w:marBottom w:val="0"/>
          <w:divBdr>
            <w:top w:val="none" w:sz="0" w:space="0" w:color="auto"/>
            <w:left w:val="none" w:sz="0" w:space="0" w:color="auto"/>
            <w:bottom w:val="none" w:sz="0" w:space="0" w:color="auto"/>
            <w:right w:val="none" w:sz="0" w:space="0" w:color="auto"/>
          </w:divBdr>
        </w:div>
        <w:div w:id="204752976">
          <w:marLeft w:val="640"/>
          <w:marRight w:val="0"/>
          <w:marTop w:val="0"/>
          <w:marBottom w:val="0"/>
          <w:divBdr>
            <w:top w:val="none" w:sz="0" w:space="0" w:color="auto"/>
            <w:left w:val="none" w:sz="0" w:space="0" w:color="auto"/>
            <w:bottom w:val="none" w:sz="0" w:space="0" w:color="auto"/>
            <w:right w:val="none" w:sz="0" w:space="0" w:color="auto"/>
          </w:divBdr>
        </w:div>
        <w:div w:id="1159469385">
          <w:marLeft w:val="640"/>
          <w:marRight w:val="0"/>
          <w:marTop w:val="0"/>
          <w:marBottom w:val="0"/>
          <w:divBdr>
            <w:top w:val="none" w:sz="0" w:space="0" w:color="auto"/>
            <w:left w:val="none" w:sz="0" w:space="0" w:color="auto"/>
            <w:bottom w:val="none" w:sz="0" w:space="0" w:color="auto"/>
            <w:right w:val="none" w:sz="0" w:space="0" w:color="auto"/>
          </w:divBdr>
        </w:div>
        <w:div w:id="84770183">
          <w:marLeft w:val="640"/>
          <w:marRight w:val="0"/>
          <w:marTop w:val="0"/>
          <w:marBottom w:val="0"/>
          <w:divBdr>
            <w:top w:val="none" w:sz="0" w:space="0" w:color="auto"/>
            <w:left w:val="none" w:sz="0" w:space="0" w:color="auto"/>
            <w:bottom w:val="none" w:sz="0" w:space="0" w:color="auto"/>
            <w:right w:val="none" w:sz="0" w:space="0" w:color="auto"/>
          </w:divBdr>
        </w:div>
        <w:div w:id="1374647757">
          <w:marLeft w:val="640"/>
          <w:marRight w:val="0"/>
          <w:marTop w:val="0"/>
          <w:marBottom w:val="0"/>
          <w:divBdr>
            <w:top w:val="none" w:sz="0" w:space="0" w:color="auto"/>
            <w:left w:val="none" w:sz="0" w:space="0" w:color="auto"/>
            <w:bottom w:val="none" w:sz="0" w:space="0" w:color="auto"/>
            <w:right w:val="none" w:sz="0" w:space="0" w:color="auto"/>
          </w:divBdr>
        </w:div>
        <w:div w:id="1553879385">
          <w:marLeft w:val="640"/>
          <w:marRight w:val="0"/>
          <w:marTop w:val="0"/>
          <w:marBottom w:val="0"/>
          <w:divBdr>
            <w:top w:val="none" w:sz="0" w:space="0" w:color="auto"/>
            <w:left w:val="none" w:sz="0" w:space="0" w:color="auto"/>
            <w:bottom w:val="none" w:sz="0" w:space="0" w:color="auto"/>
            <w:right w:val="none" w:sz="0" w:space="0" w:color="auto"/>
          </w:divBdr>
        </w:div>
        <w:div w:id="1696691094">
          <w:marLeft w:val="640"/>
          <w:marRight w:val="0"/>
          <w:marTop w:val="0"/>
          <w:marBottom w:val="0"/>
          <w:divBdr>
            <w:top w:val="none" w:sz="0" w:space="0" w:color="auto"/>
            <w:left w:val="none" w:sz="0" w:space="0" w:color="auto"/>
            <w:bottom w:val="none" w:sz="0" w:space="0" w:color="auto"/>
            <w:right w:val="none" w:sz="0" w:space="0" w:color="auto"/>
          </w:divBdr>
        </w:div>
        <w:div w:id="1574971791">
          <w:marLeft w:val="640"/>
          <w:marRight w:val="0"/>
          <w:marTop w:val="0"/>
          <w:marBottom w:val="0"/>
          <w:divBdr>
            <w:top w:val="none" w:sz="0" w:space="0" w:color="auto"/>
            <w:left w:val="none" w:sz="0" w:space="0" w:color="auto"/>
            <w:bottom w:val="none" w:sz="0" w:space="0" w:color="auto"/>
            <w:right w:val="none" w:sz="0" w:space="0" w:color="auto"/>
          </w:divBdr>
        </w:div>
        <w:div w:id="1895585119">
          <w:marLeft w:val="640"/>
          <w:marRight w:val="0"/>
          <w:marTop w:val="0"/>
          <w:marBottom w:val="0"/>
          <w:divBdr>
            <w:top w:val="none" w:sz="0" w:space="0" w:color="auto"/>
            <w:left w:val="none" w:sz="0" w:space="0" w:color="auto"/>
            <w:bottom w:val="none" w:sz="0" w:space="0" w:color="auto"/>
            <w:right w:val="none" w:sz="0" w:space="0" w:color="auto"/>
          </w:divBdr>
        </w:div>
        <w:div w:id="880282740">
          <w:marLeft w:val="640"/>
          <w:marRight w:val="0"/>
          <w:marTop w:val="0"/>
          <w:marBottom w:val="0"/>
          <w:divBdr>
            <w:top w:val="none" w:sz="0" w:space="0" w:color="auto"/>
            <w:left w:val="none" w:sz="0" w:space="0" w:color="auto"/>
            <w:bottom w:val="none" w:sz="0" w:space="0" w:color="auto"/>
            <w:right w:val="none" w:sz="0" w:space="0" w:color="auto"/>
          </w:divBdr>
        </w:div>
        <w:div w:id="1113286205">
          <w:marLeft w:val="640"/>
          <w:marRight w:val="0"/>
          <w:marTop w:val="0"/>
          <w:marBottom w:val="0"/>
          <w:divBdr>
            <w:top w:val="none" w:sz="0" w:space="0" w:color="auto"/>
            <w:left w:val="none" w:sz="0" w:space="0" w:color="auto"/>
            <w:bottom w:val="none" w:sz="0" w:space="0" w:color="auto"/>
            <w:right w:val="none" w:sz="0" w:space="0" w:color="auto"/>
          </w:divBdr>
        </w:div>
        <w:div w:id="1427996395">
          <w:marLeft w:val="640"/>
          <w:marRight w:val="0"/>
          <w:marTop w:val="0"/>
          <w:marBottom w:val="0"/>
          <w:divBdr>
            <w:top w:val="none" w:sz="0" w:space="0" w:color="auto"/>
            <w:left w:val="none" w:sz="0" w:space="0" w:color="auto"/>
            <w:bottom w:val="none" w:sz="0" w:space="0" w:color="auto"/>
            <w:right w:val="none" w:sz="0" w:space="0" w:color="auto"/>
          </w:divBdr>
        </w:div>
        <w:div w:id="583338595">
          <w:marLeft w:val="640"/>
          <w:marRight w:val="0"/>
          <w:marTop w:val="0"/>
          <w:marBottom w:val="0"/>
          <w:divBdr>
            <w:top w:val="none" w:sz="0" w:space="0" w:color="auto"/>
            <w:left w:val="none" w:sz="0" w:space="0" w:color="auto"/>
            <w:bottom w:val="none" w:sz="0" w:space="0" w:color="auto"/>
            <w:right w:val="none" w:sz="0" w:space="0" w:color="auto"/>
          </w:divBdr>
        </w:div>
        <w:div w:id="153034941">
          <w:marLeft w:val="640"/>
          <w:marRight w:val="0"/>
          <w:marTop w:val="0"/>
          <w:marBottom w:val="0"/>
          <w:divBdr>
            <w:top w:val="none" w:sz="0" w:space="0" w:color="auto"/>
            <w:left w:val="none" w:sz="0" w:space="0" w:color="auto"/>
            <w:bottom w:val="none" w:sz="0" w:space="0" w:color="auto"/>
            <w:right w:val="none" w:sz="0" w:space="0" w:color="auto"/>
          </w:divBdr>
        </w:div>
        <w:div w:id="2023585642">
          <w:marLeft w:val="640"/>
          <w:marRight w:val="0"/>
          <w:marTop w:val="0"/>
          <w:marBottom w:val="0"/>
          <w:divBdr>
            <w:top w:val="none" w:sz="0" w:space="0" w:color="auto"/>
            <w:left w:val="none" w:sz="0" w:space="0" w:color="auto"/>
            <w:bottom w:val="none" w:sz="0" w:space="0" w:color="auto"/>
            <w:right w:val="none" w:sz="0" w:space="0" w:color="auto"/>
          </w:divBdr>
        </w:div>
        <w:div w:id="1482576304">
          <w:marLeft w:val="640"/>
          <w:marRight w:val="0"/>
          <w:marTop w:val="0"/>
          <w:marBottom w:val="0"/>
          <w:divBdr>
            <w:top w:val="none" w:sz="0" w:space="0" w:color="auto"/>
            <w:left w:val="none" w:sz="0" w:space="0" w:color="auto"/>
            <w:bottom w:val="none" w:sz="0" w:space="0" w:color="auto"/>
            <w:right w:val="none" w:sz="0" w:space="0" w:color="auto"/>
          </w:divBdr>
        </w:div>
        <w:div w:id="2073849684">
          <w:marLeft w:val="640"/>
          <w:marRight w:val="0"/>
          <w:marTop w:val="0"/>
          <w:marBottom w:val="0"/>
          <w:divBdr>
            <w:top w:val="none" w:sz="0" w:space="0" w:color="auto"/>
            <w:left w:val="none" w:sz="0" w:space="0" w:color="auto"/>
            <w:bottom w:val="none" w:sz="0" w:space="0" w:color="auto"/>
            <w:right w:val="none" w:sz="0" w:space="0" w:color="auto"/>
          </w:divBdr>
        </w:div>
        <w:div w:id="383411759">
          <w:marLeft w:val="640"/>
          <w:marRight w:val="0"/>
          <w:marTop w:val="0"/>
          <w:marBottom w:val="0"/>
          <w:divBdr>
            <w:top w:val="none" w:sz="0" w:space="0" w:color="auto"/>
            <w:left w:val="none" w:sz="0" w:space="0" w:color="auto"/>
            <w:bottom w:val="none" w:sz="0" w:space="0" w:color="auto"/>
            <w:right w:val="none" w:sz="0" w:space="0" w:color="auto"/>
          </w:divBdr>
        </w:div>
        <w:div w:id="843711033">
          <w:marLeft w:val="640"/>
          <w:marRight w:val="0"/>
          <w:marTop w:val="0"/>
          <w:marBottom w:val="0"/>
          <w:divBdr>
            <w:top w:val="none" w:sz="0" w:space="0" w:color="auto"/>
            <w:left w:val="none" w:sz="0" w:space="0" w:color="auto"/>
            <w:bottom w:val="none" w:sz="0" w:space="0" w:color="auto"/>
            <w:right w:val="none" w:sz="0" w:space="0" w:color="auto"/>
          </w:divBdr>
        </w:div>
        <w:div w:id="1273855180">
          <w:marLeft w:val="640"/>
          <w:marRight w:val="0"/>
          <w:marTop w:val="0"/>
          <w:marBottom w:val="0"/>
          <w:divBdr>
            <w:top w:val="none" w:sz="0" w:space="0" w:color="auto"/>
            <w:left w:val="none" w:sz="0" w:space="0" w:color="auto"/>
            <w:bottom w:val="none" w:sz="0" w:space="0" w:color="auto"/>
            <w:right w:val="none" w:sz="0" w:space="0" w:color="auto"/>
          </w:divBdr>
        </w:div>
        <w:div w:id="1111558084">
          <w:marLeft w:val="640"/>
          <w:marRight w:val="0"/>
          <w:marTop w:val="0"/>
          <w:marBottom w:val="0"/>
          <w:divBdr>
            <w:top w:val="none" w:sz="0" w:space="0" w:color="auto"/>
            <w:left w:val="none" w:sz="0" w:space="0" w:color="auto"/>
            <w:bottom w:val="none" w:sz="0" w:space="0" w:color="auto"/>
            <w:right w:val="none" w:sz="0" w:space="0" w:color="auto"/>
          </w:divBdr>
        </w:div>
        <w:div w:id="1982685698">
          <w:marLeft w:val="640"/>
          <w:marRight w:val="0"/>
          <w:marTop w:val="0"/>
          <w:marBottom w:val="0"/>
          <w:divBdr>
            <w:top w:val="none" w:sz="0" w:space="0" w:color="auto"/>
            <w:left w:val="none" w:sz="0" w:space="0" w:color="auto"/>
            <w:bottom w:val="none" w:sz="0" w:space="0" w:color="auto"/>
            <w:right w:val="none" w:sz="0" w:space="0" w:color="auto"/>
          </w:divBdr>
        </w:div>
        <w:div w:id="456265978">
          <w:marLeft w:val="640"/>
          <w:marRight w:val="0"/>
          <w:marTop w:val="0"/>
          <w:marBottom w:val="0"/>
          <w:divBdr>
            <w:top w:val="none" w:sz="0" w:space="0" w:color="auto"/>
            <w:left w:val="none" w:sz="0" w:space="0" w:color="auto"/>
            <w:bottom w:val="none" w:sz="0" w:space="0" w:color="auto"/>
            <w:right w:val="none" w:sz="0" w:space="0" w:color="auto"/>
          </w:divBdr>
        </w:div>
        <w:div w:id="1627462602">
          <w:marLeft w:val="640"/>
          <w:marRight w:val="0"/>
          <w:marTop w:val="0"/>
          <w:marBottom w:val="0"/>
          <w:divBdr>
            <w:top w:val="none" w:sz="0" w:space="0" w:color="auto"/>
            <w:left w:val="none" w:sz="0" w:space="0" w:color="auto"/>
            <w:bottom w:val="none" w:sz="0" w:space="0" w:color="auto"/>
            <w:right w:val="none" w:sz="0" w:space="0" w:color="auto"/>
          </w:divBdr>
        </w:div>
        <w:div w:id="449709573">
          <w:marLeft w:val="640"/>
          <w:marRight w:val="0"/>
          <w:marTop w:val="0"/>
          <w:marBottom w:val="0"/>
          <w:divBdr>
            <w:top w:val="none" w:sz="0" w:space="0" w:color="auto"/>
            <w:left w:val="none" w:sz="0" w:space="0" w:color="auto"/>
            <w:bottom w:val="none" w:sz="0" w:space="0" w:color="auto"/>
            <w:right w:val="none" w:sz="0" w:space="0" w:color="auto"/>
          </w:divBdr>
        </w:div>
        <w:div w:id="1761026272">
          <w:marLeft w:val="640"/>
          <w:marRight w:val="0"/>
          <w:marTop w:val="0"/>
          <w:marBottom w:val="0"/>
          <w:divBdr>
            <w:top w:val="none" w:sz="0" w:space="0" w:color="auto"/>
            <w:left w:val="none" w:sz="0" w:space="0" w:color="auto"/>
            <w:bottom w:val="none" w:sz="0" w:space="0" w:color="auto"/>
            <w:right w:val="none" w:sz="0" w:space="0" w:color="auto"/>
          </w:divBdr>
        </w:div>
        <w:div w:id="1091007610">
          <w:marLeft w:val="640"/>
          <w:marRight w:val="0"/>
          <w:marTop w:val="0"/>
          <w:marBottom w:val="0"/>
          <w:divBdr>
            <w:top w:val="none" w:sz="0" w:space="0" w:color="auto"/>
            <w:left w:val="none" w:sz="0" w:space="0" w:color="auto"/>
            <w:bottom w:val="none" w:sz="0" w:space="0" w:color="auto"/>
            <w:right w:val="none" w:sz="0" w:space="0" w:color="auto"/>
          </w:divBdr>
        </w:div>
        <w:div w:id="228468257">
          <w:marLeft w:val="640"/>
          <w:marRight w:val="0"/>
          <w:marTop w:val="0"/>
          <w:marBottom w:val="0"/>
          <w:divBdr>
            <w:top w:val="none" w:sz="0" w:space="0" w:color="auto"/>
            <w:left w:val="none" w:sz="0" w:space="0" w:color="auto"/>
            <w:bottom w:val="none" w:sz="0" w:space="0" w:color="auto"/>
            <w:right w:val="none" w:sz="0" w:space="0" w:color="auto"/>
          </w:divBdr>
        </w:div>
        <w:div w:id="1589382650">
          <w:marLeft w:val="640"/>
          <w:marRight w:val="0"/>
          <w:marTop w:val="0"/>
          <w:marBottom w:val="0"/>
          <w:divBdr>
            <w:top w:val="none" w:sz="0" w:space="0" w:color="auto"/>
            <w:left w:val="none" w:sz="0" w:space="0" w:color="auto"/>
            <w:bottom w:val="none" w:sz="0" w:space="0" w:color="auto"/>
            <w:right w:val="none" w:sz="0" w:space="0" w:color="auto"/>
          </w:divBdr>
        </w:div>
        <w:div w:id="920405270">
          <w:marLeft w:val="640"/>
          <w:marRight w:val="0"/>
          <w:marTop w:val="0"/>
          <w:marBottom w:val="0"/>
          <w:divBdr>
            <w:top w:val="none" w:sz="0" w:space="0" w:color="auto"/>
            <w:left w:val="none" w:sz="0" w:space="0" w:color="auto"/>
            <w:bottom w:val="none" w:sz="0" w:space="0" w:color="auto"/>
            <w:right w:val="none" w:sz="0" w:space="0" w:color="auto"/>
          </w:divBdr>
        </w:div>
        <w:div w:id="1921869790">
          <w:marLeft w:val="640"/>
          <w:marRight w:val="0"/>
          <w:marTop w:val="0"/>
          <w:marBottom w:val="0"/>
          <w:divBdr>
            <w:top w:val="none" w:sz="0" w:space="0" w:color="auto"/>
            <w:left w:val="none" w:sz="0" w:space="0" w:color="auto"/>
            <w:bottom w:val="none" w:sz="0" w:space="0" w:color="auto"/>
            <w:right w:val="none" w:sz="0" w:space="0" w:color="auto"/>
          </w:divBdr>
        </w:div>
        <w:div w:id="1276449256">
          <w:marLeft w:val="640"/>
          <w:marRight w:val="0"/>
          <w:marTop w:val="0"/>
          <w:marBottom w:val="0"/>
          <w:divBdr>
            <w:top w:val="none" w:sz="0" w:space="0" w:color="auto"/>
            <w:left w:val="none" w:sz="0" w:space="0" w:color="auto"/>
            <w:bottom w:val="none" w:sz="0" w:space="0" w:color="auto"/>
            <w:right w:val="none" w:sz="0" w:space="0" w:color="auto"/>
          </w:divBdr>
        </w:div>
        <w:div w:id="2010592365">
          <w:marLeft w:val="640"/>
          <w:marRight w:val="0"/>
          <w:marTop w:val="0"/>
          <w:marBottom w:val="0"/>
          <w:divBdr>
            <w:top w:val="none" w:sz="0" w:space="0" w:color="auto"/>
            <w:left w:val="none" w:sz="0" w:space="0" w:color="auto"/>
            <w:bottom w:val="none" w:sz="0" w:space="0" w:color="auto"/>
            <w:right w:val="none" w:sz="0" w:space="0" w:color="auto"/>
          </w:divBdr>
        </w:div>
        <w:div w:id="1074275478">
          <w:marLeft w:val="640"/>
          <w:marRight w:val="0"/>
          <w:marTop w:val="0"/>
          <w:marBottom w:val="0"/>
          <w:divBdr>
            <w:top w:val="none" w:sz="0" w:space="0" w:color="auto"/>
            <w:left w:val="none" w:sz="0" w:space="0" w:color="auto"/>
            <w:bottom w:val="none" w:sz="0" w:space="0" w:color="auto"/>
            <w:right w:val="none" w:sz="0" w:space="0" w:color="auto"/>
          </w:divBdr>
        </w:div>
        <w:div w:id="631331700">
          <w:marLeft w:val="640"/>
          <w:marRight w:val="0"/>
          <w:marTop w:val="0"/>
          <w:marBottom w:val="0"/>
          <w:divBdr>
            <w:top w:val="none" w:sz="0" w:space="0" w:color="auto"/>
            <w:left w:val="none" w:sz="0" w:space="0" w:color="auto"/>
            <w:bottom w:val="none" w:sz="0" w:space="0" w:color="auto"/>
            <w:right w:val="none" w:sz="0" w:space="0" w:color="auto"/>
          </w:divBdr>
        </w:div>
        <w:div w:id="332881462">
          <w:marLeft w:val="640"/>
          <w:marRight w:val="0"/>
          <w:marTop w:val="0"/>
          <w:marBottom w:val="0"/>
          <w:divBdr>
            <w:top w:val="none" w:sz="0" w:space="0" w:color="auto"/>
            <w:left w:val="none" w:sz="0" w:space="0" w:color="auto"/>
            <w:bottom w:val="none" w:sz="0" w:space="0" w:color="auto"/>
            <w:right w:val="none" w:sz="0" w:space="0" w:color="auto"/>
          </w:divBdr>
        </w:div>
        <w:div w:id="1804079915">
          <w:marLeft w:val="640"/>
          <w:marRight w:val="0"/>
          <w:marTop w:val="0"/>
          <w:marBottom w:val="0"/>
          <w:divBdr>
            <w:top w:val="none" w:sz="0" w:space="0" w:color="auto"/>
            <w:left w:val="none" w:sz="0" w:space="0" w:color="auto"/>
            <w:bottom w:val="none" w:sz="0" w:space="0" w:color="auto"/>
            <w:right w:val="none" w:sz="0" w:space="0" w:color="auto"/>
          </w:divBdr>
        </w:div>
        <w:div w:id="1956675125">
          <w:marLeft w:val="640"/>
          <w:marRight w:val="0"/>
          <w:marTop w:val="0"/>
          <w:marBottom w:val="0"/>
          <w:divBdr>
            <w:top w:val="none" w:sz="0" w:space="0" w:color="auto"/>
            <w:left w:val="none" w:sz="0" w:space="0" w:color="auto"/>
            <w:bottom w:val="none" w:sz="0" w:space="0" w:color="auto"/>
            <w:right w:val="none" w:sz="0" w:space="0" w:color="auto"/>
          </w:divBdr>
        </w:div>
        <w:div w:id="1936938433">
          <w:marLeft w:val="640"/>
          <w:marRight w:val="0"/>
          <w:marTop w:val="0"/>
          <w:marBottom w:val="0"/>
          <w:divBdr>
            <w:top w:val="none" w:sz="0" w:space="0" w:color="auto"/>
            <w:left w:val="none" w:sz="0" w:space="0" w:color="auto"/>
            <w:bottom w:val="none" w:sz="0" w:space="0" w:color="auto"/>
            <w:right w:val="none" w:sz="0" w:space="0" w:color="auto"/>
          </w:divBdr>
        </w:div>
        <w:div w:id="1764759436">
          <w:marLeft w:val="640"/>
          <w:marRight w:val="0"/>
          <w:marTop w:val="0"/>
          <w:marBottom w:val="0"/>
          <w:divBdr>
            <w:top w:val="none" w:sz="0" w:space="0" w:color="auto"/>
            <w:left w:val="none" w:sz="0" w:space="0" w:color="auto"/>
            <w:bottom w:val="none" w:sz="0" w:space="0" w:color="auto"/>
            <w:right w:val="none" w:sz="0" w:space="0" w:color="auto"/>
          </w:divBdr>
        </w:div>
        <w:div w:id="1694649988">
          <w:marLeft w:val="640"/>
          <w:marRight w:val="0"/>
          <w:marTop w:val="0"/>
          <w:marBottom w:val="0"/>
          <w:divBdr>
            <w:top w:val="none" w:sz="0" w:space="0" w:color="auto"/>
            <w:left w:val="none" w:sz="0" w:space="0" w:color="auto"/>
            <w:bottom w:val="none" w:sz="0" w:space="0" w:color="auto"/>
            <w:right w:val="none" w:sz="0" w:space="0" w:color="auto"/>
          </w:divBdr>
        </w:div>
        <w:div w:id="990333824">
          <w:marLeft w:val="640"/>
          <w:marRight w:val="0"/>
          <w:marTop w:val="0"/>
          <w:marBottom w:val="0"/>
          <w:divBdr>
            <w:top w:val="none" w:sz="0" w:space="0" w:color="auto"/>
            <w:left w:val="none" w:sz="0" w:space="0" w:color="auto"/>
            <w:bottom w:val="none" w:sz="0" w:space="0" w:color="auto"/>
            <w:right w:val="none" w:sz="0" w:space="0" w:color="auto"/>
          </w:divBdr>
        </w:div>
        <w:div w:id="2076585194">
          <w:marLeft w:val="640"/>
          <w:marRight w:val="0"/>
          <w:marTop w:val="0"/>
          <w:marBottom w:val="0"/>
          <w:divBdr>
            <w:top w:val="none" w:sz="0" w:space="0" w:color="auto"/>
            <w:left w:val="none" w:sz="0" w:space="0" w:color="auto"/>
            <w:bottom w:val="none" w:sz="0" w:space="0" w:color="auto"/>
            <w:right w:val="none" w:sz="0" w:space="0" w:color="auto"/>
          </w:divBdr>
        </w:div>
        <w:div w:id="750584045">
          <w:marLeft w:val="640"/>
          <w:marRight w:val="0"/>
          <w:marTop w:val="0"/>
          <w:marBottom w:val="0"/>
          <w:divBdr>
            <w:top w:val="none" w:sz="0" w:space="0" w:color="auto"/>
            <w:left w:val="none" w:sz="0" w:space="0" w:color="auto"/>
            <w:bottom w:val="none" w:sz="0" w:space="0" w:color="auto"/>
            <w:right w:val="none" w:sz="0" w:space="0" w:color="auto"/>
          </w:divBdr>
        </w:div>
        <w:div w:id="410589536">
          <w:marLeft w:val="640"/>
          <w:marRight w:val="0"/>
          <w:marTop w:val="0"/>
          <w:marBottom w:val="0"/>
          <w:divBdr>
            <w:top w:val="none" w:sz="0" w:space="0" w:color="auto"/>
            <w:left w:val="none" w:sz="0" w:space="0" w:color="auto"/>
            <w:bottom w:val="none" w:sz="0" w:space="0" w:color="auto"/>
            <w:right w:val="none" w:sz="0" w:space="0" w:color="auto"/>
          </w:divBdr>
        </w:div>
        <w:div w:id="2112705376">
          <w:marLeft w:val="640"/>
          <w:marRight w:val="0"/>
          <w:marTop w:val="0"/>
          <w:marBottom w:val="0"/>
          <w:divBdr>
            <w:top w:val="none" w:sz="0" w:space="0" w:color="auto"/>
            <w:left w:val="none" w:sz="0" w:space="0" w:color="auto"/>
            <w:bottom w:val="none" w:sz="0" w:space="0" w:color="auto"/>
            <w:right w:val="none" w:sz="0" w:space="0" w:color="auto"/>
          </w:divBdr>
        </w:div>
        <w:div w:id="614137924">
          <w:marLeft w:val="640"/>
          <w:marRight w:val="0"/>
          <w:marTop w:val="0"/>
          <w:marBottom w:val="0"/>
          <w:divBdr>
            <w:top w:val="none" w:sz="0" w:space="0" w:color="auto"/>
            <w:left w:val="none" w:sz="0" w:space="0" w:color="auto"/>
            <w:bottom w:val="none" w:sz="0" w:space="0" w:color="auto"/>
            <w:right w:val="none" w:sz="0" w:space="0" w:color="auto"/>
          </w:divBdr>
        </w:div>
        <w:div w:id="1022439781">
          <w:marLeft w:val="640"/>
          <w:marRight w:val="0"/>
          <w:marTop w:val="0"/>
          <w:marBottom w:val="0"/>
          <w:divBdr>
            <w:top w:val="none" w:sz="0" w:space="0" w:color="auto"/>
            <w:left w:val="none" w:sz="0" w:space="0" w:color="auto"/>
            <w:bottom w:val="none" w:sz="0" w:space="0" w:color="auto"/>
            <w:right w:val="none" w:sz="0" w:space="0" w:color="auto"/>
          </w:divBdr>
        </w:div>
        <w:div w:id="65542003">
          <w:marLeft w:val="640"/>
          <w:marRight w:val="0"/>
          <w:marTop w:val="0"/>
          <w:marBottom w:val="0"/>
          <w:divBdr>
            <w:top w:val="none" w:sz="0" w:space="0" w:color="auto"/>
            <w:left w:val="none" w:sz="0" w:space="0" w:color="auto"/>
            <w:bottom w:val="none" w:sz="0" w:space="0" w:color="auto"/>
            <w:right w:val="none" w:sz="0" w:space="0" w:color="auto"/>
          </w:divBdr>
        </w:div>
        <w:div w:id="588005758">
          <w:marLeft w:val="640"/>
          <w:marRight w:val="0"/>
          <w:marTop w:val="0"/>
          <w:marBottom w:val="0"/>
          <w:divBdr>
            <w:top w:val="none" w:sz="0" w:space="0" w:color="auto"/>
            <w:left w:val="none" w:sz="0" w:space="0" w:color="auto"/>
            <w:bottom w:val="none" w:sz="0" w:space="0" w:color="auto"/>
            <w:right w:val="none" w:sz="0" w:space="0" w:color="auto"/>
          </w:divBdr>
        </w:div>
        <w:div w:id="401566142">
          <w:marLeft w:val="640"/>
          <w:marRight w:val="0"/>
          <w:marTop w:val="0"/>
          <w:marBottom w:val="0"/>
          <w:divBdr>
            <w:top w:val="none" w:sz="0" w:space="0" w:color="auto"/>
            <w:left w:val="none" w:sz="0" w:space="0" w:color="auto"/>
            <w:bottom w:val="none" w:sz="0" w:space="0" w:color="auto"/>
            <w:right w:val="none" w:sz="0" w:space="0" w:color="auto"/>
          </w:divBdr>
        </w:div>
        <w:div w:id="909846710">
          <w:marLeft w:val="640"/>
          <w:marRight w:val="0"/>
          <w:marTop w:val="0"/>
          <w:marBottom w:val="0"/>
          <w:divBdr>
            <w:top w:val="none" w:sz="0" w:space="0" w:color="auto"/>
            <w:left w:val="none" w:sz="0" w:space="0" w:color="auto"/>
            <w:bottom w:val="none" w:sz="0" w:space="0" w:color="auto"/>
            <w:right w:val="none" w:sz="0" w:space="0" w:color="auto"/>
          </w:divBdr>
        </w:div>
        <w:div w:id="1955822157">
          <w:marLeft w:val="640"/>
          <w:marRight w:val="0"/>
          <w:marTop w:val="0"/>
          <w:marBottom w:val="0"/>
          <w:divBdr>
            <w:top w:val="none" w:sz="0" w:space="0" w:color="auto"/>
            <w:left w:val="none" w:sz="0" w:space="0" w:color="auto"/>
            <w:bottom w:val="none" w:sz="0" w:space="0" w:color="auto"/>
            <w:right w:val="none" w:sz="0" w:space="0" w:color="auto"/>
          </w:divBdr>
        </w:div>
        <w:div w:id="90008930">
          <w:marLeft w:val="640"/>
          <w:marRight w:val="0"/>
          <w:marTop w:val="0"/>
          <w:marBottom w:val="0"/>
          <w:divBdr>
            <w:top w:val="none" w:sz="0" w:space="0" w:color="auto"/>
            <w:left w:val="none" w:sz="0" w:space="0" w:color="auto"/>
            <w:bottom w:val="none" w:sz="0" w:space="0" w:color="auto"/>
            <w:right w:val="none" w:sz="0" w:space="0" w:color="auto"/>
          </w:divBdr>
        </w:div>
        <w:div w:id="1797287958">
          <w:marLeft w:val="640"/>
          <w:marRight w:val="0"/>
          <w:marTop w:val="0"/>
          <w:marBottom w:val="0"/>
          <w:divBdr>
            <w:top w:val="none" w:sz="0" w:space="0" w:color="auto"/>
            <w:left w:val="none" w:sz="0" w:space="0" w:color="auto"/>
            <w:bottom w:val="none" w:sz="0" w:space="0" w:color="auto"/>
            <w:right w:val="none" w:sz="0" w:space="0" w:color="auto"/>
          </w:divBdr>
        </w:div>
        <w:div w:id="709189366">
          <w:marLeft w:val="640"/>
          <w:marRight w:val="0"/>
          <w:marTop w:val="0"/>
          <w:marBottom w:val="0"/>
          <w:divBdr>
            <w:top w:val="none" w:sz="0" w:space="0" w:color="auto"/>
            <w:left w:val="none" w:sz="0" w:space="0" w:color="auto"/>
            <w:bottom w:val="none" w:sz="0" w:space="0" w:color="auto"/>
            <w:right w:val="none" w:sz="0" w:space="0" w:color="auto"/>
          </w:divBdr>
        </w:div>
        <w:div w:id="726953944">
          <w:marLeft w:val="640"/>
          <w:marRight w:val="0"/>
          <w:marTop w:val="0"/>
          <w:marBottom w:val="0"/>
          <w:divBdr>
            <w:top w:val="none" w:sz="0" w:space="0" w:color="auto"/>
            <w:left w:val="none" w:sz="0" w:space="0" w:color="auto"/>
            <w:bottom w:val="none" w:sz="0" w:space="0" w:color="auto"/>
            <w:right w:val="none" w:sz="0" w:space="0" w:color="auto"/>
          </w:divBdr>
        </w:div>
        <w:div w:id="1229803256">
          <w:marLeft w:val="640"/>
          <w:marRight w:val="0"/>
          <w:marTop w:val="0"/>
          <w:marBottom w:val="0"/>
          <w:divBdr>
            <w:top w:val="none" w:sz="0" w:space="0" w:color="auto"/>
            <w:left w:val="none" w:sz="0" w:space="0" w:color="auto"/>
            <w:bottom w:val="none" w:sz="0" w:space="0" w:color="auto"/>
            <w:right w:val="none" w:sz="0" w:space="0" w:color="auto"/>
          </w:divBdr>
        </w:div>
        <w:div w:id="484861864">
          <w:marLeft w:val="640"/>
          <w:marRight w:val="0"/>
          <w:marTop w:val="0"/>
          <w:marBottom w:val="0"/>
          <w:divBdr>
            <w:top w:val="none" w:sz="0" w:space="0" w:color="auto"/>
            <w:left w:val="none" w:sz="0" w:space="0" w:color="auto"/>
            <w:bottom w:val="none" w:sz="0" w:space="0" w:color="auto"/>
            <w:right w:val="none" w:sz="0" w:space="0" w:color="auto"/>
          </w:divBdr>
        </w:div>
        <w:div w:id="1126659718">
          <w:marLeft w:val="640"/>
          <w:marRight w:val="0"/>
          <w:marTop w:val="0"/>
          <w:marBottom w:val="0"/>
          <w:divBdr>
            <w:top w:val="none" w:sz="0" w:space="0" w:color="auto"/>
            <w:left w:val="none" w:sz="0" w:space="0" w:color="auto"/>
            <w:bottom w:val="none" w:sz="0" w:space="0" w:color="auto"/>
            <w:right w:val="none" w:sz="0" w:space="0" w:color="auto"/>
          </w:divBdr>
        </w:div>
        <w:div w:id="391119899">
          <w:marLeft w:val="640"/>
          <w:marRight w:val="0"/>
          <w:marTop w:val="0"/>
          <w:marBottom w:val="0"/>
          <w:divBdr>
            <w:top w:val="none" w:sz="0" w:space="0" w:color="auto"/>
            <w:left w:val="none" w:sz="0" w:space="0" w:color="auto"/>
            <w:bottom w:val="none" w:sz="0" w:space="0" w:color="auto"/>
            <w:right w:val="none" w:sz="0" w:space="0" w:color="auto"/>
          </w:divBdr>
        </w:div>
        <w:div w:id="2023698431">
          <w:marLeft w:val="640"/>
          <w:marRight w:val="0"/>
          <w:marTop w:val="0"/>
          <w:marBottom w:val="0"/>
          <w:divBdr>
            <w:top w:val="none" w:sz="0" w:space="0" w:color="auto"/>
            <w:left w:val="none" w:sz="0" w:space="0" w:color="auto"/>
            <w:bottom w:val="none" w:sz="0" w:space="0" w:color="auto"/>
            <w:right w:val="none" w:sz="0" w:space="0" w:color="auto"/>
          </w:divBdr>
        </w:div>
        <w:div w:id="1517966544">
          <w:marLeft w:val="640"/>
          <w:marRight w:val="0"/>
          <w:marTop w:val="0"/>
          <w:marBottom w:val="0"/>
          <w:divBdr>
            <w:top w:val="none" w:sz="0" w:space="0" w:color="auto"/>
            <w:left w:val="none" w:sz="0" w:space="0" w:color="auto"/>
            <w:bottom w:val="none" w:sz="0" w:space="0" w:color="auto"/>
            <w:right w:val="none" w:sz="0" w:space="0" w:color="auto"/>
          </w:divBdr>
        </w:div>
        <w:div w:id="1097557946">
          <w:marLeft w:val="640"/>
          <w:marRight w:val="0"/>
          <w:marTop w:val="0"/>
          <w:marBottom w:val="0"/>
          <w:divBdr>
            <w:top w:val="none" w:sz="0" w:space="0" w:color="auto"/>
            <w:left w:val="none" w:sz="0" w:space="0" w:color="auto"/>
            <w:bottom w:val="none" w:sz="0" w:space="0" w:color="auto"/>
            <w:right w:val="none" w:sz="0" w:space="0" w:color="auto"/>
          </w:divBdr>
        </w:div>
        <w:div w:id="1614750530">
          <w:marLeft w:val="640"/>
          <w:marRight w:val="0"/>
          <w:marTop w:val="0"/>
          <w:marBottom w:val="0"/>
          <w:divBdr>
            <w:top w:val="none" w:sz="0" w:space="0" w:color="auto"/>
            <w:left w:val="none" w:sz="0" w:space="0" w:color="auto"/>
            <w:bottom w:val="none" w:sz="0" w:space="0" w:color="auto"/>
            <w:right w:val="none" w:sz="0" w:space="0" w:color="auto"/>
          </w:divBdr>
        </w:div>
        <w:div w:id="805702798">
          <w:marLeft w:val="640"/>
          <w:marRight w:val="0"/>
          <w:marTop w:val="0"/>
          <w:marBottom w:val="0"/>
          <w:divBdr>
            <w:top w:val="none" w:sz="0" w:space="0" w:color="auto"/>
            <w:left w:val="none" w:sz="0" w:space="0" w:color="auto"/>
            <w:bottom w:val="none" w:sz="0" w:space="0" w:color="auto"/>
            <w:right w:val="none" w:sz="0" w:space="0" w:color="auto"/>
          </w:divBdr>
        </w:div>
        <w:div w:id="882445652">
          <w:marLeft w:val="640"/>
          <w:marRight w:val="0"/>
          <w:marTop w:val="0"/>
          <w:marBottom w:val="0"/>
          <w:divBdr>
            <w:top w:val="none" w:sz="0" w:space="0" w:color="auto"/>
            <w:left w:val="none" w:sz="0" w:space="0" w:color="auto"/>
            <w:bottom w:val="none" w:sz="0" w:space="0" w:color="auto"/>
            <w:right w:val="none" w:sz="0" w:space="0" w:color="auto"/>
          </w:divBdr>
        </w:div>
        <w:div w:id="1272936056">
          <w:marLeft w:val="640"/>
          <w:marRight w:val="0"/>
          <w:marTop w:val="0"/>
          <w:marBottom w:val="0"/>
          <w:divBdr>
            <w:top w:val="none" w:sz="0" w:space="0" w:color="auto"/>
            <w:left w:val="none" w:sz="0" w:space="0" w:color="auto"/>
            <w:bottom w:val="none" w:sz="0" w:space="0" w:color="auto"/>
            <w:right w:val="none" w:sz="0" w:space="0" w:color="auto"/>
          </w:divBdr>
        </w:div>
        <w:div w:id="2125031958">
          <w:marLeft w:val="640"/>
          <w:marRight w:val="0"/>
          <w:marTop w:val="0"/>
          <w:marBottom w:val="0"/>
          <w:divBdr>
            <w:top w:val="none" w:sz="0" w:space="0" w:color="auto"/>
            <w:left w:val="none" w:sz="0" w:space="0" w:color="auto"/>
            <w:bottom w:val="none" w:sz="0" w:space="0" w:color="auto"/>
            <w:right w:val="none" w:sz="0" w:space="0" w:color="auto"/>
          </w:divBdr>
        </w:div>
        <w:div w:id="2082635309">
          <w:marLeft w:val="640"/>
          <w:marRight w:val="0"/>
          <w:marTop w:val="0"/>
          <w:marBottom w:val="0"/>
          <w:divBdr>
            <w:top w:val="none" w:sz="0" w:space="0" w:color="auto"/>
            <w:left w:val="none" w:sz="0" w:space="0" w:color="auto"/>
            <w:bottom w:val="none" w:sz="0" w:space="0" w:color="auto"/>
            <w:right w:val="none" w:sz="0" w:space="0" w:color="auto"/>
          </w:divBdr>
        </w:div>
        <w:div w:id="912548798">
          <w:marLeft w:val="640"/>
          <w:marRight w:val="0"/>
          <w:marTop w:val="0"/>
          <w:marBottom w:val="0"/>
          <w:divBdr>
            <w:top w:val="none" w:sz="0" w:space="0" w:color="auto"/>
            <w:left w:val="none" w:sz="0" w:space="0" w:color="auto"/>
            <w:bottom w:val="none" w:sz="0" w:space="0" w:color="auto"/>
            <w:right w:val="none" w:sz="0" w:space="0" w:color="auto"/>
          </w:divBdr>
        </w:div>
      </w:divsChild>
    </w:div>
    <w:div w:id="75592208">
      <w:bodyDiv w:val="1"/>
      <w:marLeft w:val="0"/>
      <w:marRight w:val="0"/>
      <w:marTop w:val="0"/>
      <w:marBottom w:val="0"/>
      <w:divBdr>
        <w:top w:val="none" w:sz="0" w:space="0" w:color="auto"/>
        <w:left w:val="none" w:sz="0" w:space="0" w:color="auto"/>
        <w:bottom w:val="none" w:sz="0" w:space="0" w:color="auto"/>
        <w:right w:val="none" w:sz="0" w:space="0" w:color="auto"/>
      </w:divBdr>
      <w:divsChild>
        <w:div w:id="211701169">
          <w:marLeft w:val="640"/>
          <w:marRight w:val="0"/>
          <w:marTop w:val="0"/>
          <w:marBottom w:val="0"/>
          <w:divBdr>
            <w:top w:val="none" w:sz="0" w:space="0" w:color="auto"/>
            <w:left w:val="none" w:sz="0" w:space="0" w:color="auto"/>
            <w:bottom w:val="none" w:sz="0" w:space="0" w:color="auto"/>
            <w:right w:val="none" w:sz="0" w:space="0" w:color="auto"/>
          </w:divBdr>
        </w:div>
        <w:div w:id="653872171">
          <w:marLeft w:val="640"/>
          <w:marRight w:val="0"/>
          <w:marTop w:val="0"/>
          <w:marBottom w:val="0"/>
          <w:divBdr>
            <w:top w:val="none" w:sz="0" w:space="0" w:color="auto"/>
            <w:left w:val="none" w:sz="0" w:space="0" w:color="auto"/>
            <w:bottom w:val="none" w:sz="0" w:space="0" w:color="auto"/>
            <w:right w:val="none" w:sz="0" w:space="0" w:color="auto"/>
          </w:divBdr>
        </w:div>
        <w:div w:id="815872986">
          <w:marLeft w:val="640"/>
          <w:marRight w:val="0"/>
          <w:marTop w:val="0"/>
          <w:marBottom w:val="0"/>
          <w:divBdr>
            <w:top w:val="none" w:sz="0" w:space="0" w:color="auto"/>
            <w:left w:val="none" w:sz="0" w:space="0" w:color="auto"/>
            <w:bottom w:val="none" w:sz="0" w:space="0" w:color="auto"/>
            <w:right w:val="none" w:sz="0" w:space="0" w:color="auto"/>
          </w:divBdr>
        </w:div>
        <w:div w:id="829908136">
          <w:marLeft w:val="640"/>
          <w:marRight w:val="0"/>
          <w:marTop w:val="0"/>
          <w:marBottom w:val="0"/>
          <w:divBdr>
            <w:top w:val="none" w:sz="0" w:space="0" w:color="auto"/>
            <w:left w:val="none" w:sz="0" w:space="0" w:color="auto"/>
            <w:bottom w:val="none" w:sz="0" w:space="0" w:color="auto"/>
            <w:right w:val="none" w:sz="0" w:space="0" w:color="auto"/>
          </w:divBdr>
        </w:div>
        <w:div w:id="618996750">
          <w:marLeft w:val="640"/>
          <w:marRight w:val="0"/>
          <w:marTop w:val="0"/>
          <w:marBottom w:val="0"/>
          <w:divBdr>
            <w:top w:val="none" w:sz="0" w:space="0" w:color="auto"/>
            <w:left w:val="none" w:sz="0" w:space="0" w:color="auto"/>
            <w:bottom w:val="none" w:sz="0" w:space="0" w:color="auto"/>
            <w:right w:val="none" w:sz="0" w:space="0" w:color="auto"/>
          </w:divBdr>
        </w:div>
        <w:div w:id="908539766">
          <w:marLeft w:val="640"/>
          <w:marRight w:val="0"/>
          <w:marTop w:val="0"/>
          <w:marBottom w:val="0"/>
          <w:divBdr>
            <w:top w:val="none" w:sz="0" w:space="0" w:color="auto"/>
            <w:left w:val="none" w:sz="0" w:space="0" w:color="auto"/>
            <w:bottom w:val="none" w:sz="0" w:space="0" w:color="auto"/>
            <w:right w:val="none" w:sz="0" w:space="0" w:color="auto"/>
          </w:divBdr>
        </w:div>
        <w:div w:id="834303714">
          <w:marLeft w:val="640"/>
          <w:marRight w:val="0"/>
          <w:marTop w:val="0"/>
          <w:marBottom w:val="0"/>
          <w:divBdr>
            <w:top w:val="none" w:sz="0" w:space="0" w:color="auto"/>
            <w:left w:val="none" w:sz="0" w:space="0" w:color="auto"/>
            <w:bottom w:val="none" w:sz="0" w:space="0" w:color="auto"/>
            <w:right w:val="none" w:sz="0" w:space="0" w:color="auto"/>
          </w:divBdr>
        </w:div>
        <w:div w:id="1575703710">
          <w:marLeft w:val="640"/>
          <w:marRight w:val="0"/>
          <w:marTop w:val="0"/>
          <w:marBottom w:val="0"/>
          <w:divBdr>
            <w:top w:val="none" w:sz="0" w:space="0" w:color="auto"/>
            <w:left w:val="none" w:sz="0" w:space="0" w:color="auto"/>
            <w:bottom w:val="none" w:sz="0" w:space="0" w:color="auto"/>
            <w:right w:val="none" w:sz="0" w:space="0" w:color="auto"/>
          </w:divBdr>
        </w:div>
        <w:div w:id="1437863747">
          <w:marLeft w:val="640"/>
          <w:marRight w:val="0"/>
          <w:marTop w:val="0"/>
          <w:marBottom w:val="0"/>
          <w:divBdr>
            <w:top w:val="none" w:sz="0" w:space="0" w:color="auto"/>
            <w:left w:val="none" w:sz="0" w:space="0" w:color="auto"/>
            <w:bottom w:val="none" w:sz="0" w:space="0" w:color="auto"/>
            <w:right w:val="none" w:sz="0" w:space="0" w:color="auto"/>
          </w:divBdr>
        </w:div>
        <w:div w:id="211814088">
          <w:marLeft w:val="640"/>
          <w:marRight w:val="0"/>
          <w:marTop w:val="0"/>
          <w:marBottom w:val="0"/>
          <w:divBdr>
            <w:top w:val="none" w:sz="0" w:space="0" w:color="auto"/>
            <w:left w:val="none" w:sz="0" w:space="0" w:color="auto"/>
            <w:bottom w:val="none" w:sz="0" w:space="0" w:color="auto"/>
            <w:right w:val="none" w:sz="0" w:space="0" w:color="auto"/>
          </w:divBdr>
        </w:div>
        <w:div w:id="596402098">
          <w:marLeft w:val="640"/>
          <w:marRight w:val="0"/>
          <w:marTop w:val="0"/>
          <w:marBottom w:val="0"/>
          <w:divBdr>
            <w:top w:val="none" w:sz="0" w:space="0" w:color="auto"/>
            <w:left w:val="none" w:sz="0" w:space="0" w:color="auto"/>
            <w:bottom w:val="none" w:sz="0" w:space="0" w:color="auto"/>
            <w:right w:val="none" w:sz="0" w:space="0" w:color="auto"/>
          </w:divBdr>
        </w:div>
        <w:div w:id="1126393388">
          <w:marLeft w:val="640"/>
          <w:marRight w:val="0"/>
          <w:marTop w:val="0"/>
          <w:marBottom w:val="0"/>
          <w:divBdr>
            <w:top w:val="none" w:sz="0" w:space="0" w:color="auto"/>
            <w:left w:val="none" w:sz="0" w:space="0" w:color="auto"/>
            <w:bottom w:val="none" w:sz="0" w:space="0" w:color="auto"/>
            <w:right w:val="none" w:sz="0" w:space="0" w:color="auto"/>
          </w:divBdr>
        </w:div>
        <w:div w:id="1101341439">
          <w:marLeft w:val="640"/>
          <w:marRight w:val="0"/>
          <w:marTop w:val="0"/>
          <w:marBottom w:val="0"/>
          <w:divBdr>
            <w:top w:val="none" w:sz="0" w:space="0" w:color="auto"/>
            <w:left w:val="none" w:sz="0" w:space="0" w:color="auto"/>
            <w:bottom w:val="none" w:sz="0" w:space="0" w:color="auto"/>
            <w:right w:val="none" w:sz="0" w:space="0" w:color="auto"/>
          </w:divBdr>
        </w:div>
        <w:div w:id="268241679">
          <w:marLeft w:val="640"/>
          <w:marRight w:val="0"/>
          <w:marTop w:val="0"/>
          <w:marBottom w:val="0"/>
          <w:divBdr>
            <w:top w:val="none" w:sz="0" w:space="0" w:color="auto"/>
            <w:left w:val="none" w:sz="0" w:space="0" w:color="auto"/>
            <w:bottom w:val="none" w:sz="0" w:space="0" w:color="auto"/>
            <w:right w:val="none" w:sz="0" w:space="0" w:color="auto"/>
          </w:divBdr>
        </w:div>
        <w:div w:id="1283684239">
          <w:marLeft w:val="640"/>
          <w:marRight w:val="0"/>
          <w:marTop w:val="0"/>
          <w:marBottom w:val="0"/>
          <w:divBdr>
            <w:top w:val="none" w:sz="0" w:space="0" w:color="auto"/>
            <w:left w:val="none" w:sz="0" w:space="0" w:color="auto"/>
            <w:bottom w:val="none" w:sz="0" w:space="0" w:color="auto"/>
            <w:right w:val="none" w:sz="0" w:space="0" w:color="auto"/>
          </w:divBdr>
        </w:div>
        <w:div w:id="1643542784">
          <w:marLeft w:val="640"/>
          <w:marRight w:val="0"/>
          <w:marTop w:val="0"/>
          <w:marBottom w:val="0"/>
          <w:divBdr>
            <w:top w:val="none" w:sz="0" w:space="0" w:color="auto"/>
            <w:left w:val="none" w:sz="0" w:space="0" w:color="auto"/>
            <w:bottom w:val="none" w:sz="0" w:space="0" w:color="auto"/>
            <w:right w:val="none" w:sz="0" w:space="0" w:color="auto"/>
          </w:divBdr>
        </w:div>
        <w:div w:id="631713131">
          <w:marLeft w:val="640"/>
          <w:marRight w:val="0"/>
          <w:marTop w:val="0"/>
          <w:marBottom w:val="0"/>
          <w:divBdr>
            <w:top w:val="none" w:sz="0" w:space="0" w:color="auto"/>
            <w:left w:val="none" w:sz="0" w:space="0" w:color="auto"/>
            <w:bottom w:val="none" w:sz="0" w:space="0" w:color="auto"/>
            <w:right w:val="none" w:sz="0" w:space="0" w:color="auto"/>
          </w:divBdr>
        </w:div>
        <w:div w:id="1956213257">
          <w:marLeft w:val="640"/>
          <w:marRight w:val="0"/>
          <w:marTop w:val="0"/>
          <w:marBottom w:val="0"/>
          <w:divBdr>
            <w:top w:val="none" w:sz="0" w:space="0" w:color="auto"/>
            <w:left w:val="none" w:sz="0" w:space="0" w:color="auto"/>
            <w:bottom w:val="none" w:sz="0" w:space="0" w:color="auto"/>
            <w:right w:val="none" w:sz="0" w:space="0" w:color="auto"/>
          </w:divBdr>
        </w:div>
        <w:div w:id="1718431283">
          <w:marLeft w:val="640"/>
          <w:marRight w:val="0"/>
          <w:marTop w:val="0"/>
          <w:marBottom w:val="0"/>
          <w:divBdr>
            <w:top w:val="none" w:sz="0" w:space="0" w:color="auto"/>
            <w:left w:val="none" w:sz="0" w:space="0" w:color="auto"/>
            <w:bottom w:val="none" w:sz="0" w:space="0" w:color="auto"/>
            <w:right w:val="none" w:sz="0" w:space="0" w:color="auto"/>
          </w:divBdr>
        </w:div>
        <w:div w:id="7604724">
          <w:marLeft w:val="640"/>
          <w:marRight w:val="0"/>
          <w:marTop w:val="0"/>
          <w:marBottom w:val="0"/>
          <w:divBdr>
            <w:top w:val="none" w:sz="0" w:space="0" w:color="auto"/>
            <w:left w:val="none" w:sz="0" w:space="0" w:color="auto"/>
            <w:bottom w:val="none" w:sz="0" w:space="0" w:color="auto"/>
            <w:right w:val="none" w:sz="0" w:space="0" w:color="auto"/>
          </w:divBdr>
        </w:div>
        <w:div w:id="1403261630">
          <w:marLeft w:val="640"/>
          <w:marRight w:val="0"/>
          <w:marTop w:val="0"/>
          <w:marBottom w:val="0"/>
          <w:divBdr>
            <w:top w:val="none" w:sz="0" w:space="0" w:color="auto"/>
            <w:left w:val="none" w:sz="0" w:space="0" w:color="auto"/>
            <w:bottom w:val="none" w:sz="0" w:space="0" w:color="auto"/>
            <w:right w:val="none" w:sz="0" w:space="0" w:color="auto"/>
          </w:divBdr>
        </w:div>
        <w:div w:id="28647831">
          <w:marLeft w:val="640"/>
          <w:marRight w:val="0"/>
          <w:marTop w:val="0"/>
          <w:marBottom w:val="0"/>
          <w:divBdr>
            <w:top w:val="none" w:sz="0" w:space="0" w:color="auto"/>
            <w:left w:val="none" w:sz="0" w:space="0" w:color="auto"/>
            <w:bottom w:val="none" w:sz="0" w:space="0" w:color="auto"/>
            <w:right w:val="none" w:sz="0" w:space="0" w:color="auto"/>
          </w:divBdr>
        </w:div>
        <w:div w:id="778141549">
          <w:marLeft w:val="640"/>
          <w:marRight w:val="0"/>
          <w:marTop w:val="0"/>
          <w:marBottom w:val="0"/>
          <w:divBdr>
            <w:top w:val="none" w:sz="0" w:space="0" w:color="auto"/>
            <w:left w:val="none" w:sz="0" w:space="0" w:color="auto"/>
            <w:bottom w:val="none" w:sz="0" w:space="0" w:color="auto"/>
            <w:right w:val="none" w:sz="0" w:space="0" w:color="auto"/>
          </w:divBdr>
        </w:div>
        <w:div w:id="789250756">
          <w:marLeft w:val="640"/>
          <w:marRight w:val="0"/>
          <w:marTop w:val="0"/>
          <w:marBottom w:val="0"/>
          <w:divBdr>
            <w:top w:val="none" w:sz="0" w:space="0" w:color="auto"/>
            <w:left w:val="none" w:sz="0" w:space="0" w:color="auto"/>
            <w:bottom w:val="none" w:sz="0" w:space="0" w:color="auto"/>
            <w:right w:val="none" w:sz="0" w:space="0" w:color="auto"/>
          </w:divBdr>
        </w:div>
        <w:div w:id="301426844">
          <w:marLeft w:val="640"/>
          <w:marRight w:val="0"/>
          <w:marTop w:val="0"/>
          <w:marBottom w:val="0"/>
          <w:divBdr>
            <w:top w:val="none" w:sz="0" w:space="0" w:color="auto"/>
            <w:left w:val="none" w:sz="0" w:space="0" w:color="auto"/>
            <w:bottom w:val="none" w:sz="0" w:space="0" w:color="auto"/>
            <w:right w:val="none" w:sz="0" w:space="0" w:color="auto"/>
          </w:divBdr>
        </w:div>
        <w:div w:id="1282759412">
          <w:marLeft w:val="640"/>
          <w:marRight w:val="0"/>
          <w:marTop w:val="0"/>
          <w:marBottom w:val="0"/>
          <w:divBdr>
            <w:top w:val="none" w:sz="0" w:space="0" w:color="auto"/>
            <w:left w:val="none" w:sz="0" w:space="0" w:color="auto"/>
            <w:bottom w:val="none" w:sz="0" w:space="0" w:color="auto"/>
            <w:right w:val="none" w:sz="0" w:space="0" w:color="auto"/>
          </w:divBdr>
        </w:div>
        <w:div w:id="1928733107">
          <w:marLeft w:val="640"/>
          <w:marRight w:val="0"/>
          <w:marTop w:val="0"/>
          <w:marBottom w:val="0"/>
          <w:divBdr>
            <w:top w:val="none" w:sz="0" w:space="0" w:color="auto"/>
            <w:left w:val="none" w:sz="0" w:space="0" w:color="auto"/>
            <w:bottom w:val="none" w:sz="0" w:space="0" w:color="auto"/>
            <w:right w:val="none" w:sz="0" w:space="0" w:color="auto"/>
          </w:divBdr>
        </w:div>
        <w:div w:id="1777944250">
          <w:marLeft w:val="640"/>
          <w:marRight w:val="0"/>
          <w:marTop w:val="0"/>
          <w:marBottom w:val="0"/>
          <w:divBdr>
            <w:top w:val="none" w:sz="0" w:space="0" w:color="auto"/>
            <w:left w:val="none" w:sz="0" w:space="0" w:color="auto"/>
            <w:bottom w:val="none" w:sz="0" w:space="0" w:color="auto"/>
            <w:right w:val="none" w:sz="0" w:space="0" w:color="auto"/>
          </w:divBdr>
        </w:div>
        <w:div w:id="1517230101">
          <w:marLeft w:val="640"/>
          <w:marRight w:val="0"/>
          <w:marTop w:val="0"/>
          <w:marBottom w:val="0"/>
          <w:divBdr>
            <w:top w:val="none" w:sz="0" w:space="0" w:color="auto"/>
            <w:left w:val="none" w:sz="0" w:space="0" w:color="auto"/>
            <w:bottom w:val="none" w:sz="0" w:space="0" w:color="auto"/>
            <w:right w:val="none" w:sz="0" w:space="0" w:color="auto"/>
          </w:divBdr>
        </w:div>
        <w:div w:id="1603998366">
          <w:marLeft w:val="640"/>
          <w:marRight w:val="0"/>
          <w:marTop w:val="0"/>
          <w:marBottom w:val="0"/>
          <w:divBdr>
            <w:top w:val="none" w:sz="0" w:space="0" w:color="auto"/>
            <w:left w:val="none" w:sz="0" w:space="0" w:color="auto"/>
            <w:bottom w:val="none" w:sz="0" w:space="0" w:color="auto"/>
            <w:right w:val="none" w:sz="0" w:space="0" w:color="auto"/>
          </w:divBdr>
        </w:div>
        <w:div w:id="1161696951">
          <w:marLeft w:val="640"/>
          <w:marRight w:val="0"/>
          <w:marTop w:val="0"/>
          <w:marBottom w:val="0"/>
          <w:divBdr>
            <w:top w:val="none" w:sz="0" w:space="0" w:color="auto"/>
            <w:left w:val="none" w:sz="0" w:space="0" w:color="auto"/>
            <w:bottom w:val="none" w:sz="0" w:space="0" w:color="auto"/>
            <w:right w:val="none" w:sz="0" w:space="0" w:color="auto"/>
          </w:divBdr>
        </w:div>
        <w:div w:id="97264640">
          <w:marLeft w:val="640"/>
          <w:marRight w:val="0"/>
          <w:marTop w:val="0"/>
          <w:marBottom w:val="0"/>
          <w:divBdr>
            <w:top w:val="none" w:sz="0" w:space="0" w:color="auto"/>
            <w:left w:val="none" w:sz="0" w:space="0" w:color="auto"/>
            <w:bottom w:val="none" w:sz="0" w:space="0" w:color="auto"/>
            <w:right w:val="none" w:sz="0" w:space="0" w:color="auto"/>
          </w:divBdr>
        </w:div>
        <w:div w:id="495145355">
          <w:marLeft w:val="640"/>
          <w:marRight w:val="0"/>
          <w:marTop w:val="0"/>
          <w:marBottom w:val="0"/>
          <w:divBdr>
            <w:top w:val="none" w:sz="0" w:space="0" w:color="auto"/>
            <w:left w:val="none" w:sz="0" w:space="0" w:color="auto"/>
            <w:bottom w:val="none" w:sz="0" w:space="0" w:color="auto"/>
            <w:right w:val="none" w:sz="0" w:space="0" w:color="auto"/>
          </w:divBdr>
        </w:div>
        <w:div w:id="1904245378">
          <w:marLeft w:val="640"/>
          <w:marRight w:val="0"/>
          <w:marTop w:val="0"/>
          <w:marBottom w:val="0"/>
          <w:divBdr>
            <w:top w:val="none" w:sz="0" w:space="0" w:color="auto"/>
            <w:left w:val="none" w:sz="0" w:space="0" w:color="auto"/>
            <w:bottom w:val="none" w:sz="0" w:space="0" w:color="auto"/>
            <w:right w:val="none" w:sz="0" w:space="0" w:color="auto"/>
          </w:divBdr>
        </w:div>
        <w:div w:id="1914315878">
          <w:marLeft w:val="640"/>
          <w:marRight w:val="0"/>
          <w:marTop w:val="0"/>
          <w:marBottom w:val="0"/>
          <w:divBdr>
            <w:top w:val="none" w:sz="0" w:space="0" w:color="auto"/>
            <w:left w:val="none" w:sz="0" w:space="0" w:color="auto"/>
            <w:bottom w:val="none" w:sz="0" w:space="0" w:color="auto"/>
            <w:right w:val="none" w:sz="0" w:space="0" w:color="auto"/>
          </w:divBdr>
        </w:div>
        <w:div w:id="2098553269">
          <w:marLeft w:val="640"/>
          <w:marRight w:val="0"/>
          <w:marTop w:val="0"/>
          <w:marBottom w:val="0"/>
          <w:divBdr>
            <w:top w:val="none" w:sz="0" w:space="0" w:color="auto"/>
            <w:left w:val="none" w:sz="0" w:space="0" w:color="auto"/>
            <w:bottom w:val="none" w:sz="0" w:space="0" w:color="auto"/>
            <w:right w:val="none" w:sz="0" w:space="0" w:color="auto"/>
          </w:divBdr>
        </w:div>
        <w:div w:id="2121954714">
          <w:marLeft w:val="640"/>
          <w:marRight w:val="0"/>
          <w:marTop w:val="0"/>
          <w:marBottom w:val="0"/>
          <w:divBdr>
            <w:top w:val="none" w:sz="0" w:space="0" w:color="auto"/>
            <w:left w:val="none" w:sz="0" w:space="0" w:color="auto"/>
            <w:bottom w:val="none" w:sz="0" w:space="0" w:color="auto"/>
            <w:right w:val="none" w:sz="0" w:space="0" w:color="auto"/>
          </w:divBdr>
        </w:div>
        <w:div w:id="1244872388">
          <w:marLeft w:val="640"/>
          <w:marRight w:val="0"/>
          <w:marTop w:val="0"/>
          <w:marBottom w:val="0"/>
          <w:divBdr>
            <w:top w:val="none" w:sz="0" w:space="0" w:color="auto"/>
            <w:left w:val="none" w:sz="0" w:space="0" w:color="auto"/>
            <w:bottom w:val="none" w:sz="0" w:space="0" w:color="auto"/>
            <w:right w:val="none" w:sz="0" w:space="0" w:color="auto"/>
          </w:divBdr>
        </w:div>
        <w:div w:id="212354890">
          <w:marLeft w:val="640"/>
          <w:marRight w:val="0"/>
          <w:marTop w:val="0"/>
          <w:marBottom w:val="0"/>
          <w:divBdr>
            <w:top w:val="none" w:sz="0" w:space="0" w:color="auto"/>
            <w:left w:val="none" w:sz="0" w:space="0" w:color="auto"/>
            <w:bottom w:val="none" w:sz="0" w:space="0" w:color="auto"/>
            <w:right w:val="none" w:sz="0" w:space="0" w:color="auto"/>
          </w:divBdr>
        </w:div>
        <w:div w:id="24984965">
          <w:marLeft w:val="640"/>
          <w:marRight w:val="0"/>
          <w:marTop w:val="0"/>
          <w:marBottom w:val="0"/>
          <w:divBdr>
            <w:top w:val="none" w:sz="0" w:space="0" w:color="auto"/>
            <w:left w:val="none" w:sz="0" w:space="0" w:color="auto"/>
            <w:bottom w:val="none" w:sz="0" w:space="0" w:color="auto"/>
            <w:right w:val="none" w:sz="0" w:space="0" w:color="auto"/>
          </w:divBdr>
        </w:div>
        <w:div w:id="539172848">
          <w:marLeft w:val="640"/>
          <w:marRight w:val="0"/>
          <w:marTop w:val="0"/>
          <w:marBottom w:val="0"/>
          <w:divBdr>
            <w:top w:val="none" w:sz="0" w:space="0" w:color="auto"/>
            <w:left w:val="none" w:sz="0" w:space="0" w:color="auto"/>
            <w:bottom w:val="none" w:sz="0" w:space="0" w:color="auto"/>
            <w:right w:val="none" w:sz="0" w:space="0" w:color="auto"/>
          </w:divBdr>
        </w:div>
        <w:div w:id="1291937729">
          <w:marLeft w:val="640"/>
          <w:marRight w:val="0"/>
          <w:marTop w:val="0"/>
          <w:marBottom w:val="0"/>
          <w:divBdr>
            <w:top w:val="none" w:sz="0" w:space="0" w:color="auto"/>
            <w:left w:val="none" w:sz="0" w:space="0" w:color="auto"/>
            <w:bottom w:val="none" w:sz="0" w:space="0" w:color="auto"/>
            <w:right w:val="none" w:sz="0" w:space="0" w:color="auto"/>
          </w:divBdr>
        </w:div>
        <w:div w:id="231962405">
          <w:marLeft w:val="640"/>
          <w:marRight w:val="0"/>
          <w:marTop w:val="0"/>
          <w:marBottom w:val="0"/>
          <w:divBdr>
            <w:top w:val="none" w:sz="0" w:space="0" w:color="auto"/>
            <w:left w:val="none" w:sz="0" w:space="0" w:color="auto"/>
            <w:bottom w:val="none" w:sz="0" w:space="0" w:color="auto"/>
            <w:right w:val="none" w:sz="0" w:space="0" w:color="auto"/>
          </w:divBdr>
        </w:div>
        <w:div w:id="1725830545">
          <w:marLeft w:val="640"/>
          <w:marRight w:val="0"/>
          <w:marTop w:val="0"/>
          <w:marBottom w:val="0"/>
          <w:divBdr>
            <w:top w:val="none" w:sz="0" w:space="0" w:color="auto"/>
            <w:left w:val="none" w:sz="0" w:space="0" w:color="auto"/>
            <w:bottom w:val="none" w:sz="0" w:space="0" w:color="auto"/>
            <w:right w:val="none" w:sz="0" w:space="0" w:color="auto"/>
          </w:divBdr>
        </w:div>
        <w:div w:id="2056156459">
          <w:marLeft w:val="640"/>
          <w:marRight w:val="0"/>
          <w:marTop w:val="0"/>
          <w:marBottom w:val="0"/>
          <w:divBdr>
            <w:top w:val="none" w:sz="0" w:space="0" w:color="auto"/>
            <w:left w:val="none" w:sz="0" w:space="0" w:color="auto"/>
            <w:bottom w:val="none" w:sz="0" w:space="0" w:color="auto"/>
            <w:right w:val="none" w:sz="0" w:space="0" w:color="auto"/>
          </w:divBdr>
        </w:div>
        <w:div w:id="621378836">
          <w:marLeft w:val="640"/>
          <w:marRight w:val="0"/>
          <w:marTop w:val="0"/>
          <w:marBottom w:val="0"/>
          <w:divBdr>
            <w:top w:val="none" w:sz="0" w:space="0" w:color="auto"/>
            <w:left w:val="none" w:sz="0" w:space="0" w:color="auto"/>
            <w:bottom w:val="none" w:sz="0" w:space="0" w:color="auto"/>
            <w:right w:val="none" w:sz="0" w:space="0" w:color="auto"/>
          </w:divBdr>
        </w:div>
        <w:div w:id="291331411">
          <w:marLeft w:val="640"/>
          <w:marRight w:val="0"/>
          <w:marTop w:val="0"/>
          <w:marBottom w:val="0"/>
          <w:divBdr>
            <w:top w:val="none" w:sz="0" w:space="0" w:color="auto"/>
            <w:left w:val="none" w:sz="0" w:space="0" w:color="auto"/>
            <w:bottom w:val="none" w:sz="0" w:space="0" w:color="auto"/>
            <w:right w:val="none" w:sz="0" w:space="0" w:color="auto"/>
          </w:divBdr>
        </w:div>
        <w:div w:id="1652446189">
          <w:marLeft w:val="640"/>
          <w:marRight w:val="0"/>
          <w:marTop w:val="0"/>
          <w:marBottom w:val="0"/>
          <w:divBdr>
            <w:top w:val="none" w:sz="0" w:space="0" w:color="auto"/>
            <w:left w:val="none" w:sz="0" w:space="0" w:color="auto"/>
            <w:bottom w:val="none" w:sz="0" w:space="0" w:color="auto"/>
            <w:right w:val="none" w:sz="0" w:space="0" w:color="auto"/>
          </w:divBdr>
        </w:div>
        <w:div w:id="1046873263">
          <w:marLeft w:val="640"/>
          <w:marRight w:val="0"/>
          <w:marTop w:val="0"/>
          <w:marBottom w:val="0"/>
          <w:divBdr>
            <w:top w:val="none" w:sz="0" w:space="0" w:color="auto"/>
            <w:left w:val="none" w:sz="0" w:space="0" w:color="auto"/>
            <w:bottom w:val="none" w:sz="0" w:space="0" w:color="auto"/>
            <w:right w:val="none" w:sz="0" w:space="0" w:color="auto"/>
          </w:divBdr>
        </w:div>
        <w:div w:id="682245763">
          <w:marLeft w:val="640"/>
          <w:marRight w:val="0"/>
          <w:marTop w:val="0"/>
          <w:marBottom w:val="0"/>
          <w:divBdr>
            <w:top w:val="none" w:sz="0" w:space="0" w:color="auto"/>
            <w:left w:val="none" w:sz="0" w:space="0" w:color="auto"/>
            <w:bottom w:val="none" w:sz="0" w:space="0" w:color="auto"/>
            <w:right w:val="none" w:sz="0" w:space="0" w:color="auto"/>
          </w:divBdr>
        </w:div>
        <w:div w:id="1320814472">
          <w:marLeft w:val="640"/>
          <w:marRight w:val="0"/>
          <w:marTop w:val="0"/>
          <w:marBottom w:val="0"/>
          <w:divBdr>
            <w:top w:val="none" w:sz="0" w:space="0" w:color="auto"/>
            <w:left w:val="none" w:sz="0" w:space="0" w:color="auto"/>
            <w:bottom w:val="none" w:sz="0" w:space="0" w:color="auto"/>
            <w:right w:val="none" w:sz="0" w:space="0" w:color="auto"/>
          </w:divBdr>
        </w:div>
        <w:div w:id="2136023364">
          <w:marLeft w:val="640"/>
          <w:marRight w:val="0"/>
          <w:marTop w:val="0"/>
          <w:marBottom w:val="0"/>
          <w:divBdr>
            <w:top w:val="none" w:sz="0" w:space="0" w:color="auto"/>
            <w:left w:val="none" w:sz="0" w:space="0" w:color="auto"/>
            <w:bottom w:val="none" w:sz="0" w:space="0" w:color="auto"/>
            <w:right w:val="none" w:sz="0" w:space="0" w:color="auto"/>
          </w:divBdr>
        </w:div>
        <w:div w:id="797262472">
          <w:marLeft w:val="640"/>
          <w:marRight w:val="0"/>
          <w:marTop w:val="0"/>
          <w:marBottom w:val="0"/>
          <w:divBdr>
            <w:top w:val="none" w:sz="0" w:space="0" w:color="auto"/>
            <w:left w:val="none" w:sz="0" w:space="0" w:color="auto"/>
            <w:bottom w:val="none" w:sz="0" w:space="0" w:color="auto"/>
            <w:right w:val="none" w:sz="0" w:space="0" w:color="auto"/>
          </w:divBdr>
        </w:div>
        <w:div w:id="2035958223">
          <w:marLeft w:val="640"/>
          <w:marRight w:val="0"/>
          <w:marTop w:val="0"/>
          <w:marBottom w:val="0"/>
          <w:divBdr>
            <w:top w:val="none" w:sz="0" w:space="0" w:color="auto"/>
            <w:left w:val="none" w:sz="0" w:space="0" w:color="auto"/>
            <w:bottom w:val="none" w:sz="0" w:space="0" w:color="auto"/>
            <w:right w:val="none" w:sz="0" w:space="0" w:color="auto"/>
          </w:divBdr>
        </w:div>
        <w:div w:id="1196845682">
          <w:marLeft w:val="640"/>
          <w:marRight w:val="0"/>
          <w:marTop w:val="0"/>
          <w:marBottom w:val="0"/>
          <w:divBdr>
            <w:top w:val="none" w:sz="0" w:space="0" w:color="auto"/>
            <w:left w:val="none" w:sz="0" w:space="0" w:color="auto"/>
            <w:bottom w:val="none" w:sz="0" w:space="0" w:color="auto"/>
            <w:right w:val="none" w:sz="0" w:space="0" w:color="auto"/>
          </w:divBdr>
        </w:div>
        <w:div w:id="911891882">
          <w:marLeft w:val="640"/>
          <w:marRight w:val="0"/>
          <w:marTop w:val="0"/>
          <w:marBottom w:val="0"/>
          <w:divBdr>
            <w:top w:val="none" w:sz="0" w:space="0" w:color="auto"/>
            <w:left w:val="none" w:sz="0" w:space="0" w:color="auto"/>
            <w:bottom w:val="none" w:sz="0" w:space="0" w:color="auto"/>
            <w:right w:val="none" w:sz="0" w:space="0" w:color="auto"/>
          </w:divBdr>
        </w:div>
        <w:div w:id="2025280152">
          <w:marLeft w:val="640"/>
          <w:marRight w:val="0"/>
          <w:marTop w:val="0"/>
          <w:marBottom w:val="0"/>
          <w:divBdr>
            <w:top w:val="none" w:sz="0" w:space="0" w:color="auto"/>
            <w:left w:val="none" w:sz="0" w:space="0" w:color="auto"/>
            <w:bottom w:val="none" w:sz="0" w:space="0" w:color="auto"/>
            <w:right w:val="none" w:sz="0" w:space="0" w:color="auto"/>
          </w:divBdr>
        </w:div>
        <w:div w:id="523786746">
          <w:marLeft w:val="640"/>
          <w:marRight w:val="0"/>
          <w:marTop w:val="0"/>
          <w:marBottom w:val="0"/>
          <w:divBdr>
            <w:top w:val="none" w:sz="0" w:space="0" w:color="auto"/>
            <w:left w:val="none" w:sz="0" w:space="0" w:color="auto"/>
            <w:bottom w:val="none" w:sz="0" w:space="0" w:color="auto"/>
            <w:right w:val="none" w:sz="0" w:space="0" w:color="auto"/>
          </w:divBdr>
        </w:div>
        <w:div w:id="2113359698">
          <w:marLeft w:val="640"/>
          <w:marRight w:val="0"/>
          <w:marTop w:val="0"/>
          <w:marBottom w:val="0"/>
          <w:divBdr>
            <w:top w:val="none" w:sz="0" w:space="0" w:color="auto"/>
            <w:left w:val="none" w:sz="0" w:space="0" w:color="auto"/>
            <w:bottom w:val="none" w:sz="0" w:space="0" w:color="auto"/>
            <w:right w:val="none" w:sz="0" w:space="0" w:color="auto"/>
          </w:divBdr>
        </w:div>
        <w:div w:id="760295464">
          <w:marLeft w:val="640"/>
          <w:marRight w:val="0"/>
          <w:marTop w:val="0"/>
          <w:marBottom w:val="0"/>
          <w:divBdr>
            <w:top w:val="none" w:sz="0" w:space="0" w:color="auto"/>
            <w:left w:val="none" w:sz="0" w:space="0" w:color="auto"/>
            <w:bottom w:val="none" w:sz="0" w:space="0" w:color="auto"/>
            <w:right w:val="none" w:sz="0" w:space="0" w:color="auto"/>
          </w:divBdr>
        </w:div>
        <w:div w:id="148058710">
          <w:marLeft w:val="640"/>
          <w:marRight w:val="0"/>
          <w:marTop w:val="0"/>
          <w:marBottom w:val="0"/>
          <w:divBdr>
            <w:top w:val="none" w:sz="0" w:space="0" w:color="auto"/>
            <w:left w:val="none" w:sz="0" w:space="0" w:color="auto"/>
            <w:bottom w:val="none" w:sz="0" w:space="0" w:color="auto"/>
            <w:right w:val="none" w:sz="0" w:space="0" w:color="auto"/>
          </w:divBdr>
        </w:div>
        <w:div w:id="326981081">
          <w:marLeft w:val="640"/>
          <w:marRight w:val="0"/>
          <w:marTop w:val="0"/>
          <w:marBottom w:val="0"/>
          <w:divBdr>
            <w:top w:val="none" w:sz="0" w:space="0" w:color="auto"/>
            <w:left w:val="none" w:sz="0" w:space="0" w:color="auto"/>
            <w:bottom w:val="none" w:sz="0" w:space="0" w:color="auto"/>
            <w:right w:val="none" w:sz="0" w:space="0" w:color="auto"/>
          </w:divBdr>
        </w:div>
        <w:div w:id="443817260">
          <w:marLeft w:val="640"/>
          <w:marRight w:val="0"/>
          <w:marTop w:val="0"/>
          <w:marBottom w:val="0"/>
          <w:divBdr>
            <w:top w:val="none" w:sz="0" w:space="0" w:color="auto"/>
            <w:left w:val="none" w:sz="0" w:space="0" w:color="auto"/>
            <w:bottom w:val="none" w:sz="0" w:space="0" w:color="auto"/>
            <w:right w:val="none" w:sz="0" w:space="0" w:color="auto"/>
          </w:divBdr>
        </w:div>
        <w:div w:id="639652531">
          <w:marLeft w:val="640"/>
          <w:marRight w:val="0"/>
          <w:marTop w:val="0"/>
          <w:marBottom w:val="0"/>
          <w:divBdr>
            <w:top w:val="none" w:sz="0" w:space="0" w:color="auto"/>
            <w:left w:val="none" w:sz="0" w:space="0" w:color="auto"/>
            <w:bottom w:val="none" w:sz="0" w:space="0" w:color="auto"/>
            <w:right w:val="none" w:sz="0" w:space="0" w:color="auto"/>
          </w:divBdr>
        </w:div>
        <w:div w:id="1178806885">
          <w:marLeft w:val="640"/>
          <w:marRight w:val="0"/>
          <w:marTop w:val="0"/>
          <w:marBottom w:val="0"/>
          <w:divBdr>
            <w:top w:val="none" w:sz="0" w:space="0" w:color="auto"/>
            <w:left w:val="none" w:sz="0" w:space="0" w:color="auto"/>
            <w:bottom w:val="none" w:sz="0" w:space="0" w:color="auto"/>
            <w:right w:val="none" w:sz="0" w:space="0" w:color="auto"/>
          </w:divBdr>
        </w:div>
        <w:div w:id="149442198">
          <w:marLeft w:val="640"/>
          <w:marRight w:val="0"/>
          <w:marTop w:val="0"/>
          <w:marBottom w:val="0"/>
          <w:divBdr>
            <w:top w:val="none" w:sz="0" w:space="0" w:color="auto"/>
            <w:left w:val="none" w:sz="0" w:space="0" w:color="auto"/>
            <w:bottom w:val="none" w:sz="0" w:space="0" w:color="auto"/>
            <w:right w:val="none" w:sz="0" w:space="0" w:color="auto"/>
          </w:divBdr>
        </w:div>
        <w:div w:id="43872329">
          <w:marLeft w:val="640"/>
          <w:marRight w:val="0"/>
          <w:marTop w:val="0"/>
          <w:marBottom w:val="0"/>
          <w:divBdr>
            <w:top w:val="none" w:sz="0" w:space="0" w:color="auto"/>
            <w:left w:val="none" w:sz="0" w:space="0" w:color="auto"/>
            <w:bottom w:val="none" w:sz="0" w:space="0" w:color="auto"/>
            <w:right w:val="none" w:sz="0" w:space="0" w:color="auto"/>
          </w:divBdr>
        </w:div>
        <w:div w:id="1144661397">
          <w:marLeft w:val="640"/>
          <w:marRight w:val="0"/>
          <w:marTop w:val="0"/>
          <w:marBottom w:val="0"/>
          <w:divBdr>
            <w:top w:val="none" w:sz="0" w:space="0" w:color="auto"/>
            <w:left w:val="none" w:sz="0" w:space="0" w:color="auto"/>
            <w:bottom w:val="none" w:sz="0" w:space="0" w:color="auto"/>
            <w:right w:val="none" w:sz="0" w:space="0" w:color="auto"/>
          </w:divBdr>
        </w:div>
        <w:div w:id="1749841097">
          <w:marLeft w:val="640"/>
          <w:marRight w:val="0"/>
          <w:marTop w:val="0"/>
          <w:marBottom w:val="0"/>
          <w:divBdr>
            <w:top w:val="none" w:sz="0" w:space="0" w:color="auto"/>
            <w:left w:val="none" w:sz="0" w:space="0" w:color="auto"/>
            <w:bottom w:val="none" w:sz="0" w:space="0" w:color="auto"/>
            <w:right w:val="none" w:sz="0" w:space="0" w:color="auto"/>
          </w:divBdr>
        </w:div>
        <w:div w:id="2089381792">
          <w:marLeft w:val="640"/>
          <w:marRight w:val="0"/>
          <w:marTop w:val="0"/>
          <w:marBottom w:val="0"/>
          <w:divBdr>
            <w:top w:val="none" w:sz="0" w:space="0" w:color="auto"/>
            <w:left w:val="none" w:sz="0" w:space="0" w:color="auto"/>
            <w:bottom w:val="none" w:sz="0" w:space="0" w:color="auto"/>
            <w:right w:val="none" w:sz="0" w:space="0" w:color="auto"/>
          </w:divBdr>
        </w:div>
        <w:div w:id="1931351312">
          <w:marLeft w:val="640"/>
          <w:marRight w:val="0"/>
          <w:marTop w:val="0"/>
          <w:marBottom w:val="0"/>
          <w:divBdr>
            <w:top w:val="none" w:sz="0" w:space="0" w:color="auto"/>
            <w:left w:val="none" w:sz="0" w:space="0" w:color="auto"/>
            <w:bottom w:val="none" w:sz="0" w:space="0" w:color="auto"/>
            <w:right w:val="none" w:sz="0" w:space="0" w:color="auto"/>
          </w:divBdr>
        </w:div>
        <w:div w:id="410859014">
          <w:marLeft w:val="640"/>
          <w:marRight w:val="0"/>
          <w:marTop w:val="0"/>
          <w:marBottom w:val="0"/>
          <w:divBdr>
            <w:top w:val="none" w:sz="0" w:space="0" w:color="auto"/>
            <w:left w:val="none" w:sz="0" w:space="0" w:color="auto"/>
            <w:bottom w:val="none" w:sz="0" w:space="0" w:color="auto"/>
            <w:right w:val="none" w:sz="0" w:space="0" w:color="auto"/>
          </w:divBdr>
        </w:div>
        <w:div w:id="666595681">
          <w:marLeft w:val="640"/>
          <w:marRight w:val="0"/>
          <w:marTop w:val="0"/>
          <w:marBottom w:val="0"/>
          <w:divBdr>
            <w:top w:val="none" w:sz="0" w:space="0" w:color="auto"/>
            <w:left w:val="none" w:sz="0" w:space="0" w:color="auto"/>
            <w:bottom w:val="none" w:sz="0" w:space="0" w:color="auto"/>
            <w:right w:val="none" w:sz="0" w:space="0" w:color="auto"/>
          </w:divBdr>
        </w:div>
        <w:div w:id="771977596">
          <w:marLeft w:val="640"/>
          <w:marRight w:val="0"/>
          <w:marTop w:val="0"/>
          <w:marBottom w:val="0"/>
          <w:divBdr>
            <w:top w:val="none" w:sz="0" w:space="0" w:color="auto"/>
            <w:left w:val="none" w:sz="0" w:space="0" w:color="auto"/>
            <w:bottom w:val="none" w:sz="0" w:space="0" w:color="auto"/>
            <w:right w:val="none" w:sz="0" w:space="0" w:color="auto"/>
          </w:divBdr>
        </w:div>
        <w:div w:id="1142888575">
          <w:marLeft w:val="640"/>
          <w:marRight w:val="0"/>
          <w:marTop w:val="0"/>
          <w:marBottom w:val="0"/>
          <w:divBdr>
            <w:top w:val="none" w:sz="0" w:space="0" w:color="auto"/>
            <w:left w:val="none" w:sz="0" w:space="0" w:color="auto"/>
            <w:bottom w:val="none" w:sz="0" w:space="0" w:color="auto"/>
            <w:right w:val="none" w:sz="0" w:space="0" w:color="auto"/>
          </w:divBdr>
        </w:div>
        <w:div w:id="1060641545">
          <w:marLeft w:val="640"/>
          <w:marRight w:val="0"/>
          <w:marTop w:val="0"/>
          <w:marBottom w:val="0"/>
          <w:divBdr>
            <w:top w:val="none" w:sz="0" w:space="0" w:color="auto"/>
            <w:left w:val="none" w:sz="0" w:space="0" w:color="auto"/>
            <w:bottom w:val="none" w:sz="0" w:space="0" w:color="auto"/>
            <w:right w:val="none" w:sz="0" w:space="0" w:color="auto"/>
          </w:divBdr>
        </w:div>
        <w:div w:id="689262670">
          <w:marLeft w:val="640"/>
          <w:marRight w:val="0"/>
          <w:marTop w:val="0"/>
          <w:marBottom w:val="0"/>
          <w:divBdr>
            <w:top w:val="none" w:sz="0" w:space="0" w:color="auto"/>
            <w:left w:val="none" w:sz="0" w:space="0" w:color="auto"/>
            <w:bottom w:val="none" w:sz="0" w:space="0" w:color="auto"/>
            <w:right w:val="none" w:sz="0" w:space="0" w:color="auto"/>
          </w:divBdr>
        </w:div>
        <w:div w:id="1585069970">
          <w:marLeft w:val="640"/>
          <w:marRight w:val="0"/>
          <w:marTop w:val="0"/>
          <w:marBottom w:val="0"/>
          <w:divBdr>
            <w:top w:val="none" w:sz="0" w:space="0" w:color="auto"/>
            <w:left w:val="none" w:sz="0" w:space="0" w:color="auto"/>
            <w:bottom w:val="none" w:sz="0" w:space="0" w:color="auto"/>
            <w:right w:val="none" w:sz="0" w:space="0" w:color="auto"/>
          </w:divBdr>
        </w:div>
        <w:div w:id="1297446501">
          <w:marLeft w:val="640"/>
          <w:marRight w:val="0"/>
          <w:marTop w:val="0"/>
          <w:marBottom w:val="0"/>
          <w:divBdr>
            <w:top w:val="none" w:sz="0" w:space="0" w:color="auto"/>
            <w:left w:val="none" w:sz="0" w:space="0" w:color="auto"/>
            <w:bottom w:val="none" w:sz="0" w:space="0" w:color="auto"/>
            <w:right w:val="none" w:sz="0" w:space="0" w:color="auto"/>
          </w:divBdr>
        </w:div>
        <w:div w:id="901062460">
          <w:marLeft w:val="640"/>
          <w:marRight w:val="0"/>
          <w:marTop w:val="0"/>
          <w:marBottom w:val="0"/>
          <w:divBdr>
            <w:top w:val="none" w:sz="0" w:space="0" w:color="auto"/>
            <w:left w:val="none" w:sz="0" w:space="0" w:color="auto"/>
            <w:bottom w:val="none" w:sz="0" w:space="0" w:color="auto"/>
            <w:right w:val="none" w:sz="0" w:space="0" w:color="auto"/>
          </w:divBdr>
        </w:div>
        <w:div w:id="1189292896">
          <w:marLeft w:val="640"/>
          <w:marRight w:val="0"/>
          <w:marTop w:val="0"/>
          <w:marBottom w:val="0"/>
          <w:divBdr>
            <w:top w:val="none" w:sz="0" w:space="0" w:color="auto"/>
            <w:left w:val="none" w:sz="0" w:space="0" w:color="auto"/>
            <w:bottom w:val="none" w:sz="0" w:space="0" w:color="auto"/>
            <w:right w:val="none" w:sz="0" w:space="0" w:color="auto"/>
          </w:divBdr>
        </w:div>
        <w:div w:id="218442174">
          <w:marLeft w:val="640"/>
          <w:marRight w:val="0"/>
          <w:marTop w:val="0"/>
          <w:marBottom w:val="0"/>
          <w:divBdr>
            <w:top w:val="none" w:sz="0" w:space="0" w:color="auto"/>
            <w:left w:val="none" w:sz="0" w:space="0" w:color="auto"/>
            <w:bottom w:val="none" w:sz="0" w:space="0" w:color="auto"/>
            <w:right w:val="none" w:sz="0" w:space="0" w:color="auto"/>
          </w:divBdr>
        </w:div>
        <w:div w:id="48959517">
          <w:marLeft w:val="640"/>
          <w:marRight w:val="0"/>
          <w:marTop w:val="0"/>
          <w:marBottom w:val="0"/>
          <w:divBdr>
            <w:top w:val="none" w:sz="0" w:space="0" w:color="auto"/>
            <w:left w:val="none" w:sz="0" w:space="0" w:color="auto"/>
            <w:bottom w:val="none" w:sz="0" w:space="0" w:color="auto"/>
            <w:right w:val="none" w:sz="0" w:space="0" w:color="auto"/>
          </w:divBdr>
        </w:div>
        <w:div w:id="1174800796">
          <w:marLeft w:val="640"/>
          <w:marRight w:val="0"/>
          <w:marTop w:val="0"/>
          <w:marBottom w:val="0"/>
          <w:divBdr>
            <w:top w:val="none" w:sz="0" w:space="0" w:color="auto"/>
            <w:left w:val="none" w:sz="0" w:space="0" w:color="auto"/>
            <w:bottom w:val="none" w:sz="0" w:space="0" w:color="auto"/>
            <w:right w:val="none" w:sz="0" w:space="0" w:color="auto"/>
          </w:divBdr>
        </w:div>
        <w:div w:id="680353361">
          <w:marLeft w:val="640"/>
          <w:marRight w:val="0"/>
          <w:marTop w:val="0"/>
          <w:marBottom w:val="0"/>
          <w:divBdr>
            <w:top w:val="none" w:sz="0" w:space="0" w:color="auto"/>
            <w:left w:val="none" w:sz="0" w:space="0" w:color="auto"/>
            <w:bottom w:val="none" w:sz="0" w:space="0" w:color="auto"/>
            <w:right w:val="none" w:sz="0" w:space="0" w:color="auto"/>
          </w:divBdr>
        </w:div>
        <w:div w:id="2104065968">
          <w:marLeft w:val="640"/>
          <w:marRight w:val="0"/>
          <w:marTop w:val="0"/>
          <w:marBottom w:val="0"/>
          <w:divBdr>
            <w:top w:val="none" w:sz="0" w:space="0" w:color="auto"/>
            <w:left w:val="none" w:sz="0" w:space="0" w:color="auto"/>
            <w:bottom w:val="none" w:sz="0" w:space="0" w:color="auto"/>
            <w:right w:val="none" w:sz="0" w:space="0" w:color="auto"/>
          </w:divBdr>
        </w:div>
        <w:div w:id="649945783">
          <w:marLeft w:val="640"/>
          <w:marRight w:val="0"/>
          <w:marTop w:val="0"/>
          <w:marBottom w:val="0"/>
          <w:divBdr>
            <w:top w:val="none" w:sz="0" w:space="0" w:color="auto"/>
            <w:left w:val="none" w:sz="0" w:space="0" w:color="auto"/>
            <w:bottom w:val="none" w:sz="0" w:space="0" w:color="auto"/>
            <w:right w:val="none" w:sz="0" w:space="0" w:color="auto"/>
          </w:divBdr>
        </w:div>
        <w:div w:id="967202139">
          <w:marLeft w:val="640"/>
          <w:marRight w:val="0"/>
          <w:marTop w:val="0"/>
          <w:marBottom w:val="0"/>
          <w:divBdr>
            <w:top w:val="none" w:sz="0" w:space="0" w:color="auto"/>
            <w:left w:val="none" w:sz="0" w:space="0" w:color="auto"/>
            <w:bottom w:val="none" w:sz="0" w:space="0" w:color="auto"/>
            <w:right w:val="none" w:sz="0" w:space="0" w:color="auto"/>
          </w:divBdr>
        </w:div>
        <w:div w:id="379133529">
          <w:marLeft w:val="640"/>
          <w:marRight w:val="0"/>
          <w:marTop w:val="0"/>
          <w:marBottom w:val="0"/>
          <w:divBdr>
            <w:top w:val="none" w:sz="0" w:space="0" w:color="auto"/>
            <w:left w:val="none" w:sz="0" w:space="0" w:color="auto"/>
            <w:bottom w:val="none" w:sz="0" w:space="0" w:color="auto"/>
            <w:right w:val="none" w:sz="0" w:space="0" w:color="auto"/>
          </w:divBdr>
        </w:div>
        <w:div w:id="1057169115">
          <w:marLeft w:val="640"/>
          <w:marRight w:val="0"/>
          <w:marTop w:val="0"/>
          <w:marBottom w:val="0"/>
          <w:divBdr>
            <w:top w:val="none" w:sz="0" w:space="0" w:color="auto"/>
            <w:left w:val="none" w:sz="0" w:space="0" w:color="auto"/>
            <w:bottom w:val="none" w:sz="0" w:space="0" w:color="auto"/>
            <w:right w:val="none" w:sz="0" w:space="0" w:color="auto"/>
          </w:divBdr>
        </w:div>
        <w:div w:id="1170943856">
          <w:marLeft w:val="640"/>
          <w:marRight w:val="0"/>
          <w:marTop w:val="0"/>
          <w:marBottom w:val="0"/>
          <w:divBdr>
            <w:top w:val="none" w:sz="0" w:space="0" w:color="auto"/>
            <w:left w:val="none" w:sz="0" w:space="0" w:color="auto"/>
            <w:bottom w:val="none" w:sz="0" w:space="0" w:color="auto"/>
            <w:right w:val="none" w:sz="0" w:space="0" w:color="auto"/>
          </w:divBdr>
        </w:div>
        <w:div w:id="1937250451">
          <w:marLeft w:val="640"/>
          <w:marRight w:val="0"/>
          <w:marTop w:val="0"/>
          <w:marBottom w:val="0"/>
          <w:divBdr>
            <w:top w:val="none" w:sz="0" w:space="0" w:color="auto"/>
            <w:left w:val="none" w:sz="0" w:space="0" w:color="auto"/>
            <w:bottom w:val="none" w:sz="0" w:space="0" w:color="auto"/>
            <w:right w:val="none" w:sz="0" w:space="0" w:color="auto"/>
          </w:divBdr>
        </w:div>
        <w:div w:id="1353219093">
          <w:marLeft w:val="640"/>
          <w:marRight w:val="0"/>
          <w:marTop w:val="0"/>
          <w:marBottom w:val="0"/>
          <w:divBdr>
            <w:top w:val="none" w:sz="0" w:space="0" w:color="auto"/>
            <w:left w:val="none" w:sz="0" w:space="0" w:color="auto"/>
            <w:bottom w:val="none" w:sz="0" w:space="0" w:color="auto"/>
            <w:right w:val="none" w:sz="0" w:space="0" w:color="auto"/>
          </w:divBdr>
        </w:div>
        <w:div w:id="1633558390">
          <w:marLeft w:val="640"/>
          <w:marRight w:val="0"/>
          <w:marTop w:val="0"/>
          <w:marBottom w:val="0"/>
          <w:divBdr>
            <w:top w:val="none" w:sz="0" w:space="0" w:color="auto"/>
            <w:left w:val="none" w:sz="0" w:space="0" w:color="auto"/>
            <w:bottom w:val="none" w:sz="0" w:space="0" w:color="auto"/>
            <w:right w:val="none" w:sz="0" w:space="0" w:color="auto"/>
          </w:divBdr>
        </w:div>
        <w:div w:id="233206673">
          <w:marLeft w:val="640"/>
          <w:marRight w:val="0"/>
          <w:marTop w:val="0"/>
          <w:marBottom w:val="0"/>
          <w:divBdr>
            <w:top w:val="none" w:sz="0" w:space="0" w:color="auto"/>
            <w:left w:val="none" w:sz="0" w:space="0" w:color="auto"/>
            <w:bottom w:val="none" w:sz="0" w:space="0" w:color="auto"/>
            <w:right w:val="none" w:sz="0" w:space="0" w:color="auto"/>
          </w:divBdr>
        </w:div>
        <w:div w:id="620383876">
          <w:marLeft w:val="640"/>
          <w:marRight w:val="0"/>
          <w:marTop w:val="0"/>
          <w:marBottom w:val="0"/>
          <w:divBdr>
            <w:top w:val="none" w:sz="0" w:space="0" w:color="auto"/>
            <w:left w:val="none" w:sz="0" w:space="0" w:color="auto"/>
            <w:bottom w:val="none" w:sz="0" w:space="0" w:color="auto"/>
            <w:right w:val="none" w:sz="0" w:space="0" w:color="auto"/>
          </w:divBdr>
        </w:div>
        <w:div w:id="864372029">
          <w:marLeft w:val="640"/>
          <w:marRight w:val="0"/>
          <w:marTop w:val="0"/>
          <w:marBottom w:val="0"/>
          <w:divBdr>
            <w:top w:val="none" w:sz="0" w:space="0" w:color="auto"/>
            <w:left w:val="none" w:sz="0" w:space="0" w:color="auto"/>
            <w:bottom w:val="none" w:sz="0" w:space="0" w:color="auto"/>
            <w:right w:val="none" w:sz="0" w:space="0" w:color="auto"/>
          </w:divBdr>
        </w:div>
        <w:div w:id="1124693468">
          <w:marLeft w:val="640"/>
          <w:marRight w:val="0"/>
          <w:marTop w:val="0"/>
          <w:marBottom w:val="0"/>
          <w:divBdr>
            <w:top w:val="none" w:sz="0" w:space="0" w:color="auto"/>
            <w:left w:val="none" w:sz="0" w:space="0" w:color="auto"/>
            <w:bottom w:val="none" w:sz="0" w:space="0" w:color="auto"/>
            <w:right w:val="none" w:sz="0" w:space="0" w:color="auto"/>
          </w:divBdr>
        </w:div>
        <w:div w:id="564265416">
          <w:marLeft w:val="640"/>
          <w:marRight w:val="0"/>
          <w:marTop w:val="0"/>
          <w:marBottom w:val="0"/>
          <w:divBdr>
            <w:top w:val="none" w:sz="0" w:space="0" w:color="auto"/>
            <w:left w:val="none" w:sz="0" w:space="0" w:color="auto"/>
            <w:bottom w:val="none" w:sz="0" w:space="0" w:color="auto"/>
            <w:right w:val="none" w:sz="0" w:space="0" w:color="auto"/>
          </w:divBdr>
        </w:div>
        <w:div w:id="1803108331">
          <w:marLeft w:val="640"/>
          <w:marRight w:val="0"/>
          <w:marTop w:val="0"/>
          <w:marBottom w:val="0"/>
          <w:divBdr>
            <w:top w:val="none" w:sz="0" w:space="0" w:color="auto"/>
            <w:left w:val="none" w:sz="0" w:space="0" w:color="auto"/>
            <w:bottom w:val="none" w:sz="0" w:space="0" w:color="auto"/>
            <w:right w:val="none" w:sz="0" w:space="0" w:color="auto"/>
          </w:divBdr>
        </w:div>
        <w:div w:id="867912851">
          <w:marLeft w:val="640"/>
          <w:marRight w:val="0"/>
          <w:marTop w:val="0"/>
          <w:marBottom w:val="0"/>
          <w:divBdr>
            <w:top w:val="none" w:sz="0" w:space="0" w:color="auto"/>
            <w:left w:val="none" w:sz="0" w:space="0" w:color="auto"/>
            <w:bottom w:val="none" w:sz="0" w:space="0" w:color="auto"/>
            <w:right w:val="none" w:sz="0" w:space="0" w:color="auto"/>
          </w:divBdr>
        </w:div>
        <w:div w:id="933629730">
          <w:marLeft w:val="640"/>
          <w:marRight w:val="0"/>
          <w:marTop w:val="0"/>
          <w:marBottom w:val="0"/>
          <w:divBdr>
            <w:top w:val="none" w:sz="0" w:space="0" w:color="auto"/>
            <w:left w:val="none" w:sz="0" w:space="0" w:color="auto"/>
            <w:bottom w:val="none" w:sz="0" w:space="0" w:color="auto"/>
            <w:right w:val="none" w:sz="0" w:space="0" w:color="auto"/>
          </w:divBdr>
        </w:div>
        <w:div w:id="278725759">
          <w:marLeft w:val="640"/>
          <w:marRight w:val="0"/>
          <w:marTop w:val="0"/>
          <w:marBottom w:val="0"/>
          <w:divBdr>
            <w:top w:val="none" w:sz="0" w:space="0" w:color="auto"/>
            <w:left w:val="none" w:sz="0" w:space="0" w:color="auto"/>
            <w:bottom w:val="none" w:sz="0" w:space="0" w:color="auto"/>
            <w:right w:val="none" w:sz="0" w:space="0" w:color="auto"/>
          </w:divBdr>
        </w:div>
        <w:div w:id="2141609685">
          <w:marLeft w:val="640"/>
          <w:marRight w:val="0"/>
          <w:marTop w:val="0"/>
          <w:marBottom w:val="0"/>
          <w:divBdr>
            <w:top w:val="none" w:sz="0" w:space="0" w:color="auto"/>
            <w:left w:val="none" w:sz="0" w:space="0" w:color="auto"/>
            <w:bottom w:val="none" w:sz="0" w:space="0" w:color="auto"/>
            <w:right w:val="none" w:sz="0" w:space="0" w:color="auto"/>
          </w:divBdr>
        </w:div>
        <w:div w:id="944731855">
          <w:marLeft w:val="640"/>
          <w:marRight w:val="0"/>
          <w:marTop w:val="0"/>
          <w:marBottom w:val="0"/>
          <w:divBdr>
            <w:top w:val="none" w:sz="0" w:space="0" w:color="auto"/>
            <w:left w:val="none" w:sz="0" w:space="0" w:color="auto"/>
            <w:bottom w:val="none" w:sz="0" w:space="0" w:color="auto"/>
            <w:right w:val="none" w:sz="0" w:space="0" w:color="auto"/>
          </w:divBdr>
        </w:div>
        <w:div w:id="185487884">
          <w:marLeft w:val="640"/>
          <w:marRight w:val="0"/>
          <w:marTop w:val="0"/>
          <w:marBottom w:val="0"/>
          <w:divBdr>
            <w:top w:val="none" w:sz="0" w:space="0" w:color="auto"/>
            <w:left w:val="none" w:sz="0" w:space="0" w:color="auto"/>
            <w:bottom w:val="none" w:sz="0" w:space="0" w:color="auto"/>
            <w:right w:val="none" w:sz="0" w:space="0" w:color="auto"/>
          </w:divBdr>
        </w:div>
        <w:div w:id="610018445">
          <w:marLeft w:val="640"/>
          <w:marRight w:val="0"/>
          <w:marTop w:val="0"/>
          <w:marBottom w:val="0"/>
          <w:divBdr>
            <w:top w:val="none" w:sz="0" w:space="0" w:color="auto"/>
            <w:left w:val="none" w:sz="0" w:space="0" w:color="auto"/>
            <w:bottom w:val="none" w:sz="0" w:space="0" w:color="auto"/>
            <w:right w:val="none" w:sz="0" w:space="0" w:color="auto"/>
          </w:divBdr>
        </w:div>
        <w:div w:id="1060441103">
          <w:marLeft w:val="640"/>
          <w:marRight w:val="0"/>
          <w:marTop w:val="0"/>
          <w:marBottom w:val="0"/>
          <w:divBdr>
            <w:top w:val="none" w:sz="0" w:space="0" w:color="auto"/>
            <w:left w:val="none" w:sz="0" w:space="0" w:color="auto"/>
            <w:bottom w:val="none" w:sz="0" w:space="0" w:color="auto"/>
            <w:right w:val="none" w:sz="0" w:space="0" w:color="auto"/>
          </w:divBdr>
        </w:div>
        <w:div w:id="475267967">
          <w:marLeft w:val="640"/>
          <w:marRight w:val="0"/>
          <w:marTop w:val="0"/>
          <w:marBottom w:val="0"/>
          <w:divBdr>
            <w:top w:val="none" w:sz="0" w:space="0" w:color="auto"/>
            <w:left w:val="none" w:sz="0" w:space="0" w:color="auto"/>
            <w:bottom w:val="none" w:sz="0" w:space="0" w:color="auto"/>
            <w:right w:val="none" w:sz="0" w:space="0" w:color="auto"/>
          </w:divBdr>
        </w:div>
        <w:div w:id="944002313">
          <w:marLeft w:val="640"/>
          <w:marRight w:val="0"/>
          <w:marTop w:val="0"/>
          <w:marBottom w:val="0"/>
          <w:divBdr>
            <w:top w:val="none" w:sz="0" w:space="0" w:color="auto"/>
            <w:left w:val="none" w:sz="0" w:space="0" w:color="auto"/>
            <w:bottom w:val="none" w:sz="0" w:space="0" w:color="auto"/>
            <w:right w:val="none" w:sz="0" w:space="0" w:color="auto"/>
          </w:divBdr>
        </w:div>
        <w:div w:id="1566792282">
          <w:marLeft w:val="640"/>
          <w:marRight w:val="0"/>
          <w:marTop w:val="0"/>
          <w:marBottom w:val="0"/>
          <w:divBdr>
            <w:top w:val="none" w:sz="0" w:space="0" w:color="auto"/>
            <w:left w:val="none" w:sz="0" w:space="0" w:color="auto"/>
            <w:bottom w:val="none" w:sz="0" w:space="0" w:color="auto"/>
            <w:right w:val="none" w:sz="0" w:space="0" w:color="auto"/>
          </w:divBdr>
        </w:div>
        <w:div w:id="1464225512">
          <w:marLeft w:val="640"/>
          <w:marRight w:val="0"/>
          <w:marTop w:val="0"/>
          <w:marBottom w:val="0"/>
          <w:divBdr>
            <w:top w:val="none" w:sz="0" w:space="0" w:color="auto"/>
            <w:left w:val="none" w:sz="0" w:space="0" w:color="auto"/>
            <w:bottom w:val="none" w:sz="0" w:space="0" w:color="auto"/>
            <w:right w:val="none" w:sz="0" w:space="0" w:color="auto"/>
          </w:divBdr>
        </w:div>
        <w:div w:id="1140654579">
          <w:marLeft w:val="640"/>
          <w:marRight w:val="0"/>
          <w:marTop w:val="0"/>
          <w:marBottom w:val="0"/>
          <w:divBdr>
            <w:top w:val="none" w:sz="0" w:space="0" w:color="auto"/>
            <w:left w:val="none" w:sz="0" w:space="0" w:color="auto"/>
            <w:bottom w:val="none" w:sz="0" w:space="0" w:color="auto"/>
            <w:right w:val="none" w:sz="0" w:space="0" w:color="auto"/>
          </w:divBdr>
        </w:div>
        <w:div w:id="1549418559">
          <w:marLeft w:val="640"/>
          <w:marRight w:val="0"/>
          <w:marTop w:val="0"/>
          <w:marBottom w:val="0"/>
          <w:divBdr>
            <w:top w:val="none" w:sz="0" w:space="0" w:color="auto"/>
            <w:left w:val="none" w:sz="0" w:space="0" w:color="auto"/>
            <w:bottom w:val="none" w:sz="0" w:space="0" w:color="auto"/>
            <w:right w:val="none" w:sz="0" w:space="0" w:color="auto"/>
          </w:divBdr>
        </w:div>
        <w:div w:id="1459832189">
          <w:marLeft w:val="640"/>
          <w:marRight w:val="0"/>
          <w:marTop w:val="0"/>
          <w:marBottom w:val="0"/>
          <w:divBdr>
            <w:top w:val="none" w:sz="0" w:space="0" w:color="auto"/>
            <w:left w:val="none" w:sz="0" w:space="0" w:color="auto"/>
            <w:bottom w:val="none" w:sz="0" w:space="0" w:color="auto"/>
            <w:right w:val="none" w:sz="0" w:space="0" w:color="auto"/>
          </w:divBdr>
        </w:div>
        <w:div w:id="1826316318">
          <w:marLeft w:val="640"/>
          <w:marRight w:val="0"/>
          <w:marTop w:val="0"/>
          <w:marBottom w:val="0"/>
          <w:divBdr>
            <w:top w:val="none" w:sz="0" w:space="0" w:color="auto"/>
            <w:left w:val="none" w:sz="0" w:space="0" w:color="auto"/>
            <w:bottom w:val="none" w:sz="0" w:space="0" w:color="auto"/>
            <w:right w:val="none" w:sz="0" w:space="0" w:color="auto"/>
          </w:divBdr>
        </w:div>
        <w:div w:id="69692521">
          <w:marLeft w:val="640"/>
          <w:marRight w:val="0"/>
          <w:marTop w:val="0"/>
          <w:marBottom w:val="0"/>
          <w:divBdr>
            <w:top w:val="none" w:sz="0" w:space="0" w:color="auto"/>
            <w:left w:val="none" w:sz="0" w:space="0" w:color="auto"/>
            <w:bottom w:val="none" w:sz="0" w:space="0" w:color="auto"/>
            <w:right w:val="none" w:sz="0" w:space="0" w:color="auto"/>
          </w:divBdr>
        </w:div>
        <w:div w:id="694964589">
          <w:marLeft w:val="640"/>
          <w:marRight w:val="0"/>
          <w:marTop w:val="0"/>
          <w:marBottom w:val="0"/>
          <w:divBdr>
            <w:top w:val="none" w:sz="0" w:space="0" w:color="auto"/>
            <w:left w:val="none" w:sz="0" w:space="0" w:color="auto"/>
            <w:bottom w:val="none" w:sz="0" w:space="0" w:color="auto"/>
            <w:right w:val="none" w:sz="0" w:space="0" w:color="auto"/>
          </w:divBdr>
        </w:div>
        <w:div w:id="1837380511">
          <w:marLeft w:val="640"/>
          <w:marRight w:val="0"/>
          <w:marTop w:val="0"/>
          <w:marBottom w:val="0"/>
          <w:divBdr>
            <w:top w:val="none" w:sz="0" w:space="0" w:color="auto"/>
            <w:left w:val="none" w:sz="0" w:space="0" w:color="auto"/>
            <w:bottom w:val="none" w:sz="0" w:space="0" w:color="auto"/>
            <w:right w:val="none" w:sz="0" w:space="0" w:color="auto"/>
          </w:divBdr>
        </w:div>
        <w:div w:id="1650015233">
          <w:marLeft w:val="640"/>
          <w:marRight w:val="0"/>
          <w:marTop w:val="0"/>
          <w:marBottom w:val="0"/>
          <w:divBdr>
            <w:top w:val="none" w:sz="0" w:space="0" w:color="auto"/>
            <w:left w:val="none" w:sz="0" w:space="0" w:color="auto"/>
            <w:bottom w:val="none" w:sz="0" w:space="0" w:color="auto"/>
            <w:right w:val="none" w:sz="0" w:space="0" w:color="auto"/>
          </w:divBdr>
        </w:div>
        <w:div w:id="263656514">
          <w:marLeft w:val="640"/>
          <w:marRight w:val="0"/>
          <w:marTop w:val="0"/>
          <w:marBottom w:val="0"/>
          <w:divBdr>
            <w:top w:val="none" w:sz="0" w:space="0" w:color="auto"/>
            <w:left w:val="none" w:sz="0" w:space="0" w:color="auto"/>
            <w:bottom w:val="none" w:sz="0" w:space="0" w:color="auto"/>
            <w:right w:val="none" w:sz="0" w:space="0" w:color="auto"/>
          </w:divBdr>
        </w:div>
        <w:div w:id="863329222">
          <w:marLeft w:val="640"/>
          <w:marRight w:val="0"/>
          <w:marTop w:val="0"/>
          <w:marBottom w:val="0"/>
          <w:divBdr>
            <w:top w:val="none" w:sz="0" w:space="0" w:color="auto"/>
            <w:left w:val="none" w:sz="0" w:space="0" w:color="auto"/>
            <w:bottom w:val="none" w:sz="0" w:space="0" w:color="auto"/>
            <w:right w:val="none" w:sz="0" w:space="0" w:color="auto"/>
          </w:divBdr>
        </w:div>
        <w:div w:id="1903128388">
          <w:marLeft w:val="640"/>
          <w:marRight w:val="0"/>
          <w:marTop w:val="0"/>
          <w:marBottom w:val="0"/>
          <w:divBdr>
            <w:top w:val="none" w:sz="0" w:space="0" w:color="auto"/>
            <w:left w:val="none" w:sz="0" w:space="0" w:color="auto"/>
            <w:bottom w:val="none" w:sz="0" w:space="0" w:color="auto"/>
            <w:right w:val="none" w:sz="0" w:space="0" w:color="auto"/>
          </w:divBdr>
        </w:div>
        <w:div w:id="456796269">
          <w:marLeft w:val="640"/>
          <w:marRight w:val="0"/>
          <w:marTop w:val="0"/>
          <w:marBottom w:val="0"/>
          <w:divBdr>
            <w:top w:val="none" w:sz="0" w:space="0" w:color="auto"/>
            <w:left w:val="none" w:sz="0" w:space="0" w:color="auto"/>
            <w:bottom w:val="none" w:sz="0" w:space="0" w:color="auto"/>
            <w:right w:val="none" w:sz="0" w:space="0" w:color="auto"/>
          </w:divBdr>
        </w:div>
        <w:div w:id="1759206954">
          <w:marLeft w:val="640"/>
          <w:marRight w:val="0"/>
          <w:marTop w:val="0"/>
          <w:marBottom w:val="0"/>
          <w:divBdr>
            <w:top w:val="none" w:sz="0" w:space="0" w:color="auto"/>
            <w:left w:val="none" w:sz="0" w:space="0" w:color="auto"/>
            <w:bottom w:val="none" w:sz="0" w:space="0" w:color="auto"/>
            <w:right w:val="none" w:sz="0" w:space="0" w:color="auto"/>
          </w:divBdr>
        </w:div>
        <w:div w:id="249852728">
          <w:marLeft w:val="640"/>
          <w:marRight w:val="0"/>
          <w:marTop w:val="0"/>
          <w:marBottom w:val="0"/>
          <w:divBdr>
            <w:top w:val="none" w:sz="0" w:space="0" w:color="auto"/>
            <w:left w:val="none" w:sz="0" w:space="0" w:color="auto"/>
            <w:bottom w:val="none" w:sz="0" w:space="0" w:color="auto"/>
            <w:right w:val="none" w:sz="0" w:space="0" w:color="auto"/>
          </w:divBdr>
        </w:div>
        <w:div w:id="1538078430">
          <w:marLeft w:val="640"/>
          <w:marRight w:val="0"/>
          <w:marTop w:val="0"/>
          <w:marBottom w:val="0"/>
          <w:divBdr>
            <w:top w:val="none" w:sz="0" w:space="0" w:color="auto"/>
            <w:left w:val="none" w:sz="0" w:space="0" w:color="auto"/>
            <w:bottom w:val="none" w:sz="0" w:space="0" w:color="auto"/>
            <w:right w:val="none" w:sz="0" w:space="0" w:color="auto"/>
          </w:divBdr>
        </w:div>
        <w:div w:id="1837067752">
          <w:marLeft w:val="640"/>
          <w:marRight w:val="0"/>
          <w:marTop w:val="0"/>
          <w:marBottom w:val="0"/>
          <w:divBdr>
            <w:top w:val="none" w:sz="0" w:space="0" w:color="auto"/>
            <w:left w:val="none" w:sz="0" w:space="0" w:color="auto"/>
            <w:bottom w:val="none" w:sz="0" w:space="0" w:color="auto"/>
            <w:right w:val="none" w:sz="0" w:space="0" w:color="auto"/>
          </w:divBdr>
        </w:div>
        <w:div w:id="1973440601">
          <w:marLeft w:val="640"/>
          <w:marRight w:val="0"/>
          <w:marTop w:val="0"/>
          <w:marBottom w:val="0"/>
          <w:divBdr>
            <w:top w:val="none" w:sz="0" w:space="0" w:color="auto"/>
            <w:left w:val="none" w:sz="0" w:space="0" w:color="auto"/>
            <w:bottom w:val="none" w:sz="0" w:space="0" w:color="auto"/>
            <w:right w:val="none" w:sz="0" w:space="0" w:color="auto"/>
          </w:divBdr>
        </w:div>
        <w:div w:id="2080980220">
          <w:marLeft w:val="640"/>
          <w:marRight w:val="0"/>
          <w:marTop w:val="0"/>
          <w:marBottom w:val="0"/>
          <w:divBdr>
            <w:top w:val="none" w:sz="0" w:space="0" w:color="auto"/>
            <w:left w:val="none" w:sz="0" w:space="0" w:color="auto"/>
            <w:bottom w:val="none" w:sz="0" w:space="0" w:color="auto"/>
            <w:right w:val="none" w:sz="0" w:space="0" w:color="auto"/>
          </w:divBdr>
        </w:div>
        <w:div w:id="406466199">
          <w:marLeft w:val="640"/>
          <w:marRight w:val="0"/>
          <w:marTop w:val="0"/>
          <w:marBottom w:val="0"/>
          <w:divBdr>
            <w:top w:val="none" w:sz="0" w:space="0" w:color="auto"/>
            <w:left w:val="none" w:sz="0" w:space="0" w:color="auto"/>
            <w:bottom w:val="none" w:sz="0" w:space="0" w:color="auto"/>
            <w:right w:val="none" w:sz="0" w:space="0" w:color="auto"/>
          </w:divBdr>
        </w:div>
        <w:div w:id="1626621041">
          <w:marLeft w:val="640"/>
          <w:marRight w:val="0"/>
          <w:marTop w:val="0"/>
          <w:marBottom w:val="0"/>
          <w:divBdr>
            <w:top w:val="none" w:sz="0" w:space="0" w:color="auto"/>
            <w:left w:val="none" w:sz="0" w:space="0" w:color="auto"/>
            <w:bottom w:val="none" w:sz="0" w:space="0" w:color="auto"/>
            <w:right w:val="none" w:sz="0" w:space="0" w:color="auto"/>
          </w:divBdr>
        </w:div>
        <w:div w:id="1125079051">
          <w:marLeft w:val="640"/>
          <w:marRight w:val="0"/>
          <w:marTop w:val="0"/>
          <w:marBottom w:val="0"/>
          <w:divBdr>
            <w:top w:val="none" w:sz="0" w:space="0" w:color="auto"/>
            <w:left w:val="none" w:sz="0" w:space="0" w:color="auto"/>
            <w:bottom w:val="none" w:sz="0" w:space="0" w:color="auto"/>
            <w:right w:val="none" w:sz="0" w:space="0" w:color="auto"/>
          </w:divBdr>
        </w:div>
        <w:div w:id="1337222912">
          <w:marLeft w:val="640"/>
          <w:marRight w:val="0"/>
          <w:marTop w:val="0"/>
          <w:marBottom w:val="0"/>
          <w:divBdr>
            <w:top w:val="none" w:sz="0" w:space="0" w:color="auto"/>
            <w:left w:val="none" w:sz="0" w:space="0" w:color="auto"/>
            <w:bottom w:val="none" w:sz="0" w:space="0" w:color="auto"/>
            <w:right w:val="none" w:sz="0" w:space="0" w:color="auto"/>
          </w:divBdr>
        </w:div>
        <w:div w:id="211039057">
          <w:marLeft w:val="640"/>
          <w:marRight w:val="0"/>
          <w:marTop w:val="0"/>
          <w:marBottom w:val="0"/>
          <w:divBdr>
            <w:top w:val="none" w:sz="0" w:space="0" w:color="auto"/>
            <w:left w:val="none" w:sz="0" w:space="0" w:color="auto"/>
            <w:bottom w:val="none" w:sz="0" w:space="0" w:color="auto"/>
            <w:right w:val="none" w:sz="0" w:space="0" w:color="auto"/>
          </w:divBdr>
        </w:div>
        <w:div w:id="1372998443">
          <w:marLeft w:val="640"/>
          <w:marRight w:val="0"/>
          <w:marTop w:val="0"/>
          <w:marBottom w:val="0"/>
          <w:divBdr>
            <w:top w:val="none" w:sz="0" w:space="0" w:color="auto"/>
            <w:left w:val="none" w:sz="0" w:space="0" w:color="auto"/>
            <w:bottom w:val="none" w:sz="0" w:space="0" w:color="auto"/>
            <w:right w:val="none" w:sz="0" w:space="0" w:color="auto"/>
          </w:divBdr>
        </w:div>
        <w:div w:id="1007169891">
          <w:marLeft w:val="640"/>
          <w:marRight w:val="0"/>
          <w:marTop w:val="0"/>
          <w:marBottom w:val="0"/>
          <w:divBdr>
            <w:top w:val="none" w:sz="0" w:space="0" w:color="auto"/>
            <w:left w:val="none" w:sz="0" w:space="0" w:color="auto"/>
            <w:bottom w:val="none" w:sz="0" w:space="0" w:color="auto"/>
            <w:right w:val="none" w:sz="0" w:space="0" w:color="auto"/>
          </w:divBdr>
        </w:div>
        <w:div w:id="682630394">
          <w:marLeft w:val="640"/>
          <w:marRight w:val="0"/>
          <w:marTop w:val="0"/>
          <w:marBottom w:val="0"/>
          <w:divBdr>
            <w:top w:val="none" w:sz="0" w:space="0" w:color="auto"/>
            <w:left w:val="none" w:sz="0" w:space="0" w:color="auto"/>
            <w:bottom w:val="none" w:sz="0" w:space="0" w:color="auto"/>
            <w:right w:val="none" w:sz="0" w:space="0" w:color="auto"/>
          </w:divBdr>
        </w:div>
        <w:div w:id="1120414036">
          <w:marLeft w:val="640"/>
          <w:marRight w:val="0"/>
          <w:marTop w:val="0"/>
          <w:marBottom w:val="0"/>
          <w:divBdr>
            <w:top w:val="none" w:sz="0" w:space="0" w:color="auto"/>
            <w:left w:val="none" w:sz="0" w:space="0" w:color="auto"/>
            <w:bottom w:val="none" w:sz="0" w:space="0" w:color="auto"/>
            <w:right w:val="none" w:sz="0" w:space="0" w:color="auto"/>
          </w:divBdr>
        </w:div>
        <w:div w:id="567808524">
          <w:marLeft w:val="640"/>
          <w:marRight w:val="0"/>
          <w:marTop w:val="0"/>
          <w:marBottom w:val="0"/>
          <w:divBdr>
            <w:top w:val="none" w:sz="0" w:space="0" w:color="auto"/>
            <w:left w:val="none" w:sz="0" w:space="0" w:color="auto"/>
            <w:bottom w:val="none" w:sz="0" w:space="0" w:color="auto"/>
            <w:right w:val="none" w:sz="0" w:space="0" w:color="auto"/>
          </w:divBdr>
        </w:div>
        <w:div w:id="1694108321">
          <w:marLeft w:val="640"/>
          <w:marRight w:val="0"/>
          <w:marTop w:val="0"/>
          <w:marBottom w:val="0"/>
          <w:divBdr>
            <w:top w:val="none" w:sz="0" w:space="0" w:color="auto"/>
            <w:left w:val="none" w:sz="0" w:space="0" w:color="auto"/>
            <w:bottom w:val="none" w:sz="0" w:space="0" w:color="auto"/>
            <w:right w:val="none" w:sz="0" w:space="0" w:color="auto"/>
          </w:divBdr>
        </w:div>
        <w:div w:id="1441991497">
          <w:marLeft w:val="640"/>
          <w:marRight w:val="0"/>
          <w:marTop w:val="0"/>
          <w:marBottom w:val="0"/>
          <w:divBdr>
            <w:top w:val="none" w:sz="0" w:space="0" w:color="auto"/>
            <w:left w:val="none" w:sz="0" w:space="0" w:color="auto"/>
            <w:bottom w:val="none" w:sz="0" w:space="0" w:color="auto"/>
            <w:right w:val="none" w:sz="0" w:space="0" w:color="auto"/>
          </w:divBdr>
        </w:div>
        <w:div w:id="1880124387">
          <w:marLeft w:val="640"/>
          <w:marRight w:val="0"/>
          <w:marTop w:val="0"/>
          <w:marBottom w:val="0"/>
          <w:divBdr>
            <w:top w:val="none" w:sz="0" w:space="0" w:color="auto"/>
            <w:left w:val="none" w:sz="0" w:space="0" w:color="auto"/>
            <w:bottom w:val="none" w:sz="0" w:space="0" w:color="auto"/>
            <w:right w:val="none" w:sz="0" w:space="0" w:color="auto"/>
          </w:divBdr>
        </w:div>
        <w:div w:id="14699716">
          <w:marLeft w:val="640"/>
          <w:marRight w:val="0"/>
          <w:marTop w:val="0"/>
          <w:marBottom w:val="0"/>
          <w:divBdr>
            <w:top w:val="none" w:sz="0" w:space="0" w:color="auto"/>
            <w:left w:val="none" w:sz="0" w:space="0" w:color="auto"/>
            <w:bottom w:val="none" w:sz="0" w:space="0" w:color="auto"/>
            <w:right w:val="none" w:sz="0" w:space="0" w:color="auto"/>
          </w:divBdr>
        </w:div>
        <w:div w:id="152643176">
          <w:marLeft w:val="640"/>
          <w:marRight w:val="0"/>
          <w:marTop w:val="0"/>
          <w:marBottom w:val="0"/>
          <w:divBdr>
            <w:top w:val="none" w:sz="0" w:space="0" w:color="auto"/>
            <w:left w:val="none" w:sz="0" w:space="0" w:color="auto"/>
            <w:bottom w:val="none" w:sz="0" w:space="0" w:color="auto"/>
            <w:right w:val="none" w:sz="0" w:space="0" w:color="auto"/>
          </w:divBdr>
        </w:div>
        <w:div w:id="1875344940">
          <w:marLeft w:val="640"/>
          <w:marRight w:val="0"/>
          <w:marTop w:val="0"/>
          <w:marBottom w:val="0"/>
          <w:divBdr>
            <w:top w:val="none" w:sz="0" w:space="0" w:color="auto"/>
            <w:left w:val="none" w:sz="0" w:space="0" w:color="auto"/>
            <w:bottom w:val="none" w:sz="0" w:space="0" w:color="auto"/>
            <w:right w:val="none" w:sz="0" w:space="0" w:color="auto"/>
          </w:divBdr>
        </w:div>
        <w:div w:id="2073769710">
          <w:marLeft w:val="640"/>
          <w:marRight w:val="0"/>
          <w:marTop w:val="0"/>
          <w:marBottom w:val="0"/>
          <w:divBdr>
            <w:top w:val="none" w:sz="0" w:space="0" w:color="auto"/>
            <w:left w:val="none" w:sz="0" w:space="0" w:color="auto"/>
            <w:bottom w:val="none" w:sz="0" w:space="0" w:color="auto"/>
            <w:right w:val="none" w:sz="0" w:space="0" w:color="auto"/>
          </w:divBdr>
        </w:div>
        <w:div w:id="1433355561">
          <w:marLeft w:val="640"/>
          <w:marRight w:val="0"/>
          <w:marTop w:val="0"/>
          <w:marBottom w:val="0"/>
          <w:divBdr>
            <w:top w:val="none" w:sz="0" w:space="0" w:color="auto"/>
            <w:left w:val="none" w:sz="0" w:space="0" w:color="auto"/>
            <w:bottom w:val="none" w:sz="0" w:space="0" w:color="auto"/>
            <w:right w:val="none" w:sz="0" w:space="0" w:color="auto"/>
          </w:divBdr>
        </w:div>
        <w:div w:id="1586453943">
          <w:marLeft w:val="640"/>
          <w:marRight w:val="0"/>
          <w:marTop w:val="0"/>
          <w:marBottom w:val="0"/>
          <w:divBdr>
            <w:top w:val="none" w:sz="0" w:space="0" w:color="auto"/>
            <w:left w:val="none" w:sz="0" w:space="0" w:color="auto"/>
            <w:bottom w:val="none" w:sz="0" w:space="0" w:color="auto"/>
            <w:right w:val="none" w:sz="0" w:space="0" w:color="auto"/>
          </w:divBdr>
        </w:div>
        <w:div w:id="1458797996">
          <w:marLeft w:val="640"/>
          <w:marRight w:val="0"/>
          <w:marTop w:val="0"/>
          <w:marBottom w:val="0"/>
          <w:divBdr>
            <w:top w:val="none" w:sz="0" w:space="0" w:color="auto"/>
            <w:left w:val="none" w:sz="0" w:space="0" w:color="auto"/>
            <w:bottom w:val="none" w:sz="0" w:space="0" w:color="auto"/>
            <w:right w:val="none" w:sz="0" w:space="0" w:color="auto"/>
          </w:divBdr>
        </w:div>
        <w:div w:id="1686515206">
          <w:marLeft w:val="640"/>
          <w:marRight w:val="0"/>
          <w:marTop w:val="0"/>
          <w:marBottom w:val="0"/>
          <w:divBdr>
            <w:top w:val="none" w:sz="0" w:space="0" w:color="auto"/>
            <w:left w:val="none" w:sz="0" w:space="0" w:color="auto"/>
            <w:bottom w:val="none" w:sz="0" w:space="0" w:color="auto"/>
            <w:right w:val="none" w:sz="0" w:space="0" w:color="auto"/>
          </w:divBdr>
        </w:div>
        <w:div w:id="870922554">
          <w:marLeft w:val="640"/>
          <w:marRight w:val="0"/>
          <w:marTop w:val="0"/>
          <w:marBottom w:val="0"/>
          <w:divBdr>
            <w:top w:val="none" w:sz="0" w:space="0" w:color="auto"/>
            <w:left w:val="none" w:sz="0" w:space="0" w:color="auto"/>
            <w:bottom w:val="none" w:sz="0" w:space="0" w:color="auto"/>
            <w:right w:val="none" w:sz="0" w:space="0" w:color="auto"/>
          </w:divBdr>
        </w:div>
        <w:div w:id="70545923">
          <w:marLeft w:val="640"/>
          <w:marRight w:val="0"/>
          <w:marTop w:val="0"/>
          <w:marBottom w:val="0"/>
          <w:divBdr>
            <w:top w:val="none" w:sz="0" w:space="0" w:color="auto"/>
            <w:left w:val="none" w:sz="0" w:space="0" w:color="auto"/>
            <w:bottom w:val="none" w:sz="0" w:space="0" w:color="auto"/>
            <w:right w:val="none" w:sz="0" w:space="0" w:color="auto"/>
          </w:divBdr>
        </w:div>
        <w:div w:id="411662940">
          <w:marLeft w:val="640"/>
          <w:marRight w:val="0"/>
          <w:marTop w:val="0"/>
          <w:marBottom w:val="0"/>
          <w:divBdr>
            <w:top w:val="none" w:sz="0" w:space="0" w:color="auto"/>
            <w:left w:val="none" w:sz="0" w:space="0" w:color="auto"/>
            <w:bottom w:val="none" w:sz="0" w:space="0" w:color="auto"/>
            <w:right w:val="none" w:sz="0" w:space="0" w:color="auto"/>
          </w:divBdr>
        </w:div>
        <w:div w:id="1164666120">
          <w:marLeft w:val="640"/>
          <w:marRight w:val="0"/>
          <w:marTop w:val="0"/>
          <w:marBottom w:val="0"/>
          <w:divBdr>
            <w:top w:val="none" w:sz="0" w:space="0" w:color="auto"/>
            <w:left w:val="none" w:sz="0" w:space="0" w:color="auto"/>
            <w:bottom w:val="none" w:sz="0" w:space="0" w:color="auto"/>
            <w:right w:val="none" w:sz="0" w:space="0" w:color="auto"/>
          </w:divBdr>
        </w:div>
        <w:div w:id="250092828">
          <w:marLeft w:val="640"/>
          <w:marRight w:val="0"/>
          <w:marTop w:val="0"/>
          <w:marBottom w:val="0"/>
          <w:divBdr>
            <w:top w:val="none" w:sz="0" w:space="0" w:color="auto"/>
            <w:left w:val="none" w:sz="0" w:space="0" w:color="auto"/>
            <w:bottom w:val="none" w:sz="0" w:space="0" w:color="auto"/>
            <w:right w:val="none" w:sz="0" w:space="0" w:color="auto"/>
          </w:divBdr>
        </w:div>
        <w:div w:id="1259489333">
          <w:marLeft w:val="640"/>
          <w:marRight w:val="0"/>
          <w:marTop w:val="0"/>
          <w:marBottom w:val="0"/>
          <w:divBdr>
            <w:top w:val="none" w:sz="0" w:space="0" w:color="auto"/>
            <w:left w:val="none" w:sz="0" w:space="0" w:color="auto"/>
            <w:bottom w:val="none" w:sz="0" w:space="0" w:color="auto"/>
            <w:right w:val="none" w:sz="0" w:space="0" w:color="auto"/>
          </w:divBdr>
        </w:div>
        <w:div w:id="1213611059">
          <w:marLeft w:val="640"/>
          <w:marRight w:val="0"/>
          <w:marTop w:val="0"/>
          <w:marBottom w:val="0"/>
          <w:divBdr>
            <w:top w:val="none" w:sz="0" w:space="0" w:color="auto"/>
            <w:left w:val="none" w:sz="0" w:space="0" w:color="auto"/>
            <w:bottom w:val="none" w:sz="0" w:space="0" w:color="auto"/>
            <w:right w:val="none" w:sz="0" w:space="0" w:color="auto"/>
          </w:divBdr>
        </w:div>
        <w:div w:id="418404561">
          <w:marLeft w:val="640"/>
          <w:marRight w:val="0"/>
          <w:marTop w:val="0"/>
          <w:marBottom w:val="0"/>
          <w:divBdr>
            <w:top w:val="none" w:sz="0" w:space="0" w:color="auto"/>
            <w:left w:val="none" w:sz="0" w:space="0" w:color="auto"/>
            <w:bottom w:val="none" w:sz="0" w:space="0" w:color="auto"/>
            <w:right w:val="none" w:sz="0" w:space="0" w:color="auto"/>
          </w:divBdr>
        </w:div>
        <w:div w:id="1969503538">
          <w:marLeft w:val="640"/>
          <w:marRight w:val="0"/>
          <w:marTop w:val="0"/>
          <w:marBottom w:val="0"/>
          <w:divBdr>
            <w:top w:val="none" w:sz="0" w:space="0" w:color="auto"/>
            <w:left w:val="none" w:sz="0" w:space="0" w:color="auto"/>
            <w:bottom w:val="none" w:sz="0" w:space="0" w:color="auto"/>
            <w:right w:val="none" w:sz="0" w:space="0" w:color="auto"/>
          </w:divBdr>
        </w:div>
        <w:div w:id="1399867248">
          <w:marLeft w:val="640"/>
          <w:marRight w:val="0"/>
          <w:marTop w:val="0"/>
          <w:marBottom w:val="0"/>
          <w:divBdr>
            <w:top w:val="none" w:sz="0" w:space="0" w:color="auto"/>
            <w:left w:val="none" w:sz="0" w:space="0" w:color="auto"/>
            <w:bottom w:val="none" w:sz="0" w:space="0" w:color="auto"/>
            <w:right w:val="none" w:sz="0" w:space="0" w:color="auto"/>
          </w:divBdr>
        </w:div>
        <w:div w:id="603004640">
          <w:marLeft w:val="640"/>
          <w:marRight w:val="0"/>
          <w:marTop w:val="0"/>
          <w:marBottom w:val="0"/>
          <w:divBdr>
            <w:top w:val="none" w:sz="0" w:space="0" w:color="auto"/>
            <w:left w:val="none" w:sz="0" w:space="0" w:color="auto"/>
            <w:bottom w:val="none" w:sz="0" w:space="0" w:color="auto"/>
            <w:right w:val="none" w:sz="0" w:space="0" w:color="auto"/>
          </w:divBdr>
        </w:div>
      </w:divsChild>
    </w:div>
    <w:div w:id="77869394">
      <w:bodyDiv w:val="1"/>
      <w:marLeft w:val="0"/>
      <w:marRight w:val="0"/>
      <w:marTop w:val="0"/>
      <w:marBottom w:val="0"/>
      <w:divBdr>
        <w:top w:val="none" w:sz="0" w:space="0" w:color="auto"/>
        <w:left w:val="none" w:sz="0" w:space="0" w:color="auto"/>
        <w:bottom w:val="none" w:sz="0" w:space="0" w:color="auto"/>
        <w:right w:val="none" w:sz="0" w:space="0" w:color="auto"/>
      </w:divBdr>
      <w:divsChild>
        <w:div w:id="695889619">
          <w:marLeft w:val="640"/>
          <w:marRight w:val="0"/>
          <w:marTop w:val="0"/>
          <w:marBottom w:val="0"/>
          <w:divBdr>
            <w:top w:val="none" w:sz="0" w:space="0" w:color="auto"/>
            <w:left w:val="none" w:sz="0" w:space="0" w:color="auto"/>
            <w:bottom w:val="none" w:sz="0" w:space="0" w:color="auto"/>
            <w:right w:val="none" w:sz="0" w:space="0" w:color="auto"/>
          </w:divBdr>
        </w:div>
        <w:div w:id="1271552507">
          <w:marLeft w:val="640"/>
          <w:marRight w:val="0"/>
          <w:marTop w:val="0"/>
          <w:marBottom w:val="0"/>
          <w:divBdr>
            <w:top w:val="none" w:sz="0" w:space="0" w:color="auto"/>
            <w:left w:val="none" w:sz="0" w:space="0" w:color="auto"/>
            <w:bottom w:val="none" w:sz="0" w:space="0" w:color="auto"/>
            <w:right w:val="none" w:sz="0" w:space="0" w:color="auto"/>
          </w:divBdr>
        </w:div>
        <w:div w:id="268857024">
          <w:marLeft w:val="640"/>
          <w:marRight w:val="0"/>
          <w:marTop w:val="0"/>
          <w:marBottom w:val="0"/>
          <w:divBdr>
            <w:top w:val="none" w:sz="0" w:space="0" w:color="auto"/>
            <w:left w:val="none" w:sz="0" w:space="0" w:color="auto"/>
            <w:bottom w:val="none" w:sz="0" w:space="0" w:color="auto"/>
            <w:right w:val="none" w:sz="0" w:space="0" w:color="auto"/>
          </w:divBdr>
        </w:div>
        <w:div w:id="1487822126">
          <w:marLeft w:val="640"/>
          <w:marRight w:val="0"/>
          <w:marTop w:val="0"/>
          <w:marBottom w:val="0"/>
          <w:divBdr>
            <w:top w:val="none" w:sz="0" w:space="0" w:color="auto"/>
            <w:left w:val="none" w:sz="0" w:space="0" w:color="auto"/>
            <w:bottom w:val="none" w:sz="0" w:space="0" w:color="auto"/>
            <w:right w:val="none" w:sz="0" w:space="0" w:color="auto"/>
          </w:divBdr>
        </w:div>
        <w:div w:id="1100567142">
          <w:marLeft w:val="640"/>
          <w:marRight w:val="0"/>
          <w:marTop w:val="0"/>
          <w:marBottom w:val="0"/>
          <w:divBdr>
            <w:top w:val="none" w:sz="0" w:space="0" w:color="auto"/>
            <w:left w:val="none" w:sz="0" w:space="0" w:color="auto"/>
            <w:bottom w:val="none" w:sz="0" w:space="0" w:color="auto"/>
            <w:right w:val="none" w:sz="0" w:space="0" w:color="auto"/>
          </w:divBdr>
        </w:div>
        <w:div w:id="579949863">
          <w:marLeft w:val="640"/>
          <w:marRight w:val="0"/>
          <w:marTop w:val="0"/>
          <w:marBottom w:val="0"/>
          <w:divBdr>
            <w:top w:val="none" w:sz="0" w:space="0" w:color="auto"/>
            <w:left w:val="none" w:sz="0" w:space="0" w:color="auto"/>
            <w:bottom w:val="none" w:sz="0" w:space="0" w:color="auto"/>
            <w:right w:val="none" w:sz="0" w:space="0" w:color="auto"/>
          </w:divBdr>
        </w:div>
        <w:div w:id="1344824433">
          <w:marLeft w:val="640"/>
          <w:marRight w:val="0"/>
          <w:marTop w:val="0"/>
          <w:marBottom w:val="0"/>
          <w:divBdr>
            <w:top w:val="none" w:sz="0" w:space="0" w:color="auto"/>
            <w:left w:val="none" w:sz="0" w:space="0" w:color="auto"/>
            <w:bottom w:val="none" w:sz="0" w:space="0" w:color="auto"/>
            <w:right w:val="none" w:sz="0" w:space="0" w:color="auto"/>
          </w:divBdr>
        </w:div>
        <w:div w:id="1659071821">
          <w:marLeft w:val="640"/>
          <w:marRight w:val="0"/>
          <w:marTop w:val="0"/>
          <w:marBottom w:val="0"/>
          <w:divBdr>
            <w:top w:val="none" w:sz="0" w:space="0" w:color="auto"/>
            <w:left w:val="none" w:sz="0" w:space="0" w:color="auto"/>
            <w:bottom w:val="none" w:sz="0" w:space="0" w:color="auto"/>
            <w:right w:val="none" w:sz="0" w:space="0" w:color="auto"/>
          </w:divBdr>
        </w:div>
        <w:div w:id="1564179524">
          <w:marLeft w:val="640"/>
          <w:marRight w:val="0"/>
          <w:marTop w:val="0"/>
          <w:marBottom w:val="0"/>
          <w:divBdr>
            <w:top w:val="none" w:sz="0" w:space="0" w:color="auto"/>
            <w:left w:val="none" w:sz="0" w:space="0" w:color="auto"/>
            <w:bottom w:val="none" w:sz="0" w:space="0" w:color="auto"/>
            <w:right w:val="none" w:sz="0" w:space="0" w:color="auto"/>
          </w:divBdr>
        </w:div>
        <w:div w:id="1695693887">
          <w:marLeft w:val="640"/>
          <w:marRight w:val="0"/>
          <w:marTop w:val="0"/>
          <w:marBottom w:val="0"/>
          <w:divBdr>
            <w:top w:val="none" w:sz="0" w:space="0" w:color="auto"/>
            <w:left w:val="none" w:sz="0" w:space="0" w:color="auto"/>
            <w:bottom w:val="none" w:sz="0" w:space="0" w:color="auto"/>
            <w:right w:val="none" w:sz="0" w:space="0" w:color="auto"/>
          </w:divBdr>
        </w:div>
        <w:div w:id="1505170204">
          <w:marLeft w:val="640"/>
          <w:marRight w:val="0"/>
          <w:marTop w:val="0"/>
          <w:marBottom w:val="0"/>
          <w:divBdr>
            <w:top w:val="none" w:sz="0" w:space="0" w:color="auto"/>
            <w:left w:val="none" w:sz="0" w:space="0" w:color="auto"/>
            <w:bottom w:val="none" w:sz="0" w:space="0" w:color="auto"/>
            <w:right w:val="none" w:sz="0" w:space="0" w:color="auto"/>
          </w:divBdr>
        </w:div>
        <w:div w:id="525098093">
          <w:marLeft w:val="640"/>
          <w:marRight w:val="0"/>
          <w:marTop w:val="0"/>
          <w:marBottom w:val="0"/>
          <w:divBdr>
            <w:top w:val="none" w:sz="0" w:space="0" w:color="auto"/>
            <w:left w:val="none" w:sz="0" w:space="0" w:color="auto"/>
            <w:bottom w:val="none" w:sz="0" w:space="0" w:color="auto"/>
            <w:right w:val="none" w:sz="0" w:space="0" w:color="auto"/>
          </w:divBdr>
        </w:div>
        <w:div w:id="1516076513">
          <w:marLeft w:val="640"/>
          <w:marRight w:val="0"/>
          <w:marTop w:val="0"/>
          <w:marBottom w:val="0"/>
          <w:divBdr>
            <w:top w:val="none" w:sz="0" w:space="0" w:color="auto"/>
            <w:left w:val="none" w:sz="0" w:space="0" w:color="auto"/>
            <w:bottom w:val="none" w:sz="0" w:space="0" w:color="auto"/>
            <w:right w:val="none" w:sz="0" w:space="0" w:color="auto"/>
          </w:divBdr>
        </w:div>
        <w:div w:id="1336884758">
          <w:marLeft w:val="640"/>
          <w:marRight w:val="0"/>
          <w:marTop w:val="0"/>
          <w:marBottom w:val="0"/>
          <w:divBdr>
            <w:top w:val="none" w:sz="0" w:space="0" w:color="auto"/>
            <w:left w:val="none" w:sz="0" w:space="0" w:color="auto"/>
            <w:bottom w:val="none" w:sz="0" w:space="0" w:color="auto"/>
            <w:right w:val="none" w:sz="0" w:space="0" w:color="auto"/>
          </w:divBdr>
        </w:div>
        <w:div w:id="1535582586">
          <w:marLeft w:val="640"/>
          <w:marRight w:val="0"/>
          <w:marTop w:val="0"/>
          <w:marBottom w:val="0"/>
          <w:divBdr>
            <w:top w:val="none" w:sz="0" w:space="0" w:color="auto"/>
            <w:left w:val="none" w:sz="0" w:space="0" w:color="auto"/>
            <w:bottom w:val="none" w:sz="0" w:space="0" w:color="auto"/>
            <w:right w:val="none" w:sz="0" w:space="0" w:color="auto"/>
          </w:divBdr>
        </w:div>
        <w:div w:id="1542281571">
          <w:marLeft w:val="640"/>
          <w:marRight w:val="0"/>
          <w:marTop w:val="0"/>
          <w:marBottom w:val="0"/>
          <w:divBdr>
            <w:top w:val="none" w:sz="0" w:space="0" w:color="auto"/>
            <w:left w:val="none" w:sz="0" w:space="0" w:color="auto"/>
            <w:bottom w:val="none" w:sz="0" w:space="0" w:color="auto"/>
            <w:right w:val="none" w:sz="0" w:space="0" w:color="auto"/>
          </w:divBdr>
        </w:div>
        <w:div w:id="1319571939">
          <w:marLeft w:val="640"/>
          <w:marRight w:val="0"/>
          <w:marTop w:val="0"/>
          <w:marBottom w:val="0"/>
          <w:divBdr>
            <w:top w:val="none" w:sz="0" w:space="0" w:color="auto"/>
            <w:left w:val="none" w:sz="0" w:space="0" w:color="auto"/>
            <w:bottom w:val="none" w:sz="0" w:space="0" w:color="auto"/>
            <w:right w:val="none" w:sz="0" w:space="0" w:color="auto"/>
          </w:divBdr>
        </w:div>
        <w:div w:id="887910211">
          <w:marLeft w:val="640"/>
          <w:marRight w:val="0"/>
          <w:marTop w:val="0"/>
          <w:marBottom w:val="0"/>
          <w:divBdr>
            <w:top w:val="none" w:sz="0" w:space="0" w:color="auto"/>
            <w:left w:val="none" w:sz="0" w:space="0" w:color="auto"/>
            <w:bottom w:val="none" w:sz="0" w:space="0" w:color="auto"/>
            <w:right w:val="none" w:sz="0" w:space="0" w:color="auto"/>
          </w:divBdr>
        </w:div>
        <w:div w:id="302390907">
          <w:marLeft w:val="640"/>
          <w:marRight w:val="0"/>
          <w:marTop w:val="0"/>
          <w:marBottom w:val="0"/>
          <w:divBdr>
            <w:top w:val="none" w:sz="0" w:space="0" w:color="auto"/>
            <w:left w:val="none" w:sz="0" w:space="0" w:color="auto"/>
            <w:bottom w:val="none" w:sz="0" w:space="0" w:color="auto"/>
            <w:right w:val="none" w:sz="0" w:space="0" w:color="auto"/>
          </w:divBdr>
        </w:div>
        <w:div w:id="1482698211">
          <w:marLeft w:val="640"/>
          <w:marRight w:val="0"/>
          <w:marTop w:val="0"/>
          <w:marBottom w:val="0"/>
          <w:divBdr>
            <w:top w:val="none" w:sz="0" w:space="0" w:color="auto"/>
            <w:left w:val="none" w:sz="0" w:space="0" w:color="auto"/>
            <w:bottom w:val="none" w:sz="0" w:space="0" w:color="auto"/>
            <w:right w:val="none" w:sz="0" w:space="0" w:color="auto"/>
          </w:divBdr>
        </w:div>
        <w:div w:id="1810829488">
          <w:marLeft w:val="640"/>
          <w:marRight w:val="0"/>
          <w:marTop w:val="0"/>
          <w:marBottom w:val="0"/>
          <w:divBdr>
            <w:top w:val="none" w:sz="0" w:space="0" w:color="auto"/>
            <w:left w:val="none" w:sz="0" w:space="0" w:color="auto"/>
            <w:bottom w:val="none" w:sz="0" w:space="0" w:color="auto"/>
            <w:right w:val="none" w:sz="0" w:space="0" w:color="auto"/>
          </w:divBdr>
        </w:div>
        <w:div w:id="1115099382">
          <w:marLeft w:val="640"/>
          <w:marRight w:val="0"/>
          <w:marTop w:val="0"/>
          <w:marBottom w:val="0"/>
          <w:divBdr>
            <w:top w:val="none" w:sz="0" w:space="0" w:color="auto"/>
            <w:left w:val="none" w:sz="0" w:space="0" w:color="auto"/>
            <w:bottom w:val="none" w:sz="0" w:space="0" w:color="auto"/>
            <w:right w:val="none" w:sz="0" w:space="0" w:color="auto"/>
          </w:divBdr>
        </w:div>
        <w:div w:id="889610522">
          <w:marLeft w:val="640"/>
          <w:marRight w:val="0"/>
          <w:marTop w:val="0"/>
          <w:marBottom w:val="0"/>
          <w:divBdr>
            <w:top w:val="none" w:sz="0" w:space="0" w:color="auto"/>
            <w:left w:val="none" w:sz="0" w:space="0" w:color="auto"/>
            <w:bottom w:val="none" w:sz="0" w:space="0" w:color="auto"/>
            <w:right w:val="none" w:sz="0" w:space="0" w:color="auto"/>
          </w:divBdr>
        </w:div>
        <w:div w:id="1057896644">
          <w:marLeft w:val="640"/>
          <w:marRight w:val="0"/>
          <w:marTop w:val="0"/>
          <w:marBottom w:val="0"/>
          <w:divBdr>
            <w:top w:val="none" w:sz="0" w:space="0" w:color="auto"/>
            <w:left w:val="none" w:sz="0" w:space="0" w:color="auto"/>
            <w:bottom w:val="none" w:sz="0" w:space="0" w:color="auto"/>
            <w:right w:val="none" w:sz="0" w:space="0" w:color="auto"/>
          </w:divBdr>
        </w:div>
        <w:div w:id="1655183366">
          <w:marLeft w:val="640"/>
          <w:marRight w:val="0"/>
          <w:marTop w:val="0"/>
          <w:marBottom w:val="0"/>
          <w:divBdr>
            <w:top w:val="none" w:sz="0" w:space="0" w:color="auto"/>
            <w:left w:val="none" w:sz="0" w:space="0" w:color="auto"/>
            <w:bottom w:val="none" w:sz="0" w:space="0" w:color="auto"/>
            <w:right w:val="none" w:sz="0" w:space="0" w:color="auto"/>
          </w:divBdr>
        </w:div>
        <w:div w:id="626620902">
          <w:marLeft w:val="640"/>
          <w:marRight w:val="0"/>
          <w:marTop w:val="0"/>
          <w:marBottom w:val="0"/>
          <w:divBdr>
            <w:top w:val="none" w:sz="0" w:space="0" w:color="auto"/>
            <w:left w:val="none" w:sz="0" w:space="0" w:color="auto"/>
            <w:bottom w:val="none" w:sz="0" w:space="0" w:color="auto"/>
            <w:right w:val="none" w:sz="0" w:space="0" w:color="auto"/>
          </w:divBdr>
        </w:div>
        <w:div w:id="366372104">
          <w:marLeft w:val="640"/>
          <w:marRight w:val="0"/>
          <w:marTop w:val="0"/>
          <w:marBottom w:val="0"/>
          <w:divBdr>
            <w:top w:val="none" w:sz="0" w:space="0" w:color="auto"/>
            <w:left w:val="none" w:sz="0" w:space="0" w:color="auto"/>
            <w:bottom w:val="none" w:sz="0" w:space="0" w:color="auto"/>
            <w:right w:val="none" w:sz="0" w:space="0" w:color="auto"/>
          </w:divBdr>
        </w:div>
        <w:div w:id="2140682883">
          <w:marLeft w:val="640"/>
          <w:marRight w:val="0"/>
          <w:marTop w:val="0"/>
          <w:marBottom w:val="0"/>
          <w:divBdr>
            <w:top w:val="none" w:sz="0" w:space="0" w:color="auto"/>
            <w:left w:val="none" w:sz="0" w:space="0" w:color="auto"/>
            <w:bottom w:val="none" w:sz="0" w:space="0" w:color="auto"/>
            <w:right w:val="none" w:sz="0" w:space="0" w:color="auto"/>
          </w:divBdr>
        </w:div>
        <w:div w:id="1483545777">
          <w:marLeft w:val="640"/>
          <w:marRight w:val="0"/>
          <w:marTop w:val="0"/>
          <w:marBottom w:val="0"/>
          <w:divBdr>
            <w:top w:val="none" w:sz="0" w:space="0" w:color="auto"/>
            <w:left w:val="none" w:sz="0" w:space="0" w:color="auto"/>
            <w:bottom w:val="none" w:sz="0" w:space="0" w:color="auto"/>
            <w:right w:val="none" w:sz="0" w:space="0" w:color="auto"/>
          </w:divBdr>
        </w:div>
        <w:div w:id="1074476745">
          <w:marLeft w:val="640"/>
          <w:marRight w:val="0"/>
          <w:marTop w:val="0"/>
          <w:marBottom w:val="0"/>
          <w:divBdr>
            <w:top w:val="none" w:sz="0" w:space="0" w:color="auto"/>
            <w:left w:val="none" w:sz="0" w:space="0" w:color="auto"/>
            <w:bottom w:val="none" w:sz="0" w:space="0" w:color="auto"/>
            <w:right w:val="none" w:sz="0" w:space="0" w:color="auto"/>
          </w:divBdr>
        </w:div>
        <w:div w:id="1742101335">
          <w:marLeft w:val="640"/>
          <w:marRight w:val="0"/>
          <w:marTop w:val="0"/>
          <w:marBottom w:val="0"/>
          <w:divBdr>
            <w:top w:val="none" w:sz="0" w:space="0" w:color="auto"/>
            <w:left w:val="none" w:sz="0" w:space="0" w:color="auto"/>
            <w:bottom w:val="none" w:sz="0" w:space="0" w:color="auto"/>
            <w:right w:val="none" w:sz="0" w:space="0" w:color="auto"/>
          </w:divBdr>
        </w:div>
        <w:div w:id="838811973">
          <w:marLeft w:val="640"/>
          <w:marRight w:val="0"/>
          <w:marTop w:val="0"/>
          <w:marBottom w:val="0"/>
          <w:divBdr>
            <w:top w:val="none" w:sz="0" w:space="0" w:color="auto"/>
            <w:left w:val="none" w:sz="0" w:space="0" w:color="auto"/>
            <w:bottom w:val="none" w:sz="0" w:space="0" w:color="auto"/>
            <w:right w:val="none" w:sz="0" w:space="0" w:color="auto"/>
          </w:divBdr>
        </w:div>
        <w:div w:id="160316129">
          <w:marLeft w:val="640"/>
          <w:marRight w:val="0"/>
          <w:marTop w:val="0"/>
          <w:marBottom w:val="0"/>
          <w:divBdr>
            <w:top w:val="none" w:sz="0" w:space="0" w:color="auto"/>
            <w:left w:val="none" w:sz="0" w:space="0" w:color="auto"/>
            <w:bottom w:val="none" w:sz="0" w:space="0" w:color="auto"/>
            <w:right w:val="none" w:sz="0" w:space="0" w:color="auto"/>
          </w:divBdr>
        </w:div>
        <w:div w:id="1410687215">
          <w:marLeft w:val="640"/>
          <w:marRight w:val="0"/>
          <w:marTop w:val="0"/>
          <w:marBottom w:val="0"/>
          <w:divBdr>
            <w:top w:val="none" w:sz="0" w:space="0" w:color="auto"/>
            <w:left w:val="none" w:sz="0" w:space="0" w:color="auto"/>
            <w:bottom w:val="none" w:sz="0" w:space="0" w:color="auto"/>
            <w:right w:val="none" w:sz="0" w:space="0" w:color="auto"/>
          </w:divBdr>
        </w:div>
        <w:div w:id="1384645238">
          <w:marLeft w:val="640"/>
          <w:marRight w:val="0"/>
          <w:marTop w:val="0"/>
          <w:marBottom w:val="0"/>
          <w:divBdr>
            <w:top w:val="none" w:sz="0" w:space="0" w:color="auto"/>
            <w:left w:val="none" w:sz="0" w:space="0" w:color="auto"/>
            <w:bottom w:val="none" w:sz="0" w:space="0" w:color="auto"/>
            <w:right w:val="none" w:sz="0" w:space="0" w:color="auto"/>
          </w:divBdr>
        </w:div>
        <w:div w:id="1773814330">
          <w:marLeft w:val="640"/>
          <w:marRight w:val="0"/>
          <w:marTop w:val="0"/>
          <w:marBottom w:val="0"/>
          <w:divBdr>
            <w:top w:val="none" w:sz="0" w:space="0" w:color="auto"/>
            <w:left w:val="none" w:sz="0" w:space="0" w:color="auto"/>
            <w:bottom w:val="none" w:sz="0" w:space="0" w:color="auto"/>
            <w:right w:val="none" w:sz="0" w:space="0" w:color="auto"/>
          </w:divBdr>
        </w:div>
        <w:div w:id="1243680234">
          <w:marLeft w:val="640"/>
          <w:marRight w:val="0"/>
          <w:marTop w:val="0"/>
          <w:marBottom w:val="0"/>
          <w:divBdr>
            <w:top w:val="none" w:sz="0" w:space="0" w:color="auto"/>
            <w:left w:val="none" w:sz="0" w:space="0" w:color="auto"/>
            <w:bottom w:val="none" w:sz="0" w:space="0" w:color="auto"/>
            <w:right w:val="none" w:sz="0" w:space="0" w:color="auto"/>
          </w:divBdr>
        </w:div>
        <w:div w:id="1681004734">
          <w:marLeft w:val="640"/>
          <w:marRight w:val="0"/>
          <w:marTop w:val="0"/>
          <w:marBottom w:val="0"/>
          <w:divBdr>
            <w:top w:val="none" w:sz="0" w:space="0" w:color="auto"/>
            <w:left w:val="none" w:sz="0" w:space="0" w:color="auto"/>
            <w:bottom w:val="none" w:sz="0" w:space="0" w:color="auto"/>
            <w:right w:val="none" w:sz="0" w:space="0" w:color="auto"/>
          </w:divBdr>
        </w:div>
        <w:div w:id="938104617">
          <w:marLeft w:val="640"/>
          <w:marRight w:val="0"/>
          <w:marTop w:val="0"/>
          <w:marBottom w:val="0"/>
          <w:divBdr>
            <w:top w:val="none" w:sz="0" w:space="0" w:color="auto"/>
            <w:left w:val="none" w:sz="0" w:space="0" w:color="auto"/>
            <w:bottom w:val="none" w:sz="0" w:space="0" w:color="auto"/>
            <w:right w:val="none" w:sz="0" w:space="0" w:color="auto"/>
          </w:divBdr>
        </w:div>
        <w:div w:id="1806043284">
          <w:marLeft w:val="640"/>
          <w:marRight w:val="0"/>
          <w:marTop w:val="0"/>
          <w:marBottom w:val="0"/>
          <w:divBdr>
            <w:top w:val="none" w:sz="0" w:space="0" w:color="auto"/>
            <w:left w:val="none" w:sz="0" w:space="0" w:color="auto"/>
            <w:bottom w:val="none" w:sz="0" w:space="0" w:color="auto"/>
            <w:right w:val="none" w:sz="0" w:space="0" w:color="auto"/>
          </w:divBdr>
        </w:div>
        <w:div w:id="852647119">
          <w:marLeft w:val="640"/>
          <w:marRight w:val="0"/>
          <w:marTop w:val="0"/>
          <w:marBottom w:val="0"/>
          <w:divBdr>
            <w:top w:val="none" w:sz="0" w:space="0" w:color="auto"/>
            <w:left w:val="none" w:sz="0" w:space="0" w:color="auto"/>
            <w:bottom w:val="none" w:sz="0" w:space="0" w:color="auto"/>
            <w:right w:val="none" w:sz="0" w:space="0" w:color="auto"/>
          </w:divBdr>
        </w:div>
        <w:div w:id="373773948">
          <w:marLeft w:val="640"/>
          <w:marRight w:val="0"/>
          <w:marTop w:val="0"/>
          <w:marBottom w:val="0"/>
          <w:divBdr>
            <w:top w:val="none" w:sz="0" w:space="0" w:color="auto"/>
            <w:left w:val="none" w:sz="0" w:space="0" w:color="auto"/>
            <w:bottom w:val="none" w:sz="0" w:space="0" w:color="auto"/>
            <w:right w:val="none" w:sz="0" w:space="0" w:color="auto"/>
          </w:divBdr>
        </w:div>
        <w:div w:id="1898121722">
          <w:marLeft w:val="640"/>
          <w:marRight w:val="0"/>
          <w:marTop w:val="0"/>
          <w:marBottom w:val="0"/>
          <w:divBdr>
            <w:top w:val="none" w:sz="0" w:space="0" w:color="auto"/>
            <w:left w:val="none" w:sz="0" w:space="0" w:color="auto"/>
            <w:bottom w:val="none" w:sz="0" w:space="0" w:color="auto"/>
            <w:right w:val="none" w:sz="0" w:space="0" w:color="auto"/>
          </w:divBdr>
        </w:div>
        <w:div w:id="945422985">
          <w:marLeft w:val="640"/>
          <w:marRight w:val="0"/>
          <w:marTop w:val="0"/>
          <w:marBottom w:val="0"/>
          <w:divBdr>
            <w:top w:val="none" w:sz="0" w:space="0" w:color="auto"/>
            <w:left w:val="none" w:sz="0" w:space="0" w:color="auto"/>
            <w:bottom w:val="none" w:sz="0" w:space="0" w:color="auto"/>
            <w:right w:val="none" w:sz="0" w:space="0" w:color="auto"/>
          </w:divBdr>
        </w:div>
        <w:div w:id="1215501950">
          <w:marLeft w:val="640"/>
          <w:marRight w:val="0"/>
          <w:marTop w:val="0"/>
          <w:marBottom w:val="0"/>
          <w:divBdr>
            <w:top w:val="none" w:sz="0" w:space="0" w:color="auto"/>
            <w:left w:val="none" w:sz="0" w:space="0" w:color="auto"/>
            <w:bottom w:val="none" w:sz="0" w:space="0" w:color="auto"/>
            <w:right w:val="none" w:sz="0" w:space="0" w:color="auto"/>
          </w:divBdr>
        </w:div>
        <w:div w:id="1972905411">
          <w:marLeft w:val="640"/>
          <w:marRight w:val="0"/>
          <w:marTop w:val="0"/>
          <w:marBottom w:val="0"/>
          <w:divBdr>
            <w:top w:val="none" w:sz="0" w:space="0" w:color="auto"/>
            <w:left w:val="none" w:sz="0" w:space="0" w:color="auto"/>
            <w:bottom w:val="none" w:sz="0" w:space="0" w:color="auto"/>
            <w:right w:val="none" w:sz="0" w:space="0" w:color="auto"/>
          </w:divBdr>
        </w:div>
        <w:div w:id="740099597">
          <w:marLeft w:val="640"/>
          <w:marRight w:val="0"/>
          <w:marTop w:val="0"/>
          <w:marBottom w:val="0"/>
          <w:divBdr>
            <w:top w:val="none" w:sz="0" w:space="0" w:color="auto"/>
            <w:left w:val="none" w:sz="0" w:space="0" w:color="auto"/>
            <w:bottom w:val="none" w:sz="0" w:space="0" w:color="auto"/>
            <w:right w:val="none" w:sz="0" w:space="0" w:color="auto"/>
          </w:divBdr>
        </w:div>
        <w:div w:id="900167772">
          <w:marLeft w:val="640"/>
          <w:marRight w:val="0"/>
          <w:marTop w:val="0"/>
          <w:marBottom w:val="0"/>
          <w:divBdr>
            <w:top w:val="none" w:sz="0" w:space="0" w:color="auto"/>
            <w:left w:val="none" w:sz="0" w:space="0" w:color="auto"/>
            <w:bottom w:val="none" w:sz="0" w:space="0" w:color="auto"/>
            <w:right w:val="none" w:sz="0" w:space="0" w:color="auto"/>
          </w:divBdr>
        </w:div>
        <w:div w:id="117071024">
          <w:marLeft w:val="640"/>
          <w:marRight w:val="0"/>
          <w:marTop w:val="0"/>
          <w:marBottom w:val="0"/>
          <w:divBdr>
            <w:top w:val="none" w:sz="0" w:space="0" w:color="auto"/>
            <w:left w:val="none" w:sz="0" w:space="0" w:color="auto"/>
            <w:bottom w:val="none" w:sz="0" w:space="0" w:color="auto"/>
            <w:right w:val="none" w:sz="0" w:space="0" w:color="auto"/>
          </w:divBdr>
        </w:div>
        <w:div w:id="1641111745">
          <w:marLeft w:val="640"/>
          <w:marRight w:val="0"/>
          <w:marTop w:val="0"/>
          <w:marBottom w:val="0"/>
          <w:divBdr>
            <w:top w:val="none" w:sz="0" w:space="0" w:color="auto"/>
            <w:left w:val="none" w:sz="0" w:space="0" w:color="auto"/>
            <w:bottom w:val="none" w:sz="0" w:space="0" w:color="auto"/>
            <w:right w:val="none" w:sz="0" w:space="0" w:color="auto"/>
          </w:divBdr>
        </w:div>
        <w:div w:id="1885946677">
          <w:marLeft w:val="640"/>
          <w:marRight w:val="0"/>
          <w:marTop w:val="0"/>
          <w:marBottom w:val="0"/>
          <w:divBdr>
            <w:top w:val="none" w:sz="0" w:space="0" w:color="auto"/>
            <w:left w:val="none" w:sz="0" w:space="0" w:color="auto"/>
            <w:bottom w:val="none" w:sz="0" w:space="0" w:color="auto"/>
            <w:right w:val="none" w:sz="0" w:space="0" w:color="auto"/>
          </w:divBdr>
        </w:div>
        <w:div w:id="1734817578">
          <w:marLeft w:val="640"/>
          <w:marRight w:val="0"/>
          <w:marTop w:val="0"/>
          <w:marBottom w:val="0"/>
          <w:divBdr>
            <w:top w:val="none" w:sz="0" w:space="0" w:color="auto"/>
            <w:left w:val="none" w:sz="0" w:space="0" w:color="auto"/>
            <w:bottom w:val="none" w:sz="0" w:space="0" w:color="auto"/>
            <w:right w:val="none" w:sz="0" w:space="0" w:color="auto"/>
          </w:divBdr>
        </w:div>
        <w:div w:id="1850095939">
          <w:marLeft w:val="640"/>
          <w:marRight w:val="0"/>
          <w:marTop w:val="0"/>
          <w:marBottom w:val="0"/>
          <w:divBdr>
            <w:top w:val="none" w:sz="0" w:space="0" w:color="auto"/>
            <w:left w:val="none" w:sz="0" w:space="0" w:color="auto"/>
            <w:bottom w:val="none" w:sz="0" w:space="0" w:color="auto"/>
            <w:right w:val="none" w:sz="0" w:space="0" w:color="auto"/>
          </w:divBdr>
        </w:div>
        <w:div w:id="1587031208">
          <w:marLeft w:val="640"/>
          <w:marRight w:val="0"/>
          <w:marTop w:val="0"/>
          <w:marBottom w:val="0"/>
          <w:divBdr>
            <w:top w:val="none" w:sz="0" w:space="0" w:color="auto"/>
            <w:left w:val="none" w:sz="0" w:space="0" w:color="auto"/>
            <w:bottom w:val="none" w:sz="0" w:space="0" w:color="auto"/>
            <w:right w:val="none" w:sz="0" w:space="0" w:color="auto"/>
          </w:divBdr>
        </w:div>
        <w:div w:id="1338314668">
          <w:marLeft w:val="640"/>
          <w:marRight w:val="0"/>
          <w:marTop w:val="0"/>
          <w:marBottom w:val="0"/>
          <w:divBdr>
            <w:top w:val="none" w:sz="0" w:space="0" w:color="auto"/>
            <w:left w:val="none" w:sz="0" w:space="0" w:color="auto"/>
            <w:bottom w:val="none" w:sz="0" w:space="0" w:color="auto"/>
            <w:right w:val="none" w:sz="0" w:space="0" w:color="auto"/>
          </w:divBdr>
        </w:div>
        <w:div w:id="1407263400">
          <w:marLeft w:val="640"/>
          <w:marRight w:val="0"/>
          <w:marTop w:val="0"/>
          <w:marBottom w:val="0"/>
          <w:divBdr>
            <w:top w:val="none" w:sz="0" w:space="0" w:color="auto"/>
            <w:left w:val="none" w:sz="0" w:space="0" w:color="auto"/>
            <w:bottom w:val="none" w:sz="0" w:space="0" w:color="auto"/>
            <w:right w:val="none" w:sz="0" w:space="0" w:color="auto"/>
          </w:divBdr>
        </w:div>
        <w:div w:id="405416608">
          <w:marLeft w:val="640"/>
          <w:marRight w:val="0"/>
          <w:marTop w:val="0"/>
          <w:marBottom w:val="0"/>
          <w:divBdr>
            <w:top w:val="none" w:sz="0" w:space="0" w:color="auto"/>
            <w:left w:val="none" w:sz="0" w:space="0" w:color="auto"/>
            <w:bottom w:val="none" w:sz="0" w:space="0" w:color="auto"/>
            <w:right w:val="none" w:sz="0" w:space="0" w:color="auto"/>
          </w:divBdr>
        </w:div>
        <w:div w:id="1533877192">
          <w:marLeft w:val="640"/>
          <w:marRight w:val="0"/>
          <w:marTop w:val="0"/>
          <w:marBottom w:val="0"/>
          <w:divBdr>
            <w:top w:val="none" w:sz="0" w:space="0" w:color="auto"/>
            <w:left w:val="none" w:sz="0" w:space="0" w:color="auto"/>
            <w:bottom w:val="none" w:sz="0" w:space="0" w:color="auto"/>
            <w:right w:val="none" w:sz="0" w:space="0" w:color="auto"/>
          </w:divBdr>
        </w:div>
        <w:div w:id="1632977471">
          <w:marLeft w:val="640"/>
          <w:marRight w:val="0"/>
          <w:marTop w:val="0"/>
          <w:marBottom w:val="0"/>
          <w:divBdr>
            <w:top w:val="none" w:sz="0" w:space="0" w:color="auto"/>
            <w:left w:val="none" w:sz="0" w:space="0" w:color="auto"/>
            <w:bottom w:val="none" w:sz="0" w:space="0" w:color="auto"/>
            <w:right w:val="none" w:sz="0" w:space="0" w:color="auto"/>
          </w:divBdr>
        </w:div>
        <w:div w:id="340547720">
          <w:marLeft w:val="640"/>
          <w:marRight w:val="0"/>
          <w:marTop w:val="0"/>
          <w:marBottom w:val="0"/>
          <w:divBdr>
            <w:top w:val="none" w:sz="0" w:space="0" w:color="auto"/>
            <w:left w:val="none" w:sz="0" w:space="0" w:color="auto"/>
            <w:bottom w:val="none" w:sz="0" w:space="0" w:color="auto"/>
            <w:right w:val="none" w:sz="0" w:space="0" w:color="auto"/>
          </w:divBdr>
        </w:div>
        <w:div w:id="1870145427">
          <w:marLeft w:val="640"/>
          <w:marRight w:val="0"/>
          <w:marTop w:val="0"/>
          <w:marBottom w:val="0"/>
          <w:divBdr>
            <w:top w:val="none" w:sz="0" w:space="0" w:color="auto"/>
            <w:left w:val="none" w:sz="0" w:space="0" w:color="auto"/>
            <w:bottom w:val="none" w:sz="0" w:space="0" w:color="auto"/>
            <w:right w:val="none" w:sz="0" w:space="0" w:color="auto"/>
          </w:divBdr>
        </w:div>
        <w:div w:id="1088767013">
          <w:marLeft w:val="640"/>
          <w:marRight w:val="0"/>
          <w:marTop w:val="0"/>
          <w:marBottom w:val="0"/>
          <w:divBdr>
            <w:top w:val="none" w:sz="0" w:space="0" w:color="auto"/>
            <w:left w:val="none" w:sz="0" w:space="0" w:color="auto"/>
            <w:bottom w:val="none" w:sz="0" w:space="0" w:color="auto"/>
            <w:right w:val="none" w:sz="0" w:space="0" w:color="auto"/>
          </w:divBdr>
        </w:div>
        <w:div w:id="1590503100">
          <w:marLeft w:val="640"/>
          <w:marRight w:val="0"/>
          <w:marTop w:val="0"/>
          <w:marBottom w:val="0"/>
          <w:divBdr>
            <w:top w:val="none" w:sz="0" w:space="0" w:color="auto"/>
            <w:left w:val="none" w:sz="0" w:space="0" w:color="auto"/>
            <w:bottom w:val="none" w:sz="0" w:space="0" w:color="auto"/>
            <w:right w:val="none" w:sz="0" w:space="0" w:color="auto"/>
          </w:divBdr>
        </w:div>
        <w:div w:id="394163072">
          <w:marLeft w:val="640"/>
          <w:marRight w:val="0"/>
          <w:marTop w:val="0"/>
          <w:marBottom w:val="0"/>
          <w:divBdr>
            <w:top w:val="none" w:sz="0" w:space="0" w:color="auto"/>
            <w:left w:val="none" w:sz="0" w:space="0" w:color="auto"/>
            <w:bottom w:val="none" w:sz="0" w:space="0" w:color="auto"/>
            <w:right w:val="none" w:sz="0" w:space="0" w:color="auto"/>
          </w:divBdr>
        </w:div>
        <w:div w:id="790056432">
          <w:marLeft w:val="640"/>
          <w:marRight w:val="0"/>
          <w:marTop w:val="0"/>
          <w:marBottom w:val="0"/>
          <w:divBdr>
            <w:top w:val="none" w:sz="0" w:space="0" w:color="auto"/>
            <w:left w:val="none" w:sz="0" w:space="0" w:color="auto"/>
            <w:bottom w:val="none" w:sz="0" w:space="0" w:color="auto"/>
            <w:right w:val="none" w:sz="0" w:space="0" w:color="auto"/>
          </w:divBdr>
        </w:div>
        <w:div w:id="499543993">
          <w:marLeft w:val="640"/>
          <w:marRight w:val="0"/>
          <w:marTop w:val="0"/>
          <w:marBottom w:val="0"/>
          <w:divBdr>
            <w:top w:val="none" w:sz="0" w:space="0" w:color="auto"/>
            <w:left w:val="none" w:sz="0" w:space="0" w:color="auto"/>
            <w:bottom w:val="none" w:sz="0" w:space="0" w:color="auto"/>
            <w:right w:val="none" w:sz="0" w:space="0" w:color="auto"/>
          </w:divBdr>
        </w:div>
        <w:div w:id="795026190">
          <w:marLeft w:val="640"/>
          <w:marRight w:val="0"/>
          <w:marTop w:val="0"/>
          <w:marBottom w:val="0"/>
          <w:divBdr>
            <w:top w:val="none" w:sz="0" w:space="0" w:color="auto"/>
            <w:left w:val="none" w:sz="0" w:space="0" w:color="auto"/>
            <w:bottom w:val="none" w:sz="0" w:space="0" w:color="auto"/>
            <w:right w:val="none" w:sz="0" w:space="0" w:color="auto"/>
          </w:divBdr>
        </w:div>
        <w:div w:id="1826819184">
          <w:marLeft w:val="640"/>
          <w:marRight w:val="0"/>
          <w:marTop w:val="0"/>
          <w:marBottom w:val="0"/>
          <w:divBdr>
            <w:top w:val="none" w:sz="0" w:space="0" w:color="auto"/>
            <w:left w:val="none" w:sz="0" w:space="0" w:color="auto"/>
            <w:bottom w:val="none" w:sz="0" w:space="0" w:color="auto"/>
            <w:right w:val="none" w:sz="0" w:space="0" w:color="auto"/>
          </w:divBdr>
        </w:div>
        <w:div w:id="613054684">
          <w:marLeft w:val="640"/>
          <w:marRight w:val="0"/>
          <w:marTop w:val="0"/>
          <w:marBottom w:val="0"/>
          <w:divBdr>
            <w:top w:val="none" w:sz="0" w:space="0" w:color="auto"/>
            <w:left w:val="none" w:sz="0" w:space="0" w:color="auto"/>
            <w:bottom w:val="none" w:sz="0" w:space="0" w:color="auto"/>
            <w:right w:val="none" w:sz="0" w:space="0" w:color="auto"/>
          </w:divBdr>
        </w:div>
        <w:div w:id="864485535">
          <w:marLeft w:val="640"/>
          <w:marRight w:val="0"/>
          <w:marTop w:val="0"/>
          <w:marBottom w:val="0"/>
          <w:divBdr>
            <w:top w:val="none" w:sz="0" w:space="0" w:color="auto"/>
            <w:left w:val="none" w:sz="0" w:space="0" w:color="auto"/>
            <w:bottom w:val="none" w:sz="0" w:space="0" w:color="auto"/>
            <w:right w:val="none" w:sz="0" w:space="0" w:color="auto"/>
          </w:divBdr>
        </w:div>
        <w:div w:id="1592009126">
          <w:marLeft w:val="640"/>
          <w:marRight w:val="0"/>
          <w:marTop w:val="0"/>
          <w:marBottom w:val="0"/>
          <w:divBdr>
            <w:top w:val="none" w:sz="0" w:space="0" w:color="auto"/>
            <w:left w:val="none" w:sz="0" w:space="0" w:color="auto"/>
            <w:bottom w:val="none" w:sz="0" w:space="0" w:color="auto"/>
            <w:right w:val="none" w:sz="0" w:space="0" w:color="auto"/>
          </w:divBdr>
        </w:div>
        <w:div w:id="2003503629">
          <w:marLeft w:val="640"/>
          <w:marRight w:val="0"/>
          <w:marTop w:val="0"/>
          <w:marBottom w:val="0"/>
          <w:divBdr>
            <w:top w:val="none" w:sz="0" w:space="0" w:color="auto"/>
            <w:left w:val="none" w:sz="0" w:space="0" w:color="auto"/>
            <w:bottom w:val="none" w:sz="0" w:space="0" w:color="auto"/>
            <w:right w:val="none" w:sz="0" w:space="0" w:color="auto"/>
          </w:divBdr>
        </w:div>
        <w:div w:id="261837013">
          <w:marLeft w:val="640"/>
          <w:marRight w:val="0"/>
          <w:marTop w:val="0"/>
          <w:marBottom w:val="0"/>
          <w:divBdr>
            <w:top w:val="none" w:sz="0" w:space="0" w:color="auto"/>
            <w:left w:val="none" w:sz="0" w:space="0" w:color="auto"/>
            <w:bottom w:val="none" w:sz="0" w:space="0" w:color="auto"/>
            <w:right w:val="none" w:sz="0" w:space="0" w:color="auto"/>
          </w:divBdr>
        </w:div>
        <w:div w:id="249586871">
          <w:marLeft w:val="640"/>
          <w:marRight w:val="0"/>
          <w:marTop w:val="0"/>
          <w:marBottom w:val="0"/>
          <w:divBdr>
            <w:top w:val="none" w:sz="0" w:space="0" w:color="auto"/>
            <w:left w:val="none" w:sz="0" w:space="0" w:color="auto"/>
            <w:bottom w:val="none" w:sz="0" w:space="0" w:color="auto"/>
            <w:right w:val="none" w:sz="0" w:space="0" w:color="auto"/>
          </w:divBdr>
        </w:div>
        <w:div w:id="1468088302">
          <w:marLeft w:val="640"/>
          <w:marRight w:val="0"/>
          <w:marTop w:val="0"/>
          <w:marBottom w:val="0"/>
          <w:divBdr>
            <w:top w:val="none" w:sz="0" w:space="0" w:color="auto"/>
            <w:left w:val="none" w:sz="0" w:space="0" w:color="auto"/>
            <w:bottom w:val="none" w:sz="0" w:space="0" w:color="auto"/>
            <w:right w:val="none" w:sz="0" w:space="0" w:color="auto"/>
          </w:divBdr>
        </w:div>
        <w:div w:id="826868761">
          <w:marLeft w:val="640"/>
          <w:marRight w:val="0"/>
          <w:marTop w:val="0"/>
          <w:marBottom w:val="0"/>
          <w:divBdr>
            <w:top w:val="none" w:sz="0" w:space="0" w:color="auto"/>
            <w:left w:val="none" w:sz="0" w:space="0" w:color="auto"/>
            <w:bottom w:val="none" w:sz="0" w:space="0" w:color="auto"/>
            <w:right w:val="none" w:sz="0" w:space="0" w:color="auto"/>
          </w:divBdr>
        </w:div>
        <w:div w:id="872617103">
          <w:marLeft w:val="640"/>
          <w:marRight w:val="0"/>
          <w:marTop w:val="0"/>
          <w:marBottom w:val="0"/>
          <w:divBdr>
            <w:top w:val="none" w:sz="0" w:space="0" w:color="auto"/>
            <w:left w:val="none" w:sz="0" w:space="0" w:color="auto"/>
            <w:bottom w:val="none" w:sz="0" w:space="0" w:color="auto"/>
            <w:right w:val="none" w:sz="0" w:space="0" w:color="auto"/>
          </w:divBdr>
        </w:div>
        <w:div w:id="1159924545">
          <w:marLeft w:val="640"/>
          <w:marRight w:val="0"/>
          <w:marTop w:val="0"/>
          <w:marBottom w:val="0"/>
          <w:divBdr>
            <w:top w:val="none" w:sz="0" w:space="0" w:color="auto"/>
            <w:left w:val="none" w:sz="0" w:space="0" w:color="auto"/>
            <w:bottom w:val="none" w:sz="0" w:space="0" w:color="auto"/>
            <w:right w:val="none" w:sz="0" w:space="0" w:color="auto"/>
          </w:divBdr>
        </w:div>
        <w:div w:id="1039432868">
          <w:marLeft w:val="640"/>
          <w:marRight w:val="0"/>
          <w:marTop w:val="0"/>
          <w:marBottom w:val="0"/>
          <w:divBdr>
            <w:top w:val="none" w:sz="0" w:space="0" w:color="auto"/>
            <w:left w:val="none" w:sz="0" w:space="0" w:color="auto"/>
            <w:bottom w:val="none" w:sz="0" w:space="0" w:color="auto"/>
            <w:right w:val="none" w:sz="0" w:space="0" w:color="auto"/>
          </w:divBdr>
        </w:div>
        <w:div w:id="1509103290">
          <w:marLeft w:val="640"/>
          <w:marRight w:val="0"/>
          <w:marTop w:val="0"/>
          <w:marBottom w:val="0"/>
          <w:divBdr>
            <w:top w:val="none" w:sz="0" w:space="0" w:color="auto"/>
            <w:left w:val="none" w:sz="0" w:space="0" w:color="auto"/>
            <w:bottom w:val="none" w:sz="0" w:space="0" w:color="auto"/>
            <w:right w:val="none" w:sz="0" w:space="0" w:color="auto"/>
          </w:divBdr>
        </w:div>
        <w:div w:id="2097826219">
          <w:marLeft w:val="640"/>
          <w:marRight w:val="0"/>
          <w:marTop w:val="0"/>
          <w:marBottom w:val="0"/>
          <w:divBdr>
            <w:top w:val="none" w:sz="0" w:space="0" w:color="auto"/>
            <w:left w:val="none" w:sz="0" w:space="0" w:color="auto"/>
            <w:bottom w:val="none" w:sz="0" w:space="0" w:color="auto"/>
            <w:right w:val="none" w:sz="0" w:space="0" w:color="auto"/>
          </w:divBdr>
        </w:div>
        <w:div w:id="908342883">
          <w:marLeft w:val="640"/>
          <w:marRight w:val="0"/>
          <w:marTop w:val="0"/>
          <w:marBottom w:val="0"/>
          <w:divBdr>
            <w:top w:val="none" w:sz="0" w:space="0" w:color="auto"/>
            <w:left w:val="none" w:sz="0" w:space="0" w:color="auto"/>
            <w:bottom w:val="none" w:sz="0" w:space="0" w:color="auto"/>
            <w:right w:val="none" w:sz="0" w:space="0" w:color="auto"/>
          </w:divBdr>
        </w:div>
        <w:div w:id="173039918">
          <w:marLeft w:val="640"/>
          <w:marRight w:val="0"/>
          <w:marTop w:val="0"/>
          <w:marBottom w:val="0"/>
          <w:divBdr>
            <w:top w:val="none" w:sz="0" w:space="0" w:color="auto"/>
            <w:left w:val="none" w:sz="0" w:space="0" w:color="auto"/>
            <w:bottom w:val="none" w:sz="0" w:space="0" w:color="auto"/>
            <w:right w:val="none" w:sz="0" w:space="0" w:color="auto"/>
          </w:divBdr>
        </w:div>
        <w:div w:id="1472167789">
          <w:marLeft w:val="640"/>
          <w:marRight w:val="0"/>
          <w:marTop w:val="0"/>
          <w:marBottom w:val="0"/>
          <w:divBdr>
            <w:top w:val="none" w:sz="0" w:space="0" w:color="auto"/>
            <w:left w:val="none" w:sz="0" w:space="0" w:color="auto"/>
            <w:bottom w:val="none" w:sz="0" w:space="0" w:color="auto"/>
            <w:right w:val="none" w:sz="0" w:space="0" w:color="auto"/>
          </w:divBdr>
        </w:div>
        <w:div w:id="360595852">
          <w:marLeft w:val="640"/>
          <w:marRight w:val="0"/>
          <w:marTop w:val="0"/>
          <w:marBottom w:val="0"/>
          <w:divBdr>
            <w:top w:val="none" w:sz="0" w:space="0" w:color="auto"/>
            <w:left w:val="none" w:sz="0" w:space="0" w:color="auto"/>
            <w:bottom w:val="none" w:sz="0" w:space="0" w:color="auto"/>
            <w:right w:val="none" w:sz="0" w:space="0" w:color="auto"/>
          </w:divBdr>
        </w:div>
        <w:div w:id="587811820">
          <w:marLeft w:val="640"/>
          <w:marRight w:val="0"/>
          <w:marTop w:val="0"/>
          <w:marBottom w:val="0"/>
          <w:divBdr>
            <w:top w:val="none" w:sz="0" w:space="0" w:color="auto"/>
            <w:left w:val="none" w:sz="0" w:space="0" w:color="auto"/>
            <w:bottom w:val="none" w:sz="0" w:space="0" w:color="auto"/>
            <w:right w:val="none" w:sz="0" w:space="0" w:color="auto"/>
          </w:divBdr>
        </w:div>
        <w:div w:id="914050727">
          <w:marLeft w:val="640"/>
          <w:marRight w:val="0"/>
          <w:marTop w:val="0"/>
          <w:marBottom w:val="0"/>
          <w:divBdr>
            <w:top w:val="none" w:sz="0" w:space="0" w:color="auto"/>
            <w:left w:val="none" w:sz="0" w:space="0" w:color="auto"/>
            <w:bottom w:val="none" w:sz="0" w:space="0" w:color="auto"/>
            <w:right w:val="none" w:sz="0" w:space="0" w:color="auto"/>
          </w:divBdr>
        </w:div>
        <w:div w:id="163059657">
          <w:marLeft w:val="640"/>
          <w:marRight w:val="0"/>
          <w:marTop w:val="0"/>
          <w:marBottom w:val="0"/>
          <w:divBdr>
            <w:top w:val="none" w:sz="0" w:space="0" w:color="auto"/>
            <w:left w:val="none" w:sz="0" w:space="0" w:color="auto"/>
            <w:bottom w:val="none" w:sz="0" w:space="0" w:color="auto"/>
            <w:right w:val="none" w:sz="0" w:space="0" w:color="auto"/>
          </w:divBdr>
        </w:div>
        <w:div w:id="2141681072">
          <w:marLeft w:val="640"/>
          <w:marRight w:val="0"/>
          <w:marTop w:val="0"/>
          <w:marBottom w:val="0"/>
          <w:divBdr>
            <w:top w:val="none" w:sz="0" w:space="0" w:color="auto"/>
            <w:left w:val="none" w:sz="0" w:space="0" w:color="auto"/>
            <w:bottom w:val="none" w:sz="0" w:space="0" w:color="auto"/>
            <w:right w:val="none" w:sz="0" w:space="0" w:color="auto"/>
          </w:divBdr>
        </w:div>
        <w:div w:id="361908383">
          <w:marLeft w:val="640"/>
          <w:marRight w:val="0"/>
          <w:marTop w:val="0"/>
          <w:marBottom w:val="0"/>
          <w:divBdr>
            <w:top w:val="none" w:sz="0" w:space="0" w:color="auto"/>
            <w:left w:val="none" w:sz="0" w:space="0" w:color="auto"/>
            <w:bottom w:val="none" w:sz="0" w:space="0" w:color="auto"/>
            <w:right w:val="none" w:sz="0" w:space="0" w:color="auto"/>
          </w:divBdr>
        </w:div>
        <w:div w:id="615218951">
          <w:marLeft w:val="640"/>
          <w:marRight w:val="0"/>
          <w:marTop w:val="0"/>
          <w:marBottom w:val="0"/>
          <w:divBdr>
            <w:top w:val="none" w:sz="0" w:space="0" w:color="auto"/>
            <w:left w:val="none" w:sz="0" w:space="0" w:color="auto"/>
            <w:bottom w:val="none" w:sz="0" w:space="0" w:color="auto"/>
            <w:right w:val="none" w:sz="0" w:space="0" w:color="auto"/>
          </w:divBdr>
        </w:div>
        <w:div w:id="1720788067">
          <w:marLeft w:val="640"/>
          <w:marRight w:val="0"/>
          <w:marTop w:val="0"/>
          <w:marBottom w:val="0"/>
          <w:divBdr>
            <w:top w:val="none" w:sz="0" w:space="0" w:color="auto"/>
            <w:left w:val="none" w:sz="0" w:space="0" w:color="auto"/>
            <w:bottom w:val="none" w:sz="0" w:space="0" w:color="auto"/>
            <w:right w:val="none" w:sz="0" w:space="0" w:color="auto"/>
          </w:divBdr>
        </w:div>
        <w:div w:id="69274296">
          <w:marLeft w:val="640"/>
          <w:marRight w:val="0"/>
          <w:marTop w:val="0"/>
          <w:marBottom w:val="0"/>
          <w:divBdr>
            <w:top w:val="none" w:sz="0" w:space="0" w:color="auto"/>
            <w:left w:val="none" w:sz="0" w:space="0" w:color="auto"/>
            <w:bottom w:val="none" w:sz="0" w:space="0" w:color="auto"/>
            <w:right w:val="none" w:sz="0" w:space="0" w:color="auto"/>
          </w:divBdr>
        </w:div>
        <w:div w:id="1085108083">
          <w:marLeft w:val="640"/>
          <w:marRight w:val="0"/>
          <w:marTop w:val="0"/>
          <w:marBottom w:val="0"/>
          <w:divBdr>
            <w:top w:val="none" w:sz="0" w:space="0" w:color="auto"/>
            <w:left w:val="none" w:sz="0" w:space="0" w:color="auto"/>
            <w:bottom w:val="none" w:sz="0" w:space="0" w:color="auto"/>
            <w:right w:val="none" w:sz="0" w:space="0" w:color="auto"/>
          </w:divBdr>
        </w:div>
        <w:div w:id="1143277960">
          <w:marLeft w:val="640"/>
          <w:marRight w:val="0"/>
          <w:marTop w:val="0"/>
          <w:marBottom w:val="0"/>
          <w:divBdr>
            <w:top w:val="none" w:sz="0" w:space="0" w:color="auto"/>
            <w:left w:val="none" w:sz="0" w:space="0" w:color="auto"/>
            <w:bottom w:val="none" w:sz="0" w:space="0" w:color="auto"/>
            <w:right w:val="none" w:sz="0" w:space="0" w:color="auto"/>
          </w:divBdr>
        </w:div>
        <w:div w:id="835417505">
          <w:marLeft w:val="640"/>
          <w:marRight w:val="0"/>
          <w:marTop w:val="0"/>
          <w:marBottom w:val="0"/>
          <w:divBdr>
            <w:top w:val="none" w:sz="0" w:space="0" w:color="auto"/>
            <w:left w:val="none" w:sz="0" w:space="0" w:color="auto"/>
            <w:bottom w:val="none" w:sz="0" w:space="0" w:color="auto"/>
            <w:right w:val="none" w:sz="0" w:space="0" w:color="auto"/>
          </w:divBdr>
        </w:div>
        <w:div w:id="987973687">
          <w:marLeft w:val="640"/>
          <w:marRight w:val="0"/>
          <w:marTop w:val="0"/>
          <w:marBottom w:val="0"/>
          <w:divBdr>
            <w:top w:val="none" w:sz="0" w:space="0" w:color="auto"/>
            <w:left w:val="none" w:sz="0" w:space="0" w:color="auto"/>
            <w:bottom w:val="none" w:sz="0" w:space="0" w:color="auto"/>
            <w:right w:val="none" w:sz="0" w:space="0" w:color="auto"/>
          </w:divBdr>
        </w:div>
        <w:div w:id="57630160">
          <w:marLeft w:val="640"/>
          <w:marRight w:val="0"/>
          <w:marTop w:val="0"/>
          <w:marBottom w:val="0"/>
          <w:divBdr>
            <w:top w:val="none" w:sz="0" w:space="0" w:color="auto"/>
            <w:left w:val="none" w:sz="0" w:space="0" w:color="auto"/>
            <w:bottom w:val="none" w:sz="0" w:space="0" w:color="auto"/>
            <w:right w:val="none" w:sz="0" w:space="0" w:color="auto"/>
          </w:divBdr>
        </w:div>
        <w:div w:id="150097160">
          <w:marLeft w:val="640"/>
          <w:marRight w:val="0"/>
          <w:marTop w:val="0"/>
          <w:marBottom w:val="0"/>
          <w:divBdr>
            <w:top w:val="none" w:sz="0" w:space="0" w:color="auto"/>
            <w:left w:val="none" w:sz="0" w:space="0" w:color="auto"/>
            <w:bottom w:val="none" w:sz="0" w:space="0" w:color="auto"/>
            <w:right w:val="none" w:sz="0" w:space="0" w:color="auto"/>
          </w:divBdr>
        </w:div>
        <w:div w:id="1505051037">
          <w:marLeft w:val="640"/>
          <w:marRight w:val="0"/>
          <w:marTop w:val="0"/>
          <w:marBottom w:val="0"/>
          <w:divBdr>
            <w:top w:val="none" w:sz="0" w:space="0" w:color="auto"/>
            <w:left w:val="none" w:sz="0" w:space="0" w:color="auto"/>
            <w:bottom w:val="none" w:sz="0" w:space="0" w:color="auto"/>
            <w:right w:val="none" w:sz="0" w:space="0" w:color="auto"/>
          </w:divBdr>
        </w:div>
        <w:div w:id="1199584238">
          <w:marLeft w:val="640"/>
          <w:marRight w:val="0"/>
          <w:marTop w:val="0"/>
          <w:marBottom w:val="0"/>
          <w:divBdr>
            <w:top w:val="none" w:sz="0" w:space="0" w:color="auto"/>
            <w:left w:val="none" w:sz="0" w:space="0" w:color="auto"/>
            <w:bottom w:val="none" w:sz="0" w:space="0" w:color="auto"/>
            <w:right w:val="none" w:sz="0" w:space="0" w:color="auto"/>
          </w:divBdr>
        </w:div>
        <w:div w:id="1143497570">
          <w:marLeft w:val="640"/>
          <w:marRight w:val="0"/>
          <w:marTop w:val="0"/>
          <w:marBottom w:val="0"/>
          <w:divBdr>
            <w:top w:val="none" w:sz="0" w:space="0" w:color="auto"/>
            <w:left w:val="none" w:sz="0" w:space="0" w:color="auto"/>
            <w:bottom w:val="none" w:sz="0" w:space="0" w:color="auto"/>
            <w:right w:val="none" w:sz="0" w:space="0" w:color="auto"/>
          </w:divBdr>
        </w:div>
        <w:div w:id="1526822032">
          <w:marLeft w:val="640"/>
          <w:marRight w:val="0"/>
          <w:marTop w:val="0"/>
          <w:marBottom w:val="0"/>
          <w:divBdr>
            <w:top w:val="none" w:sz="0" w:space="0" w:color="auto"/>
            <w:left w:val="none" w:sz="0" w:space="0" w:color="auto"/>
            <w:bottom w:val="none" w:sz="0" w:space="0" w:color="auto"/>
            <w:right w:val="none" w:sz="0" w:space="0" w:color="auto"/>
          </w:divBdr>
        </w:div>
        <w:div w:id="1496336248">
          <w:marLeft w:val="640"/>
          <w:marRight w:val="0"/>
          <w:marTop w:val="0"/>
          <w:marBottom w:val="0"/>
          <w:divBdr>
            <w:top w:val="none" w:sz="0" w:space="0" w:color="auto"/>
            <w:left w:val="none" w:sz="0" w:space="0" w:color="auto"/>
            <w:bottom w:val="none" w:sz="0" w:space="0" w:color="auto"/>
            <w:right w:val="none" w:sz="0" w:space="0" w:color="auto"/>
          </w:divBdr>
        </w:div>
        <w:div w:id="1683625836">
          <w:marLeft w:val="640"/>
          <w:marRight w:val="0"/>
          <w:marTop w:val="0"/>
          <w:marBottom w:val="0"/>
          <w:divBdr>
            <w:top w:val="none" w:sz="0" w:space="0" w:color="auto"/>
            <w:left w:val="none" w:sz="0" w:space="0" w:color="auto"/>
            <w:bottom w:val="none" w:sz="0" w:space="0" w:color="auto"/>
            <w:right w:val="none" w:sz="0" w:space="0" w:color="auto"/>
          </w:divBdr>
        </w:div>
        <w:div w:id="405499607">
          <w:marLeft w:val="640"/>
          <w:marRight w:val="0"/>
          <w:marTop w:val="0"/>
          <w:marBottom w:val="0"/>
          <w:divBdr>
            <w:top w:val="none" w:sz="0" w:space="0" w:color="auto"/>
            <w:left w:val="none" w:sz="0" w:space="0" w:color="auto"/>
            <w:bottom w:val="none" w:sz="0" w:space="0" w:color="auto"/>
            <w:right w:val="none" w:sz="0" w:space="0" w:color="auto"/>
          </w:divBdr>
        </w:div>
        <w:div w:id="1538086548">
          <w:marLeft w:val="640"/>
          <w:marRight w:val="0"/>
          <w:marTop w:val="0"/>
          <w:marBottom w:val="0"/>
          <w:divBdr>
            <w:top w:val="none" w:sz="0" w:space="0" w:color="auto"/>
            <w:left w:val="none" w:sz="0" w:space="0" w:color="auto"/>
            <w:bottom w:val="none" w:sz="0" w:space="0" w:color="auto"/>
            <w:right w:val="none" w:sz="0" w:space="0" w:color="auto"/>
          </w:divBdr>
        </w:div>
        <w:div w:id="390881579">
          <w:marLeft w:val="640"/>
          <w:marRight w:val="0"/>
          <w:marTop w:val="0"/>
          <w:marBottom w:val="0"/>
          <w:divBdr>
            <w:top w:val="none" w:sz="0" w:space="0" w:color="auto"/>
            <w:left w:val="none" w:sz="0" w:space="0" w:color="auto"/>
            <w:bottom w:val="none" w:sz="0" w:space="0" w:color="auto"/>
            <w:right w:val="none" w:sz="0" w:space="0" w:color="auto"/>
          </w:divBdr>
        </w:div>
        <w:div w:id="1510019267">
          <w:marLeft w:val="640"/>
          <w:marRight w:val="0"/>
          <w:marTop w:val="0"/>
          <w:marBottom w:val="0"/>
          <w:divBdr>
            <w:top w:val="none" w:sz="0" w:space="0" w:color="auto"/>
            <w:left w:val="none" w:sz="0" w:space="0" w:color="auto"/>
            <w:bottom w:val="none" w:sz="0" w:space="0" w:color="auto"/>
            <w:right w:val="none" w:sz="0" w:space="0" w:color="auto"/>
          </w:divBdr>
        </w:div>
        <w:div w:id="461267552">
          <w:marLeft w:val="640"/>
          <w:marRight w:val="0"/>
          <w:marTop w:val="0"/>
          <w:marBottom w:val="0"/>
          <w:divBdr>
            <w:top w:val="none" w:sz="0" w:space="0" w:color="auto"/>
            <w:left w:val="none" w:sz="0" w:space="0" w:color="auto"/>
            <w:bottom w:val="none" w:sz="0" w:space="0" w:color="auto"/>
            <w:right w:val="none" w:sz="0" w:space="0" w:color="auto"/>
          </w:divBdr>
        </w:div>
        <w:div w:id="474226172">
          <w:marLeft w:val="640"/>
          <w:marRight w:val="0"/>
          <w:marTop w:val="0"/>
          <w:marBottom w:val="0"/>
          <w:divBdr>
            <w:top w:val="none" w:sz="0" w:space="0" w:color="auto"/>
            <w:left w:val="none" w:sz="0" w:space="0" w:color="auto"/>
            <w:bottom w:val="none" w:sz="0" w:space="0" w:color="auto"/>
            <w:right w:val="none" w:sz="0" w:space="0" w:color="auto"/>
          </w:divBdr>
        </w:div>
        <w:div w:id="1536654896">
          <w:marLeft w:val="640"/>
          <w:marRight w:val="0"/>
          <w:marTop w:val="0"/>
          <w:marBottom w:val="0"/>
          <w:divBdr>
            <w:top w:val="none" w:sz="0" w:space="0" w:color="auto"/>
            <w:left w:val="none" w:sz="0" w:space="0" w:color="auto"/>
            <w:bottom w:val="none" w:sz="0" w:space="0" w:color="auto"/>
            <w:right w:val="none" w:sz="0" w:space="0" w:color="auto"/>
          </w:divBdr>
        </w:div>
        <w:div w:id="400447394">
          <w:marLeft w:val="640"/>
          <w:marRight w:val="0"/>
          <w:marTop w:val="0"/>
          <w:marBottom w:val="0"/>
          <w:divBdr>
            <w:top w:val="none" w:sz="0" w:space="0" w:color="auto"/>
            <w:left w:val="none" w:sz="0" w:space="0" w:color="auto"/>
            <w:bottom w:val="none" w:sz="0" w:space="0" w:color="auto"/>
            <w:right w:val="none" w:sz="0" w:space="0" w:color="auto"/>
          </w:divBdr>
        </w:div>
        <w:div w:id="263728418">
          <w:marLeft w:val="640"/>
          <w:marRight w:val="0"/>
          <w:marTop w:val="0"/>
          <w:marBottom w:val="0"/>
          <w:divBdr>
            <w:top w:val="none" w:sz="0" w:space="0" w:color="auto"/>
            <w:left w:val="none" w:sz="0" w:space="0" w:color="auto"/>
            <w:bottom w:val="none" w:sz="0" w:space="0" w:color="auto"/>
            <w:right w:val="none" w:sz="0" w:space="0" w:color="auto"/>
          </w:divBdr>
        </w:div>
        <w:div w:id="2077392484">
          <w:marLeft w:val="640"/>
          <w:marRight w:val="0"/>
          <w:marTop w:val="0"/>
          <w:marBottom w:val="0"/>
          <w:divBdr>
            <w:top w:val="none" w:sz="0" w:space="0" w:color="auto"/>
            <w:left w:val="none" w:sz="0" w:space="0" w:color="auto"/>
            <w:bottom w:val="none" w:sz="0" w:space="0" w:color="auto"/>
            <w:right w:val="none" w:sz="0" w:space="0" w:color="auto"/>
          </w:divBdr>
        </w:div>
        <w:div w:id="1654289713">
          <w:marLeft w:val="640"/>
          <w:marRight w:val="0"/>
          <w:marTop w:val="0"/>
          <w:marBottom w:val="0"/>
          <w:divBdr>
            <w:top w:val="none" w:sz="0" w:space="0" w:color="auto"/>
            <w:left w:val="none" w:sz="0" w:space="0" w:color="auto"/>
            <w:bottom w:val="none" w:sz="0" w:space="0" w:color="auto"/>
            <w:right w:val="none" w:sz="0" w:space="0" w:color="auto"/>
          </w:divBdr>
        </w:div>
        <w:div w:id="1923680410">
          <w:marLeft w:val="640"/>
          <w:marRight w:val="0"/>
          <w:marTop w:val="0"/>
          <w:marBottom w:val="0"/>
          <w:divBdr>
            <w:top w:val="none" w:sz="0" w:space="0" w:color="auto"/>
            <w:left w:val="none" w:sz="0" w:space="0" w:color="auto"/>
            <w:bottom w:val="none" w:sz="0" w:space="0" w:color="auto"/>
            <w:right w:val="none" w:sz="0" w:space="0" w:color="auto"/>
          </w:divBdr>
        </w:div>
        <w:div w:id="386104816">
          <w:marLeft w:val="640"/>
          <w:marRight w:val="0"/>
          <w:marTop w:val="0"/>
          <w:marBottom w:val="0"/>
          <w:divBdr>
            <w:top w:val="none" w:sz="0" w:space="0" w:color="auto"/>
            <w:left w:val="none" w:sz="0" w:space="0" w:color="auto"/>
            <w:bottom w:val="none" w:sz="0" w:space="0" w:color="auto"/>
            <w:right w:val="none" w:sz="0" w:space="0" w:color="auto"/>
          </w:divBdr>
        </w:div>
        <w:div w:id="95945082">
          <w:marLeft w:val="640"/>
          <w:marRight w:val="0"/>
          <w:marTop w:val="0"/>
          <w:marBottom w:val="0"/>
          <w:divBdr>
            <w:top w:val="none" w:sz="0" w:space="0" w:color="auto"/>
            <w:left w:val="none" w:sz="0" w:space="0" w:color="auto"/>
            <w:bottom w:val="none" w:sz="0" w:space="0" w:color="auto"/>
            <w:right w:val="none" w:sz="0" w:space="0" w:color="auto"/>
          </w:divBdr>
        </w:div>
        <w:div w:id="1016612659">
          <w:marLeft w:val="640"/>
          <w:marRight w:val="0"/>
          <w:marTop w:val="0"/>
          <w:marBottom w:val="0"/>
          <w:divBdr>
            <w:top w:val="none" w:sz="0" w:space="0" w:color="auto"/>
            <w:left w:val="none" w:sz="0" w:space="0" w:color="auto"/>
            <w:bottom w:val="none" w:sz="0" w:space="0" w:color="auto"/>
            <w:right w:val="none" w:sz="0" w:space="0" w:color="auto"/>
          </w:divBdr>
        </w:div>
        <w:div w:id="115494489">
          <w:marLeft w:val="640"/>
          <w:marRight w:val="0"/>
          <w:marTop w:val="0"/>
          <w:marBottom w:val="0"/>
          <w:divBdr>
            <w:top w:val="none" w:sz="0" w:space="0" w:color="auto"/>
            <w:left w:val="none" w:sz="0" w:space="0" w:color="auto"/>
            <w:bottom w:val="none" w:sz="0" w:space="0" w:color="auto"/>
            <w:right w:val="none" w:sz="0" w:space="0" w:color="auto"/>
          </w:divBdr>
        </w:div>
        <w:div w:id="966549386">
          <w:marLeft w:val="640"/>
          <w:marRight w:val="0"/>
          <w:marTop w:val="0"/>
          <w:marBottom w:val="0"/>
          <w:divBdr>
            <w:top w:val="none" w:sz="0" w:space="0" w:color="auto"/>
            <w:left w:val="none" w:sz="0" w:space="0" w:color="auto"/>
            <w:bottom w:val="none" w:sz="0" w:space="0" w:color="auto"/>
            <w:right w:val="none" w:sz="0" w:space="0" w:color="auto"/>
          </w:divBdr>
        </w:div>
        <w:div w:id="1352797709">
          <w:marLeft w:val="640"/>
          <w:marRight w:val="0"/>
          <w:marTop w:val="0"/>
          <w:marBottom w:val="0"/>
          <w:divBdr>
            <w:top w:val="none" w:sz="0" w:space="0" w:color="auto"/>
            <w:left w:val="none" w:sz="0" w:space="0" w:color="auto"/>
            <w:bottom w:val="none" w:sz="0" w:space="0" w:color="auto"/>
            <w:right w:val="none" w:sz="0" w:space="0" w:color="auto"/>
          </w:divBdr>
        </w:div>
        <w:div w:id="560167527">
          <w:marLeft w:val="640"/>
          <w:marRight w:val="0"/>
          <w:marTop w:val="0"/>
          <w:marBottom w:val="0"/>
          <w:divBdr>
            <w:top w:val="none" w:sz="0" w:space="0" w:color="auto"/>
            <w:left w:val="none" w:sz="0" w:space="0" w:color="auto"/>
            <w:bottom w:val="none" w:sz="0" w:space="0" w:color="auto"/>
            <w:right w:val="none" w:sz="0" w:space="0" w:color="auto"/>
          </w:divBdr>
        </w:div>
        <w:div w:id="2123188278">
          <w:marLeft w:val="640"/>
          <w:marRight w:val="0"/>
          <w:marTop w:val="0"/>
          <w:marBottom w:val="0"/>
          <w:divBdr>
            <w:top w:val="none" w:sz="0" w:space="0" w:color="auto"/>
            <w:left w:val="none" w:sz="0" w:space="0" w:color="auto"/>
            <w:bottom w:val="none" w:sz="0" w:space="0" w:color="auto"/>
            <w:right w:val="none" w:sz="0" w:space="0" w:color="auto"/>
          </w:divBdr>
        </w:div>
        <w:div w:id="1622422179">
          <w:marLeft w:val="640"/>
          <w:marRight w:val="0"/>
          <w:marTop w:val="0"/>
          <w:marBottom w:val="0"/>
          <w:divBdr>
            <w:top w:val="none" w:sz="0" w:space="0" w:color="auto"/>
            <w:left w:val="none" w:sz="0" w:space="0" w:color="auto"/>
            <w:bottom w:val="none" w:sz="0" w:space="0" w:color="auto"/>
            <w:right w:val="none" w:sz="0" w:space="0" w:color="auto"/>
          </w:divBdr>
        </w:div>
        <w:div w:id="941064045">
          <w:marLeft w:val="640"/>
          <w:marRight w:val="0"/>
          <w:marTop w:val="0"/>
          <w:marBottom w:val="0"/>
          <w:divBdr>
            <w:top w:val="none" w:sz="0" w:space="0" w:color="auto"/>
            <w:left w:val="none" w:sz="0" w:space="0" w:color="auto"/>
            <w:bottom w:val="none" w:sz="0" w:space="0" w:color="auto"/>
            <w:right w:val="none" w:sz="0" w:space="0" w:color="auto"/>
          </w:divBdr>
        </w:div>
        <w:div w:id="801461480">
          <w:marLeft w:val="640"/>
          <w:marRight w:val="0"/>
          <w:marTop w:val="0"/>
          <w:marBottom w:val="0"/>
          <w:divBdr>
            <w:top w:val="none" w:sz="0" w:space="0" w:color="auto"/>
            <w:left w:val="none" w:sz="0" w:space="0" w:color="auto"/>
            <w:bottom w:val="none" w:sz="0" w:space="0" w:color="auto"/>
            <w:right w:val="none" w:sz="0" w:space="0" w:color="auto"/>
          </w:divBdr>
        </w:div>
        <w:div w:id="1779179083">
          <w:marLeft w:val="640"/>
          <w:marRight w:val="0"/>
          <w:marTop w:val="0"/>
          <w:marBottom w:val="0"/>
          <w:divBdr>
            <w:top w:val="none" w:sz="0" w:space="0" w:color="auto"/>
            <w:left w:val="none" w:sz="0" w:space="0" w:color="auto"/>
            <w:bottom w:val="none" w:sz="0" w:space="0" w:color="auto"/>
            <w:right w:val="none" w:sz="0" w:space="0" w:color="auto"/>
          </w:divBdr>
        </w:div>
        <w:div w:id="963196104">
          <w:marLeft w:val="640"/>
          <w:marRight w:val="0"/>
          <w:marTop w:val="0"/>
          <w:marBottom w:val="0"/>
          <w:divBdr>
            <w:top w:val="none" w:sz="0" w:space="0" w:color="auto"/>
            <w:left w:val="none" w:sz="0" w:space="0" w:color="auto"/>
            <w:bottom w:val="none" w:sz="0" w:space="0" w:color="auto"/>
            <w:right w:val="none" w:sz="0" w:space="0" w:color="auto"/>
          </w:divBdr>
        </w:div>
        <w:div w:id="106700895">
          <w:marLeft w:val="640"/>
          <w:marRight w:val="0"/>
          <w:marTop w:val="0"/>
          <w:marBottom w:val="0"/>
          <w:divBdr>
            <w:top w:val="none" w:sz="0" w:space="0" w:color="auto"/>
            <w:left w:val="none" w:sz="0" w:space="0" w:color="auto"/>
            <w:bottom w:val="none" w:sz="0" w:space="0" w:color="auto"/>
            <w:right w:val="none" w:sz="0" w:space="0" w:color="auto"/>
          </w:divBdr>
        </w:div>
        <w:div w:id="1944216600">
          <w:marLeft w:val="640"/>
          <w:marRight w:val="0"/>
          <w:marTop w:val="0"/>
          <w:marBottom w:val="0"/>
          <w:divBdr>
            <w:top w:val="none" w:sz="0" w:space="0" w:color="auto"/>
            <w:left w:val="none" w:sz="0" w:space="0" w:color="auto"/>
            <w:bottom w:val="none" w:sz="0" w:space="0" w:color="auto"/>
            <w:right w:val="none" w:sz="0" w:space="0" w:color="auto"/>
          </w:divBdr>
        </w:div>
        <w:div w:id="618411812">
          <w:marLeft w:val="640"/>
          <w:marRight w:val="0"/>
          <w:marTop w:val="0"/>
          <w:marBottom w:val="0"/>
          <w:divBdr>
            <w:top w:val="none" w:sz="0" w:space="0" w:color="auto"/>
            <w:left w:val="none" w:sz="0" w:space="0" w:color="auto"/>
            <w:bottom w:val="none" w:sz="0" w:space="0" w:color="auto"/>
            <w:right w:val="none" w:sz="0" w:space="0" w:color="auto"/>
          </w:divBdr>
        </w:div>
        <w:div w:id="2000301620">
          <w:marLeft w:val="640"/>
          <w:marRight w:val="0"/>
          <w:marTop w:val="0"/>
          <w:marBottom w:val="0"/>
          <w:divBdr>
            <w:top w:val="none" w:sz="0" w:space="0" w:color="auto"/>
            <w:left w:val="none" w:sz="0" w:space="0" w:color="auto"/>
            <w:bottom w:val="none" w:sz="0" w:space="0" w:color="auto"/>
            <w:right w:val="none" w:sz="0" w:space="0" w:color="auto"/>
          </w:divBdr>
        </w:div>
        <w:div w:id="65811861">
          <w:marLeft w:val="640"/>
          <w:marRight w:val="0"/>
          <w:marTop w:val="0"/>
          <w:marBottom w:val="0"/>
          <w:divBdr>
            <w:top w:val="none" w:sz="0" w:space="0" w:color="auto"/>
            <w:left w:val="none" w:sz="0" w:space="0" w:color="auto"/>
            <w:bottom w:val="none" w:sz="0" w:space="0" w:color="auto"/>
            <w:right w:val="none" w:sz="0" w:space="0" w:color="auto"/>
          </w:divBdr>
        </w:div>
        <w:div w:id="845359786">
          <w:marLeft w:val="640"/>
          <w:marRight w:val="0"/>
          <w:marTop w:val="0"/>
          <w:marBottom w:val="0"/>
          <w:divBdr>
            <w:top w:val="none" w:sz="0" w:space="0" w:color="auto"/>
            <w:left w:val="none" w:sz="0" w:space="0" w:color="auto"/>
            <w:bottom w:val="none" w:sz="0" w:space="0" w:color="auto"/>
            <w:right w:val="none" w:sz="0" w:space="0" w:color="auto"/>
          </w:divBdr>
        </w:div>
        <w:div w:id="1116287592">
          <w:marLeft w:val="640"/>
          <w:marRight w:val="0"/>
          <w:marTop w:val="0"/>
          <w:marBottom w:val="0"/>
          <w:divBdr>
            <w:top w:val="none" w:sz="0" w:space="0" w:color="auto"/>
            <w:left w:val="none" w:sz="0" w:space="0" w:color="auto"/>
            <w:bottom w:val="none" w:sz="0" w:space="0" w:color="auto"/>
            <w:right w:val="none" w:sz="0" w:space="0" w:color="auto"/>
          </w:divBdr>
        </w:div>
        <w:div w:id="1560818999">
          <w:marLeft w:val="640"/>
          <w:marRight w:val="0"/>
          <w:marTop w:val="0"/>
          <w:marBottom w:val="0"/>
          <w:divBdr>
            <w:top w:val="none" w:sz="0" w:space="0" w:color="auto"/>
            <w:left w:val="none" w:sz="0" w:space="0" w:color="auto"/>
            <w:bottom w:val="none" w:sz="0" w:space="0" w:color="auto"/>
            <w:right w:val="none" w:sz="0" w:space="0" w:color="auto"/>
          </w:divBdr>
        </w:div>
        <w:div w:id="286276246">
          <w:marLeft w:val="640"/>
          <w:marRight w:val="0"/>
          <w:marTop w:val="0"/>
          <w:marBottom w:val="0"/>
          <w:divBdr>
            <w:top w:val="none" w:sz="0" w:space="0" w:color="auto"/>
            <w:left w:val="none" w:sz="0" w:space="0" w:color="auto"/>
            <w:bottom w:val="none" w:sz="0" w:space="0" w:color="auto"/>
            <w:right w:val="none" w:sz="0" w:space="0" w:color="auto"/>
          </w:divBdr>
        </w:div>
        <w:div w:id="615601156">
          <w:marLeft w:val="640"/>
          <w:marRight w:val="0"/>
          <w:marTop w:val="0"/>
          <w:marBottom w:val="0"/>
          <w:divBdr>
            <w:top w:val="none" w:sz="0" w:space="0" w:color="auto"/>
            <w:left w:val="none" w:sz="0" w:space="0" w:color="auto"/>
            <w:bottom w:val="none" w:sz="0" w:space="0" w:color="auto"/>
            <w:right w:val="none" w:sz="0" w:space="0" w:color="auto"/>
          </w:divBdr>
        </w:div>
        <w:div w:id="922107020">
          <w:marLeft w:val="640"/>
          <w:marRight w:val="0"/>
          <w:marTop w:val="0"/>
          <w:marBottom w:val="0"/>
          <w:divBdr>
            <w:top w:val="none" w:sz="0" w:space="0" w:color="auto"/>
            <w:left w:val="none" w:sz="0" w:space="0" w:color="auto"/>
            <w:bottom w:val="none" w:sz="0" w:space="0" w:color="auto"/>
            <w:right w:val="none" w:sz="0" w:space="0" w:color="auto"/>
          </w:divBdr>
        </w:div>
        <w:div w:id="1749183960">
          <w:marLeft w:val="640"/>
          <w:marRight w:val="0"/>
          <w:marTop w:val="0"/>
          <w:marBottom w:val="0"/>
          <w:divBdr>
            <w:top w:val="none" w:sz="0" w:space="0" w:color="auto"/>
            <w:left w:val="none" w:sz="0" w:space="0" w:color="auto"/>
            <w:bottom w:val="none" w:sz="0" w:space="0" w:color="auto"/>
            <w:right w:val="none" w:sz="0" w:space="0" w:color="auto"/>
          </w:divBdr>
        </w:div>
        <w:div w:id="551425983">
          <w:marLeft w:val="640"/>
          <w:marRight w:val="0"/>
          <w:marTop w:val="0"/>
          <w:marBottom w:val="0"/>
          <w:divBdr>
            <w:top w:val="none" w:sz="0" w:space="0" w:color="auto"/>
            <w:left w:val="none" w:sz="0" w:space="0" w:color="auto"/>
            <w:bottom w:val="none" w:sz="0" w:space="0" w:color="auto"/>
            <w:right w:val="none" w:sz="0" w:space="0" w:color="auto"/>
          </w:divBdr>
        </w:div>
        <w:div w:id="327757588">
          <w:marLeft w:val="640"/>
          <w:marRight w:val="0"/>
          <w:marTop w:val="0"/>
          <w:marBottom w:val="0"/>
          <w:divBdr>
            <w:top w:val="none" w:sz="0" w:space="0" w:color="auto"/>
            <w:left w:val="none" w:sz="0" w:space="0" w:color="auto"/>
            <w:bottom w:val="none" w:sz="0" w:space="0" w:color="auto"/>
            <w:right w:val="none" w:sz="0" w:space="0" w:color="auto"/>
          </w:divBdr>
        </w:div>
        <w:div w:id="516582338">
          <w:marLeft w:val="640"/>
          <w:marRight w:val="0"/>
          <w:marTop w:val="0"/>
          <w:marBottom w:val="0"/>
          <w:divBdr>
            <w:top w:val="none" w:sz="0" w:space="0" w:color="auto"/>
            <w:left w:val="none" w:sz="0" w:space="0" w:color="auto"/>
            <w:bottom w:val="none" w:sz="0" w:space="0" w:color="auto"/>
            <w:right w:val="none" w:sz="0" w:space="0" w:color="auto"/>
          </w:divBdr>
        </w:div>
        <w:div w:id="715466057">
          <w:marLeft w:val="640"/>
          <w:marRight w:val="0"/>
          <w:marTop w:val="0"/>
          <w:marBottom w:val="0"/>
          <w:divBdr>
            <w:top w:val="none" w:sz="0" w:space="0" w:color="auto"/>
            <w:left w:val="none" w:sz="0" w:space="0" w:color="auto"/>
            <w:bottom w:val="none" w:sz="0" w:space="0" w:color="auto"/>
            <w:right w:val="none" w:sz="0" w:space="0" w:color="auto"/>
          </w:divBdr>
        </w:div>
        <w:div w:id="52851507">
          <w:marLeft w:val="640"/>
          <w:marRight w:val="0"/>
          <w:marTop w:val="0"/>
          <w:marBottom w:val="0"/>
          <w:divBdr>
            <w:top w:val="none" w:sz="0" w:space="0" w:color="auto"/>
            <w:left w:val="none" w:sz="0" w:space="0" w:color="auto"/>
            <w:bottom w:val="none" w:sz="0" w:space="0" w:color="auto"/>
            <w:right w:val="none" w:sz="0" w:space="0" w:color="auto"/>
          </w:divBdr>
        </w:div>
        <w:div w:id="413741946">
          <w:marLeft w:val="640"/>
          <w:marRight w:val="0"/>
          <w:marTop w:val="0"/>
          <w:marBottom w:val="0"/>
          <w:divBdr>
            <w:top w:val="none" w:sz="0" w:space="0" w:color="auto"/>
            <w:left w:val="none" w:sz="0" w:space="0" w:color="auto"/>
            <w:bottom w:val="none" w:sz="0" w:space="0" w:color="auto"/>
            <w:right w:val="none" w:sz="0" w:space="0" w:color="auto"/>
          </w:divBdr>
        </w:div>
        <w:div w:id="2015840137">
          <w:marLeft w:val="640"/>
          <w:marRight w:val="0"/>
          <w:marTop w:val="0"/>
          <w:marBottom w:val="0"/>
          <w:divBdr>
            <w:top w:val="none" w:sz="0" w:space="0" w:color="auto"/>
            <w:left w:val="none" w:sz="0" w:space="0" w:color="auto"/>
            <w:bottom w:val="none" w:sz="0" w:space="0" w:color="auto"/>
            <w:right w:val="none" w:sz="0" w:space="0" w:color="auto"/>
          </w:divBdr>
        </w:div>
        <w:div w:id="1657567155">
          <w:marLeft w:val="640"/>
          <w:marRight w:val="0"/>
          <w:marTop w:val="0"/>
          <w:marBottom w:val="0"/>
          <w:divBdr>
            <w:top w:val="none" w:sz="0" w:space="0" w:color="auto"/>
            <w:left w:val="none" w:sz="0" w:space="0" w:color="auto"/>
            <w:bottom w:val="none" w:sz="0" w:space="0" w:color="auto"/>
            <w:right w:val="none" w:sz="0" w:space="0" w:color="auto"/>
          </w:divBdr>
        </w:div>
        <w:div w:id="649138435">
          <w:marLeft w:val="640"/>
          <w:marRight w:val="0"/>
          <w:marTop w:val="0"/>
          <w:marBottom w:val="0"/>
          <w:divBdr>
            <w:top w:val="none" w:sz="0" w:space="0" w:color="auto"/>
            <w:left w:val="none" w:sz="0" w:space="0" w:color="auto"/>
            <w:bottom w:val="none" w:sz="0" w:space="0" w:color="auto"/>
            <w:right w:val="none" w:sz="0" w:space="0" w:color="auto"/>
          </w:divBdr>
        </w:div>
        <w:div w:id="465708956">
          <w:marLeft w:val="640"/>
          <w:marRight w:val="0"/>
          <w:marTop w:val="0"/>
          <w:marBottom w:val="0"/>
          <w:divBdr>
            <w:top w:val="none" w:sz="0" w:space="0" w:color="auto"/>
            <w:left w:val="none" w:sz="0" w:space="0" w:color="auto"/>
            <w:bottom w:val="none" w:sz="0" w:space="0" w:color="auto"/>
            <w:right w:val="none" w:sz="0" w:space="0" w:color="auto"/>
          </w:divBdr>
        </w:div>
        <w:div w:id="614867140">
          <w:marLeft w:val="640"/>
          <w:marRight w:val="0"/>
          <w:marTop w:val="0"/>
          <w:marBottom w:val="0"/>
          <w:divBdr>
            <w:top w:val="none" w:sz="0" w:space="0" w:color="auto"/>
            <w:left w:val="none" w:sz="0" w:space="0" w:color="auto"/>
            <w:bottom w:val="none" w:sz="0" w:space="0" w:color="auto"/>
            <w:right w:val="none" w:sz="0" w:space="0" w:color="auto"/>
          </w:divBdr>
        </w:div>
        <w:div w:id="252594165">
          <w:marLeft w:val="640"/>
          <w:marRight w:val="0"/>
          <w:marTop w:val="0"/>
          <w:marBottom w:val="0"/>
          <w:divBdr>
            <w:top w:val="none" w:sz="0" w:space="0" w:color="auto"/>
            <w:left w:val="none" w:sz="0" w:space="0" w:color="auto"/>
            <w:bottom w:val="none" w:sz="0" w:space="0" w:color="auto"/>
            <w:right w:val="none" w:sz="0" w:space="0" w:color="auto"/>
          </w:divBdr>
        </w:div>
        <w:div w:id="287857931">
          <w:marLeft w:val="640"/>
          <w:marRight w:val="0"/>
          <w:marTop w:val="0"/>
          <w:marBottom w:val="0"/>
          <w:divBdr>
            <w:top w:val="none" w:sz="0" w:space="0" w:color="auto"/>
            <w:left w:val="none" w:sz="0" w:space="0" w:color="auto"/>
            <w:bottom w:val="none" w:sz="0" w:space="0" w:color="auto"/>
            <w:right w:val="none" w:sz="0" w:space="0" w:color="auto"/>
          </w:divBdr>
        </w:div>
      </w:divsChild>
    </w:div>
    <w:div w:id="79565392">
      <w:bodyDiv w:val="1"/>
      <w:marLeft w:val="0"/>
      <w:marRight w:val="0"/>
      <w:marTop w:val="0"/>
      <w:marBottom w:val="0"/>
      <w:divBdr>
        <w:top w:val="none" w:sz="0" w:space="0" w:color="auto"/>
        <w:left w:val="none" w:sz="0" w:space="0" w:color="auto"/>
        <w:bottom w:val="none" w:sz="0" w:space="0" w:color="auto"/>
        <w:right w:val="none" w:sz="0" w:space="0" w:color="auto"/>
      </w:divBdr>
      <w:divsChild>
        <w:div w:id="150414142">
          <w:marLeft w:val="640"/>
          <w:marRight w:val="0"/>
          <w:marTop w:val="0"/>
          <w:marBottom w:val="0"/>
          <w:divBdr>
            <w:top w:val="none" w:sz="0" w:space="0" w:color="auto"/>
            <w:left w:val="none" w:sz="0" w:space="0" w:color="auto"/>
            <w:bottom w:val="none" w:sz="0" w:space="0" w:color="auto"/>
            <w:right w:val="none" w:sz="0" w:space="0" w:color="auto"/>
          </w:divBdr>
        </w:div>
        <w:div w:id="491334589">
          <w:marLeft w:val="640"/>
          <w:marRight w:val="0"/>
          <w:marTop w:val="0"/>
          <w:marBottom w:val="0"/>
          <w:divBdr>
            <w:top w:val="none" w:sz="0" w:space="0" w:color="auto"/>
            <w:left w:val="none" w:sz="0" w:space="0" w:color="auto"/>
            <w:bottom w:val="none" w:sz="0" w:space="0" w:color="auto"/>
            <w:right w:val="none" w:sz="0" w:space="0" w:color="auto"/>
          </w:divBdr>
        </w:div>
        <w:div w:id="335114378">
          <w:marLeft w:val="640"/>
          <w:marRight w:val="0"/>
          <w:marTop w:val="0"/>
          <w:marBottom w:val="0"/>
          <w:divBdr>
            <w:top w:val="none" w:sz="0" w:space="0" w:color="auto"/>
            <w:left w:val="none" w:sz="0" w:space="0" w:color="auto"/>
            <w:bottom w:val="none" w:sz="0" w:space="0" w:color="auto"/>
            <w:right w:val="none" w:sz="0" w:space="0" w:color="auto"/>
          </w:divBdr>
        </w:div>
        <w:div w:id="2120903643">
          <w:marLeft w:val="640"/>
          <w:marRight w:val="0"/>
          <w:marTop w:val="0"/>
          <w:marBottom w:val="0"/>
          <w:divBdr>
            <w:top w:val="none" w:sz="0" w:space="0" w:color="auto"/>
            <w:left w:val="none" w:sz="0" w:space="0" w:color="auto"/>
            <w:bottom w:val="none" w:sz="0" w:space="0" w:color="auto"/>
            <w:right w:val="none" w:sz="0" w:space="0" w:color="auto"/>
          </w:divBdr>
        </w:div>
        <w:div w:id="1231426331">
          <w:marLeft w:val="640"/>
          <w:marRight w:val="0"/>
          <w:marTop w:val="0"/>
          <w:marBottom w:val="0"/>
          <w:divBdr>
            <w:top w:val="none" w:sz="0" w:space="0" w:color="auto"/>
            <w:left w:val="none" w:sz="0" w:space="0" w:color="auto"/>
            <w:bottom w:val="none" w:sz="0" w:space="0" w:color="auto"/>
            <w:right w:val="none" w:sz="0" w:space="0" w:color="auto"/>
          </w:divBdr>
        </w:div>
        <w:div w:id="159737740">
          <w:marLeft w:val="640"/>
          <w:marRight w:val="0"/>
          <w:marTop w:val="0"/>
          <w:marBottom w:val="0"/>
          <w:divBdr>
            <w:top w:val="none" w:sz="0" w:space="0" w:color="auto"/>
            <w:left w:val="none" w:sz="0" w:space="0" w:color="auto"/>
            <w:bottom w:val="none" w:sz="0" w:space="0" w:color="auto"/>
            <w:right w:val="none" w:sz="0" w:space="0" w:color="auto"/>
          </w:divBdr>
        </w:div>
        <w:div w:id="295721216">
          <w:marLeft w:val="640"/>
          <w:marRight w:val="0"/>
          <w:marTop w:val="0"/>
          <w:marBottom w:val="0"/>
          <w:divBdr>
            <w:top w:val="none" w:sz="0" w:space="0" w:color="auto"/>
            <w:left w:val="none" w:sz="0" w:space="0" w:color="auto"/>
            <w:bottom w:val="none" w:sz="0" w:space="0" w:color="auto"/>
            <w:right w:val="none" w:sz="0" w:space="0" w:color="auto"/>
          </w:divBdr>
        </w:div>
        <w:div w:id="1993754342">
          <w:marLeft w:val="640"/>
          <w:marRight w:val="0"/>
          <w:marTop w:val="0"/>
          <w:marBottom w:val="0"/>
          <w:divBdr>
            <w:top w:val="none" w:sz="0" w:space="0" w:color="auto"/>
            <w:left w:val="none" w:sz="0" w:space="0" w:color="auto"/>
            <w:bottom w:val="none" w:sz="0" w:space="0" w:color="auto"/>
            <w:right w:val="none" w:sz="0" w:space="0" w:color="auto"/>
          </w:divBdr>
        </w:div>
        <w:div w:id="1983728344">
          <w:marLeft w:val="640"/>
          <w:marRight w:val="0"/>
          <w:marTop w:val="0"/>
          <w:marBottom w:val="0"/>
          <w:divBdr>
            <w:top w:val="none" w:sz="0" w:space="0" w:color="auto"/>
            <w:left w:val="none" w:sz="0" w:space="0" w:color="auto"/>
            <w:bottom w:val="none" w:sz="0" w:space="0" w:color="auto"/>
            <w:right w:val="none" w:sz="0" w:space="0" w:color="auto"/>
          </w:divBdr>
        </w:div>
        <w:div w:id="1439789358">
          <w:marLeft w:val="640"/>
          <w:marRight w:val="0"/>
          <w:marTop w:val="0"/>
          <w:marBottom w:val="0"/>
          <w:divBdr>
            <w:top w:val="none" w:sz="0" w:space="0" w:color="auto"/>
            <w:left w:val="none" w:sz="0" w:space="0" w:color="auto"/>
            <w:bottom w:val="none" w:sz="0" w:space="0" w:color="auto"/>
            <w:right w:val="none" w:sz="0" w:space="0" w:color="auto"/>
          </w:divBdr>
        </w:div>
        <w:div w:id="202640714">
          <w:marLeft w:val="640"/>
          <w:marRight w:val="0"/>
          <w:marTop w:val="0"/>
          <w:marBottom w:val="0"/>
          <w:divBdr>
            <w:top w:val="none" w:sz="0" w:space="0" w:color="auto"/>
            <w:left w:val="none" w:sz="0" w:space="0" w:color="auto"/>
            <w:bottom w:val="none" w:sz="0" w:space="0" w:color="auto"/>
            <w:right w:val="none" w:sz="0" w:space="0" w:color="auto"/>
          </w:divBdr>
        </w:div>
        <w:div w:id="1394236296">
          <w:marLeft w:val="640"/>
          <w:marRight w:val="0"/>
          <w:marTop w:val="0"/>
          <w:marBottom w:val="0"/>
          <w:divBdr>
            <w:top w:val="none" w:sz="0" w:space="0" w:color="auto"/>
            <w:left w:val="none" w:sz="0" w:space="0" w:color="auto"/>
            <w:bottom w:val="none" w:sz="0" w:space="0" w:color="auto"/>
            <w:right w:val="none" w:sz="0" w:space="0" w:color="auto"/>
          </w:divBdr>
        </w:div>
        <w:div w:id="478038508">
          <w:marLeft w:val="640"/>
          <w:marRight w:val="0"/>
          <w:marTop w:val="0"/>
          <w:marBottom w:val="0"/>
          <w:divBdr>
            <w:top w:val="none" w:sz="0" w:space="0" w:color="auto"/>
            <w:left w:val="none" w:sz="0" w:space="0" w:color="auto"/>
            <w:bottom w:val="none" w:sz="0" w:space="0" w:color="auto"/>
            <w:right w:val="none" w:sz="0" w:space="0" w:color="auto"/>
          </w:divBdr>
        </w:div>
        <w:div w:id="1906377741">
          <w:marLeft w:val="640"/>
          <w:marRight w:val="0"/>
          <w:marTop w:val="0"/>
          <w:marBottom w:val="0"/>
          <w:divBdr>
            <w:top w:val="none" w:sz="0" w:space="0" w:color="auto"/>
            <w:left w:val="none" w:sz="0" w:space="0" w:color="auto"/>
            <w:bottom w:val="none" w:sz="0" w:space="0" w:color="auto"/>
            <w:right w:val="none" w:sz="0" w:space="0" w:color="auto"/>
          </w:divBdr>
        </w:div>
        <w:div w:id="1924797600">
          <w:marLeft w:val="640"/>
          <w:marRight w:val="0"/>
          <w:marTop w:val="0"/>
          <w:marBottom w:val="0"/>
          <w:divBdr>
            <w:top w:val="none" w:sz="0" w:space="0" w:color="auto"/>
            <w:left w:val="none" w:sz="0" w:space="0" w:color="auto"/>
            <w:bottom w:val="none" w:sz="0" w:space="0" w:color="auto"/>
            <w:right w:val="none" w:sz="0" w:space="0" w:color="auto"/>
          </w:divBdr>
        </w:div>
        <w:div w:id="1487747483">
          <w:marLeft w:val="640"/>
          <w:marRight w:val="0"/>
          <w:marTop w:val="0"/>
          <w:marBottom w:val="0"/>
          <w:divBdr>
            <w:top w:val="none" w:sz="0" w:space="0" w:color="auto"/>
            <w:left w:val="none" w:sz="0" w:space="0" w:color="auto"/>
            <w:bottom w:val="none" w:sz="0" w:space="0" w:color="auto"/>
            <w:right w:val="none" w:sz="0" w:space="0" w:color="auto"/>
          </w:divBdr>
        </w:div>
        <w:div w:id="459497562">
          <w:marLeft w:val="640"/>
          <w:marRight w:val="0"/>
          <w:marTop w:val="0"/>
          <w:marBottom w:val="0"/>
          <w:divBdr>
            <w:top w:val="none" w:sz="0" w:space="0" w:color="auto"/>
            <w:left w:val="none" w:sz="0" w:space="0" w:color="auto"/>
            <w:bottom w:val="none" w:sz="0" w:space="0" w:color="auto"/>
            <w:right w:val="none" w:sz="0" w:space="0" w:color="auto"/>
          </w:divBdr>
        </w:div>
        <w:div w:id="1876692578">
          <w:marLeft w:val="640"/>
          <w:marRight w:val="0"/>
          <w:marTop w:val="0"/>
          <w:marBottom w:val="0"/>
          <w:divBdr>
            <w:top w:val="none" w:sz="0" w:space="0" w:color="auto"/>
            <w:left w:val="none" w:sz="0" w:space="0" w:color="auto"/>
            <w:bottom w:val="none" w:sz="0" w:space="0" w:color="auto"/>
            <w:right w:val="none" w:sz="0" w:space="0" w:color="auto"/>
          </w:divBdr>
        </w:div>
        <w:div w:id="1350764501">
          <w:marLeft w:val="640"/>
          <w:marRight w:val="0"/>
          <w:marTop w:val="0"/>
          <w:marBottom w:val="0"/>
          <w:divBdr>
            <w:top w:val="none" w:sz="0" w:space="0" w:color="auto"/>
            <w:left w:val="none" w:sz="0" w:space="0" w:color="auto"/>
            <w:bottom w:val="none" w:sz="0" w:space="0" w:color="auto"/>
            <w:right w:val="none" w:sz="0" w:space="0" w:color="auto"/>
          </w:divBdr>
        </w:div>
        <w:div w:id="1965228357">
          <w:marLeft w:val="640"/>
          <w:marRight w:val="0"/>
          <w:marTop w:val="0"/>
          <w:marBottom w:val="0"/>
          <w:divBdr>
            <w:top w:val="none" w:sz="0" w:space="0" w:color="auto"/>
            <w:left w:val="none" w:sz="0" w:space="0" w:color="auto"/>
            <w:bottom w:val="none" w:sz="0" w:space="0" w:color="auto"/>
            <w:right w:val="none" w:sz="0" w:space="0" w:color="auto"/>
          </w:divBdr>
        </w:div>
        <w:div w:id="1014963412">
          <w:marLeft w:val="640"/>
          <w:marRight w:val="0"/>
          <w:marTop w:val="0"/>
          <w:marBottom w:val="0"/>
          <w:divBdr>
            <w:top w:val="none" w:sz="0" w:space="0" w:color="auto"/>
            <w:left w:val="none" w:sz="0" w:space="0" w:color="auto"/>
            <w:bottom w:val="none" w:sz="0" w:space="0" w:color="auto"/>
            <w:right w:val="none" w:sz="0" w:space="0" w:color="auto"/>
          </w:divBdr>
        </w:div>
        <w:div w:id="1950316017">
          <w:marLeft w:val="640"/>
          <w:marRight w:val="0"/>
          <w:marTop w:val="0"/>
          <w:marBottom w:val="0"/>
          <w:divBdr>
            <w:top w:val="none" w:sz="0" w:space="0" w:color="auto"/>
            <w:left w:val="none" w:sz="0" w:space="0" w:color="auto"/>
            <w:bottom w:val="none" w:sz="0" w:space="0" w:color="auto"/>
            <w:right w:val="none" w:sz="0" w:space="0" w:color="auto"/>
          </w:divBdr>
        </w:div>
        <w:div w:id="1100032529">
          <w:marLeft w:val="640"/>
          <w:marRight w:val="0"/>
          <w:marTop w:val="0"/>
          <w:marBottom w:val="0"/>
          <w:divBdr>
            <w:top w:val="none" w:sz="0" w:space="0" w:color="auto"/>
            <w:left w:val="none" w:sz="0" w:space="0" w:color="auto"/>
            <w:bottom w:val="none" w:sz="0" w:space="0" w:color="auto"/>
            <w:right w:val="none" w:sz="0" w:space="0" w:color="auto"/>
          </w:divBdr>
        </w:div>
        <w:div w:id="1809737646">
          <w:marLeft w:val="640"/>
          <w:marRight w:val="0"/>
          <w:marTop w:val="0"/>
          <w:marBottom w:val="0"/>
          <w:divBdr>
            <w:top w:val="none" w:sz="0" w:space="0" w:color="auto"/>
            <w:left w:val="none" w:sz="0" w:space="0" w:color="auto"/>
            <w:bottom w:val="none" w:sz="0" w:space="0" w:color="auto"/>
            <w:right w:val="none" w:sz="0" w:space="0" w:color="auto"/>
          </w:divBdr>
        </w:div>
        <w:div w:id="662707468">
          <w:marLeft w:val="640"/>
          <w:marRight w:val="0"/>
          <w:marTop w:val="0"/>
          <w:marBottom w:val="0"/>
          <w:divBdr>
            <w:top w:val="none" w:sz="0" w:space="0" w:color="auto"/>
            <w:left w:val="none" w:sz="0" w:space="0" w:color="auto"/>
            <w:bottom w:val="none" w:sz="0" w:space="0" w:color="auto"/>
            <w:right w:val="none" w:sz="0" w:space="0" w:color="auto"/>
          </w:divBdr>
        </w:div>
        <w:div w:id="1588541851">
          <w:marLeft w:val="640"/>
          <w:marRight w:val="0"/>
          <w:marTop w:val="0"/>
          <w:marBottom w:val="0"/>
          <w:divBdr>
            <w:top w:val="none" w:sz="0" w:space="0" w:color="auto"/>
            <w:left w:val="none" w:sz="0" w:space="0" w:color="auto"/>
            <w:bottom w:val="none" w:sz="0" w:space="0" w:color="auto"/>
            <w:right w:val="none" w:sz="0" w:space="0" w:color="auto"/>
          </w:divBdr>
        </w:div>
        <w:div w:id="235630092">
          <w:marLeft w:val="640"/>
          <w:marRight w:val="0"/>
          <w:marTop w:val="0"/>
          <w:marBottom w:val="0"/>
          <w:divBdr>
            <w:top w:val="none" w:sz="0" w:space="0" w:color="auto"/>
            <w:left w:val="none" w:sz="0" w:space="0" w:color="auto"/>
            <w:bottom w:val="none" w:sz="0" w:space="0" w:color="auto"/>
            <w:right w:val="none" w:sz="0" w:space="0" w:color="auto"/>
          </w:divBdr>
        </w:div>
        <w:div w:id="1866017204">
          <w:marLeft w:val="640"/>
          <w:marRight w:val="0"/>
          <w:marTop w:val="0"/>
          <w:marBottom w:val="0"/>
          <w:divBdr>
            <w:top w:val="none" w:sz="0" w:space="0" w:color="auto"/>
            <w:left w:val="none" w:sz="0" w:space="0" w:color="auto"/>
            <w:bottom w:val="none" w:sz="0" w:space="0" w:color="auto"/>
            <w:right w:val="none" w:sz="0" w:space="0" w:color="auto"/>
          </w:divBdr>
        </w:div>
        <w:div w:id="2116169801">
          <w:marLeft w:val="640"/>
          <w:marRight w:val="0"/>
          <w:marTop w:val="0"/>
          <w:marBottom w:val="0"/>
          <w:divBdr>
            <w:top w:val="none" w:sz="0" w:space="0" w:color="auto"/>
            <w:left w:val="none" w:sz="0" w:space="0" w:color="auto"/>
            <w:bottom w:val="none" w:sz="0" w:space="0" w:color="auto"/>
            <w:right w:val="none" w:sz="0" w:space="0" w:color="auto"/>
          </w:divBdr>
        </w:div>
        <w:div w:id="1734156912">
          <w:marLeft w:val="640"/>
          <w:marRight w:val="0"/>
          <w:marTop w:val="0"/>
          <w:marBottom w:val="0"/>
          <w:divBdr>
            <w:top w:val="none" w:sz="0" w:space="0" w:color="auto"/>
            <w:left w:val="none" w:sz="0" w:space="0" w:color="auto"/>
            <w:bottom w:val="none" w:sz="0" w:space="0" w:color="auto"/>
            <w:right w:val="none" w:sz="0" w:space="0" w:color="auto"/>
          </w:divBdr>
        </w:div>
        <w:div w:id="1151563340">
          <w:marLeft w:val="640"/>
          <w:marRight w:val="0"/>
          <w:marTop w:val="0"/>
          <w:marBottom w:val="0"/>
          <w:divBdr>
            <w:top w:val="none" w:sz="0" w:space="0" w:color="auto"/>
            <w:left w:val="none" w:sz="0" w:space="0" w:color="auto"/>
            <w:bottom w:val="none" w:sz="0" w:space="0" w:color="auto"/>
            <w:right w:val="none" w:sz="0" w:space="0" w:color="auto"/>
          </w:divBdr>
        </w:div>
        <w:div w:id="1969122136">
          <w:marLeft w:val="640"/>
          <w:marRight w:val="0"/>
          <w:marTop w:val="0"/>
          <w:marBottom w:val="0"/>
          <w:divBdr>
            <w:top w:val="none" w:sz="0" w:space="0" w:color="auto"/>
            <w:left w:val="none" w:sz="0" w:space="0" w:color="auto"/>
            <w:bottom w:val="none" w:sz="0" w:space="0" w:color="auto"/>
            <w:right w:val="none" w:sz="0" w:space="0" w:color="auto"/>
          </w:divBdr>
        </w:div>
        <w:div w:id="1105076563">
          <w:marLeft w:val="640"/>
          <w:marRight w:val="0"/>
          <w:marTop w:val="0"/>
          <w:marBottom w:val="0"/>
          <w:divBdr>
            <w:top w:val="none" w:sz="0" w:space="0" w:color="auto"/>
            <w:left w:val="none" w:sz="0" w:space="0" w:color="auto"/>
            <w:bottom w:val="none" w:sz="0" w:space="0" w:color="auto"/>
            <w:right w:val="none" w:sz="0" w:space="0" w:color="auto"/>
          </w:divBdr>
        </w:div>
        <w:div w:id="1811433632">
          <w:marLeft w:val="640"/>
          <w:marRight w:val="0"/>
          <w:marTop w:val="0"/>
          <w:marBottom w:val="0"/>
          <w:divBdr>
            <w:top w:val="none" w:sz="0" w:space="0" w:color="auto"/>
            <w:left w:val="none" w:sz="0" w:space="0" w:color="auto"/>
            <w:bottom w:val="none" w:sz="0" w:space="0" w:color="auto"/>
            <w:right w:val="none" w:sz="0" w:space="0" w:color="auto"/>
          </w:divBdr>
        </w:div>
        <w:div w:id="1084689744">
          <w:marLeft w:val="640"/>
          <w:marRight w:val="0"/>
          <w:marTop w:val="0"/>
          <w:marBottom w:val="0"/>
          <w:divBdr>
            <w:top w:val="none" w:sz="0" w:space="0" w:color="auto"/>
            <w:left w:val="none" w:sz="0" w:space="0" w:color="auto"/>
            <w:bottom w:val="none" w:sz="0" w:space="0" w:color="auto"/>
            <w:right w:val="none" w:sz="0" w:space="0" w:color="auto"/>
          </w:divBdr>
        </w:div>
        <w:div w:id="1210068165">
          <w:marLeft w:val="640"/>
          <w:marRight w:val="0"/>
          <w:marTop w:val="0"/>
          <w:marBottom w:val="0"/>
          <w:divBdr>
            <w:top w:val="none" w:sz="0" w:space="0" w:color="auto"/>
            <w:left w:val="none" w:sz="0" w:space="0" w:color="auto"/>
            <w:bottom w:val="none" w:sz="0" w:space="0" w:color="auto"/>
            <w:right w:val="none" w:sz="0" w:space="0" w:color="auto"/>
          </w:divBdr>
        </w:div>
        <w:div w:id="334768170">
          <w:marLeft w:val="640"/>
          <w:marRight w:val="0"/>
          <w:marTop w:val="0"/>
          <w:marBottom w:val="0"/>
          <w:divBdr>
            <w:top w:val="none" w:sz="0" w:space="0" w:color="auto"/>
            <w:left w:val="none" w:sz="0" w:space="0" w:color="auto"/>
            <w:bottom w:val="none" w:sz="0" w:space="0" w:color="auto"/>
            <w:right w:val="none" w:sz="0" w:space="0" w:color="auto"/>
          </w:divBdr>
        </w:div>
        <w:div w:id="1628268800">
          <w:marLeft w:val="640"/>
          <w:marRight w:val="0"/>
          <w:marTop w:val="0"/>
          <w:marBottom w:val="0"/>
          <w:divBdr>
            <w:top w:val="none" w:sz="0" w:space="0" w:color="auto"/>
            <w:left w:val="none" w:sz="0" w:space="0" w:color="auto"/>
            <w:bottom w:val="none" w:sz="0" w:space="0" w:color="auto"/>
            <w:right w:val="none" w:sz="0" w:space="0" w:color="auto"/>
          </w:divBdr>
        </w:div>
        <w:div w:id="1577133635">
          <w:marLeft w:val="640"/>
          <w:marRight w:val="0"/>
          <w:marTop w:val="0"/>
          <w:marBottom w:val="0"/>
          <w:divBdr>
            <w:top w:val="none" w:sz="0" w:space="0" w:color="auto"/>
            <w:left w:val="none" w:sz="0" w:space="0" w:color="auto"/>
            <w:bottom w:val="none" w:sz="0" w:space="0" w:color="auto"/>
            <w:right w:val="none" w:sz="0" w:space="0" w:color="auto"/>
          </w:divBdr>
        </w:div>
        <w:div w:id="2002274807">
          <w:marLeft w:val="640"/>
          <w:marRight w:val="0"/>
          <w:marTop w:val="0"/>
          <w:marBottom w:val="0"/>
          <w:divBdr>
            <w:top w:val="none" w:sz="0" w:space="0" w:color="auto"/>
            <w:left w:val="none" w:sz="0" w:space="0" w:color="auto"/>
            <w:bottom w:val="none" w:sz="0" w:space="0" w:color="auto"/>
            <w:right w:val="none" w:sz="0" w:space="0" w:color="auto"/>
          </w:divBdr>
        </w:div>
        <w:div w:id="502935417">
          <w:marLeft w:val="640"/>
          <w:marRight w:val="0"/>
          <w:marTop w:val="0"/>
          <w:marBottom w:val="0"/>
          <w:divBdr>
            <w:top w:val="none" w:sz="0" w:space="0" w:color="auto"/>
            <w:left w:val="none" w:sz="0" w:space="0" w:color="auto"/>
            <w:bottom w:val="none" w:sz="0" w:space="0" w:color="auto"/>
            <w:right w:val="none" w:sz="0" w:space="0" w:color="auto"/>
          </w:divBdr>
        </w:div>
        <w:div w:id="1351949915">
          <w:marLeft w:val="640"/>
          <w:marRight w:val="0"/>
          <w:marTop w:val="0"/>
          <w:marBottom w:val="0"/>
          <w:divBdr>
            <w:top w:val="none" w:sz="0" w:space="0" w:color="auto"/>
            <w:left w:val="none" w:sz="0" w:space="0" w:color="auto"/>
            <w:bottom w:val="none" w:sz="0" w:space="0" w:color="auto"/>
            <w:right w:val="none" w:sz="0" w:space="0" w:color="auto"/>
          </w:divBdr>
        </w:div>
        <w:div w:id="437797709">
          <w:marLeft w:val="640"/>
          <w:marRight w:val="0"/>
          <w:marTop w:val="0"/>
          <w:marBottom w:val="0"/>
          <w:divBdr>
            <w:top w:val="none" w:sz="0" w:space="0" w:color="auto"/>
            <w:left w:val="none" w:sz="0" w:space="0" w:color="auto"/>
            <w:bottom w:val="none" w:sz="0" w:space="0" w:color="auto"/>
            <w:right w:val="none" w:sz="0" w:space="0" w:color="auto"/>
          </w:divBdr>
        </w:div>
        <w:div w:id="1910993611">
          <w:marLeft w:val="640"/>
          <w:marRight w:val="0"/>
          <w:marTop w:val="0"/>
          <w:marBottom w:val="0"/>
          <w:divBdr>
            <w:top w:val="none" w:sz="0" w:space="0" w:color="auto"/>
            <w:left w:val="none" w:sz="0" w:space="0" w:color="auto"/>
            <w:bottom w:val="none" w:sz="0" w:space="0" w:color="auto"/>
            <w:right w:val="none" w:sz="0" w:space="0" w:color="auto"/>
          </w:divBdr>
        </w:div>
        <w:div w:id="2364252">
          <w:marLeft w:val="640"/>
          <w:marRight w:val="0"/>
          <w:marTop w:val="0"/>
          <w:marBottom w:val="0"/>
          <w:divBdr>
            <w:top w:val="none" w:sz="0" w:space="0" w:color="auto"/>
            <w:left w:val="none" w:sz="0" w:space="0" w:color="auto"/>
            <w:bottom w:val="none" w:sz="0" w:space="0" w:color="auto"/>
            <w:right w:val="none" w:sz="0" w:space="0" w:color="auto"/>
          </w:divBdr>
        </w:div>
        <w:div w:id="969096215">
          <w:marLeft w:val="640"/>
          <w:marRight w:val="0"/>
          <w:marTop w:val="0"/>
          <w:marBottom w:val="0"/>
          <w:divBdr>
            <w:top w:val="none" w:sz="0" w:space="0" w:color="auto"/>
            <w:left w:val="none" w:sz="0" w:space="0" w:color="auto"/>
            <w:bottom w:val="none" w:sz="0" w:space="0" w:color="auto"/>
            <w:right w:val="none" w:sz="0" w:space="0" w:color="auto"/>
          </w:divBdr>
        </w:div>
        <w:div w:id="1276861112">
          <w:marLeft w:val="640"/>
          <w:marRight w:val="0"/>
          <w:marTop w:val="0"/>
          <w:marBottom w:val="0"/>
          <w:divBdr>
            <w:top w:val="none" w:sz="0" w:space="0" w:color="auto"/>
            <w:left w:val="none" w:sz="0" w:space="0" w:color="auto"/>
            <w:bottom w:val="none" w:sz="0" w:space="0" w:color="auto"/>
            <w:right w:val="none" w:sz="0" w:space="0" w:color="auto"/>
          </w:divBdr>
        </w:div>
        <w:div w:id="1482311496">
          <w:marLeft w:val="640"/>
          <w:marRight w:val="0"/>
          <w:marTop w:val="0"/>
          <w:marBottom w:val="0"/>
          <w:divBdr>
            <w:top w:val="none" w:sz="0" w:space="0" w:color="auto"/>
            <w:left w:val="none" w:sz="0" w:space="0" w:color="auto"/>
            <w:bottom w:val="none" w:sz="0" w:space="0" w:color="auto"/>
            <w:right w:val="none" w:sz="0" w:space="0" w:color="auto"/>
          </w:divBdr>
        </w:div>
        <w:div w:id="815994054">
          <w:marLeft w:val="640"/>
          <w:marRight w:val="0"/>
          <w:marTop w:val="0"/>
          <w:marBottom w:val="0"/>
          <w:divBdr>
            <w:top w:val="none" w:sz="0" w:space="0" w:color="auto"/>
            <w:left w:val="none" w:sz="0" w:space="0" w:color="auto"/>
            <w:bottom w:val="none" w:sz="0" w:space="0" w:color="auto"/>
            <w:right w:val="none" w:sz="0" w:space="0" w:color="auto"/>
          </w:divBdr>
        </w:div>
        <w:div w:id="1830243709">
          <w:marLeft w:val="640"/>
          <w:marRight w:val="0"/>
          <w:marTop w:val="0"/>
          <w:marBottom w:val="0"/>
          <w:divBdr>
            <w:top w:val="none" w:sz="0" w:space="0" w:color="auto"/>
            <w:left w:val="none" w:sz="0" w:space="0" w:color="auto"/>
            <w:bottom w:val="none" w:sz="0" w:space="0" w:color="auto"/>
            <w:right w:val="none" w:sz="0" w:space="0" w:color="auto"/>
          </w:divBdr>
        </w:div>
        <w:div w:id="1121220051">
          <w:marLeft w:val="640"/>
          <w:marRight w:val="0"/>
          <w:marTop w:val="0"/>
          <w:marBottom w:val="0"/>
          <w:divBdr>
            <w:top w:val="none" w:sz="0" w:space="0" w:color="auto"/>
            <w:left w:val="none" w:sz="0" w:space="0" w:color="auto"/>
            <w:bottom w:val="none" w:sz="0" w:space="0" w:color="auto"/>
            <w:right w:val="none" w:sz="0" w:space="0" w:color="auto"/>
          </w:divBdr>
        </w:div>
        <w:div w:id="1134713840">
          <w:marLeft w:val="640"/>
          <w:marRight w:val="0"/>
          <w:marTop w:val="0"/>
          <w:marBottom w:val="0"/>
          <w:divBdr>
            <w:top w:val="none" w:sz="0" w:space="0" w:color="auto"/>
            <w:left w:val="none" w:sz="0" w:space="0" w:color="auto"/>
            <w:bottom w:val="none" w:sz="0" w:space="0" w:color="auto"/>
            <w:right w:val="none" w:sz="0" w:space="0" w:color="auto"/>
          </w:divBdr>
        </w:div>
        <w:div w:id="661590989">
          <w:marLeft w:val="640"/>
          <w:marRight w:val="0"/>
          <w:marTop w:val="0"/>
          <w:marBottom w:val="0"/>
          <w:divBdr>
            <w:top w:val="none" w:sz="0" w:space="0" w:color="auto"/>
            <w:left w:val="none" w:sz="0" w:space="0" w:color="auto"/>
            <w:bottom w:val="none" w:sz="0" w:space="0" w:color="auto"/>
            <w:right w:val="none" w:sz="0" w:space="0" w:color="auto"/>
          </w:divBdr>
        </w:div>
        <w:div w:id="1049761494">
          <w:marLeft w:val="640"/>
          <w:marRight w:val="0"/>
          <w:marTop w:val="0"/>
          <w:marBottom w:val="0"/>
          <w:divBdr>
            <w:top w:val="none" w:sz="0" w:space="0" w:color="auto"/>
            <w:left w:val="none" w:sz="0" w:space="0" w:color="auto"/>
            <w:bottom w:val="none" w:sz="0" w:space="0" w:color="auto"/>
            <w:right w:val="none" w:sz="0" w:space="0" w:color="auto"/>
          </w:divBdr>
        </w:div>
        <w:div w:id="829448886">
          <w:marLeft w:val="640"/>
          <w:marRight w:val="0"/>
          <w:marTop w:val="0"/>
          <w:marBottom w:val="0"/>
          <w:divBdr>
            <w:top w:val="none" w:sz="0" w:space="0" w:color="auto"/>
            <w:left w:val="none" w:sz="0" w:space="0" w:color="auto"/>
            <w:bottom w:val="none" w:sz="0" w:space="0" w:color="auto"/>
            <w:right w:val="none" w:sz="0" w:space="0" w:color="auto"/>
          </w:divBdr>
        </w:div>
        <w:div w:id="1951475226">
          <w:marLeft w:val="640"/>
          <w:marRight w:val="0"/>
          <w:marTop w:val="0"/>
          <w:marBottom w:val="0"/>
          <w:divBdr>
            <w:top w:val="none" w:sz="0" w:space="0" w:color="auto"/>
            <w:left w:val="none" w:sz="0" w:space="0" w:color="auto"/>
            <w:bottom w:val="none" w:sz="0" w:space="0" w:color="auto"/>
            <w:right w:val="none" w:sz="0" w:space="0" w:color="auto"/>
          </w:divBdr>
        </w:div>
        <w:div w:id="1375544031">
          <w:marLeft w:val="640"/>
          <w:marRight w:val="0"/>
          <w:marTop w:val="0"/>
          <w:marBottom w:val="0"/>
          <w:divBdr>
            <w:top w:val="none" w:sz="0" w:space="0" w:color="auto"/>
            <w:left w:val="none" w:sz="0" w:space="0" w:color="auto"/>
            <w:bottom w:val="none" w:sz="0" w:space="0" w:color="auto"/>
            <w:right w:val="none" w:sz="0" w:space="0" w:color="auto"/>
          </w:divBdr>
        </w:div>
        <w:div w:id="1690451581">
          <w:marLeft w:val="640"/>
          <w:marRight w:val="0"/>
          <w:marTop w:val="0"/>
          <w:marBottom w:val="0"/>
          <w:divBdr>
            <w:top w:val="none" w:sz="0" w:space="0" w:color="auto"/>
            <w:left w:val="none" w:sz="0" w:space="0" w:color="auto"/>
            <w:bottom w:val="none" w:sz="0" w:space="0" w:color="auto"/>
            <w:right w:val="none" w:sz="0" w:space="0" w:color="auto"/>
          </w:divBdr>
        </w:div>
        <w:div w:id="1373460843">
          <w:marLeft w:val="640"/>
          <w:marRight w:val="0"/>
          <w:marTop w:val="0"/>
          <w:marBottom w:val="0"/>
          <w:divBdr>
            <w:top w:val="none" w:sz="0" w:space="0" w:color="auto"/>
            <w:left w:val="none" w:sz="0" w:space="0" w:color="auto"/>
            <w:bottom w:val="none" w:sz="0" w:space="0" w:color="auto"/>
            <w:right w:val="none" w:sz="0" w:space="0" w:color="auto"/>
          </w:divBdr>
        </w:div>
        <w:div w:id="3479694">
          <w:marLeft w:val="640"/>
          <w:marRight w:val="0"/>
          <w:marTop w:val="0"/>
          <w:marBottom w:val="0"/>
          <w:divBdr>
            <w:top w:val="none" w:sz="0" w:space="0" w:color="auto"/>
            <w:left w:val="none" w:sz="0" w:space="0" w:color="auto"/>
            <w:bottom w:val="none" w:sz="0" w:space="0" w:color="auto"/>
            <w:right w:val="none" w:sz="0" w:space="0" w:color="auto"/>
          </w:divBdr>
        </w:div>
        <w:div w:id="498691007">
          <w:marLeft w:val="640"/>
          <w:marRight w:val="0"/>
          <w:marTop w:val="0"/>
          <w:marBottom w:val="0"/>
          <w:divBdr>
            <w:top w:val="none" w:sz="0" w:space="0" w:color="auto"/>
            <w:left w:val="none" w:sz="0" w:space="0" w:color="auto"/>
            <w:bottom w:val="none" w:sz="0" w:space="0" w:color="auto"/>
            <w:right w:val="none" w:sz="0" w:space="0" w:color="auto"/>
          </w:divBdr>
        </w:div>
        <w:div w:id="575289398">
          <w:marLeft w:val="640"/>
          <w:marRight w:val="0"/>
          <w:marTop w:val="0"/>
          <w:marBottom w:val="0"/>
          <w:divBdr>
            <w:top w:val="none" w:sz="0" w:space="0" w:color="auto"/>
            <w:left w:val="none" w:sz="0" w:space="0" w:color="auto"/>
            <w:bottom w:val="none" w:sz="0" w:space="0" w:color="auto"/>
            <w:right w:val="none" w:sz="0" w:space="0" w:color="auto"/>
          </w:divBdr>
        </w:div>
        <w:div w:id="108471257">
          <w:marLeft w:val="640"/>
          <w:marRight w:val="0"/>
          <w:marTop w:val="0"/>
          <w:marBottom w:val="0"/>
          <w:divBdr>
            <w:top w:val="none" w:sz="0" w:space="0" w:color="auto"/>
            <w:left w:val="none" w:sz="0" w:space="0" w:color="auto"/>
            <w:bottom w:val="none" w:sz="0" w:space="0" w:color="auto"/>
            <w:right w:val="none" w:sz="0" w:space="0" w:color="auto"/>
          </w:divBdr>
        </w:div>
        <w:div w:id="1237783864">
          <w:marLeft w:val="640"/>
          <w:marRight w:val="0"/>
          <w:marTop w:val="0"/>
          <w:marBottom w:val="0"/>
          <w:divBdr>
            <w:top w:val="none" w:sz="0" w:space="0" w:color="auto"/>
            <w:left w:val="none" w:sz="0" w:space="0" w:color="auto"/>
            <w:bottom w:val="none" w:sz="0" w:space="0" w:color="auto"/>
            <w:right w:val="none" w:sz="0" w:space="0" w:color="auto"/>
          </w:divBdr>
        </w:div>
        <w:div w:id="307364945">
          <w:marLeft w:val="640"/>
          <w:marRight w:val="0"/>
          <w:marTop w:val="0"/>
          <w:marBottom w:val="0"/>
          <w:divBdr>
            <w:top w:val="none" w:sz="0" w:space="0" w:color="auto"/>
            <w:left w:val="none" w:sz="0" w:space="0" w:color="auto"/>
            <w:bottom w:val="none" w:sz="0" w:space="0" w:color="auto"/>
            <w:right w:val="none" w:sz="0" w:space="0" w:color="auto"/>
          </w:divBdr>
        </w:div>
        <w:div w:id="867911185">
          <w:marLeft w:val="640"/>
          <w:marRight w:val="0"/>
          <w:marTop w:val="0"/>
          <w:marBottom w:val="0"/>
          <w:divBdr>
            <w:top w:val="none" w:sz="0" w:space="0" w:color="auto"/>
            <w:left w:val="none" w:sz="0" w:space="0" w:color="auto"/>
            <w:bottom w:val="none" w:sz="0" w:space="0" w:color="auto"/>
            <w:right w:val="none" w:sz="0" w:space="0" w:color="auto"/>
          </w:divBdr>
        </w:div>
        <w:div w:id="92215267">
          <w:marLeft w:val="640"/>
          <w:marRight w:val="0"/>
          <w:marTop w:val="0"/>
          <w:marBottom w:val="0"/>
          <w:divBdr>
            <w:top w:val="none" w:sz="0" w:space="0" w:color="auto"/>
            <w:left w:val="none" w:sz="0" w:space="0" w:color="auto"/>
            <w:bottom w:val="none" w:sz="0" w:space="0" w:color="auto"/>
            <w:right w:val="none" w:sz="0" w:space="0" w:color="auto"/>
          </w:divBdr>
        </w:div>
        <w:div w:id="1871916640">
          <w:marLeft w:val="640"/>
          <w:marRight w:val="0"/>
          <w:marTop w:val="0"/>
          <w:marBottom w:val="0"/>
          <w:divBdr>
            <w:top w:val="none" w:sz="0" w:space="0" w:color="auto"/>
            <w:left w:val="none" w:sz="0" w:space="0" w:color="auto"/>
            <w:bottom w:val="none" w:sz="0" w:space="0" w:color="auto"/>
            <w:right w:val="none" w:sz="0" w:space="0" w:color="auto"/>
          </w:divBdr>
        </w:div>
        <w:div w:id="510679083">
          <w:marLeft w:val="640"/>
          <w:marRight w:val="0"/>
          <w:marTop w:val="0"/>
          <w:marBottom w:val="0"/>
          <w:divBdr>
            <w:top w:val="none" w:sz="0" w:space="0" w:color="auto"/>
            <w:left w:val="none" w:sz="0" w:space="0" w:color="auto"/>
            <w:bottom w:val="none" w:sz="0" w:space="0" w:color="auto"/>
            <w:right w:val="none" w:sz="0" w:space="0" w:color="auto"/>
          </w:divBdr>
        </w:div>
        <w:div w:id="183831593">
          <w:marLeft w:val="640"/>
          <w:marRight w:val="0"/>
          <w:marTop w:val="0"/>
          <w:marBottom w:val="0"/>
          <w:divBdr>
            <w:top w:val="none" w:sz="0" w:space="0" w:color="auto"/>
            <w:left w:val="none" w:sz="0" w:space="0" w:color="auto"/>
            <w:bottom w:val="none" w:sz="0" w:space="0" w:color="auto"/>
            <w:right w:val="none" w:sz="0" w:space="0" w:color="auto"/>
          </w:divBdr>
        </w:div>
        <w:div w:id="244807469">
          <w:marLeft w:val="640"/>
          <w:marRight w:val="0"/>
          <w:marTop w:val="0"/>
          <w:marBottom w:val="0"/>
          <w:divBdr>
            <w:top w:val="none" w:sz="0" w:space="0" w:color="auto"/>
            <w:left w:val="none" w:sz="0" w:space="0" w:color="auto"/>
            <w:bottom w:val="none" w:sz="0" w:space="0" w:color="auto"/>
            <w:right w:val="none" w:sz="0" w:space="0" w:color="auto"/>
          </w:divBdr>
        </w:div>
        <w:div w:id="415632191">
          <w:marLeft w:val="640"/>
          <w:marRight w:val="0"/>
          <w:marTop w:val="0"/>
          <w:marBottom w:val="0"/>
          <w:divBdr>
            <w:top w:val="none" w:sz="0" w:space="0" w:color="auto"/>
            <w:left w:val="none" w:sz="0" w:space="0" w:color="auto"/>
            <w:bottom w:val="none" w:sz="0" w:space="0" w:color="auto"/>
            <w:right w:val="none" w:sz="0" w:space="0" w:color="auto"/>
          </w:divBdr>
        </w:div>
        <w:div w:id="2135637725">
          <w:marLeft w:val="640"/>
          <w:marRight w:val="0"/>
          <w:marTop w:val="0"/>
          <w:marBottom w:val="0"/>
          <w:divBdr>
            <w:top w:val="none" w:sz="0" w:space="0" w:color="auto"/>
            <w:left w:val="none" w:sz="0" w:space="0" w:color="auto"/>
            <w:bottom w:val="none" w:sz="0" w:space="0" w:color="auto"/>
            <w:right w:val="none" w:sz="0" w:space="0" w:color="auto"/>
          </w:divBdr>
        </w:div>
        <w:div w:id="830946737">
          <w:marLeft w:val="640"/>
          <w:marRight w:val="0"/>
          <w:marTop w:val="0"/>
          <w:marBottom w:val="0"/>
          <w:divBdr>
            <w:top w:val="none" w:sz="0" w:space="0" w:color="auto"/>
            <w:left w:val="none" w:sz="0" w:space="0" w:color="auto"/>
            <w:bottom w:val="none" w:sz="0" w:space="0" w:color="auto"/>
            <w:right w:val="none" w:sz="0" w:space="0" w:color="auto"/>
          </w:divBdr>
        </w:div>
        <w:div w:id="1446653107">
          <w:marLeft w:val="640"/>
          <w:marRight w:val="0"/>
          <w:marTop w:val="0"/>
          <w:marBottom w:val="0"/>
          <w:divBdr>
            <w:top w:val="none" w:sz="0" w:space="0" w:color="auto"/>
            <w:left w:val="none" w:sz="0" w:space="0" w:color="auto"/>
            <w:bottom w:val="none" w:sz="0" w:space="0" w:color="auto"/>
            <w:right w:val="none" w:sz="0" w:space="0" w:color="auto"/>
          </w:divBdr>
        </w:div>
        <w:div w:id="1960721645">
          <w:marLeft w:val="640"/>
          <w:marRight w:val="0"/>
          <w:marTop w:val="0"/>
          <w:marBottom w:val="0"/>
          <w:divBdr>
            <w:top w:val="none" w:sz="0" w:space="0" w:color="auto"/>
            <w:left w:val="none" w:sz="0" w:space="0" w:color="auto"/>
            <w:bottom w:val="none" w:sz="0" w:space="0" w:color="auto"/>
            <w:right w:val="none" w:sz="0" w:space="0" w:color="auto"/>
          </w:divBdr>
        </w:div>
        <w:div w:id="1694040100">
          <w:marLeft w:val="640"/>
          <w:marRight w:val="0"/>
          <w:marTop w:val="0"/>
          <w:marBottom w:val="0"/>
          <w:divBdr>
            <w:top w:val="none" w:sz="0" w:space="0" w:color="auto"/>
            <w:left w:val="none" w:sz="0" w:space="0" w:color="auto"/>
            <w:bottom w:val="none" w:sz="0" w:space="0" w:color="auto"/>
            <w:right w:val="none" w:sz="0" w:space="0" w:color="auto"/>
          </w:divBdr>
        </w:div>
        <w:div w:id="1508401158">
          <w:marLeft w:val="640"/>
          <w:marRight w:val="0"/>
          <w:marTop w:val="0"/>
          <w:marBottom w:val="0"/>
          <w:divBdr>
            <w:top w:val="none" w:sz="0" w:space="0" w:color="auto"/>
            <w:left w:val="none" w:sz="0" w:space="0" w:color="auto"/>
            <w:bottom w:val="none" w:sz="0" w:space="0" w:color="auto"/>
            <w:right w:val="none" w:sz="0" w:space="0" w:color="auto"/>
          </w:divBdr>
        </w:div>
        <w:div w:id="1477641919">
          <w:marLeft w:val="640"/>
          <w:marRight w:val="0"/>
          <w:marTop w:val="0"/>
          <w:marBottom w:val="0"/>
          <w:divBdr>
            <w:top w:val="none" w:sz="0" w:space="0" w:color="auto"/>
            <w:left w:val="none" w:sz="0" w:space="0" w:color="auto"/>
            <w:bottom w:val="none" w:sz="0" w:space="0" w:color="auto"/>
            <w:right w:val="none" w:sz="0" w:space="0" w:color="auto"/>
          </w:divBdr>
        </w:div>
        <w:div w:id="1199007288">
          <w:marLeft w:val="640"/>
          <w:marRight w:val="0"/>
          <w:marTop w:val="0"/>
          <w:marBottom w:val="0"/>
          <w:divBdr>
            <w:top w:val="none" w:sz="0" w:space="0" w:color="auto"/>
            <w:left w:val="none" w:sz="0" w:space="0" w:color="auto"/>
            <w:bottom w:val="none" w:sz="0" w:space="0" w:color="auto"/>
            <w:right w:val="none" w:sz="0" w:space="0" w:color="auto"/>
          </w:divBdr>
        </w:div>
        <w:div w:id="583493965">
          <w:marLeft w:val="640"/>
          <w:marRight w:val="0"/>
          <w:marTop w:val="0"/>
          <w:marBottom w:val="0"/>
          <w:divBdr>
            <w:top w:val="none" w:sz="0" w:space="0" w:color="auto"/>
            <w:left w:val="none" w:sz="0" w:space="0" w:color="auto"/>
            <w:bottom w:val="none" w:sz="0" w:space="0" w:color="auto"/>
            <w:right w:val="none" w:sz="0" w:space="0" w:color="auto"/>
          </w:divBdr>
        </w:div>
        <w:div w:id="1555115221">
          <w:marLeft w:val="640"/>
          <w:marRight w:val="0"/>
          <w:marTop w:val="0"/>
          <w:marBottom w:val="0"/>
          <w:divBdr>
            <w:top w:val="none" w:sz="0" w:space="0" w:color="auto"/>
            <w:left w:val="none" w:sz="0" w:space="0" w:color="auto"/>
            <w:bottom w:val="none" w:sz="0" w:space="0" w:color="auto"/>
            <w:right w:val="none" w:sz="0" w:space="0" w:color="auto"/>
          </w:divBdr>
        </w:div>
        <w:div w:id="2133404025">
          <w:marLeft w:val="640"/>
          <w:marRight w:val="0"/>
          <w:marTop w:val="0"/>
          <w:marBottom w:val="0"/>
          <w:divBdr>
            <w:top w:val="none" w:sz="0" w:space="0" w:color="auto"/>
            <w:left w:val="none" w:sz="0" w:space="0" w:color="auto"/>
            <w:bottom w:val="none" w:sz="0" w:space="0" w:color="auto"/>
            <w:right w:val="none" w:sz="0" w:space="0" w:color="auto"/>
          </w:divBdr>
        </w:div>
        <w:div w:id="633490813">
          <w:marLeft w:val="640"/>
          <w:marRight w:val="0"/>
          <w:marTop w:val="0"/>
          <w:marBottom w:val="0"/>
          <w:divBdr>
            <w:top w:val="none" w:sz="0" w:space="0" w:color="auto"/>
            <w:left w:val="none" w:sz="0" w:space="0" w:color="auto"/>
            <w:bottom w:val="none" w:sz="0" w:space="0" w:color="auto"/>
            <w:right w:val="none" w:sz="0" w:space="0" w:color="auto"/>
          </w:divBdr>
        </w:div>
        <w:div w:id="1361778244">
          <w:marLeft w:val="640"/>
          <w:marRight w:val="0"/>
          <w:marTop w:val="0"/>
          <w:marBottom w:val="0"/>
          <w:divBdr>
            <w:top w:val="none" w:sz="0" w:space="0" w:color="auto"/>
            <w:left w:val="none" w:sz="0" w:space="0" w:color="auto"/>
            <w:bottom w:val="none" w:sz="0" w:space="0" w:color="auto"/>
            <w:right w:val="none" w:sz="0" w:space="0" w:color="auto"/>
          </w:divBdr>
        </w:div>
        <w:div w:id="797525111">
          <w:marLeft w:val="640"/>
          <w:marRight w:val="0"/>
          <w:marTop w:val="0"/>
          <w:marBottom w:val="0"/>
          <w:divBdr>
            <w:top w:val="none" w:sz="0" w:space="0" w:color="auto"/>
            <w:left w:val="none" w:sz="0" w:space="0" w:color="auto"/>
            <w:bottom w:val="none" w:sz="0" w:space="0" w:color="auto"/>
            <w:right w:val="none" w:sz="0" w:space="0" w:color="auto"/>
          </w:divBdr>
        </w:div>
        <w:div w:id="502207052">
          <w:marLeft w:val="640"/>
          <w:marRight w:val="0"/>
          <w:marTop w:val="0"/>
          <w:marBottom w:val="0"/>
          <w:divBdr>
            <w:top w:val="none" w:sz="0" w:space="0" w:color="auto"/>
            <w:left w:val="none" w:sz="0" w:space="0" w:color="auto"/>
            <w:bottom w:val="none" w:sz="0" w:space="0" w:color="auto"/>
            <w:right w:val="none" w:sz="0" w:space="0" w:color="auto"/>
          </w:divBdr>
        </w:div>
        <w:div w:id="4746152">
          <w:marLeft w:val="640"/>
          <w:marRight w:val="0"/>
          <w:marTop w:val="0"/>
          <w:marBottom w:val="0"/>
          <w:divBdr>
            <w:top w:val="none" w:sz="0" w:space="0" w:color="auto"/>
            <w:left w:val="none" w:sz="0" w:space="0" w:color="auto"/>
            <w:bottom w:val="none" w:sz="0" w:space="0" w:color="auto"/>
            <w:right w:val="none" w:sz="0" w:space="0" w:color="auto"/>
          </w:divBdr>
        </w:div>
        <w:div w:id="708843976">
          <w:marLeft w:val="640"/>
          <w:marRight w:val="0"/>
          <w:marTop w:val="0"/>
          <w:marBottom w:val="0"/>
          <w:divBdr>
            <w:top w:val="none" w:sz="0" w:space="0" w:color="auto"/>
            <w:left w:val="none" w:sz="0" w:space="0" w:color="auto"/>
            <w:bottom w:val="none" w:sz="0" w:space="0" w:color="auto"/>
            <w:right w:val="none" w:sz="0" w:space="0" w:color="auto"/>
          </w:divBdr>
        </w:div>
        <w:div w:id="329599687">
          <w:marLeft w:val="640"/>
          <w:marRight w:val="0"/>
          <w:marTop w:val="0"/>
          <w:marBottom w:val="0"/>
          <w:divBdr>
            <w:top w:val="none" w:sz="0" w:space="0" w:color="auto"/>
            <w:left w:val="none" w:sz="0" w:space="0" w:color="auto"/>
            <w:bottom w:val="none" w:sz="0" w:space="0" w:color="auto"/>
            <w:right w:val="none" w:sz="0" w:space="0" w:color="auto"/>
          </w:divBdr>
        </w:div>
        <w:div w:id="1259949895">
          <w:marLeft w:val="640"/>
          <w:marRight w:val="0"/>
          <w:marTop w:val="0"/>
          <w:marBottom w:val="0"/>
          <w:divBdr>
            <w:top w:val="none" w:sz="0" w:space="0" w:color="auto"/>
            <w:left w:val="none" w:sz="0" w:space="0" w:color="auto"/>
            <w:bottom w:val="none" w:sz="0" w:space="0" w:color="auto"/>
            <w:right w:val="none" w:sz="0" w:space="0" w:color="auto"/>
          </w:divBdr>
        </w:div>
        <w:div w:id="57746182">
          <w:marLeft w:val="640"/>
          <w:marRight w:val="0"/>
          <w:marTop w:val="0"/>
          <w:marBottom w:val="0"/>
          <w:divBdr>
            <w:top w:val="none" w:sz="0" w:space="0" w:color="auto"/>
            <w:left w:val="none" w:sz="0" w:space="0" w:color="auto"/>
            <w:bottom w:val="none" w:sz="0" w:space="0" w:color="auto"/>
            <w:right w:val="none" w:sz="0" w:space="0" w:color="auto"/>
          </w:divBdr>
        </w:div>
        <w:div w:id="809828375">
          <w:marLeft w:val="640"/>
          <w:marRight w:val="0"/>
          <w:marTop w:val="0"/>
          <w:marBottom w:val="0"/>
          <w:divBdr>
            <w:top w:val="none" w:sz="0" w:space="0" w:color="auto"/>
            <w:left w:val="none" w:sz="0" w:space="0" w:color="auto"/>
            <w:bottom w:val="none" w:sz="0" w:space="0" w:color="auto"/>
            <w:right w:val="none" w:sz="0" w:space="0" w:color="auto"/>
          </w:divBdr>
        </w:div>
        <w:div w:id="2029870826">
          <w:marLeft w:val="640"/>
          <w:marRight w:val="0"/>
          <w:marTop w:val="0"/>
          <w:marBottom w:val="0"/>
          <w:divBdr>
            <w:top w:val="none" w:sz="0" w:space="0" w:color="auto"/>
            <w:left w:val="none" w:sz="0" w:space="0" w:color="auto"/>
            <w:bottom w:val="none" w:sz="0" w:space="0" w:color="auto"/>
            <w:right w:val="none" w:sz="0" w:space="0" w:color="auto"/>
          </w:divBdr>
        </w:div>
        <w:div w:id="1246763311">
          <w:marLeft w:val="640"/>
          <w:marRight w:val="0"/>
          <w:marTop w:val="0"/>
          <w:marBottom w:val="0"/>
          <w:divBdr>
            <w:top w:val="none" w:sz="0" w:space="0" w:color="auto"/>
            <w:left w:val="none" w:sz="0" w:space="0" w:color="auto"/>
            <w:bottom w:val="none" w:sz="0" w:space="0" w:color="auto"/>
            <w:right w:val="none" w:sz="0" w:space="0" w:color="auto"/>
          </w:divBdr>
        </w:div>
        <w:div w:id="1065103080">
          <w:marLeft w:val="640"/>
          <w:marRight w:val="0"/>
          <w:marTop w:val="0"/>
          <w:marBottom w:val="0"/>
          <w:divBdr>
            <w:top w:val="none" w:sz="0" w:space="0" w:color="auto"/>
            <w:left w:val="none" w:sz="0" w:space="0" w:color="auto"/>
            <w:bottom w:val="none" w:sz="0" w:space="0" w:color="auto"/>
            <w:right w:val="none" w:sz="0" w:space="0" w:color="auto"/>
          </w:divBdr>
        </w:div>
        <w:div w:id="455026425">
          <w:marLeft w:val="640"/>
          <w:marRight w:val="0"/>
          <w:marTop w:val="0"/>
          <w:marBottom w:val="0"/>
          <w:divBdr>
            <w:top w:val="none" w:sz="0" w:space="0" w:color="auto"/>
            <w:left w:val="none" w:sz="0" w:space="0" w:color="auto"/>
            <w:bottom w:val="none" w:sz="0" w:space="0" w:color="auto"/>
            <w:right w:val="none" w:sz="0" w:space="0" w:color="auto"/>
          </w:divBdr>
        </w:div>
        <w:div w:id="561524506">
          <w:marLeft w:val="640"/>
          <w:marRight w:val="0"/>
          <w:marTop w:val="0"/>
          <w:marBottom w:val="0"/>
          <w:divBdr>
            <w:top w:val="none" w:sz="0" w:space="0" w:color="auto"/>
            <w:left w:val="none" w:sz="0" w:space="0" w:color="auto"/>
            <w:bottom w:val="none" w:sz="0" w:space="0" w:color="auto"/>
            <w:right w:val="none" w:sz="0" w:space="0" w:color="auto"/>
          </w:divBdr>
        </w:div>
        <w:div w:id="103617414">
          <w:marLeft w:val="640"/>
          <w:marRight w:val="0"/>
          <w:marTop w:val="0"/>
          <w:marBottom w:val="0"/>
          <w:divBdr>
            <w:top w:val="none" w:sz="0" w:space="0" w:color="auto"/>
            <w:left w:val="none" w:sz="0" w:space="0" w:color="auto"/>
            <w:bottom w:val="none" w:sz="0" w:space="0" w:color="auto"/>
            <w:right w:val="none" w:sz="0" w:space="0" w:color="auto"/>
          </w:divBdr>
        </w:div>
        <w:div w:id="356472267">
          <w:marLeft w:val="640"/>
          <w:marRight w:val="0"/>
          <w:marTop w:val="0"/>
          <w:marBottom w:val="0"/>
          <w:divBdr>
            <w:top w:val="none" w:sz="0" w:space="0" w:color="auto"/>
            <w:left w:val="none" w:sz="0" w:space="0" w:color="auto"/>
            <w:bottom w:val="none" w:sz="0" w:space="0" w:color="auto"/>
            <w:right w:val="none" w:sz="0" w:space="0" w:color="auto"/>
          </w:divBdr>
        </w:div>
        <w:div w:id="14120622">
          <w:marLeft w:val="640"/>
          <w:marRight w:val="0"/>
          <w:marTop w:val="0"/>
          <w:marBottom w:val="0"/>
          <w:divBdr>
            <w:top w:val="none" w:sz="0" w:space="0" w:color="auto"/>
            <w:left w:val="none" w:sz="0" w:space="0" w:color="auto"/>
            <w:bottom w:val="none" w:sz="0" w:space="0" w:color="auto"/>
            <w:right w:val="none" w:sz="0" w:space="0" w:color="auto"/>
          </w:divBdr>
        </w:div>
        <w:div w:id="468673626">
          <w:marLeft w:val="640"/>
          <w:marRight w:val="0"/>
          <w:marTop w:val="0"/>
          <w:marBottom w:val="0"/>
          <w:divBdr>
            <w:top w:val="none" w:sz="0" w:space="0" w:color="auto"/>
            <w:left w:val="none" w:sz="0" w:space="0" w:color="auto"/>
            <w:bottom w:val="none" w:sz="0" w:space="0" w:color="auto"/>
            <w:right w:val="none" w:sz="0" w:space="0" w:color="auto"/>
          </w:divBdr>
        </w:div>
        <w:div w:id="45613868">
          <w:marLeft w:val="640"/>
          <w:marRight w:val="0"/>
          <w:marTop w:val="0"/>
          <w:marBottom w:val="0"/>
          <w:divBdr>
            <w:top w:val="none" w:sz="0" w:space="0" w:color="auto"/>
            <w:left w:val="none" w:sz="0" w:space="0" w:color="auto"/>
            <w:bottom w:val="none" w:sz="0" w:space="0" w:color="auto"/>
            <w:right w:val="none" w:sz="0" w:space="0" w:color="auto"/>
          </w:divBdr>
        </w:div>
        <w:div w:id="715815242">
          <w:marLeft w:val="640"/>
          <w:marRight w:val="0"/>
          <w:marTop w:val="0"/>
          <w:marBottom w:val="0"/>
          <w:divBdr>
            <w:top w:val="none" w:sz="0" w:space="0" w:color="auto"/>
            <w:left w:val="none" w:sz="0" w:space="0" w:color="auto"/>
            <w:bottom w:val="none" w:sz="0" w:space="0" w:color="auto"/>
            <w:right w:val="none" w:sz="0" w:space="0" w:color="auto"/>
          </w:divBdr>
        </w:div>
        <w:div w:id="1132476916">
          <w:marLeft w:val="640"/>
          <w:marRight w:val="0"/>
          <w:marTop w:val="0"/>
          <w:marBottom w:val="0"/>
          <w:divBdr>
            <w:top w:val="none" w:sz="0" w:space="0" w:color="auto"/>
            <w:left w:val="none" w:sz="0" w:space="0" w:color="auto"/>
            <w:bottom w:val="none" w:sz="0" w:space="0" w:color="auto"/>
            <w:right w:val="none" w:sz="0" w:space="0" w:color="auto"/>
          </w:divBdr>
        </w:div>
        <w:div w:id="1632789132">
          <w:marLeft w:val="640"/>
          <w:marRight w:val="0"/>
          <w:marTop w:val="0"/>
          <w:marBottom w:val="0"/>
          <w:divBdr>
            <w:top w:val="none" w:sz="0" w:space="0" w:color="auto"/>
            <w:left w:val="none" w:sz="0" w:space="0" w:color="auto"/>
            <w:bottom w:val="none" w:sz="0" w:space="0" w:color="auto"/>
            <w:right w:val="none" w:sz="0" w:space="0" w:color="auto"/>
          </w:divBdr>
        </w:div>
        <w:div w:id="1248658637">
          <w:marLeft w:val="640"/>
          <w:marRight w:val="0"/>
          <w:marTop w:val="0"/>
          <w:marBottom w:val="0"/>
          <w:divBdr>
            <w:top w:val="none" w:sz="0" w:space="0" w:color="auto"/>
            <w:left w:val="none" w:sz="0" w:space="0" w:color="auto"/>
            <w:bottom w:val="none" w:sz="0" w:space="0" w:color="auto"/>
            <w:right w:val="none" w:sz="0" w:space="0" w:color="auto"/>
          </w:divBdr>
        </w:div>
        <w:div w:id="1151798499">
          <w:marLeft w:val="640"/>
          <w:marRight w:val="0"/>
          <w:marTop w:val="0"/>
          <w:marBottom w:val="0"/>
          <w:divBdr>
            <w:top w:val="none" w:sz="0" w:space="0" w:color="auto"/>
            <w:left w:val="none" w:sz="0" w:space="0" w:color="auto"/>
            <w:bottom w:val="none" w:sz="0" w:space="0" w:color="auto"/>
            <w:right w:val="none" w:sz="0" w:space="0" w:color="auto"/>
          </w:divBdr>
        </w:div>
        <w:div w:id="1501002618">
          <w:marLeft w:val="640"/>
          <w:marRight w:val="0"/>
          <w:marTop w:val="0"/>
          <w:marBottom w:val="0"/>
          <w:divBdr>
            <w:top w:val="none" w:sz="0" w:space="0" w:color="auto"/>
            <w:left w:val="none" w:sz="0" w:space="0" w:color="auto"/>
            <w:bottom w:val="none" w:sz="0" w:space="0" w:color="auto"/>
            <w:right w:val="none" w:sz="0" w:space="0" w:color="auto"/>
          </w:divBdr>
        </w:div>
        <w:div w:id="823473379">
          <w:marLeft w:val="640"/>
          <w:marRight w:val="0"/>
          <w:marTop w:val="0"/>
          <w:marBottom w:val="0"/>
          <w:divBdr>
            <w:top w:val="none" w:sz="0" w:space="0" w:color="auto"/>
            <w:left w:val="none" w:sz="0" w:space="0" w:color="auto"/>
            <w:bottom w:val="none" w:sz="0" w:space="0" w:color="auto"/>
            <w:right w:val="none" w:sz="0" w:space="0" w:color="auto"/>
          </w:divBdr>
        </w:div>
        <w:div w:id="25957610">
          <w:marLeft w:val="640"/>
          <w:marRight w:val="0"/>
          <w:marTop w:val="0"/>
          <w:marBottom w:val="0"/>
          <w:divBdr>
            <w:top w:val="none" w:sz="0" w:space="0" w:color="auto"/>
            <w:left w:val="none" w:sz="0" w:space="0" w:color="auto"/>
            <w:bottom w:val="none" w:sz="0" w:space="0" w:color="auto"/>
            <w:right w:val="none" w:sz="0" w:space="0" w:color="auto"/>
          </w:divBdr>
        </w:div>
        <w:div w:id="1628777863">
          <w:marLeft w:val="640"/>
          <w:marRight w:val="0"/>
          <w:marTop w:val="0"/>
          <w:marBottom w:val="0"/>
          <w:divBdr>
            <w:top w:val="none" w:sz="0" w:space="0" w:color="auto"/>
            <w:left w:val="none" w:sz="0" w:space="0" w:color="auto"/>
            <w:bottom w:val="none" w:sz="0" w:space="0" w:color="auto"/>
            <w:right w:val="none" w:sz="0" w:space="0" w:color="auto"/>
          </w:divBdr>
        </w:div>
        <w:div w:id="1012803544">
          <w:marLeft w:val="640"/>
          <w:marRight w:val="0"/>
          <w:marTop w:val="0"/>
          <w:marBottom w:val="0"/>
          <w:divBdr>
            <w:top w:val="none" w:sz="0" w:space="0" w:color="auto"/>
            <w:left w:val="none" w:sz="0" w:space="0" w:color="auto"/>
            <w:bottom w:val="none" w:sz="0" w:space="0" w:color="auto"/>
            <w:right w:val="none" w:sz="0" w:space="0" w:color="auto"/>
          </w:divBdr>
        </w:div>
        <w:div w:id="218325792">
          <w:marLeft w:val="640"/>
          <w:marRight w:val="0"/>
          <w:marTop w:val="0"/>
          <w:marBottom w:val="0"/>
          <w:divBdr>
            <w:top w:val="none" w:sz="0" w:space="0" w:color="auto"/>
            <w:left w:val="none" w:sz="0" w:space="0" w:color="auto"/>
            <w:bottom w:val="none" w:sz="0" w:space="0" w:color="auto"/>
            <w:right w:val="none" w:sz="0" w:space="0" w:color="auto"/>
          </w:divBdr>
        </w:div>
        <w:div w:id="2066179477">
          <w:marLeft w:val="640"/>
          <w:marRight w:val="0"/>
          <w:marTop w:val="0"/>
          <w:marBottom w:val="0"/>
          <w:divBdr>
            <w:top w:val="none" w:sz="0" w:space="0" w:color="auto"/>
            <w:left w:val="none" w:sz="0" w:space="0" w:color="auto"/>
            <w:bottom w:val="none" w:sz="0" w:space="0" w:color="auto"/>
            <w:right w:val="none" w:sz="0" w:space="0" w:color="auto"/>
          </w:divBdr>
        </w:div>
        <w:div w:id="762839528">
          <w:marLeft w:val="640"/>
          <w:marRight w:val="0"/>
          <w:marTop w:val="0"/>
          <w:marBottom w:val="0"/>
          <w:divBdr>
            <w:top w:val="none" w:sz="0" w:space="0" w:color="auto"/>
            <w:left w:val="none" w:sz="0" w:space="0" w:color="auto"/>
            <w:bottom w:val="none" w:sz="0" w:space="0" w:color="auto"/>
            <w:right w:val="none" w:sz="0" w:space="0" w:color="auto"/>
          </w:divBdr>
        </w:div>
        <w:div w:id="822501428">
          <w:marLeft w:val="640"/>
          <w:marRight w:val="0"/>
          <w:marTop w:val="0"/>
          <w:marBottom w:val="0"/>
          <w:divBdr>
            <w:top w:val="none" w:sz="0" w:space="0" w:color="auto"/>
            <w:left w:val="none" w:sz="0" w:space="0" w:color="auto"/>
            <w:bottom w:val="none" w:sz="0" w:space="0" w:color="auto"/>
            <w:right w:val="none" w:sz="0" w:space="0" w:color="auto"/>
          </w:divBdr>
        </w:div>
        <w:div w:id="1212426796">
          <w:marLeft w:val="640"/>
          <w:marRight w:val="0"/>
          <w:marTop w:val="0"/>
          <w:marBottom w:val="0"/>
          <w:divBdr>
            <w:top w:val="none" w:sz="0" w:space="0" w:color="auto"/>
            <w:left w:val="none" w:sz="0" w:space="0" w:color="auto"/>
            <w:bottom w:val="none" w:sz="0" w:space="0" w:color="auto"/>
            <w:right w:val="none" w:sz="0" w:space="0" w:color="auto"/>
          </w:divBdr>
        </w:div>
        <w:div w:id="2010018836">
          <w:marLeft w:val="640"/>
          <w:marRight w:val="0"/>
          <w:marTop w:val="0"/>
          <w:marBottom w:val="0"/>
          <w:divBdr>
            <w:top w:val="none" w:sz="0" w:space="0" w:color="auto"/>
            <w:left w:val="none" w:sz="0" w:space="0" w:color="auto"/>
            <w:bottom w:val="none" w:sz="0" w:space="0" w:color="auto"/>
            <w:right w:val="none" w:sz="0" w:space="0" w:color="auto"/>
          </w:divBdr>
        </w:div>
        <w:div w:id="1472862662">
          <w:marLeft w:val="640"/>
          <w:marRight w:val="0"/>
          <w:marTop w:val="0"/>
          <w:marBottom w:val="0"/>
          <w:divBdr>
            <w:top w:val="none" w:sz="0" w:space="0" w:color="auto"/>
            <w:left w:val="none" w:sz="0" w:space="0" w:color="auto"/>
            <w:bottom w:val="none" w:sz="0" w:space="0" w:color="auto"/>
            <w:right w:val="none" w:sz="0" w:space="0" w:color="auto"/>
          </w:divBdr>
        </w:div>
        <w:div w:id="1081560776">
          <w:marLeft w:val="640"/>
          <w:marRight w:val="0"/>
          <w:marTop w:val="0"/>
          <w:marBottom w:val="0"/>
          <w:divBdr>
            <w:top w:val="none" w:sz="0" w:space="0" w:color="auto"/>
            <w:left w:val="none" w:sz="0" w:space="0" w:color="auto"/>
            <w:bottom w:val="none" w:sz="0" w:space="0" w:color="auto"/>
            <w:right w:val="none" w:sz="0" w:space="0" w:color="auto"/>
          </w:divBdr>
        </w:div>
        <w:div w:id="2112315545">
          <w:marLeft w:val="640"/>
          <w:marRight w:val="0"/>
          <w:marTop w:val="0"/>
          <w:marBottom w:val="0"/>
          <w:divBdr>
            <w:top w:val="none" w:sz="0" w:space="0" w:color="auto"/>
            <w:left w:val="none" w:sz="0" w:space="0" w:color="auto"/>
            <w:bottom w:val="none" w:sz="0" w:space="0" w:color="auto"/>
            <w:right w:val="none" w:sz="0" w:space="0" w:color="auto"/>
          </w:divBdr>
        </w:div>
        <w:div w:id="2092845396">
          <w:marLeft w:val="640"/>
          <w:marRight w:val="0"/>
          <w:marTop w:val="0"/>
          <w:marBottom w:val="0"/>
          <w:divBdr>
            <w:top w:val="none" w:sz="0" w:space="0" w:color="auto"/>
            <w:left w:val="none" w:sz="0" w:space="0" w:color="auto"/>
            <w:bottom w:val="none" w:sz="0" w:space="0" w:color="auto"/>
            <w:right w:val="none" w:sz="0" w:space="0" w:color="auto"/>
          </w:divBdr>
        </w:div>
        <w:div w:id="968820422">
          <w:marLeft w:val="640"/>
          <w:marRight w:val="0"/>
          <w:marTop w:val="0"/>
          <w:marBottom w:val="0"/>
          <w:divBdr>
            <w:top w:val="none" w:sz="0" w:space="0" w:color="auto"/>
            <w:left w:val="none" w:sz="0" w:space="0" w:color="auto"/>
            <w:bottom w:val="none" w:sz="0" w:space="0" w:color="auto"/>
            <w:right w:val="none" w:sz="0" w:space="0" w:color="auto"/>
          </w:divBdr>
        </w:div>
        <w:div w:id="1385178886">
          <w:marLeft w:val="640"/>
          <w:marRight w:val="0"/>
          <w:marTop w:val="0"/>
          <w:marBottom w:val="0"/>
          <w:divBdr>
            <w:top w:val="none" w:sz="0" w:space="0" w:color="auto"/>
            <w:left w:val="none" w:sz="0" w:space="0" w:color="auto"/>
            <w:bottom w:val="none" w:sz="0" w:space="0" w:color="auto"/>
            <w:right w:val="none" w:sz="0" w:space="0" w:color="auto"/>
          </w:divBdr>
        </w:div>
        <w:div w:id="454569203">
          <w:marLeft w:val="640"/>
          <w:marRight w:val="0"/>
          <w:marTop w:val="0"/>
          <w:marBottom w:val="0"/>
          <w:divBdr>
            <w:top w:val="none" w:sz="0" w:space="0" w:color="auto"/>
            <w:left w:val="none" w:sz="0" w:space="0" w:color="auto"/>
            <w:bottom w:val="none" w:sz="0" w:space="0" w:color="auto"/>
            <w:right w:val="none" w:sz="0" w:space="0" w:color="auto"/>
          </w:divBdr>
        </w:div>
        <w:div w:id="1948733959">
          <w:marLeft w:val="640"/>
          <w:marRight w:val="0"/>
          <w:marTop w:val="0"/>
          <w:marBottom w:val="0"/>
          <w:divBdr>
            <w:top w:val="none" w:sz="0" w:space="0" w:color="auto"/>
            <w:left w:val="none" w:sz="0" w:space="0" w:color="auto"/>
            <w:bottom w:val="none" w:sz="0" w:space="0" w:color="auto"/>
            <w:right w:val="none" w:sz="0" w:space="0" w:color="auto"/>
          </w:divBdr>
        </w:div>
      </w:divsChild>
    </w:div>
    <w:div w:id="95096629">
      <w:bodyDiv w:val="1"/>
      <w:marLeft w:val="0"/>
      <w:marRight w:val="0"/>
      <w:marTop w:val="0"/>
      <w:marBottom w:val="0"/>
      <w:divBdr>
        <w:top w:val="none" w:sz="0" w:space="0" w:color="auto"/>
        <w:left w:val="none" w:sz="0" w:space="0" w:color="auto"/>
        <w:bottom w:val="none" w:sz="0" w:space="0" w:color="auto"/>
        <w:right w:val="none" w:sz="0" w:space="0" w:color="auto"/>
      </w:divBdr>
      <w:divsChild>
        <w:div w:id="1373116191">
          <w:marLeft w:val="640"/>
          <w:marRight w:val="0"/>
          <w:marTop w:val="0"/>
          <w:marBottom w:val="0"/>
          <w:divBdr>
            <w:top w:val="none" w:sz="0" w:space="0" w:color="auto"/>
            <w:left w:val="none" w:sz="0" w:space="0" w:color="auto"/>
            <w:bottom w:val="none" w:sz="0" w:space="0" w:color="auto"/>
            <w:right w:val="none" w:sz="0" w:space="0" w:color="auto"/>
          </w:divBdr>
        </w:div>
        <w:div w:id="260066626">
          <w:marLeft w:val="640"/>
          <w:marRight w:val="0"/>
          <w:marTop w:val="0"/>
          <w:marBottom w:val="0"/>
          <w:divBdr>
            <w:top w:val="none" w:sz="0" w:space="0" w:color="auto"/>
            <w:left w:val="none" w:sz="0" w:space="0" w:color="auto"/>
            <w:bottom w:val="none" w:sz="0" w:space="0" w:color="auto"/>
            <w:right w:val="none" w:sz="0" w:space="0" w:color="auto"/>
          </w:divBdr>
        </w:div>
        <w:div w:id="201555348">
          <w:marLeft w:val="640"/>
          <w:marRight w:val="0"/>
          <w:marTop w:val="0"/>
          <w:marBottom w:val="0"/>
          <w:divBdr>
            <w:top w:val="none" w:sz="0" w:space="0" w:color="auto"/>
            <w:left w:val="none" w:sz="0" w:space="0" w:color="auto"/>
            <w:bottom w:val="none" w:sz="0" w:space="0" w:color="auto"/>
            <w:right w:val="none" w:sz="0" w:space="0" w:color="auto"/>
          </w:divBdr>
        </w:div>
        <w:div w:id="1187326745">
          <w:marLeft w:val="640"/>
          <w:marRight w:val="0"/>
          <w:marTop w:val="0"/>
          <w:marBottom w:val="0"/>
          <w:divBdr>
            <w:top w:val="none" w:sz="0" w:space="0" w:color="auto"/>
            <w:left w:val="none" w:sz="0" w:space="0" w:color="auto"/>
            <w:bottom w:val="none" w:sz="0" w:space="0" w:color="auto"/>
            <w:right w:val="none" w:sz="0" w:space="0" w:color="auto"/>
          </w:divBdr>
        </w:div>
        <w:div w:id="1931153528">
          <w:marLeft w:val="640"/>
          <w:marRight w:val="0"/>
          <w:marTop w:val="0"/>
          <w:marBottom w:val="0"/>
          <w:divBdr>
            <w:top w:val="none" w:sz="0" w:space="0" w:color="auto"/>
            <w:left w:val="none" w:sz="0" w:space="0" w:color="auto"/>
            <w:bottom w:val="none" w:sz="0" w:space="0" w:color="auto"/>
            <w:right w:val="none" w:sz="0" w:space="0" w:color="auto"/>
          </w:divBdr>
        </w:div>
        <w:div w:id="1169634894">
          <w:marLeft w:val="640"/>
          <w:marRight w:val="0"/>
          <w:marTop w:val="0"/>
          <w:marBottom w:val="0"/>
          <w:divBdr>
            <w:top w:val="none" w:sz="0" w:space="0" w:color="auto"/>
            <w:left w:val="none" w:sz="0" w:space="0" w:color="auto"/>
            <w:bottom w:val="none" w:sz="0" w:space="0" w:color="auto"/>
            <w:right w:val="none" w:sz="0" w:space="0" w:color="auto"/>
          </w:divBdr>
        </w:div>
        <w:div w:id="1712610333">
          <w:marLeft w:val="640"/>
          <w:marRight w:val="0"/>
          <w:marTop w:val="0"/>
          <w:marBottom w:val="0"/>
          <w:divBdr>
            <w:top w:val="none" w:sz="0" w:space="0" w:color="auto"/>
            <w:left w:val="none" w:sz="0" w:space="0" w:color="auto"/>
            <w:bottom w:val="none" w:sz="0" w:space="0" w:color="auto"/>
            <w:right w:val="none" w:sz="0" w:space="0" w:color="auto"/>
          </w:divBdr>
        </w:div>
        <w:div w:id="1893535790">
          <w:marLeft w:val="640"/>
          <w:marRight w:val="0"/>
          <w:marTop w:val="0"/>
          <w:marBottom w:val="0"/>
          <w:divBdr>
            <w:top w:val="none" w:sz="0" w:space="0" w:color="auto"/>
            <w:left w:val="none" w:sz="0" w:space="0" w:color="auto"/>
            <w:bottom w:val="none" w:sz="0" w:space="0" w:color="auto"/>
            <w:right w:val="none" w:sz="0" w:space="0" w:color="auto"/>
          </w:divBdr>
        </w:div>
        <w:div w:id="1201672784">
          <w:marLeft w:val="640"/>
          <w:marRight w:val="0"/>
          <w:marTop w:val="0"/>
          <w:marBottom w:val="0"/>
          <w:divBdr>
            <w:top w:val="none" w:sz="0" w:space="0" w:color="auto"/>
            <w:left w:val="none" w:sz="0" w:space="0" w:color="auto"/>
            <w:bottom w:val="none" w:sz="0" w:space="0" w:color="auto"/>
            <w:right w:val="none" w:sz="0" w:space="0" w:color="auto"/>
          </w:divBdr>
        </w:div>
        <w:div w:id="640186152">
          <w:marLeft w:val="640"/>
          <w:marRight w:val="0"/>
          <w:marTop w:val="0"/>
          <w:marBottom w:val="0"/>
          <w:divBdr>
            <w:top w:val="none" w:sz="0" w:space="0" w:color="auto"/>
            <w:left w:val="none" w:sz="0" w:space="0" w:color="auto"/>
            <w:bottom w:val="none" w:sz="0" w:space="0" w:color="auto"/>
            <w:right w:val="none" w:sz="0" w:space="0" w:color="auto"/>
          </w:divBdr>
        </w:div>
        <w:div w:id="1906142702">
          <w:marLeft w:val="640"/>
          <w:marRight w:val="0"/>
          <w:marTop w:val="0"/>
          <w:marBottom w:val="0"/>
          <w:divBdr>
            <w:top w:val="none" w:sz="0" w:space="0" w:color="auto"/>
            <w:left w:val="none" w:sz="0" w:space="0" w:color="auto"/>
            <w:bottom w:val="none" w:sz="0" w:space="0" w:color="auto"/>
            <w:right w:val="none" w:sz="0" w:space="0" w:color="auto"/>
          </w:divBdr>
        </w:div>
        <w:div w:id="1706977915">
          <w:marLeft w:val="640"/>
          <w:marRight w:val="0"/>
          <w:marTop w:val="0"/>
          <w:marBottom w:val="0"/>
          <w:divBdr>
            <w:top w:val="none" w:sz="0" w:space="0" w:color="auto"/>
            <w:left w:val="none" w:sz="0" w:space="0" w:color="auto"/>
            <w:bottom w:val="none" w:sz="0" w:space="0" w:color="auto"/>
            <w:right w:val="none" w:sz="0" w:space="0" w:color="auto"/>
          </w:divBdr>
        </w:div>
        <w:div w:id="269512461">
          <w:marLeft w:val="640"/>
          <w:marRight w:val="0"/>
          <w:marTop w:val="0"/>
          <w:marBottom w:val="0"/>
          <w:divBdr>
            <w:top w:val="none" w:sz="0" w:space="0" w:color="auto"/>
            <w:left w:val="none" w:sz="0" w:space="0" w:color="auto"/>
            <w:bottom w:val="none" w:sz="0" w:space="0" w:color="auto"/>
            <w:right w:val="none" w:sz="0" w:space="0" w:color="auto"/>
          </w:divBdr>
        </w:div>
        <w:div w:id="1608659528">
          <w:marLeft w:val="640"/>
          <w:marRight w:val="0"/>
          <w:marTop w:val="0"/>
          <w:marBottom w:val="0"/>
          <w:divBdr>
            <w:top w:val="none" w:sz="0" w:space="0" w:color="auto"/>
            <w:left w:val="none" w:sz="0" w:space="0" w:color="auto"/>
            <w:bottom w:val="none" w:sz="0" w:space="0" w:color="auto"/>
            <w:right w:val="none" w:sz="0" w:space="0" w:color="auto"/>
          </w:divBdr>
        </w:div>
        <w:div w:id="2131969487">
          <w:marLeft w:val="640"/>
          <w:marRight w:val="0"/>
          <w:marTop w:val="0"/>
          <w:marBottom w:val="0"/>
          <w:divBdr>
            <w:top w:val="none" w:sz="0" w:space="0" w:color="auto"/>
            <w:left w:val="none" w:sz="0" w:space="0" w:color="auto"/>
            <w:bottom w:val="none" w:sz="0" w:space="0" w:color="auto"/>
            <w:right w:val="none" w:sz="0" w:space="0" w:color="auto"/>
          </w:divBdr>
        </w:div>
        <w:div w:id="1141849254">
          <w:marLeft w:val="640"/>
          <w:marRight w:val="0"/>
          <w:marTop w:val="0"/>
          <w:marBottom w:val="0"/>
          <w:divBdr>
            <w:top w:val="none" w:sz="0" w:space="0" w:color="auto"/>
            <w:left w:val="none" w:sz="0" w:space="0" w:color="auto"/>
            <w:bottom w:val="none" w:sz="0" w:space="0" w:color="auto"/>
            <w:right w:val="none" w:sz="0" w:space="0" w:color="auto"/>
          </w:divBdr>
        </w:div>
        <w:div w:id="1273785466">
          <w:marLeft w:val="640"/>
          <w:marRight w:val="0"/>
          <w:marTop w:val="0"/>
          <w:marBottom w:val="0"/>
          <w:divBdr>
            <w:top w:val="none" w:sz="0" w:space="0" w:color="auto"/>
            <w:left w:val="none" w:sz="0" w:space="0" w:color="auto"/>
            <w:bottom w:val="none" w:sz="0" w:space="0" w:color="auto"/>
            <w:right w:val="none" w:sz="0" w:space="0" w:color="auto"/>
          </w:divBdr>
        </w:div>
        <w:div w:id="882601072">
          <w:marLeft w:val="640"/>
          <w:marRight w:val="0"/>
          <w:marTop w:val="0"/>
          <w:marBottom w:val="0"/>
          <w:divBdr>
            <w:top w:val="none" w:sz="0" w:space="0" w:color="auto"/>
            <w:left w:val="none" w:sz="0" w:space="0" w:color="auto"/>
            <w:bottom w:val="none" w:sz="0" w:space="0" w:color="auto"/>
            <w:right w:val="none" w:sz="0" w:space="0" w:color="auto"/>
          </w:divBdr>
        </w:div>
        <w:div w:id="889341728">
          <w:marLeft w:val="640"/>
          <w:marRight w:val="0"/>
          <w:marTop w:val="0"/>
          <w:marBottom w:val="0"/>
          <w:divBdr>
            <w:top w:val="none" w:sz="0" w:space="0" w:color="auto"/>
            <w:left w:val="none" w:sz="0" w:space="0" w:color="auto"/>
            <w:bottom w:val="none" w:sz="0" w:space="0" w:color="auto"/>
            <w:right w:val="none" w:sz="0" w:space="0" w:color="auto"/>
          </w:divBdr>
        </w:div>
        <w:div w:id="883566499">
          <w:marLeft w:val="640"/>
          <w:marRight w:val="0"/>
          <w:marTop w:val="0"/>
          <w:marBottom w:val="0"/>
          <w:divBdr>
            <w:top w:val="none" w:sz="0" w:space="0" w:color="auto"/>
            <w:left w:val="none" w:sz="0" w:space="0" w:color="auto"/>
            <w:bottom w:val="none" w:sz="0" w:space="0" w:color="auto"/>
            <w:right w:val="none" w:sz="0" w:space="0" w:color="auto"/>
          </w:divBdr>
        </w:div>
        <w:div w:id="695734676">
          <w:marLeft w:val="640"/>
          <w:marRight w:val="0"/>
          <w:marTop w:val="0"/>
          <w:marBottom w:val="0"/>
          <w:divBdr>
            <w:top w:val="none" w:sz="0" w:space="0" w:color="auto"/>
            <w:left w:val="none" w:sz="0" w:space="0" w:color="auto"/>
            <w:bottom w:val="none" w:sz="0" w:space="0" w:color="auto"/>
            <w:right w:val="none" w:sz="0" w:space="0" w:color="auto"/>
          </w:divBdr>
        </w:div>
        <w:div w:id="1846163202">
          <w:marLeft w:val="640"/>
          <w:marRight w:val="0"/>
          <w:marTop w:val="0"/>
          <w:marBottom w:val="0"/>
          <w:divBdr>
            <w:top w:val="none" w:sz="0" w:space="0" w:color="auto"/>
            <w:left w:val="none" w:sz="0" w:space="0" w:color="auto"/>
            <w:bottom w:val="none" w:sz="0" w:space="0" w:color="auto"/>
            <w:right w:val="none" w:sz="0" w:space="0" w:color="auto"/>
          </w:divBdr>
        </w:div>
        <w:div w:id="1316299096">
          <w:marLeft w:val="640"/>
          <w:marRight w:val="0"/>
          <w:marTop w:val="0"/>
          <w:marBottom w:val="0"/>
          <w:divBdr>
            <w:top w:val="none" w:sz="0" w:space="0" w:color="auto"/>
            <w:left w:val="none" w:sz="0" w:space="0" w:color="auto"/>
            <w:bottom w:val="none" w:sz="0" w:space="0" w:color="auto"/>
            <w:right w:val="none" w:sz="0" w:space="0" w:color="auto"/>
          </w:divBdr>
        </w:div>
        <w:div w:id="1337221254">
          <w:marLeft w:val="640"/>
          <w:marRight w:val="0"/>
          <w:marTop w:val="0"/>
          <w:marBottom w:val="0"/>
          <w:divBdr>
            <w:top w:val="none" w:sz="0" w:space="0" w:color="auto"/>
            <w:left w:val="none" w:sz="0" w:space="0" w:color="auto"/>
            <w:bottom w:val="none" w:sz="0" w:space="0" w:color="auto"/>
            <w:right w:val="none" w:sz="0" w:space="0" w:color="auto"/>
          </w:divBdr>
        </w:div>
        <w:div w:id="232811854">
          <w:marLeft w:val="640"/>
          <w:marRight w:val="0"/>
          <w:marTop w:val="0"/>
          <w:marBottom w:val="0"/>
          <w:divBdr>
            <w:top w:val="none" w:sz="0" w:space="0" w:color="auto"/>
            <w:left w:val="none" w:sz="0" w:space="0" w:color="auto"/>
            <w:bottom w:val="none" w:sz="0" w:space="0" w:color="auto"/>
            <w:right w:val="none" w:sz="0" w:space="0" w:color="auto"/>
          </w:divBdr>
        </w:div>
        <w:div w:id="1913349671">
          <w:marLeft w:val="640"/>
          <w:marRight w:val="0"/>
          <w:marTop w:val="0"/>
          <w:marBottom w:val="0"/>
          <w:divBdr>
            <w:top w:val="none" w:sz="0" w:space="0" w:color="auto"/>
            <w:left w:val="none" w:sz="0" w:space="0" w:color="auto"/>
            <w:bottom w:val="none" w:sz="0" w:space="0" w:color="auto"/>
            <w:right w:val="none" w:sz="0" w:space="0" w:color="auto"/>
          </w:divBdr>
        </w:div>
        <w:div w:id="2087025515">
          <w:marLeft w:val="640"/>
          <w:marRight w:val="0"/>
          <w:marTop w:val="0"/>
          <w:marBottom w:val="0"/>
          <w:divBdr>
            <w:top w:val="none" w:sz="0" w:space="0" w:color="auto"/>
            <w:left w:val="none" w:sz="0" w:space="0" w:color="auto"/>
            <w:bottom w:val="none" w:sz="0" w:space="0" w:color="auto"/>
            <w:right w:val="none" w:sz="0" w:space="0" w:color="auto"/>
          </w:divBdr>
        </w:div>
        <w:div w:id="1379664137">
          <w:marLeft w:val="640"/>
          <w:marRight w:val="0"/>
          <w:marTop w:val="0"/>
          <w:marBottom w:val="0"/>
          <w:divBdr>
            <w:top w:val="none" w:sz="0" w:space="0" w:color="auto"/>
            <w:left w:val="none" w:sz="0" w:space="0" w:color="auto"/>
            <w:bottom w:val="none" w:sz="0" w:space="0" w:color="auto"/>
            <w:right w:val="none" w:sz="0" w:space="0" w:color="auto"/>
          </w:divBdr>
        </w:div>
        <w:div w:id="1061946729">
          <w:marLeft w:val="640"/>
          <w:marRight w:val="0"/>
          <w:marTop w:val="0"/>
          <w:marBottom w:val="0"/>
          <w:divBdr>
            <w:top w:val="none" w:sz="0" w:space="0" w:color="auto"/>
            <w:left w:val="none" w:sz="0" w:space="0" w:color="auto"/>
            <w:bottom w:val="none" w:sz="0" w:space="0" w:color="auto"/>
            <w:right w:val="none" w:sz="0" w:space="0" w:color="auto"/>
          </w:divBdr>
        </w:div>
        <w:div w:id="270161791">
          <w:marLeft w:val="640"/>
          <w:marRight w:val="0"/>
          <w:marTop w:val="0"/>
          <w:marBottom w:val="0"/>
          <w:divBdr>
            <w:top w:val="none" w:sz="0" w:space="0" w:color="auto"/>
            <w:left w:val="none" w:sz="0" w:space="0" w:color="auto"/>
            <w:bottom w:val="none" w:sz="0" w:space="0" w:color="auto"/>
            <w:right w:val="none" w:sz="0" w:space="0" w:color="auto"/>
          </w:divBdr>
        </w:div>
        <w:div w:id="1356728618">
          <w:marLeft w:val="640"/>
          <w:marRight w:val="0"/>
          <w:marTop w:val="0"/>
          <w:marBottom w:val="0"/>
          <w:divBdr>
            <w:top w:val="none" w:sz="0" w:space="0" w:color="auto"/>
            <w:left w:val="none" w:sz="0" w:space="0" w:color="auto"/>
            <w:bottom w:val="none" w:sz="0" w:space="0" w:color="auto"/>
            <w:right w:val="none" w:sz="0" w:space="0" w:color="auto"/>
          </w:divBdr>
        </w:div>
        <w:div w:id="570582022">
          <w:marLeft w:val="640"/>
          <w:marRight w:val="0"/>
          <w:marTop w:val="0"/>
          <w:marBottom w:val="0"/>
          <w:divBdr>
            <w:top w:val="none" w:sz="0" w:space="0" w:color="auto"/>
            <w:left w:val="none" w:sz="0" w:space="0" w:color="auto"/>
            <w:bottom w:val="none" w:sz="0" w:space="0" w:color="auto"/>
            <w:right w:val="none" w:sz="0" w:space="0" w:color="auto"/>
          </w:divBdr>
        </w:div>
        <w:div w:id="1698195632">
          <w:marLeft w:val="640"/>
          <w:marRight w:val="0"/>
          <w:marTop w:val="0"/>
          <w:marBottom w:val="0"/>
          <w:divBdr>
            <w:top w:val="none" w:sz="0" w:space="0" w:color="auto"/>
            <w:left w:val="none" w:sz="0" w:space="0" w:color="auto"/>
            <w:bottom w:val="none" w:sz="0" w:space="0" w:color="auto"/>
            <w:right w:val="none" w:sz="0" w:space="0" w:color="auto"/>
          </w:divBdr>
        </w:div>
        <w:div w:id="1176192492">
          <w:marLeft w:val="640"/>
          <w:marRight w:val="0"/>
          <w:marTop w:val="0"/>
          <w:marBottom w:val="0"/>
          <w:divBdr>
            <w:top w:val="none" w:sz="0" w:space="0" w:color="auto"/>
            <w:left w:val="none" w:sz="0" w:space="0" w:color="auto"/>
            <w:bottom w:val="none" w:sz="0" w:space="0" w:color="auto"/>
            <w:right w:val="none" w:sz="0" w:space="0" w:color="auto"/>
          </w:divBdr>
        </w:div>
        <w:div w:id="364447362">
          <w:marLeft w:val="640"/>
          <w:marRight w:val="0"/>
          <w:marTop w:val="0"/>
          <w:marBottom w:val="0"/>
          <w:divBdr>
            <w:top w:val="none" w:sz="0" w:space="0" w:color="auto"/>
            <w:left w:val="none" w:sz="0" w:space="0" w:color="auto"/>
            <w:bottom w:val="none" w:sz="0" w:space="0" w:color="auto"/>
            <w:right w:val="none" w:sz="0" w:space="0" w:color="auto"/>
          </w:divBdr>
        </w:div>
        <w:div w:id="627512243">
          <w:marLeft w:val="640"/>
          <w:marRight w:val="0"/>
          <w:marTop w:val="0"/>
          <w:marBottom w:val="0"/>
          <w:divBdr>
            <w:top w:val="none" w:sz="0" w:space="0" w:color="auto"/>
            <w:left w:val="none" w:sz="0" w:space="0" w:color="auto"/>
            <w:bottom w:val="none" w:sz="0" w:space="0" w:color="auto"/>
            <w:right w:val="none" w:sz="0" w:space="0" w:color="auto"/>
          </w:divBdr>
        </w:div>
        <w:div w:id="1131098600">
          <w:marLeft w:val="640"/>
          <w:marRight w:val="0"/>
          <w:marTop w:val="0"/>
          <w:marBottom w:val="0"/>
          <w:divBdr>
            <w:top w:val="none" w:sz="0" w:space="0" w:color="auto"/>
            <w:left w:val="none" w:sz="0" w:space="0" w:color="auto"/>
            <w:bottom w:val="none" w:sz="0" w:space="0" w:color="auto"/>
            <w:right w:val="none" w:sz="0" w:space="0" w:color="auto"/>
          </w:divBdr>
        </w:div>
        <w:div w:id="656152913">
          <w:marLeft w:val="640"/>
          <w:marRight w:val="0"/>
          <w:marTop w:val="0"/>
          <w:marBottom w:val="0"/>
          <w:divBdr>
            <w:top w:val="none" w:sz="0" w:space="0" w:color="auto"/>
            <w:left w:val="none" w:sz="0" w:space="0" w:color="auto"/>
            <w:bottom w:val="none" w:sz="0" w:space="0" w:color="auto"/>
            <w:right w:val="none" w:sz="0" w:space="0" w:color="auto"/>
          </w:divBdr>
        </w:div>
        <w:div w:id="1419592945">
          <w:marLeft w:val="640"/>
          <w:marRight w:val="0"/>
          <w:marTop w:val="0"/>
          <w:marBottom w:val="0"/>
          <w:divBdr>
            <w:top w:val="none" w:sz="0" w:space="0" w:color="auto"/>
            <w:left w:val="none" w:sz="0" w:space="0" w:color="auto"/>
            <w:bottom w:val="none" w:sz="0" w:space="0" w:color="auto"/>
            <w:right w:val="none" w:sz="0" w:space="0" w:color="auto"/>
          </w:divBdr>
        </w:div>
        <w:div w:id="1796218861">
          <w:marLeft w:val="640"/>
          <w:marRight w:val="0"/>
          <w:marTop w:val="0"/>
          <w:marBottom w:val="0"/>
          <w:divBdr>
            <w:top w:val="none" w:sz="0" w:space="0" w:color="auto"/>
            <w:left w:val="none" w:sz="0" w:space="0" w:color="auto"/>
            <w:bottom w:val="none" w:sz="0" w:space="0" w:color="auto"/>
            <w:right w:val="none" w:sz="0" w:space="0" w:color="auto"/>
          </w:divBdr>
        </w:div>
        <w:div w:id="1339506495">
          <w:marLeft w:val="640"/>
          <w:marRight w:val="0"/>
          <w:marTop w:val="0"/>
          <w:marBottom w:val="0"/>
          <w:divBdr>
            <w:top w:val="none" w:sz="0" w:space="0" w:color="auto"/>
            <w:left w:val="none" w:sz="0" w:space="0" w:color="auto"/>
            <w:bottom w:val="none" w:sz="0" w:space="0" w:color="auto"/>
            <w:right w:val="none" w:sz="0" w:space="0" w:color="auto"/>
          </w:divBdr>
        </w:div>
        <w:div w:id="2044137009">
          <w:marLeft w:val="640"/>
          <w:marRight w:val="0"/>
          <w:marTop w:val="0"/>
          <w:marBottom w:val="0"/>
          <w:divBdr>
            <w:top w:val="none" w:sz="0" w:space="0" w:color="auto"/>
            <w:left w:val="none" w:sz="0" w:space="0" w:color="auto"/>
            <w:bottom w:val="none" w:sz="0" w:space="0" w:color="auto"/>
            <w:right w:val="none" w:sz="0" w:space="0" w:color="auto"/>
          </w:divBdr>
        </w:div>
        <w:div w:id="1947805304">
          <w:marLeft w:val="640"/>
          <w:marRight w:val="0"/>
          <w:marTop w:val="0"/>
          <w:marBottom w:val="0"/>
          <w:divBdr>
            <w:top w:val="none" w:sz="0" w:space="0" w:color="auto"/>
            <w:left w:val="none" w:sz="0" w:space="0" w:color="auto"/>
            <w:bottom w:val="none" w:sz="0" w:space="0" w:color="auto"/>
            <w:right w:val="none" w:sz="0" w:space="0" w:color="auto"/>
          </w:divBdr>
        </w:div>
        <w:div w:id="1695693732">
          <w:marLeft w:val="640"/>
          <w:marRight w:val="0"/>
          <w:marTop w:val="0"/>
          <w:marBottom w:val="0"/>
          <w:divBdr>
            <w:top w:val="none" w:sz="0" w:space="0" w:color="auto"/>
            <w:left w:val="none" w:sz="0" w:space="0" w:color="auto"/>
            <w:bottom w:val="none" w:sz="0" w:space="0" w:color="auto"/>
            <w:right w:val="none" w:sz="0" w:space="0" w:color="auto"/>
          </w:divBdr>
        </w:div>
        <w:div w:id="646784835">
          <w:marLeft w:val="640"/>
          <w:marRight w:val="0"/>
          <w:marTop w:val="0"/>
          <w:marBottom w:val="0"/>
          <w:divBdr>
            <w:top w:val="none" w:sz="0" w:space="0" w:color="auto"/>
            <w:left w:val="none" w:sz="0" w:space="0" w:color="auto"/>
            <w:bottom w:val="none" w:sz="0" w:space="0" w:color="auto"/>
            <w:right w:val="none" w:sz="0" w:space="0" w:color="auto"/>
          </w:divBdr>
        </w:div>
        <w:div w:id="953172626">
          <w:marLeft w:val="640"/>
          <w:marRight w:val="0"/>
          <w:marTop w:val="0"/>
          <w:marBottom w:val="0"/>
          <w:divBdr>
            <w:top w:val="none" w:sz="0" w:space="0" w:color="auto"/>
            <w:left w:val="none" w:sz="0" w:space="0" w:color="auto"/>
            <w:bottom w:val="none" w:sz="0" w:space="0" w:color="auto"/>
            <w:right w:val="none" w:sz="0" w:space="0" w:color="auto"/>
          </w:divBdr>
        </w:div>
        <w:div w:id="2047365328">
          <w:marLeft w:val="640"/>
          <w:marRight w:val="0"/>
          <w:marTop w:val="0"/>
          <w:marBottom w:val="0"/>
          <w:divBdr>
            <w:top w:val="none" w:sz="0" w:space="0" w:color="auto"/>
            <w:left w:val="none" w:sz="0" w:space="0" w:color="auto"/>
            <w:bottom w:val="none" w:sz="0" w:space="0" w:color="auto"/>
            <w:right w:val="none" w:sz="0" w:space="0" w:color="auto"/>
          </w:divBdr>
        </w:div>
        <w:div w:id="1218584747">
          <w:marLeft w:val="640"/>
          <w:marRight w:val="0"/>
          <w:marTop w:val="0"/>
          <w:marBottom w:val="0"/>
          <w:divBdr>
            <w:top w:val="none" w:sz="0" w:space="0" w:color="auto"/>
            <w:left w:val="none" w:sz="0" w:space="0" w:color="auto"/>
            <w:bottom w:val="none" w:sz="0" w:space="0" w:color="auto"/>
            <w:right w:val="none" w:sz="0" w:space="0" w:color="auto"/>
          </w:divBdr>
        </w:div>
        <w:div w:id="1160148466">
          <w:marLeft w:val="640"/>
          <w:marRight w:val="0"/>
          <w:marTop w:val="0"/>
          <w:marBottom w:val="0"/>
          <w:divBdr>
            <w:top w:val="none" w:sz="0" w:space="0" w:color="auto"/>
            <w:left w:val="none" w:sz="0" w:space="0" w:color="auto"/>
            <w:bottom w:val="none" w:sz="0" w:space="0" w:color="auto"/>
            <w:right w:val="none" w:sz="0" w:space="0" w:color="auto"/>
          </w:divBdr>
        </w:div>
        <w:div w:id="1571770997">
          <w:marLeft w:val="640"/>
          <w:marRight w:val="0"/>
          <w:marTop w:val="0"/>
          <w:marBottom w:val="0"/>
          <w:divBdr>
            <w:top w:val="none" w:sz="0" w:space="0" w:color="auto"/>
            <w:left w:val="none" w:sz="0" w:space="0" w:color="auto"/>
            <w:bottom w:val="none" w:sz="0" w:space="0" w:color="auto"/>
            <w:right w:val="none" w:sz="0" w:space="0" w:color="auto"/>
          </w:divBdr>
        </w:div>
        <w:div w:id="1977878071">
          <w:marLeft w:val="640"/>
          <w:marRight w:val="0"/>
          <w:marTop w:val="0"/>
          <w:marBottom w:val="0"/>
          <w:divBdr>
            <w:top w:val="none" w:sz="0" w:space="0" w:color="auto"/>
            <w:left w:val="none" w:sz="0" w:space="0" w:color="auto"/>
            <w:bottom w:val="none" w:sz="0" w:space="0" w:color="auto"/>
            <w:right w:val="none" w:sz="0" w:space="0" w:color="auto"/>
          </w:divBdr>
        </w:div>
        <w:div w:id="2017222769">
          <w:marLeft w:val="640"/>
          <w:marRight w:val="0"/>
          <w:marTop w:val="0"/>
          <w:marBottom w:val="0"/>
          <w:divBdr>
            <w:top w:val="none" w:sz="0" w:space="0" w:color="auto"/>
            <w:left w:val="none" w:sz="0" w:space="0" w:color="auto"/>
            <w:bottom w:val="none" w:sz="0" w:space="0" w:color="auto"/>
            <w:right w:val="none" w:sz="0" w:space="0" w:color="auto"/>
          </w:divBdr>
        </w:div>
        <w:div w:id="1967881733">
          <w:marLeft w:val="640"/>
          <w:marRight w:val="0"/>
          <w:marTop w:val="0"/>
          <w:marBottom w:val="0"/>
          <w:divBdr>
            <w:top w:val="none" w:sz="0" w:space="0" w:color="auto"/>
            <w:left w:val="none" w:sz="0" w:space="0" w:color="auto"/>
            <w:bottom w:val="none" w:sz="0" w:space="0" w:color="auto"/>
            <w:right w:val="none" w:sz="0" w:space="0" w:color="auto"/>
          </w:divBdr>
        </w:div>
        <w:div w:id="862938079">
          <w:marLeft w:val="640"/>
          <w:marRight w:val="0"/>
          <w:marTop w:val="0"/>
          <w:marBottom w:val="0"/>
          <w:divBdr>
            <w:top w:val="none" w:sz="0" w:space="0" w:color="auto"/>
            <w:left w:val="none" w:sz="0" w:space="0" w:color="auto"/>
            <w:bottom w:val="none" w:sz="0" w:space="0" w:color="auto"/>
            <w:right w:val="none" w:sz="0" w:space="0" w:color="auto"/>
          </w:divBdr>
        </w:div>
        <w:div w:id="298459098">
          <w:marLeft w:val="640"/>
          <w:marRight w:val="0"/>
          <w:marTop w:val="0"/>
          <w:marBottom w:val="0"/>
          <w:divBdr>
            <w:top w:val="none" w:sz="0" w:space="0" w:color="auto"/>
            <w:left w:val="none" w:sz="0" w:space="0" w:color="auto"/>
            <w:bottom w:val="none" w:sz="0" w:space="0" w:color="auto"/>
            <w:right w:val="none" w:sz="0" w:space="0" w:color="auto"/>
          </w:divBdr>
        </w:div>
        <w:div w:id="12340780">
          <w:marLeft w:val="640"/>
          <w:marRight w:val="0"/>
          <w:marTop w:val="0"/>
          <w:marBottom w:val="0"/>
          <w:divBdr>
            <w:top w:val="none" w:sz="0" w:space="0" w:color="auto"/>
            <w:left w:val="none" w:sz="0" w:space="0" w:color="auto"/>
            <w:bottom w:val="none" w:sz="0" w:space="0" w:color="auto"/>
            <w:right w:val="none" w:sz="0" w:space="0" w:color="auto"/>
          </w:divBdr>
        </w:div>
        <w:div w:id="231745843">
          <w:marLeft w:val="640"/>
          <w:marRight w:val="0"/>
          <w:marTop w:val="0"/>
          <w:marBottom w:val="0"/>
          <w:divBdr>
            <w:top w:val="none" w:sz="0" w:space="0" w:color="auto"/>
            <w:left w:val="none" w:sz="0" w:space="0" w:color="auto"/>
            <w:bottom w:val="none" w:sz="0" w:space="0" w:color="auto"/>
            <w:right w:val="none" w:sz="0" w:space="0" w:color="auto"/>
          </w:divBdr>
        </w:div>
        <w:div w:id="304362787">
          <w:marLeft w:val="640"/>
          <w:marRight w:val="0"/>
          <w:marTop w:val="0"/>
          <w:marBottom w:val="0"/>
          <w:divBdr>
            <w:top w:val="none" w:sz="0" w:space="0" w:color="auto"/>
            <w:left w:val="none" w:sz="0" w:space="0" w:color="auto"/>
            <w:bottom w:val="none" w:sz="0" w:space="0" w:color="auto"/>
            <w:right w:val="none" w:sz="0" w:space="0" w:color="auto"/>
          </w:divBdr>
        </w:div>
        <w:div w:id="529994875">
          <w:marLeft w:val="640"/>
          <w:marRight w:val="0"/>
          <w:marTop w:val="0"/>
          <w:marBottom w:val="0"/>
          <w:divBdr>
            <w:top w:val="none" w:sz="0" w:space="0" w:color="auto"/>
            <w:left w:val="none" w:sz="0" w:space="0" w:color="auto"/>
            <w:bottom w:val="none" w:sz="0" w:space="0" w:color="auto"/>
            <w:right w:val="none" w:sz="0" w:space="0" w:color="auto"/>
          </w:divBdr>
        </w:div>
        <w:div w:id="1006861119">
          <w:marLeft w:val="640"/>
          <w:marRight w:val="0"/>
          <w:marTop w:val="0"/>
          <w:marBottom w:val="0"/>
          <w:divBdr>
            <w:top w:val="none" w:sz="0" w:space="0" w:color="auto"/>
            <w:left w:val="none" w:sz="0" w:space="0" w:color="auto"/>
            <w:bottom w:val="none" w:sz="0" w:space="0" w:color="auto"/>
            <w:right w:val="none" w:sz="0" w:space="0" w:color="auto"/>
          </w:divBdr>
        </w:div>
        <w:div w:id="1126585864">
          <w:marLeft w:val="640"/>
          <w:marRight w:val="0"/>
          <w:marTop w:val="0"/>
          <w:marBottom w:val="0"/>
          <w:divBdr>
            <w:top w:val="none" w:sz="0" w:space="0" w:color="auto"/>
            <w:left w:val="none" w:sz="0" w:space="0" w:color="auto"/>
            <w:bottom w:val="none" w:sz="0" w:space="0" w:color="auto"/>
            <w:right w:val="none" w:sz="0" w:space="0" w:color="auto"/>
          </w:divBdr>
        </w:div>
        <w:div w:id="402341839">
          <w:marLeft w:val="640"/>
          <w:marRight w:val="0"/>
          <w:marTop w:val="0"/>
          <w:marBottom w:val="0"/>
          <w:divBdr>
            <w:top w:val="none" w:sz="0" w:space="0" w:color="auto"/>
            <w:left w:val="none" w:sz="0" w:space="0" w:color="auto"/>
            <w:bottom w:val="none" w:sz="0" w:space="0" w:color="auto"/>
            <w:right w:val="none" w:sz="0" w:space="0" w:color="auto"/>
          </w:divBdr>
        </w:div>
        <w:div w:id="131020730">
          <w:marLeft w:val="640"/>
          <w:marRight w:val="0"/>
          <w:marTop w:val="0"/>
          <w:marBottom w:val="0"/>
          <w:divBdr>
            <w:top w:val="none" w:sz="0" w:space="0" w:color="auto"/>
            <w:left w:val="none" w:sz="0" w:space="0" w:color="auto"/>
            <w:bottom w:val="none" w:sz="0" w:space="0" w:color="auto"/>
            <w:right w:val="none" w:sz="0" w:space="0" w:color="auto"/>
          </w:divBdr>
        </w:div>
        <w:div w:id="1773818422">
          <w:marLeft w:val="640"/>
          <w:marRight w:val="0"/>
          <w:marTop w:val="0"/>
          <w:marBottom w:val="0"/>
          <w:divBdr>
            <w:top w:val="none" w:sz="0" w:space="0" w:color="auto"/>
            <w:left w:val="none" w:sz="0" w:space="0" w:color="auto"/>
            <w:bottom w:val="none" w:sz="0" w:space="0" w:color="auto"/>
            <w:right w:val="none" w:sz="0" w:space="0" w:color="auto"/>
          </w:divBdr>
        </w:div>
        <w:div w:id="341475198">
          <w:marLeft w:val="640"/>
          <w:marRight w:val="0"/>
          <w:marTop w:val="0"/>
          <w:marBottom w:val="0"/>
          <w:divBdr>
            <w:top w:val="none" w:sz="0" w:space="0" w:color="auto"/>
            <w:left w:val="none" w:sz="0" w:space="0" w:color="auto"/>
            <w:bottom w:val="none" w:sz="0" w:space="0" w:color="auto"/>
            <w:right w:val="none" w:sz="0" w:space="0" w:color="auto"/>
          </w:divBdr>
        </w:div>
        <w:div w:id="965047054">
          <w:marLeft w:val="640"/>
          <w:marRight w:val="0"/>
          <w:marTop w:val="0"/>
          <w:marBottom w:val="0"/>
          <w:divBdr>
            <w:top w:val="none" w:sz="0" w:space="0" w:color="auto"/>
            <w:left w:val="none" w:sz="0" w:space="0" w:color="auto"/>
            <w:bottom w:val="none" w:sz="0" w:space="0" w:color="auto"/>
            <w:right w:val="none" w:sz="0" w:space="0" w:color="auto"/>
          </w:divBdr>
        </w:div>
        <w:div w:id="414404265">
          <w:marLeft w:val="640"/>
          <w:marRight w:val="0"/>
          <w:marTop w:val="0"/>
          <w:marBottom w:val="0"/>
          <w:divBdr>
            <w:top w:val="none" w:sz="0" w:space="0" w:color="auto"/>
            <w:left w:val="none" w:sz="0" w:space="0" w:color="auto"/>
            <w:bottom w:val="none" w:sz="0" w:space="0" w:color="auto"/>
            <w:right w:val="none" w:sz="0" w:space="0" w:color="auto"/>
          </w:divBdr>
        </w:div>
        <w:div w:id="1199850849">
          <w:marLeft w:val="640"/>
          <w:marRight w:val="0"/>
          <w:marTop w:val="0"/>
          <w:marBottom w:val="0"/>
          <w:divBdr>
            <w:top w:val="none" w:sz="0" w:space="0" w:color="auto"/>
            <w:left w:val="none" w:sz="0" w:space="0" w:color="auto"/>
            <w:bottom w:val="none" w:sz="0" w:space="0" w:color="auto"/>
            <w:right w:val="none" w:sz="0" w:space="0" w:color="auto"/>
          </w:divBdr>
        </w:div>
        <w:div w:id="928663805">
          <w:marLeft w:val="640"/>
          <w:marRight w:val="0"/>
          <w:marTop w:val="0"/>
          <w:marBottom w:val="0"/>
          <w:divBdr>
            <w:top w:val="none" w:sz="0" w:space="0" w:color="auto"/>
            <w:left w:val="none" w:sz="0" w:space="0" w:color="auto"/>
            <w:bottom w:val="none" w:sz="0" w:space="0" w:color="auto"/>
            <w:right w:val="none" w:sz="0" w:space="0" w:color="auto"/>
          </w:divBdr>
        </w:div>
        <w:div w:id="575362472">
          <w:marLeft w:val="640"/>
          <w:marRight w:val="0"/>
          <w:marTop w:val="0"/>
          <w:marBottom w:val="0"/>
          <w:divBdr>
            <w:top w:val="none" w:sz="0" w:space="0" w:color="auto"/>
            <w:left w:val="none" w:sz="0" w:space="0" w:color="auto"/>
            <w:bottom w:val="none" w:sz="0" w:space="0" w:color="auto"/>
            <w:right w:val="none" w:sz="0" w:space="0" w:color="auto"/>
          </w:divBdr>
        </w:div>
        <w:div w:id="908153840">
          <w:marLeft w:val="640"/>
          <w:marRight w:val="0"/>
          <w:marTop w:val="0"/>
          <w:marBottom w:val="0"/>
          <w:divBdr>
            <w:top w:val="none" w:sz="0" w:space="0" w:color="auto"/>
            <w:left w:val="none" w:sz="0" w:space="0" w:color="auto"/>
            <w:bottom w:val="none" w:sz="0" w:space="0" w:color="auto"/>
            <w:right w:val="none" w:sz="0" w:space="0" w:color="auto"/>
          </w:divBdr>
        </w:div>
        <w:div w:id="1168405686">
          <w:marLeft w:val="640"/>
          <w:marRight w:val="0"/>
          <w:marTop w:val="0"/>
          <w:marBottom w:val="0"/>
          <w:divBdr>
            <w:top w:val="none" w:sz="0" w:space="0" w:color="auto"/>
            <w:left w:val="none" w:sz="0" w:space="0" w:color="auto"/>
            <w:bottom w:val="none" w:sz="0" w:space="0" w:color="auto"/>
            <w:right w:val="none" w:sz="0" w:space="0" w:color="auto"/>
          </w:divBdr>
        </w:div>
        <w:div w:id="289094915">
          <w:marLeft w:val="640"/>
          <w:marRight w:val="0"/>
          <w:marTop w:val="0"/>
          <w:marBottom w:val="0"/>
          <w:divBdr>
            <w:top w:val="none" w:sz="0" w:space="0" w:color="auto"/>
            <w:left w:val="none" w:sz="0" w:space="0" w:color="auto"/>
            <w:bottom w:val="none" w:sz="0" w:space="0" w:color="auto"/>
            <w:right w:val="none" w:sz="0" w:space="0" w:color="auto"/>
          </w:divBdr>
        </w:div>
        <w:div w:id="1109011756">
          <w:marLeft w:val="640"/>
          <w:marRight w:val="0"/>
          <w:marTop w:val="0"/>
          <w:marBottom w:val="0"/>
          <w:divBdr>
            <w:top w:val="none" w:sz="0" w:space="0" w:color="auto"/>
            <w:left w:val="none" w:sz="0" w:space="0" w:color="auto"/>
            <w:bottom w:val="none" w:sz="0" w:space="0" w:color="auto"/>
            <w:right w:val="none" w:sz="0" w:space="0" w:color="auto"/>
          </w:divBdr>
        </w:div>
        <w:div w:id="82917844">
          <w:marLeft w:val="640"/>
          <w:marRight w:val="0"/>
          <w:marTop w:val="0"/>
          <w:marBottom w:val="0"/>
          <w:divBdr>
            <w:top w:val="none" w:sz="0" w:space="0" w:color="auto"/>
            <w:left w:val="none" w:sz="0" w:space="0" w:color="auto"/>
            <w:bottom w:val="none" w:sz="0" w:space="0" w:color="auto"/>
            <w:right w:val="none" w:sz="0" w:space="0" w:color="auto"/>
          </w:divBdr>
        </w:div>
        <w:div w:id="224948976">
          <w:marLeft w:val="640"/>
          <w:marRight w:val="0"/>
          <w:marTop w:val="0"/>
          <w:marBottom w:val="0"/>
          <w:divBdr>
            <w:top w:val="none" w:sz="0" w:space="0" w:color="auto"/>
            <w:left w:val="none" w:sz="0" w:space="0" w:color="auto"/>
            <w:bottom w:val="none" w:sz="0" w:space="0" w:color="auto"/>
            <w:right w:val="none" w:sz="0" w:space="0" w:color="auto"/>
          </w:divBdr>
        </w:div>
        <w:div w:id="2087532662">
          <w:marLeft w:val="640"/>
          <w:marRight w:val="0"/>
          <w:marTop w:val="0"/>
          <w:marBottom w:val="0"/>
          <w:divBdr>
            <w:top w:val="none" w:sz="0" w:space="0" w:color="auto"/>
            <w:left w:val="none" w:sz="0" w:space="0" w:color="auto"/>
            <w:bottom w:val="none" w:sz="0" w:space="0" w:color="auto"/>
            <w:right w:val="none" w:sz="0" w:space="0" w:color="auto"/>
          </w:divBdr>
        </w:div>
        <w:div w:id="536308680">
          <w:marLeft w:val="640"/>
          <w:marRight w:val="0"/>
          <w:marTop w:val="0"/>
          <w:marBottom w:val="0"/>
          <w:divBdr>
            <w:top w:val="none" w:sz="0" w:space="0" w:color="auto"/>
            <w:left w:val="none" w:sz="0" w:space="0" w:color="auto"/>
            <w:bottom w:val="none" w:sz="0" w:space="0" w:color="auto"/>
            <w:right w:val="none" w:sz="0" w:space="0" w:color="auto"/>
          </w:divBdr>
        </w:div>
        <w:div w:id="202065234">
          <w:marLeft w:val="640"/>
          <w:marRight w:val="0"/>
          <w:marTop w:val="0"/>
          <w:marBottom w:val="0"/>
          <w:divBdr>
            <w:top w:val="none" w:sz="0" w:space="0" w:color="auto"/>
            <w:left w:val="none" w:sz="0" w:space="0" w:color="auto"/>
            <w:bottom w:val="none" w:sz="0" w:space="0" w:color="auto"/>
            <w:right w:val="none" w:sz="0" w:space="0" w:color="auto"/>
          </w:divBdr>
        </w:div>
        <w:div w:id="2134984090">
          <w:marLeft w:val="640"/>
          <w:marRight w:val="0"/>
          <w:marTop w:val="0"/>
          <w:marBottom w:val="0"/>
          <w:divBdr>
            <w:top w:val="none" w:sz="0" w:space="0" w:color="auto"/>
            <w:left w:val="none" w:sz="0" w:space="0" w:color="auto"/>
            <w:bottom w:val="none" w:sz="0" w:space="0" w:color="auto"/>
            <w:right w:val="none" w:sz="0" w:space="0" w:color="auto"/>
          </w:divBdr>
        </w:div>
        <w:div w:id="1081760531">
          <w:marLeft w:val="640"/>
          <w:marRight w:val="0"/>
          <w:marTop w:val="0"/>
          <w:marBottom w:val="0"/>
          <w:divBdr>
            <w:top w:val="none" w:sz="0" w:space="0" w:color="auto"/>
            <w:left w:val="none" w:sz="0" w:space="0" w:color="auto"/>
            <w:bottom w:val="none" w:sz="0" w:space="0" w:color="auto"/>
            <w:right w:val="none" w:sz="0" w:space="0" w:color="auto"/>
          </w:divBdr>
        </w:div>
        <w:div w:id="2074237128">
          <w:marLeft w:val="640"/>
          <w:marRight w:val="0"/>
          <w:marTop w:val="0"/>
          <w:marBottom w:val="0"/>
          <w:divBdr>
            <w:top w:val="none" w:sz="0" w:space="0" w:color="auto"/>
            <w:left w:val="none" w:sz="0" w:space="0" w:color="auto"/>
            <w:bottom w:val="none" w:sz="0" w:space="0" w:color="auto"/>
            <w:right w:val="none" w:sz="0" w:space="0" w:color="auto"/>
          </w:divBdr>
        </w:div>
        <w:div w:id="610939301">
          <w:marLeft w:val="640"/>
          <w:marRight w:val="0"/>
          <w:marTop w:val="0"/>
          <w:marBottom w:val="0"/>
          <w:divBdr>
            <w:top w:val="none" w:sz="0" w:space="0" w:color="auto"/>
            <w:left w:val="none" w:sz="0" w:space="0" w:color="auto"/>
            <w:bottom w:val="none" w:sz="0" w:space="0" w:color="auto"/>
            <w:right w:val="none" w:sz="0" w:space="0" w:color="auto"/>
          </w:divBdr>
        </w:div>
        <w:div w:id="408698090">
          <w:marLeft w:val="640"/>
          <w:marRight w:val="0"/>
          <w:marTop w:val="0"/>
          <w:marBottom w:val="0"/>
          <w:divBdr>
            <w:top w:val="none" w:sz="0" w:space="0" w:color="auto"/>
            <w:left w:val="none" w:sz="0" w:space="0" w:color="auto"/>
            <w:bottom w:val="none" w:sz="0" w:space="0" w:color="auto"/>
            <w:right w:val="none" w:sz="0" w:space="0" w:color="auto"/>
          </w:divBdr>
        </w:div>
        <w:div w:id="1826124529">
          <w:marLeft w:val="640"/>
          <w:marRight w:val="0"/>
          <w:marTop w:val="0"/>
          <w:marBottom w:val="0"/>
          <w:divBdr>
            <w:top w:val="none" w:sz="0" w:space="0" w:color="auto"/>
            <w:left w:val="none" w:sz="0" w:space="0" w:color="auto"/>
            <w:bottom w:val="none" w:sz="0" w:space="0" w:color="auto"/>
            <w:right w:val="none" w:sz="0" w:space="0" w:color="auto"/>
          </w:divBdr>
        </w:div>
        <w:div w:id="697655943">
          <w:marLeft w:val="640"/>
          <w:marRight w:val="0"/>
          <w:marTop w:val="0"/>
          <w:marBottom w:val="0"/>
          <w:divBdr>
            <w:top w:val="none" w:sz="0" w:space="0" w:color="auto"/>
            <w:left w:val="none" w:sz="0" w:space="0" w:color="auto"/>
            <w:bottom w:val="none" w:sz="0" w:space="0" w:color="auto"/>
            <w:right w:val="none" w:sz="0" w:space="0" w:color="auto"/>
          </w:divBdr>
        </w:div>
        <w:div w:id="1953903699">
          <w:marLeft w:val="640"/>
          <w:marRight w:val="0"/>
          <w:marTop w:val="0"/>
          <w:marBottom w:val="0"/>
          <w:divBdr>
            <w:top w:val="none" w:sz="0" w:space="0" w:color="auto"/>
            <w:left w:val="none" w:sz="0" w:space="0" w:color="auto"/>
            <w:bottom w:val="none" w:sz="0" w:space="0" w:color="auto"/>
            <w:right w:val="none" w:sz="0" w:space="0" w:color="auto"/>
          </w:divBdr>
        </w:div>
        <w:div w:id="2127845560">
          <w:marLeft w:val="640"/>
          <w:marRight w:val="0"/>
          <w:marTop w:val="0"/>
          <w:marBottom w:val="0"/>
          <w:divBdr>
            <w:top w:val="none" w:sz="0" w:space="0" w:color="auto"/>
            <w:left w:val="none" w:sz="0" w:space="0" w:color="auto"/>
            <w:bottom w:val="none" w:sz="0" w:space="0" w:color="auto"/>
            <w:right w:val="none" w:sz="0" w:space="0" w:color="auto"/>
          </w:divBdr>
        </w:div>
        <w:div w:id="1023559945">
          <w:marLeft w:val="640"/>
          <w:marRight w:val="0"/>
          <w:marTop w:val="0"/>
          <w:marBottom w:val="0"/>
          <w:divBdr>
            <w:top w:val="none" w:sz="0" w:space="0" w:color="auto"/>
            <w:left w:val="none" w:sz="0" w:space="0" w:color="auto"/>
            <w:bottom w:val="none" w:sz="0" w:space="0" w:color="auto"/>
            <w:right w:val="none" w:sz="0" w:space="0" w:color="auto"/>
          </w:divBdr>
        </w:div>
        <w:div w:id="124397564">
          <w:marLeft w:val="640"/>
          <w:marRight w:val="0"/>
          <w:marTop w:val="0"/>
          <w:marBottom w:val="0"/>
          <w:divBdr>
            <w:top w:val="none" w:sz="0" w:space="0" w:color="auto"/>
            <w:left w:val="none" w:sz="0" w:space="0" w:color="auto"/>
            <w:bottom w:val="none" w:sz="0" w:space="0" w:color="auto"/>
            <w:right w:val="none" w:sz="0" w:space="0" w:color="auto"/>
          </w:divBdr>
        </w:div>
        <w:div w:id="2023967532">
          <w:marLeft w:val="640"/>
          <w:marRight w:val="0"/>
          <w:marTop w:val="0"/>
          <w:marBottom w:val="0"/>
          <w:divBdr>
            <w:top w:val="none" w:sz="0" w:space="0" w:color="auto"/>
            <w:left w:val="none" w:sz="0" w:space="0" w:color="auto"/>
            <w:bottom w:val="none" w:sz="0" w:space="0" w:color="auto"/>
            <w:right w:val="none" w:sz="0" w:space="0" w:color="auto"/>
          </w:divBdr>
        </w:div>
        <w:div w:id="57945103">
          <w:marLeft w:val="640"/>
          <w:marRight w:val="0"/>
          <w:marTop w:val="0"/>
          <w:marBottom w:val="0"/>
          <w:divBdr>
            <w:top w:val="none" w:sz="0" w:space="0" w:color="auto"/>
            <w:left w:val="none" w:sz="0" w:space="0" w:color="auto"/>
            <w:bottom w:val="none" w:sz="0" w:space="0" w:color="auto"/>
            <w:right w:val="none" w:sz="0" w:space="0" w:color="auto"/>
          </w:divBdr>
        </w:div>
        <w:div w:id="1660957294">
          <w:marLeft w:val="640"/>
          <w:marRight w:val="0"/>
          <w:marTop w:val="0"/>
          <w:marBottom w:val="0"/>
          <w:divBdr>
            <w:top w:val="none" w:sz="0" w:space="0" w:color="auto"/>
            <w:left w:val="none" w:sz="0" w:space="0" w:color="auto"/>
            <w:bottom w:val="none" w:sz="0" w:space="0" w:color="auto"/>
            <w:right w:val="none" w:sz="0" w:space="0" w:color="auto"/>
          </w:divBdr>
        </w:div>
        <w:div w:id="911233212">
          <w:marLeft w:val="640"/>
          <w:marRight w:val="0"/>
          <w:marTop w:val="0"/>
          <w:marBottom w:val="0"/>
          <w:divBdr>
            <w:top w:val="none" w:sz="0" w:space="0" w:color="auto"/>
            <w:left w:val="none" w:sz="0" w:space="0" w:color="auto"/>
            <w:bottom w:val="none" w:sz="0" w:space="0" w:color="auto"/>
            <w:right w:val="none" w:sz="0" w:space="0" w:color="auto"/>
          </w:divBdr>
        </w:div>
        <w:div w:id="1733310294">
          <w:marLeft w:val="640"/>
          <w:marRight w:val="0"/>
          <w:marTop w:val="0"/>
          <w:marBottom w:val="0"/>
          <w:divBdr>
            <w:top w:val="none" w:sz="0" w:space="0" w:color="auto"/>
            <w:left w:val="none" w:sz="0" w:space="0" w:color="auto"/>
            <w:bottom w:val="none" w:sz="0" w:space="0" w:color="auto"/>
            <w:right w:val="none" w:sz="0" w:space="0" w:color="auto"/>
          </w:divBdr>
        </w:div>
        <w:div w:id="125860754">
          <w:marLeft w:val="640"/>
          <w:marRight w:val="0"/>
          <w:marTop w:val="0"/>
          <w:marBottom w:val="0"/>
          <w:divBdr>
            <w:top w:val="none" w:sz="0" w:space="0" w:color="auto"/>
            <w:left w:val="none" w:sz="0" w:space="0" w:color="auto"/>
            <w:bottom w:val="none" w:sz="0" w:space="0" w:color="auto"/>
            <w:right w:val="none" w:sz="0" w:space="0" w:color="auto"/>
          </w:divBdr>
        </w:div>
        <w:div w:id="988284615">
          <w:marLeft w:val="640"/>
          <w:marRight w:val="0"/>
          <w:marTop w:val="0"/>
          <w:marBottom w:val="0"/>
          <w:divBdr>
            <w:top w:val="none" w:sz="0" w:space="0" w:color="auto"/>
            <w:left w:val="none" w:sz="0" w:space="0" w:color="auto"/>
            <w:bottom w:val="none" w:sz="0" w:space="0" w:color="auto"/>
            <w:right w:val="none" w:sz="0" w:space="0" w:color="auto"/>
          </w:divBdr>
        </w:div>
        <w:div w:id="357894402">
          <w:marLeft w:val="640"/>
          <w:marRight w:val="0"/>
          <w:marTop w:val="0"/>
          <w:marBottom w:val="0"/>
          <w:divBdr>
            <w:top w:val="none" w:sz="0" w:space="0" w:color="auto"/>
            <w:left w:val="none" w:sz="0" w:space="0" w:color="auto"/>
            <w:bottom w:val="none" w:sz="0" w:space="0" w:color="auto"/>
            <w:right w:val="none" w:sz="0" w:space="0" w:color="auto"/>
          </w:divBdr>
        </w:div>
        <w:div w:id="153575245">
          <w:marLeft w:val="640"/>
          <w:marRight w:val="0"/>
          <w:marTop w:val="0"/>
          <w:marBottom w:val="0"/>
          <w:divBdr>
            <w:top w:val="none" w:sz="0" w:space="0" w:color="auto"/>
            <w:left w:val="none" w:sz="0" w:space="0" w:color="auto"/>
            <w:bottom w:val="none" w:sz="0" w:space="0" w:color="auto"/>
            <w:right w:val="none" w:sz="0" w:space="0" w:color="auto"/>
          </w:divBdr>
        </w:div>
        <w:div w:id="1029794995">
          <w:marLeft w:val="640"/>
          <w:marRight w:val="0"/>
          <w:marTop w:val="0"/>
          <w:marBottom w:val="0"/>
          <w:divBdr>
            <w:top w:val="none" w:sz="0" w:space="0" w:color="auto"/>
            <w:left w:val="none" w:sz="0" w:space="0" w:color="auto"/>
            <w:bottom w:val="none" w:sz="0" w:space="0" w:color="auto"/>
            <w:right w:val="none" w:sz="0" w:space="0" w:color="auto"/>
          </w:divBdr>
        </w:div>
        <w:div w:id="1065185274">
          <w:marLeft w:val="640"/>
          <w:marRight w:val="0"/>
          <w:marTop w:val="0"/>
          <w:marBottom w:val="0"/>
          <w:divBdr>
            <w:top w:val="none" w:sz="0" w:space="0" w:color="auto"/>
            <w:left w:val="none" w:sz="0" w:space="0" w:color="auto"/>
            <w:bottom w:val="none" w:sz="0" w:space="0" w:color="auto"/>
            <w:right w:val="none" w:sz="0" w:space="0" w:color="auto"/>
          </w:divBdr>
        </w:div>
        <w:div w:id="1760101620">
          <w:marLeft w:val="640"/>
          <w:marRight w:val="0"/>
          <w:marTop w:val="0"/>
          <w:marBottom w:val="0"/>
          <w:divBdr>
            <w:top w:val="none" w:sz="0" w:space="0" w:color="auto"/>
            <w:left w:val="none" w:sz="0" w:space="0" w:color="auto"/>
            <w:bottom w:val="none" w:sz="0" w:space="0" w:color="auto"/>
            <w:right w:val="none" w:sz="0" w:space="0" w:color="auto"/>
          </w:divBdr>
        </w:div>
        <w:div w:id="2082679334">
          <w:marLeft w:val="640"/>
          <w:marRight w:val="0"/>
          <w:marTop w:val="0"/>
          <w:marBottom w:val="0"/>
          <w:divBdr>
            <w:top w:val="none" w:sz="0" w:space="0" w:color="auto"/>
            <w:left w:val="none" w:sz="0" w:space="0" w:color="auto"/>
            <w:bottom w:val="none" w:sz="0" w:space="0" w:color="auto"/>
            <w:right w:val="none" w:sz="0" w:space="0" w:color="auto"/>
          </w:divBdr>
        </w:div>
        <w:div w:id="37316045">
          <w:marLeft w:val="640"/>
          <w:marRight w:val="0"/>
          <w:marTop w:val="0"/>
          <w:marBottom w:val="0"/>
          <w:divBdr>
            <w:top w:val="none" w:sz="0" w:space="0" w:color="auto"/>
            <w:left w:val="none" w:sz="0" w:space="0" w:color="auto"/>
            <w:bottom w:val="none" w:sz="0" w:space="0" w:color="auto"/>
            <w:right w:val="none" w:sz="0" w:space="0" w:color="auto"/>
          </w:divBdr>
        </w:div>
        <w:div w:id="50009700">
          <w:marLeft w:val="640"/>
          <w:marRight w:val="0"/>
          <w:marTop w:val="0"/>
          <w:marBottom w:val="0"/>
          <w:divBdr>
            <w:top w:val="none" w:sz="0" w:space="0" w:color="auto"/>
            <w:left w:val="none" w:sz="0" w:space="0" w:color="auto"/>
            <w:bottom w:val="none" w:sz="0" w:space="0" w:color="auto"/>
            <w:right w:val="none" w:sz="0" w:space="0" w:color="auto"/>
          </w:divBdr>
        </w:div>
        <w:div w:id="2084064235">
          <w:marLeft w:val="640"/>
          <w:marRight w:val="0"/>
          <w:marTop w:val="0"/>
          <w:marBottom w:val="0"/>
          <w:divBdr>
            <w:top w:val="none" w:sz="0" w:space="0" w:color="auto"/>
            <w:left w:val="none" w:sz="0" w:space="0" w:color="auto"/>
            <w:bottom w:val="none" w:sz="0" w:space="0" w:color="auto"/>
            <w:right w:val="none" w:sz="0" w:space="0" w:color="auto"/>
          </w:divBdr>
        </w:div>
        <w:div w:id="492113771">
          <w:marLeft w:val="640"/>
          <w:marRight w:val="0"/>
          <w:marTop w:val="0"/>
          <w:marBottom w:val="0"/>
          <w:divBdr>
            <w:top w:val="none" w:sz="0" w:space="0" w:color="auto"/>
            <w:left w:val="none" w:sz="0" w:space="0" w:color="auto"/>
            <w:bottom w:val="none" w:sz="0" w:space="0" w:color="auto"/>
            <w:right w:val="none" w:sz="0" w:space="0" w:color="auto"/>
          </w:divBdr>
        </w:div>
        <w:div w:id="359858381">
          <w:marLeft w:val="640"/>
          <w:marRight w:val="0"/>
          <w:marTop w:val="0"/>
          <w:marBottom w:val="0"/>
          <w:divBdr>
            <w:top w:val="none" w:sz="0" w:space="0" w:color="auto"/>
            <w:left w:val="none" w:sz="0" w:space="0" w:color="auto"/>
            <w:bottom w:val="none" w:sz="0" w:space="0" w:color="auto"/>
            <w:right w:val="none" w:sz="0" w:space="0" w:color="auto"/>
          </w:divBdr>
        </w:div>
        <w:div w:id="1182086797">
          <w:marLeft w:val="640"/>
          <w:marRight w:val="0"/>
          <w:marTop w:val="0"/>
          <w:marBottom w:val="0"/>
          <w:divBdr>
            <w:top w:val="none" w:sz="0" w:space="0" w:color="auto"/>
            <w:left w:val="none" w:sz="0" w:space="0" w:color="auto"/>
            <w:bottom w:val="none" w:sz="0" w:space="0" w:color="auto"/>
            <w:right w:val="none" w:sz="0" w:space="0" w:color="auto"/>
          </w:divBdr>
        </w:div>
        <w:div w:id="1451896684">
          <w:marLeft w:val="640"/>
          <w:marRight w:val="0"/>
          <w:marTop w:val="0"/>
          <w:marBottom w:val="0"/>
          <w:divBdr>
            <w:top w:val="none" w:sz="0" w:space="0" w:color="auto"/>
            <w:left w:val="none" w:sz="0" w:space="0" w:color="auto"/>
            <w:bottom w:val="none" w:sz="0" w:space="0" w:color="auto"/>
            <w:right w:val="none" w:sz="0" w:space="0" w:color="auto"/>
          </w:divBdr>
        </w:div>
        <w:div w:id="1551500774">
          <w:marLeft w:val="640"/>
          <w:marRight w:val="0"/>
          <w:marTop w:val="0"/>
          <w:marBottom w:val="0"/>
          <w:divBdr>
            <w:top w:val="none" w:sz="0" w:space="0" w:color="auto"/>
            <w:left w:val="none" w:sz="0" w:space="0" w:color="auto"/>
            <w:bottom w:val="none" w:sz="0" w:space="0" w:color="auto"/>
            <w:right w:val="none" w:sz="0" w:space="0" w:color="auto"/>
          </w:divBdr>
        </w:div>
        <w:div w:id="1230723864">
          <w:marLeft w:val="640"/>
          <w:marRight w:val="0"/>
          <w:marTop w:val="0"/>
          <w:marBottom w:val="0"/>
          <w:divBdr>
            <w:top w:val="none" w:sz="0" w:space="0" w:color="auto"/>
            <w:left w:val="none" w:sz="0" w:space="0" w:color="auto"/>
            <w:bottom w:val="none" w:sz="0" w:space="0" w:color="auto"/>
            <w:right w:val="none" w:sz="0" w:space="0" w:color="auto"/>
          </w:divBdr>
        </w:div>
        <w:div w:id="1021933731">
          <w:marLeft w:val="640"/>
          <w:marRight w:val="0"/>
          <w:marTop w:val="0"/>
          <w:marBottom w:val="0"/>
          <w:divBdr>
            <w:top w:val="none" w:sz="0" w:space="0" w:color="auto"/>
            <w:left w:val="none" w:sz="0" w:space="0" w:color="auto"/>
            <w:bottom w:val="none" w:sz="0" w:space="0" w:color="auto"/>
            <w:right w:val="none" w:sz="0" w:space="0" w:color="auto"/>
          </w:divBdr>
        </w:div>
        <w:div w:id="688533614">
          <w:marLeft w:val="640"/>
          <w:marRight w:val="0"/>
          <w:marTop w:val="0"/>
          <w:marBottom w:val="0"/>
          <w:divBdr>
            <w:top w:val="none" w:sz="0" w:space="0" w:color="auto"/>
            <w:left w:val="none" w:sz="0" w:space="0" w:color="auto"/>
            <w:bottom w:val="none" w:sz="0" w:space="0" w:color="auto"/>
            <w:right w:val="none" w:sz="0" w:space="0" w:color="auto"/>
          </w:divBdr>
        </w:div>
        <w:div w:id="91753855">
          <w:marLeft w:val="640"/>
          <w:marRight w:val="0"/>
          <w:marTop w:val="0"/>
          <w:marBottom w:val="0"/>
          <w:divBdr>
            <w:top w:val="none" w:sz="0" w:space="0" w:color="auto"/>
            <w:left w:val="none" w:sz="0" w:space="0" w:color="auto"/>
            <w:bottom w:val="none" w:sz="0" w:space="0" w:color="auto"/>
            <w:right w:val="none" w:sz="0" w:space="0" w:color="auto"/>
          </w:divBdr>
        </w:div>
        <w:div w:id="1098134511">
          <w:marLeft w:val="640"/>
          <w:marRight w:val="0"/>
          <w:marTop w:val="0"/>
          <w:marBottom w:val="0"/>
          <w:divBdr>
            <w:top w:val="none" w:sz="0" w:space="0" w:color="auto"/>
            <w:left w:val="none" w:sz="0" w:space="0" w:color="auto"/>
            <w:bottom w:val="none" w:sz="0" w:space="0" w:color="auto"/>
            <w:right w:val="none" w:sz="0" w:space="0" w:color="auto"/>
          </w:divBdr>
        </w:div>
        <w:div w:id="1632250909">
          <w:marLeft w:val="640"/>
          <w:marRight w:val="0"/>
          <w:marTop w:val="0"/>
          <w:marBottom w:val="0"/>
          <w:divBdr>
            <w:top w:val="none" w:sz="0" w:space="0" w:color="auto"/>
            <w:left w:val="none" w:sz="0" w:space="0" w:color="auto"/>
            <w:bottom w:val="none" w:sz="0" w:space="0" w:color="auto"/>
            <w:right w:val="none" w:sz="0" w:space="0" w:color="auto"/>
          </w:divBdr>
        </w:div>
        <w:div w:id="1496414959">
          <w:marLeft w:val="640"/>
          <w:marRight w:val="0"/>
          <w:marTop w:val="0"/>
          <w:marBottom w:val="0"/>
          <w:divBdr>
            <w:top w:val="none" w:sz="0" w:space="0" w:color="auto"/>
            <w:left w:val="none" w:sz="0" w:space="0" w:color="auto"/>
            <w:bottom w:val="none" w:sz="0" w:space="0" w:color="auto"/>
            <w:right w:val="none" w:sz="0" w:space="0" w:color="auto"/>
          </w:divBdr>
        </w:div>
        <w:div w:id="1244490277">
          <w:marLeft w:val="640"/>
          <w:marRight w:val="0"/>
          <w:marTop w:val="0"/>
          <w:marBottom w:val="0"/>
          <w:divBdr>
            <w:top w:val="none" w:sz="0" w:space="0" w:color="auto"/>
            <w:left w:val="none" w:sz="0" w:space="0" w:color="auto"/>
            <w:bottom w:val="none" w:sz="0" w:space="0" w:color="auto"/>
            <w:right w:val="none" w:sz="0" w:space="0" w:color="auto"/>
          </w:divBdr>
        </w:div>
        <w:div w:id="663901160">
          <w:marLeft w:val="640"/>
          <w:marRight w:val="0"/>
          <w:marTop w:val="0"/>
          <w:marBottom w:val="0"/>
          <w:divBdr>
            <w:top w:val="none" w:sz="0" w:space="0" w:color="auto"/>
            <w:left w:val="none" w:sz="0" w:space="0" w:color="auto"/>
            <w:bottom w:val="none" w:sz="0" w:space="0" w:color="auto"/>
            <w:right w:val="none" w:sz="0" w:space="0" w:color="auto"/>
          </w:divBdr>
        </w:div>
        <w:div w:id="142547801">
          <w:marLeft w:val="640"/>
          <w:marRight w:val="0"/>
          <w:marTop w:val="0"/>
          <w:marBottom w:val="0"/>
          <w:divBdr>
            <w:top w:val="none" w:sz="0" w:space="0" w:color="auto"/>
            <w:left w:val="none" w:sz="0" w:space="0" w:color="auto"/>
            <w:bottom w:val="none" w:sz="0" w:space="0" w:color="auto"/>
            <w:right w:val="none" w:sz="0" w:space="0" w:color="auto"/>
          </w:divBdr>
        </w:div>
        <w:div w:id="796606575">
          <w:marLeft w:val="640"/>
          <w:marRight w:val="0"/>
          <w:marTop w:val="0"/>
          <w:marBottom w:val="0"/>
          <w:divBdr>
            <w:top w:val="none" w:sz="0" w:space="0" w:color="auto"/>
            <w:left w:val="none" w:sz="0" w:space="0" w:color="auto"/>
            <w:bottom w:val="none" w:sz="0" w:space="0" w:color="auto"/>
            <w:right w:val="none" w:sz="0" w:space="0" w:color="auto"/>
          </w:divBdr>
        </w:div>
        <w:div w:id="2112045273">
          <w:marLeft w:val="640"/>
          <w:marRight w:val="0"/>
          <w:marTop w:val="0"/>
          <w:marBottom w:val="0"/>
          <w:divBdr>
            <w:top w:val="none" w:sz="0" w:space="0" w:color="auto"/>
            <w:left w:val="none" w:sz="0" w:space="0" w:color="auto"/>
            <w:bottom w:val="none" w:sz="0" w:space="0" w:color="auto"/>
            <w:right w:val="none" w:sz="0" w:space="0" w:color="auto"/>
          </w:divBdr>
        </w:div>
        <w:div w:id="1832595281">
          <w:marLeft w:val="640"/>
          <w:marRight w:val="0"/>
          <w:marTop w:val="0"/>
          <w:marBottom w:val="0"/>
          <w:divBdr>
            <w:top w:val="none" w:sz="0" w:space="0" w:color="auto"/>
            <w:left w:val="none" w:sz="0" w:space="0" w:color="auto"/>
            <w:bottom w:val="none" w:sz="0" w:space="0" w:color="auto"/>
            <w:right w:val="none" w:sz="0" w:space="0" w:color="auto"/>
          </w:divBdr>
        </w:div>
        <w:div w:id="1543710856">
          <w:marLeft w:val="640"/>
          <w:marRight w:val="0"/>
          <w:marTop w:val="0"/>
          <w:marBottom w:val="0"/>
          <w:divBdr>
            <w:top w:val="none" w:sz="0" w:space="0" w:color="auto"/>
            <w:left w:val="none" w:sz="0" w:space="0" w:color="auto"/>
            <w:bottom w:val="none" w:sz="0" w:space="0" w:color="auto"/>
            <w:right w:val="none" w:sz="0" w:space="0" w:color="auto"/>
          </w:divBdr>
        </w:div>
        <w:div w:id="85274613">
          <w:marLeft w:val="640"/>
          <w:marRight w:val="0"/>
          <w:marTop w:val="0"/>
          <w:marBottom w:val="0"/>
          <w:divBdr>
            <w:top w:val="none" w:sz="0" w:space="0" w:color="auto"/>
            <w:left w:val="none" w:sz="0" w:space="0" w:color="auto"/>
            <w:bottom w:val="none" w:sz="0" w:space="0" w:color="auto"/>
            <w:right w:val="none" w:sz="0" w:space="0" w:color="auto"/>
          </w:divBdr>
        </w:div>
        <w:div w:id="1915048462">
          <w:marLeft w:val="640"/>
          <w:marRight w:val="0"/>
          <w:marTop w:val="0"/>
          <w:marBottom w:val="0"/>
          <w:divBdr>
            <w:top w:val="none" w:sz="0" w:space="0" w:color="auto"/>
            <w:left w:val="none" w:sz="0" w:space="0" w:color="auto"/>
            <w:bottom w:val="none" w:sz="0" w:space="0" w:color="auto"/>
            <w:right w:val="none" w:sz="0" w:space="0" w:color="auto"/>
          </w:divBdr>
        </w:div>
        <w:div w:id="2021467052">
          <w:marLeft w:val="640"/>
          <w:marRight w:val="0"/>
          <w:marTop w:val="0"/>
          <w:marBottom w:val="0"/>
          <w:divBdr>
            <w:top w:val="none" w:sz="0" w:space="0" w:color="auto"/>
            <w:left w:val="none" w:sz="0" w:space="0" w:color="auto"/>
            <w:bottom w:val="none" w:sz="0" w:space="0" w:color="auto"/>
            <w:right w:val="none" w:sz="0" w:space="0" w:color="auto"/>
          </w:divBdr>
        </w:div>
      </w:divsChild>
    </w:div>
    <w:div w:id="95558286">
      <w:bodyDiv w:val="1"/>
      <w:marLeft w:val="0"/>
      <w:marRight w:val="0"/>
      <w:marTop w:val="0"/>
      <w:marBottom w:val="0"/>
      <w:divBdr>
        <w:top w:val="none" w:sz="0" w:space="0" w:color="auto"/>
        <w:left w:val="none" w:sz="0" w:space="0" w:color="auto"/>
        <w:bottom w:val="none" w:sz="0" w:space="0" w:color="auto"/>
        <w:right w:val="none" w:sz="0" w:space="0" w:color="auto"/>
      </w:divBdr>
      <w:divsChild>
        <w:div w:id="1439830050">
          <w:marLeft w:val="640"/>
          <w:marRight w:val="0"/>
          <w:marTop w:val="0"/>
          <w:marBottom w:val="0"/>
          <w:divBdr>
            <w:top w:val="none" w:sz="0" w:space="0" w:color="auto"/>
            <w:left w:val="none" w:sz="0" w:space="0" w:color="auto"/>
            <w:bottom w:val="none" w:sz="0" w:space="0" w:color="auto"/>
            <w:right w:val="none" w:sz="0" w:space="0" w:color="auto"/>
          </w:divBdr>
        </w:div>
        <w:div w:id="2022002001">
          <w:marLeft w:val="640"/>
          <w:marRight w:val="0"/>
          <w:marTop w:val="0"/>
          <w:marBottom w:val="0"/>
          <w:divBdr>
            <w:top w:val="none" w:sz="0" w:space="0" w:color="auto"/>
            <w:left w:val="none" w:sz="0" w:space="0" w:color="auto"/>
            <w:bottom w:val="none" w:sz="0" w:space="0" w:color="auto"/>
            <w:right w:val="none" w:sz="0" w:space="0" w:color="auto"/>
          </w:divBdr>
        </w:div>
        <w:div w:id="1177500560">
          <w:marLeft w:val="640"/>
          <w:marRight w:val="0"/>
          <w:marTop w:val="0"/>
          <w:marBottom w:val="0"/>
          <w:divBdr>
            <w:top w:val="none" w:sz="0" w:space="0" w:color="auto"/>
            <w:left w:val="none" w:sz="0" w:space="0" w:color="auto"/>
            <w:bottom w:val="none" w:sz="0" w:space="0" w:color="auto"/>
            <w:right w:val="none" w:sz="0" w:space="0" w:color="auto"/>
          </w:divBdr>
        </w:div>
        <w:div w:id="648484040">
          <w:marLeft w:val="640"/>
          <w:marRight w:val="0"/>
          <w:marTop w:val="0"/>
          <w:marBottom w:val="0"/>
          <w:divBdr>
            <w:top w:val="none" w:sz="0" w:space="0" w:color="auto"/>
            <w:left w:val="none" w:sz="0" w:space="0" w:color="auto"/>
            <w:bottom w:val="none" w:sz="0" w:space="0" w:color="auto"/>
            <w:right w:val="none" w:sz="0" w:space="0" w:color="auto"/>
          </w:divBdr>
        </w:div>
        <w:div w:id="1396388908">
          <w:marLeft w:val="640"/>
          <w:marRight w:val="0"/>
          <w:marTop w:val="0"/>
          <w:marBottom w:val="0"/>
          <w:divBdr>
            <w:top w:val="none" w:sz="0" w:space="0" w:color="auto"/>
            <w:left w:val="none" w:sz="0" w:space="0" w:color="auto"/>
            <w:bottom w:val="none" w:sz="0" w:space="0" w:color="auto"/>
            <w:right w:val="none" w:sz="0" w:space="0" w:color="auto"/>
          </w:divBdr>
        </w:div>
        <w:div w:id="163083835">
          <w:marLeft w:val="640"/>
          <w:marRight w:val="0"/>
          <w:marTop w:val="0"/>
          <w:marBottom w:val="0"/>
          <w:divBdr>
            <w:top w:val="none" w:sz="0" w:space="0" w:color="auto"/>
            <w:left w:val="none" w:sz="0" w:space="0" w:color="auto"/>
            <w:bottom w:val="none" w:sz="0" w:space="0" w:color="auto"/>
            <w:right w:val="none" w:sz="0" w:space="0" w:color="auto"/>
          </w:divBdr>
        </w:div>
        <w:div w:id="1595287215">
          <w:marLeft w:val="640"/>
          <w:marRight w:val="0"/>
          <w:marTop w:val="0"/>
          <w:marBottom w:val="0"/>
          <w:divBdr>
            <w:top w:val="none" w:sz="0" w:space="0" w:color="auto"/>
            <w:left w:val="none" w:sz="0" w:space="0" w:color="auto"/>
            <w:bottom w:val="none" w:sz="0" w:space="0" w:color="auto"/>
            <w:right w:val="none" w:sz="0" w:space="0" w:color="auto"/>
          </w:divBdr>
        </w:div>
        <w:div w:id="493645795">
          <w:marLeft w:val="640"/>
          <w:marRight w:val="0"/>
          <w:marTop w:val="0"/>
          <w:marBottom w:val="0"/>
          <w:divBdr>
            <w:top w:val="none" w:sz="0" w:space="0" w:color="auto"/>
            <w:left w:val="none" w:sz="0" w:space="0" w:color="auto"/>
            <w:bottom w:val="none" w:sz="0" w:space="0" w:color="auto"/>
            <w:right w:val="none" w:sz="0" w:space="0" w:color="auto"/>
          </w:divBdr>
        </w:div>
        <w:div w:id="2067143319">
          <w:marLeft w:val="640"/>
          <w:marRight w:val="0"/>
          <w:marTop w:val="0"/>
          <w:marBottom w:val="0"/>
          <w:divBdr>
            <w:top w:val="none" w:sz="0" w:space="0" w:color="auto"/>
            <w:left w:val="none" w:sz="0" w:space="0" w:color="auto"/>
            <w:bottom w:val="none" w:sz="0" w:space="0" w:color="auto"/>
            <w:right w:val="none" w:sz="0" w:space="0" w:color="auto"/>
          </w:divBdr>
        </w:div>
        <w:div w:id="520434709">
          <w:marLeft w:val="640"/>
          <w:marRight w:val="0"/>
          <w:marTop w:val="0"/>
          <w:marBottom w:val="0"/>
          <w:divBdr>
            <w:top w:val="none" w:sz="0" w:space="0" w:color="auto"/>
            <w:left w:val="none" w:sz="0" w:space="0" w:color="auto"/>
            <w:bottom w:val="none" w:sz="0" w:space="0" w:color="auto"/>
            <w:right w:val="none" w:sz="0" w:space="0" w:color="auto"/>
          </w:divBdr>
        </w:div>
        <w:div w:id="860897150">
          <w:marLeft w:val="640"/>
          <w:marRight w:val="0"/>
          <w:marTop w:val="0"/>
          <w:marBottom w:val="0"/>
          <w:divBdr>
            <w:top w:val="none" w:sz="0" w:space="0" w:color="auto"/>
            <w:left w:val="none" w:sz="0" w:space="0" w:color="auto"/>
            <w:bottom w:val="none" w:sz="0" w:space="0" w:color="auto"/>
            <w:right w:val="none" w:sz="0" w:space="0" w:color="auto"/>
          </w:divBdr>
        </w:div>
        <w:div w:id="1818455093">
          <w:marLeft w:val="640"/>
          <w:marRight w:val="0"/>
          <w:marTop w:val="0"/>
          <w:marBottom w:val="0"/>
          <w:divBdr>
            <w:top w:val="none" w:sz="0" w:space="0" w:color="auto"/>
            <w:left w:val="none" w:sz="0" w:space="0" w:color="auto"/>
            <w:bottom w:val="none" w:sz="0" w:space="0" w:color="auto"/>
            <w:right w:val="none" w:sz="0" w:space="0" w:color="auto"/>
          </w:divBdr>
        </w:div>
        <w:div w:id="1514764091">
          <w:marLeft w:val="640"/>
          <w:marRight w:val="0"/>
          <w:marTop w:val="0"/>
          <w:marBottom w:val="0"/>
          <w:divBdr>
            <w:top w:val="none" w:sz="0" w:space="0" w:color="auto"/>
            <w:left w:val="none" w:sz="0" w:space="0" w:color="auto"/>
            <w:bottom w:val="none" w:sz="0" w:space="0" w:color="auto"/>
            <w:right w:val="none" w:sz="0" w:space="0" w:color="auto"/>
          </w:divBdr>
        </w:div>
        <w:div w:id="932013812">
          <w:marLeft w:val="640"/>
          <w:marRight w:val="0"/>
          <w:marTop w:val="0"/>
          <w:marBottom w:val="0"/>
          <w:divBdr>
            <w:top w:val="none" w:sz="0" w:space="0" w:color="auto"/>
            <w:left w:val="none" w:sz="0" w:space="0" w:color="auto"/>
            <w:bottom w:val="none" w:sz="0" w:space="0" w:color="auto"/>
            <w:right w:val="none" w:sz="0" w:space="0" w:color="auto"/>
          </w:divBdr>
        </w:div>
        <w:div w:id="1420517813">
          <w:marLeft w:val="640"/>
          <w:marRight w:val="0"/>
          <w:marTop w:val="0"/>
          <w:marBottom w:val="0"/>
          <w:divBdr>
            <w:top w:val="none" w:sz="0" w:space="0" w:color="auto"/>
            <w:left w:val="none" w:sz="0" w:space="0" w:color="auto"/>
            <w:bottom w:val="none" w:sz="0" w:space="0" w:color="auto"/>
            <w:right w:val="none" w:sz="0" w:space="0" w:color="auto"/>
          </w:divBdr>
        </w:div>
        <w:div w:id="1984433241">
          <w:marLeft w:val="640"/>
          <w:marRight w:val="0"/>
          <w:marTop w:val="0"/>
          <w:marBottom w:val="0"/>
          <w:divBdr>
            <w:top w:val="none" w:sz="0" w:space="0" w:color="auto"/>
            <w:left w:val="none" w:sz="0" w:space="0" w:color="auto"/>
            <w:bottom w:val="none" w:sz="0" w:space="0" w:color="auto"/>
            <w:right w:val="none" w:sz="0" w:space="0" w:color="auto"/>
          </w:divBdr>
        </w:div>
        <w:div w:id="1192301377">
          <w:marLeft w:val="640"/>
          <w:marRight w:val="0"/>
          <w:marTop w:val="0"/>
          <w:marBottom w:val="0"/>
          <w:divBdr>
            <w:top w:val="none" w:sz="0" w:space="0" w:color="auto"/>
            <w:left w:val="none" w:sz="0" w:space="0" w:color="auto"/>
            <w:bottom w:val="none" w:sz="0" w:space="0" w:color="auto"/>
            <w:right w:val="none" w:sz="0" w:space="0" w:color="auto"/>
          </w:divBdr>
        </w:div>
        <w:div w:id="1107578570">
          <w:marLeft w:val="640"/>
          <w:marRight w:val="0"/>
          <w:marTop w:val="0"/>
          <w:marBottom w:val="0"/>
          <w:divBdr>
            <w:top w:val="none" w:sz="0" w:space="0" w:color="auto"/>
            <w:left w:val="none" w:sz="0" w:space="0" w:color="auto"/>
            <w:bottom w:val="none" w:sz="0" w:space="0" w:color="auto"/>
            <w:right w:val="none" w:sz="0" w:space="0" w:color="auto"/>
          </w:divBdr>
        </w:div>
        <w:div w:id="823858553">
          <w:marLeft w:val="640"/>
          <w:marRight w:val="0"/>
          <w:marTop w:val="0"/>
          <w:marBottom w:val="0"/>
          <w:divBdr>
            <w:top w:val="none" w:sz="0" w:space="0" w:color="auto"/>
            <w:left w:val="none" w:sz="0" w:space="0" w:color="auto"/>
            <w:bottom w:val="none" w:sz="0" w:space="0" w:color="auto"/>
            <w:right w:val="none" w:sz="0" w:space="0" w:color="auto"/>
          </w:divBdr>
        </w:div>
        <w:div w:id="1485925412">
          <w:marLeft w:val="640"/>
          <w:marRight w:val="0"/>
          <w:marTop w:val="0"/>
          <w:marBottom w:val="0"/>
          <w:divBdr>
            <w:top w:val="none" w:sz="0" w:space="0" w:color="auto"/>
            <w:left w:val="none" w:sz="0" w:space="0" w:color="auto"/>
            <w:bottom w:val="none" w:sz="0" w:space="0" w:color="auto"/>
            <w:right w:val="none" w:sz="0" w:space="0" w:color="auto"/>
          </w:divBdr>
        </w:div>
        <w:div w:id="1527407393">
          <w:marLeft w:val="640"/>
          <w:marRight w:val="0"/>
          <w:marTop w:val="0"/>
          <w:marBottom w:val="0"/>
          <w:divBdr>
            <w:top w:val="none" w:sz="0" w:space="0" w:color="auto"/>
            <w:left w:val="none" w:sz="0" w:space="0" w:color="auto"/>
            <w:bottom w:val="none" w:sz="0" w:space="0" w:color="auto"/>
            <w:right w:val="none" w:sz="0" w:space="0" w:color="auto"/>
          </w:divBdr>
        </w:div>
        <w:div w:id="214313961">
          <w:marLeft w:val="640"/>
          <w:marRight w:val="0"/>
          <w:marTop w:val="0"/>
          <w:marBottom w:val="0"/>
          <w:divBdr>
            <w:top w:val="none" w:sz="0" w:space="0" w:color="auto"/>
            <w:left w:val="none" w:sz="0" w:space="0" w:color="auto"/>
            <w:bottom w:val="none" w:sz="0" w:space="0" w:color="auto"/>
            <w:right w:val="none" w:sz="0" w:space="0" w:color="auto"/>
          </w:divBdr>
        </w:div>
        <w:div w:id="622426600">
          <w:marLeft w:val="640"/>
          <w:marRight w:val="0"/>
          <w:marTop w:val="0"/>
          <w:marBottom w:val="0"/>
          <w:divBdr>
            <w:top w:val="none" w:sz="0" w:space="0" w:color="auto"/>
            <w:left w:val="none" w:sz="0" w:space="0" w:color="auto"/>
            <w:bottom w:val="none" w:sz="0" w:space="0" w:color="auto"/>
            <w:right w:val="none" w:sz="0" w:space="0" w:color="auto"/>
          </w:divBdr>
        </w:div>
        <w:div w:id="1804735643">
          <w:marLeft w:val="640"/>
          <w:marRight w:val="0"/>
          <w:marTop w:val="0"/>
          <w:marBottom w:val="0"/>
          <w:divBdr>
            <w:top w:val="none" w:sz="0" w:space="0" w:color="auto"/>
            <w:left w:val="none" w:sz="0" w:space="0" w:color="auto"/>
            <w:bottom w:val="none" w:sz="0" w:space="0" w:color="auto"/>
            <w:right w:val="none" w:sz="0" w:space="0" w:color="auto"/>
          </w:divBdr>
        </w:div>
        <w:div w:id="235366031">
          <w:marLeft w:val="640"/>
          <w:marRight w:val="0"/>
          <w:marTop w:val="0"/>
          <w:marBottom w:val="0"/>
          <w:divBdr>
            <w:top w:val="none" w:sz="0" w:space="0" w:color="auto"/>
            <w:left w:val="none" w:sz="0" w:space="0" w:color="auto"/>
            <w:bottom w:val="none" w:sz="0" w:space="0" w:color="auto"/>
            <w:right w:val="none" w:sz="0" w:space="0" w:color="auto"/>
          </w:divBdr>
        </w:div>
        <w:div w:id="310064984">
          <w:marLeft w:val="640"/>
          <w:marRight w:val="0"/>
          <w:marTop w:val="0"/>
          <w:marBottom w:val="0"/>
          <w:divBdr>
            <w:top w:val="none" w:sz="0" w:space="0" w:color="auto"/>
            <w:left w:val="none" w:sz="0" w:space="0" w:color="auto"/>
            <w:bottom w:val="none" w:sz="0" w:space="0" w:color="auto"/>
            <w:right w:val="none" w:sz="0" w:space="0" w:color="auto"/>
          </w:divBdr>
        </w:div>
        <w:div w:id="1005672509">
          <w:marLeft w:val="640"/>
          <w:marRight w:val="0"/>
          <w:marTop w:val="0"/>
          <w:marBottom w:val="0"/>
          <w:divBdr>
            <w:top w:val="none" w:sz="0" w:space="0" w:color="auto"/>
            <w:left w:val="none" w:sz="0" w:space="0" w:color="auto"/>
            <w:bottom w:val="none" w:sz="0" w:space="0" w:color="auto"/>
            <w:right w:val="none" w:sz="0" w:space="0" w:color="auto"/>
          </w:divBdr>
        </w:div>
        <w:div w:id="921455575">
          <w:marLeft w:val="640"/>
          <w:marRight w:val="0"/>
          <w:marTop w:val="0"/>
          <w:marBottom w:val="0"/>
          <w:divBdr>
            <w:top w:val="none" w:sz="0" w:space="0" w:color="auto"/>
            <w:left w:val="none" w:sz="0" w:space="0" w:color="auto"/>
            <w:bottom w:val="none" w:sz="0" w:space="0" w:color="auto"/>
            <w:right w:val="none" w:sz="0" w:space="0" w:color="auto"/>
          </w:divBdr>
        </w:div>
        <w:div w:id="433016614">
          <w:marLeft w:val="640"/>
          <w:marRight w:val="0"/>
          <w:marTop w:val="0"/>
          <w:marBottom w:val="0"/>
          <w:divBdr>
            <w:top w:val="none" w:sz="0" w:space="0" w:color="auto"/>
            <w:left w:val="none" w:sz="0" w:space="0" w:color="auto"/>
            <w:bottom w:val="none" w:sz="0" w:space="0" w:color="auto"/>
            <w:right w:val="none" w:sz="0" w:space="0" w:color="auto"/>
          </w:divBdr>
        </w:div>
        <w:div w:id="140969425">
          <w:marLeft w:val="640"/>
          <w:marRight w:val="0"/>
          <w:marTop w:val="0"/>
          <w:marBottom w:val="0"/>
          <w:divBdr>
            <w:top w:val="none" w:sz="0" w:space="0" w:color="auto"/>
            <w:left w:val="none" w:sz="0" w:space="0" w:color="auto"/>
            <w:bottom w:val="none" w:sz="0" w:space="0" w:color="auto"/>
            <w:right w:val="none" w:sz="0" w:space="0" w:color="auto"/>
          </w:divBdr>
        </w:div>
        <w:div w:id="1049187153">
          <w:marLeft w:val="640"/>
          <w:marRight w:val="0"/>
          <w:marTop w:val="0"/>
          <w:marBottom w:val="0"/>
          <w:divBdr>
            <w:top w:val="none" w:sz="0" w:space="0" w:color="auto"/>
            <w:left w:val="none" w:sz="0" w:space="0" w:color="auto"/>
            <w:bottom w:val="none" w:sz="0" w:space="0" w:color="auto"/>
            <w:right w:val="none" w:sz="0" w:space="0" w:color="auto"/>
          </w:divBdr>
        </w:div>
        <w:div w:id="1949308367">
          <w:marLeft w:val="640"/>
          <w:marRight w:val="0"/>
          <w:marTop w:val="0"/>
          <w:marBottom w:val="0"/>
          <w:divBdr>
            <w:top w:val="none" w:sz="0" w:space="0" w:color="auto"/>
            <w:left w:val="none" w:sz="0" w:space="0" w:color="auto"/>
            <w:bottom w:val="none" w:sz="0" w:space="0" w:color="auto"/>
            <w:right w:val="none" w:sz="0" w:space="0" w:color="auto"/>
          </w:divBdr>
        </w:div>
        <w:div w:id="1149636876">
          <w:marLeft w:val="640"/>
          <w:marRight w:val="0"/>
          <w:marTop w:val="0"/>
          <w:marBottom w:val="0"/>
          <w:divBdr>
            <w:top w:val="none" w:sz="0" w:space="0" w:color="auto"/>
            <w:left w:val="none" w:sz="0" w:space="0" w:color="auto"/>
            <w:bottom w:val="none" w:sz="0" w:space="0" w:color="auto"/>
            <w:right w:val="none" w:sz="0" w:space="0" w:color="auto"/>
          </w:divBdr>
        </w:div>
        <w:div w:id="1968583583">
          <w:marLeft w:val="640"/>
          <w:marRight w:val="0"/>
          <w:marTop w:val="0"/>
          <w:marBottom w:val="0"/>
          <w:divBdr>
            <w:top w:val="none" w:sz="0" w:space="0" w:color="auto"/>
            <w:left w:val="none" w:sz="0" w:space="0" w:color="auto"/>
            <w:bottom w:val="none" w:sz="0" w:space="0" w:color="auto"/>
            <w:right w:val="none" w:sz="0" w:space="0" w:color="auto"/>
          </w:divBdr>
        </w:div>
        <w:div w:id="23016932">
          <w:marLeft w:val="640"/>
          <w:marRight w:val="0"/>
          <w:marTop w:val="0"/>
          <w:marBottom w:val="0"/>
          <w:divBdr>
            <w:top w:val="none" w:sz="0" w:space="0" w:color="auto"/>
            <w:left w:val="none" w:sz="0" w:space="0" w:color="auto"/>
            <w:bottom w:val="none" w:sz="0" w:space="0" w:color="auto"/>
            <w:right w:val="none" w:sz="0" w:space="0" w:color="auto"/>
          </w:divBdr>
        </w:div>
        <w:div w:id="7947317">
          <w:marLeft w:val="640"/>
          <w:marRight w:val="0"/>
          <w:marTop w:val="0"/>
          <w:marBottom w:val="0"/>
          <w:divBdr>
            <w:top w:val="none" w:sz="0" w:space="0" w:color="auto"/>
            <w:left w:val="none" w:sz="0" w:space="0" w:color="auto"/>
            <w:bottom w:val="none" w:sz="0" w:space="0" w:color="auto"/>
            <w:right w:val="none" w:sz="0" w:space="0" w:color="auto"/>
          </w:divBdr>
        </w:div>
        <w:div w:id="1217857927">
          <w:marLeft w:val="640"/>
          <w:marRight w:val="0"/>
          <w:marTop w:val="0"/>
          <w:marBottom w:val="0"/>
          <w:divBdr>
            <w:top w:val="none" w:sz="0" w:space="0" w:color="auto"/>
            <w:left w:val="none" w:sz="0" w:space="0" w:color="auto"/>
            <w:bottom w:val="none" w:sz="0" w:space="0" w:color="auto"/>
            <w:right w:val="none" w:sz="0" w:space="0" w:color="auto"/>
          </w:divBdr>
        </w:div>
        <w:div w:id="135343427">
          <w:marLeft w:val="640"/>
          <w:marRight w:val="0"/>
          <w:marTop w:val="0"/>
          <w:marBottom w:val="0"/>
          <w:divBdr>
            <w:top w:val="none" w:sz="0" w:space="0" w:color="auto"/>
            <w:left w:val="none" w:sz="0" w:space="0" w:color="auto"/>
            <w:bottom w:val="none" w:sz="0" w:space="0" w:color="auto"/>
            <w:right w:val="none" w:sz="0" w:space="0" w:color="auto"/>
          </w:divBdr>
        </w:div>
        <w:div w:id="27532159">
          <w:marLeft w:val="640"/>
          <w:marRight w:val="0"/>
          <w:marTop w:val="0"/>
          <w:marBottom w:val="0"/>
          <w:divBdr>
            <w:top w:val="none" w:sz="0" w:space="0" w:color="auto"/>
            <w:left w:val="none" w:sz="0" w:space="0" w:color="auto"/>
            <w:bottom w:val="none" w:sz="0" w:space="0" w:color="auto"/>
            <w:right w:val="none" w:sz="0" w:space="0" w:color="auto"/>
          </w:divBdr>
        </w:div>
        <w:div w:id="1993482928">
          <w:marLeft w:val="640"/>
          <w:marRight w:val="0"/>
          <w:marTop w:val="0"/>
          <w:marBottom w:val="0"/>
          <w:divBdr>
            <w:top w:val="none" w:sz="0" w:space="0" w:color="auto"/>
            <w:left w:val="none" w:sz="0" w:space="0" w:color="auto"/>
            <w:bottom w:val="none" w:sz="0" w:space="0" w:color="auto"/>
            <w:right w:val="none" w:sz="0" w:space="0" w:color="auto"/>
          </w:divBdr>
        </w:div>
        <w:div w:id="1044331307">
          <w:marLeft w:val="640"/>
          <w:marRight w:val="0"/>
          <w:marTop w:val="0"/>
          <w:marBottom w:val="0"/>
          <w:divBdr>
            <w:top w:val="none" w:sz="0" w:space="0" w:color="auto"/>
            <w:left w:val="none" w:sz="0" w:space="0" w:color="auto"/>
            <w:bottom w:val="none" w:sz="0" w:space="0" w:color="auto"/>
            <w:right w:val="none" w:sz="0" w:space="0" w:color="auto"/>
          </w:divBdr>
        </w:div>
        <w:div w:id="1915621744">
          <w:marLeft w:val="640"/>
          <w:marRight w:val="0"/>
          <w:marTop w:val="0"/>
          <w:marBottom w:val="0"/>
          <w:divBdr>
            <w:top w:val="none" w:sz="0" w:space="0" w:color="auto"/>
            <w:left w:val="none" w:sz="0" w:space="0" w:color="auto"/>
            <w:bottom w:val="none" w:sz="0" w:space="0" w:color="auto"/>
            <w:right w:val="none" w:sz="0" w:space="0" w:color="auto"/>
          </w:divBdr>
        </w:div>
        <w:div w:id="278530789">
          <w:marLeft w:val="640"/>
          <w:marRight w:val="0"/>
          <w:marTop w:val="0"/>
          <w:marBottom w:val="0"/>
          <w:divBdr>
            <w:top w:val="none" w:sz="0" w:space="0" w:color="auto"/>
            <w:left w:val="none" w:sz="0" w:space="0" w:color="auto"/>
            <w:bottom w:val="none" w:sz="0" w:space="0" w:color="auto"/>
            <w:right w:val="none" w:sz="0" w:space="0" w:color="auto"/>
          </w:divBdr>
        </w:div>
        <w:div w:id="230847750">
          <w:marLeft w:val="640"/>
          <w:marRight w:val="0"/>
          <w:marTop w:val="0"/>
          <w:marBottom w:val="0"/>
          <w:divBdr>
            <w:top w:val="none" w:sz="0" w:space="0" w:color="auto"/>
            <w:left w:val="none" w:sz="0" w:space="0" w:color="auto"/>
            <w:bottom w:val="none" w:sz="0" w:space="0" w:color="auto"/>
            <w:right w:val="none" w:sz="0" w:space="0" w:color="auto"/>
          </w:divBdr>
        </w:div>
        <w:div w:id="188034667">
          <w:marLeft w:val="640"/>
          <w:marRight w:val="0"/>
          <w:marTop w:val="0"/>
          <w:marBottom w:val="0"/>
          <w:divBdr>
            <w:top w:val="none" w:sz="0" w:space="0" w:color="auto"/>
            <w:left w:val="none" w:sz="0" w:space="0" w:color="auto"/>
            <w:bottom w:val="none" w:sz="0" w:space="0" w:color="auto"/>
            <w:right w:val="none" w:sz="0" w:space="0" w:color="auto"/>
          </w:divBdr>
        </w:div>
        <w:div w:id="1313094471">
          <w:marLeft w:val="640"/>
          <w:marRight w:val="0"/>
          <w:marTop w:val="0"/>
          <w:marBottom w:val="0"/>
          <w:divBdr>
            <w:top w:val="none" w:sz="0" w:space="0" w:color="auto"/>
            <w:left w:val="none" w:sz="0" w:space="0" w:color="auto"/>
            <w:bottom w:val="none" w:sz="0" w:space="0" w:color="auto"/>
            <w:right w:val="none" w:sz="0" w:space="0" w:color="auto"/>
          </w:divBdr>
        </w:div>
        <w:div w:id="743071490">
          <w:marLeft w:val="640"/>
          <w:marRight w:val="0"/>
          <w:marTop w:val="0"/>
          <w:marBottom w:val="0"/>
          <w:divBdr>
            <w:top w:val="none" w:sz="0" w:space="0" w:color="auto"/>
            <w:left w:val="none" w:sz="0" w:space="0" w:color="auto"/>
            <w:bottom w:val="none" w:sz="0" w:space="0" w:color="auto"/>
            <w:right w:val="none" w:sz="0" w:space="0" w:color="auto"/>
          </w:divBdr>
        </w:div>
        <w:div w:id="1936863918">
          <w:marLeft w:val="640"/>
          <w:marRight w:val="0"/>
          <w:marTop w:val="0"/>
          <w:marBottom w:val="0"/>
          <w:divBdr>
            <w:top w:val="none" w:sz="0" w:space="0" w:color="auto"/>
            <w:left w:val="none" w:sz="0" w:space="0" w:color="auto"/>
            <w:bottom w:val="none" w:sz="0" w:space="0" w:color="auto"/>
            <w:right w:val="none" w:sz="0" w:space="0" w:color="auto"/>
          </w:divBdr>
        </w:div>
        <w:div w:id="1217006675">
          <w:marLeft w:val="640"/>
          <w:marRight w:val="0"/>
          <w:marTop w:val="0"/>
          <w:marBottom w:val="0"/>
          <w:divBdr>
            <w:top w:val="none" w:sz="0" w:space="0" w:color="auto"/>
            <w:left w:val="none" w:sz="0" w:space="0" w:color="auto"/>
            <w:bottom w:val="none" w:sz="0" w:space="0" w:color="auto"/>
            <w:right w:val="none" w:sz="0" w:space="0" w:color="auto"/>
          </w:divBdr>
        </w:div>
        <w:div w:id="1585265742">
          <w:marLeft w:val="640"/>
          <w:marRight w:val="0"/>
          <w:marTop w:val="0"/>
          <w:marBottom w:val="0"/>
          <w:divBdr>
            <w:top w:val="none" w:sz="0" w:space="0" w:color="auto"/>
            <w:left w:val="none" w:sz="0" w:space="0" w:color="auto"/>
            <w:bottom w:val="none" w:sz="0" w:space="0" w:color="auto"/>
            <w:right w:val="none" w:sz="0" w:space="0" w:color="auto"/>
          </w:divBdr>
        </w:div>
        <w:div w:id="672953498">
          <w:marLeft w:val="640"/>
          <w:marRight w:val="0"/>
          <w:marTop w:val="0"/>
          <w:marBottom w:val="0"/>
          <w:divBdr>
            <w:top w:val="none" w:sz="0" w:space="0" w:color="auto"/>
            <w:left w:val="none" w:sz="0" w:space="0" w:color="auto"/>
            <w:bottom w:val="none" w:sz="0" w:space="0" w:color="auto"/>
            <w:right w:val="none" w:sz="0" w:space="0" w:color="auto"/>
          </w:divBdr>
        </w:div>
        <w:div w:id="1369989207">
          <w:marLeft w:val="640"/>
          <w:marRight w:val="0"/>
          <w:marTop w:val="0"/>
          <w:marBottom w:val="0"/>
          <w:divBdr>
            <w:top w:val="none" w:sz="0" w:space="0" w:color="auto"/>
            <w:left w:val="none" w:sz="0" w:space="0" w:color="auto"/>
            <w:bottom w:val="none" w:sz="0" w:space="0" w:color="auto"/>
            <w:right w:val="none" w:sz="0" w:space="0" w:color="auto"/>
          </w:divBdr>
        </w:div>
        <w:div w:id="196088305">
          <w:marLeft w:val="640"/>
          <w:marRight w:val="0"/>
          <w:marTop w:val="0"/>
          <w:marBottom w:val="0"/>
          <w:divBdr>
            <w:top w:val="none" w:sz="0" w:space="0" w:color="auto"/>
            <w:left w:val="none" w:sz="0" w:space="0" w:color="auto"/>
            <w:bottom w:val="none" w:sz="0" w:space="0" w:color="auto"/>
            <w:right w:val="none" w:sz="0" w:space="0" w:color="auto"/>
          </w:divBdr>
        </w:div>
        <w:div w:id="1298291854">
          <w:marLeft w:val="640"/>
          <w:marRight w:val="0"/>
          <w:marTop w:val="0"/>
          <w:marBottom w:val="0"/>
          <w:divBdr>
            <w:top w:val="none" w:sz="0" w:space="0" w:color="auto"/>
            <w:left w:val="none" w:sz="0" w:space="0" w:color="auto"/>
            <w:bottom w:val="none" w:sz="0" w:space="0" w:color="auto"/>
            <w:right w:val="none" w:sz="0" w:space="0" w:color="auto"/>
          </w:divBdr>
        </w:div>
        <w:div w:id="1344044268">
          <w:marLeft w:val="640"/>
          <w:marRight w:val="0"/>
          <w:marTop w:val="0"/>
          <w:marBottom w:val="0"/>
          <w:divBdr>
            <w:top w:val="none" w:sz="0" w:space="0" w:color="auto"/>
            <w:left w:val="none" w:sz="0" w:space="0" w:color="auto"/>
            <w:bottom w:val="none" w:sz="0" w:space="0" w:color="auto"/>
            <w:right w:val="none" w:sz="0" w:space="0" w:color="auto"/>
          </w:divBdr>
        </w:div>
        <w:div w:id="473790683">
          <w:marLeft w:val="640"/>
          <w:marRight w:val="0"/>
          <w:marTop w:val="0"/>
          <w:marBottom w:val="0"/>
          <w:divBdr>
            <w:top w:val="none" w:sz="0" w:space="0" w:color="auto"/>
            <w:left w:val="none" w:sz="0" w:space="0" w:color="auto"/>
            <w:bottom w:val="none" w:sz="0" w:space="0" w:color="auto"/>
            <w:right w:val="none" w:sz="0" w:space="0" w:color="auto"/>
          </w:divBdr>
        </w:div>
        <w:div w:id="76100155">
          <w:marLeft w:val="640"/>
          <w:marRight w:val="0"/>
          <w:marTop w:val="0"/>
          <w:marBottom w:val="0"/>
          <w:divBdr>
            <w:top w:val="none" w:sz="0" w:space="0" w:color="auto"/>
            <w:left w:val="none" w:sz="0" w:space="0" w:color="auto"/>
            <w:bottom w:val="none" w:sz="0" w:space="0" w:color="auto"/>
            <w:right w:val="none" w:sz="0" w:space="0" w:color="auto"/>
          </w:divBdr>
        </w:div>
        <w:div w:id="348609913">
          <w:marLeft w:val="640"/>
          <w:marRight w:val="0"/>
          <w:marTop w:val="0"/>
          <w:marBottom w:val="0"/>
          <w:divBdr>
            <w:top w:val="none" w:sz="0" w:space="0" w:color="auto"/>
            <w:left w:val="none" w:sz="0" w:space="0" w:color="auto"/>
            <w:bottom w:val="none" w:sz="0" w:space="0" w:color="auto"/>
            <w:right w:val="none" w:sz="0" w:space="0" w:color="auto"/>
          </w:divBdr>
        </w:div>
        <w:div w:id="191656337">
          <w:marLeft w:val="640"/>
          <w:marRight w:val="0"/>
          <w:marTop w:val="0"/>
          <w:marBottom w:val="0"/>
          <w:divBdr>
            <w:top w:val="none" w:sz="0" w:space="0" w:color="auto"/>
            <w:left w:val="none" w:sz="0" w:space="0" w:color="auto"/>
            <w:bottom w:val="none" w:sz="0" w:space="0" w:color="auto"/>
            <w:right w:val="none" w:sz="0" w:space="0" w:color="auto"/>
          </w:divBdr>
        </w:div>
        <w:div w:id="1943339609">
          <w:marLeft w:val="640"/>
          <w:marRight w:val="0"/>
          <w:marTop w:val="0"/>
          <w:marBottom w:val="0"/>
          <w:divBdr>
            <w:top w:val="none" w:sz="0" w:space="0" w:color="auto"/>
            <w:left w:val="none" w:sz="0" w:space="0" w:color="auto"/>
            <w:bottom w:val="none" w:sz="0" w:space="0" w:color="auto"/>
            <w:right w:val="none" w:sz="0" w:space="0" w:color="auto"/>
          </w:divBdr>
        </w:div>
        <w:div w:id="550307810">
          <w:marLeft w:val="640"/>
          <w:marRight w:val="0"/>
          <w:marTop w:val="0"/>
          <w:marBottom w:val="0"/>
          <w:divBdr>
            <w:top w:val="none" w:sz="0" w:space="0" w:color="auto"/>
            <w:left w:val="none" w:sz="0" w:space="0" w:color="auto"/>
            <w:bottom w:val="none" w:sz="0" w:space="0" w:color="auto"/>
            <w:right w:val="none" w:sz="0" w:space="0" w:color="auto"/>
          </w:divBdr>
        </w:div>
        <w:div w:id="1842697941">
          <w:marLeft w:val="640"/>
          <w:marRight w:val="0"/>
          <w:marTop w:val="0"/>
          <w:marBottom w:val="0"/>
          <w:divBdr>
            <w:top w:val="none" w:sz="0" w:space="0" w:color="auto"/>
            <w:left w:val="none" w:sz="0" w:space="0" w:color="auto"/>
            <w:bottom w:val="none" w:sz="0" w:space="0" w:color="auto"/>
            <w:right w:val="none" w:sz="0" w:space="0" w:color="auto"/>
          </w:divBdr>
        </w:div>
        <w:div w:id="1040277207">
          <w:marLeft w:val="640"/>
          <w:marRight w:val="0"/>
          <w:marTop w:val="0"/>
          <w:marBottom w:val="0"/>
          <w:divBdr>
            <w:top w:val="none" w:sz="0" w:space="0" w:color="auto"/>
            <w:left w:val="none" w:sz="0" w:space="0" w:color="auto"/>
            <w:bottom w:val="none" w:sz="0" w:space="0" w:color="auto"/>
            <w:right w:val="none" w:sz="0" w:space="0" w:color="auto"/>
          </w:divBdr>
        </w:div>
        <w:div w:id="1917519239">
          <w:marLeft w:val="640"/>
          <w:marRight w:val="0"/>
          <w:marTop w:val="0"/>
          <w:marBottom w:val="0"/>
          <w:divBdr>
            <w:top w:val="none" w:sz="0" w:space="0" w:color="auto"/>
            <w:left w:val="none" w:sz="0" w:space="0" w:color="auto"/>
            <w:bottom w:val="none" w:sz="0" w:space="0" w:color="auto"/>
            <w:right w:val="none" w:sz="0" w:space="0" w:color="auto"/>
          </w:divBdr>
        </w:div>
        <w:div w:id="599146459">
          <w:marLeft w:val="640"/>
          <w:marRight w:val="0"/>
          <w:marTop w:val="0"/>
          <w:marBottom w:val="0"/>
          <w:divBdr>
            <w:top w:val="none" w:sz="0" w:space="0" w:color="auto"/>
            <w:left w:val="none" w:sz="0" w:space="0" w:color="auto"/>
            <w:bottom w:val="none" w:sz="0" w:space="0" w:color="auto"/>
            <w:right w:val="none" w:sz="0" w:space="0" w:color="auto"/>
          </w:divBdr>
        </w:div>
        <w:div w:id="1360819707">
          <w:marLeft w:val="640"/>
          <w:marRight w:val="0"/>
          <w:marTop w:val="0"/>
          <w:marBottom w:val="0"/>
          <w:divBdr>
            <w:top w:val="none" w:sz="0" w:space="0" w:color="auto"/>
            <w:left w:val="none" w:sz="0" w:space="0" w:color="auto"/>
            <w:bottom w:val="none" w:sz="0" w:space="0" w:color="auto"/>
            <w:right w:val="none" w:sz="0" w:space="0" w:color="auto"/>
          </w:divBdr>
        </w:div>
        <w:div w:id="1212503295">
          <w:marLeft w:val="640"/>
          <w:marRight w:val="0"/>
          <w:marTop w:val="0"/>
          <w:marBottom w:val="0"/>
          <w:divBdr>
            <w:top w:val="none" w:sz="0" w:space="0" w:color="auto"/>
            <w:left w:val="none" w:sz="0" w:space="0" w:color="auto"/>
            <w:bottom w:val="none" w:sz="0" w:space="0" w:color="auto"/>
            <w:right w:val="none" w:sz="0" w:space="0" w:color="auto"/>
          </w:divBdr>
        </w:div>
        <w:div w:id="1828934328">
          <w:marLeft w:val="640"/>
          <w:marRight w:val="0"/>
          <w:marTop w:val="0"/>
          <w:marBottom w:val="0"/>
          <w:divBdr>
            <w:top w:val="none" w:sz="0" w:space="0" w:color="auto"/>
            <w:left w:val="none" w:sz="0" w:space="0" w:color="auto"/>
            <w:bottom w:val="none" w:sz="0" w:space="0" w:color="auto"/>
            <w:right w:val="none" w:sz="0" w:space="0" w:color="auto"/>
          </w:divBdr>
        </w:div>
        <w:div w:id="1920862577">
          <w:marLeft w:val="640"/>
          <w:marRight w:val="0"/>
          <w:marTop w:val="0"/>
          <w:marBottom w:val="0"/>
          <w:divBdr>
            <w:top w:val="none" w:sz="0" w:space="0" w:color="auto"/>
            <w:left w:val="none" w:sz="0" w:space="0" w:color="auto"/>
            <w:bottom w:val="none" w:sz="0" w:space="0" w:color="auto"/>
            <w:right w:val="none" w:sz="0" w:space="0" w:color="auto"/>
          </w:divBdr>
        </w:div>
        <w:div w:id="1234974949">
          <w:marLeft w:val="640"/>
          <w:marRight w:val="0"/>
          <w:marTop w:val="0"/>
          <w:marBottom w:val="0"/>
          <w:divBdr>
            <w:top w:val="none" w:sz="0" w:space="0" w:color="auto"/>
            <w:left w:val="none" w:sz="0" w:space="0" w:color="auto"/>
            <w:bottom w:val="none" w:sz="0" w:space="0" w:color="auto"/>
            <w:right w:val="none" w:sz="0" w:space="0" w:color="auto"/>
          </w:divBdr>
        </w:div>
        <w:div w:id="1360473621">
          <w:marLeft w:val="640"/>
          <w:marRight w:val="0"/>
          <w:marTop w:val="0"/>
          <w:marBottom w:val="0"/>
          <w:divBdr>
            <w:top w:val="none" w:sz="0" w:space="0" w:color="auto"/>
            <w:left w:val="none" w:sz="0" w:space="0" w:color="auto"/>
            <w:bottom w:val="none" w:sz="0" w:space="0" w:color="auto"/>
            <w:right w:val="none" w:sz="0" w:space="0" w:color="auto"/>
          </w:divBdr>
        </w:div>
        <w:div w:id="1823278814">
          <w:marLeft w:val="640"/>
          <w:marRight w:val="0"/>
          <w:marTop w:val="0"/>
          <w:marBottom w:val="0"/>
          <w:divBdr>
            <w:top w:val="none" w:sz="0" w:space="0" w:color="auto"/>
            <w:left w:val="none" w:sz="0" w:space="0" w:color="auto"/>
            <w:bottom w:val="none" w:sz="0" w:space="0" w:color="auto"/>
            <w:right w:val="none" w:sz="0" w:space="0" w:color="auto"/>
          </w:divBdr>
        </w:div>
        <w:div w:id="148644107">
          <w:marLeft w:val="640"/>
          <w:marRight w:val="0"/>
          <w:marTop w:val="0"/>
          <w:marBottom w:val="0"/>
          <w:divBdr>
            <w:top w:val="none" w:sz="0" w:space="0" w:color="auto"/>
            <w:left w:val="none" w:sz="0" w:space="0" w:color="auto"/>
            <w:bottom w:val="none" w:sz="0" w:space="0" w:color="auto"/>
            <w:right w:val="none" w:sz="0" w:space="0" w:color="auto"/>
          </w:divBdr>
        </w:div>
        <w:div w:id="981890396">
          <w:marLeft w:val="640"/>
          <w:marRight w:val="0"/>
          <w:marTop w:val="0"/>
          <w:marBottom w:val="0"/>
          <w:divBdr>
            <w:top w:val="none" w:sz="0" w:space="0" w:color="auto"/>
            <w:left w:val="none" w:sz="0" w:space="0" w:color="auto"/>
            <w:bottom w:val="none" w:sz="0" w:space="0" w:color="auto"/>
            <w:right w:val="none" w:sz="0" w:space="0" w:color="auto"/>
          </w:divBdr>
        </w:div>
        <w:div w:id="1951933023">
          <w:marLeft w:val="640"/>
          <w:marRight w:val="0"/>
          <w:marTop w:val="0"/>
          <w:marBottom w:val="0"/>
          <w:divBdr>
            <w:top w:val="none" w:sz="0" w:space="0" w:color="auto"/>
            <w:left w:val="none" w:sz="0" w:space="0" w:color="auto"/>
            <w:bottom w:val="none" w:sz="0" w:space="0" w:color="auto"/>
            <w:right w:val="none" w:sz="0" w:space="0" w:color="auto"/>
          </w:divBdr>
        </w:div>
        <w:div w:id="470253469">
          <w:marLeft w:val="640"/>
          <w:marRight w:val="0"/>
          <w:marTop w:val="0"/>
          <w:marBottom w:val="0"/>
          <w:divBdr>
            <w:top w:val="none" w:sz="0" w:space="0" w:color="auto"/>
            <w:left w:val="none" w:sz="0" w:space="0" w:color="auto"/>
            <w:bottom w:val="none" w:sz="0" w:space="0" w:color="auto"/>
            <w:right w:val="none" w:sz="0" w:space="0" w:color="auto"/>
          </w:divBdr>
        </w:div>
        <w:div w:id="1187715093">
          <w:marLeft w:val="640"/>
          <w:marRight w:val="0"/>
          <w:marTop w:val="0"/>
          <w:marBottom w:val="0"/>
          <w:divBdr>
            <w:top w:val="none" w:sz="0" w:space="0" w:color="auto"/>
            <w:left w:val="none" w:sz="0" w:space="0" w:color="auto"/>
            <w:bottom w:val="none" w:sz="0" w:space="0" w:color="auto"/>
            <w:right w:val="none" w:sz="0" w:space="0" w:color="auto"/>
          </w:divBdr>
        </w:div>
        <w:div w:id="1712925832">
          <w:marLeft w:val="640"/>
          <w:marRight w:val="0"/>
          <w:marTop w:val="0"/>
          <w:marBottom w:val="0"/>
          <w:divBdr>
            <w:top w:val="none" w:sz="0" w:space="0" w:color="auto"/>
            <w:left w:val="none" w:sz="0" w:space="0" w:color="auto"/>
            <w:bottom w:val="none" w:sz="0" w:space="0" w:color="auto"/>
            <w:right w:val="none" w:sz="0" w:space="0" w:color="auto"/>
          </w:divBdr>
        </w:div>
        <w:div w:id="2001734689">
          <w:marLeft w:val="640"/>
          <w:marRight w:val="0"/>
          <w:marTop w:val="0"/>
          <w:marBottom w:val="0"/>
          <w:divBdr>
            <w:top w:val="none" w:sz="0" w:space="0" w:color="auto"/>
            <w:left w:val="none" w:sz="0" w:space="0" w:color="auto"/>
            <w:bottom w:val="none" w:sz="0" w:space="0" w:color="auto"/>
            <w:right w:val="none" w:sz="0" w:space="0" w:color="auto"/>
          </w:divBdr>
        </w:div>
        <w:div w:id="1369255262">
          <w:marLeft w:val="640"/>
          <w:marRight w:val="0"/>
          <w:marTop w:val="0"/>
          <w:marBottom w:val="0"/>
          <w:divBdr>
            <w:top w:val="none" w:sz="0" w:space="0" w:color="auto"/>
            <w:left w:val="none" w:sz="0" w:space="0" w:color="auto"/>
            <w:bottom w:val="none" w:sz="0" w:space="0" w:color="auto"/>
            <w:right w:val="none" w:sz="0" w:space="0" w:color="auto"/>
          </w:divBdr>
        </w:div>
        <w:div w:id="360521801">
          <w:marLeft w:val="640"/>
          <w:marRight w:val="0"/>
          <w:marTop w:val="0"/>
          <w:marBottom w:val="0"/>
          <w:divBdr>
            <w:top w:val="none" w:sz="0" w:space="0" w:color="auto"/>
            <w:left w:val="none" w:sz="0" w:space="0" w:color="auto"/>
            <w:bottom w:val="none" w:sz="0" w:space="0" w:color="auto"/>
            <w:right w:val="none" w:sz="0" w:space="0" w:color="auto"/>
          </w:divBdr>
        </w:div>
        <w:div w:id="505555777">
          <w:marLeft w:val="640"/>
          <w:marRight w:val="0"/>
          <w:marTop w:val="0"/>
          <w:marBottom w:val="0"/>
          <w:divBdr>
            <w:top w:val="none" w:sz="0" w:space="0" w:color="auto"/>
            <w:left w:val="none" w:sz="0" w:space="0" w:color="auto"/>
            <w:bottom w:val="none" w:sz="0" w:space="0" w:color="auto"/>
            <w:right w:val="none" w:sz="0" w:space="0" w:color="auto"/>
          </w:divBdr>
        </w:div>
        <w:div w:id="1997027243">
          <w:marLeft w:val="640"/>
          <w:marRight w:val="0"/>
          <w:marTop w:val="0"/>
          <w:marBottom w:val="0"/>
          <w:divBdr>
            <w:top w:val="none" w:sz="0" w:space="0" w:color="auto"/>
            <w:left w:val="none" w:sz="0" w:space="0" w:color="auto"/>
            <w:bottom w:val="none" w:sz="0" w:space="0" w:color="auto"/>
            <w:right w:val="none" w:sz="0" w:space="0" w:color="auto"/>
          </w:divBdr>
        </w:div>
        <w:div w:id="665940052">
          <w:marLeft w:val="640"/>
          <w:marRight w:val="0"/>
          <w:marTop w:val="0"/>
          <w:marBottom w:val="0"/>
          <w:divBdr>
            <w:top w:val="none" w:sz="0" w:space="0" w:color="auto"/>
            <w:left w:val="none" w:sz="0" w:space="0" w:color="auto"/>
            <w:bottom w:val="none" w:sz="0" w:space="0" w:color="auto"/>
            <w:right w:val="none" w:sz="0" w:space="0" w:color="auto"/>
          </w:divBdr>
        </w:div>
        <w:div w:id="1803423884">
          <w:marLeft w:val="640"/>
          <w:marRight w:val="0"/>
          <w:marTop w:val="0"/>
          <w:marBottom w:val="0"/>
          <w:divBdr>
            <w:top w:val="none" w:sz="0" w:space="0" w:color="auto"/>
            <w:left w:val="none" w:sz="0" w:space="0" w:color="auto"/>
            <w:bottom w:val="none" w:sz="0" w:space="0" w:color="auto"/>
            <w:right w:val="none" w:sz="0" w:space="0" w:color="auto"/>
          </w:divBdr>
        </w:div>
        <w:div w:id="1218710821">
          <w:marLeft w:val="640"/>
          <w:marRight w:val="0"/>
          <w:marTop w:val="0"/>
          <w:marBottom w:val="0"/>
          <w:divBdr>
            <w:top w:val="none" w:sz="0" w:space="0" w:color="auto"/>
            <w:left w:val="none" w:sz="0" w:space="0" w:color="auto"/>
            <w:bottom w:val="none" w:sz="0" w:space="0" w:color="auto"/>
            <w:right w:val="none" w:sz="0" w:space="0" w:color="auto"/>
          </w:divBdr>
        </w:div>
        <w:div w:id="1468861243">
          <w:marLeft w:val="640"/>
          <w:marRight w:val="0"/>
          <w:marTop w:val="0"/>
          <w:marBottom w:val="0"/>
          <w:divBdr>
            <w:top w:val="none" w:sz="0" w:space="0" w:color="auto"/>
            <w:left w:val="none" w:sz="0" w:space="0" w:color="auto"/>
            <w:bottom w:val="none" w:sz="0" w:space="0" w:color="auto"/>
            <w:right w:val="none" w:sz="0" w:space="0" w:color="auto"/>
          </w:divBdr>
        </w:div>
        <w:div w:id="1726106194">
          <w:marLeft w:val="640"/>
          <w:marRight w:val="0"/>
          <w:marTop w:val="0"/>
          <w:marBottom w:val="0"/>
          <w:divBdr>
            <w:top w:val="none" w:sz="0" w:space="0" w:color="auto"/>
            <w:left w:val="none" w:sz="0" w:space="0" w:color="auto"/>
            <w:bottom w:val="none" w:sz="0" w:space="0" w:color="auto"/>
            <w:right w:val="none" w:sz="0" w:space="0" w:color="auto"/>
          </w:divBdr>
        </w:div>
        <w:div w:id="1312170559">
          <w:marLeft w:val="640"/>
          <w:marRight w:val="0"/>
          <w:marTop w:val="0"/>
          <w:marBottom w:val="0"/>
          <w:divBdr>
            <w:top w:val="none" w:sz="0" w:space="0" w:color="auto"/>
            <w:left w:val="none" w:sz="0" w:space="0" w:color="auto"/>
            <w:bottom w:val="none" w:sz="0" w:space="0" w:color="auto"/>
            <w:right w:val="none" w:sz="0" w:space="0" w:color="auto"/>
          </w:divBdr>
        </w:div>
        <w:div w:id="1394160071">
          <w:marLeft w:val="640"/>
          <w:marRight w:val="0"/>
          <w:marTop w:val="0"/>
          <w:marBottom w:val="0"/>
          <w:divBdr>
            <w:top w:val="none" w:sz="0" w:space="0" w:color="auto"/>
            <w:left w:val="none" w:sz="0" w:space="0" w:color="auto"/>
            <w:bottom w:val="none" w:sz="0" w:space="0" w:color="auto"/>
            <w:right w:val="none" w:sz="0" w:space="0" w:color="auto"/>
          </w:divBdr>
        </w:div>
        <w:div w:id="753432825">
          <w:marLeft w:val="640"/>
          <w:marRight w:val="0"/>
          <w:marTop w:val="0"/>
          <w:marBottom w:val="0"/>
          <w:divBdr>
            <w:top w:val="none" w:sz="0" w:space="0" w:color="auto"/>
            <w:left w:val="none" w:sz="0" w:space="0" w:color="auto"/>
            <w:bottom w:val="none" w:sz="0" w:space="0" w:color="auto"/>
            <w:right w:val="none" w:sz="0" w:space="0" w:color="auto"/>
          </w:divBdr>
        </w:div>
        <w:div w:id="189610122">
          <w:marLeft w:val="640"/>
          <w:marRight w:val="0"/>
          <w:marTop w:val="0"/>
          <w:marBottom w:val="0"/>
          <w:divBdr>
            <w:top w:val="none" w:sz="0" w:space="0" w:color="auto"/>
            <w:left w:val="none" w:sz="0" w:space="0" w:color="auto"/>
            <w:bottom w:val="none" w:sz="0" w:space="0" w:color="auto"/>
            <w:right w:val="none" w:sz="0" w:space="0" w:color="auto"/>
          </w:divBdr>
        </w:div>
        <w:div w:id="286156625">
          <w:marLeft w:val="640"/>
          <w:marRight w:val="0"/>
          <w:marTop w:val="0"/>
          <w:marBottom w:val="0"/>
          <w:divBdr>
            <w:top w:val="none" w:sz="0" w:space="0" w:color="auto"/>
            <w:left w:val="none" w:sz="0" w:space="0" w:color="auto"/>
            <w:bottom w:val="none" w:sz="0" w:space="0" w:color="auto"/>
            <w:right w:val="none" w:sz="0" w:space="0" w:color="auto"/>
          </w:divBdr>
        </w:div>
        <w:div w:id="917520157">
          <w:marLeft w:val="640"/>
          <w:marRight w:val="0"/>
          <w:marTop w:val="0"/>
          <w:marBottom w:val="0"/>
          <w:divBdr>
            <w:top w:val="none" w:sz="0" w:space="0" w:color="auto"/>
            <w:left w:val="none" w:sz="0" w:space="0" w:color="auto"/>
            <w:bottom w:val="none" w:sz="0" w:space="0" w:color="auto"/>
            <w:right w:val="none" w:sz="0" w:space="0" w:color="auto"/>
          </w:divBdr>
        </w:div>
        <w:div w:id="1263756118">
          <w:marLeft w:val="640"/>
          <w:marRight w:val="0"/>
          <w:marTop w:val="0"/>
          <w:marBottom w:val="0"/>
          <w:divBdr>
            <w:top w:val="none" w:sz="0" w:space="0" w:color="auto"/>
            <w:left w:val="none" w:sz="0" w:space="0" w:color="auto"/>
            <w:bottom w:val="none" w:sz="0" w:space="0" w:color="auto"/>
            <w:right w:val="none" w:sz="0" w:space="0" w:color="auto"/>
          </w:divBdr>
        </w:div>
        <w:div w:id="78798063">
          <w:marLeft w:val="640"/>
          <w:marRight w:val="0"/>
          <w:marTop w:val="0"/>
          <w:marBottom w:val="0"/>
          <w:divBdr>
            <w:top w:val="none" w:sz="0" w:space="0" w:color="auto"/>
            <w:left w:val="none" w:sz="0" w:space="0" w:color="auto"/>
            <w:bottom w:val="none" w:sz="0" w:space="0" w:color="auto"/>
            <w:right w:val="none" w:sz="0" w:space="0" w:color="auto"/>
          </w:divBdr>
        </w:div>
        <w:div w:id="1566796285">
          <w:marLeft w:val="640"/>
          <w:marRight w:val="0"/>
          <w:marTop w:val="0"/>
          <w:marBottom w:val="0"/>
          <w:divBdr>
            <w:top w:val="none" w:sz="0" w:space="0" w:color="auto"/>
            <w:left w:val="none" w:sz="0" w:space="0" w:color="auto"/>
            <w:bottom w:val="none" w:sz="0" w:space="0" w:color="auto"/>
            <w:right w:val="none" w:sz="0" w:space="0" w:color="auto"/>
          </w:divBdr>
        </w:div>
        <w:div w:id="993610237">
          <w:marLeft w:val="640"/>
          <w:marRight w:val="0"/>
          <w:marTop w:val="0"/>
          <w:marBottom w:val="0"/>
          <w:divBdr>
            <w:top w:val="none" w:sz="0" w:space="0" w:color="auto"/>
            <w:left w:val="none" w:sz="0" w:space="0" w:color="auto"/>
            <w:bottom w:val="none" w:sz="0" w:space="0" w:color="auto"/>
            <w:right w:val="none" w:sz="0" w:space="0" w:color="auto"/>
          </w:divBdr>
        </w:div>
        <w:div w:id="276330294">
          <w:marLeft w:val="640"/>
          <w:marRight w:val="0"/>
          <w:marTop w:val="0"/>
          <w:marBottom w:val="0"/>
          <w:divBdr>
            <w:top w:val="none" w:sz="0" w:space="0" w:color="auto"/>
            <w:left w:val="none" w:sz="0" w:space="0" w:color="auto"/>
            <w:bottom w:val="none" w:sz="0" w:space="0" w:color="auto"/>
            <w:right w:val="none" w:sz="0" w:space="0" w:color="auto"/>
          </w:divBdr>
        </w:div>
        <w:div w:id="1990668325">
          <w:marLeft w:val="640"/>
          <w:marRight w:val="0"/>
          <w:marTop w:val="0"/>
          <w:marBottom w:val="0"/>
          <w:divBdr>
            <w:top w:val="none" w:sz="0" w:space="0" w:color="auto"/>
            <w:left w:val="none" w:sz="0" w:space="0" w:color="auto"/>
            <w:bottom w:val="none" w:sz="0" w:space="0" w:color="auto"/>
            <w:right w:val="none" w:sz="0" w:space="0" w:color="auto"/>
          </w:divBdr>
        </w:div>
        <w:div w:id="551424565">
          <w:marLeft w:val="640"/>
          <w:marRight w:val="0"/>
          <w:marTop w:val="0"/>
          <w:marBottom w:val="0"/>
          <w:divBdr>
            <w:top w:val="none" w:sz="0" w:space="0" w:color="auto"/>
            <w:left w:val="none" w:sz="0" w:space="0" w:color="auto"/>
            <w:bottom w:val="none" w:sz="0" w:space="0" w:color="auto"/>
            <w:right w:val="none" w:sz="0" w:space="0" w:color="auto"/>
          </w:divBdr>
        </w:div>
        <w:div w:id="76053217">
          <w:marLeft w:val="640"/>
          <w:marRight w:val="0"/>
          <w:marTop w:val="0"/>
          <w:marBottom w:val="0"/>
          <w:divBdr>
            <w:top w:val="none" w:sz="0" w:space="0" w:color="auto"/>
            <w:left w:val="none" w:sz="0" w:space="0" w:color="auto"/>
            <w:bottom w:val="none" w:sz="0" w:space="0" w:color="auto"/>
            <w:right w:val="none" w:sz="0" w:space="0" w:color="auto"/>
          </w:divBdr>
        </w:div>
        <w:div w:id="728306271">
          <w:marLeft w:val="640"/>
          <w:marRight w:val="0"/>
          <w:marTop w:val="0"/>
          <w:marBottom w:val="0"/>
          <w:divBdr>
            <w:top w:val="none" w:sz="0" w:space="0" w:color="auto"/>
            <w:left w:val="none" w:sz="0" w:space="0" w:color="auto"/>
            <w:bottom w:val="none" w:sz="0" w:space="0" w:color="auto"/>
            <w:right w:val="none" w:sz="0" w:space="0" w:color="auto"/>
          </w:divBdr>
        </w:div>
        <w:div w:id="1175654841">
          <w:marLeft w:val="640"/>
          <w:marRight w:val="0"/>
          <w:marTop w:val="0"/>
          <w:marBottom w:val="0"/>
          <w:divBdr>
            <w:top w:val="none" w:sz="0" w:space="0" w:color="auto"/>
            <w:left w:val="none" w:sz="0" w:space="0" w:color="auto"/>
            <w:bottom w:val="none" w:sz="0" w:space="0" w:color="auto"/>
            <w:right w:val="none" w:sz="0" w:space="0" w:color="auto"/>
          </w:divBdr>
        </w:div>
        <w:div w:id="2115588689">
          <w:marLeft w:val="640"/>
          <w:marRight w:val="0"/>
          <w:marTop w:val="0"/>
          <w:marBottom w:val="0"/>
          <w:divBdr>
            <w:top w:val="none" w:sz="0" w:space="0" w:color="auto"/>
            <w:left w:val="none" w:sz="0" w:space="0" w:color="auto"/>
            <w:bottom w:val="none" w:sz="0" w:space="0" w:color="auto"/>
            <w:right w:val="none" w:sz="0" w:space="0" w:color="auto"/>
          </w:divBdr>
        </w:div>
        <w:div w:id="181012502">
          <w:marLeft w:val="640"/>
          <w:marRight w:val="0"/>
          <w:marTop w:val="0"/>
          <w:marBottom w:val="0"/>
          <w:divBdr>
            <w:top w:val="none" w:sz="0" w:space="0" w:color="auto"/>
            <w:left w:val="none" w:sz="0" w:space="0" w:color="auto"/>
            <w:bottom w:val="none" w:sz="0" w:space="0" w:color="auto"/>
            <w:right w:val="none" w:sz="0" w:space="0" w:color="auto"/>
          </w:divBdr>
        </w:div>
        <w:div w:id="1048922010">
          <w:marLeft w:val="640"/>
          <w:marRight w:val="0"/>
          <w:marTop w:val="0"/>
          <w:marBottom w:val="0"/>
          <w:divBdr>
            <w:top w:val="none" w:sz="0" w:space="0" w:color="auto"/>
            <w:left w:val="none" w:sz="0" w:space="0" w:color="auto"/>
            <w:bottom w:val="none" w:sz="0" w:space="0" w:color="auto"/>
            <w:right w:val="none" w:sz="0" w:space="0" w:color="auto"/>
          </w:divBdr>
        </w:div>
        <w:div w:id="1913536843">
          <w:marLeft w:val="640"/>
          <w:marRight w:val="0"/>
          <w:marTop w:val="0"/>
          <w:marBottom w:val="0"/>
          <w:divBdr>
            <w:top w:val="none" w:sz="0" w:space="0" w:color="auto"/>
            <w:left w:val="none" w:sz="0" w:space="0" w:color="auto"/>
            <w:bottom w:val="none" w:sz="0" w:space="0" w:color="auto"/>
            <w:right w:val="none" w:sz="0" w:space="0" w:color="auto"/>
          </w:divBdr>
        </w:div>
        <w:div w:id="129061096">
          <w:marLeft w:val="640"/>
          <w:marRight w:val="0"/>
          <w:marTop w:val="0"/>
          <w:marBottom w:val="0"/>
          <w:divBdr>
            <w:top w:val="none" w:sz="0" w:space="0" w:color="auto"/>
            <w:left w:val="none" w:sz="0" w:space="0" w:color="auto"/>
            <w:bottom w:val="none" w:sz="0" w:space="0" w:color="auto"/>
            <w:right w:val="none" w:sz="0" w:space="0" w:color="auto"/>
          </w:divBdr>
        </w:div>
        <w:div w:id="2032687277">
          <w:marLeft w:val="640"/>
          <w:marRight w:val="0"/>
          <w:marTop w:val="0"/>
          <w:marBottom w:val="0"/>
          <w:divBdr>
            <w:top w:val="none" w:sz="0" w:space="0" w:color="auto"/>
            <w:left w:val="none" w:sz="0" w:space="0" w:color="auto"/>
            <w:bottom w:val="none" w:sz="0" w:space="0" w:color="auto"/>
            <w:right w:val="none" w:sz="0" w:space="0" w:color="auto"/>
          </w:divBdr>
        </w:div>
      </w:divsChild>
    </w:div>
    <w:div w:id="105128183">
      <w:bodyDiv w:val="1"/>
      <w:marLeft w:val="0"/>
      <w:marRight w:val="0"/>
      <w:marTop w:val="0"/>
      <w:marBottom w:val="0"/>
      <w:divBdr>
        <w:top w:val="none" w:sz="0" w:space="0" w:color="auto"/>
        <w:left w:val="none" w:sz="0" w:space="0" w:color="auto"/>
        <w:bottom w:val="none" w:sz="0" w:space="0" w:color="auto"/>
        <w:right w:val="none" w:sz="0" w:space="0" w:color="auto"/>
      </w:divBdr>
      <w:divsChild>
        <w:div w:id="1907298543">
          <w:marLeft w:val="640"/>
          <w:marRight w:val="0"/>
          <w:marTop w:val="0"/>
          <w:marBottom w:val="0"/>
          <w:divBdr>
            <w:top w:val="none" w:sz="0" w:space="0" w:color="auto"/>
            <w:left w:val="none" w:sz="0" w:space="0" w:color="auto"/>
            <w:bottom w:val="none" w:sz="0" w:space="0" w:color="auto"/>
            <w:right w:val="none" w:sz="0" w:space="0" w:color="auto"/>
          </w:divBdr>
        </w:div>
        <w:div w:id="601306842">
          <w:marLeft w:val="640"/>
          <w:marRight w:val="0"/>
          <w:marTop w:val="0"/>
          <w:marBottom w:val="0"/>
          <w:divBdr>
            <w:top w:val="none" w:sz="0" w:space="0" w:color="auto"/>
            <w:left w:val="none" w:sz="0" w:space="0" w:color="auto"/>
            <w:bottom w:val="none" w:sz="0" w:space="0" w:color="auto"/>
            <w:right w:val="none" w:sz="0" w:space="0" w:color="auto"/>
          </w:divBdr>
        </w:div>
        <w:div w:id="1779063691">
          <w:marLeft w:val="640"/>
          <w:marRight w:val="0"/>
          <w:marTop w:val="0"/>
          <w:marBottom w:val="0"/>
          <w:divBdr>
            <w:top w:val="none" w:sz="0" w:space="0" w:color="auto"/>
            <w:left w:val="none" w:sz="0" w:space="0" w:color="auto"/>
            <w:bottom w:val="none" w:sz="0" w:space="0" w:color="auto"/>
            <w:right w:val="none" w:sz="0" w:space="0" w:color="auto"/>
          </w:divBdr>
        </w:div>
        <w:div w:id="222562544">
          <w:marLeft w:val="640"/>
          <w:marRight w:val="0"/>
          <w:marTop w:val="0"/>
          <w:marBottom w:val="0"/>
          <w:divBdr>
            <w:top w:val="none" w:sz="0" w:space="0" w:color="auto"/>
            <w:left w:val="none" w:sz="0" w:space="0" w:color="auto"/>
            <w:bottom w:val="none" w:sz="0" w:space="0" w:color="auto"/>
            <w:right w:val="none" w:sz="0" w:space="0" w:color="auto"/>
          </w:divBdr>
        </w:div>
        <w:div w:id="1969824158">
          <w:marLeft w:val="640"/>
          <w:marRight w:val="0"/>
          <w:marTop w:val="0"/>
          <w:marBottom w:val="0"/>
          <w:divBdr>
            <w:top w:val="none" w:sz="0" w:space="0" w:color="auto"/>
            <w:left w:val="none" w:sz="0" w:space="0" w:color="auto"/>
            <w:bottom w:val="none" w:sz="0" w:space="0" w:color="auto"/>
            <w:right w:val="none" w:sz="0" w:space="0" w:color="auto"/>
          </w:divBdr>
        </w:div>
        <w:div w:id="772440059">
          <w:marLeft w:val="640"/>
          <w:marRight w:val="0"/>
          <w:marTop w:val="0"/>
          <w:marBottom w:val="0"/>
          <w:divBdr>
            <w:top w:val="none" w:sz="0" w:space="0" w:color="auto"/>
            <w:left w:val="none" w:sz="0" w:space="0" w:color="auto"/>
            <w:bottom w:val="none" w:sz="0" w:space="0" w:color="auto"/>
            <w:right w:val="none" w:sz="0" w:space="0" w:color="auto"/>
          </w:divBdr>
        </w:div>
        <w:div w:id="2093551122">
          <w:marLeft w:val="640"/>
          <w:marRight w:val="0"/>
          <w:marTop w:val="0"/>
          <w:marBottom w:val="0"/>
          <w:divBdr>
            <w:top w:val="none" w:sz="0" w:space="0" w:color="auto"/>
            <w:left w:val="none" w:sz="0" w:space="0" w:color="auto"/>
            <w:bottom w:val="none" w:sz="0" w:space="0" w:color="auto"/>
            <w:right w:val="none" w:sz="0" w:space="0" w:color="auto"/>
          </w:divBdr>
        </w:div>
        <w:div w:id="1702978387">
          <w:marLeft w:val="640"/>
          <w:marRight w:val="0"/>
          <w:marTop w:val="0"/>
          <w:marBottom w:val="0"/>
          <w:divBdr>
            <w:top w:val="none" w:sz="0" w:space="0" w:color="auto"/>
            <w:left w:val="none" w:sz="0" w:space="0" w:color="auto"/>
            <w:bottom w:val="none" w:sz="0" w:space="0" w:color="auto"/>
            <w:right w:val="none" w:sz="0" w:space="0" w:color="auto"/>
          </w:divBdr>
        </w:div>
        <w:div w:id="125319382">
          <w:marLeft w:val="640"/>
          <w:marRight w:val="0"/>
          <w:marTop w:val="0"/>
          <w:marBottom w:val="0"/>
          <w:divBdr>
            <w:top w:val="none" w:sz="0" w:space="0" w:color="auto"/>
            <w:left w:val="none" w:sz="0" w:space="0" w:color="auto"/>
            <w:bottom w:val="none" w:sz="0" w:space="0" w:color="auto"/>
            <w:right w:val="none" w:sz="0" w:space="0" w:color="auto"/>
          </w:divBdr>
        </w:div>
        <w:div w:id="33964071">
          <w:marLeft w:val="640"/>
          <w:marRight w:val="0"/>
          <w:marTop w:val="0"/>
          <w:marBottom w:val="0"/>
          <w:divBdr>
            <w:top w:val="none" w:sz="0" w:space="0" w:color="auto"/>
            <w:left w:val="none" w:sz="0" w:space="0" w:color="auto"/>
            <w:bottom w:val="none" w:sz="0" w:space="0" w:color="auto"/>
            <w:right w:val="none" w:sz="0" w:space="0" w:color="auto"/>
          </w:divBdr>
        </w:div>
        <w:div w:id="777019276">
          <w:marLeft w:val="640"/>
          <w:marRight w:val="0"/>
          <w:marTop w:val="0"/>
          <w:marBottom w:val="0"/>
          <w:divBdr>
            <w:top w:val="none" w:sz="0" w:space="0" w:color="auto"/>
            <w:left w:val="none" w:sz="0" w:space="0" w:color="auto"/>
            <w:bottom w:val="none" w:sz="0" w:space="0" w:color="auto"/>
            <w:right w:val="none" w:sz="0" w:space="0" w:color="auto"/>
          </w:divBdr>
        </w:div>
        <w:div w:id="590700882">
          <w:marLeft w:val="640"/>
          <w:marRight w:val="0"/>
          <w:marTop w:val="0"/>
          <w:marBottom w:val="0"/>
          <w:divBdr>
            <w:top w:val="none" w:sz="0" w:space="0" w:color="auto"/>
            <w:left w:val="none" w:sz="0" w:space="0" w:color="auto"/>
            <w:bottom w:val="none" w:sz="0" w:space="0" w:color="auto"/>
            <w:right w:val="none" w:sz="0" w:space="0" w:color="auto"/>
          </w:divBdr>
        </w:div>
        <w:div w:id="512261589">
          <w:marLeft w:val="640"/>
          <w:marRight w:val="0"/>
          <w:marTop w:val="0"/>
          <w:marBottom w:val="0"/>
          <w:divBdr>
            <w:top w:val="none" w:sz="0" w:space="0" w:color="auto"/>
            <w:left w:val="none" w:sz="0" w:space="0" w:color="auto"/>
            <w:bottom w:val="none" w:sz="0" w:space="0" w:color="auto"/>
            <w:right w:val="none" w:sz="0" w:space="0" w:color="auto"/>
          </w:divBdr>
        </w:div>
        <w:div w:id="2142455060">
          <w:marLeft w:val="640"/>
          <w:marRight w:val="0"/>
          <w:marTop w:val="0"/>
          <w:marBottom w:val="0"/>
          <w:divBdr>
            <w:top w:val="none" w:sz="0" w:space="0" w:color="auto"/>
            <w:left w:val="none" w:sz="0" w:space="0" w:color="auto"/>
            <w:bottom w:val="none" w:sz="0" w:space="0" w:color="auto"/>
            <w:right w:val="none" w:sz="0" w:space="0" w:color="auto"/>
          </w:divBdr>
        </w:div>
        <w:div w:id="969894110">
          <w:marLeft w:val="640"/>
          <w:marRight w:val="0"/>
          <w:marTop w:val="0"/>
          <w:marBottom w:val="0"/>
          <w:divBdr>
            <w:top w:val="none" w:sz="0" w:space="0" w:color="auto"/>
            <w:left w:val="none" w:sz="0" w:space="0" w:color="auto"/>
            <w:bottom w:val="none" w:sz="0" w:space="0" w:color="auto"/>
            <w:right w:val="none" w:sz="0" w:space="0" w:color="auto"/>
          </w:divBdr>
        </w:div>
        <w:div w:id="1172842290">
          <w:marLeft w:val="640"/>
          <w:marRight w:val="0"/>
          <w:marTop w:val="0"/>
          <w:marBottom w:val="0"/>
          <w:divBdr>
            <w:top w:val="none" w:sz="0" w:space="0" w:color="auto"/>
            <w:left w:val="none" w:sz="0" w:space="0" w:color="auto"/>
            <w:bottom w:val="none" w:sz="0" w:space="0" w:color="auto"/>
            <w:right w:val="none" w:sz="0" w:space="0" w:color="auto"/>
          </w:divBdr>
        </w:div>
        <w:div w:id="1319923133">
          <w:marLeft w:val="640"/>
          <w:marRight w:val="0"/>
          <w:marTop w:val="0"/>
          <w:marBottom w:val="0"/>
          <w:divBdr>
            <w:top w:val="none" w:sz="0" w:space="0" w:color="auto"/>
            <w:left w:val="none" w:sz="0" w:space="0" w:color="auto"/>
            <w:bottom w:val="none" w:sz="0" w:space="0" w:color="auto"/>
            <w:right w:val="none" w:sz="0" w:space="0" w:color="auto"/>
          </w:divBdr>
        </w:div>
        <w:div w:id="553203569">
          <w:marLeft w:val="640"/>
          <w:marRight w:val="0"/>
          <w:marTop w:val="0"/>
          <w:marBottom w:val="0"/>
          <w:divBdr>
            <w:top w:val="none" w:sz="0" w:space="0" w:color="auto"/>
            <w:left w:val="none" w:sz="0" w:space="0" w:color="auto"/>
            <w:bottom w:val="none" w:sz="0" w:space="0" w:color="auto"/>
            <w:right w:val="none" w:sz="0" w:space="0" w:color="auto"/>
          </w:divBdr>
        </w:div>
        <w:div w:id="1924144009">
          <w:marLeft w:val="640"/>
          <w:marRight w:val="0"/>
          <w:marTop w:val="0"/>
          <w:marBottom w:val="0"/>
          <w:divBdr>
            <w:top w:val="none" w:sz="0" w:space="0" w:color="auto"/>
            <w:left w:val="none" w:sz="0" w:space="0" w:color="auto"/>
            <w:bottom w:val="none" w:sz="0" w:space="0" w:color="auto"/>
            <w:right w:val="none" w:sz="0" w:space="0" w:color="auto"/>
          </w:divBdr>
        </w:div>
        <w:div w:id="1507818823">
          <w:marLeft w:val="640"/>
          <w:marRight w:val="0"/>
          <w:marTop w:val="0"/>
          <w:marBottom w:val="0"/>
          <w:divBdr>
            <w:top w:val="none" w:sz="0" w:space="0" w:color="auto"/>
            <w:left w:val="none" w:sz="0" w:space="0" w:color="auto"/>
            <w:bottom w:val="none" w:sz="0" w:space="0" w:color="auto"/>
            <w:right w:val="none" w:sz="0" w:space="0" w:color="auto"/>
          </w:divBdr>
        </w:div>
        <w:div w:id="1087263166">
          <w:marLeft w:val="640"/>
          <w:marRight w:val="0"/>
          <w:marTop w:val="0"/>
          <w:marBottom w:val="0"/>
          <w:divBdr>
            <w:top w:val="none" w:sz="0" w:space="0" w:color="auto"/>
            <w:left w:val="none" w:sz="0" w:space="0" w:color="auto"/>
            <w:bottom w:val="none" w:sz="0" w:space="0" w:color="auto"/>
            <w:right w:val="none" w:sz="0" w:space="0" w:color="auto"/>
          </w:divBdr>
        </w:div>
        <w:div w:id="1959408857">
          <w:marLeft w:val="640"/>
          <w:marRight w:val="0"/>
          <w:marTop w:val="0"/>
          <w:marBottom w:val="0"/>
          <w:divBdr>
            <w:top w:val="none" w:sz="0" w:space="0" w:color="auto"/>
            <w:left w:val="none" w:sz="0" w:space="0" w:color="auto"/>
            <w:bottom w:val="none" w:sz="0" w:space="0" w:color="auto"/>
            <w:right w:val="none" w:sz="0" w:space="0" w:color="auto"/>
          </w:divBdr>
        </w:div>
        <w:div w:id="106900610">
          <w:marLeft w:val="640"/>
          <w:marRight w:val="0"/>
          <w:marTop w:val="0"/>
          <w:marBottom w:val="0"/>
          <w:divBdr>
            <w:top w:val="none" w:sz="0" w:space="0" w:color="auto"/>
            <w:left w:val="none" w:sz="0" w:space="0" w:color="auto"/>
            <w:bottom w:val="none" w:sz="0" w:space="0" w:color="auto"/>
            <w:right w:val="none" w:sz="0" w:space="0" w:color="auto"/>
          </w:divBdr>
        </w:div>
        <w:div w:id="2069062730">
          <w:marLeft w:val="640"/>
          <w:marRight w:val="0"/>
          <w:marTop w:val="0"/>
          <w:marBottom w:val="0"/>
          <w:divBdr>
            <w:top w:val="none" w:sz="0" w:space="0" w:color="auto"/>
            <w:left w:val="none" w:sz="0" w:space="0" w:color="auto"/>
            <w:bottom w:val="none" w:sz="0" w:space="0" w:color="auto"/>
            <w:right w:val="none" w:sz="0" w:space="0" w:color="auto"/>
          </w:divBdr>
        </w:div>
        <w:div w:id="368453761">
          <w:marLeft w:val="640"/>
          <w:marRight w:val="0"/>
          <w:marTop w:val="0"/>
          <w:marBottom w:val="0"/>
          <w:divBdr>
            <w:top w:val="none" w:sz="0" w:space="0" w:color="auto"/>
            <w:left w:val="none" w:sz="0" w:space="0" w:color="auto"/>
            <w:bottom w:val="none" w:sz="0" w:space="0" w:color="auto"/>
            <w:right w:val="none" w:sz="0" w:space="0" w:color="auto"/>
          </w:divBdr>
        </w:div>
        <w:div w:id="1802845250">
          <w:marLeft w:val="640"/>
          <w:marRight w:val="0"/>
          <w:marTop w:val="0"/>
          <w:marBottom w:val="0"/>
          <w:divBdr>
            <w:top w:val="none" w:sz="0" w:space="0" w:color="auto"/>
            <w:left w:val="none" w:sz="0" w:space="0" w:color="auto"/>
            <w:bottom w:val="none" w:sz="0" w:space="0" w:color="auto"/>
            <w:right w:val="none" w:sz="0" w:space="0" w:color="auto"/>
          </w:divBdr>
        </w:div>
        <w:div w:id="1558471431">
          <w:marLeft w:val="640"/>
          <w:marRight w:val="0"/>
          <w:marTop w:val="0"/>
          <w:marBottom w:val="0"/>
          <w:divBdr>
            <w:top w:val="none" w:sz="0" w:space="0" w:color="auto"/>
            <w:left w:val="none" w:sz="0" w:space="0" w:color="auto"/>
            <w:bottom w:val="none" w:sz="0" w:space="0" w:color="auto"/>
            <w:right w:val="none" w:sz="0" w:space="0" w:color="auto"/>
          </w:divBdr>
        </w:div>
        <w:div w:id="786778574">
          <w:marLeft w:val="640"/>
          <w:marRight w:val="0"/>
          <w:marTop w:val="0"/>
          <w:marBottom w:val="0"/>
          <w:divBdr>
            <w:top w:val="none" w:sz="0" w:space="0" w:color="auto"/>
            <w:left w:val="none" w:sz="0" w:space="0" w:color="auto"/>
            <w:bottom w:val="none" w:sz="0" w:space="0" w:color="auto"/>
            <w:right w:val="none" w:sz="0" w:space="0" w:color="auto"/>
          </w:divBdr>
        </w:div>
        <w:div w:id="2131624274">
          <w:marLeft w:val="640"/>
          <w:marRight w:val="0"/>
          <w:marTop w:val="0"/>
          <w:marBottom w:val="0"/>
          <w:divBdr>
            <w:top w:val="none" w:sz="0" w:space="0" w:color="auto"/>
            <w:left w:val="none" w:sz="0" w:space="0" w:color="auto"/>
            <w:bottom w:val="none" w:sz="0" w:space="0" w:color="auto"/>
            <w:right w:val="none" w:sz="0" w:space="0" w:color="auto"/>
          </w:divBdr>
        </w:div>
        <w:div w:id="1102797209">
          <w:marLeft w:val="640"/>
          <w:marRight w:val="0"/>
          <w:marTop w:val="0"/>
          <w:marBottom w:val="0"/>
          <w:divBdr>
            <w:top w:val="none" w:sz="0" w:space="0" w:color="auto"/>
            <w:left w:val="none" w:sz="0" w:space="0" w:color="auto"/>
            <w:bottom w:val="none" w:sz="0" w:space="0" w:color="auto"/>
            <w:right w:val="none" w:sz="0" w:space="0" w:color="auto"/>
          </w:divBdr>
        </w:div>
        <w:div w:id="2020303595">
          <w:marLeft w:val="640"/>
          <w:marRight w:val="0"/>
          <w:marTop w:val="0"/>
          <w:marBottom w:val="0"/>
          <w:divBdr>
            <w:top w:val="none" w:sz="0" w:space="0" w:color="auto"/>
            <w:left w:val="none" w:sz="0" w:space="0" w:color="auto"/>
            <w:bottom w:val="none" w:sz="0" w:space="0" w:color="auto"/>
            <w:right w:val="none" w:sz="0" w:space="0" w:color="auto"/>
          </w:divBdr>
        </w:div>
        <w:div w:id="2033603788">
          <w:marLeft w:val="640"/>
          <w:marRight w:val="0"/>
          <w:marTop w:val="0"/>
          <w:marBottom w:val="0"/>
          <w:divBdr>
            <w:top w:val="none" w:sz="0" w:space="0" w:color="auto"/>
            <w:left w:val="none" w:sz="0" w:space="0" w:color="auto"/>
            <w:bottom w:val="none" w:sz="0" w:space="0" w:color="auto"/>
            <w:right w:val="none" w:sz="0" w:space="0" w:color="auto"/>
          </w:divBdr>
        </w:div>
        <w:div w:id="775716021">
          <w:marLeft w:val="640"/>
          <w:marRight w:val="0"/>
          <w:marTop w:val="0"/>
          <w:marBottom w:val="0"/>
          <w:divBdr>
            <w:top w:val="none" w:sz="0" w:space="0" w:color="auto"/>
            <w:left w:val="none" w:sz="0" w:space="0" w:color="auto"/>
            <w:bottom w:val="none" w:sz="0" w:space="0" w:color="auto"/>
            <w:right w:val="none" w:sz="0" w:space="0" w:color="auto"/>
          </w:divBdr>
        </w:div>
        <w:div w:id="1393851104">
          <w:marLeft w:val="640"/>
          <w:marRight w:val="0"/>
          <w:marTop w:val="0"/>
          <w:marBottom w:val="0"/>
          <w:divBdr>
            <w:top w:val="none" w:sz="0" w:space="0" w:color="auto"/>
            <w:left w:val="none" w:sz="0" w:space="0" w:color="auto"/>
            <w:bottom w:val="none" w:sz="0" w:space="0" w:color="auto"/>
            <w:right w:val="none" w:sz="0" w:space="0" w:color="auto"/>
          </w:divBdr>
        </w:div>
        <w:div w:id="421612805">
          <w:marLeft w:val="640"/>
          <w:marRight w:val="0"/>
          <w:marTop w:val="0"/>
          <w:marBottom w:val="0"/>
          <w:divBdr>
            <w:top w:val="none" w:sz="0" w:space="0" w:color="auto"/>
            <w:left w:val="none" w:sz="0" w:space="0" w:color="auto"/>
            <w:bottom w:val="none" w:sz="0" w:space="0" w:color="auto"/>
            <w:right w:val="none" w:sz="0" w:space="0" w:color="auto"/>
          </w:divBdr>
        </w:div>
        <w:div w:id="1181894729">
          <w:marLeft w:val="640"/>
          <w:marRight w:val="0"/>
          <w:marTop w:val="0"/>
          <w:marBottom w:val="0"/>
          <w:divBdr>
            <w:top w:val="none" w:sz="0" w:space="0" w:color="auto"/>
            <w:left w:val="none" w:sz="0" w:space="0" w:color="auto"/>
            <w:bottom w:val="none" w:sz="0" w:space="0" w:color="auto"/>
            <w:right w:val="none" w:sz="0" w:space="0" w:color="auto"/>
          </w:divBdr>
        </w:div>
        <w:div w:id="785543785">
          <w:marLeft w:val="640"/>
          <w:marRight w:val="0"/>
          <w:marTop w:val="0"/>
          <w:marBottom w:val="0"/>
          <w:divBdr>
            <w:top w:val="none" w:sz="0" w:space="0" w:color="auto"/>
            <w:left w:val="none" w:sz="0" w:space="0" w:color="auto"/>
            <w:bottom w:val="none" w:sz="0" w:space="0" w:color="auto"/>
            <w:right w:val="none" w:sz="0" w:space="0" w:color="auto"/>
          </w:divBdr>
        </w:div>
        <w:div w:id="1061830274">
          <w:marLeft w:val="640"/>
          <w:marRight w:val="0"/>
          <w:marTop w:val="0"/>
          <w:marBottom w:val="0"/>
          <w:divBdr>
            <w:top w:val="none" w:sz="0" w:space="0" w:color="auto"/>
            <w:left w:val="none" w:sz="0" w:space="0" w:color="auto"/>
            <w:bottom w:val="none" w:sz="0" w:space="0" w:color="auto"/>
            <w:right w:val="none" w:sz="0" w:space="0" w:color="auto"/>
          </w:divBdr>
        </w:div>
        <w:div w:id="573317956">
          <w:marLeft w:val="640"/>
          <w:marRight w:val="0"/>
          <w:marTop w:val="0"/>
          <w:marBottom w:val="0"/>
          <w:divBdr>
            <w:top w:val="none" w:sz="0" w:space="0" w:color="auto"/>
            <w:left w:val="none" w:sz="0" w:space="0" w:color="auto"/>
            <w:bottom w:val="none" w:sz="0" w:space="0" w:color="auto"/>
            <w:right w:val="none" w:sz="0" w:space="0" w:color="auto"/>
          </w:divBdr>
        </w:div>
        <w:div w:id="2007511549">
          <w:marLeft w:val="640"/>
          <w:marRight w:val="0"/>
          <w:marTop w:val="0"/>
          <w:marBottom w:val="0"/>
          <w:divBdr>
            <w:top w:val="none" w:sz="0" w:space="0" w:color="auto"/>
            <w:left w:val="none" w:sz="0" w:space="0" w:color="auto"/>
            <w:bottom w:val="none" w:sz="0" w:space="0" w:color="auto"/>
            <w:right w:val="none" w:sz="0" w:space="0" w:color="auto"/>
          </w:divBdr>
        </w:div>
        <w:div w:id="1008336917">
          <w:marLeft w:val="640"/>
          <w:marRight w:val="0"/>
          <w:marTop w:val="0"/>
          <w:marBottom w:val="0"/>
          <w:divBdr>
            <w:top w:val="none" w:sz="0" w:space="0" w:color="auto"/>
            <w:left w:val="none" w:sz="0" w:space="0" w:color="auto"/>
            <w:bottom w:val="none" w:sz="0" w:space="0" w:color="auto"/>
            <w:right w:val="none" w:sz="0" w:space="0" w:color="auto"/>
          </w:divBdr>
        </w:div>
        <w:div w:id="1060517051">
          <w:marLeft w:val="640"/>
          <w:marRight w:val="0"/>
          <w:marTop w:val="0"/>
          <w:marBottom w:val="0"/>
          <w:divBdr>
            <w:top w:val="none" w:sz="0" w:space="0" w:color="auto"/>
            <w:left w:val="none" w:sz="0" w:space="0" w:color="auto"/>
            <w:bottom w:val="none" w:sz="0" w:space="0" w:color="auto"/>
            <w:right w:val="none" w:sz="0" w:space="0" w:color="auto"/>
          </w:divBdr>
        </w:div>
        <w:div w:id="44791384">
          <w:marLeft w:val="640"/>
          <w:marRight w:val="0"/>
          <w:marTop w:val="0"/>
          <w:marBottom w:val="0"/>
          <w:divBdr>
            <w:top w:val="none" w:sz="0" w:space="0" w:color="auto"/>
            <w:left w:val="none" w:sz="0" w:space="0" w:color="auto"/>
            <w:bottom w:val="none" w:sz="0" w:space="0" w:color="auto"/>
            <w:right w:val="none" w:sz="0" w:space="0" w:color="auto"/>
          </w:divBdr>
        </w:div>
        <w:div w:id="1219317054">
          <w:marLeft w:val="640"/>
          <w:marRight w:val="0"/>
          <w:marTop w:val="0"/>
          <w:marBottom w:val="0"/>
          <w:divBdr>
            <w:top w:val="none" w:sz="0" w:space="0" w:color="auto"/>
            <w:left w:val="none" w:sz="0" w:space="0" w:color="auto"/>
            <w:bottom w:val="none" w:sz="0" w:space="0" w:color="auto"/>
            <w:right w:val="none" w:sz="0" w:space="0" w:color="auto"/>
          </w:divBdr>
        </w:div>
        <w:div w:id="1854681349">
          <w:marLeft w:val="640"/>
          <w:marRight w:val="0"/>
          <w:marTop w:val="0"/>
          <w:marBottom w:val="0"/>
          <w:divBdr>
            <w:top w:val="none" w:sz="0" w:space="0" w:color="auto"/>
            <w:left w:val="none" w:sz="0" w:space="0" w:color="auto"/>
            <w:bottom w:val="none" w:sz="0" w:space="0" w:color="auto"/>
            <w:right w:val="none" w:sz="0" w:space="0" w:color="auto"/>
          </w:divBdr>
        </w:div>
        <w:div w:id="490872931">
          <w:marLeft w:val="640"/>
          <w:marRight w:val="0"/>
          <w:marTop w:val="0"/>
          <w:marBottom w:val="0"/>
          <w:divBdr>
            <w:top w:val="none" w:sz="0" w:space="0" w:color="auto"/>
            <w:left w:val="none" w:sz="0" w:space="0" w:color="auto"/>
            <w:bottom w:val="none" w:sz="0" w:space="0" w:color="auto"/>
            <w:right w:val="none" w:sz="0" w:space="0" w:color="auto"/>
          </w:divBdr>
        </w:div>
        <w:div w:id="1995446937">
          <w:marLeft w:val="640"/>
          <w:marRight w:val="0"/>
          <w:marTop w:val="0"/>
          <w:marBottom w:val="0"/>
          <w:divBdr>
            <w:top w:val="none" w:sz="0" w:space="0" w:color="auto"/>
            <w:left w:val="none" w:sz="0" w:space="0" w:color="auto"/>
            <w:bottom w:val="none" w:sz="0" w:space="0" w:color="auto"/>
            <w:right w:val="none" w:sz="0" w:space="0" w:color="auto"/>
          </w:divBdr>
        </w:div>
        <w:div w:id="39794142">
          <w:marLeft w:val="640"/>
          <w:marRight w:val="0"/>
          <w:marTop w:val="0"/>
          <w:marBottom w:val="0"/>
          <w:divBdr>
            <w:top w:val="none" w:sz="0" w:space="0" w:color="auto"/>
            <w:left w:val="none" w:sz="0" w:space="0" w:color="auto"/>
            <w:bottom w:val="none" w:sz="0" w:space="0" w:color="auto"/>
            <w:right w:val="none" w:sz="0" w:space="0" w:color="auto"/>
          </w:divBdr>
        </w:div>
        <w:div w:id="730541858">
          <w:marLeft w:val="640"/>
          <w:marRight w:val="0"/>
          <w:marTop w:val="0"/>
          <w:marBottom w:val="0"/>
          <w:divBdr>
            <w:top w:val="none" w:sz="0" w:space="0" w:color="auto"/>
            <w:left w:val="none" w:sz="0" w:space="0" w:color="auto"/>
            <w:bottom w:val="none" w:sz="0" w:space="0" w:color="auto"/>
            <w:right w:val="none" w:sz="0" w:space="0" w:color="auto"/>
          </w:divBdr>
        </w:div>
        <w:div w:id="1260748363">
          <w:marLeft w:val="640"/>
          <w:marRight w:val="0"/>
          <w:marTop w:val="0"/>
          <w:marBottom w:val="0"/>
          <w:divBdr>
            <w:top w:val="none" w:sz="0" w:space="0" w:color="auto"/>
            <w:left w:val="none" w:sz="0" w:space="0" w:color="auto"/>
            <w:bottom w:val="none" w:sz="0" w:space="0" w:color="auto"/>
            <w:right w:val="none" w:sz="0" w:space="0" w:color="auto"/>
          </w:divBdr>
        </w:div>
        <w:div w:id="677971966">
          <w:marLeft w:val="640"/>
          <w:marRight w:val="0"/>
          <w:marTop w:val="0"/>
          <w:marBottom w:val="0"/>
          <w:divBdr>
            <w:top w:val="none" w:sz="0" w:space="0" w:color="auto"/>
            <w:left w:val="none" w:sz="0" w:space="0" w:color="auto"/>
            <w:bottom w:val="none" w:sz="0" w:space="0" w:color="auto"/>
            <w:right w:val="none" w:sz="0" w:space="0" w:color="auto"/>
          </w:divBdr>
        </w:div>
        <w:div w:id="943851069">
          <w:marLeft w:val="640"/>
          <w:marRight w:val="0"/>
          <w:marTop w:val="0"/>
          <w:marBottom w:val="0"/>
          <w:divBdr>
            <w:top w:val="none" w:sz="0" w:space="0" w:color="auto"/>
            <w:left w:val="none" w:sz="0" w:space="0" w:color="auto"/>
            <w:bottom w:val="none" w:sz="0" w:space="0" w:color="auto"/>
            <w:right w:val="none" w:sz="0" w:space="0" w:color="auto"/>
          </w:divBdr>
        </w:div>
        <w:div w:id="1668826158">
          <w:marLeft w:val="640"/>
          <w:marRight w:val="0"/>
          <w:marTop w:val="0"/>
          <w:marBottom w:val="0"/>
          <w:divBdr>
            <w:top w:val="none" w:sz="0" w:space="0" w:color="auto"/>
            <w:left w:val="none" w:sz="0" w:space="0" w:color="auto"/>
            <w:bottom w:val="none" w:sz="0" w:space="0" w:color="auto"/>
            <w:right w:val="none" w:sz="0" w:space="0" w:color="auto"/>
          </w:divBdr>
        </w:div>
        <w:div w:id="975572243">
          <w:marLeft w:val="640"/>
          <w:marRight w:val="0"/>
          <w:marTop w:val="0"/>
          <w:marBottom w:val="0"/>
          <w:divBdr>
            <w:top w:val="none" w:sz="0" w:space="0" w:color="auto"/>
            <w:left w:val="none" w:sz="0" w:space="0" w:color="auto"/>
            <w:bottom w:val="none" w:sz="0" w:space="0" w:color="auto"/>
            <w:right w:val="none" w:sz="0" w:space="0" w:color="auto"/>
          </w:divBdr>
        </w:div>
        <w:div w:id="532883788">
          <w:marLeft w:val="640"/>
          <w:marRight w:val="0"/>
          <w:marTop w:val="0"/>
          <w:marBottom w:val="0"/>
          <w:divBdr>
            <w:top w:val="none" w:sz="0" w:space="0" w:color="auto"/>
            <w:left w:val="none" w:sz="0" w:space="0" w:color="auto"/>
            <w:bottom w:val="none" w:sz="0" w:space="0" w:color="auto"/>
            <w:right w:val="none" w:sz="0" w:space="0" w:color="auto"/>
          </w:divBdr>
        </w:div>
        <w:div w:id="1251114690">
          <w:marLeft w:val="640"/>
          <w:marRight w:val="0"/>
          <w:marTop w:val="0"/>
          <w:marBottom w:val="0"/>
          <w:divBdr>
            <w:top w:val="none" w:sz="0" w:space="0" w:color="auto"/>
            <w:left w:val="none" w:sz="0" w:space="0" w:color="auto"/>
            <w:bottom w:val="none" w:sz="0" w:space="0" w:color="auto"/>
            <w:right w:val="none" w:sz="0" w:space="0" w:color="auto"/>
          </w:divBdr>
        </w:div>
        <w:div w:id="328751470">
          <w:marLeft w:val="640"/>
          <w:marRight w:val="0"/>
          <w:marTop w:val="0"/>
          <w:marBottom w:val="0"/>
          <w:divBdr>
            <w:top w:val="none" w:sz="0" w:space="0" w:color="auto"/>
            <w:left w:val="none" w:sz="0" w:space="0" w:color="auto"/>
            <w:bottom w:val="none" w:sz="0" w:space="0" w:color="auto"/>
            <w:right w:val="none" w:sz="0" w:space="0" w:color="auto"/>
          </w:divBdr>
        </w:div>
        <w:div w:id="28383490">
          <w:marLeft w:val="640"/>
          <w:marRight w:val="0"/>
          <w:marTop w:val="0"/>
          <w:marBottom w:val="0"/>
          <w:divBdr>
            <w:top w:val="none" w:sz="0" w:space="0" w:color="auto"/>
            <w:left w:val="none" w:sz="0" w:space="0" w:color="auto"/>
            <w:bottom w:val="none" w:sz="0" w:space="0" w:color="auto"/>
            <w:right w:val="none" w:sz="0" w:space="0" w:color="auto"/>
          </w:divBdr>
        </w:div>
        <w:div w:id="1620138441">
          <w:marLeft w:val="640"/>
          <w:marRight w:val="0"/>
          <w:marTop w:val="0"/>
          <w:marBottom w:val="0"/>
          <w:divBdr>
            <w:top w:val="none" w:sz="0" w:space="0" w:color="auto"/>
            <w:left w:val="none" w:sz="0" w:space="0" w:color="auto"/>
            <w:bottom w:val="none" w:sz="0" w:space="0" w:color="auto"/>
            <w:right w:val="none" w:sz="0" w:space="0" w:color="auto"/>
          </w:divBdr>
        </w:div>
        <w:div w:id="313067600">
          <w:marLeft w:val="640"/>
          <w:marRight w:val="0"/>
          <w:marTop w:val="0"/>
          <w:marBottom w:val="0"/>
          <w:divBdr>
            <w:top w:val="none" w:sz="0" w:space="0" w:color="auto"/>
            <w:left w:val="none" w:sz="0" w:space="0" w:color="auto"/>
            <w:bottom w:val="none" w:sz="0" w:space="0" w:color="auto"/>
            <w:right w:val="none" w:sz="0" w:space="0" w:color="auto"/>
          </w:divBdr>
        </w:div>
        <w:div w:id="1801411113">
          <w:marLeft w:val="640"/>
          <w:marRight w:val="0"/>
          <w:marTop w:val="0"/>
          <w:marBottom w:val="0"/>
          <w:divBdr>
            <w:top w:val="none" w:sz="0" w:space="0" w:color="auto"/>
            <w:left w:val="none" w:sz="0" w:space="0" w:color="auto"/>
            <w:bottom w:val="none" w:sz="0" w:space="0" w:color="auto"/>
            <w:right w:val="none" w:sz="0" w:space="0" w:color="auto"/>
          </w:divBdr>
        </w:div>
        <w:div w:id="115803563">
          <w:marLeft w:val="640"/>
          <w:marRight w:val="0"/>
          <w:marTop w:val="0"/>
          <w:marBottom w:val="0"/>
          <w:divBdr>
            <w:top w:val="none" w:sz="0" w:space="0" w:color="auto"/>
            <w:left w:val="none" w:sz="0" w:space="0" w:color="auto"/>
            <w:bottom w:val="none" w:sz="0" w:space="0" w:color="auto"/>
            <w:right w:val="none" w:sz="0" w:space="0" w:color="auto"/>
          </w:divBdr>
        </w:div>
        <w:div w:id="1879849514">
          <w:marLeft w:val="640"/>
          <w:marRight w:val="0"/>
          <w:marTop w:val="0"/>
          <w:marBottom w:val="0"/>
          <w:divBdr>
            <w:top w:val="none" w:sz="0" w:space="0" w:color="auto"/>
            <w:left w:val="none" w:sz="0" w:space="0" w:color="auto"/>
            <w:bottom w:val="none" w:sz="0" w:space="0" w:color="auto"/>
            <w:right w:val="none" w:sz="0" w:space="0" w:color="auto"/>
          </w:divBdr>
        </w:div>
        <w:div w:id="1996185051">
          <w:marLeft w:val="640"/>
          <w:marRight w:val="0"/>
          <w:marTop w:val="0"/>
          <w:marBottom w:val="0"/>
          <w:divBdr>
            <w:top w:val="none" w:sz="0" w:space="0" w:color="auto"/>
            <w:left w:val="none" w:sz="0" w:space="0" w:color="auto"/>
            <w:bottom w:val="none" w:sz="0" w:space="0" w:color="auto"/>
            <w:right w:val="none" w:sz="0" w:space="0" w:color="auto"/>
          </w:divBdr>
        </w:div>
        <w:div w:id="1368487618">
          <w:marLeft w:val="640"/>
          <w:marRight w:val="0"/>
          <w:marTop w:val="0"/>
          <w:marBottom w:val="0"/>
          <w:divBdr>
            <w:top w:val="none" w:sz="0" w:space="0" w:color="auto"/>
            <w:left w:val="none" w:sz="0" w:space="0" w:color="auto"/>
            <w:bottom w:val="none" w:sz="0" w:space="0" w:color="auto"/>
            <w:right w:val="none" w:sz="0" w:space="0" w:color="auto"/>
          </w:divBdr>
        </w:div>
        <w:div w:id="401561361">
          <w:marLeft w:val="640"/>
          <w:marRight w:val="0"/>
          <w:marTop w:val="0"/>
          <w:marBottom w:val="0"/>
          <w:divBdr>
            <w:top w:val="none" w:sz="0" w:space="0" w:color="auto"/>
            <w:left w:val="none" w:sz="0" w:space="0" w:color="auto"/>
            <w:bottom w:val="none" w:sz="0" w:space="0" w:color="auto"/>
            <w:right w:val="none" w:sz="0" w:space="0" w:color="auto"/>
          </w:divBdr>
        </w:div>
        <w:div w:id="1029719753">
          <w:marLeft w:val="640"/>
          <w:marRight w:val="0"/>
          <w:marTop w:val="0"/>
          <w:marBottom w:val="0"/>
          <w:divBdr>
            <w:top w:val="none" w:sz="0" w:space="0" w:color="auto"/>
            <w:left w:val="none" w:sz="0" w:space="0" w:color="auto"/>
            <w:bottom w:val="none" w:sz="0" w:space="0" w:color="auto"/>
            <w:right w:val="none" w:sz="0" w:space="0" w:color="auto"/>
          </w:divBdr>
        </w:div>
        <w:div w:id="505366179">
          <w:marLeft w:val="640"/>
          <w:marRight w:val="0"/>
          <w:marTop w:val="0"/>
          <w:marBottom w:val="0"/>
          <w:divBdr>
            <w:top w:val="none" w:sz="0" w:space="0" w:color="auto"/>
            <w:left w:val="none" w:sz="0" w:space="0" w:color="auto"/>
            <w:bottom w:val="none" w:sz="0" w:space="0" w:color="auto"/>
            <w:right w:val="none" w:sz="0" w:space="0" w:color="auto"/>
          </w:divBdr>
        </w:div>
        <w:div w:id="1915696128">
          <w:marLeft w:val="640"/>
          <w:marRight w:val="0"/>
          <w:marTop w:val="0"/>
          <w:marBottom w:val="0"/>
          <w:divBdr>
            <w:top w:val="none" w:sz="0" w:space="0" w:color="auto"/>
            <w:left w:val="none" w:sz="0" w:space="0" w:color="auto"/>
            <w:bottom w:val="none" w:sz="0" w:space="0" w:color="auto"/>
            <w:right w:val="none" w:sz="0" w:space="0" w:color="auto"/>
          </w:divBdr>
        </w:div>
        <w:div w:id="9110252">
          <w:marLeft w:val="640"/>
          <w:marRight w:val="0"/>
          <w:marTop w:val="0"/>
          <w:marBottom w:val="0"/>
          <w:divBdr>
            <w:top w:val="none" w:sz="0" w:space="0" w:color="auto"/>
            <w:left w:val="none" w:sz="0" w:space="0" w:color="auto"/>
            <w:bottom w:val="none" w:sz="0" w:space="0" w:color="auto"/>
            <w:right w:val="none" w:sz="0" w:space="0" w:color="auto"/>
          </w:divBdr>
        </w:div>
        <w:div w:id="472984329">
          <w:marLeft w:val="640"/>
          <w:marRight w:val="0"/>
          <w:marTop w:val="0"/>
          <w:marBottom w:val="0"/>
          <w:divBdr>
            <w:top w:val="none" w:sz="0" w:space="0" w:color="auto"/>
            <w:left w:val="none" w:sz="0" w:space="0" w:color="auto"/>
            <w:bottom w:val="none" w:sz="0" w:space="0" w:color="auto"/>
            <w:right w:val="none" w:sz="0" w:space="0" w:color="auto"/>
          </w:divBdr>
        </w:div>
        <w:div w:id="334770555">
          <w:marLeft w:val="640"/>
          <w:marRight w:val="0"/>
          <w:marTop w:val="0"/>
          <w:marBottom w:val="0"/>
          <w:divBdr>
            <w:top w:val="none" w:sz="0" w:space="0" w:color="auto"/>
            <w:left w:val="none" w:sz="0" w:space="0" w:color="auto"/>
            <w:bottom w:val="none" w:sz="0" w:space="0" w:color="auto"/>
            <w:right w:val="none" w:sz="0" w:space="0" w:color="auto"/>
          </w:divBdr>
        </w:div>
        <w:div w:id="1168056920">
          <w:marLeft w:val="640"/>
          <w:marRight w:val="0"/>
          <w:marTop w:val="0"/>
          <w:marBottom w:val="0"/>
          <w:divBdr>
            <w:top w:val="none" w:sz="0" w:space="0" w:color="auto"/>
            <w:left w:val="none" w:sz="0" w:space="0" w:color="auto"/>
            <w:bottom w:val="none" w:sz="0" w:space="0" w:color="auto"/>
            <w:right w:val="none" w:sz="0" w:space="0" w:color="auto"/>
          </w:divBdr>
        </w:div>
        <w:div w:id="513081837">
          <w:marLeft w:val="640"/>
          <w:marRight w:val="0"/>
          <w:marTop w:val="0"/>
          <w:marBottom w:val="0"/>
          <w:divBdr>
            <w:top w:val="none" w:sz="0" w:space="0" w:color="auto"/>
            <w:left w:val="none" w:sz="0" w:space="0" w:color="auto"/>
            <w:bottom w:val="none" w:sz="0" w:space="0" w:color="auto"/>
            <w:right w:val="none" w:sz="0" w:space="0" w:color="auto"/>
          </w:divBdr>
        </w:div>
        <w:div w:id="2028096014">
          <w:marLeft w:val="640"/>
          <w:marRight w:val="0"/>
          <w:marTop w:val="0"/>
          <w:marBottom w:val="0"/>
          <w:divBdr>
            <w:top w:val="none" w:sz="0" w:space="0" w:color="auto"/>
            <w:left w:val="none" w:sz="0" w:space="0" w:color="auto"/>
            <w:bottom w:val="none" w:sz="0" w:space="0" w:color="auto"/>
            <w:right w:val="none" w:sz="0" w:space="0" w:color="auto"/>
          </w:divBdr>
        </w:div>
        <w:div w:id="120345400">
          <w:marLeft w:val="640"/>
          <w:marRight w:val="0"/>
          <w:marTop w:val="0"/>
          <w:marBottom w:val="0"/>
          <w:divBdr>
            <w:top w:val="none" w:sz="0" w:space="0" w:color="auto"/>
            <w:left w:val="none" w:sz="0" w:space="0" w:color="auto"/>
            <w:bottom w:val="none" w:sz="0" w:space="0" w:color="auto"/>
            <w:right w:val="none" w:sz="0" w:space="0" w:color="auto"/>
          </w:divBdr>
        </w:div>
        <w:div w:id="610556808">
          <w:marLeft w:val="640"/>
          <w:marRight w:val="0"/>
          <w:marTop w:val="0"/>
          <w:marBottom w:val="0"/>
          <w:divBdr>
            <w:top w:val="none" w:sz="0" w:space="0" w:color="auto"/>
            <w:left w:val="none" w:sz="0" w:space="0" w:color="auto"/>
            <w:bottom w:val="none" w:sz="0" w:space="0" w:color="auto"/>
            <w:right w:val="none" w:sz="0" w:space="0" w:color="auto"/>
          </w:divBdr>
        </w:div>
        <w:div w:id="598948426">
          <w:marLeft w:val="640"/>
          <w:marRight w:val="0"/>
          <w:marTop w:val="0"/>
          <w:marBottom w:val="0"/>
          <w:divBdr>
            <w:top w:val="none" w:sz="0" w:space="0" w:color="auto"/>
            <w:left w:val="none" w:sz="0" w:space="0" w:color="auto"/>
            <w:bottom w:val="none" w:sz="0" w:space="0" w:color="auto"/>
            <w:right w:val="none" w:sz="0" w:space="0" w:color="auto"/>
          </w:divBdr>
        </w:div>
        <w:div w:id="902644553">
          <w:marLeft w:val="640"/>
          <w:marRight w:val="0"/>
          <w:marTop w:val="0"/>
          <w:marBottom w:val="0"/>
          <w:divBdr>
            <w:top w:val="none" w:sz="0" w:space="0" w:color="auto"/>
            <w:left w:val="none" w:sz="0" w:space="0" w:color="auto"/>
            <w:bottom w:val="none" w:sz="0" w:space="0" w:color="auto"/>
            <w:right w:val="none" w:sz="0" w:space="0" w:color="auto"/>
          </w:divBdr>
        </w:div>
        <w:div w:id="1917520593">
          <w:marLeft w:val="640"/>
          <w:marRight w:val="0"/>
          <w:marTop w:val="0"/>
          <w:marBottom w:val="0"/>
          <w:divBdr>
            <w:top w:val="none" w:sz="0" w:space="0" w:color="auto"/>
            <w:left w:val="none" w:sz="0" w:space="0" w:color="auto"/>
            <w:bottom w:val="none" w:sz="0" w:space="0" w:color="auto"/>
            <w:right w:val="none" w:sz="0" w:space="0" w:color="auto"/>
          </w:divBdr>
        </w:div>
        <w:div w:id="1896118886">
          <w:marLeft w:val="640"/>
          <w:marRight w:val="0"/>
          <w:marTop w:val="0"/>
          <w:marBottom w:val="0"/>
          <w:divBdr>
            <w:top w:val="none" w:sz="0" w:space="0" w:color="auto"/>
            <w:left w:val="none" w:sz="0" w:space="0" w:color="auto"/>
            <w:bottom w:val="none" w:sz="0" w:space="0" w:color="auto"/>
            <w:right w:val="none" w:sz="0" w:space="0" w:color="auto"/>
          </w:divBdr>
        </w:div>
        <w:div w:id="1510827548">
          <w:marLeft w:val="640"/>
          <w:marRight w:val="0"/>
          <w:marTop w:val="0"/>
          <w:marBottom w:val="0"/>
          <w:divBdr>
            <w:top w:val="none" w:sz="0" w:space="0" w:color="auto"/>
            <w:left w:val="none" w:sz="0" w:space="0" w:color="auto"/>
            <w:bottom w:val="none" w:sz="0" w:space="0" w:color="auto"/>
            <w:right w:val="none" w:sz="0" w:space="0" w:color="auto"/>
          </w:divBdr>
        </w:div>
        <w:div w:id="1710228720">
          <w:marLeft w:val="640"/>
          <w:marRight w:val="0"/>
          <w:marTop w:val="0"/>
          <w:marBottom w:val="0"/>
          <w:divBdr>
            <w:top w:val="none" w:sz="0" w:space="0" w:color="auto"/>
            <w:left w:val="none" w:sz="0" w:space="0" w:color="auto"/>
            <w:bottom w:val="none" w:sz="0" w:space="0" w:color="auto"/>
            <w:right w:val="none" w:sz="0" w:space="0" w:color="auto"/>
          </w:divBdr>
        </w:div>
        <w:div w:id="1851065478">
          <w:marLeft w:val="640"/>
          <w:marRight w:val="0"/>
          <w:marTop w:val="0"/>
          <w:marBottom w:val="0"/>
          <w:divBdr>
            <w:top w:val="none" w:sz="0" w:space="0" w:color="auto"/>
            <w:left w:val="none" w:sz="0" w:space="0" w:color="auto"/>
            <w:bottom w:val="none" w:sz="0" w:space="0" w:color="auto"/>
            <w:right w:val="none" w:sz="0" w:space="0" w:color="auto"/>
          </w:divBdr>
        </w:div>
        <w:div w:id="35086090">
          <w:marLeft w:val="640"/>
          <w:marRight w:val="0"/>
          <w:marTop w:val="0"/>
          <w:marBottom w:val="0"/>
          <w:divBdr>
            <w:top w:val="none" w:sz="0" w:space="0" w:color="auto"/>
            <w:left w:val="none" w:sz="0" w:space="0" w:color="auto"/>
            <w:bottom w:val="none" w:sz="0" w:space="0" w:color="auto"/>
            <w:right w:val="none" w:sz="0" w:space="0" w:color="auto"/>
          </w:divBdr>
        </w:div>
        <w:div w:id="704718437">
          <w:marLeft w:val="640"/>
          <w:marRight w:val="0"/>
          <w:marTop w:val="0"/>
          <w:marBottom w:val="0"/>
          <w:divBdr>
            <w:top w:val="none" w:sz="0" w:space="0" w:color="auto"/>
            <w:left w:val="none" w:sz="0" w:space="0" w:color="auto"/>
            <w:bottom w:val="none" w:sz="0" w:space="0" w:color="auto"/>
            <w:right w:val="none" w:sz="0" w:space="0" w:color="auto"/>
          </w:divBdr>
        </w:div>
        <w:div w:id="2080399835">
          <w:marLeft w:val="640"/>
          <w:marRight w:val="0"/>
          <w:marTop w:val="0"/>
          <w:marBottom w:val="0"/>
          <w:divBdr>
            <w:top w:val="none" w:sz="0" w:space="0" w:color="auto"/>
            <w:left w:val="none" w:sz="0" w:space="0" w:color="auto"/>
            <w:bottom w:val="none" w:sz="0" w:space="0" w:color="auto"/>
            <w:right w:val="none" w:sz="0" w:space="0" w:color="auto"/>
          </w:divBdr>
        </w:div>
        <w:div w:id="603657456">
          <w:marLeft w:val="640"/>
          <w:marRight w:val="0"/>
          <w:marTop w:val="0"/>
          <w:marBottom w:val="0"/>
          <w:divBdr>
            <w:top w:val="none" w:sz="0" w:space="0" w:color="auto"/>
            <w:left w:val="none" w:sz="0" w:space="0" w:color="auto"/>
            <w:bottom w:val="none" w:sz="0" w:space="0" w:color="auto"/>
            <w:right w:val="none" w:sz="0" w:space="0" w:color="auto"/>
          </w:divBdr>
        </w:div>
        <w:div w:id="1334721356">
          <w:marLeft w:val="640"/>
          <w:marRight w:val="0"/>
          <w:marTop w:val="0"/>
          <w:marBottom w:val="0"/>
          <w:divBdr>
            <w:top w:val="none" w:sz="0" w:space="0" w:color="auto"/>
            <w:left w:val="none" w:sz="0" w:space="0" w:color="auto"/>
            <w:bottom w:val="none" w:sz="0" w:space="0" w:color="auto"/>
            <w:right w:val="none" w:sz="0" w:space="0" w:color="auto"/>
          </w:divBdr>
        </w:div>
        <w:div w:id="1580093561">
          <w:marLeft w:val="640"/>
          <w:marRight w:val="0"/>
          <w:marTop w:val="0"/>
          <w:marBottom w:val="0"/>
          <w:divBdr>
            <w:top w:val="none" w:sz="0" w:space="0" w:color="auto"/>
            <w:left w:val="none" w:sz="0" w:space="0" w:color="auto"/>
            <w:bottom w:val="none" w:sz="0" w:space="0" w:color="auto"/>
            <w:right w:val="none" w:sz="0" w:space="0" w:color="auto"/>
          </w:divBdr>
        </w:div>
        <w:div w:id="1330986683">
          <w:marLeft w:val="640"/>
          <w:marRight w:val="0"/>
          <w:marTop w:val="0"/>
          <w:marBottom w:val="0"/>
          <w:divBdr>
            <w:top w:val="none" w:sz="0" w:space="0" w:color="auto"/>
            <w:left w:val="none" w:sz="0" w:space="0" w:color="auto"/>
            <w:bottom w:val="none" w:sz="0" w:space="0" w:color="auto"/>
            <w:right w:val="none" w:sz="0" w:space="0" w:color="auto"/>
          </w:divBdr>
        </w:div>
        <w:div w:id="856776436">
          <w:marLeft w:val="640"/>
          <w:marRight w:val="0"/>
          <w:marTop w:val="0"/>
          <w:marBottom w:val="0"/>
          <w:divBdr>
            <w:top w:val="none" w:sz="0" w:space="0" w:color="auto"/>
            <w:left w:val="none" w:sz="0" w:space="0" w:color="auto"/>
            <w:bottom w:val="none" w:sz="0" w:space="0" w:color="auto"/>
            <w:right w:val="none" w:sz="0" w:space="0" w:color="auto"/>
          </w:divBdr>
        </w:div>
        <w:div w:id="1799764845">
          <w:marLeft w:val="640"/>
          <w:marRight w:val="0"/>
          <w:marTop w:val="0"/>
          <w:marBottom w:val="0"/>
          <w:divBdr>
            <w:top w:val="none" w:sz="0" w:space="0" w:color="auto"/>
            <w:left w:val="none" w:sz="0" w:space="0" w:color="auto"/>
            <w:bottom w:val="none" w:sz="0" w:space="0" w:color="auto"/>
            <w:right w:val="none" w:sz="0" w:space="0" w:color="auto"/>
          </w:divBdr>
        </w:div>
        <w:div w:id="1291083612">
          <w:marLeft w:val="640"/>
          <w:marRight w:val="0"/>
          <w:marTop w:val="0"/>
          <w:marBottom w:val="0"/>
          <w:divBdr>
            <w:top w:val="none" w:sz="0" w:space="0" w:color="auto"/>
            <w:left w:val="none" w:sz="0" w:space="0" w:color="auto"/>
            <w:bottom w:val="none" w:sz="0" w:space="0" w:color="auto"/>
            <w:right w:val="none" w:sz="0" w:space="0" w:color="auto"/>
          </w:divBdr>
        </w:div>
        <w:div w:id="1839923307">
          <w:marLeft w:val="640"/>
          <w:marRight w:val="0"/>
          <w:marTop w:val="0"/>
          <w:marBottom w:val="0"/>
          <w:divBdr>
            <w:top w:val="none" w:sz="0" w:space="0" w:color="auto"/>
            <w:left w:val="none" w:sz="0" w:space="0" w:color="auto"/>
            <w:bottom w:val="none" w:sz="0" w:space="0" w:color="auto"/>
            <w:right w:val="none" w:sz="0" w:space="0" w:color="auto"/>
          </w:divBdr>
        </w:div>
        <w:div w:id="566380229">
          <w:marLeft w:val="640"/>
          <w:marRight w:val="0"/>
          <w:marTop w:val="0"/>
          <w:marBottom w:val="0"/>
          <w:divBdr>
            <w:top w:val="none" w:sz="0" w:space="0" w:color="auto"/>
            <w:left w:val="none" w:sz="0" w:space="0" w:color="auto"/>
            <w:bottom w:val="none" w:sz="0" w:space="0" w:color="auto"/>
            <w:right w:val="none" w:sz="0" w:space="0" w:color="auto"/>
          </w:divBdr>
        </w:div>
        <w:div w:id="273293092">
          <w:marLeft w:val="640"/>
          <w:marRight w:val="0"/>
          <w:marTop w:val="0"/>
          <w:marBottom w:val="0"/>
          <w:divBdr>
            <w:top w:val="none" w:sz="0" w:space="0" w:color="auto"/>
            <w:left w:val="none" w:sz="0" w:space="0" w:color="auto"/>
            <w:bottom w:val="none" w:sz="0" w:space="0" w:color="auto"/>
            <w:right w:val="none" w:sz="0" w:space="0" w:color="auto"/>
          </w:divBdr>
        </w:div>
        <w:div w:id="1213351396">
          <w:marLeft w:val="640"/>
          <w:marRight w:val="0"/>
          <w:marTop w:val="0"/>
          <w:marBottom w:val="0"/>
          <w:divBdr>
            <w:top w:val="none" w:sz="0" w:space="0" w:color="auto"/>
            <w:left w:val="none" w:sz="0" w:space="0" w:color="auto"/>
            <w:bottom w:val="none" w:sz="0" w:space="0" w:color="auto"/>
            <w:right w:val="none" w:sz="0" w:space="0" w:color="auto"/>
          </w:divBdr>
        </w:div>
        <w:div w:id="1263416439">
          <w:marLeft w:val="640"/>
          <w:marRight w:val="0"/>
          <w:marTop w:val="0"/>
          <w:marBottom w:val="0"/>
          <w:divBdr>
            <w:top w:val="none" w:sz="0" w:space="0" w:color="auto"/>
            <w:left w:val="none" w:sz="0" w:space="0" w:color="auto"/>
            <w:bottom w:val="none" w:sz="0" w:space="0" w:color="auto"/>
            <w:right w:val="none" w:sz="0" w:space="0" w:color="auto"/>
          </w:divBdr>
        </w:div>
        <w:div w:id="1474367612">
          <w:marLeft w:val="640"/>
          <w:marRight w:val="0"/>
          <w:marTop w:val="0"/>
          <w:marBottom w:val="0"/>
          <w:divBdr>
            <w:top w:val="none" w:sz="0" w:space="0" w:color="auto"/>
            <w:left w:val="none" w:sz="0" w:space="0" w:color="auto"/>
            <w:bottom w:val="none" w:sz="0" w:space="0" w:color="auto"/>
            <w:right w:val="none" w:sz="0" w:space="0" w:color="auto"/>
          </w:divBdr>
        </w:div>
        <w:div w:id="1769539338">
          <w:marLeft w:val="640"/>
          <w:marRight w:val="0"/>
          <w:marTop w:val="0"/>
          <w:marBottom w:val="0"/>
          <w:divBdr>
            <w:top w:val="none" w:sz="0" w:space="0" w:color="auto"/>
            <w:left w:val="none" w:sz="0" w:space="0" w:color="auto"/>
            <w:bottom w:val="none" w:sz="0" w:space="0" w:color="auto"/>
            <w:right w:val="none" w:sz="0" w:space="0" w:color="auto"/>
          </w:divBdr>
        </w:div>
        <w:div w:id="414480390">
          <w:marLeft w:val="640"/>
          <w:marRight w:val="0"/>
          <w:marTop w:val="0"/>
          <w:marBottom w:val="0"/>
          <w:divBdr>
            <w:top w:val="none" w:sz="0" w:space="0" w:color="auto"/>
            <w:left w:val="none" w:sz="0" w:space="0" w:color="auto"/>
            <w:bottom w:val="none" w:sz="0" w:space="0" w:color="auto"/>
            <w:right w:val="none" w:sz="0" w:space="0" w:color="auto"/>
          </w:divBdr>
        </w:div>
        <w:div w:id="831602198">
          <w:marLeft w:val="640"/>
          <w:marRight w:val="0"/>
          <w:marTop w:val="0"/>
          <w:marBottom w:val="0"/>
          <w:divBdr>
            <w:top w:val="none" w:sz="0" w:space="0" w:color="auto"/>
            <w:left w:val="none" w:sz="0" w:space="0" w:color="auto"/>
            <w:bottom w:val="none" w:sz="0" w:space="0" w:color="auto"/>
            <w:right w:val="none" w:sz="0" w:space="0" w:color="auto"/>
          </w:divBdr>
        </w:div>
        <w:div w:id="1624382283">
          <w:marLeft w:val="640"/>
          <w:marRight w:val="0"/>
          <w:marTop w:val="0"/>
          <w:marBottom w:val="0"/>
          <w:divBdr>
            <w:top w:val="none" w:sz="0" w:space="0" w:color="auto"/>
            <w:left w:val="none" w:sz="0" w:space="0" w:color="auto"/>
            <w:bottom w:val="none" w:sz="0" w:space="0" w:color="auto"/>
            <w:right w:val="none" w:sz="0" w:space="0" w:color="auto"/>
          </w:divBdr>
        </w:div>
        <w:div w:id="549656433">
          <w:marLeft w:val="640"/>
          <w:marRight w:val="0"/>
          <w:marTop w:val="0"/>
          <w:marBottom w:val="0"/>
          <w:divBdr>
            <w:top w:val="none" w:sz="0" w:space="0" w:color="auto"/>
            <w:left w:val="none" w:sz="0" w:space="0" w:color="auto"/>
            <w:bottom w:val="none" w:sz="0" w:space="0" w:color="auto"/>
            <w:right w:val="none" w:sz="0" w:space="0" w:color="auto"/>
          </w:divBdr>
        </w:div>
        <w:div w:id="1521505584">
          <w:marLeft w:val="640"/>
          <w:marRight w:val="0"/>
          <w:marTop w:val="0"/>
          <w:marBottom w:val="0"/>
          <w:divBdr>
            <w:top w:val="none" w:sz="0" w:space="0" w:color="auto"/>
            <w:left w:val="none" w:sz="0" w:space="0" w:color="auto"/>
            <w:bottom w:val="none" w:sz="0" w:space="0" w:color="auto"/>
            <w:right w:val="none" w:sz="0" w:space="0" w:color="auto"/>
          </w:divBdr>
        </w:div>
        <w:div w:id="880750747">
          <w:marLeft w:val="640"/>
          <w:marRight w:val="0"/>
          <w:marTop w:val="0"/>
          <w:marBottom w:val="0"/>
          <w:divBdr>
            <w:top w:val="none" w:sz="0" w:space="0" w:color="auto"/>
            <w:left w:val="none" w:sz="0" w:space="0" w:color="auto"/>
            <w:bottom w:val="none" w:sz="0" w:space="0" w:color="auto"/>
            <w:right w:val="none" w:sz="0" w:space="0" w:color="auto"/>
          </w:divBdr>
        </w:div>
        <w:div w:id="1124270473">
          <w:marLeft w:val="640"/>
          <w:marRight w:val="0"/>
          <w:marTop w:val="0"/>
          <w:marBottom w:val="0"/>
          <w:divBdr>
            <w:top w:val="none" w:sz="0" w:space="0" w:color="auto"/>
            <w:left w:val="none" w:sz="0" w:space="0" w:color="auto"/>
            <w:bottom w:val="none" w:sz="0" w:space="0" w:color="auto"/>
            <w:right w:val="none" w:sz="0" w:space="0" w:color="auto"/>
          </w:divBdr>
        </w:div>
        <w:div w:id="1522476743">
          <w:marLeft w:val="640"/>
          <w:marRight w:val="0"/>
          <w:marTop w:val="0"/>
          <w:marBottom w:val="0"/>
          <w:divBdr>
            <w:top w:val="none" w:sz="0" w:space="0" w:color="auto"/>
            <w:left w:val="none" w:sz="0" w:space="0" w:color="auto"/>
            <w:bottom w:val="none" w:sz="0" w:space="0" w:color="auto"/>
            <w:right w:val="none" w:sz="0" w:space="0" w:color="auto"/>
          </w:divBdr>
        </w:div>
        <w:div w:id="696125200">
          <w:marLeft w:val="640"/>
          <w:marRight w:val="0"/>
          <w:marTop w:val="0"/>
          <w:marBottom w:val="0"/>
          <w:divBdr>
            <w:top w:val="none" w:sz="0" w:space="0" w:color="auto"/>
            <w:left w:val="none" w:sz="0" w:space="0" w:color="auto"/>
            <w:bottom w:val="none" w:sz="0" w:space="0" w:color="auto"/>
            <w:right w:val="none" w:sz="0" w:space="0" w:color="auto"/>
          </w:divBdr>
        </w:div>
        <w:div w:id="2015758781">
          <w:marLeft w:val="640"/>
          <w:marRight w:val="0"/>
          <w:marTop w:val="0"/>
          <w:marBottom w:val="0"/>
          <w:divBdr>
            <w:top w:val="none" w:sz="0" w:space="0" w:color="auto"/>
            <w:left w:val="none" w:sz="0" w:space="0" w:color="auto"/>
            <w:bottom w:val="none" w:sz="0" w:space="0" w:color="auto"/>
            <w:right w:val="none" w:sz="0" w:space="0" w:color="auto"/>
          </w:divBdr>
        </w:div>
        <w:div w:id="562372568">
          <w:marLeft w:val="640"/>
          <w:marRight w:val="0"/>
          <w:marTop w:val="0"/>
          <w:marBottom w:val="0"/>
          <w:divBdr>
            <w:top w:val="none" w:sz="0" w:space="0" w:color="auto"/>
            <w:left w:val="none" w:sz="0" w:space="0" w:color="auto"/>
            <w:bottom w:val="none" w:sz="0" w:space="0" w:color="auto"/>
            <w:right w:val="none" w:sz="0" w:space="0" w:color="auto"/>
          </w:divBdr>
        </w:div>
        <w:div w:id="739910707">
          <w:marLeft w:val="640"/>
          <w:marRight w:val="0"/>
          <w:marTop w:val="0"/>
          <w:marBottom w:val="0"/>
          <w:divBdr>
            <w:top w:val="none" w:sz="0" w:space="0" w:color="auto"/>
            <w:left w:val="none" w:sz="0" w:space="0" w:color="auto"/>
            <w:bottom w:val="none" w:sz="0" w:space="0" w:color="auto"/>
            <w:right w:val="none" w:sz="0" w:space="0" w:color="auto"/>
          </w:divBdr>
        </w:div>
        <w:div w:id="1360277733">
          <w:marLeft w:val="640"/>
          <w:marRight w:val="0"/>
          <w:marTop w:val="0"/>
          <w:marBottom w:val="0"/>
          <w:divBdr>
            <w:top w:val="none" w:sz="0" w:space="0" w:color="auto"/>
            <w:left w:val="none" w:sz="0" w:space="0" w:color="auto"/>
            <w:bottom w:val="none" w:sz="0" w:space="0" w:color="auto"/>
            <w:right w:val="none" w:sz="0" w:space="0" w:color="auto"/>
          </w:divBdr>
        </w:div>
        <w:div w:id="1469786129">
          <w:marLeft w:val="640"/>
          <w:marRight w:val="0"/>
          <w:marTop w:val="0"/>
          <w:marBottom w:val="0"/>
          <w:divBdr>
            <w:top w:val="none" w:sz="0" w:space="0" w:color="auto"/>
            <w:left w:val="none" w:sz="0" w:space="0" w:color="auto"/>
            <w:bottom w:val="none" w:sz="0" w:space="0" w:color="auto"/>
            <w:right w:val="none" w:sz="0" w:space="0" w:color="auto"/>
          </w:divBdr>
        </w:div>
        <w:div w:id="865022340">
          <w:marLeft w:val="640"/>
          <w:marRight w:val="0"/>
          <w:marTop w:val="0"/>
          <w:marBottom w:val="0"/>
          <w:divBdr>
            <w:top w:val="none" w:sz="0" w:space="0" w:color="auto"/>
            <w:left w:val="none" w:sz="0" w:space="0" w:color="auto"/>
            <w:bottom w:val="none" w:sz="0" w:space="0" w:color="auto"/>
            <w:right w:val="none" w:sz="0" w:space="0" w:color="auto"/>
          </w:divBdr>
        </w:div>
        <w:div w:id="789981589">
          <w:marLeft w:val="640"/>
          <w:marRight w:val="0"/>
          <w:marTop w:val="0"/>
          <w:marBottom w:val="0"/>
          <w:divBdr>
            <w:top w:val="none" w:sz="0" w:space="0" w:color="auto"/>
            <w:left w:val="none" w:sz="0" w:space="0" w:color="auto"/>
            <w:bottom w:val="none" w:sz="0" w:space="0" w:color="auto"/>
            <w:right w:val="none" w:sz="0" w:space="0" w:color="auto"/>
          </w:divBdr>
        </w:div>
        <w:div w:id="1304771750">
          <w:marLeft w:val="640"/>
          <w:marRight w:val="0"/>
          <w:marTop w:val="0"/>
          <w:marBottom w:val="0"/>
          <w:divBdr>
            <w:top w:val="none" w:sz="0" w:space="0" w:color="auto"/>
            <w:left w:val="none" w:sz="0" w:space="0" w:color="auto"/>
            <w:bottom w:val="none" w:sz="0" w:space="0" w:color="auto"/>
            <w:right w:val="none" w:sz="0" w:space="0" w:color="auto"/>
          </w:divBdr>
        </w:div>
        <w:div w:id="1129592404">
          <w:marLeft w:val="640"/>
          <w:marRight w:val="0"/>
          <w:marTop w:val="0"/>
          <w:marBottom w:val="0"/>
          <w:divBdr>
            <w:top w:val="none" w:sz="0" w:space="0" w:color="auto"/>
            <w:left w:val="none" w:sz="0" w:space="0" w:color="auto"/>
            <w:bottom w:val="none" w:sz="0" w:space="0" w:color="auto"/>
            <w:right w:val="none" w:sz="0" w:space="0" w:color="auto"/>
          </w:divBdr>
        </w:div>
        <w:div w:id="1531258021">
          <w:marLeft w:val="640"/>
          <w:marRight w:val="0"/>
          <w:marTop w:val="0"/>
          <w:marBottom w:val="0"/>
          <w:divBdr>
            <w:top w:val="none" w:sz="0" w:space="0" w:color="auto"/>
            <w:left w:val="none" w:sz="0" w:space="0" w:color="auto"/>
            <w:bottom w:val="none" w:sz="0" w:space="0" w:color="auto"/>
            <w:right w:val="none" w:sz="0" w:space="0" w:color="auto"/>
          </w:divBdr>
        </w:div>
        <w:div w:id="1717971161">
          <w:marLeft w:val="640"/>
          <w:marRight w:val="0"/>
          <w:marTop w:val="0"/>
          <w:marBottom w:val="0"/>
          <w:divBdr>
            <w:top w:val="none" w:sz="0" w:space="0" w:color="auto"/>
            <w:left w:val="none" w:sz="0" w:space="0" w:color="auto"/>
            <w:bottom w:val="none" w:sz="0" w:space="0" w:color="auto"/>
            <w:right w:val="none" w:sz="0" w:space="0" w:color="auto"/>
          </w:divBdr>
        </w:div>
        <w:div w:id="643897089">
          <w:marLeft w:val="640"/>
          <w:marRight w:val="0"/>
          <w:marTop w:val="0"/>
          <w:marBottom w:val="0"/>
          <w:divBdr>
            <w:top w:val="none" w:sz="0" w:space="0" w:color="auto"/>
            <w:left w:val="none" w:sz="0" w:space="0" w:color="auto"/>
            <w:bottom w:val="none" w:sz="0" w:space="0" w:color="auto"/>
            <w:right w:val="none" w:sz="0" w:space="0" w:color="auto"/>
          </w:divBdr>
        </w:div>
        <w:div w:id="456879621">
          <w:marLeft w:val="640"/>
          <w:marRight w:val="0"/>
          <w:marTop w:val="0"/>
          <w:marBottom w:val="0"/>
          <w:divBdr>
            <w:top w:val="none" w:sz="0" w:space="0" w:color="auto"/>
            <w:left w:val="none" w:sz="0" w:space="0" w:color="auto"/>
            <w:bottom w:val="none" w:sz="0" w:space="0" w:color="auto"/>
            <w:right w:val="none" w:sz="0" w:space="0" w:color="auto"/>
          </w:divBdr>
        </w:div>
        <w:div w:id="1894534684">
          <w:marLeft w:val="640"/>
          <w:marRight w:val="0"/>
          <w:marTop w:val="0"/>
          <w:marBottom w:val="0"/>
          <w:divBdr>
            <w:top w:val="none" w:sz="0" w:space="0" w:color="auto"/>
            <w:left w:val="none" w:sz="0" w:space="0" w:color="auto"/>
            <w:bottom w:val="none" w:sz="0" w:space="0" w:color="auto"/>
            <w:right w:val="none" w:sz="0" w:space="0" w:color="auto"/>
          </w:divBdr>
        </w:div>
        <w:div w:id="858852709">
          <w:marLeft w:val="640"/>
          <w:marRight w:val="0"/>
          <w:marTop w:val="0"/>
          <w:marBottom w:val="0"/>
          <w:divBdr>
            <w:top w:val="none" w:sz="0" w:space="0" w:color="auto"/>
            <w:left w:val="none" w:sz="0" w:space="0" w:color="auto"/>
            <w:bottom w:val="none" w:sz="0" w:space="0" w:color="auto"/>
            <w:right w:val="none" w:sz="0" w:space="0" w:color="auto"/>
          </w:divBdr>
        </w:div>
        <w:div w:id="1905097672">
          <w:marLeft w:val="640"/>
          <w:marRight w:val="0"/>
          <w:marTop w:val="0"/>
          <w:marBottom w:val="0"/>
          <w:divBdr>
            <w:top w:val="none" w:sz="0" w:space="0" w:color="auto"/>
            <w:left w:val="none" w:sz="0" w:space="0" w:color="auto"/>
            <w:bottom w:val="none" w:sz="0" w:space="0" w:color="auto"/>
            <w:right w:val="none" w:sz="0" w:space="0" w:color="auto"/>
          </w:divBdr>
        </w:div>
        <w:div w:id="1722900295">
          <w:marLeft w:val="640"/>
          <w:marRight w:val="0"/>
          <w:marTop w:val="0"/>
          <w:marBottom w:val="0"/>
          <w:divBdr>
            <w:top w:val="none" w:sz="0" w:space="0" w:color="auto"/>
            <w:left w:val="none" w:sz="0" w:space="0" w:color="auto"/>
            <w:bottom w:val="none" w:sz="0" w:space="0" w:color="auto"/>
            <w:right w:val="none" w:sz="0" w:space="0" w:color="auto"/>
          </w:divBdr>
        </w:div>
        <w:div w:id="1161314141">
          <w:marLeft w:val="640"/>
          <w:marRight w:val="0"/>
          <w:marTop w:val="0"/>
          <w:marBottom w:val="0"/>
          <w:divBdr>
            <w:top w:val="none" w:sz="0" w:space="0" w:color="auto"/>
            <w:left w:val="none" w:sz="0" w:space="0" w:color="auto"/>
            <w:bottom w:val="none" w:sz="0" w:space="0" w:color="auto"/>
            <w:right w:val="none" w:sz="0" w:space="0" w:color="auto"/>
          </w:divBdr>
        </w:div>
        <w:div w:id="1755663392">
          <w:marLeft w:val="640"/>
          <w:marRight w:val="0"/>
          <w:marTop w:val="0"/>
          <w:marBottom w:val="0"/>
          <w:divBdr>
            <w:top w:val="none" w:sz="0" w:space="0" w:color="auto"/>
            <w:left w:val="none" w:sz="0" w:space="0" w:color="auto"/>
            <w:bottom w:val="none" w:sz="0" w:space="0" w:color="auto"/>
            <w:right w:val="none" w:sz="0" w:space="0" w:color="auto"/>
          </w:divBdr>
        </w:div>
        <w:div w:id="2008945157">
          <w:marLeft w:val="640"/>
          <w:marRight w:val="0"/>
          <w:marTop w:val="0"/>
          <w:marBottom w:val="0"/>
          <w:divBdr>
            <w:top w:val="none" w:sz="0" w:space="0" w:color="auto"/>
            <w:left w:val="none" w:sz="0" w:space="0" w:color="auto"/>
            <w:bottom w:val="none" w:sz="0" w:space="0" w:color="auto"/>
            <w:right w:val="none" w:sz="0" w:space="0" w:color="auto"/>
          </w:divBdr>
        </w:div>
        <w:div w:id="1555042837">
          <w:marLeft w:val="640"/>
          <w:marRight w:val="0"/>
          <w:marTop w:val="0"/>
          <w:marBottom w:val="0"/>
          <w:divBdr>
            <w:top w:val="none" w:sz="0" w:space="0" w:color="auto"/>
            <w:left w:val="none" w:sz="0" w:space="0" w:color="auto"/>
            <w:bottom w:val="none" w:sz="0" w:space="0" w:color="auto"/>
            <w:right w:val="none" w:sz="0" w:space="0" w:color="auto"/>
          </w:divBdr>
        </w:div>
        <w:div w:id="1032926293">
          <w:marLeft w:val="640"/>
          <w:marRight w:val="0"/>
          <w:marTop w:val="0"/>
          <w:marBottom w:val="0"/>
          <w:divBdr>
            <w:top w:val="none" w:sz="0" w:space="0" w:color="auto"/>
            <w:left w:val="none" w:sz="0" w:space="0" w:color="auto"/>
            <w:bottom w:val="none" w:sz="0" w:space="0" w:color="auto"/>
            <w:right w:val="none" w:sz="0" w:space="0" w:color="auto"/>
          </w:divBdr>
        </w:div>
        <w:div w:id="920067231">
          <w:marLeft w:val="640"/>
          <w:marRight w:val="0"/>
          <w:marTop w:val="0"/>
          <w:marBottom w:val="0"/>
          <w:divBdr>
            <w:top w:val="none" w:sz="0" w:space="0" w:color="auto"/>
            <w:left w:val="none" w:sz="0" w:space="0" w:color="auto"/>
            <w:bottom w:val="none" w:sz="0" w:space="0" w:color="auto"/>
            <w:right w:val="none" w:sz="0" w:space="0" w:color="auto"/>
          </w:divBdr>
        </w:div>
        <w:div w:id="372118201">
          <w:marLeft w:val="640"/>
          <w:marRight w:val="0"/>
          <w:marTop w:val="0"/>
          <w:marBottom w:val="0"/>
          <w:divBdr>
            <w:top w:val="none" w:sz="0" w:space="0" w:color="auto"/>
            <w:left w:val="none" w:sz="0" w:space="0" w:color="auto"/>
            <w:bottom w:val="none" w:sz="0" w:space="0" w:color="auto"/>
            <w:right w:val="none" w:sz="0" w:space="0" w:color="auto"/>
          </w:divBdr>
        </w:div>
        <w:div w:id="1388453979">
          <w:marLeft w:val="640"/>
          <w:marRight w:val="0"/>
          <w:marTop w:val="0"/>
          <w:marBottom w:val="0"/>
          <w:divBdr>
            <w:top w:val="none" w:sz="0" w:space="0" w:color="auto"/>
            <w:left w:val="none" w:sz="0" w:space="0" w:color="auto"/>
            <w:bottom w:val="none" w:sz="0" w:space="0" w:color="auto"/>
            <w:right w:val="none" w:sz="0" w:space="0" w:color="auto"/>
          </w:divBdr>
        </w:div>
        <w:div w:id="1486315359">
          <w:marLeft w:val="640"/>
          <w:marRight w:val="0"/>
          <w:marTop w:val="0"/>
          <w:marBottom w:val="0"/>
          <w:divBdr>
            <w:top w:val="none" w:sz="0" w:space="0" w:color="auto"/>
            <w:left w:val="none" w:sz="0" w:space="0" w:color="auto"/>
            <w:bottom w:val="none" w:sz="0" w:space="0" w:color="auto"/>
            <w:right w:val="none" w:sz="0" w:space="0" w:color="auto"/>
          </w:divBdr>
        </w:div>
        <w:div w:id="1512068695">
          <w:marLeft w:val="640"/>
          <w:marRight w:val="0"/>
          <w:marTop w:val="0"/>
          <w:marBottom w:val="0"/>
          <w:divBdr>
            <w:top w:val="none" w:sz="0" w:space="0" w:color="auto"/>
            <w:left w:val="none" w:sz="0" w:space="0" w:color="auto"/>
            <w:bottom w:val="none" w:sz="0" w:space="0" w:color="auto"/>
            <w:right w:val="none" w:sz="0" w:space="0" w:color="auto"/>
          </w:divBdr>
        </w:div>
        <w:div w:id="1912540694">
          <w:marLeft w:val="640"/>
          <w:marRight w:val="0"/>
          <w:marTop w:val="0"/>
          <w:marBottom w:val="0"/>
          <w:divBdr>
            <w:top w:val="none" w:sz="0" w:space="0" w:color="auto"/>
            <w:left w:val="none" w:sz="0" w:space="0" w:color="auto"/>
            <w:bottom w:val="none" w:sz="0" w:space="0" w:color="auto"/>
            <w:right w:val="none" w:sz="0" w:space="0" w:color="auto"/>
          </w:divBdr>
        </w:div>
        <w:div w:id="1774007414">
          <w:marLeft w:val="640"/>
          <w:marRight w:val="0"/>
          <w:marTop w:val="0"/>
          <w:marBottom w:val="0"/>
          <w:divBdr>
            <w:top w:val="none" w:sz="0" w:space="0" w:color="auto"/>
            <w:left w:val="none" w:sz="0" w:space="0" w:color="auto"/>
            <w:bottom w:val="none" w:sz="0" w:space="0" w:color="auto"/>
            <w:right w:val="none" w:sz="0" w:space="0" w:color="auto"/>
          </w:divBdr>
        </w:div>
        <w:div w:id="424963943">
          <w:marLeft w:val="640"/>
          <w:marRight w:val="0"/>
          <w:marTop w:val="0"/>
          <w:marBottom w:val="0"/>
          <w:divBdr>
            <w:top w:val="none" w:sz="0" w:space="0" w:color="auto"/>
            <w:left w:val="none" w:sz="0" w:space="0" w:color="auto"/>
            <w:bottom w:val="none" w:sz="0" w:space="0" w:color="auto"/>
            <w:right w:val="none" w:sz="0" w:space="0" w:color="auto"/>
          </w:divBdr>
        </w:div>
        <w:div w:id="2048722087">
          <w:marLeft w:val="640"/>
          <w:marRight w:val="0"/>
          <w:marTop w:val="0"/>
          <w:marBottom w:val="0"/>
          <w:divBdr>
            <w:top w:val="none" w:sz="0" w:space="0" w:color="auto"/>
            <w:left w:val="none" w:sz="0" w:space="0" w:color="auto"/>
            <w:bottom w:val="none" w:sz="0" w:space="0" w:color="auto"/>
            <w:right w:val="none" w:sz="0" w:space="0" w:color="auto"/>
          </w:divBdr>
        </w:div>
        <w:div w:id="1901790912">
          <w:marLeft w:val="640"/>
          <w:marRight w:val="0"/>
          <w:marTop w:val="0"/>
          <w:marBottom w:val="0"/>
          <w:divBdr>
            <w:top w:val="none" w:sz="0" w:space="0" w:color="auto"/>
            <w:left w:val="none" w:sz="0" w:space="0" w:color="auto"/>
            <w:bottom w:val="none" w:sz="0" w:space="0" w:color="auto"/>
            <w:right w:val="none" w:sz="0" w:space="0" w:color="auto"/>
          </w:divBdr>
        </w:div>
        <w:div w:id="1893805192">
          <w:marLeft w:val="640"/>
          <w:marRight w:val="0"/>
          <w:marTop w:val="0"/>
          <w:marBottom w:val="0"/>
          <w:divBdr>
            <w:top w:val="none" w:sz="0" w:space="0" w:color="auto"/>
            <w:left w:val="none" w:sz="0" w:space="0" w:color="auto"/>
            <w:bottom w:val="none" w:sz="0" w:space="0" w:color="auto"/>
            <w:right w:val="none" w:sz="0" w:space="0" w:color="auto"/>
          </w:divBdr>
        </w:div>
        <w:div w:id="1608385445">
          <w:marLeft w:val="640"/>
          <w:marRight w:val="0"/>
          <w:marTop w:val="0"/>
          <w:marBottom w:val="0"/>
          <w:divBdr>
            <w:top w:val="none" w:sz="0" w:space="0" w:color="auto"/>
            <w:left w:val="none" w:sz="0" w:space="0" w:color="auto"/>
            <w:bottom w:val="none" w:sz="0" w:space="0" w:color="auto"/>
            <w:right w:val="none" w:sz="0" w:space="0" w:color="auto"/>
          </w:divBdr>
        </w:div>
        <w:div w:id="1342707105">
          <w:marLeft w:val="640"/>
          <w:marRight w:val="0"/>
          <w:marTop w:val="0"/>
          <w:marBottom w:val="0"/>
          <w:divBdr>
            <w:top w:val="none" w:sz="0" w:space="0" w:color="auto"/>
            <w:left w:val="none" w:sz="0" w:space="0" w:color="auto"/>
            <w:bottom w:val="none" w:sz="0" w:space="0" w:color="auto"/>
            <w:right w:val="none" w:sz="0" w:space="0" w:color="auto"/>
          </w:divBdr>
        </w:div>
        <w:div w:id="1251737754">
          <w:marLeft w:val="640"/>
          <w:marRight w:val="0"/>
          <w:marTop w:val="0"/>
          <w:marBottom w:val="0"/>
          <w:divBdr>
            <w:top w:val="none" w:sz="0" w:space="0" w:color="auto"/>
            <w:left w:val="none" w:sz="0" w:space="0" w:color="auto"/>
            <w:bottom w:val="none" w:sz="0" w:space="0" w:color="auto"/>
            <w:right w:val="none" w:sz="0" w:space="0" w:color="auto"/>
          </w:divBdr>
        </w:div>
        <w:div w:id="699741549">
          <w:marLeft w:val="640"/>
          <w:marRight w:val="0"/>
          <w:marTop w:val="0"/>
          <w:marBottom w:val="0"/>
          <w:divBdr>
            <w:top w:val="none" w:sz="0" w:space="0" w:color="auto"/>
            <w:left w:val="none" w:sz="0" w:space="0" w:color="auto"/>
            <w:bottom w:val="none" w:sz="0" w:space="0" w:color="auto"/>
            <w:right w:val="none" w:sz="0" w:space="0" w:color="auto"/>
          </w:divBdr>
        </w:div>
        <w:div w:id="760688935">
          <w:marLeft w:val="640"/>
          <w:marRight w:val="0"/>
          <w:marTop w:val="0"/>
          <w:marBottom w:val="0"/>
          <w:divBdr>
            <w:top w:val="none" w:sz="0" w:space="0" w:color="auto"/>
            <w:left w:val="none" w:sz="0" w:space="0" w:color="auto"/>
            <w:bottom w:val="none" w:sz="0" w:space="0" w:color="auto"/>
            <w:right w:val="none" w:sz="0" w:space="0" w:color="auto"/>
          </w:divBdr>
        </w:div>
        <w:div w:id="1322854173">
          <w:marLeft w:val="640"/>
          <w:marRight w:val="0"/>
          <w:marTop w:val="0"/>
          <w:marBottom w:val="0"/>
          <w:divBdr>
            <w:top w:val="none" w:sz="0" w:space="0" w:color="auto"/>
            <w:left w:val="none" w:sz="0" w:space="0" w:color="auto"/>
            <w:bottom w:val="none" w:sz="0" w:space="0" w:color="auto"/>
            <w:right w:val="none" w:sz="0" w:space="0" w:color="auto"/>
          </w:divBdr>
        </w:div>
        <w:div w:id="381490880">
          <w:marLeft w:val="640"/>
          <w:marRight w:val="0"/>
          <w:marTop w:val="0"/>
          <w:marBottom w:val="0"/>
          <w:divBdr>
            <w:top w:val="none" w:sz="0" w:space="0" w:color="auto"/>
            <w:left w:val="none" w:sz="0" w:space="0" w:color="auto"/>
            <w:bottom w:val="none" w:sz="0" w:space="0" w:color="auto"/>
            <w:right w:val="none" w:sz="0" w:space="0" w:color="auto"/>
          </w:divBdr>
        </w:div>
        <w:div w:id="1076392090">
          <w:marLeft w:val="640"/>
          <w:marRight w:val="0"/>
          <w:marTop w:val="0"/>
          <w:marBottom w:val="0"/>
          <w:divBdr>
            <w:top w:val="none" w:sz="0" w:space="0" w:color="auto"/>
            <w:left w:val="none" w:sz="0" w:space="0" w:color="auto"/>
            <w:bottom w:val="none" w:sz="0" w:space="0" w:color="auto"/>
            <w:right w:val="none" w:sz="0" w:space="0" w:color="auto"/>
          </w:divBdr>
        </w:div>
        <w:div w:id="2083062038">
          <w:marLeft w:val="640"/>
          <w:marRight w:val="0"/>
          <w:marTop w:val="0"/>
          <w:marBottom w:val="0"/>
          <w:divBdr>
            <w:top w:val="none" w:sz="0" w:space="0" w:color="auto"/>
            <w:left w:val="none" w:sz="0" w:space="0" w:color="auto"/>
            <w:bottom w:val="none" w:sz="0" w:space="0" w:color="auto"/>
            <w:right w:val="none" w:sz="0" w:space="0" w:color="auto"/>
          </w:divBdr>
        </w:div>
        <w:div w:id="781999447">
          <w:marLeft w:val="640"/>
          <w:marRight w:val="0"/>
          <w:marTop w:val="0"/>
          <w:marBottom w:val="0"/>
          <w:divBdr>
            <w:top w:val="none" w:sz="0" w:space="0" w:color="auto"/>
            <w:left w:val="none" w:sz="0" w:space="0" w:color="auto"/>
            <w:bottom w:val="none" w:sz="0" w:space="0" w:color="auto"/>
            <w:right w:val="none" w:sz="0" w:space="0" w:color="auto"/>
          </w:divBdr>
        </w:div>
        <w:div w:id="134219824">
          <w:marLeft w:val="640"/>
          <w:marRight w:val="0"/>
          <w:marTop w:val="0"/>
          <w:marBottom w:val="0"/>
          <w:divBdr>
            <w:top w:val="none" w:sz="0" w:space="0" w:color="auto"/>
            <w:left w:val="none" w:sz="0" w:space="0" w:color="auto"/>
            <w:bottom w:val="none" w:sz="0" w:space="0" w:color="auto"/>
            <w:right w:val="none" w:sz="0" w:space="0" w:color="auto"/>
          </w:divBdr>
        </w:div>
        <w:div w:id="772476373">
          <w:marLeft w:val="640"/>
          <w:marRight w:val="0"/>
          <w:marTop w:val="0"/>
          <w:marBottom w:val="0"/>
          <w:divBdr>
            <w:top w:val="none" w:sz="0" w:space="0" w:color="auto"/>
            <w:left w:val="none" w:sz="0" w:space="0" w:color="auto"/>
            <w:bottom w:val="none" w:sz="0" w:space="0" w:color="auto"/>
            <w:right w:val="none" w:sz="0" w:space="0" w:color="auto"/>
          </w:divBdr>
        </w:div>
        <w:div w:id="1051270248">
          <w:marLeft w:val="640"/>
          <w:marRight w:val="0"/>
          <w:marTop w:val="0"/>
          <w:marBottom w:val="0"/>
          <w:divBdr>
            <w:top w:val="none" w:sz="0" w:space="0" w:color="auto"/>
            <w:left w:val="none" w:sz="0" w:space="0" w:color="auto"/>
            <w:bottom w:val="none" w:sz="0" w:space="0" w:color="auto"/>
            <w:right w:val="none" w:sz="0" w:space="0" w:color="auto"/>
          </w:divBdr>
        </w:div>
        <w:div w:id="1612784391">
          <w:marLeft w:val="640"/>
          <w:marRight w:val="0"/>
          <w:marTop w:val="0"/>
          <w:marBottom w:val="0"/>
          <w:divBdr>
            <w:top w:val="none" w:sz="0" w:space="0" w:color="auto"/>
            <w:left w:val="none" w:sz="0" w:space="0" w:color="auto"/>
            <w:bottom w:val="none" w:sz="0" w:space="0" w:color="auto"/>
            <w:right w:val="none" w:sz="0" w:space="0" w:color="auto"/>
          </w:divBdr>
        </w:div>
        <w:div w:id="1229075121">
          <w:marLeft w:val="640"/>
          <w:marRight w:val="0"/>
          <w:marTop w:val="0"/>
          <w:marBottom w:val="0"/>
          <w:divBdr>
            <w:top w:val="none" w:sz="0" w:space="0" w:color="auto"/>
            <w:left w:val="none" w:sz="0" w:space="0" w:color="auto"/>
            <w:bottom w:val="none" w:sz="0" w:space="0" w:color="auto"/>
            <w:right w:val="none" w:sz="0" w:space="0" w:color="auto"/>
          </w:divBdr>
        </w:div>
        <w:div w:id="1038818333">
          <w:marLeft w:val="640"/>
          <w:marRight w:val="0"/>
          <w:marTop w:val="0"/>
          <w:marBottom w:val="0"/>
          <w:divBdr>
            <w:top w:val="none" w:sz="0" w:space="0" w:color="auto"/>
            <w:left w:val="none" w:sz="0" w:space="0" w:color="auto"/>
            <w:bottom w:val="none" w:sz="0" w:space="0" w:color="auto"/>
            <w:right w:val="none" w:sz="0" w:space="0" w:color="auto"/>
          </w:divBdr>
        </w:div>
      </w:divsChild>
    </w:div>
    <w:div w:id="111100721">
      <w:bodyDiv w:val="1"/>
      <w:marLeft w:val="0"/>
      <w:marRight w:val="0"/>
      <w:marTop w:val="0"/>
      <w:marBottom w:val="0"/>
      <w:divBdr>
        <w:top w:val="none" w:sz="0" w:space="0" w:color="auto"/>
        <w:left w:val="none" w:sz="0" w:space="0" w:color="auto"/>
        <w:bottom w:val="none" w:sz="0" w:space="0" w:color="auto"/>
        <w:right w:val="none" w:sz="0" w:space="0" w:color="auto"/>
      </w:divBdr>
      <w:divsChild>
        <w:div w:id="1105272324">
          <w:marLeft w:val="640"/>
          <w:marRight w:val="0"/>
          <w:marTop w:val="0"/>
          <w:marBottom w:val="0"/>
          <w:divBdr>
            <w:top w:val="none" w:sz="0" w:space="0" w:color="auto"/>
            <w:left w:val="none" w:sz="0" w:space="0" w:color="auto"/>
            <w:bottom w:val="none" w:sz="0" w:space="0" w:color="auto"/>
            <w:right w:val="none" w:sz="0" w:space="0" w:color="auto"/>
          </w:divBdr>
        </w:div>
        <w:div w:id="451024877">
          <w:marLeft w:val="640"/>
          <w:marRight w:val="0"/>
          <w:marTop w:val="0"/>
          <w:marBottom w:val="0"/>
          <w:divBdr>
            <w:top w:val="none" w:sz="0" w:space="0" w:color="auto"/>
            <w:left w:val="none" w:sz="0" w:space="0" w:color="auto"/>
            <w:bottom w:val="none" w:sz="0" w:space="0" w:color="auto"/>
            <w:right w:val="none" w:sz="0" w:space="0" w:color="auto"/>
          </w:divBdr>
        </w:div>
        <w:div w:id="1921790864">
          <w:marLeft w:val="640"/>
          <w:marRight w:val="0"/>
          <w:marTop w:val="0"/>
          <w:marBottom w:val="0"/>
          <w:divBdr>
            <w:top w:val="none" w:sz="0" w:space="0" w:color="auto"/>
            <w:left w:val="none" w:sz="0" w:space="0" w:color="auto"/>
            <w:bottom w:val="none" w:sz="0" w:space="0" w:color="auto"/>
            <w:right w:val="none" w:sz="0" w:space="0" w:color="auto"/>
          </w:divBdr>
        </w:div>
        <w:div w:id="558639781">
          <w:marLeft w:val="640"/>
          <w:marRight w:val="0"/>
          <w:marTop w:val="0"/>
          <w:marBottom w:val="0"/>
          <w:divBdr>
            <w:top w:val="none" w:sz="0" w:space="0" w:color="auto"/>
            <w:left w:val="none" w:sz="0" w:space="0" w:color="auto"/>
            <w:bottom w:val="none" w:sz="0" w:space="0" w:color="auto"/>
            <w:right w:val="none" w:sz="0" w:space="0" w:color="auto"/>
          </w:divBdr>
        </w:div>
        <w:div w:id="251740391">
          <w:marLeft w:val="640"/>
          <w:marRight w:val="0"/>
          <w:marTop w:val="0"/>
          <w:marBottom w:val="0"/>
          <w:divBdr>
            <w:top w:val="none" w:sz="0" w:space="0" w:color="auto"/>
            <w:left w:val="none" w:sz="0" w:space="0" w:color="auto"/>
            <w:bottom w:val="none" w:sz="0" w:space="0" w:color="auto"/>
            <w:right w:val="none" w:sz="0" w:space="0" w:color="auto"/>
          </w:divBdr>
        </w:div>
        <w:div w:id="179004480">
          <w:marLeft w:val="640"/>
          <w:marRight w:val="0"/>
          <w:marTop w:val="0"/>
          <w:marBottom w:val="0"/>
          <w:divBdr>
            <w:top w:val="none" w:sz="0" w:space="0" w:color="auto"/>
            <w:left w:val="none" w:sz="0" w:space="0" w:color="auto"/>
            <w:bottom w:val="none" w:sz="0" w:space="0" w:color="auto"/>
            <w:right w:val="none" w:sz="0" w:space="0" w:color="auto"/>
          </w:divBdr>
        </w:div>
        <w:div w:id="304971328">
          <w:marLeft w:val="640"/>
          <w:marRight w:val="0"/>
          <w:marTop w:val="0"/>
          <w:marBottom w:val="0"/>
          <w:divBdr>
            <w:top w:val="none" w:sz="0" w:space="0" w:color="auto"/>
            <w:left w:val="none" w:sz="0" w:space="0" w:color="auto"/>
            <w:bottom w:val="none" w:sz="0" w:space="0" w:color="auto"/>
            <w:right w:val="none" w:sz="0" w:space="0" w:color="auto"/>
          </w:divBdr>
        </w:div>
        <w:div w:id="275604372">
          <w:marLeft w:val="640"/>
          <w:marRight w:val="0"/>
          <w:marTop w:val="0"/>
          <w:marBottom w:val="0"/>
          <w:divBdr>
            <w:top w:val="none" w:sz="0" w:space="0" w:color="auto"/>
            <w:left w:val="none" w:sz="0" w:space="0" w:color="auto"/>
            <w:bottom w:val="none" w:sz="0" w:space="0" w:color="auto"/>
            <w:right w:val="none" w:sz="0" w:space="0" w:color="auto"/>
          </w:divBdr>
        </w:div>
        <w:div w:id="1260212103">
          <w:marLeft w:val="640"/>
          <w:marRight w:val="0"/>
          <w:marTop w:val="0"/>
          <w:marBottom w:val="0"/>
          <w:divBdr>
            <w:top w:val="none" w:sz="0" w:space="0" w:color="auto"/>
            <w:left w:val="none" w:sz="0" w:space="0" w:color="auto"/>
            <w:bottom w:val="none" w:sz="0" w:space="0" w:color="auto"/>
            <w:right w:val="none" w:sz="0" w:space="0" w:color="auto"/>
          </w:divBdr>
        </w:div>
        <w:div w:id="60755421">
          <w:marLeft w:val="640"/>
          <w:marRight w:val="0"/>
          <w:marTop w:val="0"/>
          <w:marBottom w:val="0"/>
          <w:divBdr>
            <w:top w:val="none" w:sz="0" w:space="0" w:color="auto"/>
            <w:left w:val="none" w:sz="0" w:space="0" w:color="auto"/>
            <w:bottom w:val="none" w:sz="0" w:space="0" w:color="auto"/>
            <w:right w:val="none" w:sz="0" w:space="0" w:color="auto"/>
          </w:divBdr>
        </w:div>
        <w:div w:id="1432362448">
          <w:marLeft w:val="640"/>
          <w:marRight w:val="0"/>
          <w:marTop w:val="0"/>
          <w:marBottom w:val="0"/>
          <w:divBdr>
            <w:top w:val="none" w:sz="0" w:space="0" w:color="auto"/>
            <w:left w:val="none" w:sz="0" w:space="0" w:color="auto"/>
            <w:bottom w:val="none" w:sz="0" w:space="0" w:color="auto"/>
            <w:right w:val="none" w:sz="0" w:space="0" w:color="auto"/>
          </w:divBdr>
        </w:div>
        <w:div w:id="1295671010">
          <w:marLeft w:val="640"/>
          <w:marRight w:val="0"/>
          <w:marTop w:val="0"/>
          <w:marBottom w:val="0"/>
          <w:divBdr>
            <w:top w:val="none" w:sz="0" w:space="0" w:color="auto"/>
            <w:left w:val="none" w:sz="0" w:space="0" w:color="auto"/>
            <w:bottom w:val="none" w:sz="0" w:space="0" w:color="auto"/>
            <w:right w:val="none" w:sz="0" w:space="0" w:color="auto"/>
          </w:divBdr>
        </w:div>
        <w:div w:id="787772274">
          <w:marLeft w:val="640"/>
          <w:marRight w:val="0"/>
          <w:marTop w:val="0"/>
          <w:marBottom w:val="0"/>
          <w:divBdr>
            <w:top w:val="none" w:sz="0" w:space="0" w:color="auto"/>
            <w:left w:val="none" w:sz="0" w:space="0" w:color="auto"/>
            <w:bottom w:val="none" w:sz="0" w:space="0" w:color="auto"/>
            <w:right w:val="none" w:sz="0" w:space="0" w:color="auto"/>
          </w:divBdr>
        </w:div>
        <w:div w:id="42144294">
          <w:marLeft w:val="640"/>
          <w:marRight w:val="0"/>
          <w:marTop w:val="0"/>
          <w:marBottom w:val="0"/>
          <w:divBdr>
            <w:top w:val="none" w:sz="0" w:space="0" w:color="auto"/>
            <w:left w:val="none" w:sz="0" w:space="0" w:color="auto"/>
            <w:bottom w:val="none" w:sz="0" w:space="0" w:color="auto"/>
            <w:right w:val="none" w:sz="0" w:space="0" w:color="auto"/>
          </w:divBdr>
        </w:div>
        <w:div w:id="1544363281">
          <w:marLeft w:val="640"/>
          <w:marRight w:val="0"/>
          <w:marTop w:val="0"/>
          <w:marBottom w:val="0"/>
          <w:divBdr>
            <w:top w:val="none" w:sz="0" w:space="0" w:color="auto"/>
            <w:left w:val="none" w:sz="0" w:space="0" w:color="auto"/>
            <w:bottom w:val="none" w:sz="0" w:space="0" w:color="auto"/>
            <w:right w:val="none" w:sz="0" w:space="0" w:color="auto"/>
          </w:divBdr>
        </w:div>
        <w:div w:id="915944302">
          <w:marLeft w:val="640"/>
          <w:marRight w:val="0"/>
          <w:marTop w:val="0"/>
          <w:marBottom w:val="0"/>
          <w:divBdr>
            <w:top w:val="none" w:sz="0" w:space="0" w:color="auto"/>
            <w:left w:val="none" w:sz="0" w:space="0" w:color="auto"/>
            <w:bottom w:val="none" w:sz="0" w:space="0" w:color="auto"/>
            <w:right w:val="none" w:sz="0" w:space="0" w:color="auto"/>
          </w:divBdr>
        </w:div>
        <w:div w:id="142353756">
          <w:marLeft w:val="640"/>
          <w:marRight w:val="0"/>
          <w:marTop w:val="0"/>
          <w:marBottom w:val="0"/>
          <w:divBdr>
            <w:top w:val="none" w:sz="0" w:space="0" w:color="auto"/>
            <w:left w:val="none" w:sz="0" w:space="0" w:color="auto"/>
            <w:bottom w:val="none" w:sz="0" w:space="0" w:color="auto"/>
            <w:right w:val="none" w:sz="0" w:space="0" w:color="auto"/>
          </w:divBdr>
        </w:div>
        <w:div w:id="1579633854">
          <w:marLeft w:val="640"/>
          <w:marRight w:val="0"/>
          <w:marTop w:val="0"/>
          <w:marBottom w:val="0"/>
          <w:divBdr>
            <w:top w:val="none" w:sz="0" w:space="0" w:color="auto"/>
            <w:left w:val="none" w:sz="0" w:space="0" w:color="auto"/>
            <w:bottom w:val="none" w:sz="0" w:space="0" w:color="auto"/>
            <w:right w:val="none" w:sz="0" w:space="0" w:color="auto"/>
          </w:divBdr>
        </w:div>
        <w:div w:id="892234778">
          <w:marLeft w:val="640"/>
          <w:marRight w:val="0"/>
          <w:marTop w:val="0"/>
          <w:marBottom w:val="0"/>
          <w:divBdr>
            <w:top w:val="none" w:sz="0" w:space="0" w:color="auto"/>
            <w:left w:val="none" w:sz="0" w:space="0" w:color="auto"/>
            <w:bottom w:val="none" w:sz="0" w:space="0" w:color="auto"/>
            <w:right w:val="none" w:sz="0" w:space="0" w:color="auto"/>
          </w:divBdr>
        </w:div>
        <w:div w:id="1360546974">
          <w:marLeft w:val="640"/>
          <w:marRight w:val="0"/>
          <w:marTop w:val="0"/>
          <w:marBottom w:val="0"/>
          <w:divBdr>
            <w:top w:val="none" w:sz="0" w:space="0" w:color="auto"/>
            <w:left w:val="none" w:sz="0" w:space="0" w:color="auto"/>
            <w:bottom w:val="none" w:sz="0" w:space="0" w:color="auto"/>
            <w:right w:val="none" w:sz="0" w:space="0" w:color="auto"/>
          </w:divBdr>
        </w:div>
        <w:div w:id="1664045508">
          <w:marLeft w:val="640"/>
          <w:marRight w:val="0"/>
          <w:marTop w:val="0"/>
          <w:marBottom w:val="0"/>
          <w:divBdr>
            <w:top w:val="none" w:sz="0" w:space="0" w:color="auto"/>
            <w:left w:val="none" w:sz="0" w:space="0" w:color="auto"/>
            <w:bottom w:val="none" w:sz="0" w:space="0" w:color="auto"/>
            <w:right w:val="none" w:sz="0" w:space="0" w:color="auto"/>
          </w:divBdr>
        </w:div>
        <w:div w:id="1791438905">
          <w:marLeft w:val="640"/>
          <w:marRight w:val="0"/>
          <w:marTop w:val="0"/>
          <w:marBottom w:val="0"/>
          <w:divBdr>
            <w:top w:val="none" w:sz="0" w:space="0" w:color="auto"/>
            <w:left w:val="none" w:sz="0" w:space="0" w:color="auto"/>
            <w:bottom w:val="none" w:sz="0" w:space="0" w:color="auto"/>
            <w:right w:val="none" w:sz="0" w:space="0" w:color="auto"/>
          </w:divBdr>
        </w:div>
        <w:div w:id="507330334">
          <w:marLeft w:val="640"/>
          <w:marRight w:val="0"/>
          <w:marTop w:val="0"/>
          <w:marBottom w:val="0"/>
          <w:divBdr>
            <w:top w:val="none" w:sz="0" w:space="0" w:color="auto"/>
            <w:left w:val="none" w:sz="0" w:space="0" w:color="auto"/>
            <w:bottom w:val="none" w:sz="0" w:space="0" w:color="auto"/>
            <w:right w:val="none" w:sz="0" w:space="0" w:color="auto"/>
          </w:divBdr>
        </w:div>
        <w:div w:id="149255870">
          <w:marLeft w:val="640"/>
          <w:marRight w:val="0"/>
          <w:marTop w:val="0"/>
          <w:marBottom w:val="0"/>
          <w:divBdr>
            <w:top w:val="none" w:sz="0" w:space="0" w:color="auto"/>
            <w:left w:val="none" w:sz="0" w:space="0" w:color="auto"/>
            <w:bottom w:val="none" w:sz="0" w:space="0" w:color="auto"/>
            <w:right w:val="none" w:sz="0" w:space="0" w:color="auto"/>
          </w:divBdr>
        </w:div>
        <w:div w:id="227768474">
          <w:marLeft w:val="640"/>
          <w:marRight w:val="0"/>
          <w:marTop w:val="0"/>
          <w:marBottom w:val="0"/>
          <w:divBdr>
            <w:top w:val="none" w:sz="0" w:space="0" w:color="auto"/>
            <w:left w:val="none" w:sz="0" w:space="0" w:color="auto"/>
            <w:bottom w:val="none" w:sz="0" w:space="0" w:color="auto"/>
            <w:right w:val="none" w:sz="0" w:space="0" w:color="auto"/>
          </w:divBdr>
        </w:div>
        <w:div w:id="1702507912">
          <w:marLeft w:val="640"/>
          <w:marRight w:val="0"/>
          <w:marTop w:val="0"/>
          <w:marBottom w:val="0"/>
          <w:divBdr>
            <w:top w:val="none" w:sz="0" w:space="0" w:color="auto"/>
            <w:left w:val="none" w:sz="0" w:space="0" w:color="auto"/>
            <w:bottom w:val="none" w:sz="0" w:space="0" w:color="auto"/>
            <w:right w:val="none" w:sz="0" w:space="0" w:color="auto"/>
          </w:divBdr>
        </w:div>
        <w:div w:id="905644917">
          <w:marLeft w:val="640"/>
          <w:marRight w:val="0"/>
          <w:marTop w:val="0"/>
          <w:marBottom w:val="0"/>
          <w:divBdr>
            <w:top w:val="none" w:sz="0" w:space="0" w:color="auto"/>
            <w:left w:val="none" w:sz="0" w:space="0" w:color="auto"/>
            <w:bottom w:val="none" w:sz="0" w:space="0" w:color="auto"/>
            <w:right w:val="none" w:sz="0" w:space="0" w:color="auto"/>
          </w:divBdr>
        </w:div>
        <w:div w:id="240607533">
          <w:marLeft w:val="640"/>
          <w:marRight w:val="0"/>
          <w:marTop w:val="0"/>
          <w:marBottom w:val="0"/>
          <w:divBdr>
            <w:top w:val="none" w:sz="0" w:space="0" w:color="auto"/>
            <w:left w:val="none" w:sz="0" w:space="0" w:color="auto"/>
            <w:bottom w:val="none" w:sz="0" w:space="0" w:color="auto"/>
            <w:right w:val="none" w:sz="0" w:space="0" w:color="auto"/>
          </w:divBdr>
        </w:div>
        <w:div w:id="234558910">
          <w:marLeft w:val="640"/>
          <w:marRight w:val="0"/>
          <w:marTop w:val="0"/>
          <w:marBottom w:val="0"/>
          <w:divBdr>
            <w:top w:val="none" w:sz="0" w:space="0" w:color="auto"/>
            <w:left w:val="none" w:sz="0" w:space="0" w:color="auto"/>
            <w:bottom w:val="none" w:sz="0" w:space="0" w:color="auto"/>
            <w:right w:val="none" w:sz="0" w:space="0" w:color="auto"/>
          </w:divBdr>
        </w:div>
        <w:div w:id="964581539">
          <w:marLeft w:val="640"/>
          <w:marRight w:val="0"/>
          <w:marTop w:val="0"/>
          <w:marBottom w:val="0"/>
          <w:divBdr>
            <w:top w:val="none" w:sz="0" w:space="0" w:color="auto"/>
            <w:left w:val="none" w:sz="0" w:space="0" w:color="auto"/>
            <w:bottom w:val="none" w:sz="0" w:space="0" w:color="auto"/>
            <w:right w:val="none" w:sz="0" w:space="0" w:color="auto"/>
          </w:divBdr>
        </w:div>
        <w:div w:id="95174942">
          <w:marLeft w:val="640"/>
          <w:marRight w:val="0"/>
          <w:marTop w:val="0"/>
          <w:marBottom w:val="0"/>
          <w:divBdr>
            <w:top w:val="none" w:sz="0" w:space="0" w:color="auto"/>
            <w:left w:val="none" w:sz="0" w:space="0" w:color="auto"/>
            <w:bottom w:val="none" w:sz="0" w:space="0" w:color="auto"/>
            <w:right w:val="none" w:sz="0" w:space="0" w:color="auto"/>
          </w:divBdr>
        </w:div>
        <w:div w:id="1117679712">
          <w:marLeft w:val="640"/>
          <w:marRight w:val="0"/>
          <w:marTop w:val="0"/>
          <w:marBottom w:val="0"/>
          <w:divBdr>
            <w:top w:val="none" w:sz="0" w:space="0" w:color="auto"/>
            <w:left w:val="none" w:sz="0" w:space="0" w:color="auto"/>
            <w:bottom w:val="none" w:sz="0" w:space="0" w:color="auto"/>
            <w:right w:val="none" w:sz="0" w:space="0" w:color="auto"/>
          </w:divBdr>
        </w:div>
        <w:div w:id="1332610704">
          <w:marLeft w:val="640"/>
          <w:marRight w:val="0"/>
          <w:marTop w:val="0"/>
          <w:marBottom w:val="0"/>
          <w:divBdr>
            <w:top w:val="none" w:sz="0" w:space="0" w:color="auto"/>
            <w:left w:val="none" w:sz="0" w:space="0" w:color="auto"/>
            <w:bottom w:val="none" w:sz="0" w:space="0" w:color="auto"/>
            <w:right w:val="none" w:sz="0" w:space="0" w:color="auto"/>
          </w:divBdr>
        </w:div>
        <w:div w:id="1342660667">
          <w:marLeft w:val="640"/>
          <w:marRight w:val="0"/>
          <w:marTop w:val="0"/>
          <w:marBottom w:val="0"/>
          <w:divBdr>
            <w:top w:val="none" w:sz="0" w:space="0" w:color="auto"/>
            <w:left w:val="none" w:sz="0" w:space="0" w:color="auto"/>
            <w:bottom w:val="none" w:sz="0" w:space="0" w:color="auto"/>
            <w:right w:val="none" w:sz="0" w:space="0" w:color="auto"/>
          </w:divBdr>
        </w:div>
        <w:div w:id="1678269743">
          <w:marLeft w:val="640"/>
          <w:marRight w:val="0"/>
          <w:marTop w:val="0"/>
          <w:marBottom w:val="0"/>
          <w:divBdr>
            <w:top w:val="none" w:sz="0" w:space="0" w:color="auto"/>
            <w:left w:val="none" w:sz="0" w:space="0" w:color="auto"/>
            <w:bottom w:val="none" w:sz="0" w:space="0" w:color="auto"/>
            <w:right w:val="none" w:sz="0" w:space="0" w:color="auto"/>
          </w:divBdr>
        </w:div>
        <w:div w:id="136580207">
          <w:marLeft w:val="640"/>
          <w:marRight w:val="0"/>
          <w:marTop w:val="0"/>
          <w:marBottom w:val="0"/>
          <w:divBdr>
            <w:top w:val="none" w:sz="0" w:space="0" w:color="auto"/>
            <w:left w:val="none" w:sz="0" w:space="0" w:color="auto"/>
            <w:bottom w:val="none" w:sz="0" w:space="0" w:color="auto"/>
            <w:right w:val="none" w:sz="0" w:space="0" w:color="auto"/>
          </w:divBdr>
        </w:div>
        <w:div w:id="2142334779">
          <w:marLeft w:val="640"/>
          <w:marRight w:val="0"/>
          <w:marTop w:val="0"/>
          <w:marBottom w:val="0"/>
          <w:divBdr>
            <w:top w:val="none" w:sz="0" w:space="0" w:color="auto"/>
            <w:left w:val="none" w:sz="0" w:space="0" w:color="auto"/>
            <w:bottom w:val="none" w:sz="0" w:space="0" w:color="auto"/>
            <w:right w:val="none" w:sz="0" w:space="0" w:color="auto"/>
          </w:divBdr>
        </w:div>
        <w:div w:id="1473251694">
          <w:marLeft w:val="640"/>
          <w:marRight w:val="0"/>
          <w:marTop w:val="0"/>
          <w:marBottom w:val="0"/>
          <w:divBdr>
            <w:top w:val="none" w:sz="0" w:space="0" w:color="auto"/>
            <w:left w:val="none" w:sz="0" w:space="0" w:color="auto"/>
            <w:bottom w:val="none" w:sz="0" w:space="0" w:color="auto"/>
            <w:right w:val="none" w:sz="0" w:space="0" w:color="auto"/>
          </w:divBdr>
        </w:div>
        <w:div w:id="1190874154">
          <w:marLeft w:val="640"/>
          <w:marRight w:val="0"/>
          <w:marTop w:val="0"/>
          <w:marBottom w:val="0"/>
          <w:divBdr>
            <w:top w:val="none" w:sz="0" w:space="0" w:color="auto"/>
            <w:left w:val="none" w:sz="0" w:space="0" w:color="auto"/>
            <w:bottom w:val="none" w:sz="0" w:space="0" w:color="auto"/>
            <w:right w:val="none" w:sz="0" w:space="0" w:color="auto"/>
          </w:divBdr>
        </w:div>
        <w:div w:id="2051108894">
          <w:marLeft w:val="640"/>
          <w:marRight w:val="0"/>
          <w:marTop w:val="0"/>
          <w:marBottom w:val="0"/>
          <w:divBdr>
            <w:top w:val="none" w:sz="0" w:space="0" w:color="auto"/>
            <w:left w:val="none" w:sz="0" w:space="0" w:color="auto"/>
            <w:bottom w:val="none" w:sz="0" w:space="0" w:color="auto"/>
            <w:right w:val="none" w:sz="0" w:space="0" w:color="auto"/>
          </w:divBdr>
        </w:div>
        <w:div w:id="1475827693">
          <w:marLeft w:val="640"/>
          <w:marRight w:val="0"/>
          <w:marTop w:val="0"/>
          <w:marBottom w:val="0"/>
          <w:divBdr>
            <w:top w:val="none" w:sz="0" w:space="0" w:color="auto"/>
            <w:left w:val="none" w:sz="0" w:space="0" w:color="auto"/>
            <w:bottom w:val="none" w:sz="0" w:space="0" w:color="auto"/>
            <w:right w:val="none" w:sz="0" w:space="0" w:color="auto"/>
          </w:divBdr>
        </w:div>
        <w:div w:id="901990124">
          <w:marLeft w:val="640"/>
          <w:marRight w:val="0"/>
          <w:marTop w:val="0"/>
          <w:marBottom w:val="0"/>
          <w:divBdr>
            <w:top w:val="none" w:sz="0" w:space="0" w:color="auto"/>
            <w:left w:val="none" w:sz="0" w:space="0" w:color="auto"/>
            <w:bottom w:val="none" w:sz="0" w:space="0" w:color="auto"/>
            <w:right w:val="none" w:sz="0" w:space="0" w:color="auto"/>
          </w:divBdr>
        </w:div>
        <w:div w:id="1904367203">
          <w:marLeft w:val="640"/>
          <w:marRight w:val="0"/>
          <w:marTop w:val="0"/>
          <w:marBottom w:val="0"/>
          <w:divBdr>
            <w:top w:val="none" w:sz="0" w:space="0" w:color="auto"/>
            <w:left w:val="none" w:sz="0" w:space="0" w:color="auto"/>
            <w:bottom w:val="none" w:sz="0" w:space="0" w:color="auto"/>
            <w:right w:val="none" w:sz="0" w:space="0" w:color="auto"/>
          </w:divBdr>
        </w:div>
        <w:div w:id="680200710">
          <w:marLeft w:val="640"/>
          <w:marRight w:val="0"/>
          <w:marTop w:val="0"/>
          <w:marBottom w:val="0"/>
          <w:divBdr>
            <w:top w:val="none" w:sz="0" w:space="0" w:color="auto"/>
            <w:left w:val="none" w:sz="0" w:space="0" w:color="auto"/>
            <w:bottom w:val="none" w:sz="0" w:space="0" w:color="auto"/>
            <w:right w:val="none" w:sz="0" w:space="0" w:color="auto"/>
          </w:divBdr>
        </w:div>
        <w:div w:id="433940798">
          <w:marLeft w:val="640"/>
          <w:marRight w:val="0"/>
          <w:marTop w:val="0"/>
          <w:marBottom w:val="0"/>
          <w:divBdr>
            <w:top w:val="none" w:sz="0" w:space="0" w:color="auto"/>
            <w:left w:val="none" w:sz="0" w:space="0" w:color="auto"/>
            <w:bottom w:val="none" w:sz="0" w:space="0" w:color="auto"/>
            <w:right w:val="none" w:sz="0" w:space="0" w:color="auto"/>
          </w:divBdr>
        </w:div>
        <w:div w:id="234777386">
          <w:marLeft w:val="640"/>
          <w:marRight w:val="0"/>
          <w:marTop w:val="0"/>
          <w:marBottom w:val="0"/>
          <w:divBdr>
            <w:top w:val="none" w:sz="0" w:space="0" w:color="auto"/>
            <w:left w:val="none" w:sz="0" w:space="0" w:color="auto"/>
            <w:bottom w:val="none" w:sz="0" w:space="0" w:color="auto"/>
            <w:right w:val="none" w:sz="0" w:space="0" w:color="auto"/>
          </w:divBdr>
        </w:div>
        <w:div w:id="1522627793">
          <w:marLeft w:val="640"/>
          <w:marRight w:val="0"/>
          <w:marTop w:val="0"/>
          <w:marBottom w:val="0"/>
          <w:divBdr>
            <w:top w:val="none" w:sz="0" w:space="0" w:color="auto"/>
            <w:left w:val="none" w:sz="0" w:space="0" w:color="auto"/>
            <w:bottom w:val="none" w:sz="0" w:space="0" w:color="auto"/>
            <w:right w:val="none" w:sz="0" w:space="0" w:color="auto"/>
          </w:divBdr>
        </w:div>
        <w:div w:id="584073881">
          <w:marLeft w:val="640"/>
          <w:marRight w:val="0"/>
          <w:marTop w:val="0"/>
          <w:marBottom w:val="0"/>
          <w:divBdr>
            <w:top w:val="none" w:sz="0" w:space="0" w:color="auto"/>
            <w:left w:val="none" w:sz="0" w:space="0" w:color="auto"/>
            <w:bottom w:val="none" w:sz="0" w:space="0" w:color="auto"/>
            <w:right w:val="none" w:sz="0" w:space="0" w:color="auto"/>
          </w:divBdr>
        </w:div>
        <w:div w:id="1911192189">
          <w:marLeft w:val="640"/>
          <w:marRight w:val="0"/>
          <w:marTop w:val="0"/>
          <w:marBottom w:val="0"/>
          <w:divBdr>
            <w:top w:val="none" w:sz="0" w:space="0" w:color="auto"/>
            <w:left w:val="none" w:sz="0" w:space="0" w:color="auto"/>
            <w:bottom w:val="none" w:sz="0" w:space="0" w:color="auto"/>
            <w:right w:val="none" w:sz="0" w:space="0" w:color="auto"/>
          </w:divBdr>
        </w:div>
        <w:div w:id="713650734">
          <w:marLeft w:val="640"/>
          <w:marRight w:val="0"/>
          <w:marTop w:val="0"/>
          <w:marBottom w:val="0"/>
          <w:divBdr>
            <w:top w:val="none" w:sz="0" w:space="0" w:color="auto"/>
            <w:left w:val="none" w:sz="0" w:space="0" w:color="auto"/>
            <w:bottom w:val="none" w:sz="0" w:space="0" w:color="auto"/>
            <w:right w:val="none" w:sz="0" w:space="0" w:color="auto"/>
          </w:divBdr>
        </w:div>
        <w:div w:id="1940719854">
          <w:marLeft w:val="640"/>
          <w:marRight w:val="0"/>
          <w:marTop w:val="0"/>
          <w:marBottom w:val="0"/>
          <w:divBdr>
            <w:top w:val="none" w:sz="0" w:space="0" w:color="auto"/>
            <w:left w:val="none" w:sz="0" w:space="0" w:color="auto"/>
            <w:bottom w:val="none" w:sz="0" w:space="0" w:color="auto"/>
            <w:right w:val="none" w:sz="0" w:space="0" w:color="auto"/>
          </w:divBdr>
        </w:div>
        <w:div w:id="313680469">
          <w:marLeft w:val="640"/>
          <w:marRight w:val="0"/>
          <w:marTop w:val="0"/>
          <w:marBottom w:val="0"/>
          <w:divBdr>
            <w:top w:val="none" w:sz="0" w:space="0" w:color="auto"/>
            <w:left w:val="none" w:sz="0" w:space="0" w:color="auto"/>
            <w:bottom w:val="none" w:sz="0" w:space="0" w:color="auto"/>
            <w:right w:val="none" w:sz="0" w:space="0" w:color="auto"/>
          </w:divBdr>
        </w:div>
        <w:div w:id="2119256419">
          <w:marLeft w:val="640"/>
          <w:marRight w:val="0"/>
          <w:marTop w:val="0"/>
          <w:marBottom w:val="0"/>
          <w:divBdr>
            <w:top w:val="none" w:sz="0" w:space="0" w:color="auto"/>
            <w:left w:val="none" w:sz="0" w:space="0" w:color="auto"/>
            <w:bottom w:val="none" w:sz="0" w:space="0" w:color="auto"/>
            <w:right w:val="none" w:sz="0" w:space="0" w:color="auto"/>
          </w:divBdr>
        </w:div>
        <w:div w:id="1742747564">
          <w:marLeft w:val="640"/>
          <w:marRight w:val="0"/>
          <w:marTop w:val="0"/>
          <w:marBottom w:val="0"/>
          <w:divBdr>
            <w:top w:val="none" w:sz="0" w:space="0" w:color="auto"/>
            <w:left w:val="none" w:sz="0" w:space="0" w:color="auto"/>
            <w:bottom w:val="none" w:sz="0" w:space="0" w:color="auto"/>
            <w:right w:val="none" w:sz="0" w:space="0" w:color="auto"/>
          </w:divBdr>
        </w:div>
        <w:div w:id="1723022559">
          <w:marLeft w:val="640"/>
          <w:marRight w:val="0"/>
          <w:marTop w:val="0"/>
          <w:marBottom w:val="0"/>
          <w:divBdr>
            <w:top w:val="none" w:sz="0" w:space="0" w:color="auto"/>
            <w:left w:val="none" w:sz="0" w:space="0" w:color="auto"/>
            <w:bottom w:val="none" w:sz="0" w:space="0" w:color="auto"/>
            <w:right w:val="none" w:sz="0" w:space="0" w:color="auto"/>
          </w:divBdr>
        </w:div>
        <w:div w:id="1639261651">
          <w:marLeft w:val="640"/>
          <w:marRight w:val="0"/>
          <w:marTop w:val="0"/>
          <w:marBottom w:val="0"/>
          <w:divBdr>
            <w:top w:val="none" w:sz="0" w:space="0" w:color="auto"/>
            <w:left w:val="none" w:sz="0" w:space="0" w:color="auto"/>
            <w:bottom w:val="none" w:sz="0" w:space="0" w:color="auto"/>
            <w:right w:val="none" w:sz="0" w:space="0" w:color="auto"/>
          </w:divBdr>
        </w:div>
        <w:div w:id="350378660">
          <w:marLeft w:val="640"/>
          <w:marRight w:val="0"/>
          <w:marTop w:val="0"/>
          <w:marBottom w:val="0"/>
          <w:divBdr>
            <w:top w:val="none" w:sz="0" w:space="0" w:color="auto"/>
            <w:left w:val="none" w:sz="0" w:space="0" w:color="auto"/>
            <w:bottom w:val="none" w:sz="0" w:space="0" w:color="auto"/>
            <w:right w:val="none" w:sz="0" w:space="0" w:color="auto"/>
          </w:divBdr>
        </w:div>
        <w:div w:id="1586376864">
          <w:marLeft w:val="640"/>
          <w:marRight w:val="0"/>
          <w:marTop w:val="0"/>
          <w:marBottom w:val="0"/>
          <w:divBdr>
            <w:top w:val="none" w:sz="0" w:space="0" w:color="auto"/>
            <w:left w:val="none" w:sz="0" w:space="0" w:color="auto"/>
            <w:bottom w:val="none" w:sz="0" w:space="0" w:color="auto"/>
            <w:right w:val="none" w:sz="0" w:space="0" w:color="auto"/>
          </w:divBdr>
        </w:div>
        <w:div w:id="290984439">
          <w:marLeft w:val="640"/>
          <w:marRight w:val="0"/>
          <w:marTop w:val="0"/>
          <w:marBottom w:val="0"/>
          <w:divBdr>
            <w:top w:val="none" w:sz="0" w:space="0" w:color="auto"/>
            <w:left w:val="none" w:sz="0" w:space="0" w:color="auto"/>
            <w:bottom w:val="none" w:sz="0" w:space="0" w:color="auto"/>
            <w:right w:val="none" w:sz="0" w:space="0" w:color="auto"/>
          </w:divBdr>
        </w:div>
        <w:div w:id="1091245091">
          <w:marLeft w:val="640"/>
          <w:marRight w:val="0"/>
          <w:marTop w:val="0"/>
          <w:marBottom w:val="0"/>
          <w:divBdr>
            <w:top w:val="none" w:sz="0" w:space="0" w:color="auto"/>
            <w:left w:val="none" w:sz="0" w:space="0" w:color="auto"/>
            <w:bottom w:val="none" w:sz="0" w:space="0" w:color="auto"/>
            <w:right w:val="none" w:sz="0" w:space="0" w:color="auto"/>
          </w:divBdr>
        </w:div>
        <w:div w:id="139275646">
          <w:marLeft w:val="640"/>
          <w:marRight w:val="0"/>
          <w:marTop w:val="0"/>
          <w:marBottom w:val="0"/>
          <w:divBdr>
            <w:top w:val="none" w:sz="0" w:space="0" w:color="auto"/>
            <w:left w:val="none" w:sz="0" w:space="0" w:color="auto"/>
            <w:bottom w:val="none" w:sz="0" w:space="0" w:color="auto"/>
            <w:right w:val="none" w:sz="0" w:space="0" w:color="auto"/>
          </w:divBdr>
        </w:div>
        <w:div w:id="1276600609">
          <w:marLeft w:val="640"/>
          <w:marRight w:val="0"/>
          <w:marTop w:val="0"/>
          <w:marBottom w:val="0"/>
          <w:divBdr>
            <w:top w:val="none" w:sz="0" w:space="0" w:color="auto"/>
            <w:left w:val="none" w:sz="0" w:space="0" w:color="auto"/>
            <w:bottom w:val="none" w:sz="0" w:space="0" w:color="auto"/>
            <w:right w:val="none" w:sz="0" w:space="0" w:color="auto"/>
          </w:divBdr>
        </w:div>
        <w:div w:id="1426269606">
          <w:marLeft w:val="640"/>
          <w:marRight w:val="0"/>
          <w:marTop w:val="0"/>
          <w:marBottom w:val="0"/>
          <w:divBdr>
            <w:top w:val="none" w:sz="0" w:space="0" w:color="auto"/>
            <w:left w:val="none" w:sz="0" w:space="0" w:color="auto"/>
            <w:bottom w:val="none" w:sz="0" w:space="0" w:color="auto"/>
            <w:right w:val="none" w:sz="0" w:space="0" w:color="auto"/>
          </w:divBdr>
        </w:div>
        <w:div w:id="1553807996">
          <w:marLeft w:val="640"/>
          <w:marRight w:val="0"/>
          <w:marTop w:val="0"/>
          <w:marBottom w:val="0"/>
          <w:divBdr>
            <w:top w:val="none" w:sz="0" w:space="0" w:color="auto"/>
            <w:left w:val="none" w:sz="0" w:space="0" w:color="auto"/>
            <w:bottom w:val="none" w:sz="0" w:space="0" w:color="auto"/>
            <w:right w:val="none" w:sz="0" w:space="0" w:color="auto"/>
          </w:divBdr>
        </w:div>
        <w:div w:id="1029380232">
          <w:marLeft w:val="640"/>
          <w:marRight w:val="0"/>
          <w:marTop w:val="0"/>
          <w:marBottom w:val="0"/>
          <w:divBdr>
            <w:top w:val="none" w:sz="0" w:space="0" w:color="auto"/>
            <w:left w:val="none" w:sz="0" w:space="0" w:color="auto"/>
            <w:bottom w:val="none" w:sz="0" w:space="0" w:color="auto"/>
            <w:right w:val="none" w:sz="0" w:space="0" w:color="auto"/>
          </w:divBdr>
        </w:div>
        <w:div w:id="878517463">
          <w:marLeft w:val="640"/>
          <w:marRight w:val="0"/>
          <w:marTop w:val="0"/>
          <w:marBottom w:val="0"/>
          <w:divBdr>
            <w:top w:val="none" w:sz="0" w:space="0" w:color="auto"/>
            <w:left w:val="none" w:sz="0" w:space="0" w:color="auto"/>
            <w:bottom w:val="none" w:sz="0" w:space="0" w:color="auto"/>
            <w:right w:val="none" w:sz="0" w:space="0" w:color="auto"/>
          </w:divBdr>
        </w:div>
        <w:div w:id="2112043108">
          <w:marLeft w:val="640"/>
          <w:marRight w:val="0"/>
          <w:marTop w:val="0"/>
          <w:marBottom w:val="0"/>
          <w:divBdr>
            <w:top w:val="none" w:sz="0" w:space="0" w:color="auto"/>
            <w:left w:val="none" w:sz="0" w:space="0" w:color="auto"/>
            <w:bottom w:val="none" w:sz="0" w:space="0" w:color="auto"/>
            <w:right w:val="none" w:sz="0" w:space="0" w:color="auto"/>
          </w:divBdr>
        </w:div>
        <w:div w:id="1969889731">
          <w:marLeft w:val="640"/>
          <w:marRight w:val="0"/>
          <w:marTop w:val="0"/>
          <w:marBottom w:val="0"/>
          <w:divBdr>
            <w:top w:val="none" w:sz="0" w:space="0" w:color="auto"/>
            <w:left w:val="none" w:sz="0" w:space="0" w:color="auto"/>
            <w:bottom w:val="none" w:sz="0" w:space="0" w:color="auto"/>
            <w:right w:val="none" w:sz="0" w:space="0" w:color="auto"/>
          </w:divBdr>
        </w:div>
        <w:div w:id="1271012961">
          <w:marLeft w:val="640"/>
          <w:marRight w:val="0"/>
          <w:marTop w:val="0"/>
          <w:marBottom w:val="0"/>
          <w:divBdr>
            <w:top w:val="none" w:sz="0" w:space="0" w:color="auto"/>
            <w:left w:val="none" w:sz="0" w:space="0" w:color="auto"/>
            <w:bottom w:val="none" w:sz="0" w:space="0" w:color="auto"/>
            <w:right w:val="none" w:sz="0" w:space="0" w:color="auto"/>
          </w:divBdr>
        </w:div>
        <w:div w:id="1887522738">
          <w:marLeft w:val="640"/>
          <w:marRight w:val="0"/>
          <w:marTop w:val="0"/>
          <w:marBottom w:val="0"/>
          <w:divBdr>
            <w:top w:val="none" w:sz="0" w:space="0" w:color="auto"/>
            <w:left w:val="none" w:sz="0" w:space="0" w:color="auto"/>
            <w:bottom w:val="none" w:sz="0" w:space="0" w:color="auto"/>
            <w:right w:val="none" w:sz="0" w:space="0" w:color="auto"/>
          </w:divBdr>
        </w:div>
        <w:div w:id="238370443">
          <w:marLeft w:val="640"/>
          <w:marRight w:val="0"/>
          <w:marTop w:val="0"/>
          <w:marBottom w:val="0"/>
          <w:divBdr>
            <w:top w:val="none" w:sz="0" w:space="0" w:color="auto"/>
            <w:left w:val="none" w:sz="0" w:space="0" w:color="auto"/>
            <w:bottom w:val="none" w:sz="0" w:space="0" w:color="auto"/>
            <w:right w:val="none" w:sz="0" w:space="0" w:color="auto"/>
          </w:divBdr>
        </w:div>
        <w:div w:id="2052994329">
          <w:marLeft w:val="640"/>
          <w:marRight w:val="0"/>
          <w:marTop w:val="0"/>
          <w:marBottom w:val="0"/>
          <w:divBdr>
            <w:top w:val="none" w:sz="0" w:space="0" w:color="auto"/>
            <w:left w:val="none" w:sz="0" w:space="0" w:color="auto"/>
            <w:bottom w:val="none" w:sz="0" w:space="0" w:color="auto"/>
            <w:right w:val="none" w:sz="0" w:space="0" w:color="auto"/>
          </w:divBdr>
        </w:div>
        <w:div w:id="287669415">
          <w:marLeft w:val="640"/>
          <w:marRight w:val="0"/>
          <w:marTop w:val="0"/>
          <w:marBottom w:val="0"/>
          <w:divBdr>
            <w:top w:val="none" w:sz="0" w:space="0" w:color="auto"/>
            <w:left w:val="none" w:sz="0" w:space="0" w:color="auto"/>
            <w:bottom w:val="none" w:sz="0" w:space="0" w:color="auto"/>
            <w:right w:val="none" w:sz="0" w:space="0" w:color="auto"/>
          </w:divBdr>
        </w:div>
        <w:div w:id="851340306">
          <w:marLeft w:val="640"/>
          <w:marRight w:val="0"/>
          <w:marTop w:val="0"/>
          <w:marBottom w:val="0"/>
          <w:divBdr>
            <w:top w:val="none" w:sz="0" w:space="0" w:color="auto"/>
            <w:left w:val="none" w:sz="0" w:space="0" w:color="auto"/>
            <w:bottom w:val="none" w:sz="0" w:space="0" w:color="auto"/>
            <w:right w:val="none" w:sz="0" w:space="0" w:color="auto"/>
          </w:divBdr>
        </w:div>
        <w:div w:id="588007801">
          <w:marLeft w:val="640"/>
          <w:marRight w:val="0"/>
          <w:marTop w:val="0"/>
          <w:marBottom w:val="0"/>
          <w:divBdr>
            <w:top w:val="none" w:sz="0" w:space="0" w:color="auto"/>
            <w:left w:val="none" w:sz="0" w:space="0" w:color="auto"/>
            <w:bottom w:val="none" w:sz="0" w:space="0" w:color="auto"/>
            <w:right w:val="none" w:sz="0" w:space="0" w:color="auto"/>
          </w:divBdr>
        </w:div>
        <w:div w:id="1261179342">
          <w:marLeft w:val="640"/>
          <w:marRight w:val="0"/>
          <w:marTop w:val="0"/>
          <w:marBottom w:val="0"/>
          <w:divBdr>
            <w:top w:val="none" w:sz="0" w:space="0" w:color="auto"/>
            <w:left w:val="none" w:sz="0" w:space="0" w:color="auto"/>
            <w:bottom w:val="none" w:sz="0" w:space="0" w:color="auto"/>
            <w:right w:val="none" w:sz="0" w:space="0" w:color="auto"/>
          </w:divBdr>
        </w:div>
        <w:div w:id="410155869">
          <w:marLeft w:val="640"/>
          <w:marRight w:val="0"/>
          <w:marTop w:val="0"/>
          <w:marBottom w:val="0"/>
          <w:divBdr>
            <w:top w:val="none" w:sz="0" w:space="0" w:color="auto"/>
            <w:left w:val="none" w:sz="0" w:space="0" w:color="auto"/>
            <w:bottom w:val="none" w:sz="0" w:space="0" w:color="auto"/>
            <w:right w:val="none" w:sz="0" w:space="0" w:color="auto"/>
          </w:divBdr>
        </w:div>
        <w:div w:id="1061899918">
          <w:marLeft w:val="640"/>
          <w:marRight w:val="0"/>
          <w:marTop w:val="0"/>
          <w:marBottom w:val="0"/>
          <w:divBdr>
            <w:top w:val="none" w:sz="0" w:space="0" w:color="auto"/>
            <w:left w:val="none" w:sz="0" w:space="0" w:color="auto"/>
            <w:bottom w:val="none" w:sz="0" w:space="0" w:color="auto"/>
            <w:right w:val="none" w:sz="0" w:space="0" w:color="auto"/>
          </w:divBdr>
        </w:div>
        <w:div w:id="729157926">
          <w:marLeft w:val="640"/>
          <w:marRight w:val="0"/>
          <w:marTop w:val="0"/>
          <w:marBottom w:val="0"/>
          <w:divBdr>
            <w:top w:val="none" w:sz="0" w:space="0" w:color="auto"/>
            <w:left w:val="none" w:sz="0" w:space="0" w:color="auto"/>
            <w:bottom w:val="none" w:sz="0" w:space="0" w:color="auto"/>
            <w:right w:val="none" w:sz="0" w:space="0" w:color="auto"/>
          </w:divBdr>
        </w:div>
        <w:div w:id="1535970433">
          <w:marLeft w:val="640"/>
          <w:marRight w:val="0"/>
          <w:marTop w:val="0"/>
          <w:marBottom w:val="0"/>
          <w:divBdr>
            <w:top w:val="none" w:sz="0" w:space="0" w:color="auto"/>
            <w:left w:val="none" w:sz="0" w:space="0" w:color="auto"/>
            <w:bottom w:val="none" w:sz="0" w:space="0" w:color="auto"/>
            <w:right w:val="none" w:sz="0" w:space="0" w:color="auto"/>
          </w:divBdr>
        </w:div>
        <w:div w:id="839080445">
          <w:marLeft w:val="640"/>
          <w:marRight w:val="0"/>
          <w:marTop w:val="0"/>
          <w:marBottom w:val="0"/>
          <w:divBdr>
            <w:top w:val="none" w:sz="0" w:space="0" w:color="auto"/>
            <w:left w:val="none" w:sz="0" w:space="0" w:color="auto"/>
            <w:bottom w:val="none" w:sz="0" w:space="0" w:color="auto"/>
            <w:right w:val="none" w:sz="0" w:space="0" w:color="auto"/>
          </w:divBdr>
        </w:div>
        <w:div w:id="1695811891">
          <w:marLeft w:val="640"/>
          <w:marRight w:val="0"/>
          <w:marTop w:val="0"/>
          <w:marBottom w:val="0"/>
          <w:divBdr>
            <w:top w:val="none" w:sz="0" w:space="0" w:color="auto"/>
            <w:left w:val="none" w:sz="0" w:space="0" w:color="auto"/>
            <w:bottom w:val="none" w:sz="0" w:space="0" w:color="auto"/>
            <w:right w:val="none" w:sz="0" w:space="0" w:color="auto"/>
          </w:divBdr>
        </w:div>
        <w:div w:id="1916042958">
          <w:marLeft w:val="640"/>
          <w:marRight w:val="0"/>
          <w:marTop w:val="0"/>
          <w:marBottom w:val="0"/>
          <w:divBdr>
            <w:top w:val="none" w:sz="0" w:space="0" w:color="auto"/>
            <w:left w:val="none" w:sz="0" w:space="0" w:color="auto"/>
            <w:bottom w:val="none" w:sz="0" w:space="0" w:color="auto"/>
            <w:right w:val="none" w:sz="0" w:space="0" w:color="auto"/>
          </w:divBdr>
        </w:div>
        <w:div w:id="1207838108">
          <w:marLeft w:val="640"/>
          <w:marRight w:val="0"/>
          <w:marTop w:val="0"/>
          <w:marBottom w:val="0"/>
          <w:divBdr>
            <w:top w:val="none" w:sz="0" w:space="0" w:color="auto"/>
            <w:left w:val="none" w:sz="0" w:space="0" w:color="auto"/>
            <w:bottom w:val="none" w:sz="0" w:space="0" w:color="auto"/>
            <w:right w:val="none" w:sz="0" w:space="0" w:color="auto"/>
          </w:divBdr>
        </w:div>
        <w:div w:id="1370647200">
          <w:marLeft w:val="640"/>
          <w:marRight w:val="0"/>
          <w:marTop w:val="0"/>
          <w:marBottom w:val="0"/>
          <w:divBdr>
            <w:top w:val="none" w:sz="0" w:space="0" w:color="auto"/>
            <w:left w:val="none" w:sz="0" w:space="0" w:color="auto"/>
            <w:bottom w:val="none" w:sz="0" w:space="0" w:color="auto"/>
            <w:right w:val="none" w:sz="0" w:space="0" w:color="auto"/>
          </w:divBdr>
        </w:div>
        <w:div w:id="854726756">
          <w:marLeft w:val="640"/>
          <w:marRight w:val="0"/>
          <w:marTop w:val="0"/>
          <w:marBottom w:val="0"/>
          <w:divBdr>
            <w:top w:val="none" w:sz="0" w:space="0" w:color="auto"/>
            <w:left w:val="none" w:sz="0" w:space="0" w:color="auto"/>
            <w:bottom w:val="none" w:sz="0" w:space="0" w:color="auto"/>
            <w:right w:val="none" w:sz="0" w:space="0" w:color="auto"/>
          </w:divBdr>
        </w:div>
        <w:div w:id="1295136970">
          <w:marLeft w:val="640"/>
          <w:marRight w:val="0"/>
          <w:marTop w:val="0"/>
          <w:marBottom w:val="0"/>
          <w:divBdr>
            <w:top w:val="none" w:sz="0" w:space="0" w:color="auto"/>
            <w:left w:val="none" w:sz="0" w:space="0" w:color="auto"/>
            <w:bottom w:val="none" w:sz="0" w:space="0" w:color="auto"/>
            <w:right w:val="none" w:sz="0" w:space="0" w:color="auto"/>
          </w:divBdr>
        </w:div>
        <w:div w:id="678896520">
          <w:marLeft w:val="640"/>
          <w:marRight w:val="0"/>
          <w:marTop w:val="0"/>
          <w:marBottom w:val="0"/>
          <w:divBdr>
            <w:top w:val="none" w:sz="0" w:space="0" w:color="auto"/>
            <w:left w:val="none" w:sz="0" w:space="0" w:color="auto"/>
            <w:bottom w:val="none" w:sz="0" w:space="0" w:color="auto"/>
            <w:right w:val="none" w:sz="0" w:space="0" w:color="auto"/>
          </w:divBdr>
        </w:div>
        <w:div w:id="966814557">
          <w:marLeft w:val="640"/>
          <w:marRight w:val="0"/>
          <w:marTop w:val="0"/>
          <w:marBottom w:val="0"/>
          <w:divBdr>
            <w:top w:val="none" w:sz="0" w:space="0" w:color="auto"/>
            <w:left w:val="none" w:sz="0" w:space="0" w:color="auto"/>
            <w:bottom w:val="none" w:sz="0" w:space="0" w:color="auto"/>
            <w:right w:val="none" w:sz="0" w:space="0" w:color="auto"/>
          </w:divBdr>
        </w:div>
        <w:div w:id="1870877884">
          <w:marLeft w:val="640"/>
          <w:marRight w:val="0"/>
          <w:marTop w:val="0"/>
          <w:marBottom w:val="0"/>
          <w:divBdr>
            <w:top w:val="none" w:sz="0" w:space="0" w:color="auto"/>
            <w:left w:val="none" w:sz="0" w:space="0" w:color="auto"/>
            <w:bottom w:val="none" w:sz="0" w:space="0" w:color="auto"/>
            <w:right w:val="none" w:sz="0" w:space="0" w:color="auto"/>
          </w:divBdr>
        </w:div>
        <w:div w:id="1108811613">
          <w:marLeft w:val="640"/>
          <w:marRight w:val="0"/>
          <w:marTop w:val="0"/>
          <w:marBottom w:val="0"/>
          <w:divBdr>
            <w:top w:val="none" w:sz="0" w:space="0" w:color="auto"/>
            <w:left w:val="none" w:sz="0" w:space="0" w:color="auto"/>
            <w:bottom w:val="none" w:sz="0" w:space="0" w:color="auto"/>
            <w:right w:val="none" w:sz="0" w:space="0" w:color="auto"/>
          </w:divBdr>
        </w:div>
        <w:div w:id="1076705529">
          <w:marLeft w:val="640"/>
          <w:marRight w:val="0"/>
          <w:marTop w:val="0"/>
          <w:marBottom w:val="0"/>
          <w:divBdr>
            <w:top w:val="none" w:sz="0" w:space="0" w:color="auto"/>
            <w:left w:val="none" w:sz="0" w:space="0" w:color="auto"/>
            <w:bottom w:val="none" w:sz="0" w:space="0" w:color="auto"/>
            <w:right w:val="none" w:sz="0" w:space="0" w:color="auto"/>
          </w:divBdr>
        </w:div>
        <w:div w:id="1292127673">
          <w:marLeft w:val="640"/>
          <w:marRight w:val="0"/>
          <w:marTop w:val="0"/>
          <w:marBottom w:val="0"/>
          <w:divBdr>
            <w:top w:val="none" w:sz="0" w:space="0" w:color="auto"/>
            <w:left w:val="none" w:sz="0" w:space="0" w:color="auto"/>
            <w:bottom w:val="none" w:sz="0" w:space="0" w:color="auto"/>
            <w:right w:val="none" w:sz="0" w:space="0" w:color="auto"/>
          </w:divBdr>
        </w:div>
        <w:div w:id="1354498169">
          <w:marLeft w:val="640"/>
          <w:marRight w:val="0"/>
          <w:marTop w:val="0"/>
          <w:marBottom w:val="0"/>
          <w:divBdr>
            <w:top w:val="none" w:sz="0" w:space="0" w:color="auto"/>
            <w:left w:val="none" w:sz="0" w:space="0" w:color="auto"/>
            <w:bottom w:val="none" w:sz="0" w:space="0" w:color="auto"/>
            <w:right w:val="none" w:sz="0" w:space="0" w:color="auto"/>
          </w:divBdr>
        </w:div>
        <w:div w:id="622464921">
          <w:marLeft w:val="640"/>
          <w:marRight w:val="0"/>
          <w:marTop w:val="0"/>
          <w:marBottom w:val="0"/>
          <w:divBdr>
            <w:top w:val="none" w:sz="0" w:space="0" w:color="auto"/>
            <w:left w:val="none" w:sz="0" w:space="0" w:color="auto"/>
            <w:bottom w:val="none" w:sz="0" w:space="0" w:color="auto"/>
            <w:right w:val="none" w:sz="0" w:space="0" w:color="auto"/>
          </w:divBdr>
        </w:div>
        <w:div w:id="1977565554">
          <w:marLeft w:val="640"/>
          <w:marRight w:val="0"/>
          <w:marTop w:val="0"/>
          <w:marBottom w:val="0"/>
          <w:divBdr>
            <w:top w:val="none" w:sz="0" w:space="0" w:color="auto"/>
            <w:left w:val="none" w:sz="0" w:space="0" w:color="auto"/>
            <w:bottom w:val="none" w:sz="0" w:space="0" w:color="auto"/>
            <w:right w:val="none" w:sz="0" w:space="0" w:color="auto"/>
          </w:divBdr>
        </w:div>
        <w:div w:id="1551724164">
          <w:marLeft w:val="640"/>
          <w:marRight w:val="0"/>
          <w:marTop w:val="0"/>
          <w:marBottom w:val="0"/>
          <w:divBdr>
            <w:top w:val="none" w:sz="0" w:space="0" w:color="auto"/>
            <w:left w:val="none" w:sz="0" w:space="0" w:color="auto"/>
            <w:bottom w:val="none" w:sz="0" w:space="0" w:color="auto"/>
            <w:right w:val="none" w:sz="0" w:space="0" w:color="auto"/>
          </w:divBdr>
        </w:div>
        <w:div w:id="1945457304">
          <w:marLeft w:val="640"/>
          <w:marRight w:val="0"/>
          <w:marTop w:val="0"/>
          <w:marBottom w:val="0"/>
          <w:divBdr>
            <w:top w:val="none" w:sz="0" w:space="0" w:color="auto"/>
            <w:left w:val="none" w:sz="0" w:space="0" w:color="auto"/>
            <w:bottom w:val="none" w:sz="0" w:space="0" w:color="auto"/>
            <w:right w:val="none" w:sz="0" w:space="0" w:color="auto"/>
          </w:divBdr>
        </w:div>
        <w:div w:id="521822713">
          <w:marLeft w:val="640"/>
          <w:marRight w:val="0"/>
          <w:marTop w:val="0"/>
          <w:marBottom w:val="0"/>
          <w:divBdr>
            <w:top w:val="none" w:sz="0" w:space="0" w:color="auto"/>
            <w:left w:val="none" w:sz="0" w:space="0" w:color="auto"/>
            <w:bottom w:val="none" w:sz="0" w:space="0" w:color="auto"/>
            <w:right w:val="none" w:sz="0" w:space="0" w:color="auto"/>
          </w:divBdr>
        </w:div>
        <w:div w:id="1047607251">
          <w:marLeft w:val="640"/>
          <w:marRight w:val="0"/>
          <w:marTop w:val="0"/>
          <w:marBottom w:val="0"/>
          <w:divBdr>
            <w:top w:val="none" w:sz="0" w:space="0" w:color="auto"/>
            <w:left w:val="none" w:sz="0" w:space="0" w:color="auto"/>
            <w:bottom w:val="none" w:sz="0" w:space="0" w:color="auto"/>
            <w:right w:val="none" w:sz="0" w:space="0" w:color="auto"/>
          </w:divBdr>
        </w:div>
        <w:div w:id="956257724">
          <w:marLeft w:val="640"/>
          <w:marRight w:val="0"/>
          <w:marTop w:val="0"/>
          <w:marBottom w:val="0"/>
          <w:divBdr>
            <w:top w:val="none" w:sz="0" w:space="0" w:color="auto"/>
            <w:left w:val="none" w:sz="0" w:space="0" w:color="auto"/>
            <w:bottom w:val="none" w:sz="0" w:space="0" w:color="auto"/>
            <w:right w:val="none" w:sz="0" w:space="0" w:color="auto"/>
          </w:divBdr>
        </w:div>
        <w:div w:id="845709244">
          <w:marLeft w:val="640"/>
          <w:marRight w:val="0"/>
          <w:marTop w:val="0"/>
          <w:marBottom w:val="0"/>
          <w:divBdr>
            <w:top w:val="none" w:sz="0" w:space="0" w:color="auto"/>
            <w:left w:val="none" w:sz="0" w:space="0" w:color="auto"/>
            <w:bottom w:val="none" w:sz="0" w:space="0" w:color="auto"/>
            <w:right w:val="none" w:sz="0" w:space="0" w:color="auto"/>
          </w:divBdr>
        </w:div>
        <w:div w:id="128789860">
          <w:marLeft w:val="640"/>
          <w:marRight w:val="0"/>
          <w:marTop w:val="0"/>
          <w:marBottom w:val="0"/>
          <w:divBdr>
            <w:top w:val="none" w:sz="0" w:space="0" w:color="auto"/>
            <w:left w:val="none" w:sz="0" w:space="0" w:color="auto"/>
            <w:bottom w:val="none" w:sz="0" w:space="0" w:color="auto"/>
            <w:right w:val="none" w:sz="0" w:space="0" w:color="auto"/>
          </w:divBdr>
        </w:div>
        <w:div w:id="1659111164">
          <w:marLeft w:val="640"/>
          <w:marRight w:val="0"/>
          <w:marTop w:val="0"/>
          <w:marBottom w:val="0"/>
          <w:divBdr>
            <w:top w:val="none" w:sz="0" w:space="0" w:color="auto"/>
            <w:left w:val="none" w:sz="0" w:space="0" w:color="auto"/>
            <w:bottom w:val="none" w:sz="0" w:space="0" w:color="auto"/>
            <w:right w:val="none" w:sz="0" w:space="0" w:color="auto"/>
          </w:divBdr>
        </w:div>
        <w:div w:id="108622503">
          <w:marLeft w:val="640"/>
          <w:marRight w:val="0"/>
          <w:marTop w:val="0"/>
          <w:marBottom w:val="0"/>
          <w:divBdr>
            <w:top w:val="none" w:sz="0" w:space="0" w:color="auto"/>
            <w:left w:val="none" w:sz="0" w:space="0" w:color="auto"/>
            <w:bottom w:val="none" w:sz="0" w:space="0" w:color="auto"/>
            <w:right w:val="none" w:sz="0" w:space="0" w:color="auto"/>
          </w:divBdr>
        </w:div>
        <w:div w:id="521287110">
          <w:marLeft w:val="640"/>
          <w:marRight w:val="0"/>
          <w:marTop w:val="0"/>
          <w:marBottom w:val="0"/>
          <w:divBdr>
            <w:top w:val="none" w:sz="0" w:space="0" w:color="auto"/>
            <w:left w:val="none" w:sz="0" w:space="0" w:color="auto"/>
            <w:bottom w:val="none" w:sz="0" w:space="0" w:color="auto"/>
            <w:right w:val="none" w:sz="0" w:space="0" w:color="auto"/>
          </w:divBdr>
        </w:div>
        <w:div w:id="124082098">
          <w:marLeft w:val="640"/>
          <w:marRight w:val="0"/>
          <w:marTop w:val="0"/>
          <w:marBottom w:val="0"/>
          <w:divBdr>
            <w:top w:val="none" w:sz="0" w:space="0" w:color="auto"/>
            <w:left w:val="none" w:sz="0" w:space="0" w:color="auto"/>
            <w:bottom w:val="none" w:sz="0" w:space="0" w:color="auto"/>
            <w:right w:val="none" w:sz="0" w:space="0" w:color="auto"/>
          </w:divBdr>
        </w:div>
        <w:div w:id="1633242526">
          <w:marLeft w:val="640"/>
          <w:marRight w:val="0"/>
          <w:marTop w:val="0"/>
          <w:marBottom w:val="0"/>
          <w:divBdr>
            <w:top w:val="none" w:sz="0" w:space="0" w:color="auto"/>
            <w:left w:val="none" w:sz="0" w:space="0" w:color="auto"/>
            <w:bottom w:val="none" w:sz="0" w:space="0" w:color="auto"/>
            <w:right w:val="none" w:sz="0" w:space="0" w:color="auto"/>
          </w:divBdr>
        </w:div>
        <w:div w:id="1214466218">
          <w:marLeft w:val="640"/>
          <w:marRight w:val="0"/>
          <w:marTop w:val="0"/>
          <w:marBottom w:val="0"/>
          <w:divBdr>
            <w:top w:val="none" w:sz="0" w:space="0" w:color="auto"/>
            <w:left w:val="none" w:sz="0" w:space="0" w:color="auto"/>
            <w:bottom w:val="none" w:sz="0" w:space="0" w:color="auto"/>
            <w:right w:val="none" w:sz="0" w:space="0" w:color="auto"/>
          </w:divBdr>
        </w:div>
        <w:div w:id="844131840">
          <w:marLeft w:val="640"/>
          <w:marRight w:val="0"/>
          <w:marTop w:val="0"/>
          <w:marBottom w:val="0"/>
          <w:divBdr>
            <w:top w:val="none" w:sz="0" w:space="0" w:color="auto"/>
            <w:left w:val="none" w:sz="0" w:space="0" w:color="auto"/>
            <w:bottom w:val="none" w:sz="0" w:space="0" w:color="auto"/>
            <w:right w:val="none" w:sz="0" w:space="0" w:color="auto"/>
          </w:divBdr>
        </w:div>
        <w:div w:id="776876269">
          <w:marLeft w:val="640"/>
          <w:marRight w:val="0"/>
          <w:marTop w:val="0"/>
          <w:marBottom w:val="0"/>
          <w:divBdr>
            <w:top w:val="none" w:sz="0" w:space="0" w:color="auto"/>
            <w:left w:val="none" w:sz="0" w:space="0" w:color="auto"/>
            <w:bottom w:val="none" w:sz="0" w:space="0" w:color="auto"/>
            <w:right w:val="none" w:sz="0" w:space="0" w:color="auto"/>
          </w:divBdr>
        </w:div>
        <w:div w:id="10038100">
          <w:marLeft w:val="640"/>
          <w:marRight w:val="0"/>
          <w:marTop w:val="0"/>
          <w:marBottom w:val="0"/>
          <w:divBdr>
            <w:top w:val="none" w:sz="0" w:space="0" w:color="auto"/>
            <w:left w:val="none" w:sz="0" w:space="0" w:color="auto"/>
            <w:bottom w:val="none" w:sz="0" w:space="0" w:color="auto"/>
            <w:right w:val="none" w:sz="0" w:space="0" w:color="auto"/>
          </w:divBdr>
        </w:div>
        <w:div w:id="1357731754">
          <w:marLeft w:val="640"/>
          <w:marRight w:val="0"/>
          <w:marTop w:val="0"/>
          <w:marBottom w:val="0"/>
          <w:divBdr>
            <w:top w:val="none" w:sz="0" w:space="0" w:color="auto"/>
            <w:left w:val="none" w:sz="0" w:space="0" w:color="auto"/>
            <w:bottom w:val="none" w:sz="0" w:space="0" w:color="auto"/>
            <w:right w:val="none" w:sz="0" w:space="0" w:color="auto"/>
          </w:divBdr>
        </w:div>
        <w:div w:id="1071344050">
          <w:marLeft w:val="640"/>
          <w:marRight w:val="0"/>
          <w:marTop w:val="0"/>
          <w:marBottom w:val="0"/>
          <w:divBdr>
            <w:top w:val="none" w:sz="0" w:space="0" w:color="auto"/>
            <w:left w:val="none" w:sz="0" w:space="0" w:color="auto"/>
            <w:bottom w:val="none" w:sz="0" w:space="0" w:color="auto"/>
            <w:right w:val="none" w:sz="0" w:space="0" w:color="auto"/>
          </w:divBdr>
        </w:div>
      </w:divsChild>
    </w:div>
    <w:div w:id="118644940">
      <w:bodyDiv w:val="1"/>
      <w:marLeft w:val="0"/>
      <w:marRight w:val="0"/>
      <w:marTop w:val="0"/>
      <w:marBottom w:val="0"/>
      <w:divBdr>
        <w:top w:val="none" w:sz="0" w:space="0" w:color="auto"/>
        <w:left w:val="none" w:sz="0" w:space="0" w:color="auto"/>
        <w:bottom w:val="none" w:sz="0" w:space="0" w:color="auto"/>
        <w:right w:val="none" w:sz="0" w:space="0" w:color="auto"/>
      </w:divBdr>
      <w:divsChild>
        <w:div w:id="666320532">
          <w:marLeft w:val="640"/>
          <w:marRight w:val="0"/>
          <w:marTop w:val="0"/>
          <w:marBottom w:val="0"/>
          <w:divBdr>
            <w:top w:val="none" w:sz="0" w:space="0" w:color="auto"/>
            <w:left w:val="none" w:sz="0" w:space="0" w:color="auto"/>
            <w:bottom w:val="none" w:sz="0" w:space="0" w:color="auto"/>
            <w:right w:val="none" w:sz="0" w:space="0" w:color="auto"/>
          </w:divBdr>
        </w:div>
        <w:div w:id="1264457835">
          <w:marLeft w:val="640"/>
          <w:marRight w:val="0"/>
          <w:marTop w:val="0"/>
          <w:marBottom w:val="0"/>
          <w:divBdr>
            <w:top w:val="none" w:sz="0" w:space="0" w:color="auto"/>
            <w:left w:val="none" w:sz="0" w:space="0" w:color="auto"/>
            <w:bottom w:val="none" w:sz="0" w:space="0" w:color="auto"/>
            <w:right w:val="none" w:sz="0" w:space="0" w:color="auto"/>
          </w:divBdr>
        </w:div>
        <w:div w:id="1369839471">
          <w:marLeft w:val="640"/>
          <w:marRight w:val="0"/>
          <w:marTop w:val="0"/>
          <w:marBottom w:val="0"/>
          <w:divBdr>
            <w:top w:val="none" w:sz="0" w:space="0" w:color="auto"/>
            <w:left w:val="none" w:sz="0" w:space="0" w:color="auto"/>
            <w:bottom w:val="none" w:sz="0" w:space="0" w:color="auto"/>
            <w:right w:val="none" w:sz="0" w:space="0" w:color="auto"/>
          </w:divBdr>
        </w:div>
        <w:div w:id="79106227">
          <w:marLeft w:val="640"/>
          <w:marRight w:val="0"/>
          <w:marTop w:val="0"/>
          <w:marBottom w:val="0"/>
          <w:divBdr>
            <w:top w:val="none" w:sz="0" w:space="0" w:color="auto"/>
            <w:left w:val="none" w:sz="0" w:space="0" w:color="auto"/>
            <w:bottom w:val="none" w:sz="0" w:space="0" w:color="auto"/>
            <w:right w:val="none" w:sz="0" w:space="0" w:color="auto"/>
          </w:divBdr>
        </w:div>
        <w:div w:id="1022126848">
          <w:marLeft w:val="640"/>
          <w:marRight w:val="0"/>
          <w:marTop w:val="0"/>
          <w:marBottom w:val="0"/>
          <w:divBdr>
            <w:top w:val="none" w:sz="0" w:space="0" w:color="auto"/>
            <w:left w:val="none" w:sz="0" w:space="0" w:color="auto"/>
            <w:bottom w:val="none" w:sz="0" w:space="0" w:color="auto"/>
            <w:right w:val="none" w:sz="0" w:space="0" w:color="auto"/>
          </w:divBdr>
        </w:div>
        <w:div w:id="1991713519">
          <w:marLeft w:val="640"/>
          <w:marRight w:val="0"/>
          <w:marTop w:val="0"/>
          <w:marBottom w:val="0"/>
          <w:divBdr>
            <w:top w:val="none" w:sz="0" w:space="0" w:color="auto"/>
            <w:left w:val="none" w:sz="0" w:space="0" w:color="auto"/>
            <w:bottom w:val="none" w:sz="0" w:space="0" w:color="auto"/>
            <w:right w:val="none" w:sz="0" w:space="0" w:color="auto"/>
          </w:divBdr>
        </w:div>
        <w:div w:id="995498510">
          <w:marLeft w:val="640"/>
          <w:marRight w:val="0"/>
          <w:marTop w:val="0"/>
          <w:marBottom w:val="0"/>
          <w:divBdr>
            <w:top w:val="none" w:sz="0" w:space="0" w:color="auto"/>
            <w:left w:val="none" w:sz="0" w:space="0" w:color="auto"/>
            <w:bottom w:val="none" w:sz="0" w:space="0" w:color="auto"/>
            <w:right w:val="none" w:sz="0" w:space="0" w:color="auto"/>
          </w:divBdr>
        </w:div>
        <w:div w:id="533231375">
          <w:marLeft w:val="640"/>
          <w:marRight w:val="0"/>
          <w:marTop w:val="0"/>
          <w:marBottom w:val="0"/>
          <w:divBdr>
            <w:top w:val="none" w:sz="0" w:space="0" w:color="auto"/>
            <w:left w:val="none" w:sz="0" w:space="0" w:color="auto"/>
            <w:bottom w:val="none" w:sz="0" w:space="0" w:color="auto"/>
            <w:right w:val="none" w:sz="0" w:space="0" w:color="auto"/>
          </w:divBdr>
        </w:div>
        <w:div w:id="747921876">
          <w:marLeft w:val="640"/>
          <w:marRight w:val="0"/>
          <w:marTop w:val="0"/>
          <w:marBottom w:val="0"/>
          <w:divBdr>
            <w:top w:val="none" w:sz="0" w:space="0" w:color="auto"/>
            <w:left w:val="none" w:sz="0" w:space="0" w:color="auto"/>
            <w:bottom w:val="none" w:sz="0" w:space="0" w:color="auto"/>
            <w:right w:val="none" w:sz="0" w:space="0" w:color="auto"/>
          </w:divBdr>
        </w:div>
        <w:div w:id="569733775">
          <w:marLeft w:val="640"/>
          <w:marRight w:val="0"/>
          <w:marTop w:val="0"/>
          <w:marBottom w:val="0"/>
          <w:divBdr>
            <w:top w:val="none" w:sz="0" w:space="0" w:color="auto"/>
            <w:left w:val="none" w:sz="0" w:space="0" w:color="auto"/>
            <w:bottom w:val="none" w:sz="0" w:space="0" w:color="auto"/>
            <w:right w:val="none" w:sz="0" w:space="0" w:color="auto"/>
          </w:divBdr>
        </w:div>
        <w:div w:id="2054386653">
          <w:marLeft w:val="640"/>
          <w:marRight w:val="0"/>
          <w:marTop w:val="0"/>
          <w:marBottom w:val="0"/>
          <w:divBdr>
            <w:top w:val="none" w:sz="0" w:space="0" w:color="auto"/>
            <w:left w:val="none" w:sz="0" w:space="0" w:color="auto"/>
            <w:bottom w:val="none" w:sz="0" w:space="0" w:color="auto"/>
            <w:right w:val="none" w:sz="0" w:space="0" w:color="auto"/>
          </w:divBdr>
        </w:div>
        <w:div w:id="416754791">
          <w:marLeft w:val="640"/>
          <w:marRight w:val="0"/>
          <w:marTop w:val="0"/>
          <w:marBottom w:val="0"/>
          <w:divBdr>
            <w:top w:val="none" w:sz="0" w:space="0" w:color="auto"/>
            <w:left w:val="none" w:sz="0" w:space="0" w:color="auto"/>
            <w:bottom w:val="none" w:sz="0" w:space="0" w:color="auto"/>
            <w:right w:val="none" w:sz="0" w:space="0" w:color="auto"/>
          </w:divBdr>
        </w:div>
        <w:div w:id="1901211625">
          <w:marLeft w:val="640"/>
          <w:marRight w:val="0"/>
          <w:marTop w:val="0"/>
          <w:marBottom w:val="0"/>
          <w:divBdr>
            <w:top w:val="none" w:sz="0" w:space="0" w:color="auto"/>
            <w:left w:val="none" w:sz="0" w:space="0" w:color="auto"/>
            <w:bottom w:val="none" w:sz="0" w:space="0" w:color="auto"/>
            <w:right w:val="none" w:sz="0" w:space="0" w:color="auto"/>
          </w:divBdr>
        </w:div>
        <w:div w:id="403988172">
          <w:marLeft w:val="640"/>
          <w:marRight w:val="0"/>
          <w:marTop w:val="0"/>
          <w:marBottom w:val="0"/>
          <w:divBdr>
            <w:top w:val="none" w:sz="0" w:space="0" w:color="auto"/>
            <w:left w:val="none" w:sz="0" w:space="0" w:color="auto"/>
            <w:bottom w:val="none" w:sz="0" w:space="0" w:color="auto"/>
            <w:right w:val="none" w:sz="0" w:space="0" w:color="auto"/>
          </w:divBdr>
        </w:div>
        <w:div w:id="1400709293">
          <w:marLeft w:val="640"/>
          <w:marRight w:val="0"/>
          <w:marTop w:val="0"/>
          <w:marBottom w:val="0"/>
          <w:divBdr>
            <w:top w:val="none" w:sz="0" w:space="0" w:color="auto"/>
            <w:left w:val="none" w:sz="0" w:space="0" w:color="auto"/>
            <w:bottom w:val="none" w:sz="0" w:space="0" w:color="auto"/>
            <w:right w:val="none" w:sz="0" w:space="0" w:color="auto"/>
          </w:divBdr>
        </w:div>
        <w:div w:id="698245069">
          <w:marLeft w:val="640"/>
          <w:marRight w:val="0"/>
          <w:marTop w:val="0"/>
          <w:marBottom w:val="0"/>
          <w:divBdr>
            <w:top w:val="none" w:sz="0" w:space="0" w:color="auto"/>
            <w:left w:val="none" w:sz="0" w:space="0" w:color="auto"/>
            <w:bottom w:val="none" w:sz="0" w:space="0" w:color="auto"/>
            <w:right w:val="none" w:sz="0" w:space="0" w:color="auto"/>
          </w:divBdr>
        </w:div>
        <w:div w:id="1875968994">
          <w:marLeft w:val="640"/>
          <w:marRight w:val="0"/>
          <w:marTop w:val="0"/>
          <w:marBottom w:val="0"/>
          <w:divBdr>
            <w:top w:val="none" w:sz="0" w:space="0" w:color="auto"/>
            <w:left w:val="none" w:sz="0" w:space="0" w:color="auto"/>
            <w:bottom w:val="none" w:sz="0" w:space="0" w:color="auto"/>
            <w:right w:val="none" w:sz="0" w:space="0" w:color="auto"/>
          </w:divBdr>
        </w:div>
        <w:div w:id="1928074907">
          <w:marLeft w:val="640"/>
          <w:marRight w:val="0"/>
          <w:marTop w:val="0"/>
          <w:marBottom w:val="0"/>
          <w:divBdr>
            <w:top w:val="none" w:sz="0" w:space="0" w:color="auto"/>
            <w:left w:val="none" w:sz="0" w:space="0" w:color="auto"/>
            <w:bottom w:val="none" w:sz="0" w:space="0" w:color="auto"/>
            <w:right w:val="none" w:sz="0" w:space="0" w:color="auto"/>
          </w:divBdr>
        </w:div>
        <w:div w:id="1336959427">
          <w:marLeft w:val="640"/>
          <w:marRight w:val="0"/>
          <w:marTop w:val="0"/>
          <w:marBottom w:val="0"/>
          <w:divBdr>
            <w:top w:val="none" w:sz="0" w:space="0" w:color="auto"/>
            <w:left w:val="none" w:sz="0" w:space="0" w:color="auto"/>
            <w:bottom w:val="none" w:sz="0" w:space="0" w:color="auto"/>
            <w:right w:val="none" w:sz="0" w:space="0" w:color="auto"/>
          </w:divBdr>
        </w:div>
        <w:div w:id="424350808">
          <w:marLeft w:val="640"/>
          <w:marRight w:val="0"/>
          <w:marTop w:val="0"/>
          <w:marBottom w:val="0"/>
          <w:divBdr>
            <w:top w:val="none" w:sz="0" w:space="0" w:color="auto"/>
            <w:left w:val="none" w:sz="0" w:space="0" w:color="auto"/>
            <w:bottom w:val="none" w:sz="0" w:space="0" w:color="auto"/>
            <w:right w:val="none" w:sz="0" w:space="0" w:color="auto"/>
          </w:divBdr>
        </w:div>
        <w:div w:id="2071341952">
          <w:marLeft w:val="640"/>
          <w:marRight w:val="0"/>
          <w:marTop w:val="0"/>
          <w:marBottom w:val="0"/>
          <w:divBdr>
            <w:top w:val="none" w:sz="0" w:space="0" w:color="auto"/>
            <w:left w:val="none" w:sz="0" w:space="0" w:color="auto"/>
            <w:bottom w:val="none" w:sz="0" w:space="0" w:color="auto"/>
            <w:right w:val="none" w:sz="0" w:space="0" w:color="auto"/>
          </w:divBdr>
        </w:div>
        <w:div w:id="1365136045">
          <w:marLeft w:val="640"/>
          <w:marRight w:val="0"/>
          <w:marTop w:val="0"/>
          <w:marBottom w:val="0"/>
          <w:divBdr>
            <w:top w:val="none" w:sz="0" w:space="0" w:color="auto"/>
            <w:left w:val="none" w:sz="0" w:space="0" w:color="auto"/>
            <w:bottom w:val="none" w:sz="0" w:space="0" w:color="auto"/>
            <w:right w:val="none" w:sz="0" w:space="0" w:color="auto"/>
          </w:divBdr>
        </w:div>
        <w:div w:id="1717663527">
          <w:marLeft w:val="640"/>
          <w:marRight w:val="0"/>
          <w:marTop w:val="0"/>
          <w:marBottom w:val="0"/>
          <w:divBdr>
            <w:top w:val="none" w:sz="0" w:space="0" w:color="auto"/>
            <w:left w:val="none" w:sz="0" w:space="0" w:color="auto"/>
            <w:bottom w:val="none" w:sz="0" w:space="0" w:color="auto"/>
            <w:right w:val="none" w:sz="0" w:space="0" w:color="auto"/>
          </w:divBdr>
        </w:div>
        <w:div w:id="1014266402">
          <w:marLeft w:val="640"/>
          <w:marRight w:val="0"/>
          <w:marTop w:val="0"/>
          <w:marBottom w:val="0"/>
          <w:divBdr>
            <w:top w:val="none" w:sz="0" w:space="0" w:color="auto"/>
            <w:left w:val="none" w:sz="0" w:space="0" w:color="auto"/>
            <w:bottom w:val="none" w:sz="0" w:space="0" w:color="auto"/>
            <w:right w:val="none" w:sz="0" w:space="0" w:color="auto"/>
          </w:divBdr>
        </w:div>
        <w:div w:id="659695240">
          <w:marLeft w:val="640"/>
          <w:marRight w:val="0"/>
          <w:marTop w:val="0"/>
          <w:marBottom w:val="0"/>
          <w:divBdr>
            <w:top w:val="none" w:sz="0" w:space="0" w:color="auto"/>
            <w:left w:val="none" w:sz="0" w:space="0" w:color="auto"/>
            <w:bottom w:val="none" w:sz="0" w:space="0" w:color="auto"/>
            <w:right w:val="none" w:sz="0" w:space="0" w:color="auto"/>
          </w:divBdr>
        </w:div>
        <w:div w:id="1184906211">
          <w:marLeft w:val="640"/>
          <w:marRight w:val="0"/>
          <w:marTop w:val="0"/>
          <w:marBottom w:val="0"/>
          <w:divBdr>
            <w:top w:val="none" w:sz="0" w:space="0" w:color="auto"/>
            <w:left w:val="none" w:sz="0" w:space="0" w:color="auto"/>
            <w:bottom w:val="none" w:sz="0" w:space="0" w:color="auto"/>
            <w:right w:val="none" w:sz="0" w:space="0" w:color="auto"/>
          </w:divBdr>
        </w:div>
        <w:div w:id="171338244">
          <w:marLeft w:val="640"/>
          <w:marRight w:val="0"/>
          <w:marTop w:val="0"/>
          <w:marBottom w:val="0"/>
          <w:divBdr>
            <w:top w:val="none" w:sz="0" w:space="0" w:color="auto"/>
            <w:left w:val="none" w:sz="0" w:space="0" w:color="auto"/>
            <w:bottom w:val="none" w:sz="0" w:space="0" w:color="auto"/>
            <w:right w:val="none" w:sz="0" w:space="0" w:color="auto"/>
          </w:divBdr>
        </w:div>
        <w:div w:id="962157791">
          <w:marLeft w:val="640"/>
          <w:marRight w:val="0"/>
          <w:marTop w:val="0"/>
          <w:marBottom w:val="0"/>
          <w:divBdr>
            <w:top w:val="none" w:sz="0" w:space="0" w:color="auto"/>
            <w:left w:val="none" w:sz="0" w:space="0" w:color="auto"/>
            <w:bottom w:val="none" w:sz="0" w:space="0" w:color="auto"/>
            <w:right w:val="none" w:sz="0" w:space="0" w:color="auto"/>
          </w:divBdr>
        </w:div>
        <w:div w:id="1760326953">
          <w:marLeft w:val="640"/>
          <w:marRight w:val="0"/>
          <w:marTop w:val="0"/>
          <w:marBottom w:val="0"/>
          <w:divBdr>
            <w:top w:val="none" w:sz="0" w:space="0" w:color="auto"/>
            <w:left w:val="none" w:sz="0" w:space="0" w:color="auto"/>
            <w:bottom w:val="none" w:sz="0" w:space="0" w:color="auto"/>
            <w:right w:val="none" w:sz="0" w:space="0" w:color="auto"/>
          </w:divBdr>
        </w:div>
        <w:div w:id="1064177297">
          <w:marLeft w:val="640"/>
          <w:marRight w:val="0"/>
          <w:marTop w:val="0"/>
          <w:marBottom w:val="0"/>
          <w:divBdr>
            <w:top w:val="none" w:sz="0" w:space="0" w:color="auto"/>
            <w:left w:val="none" w:sz="0" w:space="0" w:color="auto"/>
            <w:bottom w:val="none" w:sz="0" w:space="0" w:color="auto"/>
            <w:right w:val="none" w:sz="0" w:space="0" w:color="auto"/>
          </w:divBdr>
        </w:div>
        <w:div w:id="1807233129">
          <w:marLeft w:val="640"/>
          <w:marRight w:val="0"/>
          <w:marTop w:val="0"/>
          <w:marBottom w:val="0"/>
          <w:divBdr>
            <w:top w:val="none" w:sz="0" w:space="0" w:color="auto"/>
            <w:left w:val="none" w:sz="0" w:space="0" w:color="auto"/>
            <w:bottom w:val="none" w:sz="0" w:space="0" w:color="auto"/>
            <w:right w:val="none" w:sz="0" w:space="0" w:color="auto"/>
          </w:divBdr>
        </w:div>
        <w:div w:id="931858924">
          <w:marLeft w:val="640"/>
          <w:marRight w:val="0"/>
          <w:marTop w:val="0"/>
          <w:marBottom w:val="0"/>
          <w:divBdr>
            <w:top w:val="none" w:sz="0" w:space="0" w:color="auto"/>
            <w:left w:val="none" w:sz="0" w:space="0" w:color="auto"/>
            <w:bottom w:val="none" w:sz="0" w:space="0" w:color="auto"/>
            <w:right w:val="none" w:sz="0" w:space="0" w:color="auto"/>
          </w:divBdr>
        </w:div>
        <w:div w:id="1045907491">
          <w:marLeft w:val="640"/>
          <w:marRight w:val="0"/>
          <w:marTop w:val="0"/>
          <w:marBottom w:val="0"/>
          <w:divBdr>
            <w:top w:val="none" w:sz="0" w:space="0" w:color="auto"/>
            <w:left w:val="none" w:sz="0" w:space="0" w:color="auto"/>
            <w:bottom w:val="none" w:sz="0" w:space="0" w:color="auto"/>
            <w:right w:val="none" w:sz="0" w:space="0" w:color="auto"/>
          </w:divBdr>
        </w:div>
        <w:div w:id="1980913856">
          <w:marLeft w:val="640"/>
          <w:marRight w:val="0"/>
          <w:marTop w:val="0"/>
          <w:marBottom w:val="0"/>
          <w:divBdr>
            <w:top w:val="none" w:sz="0" w:space="0" w:color="auto"/>
            <w:left w:val="none" w:sz="0" w:space="0" w:color="auto"/>
            <w:bottom w:val="none" w:sz="0" w:space="0" w:color="auto"/>
            <w:right w:val="none" w:sz="0" w:space="0" w:color="auto"/>
          </w:divBdr>
        </w:div>
        <w:div w:id="1786463170">
          <w:marLeft w:val="640"/>
          <w:marRight w:val="0"/>
          <w:marTop w:val="0"/>
          <w:marBottom w:val="0"/>
          <w:divBdr>
            <w:top w:val="none" w:sz="0" w:space="0" w:color="auto"/>
            <w:left w:val="none" w:sz="0" w:space="0" w:color="auto"/>
            <w:bottom w:val="none" w:sz="0" w:space="0" w:color="auto"/>
            <w:right w:val="none" w:sz="0" w:space="0" w:color="auto"/>
          </w:divBdr>
        </w:div>
        <w:div w:id="228808807">
          <w:marLeft w:val="640"/>
          <w:marRight w:val="0"/>
          <w:marTop w:val="0"/>
          <w:marBottom w:val="0"/>
          <w:divBdr>
            <w:top w:val="none" w:sz="0" w:space="0" w:color="auto"/>
            <w:left w:val="none" w:sz="0" w:space="0" w:color="auto"/>
            <w:bottom w:val="none" w:sz="0" w:space="0" w:color="auto"/>
            <w:right w:val="none" w:sz="0" w:space="0" w:color="auto"/>
          </w:divBdr>
        </w:div>
        <w:div w:id="235015440">
          <w:marLeft w:val="640"/>
          <w:marRight w:val="0"/>
          <w:marTop w:val="0"/>
          <w:marBottom w:val="0"/>
          <w:divBdr>
            <w:top w:val="none" w:sz="0" w:space="0" w:color="auto"/>
            <w:left w:val="none" w:sz="0" w:space="0" w:color="auto"/>
            <w:bottom w:val="none" w:sz="0" w:space="0" w:color="auto"/>
            <w:right w:val="none" w:sz="0" w:space="0" w:color="auto"/>
          </w:divBdr>
        </w:div>
        <w:div w:id="864563611">
          <w:marLeft w:val="640"/>
          <w:marRight w:val="0"/>
          <w:marTop w:val="0"/>
          <w:marBottom w:val="0"/>
          <w:divBdr>
            <w:top w:val="none" w:sz="0" w:space="0" w:color="auto"/>
            <w:left w:val="none" w:sz="0" w:space="0" w:color="auto"/>
            <w:bottom w:val="none" w:sz="0" w:space="0" w:color="auto"/>
            <w:right w:val="none" w:sz="0" w:space="0" w:color="auto"/>
          </w:divBdr>
        </w:div>
        <w:div w:id="335151502">
          <w:marLeft w:val="640"/>
          <w:marRight w:val="0"/>
          <w:marTop w:val="0"/>
          <w:marBottom w:val="0"/>
          <w:divBdr>
            <w:top w:val="none" w:sz="0" w:space="0" w:color="auto"/>
            <w:left w:val="none" w:sz="0" w:space="0" w:color="auto"/>
            <w:bottom w:val="none" w:sz="0" w:space="0" w:color="auto"/>
            <w:right w:val="none" w:sz="0" w:space="0" w:color="auto"/>
          </w:divBdr>
        </w:div>
        <w:div w:id="640960233">
          <w:marLeft w:val="640"/>
          <w:marRight w:val="0"/>
          <w:marTop w:val="0"/>
          <w:marBottom w:val="0"/>
          <w:divBdr>
            <w:top w:val="none" w:sz="0" w:space="0" w:color="auto"/>
            <w:left w:val="none" w:sz="0" w:space="0" w:color="auto"/>
            <w:bottom w:val="none" w:sz="0" w:space="0" w:color="auto"/>
            <w:right w:val="none" w:sz="0" w:space="0" w:color="auto"/>
          </w:divBdr>
        </w:div>
        <w:div w:id="92751277">
          <w:marLeft w:val="640"/>
          <w:marRight w:val="0"/>
          <w:marTop w:val="0"/>
          <w:marBottom w:val="0"/>
          <w:divBdr>
            <w:top w:val="none" w:sz="0" w:space="0" w:color="auto"/>
            <w:left w:val="none" w:sz="0" w:space="0" w:color="auto"/>
            <w:bottom w:val="none" w:sz="0" w:space="0" w:color="auto"/>
            <w:right w:val="none" w:sz="0" w:space="0" w:color="auto"/>
          </w:divBdr>
        </w:div>
        <w:div w:id="341128177">
          <w:marLeft w:val="640"/>
          <w:marRight w:val="0"/>
          <w:marTop w:val="0"/>
          <w:marBottom w:val="0"/>
          <w:divBdr>
            <w:top w:val="none" w:sz="0" w:space="0" w:color="auto"/>
            <w:left w:val="none" w:sz="0" w:space="0" w:color="auto"/>
            <w:bottom w:val="none" w:sz="0" w:space="0" w:color="auto"/>
            <w:right w:val="none" w:sz="0" w:space="0" w:color="auto"/>
          </w:divBdr>
        </w:div>
        <w:div w:id="1048383499">
          <w:marLeft w:val="640"/>
          <w:marRight w:val="0"/>
          <w:marTop w:val="0"/>
          <w:marBottom w:val="0"/>
          <w:divBdr>
            <w:top w:val="none" w:sz="0" w:space="0" w:color="auto"/>
            <w:left w:val="none" w:sz="0" w:space="0" w:color="auto"/>
            <w:bottom w:val="none" w:sz="0" w:space="0" w:color="auto"/>
            <w:right w:val="none" w:sz="0" w:space="0" w:color="auto"/>
          </w:divBdr>
        </w:div>
        <w:div w:id="93478844">
          <w:marLeft w:val="640"/>
          <w:marRight w:val="0"/>
          <w:marTop w:val="0"/>
          <w:marBottom w:val="0"/>
          <w:divBdr>
            <w:top w:val="none" w:sz="0" w:space="0" w:color="auto"/>
            <w:left w:val="none" w:sz="0" w:space="0" w:color="auto"/>
            <w:bottom w:val="none" w:sz="0" w:space="0" w:color="auto"/>
            <w:right w:val="none" w:sz="0" w:space="0" w:color="auto"/>
          </w:divBdr>
        </w:div>
        <w:div w:id="1246188364">
          <w:marLeft w:val="640"/>
          <w:marRight w:val="0"/>
          <w:marTop w:val="0"/>
          <w:marBottom w:val="0"/>
          <w:divBdr>
            <w:top w:val="none" w:sz="0" w:space="0" w:color="auto"/>
            <w:left w:val="none" w:sz="0" w:space="0" w:color="auto"/>
            <w:bottom w:val="none" w:sz="0" w:space="0" w:color="auto"/>
            <w:right w:val="none" w:sz="0" w:space="0" w:color="auto"/>
          </w:divBdr>
        </w:div>
        <w:div w:id="896236266">
          <w:marLeft w:val="640"/>
          <w:marRight w:val="0"/>
          <w:marTop w:val="0"/>
          <w:marBottom w:val="0"/>
          <w:divBdr>
            <w:top w:val="none" w:sz="0" w:space="0" w:color="auto"/>
            <w:left w:val="none" w:sz="0" w:space="0" w:color="auto"/>
            <w:bottom w:val="none" w:sz="0" w:space="0" w:color="auto"/>
            <w:right w:val="none" w:sz="0" w:space="0" w:color="auto"/>
          </w:divBdr>
        </w:div>
        <w:div w:id="423260396">
          <w:marLeft w:val="640"/>
          <w:marRight w:val="0"/>
          <w:marTop w:val="0"/>
          <w:marBottom w:val="0"/>
          <w:divBdr>
            <w:top w:val="none" w:sz="0" w:space="0" w:color="auto"/>
            <w:left w:val="none" w:sz="0" w:space="0" w:color="auto"/>
            <w:bottom w:val="none" w:sz="0" w:space="0" w:color="auto"/>
            <w:right w:val="none" w:sz="0" w:space="0" w:color="auto"/>
          </w:divBdr>
        </w:div>
        <w:div w:id="751703000">
          <w:marLeft w:val="640"/>
          <w:marRight w:val="0"/>
          <w:marTop w:val="0"/>
          <w:marBottom w:val="0"/>
          <w:divBdr>
            <w:top w:val="none" w:sz="0" w:space="0" w:color="auto"/>
            <w:left w:val="none" w:sz="0" w:space="0" w:color="auto"/>
            <w:bottom w:val="none" w:sz="0" w:space="0" w:color="auto"/>
            <w:right w:val="none" w:sz="0" w:space="0" w:color="auto"/>
          </w:divBdr>
        </w:div>
        <w:div w:id="1517302190">
          <w:marLeft w:val="640"/>
          <w:marRight w:val="0"/>
          <w:marTop w:val="0"/>
          <w:marBottom w:val="0"/>
          <w:divBdr>
            <w:top w:val="none" w:sz="0" w:space="0" w:color="auto"/>
            <w:left w:val="none" w:sz="0" w:space="0" w:color="auto"/>
            <w:bottom w:val="none" w:sz="0" w:space="0" w:color="auto"/>
            <w:right w:val="none" w:sz="0" w:space="0" w:color="auto"/>
          </w:divBdr>
        </w:div>
        <w:div w:id="1974940031">
          <w:marLeft w:val="640"/>
          <w:marRight w:val="0"/>
          <w:marTop w:val="0"/>
          <w:marBottom w:val="0"/>
          <w:divBdr>
            <w:top w:val="none" w:sz="0" w:space="0" w:color="auto"/>
            <w:left w:val="none" w:sz="0" w:space="0" w:color="auto"/>
            <w:bottom w:val="none" w:sz="0" w:space="0" w:color="auto"/>
            <w:right w:val="none" w:sz="0" w:space="0" w:color="auto"/>
          </w:divBdr>
        </w:div>
        <w:div w:id="1597858638">
          <w:marLeft w:val="640"/>
          <w:marRight w:val="0"/>
          <w:marTop w:val="0"/>
          <w:marBottom w:val="0"/>
          <w:divBdr>
            <w:top w:val="none" w:sz="0" w:space="0" w:color="auto"/>
            <w:left w:val="none" w:sz="0" w:space="0" w:color="auto"/>
            <w:bottom w:val="none" w:sz="0" w:space="0" w:color="auto"/>
            <w:right w:val="none" w:sz="0" w:space="0" w:color="auto"/>
          </w:divBdr>
        </w:div>
        <w:div w:id="1575579638">
          <w:marLeft w:val="640"/>
          <w:marRight w:val="0"/>
          <w:marTop w:val="0"/>
          <w:marBottom w:val="0"/>
          <w:divBdr>
            <w:top w:val="none" w:sz="0" w:space="0" w:color="auto"/>
            <w:left w:val="none" w:sz="0" w:space="0" w:color="auto"/>
            <w:bottom w:val="none" w:sz="0" w:space="0" w:color="auto"/>
            <w:right w:val="none" w:sz="0" w:space="0" w:color="auto"/>
          </w:divBdr>
        </w:div>
        <w:div w:id="1267346163">
          <w:marLeft w:val="640"/>
          <w:marRight w:val="0"/>
          <w:marTop w:val="0"/>
          <w:marBottom w:val="0"/>
          <w:divBdr>
            <w:top w:val="none" w:sz="0" w:space="0" w:color="auto"/>
            <w:left w:val="none" w:sz="0" w:space="0" w:color="auto"/>
            <w:bottom w:val="none" w:sz="0" w:space="0" w:color="auto"/>
            <w:right w:val="none" w:sz="0" w:space="0" w:color="auto"/>
          </w:divBdr>
        </w:div>
        <w:div w:id="902713270">
          <w:marLeft w:val="640"/>
          <w:marRight w:val="0"/>
          <w:marTop w:val="0"/>
          <w:marBottom w:val="0"/>
          <w:divBdr>
            <w:top w:val="none" w:sz="0" w:space="0" w:color="auto"/>
            <w:left w:val="none" w:sz="0" w:space="0" w:color="auto"/>
            <w:bottom w:val="none" w:sz="0" w:space="0" w:color="auto"/>
            <w:right w:val="none" w:sz="0" w:space="0" w:color="auto"/>
          </w:divBdr>
        </w:div>
        <w:div w:id="734738868">
          <w:marLeft w:val="640"/>
          <w:marRight w:val="0"/>
          <w:marTop w:val="0"/>
          <w:marBottom w:val="0"/>
          <w:divBdr>
            <w:top w:val="none" w:sz="0" w:space="0" w:color="auto"/>
            <w:left w:val="none" w:sz="0" w:space="0" w:color="auto"/>
            <w:bottom w:val="none" w:sz="0" w:space="0" w:color="auto"/>
            <w:right w:val="none" w:sz="0" w:space="0" w:color="auto"/>
          </w:divBdr>
        </w:div>
        <w:div w:id="1085766316">
          <w:marLeft w:val="640"/>
          <w:marRight w:val="0"/>
          <w:marTop w:val="0"/>
          <w:marBottom w:val="0"/>
          <w:divBdr>
            <w:top w:val="none" w:sz="0" w:space="0" w:color="auto"/>
            <w:left w:val="none" w:sz="0" w:space="0" w:color="auto"/>
            <w:bottom w:val="none" w:sz="0" w:space="0" w:color="auto"/>
            <w:right w:val="none" w:sz="0" w:space="0" w:color="auto"/>
          </w:divBdr>
        </w:div>
        <w:div w:id="1386178593">
          <w:marLeft w:val="640"/>
          <w:marRight w:val="0"/>
          <w:marTop w:val="0"/>
          <w:marBottom w:val="0"/>
          <w:divBdr>
            <w:top w:val="none" w:sz="0" w:space="0" w:color="auto"/>
            <w:left w:val="none" w:sz="0" w:space="0" w:color="auto"/>
            <w:bottom w:val="none" w:sz="0" w:space="0" w:color="auto"/>
            <w:right w:val="none" w:sz="0" w:space="0" w:color="auto"/>
          </w:divBdr>
        </w:div>
        <w:div w:id="1676571795">
          <w:marLeft w:val="640"/>
          <w:marRight w:val="0"/>
          <w:marTop w:val="0"/>
          <w:marBottom w:val="0"/>
          <w:divBdr>
            <w:top w:val="none" w:sz="0" w:space="0" w:color="auto"/>
            <w:left w:val="none" w:sz="0" w:space="0" w:color="auto"/>
            <w:bottom w:val="none" w:sz="0" w:space="0" w:color="auto"/>
            <w:right w:val="none" w:sz="0" w:space="0" w:color="auto"/>
          </w:divBdr>
        </w:div>
        <w:div w:id="1646200265">
          <w:marLeft w:val="640"/>
          <w:marRight w:val="0"/>
          <w:marTop w:val="0"/>
          <w:marBottom w:val="0"/>
          <w:divBdr>
            <w:top w:val="none" w:sz="0" w:space="0" w:color="auto"/>
            <w:left w:val="none" w:sz="0" w:space="0" w:color="auto"/>
            <w:bottom w:val="none" w:sz="0" w:space="0" w:color="auto"/>
            <w:right w:val="none" w:sz="0" w:space="0" w:color="auto"/>
          </w:divBdr>
        </w:div>
        <w:div w:id="1887329053">
          <w:marLeft w:val="640"/>
          <w:marRight w:val="0"/>
          <w:marTop w:val="0"/>
          <w:marBottom w:val="0"/>
          <w:divBdr>
            <w:top w:val="none" w:sz="0" w:space="0" w:color="auto"/>
            <w:left w:val="none" w:sz="0" w:space="0" w:color="auto"/>
            <w:bottom w:val="none" w:sz="0" w:space="0" w:color="auto"/>
            <w:right w:val="none" w:sz="0" w:space="0" w:color="auto"/>
          </w:divBdr>
        </w:div>
        <w:div w:id="2079745390">
          <w:marLeft w:val="640"/>
          <w:marRight w:val="0"/>
          <w:marTop w:val="0"/>
          <w:marBottom w:val="0"/>
          <w:divBdr>
            <w:top w:val="none" w:sz="0" w:space="0" w:color="auto"/>
            <w:left w:val="none" w:sz="0" w:space="0" w:color="auto"/>
            <w:bottom w:val="none" w:sz="0" w:space="0" w:color="auto"/>
            <w:right w:val="none" w:sz="0" w:space="0" w:color="auto"/>
          </w:divBdr>
        </w:div>
        <w:div w:id="1440442381">
          <w:marLeft w:val="640"/>
          <w:marRight w:val="0"/>
          <w:marTop w:val="0"/>
          <w:marBottom w:val="0"/>
          <w:divBdr>
            <w:top w:val="none" w:sz="0" w:space="0" w:color="auto"/>
            <w:left w:val="none" w:sz="0" w:space="0" w:color="auto"/>
            <w:bottom w:val="none" w:sz="0" w:space="0" w:color="auto"/>
            <w:right w:val="none" w:sz="0" w:space="0" w:color="auto"/>
          </w:divBdr>
        </w:div>
        <w:div w:id="1758090085">
          <w:marLeft w:val="640"/>
          <w:marRight w:val="0"/>
          <w:marTop w:val="0"/>
          <w:marBottom w:val="0"/>
          <w:divBdr>
            <w:top w:val="none" w:sz="0" w:space="0" w:color="auto"/>
            <w:left w:val="none" w:sz="0" w:space="0" w:color="auto"/>
            <w:bottom w:val="none" w:sz="0" w:space="0" w:color="auto"/>
            <w:right w:val="none" w:sz="0" w:space="0" w:color="auto"/>
          </w:divBdr>
        </w:div>
        <w:div w:id="1873415723">
          <w:marLeft w:val="640"/>
          <w:marRight w:val="0"/>
          <w:marTop w:val="0"/>
          <w:marBottom w:val="0"/>
          <w:divBdr>
            <w:top w:val="none" w:sz="0" w:space="0" w:color="auto"/>
            <w:left w:val="none" w:sz="0" w:space="0" w:color="auto"/>
            <w:bottom w:val="none" w:sz="0" w:space="0" w:color="auto"/>
            <w:right w:val="none" w:sz="0" w:space="0" w:color="auto"/>
          </w:divBdr>
        </w:div>
        <w:div w:id="262611200">
          <w:marLeft w:val="640"/>
          <w:marRight w:val="0"/>
          <w:marTop w:val="0"/>
          <w:marBottom w:val="0"/>
          <w:divBdr>
            <w:top w:val="none" w:sz="0" w:space="0" w:color="auto"/>
            <w:left w:val="none" w:sz="0" w:space="0" w:color="auto"/>
            <w:bottom w:val="none" w:sz="0" w:space="0" w:color="auto"/>
            <w:right w:val="none" w:sz="0" w:space="0" w:color="auto"/>
          </w:divBdr>
        </w:div>
        <w:div w:id="359402241">
          <w:marLeft w:val="640"/>
          <w:marRight w:val="0"/>
          <w:marTop w:val="0"/>
          <w:marBottom w:val="0"/>
          <w:divBdr>
            <w:top w:val="none" w:sz="0" w:space="0" w:color="auto"/>
            <w:left w:val="none" w:sz="0" w:space="0" w:color="auto"/>
            <w:bottom w:val="none" w:sz="0" w:space="0" w:color="auto"/>
            <w:right w:val="none" w:sz="0" w:space="0" w:color="auto"/>
          </w:divBdr>
        </w:div>
        <w:div w:id="778643624">
          <w:marLeft w:val="640"/>
          <w:marRight w:val="0"/>
          <w:marTop w:val="0"/>
          <w:marBottom w:val="0"/>
          <w:divBdr>
            <w:top w:val="none" w:sz="0" w:space="0" w:color="auto"/>
            <w:left w:val="none" w:sz="0" w:space="0" w:color="auto"/>
            <w:bottom w:val="none" w:sz="0" w:space="0" w:color="auto"/>
            <w:right w:val="none" w:sz="0" w:space="0" w:color="auto"/>
          </w:divBdr>
        </w:div>
        <w:div w:id="1336956076">
          <w:marLeft w:val="640"/>
          <w:marRight w:val="0"/>
          <w:marTop w:val="0"/>
          <w:marBottom w:val="0"/>
          <w:divBdr>
            <w:top w:val="none" w:sz="0" w:space="0" w:color="auto"/>
            <w:left w:val="none" w:sz="0" w:space="0" w:color="auto"/>
            <w:bottom w:val="none" w:sz="0" w:space="0" w:color="auto"/>
            <w:right w:val="none" w:sz="0" w:space="0" w:color="auto"/>
          </w:divBdr>
        </w:div>
        <w:div w:id="1991709420">
          <w:marLeft w:val="640"/>
          <w:marRight w:val="0"/>
          <w:marTop w:val="0"/>
          <w:marBottom w:val="0"/>
          <w:divBdr>
            <w:top w:val="none" w:sz="0" w:space="0" w:color="auto"/>
            <w:left w:val="none" w:sz="0" w:space="0" w:color="auto"/>
            <w:bottom w:val="none" w:sz="0" w:space="0" w:color="auto"/>
            <w:right w:val="none" w:sz="0" w:space="0" w:color="auto"/>
          </w:divBdr>
        </w:div>
        <w:div w:id="1964580798">
          <w:marLeft w:val="640"/>
          <w:marRight w:val="0"/>
          <w:marTop w:val="0"/>
          <w:marBottom w:val="0"/>
          <w:divBdr>
            <w:top w:val="none" w:sz="0" w:space="0" w:color="auto"/>
            <w:left w:val="none" w:sz="0" w:space="0" w:color="auto"/>
            <w:bottom w:val="none" w:sz="0" w:space="0" w:color="auto"/>
            <w:right w:val="none" w:sz="0" w:space="0" w:color="auto"/>
          </w:divBdr>
        </w:div>
        <w:div w:id="1405226571">
          <w:marLeft w:val="640"/>
          <w:marRight w:val="0"/>
          <w:marTop w:val="0"/>
          <w:marBottom w:val="0"/>
          <w:divBdr>
            <w:top w:val="none" w:sz="0" w:space="0" w:color="auto"/>
            <w:left w:val="none" w:sz="0" w:space="0" w:color="auto"/>
            <w:bottom w:val="none" w:sz="0" w:space="0" w:color="auto"/>
            <w:right w:val="none" w:sz="0" w:space="0" w:color="auto"/>
          </w:divBdr>
        </w:div>
        <w:div w:id="1453982720">
          <w:marLeft w:val="640"/>
          <w:marRight w:val="0"/>
          <w:marTop w:val="0"/>
          <w:marBottom w:val="0"/>
          <w:divBdr>
            <w:top w:val="none" w:sz="0" w:space="0" w:color="auto"/>
            <w:left w:val="none" w:sz="0" w:space="0" w:color="auto"/>
            <w:bottom w:val="none" w:sz="0" w:space="0" w:color="auto"/>
            <w:right w:val="none" w:sz="0" w:space="0" w:color="auto"/>
          </w:divBdr>
        </w:div>
        <w:div w:id="2027559128">
          <w:marLeft w:val="640"/>
          <w:marRight w:val="0"/>
          <w:marTop w:val="0"/>
          <w:marBottom w:val="0"/>
          <w:divBdr>
            <w:top w:val="none" w:sz="0" w:space="0" w:color="auto"/>
            <w:left w:val="none" w:sz="0" w:space="0" w:color="auto"/>
            <w:bottom w:val="none" w:sz="0" w:space="0" w:color="auto"/>
            <w:right w:val="none" w:sz="0" w:space="0" w:color="auto"/>
          </w:divBdr>
        </w:div>
        <w:div w:id="385446947">
          <w:marLeft w:val="640"/>
          <w:marRight w:val="0"/>
          <w:marTop w:val="0"/>
          <w:marBottom w:val="0"/>
          <w:divBdr>
            <w:top w:val="none" w:sz="0" w:space="0" w:color="auto"/>
            <w:left w:val="none" w:sz="0" w:space="0" w:color="auto"/>
            <w:bottom w:val="none" w:sz="0" w:space="0" w:color="auto"/>
            <w:right w:val="none" w:sz="0" w:space="0" w:color="auto"/>
          </w:divBdr>
        </w:div>
        <w:div w:id="2109158871">
          <w:marLeft w:val="640"/>
          <w:marRight w:val="0"/>
          <w:marTop w:val="0"/>
          <w:marBottom w:val="0"/>
          <w:divBdr>
            <w:top w:val="none" w:sz="0" w:space="0" w:color="auto"/>
            <w:left w:val="none" w:sz="0" w:space="0" w:color="auto"/>
            <w:bottom w:val="none" w:sz="0" w:space="0" w:color="auto"/>
            <w:right w:val="none" w:sz="0" w:space="0" w:color="auto"/>
          </w:divBdr>
        </w:div>
        <w:div w:id="134101305">
          <w:marLeft w:val="640"/>
          <w:marRight w:val="0"/>
          <w:marTop w:val="0"/>
          <w:marBottom w:val="0"/>
          <w:divBdr>
            <w:top w:val="none" w:sz="0" w:space="0" w:color="auto"/>
            <w:left w:val="none" w:sz="0" w:space="0" w:color="auto"/>
            <w:bottom w:val="none" w:sz="0" w:space="0" w:color="auto"/>
            <w:right w:val="none" w:sz="0" w:space="0" w:color="auto"/>
          </w:divBdr>
        </w:div>
        <w:div w:id="1510948748">
          <w:marLeft w:val="640"/>
          <w:marRight w:val="0"/>
          <w:marTop w:val="0"/>
          <w:marBottom w:val="0"/>
          <w:divBdr>
            <w:top w:val="none" w:sz="0" w:space="0" w:color="auto"/>
            <w:left w:val="none" w:sz="0" w:space="0" w:color="auto"/>
            <w:bottom w:val="none" w:sz="0" w:space="0" w:color="auto"/>
            <w:right w:val="none" w:sz="0" w:space="0" w:color="auto"/>
          </w:divBdr>
        </w:div>
        <w:div w:id="1880051883">
          <w:marLeft w:val="640"/>
          <w:marRight w:val="0"/>
          <w:marTop w:val="0"/>
          <w:marBottom w:val="0"/>
          <w:divBdr>
            <w:top w:val="none" w:sz="0" w:space="0" w:color="auto"/>
            <w:left w:val="none" w:sz="0" w:space="0" w:color="auto"/>
            <w:bottom w:val="none" w:sz="0" w:space="0" w:color="auto"/>
            <w:right w:val="none" w:sz="0" w:space="0" w:color="auto"/>
          </w:divBdr>
        </w:div>
        <w:div w:id="1139761155">
          <w:marLeft w:val="640"/>
          <w:marRight w:val="0"/>
          <w:marTop w:val="0"/>
          <w:marBottom w:val="0"/>
          <w:divBdr>
            <w:top w:val="none" w:sz="0" w:space="0" w:color="auto"/>
            <w:left w:val="none" w:sz="0" w:space="0" w:color="auto"/>
            <w:bottom w:val="none" w:sz="0" w:space="0" w:color="auto"/>
            <w:right w:val="none" w:sz="0" w:space="0" w:color="auto"/>
          </w:divBdr>
        </w:div>
        <w:div w:id="68037163">
          <w:marLeft w:val="640"/>
          <w:marRight w:val="0"/>
          <w:marTop w:val="0"/>
          <w:marBottom w:val="0"/>
          <w:divBdr>
            <w:top w:val="none" w:sz="0" w:space="0" w:color="auto"/>
            <w:left w:val="none" w:sz="0" w:space="0" w:color="auto"/>
            <w:bottom w:val="none" w:sz="0" w:space="0" w:color="auto"/>
            <w:right w:val="none" w:sz="0" w:space="0" w:color="auto"/>
          </w:divBdr>
        </w:div>
        <w:div w:id="958033090">
          <w:marLeft w:val="640"/>
          <w:marRight w:val="0"/>
          <w:marTop w:val="0"/>
          <w:marBottom w:val="0"/>
          <w:divBdr>
            <w:top w:val="none" w:sz="0" w:space="0" w:color="auto"/>
            <w:left w:val="none" w:sz="0" w:space="0" w:color="auto"/>
            <w:bottom w:val="none" w:sz="0" w:space="0" w:color="auto"/>
            <w:right w:val="none" w:sz="0" w:space="0" w:color="auto"/>
          </w:divBdr>
        </w:div>
        <w:div w:id="2138982857">
          <w:marLeft w:val="640"/>
          <w:marRight w:val="0"/>
          <w:marTop w:val="0"/>
          <w:marBottom w:val="0"/>
          <w:divBdr>
            <w:top w:val="none" w:sz="0" w:space="0" w:color="auto"/>
            <w:left w:val="none" w:sz="0" w:space="0" w:color="auto"/>
            <w:bottom w:val="none" w:sz="0" w:space="0" w:color="auto"/>
            <w:right w:val="none" w:sz="0" w:space="0" w:color="auto"/>
          </w:divBdr>
        </w:div>
        <w:div w:id="867378272">
          <w:marLeft w:val="640"/>
          <w:marRight w:val="0"/>
          <w:marTop w:val="0"/>
          <w:marBottom w:val="0"/>
          <w:divBdr>
            <w:top w:val="none" w:sz="0" w:space="0" w:color="auto"/>
            <w:left w:val="none" w:sz="0" w:space="0" w:color="auto"/>
            <w:bottom w:val="none" w:sz="0" w:space="0" w:color="auto"/>
            <w:right w:val="none" w:sz="0" w:space="0" w:color="auto"/>
          </w:divBdr>
        </w:div>
        <w:div w:id="369769775">
          <w:marLeft w:val="640"/>
          <w:marRight w:val="0"/>
          <w:marTop w:val="0"/>
          <w:marBottom w:val="0"/>
          <w:divBdr>
            <w:top w:val="none" w:sz="0" w:space="0" w:color="auto"/>
            <w:left w:val="none" w:sz="0" w:space="0" w:color="auto"/>
            <w:bottom w:val="none" w:sz="0" w:space="0" w:color="auto"/>
            <w:right w:val="none" w:sz="0" w:space="0" w:color="auto"/>
          </w:divBdr>
        </w:div>
        <w:div w:id="1004170017">
          <w:marLeft w:val="640"/>
          <w:marRight w:val="0"/>
          <w:marTop w:val="0"/>
          <w:marBottom w:val="0"/>
          <w:divBdr>
            <w:top w:val="none" w:sz="0" w:space="0" w:color="auto"/>
            <w:left w:val="none" w:sz="0" w:space="0" w:color="auto"/>
            <w:bottom w:val="none" w:sz="0" w:space="0" w:color="auto"/>
            <w:right w:val="none" w:sz="0" w:space="0" w:color="auto"/>
          </w:divBdr>
        </w:div>
        <w:div w:id="1812213310">
          <w:marLeft w:val="640"/>
          <w:marRight w:val="0"/>
          <w:marTop w:val="0"/>
          <w:marBottom w:val="0"/>
          <w:divBdr>
            <w:top w:val="none" w:sz="0" w:space="0" w:color="auto"/>
            <w:left w:val="none" w:sz="0" w:space="0" w:color="auto"/>
            <w:bottom w:val="none" w:sz="0" w:space="0" w:color="auto"/>
            <w:right w:val="none" w:sz="0" w:space="0" w:color="auto"/>
          </w:divBdr>
        </w:div>
        <w:div w:id="264077056">
          <w:marLeft w:val="640"/>
          <w:marRight w:val="0"/>
          <w:marTop w:val="0"/>
          <w:marBottom w:val="0"/>
          <w:divBdr>
            <w:top w:val="none" w:sz="0" w:space="0" w:color="auto"/>
            <w:left w:val="none" w:sz="0" w:space="0" w:color="auto"/>
            <w:bottom w:val="none" w:sz="0" w:space="0" w:color="auto"/>
            <w:right w:val="none" w:sz="0" w:space="0" w:color="auto"/>
          </w:divBdr>
        </w:div>
        <w:div w:id="1373000336">
          <w:marLeft w:val="640"/>
          <w:marRight w:val="0"/>
          <w:marTop w:val="0"/>
          <w:marBottom w:val="0"/>
          <w:divBdr>
            <w:top w:val="none" w:sz="0" w:space="0" w:color="auto"/>
            <w:left w:val="none" w:sz="0" w:space="0" w:color="auto"/>
            <w:bottom w:val="none" w:sz="0" w:space="0" w:color="auto"/>
            <w:right w:val="none" w:sz="0" w:space="0" w:color="auto"/>
          </w:divBdr>
        </w:div>
        <w:div w:id="2127962585">
          <w:marLeft w:val="640"/>
          <w:marRight w:val="0"/>
          <w:marTop w:val="0"/>
          <w:marBottom w:val="0"/>
          <w:divBdr>
            <w:top w:val="none" w:sz="0" w:space="0" w:color="auto"/>
            <w:left w:val="none" w:sz="0" w:space="0" w:color="auto"/>
            <w:bottom w:val="none" w:sz="0" w:space="0" w:color="auto"/>
            <w:right w:val="none" w:sz="0" w:space="0" w:color="auto"/>
          </w:divBdr>
        </w:div>
        <w:div w:id="324624423">
          <w:marLeft w:val="640"/>
          <w:marRight w:val="0"/>
          <w:marTop w:val="0"/>
          <w:marBottom w:val="0"/>
          <w:divBdr>
            <w:top w:val="none" w:sz="0" w:space="0" w:color="auto"/>
            <w:left w:val="none" w:sz="0" w:space="0" w:color="auto"/>
            <w:bottom w:val="none" w:sz="0" w:space="0" w:color="auto"/>
            <w:right w:val="none" w:sz="0" w:space="0" w:color="auto"/>
          </w:divBdr>
        </w:div>
        <w:div w:id="1665013397">
          <w:marLeft w:val="640"/>
          <w:marRight w:val="0"/>
          <w:marTop w:val="0"/>
          <w:marBottom w:val="0"/>
          <w:divBdr>
            <w:top w:val="none" w:sz="0" w:space="0" w:color="auto"/>
            <w:left w:val="none" w:sz="0" w:space="0" w:color="auto"/>
            <w:bottom w:val="none" w:sz="0" w:space="0" w:color="auto"/>
            <w:right w:val="none" w:sz="0" w:space="0" w:color="auto"/>
          </w:divBdr>
        </w:div>
        <w:div w:id="1651638711">
          <w:marLeft w:val="640"/>
          <w:marRight w:val="0"/>
          <w:marTop w:val="0"/>
          <w:marBottom w:val="0"/>
          <w:divBdr>
            <w:top w:val="none" w:sz="0" w:space="0" w:color="auto"/>
            <w:left w:val="none" w:sz="0" w:space="0" w:color="auto"/>
            <w:bottom w:val="none" w:sz="0" w:space="0" w:color="auto"/>
            <w:right w:val="none" w:sz="0" w:space="0" w:color="auto"/>
          </w:divBdr>
        </w:div>
        <w:div w:id="1469275594">
          <w:marLeft w:val="640"/>
          <w:marRight w:val="0"/>
          <w:marTop w:val="0"/>
          <w:marBottom w:val="0"/>
          <w:divBdr>
            <w:top w:val="none" w:sz="0" w:space="0" w:color="auto"/>
            <w:left w:val="none" w:sz="0" w:space="0" w:color="auto"/>
            <w:bottom w:val="none" w:sz="0" w:space="0" w:color="auto"/>
            <w:right w:val="none" w:sz="0" w:space="0" w:color="auto"/>
          </w:divBdr>
        </w:div>
        <w:div w:id="1039087130">
          <w:marLeft w:val="640"/>
          <w:marRight w:val="0"/>
          <w:marTop w:val="0"/>
          <w:marBottom w:val="0"/>
          <w:divBdr>
            <w:top w:val="none" w:sz="0" w:space="0" w:color="auto"/>
            <w:left w:val="none" w:sz="0" w:space="0" w:color="auto"/>
            <w:bottom w:val="none" w:sz="0" w:space="0" w:color="auto"/>
            <w:right w:val="none" w:sz="0" w:space="0" w:color="auto"/>
          </w:divBdr>
        </w:div>
        <w:div w:id="331180305">
          <w:marLeft w:val="640"/>
          <w:marRight w:val="0"/>
          <w:marTop w:val="0"/>
          <w:marBottom w:val="0"/>
          <w:divBdr>
            <w:top w:val="none" w:sz="0" w:space="0" w:color="auto"/>
            <w:left w:val="none" w:sz="0" w:space="0" w:color="auto"/>
            <w:bottom w:val="none" w:sz="0" w:space="0" w:color="auto"/>
            <w:right w:val="none" w:sz="0" w:space="0" w:color="auto"/>
          </w:divBdr>
        </w:div>
        <w:div w:id="1576892967">
          <w:marLeft w:val="640"/>
          <w:marRight w:val="0"/>
          <w:marTop w:val="0"/>
          <w:marBottom w:val="0"/>
          <w:divBdr>
            <w:top w:val="none" w:sz="0" w:space="0" w:color="auto"/>
            <w:left w:val="none" w:sz="0" w:space="0" w:color="auto"/>
            <w:bottom w:val="none" w:sz="0" w:space="0" w:color="auto"/>
            <w:right w:val="none" w:sz="0" w:space="0" w:color="auto"/>
          </w:divBdr>
        </w:div>
        <w:div w:id="1578829985">
          <w:marLeft w:val="640"/>
          <w:marRight w:val="0"/>
          <w:marTop w:val="0"/>
          <w:marBottom w:val="0"/>
          <w:divBdr>
            <w:top w:val="none" w:sz="0" w:space="0" w:color="auto"/>
            <w:left w:val="none" w:sz="0" w:space="0" w:color="auto"/>
            <w:bottom w:val="none" w:sz="0" w:space="0" w:color="auto"/>
            <w:right w:val="none" w:sz="0" w:space="0" w:color="auto"/>
          </w:divBdr>
        </w:div>
        <w:div w:id="263273647">
          <w:marLeft w:val="640"/>
          <w:marRight w:val="0"/>
          <w:marTop w:val="0"/>
          <w:marBottom w:val="0"/>
          <w:divBdr>
            <w:top w:val="none" w:sz="0" w:space="0" w:color="auto"/>
            <w:left w:val="none" w:sz="0" w:space="0" w:color="auto"/>
            <w:bottom w:val="none" w:sz="0" w:space="0" w:color="auto"/>
            <w:right w:val="none" w:sz="0" w:space="0" w:color="auto"/>
          </w:divBdr>
        </w:div>
        <w:div w:id="679551582">
          <w:marLeft w:val="640"/>
          <w:marRight w:val="0"/>
          <w:marTop w:val="0"/>
          <w:marBottom w:val="0"/>
          <w:divBdr>
            <w:top w:val="none" w:sz="0" w:space="0" w:color="auto"/>
            <w:left w:val="none" w:sz="0" w:space="0" w:color="auto"/>
            <w:bottom w:val="none" w:sz="0" w:space="0" w:color="auto"/>
            <w:right w:val="none" w:sz="0" w:space="0" w:color="auto"/>
          </w:divBdr>
        </w:div>
        <w:div w:id="23987382">
          <w:marLeft w:val="640"/>
          <w:marRight w:val="0"/>
          <w:marTop w:val="0"/>
          <w:marBottom w:val="0"/>
          <w:divBdr>
            <w:top w:val="none" w:sz="0" w:space="0" w:color="auto"/>
            <w:left w:val="none" w:sz="0" w:space="0" w:color="auto"/>
            <w:bottom w:val="none" w:sz="0" w:space="0" w:color="auto"/>
            <w:right w:val="none" w:sz="0" w:space="0" w:color="auto"/>
          </w:divBdr>
        </w:div>
        <w:div w:id="1236353815">
          <w:marLeft w:val="640"/>
          <w:marRight w:val="0"/>
          <w:marTop w:val="0"/>
          <w:marBottom w:val="0"/>
          <w:divBdr>
            <w:top w:val="none" w:sz="0" w:space="0" w:color="auto"/>
            <w:left w:val="none" w:sz="0" w:space="0" w:color="auto"/>
            <w:bottom w:val="none" w:sz="0" w:space="0" w:color="auto"/>
            <w:right w:val="none" w:sz="0" w:space="0" w:color="auto"/>
          </w:divBdr>
        </w:div>
        <w:div w:id="1822231866">
          <w:marLeft w:val="640"/>
          <w:marRight w:val="0"/>
          <w:marTop w:val="0"/>
          <w:marBottom w:val="0"/>
          <w:divBdr>
            <w:top w:val="none" w:sz="0" w:space="0" w:color="auto"/>
            <w:left w:val="none" w:sz="0" w:space="0" w:color="auto"/>
            <w:bottom w:val="none" w:sz="0" w:space="0" w:color="auto"/>
            <w:right w:val="none" w:sz="0" w:space="0" w:color="auto"/>
          </w:divBdr>
        </w:div>
      </w:divsChild>
    </w:div>
    <w:div w:id="134959181">
      <w:bodyDiv w:val="1"/>
      <w:marLeft w:val="0"/>
      <w:marRight w:val="0"/>
      <w:marTop w:val="0"/>
      <w:marBottom w:val="0"/>
      <w:divBdr>
        <w:top w:val="none" w:sz="0" w:space="0" w:color="auto"/>
        <w:left w:val="none" w:sz="0" w:space="0" w:color="auto"/>
        <w:bottom w:val="none" w:sz="0" w:space="0" w:color="auto"/>
        <w:right w:val="none" w:sz="0" w:space="0" w:color="auto"/>
      </w:divBdr>
      <w:divsChild>
        <w:div w:id="1199734042">
          <w:marLeft w:val="640"/>
          <w:marRight w:val="0"/>
          <w:marTop w:val="0"/>
          <w:marBottom w:val="0"/>
          <w:divBdr>
            <w:top w:val="none" w:sz="0" w:space="0" w:color="auto"/>
            <w:left w:val="none" w:sz="0" w:space="0" w:color="auto"/>
            <w:bottom w:val="none" w:sz="0" w:space="0" w:color="auto"/>
            <w:right w:val="none" w:sz="0" w:space="0" w:color="auto"/>
          </w:divBdr>
        </w:div>
        <w:div w:id="199098945">
          <w:marLeft w:val="640"/>
          <w:marRight w:val="0"/>
          <w:marTop w:val="0"/>
          <w:marBottom w:val="0"/>
          <w:divBdr>
            <w:top w:val="none" w:sz="0" w:space="0" w:color="auto"/>
            <w:left w:val="none" w:sz="0" w:space="0" w:color="auto"/>
            <w:bottom w:val="none" w:sz="0" w:space="0" w:color="auto"/>
            <w:right w:val="none" w:sz="0" w:space="0" w:color="auto"/>
          </w:divBdr>
        </w:div>
        <w:div w:id="1965503669">
          <w:marLeft w:val="640"/>
          <w:marRight w:val="0"/>
          <w:marTop w:val="0"/>
          <w:marBottom w:val="0"/>
          <w:divBdr>
            <w:top w:val="none" w:sz="0" w:space="0" w:color="auto"/>
            <w:left w:val="none" w:sz="0" w:space="0" w:color="auto"/>
            <w:bottom w:val="none" w:sz="0" w:space="0" w:color="auto"/>
            <w:right w:val="none" w:sz="0" w:space="0" w:color="auto"/>
          </w:divBdr>
        </w:div>
        <w:div w:id="504634928">
          <w:marLeft w:val="640"/>
          <w:marRight w:val="0"/>
          <w:marTop w:val="0"/>
          <w:marBottom w:val="0"/>
          <w:divBdr>
            <w:top w:val="none" w:sz="0" w:space="0" w:color="auto"/>
            <w:left w:val="none" w:sz="0" w:space="0" w:color="auto"/>
            <w:bottom w:val="none" w:sz="0" w:space="0" w:color="auto"/>
            <w:right w:val="none" w:sz="0" w:space="0" w:color="auto"/>
          </w:divBdr>
        </w:div>
        <w:div w:id="881793884">
          <w:marLeft w:val="640"/>
          <w:marRight w:val="0"/>
          <w:marTop w:val="0"/>
          <w:marBottom w:val="0"/>
          <w:divBdr>
            <w:top w:val="none" w:sz="0" w:space="0" w:color="auto"/>
            <w:left w:val="none" w:sz="0" w:space="0" w:color="auto"/>
            <w:bottom w:val="none" w:sz="0" w:space="0" w:color="auto"/>
            <w:right w:val="none" w:sz="0" w:space="0" w:color="auto"/>
          </w:divBdr>
        </w:div>
        <w:div w:id="380640332">
          <w:marLeft w:val="640"/>
          <w:marRight w:val="0"/>
          <w:marTop w:val="0"/>
          <w:marBottom w:val="0"/>
          <w:divBdr>
            <w:top w:val="none" w:sz="0" w:space="0" w:color="auto"/>
            <w:left w:val="none" w:sz="0" w:space="0" w:color="auto"/>
            <w:bottom w:val="none" w:sz="0" w:space="0" w:color="auto"/>
            <w:right w:val="none" w:sz="0" w:space="0" w:color="auto"/>
          </w:divBdr>
        </w:div>
        <w:div w:id="801773884">
          <w:marLeft w:val="640"/>
          <w:marRight w:val="0"/>
          <w:marTop w:val="0"/>
          <w:marBottom w:val="0"/>
          <w:divBdr>
            <w:top w:val="none" w:sz="0" w:space="0" w:color="auto"/>
            <w:left w:val="none" w:sz="0" w:space="0" w:color="auto"/>
            <w:bottom w:val="none" w:sz="0" w:space="0" w:color="auto"/>
            <w:right w:val="none" w:sz="0" w:space="0" w:color="auto"/>
          </w:divBdr>
        </w:div>
        <w:div w:id="563486544">
          <w:marLeft w:val="640"/>
          <w:marRight w:val="0"/>
          <w:marTop w:val="0"/>
          <w:marBottom w:val="0"/>
          <w:divBdr>
            <w:top w:val="none" w:sz="0" w:space="0" w:color="auto"/>
            <w:left w:val="none" w:sz="0" w:space="0" w:color="auto"/>
            <w:bottom w:val="none" w:sz="0" w:space="0" w:color="auto"/>
            <w:right w:val="none" w:sz="0" w:space="0" w:color="auto"/>
          </w:divBdr>
        </w:div>
        <w:div w:id="1327591404">
          <w:marLeft w:val="640"/>
          <w:marRight w:val="0"/>
          <w:marTop w:val="0"/>
          <w:marBottom w:val="0"/>
          <w:divBdr>
            <w:top w:val="none" w:sz="0" w:space="0" w:color="auto"/>
            <w:left w:val="none" w:sz="0" w:space="0" w:color="auto"/>
            <w:bottom w:val="none" w:sz="0" w:space="0" w:color="auto"/>
            <w:right w:val="none" w:sz="0" w:space="0" w:color="auto"/>
          </w:divBdr>
        </w:div>
        <w:div w:id="1472359658">
          <w:marLeft w:val="640"/>
          <w:marRight w:val="0"/>
          <w:marTop w:val="0"/>
          <w:marBottom w:val="0"/>
          <w:divBdr>
            <w:top w:val="none" w:sz="0" w:space="0" w:color="auto"/>
            <w:left w:val="none" w:sz="0" w:space="0" w:color="auto"/>
            <w:bottom w:val="none" w:sz="0" w:space="0" w:color="auto"/>
            <w:right w:val="none" w:sz="0" w:space="0" w:color="auto"/>
          </w:divBdr>
        </w:div>
        <w:div w:id="1778215032">
          <w:marLeft w:val="640"/>
          <w:marRight w:val="0"/>
          <w:marTop w:val="0"/>
          <w:marBottom w:val="0"/>
          <w:divBdr>
            <w:top w:val="none" w:sz="0" w:space="0" w:color="auto"/>
            <w:left w:val="none" w:sz="0" w:space="0" w:color="auto"/>
            <w:bottom w:val="none" w:sz="0" w:space="0" w:color="auto"/>
            <w:right w:val="none" w:sz="0" w:space="0" w:color="auto"/>
          </w:divBdr>
        </w:div>
        <w:div w:id="1931355791">
          <w:marLeft w:val="640"/>
          <w:marRight w:val="0"/>
          <w:marTop w:val="0"/>
          <w:marBottom w:val="0"/>
          <w:divBdr>
            <w:top w:val="none" w:sz="0" w:space="0" w:color="auto"/>
            <w:left w:val="none" w:sz="0" w:space="0" w:color="auto"/>
            <w:bottom w:val="none" w:sz="0" w:space="0" w:color="auto"/>
            <w:right w:val="none" w:sz="0" w:space="0" w:color="auto"/>
          </w:divBdr>
        </w:div>
        <w:div w:id="1243759525">
          <w:marLeft w:val="640"/>
          <w:marRight w:val="0"/>
          <w:marTop w:val="0"/>
          <w:marBottom w:val="0"/>
          <w:divBdr>
            <w:top w:val="none" w:sz="0" w:space="0" w:color="auto"/>
            <w:left w:val="none" w:sz="0" w:space="0" w:color="auto"/>
            <w:bottom w:val="none" w:sz="0" w:space="0" w:color="auto"/>
            <w:right w:val="none" w:sz="0" w:space="0" w:color="auto"/>
          </w:divBdr>
        </w:div>
        <w:div w:id="552011071">
          <w:marLeft w:val="640"/>
          <w:marRight w:val="0"/>
          <w:marTop w:val="0"/>
          <w:marBottom w:val="0"/>
          <w:divBdr>
            <w:top w:val="none" w:sz="0" w:space="0" w:color="auto"/>
            <w:left w:val="none" w:sz="0" w:space="0" w:color="auto"/>
            <w:bottom w:val="none" w:sz="0" w:space="0" w:color="auto"/>
            <w:right w:val="none" w:sz="0" w:space="0" w:color="auto"/>
          </w:divBdr>
        </w:div>
        <w:div w:id="1058241130">
          <w:marLeft w:val="640"/>
          <w:marRight w:val="0"/>
          <w:marTop w:val="0"/>
          <w:marBottom w:val="0"/>
          <w:divBdr>
            <w:top w:val="none" w:sz="0" w:space="0" w:color="auto"/>
            <w:left w:val="none" w:sz="0" w:space="0" w:color="auto"/>
            <w:bottom w:val="none" w:sz="0" w:space="0" w:color="auto"/>
            <w:right w:val="none" w:sz="0" w:space="0" w:color="auto"/>
          </w:divBdr>
        </w:div>
        <w:div w:id="1657564910">
          <w:marLeft w:val="640"/>
          <w:marRight w:val="0"/>
          <w:marTop w:val="0"/>
          <w:marBottom w:val="0"/>
          <w:divBdr>
            <w:top w:val="none" w:sz="0" w:space="0" w:color="auto"/>
            <w:left w:val="none" w:sz="0" w:space="0" w:color="auto"/>
            <w:bottom w:val="none" w:sz="0" w:space="0" w:color="auto"/>
            <w:right w:val="none" w:sz="0" w:space="0" w:color="auto"/>
          </w:divBdr>
        </w:div>
        <w:div w:id="1189490753">
          <w:marLeft w:val="640"/>
          <w:marRight w:val="0"/>
          <w:marTop w:val="0"/>
          <w:marBottom w:val="0"/>
          <w:divBdr>
            <w:top w:val="none" w:sz="0" w:space="0" w:color="auto"/>
            <w:left w:val="none" w:sz="0" w:space="0" w:color="auto"/>
            <w:bottom w:val="none" w:sz="0" w:space="0" w:color="auto"/>
            <w:right w:val="none" w:sz="0" w:space="0" w:color="auto"/>
          </w:divBdr>
        </w:div>
        <w:div w:id="1423916728">
          <w:marLeft w:val="640"/>
          <w:marRight w:val="0"/>
          <w:marTop w:val="0"/>
          <w:marBottom w:val="0"/>
          <w:divBdr>
            <w:top w:val="none" w:sz="0" w:space="0" w:color="auto"/>
            <w:left w:val="none" w:sz="0" w:space="0" w:color="auto"/>
            <w:bottom w:val="none" w:sz="0" w:space="0" w:color="auto"/>
            <w:right w:val="none" w:sz="0" w:space="0" w:color="auto"/>
          </w:divBdr>
        </w:div>
        <w:div w:id="956522136">
          <w:marLeft w:val="640"/>
          <w:marRight w:val="0"/>
          <w:marTop w:val="0"/>
          <w:marBottom w:val="0"/>
          <w:divBdr>
            <w:top w:val="none" w:sz="0" w:space="0" w:color="auto"/>
            <w:left w:val="none" w:sz="0" w:space="0" w:color="auto"/>
            <w:bottom w:val="none" w:sz="0" w:space="0" w:color="auto"/>
            <w:right w:val="none" w:sz="0" w:space="0" w:color="auto"/>
          </w:divBdr>
        </w:div>
        <w:div w:id="588464748">
          <w:marLeft w:val="640"/>
          <w:marRight w:val="0"/>
          <w:marTop w:val="0"/>
          <w:marBottom w:val="0"/>
          <w:divBdr>
            <w:top w:val="none" w:sz="0" w:space="0" w:color="auto"/>
            <w:left w:val="none" w:sz="0" w:space="0" w:color="auto"/>
            <w:bottom w:val="none" w:sz="0" w:space="0" w:color="auto"/>
            <w:right w:val="none" w:sz="0" w:space="0" w:color="auto"/>
          </w:divBdr>
        </w:div>
        <w:div w:id="1082607135">
          <w:marLeft w:val="640"/>
          <w:marRight w:val="0"/>
          <w:marTop w:val="0"/>
          <w:marBottom w:val="0"/>
          <w:divBdr>
            <w:top w:val="none" w:sz="0" w:space="0" w:color="auto"/>
            <w:left w:val="none" w:sz="0" w:space="0" w:color="auto"/>
            <w:bottom w:val="none" w:sz="0" w:space="0" w:color="auto"/>
            <w:right w:val="none" w:sz="0" w:space="0" w:color="auto"/>
          </w:divBdr>
        </w:div>
        <w:div w:id="606160335">
          <w:marLeft w:val="640"/>
          <w:marRight w:val="0"/>
          <w:marTop w:val="0"/>
          <w:marBottom w:val="0"/>
          <w:divBdr>
            <w:top w:val="none" w:sz="0" w:space="0" w:color="auto"/>
            <w:left w:val="none" w:sz="0" w:space="0" w:color="auto"/>
            <w:bottom w:val="none" w:sz="0" w:space="0" w:color="auto"/>
            <w:right w:val="none" w:sz="0" w:space="0" w:color="auto"/>
          </w:divBdr>
        </w:div>
        <w:div w:id="989289522">
          <w:marLeft w:val="640"/>
          <w:marRight w:val="0"/>
          <w:marTop w:val="0"/>
          <w:marBottom w:val="0"/>
          <w:divBdr>
            <w:top w:val="none" w:sz="0" w:space="0" w:color="auto"/>
            <w:left w:val="none" w:sz="0" w:space="0" w:color="auto"/>
            <w:bottom w:val="none" w:sz="0" w:space="0" w:color="auto"/>
            <w:right w:val="none" w:sz="0" w:space="0" w:color="auto"/>
          </w:divBdr>
        </w:div>
        <w:div w:id="399135006">
          <w:marLeft w:val="640"/>
          <w:marRight w:val="0"/>
          <w:marTop w:val="0"/>
          <w:marBottom w:val="0"/>
          <w:divBdr>
            <w:top w:val="none" w:sz="0" w:space="0" w:color="auto"/>
            <w:left w:val="none" w:sz="0" w:space="0" w:color="auto"/>
            <w:bottom w:val="none" w:sz="0" w:space="0" w:color="auto"/>
            <w:right w:val="none" w:sz="0" w:space="0" w:color="auto"/>
          </w:divBdr>
        </w:div>
        <w:div w:id="2041738415">
          <w:marLeft w:val="640"/>
          <w:marRight w:val="0"/>
          <w:marTop w:val="0"/>
          <w:marBottom w:val="0"/>
          <w:divBdr>
            <w:top w:val="none" w:sz="0" w:space="0" w:color="auto"/>
            <w:left w:val="none" w:sz="0" w:space="0" w:color="auto"/>
            <w:bottom w:val="none" w:sz="0" w:space="0" w:color="auto"/>
            <w:right w:val="none" w:sz="0" w:space="0" w:color="auto"/>
          </w:divBdr>
        </w:div>
        <w:div w:id="51269202">
          <w:marLeft w:val="640"/>
          <w:marRight w:val="0"/>
          <w:marTop w:val="0"/>
          <w:marBottom w:val="0"/>
          <w:divBdr>
            <w:top w:val="none" w:sz="0" w:space="0" w:color="auto"/>
            <w:left w:val="none" w:sz="0" w:space="0" w:color="auto"/>
            <w:bottom w:val="none" w:sz="0" w:space="0" w:color="auto"/>
            <w:right w:val="none" w:sz="0" w:space="0" w:color="auto"/>
          </w:divBdr>
        </w:div>
        <w:div w:id="1349061600">
          <w:marLeft w:val="640"/>
          <w:marRight w:val="0"/>
          <w:marTop w:val="0"/>
          <w:marBottom w:val="0"/>
          <w:divBdr>
            <w:top w:val="none" w:sz="0" w:space="0" w:color="auto"/>
            <w:left w:val="none" w:sz="0" w:space="0" w:color="auto"/>
            <w:bottom w:val="none" w:sz="0" w:space="0" w:color="auto"/>
            <w:right w:val="none" w:sz="0" w:space="0" w:color="auto"/>
          </w:divBdr>
        </w:div>
        <w:div w:id="555698931">
          <w:marLeft w:val="640"/>
          <w:marRight w:val="0"/>
          <w:marTop w:val="0"/>
          <w:marBottom w:val="0"/>
          <w:divBdr>
            <w:top w:val="none" w:sz="0" w:space="0" w:color="auto"/>
            <w:left w:val="none" w:sz="0" w:space="0" w:color="auto"/>
            <w:bottom w:val="none" w:sz="0" w:space="0" w:color="auto"/>
            <w:right w:val="none" w:sz="0" w:space="0" w:color="auto"/>
          </w:divBdr>
        </w:div>
        <w:div w:id="1524393355">
          <w:marLeft w:val="640"/>
          <w:marRight w:val="0"/>
          <w:marTop w:val="0"/>
          <w:marBottom w:val="0"/>
          <w:divBdr>
            <w:top w:val="none" w:sz="0" w:space="0" w:color="auto"/>
            <w:left w:val="none" w:sz="0" w:space="0" w:color="auto"/>
            <w:bottom w:val="none" w:sz="0" w:space="0" w:color="auto"/>
            <w:right w:val="none" w:sz="0" w:space="0" w:color="auto"/>
          </w:divBdr>
        </w:div>
        <w:div w:id="1044479345">
          <w:marLeft w:val="640"/>
          <w:marRight w:val="0"/>
          <w:marTop w:val="0"/>
          <w:marBottom w:val="0"/>
          <w:divBdr>
            <w:top w:val="none" w:sz="0" w:space="0" w:color="auto"/>
            <w:left w:val="none" w:sz="0" w:space="0" w:color="auto"/>
            <w:bottom w:val="none" w:sz="0" w:space="0" w:color="auto"/>
            <w:right w:val="none" w:sz="0" w:space="0" w:color="auto"/>
          </w:divBdr>
        </w:div>
        <w:div w:id="1952778881">
          <w:marLeft w:val="640"/>
          <w:marRight w:val="0"/>
          <w:marTop w:val="0"/>
          <w:marBottom w:val="0"/>
          <w:divBdr>
            <w:top w:val="none" w:sz="0" w:space="0" w:color="auto"/>
            <w:left w:val="none" w:sz="0" w:space="0" w:color="auto"/>
            <w:bottom w:val="none" w:sz="0" w:space="0" w:color="auto"/>
            <w:right w:val="none" w:sz="0" w:space="0" w:color="auto"/>
          </w:divBdr>
        </w:div>
        <w:div w:id="1949119650">
          <w:marLeft w:val="640"/>
          <w:marRight w:val="0"/>
          <w:marTop w:val="0"/>
          <w:marBottom w:val="0"/>
          <w:divBdr>
            <w:top w:val="none" w:sz="0" w:space="0" w:color="auto"/>
            <w:left w:val="none" w:sz="0" w:space="0" w:color="auto"/>
            <w:bottom w:val="none" w:sz="0" w:space="0" w:color="auto"/>
            <w:right w:val="none" w:sz="0" w:space="0" w:color="auto"/>
          </w:divBdr>
        </w:div>
        <w:div w:id="1095630901">
          <w:marLeft w:val="640"/>
          <w:marRight w:val="0"/>
          <w:marTop w:val="0"/>
          <w:marBottom w:val="0"/>
          <w:divBdr>
            <w:top w:val="none" w:sz="0" w:space="0" w:color="auto"/>
            <w:left w:val="none" w:sz="0" w:space="0" w:color="auto"/>
            <w:bottom w:val="none" w:sz="0" w:space="0" w:color="auto"/>
            <w:right w:val="none" w:sz="0" w:space="0" w:color="auto"/>
          </w:divBdr>
        </w:div>
        <w:div w:id="2056347151">
          <w:marLeft w:val="640"/>
          <w:marRight w:val="0"/>
          <w:marTop w:val="0"/>
          <w:marBottom w:val="0"/>
          <w:divBdr>
            <w:top w:val="none" w:sz="0" w:space="0" w:color="auto"/>
            <w:left w:val="none" w:sz="0" w:space="0" w:color="auto"/>
            <w:bottom w:val="none" w:sz="0" w:space="0" w:color="auto"/>
            <w:right w:val="none" w:sz="0" w:space="0" w:color="auto"/>
          </w:divBdr>
        </w:div>
        <w:div w:id="113404577">
          <w:marLeft w:val="640"/>
          <w:marRight w:val="0"/>
          <w:marTop w:val="0"/>
          <w:marBottom w:val="0"/>
          <w:divBdr>
            <w:top w:val="none" w:sz="0" w:space="0" w:color="auto"/>
            <w:left w:val="none" w:sz="0" w:space="0" w:color="auto"/>
            <w:bottom w:val="none" w:sz="0" w:space="0" w:color="auto"/>
            <w:right w:val="none" w:sz="0" w:space="0" w:color="auto"/>
          </w:divBdr>
        </w:div>
        <w:div w:id="960958442">
          <w:marLeft w:val="640"/>
          <w:marRight w:val="0"/>
          <w:marTop w:val="0"/>
          <w:marBottom w:val="0"/>
          <w:divBdr>
            <w:top w:val="none" w:sz="0" w:space="0" w:color="auto"/>
            <w:left w:val="none" w:sz="0" w:space="0" w:color="auto"/>
            <w:bottom w:val="none" w:sz="0" w:space="0" w:color="auto"/>
            <w:right w:val="none" w:sz="0" w:space="0" w:color="auto"/>
          </w:divBdr>
        </w:div>
        <w:div w:id="2128501938">
          <w:marLeft w:val="640"/>
          <w:marRight w:val="0"/>
          <w:marTop w:val="0"/>
          <w:marBottom w:val="0"/>
          <w:divBdr>
            <w:top w:val="none" w:sz="0" w:space="0" w:color="auto"/>
            <w:left w:val="none" w:sz="0" w:space="0" w:color="auto"/>
            <w:bottom w:val="none" w:sz="0" w:space="0" w:color="auto"/>
            <w:right w:val="none" w:sz="0" w:space="0" w:color="auto"/>
          </w:divBdr>
        </w:div>
        <w:div w:id="1231774069">
          <w:marLeft w:val="640"/>
          <w:marRight w:val="0"/>
          <w:marTop w:val="0"/>
          <w:marBottom w:val="0"/>
          <w:divBdr>
            <w:top w:val="none" w:sz="0" w:space="0" w:color="auto"/>
            <w:left w:val="none" w:sz="0" w:space="0" w:color="auto"/>
            <w:bottom w:val="none" w:sz="0" w:space="0" w:color="auto"/>
            <w:right w:val="none" w:sz="0" w:space="0" w:color="auto"/>
          </w:divBdr>
        </w:div>
        <w:div w:id="1902592913">
          <w:marLeft w:val="640"/>
          <w:marRight w:val="0"/>
          <w:marTop w:val="0"/>
          <w:marBottom w:val="0"/>
          <w:divBdr>
            <w:top w:val="none" w:sz="0" w:space="0" w:color="auto"/>
            <w:left w:val="none" w:sz="0" w:space="0" w:color="auto"/>
            <w:bottom w:val="none" w:sz="0" w:space="0" w:color="auto"/>
            <w:right w:val="none" w:sz="0" w:space="0" w:color="auto"/>
          </w:divBdr>
        </w:div>
        <w:div w:id="854001502">
          <w:marLeft w:val="640"/>
          <w:marRight w:val="0"/>
          <w:marTop w:val="0"/>
          <w:marBottom w:val="0"/>
          <w:divBdr>
            <w:top w:val="none" w:sz="0" w:space="0" w:color="auto"/>
            <w:left w:val="none" w:sz="0" w:space="0" w:color="auto"/>
            <w:bottom w:val="none" w:sz="0" w:space="0" w:color="auto"/>
            <w:right w:val="none" w:sz="0" w:space="0" w:color="auto"/>
          </w:divBdr>
        </w:div>
        <w:div w:id="801919551">
          <w:marLeft w:val="640"/>
          <w:marRight w:val="0"/>
          <w:marTop w:val="0"/>
          <w:marBottom w:val="0"/>
          <w:divBdr>
            <w:top w:val="none" w:sz="0" w:space="0" w:color="auto"/>
            <w:left w:val="none" w:sz="0" w:space="0" w:color="auto"/>
            <w:bottom w:val="none" w:sz="0" w:space="0" w:color="auto"/>
            <w:right w:val="none" w:sz="0" w:space="0" w:color="auto"/>
          </w:divBdr>
        </w:div>
        <w:div w:id="1495992173">
          <w:marLeft w:val="640"/>
          <w:marRight w:val="0"/>
          <w:marTop w:val="0"/>
          <w:marBottom w:val="0"/>
          <w:divBdr>
            <w:top w:val="none" w:sz="0" w:space="0" w:color="auto"/>
            <w:left w:val="none" w:sz="0" w:space="0" w:color="auto"/>
            <w:bottom w:val="none" w:sz="0" w:space="0" w:color="auto"/>
            <w:right w:val="none" w:sz="0" w:space="0" w:color="auto"/>
          </w:divBdr>
        </w:div>
        <w:div w:id="1763065598">
          <w:marLeft w:val="640"/>
          <w:marRight w:val="0"/>
          <w:marTop w:val="0"/>
          <w:marBottom w:val="0"/>
          <w:divBdr>
            <w:top w:val="none" w:sz="0" w:space="0" w:color="auto"/>
            <w:left w:val="none" w:sz="0" w:space="0" w:color="auto"/>
            <w:bottom w:val="none" w:sz="0" w:space="0" w:color="auto"/>
            <w:right w:val="none" w:sz="0" w:space="0" w:color="auto"/>
          </w:divBdr>
        </w:div>
        <w:div w:id="827747109">
          <w:marLeft w:val="640"/>
          <w:marRight w:val="0"/>
          <w:marTop w:val="0"/>
          <w:marBottom w:val="0"/>
          <w:divBdr>
            <w:top w:val="none" w:sz="0" w:space="0" w:color="auto"/>
            <w:left w:val="none" w:sz="0" w:space="0" w:color="auto"/>
            <w:bottom w:val="none" w:sz="0" w:space="0" w:color="auto"/>
            <w:right w:val="none" w:sz="0" w:space="0" w:color="auto"/>
          </w:divBdr>
        </w:div>
        <w:div w:id="415060004">
          <w:marLeft w:val="640"/>
          <w:marRight w:val="0"/>
          <w:marTop w:val="0"/>
          <w:marBottom w:val="0"/>
          <w:divBdr>
            <w:top w:val="none" w:sz="0" w:space="0" w:color="auto"/>
            <w:left w:val="none" w:sz="0" w:space="0" w:color="auto"/>
            <w:bottom w:val="none" w:sz="0" w:space="0" w:color="auto"/>
            <w:right w:val="none" w:sz="0" w:space="0" w:color="auto"/>
          </w:divBdr>
        </w:div>
        <w:div w:id="254675836">
          <w:marLeft w:val="640"/>
          <w:marRight w:val="0"/>
          <w:marTop w:val="0"/>
          <w:marBottom w:val="0"/>
          <w:divBdr>
            <w:top w:val="none" w:sz="0" w:space="0" w:color="auto"/>
            <w:left w:val="none" w:sz="0" w:space="0" w:color="auto"/>
            <w:bottom w:val="none" w:sz="0" w:space="0" w:color="auto"/>
            <w:right w:val="none" w:sz="0" w:space="0" w:color="auto"/>
          </w:divBdr>
        </w:div>
        <w:div w:id="334843034">
          <w:marLeft w:val="640"/>
          <w:marRight w:val="0"/>
          <w:marTop w:val="0"/>
          <w:marBottom w:val="0"/>
          <w:divBdr>
            <w:top w:val="none" w:sz="0" w:space="0" w:color="auto"/>
            <w:left w:val="none" w:sz="0" w:space="0" w:color="auto"/>
            <w:bottom w:val="none" w:sz="0" w:space="0" w:color="auto"/>
            <w:right w:val="none" w:sz="0" w:space="0" w:color="auto"/>
          </w:divBdr>
        </w:div>
        <w:div w:id="1305770459">
          <w:marLeft w:val="640"/>
          <w:marRight w:val="0"/>
          <w:marTop w:val="0"/>
          <w:marBottom w:val="0"/>
          <w:divBdr>
            <w:top w:val="none" w:sz="0" w:space="0" w:color="auto"/>
            <w:left w:val="none" w:sz="0" w:space="0" w:color="auto"/>
            <w:bottom w:val="none" w:sz="0" w:space="0" w:color="auto"/>
            <w:right w:val="none" w:sz="0" w:space="0" w:color="auto"/>
          </w:divBdr>
        </w:div>
        <w:div w:id="2066176558">
          <w:marLeft w:val="640"/>
          <w:marRight w:val="0"/>
          <w:marTop w:val="0"/>
          <w:marBottom w:val="0"/>
          <w:divBdr>
            <w:top w:val="none" w:sz="0" w:space="0" w:color="auto"/>
            <w:left w:val="none" w:sz="0" w:space="0" w:color="auto"/>
            <w:bottom w:val="none" w:sz="0" w:space="0" w:color="auto"/>
            <w:right w:val="none" w:sz="0" w:space="0" w:color="auto"/>
          </w:divBdr>
        </w:div>
        <w:div w:id="1116289427">
          <w:marLeft w:val="640"/>
          <w:marRight w:val="0"/>
          <w:marTop w:val="0"/>
          <w:marBottom w:val="0"/>
          <w:divBdr>
            <w:top w:val="none" w:sz="0" w:space="0" w:color="auto"/>
            <w:left w:val="none" w:sz="0" w:space="0" w:color="auto"/>
            <w:bottom w:val="none" w:sz="0" w:space="0" w:color="auto"/>
            <w:right w:val="none" w:sz="0" w:space="0" w:color="auto"/>
          </w:divBdr>
        </w:div>
        <w:div w:id="1399789777">
          <w:marLeft w:val="640"/>
          <w:marRight w:val="0"/>
          <w:marTop w:val="0"/>
          <w:marBottom w:val="0"/>
          <w:divBdr>
            <w:top w:val="none" w:sz="0" w:space="0" w:color="auto"/>
            <w:left w:val="none" w:sz="0" w:space="0" w:color="auto"/>
            <w:bottom w:val="none" w:sz="0" w:space="0" w:color="auto"/>
            <w:right w:val="none" w:sz="0" w:space="0" w:color="auto"/>
          </w:divBdr>
        </w:div>
        <w:div w:id="654258025">
          <w:marLeft w:val="640"/>
          <w:marRight w:val="0"/>
          <w:marTop w:val="0"/>
          <w:marBottom w:val="0"/>
          <w:divBdr>
            <w:top w:val="none" w:sz="0" w:space="0" w:color="auto"/>
            <w:left w:val="none" w:sz="0" w:space="0" w:color="auto"/>
            <w:bottom w:val="none" w:sz="0" w:space="0" w:color="auto"/>
            <w:right w:val="none" w:sz="0" w:space="0" w:color="auto"/>
          </w:divBdr>
        </w:div>
        <w:div w:id="1824006956">
          <w:marLeft w:val="640"/>
          <w:marRight w:val="0"/>
          <w:marTop w:val="0"/>
          <w:marBottom w:val="0"/>
          <w:divBdr>
            <w:top w:val="none" w:sz="0" w:space="0" w:color="auto"/>
            <w:left w:val="none" w:sz="0" w:space="0" w:color="auto"/>
            <w:bottom w:val="none" w:sz="0" w:space="0" w:color="auto"/>
            <w:right w:val="none" w:sz="0" w:space="0" w:color="auto"/>
          </w:divBdr>
        </w:div>
        <w:div w:id="1323897572">
          <w:marLeft w:val="640"/>
          <w:marRight w:val="0"/>
          <w:marTop w:val="0"/>
          <w:marBottom w:val="0"/>
          <w:divBdr>
            <w:top w:val="none" w:sz="0" w:space="0" w:color="auto"/>
            <w:left w:val="none" w:sz="0" w:space="0" w:color="auto"/>
            <w:bottom w:val="none" w:sz="0" w:space="0" w:color="auto"/>
            <w:right w:val="none" w:sz="0" w:space="0" w:color="auto"/>
          </w:divBdr>
        </w:div>
        <w:div w:id="980424660">
          <w:marLeft w:val="640"/>
          <w:marRight w:val="0"/>
          <w:marTop w:val="0"/>
          <w:marBottom w:val="0"/>
          <w:divBdr>
            <w:top w:val="none" w:sz="0" w:space="0" w:color="auto"/>
            <w:left w:val="none" w:sz="0" w:space="0" w:color="auto"/>
            <w:bottom w:val="none" w:sz="0" w:space="0" w:color="auto"/>
            <w:right w:val="none" w:sz="0" w:space="0" w:color="auto"/>
          </w:divBdr>
        </w:div>
        <w:div w:id="873494949">
          <w:marLeft w:val="640"/>
          <w:marRight w:val="0"/>
          <w:marTop w:val="0"/>
          <w:marBottom w:val="0"/>
          <w:divBdr>
            <w:top w:val="none" w:sz="0" w:space="0" w:color="auto"/>
            <w:left w:val="none" w:sz="0" w:space="0" w:color="auto"/>
            <w:bottom w:val="none" w:sz="0" w:space="0" w:color="auto"/>
            <w:right w:val="none" w:sz="0" w:space="0" w:color="auto"/>
          </w:divBdr>
        </w:div>
        <w:div w:id="1812475114">
          <w:marLeft w:val="640"/>
          <w:marRight w:val="0"/>
          <w:marTop w:val="0"/>
          <w:marBottom w:val="0"/>
          <w:divBdr>
            <w:top w:val="none" w:sz="0" w:space="0" w:color="auto"/>
            <w:left w:val="none" w:sz="0" w:space="0" w:color="auto"/>
            <w:bottom w:val="none" w:sz="0" w:space="0" w:color="auto"/>
            <w:right w:val="none" w:sz="0" w:space="0" w:color="auto"/>
          </w:divBdr>
        </w:div>
        <w:div w:id="650982459">
          <w:marLeft w:val="640"/>
          <w:marRight w:val="0"/>
          <w:marTop w:val="0"/>
          <w:marBottom w:val="0"/>
          <w:divBdr>
            <w:top w:val="none" w:sz="0" w:space="0" w:color="auto"/>
            <w:left w:val="none" w:sz="0" w:space="0" w:color="auto"/>
            <w:bottom w:val="none" w:sz="0" w:space="0" w:color="auto"/>
            <w:right w:val="none" w:sz="0" w:space="0" w:color="auto"/>
          </w:divBdr>
        </w:div>
        <w:div w:id="1316911955">
          <w:marLeft w:val="640"/>
          <w:marRight w:val="0"/>
          <w:marTop w:val="0"/>
          <w:marBottom w:val="0"/>
          <w:divBdr>
            <w:top w:val="none" w:sz="0" w:space="0" w:color="auto"/>
            <w:left w:val="none" w:sz="0" w:space="0" w:color="auto"/>
            <w:bottom w:val="none" w:sz="0" w:space="0" w:color="auto"/>
            <w:right w:val="none" w:sz="0" w:space="0" w:color="auto"/>
          </w:divBdr>
        </w:div>
        <w:div w:id="1090466014">
          <w:marLeft w:val="640"/>
          <w:marRight w:val="0"/>
          <w:marTop w:val="0"/>
          <w:marBottom w:val="0"/>
          <w:divBdr>
            <w:top w:val="none" w:sz="0" w:space="0" w:color="auto"/>
            <w:left w:val="none" w:sz="0" w:space="0" w:color="auto"/>
            <w:bottom w:val="none" w:sz="0" w:space="0" w:color="auto"/>
            <w:right w:val="none" w:sz="0" w:space="0" w:color="auto"/>
          </w:divBdr>
        </w:div>
        <w:div w:id="986086368">
          <w:marLeft w:val="640"/>
          <w:marRight w:val="0"/>
          <w:marTop w:val="0"/>
          <w:marBottom w:val="0"/>
          <w:divBdr>
            <w:top w:val="none" w:sz="0" w:space="0" w:color="auto"/>
            <w:left w:val="none" w:sz="0" w:space="0" w:color="auto"/>
            <w:bottom w:val="none" w:sz="0" w:space="0" w:color="auto"/>
            <w:right w:val="none" w:sz="0" w:space="0" w:color="auto"/>
          </w:divBdr>
        </w:div>
        <w:div w:id="1581984535">
          <w:marLeft w:val="640"/>
          <w:marRight w:val="0"/>
          <w:marTop w:val="0"/>
          <w:marBottom w:val="0"/>
          <w:divBdr>
            <w:top w:val="none" w:sz="0" w:space="0" w:color="auto"/>
            <w:left w:val="none" w:sz="0" w:space="0" w:color="auto"/>
            <w:bottom w:val="none" w:sz="0" w:space="0" w:color="auto"/>
            <w:right w:val="none" w:sz="0" w:space="0" w:color="auto"/>
          </w:divBdr>
        </w:div>
        <w:div w:id="322003913">
          <w:marLeft w:val="640"/>
          <w:marRight w:val="0"/>
          <w:marTop w:val="0"/>
          <w:marBottom w:val="0"/>
          <w:divBdr>
            <w:top w:val="none" w:sz="0" w:space="0" w:color="auto"/>
            <w:left w:val="none" w:sz="0" w:space="0" w:color="auto"/>
            <w:bottom w:val="none" w:sz="0" w:space="0" w:color="auto"/>
            <w:right w:val="none" w:sz="0" w:space="0" w:color="auto"/>
          </w:divBdr>
        </w:div>
        <w:div w:id="1203396114">
          <w:marLeft w:val="640"/>
          <w:marRight w:val="0"/>
          <w:marTop w:val="0"/>
          <w:marBottom w:val="0"/>
          <w:divBdr>
            <w:top w:val="none" w:sz="0" w:space="0" w:color="auto"/>
            <w:left w:val="none" w:sz="0" w:space="0" w:color="auto"/>
            <w:bottom w:val="none" w:sz="0" w:space="0" w:color="auto"/>
            <w:right w:val="none" w:sz="0" w:space="0" w:color="auto"/>
          </w:divBdr>
        </w:div>
        <w:div w:id="187569085">
          <w:marLeft w:val="640"/>
          <w:marRight w:val="0"/>
          <w:marTop w:val="0"/>
          <w:marBottom w:val="0"/>
          <w:divBdr>
            <w:top w:val="none" w:sz="0" w:space="0" w:color="auto"/>
            <w:left w:val="none" w:sz="0" w:space="0" w:color="auto"/>
            <w:bottom w:val="none" w:sz="0" w:space="0" w:color="auto"/>
            <w:right w:val="none" w:sz="0" w:space="0" w:color="auto"/>
          </w:divBdr>
        </w:div>
        <w:div w:id="1426607069">
          <w:marLeft w:val="640"/>
          <w:marRight w:val="0"/>
          <w:marTop w:val="0"/>
          <w:marBottom w:val="0"/>
          <w:divBdr>
            <w:top w:val="none" w:sz="0" w:space="0" w:color="auto"/>
            <w:left w:val="none" w:sz="0" w:space="0" w:color="auto"/>
            <w:bottom w:val="none" w:sz="0" w:space="0" w:color="auto"/>
            <w:right w:val="none" w:sz="0" w:space="0" w:color="auto"/>
          </w:divBdr>
        </w:div>
        <w:div w:id="2119059998">
          <w:marLeft w:val="640"/>
          <w:marRight w:val="0"/>
          <w:marTop w:val="0"/>
          <w:marBottom w:val="0"/>
          <w:divBdr>
            <w:top w:val="none" w:sz="0" w:space="0" w:color="auto"/>
            <w:left w:val="none" w:sz="0" w:space="0" w:color="auto"/>
            <w:bottom w:val="none" w:sz="0" w:space="0" w:color="auto"/>
            <w:right w:val="none" w:sz="0" w:space="0" w:color="auto"/>
          </w:divBdr>
        </w:div>
        <w:div w:id="1992367471">
          <w:marLeft w:val="640"/>
          <w:marRight w:val="0"/>
          <w:marTop w:val="0"/>
          <w:marBottom w:val="0"/>
          <w:divBdr>
            <w:top w:val="none" w:sz="0" w:space="0" w:color="auto"/>
            <w:left w:val="none" w:sz="0" w:space="0" w:color="auto"/>
            <w:bottom w:val="none" w:sz="0" w:space="0" w:color="auto"/>
            <w:right w:val="none" w:sz="0" w:space="0" w:color="auto"/>
          </w:divBdr>
        </w:div>
        <w:div w:id="797800354">
          <w:marLeft w:val="640"/>
          <w:marRight w:val="0"/>
          <w:marTop w:val="0"/>
          <w:marBottom w:val="0"/>
          <w:divBdr>
            <w:top w:val="none" w:sz="0" w:space="0" w:color="auto"/>
            <w:left w:val="none" w:sz="0" w:space="0" w:color="auto"/>
            <w:bottom w:val="none" w:sz="0" w:space="0" w:color="auto"/>
            <w:right w:val="none" w:sz="0" w:space="0" w:color="auto"/>
          </w:divBdr>
        </w:div>
        <w:div w:id="669992736">
          <w:marLeft w:val="640"/>
          <w:marRight w:val="0"/>
          <w:marTop w:val="0"/>
          <w:marBottom w:val="0"/>
          <w:divBdr>
            <w:top w:val="none" w:sz="0" w:space="0" w:color="auto"/>
            <w:left w:val="none" w:sz="0" w:space="0" w:color="auto"/>
            <w:bottom w:val="none" w:sz="0" w:space="0" w:color="auto"/>
            <w:right w:val="none" w:sz="0" w:space="0" w:color="auto"/>
          </w:divBdr>
        </w:div>
        <w:div w:id="1143276109">
          <w:marLeft w:val="640"/>
          <w:marRight w:val="0"/>
          <w:marTop w:val="0"/>
          <w:marBottom w:val="0"/>
          <w:divBdr>
            <w:top w:val="none" w:sz="0" w:space="0" w:color="auto"/>
            <w:left w:val="none" w:sz="0" w:space="0" w:color="auto"/>
            <w:bottom w:val="none" w:sz="0" w:space="0" w:color="auto"/>
            <w:right w:val="none" w:sz="0" w:space="0" w:color="auto"/>
          </w:divBdr>
        </w:div>
        <w:div w:id="1395350298">
          <w:marLeft w:val="640"/>
          <w:marRight w:val="0"/>
          <w:marTop w:val="0"/>
          <w:marBottom w:val="0"/>
          <w:divBdr>
            <w:top w:val="none" w:sz="0" w:space="0" w:color="auto"/>
            <w:left w:val="none" w:sz="0" w:space="0" w:color="auto"/>
            <w:bottom w:val="none" w:sz="0" w:space="0" w:color="auto"/>
            <w:right w:val="none" w:sz="0" w:space="0" w:color="auto"/>
          </w:divBdr>
        </w:div>
        <w:div w:id="491415164">
          <w:marLeft w:val="640"/>
          <w:marRight w:val="0"/>
          <w:marTop w:val="0"/>
          <w:marBottom w:val="0"/>
          <w:divBdr>
            <w:top w:val="none" w:sz="0" w:space="0" w:color="auto"/>
            <w:left w:val="none" w:sz="0" w:space="0" w:color="auto"/>
            <w:bottom w:val="none" w:sz="0" w:space="0" w:color="auto"/>
            <w:right w:val="none" w:sz="0" w:space="0" w:color="auto"/>
          </w:divBdr>
        </w:div>
        <w:div w:id="1469055684">
          <w:marLeft w:val="640"/>
          <w:marRight w:val="0"/>
          <w:marTop w:val="0"/>
          <w:marBottom w:val="0"/>
          <w:divBdr>
            <w:top w:val="none" w:sz="0" w:space="0" w:color="auto"/>
            <w:left w:val="none" w:sz="0" w:space="0" w:color="auto"/>
            <w:bottom w:val="none" w:sz="0" w:space="0" w:color="auto"/>
            <w:right w:val="none" w:sz="0" w:space="0" w:color="auto"/>
          </w:divBdr>
        </w:div>
        <w:div w:id="594706020">
          <w:marLeft w:val="640"/>
          <w:marRight w:val="0"/>
          <w:marTop w:val="0"/>
          <w:marBottom w:val="0"/>
          <w:divBdr>
            <w:top w:val="none" w:sz="0" w:space="0" w:color="auto"/>
            <w:left w:val="none" w:sz="0" w:space="0" w:color="auto"/>
            <w:bottom w:val="none" w:sz="0" w:space="0" w:color="auto"/>
            <w:right w:val="none" w:sz="0" w:space="0" w:color="auto"/>
          </w:divBdr>
        </w:div>
        <w:div w:id="1913618231">
          <w:marLeft w:val="640"/>
          <w:marRight w:val="0"/>
          <w:marTop w:val="0"/>
          <w:marBottom w:val="0"/>
          <w:divBdr>
            <w:top w:val="none" w:sz="0" w:space="0" w:color="auto"/>
            <w:left w:val="none" w:sz="0" w:space="0" w:color="auto"/>
            <w:bottom w:val="none" w:sz="0" w:space="0" w:color="auto"/>
            <w:right w:val="none" w:sz="0" w:space="0" w:color="auto"/>
          </w:divBdr>
        </w:div>
        <w:div w:id="529924580">
          <w:marLeft w:val="640"/>
          <w:marRight w:val="0"/>
          <w:marTop w:val="0"/>
          <w:marBottom w:val="0"/>
          <w:divBdr>
            <w:top w:val="none" w:sz="0" w:space="0" w:color="auto"/>
            <w:left w:val="none" w:sz="0" w:space="0" w:color="auto"/>
            <w:bottom w:val="none" w:sz="0" w:space="0" w:color="auto"/>
            <w:right w:val="none" w:sz="0" w:space="0" w:color="auto"/>
          </w:divBdr>
        </w:div>
        <w:div w:id="420106757">
          <w:marLeft w:val="640"/>
          <w:marRight w:val="0"/>
          <w:marTop w:val="0"/>
          <w:marBottom w:val="0"/>
          <w:divBdr>
            <w:top w:val="none" w:sz="0" w:space="0" w:color="auto"/>
            <w:left w:val="none" w:sz="0" w:space="0" w:color="auto"/>
            <w:bottom w:val="none" w:sz="0" w:space="0" w:color="auto"/>
            <w:right w:val="none" w:sz="0" w:space="0" w:color="auto"/>
          </w:divBdr>
        </w:div>
        <w:div w:id="602610809">
          <w:marLeft w:val="640"/>
          <w:marRight w:val="0"/>
          <w:marTop w:val="0"/>
          <w:marBottom w:val="0"/>
          <w:divBdr>
            <w:top w:val="none" w:sz="0" w:space="0" w:color="auto"/>
            <w:left w:val="none" w:sz="0" w:space="0" w:color="auto"/>
            <w:bottom w:val="none" w:sz="0" w:space="0" w:color="auto"/>
            <w:right w:val="none" w:sz="0" w:space="0" w:color="auto"/>
          </w:divBdr>
        </w:div>
        <w:div w:id="1550998209">
          <w:marLeft w:val="640"/>
          <w:marRight w:val="0"/>
          <w:marTop w:val="0"/>
          <w:marBottom w:val="0"/>
          <w:divBdr>
            <w:top w:val="none" w:sz="0" w:space="0" w:color="auto"/>
            <w:left w:val="none" w:sz="0" w:space="0" w:color="auto"/>
            <w:bottom w:val="none" w:sz="0" w:space="0" w:color="auto"/>
            <w:right w:val="none" w:sz="0" w:space="0" w:color="auto"/>
          </w:divBdr>
        </w:div>
        <w:div w:id="869803803">
          <w:marLeft w:val="640"/>
          <w:marRight w:val="0"/>
          <w:marTop w:val="0"/>
          <w:marBottom w:val="0"/>
          <w:divBdr>
            <w:top w:val="none" w:sz="0" w:space="0" w:color="auto"/>
            <w:left w:val="none" w:sz="0" w:space="0" w:color="auto"/>
            <w:bottom w:val="none" w:sz="0" w:space="0" w:color="auto"/>
            <w:right w:val="none" w:sz="0" w:space="0" w:color="auto"/>
          </w:divBdr>
        </w:div>
        <w:div w:id="1168985795">
          <w:marLeft w:val="640"/>
          <w:marRight w:val="0"/>
          <w:marTop w:val="0"/>
          <w:marBottom w:val="0"/>
          <w:divBdr>
            <w:top w:val="none" w:sz="0" w:space="0" w:color="auto"/>
            <w:left w:val="none" w:sz="0" w:space="0" w:color="auto"/>
            <w:bottom w:val="none" w:sz="0" w:space="0" w:color="auto"/>
            <w:right w:val="none" w:sz="0" w:space="0" w:color="auto"/>
          </w:divBdr>
        </w:div>
        <w:div w:id="908032181">
          <w:marLeft w:val="640"/>
          <w:marRight w:val="0"/>
          <w:marTop w:val="0"/>
          <w:marBottom w:val="0"/>
          <w:divBdr>
            <w:top w:val="none" w:sz="0" w:space="0" w:color="auto"/>
            <w:left w:val="none" w:sz="0" w:space="0" w:color="auto"/>
            <w:bottom w:val="none" w:sz="0" w:space="0" w:color="auto"/>
            <w:right w:val="none" w:sz="0" w:space="0" w:color="auto"/>
          </w:divBdr>
        </w:div>
        <w:div w:id="1925844353">
          <w:marLeft w:val="640"/>
          <w:marRight w:val="0"/>
          <w:marTop w:val="0"/>
          <w:marBottom w:val="0"/>
          <w:divBdr>
            <w:top w:val="none" w:sz="0" w:space="0" w:color="auto"/>
            <w:left w:val="none" w:sz="0" w:space="0" w:color="auto"/>
            <w:bottom w:val="none" w:sz="0" w:space="0" w:color="auto"/>
            <w:right w:val="none" w:sz="0" w:space="0" w:color="auto"/>
          </w:divBdr>
        </w:div>
        <w:div w:id="297691639">
          <w:marLeft w:val="640"/>
          <w:marRight w:val="0"/>
          <w:marTop w:val="0"/>
          <w:marBottom w:val="0"/>
          <w:divBdr>
            <w:top w:val="none" w:sz="0" w:space="0" w:color="auto"/>
            <w:left w:val="none" w:sz="0" w:space="0" w:color="auto"/>
            <w:bottom w:val="none" w:sz="0" w:space="0" w:color="auto"/>
            <w:right w:val="none" w:sz="0" w:space="0" w:color="auto"/>
          </w:divBdr>
        </w:div>
        <w:div w:id="1540825817">
          <w:marLeft w:val="640"/>
          <w:marRight w:val="0"/>
          <w:marTop w:val="0"/>
          <w:marBottom w:val="0"/>
          <w:divBdr>
            <w:top w:val="none" w:sz="0" w:space="0" w:color="auto"/>
            <w:left w:val="none" w:sz="0" w:space="0" w:color="auto"/>
            <w:bottom w:val="none" w:sz="0" w:space="0" w:color="auto"/>
            <w:right w:val="none" w:sz="0" w:space="0" w:color="auto"/>
          </w:divBdr>
        </w:div>
        <w:div w:id="1592544881">
          <w:marLeft w:val="640"/>
          <w:marRight w:val="0"/>
          <w:marTop w:val="0"/>
          <w:marBottom w:val="0"/>
          <w:divBdr>
            <w:top w:val="none" w:sz="0" w:space="0" w:color="auto"/>
            <w:left w:val="none" w:sz="0" w:space="0" w:color="auto"/>
            <w:bottom w:val="none" w:sz="0" w:space="0" w:color="auto"/>
            <w:right w:val="none" w:sz="0" w:space="0" w:color="auto"/>
          </w:divBdr>
        </w:div>
        <w:div w:id="1637055827">
          <w:marLeft w:val="640"/>
          <w:marRight w:val="0"/>
          <w:marTop w:val="0"/>
          <w:marBottom w:val="0"/>
          <w:divBdr>
            <w:top w:val="none" w:sz="0" w:space="0" w:color="auto"/>
            <w:left w:val="none" w:sz="0" w:space="0" w:color="auto"/>
            <w:bottom w:val="none" w:sz="0" w:space="0" w:color="auto"/>
            <w:right w:val="none" w:sz="0" w:space="0" w:color="auto"/>
          </w:divBdr>
        </w:div>
        <w:div w:id="1993748119">
          <w:marLeft w:val="640"/>
          <w:marRight w:val="0"/>
          <w:marTop w:val="0"/>
          <w:marBottom w:val="0"/>
          <w:divBdr>
            <w:top w:val="none" w:sz="0" w:space="0" w:color="auto"/>
            <w:left w:val="none" w:sz="0" w:space="0" w:color="auto"/>
            <w:bottom w:val="none" w:sz="0" w:space="0" w:color="auto"/>
            <w:right w:val="none" w:sz="0" w:space="0" w:color="auto"/>
          </w:divBdr>
        </w:div>
        <w:div w:id="1867060883">
          <w:marLeft w:val="640"/>
          <w:marRight w:val="0"/>
          <w:marTop w:val="0"/>
          <w:marBottom w:val="0"/>
          <w:divBdr>
            <w:top w:val="none" w:sz="0" w:space="0" w:color="auto"/>
            <w:left w:val="none" w:sz="0" w:space="0" w:color="auto"/>
            <w:bottom w:val="none" w:sz="0" w:space="0" w:color="auto"/>
            <w:right w:val="none" w:sz="0" w:space="0" w:color="auto"/>
          </w:divBdr>
        </w:div>
        <w:div w:id="213739425">
          <w:marLeft w:val="640"/>
          <w:marRight w:val="0"/>
          <w:marTop w:val="0"/>
          <w:marBottom w:val="0"/>
          <w:divBdr>
            <w:top w:val="none" w:sz="0" w:space="0" w:color="auto"/>
            <w:left w:val="none" w:sz="0" w:space="0" w:color="auto"/>
            <w:bottom w:val="none" w:sz="0" w:space="0" w:color="auto"/>
            <w:right w:val="none" w:sz="0" w:space="0" w:color="auto"/>
          </w:divBdr>
        </w:div>
        <w:div w:id="881525235">
          <w:marLeft w:val="640"/>
          <w:marRight w:val="0"/>
          <w:marTop w:val="0"/>
          <w:marBottom w:val="0"/>
          <w:divBdr>
            <w:top w:val="none" w:sz="0" w:space="0" w:color="auto"/>
            <w:left w:val="none" w:sz="0" w:space="0" w:color="auto"/>
            <w:bottom w:val="none" w:sz="0" w:space="0" w:color="auto"/>
            <w:right w:val="none" w:sz="0" w:space="0" w:color="auto"/>
          </w:divBdr>
        </w:div>
        <w:div w:id="1380596155">
          <w:marLeft w:val="640"/>
          <w:marRight w:val="0"/>
          <w:marTop w:val="0"/>
          <w:marBottom w:val="0"/>
          <w:divBdr>
            <w:top w:val="none" w:sz="0" w:space="0" w:color="auto"/>
            <w:left w:val="none" w:sz="0" w:space="0" w:color="auto"/>
            <w:bottom w:val="none" w:sz="0" w:space="0" w:color="auto"/>
            <w:right w:val="none" w:sz="0" w:space="0" w:color="auto"/>
          </w:divBdr>
        </w:div>
        <w:div w:id="1615864567">
          <w:marLeft w:val="640"/>
          <w:marRight w:val="0"/>
          <w:marTop w:val="0"/>
          <w:marBottom w:val="0"/>
          <w:divBdr>
            <w:top w:val="none" w:sz="0" w:space="0" w:color="auto"/>
            <w:left w:val="none" w:sz="0" w:space="0" w:color="auto"/>
            <w:bottom w:val="none" w:sz="0" w:space="0" w:color="auto"/>
            <w:right w:val="none" w:sz="0" w:space="0" w:color="auto"/>
          </w:divBdr>
        </w:div>
        <w:div w:id="2044552157">
          <w:marLeft w:val="640"/>
          <w:marRight w:val="0"/>
          <w:marTop w:val="0"/>
          <w:marBottom w:val="0"/>
          <w:divBdr>
            <w:top w:val="none" w:sz="0" w:space="0" w:color="auto"/>
            <w:left w:val="none" w:sz="0" w:space="0" w:color="auto"/>
            <w:bottom w:val="none" w:sz="0" w:space="0" w:color="auto"/>
            <w:right w:val="none" w:sz="0" w:space="0" w:color="auto"/>
          </w:divBdr>
        </w:div>
        <w:div w:id="1279988393">
          <w:marLeft w:val="640"/>
          <w:marRight w:val="0"/>
          <w:marTop w:val="0"/>
          <w:marBottom w:val="0"/>
          <w:divBdr>
            <w:top w:val="none" w:sz="0" w:space="0" w:color="auto"/>
            <w:left w:val="none" w:sz="0" w:space="0" w:color="auto"/>
            <w:bottom w:val="none" w:sz="0" w:space="0" w:color="auto"/>
            <w:right w:val="none" w:sz="0" w:space="0" w:color="auto"/>
          </w:divBdr>
        </w:div>
        <w:div w:id="1730031454">
          <w:marLeft w:val="640"/>
          <w:marRight w:val="0"/>
          <w:marTop w:val="0"/>
          <w:marBottom w:val="0"/>
          <w:divBdr>
            <w:top w:val="none" w:sz="0" w:space="0" w:color="auto"/>
            <w:left w:val="none" w:sz="0" w:space="0" w:color="auto"/>
            <w:bottom w:val="none" w:sz="0" w:space="0" w:color="auto"/>
            <w:right w:val="none" w:sz="0" w:space="0" w:color="auto"/>
          </w:divBdr>
        </w:div>
        <w:div w:id="1285503936">
          <w:marLeft w:val="640"/>
          <w:marRight w:val="0"/>
          <w:marTop w:val="0"/>
          <w:marBottom w:val="0"/>
          <w:divBdr>
            <w:top w:val="none" w:sz="0" w:space="0" w:color="auto"/>
            <w:left w:val="none" w:sz="0" w:space="0" w:color="auto"/>
            <w:bottom w:val="none" w:sz="0" w:space="0" w:color="auto"/>
            <w:right w:val="none" w:sz="0" w:space="0" w:color="auto"/>
          </w:divBdr>
        </w:div>
        <w:div w:id="1284264726">
          <w:marLeft w:val="640"/>
          <w:marRight w:val="0"/>
          <w:marTop w:val="0"/>
          <w:marBottom w:val="0"/>
          <w:divBdr>
            <w:top w:val="none" w:sz="0" w:space="0" w:color="auto"/>
            <w:left w:val="none" w:sz="0" w:space="0" w:color="auto"/>
            <w:bottom w:val="none" w:sz="0" w:space="0" w:color="auto"/>
            <w:right w:val="none" w:sz="0" w:space="0" w:color="auto"/>
          </w:divBdr>
        </w:div>
        <w:div w:id="476462762">
          <w:marLeft w:val="640"/>
          <w:marRight w:val="0"/>
          <w:marTop w:val="0"/>
          <w:marBottom w:val="0"/>
          <w:divBdr>
            <w:top w:val="none" w:sz="0" w:space="0" w:color="auto"/>
            <w:left w:val="none" w:sz="0" w:space="0" w:color="auto"/>
            <w:bottom w:val="none" w:sz="0" w:space="0" w:color="auto"/>
            <w:right w:val="none" w:sz="0" w:space="0" w:color="auto"/>
          </w:divBdr>
        </w:div>
        <w:div w:id="279459588">
          <w:marLeft w:val="640"/>
          <w:marRight w:val="0"/>
          <w:marTop w:val="0"/>
          <w:marBottom w:val="0"/>
          <w:divBdr>
            <w:top w:val="none" w:sz="0" w:space="0" w:color="auto"/>
            <w:left w:val="none" w:sz="0" w:space="0" w:color="auto"/>
            <w:bottom w:val="none" w:sz="0" w:space="0" w:color="auto"/>
            <w:right w:val="none" w:sz="0" w:space="0" w:color="auto"/>
          </w:divBdr>
        </w:div>
        <w:div w:id="850338458">
          <w:marLeft w:val="640"/>
          <w:marRight w:val="0"/>
          <w:marTop w:val="0"/>
          <w:marBottom w:val="0"/>
          <w:divBdr>
            <w:top w:val="none" w:sz="0" w:space="0" w:color="auto"/>
            <w:left w:val="none" w:sz="0" w:space="0" w:color="auto"/>
            <w:bottom w:val="none" w:sz="0" w:space="0" w:color="auto"/>
            <w:right w:val="none" w:sz="0" w:space="0" w:color="auto"/>
          </w:divBdr>
        </w:div>
        <w:div w:id="11928927">
          <w:marLeft w:val="640"/>
          <w:marRight w:val="0"/>
          <w:marTop w:val="0"/>
          <w:marBottom w:val="0"/>
          <w:divBdr>
            <w:top w:val="none" w:sz="0" w:space="0" w:color="auto"/>
            <w:left w:val="none" w:sz="0" w:space="0" w:color="auto"/>
            <w:bottom w:val="none" w:sz="0" w:space="0" w:color="auto"/>
            <w:right w:val="none" w:sz="0" w:space="0" w:color="auto"/>
          </w:divBdr>
        </w:div>
        <w:div w:id="243029229">
          <w:marLeft w:val="640"/>
          <w:marRight w:val="0"/>
          <w:marTop w:val="0"/>
          <w:marBottom w:val="0"/>
          <w:divBdr>
            <w:top w:val="none" w:sz="0" w:space="0" w:color="auto"/>
            <w:left w:val="none" w:sz="0" w:space="0" w:color="auto"/>
            <w:bottom w:val="none" w:sz="0" w:space="0" w:color="auto"/>
            <w:right w:val="none" w:sz="0" w:space="0" w:color="auto"/>
          </w:divBdr>
        </w:div>
        <w:div w:id="580259071">
          <w:marLeft w:val="640"/>
          <w:marRight w:val="0"/>
          <w:marTop w:val="0"/>
          <w:marBottom w:val="0"/>
          <w:divBdr>
            <w:top w:val="none" w:sz="0" w:space="0" w:color="auto"/>
            <w:left w:val="none" w:sz="0" w:space="0" w:color="auto"/>
            <w:bottom w:val="none" w:sz="0" w:space="0" w:color="auto"/>
            <w:right w:val="none" w:sz="0" w:space="0" w:color="auto"/>
          </w:divBdr>
        </w:div>
        <w:div w:id="356197651">
          <w:marLeft w:val="640"/>
          <w:marRight w:val="0"/>
          <w:marTop w:val="0"/>
          <w:marBottom w:val="0"/>
          <w:divBdr>
            <w:top w:val="none" w:sz="0" w:space="0" w:color="auto"/>
            <w:left w:val="none" w:sz="0" w:space="0" w:color="auto"/>
            <w:bottom w:val="none" w:sz="0" w:space="0" w:color="auto"/>
            <w:right w:val="none" w:sz="0" w:space="0" w:color="auto"/>
          </w:divBdr>
        </w:div>
        <w:div w:id="1470442401">
          <w:marLeft w:val="640"/>
          <w:marRight w:val="0"/>
          <w:marTop w:val="0"/>
          <w:marBottom w:val="0"/>
          <w:divBdr>
            <w:top w:val="none" w:sz="0" w:space="0" w:color="auto"/>
            <w:left w:val="none" w:sz="0" w:space="0" w:color="auto"/>
            <w:bottom w:val="none" w:sz="0" w:space="0" w:color="auto"/>
            <w:right w:val="none" w:sz="0" w:space="0" w:color="auto"/>
          </w:divBdr>
        </w:div>
        <w:div w:id="1210606809">
          <w:marLeft w:val="640"/>
          <w:marRight w:val="0"/>
          <w:marTop w:val="0"/>
          <w:marBottom w:val="0"/>
          <w:divBdr>
            <w:top w:val="none" w:sz="0" w:space="0" w:color="auto"/>
            <w:left w:val="none" w:sz="0" w:space="0" w:color="auto"/>
            <w:bottom w:val="none" w:sz="0" w:space="0" w:color="auto"/>
            <w:right w:val="none" w:sz="0" w:space="0" w:color="auto"/>
          </w:divBdr>
        </w:div>
        <w:div w:id="76754062">
          <w:marLeft w:val="640"/>
          <w:marRight w:val="0"/>
          <w:marTop w:val="0"/>
          <w:marBottom w:val="0"/>
          <w:divBdr>
            <w:top w:val="none" w:sz="0" w:space="0" w:color="auto"/>
            <w:left w:val="none" w:sz="0" w:space="0" w:color="auto"/>
            <w:bottom w:val="none" w:sz="0" w:space="0" w:color="auto"/>
            <w:right w:val="none" w:sz="0" w:space="0" w:color="auto"/>
          </w:divBdr>
        </w:div>
        <w:div w:id="1629822888">
          <w:marLeft w:val="640"/>
          <w:marRight w:val="0"/>
          <w:marTop w:val="0"/>
          <w:marBottom w:val="0"/>
          <w:divBdr>
            <w:top w:val="none" w:sz="0" w:space="0" w:color="auto"/>
            <w:left w:val="none" w:sz="0" w:space="0" w:color="auto"/>
            <w:bottom w:val="none" w:sz="0" w:space="0" w:color="auto"/>
            <w:right w:val="none" w:sz="0" w:space="0" w:color="auto"/>
          </w:divBdr>
        </w:div>
        <w:div w:id="309485795">
          <w:marLeft w:val="640"/>
          <w:marRight w:val="0"/>
          <w:marTop w:val="0"/>
          <w:marBottom w:val="0"/>
          <w:divBdr>
            <w:top w:val="none" w:sz="0" w:space="0" w:color="auto"/>
            <w:left w:val="none" w:sz="0" w:space="0" w:color="auto"/>
            <w:bottom w:val="none" w:sz="0" w:space="0" w:color="auto"/>
            <w:right w:val="none" w:sz="0" w:space="0" w:color="auto"/>
          </w:divBdr>
        </w:div>
        <w:div w:id="318778394">
          <w:marLeft w:val="640"/>
          <w:marRight w:val="0"/>
          <w:marTop w:val="0"/>
          <w:marBottom w:val="0"/>
          <w:divBdr>
            <w:top w:val="none" w:sz="0" w:space="0" w:color="auto"/>
            <w:left w:val="none" w:sz="0" w:space="0" w:color="auto"/>
            <w:bottom w:val="none" w:sz="0" w:space="0" w:color="auto"/>
            <w:right w:val="none" w:sz="0" w:space="0" w:color="auto"/>
          </w:divBdr>
        </w:div>
        <w:div w:id="154420698">
          <w:marLeft w:val="640"/>
          <w:marRight w:val="0"/>
          <w:marTop w:val="0"/>
          <w:marBottom w:val="0"/>
          <w:divBdr>
            <w:top w:val="none" w:sz="0" w:space="0" w:color="auto"/>
            <w:left w:val="none" w:sz="0" w:space="0" w:color="auto"/>
            <w:bottom w:val="none" w:sz="0" w:space="0" w:color="auto"/>
            <w:right w:val="none" w:sz="0" w:space="0" w:color="auto"/>
          </w:divBdr>
        </w:div>
        <w:div w:id="1698194501">
          <w:marLeft w:val="640"/>
          <w:marRight w:val="0"/>
          <w:marTop w:val="0"/>
          <w:marBottom w:val="0"/>
          <w:divBdr>
            <w:top w:val="none" w:sz="0" w:space="0" w:color="auto"/>
            <w:left w:val="none" w:sz="0" w:space="0" w:color="auto"/>
            <w:bottom w:val="none" w:sz="0" w:space="0" w:color="auto"/>
            <w:right w:val="none" w:sz="0" w:space="0" w:color="auto"/>
          </w:divBdr>
        </w:div>
        <w:div w:id="1670986702">
          <w:marLeft w:val="640"/>
          <w:marRight w:val="0"/>
          <w:marTop w:val="0"/>
          <w:marBottom w:val="0"/>
          <w:divBdr>
            <w:top w:val="none" w:sz="0" w:space="0" w:color="auto"/>
            <w:left w:val="none" w:sz="0" w:space="0" w:color="auto"/>
            <w:bottom w:val="none" w:sz="0" w:space="0" w:color="auto"/>
            <w:right w:val="none" w:sz="0" w:space="0" w:color="auto"/>
          </w:divBdr>
        </w:div>
        <w:div w:id="1723602848">
          <w:marLeft w:val="640"/>
          <w:marRight w:val="0"/>
          <w:marTop w:val="0"/>
          <w:marBottom w:val="0"/>
          <w:divBdr>
            <w:top w:val="none" w:sz="0" w:space="0" w:color="auto"/>
            <w:left w:val="none" w:sz="0" w:space="0" w:color="auto"/>
            <w:bottom w:val="none" w:sz="0" w:space="0" w:color="auto"/>
            <w:right w:val="none" w:sz="0" w:space="0" w:color="auto"/>
          </w:divBdr>
        </w:div>
        <w:div w:id="1579097707">
          <w:marLeft w:val="640"/>
          <w:marRight w:val="0"/>
          <w:marTop w:val="0"/>
          <w:marBottom w:val="0"/>
          <w:divBdr>
            <w:top w:val="none" w:sz="0" w:space="0" w:color="auto"/>
            <w:left w:val="none" w:sz="0" w:space="0" w:color="auto"/>
            <w:bottom w:val="none" w:sz="0" w:space="0" w:color="auto"/>
            <w:right w:val="none" w:sz="0" w:space="0" w:color="auto"/>
          </w:divBdr>
        </w:div>
        <w:div w:id="1840267411">
          <w:marLeft w:val="640"/>
          <w:marRight w:val="0"/>
          <w:marTop w:val="0"/>
          <w:marBottom w:val="0"/>
          <w:divBdr>
            <w:top w:val="none" w:sz="0" w:space="0" w:color="auto"/>
            <w:left w:val="none" w:sz="0" w:space="0" w:color="auto"/>
            <w:bottom w:val="none" w:sz="0" w:space="0" w:color="auto"/>
            <w:right w:val="none" w:sz="0" w:space="0" w:color="auto"/>
          </w:divBdr>
        </w:div>
        <w:div w:id="1958028066">
          <w:marLeft w:val="640"/>
          <w:marRight w:val="0"/>
          <w:marTop w:val="0"/>
          <w:marBottom w:val="0"/>
          <w:divBdr>
            <w:top w:val="none" w:sz="0" w:space="0" w:color="auto"/>
            <w:left w:val="none" w:sz="0" w:space="0" w:color="auto"/>
            <w:bottom w:val="none" w:sz="0" w:space="0" w:color="auto"/>
            <w:right w:val="none" w:sz="0" w:space="0" w:color="auto"/>
          </w:divBdr>
        </w:div>
        <w:div w:id="1761023116">
          <w:marLeft w:val="640"/>
          <w:marRight w:val="0"/>
          <w:marTop w:val="0"/>
          <w:marBottom w:val="0"/>
          <w:divBdr>
            <w:top w:val="none" w:sz="0" w:space="0" w:color="auto"/>
            <w:left w:val="none" w:sz="0" w:space="0" w:color="auto"/>
            <w:bottom w:val="none" w:sz="0" w:space="0" w:color="auto"/>
            <w:right w:val="none" w:sz="0" w:space="0" w:color="auto"/>
          </w:divBdr>
        </w:div>
        <w:div w:id="1006521616">
          <w:marLeft w:val="640"/>
          <w:marRight w:val="0"/>
          <w:marTop w:val="0"/>
          <w:marBottom w:val="0"/>
          <w:divBdr>
            <w:top w:val="none" w:sz="0" w:space="0" w:color="auto"/>
            <w:left w:val="none" w:sz="0" w:space="0" w:color="auto"/>
            <w:bottom w:val="none" w:sz="0" w:space="0" w:color="auto"/>
            <w:right w:val="none" w:sz="0" w:space="0" w:color="auto"/>
          </w:divBdr>
        </w:div>
        <w:div w:id="2030449292">
          <w:marLeft w:val="640"/>
          <w:marRight w:val="0"/>
          <w:marTop w:val="0"/>
          <w:marBottom w:val="0"/>
          <w:divBdr>
            <w:top w:val="none" w:sz="0" w:space="0" w:color="auto"/>
            <w:left w:val="none" w:sz="0" w:space="0" w:color="auto"/>
            <w:bottom w:val="none" w:sz="0" w:space="0" w:color="auto"/>
            <w:right w:val="none" w:sz="0" w:space="0" w:color="auto"/>
          </w:divBdr>
        </w:div>
        <w:div w:id="1064570084">
          <w:marLeft w:val="640"/>
          <w:marRight w:val="0"/>
          <w:marTop w:val="0"/>
          <w:marBottom w:val="0"/>
          <w:divBdr>
            <w:top w:val="none" w:sz="0" w:space="0" w:color="auto"/>
            <w:left w:val="none" w:sz="0" w:space="0" w:color="auto"/>
            <w:bottom w:val="none" w:sz="0" w:space="0" w:color="auto"/>
            <w:right w:val="none" w:sz="0" w:space="0" w:color="auto"/>
          </w:divBdr>
        </w:div>
        <w:div w:id="596182010">
          <w:marLeft w:val="640"/>
          <w:marRight w:val="0"/>
          <w:marTop w:val="0"/>
          <w:marBottom w:val="0"/>
          <w:divBdr>
            <w:top w:val="none" w:sz="0" w:space="0" w:color="auto"/>
            <w:left w:val="none" w:sz="0" w:space="0" w:color="auto"/>
            <w:bottom w:val="none" w:sz="0" w:space="0" w:color="auto"/>
            <w:right w:val="none" w:sz="0" w:space="0" w:color="auto"/>
          </w:divBdr>
        </w:div>
      </w:divsChild>
    </w:div>
    <w:div w:id="162280243">
      <w:bodyDiv w:val="1"/>
      <w:marLeft w:val="0"/>
      <w:marRight w:val="0"/>
      <w:marTop w:val="0"/>
      <w:marBottom w:val="0"/>
      <w:divBdr>
        <w:top w:val="none" w:sz="0" w:space="0" w:color="auto"/>
        <w:left w:val="none" w:sz="0" w:space="0" w:color="auto"/>
        <w:bottom w:val="none" w:sz="0" w:space="0" w:color="auto"/>
        <w:right w:val="none" w:sz="0" w:space="0" w:color="auto"/>
      </w:divBdr>
      <w:divsChild>
        <w:div w:id="1123501447">
          <w:marLeft w:val="640"/>
          <w:marRight w:val="0"/>
          <w:marTop w:val="0"/>
          <w:marBottom w:val="0"/>
          <w:divBdr>
            <w:top w:val="none" w:sz="0" w:space="0" w:color="auto"/>
            <w:left w:val="none" w:sz="0" w:space="0" w:color="auto"/>
            <w:bottom w:val="none" w:sz="0" w:space="0" w:color="auto"/>
            <w:right w:val="none" w:sz="0" w:space="0" w:color="auto"/>
          </w:divBdr>
        </w:div>
        <w:div w:id="2008894883">
          <w:marLeft w:val="640"/>
          <w:marRight w:val="0"/>
          <w:marTop w:val="0"/>
          <w:marBottom w:val="0"/>
          <w:divBdr>
            <w:top w:val="none" w:sz="0" w:space="0" w:color="auto"/>
            <w:left w:val="none" w:sz="0" w:space="0" w:color="auto"/>
            <w:bottom w:val="none" w:sz="0" w:space="0" w:color="auto"/>
            <w:right w:val="none" w:sz="0" w:space="0" w:color="auto"/>
          </w:divBdr>
        </w:div>
        <w:div w:id="11886201">
          <w:marLeft w:val="640"/>
          <w:marRight w:val="0"/>
          <w:marTop w:val="0"/>
          <w:marBottom w:val="0"/>
          <w:divBdr>
            <w:top w:val="none" w:sz="0" w:space="0" w:color="auto"/>
            <w:left w:val="none" w:sz="0" w:space="0" w:color="auto"/>
            <w:bottom w:val="none" w:sz="0" w:space="0" w:color="auto"/>
            <w:right w:val="none" w:sz="0" w:space="0" w:color="auto"/>
          </w:divBdr>
        </w:div>
        <w:div w:id="1548686942">
          <w:marLeft w:val="640"/>
          <w:marRight w:val="0"/>
          <w:marTop w:val="0"/>
          <w:marBottom w:val="0"/>
          <w:divBdr>
            <w:top w:val="none" w:sz="0" w:space="0" w:color="auto"/>
            <w:left w:val="none" w:sz="0" w:space="0" w:color="auto"/>
            <w:bottom w:val="none" w:sz="0" w:space="0" w:color="auto"/>
            <w:right w:val="none" w:sz="0" w:space="0" w:color="auto"/>
          </w:divBdr>
        </w:div>
        <w:div w:id="754782151">
          <w:marLeft w:val="640"/>
          <w:marRight w:val="0"/>
          <w:marTop w:val="0"/>
          <w:marBottom w:val="0"/>
          <w:divBdr>
            <w:top w:val="none" w:sz="0" w:space="0" w:color="auto"/>
            <w:left w:val="none" w:sz="0" w:space="0" w:color="auto"/>
            <w:bottom w:val="none" w:sz="0" w:space="0" w:color="auto"/>
            <w:right w:val="none" w:sz="0" w:space="0" w:color="auto"/>
          </w:divBdr>
        </w:div>
        <w:div w:id="1445540487">
          <w:marLeft w:val="640"/>
          <w:marRight w:val="0"/>
          <w:marTop w:val="0"/>
          <w:marBottom w:val="0"/>
          <w:divBdr>
            <w:top w:val="none" w:sz="0" w:space="0" w:color="auto"/>
            <w:left w:val="none" w:sz="0" w:space="0" w:color="auto"/>
            <w:bottom w:val="none" w:sz="0" w:space="0" w:color="auto"/>
            <w:right w:val="none" w:sz="0" w:space="0" w:color="auto"/>
          </w:divBdr>
        </w:div>
        <w:div w:id="1854224916">
          <w:marLeft w:val="640"/>
          <w:marRight w:val="0"/>
          <w:marTop w:val="0"/>
          <w:marBottom w:val="0"/>
          <w:divBdr>
            <w:top w:val="none" w:sz="0" w:space="0" w:color="auto"/>
            <w:left w:val="none" w:sz="0" w:space="0" w:color="auto"/>
            <w:bottom w:val="none" w:sz="0" w:space="0" w:color="auto"/>
            <w:right w:val="none" w:sz="0" w:space="0" w:color="auto"/>
          </w:divBdr>
        </w:div>
        <w:div w:id="485635321">
          <w:marLeft w:val="640"/>
          <w:marRight w:val="0"/>
          <w:marTop w:val="0"/>
          <w:marBottom w:val="0"/>
          <w:divBdr>
            <w:top w:val="none" w:sz="0" w:space="0" w:color="auto"/>
            <w:left w:val="none" w:sz="0" w:space="0" w:color="auto"/>
            <w:bottom w:val="none" w:sz="0" w:space="0" w:color="auto"/>
            <w:right w:val="none" w:sz="0" w:space="0" w:color="auto"/>
          </w:divBdr>
        </w:div>
        <w:div w:id="1021468890">
          <w:marLeft w:val="640"/>
          <w:marRight w:val="0"/>
          <w:marTop w:val="0"/>
          <w:marBottom w:val="0"/>
          <w:divBdr>
            <w:top w:val="none" w:sz="0" w:space="0" w:color="auto"/>
            <w:left w:val="none" w:sz="0" w:space="0" w:color="auto"/>
            <w:bottom w:val="none" w:sz="0" w:space="0" w:color="auto"/>
            <w:right w:val="none" w:sz="0" w:space="0" w:color="auto"/>
          </w:divBdr>
        </w:div>
        <w:div w:id="1067875714">
          <w:marLeft w:val="640"/>
          <w:marRight w:val="0"/>
          <w:marTop w:val="0"/>
          <w:marBottom w:val="0"/>
          <w:divBdr>
            <w:top w:val="none" w:sz="0" w:space="0" w:color="auto"/>
            <w:left w:val="none" w:sz="0" w:space="0" w:color="auto"/>
            <w:bottom w:val="none" w:sz="0" w:space="0" w:color="auto"/>
            <w:right w:val="none" w:sz="0" w:space="0" w:color="auto"/>
          </w:divBdr>
        </w:div>
        <w:div w:id="350649123">
          <w:marLeft w:val="640"/>
          <w:marRight w:val="0"/>
          <w:marTop w:val="0"/>
          <w:marBottom w:val="0"/>
          <w:divBdr>
            <w:top w:val="none" w:sz="0" w:space="0" w:color="auto"/>
            <w:left w:val="none" w:sz="0" w:space="0" w:color="auto"/>
            <w:bottom w:val="none" w:sz="0" w:space="0" w:color="auto"/>
            <w:right w:val="none" w:sz="0" w:space="0" w:color="auto"/>
          </w:divBdr>
        </w:div>
        <w:div w:id="684744307">
          <w:marLeft w:val="640"/>
          <w:marRight w:val="0"/>
          <w:marTop w:val="0"/>
          <w:marBottom w:val="0"/>
          <w:divBdr>
            <w:top w:val="none" w:sz="0" w:space="0" w:color="auto"/>
            <w:left w:val="none" w:sz="0" w:space="0" w:color="auto"/>
            <w:bottom w:val="none" w:sz="0" w:space="0" w:color="auto"/>
            <w:right w:val="none" w:sz="0" w:space="0" w:color="auto"/>
          </w:divBdr>
        </w:div>
        <w:div w:id="81802785">
          <w:marLeft w:val="640"/>
          <w:marRight w:val="0"/>
          <w:marTop w:val="0"/>
          <w:marBottom w:val="0"/>
          <w:divBdr>
            <w:top w:val="none" w:sz="0" w:space="0" w:color="auto"/>
            <w:left w:val="none" w:sz="0" w:space="0" w:color="auto"/>
            <w:bottom w:val="none" w:sz="0" w:space="0" w:color="auto"/>
            <w:right w:val="none" w:sz="0" w:space="0" w:color="auto"/>
          </w:divBdr>
        </w:div>
        <w:div w:id="857889722">
          <w:marLeft w:val="640"/>
          <w:marRight w:val="0"/>
          <w:marTop w:val="0"/>
          <w:marBottom w:val="0"/>
          <w:divBdr>
            <w:top w:val="none" w:sz="0" w:space="0" w:color="auto"/>
            <w:left w:val="none" w:sz="0" w:space="0" w:color="auto"/>
            <w:bottom w:val="none" w:sz="0" w:space="0" w:color="auto"/>
            <w:right w:val="none" w:sz="0" w:space="0" w:color="auto"/>
          </w:divBdr>
        </w:div>
        <w:div w:id="2132704016">
          <w:marLeft w:val="640"/>
          <w:marRight w:val="0"/>
          <w:marTop w:val="0"/>
          <w:marBottom w:val="0"/>
          <w:divBdr>
            <w:top w:val="none" w:sz="0" w:space="0" w:color="auto"/>
            <w:left w:val="none" w:sz="0" w:space="0" w:color="auto"/>
            <w:bottom w:val="none" w:sz="0" w:space="0" w:color="auto"/>
            <w:right w:val="none" w:sz="0" w:space="0" w:color="auto"/>
          </w:divBdr>
        </w:div>
        <w:div w:id="1217860072">
          <w:marLeft w:val="640"/>
          <w:marRight w:val="0"/>
          <w:marTop w:val="0"/>
          <w:marBottom w:val="0"/>
          <w:divBdr>
            <w:top w:val="none" w:sz="0" w:space="0" w:color="auto"/>
            <w:left w:val="none" w:sz="0" w:space="0" w:color="auto"/>
            <w:bottom w:val="none" w:sz="0" w:space="0" w:color="auto"/>
            <w:right w:val="none" w:sz="0" w:space="0" w:color="auto"/>
          </w:divBdr>
        </w:div>
        <w:div w:id="1867328444">
          <w:marLeft w:val="640"/>
          <w:marRight w:val="0"/>
          <w:marTop w:val="0"/>
          <w:marBottom w:val="0"/>
          <w:divBdr>
            <w:top w:val="none" w:sz="0" w:space="0" w:color="auto"/>
            <w:left w:val="none" w:sz="0" w:space="0" w:color="auto"/>
            <w:bottom w:val="none" w:sz="0" w:space="0" w:color="auto"/>
            <w:right w:val="none" w:sz="0" w:space="0" w:color="auto"/>
          </w:divBdr>
        </w:div>
        <w:div w:id="1883470205">
          <w:marLeft w:val="640"/>
          <w:marRight w:val="0"/>
          <w:marTop w:val="0"/>
          <w:marBottom w:val="0"/>
          <w:divBdr>
            <w:top w:val="none" w:sz="0" w:space="0" w:color="auto"/>
            <w:left w:val="none" w:sz="0" w:space="0" w:color="auto"/>
            <w:bottom w:val="none" w:sz="0" w:space="0" w:color="auto"/>
            <w:right w:val="none" w:sz="0" w:space="0" w:color="auto"/>
          </w:divBdr>
        </w:div>
        <w:div w:id="1531533334">
          <w:marLeft w:val="640"/>
          <w:marRight w:val="0"/>
          <w:marTop w:val="0"/>
          <w:marBottom w:val="0"/>
          <w:divBdr>
            <w:top w:val="none" w:sz="0" w:space="0" w:color="auto"/>
            <w:left w:val="none" w:sz="0" w:space="0" w:color="auto"/>
            <w:bottom w:val="none" w:sz="0" w:space="0" w:color="auto"/>
            <w:right w:val="none" w:sz="0" w:space="0" w:color="auto"/>
          </w:divBdr>
        </w:div>
        <w:div w:id="1812358575">
          <w:marLeft w:val="640"/>
          <w:marRight w:val="0"/>
          <w:marTop w:val="0"/>
          <w:marBottom w:val="0"/>
          <w:divBdr>
            <w:top w:val="none" w:sz="0" w:space="0" w:color="auto"/>
            <w:left w:val="none" w:sz="0" w:space="0" w:color="auto"/>
            <w:bottom w:val="none" w:sz="0" w:space="0" w:color="auto"/>
            <w:right w:val="none" w:sz="0" w:space="0" w:color="auto"/>
          </w:divBdr>
        </w:div>
        <w:div w:id="52848238">
          <w:marLeft w:val="640"/>
          <w:marRight w:val="0"/>
          <w:marTop w:val="0"/>
          <w:marBottom w:val="0"/>
          <w:divBdr>
            <w:top w:val="none" w:sz="0" w:space="0" w:color="auto"/>
            <w:left w:val="none" w:sz="0" w:space="0" w:color="auto"/>
            <w:bottom w:val="none" w:sz="0" w:space="0" w:color="auto"/>
            <w:right w:val="none" w:sz="0" w:space="0" w:color="auto"/>
          </w:divBdr>
        </w:div>
        <w:div w:id="638999483">
          <w:marLeft w:val="640"/>
          <w:marRight w:val="0"/>
          <w:marTop w:val="0"/>
          <w:marBottom w:val="0"/>
          <w:divBdr>
            <w:top w:val="none" w:sz="0" w:space="0" w:color="auto"/>
            <w:left w:val="none" w:sz="0" w:space="0" w:color="auto"/>
            <w:bottom w:val="none" w:sz="0" w:space="0" w:color="auto"/>
            <w:right w:val="none" w:sz="0" w:space="0" w:color="auto"/>
          </w:divBdr>
        </w:div>
        <w:div w:id="1006712383">
          <w:marLeft w:val="640"/>
          <w:marRight w:val="0"/>
          <w:marTop w:val="0"/>
          <w:marBottom w:val="0"/>
          <w:divBdr>
            <w:top w:val="none" w:sz="0" w:space="0" w:color="auto"/>
            <w:left w:val="none" w:sz="0" w:space="0" w:color="auto"/>
            <w:bottom w:val="none" w:sz="0" w:space="0" w:color="auto"/>
            <w:right w:val="none" w:sz="0" w:space="0" w:color="auto"/>
          </w:divBdr>
        </w:div>
        <w:div w:id="551162878">
          <w:marLeft w:val="640"/>
          <w:marRight w:val="0"/>
          <w:marTop w:val="0"/>
          <w:marBottom w:val="0"/>
          <w:divBdr>
            <w:top w:val="none" w:sz="0" w:space="0" w:color="auto"/>
            <w:left w:val="none" w:sz="0" w:space="0" w:color="auto"/>
            <w:bottom w:val="none" w:sz="0" w:space="0" w:color="auto"/>
            <w:right w:val="none" w:sz="0" w:space="0" w:color="auto"/>
          </w:divBdr>
        </w:div>
        <w:div w:id="207570617">
          <w:marLeft w:val="640"/>
          <w:marRight w:val="0"/>
          <w:marTop w:val="0"/>
          <w:marBottom w:val="0"/>
          <w:divBdr>
            <w:top w:val="none" w:sz="0" w:space="0" w:color="auto"/>
            <w:left w:val="none" w:sz="0" w:space="0" w:color="auto"/>
            <w:bottom w:val="none" w:sz="0" w:space="0" w:color="auto"/>
            <w:right w:val="none" w:sz="0" w:space="0" w:color="auto"/>
          </w:divBdr>
        </w:div>
        <w:div w:id="1460802931">
          <w:marLeft w:val="640"/>
          <w:marRight w:val="0"/>
          <w:marTop w:val="0"/>
          <w:marBottom w:val="0"/>
          <w:divBdr>
            <w:top w:val="none" w:sz="0" w:space="0" w:color="auto"/>
            <w:left w:val="none" w:sz="0" w:space="0" w:color="auto"/>
            <w:bottom w:val="none" w:sz="0" w:space="0" w:color="auto"/>
            <w:right w:val="none" w:sz="0" w:space="0" w:color="auto"/>
          </w:divBdr>
        </w:div>
        <w:div w:id="1763601604">
          <w:marLeft w:val="640"/>
          <w:marRight w:val="0"/>
          <w:marTop w:val="0"/>
          <w:marBottom w:val="0"/>
          <w:divBdr>
            <w:top w:val="none" w:sz="0" w:space="0" w:color="auto"/>
            <w:left w:val="none" w:sz="0" w:space="0" w:color="auto"/>
            <w:bottom w:val="none" w:sz="0" w:space="0" w:color="auto"/>
            <w:right w:val="none" w:sz="0" w:space="0" w:color="auto"/>
          </w:divBdr>
        </w:div>
        <w:div w:id="1247962752">
          <w:marLeft w:val="640"/>
          <w:marRight w:val="0"/>
          <w:marTop w:val="0"/>
          <w:marBottom w:val="0"/>
          <w:divBdr>
            <w:top w:val="none" w:sz="0" w:space="0" w:color="auto"/>
            <w:left w:val="none" w:sz="0" w:space="0" w:color="auto"/>
            <w:bottom w:val="none" w:sz="0" w:space="0" w:color="auto"/>
            <w:right w:val="none" w:sz="0" w:space="0" w:color="auto"/>
          </w:divBdr>
        </w:div>
        <w:div w:id="1843281776">
          <w:marLeft w:val="640"/>
          <w:marRight w:val="0"/>
          <w:marTop w:val="0"/>
          <w:marBottom w:val="0"/>
          <w:divBdr>
            <w:top w:val="none" w:sz="0" w:space="0" w:color="auto"/>
            <w:left w:val="none" w:sz="0" w:space="0" w:color="auto"/>
            <w:bottom w:val="none" w:sz="0" w:space="0" w:color="auto"/>
            <w:right w:val="none" w:sz="0" w:space="0" w:color="auto"/>
          </w:divBdr>
        </w:div>
        <w:div w:id="1150751446">
          <w:marLeft w:val="640"/>
          <w:marRight w:val="0"/>
          <w:marTop w:val="0"/>
          <w:marBottom w:val="0"/>
          <w:divBdr>
            <w:top w:val="none" w:sz="0" w:space="0" w:color="auto"/>
            <w:left w:val="none" w:sz="0" w:space="0" w:color="auto"/>
            <w:bottom w:val="none" w:sz="0" w:space="0" w:color="auto"/>
            <w:right w:val="none" w:sz="0" w:space="0" w:color="auto"/>
          </w:divBdr>
        </w:div>
        <w:div w:id="976376060">
          <w:marLeft w:val="640"/>
          <w:marRight w:val="0"/>
          <w:marTop w:val="0"/>
          <w:marBottom w:val="0"/>
          <w:divBdr>
            <w:top w:val="none" w:sz="0" w:space="0" w:color="auto"/>
            <w:left w:val="none" w:sz="0" w:space="0" w:color="auto"/>
            <w:bottom w:val="none" w:sz="0" w:space="0" w:color="auto"/>
            <w:right w:val="none" w:sz="0" w:space="0" w:color="auto"/>
          </w:divBdr>
        </w:div>
        <w:div w:id="1901624590">
          <w:marLeft w:val="640"/>
          <w:marRight w:val="0"/>
          <w:marTop w:val="0"/>
          <w:marBottom w:val="0"/>
          <w:divBdr>
            <w:top w:val="none" w:sz="0" w:space="0" w:color="auto"/>
            <w:left w:val="none" w:sz="0" w:space="0" w:color="auto"/>
            <w:bottom w:val="none" w:sz="0" w:space="0" w:color="auto"/>
            <w:right w:val="none" w:sz="0" w:space="0" w:color="auto"/>
          </w:divBdr>
        </w:div>
        <w:div w:id="1017732422">
          <w:marLeft w:val="640"/>
          <w:marRight w:val="0"/>
          <w:marTop w:val="0"/>
          <w:marBottom w:val="0"/>
          <w:divBdr>
            <w:top w:val="none" w:sz="0" w:space="0" w:color="auto"/>
            <w:left w:val="none" w:sz="0" w:space="0" w:color="auto"/>
            <w:bottom w:val="none" w:sz="0" w:space="0" w:color="auto"/>
            <w:right w:val="none" w:sz="0" w:space="0" w:color="auto"/>
          </w:divBdr>
        </w:div>
        <w:div w:id="1805274768">
          <w:marLeft w:val="640"/>
          <w:marRight w:val="0"/>
          <w:marTop w:val="0"/>
          <w:marBottom w:val="0"/>
          <w:divBdr>
            <w:top w:val="none" w:sz="0" w:space="0" w:color="auto"/>
            <w:left w:val="none" w:sz="0" w:space="0" w:color="auto"/>
            <w:bottom w:val="none" w:sz="0" w:space="0" w:color="auto"/>
            <w:right w:val="none" w:sz="0" w:space="0" w:color="auto"/>
          </w:divBdr>
        </w:div>
        <w:div w:id="2095275046">
          <w:marLeft w:val="640"/>
          <w:marRight w:val="0"/>
          <w:marTop w:val="0"/>
          <w:marBottom w:val="0"/>
          <w:divBdr>
            <w:top w:val="none" w:sz="0" w:space="0" w:color="auto"/>
            <w:left w:val="none" w:sz="0" w:space="0" w:color="auto"/>
            <w:bottom w:val="none" w:sz="0" w:space="0" w:color="auto"/>
            <w:right w:val="none" w:sz="0" w:space="0" w:color="auto"/>
          </w:divBdr>
        </w:div>
        <w:div w:id="1330062629">
          <w:marLeft w:val="640"/>
          <w:marRight w:val="0"/>
          <w:marTop w:val="0"/>
          <w:marBottom w:val="0"/>
          <w:divBdr>
            <w:top w:val="none" w:sz="0" w:space="0" w:color="auto"/>
            <w:left w:val="none" w:sz="0" w:space="0" w:color="auto"/>
            <w:bottom w:val="none" w:sz="0" w:space="0" w:color="auto"/>
            <w:right w:val="none" w:sz="0" w:space="0" w:color="auto"/>
          </w:divBdr>
        </w:div>
        <w:div w:id="131338076">
          <w:marLeft w:val="640"/>
          <w:marRight w:val="0"/>
          <w:marTop w:val="0"/>
          <w:marBottom w:val="0"/>
          <w:divBdr>
            <w:top w:val="none" w:sz="0" w:space="0" w:color="auto"/>
            <w:left w:val="none" w:sz="0" w:space="0" w:color="auto"/>
            <w:bottom w:val="none" w:sz="0" w:space="0" w:color="auto"/>
            <w:right w:val="none" w:sz="0" w:space="0" w:color="auto"/>
          </w:divBdr>
        </w:div>
        <w:div w:id="1127239853">
          <w:marLeft w:val="640"/>
          <w:marRight w:val="0"/>
          <w:marTop w:val="0"/>
          <w:marBottom w:val="0"/>
          <w:divBdr>
            <w:top w:val="none" w:sz="0" w:space="0" w:color="auto"/>
            <w:left w:val="none" w:sz="0" w:space="0" w:color="auto"/>
            <w:bottom w:val="none" w:sz="0" w:space="0" w:color="auto"/>
            <w:right w:val="none" w:sz="0" w:space="0" w:color="auto"/>
          </w:divBdr>
        </w:div>
        <w:div w:id="190844832">
          <w:marLeft w:val="640"/>
          <w:marRight w:val="0"/>
          <w:marTop w:val="0"/>
          <w:marBottom w:val="0"/>
          <w:divBdr>
            <w:top w:val="none" w:sz="0" w:space="0" w:color="auto"/>
            <w:left w:val="none" w:sz="0" w:space="0" w:color="auto"/>
            <w:bottom w:val="none" w:sz="0" w:space="0" w:color="auto"/>
            <w:right w:val="none" w:sz="0" w:space="0" w:color="auto"/>
          </w:divBdr>
        </w:div>
        <w:div w:id="177428782">
          <w:marLeft w:val="640"/>
          <w:marRight w:val="0"/>
          <w:marTop w:val="0"/>
          <w:marBottom w:val="0"/>
          <w:divBdr>
            <w:top w:val="none" w:sz="0" w:space="0" w:color="auto"/>
            <w:left w:val="none" w:sz="0" w:space="0" w:color="auto"/>
            <w:bottom w:val="none" w:sz="0" w:space="0" w:color="auto"/>
            <w:right w:val="none" w:sz="0" w:space="0" w:color="auto"/>
          </w:divBdr>
        </w:div>
        <w:div w:id="1691830538">
          <w:marLeft w:val="640"/>
          <w:marRight w:val="0"/>
          <w:marTop w:val="0"/>
          <w:marBottom w:val="0"/>
          <w:divBdr>
            <w:top w:val="none" w:sz="0" w:space="0" w:color="auto"/>
            <w:left w:val="none" w:sz="0" w:space="0" w:color="auto"/>
            <w:bottom w:val="none" w:sz="0" w:space="0" w:color="auto"/>
            <w:right w:val="none" w:sz="0" w:space="0" w:color="auto"/>
          </w:divBdr>
        </w:div>
        <w:div w:id="622735302">
          <w:marLeft w:val="640"/>
          <w:marRight w:val="0"/>
          <w:marTop w:val="0"/>
          <w:marBottom w:val="0"/>
          <w:divBdr>
            <w:top w:val="none" w:sz="0" w:space="0" w:color="auto"/>
            <w:left w:val="none" w:sz="0" w:space="0" w:color="auto"/>
            <w:bottom w:val="none" w:sz="0" w:space="0" w:color="auto"/>
            <w:right w:val="none" w:sz="0" w:space="0" w:color="auto"/>
          </w:divBdr>
        </w:div>
        <w:div w:id="1571768405">
          <w:marLeft w:val="640"/>
          <w:marRight w:val="0"/>
          <w:marTop w:val="0"/>
          <w:marBottom w:val="0"/>
          <w:divBdr>
            <w:top w:val="none" w:sz="0" w:space="0" w:color="auto"/>
            <w:left w:val="none" w:sz="0" w:space="0" w:color="auto"/>
            <w:bottom w:val="none" w:sz="0" w:space="0" w:color="auto"/>
            <w:right w:val="none" w:sz="0" w:space="0" w:color="auto"/>
          </w:divBdr>
        </w:div>
        <w:div w:id="126165349">
          <w:marLeft w:val="640"/>
          <w:marRight w:val="0"/>
          <w:marTop w:val="0"/>
          <w:marBottom w:val="0"/>
          <w:divBdr>
            <w:top w:val="none" w:sz="0" w:space="0" w:color="auto"/>
            <w:left w:val="none" w:sz="0" w:space="0" w:color="auto"/>
            <w:bottom w:val="none" w:sz="0" w:space="0" w:color="auto"/>
            <w:right w:val="none" w:sz="0" w:space="0" w:color="auto"/>
          </w:divBdr>
        </w:div>
        <w:div w:id="932663601">
          <w:marLeft w:val="640"/>
          <w:marRight w:val="0"/>
          <w:marTop w:val="0"/>
          <w:marBottom w:val="0"/>
          <w:divBdr>
            <w:top w:val="none" w:sz="0" w:space="0" w:color="auto"/>
            <w:left w:val="none" w:sz="0" w:space="0" w:color="auto"/>
            <w:bottom w:val="none" w:sz="0" w:space="0" w:color="auto"/>
            <w:right w:val="none" w:sz="0" w:space="0" w:color="auto"/>
          </w:divBdr>
        </w:div>
        <w:div w:id="1967465741">
          <w:marLeft w:val="640"/>
          <w:marRight w:val="0"/>
          <w:marTop w:val="0"/>
          <w:marBottom w:val="0"/>
          <w:divBdr>
            <w:top w:val="none" w:sz="0" w:space="0" w:color="auto"/>
            <w:left w:val="none" w:sz="0" w:space="0" w:color="auto"/>
            <w:bottom w:val="none" w:sz="0" w:space="0" w:color="auto"/>
            <w:right w:val="none" w:sz="0" w:space="0" w:color="auto"/>
          </w:divBdr>
        </w:div>
        <w:div w:id="1955670931">
          <w:marLeft w:val="640"/>
          <w:marRight w:val="0"/>
          <w:marTop w:val="0"/>
          <w:marBottom w:val="0"/>
          <w:divBdr>
            <w:top w:val="none" w:sz="0" w:space="0" w:color="auto"/>
            <w:left w:val="none" w:sz="0" w:space="0" w:color="auto"/>
            <w:bottom w:val="none" w:sz="0" w:space="0" w:color="auto"/>
            <w:right w:val="none" w:sz="0" w:space="0" w:color="auto"/>
          </w:divBdr>
        </w:div>
        <w:div w:id="1031144905">
          <w:marLeft w:val="640"/>
          <w:marRight w:val="0"/>
          <w:marTop w:val="0"/>
          <w:marBottom w:val="0"/>
          <w:divBdr>
            <w:top w:val="none" w:sz="0" w:space="0" w:color="auto"/>
            <w:left w:val="none" w:sz="0" w:space="0" w:color="auto"/>
            <w:bottom w:val="none" w:sz="0" w:space="0" w:color="auto"/>
            <w:right w:val="none" w:sz="0" w:space="0" w:color="auto"/>
          </w:divBdr>
        </w:div>
        <w:div w:id="12802413">
          <w:marLeft w:val="640"/>
          <w:marRight w:val="0"/>
          <w:marTop w:val="0"/>
          <w:marBottom w:val="0"/>
          <w:divBdr>
            <w:top w:val="none" w:sz="0" w:space="0" w:color="auto"/>
            <w:left w:val="none" w:sz="0" w:space="0" w:color="auto"/>
            <w:bottom w:val="none" w:sz="0" w:space="0" w:color="auto"/>
            <w:right w:val="none" w:sz="0" w:space="0" w:color="auto"/>
          </w:divBdr>
        </w:div>
        <w:div w:id="1178426428">
          <w:marLeft w:val="640"/>
          <w:marRight w:val="0"/>
          <w:marTop w:val="0"/>
          <w:marBottom w:val="0"/>
          <w:divBdr>
            <w:top w:val="none" w:sz="0" w:space="0" w:color="auto"/>
            <w:left w:val="none" w:sz="0" w:space="0" w:color="auto"/>
            <w:bottom w:val="none" w:sz="0" w:space="0" w:color="auto"/>
            <w:right w:val="none" w:sz="0" w:space="0" w:color="auto"/>
          </w:divBdr>
        </w:div>
        <w:div w:id="349526098">
          <w:marLeft w:val="640"/>
          <w:marRight w:val="0"/>
          <w:marTop w:val="0"/>
          <w:marBottom w:val="0"/>
          <w:divBdr>
            <w:top w:val="none" w:sz="0" w:space="0" w:color="auto"/>
            <w:left w:val="none" w:sz="0" w:space="0" w:color="auto"/>
            <w:bottom w:val="none" w:sz="0" w:space="0" w:color="auto"/>
            <w:right w:val="none" w:sz="0" w:space="0" w:color="auto"/>
          </w:divBdr>
        </w:div>
        <w:div w:id="1454667976">
          <w:marLeft w:val="640"/>
          <w:marRight w:val="0"/>
          <w:marTop w:val="0"/>
          <w:marBottom w:val="0"/>
          <w:divBdr>
            <w:top w:val="none" w:sz="0" w:space="0" w:color="auto"/>
            <w:left w:val="none" w:sz="0" w:space="0" w:color="auto"/>
            <w:bottom w:val="none" w:sz="0" w:space="0" w:color="auto"/>
            <w:right w:val="none" w:sz="0" w:space="0" w:color="auto"/>
          </w:divBdr>
        </w:div>
        <w:div w:id="1249075833">
          <w:marLeft w:val="640"/>
          <w:marRight w:val="0"/>
          <w:marTop w:val="0"/>
          <w:marBottom w:val="0"/>
          <w:divBdr>
            <w:top w:val="none" w:sz="0" w:space="0" w:color="auto"/>
            <w:left w:val="none" w:sz="0" w:space="0" w:color="auto"/>
            <w:bottom w:val="none" w:sz="0" w:space="0" w:color="auto"/>
            <w:right w:val="none" w:sz="0" w:space="0" w:color="auto"/>
          </w:divBdr>
        </w:div>
        <w:div w:id="1640959684">
          <w:marLeft w:val="640"/>
          <w:marRight w:val="0"/>
          <w:marTop w:val="0"/>
          <w:marBottom w:val="0"/>
          <w:divBdr>
            <w:top w:val="none" w:sz="0" w:space="0" w:color="auto"/>
            <w:left w:val="none" w:sz="0" w:space="0" w:color="auto"/>
            <w:bottom w:val="none" w:sz="0" w:space="0" w:color="auto"/>
            <w:right w:val="none" w:sz="0" w:space="0" w:color="auto"/>
          </w:divBdr>
        </w:div>
        <w:div w:id="36586619">
          <w:marLeft w:val="640"/>
          <w:marRight w:val="0"/>
          <w:marTop w:val="0"/>
          <w:marBottom w:val="0"/>
          <w:divBdr>
            <w:top w:val="none" w:sz="0" w:space="0" w:color="auto"/>
            <w:left w:val="none" w:sz="0" w:space="0" w:color="auto"/>
            <w:bottom w:val="none" w:sz="0" w:space="0" w:color="auto"/>
            <w:right w:val="none" w:sz="0" w:space="0" w:color="auto"/>
          </w:divBdr>
        </w:div>
        <w:div w:id="1207336392">
          <w:marLeft w:val="640"/>
          <w:marRight w:val="0"/>
          <w:marTop w:val="0"/>
          <w:marBottom w:val="0"/>
          <w:divBdr>
            <w:top w:val="none" w:sz="0" w:space="0" w:color="auto"/>
            <w:left w:val="none" w:sz="0" w:space="0" w:color="auto"/>
            <w:bottom w:val="none" w:sz="0" w:space="0" w:color="auto"/>
            <w:right w:val="none" w:sz="0" w:space="0" w:color="auto"/>
          </w:divBdr>
        </w:div>
        <w:div w:id="296224338">
          <w:marLeft w:val="640"/>
          <w:marRight w:val="0"/>
          <w:marTop w:val="0"/>
          <w:marBottom w:val="0"/>
          <w:divBdr>
            <w:top w:val="none" w:sz="0" w:space="0" w:color="auto"/>
            <w:left w:val="none" w:sz="0" w:space="0" w:color="auto"/>
            <w:bottom w:val="none" w:sz="0" w:space="0" w:color="auto"/>
            <w:right w:val="none" w:sz="0" w:space="0" w:color="auto"/>
          </w:divBdr>
        </w:div>
        <w:div w:id="2028944363">
          <w:marLeft w:val="640"/>
          <w:marRight w:val="0"/>
          <w:marTop w:val="0"/>
          <w:marBottom w:val="0"/>
          <w:divBdr>
            <w:top w:val="none" w:sz="0" w:space="0" w:color="auto"/>
            <w:left w:val="none" w:sz="0" w:space="0" w:color="auto"/>
            <w:bottom w:val="none" w:sz="0" w:space="0" w:color="auto"/>
            <w:right w:val="none" w:sz="0" w:space="0" w:color="auto"/>
          </w:divBdr>
        </w:div>
        <w:div w:id="1108739732">
          <w:marLeft w:val="640"/>
          <w:marRight w:val="0"/>
          <w:marTop w:val="0"/>
          <w:marBottom w:val="0"/>
          <w:divBdr>
            <w:top w:val="none" w:sz="0" w:space="0" w:color="auto"/>
            <w:left w:val="none" w:sz="0" w:space="0" w:color="auto"/>
            <w:bottom w:val="none" w:sz="0" w:space="0" w:color="auto"/>
            <w:right w:val="none" w:sz="0" w:space="0" w:color="auto"/>
          </w:divBdr>
        </w:div>
        <w:div w:id="1513912395">
          <w:marLeft w:val="640"/>
          <w:marRight w:val="0"/>
          <w:marTop w:val="0"/>
          <w:marBottom w:val="0"/>
          <w:divBdr>
            <w:top w:val="none" w:sz="0" w:space="0" w:color="auto"/>
            <w:left w:val="none" w:sz="0" w:space="0" w:color="auto"/>
            <w:bottom w:val="none" w:sz="0" w:space="0" w:color="auto"/>
            <w:right w:val="none" w:sz="0" w:space="0" w:color="auto"/>
          </w:divBdr>
        </w:div>
        <w:div w:id="1997220419">
          <w:marLeft w:val="640"/>
          <w:marRight w:val="0"/>
          <w:marTop w:val="0"/>
          <w:marBottom w:val="0"/>
          <w:divBdr>
            <w:top w:val="none" w:sz="0" w:space="0" w:color="auto"/>
            <w:left w:val="none" w:sz="0" w:space="0" w:color="auto"/>
            <w:bottom w:val="none" w:sz="0" w:space="0" w:color="auto"/>
            <w:right w:val="none" w:sz="0" w:space="0" w:color="auto"/>
          </w:divBdr>
        </w:div>
        <w:div w:id="1728141250">
          <w:marLeft w:val="640"/>
          <w:marRight w:val="0"/>
          <w:marTop w:val="0"/>
          <w:marBottom w:val="0"/>
          <w:divBdr>
            <w:top w:val="none" w:sz="0" w:space="0" w:color="auto"/>
            <w:left w:val="none" w:sz="0" w:space="0" w:color="auto"/>
            <w:bottom w:val="none" w:sz="0" w:space="0" w:color="auto"/>
            <w:right w:val="none" w:sz="0" w:space="0" w:color="auto"/>
          </w:divBdr>
        </w:div>
        <w:div w:id="1079255062">
          <w:marLeft w:val="640"/>
          <w:marRight w:val="0"/>
          <w:marTop w:val="0"/>
          <w:marBottom w:val="0"/>
          <w:divBdr>
            <w:top w:val="none" w:sz="0" w:space="0" w:color="auto"/>
            <w:left w:val="none" w:sz="0" w:space="0" w:color="auto"/>
            <w:bottom w:val="none" w:sz="0" w:space="0" w:color="auto"/>
            <w:right w:val="none" w:sz="0" w:space="0" w:color="auto"/>
          </w:divBdr>
        </w:div>
        <w:div w:id="1869219618">
          <w:marLeft w:val="640"/>
          <w:marRight w:val="0"/>
          <w:marTop w:val="0"/>
          <w:marBottom w:val="0"/>
          <w:divBdr>
            <w:top w:val="none" w:sz="0" w:space="0" w:color="auto"/>
            <w:left w:val="none" w:sz="0" w:space="0" w:color="auto"/>
            <w:bottom w:val="none" w:sz="0" w:space="0" w:color="auto"/>
            <w:right w:val="none" w:sz="0" w:space="0" w:color="auto"/>
          </w:divBdr>
        </w:div>
        <w:div w:id="695041526">
          <w:marLeft w:val="640"/>
          <w:marRight w:val="0"/>
          <w:marTop w:val="0"/>
          <w:marBottom w:val="0"/>
          <w:divBdr>
            <w:top w:val="none" w:sz="0" w:space="0" w:color="auto"/>
            <w:left w:val="none" w:sz="0" w:space="0" w:color="auto"/>
            <w:bottom w:val="none" w:sz="0" w:space="0" w:color="auto"/>
            <w:right w:val="none" w:sz="0" w:space="0" w:color="auto"/>
          </w:divBdr>
        </w:div>
        <w:div w:id="62223674">
          <w:marLeft w:val="640"/>
          <w:marRight w:val="0"/>
          <w:marTop w:val="0"/>
          <w:marBottom w:val="0"/>
          <w:divBdr>
            <w:top w:val="none" w:sz="0" w:space="0" w:color="auto"/>
            <w:left w:val="none" w:sz="0" w:space="0" w:color="auto"/>
            <w:bottom w:val="none" w:sz="0" w:space="0" w:color="auto"/>
            <w:right w:val="none" w:sz="0" w:space="0" w:color="auto"/>
          </w:divBdr>
        </w:div>
        <w:div w:id="1604414655">
          <w:marLeft w:val="640"/>
          <w:marRight w:val="0"/>
          <w:marTop w:val="0"/>
          <w:marBottom w:val="0"/>
          <w:divBdr>
            <w:top w:val="none" w:sz="0" w:space="0" w:color="auto"/>
            <w:left w:val="none" w:sz="0" w:space="0" w:color="auto"/>
            <w:bottom w:val="none" w:sz="0" w:space="0" w:color="auto"/>
            <w:right w:val="none" w:sz="0" w:space="0" w:color="auto"/>
          </w:divBdr>
        </w:div>
        <w:div w:id="2079160086">
          <w:marLeft w:val="640"/>
          <w:marRight w:val="0"/>
          <w:marTop w:val="0"/>
          <w:marBottom w:val="0"/>
          <w:divBdr>
            <w:top w:val="none" w:sz="0" w:space="0" w:color="auto"/>
            <w:left w:val="none" w:sz="0" w:space="0" w:color="auto"/>
            <w:bottom w:val="none" w:sz="0" w:space="0" w:color="auto"/>
            <w:right w:val="none" w:sz="0" w:space="0" w:color="auto"/>
          </w:divBdr>
        </w:div>
        <w:div w:id="1133056955">
          <w:marLeft w:val="640"/>
          <w:marRight w:val="0"/>
          <w:marTop w:val="0"/>
          <w:marBottom w:val="0"/>
          <w:divBdr>
            <w:top w:val="none" w:sz="0" w:space="0" w:color="auto"/>
            <w:left w:val="none" w:sz="0" w:space="0" w:color="auto"/>
            <w:bottom w:val="none" w:sz="0" w:space="0" w:color="auto"/>
            <w:right w:val="none" w:sz="0" w:space="0" w:color="auto"/>
          </w:divBdr>
        </w:div>
        <w:div w:id="1807506021">
          <w:marLeft w:val="640"/>
          <w:marRight w:val="0"/>
          <w:marTop w:val="0"/>
          <w:marBottom w:val="0"/>
          <w:divBdr>
            <w:top w:val="none" w:sz="0" w:space="0" w:color="auto"/>
            <w:left w:val="none" w:sz="0" w:space="0" w:color="auto"/>
            <w:bottom w:val="none" w:sz="0" w:space="0" w:color="auto"/>
            <w:right w:val="none" w:sz="0" w:space="0" w:color="auto"/>
          </w:divBdr>
        </w:div>
        <w:div w:id="2064062353">
          <w:marLeft w:val="640"/>
          <w:marRight w:val="0"/>
          <w:marTop w:val="0"/>
          <w:marBottom w:val="0"/>
          <w:divBdr>
            <w:top w:val="none" w:sz="0" w:space="0" w:color="auto"/>
            <w:left w:val="none" w:sz="0" w:space="0" w:color="auto"/>
            <w:bottom w:val="none" w:sz="0" w:space="0" w:color="auto"/>
            <w:right w:val="none" w:sz="0" w:space="0" w:color="auto"/>
          </w:divBdr>
        </w:div>
        <w:div w:id="520974227">
          <w:marLeft w:val="640"/>
          <w:marRight w:val="0"/>
          <w:marTop w:val="0"/>
          <w:marBottom w:val="0"/>
          <w:divBdr>
            <w:top w:val="none" w:sz="0" w:space="0" w:color="auto"/>
            <w:left w:val="none" w:sz="0" w:space="0" w:color="auto"/>
            <w:bottom w:val="none" w:sz="0" w:space="0" w:color="auto"/>
            <w:right w:val="none" w:sz="0" w:space="0" w:color="auto"/>
          </w:divBdr>
        </w:div>
        <w:div w:id="52118435">
          <w:marLeft w:val="640"/>
          <w:marRight w:val="0"/>
          <w:marTop w:val="0"/>
          <w:marBottom w:val="0"/>
          <w:divBdr>
            <w:top w:val="none" w:sz="0" w:space="0" w:color="auto"/>
            <w:left w:val="none" w:sz="0" w:space="0" w:color="auto"/>
            <w:bottom w:val="none" w:sz="0" w:space="0" w:color="auto"/>
            <w:right w:val="none" w:sz="0" w:space="0" w:color="auto"/>
          </w:divBdr>
        </w:div>
        <w:div w:id="1437099127">
          <w:marLeft w:val="640"/>
          <w:marRight w:val="0"/>
          <w:marTop w:val="0"/>
          <w:marBottom w:val="0"/>
          <w:divBdr>
            <w:top w:val="none" w:sz="0" w:space="0" w:color="auto"/>
            <w:left w:val="none" w:sz="0" w:space="0" w:color="auto"/>
            <w:bottom w:val="none" w:sz="0" w:space="0" w:color="auto"/>
            <w:right w:val="none" w:sz="0" w:space="0" w:color="auto"/>
          </w:divBdr>
        </w:div>
        <w:div w:id="1051924203">
          <w:marLeft w:val="640"/>
          <w:marRight w:val="0"/>
          <w:marTop w:val="0"/>
          <w:marBottom w:val="0"/>
          <w:divBdr>
            <w:top w:val="none" w:sz="0" w:space="0" w:color="auto"/>
            <w:left w:val="none" w:sz="0" w:space="0" w:color="auto"/>
            <w:bottom w:val="none" w:sz="0" w:space="0" w:color="auto"/>
            <w:right w:val="none" w:sz="0" w:space="0" w:color="auto"/>
          </w:divBdr>
        </w:div>
        <w:div w:id="861866597">
          <w:marLeft w:val="640"/>
          <w:marRight w:val="0"/>
          <w:marTop w:val="0"/>
          <w:marBottom w:val="0"/>
          <w:divBdr>
            <w:top w:val="none" w:sz="0" w:space="0" w:color="auto"/>
            <w:left w:val="none" w:sz="0" w:space="0" w:color="auto"/>
            <w:bottom w:val="none" w:sz="0" w:space="0" w:color="auto"/>
            <w:right w:val="none" w:sz="0" w:space="0" w:color="auto"/>
          </w:divBdr>
        </w:div>
        <w:div w:id="1199514942">
          <w:marLeft w:val="640"/>
          <w:marRight w:val="0"/>
          <w:marTop w:val="0"/>
          <w:marBottom w:val="0"/>
          <w:divBdr>
            <w:top w:val="none" w:sz="0" w:space="0" w:color="auto"/>
            <w:left w:val="none" w:sz="0" w:space="0" w:color="auto"/>
            <w:bottom w:val="none" w:sz="0" w:space="0" w:color="auto"/>
            <w:right w:val="none" w:sz="0" w:space="0" w:color="auto"/>
          </w:divBdr>
        </w:div>
        <w:div w:id="1220049329">
          <w:marLeft w:val="640"/>
          <w:marRight w:val="0"/>
          <w:marTop w:val="0"/>
          <w:marBottom w:val="0"/>
          <w:divBdr>
            <w:top w:val="none" w:sz="0" w:space="0" w:color="auto"/>
            <w:left w:val="none" w:sz="0" w:space="0" w:color="auto"/>
            <w:bottom w:val="none" w:sz="0" w:space="0" w:color="auto"/>
            <w:right w:val="none" w:sz="0" w:space="0" w:color="auto"/>
          </w:divBdr>
        </w:div>
        <w:div w:id="444277576">
          <w:marLeft w:val="640"/>
          <w:marRight w:val="0"/>
          <w:marTop w:val="0"/>
          <w:marBottom w:val="0"/>
          <w:divBdr>
            <w:top w:val="none" w:sz="0" w:space="0" w:color="auto"/>
            <w:left w:val="none" w:sz="0" w:space="0" w:color="auto"/>
            <w:bottom w:val="none" w:sz="0" w:space="0" w:color="auto"/>
            <w:right w:val="none" w:sz="0" w:space="0" w:color="auto"/>
          </w:divBdr>
        </w:div>
        <w:div w:id="606349423">
          <w:marLeft w:val="640"/>
          <w:marRight w:val="0"/>
          <w:marTop w:val="0"/>
          <w:marBottom w:val="0"/>
          <w:divBdr>
            <w:top w:val="none" w:sz="0" w:space="0" w:color="auto"/>
            <w:left w:val="none" w:sz="0" w:space="0" w:color="auto"/>
            <w:bottom w:val="none" w:sz="0" w:space="0" w:color="auto"/>
            <w:right w:val="none" w:sz="0" w:space="0" w:color="auto"/>
          </w:divBdr>
        </w:div>
        <w:div w:id="1213999470">
          <w:marLeft w:val="640"/>
          <w:marRight w:val="0"/>
          <w:marTop w:val="0"/>
          <w:marBottom w:val="0"/>
          <w:divBdr>
            <w:top w:val="none" w:sz="0" w:space="0" w:color="auto"/>
            <w:left w:val="none" w:sz="0" w:space="0" w:color="auto"/>
            <w:bottom w:val="none" w:sz="0" w:space="0" w:color="auto"/>
            <w:right w:val="none" w:sz="0" w:space="0" w:color="auto"/>
          </w:divBdr>
        </w:div>
        <w:div w:id="109856562">
          <w:marLeft w:val="640"/>
          <w:marRight w:val="0"/>
          <w:marTop w:val="0"/>
          <w:marBottom w:val="0"/>
          <w:divBdr>
            <w:top w:val="none" w:sz="0" w:space="0" w:color="auto"/>
            <w:left w:val="none" w:sz="0" w:space="0" w:color="auto"/>
            <w:bottom w:val="none" w:sz="0" w:space="0" w:color="auto"/>
            <w:right w:val="none" w:sz="0" w:space="0" w:color="auto"/>
          </w:divBdr>
        </w:div>
        <w:div w:id="1572345660">
          <w:marLeft w:val="640"/>
          <w:marRight w:val="0"/>
          <w:marTop w:val="0"/>
          <w:marBottom w:val="0"/>
          <w:divBdr>
            <w:top w:val="none" w:sz="0" w:space="0" w:color="auto"/>
            <w:left w:val="none" w:sz="0" w:space="0" w:color="auto"/>
            <w:bottom w:val="none" w:sz="0" w:space="0" w:color="auto"/>
            <w:right w:val="none" w:sz="0" w:space="0" w:color="auto"/>
          </w:divBdr>
        </w:div>
        <w:div w:id="1694570846">
          <w:marLeft w:val="640"/>
          <w:marRight w:val="0"/>
          <w:marTop w:val="0"/>
          <w:marBottom w:val="0"/>
          <w:divBdr>
            <w:top w:val="none" w:sz="0" w:space="0" w:color="auto"/>
            <w:left w:val="none" w:sz="0" w:space="0" w:color="auto"/>
            <w:bottom w:val="none" w:sz="0" w:space="0" w:color="auto"/>
            <w:right w:val="none" w:sz="0" w:space="0" w:color="auto"/>
          </w:divBdr>
        </w:div>
        <w:div w:id="867256273">
          <w:marLeft w:val="640"/>
          <w:marRight w:val="0"/>
          <w:marTop w:val="0"/>
          <w:marBottom w:val="0"/>
          <w:divBdr>
            <w:top w:val="none" w:sz="0" w:space="0" w:color="auto"/>
            <w:left w:val="none" w:sz="0" w:space="0" w:color="auto"/>
            <w:bottom w:val="none" w:sz="0" w:space="0" w:color="auto"/>
            <w:right w:val="none" w:sz="0" w:space="0" w:color="auto"/>
          </w:divBdr>
        </w:div>
        <w:div w:id="673998940">
          <w:marLeft w:val="640"/>
          <w:marRight w:val="0"/>
          <w:marTop w:val="0"/>
          <w:marBottom w:val="0"/>
          <w:divBdr>
            <w:top w:val="none" w:sz="0" w:space="0" w:color="auto"/>
            <w:left w:val="none" w:sz="0" w:space="0" w:color="auto"/>
            <w:bottom w:val="none" w:sz="0" w:space="0" w:color="auto"/>
            <w:right w:val="none" w:sz="0" w:space="0" w:color="auto"/>
          </w:divBdr>
        </w:div>
        <w:div w:id="955717251">
          <w:marLeft w:val="640"/>
          <w:marRight w:val="0"/>
          <w:marTop w:val="0"/>
          <w:marBottom w:val="0"/>
          <w:divBdr>
            <w:top w:val="none" w:sz="0" w:space="0" w:color="auto"/>
            <w:left w:val="none" w:sz="0" w:space="0" w:color="auto"/>
            <w:bottom w:val="none" w:sz="0" w:space="0" w:color="auto"/>
            <w:right w:val="none" w:sz="0" w:space="0" w:color="auto"/>
          </w:divBdr>
        </w:div>
        <w:div w:id="711802727">
          <w:marLeft w:val="640"/>
          <w:marRight w:val="0"/>
          <w:marTop w:val="0"/>
          <w:marBottom w:val="0"/>
          <w:divBdr>
            <w:top w:val="none" w:sz="0" w:space="0" w:color="auto"/>
            <w:left w:val="none" w:sz="0" w:space="0" w:color="auto"/>
            <w:bottom w:val="none" w:sz="0" w:space="0" w:color="auto"/>
            <w:right w:val="none" w:sz="0" w:space="0" w:color="auto"/>
          </w:divBdr>
        </w:div>
        <w:div w:id="1528058416">
          <w:marLeft w:val="640"/>
          <w:marRight w:val="0"/>
          <w:marTop w:val="0"/>
          <w:marBottom w:val="0"/>
          <w:divBdr>
            <w:top w:val="none" w:sz="0" w:space="0" w:color="auto"/>
            <w:left w:val="none" w:sz="0" w:space="0" w:color="auto"/>
            <w:bottom w:val="none" w:sz="0" w:space="0" w:color="auto"/>
            <w:right w:val="none" w:sz="0" w:space="0" w:color="auto"/>
          </w:divBdr>
        </w:div>
        <w:div w:id="625041675">
          <w:marLeft w:val="640"/>
          <w:marRight w:val="0"/>
          <w:marTop w:val="0"/>
          <w:marBottom w:val="0"/>
          <w:divBdr>
            <w:top w:val="none" w:sz="0" w:space="0" w:color="auto"/>
            <w:left w:val="none" w:sz="0" w:space="0" w:color="auto"/>
            <w:bottom w:val="none" w:sz="0" w:space="0" w:color="auto"/>
            <w:right w:val="none" w:sz="0" w:space="0" w:color="auto"/>
          </w:divBdr>
        </w:div>
        <w:div w:id="400759763">
          <w:marLeft w:val="640"/>
          <w:marRight w:val="0"/>
          <w:marTop w:val="0"/>
          <w:marBottom w:val="0"/>
          <w:divBdr>
            <w:top w:val="none" w:sz="0" w:space="0" w:color="auto"/>
            <w:left w:val="none" w:sz="0" w:space="0" w:color="auto"/>
            <w:bottom w:val="none" w:sz="0" w:space="0" w:color="auto"/>
            <w:right w:val="none" w:sz="0" w:space="0" w:color="auto"/>
          </w:divBdr>
        </w:div>
        <w:div w:id="4600465">
          <w:marLeft w:val="640"/>
          <w:marRight w:val="0"/>
          <w:marTop w:val="0"/>
          <w:marBottom w:val="0"/>
          <w:divBdr>
            <w:top w:val="none" w:sz="0" w:space="0" w:color="auto"/>
            <w:left w:val="none" w:sz="0" w:space="0" w:color="auto"/>
            <w:bottom w:val="none" w:sz="0" w:space="0" w:color="auto"/>
            <w:right w:val="none" w:sz="0" w:space="0" w:color="auto"/>
          </w:divBdr>
        </w:div>
        <w:div w:id="3211780">
          <w:marLeft w:val="640"/>
          <w:marRight w:val="0"/>
          <w:marTop w:val="0"/>
          <w:marBottom w:val="0"/>
          <w:divBdr>
            <w:top w:val="none" w:sz="0" w:space="0" w:color="auto"/>
            <w:left w:val="none" w:sz="0" w:space="0" w:color="auto"/>
            <w:bottom w:val="none" w:sz="0" w:space="0" w:color="auto"/>
            <w:right w:val="none" w:sz="0" w:space="0" w:color="auto"/>
          </w:divBdr>
        </w:div>
        <w:div w:id="1350913790">
          <w:marLeft w:val="640"/>
          <w:marRight w:val="0"/>
          <w:marTop w:val="0"/>
          <w:marBottom w:val="0"/>
          <w:divBdr>
            <w:top w:val="none" w:sz="0" w:space="0" w:color="auto"/>
            <w:left w:val="none" w:sz="0" w:space="0" w:color="auto"/>
            <w:bottom w:val="none" w:sz="0" w:space="0" w:color="auto"/>
            <w:right w:val="none" w:sz="0" w:space="0" w:color="auto"/>
          </w:divBdr>
        </w:div>
        <w:div w:id="261227655">
          <w:marLeft w:val="640"/>
          <w:marRight w:val="0"/>
          <w:marTop w:val="0"/>
          <w:marBottom w:val="0"/>
          <w:divBdr>
            <w:top w:val="none" w:sz="0" w:space="0" w:color="auto"/>
            <w:left w:val="none" w:sz="0" w:space="0" w:color="auto"/>
            <w:bottom w:val="none" w:sz="0" w:space="0" w:color="auto"/>
            <w:right w:val="none" w:sz="0" w:space="0" w:color="auto"/>
          </w:divBdr>
        </w:div>
        <w:div w:id="1206676724">
          <w:marLeft w:val="640"/>
          <w:marRight w:val="0"/>
          <w:marTop w:val="0"/>
          <w:marBottom w:val="0"/>
          <w:divBdr>
            <w:top w:val="none" w:sz="0" w:space="0" w:color="auto"/>
            <w:left w:val="none" w:sz="0" w:space="0" w:color="auto"/>
            <w:bottom w:val="none" w:sz="0" w:space="0" w:color="auto"/>
            <w:right w:val="none" w:sz="0" w:space="0" w:color="auto"/>
          </w:divBdr>
        </w:div>
        <w:div w:id="1845168251">
          <w:marLeft w:val="640"/>
          <w:marRight w:val="0"/>
          <w:marTop w:val="0"/>
          <w:marBottom w:val="0"/>
          <w:divBdr>
            <w:top w:val="none" w:sz="0" w:space="0" w:color="auto"/>
            <w:left w:val="none" w:sz="0" w:space="0" w:color="auto"/>
            <w:bottom w:val="none" w:sz="0" w:space="0" w:color="auto"/>
            <w:right w:val="none" w:sz="0" w:space="0" w:color="auto"/>
          </w:divBdr>
        </w:div>
        <w:div w:id="1763408842">
          <w:marLeft w:val="640"/>
          <w:marRight w:val="0"/>
          <w:marTop w:val="0"/>
          <w:marBottom w:val="0"/>
          <w:divBdr>
            <w:top w:val="none" w:sz="0" w:space="0" w:color="auto"/>
            <w:left w:val="none" w:sz="0" w:space="0" w:color="auto"/>
            <w:bottom w:val="none" w:sz="0" w:space="0" w:color="auto"/>
            <w:right w:val="none" w:sz="0" w:space="0" w:color="auto"/>
          </w:divBdr>
        </w:div>
        <w:div w:id="696583539">
          <w:marLeft w:val="640"/>
          <w:marRight w:val="0"/>
          <w:marTop w:val="0"/>
          <w:marBottom w:val="0"/>
          <w:divBdr>
            <w:top w:val="none" w:sz="0" w:space="0" w:color="auto"/>
            <w:left w:val="none" w:sz="0" w:space="0" w:color="auto"/>
            <w:bottom w:val="none" w:sz="0" w:space="0" w:color="auto"/>
            <w:right w:val="none" w:sz="0" w:space="0" w:color="auto"/>
          </w:divBdr>
        </w:div>
        <w:div w:id="428745160">
          <w:marLeft w:val="640"/>
          <w:marRight w:val="0"/>
          <w:marTop w:val="0"/>
          <w:marBottom w:val="0"/>
          <w:divBdr>
            <w:top w:val="none" w:sz="0" w:space="0" w:color="auto"/>
            <w:left w:val="none" w:sz="0" w:space="0" w:color="auto"/>
            <w:bottom w:val="none" w:sz="0" w:space="0" w:color="auto"/>
            <w:right w:val="none" w:sz="0" w:space="0" w:color="auto"/>
          </w:divBdr>
        </w:div>
        <w:div w:id="202211126">
          <w:marLeft w:val="640"/>
          <w:marRight w:val="0"/>
          <w:marTop w:val="0"/>
          <w:marBottom w:val="0"/>
          <w:divBdr>
            <w:top w:val="none" w:sz="0" w:space="0" w:color="auto"/>
            <w:left w:val="none" w:sz="0" w:space="0" w:color="auto"/>
            <w:bottom w:val="none" w:sz="0" w:space="0" w:color="auto"/>
            <w:right w:val="none" w:sz="0" w:space="0" w:color="auto"/>
          </w:divBdr>
        </w:div>
        <w:div w:id="1540049055">
          <w:marLeft w:val="640"/>
          <w:marRight w:val="0"/>
          <w:marTop w:val="0"/>
          <w:marBottom w:val="0"/>
          <w:divBdr>
            <w:top w:val="none" w:sz="0" w:space="0" w:color="auto"/>
            <w:left w:val="none" w:sz="0" w:space="0" w:color="auto"/>
            <w:bottom w:val="none" w:sz="0" w:space="0" w:color="auto"/>
            <w:right w:val="none" w:sz="0" w:space="0" w:color="auto"/>
          </w:divBdr>
        </w:div>
        <w:div w:id="280116392">
          <w:marLeft w:val="640"/>
          <w:marRight w:val="0"/>
          <w:marTop w:val="0"/>
          <w:marBottom w:val="0"/>
          <w:divBdr>
            <w:top w:val="none" w:sz="0" w:space="0" w:color="auto"/>
            <w:left w:val="none" w:sz="0" w:space="0" w:color="auto"/>
            <w:bottom w:val="none" w:sz="0" w:space="0" w:color="auto"/>
            <w:right w:val="none" w:sz="0" w:space="0" w:color="auto"/>
          </w:divBdr>
        </w:div>
        <w:div w:id="5178752">
          <w:marLeft w:val="640"/>
          <w:marRight w:val="0"/>
          <w:marTop w:val="0"/>
          <w:marBottom w:val="0"/>
          <w:divBdr>
            <w:top w:val="none" w:sz="0" w:space="0" w:color="auto"/>
            <w:left w:val="none" w:sz="0" w:space="0" w:color="auto"/>
            <w:bottom w:val="none" w:sz="0" w:space="0" w:color="auto"/>
            <w:right w:val="none" w:sz="0" w:space="0" w:color="auto"/>
          </w:divBdr>
        </w:div>
        <w:div w:id="2005737408">
          <w:marLeft w:val="640"/>
          <w:marRight w:val="0"/>
          <w:marTop w:val="0"/>
          <w:marBottom w:val="0"/>
          <w:divBdr>
            <w:top w:val="none" w:sz="0" w:space="0" w:color="auto"/>
            <w:left w:val="none" w:sz="0" w:space="0" w:color="auto"/>
            <w:bottom w:val="none" w:sz="0" w:space="0" w:color="auto"/>
            <w:right w:val="none" w:sz="0" w:space="0" w:color="auto"/>
          </w:divBdr>
        </w:div>
        <w:div w:id="530458667">
          <w:marLeft w:val="640"/>
          <w:marRight w:val="0"/>
          <w:marTop w:val="0"/>
          <w:marBottom w:val="0"/>
          <w:divBdr>
            <w:top w:val="none" w:sz="0" w:space="0" w:color="auto"/>
            <w:left w:val="none" w:sz="0" w:space="0" w:color="auto"/>
            <w:bottom w:val="none" w:sz="0" w:space="0" w:color="auto"/>
            <w:right w:val="none" w:sz="0" w:space="0" w:color="auto"/>
          </w:divBdr>
        </w:div>
        <w:div w:id="257837308">
          <w:marLeft w:val="640"/>
          <w:marRight w:val="0"/>
          <w:marTop w:val="0"/>
          <w:marBottom w:val="0"/>
          <w:divBdr>
            <w:top w:val="none" w:sz="0" w:space="0" w:color="auto"/>
            <w:left w:val="none" w:sz="0" w:space="0" w:color="auto"/>
            <w:bottom w:val="none" w:sz="0" w:space="0" w:color="auto"/>
            <w:right w:val="none" w:sz="0" w:space="0" w:color="auto"/>
          </w:divBdr>
        </w:div>
        <w:div w:id="2006853741">
          <w:marLeft w:val="640"/>
          <w:marRight w:val="0"/>
          <w:marTop w:val="0"/>
          <w:marBottom w:val="0"/>
          <w:divBdr>
            <w:top w:val="none" w:sz="0" w:space="0" w:color="auto"/>
            <w:left w:val="none" w:sz="0" w:space="0" w:color="auto"/>
            <w:bottom w:val="none" w:sz="0" w:space="0" w:color="auto"/>
            <w:right w:val="none" w:sz="0" w:space="0" w:color="auto"/>
          </w:divBdr>
        </w:div>
        <w:div w:id="1793280811">
          <w:marLeft w:val="640"/>
          <w:marRight w:val="0"/>
          <w:marTop w:val="0"/>
          <w:marBottom w:val="0"/>
          <w:divBdr>
            <w:top w:val="none" w:sz="0" w:space="0" w:color="auto"/>
            <w:left w:val="none" w:sz="0" w:space="0" w:color="auto"/>
            <w:bottom w:val="none" w:sz="0" w:space="0" w:color="auto"/>
            <w:right w:val="none" w:sz="0" w:space="0" w:color="auto"/>
          </w:divBdr>
        </w:div>
        <w:div w:id="1540048074">
          <w:marLeft w:val="640"/>
          <w:marRight w:val="0"/>
          <w:marTop w:val="0"/>
          <w:marBottom w:val="0"/>
          <w:divBdr>
            <w:top w:val="none" w:sz="0" w:space="0" w:color="auto"/>
            <w:left w:val="none" w:sz="0" w:space="0" w:color="auto"/>
            <w:bottom w:val="none" w:sz="0" w:space="0" w:color="auto"/>
            <w:right w:val="none" w:sz="0" w:space="0" w:color="auto"/>
          </w:divBdr>
        </w:div>
        <w:div w:id="224412583">
          <w:marLeft w:val="640"/>
          <w:marRight w:val="0"/>
          <w:marTop w:val="0"/>
          <w:marBottom w:val="0"/>
          <w:divBdr>
            <w:top w:val="none" w:sz="0" w:space="0" w:color="auto"/>
            <w:left w:val="none" w:sz="0" w:space="0" w:color="auto"/>
            <w:bottom w:val="none" w:sz="0" w:space="0" w:color="auto"/>
            <w:right w:val="none" w:sz="0" w:space="0" w:color="auto"/>
          </w:divBdr>
        </w:div>
        <w:div w:id="2130665741">
          <w:marLeft w:val="640"/>
          <w:marRight w:val="0"/>
          <w:marTop w:val="0"/>
          <w:marBottom w:val="0"/>
          <w:divBdr>
            <w:top w:val="none" w:sz="0" w:space="0" w:color="auto"/>
            <w:left w:val="none" w:sz="0" w:space="0" w:color="auto"/>
            <w:bottom w:val="none" w:sz="0" w:space="0" w:color="auto"/>
            <w:right w:val="none" w:sz="0" w:space="0" w:color="auto"/>
          </w:divBdr>
        </w:div>
        <w:div w:id="1664817225">
          <w:marLeft w:val="640"/>
          <w:marRight w:val="0"/>
          <w:marTop w:val="0"/>
          <w:marBottom w:val="0"/>
          <w:divBdr>
            <w:top w:val="none" w:sz="0" w:space="0" w:color="auto"/>
            <w:left w:val="none" w:sz="0" w:space="0" w:color="auto"/>
            <w:bottom w:val="none" w:sz="0" w:space="0" w:color="auto"/>
            <w:right w:val="none" w:sz="0" w:space="0" w:color="auto"/>
          </w:divBdr>
        </w:div>
        <w:div w:id="844369888">
          <w:marLeft w:val="640"/>
          <w:marRight w:val="0"/>
          <w:marTop w:val="0"/>
          <w:marBottom w:val="0"/>
          <w:divBdr>
            <w:top w:val="none" w:sz="0" w:space="0" w:color="auto"/>
            <w:left w:val="none" w:sz="0" w:space="0" w:color="auto"/>
            <w:bottom w:val="none" w:sz="0" w:space="0" w:color="auto"/>
            <w:right w:val="none" w:sz="0" w:space="0" w:color="auto"/>
          </w:divBdr>
        </w:div>
        <w:div w:id="561212056">
          <w:marLeft w:val="640"/>
          <w:marRight w:val="0"/>
          <w:marTop w:val="0"/>
          <w:marBottom w:val="0"/>
          <w:divBdr>
            <w:top w:val="none" w:sz="0" w:space="0" w:color="auto"/>
            <w:left w:val="none" w:sz="0" w:space="0" w:color="auto"/>
            <w:bottom w:val="none" w:sz="0" w:space="0" w:color="auto"/>
            <w:right w:val="none" w:sz="0" w:space="0" w:color="auto"/>
          </w:divBdr>
        </w:div>
        <w:div w:id="2018801901">
          <w:marLeft w:val="640"/>
          <w:marRight w:val="0"/>
          <w:marTop w:val="0"/>
          <w:marBottom w:val="0"/>
          <w:divBdr>
            <w:top w:val="none" w:sz="0" w:space="0" w:color="auto"/>
            <w:left w:val="none" w:sz="0" w:space="0" w:color="auto"/>
            <w:bottom w:val="none" w:sz="0" w:space="0" w:color="auto"/>
            <w:right w:val="none" w:sz="0" w:space="0" w:color="auto"/>
          </w:divBdr>
        </w:div>
        <w:div w:id="1083642564">
          <w:marLeft w:val="640"/>
          <w:marRight w:val="0"/>
          <w:marTop w:val="0"/>
          <w:marBottom w:val="0"/>
          <w:divBdr>
            <w:top w:val="none" w:sz="0" w:space="0" w:color="auto"/>
            <w:left w:val="none" w:sz="0" w:space="0" w:color="auto"/>
            <w:bottom w:val="none" w:sz="0" w:space="0" w:color="auto"/>
            <w:right w:val="none" w:sz="0" w:space="0" w:color="auto"/>
          </w:divBdr>
        </w:div>
        <w:div w:id="1803110953">
          <w:marLeft w:val="640"/>
          <w:marRight w:val="0"/>
          <w:marTop w:val="0"/>
          <w:marBottom w:val="0"/>
          <w:divBdr>
            <w:top w:val="none" w:sz="0" w:space="0" w:color="auto"/>
            <w:left w:val="none" w:sz="0" w:space="0" w:color="auto"/>
            <w:bottom w:val="none" w:sz="0" w:space="0" w:color="auto"/>
            <w:right w:val="none" w:sz="0" w:space="0" w:color="auto"/>
          </w:divBdr>
        </w:div>
        <w:div w:id="489490067">
          <w:marLeft w:val="640"/>
          <w:marRight w:val="0"/>
          <w:marTop w:val="0"/>
          <w:marBottom w:val="0"/>
          <w:divBdr>
            <w:top w:val="none" w:sz="0" w:space="0" w:color="auto"/>
            <w:left w:val="none" w:sz="0" w:space="0" w:color="auto"/>
            <w:bottom w:val="none" w:sz="0" w:space="0" w:color="auto"/>
            <w:right w:val="none" w:sz="0" w:space="0" w:color="auto"/>
          </w:divBdr>
        </w:div>
        <w:div w:id="1140994814">
          <w:marLeft w:val="640"/>
          <w:marRight w:val="0"/>
          <w:marTop w:val="0"/>
          <w:marBottom w:val="0"/>
          <w:divBdr>
            <w:top w:val="none" w:sz="0" w:space="0" w:color="auto"/>
            <w:left w:val="none" w:sz="0" w:space="0" w:color="auto"/>
            <w:bottom w:val="none" w:sz="0" w:space="0" w:color="auto"/>
            <w:right w:val="none" w:sz="0" w:space="0" w:color="auto"/>
          </w:divBdr>
        </w:div>
        <w:div w:id="1167288186">
          <w:marLeft w:val="640"/>
          <w:marRight w:val="0"/>
          <w:marTop w:val="0"/>
          <w:marBottom w:val="0"/>
          <w:divBdr>
            <w:top w:val="none" w:sz="0" w:space="0" w:color="auto"/>
            <w:left w:val="none" w:sz="0" w:space="0" w:color="auto"/>
            <w:bottom w:val="none" w:sz="0" w:space="0" w:color="auto"/>
            <w:right w:val="none" w:sz="0" w:space="0" w:color="auto"/>
          </w:divBdr>
        </w:div>
        <w:div w:id="1466309856">
          <w:marLeft w:val="640"/>
          <w:marRight w:val="0"/>
          <w:marTop w:val="0"/>
          <w:marBottom w:val="0"/>
          <w:divBdr>
            <w:top w:val="none" w:sz="0" w:space="0" w:color="auto"/>
            <w:left w:val="none" w:sz="0" w:space="0" w:color="auto"/>
            <w:bottom w:val="none" w:sz="0" w:space="0" w:color="auto"/>
            <w:right w:val="none" w:sz="0" w:space="0" w:color="auto"/>
          </w:divBdr>
        </w:div>
        <w:div w:id="1482424363">
          <w:marLeft w:val="640"/>
          <w:marRight w:val="0"/>
          <w:marTop w:val="0"/>
          <w:marBottom w:val="0"/>
          <w:divBdr>
            <w:top w:val="none" w:sz="0" w:space="0" w:color="auto"/>
            <w:left w:val="none" w:sz="0" w:space="0" w:color="auto"/>
            <w:bottom w:val="none" w:sz="0" w:space="0" w:color="auto"/>
            <w:right w:val="none" w:sz="0" w:space="0" w:color="auto"/>
          </w:divBdr>
        </w:div>
        <w:div w:id="2101900777">
          <w:marLeft w:val="640"/>
          <w:marRight w:val="0"/>
          <w:marTop w:val="0"/>
          <w:marBottom w:val="0"/>
          <w:divBdr>
            <w:top w:val="none" w:sz="0" w:space="0" w:color="auto"/>
            <w:left w:val="none" w:sz="0" w:space="0" w:color="auto"/>
            <w:bottom w:val="none" w:sz="0" w:space="0" w:color="auto"/>
            <w:right w:val="none" w:sz="0" w:space="0" w:color="auto"/>
          </w:divBdr>
        </w:div>
        <w:div w:id="271983426">
          <w:marLeft w:val="640"/>
          <w:marRight w:val="0"/>
          <w:marTop w:val="0"/>
          <w:marBottom w:val="0"/>
          <w:divBdr>
            <w:top w:val="none" w:sz="0" w:space="0" w:color="auto"/>
            <w:left w:val="none" w:sz="0" w:space="0" w:color="auto"/>
            <w:bottom w:val="none" w:sz="0" w:space="0" w:color="auto"/>
            <w:right w:val="none" w:sz="0" w:space="0" w:color="auto"/>
          </w:divBdr>
        </w:div>
        <w:div w:id="502477678">
          <w:marLeft w:val="640"/>
          <w:marRight w:val="0"/>
          <w:marTop w:val="0"/>
          <w:marBottom w:val="0"/>
          <w:divBdr>
            <w:top w:val="none" w:sz="0" w:space="0" w:color="auto"/>
            <w:left w:val="none" w:sz="0" w:space="0" w:color="auto"/>
            <w:bottom w:val="none" w:sz="0" w:space="0" w:color="auto"/>
            <w:right w:val="none" w:sz="0" w:space="0" w:color="auto"/>
          </w:divBdr>
        </w:div>
        <w:div w:id="409423960">
          <w:marLeft w:val="640"/>
          <w:marRight w:val="0"/>
          <w:marTop w:val="0"/>
          <w:marBottom w:val="0"/>
          <w:divBdr>
            <w:top w:val="none" w:sz="0" w:space="0" w:color="auto"/>
            <w:left w:val="none" w:sz="0" w:space="0" w:color="auto"/>
            <w:bottom w:val="none" w:sz="0" w:space="0" w:color="auto"/>
            <w:right w:val="none" w:sz="0" w:space="0" w:color="auto"/>
          </w:divBdr>
        </w:div>
        <w:div w:id="1618950186">
          <w:marLeft w:val="640"/>
          <w:marRight w:val="0"/>
          <w:marTop w:val="0"/>
          <w:marBottom w:val="0"/>
          <w:divBdr>
            <w:top w:val="none" w:sz="0" w:space="0" w:color="auto"/>
            <w:left w:val="none" w:sz="0" w:space="0" w:color="auto"/>
            <w:bottom w:val="none" w:sz="0" w:space="0" w:color="auto"/>
            <w:right w:val="none" w:sz="0" w:space="0" w:color="auto"/>
          </w:divBdr>
        </w:div>
        <w:div w:id="890263584">
          <w:marLeft w:val="640"/>
          <w:marRight w:val="0"/>
          <w:marTop w:val="0"/>
          <w:marBottom w:val="0"/>
          <w:divBdr>
            <w:top w:val="none" w:sz="0" w:space="0" w:color="auto"/>
            <w:left w:val="none" w:sz="0" w:space="0" w:color="auto"/>
            <w:bottom w:val="none" w:sz="0" w:space="0" w:color="auto"/>
            <w:right w:val="none" w:sz="0" w:space="0" w:color="auto"/>
          </w:divBdr>
        </w:div>
        <w:div w:id="1695957831">
          <w:marLeft w:val="640"/>
          <w:marRight w:val="0"/>
          <w:marTop w:val="0"/>
          <w:marBottom w:val="0"/>
          <w:divBdr>
            <w:top w:val="none" w:sz="0" w:space="0" w:color="auto"/>
            <w:left w:val="none" w:sz="0" w:space="0" w:color="auto"/>
            <w:bottom w:val="none" w:sz="0" w:space="0" w:color="auto"/>
            <w:right w:val="none" w:sz="0" w:space="0" w:color="auto"/>
          </w:divBdr>
        </w:div>
        <w:div w:id="485129624">
          <w:marLeft w:val="640"/>
          <w:marRight w:val="0"/>
          <w:marTop w:val="0"/>
          <w:marBottom w:val="0"/>
          <w:divBdr>
            <w:top w:val="none" w:sz="0" w:space="0" w:color="auto"/>
            <w:left w:val="none" w:sz="0" w:space="0" w:color="auto"/>
            <w:bottom w:val="none" w:sz="0" w:space="0" w:color="auto"/>
            <w:right w:val="none" w:sz="0" w:space="0" w:color="auto"/>
          </w:divBdr>
        </w:div>
        <w:div w:id="1582986249">
          <w:marLeft w:val="640"/>
          <w:marRight w:val="0"/>
          <w:marTop w:val="0"/>
          <w:marBottom w:val="0"/>
          <w:divBdr>
            <w:top w:val="none" w:sz="0" w:space="0" w:color="auto"/>
            <w:left w:val="none" w:sz="0" w:space="0" w:color="auto"/>
            <w:bottom w:val="none" w:sz="0" w:space="0" w:color="auto"/>
            <w:right w:val="none" w:sz="0" w:space="0" w:color="auto"/>
          </w:divBdr>
        </w:div>
        <w:div w:id="445471130">
          <w:marLeft w:val="640"/>
          <w:marRight w:val="0"/>
          <w:marTop w:val="0"/>
          <w:marBottom w:val="0"/>
          <w:divBdr>
            <w:top w:val="none" w:sz="0" w:space="0" w:color="auto"/>
            <w:left w:val="none" w:sz="0" w:space="0" w:color="auto"/>
            <w:bottom w:val="none" w:sz="0" w:space="0" w:color="auto"/>
            <w:right w:val="none" w:sz="0" w:space="0" w:color="auto"/>
          </w:divBdr>
        </w:div>
        <w:div w:id="225186944">
          <w:marLeft w:val="640"/>
          <w:marRight w:val="0"/>
          <w:marTop w:val="0"/>
          <w:marBottom w:val="0"/>
          <w:divBdr>
            <w:top w:val="none" w:sz="0" w:space="0" w:color="auto"/>
            <w:left w:val="none" w:sz="0" w:space="0" w:color="auto"/>
            <w:bottom w:val="none" w:sz="0" w:space="0" w:color="auto"/>
            <w:right w:val="none" w:sz="0" w:space="0" w:color="auto"/>
          </w:divBdr>
        </w:div>
        <w:div w:id="2140952924">
          <w:marLeft w:val="640"/>
          <w:marRight w:val="0"/>
          <w:marTop w:val="0"/>
          <w:marBottom w:val="0"/>
          <w:divBdr>
            <w:top w:val="none" w:sz="0" w:space="0" w:color="auto"/>
            <w:left w:val="none" w:sz="0" w:space="0" w:color="auto"/>
            <w:bottom w:val="none" w:sz="0" w:space="0" w:color="auto"/>
            <w:right w:val="none" w:sz="0" w:space="0" w:color="auto"/>
          </w:divBdr>
        </w:div>
        <w:div w:id="1238981865">
          <w:marLeft w:val="640"/>
          <w:marRight w:val="0"/>
          <w:marTop w:val="0"/>
          <w:marBottom w:val="0"/>
          <w:divBdr>
            <w:top w:val="none" w:sz="0" w:space="0" w:color="auto"/>
            <w:left w:val="none" w:sz="0" w:space="0" w:color="auto"/>
            <w:bottom w:val="none" w:sz="0" w:space="0" w:color="auto"/>
            <w:right w:val="none" w:sz="0" w:space="0" w:color="auto"/>
          </w:divBdr>
        </w:div>
        <w:div w:id="223151644">
          <w:marLeft w:val="640"/>
          <w:marRight w:val="0"/>
          <w:marTop w:val="0"/>
          <w:marBottom w:val="0"/>
          <w:divBdr>
            <w:top w:val="none" w:sz="0" w:space="0" w:color="auto"/>
            <w:left w:val="none" w:sz="0" w:space="0" w:color="auto"/>
            <w:bottom w:val="none" w:sz="0" w:space="0" w:color="auto"/>
            <w:right w:val="none" w:sz="0" w:space="0" w:color="auto"/>
          </w:divBdr>
        </w:div>
        <w:div w:id="2035383482">
          <w:marLeft w:val="640"/>
          <w:marRight w:val="0"/>
          <w:marTop w:val="0"/>
          <w:marBottom w:val="0"/>
          <w:divBdr>
            <w:top w:val="none" w:sz="0" w:space="0" w:color="auto"/>
            <w:left w:val="none" w:sz="0" w:space="0" w:color="auto"/>
            <w:bottom w:val="none" w:sz="0" w:space="0" w:color="auto"/>
            <w:right w:val="none" w:sz="0" w:space="0" w:color="auto"/>
          </w:divBdr>
        </w:div>
        <w:div w:id="177354959">
          <w:marLeft w:val="640"/>
          <w:marRight w:val="0"/>
          <w:marTop w:val="0"/>
          <w:marBottom w:val="0"/>
          <w:divBdr>
            <w:top w:val="none" w:sz="0" w:space="0" w:color="auto"/>
            <w:left w:val="none" w:sz="0" w:space="0" w:color="auto"/>
            <w:bottom w:val="none" w:sz="0" w:space="0" w:color="auto"/>
            <w:right w:val="none" w:sz="0" w:space="0" w:color="auto"/>
          </w:divBdr>
        </w:div>
        <w:div w:id="146556148">
          <w:marLeft w:val="640"/>
          <w:marRight w:val="0"/>
          <w:marTop w:val="0"/>
          <w:marBottom w:val="0"/>
          <w:divBdr>
            <w:top w:val="none" w:sz="0" w:space="0" w:color="auto"/>
            <w:left w:val="none" w:sz="0" w:space="0" w:color="auto"/>
            <w:bottom w:val="none" w:sz="0" w:space="0" w:color="auto"/>
            <w:right w:val="none" w:sz="0" w:space="0" w:color="auto"/>
          </w:divBdr>
        </w:div>
        <w:div w:id="1647587494">
          <w:marLeft w:val="640"/>
          <w:marRight w:val="0"/>
          <w:marTop w:val="0"/>
          <w:marBottom w:val="0"/>
          <w:divBdr>
            <w:top w:val="none" w:sz="0" w:space="0" w:color="auto"/>
            <w:left w:val="none" w:sz="0" w:space="0" w:color="auto"/>
            <w:bottom w:val="none" w:sz="0" w:space="0" w:color="auto"/>
            <w:right w:val="none" w:sz="0" w:space="0" w:color="auto"/>
          </w:divBdr>
        </w:div>
        <w:div w:id="1467429992">
          <w:marLeft w:val="640"/>
          <w:marRight w:val="0"/>
          <w:marTop w:val="0"/>
          <w:marBottom w:val="0"/>
          <w:divBdr>
            <w:top w:val="none" w:sz="0" w:space="0" w:color="auto"/>
            <w:left w:val="none" w:sz="0" w:space="0" w:color="auto"/>
            <w:bottom w:val="none" w:sz="0" w:space="0" w:color="auto"/>
            <w:right w:val="none" w:sz="0" w:space="0" w:color="auto"/>
          </w:divBdr>
        </w:div>
        <w:div w:id="449710891">
          <w:marLeft w:val="640"/>
          <w:marRight w:val="0"/>
          <w:marTop w:val="0"/>
          <w:marBottom w:val="0"/>
          <w:divBdr>
            <w:top w:val="none" w:sz="0" w:space="0" w:color="auto"/>
            <w:left w:val="none" w:sz="0" w:space="0" w:color="auto"/>
            <w:bottom w:val="none" w:sz="0" w:space="0" w:color="auto"/>
            <w:right w:val="none" w:sz="0" w:space="0" w:color="auto"/>
          </w:divBdr>
        </w:div>
        <w:div w:id="2043163831">
          <w:marLeft w:val="640"/>
          <w:marRight w:val="0"/>
          <w:marTop w:val="0"/>
          <w:marBottom w:val="0"/>
          <w:divBdr>
            <w:top w:val="none" w:sz="0" w:space="0" w:color="auto"/>
            <w:left w:val="none" w:sz="0" w:space="0" w:color="auto"/>
            <w:bottom w:val="none" w:sz="0" w:space="0" w:color="auto"/>
            <w:right w:val="none" w:sz="0" w:space="0" w:color="auto"/>
          </w:divBdr>
        </w:div>
        <w:div w:id="1685935436">
          <w:marLeft w:val="640"/>
          <w:marRight w:val="0"/>
          <w:marTop w:val="0"/>
          <w:marBottom w:val="0"/>
          <w:divBdr>
            <w:top w:val="none" w:sz="0" w:space="0" w:color="auto"/>
            <w:left w:val="none" w:sz="0" w:space="0" w:color="auto"/>
            <w:bottom w:val="none" w:sz="0" w:space="0" w:color="auto"/>
            <w:right w:val="none" w:sz="0" w:space="0" w:color="auto"/>
          </w:divBdr>
        </w:div>
        <w:div w:id="1865628124">
          <w:marLeft w:val="640"/>
          <w:marRight w:val="0"/>
          <w:marTop w:val="0"/>
          <w:marBottom w:val="0"/>
          <w:divBdr>
            <w:top w:val="none" w:sz="0" w:space="0" w:color="auto"/>
            <w:left w:val="none" w:sz="0" w:space="0" w:color="auto"/>
            <w:bottom w:val="none" w:sz="0" w:space="0" w:color="auto"/>
            <w:right w:val="none" w:sz="0" w:space="0" w:color="auto"/>
          </w:divBdr>
        </w:div>
        <w:div w:id="1423800518">
          <w:marLeft w:val="640"/>
          <w:marRight w:val="0"/>
          <w:marTop w:val="0"/>
          <w:marBottom w:val="0"/>
          <w:divBdr>
            <w:top w:val="none" w:sz="0" w:space="0" w:color="auto"/>
            <w:left w:val="none" w:sz="0" w:space="0" w:color="auto"/>
            <w:bottom w:val="none" w:sz="0" w:space="0" w:color="auto"/>
            <w:right w:val="none" w:sz="0" w:space="0" w:color="auto"/>
          </w:divBdr>
        </w:div>
        <w:div w:id="1692682484">
          <w:marLeft w:val="640"/>
          <w:marRight w:val="0"/>
          <w:marTop w:val="0"/>
          <w:marBottom w:val="0"/>
          <w:divBdr>
            <w:top w:val="none" w:sz="0" w:space="0" w:color="auto"/>
            <w:left w:val="none" w:sz="0" w:space="0" w:color="auto"/>
            <w:bottom w:val="none" w:sz="0" w:space="0" w:color="auto"/>
            <w:right w:val="none" w:sz="0" w:space="0" w:color="auto"/>
          </w:divBdr>
        </w:div>
        <w:div w:id="1284579402">
          <w:marLeft w:val="640"/>
          <w:marRight w:val="0"/>
          <w:marTop w:val="0"/>
          <w:marBottom w:val="0"/>
          <w:divBdr>
            <w:top w:val="none" w:sz="0" w:space="0" w:color="auto"/>
            <w:left w:val="none" w:sz="0" w:space="0" w:color="auto"/>
            <w:bottom w:val="none" w:sz="0" w:space="0" w:color="auto"/>
            <w:right w:val="none" w:sz="0" w:space="0" w:color="auto"/>
          </w:divBdr>
        </w:div>
        <w:div w:id="1122580055">
          <w:marLeft w:val="640"/>
          <w:marRight w:val="0"/>
          <w:marTop w:val="0"/>
          <w:marBottom w:val="0"/>
          <w:divBdr>
            <w:top w:val="none" w:sz="0" w:space="0" w:color="auto"/>
            <w:left w:val="none" w:sz="0" w:space="0" w:color="auto"/>
            <w:bottom w:val="none" w:sz="0" w:space="0" w:color="auto"/>
            <w:right w:val="none" w:sz="0" w:space="0" w:color="auto"/>
          </w:divBdr>
        </w:div>
        <w:div w:id="1090783895">
          <w:marLeft w:val="640"/>
          <w:marRight w:val="0"/>
          <w:marTop w:val="0"/>
          <w:marBottom w:val="0"/>
          <w:divBdr>
            <w:top w:val="none" w:sz="0" w:space="0" w:color="auto"/>
            <w:left w:val="none" w:sz="0" w:space="0" w:color="auto"/>
            <w:bottom w:val="none" w:sz="0" w:space="0" w:color="auto"/>
            <w:right w:val="none" w:sz="0" w:space="0" w:color="auto"/>
          </w:divBdr>
        </w:div>
        <w:div w:id="1149201584">
          <w:marLeft w:val="640"/>
          <w:marRight w:val="0"/>
          <w:marTop w:val="0"/>
          <w:marBottom w:val="0"/>
          <w:divBdr>
            <w:top w:val="none" w:sz="0" w:space="0" w:color="auto"/>
            <w:left w:val="none" w:sz="0" w:space="0" w:color="auto"/>
            <w:bottom w:val="none" w:sz="0" w:space="0" w:color="auto"/>
            <w:right w:val="none" w:sz="0" w:space="0" w:color="auto"/>
          </w:divBdr>
        </w:div>
        <w:div w:id="1160660070">
          <w:marLeft w:val="640"/>
          <w:marRight w:val="0"/>
          <w:marTop w:val="0"/>
          <w:marBottom w:val="0"/>
          <w:divBdr>
            <w:top w:val="none" w:sz="0" w:space="0" w:color="auto"/>
            <w:left w:val="none" w:sz="0" w:space="0" w:color="auto"/>
            <w:bottom w:val="none" w:sz="0" w:space="0" w:color="auto"/>
            <w:right w:val="none" w:sz="0" w:space="0" w:color="auto"/>
          </w:divBdr>
        </w:div>
      </w:divsChild>
    </w:div>
    <w:div w:id="168954688">
      <w:bodyDiv w:val="1"/>
      <w:marLeft w:val="0"/>
      <w:marRight w:val="0"/>
      <w:marTop w:val="0"/>
      <w:marBottom w:val="0"/>
      <w:divBdr>
        <w:top w:val="none" w:sz="0" w:space="0" w:color="auto"/>
        <w:left w:val="none" w:sz="0" w:space="0" w:color="auto"/>
        <w:bottom w:val="none" w:sz="0" w:space="0" w:color="auto"/>
        <w:right w:val="none" w:sz="0" w:space="0" w:color="auto"/>
      </w:divBdr>
      <w:divsChild>
        <w:div w:id="1001204269">
          <w:marLeft w:val="640"/>
          <w:marRight w:val="0"/>
          <w:marTop w:val="0"/>
          <w:marBottom w:val="0"/>
          <w:divBdr>
            <w:top w:val="none" w:sz="0" w:space="0" w:color="auto"/>
            <w:left w:val="none" w:sz="0" w:space="0" w:color="auto"/>
            <w:bottom w:val="none" w:sz="0" w:space="0" w:color="auto"/>
            <w:right w:val="none" w:sz="0" w:space="0" w:color="auto"/>
          </w:divBdr>
        </w:div>
        <w:div w:id="446047399">
          <w:marLeft w:val="640"/>
          <w:marRight w:val="0"/>
          <w:marTop w:val="0"/>
          <w:marBottom w:val="0"/>
          <w:divBdr>
            <w:top w:val="none" w:sz="0" w:space="0" w:color="auto"/>
            <w:left w:val="none" w:sz="0" w:space="0" w:color="auto"/>
            <w:bottom w:val="none" w:sz="0" w:space="0" w:color="auto"/>
            <w:right w:val="none" w:sz="0" w:space="0" w:color="auto"/>
          </w:divBdr>
        </w:div>
        <w:div w:id="1020398710">
          <w:marLeft w:val="640"/>
          <w:marRight w:val="0"/>
          <w:marTop w:val="0"/>
          <w:marBottom w:val="0"/>
          <w:divBdr>
            <w:top w:val="none" w:sz="0" w:space="0" w:color="auto"/>
            <w:left w:val="none" w:sz="0" w:space="0" w:color="auto"/>
            <w:bottom w:val="none" w:sz="0" w:space="0" w:color="auto"/>
            <w:right w:val="none" w:sz="0" w:space="0" w:color="auto"/>
          </w:divBdr>
        </w:div>
        <w:div w:id="216819855">
          <w:marLeft w:val="640"/>
          <w:marRight w:val="0"/>
          <w:marTop w:val="0"/>
          <w:marBottom w:val="0"/>
          <w:divBdr>
            <w:top w:val="none" w:sz="0" w:space="0" w:color="auto"/>
            <w:left w:val="none" w:sz="0" w:space="0" w:color="auto"/>
            <w:bottom w:val="none" w:sz="0" w:space="0" w:color="auto"/>
            <w:right w:val="none" w:sz="0" w:space="0" w:color="auto"/>
          </w:divBdr>
        </w:div>
        <w:div w:id="1836535810">
          <w:marLeft w:val="640"/>
          <w:marRight w:val="0"/>
          <w:marTop w:val="0"/>
          <w:marBottom w:val="0"/>
          <w:divBdr>
            <w:top w:val="none" w:sz="0" w:space="0" w:color="auto"/>
            <w:left w:val="none" w:sz="0" w:space="0" w:color="auto"/>
            <w:bottom w:val="none" w:sz="0" w:space="0" w:color="auto"/>
            <w:right w:val="none" w:sz="0" w:space="0" w:color="auto"/>
          </w:divBdr>
        </w:div>
        <w:div w:id="8724565">
          <w:marLeft w:val="640"/>
          <w:marRight w:val="0"/>
          <w:marTop w:val="0"/>
          <w:marBottom w:val="0"/>
          <w:divBdr>
            <w:top w:val="none" w:sz="0" w:space="0" w:color="auto"/>
            <w:left w:val="none" w:sz="0" w:space="0" w:color="auto"/>
            <w:bottom w:val="none" w:sz="0" w:space="0" w:color="auto"/>
            <w:right w:val="none" w:sz="0" w:space="0" w:color="auto"/>
          </w:divBdr>
        </w:div>
        <w:div w:id="1723795234">
          <w:marLeft w:val="640"/>
          <w:marRight w:val="0"/>
          <w:marTop w:val="0"/>
          <w:marBottom w:val="0"/>
          <w:divBdr>
            <w:top w:val="none" w:sz="0" w:space="0" w:color="auto"/>
            <w:left w:val="none" w:sz="0" w:space="0" w:color="auto"/>
            <w:bottom w:val="none" w:sz="0" w:space="0" w:color="auto"/>
            <w:right w:val="none" w:sz="0" w:space="0" w:color="auto"/>
          </w:divBdr>
        </w:div>
        <w:div w:id="1040784030">
          <w:marLeft w:val="640"/>
          <w:marRight w:val="0"/>
          <w:marTop w:val="0"/>
          <w:marBottom w:val="0"/>
          <w:divBdr>
            <w:top w:val="none" w:sz="0" w:space="0" w:color="auto"/>
            <w:left w:val="none" w:sz="0" w:space="0" w:color="auto"/>
            <w:bottom w:val="none" w:sz="0" w:space="0" w:color="auto"/>
            <w:right w:val="none" w:sz="0" w:space="0" w:color="auto"/>
          </w:divBdr>
        </w:div>
        <w:div w:id="516231996">
          <w:marLeft w:val="640"/>
          <w:marRight w:val="0"/>
          <w:marTop w:val="0"/>
          <w:marBottom w:val="0"/>
          <w:divBdr>
            <w:top w:val="none" w:sz="0" w:space="0" w:color="auto"/>
            <w:left w:val="none" w:sz="0" w:space="0" w:color="auto"/>
            <w:bottom w:val="none" w:sz="0" w:space="0" w:color="auto"/>
            <w:right w:val="none" w:sz="0" w:space="0" w:color="auto"/>
          </w:divBdr>
        </w:div>
        <w:div w:id="44449738">
          <w:marLeft w:val="640"/>
          <w:marRight w:val="0"/>
          <w:marTop w:val="0"/>
          <w:marBottom w:val="0"/>
          <w:divBdr>
            <w:top w:val="none" w:sz="0" w:space="0" w:color="auto"/>
            <w:left w:val="none" w:sz="0" w:space="0" w:color="auto"/>
            <w:bottom w:val="none" w:sz="0" w:space="0" w:color="auto"/>
            <w:right w:val="none" w:sz="0" w:space="0" w:color="auto"/>
          </w:divBdr>
        </w:div>
        <w:div w:id="1118333181">
          <w:marLeft w:val="640"/>
          <w:marRight w:val="0"/>
          <w:marTop w:val="0"/>
          <w:marBottom w:val="0"/>
          <w:divBdr>
            <w:top w:val="none" w:sz="0" w:space="0" w:color="auto"/>
            <w:left w:val="none" w:sz="0" w:space="0" w:color="auto"/>
            <w:bottom w:val="none" w:sz="0" w:space="0" w:color="auto"/>
            <w:right w:val="none" w:sz="0" w:space="0" w:color="auto"/>
          </w:divBdr>
        </w:div>
        <w:div w:id="1645313934">
          <w:marLeft w:val="640"/>
          <w:marRight w:val="0"/>
          <w:marTop w:val="0"/>
          <w:marBottom w:val="0"/>
          <w:divBdr>
            <w:top w:val="none" w:sz="0" w:space="0" w:color="auto"/>
            <w:left w:val="none" w:sz="0" w:space="0" w:color="auto"/>
            <w:bottom w:val="none" w:sz="0" w:space="0" w:color="auto"/>
            <w:right w:val="none" w:sz="0" w:space="0" w:color="auto"/>
          </w:divBdr>
        </w:div>
        <w:div w:id="259264372">
          <w:marLeft w:val="640"/>
          <w:marRight w:val="0"/>
          <w:marTop w:val="0"/>
          <w:marBottom w:val="0"/>
          <w:divBdr>
            <w:top w:val="none" w:sz="0" w:space="0" w:color="auto"/>
            <w:left w:val="none" w:sz="0" w:space="0" w:color="auto"/>
            <w:bottom w:val="none" w:sz="0" w:space="0" w:color="auto"/>
            <w:right w:val="none" w:sz="0" w:space="0" w:color="auto"/>
          </w:divBdr>
        </w:div>
        <w:div w:id="1580022322">
          <w:marLeft w:val="640"/>
          <w:marRight w:val="0"/>
          <w:marTop w:val="0"/>
          <w:marBottom w:val="0"/>
          <w:divBdr>
            <w:top w:val="none" w:sz="0" w:space="0" w:color="auto"/>
            <w:left w:val="none" w:sz="0" w:space="0" w:color="auto"/>
            <w:bottom w:val="none" w:sz="0" w:space="0" w:color="auto"/>
            <w:right w:val="none" w:sz="0" w:space="0" w:color="auto"/>
          </w:divBdr>
        </w:div>
        <w:div w:id="810558219">
          <w:marLeft w:val="640"/>
          <w:marRight w:val="0"/>
          <w:marTop w:val="0"/>
          <w:marBottom w:val="0"/>
          <w:divBdr>
            <w:top w:val="none" w:sz="0" w:space="0" w:color="auto"/>
            <w:left w:val="none" w:sz="0" w:space="0" w:color="auto"/>
            <w:bottom w:val="none" w:sz="0" w:space="0" w:color="auto"/>
            <w:right w:val="none" w:sz="0" w:space="0" w:color="auto"/>
          </w:divBdr>
        </w:div>
        <w:div w:id="1758164631">
          <w:marLeft w:val="640"/>
          <w:marRight w:val="0"/>
          <w:marTop w:val="0"/>
          <w:marBottom w:val="0"/>
          <w:divBdr>
            <w:top w:val="none" w:sz="0" w:space="0" w:color="auto"/>
            <w:left w:val="none" w:sz="0" w:space="0" w:color="auto"/>
            <w:bottom w:val="none" w:sz="0" w:space="0" w:color="auto"/>
            <w:right w:val="none" w:sz="0" w:space="0" w:color="auto"/>
          </w:divBdr>
        </w:div>
        <w:div w:id="569272911">
          <w:marLeft w:val="640"/>
          <w:marRight w:val="0"/>
          <w:marTop w:val="0"/>
          <w:marBottom w:val="0"/>
          <w:divBdr>
            <w:top w:val="none" w:sz="0" w:space="0" w:color="auto"/>
            <w:left w:val="none" w:sz="0" w:space="0" w:color="auto"/>
            <w:bottom w:val="none" w:sz="0" w:space="0" w:color="auto"/>
            <w:right w:val="none" w:sz="0" w:space="0" w:color="auto"/>
          </w:divBdr>
        </w:div>
        <w:div w:id="279384877">
          <w:marLeft w:val="640"/>
          <w:marRight w:val="0"/>
          <w:marTop w:val="0"/>
          <w:marBottom w:val="0"/>
          <w:divBdr>
            <w:top w:val="none" w:sz="0" w:space="0" w:color="auto"/>
            <w:left w:val="none" w:sz="0" w:space="0" w:color="auto"/>
            <w:bottom w:val="none" w:sz="0" w:space="0" w:color="auto"/>
            <w:right w:val="none" w:sz="0" w:space="0" w:color="auto"/>
          </w:divBdr>
        </w:div>
        <w:div w:id="1140419294">
          <w:marLeft w:val="640"/>
          <w:marRight w:val="0"/>
          <w:marTop w:val="0"/>
          <w:marBottom w:val="0"/>
          <w:divBdr>
            <w:top w:val="none" w:sz="0" w:space="0" w:color="auto"/>
            <w:left w:val="none" w:sz="0" w:space="0" w:color="auto"/>
            <w:bottom w:val="none" w:sz="0" w:space="0" w:color="auto"/>
            <w:right w:val="none" w:sz="0" w:space="0" w:color="auto"/>
          </w:divBdr>
        </w:div>
        <w:div w:id="1565948451">
          <w:marLeft w:val="640"/>
          <w:marRight w:val="0"/>
          <w:marTop w:val="0"/>
          <w:marBottom w:val="0"/>
          <w:divBdr>
            <w:top w:val="none" w:sz="0" w:space="0" w:color="auto"/>
            <w:left w:val="none" w:sz="0" w:space="0" w:color="auto"/>
            <w:bottom w:val="none" w:sz="0" w:space="0" w:color="auto"/>
            <w:right w:val="none" w:sz="0" w:space="0" w:color="auto"/>
          </w:divBdr>
        </w:div>
        <w:div w:id="983705902">
          <w:marLeft w:val="640"/>
          <w:marRight w:val="0"/>
          <w:marTop w:val="0"/>
          <w:marBottom w:val="0"/>
          <w:divBdr>
            <w:top w:val="none" w:sz="0" w:space="0" w:color="auto"/>
            <w:left w:val="none" w:sz="0" w:space="0" w:color="auto"/>
            <w:bottom w:val="none" w:sz="0" w:space="0" w:color="auto"/>
            <w:right w:val="none" w:sz="0" w:space="0" w:color="auto"/>
          </w:divBdr>
        </w:div>
        <w:div w:id="1499535107">
          <w:marLeft w:val="640"/>
          <w:marRight w:val="0"/>
          <w:marTop w:val="0"/>
          <w:marBottom w:val="0"/>
          <w:divBdr>
            <w:top w:val="none" w:sz="0" w:space="0" w:color="auto"/>
            <w:left w:val="none" w:sz="0" w:space="0" w:color="auto"/>
            <w:bottom w:val="none" w:sz="0" w:space="0" w:color="auto"/>
            <w:right w:val="none" w:sz="0" w:space="0" w:color="auto"/>
          </w:divBdr>
        </w:div>
        <w:div w:id="1732381338">
          <w:marLeft w:val="640"/>
          <w:marRight w:val="0"/>
          <w:marTop w:val="0"/>
          <w:marBottom w:val="0"/>
          <w:divBdr>
            <w:top w:val="none" w:sz="0" w:space="0" w:color="auto"/>
            <w:left w:val="none" w:sz="0" w:space="0" w:color="auto"/>
            <w:bottom w:val="none" w:sz="0" w:space="0" w:color="auto"/>
            <w:right w:val="none" w:sz="0" w:space="0" w:color="auto"/>
          </w:divBdr>
        </w:div>
        <w:div w:id="1328047204">
          <w:marLeft w:val="640"/>
          <w:marRight w:val="0"/>
          <w:marTop w:val="0"/>
          <w:marBottom w:val="0"/>
          <w:divBdr>
            <w:top w:val="none" w:sz="0" w:space="0" w:color="auto"/>
            <w:left w:val="none" w:sz="0" w:space="0" w:color="auto"/>
            <w:bottom w:val="none" w:sz="0" w:space="0" w:color="auto"/>
            <w:right w:val="none" w:sz="0" w:space="0" w:color="auto"/>
          </w:divBdr>
        </w:div>
        <w:div w:id="1872569421">
          <w:marLeft w:val="640"/>
          <w:marRight w:val="0"/>
          <w:marTop w:val="0"/>
          <w:marBottom w:val="0"/>
          <w:divBdr>
            <w:top w:val="none" w:sz="0" w:space="0" w:color="auto"/>
            <w:left w:val="none" w:sz="0" w:space="0" w:color="auto"/>
            <w:bottom w:val="none" w:sz="0" w:space="0" w:color="auto"/>
            <w:right w:val="none" w:sz="0" w:space="0" w:color="auto"/>
          </w:divBdr>
        </w:div>
        <w:div w:id="882449133">
          <w:marLeft w:val="640"/>
          <w:marRight w:val="0"/>
          <w:marTop w:val="0"/>
          <w:marBottom w:val="0"/>
          <w:divBdr>
            <w:top w:val="none" w:sz="0" w:space="0" w:color="auto"/>
            <w:left w:val="none" w:sz="0" w:space="0" w:color="auto"/>
            <w:bottom w:val="none" w:sz="0" w:space="0" w:color="auto"/>
            <w:right w:val="none" w:sz="0" w:space="0" w:color="auto"/>
          </w:divBdr>
        </w:div>
        <w:div w:id="341007270">
          <w:marLeft w:val="640"/>
          <w:marRight w:val="0"/>
          <w:marTop w:val="0"/>
          <w:marBottom w:val="0"/>
          <w:divBdr>
            <w:top w:val="none" w:sz="0" w:space="0" w:color="auto"/>
            <w:left w:val="none" w:sz="0" w:space="0" w:color="auto"/>
            <w:bottom w:val="none" w:sz="0" w:space="0" w:color="auto"/>
            <w:right w:val="none" w:sz="0" w:space="0" w:color="auto"/>
          </w:divBdr>
        </w:div>
        <w:div w:id="539710072">
          <w:marLeft w:val="640"/>
          <w:marRight w:val="0"/>
          <w:marTop w:val="0"/>
          <w:marBottom w:val="0"/>
          <w:divBdr>
            <w:top w:val="none" w:sz="0" w:space="0" w:color="auto"/>
            <w:left w:val="none" w:sz="0" w:space="0" w:color="auto"/>
            <w:bottom w:val="none" w:sz="0" w:space="0" w:color="auto"/>
            <w:right w:val="none" w:sz="0" w:space="0" w:color="auto"/>
          </w:divBdr>
        </w:div>
        <w:div w:id="1913851102">
          <w:marLeft w:val="640"/>
          <w:marRight w:val="0"/>
          <w:marTop w:val="0"/>
          <w:marBottom w:val="0"/>
          <w:divBdr>
            <w:top w:val="none" w:sz="0" w:space="0" w:color="auto"/>
            <w:left w:val="none" w:sz="0" w:space="0" w:color="auto"/>
            <w:bottom w:val="none" w:sz="0" w:space="0" w:color="auto"/>
            <w:right w:val="none" w:sz="0" w:space="0" w:color="auto"/>
          </w:divBdr>
        </w:div>
        <w:div w:id="590428336">
          <w:marLeft w:val="640"/>
          <w:marRight w:val="0"/>
          <w:marTop w:val="0"/>
          <w:marBottom w:val="0"/>
          <w:divBdr>
            <w:top w:val="none" w:sz="0" w:space="0" w:color="auto"/>
            <w:left w:val="none" w:sz="0" w:space="0" w:color="auto"/>
            <w:bottom w:val="none" w:sz="0" w:space="0" w:color="auto"/>
            <w:right w:val="none" w:sz="0" w:space="0" w:color="auto"/>
          </w:divBdr>
        </w:div>
        <w:div w:id="1289316683">
          <w:marLeft w:val="640"/>
          <w:marRight w:val="0"/>
          <w:marTop w:val="0"/>
          <w:marBottom w:val="0"/>
          <w:divBdr>
            <w:top w:val="none" w:sz="0" w:space="0" w:color="auto"/>
            <w:left w:val="none" w:sz="0" w:space="0" w:color="auto"/>
            <w:bottom w:val="none" w:sz="0" w:space="0" w:color="auto"/>
            <w:right w:val="none" w:sz="0" w:space="0" w:color="auto"/>
          </w:divBdr>
        </w:div>
        <w:div w:id="330791274">
          <w:marLeft w:val="640"/>
          <w:marRight w:val="0"/>
          <w:marTop w:val="0"/>
          <w:marBottom w:val="0"/>
          <w:divBdr>
            <w:top w:val="none" w:sz="0" w:space="0" w:color="auto"/>
            <w:left w:val="none" w:sz="0" w:space="0" w:color="auto"/>
            <w:bottom w:val="none" w:sz="0" w:space="0" w:color="auto"/>
            <w:right w:val="none" w:sz="0" w:space="0" w:color="auto"/>
          </w:divBdr>
        </w:div>
        <w:div w:id="2009483802">
          <w:marLeft w:val="640"/>
          <w:marRight w:val="0"/>
          <w:marTop w:val="0"/>
          <w:marBottom w:val="0"/>
          <w:divBdr>
            <w:top w:val="none" w:sz="0" w:space="0" w:color="auto"/>
            <w:left w:val="none" w:sz="0" w:space="0" w:color="auto"/>
            <w:bottom w:val="none" w:sz="0" w:space="0" w:color="auto"/>
            <w:right w:val="none" w:sz="0" w:space="0" w:color="auto"/>
          </w:divBdr>
        </w:div>
        <w:div w:id="1919247609">
          <w:marLeft w:val="640"/>
          <w:marRight w:val="0"/>
          <w:marTop w:val="0"/>
          <w:marBottom w:val="0"/>
          <w:divBdr>
            <w:top w:val="none" w:sz="0" w:space="0" w:color="auto"/>
            <w:left w:val="none" w:sz="0" w:space="0" w:color="auto"/>
            <w:bottom w:val="none" w:sz="0" w:space="0" w:color="auto"/>
            <w:right w:val="none" w:sz="0" w:space="0" w:color="auto"/>
          </w:divBdr>
        </w:div>
        <w:div w:id="1263104055">
          <w:marLeft w:val="640"/>
          <w:marRight w:val="0"/>
          <w:marTop w:val="0"/>
          <w:marBottom w:val="0"/>
          <w:divBdr>
            <w:top w:val="none" w:sz="0" w:space="0" w:color="auto"/>
            <w:left w:val="none" w:sz="0" w:space="0" w:color="auto"/>
            <w:bottom w:val="none" w:sz="0" w:space="0" w:color="auto"/>
            <w:right w:val="none" w:sz="0" w:space="0" w:color="auto"/>
          </w:divBdr>
        </w:div>
        <w:div w:id="179396602">
          <w:marLeft w:val="640"/>
          <w:marRight w:val="0"/>
          <w:marTop w:val="0"/>
          <w:marBottom w:val="0"/>
          <w:divBdr>
            <w:top w:val="none" w:sz="0" w:space="0" w:color="auto"/>
            <w:left w:val="none" w:sz="0" w:space="0" w:color="auto"/>
            <w:bottom w:val="none" w:sz="0" w:space="0" w:color="auto"/>
            <w:right w:val="none" w:sz="0" w:space="0" w:color="auto"/>
          </w:divBdr>
        </w:div>
        <w:div w:id="689453500">
          <w:marLeft w:val="640"/>
          <w:marRight w:val="0"/>
          <w:marTop w:val="0"/>
          <w:marBottom w:val="0"/>
          <w:divBdr>
            <w:top w:val="none" w:sz="0" w:space="0" w:color="auto"/>
            <w:left w:val="none" w:sz="0" w:space="0" w:color="auto"/>
            <w:bottom w:val="none" w:sz="0" w:space="0" w:color="auto"/>
            <w:right w:val="none" w:sz="0" w:space="0" w:color="auto"/>
          </w:divBdr>
        </w:div>
        <w:div w:id="1781728485">
          <w:marLeft w:val="640"/>
          <w:marRight w:val="0"/>
          <w:marTop w:val="0"/>
          <w:marBottom w:val="0"/>
          <w:divBdr>
            <w:top w:val="none" w:sz="0" w:space="0" w:color="auto"/>
            <w:left w:val="none" w:sz="0" w:space="0" w:color="auto"/>
            <w:bottom w:val="none" w:sz="0" w:space="0" w:color="auto"/>
            <w:right w:val="none" w:sz="0" w:space="0" w:color="auto"/>
          </w:divBdr>
        </w:div>
        <w:div w:id="1089229679">
          <w:marLeft w:val="640"/>
          <w:marRight w:val="0"/>
          <w:marTop w:val="0"/>
          <w:marBottom w:val="0"/>
          <w:divBdr>
            <w:top w:val="none" w:sz="0" w:space="0" w:color="auto"/>
            <w:left w:val="none" w:sz="0" w:space="0" w:color="auto"/>
            <w:bottom w:val="none" w:sz="0" w:space="0" w:color="auto"/>
            <w:right w:val="none" w:sz="0" w:space="0" w:color="auto"/>
          </w:divBdr>
        </w:div>
        <w:div w:id="1567691706">
          <w:marLeft w:val="640"/>
          <w:marRight w:val="0"/>
          <w:marTop w:val="0"/>
          <w:marBottom w:val="0"/>
          <w:divBdr>
            <w:top w:val="none" w:sz="0" w:space="0" w:color="auto"/>
            <w:left w:val="none" w:sz="0" w:space="0" w:color="auto"/>
            <w:bottom w:val="none" w:sz="0" w:space="0" w:color="auto"/>
            <w:right w:val="none" w:sz="0" w:space="0" w:color="auto"/>
          </w:divBdr>
        </w:div>
        <w:div w:id="1298025731">
          <w:marLeft w:val="640"/>
          <w:marRight w:val="0"/>
          <w:marTop w:val="0"/>
          <w:marBottom w:val="0"/>
          <w:divBdr>
            <w:top w:val="none" w:sz="0" w:space="0" w:color="auto"/>
            <w:left w:val="none" w:sz="0" w:space="0" w:color="auto"/>
            <w:bottom w:val="none" w:sz="0" w:space="0" w:color="auto"/>
            <w:right w:val="none" w:sz="0" w:space="0" w:color="auto"/>
          </w:divBdr>
        </w:div>
        <w:div w:id="253242844">
          <w:marLeft w:val="640"/>
          <w:marRight w:val="0"/>
          <w:marTop w:val="0"/>
          <w:marBottom w:val="0"/>
          <w:divBdr>
            <w:top w:val="none" w:sz="0" w:space="0" w:color="auto"/>
            <w:left w:val="none" w:sz="0" w:space="0" w:color="auto"/>
            <w:bottom w:val="none" w:sz="0" w:space="0" w:color="auto"/>
            <w:right w:val="none" w:sz="0" w:space="0" w:color="auto"/>
          </w:divBdr>
        </w:div>
        <w:div w:id="1677878184">
          <w:marLeft w:val="640"/>
          <w:marRight w:val="0"/>
          <w:marTop w:val="0"/>
          <w:marBottom w:val="0"/>
          <w:divBdr>
            <w:top w:val="none" w:sz="0" w:space="0" w:color="auto"/>
            <w:left w:val="none" w:sz="0" w:space="0" w:color="auto"/>
            <w:bottom w:val="none" w:sz="0" w:space="0" w:color="auto"/>
            <w:right w:val="none" w:sz="0" w:space="0" w:color="auto"/>
          </w:divBdr>
        </w:div>
        <w:div w:id="1378823230">
          <w:marLeft w:val="640"/>
          <w:marRight w:val="0"/>
          <w:marTop w:val="0"/>
          <w:marBottom w:val="0"/>
          <w:divBdr>
            <w:top w:val="none" w:sz="0" w:space="0" w:color="auto"/>
            <w:left w:val="none" w:sz="0" w:space="0" w:color="auto"/>
            <w:bottom w:val="none" w:sz="0" w:space="0" w:color="auto"/>
            <w:right w:val="none" w:sz="0" w:space="0" w:color="auto"/>
          </w:divBdr>
        </w:div>
        <w:div w:id="1582981581">
          <w:marLeft w:val="640"/>
          <w:marRight w:val="0"/>
          <w:marTop w:val="0"/>
          <w:marBottom w:val="0"/>
          <w:divBdr>
            <w:top w:val="none" w:sz="0" w:space="0" w:color="auto"/>
            <w:left w:val="none" w:sz="0" w:space="0" w:color="auto"/>
            <w:bottom w:val="none" w:sz="0" w:space="0" w:color="auto"/>
            <w:right w:val="none" w:sz="0" w:space="0" w:color="auto"/>
          </w:divBdr>
        </w:div>
        <w:div w:id="156120775">
          <w:marLeft w:val="640"/>
          <w:marRight w:val="0"/>
          <w:marTop w:val="0"/>
          <w:marBottom w:val="0"/>
          <w:divBdr>
            <w:top w:val="none" w:sz="0" w:space="0" w:color="auto"/>
            <w:left w:val="none" w:sz="0" w:space="0" w:color="auto"/>
            <w:bottom w:val="none" w:sz="0" w:space="0" w:color="auto"/>
            <w:right w:val="none" w:sz="0" w:space="0" w:color="auto"/>
          </w:divBdr>
        </w:div>
        <w:div w:id="286787579">
          <w:marLeft w:val="640"/>
          <w:marRight w:val="0"/>
          <w:marTop w:val="0"/>
          <w:marBottom w:val="0"/>
          <w:divBdr>
            <w:top w:val="none" w:sz="0" w:space="0" w:color="auto"/>
            <w:left w:val="none" w:sz="0" w:space="0" w:color="auto"/>
            <w:bottom w:val="none" w:sz="0" w:space="0" w:color="auto"/>
            <w:right w:val="none" w:sz="0" w:space="0" w:color="auto"/>
          </w:divBdr>
        </w:div>
        <w:div w:id="843907631">
          <w:marLeft w:val="640"/>
          <w:marRight w:val="0"/>
          <w:marTop w:val="0"/>
          <w:marBottom w:val="0"/>
          <w:divBdr>
            <w:top w:val="none" w:sz="0" w:space="0" w:color="auto"/>
            <w:left w:val="none" w:sz="0" w:space="0" w:color="auto"/>
            <w:bottom w:val="none" w:sz="0" w:space="0" w:color="auto"/>
            <w:right w:val="none" w:sz="0" w:space="0" w:color="auto"/>
          </w:divBdr>
        </w:div>
        <w:div w:id="1371879848">
          <w:marLeft w:val="640"/>
          <w:marRight w:val="0"/>
          <w:marTop w:val="0"/>
          <w:marBottom w:val="0"/>
          <w:divBdr>
            <w:top w:val="none" w:sz="0" w:space="0" w:color="auto"/>
            <w:left w:val="none" w:sz="0" w:space="0" w:color="auto"/>
            <w:bottom w:val="none" w:sz="0" w:space="0" w:color="auto"/>
            <w:right w:val="none" w:sz="0" w:space="0" w:color="auto"/>
          </w:divBdr>
        </w:div>
        <w:div w:id="1801997883">
          <w:marLeft w:val="640"/>
          <w:marRight w:val="0"/>
          <w:marTop w:val="0"/>
          <w:marBottom w:val="0"/>
          <w:divBdr>
            <w:top w:val="none" w:sz="0" w:space="0" w:color="auto"/>
            <w:left w:val="none" w:sz="0" w:space="0" w:color="auto"/>
            <w:bottom w:val="none" w:sz="0" w:space="0" w:color="auto"/>
            <w:right w:val="none" w:sz="0" w:space="0" w:color="auto"/>
          </w:divBdr>
        </w:div>
        <w:div w:id="1334647364">
          <w:marLeft w:val="640"/>
          <w:marRight w:val="0"/>
          <w:marTop w:val="0"/>
          <w:marBottom w:val="0"/>
          <w:divBdr>
            <w:top w:val="none" w:sz="0" w:space="0" w:color="auto"/>
            <w:left w:val="none" w:sz="0" w:space="0" w:color="auto"/>
            <w:bottom w:val="none" w:sz="0" w:space="0" w:color="auto"/>
            <w:right w:val="none" w:sz="0" w:space="0" w:color="auto"/>
          </w:divBdr>
        </w:div>
        <w:div w:id="619728515">
          <w:marLeft w:val="640"/>
          <w:marRight w:val="0"/>
          <w:marTop w:val="0"/>
          <w:marBottom w:val="0"/>
          <w:divBdr>
            <w:top w:val="none" w:sz="0" w:space="0" w:color="auto"/>
            <w:left w:val="none" w:sz="0" w:space="0" w:color="auto"/>
            <w:bottom w:val="none" w:sz="0" w:space="0" w:color="auto"/>
            <w:right w:val="none" w:sz="0" w:space="0" w:color="auto"/>
          </w:divBdr>
        </w:div>
        <w:div w:id="183517342">
          <w:marLeft w:val="640"/>
          <w:marRight w:val="0"/>
          <w:marTop w:val="0"/>
          <w:marBottom w:val="0"/>
          <w:divBdr>
            <w:top w:val="none" w:sz="0" w:space="0" w:color="auto"/>
            <w:left w:val="none" w:sz="0" w:space="0" w:color="auto"/>
            <w:bottom w:val="none" w:sz="0" w:space="0" w:color="auto"/>
            <w:right w:val="none" w:sz="0" w:space="0" w:color="auto"/>
          </w:divBdr>
        </w:div>
        <w:div w:id="282466030">
          <w:marLeft w:val="640"/>
          <w:marRight w:val="0"/>
          <w:marTop w:val="0"/>
          <w:marBottom w:val="0"/>
          <w:divBdr>
            <w:top w:val="none" w:sz="0" w:space="0" w:color="auto"/>
            <w:left w:val="none" w:sz="0" w:space="0" w:color="auto"/>
            <w:bottom w:val="none" w:sz="0" w:space="0" w:color="auto"/>
            <w:right w:val="none" w:sz="0" w:space="0" w:color="auto"/>
          </w:divBdr>
        </w:div>
        <w:div w:id="1116559528">
          <w:marLeft w:val="640"/>
          <w:marRight w:val="0"/>
          <w:marTop w:val="0"/>
          <w:marBottom w:val="0"/>
          <w:divBdr>
            <w:top w:val="none" w:sz="0" w:space="0" w:color="auto"/>
            <w:left w:val="none" w:sz="0" w:space="0" w:color="auto"/>
            <w:bottom w:val="none" w:sz="0" w:space="0" w:color="auto"/>
            <w:right w:val="none" w:sz="0" w:space="0" w:color="auto"/>
          </w:divBdr>
        </w:div>
        <w:div w:id="1500342186">
          <w:marLeft w:val="640"/>
          <w:marRight w:val="0"/>
          <w:marTop w:val="0"/>
          <w:marBottom w:val="0"/>
          <w:divBdr>
            <w:top w:val="none" w:sz="0" w:space="0" w:color="auto"/>
            <w:left w:val="none" w:sz="0" w:space="0" w:color="auto"/>
            <w:bottom w:val="none" w:sz="0" w:space="0" w:color="auto"/>
            <w:right w:val="none" w:sz="0" w:space="0" w:color="auto"/>
          </w:divBdr>
        </w:div>
        <w:div w:id="366687506">
          <w:marLeft w:val="640"/>
          <w:marRight w:val="0"/>
          <w:marTop w:val="0"/>
          <w:marBottom w:val="0"/>
          <w:divBdr>
            <w:top w:val="none" w:sz="0" w:space="0" w:color="auto"/>
            <w:left w:val="none" w:sz="0" w:space="0" w:color="auto"/>
            <w:bottom w:val="none" w:sz="0" w:space="0" w:color="auto"/>
            <w:right w:val="none" w:sz="0" w:space="0" w:color="auto"/>
          </w:divBdr>
        </w:div>
        <w:div w:id="128868687">
          <w:marLeft w:val="640"/>
          <w:marRight w:val="0"/>
          <w:marTop w:val="0"/>
          <w:marBottom w:val="0"/>
          <w:divBdr>
            <w:top w:val="none" w:sz="0" w:space="0" w:color="auto"/>
            <w:left w:val="none" w:sz="0" w:space="0" w:color="auto"/>
            <w:bottom w:val="none" w:sz="0" w:space="0" w:color="auto"/>
            <w:right w:val="none" w:sz="0" w:space="0" w:color="auto"/>
          </w:divBdr>
        </w:div>
        <w:div w:id="1007517586">
          <w:marLeft w:val="640"/>
          <w:marRight w:val="0"/>
          <w:marTop w:val="0"/>
          <w:marBottom w:val="0"/>
          <w:divBdr>
            <w:top w:val="none" w:sz="0" w:space="0" w:color="auto"/>
            <w:left w:val="none" w:sz="0" w:space="0" w:color="auto"/>
            <w:bottom w:val="none" w:sz="0" w:space="0" w:color="auto"/>
            <w:right w:val="none" w:sz="0" w:space="0" w:color="auto"/>
          </w:divBdr>
        </w:div>
        <w:div w:id="1099641155">
          <w:marLeft w:val="640"/>
          <w:marRight w:val="0"/>
          <w:marTop w:val="0"/>
          <w:marBottom w:val="0"/>
          <w:divBdr>
            <w:top w:val="none" w:sz="0" w:space="0" w:color="auto"/>
            <w:left w:val="none" w:sz="0" w:space="0" w:color="auto"/>
            <w:bottom w:val="none" w:sz="0" w:space="0" w:color="auto"/>
            <w:right w:val="none" w:sz="0" w:space="0" w:color="auto"/>
          </w:divBdr>
        </w:div>
        <w:div w:id="1554001836">
          <w:marLeft w:val="640"/>
          <w:marRight w:val="0"/>
          <w:marTop w:val="0"/>
          <w:marBottom w:val="0"/>
          <w:divBdr>
            <w:top w:val="none" w:sz="0" w:space="0" w:color="auto"/>
            <w:left w:val="none" w:sz="0" w:space="0" w:color="auto"/>
            <w:bottom w:val="none" w:sz="0" w:space="0" w:color="auto"/>
            <w:right w:val="none" w:sz="0" w:space="0" w:color="auto"/>
          </w:divBdr>
        </w:div>
        <w:div w:id="1724601944">
          <w:marLeft w:val="640"/>
          <w:marRight w:val="0"/>
          <w:marTop w:val="0"/>
          <w:marBottom w:val="0"/>
          <w:divBdr>
            <w:top w:val="none" w:sz="0" w:space="0" w:color="auto"/>
            <w:left w:val="none" w:sz="0" w:space="0" w:color="auto"/>
            <w:bottom w:val="none" w:sz="0" w:space="0" w:color="auto"/>
            <w:right w:val="none" w:sz="0" w:space="0" w:color="auto"/>
          </w:divBdr>
        </w:div>
        <w:div w:id="370345978">
          <w:marLeft w:val="640"/>
          <w:marRight w:val="0"/>
          <w:marTop w:val="0"/>
          <w:marBottom w:val="0"/>
          <w:divBdr>
            <w:top w:val="none" w:sz="0" w:space="0" w:color="auto"/>
            <w:left w:val="none" w:sz="0" w:space="0" w:color="auto"/>
            <w:bottom w:val="none" w:sz="0" w:space="0" w:color="auto"/>
            <w:right w:val="none" w:sz="0" w:space="0" w:color="auto"/>
          </w:divBdr>
        </w:div>
        <w:div w:id="304624692">
          <w:marLeft w:val="640"/>
          <w:marRight w:val="0"/>
          <w:marTop w:val="0"/>
          <w:marBottom w:val="0"/>
          <w:divBdr>
            <w:top w:val="none" w:sz="0" w:space="0" w:color="auto"/>
            <w:left w:val="none" w:sz="0" w:space="0" w:color="auto"/>
            <w:bottom w:val="none" w:sz="0" w:space="0" w:color="auto"/>
            <w:right w:val="none" w:sz="0" w:space="0" w:color="auto"/>
          </w:divBdr>
        </w:div>
        <w:div w:id="1494833206">
          <w:marLeft w:val="640"/>
          <w:marRight w:val="0"/>
          <w:marTop w:val="0"/>
          <w:marBottom w:val="0"/>
          <w:divBdr>
            <w:top w:val="none" w:sz="0" w:space="0" w:color="auto"/>
            <w:left w:val="none" w:sz="0" w:space="0" w:color="auto"/>
            <w:bottom w:val="none" w:sz="0" w:space="0" w:color="auto"/>
            <w:right w:val="none" w:sz="0" w:space="0" w:color="auto"/>
          </w:divBdr>
        </w:div>
        <w:div w:id="572929876">
          <w:marLeft w:val="640"/>
          <w:marRight w:val="0"/>
          <w:marTop w:val="0"/>
          <w:marBottom w:val="0"/>
          <w:divBdr>
            <w:top w:val="none" w:sz="0" w:space="0" w:color="auto"/>
            <w:left w:val="none" w:sz="0" w:space="0" w:color="auto"/>
            <w:bottom w:val="none" w:sz="0" w:space="0" w:color="auto"/>
            <w:right w:val="none" w:sz="0" w:space="0" w:color="auto"/>
          </w:divBdr>
        </w:div>
        <w:div w:id="678508919">
          <w:marLeft w:val="640"/>
          <w:marRight w:val="0"/>
          <w:marTop w:val="0"/>
          <w:marBottom w:val="0"/>
          <w:divBdr>
            <w:top w:val="none" w:sz="0" w:space="0" w:color="auto"/>
            <w:left w:val="none" w:sz="0" w:space="0" w:color="auto"/>
            <w:bottom w:val="none" w:sz="0" w:space="0" w:color="auto"/>
            <w:right w:val="none" w:sz="0" w:space="0" w:color="auto"/>
          </w:divBdr>
        </w:div>
        <w:div w:id="540478381">
          <w:marLeft w:val="640"/>
          <w:marRight w:val="0"/>
          <w:marTop w:val="0"/>
          <w:marBottom w:val="0"/>
          <w:divBdr>
            <w:top w:val="none" w:sz="0" w:space="0" w:color="auto"/>
            <w:left w:val="none" w:sz="0" w:space="0" w:color="auto"/>
            <w:bottom w:val="none" w:sz="0" w:space="0" w:color="auto"/>
            <w:right w:val="none" w:sz="0" w:space="0" w:color="auto"/>
          </w:divBdr>
        </w:div>
        <w:div w:id="1951010921">
          <w:marLeft w:val="640"/>
          <w:marRight w:val="0"/>
          <w:marTop w:val="0"/>
          <w:marBottom w:val="0"/>
          <w:divBdr>
            <w:top w:val="none" w:sz="0" w:space="0" w:color="auto"/>
            <w:left w:val="none" w:sz="0" w:space="0" w:color="auto"/>
            <w:bottom w:val="none" w:sz="0" w:space="0" w:color="auto"/>
            <w:right w:val="none" w:sz="0" w:space="0" w:color="auto"/>
          </w:divBdr>
        </w:div>
        <w:div w:id="334959202">
          <w:marLeft w:val="640"/>
          <w:marRight w:val="0"/>
          <w:marTop w:val="0"/>
          <w:marBottom w:val="0"/>
          <w:divBdr>
            <w:top w:val="none" w:sz="0" w:space="0" w:color="auto"/>
            <w:left w:val="none" w:sz="0" w:space="0" w:color="auto"/>
            <w:bottom w:val="none" w:sz="0" w:space="0" w:color="auto"/>
            <w:right w:val="none" w:sz="0" w:space="0" w:color="auto"/>
          </w:divBdr>
        </w:div>
        <w:div w:id="1176193006">
          <w:marLeft w:val="640"/>
          <w:marRight w:val="0"/>
          <w:marTop w:val="0"/>
          <w:marBottom w:val="0"/>
          <w:divBdr>
            <w:top w:val="none" w:sz="0" w:space="0" w:color="auto"/>
            <w:left w:val="none" w:sz="0" w:space="0" w:color="auto"/>
            <w:bottom w:val="none" w:sz="0" w:space="0" w:color="auto"/>
            <w:right w:val="none" w:sz="0" w:space="0" w:color="auto"/>
          </w:divBdr>
        </w:div>
        <w:div w:id="387533163">
          <w:marLeft w:val="640"/>
          <w:marRight w:val="0"/>
          <w:marTop w:val="0"/>
          <w:marBottom w:val="0"/>
          <w:divBdr>
            <w:top w:val="none" w:sz="0" w:space="0" w:color="auto"/>
            <w:left w:val="none" w:sz="0" w:space="0" w:color="auto"/>
            <w:bottom w:val="none" w:sz="0" w:space="0" w:color="auto"/>
            <w:right w:val="none" w:sz="0" w:space="0" w:color="auto"/>
          </w:divBdr>
        </w:div>
        <w:div w:id="475533890">
          <w:marLeft w:val="640"/>
          <w:marRight w:val="0"/>
          <w:marTop w:val="0"/>
          <w:marBottom w:val="0"/>
          <w:divBdr>
            <w:top w:val="none" w:sz="0" w:space="0" w:color="auto"/>
            <w:left w:val="none" w:sz="0" w:space="0" w:color="auto"/>
            <w:bottom w:val="none" w:sz="0" w:space="0" w:color="auto"/>
            <w:right w:val="none" w:sz="0" w:space="0" w:color="auto"/>
          </w:divBdr>
        </w:div>
        <w:div w:id="49966641">
          <w:marLeft w:val="640"/>
          <w:marRight w:val="0"/>
          <w:marTop w:val="0"/>
          <w:marBottom w:val="0"/>
          <w:divBdr>
            <w:top w:val="none" w:sz="0" w:space="0" w:color="auto"/>
            <w:left w:val="none" w:sz="0" w:space="0" w:color="auto"/>
            <w:bottom w:val="none" w:sz="0" w:space="0" w:color="auto"/>
            <w:right w:val="none" w:sz="0" w:space="0" w:color="auto"/>
          </w:divBdr>
        </w:div>
        <w:div w:id="1846280266">
          <w:marLeft w:val="640"/>
          <w:marRight w:val="0"/>
          <w:marTop w:val="0"/>
          <w:marBottom w:val="0"/>
          <w:divBdr>
            <w:top w:val="none" w:sz="0" w:space="0" w:color="auto"/>
            <w:left w:val="none" w:sz="0" w:space="0" w:color="auto"/>
            <w:bottom w:val="none" w:sz="0" w:space="0" w:color="auto"/>
            <w:right w:val="none" w:sz="0" w:space="0" w:color="auto"/>
          </w:divBdr>
        </w:div>
        <w:div w:id="715279204">
          <w:marLeft w:val="640"/>
          <w:marRight w:val="0"/>
          <w:marTop w:val="0"/>
          <w:marBottom w:val="0"/>
          <w:divBdr>
            <w:top w:val="none" w:sz="0" w:space="0" w:color="auto"/>
            <w:left w:val="none" w:sz="0" w:space="0" w:color="auto"/>
            <w:bottom w:val="none" w:sz="0" w:space="0" w:color="auto"/>
            <w:right w:val="none" w:sz="0" w:space="0" w:color="auto"/>
          </w:divBdr>
        </w:div>
        <w:div w:id="1269965084">
          <w:marLeft w:val="640"/>
          <w:marRight w:val="0"/>
          <w:marTop w:val="0"/>
          <w:marBottom w:val="0"/>
          <w:divBdr>
            <w:top w:val="none" w:sz="0" w:space="0" w:color="auto"/>
            <w:left w:val="none" w:sz="0" w:space="0" w:color="auto"/>
            <w:bottom w:val="none" w:sz="0" w:space="0" w:color="auto"/>
            <w:right w:val="none" w:sz="0" w:space="0" w:color="auto"/>
          </w:divBdr>
        </w:div>
        <w:div w:id="1098866695">
          <w:marLeft w:val="640"/>
          <w:marRight w:val="0"/>
          <w:marTop w:val="0"/>
          <w:marBottom w:val="0"/>
          <w:divBdr>
            <w:top w:val="none" w:sz="0" w:space="0" w:color="auto"/>
            <w:left w:val="none" w:sz="0" w:space="0" w:color="auto"/>
            <w:bottom w:val="none" w:sz="0" w:space="0" w:color="auto"/>
            <w:right w:val="none" w:sz="0" w:space="0" w:color="auto"/>
          </w:divBdr>
        </w:div>
        <w:div w:id="483788443">
          <w:marLeft w:val="640"/>
          <w:marRight w:val="0"/>
          <w:marTop w:val="0"/>
          <w:marBottom w:val="0"/>
          <w:divBdr>
            <w:top w:val="none" w:sz="0" w:space="0" w:color="auto"/>
            <w:left w:val="none" w:sz="0" w:space="0" w:color="auto"/>
            <w:bottom w:val="none" w:sz="0" w:space="0" w:color="auto"/>
            <w:right w:val="none" w:sz="0" w:space="0" w:color="auto"/>
          </w:divBdr>
        </w:div>
        <w:div w:id="2100324112">
          <w:marLeft w:val="640"/>
          <w:marRight w:val="0"/>
          <w:marTop w:val="0"/>
          <w:marBottom w:val="0"/>
          <w:divBdr>
            <w:top w:val="none" w:sz="0" w:space="0" w:color="auto"/>
            <w:left w:val="none" w:sz="0" w:space="0" w:color="auto"/>
            <w:bottom w:val="none" w:sz="0" w:space="0" w:color="auto"/>
            <w:right w:val="none" w:sz="0" w:space="0" w:color="auto"/>
          </w:divBdr>
        </w:div>
        <w:div w:id="2102413300">
          <w:marLeft w:val="640"/>
          <w:marRight w:val="0"/>
          <w:marTop w:val="0"/>
          <w:marBottom w:val="0"/>
          <w:divBdr>
            <w:top w:val="none" w:sz="0" w:space="0" w:color="auto"/>
            <w:left w:val="none" w:sz="0" w:space="0" w:color="auto"/>
            <w:bottom w:val="none" w:sz="0" w:space="0" w:color="auto"/>
            <w:right w:val="none" w:sz="0" w:space="0" w:color="auto"/>
          </w:divBdr>
        </w:div>
        <w:div w:id="1929919097">
          <w:marLeft w:val="640"/>
          <w:marRight w:val="0"/>
          <w:marTop w:val="0"/>
          <w:marBottom w:val="0"/>
          <w:divBdr>
            <w:top w:val="none" w:sz="0" w:space="0" w:color="auto"/>
            <w:left w:val="none" w:sz="0" w:space="0" w:color="auto"/>
            <w:bottom w:val="none" w:sz="0" w:space="0" w:color="auto"/>
            <w:right w:val="none" w:sz="0" w:space="0" w:color="auto"/>
          </w:divBdr>
        </w:div>
        <w:div w:id="1442995699">
          <w:marLeft w:val="640"/>
          <w:marRight w:val="0"/>
          <w:marTop w:val="0"/>
          <w:marBottom w:val="0"/>
          <w:divBdr>
            <w:top w:val="none" w:sz="0" w:space="0" w:color="auto"/>
            <w:left w:val="none" w:sz="0" w:space="0" w:color="auto"/>
            <w:bottom w:val="none" w:sz="0" w:space="0" w:color="auto"/>
            <w:right w:val="none" w:sz="0" w:space="0" w:color="auto"/>
          </w:divBdr>
        </w:div>
        <w:div w:id="1701541612">
          <w:marLeft w:val="640"/>
          <w:marRight w:val="0"/>
          <w:marTop w:val="0"/>
          <w:marBottom w:val="0"/>
          <w:divBdr>
            <w:top w:val="none" w:sz="0" w:space="0" w:color="auto"/>
            <w:left w:val="none" w:sz="0" w:space="0" w:color="auto"/>
            <w:bottom w:val="none" w:sz="0" w:space="0" w:color="auto"/>
            <w:right w:val="none" w:sz="0" w:space="0" w:color="auto"/>
          </w:divBdr>
        </w:div>
        <w:div w:id="1439761996">
          <w:marLeft w:val="640"/>
          <w:marRight w:val="0"/>
          <w:marTop w:val="0"/>
          <w:marBottom w:val="0"/>
          <w:divBdr>
            <w:top w:val="none" w:sz="0" w:space="0" w:color="auto"/>
            <w:left w:val="none" w:sz="0" w:space="0" w:color="auto"/>
            <w:bottom w:val="none" w:sz="0" w:space="0" w:color="auto"/>
            <w:right w:val="none" w:sz="0" w:space="0" w:color="auto"/>
          </w:divBdr>
        </w:div>
        <w:div w:id="186910615">
          <w:marLeft w:val="640"/>
          <w:marRight w:val="0"/>
          <w:marTop w:val="0"/>
          <w:marBottom w:val="0"/>
          <w:divBdr>
            <w:top w:val="none" w:sz="0" w:space="0" w:color="auto"/>
            <w:left w:val="none" w:sz="0" w:space="0" w:color="auto"/>
            <w:bottom w:val="none" w:sz="0" w:space="0" w:color="auto"/>
            <w:right w:val="none" w:sz="0" w:space="0" w:color="auto"/>
          </w:divBdr>
        </w:div>
        <w:div w:id="625237541">
          <w:marLeft w:val="640"/>
          <w:marRight w:val="0"/>
          <w:marTop w:val="0"/>
          <w:marBottom w:val="0"/>
          <w:divBdr>
            <w:top w:val="none" w:sz="0" w:space="0" w:color="auto"/>
            <w:left w:val="none" w:sz="0" w:space="0" w:color="auto"/>
            <w:bottom w:val="none" w:sz="0" w:space="0" w:color="auto"/>
            <w:right w:val="none" w:sz="0" w:space="0" w:color="auto"/>
          </w:divBdr>
        </w:div>
        <w:div w:id="1448816722">
          <w:marLeft w:val="640"/>
          <w:marRight w:val="0"/>
          <w:marTop w:val="0"/>
          <w:marBottom w:val="0"/>
          <w:divBdr>
            <w:top w:val="none" w:sz="0" w:space="0" w:color="auto"/>
            <w:left w:val="none" w:sz="0" w:space="0" w:color="auto"/>
            <w:bottom w:val="none" w:sz="0" w:space="0" w:color="auto"/>
            <w:right w:val="none" w:sz="0" w:space="0" w:color="auto"/>
          </w:divBdr>
        </w:div>
        <w:div w:id="1262879540">
          <w:marLeft w:val="640"/>
          <w:marRight w:val="0"/>
          <w:marTop w:val="0"/>
          <w:marBottom w:val="0"/>
          <w:divBdr>
            <w:top w:val="none" w:sz="0" w:space="0" w:color="auto"/>
            <w:left w:val="none" w:sz="0" w:space="0" w:color="auto"/>
            <w:bottom w:val="none" w:sz="0" w:space="0" w:color="auto"/>
            <w:right w:val="none" w:sz="0" w:space="0" w:color="auto"/>
          </w:divBdr>
        </w:div>
        <w:div w:id="2085368818">
          <w:marLeft w:val="640"/>
          <w:marRight w:val="0"/>
          <w:marTop w:val="0"/>
          <w:marBottom w:val="0"/>
          <w:divBdr>
            <w:top w:val="none" w:sz="0" w:space="0" w:color="auto"/>
            <w:left w:val="none" w:sz="0" w:space="0" w:color="auto"/>
            <w:bottom w:val="none" w:sz="0" w:space="0" w:color="auto"/>
            <w:right w:val="none" w:sz="0" w:space="0" w:color="auto"/>
          </w:divBdr>
        </w:div>
        <w:div w:id="1498038181">
          <w:marLeft w:val="640"/>
          <w:marRight w:val="0"/>
          <w:marTop w:val="0"/>
          <w:marBottom w:val="0"/>
          <w:divBdr>
            <w:top w:val="none" w:sz="0" w:space="0" w:color="auto"/>
            <w:left w:val="none" w:sz="0" w:space="0" w:color="auto"/>
            <w:bottom w:val="none" w:sz="0" w:space="0" w:color="auto"/>
            <w:right w:val="none" w:sz="0" w:space="0" w:color="auto"/>
          </w:divBdr>
        </w:div>
        <w:div w:id="1207180751">
          <w:marLeft w:val="640"/>
          <w:marRight w:val="0"/>
          <w:marTop w:val="0"/>
          <w:marBottom w:val="0"/>
          <w:divBdr>
            <w:top w:val="none" w:sz="0" w:space="0" w:color="auto"/>
            <w:left w:val="none" w:sz="0" w:space="0" w:color="auto"/>
            <w:bottom w:val="none" w:sz="0" w:space="0" w:color="auto"/>
            <w:right w:val="none" w:sz="0" w:space="0" w:color="auto"/>
          </w:divBdr>
        </w:div>
        <w:div w:id="490027087">
          <w:marLeft w:val="640"/>
          <w:marRight w:val="0"/>
          <w:marTop w:val="0"/>
          <w:marBottom w:val="0"/>
          <w:divBdr>
            <w:top w:val="none" w:sz="0" w:space="0" w:color="auto"/>
            <w:left w:val="none" w:sz="0" w:space="0" w:color="auto"/>
            <w:bottom w:val="none" w:sz="0" w:space="0" w:color="auto"/>
            <w:right w:val="none" w:sz="0" w:space="0" w:color="auto"/>
          </w:divBdr>
        </w:div>
        <w:div w:id="1418478698">
          <w:marLeft w:val="640"/>
          <w:marRight w:val="0"/>
          <w:marTop w:val="0"/>
          <w:marBottom w:val="0"/>
          <w:divBdr>
            <w:top w:val="none" w:sz="0" w:space="0" w:color="auto"/>
            <w:left w:val="none" w:sz="0" w:space="0" w:color="auto"/>
            <w:bottom w:val="none" w:sz="0" w:space="0" w:color="auto"/>
            <w:right w:val="none" w:sz="0" w:space="0" w:color="auto"/>
          </w:divBdr>
        </w:div>
        <w:div w:id="702440083">
          <w:marLeft w:val="640"/>
          <w:marRight w:val="0"/>
          <w:marTop w:val="0"/>
          <w:marBottom w:val="0"/>
          <w:divBdr>
            <w:top w:val="none" w:sz="0" w:space="0" w:color="auto"/>
            <w:left w:val="none" w:sz="0" w:space="0" w:color="auto"/>
            <w:bottom w:val="none" w:sz="0" w:space="0" w:color="auto"/>
            <w:right w:val="none" w:sz="0" w:space="0" w:color="auto"/>
          </w:divBdr>
        </w:div>
        <w:div w:id="1177381240">
          <w:marLeft w:val="640"/>
          <w:marRight w:val="0"/>
          <w:marTop w:val="0"/>
          <w:marBottom w:val="0"/>
          <w:divBdr>
            <w:top w:val="none" w:sz="0" w:space="0" w:color="auto"/>
            <w:left w:val="none" w:sz="0" w:space="0" w:color="auto"/>
            <w:bottom w:val="none" w:sz="0" w:space="0" w:color="auto"/>
            <w:right w:val="none" w:sz="0" w:space="0" w:color="auto"/>
          </w:divBdr>
        </w:div>
        <w:div w:id="1211529477">
          <w:marLeft w:val="640"/>
          <w:marRight w:val="0"/>
          <w:marTop w:val="0"/>
          <w:marBottom w:val="0"/>
          <w:divBdr>
            <w:top w:val="none" w:sz="0" w:space="0" w:color="auto"/>
            <w:left w:val="none" w:sz="0" w:space="0" w:color="auto"/>
            <w:bottom w:val="none" w:sz="0" w:space="0" w:color="auto"/>
            <w:right w:val="none" w:sz="0" w:space="0" w:color="auto"/>
          </w:divBdr>
        </w:div>
        <w:div w:id="1803495674">
          <w:marLeft w:val="640"/>
          <w:marRight w:val="0"/>
          <w:marTop w:val="0"/>
          <w:marBottom w:val="0"/>
          <w:divBdr>
            <w:top w:val="none" w:sz="0" w:space="0" w:color="auto"/>
            <w:left w:val="none" w:sz="0" w:space="0" w:color="auto"/>
            <w:bottom w:val="none" w:sz="0" w:space="0" w:color="auto"/>
            <w:right w:val="none" w:sz="0" w:space="0" w:color="auto"/>
          </w:divBdr>
        </w:div>
        <w:div w:id="210845266">
          <w:marLeft w:val="640"/>
          <w:marRight w:val="0"/>
          <w:marTop w:val="0"/>
          <w:marBottom w:val="0"/>
          <w:divBdr>
            <w:top w:val="none" w:sz="0" w:space="0" w:color="auto"/>
            <w:left w:val="none" w:sz="0" w:space="0" w:color="auto"/>
            <w:bottom w:val="none" w:sz="0" w:space="0" w:color="auto"/>
            <w:right w:val="none" w:sz="0" w:space="0" w:color="auto"/>
          </w:divBdr>
        </w:div>
        <w:div w:id="1494028291">
          <w:marLeft w:val="640"/>
          <w:marRight w:val="0"/>
          <w:marTop w:val="0"/>
          <w:marBottom w:val="0"/>
          <w:divBdr>
            <w:top w:val="none" w:sz="0" w:space="0" w:color="auto"/>
            <w:left w:val="none" w:sz="0" w:space="0" w:color="auto"/>
            <w:bottom w:val="none" w:sz="0" w:space="0" w:color="auto"/>
            <w:right w:val="none" w:sz="0" w:space="0" w:color="auto"/>
          </w:divBdr>
        </w:div>
        <w:div w:id="1103307093">
          <w:marLeft w:val="640"/>
          <w:marRight w:val="0"/>
          <w:marTop w:val="0"/>
          <w:marBottom w:val="0"/>
          <w:divBdr>
            <w:top w:val="none" w:sz="0" w:space="0" w:color="auto"/>
            <w:left w:val="none" w:sz="0" w:space="0" w:color="auto"/>
            <w:bottom w:val="none" w:sz="0" w:space="0" w:color="auto"/>
            <w:right w:val="none" w:sz="0" w:space="0" w:color="auto"/>
          </w:divBdr>
        </w:div>
        <w:div w:id="1450202522">
          <w:marLeft w:val="640"/>
          <w:marRight w:val="0"/>
          <w:marTop w:val="0"/>
          <w:marBottom w:val="0"/>
          <w:divBdr>
            <w:top w:val="none" w:sz="0" w:space="0" w:color="auto"/>
            <w:left w:val="none" w:sz="0" w:space="0" w:color="auto"/>
            <w:bottom w:val="none" w:sz="0" w:space="0" w:color="auto"/>
            <w:right w:val="none" w:sz="0" w:space="0" w:color="auto"/>
          </w:divBdr>
        </w:div>
        <w:div w:id="297498866">
          <w:marLeft w:val="640"/>
          <w:marRight w:val="0"/>
          <w:marTop w:val="0"/>
          <w:marBottom w:val="0"/>
          <w:divBdr>
            <w:top w:val="none" w:sz="0" w:space="0" w:color="auto"/>
            <w:left w:val="none" w:sz="0" w:space="0" w:color="auto"/>
            <w:bottom w:val="none" w:sz="0" w:space="0" w:color="auto"/>
            <w:right w:val="none" w:sz="0" w:space="0" w:color="auto"/>
          </w:divBdr>
        </w:div>
        <w:div w:id="2052532746">
          <w:marLeft w:val="640"/>
          <w:marRight w:val="0"/>
          <w:marTop w:val="0"/>
          <w:marBottom w:val="0"/>
          <w:divBdr>
            <w:top w:val="none" w:sz="0" w:space="0" w:color="auto"/>
            <w:left w:val="none" w:sz="0" w:space="0" w:color="auto"/>
            <w:bottom w:val="none" w:sz="0" w:space="0" w:color="auto"/>
            <w:right w:val="none" w:sz="0" w:space="0" w:color="auto"/>
          </w:divBdr>
        </w:div>
        <w:div w:id="1259867180">
          <w:marLeft w:val="640"/>
          <w:marRight w:val="0"/>
          <w:marTop w:val="0"/>
          <w:marBottom w:val="0"/>
          <w:divBdr>
            <w:top w:val="none" w:sz="0" w:space="0" w:color="auto"/>
            <w:left w:val="none" w:sz="0" w:space="0" w:color="auto"/>
            <w:bottom w:val="none" w:sz="0" w:space="0" w:color="auto"/>
            <w:right w:val="none" w:sz="0" w:space="0" w:color="auto"/>
          </w:divBdr>
        </w:div>
        <w:div w:id="1837839010">
          <w:marLeft w:val="640"/>
          <w:marRight w:val="0"/>
          <w:marTop w:val="0"/>
          <w:marBottom w:val="0"/>
          <w:divBdr>
            <w:top w:val="none" w:sz="0" w:space="0" w:color="auto"/>
            <w:left w:val="none" w:sz="0" w:space="0" w:color="auto"/>
            <w:bottom w:val="none" w:sz="0" w:space="0" w:color="auto"/>
            <w:right w:val="none" w:sz="0" w:space="0" w:color="auto"/>
          </w:divBdr>
        </w:div>
        <w:div w:id="2123988264">
          <w:marLeft w:val="640"/>
          <w:marRight w:val="0"/>
          <w:marTop w:val="0"/>
          <w:marBottom w:val="0"/>
          <w:divBdr>
            <w:top w:val="none" w:sz="0" w:space="0" w:color="auto"/>
            <w:left w:val="none" w:sz="0" w:space="0" w:color="auto"/>
            <w:bottom w:val="none" w:sz="0" w:space="0" w:color="auto"/>
            <w:right w:val="none" w:sz="0" w:space="0" w:color="auto"/>
          </w:divBdr>
        </w:div>
        <w:div w:id="210532618">
          <w:marLeft w:val="640"/>
          <w:marRight w:val="0"/>
          <w:marTop w:val="0"/>
          <w:marBottom w:val="0"/>
          <w:divBdr>
            <w:top w:val="none" w:sz="0" w:space="0" w:color="auto"/>
            <w:left w:val="none" w:sz="0" w:space="0" w:color="auto"/>
            <w:bottom w:val="none" w:sz="0" w:space="0" w:color="auto"/>
            <w:right w:val="none" w:sz="0" w:space="0" w:color="auto"/>
          </w:divBdr>
        </w:div>
        <w:div w:id="763965126">
          <w:marLeft w:val="640"/>
          <w:marRight w:val="0"/>
          <w:marTop w:val="0"/>
          <w:marBottom w:val="0"/>
          <w:divBdr>
            <w:top w:val="none" w:sz="0" w:space="0" w:color="auto"/>
            <w:left w:val="none" w:sz="0" w:space="0" w:color="auto"/>
            <w:bottom w:val="none" w:sz="0" w:space="0" w:color="auto"/>
            <w:right w:val="none" w:sz="0" w:space="0" w:color="auto"/>
          </w:divBdr>
        </w:div>
        <w:div w:id="2025860936">
          <w:marLeft w:val="640"/>
          <w:marRight w:val="0"/>
          <w:marTop w:val="0"/>
          <w:marBottom w:val="0"/>
          <w:divBdr>
            <w:top w:val="none" w:sz="0" w:space="0" w:color="auto"/>
            <w:left w:val="none" w:sz="0" w:space="0" w:color="auto"/>
            <w:bottom w:val="none" w:sz="0" w:space="0" w:color="auto"/>
            <w:right w:val="none" w:sz="0" w:space="0" w:color="auto"/>
          </w:divBdr>
        </w:div>
        <w:div w:id="1720472058">
          <w:marLeft w:val="640"/>
          <w:marRight w:val="0"/>
          <w:marTop w:val="0"/>
          <w:marBottom w:val="0"/>
          <w:divBdr>
            <w:top w:val="none" w:sz="0" w:space="0" w:color="auto"/>
            <w:left w:val="none" w:sz="0" w:space="0" w:color="auto"/>
            <w:bottom w:val="none" w:sz="0" w:space="0" w:color="auto"/>
            <w:right w:val="none" w:sz="0" w:space="0" w:color="auto"/>
          </w:divBdr>
        </w:div>
        <w:div w:id="312563269">
          <w:marLeft w:val="640"/>
          <w:marRight w:val="0"/>
          <w:marTop w:val="0"/>
          <w:marBottom w:val="0"/>
          <w:divBdr>
            <w:top w:val="none" w:sz="0" w:space="0" w:color="auto"/>
            <w:left w:val="none" w:sz="0" w:space="0" w:color="auto"/>
            <w:bottom w:val="none" w:sz="0" w:space="0" w:color="auto"/>
            <w:right w:val="none" w:sz="0" w:space="0" w:color="auto"/>
          </w:divBdr>
        </w:div>
        <w:div w:id="984774994">
          <w:marLeft w:val="640"/>
          <w:marRight w:val="0"/>
          <w:marTop w:val="0"/>
          <w:marBottom w:val="0"/>
          <w:divBdr>
            <w:top w:val="none" w:sz="0" w:space="0" w:color="auto"/>
            <w:left w:val="none" w:sz="0" w:space="0" w:color="auto"/>
            <w:bottom w:val="none" w:sz="0" w:space="0" w:color="auto"/>
            <w:right w:val="none" w:sz="0" w:space="0" w:color="auto"/>
          </w:divBdr>
        </w:div>
        <w:div w:id="1793942019">
          <w:marLeft w:val="640"/>
          <w:marRight w:val="0"/>
          <w:marTop w:val="0"/>
          <w:marBottom w:val="0"/>
          <w:divBdr>
            <w:top w:val="none" w:sz="0" w:space="0" w:color="auto"/>
            <w:left w:val="none" w:sz="0" w:space="0" w:color="auto"/>
            <w:bottom w:val="none" w:sz="0" w:space="0" w:color="auto"/>
            <w:right w:val="none" w:sz="0" w:space="0" w:color="auto"/>
          </w:divBdr>
        </w:div>
        <w:div w:id="796603629">
          <w:marLeft w:val="640"/>
          <w:marRight w:val="0"/>
          <w:marTop w:val="0"/>
          <w:marBottom w:val="0"/>
          <w:divBdr>
            <w:top w:val="none" w:sz="0" w:space="0" w:color="auto"/>
            <w:left w:val="none" w:sz="0" w:space="0" w:color="auto"/>
            <w:bottom w:val="none" w:sz="0" w:space="0" w:color="auto"/>
            <w:right w:val="none" w:sz="0" w:space="0" w:color="auto"/>
          </w:divBdr>
        </w:div>
        <w:div w:id="296880046">
          <w:marLeft w:val="640"/>
          <w:marRight w:val="0"/>
          <w:marTop w:val="0"/>
          <w:marBottom w:val="0"/>
          <w:divBdr>
            <w:top w:val="none" w:sz="0" w:space="0" w:color="auto"/>
            <w:left w:val="none" w:sz="0" w:space="0" w:color="auto"/>
            <w:bottom w:val="none" w:sz="0" w:space="0" w:color="auto"/>
            <w:right w:val="none" w:sz="0" w:space="0" w:color="auto"/>
          </w:divBdr>
        </w:div>
        <w:div w:id="898318778">
          <w:marLeft w:val="640"/>
          <w:marRight w:val="0"/>
          <w:marTop w:val="0"/>
          <w:marBottom w:val="0"/>
          <w:divBdr>
            <w:top w:val="none" w:sz="0" w:space="0" w:color="auto"/>
            <w:left w:val="none" w:sz="0" w:space="0" w:color="auto"/>
            <w:bottom w:val="none" w:sz="0" w:space="0" w:color="auto"/>
            <w:right w:val="none" w:sz="0" w:space="0" w:color="auto"/>
          </w:divBdr>
        </w:div>
        <w:div w:id="709961129">
          <w:marLeft w:val="640"/>
          <w:marRight w:val="0"/>
          <w:marTop w:val="0"/>
          <w:marBottom w:val="0"/>
          <w:divBdr>
            <w:top w:val="none" w:sz="0" w:space="0" w:color="auto"/>
            <w:left w:val="none" w:sz="0" w:space="0" w:color="auto"/>
            <w:bottom w:val="none" w:sz="0" w:space="0" w:color="auto"/>
            <w:right w:val="none" w:sz="0" w:space="0" w:color="auto"/>
          </w:divBdr>
        </w:div>
        <w:div w:id="1328635450">
          <w:marLeft w:val="640"/>
          <w:marRight w:val="0"/>
          <w:marTop w:val="0"/>
          <w:marBottom w:val="0"/>
          <w:divBdr>
            <w:top w:val="none" w:sz="0" w:space="0" w:color="auto"/>
            <w:left w:val="none" w:sz="0" w:space="0" w:color="auto"/>
            <w:bottom w:val="none" w:sz="0" w:space="0" w:color="auto"/>
            <w:right w:val="none" w:sz="0" w:space="0" w:color="auto"/>
          </w:divBdr>
        </w:div>
        <w:div w:id="1877892219">
          <w:marLeft w:val="640"/>
          <w:marRight w:val="0"/>
          <w:marTop w:val="0"/>
          <w:marBottom w:val="0"/>
          <w:divBdr>
            <w:top w:val="none" w:sz="0" w:space="0" w:color="auto"/>
            <w:left w:val="none" w:sz="0" w:space="0" w:color="auto"/>
            <w:bottom w:val="none" w:sz="0" w:space="0" w:color="auto"/>
            <w:right w:val="none" w:sz="0" w:space="0" w:color="auto"/>
          </w:divBdr>
        </w:div>
        <w:div w:id="206336961">
          <w:marLeft w:val="640"/>
          <w:marRight w:val="0"/>
          <w:marTop w:val="0"/>
          <w:marBottom w:val="0"/>
          <w:divBdr>
            <w:top w:val="none" w:sz="0" w:space="0" w:color="auto"/>
            <w:left w:val="none" w:sz="0" w:space="0" w:color="auto"/>
            <w:bottom w:val="none" w:sz="0" w:space="0" w:color="auto"/>
            <w:right w:val="none" w:sz="0" w:space="0" w:color="auto"/>
          </w:divBdr>
        </w:div>
        <w:div w:id="1719931276">
          <w:marLeft w:val="640"/>
          <w:marRight w:val="0"/>
          <w:marTop w:val="0"/>
          <w:marBottom w:val="0"/>
          <w:divBdr>
            <w:top w:val="none" w:sz="0" w:space="0" w:color="auto"/>
            <w:left w:val="none" w:sz="0" w:space="0" w:color="auto"/>
            <w:bottom w:val="none" w:sz="0" w:space="0" w:color="auto"/>
            <w:right w:val="none" w:sz="0" w:space="0" w:color="auto"/>
          </w:divBdr>
        </w:div>
        <w:div w:id="829251456">
          <w:marLeft w:val="640"/>
          <w:marRight w:val="0"/>
          <w:marTop w:val="0"/>
          <w:marBottom w:val="0"/>
          <w:divBdr>
            <w:top w:val="none" w:sz="0" w:space="0" w:color="auto"/>
            <w:left w:val="none" w:sz="0" w:space="0" w:color="auto"/>
            <w:bottom w:val="none" w:sz="0" w:space="0" w:color="auto"/>
            <w:right w:val="none" w:sz="0" w:space="0" w:color="auto"/>
          </w:divBdr>
        </w:div>
        <w:div w:id="1297033280">
          <w:marLeft w:val="640"/>
          <w:marRight w:val="0"/>
          <w:marTop w:val="0"/>
          <w:marBottom w:val="0"/>
          <w:divBdr>
            <w:top w:val="none" w:sz="0" w:space="0" w:color="auto"/>
            <w:left w:val="none" w:sz="0" w:space="0" w:color="auto"/>
            <w:bottom w:val="none" w:sz="0" w:space="0" w:color="auto"/>
            <w:right w:val="none" w:sz="0" w:space="0" w:color="auto"/>
          </w:divBdr>
        </w:div>
        <w:div w:id="1060396770">
          <w:marLeft w:val="640"/>
          <w:marRight w:val="0"/>
          <w:marTop w:val="0"/>
          <w:marBottom w:val="0"/>
          <w:divBdr>
            <w:top w:val="none" w:sz="0" w:space="0" w:color="auto"/>
            <w:left w:val="none" w:sz="0" w:space="0" w:color="auto"/>
            <w:bottom w:val="none" w:sz="0" w:space="0" w:color="auto"/>
            <w:right w:val="none" w:sz="0" w:space="0" w:color="auto"/>
          </w:divBdr>
        </w:div>
        <w:div w:id="764961650">
          <w:marLeft w:val="640"/>
          <w:marRight w:val="0"/>
          <w:marTop w:val="0"/>
          <w:marBottom w:val="0"/>
          <w:divBdr>
            <w:top w:val="none" w:sz="0" w:space="0" w:color="auto"/>
            <w:left w:val="none" w:sz="0" w:space="0" w:color="auto"/>
            <w:bottom w:val="none" w:sz="0" w:space="0" w:color="auto"/>
            <w:right w:val="none" w:sz="0" w:space="0" w:color="auto"/>
          </w:divBdr>
        </w:div>
        <w:div w:id="936016086">
          <w:marLeft w:val="640"/>
          <w:marRight w:val="0"/>
          <w:marTop w:val="0"/>
          <w:marBottom w:val="0"/>
          <w:divBdr>
            <w:top w:val="none" w:sz="0" w:space="0" w:color="auto"/>
            <w:left w:val="none" w:sz="0" w:space="0" w:color="auto"/>
            <w:bottom w:val="none" w:sz="0" w:space="0" w:color="auto"/>
            <w:right w:val="none" w:sz="0" w:space="0" w:color="auto"/>
          </w:divBdr>
        </w:div>
        <w:div w:id="1624266732">
          <w:marLeft w:val="640"/>
          <w:marRight w:val="0"/>
          <w:marTop w:val="0"/>
          <w:marBottom w:val="0"/>
          <w:divBdr>
            <w:top w:val="none" w:sz="0" w:space="0" w:color="auto"/>
            <w:left w:val="none" w:sz="0" w:space="0" w:color="auto"/>
            <w:bottom w:val="none" w:sz="0" w:space="0" w:color="auto"/>
            <w:right w:val="none" w:sz="0" w:space="0" w:color="auto"/>
          </w:divBdr>
        </w:div>
        <w:div w:id="303389687">
          <w:marLeft w:val="640"/>
          <w:marRight w:val="0"/>
          <w:marTop w:val="0"/>
          <w:marBottom w:val="0"/>
          <w:divBdr>
            <w:top w:val="none" w:sz="0" w:space="0" w:color="auto"/>
            <w:left w:val="none" w:sz="0" w:space="0" w:color="auto"/>
            <w:bottom w:val="none" w:sz="0" w:space="0" w:color="auto"/>
            <w:right w:val="none" w:sz="0" w:space="0" w:color="auto"/>
          </w:divBdr>
        </w:div>
        <w:div w:id="764304384">
          <w:marLeft w:val="640"/>
          <w:marRight w:val="0"/>
          <w:marTop w:val="0"/>
          <w:marBottom w:val="0"/>
          <w:divBdr>
            <w:top w:val="none" w:sz="0" w:space="0" w:color="auto"/>
            <w:left w:val="none" w:sz="0" w:space="0" w:color="auto"/>
            <w:bottom w:val="none" w:sz="0" w:space="0" w:color="auto"/>
            <w:right w:val="none" w:sz="0" w:space="0" w:color="auto"/>
          </w:divBdr>
        </w:div>
        <w:div w:id="529807225">
          <w:marLeft w:val="640"/>
          <w:marRight w:val="0"/>
          <w:marTop w:val="0"/>
          <w:marBottom w:val="0"/>
          <w:divBdr>
            <w:top w:val="none" w:sz="0" w:space="0" w:color="auto"/>
            <w:left w:val="none" w:sz="0" w:space="0" w:color="auto"/>
            <w:bottom w:val="none" w:sz="0" w:space="0" w:color="auto"/>
            <w:right w:val="none" w:sz="0" w:space="0" w:color="auto"/>
          </w:divBdr>
        </w:div>
        <w:div w:id="1099982738">
          <w:marLeft w:val="640"/>
          <w:marRight w:val="0"/>
          <w:marTop w:val="0"/>
          <w:marBottom w:val="0"/>
          <w:divBdr>
            <w:top w:val="none" w:sz="0" w:space="0" w:color="auto"/>
            <w:left w:val="none" w:sz="0" w:space="0" w:color="auto"/>
            <w:bottom w:val="none" w:sz="0" w:space="0" w:color="auto"/>
            <w:right w:val="none" w:sz="0" w:space="0" w:color="auto"/>
          </w:divBdr>
        </w:div>
        <w:div w:id="2037922501">
          <w:marLeft w:val="640"/>
          <w:marRight w:val="0"/>
          <w:marTop w:val="0"/>
          <w:marBottom w:val="0"/>
          <w:divBdr>
            <w:top w:val="none" w:sz="0" w:space="0" w:color="auto"/>
            <w:left w:val="none" w:sz="0" w:space="0" w:color="auto"/>
            <w:bottom w:val="none" w:sz="0" w:space="0" w:color="auto"/>
            <w:right w:val="none" w:sz="0" w:space="0" w:color="auto"/>
          </w:divBdr>
        </w:div>
        <w:div w:id="1048459608">
          <w:marLeft w:val="640"/>
          <w:marRight w:val="0"/>
          <w:marTop w:val="0"/>
          <w:marBottom w:val="0"/>
          <w:divBdr>
            <w:top w:val="none" w:sz="0" w:space="0" w:color="auto"/>
            <w:left w:val="none" w:sz="0" w:space="0" w:color="auto"/>
            <w:bottom w:val="none" w:sz="0" w:space="0" w:color="auto"/>
            <w:right w:val="none" w:sz="0" w:space="0" w:color="auto"/>
          </w:divBdr>
        </w:div>
        <w:div w:id="247547821">
          <w:marLeft w:val="640"/>
          <w:marRight w:val="0"/>
          <w:marTop w:val="0"/>
          <w:marBottom w:val="0"/>
          <w:divBdr>
            <w:top w:val="none" w:sz="0" w:space="0" w:color="auto"/>
            <w:left w:val="none" w:sz="0" w:space="0" w:color="auto"/>
            <w:bottom w:val="none" w:sz="0" w:space="0" w:color="auto"/>
            <w:right w:val="none" w:sz="0" w:space="0" w:color="auto"/>
          </w:divBdr>
        </w:div>
        <w:div w:id="1549024385">
          <w:marLeft w:val="640"/>
          <w:marRight w:val="0"/>
          <w:marTop w:val="0"/>
          <w:marBottom w:val="0"/>
          <w:divBdr>
            <w:top w:val="none" w:sz="0" w:space="0" w:color="auto"/>
            <w:left w:val="none" w:sz="0" w:space="0" w:color="auto"/>
            <w:bottom w:val="none" w:sz="0" w:space="0" w:color="auto"/>
            <w:right w:val="none" w:sz="0" w:space="0" w:color="auto"/>
          </w:divBdr>
        </w:div>
        <w:div w:id="1274290113">
          <w:marLeft w:val="640"/>
          <w:marRight w:val="0"/>
          <w:marTop w:val="0"/>
          <w:marBottom w:val="0"/>
          <w:divBdr>
            <w:top w:val="none" w:sz="0" w:space="0" w:color="auto"/>
            <w:left w:val="none" w:sz="0" w:space="0" w:color="auto"/>
            <w:bottom w:val="none" w:sz="0" w:space="0" w:color="auto"/>
            <w:right w:val="none" w:sz="0" w:space="0" w:color="auto"/>
          </w:divBdr>
        </w:div>
        <w:div w:id="1108279769">
          <w:marLeft w:val="640"/>
          <w:marRight w:val="0"/>
          <w:marTop w:val="0"/>
          <w:marBottom w:val="0"/>
          <w:divBdr>
            <w:top w:val="none" w:sz="0" w:space="0" w:color="auto"/>
            <w:left w:val="none" w:sz="0" w:space="0" w:color="auto"/>
            <w:bottom w:val="none" w:sz="0" w:space="0" w:color="auto"/>
            <w:right w:val="none" w:sz="0" w:space="0" w:color="auto"/>
          </w:divBdr>
        </w:div>
        <w:div w:id="1620800977">
          <w:marLeft w:val="640"/>
          <w:marRight w:val="0"/>
          <w:marTop w:val="0"/>
          <w:marBottom w:val="0"/>
          <w:divBdr>
            <w:top w:val="none" w:sz="0" w:space="0" w:color="auto"/>
            <w:left w:val="none" w:sz="0" w:space="0" w:color="auto"/>
            <w:bottom w:val="none" w:sz="0" w:space="0" w:color="auto"/>
            <w:right w:val="none" w:sz="0" w:space="0" w:color="auto"/>
          </w:divBdr>
        </w:div>
        <w:div w:id="1969238672">
          <w:marLeft w:val="640"/>
          <w:marRight w:val="0"/>
          <w:marTop w:val="0"/>
          <w:marBottom w:val="0"/>
          <w:divBdr>
            <w:top w:val="none" w:sz="0" w:space="0" w:color="auto"/>
            <w:left w:val="none" w:sz="0" w:space="0" w:color="auto"/>
            <w:bottom w:val="none" w:sz="0" w:space="0" w:color="auto"/>
            <w:right w:val="none" w:sz="0" w:space="0" w:color="auto"/>
          </w:divBdr>
        </w:div>
        <w:div w:id="1260868016">
          <w:marLeft w:val="640"/>
          <w:marRight w:val="0"/>
          <w:marTop w:val="0"/>
          <w:marBottom w:val="0"/>
          <w:divBdr>
            <w:top w:val="none" w:sz="0" w:space="0" w:color="auto"/>
            <w:left w:val="none" w:sz="0" w:space="0" w:color="auto"/>
            <w:bottom w:val="none" w:sz="0" w:space="0" w:color="auto"/>
            <w:right w:val="none" w:sz="0" w:space="0" w:color="auto"/>
          </w:divBdr>
        </w:div>
        <w:div w:id="1981416516">
          <w:marLeft w:val="640"/>
          <w:marRight w:val="0"/>
          <w:marTop w:val="0"/>
          <w:marBottom w:val="0"/>
          <w:divBdr>
            <w:top w:val="none" w:sz="0" w:space="0" w:color="auto"/>
            <w:left w:val="none" w:sz="0" w:space="0" w:color="auto"/>
            <w:bottom w:val="none" w:sz="0" w:space="0" w:color="auto"/>
            <w:right w:val="none" w:sz="0" w:space="0" w:color="auto"/>
          </w:divBdr>
        </w:div>
        <w:div w:id="839543132">
          <w:marLeft w:val="640"/>
          <w:marRight w:val="0"/>
          <w:marTop w:val="0"/>
          <w:marBottom w:val="0"/>
          <w:divBdr>
            <w:top w:val="none" w:sz="0" w:space="0" w:color="auto"/>
            <w:left w:val="none" w:sz="0" w:space="0" w:color="auto"/>
            <w:bottom w:val="none" w:sz="0" w:space="0" w:color="auto"/>
            <w:right w:val="none" w:sz="0" w:space="0" w:color="auto"/>
          </w:divBdr>
        </w:div>
        <w:div w:id="437140989">
          <w:marLeft w:val="640"/>
          <w:marRight w:val="0"/>
          <w:marTop w:val="0"/>
          <w:marBottom w:val="0"/>
          <w:divBdr>
            <w:top w:val="none" w:sz="0" w:space="0" w:color="auto"/>
            <w:left w:val="none" w:sz="0" w:space="0" w:color="auto"/>
            <w:bottom w:val="none" w:sz="0" w:space="0" w:color="auto"/>
            <w:right w:val="none" w:sz="0" w:space="0" w:color="auto"/>
          </w:divBdr>
        </w:div>
        <w:div w:id="732237181">
          <w:marLeft w:val="640"/>
          <w:marRight w:val="0"/>
          <w:marTop w:val="0"/>
          <w:marBottom w:val="0"/>
          <w:divBdr>
            <w:top w:val="none" w:sz="0" w:space="0" w:color="auto"/>
            <w:left w:val="none" w:sz="0" w:space="0" w:color="auto"/>
            <w:bottom w:val="none" w:sz="0" w:space="0" w:color="auto"/>
            <w:right w:val="none" w:sz="0" w:space="0" w:color="auto"/>
          </w:divBdr>
        </w:div>
        <w:div w:id="247157199">
          <w:marLeft w:val="640"/>
          <w:marRight w:val="0"/>
          <w:marTop w:val="0"/>
          <w:marBottom w:val="0"/>
          <w:divBdr>
            <w:top w:val="none" w:sz="0" w:space="0" w:color="auto"/>
            <w:left w:val="none" w:sz="0" w:space="0" w:color="auto"/>
            <w:bottom w:val="none" w:sz="0" w:space="0" w:color="auto"/>
            <w:right w:val="none" w:sz="0" w:space="0" w:color="auto"/>
          </w:divBdr>
        </w:div>
      </w:divsChild>
    </w:div>
    <w:div w:id="172064720">
      <w:bodyDiv w:val="1"/>
      <w:marLeft w:val="0"/>
      <w:marRight w:val="0"/>
      <w:marTop w:val="0"/>
      <w:marBottom w:val="0"/>
      <w:divBdr>
        <w:top w:val="none" w:sz="0" w:space="0" w:color="auto"/>
        <w:left w:val="none" w:sz="0" w:space="0" w:color="auto"/>
        <w:bottom w:val="none" w:sz="0" w:space="0" w:color="auto"/>
        <w:right w:val="none" w:sz="0" w:space="0" w:color="auto"/>
      </w:divBdr>
      <w:divsChild>
        <w:div w:id="466898273">
          <w:marLeft w:val="640"/>
          <w:marRight w:val="0"/>
          <w:marTop w:val="0"/>
          <w:marBottom w:val="0"/>
          <w:divBdr>
            <w:top w:val="none" w:sz="0" w:space="0" w:color="auto"/>
            <w:left w:val="none" w:sz="0" w:space="0" w:color="auto"/>
            <w:bottom w:val="none" w:sz="0" w:space="0" w:color="auto"/>
            <w:right w:val="none" w:sz="0" w:space="0" w:color="auto"/>
          </w:divBdr>
        </w:div>
        <w:div w:id="657850838">
          <w:marLeft w:val="640"/>
          <w:marRight w:val="0"/>
          <w:marTop w:val="0"/>
          <w:marBottom w:val="0"/>
          <w:divBdr>
            <w:top w:val="none" w:sz="0" w:space="0" w:color="auto"/>
            <w:left w:val="none" w:sz="0" w:space="0" w:color="auto"/>
            <w:bottom w:val="none" w:sz="0" w:space="0" w:color="auto"/>
            <w:right w:val="none" w:sz="0" w:space="0" w:color="auto"/>
          </w:divBdr>
        </w:div>
        <w:div w:id="1721323128">
          <w:marLeft w:val="640"/>
          <w:marRight w:val="0"/>
          <w:marTop w:val="0"/>
          <w:marBottom w:val="0"/>
          <w:divBdr>
            <w:top w:val="none" w:sz="0" w:space="0" w:color="auto"/>
            <w:left w:val="none" w:sz="0" w:space="0" w:color="auto"/>
            <w:bottom w:val="none" w:sz="0" w:space="0" w:color="auto"/>
            <w:right w:val="none" w:sz="0" w:space="0" w:color="auto"/>
          </w:divBdr>
        </w:div>
        <w:div w:id="1947300164">
          <w:marLeft w:val="640"/>
          <w:marRight w:val="0"/>
          <w:marTop w:val="0"/>
          <w:marBottom w:val="0"/>
          <w:divBdr>
            <w:top w:val="none" w:sz="0" w:space="0" w:color="auto"/>
            <w:left w:val="none" w:sz="0" w:space="0" w:color="auto"/>
            <w:bottom w:val="none" w:sz="0" w:space="0" w:color="auto"/>
            <w:right w:val="none" w:sz="0" w:space="0" w:color="auto"/>
          </w:divBdr>
        </w:div>
        <w:div w:id="1978295307">
          <w:marLeft w:val="640"/>
          <w:marRight w:val="0"/>
          <w:marTop w:val="0"/>
          <w:marBottom w:val="0"/>
          <w:divBdr>
            <w:top w:val="none" w:sz="0" w:space="0" w:color="auto"/>
            <w:left w:val="none" w:sz="0" w:space="0" w:color="auto"/>
            <w:bottom w:val="none" w:sz="0" w:space="0" w:color="auto"/>
            <w:right w:val="none" w:sz="0" w:space="0" w:color="auto"/>
          </w:divBdr>
        </w:div>
        <w:div w:id="729114807">
          <w:marLeft w:val="640"/>
          <w:marRight w:val="0"/>
          <w:marTop w:val="0"/>
          <w:marBottom w:val="0"/>
          <w:divBdr>
            <w:top w:val="none" w:sz="0" w:space="0" w:color="auto"/>
            <w:left w:val="none" w:sz="0" w:space="0" w:color="auto"/>
            <w:bottom w:val="none" w:sz="0" w:space="0" w:color="auto"/>
            <w:right w:val="none" w:sz="0" w:space="0" w:color="auto"/>
          </w:divBdr>
        </w:div>
        <w:div w:id="1244726279">
          <w:marLeft w:val="640"/>
          <w:marRight w:val="0"/>
          <w:marTop w:val="0"/>
          <w:marBottom w:val="0"/>
          <w:divBdr>
            <w:top w:val="none" w:sz="0" w:space="0" w:color="auto"/>
            <w:left w:val="none" w:sz="0" w:space="0" w:color="auto"/>
            <w:bottom w:val="none" w:sz="0" w:space="0" w:color="auto"/>
            <w:right w:val="none" w:sz="0" w:space="0" w:color="auto"/>
          </w:divBdr>
        </w:div>
        <w:div w:id="254440505">
          <w:marLeft w:val="640"/>
          <w:marRight w:val="0"/>
          <w:marTop w:val="0"/>
          <w:marBottom w:val="0"/>
          <w:divBdr>
            <w:top w:val="none" w:sz="0" w:space="0" w:color="auto"/>
            <w:left w:val="none" w:sz="0" w:space="0" w:color="auto"/>
            <w:bottom w:val="none" w:sz="0" w:space="0" w:color="auto"/>
            <w:right w:val="none" w:sz="0" w:space="0" w:color="auto"/>
          </w:divBdr>
        </w:div>
        <w:div w:id="1249726303">
          <w:marLeft w:val="640"/>
          <w:marRight w:val="0"/>
          <w:marTop w:val="0"/>
          <w:marBottom w:val="0"/>
          <w:divBdr>
            <w:top w:val="none" w:sz="0" w:space="0" w:color="auto"/>
            <w:left w:val="none" w:sz="0" w:space="0" w:color="auto"/>
            <w:bottom w:val="none" w:sz="0" w:space="0" w:color="auto"/>
            <w:right w:val="none" w:sz="0" w:space="0" w:color="auto"/>
          </w:divBdr>
        </w:div>
        <w:div w:id="223101516">
          <w:marLeft w:val="640"/>
          <w:marRight w:val="0"/>
          <w:marTop w:val="0"/>
          <w:marBottom w:val="0"/>
          <w:divBdr>
            <w:top w:val="none" w:sz="0" w:space="0" w:color="auto"/>
            <w:left w:val="none" w:sz="0" w:space="0" w:color="auto"/>
            <w:bottom w:val="none" w:sz="0" w:space="0" w:color="auto"/>
            <w:right w:val="none" w:sz="0" w:space="0" w:color="auto"/>
          </w:divBdr>
        </w:div>
        <w:div w:id="77990338">
          <w:marLeft w:val="640"/>
          <w:marRight w:val="0"/>
          <w:marTop w:val="0"/>
          <w:marBottom w:val="0"/>
          <w:divBdr>
            <w:top w:val="none" w:sz="0" w:space="0" w:color="auto"/>
            <w:left w:val="none" w:sz="0" w:space="0" w:color="auto"/>
            <w:bottom w:val="none" w:sz="0" w:space="0" w:color="auto"/>
            <w:right w:val="none" w:sz="0" w:space="0" w:color="auto"/>
          </w:divBdr>
        </w:div>
        <w:div w:id="1580627553">
          <w:marLeft w:val="640"/>
          <w:marRight w:val="0"/>
          <w:marTop w:val="0"/>
          <w:marBottom w:val="0"/>
          <w:divBdr>
            <w:top w:val="none" w:sz="0" w:space="0" w:color="auto"/>
            <w:left w:val="none" w:sz="0" w:space="0" w:color="auto"/>
            <w:bottom w:val="none" w:sz="0" w:space="0" w:color="auto"/>
            <w:right w:val="none" w:sz="0" w:space="0" w:color="auto"/>
          </w:divBdr>
        </w:div>
        <w:div w:id="72360751">
          <w:marLeft w:val="640"/>
          <w:marRight w:val="0"/>
          <w:marTop w:val="0"/>
          <w:marBottom w:val="0"/>
          <w:divBdr>
            <w:top w:val="none" w:sz="0" w:space="0" w:color="auto"/>
            <w:left w:val="none" w:sz="0" w:space="0" w:color="auto"/>
            <w:bottom w:val="none" w:sz="0" w:space="0" w:color="auto"/>
            <w:right w:val="none" w:sz="0" w:space="0" w:color="auto"/>
          </w:divBdr>
        </w:div>
        <w:div w:id="1649165527">
          <w:marLeft w:val="640"/>
          <w:marRight w:val="0"/>
          <w:marTop w:val="0"/>
          <w:marBottom w:val="0"/>
          <w:divBdr>
            <w:top w:val="none" w:sz="0" w:space="0" w:color="auto"/>
            <w:left w:val="none" w:sz="0" w:space="0" w:color="auto"/>
            <w:bottom w:val="none" w:sz="0" w:space="0" w:color="auto"/>
            <w:right w:val="none" w:sz="0" w:space="0" w:color="auto"/>
          </w:divBdr>
        </w:div>
        <w:div w:id="462624103">
          <w:marLeft w:val="640"/>
          <w:marRight w:val="0"/>
          <w:marTop w:val="0"/>
          <w:marBottom w:val="0"/>
          <w:divBdr>
            <w:top w:val="none" w:sz="0" w:space="0" w:color="auto"/>
            <w:left w:val="none" w:sz="0" w:space="0" w:color="auto"/>
            <w:bottom w:val="none" w:sz="0" w:space="0" w:color="auto"/>
            <w:right w:val="none" w:sz="0" w:space="0" w:color="auto"/>
          </w:divBdr>
        </w:div>
        <w:div w:id="789056469">
          <w:marLeft w:val="640"/>
          <w:marRight w:val="0"/>
          <w:marTop w:val="0"/>
          <w:marBottom w:val="0"/>
          <w:divBdr>
            <w:top w:val="none" w:sz="0" w:space="0" w:color="auto"/>
            <w:left w:val="none" w:sz="0" w:space="0" w:color="auto"/>
            <w:bottom w:val="none" w:sz="0" w:space="0" w:color="auto"/>
            <w:right w:val="none" w:sz="0" w:space="0" w:color="auto"/>
          </w:divBdr>
        </w:div>
        <w:div w:id="1724479168">
          <w:marLeft w:val="640"/>
          <w:marRight w:val="0"/>
          <w:marTop w:val="0"/>
          <w:marBottom w:val="0"/>
          <w:divBdr>
            <w:top w:val="none" w:sz="0" w:space="0" w:color="auto"/>
            <w:left w:val="none" w:sz="0" w:space="0" w:color="auto"/>
            <w:bottom w:val="none" w:sz="0" w:space="0" w:color="auto"/>
            <w:right w:val="none" w:sz="0" w:space="0" w:color="auto"/>
          </w:divBdr>
        </w:div>
        <w:div w:id="1260138323">
          <w:marLeft w:val="640"/>
          <w:marRight w:val="0"/>
          <w:marTop w:val="0"/>
          <w:marBottom w:val="0"/>
          <w:divBdr>
            <w:top w:val="none" w:sz="0" w:space="0" w:color="auto"/>
            <w:left w:val="none" w:sz="0" w:space="0" w:color="auto"/>
            <w:bottom w:val="none" w:sz="0" w:space="0" w:color="auto"/>
            <w:right w:val="none" w:sz="0" w:space="0" w:color="auto"/>
          </w:divBdr>
        </w:div>
        <w:div w:id="215821393">
          <w:marLeft w:val="640"/>
          <w:marRight w:val="0"/>
          <w:marTop w:val="0"/>
          <w:marBottom w:val="0"/>
          <w:divBdr>
            <w:top w:val="none" w:sz="0" w:space="0" w:color="auto"/>
            <w:left w:val="none" w:sz="0" w:space="0" w:color="auto"/>
            <w:bottom w:val="none" w:sz="0" w:space="0" w:color="auto"/>
            <w:right w:val="none" w:sz="0" w:space="0" w:color="auto"/>
          </w:divBdr>
        </w:div>
        <w:div w:id="914894341">
          <w:marLeft w:val="640"/>
          <w:marRight w:val="0"/>
          <w:marTop w:val="0"/>
          <w:marBottom w:val="0"/>
          <w:divBdr>
            <w:top w:val="none" w:sz="0" w:space="0" w:color="auto"/>
            <w:left w:val="none" w:sz="0" w:space="0" w:color="auto"/>
            <w:bottom w:val="none" w:sz="0" w:space="0" w:color="auto"/>
            <w:right w:val="none" w:sz="0" w:space="0" w:color="auto"/>
          </w:divBdr>
        </w:div>
        <w:div w:id="2020500935">
          <w:marLeft w:val="640"/>
          <w:marRight w:val="0"/>
          <w:marTop w:val="0"/>
          <w:marBottom w:val="0"/>
          <w:divBdr>
            <w:top w:val="none" w:sz="0" w:space="0" w:color="auto"/>
            <w:left w:val="none" w:sz="0" w:space="0" w:color="auto"/>
            <w:bottom w:val="none" w:sz="0" w:space="0" w:color="auto"/>
            <w:right w:val="none" w:sz="0" w:space="0" w:color="auto"/>
          </w:divBdr>
        </w:div>
        <w:div w:id="573786359">
          <w:marLeft w:val="640"/>
          <w:marRight w:val="0"/>
          <w:marTop w:val="0"/>
          <w:marBottom w:val="0"/>
          <w:divBdr>
            <w:top w:val="none" w:sz="0" w:space="0" w:color="auto"/>
            <w:left w:val="none" w:sz="0" w:space="0" w:color="auto"/>
            <w:bottom w:val="none" w:sz="0" w:space="0" w:color="auto"/>
            <w:right w:val="none" w:sz="0" w:space="0" w:color="auto"/>
          </w:divBdr>
        </w:div>
        <w:div w:id="977413194">
          <w:marLeft w:val="640"/>
          <w:marRight w:val="0"/>
          <w:marTop w:val="0"/>
          <w:marBottom w:val="0"/>
          <w:divBdr>
            <w:top w:val="none" w:sz="0" w:space="0" w:color="auto"/>
            <w:left w:val="none" w:sz="0" w:space="0" w:color="auto"/>
            <w:bottom w:val="none" w:sz="0" w:space="0" w:color="auto"/>
            <w:right w:val="none" w:sz="0" w:space="0" w:color="auto"/>
          </w:divBdr>
        </w:div>
        <w:div w:id="1036351616">
          <w:marLeft w:val="640"/>
          <w:marRight w:val="0"/>
          <w:marTop w:val="0"/>
          <w:marBottom w:val="0"/>
          <w:divBdr>
            <w:top w:val="none" w:sz="0" w:space="0" w:color="auto"/>
            <w:left w:val="none" w:sz="0" w:space="0" w:color="auto"/>
            <w:bottom w:val="none" w:sz="0" w:space="0" w:color="auto"/>
            <w:right w:val="none" w:sz="0" w:space="0" w:color="auto"/>
          </w:divBdr>
        </w:div>
        <w:div w:id="1690520637">
          <w:marLeft w:val="640"/>
          <w:marRight w:val="0"/>
          <w:marTop w:val="0"/>
          <w:marBottom w:val="0"/>
          <w:divBdr>
            <w:top w:val="none" w:sz="0" w:space="0" w:color="auto"/>
            <w:left w:val="none" w:sz="0" w:space="0" w:color="auto"/>
            <w:bottom w:val="none" w:sz="0" w:space="0" w:color="auto"/>
            <w:right w:val="none" w:sz="0" w:space="0" w:color="auto"/>
          </w:divBdr>
        </w:div>
        <w:div w:id="1665162662">
          <w:marLeft w:val="640"/>
          <w:marRight w:val="0"/>
          <w:marTop w:val="0"/>
          <w:marBottom w:val="0"/>
          <w:divBdr>
            <w:top w:val="none" w:sz="0" w:space="0" w:color="auto"/>
            <w:left w:val="none" w:sz="0" w:space="0" w:color="auto"/>
            <w:bottom w:val="none" w:sz="0" w:space="0" w:color="auto"/>
            <w:right w:val="none" w:sz="0" w:space="0" w:color="auto"/>
          </w:divBdr>
        </w:div>
        <w:div w:id="1329751102">
          <w:marLeft w:val="640"/>
          <w:marRight w:val="0"/>
          <w:marTop w:val="0"/>
          <w:marBottom w:val="0"/>
          <w:divBdr>
            <w:top w:val="none" w:sz="0" w:space="0" w:color="auto"/>
            <w:left w:val="none" w:sz="0" w:space="0" w:color="auto"/>
            <w:bottom w:val="none" w:sz="0" w:space="0" w:color="auto"/>
            <w:right w:val="none" w:sz="0" w:space="0" w:color="auto"/>
          </w:divBdr>
        </w:div>
        <w:div w:id="950283370">
          <w:marLeft w:val="640"/>
          <w:marRight w:val="0"/>
          <w:marTop w:val="0"/>
          <w:marBottom w:val="0"/>
          <w:divBdr>
            <w:top w:val="none" w:sz="0" w:space="0" w:color="auto"/>
            <w:left w:val="none" w:sz="0" w:space="0" w:color="auto"/>
            <w:bottom w:val="none" w:sz="0" w:space="0" w:color="auto"/>
            <w:right w:val="none" w:sz="0" w:space="0" w:color="auto"/>
          </w:divBdr>
        </w:div>
        <w:div w:id="2072001186">
          <w:marLeft w:val="640"/>
          <w:marRight w:val="0"/>
          <w:marTop w:val="0"/>
          <w:marBottom w:val="0"/>
          <w:divBdr>
            <w:top w:val="none" w:sz="0" w:space="0" w:color="auto"/>
            <w:left w:val="none" w:sz="0" w:space="0" w:color="auto"/>
            <w:bottom w:val="none" w:sz="0" w:space="0" w:color="auto"/>
            <w:right w:val="none" w:sz="0" w:space="0" w:color="auto"/>
          </w:divBdr>
        </w:div>
        <w:div w:id="2070029409">
          <w:marLeft w:val="640"/>
          <w:marRight w:val="0"/>
          <w:marTop w:val="0"/>
          <w:marBottom w:val="0"/>
          <w:divBdr>
            <w:top w:val="none" w:sz="0" w:space="0" w:color="auto"/>
            <w:left w:val="none" w:sz="0" w:space="0" w:color="auto"/>
            <w:bottom w:val="none" w:sz="0" w:space="0" w:color="auto"/>
            <w:right w:val="none" w:sz="0" w:space="0" w:color="auto"/>
          </w:divBdr>
        </w:div>
        <w:div w:id="564410350">
          <w:marLeft w:val="640"/>
          <w:marRight w:val="0"/>
          <w:marTop w:val="0"/>
          <w:marBottom w:val="0"/>
          <w:divBdr>
            <w:top w:val="none" w:sz="0" w:space="0" w:color="auto"/>
            <w:left w:val="none" w:sz="0" w:space="0" w:color="auto"/>
            <w:bottom w:val="none" w:sz="0" w:space="0" w:color="auto"/>
            <w:right w:val="none" w:sz="0" w:space="0" w:color="auto"/>
          </w:divBdr>
        </w:div>
        <w:div w:id="1005281163">
          <w:marLeft w:val="640"/>
          <w:marRight w:val="0"/>
          <w:marTop w:val="0"/>
          <w:marBottom w:val="0"/>
          <w:divBdr>
            <w:top w:val="none" w:sz="0" w:space="0" w:color="auto"/>
            <w:left w:val="none" w:sz="0" w:space="0" w:color="auto"/>
            <w:bottom w:val="none" w:sz="0" w:space="0" w:color="auto"/>
            <w:right w:val="none" w:sz="0" w:space="0" w:color="auto"/>
          </w:divBdr>
        </w:div>
        <w:div w:id="2100716273">
          <w:marLeft w:val="640"/>
          <w:marRight w:val="0"/>
          <w:marTop w:val="0"/>
          <w:marBottom w:val="0"/>
          <w:divBdr>
            <w:top w:val="none" w:sz="0" w:space="0" w:color="auto"/>
            <w:left w:val="none" w:sz="0" w:space="0" w:color="auto"/>
            <w:bottom w:val="none" w:sz="0" w:space="0" w:color="auto"/>
            <w:right w:val="none" w:sz="0" w:space="0" w:color="auto"/>
          </w:divBdr>
        </w:div>
        <w:div w:id="1668317174">
          <w:marLeft w:val="640"/>
          <w:marRight w:val="0"/>
          <w:marTop w:val="0"/>
          <w:marBottom w:val="0"/>
          <w:divBdr>
            <w:top w:val="none" w:sz="0" w:space="0" w:color="auto"/>
            <w:left w:val="none" w:sz="0" w:space="0" w:color="auto"/>
            <w:bottom w:val="none" w:sz="0" w:space="0" w:color="auto"/>
            <w:right w:val="none" w:sz="0" w:space="0" w:color="auto"/>
          </w:divBdr>
        </w:div>
        <w:div w:id="716321191">
          <w:marLeft w:val="640"/>
          <w:marRight w:val="0"/>
          <w:marTop w:val="0"/>
          <w:marBottom w:val="0"/>
          <w:divBdr>
            <w:top w:val="none" w:sz="0" w:space="0" w:color="auto"/>
            <w:left w:val="none" w:sz="0" w:space="0" w:color="auto"/>
            <w:bottom w:val="none" w:sz="0" w:space="0" w:color="auto"/>
            <w:right w:val="none" w:sz="0" w:space="0" w:color="auto"/>
          </w:divBdr>
        </w:div>
        <w:div w:id="1663582903">
          <w:marLeft w:val="640"/>
          <w:marRight w:val="0"/>
          <w:marTop w:val="0"/>
          <w:marBottom w:val="0"/>
          <w:divBdr>
            <w:top w:val="none" w:sz="0" w:space="0" w:color="auto"/>
            <w:left w:val="none" w:sz="0" w:space="0" w:color="auto"/>
            <w:bottom w:val="none" w:sz="0" w:space="0" w:color="auto"/>
            <w:right w:val="none" w:sz="0" w:space="0" w:color="auto"/>
          </w:divBdr>
        </w:div>
        <w:div w:id="1966229998">
          <w:marLeft w:val="640"/>
          <w:marRight w:val="0"/>
          <w:marTop w:val="0"/>
          <w:marBottom w:val="0"/>
          <w:divBdr>
            <w:top w:val="none" w:sz="0" w:space="0" w:color="auto"/>
            <w:left w:val="none" w:sz="0" w:space="0" w:color="auto"/>
            <w:bottom w:val="none" w:sz="0" w:space="0" w:color="auto"/>
            <w:right w:val="none" w:sz="0" w:space="0" w:color="auto"/>
          </w:divBdr>
        </w:div>
        <w:div w:id="1433014772">
          <w:marLeft w:val="640"/>
          <w:marRight w:val="0"/>
          <w:marTop w:val="0"/>
          <w:marBottom w:val="0"/>
          <w:divBdr>
            <w:top w:val="none" w:sz="0" w:space="0" w:color="auto"/>
            <w:left w:val="none" w:sz="0" w:space="0" w:color="auto"/>
            <w:bottom w:val="none" w:sz="0" w:space="0" w:color="auto"/>
            <w:right w:val="none" w:sz="0" w:space="0" w:color="auto"/>
          </w:divBdr>
        </w:div>
        <w:div w:id="1357735295">
          <w:marLeft w:val="640"/>
          <w:marRight w:val="0"/>
          <w:marTop w:val="0"/>
          <w:marBottom w:val="0"/>
          <w:divBdr>
            <w:top w:val="none" w:sz="0" w:space="0" w:color="auto"/>
            <w:left w:val="none" w:sz="0" w:space="0" w:color="auto"/>
            <w:bottom w:val="none" w:sz="0" w:space="0" w:color="auto"/>
            <w:right w:val="none" w:sz="0" w:space="0" w:color="auto"/>
          </w:divBdr>
        </w:div>
        <w:div w:id="1377927067">
          <w:marLeft w:val="640"/>
          <w:marRight w:val="0"/>
          <w:marTop w:val="0"/>
          <w:marBottom w:val="0"/>
          <w:divBdr>
            <w:top w:val="none" w:sz="0" w:space="0" w:color="auto"/>
            <w:left w:val="none" w:sz="0" w:space="0" w:color="auto"/>
            <w:bottom w:val="none" w:sz="0" w:space="0" w:color="auto"/>
            <w:right w:val="none" w:sz="0" w:space="0" w:color="auto"/>
          </w:divBdr>
        </w:div>
        <w:div w:id="281888531">
          <w:marLeft w:val="640"/>
          <w:marRight w:val="0"/>
          <w:marTop w:val="0"/>
          <w:marBottom w:val="0"/>
          <w:divBdr>
            <w:top w:val="none" w:sz="0" w:space="0" w:color="auto"/>
            <w:left w:val="none" w:sz="0" w:space="0" w:color="auto"/>
            <w:bottom w:val="none" w:sz="0" w:space="0" w:color="auto"/>
            <w:right w:val="none" w:sz="0" w:space="0" w:color="auto"/>
          </w:divBdr>
        </w:div>
        <w:div w:id="1352800657">
          <w:marLeft w:val="640"/>
          <w:marRight w:val="0"/>
          <w:marTop w:val="0"/>
          <w:marBottom w:val="0"/>
          <w:divBdr>
            <w:top w:val="none" w:sz="0" w:space="0" w:color="auto"/>
            <w:left w:val="none" w:sz="0" w:space="0" w:color="auto"/>
            <w:bottom w:val="none" w:sz="0" w:space="0" w:color="auto"/>
            <w:right w:val="none" w:sz="0" w:space="0" w:color="auto"/>
          </w:divBdr>
        </w:div>
        <w:div w:id="1853950422">
          <w:marLeft w:val="640"/>
          <w:marRight w:val="0"/>
          <w:marTop w:val="0"/>
          <w:marBottom w:val="0"/>
          <w:divBdr>
            <w:top w:val="none" w:sz="0" w:space="0" w:color="auto"/>
            <w:left w:val="none" w:sz="0" w:space="0" w:color="auto"/>
            <w:bottom w:val="none" w:sz="0" w:space="0" w:color="auto"/>
            <w:right w:val="none" w:sz="0" w:space="0" w:color="auto"/>
          </w:divBdr>
        </w:div>
        <w:div w:id="1802384683">
          <w:marLeft w:val="640"/>
          <w:marRight w:val="0"/>
          <w:marTop w:val="0"/>
          <w:marBottom w:val="0"/>
          <w:divBdr>
            <w:top w:val="none" w:sz="0" w:space="0" w:color="auto"/>
            <w:left w:val="none" w:sz="0" w:space="0" w:color="auto"/>
            <w:bottom w:val="none" w:sz="0" w:space="0" w:color="auto"/>
            <w:right w:val="none" w:sz="0" w:space="0" w:color="auto"/>
          </w:divBdr>
        </w:div>
        <w:div w:id="1250192104">
          <w:marLeft w:val="640"/>
          <w:marRight w:val="0"/>
          <w:marTop w:val="0"/>
          <w:marBottom w:val="0"/>
          <w:divBdr>
            <w:top w:val="none" w:sz="0" w:space="0" w:color="auto"/>
            <w:left w:val="none" w:sz="0" w:space="0" w:color="auto"/>
            <w:bottom w:val="none" w:sz="0" w:space="0" w:color="auto"/>
            <w:right w:val="none" w:sz="0" w:space="0" w:color="auto"/>
          </w:divBdr>
        </w:div>
        <w:div w:id="1962296224">
          <w:marLeft w:val="640"/>
          <w:marRight w:val="0"/>
          <w:marTop w:val="0"/>
          <w:marBottom w:val="0"/>
          <w:divBdr>
            <w:top w:val="none" w:sz="0" w:space="0" w:color="auto"/>
            <w:left w:val="none" w:sz="0" w:space="0" w:color="auto"/>
            <w:bottom w:val="none" w:sz="0" w:space="0" w:color="auto"/>
            <w:right w:val="none" w:sz="0" w:space="0" w:color="auto"/>
          </w:divBdr>
        </w:div>
        <w:div w:id="2119057578">
          <w:marLeft w:val="640"/>
          <w:marRight w:val="0"/>
          <w:marTop w:val="0"/>
          <w:marBottom w:val="0"/>
          <w:divBdr>
            <w:top w:val="none" w:sz="0" w:space="0" w:color="auto"/>
            <w:left w:val="none" w:sz="0" w:space="0" w:color="auto"/>
            <w:bottom w:val="none" w:sz="0" w:space="0" w:color="auto"/>
            <w:right w:val="none" w:sz="0" w:space="0" w:color="auto"/>
          </w:divBdr>
        </w:div>
        <w:div w:id="1352998083">
          <w:marLeft w:val="640"/>
          <w:marRight w:val="0"/>
          <w:marTop w:val="0"/>
          <w:marBottom w:val="0"/>
          <w:divBdr>
            <w:top w:val="none" w:sz="0" w:space="0" w:color="auto"/>
            <w:left w:val="none" w:sz="0" w:space="0" w:color="auto"/>
            <w:bottom w:val="none" w:sz="0" w:space="0" w:color="auto"/>
            <w:right w:val="none" w:sz="0" w:space="0" w:color="auto"/>
          </w:divBdr>
        </w:div>
        <w:div w:id="1833331856">
          <w:marLeft w:val="640"/>
          <w:marRight w:val="0"/>
          <w:marTop w:val="0"/>
          <w:marBottom w:val="0"/>
          <w:divBdr>
            <w:top w:val="none" w:sz="0" w:space="0" w:color="auto"/>
            <w:left w:val="none" w:sz="0" w:space="0" w:color="auto"/>
            <w:bottom w:val="none" w:sz="0" w:space="0" w:color="auto"/>
            <w:right w:val="none" w:sz="0" w:space="0" w:color="auto"/>
          </w:divBdr>
        </w:div>
        <w:div w:id="1993214341">
          <w:marLeft w:val="640"/>
          <w:marRight w:val="0"/>
          <w:marTop w:val="0"/>
          <w:marBottom w:val="0"/>
          <w:divBdr>
            <w:top w:val="none" w:sz="0" w:space="0" w:color="auto"/>
            <w:left w:val="none" w:sz="0" w:space="0" w:color="auto"/>
            <w:bottom w:val="none" w:sz="0" w:space="0" w:color="auto"/>
            <w:right w:val="none" w:sz="0" w:space="0" w:color="auto"/>
          </w:divBdr>
        </w:div>
        <w:div w:id="1276056100">
          <w:marLeft w:val="640"/>
          <w:marRight w:val="0"/>
          <w:marTop w:val="0"/>
          <w:marBottom w:val="0"/>
          <w:divBdr>
            <w:top w:val="none" w:sz="0" w:space="0" w:color="auto"/>
            <w:left w:val="none" w:sz="0" w:space="0" w:color="auto"/>
            <w:bottom w:val="none" w:sz="0" w:space="0" w:color="auto"/>
            <w:right w:val="none" w:sz="0" w:space="0" w:color="auto"/>
          </w:divBdr>
        </w:div>
        <w:div w:id="1952199088">
          <w:marLeft w:val="640"/>
          <w:marRight w:val="0"/>
          <w:marTop w:val="0"/>
          <w:marBottom w:val="0"/>
          <w:divBdr>
            <w:top w:val="none" w:sz="0" w:space="0" w:color="auto"/>
            <w:left w:val="none" w:sz="0" w:space="0" w:color="auto"/>
            <w:bottom w:val="none" w:sz="0" w:space="0" w:color="auto"/>
            <w:right w:val="none" w:sz="0" w:space="0" w:color="auto"/>
          </w:divBdr>
        </w:div>
        <w:div w:id="873423187">
          <w:marLeft w:val="640"/>
          <w:marRight w:val="0"/>
          <w:marTop w:val="0"/>
          <w:marBottom w:val="0"/>
          <w:divBdr>
            <w:top w:val="none" w:sz="0" w:space="0" w:color="auto"/>
            <w:left w:val="none" w:sz="0" w:space="0" w:color="auto"/>
            <w:bottom w:val="none" w:sz="0" w:space="0" w:color="auto"/>
            <w:right w:val="none" w:sz="0" w:space="0" w:color="auto"/>
          </w:divBdr>
        </w:div>
        <w:div w:id="1580795201">
          <w:marLeft w:val="640"/>
          <w:marRight w:val="0"/>
          <w:marTop w:val="0"/>
          <w:marBottom w:val="0"/>
          <w:divBdr>
            <w:top w:val="none" w:sz="0" w:space="0" w:color="auto"/>
            <w:left w:val="none" w:sz="0" w:space="0" w:color="auto"/>
            <w:bottom w:val="none" w:sz="0" w:space="0" w:color="auto"/>
            <w:right w:val="none" w:sz="0" w:space="0" w:color="auto"/>
          </w:divBdr>
        </w:div>
        <w:div w:id="596330163">
          <w:marLeft w:val="640"/>
          <w:marRight w:val="0"/>
          <w:marTop w:val="0"/>
          <w:marBottom w:val="0"/>
          <w:divBdr>
            <w:top w:val="none" w:sz="0" w:space="0" w:color="auto"/>
            <w:left w:val="none" w:sz="0" w:space="0" w:color="auto"/>
            <w:bottom w:val="none" w:sz="0" w:space="0" w:color="auto"/>
            <w:right w:val="none" w:sz="0" w:space="0" w:color="auto"/>
          </w:divBdr>
        </w:div>
        <w:div w:id="1416704297">
          <w:marLeft w:val="640"/>
          <w:marRight w:val="0"/>
          <w:marTop w:val="0"/>
          <w:marBottom w:val="0"/>
          <w:divBdr>
            <w:top w:val="none" w:sz="0" w:space="0" w:color="auto"/>
            <w:left w:val="none" w:sz="0" w:space="0" w:color="auto"/>
            <w:bottom w:val="none" w:sz="0" w:space="0" w:color="auto"/>
            <w:right w:val="none" w:sz="0" w:space="0" w:color="auto"/>
          </w:divBdr>
        </w:div>
        <w:div w:id="285627507">
          <w:marLeft w:val="640"/>
          <w:marRight w:val="0"/>
          <w:marTop w:val="0"/>
          <w:marBottom w:val="0"/>
          <w:divBdr>
            <w:top w:val="none" w:sz="0" w:space="0" w:color="auto"/>
            <w:left w:val="none" w:sz="0" w:space="0" w:color="auto"/>
            <w:bottom w:val="none" w:sz="0" w:space="0" w:color="auto"/>
            <w:right w:val="none" w:sz="0" w:space="0" w:color="auto"/>
          </w:divBdr>
        </w:div>
        <w:div w:id="1816071577">
          <w:marLeft w:val="640"/>
          <w:marRight w:val="0"/>
          <w:marTop w:val="0"/>
          <w:marBottom w:val="0"/>
          <w:divBdr>
            <w:top w:val="none" w:sz="0" w:space="0" w:color="auto"/>
            <w:left w:val="none" w:sz="0" w:space="0" w:color="auto"/>
            <w:bottom w:val="none" w:sz="0" w:space="0" w:color="auto"/>
            <w:right w:val="none" w:sz="0" w:space="0" w:color="auto"/>
          </w:divBdr>
        </w:div>
        <w:div w:id="789471242">
          <w:marLeft w:val="640"/>
          <w:marRight w:val="0"/>
          <w:marTop w:val="0"/>
          <w:marBottom w:val="0"/>
          <w:divBdr>
            <w:top w:val="none" w:sz="0" w:space="0" w:color="auto"/>
            <w:left w:val="none" w:sz="0" w:space="0" w:color="auto"/>
            <w:bottom w:val="none" w:sz="0" w:space="0" w:color="auto"/>
            <w:right w:val="none" w:sz="0" w:space="0" w:color="auto"/>
          </w:divBdr>
        </w:div>
        <w:div w:id="120731049">
          <w:marLeft w:val="640"/>
          <w:marRight w:val="0"/>
          <w:marTop w:val="0"/>
          <w:marBottom w:val="0"/>
          <w:divBdr>
            <w:top w:val="none" w:sz="0" w:space="0" w:color="auto"/>
            <w:left w:val="none" w:sz="0" w:space="0" w:color="auto"/>
            <w:bottom w:val="none" w:sz="0" w:space="0" w:color="auto"/>
            <w:right w:val="none" w:sz="0" w:space="0" w:color="auto"/>
          </w:divBdr>
        </w:div>
        <w:div w:id="934291634">
          <w:marLeft w:val="640"/>
          <w:marRight w:val="0"/>
          <w:marTop w:val="0"/>
          <w:marBottom w:val="0"/>
          <w:divBdr>
            <w:top w:val="none" w:sz="0" w:space="0" w:color="auto"/>
            <w:left w:val="none" w:sz="0" w:space="0" w:color="auto"/>
            <w:bottom w:val="none" w:sz="0" w:space="0" w:color="auto"/>
            <w:right w:val="none" w:sz="0" w:space="0" w:color="auto"/>
          </w:divBdr>
        </w:div>
        <w:div w:id="1325426180">
          <w:marLeft w:val="640"/>
          <w:marRight w:val="0"/>
          <w:marTop w:val="0"/>
          <w:marBottom w:val="0"/>
          <w:divBdr>
            <w:top w:val="none" w:sz="0" w:space="0" w:color="auto"/>
            <w:left w:val="none" w:sz="0" w:space="0" w:color="auto"/>
            <w:bottom w:val="none" w:sz="0" w:space="0" w:color="auto"/>
            <w:right w:val="none" w:sz="0" w:space="0" w:color="auto"/>
          </w:divBdr>
        </w:div>
        <w:div w:id="1528716958">
          <w:marLeft w:val="640"/>
          <w:marRight w:val="0"/>
          <w:marTop w:val="0"/>
          <w:marBottom w:val="0"/>
          <w:divBdr>
            <w:top w:val="none" w:sz="0" w:space="0" w:color="auto"/>
            <w:left w:val="none" w:sz="0" w:space="0" w:color="auto"/>
            <w:bottom w:val="none" w:sz="0" w:space="0" w:color="auto"/>
            <w:right w:val="none" w:sz="0" w:space="0" w:color="auto"/>
          </w:divBdr>
        </w:div>
        <w:div w:id="157158487">
          <w:marLeft w:val="640"/>
          <w:marRight w:val="0"/>
          <w:marTop w:val="0"/>
          <w:marBottom w:val="0"/>
          <w:divBdr>
            <w:top w:val="none" w:sz="0" w:space="0" w:color="auto"/>
            <w:left w:val="none" w:sz="0" w:space="0" w:color="auto"/>
            <w:bottom w:val="none" w:sz="0" w:space="0" w:color="auto"/>
            <w:right w:val="none" w:sz="0" w:space="0" w:color="auto"/>
          </w:divBdr>
        </w:div>
        <w:div w:id="1857891013">
          <w:marLeft w:val="640"/>
          <w:marRight w:val="0"/>
          <w:marTop w:val="0"/>
          <w:marBottom w:val="0"/>
          <w:divBdr>
            <w:top w:val="none" w:sz="0" w:space="0" w:color="auto"/>
            <w:left w:val="none" w:sz="0" w:space="0" w:color="auto"/>
            <w:bottom w:val="none" w:sz="0" w:space="0" w:color="auto"/>
            <w:right w:val="none" w:sz="0" w:space="0" w:color="auto"/>
          </w:divBdr>
        </w:div>
        <w:div w:id="1690790405">
          <w:marLeft w:val="640"/>
          <w:marRight w:val="0"/>
          <w:marTop w:val="0"/>
          <w:marBottom w:val="0"/>
          <w:divBdr>
            <w:top w:val="none" w:sz="0" w:space="0" w:color="auto"/>
            <w:left w:val="none" w:sz="0" w:space="0" w:color="auto"/>
            <w:bottom w:val="none" w:sz="0" w:space="0" w:color="auto"/>
            <w:right w:val="none" w:sz="0" w:space="0" w:color="auto"/>
          </w:divBdr>
        </w:div>
        <w:div w:id="1755853646">
          <w:marLeft w:val="640"/>
          <w:marRight w:val="0"/>
          <w:marTop w:val="0"/>
          <w:marBottom w:val="0"/>
          <w:divBdr>
            <w:top w:val="none" w:sz="0" w:space="0" w:color="auto"/>
            <w:left w:val="none" w:sz="0" w:space="0" w:color="auto"/>
            <w:bottom w:val="none" w:sz="0" w:space="0" w:color="auto"/>
            <w:right w:val="none" w:sz="0" w:space="0" w:color="auto"/>
          </w:divBdr>
        </w:div>
        <w:div w:id="1204754406">
          <w:marLeft w:val="640"/>
          <w:marRight w:val="0"/>
          <w:marTop w:val="0"/>
          <w:marBottom w:val="0"/>
          <w:divBdr>
            <w:top w:val="none" w:sz="0" w:space="0" w:color="auto"/>
            <w:left w:val="none" w:sz="0" w:space="0" w:color="auto"/>
            <w:bottom w:val="none" w:sz="0" w:space="0" w:color="auto"/>
            <w:right w:val="none" w:sz="0" w:space="0" w:color="auto"/>
          </w:divBdr>
        </w:div>
        <w:div w:id="1902789068">
          <w:marLeft w:val="640"/>
          <w:marRight w:val="0"/>
          <w:marTop w:val="0"/>
          <w:marBottom w:val="0"/>
          <w:divBdr>
            <w:top w:val="none" w:sz="0" w:space="0" w:color="auto"/>
            <w:left w:val="none" w:sz="0" w:space="0" w:color="auto"/>
            <w:bottom w:val="none" w:sz="0" w:space="0" w:color="auto"/>
            <w:right w:val="none" w:sz="0" w:space="0" w:color="auto"/>
          </w:divBdr>
        </w:div>
        <w:div w:id="943150903">
          <w:marLeft w:val="640"/>
          <w:marRight w:val="0"/>
          <w:marTop w:val="0"/>
          <w:marBottom w:val="0"/>
          <w:divBdr>
            <w:top w:val="none" w:sz="0" w:space="0" w:color="auto"/>
            <w:left w:val="none" w:sz="0" w:space="0" w:color="auto"/>
            <w:bottom w:val="none" w:sz="0" w:space="0" w:color="auto"/>
            <w:right w:val="none" w:sz="0" w:space="0" w:color="auto"/>
          </w:divBdr>
        </w:div>
        <w:div w:id="2022198106">
          <w:marLeft w:val="640"/>
          <w:marRight w:val="0"/>
          <w:marTop w:val="0"/>
          <w:marBottom w:val="0"/>
          <w:divBdr>
            <w:top w:val="none" w:sz="0" w:space="0" w:color="auto"/>
            <w:left w:val="none" w:sz="0" w:space="0" w:color="auto"/>
            <w:bottom w:val="none" w:sz="0" w:space="0" w:color="auto"/>
            <w:right w:val="none" w:sz="0" w:space="0" w:color="auto"/>
          </w:divBdr>
        </w:div>
        <w:div w:id="1806971410">
          <w:marLeft w:val="640"/>
          <w:marRight w:val="0"/>
          <w:marTop w:val="0"/>
          <w:marBottom w:val="0"/>
          <w:divBdr>
            <w:top w:val="none" w:sz="0" w:space="0" w:color="auto"/>
            <w:left w:val="none" w:sz="0" w:space="0" w:color="auto"/>
            <w:bottom w:val="none" w:sz="0" w:space="0" w:color="auto"/>
            <w:right w:val="none" w:sz="0" w:space="0" w:color="auto"/>
          </w:divBdr>
        </w:div>
        <w:div w:id="71466491">
          <w:marLeft w:val="640"/>
          <w:marRight w:val="0"/>
          <w:marTop w:val="0"/>
          <w:marBottom w:val="0"/>
          <w:divBdr>
            <w:top w:val="none" w:sz="0" w:space="0" w:color="auto"/>
            <w:left w:val="none" w:sz="0" w:space="0" w:color="auto"/>
            <w:bottom w:val="none" w:sz="0" w:space="0" w:color="auto"/>
            <w:right w:val="none" w:sz="0" w:space="0" w:color="auto"/>
          </w:divBdr>
        </w:div>
        <w:div w:id="1019089485">
          <w:marLeft w:val="640"/>
          <w:marRight w:val="0"/>
          <w:marTop w:val="0"/>
          <w:marBottom w:val="0"/>
          <w:divBdr>
            <w:top w:val="none" w:sz="0" w:space="0" w:color="auto"/>
            <w:left w:val="none" w:sz="0" w:space="0" w:color="auto"/>
            <w:bottom w:val="none" w:sz="0" w:space="0" w:color="auto"/>
            <w:right w:val="none" w:sz="0" w:space="0" w:color="auto"/>
          </w:divBdr>
        </w:div>
        <w:div w:id="560095173">
          <w:marLeft w:val="640"/>
          <w:marRight w:val="0"/>
          <w:marTop w:val="0"/>
          <w:marBottom w:val="0"/>
          <w:divBdr>
            <w:top w:val="none" w:sz="0" w:space="0" w:color="auto"/>
            <w:left w:val="none" w:sz="0" w:space="0" w:color="auto"/>
            <w:bottom w:val="none" w:sz="0" w:space="0" w:color="auto"/>
            <w:right w:val="none" w:sz="0" w:space="0" w:color="auto"/>
          </w:divBdr>
        </w:div>
        <w:div w:id="969751333">
          <w:marLeft w:val="640"/>
          <w:marRight w:val="0"/>
          <w:marTop w:val="0"/>
          <w:marBottom w:val="0"/>
          <w:divBdr>
            <w:top w:val="none" w:sz="0" w:space="0" w:color="auto"/>
            <w:left w:val="none" w:sz="0" w:space="0" w:color="auto"/>
            <w:bottom w:val="none" w:sz="0" w:space="0" w:color="auto"/>
            <w:right w:val="none" w:sz="0" w:space="0" w:color="auto"/>
          </w:divBdr>
        </w:div>
        <w:div w:id="381759646">
          <w:marLeft w:val="640"/>
          <w:marRight w:val="0"/>
          <w:marTop w:val="0"/>
          <w:marBottom w:val="0"/>
          <w:divBdr>
            <w:top w:val="none" w:sz="0" w:space="0" w:color="auto"/>
            <w:left w:val="none" w:sz="0" w:space="0" w:color="auto"/>
            <w:bottom w:val="none" w:sz="0" w:space="0" w:color="auto"/>
            <w:right w:val="none" w:sz="0" w:space="0" w:color="auto"/>
          </w:divBdr>
        </w:div>
        <w:div w:id="648677097">
          <w:marLeft w:val="640"/>
          <w:marRight w:val="0"/>
          <w:marTop w:val="0"/>
          <w:marBottom w:val="0"/>
          <w:divBdr>
            <w:top w:val="none" w:sz="0" w:space="0" w:color="auto"/>
            <w:left w:val="none" w:sz="0" w:space="0" w:color="auto"/>
            <w:bottom w:val="none" w:sz="0" w:space="0" w:color="auto"/>
            <w:right w:val="none" w:sz="0" w:space="0" w:color="auto"/>
          </w:divBdr>
        </w:div>
        <w:div w:id="590745173">
          <w:marLeft w:val="640"/>
          <w:marRight w:val="0"/>
          <w:marTop w:val="0"/>
          <w:marBottom w:val="0"/>
          <w:divBdr>
            <w:top w:val="none" w:sz="0" w:space="0" w:color="auto"/>
            <w:left w:val="none" w:sz="0" w:space="0" w:color="auto"/>
            <w:bottom w:val="none" w:sz="0" w:space="0" w:color="auto"/>
            <w:right w:val="none" w:sz="0" w:space="0" w:color="auto"/>
          </w:divBdr>
        </w:div>
        <w:div w:id="1547331280">
          <w:marLeft w:val="640"/>
          <w:marRight w:val="0"/>
          <w:marTop w:val="0"/>
          <w:marBottom w:val="0"/>
          <w:divBdr>
            <w:top w:val="none" w:sz="0" w:space="0" w:color="auto"/>
            <w:left w:val="none" w:sz="0" w:space="0" w:color="auto"/>
            <w:bottom w:val="none" w:sz="0" w:space="0" w:color="auto"/>
            <w:right w:val="none" w:sz="0" w:space="0" w:color="auto"/>
          </w:divBdr>
        </w:div>
        <w:div w:id="1643459361">
          <w:marLeft w:val="640"/>
          <w:marRight w:val="0"/>
          <w:marTop w:val="0"/>
          <w:marBottom w:val="0"/>
          <w:divBdr>
            <w:top w:val="none" w:sz="0" w:space="0" w:color="auto"/>
            <w:left w:val="none" w:sz="0" w:space="0" w:color="auto"/>
            <w:bottom w:val="none" w:sz="0" w:space="0" w:color="auto"/>
            <w:right w:val="none" w:sz="0" w:space="0" w:color="auto"/>
          </w:divBdr>
        </w:div>
        <w:div w:id="570968862">
          <w:marLeft w:val="640"/>
          <w:marRight w:val="0"/>
          <w:marTop w:val="0"/>
          <w:marBottom w:val="0"/>
          <w:divBdr>
            <w:top w:val="none" w:sz="0" w:space="0" w:color="auto"/>
            <w:left w:val="none" w:sz="0" w:space="0" w:color="auto"/>
            <w:bottom w:val="none" w:sz="0" w:space="0" w:color="auto"/>
            <w:right w:val="none" w:sz="0" w:space="0" w:color="auto"/>
          </w:divBdr>
        </w:div>
        <w:div w:id="1261136466">
          <w:marLeft w:val="640"/>
          <w:marRight w:val="0"/>
          <w:marTop w:val="0"/>
          <w:marBottom w:val="0"/>
          <w:divBdr>
            <w:top w:val="none" w:sz="0" w:space="0" w:color="auto"/>
            <w:left w:val="none" w:sz="0" w:space="0" w:color="auto"/>
            <w:bottom w:val="none" w:sz="0" w:space="0" w:color="auto"/>
            <w:right w:val="none" w:sz="0" w:space="0" w:color="auto"/>
          </w:divBdr>
        </w:div>
        <w:div w:id="1995839670">
          <w:marLeft w:val="640"/>
          <w:marRight w:val="0"/>
          <w:marTop w:val="0"/>
          <w:marBottom w:val="0"/>
          <w:divBdr>
            <w:top w:val="none" w:sz="0" w:space="0" w:color="auto"/>
            <w:left w:val="none" w:sz="0" w:space="0" w:color="auto"/>
            <w:bottom w:val="none" w:sz="0" w:space="0" w:color="auto"/>
            <w:right w:val="none" w:sz="0" w:space="0" w:color="auto"/>
          </w:divBdr>
        </w:div>
        <w:div w:id="468977904">
          <w:marLeft w:val="640"/>
          <w:marRight w:val="0"/>
          <w:marTop w:val="0"/>
          <w:marBottom w:val="0"/>
          <w:divBdr>
            <w:top w:val="none" w:sz="0" w:space="0" w:color="auto"/>
            <w:left w:val="none" w:sz="0" w:space="0" w:color="auto"/>
            <w:bottom w:val="none" w:sz="0" w:space="0" w:color="auto"/>
            <w:right w:val="none" w:sz="0" w:space="0" w:color="auto"/>
          </w:divBdr>
        </w:div>
        <w:div w:id="1785152980">
          <w:marLeft w:val="640"/>
          <w:marRight w:val="0"/>
          <w:marTop w:val="0"/>
          <w:marBottom w:val="0"/>
          <w:divBdr>
            <w:top w:val="none" w:sz="0" w:space="0" w:color="auto"/>
            <w:left w:val="none" w:sz="0" w:space="0" w:color="auto"/>
            <w:bottom w:val="none" w:sz="0" w:space="0" w:color="auto"/>
            <w:right w:val="none" w:sz="0" w:space="0" w:color="auto"/>
          </w:divBdr>
        </w:div>
        <w:div w:id="2036688498">
          <w:marLeft w:val="640"/>
          <w:marRight w:val="0"/>
          <w:marTop w:val="0"/>
          <w:marBottom w:val="0"/>
          <w:divBdr>
            <w:top w:val="none" w:sz="0" w:space="0" w:color="auto"/>
            <w:left w:val="none" w:sz="0" w:space="0" w:color="auto"/>
            <w:bottom w:val="none" w:sz="0" w:space="0" w:color="auto"/>
            <w:right w:val="none" w:sz="0" w:space="0" w:color="auto"/>
          </w:divBdr>
        </w:div>
        <w:div w:id="1186097472">
          <w:marLeft w:val="640"/>
          <w:marRight w:val="0"/>
          <w:marTop w:val="0"/>
          <w:marBottom w:val="0"/>
          <w:divBdr>
            <w:top w:val="none" w:sz="0" w:space="0" w:color="auto"/>
            <w:left w:val="none" w:sz="0" w:space="0" w:color="auto"/>
            <w:bottom w:val="none" w:sz="0" w:space="0" w:color="auto"/>
            <w:right w:val="none" w:sz="0" w:space="0" w:color="auto"/>
          </w:divBdr>
        </w:div>
        <w:div w:id="1543208873">
          <w:marLeft w:val="640"/>
          <w:marRight w:val="0"/>
          <w:marTop w:val="0"/>
          <w:marBottom w:val="0"/>
          <w:divBdr>
            <w:top w:val="none" w:sz="0" w:space="0" w:color="auto"/>
            <w:left w:val="none" w:sz="0" w:space="0" w:color="auto"/>
            <w:bottom w:val="none" w:sz="0" w:space="0" w:color="auto"/>
            <w:right w:val="none" w:sz="0" w:space="0" w:color="auto"/>
          </w:divBdr>
        </w:div>
        <w:div w:id="667095389">
          <w:marLeft w:val="640"/>
          <w:marRight w:val="0"/>
          <w:marTop w:val="0"/>
          <w:marBottom w:val="0"/>
          <w:divBdr>
            <w:top w:val="none" w:sz="0" w:space="0" w:color="auto"/>
            <w:left w:val="none" w:sz="0" w:space="0" w:color="auto"/>
            <w:bottom w:val="none" w:sz="0" w:space="0" w:color="auto"/>
            <w:right w:val="none" w:sz="0" w:space="0" w:color="auto"/>
          </w:divBdr>
        </w:div>
        <w:div w:id="403182061">
          <w:marLeft w:val="640"/>
          <w:marRight w:val="0"/>
          <w:marTop w:val="0"/>
          <w:marBottom w:val="0"/>
          <w:divBdr>
            <w:top w:val="none" w:sz="0" w:space="0" w:color="auto"/>
            <w:left w:val="none" w:sz="0" w:space="0" w:color="auto"/>
            <w:bottom w:val="none" w:sz="0" w:space="0" w:color="auto"/>
            <w:right w:val="none" w:sz="0" w:space="0" w:color="auto"/>
          </w:divBdr>
        </w:div>
        <w:div w:id="796990935">
          <w:marLeft w:val="640"/>
          <w:marRight w:val="0"/>
          <w:marTop w:val="0"/>
          <w:marBottom w:val="0"/>
          <w:divBdr>
            <w:top w:val="none" w:sz="0" w:space="0" w:color="auto"/>
            <w:left w:val="none" w:sz="0" w:space="0" w:color="auto"/>
            <w:bottom w:val="none" w:sz="0" w:space="0" w:color="auto"/>
            <w:right w:val="none" w:sz="0" w:space="0" w:color="auto"/>
          </w:divBdr>
        </w:div>
        <w:div w:id="1546139773">
          <w:marLeft w:val="640"/>
          <w:marRight w:val="0"/>
          <w:marTop w:val="0"/>
          <w:marBottom w:val="0"/>
          <w:divBdr>
            <w:top w:val="none" w:sz="0" w:space="0" w:color="auto"/>
            <w:left w:val="none" w:sz="0" w:space="0" w:color="auto"/>
            <w:bottom w:val="none" w:sz="0" w:space="0" w:color="auto"/>
            <w:right w:val="none" w:sz="0" w:space="0" w:color="auto"/>
          </w:divBdr>
        </w:div>
        <w:div w:id="745692585">
          <w:marLeft w:val="640"/>
          <w:marRight w:val="0"/>
          <w:marTop w:val="0"/>
          <w:marBottom w:val="0"/>
          <w:divBdr>
            <w:top w:val="none" w:sz="0" w:space="0" w:color="auto"/>
            <w:left w:val="none" w:sz="0" w:space="0" w:color="auto"/>
            <w:bottom w:val="none" w:sz="0" w:space="0" w:color="auto"/>
            <w:right w:val="none" w:sz="0" w:space="0" w:color="auto"/>
          </w:divBdr>
        </w:div>
        <w:div w:id="1179930580">
          <w:marLeft w:val="640"/>
          <w:marRight w:val="0"/>
          <w:marTop w:val="0"/>
          <w:marBottom w:val="0"/>
          <w:divBdr>
            <w:top w:val="none" w:sz="0" w:space="0" w:color="auto"/>
            <w:left w:val="none" w:sz="0" w:space="0" w:color="auto"/>
            <w:bottom w:val="none" w:sz="0" w:space="0" w:color="auto"/>
            <w:right w:val="none" w:sz="0" w:space="0" w:color="auto"/>
          </w:divBdr>
        </w:div>
        <w:div w:id="657274298">
          <w:marLeft w:val="640"/>
          <w:marRight w:val="0"/>
          <w:marTop w:val="0"/>
          <w:marBottom w:val="0"/>
          <w:divBdr>
            <w:top w:val="none" w:sz="0" w:space="0" w:color="auto"/>
            <w:left w:val="none" w:sz="0" w:space="0" w:color="auto"/>
            <w:bottom w:val="none" w:sz="0" w:space="0" w:color="auto"/>
            <w:right w:val="none" w:sz="0" w:space="0" w:color="auto"/>
          </w:divBdr>
        </w:div>
        <w:div w:id="900290117">
          <w:marLeft w:val="640"/>
          <w:marRight w:val="0"/>
          <w:marTop w:val="0"/>
          <w:marBottom w:val="0"/>
          <w:divBdr>
            <w:top w:val="none" w:sz="0" w:space="0" w:color="auto"/>
            <w:left w:val="none" w:sz="0" w:space="0" w:color="auto"/>
            <w:bottom w:val="none" w:sz="0" w:space="0" w:color="auto"/>
            <w:right w:val="none" w:sz="0" w:space="0" w:color="auto"/>
          </w:divBdr>
        </w:div>
        <w:div w:id="1038895870">
          <w:marLeft w:val="640"/>
          <w:marRight w:val="0"/>
          <w:marTop w:val="0"/>
          <w:marBottom w:val="0"/>
          <w:divBdr>
            <w:top w:val="none" w:sz="0" w:space="0" w:color="auto"/>
            <w:left w:val="none" w:sz="0" w:space="0" w:color="auto"/>
            <w:bottom w:val="none" w:sz="0" w:space="0" w:color="auto"/>
            <w:right w:val="none" w:sz="0" w:space="0" w:color="auto"/>
          </w:divBdr>
        </w:div>
        <w:div w:id="523713044">
          <w:marLeft w:val="640"/>
          <w:marRight w:val="0"/>
          <w:marTop w:val="0"/>
          <w:marBottom w:val="0"/>
          <w:divBdr>
            <w:top w:val="none" w:sz="0" w:space="0" w:color="auto"/>
            <w:left w:val="none" w:sz="0" w:space="0" w:color="auto"/>
            <w:bottom w:val="none" w:sz="0" w:space="0" w:color="auto"/>
            <w:right w:val="none" w:sz="0" w:space="0" w:color="auto"/>
          </w:divBdr>
        </w:div>
        <w:div w:id="954214542">
          <w:marLeft w:val="640"/>
          <w:marRight w:val="0"/>
          <w:marTop w:val="0"/>
          <w:marBottom w:val="0"/>
          <w:divBdr>
            <w:top w:val="none" w:sz="0" w:space="0" w:color="auto"/>
            <w:left w:val="none" w:sz="0" w:space="0" w:color="auto"/>
            <w:bottom w:val="none" w:sz="0" w:space="0" w:color="auto"/>
            <w:right w:val="none" w:sz="0" w:space="0" w:color="auto"/>
          </w:divBdr>
        </w:div>
        <w:div w:id="1652249510">
          <w:marLeft w:val="640"/>
          <w:marRight w:val="0"/>
          <w:marTop w:val="0"/>
          <w:marBottom w:val="0"/>
          <w:divBdr>
            <w:top w:val="none" w:sz="0" w:space="0" w:color="auto"/>
            <w:left w:val="none" w:sz="0" w:space="0" w:color="auto"/>
            <w:bottom w:val="none" w:sz="0" w:space="0" w:color="auto"/>
            <w:right w:val="none" w:sz="0" w:space="0" w:color="auto"/>
          </w:divBdr>
        </w:div>
        <w:div w:id="550918935">
          <w:marLeft w:val="640"/>
          <w:marRight w:val="0"/>
          <w:marTop w:val="0"/>
          <w:marBottom w:val="0"/>
          <w:divBdr>
            <w:top w:val="none" w:sz="0" w:space="0" w:color="auto"/>
            <w:left w:val="none" w:sz="0" w:space="0" w:color="auto"/>
            <w:bottom w:val="none" w:sz="0" w:space="0" w:color="auto"/>
            <w:right w:val="none" w:sz="0" w:space="0" w:color="auto"/>
          </w:divBdr>
        </w:div>
        <w:div w:id="320081988">
          <w:marLeft w:val="640"/>
          <w:marRight w:val="0"/>
          <w:marTop w:val="0"/>
          <w:marBottom w:val="0"/>
          <w:divBdr>
            <w:top w:val="none" w:sz="0" w:space="0" w:color="auto"/>
            <w:left w:val="none" w:sz="0" w:space="0" w:color="auto"/>
            <w:bottom w:val="none" w:sz="0" w:space="0" w:color="auto"/>
            <w:right w:val="none" w:sz="0" w:space="0" w:color="auto"/>
          </w:divBdr>
        </w:div>
        <w:div w:id="299656042">
          <w:marLeft w:val="640"/>
          <w:marRight w:val="0"/>
          <w:marTop w:val="0"/>
          <w:marBottom w:val="0"/>
          <w:divBdr>
            <w:top w:val="none" w:sz="0" w:space="0" w:color="auto"/>
            <w:left w:val="none" w:sz="0" w:space="0" w:color="auto"/>
            <w:bottom w:val="none" w:sz="0" w:space="0" w:color="auto"/>
            <w:right w:val="none" w:sz="0" w:space="0" w:color="auto"/>
          </w:divBdr>
        </w:div>
        <w:div w:id="1852210675">
          <w:marLeft w:val="640"/>
          <w:marRight w:val="0"/>
          <w:marTop w:val="0"/>
          <w:marBottom w:val="0"/>
          <w:divBdr>
            <w:top w:val="none" w:sz="0" w:space="0" w:color="auto"/>
            <w:left w:val="none" w:sz="0" w:space="0" w:color="auto"/>
            <w:bottom w:val="none" w:sz="0" w:space="0" w:color="auto"/>
            <w:right w:val="none" w:sz="0" w:space="0" w:color="auto"/>
          </w:divBdr>
        </w:div>
        <w:div w:id="38019552">
          <w:marLeft w:val="640"/>
          <w:marRight w:val="0"/>
          <w:marTop w:val="0"/>
          <w:marBottom w:val="0"/>
          <w:divBdr>
            <w:top w:val="none" w:sz="0" w:space="0" w:color="auto"/>
            <w:left w:val="none" w:sz="0" w:space="0" w:color="auto"/>
            <w:bottom w:val="none" w:sz="0" w:space="0" w:color="auto"/>
            <w:right w:val="none" w:sz="0" w:space="0" w:color="auto"/>
          </w:divBdr>
        </w:div>
        <w:div w:id="770855822">
          <w:marLeft w:val="640"/>
          <w:marRight w:val="0"/>
          <w:marTop w:val="0"/>
          <w:marBottom w:val="0"/>
          <w:divBdr>
            <w:top w:val="none" w:sz="0" w:space="0" w:color="auto"/>
            <w:left w:val="none" w:sz="0" w:space="0" w:color="auto"/>
            <w:bottom w:val="none" w:sz="0" w:space="0" w:color="auto"/>
            <w:right w:val="none" w:sz="0" w:space="0" w:color="auto"/>
          </w:divBdr>
        </w:div>
        <w:div w:id="71508975">
          <w:marLeft w:val="640"/>
          <w:marRight w:val="0"/>
          <w:marTop w:val="0"/>
          <w:marBottom w:val="0"/>
          <w:divBdr>
            <w:top w:val="none" w:sz="0" w:space="0" w:color="auto"/>
            <w:left w:val="none" w:sz="0" w:space="0" w:color="auto"/>
            <w:bottom w:val="none" w:sz="0" w:space="0" w:color="auto"/>
            <w:right w:val="none" w:sz="0" w:space="0" w:color="auto"/>
          </w:divBdr>
        </w:div>
      </w:divsChild>
    </w:div>
    <w:div w:id="177089240">
      <w:bodyDiv w:val="1"/>
      <w:marLeft w:val="0"/>
      <w:marRight w:val="0"/>
      <w:marTop w:val="0"/>
      <w:marBottom w:val="0"/>
      <w:divBdr>
        <w:top w:val="none" w:sz="0" w:space="0" w:color="auto"/>
        <w:left w:val="none" w:sz="0" w:space="0" w:color="auto"/>
        <w:bottom w:val="none" w:sz="0" w:space="0" w:color="auto"/>
        <w:right w:val="none" w:sz="0" w:space="0" w:color="auto"/>
      </w:divBdr>
      <w:divsChild>
        <w:div w:id="27026502">
          <w:marLeft w:val="640"/>
          <w:marRight w:val="0"/>
          <w:marTop w:val="0"/>
          <w:marBottom w:val="0"/>
          <w:divBdr>
            <w:top w:val="none" w:sz="0" w:space="0" w:color="auto"/>
            <w:left w:val="none" w:sz="0" w:space="0" w:color="auto"/>
            <w:bottom w:val="none" w:sz="0" w:space="0" w:color="auto"/>
            <w:right w:val="none" w:sz="0" w:space="0" w:color="auto"/>
          </w:divBdr>
        </w:div>
        <w:div w:id="69736231">
          <w:marLeft w:val="640"/>
          <w:marRight w:val="0"/>
          <w:marTop w:val="0"/>
          <w:marBottom w:val="0"/>
          <w:divBdr>
            <w:top w:val="none" w:sz="0" w:space="0" w:color="auto"/>
            <w:left w:val="none" w:sz="0" w:space="0" w:color="auto"/>
            <w:bottom w:val="none" w:sz="0" w:space="0" w:color="auto"/>
            <w:right w:val="none" w:sz="0" w:space="0" w:color="auto"/>
          </w:divBdr>
        </w:div>
        <w:div w:id="70079626">
          <w:marLeft w:val="640"/>
          <w:marRight w:val="0"/>
          <w:marTop w:val="0"/>
          <w:marBottom w:val="0"/>
          <w:divBdr>
            <w:top w:val="none" w:sz="0" w:space="0" w:color="auto"/>
            <w:left w:val="none" w:sz="0" w:space="0" w:color="auto"/>
            <w:bottom w:val="none" w:sz="0" w:space="0" w:color="auto"/>
            <w:right w:val="none" w:sz="0" w:space="0" w:color="auto"/>
          </w:divBdr>
        </w:div>
        <w:div w:id="79720082">
          <w:marLeft w:val="640"/>
          <w:marRight w:val="0"/>
          <w:marTop w:val="0"/>
          <w:marBottom w:val="0"/>
          <w:divBdr>
            <w:top w:val="none" w:sz="0" w:space="0" w:color="auto"/>
            <w:left w:val="none" w:sz="0" w:space="0" w:color="auto"/>
            <w:bottom w:val="none" w:sz="0" w:space="0" w:color="auto"/>
            <w:right w:val="none" w:sz="0" w:space="0" w:color="auto"/>
          </w:divBdr>
        </w:div>
        <w:div w:id="88236501">
          <w:marLeft w:val="640"/>
          <w:marRight w:val="0"/>
          <w:marTop w:val="0"/>
          <w:marBottom w:val="0"/>
          <w:divBdr>
            <w:top w:val="none" w:sz="0" w:space="0" w:color="auto"/>
            <w:left w:val="none" w:sz="0" w:space="0" w:color="auto"/>
            <w:bottom w:val="none" w:sz="0" w:space="0" w:color="auto"/>
            <w:right w:val="none" w:sz="0" w:space="0" w:color="auto"/>
          </w:divBdr>
        </w:div>
        <w:div w:id="89668565">
          <w:marLeft w:val="640"/>
          <w:marRight w:val="0"/>
          <w:marTop w:val="0"/>
          <w:marBottom w:val="0"/>
          <w:divBdr>
            <w:top w:val="none" w:sz="0" w:space="0" w:color="auto"/>
            <w:left w:val="none" w:sz="0" w:space="0" w:color="auto"/>
            <w:bottom w:val="none" w:sz="0" w:space="0" w:color="auto"/>
            <w:right w:val="none" w:sz="0" w:space="0" w:color="auto"/>
          </w:divBdr>
        </w:div>
        <w:div w:id="101606838">
          <w:marLeft w:val="640"/>
          <w:marRight w:val="0"/>
          <w:marTop w:val="0"/>
          <w:marBottom w:val="0"/>
          <w:divBdr>
            <w:top w:val="none" w:sz="0" w:space="0" w:color="auto"/>
            <w:left w:val="none" w:sz="0" w:space="0" w:color="auto"/>
            <w:bottom w:val="none" w:sz="0" w:space="0" w:color="auto"/>
            <w:right w:val="none" w:sz="0" w:space="0" w:color="auto"/>
          </w:divBdr>
        </w:div>
        <w:div w:id="115301426">
          <w:marLeft w:val="640"/>
          <w:marRight w:val="0"/>
          <w:marTop w:val="0"/>
          <w:marBottom w:val="0"/>
          <w:divBdr>
            <w:top w:val="none" w:sz="0" w:space="0" w:color="auto"/>
            <w:left w:val="none" w:sz="0" w:space="0" w:color="auto"/>
            <w:bottom w:val="none" w:sz="0" w:space="0" w:color="auto"/>
            <w:right w:val="none" w:sz="0" w:space="0" w:color="auto"/>
          </w:divBdr>
        </w:div>
        <w:div w:id="122113246">
          <w:marLeft w:val="640"/>
          <w:marRight w:val="0"/>
          <w:marTop w:val="0"/>
          <w:marBottom w:val="0"/>
          <w:divBdr>
            <w:top w:val="none" w:sz="0" w:space="0" w:color="auto"/>
            <w:left w:val="none" w:sz="0" w:space="0" w:color="auto"/>
            <w:bottom w:val="none" w:sz="0" w:space="0" w:color="auto"/>
            <w:right w:val="none" w:sz="0" w:space="0" w:color="auto"/>
          </w:divBdr>
        </w:div>
        <w:div w:id="159318366">
          <w:marLeft w:val="640"/>
          <w:marRight w:val="0"/>
          <w:marTop w:val="0"/>
          <w:marBottom w:val="0"/>
          <w:divBdr>
            <w:top w:val="none" w:sz="0" w:space="0" w:color="auto"/>
            <w:left w:val="none" w:sz="0" w:space="0" w:color="auto"/>
            <w:bottom w:val="none" w:sz="0" w:space="0" w:color="auto"/>
            <w:right w:val="none" w:sz="0" w:space="0" w:color="auto"/>
          </w:divBdr>
        </w:div>
        <w:div w:id="161547921">
          <w:marLeft w:val="640"/>
          <w:marRight w:val="0"/>
          <w:marTop w:val="0"/>
          <w:marBottom w:val="0"/>
          <w:divBdr>
            <w:top w:val="none" w:sz="0" w:space="0" w:color="auto"/>
            <w:left w:val="none" w:sz="0" w:space="0" w:color="auto"/>
            <w:bottom w:val="none" w:sz="0" w:space="0" w:color="auto"/>
            <w:right w:val="none" w:sz="0" w:space="0" w:color="auto"/>
          </w:divBdr>
        </w:div>
        <w:div w:id="307440630">
          <w:marLeft w:val="640"/>
          <w:marRight w:val="0"/>
          <w:marTop w:val="0"/>
          <w:marBottom w:val="0"/>
          <w:divBdr>
            <w:top w:val="none" w:sz="0" w:space="0" w:color="auto"/>
            <w:left w:val="none" w:sz="0" w:space="0" w:color="auto"/>
            <w:bottom w:val="none" w:sz="0" w:space="0" w:color="auto"/>
            <w:right w:val="none" w:sz="0" w:space="0" w:color="auto"/>
          </w:divBdr>
        </w:div>
        <w:div w:id="348289896">
          <w:marLeft w:val="640"/>
          <w:marRight w:val="0"/>
          <w:marTop w:val="0"/>
          <w:marBottom w:val="0"/>
          <w:divBdr>
            <w:top w:val="none" w:sz="0" w:space="0" w:color="auto"/>
            <w:left w:val="none" w:sz="0" w:space="0" w:color="auto"/>
            <w:bottom w:val="none" w:sz="0" w:space="0" w:color="auto"/>
            <w:right w:val="none" w:sz="0" w:space="0" w:color="auto"/>
          </w:divBdr>
        </w:div>
        <w:div w:id="375131075">
          <w:marLeft w:val="640"/>
          <w:marRight w:val="0"/>
          <w:marTop w:val="0"/>
          <w:marBottom w:val="0"/>
          <w:divBdr>
            <w:top w:val="none" w:sz="0" w:space="0" w:color="auto"/>
            <w:left w:val="none" w:sz="0" w:space="0" w:color="auto"/>
            <w:bottom w:val="none" w:sz="0" w:space="0" w:color="auto"/>
            <w:right w:val="none" w:sz="0" w:space="0" w:color="auto"/>
          </w:divBdr>
        </w:div>
        <w:div w:id="391468238">
          <w:marLeft w:val="640"/>
          <w:marRight w:val="0"/>
          <w:marTop w:val="0"/>
          <w:marBottom w:val="0"/>
          <w:divBdr>
            <w:top w:val="none" w:sz="0" w:space="0" w:color="auto"/>
            <w:left w:val="none" w:sz="0" w:space="0" w:color="auto"/>
            <w:bottom w:val="none" w:sz="0" w:space="0" w:color="auto"/>
            <w:right w:val="none" w:sz="0" w:space="0" w:color="auto"/>
          </w:divBdr>
        </w:div>
        <w:div w:id="393235281">
          <w:marLeft w:val="640"/>
          <w:marRight w:val="0"/>
          <w:marTop w:val="0"/>
          <w:marBottom w:val="0"/>
          <w:divBdr>
            <w:top w:val="none" w:sz="0" w:space="0" w:color="auto"/>
            <w:left w:val="none" w:sz="0" w:space="0" w:color="auto"/>
            <w:bottom w:val="none" w:sz="0" w:space="0" w:color="auto"/>
            <w:right w:val="none" w:sz="0" w:space="0" w:color="auto"/>
          </w:divBdr>
        </w:div>
        <w:div w:id="394158400">
          <w:marLeft w:val="640"/>
          <w:marRight w:val="0"/>
          <w:marTop w:val="0"/>
          <w:marBottom w:val="0"/>
          <w:divBdr>
            <w:top w:val="none" w:sz="0" w:space="0" w:color="auto"/>
            <w:left w:val="none" w:sz="0" w:space="0" w:color="auto"/>
            <w:bottom w:val="none" w:sz="0" w:space="0" w:color="auto"/>
            <w:right w:val="none" w:sz="0" w:space="0" w:color="auto"/>
          </w:divBdr>
        </w:div>
        <w:div w:id="426733648">
          <w:marLeft w:val="640"/>
          <w:marRight w:val="0"/>
          <w:marTop w:val="0"/>
          <w:marBottom w:val="0"/>
          <w:divBdr>
            <w:top w:val="none" w:sz="0" w:space="0" w:color="auto"/>
            <w:left w:val="none" w:sz="0" w:space="0" w:color="auto"/>
            <w:bottom w:val="none" w:sz="0" w:space="0" w:color="auto"/>
            <w:right w:val="none" w:sz="0" w:space="0" w:color="auto"/>
          </w:divBdr>
        </w:div>
        <w:div w:id="434591223">
          <w:marLeft w:val="640"/>
          <w:marRight w:val="0"/>
          <w:marTop w:val="0"/>
          <w:marBottom w:val="0"/>
          <w:divBdr>
            <w:top w:val="none" w:sz="0" w:space="0" w:color="auto"/>
            <w:left w:val="none" w:sz="0" w:space="0" w:color="auto"/>
            <w:bottom w:val="none" w:sz="0" w:space="0" w:color="auto"/>
            <w:right w:val="none" w:sz="0" w:space="0" w:color="auto"/>
          </w:divBdr>
        </w:div>
        <w:div w:id="448164018">
          <w:marLeft w:val="640"/>
          <w:marRight w:val="0"/>
          <w:marTop w:val="0"/>
          <w:marBottom w:val="0"/>
          <w:divBdr>
            <w:top w:val="none" w:sz="0" w:space="0" w:color="auto"/>
            <w:left w:val="none" w:sz="0" w:space="0" w:color="auto"/>
            <w:bottom w:val="none" w:sz="0" w:space="0" w:color="auto"/>
            <w:right w:val="none" w:sz="0" w:space="0" w:color="auto"/>
          </w:divBdr>
        </w:div>
        <w:div w:id="452478108">
          <w:marLeft w:val="640"/>
          <w:marRight w:val="0"/>
          <w:marTop w:val="0"/>
          <w:marBottom w:val="0"/>
          <w:divBdr>
            <w:top w:val="none" w:sz="0" w:space="0" w:color="auto"/>
            <w:left w:val="none" w:sz="0" w:space="0" w:color="auto"/>
            <w:bottom w:val="none" w:sz="0" w:space="0" w:color="auto"/>
            <w:right w:val="none" w:sz="0" w:space="0" w:color="auto"/>
          </w:divBdr>
        </w:div>
        <w:div w:id="468597610">
          <w:marLeft w:val="640"/>
          <w:marRight w:val="0"/>
          <w:marTop w:val="0"/>
          <w:marBottom w:val="0"/>
          <w:divBdr>
            <w:top w:val="none" w:sz="0" w:space="0" w:color="auto"/>
            <w:left w:val="none" w:sz="0" w:space="0" w:color="auto"/>
            <w:bottom w:val="none" w:sz="0" w:space="0" w:color="auto"/>
            <w:right w:val="none" w:sz="0" w:space="0" w:color="auto"/>
          </w:divBdr>
        </w:div>
        <w:div w:id="473834234">
          <w:marLeft w:val="640"/>
          <w:marRight w:val="0"/>
          <w:marTop w:val="0"/>
          <w:marBottom w:val="0"/>
          <w:divBdr>
            <w:top w:val="none" w:sz="0" w:space="0" w:color="auto"/>
            <w:left w:val="none" w:sz="0" w:space="0" w:color="auto"/>
            <w:bottom w:val="none" w:sz="0" w:space="0" w:color="auto"/>
            <w:right w:val="none" w:sz="0" w:space="0" w:color="auto"/>
          </w:divBdr>
        </w:div>
        <w:div w:id="478883184">
          <w:marLeft w:val="640"/>
          <w:marRight w:val="0"/>
          <w:marTop w:val="0"/>
          <w:marBottom w:val="0"/>
          <w:divBdr>
            <w:top w:val="none" w:sz="0" w:space="0" w:color="auto"/>
            <w:left w:val="none" w:sz="0" w:space="0" w:color="auto"/>
            <w:bottom w:val="none" w:sz="0" w:space="0" w:color="auto"/>
            <w:right w:val="none" w:sz="0" w:space="0" w:color="auto"/>
          </w:divBdr>
        </w:div>
        <w:div w:id="483471082">
          <w:marLeft w:val="640"/>
          <w:marRight w:val="0"/>
          <w:marTop w:val="0"/>
          <w:marBottom w:val="0"/>
          <w:divBdr>
            <w:top w:val="none" w:sz="0" w:space="0" w:color="auto"/>
            <w:left w:val="none" w:sz="0" w:space="0" w:color="auto"/>
            <w:bottom w:val="none" w:sz="0" w:space="0" w:color="auto"/>
            <w:right w:val="none" w:sz="0" w:space="0" w:color="auto"/>
          </w:divBdr>
        </w:div>
        <w:div w:id="485631252">
          <w:marLeft w:val="640"/>
          <w:marRight w:val="0"/>
          <w:marTop w:val="0"/>
          <w:marBottom w:val="0"/>
          <w:divBdr>
            <w:top w:val="none" w:sz="0" w:space="0" w:color="auto"/>
            <w:left w:val="none" w:sz="0" w:space="0" w:color="auto"/>
            <w:bottom w:val="none" w:sz="0" w:space="0" w:color="auto"/>
            <w:right w:val="none" w:sz="0" w:space="0" w:color="auto"/>
          </w:divBdr>
        </w:div>
        <w:div w:id="501579456">
          <w:marLeft w:val="640"/>
          <w:marRight w:val="0"/>
          <w:marTop w:val="0"/>
          <w:marBottom w:val="0"/>
          <w:divBdr>
            <w:top w:val="none" w:sz="0" w:space="0" w:color="auto"/>
            <w:left w:val="none" w:sz="0" w:space="0" w:color="auto"/>
            <w:bottom w:val="none" w:sz="0" w:space="0" w:color="auto"/>
            <w:right w:val="none" w:sz="0" w:space="0" w:color="auto"/>
          </w:divBdr>
        </w:div>
        <w:div w:id="510489449">
          <w:marLeft w:val="640"/>
          <w:marRight w:val="0"/>
          <w:marTop w:val="0"/>
          <w:marBottom w:val="0"/>
          <w:divBdr>
            <w:top w:val="none" w:sz="0" w:space="0" w:color="auto"/>
            <w:left w:val="none" w:sz="0" w:space="0" w:color="auto"/>
            <w:bottom w:val="none" w:sz="0" w:space="0" w:color="auto"/>
            <w:right w:val="none" w:sz="0" w:space="0" w:color="auto"/>
          </w:divBdr>
        </w:div>
        <w:div w:id="526984774">
          <w:marLeft w:val="640"/>
          <w:marRight w:val="0"/>
          <w:marTop w:val="0"/>
          <w:marBottom w:val="0"/>
          <w:divBdr>
            <w:top w:val="none" w:sz="0" w:space="0" w:color="auto"/>
            <w:left w:val="none" w:sz="0" w:space="0" w:color="auto"/>
            <w:bottom w:val="none" w:sz="0" w:space="0" w:color="auto"/>
            <w:right w:val="none" w:sz="0" w:space="0" w:color="auto"/>
          </w:divBdr>
        </w:div>
        <w:div w:id="555776376">
          <w:marLeft w:val="640"/>
          <w:marRight w:val="0"/>
          <w:marTop w:val="0"/>
          <w:marBottom w:val="0"/>
          <w:divBdr>
            <w:top w:val="none" w:sz="0" w:space="0" w:color="auto"/>
            <w:left w:val="none" w:sz="0" w:space="0" w:color="auto"/>
            <w:bottom w:val="none" w:sz="0" w:space="0" w:color="auto"/>
            <w:right w:val="none" w:sz="0" w:space="0" w:color="auto"/>
          </w:divBdr>
        </w:div>
        <w:div w:id="576672667">
          <w:marLeft w:val="640"/>
          <w:marRight w:val="0"/>
          <w:marTop w:val="0"/>
          <w:marBottom w:val="0"/>
          <w:divBdr>
            <w:top w:val="none" w:sz="0" w:space="0" w:color="auto"/>
            <w:left w:val="none" w:sz="0" w:space="0" w:color="auto"/>
            <w:bottom w:val="none" w:sz="0" w:space="0" w:color="auto"/>
            <w:right w:val="none" w:sz="0" w:space="0" w:color="auto"/>
          </w:divBdr>
        </w:div>
        <w:div w:id="592125346">
          <w:marLeft w:val="640"/>
          <w:marRight w:val="0"/>
          <w:marTop w:val="0"/>
          <w:marBottom w:val="0"/>
          <w:divBdr>
            <w:top w:val="none" w:sz="0" w:space="0" w:color="auto"/>
            <w:left w:val="none" w:sz="0" w:space="0" w:color="auto"/>
            <w:bottom w:val="none" w:sz="0" w:space="0" w:color="auto"/>
            <w:right w:val="none" w:sz="0" w:space="0" w:color="auto"/>
          </w:divBdr>
        </w:div>
        <w:div w:id="596257536">
          <w:marLeft w:val="640"/>
          <w:marRight w:val="0"/>
          <w:marTop w:val="0"/>
          <w:marBottom w:val="0"/>
          <w:divBdr>
            <w:top w:val="none" w:sz="0" w:space="0" w:color="auto"/>
            <w:left w:val="none" w:sz="0" w:space="0" w:color="auto"/>
            <w:bottom w:val="none" w:sz="0" w:space="0" w:color="auto"/>
            <w:right w:val="none" w:sz="0" w:space="0" w:color="auto"/>
          </w:divBdr>
        </w:div>
        <w:div w:id="599066989">
          <w:marLeft w:val="640"/>
          <w:marRight w:val="0"/>
          <w:marTop w:val="0"/>
          <w:marBottom w:val="0"/>
          <w:divBdr>
            <w:top w:val="none" w:sz="0" w:space="0" w:color="auto"/>
            <w:left w:val="none" w:sz="0" w:space="0" w:color="auto"/>
            <w:bottom w:val="none" w:sz="0" w:space="0" w:color="auto"/>
            <w:right w:val="none" w:sz="0" w:space="0" w:color="auto"/>
          </w:divBdr>
        </w:div>
        <w:div w:id="601030727">
          <w:marLeft w:val="640"/>
          <w:marRight w:val="0"/>
          <w:marTop w:val="0"/>
          <w:marBottom w:val="0"/>
          <w:divBdr>
            <w:top w:val="none" w:sz="0" w:space="0" w:color="auto"/>
            <w:left w:val="none" w:sz="0" w:space="0" w:color="auto"/>
            <w:bottom w:val="none" w:sz="0" w:space="0" w:color="auto"/>
            <w:right w:val="none" w:sz="0" w:space="0" w:color="auto"/>
          </w:divBdr>
        </w:div>
        <w:div w:id="628827209">
          <w:marLeft w:val="640"/>
          <w:marRight w:val="0"/>
          <w:marTop w:val="0"/>
          <w:marBottom w:val="0"/>
          <w:divBdr>
            <w:top w:val="none" w:sz="0" w:space="0" w:color="auto"/>
            <w:left w:val="none" w:sz="0" w:space="0" w:color="auto"/>
            <w:bottom w:val="none" w:sz="0" w:space="0" w:color="auto"/>
            <w:right w:val="none" w:sz="0" w:space="0" w:color="auto"/>
          </w:divBdr>
        </w:div>
        <w:div w:id="640699266">
          <w:marLeft w:val="640"/>
          <w:marRight w:val="0"/>
          <w:marTop w:val="0"/>
          <w:marBottom w:val="0"/>
          <w:divBdr>
            <w:top w:val="none" w:sz="0" w:space="0" w:color="auto"/>
            <w:left w:val="none" w:sz="0" w:space="0" w:color="auto"/>
            <w:bottom w:val="none" w:sz="0" w:space="0" w:color="auto"/>
            <w:right w:val="none" w:sz="0" w:space="0" w:color="auto"/>
          </w:divBdr>
        </w:div>
        <w:div w:id="642124528">
          <w:marLeft w:val="640"/>
          <w:marRight w:val="0"/>
          <w:marTop w:val="0"/>
          <w:marBottom w:val="0"/>
          <w:divBdr>
            <w:top w:val="none" w:sz="0" w:space="0" w:color="auto"/>
            <w:left w:val="none" w:sz="0" w:space="0" w:color="auto"/>
            <w:bottom w:val="none" w:sz="0" w:space="0" w:color="auto"/>
            <w:right w:val="none" w:sz="0" w:space="0" w:color="auto"/>
          </w:divBdr>
        </w:div>
        <w:div w:id="677663172">
          <w:marLeft w:val="640"/>
          <w:marRight w:val="0"/>
          <w:marTop w:val="0"/>
          <w:marBottom w:val="0"/>
          <w:divBdr>
            <w:top w:val="none" w:sz="0" w:space="0" w:color="auto"/>
            <w:left w:val="none" w:sz="0" w:space="0" w:color="auto"/>
            <w:bottom w:val="none" w:sz="0" w:space="0" w:color="auto"/>
            <w:right w:val="none" w:sz="0" w:space="0" w:color="auto"/>
          </w:divBdr>
        </w:div>
        <w:div w:id="732973415">
          <w:marLeft w:val="640"/>
          <w:marRight w:val="0"/>
          <w:marTop w:val="0"/>
          <w:marBottom w:val="0"/>
          <w:divBdr>
            <w:top w:val="none" w:sz="0" w:space="0" w:color="auto"/>
            <w:left w:val="none" w:sz="0" w:space="0" w:color="auto"/>
            <w:bottom w:val="none" w:sz="0" w:space="0" w:color="auto"/>
            <w:right w:val="none" w:sz="0" w:space="0" w:color="auto"/>
          </w:divBdr>
        </w:div>
        <w:div w:id="784622601">
          <w:marLeft w:val="640"/>
          <w:marRight w:val="0"/>
          <w:marTop w:val="0"/>
          <w:marBottom w:val="0"/>
          <w:divBdr>
            <w:top w:val="none" w:sz="0" w:space="0" w:color="auto"/>
            <w:left w:val="none" w:sz="0" w:space="0" w:color="auto"/>
            <w:bottom w:val="none" w:sz="0" w:space="0" w:color="auto"/>
            <w:right w:val="none" w:sz="0" w:space="0" w:color="auto"/>
          </w:divBdr>
        </w:div>
        <w:div w:id="800343052">
          <w:marLeft w:val="640"/>
          <w:marRight w:val="0"/>
          <w:marTop w:val="0"/>
          <w:marBottom w:val="0"/>
          <w:divBdr>
            <w:top w:val="none" w:sz="0" w:space="0" w:color="auto"/>
            <w:left w:val="none" w:sz="0" w:space="0" w:color="auto"/>
            <w:bottom w:val="none" w:sz="0" w:space="0" w:color="auto"/>
            <w:right w:val="none" w:sz="0" w:space="0" w:color="auto"/>
          </w:divBdr>
        </w:div>
        <w:div w:id="836074846">
          <w:marLeft w:val="640"/>
          <w:marRight w:val="0"/>
          <w:marTop w:val="0"/>
          <w:marBottom w:val="0"/>
          <w:divBdr>
            <w:top w:val="none" w:sz="0" w:space="0" w:color="auto"/>
            <w:left w:val="none" w:sz="0" w:space="0" w:color="auto"/>
            <w:bottom w:val="none" w:sz="0" w:space="0" w:color="auto"/>
            <w:right w:val="none" w:sz="0" w:space="0" w:color="auto"/>
          </w:divBdr>
        </w:div>
        <w:div w:id="837354233">
          <w:marLeft w:val="640"/>
          <w:marRight w:val="0"/>
          <w:marTop w:val="0"/>
          <w:marBottom w:val="0"/>
          <w:divBdr>
            <w:top w:val="none" w:sz="0" w:space="0" w:color="auto"/>
            <w:left w:val="none" w:sz="0" w:space="0" w:color="auto"/>
            <w:bottom w:val="none" w:sz="0" w:space="0" w:color="auto"/>
            <w:right w:val="none" w:sz="0" w:space="0" w:color="auto"/>
          </w:divBdr>
        </w:div>
        <w:div w:id="848563428">
          <w:marLeft w:val="640"/>
          <w:marRight w:val="0"/>
          <w:marTop w:val="0"/>
          <w:marBottom w:val="0"/>
          <w:divBdr>
            <w:top w:val="none" w:sz="0" w:space="0" w:color="auto"/>
            <w:left w:val="none" w:sz="0" w:space="0" w:color="auto"/>
            <w:bottom w:val="none" w:sz="0" w:space="0" w:color="auto"/>
            <w:right w:val="none" w:sz="0" w:space="0" w:color="auto"/>
          </w:divBdr>
        </w:div>
        <w:div w:id="867835087">
          <w:marLeft w:val="640"/>
          <w:marRight w:val="0"/>
          <w:marTop w:val="0"/>
          <w:marBottom w:val="0"/>
          <w:divBdr>
            <w:top w:val="none" w:sz="0" w:space="0" w:color="auto"/>
            <w:left w:val="none" w:sz="0" w:space="0" w:color="auto"/>
            <w:bottom w:val="none" w:sz="0" w:space="0" w:color="auto"/>
            <w:right w:val="none" w:sz="0" w:space="0" w:color="auto"/>
          </w:divBdr>
        </w:div>
        <w:div w:id="884215397">
          <w:marLeft w:val="640"/>
          <w:marRight w:val="0"/>
          <w:marTop w:val="0"/>
          <w:marBottom w:val="0"/>
          <w:divBdr>
            <w:top w:val="none" w:sz="0" w:space="0" w:color="auto"/>
            <w:left w:val="none" w:sz="0" w:space="0" w:color="auto"/>
            <w:bottom w:val="none" w:sz="0" w:space="0" w:color="auto"/>
            <w:right w:val="none" w:sz="0" w:space="0" w:color="auto"/>
          </w:divBdr>
        </w:div>
        <w:div w:id="910196369">
          <w:marLeft w:val="640"/>
          <w:marRight w:val="0"/>
          <w:marTop w:val="0"/>
          <w:marBottom w:val="0"/>
          <w:divBdr>
            <w:top w:val="none" w:sz="0" w:space="0" w:color="auto"/>
            <w:left w:val="none" w:sz="0" w:space="0" w:color="auto"/>
            <w:bottom w:val="none" w:sz="0" w:space="0" w:color="auto"/>
            <w:right w:val="none" w:sz="0" w:space="0" w:color="auto"/>
          </w:divBdr>
        </w:div>
        <w:div w:id="922839089">
          <w:marLeft w:val="640"/>
          <w:marRight w:val="0"/>
          <w:marTop w:val="0"/>
          <w:marBottom w:val="0"/>
          <w:divBdr>
            <w:top w:val="none" w:sz="0" w:space="0" w:color="auto"/>
            <w:left w:val="none" w:sz="0" w:space="0" w:color="auto"/>
            <w:bottom w:val="none" w:sz="0" w:space="0" w:color="auto"/>
            <w:right w:val="none" w:sz="0" w:space="0" w:color="auto"/>
          </w:divBdr>
        </w:div>
        <w:div w:id="943610861">
          <w:marLeft w:val="640"/>
          <w:marRight w:val="0"/>
          <w:marTop w:val="0"/>
          <w:marBottom w:val="0"/>
          <w:divBdr>
            <w:top w:val="none" w:sz="0" w:space="0" w:color="auto"/>
            <w:left w:val="none" w:sz="0" w:space="0" w:color="auto"/>
            <w:bottom w:val="none" w:sz="0" w:space="0" w:color="auto"/>
            <w:right w:val="none" w:sz="0" w:space="0" w:color="auto"/>
          </w:divBdr>
        </w:div>
        <w:div w:id="964194272">
          <w:marLeft w:val="640"/>
          <w:marRight w:val="0"/>
          <w:marTop w:val="0"/>
          <w:marBottom w:val="0"/>
          <w:divBdr>
            <w:top w:val="none" w:sz="0" w:space="0" w:color="auto"/>
            <w:left w:val="none" w:sz="0" w:space="0" w:color="auto"/>
            <w:bottom w:val="none" w:sz="0" w:space="0" w:color="auto"/>
            <w:right w:val="none" w:sz="0" w:space="0" w:color="auto"/>
          </w:divBdr>
        </w:div>
        <w:div w:id="1007437502">
          <w:marLeft w:val="640"/>
          <w:marRight w:val="0"/>
          <w:marTop w:val="0"/>
          <w:marBottom w:val="0"/>
          <w:divBdr>
            <w:top w:val="none" w:sz="0" w:space="0" w:color="auto"/>
            <w:left w:val="none" w:sz="0" w:space="0" w:color="auto"/>
            <w:bottom w:val="none" w:sz="0" w:space="0" w:color="auto"/>
            <w:right w:val="none" w:sz="0" w:space="0" w:color="auto"/>
          </w:divBdr>
        </w:div>
        <w:div w:id="1032920087">
          <w:marLeft w:val="640"/>
          <w:marRight w:val="0"/>
          <w:marTop w:val="0"/>
          <w:marBottom w:val="0"/>
          <w:divBdr>
            <w:top w:val="none" w:sz="0" w:space="0" w:color="auto"/>
            <w:left w:val="none" w:sz="0" w:space="0" w:color="auto"/>
            <w:bottom w:val="none" w:sz="0" w:space="0" w:color="auto"/>
            <w:right w:val="none" w:sz="0" w:space="0" w:color="auto"/>
          </w:divBdr>
        </w:div>
        <w:div w:id="1035497400">
          <w:marLeft w:val="640"/>
          <w:marRight w:val="0"/>
          <w:marTop w:val="0"/>
          <w:marBottom w:val="0"/>
          <w:divBdr>
            <w:top w:val="none" w:sz="0" w:space="0" w:color="auto"/>
            <w:left w:val="none" w:sz="0" w:space="0" w:color="auto"/>
            <w:bottom w:val="none" w:sz="0" w:space="0" w:color="auto"/>
            <w:right w:val="none" w:sz="0" w:space="0" w:color="auto"/>
          </w:divBdr>
        </w:div>
        <w:div w:id="1044479454">
          <w:marLeft w:val="640"/>
          <w:marRight w:val="0"/>
          <w:marTop w:val="0"/>
          <w:marBottom w:val="0"/>
          <w:divBdr>
            <w:top w:val="none" w:sz="0" w:space="0" w:color="auto"/>
            <w:left w:val="none" w:sz="0" w:space="0" w:color="auto"/>
            <w:bottom w:val="none" w:sz="0" w:space="0" w:color="auto"/>
            <w:right w:val="none" w:sz="0" w:space="0" w:color="auto"/>
          </w:divBdr>
        </w:div>
        <w:div w:id="1077750352">
          <w:marLeft w:val="640"/>
          <w:marRight w:val="0"/>
          <w:marTop w:val="0"/>
          <w:marBottom w:val="0"/>
          <w:divBdr>
            <w:top w:val="none" w:sz="0" w:space="0" w:color="auto"/>
            <w:left w:val="none" w:sz="0" w:space="0" w:color="auto"/>
            <w:bottom w:val="none" w:sz="0" w:space="0" w:color="auto"/>
            <w:right w:val="none" w:sz="0" w:space="0" w:color="auto"/>
          </w:divBdr>
        </w:div>
        <w:div w:id="1086416361">
          <w:marLeft w:val="640"/>
          <w:marRight w:val="0"/>
          <w:marTop w:val="0"/>
          <w:marBottom w:val="0"/>
          <w:divBdr>
            <w:top w:val="none" w:sz="0" w:space="0" w:color="auto"/>
            <w:left w:val="none" w:sz="0" w:space="0" w:color="auto"/>
            <w:bottom w:val="none" w:sz="0" w:space="0" w:color="auto"/>
            <w:right w:val="none" w:sz="0" w:space="0" w:color="auto"/>
          </w:divBdr>
        </w:div>
        <w:div w:id="1145583981">
          <w:marLeft w:val="640"/>
          <w:marRight w:val="0"/>
          <w:marTop w:val="0"/>
          <w:marBottom w:val="0"/>
          <w:divBdr>
            <w:top w:val="none" w:sz="0" w:space="0" w:color="auto"/>
            <w:left w:val="none" w:sz="0" w:space="0" w:color="auto"/>
            <w:bottom w:val="none" w:sz="0" w:space="0" w:color="auto"/>
            <w:right w:val="none" w:sz="0" w:space="0" w:color="auto"/>
          </w:divBdr>
        </w:div>
        <w:div w:id="1156610348">
          <w:marLeft w:val="640"/>
          <w:marRight w:val="0"/>
          <w:marTop w:val="0"/>
          <w:marBottom w:val="0"/>
          <w:divBdr>
            <w:top w:val="none" w:sz="0" w:space="0" w:color="auto"/>
            <w:left w:val="none" w:sz="0" w:space="0" w:color="auto"/>
            <w:bottom w:val="none" w:sz="0" w:space="0" w:color="auto"/>
            <w:right w:val="none" w:sz="0" w:space="0" w:color="auto"/>
          </w:divBdr>
        </w:div>
        <w:div w:id="1215387017">
          <w:marLeft w:val="640"/>
          <w:marRight w:val="0"/>
          <w:marTop w:val="0"/>
          <w:marBottom w:val="0"/>
          <w:divBdr>
            <w:top w:val="none" w:sz="0" w:space="0" w:color="auto"/>
            <w:left w:val="none" w:sz="0" w:space="0" w:color="auto"/>
            <w:bottom w:val="none" w:sz="0" w:space="0" w:color="auto"/>
            <w:right w:val="none" w:sz="0" w:space="0" w:color="auto"/>
          </w:divBdr>
        </w:div>
        <w:div w:id="1218785210">
          <w:marLeft w:val="640"/>
          <w:marRight w:val="0"/>
          <w:marTop w:val="0"/>
          <w:marBottom w:val="0"/>
          <w:divBdr>
            <w:top w:val="none" w:sz="0" w:space="0" w:color="auto"/>
            <w:left w:val="none" w:sz="0" w:space="0" w:color="auto"/>
            <w:bottom w:val="none" w:sz="0" w:space="0" w:color="auto"/>
            <w:right w:val="none" w:sz="0" w:space="0" w:color="auto"/>
          </w:divBdr>
        </w:div>
        <w:div w:id="1232739420">
          <w:marLeft w:val="640"/>
          <w:marRight w:val="0"/>
          <w:marTop w:val="0"/>
          <w:marBottom w:val="0"/>
          <w:divBdr>
            <w:top w:val="none" w:sz="0" w:space="0" w:color="auto"/>
            <w:left w:val="none" w:sz="0" w:space="0" w:color="auto"/>
            <w:bottom w:val="none" w:sz="0" w:space="0" w:color="auto"/>
            <w:right w:val="none" w:sz="0" w:space="0" w:color="auto"/>
          </w:divBdr>
        </w:div>
        <w:div w:id="1256665806">
          <w:marLeft w:val="640"/>
          <w:marRight w:val="0"/>
          <w:marTop w:val="0"/>
          <w:marBottom w:val="0"/>
          <w:divBdr>
            <w:top w:val="none" w:sz="0" w:space="0" w:color="auto"/>
            <w:left w:val="none" w:sz="0" w:space="0" w:color="auto"/>
            <w:bottom w:val="none" w:sz="0" w:space="0" w:color="auto"/>
            <w:right w:val="none" w:sz="0" w:space="0" w:color="auto"/>
          </w:divBdr>
        </w:div>
        <w:div w:id="1274292145">
          <w:marLeft w:val="640"/>
          <w:marRight w:val="0"/>
          <w:marTop w:val="0"/>
          <w:marBottom w:val="0"/>
          <w:divBdr>
            <w:top w:val="none" w:sz="0" w:space="0" w:color="auto"/>
            <w:left w:val="none" w:sz="0" w:space="0" w:color="auto"/>
            <w:bottom w:val="none" w:sz="0" w:space="0" w:color="auto"/>
            <w:right w:val="none" w:sz="0" w:space="0" w:color="auto"/>
          </w:divBdr>
        </w:div>
        <w:div w:id="1281299451">
          <w:marLeft w:val="640"/>
          <w:marRight w:val="0"/>
          <w:marTop w:val="0"/>
          <w:marBottom w:val="0"/>
          <w:divBdr>
            <w:top w:val="none" w:sz="0" w:space="0" w:color="auto"/>
            <w:left w:val="none" w:sz="0" w:space="0" w:color="auto"/>
            <w:bottom w:val="none" w:sz="0" w:space="0" w:color="auto"/>
            <w:right w:val="none" w:sz="0" w:space="0" w:color="auto"/>
          </w:divBdr>
        </w:div>
        <w:div w:id="1345395773">
          <w:marLeft w:val="640"/>
          <w:marRight w:val="0"/>
          <w:marTop w:val="0"/>
          <w:marBottom w:val="0"/>
          <w:divBdr>
            <w:top w:val="none" w:sz="0" w:space="0" w:color="auto"/>
            <w:left w:val="none" w:sz="0" w:space="0" w:color="auto"/>
            <w:bottom w:val="none" w:sz="0" w:space="0" w:color="auto"/>
            <w:right w:val="none" w:sz="0" w:space="0" w:color="auto"/>
          </w:divBdr>
        </w:div>
        <w:div w:id="1349792848">
          <w:marLeft w:val="640"/>
          <w:marRight w:val="0"/>
          <w:marTop w:val="0"/>
          <w:marBottom w:val="0"/>
          <w:divBdr>
            <w:top w:val="none" w:sz="0" w:space="0" w:color="auto"/>
            <w:left w:val="none" w:sz="0" w:space="0" w:color="auto"/>
            <w:bottom w:val="none" w:sz="0" w:space="0" w:color="auto"/>
            <w:right w:val="none" w:sz="0" w:space="0" w:color="auto"/>
          </w:divBdr>
        </w:div>
        <w:div w:id="1373767390">
          <w:marLeft w:val="640"/>
          <w:marRight w:val="0"/>
          <w:marTop w:val="0"/>
          <w:marBottom w:val="0"/>
          <w:divBdr>
            <w:top w:val="none" w:sz="0" w:space="0" w:color="auto"/>
            <w:left w:val="none" w:sz="0" w:space="0" w:color="auto"/>
            <w:bottom w:val="none" w:sz="0" w:space="0" w:color="auto"/>
            <w:right w:val="none" w:sz="0" w:space="0" w:color="auto"/>
          </w:divBdr>
        </w:div>
        <w:div w:id="1381399751">
          <w:marLeft w:val="640"/>
          <w:marRight w:val="0"/>
          <w:marTop w:val="0"/>
          <w:marBottom w:val="0"/>
          <w:divBdr>
            <w:top w:val="none" w:sz="0" w:space="0" w:color="auto"/>
            <w:left w:val="none" w:sz="0" w:space="0" w:color="auto"/>
            <w:bottom w:val="none" w:sz="0" w:space="0" w:color="auto"/>
            <w:right w:val="none" w:sz="0" w:space="0" w:color="auto"/>
          </w:divBdr>
        </w:div>
        <w:div w:id="1394818715">
          <w:marLeft w:val="640"/>
          <w:marRight w:val="0"/>
          <w:marTop w:val="0"/>
          <w:marBottom w:val="0"/>
          <w:divBdr>
            <w:top w:val="none" w:sz="0" w:space="0" w:color="auto"/>
            <w:left w:val="none" w:sz="0" w:space="0" w:color="auto"/>
            <w:bottom w:val="none" w:sz="0" w:space="0" w:color="auto"/>
            <w:right w:val="none" w:sz="0" w:space="0" w:color="auto"/>
          </w:divBdr>
        </w:div>
        <w:div w:id="1423839356">
          <w:marLeft w:val="640"/>
          <w:marRight w:val="0"/>
          <w:marTop w:val="0"/>
          <w:marBottom w:val="0"/>
          <w:divBdr>
            <w:top w:val="none" w:sz="0" w:space="0" w:color="auto"/>
            <w:left w:val="none" w:sz="0" w:space="0" w:color="auto"/>
            <w:bottom w:val="none" w:sz="0" w:space="0" w:color="auto"/>
            <w:right w:val="none" w:sz="0" w:space="0" w:color="auto"/>
          </w:divBdr>
        </w:div>
        <w:div w:id="1449935882">
          <w:marLeft w:val="640"/>
          <w:marRight w:val="0"/>
          <w:marTop w:val="0"/>
          <w:marBottom w:val="0"/>
          <w:divBdr>
            <w:top w:val="none" w:sz="0" w:space="0" w:color="auto"/>
            <w:left w:val="none" w:sz="0" w:space="0" w:color="auto"/>
            <w:bottom w:val="none" w:sz="0" w:space="0" w:color="auto"/>
            <w:right w:val="none" w:sz="0" w:space="0" w:color="auto"/>
          </w:divBdr>
        </w:div>
        <w:div w:id="1476603986">
          <w:marLeft w:val="640"/>
          <w:marRight w:val="0"/>
          <w:marTop w:val="0"/>
          <w:marBottom w:val="0"/>
          <w:divBdr>
            <w:top w:val="none" w:sz="0" w:space="0" w:color="auto"/>
            <w:left w:val="none" w:sz="0" w:space="0" w:color="auto"/>
            <w:bottom w:val="none" w:sz="0" w:space="0" w:color="auto"/>
            <w:right w:val="none" w:sz="0" w:space="0" w:color="auto"/>
          </w:divBdr>
        </w:div>
        <w:div w:id="1498183993">
          <w:marLeft w:val="640"/>
          <w:marRight w:val="0"/>
          <w:marTop w:val="0"/>
          <w:marBottom w:val="0"/>
          <w:divBdr>
            <w:top w:val="none" w:sz="0" w:space="0" w:color="auto"/>
            <w:left w:val="none" w:sz="0" w:space="0" w:color="auto"/>
            <w:bottom w:val="none" w:sz="0" w:space="0" w:color="auto"/>
            <w:right w:val="none" w:sz="0" w:space="0" w:color="auto"/>
          </w:divBdr>
        </w:div>
        <w:div w:id="1558131718">
          <w:marLeft w:val="640"/>
          <w:marRight w:val="0"/>
          <w:marTop w:val="0"/>
          <w:marBottom w:val="0"/>
          <w:divBdr>
            <w:top w:val="none" w:sz="0" w:space="0" w:color="auto"/>
            <w:left w:val="none" w:sz="0" w:space="0" w:color="auto"/>
            <w:bottom w:val="none" w:sz="0" w:space="0" w:color="auto"/>
            <w:right w:val="none" w:sz="0" w:space="0" w:color="auto"/>
          </w:divBdr>
        </w:div>
        <w:div w:id="1574851416">
          <w:marLeft w:val="640"/>
          <w:marRight w:val="0"/>
          <w:marTop w:val="0"/>
          <w:marBottom w:val="0"/>
          <w:divBdr>
            <w:top w:val="none" w:sz="0" w:space="0" w:color="auto"/>
            <w:left w:val="none" w:sz="0" w:space="0" w:color="auto"/>
            <w:bottom w:val="none" w:sz="0" w:space="0" w:color="auto"/>
            <w:right w:val="none" w:sz="0" w:space="0" w:color="auto"/>
          </w:divBdr>
        </w:div>
        <w:div w:id="1587420256">
          <w:marLeft w:val="640"/>
          <w:marRight w:val="0"/>
          <w:marTop w:val="0"/>
          <w:marBottom w:val="0"/>
          <w:divBdr>
            <w:top w:val="none" w:sz="0" w:space="0" w:color="auto"/>
            <w:left w:val="none" w:sz="0" w:space="0" w:color="auto"/>
            <w:bottom w:val="none" w:sz="0" w:space="0" w:color="auto"/>
            <w:right w:val="none" w:sz="0" w:space="0" w:color="auto"/>
          </w:divBdr>
        </w:div>
        <w:div w:id="1606688556">
          <w:marLeft w:val="640"/>
          <w:marRight w:val="0"/>
          <w:marTop w:val="0"/>
          <w:marBottom w:val="0"/>
          <w:divBdr>
            <w:top w:val="none" w:sz="0" w:space="0" w:color="auto"/>
            <w:left w:val="none" w:sz="0" w:space="0" w:color="auto"/>
            <w:bottom w:val="none" w:sz="0" w:space="0" w:color="auto"/>
            <w:right w:val="none" w:sz="0" w:space="0" w:color="auto"/>
          </w:divBdr>
        </w:div>
        <w:div w:id="1613366027">
          <w:marLeft w:val="640"/>
          <w:marRight w:val="0"/>
          <w:marTop w:val="0"/>
          <w:marBottom w:val="0"/>
          <w:divBdr>
            <w:top w:val="none" w:sz="0" w:space="0" w:color="auto"/>
            <w:left w:val="none" w:sz="0" w:space="0" w:color="auto"/>
            <w:bottom w:val="none" w:sz="0" w:space="0" w:color="auto"/>
            <w:right w:val="none" w:sz="0" w:space="0" w:color="auto"/>
          </w:divBdr>
        </w:div>
        <w:div w:id="1674410792">
          <w:marLeft w:val="640"/>
          <w:marRight w:val="0"/>
          <w:marTop w:val="0"/>
          <w:marBottom w:val="0"/>
          <w:divBdr>
            <w:top w:val="none" w:sz="0" w:space="0" w:color="auto"/>
            <w:left w:val="none" w:sz="0" w:space="0" w:color="auto"/>
            <w:bottom w:val="none" w:sz="0" w:space="0" w:color="auto"/>
            <w:right w:val="none" w:sz="0" w:space="0" w:color="auto"/>
          </w:divBdr>
        </w:div>
        <w:div w:id="1680739460">
          <w:marLeft w:val="640"/>
          <w:marRight w:val="0"/>
          <w:marTop w:val="0"/>
          <w:marBottom w:val="0"/>
          <w:divBdr>
            <w:top w:val="none" w:sz="0" w:space="0" w:color="auto"/>
            <w:left w:val="none" w:sz="0" w:space="0" w:color="auto"/>
            <w:bottom w:val="none" w:sz="0" w:space="0" w:color="auto"/>
            <w:right w:val="none" w:sz="0" w:space="0" w:color="auto"/>
          </w:divBdr>
        </w:div>
        <w:div w:id="1701778581">
          <w:marLeft w:val="640"/>
          <w:marRight w:val="0"/>
          <w:marTop w:val="0"/>
          <w:marBottom w:val="0"/>
          <w:divBdr>
            <w:top w:val="none" w:sz="0" w:space="0" w:color="auto"/>
            <w:left w:val="none" w:sz="0" w:space="0" w:color="auto"/>
            <w:bottom w:val="none" w:sz="0" w:space="0" w:color="auto"/>
            <w:right w:val="none" w:sz="0" w:space="0" w:color="auto"/>
          </w:divBdr>
        </w:div>
        <w:div w:id="1719625433">
          <w:marLeft w:val="640"/>
          <w:marRight w:val="0"/>
          <w:marTop w:val="0"/>
          <w:marBottom w:val="0"/>
          <w:divBdr>
            <w:top w:val="none" w:sz="0" w:space="0" w:color="auto"/>
            <w:left w:val="none" w:sz="0" w:space="0" w:color="auto"/>
            <w:bottom w:val="none" w:sz="0" w:space="0" w:color="auto"/>
            <w:right w:val="none" w:sz="0" w:space="0" w:color="auto"/>
          </w:divBdr>
        </w:div>
        <w:div w:id="1792016898">
          <w:marLeft w:val="640"/>
          <w:marRight w:val="0"/>
          <w:marTop w:val="0"/>
          <w:marBottom w:val="0"/>
          <w:divBdr>
            <w:top w:val="none" w:sz="0" w:space="0" w:color="auto"/>
            <w:left w:val="none" w:sz="0" w:space="0" w:color="auto"/>
            <w:bottom w:val="none" w:sz="0" w:space="0" w:color="auto"/>
            <w:right w:val="none" w:sz="0" w:space="0" w:color="auto"/>
          </w:divBdr>
        </w:div>
        <w:div w:id="1805662502">
          <w:marLeft w:val="640"/>
          <w:marRight w:val="0"/>
          <w:marTop w:val="0"/>
          <w:marBottom w:val="0"/>
          <w:divBdr>
            <w:top w:val="none" w:sz="0" w:space="0" w:color="auto"/>
            <w:left w:val="none" w:sz="0" w:space="0" w:color="auto"/>
            <w:bottom w:val="none" w:sz="0" w:space="0" w:color="auto"/>
            <w:right w:val="none" w:sz="0" w:space="0" w:color="auto"/>
          </w:divBdr>
        </w:div>
        <w:div w:id="1838492538">
          <w:marLeft w:val="640"/>
          <w:marRight w:val="0"/>
          <w:marTop w:val="0"/>
          <w:marBottom w:val="0"/>
          <w:divBdr>
            <w:top w:val="none" w:sz="0" w:space="0" w:color="auto"/>
            <w:left w:val="none" w:sz="0" w:space="0" w:color="auto"/>
            <w:bottom w:val="none" w:sz="0" w:space="0" w:color="auto"/>
            <w:right w:val="none" w:sz="0" w:space="0" w:color="auto"/>
          </w:divBdr>
        </w:div>
        <w:div w:id="1850363631">
          <w:marLeft w:val="640"/>
          <w:marRight w:val="0"/>
          <w:marTop w:val="0"/>
          <w:marBottom w:val="0"/>
          <w:divBdr>
            <w:top w:val="none" w:sz="0" w:space="0" w:color="auto"/>
            <w:left w:val="none" w:sz="0" w:space="0" w:color="auto"/>
            <w:bottom w:val="none" w:sz="0" w:space="0" w:color="auto"/>
            <w:right w:val="none" w:sz="0" w:space="0" w:color="auto"/>
          </w:divBdr>
        </w:div>
        <w:div w:id="1893346168">
          <w:marLeft w:val="640"/>
          <w:marRight w:val="0"/>
          <w:marTop w:val="0"/>
          <w:marBottom w:val="0"/>
          <w:divBdr>
            <w:top w:val="none" w:sz="0" w:space="0" w:color="auto"/>
            <w:left w:val="none" w:sz="0" w:space="0" w:color="auto"/>
            <w:bottom w:val="none" w:sz="0" w:space="0" w:color="auto"/>
            <w:right w:val="none" w:sz="0" w:space="0" w:color="auto"/>
          </w:divBdr>
        </w:div>
        <w:div w:id="1901792888">
          <w:marLeft w:val="640"/>
          <w:marRight w:val="0"/>
          <w:marTop w:val="0"/>
          <w:marBottom w:val="0"/>
          <w:divBdr>
            <w:top w:val="none" w:sz="0" w:space="0" w:color="auto"/>
            <w:left w:val="none" w:sz="0" w:space="0" w:color="auto"/>
            <w:bottom w:val="none" w:sz="0" w:space="0" w:color="auto"/>
            <w:right w:val="none" w:sz="0" w:space="0" w:color="auto"/>
          </w:divBdr>
        </w:div>
        <w:div w:id="1922711180">
          <w:marLeft w:val="640"/>
          <w:marRight w:val="0"/>
          <w:marTop w:val="0"/>
          <w:marBottom w:val="0"/>
          <w:divBdr>
            <w:top w:val="none" w:sz="0" w:space="0" w:color="auto"/>
            <w:left w:val="none" w:sz="0" w:space="0" w:color="auto"/>
            <w:bottom w:val="none" w:sz="0" w:space="0" w:color="auto"/>
            <w:right w:val="none" w:sz="0" w:space="0" w:color="auto"/>
          </w:divBdr>
        </w:div>
        <w:div w:id="1942372778">
          <w:marLeft w:val="640"/>
          <w:marRight w:val="0"/>
          <w:marTop w:val="0"/>
          <w:marBottom w:val="0"/>
          <w:divBdr>
            <w:top w:val="none" w:sz="0" w:space="0" w:color="auto"/>
            <w:left w:val="none" w:sz="0" w:space="0" w:color="auto"/>
            <w:bottom w:val="none" w:sz="0" w:space="0" w:color="auto"/>
            <w:right w:val="none" w:sz="0" w:space="0" w:color="auto"/>
          </w:divBdr>
        </w:div>
        <w:div w:id="2008559262">
          <w:marLeft w:val="640"/>
          <w:marRight w:val="0"/>
          <w:marTop w:val="0"/>
          <w:marBottom w:val="0"/>
          <w:divBdr>
            <w:top w:val="none" w:sz="0" w:space="0" w:color="auto"/>
            <w:left w:val="none" w:sz="0" w:space="0" w:color="auto"/>
            <w:bottom w:val="none" w:sz="0" w:space="0" w:color="auto"/>
            <w:right w:val="none" w:sz="0" w:space="0" w:color="auto"/>
          </w:divBdr>
        </w:div>
        <w:div w:id="2013137639">
          <w:marLeft w:val="640"/>
          <w:marRight w:val="0"/>
          <w:marTop w:val="0"/>
          <w:marBottom w:val="0"/>
          <w:divBdr>
            <w:top w:val="none" w:sz="0" w:space="0" w:color="auto"/>
            <w:left w:val="none" w:sz="0" w:space="0" w:color="auto"/>
            <w:bottom w:val="none" w:sz="0" w:space="0" w:color="auto"/>
            <w:right w:val="none" w:sz="0" w:space="0" w:color="auto"/>
          </w:divBdr>
        </w:div>
        <w:div w:id="2024548629">
          <w:marLeft w:val="640"/>
          <w:marRight w:val="0"/>
          <w:marTop w:val="0"/>
          <w:marBottom w:val="0"/>
          <w:divBdr>
            <w:top w:val="none" w:sz="0" w:space="0" w:color="auto"/>
            <w:left w:val="none" w:sz="0" w:space="0" w:color="auto"/>
            <w:bottom w:val="none" w:sz="0" w:space="0" w:color="auto"/>
            <w:right w:val="none" w:sz="0" w:space="0" w:color="auto"/>
          </w:divBdr>
        </w:div>
        <w:div w:id="2038578443">
          <w:marLeft w:val="640"/>
          <w:marRight w:val="0"/>
          <w:marTop w:val="0"/>
          <w:marBottom w:val="0"/>
          <w:divBdr>
            <w:top w:val="none" w:sz="0" w:space="0" w:color="auto"/>
            <w:left w:val="none" w:sz="0" w:space="0" w:color="auto"/>
            <w:bottom w:val="none" w:sz="0" w:space="0" w:color="auto"/>
            <w:right w:val="none" w:sz="0" w:space="0" w:color="auto"/>
          </w:divBdr>
        </w:div>
        <w:div w:id="2080402749">
          <w:marLeft w:val="640"/>
          <w:marRight w:val="0"/>
          <w:marTop w:val="0"/>
          <w:marBottom w:val="0"/>
          <w:divBdr>
            <w:top w:val="none" w:sz="0" w:space="0" w:color="auto"/>
            <w:left w:val="none" w:sz="0" w:space="0" w:color="auto"/>
            <w:bottom w:val="none" w:sz="0" w:space="0" w:color="auto"/>
            <w:right w:val="none" w:sz="0" w:space="0" w:color="auto"/>
          </w:divBdr>
        </w:div>
        <w:div w:id="2089571185">
          <w:marLeft w:val="640"/>
          <w:marRight w:val="0"/>
          <w:marTop w:val="0"/>
          <w:marBottom w:val="0"/>
          <w:divBdr>
            <w:top w:val="none" w:sz="0" w:space="0" w:color="auto"/>
            <w:left w:val="none" w:sz="0" w:space="0" w:color="auto"/>
            <w:bottom w:val="none" w:sz="0" w:space="0" w:color="auto"/>
            <w:right w:val="none" w:sz="0" w:space="0" w:color="auto"/>
          </w:divBdr>
        </w:div>
        <w:div w:id="2102068286">
          <w:marLeft w:val="640"/>
          <w:marRight w:val="0"/>
          <w:marTop w:val="0"/>
          <w:marBottom w:val="0"/>
          <w:divBdr>
            <w:top w:val="none" w:sz="0" w:space="0" w:color="auto"/>
            <w:left w:val="none" w:sz="0" w:space="0" w:color="auto"/>
            <w:bottom w:val="none" w:sz="0" w:space="0" w:color="auto"/>
            <w:right w:val="none" w:sz="0" w:space="0" w:color="auto"/>
          </w:divBdr>
        </w:div>
        <w:div w:id="2111005106">
          <w:marLeft w:val="640"/>
          <w:marRight w:val="0"/>
          <w:marTop w:val="0"/>
          <w:marBottom w:val="0"/>
          <w:divBdr>
            <w:top w:val="none" w:sz="0" w:space="0" w:color="auto"/>
            <w:left w:val="none" w:sz="0" w:space="0" w:color="auto"/>
            <w:bottom w:val="none" w:sz="0" w:space="0" w:color="auto"/>
            <w:right w:val="none" w:sz="0" w:space="0" w:color="auto"/>
          </w:divBdr>
        </w:div>
        <w:div w:id="2113276929">
          <w:marLeft w:val="640"/>
          <w:marRight w:val="0"/>
          <w:marTop w:val="0"/>
          <w:marBottom w:val="0"/>
          <w:divBdr>
            <w:top w:val="none" w:sz="0" w:space="0" w:color="auto"/>
            <w:left w:val="none" w:sz="0" w:space="0" w:color="auto"/>
            <w:bottom w:val="none" w:sz="0" w:space="0" w:color="auto"/>
            <w:right w:val="none" w:sz="0" w:space="0" w:color="auto"/>
          </w:divBdr>
        </w:div>
        <w:div w:id="2116514118">
          <w:marLeft w:val="640"/>
          <w:marRight w:val="0"/>
          <w:marTop w:val="0"/>
          <w:marBottom w:val="0"/>
          <w:divBdr>
            <w:top w:val="none" w:sz="0" w:space="0" w:color="auto"/>
            <w:left w:val="none" w:sz="0" w:space="0" w:color="auto"/>
            <w:bottom w:val="none" w:sz="0" w:space="0" w:color="auto"/>
            <w:right w:val="none" w:sz="0" w:space="0" w:color="auto"/>
          </w:divBdr>
        </w:div>
      </w:divsChild>
    </w:div>
    <w:div w:id="178475969">
      <w:bodyDiv w:val="1"/>
      <w:marLeft w:val="0"/>
      <w:marRight w:val="0"/>
      <w:marTop w:val="0"/>
      <w:marBottom w:val="0"/>
      <w:divBdr>
        <w:top w:val="none" w:sz="0" w:space="0" w:color="auto"/>
        <w:left w:val="none" w:sz="0" w:space="0" w:color="auto"/>
        <w:bottom w:val="none" w:sz="0" w:space="0" w:color="auto"/>
        <w:right w:val="none" w:sz="0" w:space="0" w:color="auto"/>
      </w:divBdr>
      <w:divsChild>
        <w:div w:id="1933246767">
          <w:marLeft w:val="640"/>
          <w:marRight w:val="0"/>
          <w:marTop w:val="0"/>
          <w:marBottom w:val="0"/>
          <w:divBdr>
            <w:top w:val="none" w:sz="0" w:space="0" w:color="auto"/>
            <w:left w:val="none" w:sz="0" w:space="0" w:color="auto"/>
            <w:bottom w:val="none" w:sz="0" w:space="0" w:color="auto"/>
            <w:right w:val="none" w:sz="0" w:space="0" w:color="auto"/>
          </w:divBdr>
        </w:div>
        <w:div w:id="2038044617">
          <w:marLeft w:val="640"/>
          <w:marRight w:val="0"/>
          <w:marTop w:val="0"/>
          <w:marBottom w:val="0"/>
          <w:divBdr>
            <w:top w:val="none" w:sz="0" w:space="0" w:color="auto"/>
            <w:left w:val="none" w:sz="0" w:space="0" w:color="auto"/>
            <w:bottom w:val="none" w:sz="0" w:space="0" w:color="auto"/>
            <w:right w:val="none" w:sz="0" w:space="0" w:color="auto"/>
          </w:divBdr>
        </w:div>
        <w:div w:id="172188332">
          <w:marLeft w:val="640"/>
          <w:marRight w:val="0"/>
          <w:marTop w:val="0"/>
          <w:marBottom w:val="0"/>
          <w:divBdr>
            <w:top w:val="none" w:sz="0" w:space="0" w:color="auto"/>
            <w:left w:val="none" w:sz="0" w:space="0" w:color="auto"/>
            <w:bottom w:val="none" w:sz="0" w:space="0" w:color="auto"/>
            <w:right w:val="none" w:sz="0" w:space="0" w:color="auto"/>
          </w:divBdr>
        </w:div>
        <w:div w:id="224026009">
          <w:marLeft w:val="640"/>
          <w:marRight w:val="0"/>
          <w:marTop w:val="0"/>
          <w:marBottom w:val="0"/>
          <w:divBdr>
            <w:top w:val="none" w:sz="0" w:space="0" w:color="auto"/>
            <w:left w:val="none" w:sz="0" w:space="0" w:color="auto"/>
            <w:bottom w:val="none" w:sz="0" w:space="0" w:color="auto"/>
            <w:right w:val="none" w:sz="0" w:space="0" w:color="auto"/>
          </w:divBdr>
        </w:div>
        <w:div w:id="1221554902">
          <w:marLeft w:val="640"/>
          <w:marRight w:val="0"/>
          <w:marTop w:val="0"/>
          <w:marBottom w:val="0"/>
          <w:divBdr>
            <w:top w:val="none" w:sz="0" w:space="0" w:color="auto"/>
            <w:left w:val="none" w:sz="0" w:space="0" w:color="auto"/>
            <w:bottom w:val="none" w:sz="0" w:space="0" w:color="auto"/>
            <w:right w:val="none" w:sz="0" w:space="0" w:color="auto"/>
          </w:divBdr>
        </w:div>
        <w:div w:id="685055188">
          <w:marLeft w:val="640"/>
          <w:marRight w:val="0"/>
          <w:marTop w:val="0"/>
          <w:marBottom w:val="0"/>
          <w:divBdr>
            <w:top w:val="none" w:sz="0" w:space="0" w:color="auto"/>
            <w:left w:val="none" w:sz="0" w:space="0" w:color="auto"/>
            <w:bottom w:val="none" w:sz="0" w:space="0" w:color="auto"/>
            <w:right w:val="none" w:sz="0" w:space="0" w:color="auto"/>
          </w:divBdr>
        </w:div>
        <w:div w:id="85931031">
          <w:marLeft w:val="640"/>
          <w:marRight w:val="0"/>
          <w:marTop w:val="0"/>
          <w:marBottom w:val="0"/>
          <w:divBdr>
            <w:top w:val="none" w:sz="0" w:space="0" w:color="auto"/>
            <w:left w:val="none" w:sz="0" w:space="0" w:color="auto"/>
            <w:bottom w:val="none" w:sz="0" w:space="0" w:color="auto"/>
            <w:right w:val="none" w:sz="0" w:space="0" w:color="auto"/>
          </w:divBdr>
        </w:div>
        <w:div w:id="1576210333">
          <w:marLeft w:val="640"/>
          <w:marRight w:val="0"/>
          <w:marTop w:val="0"/>
          <w:marBottom w:val="0"/>
          <w:divBdr>
            <w:top w:val="none" w:sz="0" w:space="0" w:color="auto"/>
            <w:left w:val="none" w:sz="0" w:space="0" w:color="auto"/>
            <w:bottom w:val="none" w:sz="0" w:space="0" w:color="auto"/>
            <w:right w:val="none" w:sz="0" w:space="0" w:color="auto"/>
          </w:divBdr>
        </w:div>
        <w:div w:id="2007786627">
          <w:marLeft w:val="640"/>
          <w:marRight w:val="0"/>
          <w:marTop w:val="0"/>
          <w:marBottom w:val="0"/>
          <w:divBdr>
            <w:top w:val="none" w:sz="0" w:space="0" w:color="auto"/>
            <w:left w:val="none" w:sz="0" w:space="0" w:color="auto"/>
            <w:bottom w:val="none" w:sz="0" w:space="0" w:color="auto"/>
            <w:right w:val="none" w:sz="0" w:space="0" w:color="auto"/>
          </w:divBdr>
        </w:div>
        <w:div w:id="436406734">
          <w:marLeft w:val="640"/>
          <w:marRight w:val="0"/>
          <w:marTop w:val="0"/>
          <w:marBottom w:val="0"/>
          <w:divBdr>
            <w:top w:val="none" w:sz="0" w:space="0" w:color="auto"/>
            <w:left w:val="none" w:sz="0" w:space="0" w:color="auto"/>
            <w:bottom w:val="none" w:sz="0" w:space="0" w:color="auto"/>
            <w:right w:val="none" w:sz="0" w:space="0" w:color="auto"/>
          </w:divBdr>
        </w:div>
        <w:div w:id="582228557">
          <w:marLeft w:val="640"/>
          <w:marRight w:val="0"/>
          <w:marTop w:val="0"/>
          <w:marBottom w:val="0"/>
          <w:divBdr>
            <w:top w:val="none" w:sz="0" w:space="0" w:color="auto"/>
            <w:left w:val="none" w:sz="0" w:space="0" w:color="auto"/>
            <w:bottom w:val="none" w:sz="0" w:space="0" w:color="auto"/>
            <w:right w:val="none" w:sz="0" w:space="0" w:color="auto"/>
          </w:divBdr>
        </w:div>
        <w:div w:id="512230893">
          <w:marLeft w:val="640"/>
          <w:marRight w:val="0"/>
          <w:marTop w:val="0"/>
          <w:marBottom w:val="0"/>
          <w:divBdr>
            <w:top w:val="none" w:sz="0" w:space="0" w:color="auto"/>
            <w:left w:val="none" w:sz="0" w:space="0" w:color="auto"/>
            <w:bottom w:val="none" w:sz="0" w:space="0" w:color="auto"/>
            <w:right w:val="none" w:sz="0" w:space="0" w:color="auto"/>
          </w:divBdr>
        </w:div>
        <w:div w:id="1819765317">
          <w:marLeft w:val="640"/>
          <w:marRight w:val="0"/>
          <w:marTop w:val="0"/>
          <w:marBottom w:val="0"/>
          <w:divBdr>
            <w:top w:val="none" w:sz="0" w:space="0" w:color="auto"/>
            <w:left w:val="none" w:sz="0" w:space="0" w:color="auto"/>
            <w:bottom w:val="none" w:sz="0" w:space="0" w:color="auto"/>
            <w:right w:val="none" w:sz="0" w:space="0" w:color="auto"/>
          </w:divBdr>
        </w:div>
        <w:div w:id="82190353">
          <w:marLeft w:val="640"/>
          <w:marRight w:val="0"/>
          <w:marTop w:val="0"/>
          <w:marBottom w:val="0"/>
          <w:divBdr>
            <w:top w:val="none" w:sz="0" w:space="0" w:color="auto"/>
            <w:left w:val="none" w:sz="0" w:space="0" w:color="auto"/>
            <w:bottom w:val="none" w:sz="0" w:space="0" w:color="auto"/>
            <w:right w:val="none" w:sz="0" w:space="0" w:color="auto"/>
          </w:divBdr>
        </w:div>
        <w:div w:id="1253785129">
          <w:marLeft w:val="640"/>
          <w:marRight w:val="0"/>
          <w:marTop w:val="0"/>
          <w:marBottom w:val="0"/>
          <w:divBdr>
            <w:top w:val="none" w:sz="0" w:space="0" w:color="auto"/>
            <w:left w:val="none" w:sz="0" w:space="0" w:color="auto"/>
            <w:bottom w:val="none" w:sz="0" w:space="0" w:color="auto"/>
            <w:right w:val="none" w:sz="0" w:space="0" w:color="auto"/>
          </w:divBdr>
        </w:div>
        <w:div w:id="1162282526">
          <w:marLeft w:val="640"/>
          <w:marRight w:val="0"/>
          <w:marTop w:val="0"/>
          <w:marBottom w:val="0"/>
          <w:divBdr>
            <w:top w:val="none" w:sz="0" w:space="0" w:color="auto"/>
            <w:left w:val="none" w:sz="0" w:space="0" w:color="auto"/>
            <w:bottom w:val="none" w:sz="0" w:space="0" w:color="auto"/>
            <w:right w:val="none" w:sz="0" w:space="0" w:color="auto"/>
          </w:divBdr>
        </w:div>
        <w:div w:id="767114776">
          <w:marLeft w:val="640"/>
          <w:marRight w:val="0"/>
          <w:marTop w:val="0"/>
          <w:marBottom w:val="0"/>
          <w:divBdr>
            <w:top w:val="none" w:sz="0" w:space="0" w:color="auto"/>
            <w:left w:val="none" w:sz="0" w:space="0" w:color="auto"/>
            <w:bottom w:val="none" w:sz="0" w:space="0" w:color="auto"/>
            <w:right w:val="none" w:sz="0" w:space="0" w:color="auto"/>
          </w:divBdr>
        </w:div>
        <w:div w:id="929240190">
          <w:marLeft w:val="640"/>
          <w:marRight w:val="0"/>
          <w:marTop w:val="0"/>
          <w:marBottom w:val="0"/>
          <w:divBdr>
            <w:top w:val="none" w:sz="0" w:space="0" w:color="auto"/>
            <w:left w:val="none" w:sz="0" w:space="0" w:color="auto"/>
            <w:bottom w:val="none" w:sz="0" w:space="0" w:color="auto"/>
            <w:right w:val="none" w:sz="0" w:space="0" w:color="auto"/>
          </w:divBdr>
        </w:div>
        <w:div w:id="1183394903">
          <w:marLeft w:val="640"/>
          <w:marRight w:val="0"/>
          <w:marTop w:val="0"/>
          <w:marBottom w:val="0"/>
          <w:divBdr>
            <w:top w:val="none" w:sz="0" w:space="0" w:color="auto"/>
            <w:left w:val="none" w:sz="0" w:space="0" w:color="auto"/>
            <w:bottom w:val="none" w:sz="0" w:space="0" w:color="auto"/>
            <w:right w:val="none" w:sz="0" w:space="0" w:color="auto"/>
          </w:divBdr>
        </w:div>
        <w:div w:id="689181036">
          <w:marLeft w:val="640"/>
          <w:marRight w:val="0"/>
          <w:marTop w:val="0"/>
          <w:marBottom w:val="0"/>
          <w:divBdr>
            <w:top w:val="none" w:sz="0" w:space="0" w:color="auto"/>
            <w:left w:val="none" w:sz="0" w:space="0" w:color="auto"/>
            <w:bottom w:val="none" w:sz="0" w:space="0" w:color="auto"/>
            <w:right w:val="none" w:sz="0" w:space="0" w:color="auto"/>
          </w:divBdr>
        </w:div>
        <w:div w:id="1713187019">
          <w:marLeft w:val="640"/>
          <w:marRight w:val="0"/>
          <w:marTop w:val="0"/>
          <w:marBottom w:val="0"/>
          <w:divBdr>
            <w:top w:val="none" w:sz="0" w:space="0" w:color="auto"/>
            <w:left w:val="none" w:sz="0" w:space="0" w:color="auto"/>
            <w:bottom w:val="none" w:sz="0" w:space="0" w:color="auto"/>
            <w:right w:val="none" w:sz="0" w:space="0" w:color="auto"/>
          </w:divBdr>
        </w:div>
        <w:div w:id="296036881">
          <w:marLeft w:val="640"/>
          <w:marRight w:val="0"/>
          <w:marTop w:val="0"/>
          <w:marBottom w:val="0"/>
          <w:divBdr>
            <w:top w:val="none" w:sz="0" w:space="0" w:color="auto"/>
            <w:left w:val="none" w:sz="0" w:space="0" w:color="auto"/>
            <w:bottom w:val="none" w:sz="0" w:space="0" w:color="auto"/>
            <w:right w:val="none" w:sz="0" w:space="0" w:color="auto"/>
          </w:divBdr>
        </w:div>
        <w:div w:id="1803501944">
          <w:marLeft w:val="640"/>
          <w:marRight w:val="0"/>
          <w:marTop w:val="0"/>
          <w:marBottom w:val="0"/>
          <w:divBdr>
            <w:top w:val="none" w:sz="0" w:space="0" w:color="auto"/>
            <w:left w:val="none" w:sz="0" w:space="0" w:color="auto"/>
            <w:bottom w:val="none" w:sz="0" w:space="0" w:color="auto"/>
            <w:right w:val="none" w:sz="0" w:space="0" w:color="auto"/>
          </w:divBdr>
        </w:div>
        <w:div w:id="1003166732">
          <w:marLeft w:val="640"/>
          <w:marRight w:val="0"/>
          <w:marTop w:val="0"/>
          <w:marBottom w:val="0"/>
          <w:divBdr>
            <w:top w:val="none" w:sz="0" w:space="0" w:color="auto"/>
            <w:left w:val="none" w:sz="0" w:space="0" w:color="auto"/>
            <w:bottom w:val="none" w:sz="0" w:space="0" w:color="auto"/>
            <w:right w:val="none" w:sz="0" w:space="0" w:color="auto"/>
          </w:divBdr>
        </w:div>
        <w:div w:id="2129272991">
          <w:marLeft w:val="640"/>
          <w:marRight w:val="0"/>
          <w:marTop w:val="0"/>
          <w:marBottom w:val="0"/>
          <w:divBdr>
            <w:top w:val="none" w:sz="0" w:space="0" w:color="auto"/>
            <w:left w:val="none" w:sz="0" w:space="0" w:color="auto"/>
            <w:bottom w:val="none" w:sz="0" w:space="0" w:color="auto"/>
            <w:right w:val="none" w:sz="0" w:space="0" w:color="auto"/>
          </w:divBdr>
        </w:div>
        <w:div w:id="2116249509">
          <w:marLeft w:val="640"/>
          <w:marRight w:val="0"/>
          <w:marTop w:val="0"/>
          <w:marBottom w:val="0"/>
          <w:divBdr>
            <w:top w:val="none" w:sz="0" w:space="0" w:color="auto"/>
            <w:left w:val="none" w:sz="0" w:space="0" w:color="auto"/>
            <w:bottom w:val="none" w:sz="0" w:space="0" w:color="auto"/>
            <w:right w:val="none" w:sz="0" w:space="0" w:color="auto"/>
          </w:divBdr>
        </w:div>
        <w:div w:id="1171993766">
          <w:marLeft w:val="640"/>
          <w:marRight w:val="0"/>
          <w:marTop w:val="0"/>
          <w:marBottom w:val="0"/>
          <w:divBdr>
            <w:top w:val="none" w:sz="0" w:space="0" w:color="auto"/>
            <w:left w:val="none" w:sz="0" w:space="0" w:color="auto"/>
            <w:bottom w:val="none" w:sz="0" w:space="0" w:color="auto"/>
            <w:right w:val="none" w:sz="0" w:space="0" w:color="auto"/>
          </w:divBdr>
        </w:div>
        <w:div w:id="1225023147">
          <w:marLeft w:val="640"/>
          <w:marRight w:val="0"/>
          <w:marTop w:val="0"/>
          <w:marBottom w:val="0"/>
          <w:divBdr>
            <w:top w:val="none" w:sz="0" w:space="0" w:color="auto"/>
            <w:left w:val="none" w:sz="0" w:space="0" w:color="auto"/>
            <w:bottom w:val="none" w:sz="0" w:space="0" w:color="auto"/>
            <w:right w:val="none" w:sz="0" w:space="0" w:color="auto"/>
          </w:divBdr>
        </w:div>
        <w:div w:id="2053653839">
          <w:marLeft w:val="640"/>
          <w:marRight w:val="0"/>
          <w:marTop w:val="0"/>
          <w:marBottom w:val="0"/>
          <w:divBdr>
            <w:top w:val="none" w:sz="0" w:space="0" w:color="auto"/>
            <w:left w:val="none" w:sz="0" w:space="0" w:color="auto"/>
            <w:bottom w:val="none" w:sz="0" w:space="0" w:color="auto"/>
            <w:right w:val="none" w:sz="0" w:space="0" w:color="auto"/>
          </w:divBdr>
        </w:div>
        <w:div w:id="169875642">
          <w:marLeft w:val="640"/>
          <w:marRight w:val="0"/>
          <w:marTop w:val="0"/>
          <w:marBottom w:val="0"/>
          <w:divBdr>
            <w:top w:val="none" w:sz="0" w:space="0" w:color="auto"/>
            <w:left w:val="none" w:sz="0" w:space="0" w:color="auto"/>
            <w:bottom w:val="none" w:sz="0" w:space="0" w:color="auto"/>
            <w:right w:val="none" w:sz="0" w:space="0" w:color="auto"/>
          </w:divBdr>
        </w:div>
        <w:div w:id="341932760">
          <w:marLeft w:val="640"/>
          <w:marRight w:val="0"/>
          <w:marTop w:val="0"/>
          <w:marBottom w:val="0"/>
          <w:divBdr>
            <w:top w:val="none" w:sz="0" w:space="0" w:color="auto"/>
            <w:left w:val="none" w:sz="0" w:space="0" w:color="auto"/>
            <w:bottom w:val="none" w:sz="0" w:space="0" w:color="auto"/>
            <w:right w:val="none" w:sz="0" w:space="0" w:color="auto"/>
          </w:divBdr>
        </w:div>
        <w:div w:id="1385254269">
          <w:marLeft w:val="640"/>
          <w:marRight w:val="0"/>
          <w:marTop w:val="0"/>
          <w:marBottom w:val="0"/>
          <w:divBdr>
            <w:top w:val="none" w:sz="0" w:space="0" w:color="auto"/>
            <w:left w:val="none" w:sz="0" w:space="0" w:color="auto"/>
            <w:bottom w:val="none" w:sz="0" w:space="0" w:color="auto"/>
            <w:right w:val="none" w:sz="0" w:space="0" w:color="auto"/>
          </w:divBdr>
        </w:div>
        <w:div w:id="1563979051">
          <w:marLeft w:val="640"/>
          <w:marRight w:val="0"/>
          <w:marTop w:val="0"/>
          <w:marBottom w:val="0"/>
          <w:divBdr>
            <w:top w:val="none" w:sz="0" w:space="0" w:color="auto"/>
            <w:left w:val="none" w:sz="0" w:space="0" w:color="auto"/>
            <w:bottom w:val="none" w:sz="0" w:space="0" w:color="auto"/>
            <w:right w:val="none" w:sz="0" w:space="0" w:color="auto"/>
          </w:divBdr>
        </w:div>
        <w:div w:id="1036078412">
          <w:marLeft w:val="640"/>
          <w:marRight w:val="0"/>
          <w:marTop w:val="0"/>
          <w:marBottom w:val="0"/>
          <w:divBdr>
            <w:top w:val="none" w:sz="0" w:space="0" w:color="auto"/>
            <w:left w:val="none" w:sz="0" w:space="0" w:color="auto"/>
            <w:bottom w:val="none" w:sz="0" w:space="0" w:color="auto"/>
            <w:right w:val="none" w:sz="0" w:space="0" w:color="auto"/>
          </w:divBdr>
        </w:div>
        <w:div w:id="1953441240">
          <w:marLeft w:val="640"/>
          <w:marRight w:val="0"/>
          <w:marTop w:val="0"/>
          <w:marBottom w:val="0"/>
          <w:divBdr>
            <w:top w:val="none" w:sz="0" w:space="0" w:color="auto"/>
            <w:left w:val="none" w:sz="0" w:space="0" w:color="auto"/>
            <w:bottom w:val="none" w:sz="0" w:space="0" w:color="auto"/>
            <w:right w:val="none" w:sz="0" w:space="0" w:color="auto"/>
          </w:divBdr>
        </w:div>
        <w:div w:id="1355612474">
          <w:marLeft w:val="640"/>
          <w:marRight w:val="0"/>
          <w:marTop w:val="0"/>
          <w:marBottom w:val="0"/>
          <w:divBdr>
            <w:top w:val="none" w:sz="0" w:space="0" w:color="auto"/>
            <w:left w:val="none" w:sz="0" w:space="0" w:color="auto"/>
            <w:bottom w:val="none" w:sz="0" w:space="0" w:color="auto"/>
            <w:right w:val="none" w:sz="0" w:space="0" w:color="auto"/>
          </w:divBdr>
        </w:div>
        <w:div w:id="676807150">
          <w:marLeft w:val="640"/>
          <w:marRight w:val="0"/>
          <w:marTop w:val="0"/>
          <w:marBottom w:val="0"/>
          <w:divBdr>
            <w:top w:val="none" w:sz="0" w:space="0" w:color="auto"/>
            <w:left w:val="none" w:sz="0" w:space="0" w:color="auto"/>
            <w:bottom w:val="none" w:sz="0" w:space="0" w:color="auto"/>
            <w:right w:val="none" w:sz="0" w:space="0" w:color="auto"/>
          </w:divBdr>
        </w:div>
        <w:div w:id="1881046952">
          <w:marLeft w:val="640"/>
          <w:marRight w:val="0"/>
          <w:marTop w:val="0"/>
          <w:marBottom w:val="0"/>
          <w:divBdr>
            <w:top w:val="none" w:sz="0" w:space="0" w:color="auto"/>
            <w:left w:val="none" w:sz="0" w:space="0" w:color="auto"/>
            <w:bottom w:val="none" w:sz="0" w:space="0" w:color="auto"/>
            <w:right w:val="none" w:sz="0" w:space="0" w:color="auto"/>
          </w:divBdr>
        </w:div>
        <w:div w:id="1872105934">
          <w:marLeft w:val="640"/>
          <w:marRight w:val="0"/>
          <w:marTop w:val="0"/>
          <w:marBottom w:val="0"/>
          <w:divBdr>
            <w:top w:val="none" w:sz="0" w:space="0" w:color="auto"/>
            <w:left w:val="none" w:sz="0" w:space="0" w:color="auto"/>
            <w:bottom w:val="none" w:sz="0" w:space="0" w:color="auto"/>
            <w:right w:val="none" w:sz="0" w:space="0" w:color="auto"/>
          </w:divBdr>
        </w:div>
        <w:div w:id="127433222">
          <w:marLeft w:val="640"/>
          <w:marRight w:val="0"/>
          <w:marTop w:val="0"/>
          <w:marBottom w:val="0"/>
          <w:divBdr>
            <w:top w:val="none" w:sz="0" w:space="0" w:color="auto"/>
            <w:left w:val="none" w:sz="0" w:space="0" w:color="auto"/>
            <w:bottom w:val="none" w:sz="0" w:space="0" w:color="auto"/>
            <w:right w:val="none" w:sz="0" w:space="0" w:color="auto"/>
          </w:divBdr>
        </w:div>
        <w:div w:id="1710033544">
          <w:marLeft w:val="640"/>
          <w:marRight w:val="0"/>
          <w:marTop w:val="0"/>
          <w:marBottom w:val="0"/>
          <w:divBdr>
            <w:top w:val="none" w:sz="0" w:space="0" w:color="auto"/>
            <w:left w:val="none" w:sz="0" w:space="0" w:color="auto"/>
            <w:bottom w:val="none" w:sz="0" w:space="0" w:color="auto"/>
            <w:right w:val="none" w:sz="0" w:space="0" w:color="auto"/>
          </w:divBdr>
        </w:div>
        <w:div w:id="268314972">
          <w:marLeft w:val="640"/>
          <w:marRight w:val="0"/>
          <w:marTop w:val="0"/>
          <w:marBottom w:val="0"/>
          <w:divBdr>
            <w:top w:val="none" w:sz="0" w:space="0" w:color="auto"/>
            <w:left w:val="none" w:sz="0" w:space="0" w:color="auto"/>
            <w:bottom w:val="none" w:sz="0" w:space="0" w:color="auto"/>
            <w:right w:val="none" w:sz="0" w:space="0" w:color="auto"/>
          </w:divBdr>
        </w:div>
        <w:div w:id="1137382582">
          <w:marLeft w:val="640"/>
          <w:marRight w:val="0"/>
          <w:marTop w:val="0"/>
          <w:marBottom w:val="0"/>
          <w:divBdr>
            <w:top w:val="none" w:sz="0" w:space="0" w:color="auto"/>
            <w:left w:val="none" w:sz="0" w:space="0" w:color="auto"/>
            <w:bottom w:val="none" w:sz="0" w:space="0" w:color="auto"/>
            <w:right w:val="none" w:sz="0" w:space="0" w:color="auto"/>
          </w:divBdr>
        </w:div>
        <w:div w:id="536283710">
          <w:marLeft w:val="640"/>
          <w:marRight w:val="0"/>
          <w:marTop w:val="0"/>
          <w:marBottom w:val="0"/>
          <w:divBdr>
            <w:top w:val="none" w:sz="0" w:space="0" w:color="auto"/>
            <w:left w:val="none" w:sz="0" w:space="0" w:color="auto"/>
            <w:bottom w:val="none" w:sz="0" w:space="0" w:color="auto"/>
            <w:right w:val="none" w:sz="0" w:space="0" w:color="auto"/>
          </w:divBdr>
        </w:div>
        <w:div w:id="2077121048">
          <w:marLeft w:val="640"/>
          <w:marRight w:val="0"/>
          <w:marTop w:val="0"/>
          <w:marBottom w:val="0"/>
          <w:divBdr>
            <w:top w:val="none" w:sz="0" w:space="0" w:color="auto"/>
            <w:left w:val="none" w:sz="0" w:space="0" w:color="auto"/>
            <w:bottom w:val="none" w:sz="0" w:space="0" w:color="auto"/>
            <w:right w:val="none" w:sz="0" w:space="0" w:color="auto"/>
          </w:divBdr>
        </w:div>
        <w:div w:id="1995598859">
          <w:marLeft w:val="640"/>
          <w:marRight w:val="0"/>
          <w:marTop w:val="0"/>
          <w:marBottom w:val="0"/>
          <w:divBdr>
            <w:top w:val="none" w:sz="0" w:space="0" w:color="auto"/>
            <w:left w:val="none" w:sz="0" w:space="0" w:color="auto"/>
            <w:bottom w:val="none" w:sz="0" w:space="0" w:color="auto"/>
            <w:right w:val="none" w:sz="0" w:space="0" w:color="auto"/>
          </w:divBdr>
        </w:div>
        <w:div w:id="300117325">
          <w:marLeft w:val="640"/>
          <w:marRight w:val="0"/>
          <w:marTop w:val="0"/>
          <w:marBottom w:val="0"/>
          <w:divBdr>
            <w:top w:val="none" w:sz="0" w:space="0" w:color="auto"/>
            <w:left w:val="none" w:sz="0" w:space="0" w:color="auto"/>
            <w:bottom w:val="none" w:sz="0" w:space="0" w:color="auto"/>
            <w:right w:val="none" w:sz="0" w:space="0" w:color="auto"/>
          </w:divBdr>
        </w:div>
        <w:div w:id="1010373853">
          <w:marLeft w:val="640"/>
          <w:marRight w:val="0"/>
          <w:marTop w:val="0"/>
          <w:marBottom w:val="0"/>
          <w:divBdr>
            <w:top w:val="none" w:sz="0" w:space="0" w:color="auto"/>
            <w:left w:val="none" w:sz="0" w:space="0" w:color="auto"/>
            <w:bottom w:val="none" w:sz="0" w:space="0" w:color="auto"/>
            <w:right w:val="none" w:sz="0" w:space="0" w:color="auto"/>
          </w:divBdr>
        </w:div>
        <w:div w:id="2001615544">
          <w:marLeft w:val="640"/>
          <w:marRight w:val="0"/>
          <w:marTop w:val="0"/>
          <w:marBottom w:val="0"/>
          <w:divBdr>
            <w:top w:val="none" w:sz="0" w:space="0" w:color="auto"/>
            <w:left w:val="none" w:sz="0" w:space="0" w:color="auto"/>
            <w:bottom w:val="none" w:sz="0" w:space="0" w:color="auto"/>
            <w:right w:val="none" w:sz="0" w:space="0" w:color="auto"/>
          </w:divBdr>
        </w:div>
        <w:div w:id="956251498">
          <w:marLeft w:val="640"/>
          <w:marRight w:val="0"/>
          <w:marTop w:val="0"/>
          <w:marBottom w:val="0"/>
          <w:divBdr>
            <w:top w:val="none" w:sz="0" w:space="0" w:color="auto"/>
            <w:left w:val="none" w:sz="0" w:space="0" w:color="auto"/>
            <w:bottom w:val="none" w:sz="0" w:space="0" w:color="auto"/>
            <w:right w:val="none" w:sz="0" w:space="0" w:color="auto"/>
          </w:divBdr>
        </w:div>
        <w:div w:id="700326413">
          <w:marLeft w:val="640"/>
          <w:marRight w:val="0"/>
          <w:marTop w:val="0"/>
          <w:marBottom w:val="0"/>
          <w:divBdr>
            <w:top w:val="none" w:sz="0" w:space="0" w:color="auto"/>
            <w:left w:val="none" w:sz="0" w:space="0" w:color="auto"/>
            <w:bottom w:val="none" w:sz="0" w:space="0" w:color="auto"/>
            <w:right w:val="none" w:sz="0" w:space="0" w:color="auto"/>
          </w:divBdr>
        </w:div>
        <w:div w:id="1794443751">
          <w:marLeft w:val="640"/>
          <w:marRight w:val="0"/>
          <w:marTop w:val="0"/>
          <w:marBottom w:val="0"/>
          <w:divBdr>
            <w:top w:val="none" w:sz="0" w:space="0" w:color="auto"/>
            <w:left w:val="none" w:sz="0" w:space="0" w:color="auto"/>
            <w:bottom w:val="none" w:sz="0" w:space="0" w:color="auto"/>
            <w:right w:val="none" w:sz="0" w:space="0" w:color="auto"/>
          </w:divBdr>
        </w:div>
        <w:div w:id="1633291161">
          <w:marLeft w:val="640"/>
          <w:marRight w:val="0"/>
          <w:marTop w:val="0"/>
          <w:marBottom w:val="0"/>
          <w:divBdr>
            <w:top w:val="none" w:sz="0" w:space="0" w:color="auto"/>
            <w:left w:val="none" w:sz="0" w:space="0" w:color="auto"/>
            <w:bottom w:val="none" w:sz="0" w:space="0" w:color="auto"/>
            <w:right w:val="none" w:sz="0" w:space="0" w:color="auto"/>
          </w:divBdr>
        </w:div>
        <w:div w:id="1816488266">
          <w:marLeft w:val="640"/>
          <w:marRight w:val="0"/>
          <w:marTop w:val="0"/>
          <w:marBottom w:val="0"/>
          <w:divBdr>
            <w:top w:val="none" w:sz="0" w:space="0" w:color="auto"/>
            <w:left w:val="none" w:sz="0" w:space="0" w:color="auto"/>
            <w:bottom w:val="none" w:sz="0" w:space="0" w:color="auto"/>
            <w:right w:val="none" w:sz="0" w:space="0" w:color="auto"/>
          </w:divBdr>
        </w:div>
        <w:div w:id="1971863546">
          <w:marLeft w:val="640"/>
          <w:marRight w:val="0"/>
          <w:marTop w:val="0"/>
          <w:marBottom w:val="0"/>
          <w:divBdr>
            <w:top w:val="none" w:sz="0" w:space="0" w:color="auto"/>
            <w:left w:val="none" w:sz="0" w:space="0" w:color="auto"/>
            <w:bottom w:val="none" w:sz="0" w:space="0" w:color="auto"/>
            <w:right w:val="none" w:sz="0" w:space="0" w:color="auto"/>
          </w:divBdr>
        </w:div>
        <w:div w:id="1895581132">
          <w:marLeft w:val="640"/>
          <w:marRight w:val="0"/>
          <w:marTop w:val="0"/>
          <w:marBottom w:val="0"/>
          <w:divBdr>
            <w:top w:val="none" w:sz="0" w:space="0" w:color="auto"/>
            <w:left w:val="none" w:sz="0" w:space="0" w:color="auto"/>
            <w:bottom w:val="none" w:sz="0" w:space="0" w:color="auto"/>
            <w:right w:val="none" w:sz="0" w:space="0" w:color="auto"/>
          </w:divBdr>
        </w:div>
        <w:div w:id="1039472180">
          <w:marLeft w:val="640"/>
          <w:marRight w:val="0"/>
          <w:marTop w:val="0"/>
          <w:marBottom w:val="0"/>
          <w:divBdr>
            <w:top w:val="none" w:sz="0" w:space="0" w:color="auto"/>
            <w:left w:val="none" w:sz="0" w:space="0" w:color="auto"/>
            <w:bottom w:val="none" w:sz="0" w:space="0" w:color="auto"/>
            <w:right w:val="none" w:sz="0" w:space="0" w:color="auto"/>
          </w:divBdr>
        </w:div>
        <w:div w:id="1768844999">
          <w:marLeft w:val="640"/>
          <w:marRight w:val="0"/>
          <w:marTop w:val="0"/>
          <w:marBottom w:val="0"/>
          <w:divBdr>
            <w:top w:val="none" w:sz="0" w:space="0" w:color="auto"/>
            <w:left w:val="none" w:sz="0" w:space="0" w:color="auto"/>
            <w:bottom w:val="none" w:sz="0" w:space="0" w:color="auto"/>
            <w:right w:val="none" w:sz="0" w:space="0" w:color="auto"/>
          </w:divBdr>
        </w:div>
        <w:div w:id="1702389893">
          <w:marLeft w:val="640"/>
          <w:marRight w:val="0"/>
          <w:marTop w:val="0"/>
          <w:marBottom w:val="0"/>
          <w:divBdr>
            <w:top w:val="none" w:sz="0" w:space="0" w:color="auto"/>
            <w:left w:val="none" w:sz="0" w:space="0" w:color="auto"/>
            <w:bottom w:val="none" w:sz="0" w:space="0" w:color="auto"/>
            <w:right w:val="none" w:sz="0" w:space="0" w:color="auto"/>
          </w:divBdr>
        </w:div>
        <w:div w:id="1810783179">
          <w:marLeft w:val="640"/>
          <w:marRight w:val="0"/>
          <w:marTop w:val="0"/>
          <w:marBottom w:val="0"/>
          <w:divBdr>
            <w:top w:val="none" w:sz="0" w:space="0" w:color="auto"/>
            <w:left w:val="none" w:sz="0" w:space="0" w:color="auto"/>
            <w:bottom w:val="none" w:sz="0" w:space="0" w:color="auto"/>
            <w:right w:val="none" w:sz="0" w:space="0" w:color="auto"/>
          </w:divBdr>
        </w:div>
        <w:div w:id="354431530">
          <w:marLeft w:val="640"/>
          <w:marRight w:val="0"/>
          <w:marTop w:val="0"/>
          <w:marBottom w:val="0"/>
          <w:divBdr>
            <w:top w:val="none" w:sz="0" w:space="0" w:color="auto"/>
            <w:left w:val="none" w:sz="0" w:space="0" w:color="auto"/>
            <w:bottom w:val="none" w:sz="0" w:space="0" w:color="auto"/>
            <w:right w:val="none" w:sz="0" w:space="0" w:color="auto"/>
          </w:divBdr>
        </w:div>
        <w:div w:id="159388683">
          <w:marLeft w:val="640"/>
          <w:marRight w:val="0"/>
          <w:marTop w:val="0"/>
          <w:marBottom w:val="0"/>
          <w:divBdr>
            <w:top w:val="none" w:sz="0" w:space="0" w:color="auto"/>
            <w:left w:val="none" w:sz="0" w:space="0" w:color="auto"/>
            <w:bottom w:val="none" w:sz="0" w:space="0" w:color="auto"/>
            <w:right w:val="none" w:sz="0" w:space="0" w:color="auto"/>
          </w:divBdr>
        </w:div>
        <w:div w:id="2087653717">
          <w:marLeft w:val="640"/>
          <w:marRight w:val="0"/>
          <w:marTop w:val="0"/>
          <w:marBottom w:val="0"/>
          <w:divBdr>
            <w:top w:val="none" w:sz="0" w:space="0" w:color="auto"/>
            <w:left w:val="none" w:sz="0" w:space="0" w:color="auto"/>
            <w:bottom w:val="none" w:sz="0" w:space="0" w:color="auto"/>
            <w:right w:val="none" w:sz="0" w:space="0" w:color="auto"/>
          </w:divBdr>
        </w:div>
        <w:div w:id="47384515">
          <w:marLeft w:val="640"/>
          <w:marRight w:val="0"/>
          <w:marTop w:val="0"/>
          <w:marBottom w:val="0"/>
          <w:divBdr>
            <w:top w:val="none" w:sz="0" w:space="0" w:color="auto"/>
            <w:left w:val="none" w:sz="0" w:space="0" w:color="auto"/>
            <w:bottom w:val="none" w:sz="0" w:space="0" w:color="auto"/>
            <w:right w:val="none" w:sz="0" w:space="0" w:color="auto"/>
          </w:divBdr>
        </w:div>
        <w:div w:id="1284271720">
          <w:marLeft w:val="640"/>
          <w:marRight w:val="0"/>
          <w:marTop w:val="0"/>
          <w:marBottom w:val="0"/>
          <w:divBdr>
            <w:top w:val="none" w:sz="0" w:space="0" w:color="auto"/>
            <w:left w:val="none" w:sz="0" w:space="0" w:color="auto"/>
            <w:bottom w:val="none" w:sz="0" w:space="0" w:color="auto"/>
            <w:right w:val="none" w:sz="0" w:space="0" w:color="auto"/>
          </w:divBdr>
        </w:div>
        <w:div w:id="976380067">
          <w:marLeft w:val="640"/>
          <w:marRight w:val="0"/>
          <w:marTop w:val="0"/>
          <w:marBottom w:val="0"/>
          <w:divBdr>
            <w:top w:val="none" w:sz="0" w:space="0" w:color="auto"/>
            <w:left w:val="none" w:sz="0" w:space="0" w:color="auto"/>
            <w:bottom w:val="none" w:sz="0" w:space="0" w:color="auto"/>
            <w:right w:val="none" w:sz="0" w:space="0" w:color="auto"/>
          </w:divBdr>
        </w:div>
        <w:div w:id="1798256083">
          <w:marLeft w:val="640"/>
          <w:marRight w:val="0"/>
          <w:marTop w:val="0"/>
          <w:marBottom w:val="0"/>
          <w:divBdr>
            <w:top w:val="none" w:sz="0" w:space="0" w:color="auto"/>
            <w:left w:val="none" w:sz="0" w:space="0" w:color="auto"/>
            <w:bottom w:val="none" w:sz="0" w:space="0" w:color="auto"/>
            <w:right w:val="none" w:sz="0" w:space="0" w:color="auto"/>
          </w:divBdr>
        </w:div>
        <w:div w:id="58094474">
          <w:marLeft w:val="640"/>
          <w:marRight w:val="0"/>
          <w:marTop w:val="0"/>
          <w:marBottom w:val="0"/>
          <w:divBdr>
            <w:top w:val="none" w:sz="0" w:space="0" w:color="auto"/>
            <w:left w:val="none" w:sz="0" w:space="0" w:color="auto"/>
            <w:bottom w:val="none" w:sz="0" w:space="0" w:color="auto"/>
            <w:right w:val="none" w:sz="0" w:space="0" w:color="auto"/>
          </w:divBdr>
        </w:div>
        <w:div w:id="814371971">
          <w:marLeft w:val="640"/>
          <w:marRight w:val="0"/>
          <w:marTop w:val="0"/>
          <w:marBottom w:val="0"/>
          <w:divBdr>
            <w:top w:val="none" w:sz="0" w:space="0" w:color="auto"/>
            <w:left w:val="none" w:sz="0" w:space="0" w:color="auto"/>
            <w:bottom w:val="none" w:sz="0" w:space="0" w:color="auto"/>
            <w:right w:val="none" w:sz="0" w:space="0" w:color="auto"/>
          </w:divBdr>
        </w:div>
        <w:div w:id="1383359460">
          <w:marLeft w:val="640"/>
          <w:marRight w:val="0"/>
          <w:marTop w:val="0"/>
          <w:marBottom w:val="0"/>
          <w:divBdr>
            <w:top w:val="none" w:sz="0" w:space="0" w:color="auto"/>
            <w:left w:val="none" w:sz="0" w:space="0" w:color="auto"/>
            <w:bottom w:val="none" w:sz="0" w:space="0" w:color="auto"/>
            <w:right w:val="none" w:sz="0" w:space="0" w:color="auto"/>
          </w:divBdr>
        </w:div>
        <w:div w:id="1283919790">
          <w:marLeft w:val="640"/>
          <w:marRight w:val="0"/>
          <w:marTop w:val="0"/>
          <w:marBottom w:val="0"/>
          <w:divBdr>
            <w:top w:val="none" w:sz="0" w:space="0" w:color="auto"/>
            <w:left w:val="none" w:sz="0" w:space="0" w:color="auto"/>
            <w:bottom w:val="none" w:sz="0" w:space="0" w:color="auto"/>
            <w:right w:val="none" w:sz="0" w:space="0" w:color="auto"/>
          </w:divBdr>
        </w:div>
        <w:div w:id="120152553">
          <w:marLeft w:val="640"/>
          <w:marRight w:val="0"/>
          <w:marTop w:val="0"/>
          <w:marBottom w:val="0"/>
          <w:divBdr>
            <w:top w:val="none" w:sz="0" w:space="0" w:color="auto"/>
            <w:left w:val="none" w:sz="0" w:space="0" w:color="auto"/>
            <w:bottom w:val="none" w:sz="0" w:space="0" w:color="auto"/>
            <w:right w:val="none" w:sz="0" w:space="0" w:color="auto"/>
          </w:divBdr>
        </w:div>
        <w:div w:id="993682497">
          <w:marLeft w:val="640"/>
          <w:marRight w:val="0"/>
          <w:marTop w:val="0"/>
          <w:marBottom w:val="0"/>
          <w:divBdr>
            <w:top w:val="none" w:sz="0" w:space="0" w:color="auto"/>
            <w:left w:val="none" w:sz="0" w:space="0" w:color="auto"/>
            <w:bottom w:val="none" w:sz="0" w:space="0" w:color="auto"/>
            <w:right w:val="none" w:sz="0" w:space="0" w:color="auto"/>
          </w:divBdr>
        </w:div>
        <w:div w:id="1225750194">
          <w:marLeft w:val="640"/>
          <w:marRight w:val="0"/>
          <w:marTop w:val="0"/>
          <w:marBottom w:val="0"/>
          <w:divBdr>
            <w:top w:val="none" w:sz="0" w:space="0" w:color="auto"/>
            <w:left w:val="none" w:sz="0" w:space="0" w:color="auto"/>
            <w:bottom w:val="none" w:sz="0" w:space="0" w:color="auto"/>
            <w:right w:val="none" w:sz="0" w:space="0" w:color="auto"/>
          </w:divBdr>
        </w:div>
        <w:div w:id="590504962">
          <w:marLeft w:val="640"/>
          <w:marRight w:val="0"/>
          <w:marTop w:val="0"/>
          <w:marBottom w:val="0"/>
          <w:divBdr>
            <w:top w:val="none" w:sz="0" w:space="0" w:color="auto"/>
            <w:left w:val="none" w:sz="0" w:space="0" w:color="auto"/>
            <w:bottom w:val="none" w:sz="0" w:space="0" w:color="auto"/>
            <w:right w:val="none" w:sz="0" w:space="0" w:color="auto"/>
          </w:divBdr>
        </w:div>
        <w:div w:id="1237321477">
          <w:marLeft w:val="640"/>
          <w:marRight w:val="0"/>
          <w:marTop w:val="0"/>
          <w:marBottom w:val="0"/>
          <w:divBdr>
            <w:top w:val="none" w:sz="0" w:space="0" w:color="auto"/>
            <w:left w:val="none" w:sz="0" w:space="0" w:color="auto"/>
            <w:bottom w:val="none" w:sz="0" w:space="0" w:color="auto"/>
            <w:right w:val="none" w:sz="0" w:space="0" w:color="auto"/>
          </w:divBdr>
        </w:div>
        <w:div w:id="1295911174">
          <w:marLeft w:val="640"/>
          <w:marRight w:val="0"/>
          <w:marTop w:val="0"/>
          <w:marBottom w:val="0"/>
          <w:divBdr>
            <w:top w:val="none" w:sz="0" w:space="0" w:color="auto"/>
            <w:left w:val="none" w:sz="0" w:space="0" w:color="auto"/>
            <w:bottom w:val="none" w:sz="0" w:space="0" w:color="auto"/>
            <w:right w:val="none" w:sz="0" w:space="0" w:color="auto"/>
          </w:divBdr>
        </w:div>
        <w:div w:id="697237922">
          <w:marLeft w:val="640"/>
          <w:marRight w:val="0"/>
          <w:marTop w:val="0"/>
          <w:marBottom w:val="0"/>
          <w:divBdr>
            <w:top w:val="none" w:sz="0" w:space="0" w:color="auto"/>
            <w:left w:val="none" w:sz="0" w:space="0" w:color="auto"/>
            <w:bottom w:val="none" w:sz="0" w:space="0" w:color="auto"/>
            <w:right w:val="none" w:sz="0" w:space="0" w:color="auto"/>
          </w:divBdr>
        </w:div>
        <w:div w:id="514852302">
          <w:marLeft w:val="640"/>
          <w:marRight w:val="0"/>
          <w:marTop w:val="0"/>
          <w:marBottom w:val="0"/>
          <w:divBdr>
            <w:top w:val="none" w:sz="0" w:space="0" w:color="auto"/>
            <w:left w:val="none" w:sz="0" w:space="0" w:color="auto"/>
            <w:bottom w:val="none" w:sz="0" w:space="0" w:color="auto"/>
            <w:right w:val="none" w:sz="0" w:space="0" w:color="auto"/>
          </w:divBdr>
        </w:div>
        <w:div w:id="1008487355">
          <w:marLeft w:val="640"/>
          <w:marRight w:val="0"/>
          <w:marTop w:val="0"/>
          <w:marBottom w:val="0"/>
          <w:divBdr>
            <w:top w:val="none" w:sz="0" w:space="0" w:color="auto"/>
            <w:left w:val="none" w:sz="0" w:space="0" w:color="auto"/>
            <w:bottom w:val="none" w:sz="0" w:space="0" w:color="auto"/>
            <w:right w:val="none" w:sz="0" w:space="0" w:color="auto"/>
          </w:divBdr>
        </w:div>
        <w:div w:id="1750734486">
          <w:marLeft w:val="640"/>
          <w:marRight w:val="0"/>
          <w:marTop w:val="0"/>
          <w:marBottom w:val="0"/>
          <w:divBdr>
            <w:top w:val="none" w:sz="0" w:space="0" w:color="auto"/>
            <w:left w:val="none" w:sz="0" w:space="0" w:color="auto"/>
            <w:bottom w:val="none" w:sz="0" w:space="0" w:color="auto"/>
            <w:right w:val="none" w:sz="0" w:space="0" w:color="auto"/>
          </w:divBdr>
        </w:div>
        <w:div w:id="1953197786">
          <w:marLeft w:val="640"/>
          <w:marRight w:val="0"/>
          <w:marTop w:val="0"/>
          <w:marBottom w:val="0"/>
          <w:divBdr>
            <w:top w:val="none" w:sz="0" w:space="0" w:color="auto"/>
            <w:left w:val="none" w:sz="0" w:space="0" w:color="auto"/>
            <w:bottom w:val="none" w:sz="0" w:space="0" w:color="auto"/>
            <w:right w:val="none" w:sz="0" w:space="0" w:color="auto"/>
          </w:divBdr>
        </w:div>
        <w:div w:id="1311255188">
          <w:marLeft w:val="640"/>
          <w:marRight w:val="0"/>
          <w:marTop w:val="0"/>
          <w:marBottom w:val="0"/>
          <w:divBdr>
            <w:top w:val="none" w:sz="0" w:space="0" w:color="auto"/>
            <w:left w:val="none" w:sz="0" w:space="0" w:color="auto"/>
            <w:bottom w:val="none" w:sz="0" w:space="0" w:color="auto"/>
            <w:right w:val="none" w:sz="0" w:space="0" w:color="auto"/>
          </w:divBdr>
        </w:div>
        <w:div w:id="33697116">
          <w:marLeft w:val="640"/>
          <w:marRight w:val="0"/>
          <w:marTop w:val="0"/>
          <w:marBottom w:val="0"/>
          <w:divBdr>
            <w:top w:val="none" w:sz="0" w:space="0" w:color="auto"/>
            <w:left w:val="none" w:sz="0" w:space="0" w:color="auto"/>
            <w:bottom w:val="none" w:sz="0" w:space="0" w:color="auto"/>
            <w:right w:val="none" w:sz="0" w:space="0" w:color="auto"/>
          </w:divBdr>
        </w:div>
        <w:div w:id="925921411">
          <w:marLeft w:val="640"/>
          <w:marRight w:val="0"/>
          <w:marTop w:val="0"/>
          <w:marBottom w:val="0"/>
          <w:divBdr>
            <w:top w:val="none" w:sz="0" w:space="0" w:color="auto"/>
            <w:left w:val="none" w:sz="0" w:space="0" w:color="auto"/>
            <w:bottom w:val="none" w:sz="0" w:space="0" w:color="auto"/>
            <w:right w:val="none" w:sz="0" w:space="0" w:color="auto"/>
          </w:divBdr>
        </w:div>
        <w:div w:id="2053309661">
          <w:marLeft w:val="640"/>
          <w:marRight w:val="0"/>
          <w:marTop w:val="0"/>
          <w:marBottom w:val="0"/>
          <w:divBdr>
            <w:top w:val="none" w:sz="0" w:space="0" w:color="auto"/>
            <w:left w:val="none" w:sz="0" w:space="0" w:color="auto"/>
            <w:bottom w:val="none" w:sz="0" w:space="0" w:color="auto"/>
            <w:right w:val="none" w:sz="0" w:space="0" w:color="auto"/>
          </w:divBdr>
        </w:div>
        <w:div w:id="196283071">
          <w:marLeft w:val="640"/>
          <w:marRight w:val="0"/>
          <w:marTop w:val="0"/>
          <w:marBottom w:val="0"/>
          <w:divBdr>
            <w:top w:val="none" w:sz="0" w:space="0" w:color="auto"/>
            <w:left w:val="none" w:sz="0" w:space="0" w:color="auto"/>
            <w:bottom w:val="none" w:sz="0" w:space="0" w:color="auto"/>
            <w:right w:val="none" w:sz="0" w:space="0" w:color="auto"/>
          </w:divBdr>
        </w:div>
        <w:div w:id="1598250778">
          <w:marLeft w:val="640"/>
          <w:marRight w:val="0"/>
          <w:marTop w:val="0"/>
          <w:marBottom w:val="0"/>
          <w:divBdr>
            <w:top w:val="none" w:sz="0" w:space="0" w:color="auto"/>
            <w:left w:val="none" w:sz="0" w:space="0" w:color="auto"/>
            <w:bottom w:val="none" w:sz="0" w:space="0" w:color="auto"/>
            <w:right w:val="none" w:sz="0" w:space="0" w:color="auto"/>
          </w:divBdr>
        </w:div>
        <w:div w:id="223876959">
          <w:marLeft w:val="640"/>
          <w:marRight w:val="0"/>
          <w:marTop w:val="0"/>
          <w:marBottom w:val="0"/>
          <w:divBdr>
            <w:top w:val="none" w:sz="0" w:space="0" w:color="auto"/>
            <w:left w:val="none" w:sz="0" w:space="0" w:color="auto"/>
            <w:bottom w:val="none" w:sz="0" w:space="0" w:color="auto"/>
            <w:right w:val="none" w:sz="0" w:space="0" w:color="auto"/>
          </w:divBdr>
        </w:div>
        <w:div w:id="370809055">
          <w:marLeft w:val="640"/>
          <w:marRight w:val="0"/>
          <w:marTop w:val="0"/>
          <w:marBottom w:val="0"/>
          <w:divBdr>
            <w:top w:val="none" w:sz="0" w:space="0" w:color="auto"/>
            <w:left w:val="none" w:sz="0" w:space="0" w:color="auto"/>
            <w:bottom w:val="none" w:sz="0" w:space="0" w:color="auto"/>
            <w:right w:val="none" w:sz="0" w:space="0" w:color="auto"/>
          </w:divBdr>
        </w:div>
        <w:div w:id="737554344">
          <w:marLeft w:val="640"/>
          <w:marRight w:val="0"/>
          <w:marTop w:val="0"/>
          <w:marBottom w:val="0"/>
          <w:divBdr>
            <w:top w:val="none" w:sz="0" w:space="0" w:color="auto"/>
            <w:left w:val="none" w:sz="0" w:space="0" w:color="auto"/>
            <w:bottom w:val="none" w:sz="0" w:space="0" w:color="auto"/>
            <w:right w:val="none" w:sz="0" w:space="0" w:color="auto"/>
          </w:divBdr>
        </w:div>
        <w:div w:id="1550342976">
          <w:marLeft w:val="640"/>
          <w:marRight w:val="0"/>
          <w:marTop w:val="0"/>
          <w:marBottom w:val="0"/>
          <w:divBdr>
            <w:top w:val="none" w:sz="0" w:space="0" w:color="auto"/>
            <w:left w:val="none" w:sz="0" w:space="0" w:color="auto"/>
            <w:bottom w:val="none" w:sz="0" w:space="0" w:color="auto"/>
            <w:right w:val="none" w:sz="0" w:space="0" w:color="auto"/>
          </w:divBdr>
        </w:div>
        <w:div w:id="1540973367">
          <w:marLeft w:val="640"/>
          <w:marRight w:val="0"/>
          <w:marTop w:val="0"/>
          <w:marBottom w:val="0"/>
          <w:divBdr>
            <w:top w:val="none" w:sz="0" w:space="0" w:color="auto"/>
            <w:left w:val="none" w:sz="0" w:space="0" w:color="auto"/>
            <w:bottom w:val="none" w:sz="0" w:space="0" w:color="auto"/>
            <w:right w:val="none" w:sz="0" w:space="0" w:color="auto"/>
          </w:divBdr>
        </w:div>
        <w:div w:id="1435444890">
          <w:marLeft w:val="640"/>
          <w:marRight w:val="0"/>
          <w:marTop w:val="0"/>
          <w:marBottom w:val="0"/>
          <w:divBdr>
            <w:top w:val="none" w:sz="0" w:space="0" w:color="auto"/>
            <w:left w:val="none" w:sz="0" w:space="0" w:color="auto"/>
            <w:bottom w:val="none" w:sz="0" w:space="0" w:color="auto"/>
            <w:right w:val="none" w:sz="0" w:space="0" w:color="auto"/>
          </w:divBdr>
        </w:div>
        <w:div w:id="15888627">
          <w:marLeft w:val="640"/>
          <w:marRight w:val="0"/>
          <w:marTop w:val="0"/>
          <w:marBottom w:val="0"/>
          <w:divBdr>
            <w:top w:val="none" w:sz="0" w:space="0" w:color="auto"/>
            <w:left w:val="none" w:sz="0" w:space="0" w:color="auto"/>
            <w:bottom w:val="none" w:sz="0" w:space="0" w:color="auto"/>
            <w:right w:val="none" w:sz="0" w:space="0" w:color="auto"/>
          </w:divBdr>
        </w:div>
        <w:div w:id="941301922">
          <w:marLeft w:val="640"/>
          <w:marRight w:val="0"/>
          <w:marTop w:val="0"/>
          <w:marBottom w:val="0"/>
          <w:divBdr>
            <w:top w:val="none" w:sz="0" w:space="0" w:color="auto"/>
            <w:left w:val="none" w:sz="0" w:space="0" w:color="auto"/>
            <w:bottom w:val="none" w:sz="0" w:space="0" w:color="auto"/>
            <w:right w:val="none" w:sz="0" w:space="0" w:color="auto"/>
          </w:divBdr>
        </w:div>
        <w:div w:id="3636927">
          <w:marLeft w:val="640"/>
          <w:marRight w:val="0"/>
          <w:marTop w:val="0"/>
          <w:marBottom w:val="0"/>
          <w:divBdr>
            <w:top w:val="none" w:sz="0" w:space="0" w:color="auto"/>
            <w:left w:val="none" w:sz="0" w:space="0" w:color="auto"/>
            <w:bottom w:val="none" w:sz="0" w:space="0" w:color="auto"/>
            <w:right w:val="none" w:sz="0" w:space="0" w:color="auto"/>
          </w:divBdr>
        </w:div>
        <w:div w:id="278295794">
          <w:marLeft w:val="640"/>
          <w:marRight w:val="0"/>
          <w:marTop w:val="0"/>
          <w:marBottom w:val="0"/>
          <w:divBdr>
            <w:top w:val="none" w:sz="0" w:space="0" w:color="auto"/>
            <w:left w:val="none" w:sz="0" w:space="0" w:color="auto"/>
            <w:bottom w:val="none" w:sz="0" w:space="0" w:color="auto"/>
            <w:right w:val="none" w:sz="0" w:space="0" w:color="auto"/>
          </w:divBdr>
        </w:div>
        <w:div w:id="266272786">
          <w:marLeft w:val="640"/>
          <w:marRight w:val="0"/>
          <w:marTop w:val="0"/>
          <w:marBottom w:val="0"/>
          <w:divBdr>
            <w:top w:val="none" w:sz="0" w:space="0" w:color="auto"/>
            <w:left w:val="none" w:sz="0" w:space="0" w:color="auto"/>
            <w:bottom w:val="none" w:sz="0" w:space="0" w:color="auto"/>
            <w:right w:val="none" w:sz="0" w:space="0" w:color="auto"/>
          </w:divBdr>
        </w:div>
        <w:div w:id="1291471080">
          <w:marLeft w:val="640"/>
          <w:marRight w:val="0"/>
          <w:marTop w:val="0"/>
          <w:marBottom w:val="0"/>
          <w:divBdr>
            <w:top w:val="none" w:sz="0" w:space="0" w:color="auto"/>
            <w:left w:val="none" w:sz="0" w:space="0" w:color="auto"/>
            <w:bottom w:val="none" w:sz="0" w:space="0" w:color="auto"/>
            <w:right w:val="none" w:sz="0" w:space="0" w:color="auto"/>
          </w:divBdr>
        </w:div>
        <w:div w:id="446581538">
          <w:marLeft w:val="640"/>
          <w:marRight w:val="0"/>
          <w:marTop w:val="0"/>
          <w:marBottom w:val="0"/>
          <w:divBdr>
            <w:top w:val="none" w:sz="0" w:space="0" w:color="auto"/>
            <w:left w:val="none" w:sz="0" w:space="0" w:color="auto"/>
            <w:bottom w:val="none" w:sz="0" w:space="0" w:color="auto"/>
            <w:right w:val="none" w:sz="0" w:space="0" w:color="auto"/>
          </w:divBdr>
        </w:div>
        <w:div w:id="1757363893">
          <w:marLeft w:val="640"/>
          <w:marRight w:val="0"/>
          <w:marTop w:val="0"/>
          <w:marBottom w:val="0"/>
          <w:divBdr>
            <w:top w:val="none" w:sz="0" w:space="0" w:color="auto"/>
            <w:left w:val="none" w:sz="0" w:space="0" w:color="auto"/>
            <w:bottom w:val="none" w:sz="0" w:space="0" w:color="auto"/>
            <w:right w:val="none" w:sz="0" w:space="0" w:color="auto"/>
          </w:divBdr>
        </w:div>
        <w:div w:id="1368220148">
          <w:marLeft w:val="640"/>
          <w:marRight w:val="0"/>
          <w:marTop w:val="0"/>
          <w:marBottom w:val="0"/>
          <w:divBdr>
            <w:top w:val="none" w:sz="0" w:space="0" w:color="auto"/>
            <w:left w:val="none" w:sz="0" w:space="0" w:color="auto"/>
            <w:bottom w:val="none" w:sz="0" w:space="0" w:color="auto"/>
            <w:right w:val="none" w:sz="0" w:space="0" w:color="auto"/>
          </w:divBdr>
        </w:div>
        <w:div w:id="1978951954">
          <w:marLeft w:val="640"/>
          <w:marRight w:val="0"/>
          <w:marTop w:val="0"/>
          <w:marBottom w:val="0"/>
          <w:divBdr>
            <w:top w:val="none" w:sz="0" w:space="0" w:color="auto"/>
            <w:left w:val="none" w:sz="0" w:space="0" w:color="auto"/>
            <w:bottom w:val="none" w:sz="0" w:space="0" w:color="auto"/>
            <w:right w:val="none" w:sz="0" w:space="0" w:color="auto"/>
          </w:divBdr>
        </w:div>
        <w:div w:id="107894940">
          <w:marLeft w:val="640"/>
          <w:marRight w:val="0"/>
          <w:marTop w:val="0"/>
          <w:marBottom w:val="0"/>
          <w:divBdr>
            <w:top w:val="none" w:sz="0" w:space="0" w:color="auto"/>
            <w:left w:val="none" w:sz="0" w:space="0" w:color="auto"/>
            <w:bottom w:val="none" w:sz="0" w:space="0" w:color="auto"/>
            <w:right w:val="none" w:sz="0" w:space="0" w:color="auto"/>
          </w:divBdr>
        </w:div>
        <w:div w:id="52043833">
          <w:marLeft w:val="640"/>
          <w:marRight w:val="0"/>
          <w:marTop w:val="0"/>
          <w:marBottom w:val="0"/>
          <w:divBdr>
            <w:top w:val="none" w:sz="0" w:space="0" w:color="auto"/>
            <w:left w:val="none" w:sz="0" w:space="0" w:color="auto"/>
            <w:bottom w:val="none" w:sz="0" w:space="0" w:color="auto"/>
            <w:right w:val="none" w:sz="0" w:space="0" w:color="auto"/>
          </w:divBdr>
        </w:div>
        <w:div w:id="994450934">
          <w:marLeft w:val="640"/>
          <w:marRight w:val="0"/>
          <w:marTop w:val="0"/>
          <w:marBottom w:val="0"/>
          <w:divBdr>
            <w:top w:val="none" w:sz="0" w:space="0" w:color="auto"/>
            <w:left w:val="none" w:sz="0" w:space="0" w:color="auto"/>
            <w:bottom w:val="none" w:sz="0" w:space="0" w:color="auto"/>
            <w:right w:val="none" w:sz="0" w:space="0" w:color="auto"/>
          </w:divBdr>
        </w:div>
        <w:div w:id="2018537510">
          <w:marLeft w:val="640"/>
          <w:marRight w:val="0"/>
          <w:marTop w:val="0"/>
          <w:marBottom w:val="0"/>
          <w:divBdr>
            <w:top w:val="none" w:sz="0" w:space="0" w:color="auto"/>
            <w:left w:val="none" w:sz="0" w:space="0" w:color="auto"/>
            <w:bottom w:val="none" w:sz="0" w:space="0" w:color="auto"/>
            <w:right w:val="none" w:sz="0" w:space="0" w:color="auto"/>
          </w:divBdr>
        </w:div>
        <w:div w:id="205945681">
          <w:marLeft w:val="640"/>
          <w:marRight w:val="0"/>
          <w:marTop w:val="0"/>
          <w:marBottom w:val="0"/>
          <w:divBdr>
            <w:top w:val="none" w:sz="0" w:space="0" w:color="auto"/>
            <w:left w:val="none" w:sz="0" w:space="0" w:color="auto"/>
            <w:bottom w:val="none" w:sz="0" w:space="0" w:color="auto"/>
            <w:right w:val="none" w:sz="0" w:space="0" w:color="auto"/>
          </w:divBdr>
        </w:div>
        <w:div w:id="205408937">
          <w:marLeft w:val="640"/>
          <w:marRight w:val="0"/>
          <w:marTop w:val="0"/>
          <w:marBottom w:val="0"/>
          <w:divBdr>
            <w:top w:val="none" w:sz="0" w:space="0" w:color="auto"/>
            <w:left w:val="none" w:sz="0" w:space="0" w:color="auto"/>
            <w:bottom w:val="none" w:sz="0" w:space="0" w:color="auto"/>
            <w:right w:val="none" w:sz="0" w:space="0" w:color="auto"/>
          </w:divBdr>
        </w:div>
        <w:div w:id="1600945702">
          <w:marLeft w:val="640"/>
          <w:marRight w:val="0"/>
          <w:marTop w:val="0"/>
          <w:marBottom w:val="0"/>
          <w:divBdr>
            <w:top w:val="none" w:sz="0" w:space="0" w:color="auto"/>
            <w:left w:val="none" w:sz="0" w:space="0" w:color="auto"/>
            <w:bottom w:val="none" w:sz="0" w:space="0" w:color="auto"/>
            <w:right w:val="none" w:sz="0" w:space="0" w:color="auto"/>
          </w:divBdr>
        </w:div>
        <w:div w:id="685328980">
          <w:marLeft w:val="640"/>
          <w:marRight w:val="0"/>
          <w:marTop w:val="0"/>
          <w:marBottom w:val="0"/>
          <w:divBdr>
            <w:top w:val="none" w:sz="0" w:space="0" w:color="auto"/>
            <w:left w:val="none" w:sz="0" w:space="0" w:color="auto"/>
            <w:bottom w:val="none" w:sz="0" w:space="0" w:color="auto"/>
            <w:right w:val="none" w:sz="0" w:space="0" w:color="auto"/>
          </w:divBdr>
        </w:div>
        <w:div w:id="382608290">
          <w:marLeft w:val="640"/>
          <w:marRight w:val="0"/>
          <w:marTop w:val="0"/>
          <w:marBottom w:val="0"/>
          <w:divBdr>
            <w:top w:val="none" w:sz="0" w:space="0" w:color="auto"/>
            <w:left w:val="none" w:sz="0" w:space="0" w:color="auto"/>
            <w:bottom w:val="none" w:sz="0" w:space="0" w:color="auto"/>
            <w:right w:val="none" w:sz="0" w:space="0" w:color="auto"/>
          </w:divBdr>
        </w:div>
        <w:div w:id="366027835">
          <w:marLeft w:val="640"/>
          <w:marRight w:val="0"/>
          <w:marTop w:val="0"/>
          <w:marBottom w:val="0"/>
          <w:divBdr>
            <w:top w:val="none" w:sz="0" w:space="0" w:color="auto"/>
            <w:left w:val="none" w:sz="0" w:space="0" w:color="auto"/>
            <w:bottom w:val="none" w:sz="0" w:space="0" w:color="auto"/>
            <w:right w:val="none" w:sz="0" w:space="0" w:color="auto"/>
          </w:divBdr>
        </w:div>
        <w:div w:id="123546626">
          <w:marLeft w:val="640"/>
          <w:marRight w:val="0"/>
          <w:marTop w:val="0"/>
          <w:marBottom w:val="0"/>
          <w:divBdr>
            <w:top w:val="none" w:sz="0" w:space="0" w:color="auto"/>
            <w:left w:val="none" w:sz="0" w:space="0" w:color="auto"/>
            <w:bottom w:val="none" w:sz="0" w:space="0" w:color="auto"/>
            <w:right w:val="none" w:sz="0" w:space="0" w:color="auto"/>
          </w:divBdr>
        </w:div>
        <w:div w:id="1604066675">
          <w:marLeft w:val="640"/>
          <w:marRight w:val="0"/>
          <w:marTop w:val="0"/>
          <w:marBottom w:val="0"/>
          <w:divBdr>
            <w:top w:val="none" w:sz="0" w:space="0" w:color="auto"/>
            <w:left w:val="none" w:sz="0" w:space="0" w:color="auto"/>
            <w:bottom w:val="none" w:sz="0" w:space="0" w:color="auto"/>
            <w:right w:val="none" w:sz="0" w:space="0" w:color="auto"/>
          </w:divBdr>
        </w:div>
        <w:div w:id="1120220939">
          <w:marLeft w:val="640"/>
          <w:marRight w:val="0"/>
          <w:marTop w:val="0"/>
          <w:marBottom w:val="0"/>
          <w:divBdr>
            <w:top w:val="none" w:sz="0" w:space="0" w:color="auto"/>
            <w:left w:val="none" w:sz="0" w:space="0" w:color="auto"/>
            <w:bottom w:val="none" w:sz="0" w:space="0" w:color="auto"/>
            <w:right w:val="none" w:sz="0" w:space="0" w:color="auto"/>
          </w:divBdr>
        </w:div>
        <w:div w:id="1096318303">
          <w:marLeft w:val="640"/>
          <w:marRight w:val="0"/>
          <w:marTop w:val="0"/>
          <w:marBottom w:val="0"/>
          <w:divBdr>
            <w:top w:val="none" w:sz="0" w:space="0" w:color="auto"/>
            <w:left w:val="none" w:sz="0" w:space="0" w:color="auto"/>
            <w:bottom w:val="none" w:sz="0" w:space="0" w:color="auto"/>
            <w:right w:val="none" w:sz="0" w:space="0" w:color="auto"/>
          </w:divBdr>
        </w:div>
        <w:div w:id="1133061995">
          <w:marLeft w:val="640"/>
          <w:marRight w:val="0"/>
          <w:marTop w:val="0"/>
          <w:marBottom w:val="0"/>
          <w:divBdr>
            <w:top w:val="none" w:sz="0" w:space="0" w:color="auto"/>
            <w:left w:val="none" w:sz="0" w:space="0" w:color="auto"/>
            <w:bottom w:val="none" w:sz="0" w:space="0" w:color="auto"/>
            <w:right w:val="none" w:sz="0" w:space="0" w:color="auto"/>
          </w:divBdr>
        </w:div>
        <w:div w:id="1133909492">
          <w:marLeft w:val="640"/>
          <w:marRight w:val="0"/>
          <w:marTop w:val="0"/>
          <w:marBottom w:val="0"/>
          <w:divBdr>
            <w:top w:val="none" w:sz="0" w:space="0" w:color="auto"/>
            <w:left w:val="none" w:sz="0" w:space="0" w:color="auto"/>
            <w:bottom w:val="none" w:sz="0" w:space="0" w:color="auto"/>
            <w:right w:val="none" w:sz="0" w:space="0" w:color="auto"/>
          </w:divBdr>
        </w:div>
        <w:div w:id="1102070138">
          <w:marLeft w:val="640"/>
          <w:marRight w:val="0"/>
          <w:marTop w:val="0"/>
          <w:marBottom w:val="0"/>
          <w:divBdr>
            <w:top w:val="none" w:sz="0" w:space="0" w:color="auto"/>
            <w:left w:val="none" w:sz="0" w:space="0" w:color="auto"/>
            <w:bottom w:val="none" w:sz="0" w:space="0" w:color="auto"/>
            <w:right w:val="none" w:sz="0" w:space="0" w:color="auto"/>
          </w:divBdr>
        </w:div>
        <w:div w:id="1992827285">
          <w:marLeft w:val="640"/>
          <w:marRight w:val="0"/>
          <w:marTop w:val="0"/>
          <w:marBottom w:val="0"/>
          <w:divBdr>
            <w:top w:val="none" w:sz="0" w:space="0" w:color="auto"/>
            <w:left w:val="none" w:sz="0" w:space="0" w:color="auto"/>
            <w:bottom w:val="none" w:sz="0" w:space="0" w:color="auto"/>
            <w:right w:val="none" w:sz="0" w:space="0" w:color="auto"/>
          </w:divBdr>
        </w:div>
        <w:div w:id="1430353634">
          <w:marLeft w:val="640"/>
          <w:marRight w:val="0"/>
          <w:marTop w:val="0"/>
          <w:marBottom w:val="0"/>
          <w:divBdr>
            <w:top w:val="none" w:sz="0" w:space="0" w:color="auto"/>
            <w:left w:val="none" w:sz="0" w:space="0" w:color="auto"/>
            <w:bottom w:val="none" w:sz="0" w:space="0" w:color="auto"/>
            <w:right w:val="none" w:sz="0" w:space="0" w:color="auto"/>
          </w:divBdr>
        </w:div>
        <w:div w:id="1446146894">
          <w:marLeft w:val="640"/>
          <w:marRight w:val="0"/>
          <w:marTop w:val="0"/>
          <w:marBottom w:val="0"/>
          <w:divBdr>
            <w:top w:val="none" w:sz="0" w:space="0" w:color="auto"/>
            <w:left w:val="none" w:sz="0" w:space="0" w:color="auto"/>
            <w:bottom w:val="none" w:sz="0" w:space="0" w:color="auto"/>
            <w:right w:val="none" w:sz="0" w:space="0" w:color="auto"/>
          </w:divBdr>
        </w:div>
        <w:div w:id="448865156">
          <w:marLeft w:val="640"/>
          <w:marRight w:val="0"/>
          <w:marTop w:val="0"/>
          <w:marBottom w:val="0"/>
          <w:divBdr>
            <w:top w:val="none" w:sz="0" w:space="0" w:color="auto"/>
            <w:left w:val="none" w:sz="0" w:space="0" w:color="auto"/>
            <w:bottom w:val="none" w:sz="0" w:space="0" w:color="auto"/>
            <w:right w:val="none" w:sz="0" w:space="0" w:color="auto"/>
          </w:divBdr>
        </w:div>
        <w:div w:id="276065262">
          <w:marLeft w:val="640"/>
          <w:marRight w:val="0"/>
          <w:marTop w:val="0"/>
          <w:marBottom w:val="0"/>
          <w:divBdr>
            <w:top w:val="none" w:sz="0" w:space="0" w:color="auto"/>
            <w:left w:val="none" w:sz="0" w:space="0" w:color="auto"/>
            <w:bottom w:val="none" w:sz="0" w:space="0" w:color="auto"/>
            <w:right w:val="none" w:sz="0" w:space="0" w:color="auto"/>
          </w:divBdr>
        </w:div>
        <w:div w:id="556861691">
          <w:marLeft w:val="640"/>
          <w:marRight w:val="0"/>
          <w:marTop w:val="0"/>
          <w:marBottom w:val="0"/>
          <w:divBdr>
            <w:top w:val="none" w:sz="0" w:space="0" w:color="auto"/>
            <w:left w:val="none" w:sz="0" w:space="0" w:color="auto"/>
            <w:bottom w:val="none" w:sz="0" w:space="0" w:color="auto"/>
            <w:right w:val="none" w:sz="0" w:space="0" w:color="auto"/>
          </w:divBdr>
        </w:div>
        <w:div w:id="510726479">
          <w:marLeft w:val="640"/>
          <w:marRight w:val="0"/>
          <w:marTop w:val="0"/>
          <w:marBottom w:val="0"/>
          <w:divBdr>
            <w:top w:val="none" w:sz="0" w:space="0" w:color="auto"/>
            <w:left w:val="none" w:sz="0" w:space="0" w:color="auto"/>
            <w:bottom w:val="none" w:sz="0" w:space="0" w:color="auto"/>
            <w:right w:val="none" w:sz="0" w:space="0" w:color="auto"/>
          </w:divBdr>
        </w:div>
      </w:divsChild>
    </w:div>
    <w:div w:id="184755845">
      <w:bodyDiv w:val="1"/>
      <w:marLeft w:val="0"/>
      <w:marRight w:val="0"/>
      <w:marTop w:val="0"/>
      <w:marBottom w:val="0"/>
      <w:divBdr>
        <w:top w:val="none" w:sz="0" w:space="0" w:color="auto"/>
        <w:left w:val="none" w:sz="0" w:space="0" w:color="auto"/>
        <w:bottom w:val="none" w:sz="0" w:space="0" w:color="auto"/>
        <w:right w:val="none" w:sz="0" w:space="0" w:color="auto"/>
      </w:divBdr>
      <w:divsChild>
        <w:div w:id="1082407804">
          <w:marLeft w:val="640"/>
          <w:marRight w:val="0"/>
          <w:marTop w:val="0"/>
          <w:marBottom w:val="0"/>
          <w:divBdr>
            <w:top w:val="none" w:sz="0" w:space="0" w:color="auto"/>
            <w:left w:val="none" w:sz="0" w:space="0" w:color="auto"/>
            <w:bottom w:val="none" w:sz="0" w:space="0" w:color="auto"/>
            <w:right w:val="none" w:sz="0" w:space="0" w:color="auto"/>
          </w:divBdr>
        </w:div>
        <w:div w:id="577134769">
          <w:marLeft w:val="640"/>
          <w:marRight w:val="0"/>
          <w:marTop w:val="0"/>
          <w:marBottom w:val="0"/>
          <w:divBdr>
            <w:top w:val="none" w:sz="0" w:space="0" w:color="auto"/>
            <w:left w:val="none" w:sz="0" w:space="0" w:color="auto"/>
            <w:bottom w:val="none" w:sz="0" w:space="0" w:color="auto"/>
            <w:right w:val="none" w:sz="0" w:space="0" w:color="auto"/>
          </w:divBdr>
        </w:div>
        <w:div w:id="322396290">
          <w:marLeft w:val="640"/>
          <w:marRight w:val="0"/>
          <w:marTop w:val="0"/>
          <w:marBottom w:val="0"/>
          <w:divBdr>
            <w:top w:val="none" w:sz="0" w:space="0" w:color="auto"/>
            <w:left w:val="none" w:sz="0" w:space="0" w:color="auto"/>
            <w:bottom w:val="none" w:sz="0" w:space="0" w:color="auto"/>
            <w:right w:val="none" w:sz="0" w:space="0" w:color="auto"/>
          </w:divBdr>
        </w:div>
        <w:div w:id="1855655872">
          <w:marLeft w:val="640"/>
          <w:marRight w:val="0"/>
          <w:marTop w:val="0"/>
          <w:marBottom w:val="0"/>
          <w:divBdr>
            <w:top w:val="none" w:sz="0" w:space="0" w:color="auto"/>
            <w:left w:val="none" w:sz="0" w:space="0" w:color="auto"/>
            <w:bottom w:val="none" w:sz="0" w:space="0" w:color="auto"/>
            <w:right w:val="none" w:sz="0" w:space="0" w:color="auto"/>
          </w:divBdr>
        </w:div>
        <w:div w:id="1255163642">
          <w:marLeft w:val="640"/>
          <w:marRight w:val="0"/>
          <w:marTop w:val="0"/>
          <w:marBottom w:val="0"/>
          <w:divBdr>
            <w:top w:val="none" w:sz="0" w:space="0" w:color="auto"/>
            <w:left w:val="none" w:sz="0" w:space="0" w:color="auto"/>
            <w:bottom w:val="none" w:sz="0" w:space="0" w:color="auto"/>
            <w:right w:val="none" w:sz="0" w:space="0" w:color="auto"/>
          </w:divBdr>
        </w:div>
        <w:div w:id="1992099010">
          <w:marLeft w:val="640"/>
          <w:marRight w:val="0"/>
          <w:marTop w:val="0"/>
          <w:marBottom w:val="0"/>
          <w:divBdr>
            <w:top w:val="none" w:sz="0" w:space="0" w:color="auto"/>
            <w:left w:val="none" w:sz="0" w:space="0" w:color="auto"/>
            <w:bottom w:val="none" w:sz="0" w:space="0" w:color="auto"/>
            <w:right w:val="none" w:sz="0" w:space="0" w:color="auto"/>
          </w:divBdr>
        </w:div>
        <w:div w:id="30502791">
          <w:marLeft w:val="640"/>
          <w:marRight w:val="0"/>
          <w:marTop w:val="0"/>
          <w:marBottom w:val="0"/>
          <w:divBdr>
            <w:top w:val="none" w:sz="0" w:space="0" w:color="auto"/>
            <w:left w:val="none" w:sz="0" w:space="0" w:color="auto"/>
            <w:bottom w:val="none" w:sz="0" w:space="0" w:color="auto"/>
            <w:right w:val="none" w:sz="0" w:space="0" w:color="auto"/>
          </w:divBdr>
        </w:div>
        <w:div w:id="723793963">
          <w:marLeft w:val="640"/>
          <w:marRight w:val="0"/>
          <w:marTop w:val="0"/>
          <w:marBottom w:val="0"/>
          <w:divBdr>
            <w:top w:val="none" w:sz="0" w:space="0" w:color="auto"/>
            <w:left w:val="none" w:sz="0" w:space="0" w:color="auto"/>
            <w:bottom w:val="none" w:sz="0" w:space="0" w:color="auto"/>
            <w:right w:val="none" w:sz="0" w:space="0" w:color="auto"/>
          </w:divBdr>
        </w:div>
        <w:div w:id="1949316339">
          <w:marLeft w:val="640"/>
          <w:marRight w:val="0"/>
          <w:marTop w:val="0"/>
          <w:marBottom w:val="0"/>
          <w:divBdr>
            <w:top w:val="none" w:sz="0" w:space="0" w:color="auto"/>
            <w:left w:val="none" w:sz="0" w:space="0" w:color="auto"/>
            <w:bottom w:val="none" w:sz="0" w:space="0" w:color="auto"/>
            <w:right w:val="none" w:sz="0" w:space="0" w:color="auto"/>
          </w:divBdr>
        </w:div>
        <w:div w:id="1769884302">
          <w:marLeft w:val="640"/>
          <w:marRight w:val="0"/>
          <w:marTop w:val="0"/>
          <w:marBottom w:val="0"/>
          <w:divBdr>
            <w:top w:val="none" w:sz="0" w:space="0" w:color="auto"/>
            <w:left w:val="none" w:sz="0" w:space="0" w:color="auto"/>
            <w:bottom w:val="none" w:sz="0" w:space="0" w:color="auto"/>
            <w:right w:val="none" w:sz="0" w:space="0" w:color="auto"/>
          </w:divBdr>
        </w:div>
        <w:div w:id="1176307386">
          <w:marLeft w:val="640"/>
          <w:marRight w:val="0"/>
          <w:marTop w:val="0"/>
          <w:marBottom w:val="0"/>
          <w:divBdr>
            <w:top w:val="none" w:sz="0" w:space="0" w:color="auto"/>
            <w:left w:val="none" w:sz="0" w:space="0" w:color="auto"/>
            <w:bottom w:val="none" w:sz="0" w:space="0" w:color="auto"/>
            <w:right w:val="none" w:sz="0" w:space="0" w:color="auto"/>
          </w:divBdr>
        </w:div>
        <w:div w:id="691538110">
          <w:marLeft w:val="640"/>
          <w:marRight w:val="0"/>
          <w:marTop w:val="0"/>
          <w:marBottom w:val="0"/>
          <w:divBdr>
            <w:top w:val="none" w:sz="0" w:space="0" w:color="auto"/>
            <w:left w:val="none" w:sz="0" w:space="0" w:color="auto"/>
            <w:bottom w:val="none" w:sz="0" w:space="0" w:color="auto"/>
            <w:right w:val="none" w:sz="0" w:space="0" w:color="auto"/>
          </w:divBdr>
        </w:div>
        <w:div w:id="1534733956">
          <w:marLeft w:val="640"/>
          <w:marRight w:val="0"/>
          <w:marTop w:val="0"/>
          <w:marBottom w:val="0"/>
          <w:divBdr>
            <w:top w:val="none" w:sz="0" w:space="0" w:color="auto"/>
            <w:left w:val="none" w:sz="0" w:space="0" w:color="auto"/>
            <w:bottom w:val="none" w:sz="0" w:space="0" w:color="auto"/>
            <w:right w:val="none" w:sz="0" w:space="0" w:color="auto"/>
          </w:divBdr>
        </w:div>
        <w:div w:id="636910794">
          <w:marLeft w:val="640"/>
          <w:marRight w:val="0"/>
          <w:marTop w:val="0"/>
          <w:marBottom w:val="0"/>
          <w:divBdr>
            <w:top w:val="none" w:sz="0" w:space="0" w:color="auto"/>
            <w:left w:val="none" w:sz="0" w:space="0" w:color="auto"/>
            <w:bottom w:val="none" w:sz="0" w:space="0" w:color="auto"/>
            <w:right w:val="none" w:sz="0" w:space="0" w:color="auto"/>
          </w:divBdr>
        </w:div>
        <w:div w:id="2053992106">
          <w:marLeft w:val="640"/>
          <w:marRight w:val="0"/>
          <w:marTop w:val="0"/>
          <w:marBottom w:val="0"/>
          <w:divBdr>
            <w:top w:val="none" w:sz="0" w:space="0" w:color="auto"/>
            <w:left w:val="none" w:sz="0" w:space="0" w:color="auto"/>
            <w:bottom w:val="none" w:sz="0" w:space="0" w:color="auto"/>
            <w:right w:val="none" w:sz="0" w:space="0" w:color="auto"/>
          </w:divBdr>
        </w:div>
        <w:div w:id="578757832">
          <w:marLeft w:val="640"/>
          <w:marRight w:val="0"/>
          <w:marTop w:val="0"/>
          <w:marBottom w:val="0"/>
          <w:divBdr>
            <w:top w:val="none" w:sz="0" w:space="0" w:color="auto"/>
            <w:left w:val="none" w:sz="0" w:space="0" w:color="auto"/>
            <w:bottom w:val="none" w:sz="0" w:space="0" w:color="auto"/>
            <w:right w:val="none" w:sz="0" w:space="0" w:color="auto"/>
          </w:divBdr>
        </w:div>
        <w:div w:id="599340439">
          <w:marLeft w:val="640"/>
          <w:marRight w:val="0"/>
          <w:marTop w:val="0"/>
          <w:marBottom w:val="0"/>
          <w:divBdr>
            <w:top w:val="none" w:sz="0" w:space="0" w:color="auto"/>
            <w:left w:val="none" w:sz="0" w:space="0" w:color="auto"/>
            <w:bottom w:val="none" w:sz="0" w:space="0" w:color="auto"/>
            <w:right w:val="none" w:sz="0" w:space="0" w:color="auto"/>
          </w:divBdr>
        </w:div>
        <w:div w:id="1998067106">
          <w:marLeft w:val="640"/>
          <w:marRight w:val="0"/>
          <w:marTop w:val="0"/>
          <w:marBottom w:val="0"/>
          <w:divBdr>
            <w:top w:val="none" w:sz="0" w:space="0" w:color="auto"/>
            <w:left w:val="none" w:sz="0" w:space="0" w:color="auto"/>
            <w:bottom w:val="none" w:sz="0" w:space="0" w:color="auto"/>
            <w:right w:val="none" w:sz="0" w:space="0" w:color="auto"/>
          </w:divBdr>
        </w:div>
        <w:div w:id="1887520458">
          <w:marLeft w:val="640"/>
          <w:marRight w:val="0"/>
          <w:marTop w:val="0"/>
          <w:marBottom w:val="0"/>
          <w:divBdr>
            <w:top w:val="none" w:sz="0" w:space="0" w:color="auto"/>
            <w:left w:val="none" w:sz="0" w:space="0" w:color="auto"/>
            <w:bottom w:val="none" w:sz="0" w:space="0" w:color="auto"/>
            <w:right w:val="none" w:sz="0" w:space="0" w:color="auto"/>
          </w:divBdr>
        </w:div>
        <w:div w:id="1510027588">
          <w:marLeft w:val="640"/>
          <w:marRight w:val="0"/>
          <w:marTop w:val="0"/>
          <w:marBottom w:val="0"/>
          <w:divBdr>
            <w:top w:val="none" w:sz="0" w:space="0" w:color="auto"/>
            <w:left w:val="none" w:sz="0" w:space="0" w:color="auto"/>
            <w:bottom w:val="none" w:sz="0" w:space="0" w:color="auto"/>
            <w:right w:val="none" w:sz="0" w:space="0" w:color="auto"/>
          </w:divBdr>
        </w:div>
        <w:div w:id="371537300">
          <w:marLeft w:val="640"/>
          <w:marRight w:val="0"/>
          <w:marTop w:val="0"/>
          <w:marBottom w:val="0"/>
          <w:divBdr>
            <w:top w:val="none" w:sz="0" w:space="0" w:color="auto"/>
            <w:left w:val="none" w:sz="0" w:space="0" w:color="auto"/>
            <w:bottom w:val="none" w:sz="0" w:space="0" w:color="auto"/>
            <w:right w:val="none" w:sz="0" w:space="0" w:color="auto"/>
          </w:divBdr>
        </w:div>
        <w:div w:id="202643500">
          <w:marLeft w:val="640"/>
          <w:marRight w:val="0"/>
          <w:marTop w:val="0"/>
          <w:marBottom w:val="0"/>
          <w:divBdr>
            <w:top w:val="none" w:sz="0" w:space="0" w:color="auto"/>
            <w:left w:val="none" w:sz="0" w:space="0" w:color="auto"/>
            <w:bottom w:val="none" w:sz="0" w:space="0" w:color="auto"/>
            <w:right w:val="none" w:sz="0" w:space="0" w:color="auto"/>
          </w:divBdr>
        </w:div>
        <w:div w:id="1627351748">
          <w:marLeft w:val="640"/>
          <w:marRight w:val="0"/>
          <w:marTop w:val="0"/>
          <w:marBottom w:val="0"/>
          <w:divBdr>
            <w:top w:val="none" w:sz="0" w:space="0" w:color="auto"/>
            <w:left w:val="none" w:sz="0" w:space="0" w:color="auto"/>
            <w:bottom w:val="none" w:sz="0" w:space="0" w:color="auto"/>
            <w:right w:val="none" w:sz="0" w:space="0" w:color="auto"/>
          </w:divBdr>
        </w:div>
        <w:div w:id="325091310">
          <w:marLeft w:val="640"/>
          <w:marRight w:val="0"/>
          <w:marTop w:val="0"/>
          <w:marBottom w:val="0"/>
          <w:divBdr>
            <w:top w:val="none" w:sz="0" w:space="0" w:color="auto"/>
            <w:left w:val="none" w:sz="0" w:space="0" w:color="auto"/>
            <w:bottom w:val="none" w:sz="0" w:space="0" w:color="auto"/>
            <w:right w:val="none" w:sz="0" w:space="0" w:color="auto"/>
          </w:divBdr>
        </w:div>
        <w:div w:id="76947051">
          <w:marLeft w:val="640"/>
          <w:marRight w:val="0"/>
          <w:marTop w:val="0"/>
          <w:marBottom w:val="0"/>
          <w:divBdr>
            <w:top w:val="none" w:sz="0" w:space="0" w:color="auto"/>
            <w:left w:val="none" w:sz="0" w:space="0" w:color="auto"/>
            <w:bottom w:val="none" w:sz="0" w:space="0" w:color="auto"/>
            <w:right w:val="none" w:sz="0" w:space="0" w:color="auto"/>
          </w:divBdr>
        </w:div>
        <w:div w:id="2037803631">
          <w:marLeft w:val="640"/>
          <w:marRight w:val="0"/>
          <w:marTop w:val="0"/>
          <w:marBottom w:val="0"/>
          <w:divBdr>
            <w:top w:val="none" w:sz="0" w:space="0" w:color="auto"/>
            <w:left w:val="none" w:sz="0" w:space="0" w:color="auto"/>
            <w:bottom w:val="none" w:sz="0" w:space="0" w:color="auto"/>
            <w:right w:val="none" w:sz="0" w:space="0" w:color="auto"/>
          </w:divBdr>
        </w:div>
        <w:div w:id="1143233747">
          <w:marLeft w:val="640"/>
          <w:marRight w:val="0"/>
          <w:marTop w:val="0"/>
          <w:marBottom w:val="0"/>
          <w:divBdr>
            <w:top w:val="none" w:sz="0" w:space="0" w:color="auto"/>
            <w:left w:val="none" w:sz="0" w:space="0" w:color="auto"/>
            <w:bottom w:val="none" w:sz="0" w:space="0" w:color="auto"/>
            <w:right w:val="none" w:sz="0" w:space="0" w:color="auto"/>
          </w:divBdr>
        </w:div>
        <w:div w:id="515195569">
          <w:marLeft w:val="640"/>
          <w:marRight w:val="0"/>
          <w:marTop w:val="0"/>
          <w:marBottom w:val="0"/>
          <w:divBdr>
            <w:top w:val="none" w:sz="0" w:space="0" w:color="auto"/>
            <w:left w:val="none" w:sz="0" w:space="0" w:color="auto"/>
            <w:bottom w:val="none" w:sz="0" w:space="0" w:color="auto"/>
            <w:right w:val="none" w:sz="0" w:space="0" w:color="auto"/>
          </w:divBdr>
        </w:div>
        <w:div w:id="359672547">
          <w:marLeft w:val="640"/>
          <w:marRight w:val="0"/>
          <w:marTop w:val="0"/>
          <w:marBottom w:val="0"/>
          <w:divBdr>
            <w:top w:val="none" w:sz="0" w:space="0" w:color="auto"/>
            <w:left w:val="none" w:sz="0" w:space="0" w:color="auto"/>
            <w:bottom w:val="none" w:sz="0" w:space="0" w:color="auto"/>
            <w:right w:val="none" w:sz="0" w:space="0" w:color="auto"/>
          </w:divBdr>
        </w:div>
        <w:div w:id="1831284355">
          <w:marLeft w:val="640"/>
          <w:marRight w:val="0"/>
          <w:marTop w:val="0"/>
          <w:marBottom w:val="0"/>
          <w:divBdr>
            <w:top w:val="none" w:sz="0" w:space="0" w:color="auto"/>
            <w:left w:val="none" w:sz="0" w:space="0" w:color="auto"/>
            <w:bottom w:val="none" w:sz="0" w:space="0" w:color="auto"/>
            <w:right w:val="none" w:sz="0" w:space="0" w:color="auto"/>
          </w:divBdr>
        </w:div>
        <w:div w:id="2135631783">
          <w:marLeft w:val="640"/>
          <w:marRight w:val="0"/>
          <w:marTop w:val="0"/>
          <w:marBottom w:val="0"/>
          <w:divBdr>
            <w:top w:val="none" w:sz="0" w:space="0" w:color="auto"/>
            <w:left w:val="none" w:sz="0" w:space="0" w:color="auto"/>
            <w:bottom w:val="none" w:sz="0" w:space="0" w:color="auto"/>
            <w:right w:val="none" w:sz="0" w:space="0" w:color="auto"/>
          </w:divBdr>
        </w:div>
        <w:div w:id="1041588813">
          <w:marLeft w:val="640"/>
          <w:marRight w:val="0"/>
          <w:marTop w:val="0"/>
          <w:marBottom w:val="0"/>
          <w:divBdr>
            <w:top w:val="none" w:sz="0" w:space="0" w:color="auto"/>
            <w:left w:val="none" w:sz="0" w:space="0" w:color="auto"/>
            <w:bottom w:val="none" w:sz="0" w:space="0" w:color="auto"/>
            <w:right w:val="none" w:sz="0" w:space="0" w:color="auto"/>
          </w:divBdr>
        </w:div>
        <w:div w:id="1491410975">
          <w:marLeft w:val="640"/>
          <w:marRight w:val="0"/>
          <w:marTop w:val="0"/>
          <w:marBottom w:val="0"/>
          <w:divBdr>
            <w:top w:val="none" w:sz="0" w:space="0" w:color="auto"/>
            <w:left w:val="none" w:sz="0" w:space="0" w:color="auto"/>
            <w:bottom w:val="none" w:sz="0" w:space="0" w:color="auto"/>
            <w:right w:val="none" w:sz="0" w:space="0" w:color="auto"/>
          </w:divBdr>
        </w:div>
        <w:div w:id="1230923183">
          <w:marLeft w:val="640"/>
          <w:marRight w:val="0"/>
          <w:marTop w:val="0"/>
          <w:marBottom w:val="0"/>
          <w:divBdr>
            <w:top w:val="none" w:sz="0" w:space="0" w:color="auto"/>
            <w:left w:val="none" w:sz="0" w:space="0" w:color="auto"/>
            <w:bottom w:val="none" w:sz="0" w:space="0" w:color="auto"/>
            <w:right w:val="none" w:sz="0" w:space="0" w:color="auto"/>
          </w:divBdr>
        </w:div>
        <w:div w:id="398749945">
          <w:marLeft w:val="640"/>
          <w:marRight w:val="0"/>
          <w:marTop w:val="0"/>
          <w:marBottom w:val="0"/>
          <w:divBdr>
            <w:top w:val="none" w:sz="0" w:space="0" w:color="auto"/>
            <w:left w:val="none" w:sz="0" w:space="0" w:color="auto"/>
            <w:bottom w:val="none" w:sz="0" w:space="0" w:color="auto"/>
            <w:right w:val="none" w:sz="0" w:space="0" w:color="auto"/>
          </w:divBdr>
        </w:div>
        <w:div w:id="521670715">
          <w:marLeft w:val="640"/>
          <w:marRight w:val="0"/>
          <w:marTop w:val="0"/>
          <w:marBottom w:val="0"/>
          <w:divBdr>
            <w:top w:val="none" w:sz="0" w:space="0" w:color="auto"/>
            <w:left w:val="none" w:sz="0" w:space="0" w:color="auto"/>
            <w:bottom w:val="none" w:sz="0" w:space="0" w:color="auto"/>
            <w:right w:val="none" w:sz="0" w:space="0" w:color="auto"/>
          </w:divBdr>
        </w:div>
        <w:div w:id="1117914342">
          <w:marLeft w:val="640"/>
          <w:marRight w:val="0"/>
          <w:marTop w:val="0"/>
          <w:marBottom w:val="0"/>
          <w:divBdr>
            <w:top w:val="none" w:sz="0" w:space="0" w:color="auto"/>
            <w:left w:val="none" w:sz="0" w:space="0" w:color="auto"/>
            <w:bottom w:val="none" w:sz="0" w:space="0" w:color="auto"/>
            <w:right w:val="none" w:sz="0" w:space="0" w:color="auto"/>
          </w:divBdr>
        </w:div>
        <w:div w:id="1811366028">
          <w:marLeft w:val="640"/>
          <w:marRight w:val="0"/>
          <w:marTop w:val="0"/>
          <w:marBottom w:val="0"/>
          <w:divBdr>
            <w:top w:val="none" w:sz="0" w:space="0" w:color="auto"/>
            <w:left w:val="none" w:sz="0" w:space="0" w:color="auto"/>
            <w:bottom w:val="none" w:sz="0" w:space="0" w:color="auto"/>
            <w:right w:val="none" w:sz="0" w:space="0" w:color="auto"/>
          </w:divBdr>
        </w:div>
        <w:div w:id="1294602489">
          <w:marLeft w:val="640"/>
          <w:marRight w:val="0"/>
          <w:marTop w:val="0"/>
          <w:marBottom w:val="0"/>
          <w:divBdr>
            <w:top w:val="none" w:sz="0" w:space="0" w:color="auto"/>
            <w:left w:val="none" w:sz="0" w:space="0" w:color="auto"/>
            <w:bottom w:val="none" w:sz="0" w:space="0" w:color="auto"/>
            <w:right w:val="none" w:sz="0" w:space="0" w:color="auto"/>
          </w:divBdr>
        </w:div>
        <w:div w:id="600645044">
          <w:marLeft w:val="640"/>
          <w:marRight w:val="0"/>
          <w:marTop w:val="0"/>
          <w:marBottom w:val="0"/>
          <w:divBdr>
            <w:top w:val="none" w:sz="0" w:space="0" w:color="auto"/>
            <w:left w:val="none" w:sz="0" w:space="0" w:color="auto"/>
            <w:bottom w:val="none" w:sz="0" w:space="0" w:color="auto"/>
            <w:right w:val="none" w:sz="0" w:space="0" w:color="auto"/>
          </w:divBdr>
        </w:div>
        <w:div w:id="536087295">
          <w:marLeft w:val="640"/>
          <w:marRight w:val="0"/>
          <w:marTop w:val="0"/>
          <w:marBottom w:val="0"/>
          <w:divBdr>
            <w:top w:val="none" w:sz="0" w:space="0" w:color="auto"/>
            <w:left w:val="none" w:sz="0" w:space="0" w:color="auto"/>
            <w:bottom w:val="none" w:sz="0" w:space="0" w:color="auto"/>
            <w:right w:val="none" w:sz="0" w:space="0" w:color="auto"/>
          </w:divBdr>
        </w:div>
        <w:div w:id="1634795651">
          <w:marLeft w:val="640"/>
          <w:marRight w:val="0"/>
          <w:marTop w:val="0"/>
          <w:marBottom w:val="0"/>
          <w:divBdr>
            <w:top w:val="none" w:sz="0" w:space="0" w:color="auto"/>
            <w:left w:val="none" w:sz="0" w:space="0" w:color="auto"/>
            <w:bottom w:val="none" w:sz="0" w:space="0" w:color="auto"/>
            <w:right w:val="none" w:sz="0" w:space="0" w:color="auto"/>
          </w:divBdr>
        </w:div>
        <w:div w:id="955602969">
          <w:marLeft w:val="640"/>
          <w:marRight w:val="0"/>
          <w:marTop w:val="0"/>
          <w:marBottom w:val="0"/>
          <w:divBdr>
            <w:top w:val="none" w:sz="0" w:space="0" w:color="auto"/>
            <w:left w:val="none" w:sz="0" w:space="0" w:color="auto"/>
            <w:bottom w:val="none" w:sz="0" w:space="0" w:color="auto"/>
            <w:right w:val="none" w:sz="0" w:space="0" w:color="auto"/>
          </w:divBdr>
        </w:div>
        <w:div w:id="1799374060">
          <w:marLeft w:val="640"/>
          <w:marRight w:val="0"/>
          <w:marTop w:val="0"/>
          <w:marBottom w:val="0"/>
          <w:divBdr>
            <w:top w:val="none" w:sz="0" w:space="0" w:color="auto"/>
            <w:left w:val="none" w:sz="0" w:space="0" w:color="auto"/>
            <w:bottom w:val="none" w:sz="0" w:space="0" w:color="auto"/>
            <w:right w:val="none" w:sz="0" w:space="0" w:color="auto"/>
          </w:divBdr>
        </w:div>
        <w:div w:id="922186138">
          <w:marLeft w:val="640"/>
          <w:marRight w:val="0"/>
          <w:marTop w:val="0"/>
          <w:marBottom w:val="0"/>
          <w:divBdr>
            <w:top w:val="none" w:sz="0" w:space="0" w:color="auto"/>
            <w:left w:val="none" w:sz="0" w:space="0" w:color="auto"/>
            <w:bottom w:val="none" w:sz="0" w:space="0" w:color="auto"/>
            <w:right w:val="none" w:sz="0" w:space="0" w:color="auto"/>
          </w:divBdr>
        </w:div>
        <w:div w:id="1033964318">
          <w:marLeft w:val="640"/>
          <w:marRight w:val="0"/>
          <w:marTop w:val="0"/>
          <w:marBottom w:val="0"/>
          <w:divBdr>
            <w:top w:val="none" w:sz="0" w:space="0" w:color="auto"/>
            <w:left w:val="none" w:sz="0" w:space="0" w:color="auto"/>
            <w:bottom w:val="none" w:sz="0" w:space="0" w:color="auto"/>
            <w:right w:val="none" w:sz="0" w:space="0" w:color="auto"/>
          </w:divBdr>
        </w:div>
        <w:div w:id="361594199">
          <w:marLeft w:val="640"/>
          <w:marRight w:val="0"/>
          <w:marTop w:val="0"/>
          <w:marBottom w:val="0"/>
          <w:divBdr>
            <w:top w:val="none" w:sz="0" w:space="0" w:color="auto"/>
            <w:left w:val="none" w:sz="0" w:space="0" w:color="auto"/>
            <w:bottom w:val="none" w:sz="0" w:space="0" w:color="auto"/>
            <w:right w:val="none" w:sz="0" w:space="0" w:color="auto"/>
          </w:divBdr>
        </w:div>
        <w:div w:id="493647880">
          <w:marLeft w:val="640"/>
          <w:marRight w:val="0"/>
          <w:marTop w:val="0"/>
          <w:marBottom w:val="0"/>
          <w:divBdr>
            <w:top w:val="none" w:sz="0" w:space="0" w:color="auto"/>
            <w:left w:val="none" w:sz="0" w:space="0" w:color="auto"/>
            <w:bottom w:val="none" w:sz="0" w:space="0" w:color="auto"/>
            <w:right w:val="none" w:sz="0" w:space="0" w:color="auto"/>
          </w:divBdr>
        </w:div>
        <w:div w:id="1850484356">
          <w:marLeft w:val="640"/>
          <w:marRight w:val="0"/>
          <w:marTop w:val="0"/>
          <w:marBottom w:val="0"/>
          <w:divBdr>
            <w:top w:val="none" w:sz="0" w:space="0" w:color="auto"/>
            <w:left w:val="none" w:sz="0" w:space="0" w:color="auto"/>
            <w:bottom w:val="none" w:sz="0" w:space="0" w:color="auto"/>
            <w:right w:val="none" w:sz="0" w:space="0" w:color="auto"/>
          </w:divBdr>
        </w:div>
        <w:div w:id="497425304">
          <w:marLeft w:val="640"/>
          <w:marRight w:val="0"/>
          <w:marTop w:val="0"/>
          <w:marBottom w:val="0"/>
          <w:divBdr>
            <w:top w:val="none" w:sz="0" w:space="0" w:color="auto"/>
            <w:left w:val="none" w:sz="0" w:space="0" w:color="auto"/>
            <w:bottom w:val="none" w:sz="0" w:space="0" w:color="auto"/>
            <w:right w:val="none" w:sz="0" w:space="0" w:color="auto"/>
          </w:divBdr>
        </w:div>
        <w:div w:id="423844821">
          <w:marLeft w:val="640"/>
          <w:marRight w:val="0"/>
          <w:marTop w:val="0"/>
          <w:marBottom w:val="0"/>
          <w:divBdr>
            <w:top w:val="none" w:sz="0" w:space="0" w:color="auto"/>
            <w:left w:val="none" w:sz="0" w:space="0" w:color="auto"/>
            <w:bottom w:val="none" w:sz="0" w:space="0" w:color="auto"/>
            <w:right w:val="none" w:sz="0" w:space="0" w:color="auto"/>
          </w:divBdr>
        </w:div>
        <w:div w:id="569000743">
          <w:marLeft w:val="640"/>
          <w:marRight w:val="0"/>
          <w:marTop w:val="0"/>
          <w:marBottom w:val="0"/>
          <w:divBdr>
            <w:top w:val="none" w:sz="0" w:space="0" w:color="auto"/>
            <w:left w:val="none" w:sz="0" w:space="0" w:color="auto"/>
            <w:bottom w:val="none" w:sz="0" w:space="0" w:color="auto"/>
            <w:right w:val="none" w:sz="0" w:space="0" w:color="auto"/>
          </w:divBdr>
        </w:div>
        <w:div w:id="1346712738">
          <w:marLeft w:val="640"/>
          <w:marRight w:val="0"/>
          <w:marTop w:val="0"/>
          <w:marBottom w:val="0"/>
          <w:divBdr>
            <w:top w:val="none" w:sz="0" w:space="0" w:color="auto"/>
            <w:left w:val="none" w:sz="0" w:space="0" w:color="auto"/>
            <w:bottom w:val="none" w:sz="0" w:space="0" w:color="auto"/>
            <w:right w:val="none" w:sz="0" w:space="0" w:color="auto"/>
          </w:divBdr>
        </w:div>
        <w:div w:id="866025210">
          <w:marLeft w:val="640"/>
          <w:marRight w:val="0"/>
          <w:marTop w:val="0"/>
          <w:marBottom w:val="0"/>
          <w:divBdr>
            <w:top w:val="none" w:sz="0" w:space="0" w:color="auto"/>
            <w:left w:val="none" w:sz="0" w:space="0" w:color="auto"/>
            <w:bottom w:val="none" w:sz="0" w:space="0" w:color="auto"/>
            <w:right w:val="none" w:sz="0" w:space="0" w:color="auto"/>
          </w:divBdr>
        </w:div>
        <w:div w:id="1705011713">
          <w:marLeft w:val="640"/>
          <w:marRight w:val="0"/>
          <w:marTop w:val="0"/>
          <w:marBottom w:val="0"/>
          <w:divBdr>
            <w:top w:val="none" w:sz="0" w:space="0" w:color="auto"/>
            <w:left w:val="none" w:sz="0" w:space="0" w:color="auto"/>
            <w:bottom w:val="none" w:sz="0" w:space="0" w:color="auto"/>
            <w:right w:val="none" w:sz="0" w:space="0" w:color="auto"/>
          </w:divBdr>
        </w:div>
        <w:div w:id="1144935162">
          <w:marLeft w:val="640"/>
          <w:marRight w:val="0"/>
          <w:marTop w:val="0"/>
          <w:marBottom w:val="0"/>
          <w:divBdr>
            <w:top w:val="none" w:sz="0" w:space="0" w:color="auto"/>
            <w:left w:val="none" w:sz="0" w:space="0" w:color="auto"/>
            <w:bottom w:val="none" w:sz="0" w:space="0" w:color="auto"/>
            <w:right w:val="none" w:sz="0" w:space="0" w:color="auto"/>
          </w:divBdr>
        </w:div>
        <w:div w:id="1859351340">
          <w:marLeft w:val="640"/>
          <w:marRight w:val="0"/>
          <w:marTop w:val="0"/>
          <w:marBottom w:val="0"/>
          <w:divBdr>
            <w:top w:val="none" w:sz="0" w:space="0" w:color="auto"/>
            <w:left w:val="none" w:sz="0" w:space="0" w:color="auto"/>
            <w:bottom w:val="none" w:sz="0" w:space="0" w:color="auto"/>
            <w:right w:val="none" w:sz="0" w:space="0" w:color="auto"/>
          </w:divBdr>
        </w:div>
        <w:div w:id="11341452">
          <w:marLeft w:val="640"/>
          <w:marRight w:val="0"/>
          <w:marTop w:val="0"/>
          <w:marBottom w:val="0"/>
          <w:divBdr>
            <w:top w:val="none" w:sz="0" w:space="0" w:color="auto"/>
            <w:left w:val="none" w:sz="0" w:space="0" w:color="auto"/>
            <w:bottom w:val="none" w:sz="0" w:space="0" w:color="auto"/>
            <w:right w:val="none" w:sz="0" w:space="0" w:color="auto"/>
          </w:divBdr>
        </w:div>
        <w:div w:id="654333675">
          <w:marLeft w:val="640"/>
          <w:marRight w:val="0"/>
          <w:marTop w:val="0"/>
          <w:marBottom w:val="0"/>
          <w:divBdr>
            <w:top w:val="none" w:sz="0" w:space="0" w:color="auto"/>
            <w:left w:val="none" w:sz="0" w:space="0" w:color="auto"/>
            <w:bottom w:val="none" w:sz="0" w:space="0" w:color="auto"/>
            <w:right w:val="none" w:sz="0" w:space="0" w:color="auto"/>
          </w:divBdr>
        </w:div>
        <w:div w:id="500775692">
          <w:marLeft w:val="640"/>
          <w:marRight w:val="0"/>
          <w:marTop w:val="0"/>
          <w:marBottom w:val="0"/>
          <w:divBdr>
            <w:top w:val="none" w:sz="0" w:space="0" w:color="auto"/>
            <w:left w:val="none" w:sz="0" w:space="0" w:color="auto"/>
            <w:bottom w:val="none" w:sz="0" w:space="0" w:color="auto"/>
            <w:right w:val="none" w:sz="0" w:space="0" w:color="auto"/>
          </w:divBdr>
        </w:div>
        <w:div w:id="1602225202">
          <w:marLeft w:val="640"/>
          <w:marRight w:val="0"/>
          <w:marTop w:val="0"/>
          <w:marBottom w:val="0"/>
          <w:divBdr>
            <w:top w:val="none" w:sz="0" w:space="0" w:color="auto"/>
            <w:left w:val="none" w:sz="0" w:space="0" w:color="auto"/>
            <w:bottom w:val="none" w:sz="0" w:space="0" w:color="auto"/>
            <w:right w:val="none" w:sz="0" w:space="0" w:color="auto"/>
          </w:divBdr>
        </w:div>
        <w:div w:id="201288972">
          <w:marLeft w:val="640"/>
          <w:marRight w:val="0"/>
          <w:marTop w:val="0"/>
          <w:marBottom w:val="0"/>
          <w:divBdr>
            <w:top w:val="none" w:sz="0" w:space="0" w:color="auto"/>
            <w:left w:val="none" w:sz="0" w:space="0" w:color="auto"/>
            <w:bottom w:val="none" w:sz="0" w:space="0" w:color="auto"/>
            <w:right w:val="none" w:sz="0" w:space="0" w:color="auto"/>
          </w:divBdr>
        </w:div>
        <w:div w:id="552236112">
          <w:marLeft w:val="640"/>
          <w:marRight w:val="0"/>
          <w:marTop w:val="0"/>
          <w:marBottom w:val="0"/>
          <w:divBdr>
            <w:top w:val="none" w:sz="0" w:space="0" w:color="auto"/>
            <w:left w:val="none" w:sz="0" w:space="0" w:color="auto"/>
            <w:bottom w:val="none" w:sz="0" w:space="0" w:color="auto"/>
            <w:right w:val="none" w:sz="0" w:space="0" w:color="auto"/>
          </w:divBdr>
        </w:div>
        <w:div w:id="1359240346">
          <w:marLeft w:val="640"/>
          <w:marRight w:val="0"/>
          <w:marTop w:val="0"/>
          <w:marBottom w:val="0"/>
          <w:divBdr>
            <w:top w:val="none" w:sz="0" w:space="0" w:color="auto"/>
            <w:left w:val="none" w:sz="0" w:space="0" w:color="auto"/>
            <w:bottom w:val="none" w:sz="0" w:space="0" w:color="auto"/>
            <w:right w:val="none" w:sz="0" w:space="0" w:color="auto"/>
          </w:divBdr>
        </w:div>
        <w:div w:id="470949692">
          <w:marLeft w:val="640"/>
          <w:marRight w:val="0"/>
          <w:marTop w:val="0"/>
          <w:marBottom w:val="0"/>
          <w:divBdr>
            <w:top w:val="none" w:sz="0" w:space="0" w:color="auto"/>
            <w:left w:val="none" w:sz="0" w:space="0" w:color="auto"/>
            <w:bottom w:val="none" w:sz="0" w:space="0" w:color="auto"/>
            <w:right w:val="none" w:sz="0" w:space="0" w:color="auto"/>
          </w:divBdr>
        </w:div>
        <w:div w:id="1473671936">
          <w:marLeft w:val="640"/>
          <w:marRight w:val="0"/>
          <w:marTop w:val="0"/>
          <w:marBottom w:val="0"/>
          <w:divBdr>
            <w:top w:val="none" w:sz="0" w:space="0" w:color="auto"/>
            <w:left w:val="none" w:sz="0" w:space="0" w:color="auto"/>
            <w:bottom w:val="none" w:sz="0" w:space="0" w:color="auto"/>
            <w:right w:val="none" w:sz="0" w:space="0" w:color="auto"/>
          </w:divBdr>
        </w:div>
        <w:div w:id="2057510466">
          <w:marLeft w:val="640"/>
          <w:marRight w:val="0"/>
          <w:marTop w:val="0"/>
          <w:marBottom w:val="0"/>
          <w:divBdr>
            <w:top w:val="none" w:sz="0" w:space="0" w:color="auto"/>
            <w:left w:val="none" w:sz="0" w:space="0" w:color="auto"/>
            <w:bottom w:val="none" w:sz="0" w:space="0" w:color="auto"/>
            <w:right w:val="none" w:sz="0" w:space="0" w:color="auto"/>
          </w:divBdr>
        </w:div>
        <w:div w:id="1221867105">
          <w:marLeft w:val="640"/>
          <w:marRight w:val="0"/>
          <w:marTop w:val="0"/>
          <w:marBottom w:val="0"/>
          <w:divBdr>
            <w:top w:val="none" w:sz="0" w:space="0" w:color="auto"/>
            <w:left w:val="none" w:sz="0" w:space="0" w:color="auto"/>
            <w:bottom w:val="none" w:sz="0" w:space="0" w:color="auto"/>
            <w:right w:val="none" w:sz="0" w:space="0" w:color="auto"/>
          </w:divBdr>
        </w:div>
        <w:div w:id="1105273804">
          <w:marLeft w:val="640"/>
          <w:marRight w:val="0"/>
          <w:marTop w:val="0"/>
          <w:marBottom w:val="0"/>
          <w:divBdr>
            <w:top w:val="none" w:sz="0" w:space="0" w:color="auto"/>
            <w:left w:val="none" w:sz="0" w:space="0" w:color="auto"/>
            <w:bottom w:val="none" w:sz="0" w:space="0" w:color="auto"/>
            <w:right w:val="none" w:sz="0" w:space="0" w:color="auto"/>
          </w:divBdr>
        </w:div>
        <w:div w:id="1521118638">
          <w:marLeft w:val="640"/>
          <w:marRight w:val="0"/>
          <w:marTop w:val="0"/>
          <w:marBottom w:val="0"/>
          <w:divBdr>
            <w:top w:val="none" w:sz="0" w:space="0" w:color="auto"/>
            <w:left w:val="none" w:sz="0" w:space="0" w:color="auto"/>
            <w:bottom w:val="none" w:sz="0" w:space="0" w:color="auto"/>
            <w:right w:val="none" w:sz="0" w:space="0" w:color="auto"/>
          </w:divBdr>
        </w:div>
        <w:div w:id="1683705227">
          <w:marLeft w:val="640"/>
          <w:marRight w:val="0"/>
          <w:marTop w:val="0"/>
          <w:marBottom w:val="0"/>
          <w:divBdr>
            <w:top w:val="none" w:sz="0" w:space="0" w:color="auto"/>
            <w:left w:val="none" w:sz="0" w:space="0" w:color="auto"/>
            <w:bottom w:val="none" w:sz="0" w:space="0" w:color="auto"/>
            <w:right w:val="none" w:sz="0" w:space="0" w:color="auto"/>
          </w:divBdr>
        </w:div>
        <w:div w:id="2060350237">
          <w:marLeft w:val="640"/>
          <w:marRight w:val="0"/>
          <w:marTop w:val="0"/>
          <w:marBottom w:val="0"/>
          <w:divBdr>
            <w:top w:val="none" w:sz="0" w:space="0" w:color="auto"/>
            <w:left w:val="none" w:sz="0" w:space="0" w:color="auto"/>
            <w:bottom w:val="none" w:sz="0" w:space="0" w:color="auto"/>
            <w:right w:val="none" w:sz="0" w:space="0" w:color="auto"/>
          </w:divBdr>
        </w:div>
        <w:div w:id="1253708783">
          <w:marLeft w:val="640"/>
          <w:marRight w:val="0"/>
          <w:marTop w:val="0"/>
          <w:marBottom w:val="0"/>
          <w:divBdr>
            <w:top w:val="none" w:sz="0" w:space="0" w:color="auto"/>
            <w:left w:val="none" w:sz="0" w:space="0" w:color="auto"/>
            <w:bottom w:val="none" w:sz="0" w:space="0" w:color="auto"/>
            <w:right w:val="none" w:sz="0" w:space="0" w:color="auto"/>
          </w:divBdr>
        </w:div>
        <w:div w:id="1269386704">
          <w:marLeft w:val="640"/>
          <w:marRight w:val="0"/>
          <w:marTop w:val="0"/>
          <w:marBottom w:val="0"/>
          <w:divBdr>
            <w:top w:val="none" w:sz="0" w:space="0" w:color="auto"/>
            <w:left w:val="none" w:sz="0" w:space="0" w:color="auto"/>
            <w:bottom w:val="none" w:sz="0" w:space="0" w:color="auto"/>
            <w:right w:val="none" w:sz="0" w:space="0" w:color="auto"/>
          </w:divBdr>
        </w:div>
        <w:div w:id="870923843">
          <w:marLeft w:val="640"/>
          <w:marRight w:val="0"/>
          <w:marTop w:val="0"/>
          <w:marBottom w:val="0"/>
          <w:divBdr>
            <w:top w:val="none" w:sz="0" w:space="0" w:color="auto"/>
            <w:left w:val="none" w:sz="0" w:space="0" w:color="auto"/>
            <w:bottom w:val="none" w:sz="0" w:space="0" w:color="auto"/>
            <w:right w:val="none" w:sz="0" w:space="0" w:color="auto"/>
          </w:divBdr>
        </w:div>
        <w:div w:id="624821746">
          <w:marLeft w:val="640"/>
          <w:marRight w:val="0"/>
          <w:marTop w:val="0"/>
          <w:marBottom w:val="0"/>
          <w:divBdr>
            <w:top w:val="none" w:sz="0" w:space="0" w:color="auto"/>
            <w:left w:val="none" w:sz="0" w:space="0" w:color="auto"/>
            <w:bottom w:val="none" w:sz="0" w:space="0" w:color="auto"/>
            <w:right w:val="none" w:sz="0" w:space="0" w:color="auto"/>
          </w:divBdr>
        </w:div>
        <w:div w:id="369189219">
          <w:marLeft w:val="640"/>
          <w:marRight w:val="0"/>
          <w:marTop w:val="0"/>
          <w:marBottom w:val="0"/>
          <w:divBdr>
            <w:top w:val="none" w:sz="0" w:space="0" w:color="auto"/>
            <w:left w:val="none" w:sz="0" w:space="0" w:color="auto"/>
            <w:bottom w:val="none" w:sz="0" w:space="0" w:color="auto"/>
            <w:right w:val="none" w:sz="0" w:space="0" w:color="auto"/>
          </w:divBdr>
        </w:div>
        <w:div w:id="723257719">
          <w:marLeft w:val="640"/>
          <w:marRight w:val="0"/>
          <w:marTop w:val="0"/>
          <w:marBottom w:val="0"/>
          <w:divBdr>
            <w:top w:val="none" w:sz="0" w:space="0" w:color="auto"/>
            <w:left w:val="none" w:sz="0" w:space="0" w:color="auto"/>
            <w:bottom w:val="none" w:sz="0" w:space="0" w:color="auto"/>
            <w:right w:val="none" w:sz="0" w:space="0" w:color="auto"/>
          </w:divBdr>
        </w:div>
        <w:div w:id="934283108">
          <w:marLeft w:val="640"/>
          <w:marRight w:val="0"/>
          <w:marTop w:val="0"/>
          <w:marBottom w:val="0"/>
          <w:divBdr>
            <w:top w:val="none" w:sz="0" w:space="0" w:color="auto"/>
            <w:left w:val="none" w:sz="0" w:space="0" w:color="auto"/>
            <w:bottom w:val="none" w:sz="0" w:space="0" w:color="auto"/>
            <w:right w:val="none" w:sz="0" w:space="0" w:color="auto"/>
          </w:divBdr>
        </w:div>
        <w:div w:id="571505213">
          <w:marLeft w:val="640"/>
          <w:marRight w:val="0"/>
          <w:marTop w:val="0"/>
          <w:marBottom w:val="0"/>
          <w:divBdr>
            <w:top w:val="none" w:sz="0" w:space="0" w:color="auto"/>
            <w:left w:val="none" w:sz="0" w:space="0" w:color="auto"/>
            <w:bottom w:val="none" w:sz="0" w:space="0" w:color="auto"/>
            <w:right w:val="none" w:sz="0" w:space="0" w:color="auto"/>
          </w:divBdr>
        </w:div>
        <w:div w:id="373621000">
          <w:marLeft w:val="640"/>
          <w:marRight w:val="0"/>
          <w:marTop w:val="0"/>
          <w:marBottom w:val="0"/>
          <w:divBdr>
            <w:top w:val="none" w:sz="0" w:space="0" w:color="auto"/>
            <w:left w:val="none" w:sz="0" w:space="0" w:color="auto"/>
            <w:bottom w:val="none" w:sz="0" w:space="0" w:color="auto"/>
            <w:right w:val="none" w:sz="0" w:space="0" w:color="auto"/>
          </w:divBdr>
        </w:div>
        <w:div w:id="439419859">
          <w:marLeft w:val="640"/>
          <w:marRight w:val="0"/>
          <w:marTop w:val="0"/>
          <w:marBottom w:val="0"/>
          <w:divBdr>
            <w:top w:val="none" w:sz="0" w:space="0" w:color="auto"/>
            <w:left w:val="none" w:sz="0" w:space="0" w:color="auto"/>
            <w:bottom w:val="none" w:sz="0" w:space="0" w:color="auto"/>
            <w:right w:val="none" w:sz="0" w:space="0" w:color="auto"/>
          </w:divBdr>
        </w:div>
        <w:div w:id="1235704037">
          <w:marLeft w:val="640"/>
          <w:marRight w:val="0"/>
          <w:marTop w:val="0"/>
          <w:marBottom w:val="0"/>
          <w:divBdr>
            <w:top w:val="none" w:sz="0" w:space="0" w:color="auto"/>
            <w:left w:val="none" w:sz="0" w:space="0" w:color="auto"/>
            <w:bottom w:val="none" w:sz="0" w:space="0" w:color="auto"/>
            <w:right w:val="none" w:sz="0" w:space="0" w:color="auto"/>
          </w:divBdr>
        </w:div>
        <w:div w:id="1980643104">
          <w:marLeft w:val="640"/>
          <w:marRight w:val="0"/>
          <w:marTop w:val="0"/>
          <w:marBottom w:val="0"/>
          <w:divBdr>
            <w:top w:val="none" w:sz="0" w:space="0" w:color="auto"/>
            <w:left w:val="none" w:sz="0" w:space="0" w:color="auto"/>
            <w:bottom w:val="none" w:sz="0" w:space="0" w:color="auto"/>
            <w:right w:val="none" w:sz="0" w:space="0" w:color="auto"/>
          </w:divBdr>
        </w:div>
        <w:div w:id="1500386226">
          <w:marLeft w:val="640"/>
          <w:marRight w:val="0"/>
          <w:marTop w:val="0"/>
          <w:marBottom w:val="0"/>
          <w:divBdr>
            <w:top w:val="none" w:sz="0" w:space="0" w:color="auto"/>
            <w:left w:val="none" w:sz="0" w:space="0" w:color="auto"/>
            <w:bottom w:val="none" w:sz="0" w:space="0" w:color="auto"/>
            <w:right w:val="none" w:sz="0" w:space="0" w:color="auto"/>
          </w:divBdr>
        </w:div>
        <w:div w:id="399911316">
          <w:marLeft w:val="640"/>
          <w:marRight w:val="0"/>
          <w:marTop w:val="0"/>
          <w:marBottom w:val="0"/>
          <w:divBdr>
            <w:top w:val="none" w:sz="0" w:space="0" w:color="auto"/>
            <w:left w:val="none" w:sz="0" w:space="0" w:color="auto"/>
            <w:bottom w:val="none" w:sz="0" w:space="0" w:color="auto"/>
            <w:right w:val="none" w:sz="0" w:space="0" w:color="auto"/>
          </w:divBdr>
        </w:div>
        <w:div w:id="766968187">
          <w:marLeft w:val="640"/>
          <w:marRight w:val="0"/>
          <w:marTop w:val="0"/>
          <w:marBottom w:val="0"/>
          <w:divBdr>
            <w:top w:val="none" w:sz="0" w:space="0" w:color="auto"/>
            <w:left w:val="none" w:sz="0" w:space="0" w:color="auto"/>
            <w:bottom w:val="none" w:sz="0" w:space="0" w:color="auto"/>
            <w:right w:val="none" w:sz="0" w:space="0" w:color="auto"/>
          </w:divBdr>
        </w:div>
        <w:div w:id="1405907863">
          <w:marLeft w:val="640"/>
          <w:marRight w:val="0"/>
          <w:marTop w:val="0"/>
          <w:marBottom w:val="0"/>
          <w:divBdr>
            <w:top w:val="none" w:sz="0" w:space="0" w:color="auto"/>
            <w:left w:val="none" w:sz="0" w:space="0" w:color="auto"/>
            <w:bottom w:val="none" w:sz="0" w:space="0" w:color="auto"/>
            <w:right w:val="none" w:sz="0" w:space="0" w:color="auto"/>
          </w:divBdr>
        </w:div>
        <w:div w:id="96482197">
          <w:marLeft w:val="640"/>
          <w:marRight w:val="0"/>
          <w:marTop w:val="0"/>
          <w:marBottom w:val="0"/>
          <w:divBdr>
            <w:top w:val="none" w:sz="0" w:space="0" w:color="auto"/>
            <w:left w:val="none" w:sz="0" w:space="0" w:color="auto"/>
            <w:bottom w:val="none" w:sz="0" w:space="0" w:color="auto"/>
            <w:right w:val="none" w:sz="0" w:space="0" w:color="auto"/>
          </w:divBdr>
        </w:div>
        <w:div w:id="1907454437">
          <w:marLeft w:val="640"/>
          <w:marRight w:val="0"/>
          <w:marTop w:val="0"/>
          <w:marBottom w:val="0"/>
          <w:divBdr>
            <w:top w:val="none" w:sz="0" w:space="0" w:color="auto"/>
            <w:left w:val="none" w:sz="0" w:space="0" w:color="auto"/>
            <w:bottom w:val="none" w:sz="0" w:space="0" w:color="auto"/>
            <w:right w:val="none" w:sz="0" w:space="0" w:color="auto"/>
          </w:divBdr>
        </w:div>
        <w:div w:id="123235040">
          <w:marLeft w:val="640"/>
          <w:marRight w:val="0"/>
          <w:marTop w:val="0"/>
          <w:marBottom w:val="0"/>
          <w:divBdr>
            <w:top w:val="none" w:sz="0" w:space="0" w:color="auto"/>
            <w:left w:val="none" w:sz="0" w:space="0" w:color="auto"/>
            <w:bottom w:val="none" w:sz="0" w:space="0" w:color="auto"/>
            <w:right w:val="none" w:sz="0" w:space="0" w:color="auto"/>
          </w:divBdr>
        </w:div>
        <w:div w:id="831455605">
          <w:marLeft w:val="640"/>
          <w:marRight w:val="0"/>
          <w:marTop w:val="0"/>
          <w:marBottom w:val="0"/>
          <w:divBdr>
            <w:top w:val="none" w:sz="0" w:space="0" w:color="auto"/>
            <w:left w:val="none" w:sz="0" w:space="0" w:color="auto"/>
            <w:bottom w:val="none" w:sz="0" w:space="0" w:color="auto"/>
            <w:right w:val="none" w:sz="0" w:space="0" w:color="auto"/>
          </w:divBdr>
        </w:div>
        <w:div w:id="2018001346">
          <w:marLeft w:val="640"/>
          <w:marRight w:val="0"/>
          <w:marTop w:val="0"/>
          <w:marBottom w:val="0"/>
          <w:divBdr>
            <w:top w:val="none" w:sz="0" w:space="0" w:color="auto"/>
            <w:left w:val="none" w:sz="0" w:space="0" w:color="auto"/>
            <w:bottom w:val="none" w:sz="0" w:space="0" w:color="auto"/>
            <w:right w:val="none" w:sz="0" w:space="0" w:color="auto"/>
          </w:divBdr>
        </w:div>
        <w:div w:id="1450971084">
          <w:marLeft w:val="640"/>
          <w:marRight w:val="0"/>
          <w:marTop w:val="0"/>
          <w:marBottom w:val="0"/>
          <w:divBdr>
            <w:top w:val="none" w:sz="0" w:space="0" w:color="auto"/>
            <w:left w:val="none" w:sz="0" w:space="0" w:color="auto"/>
            <w:bottom w:val="none" w:sz="0" w:space="0" w:color="auto"/>
            <w:right w:val="none" w:sz="0" w:space="0" w:color="auto"/>
          </w:divBdr>
        </w:div>
        <w:div w:id="105200780">
          <w:marLeft w:val="640"/>
          <w:marRight w:val="0"/>
          <w:marTop w:val="0"/>
          <w:marBottom w:val="0"/>
          <w:divBdr>
            <w:top w:val="none" w:sz="0" w:space="0" w:color="auto"/>
            <w:left w:val="none" w:sz="0" w:space="0" w:color="auto"/>
            <w:bottom w:val="none" w:sz="0" w:space="0" w:color="auto"/>
            <w:right w:val="none" w:sz="0" w:space="0" w:color="auto"/>
          </w:divBdr>
        </w:div>
        <w:div w:id="1308441333">
          <w:marLeft w:val="640"/>
          <w:marRight w:val="0"/>
          <w:marTop w:val="0"/>
          <w:marBottom w:val="0"/>
          <w:divBdr>
            <w:top w:val="none" w:sz="0" w:space="0" w:color="auto"/>
            <w:left w:val="none" w:sz="0" w:space="0" w:color="auto"/>
            <w:bottom w:val="none" w:sz="0" w:space="0" w:color="auto"/>
            <w:right w:val="none" w:sz="0" w:space="0" w:color="auto"/>
          </w:divBdr>
        </w:div>
        <w:div w:id="1964799651">
          <w:marLeft w:val="640"/>
          <w:marRight w:val="0"/>
          <w:marTop w:val="0"/>
          <w:marBottom w:val="0"/>
          <w:divBdr>
            <w:top w:val="none" w:sz="0" w:space="0" w:color="auto"/>
            <w:left w:val="none" w:sz="0" w:space="0" w:color="auto"/>
            <w:bottom w:val="none" w:sz="0" w:space="0" w:color="auto"/>
            <w:right w:val="none" w:sz="0" w:space="0" w:color="auto"/>
          </w:divBdr>
        </w:div>
        <w:div w:id="114639570">
          <w:marLeft w:val="640"/>
          <w:marRight w:val="0"/>
          <w:marTop w:val="0"/>
          <w:marBottom w:val="0"/>
          <w:divBdr>
            <w:top w:val="none" w:sz="0" w:space="0" w:color="auto"/>
            <w:left w:val="none" w:sz="0" w:space="0" w:color="auto"/>
            <w:bottom w:val="none" w:sz="0" w:space="0" w:color="auto"/>
            <w:right w:val="none" w:sz="0" w:space="0" w:color="auto"/>
          </w:divBdr>
        </w:div>
        <w:div w:id="122620142">
          <w:marLeft w:val="640"/>
          <w:marRight w:val="0"/>
          <w:marTop w:val="0"/>
          <w:marBottom w:val="0"/>
          <w:divBdr>
            <w:top w:val="none" w:sz="0" w:space="0" w:color="auto"/>
            <w:left w:val="none" w:sz="0" w:space="0" w:color="auto"/>
            <w:bottom w:val="none" w:sz="0" w:space="0" w:color="auto"/>
            <w:right w:val="none" w:sz="0" w:space="0" w:color="auto"/>
          </w:divBdr>
        </w:div>
        <w:div w:id="523322220">
          <w:marLeft w:val="640"/>
          <w:marRight w:val="0"/>
          <w:marTop w:val="0"/>
          <w:marBottom w:val="0"/>
          <w:divBdr>
            <w:top w:val="none" w:sz="0" w:space="0" w:color="auto"/>
            <w:left w:val="none" w:sz="0" w:space="0" w:color="auto"/>
            <w:bottom w:val="none" w:sz="0" w:space="0" w:color="auto"/>
            <w:right w:val="none" w:sz="0" w:space="0" w:color="auto"/>
          </w:divBdr>
        </w:div>
        <w:div w:id="478697271">
          <w:marLeft w:val="640"/>
          <w:marRight w:val="0"/>
          <w:marTop w:val="0"/>
          <w:marBottom w:val="0"/>
          <w:divBdr>
            <w:top w:val="none" w:sz="0" w:space="0" w:color="auto"/>
            <w:left w:val="none" w:sz="0" w:space="0" w:color="auto"/>
            <w:bottom w:val="none" w:sz="0" w:space="0" w:color="auto"/>
            <w:right w:val="none" w:sz="0" w:space="0" w:color="auto"/>
          </w:divBdr>
        </w:div>
        <w:div w:id="2056347037">
          <w:marLeft w:val="640"/>
          <w:marRight w:val="0"/>
          <w:marTop w:val="0"/>
          <w:marBottom w:val="0"/>
          <w:divBdr>
            <w:top w:val="none" w:sz="0" w:space="0" w:color="auto"/>
            <w:left w:val="none" w:sz="0" w:space="0" w:color="auto"/>
            <w:bottom w:val="none" w:sz="0" w:space="0" w:color="auto"/>
            <w:right w:val="none" w:sz="0" w:space="0" w:color="auto"/>
          </w:divBdr>
        </w:div>
        <w:div w:id="2101101240">
          <w:marLeft w:val="640"/>
          <w:marRight w:val="0"/>
          <w:marTop w:val="0"/>
          <w:marBottom w:val="0"/>
          <w:divBdr>
            <w:top w:val="none" w:sz="0" w:space="0" w:color="auto"/>
            <w:left w:val="none" w:sz="0" w:space="0" w:color="auto"/>
            <w:bottom w:val="none" w:sz="0" w:space="0" w:color="auto"/>
            <w:right w:val="none" w:sz="0" w:space="0" w:color="auto"/>
          </w:divBdr>
        </w:div>
        <w:div w:id="810902752">
          <w:marLeft w:val="640"/>
          <w:marRight w:val="0"/>
          <w:marTop w:val="0"/>
          <w:marBottom w:val="0"/>
          <w:divBdr>
            <w:top w:val="none" w:sz="0" w:space="0" w:color="auto"/>
            <w:left w:val="none" w:sz="0" w:space="0" w:color="auto"/>
            <w:bottom w:val="none" w:sz="0" w:space="0" w:color="auto"/>
            <w:right w:val="none" w:sz="0" w:space="0" w:color="auto"/>
          </w:divBdr>
        </w:div>
        <w:div w:id="110589636">
          <w:marLeft w:val="640"/>
          <w:marRight w:val="0"/>
          <w:marTop w:val="0"/>
          <w:marBottom w:val="0"/>
          <w:divBdr>
            <w:top w:val="none" w:sz="0" w:space="0" w:color="auto"/>
            <w:left w:val="none" w:sz="0" w:space="0" w:color="auto"/>
            <w:bottom w:val="none" w:sz="0" w:space="0" w:color="auto"/>
            <w:right w:val="none" w:sz="0" w:space="0" w:color="auto"/>
          </w:divBdr>
        </w:div>
        <w:div w:id="1585921642">
          <w:marLeft w:val="640"/>
          <w:marRight w:val="0"/>
          <w:marTop w:val="0"/>
          <w:marBottom w:val="0"/>
          <w:divBdr>
            <w:top w:val="none" w:sz="0" w:space="0" w:color="auto"/>
            <w:left w:val="none" w:sz="0" w:space="0" w:color="auto"/>
            <w:bottom w:val="none" w:sz="0" w:space="0" w:color="auto"/>
            <w:right w:val="none" w:sz="0" w:space="0" w:color="auto"/>
          </w:divBdr>
        </w:div>
        <w:div w:id="176116403">
          <w:marLeft w:val="640"/>
          <w:marRight w:val="0"/>
          <w:marTop w:val="0"/>
          <w:marBottom w:val="0"/>
          <w:divBdr>
            <w:top w:val="none" w:sz="0" w:space="0" w:color="auto"/>
            <w:left w:val="none" w:sz="0" w:space="0" w:color="auto"/>
            <w:bottom w:val="none" w:sz="0" w:space="0" w:color="auto"/>
            <w:right w:val="none" w:sz="0" w:space="0" w:color="auto"/>
          </w:divBdr>
        </w:div>
        <w:div w:id="1109618260">
          <w:marLeft w:val="640"/>
          <w:marRight w:val="0"/>
          <w:marTop w:val="0"/>
          <w:marBottom w:val="0"/>
          <w:divBdr>
            <w:top w:val="none" w:sz="0" w:space="0" w:color="auto"/>
            <w:left w:val="none" w:sz="0" w:space="0" w:color="auto"/>
            <w:bottom w:val="none" w:sz="0" w:space="0" w:color="auto"/>
            <w:right w:val="none" w:sz="0" w:space="0" w:color="auto"/>
          </w:divBdr>
        </w:div>
        <w:div w:id="892155518">
          <w:marLeft w:val="640"/>
          <w:marRight w:val="0"/>
          <w:marTop w:val="0"/>
          <w:marBottom w:val="0"/>
          <w:divBdr>
            <w:top w:val="none" w:sz="0" w:space="0" w:color="auto"/>
            <w:left w:val="none" w:sz="0" w:space="0" w:color="auto"/>
            <w:bottom w:val="none" w:sz="0" w:space="0" w:color="auto"/>
            <w:right w:val="none" w:sz="0" w:space="0" w:color="auto"/>
          </w:divBdr>
        </w:div>
        <w:div w:id="518742394">
          <w:marLeft w:val="640"/>
          <w:marRight w:val="0"/>
          <w:marTop w:val="0"/>
          <w:marBottom w:val="0"/>
          <w:divBdr>
            <w:top w:val="none" w:sz="0" w:space="0" w:color="auto"/>
            <w:left w:val="none" w:sz="0" w:space="0" w:color="auto"/>
            <w:bottom w:val="none" w:sz="0" w:space="0" w:color="auto"/>
            <w:right w:val="none" w:sz="0" w:space="0" w:color="auto"/>
          </w:divBdr>
        </w:div>
        <w:div w:id="895511866">
          <w:marLeft w:val="640"/>
          <w:marRight w:val="0"/>
          <w:marTop w:val="0"/>
          <w:marBottom w:val="0"/>
          <w:divBdr>
            <w:top w:val="none" w:sz="0" w:space="0" w:color="auto"/>
            <w:left w:val="none" w:sz="0" w:space="0" w:color="auto"/>
            <w:bottom w:val="none" w:sz="0" w:space="0" w:color="auto"/>
            <w:right w:val="none" w:sz="0" w:space="0" w:color="auto"/>
          </w:divBdr>
        </w:div>
        <w:div w:id="1843160423">
          <w:marLeft w:val="640"/>
          <w:marRight w:val="0"/>
          <w:marTop w:val="0"/>
          <w:marBottom w:val="0"/>
          <w:divBdr>
            <w:top w:val="none" w:sz="0" w:space="0" w:color="auto"/>
            <w:left w:val="none" w:sz="0" w:space="0" w:color="auto"/>
            <w:bottom w:val="none" w:sz="0" w:space="0" w:color="auto"/>
            <w:right w:val="none" w:sz="0" w:space="0" w:color="auto"/>
          </w:divBdr>
        </w:div>
        <w:div w:id="1064062457">
          <w:marLeft w:val="640"/>
          <w:marRight w:val="0"/>
          <w:marTop w:val="0"/>
          <w:marBottom w:val="0"/>
          <w:divBdr>
            <w:top w:val="none" w:sz="0" w:space="0" w:color="auto"/>
            <w:left w:val="none" w:sz="0" w:space="0" w:color="auto"/>
            <w:bottom w:val="none" w:sz="0" w:space="0" w:color="auto"/>
            <w:right w:val="none" w:sz="0" w:space="0" w:color="auto"/>
          </w:divBdr>
        </w:div>
        <w:div w:id="1644315599">
          <w:marLeft w:val="640"/>
          <w:marRight w:val="0"/>
          <w:marTop w:val="0"/>
          <w:marBottom w:val="0"/>
          <w:divBdr>
            <w:top w:val="none" w:sz="0" w:space="0" w:color="auto"/>
            <w:left w:val="none" w:sz="0" w:space="0" w:color="auto"/>
            <w:bottom w:val="none" w:sz="0" w:space="0" w:color="auto"/>
            <w:right w:val="none" w:sz="0" w:space="0" w:color="auto"/>
          </w:divBdr>
        </w:div>
        <w:div w:id="193690617">
          <w:marLeft w:val="640"/>
          <w:marRight w:val="0"/>
          <w:marTop w:val="0"/>
          <w:marBottom w:val="0"/>
          <w:divBdr>
            <w:top w:val="none" w:sz="0" w:space="0" w:color="auto"/>
            <w:left w:val="none" w:sz="0" w:space="0" w:color="auto"/>
            <w:bottom w:val="none" w:sz="0" w:space="0" w:color="auto"/>
            <w:right w:val="none" w:sz="0" w:space="0" w:color="auto"/>
          </w:divBdr>
        </w:div>
        <w:div w:id="742726623">
          <w:marLeft w:val="640"/>
          <w:marRight w:val="0"/>
          <w:marTop w:val="0"/>
          <w:marBottom w:val="0"/>
          <w:divBdr>
            <w:top w:val="none" w:sz="0" w:space="0" w:color="auto"/>
            <w:left w:val="none" w:sz="0" w:space="0" w:color="auto"/>
            <w:bottom w:val="none" w:sz="0" w:space="0" w:color="auto"/>
            <w:right w:val="none" w:sz="0" w:space="0" w:color="auto"/>
          </w:divBdr>
        </w:div>
        <w:div w:id="1558317247">
          <w:marLeft w:val="640"/>
          <w:marRight w:val="0"/>
          <w:marTop w:val="0"/>
          <w:marBottom w:val="0"/>
          <w:divBdr>
            <w:top w:val="none" w:sz="0" w:space="0" w:color="auto"/>
            <w:left w:val="none" w:sz="0" w:space="0" w:color="auto"/>
            <w:bottom w:val="none" w:sz="0" w:space="0" w:color="auto"/>
            <w:right w:val="none" w:sz="0" w:space="0" w:color="auto"/>
          </w:divBdr>
        </w:div>
        <w:div w:id="219900798">
          <w:marLeft w:val="640"/>
          <w:marRight w:val="0"/>
          <w:marTop w:val="0"/>
          <w:marBottom w:val="0"/>
          <w:divBdr>
            <w:top w:val="none" w:sz="0" w:space="0" w:color="auto"/>
            <w:left w:val="none" w:sz="0" w:space="0" w:color="auto"/>
            <w:bottom w:val="none" w:sz="0" w:space="0" w:color="auto"/>
            <w:right w:val="none" w:sz="0" w:space="0" w:color="auto"/>
          </w:divBdr>
        </w:div>
        <w:div w:id="1781727966">
          <w:marLeft w:val="640"/>
          <w:marRight w:val="0"/>
          <w:marTop w:val="0"/>
          <w:marBottom w:val="0"/>
          <w:divBdr>
            <w:top w:val="none" w:sz="0" w:space="0" w:color="auto"/>
            <w:left w:val="none" w:sz="0" w:space="0" w:color="auto"/>
            <w:bottom w:val="none" w:sz="0" w:space="0" w:color="auto"/>
            <w:right w:val="none" w:sz="0" w:space="0" w:color="auto"/>
          </w:divBdr>
        </w:div>
        <w:div w:id="37097107">
          <w:marLeft w:val="640"/>
          <w:marRight w:val="0"/>
          <w:marTop w:val="0"/>
          <w:marBottom w:val="0"/>
          <w:divBdr>
            <w:top w:val="none" w:sz="0" w:space="0" w:color="auto"/>
            <w:left w:val="none" w:sz="0" w:space="0" w:color="auto"/>
            <w:bottom w:val="none" w:sz="0" w:space="0" w:color="auto"/>
            <w:right w:val="none" w:sz="0" w:space="0" w:color="auto"/>
          </w:divBdr>
        </w:div>
        <w:div w:id="703988339">
          <w:marLeft w:val="640"/>
          <w:marRight w:val="0"/>
          <w:marTop w:val="0"/>
          <w:marBottom w:val="0"/>
          <w:divBdr>
            <w:top w:val="none" w:sz="0" w:space="0" w:color="auto"/>
            <w:left w:val="none" w:sz="0" w:space="0" w:color="auto"/>
            <w:bottom w:val="none" w:sz="0" w:space="0" w:color="auto"/>
            <w:right w:val="none" w:sz="0" w:space="0" w:color="auto"/>
          </w:divBdr>
        </w:div>
        <w:div w:id="95560485">
          <w:marLeft w:val="640"/>
          <w:marRight w:val="0"/>
          <w:marTop w:val="0"/>
          <w:marBottom w:val="0"/>
          <w:divBdr>
            <w:top w:val="none" w:sz="0" w:space="0" w:color="auto"/>
            <w:left w:val="none" w:sz="0" w:space="0" w:color="auto"/>
            <w:bottom w:val="none" w:sz="0" w:space="0" w:color="auto"/>
            <w:right w:val="none" w:sz="0" w:space="0" w:color="auto"/>
          </w:divBdr>
        </w:div>
        <w:div w:id="1153638688">
          <w:marLeft w:val="640"/>
          <w:marRight w:val="0"/>
          <w:marTop w:val="0"/>
          <w:marBottom w:val="0"/>
          <w:divBdr>
            <w:top w:val="none" w:sz="0" w:space="0" w:color="auto"/>
            <w:left w:val="none" w:sz="0" w:space="0" w:color="auto"/>
            <w:bottom w:val="none" w:sz="0" w:space="0" w:color="auto"/>
            <w:right w:val="none" w:sz="0" w:space="0" w:color="auto"/>
          </w:divBdr>
        </w:div>
        <w:div w:id="1604411937">
          <w:marLeft w:val="640"/>
          <w:marRight w:val="0"/>
          <w:marTop w:val="0"/>
          <w:marBottom w:val="0"/>
          <w:divBdr>
            <w:top w:val="none" w:sz="0" w:space="0" w:color="auto"/>
            <w:left w:val="none" w:sz="0" w:space="0" w:color="auto"/>
            <w:bottom w:val="none" w:sz="0" w:space="0" w:color="auto"/>
            <w:right w:val="none" w:sz="0" w:space="0" w:color="auto"/>
          </w:divBdr>
        </w:div>
        <w:div w:id="666370240">
          <w:marLeft w:val="640"/>
          <w:marRight w:val="0"/>
          <w:marTop w:val="0"/>
          <w:marBottom w:val="0"/>
          <w:divBdr>
            <w:top w:val="none" w:sz="0" w:space="0" w:color="auto"/>
            <w:left w:val="none" w:sz="0" w:space="0" w:color="auto"/>
            <w:bottom w:val="none" w:sz="0" w:space="0" w:color="auto"/>
            <w:right w:val="none" w:sz="0" w:space="0" w:color="auto"/>
          </w:divBdr>
        </w:div>
        <w:div w:id="1058741992">
          <w:marLeft w:val="640"/>
          <w:marRight w:val="0"/>
          <w:marTop w:val="0"/>
          <w:marBottom w:val="0"/>
          <w:divBdr>
            <w:top w:val="none" w:sz="0" w:space="0" w:color="auto"/>
            <w:left w:val="none" w:sz="0" w:space="0" w:color="auto"/>
            <w:bottom w:val="none" w:sz="0" w:space="0" w:color="auto"/>
            <w:right w:val="none" w:sz="0" w:space="0" w:color="auto"/>
          </w:divBdr>
        </w:div>
        <w:div w:id="826356977">
          <w:marLeft w:val="640"/>
          <w:marRight w:val="0"/>
          <w:marTop w:val="0"/>
          <w:marBottom w:val="0"/>
          <w:divBdr>
            <w:top w:val="none" w:sz="0" w:space="0" w:color="auto"/>
            <w:left w:val="none" w:sz="0" w:space="0" w:color="auto"/>
            <w:bottom w:val="none" w:sz="0" w:space="0" w:color="auto"/>
            <w:right w:val="none" w:sz="0" w:space="0" w:color="auto"/>
          </w:divBdr>
        </w:div>
      </w:divsChild>
    </w:div>
    <w:div w:id="185215983">
      <w:bodyDiv w:val="1"/>
      <w:marLeft w:val="0"/>
      <w:marRight w:val="0"/>
      <w:marTop w:val="0"/>
      <w:marBottom w:val="0"/>
      <w:divBdr>
        <w:top w:val="none" w:sz="0" w:space="0" w:color="auto"/>
        <w:left w:val="none" w:sz="0" w:space="0" w:color="auto"/>
        <w:bottom w:val="none" w:sz="0" w:space="0" w:color="auto"/>
        <w:right w:val="none" w:sz="0" w:space="0" w:color="auto"/>
      </w:divBdr>
      <w:divsChild>
        <w:div w:id="1429697562">
          <w:marLeft w:val="640"/>
          <w:marRight w:val="0"/>
          <w:marTop w:val="0"/>
          <w:marBottom w:val="0"/>
          <w:divBdr>
            <w:top w:val="none" w:sz="0" w:space="0" w:color="auto"/>
            <w:left w:val="none" w:sz="0" w:space="0" w:color="auto"/>
            <w:bottom w:val="none" w:sz="0" w:space="0" w:color="auto"/>
            <w:right w:val="none" w:sz="0" w:space="0" w:color="auto"/>
          </w:divBdr>
        </w:div>
        <w:div w:id="1034036777">
          <w:marLeft w:val="640"/>
          <w:marRight w:val="0"/>
          <w:marTop w:val="0"/>
          <w:marBottom w:val="0"/>
          <w:divBdr>
            <w:top w:val="none" w:sz="0" w:space="0" w:color="auto"/>
            <w:left w:val="none" w:sz="0" w:space="0" w:color="auto"/>
            <w:bottom w:val="none" w:sz="0" w:space="0" w:color="auto"/>
            <w:right w:val="none" w:sz="0" w:space="0" w:color="auto"/>
          </w:divBdr>
        </w:div>
        <w:div w:id="2128430139">
          <w:marLeft w:val="640"/>
          <w:marRight w:val="0"/>
          <w:marTop w:val="0"/>
          <w:marBottom w:val="0"/>
          <w:divBdr>
            <w:top w:val="none" w:sz="0" w:space="0" w:color="auto"/>
            <w:left w:val="none" w:sz="0" w:space="0" w:color="auto"/>
            <w:bottom w:val="none" w:sz="0" w:space="0" w:color="auto"/>
            <w:right w:val="none" w:sz="0" w:space="0" w:color="auto"/>
          </w:divBdr>
        </w:div>
        <w:div w:id="456533934">
          <w:marLeft w:val="640"/>
          <w:marRight w:val="0"/>
          <w:marTop w:val="0"/>
          <w:marBottom w:val="0"/>
          <w:divBdr>
            <w:top w:val="none" w:sz="0" w:space="0" w:color="auto"/>
            <w:left w:val="none" w:sz="0" w:space="0" w:color="auto"/>
            <w:bottom w:val="none" w:sz="0" w:space="0" w:color="auto"/>
            <w:right w:val="none" w:sz="0" w:space="0" w:color="auto"/>
          </w:divBdr>
        </w:div>
        <w:div w:id="1417172437">
          <w:marLeft w:val="640"/>
          <w:marRight w:val="0"/>
          <w:marTop w:val="0"/>
          <w:marBottom w:val="0"/>
          <w:divBdr>
            <w:top w:val="none" w:sz="0" w:space="0" w:color="auto"/>
            <w:left w:val="none" w:sz="0" w:space="0" w:color="auto"/>
            <w:bottom w:val="none" w:sz="0" w:space="0" w:color="auto"/>
            <w:right w:val="none" w:sz="0" w:space="0" w:color="auto"/>
          </w:divBdr>
        </w:div>
        <w:div w:id="1893686694">
          <w:marLeft w:val="640"/>
          <w:marRight w:val="0"/>
          <w:marTop w:val="0"/>
          <w:marBottom w:val="0"/>
          <w:divBdr>
            <w:top w:val="none" w:sz="0" w:space="0" w:color="auto"/>
            <w:left w:val="none" w:sz="0" w:space="0" w:color="auto"/>
            <w:bottom w:val="none" w:sz="0" w:space="0" w:color="auto"/>
            <w:right w:val="none" w:sz="0" w:space="0" w:color="auto"/>
          </w:divBdr>
        </w:div>
        <w:div w:id="1372798837">
          <w:marLeft w:val="640"/>
          <w:marRight w:val="0"/>
          <w:marTop w:val="0"/>
          <w:marBottom w:val="0"/>
          <w:divBdr>
            <w:top w:val="none" w:sz="0" w:space="0" w:color="auto"/>
            <w:left w:val="none" w:sz="0" w:space="0" w:color="auto"/>
            <w:bottom w:val="none" w:sz="0" w:space="0" w:color="auto"/>
            <w:right w:val="none" w:sz="0" w:space="0" w:color="auto"/>
          </w:divBdr>
        </w:div>
        <w:div w:id="282031560">
          <w:marLeft w:val="640"/>
          <w:marRight w:val="0"/>
          <w:marTop w:val="0"/>
          <w:marBottom w:val="0"/>
          <w:divBdr>
            <w:top w:val="none" w:sz="0" w:space="0" w:color="auto"/>
            <w:left w:val="none" w:sz="0" w:space="0" w:color="auto"/>
            <w:bottom w:val="none" w:sz="0" w:space="0" w:color="auto"/>
            <w:right w:val="none" w:sz="0" w:space="0" w:color="auto"/>
          </w:divBdr>
        </w:div>
        <w:div w:id="589579201">
          <w:marLeft w:val="640"/>
          <w:marRight w:val="0"/>
          <w:marTop w:val="0"/>
          <w:marBottom w:val="0"/>
          <w:divBdr>
            <w:top w:val="none" w:sz="0" w:space="0" w:color="auto"/>
            <w:left w:val="none" w:sz="0" w:space="0" w:color="auto"/>
            <w:bottom w:val="none" w:sz="0" w:space="0" w:color="auto"/>
            <w:right w:val="none" w:sz="0" w:space="0" w:color="auto"/>
          </w:divBdr>
        </w:div>
        <w:div w:id="1574927729">
          <w:marLeft w:val="640"/>
          <w:marRight w:val="0"/>
          <w:marTop w:val="0"/>
          <w:marBottom w:val="0"/>
          <w:divBdr>
            <w:top w:val="none" w:sz="0" w:space="0" w:color="auto"/>
            <w:left w:val="none" w:sz="0" w:space="0" w:color="auto"/>
            <w:bottom w:val="none" w:sz="0" w:space="0" w:color="auto"/>
            <w:right w:val="none" w:sz="0" w:space="0" w:color="auto"/>
          </w:divBdr>
        </w:div>
        <w:div w:id="170263870">
          <w:marLeft w:val="640"/>
          <w:marRight w:val="0"/>
          <w:marTop w:val="0"/>
          <w:marBottom w:val="0"/>
          <w:divBdr>
            <w:top w:val="none" w:sz="0" w:space="0" w:color="auto"/>
            <w:left w:val="none" w:sz="0" w:space="0" w:color="auto"/>
            <w:bottom w:val="none" w:sz="0" w:space="0" w:color="auto"/>
            <w:right w:val="none" w:sz="0" w:space="0" w:color="auto"/>
          </w:divBdr>
        </w:div>
        <w:div w:id="663513978">
          <w:marLeft w:val="640"/>
          <w:marRight w:val="0"/>
          <w:marTop w:val="0"/>
          <w:marBottom w:val="0"/>
          <w:divBdr>
            <w:top w:val="none" w:sz="0" w:space="0" w:color="auto"/>
            <w:left w:val="none" w:sz="0" w:space="0" w:color="auto"/>
            <w:bottom w:val="none" w:sz="0" w:space="0" w:color="auto"/>
            <w:right w:val="none" w:sz="0" w:space="0" w:color="auto"/>
          </w:divBdr>
        </w:div>
        <w:div w:id="1581138619">
          <w:marLeft w:val="640"/>
          <w:marRight w:val="0"/>
          <w:marTop w:val="0"/>
          <w:marBottom w:val="0"/>
          <w:divBdr>
            <w:top w:val="none" w:sz="0" w:space="0" w:color="auto"/>
            <w:left w:val="none" w:sz="0" w:space="0" w:color="auto"/>
            <w:bottom w:val="none" w:sz="0" w:space="0" w:color="auto"/>
            <w:right w:val="none" w:sz="0" w:space="0" w:color="auto"/>
          </w:divBdr>
        </w:div>
        <w:div w:id="471868967">
          <w:marLeft w:val="640"/>
          <w:marRight w:val="0"/>
          <w:marTop w:val="0"/>
          <w:marBottom w:val="0"/>
          <w:divBdr>
            <w:top w:val="none" w:sz="0" w:space="0" w:color="auto"/>
            <w:left w:val="none" w:sz="0" w:space="0" w:color="auto"/>
            <w:bottom w:val="none" w:sz="0" w:space="0" w:color="auto"/>
            <w:right w:val="none" w:sz="0" w:space="0" w:color="auto"/>
          </w:divBdr>
        </w:div>
        <w:div w:id="689375948">
          <w:marLeft w:val="640"/>
          <w:marRight w:val="0"/>
          <w:marTop w:val="0"/>
          <w:marBottom w:val="0"/>
          <w:divBdr>
            <w:top w:val="none" w:sz="0" w:space="0" w:color="auto"/>
            <w:left w:val="none" w:sz="0" w:space="0" w:color="auto"/>
            <w:bottom w:val="none" w:sz="0" w:space="0" w:color="auto"/>
            <w:right w:val="none" w:sz="0" w:space="0" w:color="auto"/>
          </w:divBdr>
        </w:div>
        <w:div w:id="918487680">
          <w:marLeft w:val="640"/>
          <w:marRight w:val="0"/>
          <w:marTop w:val="0"/>
          <w:marBottom w:val="0"/>
          <w:divBdr>
            <w:top w:val="none" w:sz="0" w:space="0" w:color="auto"/>
            <w:left w:val="none" w:sz="0" w:space="0" w:color="auto"/>
            <w:bottom w:val="none" w:sz="0" w:space="0" w:color="auto"/>
            <w:right w:val="none" w:sz="0" w:space="0" w:color="auto"/>
          </w:divBdr>
        </w:div>
        <w:div w:id="1766923775">
          <w:marLeft w:val="640"/>
          <w:marRight w:val="0"/>
          <w:marTop w:val="0"/>
          <w:marBottom w:val="0"/>
          <w:divBdr>
            <w:top w:val="none" w:sz="0" w:space="0" w:color="auto"/>
            <w:left w:val="none" w:sz="0" w:space="0" w:color="auto"/>
            <w:bottom w:val="none" w:sz="0" w:space="0" w:color="auto"/>
            <w:right w:val="none" w:sz="0" w:space="0" w:color="auto"/>
          </w:divBdr>
        </w:div>
        <w:div w:id="1289510037">
          <w:marLeft w:val="640"/>
          <w:marRight w:val="0"/>
          <w:marTop w:val="0"/>
          <w:marBottom w:val="0"/>
          <w:divBdr>
            <w:top w:val="none" w:sz="0" w:space="0" w:color="auto"/>
            <w:left w:val="none" w:sz="0" w:space="0" w:color="auto"/>
            <w:bottom w:val="none" w:sz="0" w:space="0" w:color="auto"/>
            <w:right w:val="none" w:sz="0" w:space="0" w:color="auto"/>
          </w:divBdr>
        </w:div>
        <w:div w:id="1423065016">
          <w:marLeft w:val="640"/>
          <w:marRight w:val="0"/>
          <w:marTop w:val="0"/>
          <w:marBottom w:val="0"/>
          <w:divBdr>
            <w:top w:val="none" w:sz="0" w:space="0" w:color="auto"/>
            <w:left w:val="none" w:sz="0" w:space="0" w:color="auto"/>
            <w:bottom w:val="none" w:sz="0" w:space="0" w:color="auto"/>
            <w:right w:val="none" w:sz="0" w:space="0" w:color="auto"/>
          </w:divBdr>
        </w:div>
        <w:div w:id="101069717">
          <w:marLeft w:val="640"/>
          <w:marRight w:val="0"/>
          <w:marTop w:val="0"/>
          <w:marBottom w:val="0"/>
          <w:divBdr>
            <w:top w:val="none" w:sz="0" w:space="0" w:color="auto"/>
            <w:left w:val="none" w:sz="0" w:space="0" w:color="auto"/>
            <w:bottom w:val="none" w:sz="0" w:space="0" w:color="auto"/>
            <w:right w:val="none" w:sz="0" w:space="0" w:color="auto"/>
          </w:divBdr>
        </w:div>
        <w:div w:id="1733037090">
          <w:marLeft w:val="640"/>
          <w:marRight w:val="0"/>
          <w:marTop w:val="0"/>
          <w:marBottom w:val="0"/>
          <w:divBdr>
            <w:top w:val="none" w:sz="0" w:space="0" w:color="auto"/>
            <w:left w:val="none" w:sz="0" w:space="0" w:color="auto"/>
            <w:bottom w:val="none" w:sz="0" w:space="0" w:color="auto"/>
            <w:right w:val="none" w:sz="0" w:space="0" w:color="auto"/>
          </w:divBdr>
        </w:div>
        <w:div w:id="3632304">
          <w:marLeft w:val="640"/>
          <w:marRight w:val="0"/>
          <w:marTop w:val="0"/>
          <w:marBottom w:val="0"/>
          <w:divBdr>
            <w:top w:val="none" w:sz="0" w:space="0" w:color="auto"/>
            <w:left w:val="none" w:sz="0" w:space="0" w:color="auto"/>
            <w:bottom w:val="none" w:sz="0" w:space="0" w:color="auto"/>
            <w:right w:val="none" w:sz="0" w:space="0" w:color="auto"/>
          </w:divBdr>
        </w:div>
        <w:div w:id="1339696582">
          <w:marLeft w:val="640"/>
          <w:marRight w:val="0"/>
          <w:marTop w:val="0"/>
          <w:marBottom w:val="0"/>
          <w:divBdr>
            <w:top w:val="none" w:sz="0" w:space="0" w:color="auto"/>
            <w:left w:val="none" w:sz="0" w:space="0" w:color="auto"/>
            <w:bottom w:val="none" w:sz="0" w:space="0" w:color="auto"/>
            <w:right w:val="none" w:sz="0" w:space="0" w:color="auto"/>
          </w:divBdr>
        </w:div>
        <w:div w:id="749890066">
          <w:marLeft w:val="640"/>
          <w:marRight w:val="0"/>
          <w:marTop w:val="0"/>
          <w:marBottom w:val="0"/>
          <w:divBdr>
            <w:top w:val="none" w:sz="0" w:space="0" w:color="auto"/>
            <w:left w:val="none" w:sz="0" w:space="0" w:color="auto"/>
            <w:bottom w:val="none" w:sz="0" w:space="0" w:color="auto"/>
            <w:right w:val="none" w:sz="0" w:space="0" w:color="auto"/>
          </w:divBdr>
        </w:div>
        <w:div w:id="1600798219">
          <w:marLeft w:val="640"/>
          <w:marRight w:val="0"/>
          <w:marTop w:val="0"/>
          <w:marBottom w:val="0"/>
          <w:divBdr>
            <w:top w:val="none" w:sz="0" w:space="0" w:color="auto"/>
            <w:left w:val="none" w:sz="0" w:space="0" w:color="auto"/>
            <w:bottom w:val="none" w:sz="0" w:space="0" w:color="auto"/>
            <w:right w:val="none" w:sz="0" w:space="0" w:color="auto"/>
          </w:divBdr>
        </w:div>
        <w:div w:id="1008290345">
          <w:marLeft w:val="640"/>
          <w:marRight w:val="0"/>
          <w:marTop w:val="0"/>
          <w:marBottom w:val="0"/>
          <w:divBdr>
            <w:top w:val="none" w:sz="0" w:space="0" w:color="auto"/>
            <w:left w:val="none" w:sz="0" w:space="0" w:color="auto"/>
            <w:bottom w:val="none" w:sz="0" w:space="0" w:color="auto"/>
            <w:right w:val="none" w:sz="0" w:space="0" w:color="auto"/>
          </w:divBdr>
        </w:div>
        <w:div w:id="300422437">
          <w:marLeft w:val="640"/>
          <w:marRight w:val="0"/>
          <w:marTop w:val="0"/>
          <w:marBottom w:val="0"/>
          <w:divBdr>
            <w:top w:val="none" w:sz="0" w:space="0" w:color="auto"/>
            <w:left w:val="none" w:sz="0" w:space="0" w:color="auto"/>
            <w:bottom w:val="none" w:sz="0" w:space="0" w:color="auto"/>
            <w:right w:val="none" w:sz="0" w:space="0" w:color="auto"/>
          </w:divBdr>
        </w:div>
        <w:div w:id="895746529">
          <w:marLeft w:val="640"/>
          <w:marRight w:val="0"/>
          <w:marTop w:val="0"/>
          <w:marBottom w:val="0"/>
          <w:divBdr>
            <w:top w:val="none" w:sz="0" w:space="0" w:color="auto"/>
            <w:left w:val="none" w:sz="0" w:space="0" w:color="auto"/>
            <w:bottom w:val="none" w:sz="0" w:space="0" w:color="auto"/>
            <w:right w:val="none" w:sz="0" w:space="0" w:color="auto"/>
          </w:divBdr>
        </w:div>
        <w:div w:id="243877780">
          <w:marLeft w:val="640"/>
          <w:marRight w:val="0"/>
          <w:marTop w:val="0"/>
          <w:marBottom w:val="0"/>
          <w:divBdr>
            <w:top w:val="none" w:sz="0" w:space="0" w:color="auto"/>
            <w:left w:val="none" w:sz="0" w:space="0" w:color="auto"/>
            <w:bottom w:val="none" w:sz="0" w:space="0" w:color="auto"/>
            <w:right w:val="none" w:sz="0" w:space="0" w:color="auto"/>
          </w:divBdr>
        </w:div>
        <w:div w:id="475338616">
          <w:marLeft w:val="640"/>
          <w:marRight w:val="0"/>
          <w:marTop w:val="0"/>
          <w:marBottom w:val="0"/>
          <w:divBdr>
            <w:top w:val="none" w:sz="0" w:space="0" w:color="auto"/>
            <w:left w:val="none" w:sz="0" w:space="0" w:color="auto"/>
            <w:bottom w:val="none" w:sz="0" w:space="0" w:color="auto"/>
            <w:right w:val="none" w:sz="0" w:space="0" w:color="auto"/>
          </w:divBdr>
        </w:div>
        <w:div w:id="1465154625">
          <w:marLeft w:val="640"/>
          <w:marRight w:val="0"/>
          <w:marTop w:val="0"/>
          <w:marBottom w:val="0"/>
          <w:divBdr>
            <w:top w:val="none" w:sz="0" w:space="0" w:color="auto"/>
            <w:left w:val="none" w:sz="0" w:space="0" w:color="auto"/>
            <w:bottom w:val="none" w:sz="0" w:space="0" w:color="auto"/>
            <w:right w:val="none" w:sz="0" w:space="0" w:color="auto"/>
          </w:divBdr>
        </w:div>
        <w:div w:id="2009168114">
          <w:marLeft w:val="640"/>
          <w:marRight w:val="0"/>
          <w:marTop w:val="0"/>
          <w:marBottom w:val="0"/>
          <w:divBdr>
            <w:top w:val="none" w:sz="0" w:space="0" w:color="auto"/>
            <w:left w:val="none" w:sz="0" w:space="0" w:color="auto"/>
            <w:bottom w:val="none" w:sz="0" w:space="0" w:color="auto"/>
            <w:right w:val="none" w:sz="0" w:space="0" w:color="auto"/>
          </w:divBdr>
        </w:div>
        <w:div w:id="1969702883">
          <w:marLeft w:val="640"/>
          <w:marRight w:val="0"/>
          <w:marTop w:val="0"/>
          <w:marBottom w:val="0"/>
          <w:divBdr>
            <w:top w:val="none" w:sz="0" w:space="0" w:color="auto"/>
            <w:left w:val="none" w:sz="0" w:space="0" w:color="auto"/>
            <w:bottom w:val="none" w:sz="0" w:space="0" w:color="auto"/>
            <w:right w:val="none" w:sz="0" w:space="0" w:color="auto"/>
          </w:divBdr>
        </w:div>
        <w:div w:id="1814643134">
          <w:marLeft w:val="640"/>
          <w:marRight w:val="0"/>
          <w:marTop w:val="0"/>
          <w:marBottom w:val="0"/>
          <w:divBdr>
            <w:top w:val="none" w:sz="0" w:space="0" w:color="auto"/>
            <w:left w:val="none" w:sz="0" w:space="0" w:color="auto"/>
            <w:bottom w:val="none" w:sz="0" w:space="0" w:color="auto"/>
            <w:right w:val="none" w:sz="0" w:space="0" w:color="auto"/>
          </w:divBdr>
        </w:div>
        <w:div w:id="552156644">
          <w:marLeft w:val="640"/>
          <w:marRight w:val="0"/>
          <w:marTop w:val="0"/>
          <w:marBottom w:val="0"/>
          <w:divBdr>
            <w:top w:val="none" w:sz="0" w:space="0" w:color="auto"/>
            <w:left w:val="none" w:sz="0" w:space="0" w:color="auto"/>
            <w:bottom w:val="none" w:sz="0" w:space="0" w:color="auto"/>
            <w:right w:val="none" w:sz="0" w:space="0" w:color="auto"/>
          </w:divBdr>
        </w:div>
        <w:div w:id="1984312186">
          <w:marLeft w:val="640"/>
          <w:marRight w:val="0"/>
          <w:marTop w:val="0"/>
          <w:marBottom w:val="0"/>
          <w:divBdr>
            <w:top w:val="none" w:sz="0" w:space="0" w:color="auto"/>
            <w:left w:val="none" w:sz="0" w:space="0" w:color="auto"/>
            <w:bottom w:val="none" w:sz="0" w:space="0" w:color="auto"/>
            <w:right w:val="none" w:sz="0" w:space="0" w:color="auto"/>
          </w:divBdr>
        </w:div>
        <w:div w:id="1661929268">
          <w:marLeft w:val="640"/>
          <w:marRight w:val="0"/>
          <w:marTop w:val="0"/>
          <w:marBottom w:val="0"/>
          <w:divBdr>
            <w:top w:val="none" w:sz="0" w:space="0" w:color="auto"/>
            <w:left w:val="none" w:sz="0" w:space="0" w:color="auto"/>
            <w:bottom w:val="none" w:sz="0" w:space="0" w:color="auto"/>
            <w:right w:val="none" w:sz="0" w:space="0" w:color="auto"/>
          </w:divBdr>
        </w:div>
        <w:div w:id="1418558213">
          <w:marLeft w:val="640"/>
          <w:marRight w:val="0"/>
          <w:marTop w:val="0"/>
          <w:marBottom w:val="0"/>
          <w:divBdr>
            <w:top w:val="none" w:sz="0" w:space="0" w:color="auto"/>
            <w:left w:val="none" w:sz="0" w:space="0" w:color="auto"/>
            <w:bottom w:val="none" w:sz="0" w:space="0" w:color="auto"/>
            <w:right w:val="none" w:sz="0" w:space="0" w:color="auto"/>
          </w:divBdr>
        </w:div>
        <w:div w:id="328868288">
          <w:marLeft w:val="640"/>
          <w:marRight w:val="0"/>
          <w:marTop w:val="0"/>
          <w:marBottom w:val="0"/>
          <w:divBdr>
            <w:top w:val="none" w:sz="0" w:space="0" w:color="auto"/>
            <w:left w:val="none" w:sz="0" w:space="0" w:color="auto"/>
            <w:bottom w:val="none" w:sz="0" w:space="0" w:color="auto"/>
            <w:right w:val="none" w:sz="0" w:space="0" w:color="auto"/>
          </w:divBdr>
        </w:div>
        <w:div w:id="1190144835">
          <w:marLeft w:val="640"/>
          <w:marRight w:val="0"/>
          <w:marTop w:val="0"/>
          <w:marBottom w:val="0"/>
          <w:divBdr>
            <w:top w:val="none" w:sz="0" w:space="0" w:color="auto"/>
            <w:left w:val="none" w:sz="0" w:space="0" w:color="auto"/>
            <w:bottom w:val="none" w:sz="0" w:space="0" w:color="auto"/>
            <w:right w:val="none" w:sz="0" w:space="0" w:color="auto"/>
          </w:divBdr>
        </w:div>
        <w:div w:id="859588368">
          <w:marLeft w:val="640"/>
          <w:marRight w:val="0"/>
          <w:marTop w:val="0"/>
          <w:marBottom w:val="0"/>
          <w:divBdr>
            <w:top w:val="none" w:sz="0" w:space="0" w:color="auto"/>
            <w:left w:val="none" w:sz="0" w:space="0" w:color="auto"/>
            <w:bottom w:val="none" w:sz="0" w:space="0" w:color="auto"/>
            <w:right w:val="none" w:sz="0" w:space="0" w:color="auto"/>
          </w:divBdr>
        </w:div>
        <w:div w:id="1140807350">
          <w:marLeft w:val="640"/>
          <w:marRight w:val="0"/>
          <w:marTop w:val="0"/>
          <w:marBottom w:val="0"/>
          <w:divBdr>
            <w:top w:val="none" w:sz="0" w:space="0" w:color="auto"/>
            <w:left w:val="none" w:sz="0" w:space="0" w:color="auto"/>
            <w:bottom w:val="none" w:sz="0" w:space="0" w:color="auto"/>
            <w:right w:val="none" w:sz="0" w:space="0" w:color="auto"/>
          </w:divBdr>
        </w:div>
        <w:div w:id="408232669">
          <w:marLeft w:val="640"/>
          <w:marRight w:val="0"/>
          <w:marTop w:val="0"/>
          <w:marBottom w:val="0"/>
          <w:divBdr>
            <w:top w:val="none" w:sz="0" w:space="0" w:color="auto"/>
            <w:left w:val="none" w:sz="0" w:space="0" w:color="auto"/>
            <w:bottom w:val="none" w:sz="0" w:space="0" w:color="auto"/>
            <w:right w:val="none" w:sz="0" w:space="0" w:color="auto"/>
          </w:divBdr>
        </w:div>
        <w:div w:id="406653472">
          <w:marLeft w:val="640"/>
          <w:marRight w:val="0"/>
          <w:marTop w:val="0"/>
          <w:marBottom w:val="0"/>
          <w:divBdr>
            <w:top w:val="none" w:sz="0" w:space="0" w:color="auto"/>
            <w:left w:val="none" w:sz="0" w:space="0" w:color="auto"/>
            <w:bottom w:val="none" w:sz="0" w:space="0" w:color="auto"/>
            <w:right w:val="none" w:sz="0" w:space="0" w:color="auto"/>
          </w:divBdr>
        </w:div>
        <w:div w:id="1818570275">
          <w:marLeft w:val="640"/>
          <w:marRight w:val="0"/>
          <w:marTop w:val="0"/>
          <w:marBottom w:val="0"/>
          <w:divBdr>
            <w:top w:val="none" w:sz="0" w:space="0" w:color="auto"/>
            <w:left w:val="none" w:sz="0" w:space="0" w:color="auto"/>
            <w:bottom w:val="none" w:sz="0" w:space="0" w:color="auto"/>
            <w:right w:val="none" w:sz="0" w:space="0" w:color="auto"/>
          </w:divBdr>
        </w:div>
        <w:div w:id="159393364">
          <w:marLeft w:val="640"/>
          <w:marRight w:val="0"/>
          <w:marTop w:val="0"/>
          <w:marBottom w:val="0"/>
          <w:divBdr>
            <w:top w:val="none" w:sz="0" w:space="0" w:color="auto"/>
            <w:left w:val="none" w:sz="0" w:space="0" w:color="auto"/>
            <w:bottom w:val="none" w:sz="0" w:space="0" w:color="auto"/>
            <w:right w:val="none" w:sz="0" w:space="0" w:color="auto"/>
          </w:divBdr>
        </w:div>
        <w:div w:id="18236781">
          <w:marLeft w:val="640"/>
          <w:marRight w:val="0"/>
          <w:marTop w:val="0"/>
          <w:marBottom w:val="0"/>
          <w:divBdr>
            <w:top w:val="none" w:sz="0" w:space="0" w:color="auto"/>
            <w:left w:val="none" w:sz="0" w:space="0" w:color="auto"/>
            <w:bottom w:val="none" w:sz="0" w:space="0" w:color="auto"/>
            <w:right w:val="none" w:sz="0" w:space="0" w:color="auto"/>
          </w:divBdr>
        </w:div>
        <w:div w:id="2103330660">
          <w:marLeft w:val="640"/>
          <w:marRight w:val="0"/>
          <w:marTop w:val="0"/>
          <w:marBottom w:val="0"/>
          <w:divBdr>
            <w:top w:val="none" w:sz="0" w:space="0" w:color="auto"/>
            <w:left w:val="none" w:sz="0" w:space="0" w:color="auto"/>
            <w:bottom w:val="none" w:sz="0" w:space="0" w:color="auto"/>
            <w:right w:val="none" w:sz="0" w:space="0" w:color="auto"/>
          </w:divBdr>
        </w:div>
        <w:div w:id="1531644293">
          <w:marLeft w:val="640"/>
          <w:marRight w:val="0"/>
          <w:marTop w:val="0"/>
          <w:marBottom w:val="0"/>
          <w:divBdr>
            <w:top w:val="none" w:sz="0" w:space="0" w:color="auto"/>
            <w:left w:val="none" w:sz="0" w:space="0" w:color="auto"/>
            <w:bottom w:val="none" w:sz="0" w:space="0" w:color="auto"/>
            <w:right w:val="none" w:sz="0" w:space="0" w:color="auto"/>
          </w:divBdr>
        </w:div>
        <w:div w:id="1011417603">
          <w:marLeft w:val="640"/>
          <w:marRight w:val="0"/>
          <w:marTop w:val="0"/>
          <w:marBottom w:val="0"/>
          <w:divBdr>
            <w:top w:val="none" w:sz="0" w:space="0" w:color="auto"/>
            <w:left w:val="none" w:sz="0" w:space="0" w:color="auto"/>
            <w:bottom w:val="none" w:sz="0" w:space="0" w:color="auto"/>
            <w:right w:val="none" w:sz="0" w:space="0" w:color="auto"/>
          </w:divBdr>
        </w:div>
        <w:div w:id="943658091">
          <w:marLeft w:val="640"/>
          <w:marRight w:val="0"/>
          <w:marTop w:val="0"/>
          <w:marBottom w:val="0"/>
          <w:divBdr>
            <w:top w:val="none" w:sz="0" w:space="0" w:color="auto"/>
            <w:left w:val="none" w:sz="0" w:space="0" w:color="auto"/>
            <w:bottom w:val="none" w:sz="0" w:space="0" w:color="auto"/>
            <w:right w:val="none" w:sz="0" w:space="0" w:color="auto"/>
          </w:divBdr>
        </w:div>
        <w:div w:id="1426028120">
          <w:marLeft w:val="640"/>
          <w:marRight w:val="0"/>
          <w:marTop w:val="0"/>
          <w:marBottom w:val="0"/>
          <w:divBdr>
            <w:top w:val="none" w:sz="0" w:space="0" w:color="auto"/>
            <w:left w:val="none" w:sz="0" w:space="0" w:color="auto"/>
            <w:bottom w:val="none" w:sz="0" w:space="0" w:color="auto"/>
            <w:right w:val="none" w:sz="0" w:space="0" w:color="auto"/>
          </w:divBdr>
        </w:div>
        <w:div w:id="666250447">
          <w:marLeft w:val="640"/>
          <w:marRight w:val="0"/>
          <w:marTop w:val="0"/>
          <w:marBottom w:val="0"/>
          <w:divBdr>
            <w:top w:val="none" w:sz="0" w:space="0" w:color="auto"/>
            <w:left w:val="none" w:sz="0" w:space="0" w:color="auto"/>
            <w:bottom w:val="none" w:sz="0" w:space="0" w:color="auto"/>
            <w:right w:val="none" w:sz="0" w:space="0" w:color="auto"/>
          </w:divBdr>
        </w:div>
        <w:div w:id="138301763">
          <w:marLeft w:val="640"/>
          <w:marRight w:val="0"/>
          <w:marTop w:val="0"/>
          <w:marBottom w:val="0"/>
          <w:divBdr>
            <w:top w:val="none" w:sz="0" w:space="0" w:color="auto"/>
            <w:left w:val="none" w:sz="0" w:space="0" w:color="auto"/>
            <w:bottom w:val="none" w:sz="0" w:space="0" w:color="auto"/>
            <w:right w:val="none" w:sz="0" w:space="0" w:color="auto"/>
          </w:divBdr>
        </w:div>
        <w:div w:id="707490623">
          <w:marLeft w:val="640"/>
          <w:marRight w:val="0"/>
          <w:marTop w:val="0"/>
          <w:marBottom w:val="0"/>
          <w:divBdr>
            <w:top w:val="none" w:sz="0" w:space="0" w:color="auto"/>
            <w:left w:val="none" w:sz="0" w:space="0" w:color="auto"/>
            <w:bottom w:val="none" w:sz="0" w:space="0" w:color="auto"/>
            <w:right w:val="none" w:sz="0" w:space="0" w:color="auto"/>
          </w:divBdr>
        </w:div>
        <w:div w:id="1525825852">
          <w:marLeft w:val="640"/>
          <w:marRight w:val="0"/>
          <w:marTop w:val="0"/>
          <w:marBottom w:val="0"/>
          <w:divBdr>
            <w:top w:val="none" w:sz="0" w:space="0" w:color="auto"/>
            <w:left w:val="none" w:sz="0" w:space="0" w:color="auto"/>
            <w:bottom w:val="none" w:sz="0" w:space="0" w:color="auto"/>
            <w:right w:val="none" w:sz="0" w:space="0" w:color="auto"/>
          </w:divBdr>
        </w:div>
        <w:div w:id="1081218888">
          <w:marLeft w:val="640"/>
          <w:marRight w:val="0"/>
          <w:marTop w:val="0"/>
          <w:marBottom w:val="0"/>
          <w:divBdr>
            <w:top w:val="none" w:sz="0" w:space="0" w:color="auto"/>
            <w:left w:val="none" w:sz="0" w:space="0" w:color="auto"/>
            <w:bottom w:val="none" w:sz="0" w:space="0" w:color="auto"/>
            <w:right w:val="none" w:sz="0" w:space="0" w:color="auto"/>
          </w:divBdr>
        </w:div>
        <w:div w:id="991064439">
          <w:marLeft w:val="640"/>
          <w:marRight w:val="0"/>
          <w:marTop w:val="0"/>
          <w:marBottom w:val="0"/>
          <w:divBdr>
            <w:top w:val="none" w:sz="0" w:space="0" w:color="auto"/>
            <w:left w:val="none" w:sz="0" w:space="0" w:color="auto"/>
            <w:bottom w:val="none" w:sz="0" w:space="0" w:color="auto"/>
            <w:right w:val="none" w:sz="0" w:space="0" w:color="auto"/>
          </w:divBdr>
        </w:div>
        <w:div w:id="142817578">
          <w:marLeft w:val="640"/>
          <w:marRight w:val="0"/>
          <w:marTop w:val="0"/>
          <w:marBottom w:val="0"/>
          <w:divBdr>
            <w:top w:val="none" w:sz="0" w:space="0" w:color="auto"/>
            <w:left w:val="none" w:sz="0" w:space="0" w:color="auto"/>
            <w:bottom w:val="none" w:sz="0" w:space="0" w:color="auto"/>
            <w:right w:val="none" w:sz="0" w:space="0" w:color="auto"/>
          </w:divBdr>
        </w:div>
        <w:div w:id="186917885">
          <w:marLeft w:val="640"/>
          <w:marRight w:val="0"/>
          <w:marTop w:val="0"/>
          <w:marBottom w:val="0"/>
          <w:divBdr>
            <w:top w:val="none" w:sz="0" w:space="0" w:color="auto"/>
            <w:left w:val="none" w:sz="0" w:space="0" w:color="auto"/>
            <w:bottom w:val="none" w:sz="0" w:space="0" w:color="auto"/>
            <w:right w:val="none" w:sz="0" w:space="0" w:color="auto"/>
          </w:divBdr>
        </w:div>
        <w:div w:id="667560269">
          <w:marLeft w:val="640"/>
          <w:marRight w:val="0"/>
          <w:marTop w:val="0"/>
          <w:marBottom w:val="0"/>
          <w:divBdr>
            <w:top w:val="none" w:sz="0" w:space="0" w:color="auto"/>
            <w:left w:val="none" w:sz="0" w:space="0" w:color="auto"/>
            <w:bottom w:val="none" w:sz="0" w:space="0" w:color="auto"/>
            <w:right w:val="none" w:sz="0" w:space="0" w:color="auto"/>
          </w:divBdr>
        </w:div>
        <w:div w:id="2112165475">
          <w:marLeft w:val="640"/>
          <w:marRight w:val="0"/>
          <w:marTop w:val="0"/>
          <w:marBottom w:val="0"/>
          <w:divBdr>
            <w:top w:val="none" w:sz="0" w:space="0" w:color="auto"/>
            <w:left w:val="none" w:sz="0" w:space="0" w:color="auto"/>
            <w:bottom w:val="none" w:sz="0" w:space="0" w:color="auto"/>
            <w:right w:val="none" w:sz="0" w:space="0" w:color="auto"/>
          </w:divBdr>
        </w:div>
        <w:div w:id="1876889291">
          <w:marLeft w:val="640"/>
          <w:marRight w:val="0"/>
          <w:marTop w:val="0"/>
          <w:marBottom w:val="0"/>
          <w:divBdr>
            <w:top w:val="none" w:sz="0" w:space="0" w:color="auto"/>
            <w:left w:val="none" w:sz="0" w:space="0" w:color="auto"/>
            <w:bottom w:val="none" w:sz="0" w:space="0" w:color="auto"/>
            <w:right w:val="none" w:sz="0" w:space="0" w:color="auto"/>
          </w:divBdr>
        </w:div>
        <w:div w:id="452527113">
          <w:marLeft w:val="640"/>
          <w:marRight w:val="0"/>
          <w:marTop w:val="0"/>
          <w:marBottom w:val="0"/>
          <w:divBdr>
            <w:top w:val="none" w:sz="0" w:space="0" w:color="auto"/>
            <w:left w:val="none" w:sz="0" w:space="0" w:color="auto"/>
            <w:bottom w:val="none" w:sz="0" w:space="0" w:color="auto"/>
            <w:right w:val="none" w:sz="0" w:space="0" w:color="auto"/>
          </w:divBdr>
        </w:div>
        <w:div w:id="1376467694">
          <w:marLeft w:val="640"/>
          <w:marRight w:val="0"/>
          <w:marTop w:val="0"/>
          <w:marBottom w:val="0"/>
          <w:divBdr>
            <w:top w:val="none" w:sz="0" w:space="0" w:color="auto"/>
            <w:left w:val="none" w:sz="0" w:space="0" w:color="auto"/>
            <w:bottom w:val="none" w:sz="0" w:space="0" w:color="auto"/>
            <w:right w:val="none" w:sz="0" w:space="0" w:color="auto"/>
          </w:divBdr>
        </w:div>
        <w:div w:id="1506703971">
          <w:marLeft w:val="640"/>
          <w:marRight w:val="0"/>
          <w:marTop w:val="0"/>
          <w:marBottom w:val="0"/>
          <w:divBdr>
            <w:top w:val="none" w:sz="0" w:space="0" w:color="auto"/>
            <w:left w:val="none" w:sz="0" w:space="0" w:color="auto"/>
            <w:bottom w:val="none" w:sz="0" w:space="0" w:color="auto"/>
            <w:right w:val="none" w:sz="0" w:space="0" w:color="auto"/>
          </w:divBdr>
        </w:div>
        <w:div w:id="1443836735">
          <w:marLeft w:val="640"/>
          <w:marRight w:val="0"/>
          <w:marTop w:val="0"/>
          <w:marBottom w:val="0"/>
          <w:divBdr>
            <w:top w:val="none" w:sz="0" w:space="0" w:color="auto"/>
            <w:left w:val="none" w:sz="0" w:space="0" w:color="auto"/>
            <w:bottom w:val="none" w:sz="0" w:space="0" w:color="auto"/>
            <w:right w:val="none" w:sz="0" w:space="0" w:color="auto"/>
          </w:divBdr>
        </w:div>
        <w:div w:id="274338184">
          <w:marLeft w:val="640"/>
          <w:marRight w:val="0"/>
          <w:marTop w:val="0"/>
          <w:marBottom w:val="0"/>
          <w:divBdr>
            <w:top w:val="none" w:sz="0" w:space="0" w:color="auto"/>
            <w:left w:val="none" w:sz="0" w:space="0" w:color="auto"/>
            <w:bottom w:val="none" w:sz="0" w:space="0" w:color="auto"/>
            <w:right w:val="none" w:sz="0" w:space="0" w:color="auto"/>
          </w:divBdr>
        </w:div>
        <w:div w:id="191505058">
          <w:marLeft w:val="640"/>
          <w:marRight w:val="0"/>
          <w:marTop w:val="0"/>
          <w:marBottom w:val="0"/>
          <w:divBdr>
            <w:top w:val="none" w:sz="0" w:space="0" w:color="auto"/>
            <w:left w:val="none" w:sz="0" w:space="0" w:color="auto"/>
            <w:bottom w:val="none" w:sz="0" w:space="0" w:color="auto"/>
            <w:right w:val="none" w:sz="0" w:space="0" w:color="auto"/>
          </w:divBdr>
        </w:div>
        <w:div w:id="1104613270">
          <w:marLeft w:val="640"/>
          <w:marRight w:val="0"/>
          <w:marTop w:val="0"/>
          <w:marBottom w:val="0"/>
          <w:divBdr>
            <w:top w:val="none" w:sz="0" w:space="0" w:color="auto"/>
            <w:left w:val="none" w:sz="0" w:space="0" w:color="auto"/>
            <w:bottom w:val="none" w:sz="0" w:space="0" w:color="auto"/>
            <w:right w:val="none" w:sz="0" w:space="0" w:color="auto"/>
          </w:divBdr>
        </w:div>
        <w:div w:id="182521268">
          <w:marLeft w:val="640"/>
          <w:marRight w:val="0"/>
          <w:marTop w:val="0"/>
          <w:marBottom w:val="0"/>
          <w:divBdr>
            <w:top w:val="none" w:sz="0" w:space="0" w:color="auto"/>
            <w:left w:val="none" w:sz="0" w:space="0" w:color="auto"/>
            <w:bottom w:val="none" w:sz="0" w:space="0" w:color="auto"/>
            <w:right w:val="none" w:sz="0" w:space="0" w:color="auto"/>
          </w:divBdr>
        </w:div>
        <w:div w:id="959267635">
          <w:marLeft w:val="640"/>
          <w:marRight w:val="0"/>
          <w:marTop w:val="0"/>
          <w:marBottom w:val="0"/>
          <w:divBdr>
            <w:top w:val="none" w:sz="0" w:space="0" w:color="auto"/>
            <w:left w:val="none" w:sz="0" w:space="0" w:color="auto"/>
            <w:bottom w:val="none" w:sz="0" w:space="0" w:color="auto"/>
            <w:right w:val="none" w:sz="0" w:space="0" w:color="auto"/>
          </w:divBdr>
        </w:div>
        <w:div w:id="106000128">
          <w:marLeft w:val="640"/>
          <w:marRight w:val="0"/>
          <w:marTop w:val="0"/>
          <w:marBottom w:val="0"/>
          <w:divBdr>
            <w:top w:val="none" w:sz="0" w:space="0" w:color="auto"/>
            <w:left w:val="none" w:sz="0" w:space="0" w:color="auto"/>
            <w:bottom w:val="none" w:sz="0" w:space="0" w:color="auto"/>
            <w:right w:val="none" w:sz="0" w:space="0" w:color="auto"/>
          </w:divBdr>
        </w:div>
        <w:div w:id="2131242638">
          <w:marLeft w:val="640"/>
          <w:marRight w:val="0"/>
          <w:marTop w:val="0"/>
          <w:marBottom w:val="0"/>
          <w:divBdr>
            <w:top w:val="none" w:sz="0" w:space="0" w:color="auto"/>
            <w:left w:val="none" w:sz="0" w:space="0" w:color="auto"/>
            <w:bottom w:val="none" w:sz="0" w:space="0" w:color="auto"/>
            <w:right w:val="none" w:sz="0" w:space="0" w:color="auto"/>
          </w:divBdr>
        </w:div>
        <w:div w:id="615983345">
          <w:marLeft w:val="640"/>
          <w:marRight w:val="0"/>
          <w:marTop w:val="0"/>
          <w:marBottom w:val="0"/>
          <w:divBdr>
            <w:top w:val="none" w:sz="0" w:space="0" w:color="auto"/>
            <w:left w:val="none" w:sz="0" w:space="0" w:color="auto"/>
            <w:bottom w:val="none" w:sz="0" w:space="0" w:color="auto"/>
            <w:right w:val="none" w:sz="0" w:space="0" w:color="auto"/>
          </w:divBdr>
        </w:div>
        <w:div w:id="1233084815">
          <w:marLeft w:val="640"/>
          <w:marRight w:val="0"/>
          <w:marTop w:val="0"/>
          <w:marBottom w:val="0"/>
          <w:divBdr>
            <w:top w:val="none" w:sz="0" w:space="0" w:color="auto"/>
            <w:left w:val="none" w:sz="0" w:space="0" w:color="auto"/>
            <w:bottom w:val="none" w:sz="0" w:space="0" w:color="auto"/>
            <w:right w:val="none" w:sz="0" w:space="0" w:color="auto"/>
          </w:divBdr>
        </w:div>
        <w:div w:id="1618636210">
          <w:marLeft w:val="640"/>
          <w:marRight w:val="0"/>
          <w:marTop w:val="0"/>
          <w:marBottom w:val="0"/>
          <w:divBdr>
            <w:top w:val="none" w:sz="0" w:space="0" w:color="auto"/>
            <w:left w:val="none" w:sz="0" w:space="0" w:color="auto"/>
            <w:bottom w:val="none" w:sz="0" w:space="0" w:color="auto"/>
            <w:right w:val="none" w:sz="0" w:space="0" w:color="auto"/>
          </w:divBdr>
        </w:div>
        <w:div w:id="1887915447">
          <w:marLeft w:val="640"/>
          <w:marRight w:val="0"/>
          <w:marTop w:val="0"/>
          <w:marBottom w:val="0"/>
          <w:divBdr>
            <w:top w:val="none" w:sz="0" w:space="0" w:color="auto"/>
            <w:left w:val="none" w:sz="0" w:space="0" w:color="auto"/>
            <w:bottom w:val="none" w:sz="0" w:space="0" w:color="auto"/>
            <w:right w:val="none" w:sz="0" w:space="0" w:color="auto"/>
          </w:divBdr>
        </w:div>
        <w:div w:id="2035229374">
          <w:marLeft w:val="640"/>
          <w:marRight w:val="0"/>
          <w:marTop w:val="0"/>
          <w:marBottom w:val="0"/>
          <w:divBdr>
            <w:top w:val="none" w:sz="0" w:space="0" w:color="auto"/>
            <w:left w:val="none" w:sz="0" w:space="0" w:color="auto"/>
            <w:bottom w:val="none" w:sz="0" w:space="0" w:color="auto"/>
            <w:right w:val="none" w:sz="0" w:space="0" w:color="auto"/>
          </w:divBdr>
        </w:div>
        <w:div w:id="1543638005">
          <w:marLeft w:val="640"/>
          <w:marRight w:val="0"/>
          <w:marTop w:val="0"/>
          <w:marBottom w:val="0"/>
          <w:divBdr>
            <w:top w:val="none" w:sz="0" w:space="0" w:color="auto"/>
            <w:left w:val="none" w:sz="0" w:space="0" w:color="auto"/>
            <w:bottom w:val="none" w:sz="0" w:space="0" w:color="auto"/>
            <w:right w:val="none" w:sz="0" w:space="0" w:color="auto"/>
          </w:divBdr>
        </w:div>
        <w:div w:id="1239904164">
          <w:marLeft w:val="640"/>
          <w:marRight w:val="0"/>
          <w:marTop w:val="0"/>
          <w:marBottom w:val="0"/>
          <w:divBdr>
            <w:top w:val="none" w:sz="0" w:space="0" w:color="auto"/>
            <w:left w:val="none" w:sz="0" w:space="0" w:color="auto"/>
            <w:bottom w:val="none" w:sz="0" w:space="0" w:color="auto"/>
            <w:right w:val="none" w:sz="0" w:space="0" w:color="auto"/>
          </w:divBdr>
        </w:div>
        <w:div w:id="301155686">
          <w:marLeft w:val="640"/>
          <w:marRight w:val="0"/>
          <w:marTop w:val="0"/>
          <w:marBottom w:val="0"/>
          <w:divBdr>
            <w:top w:val="none" w:sz="0" w:space="0" w:color="auto"/>
            <w:left w:val="none" w:sz="0" w:space="0" w:color="auto"/>
            <w:bottom w:val="none" w:sz="0" w:space="0" w:color="auto"/>
            <w:right w:val="none" w:sz="0" w:space="0" w:color="auto"/>
          </w:divBdr>
        </w:div>
        <w:div w:id="1994750249">
          <w:marLeft w:val="640"/>
          <w:marRight w:val="0"/>
          <w:marTop w:val="0"/>
          <w:marBottom w:val="0"/>
          <w:divBdr>
            <w:top w:val="none" w:sz="0" w:space="0" w:color="auto"/>
            <w:left w:val="none" w:sz="0" w:space="0" w:color="auto"/>
            <w:bottom w:val="none" w:sz="0" w:space="0" w:color="auto"/>
            <w:right w:val="none" w:sz="0" w:space="0" w:color="auto"/>
          </w:divBdr>
        </w:div>
        <w:div w:id="1287932540">
          <w:marLeft w:val="640"/>
          <w:marRight w:val="0"/>
          <w:marTop w:val="0"/>
          <w:marBottom w:val="0"/>
          <w:divBdr>
            <w:top w:val="none" w:sz="0" w:space="0" w:color="auto"/>
            <w:left w:val="none" w:sz="0" w:space="0" w:color="auto"/>
            <w:bottom w:val="none" w:sz="0" w:space="0" w:color="auto"/>
            <w:right w:val="none" w:sz="0" w:space="0" w:color="auto"/>
          </w:divBdr>
        </w:div>
        <w:div w:id="557085255">
          <w:marLeft w:val="640"/>
          <w:marRight w:val="0"/>
          <w:marTop w:val="0"/>
          <w:marBottom w:val="0"/>
          <w:divBdr>
            <w:top w:val="none" w:sz="0" w:space="0" w:color="auto"/>
            <w:left w:val="none" w:sz="0" w:space="0" w:color="auto"/>
            <w:bottom w:val="none" w:sz="0" w:space="0" w:color="auto"/>
            <w:right w:val="none" w:sz="0" w:space="0" w:color="auto"/>
          </w:divBdr>
        </w:div>
        <w:div w:id="1247617155">
          <w:marLeft w:val="640"/>
          <w:marRight w:val="0"/>
          <w:marTop w:val="0"/>
          <w:marBottom w:val="0"/>
          <w:divBdr>
            <w:top w:val="none" w:sz="0" w:space="0" w:color="auto"/>
            <w:left w:val="none" w:sz="0" w:space="0" w:color="auto"/>
            <w:bottom w:val="none" w:sz="0" w:space="0" w:color="auto"/>
            <w:right w:val="none" w:sz="0" w:space="0" w:color="auto"/>
          </w:divBdr>
        </w:div>
        <w:div w:id="1327513892">
          <w:marLeft w:val="640"/>
          <w:marRight w:val="0"/>
          <w:marTop w:val="0"/>
          <w:marBottom w:val="0"/>
          <w:divBdr>
            <w:top w:val="none" w:sz="0" w:space="0" w:color="auto"/>
            <w:left w:val="none" w:sz="0" w:space="0" w:color="auto"/>
            <w:bottom w:val="none" w:sz="0" w:space="0" w:color="auto"/>
            <w:right w:val="none" w:sz="0" w:space="0" w:color="auto"/>
          </w:divBdr>
        </w:div>
        <w:div w:id="750007340">
          <w:marLeft w:val="640"/>
          <w:marRight w:val="0"/>
          <w:marTop w:val="0"/>
          <w:marBottom w:val="0"/>
          <w:divBdr>
            <w:top w:val="none" w:sz="0" w:space="0" w:color="auto"/>
            <w:left w:val="none" w:sz="0" w:space="0" w:color="auto"/>
            <w:bottom w:val="none" w:sz="0" w:space="0" w:color="auto"/>
            <w:right w:val="none" w:sz="0" w:space="0" w:color="auto"/>
          </w:divBdr>
        </w:div>
        <w:div w:id="281575202">
          <w:marLeft w:val="640"/>
          <w:marRight w:val="0"/>
          <w:marTop w:val="0"/>
          <w:marBottom w:val="0"/>
          <w:divBdr>
            <w:top w:val="none" w:sz="0" w:space="0" w:color="auto"/>
            <w:left w:val="none" w:sz="0" w:space="0" w:color="auto"/>
            <w:bottom w:val="none" w:sz="0" w:space="0" w:color="auto"/>
            <w:right w:val="none" w:sz="0" w:space="0" w:color="auto"/>
          </w:divBdr>
        </w:div>
        <w:div w:id="1978797867">
          <w:marLeft w:val="640"/>
          <w:marRight w:val="0"/>
          <w:marTop w:val="0"/>
          <w:marBottom w:val="0"/>
          <w:divBdr>
            <w:top w:val="none" w:sz="0" w:space="0" w:color="auto"/>
            <w:left w:val="none" w:sz="0" w:space="0" w:color="auto"/>
            <w:bottom w:val="none" w:sz="0" w:space="0" w:color="auto"/>
            <w:right w:val="none" w:sz="0" w:space="0" w:color="auto"/>
          </w:divBdr>
        </w:div>
        <w:div w:id="2111006349">
          <w:marLeft w:val="640"/>
          <w:marRight w:val="0"/>
          <w:marTop w:val="0"/>
          <w:marBottom w:val="0"/>
          <w:divBdr>
            <w:top w:val="none" w:sz="0" w:space="0" w:color="auto"/>
            <w:left w:val="none" w:sz="0" w:space="0" w:color="auto"/>
            <w:bottom w:val="none" w:sz="0" w:space="0" w:color="auto"/>
            <w:right w:val="none" w:sz="0" w:space="0" w:color="auto"/>
          </w:divBdr>
        </w:div>
        <w:div w:id="1539585264">
          <w:marLeft w:val="640"/>
          <w:marRight w:val="0"/>
          <w:marTop w:val="0"/>
          <w:marBottom w:val="0"/>
          <w:divBdr>
            <w:top w:val="none" w:sz="0" w:space="0" w:color="auto"/>
            <w:left w:val="none" w:sz="0" w:space="0" w:color="auto"/>
            <w:bottom w:val="none" w:sz="0" w:space="0" w:color="auto"/>
            <w:right w:val="none" w:sz="0" w:space="0" w:color="auto"/>
          </w:divBdr>
        </w:div>
        <w:div w:id="1752309977">
          <w:marLeft w:val="640"/>
          <w:marRight w:val="0"/>
          <w:marTop w:val="0"/>
          <w:marBottom w:val="0"/>
          <w:divBdr>
            <w:top w:val="none" w:sz="0" w:space="0" w:color="auto"/>
            <w:left w:val="none" w:sz="0" w:space="0" w:color="auto"/>
            <w:bottom w:val="none" w:sz="0" w:space="0" w:color="auto"/>
            <w:right w:val="none" w:sz="0" w:space="0" w:color="auto"/>
          </w:divBdr>
        </w:div>
        <w:div w:id="1094588697">
          <w:marLeft w:val="640"/>
          <w:marRight w:val="0"/>
          <w:marTop w:val="0"/>
          <w:marBottom w:val="0"/>
          <w:divBdr>
            <w:top w:val="none" w:sz="0" w:space="0" w:color="auto"/>
            <w:left w:val="none" w:sz="0" w:space="0" w:color="auto"/>
            <w:bottom w:val="none" w:sz="0" w:space="0" w:color="auto"/>
            <w:right w:val="none" w:sz="0" w:space="0" w:color="auto"/>
          </w:divBdr>
        </w:div>
        <w:div w:id="1512530512">
          <w:marLeft w:val="640"/>
          <w:marRight w:val="0"/>
          <w:marTop w:val="0"/>
          <w:marBottom w:val="0"/>
          <w:divBdr>
            <w:top w:val="none" w:sz="0" w:space="0" w:color="auto"/>
            <w:left w:val="none" w:sz="0" w:space="0" w:color="auto"/>
            <w:bottom w:val="none" w:sz="0" w:space="0" w:color="auto"/>
            <w:right w:val="none" w:sz="0" w:space="0" w:color="auto"/>
          </w:divBdr>
        </w:div>
        <w:div w:id="1120687119">
          <w:marLeft w:val="640"/>
          <w:marRight w:val="0"/>
          <w:marTop w:val="0"/>
          <w:marBottom w:val="0"/>
          <w:divBdr>
            <w:top w:val="none" w:sz="0" w:space="0" w:color="auto"/>
            <w:left w:val="none" w:sz="0" w:space="0" w:color="auto"/>
            <w:bottom w:val="none" w:sz="0" w:space="0" w:color="auto"/>
            <w:right w:val="none" w:sz="0" w:space="0" w:color="auto"/>
          </w:divBdr>
        </w:div>
        <w:div w:id="1499729419">
          <w:marLeft w:val="640"/>
          <w:marRight w:val="0"/>
          <w:marTop w:val="0"/>
          <w:marBottom w:val="0"/>
          <w:divBdr>
            <w:top w:val="none" w:sz="0" w:space="0" w:color="auto"/>
            <w:left w:val="none" w:sz="0" w:space="0" w:color="auto"/>
            <w:bottom w:val="none" w:sz="0" w:space="0" w:color="auto"/>
            <w:right w:val="none" w:sz="0" w:space="0" w:color="auto"/>
          </w:divBdr>
        </w:div>
        <w:div w:id="1106541289">
          <w:marLeft w:val="640"/>
          <w:marRight w:val="0"/>
          <w:marTop w:val="0"/>
          <w:marBottom w:val="0"/>
          <w:divBdr>
            <w:top w:val="none" w:sz="0" w:space="0" w:color="auto"/>
            <w:left w:val="none" w:sz="0" w:space="0" w:color="auto"/>
            <w:bottom w:val="none" w:sz="0" w:space="0" w:color="auto"/>
            <w:right w:val="none" w:sz="0" w:space="0" w:color="auto"/>
          </w:divBdr>
        </w:div>
        <w:div w:id="1618097368">
          <w:marLeft w:val="640"/>
          <w:marRight w:val="0"/>
          <w:marTop w:val="0"/>
          <w:marBottom w:val="0"/>
          <w:divBdr>
            <w:top w:val="none" w:sz="0" w:space="0" w:color="auto"/>
            <w:left w:val="none" w:sz="0" w:space="0" w:color="auto"/>
            <w:bottom w:val="none" w:sz="0" w:space="0" w:color="auto"/>
            <w:right w:val="none" w:sz="0" w:space="0" w:color="auto"/>
          </w:divBdr>
        </w:div>
        <w:div w:id="1566988834">
          <w:marLeft w:val="640"/>
          <w:marRight w:val="0"/>
          <w:marTop w:val="0"/>
          <w:marBottom w:val="0"/>
          <w:divBdr>
            <w:top w:val="none" w:sz="0" w:space="0" w:color="auto"/>
            <w:left w:val="none" w:sz="0" w:space="0" w:color="auto"/>
            <w:bottom w:val="none" w:sz="0" w:space="0" w:color="auto"/>
            <w:right w:val="none" w:sz="0" w:space="0" w:color="auto"/>
          </w:divBdr>
        </w:div>
        <w:div w:id="2002274672">
          <w:marLeft w:val="640"/>
          <w:marRight w:val="0"/>
          <w:marTop w:val="0"/>
          <w:marBottom w:val="0"/>
          <w:divBdr>
            <w:top w:val="none" w:sz="0" w:space="0" w:color="auto"/>
            <w:left w:val="none" w:sz="0" w:space="0" w:color="auto"/>
            <w:bottom w:val="none" w:sz="0" w:space="0" w:color="auto"/>
            <w:right w:val="none" w:sz="0" w:space="0" w:color="auto"/>
          </w:divBdr>
        </w:div>
        <w:div w:id="1891113315">
          <w:marLeft w:val="640"/>
          <w:marRight w:val="0"/>
          <w:marTop w:val="0"/>
          <w:marBottom w:val="0"/>
          <w:divBdr>
            <w:top w:val="none" w:sz="0" w:space="0" w:color="auto"/>
            <w:left w:val="none" w:sz="0" w:space="0" w:color="auto"/>
            <w:bottom w:val="none" w:sz="0" w:space="0" w:color="auto"/>
            <w:right w:val="none" w:sz="0" w:space="0" w:color="auto"/>
          </w:divBdr>
        </w:div>
        <w:div w:id="1912344885">
          <w:marLeft w:val="640"/>
          <w:marRight w:val="0"/>
          <w:marTop w:val="0"/>
          <w:marBottom w:val="0"/>
          <w:divBdr>
            <w:top w:val="none" w:sz="0" w:space="0" w:color="auto"/>
            <w:left w:val="none" w:sz="0" w:space="0" w:color="auto"/>
            <w:bottom w:val="none" w:sz="0" w:space="0" w:color="auto"/>
            <w:right w:val="none" w:sz="0" w:space="0" w:color="auto"/>
          </w:divBdr>
        </w:div>
        <w:div w:id="526873761">
          <w:marLeft w:val="640"/>
          <w:marRight w:val="0"/>
          <w:marTop w:val="0"/>
          <w:marBottom w:val="0"/>
          <w:divBdr>
            <w:top w:val="none" w:sz="0" w:space="0" w:color="auto"/>
            <w:left w:val="none" w:sz="0" w:space="0" w:color="auto"/>
            <w:bottom w:val="none" w:sz="0" w:space="0" w:color="auto"/>
            <w:right w:val="none" w:sz="0" w:space="0" w:color="auto"/>
          </w:divBdr>
        </w:div>
        <w:div w:id="1555194918">
          <w:marLeft w:val="640"/>
          <w:marRight w:val="0"/>
          <w:marTop w:val="0"/>
          <w:marBottom w:val="0"/>
          <w:divBdr>
            <w:top w:val="none" w:sz="0" w:space="0" w:color="auto"/>
            <w:left w:val="none" w:sz="0" w:space="0" w:color="auto"/>
            <w:bottom w:val="none" w:sz="0" w:space="0" w:color="auto"/>
            <w:right w:val="none" w:sz="0" w:space="0" w:color="auto"/>
          </w:divBdr>
        </w:div>
        <w:div w:id="1007249306">
          <w:marLeft w:val="640"/>
          <w:marRight w:val="0"/>
          <w:marTop w:val="0"/>
          <w:marBottom w:val="0"/>
          <w:divBdr>
            <w:top w:val="none" w:sz="0" w:space="0" w:color="auto"/>
            <w:left w:val="none" w:sz="0" w:space="0" w:color="auto"/>
            <w:bottom w:val="none" w:sz="0" w:space="0" w:color="auto"/>
            <w:right w:val="none" w:sz="0" w:space="0" w:color="auto"/>
          </w:divBdr>
        </w:div>
        <w:div w:id="593899876">
          <w:marLeft w:val="640"/>
          <w:marRight w:val="0"/>
          <w:marTop w:val="0"/>
          <w:marBottom w:val="0"/>
          <w:divBdr>
            <w:top w:val="none" w:sz="0" w:space="0" w:color="auto"/>
            <w:left w:val="none" w:sz="0" w:space="0" w:color="auto"/>
            <w:bottom w:val="none" w:sz="0" w:space="0" w:color="auto"/>
            <w:right w:val="none" w:sz="0" w:space="0" w:color="auto"/>
          </w:divBdr>
        </w:div>
        <w:div w:id="1532526355">
          <w:marLeft w:val="640"/>
          <w:marRight w:val="0"/>
          <w:marTop w:val="0"/>
          <w:marBottom w:val="0"/>
          <w:divBdr>
            <w:top w:val="none" w:sz="0" w:space="0" w:color="auto"/>
            <w:left w:val="none" w:sz="0" w:space="0" w:color="auto"/>
            <w:bottom w:val="none" w:sz="0" w:space="0" w:color="auto"/>
            <w:right w:val="none" w:sz="0" w:space="0" w:color="auto"/>
          </w:divBdr>
        </w:div>
        <w:div w:id="737702543">
          <w:marLeft w:val="640"/>
          <w:marRight w:val="0"/>
          <w:marTop w:val="0"/>
          <w:marBottom w:val="0"/>
          <w:divBdr>
            <w:top w:val="none" w:sz="0" w:space="0" w:color="auto"/>
            <w:left w:val="none" w:sz="0" w:space="0" w:color="auto"/>
            <w:bottom w:val="none" w:sz="0" w:space="0" w:color="auto"/>
            <w:right w:val="none" w:sz="0" w:space="0" w:color="auto"/>
          </w:divBdr>
        </w:div>
        <w:div w:id="2080666054">
          <w:marLeft w:val="640"/>
          <w:marRight w:val="0"/>
          <w:marTop w:val="0"/>
          <w:marBottom w:val="0"/>
          <w:divBdr>
            <w:top w:val="none" w:sz="0" w:space="0" w:color="auto"/>
            <w:left w:val="none" w:sz="0" w:space="0" w:color="auto"/>
            <w:bottom w:val="none" w:sz="0" w:space="0" w:color="auto"/>
            <w:right w:val="none" w:sz="0" w:space="0" w:color="auto"/>
          </w:divBdr>
        </w:div>
        <w:div w:id="1682124584">
          <w:marLeft w:val="640"/>
          <w:marRight w:val="0"/>
          <w:marTop w:val="0"/>
          <w:marBottom w:val="0"/>
          <w:divBdr>
            <w:top w:val="none" w:sz="0" w:space="0" w:color="auto"/>
            <w:left w:val="none" w:sz="0" w:space="0" w:color="auto"/>
            <w:bottom w:val="none" w:sz="0" w:space="0" w:color="auto"/>
            <w:right w:val="none" w:sz="0" w:space="0" w:color="auto"/>
          </w:divBdr>
        </w:div>
        <w:div w:id="906037556">
          <w:marLeft w:val="640"/>
          <w:marRight w:val="0"/>
          <w:marTop w:val="0"/>
          <w:marBottom w:val="0"/>
          <w:divBdr>
            <w:top w:val="none" w:sz="0" w:space="0" w:color="auto"/>
            <w:left w:val="none" w:sz="0" w:space="0" w:color="auto"/>
            <w:bottom w:val="none" w:sz="0" w:space="0" w:color="auto"/>
            <w:right w:val="none" w:sz="0" w:space="0" w:color="auto"/>
          </w:divBdr>
        </w:div>
        <w:div w:id="564068922">
          <w:marLeft w:val="640"/>
          <w:marRight w:val="0"/>
          <w:marTop w:val="0"/>
          <w:marBottom w:val="0"/>
          <w:divBdr>
            <w:top w:val="none" w:sz="0" w:space="0" w:color="auto"/>
            <w:left w:val="none" w:sz="0" w:space="0" w:color="auto"/>
            <w:bottom w:val="none" w:sz="0" w:space="0" w:color="auto"/>
            <w:right w:val="none" w:sz="0" w:space="0" w:color="auto"/>
          </w:divBdr>
        </w:div>
        <w:div w:id="2059816252">
          <w:marLeft w:val="640"/>
          <w:marRight w:val="0"/>
          <w:marTop w:val="0"/>
          <w:marBottom w:val="0"/>
          <w:divBdr>
            <w:top w:val="none" w:sz="0" w:space="0" w:color="auto"/>
            <w:left w:val="none" w:sz="0" w:space="0" w:color="auto"/>
            <w:bottom w:val="none" w:sz="0" w:space="0" w:color="auto"/>
            <w:right w:val="none" w:sz="0" w:space="0" w:color="auto"/>
          </w:divBdr>
        </w:div>
        <w:div w:id="237180255">
          <w:marLeft w:val="640"/>
          <w:marRight w:val="0"/>
          <w:marTop w:val="0"/>
          <w:marBottom w:val="0"/>
          <w:divBdr>
            <w:top w:val="none" w:sz="0" w:space="0" w:color="auto"/>
            <w:left w:val="none" w:sz="0" w:space="0" w:color="auto"/>
            <w:bottom w:val="none" w:sz="0" w:space="0" w:color="auto"/>
            <w:right w:val="none" w:sz="0" w:space="0" w:color="auto"/>
          </w:divBdr>
        </w:div>
        <w:div w:id="1775830974">
          <w:marLeft w:val="640"/>
          <w:marRight w:val="0"/>
          <w:marTop w:val="0"/>
          <w:marBottom w:val="0"/>
          <w:divBdr>
            <w:top w:val="none" w:sz="0" w:space="0" w:color="auto"/>
            <w:left w:val="none" w:sz="0" w:space="0" w:color="auto"/>
            <w:bottom w:val="none" w:sz="0" w:space="0" w:color="auto"/>
            <w:right w:val="none" w:sz="0" w:space="0" w:color="auto"/>
          </w:divBdr>
        </w:div>
        <w:div w:id="2140563765">
          <w:marLeft w:val="640"/>
          <w:marRight w:val="0"/>
          <w:marTop w:val="0"/>
          <w:marBottom w:val="0"/>
          <w:divBdr>
            <w:top w:val="none" w:sz="0" w:space="0" w:color="auto"/>
            <w:left w:val="none" w:sz="0" w:space="0" w:color="auto"/>
            <w:bottom w:val="none" w:sz="0" w:space="0" w:color="auto"/>
            <w:right w:val="none" w:sz="0" w:space="0" w:color="auto"/>
          </w:divBdr>
        </w:div>
        <w:div w:id="937640088">
          <w:marLeft w:val="640"/>
          <w:marRight w:val="0"/>
          <w:marTop w:val="0"/>
          <w:marBottom w:val="0"/>
          <w:divBdr>
            <w:top w:val="none" w:sz="0" w:space="0" w:color="auto"/>
            <w:left w:val="none" w:sz="0" w:space="0" w:color="auto"/>
            <w:bottom w:val="none" w:sz="0" w:space="0" w:color="auto"/>
            <w:right w:val="none" w:sz="0" w:space="0" w:color="auto"/>
          </w:divBdr>
        </w:div>
        <w:div w:id="315962395">
          <w:marLeft w:val="640"/>
          <w:marRight w:val="0"/>
          <w:marTop w:val="0"/>
          <w:marBottom w:val="0"/>
          <w:divBdr>
            <w:top w:val="none" w:sz="0" w:space="0" w:color="auto"/>
            <w:left w:val="none" w:sz="0" w:space="0" w:color="auto"/>
            <w:bottom w:val="none" w:sz="0" w:space="0" w:color="auto"/>
            <w:right w:val="none" w:sz="0" w:space="0" w:color="auto"/>
          </w:divBdr>
        </w:div>
        <w:div w:id="112214609">
          <w:marLeft w:val="640"/>
          <w:marRight w:val="0"/>
          <w:marTop w:val="0"/>
          <w:marBottom w:val="0"/>
          <w:divBdr>
            <w:top w:val="none" w:sz="0" w:space="0" w:color="auto"/>
            <w:left w:val="none" w:sz="0" w:space="0" w:color="auto"/>
            <w:bottom w:val="none" w:sz="0" w:space="0" w:color="auto"/>
            <w:right w:val="none" w:sz="0" w:space="0" w:color="auto"/>
          </w:divBdr>
        </w:div>
        <w:div w:id="1163931075">
          <w:marLeft w:val="640"/>
          <w:marRight w:val="0"/>
          <w:marTop w:val="0"/>
          <w:marBottom w:val="0"/>
          <w:divBdr>
            <w:top w:val="none" w:sz="0" w:space="0" w:color="auto"/>
            <w:left w:val="none" w:sz="0" w:space="0" w:color="auto"/>
            <w:bottom w:val="none" w:sz="0" w:space="0" w:color="auto"/>
            <w:right w:val="none" w:sz="0" w:space="0" w:color="auto"/>
          </w:divBdr>
        </w:div>
        <w:div w:id="906918687">
          <w:marLeft w:val="640"/>
          <w:marRight w:val="0"/>
          <w:marTop w:val="0"/>
          <w:marBottom w:val="0"/>
          <w:divBdr>
            <w:top w:val="none" w:sz="0" w:space="0" w:color="auto"/>
            <w:left w:val="none" w:sz="0" w:space="0" w:color="auto"/>
            <w:bottom w:val="none" w:sz="0" w:space="0" w:color="auto"/>
            <w:right w:val="none" w:sz="0" w:space="0" w:color="auto"/>
          </w:divBdr>
        </w:div>
        <w:div w:id="95827332">
          <w:marLeft w:val="640"/>
          <w:marRight w:val="0"/>
          <w:marTop w:val="0"/>
          <w:marBottom w:val="0"/>
          <w:divBdr>
            <w:top w:val="none" w:sz="0" w:space="0" w:color="auto"/>
            <w:left w:val="none" w:sz="0" w:space="0" w:color="auto"/>
            <w:bottom w:val="none" w:sz="0" w:space="0" w:color="auto"/>
            <w:right w:val="none" w:sz="0" w:space="0" w:color="auto"/>
          </w:divBdr>
        </w:div>
        <w:div w:id="832722946">
          <w:marLeft w:val="640"/>
          <w:marRight w:val="0"/>
          <w:marTop w:val="0"/>
          <w:marBottom w:val="0"/>
          <w:divBdr>
            <w:top w:val="none" w:sz="0" w:space="0" w:color="auto"/>
            <w:left w:val="none" w:sz="0" w:space="0" w:color="auto"/>
            <w:bottom w:val="none" w:sz="0" w:space="0" w:color="auto"/>
            <w:right w:val="none" w:sz="0" w:space="0" w:color="auto"/>
          </w:divBdr>
        </w:div>
        <w:div w:id="2019194632">
          <w:marLeft w:val="640"/>
          <w:marRight w:val="0"/>
          <w:marTop w:val="0"/>
          <w:marBottom w:val="0"/>
          <w:divBdr>
            <w:top w:val="none" w:sz="0" w:space="0" w:color="auto"/>
            <w:left w:val="none" w:sz="0" w:space="0" w:color="auto"/>
            <w:bottom w:val="none" w:sz="0" w:space="0" w:color="auto"/>
            <w:right w:val="none" w:sz="0" w:space="0" w:color="auto"/>
          </w:divBdr>
        </w:div>
        <w:div w:id="661281431">
          <w:marLeft w:val="640"/>
          <w:marRight w:val="0"/>
          <w:marTop w:val="0"/>
          <w:marBottom w:val="0"/>
          <w:divBdr>
            <w:top w:val="none" w:sz="0" w:space="0" w:color="auto"/>
            <w:left w:val="none" w:sz="0" w:space="0" w:color="auto"/>
            <w:bottom w:val="none" w:sz="0" w:space="0" w:color="auto"/>
            <w:right w:val="none" w:sz="0" w:space="0" w:color="auto"/>
          </w:divBdr>
        </w:div>
        <w:div w:id="1861048576">
          <w:marLeft w:val="640"/>
          <w:marRight w:val="0"/>
          <w:marTop w:val="0"/>
          <w:marBottom w:val="0"/>
          <w:divBdr>
            <w:top w:val="none" w:sz="0" w:space="0" w:color="auto"/>
            <w:left w:val="none" w:sz="0" w:space="0" w:color="auto"/>
            <w:bottom w:val="none" w:sz="0" w:space="0" w:color="auto"/>
            <w:right w:val="none" w:sz="0" w:space="0" w:color="auto"/>
          </w:divBdr>
        </w:div>
        <w:div w:id="22218442">
          <w:marLeft w:val="640"/>
          <w:marRight w:val="0"/>
          <w:marTop w:val="0"/>
          <w:marBottom w:val="0"/>
          <w:divBdr>
            <w:top w:val="none" w:sz="0" w:space="0" w:color="auto"/>
            <w:left w:val="none" w:sz="0" w:space="0" w:color="auto"/>
            <w:bottom w:val="none" w:sz="0" w:space="0" w:color="auto"/>
            <w:right w:val="none" w:sz="0" w:space="0" w:color="auto"/>
          </w:divBdr>
        </w:div>
        <w:div w:id="168451816">
          <w:marLeft w:val="640"/>
          <w:marRight w:val="0"/>
          <w:marTop w:val="0"/>
          <w:marBottom w:val="0"/>
          <w:divBdr>
            <w:top w:val="none" w:sz="0" w:space="0" w:color="auto"/>
            <w:left w:val="none" w:sz="0" w:space="0" w:color="auto"/>
            <w:bottom w:val="none" w:sz="0" w:space="0" w:color="auto"/>
            <w:right w:val="none" w:sz="0" w:space="0" w:color="auto"/>
          </w:divBdr>
        </w:div>
        <w:div w:id="483817318">
          <w:marLeft w:val="640"/>
          <w:marRight w:val="0"/>
          <w:marTop w:val="0"/>
          <w:marBottom w:val="0"/>
          <w:divBdr>
            <w:top w:val="none" w:sz="0" w:space="0" w:color="auto"/>
            <w:left w:val="none" w:sz="0" w:space="0" w:color="auto"/>
            <w:bottom w:val="none" w:sz="0" w:space="0" w:color="auto"/>
            <w:right w:val="none" w:sz="0" w:space="0" w:color="auto"/>
          </w:divBdr>
        </w:div>
        <w:div w:id="833763900">
          <w:marLeft w:val="640"/>
          <w:marRight w:val="0"/>
          <w:marTop w:val="0"/>
          <w:marBottom w:val="0"/>
          <w:divBdr>
            <w:top w:val="none" w:sz="0" w:space="0" w:color="auto"/>
            <w:left w:val="none" w:sz="0" w:space="0" w:color="auto"/>
            <w:bottom w:val="none" w:sz="0" w:space="0" w:color="auto"/>
            <w:right w:val="none" w:sz="0" w:space="0" w:color="auto"/>
          </w:divBdr>
        </w:div>
        <w:div w:id="984891865">
          <w:marLeft w:val="640"/>
          <w:marRight w:val="0"/>
          <w:marTop w:val="0"/>
          <w:marBottom w:val="0"/>
          <w:divBdr>
            <w:top w:val="none" w:sz="0" w:space="0" w:color="auto"/>
            <w:left w:val="none" w:sz="0" w:space="0" w:color="auto"/>
            <w:bottom w:val="none" w:sz="0" w:space="0" w:color="auto"/>
            <w:right w:val="none" w:sz="0" w:space="0" w:color="auto"/>
          </w:divBdr>
        </w:div>
        <w:div w:id="1143548839">
          <w:marLeft w:val="640"/>
          <w:marRight w:val="0"/>
          <w:marTop w:val="0"/>
          <w:marBottom w:val="0"/>
          <w:divBdr>
            <w:top w:val="none" w:sz="0" w:space="0" w:color="auto"/>
            <w:left w:val="none" w:sz="0" w:space="0" w:color="auto"/>
            <w:bottom w:val="none" w:sz="0" w:space="0" w:color="auto"/>
            <w:right w:val="none" w:sz="0" w:space="0" w:color="auto"/>
          </w:divBdr>
        </w:div>
        <w:div w:id="1055081289">
          <w:marLeft w:val="640"/>
          <w:marRight w:val="0"/>
          <w:marTop w:val="0"/>
          <w:marBottom w:val="0"/>
          <w:divBdr>
            <w:top w:val="none" w:sz="0" w:space="0" w:color="auto"/>
            <w:left w:val="none" w:sz="0" w:space="0" w:color="auto"/>
            <w:bottom w:val="none" w:sz="0" w:space="0" w:color="auto"/>
            <w:right w:val="none" w:sz="0" w:space="0" w:color="auto"/>
          </w:divBdr>
        </w:div>
        <w:div w:id="1583102493">
          <w:marLeft w:val="640"/>
          <w:marRight w:val="0"/>
          <w:marTop w:val="0"/>
          <w:marBottom w:val="0"/>
          <w:divBdr>
            <w:top w:val="none" w:sz="0" w:space="0" w:color="auto"/>
            <w:left w:val="none" w:sz="0" w:space="0" w:color="auto"/>
            <w:bottom w:val="none" w:sz="0" w:space="0" w:color="auto"/>
            <w:right w:val="none" w:sz="0" w:space="0" w:color="auto"/>
          </w:divBdr>
        </w:div>
        <w:div w:id="72745676">
          <w:marLeft w:val="640"/>
          <w:marRight w:val="0"/>
          <w:marTop w:val="0"/>
          <w:marBottom w:val="0"/>
          <w:divBdr>
            <w:top w:val="none" w:sz="0" w:space="0" w:color="auto"/>
            <w:left w:val="none" w:sz="0" w:space="0" w:color="auto"/>
            <w:bottom w:val="none" w:sz="0" w:space="0" w:color="auto"/>
            <w:right w:val="none" w:sz="0" w:space="0" w:color="auto"/>
          </w:divBdr>
        </w:div>
        <w:div w:id="1610893425">
          <w:marLeft w:val="640"/>
          <w:marRight w:val="0"/>
          <w:marTop w:val="0"/>
          <w:marBottom w:val="0"/>
          <w:divBdr>
            <w:top w:val="none" w:sz="0" w:space="0" w:color="auto"/>
            <w:left w:val="none" w:sz="0" w:space="0" w:color="auto"/>
            <w:bottom w:val="none" w:sz="0" w:space="0" w:color="auto"/>
            <w:right w:val="none" w:sz="0" w:space="0" w:color="auto"/>
          </w:divBdr>
        </w:div>
        <w:div w:id="1160081791">
          <w:marLeft w:val="640"/>
          <w:marRight w:val="0"/>
          <w:marTop w:val="0"/>
          <w:marBottom w:val="0"/>
          <w:divBdr>
            <w:top w:val="none" w:sz="0" w:space="0" w:color="auto"/>
            <w:left w:val="none" w:sz="0" w:space="0" w:color="auto"/>
            <w:bottom w:val="none" w:sz="0" w:space="0" w:color="auto"/>
            <w:right w:val="none" w:sz="0" w:space="0" w:color="auto"/>
          </w:divBdr>
        </w:div>
        <w:div w:id="1146969239">
          <w:marLeft w:val="640"/>
          <w:marRight w:val="0"/>
          <w:marTop w:val="0"/>
          <w:marBottom w:val="0"/>
          <w:divBdr>
            <w:top w:val="none" w:sz="0" w:space="0" w:color="auto"/>
            <w:left w:val="none" w:sz="0" w:space="0" w:color="auto"/>
            <w:bottom w:val="none" w:sz="0" w:space="0" w:color="auto"/>
            <w:right w:val="none" w:sz="0" w:space="0" w:color="auto"/>
          </w:divBdr>
        </w:div>
        <w:div w:id="675111357">
          <w:marLeft w:val="640"/>
          <w:marRight w:val="0"/>
          <w:marTop w:val="0"/>
          <w:marBottom w:val="0"/>
          <w:divBdr>
            <w:top w:val="none" w:sz="0" w:space="0" w:color="auto"/>
            <w:left w:val="none" w:sz="0" w:space="0" w:color="auto"/>
            <w:bottom w:val="none" w:sz="0" w:space="0" w:color="auto"/>
            <w:right w:val="none" w:sz="0" w:space="0" w:color="auto"/>
          </w:divBdr>
        </w:div>
        <w:div w:id="932007017">
          <w:marLeft w:val="640"/>
          <w:marRight w:val="0"/>
          <w:marTop w:val="0"/>
          <w:marBottom w:val="0"/>
          <w:divBdr>
            <w:top w:val="none" w:sz="0" w:space="0" w:color="auto"/>
            <w:left w:val="none" w:sz="0" w:space="0" w:color="auto"/>
            <w:bottom w:val="none" w:sz="0" w:space="0" w:color="auto"/>
            <w:right w:val="none" w:sz="0" w:space="0" w:color="auto"/>
          </w:divBdr>
        </w:div>
        <w:div w:id="1733309561">
          <w:marLeft w:val="640"/>
          <w:marRight w:val="0"/>
          <w:marTop w:val="0"/>
          <w:marBottom w:val="0"/>
          <w:divBdr>
            <w:top w:val="none" w:sz="0" w:space="0" w:color="auto"/>
            <w:left w:val="none" w:sz="0" w:space="0" w:color="auto"/>
            <w:bottom w:val="none" w:sz="0" w:space="0" w:color="auto"/>
            <w:right w:val="none" w:sz="0" w:space="0" w:color="auto"/>
          </w:divBdr>
        </w:div>
        <w:div w:id="550465046">
          <w:marLeft w:val="640"/>
          <w:marRight w:val="0"/>
          <w:marTop w:val="0"/>
          <w:marBottom w:val="0"/>
          <w:divBdr>
            <w:top w:val="none" w:sz="0" w:space="0" w:color="auto"/>
            <w:left w:val="none" w:sz="0" w:space="0" w:color="auto"/>
            <w:bottom w:val="none" w:sz="0" w:space="0" w:color="auto"/>
            <w:right w:val="none" w:sz="0" w:space="0" w:color="auto"/>
          </w:divBdr>
        </w:div>
        <w:div w:id="1851480744">
          <w:marLeft w:val="640"/>
          <w:marRight w:val="0"/>
          <w:marTop w:val="0"/>
          <w:marBottom w:val="0"/>
          <w:divBdr>
            <w:top w:val="none" w:sz="0" w:space="0" w:color="auto"/>
            <w:left w:val="none" w:sz="0" w:space="0" w:color="auto"/>
            <w:bottom w:val="none" w:sz="0" w:space="0" w:color="auto"/>
            <w:right w:val="none" w:sz="0" w:space="0" w:color="auto"/>
          </w:divBdr>
        </w:div>
        <w:div w:id="1979259297">
          <w:marLeft w:val="640"/>
          <w:marRight w:val="0"/>
          <w:marTop w:val="0"/>
          <w:marBottom w:val="0"/>
          <w:divBdr>
            <w:top w:val="none" w:sz="0" w:space="0" w:color="auto"/>
            <w:left w:val="none" w:sz="0" w:space="0" w:color="auto"/>
            <w:bottom w:val="none" w:sz="0" w:space="0" w:color="auto"/>
            <w:right w:val="none" w:sz="0" w:space="0" w:color="auto"/>
          </w:divBdr>
        </w:div>
        <w:div w:id="919952132">
          <w:marLeft w:val="640"/>
          <w:marRight w:val="0"/>
          <w:marTop w:val="0"/>
          <w:marBottom w:val="0"/>
          <w:divBdr>
            <w:top w:val="none" w:sz="0" w:space="0" w:color="auto"/>
            <w:left w:val="none" w:sz="0" w:space="0" w:color="auto"/>
            <w:bottom w:val="none" w:sz="0" w:space="0" w:color="auto"/>
            <w:right w:val="none" w:sz="0" w:space="0" w:color="auto"/>
          </w:divBdr>
        </w:div>
        <w:div w:id="1410613793">
          <w:marLeft w:val="640"/>
          <w:marRight w:val="0"/>
          <w:marTop w:val="0"/>
          <w:marBottom w:val="0"/>
          <w:divBdr>
            <w:top w:val="none" w:sz="0" w:space="0" w:color="auto"/>
            <w:left w:val="none" w:sz="0" w:space="0" w:color="auto"/>
            <w:bottom w:val="none" w:sz="0" w:space="0" w:color="auto"/>
            <w:right w:val="none" w:sz="0" w:space="0" w:color="auto"/>
          </w:divBdr>
        </w:div>
        <w:div w:id="23797814">
          <w:marLeft w:val="640"/>
          <w:marRight w:val="0"/>
          <w:marTop w:val="0"/>
          <w:marBottom w:val="0"/>
          <w:divBdr>
            <w:top w:val="none" w:sz="0" w:space="0" w:color="auto"/>
            <w:left w:val="none" w:sz="0" w:space="0" w:color="auto"/>
            <w:bottom w:val="none" w:sz="0" w:space="0" w:color="auto"/>
            <w:right w:val="none" w:sz="0" w:space="0" w:color="auto"/>
          </w:divBdr>
        </w:div>
        <w:div w:id="1330522916">
          <w:marLeft w:val="640"/>
          <w:marRight w:val="0"/>
          <w:marTop w:val="0"/>
          <w:marBottom w:val="0"/>
          <w:divBdr>
            <w:top w:val="none" w:sz="0" w:space="0" w:color="auto"/>
            <w:left w:val="none" w:sz="0" w:space="0" w:color="auto"/>
            <w:bottom w:val="none" w:sz="0" w:space="0" w:color="auto"/>
            <w:right w:val="none" w:sz="0" w:space="0" w:color="auto"/>
          </w:divBdr>
        </w:div>
      </w:divsChild>
    </w:div>
    <w:div w:id="196896207">
      <w:bodyDiv w:val="1"/>
      <w:marLeft w:val="0"/>
      <w:marRight w:val="0"/>
      <w:marTop w:val="0"/>
      <w:marBottom w:val="0"/>
      <w:divBdr>
        <w:top w:val="none" w:sz="0" w:space="0" w:color="auto"/>
        <w:left w:val="none" w:sz="0" w:space="0" w:color="auto"/>
        <w:bottom w:val="none" w:sz="0" w:space="0" w:color="auto"/>
        <w:right w:val="none" w:sz="0" w:space="0" w:color="auto"/>
      </w:divBdr>
      <w:divsChild>
        <w:div w:id="101415099">
          <w:marLeft w:val="640"/>
          <w:marRight w:val="0"/>
          <w:marTop w:val="0"/>
          <w:marBottom w:val="0"/>
          <w:divBdr>
            <w:top w:val="none" w:sz="0" w:space="0" w:color="auto"/>
            <w:left w:val="none" w:sz="0" w:space="0" w:color="auto"/>
            <w:bottom w:val="none" w:sz="0" w:space="0" w:color="auto"/>
            <w:right w:val="none" w:sz="0" w:space="0" w:color="auto"/>
          </w:divBdr>
        </w:div>
        <w:div w:id="1084692336">
          <w:marLeft w:val="640"/>
          <w:marRight w:val="0"/>
          <w:marTop w:val="0"/>
          <w:marBottom w:val="0"/>
          <w:divBdr>
            <w:top w:val="none" w:sz="0" w:space="0" w:color="auto"/>
            <w:left w:val="none" w:sz="0" w:space="0" w:color="auto"/>
            <w:bottom w:val="none" w:sz="0" w:space="0" w:color="auto"/>
            <w:right w:val="none" w:sz="0" w:space="0" w:color="auto"/>
          </w:divBdr>
        </w:div>
        <w:div w:id="1095979709">
          <w:marLeft w:val="640"/>
          <w:marRight w:val="0"/>
          <w:marTop w:val="0"/>
          <w:marBottom w:val="0"/>
          <w:divBdr>
            <w:top w:val="none" w:sz="0" w:space="0" w:color="auto"/>
            <w:left w:val="none" w:sz="0" w:space="0" w:color="auto"/>
            <w:bottom w:val="none" w:sz="0" w:space="0" w:color="auto"/>
            <w:right w:val="none" w:sz="0" w:space="0" w:color="auto"/>
          </w:divBdr>
        </w:div>
        <w:div w:id="1073163538">
          <w:marLeft w:val="640"/>
          <w:marRight w:val="0"/>
          <w:marTop w:val="0"/>
          <w:marBottom w:val="0"/>
          <w:divBdr>
            <w:top w:val="none" w:sz="0" w:space="0" w:color="auto"/>
            <w:left w:val="none" w:sz="0" w:space="0" w:color="auto"/>
            <w:bottom w:val="none" w:sz="0" w:space="0" w:color="auto"/>
            <w:right w:val="none" w:sz="0" w:space="0" w:color="auto"/>
          </w:divBdr>
        </w:div>
        <w:div w:id="333461713">
          <w:marLeft w:val="640"/>
          <w:marRight w:val="0"/>
          <w:marTop w:val="0"/>
          <w:marBottom w:val="0"/>
          <w:divBdr>
            <w:top w:val="none" w:sz="0" w:space="0" w:color="auto"/>
            <w:left w:val="none" w:sz="0" w:space="0" w:color="auto"/>
            <w:bottom w:val="none" w:sz="0" w:space="0" w:color="auto"/>
            <w:right w:val="none" w:sz="0" w:space="0" w:color="auto"/>
          </w:divBdr>
        </w:div>
        <w:div w:id="1028019195">
          <w:marLeft w:val="640"/>
          <w:marRight w:val="0"/>
          <w:marTop w:val="0"/>
          <w:marBottom w:val="0"/>
          <w:divBdr>
            <w:top w:val="none" w:sz="0" w:space="0" w:color="auto"/>
            <w:left w:val="none" w:sz="0" w:space="0" w:color="auto"/>
            <w:bottom w:val="none" w:sz="0" w:space="0" w:color="auto"/>
            <w:right w:val="none" w:sz="0" w:space="0" w:color="auto"/>
          </w:divBdr>
        </w:div>
        <w:div w:id="1480804371">
          <w:marLeft w:val="640"/>
          <w:marRight w:val="0"/>
          <w:marTop w:val="0"/>
          <w:marBottom w:val="0"/>
          <w:divBdr>
            <w:top w:val="none" w:sz="0" w:space="0" w:color="auto"/>
            <w:left w:val="none" w:sz="0" w:space="0" w:color="auto"/>
            <w:bottom w:val="none" w:sz="0" w:space="0" w:color="auto"/>
            <w:right w:val="none" w:sz="0" w:space="0" w:color="auto"/>
          </w:divBdr>
        </w:div>
        <w:div w:id="288242683">
          <w:marLeft w:val="640"/>
          <w:marRight w:val="0"/>
          <w:marTop w:val="0"/>
          <w:marBottom w:val="0"/>
          <w:divBdr>
            <w:top w:val="none" w:sz="0" w:space="0" w:color="auto"/>
            <w:left w:val="none" w:sz="0" w:space="0" w:color="auto"/>
            <w:bottom w:val="none" w:sz="0" w:space="0" w:color="auto"/>
            <w:right w:val="none" w:sz="0" w:space="0" w:color="auto"/>
          </w:divBdr>
        </w:div>
        <w:div w:id="721444631">
          <w:marLeft w:val="640"/>
          <w:marRight w:val="0"/>
          <w:marTop w:val="0"/>
          <w:marBottom w:val="0"/>
          <w:divBdr>
            <w:top w:val="none" w:sz="0" w:space="0" w:color="auto"/>
            <w:left w:val="none" w:sz="0" w:space="0" w:color="auto"/>
            <w:bottom w:val="none" w:sz="0" w:space="0" w:color="auto"/>
            <w:right w:val="none" w:sz="0" w:space="0" w:color="auto"/>
          </w:divBdr>
        </w:div>
        <w:div w:id="733360126">
          <w:marLeft w:val="640"/>
          <w:marRight w:val="0"/>
          <w:marTop w:val="0"/>
          <w:marBottom w:val="0"/>
          <w:divBdr>
            <w:top w:val="none" w:sz="0" w:space="0" w:color="auto"/>
            <w:left w:val="none" w:sz="0" w:space="0" w:color="auto"/>
            <w:bottom w:val="none" w:sz="0" w:space="0" w:color="auto"/>
            <w:right w:val="none" w:sz="0" w:space="0" w:color="auto"/>
          </w:divBdr>
        </w:div>
        <w:div w:id="1128619375">
          <w:marLeft w:val="640"/>
          <w:marRight w:val="0"/>
          <w:marTop w:val="0"/>
          <w:marBottom w:val="0"/>
          <w:divBdr>
            <w:top w:val="none" w:sz="0" w:space="0" w:color="auto"/>
            <w:left w:val="none" w:sz="0" w:space="0" w:color="auto"/>
            <w:bottom w:val="none" w:sz="0" w:space="0" w:color="auto"/>
            <w:right w:val="none" w:sz="0" w:space="0" w:color="auto"/>
          </w:divBdr>
        </w:div>
        <w:div w:id="566262217">
          <w:marLeft w:val="640"/>
          <w:marRight w:val="0"/>
          <w:marTop w:val="0"/>
          <w:marBottom w:val="0"/>
          <w:divBdr>
            <w:top w:val="none" w:sz="0" w:space="0" w:color="auto"/>
            <w:left w:val="none" w:sz="0" w:space="0" w:color="auto"/>
            <w:bottom w:val="none" w:sz="0" w:space="0" w:color="auto"/>
            <w:right w:val="none" w:sz="0" w:space="0" w:color="auto"/>
          </w:divBdr>
        </w:div>
        <w:div w:id="1081636177">
          <w:marLeft w:val="640"/>
          <w:marRight w:val="0"/>
          <w:marTop w:val="0"/>
          <w:marBottom w:val="0"/>
          <w:divBdr>
            <w:top w:val="none" w:sz="0" w:space="0" w:color="auto"/>
            <w:left w:val="none" w:sz="0" w:space="0" w:color="auto"/>
            <w:bottom w:val="none" w:sz="0" w:space="0" w:color="auto"/>
            <w:right w:val="none" w:sz="0" w:space="0" w:color="auto"/>
          </w:divBdr>
        </w:div>
        <w:div w:id="1242104162">
          <w:marLeft w:val="640"/>
          <w:marRight w:val="0"/>
          <w:marTop w:val="0"/>
          <w:marBottom w:val="0"/>
          <w:divBdr>
            <w:top w:val="none" w:sz="0" w:space="0" w:color="auto"/>
            <w:left w:val="none" w:sz="0" w:space="0" w:color="auto"/>
            <w:bottom w:val="none" w:sz="0" w:space="0" w:color="auto"/>
            <w:right w:val="none" w:sz="0" w:space="0" w:color="auto"/>
          </w:divBdr>
        </w:div>
        <w:div w:id="302152191">
          <w:marLeft w:val="640"/>
          <w:marRight w:val="0"/>
          <w:marTop w:val="0"/>
          <w:marBottom w:val="0"/>
          <w:divBdr>
            <w:top w:val="none" w:sz="0" w:space="0" w:color="auto"/>
            <w:left w:val="none" w:sz="0" w:space="0" w:color="auto"/>
            <w:bottom w:val="none" w:sz="0" w:space="0" w:color="auto"/>
            <w:right w:val="none" w:sz="0" w:space="0" w:color="auto"/>
          </w:divBdr>
        </w:div>
        <w:div w:id="1577276747">
          <w:marLeft w:val="640"/>
          <w:marRight w:val="0"/>
          <w:marTop w:val="0"/>
          <w:marBottom w:val="0"/>
          <w:divBdr>
            <w:top w:val="none" w:sz="0" w:space="0" w:color="auto"/>
            <w:left w:val="none" w:sz="0" w:space="0" w:color="auto"/>
            <w:bottom w:val="none" w:sz="0" w:space="0" w:color="auto"/>
            <w:right w:val="none" w:sz="0" w:space="0" w:color="auto"/>
          </w:divBdr>
        </w:div>
        <w:div w:id="891043656">
          <w:marLeft w:val="640"/>
          <w:marRight w:val="0"/>
          <w:marTop w:val="0"/>
          <w:marBottom w:val="0"/>
          <w:divBdr>
            <w:top w:val="none" w:sz="0" w:space="0" w:color="auto"/>
            <w:left w:val="none" w:sz="0" w:space="0" w:color="auto"/>
            <w:bottom w:val="none" w:sz="0" w:space="0" w:color="auto"/>
            <w:right w:val="none" w:sz="0" w:space="0" w:color="auto"/>
          </w:divBdr>
        </w:div>
        <w:div w:id="1402945284">
          <w:marLeft w:val="640"/>
          <w:marRight w:val="0"/>
          <w:marTop w:val="0"/>
          <w:marBottom w:val="0"/>
          <w:divBdr>
            <w:top w:val="none" w:sz="0" w:space="0" w:color="auto"/>
            <w:left w:val="none" w:sz="0" w:space="0" w:color="auto"/>
            <w:bottom w:val="none" w:sz="0" w:space="0" w:color="auto"/>
            <w:right w:val="none" w:sz="0" w:space="0" w:color="auto"/>
          </w:divBdr>
        </w:div>
        <w:div w:id="250046942">
          <w:marLeft w:val="640"/>
          <w:marRight w:val="0"/>
          <w:marTop w:val="0"/>
          <w:marBottom w:val="0"/>
          <w:divBdr>
            <w:top w:val="none" w:sz="0" w:space="0" w:color="auto"/>
            <w:left w:val="none" w:sz="0" w:space="0" w:color="auto"/>
            <w:bottom w:val="none" w:sz="0" w:space="0" w:color="auto"/>
            <w:right w:val="none" w:sz="0" w:space="0" w:color="auto"/>
          </w:divBdr>
        </w:div>
        <w:div w:id="187835978">
          <w:marLeft w:val="640"/>
          <w:marRight w:val="0"/>
          <w:marTop w:val="0"/>
          <w:marBottom w:val="0"/>
          <w:divBdr>
            <w:top w:val="none" w:sz="0" w:space="0" w:color="auto"/>
            <w:left w:val="none" w:sz="0" w:space="0" w:color="auto"/>
            <w:bottom w:val="none" w:sz="0" w:space="0" w:color="auto"/>
            <w:right w:val="none" w:sz="0" w:space="0" w:color="auto"/>
          </w:divBdr>
        </w:div>
        <w:div w:id="1840272421">
          <w:marLeft w:val="640"/>
          <w:marRight w:val="0"/>
          <w:marTop w:val="0"/>
          <w:marBottom w:val="0"/>
          <w:divBdr>
            <w:top w:val="none" w:sz="0" w:space="0" w:color="auto"/>
            <w:left w:val="none" w:sz="0" w:space="0" w:color="auto"/>
            <w:bottom w:val="none" w:sz="0" w:space="0" w:color="auto"/>
            <w:right w:val="none" w:sz="0" w:space="0" w:color="auto"/>
          </w:divBdr>
        </w:div>
        <w:div w:id="1018891136">
          <w:marLeft w:val="640"/>
          <w:marRight w:val="0"/>
          <w:marTop w:val="0"/>
          <w:marBottom w:val="0"/>
          <w:divBdr>
            <w:top w:val="none" w:sz="0" w:space="0" w:color="auto"/>
            <w:left w:val="none" w:sz="0" w:space="0" w:color="auto"/>
            <w:bottom w:val="none" w:sz="0" w:space="0" w:color="auto"/>
            <w:right w:val="none" w:sz="0" w:space="0" w:color="auto"/>
          </w:divBdr>
        </w:div>
        <w:div w:id="1099913447">
          <w:marLeft w:val="640"/>
          <w:marRight w:val="0"/>
          <w:marTop w:val="0"/>
          <w:marBottom w:val="0"/>
          <w:divBdr>
            <w:top w:val="none" w:sz="0" w:space="0" w:color="auto"/>
            <w:left w:val="none" w:sz="0" w:space="0" w:color="auto"/>
            <w:bottom w:val="none" w:sz="0" w:space="0" w:color="auto"/>
            <w:right w:val="none" w:sz="0" w:space="0" w:color="auto"/>
          </w:divBdr>
        </w:div>
        <w:div w:id="727804761">
          <w:marLeft w:val="640"/>
          <w:marRight w:val="0"/>
          <w:marTop w:val="0"/>
          <w:marBottom w:val="0"/>
          <w:divBdr>
            <w:top w:val="none" w:sz="0" w:space="0" w:color="auto"/>
            <w:left w:val="none" w:sz="0" w:space="0" w:color="auto"/>
            <w:bottom w:val="none" w:sz="0" w:space="0" w:color="auto"/>
            <w:right w:val="none" w:sz="0" w:space="0" w:color="auto"/>
          </w:divBdr>
        </w:div>
        <w:div w:id="1644502922">
          <w:marLeft w:val="640"/>
          <w:marRight w:val="0"/>
          <w:marTop w:val="0"/>
          <w:marBottom w:val="0"/>
          <w:divBdr>
            <w:top w:val="none" w:sz="0" w:space="0" w:color="auto"/>
            <w:left w:val="none" w:sz="0" w:space="0" w:color="auto"/>
            <w:bottom w:val="none" w:sz="0" w:space="0" w:color="auto"/>
            <w:right w:val="none" w:sz="0" w:space="0" w:color="auto"/>
          </w:divBdr>
        </w:div>
        <w:div w:id="1917125300">
          <w:marLeft w:val="640"/>
          <w:marRight w:val="0"/>
          <w:marTop w:val="0"/>
          <w:marBottom w:val="0"/>
          <w:divBdr>
            <w:top w:val="none" w:sz="0" w:space="0" w:color="auto"/>
            <w:left w:val="none" w:sz="0" w:space="0" w:color="auto"/>
            <w:bottom w:val="none" w:sz="0" w:space="0" w:color="auto"/>
            <w:right w:val="none" w:sz="0" w:space="0" w:color="auto"/>
          </w:divBdr>
        </w:div>
        <w:div w:id="1158157528">
          <w:marLeft w:val="640"/>
          <w:marRight w:val="0"/>
          <w:marTop w:val="0"/>
          <w:marBottom w:val="0"/>
          <w:divBdr>
            <w:top w:val="none" w:sz="0" w:space="0" w:color="auto"/>
            <w:left w:val="none" w:sz="0" w:space="0" w:color="auto"/>
            <w:bottom w:val="none" w:sz="0" w:space="0" w:color="auto"/>
            <w:right w:val="none" w:sz="0" w:space="0" w:color="auto"/>
          </w:divBdr>
        </w:div>
        <w:div w:id="621034381">
          <w:marLeft w:val="640"/>
          <w:marRight w:val="0"/>
          <w:marTop w:val="0"/>
          <w:marBottom w:val="0"/>
          <w:divBdr>
            <w:top w:val="none" w:sz="0" w:space="0" w:color="auto"/>
            <w:left w:val="none" w:sz="0" w:space="0" w:color="auto"/>
            <w:bottom w:val="none" w:sz="0" w:space="0" w:color="auto"/>
            <w:right w:val="none" w:sz="0" w:space="0" w:color="auto"/>
          </w:divBdr>
        </w:div>
        <w:div w:id="992759137">
          <w:marLeft w:val="640"/>
          <w:marRight w:val="0"/>
          <w:marTop w:val="0"/>
          <w:marBottom w:val="0"/>
          <w:divBdr>
            <w:top w:val="none" w:sz="0" w:space="0" w:color="auto"/>
            <w:left w:val="none" w:sz="0" w:space="0" w:color="auto"/>
            <w:bottom w:val="none" w:sz="0" w:space="0" w:color="auto"/>
            <w:right w:val="none" w:sz="0" w:space="0" w:color="auto"/>
          </w:divBdr>
        </w:div>
        <w:div w:id="643780155">
          <w:marLeft w:val="640"/>
          <w:marRight w:val="0"/>
          <w:marTop w:val="0"/>
          <w:marBottom w:val="0"/>
          <w:divBdr>
            <w:top w:val="none" w:sz="0" w:space="0" w:color="auto"/>
            <w:left w:val="none" w:sz="0" w:space="0" w:color="auto"/>
            <w:bottom w:val="none" w:sz="0" w:space="0" w:color="auto"/>
            <w:right w:val="none" w:sz="0" w:space="0" w:color="auto"/>
          </w:divBdr>
        </w:div>
        <w:div w:id="1196187615">
          <w:marLeft w:val="640"/>
          <w:marRight w:val="0"/>
          <w:marTop w:val="0"/>
          <w:marBottom w:val="0"/>
          <w:divBdr>
            <w:top w:val="none" w:sz="0" w:space="0" w:color="auto"/>
            <w:left w:val="none" w:sz="0" w:space="0" w:color="auto"/>
            <w:bottom w:val="none" w:sz="0" w:space="0" w:color="auto"/>
            <w:right w:val="none" w:sz="0" w:space="0" w:color="auto"/>
          </w:divBdr>
        </w:div>
        <w:div w:id="275060797">
          <w:marLeft w:val="640"/>
          <w:marRight w:val="0"/>
          <w:marTop w:val="0"/>
          <w:marBottom w:val="0"/>
          <w:divBdr>
            <w:top w:val="none" w:sz="0" w:space="0" w:color="auto"/>
            <w:left w:val="none" w:sz="0" w:space="0" w:color="auto"/>
            <w:bottom w:val="none" w:sz="0" w:space="0" w:color="auto"/>
            <w:right w:val="none" w:sz="0" w:space="0" w:color="auto"/>
          </w:divBdr>
        </w:div>
        <w:div w:id="2046561459">
          <w:marLeft w:val="640"/>
          <w:marRight w:val="0"/>
          <w:marTop w:val="0"/>
          <w:marBottom w:val="0"/>
          <w:divBdr>
            <w:top w:val="none" w:sz="0" w:space="0" w:color="auto"/>
            <w:left w:val="none" w:sz="0" w:space="0" w:color="auto"/>
            <w:bottom w:val="none" w:sz="0" w:space="0" w:color="auto"/>
            <w:right w:val="none" w:sz="0" w:space="0" w:color="auto"/>
          </w:divBdr>
        </w:div>
        <w:div w:id="1218466659">
          <w:marLeft w:val="640"/>
          <w:marRight w:val="0"/>
          <w:marTop w:val="0"/>
          <w:marBottom w:val="0"/>
          <w:divBdr>
            <w:top w:val="none" w:sz="0" w:space="0" w:color="auto"/>
            <w:left w:val="none" w:sz="0" w:space="0" w:color="auto"/>
            <w:bottom w:val="none" w:sz="0" w:space="0" w:color="auto"/>
            <w:right w:val="none" w:sz="0" w:space="0" w:color="auto"/>
          </w:divBdr>
        </w:div>
        <w:div w:id="199441462">
          <w:marLeft w:val="640"/>
          <w:marRight w:val="0"/>
          <w:marTop w:val="0"/>
          <w:marBottom w:val="0"/>
          <w:divBdr>
            <w:top w:val="none" w:sz="0" w:space="0" w:color="auto"/>
            <w:left w:val="none" w:sz="0" w:space="0" w:color="auto"/>
            <w:bottom w:val="none" w:sz="0" w:space="0" w:color="auto"/>
            <w:right w:val="none" w:sz="0" w:space="0" w:color="auto"/>
          </w:divBdr>
        </w:div>
        <w:div w:id="133568677">
          <w:marLeft w:val="640"/>
          <w:marRight w:val="0"/>
          <w:marTop w:val="0"/>
          <w:marBottom w:val="0"/>
          <w:divBdr>
            <w:top w:val="none" w:sz="0" w:space="0" w:color="auto"/>
            <w:left w:val="none" w:sz="0" w:space="0" w:color="auto"/>
            <w:bottom w:val="none" w:sz="0" w:space="0" w:color="auto"/>
            <w:right w:val="none" w:sz="0" w:space="0" w:color="auto"/>
          </w:divBdr>
        </w:div>
        <w:div w:id="227616715">
          <w:marLeft w:val="640"/>
          <w:marRight w:val="0"/>
          <w:marTop w:val="0"/>
          <w:marBottom w:val="0"/>
          <w:divBdr>
            <w:top w:val="none" w:sz="0" w:space="0" w:color="auto"/>
            <w:left w:val="none" w:sz="0" w:space="0" w:color="auto"/>
            <w:bottom w:val="none" w:sz="0" w:space="0" w:color="auto"/>
            <w:right w:val="none" w:sz="0" w:space="0" w:color="auto"/>
          </w:divBdr>
        </w:div>
        <w:div w:id="844321294">
          <w:marLeft w:val="640"/>
          <w:marRight w:val="0"/>
          <w:marTop w:val="0"/>
          <w:marBottom w:val="0"/>
          <w:divBdr>
            <w:top w:val="none" w:sz="0" w:space="0" w:color="auto"/>
            <w:left w:val="none" w:sz="0" w:space="0" w:color="auto"/>
            <w:bottom w:val="none" w:sz="0" w:space="0" w:color="auto"/>
            <w:right w:val="none" w:sz="0" w:space="0" w:color="auto"/>
          </w:divBdr>
        </w:div>
        <w:div w:id="165289673">
          <w:marLeft w:val="640"/>
          <w:marRight w:val="0"/>
          <w:marTop w:val="0"/>
          <w:marBottom w:val="0"/>
          <w:divBdr>
            <w:top w:val="none" w:sz="0" w:space="0" w:color="auto"/>
            <w:left w:val="none" w:sz="0" w:space="0" w:color="auto"/>
            <w:bottom w:val="none" w:sz="0" w:space="0" w:color="auto"/>
            <w:right w:val="none" w:sz="0" w:space="0" w:color="auto"/>
          </w:divBdr>
        </w:div>
        <w:div w:id="682055352">
          <w:marLeft w:val="640"/>
          <w:marRight w:val="0"/>
          <w:marTop w:val="0"/>
          <w:marBottom w:val="0"/>
          <w:divBdr>
            <w:top w:val="none" w:sz="0" w:space="0" w:color="auto"/>
            <w:left w:val="none" w:sz="0" w:space="0" w:color="auto"/>
            <w:bottom w:val="none" w:sz="0" w:space="0" w:color="auto"/>
            <w:right w:val="none" w:sz="0" w:space="0" w:color="auto"/>
          </w:divBdr>
        </w:div>
        <w:div w:id="1859387850">
          <w:marLeft w:val="640"/>
          <w:marRight w:val="0"/>
          <w:marTop w:val="0"/>
          <w:marBottom w:val="0"/>
          <w:divBdr>
            <w:top w:val="none" w:sz="0" w:space="0" w:color="auto"/>
            <w:left w:val="none" w:sz="0" w:space="0" w:color="auto"/>
            <w:bottom w:val="none" w:sz="0" w:space="0" w:color="auto"/>
            <w:right w:val="none" w:sz="0" w:space="0" w:color="auto"/>
          </w:divBdr>
        </w:div>
        <w:div w:id="820390000">
          <w:marLeft w:val="640"/>
          <w:marRight w:val="0"/>
          <w:marTop w:val="0"/>
          <w:marBottom w:val="0"/>
          <w:divBdr>
            <w:top w:val="none" w:sz="0" w:space="0" w:color="auto"/>
            <w:left w:val="none" w:sz="0" w:space="0" w:color="auto"/>
            <w:bottom w:val="none" w:sz="0" w:space="0" w:color="auto"/>
            <w:right w:val="none" w:sz="0" w:space="0" w:color="auto"/>
          </w:divBdr>
        </w:div>
        <w:div w:id="1569195713">
          <w:marLeft w:val="640"/>
          <w:marRight w:val="0"/>
          <w:marTop w:val="0"/>
          <w:marBottom w:val="0"/>
          <w:divBdr>
            <w:top w:val="none" w:sz="0" w:space="0" w:color="auto"/>
            <w:left w:val="none" w:sz="0" w:space="0" w:color="auto"/>
            <w:bottom w:val="none" w:sz="0" w:space="0" w:color="auto"/>
            <w:right w:val="none" w:sz="0" w:space="0" w:color="auto"/>
          </w:divBdr>
        </w:div>
        <w:div w:id="566965150">
          <w:marLeft w:val="640"/>
          <w:marRight w:val="0"/>
          <w:marTop w:val="0"/>
          <w:marBottom w:val="0"/>
          <w:divBdr>
            <w:top w:val="none" w:sz="0" w:space="0" w:color="auto"/>
            <w:left w:val="none" w:sz="0" w:space="0" w:color="auto"/>
            <w:bottom w:val="none" w:sz="0" w:space="0" w:color="auto"/>
            <w:right w:val="none" w:sz="0" w:space="0" w:color="auto"/>
          </w:divBdr>
        </w:div>
        <w:div w:id="1202396251">
          <w:marLeft w:val="640"/>
          <w:marRight w:val="0"/>
          <w:marTop w:val="0"/>
          <w:marBottom w:val="0"/>
          <w:divBdr>
            <w:top w:val="none" w:sz="0" w:space="0" w:color="auto"/>
            <w:left w:val="none" w:sz="0" w:space="0" w:color="auto"/>
            <w:bottom w:val="none" w:sz="0" w:space="0" w:color="auto"/>
            <w:right w:val="none" w:sz="0" w:space="0" w:color="auto"/>
          </w:divBdr>
        </w:div>
        <w:div w:id="1569417350">
          <w:marLeft w:val="640"/>
          <w:marRight w:val="0"/>
          <w:marTop w:val="0"/>
          <w:marBottom w:val="0"/>
          <w:divBdr>
            <w:top w:val="none" w:sz="0" w:space="0" w:color="auto"/>
            <w:left w:val="none" w:sz="0" w:space="0" w:color="auto"/>
            <w:bottom w:val="none" w:sz="0" w:space="0" w:color="auto"/>
            <w:right w:val="none" w:sz="0" w:space="0" w:color="auto"/>
          </w:divBdr>
        </w:div>
        <w:div w:id="251399483">
          <w:marLeft w:val="640"/>
          <w:marRight w:val="0"/>
          <w:marTop w:val="0"/>
          <w:marBottom w:val="0"/>
          <w:divBdr>
            <w:top w:val="none" w:sz="0" w:space="0" w:color="auto"/>
            <w:left w:val="none" w:sz="0" w:space="0" w:color="auto"/>
            <w:bottom w:val="none" w:sz="0" w:space="0" w:color="auto"/>
            <w:right w:val="none" w:sz="0" w:space="0" w:color="auto"/>
          </w:divBdr>
        </w:div>
        <w:div w:id="748503545">
          <w:marLeft w:val="640"/>
          <w:marRight w:val="0"/>
          <w:marTop w:val="0"/>
          <w:marBottom w:val="0"/>
          <w:divBdr>
            <w:top w:val="none" w:sz="0" w:space="0" w:color="auto"/>
            <w:left w:val="none" w:sz="0" w:space="0" w:color="auto"/>
            <w:bottom w:val="none" w:sz="0" w:space="0" w:color="auto"/>
            <w:right w:val="none" w:sz="0" w:space="0" w:color="auto"/>
          </w:divBdr>
        </w:div>
        <w:div w:id="342631834">
          <w:marLeft w:val="640"/>
          <w:marRight w:val="0"/>
          <w:marTop w:val="0"/>
          <w:marBottom w:val="0"/>
          <w:divBdr>
            <w:top w:val="none" w:sz="0" w:space="0" w:color="auto"/>
            <w:left w:val="none" w:sz="0" w:space="0" w:color="auto"/>
            <w:bottom w:val="none" w:sz="0" w:space="0" w:color="auto"/>
            <w:right w:val="none" w:sz="0" w:space="0" w:color="auto"/>
          </w:divBdr>
        </w:div>
        <w:div w:id="635335310">
          <w:marLeft w:val="640"/>
          <w:marRight w:val="0"/>
          <w:marTop w:val="0"/>
          <w:marBottom w:val="0"/>
          <w:divBdr>
            <w:top w:val="none" w:sz="0" w:space="0" w:color="auto"/>
            <w:left w:val="none" w:sz="0" w:space="0" w:color="auto"/>
            <w:bottom w:val="none" w:sz="0" w:space="0" w:color="auto"/>
            <w:right w:val="none" w:sz="0" w:space="0" w:color="auto"/>
          </w:divBdr>
        </w:div>
        <w:div w:id="1635598946">
          <w:marLeft w:val="640"/>
          <w:marRight w:val="0"/>
          <w:marTop w:val="0"/>
          <w:marBottom w:val="0"/>
          <w:divBdr>
            <w:top w:val="none" w:sz="0" w:space="0" w:color="auto"/>
            <w:left w:val="none" w:sz="0" w:space="0" w:color="auto"/>
            <w:bottom w:val="none" w:sz="0" w:space="0" w:color="auto"/>
            <w:right w:val="none" w:sz="0" w:space="0" w:color="auto"/>
          </w:divBdr>
        </w:div>
        <w:div w:id="1482388059">
          <w:marLeft w:val="640"/>
          <w:marRight w:val="0"/>
          <w:marTop w:val="0"/>
          <w:marBottom w:val="0"/>
          <w:divBdr>
            <w:top w:val="none" w:sz="0" w:space="0" w:color="auto"/>
            <w:left w:val="none" w:sz="0" w:space="0" w:color="auto"/>
            <w:bottom w:val="none" w:sz="0" w:space="0" w:color="auto"/>
            <w:right w:val="none" w:sz="0" w:space="0" w:color="auto"/>
          </w:divBdr>
        </w:div>
        <w:div w:id="741754803">
          <w:marLeft w:val="640"/>
          <w:marRight w:val="0"/>
          <w:marTop w:val="0"/>
          <w:marBottom w:val="0"/>
          <w:divBdr>
            <w:top w:val="none" w:sz="0" w:space="0" w:color="auto"/>
            <w:left w:val="none" w:sz="0" w:space="0" w:color="auto"/>
            <w:bottom w:val="none" w:sz="0" w:space="0" w:color="auto"/>
            <w:right w:val="none" w:sz="0" w:space="0" w:color="auto"/>
          </w:divBdr>
        </w:div>
        <w:div w:id="1000430893">
          <w:marLeft w:val="640"/>
          <w:marRight w:val="0"/>
          <w:marTop w:val="0"/>
          <w:marBottom w:val="0"/>
          <w:divBdr>
            <w:top w:val="none" w:sz="0" w:space="0" w:color="auto"/>
            <w:left w:val="none" w:sz="0" w:space="0" w:color="auto"/>
            <w:bottom w:val="none" w:sz="0" w:space="0" w:color="auto"/>
            <w:right w:val="none" w:sz="0" w:space="0" w:color="auto"/>
          </w:divBdr>
        </w:div>
        <w:div w:id="502934901">
          <w:marLeft w:val="640"/>
          <w:marRight w:val="0"/>
          <w:marTop w:val="0"/>
          <w:marBottom w:val="0"/>
          <w:divBdr>
            <w:top w:val="none" w:sz="0" w:space="0" w:color="auto"/>
            <w:left w:val="none" w:sz="0" w:space="0" w:color="auto"/>
            <w:bottom w:val="none" w:sz="0" w:space="0" w:color="auto"/>
            <w:right w:val="none" w:sz="0" w:space="0" w:color="auto"/>
          </w:divBdr>
        </w:div>
        <w:div w:id="2075665516">
          <w:marLeft w:val="640"/>
          <w:marRight w:val="0"/>
          <w:marTop w:val="0"/>
          <w:marBottom w:val="0"/>
          <w:divBdr>
            <w:top w:val="none" w:sz="0" w:space="0" w:color="auto"/>
            <w:left w:val="none" w:sz="0" w:space="0" w:color="auto"/>
            <w:bottom w:val="none" w:sz="0" w:space="0" w:color="auto"/>
            <w:right w:val="none" w:sz="0" w:space="0" w:color="auto"/>
          </w:divBdr>
        </w:div>
        <w:div w:id="1506362225">
          <w:marLeft w:val="640"/>
          <w:marRight w:val="0"/>
          <w:marTop w:val="0"/>
          <w:marBottom w:val="0"/>
          <w:divBdr>
            <w:top w:val="none" w:sz="0" w:space="0" w:color="auto"/>
            <w:left w:val="none" w:sz="0" w:space="0" w:color="auto"/>
            <w:bottom w:val="none" w:sz="0" w:space="0" w:color="auto"/>
            <w:right w:val="none" w:sz="0" w:space="0" w:color="auto"/>
          </w:divBdr>
        </w:div>
        <w:div w:id="1856378406">
          <w:marLeft w:val="640"/>
          <w:marRight w:val="0"/>
          <w:marTop w:val="0"/>
          <w:marBottom w:val="0"/>
          <w:divBdr>
            <w:top w:val="none" w:sz="0" w:space="0" w:color="auto"/>
            <w:left w:val="none" w:sz="0" w:space="0" w:color="auto"/>
            <w:bottom w:val="none" w:sz="0" w:space="0" w:color="auto"/>
            <w:right w:val="none" w:sz="0" w:space="0" w:color="auto"/>
          </w:divBdr>
        </w:div>
        <w:div w:id="1066492617">
          <w:marLeft w:val="640"/>
          <w:marRight w:val="0"/>
          <w:marTop w:val="0"/>
          <w:marBottom w:val="0"/>
          <w:divBdr>
            <w:top w:val="none" w:sz="0" w:space="0" w:color="auto"/>
            <w:left w:val="none" w:sz="0" w:space="0" w:color="auto"/>
            <w:bottom w:val="none" w:sz="0" w:space="0" w:color="auto"/>
            <w:right w:val="none" w:sz="0" w:space="0" w:color="auto"/>
          </w:divBdr>
        </w:div>
        <w:div w:id="1312053039">
          <w:marLeft w:val="640"/>
          <w:marRight w:val="0"/>
          <w:marTop w:val="0"/>
          <w:marBottom w:val="0"/>
          <w:divBdr>
            <w:top w:val="none" w:sz="0" w:space="0" w:color="auto"/>
            <w:left w:val="none" w:sz="0" w:space="0" w:color="auto"/>
            <w:bottom w:val="none" w:sz="0" w:space="0" w:color="auto"/>
            <w:right w:val="none" w:sz="0" w:space="0" w:color="auto"/>
          </w:divBdr>
        </w:div>
        <w:div w:id="1467234920">
          <w:marLeft w:val="640"/>
          <w:marRight w:val="0"/>
          <w:marTop w:val="0"/>
          <w:marBottom w:val="0"/>
          <w:divBdr>
            <w:top w:val="none" w:sz="0" w:space="0" w:color="auto"/>
            <w:left w:val="none" w:sz="0" w:space="0" w:color="auto"/>
            <w:bottom w:val="none" w:sz="0" w:space="0" w:color="auto"/>
            <w:right w:val="none" w:sz="0" w:space="0" w:color="auto"/>
          </w:divBdr>
        </w:div>
        <w:div w:id="982392703">
          <w:marLeft w:val="640"/>
          <w:marRight w:val="0"/>
          <w:marTop w:val="0"/>
          <w:marBottom w:val="0"/>
          <w:divBdr>
            <w:top w:val="none" w:sz="0" w:space="0" w:color="auto"/>
            <w:left w:val="none" w:sz="0" w:space="0" w:color="auto"/>
            <w:bottom w:val="none" w:sz="0" w:space="0" w:color="auto"/>
            <w:right w:val="none" w:sz="0" w:space="0" w:color="auto"/>
          </w:divBdr>
        </w:div>
        <w:div w:id="1275941321">
          <w:marLeft w:val="640"/>
          <w:marRight w:val="0"/>
          <w:marTop w:val="0"/>
          <w:marBottom w:val="0"/>
          <w:divBdr>
            <w:top w:val="none" w:sz="0" w:space="0" w:color="auto"/>
            <w:left w:val="none" w:sz="0" w:space="0" w:color="auto"/>
            <w:bottom w:val="none" w:sz="0" w:space="0" w:color="auto"/>
            <w:right w:val="none" w:sz="0" w:space="0" w:color="auto"/>
          </w:divBdr>
        </w:div>
        <w:div w:id="943345193">
          <w:marLeft w:val="640"/>
          <w:marRight w:val="0"/>
          <w:marTop w:val="0"/>
          <w:marBottom w:val="0"/>
          <w:divBdr>
            <w:top w:val="none" w:sz="0" w:space="0" w:color="auto"/>
            <w:left w:val="none" w:sz="0" w:space="0" w:color="auto"/>
            <w:bottom w:val="none" w:sz="0" w:space="0" w:color="auto"/>
            <w:right w:val="none" w:sz="0" w:space="0" w:color="auto"/>
          </w:divBdr>
        </w:div>
        <w:div w:id="303857033">
          <w:marLeft w:val="640"/>
          <w:marRight w:val="0"/>
          <w:marTop w:val="0"/>
          <w:marBottom w:val="0"/>
          <w:divBdr>
            <w:top w:val="none" w:sz="0" w:space="0" w:color="auto"/>
            <w:left w:val="none" w:sz="0" w:space="0" w:color="auto"/>
            <w:bottom w:val="none" w:sz="0" w:space="0" w:color="auto"/>
            <w:right w:val="none" w:sz="0" w:space="0" w:color="auto"/>
          </w:divBdr>
        </w:div>
        <w:div w:id="402025361">
          <w:marLeft w:val="640"/>
          <w:marRight w:val="0"/>
          <w:marTop w:val="0"/>
          <w:marBottom w:val="0"/>
          <w:divBdr>
            <w:top w:val="none" w:sz="0" w:space="0" w:color="auto"/>
            <w:left w:val="none" w:sz="0" w:space="0" w:color="auto"/>
            <w:bottom w:val="none" w:sz="0" w:space="0" w:color="auto"/>
            <w:right w:val="none" w:sz="0" w:space="0" w:color="auto"/>
          </w:divBdr>
        </w:div>
        <w:div w:id="1131241115">
          <w:marLeft w:val="640"/>
          <w:marRight w:val="0"/>
          <w:marTop w:val="0"/>
          <w:marBottom w:val="0"/>
          <w:divBdr>
            <w:top w:val="none" w:sz="0" w:space="0" w:color="auto"/>
            <w:left w:val="none" w:sz="0" w:space="0" w:color="auto"/>
            <w:bottom w:val="none" w:sz="0" w:space="0" w:color="auto"/>
            <w:right w:val="none" w:sz="0" w:space="0" w:color="auto"/>
          </w:divBdr>
        </w:div>
        <w:div w:id="2091849092">
          <w:marLeft w:val="640"/>
          <w:marRight w:val="0"/>
          <w:marTop w:val="0"/>
          <w:marBottom w:val="0"/>
          <w:divBdr>
            <w:top w:val="none" w:sz="0" w:space="0" w:color="auto"/>
            <w:left w:val="none" w:sz="0" w:space="0" w:color="auto"/>
            <w:bottom w:val="none" w:sz="0" w:space="0" w:color="auto"/>
            <w:right w:val="none" w:sz="0" w:space="0" w:color="auto"/>
          </w:divBdr>
        </w:div>
        <w:div w:id="1729301639">
          <w:marLeft w:val="640"/>
          <w:marRight w:val="0"/>
          <w:marTop w:val="0"/>
          <w:marBottom w:val="0"/>
          <w:divBdr>
            <w:top w:val="none" w:sz="0" w:space="0" w:color="auto"/>
            <w:left w:val="none" w:sz="0" w:space="0" w:color="auto"/>
            <w:bottom w:val="none" w:sz="0" w:space="0" w:color="auto"/>
            <w:right w:val="none" w:sz="0" w:space="0" w:color="auto"/>
          </w:divBdr>
        </w:div>
        <w:div w:id="862131326">
          <w:marLeft w:val="640"/>
          <w:marRight w:val="0"/>
          <w:marTop w:val="0"/>
          <w:marBottom w:val="0"/>
          <w:divBdr>
            <w:top w:val="none" w:sz="0" w:space="0" w:color="auto"/>
            <w:left w:val="none" w:sz="0" w:space="0" w:color="auto"/>
            <w:bottom w:val="none" w:sz="0" w:space="0" w:color="auto"/>
            <w:right w:val="none" w:sz="0" w:space="0" w:color="auto"/>
          </w:divBdr>
        </w:div>
        <w:div w:id="783309104">
          <w:marLeft w:val="640"/>
          <w:marRight w:val="0"/>
          <w:marTop w:val="0"/>
          <w:marBottom w:val="0"/>
          <w:divBdr>
            <w:top w:val="none" w:sz="0" w:space="0" w:color="auto"/>
            <w:left w:val="none" w:sz="0" w:space="0" w:color="auto"/>
            <w:bottom w:val="none" w:sz="0" w:space="0" w:color="auto"/>
            <w:right w:val="none" w:sz="0" w:space="0" w:color="auto"/>
          </w:divBdr>
        </w:div>
        <w:div w:id="465660523">
          <w:marLeft w:val="640"/>
          <w:marRight w:val="0"/>
          <w:marTop w:val="0"/>
          <w:marBottom w:val="0"/>
          <w:divBdr>
            <w:top w:val="none" w:sz="0" w:space="0" w:color="auto"/>
            <w:left w:val="none" w:sz="0" w:space="0" w:color="auto"/>
            <w:bottom w:val="none" w:sz="0" w:space="0" w:color="auto"/>
            <w:right w:val="none" w:sz="0" w:space="0" w:color="auto"/>
          </w:divBdr>
        </w:div>
        <w:div w:id="933978733">
          <w:marLeft w:val="640"/>
          <w:marRight w:val="0"/>
          <w:marTop w:val="0"/>
          <w:marBottom w:val="0"/>
          <w:divBdr>
            <w:top w:val="none" w:sz="0" w:space="0" w:color="auto"/>
            <w:left w:val="none" w:sz="0" w:space="0" w:color="auto"/>
            <w:bottom w:val="none" w:sz="0" w:space="0" w:color="auto"/>
            <w:right w:val="none" w:sz="0" w:space="0" w:color="auto"/>
          </w:divBdr>
        </w:div>
        <w:div w:id="291330502">
          <w:marLeft w:val="640"/>
          <w:marRight w:val="0"/>
          <w:marTop w:val="0"/>
          <w:marBottom w:val="0"/>
          <w:divBdr>
            <w:top w:val="none" w:sz="0" w:space="0" w:color="auto"/>
            <w:left w:val="none" w:sz="0" w:space="0" w:color="auto"/>
            <w:bottom w:val="none" w:sz="0" w:space="0" w:color="auto"/>
            <w:right w:val="none" w:sz="0" w:space="0" w:color="auto"/>
          </w:divBdr>
        </w:div>
        <w:div w:id="855508345">
          <w:marLeft w:val="640"/>
          <w:marRight w:val="0"/>
          <w:marTop w:val="0"/>
          <w:marBottom w:val="0"/>
          <w:divBdr>
            <w:top w:val="none" w:sz="0" w:space="0" w:color="auto"/>
            <w:left w:val="none" w:sz="0" w:space="0" w:color="auto"/>
            <w:bottom w:val="none" w:sz="0" w:space="0" w:color="auto"/>
            <w:right w:val="none" w:sz="0" w:space="0" w:color="auto"/>
          </w:divBdr>
        </w:div>
        <w:div w:id="143812729">
          <w:marLeft w:val="640"/>
          <w:marRight w:val="0"/>
          <w:marTop w:val="0"/>
          <w:marBottom w:val="0"/>
          <w:divBdr>
            <w:top w:val="none" w:sz="0" w:space="0" w:color="auto"/>
            <w:left w:val="none" w:sz="0" w:space="0" w:color="auto"/>
            <w:bottom w:val="none" w:sz="0" w:space="0" w:color="auto"/>
            <w:right w:val="none" w:sz="0" w:space="0" w:color="auto"/>
          </w:divBdr>
        </w:div>
        <w:div w:id="84768881">
          <w:marLeft w:val="640"/>
          <w:marRight w:val="0"/>
          <w:marTop w:val="0"/>
          <w:marBottom w:val="0"/>
          <w:divBdr>
            <w:top w:val="none" w:sz="0" w:space="0" w:color="auto"/>
            <w:left w:val="none" w:sz="0" w:space="0" w:color="auto"/>
            <w:bottom w:val="none" w:sz="0" w:space="0" w:color="auto"/>
            <w:right w:val="none" w:sz="0" w:space="0" w:color="auto"/>
          </w:divBdr>
        </w:div>
        <w:div w:id="715011134">
          <w:marLeft w:val="640"/>
          <w:marRight w:val="0"/>
          <w:marTop w:val="0"/>
          <w:marBottom w:val="0"/>
          <w:divBdr>
            <w:top w:val="none" w:sz="0" w:space="0" w:color="auto"/>
            <w:left w:val="none" w:sz="0" w:space="0" w:color="auto"/>
            <w:bottom w:val="none" w:sz="0" w:space="0" w:color="auto"/>
            <w:right w:val="none" w:sz="0" w:space="0" w:color="auto"/>
          </w:divBdr>
        </w:div>
        <w:div w:id="953172682">
          <w:marLeft w:val="640"/>
          <w:marRight w:val="0"/>
          <w:marTop w:val="0"/>
          <w:marBottom w:val="0"/>
          <w:divBdr>
            <w:top w:val="none" w:sz="0" w:space="0" w:color="auto"/>
            <w:left w:val="none" w:sz="0" w:space="0" w:color="auto"/>
            <w:bottom w:val="none" w:sz="0" w:space="0" w:color="auto"/>
            <w:right w:val="none" w:sz="0" w:space="0" w:color="auto"/>
          </w:divBdr>
        </w:div>
        <w:div w:id="1424645346">
          <w:marLeft w:val="640"/>
          <w:marRight w:val="0"/>
          <w:marTop w:val="0"/>
          <w:marBottom w:val="0"/>
          <w:divBdr>
            <w:top w:val="none" w:sz="0" w:space="0" w:color="auto"/>
            <w:left w:val="none" w:sz="0" w:space="0" w:color="auto"/>
            <w:bottom w:val="none" w:sz="0" w:space="0" w:color="auto"/>
            <w:right w:val="none" w:sz="0" w:space="0" w:color="auto"/>
          </w:divBdr>
        </w:div>
        <w:div w:id="1569925896">
          <w:marLeft w:val="640"/>
          <w:marRight w:val="0"/>
          <w:marTop w:val="0"/>
          <w:marBottom w:val="0"/>
          <w:divBdr>
            <w:top w:val="none" w:sz="0" w:space="0" w:color="auto"/>
            <w:left w:val="none" w:sz="0" w:space="0" w:color="auto"/>
            <w:bottom w:val="none" w:sz="0" w:space="0" w:color="auto"/>
            <w:right w:val="none" w:sz="0" w:space="0" w:color="auto"/>
          </w:divBdr>
        </w:div>
        <w:div w:id="2026394434">
          <w:marLeft w:val="640"/>
          <w:marRight w:val="0"/>
          <w:marTop w:val="0"/>
          <w:marBottom w:val="0"/>
          <w:divBdr>
            <w:top w:val="none" w:sz="0" w:space="0" w:color="auto"/>
            <w:left w:val="none" w:sz="0" w:space="0" w:color="auto"/>
            <w:bottom w:val="none" w:sz="0" w:space="0" w:color="auto"/>
            <w:right w:val="none" w:sz="0" w:space="0" w:color="auto"/>
          </w:divBdr>
        </w:div>
        <w:div w:id="715620010">
          <w:marLeft w:val="640"/>
          <w:marRight w:val="0"/>
          <w:marTop w:val="0"/>
          <w:marBottom w:val="0"/>
          <w:divBdr>
            <w:top w:val="none" w:sz="0" w:space="0" w:color="auto"/>
            <w:left w:val="none" w:sz="0" w:space="0" w:color="auto"/>
            <w:bottom w:val="none" w:sz="0" w:space="0" w:color="auto"/>
            <w:right w:val="none" w:sz="0" w:space="0" w:color="auto"/>
          </w:divBdr>
        </w:div>
        <w:div w:id="1730763654">
          <w:marLeft w:val="640"/>
          <w:marRight w:val="0"/>
          <w:marTop w:val="0"/>
          <w:marBottom w:val="0"/>
          <w:divBdr>
            <w:top w:val="none" w:sz="0" w:space="0" w:color="auto"/>
            <w:left w:val="none" w:sz="0" w:space="0" w:color="auto"/>
            <w:bottom w:val="none" w:sz="0" w:space="0" w:color="auto"/>
            <w:right w:val="none" w:sz="0" w:space="0" w:color="auto"/>
          </w:divBdr>
        </w:div>
        <w:div w:id="1104150591">
          <w:marLeft w:val="640"/>
          <w:marRight w:val="0"/>
          <w:marTop w:val="0"/>
          <w:marBottom w:val="0"/>
          <w:divBdr>
            <w:top w:val="none" w:sz="0" w:space="0" w:color="auto"/>
            <w:left w:val="none" w:sz="0" w:space="0" w:color="auto"/>
            <w:bottom w:val="none" w:sz="0" w:space="0" w:color="auto"/>
            <w:right w:val="none" w:sz="0" w:space="0" w:color="auto"/>
          </w:divBdr>
        </w:div>
        <w:div w:id="129059184">
          <w:marLeft w:val="640"/>
          <w:marRight w:val="0"/>
          <w:marTop w:val="0"/>
          <w:marBottom w:val="0"/>
          <w:divBdr>
            <w:top w:val="none" w:sz="0" w:space="0" w:color="auto"/>
            <w:left w:val="none" w:sz="0" w:space="0" w:color="auto"/>
            <w:bottom w:val="none" w:sz="0" w:space="0" w:color="auto"/>
            <w:right w:val="none" w:sz="0" w:space="0" w:color="auto"/>
          </w:divBdr>
        </w:div>
        <w:div w:id="1490899658">
          <w:marLeft w:val="640"/>
          <w:marRight w:val="0"/>
          <w:marTop w:val="0"/>
          <w:marBottom w:val="0"/>
          <w:divBdr>
            <w:top w:val="none" w:sz="0" w:space="0" w:color="auto"/>
            <w:left w:val="none" w:sz="0" w:space="0" w:color="auto"/>
            <w:bottom w:val="none" w:sz="0" w:space="0" w:color="auto"/>
            <w:right w:val="none" w:sz="0" w:space="0" w:color="auto"/>
          </w:divBdr>
        </w:div>
        <w:div w:id="755858607">
          <w:marLeft w:val="640"/>
          <w:marRight w:val="0"/>
          <w:marTop w:val="0"/>
          <w:marBottom w:val="0"/>
          <w:divBdr>
            <w:top w:val="none" w:sz="0" w:space="0" w:color="auto"/>
            <w:left w:val="none" w:sz="0" w:space="0" w:color="auto"/>
            <w:bottom w:val="none" w:sz="0" w:space="0" w:color="auto"/>
            <w:right w:val="none" w:sz="0" w:space="0" w:color="auto"/>
          </w:divBdr>
        </w:div>
        <w:div w:id="1836797919">
          <w:marLeft w:val="640"/>
          <w:marRight w:val="0"/>
          <w:marTop w:val="0"/>
          <w:marBottom w:val="0"/>
          <w:divBdr>
            <w:top w:val="none" w:sz="0" w:space="0" w:color="auto"/>
            <w:left w:val="none" w:sz="0" w:space="0" w:color="auto"/>
            <w:bottom w:val="none" w:sz="0" w:space="0" w:color="auto"/>
            <w:right w:val="none" w:sz="0" w:space="0" w:color="auto"/>
          </w:divBdr>
        </w:div>
        <w:div w:id="1090202933">
          <w:marLeft w:val="640"/>
          <w:marRight w:val="0"/>
          <w:marTop w:val="0"/>
          <w:marBottom w:val="0"/>
          <w:divBdr>
            <w:top w:val="none" w:sz="0" w:space="0" w:color="auto"/>
            <w:left w:val="none" w:sz="0" w:space="0" w:color="auto"/>
            <w:bottom w:val="none" w:sz="0" w:space="0" w:color="auto"/>
            <w:right w:val="none" w:sz="0" w:space="0" w:color="auto"/>
          </w:divBdr>
        </w:div>
        <w:div w:id="1787771919">
          <w:marLeft w:val="640"/>
          <w:marRight w:val="0"/>
          <w:marTop w:val="0"/>
          <w:marBottom w:val="0"/>
          <w:divBdr>
            <w:top w:val="none" w:sz="0" w:space="0" w:color="auto"/>
            <w:left w:val="none" w:sz="0" w:space="0" w:color="auto"/>
            <w:bottom w:val="none" w:sz="0" w:space="0" w:color="auto"/>
            <w:right w:val="none" w:sz="0" w:space="0" w:color="auto"/>
          </w:divBdr>
        </w:div>
        <w:div w:id="769466616">
          <w:marLeft w:val="640"/>
          <w:marRight w:val="0"/>
          <w:marTop w:val="0"/>
          <w:marBottom w:val="0"/>
          <w:divBdr>
            <w:top w:val="none" w:sz="0" w:space="0" w:color="auto"/>
            <w:left w:val="none" w:sz="0" w:space="0" w:color="auto"/>
            <w:bottom w:val="none" w:sz="0" w:space="0" w:color="auto"/>
            <w:right w:val="none" w:sz="0" w:space="0" w:color="auto"/>
          </w:divBdr>
        </w:div>
        <w:div w:id="1345060998">
          <w:marLeft w:val="640"/>
          <w:marRight w:val="0"/>
          <w:marTop w:val="0"/>
          <w:marBottom w:val="0"/>
          <w:divBdr>
            <w:top w:val="none" w:sz="0" w:space="0" w:color="auto"/>
            <w:left w:val="none" w:sz="0" w:space="0" w:color="auto"/>
            <w:bottom w:val="none" w:sz="0" w:space="0" w:color="auto"/>
            <w:right w:val="none" w:sz="0" w:space="0" w:color="auto"/>
          </w:divBdr>
        </w:div>
        <w:div w:id="456684917">
          <w:marLeft w:val="640"/>
          <w:marRight w:val="0"/>
          <w:marTop w:val="0"/>
          <w:marBottom w:val="0"/>
          <w:divBdr>
            <w:top w:val="none" w:sz="0" w:space="0" w:color="auto"/>
            <w:left w:val="none" w:sz="0" w:space="0" w:color="auto"/>
            <w:bottom w:val="none" w:sz="0" w:space="0" w:color="auto"/>
            <w:right w:val="none" w:sz="0" w:space="0" w:color="auto"/>
          </w:divBdr>
        </w:div>
        <w:div w:id="971594757">
          <w:marLeft w:val="640"/>
          <w:marRight w:val="0"/>
          <w:marTop w:val="0"/>
          <w:marBottom w:val="0"/>
          <w:divBdr>
            <w:top w:val="none" w:sz="0" w:space="0" w:color="auto"/>
            <w:left w:val="none" w:sz="0" w:space="0" w:color="auto"/>
            <w:bottom w:val="none" w:sz="0" w:space="0" w:color="auto"/>
            <w:right w:val="none" w:sz="0" w:space="0" w:color="auto"/>
          </w:divBdr>
        </w:div>
        <w:div w:id="1613706847">
          <w:marLeft w:val="640"/>
          <w:marRight w:val="0"/>
          <w:marTop w:val="0"/>
          <w:marBottom w:val="0"/>
          <w:divBdr>
            <w:top w:val="none" w:sz="0" w:space="0" w:color="auto"/>
            <w:left w:val="none" w:sz="0" w:space="0" w:color="auto"/>
            <w:bottom w:val="none" w:sz="0" w:space="0" w:color="auto"/>
            <w:right w:val="none" w:sz="0" w:space="0" w:color="auto"/>
          </w:divBdr>
        </w:div>
        <w:div w:id="2063406171">
          <w:marLeft w:val="640"/>
          <w:marRight w:val="0"/>
          <w:marTop w:val="0"/>
          <w:marBottom w:val="0"/>
          <w:divBdr>
            <w:top w:val="none" w:sz="0" w:space="0" w:color="auto"/>
            <w:left w:val="none" w:sz="0" w:space="0" w:color="auto"/>
            <w:bottom w:val="none" w:sz="0" w:space="0" w:color="auto"/>
            <w:right w:val="none" w:sz="0" w:space="0" w:color="auto"/>
          </w:divBdr>
        </w:div>
        <w:div w:id="79259154">
          <w:marLeft w:val="640"/>
          <w:marRight w:val="0"/>
          <w:marTop w:val="0"/>
          <w:marBottom w:val="0"/>
          <w:divBdr>
            <w:top w:val="none" w:sz="0" w:space="0" w:color="auto"/>
            <w:left w:val="none" w:sz="0" w:space="0" w:color="auto"/>
            <w:bottom w:val="none" w:sz="0" w:space="0" w:color="auto"/>
            <w:right w:val="none" w:sz="0" w:space="0" w:color="auto"/>
          </w:divBdr>
        </w:div>
        <w:div w:id="1427651202">
          <w:marLeft w:val="640"/>
          <w:marRight w:val="0"/>
          <w:marTop w:val="0"/>
          <w:marBottom w:val="0"/>
          <w:divBdr>
            <w:top w:val="none" w:sz="0" w:space="0" w:color="auto"/>
            <w:left w:val="none" w:sz="0" w:space="0" w:color="auto"/>
            <w:bottom w:val="none" w:sz="0" w:space="0" w:color="auto"/>
            <w:right w:val="none" w:sz="0" w:space="0" w:color="auto"/>
          </w:divBdr>
        </w:div>
        <w:div w:id="833495200">
          <w:marLeft w:val="640"/>
          <w:marRight w:val="0"/>
          <w:marTop w:val="0"/>
          <w:marBottom w:val="0"/>
          <w:divBdr>
            <w:top w:val="none" w:sz="0" w:space="0" w:color="auto"/>
            <w:left w:val="none" w:sz="0" w:space="0" w:color="auto"/>
            <w:bottom w:val="none" w:sz="0" w:space="0" w:color="auto"/>
            <w:right w:val="none" w:sz="0" w:space="0" w:color="auto"/>
          </w:divBdr>
        </w:div>
        <w:div w:id="1027953620">
          <w:marLeft w:val="640"/>
          <w:marRight w:val="0"/>
          <w:marTop w:val="0"/>
          <w:marBottom w:val="0"/>
          <w:divBdr>
            <w:top w:val="none" w:sz="0" w:space="0" w:color="auto"/>
            <w:left w:val="none" w:sz="0" w:space="0" w:color="auto"/>
            <w:bottom w:val="none" w:sz="0" w:space="0" w:color="auto"/>
            <w:right w:val="none" w:sz="0" w:space="0" w:color="auto"/>
          </w:divBdr>
        </w:div>
        <w:div w:id="311057328">
          <w:marLeft w:val="640"/>
          <w:marRight w:val="0"/>
          <w:marTop w:val="0"/>
          <w:marBottom w:val="0"/>
          <w:divBdr>
            <w:top w:val="none" w:sz="0" w:space="0" w:color="auto"/>
            <w:left w:val="none" w:sz="0" w:space="0" w:color="auto"/>
            <w:bottom w:val="none" w:sz="0" w:space="0" w:color="auto"/>
            <w:right w:val="none" w:sz="0" w:space="0" w:color="auto"/>
          </w:divBdr>
        </w:div>
        <w:div w:id="316883038">
          <w:marLeft w:val="640"/>
          <w:marRight w:val="0"/>
          <w:marTop w:val="0"/>
          <w:marBottom w:val="0"/>
          <w:divBdr>
            <w:top w:val="none" w:sz="0" w:space="0" w:color="auto"/>
            <w:left w:val="none" w:sz="0" w:space="0" w:color="auto"/>
            <w:bottom w:val="none" w:sz="0" w:space="0" w:color="auto"/>
            <w:right w:val="none" w:sz="0" w:space="0" w:color="auto"/>
          </w:divBdr>
        </w:div>
        <w:div w:id="1749425301">
          <w:marLeft w:val="640"/>
          <w:marRight w:val="0"/>
          <w:marTop w:val="0"/>
          <w:marBottom w:val="0"/>
          <w:divBdr>
            <w:top w:val="none" w:sz="0" w:space="0" w:color="auto"/>
            <w:left w:val="none" w:sz="0" w:space="0" w:color="auto"/>
            <w:bottom w:val="none" w:sz="0" w:space="0" w:color="auto"/>
            <w:right w:val="none" w:sz="0" w:space="0" w:color="auto"/>
          </w:divBdr>
        </w:div>
        <w:div w:id="171649787">
          <w:marLeft w:val="640"/>
          <w:marRight w:val="0"/>
          <w:marTop w:val="0"/>
          <w:marBottom w:val="0"/>
          <w:divBdr>
            <w:top w:val="none" w:sz="0" w:space="0" w:color="auto"/>
            <w:left w:val="none" w:sz="0" w:space="0" w:color="auto"/>
            <w:bottom w:val="none" w:sz="0" w:space="0" w:color="auto"/>
            <w:right w:val="none" w:sz="0" w:space="0" w:color="auto"/>
          </w:divBdr>
        </w:div>
        <w:div w:id="28380549">
          <w:marLeft w:val="640"/>
          <w:marRight w:val="0"/>
          <w:marTop w:val="0"/>
          <w:marBottom w:val="0"/>
          <w:divBdr>
            <w:top w:val="none" w:sz="0" w:space="0" w:color="auto"/>
            <w:left w:val="none" w:sz="0" w:space="0" w:color="auto"/>
            <w:bottom w:val="none" w:sz="0" w:space="0" w:color="auto"/>
            <w:right w:val="none" w:sz="0" w:space="0" w:color="auto"/>
          </w:divBdr>
        </w:div>
        <w:div w:id="634259202">
          <w:marLeft w:val="640"/>
          <w:marRight w:val="0"/>
          <w:marTop w:val="0"/>
          <w:marBottom w:val="0"/>
          <w:divBdr>
            <w:top w:val="none" w:sz="0" w:space="0" w:color="auto"/>
            <w:left w:val="none" w:sz="0" w:space="0" w:color="auto"/>
            <w:bottom w:val="none" w:sz="0" w:space="0" w:color="auto"/>
            <w:right w:val="none" w:sz="0" w:space="0" w:color="auto"/>
          </w:divBdr>
        </w:div>
        <w:div w:id="1871068906">
          <w:marLeft w:val="640"/>
          <w:marRight w:val="0"/>
          <w:marTop w:val="0"/>
          <w:marBottom w:val="0"/>
          <w:divBdr>
            <w:top w:val="none" w:sz="0" w:space="0" w:color="auto"/>
            <w:left w:val="none" w:sz="0" w:space="0" w:color="auto"/>
            <w:bottom w:val="none" w:sz="0" w:space="0" w:color="auto"/>
            <w:right w:val="none" w:sz="0" w:space="0" w:color="auto"/>
          </w:divBdr>
        </w:div>
        <w:div w:id="540096892">
          <w:marLeft w:val="640"/>
          <w:marRight w:val="0"/>
          <w:marTop w:val="0"/>
          <w:marBottom w:val="0"/>
          <w:divBdr>
            <w:top w:val="none" w:sz="0" w:space="0" w:color="auto"/>
            <w:left w:val="none" w:sz="0" w:space="0" w:color="auto"/>
            <w:bottom w:val="none" w:sz="0" w:space="0" w:color="auto"/>
            <w:right w:val="none" w:sz="0" w:space="0" w:color="auto"/>
          </w:divBdr>
        </w:div>
        <w:div w:id="1745837173">
          <w:marLeft w:val="640"/>
          <w:marRight w:val="0"/>
          <w:marTop w:val="0"/>
          <w:marBottom w:val="0"/>
          <w:divBdr>
            <w:top w:val="none" w:sz="0" w:space="0" w:color="auto"/>
            <w:left w:val="none" w:sz="0" w:space="0" w:color="auto"/>
            <w:bottom w:val="none" w:sz="0" w:space="0" w:color="auto"/>
            <w:right w:val="none" w:sz="0" w:space="0" w:color="auto"/>
          </w:divBdr>
        </w:div>
        <w:div w:id="229317062">
          <w:marLeft w:val="640"/>
          <w:marRight w:val="0"/>
          <w:marTop w:val="0"/>
          <w:marBottom w:val="0"/>
          <w:divBdr>
            <w:top w:val="none" w:sz="0" w:space="0" w:color="auto"/>
            <w:left w:val="none" w:sz="0" w:space="0" w:color="auto"/>
            <w:bottom w:val="none" w:sz="0" w:space="0" w:color="auto"/>
            <w:right w:val="none" w:sz="0" w:space="0" w:color="auto"/>
          </w:divBdr>
        </w:div>
        <w:div w:id="1270821992">
          <w:marLeft w:val="640"/>
          <w:marRight w:val="0"/>
          <w:marTop w:val="0"/>
          <w:marBottom w:val="0"/>
          <w:divBdr>
            <w:top w:val="none" w:sz="0" w:space="0" w:color="auto"/>
            <w:left w:val="none" w:sz="0" w:space="0" w:color="auto"/>
            <w:bottom w:val="none" w:sz="0" w:space="0" w:color="auto"/>
            <w:right w:val="none" w:sz="0" w:space="0" w:color="auto"/>
          </w:divBdr>
        </w:div>
        <w:div w:id="314991217">
          <w:marLeft w:val="640"/>
          <w:marRight w:val="0"/>
          <w:marTop w:val="0"/>
          <w:marBottom w:val="0"/>
          <w:divBdr>
            <w:top w:val="none" w:sz="0" w:space="0" w:color="auto"/>
            <w:left w:val="none" w:sz="0" w:space="0" w:color="auto"/>
            <w:bottom w:val="none" w:sz="0" w:space="0" w:color="auto"/>
            <w:right w:val="none" w:sz="0" w:space="0" w:color="auto"/>
          </w:divBdr>
        </w:div>
        <w:div w:id="558591695">
          <w:marLeft w:val="640"/>
          <w:marRight w:val="0"/>
          <w:marTop w:val="0"/>
          <w:marBottom w:val="0"/>
          <w:divBdr>
            <w:top w:val="none" w:sz="0" w:space="0" w:color="auto"/>
            <w:left w:val="none" w:sz="0" w:space="0" w:color="auto"/>
            <w:bottom w:val="none" w:sz="0" w:space="0" w:color="auto"/>
            <w:right w:val="none" w:sz="0" w:space="0" w:color="auto"/>
          </w:divBdr>
        </w:div>
        <w:div w:id="827402742">
          <w:marLeft w:val="640"/>
          <w:marRight w:val="0"/>
          <w:marTop w:val="0"/>
          <w:marBottom w:val="0"/>
          <w:divBdr>
            <w:top w:val="none" w:sz="0" w:space="0" w:color="auto"/>
            <w:left w:val="none" w:sz="0" w:space="0" w:color="auto"/>
            <w:bottom w:val="none" w:sz="0" w:space="0" w:color="auto"/>
            <w:right w:val="none" w:sz="0" w:space="0" w:color="auto"/>
          </w:divBdr>
        </w:div>
        <w:div w:id="1451507200">
          <w:marLeft w:val="640"/>
          <w:marRight w:val="0"/>
          <w:marTop w:val="0"/>
          <w:marBottom w:val="0"/>
          <w:divBdr>
            <w:top w:val="none" w:sz="0" w:space="0" w:color="auto"/>
            <w:left w:val="none" w:sz="0" w:space="0" w:color="auto"/>
            <w:bottom w:val="none" w:sz="0" w:space="0" w:color="auto"/>
            <w:right w:val="none" w:sz="0" w:space="0" w:color="auto"/>
          </w:divBdr>
        </w:div>
        <w:div w:id="726336588">
          <w:marLeft w:val="640"/>
          <w:marRight w:val="0"/>
          <w:marTop w:val="0"/>
          <w:marBottom w:val="0"/>
          <w:divBdr>
            <w:top w:val="none" w:sz="0" w:space="0" w:color="auto"/>
            <w:left w:val="none" w:sz="0" w:space="0" w:color="auto"/>
            <w:bottom w:val="none" w:sz="0" w:space="0" w:color="auto"/>
            <w:right w:val="none" w:sz="0" w:space="0" w:color="auto"/>
          </w:divBdr>
        </w:div>
        <w:div w:id="1500972022">
          <w:marLeft w:val="640"/>
          <w:marRight w:val="0"/>
          <w:marTop w:val="0"/>
          <w:marBottom w:val="0"/>
          <w:divBdr>
            <w:top w:val="none" w:sz="0" w:space="0" w:color="auto"/>
            <w:left w:val="none" w:sz="0" w:space="0" w:color="auto"/>
            <w:bottom w:val="none" w:sz="0" w:space="0" w:color="auto"/>
            <w:right w:val="none" w:sz="0" w:space="0" w:color="auto"/>
          </w:divBdr>
        </w:div>
        <w:div w:id="1818959343">
          <w:marLeft w:val="640"/>
          <w:marRight w:val="0"/>
          <w:marTop w:val="0"/>
          <w:marBottom w:val="0"/>
          <w:divBdr>
            <w:top w:val="none" w:sz="0" w:space="0" w:color="auto"/>
            <w:left w:val="none" w:sz="0" w:space="0" w:color="auto"/>
            <w:bottom w:val="none" w:sz="0" w:space="0" w:color="auto"/>
            <w:right w:val="none" w:sz="0" w:space="0" w:color="auto"/>
          </w:divBdr>
        </w:div>
        <w:div w:id="2035381793">
          <w:marLeft w:val="640"/>
          <w:marRight w:val="0"/>
          <w:marTop w:val="0"/>
          <w:marBottom w:val="0"/>
          <w:divBdr>
            <w:top w:val="none" w:sz="0" w:space="0" w:color="auto"/>
            <w:left w:val="none" w:sz="0" w:space="0" w:color="auto"/>
            <w:bottom w:val="none" w:sz="0" w:space="0" w:color="auto"/>
            <w:right w:val="none" w:sz="0" w:space="0" w:color="auto"/>
          </w:divBdr>
        </w:div>
        <w:div w:id="1897083688">
          <w:marLeft w:val="640"/>
          <w:marRight w:val="0"/>
          <w:marTop w:val="0"/>
          <w:marBottom w:val="0"/>
          <w:divBdr>
            <w:top w:val="none" w:sz="0" w:space="0" w:color="auto"/>
            <w:left w:val="none" w:sz="0" w:space="0" w:color="auto"/>
            <w:bottom w:val="none" w:sz="0" w:space="0" w:color="auto"/>
            <w:right w:val="none" w:sz="0" w:space="0" w:color="auto"/>
          </w:divBdr>
        </w:div>
        <w:div w:id="669988148">
          <w:marLeft w:val="640"/>
          <w:marRight w:val="0"/>
          <w:marTop w:val="0"/>
          <w:marBottom w:val="0"/>
          <w:divBdr>
            <w:top w:val="none" w:sz="0" w:space="0" w:color="auto"/>
            <w:left w:val="none" w:sz="0" w:space="0" w:color="auto"/>
            <w:bottom w:val="none" w:sz="0" w:space="0" w:color="auto"/>
            <w:right w:val="none" w:sz="0" w:space="0" w:color="auto"/>
          </w:divBdr>
        </w:div>
        <w:div w:id="283394089">
          <w:marLeft w:val="640"/>
          <w:marRight w:val="0"/>
          <w:marTop w:val="0"/>
          <w:marBottom w:val="0"/>
          <w:divBdr>
            <w:top w:val="none" w:sz="0" w:space="0" w:color="auto"/>
            <w:left w:val="none" w:sz="0" w:space="0" w:color="auto"/>
            <w:bottom w:val="none" w:sz="0" w:space="0" w:color="auto"/>
            <w:right w:val="none" w:sz="0" w:space="0" w:color="auto"/>
          </w:divBdr>
        </w:div>
        <w:div w:id="130447077">
          <w:marLeft w:val="640"/>
          <w:marRight w:val="0"/>
          <w:marTop w:val="0"/>
          <w:marBottom w:val="0"/>
          <w:divBdr>
            <w:top w:val="none" w:sz="0" w:space="0" w:color="auto"/>
            <w:left w:val="none" w:sz="0" w:space="0" w:color="auto"/>
            <w:bottom w:val="none" w:sz="0" w:space="0" w:color="auto"/>
            <w:right w:val="none" w:sz="0" w:space="0" w:color="auto"/>
          </w:divBdr>
        </w:div>
        <w:div w:id="1282498302">
          <w:marLeft w:val="640"/>
          <w:marRight w:val="0"/>
          <w:marTop w:val="0"/>
          <w:marBottom w:val="0"/>
          <w:divBdr>
            <w:top w:val="none" w:sz="0" w:space="0" w:color="auto"/>
            <w:left w:val="none" w:sz="0" w:space="0" w:color="auto"/>
            <w:bottom w:val="none" w:sz="0" w:space="0" w:color="auto"/>
            <w:right w:val="none" w:sz="0" w:space="0" w:color="auto"/>
          </w:divBdr>
        </w:div>
        <w:div w:id="1408265472">
          <w:marLeft w:val="640"/>
          <w:marRight w:val="0"/>
          <w:marTop w:val="0"/>
          <w:marBottom w:val="0"/>
          <w:divBdr>
            <w:top w:val="none" w:sz="0" w:space="0" w:color="auto"/>
            <w:left w:val="none" w:sz="0" w:space="0" w:color="auto"/>
            <w:bottom w:val="none" w:sz="0" w:space="0" w:color="auto"/>
            <w:right w:val="none" w:sz="0" w:space="0" w:color="auto"/>
          </w:divBdr>
        </w:div>
        <w:div w:id="1174564445">
          <w:marLeft w:val="640"/>
          <w:marRight w:val="0"/>
          <w:marTop w:val="0"/>
          <w:marBottom w:val="0"/>
          <w:divBdr>
            <w:top w:val="none" w:sz="0" w:space="0" w:color="auto"/>
            <w:left w:val="none" w:sz="0" w:space="0" w:color="auto"/>
            <w:bottom w:val="none" w:sz="0" w:space="0" w:color="auto"/>
            <w:right w:val="none" w:sz="0" w:space="0" w:color="auto"/>
          </w:divBdr>
        </w:div>
        <w:div w:id="484973577">
          <w:marLeft w:val="640"/>
          <w:marRight w:val="0"/>
          <w:marTop w:val="0"/>
          <w:marBottom w:val="0"/>
          <w:divBdr>
            <w:top w:val="none" w:sz="0" w:space="0" w:color="auto"/>
            <w:left w:val="none" w:sz="0" w:space="0" w:color="auto"/>
            <w:bottom w:val="none" w:sz="0" w:space="0" w:color="auto"/>
            <w:right w:val="none" w:sz="0" w:space="0" w:color="auto"/>
          </w:divBdr>
        </w:div>
        <w:div w:id="532377307">
          <w:marLeft w:val="640"/>
          <w:marRight w:val="0"/>
          <w:marTop w:val="0"/>
          <w:marBottom w:val="0"/>
          <w:divBdr>
            <w:top w:val="none" w:sz="0" w:space="0" w:color="auto"/>
            <w:left w:val="none" w:sz="0" w:space="0" w:color="auto"/>
            <w:bottom w:val="none" w:sz="0" w:space="0" w:color="auto"/>
            <w:right w:val="none" w:sz="0" w:space="0" w:color="auto"/>
          </w:divBdr>
        </w:div>
        <w:div w:id="1895042177">
          <w:marLeft w:val="640"/>
          <w:marRight w:val="0"/>
          <w:marTop w:val="0"/>
          <w:marBottom w:val="0"/>
          <w:divBdr>
            <w:top w:val="none" w:sz="0" w:space="0" w:color="auto"/>
            <w:left w:val="none" w:sz="0" w:space="0" w:color="auto"/>
            <w:bottom w:val="none" w:sz="0" w:space="0" w:color="auto"/>
            <w:right w:val="none" w:sz="0" w:space="0" w:color="auto"/>
          </w:divBdr>
        </w:div>
        <w:div w:id="1233006404">
          <w:marLeft w:val="640"/>
          <w:marRight w:val="0"/>
          <w:marTop w:val="0"/>
          <w:marBottom w:val="0"/>
          <w:divBdr>
            <w:top w:val="none" w:sz="0" w:space="0" w:color="auto"/>
            <w:left w:val="none" w:sz="0" w:space="0" w:color="auto"/>
            <w:bottom w:val="none" w:sz="0" w:space="0" w:color="auto"/>
            <w:right w:val="none" w:sz="0" w:space="0" w:color="auto"/>
          </w:divBdr>
        </w:div>
        <w:div w:id="1387296250">
          <w:marLeft w:val="640"/>
          <w:marRight w:val="0"/>
          <w:marTop w:val="0"/>
          <w:marBottom w:val="0"/>
          <w:divBdr>
            <w:top w:val="none" w:sz="0" w:space="0" w:color="auto"/>
            <w:left w:val="none" w:sz="0" w:space="0" w:color="auto"/>
            <w:bottom w:val="none" w:sz="0" w:space="0" w:color="auto"/>
            <w:right w:val="none" w:sz="0" w:space="0" w:color="auto"/>
          </w:divBdr>
        </w:div>
        <w:div w:id="804588119">
          <w:marLeft w:val="640"/>
          <w:marRight w:val="0"/>
          <w:marTop w:val="0"/>
          <w:marBottom w:val="0"/>
          <w:divBdr>
            <w:top w:val="none" w:sz="0" w:space="0" w:color="auto"/>
            <w:left w:val="none" w:sz="0" w:space="0" w:color="auto"/>
            <w:bottom w:val="none" w:sz="0" w:space="0" w:color="auto"/>
            <w:right w:val="none" w:sz="0" w:space="0" w:color="auto"/>
          </w:divBdr>
        </w:div>
        <w:div w:id="975985178">
          <w:marLeft w:val="640"/>
          <w:marRight w:val="0"/>
          <w:marTop w:val="0"/>
          <w:marBottom w:val="0"/>
          <w:divBdr>
            <w:top w:val="none" w:sz="0" w:space="0" w:color="auto"/>
            <w:left w:val="none" w:sz="0" w:space="0" w:color="auto"/>
            <w:bottom w:val="none" w:sz="0" w:space="0" w:color="auto"/>
            <w:right w:val="none" w:sz="0" w:space="0" w:color="auto"/>
          </w:divBdr>
        </w:div>
        <w:div w:id="1214657975">
          <w:marLeft w:val="640"/>
          <w:marRight w:val="0"/>
          <w:marTop w:val="0"/>
          <w:marBottom w:val="0"/>
          <w:divBdr>
            <w:top w:val="none" w:sz="0" w:space="0" w:color="auto"/>
            <w:left w:val="none" w:sz="0" w:space="0" w:color="auto"/>
            <w:bottom w:val="none" w:sz="0" w:space="0" w:color="auto"/>
            <w:right w:val="none" w:sz="0" w:space="0" w:color="auto"/>
          </w:divBdr>
        </w:div>
        <w:div w:id="869414611">
          <w:marLeft w:val="640"/>
          <w:marRight w:val="0"/>
          <w:marTop w:val="0"/>
          <w:marBottom w:val="0"/>
          <w:divBdr>
            <w:top w:val="none" w:sz="0" w:space="0" w:color="auto"/>
            <w:left w:val="none" w:sz="0" w:space="0" w:color="auto"/>
            <w:bottom w:val="none" w:sz="0" w:space="0" w:color="auto"/>
            <w:right w:val="none" w:sz="0" w:space="0" w:color="auto"/>
          </w:divBdr>
        </w:div>
        <w:div w:id="1267695532">
          <w:marLeft w:val="640"/>
          <w:marRight w:val="0"/>
          <w:marTop w:val="0"/>
          <w:marBottom w:val="0"/>
          <w:divBdr>
            <w:top w:val="none" w:sz="0" w:space="0" w:color="auto"/>
            <w:left w:val="none" w:sz="0" w:space="0" w:color="auto"/>
            <w:bottom w:val="none" w:sz="0" w:space="0" w:color="auto"/>
            <w:right w:val="none" w:sz="0" w:space="0" w:color="auto"/>
          </w:divBdr>
        </w:div>
        <w:div w:id="142087109">
          <w:marLeft w:val="640"/>
          <w:marRight w:val="0"/>
          <w:marTop w:val="0"/>
          <w:marBottom w:val="0"/>
          <w:divBdr>
            <w:top w:val="none" w:sz="0" w:space="0" w:color="auto"/>
            <w:left w:val="none" w:sz="0" w:space="0" w:color="auto"/>
            <w:bottom w:val="none" w:sz="0" w:space="0" w:color="auto"/>
            <w:right w:val="none" w:sz="0" w:space="0" w:color="auto"/>
          </w:divBdr>
        </w:div>
        <w:div w:id="1767340858">
          <w:marLeft w:val="640"/>
          <w:marRight w:val="0"/>
          <w:marTop w:val="0"/>
          <w:marBottom w:val="0"/>
          <w:divBdr>
            <w:top w:val="none" w:sz="0" w:space="0" w:color="auto"/>
            <w:left w:val="none" w:sz="0" w:space="0" w:color="auto"/>
            <w:bottom w:val="none" w:sz="0" w:space="0" w:color="auto"/>
            <w:right w:val="none" w:sz="0" w:space="0" w:color="auto"/>
          </w:divBdr>
        </w:div>
        <w:div w:id="366878357">
          <w:marLeft w:val="640"/>
          <w:marRight w:val="0"/>
          <w:marTop w:val="0"/>
          <w:marBottom w:val="0"/>
          <w:divBdr>
            <w:top w:val="none" w:sz="0" w:space="0" w:color="auto"/>
            <w:left w:val="none" w:sz="0" w:space="0" w:color="auto"/>
            <w:bottom w:val="none" w:sz="0" w:space="0" w:color="auto"/>
            <w:right w:val="none" w:sz="0" w:space="0" w:color="auto"/>
          </w:divBdr>
        </w:div>
        <w:div w:id="948662099">
          <w:marLeft w:val="640"/>
          <w:marRight w:val="0"/>
          <w:marTop w:val="0"/>
          <w:marBottom w:val="0"/>
          <w:divBdr>
            <w:top w:val="none" w:sz="0" w:space="0" w:color="auto"/>
            <w:left w:val="none" w:sz="0" w:space="0" w:color="auto"/>
            <w:bottom w:val="none" w:sz="0" w:space="0" w:color="auto"/>
            <w:right w:val="none" w:sz="0" w:space="0" w:color="auto"/>
          </w:divBdr>
        </w:div>
        <w:div w:id="2043702752">
          <w:marLeft w:val="640"/>
          <w:marRight w:val="0"/>
          <w:marTop w:val="0"/>
          <w:marBottom w:val="0"/>
          <w:divBdr>
            <w:top w:val="none" w:sz="0" w:space="0" w:color="auto"/>
            <w:left w:val="none" w:sz="0" w:space="0" w:color="auto"/>
            <w:bottom w:val="none" w:sz="0" w:space="0" w:color="auto"/>
            <w:right w:val="none" w:sz="0" w:space="0" w:color="auto"/>
          </w:divBdr>
        </w:div>
        <w:div w:id="1416781045">
          <w:marLeft w:val="640"/>
          <w:marRight w:val="0"/>
          <w:marTop w:val="0"/>
          <w:marBottom w:val="0"/>
          <w:divBdr>
            <w:top w:val="none" w:sz="0" w:space="0" w:color="auto"/>
            <w:left w:val="none" w:sz="0" w:space="0" w:color="auto"/>
            <w:bottom w:val="none" w:sz="0" w:space="0" w:color="auto"/>
            <w:right w:val="none" w:sz="0" w:space="0" w:color="auto"/>
          </w:divBdr>
        </w:div>
        <w:div w:id="1259482514">
          <w:marLeft w:val="640"/>
          <w:marRight w:val="0"/>
          <w:marTop w:val="0"/>
          <w:marBottom w:val="0"/>
          <w:divBdr>
            <w:top w:val="none" w:sz="0" w:space="0" w:color="auto"/>
            <w:left w:val="none" w:sz="0" w:space="0" w:color="auto"/>
            <w:bottom w:val="none" w:sz="0" w:space="0" w:color="auto"/>
            <w:right w:val="none" w:sz="0" w:space="0" w:color="auto"/>
          </w:divBdr>
        </w:div>
        <w:div w:id="1580477819">
          <w:marLeft w:val="640"/>
          <w:marRight w:val="0"/>
          <w:marTop w:val="0"/>
          <w:marBottom w:val="0"/>
          <w:divBdr>
            <w:top w:val="none" w:sz="0" w:space="0" w:color="auto"/>
            <w:left w:val="none" w:sz="0" w:space="0" w:color="auto"/>
            <w:bottom w:val="none" w:sz="0" w:space="0" w:color="auto"/>
            <w:right w:val="none" w:sz="0" w:space="0" w:color="auto"/>
          </w:divBdr>
        </w:div>
        <w:div w:id="1805587333">
          <w:marLeft w:val="640"/>
          <w:marRight w:val="0"/>
          <w:marTop w:val="0"/>
          <w:marBottom w:val="0"/>
          <w:divBdr>
            <w:top w:val="none" w:sz="0" w:space="0" w:color="auto"/>
            <w:left w:val="none" w:sz="0" w:space="0" w:color="auto"/>
            <w:bottom w:val="none" w:sz="0" w:space="0" w:color="auto"/>
            <w:right w:val="none" w:sz="0" w:space="0" w:color="auto"/>
          </w:divBdr>
        </w:div>
        <w:div w:id="1539196359">
          <w:marLeft w:val="640"/>
          <w:marRight w:val="0"/>
          <w:marTop w:val="0"/>
          <w:marBottom w:val="0"/>
          <w:divBdr>
            <w:top w:val="none" w:sz="0" w:space="0" w:color="auto"/>
            <w:left w:val="none" w:sz="0" w:space="0" w:color="auto"/>
            <w:bottom w:val="none" w:sz="0" w:space="0" w:color="auto"/>
            <w:right w:val="none" w:sz="0" w:space="0" w:color="auto"/>
          </w:divBdr>
        </w:div>
        <w:div w:id="1834448792">
          <w:marLeft w:val="640"/>
          <w:marRight w:val="0"/>
          <w:marTop w:val="0"/>
          <w:marBottom w:val="0"/>
          <w:divBdr>
            <w:top w:val="none" w:sz="0" w:space="0" w:color="auto"/>
            <w:left w:val="none" w:sz="0" w:space="0" w:color="auto"/>
            <w:bottom w:val="none" w:sz="0" w:space="0" w:color="auto"/>
            <w:right w:val="none" w:sz="0" w:space="0" w:color="auto"/>
          </w:divBdr>
        </w:div>
        <w:div w:id="660814719">
          <w:marLeft w:val="640"/>
          <w:marRight w:val="0"/>
          <w:marTop w:val="0"/>
          <w:marBottom w:val="0"/>
          <w:divBdr>
            <w:top w:val="none" w:sz="0" w:space="0" w:color="auto"/>
            <w:left w:val="none" w:sz="0" w:space="0" w:color="auto"/>
            <w:bottom w:val="none" w:sz="0" w:space="0" w:color="auto"/>
            <w:right w:val="none" w:sz="0" w:space="0" w:color="auto"/>
          </w:divBdr>
        </w:div>
        <w:div w:id="542526351">
          <w:marLeft w:val="640"/>
          <w:marRight w:val="0"/>
          <w:marTop w:val="0"/>
          <w:marBottom w:val="0"/>
          <w:divBdr>
            <w:top w:val="none" w:sz="0" w:space="0" w:color="auto"/>
            <w:left w:val="none" w:sz="0" w:space="0" w:color="auto"/>
            <w:bottom w:val="none" w:sz="0" w:space="0" w:color="auto"/>
            <w:right w:val="none" w:sz="0" w:space="0" w:color="auto"/>
          </w:divBdr>
        </w:div>
        <w:div w:id="980309178">
          <w:marLeft w:val="640"/>
          <w:marRight w:val="0"/>
          <w:marTop w:val="0"/>
          <w:marBottom w:val="0"/>
          <w:divBdr>
            <w:top w:val="none" w:sz="0" w:space="0" w:color="auto"/>
            <w:left w:val="none" w:sz="0" w:space="0" w:color="auto"/>
            <w:bottom w:val="none" w:sz="0" w:space="0" w:color="auto"/>
            <w:right w:val="none" w:sz="0" w:space="0" w:color="auto"/>
          </w:divBdr>
        </w:div>
        <w:div w:id="59789565">
          <w:marLeft w:val="640"/>
          <w:marRight w:val="0"/>
          <w:marTop w:val="0"/>
          <w:marBottom w:val="0"/>
          <w:divBdr>
            <w:top w:val="none" w:sz="0" w:space="0" w:color="auto"/>
            <w:left w:val="none" w:sz="0" w:space="0" w:color="auto"/>
            <w:bottom w:val="none" w:sz="0" w:space="0" w:color="auto"/>
            <w:right w:val="none" w:sz="0" w:space="0" w:color="auto"/>
          </w:divBdr>
        </w:div>
        <w:div w:id="271742824">
          <w:marLeft w:val="640"/>
          <w:marRight w:val="0"/>
          <w:marTop w:val="0"/>
          <w:marBottom w:val="0"/>
          <w:divBdr>
            <w:top w:val="none" w:sz="0" w:space="0" w:color="auto"/>
            <w:left w:val="none" w:sz="0" w:space="0" w:color="auto"/>
            <w:bottom w:val="none" w:sz="0" w:space="0" w:color="auto"/>
            <w:right w:val="none" w:sz="0" w:space="0" w:color="auto"/>
          </w:divBdr>
        </w:div>
        <w:div w:id="24403454">
          <w:marLeft w:val="640"/>
          <w:marRight w:val="0"/>
          <w:marTop w:val="0"/>
          <w:marBottom w:val="0"/>
          <w:divBdr>
            <w:top w:val="none" w:sz="0" w:space="0" w:color="auto"/>
            <w:left w:val="none" w:sz="0" w:space="0" w:color="auto"/>
            <w:bottom w:val="none" w:sz="0" w:space="0" w:color="auto"/>
            <w:right w:val="none" w:sz="0" w:space="0" w:color="auto"/>
          </w:divBdr>
        </w:div>
        <w:div w:id="243879306">
          <w:marLeft w:val="640"/>
          <w:marRight w:val="0"/>
          <w:marTop w:val="0"/>
          <w:marBottom w:val="0"/>
          <w:divBdr>
            <w:top w:val="none" w:sz="0" w:space="0" w:color="auto"/>
            <w:left w:val="none" w:sz="0" w:space="0" w:color="auto"/>
            <w:bottom w:val="none" w:sz="0" w:space="0" w:color="auto"/>
            <w:right w:val="none" w:sz="0" w:space="0" w:color="auto"/>
          </w:divBdr>
        </w:div>
        <w:div w:id="1381828578">
          <w:marLeft w:val="640"/>
          <w:marRight w:val="0"/>
          <w:marTop w:val="0"/>
          <w:marBottom w:val="0"/>
          <w:divBdr>
            <w:top w:val="none" w:sz="0" w:space="0" w:color="auto"/>
            <w:left w:val="none" w:sz="0" w:space="0" w:color="auto"/>
            <w:bottom w:val="none" w:sz="0" w:space="0" w:color="auto"/>
            <w:right w:val="none" w:sz="0" w:space="0" w:color="auto"/>
          </w:divBdr>
        </w:div>
        <w:div w:id="1891259159">
          <w:marLeft w:val="640"/>
          <w:marRight w:val="0"/>
          <w:marTop w:val="0"/>
          <w:marBottom w:val="0"/>
          <w:divBdr>
            <w:top w:val="none" w:sz="0" w:space="0" w:color="auto"/>
            <w:left w:val="none" w:sz="0" w:space="0" w:color="auto"/>
            <w:bottom w:val="none" w:sz="0" w:space="0" w:color="auto"/>
            <w:right w:val="none" w:sz="0" w:space="0" w:color="auto"/>
          </w:divBdr>
        </w:div>
        <w:div w:id="986588263">
          <w:marLeft w:val="640"/>
          <w:marRight w:val="0"/>
          <w:marTop w:val="0"/>
          <w:marBottom w:val="0"/>
          <w:divBdr>
            <w:top w:val="none" w:sz="0" w:space="0" w:color="auto"/>
            <w:left w:val="none" w:sz="0" w:space="0" w:color="auto"/>
            <w:bottom w:val="none" w:sz="0" w:space="0" w:color="auto"/>
            <w:right w:val="none" w:sz="0" w:space="0" w:color="auto"/>
          </w:divBdr>
        </w:div>
        <w:div w:id="401488590">
          <w:marLeft w:val="640"/>
          <w:marRight w:val="0"/>
          <w:marTop w:val="0"/>
          <w:marBottom w:val="0"/>
          <w:divBdr>
            <w:top w:val="none" w:sz="0" w:space="0" w:color="auto"/>
            <w:left w:val="none" w:sz="0" w:space="0" w:color="auto"/>
            <w:bottom w:val="none" w:sz="0" w:space="0" w:color="auto"/>
            <w:right w:val="none" w:sz="0" w:space="0" w:color="auto"/>
          </w:divBdr>
        </w:div>
      </w:divsChild>
    </w:div>
    <w:div w:id="198007934">
      <w:bodyDiv w:val="1"/>
      <w:marLeft w:val="0"/>
      <w:marRight w:val="0"/>
      <w:marTop w:val="0"/>
      <w:marBottom w:val="0"/>
      <w:divBdr>
        <w:top w:val="none" w:sz="0" w:space="0" w:color="auto"/>
        <w:left w:val="none" w:sz="0" w:space="0" w:color="auto"/>
        <w:bottom w:val="none" w:sz="0" w:space="0" w:color="auto"/>
        <w:right w:val="none" w:sz="0" w:space="0" w:color="auto"/>
      </w:divBdr>
      <w:divsChild>
        <w:div w:id="826555934">
          <w:marLeft w:val="640"/>
          <w:marRight w:val="0"/>
          <w:marTop w:val="0"/>
          <w:marBottom w:val="0"/>
          <w:divBdr>
            <w:top w:val="none" w:sz="0" w:space="0" w:color="auto"/>
            <w:left w:val="none" w:sz="0" w:space="0" w:color="auto"/>
            <w:bottom w:val="none" w:sz="0" w:space="0" w:color="auto"/>
            <w:right w:val="none" w:sz="0" w:space="0" w:color="auto"/>
          </w:divBdr>
        </w:div>
        <w:div w:id="371997664">
          <w:marLeft w:val="640"/>
          <w:marRight w:val="0"/>
          <w:marTop w:val="0"/>
          <w:marBottom w:val="0"/>
          <w:divBdr>
            <w:top w:val="none" w:sz="0" w:space="0" w:color="auto"/>
            <w:left w:val="none" w:sz="0" w:space="0" w:color="auto"/>
            <w:bottom w:val="none" w:sz="0" w:space="0" w:color="auto"/>
            <w:right w:val="none" w:sz="0" w:space="0" w:color="auto"/>
          </w:divBdr>
        </w:div>
        <w:div w:id="325937491">
          <w:marLeft w:val="640"/>
          <w:marRight w:val="0"/>
          <w:marTop w:val="0"/>
          <w:marBottom w:val="0"/>
          <w:divBdr>
            <w:top w:val="none" w:sz="0" w:space="0" w:color="auto"/>
            <w:left w:val="none" w:sz="0" w:space="0" w:color="auto"/>
            <w:bottom w:val="none" w:sz="0" w:space="0" w:color="auto"/>
            <w:right w:val="none" w:sz="0" w:space="0" w:color="auto"/>
          </w:divBdr>
        </w:div>
        <w:div w:id="748230817">
          <w:marLeft w:val="640"/>
          <w:marRight w:val="0"/>
          <w:marTop w:val="0"/>
          <w:marBottom w:val="0"/>
          <w:divBdr>
            <w:top w:val="none" w:sz="0" w:space="0" w:color="auto"/>
            <w:left w:val="none" w:sz="0" w:space="0" w:color="auto"/>
            <w:bottom w:val="none" w:sz="0" w:space="0" w:color="auto"/>
            <w:right w:val="none" w:sz="0" w:space="0" w:color="auto"/>
          </w:divBdr>
        </w:div>
        <w:div w:id="1814132509">
          <w:marLeft w:val="640"/>
          <w:marRight w:val="0"/>
          <w:marTop w:val="0"/>
          <w:marBottom w:val="0"/>
          <w:divBdr>
            <w:top w:val="none" w:sz="0" w:space="0" w:color="auto"/>
            <w:left w:val="none" w:sz="0" w:space="0" w:color="auto"/>
            <w:bottom w:val="none" w:sz="0" w:space="0" w:color="auto"/>
            <w:right w:val="none" w:sz="0" w:space="0" w:color="auto"/>
          </w:divBdr>
        </w:div>
        <w:div w:id="1105270360">
          <w:marLeft w:val="640"/>
          <w:marRight w:val="0"/>
          <w:marTop w:val="0"/>
          <w:marBottom w:val="0"/>
          <w:divBdr>
            <w:top w:val="none" w:sz="0" w:space="0" w:color="auto"/>
            <w:left w:val="none" w:sz="0" w:space="0" w:color="auto"/>
            <w:bottom w:val="none" w:sz="0" w:space="0" w:color="auto"/>
            <w:right w:val="none" w:sz="0" w:space="0" w:color="auto"/>
          </w:divBdr>
        </w:div>
        <w:div w:id="1024088540">
          <w:marLeft w:val="640"/>
          <w:marRight w:val="0"/>
          <w:marTop w:val="0"/>
          <w:marBottom w:val="0"/>
          <w:divBdr>
            <w:top w:val="none" w:sz="0" w:space="0" w:color="auto"/>
            <w:left w:val="none" w:sz="0" w:space="0" w:color="auto"/>
            <w:bottom w:val="none" w:sz="0" w:space="0" w:color="auto"/>
            <w:right w:val="none" w:sz="0" w:space="0" w:color="auto"/>
          </w:divBdr>
        </w:div>
        <w:div w:id="1659262823">
          <w:marLeft w:val="640"/>
          <w:marRight w:val="0"/>
          <w:marTop w:val="0"/>
          <w:marBottom w:val="0"/>
          <w:divBdr>
            <w:top w:val="none" w:sz="0" w:space="0" w:color="auto"/>
            <w:left w:val="none" w:sz="0" w:space="0" w:color="auto"/>
            <w:bottom w:val="none" w:sz="0" w:space="0" w:color="auto"/>
            <w:right w:val="none" w:sz="0" w:space="0" w:color="auto"/>
          </w:divBdr>
        </w:div>
        <w:div w:id="712463403">
          <w:marLeft w:val="640"/>
          <w:marRight w:val="0"/>
          <w:marTop w:val="0"/>
          <w:marBottom w:val="0"/>
          <w:divBdr>
            <w:top w:val="none" w:sz="0" w:space="0" w:color="auto"/>
            <w:left w:val="none" w:sz="0" w:space="0" w:color="auto"/>
            <w:bottom w:val="none" w:sz="0" w:space="0" w:color="auto"/>
            <w:right w:val="none" w:sz="0" w:space="0" w:color="auto"/>
          </w:divBdr>
        </w:div>
        <w:div w:id="64302584">
          <w:marLeft w:val="640"/>
          <w:marRight w:val="0"/>
          <w:marTop w:val="0"/>
          <w:marBottom w:val="0"/>
          <w:divBdr>
            <w:top w:val="none" w:sz="0" w:space="0" w:color="auto"/>
            <w:left w:val="none" w:sz="0" w:space="0" w:color="auto"/>
            <w:bottom w:val="none" w:sz="0" w:space="0" w:color="auto"/>
            <w:right w:val="none" w:sz="0" w:space="0" w:color="auto"/>
          </w:divBdr>
        </w:div>
        <w:div w:id="563875703">
          <w:marLeft w:val="640"/>
          <w:marRight w:val="0"/>
          <w:marTop w:val="0"/>
          <w:marBottom w:val="0"/>
          <w:divBdr>
            <w:top w:val="none" w:sz="0" w:space="0" w:color="auto"/>
            <w:left w:val="none" w:sz="0" w:space="0" w:color="auto"/>
            <w:bottom w:val="none" w:sz="0" w:space="0" w:color="auto"/>
            <w:right w:val="none" w:sz="0" w:space="0" w:color="auto"/>
          </w:divBdr>
        </w:div>
        <w:div w:id="1187403656">
          <w:marLeft w:val="640"/>
          <w:marRight w:val="0"/>
          <w:marTop w:val="0"/>
          <w:marBottom w:val="0"/>
          <w:divBdr>
            <w:top w:val="none" w:sz="0" w:space="0" w:color="auto"/>
            <w:left w:val="none" w:sz="0" w:space="0" w:color="auto"/>
            <w:bottom w:val="none" w:sz="0" w:space="0" w:color="auto"/>
            <w:right w:val="none" w:sz="0" w:space="0" w:color="auto"/>
          </w:divBdr>
        </w:div>
        <w:div w:id="230887812">
          <w:marLeft w:val="640"/>
          <w:marRight w:val="0"/>
          <w:marTop w:val="0"/>
          <w:marBottom w:val="0"/>
          <w:divBdr>
            <w:top w:val="none" w:sz="0" w:space="0" w:color="auto"/>
            <w:left w:val="none" w:sz="0" w:space="0" w:color="auto"/>
            <w:bottom w:val="none" w:sz="0" w:space="0" w:color="auto"/>
            <w:right w:val="none" w:sz="0" w:space="0" w:color="auto"/>
          </w:divBdr>
        </w:div>
        <w:div w:id="2062092034">
          <w:marLeft w:val="640"/>
          <w:marRight w:val="0"/>
          <w:marTop w:val="0"/>
          <w:marBottom w:val="0"/>
          <w:divBdr>
            <w:top w:val="none" w:sz="0" w:space="0" w:color="auto"/>
            <w:left w:val="none" w:sz="0" w:space="0" w:color="auto"/>
            <w:bottom w:val="none" w:sz="0" w:space="0" w:color="auto"/>
            <w:right w:val="none" w:sz="0" w:space="0" w:color="auto"/>
          </w:divBdr>
        </w:div>
        <w:div w:id="1754424174">
          <w:marLeft w:val="640"/>
          <w:marRight w:val="0"/>
          <w:marTop w:val="0"/>
          <w:marBottom w:val="0"/>
          <w:divBdr>
            <w:top w:val="none" w:sz="0" w:space="0" w:color="auto"/>
            <w:left w:val="none" w:sz="0" w:space="0" w:color="auto"/>
            <w:bottom w:val="none" w:sz="0" w:space="0" w:color="auto"/>
            <w:right w:val="none" w:sz="0" w:space="0" w:color="auto"/>
          </w:divBdr>
        </w:div>
        <w:div w:id="703944324">
          <w:marLeft w:val="640"/>
          <w:marRight w:val="0"/>
          <w:marTop w:val="0"/>
          <w:marBottom w:val="0"/>
          <w:divBdr>
            <w:top w:val="none" w:sz="0" w:space="0" w:color="auto"/>
            <w:left w:val="none" w:sz="0" w:space="0" w:color="auto"/>
            <w:bottom w:val="none" w:sz="0" w:space="0" w:color="auto"/>
            <w:right w:val="none" w:sz="0" w:space="0" w:color="auto"/>
          </w:divBdr>
        </w:div>
        <w:div w:id="345792882">
          <w:marLeft w:val="640"/>
          <w:marRight w:val="0"/>
          <w:marTop w:val="0"/>
          <w:marBottom w:val="0"/>
          <w:divBdr>
            <w:top w:val="none" w:sz="0" w:space="0" w:color="auto"/>
            <w:left w:val="none" w:sz="0" w:space="0" w:color="auto"/>
            <w:bottom w:val="none" w:sz="0" w:space="0" w:color="auto"/>
            <w:right w:val="none" w:sz="0" w:space="0" w:color="auto"/>
          </w:divBdr>
        </w:div>
        <w:div w:id="125856155">
          <w:marLeft w:val="640"/>
          <w:marRight w:val="0"/>
          <w:marTop w:val="0"/>
          <w:marBottom w:val="0"/>
          <w:divBdr>
            <w:top w:val="none" w:sz="0" w:space="0" w:color="auto"/>
            <w:left w:val="none" w:sz="0" w:space="0" w:color="auto"/>
            <w:bottom w:val="none" w:sz="0" w:space="0" w:color="auto"/>
            <w:right w:val="none" w:sz="0" w:space="0" w:color="auto"/>
          </w:divBdr>
        </w:div>
        <w:div w:id="328023974">
          <w:marLeft w:val="640"/>
          <w:marRight w:val="0"/>
          <w:marTop w:val="0"/>
          <w:marBottom w:val="0"/>
          <w:divBdr>
            <w:top w:val="none" w:sz="0" w:space="0" w:color="auto"/>
            <w:left w:val="none" w:sz="0" w:space="0" w:color="auto"/>
            <w:bottom w:val="none" w:sz="0" w:space="0" w:color="auto"/>
            <w:right w:val="none" w:sz="0" w:space="0" w:color="auto"/>
          </w:divBdr>
        </w:div>
        <w:div w:id="1513762750">
          <w:marLeft w:val="640"/>
          <w:marRight w:val="0"/>
          <w:marTop w:val="0"/>
          <w:marBottom w:val="0"/>
          <w:divBdr>
            <w:top w:val="none" w:sz="0" w:space="0" w:color="auto"/>
            <w:left w:val="none" w:sz="0" w:space="0" w:color="auto"/>
            <w:bottom w:val="none" w:sz="0" w:space="0" w:color="auto"/>
            <w:right w:val="none" w:sz="0" w:space="0" w:color="auto"/>
          </w:divBdr>
        </w:div>
        <w:div w:id="660280699">
          <w:marLeft w:val="640"/>
          <w:marRight w:val="0"/>
          <w:marTop w:val="0"/>
          <w:marBottom w:val="0"/>
          <w:divBdr>
            <w:top w:val="none" w:sz="0" w:space="0" w:color="auto"/>
            <w:left w:val="none" w:sz="0" w:space="0" w:color="auto"/>
            <w:bottom w:val="none" w:sz="0" w:space="0" w:color="auto"/>
            <w:right w:val="none" w:sz="0" w:space="0" w:color="auto"/>
          </w:divBdr>
        </w:div>
        <w:div w:id="295379091">
          <w:marLeft w:val="640"/>
          <w:marRight w:val="0"/>
          <w:marTop w:val="0"/>
          <w:marBottom w:val="0"/>
          <w:divBdr>
            <w:top w:val="none" w:sz="0" w:space="0" w:color="auto"/>
            <w:left w:val="none" w:sz="0" w:space="0" w:color="auto"/>
            <w:bottom w:val="none" w:sz="0" w:space="0" w:color="auto"/>
            <w:right w:val="none" w:sz="0" w:space="0" w:color="auto"/>
          </w:divBdr>
        </w:div>
        <w:div w:id="684595117">
          <w:marLeft w:val="640"/>
          <w:marRight w:val="0"/>
          <w:marTop w:val="0"/>
          <w:marBottom w:val="0"/>
          <w:divBdr>
            <w:top w:val="none" w:sz="0" w:space="0" w:color="auto"/>
            <w:left w:val="none" w:sz="0" w:space="0" w:color="auto"/>
            <w:bottom w:val="none" w:sz="0" w:space="0" w:color="auto"/>
            <w:right w:val="none" w:sz="0" w:space="0" w:color="auto"/>
          </w:divBdr>
        </w:div>
        <w:div w:id="1670670903">
          <w:marLeft w:val="640"/>
          <w:marRight w:val="0"/>
          <w:marTop w:val="0"/>
          <w:marBottom w:val="0"/>
          <w:divBdr>
            <w:top w:val="none" w:sz="0" w:space="0" w:color="auto"/>
            <w:left w:val="none" w:sz="0" w:space="0" w:color="auto"/>
            <w:bottom w:val="none" w:sz="0" w:space="0" w:color="auto"/>
            <w:right w:val="none" w:sz="0" w:space="0" w:color="auto"/>
          </w:divBdr>
        </w:div>
        <w:div w:id="1933973215">
          <w:marLeft w:val="640"/>
          <w:marRight w:val="0"/>
          <w:marTop w:val="0"/>
          <w:marBottom w:val="0"/>
          <w:divBdr>
            <w:top w:val="none" w:sz="0" w:space="0" w:color="auto"/>
            <w:left w:val="none" w:sz="0" w:space="0" w:color="auto"/>
            <w:bottom w:val="none" w:sz="0" w:space="0" w:color="auto"/>
            <w:right w:val="none" w:sz="0" w:space="0" w:color="auto"/>
          </w:divBdr>
        </w:div>
        <w:div w:id="1954242712">
          <w:marLeft w:val="640"/>
          <w:marRight w:val="0"/>
          <w:marTop w:val="0"/>
          <w:marBottom w:val="0"/>
          <w:divBdr>
            <w:top w:val="none" w:sz="0" w:space="0" w:color="auto"/>
            <w:left w:val="none" w:sz="0" w:space="0" w:color="auto"/>
            <w:bottom w:val="none" w:sz="0" w:space="0" w:color="auto"/>
            <w:right w:val="none" w:sz="0" w:space="0" w:color="auto"/>
          </w:divBdr>
        </w:div>
        <w:div w:id="995954810">
          <w:marLeft w:val="640"/>
          <w:marRight w:val="0"/>
          <w:marTop w:val="0"/>
          <w:marBottom w:val="0"/>
          <w:divBdr>
            <w:top w:val="none" w:sz="0" w:space="0" w:color="auto"/>
            <w:left w:val="none" w:sz="0" w:space="0" w:color="auto"/>
            <w:bottom w:val="none" w:sz="0" w:space="0" w:color="auto"/>
            <w:right w:val="none" w:sz="0" w:space="0" w:color="auto"/>
          </w:divBdr>
        </w:div>
        <w:div w:id="317422649">
          <w:marLeft w:val="640"/>
          <w:marRight w:val="0"/>
          <w:marTop w:val="0"/>
          <w:marBottom w:val="0"/>
          <w:divBdr>
            <w:top w:val="none" w:sz="0" w:space="0" w:color="auto"/>
            <w:left w:val="none" w:sz="0" w:space="0" w:color="auto"/>
            <w:bottom w:val="none" w:sz="0" w:space="0" w:color="auto"/>
            <w:right w:val="none" w:sz="0" w:space="0" w:color="auto"/>
          </w:divBdr>
        </w:div>
        <w:div w:id="1157302973">
          <w:marLeft w:val="640"/>
          <w:marRight w:val="0"/>
          <w:marTop w:val="0"/>
          <w:marBottom w:val="0"/>
          <w:divBdr>
            <w:top w:val="none" w:sz="0" w:space="0" w:color="auto"/>
            <w:left w:val="none" w:sz="0" w:space="0" w:color="auto"/>
            <w:bottom w:val="none" w:sz="0" w:space="0" w:color="auto"/>
            <w:right w:val="none" w:sz="0" w:space="0" w:color="auto"/>
          </w:divBdr>
        </w:div>
        <w:div w:id="1843281716">
          <w:marLeft w:val="640"/>
          <w:marRight w:val="0"/>
          <w:marTop w:val="0"/>
          <w:marBottom w:val="0"/>
          <w:divBdr>
            <w:top w:val="none" w:sz="0" w:space="0" w:color="auto"/>
            <w:left w:val="none" w:sz="0" w:space="0" w:color="auto"/>
            <w:bottom w:val="none" w:sz="0" w:space="0" w:color="auto"/>
            <w:right w:val="none" w:sz="0" w:space="0" w:color="auto"/>
          </w:divBdr>
        </w:div>
        <w:div w:id="1281180274">
          <w:marLeft w:val="640"/>
          <w:marRight w:val="0"/>
          <w:marTop w:val="0"/>
          <w:marBottom w:val="0"/>
          <w:divBdr>
            <w:top w:val="none" w:sz="0" w:space="0" w:color="auto"/>
            <w:left w:val="none" w:sz="0" w:space="0" w:color="auto"/>
            <w:bottom w:val="none" w:sz="0" w:space="0" w:color="auto"/>
            <w:right w:val="none" w:sz="0" w:space="0" w:color="auto"/>
          </w:divBdr>
        </w:div>
        <w:div w:id="486438001">
          <w:marLeft w:val="640"/>
          <w:marRight w:val="0"/>
          <w:marTop w:val="0"/>
          <w:marBottom w:val="0"/>
          <w:divBdr>
            <w:top w:val="none" w:sz="0" w:space="0" w:color="auto"/>
            <w:left w:val="none" w:sz="0" w:space="0" w:color="auto"/>
            <w:bottom w:val="none" w:sz="0" w:space="0" w:color="auto"/>
            <w:right w:val="none" w:sz="0" w:space="0" w:color="auto"/>
          </w:divBdr>
        </w:div>
        <w:div w:id="941187300">
          <w:marLeft w:val="640"/>
          <w:marRight w:val="0"/>
          <w:marTop w:val="0"/>
          <w:marBottom w:val="0"/>
          <w:divBdr>
            <w:top w:val="none" w:sz="0" w:space="0" w:color="auto"/>
            <w:left w:val="none" w:sz="0" w:space="0" w:color="auto"/>
            <w:bottom w:val="none" w:sz="0" w:space="0" w:color="auto"/>
            <w:right w:val="none" w:sz="0" w:space="0" w:color="auto"/>
          </w:divBdr>
        </w:div>
        <w:div w:id="916982348">
          <w:marLeft w:val="640"/>
          <w:marRight w:val="0"/>
          <w:marTop w:val="0"/>
          <w:marBottom w:val="0"/>
          <w:divBdr>
            <w:top w:val="none" w:sz="0" w:space="0" w:color="auto"/>
            <w:left w:val="none" w:sz="0" w:space="0" w:color="auto"/>
            <w:bottom w:val="none" w:sz="0" w:space="0" w:color="auto"/>
            <w:right w:val="none" w:sz="0" w:space="0" w:color="auto"/>
          </w:divBdr>
        </w:div>
        <w:div w:id="360472817">
          <w:marLeft w:val="640"/>
          <w:marRight w:val="0"/>
          <w:marTop w:val="0"/>
          <w:marBottom w:val="0"/>
          <w:divBdr>
            <w:top w:val="none" w:sz="0" w:space="0" w:color="auto"/>
            <w:left w:val="none" w:sz="0" w:space="0" w:color="auto"/>
            <w:bottom w:val="none" w:sz="0" w:space="0" w:color="auto"/>
            <w:right w:val="none" w:sz="0" w:space="0" w:color="auto"/>
          </w:divBdr>
        </w:div>
        <w:div w:id="797334879">
          <w:marLeft w:val="640"/>
          <w:marRight w:val="0"/>
          <w:marTop w:val="0"/>
          <w:marBottom w:val="0"/>
          <w:divBdr>
            <w:top w:val="none" w:sz="0" w:space="0" w:color="auto"/>
            <w:left w:val="none" w:sz="0" w:space="0" w:color="auto"/>
            <w:bottom w:val="none" w:sz="0" w:space="0" w:color="auto"/>
            <w:right w:val="none" w:sz="0" w:space="0" w:color="auto"/>
          </w:divBdr>
        </w:div>
        <w:div w:id="963772549">
          <w:marLeft w:val="640"/>
          <w:marRight w:val="0"/>
          <w:marTop w:val="0"/>
          <w:marBottom w:val="0"/>
          <w:divBdr>
            <w:top w:val="none" w:sz="0" w:space="0" w:color="auto"/>
            <w:left w:val="none" w:sz="0" w:space="0" w:color="auto"/>
            <w:bottom w:val="none" w:sz="0" w:space="0" w:color="auto"/>
            <w:right w:val="none" w:sz="0" w:space="0" w:color="auto"/>
          </w:divBdr>
        </w:div>
        <w:div w:id="112408688">
          <w:marLeft w:val="640"/>
          <w:marRight w:val="0"/>
          <w:marTop w:val="0"/>
          <w:marBottom w:val="0"/>
          <w:divBdr>
            <w:top w:val="none" w:sz="0" w:space="0" w:color="auto"/>
            <w:left w:val="none" w:sz="0" w:space="0" w:color="auto"/>
            <w:bottom w:val="none" w:sz="0" w:space="0" w:color="auto"/>
            <w:right w:val="none" w:sz="0" w:space="0" w:color="auto"/>
          </w:divBdr>
        </w:div>
        <w:div w:id="1045177341">
          <w:marLeft w:val="640"/>
          <w:marRight w:val="0"/>
          <w:marTop w:val="0"/>
          <w:marBottom w:val="0"/>
          <w:divBdr>
            <w:top w:val="none" w:sz="0" w:space="0" w:color="auto"/>
            <w:left w:val="none" w:sz="0" w:space="0" w:color="auto"/>
            <w:bottom w:val="none" w:sz="0" w:space="0" w:color="auto"/>
            <w:right w:val="none" w:sz="0" w:space="0" w:color="auto"/>
          </w:divBdr>
        </w:div>
        <w:div w:id="757410931">
          <w:marLeft w:val="640"/>
          <w:marRight w:val="0"/>
          <w:marTop w:val="0"/>
          <w:marBottom w:val="0"/>
          <w:divBdr>
            <w:top w:val="none" w:sz="0" w:space="0" w:color="auto"/>
            <w:left w:val="none" w:sz="0" w:space="0" w:color="auto"/>
            <w:bottom w:val="none" w:sz="0" w:space="0" w:color="auto"/>
            <w:right w:val="none" w:sz="0" w:space="0" w:color="auto"/>
          </w:divBdr>
        </w:div>
        <w:div w:id="1254775346">
          <w:marLeft w:val="640"/>
          <w:marRight w:val="0"/>
          <w:marTop w:val="0"/>
          <w:marBottom w:val="0"/>
          <w:divBdr>
            <w:top w:val="none" w:sz="0" w:space="0" w:color="auto"/>
            <w:left w:val="none" w:sz="0" w:space="0" w:color="auto"/>
            <w:bottom w:val="none" w:sz="0" w:space="0" w:color="auto"/>
            <w:right w:val="none" w:sz="0" w:space="0" w:color="auto"/>
          </w:divBdr>
        </w:div>
        <w:div w:id="1192457821">
          <w:marLeft w:val="640"/>
          <w:marRight w:val="0"/>
          <w:marTop w:val="0"/>
          <w:marBottom w:val="0"/>
          <w:divBdr>
            <w:top w:val="none" w:sz="0" w:space="0" w:color="auto"/>
            <w:left w:val="none" w:sz="0" w:space="0" w:color="auto"/>
            <w:bottom w:val="none" w:sz="0" w:space="0" w:color="auto"/>
            <w:right w:val="none" w:sz="0" w:space="0" w:color="auto"/>
          </w:divBdr>
        </w:div>
        <w:div w:id="45690389">
          <w:marLeft w:val="640"/>
          <w:marRight w:val="0"/>
          <w:marTop w:val="0"/>
          <w:marBottom w:val="0"/>
          <w:divBdr>
            <w:top w:val="none" w:sz="0" w:space="0" w:color="auto"/>
            <w:left w:val="none" w:sz="0" w:space="0" w:color="auto"/>
            <w:bottom w:val="none" w:sz="0" w:space="0" w:color="auto"/>
            <w:right w:val="none" w:sz="0" w:space="0" w:color="auto"/>
          </w:divBdr>
        </w:div>
        <w:div w:id="1836844593">
          <w:marLeft w:val="640"/>
          <w:marRight w:val="0"/>
          <w:marTop w:val="0"/>
          <w:marBottom w:val="0"/>
          <w:divBdr>
            <w:top w:val="none" w:sz="0" w:space="0" w:color="auto"/>
            <w:left w:val="none" w:sz="0" w:space="0" w:color="auto"/>
            <w:bottom w:val="none" w:sz="0" w:space="0" w:color="auto"/>
            <w:right w:val="none" w:sz="0" w:space="0" w:color="auto"/>
          </w:divBdr>
        </w:div>
        <w:div w:id="436607176">
          <w:marLeft w:val="640"/>
          <w:marRight w:val="0"/>
          <w:marTop w:val="0"/>
          <w:marBottom w:val="0"/>
          <w:divBdr>
            <w:top w:val="none" w:sz="0" w:space="0" w:color="auto"/>
            <w:left w:val="none" w:sz="0" w:space="0" w:color="auto"/>
            <w:bottom w:val="none" w:sz="0" w:space="0" w:color="auto"/>
            <w:right w:val="none" w:sz="0" w:space="0" w:color="auto"/>
          </w:divBdr>
        </w:div>
        <w:div w:id="924724915">
          <w:marLeft w:val="640"/>
          <w:marRight w:val="0"/>
          <w:marTop w:val="0"/>
          <w:marBottom w:val="0"/>
          <w:divBdr>
            <w:top w:val="none" w:sz="0" w:space="0" w:color="auto"/>
            <w:left w:val="none" w:sz="0" w:space="0" w:color="auto"/>
            <w:bottom w:val="none" w:sz="0" w:space="0" w:color="auto"/>
            <w:right w:val="none" w:sz="0" w:space="0" w:color="auto"/>
          </w:divBdr>
        </w:div>
        <w:div w:id="235673843">
          <w:marLeft w:val="640"/>
          <w:marRight w:val="0"/>
          <w:marTop w:val="0"/>
          <w:marBottom w:val="0"/>
          <w:divBdr>
            <w:top w:val="none" w:sz="0" w:space="0" w:color="auto"/>
            <w:left w:val="none" w:sz="0" w:space="0" w:color="auto"/>
            <w:bottom w:val="none" w:sz="0" w:space="0" w:color="auto"/>
            <w:right w:val="none" w:sz="0" w:space="0" w:color="auto"/>
          </w:divBdr>
        </w:div>
        <w:div w:id="1020816280">
          <w:marLeft w:val="640"/>
          <w:marRight w:val="0"/>
          <w:marTop w:val="0"/>
          <w:marBottom w:val="0"/>
          <w:divBdr>
            <w:top w:val="none" w:sz="0" w:space="0" w:color="auto"/>
            <w:left w:val="none" w:sz="0" w:space="0" w:color="auto"/>
            <w:bottom w:val="none" w:sz="0" w:space="0" w:color="auto"/>
            <w:right w:val="none" w:sz="0" w:space="0" w:color="auto"/>
          </w:divBdr>
        </w:div>
        <w:div w:id="1528256474">
          <w:marLeft w:val="640"/>
          <w:marRight w:val="0"/>
          <w:marTop w:val="0"/>
          <w:marBottom w:val="0"/>
          <w:divBdr>
            <w:top w:val="none" w:sz="0" w:space="0" w:color="auto"/>
            <w:left w:val="none" w:sz="0" w:space="0" w:color="auto"/>
            <w:bottom w:val="none" w:sz="0" w:space="0" w:color="auto"/>
            <w:right w:val="none" w:sz="0" w:space="0" w:color="auto"/>
          </w:divBdr>
        </w:div>
        <w:div w:id="2023776642">
          <w:marLeft w:val="640"/>
          <w:marRight w:val="0"/>
          <w:marTop w:val="0"/>
          <w:marBottom w:val="0"/>
          <w:divBdr>
            <w:top w:val="none" w:sz="0" w:space="0" w:color="auto"/>
            <w:left w:val="none" w:sz="0" w:space="0" w:color="auto"/>
            <w:bottom w:val="none" w:sz="0" w:space="0" w:color="auto"/>
            <w:right w:val="none" w:sz="0" w:space="0" w:color="auto"/>
          </w:divBdr>
        </w:div>
        <w:div w:id="1269318250">
          <w:marLeft w:val="640"/>
          <w:marRight w:val="0"/>
          <w:marTop w:val="0"/>
          <w:marBottom w:val="0"/>
          <w:divBdr>
            <w:top w:val="none" w:sz="0" w:space="0" w:color="auto"/>
            <w:left w:val="none" w:sz="0" w:space="0" w:color="auto"/>
            <w:bottom w:val="none" w:sz="0" w:space="0" w:color="auto"/>
            <w:right w:val="none" w:sz="0" w:space="0" w:color="auto"/>
          </w:divBdr>
        </w:div>
        <w:div w:id="1755081409">
          <w:marLeft w:val="640"/>
          <w:marRight w:val="0"/>
          <w:marTop w:val="0"/>
          <w:marBottom w:val="0"/>
          <w:divBdr>
            <w:top w:val="none" w:sz="0" w:space="0" w:color="auto"/>
            <w:left w:val="none" w:sz="0" w:space="0" w:color="auto"/>
            <w:bottom w:val="none" w:sz="0" w:space="0" w:color="auto"/>
            <w:right w:val="none" w:sz="0" w:space="0" w:color="auto"/>
          </w:divBdr>
        </w:div>
        <w:div w:id="308751984">
          <w:marLeft w:val="640"/>
          <w:marRight w:val="0"/>
          <w:marTop w:val="0"/>
          <w:marBottom w:val="0"/>
          <w:divBdr>
            <w:top w:val="none" w:sz="0" w:space="0" w:color="auto"/>
            <w:left w:val="none" w:sz="0" w:space="0" w:color="auto"/>
            <w:bottom w:val="none" w:sz="0" w:space="0" w:color="auto"/>
            <w:right w:val="none" w:sz="0" w:space="0" w:color="auto"/>
          </w:divBdr>
        </w:div>
        <w:div w:id="570509673">
          <w:marLeft w:val="640"/>
          <w:marRight w:val="0"/>
          <w:marTop w:val="0"/>
          <w:marBottom w:val="0"/>
          <w:divBdr>
            <w:top w:val="none" w:sz="0" w:space="0" w:color="auto"/>
            <w:left w:val="none" w:sz="0" w:space="0" w:color="auto"/>
            <w:bottom w:val="none" w:sz="0" w:space="0" w:color="auto"/>
            <w:right w:val="none" w:sz="0" w:space="0" w:color="auto"/>
          </w:divBdr>
        </w:div>
        <w:div w:id="1442071375">
          <w:marLeft w:val="640"/>
          <w:marRight w:val="0"/>
          <w:marTop w:val="0"/>
          <w:marBottom w:val="0"/>
          <w:divBdr>
            <w:top w:val="none" w:sz="0" w:space="0" w:color="auto"/>
            <w:left w:val="none" w:sz="0" w:space="0" w:color="auto"/>
            <w:bottom w:val="none" w:sz="0" w:space="0" w:color="auto"/>
            <w:right w:val="none" w:sz="0" w:space="0" w:color="auto"/>
          </w:divBdr>
        </w:div>
        <w:div w:id="928395054">
          <w:marLeft w:val="640"/>
          <w:marRight w:val="0"/>
          <w:marTop w:val="0"/>
          <w:marBottom w:val="0"/>
          <w:divBdr>
            <w:top w:val="none" w:sz="0" w:space="0" w:color="auto"/>
            <w:left w:val="none" w:sz="0" w:space="0" w:color="auto"/>
            <w:bottom w:val="none" w:sz="0" w:space="0" w:color="auto"/>
            <w:right w:val="none" w:sz="0" w:space="0" w:color="auto"/>
          </w:divBdr>
        </w:div>
        <w:div w:id="105973514">
          <w:marLeft w:val="640"/>
          <w:marRight w:val="0"/>
          <w:marTop w:val="0"/>
          <w:marBottom w:val="0"/>
          <w:divBdr>
            <w:top w:val="none" w:sz="0" w:space="0" w:color="auto"/>
            <w:left w:val="none" w:sz="0" w:space="0" w:color="auto"/>
            <w:bottom w:val="none" w:sz="0" w:space="0" w:color="auto"/>
            <w:right w:val="none" w:sz="0" w:space="0" w:color="auto"/>
          </w:divBdr>
        </w:div>
        <w:div w:id="110248411">
          <w:marLeft w:val="640"/>
          <w:marRight w:val="0"/>
          <w:marTop w:val="0"/>
          <w:marBottom w:val="0"/>
          <w:divBdr>
            <w:top w:val="none" w:sz="0" w:space="0" w:color="auto"/>
            <w:left w:val="none" w:sz="0" w:space="0" w:color="auto"/>
            <w:bottom w:val="none" w:sz="0" w:space="0" w:color="auto"/>
            <w:right w:val="none" w:sz="0" w:space="0" w:color="auto"/>
          </w:divBdr>
        </w:div>
        <w:div w:id="2048871181">
          <w:marLeft w:val="640"/>
          <w:marRight w:val="0"/>
          <w:marTop w:val="0"/>
          <w:marBottom w:val="0"/>
          <w:divBdr>
            <w:top w:val="none" w:sz="0" w:space="0" w:color="auto"/>
            <w:left w:val="none" w:sz="0" w:space="0" w:color="auto"/>
            <w:bottom w:val="none" w:sz="0" w:space="0" w:color="auto"/>
            <w:right w:val="none" w:sz="0" w:space="0" w:color="auto"/>
          </w:divBdr>
        </w:div>
        <w:div w:id="1211838949">
          <w:marLeft w:val="640"/>
          <w:marRight w:val="0"/>
          <w:marTop w:val="0"/>
          <w:marBottom w:val="0"/>
          <w:divBdr>
            <w:top w:val="none" w:sz="0" w:space="0" w:color="auto"/>
            <w:left w:val="none" w:sz="0" w:space="0" w:color="auto"/>
            <w:bottom w:val="none" w:sz="0" w:space="0" w:color="auto"/>
            <w:right w:val="none" w:sz="0" w:space="0" w:color="auto"/>
          </w:divBdr>
        </w:div>
        <w:div w:id="890993752">
          <w:marLeft w:val="640"/>
          <w:marRight w:val="0"/>
          <w:marTop w:val="0"/>
          <w:marBottom w:val="0"/>
          <w:divBdr>
            <w:top w:val="none" w:sz="0" w:space="0" w:color="auto"/>
            <w:left w:val="none" w:sz="0" w:space="0" w:color="auto"/>
            <w:bottom w:val="none" w:sz="0" w:space="0" w:color="auto"/>
            <w:right w:val="none" w:sz="0" w:space="0" w:color="auto"/>
          </w:divBdr>
        </w:div>
        <w:div w:id="1633828208">
          <w:marLeft w:val="640"/>
          <w:marRight w:val="0"/>
          <w:marTop w:val="0"/>
          <w:marBottom w:val="0"/>
          <w:divBdr>
            <w:top w:val="none" w:sz="0" w:space="0" w:color="auto"/>
            <w:left w:val="none" w:sz="0" w:space="0" w:color="auto"/>
            <w:bottom w:val="none" w:sz="0" w:space="0" w:color="auto"/>
            <w:right w:val="none" w:sz="0" w:space="0" w:color="auto"/>
          </w:divBdr>
        </w:div>
        <w:div w:id="2121601256">
          <w:marLeft w:val="640"/>
          <w:marRight w:val="0"/>
          <w:marTop w:val="0"/>
          <w:marBottom w:val="0"/>
          <w:divBdr>
            <w:top w:val="none" w:sz="0" w:space="0" w:color="auto"/>
            <w:left w:val="none" w:sz="0" w:space="0" w:color="auto"/>
            <w:bottom w:val="none" w:sz="0" w:space="0" w:color="auto"/>
            <w:right w:val="none" w:sz="0" w:space="0" w:color="auto"/>
          </w:divBdr>
        </w:div>
        <w:div w:id="605045411">
          <w:marLeft w:val="640"/>
          <w:marRight w:val="0"/>
          <w:marTop w:val="0"/>
          <w:marBottom w:val="0"/>
          <w:divBdr>
            <w:top w:val="none" w:sz="0" w:space="0" w:color="auto"/>
            <w:left w:val="none" w:sz="0" w:space="0" w:color="auto"/>
            <w:bottom w:val="none" w:sz="0" w:space="0" w:color="auto"/>
            <w:right w:val="none" w:sz="0" w:space="0" w:color="auto"/>
          </w:divBdr>
        </w:div>
        <w:div w:id="231044777">
          <w:marLeft w:val="640"/>
          <w:marRight w:val="0"/>
          <w:marTop w:val="0"/>
          <w:marBottom w:val="0"/>
          <w:divBdr>
            <w:top w:val="none" w:sz="0" w:space="0" w:color="auto"/>
            <w:left w:val="none" w:sz="0" w:space="0" w:color="auto"/>
            <w:bottom w:val="none" w:sz="0" w:space="0" w:color="auto"/>
            <w:right w:val="none" w:sz="0" w:space="0" w:color="auto"/>
          </w:divBdr>
        </w:div>
        <w:div w:id="1443378053">
          <w:marLeft w:val="640"/>
          <w:marRight w:val="0"/>
          <w:marTop w:val="0"/>
          <w:marBottom w:val="0"/>
          <w:divBdr>
            <w:top w:val="none" w:sz="0" w:space="0" w:color="auto"/>
            <w:left w:val="none" w:sz="0" w:space="0" w:color="auto"/>
            <w:bottom w:val="none" w:sz="0" w:space="0" w:color="auto"/>
            <w:right w:val="none" w:sz="0" w:space="0" w:color="auto"/>
          </w:divBdr>
        </w:div>
        <w:div w:id="268590611">
          <w:marLeft w:val="640"/>
          <w:marRight w:val="0"/>
          <w:marTop w:val="0"/>
          <w:marBottom w:val="0"/>
          <w:divBdr>
            <w:top w:val="none" w:sz="0" w:space="0" w:color="auto"/>
            <w:left w:val="none" w:sz="0" w:space="0" w:color="auto"/>
            <w:bottom w:val="none" w:sz="0" w:space="0" w:color="auto"/>
            <w:right w:val="none" w:sz="0" w:space="0" w:color="auto"/>
          </w:divBdr>
        </w:div>
        <w:div w:id="793448820">
          <w:marLeft w:val="640"/>
          <w:marRight w:val="0"/>
          <w:marTop w:val="0"/>
          <w:marBottom w:val="0"/>
          <w:divBdr>
            <w:top w:val="none" w:sz="0" w:space="0" w:color="auto"/>
            <w:left w:val="none" w:sz="0" w:space="0" w:color="auto"/>
            <w:bottom w:val="none" w:sz="0" w:space="0" w:color="auto"/>
            <w:right w:val="none" w:sz="0" w:space="0" w:color="auto"/>
          </w:divBdr>
        </w:div>
        <w:div w:id="327369899">
          <w:marLeft w:val="640"/>
          <w:marRight w:val="0"/>
          <w:marTop w:val="0"/>
          <w:marBottom w:val="0"/>
          <w:divBdr>
            <w:top w:val="none" w:sz="0" w:space="0" w:color="auto"/>
            <w:left w:val="none" w:sz="0" w:space="0" w:color="auto"/>
            <w:bottom w:val="none" w:sz="0" w:space="0" w:color="auto"/>
            <w:right w:val="none" w:sz="0" w:space="0" w:color="auto"/>
          </w:divBdr>
        </w:div>
        <w:div w:id="1627469417">
          <w:marLeft w:val="640"/>
          <w:marRight w:val="0"/>
          <w:marTop w:val="0"/>
          <w:marBottom w:val="0"/>
          <w:divBdr>
            <w:top w:val="none" w:sz="0" w:space="0" w:color="auto"/>
            <w:left w:val="none" w:sz="0" w:space="0" w:color="auto"/>
            <w:bottom w:val="none" w:sz="0" w:space="0" w:color="auto"/>
            <w:right w:val="none" w:sz="0" w:space="0" w:color="auto"/>
          </w:divBdr>
        </w:div>
        <w:div w:id="78413005">
          <w:marLeft w:val="640"/>
          <w:marRight w:val="0"/>
          <w:marTop w:val="0"/>
          <w:marBottom w:val="0"/>
          <w:divBdr>
            <w:top w:val="none" w:sz="0" w:space="0" w:color="auto"/>
            <w:left w:val="none" w:sz="0" w:space="0" w:color="auto"/>
            <w:bottom w:val="none" w:sz="0" w:space="0" w:color="auto"/>
            <w:right w:val="none" w:sz="0" w:space="0" w:color="auto"/>
          </w:divBdr>
        </w:div>
        <w:div w:id="1813521219">
          <w:marLeft w:val="640"/>
          <w:marRight w:val="0"/>
          <w:marTop w:val="0"/>
          <w:marBottom w:val="0"/>
          <w:divBdr>
            <w:top w:val="none" w:sz="0" w:space="0" w:color="auto"/>
            <w:left w:val="none" w:sz="0" w:space="0" w:color="auto"/>
            <w:bottom w:val="none" w:sz="0" w:space="0" w:color="auto"/>
            <w:right w:val="none" w:sz="0" w:space="0" w:color="auto"/>
          </w:divBdr>
        </w:div>
        <w:div w:id="1336886670">
          <w:marLeft w:val="640"/>
          <w:marRight w:val="0"/>
          <w:marTop w:val="0"/>
          <w:marBottom w:val="0"/>
          <w:divBdr>
            <w:top w:val="none" w:sz="0" w:space="0" w:color="auto"/>
            <w:left w:val="none" w:sz="0" w:space="0" w:color="auto"/>
            <w:bottom w:val="none" w:sz="0" w:space="0" w:color="auto"/>
            <w:right w:val="none" w:sz="0" w:space="0" w:color="auto"/>
          </w:divBdr>
        </w:div>
        <w:div w:id="107507870">
          <w:marLeft w:val="640"/>
          <w:marRight w:val="0"/>
          <w:marTop w:val="0"/>
          <w:marBottom w:val="0"/>
          <w:divBdr>
            <w:top w:val="none" w:sz="0" w:space="0" w:color="auto"/>
            <w:left w:val="none" w:sz="0" w:space="0" w:color="auto"/>
            <w:bottom w:val="none" w:sz="0" w:space="0" w:color="auto"/>
            <w:right w:val="none" w:sz="0" w:space="0" w:color="auto"/>
          </w:divBdr>
        </w:div>
        <w:div w:id="2120637074">
          <w:marLeft w:val="640"/>
          <w:marRight w:val="0"/>
          <w:marTop w:val="0"/>
          <w:marBottom w:val="0"/>
          <w:divBdr>
            <w:top w:val="none" w:sz="0" w:space="0" w:color="auto"/>
            <w:left w:val="none" w:sz="0" w:space="0" w:color="auto"/>
            <w:bottom w:val="none" w:sz="0" w:space="0" w:color="auto"/>
            <w:right w:val="none" w:sz="0" w:space="0" w:color="auto"/>
          </w:divBdr>
        </w:div>
        <w:div w:id="928850803">
          <w:marLeft w:val="640"/>
          <w:marRight w:val="0"/>
          <w:marTop w:val="0"/>
          <w:marBottom w:val="0"/>
          <w:divBdr>
            <w:top w:val="none" w:sz="0" w:space="0" w:color="auto"/>
            <w:left w:val="none" w:sz="0" w:space="0" w:color="auto"/>
            <w:bottom w:val="none" w:sz="0" w:space="0" w:color="auto"/>
            <w:right w:val="none" w:sz="0" w:space="0" w:color="auto"/>
          </w:divBdr>
        </w:div>
        <w:div w:id="404258601">
          <w:marLeft w:val="640"/>
          <w:marRight w:val="0"/>
          <w:marTop w:val="0"/>
          <w:marBottom w:val="0"/>
          <w:divBdr>
            <w:top w:val="none" w:sz="0" w:space="0" w:color="auto"/>
            <w:left w:val="none" w:sz="0" w:space="0" w:color="auto"/>
            <w:bottom w:val="none" w:sz="0" w:space="0" w:color="auto"/>
            <w:right w:val="none" w:sz="0" w:space="0" w:color="auto"/>
          </w:divBdr>
        </w:div>
        <w:div w:id="1708067709">
          <w:marLeft w:val="640"/>
          <w:marRight w:val="0"/>
          <w:marTop w:val="0"/>
          <w:marBottom w:val="0"/>
          <w:divBdr>
            <w:top w:val="none" w:sz="0" w:space="0" w:color="auto"/>
            <w:left w:val="none" w:sz="0" w:space="0" w:color="auto"/>
            <w:bottom w:val="none" w:sz="0" w:space="0" w:color="auto"/>
            <w:right w:val="none" w:sz="0" w:space="0" w:color="auto"/>
          </w:divBdr>
        </w:div>
        <w:div w:id="1329753249">
          <w:marLeft w:val="640"/>
          <w:marRight w:val="0"/>
          <w:marTop w:val="0"/>
          <w:marBottom w:val="0"/>
          <w:divBdr>
            <w:top w:val="none" w:sz="0" w:space="0" w:color="auto"/>
            <w:left w:val="none" w:sz="0" w:space="0" w:color="auto"/>
            <w:bottom w:val="none" w:sz="0" w:space="0" w:color="auto"/>
            <w:right w:val="none" w:sz="0" w:space="0" w:color="auto"/>
          </w:divBdr>
        </w:div>
        <w:div w:id="1993829164">
          <w:marLeft w:val="640"/>
          <w:marRight w:val="0"/>
          <w:marTop w:val="0"/>
          <w:marBottom w:val="0"/>
          <w:divBdr>
            <w:top w:val="none" w:sz="0" w:space="0" w:color="auto"/>
            <w:left w:val="none" w:sz="0" w:space="0" w:color="auto"/>
            <w:bottom w:val="none" w:sz="0" w:space="0" w:color="auto"/>
            <w:right w:val="none" w:sz="0" w:space="0" w:color="auto"/>
          </w:divBdr>
        </w:div>
        <w:div w:id="837230772">
          <w:marLeft w:val="640"/>
          <w:marRight w:val="0"/>
          <w:marTop w:val="0"/>
          <w:marBottom w:val="0"/>
          <w:divBdr>
            <w:top w:val="none" w:sz="0" w:space="0" w:color="auto"/>
            <w:left w:val="none" w:sz="0" w:space="0" w:color="auto"/>
            <w:bottom w:val="none" w:sz="0" w:space="0" w:color="auto"/>
            <w:right w:val="none" w:sz="0" w:space="0" w:color="auto"/>
          </w:divBdr>
        </w:div>
        <w:div w:id="1034647246">
          <w:marLeft w:val="640"/>
          <w:marRight w:val="0"/>
          <w:marTop w:val="0"/>
          <w:marBottom w:val="0"/>
          <w:divBdr>
            <w:top w:val="none" w:sz="0" w:space="0" w:color="auto"/>
            <w:left w:val="none" w:sz="0" w:space="0" w:color="auto"/>
            <w:bottom w:val="none" w:sz="0" w:space="0" w:color="auto"/>
            <w:right w:val="none" w:sz="0" w:space="0" w:color="auto"/>
          </w:divBdr>
        </w:div>
        <w:div w:id="1859658400">
          <w:marLeft w:val="640"/>
          <w:marRight w:val="0"/>
          <w:marTop w:val="0"/>
          <w:marBottom w:val="0"/>
          <w:divBdr>
            <w:top w:val="none" w:sz="0" w:space="0" w:color="auto"/>
            <w:left w:val="none" w:sz="0" w:space="0" w:color="auto"/>
            <w:bottom w:val="none" w:sz="0" w:space="0" w:color="auto"/>
            <w:right w:val="none" w:sz="0" w:space="0" w:color="auto"/>
          </w:divBdr>
        </w:div>
        <w:div w:id="1874296000">
          <w:marLeft w:val="640"/>
          <w:marRight w:val="0"/>
          <w:marTop w:val="0"/>
          <w:marBottom w:val="0"/>
          <w:divBdr>
            <w:top w:val="none" w:sz="0" w:space="0" w:color="auto"/>
            <w:left w:val="none" w:sz="0" w:space="0" w:color="auto"/>
            <w:bottom w:val="none" w:sz="0" w:space="0" w:color="auto"/>
            <w:right w:val="none" w:sz="0" w:space="0" w:color="auto"/>
          </w:divBdr>
        </w:div>
        <w:div w:id="248008629">
          <w:marLeft w:val="640"/>
          <w:marRight w:val="0"/>
          <w:marTop w:val="0"/>
          <w:marBottom w:val="0"/>
          <w:divBdr>
            <w:top w:val="none" w:sz="0" w:space="0" w:color="auto"/>
            <w:left w:val="none" w:sz="0" w:space="0" w:color="auto"/>
            <w:bottom w:val="none" w:sz="0" w:space="0" w:color="auto"/>
            <w:right w:val="none" w:sz="0" w:space="0" w:color="auto"/>
          </w:divBdr>
        </w:div>
        <w:div w:id="1823037384">
          <w:marLeft w:val="640"/>
          <w:marRight w:val="0"/>
          <w:marTop w:val="0"/>
          <w:marBottom w:val="0"/>
          <w:divBdr>
            <w:top w:val="none" w:sz="0" w:space="0" w:color="auto"/>
            <w:left w:val="none" w:sz="0" w:space="0" w:color="auto"/>
            <w:bottom w:val="none" w:sz="0" w:space="0" w:color="auto"/>
            <w:right w:val="none" w:sz="0" w:space="0" w:color="auto"/>
          </w:divBdr>
        </w:div>
        <w:div w:id="728766998">
          <w:marLeft w:val="640"/>
          <w:marRight w:val="0"/>
          <w:marTop w:val="0"/>
          <w:marBottom w:val="0"/>
          <w:divBdr>
            <w:top w:val="none" w:sz="0" w:space="0" w:color="auto"/>
            <w:left w:val="none" w:sz="0" w:space="0" w:color="auto"/>
            <w:bottom w:val="none" w:sz="0" w:space="0" w:color="auto"/>
            <w:right w:val="none" w:sz="0" w:space="0" w:color="auto"/>
          </w:divBdr>
        </w:div>
        <w:div w:id="1153105982">
          <w:marLeft w:val="640"/>
          <w:marRight w:val="0"/>
          <w:marTop w:val="0"/>
          <w:marBottom w:val="0"/>
          <w:divBdr>
            <w:top w:val="none" w:sz="0" w:space="0" w:color="auto"/>
            <w:left w:val="none" w:sz="0" w:space="0" w:color="auto"/>
            <w:bottom w:val="none" w:sz="0" w:space="0" w:color="auto"/>
            <w:right w:val="none" w:sz="0" w:space="0" w:color="auto"/>
          </w:divBdr>
        </w:div>
        <w:div w:id="1602638559">
          <w:marLeft w:val="640"/>
          <w:marRight w:val="0"/>
          <w:marTop w:val="0"/>
          <w:marBottom w:val="0"/>
          <w:divBdr>
            <w:top w:val="none" w:sz="0" w:space="0" w:color="auto"/>
            <w:left w:val="none" w:sz="0" w:space="0" w:color="auto"/>
            <w:bottom w:val="none" w:sz="0" w:space="0" w:color="auto"/>
            <w:right w:val="none" w:sz="0" w:space="0" w:color="auto"/>
          </w:divBdr>
        </w:div>
        <w:div w:id="1654337881">
          <w:marLeft w:val="640"/>
          <w:marRight w:val="0"/>
          <w:marTop w:val="0"/>
          <w:marBottom w:val="0"/>
          <w:divBdr>
            <w:top w:val="none" w:sz="0" w:space="0" w:color="auto"/>
            <w:left w:val="none" w:sz="0" w:space="0" w:color="auto"/>
            <w:bottom w:val="none" w:sz="0" w:space="0" w:color="auto"/>
            <w:right w:val="none" w:sz="0" w:space="0" w:color="auto"/>
          </w:divBdr>
        </w:div>
        <w:div w:id="946349642">
          <w:marLeft w:val="640"/>
          <w:marRight w:val="0"/>
          <w:marTop w:val="0"/>
          <w:marBottom w:val="0"/>
          <w:divBdr>
            <w:top w:val="none" w:sz="0" w:space="0" w:color="auto"/>
            <w:left w:val="none" w:sz="0" w:space="0" w:color="auto"/>
            <w:bottom w:val="none" w:sz="0" w:space="0" w:color="auto"/>
            <w:right w:val="none" w:sz="0" w:space="0" w:color="auto"/>
          </w:divBdr>
        </w:div>
        <w:div w:id="1702584082">
          <w:marLeft w:val="640"/>
          <w:marRight w:val="0"/>
          <w:marTop w:val="0"/>
          <w:marBottom w:val="0"/>
          <w:divBdr>
            <w:top w:val="none" w:sz="0" w:space="0" w:color="auto"/>
            <w:left w:val="none" w:sz="0" w:space="0" w:color="auto"/>
            <w:bottom w:val="none" w:sz="0" w:space="0" w:color="auto"/>
            <w:right w:val="none" w:sz="0" w:space="0" w:color="auto"/>
          </w:divBdr>
        </w:div>
        <w:div w:id="1621259279">
          <w:marLeft w:val="640"/>
          <w:marRight w:val="0"/>
          <w:marTop w:val="0"/>
          <w:marBottom w:val="0"/>
          <w:divBdr>
            <w:top w:val="none" w:sz="0" w:space="0" w:color="auto"/>
            <w:left w:val="none" w:sz="0" w:space="0" w:color="auto"/>
            <w:bottom w:val="none" w:sz="0" w:space="0" w:color="auto"/>
            <w:right w:val="none" w:sz="0" w:space="0" w:color="auto"/>
          </w:divBdr>
        </w:div>
        <w:div w:id="260259999">
          <w:marLeft w:val="640"/>
          <w:marRight w:val="0"/>
          <w:marTop w:val="0"/>
          <w:marBottom w:val="0"/>
          <w:divBdr>
            <w:top w:val="none" w:sz="0" w:space="0" w:color="auto"/>
            <w:left w:val="none" w:sz="0" w:space="0" w:color="auto"/>
            <w:bottom w:val="none" w:sz="0" w:space="0" w:color="auto"/>
            <w:right w:val="none" w:sz="0" w:space="0" w:color="auto"/>
          </w:divBdr>
        </w:div>
        <w:div w:id="553464254">
          <w:marLeft w:val="640"/>
          <w:marRight w:val="0"/>
          <w:marTop w:val="0"/>
          <w:marBottom w:val="0"/>
          <w:divBdr>
            <w:top w:val="none" w:sz="0" w:space="0" w:color="auto"/>
            <w:left w:val="none" w:sz="0" w:space="0" w:color="auto"/>
            <w:bottom w:val="none" w:sz="0" w:space="0" w:color="auto"/>
            <w:right w:val="none" w:sz="0" w:space="0" w:color="auto"/>
          </w:divBdr>
        </w:div>
        <w:div w:id="1603026510">
          <w:marLeft w:val="640"/>
          <w:marRight w:val="0"/>
          <w:marTop w:val="0"/>
          <w:marBottom w:val="0"/>
          <w:divBdr>
            <w:top w:val="none" w:sz="0" w:space="0" w:color="auto"/>
            <w:left w:val="none" w:sz="0" w:space="0" w:color="auto"/>
            <w:bottom w:val="none" w:sz="0" w:space="0" w:color="auto"/>
            <w:right w:val="none" w:sz="0" w:space="0" w:color="auto"/>
          </w:divBdr>
        </w:div>
        <w:div w:id="1474560548">
          <w:marLeft w:val="640"/>
          <w:marRight w:val="0"/>
          <w:marTop w:val="0"/>
          <w:marBottom w:val="0"/>
          <w:divBdr>
            <w:top w:val="none" w:sz="0" w:space="0" w:color="auto"/>
            <w:left w:val="none" w:sz="0" w:space="0" w:color="auto"/>
            <w:bottom w:val="none" w:sz="0" w:space="0" w:color="auto"/>
            <w:right w:val="none" w:sz="0" w:space="0" w:color="auto"/>
          </w:divBdr>
        </w:div>
        <w:div w:id="627204081">
          <w:marLeft w:val="640"/>
          <w:marRight w:val="0"/>
          <w:marTop w:val="0"/>
          <w:marBottom w:val="0"/>
          <w:divBdr>
            <w:top w:val="none" w:sz="0" w:space="0" w:color="auto"/>
            <w:left w:val="none" w:sz="0" w:space="0" w:color="auto"/>
            <w:bottom w:val="none" w:sz="0" w:space="0" w:color="auto"/>
            <w:right w:val="none" w:sz="0" w:space="0" w:color="auto"/>
          </w:divBdr>
        </w:div>
        <w:div w:id="1396511244">
          <w:marLeft w:val="640"/>
          <w:marRight w:val="0"/>
          <w:marTop w:val="0"/>
          <w:marBottom w:val="0"/>
          <w:divBdr>
            <w:top w:val="none" w:sz="0" w:space="0" w:color="auto"/>
            <w:left w:val="none" w:sz="0" w:space="0" w:color="auto"/>
            <w:bottom w:val="none" w:sz="0" w:space="0" w:color="auto"/>
            <w:right w:val="none" w:sz="0" w:space="0" w:color="auto"/>
          </w:divBdr>
        </w:div>
        <w:div w:id="1833793946">
          <w:marLeft w:val="640"/>
          <w:marRight w:val="0"/>
          <w:marTop w:val="0"/>
          <w:marBottom w:val="0"/>
          <w:divBdr>
            <w:top w:val="none" w:sz="0" w:space="0" w:color="auto"/>
            <w:left w:val="none" w:sz="0" w:space="0" w:color="auto"/>
            <w:bottom w:val="none" w:sz="0" w:space="0" w:color="auto"/>
            <w:right w:val="none" w:sz="0" w:space="0" w:color="auto"/>
          </w:divBdr>
        </w:div>
        <w:div w:id="1041131420">
          <w:marLeft w:val="640"/>
          <w:marRight w:val="0"/>
          <w:marTop w:val="0"/>
          <w:marBottom w:val="0"/>
          <w:divBdr>
            <w:top w:val="none" w:sz="0" w:space="0" w:color="auto"/>
            <w:left w:val="none" w:sz="0" w:space="0" w:color="auto"/>
            <w:bottom w:val="none" w:sz="0" w:space="0" w:color="auto"/>
            <w:right w:val="none" w:sz="0" w:space="0" w:color="auto"/>
          </w:divBdr>
        </w:div>
        <w:div w:id="1692801964">
          <w:marLeft w:val="640"/>
          <w:marRight w:val="0"/>
          <w:marTop w:val="0"/>
          <w:marBottom w:val="0"/>
          <w:divBdr>
            <w:top w:val="none" w:sz="0" w:space="0" w:color="auto"/>
            <w:left w:val="none" w:sz="0" w:space="0" w:color="auto"/>
            <w:bottom w:val="none" w:sz="0" w:space="0" w:color="auto"/>
            <w:right w:val="none" w:sz="0" w:space="0" w:color="auto"/>
          </w:divBdr>
        </w:div>
        <w:div w:id="743572377">
          <w:marLeft w:val="640"/>
          <w:marRight w:val="0"/>
          <w:marTop w:val="0"/>
          <w:marBottom w:val="0"/>
          <w:divBdr>
            <w:top w:val="none" w:sz="0" w:space="0" w:color="auto"/>
            <w:left w:val="none" w:sz="0" w:space="0" w:color="auto"/>
            <w:bottom w:val="none" w:sz="0" w:space="0" w:color="auto"/>
            <w:right w:val="none" w:sz="0" w:space="0" w:color="auto"/>
          </w:divBdr>
        </w:div>
        <w:div w:id="384644121">
          <w:marLeft w:val="640"/>
          <w:marRight w:val="0"/>
          <w:marTop w:val="0"/>
          <w:marBottom w:val="0"/>
          <w:divBdr>
            <w:top w:val="none" w:sz="0" w:space="0" w:color="auto"/>
            <w:left w:val="none" w:sz="0" w:space="0" w:color="auto"/>
            <w:bottom w:val="none" w:sz="0" w:space="0" w:color="auto"/>
            <w:right w:val="none" w:sz="0" w:space="0" w:color="auto"/>
          </w:divBdr>
        </w:div>
        <w:div w:id="1009523452">
          <w:marLeft w:val="640"/>
          <w:marRight w:val="0"/>
          <w:marTop w:val="0"/>
          <w:marBottom w:val="0"/>
          <w:divBdr>
            <w:top w:val="none" w:sz="0" w:space="0" w:color="auto"/>
            <w:left w:val="none" w:sz="0" w:space="0" w:color="auto"/>
            <w:bottom w:val="none" w:sz="0" w:space="0" w:color="auto"/>
            <w:right w:val="none" w:sz="0" w:space="0" w:color="auto"/>
          </w:divBdr>
        </w:div>
        <w:div w:id="1146312921">
          <w:marLeft w:val="640"/>
          <w:marRight w:val="0"/>
          <w:marTop w:val="0"/>
          <w:marBottom w:val="0"/>
          <w:divBdr>
            <w:top w:val="none" w:sz="0" w:space="0" w:color="auto"/>
            <w:left w:val="none" w:sz="0" w:space="0" w:color="auto"/>
            <w:bottom w:val="none" w:sz="0" w:space="0" w:color="auto"/>
            <w:right w:val="none" w:sz="0" w:space="0" w:color="auto"/>
          </w:divBdr>
        </w:div>
        <w:div w:id="504518420">
          <w:marLeft w:val="640"/>
          <w:marRight w:val="0"/>
          <w:marTop w:val="0"/>
          <w:marBottom w:val="0"/>
          <w:divBdr>
            <w:top w:val="none" w:sz="0" w:space="0" w:color="auto"/>
            <w:left w:val="none" w:sz="0" w:space="0" w:color="auto"/>
            <w:bottom w:val="none" w:sz="0" w:space="0" w:color="auto"/>
            <w:right w:val="none" w:sz="0" w:space="0" w:color="auto"/>
          </w:divBdr>
        </w:div>
        <w:div w:id="1161309285">
          <w:marLeft w:val="640"/>
          <w:marRight w:val="0"/>
          <w:marTop w:val="0"/>
          <w:marBottom w:val="0"/>
          <w:divBdr>
            <w:top w:val="none" w:sz="0" w:space="0" w:color="auto"/>
            <w:left w:val="none" w:sz="0" w:space="0" w:color="auto"/>
            <w:bottom w:val="none" w:sz="0" w:space="0" w:color="auto"/>
            <w:right w:val="none" w:sz="0" w:space="0" w:color="auto"/>
          </w:divBdr>
        </w:div>
        <w:div w:id="937296269">
          <w:marLeft w:val="640"/>
          <w:marRight w:val="0"/>
          <w:marTop w:val="0"/>
          <w:marBottom w:val="0"/>
          <w:divBdr>
            <w:top w:val="none" w:sz="0" w:space="0" w:color="auto"/>
            <w:left w:val="none" w:sz="0" w:space="0" w:color="auto"/>
            <w:bottom w:val="none" w:sz="0" w:space="0" w:color="auto"/>
            <w:right w:val="none" w:sz="0" w:space="0" w:color="auto"/>
          </w:divBdr>
        </w:div>
        <w:div w:id="2067989234">
          <w:marLeft w:val="640"/>
          <w:marRight w:val="0"/>
          <w:marTop w:val="0"/>
          <w:marBottom w:val="0"/>
          <w:divBdr>
            <w:top w:val="none" w:sz="0" w:space="0" w:color="auto"/>
            <w:left w:val="none" w:sz="0" w:space="0" w:color="auto"/>
            <w:bottom w:val="none" w:sz="0" w:space="0" w:color="auto"/>
            <w:right w:val="none" w:sz="0" w:space="0" w:color="auto"/>
          </w:divBdr>
        </w:div>
        <w:div w:id="396518760">
          <w:marLeft w:val="640"/>
          <w:marRight w:val="0"/>
          <w:marTop w:val="0"/>
          <w:marBottom w:val="0"/>
          <w:divBdr>
            <w:top w:val="none" w:sz="0" w:space="0" w:color="auto"/>
            <w:left w:val="none" w:sz="0" w:space="0" w:color="auto"/>
            <w:bottom w:val="none" w:sz="0" w:space="0" w:color="auto"/>
            <w:right w:val="none" w:sz="0" w:space="0" w:color="auto"/>
          </w:divBdr>
        </w:div>
        <w:div w:id="1869685973">
          <w:marLeft w:val="640"/>
          <w:marRight w:val="0"/>
          <w:marTop w:val="0"/>
          <w:marBottom w:val="0"/>
          <w:divBdr>
            <w:top w:val="none" w:sz="0" w:space="0" w:color="auto"/>
            <w:left w:val="none" w:sz="0" w:space="0" w:color="auto"/>
            <w:bottom w:val="none" w:sz="0" w:space="0" w:color="auto"/>
            <w:right w:val="none" w:sz="0" w:space="0" w:color="auto"/>
          </w:divBdr>
        </w:div>
        <w:div w:id="52779182">
          <w:marLeft w:val="640"/>
          <w:marRight w:val="0"/>
          <w:marTop w:val="0"/>
          <w:marBottom w:val="0"/>
          <w:divBdr>
            <w:top w:val="none" w:sz="0" w:space="0" w:color="auto"/>
            <w:left w:val="none" w:sz="0" w:space="0" w:color="auto"/>
            <w:bottom w:val="none" w:sz="0" w:space="0" w:color="auto"/>
            <w:right w:val="none" w:sz="0" w:space="0" w:color="auto"/>
          </w:divBdr>
        </w:div>
        <w:div w:id="672613509">
          <w:marLeft w:val="640"/>
          <w:marRight w:val="0"/>
          <w:marTop w:val="0"/>
          <w:marBottom w:val="0"/>
          <w:divBdr>
            <w:top w:val="none" w:sz="0" w:space="0" w:color="auto"/>
            <w:left w:val="none" w:sz="0" w:space="0" w:color="auto"/>
            <w:bottom w:val="none" w:sz="0" w:space="0" w:color="auto"/>
            <w:right w:val="none" w:sz="0" w:space="0" w:color="auto"/>
          </w:divBdr>
        </w:div>
        <w:div w:id="751051164">
          <w:marLeft w:val="640"/>
          <w:marRight w:val="0"/>
          <w:marTop w:val="0"/>
          <w:marBottom w:val="0"/>
          <w:divBdr>
            <w:top w:val="none" w:sz="0" w:space="0" w:color="auto"/>
            <w:left w:val="none" w:sz="0" w:space="0" w:color="auto"/>
            <w:bottom w:val="none" w:sz="0" w:space="0" w:color="auto"/>
            <w:right w:val="none" w:sz="0" w:space="0" w:color="auto"/>
          </w:divBdr>
        </w:div>
        <w:div w:id="1875649615">
          <w:marLeft w:val="640"/>
          <w:marRight w:val="0"/>
          <w:marTop w:val="0"/>
          <w:marBottom w:val="0"/>
          <w:divBdr>
            <w:top w:val="none" w:sz="0" w:space="0" w:color="auto"/>
            <w:left w:val="none" w:sz="0" w:space="0" w:color="auto"/>
            <w:bottom w:val="none" w:sz="0" w:space="0" w:color="auto"/>
            <w:right w:val="none" w:sz="0" w:space="0" w:color="auto"/>
          </w:divBdr>
        </w:div>
        <w:div w:id="264308164">
          <w:marLeft w:val="640"/>
          <w:marRight w:val="0"/>
          <w:marTop w:val="0"/>
          <w:marBottom w:val="0"/>
          <w:divBdr>
            <w:top w:val="none" w:sz="0" w:space="0" w:color="auto"/>
            <w:left w:val="none" w:sz="0" w:space="0" w:color="auto"/>
            <w:bottom w:val="none" w:sz="0" w:space="0" w:color="auto"/>
            <w:right w:val="none" w:sz="0" w:space="0" w:color="auto"/>
          </w:divBdr>
        </w:div>
        <w:div w:id="1144665043">
          <w:marLeft w:val="640"/>
          <w:marRight w:val="0"/>
          <w:marTop w:val="0"/>
          <w:marBottom w:val="0"/>
          <w:divBdr>
            <w:top w:val="none" w:sz="0" w:space="0" w:color="auto"/>
            <w:left w:val="none" w:sz="0" w:space="0" w:color="auto"/>
            <w:bottom w:val="none" w:sz="0" w:space="0" w:color="auto"/>
            <w:right w:val="none" w:sz="0" w:space="0" w:color="auto"/>
          </w:divBdr>
        </w:div>
        <w:div w:id="1151360458">
          <w:marLeft w:val="640"/>
          <w:marRight w:val="0"/>
          <w:marTop w:val="0"/>
          <w:marBottom w:val="0"/>
          <w:divBdr>
            <w:top w:val="none" w:sz="0" w:space="0" w:color="auto"/>
            <w:left w:val="none" w:sz="0" w:space="0" w:color="auto"/>
            <w:bottom w:val="none" w:sz="0" w:space="0" w:color="auto"/>
            <w:right w:val="none" w:sz="0" w:space="0" w:color="auto"/>
          </w:divBdr>
        </w:div>
        <w:div w:id="879247768">
          <w:marLeft w:val="640"/>
          <w:marRight w:val="0"/>
          <w:marTop w:val="0"/>
          <w:marBottom w:val="0"/>
          <w:divBdr>
            <w:top w:val="none" w:sz="0" w:space="0" w:color="auto"/>
            <w:left w:val="none" w:sz="0" w:space="0" w:color="auto"/>
            <w:bottom w:val="none" w:sz="0" w:space="0" w:color="auto"/>
            <w:right w:val="none" w:sz="0" w:space="0" w:color="auto"/>
          </w:divBdr>
        </w:div>
        <w:div w:id="1831555253">
          <w:marLeft w:val="640"/>
          <w:marRight w:val="0"/>
          <w:marTop w:val="0"/>
          <w:marBottom w:val="0"/>
          <w:divBdr>
            <w:top w:val="none" w:sz="0" w:space="0" w:color="auto"/>
            <w:left w:val="none" w:sz="0" w:space="0" w:color="auto"/>
            <w:bottom w:val="none" w:sz="0" w:space="0" w:color="auto"/>
            <w:right w:val="none" w:sz="0" w:space="0" w:color="auto"/>
          </w:divBdr>
        </w:div>
        <w:div w:id="1215699540">
          <w:marLeft w:val="640"/>
          <w:marRight w:val="0"/>
          <w:marTop w:val="0"/>
          <w:marBottom w:val="0"/>
          <w:divBdr>
            <w:top w:val="none" w:sz="0" w:space="0" w:color="auto"/>
            <w:left w:val="none" w:sz="0" w:space="0" w:color="auto"/>
            <w:bottom w:val="none" w:sz="0" w:space="0" w:color="auto"/>
            <w:right w:val="none" w:sz="0" w:space="0" w:color="auto"/>
          </w:divBdr>
        </w:div>
        <w:div w:id="527179923">
          <w:marLeft w:val="640"/>
          <w:marRight w:val="0"/>
          <w:marTop w:val="0"/>
          <w:marBottom w:val="0"/>
          <w:divBdr>
            <w:top w:val="none" w:sz="0" w:space="0" w:color="auto"/>
            <w:left w:val="none" w:sz="0" w:space="0" w:color="auto"/>
            <w:bottom w:val="none" w:sz="0" w:space="0" w:color="auto"/>
            <w:right w:val="none" w:sz="0" w:space="0" w:color="auto"/>
          </w:divBdr>
        </w:div>
        <w:div w:id="649019456">
          <w:marLeft w:val="640"/>
          <w:marRight w:val="0"/>
          <w:marTop w:val="0"/>
          <w:marBottom w:val="0"/>
          <w:divBdr>
            <w:top w:val="none" w:sz="0" w:space="0" w:color="auto"/>
            <w:left w:val="none" w:sz="0" w:space="0" w:color="auto"/>
            <w:bottom w:val="none" w:sz="0" w:space="0" w:color="auto"/>
            <w:right w:val="none" w:sz="0" w:space="0" w:color="auto"/>
          </w:divBdr>
        </w:div>
        <w:div w:id="15159610">
          <w:marLeft w:val="640"/>
          <w:marRight w:val="0"/>
          <w:marTop w:val="0"/>
          <w:marBottom w:val="0"/>
          <w:divBdr>
            <w:top w:val="none" w:sz="0" w:space="0" w:color="auto"/>
            <w:left w:val="none" w:sz="0" w:space="0" w:color="auto"/>
            <w:bottom w:val="none" w:sz="0" w:space="0" w:color="auto"/>
            <w:right w:val="none" w:sz="0" w:space="0" w:color="auto"/>
          </w:divBdr>
        </w:div>
        <w:div w:id="1280718043">
          <w:marLeft w:val="640"/>
          <w:marRight w:val="0"/>
          <w:marTop w:val="0"/>
          <w:marBottom w:val="0"/>
          <w:divBdr>
            <w:top w:val="none" w:sz="0" w:space="0" w:color="auto"/>
            <w:left w:val="none" w:sz="0" w:space="0" w:color="auto"/>
            <w:bottom w:val="none" w:sz="0" w:space="0" w:color="auto"/>
            <w:right w:val="none" w:sz="0" w:space="0" w:color="auto"/>
          </w:divBdr>
        </w:div>
        <w:div w:id="1218279497">
          <w:marLeft w:val="640"/>
          <w:marRight w:val="0"/>
          <w:marTop w:val="0"/>
          <w:marBottom w:val="0"/>
          <w:divBdr>
            <w:top w:val="none" w:sz="0" w:space="0" w:color="auto"/>
            <w:left w:val="none" w:sz="0" w:space="0" w:color="auto"/>
            <w:bottom w:val="none" w:sz="0" w:space="0" w:color="auto"/>
            <w:right w:val="none" w:sz="0" w:space="0" w:color="auto"/>
          </w:divBdr>
        </w:div>
        <w:div w:id="771627346">
          <w:marLeft w:val="640"/>
          <w:marRight w:val="0"/>
          <w:marTop w:val="0"/>
          <w:marBottom w:val="0"/>
          <w:divBdr>
            <w:top w:val="none" w:sz="0" w:space="0" w:color="auto"/>
            <w:left w:val="none" w:sz="0" w:space="0" w:color="auto"/>
            <w:bottom w:val="none" w:sz="0" w:space="0" w:color="auto"/>
            <w:right w:val="none" w:sz="0" w:space="0" w:color="auto"/>
          </w:divBdr>
        </w:div>
        <w:div w:id="2100521779">
          <w:marLeft w:val="640"/>
          <w:marRight w:val="0"/>
          <w:marTop w:val="0"/>
          <w:marBottom w:val="0"/>
          <w:divBdr>
            <w:top w:val="none" w:sz="0" w:space="0" w:color="auto"/>
            <w:left w:val="none" w:sz="0" w:space="0" w:color="auto"/>
            <w:bottom w:val="none" w:sz="0" w:space="0" w:color="auto"/>
            <w:right w:val="none" w:sz="0" w:space="0" w:color="auto"/>
          </w:divBdr>
        </w:div>
        <w:div w:id="760420345">
          <w:marLeft w:val="640"/>
          <w:marRight w:val="0"/>
          <w:marTop w:val="0"/>
          <w:marBottom w:val="0"/>
          <w:divBdr>
            <w:top w:val="none" w:sz="0" w:space="0" w:color="auto"/>
            <w:left w:val="none" w:sz="0" w:space="0" w:color="auto"/>
            <w:bottom w:val="none" w:sz="0" w:space="0" w:color="auto"/>
            <w:right w:val="none" w:sz="0" w:space="0" w:color="auto"/>
          </w:divBdr>
        </w:div>
        <w:div w:id="797845176">
          <w:marLeft w:val="640"/>
          <w:marRight w:val="0"/>
          <w:marTop w:val="0"/>
          <w:marBottom w:val="0"/>
          <w:divBdr>
            <w:top w:val="none" w:sz="0" w:space="0" w:color="auto"/>
            <w:left w:val="none" w:sz="0" w:space="0" w:color="auto"/>
            <w:bottom w:val="none" w:sz="0" w:space="0" w:color="auto"/>
            <w:right w:val="none" w:sz="0" w:space="0" w:color="auto"/>
          </w:divBdr>
        </w:div>
        <w:div w:id="77941855">
          <w:marLeft w:val="640"/>
          <w:marRight w:val="0"/>
          <w:marTop w:val="0"/>
          <w:marBottom w:val="0"/>
          <w:divBdr>
            <w:top w:val="none" w:sz="0" w:space="0" w:color="auto"/>
            <w:left w:val="none" w:sz="0" w:space="0" w:color="auto"/>
            <w:bottom w:val="none" w:sz="0" w:space="0" w:color="auto"/>
            <w:right w:val="none" w:sz="0" w:space="0" w:color="auto"/>
          </w:divBdr>
        </w:div>
        <w:div w:id="1846287295">
          <w:marLeft w:val="640"/>
          <w:marRight w:val="0"/>
          <w:marTop w:val="0"/>
          <w:marBottom w:val="0"/>
          <w:divBdr>
            <w:top w:val="none" w:sz="0" w:space="0" w:color="auto"/>
            <w:left w:val="none" w:sz="0" w:space="0" w:color="auto"/>
            <w:bottom w:val="none" w:sz="0" w:space="0" w:color="auto"/>
            <w:right w:val="none" w:sz="0" w:space="0" w:color="auto"/>
          </w:divBdr>
        </w:div>
        <w:div w:id="1848052744">
          <w:marLeft w:val="640"/>
          <w:marRight w:val="0"/>
          <w:marTop w:val="0"/>
          <w:marBottom w:val="0"/>
          <w:divBdr>
            <w:top w:val="none" w:sz="0" w:space="0" w:color="auto"/>
            <w:left w:val="none" w:sz="0" w:space="0" w:color="auto"/>
            <w:bottom w:val="none" w:sz="0" w:space="0" w:color="auto"/>
            <w:right w:val="none" w:sz="0" w:space="0" w:color="auto"/>
          </w:divBdr>
        </w:div>
        <w:div w:id="140122582">
          <w:marLeft w:val="640"/>
          <w:marRight w:val="0"/>
          <w:marTop w:val="0"/>
          <w:marBottom w:val="0"/>
          <w:divBdr>
            <w:top w:val="none" w:sz="0" w:space="0" w:color="auto"/>
            <w:left w:val="none" w:sz="0" w:space="0" w:color="auto"/>
            <w:bottom w:val="none" w:sz="0" w:space="0" w:color="auto"/>
            <w:right w:val="none" w:sz="0" w:space="0" w:color="auto"/>
          </w:divBdr>
        </w:div>
        <w:div w:id="895749389">
          <w:marLeft w:val="640"/>
          <w:marRight w:val="0"/>
          <w:marTop w:val="0"/>
          <w:marBottom w:val="0"/>
          <w:divBdr>
            <w:top w:val="none" w:sz="0" w:space="0" w:color="auto"/>
            <w:left w:val="none" w:sz="0" w:space="0" w:color="auto"/>
            <w:bottom w:val="none" w:sz="0" w:space="0" w:color="auto"/>
            <w:right w:val="none" w:sz="0" w:space="0" w:color="auto"/>
          </w:divBdr>
        </w:div>
        <w:div w:id="883757450">
          <w:marLeft w:val="640"/>
          <w:marRight w:val="0"/>
          <w:marTop w:val="0"/>
          <w:marBottom w:val="0"/>
          <w:divBdr>
            <w:top w:val="none" w:sz="0" w:space="0" w:color="auto"/>
            <w:left w:val="none" w:sz="0" w:space="0" w:color="auto"/>
            <w:bottom w:val="none" w:sz="0" w:space="0" w:color="auto"/>
            <w:right w:val="none" w:sz="0" w:space="0" w:color="auto"/>
          </w:divBdr>
        </w:div>
        <w:div w:id="1632443147">
          <w:marLeft w:val="640"/>
          <w:marRight w:val="0"/>
          <w:marTop w:val="0"/>
          <w:marBottom w:val="0"/>
          <w:divBdr>
            <w:top w:val="none" w:sz="0" w:space="0" w:color="auto"/>
            <w:left w:val="none" w:sz="0" w:space="0" w:color="auto"/>
            <w:bottom w:val="none" w:sz="0" w:space="0" w:color="auto"/>
            <w:right w:val="none" w:sz="0" w:space="0" w:color="auto"/>
          </w:divBdr>
        </w:div>
        <w:div w:id="248929590">
          <w:marLeft w:val="640"/>
          <w:marRight w:val="0"/>
          <w:marTop w:val="0"/>
          <w:marBottom w:val="0"/>
          <w:divBdr>
            <w:top w:val="none" w:sz="0" w:space="0" w:color="auto"/>
            <w:left w:val="none" w:sz="0" w:space="0" w:color="auto"/>
            <w:bottom w:val="none" w:sz="0" w:space="0" w:color="auto"/>
            <w:right w:val="none" w:sz="0" w:space="0" w:color="auto"/>
          </w:divBdr>
        </w:div>
        <w:div w:id="2063677392">
          <w:marLeft w:val="640"/>
          <w:marRight w:val="0"/>
          <w:marTop w:val="0"/>
          <w:marBottom w:val="0"/>
          <w:divBdr>
            <w:top w:val="none" w:sz="0" w:space="0" w:color="auto"/>
            <w:left w:val="none" w:sz="0" w:space="0" w:color="auto"/>
            <w:bottom w:val="none" w:sz="0" w:space="0" w:color="auto"/>
            <w:right w:val="none" w:sz="0" w:space="0" w:color="auto"/>
          </w:divBdr>
        </w:div>
        <w:div w:id="1145732585">
          <w:marLeft w:val="640"/>
          <w:marRight w:val="0"/>
          <w:marTop w:val="0"/>
          <w:marBottom w:val="0"/>
          <w:divBdr>
            <w:top w:val="none" w:sz="0" w:space="0" w:color="auto"/>
            <w:left w:val="none" w:sz="0" w:space="0" w:color="auto"/>
            <w:bottom w:val="none" w:sz="0" w:space="0" w:color="auto"/>
            <w:right w:val="none" w:sz="0" w:space="0" w:color="auto"/>
          </w:divBdr>
        </w:div>
        <w:div w:id="2003391203">
          <w:marLeft w:val="640"/>
          <w:marRight w:val="0"/>
          <w:marTop w:val="0"/>
          <w:marBottom w:val="0"/>
          <w:divBdr>
            <w:top w:val="none" w:sz="0" w:space="0" w:color="auto"/>
            <w:left w:val="none" w:sz="0" w:space="0" w:color="auto"/>
            <w:bottom w:val="none" w:sz="0" w:space="0" w:color="auto"/>
            <w:right w:val="none" w:sz="0" w:space="0" w:color="auto"/>
          </w:divBdr>
        </w:div>
        <w:div w:id="1613898346">
          <w:marLeft w:val="640"/>
          <w:marRight w:val="0"/>
          <w:marTop w:val="0"/>
          <w:marBottom w:val="0"/>
          <w:divBdr>
            <w:top w:val="none" w:sz="0" w:space="0" w:color="auto"/>
            <w:left w:val="none" w:sz="0" w:space="0" w:color="auto"/>
            <w:bottom w:val="none" w:sz="0" w:space="0" w:color="auto"/>
            <w:right w:val="none" w:sz="0" w:space="0" w:color="auto"/>
          </w:divBdr>
        </w:div>
        <w:div w:id="1297837011">
          <w:marLeft w:val="640"/>
          <w:marRight w:val="0"/>
          <w:marTop w:val="0"/>
          <w:marBottom w:val="0"/>
          <w:divBdr>
            <w:top w:val="none" w:sz="0" w:space="0" w:color="auto"/>
            <w:left w:val="none" w:sz="0" w:space="0" w:color="auto"/>
            <w:bottom w:val="none" w:sz="0" w:space="0" w:color="auto"/>
            <w:right w:val="none" w:sz="0" w:space="0" w:color="auto"/>
          </w:divBdr>
        </w:div>
        <w:div w:id="440801359">
          <w:marLeft w:val="640"/>
          <w:marRight w:val="0"/>
          <w:marTop w:val="0"/>
          <w:marBottom w:val="0"/>
          <w:divBdr>
            <w:top w:val="none" w:sz="0" w:space="0" w:color="auto"/>
            <w:left w:val="none" w:sz="0" w:space="0" w:color="auto"/>
            <w:bottom w:val="none" w:sz="0" w:space="0" w:color="auto"/>
            <w:right w:val="none" w:sz="0" w:space="0" w:color="auto"/>
          </w:divBdr>
        </w:div>
        <w:div w:id="308480512">
          <w:marLeft w:val="640"/>
          <w:marRight w:val="0"/>
          <w:marTop w:val="0"/>
          <w:marBottom w:val="0"/>
          <w:divBdr>
            <w:top w:val="none" w:sz="0" w:space="0" w:color="auto"/>
            <w:left w:val="none" w:sz="0" w:space="0" w:color="auto"/>
            <w:bottom w:val="none" w:sz="0" w:space="0" w:color="auto"/>
            <w:right w:val="none" w:sz="0" w:space="0" w:color="auto"/>
          </w:divBdr>
        </w:div>
        <w:div w:id="697125478">
          <w:marLeft w:val="640"/>
          <w:marRight w:val="0"/>
          <w:marTop w:val="0"/>
          <w:marBottom w:val="0"/>
          <w:divBdr>
            <w:top w:val="none" w:sz="0" w:space="0" w:color="auto"/>
            <w:left w:val="none" w:sz="0" w:space="0" w:color="auto"/>
            <w:bottom w:val="none" w:sz="0" w:space="0" w:color="auto"/>
            <w:right w:val="none" w:sz="0" w:space="0" w:color="auto"/>
          </w:divBdr>
        </w:div>
        <w:div w:id="1212309524">
          <w:marLeft w:val="640"/>
          <w:marRight w:val="0"/>
          <w:marTop w:val="0"/>
          <w:marBottom w:val="0"/>
          <w:divBdr>
            <w:top w:val="none" w:sz="0" w:space="0" w:color="auto"/>
            <w:left w:val="none" w:sz="0" w:space="0" w:color="auto"/>
            <w:bottom w:val="none" w:sz="0" w:space="0" w:color="auto"/>
            <w:right w:val="none" w:sz="0" w:space="0" w:color="auto"/>
          </w:divBdr>
        </w:div>
        <w:div w:id="1986202999">
          <w:marLeft w:val="640"/>
          <w:marRight w:val="0"/>
          <w:marTop w:val="0"/>
          <w:marBottom w:val="0"/>
          <w:divBdr>
            <w:top w:val="none" w:sz="0" w:space="0" w:color="auto"/>
            <w:left w:val="none" w:sz="0" w:space="0" w:color="auto"/>
            <w:bottom w:val="none" w:sz="0" w:space="0" w:color="auto"/>
            <w:right w:val="none" w:sz="0" w:space="0" w:color="auto"/>
          </w:divBdr>
        </w:div>
        <w:div w:id="550724491">
          <w:marLeft w:val="640"/>
          <w:marRight w:val="0"/>
          <w:marTop w:val="0"/>
          <w:marBottom w:val="0"/>
          <w:divBdr>
            <w:top w:val="none" w:sz="0" w:space="0" w:color="auto"/>
            <w:left w:val="none" w:sz="0" w:space="0" w:color="auto"/>
            <w:bottom w:val="none" w:sz="0" w:space="0" w:color="auto"/>
            <w:right w:val="none" w:sz="0" w:space="0" w:color="auto"/>
          </w:divBdr>
        </w:div>
        <w:div w:id="1849099066">
          <w:marLeft w:val="640"/>
          <w:marRight w:val="0"/>
          <w:marTop w:val="0"/>
          <w:marBottom w:val="0"/>
          <w:divBdr>
            <w:top w:val="none" w:sz="0" w:space="0" w:color="auto"/>
            <w:left w:val="none" w:sz="0" w:space="0" w:color="auto"/>
            <w:bottom w:val="none" w:sz="0" w:space="0" w:color="auto"/>
            <w:right w:val="none" w:sz="0" w:space="0" w:color="auto"/>
          </w:divBdr>
        </w:div>
        <w:div w:id="1106773954">
          <w:marLeft w:val="640"/>
          <w:marRight w:val="0"/>
          <w:marTop w:val="0"/>
          <w:marBottom w:val="0"/>
          <w:divBdr>
            <w:top w:val="none" w:sz="0" w:space="0" w:color="auto"/>
            <w:left w:val="none" w:sz="0" w:space="0" w:color="auto"/>
            <w:bottom w:val="none" w:sz="0" w:space="0" w:color="auto"/>
            <w:right w:val="none" w:sz="0" w:space="0" w:color="auto"/>
          </w:divBdr>
        </w:div>
        <w:div w:id="911550584">
          <w:marLeft w:val="640"/>
          <w:marRight w:val="0"/>
          <w:marTop w:val="0"/>
          <w:marBottom w:val="0"/>
          <w:divBdr>
            <w:top w:val="none" w:sz="0" w:space="0" w:color="auto"/>
            <w:left w:val="none" w:sz="0" w:space="0" w:color="auto"/>
            <w:bottom w:val="none" w:sz="0" w:space="0" w:color="auto"/>
            <w:right w:val="none" w:sz="0" w:space="0" w:color="auto"/>
          </w:divBdr>
        </w:div>
        <w:div w:id="657854345">
          <w:marLeft w:val="640"/>
          <w:marRight w:val="0"/>
          <w:marTop w:val="0"/>
          <w:marBottom w:val="0"/>
          <w:divBdr>
            <w:top w:val="none" w:sz="0" w:space="0" w:color="auto"/>
            <w:left w:val="none" w:sz="0" w:space="0" w:color="auto"/>
            <w:bottom w:val="none" w:sz="0" w:space="0" w:color="auto"/>
            <w:right w:val="none" w:sz="0" w:space="0" w:color="auto"/>
          </w:divBdr>
        </w:div>
        <w:div w:id="293099243">
          <w:marLeft w:val="640"/>
          <w:marRight w:val="0"/>
          <w:marTop w:val="0"/>
          <w:marBottom w:val="0"/>
          <w:divBdr>
            <w:top w:val="none" w:sz="0" w:space="0" w:color="auto"/>
            <w:left w:val="none" w:sz="0" w:space="0" w:color="auto"/>
            <w:bottom w:val="none" w:sz="0" w:space="0" w:color="auto"/>
            <w:right w:val="none" w:sz="0" w:space="0" w:color="auto"/>
          </w:divBdr>
        </w:div>
      </w:divsChild>
    </w:div>
    <w:div w:id="206719299">
      <w:bodyDiv w:val="1"/>
      <w:marLeft w:val="0"/>
      <w:marRight w:val="0"/>
      <w:marTop w:val="0"/>
      <w:marBottom w:val="0"/>
      <w:divBdr>
        <w:top w:val="none" w:sz="0" w:space="0" w:color="auto"/>
        <w:left w:val="none" w:sz="0" w:space="0" w:color="auto"/>
        <w:bottom w:val="none" w:sz="0" w:space="0" w:color="auto"/>
        <w:right w:val="none" w:sz="0" w:space="0" w:color="auto"/>
      </w:divBdr>
      <w:divsChild>
        <w:div w:id="321081119">
          <w:marLeft w:val="640"/>
          <w:marRight w:val="0"/>
          <w:marTop w:val="0"/>
          <w:marBottom w:val="0"/>
          <w:divBdr>
            <w:top w:val="none" w:sz="0" w:space="0" w:color="auto"/>
            <w:left w:val="none" w:sz="0" w:space="0" w:color="auto"/>
            <w:bottom w:val="none" w:sz="0" w:space="0" w:color="auto"/>
            <w:right w:val="none" w:sz="0" w:space="0" w:color="auto"/>
          </w:divBdr>
        </w:div>
        <w:div w:id="2029017176">
          <w:marLeft w:val="640"/>
          <w:marRight w:val="0"/>
          <w:marTop w:val="0"/>
          <w:marBottom w:val="0"/>
          <w:divBdr>
            <w:top w:val="none" w:sz="0" w:space="0" w:color="auto"/>
            <w:left w:val="none" w:sz="0" w:space="0" w:color="auto"/>
            <w:bottom w:val="none" w:sz="0" w:space="0" w:color="auto"/>
            <w:right w:val="none" w:sz="0" w:space="0" w:color="auto"/>
          </w:divBdr>
        </w:div>
        <w:div w:id="1192110756">
          <w:marLeft w:val="640"/>
          <w:marRight w:val="0"/>
          <w:marTop w:val="0"/>
          <w:marBottom w:val="0"/>
          <w:divBdr>
            <w:top w:val="none" w:sz="0" w:space="0" w:color="auto"/>
            <w:left w:val="none" w:sz="0" w:space="0" w:color="auto"/>
            <w:bottom w:val="none" w:sz="0" w:space="0" w:color="auto"/>
            <w:right w:val="none" w:sz="0" w:space="0" w:color="auto"/>
          </w:divBdr>
        </w:div>
        <w:div w:id="2019841260">
          <w:marLeft w:val="640"/>
          <w:marRight w:val="0"/>
          <w:marTop w:val="0"/>
          <w:marBottom w:val="0"/>
          <w:divBdr>
            <w:top w:val="none" w:sz="0" w:space="0" w:color="auto"/>
            <w:left w:val="none" w:sz="0" w:space="0" w:color="auto"/>
            <w:bottom w:val="none" w:sz="0" w:space="0" w:color="auto"/>
            <w:right w:val="none" w:sz="0" w:space="0" w:color="auto"/>
          </w:divBdr>
        </w:div>
        <w:div w:id="345717486">
          <w:marLeft w:val="640"/>
          <w:marRight w:val="0"/>
          <w:marTop w:val="0"/>
          <w:marBottom w:val="0"/>
          <w:divBdr>
            <w:top w:val="none" w:sz="0" w:space="0" w:color="auto"/>
            <w:left w:val="none" w:sz="0" w:space="0" w:color="auto"/>
            <w:bottom w:val="none" w:sz="0" w:space="0" w:color="auto"/>
            <w:right w:val="none" w:sz="0" w:space="0" w:color="auto"/>
          </w:divBdr>
        </w:div>
        <w:div w:id="1457289667">
          <w:marLeft w:val="640"/>
          <w:marRight w:val="0"/>
          <w:marTop w:val="0"/>
          <w:marBottom w:val="0"/>
          <w:divBdr>
            <w:top w:val="none" w:sz="0" w:space="0" w:color="auto"/>
            <w:left w:val="none" w:sz="0" w:space="0" w:color="auto"/>
            <w:bottom w:val="none" w:sz="0" w:space="0" w:color="auto"/>
            <w:right w:val="none" w:sz="0" w:space="0" w:color="auto"/>
          </w:divBdr>
        </w:div>
        <w:div w:id="1717729286">
          <w:marLeft w:val="640"/>
          <w:marRight w:val="0"/>
          <w:marTop w:val="0"/>
          <w:marBottom w:val="0"/>
          <w:divBdr>
            <w:top w:val="none" w:sz="0" w:space="0" w:color="auto"/>
            <w:left w:val="none" w:sz="0" w:space="0" w:color="auto"/>
            <w:bottom w:val="none" w:sz="0" w:space="0" w:color="auto"/>
            <w:right w:val="none" w:sz="0" w:space="0" w:color="auto"/>
          </w:divBdr>
        </w:div>
        <w:div w:id="704595368">
          <w:marLeft w:val="640"/>
          <w:marRight w:val="0"/>
          <w:marTop w:val="0"/>
          <w:marBottom w:val="0"/>
          <w:divBdr>
            <w:top w:val="none" w:sz="0" w:space="0" w:color="auto"/>
            <w:left w:val="none" w:sz="0" w:space="0" w:color="auto"/>
            <w:bottom w:val="none" w:sz="0" w:space="0" w:color="auto"/>
            <w:right w:val="none" w:sz="0" w:space="0" w:color="auto"/>
          </w:divBdr>
        </w:div>
        <w:div w:id="1232691388">
          <w:marLeft w:val="640"/>
          <w:marRight w:val="0"/>
          <w:marTop w:val="0"/>
          <w:marBottom w:val="0"/>
          <w:divBdr>
            <w:top w:val="none" w:sz="0" w:space="0" w:color="auto"/>
            <w:left w:val="none" w:sz="0" w:space="0" w:color="auto"/>
            <w:bottom w:val="none" w:sz="0" w:space="0" w:color="auto"/>
            <w:right w:val="none" w:sz="0" w:space="0" w:color="auto"/>
          </w:divBdr>
        </w:div>
        <w:div w:id="938568378">
          <w:marLeft w:val="640"/>
          <w:marRight w:val="0"/>
          <w:marTop w:val="0"/>
          <w:marBottom w:val="0"/>
          <w:divBdr>
            <w:top w:val="none" w:sz="0" w:space="0" w:color="auto"/>
            <w:left w:val="none" w:sz="0" w:space="0" w:color="auto"/>
            <w:bottom w:val="none" w:sz="0" w:space="0" w:color="auto"/>
            <w:right w:val="none" w:sz="0" w:space="0" w:color="auto"/>
          </w:divBdr>
        </w:div>
        <w:div w:id="2077626773">
          <w:marLeft w:val="640"/>
          <w:marRight w:val="0"/>
          <w:marTop w:val="0"/>
          <w:marBottom w:val="0"/>
          <w:divBdr>
            <w:top w:val="none" w:sz="0" w:space="0" w:color="auto"/>
            <w:left w:val="none" w:sz="0" w:space="0" w:color="auto"/>
            <w:bottom w:val="none" w:sz="0" w:space="0" w:color="auto"/>
            <w:right w:val="none" w:sz="0" w:space="0" w:color="auto"/>
          </w:divBdr>
        </w:div>
        <w:div w:id="307325218">
          <w:marLeft w:val="640"/>
          <w:marRight w:val="0"/>
          <w:marTop w:val="0"/>
          <w:marBottom w:val="0"/>
          <w:divBdr>
            <w:top w:val="none" w:sz="0" w:space="0" w:color="auto"/>
            <w:left w:val="none" w:sz="0" w:space="0" w:color="auto"/>
            <w:bottom w:val="none" w:sz="0" w:space="0" w:color="auto"/>
            <w:right w:val="none" w:sz="0" w:space="0" w:color="auto"/>
          </w:divBdr>
        </w:div>
        <w:div w:id="1825315094">
          <w:marLeft w:val="640"/>
          <w:marRight w:val="0"/>
          <w:marTop w:val="0"/>
          <w:marBottom w:val="0"/>
          <w:divBdr>
            <w:top w:val="none" w:sz="0" w:space="0" w:color="auto"/>
            <w:left w:val="none" w:sz="0" w:space="0" w:color="auto"/>
            <w:bottom w:val="none" w:sz="0" w:space="0" w:color="auto"/>
            <w:right w:val="none" w:sz="0" w:space="0" w:color="auto"/>
          </w:divBdr>
        </w:div>
        <w:div w:id="2103606816">
          <w:marLeft w:val="640"/>
          <w:marRight w:val="0"/>
          <w:marTop w:val="0"/>
          <w:marBottom w:val="0"/>
          <w:divBdr>
            <w:top w:val="none" w:sz="0" w:space="0" w:color="auto"/>
            <w:left w:val="none" w:sz="0" w:space="0" w:color="auto"/>
            <w:bottom w:val="none" w:sz="0" w:space="0" w:color="auto"/>
            <w:right w:val="none" w:sz="0" w:space="0" w:color="auto"/>
          </w:divBdr>
        </w:div>
        <w:div w:id="1229463045">
          <w:marLeft w:val="640"/>
          <w:marRight w:val="0"/>
          <w:marTop w:val="0"/>
          <w:marBottom w:val="0"/>
          <w:divBdr>
            <w:top w:val="none" w:sz="0" w:space="0" w:color="auto"/>
            <w:left w:val="none" w:sz="0" w:space="0" w:color="auto"/>
            <w:bottom w:val="none" w:sz="0" w:space="0" w:color="auto"/>
            <w:right w:val="none" w:sz="0" w:space="0" w:color="auto"/>
          </w:divBdr>
        </w:div>
        <w:div w:id="971401019">
          <w:marLeft w:val="640"/>
          <w:marRight w:val="0"/>
          <w:marTop w:val="0"/>
          <w:marBottom w:val="0"/>
          <w:divBdr>
            <w:top w:val="none" w:sz="0" w:space="0" w:color="auto"/>
            <w:left w:val="none" w:sz="0" w:space="0" w:color="auto"/>
            <w:bottom w:val="none" w:sz="0" w:space="0" w:color="auto"/>
            <w:right w:val="none" w:sz="0" w:space="0" w:color="auto"/>
          </w:divBdr>
        </w:div>
        <w:div w:id="1884096799">
          <w:marLeft w:val="640"/>
          <w:marRight w:val="0"/>
          <w:marTop w:val="0"/>
          <w:marBottom w:val="0"/>
          <w:divBdr>
            <w:top w:val="none" w:sz="0" w:space="0" w:color="auto"/>
            <w:left w:val="none" w:sz="0" w:space="0" w:color="auto"/>
            <w:bottom w:val="none" w:sz="0" w:space="0" w:color="auto"/>
            <w:right w:val="none" w:sz="0" w:space="0" w:color="auto"/>
          </w:divBdr>
        </w:div>
        <w:div w:id="104859025">
          <w:marLeft w:val="640"/>
          <w:marRight w:val="0"/>
          <w:marTop w:val="0"/>
          <w:marBottom w:val="0"/>
          <w:divBdr>
            <w:top w:val="none" w:sz="0" w:space="0" w:color="auto"/>
            <w:left w:val="none" w:sz="0" w:space="0" w:color="auto"/>
            <w:bottom w:val="none" w:sz="0" w:space="0" w:color="auto"/>
            <w:right w:val="none" w:sz="0" w:space="0" w:color="auto"/>
          </w:divBdr>
        </w:div>
        <w:div w:id="133253247">
          <w:marLeft w:val="640"/>
          <w:marRight w:val="0"/>
          <w:marTop w:val="0"/>
          <w:marBottom w:val="0"/>
          <w:divBdr>
            <w:top w:val="none" w:sz="0" w:space="0" w:color="auto"/>
            <w:left w:val="none" w:sz="0" w:space="0" w:color="auto"/>
            <w:bottom w:val="none" w:sz="0" w:space="0" w:color="auto"/>
            <w:right w:val="none" w:sz="0" w:space="0" w:color="auto"/>
          </w:divBdr>
        </w:div>
        <w:div w:id="1397631495">
          <w:marLeft w:val="640"/>
          <w:marRight w:val="0"/>
          <w:marTop w:val="0"/>
          <w:marBottom w:val="0"/>
          <w:divBdr>
            <w:top w:val="none" w:sz="0" w:space="0" w:color="auto"/>
            <w:left w:val="none" w:sz="0" w:space="0" w:color="auto"/>
            <w:bottom w:val="none" w:sz="0" w:space="0" w:color="auto"/>
            <w:right w:val="none" w:sz="0" w:space="0" w:color="auto"/>
          </w:divBdr>
        </w:div>
        <w:div w:id="1444151336">
          <w:marLeft w:val="640"/>
          <w:marRight w:val="0"/>
          <w:marTop w:val="0"/>
          <w:marBottom w:val="0"/>
          <w:divBdr>
            <w:top w:val="none" w:sz="0" w:space="0" w:color="auto"/>
            <w:left w:val="none" w:sz="0" w:space="0" w:color="auto"/>
            <w:bottom w:val="none" w:sz="0" w:space="0" w:color="auto"/>
            <w:right w:val="none" w:sz="0" w:space="0" w:color="auto"/>
          </w:divBdr>
        </w:div>
        <w:div w:id="199510961">
          <w:marLeft w:val="640"/>
          <w:marRight w:val="0"/>
          <w:marTop w:val="0"/>
          <w:marBottom w:val="0"/>
          <w:divBdr>
            <w:top w:val="none" w:sz="0" w:space="0" w:color="auto"/>
            <w:left w:val="none" w:sz="0" w:space="0" w:color="auto"/>
            <w:bottom w:val="none" w:sz="0" w:space="0" w:color="auto"/>
            <w:right w:val="none" w:sz="0" w:space="0" w:color="auto"/>
          </w:divBdr>
        </w:div>
        <w:div w:id="1886746461">
          <w:marLeft w:val="640"/>
          <w:marRight w:val="0"/>
          <w:marTop w:val="0"/>
          <w:marBottom w:val="0"/>
          <w:divBdr>
            <w:top w:val="none" w:sz="0" w:space="0" w:color="auto"/>
            <w:left w:val="none" w:sz="0" w:space="0" w:color="auto"/>
            <w:bottom w:val="none" w:sz="0" w:space="0" w:color="auto"/>
            <w:right w:val="none" w:sz="0" w:space="0" w:color="auto"/>
          </w:divBdr>
        </w:div>
        <w:div w:id="1566522512">
          <w:marLeft w:val="640"/>
          <w:marRight w:val="0"/>
          <w:marTop w:val="0"/>
          <w:marBottom w:val="0"/>
          <w:divBdr>
            <w:top w:val="none" w:sz="0" w:space="0" w:color="auto"/>
            <w:left w:val="none" w:sz="0" w:space="0" w:color="auto"/>
            <w:bottom w:val="none" w:sz="0" w:space="0" w:color="auto"/>
            <w:right w:val="none" w:sz="0" w:space="0" w:color="auto"/>
          </w:divBdr>
        </w:div>
        <w:div w:id="1896964101">
          <w:marLeft w:val="640"/>
          <w:marRight w:val="0"/>
          <w:marTop w:val="0"/>
          <w:marBottom w:val="0"/>
          <w:divBdr>
            <w:top w:val="none" w:sz="0" w:space="0" w:color="auto"/>
            <w:left w:val="none" w:sz="0" w:space="0" w:color="auto"/>
            <w:bottom w:val="none" w:sz="0" w:space="0" w:color="auto"/>
            <w:right w:val="none" w:sz="0" w:space="0" w:color="auto"/>
          </w:divBdr>
        </w:div>
        <w:div w:id="981931993">
          <w:marLeft w:val="640"/>
          <w:marRight w:val="0"/>
          <w:marTop w:val="0"/>
          <w:marBottom w:val="0"/>
          <w:divBdr>
            <w:top w:val="none" w:sz="0" w:space="0" w:color="auto"/>
            <w:left w:val="none" w:sz="0" w:space="0" w:color="auto"/>
            <w:bottom w:val="none" w:sz="0" w:space="0" w:color="auto"/>
            <w:right w:val="none" w:sz="0" w:space="0" w:color="auto"/>
          </w:divBdr>
        </w:div>
        <w:div w:id="1981764703">
          <w:marLeft w:val="640"/>
          <w:marRight w:val="0"/>
          <w:marTop w:val="0"/>
          <w:marBottom w:val="0"/>
          <w:divBdr>
            <w:top w:val="none" w:sz="0" w:space="0" w:color="auto"/>
            <w:left w:val="none" w:sz="0" w:space="0" w:color="auto"/>
            <w:bottom w:val="none" w:sz="0" w:space="0" w:color="auto"/>
            <w:right w:val="none" w:sz="0" w:space="0" w:color="auto"/>
          </w:divBdr>
        </w:div>
        <w:div w:id="1644920187">
          <w:marLeft w:val="640"/>
          <w:marRight w:val="0"/>
          <w:marTop w:val="0"/>
          <w:marBottom w:val="0"/>
          <w:divBdr>
            <w:top w:val="none" w:sz="0" w:space="0" w:color="auto"/>
            <w:left w:val="none" w:sz="0" w:space="0" w:color="auto"/>
            <w:bottom w:val="none" w:sz="0" w:space="0" w:color="auto"/>
            <w:right w:val="none" w:sz="0" w:space="0" w:color="auto"/>
          </w:divBdr>
        </w:div>
        <w:div w:id="2013297177">
          <w:marLeft w:val="640"/>
          <w:marRight w:val="0"/>
          <w:marTop w:val="0"/>
          <w:marBottom w:val="0"/>
          <w:divBdr>
            <w:top w:val="none" w:sz="0" w:space="0" w:color="auto"/>
            <w:left w:val="none" w:sz="0" w:space="0" w:color="auto"/>
            <w:bottom w:val="none" w:sz="0" w:space="0" w:color="auto"/>
            <w:right w:val="none" w:sz="0" w:space="0" w:color="auto"/>
          </w:divBdr>
        </w:div>
        <w:div w:id="756484504">
          <w:marLeft w:val="640"/>
          <w:marRight w:val="0"/>
          <w:marTop w:val="0"/>
          <w:marBottom w:val="0"/>
          <w:divBdr>
            <w:top w:val="none" w:sz="0" w:space="0" w:color="auto"/>
            <w:left w:val="none" w:sz="0" w:space="0" w:color="auto"/>
            <w:bottom w:val="none" w:sz="0" w:space="0" w:color="auto"/>
            <w:right w:val="none" w:sz="0" w:space="0" w:color="auto"/>
          </w:divBdr>
        </w:div>
        <w:div w:id="279919654">
          <w:marLeft w:val="640"/>
          <w:marRight w:val="0"/>
          <w:marTop w:val="0"/>
          <w:marBottom w:val="0"/>
          <w:divBdr>
            <w:top w:val="none" w:sz="0" w:space="0" w:color="auto"/>
            <w:left w:val="none" w:sz="0" w:space="0" w:color="auto"/>
            <w:bottom w:val="none" w:sz="0" w:space="0" w:color="auto"/>
            <w:right w:val="none" w:sz="0" w:space="0" w:color="auto"/>
          </w:divBdr>
        </w:div>
        <w:div w:id="181749534">
          <w:marLeft w:val="640"/>
          <w:marRight w:val="0"/>
          <w:marTop w:val="0"/>
          <w:marBottom w:val="0"/>
          <w:divBdr>
            <w:top w:val="none" w:sz="0" w:space="0" w:color="auto"/>
            <w:left w:val="none" w:sz="0" w:space="0" w:color="auto"/>
            <w:bottom w:val="none" w:sz="0" w:space="0" w:color="auto"/>
            <w:right w:val="none" w:sz="0" w:space="0" w:color="auto"/>
          </w:divBdr>
        </w:div>
        <w:div w:id="1487935787">
          <w:marLeft w:val="640"/>
          <w:marRight w:val="0"/>
          <w:marTop w:val="0"/>
          <w:marBottom w:val="0"/>
          <w:divBdr>
            <w:top w:val="none" w:sz="0" w:space="0" w:color="auto"/>
            <w:left w:val="none" w:sz="0" w:space="0" w:color="auto"/>
            <w:bottom w:val="none" w:sz="0" w:space="0" w:color="auto"/>
            <w:right w:val="none" w:sz="0" w:space="0" w:color="auto"/>
          </w:divBdr>
        </w:div>
        <w:div w:id="352221959">
          <w:marLeft w:val="640"/>
          <w:marRight w:val="0"/>
          <w:marTop w:val="0"/>
          <w:marBottom w:val="0"/>
          <w:divBdr>
            <w:top w:val="none" w:sz="0" w:space="0" w:color="auto"/>
            <w:left w:val="none" w:sz="0" w:space="0" w:color="auto"/>
            <w:bottom w:val="none" w:sz="0" w:space="0" w:color="auto"/>
            <w:right w:val="none" w:sz="0" w:space="0" w:color="auto"/>
          </w:divBdr>
        </w:div>
        <w:div w:id="1640761334">
          <w:marLeft w:val="640"/>
          <w:marRight w:val="0"/>
          <w:marTop w:val="0"/>
          <w:marBottom w:val="0"/>
          <w:divBdr>
            <w:top w:val="none" w:sz="0" w:space="0" w:color="auto"/>
            <w:left w:val="none" w:sz="0" w:space="0" w:color="auto"/>
            <w:bottom w:val="none" w:sz="0" w:space="0" w:color="auto"/>
            <w:right w:val="none" w:sz="0" w:space="0" w:color="auto"/>
          </w:divBdr>
        </w:div>
        <w:div w:id="1878199526">
          <w:marLeft w:val="640"/>
          <w:marRight w:val="0"/>
          <w:marTop w:val="0"/>
          <w:marBottom w:val="0"/>
          <w:divBdr>
            <w:top w:val="none" w:sz="0" w:space="0" w:color="auto"/>
            <w:left w:val="none" w:sz="0" w:space="0" w:color="auto"/>
            <w:bottom w:val="none" w:sz="0" w:space="0" w:color="auto"/>
            <w:right w:val="none" w:sz="0" w:space="0" w:color="auto"/>
          </w:divBdr>
        </w:div>
        <w:div w:id="1684042655">
          <w:marLeft w:val="640"/>
          <w:marRight w:val="0"/>
          <w:marTop w:val="0"/>
          <w:marBottom w:val="0"/>
          <w:divBdr>
            <w:top w:val="none" w:sz="0" w:space="0" w:color="auto"/>
            <w:left w:val="none" w:sz="0" w:space="0" w:color="auto"/>
            <w:bottom w:val="none" w:sz="0" w:space="0" w:color="auto"/>
            <w:right w:val="none" w:sz="0" w:space="0" w:color="auto"/>
          </w:divBdr>
        </w:div>
        <w:div w:id="1049918267">
          <w:marLeft w:val="640"/>
          <w:marRight w:val="0"/>
          <w:marTop w:val="0"/>
          <w:marBottom w:val="0"/>
          <w:divBdr>
            <w:top w:val="none" w:sz="0" w:space="0" w:color="auto"/>
            <w:left w:val="none" w:sz="0" w:space="0" w:color="auto"/>
            <w:bottom w:val="none" w:sz="0" w:space="0" w:color="auto"/>
            <w:right w:val="none" w:sz="0" w:space="0" w:color="auto"/>
          </w:divBdr>
        </w:div>
        <w:div w:id="549808634">
          <w:marLeft w:val="640"/>
          <w:marRight w:val="0"/>
          <w:marTop w:val="0"/>
          <w:marBottom w:val="0"/>
          <w:divBdr>
            <w:top w:val="none" w:sz="0" w:space="0" w:color="auto"/>
            <w:left w:val="none" w:sz="0" w:space="0" w:color="auto"/>
            <w:bottom w:val="none" w:sz="0" w:space="0" w:color="auto"/>
            <w:right w:val="none" w:sz="0" w:space="0" w:color="auto"/>
          </w:divBdr>
        </w:div>
        <w:div w:id="1071657158">
          <w:marLeft w:val="640"/>
          <w:marRight w:val="0"/>
          <w:marTop w:val="0"/>
          <w:marBottom w:val="0"/>
          <w:divBdr>
            <w:top w:val="none" w:sz="0" w:space="0" w:color="auto"/>
            <w:left w:val="none" w:sz="0" w:space="0" w:color="auto"/>
            <w:bottom w:val="none" w:sz="0" w:space="0" w:color="auto"/>
            <w:right w:val="none" w:sz="0" w:space="0" w:color="auto"/>
          </w:divBdr>
        </w:div>
        <w:div w:id="805440444">
          <w:marLeft w:val="640"/>
          <w:marRight w:val="0"/>
          <w:marTop w:val="0"/>
          <w:marBottom w:val="0"/>
          <w:divBdr>
            <w:top w:val="none" w:sz="0" w:space="0" w:color="auto"/>
            <w:left w:val="none" w:sz="0" w:space="0" w:color="auto"/>
            <w:bottom w:val="none" w:sz="0" w:space="0" w:color="auto"/>
            <w:right w:val="none" w:sz="0" w:space="0" w:color="auto"/>
          </w:divBdr>
        </w:div>
        <w:div w:id="1213615857">
          <w:marLeft w:val="640"/>
          <w:marRight w:val="0"/>
          <w:marTop w:val="0"/>
          <w:marBottom w:val="0"/>
          <w:divBdr>
            <w:top w:val="none" w:sz="0" w:space="0" w:color="auto"/>
            <w:left w:val="none" w:sz="0" w:space="0" w:color="auto"/>
            <w:bottom w:val="none" w:sz="0" w:space="0" w:color="auto"/>
            <w:right w:val="none" w:sz="0" w:space="0" w:color="auto"/>
          </w:divBdr>
        </w:div>
        <w:div w:id="166099166">
          <w:marLeft w:val="640"/>
          <w:marRight w:val="0"/>
          <w:marTop w:val="0"/>
          <w:marBottom w:val="0"/>
          <w:divBdr>
            <w:top w:val="none" w:sz="0" w:space="0" w:color="auto"/>
            <w:left w:val="none" w:sz="0" w:space="0" w:color="auto"/>
            <w:bottom w:val="none" w:sz="0" w:space="0" w:color="auto"/>
            <w:right w:val="none" w:sz="0" w:space="0" w:color="auto"/>
          </w:divBdr>
        </w:div>
        <w:div w:id="240256062">
          <w:marLeft w:val="640"/>
          <w:marRight w:val="0"/>
          <w:marTop w:val="0"/>
          <w:marBottom w:val="0"/>
          <w:divBdr>
            <w:top w:val="none" w:sz="0" w:space="0" w:color="auto"/>
            <w:left w:val="none" w:sz="0" w:space="0" w:color="auto"/>
            <w:bottom w:val="none" w:sz="0" w:space="0" w:color="auto"/>
            <w:right w:val="none" w:sz="0" w:space="0" w:color="auto"/>
          </w:divBdr>
        </w:div>
        <w:div w:id="908537201">
          <w:marLeft w:val="640"/>
          <w:marRight w:val="0"/>
          <w:marTop w:val="0"/>
          <w:marBottom w:val="0"/>
          <w:divBdr>
            <w:top w:val="none" w:sz="0" w:space="0" w:color="auto"/>
            <w:left w:val="none" w:sz="0" w:space="0" w:color="auto"/>
            <w:bottom w:val="none" w:sz="0" w:space="0" w:color="auto"/>
            <w:right w:val="none" w:sz="0" w:space="0" w:color="auto"/>
          </w:divBdr>
        </w:div>
        <w:div w:id="1851528589">
          <w:marLeft w:val="640"/>
          <w:marRight w:val="0"/>
          <w:marTop w:val="0"/>
          <w:marBottom w:val="0"/>
          <w:divBdr>
            <w:top w:val="none" w:sz="0" w:space="0" w:color="auto"/>
            <w:left w:val="none" w:sz="0" w:space="0" w:color="auto"/>
            <w:bottom w:val="none" w:sz="0" w:space="0" w:color="auto"/>
            <w:right w:val="none" w:sz="0" w:space="0" w:color="auto"/>
          </w:divBdr>
        </w:div>
        <w:div w:id="1572155277">
          <w:marLeft w:val="640"/>
          <w:marRight w:val="0"/>
          <w:marTop w:val="0"/>
          <w:marBottom w:val="0"/>
          <w:divBdr>
            <w:top w:val="none" w:sz="0" w:space="0" w:color="auto"/>
            <w:left w:val="none" w:sz="0" w:space="0" w:color="auto"/>
            <w:bottom w:val="none" w:sz="0" w:space="0" w:color="auto"/>
            <w:right w:val="none" w:sz="0" w:space="0" w:color="auto"/>
          </w:divBdr>
        </w:div>
        <w:div w:id="1368094705">
          <w:marLeft w:val="640"/>
          <w:marRight w:val="0"/>
          <w:marTop w:val="0"/>
          <w:marBottom w:val="0"/>
          <w:divBdr>
            <w:top w:val="none" w:sz="0" w:space="0" w:color="auto"/>
            <w:left w:val="none" w:sz="0" w:space="0" w:color="auto"/>
            <w:bottom w:val="none" w:sz="0" w:space="0" w:color="auto"/>
            <w:right w:val="none" w:sz="0" w:space="0" w:color="auto"/>
          </w:divBdr>
        </w:div>
        <w:div w:id="2510222">
          <w:marLeft w:val="640"/>
          <w:marRight w:val="0"/>
          <w:marTop w:val="0"/>
          <w:marBottom w:val="0"/>
          <w:divBdr>
            <w:top w:val="none" w:sz="0" w:space="0" w:color="auto"/>
            <w:left w:val="none" w:sz="0" w:space="0" w:color="auto"/>
            <w:bottom w:val="none" w:sz="0" w:space="0" w:color="auto"/>
            <w:right w:val="none" w:sz="0" w:space="0" w:color="auto"/>
          </w:divBdr>
        </w:div>
        <w:div w:id="1656257365">
          <w:marLeft w:val="640"/>
          <w:marRight w:val="0"/>
          <w:marTop w:val="0"/>
          <w:marBottom w:val="0"/>
          <w:divBdr>
            <w:top w:val="none" w:sz="0" w:space="0" w:color="auto"/>
            <w:left w:val="none" w:sz="0" w:space="0" w:color="auto"/>
            <w:bottom w:val="none" w:sz="0" w:space="0" w:color="auto"/>
            <w:right w:val="none" w:sz="0" w:space="0" w:color="auto"/>
          </w:divBdr>
        </w:div>
        <w:div w:id="599072351">
          <w:marLeft w:val="640"/>
          <w:marRight w:val="0"/>
          <w:marTop w:val="0"/>
          <w:marBottom w:val="0"/>
          <w:divBdr>
            <w:top w:val="none" w:sz="0" w:space="0" w:color="auto"/>
            <w:left w:val="none" w:sz="0" w:space="0" w:color="auto"/>
            <w:bottom w:val="none" w:sz="0" w:space="0" w:color="auto"/>
            <w:right w:val="none" w:sz="0" w:space="0" w:color="auto"/>
          </w:divBdr>
        </w:div>
        <w:div w:id="759525413">
          <w:marLeft w:val="640"/>
          <w:marRight w:val="0"/>
          <w:marTop w:val="0"/>
          <w:marBottom w:val="0"/>
          <w:divBdr>
            <w:top w:val="none" w:sz="0" w:space="0" w:color="auto"/>
            <w:left w:val="none" w:sz="0" w:space="0" w:color="auto"/>
            <w:bottom w:val="none" w:sz="0" w:space="0" w:color="auto"/>
            <w:right w:val="none" w:sz="0" w:space="0" w:color="auto"/>
          </w:divBdr>
        </w:div>
        <w:div w:id="1578780058">
          <w:marLeft w:val="640"/>
          <w:marRight w:val="0"/>
          <w:marTop w:val="0"/>
          <w:marBottom w:val="0"/>
          <w:divBdr>
            <w:top w:val="none" w:sz="0" w:space="0" w:color="auto"/>
            <w:left w:val="none" w:sz="0" w:space="0" w:color="auto"/>
            <w:bottom w:val="none" w:sz="0" w:space="0" w:color="auto"/>
            <w:right w:val="none" w:sz="0" w:space="0" w:color="auto"/>
          </w:divBdr>
        </w:div>
        <w:div w:id="976835934">
          <w:marLeft w:val="640"/>
          <w:marRight w:val="0"/>
          <w:marTop w:val="0"/>
          <w:marBottom w:val="0"/>
          <w:divBdr>
            <w:top w:val="none" w:sz="0" w:space="0" w:color="auto"/>
            <w:left w:val="none" w:sz="0" w:space="0" w:color="auto"/>
            <w:bottom w:val="none" w:sz="0" w:space="0" w:color="auto"/>
            <w:right w:val="none" w:sz="0" w:space="0" w:color="auto"/>
          </w:divBdr>
        </w:div>
        <w:div w:id="258218864">
          <w:marLeft w:val="640"/>
          <w:marRight w:val="0"/>
          <w:marTop w:val="0"/>
          <w:marBottom w:val="0"/>
          <w:divBdr>
            <w:top w:val="none" w:sz="0" w:space="0" w:color="auto"/>
            <w:left w:val="none" w:sz="0" w:space="0" w:color="auto"/>
            <w:bottom w:val="none" w:sz="0" w:space="0" w:color="auto"/>
            <w:right w:val="none" w:sz="0" w:space="0" w:color="auto"/>
          </w:divBdr>
        </w:div>
        <w:div w:id="986981627">
          <w:marLeft w:val="640"/>
          <w:marRight w:val="0"/>
          <w:marTop w:val="0"/>
          <w:marBottom w:val="0"/>
          <w:divBdr>
            <w:top w:val="none" w:sz="0" w:space="0" w:color="auto"/>
            <w:left w:val="none" w:sz="0" w:space="0" w:color="auto"/>
            <w:bottom w:val="none" w:sz="0" w:space="0" w:color="auto"/>
            <w:right w:val="none" w:sz="0" w:space="0" w:color="auto"/>
          </w:divBdr>
        </w:div>
        <w:div w:id="1221600276">
          <w:marLeft w:val="640"/>
          <w:marRight w:val="0"/>
          <w:marTop w:val="0"/>
          <w:marBottom w:val="0"/>
          <w:divBdr>
            <w:top w:val="none" w:sz="0" w:space="0" w:color="auto"/>
            <w:left w:val="none" w:sz="0" w:space="0" w:color="auto"/>
            <w:bottom w:val="none" w:sz="0" w:space="0" w:color="auto"/>
            <w:right w:val="none" w:sz="0" w:space="0" w:color="auto"/>
          </w:divBdr>
        </w:div>
        <w:div w:id="812020635">
          <w:marLeft w:val="640"/>
          <w:marRight w:val="0"/>
          <w:marTop w:val="0"/>
          <w:marBottom w:val="0"/>
          <w:divBdr>
            <w:top w:val="none" w:sz="0" w:space="0" w:color="auto"/>
            <w:left w:val="none" w:sz="0" w:space="0" w:color="auto"/>
            <w:bottom w:val="none" w:sz="0" w:space="0" w:color="auto"/>
            <w:right w:val="none" w:sz="0" w:space="0" w:color="auto"/>
          </w:divBdr>
        </w:div>
        <w:div w:id="1032464785">
          <w:marLeft w:val="640"/>
          <w:marRight w:val="0"/>
          <w:marTop w:val="0"/>
          <w:marBottom w:val="0"/>
          <w:divBdr>
            <w:top w:val="none" w:sz="0" w:space="0" w:color="auto"/>
            <w:left w:val="none" w:sz="0" w:space="0" w:color="auto"/>
            <w:bottom w:val="none" w:sz="0" w:space="0" w:color="auto"/>
            <w:right w:val="none" w:sz="0" w:space="0" w:color="auto"/>
          </w:divBdr>
        </w:div>
        <w:div w:id="915673719">
          <w:marLeft w:val="640"/>
          <w:marRight w:val="0"/>
          <w:marTop w:val="0"/>
          <w:marBottom w:val="0"/>
          <w:divBdr>
            <w:top w:val="none" w:sz="0" w:space="0" w:color="auto"/>
            <w:left w:val="none" w:sz="0" w:space="0" w:color="auto"/>
            <w:bottom w:val="none" w:sz="0" w:space="0" w:color="auto"/>
            <w:right w:val="none" w:sz="0" w:space="0" w:color="auto"/>
          </w:divBdr>
        </w:div>
        <w:div w:id="1910647635">
          <w:marLeft w:val="640"/>
          <w:marRight w:val="0"/>
          <w:marTop w:val="0"/>
          <w:marBottom w:val="0"/>
          <w:divBdr>
            <w:top w:val="none" w:sz="0" w:space="0" w:color="auto"/>
            <w:left w:val="none" w:sz="0" w:space="0" w:color="auto"/>
            <w:bottom w:val="none" w:sz="0" w:space="0" w:color="auto"/>
            <w:right w:val="none" w:sz="0" w:space="0" w:color="auto"/>
          </w:divBdr>
        </w:div>
        <w:div w:id="518468627">
          <w:marLeft w:val="640"/>
          <w:marRight w:val="0"/>
          <w:marTop w:val="0"/>
          <w:marBottom w:val="0"/>
          <w:divBdr>
            <w:top w:val="none" w:sz="0" w:space="0" w:color="auto"/>
            <w:left w:val="none" w:sz="0" w:space="0" w:color="auto"/>
            <w:bottom w:val="none" w:sz="0" w:space="0" w:color="auto"/>
            <w:right w:val="none" w:sz="0" w:space="0" w:color="auto"/>
          </w:divBdr>
        </w:div>
        <w:div w:id="1133061161">
          <w:marLeft w:val="640"/>
          <w:marRight w:val="0"/>
          <w:marTop w:val="0"/>
          <w:marBottom w:val="0"/>
          <w:divBdr>
            <w:top w:val="none" w:sz="0" w:space="0" w:color="auto"/>
            <w:left w:val="none" w:sz="0" w:space="0" w:color="auto"/>
            <w:bottom w:val="none" w:sz="0" w:space="0" w:color="auto"/>
            <w:right w:val="none" w:sz="0" w:space="0" w:color="auto"/>
          </w:divBdr>
        </w:div>
        <w:div w:id="1238127606">
          <w:marLeft w:val="640"/>
          <w:marRight w:val="0"/>
          <w:marTop w:val="0"/>
          <w:marBottom w:val="0"/>
          <w:divBdr>
            <w:top w:val="none" w:sz="0" w:space="0" w:color="auto"/>
            <w:left w:val="none" w:sz="0" w:space="0" w:color="auto"/>
            <w:bottom w:val="none" w:sz="0" w:space="0" w:color="auto"/>
            <w:right w:val="none" w:sz="0" w:space="0" w:color="auto"/>
          </w:divBdr>
        </w:div>
        <w:div w:id="673801959">
          <w:marLeft w:val="640"/>
          <w:marRight w:val="0"/>
          <w:marTop w:val="0"/>
          <w:marBottom w:val="0"/>
          <w:divBdr>
            <w:top w:val="none" w:sz="0" w:space="0" w:color="auto"/>
            <w:left w:val="none" w:sz="0" w:space="0" w:color="auto"/>
            <w:bottom w:val="none" w:sz="0" w:space="0" w:color="auto"/>
            <w:right w:val="none" w:sz="0" w:space="0" w:color="auto"/>
          </w:divBdr>
        </w:div>
        <w:div w:id="1314527637">
          <w:marLeft w:val="640"/>
          <w:marRight w:val="0"/>
          <w:marTop w:val="0"/>
          <w:marBottom w:val="0"/>
          <w:divBdr>
            <w:top w:val="none" w:sz="0" w:space="0" w:color="auto"/>
            <w:left w:val="none" w:sz="0" w:space="0" w:color="auto"/>
            <w:bottom w:val="none" w:sz="0" w:space="0" w:color="auto"/>
            <w:right w:val="none" w:sz="0" w:space="0" w:color="auto"/>
          </w:divBdr>
        </w:div>
        <w:div w:id="76249764">
          <w:marLeft w:val="640"/>
          <w:marRight w:val="0"/>
          <w:marTop w:val="0"/>
          <w:marBottom w:val="0"/>
          <w:divBdr>
            <w:top w:val="none" w:sz="0" w:space="0" w:color="auto"/>
            <w:left w:val="none" w:sz="0" w:space="0" w:color="auto"/>
            <w:bottom w:val="none" w:sz="0" w:space="0" w:color="auto"/>
            <w:right w:val="none" w:sz="0" w:space="0" w:color="auto"/>
          </w:divBdr>
        </w:div>
        <w:div w:id="207649662">
          <w:marLeft w:val="640"/>
          <w:marRight w:val="0"/>
          <w:marTop w:val="0"/>
          <w:marBottom w:val="0"/>
          <w:divBdr>
            <w:top w:val="none" w:sz="0" w:space="0" w:color="auto"/>
            <w:left w:val="none" w:sz="0" w:space="0" w:color="auto"/>
            <w:bottom w:val="none" w:sz="0" w:space="0" w:color="auto"/>
            <w:right w:val="none" w:sz="0" w:space="0" w:color="auto"/>
          </w:divBdr>
        </w:div>
        <w:div w:id="757824439">
          <w:marLeft w:val="640"/>
          <w:marRight w:val="0"/>
          <w:marTop w:val="0"/>
          <w:marBottom w:val="0"/>
          <w:divBdr>
            <w:top w:val="none" w:sz="0" w:space="0" w:color="auto"/>
            <w:left w:val="none" w:sz="0" w:space="0" w:color="auto"/>
            <w:bottom w:val="none" w:sz="0" w:space="0" w:color="auto"/>
            <w:right w:val="none" w:sz="0" w:space="0" w:color="auto"/>
          </w:divBdr>
        </w:div>
        <w:div w:id="917636336">
          <w:marLeft w:val="640"/>
          <w:marRight w:val="0"/>
          <w:marTop w:val="0"/>
          <w:marBottom w:val="0"/>
          <w:divBdr>
            <w:top w:val="none" w:sz="0" w:space="0" w:color="auto"/>
            <w:left w:val="none" w:sz="0" w:space="0" w:color="auto"/>
            <w:bottom w:val="none" w:sz="0" w:space="0" w:color="auto"/>
            <w:right w:val="none" w:sz="0" w:space="0" w:color="auto"/>
          </w:divBdr>
        </w:div>
        <w:div w:id="1828592590">
          <w:marLeft w:val="640"/>
          <w:marRight w:val="0"/>
          <w:marTop w:val="0"/>
          <w:marBottom w:val="0"/>
          <w:divBdr>
            <w:top w:val="none" w:sz="0" w:space="0" w:color="auto"/>
            <w:left w:val="none" w:sz="0" w:space="0" w:color="auto"/>
            <w:bottom w:val="none" w:sz="0" w:space="0" w:color="auto"/>
            <w:right w:val="none" w:sz="0" w:space="0" w:color="auto"/>
          </w:divBdr>
        </w:div>
        <w:div w:id="891040974">
          <w:marLeft w:val="640"/>
          <w:marRight w:val="0"/>
          <w:marTop w:val="0"/>
          <w:marBottom w:val="0"/>
          <w:divBdr>
            <w:top w:val="none" w:sz="0" w:space="0" w:color="auto"/>
            <w:left w:val="none" w:sz="0" w:space="0" w:color="auto"/>
            <w:bottom w:val="none" w:sz="0" w:space="0" w:color="auto"/>
            <w:right w:val="none" w:sz="0" w:space="0" w:color="auto"/>
          </w:divBdr>
        </w:div>
        <w:div w:id="1794715745">
          <w:marLeft w:val="640"/>
          <w:marRight w:val="0"/>
          <w:marTop w:val="0"/>
          <w:marBottom w:val="0"/>
          <w:divBdr>
            <w:top w:val="none" w:sz="0" w:space="0" w:color="auto"/>
            <w:left w:val="none" w:sz="0" w:space="0" w:color="auto"/>
            <w:bottom w:val="none" w:sz="0" w:space="0" w:color="auto"/>
            <w:right w:val="none" w:sz="0" w:space="0" w:color="auto"/>
          </w:divBdr>
        </w:div>
        <w:div w:id="353264666">
          <w:marLeft w:val="640"/>
          <w:marRight w:val="0"/>
          <w:marTop w:val="0"/>
          <w:marBottom w:val="0"/>
          <w:divBdr>
            <w:top w:val="none" w:sz="0" w:space="0" w:color="auto"/>
            <w:left w:val="none" w:sz="0" w:space="0" w:color="auto"/>
            <w:bottom w:val="none" w:sz="0" w:space="0" w:color="auto"/>
            <w:right w:val="none" w:sz="0" w:space="0" w:color="auto"/>
          </w:divBdr>
        </w:div>
        <w:div w:id="1832260138">
          <w:marLeft w:val="640"/>
          <w:marRight w:val="0"/>
          <w:marTop w:val="0"/>
          <w:marBottom w:val="0"/>
          <w:divBdr>
            <w:top w:val="none" w:sz="0" w:space="0" w:color="auto"/>
            <w:left w:val="none" w:sz="0" w:space="0" w:color="auto"/>
            <w:bottom w:val="none" w:sz="0" w:space="0" w:color="auto"/>
            <w:right w:val="none" w:sz="0" w:space="0" w:color="auto"/>
          </w:divBdr>
        </w:div>
        <w:div w:id="1767576465">
          <w:marLeft w:val="640"/>
          <w:marRight w:val="0"/>
          <w:marTop w:val="0"/>
          <w:marBottom w:val="0"/>
          <w:divBdr>
            <w:top w:val="none" w:sz="0" w:space="0" w:color="auto"/>
            <w:left w:val="none" w:sz="0" w:space="0" w:color="auto"/>
            <w:bottom w:val="none" w:sz="0" w:space="0" w:color="auto"/>
            <w:right w:val="none" w:sz="0" w:space="0" w:color="auto"/>
          </w:divBdr>
        </w:div>
        <w:div w:id="506797567">
          <w:marLeft w:val="640"/>
          <w:marRight w:val="0"/>
          <w:marTop w:val="0"/>
          <w:marBottom w:val="0"/>
          <w:divBdr>
            <w:top w:val="none" w:sz="0" w:space="0" w:color="auto"/>
            <w:left w:val="none" w:sz="0" w:space="0" w:color="auto"/>
            <w:bottom w:val="none" w:sz="0" w:space="0" w:color="auto"/>
            <w:right w:val="none" w:sz="0" w:space="0" w:color="auto"/>
          </w:divBdr>
        </w:div>
        <w:div w:id="1584873204">
          <w:marLeft w:val="640"/>
          <w:marRight w:val="0"/>
          <w:marTop w:val="0"/>
          <w:marBottom w:val="0"/>
          <w:divBdr>
            <w:top w:val="none" w:sz="0" w:space="0" w:color="auto"/>
            <w:left w:val="none" w:sz="0" w:space="0" w:color="auto"/>
            <w:bottom w:val="none" w:sz="0" w:space="0" w:color="auto"/>
            <w:right w:val="none" w:sz="0" w:space="0" w:color="auto"/>
          </w:divBdr>
        </w:div>
        <w:div w:id="669911055">
          <w:marLeft w:val="640"/>
          <w:marRight w:val="0"/>
          <w:marTop w:val="0"/>
          <w:marBottom w:val="0"/>
          <w:divBdr>
            <w:top w:val="none" w:sz="0" w:space="0" w:color="auto"/>
            <w:left w:val="none" w:sz="0" w:space="0" w:color="auto"/>
            <w:bottom w:val="none" w:sz="0" w:space="0" w:color="auto"/>
            <w:right w:val="none" w:sz="0" w:space="0" w:color="auto"/>
          </w:divBdr>
        </w:div>
        <w:div w:id="836261709">
          <w:marLeft w:val="640"/>
          <w:marRight w:val="0"/>
          <w:marTop w:val="0"/>
          <w:marBottom w:val="0"/>
          <w:divBdr>
            <w:top w:val="none" w:sz="0" w:space="0" w:color="auto"/>
            <w:left w:val="none" w:sz="0" w:space="0" w:color="auto"/>
            <w:bottom w:val="none" w:sz="0" w:space="0" w:color="auto"/>
            <w:right w:val="none" w:sz="0" w:space="0" w:color="auto"/>
          </w:divBdr>
        </w:div>
        <w:div w:id="1075319991">
          <w:marLeft w:val="640"/>
          <w:marRight w:val="0"/>
          <w:marTop w:val="0"/>
          <w:marBottom w:val="0"/>
          <w:divBdr>
            <w:top w:val="none" w:sz="0" w:space="0" w:color="auto"/>
            <w:left w:val="none" w:sz="0" w:space="0" w:color="auto"/>
            <w:bottom w:val="none" w:sz="0" w:space="0" w:color="auto"/>
            <w:right w:val="none" w:sz="0" w:space="0" w:color="auto"/>
          </w:divBdr>
        </w:div>
        <w:div w:id="824930769">
          <w:marLeft w:val="640"/>
          <w:marRight w:val="0"/>
          <w:marTop w:val="0"/>
          <w:marBottom w:val="0"/>
          <w:divBdr>
            <w:top w:val="none" w:sz="0" w:space="0" w:color="auto"/>
            <w:left w:val="none" w:sz="0" w:space="0" w:color="auto"/>
            <w:bottom w:val="none" w:sz="0" w:space="0" w:color="auto"/>
            <w:right w:val="none" w:sz="0" w:space="0" w:color="auto"/>
          </w:divBdr>
        </w:div>
        <w:div w:id="72047491">
          <w:marLeft w:val="640"/>
          <w:marRight w:val="0"/>
          <w:marTop w:val="0"/>
          <w:marBottom w:val="0"/>
          <w:divBdr>
            <w:top w:val="none" w:sz="0" w:space="0" w:color="auto"/>
            <w:left w:val="none" w:sz="0" w:space="0" w:color="auto"/>
            <w:bottom w:val="none" w:sz="0" w:space="0" w:color="auto"/>
            <w:right w:val="none" w:sz="0" w:space="0" w:color="auto"/>
          </w:divBdr>
        </w:div>
        <w:div w:id="1478112248">
          <w:marLeft w:val="640"/>
          <w:marRight w:val="0"/>
          <w:marTop w:val="0"/>
          <w:marBottom w:val="0"/>
          <w:divBdr>
            <w:top w:val="none" w:sz="0" w:space="0" w:color="auto"/>
            <w:left w:val="none" w:sz="0" w:space="0" w:color="auto"/>
            <w:bottom w:val="none" w:sz="0" w:space="0" w:color="auto"/>
            <w:right w:val="none" w:sz="0" w:space="0" w:color="auto"/>
          </w:divBdr>
        </w:div>
        <w:div w:id="1204757993">
          <w:marLeft w:val="640"/>
          <w:marRight w:val="0"/>
          <w:marTop w:val="0"/>
          <w:marBottom w:val="0"/>
          <w:divBdr>
            <w:top w:val="none" w:sz="0" w:space="0" w:color="auto"/>
            <w:left w:val="none" w:sz="0" w:space="0" w:color="auto"/>
            <w:bottom w:val="none" w:sz="0" w:space="0" w:color="auto"/>
            <w:right w:val="none" w:sz="0" w:space="0" w:color="auto"/>
          </w:divBdr>
        </w:div>
        <w:div w:id="1639646634">
          <w:marLeft w:val="640"/>
          <w:marRight w:val="0"/>
          <w:marTop w:val="0"/>
          <w:marBottom w:val="0"/>
          <w:divBdr>
            <w:top w:val="none" w:sz="0" w:space="0" w:color="auto"/>
            <w:left w:val="none" w:sz="0" w:space="0" w:color="auto"/>
            <w:bottom w:val="none" w:sz="0" w:space="0" w:color="auto"/>
            <w:right w:val="none" w:sz="0" w:space="0" w:color="auto"/>
          </w:divBdr>
        </w:div>
        <w:div w:id="1463187510">
          <w:marLeft w:val="640"/>
          <w:marRight w:val="0"/>
          <w:marTop w:val="0"/>
          <w:marBottom w:val="0"/>
          <w:divBdr>
            <w:top w:val="none" w:sz="0" w:space="0" w:color="auto"/>
            <w:left w:val="none" w:sz="0" w:space="0" w:color="auto"/>
            <w:bottom w:val="none" w:sz="0" w:space="0" w:color="auto"/>
            <w:right w:val="none" w:sz="0" w:space="0" w:color="auto"/>
          </w:divBdr>
        </w:div>
        <w:div w:id="1811439509">
          <w:marLeft w:val="640"/>
          <w:marRight w:val="0"/>
          <w:marTop w:val="0"/>
          <w:marBottom w:val="0"/>
          <w:divBdr>
            <w:top w:val="none" w:sz="0" w:space="0" w:color="auto"/>
            <w:left w:val="none" w:sz="0" w:space="0" w:color="auto"/>
            <w:bottom w:val="none" w:sz="0" w:space="0" w:color="auto"/>
            <w:right w:val="none" w:sz="0" w:space="0" w:color="auto"/>
          </w:divBdr>
        </w:div>
        <w:div w:id="220946116">
          <w:marLeft w:val="640"/>
          <w:marRight w:val="0"/>
          <w:marTop w:val="0"/>
          <w:marBottom w:val="0"/>
          <w:divBdr>
            <w:top w:val="none" w:sz="0" w:space="0" w:color="auto"/>
            <w:left w:val="none" w:sz="0" w:space="0" w:color="auto"/>
            <w:bottom w:val="none" w:sz="0" w:space="0" w:color="auto"/>
            <w:right w:val="none" w:sz="0" w:space="0" w:color="auto"/>
          </w:divBdr>
        </w:div>
        <w:div w:id="594019994">
          <w:marLeft w:val="640"/>
          <w:marRight w:val="0"/>
          <w:marTop w:val="0"/>
          <w:marBottom w:val="0"/>
          <w:divBdr>
            <w:top w:val="none" w:sz="0" w:space="0" w:color="auto"/>
            <w:left w:val="none" w:sz="0" w:space="0" w:color="auto"/>
            <w:bottom w:val="none" w:sz="0" w:space="0" w:color="auto"/>
            <w:right w:val="none" w:sz="0" w:space="0" w:color="auto"/>
          </w:divBdr>
        </w:div>
        <w:div w:id="1302929784">
          <w:marLeft w:val="640"/>
          <w:marRight w:val="0"/>
          <w:marTop w:val="0"/>
          <w:marBottom w:val="0"/>
          <w:divBdr>
            <w:top w:val="none" w:sz="0" w:space="0" w:color="auto"/>
            <w:left w:val="none" w:sz="0" w:space="0" w:color="auto"/>
            <w:bottom w:val="none" w:sz="0" w:space="0" w:color="auto"/>
            <w:right w:val="none" w:sz="0" w:space="0" w:color="auto"/>
          </w:divBdr>
        </w:div>
        <w:div w:id="496847841">
          <w:marLeft w:val="640"/>
          <w:marRight w:val="0"/>
          <w:marTop w:val="0"/>
          <w:marBottom w:val="0"/>
          <w:divBdr>
            <w:top w:val="none" w:sz="0" w:space="0" w:color="auto"/>
            <w:left w:val="none" w:sz="0" w:space="0" w:color="auto"/>
            <w:bottom w:val="none" w:sz="0" w:space="0" w:color="auto"/>
            <w:right w:val="none" w:sz="0" w:space="0" w:color="auto"/>
          </w:divBdr>
        </w:div>
        <w:div w:id="393284498">
          <w:marLeft w:val="640"/>
          <w:marRight w:val="0"/>
          <w:marTop w:val="0"/>
          <w:marBottom w:val="0"/>
          <w:divBdr>
            <w:top w:val="none" w:sz="0" w:space="0" w:color="auto"/>
            <w:left w:val="none" w:sz="0" w:space="0" w:color="auto"/>
            <w:bottom w:val="none" w:sz="0" w:space="0" w:color="auto"/>
            <w:right w:val="none" w:sz="0" w:space="0" w:color="auto"/>
          </w:divBdr>
        </w:div>
        <w:div w:id="1979411872">
          <w:marLeft w:val="640"/>
          <w:marRight w:val="0"/>
          <w:marTop w:val="0"/>
          <w:marBottom w:val="0"/>
          <w:divBdr>
            <w:top w:val="none" w:sz="0" w:space="0" w:color="auto"/>
            <w:left w:val="none" w:sz="0" w:space="0" w:color="auto"/>
            <w:bottom w:val="none" w:sz="0" w:space="0" w:color="auto"/>
            <w:right w:val="none" w:sz="0" w:space="0" w:color="auto"/>
          </w:divBdr>
        </w:div>
        <w:div w:id="843939606">
          <w:marLeft w:val="640"/>
          <w:marRight w:val="0"/>
          <w:marTop w:val="0"/>
          <w:marBottom w:val="0"/>
          <w:divBdr>
            <w:top w:val="none" w:sz="0" w:space="0" w:color="auto"/>
            <w:left w:val="none" w:sz="0" w:space="0" w:color="auto"/>
            <w:bottom w:val="none" w:sz="0" w:space="0" w:color="auto"/>
            <w:right w:val="none" w:sz="0" w:space="0" w:color="auto"/>
          </w:divBdr>
        </w:div>
        <w:div w:id="683096373">
          <w:marLeft w:val="640"/>
          <w:marRight w:val="0"/>
          <w:marTop w:val="0"/>
          <w:marBottom w:val="0"/>
          <w:divBdr>
            <w:top w:val="none" w:sz="0" w:space="0" w:color="auto"/>
            <w:left w:val="none" w:sz="0" w:space="0" w:color="auto"/>
            <w:bottom w:val="none" w:sz="0" w:space="0" w:color="auto"/>
            <w:right w:val="none" w:sz="0" w:space="0" w:color="auto"/>
          </w:divBdr>
        </w:div>
        <w:div w:id="1319654031">
          <w:marLeft w:val="640"/>
          <w:marRight w:val="0"/>
          <w:marTop w:val="0"/>
          <w:marBottom w:val="0"/>
          <w:divBdr>
            <w:top w:val="none" w:sz="0" w:space="0" w:color="auto"/>
            <w:left w:val="none" w:sz="0" w:space="0" w:color="auto"/>
            <w:bottom w:val="none" w:sz="0" w:space="0" w:color="auto"/>
            <w:right w:val="none" w:sz="0" w:space="0" w:color="auto"/>
          </w:divBdr>
        </w:div>
        <w:div w:id="1665862913">
          <w:marLeft w:val="640"/>
          <w:marRight w:val="0"/>
          <w:marTop w:val="0"/>
          <w:marBottom w:val="0"/>
          <w:divBdr>
            <w:top w:val="none" w:sz="0" w:space="0" w:color="auto"/>
            <w:left w:val="none" w:sz="0" w:space="0" w:color="auto"/>
            <w:bottom w:val="none" w:sz="0" w:space="0" w:color="auto"/>
            <w:right w:val="none" w:sz="0" w:space="0" w:color="auto"/>
          </w:divBdr>
        </w:div>
        <w:div w:id="2108499787">
          <w:marLeft w:val="640"/>
          <w:marRight w:val="0"/>
          <w:marTop w:val="0"/>
          <w:marBottom w:val="0"/>
          <w:divBdr>
            <w:top w:val="none" w:sz="0" w:space="0" w:color="auto"/>
            <w:left w:val="none" w:sz="0" w:space="0" w:color="auto"/>
            <w:bottom w:val="none" w:sz="0" w:space="0" w:color="auto"/>
            <w:right w:val="none" w:sz="0" w:space="0" w:color="auto"/>
          </w:divBdr>
        </w:div>
        <w:div w:id="109707291">
          <w:marLeft w:val="640"/>
          <w:marRight w:val="0"/>
          <w:marTop w:val="0"/>
          <w:marBottom w:val="0"/>
          <w:divBdr>
            <w:top w:val="none" w:sz="0" w:space="0" w:color="auto"/>
            <w:left w:val="none" w:sz="0" w:space="0" w:color="auto"/>
            <w:bottom w:val="none" w:sz="0" w:space="0" w:color="auto"/>
            <w:right w:val="none" w:sz="0" w:space="0" w:color="auto"/>
          </w:divBdr>
        </w:div>
        <w:div w:id="256408008">
          <w:marLeft w:val="640"/>
          <w:marRight w:val="0"/>
          <w:marTop w:val="0"/>
          <w:marBottom w:val="0"/>
          <w:divBdr>
            <w:top w:val="none" w:sz="0" w:space="0" w:color="auto"/>
            <w:left w:val="none" w:sz="0" w:space="0" w:color="auto"/>
            <w:bottom w:val="none" w:sz="0" w:space="0" w:color="auto"/>
            <w:right w:val="none" w:sz="0" w:space="0" w:color="auto"/>
          </w:divBdr>
        </w:div>
        <w:div w:id="602998813">
          <w:marLeft w:val="640"/>
          <w:marRight w:val="0"/>
          <w:marTop w:val="0"/>
          <w:marBottom w:val="0"/>
          <w:divBdr>
            <w:top w:val="none" w:sz="0" w:space="0" w:color="auto"/>
            <w:left w:val="none" w:sz="0" w:space="0" w:color="auto"/>
            <w:bottom w:val="none" w:sz="0" w:space="0" w:color="auto"/>
            <w:right w:val="none" w:sz="0" w:space="0" w:color="auto"/>
          </w:divBdr>
        </w:div>
        <w:div w:id="1151749390">
          <w:marLeft w:val="640"/>
          <w:marRight w:val="0"/>
          <w:marTop w:val="0"/>
          <w:marBottom w:val="0"/>
          <w:divBdr>
            <w:top w:val="none" w:sz="0" w:space="0" w:color="auto"/>
            <w:left w:val="none" w:sz="0" w:space="0" w:color="auto"/>
            <w:bottom w:val="none" w:sz="0" w:space="0" w:color="auto"/>
            <w:right w:val="none" w:sz="0" w:space="0" w:color="auto"/>
          </w:divBdr>
        </w:div>
        <w:div w:id="561719568">
          <w:marLeft w:val="640"/>
          <w:marRight w:val="0"/>
          <w:marTop w:val="0"/>
          <w:marBottom w:val="0"/>
          <w:divBdr>
            <w:top w:val="none" w:sz="0" w:space="0" w:color="auto"/>
            <w:left w:val="none" w:sz="0" w:space="0" w:color="auto"/>
            <w:bottom w:val="none" w:sz="0" w:space="0" w:color="auto"/>
            <w:right w:val="none" w:sz="0" w:space="0" w:color="auto"/>
          </w:divBdr>
        </w:div>
        <w:div w:id="1427968203">
          <w:marLeft w:val="640"/>
          <w:marRight w:val="0"/>
          <w:marTop w:val="0"/>
          <w:marBottom w:val="0"/>
          <w:divBdr>
            <w:top w:val="none" w:sz="0" w:space="0" w:color="auto"/>
            <w:left w:val="none" w:sz="0" w:space="0" w:color="auto"/>
            <w:bottom w:val="none" w:sz="0" w:space="0" w:color="auto"/>
            <w:right w:val="none" w:sz="0" w:space="0" w:color="auto"/>
          </w:divBdr>
        </w:div>
        <w:div w:id="1357732293">
          <w:marLeft w:val="640"/>
          <w:marRight w:val="0"/>
          <w:marTop w:val="0"/>
          <w:marBottom w:val="0"/>
          <w:divBdr>
            <w:top w:val="none" w:sz="0" w:space="0" w:color="auto"/>
            <w:left w:val="none" w:sz="0" w:space="0" w:color="auto"/>
            <w:bottom w:val="none" w:sz="0" w:space="0" w:color="auto"/>
            <w:right w:val="none" w:sz="0" w:space="0" w:color="auto"/>
          </w:divBdr>
        </w:div>
        <w:div w:id="141965525">
          <w:marLeft w:val="640"/>
          <w:marRight w:val="0"/>
          <w:marTop w:val="0"/>
          <w:marBottom w:val="0"/>
          <w:divBdr>
            <w:top w:val="none" w:sz="0" w:space="0" w:color="auto"/>
            <w:left w:val="none" w:sz="0" w:space="0" w:color="auto"/>
            <w:bottom w:val="none" w:sz="0" w:space="0" w:color="auto"/>
            <w:right w:val="none" w:sz="0" w:space="0" w:color="auto"/>
          </w:divBdr>
        </w:div>
        <w:div w:id="1246647295">
          <w:marLeft w:val="640"/>
          <w:marRight w:val="0"/>
          <w:marTop w:val="0"/>
          <w:marBottom w:val="0"/>
          <w:divBdr>
            <w:top w:val="none" w:sz="0" w:space="0" w:color="auto"/>
            <w:left w:val="none" w:sz="0" w:space="0" w:color="auto"/>
            <w:bottom w:val="none" w:sz="0" w:space="0" w:color="auto"/>
            <w:right w:val="none" w:sz="0" w:space="0" w:color="auto"/>
          </w:divBdr>
        </w:div>
        <w:div w:id="88817332">
          <w:marLeft w:val="640"/>
          <w:marRight w:val="0"/>
          <w:marTop w:val="0"/>
          <w:marBottom w:val="0"/>
          <w:divBdr>
            <w:top w:val="none" w:sz="0" w:space="0" w:color="auto"/>
            <w:left w:val="none" w:sz="0" w:space="0" w:color="auto"/>
            <w:bottom w:val="none" w:sz="0" w:space="0" w:color="auto"/>
            <w:right w:val="none" w:sz="0" w:space="0" w:color="auto"/>
          </w:divBdr>
        </w:div>
        <w:div w:id="274946163">
          <w:marLeft w:val="640"/>
          <w:marRight w:val="0"/>
          <w:marTop w:val="0"/>
          <w:marBottom w:val="0"/>
          <w:divBdr>
            <w:top w:val="none" w:sz="0" w:space="0" w:color="auto"/>
            <w:left w:val="none" w:sz="0" w:space="0" w:color="auto"/>
            <w:bottom w:val="none" w:sz="0" w:space="0" w:color="auto"/>
            <w:right w:val="none" w:sz="0" w:space="0" w:color="auto"/>
          </w:divBdr>
        </w:div>
        <w:div w:id="1255211199">
          <w:marLeft w:val="640"/>
          <w:marRight w:val="0"/>
          <w:marTop w:val="0"/>
          <w:marBottom w:val="0"/>
          <w:divBdr>
            <w:top w:val="none" w:sz="0" w:space="0" w:color="auto"/>
            <w:left w:val="none" w:sz="0" w:space="0" w:color="auto"/>
            <w:bottom w:val="none" w:sz="0" w:space="0" w:color="auto"/>
            <w:right w:val="none" w:sz="0" w:space="0" w:color="auto"/>
          </w:divBdr>
        </w:div>
        <w:div w:id="559512383">
          <w:marLeft w:val="640"/>
          <w:marRight w:val="0"/>
          <w:marTop w:val="0"/>
          <w:marBottom w:val="0"/>
          <w:divBdr>
            <w:top w:val="none" w:sz="0" w:space="0" w:color="auto"/>
            <w:left w:val="none" w:sz="0" w:space="0" w:color="auto"/>
            <w:bottom w:val="none" w:sz="0" w:space="0" w:color="auto"/>
            <w:right w:val="none" w:sz="0" w:space="0" w:color="auto"/>
          </w:divBdr>
        </w:div>
        <w:div w:id="1134906162">
          <w:marLeft w:val="640"/>
          <w:marRight w:val="0"/>
          <w:marTop w:val="0"/>
          <w:marBottom w:val="0"/>
          <w:divBdr>
            <w:top w:val="none" w:sz="0" w:space="0" w:color="auto"/>
            <w:left w:val="none" w:sz="0" w:space="0" w:color="auto"/>
            <w:bottom w:val="none" w:sz="0" w:space="0" w:color="auto"/>
            <w:right w:val="none" w:sz="0" w:space="0" w:color="auto"/>
          </w:divBdr>
        </w:div>
        <w:div w:id="1578443773">
          <w:marLeft w:val="640"/>
          <w:marRight w:val="0"/>
          <w:marTop w:val="0"/>
          <w:marBottom w:val="0"/>
          <w:divBdr>
            <w:top w:val="none" w:sz="0" w:space="0" w:color="auto"/>
            <w:left w:val="none" w:sz="0" w:space="0" w:color="auto"/>
            <w:bottom w:val="none" w:sz="0" w:space="0" w:color="auto"/>
            <w:right w:val="none" w:sz="0" w:space="0" w:color="auto"/>
          </w:divBdr>
        </w:div>
        <w:div w:id="706418106">
          <w:marLeft w:val="640"/>
          <w:marRight w:val="0"/>
          <w:marTop w:val="0"/>
          <w:marBottom w:val="0"/>
          <w:divBdr>
            <w:top w:val="none" w:sz="0" w:space="0" w:color="auto"/>
            <w:left w:val="none" w:sz="0" w:space="0" w:color="auto"/>
            <w:bottom w:val="none" w:sz="0" w:space="0" w:color="auto"/>
            <w:right w:val="none" w:sz="0" w:space="0" w:color="auto"/>
          </w:divBdr>
        </w:div>
        <w:div w:id="459422189">
          <w:marLeft w:val="640"/>
          <w:marRight w:val="0"/>
          <w:marTop w:val="0"/>
          <w:marBottom w:val="0"/>
          <w:divBdr>
            <w:top w:val="none" w:sz="0" w:space="0" w:color="auto"/>
            <w:left w:val="none" w:sz="0" w:space="0" w:color="auto"/>
            <w:bottom w:val="none" w:sz="0" w:space="0" w:color="auto"/>
            <w:right w:val="none" w:sz="0" w:space="0" w:color="auto"/>
          </w:divBdr>
        </w:div>
        <w:div w:id="1457794247">
          <w:marLeft w:val="640"/>
          <w:marRight w:val="0"/>
          <w:marTop w:val="0"/>
          <w:marBottom w:val="0"/>
          <w:divBdr>
            <w:top w:val="none" w:sz="0" w:space="0" w:color="auto"/>
            <w:left w:val="none" w:sz="0" w:space="0" w:color="auto"/>
            <w:bottom w:val="none" w:sz="0" w:space="0" w:color="auto"/>
            <w:right w:val="none" w:sz="0" w:space="0" w:color="auto"/>
          </w:divBdr>
        </w:div>
        <w:div w:id="1445030392">
          <w:marLeft w:val="640"/>
          <w:marRight w:val="0"/>
          <w:marTop w:val="0"/>
          <w:marBottom w:val="0"/>
          <w:divBdr>
            <w:top w:val="none" w:sz="0" w:space="0" w:color="auto"/>
            <w:left w:val="none" w:sz="0" w:space="0" w:color="auto"/>
            <w:bottom w:val="none" w:sz="0" w:space="0" w:color="auto"/>
            <w:right w:val="none" w:sz="0" w:space="0" w:color="auto"/>
          </w:divBdr>
        </w:div>
        <w:div w:id="2113625161">
          <w:marLeft w:val="640"/>
          <w:marRight w:val="0"/>
          <w:marTop w:val="0"/>
          <w:marBottom w:val="0"/>
          <w:divBdr>
            <w:top w:val="none" w:sz="0" w:space="0" w:color="auto"/>
            <w:left w:val="none" w:sz="0" w:space="0" w:color="auto"/>
            <w:bottom w:val="none" w:sz="0" w:space="0" w:color="auto"/>
            <w:right w:val="none" w:sz="0" w:space="0" w:color="auto"/>
          </w:divBdr>
        </w:div>
        <w:div w:id="4597228">
          <w:marLeft w:val="640"/>
          <w:marRight w:val="0"/>
          <w:marTop w:val="0"/>
          <w:marBottom w:val="0"/>
          <w:divBdr>
            <w:top w:val="none" w:sz="0" w:space="0" w:color="auto"/>
            <w:left w:val="none" w:sz="0" w:space="0" w:color="auto"/>
            <w:bottom w:val="none" w:sz="0" w:space="0" w:color="auto"/>
            <w:right w:val="none" w:sz="0" w:space="0" w:color="auto"/>
          </w:divBdr>
        </w:div>
        <w:div w:id="1768621688">
          <w:marLeft w:val="640"/>
          <w:marRight w:val="0"/>
          <w:marTop w:val="0"/>
          <w:marBottom w:val="0"/>
          <w:divBdr>
            <w:top w:val="none" w:sz="0" w:space="0" w:color="auto"/>
            <w:left w:val="none" w:sz="0" w:space="0" w:color="auto"/>
            <w:bottom w:val="none" w:sz="0" w:space="0" w:color="auto"/>
            <w:right w:val="none" w:sz="0" w:space="0" w:color="auto"/>
          </w:divBdr>
        </w:div>
        <w:div w:id="761413762">
          <w:marLeft w:val="640"/>
          <w:marRight w:val="0"/>
          <w:marTop w:val="0"/>
          <w:marBottom w:val="0"/>
          <w:divBdr>
            <w:top w:val="none" w:sz="0" w:space="0" w:color="auto"/>
            <w:left w:val="none" w:sz="0" w:space="0" w:color="auto"/>
            <w:bottom w:val="none" w:sz="0" w:space="0" w:color="auto"/>
            <w:right w:val="none" w:sz="0" w:space="0" w:color="auto"/>
          </w:divBdr>
        </w:div>
        <w:div w:id="1200820925">
          <w:marLeft w:val="640"/>
          <w:marRight w:val="0"/>
          <w:marTop w:val="0"/>
          <w:marBottom w:val="0"/>
          <w:divBdr>
            <w:top w:val="none" w:sz="0" w:space="0" w:color="auto"/>
            <w:left w:val="none" w:sz="0" w:space="0" w:color="auto"/>
            <w:bottom w:val="none" w:sz="0" w:space="0" w:color="auto"/>
            <w:right w:val="none" w:sz="0" w:space="0" w:color="auto"/>
          </w:divBdr>
        </w:div>
        <w:div w:id="1578325018">
          <w:marLeft w:val="640"/>
          <w:marRight w:val="0"/>
          <w:marTop w:val="0"/>
          <w:marBottom w:val="0"/>
          <w:divBdr>
            <w:top w:val="none" w:sz="0" w:space="0" w:color="auto"/>
            <w:left w:val="none" w:sz="0" w:space="0" w:color="auto"/>
            <w:bottom w:val="none" w:sz="0" w:space="0" w:color="auto"/>
            <w:right w:val="none" w:sz="0" w:space="0" w:color="auto"/>
          </w:divBdr>
        </w:div>
      </w:divsChild>
    </w:div>
    <w:div w:id="210310591">
      <w:bodyDiv w:val="1"/>
      <w:marLeft w:val="0"/>
      <w:marRight w:val="0"/>
      <w:marTop w:val="0"/>
      <w:marBottom w:val="0"/>
      <w:divBdr>
        <w:top w:val="none" w:sz="0" w:space="0" w:color="auto"/>
        <w:left w:val="none" w:sz="0" w:space="0" w:color="auto"/>
        <w:bottom w:val="none" w:sz="0" w:space="0" w:color="auto"/>
        <w:right w:val="none" w:sz="0" w:space="0" w:color="auto"/>
      </w:divBdr>
      <w:divsChild>
        <w:div w:id="63602533">
          <w:marLeft w:val="640"/>
          <w:marRight w:val="0"/>
          <w:marTop w:val="0"/>
          <w:marBottom w:val="0"/>
          <w:divBdr>
            <w:top w:val="none" w:sz="0" w:space="0" w:color="auto"/>
            <w:left w:val="none" w:sz="0" w:space="0" w:color="auto"/>
            <w:bottom w:val="none" w:sz="0" w:space="0" w:color="auto"/>
            <w:right w:val="none" w:sz="0" w:space="0" w:color="auto"/>
          </w:divBdr>
        </w:div>
        <w:div w:id="2120877247">
          <w:marLeft w:val="640"/>
          <w:marRight w:val="0"/>
          <w:marTop w:val="0"/>
          <w:marBottom w:val="0"/>
          <w:divBdr>
            <w:top w:val="none" w:sz="0" w:space="0" w:color="auto"/>
            <w:left w:val="none" w:sz="0" w:space="0" w:color="auto"/>
            <w:bottom w:val="none" w:sz="0" w:space="0" w:color="auto"/>
            <w:right w:val="none" w:sz="0" w:space="0" w:color="auto"/>
          </w:divBdr>
        </w:div>
        <w:div w:id="550767661">
          <w:marLeft w:val="640"/>
          <w:marRight w:val="0"/>
          <w:marTop w:val="0"/>
          <w:marBottom w:val="0"/>
          <w:divBdr>
            <w:top w:val="none" w:sz="0" w:space="0" w:color="auto"/>
            <w:left w:val="none" w:sz="0" w:space="0" w:color="auto"/>
            <w:bottom w:val="none" w:sz="0" w:space="0" w:color="auto"/>
            <w:right w:val="none" w:sz="0" w:space="0" w:color="auto"/>
          </w:divBdr>
        </w:div>
        <w:div w:id="532767279">
          <w:marLeft w:val="640"/>
          <w:marRight w:val="0"/>
          <w:marTop w:val="0"/>
          <w:marBottom w:val="0"/>
          <w:divBdr>
            <w:top w:val="none" w:sz="0" w:space="0" w:color="auto"/>
            <w:left w:val="none" w:sz="0" w:space="0" w:color="auto"/>
            <w:bottom w:val="none" w:sz="0" w:space="0" w:color="auto"/>
            <w:right w:val="none" w:sz="0" w:space="0" w:color="auto"/>
          </w:divBdr>
        </w:div>
        <w:div w:id="1090154681">
          <w:marLeft w:val="640"/>
          <w:marRight w:val="0"/>
          <w:marTop w:val="0"/>
          <w:marBottom w:val="0"/>
          <w:divBdr>
            <w:top w:val="none" w:sz="0" w:space="0" w:color="auto"/>
            <w:left w:val="none" w:sz="0" w:space="0" w:color="auto"/>
            <w:bottom w:val="none" w:sz="0" w:space="0" w:color="auto"/>
            <w:right w:val="none" w:sz="0" w:space="0" w:color="auto"/>
          </w:divBdr>
        </w:div>
        <w:div w:id="366032320">
          <w:marLeft w:val="640"/>
          <w:marRight w:val="0"/>
          <w:marTop w:val="0"/>
          <w:marBottom w:val="0"/>
          <w:divBdr>
            <w:top w:val="none" w:sz="0" w:space="0" w:color="auto"/>
            <w:left w:val="none" w:sz="0" w:space="0" w:color="auto"/>
            <w:bottom w:val="none" w:sz="0" w:space="0" w:color="auto"/>
            <w:right w:val="none" w:sz="0" w:space="0" w:color="auto"/>
          </w:divBdr>
        </w:div>
        <w:div w:id="389963131">
          <w:marLeft w:val="640"/>
          <w:marRight w:val="0"/>
          <w:marTop w:val="0"/>
          <w:marBottom w:val="0"/>
          <w:divBdr>
            <w:top w:val="none" w:sz="0" w:space="0" w:color="auto"/>
            <w:left w:val="none" w:sz="0" w:space="0" w:color="auto"/>
            <w:bottom w:val="none" w:sz="0" w:space="0" w:color="auto"/>
            <w:right w:val="none" w:sz="0" w:space="0" w:color="auto"/>
          </w:divBdr>
        </w:div>
        <w:div w:id="1421878362">
          <w:marLeft w:val="640"/>
          <w:marRight w:val="0"/>
          <w:marTop w:val="0"/>
          <w:marBottom w:val="0"/>
          <w:divBdr>
            <w:top w:val="none" w:sz="0" w:space="0" w:color="auto"/>
            <w:left w:val="none" w:sz="0" w:space="0" w:color="auto"/>
            <w:bottom w:val="none" w:sz="0" w:space="0" w:color="auto"/>
            <w:right w:val="none" w:sz="0" w:space="0" w:color="auto"/>
          </w:divBdr>
        </w:div>
        <w:div w:id="904492097">
          <w:marLeft w:val="640"/>
          <w:marRight w:val="0"/>
          <w:marTop w:val="0"/>
          <w:marBottom w:val="0"/>
          <w:divBdr>
            <w:top w:val="none" w:sz="0" w:space="0" w:color="auto"/>
            <w:left w:val="none" w:sz="0" w:space="0" w:color="auto"/>
            <w:bottom w:val="none" w:sz="0" w:space="0" w:color="auto"/>
            <w:right w:val="none" w:sz="0" w:space="0" w:color="auto"/>
          </w:divBdr>
        </w:div>
        <w:div w:id="200364092">
          <w:marLeft w:val="640"/>
          <w:marRight w:val="0"/>
          <w:marTop w:val="0"/>
          <w:marBottom w:val="0"/>
          <w:divBdr>
            <w:top w:val="none" w:sz="0" w:space="0" w:color="auto"/>
            <w:left w:val="none" w:sz="0" w:space="0" w:color="auto"/>
            <w:bottom w:val="none" w:sz="0" w:space="0" w:color="auto"/>
            <w:right w:val="none" w:sz="0" w:space="0" w:color="auto"/>
          </w:divBdr>
        </w:div>
        <w:div w:id="532496361">
          <w:marLeft w:val="640"/>
          <w:marRight w:val="0"/>
          <w:marTop w:val="0"/>
          <w:marBottom w:val="0"/>
          <w:divBdr>
            <w:top w:val="none" w:sz="0" w:space="0" w:color="auto"/>
            <w:left w:val="none" w:sz="0" w:space="0" w:color="auto"/>
            <w:bottom w:val="none" w:sz="0" w:space="0" w:color="auto"/>
            <w:right w:val="none" w:sz="0" w:space="0" w:color="auto"/>
          </w:divBdr>
        </w:div>
        <w:div w:id="1804804972">
          <w:marLeft w:val="640"/>
          <w:marRight w:val="0"/>
          <w:marTop w:val="0"/>
          <w:marBottom w:val="0"/>
          <w:divBdr>
            <w:top w:val="none" w:sz="0" w:space="0" w:color="auto"/>
            <w:left w:val="none" w:sz="0" w:space="0" w:color="auto"/>
            <w:bottom w:val="none" w:sz="0" w:space="0" w:color="auto"/>
            <w:right w:val="none" w:sz="0" w:space="0" w:color="auto"/>
          </w:divBdr>
        </w:div>
        <w:div w:id="2105299902">
          <w:marLeft w:val="640"/>
          <w:marRight w:val="0"/>
          <w:marTop w:val="0"/>
          <w:marBottom w:val="0"/>
          <w:divBdr>
            <w:top w:val="none" w:sz="0" w:space="0" w:color="auto"/>
            <w:left w:val="none" w:sz="0" w:space="0" w:color="auto"/>
            <w:bottom w:val="none" w:sz="0" w:space="0" w:color="auto"/>
            <w:right w:val="none" w:sz="0" w:space="0" w:color="auto"/>
          </w:divBdr>
        </w:div>
        <w:div w:id="906065506">
          <w:marLeft w:val="640"/>
          <w:marRight w:val="0"/>
          <w:marTop w:val="0"/>
          <w:marBottom w:val="0"/>
          <w:divBdr>
            <w:top w:val="none" w:sz="0" w:space="0" w:color="auto"/>
            <w:left w:val="none" w:sz="0" w:space="0" w:color="auto"/>
            <w:bottom w:val="none" w:sz="0" w:space="0" w:color="auto"/>
            <w:right w:val="none" w:sz="0" w:space="0" w:color="auto"/>
          </w:divBdr>
        </w:div>
        <w:div w:id="1274939606">
          <w:marLeft w:val="640"/>
          <w:marRight w:val="0"/>
          <w:marTop w:val="0"/>
          <w:marBottom w:val="0"/>
          <w:divBdr>
            <w:top w:val="none" w:sz="0" w:space="0" w:color="auto"/>
            <w:left w:val="none" w:sz="0" w:space="0" w:color="auto"/>
            <w:bottom w:val="none" w:sz="0" w:space="0" w:color="auto"/>
            <w:right w:val="none" w:sz="0" w:space="0" w:color="auto"/>
          </w:divBdr>
        </w:div>
        <w:div w:id="291442386">
          <w:marLeft w:val="640"/>
          <w:marRight w:val="0"/>
          <w:marTop w:val="0"/>
          <w:marBottom w:val="0"/>
          <w:divBdr>
            <w:top w:val="none" w:sz="0" w:space="0" w:color="auto"/>
            <w:left w:val="none" w:sz="0" w:space="0" w:color="auto"/>
            <w:bottom w:val="none" w:sz="0" w:space="0" w:color="auto"/>
            <w:right w:val="none" w:sz="0" w:space="0" w:color="auto"/>
          </w:divBdr>
        </w:div>
        <w:div w:id="692388690">
          <w:marLeft w:val="640"/>
          <w:marRight w:val="0"/>
          <w:marTop w:val="0"/>
          <w:marBottom w:val="0"/>
          <w:divBdr>
            <w:top w:val="none" w:sz="0" w:space="0" w:color="auto"/>
            <w:left w:val="none" w:sz="0" w:space="0" w:color="auto"/>
            <w:bottom w:val="none" w:sz="0" w:space="0" w:color="auto"/>
            <w:right w:val="none" w:sz="0" w:space="0" w:color="auto"/>
          </w:divBdr>
        </w:div>
        <w:div w:id="1638144215">
          <w:marLeft w:val="640"/>
          <w:marRight w:val="0"/>
          <w:marTop w:val="0"/>
          <w:marBottom w:val="0"/>
          <w:divBdr>
            <w:top w:val="none" w:sz="0" w:space="0" w:color="auto"/>
            <w:left w:val="none" w:sz="0" w:space="0" w:color="auto"/>
            <w:bottom w:val="none" w:sz="0" w:space="0" w:color="auto"/>
            <w:right w:val="none" w:sz="0" w:space="0" w:color="auto"/>
          </w:divBdr>
        </w:div>
        <w:div w:id="1822648069">
          <w:marLeft w:val="640"/>
          <w:marRight w:val="0"/>
          <w:marTop w:val="0"/>
          <w:marBottom w:val="0"/>
          <w:divBdr>
            <w:top w:val="none" w:sz="0" w:space="0" w:color="auto"/>
            <w:left w:val="none" w:sz="0" w:space="0" w:color="auto"/>
            <w:bottom w:val="none" w:sz="0" w:space="0" w:color="auto"/>
            <w:right w:val="none" w:sz="0" w:space="0" w:color="auto"/>
          </w:divBdr>
        </w:div>
        <w:div w:id="1172600272">
          <w:marLeft w:val="640"/>
          <w:marRight w:val="0"/>
          <w:marTop w:val="0"/>
          <w:marBottom w:val="0"/>
          <w:divBdr>
            <w:top w:val="none" w:sz="0" w:space="0" w:color="auto"/>
            <w:left w:val="none" w:sz="0" w:space="0" w:color="auto"/>
            <w:bottom w:val="none" w:sz="0" w:space="0" w:color="auto"/>
            <w:right w:val="none" w:sz="0" w:space="0" w:color="auto"/>
          </w:divBdr>
        </w:div>
        <w:div w:id="1436437996">
          <w:marLeft w:val="640"/>
          <w:marRight w:val="0"/>
          <w:marTop w:val="0"/>
          <w:marBottom w:val="0"/>
          <w:divBdr>
            <w:top w:val="none" w:sz="0" w:space="0" w:color="auto"/>
            <w:left w:val="none" w:sz="0" w:space="0" w:color="auto"/>
            <w:bottom w:val="none" w:sz="0" w:space="0" w:color="auto"/>
            <w:right w:val="none" w:sz="0" w:space="0" w:color="auto"/>
          </w:divBdr>
        </w:div>
        <w:div w:id="101925340">
          <w:marLeft w:val="640"/>
          <w:marRight w:val="0"/>
          <w:marTop w:val="0"/>
          <w:marBottom w:val="0"/>
          <w:divBdr>
            <w:top w:val="none" w:sz="0" w:space="0" w:color="auto"/>
            <w:left w:val="none" w:sz="0" w:space="0" w:color="auto"/>
            <w:bottom w:val="none" w:sz="0" w:space="0" w:color="auto"/>
            <w:right w:val="none" w:sz="0" w:space="0" w:color="auto"/>
          </w:divBdr>
        </w:div>
        <w:div w:id="632829853">
          <w:marLeft w:val="640"/>
          <w:marRight w:val="0"/>
          <w:marTop w:val="0"/>
          <w:marBottom w:val="0"/>
          <w:divBdr>
            <w:top w:val="none" w:sz="0" w:space="0" w:color="auto"/>
            <w:left w:val="none" w:sz="0" w:space="0" w:color="auto"/>
            <w:bottom w:val="none" w:sz="0" w:space="0" w:color="auto"/>
            <w:right w:val="none" w:sz="0" w:space="0" w:color="auto"/>
          </w:divBdr>
        </w:div>
        <w:div w:id="721832924">
          <w:marLeft w:val="640"/>
          <w:marRight w:val="0"/>
          <w:marTop w:val="0"/>
          <w:marBottom w:val="0"/>
          <w:divBdr>
            <w:top w:val="none" w:sz="0" w:space="0" w:color="auto"/>
            <w:left w:val="none" w:sz="0" w:space="0" w:color="auto"/>
            <w:bottom w:val="none" w:sz="0" w:space="0" w:color="auto"/>
            <w:right w:val="none" w:sz="0" w:space="0" w:color="auto"/>
          </w:divBdr>
        </w:div>
        <w:div w:id="1486975913">
          <w:marLeft w:val="640"/>
          <w:marRight w:val="0"/>
          <w:marTop w:val="0"/>
          <w:marBottom w:val="0"/>
          <w:divBdr>
            <w:top w:val="none" w:sz="0" w:space="0" w:color="auto"/>
            <w:left w:val="none" w:sz="0" w:space="0" w:color="auto"/>
            <w:bottom w:val="none" w:sz="0" w:space="0" w:color="auto"/>
            <w:right w:val="none" w:sz="0" w:space="0" w:color="auto"/>
          </w:divBdr>
        </w:div>
        <w:div w:id="1062019870">
          <w:marLeft w:val="640"/>
          <w:marRight w:val="0"/>
          <w:marTop w:val="0"/>
          <w:marBottom w:val="0"/>
          <w:divBdr>
            <w:top w:val="none" w:sz="0" w:space="0" w:color="auto"/>
            <w:left w:val="none" w:sz="0" w:space="0" w:color="auto"/>
            <w:bottom w:val="none" w:sz="0" w:space="0" w:color="auto"/>
            <w:right w:val="none" w:sz="0" w:space="0" w:color="auto"/>
          </w:divBdr>
        </w:div>
        <w:div w:id="1411274294">
          <w:marLeft w:val="640"/>
          <w:marRight w:val="0"/>
          <w:marTop w:val="0"/>
          <w:marBottom w:val="0"/>
          <w:divBdr>
            <w:top w:val="none" w:sz="0" w:space="0" w:color="auto"/>
            <w:left w:val="none" w:sz="0" w:space="0" w:color="auto"/>
            <w:bottom w:val="none" w:sz="0" w:space="0" w:color="auto"/>
            <w:right w:val="none" w:sz="0" w:space="0" w:color="auto"/>
          </w:divBdr>
        </w:div>
        <w:div w:id="15890111">
          <w:marLeft w:val="640"/>
          <w:marRight w:val="0"/>
          <w:marTop w:val="0"/>
          <w:marBottom w:val="0"/>
          <w:divBdr>
            <w:top w:val="none" w:sz="0" w:space="0" w:color="auto"/>
            <w:left w:val="none" w:sz="0" w:space="0" w:color="auto"/>
            <w:bottom w:val="none" w:sz="0" w:space="0" w:color="auto"/>
            <w:right w:val="none" w:sz="0" w:space="0" w:color="auto"/>
          </w:divBdr>
        </w:div>
        <w:div w:id="535772886">
          <w:marLeft w:val="640"/>
          <w:marRight w:val="0"/>
          <w:marTop w:val="0"/>
          <w:marBottom w:val="0"/>
          <w:divBdr>
            <w:top w:val="none" w:sz="0" w:space="0" w:color="auto"/>
            <w:left w:val="none" w:sz="0" w:space="0" w:color="auto"/>
            <w:bottom w:val="none" w:sz="0" w:space="0" w:color="auto"/>
            <w:right w:val="none" w:sz="0" w:space="0" w:color="auto"/>
          </w:divBdr>
        </w:div>
        <w:div w:id="1096558948">
          <w:marLeft w:val="640"/>
          <w:marRight w:val="0"/>
          <w:marTop w:val="0"/>
          <w:marBottom w:val="0"/>
          <w:divBdr>
            <w:top w:val="none" w:sz="0" w:space="0" w:color="auto"/>
            <w:left w:val="none" w:sz="0" w:space="0" w:color="auto"/>
            <w:bottom w:val="none" w:sz="0" w:space="0" w:color="auto"/>
            <w:right w:val="none" w:sz="0" w:space="0" w:color="auto"/>
          </w:divBdr>
        </w:div>
        <w:div w:id="1897084832">
          <w:marLeft w:val="640"/>
          <w:marRight w:val="0"/>
          <w:marTop w:val="0"/>
          <w:marBottom w:val="0"/>
          <w:divBdr>
            <w:top w:val="none" w:sz="0" w:space="0" w:color="auto"/>
            <w:left w:val="none" w:sz="0" w:space="0" w:color="auto"/>
            <w:bottom w:val="none" w:sz="0" w:space="0" w:color="auto"/>
            <w:right w:val="none" w:sz="0" w:space="0" w:color="auto"/>
          </w:divBdr>
        </w:div>
        <w:div w:id="309094083">
          <w:marLeft w:val="640"/>
          <w:marRight w:val="0"/>
          <w:marTop w:val="0"/>
          <w:marBottom w:val="0"/>
          <w:divBdr>
            <w:top w:val="none" w:sz="0" w:space="0" w:color="auto"/>
            <w:left w:val="none" w:sz="0" w:space="0" w:color="auto"/>
            <w:bottom w:val="none" w:sz="0" w:space="0" w:color="auto"/>
            <w:right w:val="none" w:sz="0" w:space="0" w:color="auto"/>
          </w:divBdr>
        </w:div>
        <w:div w:id="1535652954">
          <w:marLeft w:val="640"/>
          <w:marRight w:val="0"/>
          <w:marTop w:val="0"/>
          <w:marBottom w:val="0"/>
          <w:divBdr>
            <w:top w:val="none" w:sz="0" w:space="0" w:color="auto"/>
            <w:left w:val="none" w:sz="0" w:space="0" w:color="auto"/>
            <w:bottom w:val="none" w:sz="0" w:space="0" w:color="auto"/>
            <w:right w:val="none" w:sz="0" w:space="0" w:color="auto"/>
          </w:divBdr>
        </w:div>
        <w:div w:id="2039618777">
          <w:marLeft w:val="640"/>
          <w:marRight w:val="0"/>
          <w:marTop w:val="0"/>
          <w:marBottom w:val="0"/>
          <w:divBdr>
            <w:top w:val="none" w:sz="0" w:space="0" w:color="auto"/>
            <w:left w:val="none" w:sz="0" w:space="0" w:color="auto"/>
            <w:bottom w:val="none" w:sz="0" w:space="0" w:color="auto"/>
            <w:right w:val="none" w:sz="0" w:space="0" w:color="auto"/>
          </w:divBdr>
        </w:div>
        <w:div w:id="1288203525">
          <w:marLeft w:val="640"/>
          <w:marRight w:val="0"/>
          <w:marTop w:val="0"/>
          <w:marBottom w:val="0"/>
          <w:divBdr>
            <w:top w:val="none" w:sz="0" w:space="0" w:color="auto"/>
            <w:left w:val="none" w:sz="0" w:space="0" w:color="auto"/>
            <w:bottom w:val="none" w:sz="0" w:space="0" w:color="auto"/>
            <w:right w:val="none" w:sz="0" w:space="0" w:color="auto"/>
          </w:divBdr>
        </w:div>
        <w:div w:id="38020873">
          <w:marLeft w:val="640"/>
          <w:marRight w:val="0"/>
          <w:marTop w:val="0"/>
          <w:marBottom w:val="0"/>
          <w:divBdr>
            <w:top w:val="none" w:sz="0" w:space="0" w:color="auto"/>
            <w:left w:val="none" w:sz="0" w:space="0" w:color="auto"/>
            <w:bottom w:val="none" w:sz="0" w:space="0" w:color="auto"/>
            <w:right w:val="none" w:sz="0" w:space="0" w:color="auto"/>
          </w:divBdr>
        </w:div>
        <w:div w:id="105278773">
          <w:marLeft w:val="640"/>
          <w:marRight w:val="0"/>
          <w:marTop w:val="0"/>
          <w:marBottom w:val="0"/>
          <w:divBdr>
            <w:top w:val="none" w:sz="0" w:space="0" w:color="auto"/>
            <w:left w:val="none" w:sz="0" w:space="0" w:color="auto"/>
            <w:bottom w:val="none" w:sz="0" w:space="0" w:color="auto"/>
            <w:right w:val="none" w:sz="0" w:space="0" w:color="auto"/>
          </w:divBdr>
        </w:div>
        <w:div w:id="894463052">
          <w:marLeft w:val="640"/>
          <w:marRight w:val="0"/>
          <w:marTop w:val="0"/>
          <w:marBottom w:val="0"/>
          <w:divBdr>
            <w:top w:val="none" w:sz="0" w:space="0" w:color="auto"/>
            <w:left w:val="none" w:sz="0" w:space="0" w:color="auto"/>
            <w:bottom w:val="none" w:sz="0" w:space="0" w:color="auto"/>
            <w:right w:val="none" w:sz="0" w:space="0" w:color="auto"/>
          </w:divBdr>
        </w:div>
        <w:div w:id="901258695">
          <w:marLeft w:val="640"/>
          <w:marRight w:val="0"/>
          <w:marTop w:val="0"/>
          <w:marBottom w:val="0"/>
          <w:divBdr>
            <w:top w:val="none" w:sz="0" w:space="0" w:color="auto"/>
            <w:left w:val="none" w:sz="0" w:space="0" w:color="auto"/>
            <w:bottom w:val="none" w:sz="0" w:space="0" w:color="auto"/>
            <w:right w:val="none" w:sz="0" w:space="0" w:color="auto"/>
          </w:divBdr>
        </w:div>
        <w:div w:id="1510945398">
          <w:marLeft w:val="640"/>
          <w:marRight w:val="0"/>
          <w:marTop w:val="0"/>
          <w:marBottom w:val="0"/>
          <w:divBdr>
            <w:top w:val="none" w:sz="0" w:space="0" w:color="auto"/>
            <w:left w:val="none" w:sz="0" w:space="0" w:color="auto"/>
            <w:bottom w:val="none" w:sz="0" w:space="0" w:color="auto"/>
            <w:right w:val="none" w:sz="0" w:space="0" w:color="auto"/>
          </w:divBdr>
        </w:div>
        <w:div w:id="1920290559">
          <w:marLeft w:val="640"/>
          <w:marRight w:val="0"/>
          <w:marTop w:val="0"/>
          <w:marBottom w:val="0"/>
          <w:divBdr>
            <w:top w:val="none" w:sz="0" w:space="0" w:color="auto"/>
            <w:left w:val="none" w:sz="0" w:space="0" w:color="auto"/>
            <w:bottom w:val="none" w:sz="0" w:space="0" w:color="auto"/>
            <w:right w:val="none" w:sz="0" w:space="0" w:color="auto"/>
          </w:divBdr>
        </w:div>
        <w:div w:id="708187954">
          <w:marLeft w:val="640"/>
          <w:marRight w:val="0"/>
          <w:marTop w:val="0"/>
          <w:marBottom w:val="0"/>
          <w:divBdr>
            <w:top w:val="none" w:sz="0" w:space="0" w:color="auto"/>
            <w:left w:val="none" w:sz="0" w:space="0" w:color="auto"/>
            <w:bottom w:val="none" w:sz="0" w:space="0" w:color="auto"/>
            <w:right w:val="none" w:sz="0" w:space="0" w:color="auto"/>
          </w:divBdr>
        </w:div>
        <w:div w:id="1670716519">
          <w:marLeft w:val="640"/>
          <w:marRight w:val="0"/>
          <w:marTop w:val="0"/>
          <w:marBottom w:val="0"/>
          <w:divBdr>
            <w:top w:val="none" w:sz="0" w:space="0" w:color="auto"/>
            <w:left w:val="none" w:sz="0" w:space="0" w:color="auto"/>
            <w:bottom w:val="none" w:sz="0" w:space="0" w:color="auto"/>
            <w:right w:val="none" w:sz="0" w:space="0" w:color="auto"/>
          </w:divBdr>
        </w:div>
        <w:div w:id="728110125">
          <w:marLeft w:val="640"/>
          <w:marRight w:val="0"/>
          <w:marTop w:val="0"/>
          <w:marBottom w:val="0"/>
          <w:divBdr>
            <w:top w:val="none" w:sz="0" w:space="0" w:color="auto"/>
            <w:left w:val="none" w:sz="0" w:space="0" w:color="auto"/>
            <w:bottom w:val="none" w:sz="0" w:space="0" w:color="auto"/>
            <w:right w:val="none" w:sz="0" w:space="0" w:color="auto"/>
          </w:divBdr>
        </w:div>
        <w:div w:id="52780269">
          <w:marLeft w:val="640"/>
          <w:marRight w:val="0"/>
          <w:marTop w:val="0"/>
          <w:marBottom w:val="0"/>
          <w:divBdr>
            <w:top w:val="none" w:sz="0" w:space="0" w:color="auto"/>
            <w:left w:val="none" w:sz="0" w:space="0" w:color="auto"/>
            <w:bottom w:val="none" w:sz="0" w:space="0" w:color="auto"/>
            <w:right w:val="none" w:sz="0" w:space="0" w:color="auto"/>
          </w:divBdr>
        </w:div>
        <w:div w:id="420755952">
          <w:marLeft w:val="640"/>
          <w:marRight w:val="0"/>
          <w:marTop w:val="0"/>
          <w:marBottom w:val="0"/>
          <w:divBdr>
            <w:top w:val="none" w:sz="0" w:space="0" w:color="auto"/>
            <w:left w:val="none" w:sz="0" w:space="0" w:color="auto"/>
            <w:bottom w:val="none" w:sz="0" w:space="0" w:color="auto"/>
            <w:right w:val="none" w:sz="0" w:space="0" w:color="auto"/>
          </w:divBdr>
        </w:div>
        <w:div w:id="1082945560">
          <w:marLeft w:val="640"/>
          <w:marRight w:val="0"/>
          <w:marTop w:val="0"/>
          <w:marBottom w:val="0"/>
          <w:divBdr>
            <w:top w:val="none" w:sz="0" w:space="0" w:color="auto"/>
            <w:left w:val="none" w:sz="0" w:space="0" w:color="auto"/>
            <w:bottom w:val="none" w:sz="0" w:space="0" w:color="auto"/>
            <w:right w:val="none" w:sz="0" w:space="0" w:color="auto"/>
          </w:divBdr>
        </w:div>
        <w:div w:id="1956860648">
          <w:marLeft w:val="640"/>
          <w:marRight w:val="0"/>
          <w:marTop w:val="0"/>
          <w:marBottom w:val="0"/>
          <w:divBdr>
            <w:top w:val="none" w:sz="0" w:space="0" w:color="auto"/>
            <w:left w:val="none" w:sz="0" w:space="0" w:color="auto"/>
            <w:bottom w:val="none" w:sz="0" w:space="0" w:color="auto"/>
            <w:right w:val="none" w:sz="0" w:space="0" w:color="auto"/>
          </w:divBdr>
        </w:div>
        <w:div w:id="791363212">
          <w:marLeft w:val="640"/>
          <w:marRight w:val="0"/>
          <w:marTop w:val="0"/>
          <w:marBottom w:val="0"/>
          <w:divBdr>
            <w:top w:val="none" w:sz="0" w:space="0" w:color="auto"/>
            <w:left w:val="none" w:sz="0" w:space="0" w:color="auto"/>
            <w:bottom w:val="none" w:sz="0" w:space="0" w:color="auto"/>
            <w:right w:val="none" w:sz="0" w:space="0" w:color="auto"/>
          </w:divBdr>
        </w:div>
        <w:div w:id="524095112">
          <w:marLeft w:val="640"/>
          <w:marRight w:val="0"/>
          <w:marTop w:val="0"/>
          <w:marBottom w:val="0"/>
          <w:divBdr>
            <w:top w:val="none" w:sz="0" w:space="0" w:color="auto"/>
            <w:left w:val="none" w:sz="0" w:space="0" w:color="auto"/>
            <w:bottom w:val="none" w:sz="0" w:space="0" w:color="auto"/>
            <w:right w:val="none" w:sz="0" w:space="0" w:color="auto"/>
          </w:divBdr>
        </w:div>
        <w:div w:id="155607493">
          <w:marLeft w:val="640"/>
          <w:marRight w:val="0"/>
          <w:marTop w:val="0"/>
          <w:marBottom w:val="0"/>
          <w:divBdr>
            <w:top w:val="none" w:sz="0" w:space="0" w:color="auto"/>
            <w:left w:val="none" w:sz="0" w:space="0" w:color="auto"/>
            <w:bottom w:val="none" w:sz="0" w:space="0" w:color="auto"/>
            <w:right w:val="none" w:sz="0" w:space="0" w:color="auto"/>
          </w:divBdr>
        </w:div>
        <w:div w:id="1721712034">
          <w:marLeft w:val="640"/>
          <w:marRight w:val="0"/>
          <w:marTop w:val="0"/>
          <w:marBottom w:val="0"/>
          <w:divBdr>
            <w:top w:val="none" w:sz="0" w:space="0" w:color="auto"/>
            <w:left w:val="none" w:sz="0" w:space="0" w:color="auto"/>
            <w:bottom w:val="none" w:sz="0" w:space="0" w:color="auto"/>
            <w:right w:val="none" w:sz="0" w:space="0" w:color="auto"/>
          </w:divBdr>
        </w:div>
        <w:div w:id="200483337">
          <w:marLeft w:val="640"/>
          <w:marRight w:val="0"/>
          <w:marTop w:val="0"/>
          <w:marBottom w:val="0"/>
          <w:divBdr>
            <w:top w:val="none" w:sz="0" w:space="0" w:color="auto"/>
            <w:left w:val="none" w:sz="0" w:space="0" w:color="auto"/>
            <w:bottom w:val="none" w:sz="0" w:space="0" w:color="auto"/>
            <w:right w:val="none" w:sz="0" w:space="0" w:color="auto"/>
          </w:divBdr>
        </w:div>
        <w:div w:id="1448814963">
          <w:marLeft w:val="640"/>
          <w:marRight w:val="0"/>
          <w:marTop w:val="0"/>
          <w:marBottom w:val="0"/>
          <w:divBdr>
            <w:top w:val="none" w:sz="0" w:space="0" w:color="auto"/>
            <w:left w:val="none" w:sz="0" w:space="0" w:color="auto"/>
            <w:bottom w:val="none" w:sz="0" w:space="0" w:color="auto"/>
            <w:right w:val="none" w:sz="0" w:space="0" w:color="auto"/>
          </w:divBdr>
        </w:div>
        <w:div w:id="650212396">
          <w:marLeft w:val="640"/>
          <w:marRight w:val="0"/>
          <w:marTop w:val="0"/>
          <w:marBottom w:val="0"/>
          <w:divBdr>
            <w:top w:val="none" w:sz="0" w:space="0" w:color="auto"/>
            <w:left w:val="none" w:sz="0" w:space="0" w:color="auto"/>
            <w:bottom w:val="none" w:sz="0" w:space="0" w:color="auto"/>
            <w:right w:val="none" w:sz="0" w:space="0" w:color="auto"/>
          </w:divBdr>
        </w:div>
        <w:div w:id="1436055327">
          <w:marLeft w:val="640"/>
          <w:marRight w:val="0"/>
          <w:marTop w:val="0"/>
          <w:marBottom w:val="0"/>
          <w:divBdr>
            <w:top w:val="none" w:sz="0" w:space="0" w:color="auto"/>
            <w:left w:val="none" w:sz="0" w:space="0" w:color="auto"/>
            <w:bottom w:val="none" w:sz="0" w:space="0" w:color="auto"/>
            <w:right w:val="none" w:sz="0" w:space="0" w:color="auto"/>
          </w:divBdr>
        </w:div>
        <w:div w:id="515072964">
          <w:marLeft w:val="640"/>
          <w:marRight w:val="0"/>
          <w:marTop w:val="0"/>
          <w:marBottom w:val="0"/>
          <w:divBdr>
            <w:top w:val="none" w:sz="0" w:space="0" w:color="auto"/>
            <w:left w:val="none" w:sz="0" w:space="0" w:color="auto"/>
            <w:bottom w:val="none" w:sz="0" w:space="0" w:color="auto"/>
            <w:right w:val="none" w:sz="0" w:space="0" w:color="auto"/>
          </w:divBdr>
        </w:div>
        <w:div w:id="1893955355">
          <w:marLeft w:val="640"/>
          <w:marRight w:val="0"/>
          <w:marTop w:val="0"/>
          <w:marBottom w:val="0"/>
          <w:divBdr>
            <w:top w:val="none" w:sz="0" w:space="0" w:color="auto"/>
            <w:left w:val="none" w:sz="0" w:space="0" w:color="auto"/>
            <w:bottom w:val="none" w:sz="0" w:space="0" w:color="auto"/>
            <w:right w:val="none" w:sz="0" w:space="0" w:color="auto"/>
          </w:divBdr>
        </w:div>
        <w:div w:id="2092384581">
          <w:marLeft w:val="640"/>
          <w:marRight w:val="0"/>
          <w:marTop w:val="0"/>
          <w:marBottom w:val="0"/>
          <w:divBdr>
            <w:top w:val="none" w:sz="0" w:space="0" w:color="auto"/>
            <w:left w:val="none" w:sz="0" w:space="0" w:color="auto"/>
            <w:bottom w:val="none" w:sz="0" w:space="0" w:color="auto"/>
            <w:right w:val="none" w:sz="0" w:space="0" w:color="auto"/>
          </w:divBdr>
        </w:div>
        <w:div w:id="2135634136">
          <w:marLeft w:val="640"/>
          <w:marRight w:val="0"/>
          <w:marTop w:val="0"/>
          <w:marBottom w:val="0"/>
          <w:divBdr>
            <w:top w:val="none" w:sz="0" w:space="0" w:color="auto"/>
            <w:left w:val="none" w:sz="0" w:space="0" w:color="auto"/>
            <w:bottom w:val="none" w:sz="0" w:space="0" w:color="auto"/>
            <w:right w:val="none" w:sz="0" w:space="0" w:color="auto"/>
          </w:divBdr>
        </w:div>
        <w:div w:id="1423262464">
          <w:marLeft w:val="640"/>
          <w:marRight w:val="0"/>
          <w:marTop w:val="0"/>
          <w:marBottom w:val="0"/>
          <w:divBdr>
            <w:top w:val="none" w:sz="0" w:space="0" w:color="auto"/>
            <w:left w:val="none" w:sz="0" w:space="0" w:color="auto"/>
            <w:bottom w:val="none" w:sz="0" w:space="0" w:color="auto"/>
            <w:right w:val="none" w:sz="0" w:space="0" w:color="auto"/>
          </w:divBdr>
        </w:div>
        <w:div w:id="1874075695">
          <w:marLeft w:val="640"/>
          <w:marRight w:val="0"/>
          <w:marTop w:val="0"/>
          <w:marBottom w:val="0"/>
          <w:divBdr>
            <w:top w:val="none" w:sz="0" w:space="0" w:color="auto"/>
            <w:left w:val="none" w:sz="0" w:space="0" w:color="auto"/>
            <w:bottom w:val="none" w:sz="0" w:space="0" w:color="auto"/>
            <w:right w:val="none" w:sz="0" w:space="0" w:color="auto"/>
          </w:divBdr>
        </w:div>
        <w:div w:id="1262179822">
          <w:marLeft w:val="640"/>
          <w:marRight w:val="0"/>
          <w:marTop w:val="0"/>
          <w:marBottom w:val="0"/>
          <w:divBdr>
            <w:top w:val="none" w:sz="0" w:space="0" w:color="auto"/>
            <w:left w:val="none" w:sz="0" w:space="0" w:color="auto"/>
            <w:bottom w:val="none" w:sz="0" w:space="0" w:color="auto"/>
            <w:right w:val="none" w:sz="0" w:space="0" w:color="auto"/>
          </w:divBdr>
        </w:div>
        <w:div w:id="1030453718">
          <w:marLeft w:val="640"/>
          <w:marRight w:val="0"/>
          <w:marTop w:val="0"/>
          <w:marBottom w:val="0"/>
          <w:divBdr>
            <w:top w:val="none" w:sz="0" w:space="0" w:color="auto"/>
            <w:left w:val="none" w:sz="0" w:space="0" w:color="auto"/>
            <w:bottom w:val="none" w:sz="0" w:space="0" w:color="auto"/>
            <w:right w:val="none" w:sz="0" w:space="0" w:color="auto"/>
          </w:divBdr>
        </w:div>
        <w:div w:id="956642370">
          <w:marLeft w:val="640"/>
          <w:marRight w:val="0"/>
          <w:marTop w:val="0"/>
          <w:marBottom w:val="0"/>
          <w:divBdr>
            <w:top w:val="none" w:sz="0" w:space="0" w:color="auto"/>
            <w:left w:val="none" w:sz="0" w:space="0" w:color="auto"/>
            <w:bottom w:val="none" w:sz="0" w:space="0" w:color="auto"/>
            <w:right w:val="none" w:sz="0" w:space="0" w:color="auto"/>
          </w:divBdr>
        </w:div>
        <w:div w:id="1795056215">
          <w:marLeft w:val="640"/>
          <w:marRight w:val="0"/>
          <w:marTop w:val="0"/>
          <w:marBottom w:val="0"/>
          <w:divBdr>
            <w:top w:val="none" w:sz="0" w:space="0" w:color="auto"/>
            <w:left w:val="none" w:sz="0" w:space="0" w:color="auto"/>
            <w:bottom w:val="none" w:sz="0" w:space="0" w:color="auto"/>
            <w:right w:val="none" w:sz="0" w:space="0" w:color="auto"/>
          </w:divBdr>
        </w:div>
        <w:div w:id="1082213847">
          <w:marLeft w:val="640"/>
          <w:marRight w:val="0"/>
          <w:marTop w:val="0"/>
          <w:marBottom w:val="0"/>
          <w:divBdr>
            <w:top w:val="none" w:sz="0" w:space="0" w:color="auto"/>
            <w:left w:val="none" w:sz="0" w:space="0" w:color="auto"/>
            <w:bottom w:val="none" w:sz="0" w:space="0" w:color="auto"/>
            <w:right w:val="none" w:sz="0" w:space="0" w:color="auto"/>
          </w:divBdr>
        </w:div>
        <w:div w:id="1667855597">
          <w:marLeft w:val="640"/>
          <w:marRight w:val="0"/>
          <w:marTop w:val="0"/>
          <w:marBottom w:val="0"/>
          <w:divBdr>
            <w:top w:val="none" w:sz="0" w:space="0" w:color="auto"/>
            <w:left w:val="none" w:sz="0" w:space="0" w:color="auto"/>
            <w:bottom w:val="none" w:sz="0" w:space="0" w:color="auto"/>
            <w:right w:val="none" w:sz="0" w:space="0" w:color="auto"/>
          </w:divBdr>
        </w:div>
        <w:div w:id="1149328100">
          <w:marLeft w:val="640"/>
          <w:marRight w:val="0"/>
          <w:marTop w:val="0"/>
          <w:marBottom w:val="0"/>
          <w:divBdr>
            <w:top w:val="none" w:sz="0" w:space="0" w:color="auto"/>
            <w:left w:val="none" w:sz="0" w:space="0" w:color="auto"/>
            <w:bottom w:val="none" w:sz="0" w:space="0" w:color="auto"/>
            <w:right w:val="none" w:sz="0" w:space="0" w:color="auto"/>
          </w:divBdr>
        </w:div>
        <w:div w:id="165755422">
          <w:marLeft w:val="640"/>
          <w:marRight w:val="0"/>
          <w:marTop w:val="0"/>
          <w:marBottom w:val="0"/>
          <w:divBdr>
            <w:top w:val="none" w:sz="0" w:space="0" w:color="auto"/>
            <w:left w:val="none" w:sz="0" w:space="0" w:color="auto"/>
            <w:bottom w:val="none" w:sz="0" w:space="0" w:color="auto"/>
            <w:right w:val="none" w:sz="0" w:space="0" w:color="auto"/>
          </w:divBdr>
        </w:div>
        <w:div w:id="773983879">
          <w:marLeft w:val="640"/>
          <w:marRight w:val="0"/>
          <w:marTop w:val="0"/>
          <w:marBottom w:val="0"/>
          <w:divBdr>
            <w:top w:val="none" w:sz="0" w:space="0" w:color="auto"/>
            <w:left w:val="none" w:sz="0" w:space="0" w:color="auto"/>
            <w:bottom w:val="none" w:sz="0" w:space="0" w:color="auto"/>
            <w:right w:val="none" w:sz="0" w:space="0" w:color="auto"/>
          </w:divBdr>
        </w:div>
        <w:div w:id="1321930622">
          <w:marLeft w:val="640"/>
          <w:marRight w:val="0"/>
          <w:marTop w:val="0"/>
          <w:marBottom w:val="0"/>
          <w:divBdr>
            <w:top w:val="none" w:sz="0" w:space="0" w:color="auto"/>
            <w:left w:val="none" w:sz="0" w:space="0" w:color="auto"/>
            <w:bottom w:val="none" w:sz="0" w:space="0" w:color="auto"/>
            <w:right w:val="none" w:sz="0" w:space="0" w:color="auto"/>
          </w:divBdr>
        </w:div>
        <w:div w:id="1810324956">
          <w:marLeft w:val="640"/>
          <w:marRight w:val="0"/>
          <w:marTop w:val="0"/>
          <w:marBottom w:val="0"/>
          <w:divBdr>
            <w:top w:val="none" w:sz="0" w:space="0" w:color="auto"/>
            <w:left w:val="none" w:sz="0" w:space="0" w:color="auto"/>
            <w:bottom w:val="none" w:sz="0" w:space="0" w:color="auto"/>
            <w:right w:val="none" w:sz="0" w:space="0" w:color="auto"/>
          </w:divBdr>
        </w:div>
        <w:div w:id="1538347425">
          <w:marLeft w:val="640"/>
          <w:marRight w:val="0"/>
          <w:marTop w:val="0"/>
          <w:marBottom w:val="0"/>
          <w:divBdr>
            <w:top w:val="none" w:sz="0" w:space="0" w:color="auto"/>
            <w:left w:val="none" w:sz="0" w:space="0" w:color="auto"/>
            <w:bottom w:val="none" w:sz="0" w:space="0" w:color="auto"/>
            <w:right w:val="none" w:sz="0" w:space="0" w:color="auto"/>
          </w:divBdr>
        </w:div>
        <w:div w:id="1090270954">
          <w:marLeft w:val="640"/>
          <w:marRight w:val="0"/>
          <w:marTop w:val="0"/>
          <w:marBottom w:val="0"/>
          <w:divBdr>
            <w:top w:val="none" w:sz="0" w:space="0" w:color="auto"/>
            <w:left w:val="none" w:sz="0" w:space="0" w:color="auto"/>
            <w:bottom w:val="none" w:sz="0" w:space="0" w:color="auto"/>
            <w:right w:val="none" w:sz="0" w:space="0" w:color="auto"/>
          </w:divBdr>
        </w:div>
        <w:div w:id="1396976742">
          <w:marLeft w:val="640"/>
          <w:marRight w:val="0"/>
          <w:marTop w:val="0"/>
          <w:marBottom w:val="0"/>
          <w:divBdr>
            <w:top w:val="none" w:sz="0" w:space="0" w:color="auto"/>
            <w:left w:val="none" w:sz="0" w:space="0" w:color="auto"/>
            <w:bottom w:val="none" w:sz="0" w:space="0" w:color="auto"/>
            <w:right w:val="none" w:sz="0" w:space="0" w:color="auto"/>
          </w:divBdr>
        </w:div>
        <w:div w:id="1353919203">
          <w:marLeft w:val="640"/>
          <w:marRight w:val="0"/>
          <w:marTop w:val="0"/>
          <w:marBottom w:val="0"/>
          <w:divBdr>
            <w:top w:val="none" w:sz="0" w:space="0" w:color="auto"/>
            <w:left w:val="none" w:sz="0" w:space="0" w:color="auto"/>
            <w:bottom w:val="none" w:sz="0" w:space="0" w:color="auto"/>
            <w:right w:val="none" w:sz="0" w:space="0" w:color="auto"/>
          </w:divBdr>
        </w:div>
        <w:div w:id="1264337865">
          <w:marLeft w:val="640"/>
          <w:marRight w:val="0"/>
          <w:marTop w:val="0"/>
          <w:marBottom w:val="0"/>
          <w:divBdr>
            <w:top w:val="none" w:sz="0" w:space="0" w:color="auto"/>
            <w:left w:val="none" w:sz="0" w:space="0" w:color="auto"/>
            <w:bottom w:val="none" w:sz="0" w:space="0" w:color="auto"/>
            <w:right w:val="none" w:sz="0" w:space="0" w:color="auto"/>
          </w:divBdr>
        </w:div>
        <w:div w:id="450170890">
          <w:marLeft w:val="640"/>
          <w:marRight w:val="0"/>
          <w:marTop w:val="0"/>
          <w:marBottom w:val="0"/>
          <w:divBdr>
            <w:top w:val="none" w:sz="0" w:space="0" w:color="auto"/>
            <w:left w:val="none" w:sz="0" w:space="0" w:color="auto"/>
            <w:bottom w:val="none" w:sz="0" w:space="0" w:color="auto"/>
            <w:right w:val="none" w:sz="0" w:space="0" w:color="auto"/>
          </w:divBdr>
        </w:div>
        <w:div w:id="1331837216">
          <w:marLeft w:val="640"/>
          <w:marRight w:val="0"/>
          <w:marTop w:val="0"/>
          <w:marBottom w:val="0"/>
          <w:divBdr>
            <w:top w:val="none" w:sz="0" w:space="0" w:color="auto"/>
            <w:left w:val="none" w:sz="0" w:space="0" w:color="auto"/>
            <w:bottom w:val="none" w:sz="0" w:space="0" w:color="auto"/>
            <w:right w:val="none" w:sz="0" w:space="0" w:color="auto"/>
          </w:divBdr>
        </w:div>
        <w:div w:id="250966745">
          <w:marLeft w:val="640"/>
          <w:marRight w:val="0"/>
          <w:marTop w:val="0"/>
          <w:marBottom w:val="0"/>
          <w:divBdr>
            <w:top w:val="none" w:sz="0" w:space="0" w:color="auto"/>
            <w:left w:val="none" w:sz="0" w:space="0" w:color="auto"/>
            <w:bottom w:val="none" w:sz="0" w:space="0" w:color="auto"/>
            <w:right w:val="none" w:sz="0" w:space="0" w:color="auto"/>
          </w:divBdr>
        </w:div>
        <w:div w:id="466975741">
          <w:marLeft w:val="640"/>
          <w:marRight w:val="0"/>
          <w:marTop w:val="0"/>
          <w:marBottom w:val="0"/>
          <w:divBdr>
            <w:top w:val="none" w:sz="0" w:space="0" w:color="auto"/>
            <w:left w:val="none" w:sz="0" w:space="0" w:color="auto"/>
            <w:bottom w:val="none" w:sz="0" w:space="0" w:color="auto"/>
            <w:right w:val="none" w:sz="0" w:space="0" w:color="auto"/>
          </w:divBdr>
        </w:div>
        <w:div w:id="987513305">
          <w:marLeft w:val="640"/>
          <w:marRight w:val="0"/>
          <w:marTop w:val="0"/>
          <w:marBottom w:val="0"/>
          <w:divBdr>
            <w:top w:val="none" w:sz="0" w:space="0" w:color="auto"/>
            <w:left w:val="none" w:sz="0" w:space="0" w:color="auto"/>
            <w:bottom w:val="none" w:sz="0" w:space="0" w:color="auto"/>
            <w:right w:val="none" w:sz="0" w:space="0" w:color="auto"/>
          </w:divBdr>
        </w:div>
        <w:div w:id="751783244">
          <w:marLeft w:val="640"/>
          <w:marRight w:val="0"/>
          <w:marTop w:val="0"/>
          <w:marBottom w:val="0"/>
          <w:divBdr>
            <w:top w:val="none" w:sz="0" w:space="0" w:color="auto"/>
            <w:left w:val="none" w:sz="0" w:space="0" w:color="auto"/>
            <w:bottom w:val="none" w:sz="0" w:space="0" w:color="auto"/>
            <w:right w:val="none" w:sz="0" w:space="0" w:color="auto"/>
          </w:divBdr>
        </w:div>
        <w:div w:id="2008747114">
          <w:marLeft w:val="640"/>
          <w:marRight w:val="0"/>
          <w:marTop w:val="0"/>
          <w:marBottom w:val="0"/>
          <w:divBdr>
            <w:top w:val="none" w:sz="0" w:space="0" w:color="auto"/>
            <w:left w:val="none" w:sz="0" w:space="0" w:color="auto"/>
            <w:bottom w:val="none" w:sz="0" w:space="0" w:color="auto"/>
            <w:right w:val="none" w:sz="0" w:space="0" w:color="auto"/>
          </w:divBdr>
        </w:div>
        <w:div w:id="1014113303">
          <w:marLeft w:val="640"/>
          <w:marRight w:val="0"/>
          <w:marTop w:val="0"/>
          <w:marBottom w:val="0"/>
          <w:divBdr>
            <w:top w:val="none" w:sz="0" w:space="0" w:color="auto"/>
            <w:left w:val="none" w:sz="0" w:space="0" w:color="auto"/>
            <w:bottom w:val="none" w:sz="0" w:space="0" w:color="auto"/>
            <w:right w:val="none" w:sz="0" w:space="0" w:color="auto"/>
          </w:divBdr>
        </w:div>
        <w:div w:id="671880081">
          <w:marLeft w:val="640"/>
          <w:marRight w:val="0"/>
          <w:marTop w:val="0"/>
          <w:marBottom w:val="0"/>
          <w:divBdr>
            <w:top w:val="none" w:sz="0" w:space="0" w:color="auto"/>
            <w:left w:val="none" w:sz="0" w:space="0" w:color="auto"/>
            <w:bottom w:val="none" w:sz="0" w:space="0" w:color="auto"/>
            <w:right w:val="none" w:sz="0" w:space="0" w:color="auto"/>
          </w:divBdr>
        </w:div>
        <w:div w:id="1047216359">
          <w:marLeft w:val="640"/>
          <w:marRight w:val="0"/>
          <w:marTop w:val="0"/>
          <w:marBottom w:val="0"/>
          <w:divBdr>
            <w:top w:val="none" w:sz="0" w:space="0" w:color="auto"/>
            <w:left w:val="none" w:sz="0" w:space="0" w:color="auto"/>
            <w:bottom w:val="none" w:sz="0" w:space="0" w:color="auto"/>
            <w:right w:val="none" w:sz="0" w:space="0" w:color="auto"/>
          </w:divBdr>
        </w:div>
        <w:div w:id="25495021">
          <w:marLeft w:val="640"/>
          <w:marRight w:val="0"/>
          <w:marTop w:val="0"/>
          <w:marBottom w:val="0"/>
          <w:divBdr>
            <w:top w:val="none" w:sz="0" w:space="0" w:color="auto"/>
            <w:left w:val="none" w:sz="0" w:space="0" w:color="auto"/>
            <w:bottom w:val="none" w:sz="0" w:space="0" w:color="auto"/>
            <w:right w:val="none" w:sz="0" w:space="0" w:color="auto"/>
          </w:divBdr>
        </w:div>
        <w:div w:id="1713725317">
          <w:marLeft w:val="640"/>
          <w:marRight w:val="0"/>
          <w:marTop w:val="0"/>
          <w:marBottom w:val="0"/>
          <w:divBdr>
            <w:top w:val="none" w:sz="0" w:space="0" w:color="auto"/>
            <w:left w:val="none" w:sz="0" w:space="0" w:color="auto"/>
            <w:bottom w:val="none" w:sz="0" w:space="0" w:color="auto"/>
            <w:right w:val="none" w:sz="0" w:space="0" w:color="auto"/>
          </w:divBdr>
        </w:div>
        <w:div w:id="526606630">
          <w:marLeft w:val="640"/>
          <w:marRight w:val="0"/>
          <w:marTop w:val="0"/>
          <w:marBottom w:val="0"/>
          <w:divBdr>
            <w:top w:val="none" w:sz="0" w:space="0" w:color="auto"/>
            <w:left w:val="none" w:sz="0" w:space="0" w:color="auto"/>
            <w:bottom w:val="none" w:sz="0" w:space="0" w:color="auto"/>
            <w:right w:val="none" w:sz="0" w:space="0" w:color="auto"/>
          </w:divBdr>
        </w:div>
        <w:div w:id="301228357">
          <w:marLeft w:val="640"/>
          <w:marRight w:val="0"/>
          <w:marTop w:val="0"/>
          <w:marBottom w:val="0"/>
          <w:divBdr>
            <w:top w:val="none" w:sz="0" w:space="0" w:color="auto"/>
            <w:left w:val="none" w:sz="0" w:space="0" w:color="auto"/>
            <w:bottom w:val="none" w:sz="0" w:space="0" w:color="auto"/>
            <w:right w:val="none" w:sz="0" w:space="0" w:color="auto"/>
          </w:divBdr>
        </w:div>
        <w:div w:id="1104887230">
          <w:marLeft w:val="640"/>
          <w:marRight w:val="0"/>
          <w:marTop w:val="0"/>
          <w:marBottom w:val="0"/>
          <w:divBdr>
            <w:top w:val="none" w:sz="0" w:space="0" w:color="auto"/>
            <w:left w:val="none" w:sz="0" w:space="0" w:color="auto"/>
            <w:bottom w:val="none" w:sz="0" w:space="0" w:color="auto"/>
            <w:right w:val="none" w:sz="0" w:space="0" w:color="auto"/>
          </w:divBdr>
        </w:div>
        <w:div w:id="810901996">
          <w:marLeft w:val="640"/>
          <w:marRight w:val="0"/>
          <w:marTop w:val="0"/>
          <w:marBottom w:val="0"/>
          <w:divBdr>
            <w:top w:val="none" w:sz="0" w:space="0" w:color="auto"/>
            <w:left w:val="none" w:sz="0" w:space="0" w:color="auto"/>
            <w:bottom w:val="none" w:sz="0" w:space="0" w:color="auto"/>
            <w:right w:val="none" w:sz="0" w:space="0" w:color="auto"/>
          </w:divBdr>
        </w:div>
        <w:div w:id="1153444245">
          <w:marLeft w:val="640"/>
          <w:marRight w:val="0"/>
          <w:marTop w:val="0"/>
          <w:marBottom w:val="0"/>
          <w:divBdr>
            <w:top w:val="none" w:sz="0" w:space="0" w:color="auto"/>
            <w:left w:val="none" w:sz="0" w:space="0" w:color="auto"/>
            <w:bottom w:val="none" w:sz="0" w:space="0" w:color="auto"/>
            <w:right w:val="none" w:sz="0" w:space="0" w:color="auto"/>
          </w:divBdr>
        </w:div>
        <w:div w:id="1341421304">
          <w:marLeft w:val="640"/>
          <w:marRight w:val="0"/>
          <w:marTop w:val="0"/>
          <w:marBottom w:val="0"/>
          <w:divBdr>
            <w:top w:val="none" w:sz="0" w:space="0" w:color="auto"/>
            <w:left w:val="none" w:sz="0" w:space="0" w:color="auto"/>
            <w:bottom w:val="none" w:sz="0" w:space="0" w:color="auto"/>
            <w:right w:val="none" w:sz="0" w:space="0" w:color="auto"/>
          </w:divBdr>
        </w:div>
        <w:div w:id="781073326">
          <w:marLeft w:val="640"/>
          <w:marRight w:val="0"/>
          <w:marTop w:val="0"/>
          <w:marBottom w:val="0"/>
          <w:divBdr>
            <w:top w:val="none" w:sz="0" w:space="0" w:color="auto"/>
            <w:left w:val="none" w:sz="0" w:space="0" w:color="auto"/>
            <w:bottom w:val="none" w:sz="0" w:space="0" w:color="auto"/>
            <w:right w:val="none" w:sz="0" w:space="0" w:color="auto"/>
          </w:divBdr>
        </w:div>
        <w:div w:id="751045087">
          <w:marLeft w:val="640"/>
          <w:marRight w:val="0"/>
          <w:marTop w:val="0"/>
          <w:marBottom w:val="0"/>
          <w:divBdr>
            <w:top w:val="none" w:sz="0" w:space="0" w:color="auto"/>
            <w:left w:val="none" w:sz="0" w:space="0" w:color="auto"/>
            <w:bottom w:val="none" w:sz="0" w:space="0" w:color="auto"/>
            <w:right w:val="none" w:sz="0" w:space="0" w:color="auto"/>
          </w:divBdr>
        </w:div>
        <w:div w:id="860243264">
          <w:marLeft w:val="640"/>
          <w:marRight w:val="0"/>
          <w:marTop w:val="0"/>
          <w:marBottom w:val="0"/>
          <w:divBdr>
            <w:top w:val="none" w:sz="0" w:space="0" w:color="auto"/>
            <w:left w:val="none" w:sz="0" w:space="0" w:color="auto"/>
            <w:bottom w:val="none" w:sz="0" w:space="0" w:color="auto"/>
            <w:right w:val="none" w:sz="0" w:space="0" w:color="auto"/>
          </w:divBdr>
        </w:div>
        <w:div w:id="1193493281">
          <w:marLeft w:val="640"/>
          <w:marRight w:val="0"/>
          <w:marTop w:val="0"/>
          <w:marBottom w:val="0"/>
          <w:divBdr>
            <w:top w:val="none" w:sz="0" w:space="0" w:color="auto"/>
            <w:left w:val="none" w:sz="0" w:space="0" w:color="auto"/>
            <w:bottom w:val="none" w:sz="0" w:space="0" w:color="auto"/>
            <w:right w:val="none" w:sz="0" w:space="0" w:color="auto"/>
          </w:divBdr>
        </w:div>
        <w:div w:id="1642538940">
          <w:marLeft w:val="640"/>
          <w:marRight w:val="0"/>
          <w:marTop w:val="0"/>
          <w:marBottom w:val="0"/>
          <w:divBdr>
            <w:top w:val="none" w:sz="0" w:space="0" w:color="auto"/>
            <w:left w:val="none" w:sz="0" w:space="0" w:color="auto"/>
            <w:bottom w:val="none" w:sz="0" w:space="0" w:color="auto"/>
            <w:right w:val="none" w:sz="0" w:space="0" w:color="auto"/>
          </w:divBdr>
        </w:div>
        <w:div w:id="1833639370">
          <w:marLeft w:val="640"/>
          <w:marRight w:val="0"/>
          <w:marTop w:val="0"/>
          <w:marBottom w:val="0"/>
          <w:divBdr>
            <w:top w:val="none" w:sz="0" w:space="0" w:color="auto"/>
            <w:left w:val="none" w:sz="0" w:space="0" w:color="auto"/>
            <w:bottom w:val="none" w:sz="0" w:space="0" w:color="auto"/>
            <w:right w:val="none" w:sz="0" w:space="0" w:color="auto"/>
          </w:divBdr>
        </w:div>
        <w:div w:id="1880821629">
          <w:marLeft w:val="640"/>
          <w:marRight w:val="0"/>
          <w:marTop w:val="0"/>
          <w:marBottom w:val="0"/>
          <w:divBdr>
            <w:top w:val="none" w:sz="0" w:space="0" w:color="auto"/>
            <w:left w:val="none" w:sz="0" w:space="0" w:color="auto"/>
            <w:bottom w:val="none" w:sz="0" w:space="0" w:color="auto"/>
            <w:right w:val="none" w:sz="0" w:space="0" w:color="auto"/>
          </w:divBdr>
        </w:div>
        <w:div w:id="1113473129">
          <w:marLeft w:val="640"/>
          <w:marRight w:val="0"/>
          <w:marTop w:val="0"/>
          <w:marBottom w:val="0"/>
          <w:divBdr>
            <w:top w:val="none" w:sz="0" w:space="0" w:color="auto"/>
            <w:left w:val="none" w:sz="0" w:space="0" w:color="auto"/>
            <w:bottom w:val="none" w:sz="0" w:space="0" w:color="auto"/>
            <w:right w:val="none" w:sz="0" w:space="0" w:color="auto"/>
          </w:divBdr>
        </w:div>
        <w:div w:id="109934339">
          <w:marLeft w:val="640"/>
          <w:marRight w:val="0"/>
          <w:marTop w:val="0"/>
          <w:marBottom w:val="0"/>
          <w:divBdr>
            <w:top w:val="none" w:sz="0" w:space="0" w:color="auto"/>
            <w:left w:val="none" w:sz="0" w:space="0" w:color="auto"/>
            <w:bottom w:val="none" w:sz="0" w:space="0" w:color="auto"/>
            <w:right w:val="none" w:sz="0" w:space="0" w:color="auto"/>
          </w:divBdr>
        </w:div>
        <w:div w:id="1713387107">
          <w:marLeft w:val="640"/>
          <w:marRight w:val="0"/>
          <w:marTop w:val="0"/>
          <w:marBottom w:val="0"/>
          <w:divBdr>
            <w:top w:val="none" w:sz="0" w:space="0" w:color="auto"/>
            <w:left w:val="none" w:sz="0" w:space="0" w:color="auto"/>
            <w:bottom w:val="none" w:sz="0" w:space="0" w:color="auto"/>
            <w:right w:val="none" w:sz="0" w:space="0" w:color="auto"/>
          </w:divBdr>
        </w:div>
        <w:div w:id="104890246">
          <w:marLeft w:val="640"/>
          <w:marRight w:val="0"/>
          <w:marTop w:val="0"/>
          <w:marBottom w:val="0"/>
          <w:divBdr>
            <w:top w:val="none" w:sz="0" w:space="0" w:color="auto"/>
            <w:left w:val="none" w:sz="0" w:space="0" w:color="auto"/>
            <w:bottom w:val="none" w:sz="0" w:space="0" w:color="auto"/>
            <w:right w:val="none" w:sz="0" w:space="0" w:color="auto"/>
          </w:divBdr>
        </w:div>
        <w:div w:id="1688213077">
          <w:marLeft w:val="640"/>
          <w:marRight w:val="0"/>
          <w:marTop w:val="0"/>
          <w:marBottom w:val="0"/>
          <w:divBdr>
            <w:top w:val="none" w:sz="0" w:space="0" w:color="auto"/>
            <w:left w:val="none" w:sz="0" w:space="0" w:color="auto"/>
            <w:bottom w:val="none" w:sz="0" w:space="0" w:color="auto"/>
            <w:right w:val="none" w:sz="0" w:space="0" w:color="auto"/>
          </w:divBdr>
        </w:div>
        <w:div w:id="1230380322">
          <w:marLeft w:val="640"/>
          <w:marRight w:val="0"/>
          <w:marTop w:val="0"/>
          <w:marBottom w:val="0"/>
          <w:divBdr>
            <w:top w:val="none" w:sz="0" w:space="0" w:color="auto"/>
            <w:left w:val="none" w:sz="0" w:space="0" w:color="auto"/>
            <w:bottom w:val="none" w:sz="0" w:space="0" w:color="auto"/>
            <w:right w:val="none" w:sz="0" w:space="0" w:color="auto"/>
          </w:divBdr>
        </w:div>
        <w:div w:id="810169127">
          <w:marLeft w:val="640"/>
          <w:marRight w:val="0"/>
          <w:marTop w:val="0"/>
          <w:marBottom w:val="0"/>
          <w:divBdr>
            <w:top w:val="none" w:sz="0" w:space="0" w:color="auto"/>
            <w:left w:val="none" w:sz="0" w:space="0" w:color="auto"/>
            <w:bottom w:val="none" w:sz="0" w:space="0" w:color="auto"/>
            <w:right w:val="none" w:sz="0" w:space="0" w:color="auto"/>
          </w:divBdr>
        </w:div>
        <w:div w:id="1744528949">
          <w:marLeft w:val="640"/>
          <w:marRight w:val="0"/>
          <w:marTop w:val="0"/>
          <w:marBottom w:val="0"/>
          <w:divBdr>
            <w:top w:val="none" w:sz="0" w:space="0" w:color="auto"/>
            <w:left w:val="none" w:sz="0" w:space="0" w:color="auto"/>
            <w:bottom w:val="none" w:sz="0" w:space="0" w:color="auto"/>
            <w:right w:val="none" w:sz="0" w:space="0" w:color="auto"/>
          </w:divBdr>
        </w:div>
        <w:div w:id="696662693">
          <w:marLeft w:val="640"/>
          <w:marRight w:val="0"/>
          <w:marTop w:val="0"/>
          <w:marBottom w:val="0"/>
          <w:divBdr>
            <w:top w:val="none" w:sz="0" w:space="0" w:color="auto"/>
            <w:left w:val="none" w:sz="0" w:space="0" w:color="auto"/>
            <w:bottom w:val="none" w:sz="0" w:space="0" w:color="auto"/>
            <w:right w:val="none" w:sz="0" w:space="0" w:color="auto"/>
          </w:divBdr>
        </w:div>
        <w:div w:id="1923683571">
          <w:marLeft w:val="640"/>
          <w:marRight w:val="0"/>
          <w:marTop w:val="0"/>
          <w:marBottom w:val="0"/>
          <w:divBdr>
            <w:top w:val="none" w:sz="0" w:space="0" w:color="auto"/>
            <w:left w:val="none" w:sz="0" w:space="0" w:color="auto"/>
            <w:bottom w:val="none" w:sz="0" w:space="0" w:color="auto"/>
            <w:right w:val="none" w:sz="0" w:space="0" w:color="auto"/>
          </w:divBdr>
        </w:div>
        <w:div w:id="1209419704">
          <w:marLeft w:val="640"/>
          <w:marRight w:val="0"/>
          <w:marTop w:val="0"/>
          <w:marBottom w:val="0"/>
          <w:divBdr>
            <w:top w:val="none" w:sz="0" w:space="0" w:color="auto"/>
            <w:left w:val="none" w:sz="0" w:space="0" w:color="auto"/>
            <w:bottom w:val="none" w:sz="0" w:space="0" w:color="auto"/>
            <w:right w:val="none" w:sz="0" w:space="0" w:color="auto"/>
          </w:divBdr>
        </w:div>
        <w:div w:id="2143693737">
          <w:marLeft w:val="640"/>
          <w:marRight w:val="0"/>
          <w:marTop w:val="0"/>
          <w:marBottom w:val="0"/>
          <w:divBdr>
            <w:top w:val="none" w:sz="0" w:space="0" w:color="auto"/>
            <w:left w:val="none" w:sz="0" w:space="0" w:color="auto"/>
            <w:bottom w:val="none" w:sz="0" w:space="0" w:color="auto"/>
            <w:right w:val="none" w:sz="0" w:space="0" w:color="auto"/>
          </w:divBdr>
        </w:div>
        <w:div w:id="341443516">
          <w:marLeft w:val="640"/>
          <w:marRight w:val="0"/>
          <w:marTop w:val="0"/>
          <w:marBottom w:val="0"/>
          <w:divBdr>
            <w:top w:val="none" w:sz="0" w:space="0" w:color="auto"/>
            <w:left w:val="none" w:sz="0" w:space="0" w:color="auto"/>
            <w:bottom w:val="none" w:sz="0" w:space="0" w:color="auto"/>
            <w:right w:val="none" w:sz="0" w:space="0" w:color="auto"/>
          </w:divBdr>
        </w:div>
        <w:div w:id="1424569791">
          <w:marLeft w:val="640"/>
          <w:marRight w:val="0"/>
          <w:marTop w:val="0"/>
          <w:marBottom w:val="0"/>
          <w:divBdr>
            <w:top w:val="none" w:sz="0" w:space="0" w:color="auto"/>
            <w:left w:val="none" w:sz="0" w:space="0" w:color="auto"/>
            <w:bottom w:val="none" w:sz="0" w:space="0" w:color="auto"/>
            <w:right w:val="none" w:sz="0" w:space="0" w:color="auto"/>
          </w:divBdr>
        </w:div>
        <w:div w:id="1997300012">
          <w:marLeft w:val="640"/>
          <w:marRight w:val="0"/>
          <w:marTop w:val="0"/>
          <w:marBottom w:val="0"/>
          <w:divBdr>
            <w:top w:val="none" w:sz="0" w:space="0" w:color="auto"/>
            <w:left w:val="none" w:sz="0" w:space="0" w:color="auto"/>
            <w:bottom w:val="none" w:sz="0" w:space="0" w:color="auto"/>
            <w:right w:val="none" w:sz="0" w:space="0" w:color="auto"/>
          </w:divBdr>
        </w:div>
        <w:div w:id="1755972428">
          <w:marLeft w:val="640"/>
          <w:marRight w:val="0"/>
          <w:marTop w:val="0"/>
          <w:marBottom w:val="0"/>
          <w:divBdr>
            <w:top w:val="none" w:sz="0" w:space="0" w:color="auto"/>
            <w:left w:val="none" w:sz="0" w:space="0" w:color="auto"/>
            <w:bottom w:val="none" w:sz="0" w:space="0" w:color="auto"/>
            <w:right w:val="none" w:sz="0" w:space="0" w:color="auto"/>
          </w:divBdr>
        </w:div>
        <w:div w:id="2082484775">
          <w:marLeft w:val="640"/>
          <w:marRight w:val="0"/>
          <w:marTop w:val="0"/>
          <w:marBottom w:val="0"/>
          <w:divBdr>
            <w:top w:val="none" w:sz="0" w:space="0" w:color="auto"/>
            <w:left w:val="none" w:sz="0" w:space="0" w:color="auto"/>
            <w:bottom w:val="none" w:sz="0" w:space="0" w:color="auto"/>
            <w:right w:val="none" w:sz="0" w:space="0" w:color="auto"/>
          </w:divBdr>
        </w:div>
        <w:div w:id="386221690">
          <w:marLeft w:val="640"/>
          <w:marRight w:val="0"/>
          <w:marTop w:val="0"/>
          <w:marBottom w:val="0"/>
          <w:divBdr>
            <w:top w:val="none" w:sz="0" w:space="0" w:color="auto"/>
            <w:left w:val="none" w:sz="0" w:space="0" w:color="auto"/>
            <w:bottom w:val="none" w:sz="0" w:space="0" w:color="auto"/>
            <w:right w:val="none" w:sz="0" w:space="0" w:color="auto"/>
          </w:divBdr>
        </w:div>
        <w:div w:id="1699887278">
          <w:marLeft w:val="640"/>
          <w:marRight w:val="0"/>
          <w:marTop w:val="0"/>
          <w:marBottom w:val="0"/>
          <w:divBdr>
            <w:top w:val="none" w:sz="0" w:space="0" w:color="auto"/>
            <w:left w:val="none" w:sz="0" w:space="0" w:color="auto"/>
            <w:bottom w:val="none" w:sz="0" w:space="0" w:color="auto"/>
            <w:right w:val="none" w:sz="0" w:space="0" w:color="auto"/>
          </w:divBdr>
        </w:div>
        <w:div w:id="2019110469">
          <w:marLeft w:val="640"/>
          <w:marRight w:val="0"/>
          <w:marTop w:val="0"/>
          <w:marBottom w:val="0"/>
          <w:divBdr>
            <w:top w:val="none" w:sz="0" w:space="0" w:color="auto"/>
            <w:left w:val="none" w:sz="0" w:space="0" w:color="auto"/>
            <w:bottom w:val="none" w:sz="0" w:space="0" w:color="auto"/>
            <w:right w:val="none" w:sz="0" w:space="0" w:color="auto"/>
          </w:divBdr>
        </w:div>
        <w:div w:id="639963493">
          <w:marLeft w:val="640"/>
          <w:marRight w:val="0"/>
          <w:marTop w:val="0"/>
          <w:marBottom w:val="0"/>
          <w:divBdr>
            <w:top w:val="none" w:sz="0" w:space="0" w:color="auto"/>
            <w:left w:val="none" w:sz="0" w:space="0" w:color="auto"/>
            <w:bottom w:val="none" w:sz="0" w:space="0" w:color="auto"/>
            <w:right w:val="none" w:sz="0" w:space="0" w:color="auto"/>
          </w:divBdr>
        </w:div>
        <w:div w:id="1430541720">
          <w:marLeft w:val="640"/>
          <w:marRight w:val="0"/>
          <w:marTop w:val="0"/>
          <w:marBottom w:val="0"/>
          <w:divBdr>
            <w:top w:val="none" w:sz="0" w:space="0" w:color="auto"/>
            <w:left w:val="none" w:sz="0" w:space="0" w:color="auto"/>
            <w:bottom w:val="none" w:sz="0" w:space="0" w:color="auto"/>
            <w:right w:val="none" w:sz="0" w:space="0" w:color="auto"/>
          </w:divBdr>
        </w:div>
        <w:div w:id="1480999138">
          <w:marLeft w:val="640"/>
          <w:marRight w:val="0"/>
          <w:marTop w:val="0"/>
          <w:marBottom w:val="0"/>
          <w:divBdr>
            <w:top w:val="none" w:sz="0" w:space="0" w:color="auto"/>
            <w:left w:val="none" w:sz="0" w:space="0" w:color="auto"/>
            <w:bottom w:val="none" w:sz="0" w:space="0" w:color="auto"/>
            <w:right w:val="none" w:sz="0" w:space="0" w:color="auto"/>
          </w:divBdr>
        </w:div>
        <w:div w:id="803351716">
          <w:marLeft w:val="640"/>
          <w:marRight w:val="0"/>
          <w:marTop w:val="0"/>
          <w:marBottom w:val="0"/>
          <w:divBdr>
            <w:top w:val="none" w:sz="0" w:space="0" w:color="auto"/>
            <w:left w:val="none" w:sz="0" w:space="0" w:color="auto"/>
            <w:bottom w:val="none" w:sz="0" w:space="0" w:color="auto"/>
            <w:right w:val="none" w:sz="0" w:space="0" w:color="auto"/>
          </w:divBdr>
        </w:div>
        <w:div w:id="514460427">
          <w:marLeft w:val="640"/>
          <w:marRight w:val="0"/>
          <w:marTop w:val="0"/>
          <w:marBottom w:val="0"/>
          <w:divBdr>
            <w:top w:val="none" w:sz="0" w:space="0" w:color="auto"/>
            <w:left w:val="none" w:sz="0" w:space="0" w:color="auto"/>
            <w:bottom w:val="none" w:sz="0" w:space="0" w:color="auto"/>
            <w:right w:val="none" w:sz="0" w:space="0" w:color="auto"/>
          </w:divBdr>
        </w:div>
        <w:div w:id="499277459">
          <w:marLeft w:val="640"/>
          <w:marRight w:val="0"/>
          <w:marTop w:val="0"/>
          <w:marBottom w:val="0"/>
          <w:divBdr>
            <w:top w:val="none" w:sz="0" w:space="0" w:color="auto"/>
            <w:left w:val="none" w:sz="0" w:space="0" w:color="auto"/>
            <w:bottom w:val="none" w:sz="0" w:space="0" w:color="auto"/>
            <w:right w:val="none" w:sz="0" w:space="0" w:color="auto"/>
          </w:divBdr>
        </w:div>
        <w:div w:id="1117718854">
          <w:marLeft w:val="640"/>
          <w:marRight w:val="0"/>
          <w:marTop w:val="0"/>
          <w:marBottom w:val="0"/>
          <w:divBdr>
            <w:top w:val="none" w:sz="0" w:space="0" w:color="auto"/>
            <w:left w:val="none" w:sz="0" w:space="0" w:color="auto"/>
            <w:bottom w:val="none" w:sz="0" w:space="0" w:color="auto"/>
            <w:right w:val="none" w:sz="0" w:space="0" w:color="auto"/>
          </w:divBdr>
        </w:div>
        <w:div w:id="1609118509">
          <w:marLeft w:val="640"/>
          <w:marRight w:val="0"/>
          <w:marTop w:val="0"/>
          <w:marBottom w:val="0"/>
          <w:divBdr>
            <w:top w:val="none" w:sz="0" w:space="0" w:color="auto"/>
            <w:left w:val="none" w:sz="0" w:space="0" w:color="auto"/>
            <w:bottom w:val="none" w:sz="0" w:space="0" w:color="auto"/>
            <w:right w:val="none" w:sz="0" w:space="0" w:color="auto"/>
          </w:divBdr>
        </w:div>
        <w:div w:id="1541700330">
          <w:marLeft w:val="640"/>
          <w:marRight w:val="0"/>
          <w:marTop w:val="0"/>
          <w:marBottom w:val="0"/>
          <w:divBdr>
            <w:top w:val="none" w:sz="0" w:space="0" w:color="auto"/>
            <w:left w:val="none" w:sz="0" w:space="0" w:color="auto"/>
            <w:bottom w:val="none" w:sz="0" w:space="0" w:color="auto"/>
            <w:right w:val="none" w:sz="0" w:space="0" w:color="auto"/>
          </w:divBdr>
        </w:div>
        <w:div w:id="96292130">
          <w:marLeft w:val="640"/>
          <w:marRight w:val="0"/>
          <w:marTop w:val="0"/>
          <w:marBottom w:val="0"/>
          <w:divBdr>
            <w:top w:val="none" w:sz="0" w:space="0" w:color="auto"/>
            <w:left w:val="none" w:sz="0" w:space="0" w:color="auto"/>
            <w:bottom w:val="none" w:sz="0" w:space="0" w:color="auto"/>
            <w:right w:val="none" w:sz="0" w:space="0" w:color="auto"/>
          </w:divBdr>
        </w:div>
        <w:div w:id="685406790">
          <w:marLeft w:val="640"/>
          <w:marRight w:val="0"/>
          <w:marTop w:val="0"/>
          <w:marBottom w:val="0"/>
          <w:divBdr>
            <w:top w:val="none" w:sz="0" w:space="0" w:color="auto"/>
            <w:left w:val="none" w:sz="0" w:space="0" w:color="auto"/>
            <w:bottom w:val="none" w:sz="0" w:space="0" w:color="auto"/>
            <w:right w:val="none" w:sz="0" w:space="0" w:color="auto"/>
          </w:divBdr>
        </w:div>
        <w:div w:id="241765377">
          <w:marLeft w:val="640"/>
          <w:marRight w:val="0"/>
          <w:marTop w:val="0"/>
          <w:marBottom w:val="0"/>
          <w:divBdr>
            <w:top w:val="none" w:sz="0" w:space="0" w:color="auto"/>
            <w:left w:val="none" w:sz="0" w:space="0" w:color="auto"/>
            <w:bottom w:val="none" w:sz="0" w:space="0" w:color="auto"/>
            <w:right w:val="none" w:sz="0" w:space="0" w:color="auto"/>
          </w:divBdr>
        </w:div>
        <w:div w:id="266617918">
          <w:marLeft w:val="640"/>
          <w:marRight w:val="0"/>
          <w:marTop w:val="0"/>
          <w:marBottom w:val="0"/>
          <w:divBdr>
            <w:top w:val="none" w:sz="0" w:space="0" w:color="auto"/>
            <w:left w:val="none" w:sz="0" w:space="0" w:color="auto"/>
            <w:bottom w:val="none" w:sz="0" w:space="0" w:color="auto"/>
            <w:right w:val="none" w:sz="0" w:space="0" w:color="auto"/>
          </w:divBdr>
        </w:div>
        <w:div w:id="507797757">
          <w:marLeft w:val="640"/>
          <w:marRight w:val="0"/>
          <w:marTop w:val="0"/>
          <w:marBottom w:val="0"/>
          <w:divBdr>
            <w:top w:val="none" w:sz="0" w:space="0" w:color="auto"/>
            <w:left w:val="none" w:sz="0" w:space="0" w:color="auto"/>
            <w:bottom w:val="none" w:sz="0" w:space="0" w:color="auto"/>
            <w:right w:val="none" w:sz="0" w:space="0" w:color="auto"/>
          </w:divBdr>
        </w:div>
        <w:div w:id="1656687897">
          <w:marLeft w:val="640"/>
          <w:marRight w:val="0"/>
          <w:marTop w:val="0"/>
          <w:marBottom w:val="0"/>
          <w:divBdr>
            <w:top w:val="none" w:sz="0" w:space="0" w:color="auto"/>
            <w:left w:val="none" w:sz="0" w:space="0" w:color="auto"/>
            <w:bottom w:val="none" w:sz="0" w:space="0" w:color="auto"/>
            <w:right w:val="none" w:sz="0" w:space="0" w:color="auto"/>
          </w:divBdr>
        </w:div>
      </w:divsChild>
    </w:div>
    <w:div w:id="216823277">
      <w:bodyDiv w:val="1"/>
      <w:marLeft w:val="0"/>
      <w:marRight w:val="0"/>
      <w:marTop w:val="0"/>
      <w:marBottom w:val="0"/>
      <w:divBdr>
        <w:top w:val="none" w:sz="0" w:space="0" w:color="auto"/>
        <w:left w:val="none" w:sz="0" w:space="0" w:color="auto"/>
        <w:bottom w:val="none" w:sz="0" w:space="0" w:color="auto"/>
        <w:right w:val="none" w:sz="0" w:space="0" w:color="auto"/>
      </w:divBdr>
      <w:divsChild>
        <w:div w:id="912466206">
          <w:marLeft w:val="640"/>
          <w:marRight w:val="0"/>
          <w:marTop w:val="0"/>
          <w:marBottom w:val="0"/>
          <w:divBdr>
            <w:top w:val="none" w:sz="0" w:space="0" w:color="auto"/>
            <w:left w:val="none" w:sz="0" w:space="0" w:color="auto"/>
            <w:bottom w:val="none" w:sz="0" w:space="0" w:color="auto"/>
            <w:right w:val="none" w:sz="0" w:space="0" w:color="auto"/>
          </w:divBdr>
        </w:div>
        <w:div w:id="135994255">
          <w:marLeft w:val="640"/>
          <w:marRight w:val="0"/>
          <w:marTop w:val="0"/>
          <w:marBottom w:val="0"/>
          <w:divBdr>
            <w:top w:val="none" w:sz="0" w:space="0" w:color="auto"/>
            <w:left w:val="none" w:sz="0" w:space="0" w:color="auto"/>
            <w:bottom w:val="none" w:sz="0" w:space="0" w:color="auto"/>
            <w:right w:val="none" w:sz="0" w:space="0" w:color="auto"/>
          </w:divBdr>
        </w:div>
        <w:div w:id="1443375198">
          <w:marLeft w:val="640"/>
          <w:marRight w:val="0"/>
          <w:marTop w:val="0"/>
          <w:marBottom w:val="0"/>
          <w:divBdr>
            <w:top w:val="none" w:sz="0" w:space="0" w:color="auto"/>
            <w:left w:val="none" w:sz="0" w:space="0" w:color="auto"/>
            <w:bottom w:val="none" w:sz="0" w:space="0" w:color="auto"/>
            <w:right w:val="none" w:sz="0" w:space="0" w:color="auto"/>
          </w:divBdr>
        </w:div>
        <w:div w:id="1031227775">
          <w:marLeft w:val="640"/>
          <w:marRight w:val="0"/>
          <w:marTop w:val="0"/>
          <w:marBottom w:val="0"/>
          <w:divBdr>
            <w:top w:val="none" w:sz="0" w:space="0" w:color="auto"/>
            <w:left w:val="none" w:sz="0" w:space="0" w:color="auto"/>
            <w:bottom w:val="none" w:sz="0" w:space="0" w:color="auto"/>
            <w:right w:val="none" w:sz="0" w:space="0" w:color="auto"/>
          </w:divBdr>
        </w:div>
        <w:div w:id="855537787">
          <w:marLeft w:val="640"/>
          <w:marRight w:val="0"/>
          <w:marTop w:val="0"/>
          <w:marBottom w:val="0"/>
          <w:divBdr>
            <w:top w:val="none" w:sz="0" w:space="0" w:color="auto"/>
            <w:left w:val="none" w:sz="0" w:space="0" w:color="auto"/>
            <w:bottom w:val="none" w:sz="0" w:space="0" w:color="auto"/>
            <w:right w:val="none" w:sz="0" w:space="0" w:color="auto"/>
          </w:divBdr>
        </w:div>
        <w:div w:id="761025975">
          <w:marLeft w:val="640"/>
          <w:marRight w:val="0"/>
          <w:marTop w:val="0"/>
          <w:marBottom w:val="0"/>
          <w:divBdr>
            <w:top w:val="none" w:sz="0" w:space="0" w:color="auto"/>
            <w:left w:val="none" w:sz="0" w:space="0" w:color="auto"/>
            <w:bottom w:val="none" w:sz="0" w:space="0" w:color="auto"/>
            <w:right w:val="none" w:sz="0" w:space="0" w:color="auto"/>
          </w:divBdr>
        </w:div>
        <w:div w:id="1808887798">
          <w:marLeft w:val="640"/>
          <w:marRight w:val="0"/>
          <w:marTop w:val="0"/>
          <w:marBottom w:val="0"/>
          <w:divBdr>
            <w:top w:val="none" w:sz="0" w:space="0" w:color="auto"/>
            <w:left w:val="none" w:sz="0" w:space="0" w:color="auto"/>
            <w:bottom w:val="none" w:sz="0" w:space="0" w:color="auto"/>
            <w:right w:val="none" w:sz="0" w:space="0" w:color="auto"/>
          </w:divBdr>
        </w:div>
        <w:div w:id="1301811413">
          <w:marLeft w:val="640"/>
          <w:marRight w:val="0"/>
          <w:marTop w:val="0"/>
          <w:marBottom w:val="0"/>
          <w:divBdr>
            <w:top w:val="none" w:sz="0" w:space="0" w:color="auto"/>
            <w:left w:val="none" w:sz="0" w:space="0" w:color="auto"/>
            <w:bottom w:val="none" w:sz="0" w:space="0" w:color="auto"/>
            <w:right w:val="none" w:sz="0" w:space="0" w:color="auto"/>
          </w:divBdr>
        </w:div>
        <w:div w:id="1497575326">
          <w:marLeft w:val="640"/>
          <w:marRight w:val="0"/>
          <w:marTop w:val="0"/>
          <w:marBottom w:val="0"/>
          <w:divBdr>
            <w:top w:val="none" w:sz="0" w:space="0" w:color="auto"/>
            <w:left w:val="none" w:sz="0" w:space="0" w:color="auto"/>
            <w:bottom w:val="none" w:sz="0" w:space="0" w:color="auto"/>
            <w:right w:val="none" w:sz="0" w:space="0" w:color="auto"/>
          </w:divBdr>
        </w:div>
        <w:div w:id="1692876260">
          <w:marLeft w:val="640"/>
          <w:marRight w:val="0"/>
          <w:marTop w:val="0"/>
          <w:marBottom w:val="0"/>
          <w:divBdr>
            <w:top w:val="none" w:sz="0" w:space="0" w:color="auto"/>
            <w:left w:val="none" w:sz="0" w:space="0" w:color="auto"/>
            <w:bottom w:val="none" w:sz="0" w:space="0" w:color="auto"/>
            <w:right w:val="none" w:sz="0" w:space="0" w:color="auto"/>
          </w:divBdr>
        </w:div>
        <w:div w:id="1620913610">
          <w:marLeft w:val="640"/>
          <w:marRight w:val="0"/>
          <w:marTop w:val="0"/>
          <w:marBottom w:val="0"/>
          <w:divBdr>
            <w:top w:val="none" w:sz="0" w:space="0" w:color="auto"/>
            <w:left w:val="none" w:sz="0" w:space="0" w:color="auto"/>
            <w:bottom w:val="none" w:sz="0" w:space="0" w:color="auto"/>
            <w:right w:val="none" w:sz="0" w:space="0" w:color="auto"/>
          </w:divBdr>
        </w:div>
        <w:div w:id="871259343">
          <w:marLeft w:val="640"/>
          <w:marRight w:val="0"/>
          <w:marTop w:val="0"/>
          <w:marBottom w:val="0"/>
          <w:divBdr>
            <w:top w:val="none" w:sz="0" w:space="0" w:color="auto"/>
            <w:left w:val="none" w:sz="0" w:space="0" w:color="auto"/>
            <w:bottom w:val="none" w:sz="0" w:space="0" w:color="auto"/>
            <w:right w:val="none" w:sz="0" w:space="0" w:color="auto"/>
          </w:divBdr>
        </w:div>
        <w:div w:id="483548334">
          <w:marLeft w:val="640"/>
          <w:marRight w:val="0"/>
          <w:marTop w:val="0"/>
          <w:marBottom w:val="0"/>
          <w:divBdr>
            <w:top w:val="none" w:sz="0" w:space="0" w:color="auto"/>
            <w:left w:val="none" w:sz="0" w:space="0" w:color="auto"/>
            <w:bottom w:val="none" w:sz="0" w:space="0" w:color="auto"/>
            <w:right w:val="none" w:sz="0" w:space="0" w:color="auto"/>
          </w:divBdr>
        </w:div>
        <w:div w:id="437801634">
          <w:marLeft w:val="640"/>
          <w:marRight w:val="0"/>
          <w:marTop w:val="0"/>
          <w:marBottom w:val="0"/>
          <w:divBdr>
            <w:top w:val="none" w:sz="0" w:space="0" w:color="auto"/>
            <w:left w:val="none" w:sz="0" w:space="0" w:color="auto"/>
            <w:bottom w:val="none" w:sz="0" w:space="0" w:color="auto"/>
            <w:right w:val="none" w:sz="0" w:space="0" w:color="auto"/>
          </w:divBdr>
        </w:div>
        <w:div w:id="696124653">
          <w:marLeft w:val="640"/>
          <w:marRight w:val="0"/>
          <w:marTop w:val="0"/>
          <w:marBottom w:val="0"/>
          <w:divBdr>
            <w:top w:val="none" w:sz="0" w:space="0" w:color="auto"/>
            <w:left w:val="none" w:sz="0" w:space="0" w:color="auto"/>
            <w:bottom w:val="none" w:sz="0" w:space="0" w:color="auto"/>
            <w:right w:val="none" w:sz="0" w:space="0" w:color="auto"/>
          </w:divBdr>
        </w:div>
        <w:div w:id="223227363">
          <w:marLeft w:val="640"/>
          <w:marRight w:val="0"/>
          <w:marTop w:val="0"/>
          <w:marBottom w:val="0"/>
          <w:divBdr>
            <w:top w:val="none" w:sz="0" w:space="0" w:color="auto"/>
            <w:left w:val="none" w:sz="0" w:space="0" w:color="auto"/>
            <w:bottom w:val="none" w:sz="0" w:space="0" w:color="auto"/>
            <w:right w:val="none" w:sz="0" w:space="0" w:color="auto"/>
          </w:divBdr>
        </w:div>
        <w:div w:id="1674185244">
          <w:marLeft w:val="640"/>
          <w:marRight w:val="0"/>
          <w:marTop w:val="0"/>
          <w:marBottom w:val="0"/>
          <w:divBdr>
            <w:top w:val="none" w:sz="0" w:space="0" w:color="auto"/>
            <w:left w:val="none" w:sz="0" w:space="0" w:color="auto"/>
            <w:bottom w:val="none" w:sz="0" w:space="0" w:color="auto"/>
            <w:right w:val="none" w:sz="0" w:space="0" w:color="auto"/>
          </w:divBdr>
        </w:div>
        <w:div w:id="1762407634">
          <w:marLeft w:val="640"/>
          <w:marRight w:val="0"/>
          <w:marTop w:val="0"/>
          <w:marBottom w:val="0"/>
          <w:divBdr>
            <w:top w:val="none" w:sz="0" w:space="0" w:color="auto"/>
            <w:left w:val="none" w:sz="0" w:space="0" w:color="auto"/>
            <w:bottom w:val="none" w:sz="0" w:space="0" w:color="auto"/>
            <w:right w:val="none" w:sz="0" w:space="0" w:color="auto"/>
          </w:divBdr>
        </w:div>
        <w:div w:id="1820918373">
          <w:marLeft w:val="640"/>
          <w:marRight w:val="0"/>
          <w:marTop w:val="0"/>
          <w:marBottom w:val="0"/>
          <w:divBdr>
            <w:top w:val="none" w:sz="0" w:space="0" w:color="auto"/>
            <w:left w:val="none" w:sz="0" w:space="0" w:color="auto"/>
            <w:bottom w:val="none" w:sz="0" w:space="0" w:color="auto"/>
            <w:right w:val="none" w:sz="0" w:space="0" w:color="auto"/>
          </w:divBdr>
        </w:div>
        <w:div w:id="2002729102">
          <w:marLeft w:val="640"/>
          <w:marRight w:val="0"/>
          <w:marTop w:val="0"/>
          <w:marBottom w:val="0"/>
          <w:divBdr>
            <w:top w:val="none" w:sz="0" w:space="0" w:color="auto"/>
            <w:left w:val="none" w:sz="0" w:space="0" w:color="auto"/>
            <w:bottom w:val="none" w:sz="0" w:space="0" w:color="auto"/>
            <w:right w:val="none" w:sz="0" w:space="0" w:color="auto"/>
          </w:divBdr>
        </w:div>
        <w:div w:id="1223832377">
          <w:marLeft w:val="640"/>
          <w:marRight w:val="0"/>
          <w:marTop w:val="0"/>
          <w:marBottom w:val="0"/>
          <w:divBdr>
            <w:top w:val="none" w:sz="0" w:space="0" w:color="auto"/>
            <w:left w:val="none" w:sz="0" w:space="0" w:color="auto"/>
            <w:bottom w:val="none" w:sz="0" w:space="0" w:color="auto"/>
            <w:right w:val="none" w:sz="0" w:space="0" w:color="auto"/>
          </w:divBdr>
        </w:div>
        <w:div w:id="783646495">
          <w:marLeft w:val="640"/>
          <w:marRight w:val="0"/>
          <w:marTop w:val="0"/>
          <w:marBottom w:val="0"/>
          <w:divBdr>
            <w:top w:val="none" w:sz="0" w:space="0" w:color="auto"/>
            <w:left w:val="none" w:sz="0" w:space="0" w:color="auto"/>
            <w:bottom w:val="none" w:sz="0" w:space="0" w:color="auto"/>
            <w:right w:val="none" w:sz="0" w:space="0" w:color="auto"/>
          </w:divBdr>
        </w:div>
        <w:div w:id="1792942089">
          <w:marLeft w:val="640"/>
          <w:marRight w:val="0"/>
          <w:marTop w:val="0"/>
          <w:marBottom w:val="0"/>
          <w:divBdr>
            <w:top w:val="none" w:sz="0" w:space="0" w:color="auto"/>
            <w:left w:val="none" w:sz="0" w:space="0" w:color="auto"/>
            <w:bottom w:val="none" w:sz="0" w:space="0" w:color="auto"/>
            <w:right w:val="none" w:sz="0" w:space="0" w:color="auto"/>
          </w:divBdr>
        </w:div>
        <w:div w:id="330378523">
          <w:marLeft w:val="640"/>
          <w:marRight w:val="0"/>
          <w:marTop w:val="0"/>
          <w:marBottom w:val="0"/>
          <w:divBdr>
            <w:top w:val="none" w:sz="0" w:space="0" w:color="auto"/>
            <w:left w:val="none" w:sz="0" w:space="0" w:color="auto"/>
            <w:bottom w:val="none" w:sz="0" w:space="0" w:color="auto"/>
            <w:right w:val="none" w:sz="0" w:space="0" w:color="auto"/>
          </w:divBdr>
        </w:div>
        <w:div w:id="58480583">
          <w:marLeft w:val="640"/>
          <w:marRight w:val="0"/>
          <w:marTop w:val="0"/>
          <w:marBottom w:val="0"/>
          <w:divBdr>
            <w:top w:val="none" w:sz="0" w:space="0" w:color="auto"/>
            <w:left w:val="none" w:sz="0" w:space="0" w:color="auto"/>
            <w:bottom w:val="none" w:sz="0" w:space="0" w:color="auto"/>
            <w:right w:val="none" w:sz="0" w:space="0" w:color="auto"/>
          </w:divBdr>
        </w:div>
        <w:div w:id="229274651">
          <w:marLeft w:val="640"/>
          <w:marRight w:val="0"/>
          <w:marTop w:val="0"/>
          <w:marBottom w:val="0"/>
          <w:divBdr>
            <w:top w:val="none" w:sz="0" w:space="0" w:color="auto"/>
            <w:left w:val="none" w:sz="0" w:space="0" w:color="auto"/>
            <w:bottom w:val="none" w:sz="0" w:space="0" w:color="auto"/>
            <w:right w:val="none" w:sz="0" w:space="0" w:color="auto"/>
          </w:divBdr>
        </w:div>
        <w:div w:id="1792741570">
          <w:marLeft w:val="640"/>
          <w:marRight w:val="0"/>
          <w:marTop w:val="0"/>
          <w:marBottom w:val="0"/>
          <w:divBdr>
            <w:top w:val="none" w:sz="0" w:space="0" w:color="auto"/>
            <w:left w:val="none" w:sz="0" w:space="0" w:color="auto"/>
            <w:bottom w:val="none" w:sz="0" w:space="0" w:color="auto"/>
            <w:right w:val="none" w:sz="0" w:space="0" w:color="auto"/>
          </w:divBdr>
        </w:div>
        <w:div w:id="2073262522">
          <w:marLeft w:val="640"/>
          <w:marRight w:val="0"/>
          <w:marTop w:val="0"/>
          <w:marBottom w:val="0"/>
          <w:divBdr>
            <w:top w:val="none" w:sz="0" w:space="0" w:color="auto"/>
            <w:left w:val="none" w:sz="0" w:space="0" w:color="auto"/>
            <w:bottom w:val="none" w:sz="0" w:space="0" w:color="auto"/>
            <w:right w:val="none" w:sz="0" w:space="0" w:color="auto"/>
          </w:divBdr>
        </w:div>
        <w:div w:id="2064788241">
          <w:marLeft w:val="640"/>
          <w:marRight w:val="0"/>
          <w:marTop w:val="0"/>
          <w:marBottom w:val="0"/>
          <w:divBdr>
            <w:top w:val="none" w:sz="0" w:space="0" w:color="auto"/>
            <w:left w:val="none" w:sz="0" w:space="0" w:color="auto"/>
            <w:bottom w:val="none" w:sz="0" w:space="0" w:color="auto"/>
            <w:right w:val="none" w:sz="0" w:space="0" w:color="auto"/>
          </w:divBdr>
        </w:div>
        <w:div w:id="939991186">
          <w:marLeft w:val="640"/>
          <w:marRight w:val="0"/>
          <w:marTop w:val="0"/>
          <w:marBottom w:val="0"/>
          <w:divBdr>
            <w:top w:val="none" w:sz="0" w:space="0" w:color="auto"/>
            <w:left w:val="none" w:sz="0" w:space="0" w:color="auto"/>
            <w:bottom w:val="none" w:sz="0" w:space="0" w:color="auto"/>
            <w:right w:val="none" w:sz="0" w:space="0" w:color="auto"/>
          </w:divBdr>
        </w:div>
        <w:div w:id="549852170">
          <w:marLeft w:val="640"/>
          <w:marRight w:val="0"/>
          <w:marTop w:val="0"/>
          <w:marBottom w:val="0"/>
          <w:divBdr>
            <w:top w:val="none" w:sz="0" w:space="0" w:color="auto"/>
            <w:left w:val="none" w:sz="0" w:space="0" w:color="auto"/>
            <w:bottom w:val="none" w:sz="0" w:space="0" w:color="auto"/>
            <w:right w:val="none" w:sz="0" w:space="0" w:color="auto"/>
          </w:divBdr>
        </w:div>
        <w:div w:id="1503080943">
          <w:marLeft w:val="640"/>
          <w:marRight w:val="0"/>
          <w:marTop w:val="0"/>
          <w:marBottom w:val="0"/>
          <w:divBdr>
            <w:top w:val="none" w:sz="0" w:space="0" w:color="auto"/>
            <w:left w:val="none" w:sz="0" w:space="0" w:color="auto"/>
            <w:bottom w:val="none" w:sz="0" w:space="0" w:color="auto"/>
            <w:right w:val="none" w:sz="0" w:space="0" w:color="auto"/>
          </w:divBdr>
        </w:div>
        <w:div w:id="1163201269">
          <w:marLeft w:val="640"/>
          <w:marRight w:val="0"/>
          <w:marTop w:val="0"/>
          <w:marBottom w:val="0"/>
          <w:divBdr>
            <w:top w:val="none" w:sz="0" w:space="0" w:color="auto"/>
            <w:left w:val="none" w:sz="0" w:space="0" w:color="auto"/>
            <w:bottom w:val="none" w:sz="0" w:space="0" w:color="auto"/>
            <w:right w:val="none" w:sz="0" w:space="0" w:color="auto"/>
          </w:divBdr>
        </w:div>
        <w:div w:id="1389064444">
          <w:marLeft w:val="640"/>
          <w:marRight w:val="0"/>
          <w:marTop w:val="0"/>
          <w:marBottom w:val="0"/>
          <w:divBdr>
            <w:top w:val="none" w:sz="0" w:space="0" w:color="auto"/>
            <w:left w:val="none" w:sz="0" w:space="0" w:color="auto"/>
            <w:bottom w:val="none" w:sz="0" w:space="0" w:color="auto"/>
            <w:right w:val="none" w:sz="0" w:space="0" w:color="auto"/>
          </w:divBdr>
        </w:div>
        <w:div w:id="254410775">
          <w:marLeft w:val="640"/>
          <w:marRight w:val="0"/>
          <w:marTop w:val="0"/>
          <w:marBottom w:val="0"/>
          <w:divBdr>
            <w:top w:val="none" w:sz="0" w:space="0" w:color="auto"/>
            <w:left w:val="none" w:sz="0" w:space="0" w:color="auto"/>
            <w:bottom w:val="none" w:sz="0" w:space="0" w:color="auto"/>
            <w:right w:val="none" w:sz="0" w:space="0" w:color="auto"/>
          </w:divBdr>
        </w:div>
        <w:div w:id="1953436526">
          <w:marLeft w:val="640"/>
          <w:marRight w:val="0"/>
          <w:marTop w:val="0"/>
          <w:marBottom w:val="0"/>
          <w:divBdr>
            <w:top w:val="none" w:sz="0" w:space="0" w:color="auto"/>
            <w:left w:val="none" w:sz="0" w:space="0" w:color="auto"/>
            <w:bottom w:val="none" w:sz="0" w:space="0" w:color="auto"/>
            <w:right w:val="none" w:sz="0" w:space="0" w:color="auto"/>
          </w:divBdr>
        </w:div>
        <w:div w:id="1807701556">
          <w:marLeft w:val="640"/>
          <w:marRight w:val="0"/>
          <w:marTop w:val="0"/>
          <w:marBottom w:val="0"/>
          <w:divBdr>
            <w:top w:val="none" w:sz="0" w:space="0" w:color="auto"/>
            <w:left w:val="none" w:sz="0" w:space="0" w:color="auto"/>
            <w:bottom w:val="none" w:sz="0" w:space="0" w:color="auto"/>
            <w:right w:val="none" w:sz="0" w:space="0" w:color="auto"/>
          </w:divBdr>
        </w:div>
        <w:div w:id="849487983">
          <w:marLeft w:val="640"/>
          <w:marRight w:val="0"/>
          <w:marTop w:val="0"/>
          <w:marBottom w:val="0"/>
          <w:divBdr>
            <w:top w:val="none" w:sz="0" w:space="0" w:color="auto"/>
            <w:left w:val="none" w:sz="0" w:space="0" w:color="auto"/>
            <w:bottom w:val="none" w:sz="0" w:space="0" w:color="auto"/>
            <w:right w:val="none" w:sz="0" w:space="0" w:color="auto"/>
          </w:divBdr>
        </w:div>
        <w:div w:id="752555401">
          <w:marLeft w:val="640"/>
          <w:marRight w:val="0"/>
          <w:marTop w:val="0"/>
          <w:marBottom w:val="0"/>
          <w:divBdr>
            <w:top w:val="none" w:sz="0" w:space="0" w:color="auto"/>
            <w:left w:val="none" w:sz="0" w:space="0" w:color="auto"/>
            <w:bottom w:val="none" w:sz="0" w:space="0" w:color="auto"/>
            <w:right w:val="none" w:sz="0" w:space="0" w:color="auto"/>
          </w:divBdr>
        </w:div>
        <w:div w:id="1082604305">
          <w:marLeft w:val="640"/>
          <w:marRight w:val="0"/>
          <w:marTop w:val="0"/>
          <w:marBottom w:val="0"/>
          <w:divBdr>
            <w:top w:val="none" w:sz="0" w:space="0" w:color="auto"/>
            <w:left w:val="none" w:sz="0" w:space="0" w:color="auto"/>
            <w:bottom w:val="none" w:sz="0" w:space="0" w:color="auto"/>
            <w:right w:val="none" w:sz="0" w:space="0" w:color="auto"/>
          </w:divBdr>
        </w:div>
        <w:div w:id="349379245">
          <w:marLeft w:val="640"/>
          <w:marRight w:val="0"/>
          <w:marTop w:val="0"/>
          <w:marBottom w:val="0"/>
          <w:divBdr>
            <w:top w:val="none" w:sz="0" w:space="0" w:color="auto"/>
            <w:left w:val="none" w:sz="0" w:space="0" w:color="auto"/>
            <w:bottom w:val="none" w:sz="0" w:space="0" w:color="auto"/>
            <w:right w:val="none" w:sz="0" w:space="0" w:color="auto"/>
          </w:divBdr>
        </w:div>
        <w:div w:id="1846633156">
          <w:marLeft w:val="640"/>
          <w:marRight w:val="0"/>
          <w:marTop w:val="0"/>
          <w:marBottom w:val="0"/>
          <w:divBdr>
            <w:top w:val="none" w:sz="0" w:space="0" w:color="auto"/>
            <w:left w:val="none" w:sz="0" w:space="0" w:color="auto"/>
            <w:bottom w:val="none" w:sz="0" w:space="0" w:color="auto"/>
            <w:right w:val="none" w:sz="0" w:space="0" w:color="auto"/>
          </w:divBdr>
        </w:div>
        <w:div w:id="355274411">
          <w:marLeft w:val="640"/>
          <w:marRight w:val="0"/>
          <w:marTop w:val="0"/>
          <w:marBottom w:val="0"/>
          <w:divBdr>
            <w:top w:val="none" w:sz="0" w:space="0" w:color="auto"/>
            <w:left w:val="none" w:sz="0" w:space="0" w:color="auto"/>
            <w:bottom w:val="none" w:sz="0" w:space="0" w:color="auto"/>
            <w:right w:val="none" w:sz="0" w:space="0" w:color="auto"/>
          </w:divBdr>
        </w:div>
        <w:div w:id="953829904">
          <w:marLeft w:val="640"/>
          <w:marRight w:val="0"/>
          <w:marTop w:val="0"/>
          <w:marBottom w:val="0"/>
          <w:divBdr>
            <w:top w:val="none" w:sz="0" w:space="0" w:color="auto"/>
            <w:left w:val="none" w:sz="0" w:space="0" w:color="auto"/>
            <w:bottom w:val="none" w:sz="0" w:space="0" w:color="auto"/>
            <w:right w:val="none" w:sz="0" w:space="0" w:color="auto"/>
          </w:divBdr>
        </w:div>
        <w:div w:id="1940679516">
          <w:marLeft w:val="640"/>
          <w:marRight w:val="0"/>
          <w:marTop w:val="0"/>
          <w:marBottom w:val="0"/>
          <w:divBdr>
            <w:top w:val="none" w:sz="0" w:space="0" w:color="auto"/>
            <w:left w:val="none" w:sz="0" w:space="0" w:color="auto"/>
            <w:bottom w:val="none" w:sz="0" w:space="0" w:color="auto"/>
            <w:right w:val="none" w:sz="0" w:space="0" w:color="auto"/>
          </w:divBdr>
        </w:div>
        <w:div w:id="1227567985">
          <w:marLeft w:val="640"/>
          <w:marRight w:val="0"/>
          <w:marTop w:val="0"/>
          <w:marBottom w:val="0"/>
          <w:divBdr>
            <w:top w:val="none" w:sz="0" w:space="0" w:color="auto"/>
            <w:left w:val="none" w:sz="0" w:space="0" w:color="auto"/>
            <w:bottom w:val="none" w:sz="0" w:space="0" w:color="auto"/>
            <w:right w:val="none" w:sz="0" w:space="0" w:color="auto"/>
          </w:divBdr>
        </w:div>
        <w:div w:id="24794845">
          <w:marLeft w:val="640"/>
          <w:marRight w:val="0"/>
          <w:marTop w:val="0"/>
          <w:marBottom w:val="0"/>
          <w:divBdr>
            <w:top w:val="none" w:sz="0" w:space="0" w:color="auto"/>
            <w:left w:val="none" w:sz="0" w:space="0" w:color="auto"/>
            <w:bottom w:val="none" w:sz="0" w:space="0" w:color="auto"/>
            <w:right w:val="none" w:sz="0" w:space="0" w:color="auto"/>
          </w:divBdr>
        </w:div>
        <w:div w:id="1813669427">
          <w:marLeft w:val="640"/>
          <w:marRight w:val="0"/>
          <w:marTop w:val="0"/>
          <w:marBottom w:val="0"/>
          <w:divBdr>
            <w:top w:val="none" w:sz="0" w:space="0" w:color="auto"/>
            <w:left w:val="none" w:sz="0" w:space="0" w:color="auto"/>
            <w:bottom w:val="none" w:sz="0" w:space="0" w:color="auto"/>
            <w:right w:val="none" w:sz="0" w:space="0" w:color="auto"/>
          </w:divBdr>
        </w:div>
        <w:div w:id="1699744280">
          <w:marLeft w:val="640"/>
          <w:marRight w:val="0"/>
          <w:marTop w:val="0"/>
          <w:marBottom w:val="0"/>
          <w:divBdr>
            <w:top w:val="none" w:sz="0" w:space="0" w:color="auto"/>
            <w:left w:val="none" w:sz="0" w:space="0" w:color="auto"/>
            <w:bottom w:val="none" w:sz="0" w:space="0" w:color="auto"/>
            <w:right w:val="none" w:sz="0" w:space="0" w:color="auto"/>
          </w:divBdr>
        </w:div>
        <w:div w:id="1144082666">
          <w:marLeft w:val="640"/>
          <w:marRight w:val="0"/>
          <w:marTop w:val="0"/>
          <w:marBottom w:val="0"/>
          <w:divBdr>
            <w:top w:val="none" w:sz="0" w:space="0" w:color="auto"/>
            <w:left w:val="none" w:sz="0" w:space="0" w:color="auto"/>
            <w:bottom w:val="none" w:sz="0" w:space="0" w:color="auto"/>
            <w:right w:val="none" w:sz="0" w:space="0" w:color="auto"/>
          </w:divBdr>
        </w:div>
        <w:div w:id="1296788467">
          <w:marLeft w:val="640"/>
          <w:marRight w:val="0"/>
          <w:marTop w:val="0"/>
          <w:marBottom w:val="0"/>
          <w:divBdr>
            <w:top w:val="none" w:sz="0" w:space="0" w:color="auto"/>
            <w:left w:val="none" w:sz="0" w:space="0" w:color="auto"/>
            <w:bottom w:val="none" w:sz="0" w:space="0" w:color="auto"/>
            <w:right w:val="none" w:sz="0" w:space="0" w:color="auto"/>
          </w:divBdr>
        </w:div>
        <w:div w:id="64961989">
          <w:marLeft w:val="640"/>
          <w:marRight w:val="0"/>
          <w:marTop w:val="0"/>
          <w:marBottom w:val="0"/>
          <w:divBdr>
            <w:top w:val="none" w:sz="0" w:space="0" w:color="auto"/>
            <w:left w:val="none" w:sz="0" w:space="0" w:color="auto"/>
            <w:bottom w:val="none" w:sz="0" w:space="0" w:color="auto"/>
            <w:right w:val="none" w:sz="0" w:space="0" w:color="auto"/>
          </w:divBdr>
        </w:div>
        <w:div w:id="1221861530">
          <w:marLeft w:val="640"/>
          <w:marRight w:val="0"/>
          <w:marTop w:val="0"/>
          <w:marBottom w:val="0"/>
          <w:divBdr>
            <w:top w:val="none" w:sz="0" w:space="0" w:color="auto"/>
            <w:left w:val="none" w:sz="0" w:space="0" w:color="auto"/>
            <w:bottom w:val="none" w:sz="0" w:space="0" w:color="auto"/>
            <w:right w:val="none" w:sz="0" w:space="0" w:color="auto"/>
          </w:divBdr>
        </w:div>
        <w:div w:id="1026100468">
          <w:marLeft w:val="640"/>
          <w:marRight w:val="0"/>
          <w:marTop w:val="0"/>
          <w:marBottom w:val="0"/>
          <w:divBdr>
            <w:top w:val="none" w:sz="0" w:space="0" w:color="auto"/>
            <w:left w:val="none" w:sz="0" w:space="0" w:color="auto"/>
            <w:bottom w:val="none" w:sz="0" w:space="0" w:color="auto"/>
            <w:right w:val="none" w:sz="0" w:space="0" w:color="auto"/>
          </w:divBdr>
        </w:div>
        <w:div w:id="137038931">
          <w:marLeft w:val="640"/>
          <w:marRight w:val="0"/>
          <w:marTop w:val="0"/>
          <w:marBottom w:val="0"/>
          <w:divBdr>
            <w:top w:val="none" w:sz="0" w:space="0" w:color="auto"/>
            <w:left w:val="none" w:sz="0" w:space="0" w:color="auto"/>
            <w:bottom w:val="none" w:sz="0" w:space="0" w:color="auto"/>
            <w:right w:val="none" w:sz="0" w:space="0" w:color="auto"/>
          </w:divBdr>
        </w:div>
        <w:div w:id="1636369634">
          <w:marLeft w:val="640"/>
          <w:marRight w:val="0"/>
          <w:marTop w:val="0"/>
          <w:marBottom w:val="0"/>
          <w:divBdr>
            <w:top w:val="none" w:sz="0" w:space="0" w:color="auto"/>
            <w:left w:val="none" w:sz="0" w:space="0" w:color="auto"/>
            <w:bottom w:val="none" w:sz="0" w:space="0" w:color="auto"/>
            <w:right w:val="none" w:sz="0" w:space="0" w:color="auto"/>
          </w:divBdr>
        </w:div>
        <w:div w:id="1824540782">
          <w:marLeft w:val="640"/>
          <w:marRight w:val="0"/>
          <w:marTop w:val="0"/>
          <w:marBottom w:val="0"/>
          <w:divBdr>
            <w:top w:val="none" w:sz="0" w:space="0" w:color="auto"/>
            <w:left w:val="none" w:sz="0" w:space="0" w:color="auto"/>
            <w:bottom w:val="none" w:sz="0" w:space="0" w:color="auto"/>
            <w:right w:val="none" w:sz="0" w:space="0" w:color="auto"/>
          </w:divBdr>
        </w:div>
        <w:div w:id="930043785">
          <w:marLeft w:val="640"/>
          <w:marRight w:val="0"/>
          <w:marTop w:val="0"/>
          <w:marBottom w:val="0"/>
          <w:divBdr>
            <w:top w:val="none" w:sz="0" w:space="0" w:color="auto"/>
            <w:left w:val="none" w:sz="0" w:space="0" w:color="auto"/>
            <w:bottom w:val="none" w:sz="0" w:space="0" w:color="auto"/>
            <w:right w:val="none" w:sz="0" w:space="0" w:color="auto"/>
          </w:divBdr>
        </w:div>
        <w:div w:id="1450197746">
          <w:marLeft w:val="640"/>
          <w:marRight w:val="0"/>
          <w:marTop w:val="0"/>
          <w:marBottom w:val="0"/>
          <w:divBdr>
            <w:top w:val="none" w:sz="0" w:space="0" w:color="auto"/>
            <w:left w:val="none" w:sz="0" w:space="0" w:color="auto"/>
            <w:bottom w:val="none" w:sz="0" w:space="0" w:color="auto"/>
            <w:right w:val="none" w:sz="0" w:space="0" w:color="auto"/>
          </w:divBdr>
        </w:div>
        <w:div w:id="1264993815">
          <w:marLeft w:val="640"/>
          <w:marRight w:val="0"/>
          <w:marTop w:val="0"/>
          <w:marBottom w:val="0"/>
          <w:divBdr>
            <w:top w:val="none" w:sz="0" w:space="0" w:color="auto"/>
            <w:left w:val="none" w:sz="0" w:space="0" w:color="auto"/>
            <w:bottom w:val="none" w:sz="0" w:space="0" w:color="auto"/>
            <w:right w:val="none" w:sz="0" w:space="0" w:color="auto"/>
          </w:divBdr>
        </w:div>
        <w:div w:id="2019237247">
          <w:marLeft w:val="640"/>
          <w:marRight w:val="0"/>
          <w:marTop w:val="0"/>
          <w:marBottom w:val="0"/>
          <w:divBdr>
            <w:top w:val="none" w:sz="0" w:space="0" w:color="auto"/>
            <w:left w:val="none" w:sz="0" w:space="0" w:color="auto"/>
            <w:bottom w:val="none" w:sz="0" w:space="0" w:color="auto"/>
            <w:right w:val="none" w:sz="0" w:space="0" w:color="auto"/>
          </w:divBdr>
        </w:div>
        <w:div w:id="518350399">
          <w:marLeft w:val="640"/>
          <w:marRight w:val="0"/>
          <w:marTop w:val="0"/>
          <w:marBottom w:val="0"/>
          <w:divBdr>
            <w:top w:val="none" w:sz="0" w:space="0" w:color="auto"/>
            <w:left w:val="none" w:sz="0" w:space="0" w:color="auto"/>
            <w:bottom w:val="none" w:sz="0" w:space="0" w:color="auto"/>
            <w:right w:val="none" w:sz="0" w:space="0" w:color="auto"/>
          </w:divBdr>
        </w:div>
        <w:div w:id="612057561">
          <w:marLeft w:val="640"/>
          <w:marRight w:val="0"/>
          <w:marTop w:val="0"/>
          <w:marBottom w:val="0"/>
          <w:divBdr>
            <w:top w:val="none" w:sz="0" w:space="0" w:color="auto"/>
            <w:left w:val="none" w:sz="0" w:space="0" w:color="auto"/>
            <w:bottom w:val="none" w:sz="0" w:space="0" w:color="auto"/>
            <w:right w:val="none" w:sz="0" w:space="0" w:color="auto"/>
          </w:divBdr>
        </w:div>
        <w:div w:id="1199507562">
          <w:marLeft w:val="640"/>
          <w:marRight w:val="0"/>
          <w:marTop w:val="0"/>
          <w:marBottom w:val="0"/>
          <w:divBdr>
            <w:top w:val="none" w:sz="0" w:space="0" w:color="auto"/>
            <w:left w:val="none" w:sz="0" w:space="0" w:color="auto"/>
            <w:bottom w:val="none" w:sz="0" w:space="0" w:color="auto"/>
            <w:right w:val="none" w:sz="0" w:space="0" w:color="auto"/>
          </w:divBdr>
        </w:div>
        <w:div w:id="1320041291">
          <w:marLeft w:val="640"/>
          <w:marRight w:val="0"/>
          <w:marTop w:val="0"/>
          <w:marBottom w:val="0"/>
          <w:divBdr>
            <w:top w:val="none" w:sz="0" w:space="0" w:color="auto"/>
            <w:left w:val="none" w:sz="0" w:space="0" w:color="auto"/>
            <w:bottom w:val="none" w:sz="0" w:space="0" w:color="auto"/>
            <w:right w:val="none" w:sz="0" w:space="0" w:color="auto"/>
          </w:divBdr>
        </w:div>
        <w:div w:id="901133235">
          <w:marLeft w:val="640"/>
          <w:marRight w:val="0"/>
          <w:marTop w:val="0"/>
          <w:marBottom w:val="0"/>
          <w:divBdr>
            <w:top w:val="none" w:sz="0" w:space="0" w:color="auto"/>
            <w:left w:val="none" w:sz="0" w:space="0" w:color="auto"/>
            <w:bottom w:val="none" w:sz="0" w:space="0" w:color="auto"/>
            <w:right w:val="none" w:sz="0" w:space="0" w:color="auto"/>
          </w:divBdr>
        </w:div>
        <w:div w:id="2128309589">
          <w:marLeft w:val="640"/>
          <w:marRight w:val="0"/>
          <w:marTop w:val="0"/>
          <w:marBottom w:val="0"/>
          <w:divBdr>
            <w:top w:val="none" w:sz="0" w:space="0" w:color="auto"/>
            <w:left w:val="none" w:sz="0" w:space="0" w:color="auto"/>
            <w:bottom w:val="none" w:sz="0" w:space="0" w:color="auto"/>
            <w:right w:val="none" w:sz="0" w:space="0" w:color="auto"/>
          </w:divBdr>
        </w:div>
        <w:div w:id="104077679">
          <w:marLeft w:val="640"/>
          <w:marRight w:val="0"/>
          <w:marTop w:val="0"/>
          <w:marBottom w:val="0"/>
          <w:divBdr>
            <w:top w:val="none" w:sz="0" w:space="0" w:color="auto"/>
            <w:left w:val="none" w:sz="0" w:space="0" w:color="auto"/>
            <w:bottom w:val="none" w:sz="0" w:space="0" w:color="auto"/>
            <w:right w:val="none" w:sz="0" w:space="0" w:color="auto"/>
          </w:divBdr>
        </w:div>
        <w:div w:id="1443525499">
          <w:marLeft w:val="640"/>
          <w:marRight w:val="0"/>
          <w:marTop w:val="0"/>
          <w:marBottom w:val="0"/>
          <w:divBdr>
            <w:top w:val="none" w:sz="0" w:space="0" w:color="auto"/>
            <w:left w:val="none" w:sz="0" w:space="0" w:color="auto"/>
            <w:bottom w:val="none" w:sz="0" w:space="0" w:color="auto"/>
            <w:right w:val="none" w:sz="0" w:space="0" w:color="auto"/>
          </w:divBdr>
        </w:div>
        <w:div w:id="1385789214">
          <w:marLeft w:val="640"/>
          <w:marRight w:val="0"/>
          <w:marTop w:val="0"/>
          <w:marBottom w:val="0"/>
          <w:divBdr>
            <w:top w:val="none" w:sz="0" w:space="0" w:color="auto"/>
            <w:left w:val="none" w:sz="0" w:space="0" w:color="auto"/>
            <w:bottom w:val="none" w:sz="0" w:space="0" w:color="auto"/>
            <w:right w:val="none" w:sz="0" w:space="0" w:color="auto"/>
          </w:divBdr>
        </w:div>
        <w:div w:id="1455174853">
          <w:marLeft w:val="640"/>
          <w:marRight w:val="0"/>
          <w:marTop w:val="0"/>
          <w:marBottom w:val="0"/>
          <w:divBdr>
            <w:top w:val="none" w:sz="0" w:space="0" w:color="auto"/>
            <w:left w:val="none" w:sz="0" w:space="0" w:color="auto"/>
            <w:bottom w:val="none" w:sz="0" w:space="0" w:color="auto"/>
            <w:right w:val="none" w:sz="0" w:space="0" w:color="auto"/>
          </w:divBdr>
        </w:div>
        <w:div w:id="2112312590">
          <w:marLeft w:val="640"/>
          <w:marRight w:val="0"/>
          <w:marTop w:val="0"/>
          <w:marBottom w:val="0"/>
          <w:divBdr>
            <w:top w:val="none" w:sz="0" w:space="0" w:color="auto"/>
            <w:left w:val="none" w:sz="0" w:space="0" w:color="auto"/>
            <w:bottom w:val="none" w:sz="0" w:space="0" w:color="auto"/>
            <w:right w:val="none" w:sz="0" w:space="0" w:color="auto"/>
          </w:divBdr>
        </w:div>
        <w:div w:id="306595320">
          <w:marLeft w:val="640"/>
          <w:marRight w:val="0"/>
          <w:marTop w:val="0"/>
          <w:marBottom w:val="0"/>
          <w:divBdr>
            <w:top w:val="none" w:sz="0" w:space="0" w:color="auto"/>
            <w:left w:val="none" w:sz="0" w:space="0" w:color="auto"/>
            <w:bottom w:val="none" w:sz="0" w:space="0" w:color="auto"/>
            <w:right w:val="none" w:sz="0" w:space="0" w:color="auto"/>
          </w:divBdr>
        </w:div>
        <w:div w:id="1716002096">
          <w:marLeft w:val="640"/>
          <w:marRight w:val="0"/>
          <w:marTop w:val="0"/>
          <w:marBottom w:val="0"/>
          <w:divBdr>
            <w:top w:val="none" w:sz="0" w:space="0" w:color="auto"/>
            <w:left w:val="none" w:sz="0" w:space="0" w:color="auto"/>
            <w:bottom w:val="none" w:sz="0" w:space="0" w:color="auto"/>
            <w:right w:val="none" w:sz="0" w:space="0" w:color="auto"/>
          </w:divBdr>
        </w:div>
        <w:div w:id="1200967906">
          <w:marLeft w:val="640"/>
          <w:marRight w:val="0"/>
          <w:marTop w:val="0"/>
          <w:marBottom w:val="0"/>
          <w:divBdr>
            <w:top w:val="none" w:sz="0" w:space="0" w:color="auto"/>
            <w:left w:val="none" w:sz="0" w:space="0" w:color="auto"/>
            <w:bottom w:val="none" w:sz="0" w:space="0" w:color="auto"/>
            <w:right w:val="none" w:sz="0" w:space="0" w:color="auto"/>
          </w:divBdr>
        </w:div>
        <w:div w:id="79376362">
          <w:marLeft w:val="640"/>
          <w:marRight w:val="0"/>
          <w:marTop w:val="0"/>
          <w:marBottom w:val="0"/>
          <w:divBdr>
            <w:top w:val="none" w:sz="0" w:space="0" w:color="auto"/>
            <w:left w:val="none" w:sz="0" w:space="0" w:color="auto"/>
            <w:bottom w:val="none" w:sz="0" w:space="0" w:color="auto"/>
            <w:right w:val="none" w:sz="0" w:space="0" w:color="auto"/>
          </w:divBdr>
        </w:div>
        <w:div w:id="882835630">
          <w:marLeft w:val="640"/>
          <w:marRight w:val="0"/>
          <w:marTop w:val="0"/>
          <w:marBottom w:val="0"/>
          <w:divBdr>
            <w:top w:val="none" w:sz="0" w:space="0" w:color="auto"/>
            <w:left w:val="none" w:sz="0" w:space="0" w:color="auto"/>
            <w:bottom w:val="none" w:sz="0" w:space="0" w:color="auto"/>
            <w:right w:val="none" w:sz="0" w:space="0" w:color="auto"/>
          </w:divBdr>
        </w:div>
        <w:div w:id="556548328">
          <w:marLeft w:val="640"/>
          <w:marRight w:val="0"/>
          <w:marTop w:val="0"/>
          <w:marBottom w:val="0"/>
          <w:divBdr>
            <w:top w:val="none" w:sz="0" w:space="0" w:color="auto"/>
            <w:left w:val="none" w:sz="0" w:space="0" w:color="auto"/>
            <w:bottom w:val="none" w:sz="0" w:space="0" w:color="auto"/>
            <w:right w:val="none" w:sz="0" w:space="0" w:color="auto"/>
          </w:divBdr>
        </w:div>
        <w:div w:id="309554150">
          <w:marLeft w:val="640"/>
          <w:marRight w:val="0"/>
          <w:marTop w:val="0"/>
          <w:marBottom w:val="0"/>
          <w:divBdr>
            <w:top w:val="none" w:sz="0" w:space="0" w:color="auto"/>
            <w:left w:val="none" w:sz="0" w:space="0" w:color="auto"/>
            <w:bottom w:val="none" w:sz="0" w:space="0" w:color="auto"/>
            <w:right w:val="none" w:sz="0" w:space="0" w:color="auto"/>
          </w:divBdr>
        </w:div>
        <w:div w:id="86729453">
          <w:marLeft w:val="640"/>
          <w:marRight w:val="0"/>
          <w:marTop w:val="0"/>
          <w:marBottom w:val="0"/>
          <w:divBdr>
            <w:top w:val="none" w:sz="0" w:space="0" w:color="auto"/>
            <w:left w:val="none" w:sz="0" w:space="0" w:color="auto"/>
            <w:bottom w:val="none" w:sz="0" w:space="0" w:color="auto"/>
            <w:right w:val="none" w:sz="0" w:space="0" w:color="auto"/>
          </w:divBdr>
        </w:div>
        <w:div w:id="1339884645">
          <w:marLeft w:val="640"/>
          <w:marRight w:val="0"/>
          <w:marTop w:val="0"/>
          <w:marBottom w:val="0"/>
          <w:divBdr>
            <w:top w:val="none" w:sz="0" w:space="0" w:color="auto"/>
            <w:left w:val="none" w:sz="0" w:space="0" w:color="auto"/>
            <w:bottom w:val="none" w:sz="0" w:space="0" w:color="auto"/>
            <w:right w:val="none" w:sz="0" w:space="0" w:color="auto"/>
          </w:divBdr>
        </w:div>
        <w:div w:id="829827318">
          <w:marLeft w:val="640"/>
          <w:marRight w:val="0"/>
          <w:marTop w:val="0"/>
          <w:marBottom w:val="0"/>
          <w:divBdr>
            <w:top w:val="none" w:sz="0" w:space="0" w:color="auto"/>
            <w:left w:val="none" w:sz="0" w:space="0" w:color="auto"/>
            <w:bottom w:val="none" w:sz="0" w:space="0" w:color="auto"/>
            <w:right w:val="none" w:sz="0" w:space="0" w:color="auto"/>
          </w:divBdr>
        </w:div>
        <w:div w:id="2120831038">
          <w:marLeft w:val="640"/>
          <w:marRight w:val="0"/>
          <w:marTop w:val="0"/>
          <w:marBottom w:val="0"/>
          <w:divBdr>
            <w:top w:val="none" w:sz="0" w:space="0" w:color="auto"/>
            <w:left w:val="none" w:sz="0" w:space="0" w:color="auto"/>
            <w:bottom w:val="none" w:sz="0" w:space="0" w:color="auto"/>
            <w:right w:val="none" w:sz="0" w:space="0" w:color="auto"/>
          </w:divBdr>
        </w:div>
        <w:div w:id="2038659512">
          <w:marLeft w:val="640"/>
          <w:marRight w:val="0"/>
          <w:marTop w:val="0"/>
          <w:marBottom w:val="0"/>
          <w:divBdr>
            <w:top w:val="none" w:sz="0" w:space="0" w:color="auto"/>
            <w:left w:val="none" w:sz="0" w:space="0" w:color="auto"/>
            <w:bottom w:val="none" w:sz="0" w:space="0" w:color="auto"/>
            <w:right w:val="none" w:sz="0" w:space="0" w:color="auto"/>
          </w:divBdr>
        </w:div>
        <w:div w:id="1110974528">
          <w:marLeft w:val="640"/>
          <w:marRight w:val="0"/>
          <w:marTop w:val="0"/>
          <w:marBottom w:val="0"/>
          <w:divBdr>
            <w:top w:val="none" w:sz="0" w:space="0" w:color="auto"/>
            <w:left w:val="none" w:sz="0" w:space="0" w:color="auto"/>
            <w:bottom w:val="none" w:sz="0" w:space="0" w:color="auto"/>
            <w:right w:val="none" w:sz="0" w:space="0" w:color="auto"/>
          </w:divBdr>
        </w:div>
        <w:div w:id="1450590092">
          <w:marLeft w:val="640"/>
          <w:marRight w:val="0"/>
          <w:marTop w:val="0"/>
          <w:marBottom w:val="0"/>
          <w:divBdr>
            <w:top w:val="none" w:sz="0" w:space="0" w:color="auto"/>
            <w:left w:val="none" w:sz="0" w:space="0" w:color="auto"/>
            <w:bottom w:val="none" w:sz="0" w:space="0" w:color="auto"/>
            <w:right w:val="none" w:sz="0" w:space="0" w:color="auto"/>
          </w:divBdr>
        </w:div>
        <w:div w:id="2060669879">
          <w:marLeft w:val="640"/>
          <w:marRight w:val="0"/>
          <w:marTop w:val="0"/>
          <w:marBottom w:val="0"/>
          <w:divBdr>
            <w:top w:val="none" w:sz="0" w:space="0" w:color="auto"/>
            <w:left w:val="none" w:sz="0" w:space="0" w:color="auto"/>
            <w:bottom w:val="none" w:sz="0" w:space="0" w:color="auto"/>
            <w:right w:val="none" w:sz="0" w:space="0" w:color="auto"/>
          </w:divBdr>
        </w:div>
        <w:div w:id="1109008691">
          <w:marLeft w:val="640"/>
          <w:marRight w:val="0"/>
          <w:marTop w:val="0"/>
          <w:marBottom w:val="0"/>
          <w:divBdr>
            <w:top w:val="none" w:sz="0" w:space="0" w:color="auto"/>
            <w:left w:val="none" w:sz="0" w:space="0" w:color="auto"/>
            <w:bottom w:val="none" w:sz="0" w:space="0" w:color="auto"/>
            <w:right w:val="none" w:sz="0" w:space="0" w:color="auto"/>
          </w:divBdr>
        </w:div>
        <w:div w:id="1103189937">
          <w:marLeft w:val="640"/>
          <w:marRight w:val="0"/>
          <w:marTop w:val="0"/>
          <w:marBottom w:val="0"/>
          <w:divBdr>
            <w:top w:val="none" w:sz="0" w:space="0" w:color="auto"/>
            <w:left w:val="none" w:sz="0" w:space="0" w:color="auto"/>
            <w:bottom w:val="none" w:sz="0" w:space="0" w:color="auto"/>
            <w:right w:val="none" w:sz="0" w:space="0" w:color="auto"/>
          </w:divBdr>
        </w:div>
        <w:div w:id="1399129403">
          <w:marLeft w:val="640"/>
          <w:marRight w:val="0"/>
          <w:marTop w:val="0"/>
          <w:marBottom w:val="0"/>
          <w:divBdr>
            <w:top w:val="none" w:sz="0" w:space="0" w:color="auto"/>
            <w:left w:val="none" w:sz="0" w:space="0" w:color="auto"/>
            <w:bottom w:val="none" w:sz="0" w:space="0" w:color="auto"/>
            <w:right w:val="none" w:sz="0" w:space="0" w:color="auto"/>
          </w:divBdr>
        </w:div>
        <w:div w:id="813526122">
          <w:marLeft w:val="640"/>
          <w:marRight w:val="0"/>
          <w:marTop w:val="0"/>
          <w:marBottom w:val="0"/>
          <w:divBdr>
            <w:top w:val="none" w:sz="0" w:space="0" w:color="auto"/>
            <w:left w:val="none" w:sz="0" w:space="0" w:color="auto"/>
            <w:bottom w:val="none" w:sz="0" w:space="0" w:color="auto"/>
            <w:right w:val="none" w:sz="0" w:space="0" w:color="auto"/>
          </w:divBdr>
        </w:div>
        <w:div w:id="1075395979">
          <w:marLeft w:val="640"/>
          <w:marRight w:val="0"/>
          <w:marTop w:val="0"/>
          <w:marBottom w:val="0"/>
          <w:divBdr>
            <w:top w:val="none" w:sz="0" w:space="0" w:color="auto"/>
            <w:left w:val="none" w:sz="0" w:space="0" w:color="auto"/>
            <w:bottom w:val="none" w:sz="0" w:space="0" w:color="auto"/>
            <w:right w:val="none" w:sz="0" w:space="0" w:color="auto"/>
          </w:divBdr>
        </w:div>
        <w:div w:id="542987661">
          <w:marLeft w:val="640"/>
          <w:marRight w:val="0"/>
          <w:marTop w:val="0"/>
          <w:marBottom w:val="0"/>
          <w:divBdr>
            <w:top w:val="none" w:sz="0" w:space="0" w:color="auto"/>
            <w:left w:val="none" w:sz="0" w:space="0" w:color="auto"/>
            <w:bottom w:val="none" w:sz="0" w:space="0" w:color="auto"/>
            <w:right w:val="none" w:sz="0" w:space="0" w:color="auto"/>
          </w:divBdr>
        </w:div>
        <w:div w:id="876889499">
          <w:marLeft w:val="640"/>
          <w:marRight w:val="0"/>
          <w:marTop w:val="0"/>
          <w:marBottom w:val="0"/>
          <w:divBdr>
            <w:top w:val="none" w:sz="0" w:space="0" w:color="auto"/>
            <w:left w:val="none" w:sz="0" w:space="0" w:color="auto"/>
            <w:bottom w:val="none" w:sz="0" w:space="0" w:color="auto"/>
            <w:right w:val="none" w:sz="0" w:space="0" w:color="auto"/>
          </w:divBdr>
        </w:div>
        <w:div w:id="1586185566">
          <w:marLeft w:val="640"/>
          <w:marRight w:val="0"/>
          <w:marTop w:val="0"/>
          <w:marBottom w:val="0"/>
          <w:divBdr>
            <w:top w:val="none" w:sz="0" w:space="0" w:color="auto"/>
            <w:left w:val="none" w:sz="0" w:space="0" w:color="auto"/>
            <w:bottom w:val="none" w:sz="0" w:space="0" w:color="auto"/>
            <w:right w:val="none" w:sz="0" w:space="0" w:color="auto"/>
          </w:divBdr>
        </w:div>
        <w:div w:id="1305618278">
          <w:marLeft w:val="640"/>
          <w:marRight w:val="0"/>
          <w:marTop w:val="0"/>
          <w:marBottom w:val="0"/>
          <w:divBdr>
            <w:top w:val="none" w:sz="0" w:space="0" w:color="auto"/>
            <w:left w:val="none" w:sz="0" w:space="0" w:color="auto"/>
            <w:bottom w:val="none" w:sz="0" w:space="0" w:color="auto"/>
            <w:right w:val="none" w:sz="0" w:space="0" w:color="auto"/>
          </w:divBdr>
        </w:div>
        <w:div w:id="2036884468">
          <w:marLeft w:val="640"/>
          <w:marRight w:val="0"/>
          <w:marTop w:val="0"/>
          <w:marBottom w:val="0"/>
          <w:divBdr>
            <w:top w:val="none" w:sz="0" w:space="0" w:color="auto"/>
            <w:left w:val="none" w:sz="0" w:space="0" w:color="auto"/>
            <w:bottom w:val="none" w:sz="0" w:space="0" w:color="auto"/>
            <w:right w:val="none" w:sz="0" w:space="0" w:color="auto"/>
          </w:divBdr>
        </w:div>
        <w:div w:id="805246223">
          <w:marLeft w:val="640"/>
          <w:marRight w:val="0"/>
          <w:marTop w:val="0"/>
          <w:marBottom w:val="0"/>
          <w:divBdr>
            <w:top w:val="none" w:sz="0" w:space="0" w:color="auto"/>
            <w:left w:val="none" w:sz="0" w:space="0" w:color="auto"/>
            <w:bottom w:val="none" w:sz="0" w:space="0" w:color="auto"/>
            <w:right w:val="none" w:sz="0" w:space="0" w:color="auto"/>
          </w:divBdr>
        </w:div>
        <w:div w:id="2037539348">
          <w:marLeft w:val="640"/>
          <w:marRight w:val="0"/>
          <w:marTop w:val="0"/>
          <w:marBottom w:val="0"/>
          <w:divBdr>
            <w:top w:val="none" w:sz="0" w:space="0" w:color="auto"/>
            <w:left w:val="none" w:sz="0" w:space="0" w:color="auto"/>
            <w:bottom w:val="none" w:sz="0" w:space="0" w:color="auto"/>
            <w:right w:val="none" w:sz="0" w:space="0" w:color="auto"/>
          </w:divBdr>
        </w:div>
        <w:div w:id="1366364255">
          <w:marLeft w:val="640"/>
          <w:marRight w:val="0"/>
          <w:marTop w:val="0"/>
          <w:marBottom w:val="0"/>
          <w:divBdr>
            <w:top w:val="none" w:sz="0" w:space="0" w:color="auto"/>
            <w:left w:val="none" w:sz="0" w:space="0" w:color="auto"/>
            <w:bottom w:val="none" w:sz="0" w:space="0" w:color="auto"/>
            <w:right w:val="none" w:sz="0" w:space="0" w:color="auto"/>
          </w:divBdr>
        </w:div>
        <w:div w:id="634717423">
          <w:marLeft w:val="640"/>
          <w:marRight w:val="0"/>
          <w:marTop w:val="0"/>
          <w:marBottom w:val="0"/>
          <w:divBdr>
            <w:top w:val="none" w:sz="0" w:space="0" w:color="auto"/>
            <w:left w:val="none" w:sz="0" w:space="0" w:color="auto"/>
            <w:bottom w:val="none" w:sz="0" w:space="0" w:color="auto"/>
            <w:right w:val="none" w:sz="0" w:space="0" w:color="auto"/>
          </w:divBdr>
        </w:div>
        <w:div w:id="1525629465">
          <w:marLeft w:val="640"/>
          <w:marRight w:val="0"/>
          <w:marTop w:val="0"/>
          <w:marBottom w:val="0"/>
          <w:divBdr>
            <w:top w:val="none" w:sz="0" w:space="0" w:color="auto"/>
            <w:left w:val="none" w:sz="0" w:space="0" w:color="auto"/>
            <w:bottom w:val="none" w:sz="0" w:space="0" w:color="auto"/>
            <w:right w:val="none" w:sz="0" w:space="0" w:color="auto"/>
          </w:divBdr>
        </w:div>
        <w:div w:id="1647782564">
          <w:marLeft w:val="640"/>
          <w:marRight w:val="0"/>
          <w:marTop w:val="0"/>
          <w:marBottom w:val="0"/>
          <w:divBdr>
            <w:top w:val="none" w:sz="0" w:space="0" w:color="auto"/>
            <w:left w:val="none" w:sz="0" w:space="0" w:color="auto"/>
            <w:bottom w:val="none" w:sz="0" w:space="0" w:color="auto"/>
            <w:right w:val="none" w:sz="0" w:space="0" w:color="auto"/>
          </w:divBdr>
        </w:div>
        <w:div w:id="1662927828">
          <w:marLeft w:val="640"/>
          <w:marRight w:val="0"/>
          <w:marTop w:val="0"/>
          <w:marBottom w:val="0"/>
          <w:divBdr>
            <w:top w:val="none" w:sz="0" w:space="0" w:color="auto"/>
            <w:left w:val="none" w:sz="0" w:space="0" w:color="auto"/>
            <w:bottom w:val="none" w:sz="0" w:space="0" w:color="auto"/>
            <w:right w:val="none" w:sz="0" w:space="0" w:color="auto"/>
          </w:divBdr>
        </w:div>
        <w:div w:id="950623381">
          <w:marLeft w:val="640"/>
          <w:marRight w:val="0"/>
          <w:marTop w:val="0"/>
          <w:marBottom w:val="0"/>
          <w:divBdr>
            <w:top w:val="none" w:sz="0" w:space="0" w:color="auto"/>
            <w:left w:val="none" w:sz="0" w:space="0" w:color="auto"/>
            <w:bottom w:val="none" w:sz="0" w:space="0" w:color="auto"/>
            <w:right w:val="none" w:sz="0" w:space="0" w:color="auto"/>
          </w:divBdr>
        </w:div>
        <w:div w:id="1954971432">
          <w:marLeft w:val="640"/>
          <w:marRight w:val="0"/>
          <w:marTop w:val="0"/>
          <w:marBottom w:val="0"/>
          <w:divBdr>
            <w:top w:val="none" w:sz="0" w:space="0" w:color="auto"/>
            <w:left w:val="none" w:sz="0" w:space="0" w:color="auto"/>
            <w:bottom w:val="none" w:sz="0" w:space="0" w:color="auto"/>
            <w:right w:val="none" w:sz="0" w:space="0" w:color="auto"/>
          </w:divBdr>
        </w:div>
        <w:div w:id="1274744931">
          <w:marLeft w:val="640"/>
          <w:marRight w:val="0"/>
          <w:marTop w:val="0"/>
          <w:marBottom w:val="0"/>
          <w:divBdr>
            <w:top w:val="none" w:sz="0" w:space="0" w:color="auto"/>
            <w:left w:val="none" w:sz="0" w:space="0" w:color="auto"/>
            <w:bottom w:val="none" w:sz="0" w:space="0" w:color="auto"/>
            <w:right w:val="none" w:sz="0" w:space="0" w:color="auto"/>
          </w:divBdr>
        </w:div>
        <w:div w:id="1160267538">
          <w:marLeft w:val="640"/>
          <w:marRight w:val="0"/>
          <w:marTop w:val="0"/>
          <w:marBottom w:val="0"/>
          <w:divBdr>
            <w:top w:val="none" w:sz="0" w:space="0" w:color="auto"/>
            <w:left w:val="none" w:sz="0" w:space="0" w:color="auto"/>
            <w:bottom w:val="none" w:sz="0" w:space="0" w:color="auto"/>
            <w:right w:val="none" w:sz="0" w:space="0" w:color="auto"/>
          </w:divBdr>
        </w:div>
        <w:div w:id="670645341">
          <w:marLeft w:val="640"/>
          <w:marRight w:val="0"/>
          <w:marTop w:val="0"/>
          <w:marBottom w:val="0"/>
          <w:divBdr>
            <w:top w:val="none" w:sz="0" w:space="0" w:color="auto"/>
            <w:left w:val="none" w:sz="0" w:space="0" w:color="auto"/>
            <w:bottom w:val="none" w:sz="0" w:space="0" w:color="auto"/>
            <w:right w:val="none" w:sz="0" w:space="0" w:color="auto"/>
          </w:divBdr>
        </w:div>
        <w:div w:id="1659647787">
          <w:marLeft w:val="640"/>
          <w:marRight w:val="0"/>
          <w:marTop w:val="0"/>
          <w:marBottom w:val="0"/>
          <w:divBdr>
            <w:top w:val="none" w:sz="0" w:space="0" w:color="auto"/>
            <w:left w:val="none" w:sz="0" w:space="0" w:color="auto"/>
            <w:bottom w:val="none" w:sz="0" w:space="0" w:color="auto"/>
            <w:right w:val="none" w:sz="0" w:space="0" w:color="auto"/>
          </w:divBdr>
        </w:div>
        <w:div w:id="46027872">
          <w:marLeft w:val="640"/>
          <w:marRight w:val="0"/>
          <w:marTop w:val="0"/>
          <w:marBottom w:val="0"/>
          <w:divBdr>
            <w:top w:val="none" w:sz="0" w:space="0" w:color="auto"/>
            <w:left w:val="none" w:sz="0" w:space="0" w:color="auto"/>
            <w:bottom w:val="none" w:sz="0" w:space="0" w:color="auto"/>
            <w:right w:val="none" w:sz="0" w:space="0" w:color="auto"/>
          </w:divBdr>
        </w:div>
        <w:div w:id="296421812">
          <w:marLeft w:val="640"/>
          <w:marRight w:val="0"/>
          <w:marTop w:val="0"/>
          <w:marBottom w:val="0"/>
          <w:divBdr>
            <w:top w:val="none" w:sz="0" w:space="0" w:color="auto"/>
            <w:left w:val="none" w:sz="0" w:space="0" w:color="auto"/>
            <w:bottom w:val="none" w:sz="0" w:space="0" w:color="auto"/>
            <w:right w:val="none" w:sz="0" w:space="0" w:color="auto"/>
          </w:divBdr>
        </w:div>
        <w:div w:id="1537886213">
          <w:marLeft w:val="640"/>
          <w:marRight w:val="0"/>
          <w:marTop w:val="0"/>
          <w:marBottom w:val="0"/>
          <w:divBdr>
            <w:top w:val="none" w:sz="0" w:space="0" w:color="auto"/>
            <w:left w:val="none" w:sz="0" w:space="0" w:color="auto"/>
            <w:bottom w:val="none" w:sz="0" w:space="0" w:color="auto"/>
            <w:right w:val="none" w:sz="0" w:space="0" w:color="auto"/>
          </w:divBdr>
        </w:div>
        <w:div w:id="300548775">
          <w:marLeft w:val="640"/>
          <w:marRight w:val="0"/>
          <w:marTop w:val="0"/>
          <w:marBottom w:val="0"/>
          <w:divBdr>
            <w:top w:val="none" w:sz="0" w:space="0" w:color="auto"/>
            <w:left w:val="none" w:sz="0" w:space="0" w:color="auto"/>
            <w:bottom w:val="none" w:sz="0" w:space="0" w:color="auto"/>
            <w:right w:val="none" w:sz="0" w:space="0" w:color="auto"/>
          </w:divBdr>
        </w:div>
        <w:div w:id="1189681933">
          <w:marLeft w:val="640"/>
          <w:marRight w:val="0"/>
          <w:marTop w:val="0"/>
          <w:marBottom w:val="0"/>
          <w:divBdr>
            <w:top w:val="none" w:sz="0" w:space="0" w:color="auto"/>
            <w:left w:val="none" w:sz="0" w:space="0" w:color="auto"/>
            <w:bottom w:val="none" w:sz="0" w:space="0" w:color="auto"/>
            <w:right w:val="none" w:sz="0" w:space="0" w:color="auto"/>
          </w:divBdr>
        </w:div>
        <w:div w:id="1054044290">
          <w:marLeft w:val="640"/>
          <w:marRight w:val="0"/>
          <w:marTop w:val="0"/>
          <w:marBottom w:val="0"/>
          <w:divBdr>
            <w:top w:val="none" w:sz="0" w:space="0" w:color="auto"/>
            <w:left w:val="none" w:sz="0" w:space="0" w:color="auto"/>
            <w:bottom w:val="none" w:sz="0" w:space="0" w:color="auto"/>
            <w:right w:val="none" w:sz="0" w:space="0" w:color="auto"/>
          </w:divBdr>
        </w:div>
        <w:div w:id="1177816744">
          <w:marLeft w:val="640"/>
          <w:marRight w:val="0"/>
          <w:marTop w:val="0"/>
          <w:marBottom w:val="0"/>
          <w:divBdr>
            <w:top w:val="none" w:sz="0" w:space="0" w:color="auto"/>
            <w:left w:val="none" w:sz="0" w:space="0" w:color="auto"/>
            <w:bottom w:val="none" w:sz="0" w:space="0" w:color="auto"/>
            <w:right w:val="none" w:sz="0" w:space="0" w:color="auto"/>
          </w:divBdr>
        </w:div>
        <w:div w:id="1508059370">
          <w:marLeft w:val="640"/>
          <w:marRight w:val="0"/>
          <w:marTop w:val="0"/>
          <w:marBottom w:val="0"/>
          <w:divBdr>
            <w:top w:val="none" w:sz="0" w:space="0" w:color="auto"/>
            <w:left w:val="none" w:sz="0" w:space="0" w:color="auto"/>
            <w:bottom w:val="none" w:sz="0" w:space="0" w:color="auto"/>
            <w:right w:val="none" w:sz="0" w:space="0" w:color="auto"/>
          </w:divBdr>
        </w:div>
        <w:div w:id="615598737">
          <w:marLeft w:val="640"/>
          <w:marRight w:val="0"/>
          <w:marTop w:val="0"/>
          <w:marBottom w:val="0"/>
          <w:divBdr>
            <w:top w:val="none" w:sz="0" w:space="0" w:color="auto"/>
            <w:left w:val="none" w:sz="0" w:space="0" w:color="auto"/>
            <w:bottom w:val="none" w:sz="0" w:space="0" w:color="auto"/>
            <w:right w:val="none" w:sz="0" w:space="0" w:color="auto"/>
          </w:divBdr>
        </w:div>
        <w:div w:id="998580503">
          <w:marLeft w:val="640"/>
          <w:marRight w:val="0"/>
          <w:marTop w:val="0"/>
          <w:marBottom w:val="0"/>
          <w:divBdr>
            <w:top w:val="none" w:sz="0" w:space="0" w:color="auto"/>
            <w:left w:val="none" w:sz="0" w:space="0" w:color="auto"/>
            <w:bottom w:val="none" w:sz="0" w:space="0" w:color="auto"/>
            <w:right w:val="none" w:sz="0" w:space="0" w:color="auto"/>
          </w:divBdr>
        </w:div>
        <w:div w:id="151603600">
          <w:marLeft w:val="640"/>
          <w:marRight w:val="0"/>
          <w:marTop w:val="0"/>
          <w:marBottom w:val="0"/>
          <w:divBdr>
            <w:top w:val="none" w:sz="0" w:space="0" w:color="auto"/>
            <w:left w:val="none" w:sz="0" w:space="0" w:color="auto"/>
            <w:bottom w:val="none" w:sz="0" w:space="0" w:color="auto"/>
            <w:right w:val="none" w:sz="0" w:space="0" w:color="auto"/>
          </w:divBdr>
        </w:div>
        <w:div w:id="609164942">
          <w:marLeft w:val="640"/>
          <w:marRight w:val="0"/>
          <w:marTop w:val="0"/>
          <w:marBottom w:val="0"/>
          <w:divBdr>
            <w:top w:val="none" w:sz="0" w:space="0" w:color="auto"/>
            <w:left w:val="none" w:sz="0" w:space="0" w:color="auto"/>
            <w:bottom w:val="none" w:sz="0" w:space="0" w:color="auto"/>
            <w:right w:val="none" w:sz="0" w:space="0" w:color="auto"/>
          </w:divBdr>
        </w:div>
        <w:div w:id="1194540708">
          <w:marLeft w:val="640"/>
          <w:marRight w:val="0"/>
          <w:marTop w:val="0"/>
          <w:marBottom w:val="0"/>
          <w:divBdr>
            <w:top w:val="none" w:sz="0" w:space="0" w:color="auto"/>
            <w:left w:val="none" w:sz="0" w:space="0" w:color="auto"/>
            <w:bottom w:val="none" w:sz="0" w:space="0" w:color="auto"/>
            <w:right w:val="none" w:sz="0" w:space="0" w:color="auto"/>
          </w:divBdr>
        </w:div>
        <w:div w:id="761871992">
          <w:marLeft w:val="640"/>
          <w:marRight w:val="0"/>
          <w:marTop w:val="0"/>
          <w:marBottom w:val="0"/>
          <w:divBdr>
            <w:top w:val="none" w:sz="0" w:space="0" w:color="auto"/>
            <w:left w:val="none" w:sz="0" w:space="0" w:color="auto"/>
            <w:bottom w:val="none" w:sz="0" w:space="0" w:color="auto"/>
            <w:right w:val="none" w:sz="0" w:space="0" w:color="auto"/>
          </w:divBdr>
        </w:div>
        <w:div w:id="310061105">
          <w:marLeft w:val="640"/>
          <w:marRight w:val="0"/>
          <w:marTop w:val="0"/>
          <w:marBottom w:val="0"/>
          <w:divBdr>
            <w:top w:val="none" w:sz="0" w:space="0" w:color="auto"/>
            <w:left w:val="none" w:sz="0" w:space="0" w:color="auto"/>
            <w:bottom w:val="none" w:sz="0" w:space="0" w:color="auto"/>
            <w:right w:val="none" w:sz="0" w:space="0" w:color="auto"/>
          </w:divBdr>
        </w:div>
        <w:div w:id="1808353572">
          <w:marLeft w:val="640"/>
          <w:marRight w:val="0"/>
          <w:marTop w:val="0"/>
          <w:marBottom w:val="0"/>
          <w:divBdr>
            <w:top w:val="none" w:sz="0" w:space="0" w:color="auto"/>
            <w:left w:val="none" w:sz="0" w:space="0" w:color="auto"/>
            <w:bottom w:val="none" w:sz="0" w:space="0" w:color="auto"/>
            <w:right w:val="none" w:sz="0" w:space="0" w:color="auto"/>
          </w:divBdr>
        </w:div>
        <w:div w:id="239875419">
          <w:marLeft w:val="640"/>
          <w:marRight w:val="0"/>
          <w:marTop w:val="0"/>
          <w:marBottom w:val="0"/>
          <w:divBdr>
            <w:top w:val="none" w:sz="0" w:space="0" w:color="auto"/>
            <w:left w:val="none" w:sz="0" w:space="0" w:color="auto"/>
            <w:bottom w:val="none" w:sz="0" w:space="0" w:color="auto"/>
            <w:right w:val="none" w:sz="0" w:space="0" w:color="auto"/>
          </w:divBdr>
        </w:div>
        <w:div w:id="1798379269">
          <w:marLeft w:val="640"/>
          <w:marRight w:val="0"/>
          <w:marTop w:val="0"/>
          <w:marBottom w:val="0"/>
          <w:divBdr>
            <w:top w:val="none" w:sz="0" w:space="0" w:color="auto"/>
            <w:left w:val="none" w:sz="0" w:space="0" w:color="auto"/>
            <w:bottom w:val="none" w:sz="0" w:space="0" w:color="auto"/>
            <w:right w:val="none" w:sz="0" w:space="0" w:color="auto"/>
          </w:divBdr>
        </w:div>
        <w:div w:id="486097915">
          <w:marLeft w:val="640"/>
          <w:marRight w:val="0"/>
          <w:marTop w:val="0"/>
          <w:marBottom w:val="0"/>
          <w:divBdr>
            <w:top w:val="none" w:sz="0" w:space="0" w:color="auto"/>
            <w:left w:val="none" w:sz="0" w:space="0" w:color="auto"/>
            <w:bottom w:val="none" w:sz="0" w:space="0" w:color="auto"/>
            <w:right w:val="none" w:sz="0" w:space="0" w:color="auto"/>
          </w:divBdr>
        </w:div>
        <w:div w:id="178470141">
          <w:marLeft w:val="640"/>
          <w:marRight w:val="0"/>
          <w:marTop w:val="0"/>
          <w:marBottom w:val="0"/>
          <w:divBdr>
            <w:top w:val="none" w:sz="0" w:space="0" w:color="auto"/>
            <w:left w:val="none" w:sz="0" w:space="0" w:color="auto"/>
            <w:bottom w:val="none" w:sz="0" w:space="0" w:color="auto"/>
            <w:right w:val="none" w:sz="0" w:space="0" w:color="auto"/>
          </w:divBdr>
        </w:div>
        <w:div w:id="1047485282">
          <w:marLeft w:val="640"/>
          <w:marRight w:val="0"/>
          <w:marTop w:val="0"/>
          <w:marBottom w:val="0"/>
          <w:divBdr>
            <w:top w:val="none" w:sz="0" w:space="0" w:color="auto"/>
            <w:left w:val="none" w:sz="0" w:space="0" w:color="auto"/>
            <w:bottom w:val="none" w:sz="0" w:space="0" w:color="auto"/>
            <w:right w:val="none" w:sz="0" w:space="0" w:color="auto"/>
          </w:divBdr>
        </w:div>
        <w:div w:id="1458066127">
          <w:marLeft w:val="640"/>
          <w:marRight w:val="0"/>
          <w:marTop w:val="0"/>
          <w:marBottom w:val="0"/>
          <w:divBdr>
            <w:top w:val="none" w:sz="0" w:space="0" w:color="auto"/>
            <w:left w:val="none" w:sz="0" w:space="0" w:color="auto"/>
            <w:bottom w:val="none" w:sz="0" w:space="0" w:color="auto"/>
            <w:right w:val="none" w:sz="0" w:space="0" w:color="auto"/>
          </w:divBdr>
        </w:div>
        <w:div w:id="1995913177">
          <w:marLeft w:val="640"/>
          <w:marRight w:val="0"/>
          <w:marTop w:val="0"/>
          <w:marBottom w:val="0"/>
          <w:divBdr>
            <w:top w:val="none" w:sz="0" w:space="0" w:color="auto"/>
            <w:left w:val="none" w:sz="0" w:space="0" w:color="auto"/>
            <w:bottom w:val="none" w:sz="0" w:space="0" w:color="auto"/>
            <w:right w:val="none" w:sz="0" w:space="0" w:color="auto"/>
          </w:divBdr>
        </w:div>
        <w:div w:id="670252731">
          <w:marLeft w:val="640"/>
          <w:marRight w:val="0"/>
          <w:marTop w:val="0"/>
          <w:marBottom w:val="0"/>
          <w:divBdr>
            <w:top w:val="none" w:sz="0" w:space="0" w:color="auto"/>
            <w:left w:val="none" w:sz="0" w:space="0" w:color="auto"/>
            <w:bottom w:val="none" w:sz="0" w:space="0" w:color="auto"/>
            <w:right w:val="none" w:sz="0" w:space="0" w:color="auto"/>
          </w:divBdr>
        </w:div>
        <w:div w:id="339084192">
          <w:marLeft w:val="640"/>
          <w:marRight w:val="0"/>
          <w:marTop w:val="0"/>
          <w:marBottom w:val="0"/>
          <w:divBdr>
            <w:top w:val="none" w:sz="0" w:space="0" w:color="auto"/>
            <w:left w:val="none" w:sz="0" w:space="0" w:color="auto"/>
            <w:bottom w:val="none" w:sz="0" w:space="0" w:color="auto"/>
            <w:right w:val="none" w:sz="0" w:space="0" w:color="auto"/>
          </w:divBdr>
        </w:div>
        <w:div w:id="685405446">
          <w:marLeft w:val="640"/>
          <w:marRight w:val="0"/>
          <w:marTop w:val="0"/>
          <w:marBottom w:val="0"/>
          <w:divBdr>
            <w:top w:val="none" w:sz="0" w:space="0" w:color="auto"/>
            <w:left w:val="none" w:sz="0" w:space="0" w:color="auto"/>
            <w:bottom w:val="none" w:sz="0" w:space="0" w:color="auto"/>
            <w:right w:val="none" w:sz="0" w:space="0" w:color="auto"/>
          </w:divBdr>
        </w:div>
        <w:div w:id="159853699">
          <w:marLeft w:val="640"/>
          <w:marRight w:val="0"/>
          <w:marTop w:val="0"/>
          <w:marBottom w:val="0"/>
          <w:divBdr>
            <w:top w:val="none" w:sz="0" w:space="0" w:color="auto"/>
            <w:left w:val="none" w:sz="0" w:space="0" w:color="auto"/>
            <w:bottom w:val="none" w:sz="0" w:space="0" w:color="auto"/>
            <w:right w:val="none" w:sz="0" w:space="0" w:color="auto"/>
          </w:divBdr>
        </w:div>
        <w:div w:id="898906932">
          <w:marLeft w:val="640"/>
          <w:marRight w:val="0"/>
          <w:marTop w:val="0"/>
          <w:marBottom w:val="0"/>
          <w:divBdr>
            <w:top w:val="none" w:sz="0" w:space="0" w:color="auto"/>
            <w:left w:val="none" w:sz="0" w:space="0" w:color="auto"/>
            <w:bottom w:val="none" w:sz="0" w:space="0" w:color="auto"/>
            <w:right w:val="none" w:sz="0" w:space="0" w:color="auto"/>
          </w:divBdr>
        </w:div>
        <w:div w:id="1390423534">
          <w:marLeft w:val="640"/>
          <w:marRight w:val="0"/>
          <w:marTop w:val="0"/>
          <w:marBottom w:val="0"/>
          <w:divBdr>
            <w:top w:val="none" w:sz="0" w:space="0" w:color="auto"/>
            <w:left w:val="none" w:sz="0" w:space="0" w:color="auto"/>
            <w:bottom w:val="none" w:sz="0" w:space="0" w:color="auto"/>
            <w:right w:val="none" w:sz="0" w:space="0" w:color="auto"/>
          </w:divBdr>
        </w:div>
        <w:div w:id="699936105">
          <w:marLeft w:val="640"/>
          <w:marRight w:val="0"/>
          <w:marTop w:val="0"/>
          <w:marBottom w:val="0"/>
          <w:divBdr>
            <w:top w:val="none" w:sz="0" w:space="0" w:color="auto"/>
            <w:left w:val="none" w:sz="0" w:space="0" w:color="auto"/>
            <w:bottom w:val="none" w:sz="0" w:space="0" w:color="auto"/>
            <w:right w:val="none" w:sz="0" w:space="0" w:color="auto"/>
          </w:divBdr>
        </w:div>
        <w:div w:id="431705023">
          <w:marLeft w:val="640"/>
          <w:marRight w:val="0"/>
          <w:marTop w:val="0"/>
          <w:marBottom w:val="0"/>
          <w:divBdr>
            <w:top w:val="none" w:sz="0" w:space="0" w:color="auto"/>
            <w:left w:val="none" w:sz="0" w:space="0" w:color="auto"/>
            <w:bottom w:val="none" w:sz="0" w:space="0" w:color="auto"/>
            <w:right w:val="none" w:sz="0" w:space="0" w:color="auto"/>
          </w:divBdr>
        </w:div>
        <w:div w:id="184491028">
          <w:marLeft w:val="640"/>
          <w:marRight w:val="0"/>
          <w:marTop w:val="0"/>
          <w:marBottom w:val="0"/>
          <w:divBdr>
            <w:top w:val="none" w:sz="0" w:space="0" w:color="auto"/>
            <w:left w:val="none" w:sz="0" w:space="0" w:color="auto"/>
            <w:bottom w:val="none" w:sz="0" w:space="0" w:color="auto"/>
            <w:right w:val="none" w:sz="0" w:space="0" w:color="auto"/>
          </w:divBdr>
        </w:div>
        <w:div w:id="1064984192">
          <w:marLeft w:val="640"/>
          <w:marRight w:val="0"/>
          <w:marTop w:val="0"/>
          <w:marBottom w:val="0"/>
          <w:divBdr>
            <w:top w:val="none" w:sz="0" w:space="0" w:color="auto"/>
            <w:left w:val="none" w:sz="0" w:space="0" w:color="auto"/>
            <w:bottom w:val="none" w:sz="0" w:space="0" w:color="auto"/>
            <w:right w:val="none" w:sz="0" w:space="0" w:color="auto"/>
          </w:divBdr>
        </w:div>
        <w:div w:id="1787850567">
          <w:marLeft w:val="640"/>
          <w:marRight w:val="0"/>
          <w:marTop w:val="0"/>
          <w:marBottom w:val="0"/>
          <w:divBdr>
            <w:top w:val="none" w:sz="0" w:space="0" w:color="auto"/>
            <w:left w:val="none" w:sz="0" w:space="0" w:color="auto"/>
            <w:bottom w:val="none" w:sz="0" w:space="0" w:color="auto"/>
            <w:right w:val="none" w:sz="0" w:space="0" w:color="auto"/>
          </w:divBdr>
        </w:div>
        <w:div w:id="813066320">
          <w:marLeft w:val="640"/>
          <w:marRight w:val="0"/>
          <w:marTop w:val="0"/>
          <w:marBottom w:val="0"/>
          <w:divBdr>
            <w:top w:val="none" w:sz="0" w:space="0" w:color="auto"/>
            <w:left w:val="none" w:sz="0" w:space="0" w:color="auto"/>
            <w:bottom w:val="none" w:sz="0" w:space="0" w:color="auto"/>
            <w:right w:val="none" w:sz="0" w:space="0" w:color="auto"/>
          </w:divBdr>
        </w:div>
        <w:div w:id="2127187994">
          <w:marLeft w:val="640"/>
          <w:marRight w:val="0"/>
          <w:marTop w:val="0"/>
          <w:marBottom w:val="0"/>
          <w:divBdr>
            <w:top w:val="none" w:sz="0" w:space="0" w:color="auto"/>
            <w:left w:val="none" w:sz="0" w:space="0" w:color="auto"/>
            <w:bottom w:val="none" w:sz="0" w:space="0" w:color="auto"/>
            <w:right w:val="none" w:sz="0" w:space="0" w:color="auto"/>
          </w:divBdr>
        </w:div>
        <w:div w:id="677000878">
          <w:marLeft w:val="640"/>
          <w:marRight w:val="0"/>
          <w:marTop w:val="0"/>
          <w:marBottom w:val="0"/>
          <w:divBdr>
            <w:top w:val="none" w:sz="0" w:space="0" w:color="auto"/>
            <w:left w:val="none" w:sz="0" w:space="0" w:color="auto"/>
            <w:bottom w:val="none" w:sz="0" w:space="0" w:color="auto"/>
            <w:right w:val="none" w:sz="0" w:space="0" w:color="auto"/>
          </w:divBdr>
        </w:div>
        <w:div w:id="1072004674">
          <w:marLeft w:val="640"/>
          <w:marRight w:val="0"/>
          <w:marTop w:val="0"/>
          <w:marBottom w:val="0"/>
          <w:divBdr>
            <w:top w:val="none" w:sz="0" w:space="0" w:color="auto"/>
            <w:left w:val="none" w:sz="0" w:space="0" w:color="auto"/>
            <w:bottom w:val="none" w:sz="0" w:space="0" w:color="auto"/>
            <w:right w:val="none" w:sz="0" w:space="0" w:color="auto"/>
          </w:divBdr>
        </w:div>
        <w:div w:id="1479028781">
          <w:marLeft w:val="640"/>
          <w:marRight w:val="0"/>
          <w:marTop w:val="0"/>
          <w:marBottom w:val="0"/>
          <w:divBdr>
            <w:top w:val="none" w:sz="0" w:space="0" w:color="auto"/>
            <w:left w:val="none" w:sz="0" w:space="0" w:color="auto"/>
            <w:bottom w:val="none" w:sz="0" w:space="0" w:color="auto"/>
            <w:right w:val="none" w:sz="0" w:space="0" w:color="auto"/>
          </w:divBdr>
        </w:div>
        <w:div w:id="1416510574">
          <w:marLeft w:val="640"/>
          <w:marRight w:val="0"/>
          <w:marTop w:val="0"/>
          <w:marBottom w:val="0"/>
          <w:divBdr>
            <w:top w:val="none" w:sz="0" w:space="0" w:color="auto"/>
            <w:left w:val="none" w:sz="0" w:space="0" w:color="auto"/>
            <w:bottom w:val="none" w:sz="0" w:space="0" w:color="auto"/>
            <w:right w:val="none" w:sz="0" w:space="0" w:color="auto"/>
          </w:divBdr>
        </w:div>
        <w:div w:id="1837114808">
          <w:marLeft w:val="640"/>
          <w:marRight w:val="0"/>
          <w:marTop w:val="0"/>
          <w:marBottom w:val="0"/>
          <w:divBdr>
            <w:top w:val="none" w:sz="0" w:space="0" w:color="auto"/>
            <w:left w:val="none" w:sz="0" w:space="0" w:color="auto"/>
            <w:bottom w:val="none" w:sz="0" w:space="0" w:color="auto"/>
            <w:right w:val="none" w:sz="0" w:space="0" w:color="auto"/>
          </w:divBdr>
        </w:div>
        <w:div w:id="144126560">
          <w:marLeft w:val="640"/>
          <w:marRight w:val="0"/>
          <w:marTop w:val="0"/>
          <w:marBottom w:val="0"/>
          <w:divBdr>
            <w:top w:val="none" w:sz="0" w:space="0" w:color="auto"/>
            <w:left w:val="none" w:sz="0" w:space="0" w:color="auto"/>
            <w:bottom w:val="none" w:sz="0" w:space="0" w:color="auto"/>
            <w:right w:val="none" w:sz="0" w:space="0" w:color="auto"/>
          </w:divBdr>
        </w:div>
        <w:div w:id="763260617">
          <w:marLeft w:val="640"/>
          <w:marRight w:val="0"/>
          <w:marTop w:val="0"/>
          <w:marBottom w:val="0"/>
          <w:divBdr>
            <w:top w:val="none" w:sz="0" w:space="0" w:color="auto"/>
            <w:left w:val="none" w:sz="0" w:space="0" w:color="auto"/>
            <w:bottom w:val="none" w:sz="0" w:space="0" w:color="auto"/>
            <w:right w:val="none" w:sz="0" w:space="0" w:color="auto"/>
          </w:divBdr>
        </w:div>
        <w:div w:id="1093818137">
          <w:marLeft w:val="640"/>
          <w:marRight w:val="0"/>
          <w:marTop w:val="0"/>
          <w:marBottom w:val="0"/>
          <w:divBdr>
            <w:top w:val="none" w:sz="0" w:space="0" w:color="auto"/>
            <w:left w:val="none" w:sz="0" w:space="0" w:color="auto"/>
            <w:bottom w:val="none" w:sz="0" w:space="0" w:color="auto"/>
            <w:right w:val="none" w:sz="0" w:space="0" w:color="auto"/>
          </w:divBdr>
        </w:div>
      </w:divsChild>
    </w:div>
    <w:div w:id="224222267">
      <w:bodyDiv w:val="1"/>
      <w:marLeft w:val="0"/>
      <w:marRight w:val="0"/>
      <w:marTop w:val="0"/>
      <w:marBottom w:val="0"/>
      <w:divBdr>
        <w:top w:val="none" w:sz="0" w:space="0" w:color="auto"/>
        <w:left w:val="none" w:sz="0" w:space="0" w:color="auto"/>
        <w:bottom w:val="none" w:sz="0" w:space="0" w:color="auto"/>
        <w:right w:val="none" w:sz="0" w:space="0" w:color="auto"/>
      </w:divBdr>
      <w:divsChild>
        <w:div w:id="1009451683">
          <w:marLeft w:val="640"/>
          <w:marRight w:val="0"/>
          <w:marTop w:val="0"/>
          <w:marBottom w:val="0"/>
          <w:divBdr>
            <w:top w:val="none" w:sz="0" w:space="0" w:color="auto"/>
            <w:left w:val="none" w:sz="0" w:space="0" w:color="auto"/>
            <w:bottom w:val="none" w:sz="0" w:space="0" w:color="auto"/>
            <w:right w:val="none" w:sz="0" w:space="0" w:color="auto"/>
          </w:divBdr>
        </w:div>
        <w:div w:id="564267175">
          <w:marLeft w:val="640"/>
          <w:marRight w:val="0"/>
          <w:marTop w:val="0"/>
          <w:marBottom w:val="0"/>
          <w:divBdr>
            <w:top w:val="none" w:sz="0" w:space="0" w:color="auto"/>
            <w:left w:val="none" w:sz="0" w:space="0" w:color="auto"/>
            <w:bottom w:val="none" w:sz="0" w:space="0" w:color="auto"/>
            <w:right w:val="none" w:sz="0" w:space="0" w:color="auto"/>
          </w:divBdr>
        </w:div>
        <w:div w:id="1795253343">
          <w:marLeft w:val="640"/>
          <w:marRight w:val="0"/>
          <w:marTop w:val="0"/>
          <w:marBottom w:val="0"/>
          <w:divBdr>
            <w:top w:val="none" w:sz="0" w:space="0" w:color="auto"/>
            <w:left w:val="none" w:sz="0" w:space="0" w:color="auto"/>
            <w:bottom w:val="none" w:sz="0" w:space="0" w:color="auto"/>
            <w:right w:val="none" w:sz="0" w:space="0" w:color="auto"/>
          </w:divBdr>
        </w:div>
        <w:div w:id="686829798">
          <w:marLeft w:val="640"/>
          <w:marRight w:val="0"/>
          <w:marTop w:val="0"/>
          <w:marBottom w:val="0"/>
          <w:divBdr>
            <w:top w:val="none" w:sz="0" w:space="0" w:color="auto"/>
            <w:left w:val="none" w:sz="0" w:space="0" w:color="auto"/>
            <w:bottom w:val="none" w:sz="0" w:space="0" w:color="auto"/>
            <w:right w:val="none" w:sz="0" w:space="0" w:color="auto"/>
          </w:divBdr>
        </w:div>
        <w:div w:id="19399233">
          <w:marLeft w:val="640"/>
          <w:marRight w:val="0"/>
          <w:marTop w:val="0"/>
          <w:marBottom w:val="0"/>
          <w:divBdr>
            <w:top w:val="none" w:sz="0" w:space="0" w:color="auto"/>
            <w:left w:val="none" w:sz="0" w:space="0" w:color="auto"/>
            <w:bottom w:val="none" w:sz="0" w:space="0" w:color="auto"/>
            <w:right w:val="none" w:sz="0" w:space="0" w:color="auto"/>
          </w:divBdr>
        </w:div>
        <w:div w:id="108477322">
          <w:marLeft w:val="640"/>
          <w:marRight w:val="0"/>
          <w:marTop w:val="0"/>
          <w:marBottom w:val="0"/>
          <w:divBdr>
            <w:top w:val="none" w:sz="0" w:space="0" w:color="auto"/>
            <w:left w:val="none" w:sz="0" w:space="0" w:color="auto"/>
            <w:bottom w:val="none" w:sz="0" w:space="0" w:color="auto"/>
            <w:right w:val="none" w:sz="0" w:space="0" w:color="auto"/>
          </w:divBdr>
        </w:div>
        <w:div w:id="701201218">
          <w:marLeft w:val="640"/>
          <w:marRight w:val="0"/>
          <w:marTop w:val="0"/>
          <w:marBottom w:val="0"/>
          <w:divBdr>
            <w:top w:val="none" w:sz="0" w:space="0" w:color="auto"/>
            <w:left w:val="none" w:sz="0" w:space="0" w:color="auto"/>
            <w:bottom w:val="none" w:sz="0" w:space="0" w:color="auto"/>
            <w:right w:val="none" w:sz="0" w:space="0" w:color="auto"/>
          </w:divBdr>
        </w:div>
        <w:div w:id="792022311">
          <w:marLeft w:val="640"/>
          <w:marRight w:val="0"/>
          <w:marTop w:val="0"/>
          <w:marBottom w:val="0"/>
          <w:divBdr>
            <w:top w:val="none" w:sz="0" w:space="0" w:color="auto"/>
            <w:left w:val="none" w:sz="0" w:space="0" w:color="auto"/>
            <w:bottom w:val="none" w:sz="0" w:space="0" w:color="auto"/>
            <w:right w:val="none" w:sz="0" w:space="0" w:color="auto"/>
          </w:divBdr>
        </w:div>
        <w:div w:id="21978716">
          <w:marLeft w:val="640"/>
          <w:marRight w:val="0"/>
          <w:marTop w:val="0"/>
          <w:marBottom w:val="0"/>
          <w:divBdr>
            <w:top w:val="none" w:sz="0" w:space="0" w:color="auto"/>
            <w:left w:val="none" w:sz="0" w:space="0" w:color="auto"/>
            <w:bottom w:val="none" w:sz="0" w:space="0" w:color="auto"/>
            <w:right w:val="none" w:sz="0" w:space="0" w:color="auto"/>
          </w:divBdr>
        </w:div>
        <w:div w:id="585502857">
          <w:marLeft w:val="640"/>
          <w:marRight w:val="0"/>
          <w:marTop w:val="0"/>
          <w:marBottom w:val="0"/>
          <w:divBdr>
            <w:top w:val="none" w:sz="0" w:space="0" w:color="auto"/>
            <w:left w:val="none" w:sz="0" w:space="0" w:color="auto"/>
            <w:bottom w:val="none" w:sz="0" w:space="0" w:color="auto"/>
            <w:right w:val="none" w:sz="0" w:space="0" w:color="auto"/>
          </w:divBdr>
        </w:div>
        <w:div w:id="1615819509">
          <w:marLeft w:val="640"/>
          <w:marRight w:val="0"/>
          <w:marTop w:val="0"/>
          <w:marBottom w:val="0"/>
          <w:divBdr>
            <w:top w:val="none" w:sz="0" w:space="0" w:color="auto"/>
            <w:left w:val="none" w:sz="0" w:space="0" w:color="auto"/>
            <w:bottom w:val="none" w:sz="0" w:space="0" w:color="auto"/>
            <w:right w:val="none" w:sz="0" w:space="0" w:color="auto"/>
          </w:divBdr>
        </w:div>
        <w:div w:id="1561361501">
          <w:marLeft w:val="640"/>
          <w:marRight w:val="0"/>
          <w:marTop w:val="0"/>
          <w:marBottom w:val="0"/>
          <w:divBdr>
            <w:top w:val="none" w:sz="0" w:space="0" w:color="auto"/>
            <w:left w:val="none" w:sz="0" w:space="0" w:color="auto"/>
            <w:bottom w:val="none" w:sz="0" w:space="0" w:color="auto"/>
            <w:right w:val="none" w:sz="0" w:space="0" w:color="auto"/>
          </w:divBdr>
        </w:div>
        <w:div w:id="821123418">
          <w:marLeft w:val="640"/>
          <w:marRight w:val="0"/>
          <w:marTop w:val="0"/>
          <w:marBottom w:val="0"/>
          <w:divBdr>
            <w:top w:val="none" w:sz="0" w:space="0" w:color="auto"/>
            <w:left w:val="none" w:sz="0" w:space="0" w:color="auto"/>
            <w:bottom w:val="none" w:sz="0" w:space="0" w:color="auto"/>
            <w:right w:val="none" w:sz="0" w:space="0" w:color="auto"/>
          </w:divBdr>
        </w:div>
        <w:div w:id="1643197938">
          <w:marLeft w:val="640"/>
          <w:marRight w:val="0"/>
          <w:marTop w:val="0"/>
          <w:marBottom w:val="0"/>
          <w:divBdr>
            <w:top w:val="none" w:sz="0" w:space="0" w:color="auto"/>
            <w:left w:val="none" w:sz="0" w:space="0" w:color="auto"/>
            <w:bottom w:val="none" w:sz="0" w:space="0" w:color="auto"/>
            <w:right w:val="none" w:sz="0" w:space="0" w:color="auto"/>
          </w:divBdr>
        </w:div>
        <w:div w:id="179782990">
          <w:marLeft w:val="640"/>
          <w:marRight w:val="0"/>
          <w:marTop w:val="0"/>
          <w:marBottom w:val="0"/>
          <w:divBdr>
            <w:top w:val="none" w:sz="0" w:space="0" w:color="auto"/>
            <w:left w:val="none" w:sz="0" w:space="0" w:color="auto"/>
            <w:bottom w:val="none" w:sz="0" w:space="0" w:color="auto"/>
            <w:right w:val="none" w:sz="0" w:space="0" w:color="auto"/>
          </w:divBdr>
        </w:div>
        <w:div w:id="1648315689">
          <w:marLeft w:val="640"/>
          <w:marRight w:val="0"/>
          <w:marTop w:val="0"/>
          <w:marBottom w:val="0"/>
          <w:divBdr>
            <w:top w:val="none" w:sz="0" w:space="0" w:color="auto"/>
            <w:left w:val="none" w:sz="0" w:space="0" w:color="auto"/>
            <w:bottom w:val="none" w:sz="0" w:space="0" w:color="auto"/>
            <w:right w:val="none" w:sz="0" w:space="0" w:color="auto"/>
          </w:divBdr>
        </w:div>
        <w:div w:id="942615377">
          <w:marLeft w:val="640"/>
          <w:marRight w:val="0"/>
          <w:marTop w:val="0"/>
          <w:marBottom w:val="0"/>
          <w:divBdr>
            <w:top w:val="none" w:sz="0" w:space="0" w:color="auto"/>
            <w:left w:val="none" w:sz="0" w:space="0" w:color="auto"/>
            <w:bottom w:val="none" w:sz="0" w:space="0" w:color="auto"/>
            <w:right w:val="none" w:sz="0" w:space="0" w:color="auto"/>
          </w:divBdr>
        </w:div>
        <w:div w:id="1583491949">
          <w:marLeft w:val="640"/>
          <w:marRight w:val="0"/>
          <w:marTop w:val="0"/>
          <w:marBottom w:val="0"/>
          <w:divBdr>
            <w:top w:val="none" w:sz="0" w:space="0" w:color="auto"/>
            <w:left w:val="none" w:sz="0" w:space="0" w:color="auto"/>
            <w:bottom w:val="none" w:sz="0" w:space="0" w:color="auto"/>
            <w:right w:val="none" w:sz="0" w:space="0" w:color="auto"/>
          </w:divBdr>
        </w:div>
        <w:div w:id="367222154">
          <w:marLeft w:val="640"/>
          <w:marRight w:val="0"/>
          <w:marTop w:val="0"/>
          <w:marBottom w:val="0"/>
          <w:divBdr>
            <w:top w:val="none" w:sz="0" w:space="0" w:color="auto"/>
            <w:left w:val="none" w:sz="0" w:space="0" w:color="auto"/>
            <w:bottom w:val="none" w:sz="0" w:space="0" w:color="auto"/>
            <w:right w:val="none" w:sz="0" w:space="0" w:color="auto"/>
          </w:divBdr>
        </w:div>
        <w:div w:id="477261791">
          <w:marLeft w:val="640"/>
          <w:marRight w:val="0"/>
          <w:marTop w:val="0"/>
          <w:marBottom w:val="0"/>
          <w:divBdr>
            <w:top w:val="none" w:sz="0" w:space="0" w:color="auto"/>
            <w:left w:val="none" w:sz="0" w:space="0" w:color="auto"/>
            <w:bottom w:val="none" w:sz="0" w:space="0" w:color="auto"/>
            <w:right w:val="none" w:sz="0" w:space="0" w:color="auto"/>
          </w:divBdr>
        </w:div>
        <w:div w:id="1928608322">
          <w:marLeft w:val="640"/>
          <w:marRight w:val="0"/>
          <w:marTop w:val="0"/>
          <w:marBottom w:val="0"/>
          <w:divBdr>
            <w:top w:val="none" w:sz="0" w:space="0" w:color="auto"/>
            <w:left w:val="none" w:sz="0" w:space="0" w:color="auto"/>
            <w:bottom w:val="none" w:sz="0" w:space="0" w:color="auto"/>
            <w:right w:val="none" w:sz="0" w:space="0" w:color="auto"/>
          </w:divBdr>
        </w:div>
        <w:div w:id="250744438">
          <w:marLeft w:val="640"/>
          <w:marRight w:val="0"/>
          <w:marTop w:val="0"/>
          <w:marBottom w:val="0"/>
          <w:divBdr>
            <w:top w:val="none" w:sz="0" w:space="0" w:color="auto"/>
            <w:left w:val="none" w:sz="0" w:space="0" w:color="auto"/>
            <w:bottom w:val="none" w:sz="0" w:space="0" w:color="auto"/>
            <w:right w:val="none" w:sz="0" w:space="0" w:color="auto"/>
          </w:divBdr>
        </w:div>
        <w:div w:id="1558514228">
          <w:marLeft w:val="640"/>
          <w:marRight w:val="0"/>
          <w:marTop w:val="0"/>
          <w:marBottom w:val="0"/>
          <w:divBdr>
            <w:top w:val="none" w:sz="0" w:space="0" w:color="auto"/>
            <w:left w:val="none" w:sz="0" w:space="0" w:color="auto"/>
            <w:bottom w:val="none" w:sz="0" w:space="0" w:color="auto"/>
            <w:right w:val="none" w:sz="0" w:space="0" w:color="auto"/>
          </w:divBdr>
        </w:div>
        <w:div w:id="1981693277">
          <w:marLeft w:val="640"/>
          <w:marRight w:val="0"/>
          <w:marTop w:val="0"/>
          <w:marBottom w:val="0"/>
          <w:divBdr>
            <w:top w:val="none" w:sz="0" w:space="0" w:color="auto"/>
            <w:left w:val="none" w:sz="0" w:space="0" w:color="auto"/>
            <w:bottom w:val="none" w:sz="0" w:space="0" w:color="auto"/>
            <w:right w:val="none" w:sz="0" w:space="0" w:color="auto"/>
          </w:divBdr>
        </w:div>
        <w:div w:id="1002510958">
          <w:marLeft w:val="640"/>
          <w:marRight w:val="0"/>
          <w:marTop w:val="0"/>
          <w:marBottom w:val="0"/>
          <w:divBdr>
            <w:top w:val="none" w:sz="0" w:space="0" w:color="auto"/>
            <w:left w:val="none" w:sz="0" w:space="0" w:color="auto"/>
            <w:bottom w:val="none" w:sz="0" w:space="0" w:color="auto"/>
            <w:right w:val="none" w:sz="0" w:space="0" w:color="auto"/>
          </w:divBdr>
        </w:div>
        <w:div w:id="79570523">
          <w:marLeft w:val="640"/>
          <w:marRight w:val="0"/>
          <w:marTop w:val="0"/>
          <w:marBottom w:val="0"/>
          <w:divBdr>
            <w:top w:val="none" w:sz="0" w:space="0" w:color="auto"/>
            <w:left w:val="none" w:sz="0" w:space="0" w:color="auto"/>
            <w:bottom w:val="none" w:sz="0" w:space="0" w:color="auto"/>
            <w:right w:val="none" w:sz="0" w:space="0" w:color="auto"/>
          </w:divBdr>
        </w:div>
        <w:div w:id="211771360">
          <w:marLeft w:val="640"/>
          <w:marRight w:val="0"/>
          <w:marTop w:val="0"/>
          <w:marBottom w:val="0"/>
          <w:divBdr>
            <w:top w:val="none" w:sz="0" w:space="0" w:color="auto"/>
            <w:left w:val="none" w:sz="0" w:space="0" w:color="auto"/>
            <w:bottom w:val="none" w:sz="0" w:space="0" w:color="auto"/>
            <w:right w:val="none" w:sz="0" w:space="0" w:color="auto"/>
          </w:divBdr>
        </w:div>
        <w:div w:id="1155948966">
          <w:marLeft w:val="640"/>
          <w:marRight w:val="0"/>
          <w:marTop w:val="0"/>
          <w:marBottom w:val="0"/>
          <w:divBdr>
            <w:top w:val="none" w:sz="0" w:space="0" w:color="auto"/>
            <w:left w:val="none" w:sz="0" w:space="0" w:color="auto"/>
            <w:bottom w:val="none" w:sz="0" w:space="0" w:color="auto"/>
            <w:right w:val="none" w:sz="0" w:space="0" w:color="auto"/>
          </w:divBdr>
        </w:div>
        <w:div w:id="1170606735">
          <w:marLeft w:val="640"/>
          <w:marRight w:val="0"/>
          <w:marTop w:val="0"/>
          <w:marBottom w:val="0"/>
          <w:divBdr>
            <w:top w:val="none" w:sz="0" w:space="0" w:color="auto"/>
            <w:left w:val="none" w:sz="0" w:space="0" w:color="auto"/>
            <w:bottom w:val="none" w:sz="0" w:space="0" w:color="auto"/>
            <w:right w:val="none" w:sz="0" w:space="0" w:color="auto"/>
          </w:divBdr>
        </w:div>
        <w:div w:id="749347598">
          <w:marLeft w:val="640"/>
          <w:marRight w:val="0"/>
          <w:marTop w:val="0"/>
          <w:marBottom w:val="0"/>
          <w:divBdr>
            <w:top w:val="none" w:sz="0" w:space="0" w:color="auto"/>
            <w:left w:val="none" w:sz="0" w:space="0" w:color="auto"/>
            <w:bottom w:val="none" w:sz="0" w:space="0" w:color="auto"/>
            <w:right w:val="none" w:sz="0" w:space="0" w:color="auto"/>
          </w:divBdr>
        </w:div>
        <w:div w:id="1648054314">
          <w:marLeft w:val="640"/>
          <w:marRight w:val="0"/>
          <w:marTop w:val="0"/>
          <w:marBottom w:val="0"/>
          <w:divBdr>
            <w:top w:val="none" w:sz="0" w:space="0" w:color="auto"/>
            <w:left w:val="none" w:sz="0" w:space="0" w:color="auto"/>
            <w:bottom w:val="none" w:sz="0" w:space="0" w:color="auto"/>
            <w:right w:val="none" w:sz="0" w:space="0" w:color="auto"/>
          </w:divBdr>
        </w:div>
        <w:div w:id="1880118350">
          <w:marLeft w:val="640"/>
          <w:marRight w:val="0"/>
          <w:marTop w:val="0"/>
          <w:marBottom w:val="0"/>
          <w:divBdr>
            <w:top w:val="none" w:sz="0" w:space="0" w:color="auto"/>
            <w:left w:val="none" w:sz="0" w:space="0" w:color="auto"/>
            <w:bottom w:val="none" w:sz="0" w:space="0" w:color="auto"/>
            <w:right w:val="none" w:sz="0" w:space="0" w:color="auto"/>
          </w:divBdr>
        </w:div>
        <w:div w:id="1740396105">
          <w:marLeft w:val="640"/>
          <w:marRight w:val="0"/>
          <w:marTop w:val="0"/>
          <w:marBottom w:val="0"/>
          <w:divBdr>
            <w:top w:val="none" w:sz="0" w:space="0" w:color="auto"/>
            <w:left w:val="none" w:sz="0" w:space="0" w:color="auto"/>
            <w:bottom w:val="none" w:sz="0" w:space="0" w:color="auto"/>
            <w:right w:val="none" w:sz="0" w:space="0" w:color="auto"/>
          </w:divBdr>
        </w:div>
        <w:div w:id="1470587151">
          <w:marLeft w:val="640"/>
          <w:marRight w:val="0"/>
          <w:marTop w:val="0"/>
          <w:marBottom w:val="0"/>
          <w:divBdr>
            <w:top w:val="none" w:sz="0" w:space="0" w:color="auto"/>
            <w:left w:val="none" w:sz="0" w:space="0" w:color="auto"/>
            <w:bottom w:val="none" w:sz="0" w:space="0" w:color="auto"/>
            <w:right w:val="none" w:sz="0" w:space="0" w:color="auto"/>
          </w:divBdr>
        </w:div>
        <w:div w:id="403796858">
          <w:marLeft w:val="640"/>
          <w:marRight w:val="0"/>
          <w:marTop w:val="0"/>
          <w:marBottom w:val="0"/>
          <w:divBdr>
            <w:top w:val="none" w:sz="0" w:space="0" w:color="auto"/>
            <w:left w:val="none" w:sz="0" w:space="0" w:color="auto"/>
            <w:bottom w:val="none" w:sz="0" w:space="0" w:color="auto"/>
            <w:right w:val="none" w:sz="0" w:space="0" w:color="auto"/>
          </w:divBdr>
        </w:div>
        <w:div w:id="989136846">
          <w:marLeft w:val="640"/>
          <w:marRight w:val="0"/>
          <w:marTop w:val="0"/>
          <w:marBottom w:val="0"/>
          <w:divBdr>
            <w:top w:val="none" w:sz="0" w:space="0" w:color="auto"/>
            <w:left w:val="none" w:sz="0" w:space="0" w:color="auto"/>
            <w:bottom w:val="none" w:sz="0" w:space="0" w:color="auto"/>
            <w:right w:val="none" w:sz="0" w:space="0" w:color="auto"/>
          </w:divBdr>
        </w:div>
        <w:div w:id="1700887179">
          <w:marLeft w:val="640"/>
          <w:marRight w:val="0"/>
          <w:marTop w:val="0"/>
          <w:marBottom w:val="0"/>
          <w:divBdr>
            <w:top w:val="none" w:sz="0" w:space="0" w:color="auto"/>
            <w:left w:val="none" w:sz="0" w:space="0" w:color="auto"/>
            <w:bottom w:val="none" w:sz="0" w:space="0" w:color="auto"/>
            <w:right w:val="none" w:sz="0" w:space="0" w:color="auto"/>
          </w:divBdr>
        </w:div>
        <w:div w:id="1543639384">
          <w:marLeft w:val="640"/>
          <w:marRight w:val="0"/>
          <w:marTop w:val="0"/>
          <w:marBottom w:val="0"/>
          <w:divBdr>
            <w:top w:val="none" w:sz="0" w:space="0" w:color="auto"/>
            <w:left w:val="none" w:sz="0" w:space="0" w:color="auto"/>
            <w:bottom w:val="none" w:sz="0" w:space="0" w:color="auto"/>
            <w:right w:val="none" w:sz="0" w:space="0" w:color="auto"/>
          </w:divBdr>
        </w:div>
        <w:div w:id="1740862930">
          <w:marLeft w:val="640"/>
          <w:marRight w:val="0"/>
          <w:marTop w:val="0"/>
          <w:marBottom w:val="0"/>
          <w:divBdr>
            <w:top w:val="none" w:sz="0" w:space="0" w:color="auto"/>
            <w:left w:val="none" w:sz="0" w:space="0" w:color="auto"/>
            <w:bottom w:val="none" w:sz="0" w:space="0" w:color="auto"/>
            <w:right w:val="none" w:sz="0" w:space="0" w:color="auto"/>
          </w:divBdr>
        </w:div>
        <w:div w:id="894043032">
          <w:marLeft w:val="640"/>
          <w:marRight w:val="0"/>
          <w:marTop w:val="0"/>
          <w:marBottom w:val="0"/>
          <w:divBdr>
            <w:top w:val="none" w:sz="0" w:space="0" w:color="auto"/>
            <w:left w:val="none" w:sz="0" w:space="0" w:color="auto"/>
            <w:bottom w:val="none" w:sz="0" w:space="0" w:color="auto"/>
            <w:right w:val="none" w:sz="0" w:space="0" w:color="auto"/>
          </w:divBdr>
        </w:div>
        <w:div w:id="2013796292">
          <w:marLeft w:val="640"/>
          <w:marRight w:val="0"/>
          <w:marTop w:val="0"/>
          <w:marBottom w:val="0"/>
          <w:divBdr>
            <w:top w:val="none" w:sz="0" w:space="0" w:color="auto"/>
            <w:left w:val="none" w:sz="0" w:space="0" w:color="auto"/>
            <w:bottom w:val="none" w:sz="0" w:space="0" w:color="auto"/>
            <w:right w:val="none" w:sz="0" w:space="0" w:color="auto"/>
          </w:divBdr>
        </w:div>
        <w:div w:id="1518732940">
          <w:marLeft w:val="640"/>
          <w:marRight w:val="0"/>
          <w:marTop w:val="0"/>
          <w:marBottom w:val="0"/>
          <w:divBdr>
            <w:top w:val="none" w:sz="0" w:space="0" w:color="auto"/>
            <w:left w:val="none" w:sz="0" w:space="0" w:color="auto"/>
            <w:bottom w:val="none" w:sz="0" w:space="0" w:color="auto"/>
            <w:right w:val="none" w:sz="0" w:space="0" w:color="auto"/>
          </w:divBdr>
        </w:div>
        <w:div w:id="1035546011">
          <w:marLeft w:val="640"/>
          <w:marRight w:val="0"/>
          <w:marTop w:val="0"/>
          <w:marBottom w:val="0"/>
          <w:divBdr>
            <w:top w:val="none" w:sz="0" w:space="0" w:color="auto"/>
            <w:left w:val="none" w:sz="0" w:space="0" w:color="auto"/>
            <w:bottom w:val="none" w:sz="0" w:space="0" w:color="auto"/>
            <w:right w:val="none" w:sz="0" w:space="0" w:color="auto"/>
          </w:divBdr>
        </w:div>
        <w:div w:id="400832531">
          <w:marLeft w:val="640"/>
          <w:marRight w:val="0"/>
          <w:marTop w:val="0"/>
          <w:marBottom w:val="0"/>
          <w:divBdr>
            <w:top w:val="none" w:sz="0" w:space="0" w:color="auto"/>
            <w:left w:val="none" w:sz="0" w:space="0" w:color="auto"/>
            <w:bottom w:val="none" w:sz="0" w:space="0" w:color="auto"/>
            <w:right w:val="none" w:sz="0" w:space="0" w:color="auto"/>
          </w:divBdr>
        </w:div>
        <w:div w:id="1431438196">
          <w:marLeft w:val="640"/>
          <w:marRight w:val="0"/>
          <w:marTop w:val="0"/>
          <w:marBottom w:val="0"/>
          <w:divBdr>
            <w:top w:val="none" w:sz="0" w:space="0" w:color="auto"/>
            <w:left w:val="none" w:sz="0" w:space="0" w:color="auto"/>
            <w:bottom w:val="none" w:sz="0" w:space="0" w:color="auto"/>
            <w:right w:val="none" w:sz="0" w:space="0" w:color="auto"/>
          </w:divBdr>
        </w:div>
        <w:div w:id="2102679952">
          <w:marLeft w:val="640"/>
          <w:marRight w:val="0"/>
          <w:marTop w:val="0"/>
          <w:marBottom w:val="0"/>
          <w:divBdr>
            <w:top w:val="none" w:sz="0" w:space="0" w:color="auto"/>
            <w:left w:val="none" w:sz="0" w:space="0" w:color="auto"/>
            <w:bottom w:val="none" w:sz="0" w:space="0" w:color="auto"/>
            <w:right w:val="none" w:sz="0" w:space="0" w:color="auto"/>
          </w:divBdr>
        </w:div>
        <w:div w:id="252863061">
          <w:marLeft w:val="640"/>
          <w:marRight w:val="0"/>
          <w:marTop w:val="0"/>
          <w:marBottom w:val="0"/>
          <w:divBdr>
            <w:top w:val="none" w:sz="0" w:space="0" w:color="auto"/>
            <w:left w:val="none" w:sz="0" w:space="0" w:color="auto"/>
            <w:bottom w:val="none" w:sz="0" w:space="0" w:color="auto"/>
            <w:right w:val="none" w:sz="0" w:space="0" w:color="auto"/>
          </w:divBdr>
        </w:div>
        <w:div w:id="2002468845">
          <w:marLeft w:val="640"/>
          <w:marRight w:val="0"/>
          <w:marTop w:val="0"/>
          <w:marBottom w:val="0"/>
          <w:divBdr>
            <w:top w:val="none" w:sz="0" w:space="0" w:color="auto"/>
            <w:left w:val="none" w:sz="0" w:space="0" w:color="auto"/>
            <w:bottom w:val="none" w:sz="0" w:space="0" w:color="auto"/>
            <w:right w:val="none" w:sz="0" w:space="0" w:color="auto"/>
          </w:divBdr>
        </w:div>
        <w:div w:id="2034963200">
          <w:marLeft w:val="640"/>
          <w:marRight w:val="0"/>
          <w:marTop w:val="0"/>
          <w:marBottom w:val="0"/>
          <w:divBdr>
            <w:top w:val="none" w:sz="0" w:space="0" w:color="auto"/>
            <w:left w:val="none" w:sz="0" w:space="0" w:color="auto"/>
            <w:bottom w:val="none" w:sz="0" w:space="0" w:color="auto"/>
            <w:right w:val="none" w:sz="0" w:space="0" w:color="auto"/>
          </w:divBdr>
        </w:div>
        <w:div w:id="2058430823">
          <w:marLeft w:val="640"/>
          <w:marRight w:val="0"/>
          <w:marTop w:val="0"/>
          <w:marBottom w:val="0"/>
          <w:divBdr>
            <w:top w:val="none" w:sz="0" w:space="0" w:color="auto"/>
            <w:left w:val="none" w:sz="0" w:space="0" w:color="auto"/>
            <w:bottom w:val="none" w:sz="0" w:space="0" w:color="auto"/>
            <w:right w:val="none" w:sz="0" w:space="0" w:color="auto"/>
          </w:divBdr>
        </w:div>
        <w:div w:id="1841894638">
          <w:marLeft w:val="640"/>
          <w:marRight w:val="0"/>
          <w:marTop w:val="0"/>
          <w:marBottom w:val="0"/>
          <w:divBdr>
            <w:top w:val="none" w:sz="0" w:space="0" w:color="auto"/>
            <w:left w:val="none" w:sz="0" w:space="0" w:color="auto"/>
            <w:bottom w:val="none" w:sz="0" w:space="0" w:color="auto"/>
            <w:right w:val="none" w:sz="0" w:space="0" w:color="auto"/>
          </w:divBdr>
        </w:div>
        <w:div w:id="194195313">
          <w:marLeft w:val="640"/>
          <w:marRight w:val="0"/>
          <w:marTop w:val="0"/>
          <w:marBottom w:val="0"/>
          <w:divBdr>
            <w:top w:val="none" w:sz="0" w:space="0" w:color="auto"/>
            <w:left w:val="none" w:sz="0" w:space="0" w:color="auto"/>
            <w:bottom w:val="none" w:sz="0" w:space="0" w:color="auto"/>
            <w:right w:val="none" w:sz="0" w:space="0" w:color="auto"/>
          </w:divBdr>
        </w:div>
        <w:div w:id="268129046">
          <w:marLeft w:val="640"/>
          <w:marRight w:val="0"/>
          <w:marTop w:val="0"/>
          <w:marBottom w:val="0"/>
          <w:divBdr>
            <w:top w:val="none" w:sz="0" w:space="0" w:color="auto"/>
            <w:left w:val="none" w:sz="0" w:space="0" w:color="auto"/>
            <w:bottom w:val="none" w:sz="0" w:space="0" w:color="auto"/>
            <w:right w:val="none" w:sz="0" w:space="0" w:color="auto"/>
          </w:divBdr>
        </w:div>
        <w:div w:id="356665510">
          <w:marLeft w:val="640"/>
          <w:marRight w:val="0"/>
          <w:marTop w:val="0"/>
          <w:marBottom w:val="0"/>
          <w:divBdr>
            <w:top w:val="none" w:sz="0" w:space="0" w:color="auto"/>
            <w:left w:val="none" w:sz="0" w:space="0" w:color="auto"/>
            <w:bottom w:val="none" w:sz="0" w:space="0" w:color="auto"/>
            <w:right w:val="none" w:sz="0" w:space="0" w:color="auto"/>
          </w:divBdr>
        </w:div>
        <w:div w:id="832523743">
          <w:marLeft w:val="640"/>
          <w:marRight w:val="0"/>
          <w:marTop w:val="0"/>
          <w:marBottom w:val="0"/>
          <w:divBdr>
            <w:top w:val="none" w:sz="0" w:space="0" w:color="auto"/>
            <w:left w:val="none" w:sz="0" w:space="0" w:color="auto"/>
            <w:bottom w:val="none" w:sz="0" w:space="0" w:color="auto"/>
            <w:right w:val="none" w:sz="0" w:space="0" w:color="auto"/>
          </w:divBdr>
        </w:div>
        <w:div w:id="1948584910">
          <w:marLeft w:val="640"/>
          <w:marRight w:val="0"/>
          <w:marTop w:val="0"/>
          <w:marBottom w:val="0"/>
          <w:divBdr>
            <w:top w:val="none" w:sz="0" w:space="0" w:color="auto"/>
            <w:left w:val="none" w:sz="0" w:space="0" w:color="auto"/>
            <w:bottom w:val="none" w:sz="0" w:space="0" w:color="auto"/>
            <w:right w:val="none" w:sz="0" w:space="0" w:color="auto"/>
          </w:divBdr>
        </w:div>
        <w:div w:id="1919486367">
          <w:marLeft w:val="640"/>
          <w:marRight w:val="0"/>
          <w:marTop w:val="0"/>
          <w:marBottom w:val="0"/>
          <w:divBdr>
            <w:top w:val="none" w:sz="0" w:space="0" w:color="auto"/>
            <w:left w:val="none" w:sz="0" w:space="0" w:color="auto"/>
            <w:bottom w:val="none" w:sz="0" w:space="0" w:color="auto"/>
            <w:right w:val="none" w:sz="0" w:space="0" w:color="auto"/>
          </w:divBdr>
        </w:div>
        <w:div w:id="582644833">
          <w:marLeft w:val="640"/>
          <w:marRight w:val="0"/>
          <w:marTop w:val="0"/>
          <w:marBottom w:val="0"/>
          <w:divBdr>
            <w:top w:val="none" w:sz="0" w:space="0" w:color="auto"/>
            <w:left w:val="none" w:sz="0" w:space="0" w:color="auto"/>
            <w:bottom w:val="none" w:sz="0" w:space="0" w:color="auto"/>
            <w:right w:val="none" w:sz="0" w:space="0" w:color="auto"/>
          </w:divBdr>
        </w:div>
        <w:div w:id="1655186345">
          <w:marLeft w:val="640"/>
          <w:marRight w:val="0"/>
          <w:marTop w:val="0"/>
          <w:marBottom w:val="0"/>
          <w:divBdr>
            <w:top w:val="none" w:sz="0" w:space="0" w:color="auto"/>
            <w:left w:val="none" w:sz="0" w:space="0" w:color="auto"/>
            <w:bottom w:val="none" w:sz="0" w:space="0" w:color="auto"/>
            <w:right w:val="none" w:sz="0" w:space="0" w:color="auto"/>
          </w:divBdr>
        </w:div>
        <w:div w:id="592399661">
          <w:marLeft w:val="640"/>
          <w:marRight w:val="0"/>
          <w:marTop w:val="0"/>
          <w:marBottom w:val="0"/>
          <w:divBdr>
            <w:top w:val="none" w:sz="0" w:space="0" w:color="auto"/>
            <w:left w:val="none" w:sz="0" w:space="0" w:color="auto"/>
            <w:bottom w:val="none" w:sz="0" w:space="0" w:color="auto"/>
            <w:right w:val="none" w:sz="0" w:space="0" w:color="auto"/>
          </w:divBdr>
        </w:div>
        <w:div w:id="1362122414">
          <w:marLeft w:val="640"/>
          <w:marRight w:val="0"/>
          <w:marTop w:val="0"/>
          <w:marBottom w:val="0"/>
          <w:divBdr>
            <w:top w:val="none" w:sz="0" w:space="0" w:color="auto"/>
            <w:left w:val="none" w:sz="0" w:space="0" w:color="auto"/>
            <w:bottom w:val="none" w:sz="0" w:space="0" w:color="auto"/>
            <w:right w:val="none" w:sz="0" w:space="0" w:color="auto"/>
          </w:divBdr>
        </w:div>
        <w:div w:id="1805386292">
          <w:marLeft w:val="640"/>
          <w:marRight w:val="0"/>
          <w:marTop w:val="0"/>
          <w:marBottom w:val="0"/>
          <w:divBdr>
            <w:top w:val="none" w:sz="0" w:space="0" w:color="auto"/>
            <w:left w:val="none" w:sz="0" w:space="0" w:color="auto"/>
            <w:bottom w:val="none" w:sz="0" w:space="0" w:color="auto"/>
            <w:right w:val="none" w:sz="0" w:space="0" w:color="auto"/>
          </w:divBdr>
        </w:div>
        <w:div w:id="183786984">
          <w:marLeft w:val="640"/>
          <w:marRight w:val="0"/>
          <w:marTop w:val="0"/>
          <w:marBottom w:val="0"/>
          <w:divBdr>
            <w:top w:val="none" w:sz="0" w:space="0" w:color="auto"/>
            <w:left w:val="none" w:sz="0" w:space="0" w:color="auto"/>
            <w:bottom w:val="none" w:sz="0" w:space="0" w:color="auto"/>
            <w:right w:val="none" w:sz="0" w:space="0" w:color="auto"/>
          </w:divBdr>
        </w:div>
        <w:div w:id="1098939683">
          <w:marLeft w:val="640"/>
          <w:marRight w:val="0"/>
          <w:marTop w:val="0"/>
          <w:marBottom w:val="0"/>
          <w:divBdr>
            <w:top w:val="none" w:sz="0" w:space="0" w:color="auto"/>
            <w:left w:val="none" w:sz="0" w:space="0" w:color="auto"/>
            <w:bottom w:val="none" w:sz="0" w:space="0" w:color="auto"/>
            <w:right w:val="none" w:sz="0" w:space="0" w:color="auto"/>
          </w:divBdr>
        </w:div>
        <w:div w:id="1135830603">
          <w:marLeft w:val="640"/>
          <w:marRight w:val="0"/>
          <w:marTop w:val="0"/>
          <w:marBottom w:val="0"/>
          <w:divBdr>
            <w:top w:val="none" w:sz="0" w:space="0" w:color="auto"/>
            <w:left w:val="none" w:sz="0" w:space="0" w:color="auto"/>
            <w:bottom w:val="none" w:sz="0" w:space="0" w:color="auto"/>
            <w:right w:val="none" w:sz="0" w:space="0" w:color="auto"/>
          </w:divBdr>
        </w:div>
        <w:div w:id="1864978277">
          <w:marLeft w:val="640"/>
          <w:marRight w:val="0"/>
          <w:marTop w:val="0"/>
          <w:marBottom w:val="0"/>
          <w:divBdr>
            <w:top w:val="none" w:sz="0" w:space="0" w:color="auto"/>
            <w:left w:val="none" w:sz="0" w:space="0" w:color="auto"/>
            <w:bottom w:val="none" w:sz="0" w:space="0" w:color="auto"/>
            <w:right w:val="none" w:sz="0" w:space="0" w:color="auto"/>
          </w:divBdr>
        </w:div>
        <w:div w:id="1720786670">
          <w:marLeft w:val="640"/>
          <w:marRight w:val="0"/>
          <w:marTop w:val="0"/>
          <w:marBottom w:val="0"/>
          <w:divBdr>
            <w:top w:val="none" w:sz="0" w:space="0" w:color="auto"/>
            <w:left w:val="none" w:sz="0" w:space="0" w:color="auto"/>
            <w:bottom w:val="none" w:sz="0" w:space="0" w:color="auto"/>
            <w:right w:val="none" w:sz="0" w:space="0" w:color="auto"/>
          </w:divBdr>
        </w:div>
        <w:div w:id="676617691">
          <w:marLeft w:val="640"/>
          <w:marRight w:val="0"/>
          <w:marTop w:val="0"/>
          <w:marBottom w:val="0"/>
          <w:divBdr>
            <w:top w:val="none" w:sz="0" w:space="0" w:color="auto"/>
            <w:left w:val="none" w:sz="0" w:space="0" w:color="auto"/>
            <w:bottom w:val="none" w:sz="0" w:space="0" w:color="auto"/>
            <w:right w:val="none" w:sz="0" w:space="0" w:color="auto"/>
          </w:divBdr>
        </w:div>
        <w:div w:id="1006442642">
          <w:marLeft w:val="640"/>
          <w:marRight w:val="0"/>
          <w:marTop w:val="0"/>
          <w:marBottom w:val="0"/>
          <w:divBdr>
            <w:top w:val="none" w:sz="0" w:space="0" w:color="auto"/>
            <w:left w:val="none" w:sz="0" w:space="0" w:color="auto"/>
            <w:bottom w:val="none" w:sz="0" w:space="0" w:color="auto"/>
            <w:right w:val="none" w:sz="0" w:space="0" w:color="auto"/>
          </w:divBdr>
        </w:div>
        <w:div w:id="658582388">
          <w:marLeft w:val="640"/>
          <w:marRight w:val="0"/>
          <w:marTop w:val="0"/>
          <w:marBottom w:val="0"/>
          <w:divBdr>
            <w:top w:val="none" w:sz="0" w:space="0" w:color="auto"/>
            <w:left w:val="none" w:sz="0" w:space="0" w:color="auto"/>
            <w:bottom w:val="none" w:sz="0" w:space="0" w:color="auto"/>
            <w:right w:val="none" w:sz="0" w:space="0" w:color="auto"/>
          </w:divBdr>
        </w:div>
        <w:div w:id="114755897">
          <w:marLeft w:val="640"/>
          <w:marRight w:val="0"/>
          <w:marTop w:val="0"/>
          <w:marBottom w:val="0"/>
          <w:divBdr>
            <w:top w:val="none" w:sz="0" w:space="0" w:color="auto"/>
            <w:left w:val="none" w:sz="0" w:space="0" w:color="auto"/>
            <w:bottom w:val="none" w:sz="0" w:space="0" w:color="auto"/>
            <w:right w:val="none" w:sz="0" w:space="0" w:color="auto"/>
          </w:divBdr>
        </w:div>
        <w:div w:id="1334410602">
          <w:marLeft w:val="640"/>
          <w:marRight w:val="0"/>
          <w:marTop w:val="0"/>
          <w:marBottom w:val="0"/>
          <w:divBdr>
            <w:top w:val="none" w:sz="0" w:space="0" w:color="auto"/>
            <w:left w:val="none" w:sz="0" w:space="0" w:color="auto"/>
            <w:bottom w:val="none" w:sz="0" w:space="0" w:color="auto"/>
            <w:right w:val="none" w:sz="0" w:space="0" w:color="auto"/>
          </w:divBdr>
        </w:div>
        <w:div w:id="83383110">
          <w:marLeft w:val="640"/>
          <w:marRight w:val="0"/>
          <w:marTop w:val="0"/>
          <w:marBottom w:val="0"/>
          <w:divBdr>
            <w:top w:val="none" w:sz="0" w:space="0" w:color="auto"/>
            <w:left w:val="none" w:sz="0" w:space="0" w:color="auto"/>
            <w:bottom w:val="none" w:sz="0" w:space="0" w:color="auto"/>
            <w:right w:val="none" w:sz="0" w:space="0" w:color="auto"/>
          </w:divBdr>
        </w:div>
        <w:div w:id="945380507">
          <w:marLeft w:val="640"/>
          <w:marRight w:val="0"/>
          <w:marTop w:val="0"/>
          <w:marBottom w:val="0"/>
          <w:divBdr>
            <w:top w:val="none" w:sz="0" w:space="0" w:color="auto"/>
            <w:left w:val="none" w:sz="0" w:space="0" w:color="auto"/>
            <w:bottom w:val="none" w:sz="0" w:space="0" w:color="auto"/>
            <w:right w:val="none" w:sz="0" w:space="0" w:color="auto"/>
          </w:divBdr>
        </w:div>
        <w:div w:id="961690241">
          <w:marLeft w:val="640"/>
          <w:marRight w:val="0"/>
          <w:marTop w:val="0"/>
          <w:marBottom w:val="0"/>
          <w:divBdr>
            <w:top w:val="none" w:sz="0" w:space="0" w:color="auto"/>
            <w:left w:val="none" w:sz="0" w:space="0" w:color="auto"/>
            <w:bottom w:val="none" w:sz="0" w:space="0" w:color="auto"/>
            <w:right w:val="none" w:sz="0" w:space="0" w:color="auto"/>
          </w:divBdr>
        </w:div>
        <w:div w:id="268047978">
          <w:marLeft w:val="640"/>
          <w:marRight w:val="0"/>
          <w:marTop w:val="0"/>
          <w:marBottom w:val="0"/>
          <w:divBdr>
            <w:top w:val="none" w:sz="0" w:space="0" w:color="auto"/>
            <w:left w:val="none" w:sz="0" w:space="0" w:color="auto"/>
            <w:bottom w:val="none" w:sz="0" w:space="0" w:color="auto"/>
            <w:right w:val="none" w:sz="0" w:space="0" w:color="auto"/>
          </w:divBdr>
        </w:div>
        <w:div w:id="2147165890">
          <w:marLeft w:val="640"/>
          <w:marRight w:val="0"/>
          <w:marTop w:val="0"/>
          <w:marBottom w:val="0"/>
          <w:divBdr>
            <w:top w:val="none" w:sz="0" w:space="0" w:color="auto"/>
            <w:left w:val="none" w:sz="0" w:space="0" w:color="auto"/>
            <w:bottom w:val="none" w:sz="0" w:space="0" w:color="auto"/>
            <w:right w:val="none" w:sz="0" w:space="0" w:color="auto"/>
          </w:divBdr>
        </w:div>
        <w:div w:id="2080908452">
          <w:marLeft w:val="640"/>
          <w:marRight w:val="0"/>
          <w:marTop w:val="0"/>
          <w:marBottom w:val="0"/>
          <w:divBdr>
            <w:top w:val="none" w:sz="0" w:space="0" w:color="auto"/>
            <w:left w:val="none" w:sz="0" w:space="0" w:color="auto"/>
            <w:bottom w:val="none" w:sz="0" w:space="0" w:color="auto"/>
            <w:right w:val="none" w:sz="0" w:space="0" w:color="auto"/>
          </w:divBdr>
        </w:div>
        <w:div w:id="1020863297">
          <w:marLeft w:val="640"/>
          <w:marRight w:val="0"/>
          <w:marTop w:val="0"/>
          <w:marBottom w:val="0"/>
          <w:divBdr>
            <w:top w:val="none" w:sz="0" w:space="0" w:color="auto"/>
            <w:left w:val="none" w:sz="0" w:space="0" w:color="auto"/>
            <w:bottom w:val="none" w:sz="0" w:space="0" w:color="auto"/>
            <w:right w:val="none" w:sz="0" w:space="0" w:color="auto"/>
          </w:divBdr>
        </w:div>
        <w:div w:id="1982088">
          <w:marLeft w:val="640"/>
          <w:marRight w:val="0"/>
          <w:marTop w:val="0"/>
          <w:marBottom w:val="0"/>
          <w:divBdr>
            <w:top w:val="none" w:sz="0" w:space="0" w:color="auto"/>
            <w:left w:val="none" w:sz="0" w:space="0" w:color="auto"/>
            <w:bottom w:val="none" w:sz="0" w:space="0" w:color="auto"/>
            <w:right w:val="none" w:sz="0" w:space="0" w:color="auto"/>
          </w:divBdr>
        </w:div>
        <w:div w:id="156000208">
          <w:marLeft w:val="640"/>
          <w:marRight w:val="0"/>
          <w:marTop w:val="0"/>
          <w:marBottom w:val="0"/>
          <w:divBdr>
            <w:top w:val="none" w:sz="0" w:space="0" w:color="auto"/>
            <w:left w:val="none" w:sz="0" w:space="0" w:color="auto"/>
            <w:bottom w:val="none" w:sz="0" w:space="0" w:color="auto"/>
            <w:right w:val="none" w:sz="0" w:space="0" w:color="auto"/>
          </w:divBdr>
        </w:div>
        <w:div w:id="1675571007">
          <w:marLeft w:val="640"/>
          <w:marRight w:val="0"/>
          <w:marTop w:val="0"/>
          <w:marBottom w:val="0"/>
          <w:divBdr>
            <w:top w:val="none" w:sz="0" w:space="0" w:color="auto"/>
            <w:left w:val="none" w:sz="0" w:space="0" w:color="auto"/>
            <w:bottom w:val="none" w:sz="0" w:space="0" w:color="auto"/>
            <w:right w:val="none" w:sz="0" w:space="0" w:color="auto"/>
          </w:divBdr>
        </w:div>
        <w:div w:id="174463797">
          <w:marLeft w:val="640"/>
          <w:marRight w:val="0"/>
          <w:marTop w:val="0"/>
          <w:marBottom w:val="0"/>
          <w:divBdr>
            <w:top w:val="none" w:sz="0" w:space="0" w:color="auto"/>
            <w:left w:val="none" w:sz="0" w:space="0" w:color="auto"/>
            <w:bottom w:val="none" w:sz="0" w:space="0" w:color="auto"/>
            <w:right w:val="none" w:sz="0" w:space="0" w:color="auto"/>
          </w:divBdr>
        </w:div>
        <w:div w:id="1497576460">
          <w:marLeft w:val="640"/>
          <w:marRight w:val="0"/>
          <w:marTop w:val="0"/>
          <w:marBottom w:val="0"/>
          <w:divBdr>
            <w:top w:val="none" w:sz="0" w:space="0" w:color="auto"/>
            <w:left w:val="none" w:sz="0" w:space="0" w:color="auto"/>
            <w:bottom w:val="none" w:sz="0" w:space="0" w:color="auto"/>
            <w:right w:val="none" w:sz="0" w:space="0" w:color="auto"/>
          </w:divBdr>
        </w:div>
        <w:div w:id="920454704">
          <w:marLeft w:val="640"/>
          <w:marRight w:val="0"/>
          <w:marTop w:val="0"/>
          <w:marBottom w:val="0"/>
          <w:divBdr>
            <w:top w:val="none" w:sz="0" w:space="0" w:color="auto"/>
            <w:left w:val="none" w:sz="0" w:space="0" w:color="auto"/>
            <w:bottom w:val="none" w:sz="0" w:space="0" w:color="auto"/>
            <w:right w:val="none" w:sz="0" w:space="0" w:color="auto"/>
          </w:divBdr>
        </w:div>
        <w:div w:id="1887837450">
          <w:marLeft w:val="640"/>
          <w:marRight w:val="0"/>
          <w:marTop w:val="0"/>
          <w:marBottom w:val="0"/>
          <w:divBdr>
            <w:top w:val="none" w:sz="0" w:space="0" w:color="auto"/>
            <w:left w:val="none" w:sz="0" w:space="0" w:color="auto"/>
            <w:bottom w:val="none" w:sz="0" w:space="0" w:color="auto"/>
            <w:right w:val="none" w:sz="0" w:space="0" w:color="auto"/>
          </w:divBdr>
        </w:div>
        <w:div w:id="674961579">
          <w:marLeft w:val="640"/>
          <w:marRight w:val="0"/>
          <w:marTop w:val="0"/>
          <w:marBottom w:val="0"/>
          <w:divBdr>
            <w:top w:val="none" w:sz="0" w:space="0" w:color="auto"/>
            <w:left w:val="none" w:sz="0" w:space="0" w:color="auto"/>
            <w:bottom w:val="none" w:sz="0" w:space="0" w:color="auto"/>
            <w:right w:val="none" w:sz="0" w:space="0" w:color="auto"/>
          </w:divBdr>
        </w:div>
        <w:div w:id="1415081976">
          <w:marLeft w:val="640"/>
          <w:marRight w:val="0"/>
          <w:marTop w:val="0"/>
          <w:marBottom w:val="0"/>
          <w:divBdr>
            <w:top w:val="none" w:sz="0" w:space="0" w:color="auto"/>
            <w:left w:val="none" w:sz="0" w:space="0" w:color="auto"/>
            <w:bottom w:val="none" w:sz="0" w:space="0" w:color="auto"/>
            <w:right w:val="none" w:sz="0" w:space="0" w:color="auto"/>
          </w:divBdr>
        </w:div>
        <w:div w:id="685324737">
          <w:marLeft w:val="640"/>
          <w:marRight w:val="0"/>
          <w:marTop w:val="0"/>
          <w:marBottom w:val="0"/>
          <w:divBdr>
            <w:top w:val="none" w:sz="0" w:space="0" w:color="auto"/>
            <w:left w:val="none" w:sz="0" w:space="0" w:color="auto"/>
            <w:bottom w:val="none" w:sz="0" w:space="0" w:color="auto"/>
            <w:right w:val="none" w:sz="0" w:space="0" w:color="auto"/>
          </w:divBdr>
        </w:div>
        <w:div w:id="979193183">
          <w:marLeft w:val="640"/>
          <w:marRight w:val="0"/>
          <w:marTop w:val="0"/>
          <w:marBottom w:val="0"/>
          <w:divBdr>
            <w:top w:val="none" w:sz="0" w:space="0" w:color="auto"/>
            <w:left w:val="none" w:sz="0" w:space="0" w:color="auto"/>
            <w:bottom w:val="none" w:sz="0" w:space="0" w:color="auto"/>
            <w:right w:val="none" w:sz="0" w:space="0" w:color="auto"/>
          </w:divBdr>
        </w:div>
        <w:div w:id="1183014245">
          <w:marLeft w:val="640"/>
          <w:marRight w:val="0"/>
          <w:marTop w:val="0"/>
          <w:marBottom w:val="0"/>
          <w:divBdr>
            <w:top w:val="none" w:sz="0" w:space="0" w:color="auto"/>
            <w:left w:val="none" w:sz="0" w:space="0" w:color="auto"/>
            <w:bottom w:val="none" w:sz="0" w:space="0" w:color="auto"/>
            <w:right w:val="none" w:sz="0" w:space="0" w:color="auto"/>
          </w:divBdr>
        </w:div>
        <w:div w:id="557327674">
          <w:marLeft w:val="640"/>
          <w:marRight w:val="0"/>
          <w:marTop w:val="0"/>
          <w:marBottom w:val="0"/>
          <w:divBdr>
            <w:top w:val="none" w:sz="0" w:space="0" w:color="auto"/>
            <w:left w:val="none" w:sz="0" w:space="0" w:color="auto"/>
            <w:bottom w:val="none" w:sz="0" w:space="0" w:color="auto"/>
            <w:right w:val="none" w:sz="0" w:space="0" w:color="auto"/>
          </w:divBdr>
        </w:div>
        <w:div w:id="1092700871">
          <w:marLeft w:val="640"/>
          <w:marRight w:val="0"/>
          <w:marTop w:val="0"/>
          <w:marBottom w:val="0"/>
          <w:divBdr>
            <w:top w:val="none" w:sz="0" w:space="0" w:color="auto"/>
            <w:left w:val="none" w:sz="0" w:space="0" w:color="auto"/>
            <w:bottom w:val="none" w:sz="0" w:space="0" w:color="auto"/>
            <w:right w:val="none" w:sz="0" w:space="0" w:color="auto"/>
          </w:divBdr>
        </w:div>
        <w:div w:id="1423642426">
          <w:marLeft w:val="640"/>
          <w:marRight w:val="0"/>
          <w:marTop w:val="0"/>
          <w:marBottom w:val="0"/>
          <w:divBdr>
            <w:top w:val="none" w:sz="0" w:space="0" w:color="auto"/>
            <w:left w:val="none" w:sz="0" w:space="0" w:color="auto"/>
            <w:bottom w:val="none" w:sz="0" w:space="0" w:color="auto"/>
            <w:right w:val="none" w:sz="0" w:space="0" w:color="auto"/>
          </w:divBdr>
        </w:div>
        <w:div w:id="724989048">
          <w:marLeft w:val="640"/>
          <w:marRight w:val="0"/>
          <w:marTop w:val="0"/>
          <w:marBottom w:val="0"/>
          <w:divBdr>
            <w:top w:val="none" w:sz="0" w:space="0" w:color="auto"/>
            <w:left w:val="none" w:sz="0" w:space="0" w:color="auto"/>
            <w:bottom w:val="none" w:sz="0" w:space="0" w:color="auto"/>
            <w:right w:val="none" w:sz="0" w:space="0" w:color="auto"/>
          </w:divBdr>
        </w:div>
        <w:div w:id="1511749566">
          <w:marLeft w:val="640"/>
          <w:marRight w:val="0"/>
          <w:marTop w:val="0"/>
          <w:marBottom w:val="0"/>
          <w:divBdr>
            <w:top w:val="none" w:sz="0" w:space="0" w:color="auto"/>
            <w:left w:val="none" w:sz="0" w:space="0" w:color="auto"/>
            <w:bottom w:val="none" w:sz="0" w:space="0" w:color="auto"/>
            <w:right w:val="none" w:sz="0" w:space="0" w:color="auto"/>
          </w:divBdr>
        </w:div>
        <w:div w:id="1444156640">
          <w:marLeft w:val="640"/>
          <w:marRight w:val="0"/>
          <w:marTop w:val="0"/>
          <w:marBottom w:val="0"/>
          <w:divBdr>
            <w:top w:val="none" w:sz="0" w:space="0" w:color="auto"/>
            <w:left w:val="none" w:sz="0" w:space="0" w:color="auto"/>
            <w:bottom w:val="none" w:sz="0" w:space="0" w:color="auto"/>
            <w:right w:val="none" w:sz="0" w:space="0" w:color="auto"/>
          </w:divBdr>
        </w:div>
        <w:div w:id="1760176043">
          <w:marLeft w:val="640"/>
          <w:marRight w:val="0"/>
          <w:marTop w:val="0"/>
          <w:marBottom w:val="0"/>
          <w:divBdr>
            <w:top w:val="none" w:sz="0" w:space="0" w:color="auto"/>
            <w:left w:val="none" w:sz="0" w:space="0" w:color="auto"/>
            <w:bottom w:val="none" w:sz="0" w:space="0" w:color="auto"/>
            <w:right w:val="none" w:sz="0" w:space="0" w:color="auto"/>
          </w:divBdr>
        </w:div>
        <w:div w:id="1395542023">
          <w:marLeft w:val="640"/>
          <w:marRight w:val="0"/>
          <w:marTop w:val="0"/>
          <w:marBottom w:val="0"/>
          <w:divBdr>
            <w:top w:val="none" w:sz="0" w:space="0" w:color="auto"/>
            <w:left w:val="none" w:sz="0" w:space="0" w:color="auto"/>
            <w:bottom w:val="none" w:sz="0" w:space="0" w:color="auto"/>
            <w:right w:val="none" w:sz="0" w:space="0" w:color="auto"/>
          </w:divBdr>
        </w:div>
        <w:div w:id="1194003963">
          <w:marLeft w:val="640"/>
          <w:marRight w:val="0"/>
          <w:marTop w:val="0"/>
          <w:marBottom w:val="0"/>
          <w:divBdr>
            <w:top w:val="none" w:sz="0" w:space="0" w:color="auto"/>
            <w:left w:val="none" w:sz="0" w:space="0" w:color="auto"/>
            <w:bottom w:val="none" w:sz="0" w:space="0" w:color="auto"/>
            <w:right w:val="none" w:sz="0" w:space="0" w:color="auto"/>
          </w:divBdr>
        </w:div>
        <w:div w:id="1749379633">
          <w:marLeft w:val="640"/>
          <w:marRight w:val="0"/>
          <w:marTop w:val="0"/>
          <w:marBottom w:val="0"/>
          <w:divBdr>
            <w:top w:val="none" w:sz="0" w:space="0" w:color="auto"/>
            <w:left w:val="none" w:sz="0" w:space="0" w:color="auto"/>
            <w:bottom w:val="none" w:sz="0" w:space="0" w:color="auto"/>
            <w:right w:val="none" w:sz="0" w:space="0" w:color="auto"/>
          </w:divBdr>
        </w:div>
        <w:div w:id="1950235661">
          <w:marLeft w:val="640"/>
          <w:marRight w:val="0"/>
          <w:marTop w:val="0"/>
          <w:marBottom w:val="0"/>
          <w:divBdr>
            <w:top w:val="none" w:sz="0" w:space="0" w:color="auto"/>
            <w:left w:val="none" w:sz="0" w:space="0" w:color="auto"/>
            <w:bottom w:val="none" w:sz="0" w:space="0" w:color="auto"/>
            <w:right w:val="none" w:sz="0" w:space="0" w:color="auto"/>
          </w:divBdr>
        </w:div>
        <w:div w:id="1327320613">
          <w:marLeft w:val="640"/>
          <w:marRight w:val="0"/>
          <w:marTop w:val="0"/>
          <w:marBottom w:val="0"/>
          <w:divBdr>
            <w:top w:val="none" w:sz="0" w:space="0" w:color="auto"/>
            <w:left w:val="none" w:sz="0" w:space="0" w:color="auto"/>
            <w:bottom w:val="none" w:sz="0" w:space="0" w:color="auto"/>
            <w:right w:val="none" w:sz="0" w:space="0" w:color="auto"/>
          </w:divBdr>
        </w:div>
        <w:div w:id="1975520615">
          <w:marLeft w:val="640"/>
          <w:marRight w:val="0"/>
          <w:marTop w:val="0"/>
          <w:marBottom w:val="0"/>
          <w:divBdr>
            <w:top w:val="none" w:sz="0" w:space="0" w:color="auto"/>
            <w:left w:val="none" w:sz="0" w:space="0" w:color="auto"/>
            <w:bottom w:val="none" w:sz="0" w:space="0" w:color="auto"/>
            <w:right w:val="none" w:sz="0" w:space="0" w:color="auto"/>
          </w:divBdr>
        </w:div>
        <w:div w:id="629434417">
          <w:marLeft w:val="640"/>
          <w:marRight w:val="0"/>
          <w:marTop w:val="0"/>
          <w:marBottom w:val="0"/>
          <w:divBdr>
            <w:top w:val="none" w:sz="0" w:space="0" w:color="auto"/>
            <w:left w:val="none" w:sz="0" w:space="0" w:color="auto"/>
            <w:bottom w:val="none" w:sz="0" w:space="0" w:color="auto"/>
            <w:right w:val="none" w:sz="0" w:space="0" w:color="auto"/>
          </w:divBdr>
        </w:div>
        <w:div w:id="1397049081">
          <w:marLeft w:val="640"/>
          <w:marRight w:val="0"/>
          <w:marTop w:val="0"/>
          <w:marBottom w:val="0"/>
          <w:divBdr>
            <w:top w:val="none" w:sz="0" w:space="0" w:color="auto"/>
            <w:left w:val="none" w:sz="0" w:space="0" w:color="auto"/>
            <w:bottom w:val="none" w:sz="0" w:space="0" w:color="auto"/>
            <w:right w:val="none" w:sz="0" w:space="0" w:color="auto"/>
          </w:divBdr>
        </w:div>
        <w:div w:id="1567957090">
          <w:marLeft w:val="640"/>
          <w:marRight w:val="0"/>
          <w:marTop w:val="0"/>
          <w:marBottom w:val="0"/>
          <w:divBdr>
            <w:top w:val="none" w:sz="0" w:space="0" w:color="auto"/>
            <w:left w:val="none" w:sz="0" w:space="0" w:color="auto"/>
            <w:bottom w:val="none" w:sz="0" w:space="0" w:color="auto"/>
            <w:right w:val="none" w:sz="0" w:space="0" w:color="auto"/>
          </w:divBdr>
        </w:div>
        <w:div w:id="1660427177">
          <w:marLeft w:val="640"/>
          <w:marRight w:val="0"/>
          <w:marTop w:val="0"/>
          <w:marBottom w:val="0"/>
          <w:divBdr>
            <w:top w:val="none" w:sz="0" w:space="0" w:color="auto"/>
            <w:left w:val="none" w:sz="0" w:space="0" w:color="auto"/>
            <w:bottom w:val="none" w:sz="0" w:space="0" w:color="auto"/>
            <w:right w:val="none" w:sz="0" w:space="0" w:color="auto"/>
          </w:divBdr>
        </w:div>
        <w:div w:id="1142191964">
          <w:marLeft w:val="640"/>
          <w:marRight w:val="0"/>
          <w:marTop w:val="0"/>
          <w:marBottom w:val="0"/>
          <w:divBdr>
            <w:top w:val="none" w:sz="0" w:space="0" w:color="auto"/>
            <w:left w:val="none" w:sz="0" w:space="0" w:color="auto"/>
            <w:bottom w:val="none" w:sz="0" w:space="0" w:color="auto"/>
            <w:right w:val="none" w:sz="0" w:space="0" w:color="auto"/>
          </w:divBdr>
        </w:div>
        <w:div w:id="544878557">
          <w:marLeft w:val="640"/>
          <w:marRight w:val="0"/>
          <w:marTop w:val="0"/>
          <w:marBottom w:val="0"/>
          <w:divBdr>
            <w:top w:val="none" w:sz="0" w:space="0" w:color="auto"/>
            <w:left w:val="none" w:sz="0" w:space="0" w:color="auto"/>
            <w:bottom w:val="none" w:sz="0" w:space="0" w:color="auto"/>
            <w:right w:val="none" w:sz="0" w:space="0" w:color="auto"/>
          </w:divBdr>
        </w:div>
        <w:div w:id="1139496377">
          <w:marLeft w:val="640"/>
          <w:marRight w:val="0"/>
          <w:marTop w:val="0"/>
          <w:marBottom w:val="0"/>
          <w:divBdr>
            <w:top w:val="none" w:sz="0" w:space="0" w:color="auto"/>
            <w:left w:val="none" w:sz="0" w:space="0" w:color="auto"/>
            <w:bottom w:val="none" w:sz="0" w:space="0" w:color="auto"/>
            <w:right w:val="none" w:sz="0" w:space="0" w:color="auto"/>
          </w:divBdr>
        </w:div>
        <w:div w:id="902911796">
          <w:marLeft w:val="640"/>
          <w:marRight w:val="0"/>
          <w:marTop w:val="0"/>
          <w:marBottom w:val="0"/>
          <w:divBdr>
            <w:top w:val="none" w:sz="0" w:space="0" w:color="auto"/>
            <w:left w:val="none" w:sz="0" w:space="0" w:color="auto"/>
            <w:bottom w:val="none" w:sz="0" w:space="0" w:color="auto"/>
            <w:right w:val="none" w:sz="0" w:space="0" w:color="auto"/>
          </w:divBdr>
        </w:div>
        <w:div w:id="379860360">
          <w:marLeft w:val="640"/>
          <w:marRight w:val="0"/>
          <w:marTop w:val="0"/>
          <w:marBottom w:val="0"/>
          <w:divBdr>
            <w:top w:val="none" w:sz="0" w:space="0" w:color="auto"/>
            <w:left w:val="none" w:sz="0" w:space="0" w:color="auto"/>
            <w:bottom w:val="none" w:sz="0" w:space="0" w:color="auto"/>
            <w:right w:val="none" w:sz="0" w:space="0" w:color="auto"/>
          </w:divBdr>
        </w:div>
        <w:div w:id="827287951">
          <w:marLeft w:val="640"/>
          <w:marRight w:val="0"/>
          <w:marTop w:val="0"/>
          <w:marBottom w:val="0"/>
          <w:divBdr>
            <w:top w:val="none" w:sz="0" w:space="0" w:color="auto"/>
            <w:left w:val="none" w:sz="0" w:space="0" w:color="auto"/>
            <w:bottom w:val="none" w:sz="0" w:space="0" w:color="auto"/>
            <w:right w:val="none" w:sz="0" w:space="0" w:color="auto"/>
          </w:divBdr>
        </w:div>
        <w:div w:id="1194660508">
          <w:marLeft w:val="640"/>
          <w:marRight w:val="0"/>
          <w:marTop w:val="0"/>
          <w:marBottom w:val="0"/>
          <w:divBdr>
            <w:top w:val="none" w:sz="0" w:space="0" w:color="auto"/>
            <w:left w:val="none" w:sz="0" w:space="0" w:color="auto"/>
            <w:bottom w:val="none" w:sz="0" w:space="0" w:color="auto"/>
            <w:right w:val="none" w:sz="0" w:space="0" w:color="auto"/>
          </w:divBdr>
        </w:div>
        <w:div w:id="77946886">
          <w:marLeft w:val="640"/>
          <w:marRight w:val="0"/>
          <w:marTop w:val="0"/>
          <w:marBottom w:val="0"/>
          <w:divBdr>
            <w:top w:val="none" w:sz="0" w:space="0" w:color="auto"/>
            <w:left w:val="none" w:sz="0" w:space="0" w:color="auto"/>
            <w:bottom w:val="none" w:sz="0" w:space="0" w:color="auto"/>
            <w:right w:val="none" w:sz="0" w:space="0" w:color="auto"/>
          </w:divBdr>
        </w:div>
        <w:div w:id="2002082768">
          <w:marLeft w:val="640"/>
          <w:marRight w:val="0"/>
          <w:marTop w:val="0"/>
          <w:marBottom w:val="0"/>
          <w:divBdr>
            <w:top w:val="none" w:sz="0" w:space="0" w:color="auto"/>
            <w:left w:val="none" w:sz="0" w:space="0" w:color="auto"/>
            <w:bottom w:val="none" w:sz="0" w:space="0" w:color="auto"/>
            <w:right w:val="none" w:sz="0" w:space="0" w:color="auto"/>
          </w:divBdr>
        </w:div>
        <w:div w:id="1453866376">
          <w:marLeft w:val="640"/>
          <w:marRight w:val="0"/>
          <w:marTop w:val="0"/>
          <w:marBottom w:val="0"/>
          <w:divBdr>
            <w:top w:val="none" w:sz="0" w:space="0" w:color="auto"/>
            <w:left w:val="none" w:sz="0" w:space="0" w:color="auto"/>
            <w:bottom w:val="none" w:sz="0" w:space="0" w:color="auto"/>
            <w:right w:val="none" w:sz="0" w:space="0" w:color="auto"/>
          </w:divBdr>
        </w:div>
        <w:div w:id="806900720">
          <w:marLeft w:val="640"/>
          <w:marRight w:val="0"/>
          <w:marTop w:val="0"/>
          <w:marBottom w:val="0"/>
          <w:divBdr>
            <w:top w:val="none" w:sz="0" w:space="0" w:color="auto"/>
            <w:left w:val="none" w:sz="0" w:space="0" w:color="auto"/>
            <w:bottom w:val="none" w:sz="0" w:space="0" w:color="auto"/>
            <w:right w:val="none" w:sz="0" w:space="0" w:color="auto"/>
          </w:divBdr>
        </w:div>
        <w:div w:id="1160078764">
          <w:marLeft w:val="640"/>
          <w:marRight w:val="0"/>
          <w:marTop w:val="0"/>
          <w:marBottom w:val="0"/>
          <w:divBdr>
            <w:top w:val="none" w:sz="0" w:space="0" w:color="auto"/>
            <w:left w:val="none" w:sz="0" w:space="0" w:color="auto"/>
            <w:bottom w:val="none" w:sz="0" w:space="0" w:color="auto"/>
            <w:right w:val="none" w:sz="0" w:space="0" w:color="auto"/>
          </w:divBdr>
        </w:div>
        <w:div w:id="440611131">
          <w:marLeft w:val="640"/>
          <w:marRight w:val="0"/>
          <w:marTop w:val="0"/>
          <w:marBottom w:val="0"/>
          <w:divBdr>
            <w:top w:val="none" w:sz="0" w:space="0" w:color="auto"/>
            <w:left w:val="none" w:sz="0" w:space="0" w:color="auto"/>
            <w:bottom w:val="none" w:sz="0" w:space="0" w:color="auto"/>
            <w:right w:val="none" w:sz="0" w:space="0" w:color="auto"/>
          </w:divBdr>
        </w:div>
        <w:div w:id="860163918">
          <w:marLeft w:val="640"/>
          <w:marRight w:val="0"/>
          <w:marTop w:val="0"/>
          <w:marBottom w:val="0"/>
          <w:divBdr>
            <w:top w:val="none" w:sz="0" w:space="0" w:color="auto"/>
            <w:left w:val="none" w:sz="0" w:space="0" w:color="auto"/>
            <w:bottom w:val="none" w:sz="0" w:space="0" w:color="auto"/>
            <w:right w:val="none" w:sz="0" w:space="0" w:color="auto"/>
          </w:divBdr>
        </w:div>
        <w:div w:id="919216631">
          <w:marLeft w:val="640"/>
          <w:marRight w:val="0"/>
          <w:marTop w:val="0"/>
          <w:marBottom w:val="0"/>
          <w:divBdr>
            <w:top w:val="none" w:sz="0" w:space="0" w:color="auto"/>
            <w:left w:val="none" w:sz="0" w:space="0" w:color="auto"/>
            <w:bottom w:val="none" w:sz="0" w:space="0" w:color="auto"/>
            <w:right w:val="none" w:sz="0" w:space="0" w:color="auto"/>
          </w:divBdr>
        </w:div>
        <w:div w:id="353578332">
          <w:marLeft w:val="640"/>
          <w:marRight w:val="0"/>
          <w:marTop w:val="0"/>
          <w:marBottom w:val="0"/>
          <w:divBdr>
            <w:top w:val="none" w:sz="0" w:space="0" w:color="auto"/>
            <w:left w:val="none" w:sz="0" w:space="0" w:color="auto"/>
            <w:bottom w:val="none" w:sz="0" w:space="0" w:color="auto"/>
            <w:right w:val="none" w:sz="0" w:space="0" w:color="auto"/>
          </w:divBdr>
        </w:div>
        <w:div w:id="740980071">
          <w:marLeft w:val="640"/>
          <w:marRight w:val="0"/>
          <w:marTop w:val="0"/>
          <w:marBottom w:val="0"/>
          <w:divBdr>
            <w:top w:val="none" w:sz="0" w:space="0" w:color="auto"/>
            <w:left w:val="none" w:sz="0" w:space="0" w:color="auto"/>
            <w:bottom w:val="none" w:sz="0" w:space="0" w:color="auto"/>
            <w:right w:val="none" w:sz="0" w:space="0" w:color="auto"/>
          </w:divBdr>
        </w:div>
        <w:div w:id="764502056">
          <w:marLeft w:val="640"/>
          <w:marRight w:val="0"/>
          <w:marTop w:val="0"/>
          <w:marBottom w:val="0"/>
          <w:divBdr>
            <w:top w:val="none" w:sz="0" w:space="0" w:color="auto"/>
            <w:left w:val="none" w:sz="0" w:space="0" w:color="auto"/>
            <w:bottom w:val="none" w:sz="0" w:space="0" w:color="auto"/>
            <w:right w:val="none" w:sz="0" w:space="0" w:color="auto"/>
          </w:divBdr>
        </w:div>
        <w:div w:id="5711646">
          <w:marLeft w:val="640"/>
          <w:marRight w:val="0"/>
          <w:marTop w:val="0"/>
          <w:marBottom w:val="0"/>
          <w:divBdr>
            <w:top w:val="none" w:sz="0" w:space="0" w:color="auto"/>
            <w:left w:val="none" w:sz="0" w:space="0" w:color="auto"/>
            <w:bottom w:val="none" w:sz="0" w:space="0" w:color="auto"/>
            <w:right w:val="none" w:sz="0" w:space="0" w:color="auto"/>
          </w:divBdr>
        </w:div>
        <w:div w:id="934901943">
          <w:marLeft w:val="640"/>
          <w:marRight w:val="0"/>
          <w:marTop w:val="0"/>
          <w:marBottom w:val="0"/>
          <w:divBdr>
            <w:top w:val="none" w:sz="0" w:space="0" w:color="auto"/>
            <w:left w:val="none" w:sz="0" w:space="0" w:color="auto"/>
            <w:bottom w:val="none" w:sz="0" w:space="0" w:color="auto"/>
            <w:right w:val="none" w:sz="0" w:space="0" w:color="auto"/>
          </w:divBdr>
        </w:div>
        <w:div w:id="1107505487">
          <w:marLeft w:val="640"/>
          <w:marRight w:val="0"/>
          <w:marTop w:val="0"/>
          <w:marBottom w:val="0"/>
          <w:divBdr>
            <w:top w:val="none" w:sz="0" w:space="0" w:color="auto"/>
            <w:left w:val="none" w:sz="0" w:space="0" w:color="auto"/>
            <w:bottom w:val="none" w:sz="0" w:space="0" w:color="auto"/>
            <w:right w:val="none" w:sz="0" w:space="0" w:color="auto"/>
          </w:divBdr>
        </w:div>
        <w:div w:id="1069228756">
          <w:marLeft w:val="640"/>
          <w:marRight w:val="0"/>
          <w:marTop w:val="0"/>
          <w:marBottom w:val="0"/>
          <w:divBdr>
            <w:top w:val="none" w:sz="0" w:space="0" w:color="auto"/>
            <w:left w:val="none" w:sz="0" w:space="0" w:color="auto"/>
            <w:bottom w:val="none" w:sz="0" w:space="0" w:color="auto"/>
            <w:right w:val="none" w:sz="0" w:space="0" w:color="auto"/>
          </w:divBdr>
        </w:div>
        <w:div w:id="1054816671">
          <w:marLeft w:val="640"/>
          <w:marRight w:val="0"/>
          <w:marTop w:val="0"/>
          <w:marBottom w:val="0"/>
          <w:divBdr>
            <w:top w:val="none" w:sz="0" w:space="0" w:color="auto"/>
            <w:left w:val="none" w:sz="0" w:space="0" w:color="auto"/>
            <w:bottom w:val="none" w:sz="0" w:space="0" w:color="auto"/>
            <w:right w:val="none" w:sz="0" w:space="0" w:color="auto"/>
          </w:divBdr>
        </w:div>
        <w:div w:id="255864594">
          <w:marLeft w:val="640"/>
          <w:marRight w:val="0"/>
          <w:marTop w:val="0"/>
          <w:marBottom w:val="0"/>
          <w:divBdr>
            <w:top w:val="none" w:sz="0" w:space="0" w:color="auto"/>
            <w:left w:val="none" w:sz="0" w:space="0" w:color="auto"/>
            <w:bottom w:val="none" w:sz="0" w:space="0" w:color="auto"/>
            <w:right w:val="none" w:sz="0" w:space="0" w:color="auto"/>
          </w:divBdr>
        </w:div>
        <w:div w:id="1258631581">
          <w:marLeft w:val="640"/>
          <w:marRight w:val="0"/>
          <w:marTop w:val="0"/>
          <w:marBottom w:val="0"/>
          <w:divBdr>
            <w:top w:val="none" w:sz="0" w:space="0" w:color="auto"/>
            <w:left w:val="none" w:sz="0" w:space="0" w:color="auto"/>
            <w:bottom w:val="none" w:sz="0" w:space="0" w:color="auto"/>
            <w:right w:val="none" w:sz="0" w:space="0" w:color="auto"/>
          </w:divBdr>
        </w:div>
        <w:div w:id="1777209757">
          <w:marLeft w:val="640"/>
          <w:marRight w:val="0"/>
          <w:marTop w:val="0"/>
          <w:marBottom w:val="0"/>
          <w:divBdr>
            <w:top w:val="none" w:sz="0" w:space="0" w:color="auto"/>
            <w:left w:val="none" w:sz="0" w:space="0" w:color="auto"/>
            <w:bottom w:val="none" w:sz="0" w:space="0" w:color="auto"/>
            <w:right w:val="none" w:sz="0" w:space="0" w:color="auto"/>
          </w:divBdr>
        </w:div>
        <w:div w:id="871499615">
          <w:marLeft w:val="640"/>
          <w:marRight w:val="0"/>
          <w:marTop w:val="0"/>
          <w:marBottom w:val="0"/>
          <w:divBdr>
            <w:top w:val="none" w:sz="0" w:space="0" w:color="auto"/>
            <w:left w:val="none" w:sz="0" w:space="0" w:color="auto"/>
            <w:bottom w:val="none" w:sz="0" w:space="0" w:color="auto"/>
            <w:right w:val="none" w:sz="0" w:space="0" w:color="auto"/>
          </w:divBdr>
        </w:div>
        <w:div w:id="1138960295">
          <w:marLeft w:val="640"/>
          <w:marRight w:val="0"/>
          <w:marTop w:val="0"/>
          <w:marBottom w:val="0"/>
          <w:divBdr>
            <w:top w:val="none" w:sz="0" w:space="0" w:color="auto"/>
            <w:left w:val="none" w:sz="0" w:space="0" w:color="auto"/>
            <w:bottom w:val="none" w:sz="0" w:space="0" w:color="auto"/>
            <w:right w:val="none" w:sz="0" w:space="0" w:color="auto"/>
          </w:divBdr>
        </w:div>
        <w:div w:id="1459765334">
          <w:marLeft w:val="640"/>
          <w:marRight w:val="0"/>
          <w:marTop w:val="0"/>
          <w:marBottom w:val="0"/>
          <w:divBdr>
            <w:top w:val="none" w:sz="0" w:space="0" w:color="auto"/>
            <w:left w:val="none" w:sz="0" w:space="0" w:color="auto"/>
            <w:bottom w:val="none" w:sz="0" w:space="0" w:color="auto"/>
            <w:right w:val="none" w:sz="0" w:space="0" w:color="auto"/>
          </w:divBdr>
        </w:div>
        <w:div w:id="1010721107">
          <w:marLeft w:val="640"/>
          <w:marRight w:val="0"/>
          <w:marTop w:val="0"/>
          <w:marBottom w:val="0"/>
          <w:divBdr>
            <w:top w:val="none" w:sz="0" w:space="0" w:color="auto"/>
            <w:left w:val="none" w:sz="0" w:space="0" w:color="auto"/>
            <w:bottom w:val="none" w:sz="0" w:space="0" w:color="auto"/>
            <w:right w:val="none" w:sz="0" w:space="0" w:color="auto"/>
          </w:divBdr>
        </w:div>
        <w:div w:id="1685665868">
          <w:marLeft w:val="640"/>
          <w:marRight w:val="0"/>
          <w:marTop w:val="0"/>
          <w:marBottom w:val="0"/>
          <w:divBdr>
            <w:top w:val="none" w:sz="0" w:space="0" w:color="auto"/>
            <w:left w:val="none" w:sz="0" w:space="0" w:color="auto"/>
            <w:bottom w:val="none" w:sz="0" w:space="0" w:color="auto"/>
            <w:right w:val="none" w:sz="0" w:space="0" w:color="auto"/>
          </w:divBdr>
        </w:div>
        <w:div w:id="1255746417">
          <w:marLeft w:val="640"/>
          <w:marRight w:val="0"/>
          <w:marTop w:val="0"/>
          <w:marBottom w:val="0"/>
          <w:divBdr>
            <w:top w:val="none" w:sz="0" w:space="0" w:color="auto"/>
            <w:left w:val="none" w:sz="0" w:space="0" w:color="auto"/>
            <w:bottom w:val="none" w:sz="0" w:space="0" w:color="auto"/>
            <w:right w:val="none" w:sz="0" w:space="0" w:color="auto"/>
          </w:divBdr>
        </w:div>
        <w:div w:id="546648323">
          <w:marLeft w:val="640"/>
          <w:marRight w:val="0"/>
          <w:marTop w:val="0"/>
          <w:marBottom w:val="0"/>
          <w:divBdr>
            <w:top w:val="none" w:sz="0" w:space="0" w:color="auto"/>
            <w:left w:val="none" w:sz="0" w:space="0" w:color="auto"/>
            <w:bottom w:val="none" w:sz="0" w:space="0" w:color="auto"/>
            <w:right w:val="none" w:sz="0" w:space="0" w:color="auto"/>
          </w:divBdr>
        </w:div>
        <w:div w:id="1439913086">
          <w:marLeft w:val="640"/>
          <w:marRight w:val="0"/>
          <w:marTop w:val="0"/>
          <w:marBottom w:val="0"/>
          <w:divBdr>
            <w:top w:val="none" w:sz="0" w:space="0" w:color="auto"/>
            <w:left w:val="none" w:sz="0" w:space="0" w:color="auto"/>
            <w:bottom w:val="none" w:sz="0" w:space="0" w:color="auto"/>
            <w:right w:val="none" w:sz="0" w:space="0" w:color="auto"/>
          </w:divBdr>
        </w:div>
        <w:div w:id="153835007">
          <w:marLeft w:val="640"/>
          <w:marRight w:val="0"/>
          <w:marTop w:val="0"/>
          <w:marBottom w:val="0"/>
          <w:divBdr>
            <w:top w:val="none" w:sz="0" w:space="0" w:color="auto"/>
            <w:left w:val="none" w:sz="0" w:space="0" w:color="auto"/>
            <w:bottom w:val="none" w:sz="0" w:space="0" w:color="auto"/>
            <w:right w:val="none" w:sz="0" w:space="0" w:color="auto"/>
          </w:divBdr>
        </w:div>
        <w:div w:id="1215462701">
          <w:marLeft w:val="640"/>
          <w:marRight w:val="0"/>
          <w:marTop w:val="0"/>
          <w:marBottom w:val="0"/>
          <w:divBdr>
            <w:top w:val="none" w:sz="0" w:space="0" w:color="auto"/>
            <w:left w:val="none" w:sz="0" w:space="0" w:color="auto"/>
            <w:bottom w:val="none" w:sz="0" w:space="0" w:color="auto"/>
            <w:right w:val="none" w:sz="0" w:space="0" w:color="auto"/>
          </w:divBdr>
        </w:div>
        <w:div w:id="1623802867">
          <w:marLeft w:val="640"/>
          <w:marRight w:val="0"/>
          <w:marTop w:val="0"/>
          <w:marBottom w:val="0"/>
          <w:divBdr>
            <w:top w:val="none" w:sz="0" w:space="0" w:color="auto"/>
            <w:left w:val="none" w:sz="0" w:space="0" w:color="auto"/>
            <w:bottom w:val="none" w:sz="0" w:space="0" w:color="auto"/>
            <w:right w:val="none" w:sz="0" w:space="0" w:color="auto"/>
          </w:divBdr>
        </w:div>
        <w:div w:id="1282615741">
          <w:marLeft w:val="640"/>
          <w:marRight w:val="0"/>
          <w:marTop w:val="0"/>
          <w:marBottom w:val="0"/>
          <w:divBdr>
            <w:top w:val="none" w:sz="0" w:space="0" w:color="auto"/>
            <w:left w:val="none" w:sz="0" w:space="0" w:color="auto"/>
            <w:bottom w:val="none" w:sz="0" w:space="0" w:color="auto"/>
            <w:right w:val="none" w:sz="0" w:space="0" w:color="auto"/>
          </w:divBdr>
        </w:div>
        <w:div w:id="1026247030">
          <w:marLeft w:val="640"/>
          <w:marRight w:val="0"/>
          <w:marTop w:val="0"/>
          <w:marBottom w:val="0"/>
          <w:divBdr>
            <w:top w:val="none" w:sz="0" w:space="0" w:color="auto"/>
            <w:left w:val="none" w:sz="0" w:space="0" w:color="auto"/>
            <w:bottom w:val="none" w:sz="0" w:space="0" w:color="auto"/>
            <w:right w:val="none" w:sz="0" w:space="0" w:color="auto"/>
          </w:divBdr>
        </w:div>
        <w:div w:id="1621104798">
          <w:marLeft w:val="640"/>
          <w:marRight w:val="0"/>
          <w:marTop w:val="0"/>
          <w:marBottom w:val="0"/>
          <w:divBdr>
            <w:top w:val="none" w:sz="0" w:space="0" w:color="auto"/>
            <w:left w:val="none" w:sz="0" w:space="0" w:color="auto"/>
            <w:bottom w:val="none" w:sz="0" w:space="0" w:color="auto"/>
            <w:right w:val="none" w:sz="0" w:space="0" w:color="auto"/>
          </w:divBdr>
        </w:div>
        <w:div w:id="1966085864">
          <w:marLeft w:val="640"/>
          <w:marRight w:val="0"/>
          <w:marTop w:val="0"/>
          <w:marBottom w:val="0"/>
          <w:divBdr>
            <w:top w:val="none" w:sz="0" w:space="0" w:color="auto"/>
            <w:left w:val="none" w:sz="0" w:space="0" w:color="auto"/>
            <w:bottom w:val="none" w:sz="0" w:space="0" w:color="auto"/>
            <w:right w:val="none" w:sz="0" w:space="0" w:color="auto"/>
          </w:divBdr>
        </w:div>
        <w:div w:id="1391541270">
          <w:marLeft w:val="640"/>
          <w:marRight w:val="0"/>
          <w:marTop w:val="0"/>
          <w:marBottom w:val="0"/>
          <w:divBdr>
            <w:top w:val="none" w:sz="0" w:space="0" w:color="auto"/>
            <w:left w:val="none" w:sz="0" w:space="0" w:color="auto"/>
            <w:bottom w:val="none" w:sz="0" w:space="0" w:color="auto"/>
            <w:right w:val="none" w:sz="0" w:space="0" w:color="auto"/>
          </w:divBdr>
        </w:div>
        <w:div w:id="968364175">
          <w:marLeft w:val="640"/>
          <w:marRight w:val="0"/>
          <w:marTop w:val="0"/>
          <w:marBottom w:val="0"/>
          <w:divBdr>
            <w:top w:val="none" w:sz="0" w:space="0" w:color="auto"/>
            <w:left w:val="none" w:sz="0" w:space="0" w:color="auto"/>
            <w:bottom w:val="none" w:sz="0" w:space="0" w:color="auto"/>
            <w:right w:val="none" w:sz="0" w:space="0" w:color="auto"/>
          </w:divBdr>
        </w:div>
        <w:div w:id="1224441809">
          <w:marLeft w:val="640"/>
          <w:marRight w:val="0"/>
          <w:marTop w:val="0"/>
          <w:marBottom w:val="0"/>
          <w:divBdr>
            <w:top w:val="none" w:sz="0" w:space="0" w:color="auto"/>
            <w:left w:val="none" w:sz="0" w:space="0" w:color="auto"/>
            <w:bottom w:val="none" w:sz="0" w:space="0" w:color="auto"/>
            <w:right w:val="none" w:sz="0" w:space="0" w:color="auto"/>
          </w:divBdr>
        </w:div>
        <w:div w:id="267205405">
          <w:marLeft w:val="640"/>
          <w:marRight w:val="0"/>
          <w:marTop w:val="0"/>
          <w:marBottom w:val="0"/>
          <w:divBdr>
            <w:top w:val="none" w:sz="0" w:space="0" w:color="auto"/>
            <w:left w:val="none" w:sz="0" w:space="0" w:color="auto"/>
            <w:bottom w:val="none" w:sz="0" w:space="0" w:color="auto"/>
            <w:right w:val="none" w:sz="0" w:space="0" w:color="auto"/>
          </w:divBdr>
        </w:div>
        <w:div w:id="1948729309">
          <w:marLeft w:val="640"/>
          <w:marRight w:val="0"/>
          <w:marTop w:val="0"/>
          <w:marBottom w:val="0"/>
          <w:divBdr>
            <w:top w:val="none" w:sz="0" w:space="0" w:color="auto"/>
            <w:left w:val="none" w:sz="0" w:space="0" w:color="auto"/>
            <w:bottom w:val="none" w:sz="0" w:space="0" w:color="auto"/>
            <w:right w:val="none" w:sz="0" w:space="0" w:color="auto"/>
          </w:divBdr>
        </w:div>
        <w:div w:id="705982468">
          <w:marLeft w:val="640"/>
          <w:marRight w:val="0"/>
          <w:marTop w:val="0"/>
          <w:marBottom w:val="0"/>
          <w:divBdr>
            <w:top w:val="none" w:sz="0" w:space="0" w:color="auto"/>
            <w:left w:val="none" w:sz="0" w:space="0" w:color="auto"/>
            <w:bottom w:val="none" w:sz="0" w:space="0" w:color="auto"/>
            <w:right w:val="none" w:sz="0" w:space="0" w:color="auto"/>
          </w:divBdr>
        </w:div>
        <w:div w:id="2120492402">
          <w:marLeft w:val="640"/>
          <w:marRight w:val="0"/>
          <w:marTop w:val="0"/>
          <w:marBottom w:val="0"/>
          <w:divBdr>
            <w:top w:val="none" w:sz="0" w:space="0" w:color="auto"/>
            <w:left w:val="none" w:sz="0" w:space="0" w:color="auto"/>
            <w:bottom w:val="none" w:sz="0" w:space="0" w:color="auto"/>
            <w:right w:val="none" w:sz="0" w:space="0" w:color="auto"/>
          </w:divBdr>
        </w:div>
        <w:div w:id="529151214">
          <w:marLeft w:val="640"/>
          <w:marRight w:val="0"/>
          <w:marTop w:val="0"/>
          <w:marBottom w:val="0"/>
          <w:divBdr>
            <w:top w:val="none" w:sz="0" w:space="0" w:color="auto"/>
            <w:left w:val="none" w:sz="0" w:space="0" w:color="auto"/>
            <w:bottom w:val="none" w:sz="0" w:space="0" w:color="auto"/>
            <w:right w:val="none" w:sz="0" w:space="0" w:color="auto"/>
          </w:divBdr>
        </w:div>
        <w:div w:id="339478165">
          <w:marLeft w:val="640"/>
          <w:marRight w:val="0"/>
          <w:marTop w:val="0"/>
          <w:marBottom w:val="0"/>
          <w:divBdr>
            <w:top w:val="none" w:sz="0" w:space="0" w:color="auto"/>
            <w:left w:val="none" w:sz="0" w:space="0" w:color="auto"/>
            <w:bottom w:val="none" w:sz="0" w:space="0" w:color="auto"/>
            <w:right w:val="none" w:sz="0" w:space="0" w:color="auto"/>
          </w:divBdr>
        </w:div>
        <w:div w:id="316883738">
          <w:marLeft w:val="640"/>
          <w:marRight w:val="0"/>
          <w:marTop w:val="0"/>
          <w:marBottom w:val="0"/>
          <w:divBdr>
            <w:top w:val="none" w:sz="0" w:space="0" w:color="auto"/>
            <w:left w:val="none" w:sz="0" w:space="0" w:color="auto"/>
            <w:bottom w:val="none" w:sz="0" w:space="0" w:color="auto"/>
            <w:right w:val="none" w:sz="0" w:space="0" w:color="auto"/>
          </w:divBdr>
        </w:div>
        <w:div w:id="1280911618">
          <w:marLeft w:val="640"/>
          <w:marRight w:val="0"/>
          <w:marTop w:val="0"/>
          <w:marBottom w:val="0"/>
          <w:divBdr>
            <w:top w:val="none" w:sz="0" w:space="0" w:color="auto"/>
            <w:left w:val="none" w:sz="0" w:space="0" w:color="auto"/>
            <w:bottom w:val="none" w:sz="0" w:space="0" w:color="auto"/>
            <w:right w:val="none" w:sz="0" w:space="0" w:color="auto"/>
          </w:divBdr>
        </w:div>
        <w:div w:id="876626071">
          <w:marLeft w:val="640"/>
          <w:marRight w:val="0"/>
          <w:marTop w:val="0"/>
          <w:marBottom w:val="0"/>
          <w:divBdr>
            <w:top w:val="none" w:sz="0" w:space="0" w:color="auto"/>
            <w:left w:val="none" w:sz="0" w:space="0" w:color="auto"/>
            <w:bottom w:val="none" w:sz="0" w:space="0" w:color="auto"/>
            <w:right w:val="none" w:sz="0" w:space="0" w:color="auto"/>
          </w:divBdr>
        </w:div>
        <w:div w:id="2068990238">
          <w:marLeft w:val="640"/>
          <w:marRight w:val="0"/>
          <w:marTop w:val="0"/>
          <w:marBottom w:val="0"/>
          <w:divBdr>
            <w:top w:val="none" w:sz="0" w:space="0" w:color="auto"/>
            <w:left w:val="none" w:sz="0" w:space="0" w:color="auto"/>
            <w:bottom w:val="none" w:sz="0" w:space="0" w:color="auto"/>
            <w:right w:val="none" w:sz="0" w:space="0" w:color="auto"/>
          </w:divBdr>
        </w:div>
        <w:div w:id="271593902">
          <w:marLeft w:val="640"/>
          <w:marRight w:val="0"/>
          <w:marTop w:val="0"/>
          <w:marBottom w:val="0"/>
          <w:divBdr>
            <w:top w:val="none" w:sz="0" w:space="0" w:color="auto"/>
            <w:left w:val="none" w:sz="0" w:space="0" w:color="auto"/>
            <w:bottom w:val="none" w:sz="0" w:space="0" w:color="auto"/>
            <w:right w:val="none" w:sz="0" w:space="0" w:color="auto"/>
          </w:divBdr>
        </w:div>
        <w:div w:id="46491909">
          <w:marLeft w:val="640"/>
          <w:marRight w:val="0"/>
          <w:marTop w:val="0"/>
          <w:marBottom w:val="0"/>
          <w:divBdr>
            <w:top w:val="none" w:sz="0" w:space="0" w:color="auto"/>
            <w:left w:val="none" w:sz="0" w:space="0" w:color="auto"/>
            <w:bottom w:val="none" w:sz="0" w:space="0" w:color="auto"/>
            <w:right w:val="none" w:sz="0" w:space="0" w:color="auto"/>
          </w:divBdr>
        </w:div>
      </w:divsChild>
    </w:div>
    <w:div w:id="229972879">
      <w:bodyDiv w:val="1"/>
      <w:marLeft w:val="0"/>
      <w:marRight w:val="0"/>
      <w:marTop w:val="0"/>
      <w:marBottom w:val="0"/>
      <w:divBdr>
        <w:top w:val="none" w:sz="0" w:space="0" w:color="auto"/>
        <w:left w:val="none" w:sz="0" w:space="0" w:color="auto"/>
        <w:bottom w:val="none" w:sz="0" w:space="0" w:color="auto"/>
        <w:right w:val="none" w:sz="0" w:space="0" w:color="auto"/>
      </w:divBdr>
      <w:divsChild>
        <w:div w:id="20206277">
          <w:marLeft w:val="640"/>
          <w:marRight w:val="0"/>
          <w:marTop w:val="0"/>
          <w:marBottom w:val="0"/>
          <w:divBdr>
            <w:top w:val="none" w:sz="0" w:space="0" w:color="auto"/>
            <w:left w:val="none" w:sz="0" w:space="0" w:color="auto"/>
            <w:bottom w:val="none" w:sz="0" w:space="0" w:color="auto"/>
            <w:right w:val="none" w:sz="0" w:space="0" w:color="auto"/>
          </w:divBdr>
        </w:div>
        <w:div w:id="2120952992">
          <w:marLeft w:val="640"/>
          <w:marRight w:val="0"/>
          <w:marTop w:val="0"/>
          <w:marBottom w:val="0"/>
          <w:divBdr>
            <w:top w:val="none" w:sz="0" w:space="0" w:color="auto"/>
            <w:left w:val="none" w:sz="0" w:space="0" w:color="auto"/>
            <w:bottom w:val="none" w:sz="0" w:space="0" w:color="auto"/>
            <w:right w:val="none" w:sz="0" w:space="0" w:color="auto"/>
          </w:divBdr>
        </w:div>
        <w:div w:id="263272735">
          <w:marLeft w:val="640"/>
          <w:marRight w:val="0"/>
          <w:marTop w:val="0"/>
          <w:marBottom w:val="0"/>
          <w:divBdr>
            <w:top w:val="none" w:sz="0" w:space="0" w:color="auto"/>
            <w:left w:val="none" w:sz="0" w:space="0" w:color="auto"/>
            <w:bottom w:val="none" w:sz="0" w:space="0" w:color="auto"/>
            <w:right w:val="none" w:sz="0" w:space="0" w:color="auto"/>
          </w:divBdr>
        </w:div>
        <w:div w:id="37436006">
          <w:marLeft w:val="640"/>
          <w:marRight w:val="0"/>
          <w:marTop w:val="0"/>
          <w:marBottom w:val="0"/>
          <w:divBdr>
            <w:top w:val="none" w:sz="0" w:space="0" w:color="auto"/>
            <w:left w:val="none" w:sz="0" w:space="0" w:color="auto"/>
            <w:bottom w:val="none" w:sz="0" w:space="0" w:color="auto"/>
            <w:right w:val="none" w:sz="0" w:space="0" w:color="auto"/>
          </w:divBdr>
        </w:div>
        <w:div w:id="72287870">
          <w:marLeft w:val="640"/>
          <w:marRight w:val="0"/>
          <w:marTop w:val="0"/>
          <w:marBottom w:val="0"/>
          <w:divBdr>
            <w:top w:val="none" w:sz="0" w:space="0" w:color="auto"/>
            <w:left w:val="none" w:sz="0" w:space="0" w:color="auto"/>
            <w:bottom w:val="none" w:sz="0" w:space="0" w:color="auto"/>
            <w:right w:val="none" w:sz="0" w:space="0" w:color="auto"/>
          </w:divBdr>
        </w:div>
        <w:div w:id="403602442">
          <w:marLeft w:val="640"/>
          <w:marRight w:val="0"/>
          <w:marTop w:val="0"/>
          <w:marBottom w:val="0"/>
          <w:divBdr>
            <w:top w:val="none" w:sz="0" w:space="0" w:color="auto"/>
            <w:left w:val="none" w:sz="0" w:space="0" w:color="auto"/>
            <w:bottom w:val="none" w:sz="0" w:space="0" w:color="auto"/>
            <w:right w:val="none" w:sz="0" w:space="0" w:color="auto"/>
          </w:divBdr>
        </w:div>
        <w:div w:id="764765677">
          <w:marLeft w:val="640"/>
          <w:marRight w:val="0"/>
          <w:marTop w:val="0"/>
          <w:marBottom w:val="0"/>
          <w:divBdr>
            <w:top w:val="none" w:sz="0" w:space="0" w:color="auto"/>
            <w:left w:val="none" w:sz="0" w:space="0" w:color="auto"/>
            <w:bottom w:val="none" w:sz="0" w:space="0" w:color="auto"/>
            <w:right w:val="none" w:sz="0" w:space="0" w:color="auto"/>
          </w:divBdr>
        </w:div>
        <w:div w:id="1854566582">
          <w:marLeft w:val="640"/>
          <w:marRight w:val="0"/>
          <w:marTop w:val="0"/>
          <w:marBottom w:val="0"/>
          <w:divBdr>
            <w:top w:val="none" w:sz="0" w:space="0" w:color="auto"/>
            <w:left w:val="none" w:sz="0" w:space="0" w:color="auto"/>
            <w:bottom w:val="none" w:sz="0" w:space="0" w:color="auto"/>
            <w:right w:val="none" w:sz="0" w:space="0" w:color="auto"/>
          </w:divBdr>
        </w:div>
        <w:div w:id="459225627">
          <w:marLeft w:val="640"/>
          <w:marRight w:val="0"/>
          <w:marTop w:val="0"/>
          <w:marBottom w:val="0"/>
          <w:divBdr>
            <w:top w:val="none" w:sz="0" w:space="0" w:color="auto"/>
            <w:left w:val="none" w:sz="0" w:space="0" w:color="auto"/>
            <w:bottom w:val="none" w:sz="0" w:space="0" w:color="auto"/>
            <w:right w:val="none" w:sz="0" w:space="0" w:color="auto"/>
          </w:divBdr>
        </w:div>
        <w:div w:id="1072392900">
          <w:marLeft w:val="640"/>
          <w:marRight w:val="0"/>
          <w:marTop w:val="0"/>
          <w:marBottom w:val="0"/>
          <w:divBdr>
            <w:top w:val="none" w:sz="0" w:space="0" w:color="auto"/>
            <w:left w:val="none" w:sz="0" w:space="0" w:color="auto"/>
            <w:bottom w:val="none" w:sz="0" w:space="0" w:color="auto"/>
            <w:right w:val="none" w:sz="0" w:space="0" w:color="auto"/>
          </w:divBdr>
        </w:div>
        <w:div w:id="75127123">
          <w:marLeft w:val="640"/>
          <w:marRight w:val="0"/>
          <w:marTop w:val="0"/>
          <w:marBottom w:val="0"/>
          <w:divBdr>
            <w:top w:val="none" w:sz="0" w:space="0" w:color="auto"/>
            <w:left w:val="none" w:sz="0" w:space="0" w:color="auto"/>
            <w:bottom w:val="none" w:sz="0" w:space="0" w:color="auto"/>
            <w:right w:val="none" w:sz="0" w:space="0" w:color="auto"/>
          </w:divBdr>
        </w:div>
        <w:div w:id="1568806988">
          <w:marLeft w:val="640"/>
          <w:marRight w:val="0"/>
          <w:marTop w:val="0"/>
          <w:marBottom w:val="0"/>
          <w:divBdr>
            <w:top w:val="none" w:sz="0" w:space="0" w:color="auto"/>
            <w:left w:val="none" w:sz="0" w:space="0" w:color="auto"/>
            <w:bottom w:val="none" w:sz="0" w:space="0" w:color="auto"/>
            <w:right w:val="none" w:sz="0" w:space="0" w:color="auto"/>
          </w:divBdr>
        </w:div>
        <w:div w:id="504711132">
          <w:marLeft w:val="640"/>
          <w:marRight w:val="0"/>
          <w:marTop w:val="0"/>
          <w:marBottom w:val="0"/>
          <w:divBdr>
            <w:top w:val="none" w:sz="0" w:space="0" w:color="auto"/>
            <w:left w:val="none" w:sz="0" w:space="0" w:color="auto"/>
            <w:bottom w:val="none" w:sz="0" w:space="0" w:color="auto"/>
            <w:right w:val="none" w:sz="0" w:space="0" w:color="auto"/>
          </w:divBdr>
        </w:div>
        <w:div w:id="1710178154">
          <w:marLeft w:val="640"/>
          <w:marRight w:val="0"/>
          <w:marTop w:val="0"/>
          <w:marBottom w:val="0"/>
          <w:divBdr>
            <w:top w:val="none" w:sz="0" w:space="0" w:color="auto"/>
            <w:left w:val="none" w:sz="0" w:space="0" w:color="auto"/>
            <w:bottom w:val="none" w:sz="0" w:space="0" w:color="auto"/>
            <w:right w:val="none" w:sz="0" w:space="0" w:color="auto"/>
          </w:divBdr>
        </w:div>
        <w:div w:id="1848640917">
          <w:marLeft w:val="640"/>
          <w:marRight w:val="0"/>
          <w:marTop w:val="0"/>
          <w:marBottom w:val="0"/>
          <w:divBdr>
            <w:top w:val="none" w:sz="0" w:space="0" w:color="auto"/>
            <w:left w:val="none" w:sz="0" w:space="0" w:color="auto"/>
            <w:bottom w:val="none" w:sz="0" w:space="0" w:color="auto"/>
            <w:right w:val="none" w:sz="0" w:space="0" w:color="auto"/>
          </w:divBdr>
        </w:div>
        <w:div w:id="575825310">
          <w:marLeft w:val="640"/>
          <w:marRight w:val="0"/>
          <w:marTop w:val="0"/>
          <w:marBottom w:val="0"/>
          <w:divBdr>
            <w:top w:val="none" w:sz="0" w:space="0" w:color="auto"/>
            <w:left w:val="none" w:sz="0" w:space="0" w:color="auto"/>
            <w:bottom w:val="none" w:sz="0" w:space="0" w:color="auto"/>
            <w:right w:val="none" w:sz="0" w:space="0" w:color="auto"/>
          </w:divBdr>
        </w:div>
        <w:div w:id="293216687">
          <w:marLeft w:val="640"/>
          <w:marRight w:val="0"/>
          <w:marTop w:val="0"/>
          <w:marBottom w:val="0"/>
          <w:divBdr>
            <w:top w:val="none" w:sz="0" w:space="0" w:color="auto"/>
            <w:left w:val="none" w:sz="0" w:space="0" w:color="auto"/>
            <w:bottom w:val="none" w:sz="0" w:space="0" w:color="auto"/>
            <w:right w:val="none" w:sz="0" w:space="0" w:color="auto"/>
          </w:divBdr>
        </w:div>
        <w:div w:id="1521775915">
          <w:marLeft w:val="640"/>
          <w:marRight w:val="0"/>
          <w:marTop w:val="0"/>
          <w:marBottom w:val="0"/>
          <w:divBdr>
            <w:top w:val="none" w:sz="0" w:space="0" w:color="auto"/>
            <w:left w:val="none" w:sz="0" w:space="0" w:color="auto"/>
            <w:bottom w:val="none" w:sz="0" w:space="0" w:color="auto"/>
            <w:right w:val="none" w:sz="0" w:space="0" w:color="auto"/>
          </w:divBdr>
        </w:div>
        <w:div w:id="259917036">
          <w:marLeft w:val="640"/>
          <w:marRight w:val="0"/>
          <w:marTop w:val="0"/>
          <w:marBottom w:val="0"/>
          <w:divBdr>
            <w:top w:val="none" w:sz="0" w:space="0" w:color="auto"/>
            <w:left w:val="none" w:sz="0" w:space="0" w:color="auto"/>
            <w:bottom w:val="none" w:sz="0" w:space="0" w:color="auto"/>
            <w:right w:val="none" w:sz="0" w:space="0" w:color="auto"/>
          </w:divBdr>
        </w:div>
        <w:div w:id="1728609507">
          <w:marLeft w:val="640"/>
          <w:marRight w:val="0"/>
          <w:marTop w:val="0"/>
          <w:marBottom w:val="0"/>
          <w:divBdr>
            <w:top w:val="none" w:sz="0" w:space="0" w:color="auto"/>
            <w:left w:val="none" w:sz="0" w:space="0" w:color="auto"/>
            <w:bottom w:val="none" w:sz="0" w:space="0" w:color="auto"/>
            <w:right w:val="none" w:sz="0" w:space="0" w:color="auto"/>
          </w:divBdr>
        </w:div>
        <w:div w:id="1098602807">
          <w:marLeft w:val="640"/>
          <w:marRight w:val="0"/>
          <w:marTop w:val="0"/>
          <w:marBottom w:val="0"/>
          <w:divBdr>
            <w:top w:val="none" w:sz="0" w:space="0" w:color="auto"/>
            <w:left w:val="none" w:sz="0" w:space="0" w:color="auto"/>
            <w:bottom w:val="none" w:sz="0" w:space="0" w:color="auto"/>
            <w:right w:val="none" w:sz="0" w:space="0" w:color="auto"/>
          </w:divBdr>
        </w:div>
        <w:div w:id="1058631497">
          <w:marLeft w:val="640"/>
          <w:marRight w:val="0"/>
          <w:marTop w:val="0"/>
          <w:marBottom w:val="0"/>
          <w:divBdr>
            <w:top w:val="none" w:sz="0" w:space="0" w:color="auto"/>
            <w:left w:val="none" w:sz="0" w:space="0" w:color="auto"/>
            <w:bottom w:val="none" w:sz="0" w:space="0" w:color="auto"/>
            <w:right w:val="none" w:sz="0" w:space="0" w:color="auto"/>
          </w:divBdr>
        </w:div>
        <w:div w:id="1977761195">
          <w:marLeft w:val="640"/>
          <w:marRight w:val="0"/>
          <w:marTop w:val="0"/>
          <w:marBottom w:val="0"/>
          <w:divBdr>
            <w:top w:val="none" w:sz="0" w:space="0" w:color="auto"/>
            <w:left w:val="none" w:sz="0" w:space="0" w:color="auto"/>
            <w:bottom w:val="none" w:sz="0" w:space="0" w:color="auto"/>
            <w:right w:val="none" w:sz="0" w:space="0" w:color="auto"/>
          </w:divBdr>
        </w:div>
        <w:div w:id="1494101988">
          <w:marLeft w:val="640"/>
          <w:marRight w:val="0"/>
          <w:marTop w:val="0"/>
          <w:marBottom w:val="0"/>
          <w:divBdr>
            <w:top w:val="none" w:sz="0" w:space="0" w:color="auto"/>
            <w:left w:val="none" w:sz="0" w:space="0" w:color="auto"/>
            <w:bottom w:val="none" w:sz="0" w:space="0" w:color="auto"/>
            <w:right w:val="none" w:sz="0" w:space="0" w:color="auto"/>
          </w:divBdr>
        </w:div>
        <w:div w:id="1202786130">
          <w:marLeft w:val="640"/>
          <w:marRight w:val="0"/>
          <w:marTop w:val="0"/>
          <w:marBottom w:val="0"/>
          <w:divBdr>
            <w:top w:val="none" w:sz="0" w:space="0" w:color="auto"/>
            <w:left w:val="none" w:sz="0" w:space="0" w:color="auto"/>
            <w:bottom w:val="none" w:sz="0" w:space="0" w:color="auto"/>
            <w:right w:val="none" w:sz="0" w:space="0" w:color="auto"/>
          </w:divBdr>
        </w:div>
        <w:div w:id="1260675977">
          <w:marLeft w:val="640"/>
          <w:marRight w:val="0"/>
          <w:marTop w:val="0"/>
          <w:marBottom w:val="0"/>
          <w:divBdr>
            <w:top w:val="none" w:sz="0" w:space="0" w:color="auto"/>
            <w:left w:val="none" w:sz="0" w:space="0" w:color="auto"/>
            <w:bottom w:val="none" w:sz="0" w:space="0" w:color="auto"/>
            <w:right w:val="none" w:sz="0" w:space="0" w:color="auto"/>
          </w:divBdr>
        </w:div>
        <w:div w:id="552694065">
          <w:marLeft w:val="640"/>
          <w:marRight w:val="0"/>
          <w:marTop w:val="0"/>
          <w:marBottom w:val="0"/>
          <w:divBdr>
            <w:top w:val="none" w:sz="0" w:space="0" w:color="auto"/>
            <w:left w:val="none" w:sz="0" w:space="0" w:color="auto"/>
            <w:bottom w:val="none" w:sz="0" w:space="0" w:color="auto"/>
            <w:right w:val="none" w:sz="0" w:space="0" w:color="auto"/>
          </w:divBdr>
        </w:div>
        <w:div w:id="491140497">
          <w:marLeft w:val="640"/>
          <w:marRight w:val="0"/>
          <w:marTop w:val="0"/>
          <w:marBottom w:val="0"/>
          <w:divBdr>
            <w:top w:val="none" w:sz="0" w:space="0" w:color="auto"/>
            <w:left w:val="none" w:sz="0" w:space="0" w:color="auto"/>
            <w:bottom w:val="none" w:sz="0" w:space="0" w:color="auto"/>
            <w:right w:val="none" w:sz="0" w:space="0" w:color="auto"/>
          </w:divBdr>
        </w:div>
        <w:div w:id="389498904">
          <w:marLeft w:val="640"/>
          <w:marRight w:val="0"/>
          <w:marTop w:val="0"/>
          <w:marBottom w:val="0"/>
          <w:divBdr>
            <w:top w:val="none" w:sz="0" w:space="0" w:color="auto"/>
            <w:left w:val="none" w:sz="0" w:space="0" w:color="auto"/>
            <w:bottom w:val="none" w:sz="0" w:space="0" w:color="auto"/>
            <w:right w:val="none" w:sz="0" w:space="0" w:color="auto"/>
          </w:divBdr>
        </w:div>
        <w:div w:id="1273054766">
          <w:marLeft w:val="640"/>
          <w:marRight w:val="0"/>
          <w:marTop w:val="0"/>
          <w:marBottom w:val="0"/>
          <w:divBdr>
            <w:top w:val="none" w:sz="0" w:space="0" w:color="auto"/>
            <w:left w:val="none" w:sz="0" w:space="0" w:color="auto"/>
            <w:bottom w:val="none" w:sz="0" w:space="0" w:color="auto"/>
            <w:right w:val="none" w:sz="0" w:space="0" w:color="auto"/>
          </w:divBdr>
        </w:div>
        <w:div w:id="1828396642">
          <w:marLeft w:val="640"/>
          <w:marRight w:val="0"/>
          <w:marTop w:val="0"/>
          <w:marBottom w:val="0"/>
          <w:divBdr>
            <w:top w:val="none" w:sz="0" w:space="0" w:color="auto"/>
            <w:left w:val="none" w:sz="0" w:space="0" w:color="auto"/>
            <w:bottom w:val="none" w:sz="0" w:space="0" w:color="auto"/>
            <w:right w:val="none" w:sz="0" w:space="0" w:color="auto"/>
          </w:divBdr>
        </w:div>
        <w:div w:id="842360912">
          <w:marLeft w:val="640"/>
          <w:marRight w:val="0"/>
          <w:marTop w:val="0"/>
          <w:marBottom w:val="0"/>
          <w:divBdr>
            <w:top w:val="none" w:sz="0" w:space="0" w:color="auto"/>
            <w:left w:val="none" w:sz="0" w:space="0" w:color="auto"/>
            <w:bottom w:val="none" w:sz="0" w:space="0" w:color="auto"/>
            <w:right w:val="none" w:sz="0" w:space="0" w:color="auto"/>
          </w:divBdr>
        </w:div>
        <w:div w:id="1719819808">
          <w:marLeft w:val="640"/>
          <w:marRight w:val="0"/>
          <w:marTop w:val="0"/>
          <w:marBottom w:val="0"/>
          <w:divBdr>
            <w:top w:val="none" w:sz="0" w:space="0" w:color="auto"/>
            <w:left w:val="none" w:sz="0" w:space="0" w:color="auto"/>
            <w:bottom w:val="none" w:sz="0" w:space="0" w:color="auto"/>
            <w:right w:val="none" w:sz="0" w:space="0" w:color="auto"/>
          </w:divBdr>
        </w:div>
        <w:div w:id="248657867">
          <w:marLeft w:val="640"/>
          <w:marRight w:val="0"/>
          <w:marTop w:val="0"/>
          <w:marBottom w:val="0"/>
          <w:divBdr>
            <w:top w:val="none" w:sz="0" w:space="0" w:color="auto"/>
            <w:left w:val="none" w:sz="0" w:space="0" w:color="auto"/>
            <w:bottom w:val="none" w:sz="0" w:space="0" w:color="auto"/>
            <w:right w:val="none" w:sz="0" w:space="0" w:color="auto"/>
          </w:divBdr>
        </w:div>
        <w:div w:id="1946686828">
          <w:marLeft w:val="640"/>
          <w:marRight w:val="0"/>
          <w:marTop w:val="0"/>
          <w:marBottom w:val="0"/>
          <w:divBdr>
            <w:top w:val="none" w:sz="0" w:space="0" w:color="auto"/>
            <w:left w:val="none" w:sz="0" w:space="0" w:color="auto"/>
            <w:bottom w:val="none" w:sz="0" w:space="0" w:color="auto"/>
            <w:right w:val="none" w:sz="0" w:space="0" w:color="auto"/>
          </w:divBdr>
        </w:div>
        <w:div w:id="1429734317">
          <w:marLeft w:val="640"/>
          <w:marRight w:val="0"/>
          <w:marTop w:val="0"/>
          <w:marBottom w:val="0"/>
          <w:divBdr>
            <w:top w:val="none" w:sz="0" w:space="0" w:color="auto"/>
            <w:left w:val="none" w:sz="0" w:space="0" w:color="auto"/>
            <w:bottom w:val="none" w:sz="0" w:space="0" w:color="auto"/>
            <w:right w:val="none" w:sz="0" w:space="0" w:color="auto"/>
          </w:divBdr>
        </w:div>
        <w:div w:id="307983048">
          <w:marLeft w:val="640"/>
          <w:marRight w:val="0"/>
          <w:marTop w:val="0"/>
          <w:marBottom w:val="0"/>
          <w:divBdr>
            <w:top w:val="none" w:sz="0" w:space="0" w:color="auto"/>
            <w:left w:val="none" w:sz="0" w:space="0" w:color="auto"/>
            <w:bottom w:val="none" w:sz="0" w:space="0" w:color="auto"/>
            <w:right w:val="none" w:sz="0" w:space="0" w:color="auto"/>
          </w:divBdr>
        </w:div>
        <w:div w:id="34891827">
          <w:marLeft w:val="640"/>
          <w:marRight w:val="0"/>
          <w:marTop w:val="0"/>
          <w:marBottom w:val="0"/>
          <w:divBdr>
            <w:top w:val="none" w:sz="0" w:space="0" w:color="auto"/>
            <w:left w:val="none" w:sz="0" w:space="0" w:color="auto"/>
            <w:bottom w:val="none" w:sz="0" w:space="0" w:color="auto"/>
            <w:right w:val="none" w:sz="0" w:space="0" w:color="auto"/>
          </w:divBdr>
        </w:div>
        <w:div w:id="339427126">
          <w:marLeft w:val="640"/>
          <w:marRight w:val="0"/>
          <w:marTop w:val="0"/>
          <w:marBottom w:val="0"/>
          <w:divBdr>
            <w:top w:val="none" w:sz="0" w:space="0" w:color="auto"/>
            <w:left w:val="none" w:sz="0" w:space="0" w:color="auto"/>
            <w:bottom w:val="none" w:sz="0" w:space="0" w:color="auto"/>
            <w:right w:val="none" w:sz="0" w:space="0" w:color="auto"/>
          </w:divBdr>
        </w:div>
        <w:div w:id="322513035">
          <w:marLeft w:val="640"/>
          <w:marRight w:val="0"/>
          <w:marTop w:val="0"/>
          <w:marBottom w:val="0"/>
          <w:divBdr>
            <w:top w:val="none" w:sz="0" w:space="0" w:color="auto"/>
            <w:left w:val="none" w:sz="0" w:space="0" w:color="auto"/>
            <w:bottom w:val="none" w:sz="0" w:space="0" w:color="auto"/>
            <w:right w:val="none" w:sz="0" w:space="0" w:color="auto"/>
          </w:divBdr>
        </w:div>
        <w:div w:id="1899975453">
          <w:marLeft w:val="640"/>
          <w:marRight w:val="0"/>
          <w:marTop w:val="0"/>
          <w:marBottom w:val="0"/>
          <w:divBdr>
            <w:top w:val="none" w:sz="0" w:space="0" w:color="auto"/>
            <w:left w:val="none" w:sz="0" w:space="0" w:color="auto"/>
            <w:bottom w:val="none" w:sz="0" w:space="0" w:color="auto"/>
            <w:right w:val="none" w:sz="0" w:space="0" w:color="auto"/>
          </w:divBdr>
        </w:div>
        <w:div w:id="301817131">
          <w:marLeft w:val="640"/>
          <w:marRight w:val="0"/>
          <w:marTop w:val="0"/>
          <w:marBottom w:val="0"/>
          <w:divBdr>
            <w:top w:val="none" w:sz="0" w:space="0" w:color="auto"/>
            <w:left w:val="none" w:sz="0" w:space="0" w:color="auto"/>
            <w:bottom w:val="none" w:sz="0" w:space="0" w:color="auto"/>
            <w:right w:val="none" w:sz="0" w:space="0" w:color="auto"/>
          </w:divBdr>
        </w:div>
        <w:div w:id="1491752996">
          <w:marLeft w:val="640"/>
          <w:marRight w:val="0"/>
          <w:marTop w:val="0"/>
          <w:marBottom w:val="0"/>
          <w:divBdr>
            <w:top w:val="none" w:sz="0" w:space="0" w:color="auto"/>
            <w:left w:val="none" w:sz="0" w:space="0" w:color="auto"/>
            <w:bottom w:val="none" w:sz="0" w:space="0" w:color="auto"/>
            <w:right w:val="none" w:sz="0" w:space="0" w:color="auto"/>
          </w:divBdr>
        </w:div>
        <w:div w:id="1978997645">
          <w:marLeft w:val="640"/>
          <w:marRight w:val="0"/>
          <w:marTop w:val="0"/>
          <w:marBottom w:val="0"/>
          <w:divBdr>
            <w:top w:val="none" w:sz="0" w:space="0" w:color="auto"/>
            <w:left w:val="none" w:sz="0" w:space="0" w:color="auto"/>
            <w:bottom w:val="none" w:sz="0" w:space="0" w:color="auto"/>
            <w:right w:val="none" w:sz="0" w:space="0" w:color="auto"/>
          </w:divBdr>
        </w:div>
        <w:div w:id="192112735">
          <w:marLeft w:val="640"/>
          <w:marRight w:val="0"/>
          <w:marTop w:val="0"/>
          <w:marBottom w:val="0"/>
          <w:divBdr>
            <w:top w:val="none" w:sz="0" w:space="0" w:color="auto"/>
            <w:left w:val="none" w:sz="0" w:space="0" w:color="auto"/>
            <w:bottom w:val="none" w:sz="0" w:space="0" w:color="auto"/>
            <w:right w:val="none" w:sz="0" w:space="0" w:color="auto"/>
          </w:divBdr>
        </w:div>
        <w:div w:id="921262316">
          <w:marLeft w:val="640"/>
          <w:marRight w:val="0"/>
          <w:marTop w:val="0"/>
          <w:marBottom w:val="0"/>
          <w:divBdr>
            <w:top w:val="none" w:sz="0" w:space="0" w:color="auto"/>
            <w:left w:val="none" w:sz="0" w:space="0" w:color="auto"/>
            <w:bottom w:val="none" w:sz="0" w:space="0" w:color="auto"/>
            <w:right w:val="none" w:sz="0" w:space="0" w:color="auto"/>
          </w:divBdr>
        </w:div>
        <w:div w:id="2017076966">
          <w:marLeft w:val="640"/>
          <w:marRight w:val="0"/>
          <w:marTop w:val="0"/>
          <w:marBottom w:val="0"/>
          <w:divBdr>
            <w:top w:val="none" w:sz="0" w:space="0" w:color="auto"/>
            <w:left w:val="none" w:sz="0" w:space="0" w:color="auto"/>
            <w:bottom w:val="none" w:sz="0" w:space="0" w:color="auto"/>
            <w:right w:val="none" w:sz="0" w:space="0" w:color="auto"/>
          </w:divBdr>
        </w:div>
        <w:div w:id="1355228679">
          <w:marLeft w:val="640"/>
          <w:marRight w:val="0"/>
          <w:marTop w:val="0"/>
          <w:marBottom w:val="0"/>
          <w:divBdr>
            <w:top w:val="none" w:sz="0" w:space="0" w:color="auto"/>
            <w:left w:val="none" w:sz="0" w:space="0" w:color="auto"/>
            <w:bottom w:val="none" w:sz="0" w:space="0" w:color="auto"/>
            <w:right w:val="none" w:sz="0" w:space="0" w:color="auto"/>
          </w:divBdr>
        </w:div>
        <w:div w:id="1982807172">
          <w:marLeft w:val="640"/>
          <w:marRight w:val="0"/>
          <w:marTop w:val="0"/>
          <w:marBottom w:val="0"/>
          <w:divBdr>
            <w:top w:val="none" w:sz="0" w:space="0" w:color="auto"/>
            <w:left w:val="none" w:sz="0" w:space="0" w:color="auto"/>
            <w:bottom w:val="none" w:sz="0" w:space="0" w:color="auto"/>
            <w:right w:val="none" w:sz="0" w:space="0" w:color="auto"/>
          </w:divBdr>
        </w:div>
        <w:div w:id="595865236">
          <w:marLeft w:val="640"/>
          <w:marRight w:val="0"/>
          <w:marTop w:val="0"/>
          <w:marBottom w:val="0"/>
          <w:divBdr>
            <w:top w:val="none" w:sz="0" w:space="0" w:color="auto"/>
            <w:left w:val="none" w:sz="0" w:space="0" w:color="auto"/>
            <w:bottom w:val="none" w:sz="0" w:space="0" w:color="auto"/>
            <w:right w:val="none" w:sz="0" w:space="0" w:color="auto"/>
          </w:divBdr>
        </w:div>
        <w:div w:id="2024241880">
          <w:marLeft w:val="640"/>
          <w:marRight w:val="0"/>
          <w:marTop w:val="0"/>
          <w:marBottom w:val="0"/>
          <w:divBdr>
            <w:top w:val="none" w:sz="0" w:space="0" w:color="auto"/>
            <w:left w:val="none" w:sz="0" w:space="0" w:color="auto"/>
            <w:bottom w:val="none" w:sz="0" w:space="0" w:color="auto"/>
            <w:right w:val="none" w:sz="0" w:space="0" w:color="auto"/>
          </w:divBdr>
        </w:div>
        <w:div w:id="1301379325">
          <w:marLeft w:val="640"/>
          <w:marRight w:val="0"/>
          <w:marTop w:val="0"/>
          <w:marBottom w:val="0"/>
          <w:divBdr>
            <w:top w:val="none" w:sz="0" w:space="0" w:color="auto"/>
            <w:left w:val="none" w:sz="0" w:space="0" w:color="auto"/>
            <w:bottom w:val="none" w:sz="0" w:space="0" w:color="auto"/>
            <w:right w:val="none" w:sz="0" w:space="0" w:color="auto"/>
          </w:divBdr>
        </w:div>
        <w:div w:id="994409522">
          <w:marLeft w:val="640"/>
          <w:marRight w:val="0"/>
          <w:marTop w:val="0"/>
          <w:marBottom w:val="0"/>
          <w:divBdr>
            <w:top w:val="none" w:sz="0" w:space="0" w:color="auto"/>
            <w:left w:val="none" w:sz="0" w:space="0" w:color="auto"/>
            <w:bottom w:val="none" w:sz="0" w:space="0" w:color="auto"/>
            <w:right w:val="none" w:sz="0" w:space="0" w:color="auto"/>
          </w:divBdr>
        </w:div>
        <w:div w:id="638876292">
          <w:marLeft w:val="640"/>
          <w:marRight w:val="0"/>
          <w:marTop w:val="0"/>
          <w:marBottom w:val="0"/>
          <w:divBdr>
            <w:top w:val="none" w:sz="0" w:space="0" w:color="auto"/>
            <w:left w:val="none" w:sz="0" w:space="0" w:color="auto"/>
            <w:bottom w:val="none" w:sz="0" w:space="0" w:color="auto"/>
            <w:right w:val="none" w:sz="0" w:space="0" w:color="auto"/>
          </w:divBdr>
        </w:div>
        <w:div w:id="1194658894">
          <w:marLeft w:val="640"/>
          <w:marRight w:val="0"/>
          <w:marTop w:val="0"/>
          <w:marBottom w:val="0"/>
          <w:divBdr>
            <w:top w:val="none" w:sz="0" w:space="0" w:color="auto"/>
            <w:left w:val="none" w:sz="0" w:space="0" w:color="auto"/>
            <w:bottom w:val="none" w:sz="0" w:space="0" w:color="auto"/>
            <w:right w:val="none" w:sz="0" w:space="0" w:color="auto"/>
          </w:divBdr>
        </w:div>
        <w:div w:id="477915024">
          <w:marLeft w:val="640"/>
          <w:marRight w:val="0"/>
          <w:marTop w:val="0"/>
          <w:marBottom w:val="0"/>
          <w:divBdr>
            <w:top w:val="none" w:sz="0" w:space="0" w:color="auto"/>
            <w:left w:val="none" w:sz="0" w:space="0" w:color="auto"/>
            <w:bottom w:val="none" w:sz="0" w:space="0" w:color="auto"/>
            <w:right w:val="none" w:sz="0" w:space="0" w:color="auto"/>
          </w:divBdr>
        </w:div>
        <w:div w:id="747926695">
          <w:marLeft w:val="640"/>
          <w:marRight w:val="0"/>
          <w:marTop w:val="0"/>
          <w:marBottom w:val="0"/>
          <w:divBdr>
            <w:top w:val="none" w:sz="0" w:space="0" w:color="auto"/>
            <w:left w:val="none" w:sz="0" w:space="0" w:color="auto"/>
            <w:bottom w:val="none" w:sz="0" w:space="0" w:color="auto"/>
            <w:right w:val="none" w:sz="0" w:space="0" w:color="auto"/>
          </w:divBdr>
        </w:div>
        <w:div w:id="1182205491">
          <w:marLeft w:val="640"/>
          <w:marRight w:val="0"/>
          <w:marTop w:val="0"/>
          <w:marBottom w:val="0"/>
          <w:divBdr>
            <w:top w:val="none" w:sz="0" w:space="0" w:color="auto"/>
            <w:left w:val="none" w:sz="0" w:space="0" w:color="auto"/>
            <w:bottom w:val="none" w:sz="0" w:space="0" w:color="auto"/>
            <w:right w:val="none" w:sz="0" w:space="0" w:color="auto"/>
          </w:divBdr>
        </w:div>
        <w:div w:id="1695113425">
          <w:marLeft w:val="640"/>
          <w:marRight w:val="0"/>
          <w:marTop w:val="0"/>
          <w:marBottom w:val="0"/>
          <w:divBdr>
            <w:top w:val="none" w:sz="0" w:space="0" w:color="auto"/>
            <w:left w:val="none" w:sz="0" w:space="0" w:color="auto"/>
            <w:bottom w:val="none" w:sz="0" w:space="0" w:color="auto"/>
            <w:right w:val="none" w:sz="0" w:space="0" w:color="auto"/>
          </w:divBdr>
        </w:div>
        <w:div w:id="1171018574">
          <w:marLeft w:val="640"/>
          <w:marRight w:val="0"/>
          <w:marTop w:val="0"/>
          <w:marBottom w:val="0"/>
          <w:divBdr>
            <w:top w:val="none" w:sz="0" w:space="0" w:color="auto"/>
            <w:left w:val="none" w:sz="0" w:space="0" w:color="auto"/>
            <w:bottom w:val="none" w:sz="0" w:space="0" w:color="auto"/>
            <w:right w:val="none" w:sz="0" w:space="0" w:color="auto"/>
          </w:divBdr>
        </w:div>
        <w:div w:id="1864972085">
          <w:marLeft w:val="640"/>
          <w:marRight w:val="0"/>
          <w:marTop w:val="0"/>
          <w:marBottom w:val="0"/>
          <w:divBdr>
            <w:top w:val="none" w:sz="0" w:space="0" w:color="auto"/>
            <w:left w:val="none" w:sz="0" w:space="0" w:color="auto"/>
            <w:bottom w:val="none" w:sz="0" w:space="0" w:color="auto"/>
            <w:right w:val="none" w:sz="0" w:space="0" w:color="auto"/>
          </w:divBdr>
        </w:div>
        <w:div w:id="301810665">
          <w:marLeft w:val="640"/>
          <w:marRight w:val="0"/>
          <w:marTop w:val="0"/>
          <w:marBottom w:val="0"/>
          <w:divBdr>
            <w:top w:val="none" w:sz="0" w:space="0" w:color="auto"/>
            <w:left w:val="none" w:sz="0" w:space="0" w:color="auto"/>
            <w:bottom w:val="none" w:sz="0" w:space="0" w:color="auto"/>
            <w:right w:val="none" w:sz="0" w:space="0" w:color="auto"/>
          </w:divBdr>
        </w:div>
        <w:div w:id="1849908859">
          <w:marLeft w:val="640"/>
          <w:marRight w:val="0"/>
          <w:marTop w:val="0"/>
          <w:marBottom w:val="0"/>
          <w:divBdr>
            <w:top w:val="none" w:sz="0" w:space="0" w:color="auto"/>
            <w:left w:val="none" w:sz="0" w:space="0" w:color="auto"/>
            <w:bottom w:val="none" w:sz="0" w:space="0" w:color="auto"/>
            <w:right w:val="none" w:sz="0" w:space="0" w:color="auto"/>
          </w:divBdr>
        </w:div>
        <w:div w:id="667945370">
          <w:marLeft w:val="640"/>
          <w:marRight w:val="0"/>
          <w:marTop w:val="0"/>
          <w:marBottom w:val="0"/>
          <w:divBdr>
            <w:top w:val="none" w:sz="0" w:space="0" w:color="auto"/>
            <w:left w:val="none" w:sz="0" w:space="0" w:color="auto"/>
            <w:bottom w:val="none" w:sz="0" w:space="0" w:color="auto"/>
            <w:right w:val="none" w:sz="0" w:space="0" w:color="auto"/>
          </w:divBdr>
        </w:div>
        <w:div w:id="1529104740">
          <w:marLeft w:val="640"/>
          <w:marRight w:val="0"/>
          <w:marTop w:val="0"/>
          <w:marBottom w:val="0"/>
          <w:divBdr>
            <w:top w:val="none" w:sz="0" w:space="0" w:color="auto"/>
            <w:left w:val="none" w:sz="0" w:space="0" w:color="auto"/>
            <w:bottom w:val="none" w:sz="0" w:space="0" w:color="auto"/>
            <w:right w:val="none" w:sz="0" w:space="0" w:color="auto"/>
          </w:divBdr>
        </w:div>
        <w:div w:id="315111562">
          <w:marLeft w:val="640"/>
          <w:marRight w:val="0"/>
          <w:marTop w:val="0"/>
          <w:marBottom w:val="0"/>
          <w:divBdr>
            <w:top w:val="none" w:sz="0" w:space="0" w:color="auto"/>
            <w:left w:val="none" w:sz="0" w:space="0" w:color="auto"/>
            <w:bottom w:val="none" w:sz="0" w:space="0" w:color="auto"/>
            <w:right w:val="none" w:sz="0" w:space="0" w:color="auto"/>
          </w:divBdr>
        </w:div>
        <w:div w:id="670066269">
          <w:marLeft w:val="640"/>
          <w:marRight w:val="0"/>
          <w:marTop w:val="0"/>
          <w:marBottom w:val="0"/>
          <w:divBdr>
            <w:top w:val="none" w:sz="0" w:space="0" w:color="auto"/>
            <w:left w:val="none" w:sz="0" w:space="0" w:color="auto"/>
            <w:bottom w:val="none" w:sz="0" w:space="0" w:color="auto"/>
            <w:right w:val="none" w:sz="0" w:space="0" w:color="auto"/>
          </w:divBdr>
        </w:div>
        <w:div w:id="588277702">
          <w:marLeft w:val="640"/>
          <w:marRight w:val="0"/>
          <w:marTop w:val="0"/>
          <w:marBottom w:val="0"/>
          <w:divBdr>
            <w:top w:val="none" w:sz="0" w:space="0" w:color="auto"/>
            <w:left w:val="none" w:sz="0" w:space="0" w:color="auto"/>
            <w:bottom w:val="none" w:sz="0" w:space="0" w:color="auto"/>
            <w:right w:val="none" w:sz="0" w:space="0" w:color="auto"/>
          </w:divBdr>
        </w:div>
        <w:div w:id="1032610010">
          <w:marLeft w:val="640"/>
          <w:marRight w:val="0"/>
          <w:marTop w:val="0"/>
          <w:marBottom w:val="0"/>
          <w:divBdr>
            <w:top w:val="none" w:sz="0" w:space="0" w:color="auto"/>
            <w:left w:val="none" w:sz="0" w:space="0" w:color="auto"/>
            <w:bottom w:val="none" w:sz="0" w:space="0" w:color="auto"/>
            <w:right w:val="none" w:sz="0" w:space="0" w:color="auto"/>
          </w:divBdr>
        </w:div>
        <w:div w:id="1068727791">
          <w:marLeft w:val="640"/>
          <w:marRight w:val="0"/>
          <w:marTop w:val="0"/>
          <w:marBottom w:val="0"/>
          <w:divBdr>
            <w:top w:val="none" w:sz="0" w:space="0" w:color="auto"/>
            <w:left w:val="none" w:sz="0" w:space="0" w:color="auto"/>
            <w:bottom w:val="none" w:sz="0" w:space="0" w:color="auto"/>
            <w:right w:val="none" w:sz="0" w:space="0" w:color="auto"/>
          </w:divBdr>
        </w:div>
        <w:div w:id="1429891885">
          <w:marLeft w:val="640"/>
          <w:marRight w:val="0"/>
          <w:marTop w:val="0"/>
          <w:marBottom w:val="0"/>
          <w:divBdr>
            <w:top w:val="none" w:sz="0" w:space="0" w:color="auto"/>
            <w:left w:val="none" w:sz="0" w:space="0" w:color="auto"/>
            <w:bottom w:val="none" w:sz="0" w:space="0" w:color="auto"/>
            <w:right w:val="none" w:sz="0" w:space="0" w:color="auto"/>
          </w:divBdr>
        </w:div>
        <w:div w:id="1095250978">
          <w:marLeft w:val="640"/>
          <w:marRight w:val="0"/>
          <w:marTop w:val="0"/>
          <w:marBottom w:val="0"/>
          <w:divBdr>
            <w:top w:val="none" w:sz="0" w:space="0" w:color="auto"/>
            <w:left w:val="none" w:sz="0" w:space="0" w:color="auto"/>
            <w:bottom w:val="none" w:sz="0" w:space="0" w:color="auto"/>
            <w:right w:val="none" w:sz="0" w:space="0" w:color="auto"/>
          </w:divBdr>
        </w:div>
        <w:div w:id="603851912">
          <w:marLeft w:val="640"/>
          <w:marRight w:val="0"/>
          <w:marTop w:val="0"/>
          <w:marBottom w:val="0"/>
          <w:divBdr>
            <w:top w:val="none" w:sz="0" w:space="0" w:color="auto"/>
            <w:left w:val="none" w:sz="0" w:space="0" w:color="auto"/>
            <w:bottom w:val="none" w:sz="0" w:space="0" w:color="auto"/>
            <w:right w:val="none" w:sz="0" w:space="0" w:color="auto"/>
          </w:divBdr>
        </w:div>
        <w:div w:id="1133983305">
          <w:marLeft w:val="640"/>
          <w:marRight w:val="0"/>
          <w:marTop w:val="0"/>
          <w:marBottom w:val="0"/>
          <w:divBdr>
            <w:top w:val="none" w:sz="0" w:space="0" w:color="auto"/>
            <w:left w:val="none" w:sz="0" w:space="0" w:color="auto"/>
            <w:bottom w:val="none" w:sz="0" w:space="0" w:color="auto"/>
            <w:right w:val="none" w:sz="0" w:space="0" w:color="auto"/>
          </w:divBdr>
        </w:div>
        <w:div w:id="480654582">
          <w:marLeft w:val="640"/>
          <w:marRight w:val="0"/>
          <w:marTop w:val="0"/>
          <w:marBottom w:val="0"/>
          <w:divBdr>
            <w:top w:val="none" w:sz="0" w:space="0" w:color="auto"/>
            <w:left w:val="none" w:sz="0" w:space="0" w:color="auto"/>
            <w:bottom w:val="none" w:sz="0" w:space="0" w:color="auto"/>
            <w:right w:val="none" w:sz="0" w:space="0" w:color="auto"/>
          </w:divBdr>
        </w:div>
        <w:div w:id="1369179101">
          <w:marLeft w:val="640"/>
          <w:marRight w:val="0"/>
          <w:marTop w:val="0"/>
          <w:marBottom w:val="0"/>
          <w:divBdr>
            <w:top w:val="none" w:sz="0" w:space="0" w:color="auto"/>
            <w:left w:val="none" w:sz="0" w:space="0" w:color="auto"/>
            <w:bottom w:val="none" w:sz="0" w:space="0" w:color="auto"/>
            <w:right w:val="none" w:sz="0" w:space="0" w:color="auto"/>
          </w:divBdr>
        </w:div>
        <w:div w:id="765927286">
          <w:marLeft w:val="640"/>
          <w:marRight w:val="0"/>
          <w:marTop w:val="0"/>
          <w:marBottom w:val="0"/>
          <w:divBdr>
            <w:top w:val="none" w:sz="0" w:space="0" w:color="auto"/>
            <w:left w:val="none" w:sz="0" w:space="0" w:color="auto"/>
            <w:bottom w:val="none" w:sz="0" w:space="0" w:color="auto"/>
            <w:right w:val="none" w:sz="0" w:space="0" w:color="auto"/>
          </w:divBdr>
        </w:div>
        <w:div w:id="21901066">
          <w:marLeft w:val="640"/>
          <w:marRight w:val="0"/>
          <w:marTop w:val="0"/>
          <w:marBottom w:val="0"/>
          <w:divBdr>
            <w:top w:val="none" w:sz="0" w:space="0" w:color="auto"/>
            <w:left w:val="none" w:sz="0" w:space="0" w:color="auto"/>
            <w:bottom w:val="none" w:sz="0" w:space="0" w:color="auto"/>
            <w:right w:val="none" w:sz="0" w:space="0" w:color="auto"/>
          </w:divBdr>
        </w:div>
        <w:div w:id="813178453">
          <w:marLeft w:val="640"/>
          <w:marRight w:val="0"/>
          <w:marTop w:val="0"/>
          <w:marBottom w:val="0"/>
          <w:divBdr>
            <w:top w:val="none" w:sz="0" w:space="0" w:color="auto"/>
            <w:left w:val="none" w:sz="0" w:space="0" w:color="auto"/>
            <w:bottom w:val="none" w:sz="0" w:space="0" w:color="auto"/>
            <w:right w:val="none" w:sz="0" w:space="0" w:color="auto"/>
          </w:divBdr>
        </w:div>
        <w:div w:id="1092043092">
          <w:marLeft w:val="640"/>
          <w:marRight w:val="0"/>
          <w:marTop w:val="0"/>
          <w:marBottom w:val="0"/>
          <w:divBdr>
            <w:top w:val="none" w:sz="0" w:space="0" w:color="auto"/>
            <w:left w:val="none" w:sz="0" w:space="0" w:color="auto"/>
            <w:bottom w:val="none" w:sz="0" w:space="0" w:color="auto"/>
            <w:right w:val="none" w:sz="0" w:space="0" w:color="auto"/>
          </w:divBdr>
        </w:div>
        <w:div w:id="1439639051">
          <w:marLeft w:val="640"/>
          <w:marRight w:val="0"/>
          <w:marTop w:val="0"/>
          <w:marBottom w:val="0"/>
          <w:divBdr>
            <w:top w:val="none" w:sz="0" w:space="0" w:color="auto"/>
            <w:left w:val="none" w:sz="0" w:space="0" w:color="auto"/>
            <w:bottom w:val="none" w:sz="0" w:space="0" w:color="auto"/>
            <w:right w:val="none" w:sz="0" w:space="0" w:color="auto"/>
          </w:divBdr>
        </w:div>
        <w:div w:id="2134210858">
          <w:marLeft w:val="640"/>
          <w:marRight w:val="0"/>
          <w:marTop w:val="0"/>
          <w:marBottom w:val="0"/>
          <w:divBdr>
            <w:top w:val="none" w:sz="0" w:space="0" w:color="auto"/>
            <w:left w:val="none" w:sz="0" w:space="0" w:color="auto"/>
            <w:bottom w:val="none" w:sz="0" w:space="0" w:color="auto"/>
            <w:right w:val="none" w:sz="0" w:space="0" w:color="auto"/>
          </w:divBdr>
        </w:div>
        <w:div w:id="1902473498">
          <w:marLeft w:val="640"/>
          <w:marRight w:val="0"/>
          <w:marTop w:val="0"/>
          <w:marBottom w:val="0"/>
          <w:divBdr>
            <w:top w:val="none" w:sz="0" w:space="0" w:color="auto"/>
            <w:left w:val="none" w:sz="0" w:space="0" w:color="auto"/>
            <w:bottom w:val="none" w:sz="0" w:space="0" w:color="auto"/>
            <w:right w:val="none" w:sz="0" w:space="0" w:color="auto"/>
          </w:divBdr>
        </w:div>
        <w:div w:id="297074874">
          <w:marLeft w:val="640"/>
          <w:marRight w:val="0"/>
          <w:marTop w:val="0"/>
          <w:marBottom w:val="0"/>
          <w:divBdr>
            <w:top w:val="none" w:sz="0" w:space="0" w:color="auto"/>
            <w:left w:val="none" w:sz="0" w:space="0" w:color="auto"/>
            <w:bottom w:val="none" w:sz="0" w:space="0" w:color="auto"/>
            <w:right w:val="none" w:sz="0" w:space="0" w:color="auto"/>
          </w:divBdr>
        </w:div>
        <w:div w:id="1972860422">
          <w:marLeft w:val="640"/>
          <w:marRight w:val="0"/>
          <w:marTop w:val="0"/>
          <w:marBottom w:val="0"/>
          <w:divBdr>
            <w:top w:val="none" w:sz="0" w:space="0" w:color="auto"/>
            <w:left w:val="none" w:sz="0" w:space="0" w:color="auto"/>
            <w:bottom w:val="none" w:sz="0" w:space="0" w:color="auto"/>
            <w:right w:val="none" w:sz="0" w:space="0" w:color="auto"/>
          </w:divBdr>
        </w:div>
        <w:div w:id="1758593197">
          <w:marLeft w:val="640"/>
          <w:marRight w:val="0"/>
          <w:marTop w:val="0"/>
          <w:marBottom w:val="0"/>
          <w:divBdr>
            <w:top w:val="none" w:sz="0" w:space="0" w:color="auto"/>
            <w:left w:val="none" w:sz="0" w:space="0" w:color="auto"/>
            <w:bottom w:val="none" w:sz="0" w:space="0" w:color="auto"/>
            <w:right w:val="none" w:sz="0" w:space="0" w:color="auto"/>
          </w:divBdr>
        </w:div>
        <w:div w:id="1710373193">
          <w:marLeft w:val="640"/>
          <w:marRight w:val="0"/>
          <w:marTop w:val="0"/>
          <w:marBottom w:val="0"/>
          <w:divBdr>
            <w:top w:val="none" w:sz="0" w:space="0" w:color="auto"/>
            <w:left w:val="none" w:sz="0" w:space="0" w:color="auto"/>
            <w:bottom w:val="none" w:sz="0" w:space="0" w:color="auto"/>
            <w:right w:val="none" w:sz="0" w:space="0" w:color="auto"/>
          </w:divBdr>
        </w:div>
        <w:div w:id="909584565">
          <w:marLeft w:val="640"/>
          <w:marRight w:val="0"/>
          <w:marTop w:val="0"/>
          <w:marBottom w:val="0"/>
          <w:divBdr>
            <w:top w:val="none" w:sz="0" w:space="0" w:color="auto"/>
            <w:left w:val="none" w:sz="0" w:space="0" w:color="auto"/>
            <w:bottom w:val="none" w:sz="0" w:space="0" w:color="auto"/>
            <w:right w:val="none" w:sz="0" w:space="0" w:color="auto"/>
          </w:divBdr>
        </w:div>
        <w:div w:id="1276139983">
          <w:marLeft w:val="640"/>
          <w:marRight w:val="0"/>
          <w:marTop w:val="0"/>
          <w:marBottom w:val="0"/>
          <w:divBdr>
            <w:top w:val="none" w:sz="0" w:space="0" w:color="auto"/>
            <w:left w:val="none" w:sz="0" w:space="0" w:color="auto"/>
            <w:bottom w:val="none" w:sz="0" w:space="0" w:color="auto"/>
            <w:right w:val="none" w:sz="0" w:space="0" w:color="auto"/>
          </w:divBdr>
        </w:div>
        <w:div w:id="2135638173">
          <w:marLeft w:val="640"/>
          <w:marRight w:val="0"/>
          <w:marTop w:val="0"/>
          <w:marBottom w:val="0"/>
          <w:divBdr>
            <w:top w:val="none" w:sz="0" w:space="0" w:color="auto"/>
            <w:left w:val="none" w:sz="0" w:space="0" w:color="auto"/>
            <w:bottom w:val="none" w:sz="0" w:space="0" w:color="auto"/>
            <w:right w:val="none" w:sz="0" w:space="0" w:color="auto"/>
          </w:divBdr>
        </w:div>
        <w:div w:id="1459176549">
          <w:marLeft w:val="640"/>
          <w:marRight w:val="0"/>
          <w:marTop w:val="0"/>
          <w:marBottom w:val="0"/>
          <w:divBdr>
            <w:top w:val="none" w:sz="0" w:space="0" w:color="auto"/>
            <w:left w:val="none" w:sz="0" w:space="0" w:color="auto"/>
            <w:bottom w:val="none" w:sz="0" w:space="0" w:color="auto"/>
            <w:right w:val="none" w:sz="0" w:space="0" w:color="auto"/>
          </w:divBdr>
        </w:div>
        <w:div w:id="2139831399">
          <w:marLeft w:val="640"/>
          <w:marRight w:val="0"/>
          <w:marTop w:val="0"/>
          <w:marBottom w:val="0"/>
          <w:divBdr>
            <w:top w:val="none" w:sz="0" w:space="0" w:color="auto"/>
            <w:left w:val="none" w:sz="0" w:space="0" w:color="auto"/>
            <w:bottom w:val="none" w:sz="0" w:space="0" w:color="auto"/>
            <w:right w:val="none" w:sz="0" w:space="0" w:color="auto"/>
          </w:divBdr>
        </w:div>
        <w:div w:id="1475296228">
          <w:marLeft w:val="640"/>
          <w:marRight w:val="0"/>
          <w:marTop w:val="0"/>
          <w:marBottom w:val="0"/>
          <w:divBdr>
            <w:top w:val="none" w:sz="0" w:space="0" w:color="auto"/>
            <w:left w:val="none" w:sz="0" w:space="0" w:color="auto"/>
            <w:bottom w:val="none" w:sz="0" w:space="0" w:color="auto"/>
            <w:right w:val="none" w:sz="0" w:space="0" w:color="auto"/>
          </w:divBdr>
        </w:div>
        <w:div w:id="873886693">
          <w:marLeft w:val="640"/>
          <w:marRight w:val="0"/>
          <w:marTop w:val="0"/>
          <w:marBottom w:val="0"/>
          <w:divBdr>
            <w:top w:val="none" w:sz="0" w:space="0" w:color="auto"/>
            <w:left w:val="none" w:sz="0" w:space="0" w:color="auto"/>
            <w:bottom w:val="none" w:sz="0" w:space="0" w:color="auto"/>
            <w:right w:val="none" w:sz="0" w:space="0" w:color="auto"/>
          </w:divBdr>
        </w:div>
        <w:div w:id="1440101144">
          <w:marLeft w:val="640"/>
          <w:marRight w:val="0"/>
          <w:marTop w:val="0"/>
          <w:marBottom w:val="0"/>
          <w:divBdr>
            <w:top w:val="none" w:sz="0" w:space="0" w:color="auto"/>
            <w:left w:val="none" w:sz="0" w:space="0" w:color="auto"/>
            <w:bottom w:val="none" w:sz="0" w:space="0" w:color="auto"/>
            <w:right w:val="none" w:sz="0" w:space="0" w:color="auto"/>
          </w:divBdr>
        </w:div>
        <w:div w:id="999117693">
          <w:marLeft w:val="640"/>
          <w:marRight w:val="0"/>
          <w:marTop w:val="0"/>
          <w:marBottom w:val="0"/>
          <w:divBdr>
            <w:top w:val="none" w:sz="0" w:space="0" w:color="auto"/>
            <w:left w:val="none" w:sz="0" w:space="0" w:color="auto"/>
            <w:bottom w:val="none" w:sz="0" w:space="0" w:color="auto"/>
            <w:right w:val="none" w:sz="0" w:space="0" w:color="auto"/>
          </w:divBdr>
        </w:div>
        <w:div w:id="105083854">
          <w:marLeft w:val="640"/>
          <w:marRight w:val="0"/>
          <w:marTop w:val="0"/>
          <w:marBottom w:val="0"/>
          <w:divBdr>
            <w:top w:val="none" w:sz="0" w:space="0" w:color="auto"/>
            <w:left w:val="none" w:sz="0" w:space="0" w:color="auto"/>
            <w:bottom w:val="none" w:sz="0" w:space="0" w:color="auto"/>
            <w:right w:val="none" w:sz="0" w:space="0" w:color="auto"/>
          </w:divBdr>
        </w:div>
        <w:div w:id="1643345104">
          <w:marLeft w:val="640"/>
          <w:marRight w:val="0"/>
          <w:marTop w:val="0"/>
          <w:marBottom w:val="0"/>
          <w:divBdr>
            <w:top w:val="none" w:sz="0" w:space="0" w:color="auto"/>
            <w:left w:val="none" w:sz="0" w:space="0" w:color="auto"/>
            <w:bottom w:val="none" w:sz="0" w:space="0" w:color="auto"/>
            <w:right w:val="none" w:sz="0" w:space="0" w:color="auto"/>
          </w:divBdr>
        </w:div>
        <w:div w:id="54820646">
          <w:marLeft w:val="640"/>
          <w:marRight w:val="0"/>
          <w:marTop w:val="0"/>
          <w:marBottom w:val="0"/>
          <w:divBdr>
            <w:top w:val="none" w:sz="0" w:space="0" w:color="auto"/>
            <w:left w:val="none" w:sz="0" w:space="0" w:color="auto"/>
            <w:bottom w:val="none" w:sz="0" w:space="0" w:color="auto"/>
            <w:right w:val="none" w:sz="0" w:space="0" w:color="auto"/>
          </w:divBdr>
        </w:div>
        <w:div w:id="2008169538">
          <w:marLeft w:val="640"/>
          <w:marRight w:val="0"/>
          <w:marTop w:val="0"/>
          <w:marBottom w:val="0"/>
          <w:divBdr>
            <w:top w:val="none" w:sz="0" w:space="0" w:color="auto"/>
            <w:left w:val="none" w:sz="0" w:space="0" w:color="auto"/>
            <w:bottom w:val="none" w:sz="0" w:space="0" w:color="auto"/>
            <w:right w:val="none" w:sz="0" w:space="0" w:color="auto"/>
          </w:divBdr>
        </w:div>
        <w:div w:id="1365867364">
          <w:marLeft w:val="640"/>
          <w:marRight w:val="0"/>
          <w:marTop w:val="0"/>
          <w:marBottom w:val="0"/>
          <w:divBdr>
            <w:top w:val="none" w:sz="0" w:space="0" w:color="auto"/>
            <w:left w:val="none" w:sz="0" w:space="0" w:color="auto"/>
            <w:bottom w:val="none" w:sz="0" w:space="0" w:color="auto"/>
            <w:right w:val="none" w:sz="0" w:space="0" w:color="auto"/>
          </w:divBdr>
        </w:div>
        <w:div w:id="1247151744">
          <w:marLeft w:val="640"/>
          <w:marRight w:val="0"/>
          <w:marTop w:val="0"/>
          <w:marBottom w:val="0"/>
          <w:divBdr>
            <w:top w:val="none" w:sz="0" w:space="0" w:color="auto"/>
            <w:left w:val="none" w:sz="0" w:space="0" w:color="auto"/>
            <w:bottom w:val="none" w:sz="0" w:space="0" w:color="auto"/>
            <w:right w:val="none" w:sz="0" w:space="0" w:color="auto"/>
          </w:divBdr>
        </w:div>
        <w:div w:id="1658800539">
          <w:marLeft w:val="640"/>
          <w:marRight w:val="0"/>
          <w:marTop w:val="0"/>
          <w:marBottom w:val="0"/>
          <w:divBdr>
            <w:top w:val="none" w:sz="0" w:space="0" w:color="auto"/>
            <w:left w:val="none" w:sz="0" w:space="0" w:color="auto"/>
            <w:bottom w:val="none" w:sz="0" w:space="0" w:color="auto"/>
            <w:right w:val="none" w:sz="0" w:space="0" w:color="auto"/>
          </w:divBdr>
        </w:div>
        <w:div w:id="1701278052">
          <w:marLeft w:val="640"/>
          <w:marRight w:val="0"/>
          <w:marTop w:val="0"/>
          <w:marBottom w:val="0"/>
          <w:divBdr>
            <w:top w:val="none" w:sz="0" w:space="0" w:color="auto"/>
            <w:left w:val="none" w:sz="0" w:space="0" w:color="auto"/>
            <w:bottom w:val="none" w:sz="0" w:space="0" w:color="auto"/>
            <w:right w:val="none" w:sz="0" w:space="0" w:color="auto"/>
          </w:divBdr>
        </w:div>
        <w:div w:id="1043480157">
          <w:marLeft w:val="640"/>
          <w:marRight w:val="0"/>
          <w:marTop w:val="0"/>
          <w:marBottom w:val="0"/>
          <w:divBdr>
            <w:top w:val="none" w:sz="0" w:space="0" w:color="auto"/>
            <w:left w:val="none" w:sz="0" w:space="0" w:color="auto"/>
            <w:bottom w:val="none" w:sz="0" w:space="0" w:color="auto"/>
            <w:right w:val="none" w:sz="0" w:space="0" w:color="auto"/>
          </w:divBdr>
        </w:div>
        <w:div w:id="111288964">
          <w:marLeft w:val="640"/>
          <w:marRight w:val="0"/>
          <w:marTop w:val="0"/>
          <w:marBottom w:val="0"/>
          <w:divBdr>
            <w:top w:val="none" w:sz="0" w:space="0" w:color="auto"/>
            <w:left w:val="none" w:sz="0" w:space="0" w:color="auto"/>
            <w:bottom w:val="none" w:sz="0" w:space="0" w:color="auto"/>
            <w:right w:val="none" w:sz="0" w:space="0" w:color="auto"/>
          </w:divBdr>
        </w:div>
        <w:div w:id="1152257630">
          <w:marLeft w:val="640"/>
          <w:marRight w:val="0"/>
          <w:marTop w:val="0"/>
          <w:marBottom w:val="0"/>
          <w:divBdr>
            <w:top w:val="none" w:sz="0" w:space="0" w:color="auto"/>
            <w:left w:val="none" w:sz="0" w:space="0" w:color="auto"/>
            <w:bottom w:val="none" w:sz="0" w:space="0" w:color="auto"/>
            <w:right w:val="none" w:sz="0" w:space="0" w:color="auto"/>
          </w:divBdr>
        </w:div>
        <w:div w:id="1144807756">
          <w:marLeft w:val="640"/>
          <w:marRight w:val="0"/>
          <w:marTop w:val="0"/>
          <w:marBottom w:val="0"/>
          <w:divBdr>
            <w:top w:val="none" w:sz="0" w:space="0" w:color="auto"/>
            <w:left w:val="none" w:sz="0" w:space="0" w:color="auto"/>
            <w:bottom w:val="none" w:sz="0" w:space="0" w:color="auto"/>
            <w:right w:val="none" w:sz="0" w:space="0" w:color="auto"/>
          </w:divBdr>
        </w:div>
        <w:div w:id="1225025185">
          <w:marLeft w:val="640"/>
          <w:marRight w:val="0"/>
          <w:marTop w:val="0"/>
          <w:marBottom w:val="0"/>
          <w:divBdr>
            <w:top w:val="none" w:sz="0" w:space="0" w:color="auto"/>
            <w:left w:val="none" w:sz="0" w:space="0" w:color="auto"/>
            <w:bottom w:val="none" w:sz="0" w:space="0" w:color="auto"/>
            <w:right w:val="none" w:sz="0" w:space="0" w:color="auto"/>
          </w:divBdr>
        </w:div>
        <w:div w:id="1735466530">
          <w:marLeft w:val="640"/>
          <w:marRight w:val="0"/>
          <w:marTop w:val="0"/>
          <w:marBottom w:val="0"/>
          <w:divBdr>
            <w:top w:val="none" w:sz="0" w:space="0" w:color="auto"/>
            <w:left w:val="none" w:sz="0" w:space="0" w:color="auto"/>
            <w:bottom w:val="none" w:sz="0" w:space="0" w:color="auto"/>
            <w:right w:val="none" w:sz="0" w:space="0" w:color="auto"/>
          </w:divBdr>
        </w:div>
        <w:div w:id="38625496">
          <w:marLeft w:val="640"/>
          <w:marRight w:val="0"/>
          <w:marTop w:val="0"/>
          <w:marBottom w:val="0"/>
          <w:divBdr>
            <w:top w:val="none" w:sz="0" w:space="0" w:color="auto"/>
            <w:left w:val="none" w:sz="0" w:space="0" w:color="auto"/>
            <w:bottom w:val="none" w:sz="0" w:space="0" w:color="auto"/>
            <w:right w:val="none" w:sz="0" w:space="0" w:color="auto"/>
          </w:divBdr>
        </w:div>
        <w:div w:id="1464694190">
          <w:marLeft w:val="640"/>
          <w:marRight w:val="0"/>
          <w:marTop w:val="0"/>
          <w:marBottom w:val="0"/>
          <w:divBdr>
            <w:top w:val="none" w:sz="0" w:space="0" w:color="auto"/>
            <w:left w:val="none" w:sz="0" w:space="0" w:color="auto"/>
            <w:bottom w:val="none" w:sz="0" w:space="0" w:color="auto"/>
            <w:right w:val="none" w:sz="0" w:space="0" w:color="auto"/>
          </w:divBdr>
        </w:div>
        <w:div w:id="972446920">
          <w:marLeft w:val="640"/>
          <w:marRight w:val="0"/>
          <w:marTop w:val="0"/>
          <w:marBottom w:val="0"/>
          <w:divBdr>
            <w:top w:val="none" w:sz="0" w:space="0" w:color="auto"/>
            <w:left w:val="none" w:sz="0" w:space="0" w:color="auto"/>
            <w:bottom w:val="none" w:sz="0" w:space="0" w:color="auto"/>
            <w:right w:val="none" w:sz="0" w:space="0" w:color="auto"/>
          </w:divBdr>
        </w:div>
        <w:div w:id="304631136">
          <w:marLeft w:val="640"/>
          <w:marRight w:val="0"/>
          <w:marTop w:val="0"/>
          <w:marBottom w:val="0"/>
          <w:divBdr>
            <w:top w:val="none" w:sz="0" w:space="0" w:color="auto"/>
            <w:left w:val="none" w:sz="0" w:space="0" w:color="auto"/>
            <w:bottom w:val="none" w:sz="0" w:space="0" w:color="auto"/>
            <w:right w:val="none" w:sz="0" w:space="0" w:color="auto"/>
          </w:divBdr>
        </w:div>
        <w:div w:id="157766554">
          <w:marLeft w:val="640"/>
          <w:marRight w:val="0"/>
          <w:marTop w:val="0"/>
          <w:marBottom w:val="0"/>
          <w:divBdr>
            <w:top w:val="none" w:sz="0" w:space="0" w:color="auto"/>
            <w:left w:val="none" w:sz="0" w:space="0" w:color="auto"/>
            <w:bottom w:val="none" w:sz="0" w:space="0" w:color="auto"/>
            <w:right w:val="none" w:sz="0" w:space="0" w:color="auto"/>
          </w:divBdr>
        </w:div>
        <w:div w:id="1342394164">
          <w:marLeft w:val="640"/>
          <w:marRight w:val="0"/>
          <w:marTop w:val="0"/>
          <w:marBottom w:val="0"/>
          <w:divBdr>
            <w:top w:val="none" w:sz="0" w:space="0" w:color="auto"/>
            <w:left w:val="none" w:sz="0" w:space="0" w:color="auto"/>
            <w:bottom w:val="none" w:sz="0" w:space="0" w:color="auto"/>
            <w:right w:val="none" w:sz="0" w:space="0" w:color="auto"/>
          </w:divBdr>
        </w:div>
        <w:div w:id="260993973">
          <w:marLeft w:val="640"/>
          <w:marRight w:val="0"/>
          <w:marTop w:val="0"/>
          <w:marBottom w:val="0"/>
          <w:divBdr>
            <w:top w:val="none" w:sz="0" w:space="0" w:color="auto"/>
            <w:left w:val="none" w:sz="0" w:space="0" w:color="auto"/>
            <w:bottom w:val="none" w:sz="0" w:space="0" w:color="auto"/>
            <w:right w:val="none" w:sz="0" w:space="0" w:color="auto"/>
          </w:divBdr>
        </w:div>
        <w:div w:id="481850461">
          <w:marLeft w:val="640"/>
          <w:marRight w:val="0"/>
          <w:marTop w:val="0"/>
          <w:marBottom w:val="0"/>
          <w:divBdr>
            <w:top w:val="none" w:sz="0" w:space="0" w:color="auto"/>
            <w:left w:val="none" w:sz="0" w:space="0" w:color="auto"/>
            <w:bottom w:val="none" w:sz="0" w:space="0" w:color="auto"/>
            <w:right w:val="none" w:sz="0" w:space="0" w:color="auto"/>
          </w:divBdr>
        </w:div>
        <w:div w:id="747074447">
          <w:marLeft w:val="640"/>
          <w:marRight w:val="0"/>
          <w:marTop w:val="0"/>
          <w:marBottom w:val="0"/>
          <w:divBdr>
            <w:top w:val="none" w:sz="0" w:space="0" w:color="auto"/>
            <w:left w:val="none" w:sz="0" w:space="0" w:color="auto"/>
            <w:bottom w:val="none" w:sz="0" w:space="0" w:color="auto"/>
            <w:right w:val="none" w:sz="0" w:space="0" w:color="auto"/>
          </w:divBdr>
        </w:div>
        <w:div w:id="1532649547">
          <w:marLeft w:val="640"/>
          <w:marRight w:val="0"/>
          <w:marTop w:val="0"/>
          <w:marBottom w:val="0"/>
          <w:divBdr>
            <w:top w:val="none" w:sz="0" w:space="0" w:color="auto"/>
            <w:left w:val="none" w:sz="0" w:space="0" w:color="auto"/>
            <w:bottom w:val="none" w:sz="0" w:space="0" w:color="auto"/>
            <w:right w:val="none" w:sz="0" w:space="0" w:color="auto"/>
          </w:divBdr>
        </w:div>
        <w:div w:id="884605324">
          <w:marLeft w:val="640"/>
          <w:marRight w:val="0"/>
          <w:marTop w:val="0"/>
          <w:marBottom w:val="0"/>
          <w:divBdr>
            <w:top w:val="none" w:sz="0" w:space="0" w:color="auto"/>
            <w:left w:val="none" w:sz="0" w:space="0" w:color="auto"/>
            <w:bottom w:val="none" w:sz="0" w:space="0" w:color="auto"/>
            <w:right w:val="none" w:sz="0" w:space="0" w:color="auto"/>
          </w:divBdr>
        </w:div>
        <w:div w:id="1751656268">
          <w:marLeft w:val="640"/>
          <w:marRight w:val="0"/>
          <w:marTop w:val="0"/>
          <w:marBottom w:val="0"/>
          <w:divBdr>
            <w:top w:val="none" w:sz="0" w:space="0" w:color="auto"/>
            <w:left w:val="none" w:sz="0" w:space="0" w:color="auto"/>
            <w:bottom w:val="none" w:sz="0" w:space="0" w:color="auto"/>
            <w:right w:val="none" w:sz="0" w:space="0" w:color="auto"/>
          </w:divBdr>
        </w:div>
        <w:div w:id="440761473">
          <w:marLeft w:val="640"/>
          <w:marRight w:val="0"/>
          <w:marTop w:val="0"/>
          <w:marBottom w:val="0"/>
          <w:divBdr>
            <w:top w:val="none" w:sz="0" w:space="0" w:color="auto"/>
            <w:left w:val="none" w:sz="0" w:space="0" w:color="auto"/>
            <w:bottom w:val="none" w:sz="0" w:space="0" w:color="auto"/>
            <w:right w:val="none" w:sz="0" w:space="0" w:color="auto"/>
          </w:divBdr>
        </w:div>
        <w:div w:id="212813679">
          <w:marLeft w:val="640"/>
          <w:marRight w:val="0"/>
          <w:marTop w:val="0"/>
          <w:marBottom w:val="0"/>
          <w:divBdr>
            <w:top w:val="none" w:sz="0" w:space="0" w:color="auto"/>
            <w:left w:val="none" w:sz="0" w:space="0" w:color="auto"/>
            <w:bottom w:val="none" w:sz="0" w:space="0" w:color="auto"/>
            <w:right w:val="none" w:sz="0" w:space="0" w:color="auto"/>
          </w:divBdr>
        </w:div>
      </w:divsChild>
    </w:div>
    <w:div w:id="239368397">
      <w:bodyDiv w:val="1"/>
      <w:marLeft w:val="0"/>
      <w:marRight w:val="0"/>
      <w:marTop w:val="0"/>
      <w:marBottom w:val="0"/>
      <w:divBdr>
        <w:top w:val="none" w:sz="0" w:space="0" w:color="auto"/>
        <w:left w:val="none" w:sz="0" w:space="0" w:color="auto"/>
        <w:bottom w:val="none" w:sz="0" w:space="0" w:color="auto"/>
        <w:right w:val="none" w:sz="0" w:space="0" w:color="auto"/>
      </w:divBdr>
      <w:divsChild>
        <w:div w:id="1264998403">
          <w:marLeft w:val="640"/>
          <w:marRight w:val="0"/>
          <w:marTop w:val="0"/>
          <w:marBottom w:val="0"/>
          <w:divBdr>
            <w:top w:val="none" w:sz="0" w:space="0" w:color="auto"/>
            <w:left w:val="none" w:sz="0" w:space="0" w:color="auto"/>
            <w:bottom w:val="none" w:sz="0" w:space="0" w:color="auto"/>
            <w:right w:val="none" w:sz="0" w:space="0" w:color="auto"/>
          </w:divBdr>
        </w:div>
        <w:div w:id="498889642">
          <w:marLeft w:val="640"/>
          <w:marRight w:val="0"/>
          <w:marTop w:val="0"/>
          <w:marBottom w:val="0"/>
          <w:divBdr>
            <w:top w:val="none" w:sz="0" w:space="0" w:color="auto"/>
            <w:left w:val="none" w:sz="0" w:space="0" w:color="auto"/>
            <w:bottom w:val="none" w:sz="0" w:space="0" w:color="auto"/>
            <w:right w:val="none" w:sz="0" w:space="0" w:color="auto"/>
          </w:divBdr>
        </w:div>
        <w:div w:id="2111195621">
          <w:marLeft w:val="640"/>
          <w:marRight w:val="0"/>
          <w:marTop w:val="0"/>
          <w:marBottom w:val="0"/>
          <w:divBdr>
            <w:top w:val="none" w:sz="0" w:space="0" w:color="auto"/>
            <w:left w:val="none" w:sz="0" w:space="0" w:color="auto"/>
            <w:bottom w:val="none" w:sz="0" w:space="0" w:color="auto"/>
            <w:right w:val="none" w:sz="0" w:space="0" w:color="auto"/>
          </w:divBdr>
        </w:div>
        <w:div w:id="1738433093">
          <w:marLeft w:val="640"/>
          <w:marRight w:val="0"/>
          <w:marTop w:val="0"/>
          <w:marBottom w:val="0"/>
          <w:divBdr>
            <w:top w:val="none" w:sz="0" w:space="0" w:color="auto"/>
            <w:left w:val="none" w:sz="0" w:space="0" w:color="auto"/>
            <w:bottom w:val="none" w:sz="0" w:space="0" w:color="auto"/>
            <w:right w:val="none" w:sz="0" w:space="0" w:color="auto"/>
          </w:divBdr>
        </w:div>
        <w:div w:id="434178040">
          <w:marLeft w:val="640"/>
          <w:marRight w:val="0"/>
          <w:marTop w:val="0"/>
          <w:marBottom w:val="0"/>
          <w:divBdr>
            <w:top w:val="none" w:sz="0" w:space="0" w:color="auto"/>
            <w:left w:val="none" w:sz="0" w:space="0" w:color="auto"/>
            <w:bottom w:val="none" w:sz="0" w:space="0" w:color="auto"/>
            <w:right w:val="none" w:sz="0" w:space="0" w:color="auto"/>
          </w:divBdr>
        </w:div>
        <w:div w:id="851409398">
          <w:marLeft w:val="640"/>
          <w:marRight w:val="0"/>
          <w:marTop w:val="0"/>
          <w:marBottom w:val="0"/>
          <w:divBdr>
            <w:top w:val="none" w:sz="0" w:space="0" w:color="auto"/>
            <w:left w:val="none" w:sz="0" w:space="0" w:color="auto"/>
            <w:bottom w:val="none" w:sz="0" w:space="0" w:color="auto"/>
            <w:right w:val="none" w:sz="0" w:space="0" w:color="auto"/>
          </w:divBdr>
        </w:div>
        <w:div w:id="1826166412">
          <w:marLeft w:val="640"/>
          <w:marRight w:val="0"/>
          <w:marTop w:val="0"/>
          <w:marBottom w:val="0"/>
          <w:divBdr>
            <w:top w:val="none" w:sz="0" w:space="0" w:color="auto"/>
            <w:left w:val="none" w:sz="0" w:space="0" w:color="auto"/>
            <w:bottom w:val="none" w:sz="0" w:space="0" w:color="auto"/>
            <w:right w:val="none" w:sz="0" w:space="0" w:color="auto"/>
          </w:divBdr>
        </w:div>
        <w:div w:id="1978953320">
          <w:marLeft w:val="640"/>
          <w:marRight w:val="0"/>
          <w:marTop w:val="0"/>
          <w:marBottom w:val="0"/>
          <w:divBdr>
            <w:top w:val="none" w:sz="0" w:space="0" w:color="auto"/>
            <w:left w:val="none" w:sz="0" w:space="0" w:color="auto"/>
            <w:bottom w:val="none" w:sz="0" w:space="0" w:color="auto"/>
            <w:right w:val="none" w:sz="0" w:space="0" w:color="auto"/>
          </w:divBdr>
        </w:div>
        <w:div w:id="1014651230">
          <w:marLeft w:val="640"/>
          <w:marRight w:val="0"/>
          <w:marTop w:val="0"/>
          <w:marBottom w:val="0"/>
          <w:divBdr>
            <w:top w:val="none" w:sz="0" w:space="0" w:color="auto"/>
            <w:left w:val="none" w:sz="0" w:space="0" w:color="auto"/>
            <w:bottom w:val="none" w:sz="0" w:space="0" w:color="auto"/>
            <w:right w:val="none" w:sz="0" w:space="0" w:color="auto"/>
          </w:divBdr>
        </w:div>
        <w:div w:id="93483552">
          <w:marLeft w:val="640"/>
          <w:marRight w:val="0"/>
          <w:marTop w:val="0"/>
          <w:marBottom w:val="0"/>
          <w:divBdr>
            <w:top w:val="none" w:sz="0" w:space="0" w:color="auto"/>
            <w:left w:val="none" w:sz="0" w:space="0" w:color="auto"/>
            <w:bottom w:val="none" w:sz="0" w:space="0" w:color="auto"/>
            <w:right w:val="none" w:sz="0" w:space="0" w:color="auto"/>
          </w:divBdr>
        </w:div>
        <w:div w:id="1325738912">
          <w:marLeft w:val="640"/>
          <w:marRight w:val="0"/>
          <w:marTop w:val="0"/>
          <w:marBottom w:val="0"/>
          <w:divBdr>
            <w:top w:val="none" w:sz="0" w:space="0" w:color="auto"/>
            <w:left w:val="none" w:sz="0" w:space="0" w:color="auto"/>
            <w:bottom w:val="none" w:sz="0" w:space="0" w:color="auto"/>
            <w:right w:val="none" w:sz="0" w:space="0" w:color="auto"/>
          </w:divBdr>
        </w:div>
        <w:div w:id="856698725">
          <w:marLeft w:val="640"/>
          <w:marRight w:val="0"/>
          <w:marTop w:val="0"/>
          <w:marBottom w:val="0"/>
          <w:divBdr>
            <w:top w:val="none" w:sz="0" w:space="0" w:color="auto"/>
            <w:left w:val="none" w:sz="0" w:space="0" w:color="auto"/>
            <w:bottom w:val="none" w:sz="0" w:space="0" w:color="auto"/>
            <w:right w:val="none" w:sz="0" w:space="0" w:color="auto"/>
          </w:divBdr>
        </w:div>
        <w:div w:id="1591356351">
          <w:marLeft w:val="640"/>
          <w:marRight w:val="0"/>
          <w:marTop w:val="0"/>
          <w:marBottom w:val="0"/>
          <w:divBdr>
            <w:top w:val="none" w:sz="0" w:space="0" w:color="auto"/>
            <w:left w:val="none" w:sz="0" w:space="0" w:color="auto"/>
            <w:bottom w:val="none" w:sz="0" w:space="0" w:color="auto"/>
            <w:right w:val="none" w:sz="0" w:space="0" w:color="auto"/>
          </w:divBdr>
        </w:div>
        <w:div w:id="1394818757">
          <w:marLeft w:val="640"/>
          <w:marRight w:val="0"/>
          <w:marTop w:val="0"/>
          <w:marBottom w:val="0"/>
          <w:divBdr>
            <w:top w:val="none" w:sz="0" w:space="0" w:color="auto"/>
            <w:left w:val="none" w:sz="0" w:space="0" w:color="auto"/>
            <w:bottom w:val="none" w:sz="0" w:space="0" w:color="auto"/>
            <w:right w:val="none" w:sz="0" w:space="0" w:color="auto"/>
          </w:divBdr>
        </w:div>
        <w:div w:id="634145606">
          <w:marLeft w:val="640"/>
          <w:marRight w:val="0"/>
          <w:marTop w:val="0"/>
          <w:marBottom w:val="0"/>
          <w:divBdr>
            <w:top w:val="none" w:sz="0" w:space="0" w:color="auto"/>
            <w:left w:val="none" w:sz="0" w:space="0" w:color="auto"/>
            <w:bottom w:val="none" w:sz="0" w:space="0" w:color="auto"/>
            <w:right w:val="none" w:sz="0" w:space="0" w:color="auto"/>
          </w:divBdr>
        </w:div>
        <w:div w:id="1414355055">
          <w:marLeft w:val="640"/>
          <w:marRight w:val="0"/>
          <w:marTop w:val="0"/>
          <w:marBottom w:val="0"/>
          <w:divBdr>
            <w:top w:val="none" w:sz="0" w:space="0" w:color="auto"/>
            <w:left w:val="none" w:sz="0" w:space="0" w:color="auto"/>
            <w:bottom w:val="none" w:sz="0" w:space="0" w:color="auto"/>
            <w:right w:val="none" w:sz="0" w:space="0" w:color="auto"/>
          </w:divBdr>
        </w:div>
        <w:div w:id="937327394">
          <w:marLeft w:val="640"/>
          <w:marRight w:val="0"/>
          <w:marTop w:val="0"/>
          <w:marBottom w:val="0"/>
          <w:divBdr>
            <w:top w:val="none" w:sz="0" w:space="0" w:color="auto"/>
            <w:left w:val="none" w:sz="0" w:space="0" w:color="auto"/>
            <w:bottom w:val="none" w:sz="0" w:space="0" w:color="auto"/>
            <w:right w:val="none" w:sz="0" w:space="0" w:color="auto"/>
          </w:divBdr>
        </w:div>
        <w:div w:id="1871992949">
          <w:marLeft w:val="640"/>
          <w:marRight w:val="0"/>
          <w:marTop w:val="0"/>
          <w:marBottom w:val="0"/>
          <w:divBdr>
            <w:top w:val="none" w:sz="0" w:space="0" w:color="auto"/>
            <w:left w:val="none" w:sz="0" w:space="0" w:color="auto"/>
            <w:bottom w:val="none" w:sz="0" w:space="0" w:color="auto"/>
            <w:right w:val="none" w:sz="0" w:space="0" w:color="auto"/>
          </w:divBdr>
        </w:div>
        <w:div w:id="608973818">
          <w:marLeft w:val="640"/>
          <w:marRight w:val="0"/>
          <w:marTop w:val="0"/>
          <w:marBottom w:val="0"/>
          <w:divBdr>
            <w:top w:val="none" w:sz="0" w:space="0" w:color="auto"/>
            <w:left w:val="none" w:sz="0" w:space="0" w:color="auto"/>
            <w:bottom w:val="none" w:sz="0" w:space="0" w:color="auto"/>
            <w:right w:val="none" w:sz="0" w:space="0" w:color="auto"/>
          </w:divBdr>
        </w:div>
        <w:div w:id="311956190">
          <w:marLeft w:val="640"/>
          <w:marRight w:val="0"/>
          <w:marTop w:val="0"/>
          <w:marBottom w:val="0"/>
          <w:divBdr>
            <w:top w:val="none" w:sz="0" w:space="0" w:color="auto"/>
            <w:left w:val="none" w:sz="0" w:space="0" w:color="auto"/>
            <w:bottom w:val="none" w:sz="0" w:space="0" w:color="auto"/>
            <w:right w:val="none" w:sz="0" w:space="0" w:color="auto"/>
          </w:divBdr>
        </w:div>
        <w:div w:id="1645117166">
          <w:marLeft w:val="640"/>
          <w:marRight w:val="0"/>
          <w:marTop w:val="0"/>
          <w:marBottom w:val="0"/>
          <w:divBdr>
            <w:top w:val="none" w:sz="0" w:space="0" w:color="auto"/>
            <w:left w:val="none" w:sz="0" w:space="0" w:color="auto"/>
            <w:bottom w:val="none" w:sz="0" w:space="0" w:color="auto"/>
            <w:right w:val="none" w:sz="0" w:space="0" w:color="auto"/>
          </w:divBdr>
        </w:div>
        <w:div w:id="315689529">
          <w:marLeft w:val="640"/>
          <w:marRight w:val="0"/>
          <w:marTop w:val="0"/>
          <w:marBottom w:val="0"/>
          <w:divBdr>
            <w:top w:val="none" w:sz="0" w:space="0" w:color="auto"/>
            <w:left w:val="none" w:sz="0" w:space="0" w:color="auto"/>
            <w:bottom w:val="none" w:sz="0" w:space="0" w:color="auto"/>
            <w:right w:val="none" w:sz="0" w:space="0" w:color="auto"/>
          </w:divBdr>
        </w:div>
        <w:div w:id="1130515228">
          <w:marLeft w:val="640"/>
          <w:marRight w:val="0"/>
          <w:marTop w:val="0"/>
          <w:marBottom w:val="0"/>
          <w:divBdr>
            <w:top w:val="none" w:sz="0" w:space="0" w:color="auto"/>
            <w:left w:val="none" w:sz="0" w:space="0" w:color="auto"/>
            <w:bottom w:val="none" w:sz="0" w:space="0" w:color="auto"/>
            <w:right w:val="none" w:sz="0" w:space="0" w:color="auto"/>
          </w:divBdr>
        </w:div>
        <w:div w:id="36122675">
          <w:marLeft w:val="640"/>
          <w:marRight w:val="0"/>
          <w:marTop w:val="0"/>
          <w:marBottom w:val="0"/>
          <w:divBdr>
            <w:top w:val="none" w:sz="0" w:space="0" w:color="auto"/>
            <w:left w:val="none" w:sz="0" w:space="0" w:color="auto"/>
            <w:bottom w:val="none" w:sz="0" w:space="0" w:color="auto"/>
            <w:right w:val="none" w:sz="0" w:space="0" w:color="auto"/>
          </w:divBdr>
        </w:div>
        <w:div w:id="617836722">
          <w:marLeft w:val="640"/>
          <w:marRight w:val="0"/>
          <w:marTop w:val="0"/>
          <w:marBottom w:val="0"/>
          <w:divBdr>
            <w:top w:val="none" w:sz="0" w:space="0" w:color="auto"/>
            <w:left w:val="none" w:sz="0" w:space="0" w:color="auto"/>
            <w:bottom w:val="none" w:sz="0" w:space="0" w:color="auto"/>
            <w:right w:val="none" w:sz="0" w:space="0" w:color="auto"/>
          </w:divBdr>
        </w:div>
        <w:div w:id="2116830472">
          <w:marLeft w:val="640"/>
          <w:marRight w:val="0"/>
          <w:marTop w:val="0"/>
          <w:marBottom w:val="0"/>
          <w:divBdr>
            <w:top w:val="none" w:sz="0" w:space="0" w:color="auto"/>
            <w:left w:val="none" w:sz="0" w:space="0" w:color="auto"/>
            <w:bottom w:val="none" w:sz="0" w:space="0" w:color="auto"/>
            <w:right w:val="none" w:sz="0" w:space="0" w:color="auto"/>
          </w:divBdr>
        </w:div>
        <w:div w:id="1833567151">
          <w:marLeft w:val="640"/>
          <w:marRight w:val="0"/>
          <w:marTop w:val="0"/>
          <w:marBottom w:val="0"/>
          <w:divBdr>
            <w:top w:val="none" w:sz="0" w:space="0" w:color="auto"/>
            <w:left w:val="none" w:sz="0" w:space="0" w:color="auto"/>
            <w:bottom w:val="none" w:sz="0" w:space="0" w:color="auto"/>
            <w:right w:val="none" w:sz="0" w:space="0" w:color="auto"/>
          </w:divBdr>
        </w:div>
        <w:div w:id="1569338172">
          <w:marLeft w:val="640"/>
          <w:marRight w:val="0"/>
          <w:marTop w:val="0"/>
          <w:marBottom w:val="0"/>
          <w:divBdr>
            <w:top w:val="none" w:sz="0" w:space="0" w:color="auto"/>
            <w:left w:val="none" w:sz="0" w:space="0" w:color="auto"/>
            <w:bottom w:val="none" w:sz="0" w:space="0" w:color="auto"/>
            <w:right w:val="none" w:sz="0" w:space="0" w:color="auto"/>
          </w:divBdr>
        </w:div>
        <w:div w:id="576131340">
          <w:marLeft w:val="640"/>
          <w:marRight w:val="0"/>
          <w:marTop w:val="0"/>
          <w:marBottom w:val="0"/>
          <w:divBdr>
            <w:top w:val="none" w:sz="0" w:space="0" w:color="auto"/>
            <w:left w:val="none" w:sz="0" w:space="0" w:color="auto"/>
            <w:bottom w:val="none" w:sz="0" w:space="0" w:color="auto"/>
            <w:right w:val="none" w:sz="0" w:space="0" w:color="auto"/>
          </w:divBdr>
        </w:div>
        <w:div w:id="2071877350">
          <w:marLeft w:val="640"/>
          <w:marRight w:val="0"/>
          <w:marTop w:val="0"/>
          <w:marBottom w:val="0"/>
          <w:divBdr>
            <w:top w:val="none" w:sz="0" w:space="0" w:color="auto"/>
            <w:left w:val="none" w:sz="0" w:space="0" w:color="auto"/>
            <w:bottom w:val="none" w:sz="0" w:space="0" w:color="auto"/>
            <w:right w:val="none" w:sz="0" w:space="0" w:color="auto"/>
          </w:divBdr>
        </w:div>
        <w:div w:id="1544714683">
          <w:marLeft w:val="640"/>
          <w:marRight w:val="0"/>
          <w:marTop w:val="0"/>
          <w:marBottom w:val="0"/>
          <w:divBdr>
            <w:top w:val="none" w:sz="0" w:space="0" w:color="auto"/>
            <w:left w:val="none" w:sz="0" w:space="0" w:color="auto"/>
            <w:bottom w:val="none" w:sz="0" w:space="0" w:color="auto"/>
            <w:right w:val="none" w:sz="0" w:space="0" w:color="auto"/>
          </w:divBdr>
        </w:div>
        <w:div w:id="967855675">
          <w:marLeft w:val="640"/>
          <w:marRight w:val="0"/>
          <w:marTop w:val="0"/>
          <w:marBottom w:val="0"/>
          <w:divBdr>
            <w:top w:val="none" w:sz="0" w:space="0" w:color="auto"/>
            <w:left w:val="none" w:sz="0" w:space="0" w:color="auto"/>
            <w:bottom w:val="none" w:sz="0" w:space="0" w:color="auto"/>
            <w:right w:val="none" w:sz="0" w:space="0" w:color="auto"/>
          </w:divBdr>
        </w:div>
        <w:div w:id="1476876654">
          <w:marLeft w:val="640"/>
          <w:marRight w:val="0"/>
          <w:marTop w:val="0"/>
          <w:marBottom w:val="0"/>
          <w:divBdr>
            <w:top w:val="none" w:sz="0" w:space="0" w:color="auto"/>
            <w:left w:val="none" w:sz="0" w:space="0" w:color="auto"/>
            <w:bottom w:val="none" w:sz="0" w:space="0" w:color="auto"/>
            <w:right w:val="none" w:sz="0" w:space="0" w:color="auto"/>
          </w:divBdr>
        </w:div>
        <w:div w:id="1908878064">
          <w:marLeft w:val="640"/>
          <w:marRight w:val="0"/>
          <w:marTop w:val="0"/>
          <w:marBottom w:val="0"/>
          <w:divBdr>
            <w:top w:val="none" w:sz="0" w:space="0" w:color="auto"/>
            <w:left w:val="none" w:sz="0" w:space="0" w:color="auto"/>
            <w:bottom w:val="none" w:sz="0" w:space="0" w:color="auto"/>
            <w:right w:val="none" w:sz="0" w:space="0" w:color="auto"/>
          </w:divBdr>
        </w:div>
        <w:div w:id="1080251024">
          <w:marLeft w:val="640"/>
          <w:marRight w:val="0"/>
          <w:marTop w:val="0"/>
          <w:marBottom w:val="0"/>
          <w:divBdr>
            <w:top w:val="none" w:sz="0" w:space="0" w:color="auto"/>
            <w:left w:val="none" w:sz="0" w:space="0" w:color="auto"/>
            <w:bottom w:val="none" w:sz="0" w:space="0" w:color="auto"/>
            <w:right w:val="none" w:sz="0" w:space="0" w:color="auto"/>
          </w:divBdr>
        </w:div>
        <w:div w:id="1947082805">
          <w:marLeft w:val="640"/>
          <w:marRight w:val="0"/>
          <w:marTop w:val="0"/>
          <w:marBottom w:val="0"/>
          <w:divBdr>
            <w:top w:val="none" w:sz="0" w:space="0" w:color="auto"/>
            <w:left w:val="none" w:sz="0" w:space="0" w:color="auto"/>
            <w:bottom w:val="none" w:sz="0" w:space="0" w:color="auto"/>
            <w:right w:val="none" w:sz="0" w:space="0" w:color="auto"/>
          </w:divBdr>
        </w:div>
        <w:div w:id="742023225">
          <w:marLeft w:val="640"/>
          <w:marRight w:val="0"/>
          <w:marTop w:val="0"/>
          <w:marBottom w:val="0"/>
          <w:divBdr>
            <w:top w:val="none" w:sz="0" w:space="0" w:color="auto"/>
            <w:left w:val="none" w:sz="0" w:space="0" w:color="auto"/>
            <w:bottom w:val="none" w:sz="0" w:space="0" w:color="auto"/>
            <w:right w:val="none" w:sz="0" w:space="0" w:color="auto"/>
          </w:divBdr>
        </w:div>
        <w:div w:id="449513512">
          <w:marLeft w:val="640"/>
          <w:marRight w:val="0"/>
          <w:marTop w:val="0"/>
          <w:marBottom w:val="0"/>
          <w:divBdr>
            <w:top w:val="none" w:sz="0" w:space="0" w:color="auto"/>
            <w:left w:val="none" w:sz="0" w:space="0" w:color="auto"/>
            <w:bottom w:val="none" w:sz="0" w:space="0" w:color="auto"/>
            <w:right w:val="none" w:sz="0" w:space="0" w:color="auto"/>
          </w:divBdr>
        </w:div>
        <w:div w:id="1972591030">
          <w:marLeft w:val="640"/>
          <w:marRight w:val="0"/>
          <w:marTop w:val="0"/>
          <w:marBottom w:val="0"/>
          <w:divBdr>
            <w:top w:val="none" w:sz="0" w:space="0" w:color="auto"/>
            <w:left w:val="none" w:sz="0" w:space="0" w:color="auto"/>
            <w:bottom w:val="none" w:sz="0" w:space="0" w:color="auto"/>
            <w:right w:val="none" w:sz="0" w:space="0" w:color="auto"/>
          </w:divBdr>
        </w:div>
        <w:div w:id="832381843">
          <w:marLeft w:val="640"/>
          <w:marRight w:val="0"/>
          <w:marTop w:val="0"/>
          <w:marBottom w:val="0"/>
          <w:divBdr>
            <w:top w:val="none" w:sz="0" w:space="0" w:color="auto"/>
            <w:left w:val="none" w:sz="0" w:space="0" w:color="auto"/>
            <w:bottom w:val="none" w:sz="0" w:space="0" w:color="auto"/>
            <w:right w:val="none" w:sz="0" w:space="0" w:color="auto"/>
          </w:divBdr>
        </w:div>
        <w:div w:id="1669284833">
          <w:marLeft w:val="640"/>
          <w:marRight w:val="0"/>
          <w:marTop w:val="0"/>
          <w:marBottom w:val="0"/>
          <w:divBdr>
            <w:top w:val="none" w:sz="0" w:space="0" w:color="auto"/>
            <w:left w:val="none" w:sz="0" w:space="0" w:color="auto"/>
            <w:bottom w:val="none" w:sz="0" w:space="0" w:color="auto"/>
            <w:right w:val="none" w:sz="0" w:space="0" w:color="auto"/>
          </w:divBdr>
        </w:div>
        <w:div w:id="992684055">
          <w:marLeft w:val="640"/>
          <w:marRight w:val="0"/>
          <w:marTop w:val="0"/>
          <w:marBottom w:val="0"/>
          <w:divBdr>
            <w:top w:val="none" w:sz="0" w:space="0" w:color="auto"/>
            <w:left w:val="none" w:sz="0" w:space="0" w:color="auto"/>
            <w:bottom w:val="none" w:sz="0" w:space="0" w:color="auto"/>
            <w:right w:val="none" w:sz="0" w:space="0" w:color="auto"/>
          </w:divBdr>
        </w:div>
        <w:div w:id="141195744">
          <w:marLeft w:val="640"/>
          <w:marRight w:val="0"/>
          <w:marTop w:val="0"/>
          <w:marBottom w:val="0"/>
          <w:divBdr>
            <w:top w:val="none" w:sz="0" w:space="0" w:color="auto"/>
            <w:left w:val="none" w:sz="0" w:space="0" w:color="auto"/>
            <w:bottom w:val="none" w:sz="0" w:space="0" w:color="auto"/>
            <w:right w:val="none" w:sz="0" w:space="0" w:color="auto"/>
          </w:divBdr>
        </w:div>
        <w:div w:id="631059846">
          <w:marLeft w:val="640"/>
          <w:marRight w:val="0"/>
          <w:marTop w:val="0"/>
          <w:marBottom w:val="0"/>
          <w:divBdr>
            <w:top w:val="none" w:sz="0" w:space="0" w:color="auto"/>
            <w:left w:val="none" w:sz="0" w:space="0" w:color="auto"/>
            <w:bottom w:val="none" w:sz="0" w:space="0" w:color="auto"/>
            <w:right w:val="none" w:sz="0" w:space="0" w:color="auto"/>
          </w:divBdr>
        </w:div>
        <w:div w:id="2082216816">
          <w:marLeft w:val="640"/>
          <w:marRight w:val="0"/>
          <w:marTop w:val="0"/>
          <w:marBottom w:val="0"/>
          <w:divBdr>
            <w:top w:val="none" w:sz="0" w:space="0" w:color="auto"/>
            <w:left w:val="none" w:sz="0" w:space="0" w:color="auto"/>
            <w:bottom w:val="none" w:sz="0" w:space="0" w:color="auto"/>
            <w:right w:val="none" w:sz="0" w:space="0" w:color="auto"/>
          </w:divBdr>
        </w:div>
        <w:div w:id="487288863">
          <w:marLeft w:val="640"/>
          <w:marRight w:val="0"/>
          <w:marTop w:val="0"/>
          <w:marBottom w:val="0"/>
          <w:divBdr>
            <w:top w:val="none" w:sz="0" w:space="0" w:color="auto"/>
            <w:left w:val="none" w:sz="0" w:space="0" w:color="auto"/>
            <w:bottom w:val="none" w:sz="0" w:space="0" w:color="auto"/>
            <w:right w:val="none" w:sz="0" w:space="0" w:color="auto"/>
          </w:divBdr>
        </w:div>
        <w:div w:id="2095203401">
          <w:marLeft w:val="640"/>
          <w:marRight w:val="0"/>
          <w:marTop w:val="0"/>
          <w:marBottom w:val="0"/>
          <w:divBdr>
            <w:top w:val="none" w:sz="0" w:space="0" w:color="auto"/>
            <w:left w:val="none" w:sz="0" w:space="0" w:color="auto"/>
            <w:bottom w:val="none" w:sz="0" w:space="0" w:color="auto"/>
            <w:right w:val="none" w:sz="0" w:space="0" w:color="auto"/>
          </w:divBdr>
        </w:div>
        <w:div w:id="1401050971">
          <w:marLeft w:val="640"/>
          <w:marRight w:val="0"/>
          <w:marTop w:val="0"/>
          <w:marBottom w:val="0"/>
          <w:divBdr>
            <w:top w:val="none" w:sz="0" w:space="0" w:color="auto"/>
            <w:left w:val="none" w:sz="0" w:space="0" w:color="auto"/>
            <w:bottom w:val="none" w:sz="0" w:space="0" w:color="auto"/>
            <w:right w:val="none" w:sz="0" w:space="0" w:color="auto"/>
          </w:divBdr>
        </w:div>
        <w:div w:id="1468863293">
          <w:marLeft w:val="640"/>
          <w:marRight w:val="0"/>
          <w:marTop w:val="0"/>
          <w:marBottom w:val="0"/>
          <w:divBdr>
            <w:top w:val="none" w:sz="0" w:space="0" w:color="auto"/>
            <w:left w:val="none" w:sz="0" w:space="0" w:color="auto"/>
            <w:bottom w:val="none" w:sz="0" w:space="0" w:color="auto"/>
            <w:right w:val="none" w:sz="0" w:space="0" w:color="auto"/>
          </w:divBdr>
        </w:div>
        <w:div w:id="214508687">
          <w:marLeft w:val="640"/>
          <w:marRight w:val="0"/>
          <w:marTop w:val="0"/>
          <w:marBottom w:val="0"/>
          <w:divBdr>
            <w:top w:val="none" w:sz="0" w:space="0" w:color="auto"/>
            <w:left w:val="none" w:sz="0" w:space="0" w:color="auto"/>
            <w:bottom w:val="none" w:sz="0" w:space="0" w:color="auto"/>
            <w:right w:val="none" w:sz="0" w:space="0" w:color="auto"/>
          </w:divBdr>
        </w:div>
        <w:div w:id="463667403">
          <w:marLeft w:val="640"/>
          <w:marRight w:val="0"/>
          <w:marTop w:val="0"/>
          <w:marBottom w:val="0"/>
          <w:divBdr>
            <w:top w:val="none" w:sz="0" w:space="0" w:color="auto"/>
            <w:left w:val="none" w:sz="0" w:space="0" w:color="auto"/>
            <w:bottom w:val="none" w:sz="0" w:space="0" w:color="auto"/>
            <w:right w:val="none" w:sz="0" w:space="0" w:color="auto"/>
          </w:divBdr>
        </w:div>
        <w:div w:id="1854031552">
          <w:marLeft w:val="640"/>
          <w:marRight w:val="0"/>
          <w:marTop w:val="0"/>
          <w:marBottom w:val="0"/>
          <w:divBdr>
            <w:top w:val="none" w:sz="0" w:space="0" w:color="auto"/>
            <w:left w:val="none" w:sz="0" w:space="0" w:color="auto"/>
            <w:bottom w:val="none" w:sz="0" w:space="0" w:color="auto"/>
            <w:right w:val="none" w:sz="0" w:space="0" w:color="auto"/>
          </w:divBdr>
        </w:div>
        <w:div w:id="1464233003">
          <w:marLeft w:val="640"/>
          <w:marRight w:val="0"/>
          <w:marTop w:val="0"/>
          <w:marBottom w:val="0"/>
          <w:divBdr>
            <w:top w:val="none" w:sz="0" w:space="0" w:color="auto"/>
            <w:left w:val="none" w:sz="0" w:space="0" w:color="auto"/>
            <w:bottom w:val="none" w:sz="0" w:space="0" w:color="auto"/>
            <w:right w:val="none" w:sz="0" w:space="0" w:color="auto"/>
          </w:divBdr>
        </w:div>
        <w:div w:id="1141077027">
          <w:marLeft w:val="640"/>
          <w:marRight w:val="0"/>
          <w:marTop w:val="0"/>
          <w:marBottom w:val="0"/>
          <w:divBdr>
            <w:top w:val="none" w:sz="0" w:space="0" w:color="auto"/>
            <w:left w:val="none" w:sz="0" w:space="0" w:color="auto"/>
            <w:bottom w:val="none" w:sz="0" w:space="0" w:color="auto"/>
            <w:right w:val="none" w:sz="0" w:space="0" w:color="auto"/>
          </w:divBdr>
        </w:div>
        <w:div w:id="429787003">
          <w:marLeft w:val="640"/>
          <w:marRight w:val="0"/>
          <w:marTop w:val="0"/>
          <w:marBottom w:val="0"/>
          <w:divBdr>
            <w:top w:val="none" w:sz="0" w:space="0" w:color="auto"/>
            <w:left w:val="none" w:sz="0" w:space="0" w:color="auto"/>
            <w:bottom w:val="none" w:sz="0" w:space="0" w:color="auto"/>
            <w:right w:val="none" w:sz="0" w:space="0" w:color="auto"/>
          </w:divBdr>
        </w:div>
        <w:div w:id="187109946">
          <w:marLeft w:val="640"/>
          <w:marRight w:val="0"/>
          <w:marTop w:val="0"/>
          <w:marBottom w:val="0"/>
          <w:divBdr>
            <w:top w:val="none" w:sz="0" w:space="0" w:color="auto"/>
            <w:left w:val="none" w:sz="0" w:space="0" w:color="auto"/>
            <w:bottom w:val="none" w:sz="0" w:space="0" w:color="auto"/>
            <w:right w:val="none" w:sz="0" w:space="0" w:color="auto"/>
          </w:divBdr>
        </w:div>
        <w:div w:id="907106402">
          <w:marLeft w:val="640"/>
          <w:marRight w:val="0"/>
          <w:marTop w:val="0"/>
          <w:marBottom w:val="0"/>
          <w:divBdr>
            <w:top w:val="none" w:sz="0" w:space="0" w:color="auto"/>
            <w:left w:val="none" w:sz="0" w:space="0" w:color="auto"/>
            <w:bottom w:val="none" w:sz="0" w:space="0" w:color="auto"/>
            <w:right w:val="none" w:sz="0" w:space="0" w:color="auto"/>
          </w:divBdr>
        </w:div>
        <w:div w:id="1210608427">
          <w:marLeft w:val="640"/>
          <w:marRight w:val="0"/>
          <w:marTop w:val="0"/>
          <w:marBottom w:val="0"/>
          <w:divBdr>
            <w:top w:val="none" w:sz="0" w:space="0" w:color="auto"/>
            <w:left w:val="none" w:sz="0" w:space="0" w:color="auto"/>
            <w:bottom w:val="none" w:sz="0" w:space="0" w:color="auto"/>
            <w:right w:val="none" w:sz="0" w:space="0" w:color="auto"/>
          </w:divBdr>
        </w:div>
        <w:div w:id="2089188185">
          <w:marLeft w:val="640"/>
          <w:marRight w:val="0"/>
          <w:marTop w:val="0"/>
          <w:marBottom w:val="0"/>
          <w:divBdr>
            <w:top w:val="none" w:sz="0" w:space="0" w:color="auto"/>
            <w:left w:val="none" w:sz="0" w:space="0" w:color="auto"/>
            <w:bottom w:val="none" w:sz="0" w:space="0" w:color="auto"/>
            <w:right w:val="none" w:sz="0" w:space="0" w:color="auto"/>
          </w:divBdr>
        </w:div>
        <w:div w:id="660281514">
          <w:marLeft w:val="640"/>
          <w:marRight w:val="0"/>
          <w:marTop w:val="0"/>
          <w:marBottom w:val="0"/>
          <w:divBdr>
            <w:top w:val="none" w:sz="0" w:space="0" w:color="auto"/>
            <w:left w:val="none" w:sz="0" w:space="0" w:color="auto"/>
            <w:bottom w:val="none" w:sz="0" w:space="0" w:color="auto"/>
            <w:right w:val="none" w:sz="0" w:space="0" w:color="auto"/>
          </w:divBdr>
        </w:div>
        <w:div w:id="1013217741">
          <w:marLeft w:val="640"/>
          <w:marRight w:val="0"/>
          <w:marTop w:val="0"/>
          <w:marBottom w:val="0"/>
          <w:divBdr>
            <w:top w:val="none" w:sz="0" w:space="0" w:color="auto"/>
            <w:left w:val="none" w:sz="0" w:space="0" w:color="auto"/>
            <w:bottom w:val="none" w:sz="0" w:space="0" w:color="auto"/>
            <w:right w:val="none" w:sz="0" w:space="0" w:color="auto"/>
          </w:divBdr>
        </w:div>
        <w:div w:id="1272938128">
          <w:marLeft w:val="640"/>
          <w:marRight w:val="0"/>
          <w:marTop w:val="0"/>
          <w:marBottom w:val="0"/>
          <w:divBdr>
            <w:top w:val="none" w:sz="0" w:space="0" w:color="auto"/>
            <w:left w:val="none" w:sz="0" w:space="0" w:color="auto"/>
            <w:bottom w:val="none" w:sz="0" w:space="0" w:color="auto"/>
            <w:right w:val="none" w:sz="0" w:space="0" w:color="auto"/>
          </w:divBdr>
        </w:div>
        <w:div w:id="286741967">
          <w:marLeft w:val="640"/>
          <w:marRight w:val="0"/>
          <w:marTop w:val="0"/>
          <w:marBottom w:val="0"/>
          <w:divBdr>
            <w:top w:val="none" w:sz="0" w:space="0" w:color="auto"/>
            <w:left w:val="none" w:sz="0" w:space="0" w:color="auto"/>
            <w:bottom w:val="none" w:sz="0" w:space="0" w:color="auto"/>
            <w:right w:val="none" w:sz="0" w:space="0" w:color="auto"/>
          </w:divBdr>
        </w:div>
        <w:div w:id="2098166502">
          <w:marLeft w:val="640"/>
          <w:marRight w:val="0"/>
          <w:marTop w:val="0"/>
          <w:marBottom w:val="0"/>
          <w:divBdr>
            <w:top w:val="none" w:sz="0" w:space="0" w:color="auto"/>
            <w:left w:val="none" w:sz="0" w:space="0" w:color="auto"/>
            <w:bottom w:val="none" w:sz="0" w:space="0" w:color="auto"/>
            <w:right w:val="none" w:sz="0" w:space="0" w:color="auto"/>
          </w:divBdr>
        </w:div>
        <w:div w:id="1841236126">
          <w:marLeft w:val="640"/>
          <w:marRight w:val="0"/>
          <w:marTop w:val="0"/>
          <w:marBottom w:val="0"/>
          <w:divBdr>
            <w:top w:val="none" w:sz="0" w:space="0" w:color="auto"/>
            <w:left w:val="none" w:sz="0" w:space="0" w:color="auto"/>
            <w:bottom w:val="none" w:sz="0" w:space="0" w:color="auto"/>
            <w:right w:val="none" w:sz="0" w:space="0" w:color="auto"/>
          </w:divBdr>
        </w:div>
        <w:div w:id="260379927">
          <w:marLeft w:val="640"/>
          <w:marRight w:val="0"/>
          <w:marTop w:val="0"/>
          <w:marBottom w:val="0"/>
          <w:divBdr>
            <w:top w:val="none" w:sz="0" w:space="0" w:color="auto"/>
            <w:left w:val="none" w:sz="0" w:space="0" w:color="auto"/>
            <w:bottom w:val="none" w:sz="0" w:space="0" w:color="auto"/>
            <w:right w:val="none" w:sz="0" w:space="0" w:color="auto"/>
          </w:divBdr>
        </w:div>
        <w:div w:id="386756862">
          <w:marLeft w:val="640"/>
          <w:marRight w:val="0"/>
          <w:marTop w:val="0"/>
          <w:marBottom w:val="0"/>
          <w:divBdr>
            <w:top w:val="none" w:sz="0" w:space="0" w:color="auto"/>
            <w:left w:val="none" w:sz="0" w:space="0" w:color="auto"/>
            <w:bottom w:val="none" w:sz="0" w:space="0" w:color="auto"/>
            <w:right w:val="none" w:sz="0" w:space="0" w:color="auto"/>
          </w:divBdr>
        </w:div>
        <w:div w:id="1833986082">
          <w:marLeft w:val="640"/>
          <w:marRight w:val="0"/>
          <w:marTop w:val="0"/>
          <w:marBottom w:val="0"/>
          <w:divBdr>
            <w:top w:val="none" w:sz="0" w:space="0" w:color="auto"/>
            <w:left w:val="none" w:sz="0" w:space="0" w:color="auto"/>
            <w:bottom w:val="none" w:sz="0" w:space="0" w:color="auto"/>
            <w:right w:val="none" w:sz="0" w:space="0" w:color="auto"/>
          </w:divBdr>
        </w:div>
        <w:div w:id="38285036">
          <w:marLeft w:val="640"/>
          <w:marRight w:val="0"/>
          <w:marTop w:val="0"/>
          <w:marBottom w:val="0"/>
          <w:divBdr>
            <w:top w:val="none" w:sz="0" w:space="0" w:color="auto"/>
            <w:left w:val="none" w:sz="0" w:space="0" w:color="auto"/>
            <w:bottom w:val="none" w:sz="0" w:space="0" w:color="auto"/>
            <w:right w:val="none" w:sz="0" w:space="0" w:color="auto"/>
          </w:divBdr>
        </w:div>
        <w:div w:id="577784758">
          <w:marLeft w:val="640"/>
          <w:marRight w:val="0"/>
          <w:marTop w:val="0"/>
          <w:marBottom w:val="0"/>
          <w:divBdr>
            <w:top w:val="none" w:sz="0" w:space="0" w:color="auto"/>
            <w:left w:val="none" w:sz="0" w:space="0" w:color="auto"/>
            <w:bottom w:val="none" w:sz="0" w:space="0" w:color="auto"/>
            <w:right w:val="none" w:sz="0" w:space="0" w:color="auto"/>
          </w:divBdr>
        </w:div>
        <w:div w:id="504444506">
          <w:marLeft w:val="640"/>
          <w:marRight w:val="0"/>
          <w:marTop w:val="0"/>
          <w:marBottom w:val="0"/>
          <w:divBdr>
            <w:top w:val="none" w:sz="0" w:space="0" w:color="auto"/>
            <w:left w:val="none" w:sz="0" w:space="0" w:color="auto"/>
            <w:bottom w:val="none" w:sz="0" w:space="0" w:color="auto"/>
            <w:right w:val="none" w:sz="0" w:space="0" w:color="auto"/>
          </w:divBdr>
        </w:div>
        <w:div w:id="1045254000">
          <w:marLeft w:val="640"/>
          <w:marRight w:val="0"/>
          <w:marTop w:val="0"/>
          <w:marBottom w:val="0"/>
          <w:divBdr>
            <w:top w:val="none" w:sz="0" w:space="0" w:color="auto"/>
            <w:left w:val="none" w:sz="0" w:space="0" w:color="auto"/>
            <w:bottom w:val="none" w:sz="0" w:space="0" w:color="auto"/>
            <w:right w:val="none" w:sz="0" w:space="0" w:color="auto"/>
          </w:divBdr>
        </w:div>
        <w:div w:id="169024971">
          <w:marLeft w:val="640"/>
          <w:marRight w:val="0"/>
          <w:marTop w:val="0"/>
          <w:marBottom w:val="0"/>
          <w:divBdr>
            <w:top w:val="none" w:sz="0" w:space="0" w:color="auto"/>
            <w:left w:val="none" w:sz="0" w:space="0" w:color="auto"/>
            <w:bottom w:val="none" w:sz="0" w:space="0" w:color="auto"/>
            <w:right w:val="none" w:sz="0" w:space="0" w:color="auto"/>
          </w:divBdr>
        </w:div>
        <w:div w:id="1969699472">
          <w:marLeft w:val="640"/>
          <w:marRight w:val="0"/>
          <w:marTop w:val="0"/>
          <w:marBottom w:val="0"/>
          <w:divBdr>
            <w:top w:val="none" w:sz="0" w:space="0" w:color="auto"/>
            <w:left w:val="none" w:sz="0" w:space="0" w:color="auto"/>
            <w:bottom w:val="none" w:sz="0" w:space="0" w:color="auto"/>
            <w:right w:val="none" w:sz="0" w:space="0" w:color="auto"/>
          </w:divBdr>
        </w:div>
        <w:div w:id="1205601084">
          <w:marLeft w:val="640"/>
          <w:marRight w:val="0"/>
          <w:marTop w:val="0"/>
          <w:marBottom w:val="0"/>
          <w:divBdr>
            <w:top w:val="none" w:sz="0" w:space="0" w:color="auto"/>
            <w:left w:val="none" w:sz="0" w:space="0" w:color="auto"/>
            <w:bottom w:val="none" w:sz="0" w:space="0" w:color="auto"/>
            <w:right w:val="none" w:sz="0" w:space="0" w:color="auto"/>
          </w:divBdr>
        </w:div>
        <w:div w:id="388460042">
          <w:marLeft w:val="640"/>
          <w:marRight w:val="0"/>
          <w:marTop w:val="0"/>
          <w:marBottom w:val="0"/>
          <w:divBdr>
            <w:top w:val="none" w:sz="0" w:space="0" w:color="auto"/>
            <w:left w:val="none" w:sz="0" w:space="0" w:color="auto"/>
            <w:bottom w:val="none" w:sz="0" w:space="0" w:color="auto"/>
            <w:right w:val="none" w:sz="0" w:space="0" w:color="auto"/>
          </w:divBdr>
        </w:div>
        <w:div w:id="552472883">
          <w:marLeft w:val="640"/>
          <w:marRight w:val="0"/>
          <w:marTop w:val="0"/>
          <w:marBottom w:val="0"/>
          <w:divBdr>
            <w:top w:val="none" w:sz="0" w:space="0" w:color="auto"/>
            <w:left w:val="none" w:sz="0" w:space="0" w:color="auto"/>
            <w:bottom w:val="none" w:sz="0" w:space="0" w:color="auto"/>
            <w:right w:val="none" w:sz="0" w:space="0" w:color="auto"/>
          </w:divBdr>
        </w:div>
        <w:div w:id="1890988931">
          <w:marLeft w:val="640"/>
          <w:marRight w:val="0"/>
          <w:marTop w:val="0"/>
          <w:marBottom w:val="0"/>
          <w:divBdr>
            <w:top w:val="none" w:sz="0" w:space="0" w:color="auto"/>
            <w:left w:val="none" w:sz="0" w:space="0" w:color="auto"/>
            <w:bottom w:val="none" w:sz="0" w:space="0" w:color="auto"/>
            <w:right w:val="none" w:sz="0" w:space="0" w:color="auto"/>
          </w:divBdr>
        </w:div>
        <w:div w:id="870728855">
          <w:marLeft w:val="640"/>
          <w:marRight w:val="0"/>
          <w:marTop w:val="0"/>
          <w:marBottom w:val="0"/>
          <w:divBdr>
            <w:top w:val="none" w:sz="0" w:space="0" w:color="auto"/>
            <w:left w:val="none" w:sz="0" w:space="0" w:color="auto"/>
            <w:bottom w:val="none" w:sz="0" w:space="0" w:color="auto"/>
            <w:right w:val="none" w:sz="0" w:space="0" w:color="auto"/>
          </w:divBdr>
        </w:div>
        <w:div w:id="1677997414">
          <w:marLeft w:val="640"/>
          <w:marRight w:val="0"/>
          <w:marTop w:val="0"/>
          <w:marBottom w:val="0"/>
          <w:divBdr>
            <w:top w:val="none" w:sz="0" w:space="0" w:color="auto"/>
            <w:left w:val="none" w:sz="0" w:space="0" w:color="auto"/>
            <w:bottom w:val="none" w:sz="0" w:space="0" w:color="auto"/>
            <w:right w:val="none" w:sz="0" w:space="0" w:color="auto"/>
          </w:divBdr>
        </w:div>
        <w:div w:id="315450647">
          <w:marLeft w:val="640"/>
          <w:marRight w:val="0"/>
          <w:marTop w:val="0"/>
          <w:marBottom w:val="0"/>
          <w:divBdr>
            <w:top w:val="none" w:sz="0" w:space="0" w:color="auto"/>
            <w:left w:val="none" w:sz="0" w:space="0" w:color="auto"/>
            <w:bottom w:val="none" w:sz="0" w:space="0" w:color="auto"/>
            <w:right w:val="none" w:sz="0" w:space="0" w:color="auto"/>
          </w:divBdr>
        </w:div>
        <w:div w:id="1070495402">
          <w:marLeft w:val="640"/>
          <w:marRight w:val="0"/>
          <w:marTop w:val="0"/>
          <w:marBottom w:val="0"/>
          <w:divBdr>
            <w:top w:val="none" w:sz="0" w:space="0" w:color="auto"/>
            <w:left w:val="none" w:sz="0" w:space="0" w:color="auto"/>
            <w:bottom w:val="none" w:sz="0" w:space="0" w:color="auto"/>
            <w:right w:val="none" w:sz="0" w:space="0" w:color="auto"/>
          </w:divBdr>
        </w:div>
        <w:div w:id="1956213305">
          <w:marLeft w:val="640"/>
          <w:marRight w:val="0"/>
          <w:marTop w:val="0"/>
          <w:marBottom w:val="0"/>
          <w:divBdr>
            <w:top w:val="none" w:sz="0" w:space="0" w:color="auto"/>
            <w:left w:val="none" w:sz="0" w:space="0" w:color="auto"/>
            <w:bottom w:val="none" w:sz="0" w:space="0" w:color="auto"/>
            <w:right w:val="none" w:sz="0" w:space="0" w:color="auto"/>
          </w:divBdr>
        </w:div>
        <w:div w:id="410079267">
          <w:marLeft w:val="640"/>
          <w:marRight w:val="0"/>
          <w:marTop w:val="0"/>
          <w:marBottom w:val="0"/>
          <w:divBdr>
            <w:top w:val="none" w:sz="0" w:space="0" w:color="auto"/>
            <w:left w:val="none" w:sz="0" w:space="0" w:color="auto"/>
            <w:bottom w:val="none" w:sz="0" w:space="0" w:color="auto"/>
            <w:right w:val="none" w:sz="0" w:space="0" w:color="auto"/>
          </w:divBdr>
        </w:div>
        <w:div w:id="1995835151">
          <w:marLeft w:val="640"/>
          <w:marRight w:val="0"/>
          <w:marTop w:val="0"/>
          <w:marBottom w:val="0"/>
          <w:divBdr>
            <w:top w:val="none" w:sz="0" w:space="0" w:color="auto"/>
            <w:left w:val="none" w:sz="0" w:space="0" w:color="auto"/>
            <w:bottom w:val="none" w:sz="0" w:space="0" w:color="auto"/>
            <w:right w:val="none" w:sz="0" w:space="0" w:color="auto"/>
          </w:divBdr>
        </w:div>
        <w:div w:id="1308587007">
          <w:marLeft w:val="640"/>
          <w:marRight w:val="0"/>
          <w:marTop w:val="0"/>
          <w:marBottom w:val="0"/>
          <w:divBdr>
            <w:top w:val="none" w:sz="0" w:space="0" w:color="auto"/>
            <w:left w:val="none" w:sz="0" w:space="0" w:color="auto"/>
            <w:bottom w:val="none" w:sz="0" w:space="0" w:color="auto"/>
            <w:right w:val="none" w:sz="0" w:space="0" w:color="auto"/>
          </w:divBdr>
        </w:div>
        <w:div w:id="458035107">
          <w:marLeft w:val="640"/>
          <w:marRight w:val="0"/>
          <w:marTop w:val="0"/>
          <w:marBottom w:val="0"/>
          <w:divBdr>
            <w:top w:val="none" w:sz="0" w:space="0" w:color="auto"/>
            <w:left w:val="none" w:sz="0" w:space="0" w:color="auto"/>
            <w:bottom w:val="none" w:sz="0" w:space="0" w:color="auto"/>
            <w:right w:val="none" w:sz="0" w:space="0" w:color="auto"/>
          </w:divBdr>
        </w:div>
        <w:div w:id="1701131071">
          <w:marLeft w:val="640"/>
          <w:marRight w:val="0"/>
          <w:marTop w:val="0"/>
          <w:marBottom w:val="0"/>
          <w:divBdr>
            <w:top w:val="none" w:sz="0" w:space="0" w:color="auto"/>
            <w:left w:val="none" w:sz="0" w:space="0" w:color="auto"/>
            <w:bottom w:val="none" w:sz="0" w:space="0" w:color="auto"/>
            <w:right w:val="none" w:sz="0" w:space="0" w:color="auto"/>
          </w:divBdr>
        </w:div>
        <w:div w:id="480923642">
          <w:marLeft w:val="640"/>
          <w:marRight w:val="0"/>
          <w:marTop w:val="0"/>
          <w:marBottom w:val="0"/>
          <w:divBdr>
            <w:top w:val="none" w:sz="0" w:space="0" w:color="auto"/>
            <w:left w:val="none" w:sz="0" w:space="0" w:color="auto"/>
            <w:bottom w:val="none" w:sz="0" w:space="0" w:color="auto"/>
            <w:right w:val="none" w:sz="0" w:space="0" w:color="auto"/>
          </w:divBdr>
        </w:div>
        <w:div w:id="1044208908">
          <w:marLeft w:val="640"/>
          <w:marRight w:val="0"/>
          <w:marTop w:val="0"/>
          <w:marBottom w:val="0"/>
          <w:divBdr>
            <w:top w:val="none" w:sz="0" w:space="0" w:color="auto"/>
            <w:left w:val="none" w:sz="0" w:space="0" w:color="auto"/>
            <w:bottom w:val="none" w:sz="0" w:space="0" w:color="auto"/>
            <w:right w:val="none" w:sz="0" w:space="0" w:color="auto"/>
          </w:divBdr>
        </w:div>
        <w:div w:id="1234003464">
          <w:marLeft w:val="640"/>
          <w:marRight w:val="0"/>
          <w:marTop w:val="0"/>
          <w:marBottom w:val="0"/>
          <w:divBdr>
            <w:top w:val="none" w:sz="0" w:space="0" w:color="auto"/>
            <w:left w:val="none" w:sz="0" w:space="0" w:color="auto"/>
            <w:bottom w:val="none" w:sz="0" w:space="0" w:color="auto"/>
            <w:right w:val="none" w:sz="0" w:space="0" w:color="auto"/>
          </w:divBdr>
        </w:div>
        <w:div w:id="1914850642">
          <w:marLeft w:val="640"/>
          <w:marRight w:val="0"/>
          <w:marTop w:val="0"/>
          <w:marBottom w:val="0"/>
          <w:divBdr>
            <w:top w:val="none" w:sz="0" w:space="0" w:color="auto"/>
            <w:left w:val="none" w:sz="0" w:space="0" w:color="auto"/>
            <w:bottom w:val="none" w:sz="0" w:space="0" w:color="auto"/>
            <w:right w:val="none" w:sz="0" w:space="0" w:color="auto"/>
          </w:divBdr>
        </w:div>
        <w:div w:id="1482039187">
          <w:marLeft w:val="640"/>
          <w:marRight w:val="0"/>
          <w:marTop w:val="0"/>
          <w:marBottom w:val="0"/>
          <w:divBdr>
            <w:top w:val="none" w:sz="0" w:space="0" w:color="auto"/>
            <w:left w:val="none" w:sz="0" w:space="0" w:color="auto"/>
            <w:bottom w:val="none" w:sz="0" w:space="0" w:color="auto"/>
            <w:right w:val="none" w:sz="0" w:space="0" w:color="auto"/>
          </w:divBdr>
        </w:div>
        <w:div w:id="1819835643">
          <w:marLeft w:val="640"/>
          <w:marRight w:val="0"/>
          <w:marTop w:val="0"/>
          <w:marBottom w:val="0"/>
          <w:divBdr>
            <w:top w:val="none" w:sz="0" w:space="0" w:color="auto"/>
            <w:left w:val="none" w:sz="0" w:space="0" w:color="auto"/>
            <w:bottom w:val="none" w:sz="0" w:space="0" w:color="auto"/>
            <w:right w:val="none" w:sz="0" w:space="0" w:color="auto"/>
          </w:divBdr>
        </w:div>
        <w:div w:id="1190143926">
          <w:marLeft w:val="640"/>
          <w:marRight w:val="0"/>
          <w:marTop w:val="0"/>
          <w:marBottom w:val="0"/>
          <w:divBdr>
            <w:top w:val="none" w:sz="0" w:space="0" w:color="auto"/>
            <w:left w:val="none" w:sz="0" w:space="0" w:color="auto"/>
            <w:bottom w:val="none" w:sz="0" w:space="0" w:color="auto"/>
            <w:right w:val="none" w:sz="0" w:space="0" w:color="auto"/>
          </w:divBdr>
        </w:div>
        <w:div w:id="1996647161">
          <w:marLeft w:val="640"/>
          <w:marRight w:val="0"/>
          <w:marTop w:val="0"/>
          <w:marBottom w:val="0"/>
          <w:divBdr>
            <w:top w:val="none" w:sz="0" w:space="0" w:color="auto"/>
            <w:left w:val="none" w:sz="0" w:space="0" w:color="auto"/>
            <w:bottom w:val="none" w:sz="0" w:space="0" w:color="auto"/>
            <w:right w:val="none" w:sz="0" w:space="0" w:color="auto"/>
          </w:divBdr>
        </w:div>
        <w:div w:id="1969972394">
          <w:marLeft w:val="640"/>
          <w:marRight w:val="0"/>
          <w:marTop w:val="0"/>
          <w:marBottom w:val="0"/>
          <w:divBdr>
            <w:top w:val="none" w:sz="0" w:space="0" w:color="auto"/>
            <w:left w:val="none" w:sz="0" w:space="0" w:color="auto"/>
            <w:bottom w:val="none" w:sz="0" w:space="0" w:color="auto"/>
            <w:right w:val="none" w:sz="0" w:space="0" w:color="auto"/>
          </w:divBdr>
        </w:div>
        <w:div w:id="1986663307">
          <w:marLeft w:val="640"/>
          <w:marRight w:val="0"/>
          <w:marTop w:val="0"/>
          <w:marBottom w:val="0"/>
          <w:divBdr>
            <w:top w:val="none" w:sz="0" w:space="0" w:color="auto"/>
            <w:left w:val="none" w:sz="0" w:space="0" w:color="auto"/>
            <w:bottom w:val="none" w:sz="0" w:space="0" w:color="auto"/>
            <w:right w:val="none" w:sz="0" w:space="0" w:color="auto"/>
          </w:divBdr>
        </w:div>
        <w:div w:id="938685955">
          <w:marLeft w:val="640"/>
          <w:marRight w:val="0"/>
          <w:marTop w:val="0"/>
          <w:marBottom w:val="0"/>
          <w:divBdr>
            <w:top w:val="none" w:sz="0" w:space="0" w:color="auto"/>
            <w:left w:val="none" w:sz="0" w:space="0" w:color="auto"/>
            <w:bottom w:val="none" w:sz="0" w:space="0" w:color="auto"/>
            <w:right w:val="none" w:sz="0" w:space="0" w:color="auto"/>
          </w:divBdr>
        </w:div>
        <w:div w:id="1010135468">
          <w:marLeft w:val="640"/>
          <w:marRight w:val="0"/>
          <w:marTop w:val="0"/>
          <w:marBottom w:val="0"/>
          <w:divBdr>
            <w:top w:val="none" w:sz="0" w:space="0" w:color="auto"/>
            <w:left w:val="none" w:sz="0" w:space="0" w:color="auto"/>
            <w:bottom w:val="none" w:sz="0" w:space="0" w:color="auto"/>
            <w:right w:val="none" w:sz="0" w:space="0" w:color="auto"/>
          </w:divBdr>
        </w:div>
        <w:div w:id="159275826">
          <w:marLeft w:val="640"/>
          <w:marRight w:val="0"/>
          <w:marTop w:val="0"/>
          <w:marBottom w:val="0"/>
          <w:divBdr>
            <w:top w:val="none" w:sz="0" w:space="0" w:color="auto"/>
            <w:left w:val="none" w:sz="0" w:space="0" w:color="auto"/>
            <w:bottom w:val="none" w:sz="0" w:space="0" w:color="auto"/>
            <w:right w:val="none" w:sz="0" w:space="0" w:color="auto"/>
          </w:divBdr>
        </w:div>
        <w:div w:id="917908012">
          <w:marLeft w:val="640"/>
          <w:marRight w:val="0"/>
          <w:marTop w:val="0"/>
          <w:marBottom w:val="0"/>
          <w:divBdr>
            <w:top w:val="none" w:sz="0" w:space="0" w:color="auto"/>
            <w:left w:val="none" w:sz="0" w:space="0" w:color="auto"/>
            <w:bottom w:val="none" w:sz="0" w:space="0" w:color="auto"/>
            <w:right w:val="none" w:sz="0" w:space="0" w:color="auto"/>
          </w:divBdr>
        </w:div>
        <w:div w:id="1728258031">
          <w:marLeft w:val="640"/>
          <w:marRight w:val="0"/>
          <w:marTop w:val="0"/>
          <w:marBottom w:val="0"/>
          <w:divBdr>
            <w:top w:val="none" w:sz="0" w:space="0" w:color="auto"/>
            <w:left w:val="none" w:sz="0" w:space="0" w:color="auto"/>
            <w:bottom w:val="none" w:sz="0" w:space="0" w:color="auto"/>
            <w:right w:val="none" w:sz="0" w:space="0" w:color="auto"/>
          </w:divBdr>
        </w:div>
        <w:div w:id="828711755">
          <w:marLeft w:val="640"/>
          <w:marRight w:val="0"/>
          <w:marTop w:val="0"/>
          <w:marBottom w:val="0"/>
          <w:divBdr>
            <w:top w:val="none" w:sz="0" w:space="0" w:color="auto"/>
            <w:left w:val="none" w:sz="0" w:space="0" w:color="auto"/>
            <w:bottom w:val="none" w:sz="0" w:space="0" w:color="auto"/>
            <w:right w:val="none" w:sz="0" w:space="0" w:color="auto"/>
          </w:divBdr>
        </w:div>
        <w:div w:id="170609158">
          <w:marLeft w:val="640"/>
          <w:marRight w:val="0"/>
          <w:marTop w:val="0"/>
          <w:marBottom w:val="0"/>
          <w:divBdr>
            <w:top w:val="none" w:sz="0" w:space="0" w:color="auto"/>
            <w:left w:val="none" w:sz="0" w:space="0" w:color="auto"/>
            <w:bottom w:val="none" w:sz="0" w:space="0" w:color="auto"/>
            <w:right w:val="none" w:sz="0" w:space="0" w:color="auto"/>
          </w:divBdr>
        </w:div>
        <w:div w:id="1657764849">
          <w:marLeft w:val="640"/>
          <w:marRight w:val="0"/>
          <w:marTop w:val="0"/>
          <w:marBottom w:val="0"/>
          <w:divBdr>
            <w:top w:val="none" w:sz="0" w:space="0" w:color="auto"/>
            <w:left w:val="none" w:sz="0" w:space="0" w:color="auto"/>
            <w:bottom w:val="none" w:sz="0" w:space="0" w:color="auto"/>
            <w:right w:val="none" w:sz="0" w:space="0" w:color="auto"/>
          </w:divBdr>
        </w:div>
        <w:div w:id="1860239683">
          <w:marLeft w:val="640"/>
          <w:marRight w:val="0"/>
          <w:marTop w:val="0"/>
          <w:marBottom w:val="0"/>
          <w:divBdr>
            <w:top w:val="none" w:sz="0" w:space="0" w:color="auto"/>
            <w:left w:val="none" w:sz="0" w:space="0" w:color="auto"/>
            <w:bottom w:val="none" w:sz="0" w:space="0" w:color="auto"/>
            <w:right w:val="none" w:sz="0" w:space="0" w:color="auto"/>
          </w:divBdr>
        </w:div>
        <w:div w:id="1812937001">
          <w:marLeft w:val="640"/>
          <w:marRight w:val="0"/>
          <w:marTop w:val="0"/>
          <w:marBottom w:val="0"/>
          <w:divBdr>
            <w:top w:val="none" w:sz="0" w:space="0" w:color="auto"/>
            <w:left w:val="none" w:sz="0" w:space="0" w:color="auto"/>
            <w:bottom w:val="none" w:sz="0" w:space="0" w:color="auto"/>
            <w:right w:val="none" w:sz="0" w:space="0" w:color="auto"/>
          </w:divBdr>
        </w:div>
        <w:div w:id="2006132390">
          <w:marLeft w:val="640"/>
          <w:marRight w:val="0"/>
          <w:marTop w:val="0"/>
          <w:marBottom w:val="0"/>
          <w:divBdr>
            <w:top w:val="none" w:sz="0" w:space="0" w:color="auto"/>
            <w:left w:val="none" w:sz="0" w:space="0" w:color="auto"/>
            <w:bottom w:val="none" w:sz="0" w:space="0" w:color="auto"/>
            <w:right w:val="none" w:sz="0" w:space="0" w:color="auto"/>
          </w:divBdr>
        </w:div>
        <w:div w:id="1053622371">
          <w:marLeft w:val="640"/>
          <w:marRight w:val="0"/>
          <w:marTop w:val="0"/>
          <w:marBottom w:val="0"/>
          <w:divBdr>
            <w:top w:val="none" w:sz="0" w:space="0" w:color="auto"/>
            <w:left w:val="none" w:sz="0" w:space="0" w:color="auto"/>
            <w:bottom w:val="none" w:sz="0" w:space="0" w:color="auto"/>
            <w:right w:val="none" w:sz="0" w:space="0" w:color="auto"/>
          </w:divBdr>
        </w:div>
        <w:div w:id="1254902232">
          <w:marLeft w:val="640"/>
          <w:marRight w:val="0"/>
          <w:marTop w:val="0"/>
          <w:marBottom w:val="0"/>
          <w:divBdr>
            <w:top w:val="none" w:sz="0" w:space="0" w:color="auto"/>
            <w:left w:val="none" w:sz="0" w:space="0" w:color="auto"/>
            <w:bottom w:val="none" w:sz="0" w:space="0" w:color="auto"/>
            <w:right w:val="none" w:sz="0" w:space="0" w:color="auto"/>
          </w:divBdr>
        </w:div>
        <w:div w:id="207375294">
          <w:marLeft w:val="640"/>
          <w:marRight w:val="0"/>
          <w:marTop w:val="0"/>
          <w:marBottom w:val="0"/>
          <w:divBdr>
            <w:top w:val="none" w:sz="0" w:space="0" w:color="auto"/>
            <w:left w:val="none" w:sz="0" w:space="0" w:color="auto"/>
            <w:bottom w:val="none" w:sz="0" w:space="0" w:color="auto"/>
            <w:right w:val="none" w:sz="0" w:space="0" w:color="auto"/>
          </w:divBdr>
        </w:div>
        <w:div w:id="1332217498">
          <w:marLeft w:val="640"/>
          <w:marRight w:val="0"/>
          <w:marTop w:val="0"/>
          <w:marBottom w:val="0"/>
          <w:divBdr>
            <w:top w:val="none" w:sz="0" w:space="0" w:color="auto"/>
            <w:left w:val="none" w:sz="0" w:space="0" w:color="auto"/>
            <w:bottom w:val="none" w:sz="0" w:space="0" w:color="auto"/>
            <w:right w:val="none" w:sz="0" w:space="0" w:color="auto"/>
          </w:divBdr>
        </w:div>
        <w:div w:id="1243679719">
          <w:marLeft w:val="640"/>
          <w:marRight w:val="0"/>
          <w:marTop w:val="0"/>
          <w:marBottom w:val="0"/>
          <w:divBdr>
            <w:top w:val="none" w:sz="0" w:space="0" w:color="auto"/>
            <w:left w:val="none" w:sz="0" w:space="0" w:color="auto"/>
            <w:bottom w:val="none" w:sz="0" w:space="0" w:color="auto"/>
            <w:right w:val="none" w:sz="0" w:space="0" w:color="auto"/>
          </w:divBdr>
        </w:div>
        <w:div w:id="534655920">
          <w:marLeft w:val="640"/>
          <w:marRight w:val="0"/>
          <w:marTop w:val="0"/>
          <w:marBottom w:val="0"/>
          <w:divBdr>
            <w:top w:val="none" w:sz="0" w:space="0" w:color="auto"/>
            <w:left w:val="none" w:sz="0" w:space="0" w:color="auto"/>
            <w:bottom w:val="none" w:sz="0" w:space="0" w:color="auto"/>
            <w:right w:val="none" w:sz="0" w:space="0" w:color="auto"/>
          </w:divBdr>
        </w:div>
        <w:div w:id="1852404769">
          <w:marLeft w:val="640"/>
          <w:marRight w:val="0"/>
          <w:marTop w:val="0"/>
          <w:marBottom w:val="0"/>
          <w:divBdr>
            <w:top w:val="none" w:sz="0" w:space="0" w:color="auto"/>
            <w:left w:val="none" w:sz="0" w:space="0" w:color="auto"/>
            <w:bottom w:val="none" w:sz="0" w:space="0" w:color="auto"/>
            <w:right w:val="none" w:sz="0" w:space="0" w:color="auto"/>
          </w:divBdr>
        </w:div>
        <w:div w:id="1176461304">
          <w:marLeft w:val="640"/>
          <w:marRight w:val="0"/>
          <w:marTop w:val="0"/>
          <w:marBottom w:val="0"/>
          <w:divBdr>
            <w:top w:val="none" w:sz="0" w:space="0" w:color="auto"/>
            <w:left w:val="none" w:sz="0" w:space="0" w:color="auto"/>
            <w:bottom w:val="none" w:sz="0" w:space="0" w:color="auto"/>
            <w:right w:val="none" w:sz="0" w:space="0" w:color="auto"/>
          </w:divBdr>
        </w:div>
        <w:div w:id="1649438422">
          <w:marLeft w:val="640"/>
          <w:marRight w:val="0"/>
          <w:marTop w:val="0"/>
          <w:marBottom w:val="0"/>
          <w:divBdr>
            <w:top w:val="none" w:sz="0" w:space="0" w:color="auto"/>
            <w:left w:val="none" w:sz="0" w:space="0" w:color="auto"/>
            <w:bottom w:val="none" w:sz="0" w:space="0" w:color="auto"/>
            <w:right w:val="none" w:sz="0" w:space="0" w:color="auto"/>
          </w:divBdr>
        </w:div>
        <w:div w:id="624429460">
          <w:marLeft w:val="640"/>
          <w:marRight w:val="0"/>
          <w:marTop w:val="0"/>
          <w:marBottom w:val="0"/>
          <w:divBdr>
            <w:top w:val="none" w:sz="0" w:space="0" w:color="auto"/>
            <w:left w:val="none" w:sz="0" w:space="0" w:color="auto"/>
            <w:bottom w:val="none" w:sz="0" w:space="0" w:color="auto"/>
            <w:right w:val="none" w:sz="0" w:space="0" w:color="auto"/>
          </w:divBdr>
        </w:div>
      </w:divsChild>
    </w:div>
    <w:div w:id="252052314">
      <w:bodyDiv w:val="1"/>
      <w:marLeft w:val="0"/>
      <w:marRight w:val="0"/>
      <w:marTop w:val="0"/>
      <w:marBottom w:val="0"/>
      <w:divBdr>
        <w:top w:val="none" w:sz="0" w:space="0" w:color="auto"/>
        <w:left w:val="none" w:sz="0" w:space="0" w:color="auto"/>
        <w:bottom w:val="none" w:sz="0" w:space="0" w:color="auto"/>
        <w:right w:val="none" w:sz="0" w:space="0" w:color="auto"/>
      </w:divBdr>
      <w:divsChild>
        <w:div w:id="1403403522">
          <w:marLeft w:val="640"/>
          <w:marRight w:val="0"/>
          <w:marTop w:val="0"/>
          <w:marBottom w:val="0"/>
          <w:divBdr>
            <w:top w:val="none" w:sz="0" w:space="0" w:color="auto"/>
            <w:left w:val="none" w:sz="0" w:space="0" w:color="auto"/>
            <w:bottom w:val="none" w:sz="0" w:space="0" w:color="auto"/>
            <w:right w:val="none" w:sz="0" w:space="0" w:color="auto"/>
          </w:divBdr>
        </w:div>
        <w:div w:id="35929705">
          <w:marLeft w:val="640"/>
          <w:marRight w:val="0"/>
          <w:marTop w:val="0"/>
          <w:marBottom w:val="0"/>
          <w:divBdr>
            <w:top w:val="none" w:sz="0" w:space="0" w:color="auto"/>
            <w:left w:val="none" w:sz="0" w:space="0" w:color="auto"/>
            <w:bottom w:val="none" w:sz="0" w:space="0" w:color="auto"/>
            <w:right w:val="none" w:sz="0" w:space="0" w:color="auto"/>
          </w:divBdr>
        </w:div>
        <w:div w:id="1305961386">
          <w:marLeft w:val="640"/>
          <w:marRight w:val="0"/>
          <w:marTop w:val="0"/>
          <w:marBottom w:val="0"/>
          <w:divBdr>
            <w:top w:val="none" w:sz="0" w:space="0" w:color="auto"/>
            <w:left w:val="none" w:sz="0" w:space="0" w:color="auto"/>
            <w:bottom w:val="none" w:sz="0" w:space="0" w:color="auto"/>
            <w:right w:val="none" w:sz="0" w:space="0" w:color="auto"/>
          </w:divBdr>
        </w:div>
        <w:div w:id="299578250">
          <w:marLeft w:val="640"/>
          <w:marRight w:val="0"/>
          <w:marTop w:val="0"/>
          <w:marBottom w:val="0"/>
          <w:divBdr>
            <w:top w:val="none" w:sz="0" w:space="0" w:color="auto"/>
            <w:left w:val="none" w:sz="0" w:space="0" w:color="auto"/>
            <w:bottom w:val="none" w:sz="0" w:space="0" w:color="auto"/>
            <w:right w:val="none" w:sz="0" w:space="0" w:color="auto"/>
          </w:divBdr>
        </w:div>
        <w:div w:id="1413088713">
          <w:marLeft w:val="640"/>
          <w:marRight w:val="0"/>
          <w:marTop w:val="0"/>
          <w:marBottom w:val="0"/>
          <w:divBdr>
            <w:top w:val="none" w:sz="0" w:space="0" w:color="auto"/>
            <w:left w:val="none" w:sz="0" w:space="0" w:color="auto"/>
            <w:bottom w:val="none" w:sz="0" w:space="0" w:color="auto"/>
            <w:right w:val="none" w:sz="0" w:space="0" w:color="auto"/>
          </w:divBdr>
        </w:div>
        <w:div w:id="213587823">
          <w:marLeft w:val="640"/>
          <w:marRight w:val="0"/>
          <w:marTop w:val="0"/>
          <w:marBottom w:val="0"/>
          <w:divBdr>
            <w:top w:val="none" w:sz="0" w:space="0" w:color="auto"/>
            <w:left w:val="none" w:sz="0" w:space="0" w:color="auto"/>
            <w:bottom w:val="none" w:sz="0" w:space="0" w:color="auto"/>
            <w:right w:val="none" w:sz="0" w:space="0" w:color="auto"/>
          </w:divBdr>
        </w:div>
        <w:div w:id="328410579">
          <w:marLeft w:val="640"/>
          <w:marRight w:val="0"/>
          <w:marTop w:val="0"/>
          <w:marBottom w:val="0"/>
          <w:divBdr>
            <w:top w:val="none" w:sz="0" w:space="0" w:color="auto"/>
            <w:left w:val="none" w:sz="0" w:space="0" w:color="auto"/>
            <w:bottom w:val="none" w:sz="0" w:space="0" w:color="auto"/>
            <w:right w:val="none" w:sz="0" w:space="0" w:color="auto"/>
          </w:divBdr>
        </w:div>
        <w:div w:id="288316422">
          <w:marLeft w:val="640"/>
          <w:marRight w:val="0"/>
          <w:marTop w:val="0"/>
          <w:marBottom w:val="0"/>
          <w:divBdr>
            <w:top w:val="none" w:sz="0" w:space="0" w:color="auto"/>
            <w:left w:val="none" w:sz="0" w:space="0" w:color="auto"/>
            <w:bottom w:val="none" w:sz="0" w:space="0" w:color="auto"/>
            <w:right w:val="none" w:sz="0" w:space="0" w:color="auto"/>
          </w:divBdr>
        </w:div>
        <w:div w:id="96876363">
          <w:marLeft w:val="640"/>
          <w:marRight w:val="0"/>
          <w:marTop w:val="0"/>
          <w:marBottom w:val="0"/>
          <w:divBdr>
            <w:top w:val="none" w:sz="0" w:space="0" w:color="auto"/>
            <w:left w:val="none" w:sz="0" w:space="0" w:color="auto"/>
            <w:bottom w:val="none" w:sz="0" w:space="0" w:color="auto"/>
            <w:right w:val="none" w:sz="0" w:space="0" w:color="auto"/>
          </w:divBdr>
        </w:div>
        <w:div w:id="1413889454">
          <w:marLeft w:val="640"/>
          <w:marRight w:val="0"/>
          <w:marTop w:val="0"/>
          <w:marBottom w:val="0"/>
          <w:divBdr>
            <w:top w:val="none" w:sz="0" w:space="0" w:color="auto"/>
            <w:left w:val="none" w:sz="0" w:space="0" w:color="auto"/>
            <w:bottom w:val="none" w:sz="0" w:space="0" w:color="auto"/>
            <w:right w:val="none" w:sz="0" w:space="0" w:color="auto"/>
          </w:divBdr>
        </w:div>
        <w:div w:id="1219702618">
          <w:marLeft w:val="640"/>
          <w:marRight w:val="0"/>
          <w:marTop w:val="0"/>
          <w:marBottom w:val="0"/>
          <w:divBdr>
            <w:top w:val="none" w:sz="0" w:space="0" w:color="auto"/>
            <w:left w:val="none" w:sz="0" w:space="0" w:color="auto"/>
            <w:bottom w:val="none" w:sz="0" w:space="0" w:color="auto"/>
            <w:right w:val="none" w:sz="0" w:space="0" w:color="auto"/>
          </w:divBdr>
        </w:div>
        <w:div w:id="547425182">
          <w:marLeft w:val="640"/>
          <w:marRight w:val="0"/>
          <w:marTop w:val="0"/>
          <w:marBottom w:val="0"/>
          <w:divBdr>
            <w:top w:val="none" w:sz="0" w:space="0" w:color="auto"/>
            <w:left w:val="none" w:sz="0" w:space="0" w:color="auto"/>
            <w:bottom w:val="none" w:sz="0" w:space="0" w:color="auto"/>
            <w:right w:val="none" w:sz="0" w:space="0" w:color="auto"/>
          </w:divBdr>
        </w:div>
        <w:div w:id="733889466">
          <w:marLeft w:val="640"/>
          <w:marRight w:val="0"/>
          <w:marTop w:val="0"/>
          <w:marBottom w:val="0"/>
          <w:divBdr>
            <w:top w:val="none" w:sz="0" w:space="0" w:color="auto"/>
            <w:left w:val="none" w:sz="0" w:space="0" w:color="auto"/>
            <w:bottom w:val="none" w:sz="0" w:space="0" w:color="auto"/>
            <w:right w:val="none" w:sz="0" w:space="0" w:color="auto"/>
          </w:divBdr>
        </w:div>
        <w:div w:id="1110901626">
          <w:marLeft w:val="640"/>
          <w:marRight w:val="0"/>
          <w:marTop w:val="0"/>
          <w:marBottom w:val="0"/>
          <w:divBdr>
            <w:top w:val="none" w:sz="0" w:space="0" w:color="auto"/>
            <w:left w:val="none" w:sz="0" w:space="0" w:color="auto"/>
            <w:bottom w:val="none" w:sz="0" w:space="0" w:color="auto"/>
            <w:right w:val="none" w:sz="0" w:space="0" w:color="auto"/>
          </w:divBdr>
        </w:div>
        <w:div w:id="1897744371">
          <w:marLeft w:val="640"/>
          <w:marRight w:val="0"/>
          <w:marTop w:val="0"/>
          <w:marBottom w:val="0"/>
          <w:divBdr>
            <w:top w:val="none" w:sz="0" w:space="0" w:color="auto"/>
            <w:left w:val="none" w:sz="0" w:space="0" w:color="auto"/>
            <w:bottom w:val="none" w:sz="0" w:space="0" w:color="auto"/>
            <w:right w:val="none" w:sz="0" w:space="0" w:color="auto"/>
          </w:divBdr>
        </w:div>
        <w:div w:id="1193883818">
          <w:marLeft w:val="640"/>
          <w:marRight w:val="0"/>
          <w:marTop w:val="0"/>
          <w:marBottom w:val="0"/>
          <w:divBdr>
            <w:top w:val="none" w:sz="0" w:space="0" w:color="auto"/>
            <w:left w:val="none" w:sz="0" w:space="0" w:color="auto"/>
            <w:bottom w:val="none" w:sz="0" w:space="0" w:color="auto"/>
            <w:right w:val="none" w:sz="0" w:space="0" w:color="auto"/>
          </w:divBdr>
        </w:div>
        <w:div w:id="1804158154">
          <w:marLeft w:val="640"/>
          <w:marRight w:val="0"/>
          <w:marTop w:val="0"/>
          <w:marBottom w:val="0"/>
          <w:divBdr>
            <w:top w:val="none" w:sz="0" w:space="0" w:color="auto"/>
            <w:left w:val="none" w:sz="0" w:space="0" w:color="auto"/>
            <w:bottom w:val="none" w:sz="0" w:space="0" w:color="auto"/>
            <w:right w:val="none" w:sz="0" w:space="0" w:color="auto"/>
          </w:divBdr>
        </w:div>
        <w:div w:id="680206972">
          <w:marLeft w:val="640"/>
          <w:marRight w:val="0"/>
          <w:marTop w:val="0"/>
          <w:marBottom w:val="0"/>
          <w:divBdr>
            <w:top w:val="none" w:sz="0" w:space="0" w:color="auto"/>
            <w:left w:val="none" w:sz="0" w:space="0" w:color="auto"/>
            <w:bottom w:val="none" w:sz="0" w:space="0" w:color="auto"/>
            <w:right w:val="none" w:sz="0" w:space="0" w:color="auto"/>
          </w:divBdr>
        </w:div>
        <w:div w:id="334919805">
          <w:marLeft w:val="640"/>
          <w:marRight w:val="0"/>
          <w:marTop w:val="0"/>
          <w:marBottom w:val="0"/>
          <w:divBdr>
            <w:top w:val="none" w:sz="0" w:space="0" w:color="auto"/>
            <w:left w:val="none" w:sz="0" w:space="0" w:color="auto"/>
            <w:bottom w:val="none" w:sz="0" w:space="0" w:color="auto"/>
            <w:right w:val="none" w:sz="0" w:space="0" w:color="auto"/>
          </w:divBdr>
        </w:div>
        <w:div w:id="1915431866">
          <w:marLeft w:val="640"/>
          <w:marRight w:val="0"/>
          <w:marTop w:val="0"/>
          <w:marBottom w:val="0"/>
          <w:divBdr>
            <w:top w:val="none" w:sz="0" w:space="0" w:color="auto"/>
            <w:left w:val="none" w:sz="0" w:space="0" w:color="auto"/>
            <w:bottom w:val="none" w:sz="0" w:space="0" w:color="auto"/>
            <w:right w:val="none" w:sz="0" w:space="0" w:color="auto"/>
          </w:divBdr>
        </w:div>
        <w:div w:id="273248572">
          <w:marLeft w:val="640"/>
          <w:marRight w:val="0"/>
          <w:marTop w:val="0"/>
          <w:marBottom w:val="0"/>
          <w:divBdr>
            <w:top w:val="none" w:sz="0" w:space="0" w:color="auto"/>
            <w:left w:val="none" w:sz="0" w:space="0" w:color="auto"/>
            <w:bottom w:val="none" w:sz="0" w:space="0" w:color="auto"/>
            <w:right w:val="none" w:sz="0" w:space="0" w:color="auto"/>
          </w:divBdr>
        </w:div>
        <w:div w:id="806779351">
          <w:marLeft w:val="640"/>
          <w:marRight w:val="0"/>
          <w:marTop w:val="0"/>
          <w:marBottom w:val="0"/>
          <w:divBdr>
            <w:top w:val="none" w:sz="0" w:space="0" w:color="auto"/>
            <w:left w:val="none" w:sz="0" w:space="0" w:color="auto"/>
            <w:bottom w:val="none" w:sz="0" w:space="0" w:color="auto"/>
            <w:right w:val="none" w:sz="0" w:space="0" w:color="auto"/>
          </w:divBdr>
        </w:div>
        <w:div w:id="1509058949">
          <w:marLeft w:val="640"/>
          <w:marRight w:val="0"/>
          <w:marTop w:val="0"/>
          <w:marBottom w:val="0"/>
          <w:divBdr>
            <w:top w:val="none" w:sz="0" w:space="0" w:color="auto"/>
            <w:left w:val="none" w:sz="0" w:space="0" w:color="auto"/>
            <w:bottom w:val="none" w:sz="0" w:space="0" w:color="auto"/>
            <w:right w:val="none" w:sz="0" w:space="0" w:color="auto"/>
          </w:divBdr>
        </w:div>
        <w:div w:id="1032536120">
          <w:marLeft w:val="640"/>
          <w:marRight w:val="0"/>
          <w:marTop w:val="0"/>
          <w:marBottom w:val="0"/>
          <w:divBdr>
            <w:top w:val="none" w:sz="0" w:space="0" w:color="auto"/>
            <w:left w:val="none" w:sz="0" w:space="0" w:color="auto"/>
            <w:bottom w:val="none" w:sz="0" w:space="0" w:color="auto"/>
            <w:right w:val="none" w:sz="0" w:space="0" w:color="auto"/>
          </w:divBdr>
        </w:div>
        <w:div w:id="1360350878">
          <w:marLeft w:val="640"/>
          <w:marRight w:val="0"/>
          <w:marTop w:val="0"/>
          <w:marBottom w:val="0"/>
          <w:divBdr>
            <w:top w:val="none" w:sz="0" w:space="0" w:color="auto"/>
            <w:left w:val="none" w:sz="0" w:space="0" w:color="auto"/>
            <w:bottom w:val="none" w:sz="0" w:space="0" w:color="auto"/>
            <w:right w:val="none" w:sz="0" w:space="0" w:color="auto"/>
          </w:divBdr>
        </w:div>
        <w:div w:id="317269092">
          <w:marLeft w:val="640"/>
          <w:marRight w:val="0"/>
          <w:marTop w:val="0"/>
          <w:marBottom w:val="0"/>
          <w:divBdr>
            <w:top w:val="none" w:sz="0" w:space="0" w:color="auto"/>
            <w:left w:val="none" w:sz="0" w:space="0" w:color="auto"/>
            <w:bottom w:val="none" w:sz="0" w:space="0" w:color="auto"/>
            <w:right w:val="none" w:sz="0" w:space="0" w:color="auto"/>
          </w:divBdr>
        </w:div>
        <w:div w:id="661398527">
          <w:marLeft w:val="640"/>
          <w:marRight w:val="0"/>
          <w:marTop w:val="0"/>
          <w:marBottom w:val="0"/>
          <w:divBdr>
            <w:top w:val="none" w:sz="0" w:space="0" w:color="auto"/>
            <w:left w:val="none" w:sz="0" w:space="0" w:color="auto"/>
            <w:bottom w:val="none" w:sz="0" w:space="0" w:color="auto"/>
            <w:right w:val="none" w:sz="0" w:space="0" w:color="auto"/>
          </w:divBdr>
        </w:div>
        <w:div w:id="1855269781">
          <w:marLeft w:val="640"/>
          <w:marRight w:val="0"/>
          <w:marTop w:val="0"/>
          <w:marBottom w:val="0"/>
          <w:divBdr>
            <w:top w:val="none" w:sz="0" w:space="0" w:color="auto"/>
            <w:left w:val="none" w:sz="0" w:space="0" w:color="auto"/>
            <w:bottom w:val="none" w:sz="0" w:space="0" w:color="auto"/>
            <w:right w:val="none" w:sz="0" w:space="0" w:color="auto"/>
          </w:divBdr>
        </w:div>
        <w:div w:id="1997371970">
          <w:marLeft w:val="640"/>
          <w:marRight w:val="0"/>
          <w:marTop w:val="0"/>
          <w:marBottom w:val="0"/>
          <w:divBdr>
            <w:top w:val="none" w:sz="0" w:space="0" w:color="auto"/>
            <w:left w:val="none" w:sz="0" w:space="0" w:color="auto"/>
            <w:bottom w:val="none" w:sz="0" w:space="0" w:color="auto"/>
            <w:right w:val="none" w:sz="0" w:space="0" w:color="auto"/>
          </w:divBdr>
        </w:div>
        <w:div w:id="1845053610">
          <w:marLeft w:val="640"/>
          <w:marRight w:val="0"/>
          <w:marTop w:val="0"/>
          <w:marBottom w:val="0"/>
          <w:divBdr>
            <w:top w:val="none" w:sz="0" w:space="0" w:color="auto"/>
            <w:left w:val="none" w:sz="0" w:space="0" w:color="auto"/>
            <w:bottom w:val="none" w:sz="0" w:space="0" w:color="auto"/>
            <w:right w:val="none" w:sz="0" w:space="0" w:color="auto"/>
          </w:divBdr>
        </w:div>
        <w:div w:id="1291395869">
          <w:marLeft w:val="640"/>
          <w:marRight w:val="0"/>
          <w:marTop w:val="0"/>
          <w:marBottom w:val="0"/>
          <w:divBdr>
            <w:top w:val="none" w:sz="0" w:space="0" w:color="auto"/>
            <w:left w:val="none" w:sz="0" w:space="0" w:color="auto"/>
            <w:bottom w:val="none" w:sz="0" w:space="0" w:color="auto"/>
            <w:right w:val="none" w:sz="0" w:space="0" w:color="auto"/>
          </w:divBdr>
        </w:div>
        <w:div w:id="522863096">
          <w:marLeft w:val="640"/>
          <w:marRight w:val="0"/>
          <w:marTop w:val="0"/>
          <w:marBottom w:val="0"/>
          <w:divBdr>
            <w:top w:val="none" w:sz="0" w:space="0" w:color="auto"/>
            <w:left w:val="none" w:sz="0" w:space="0" w:color="auto"/>
            <w:bottom w:val="none" w:sz="0" w:space="0" w:color="auto"/>
            <w:right w:val="none" w:sz="0" w:space="0" w:color="auto"/>
          </w:divBdr>
        </w:div>
        <w:div w:id="1365788016">
          <w:marLeft w:val="640"/>
          <w:marRight w:val="0"/>
          <w:marTop w:val="0"/>
          <w:marBottom w:val="0"/>
          <w:divBdr>
            <w:top w:val="none" w:sz="0" w:space="0" w:color="auto"/>
            <w:left w:val="none" w:sz="0" w:space="0" w:color="auto"/>
            <w:bottom w:val="none" w:sz="0" w:space="0" w:color="auto"/>
            <w:right w:val="none" w:sz="0" w:space="0" w:color="auto"/>
          </w:divBdr>
        </w:div>
        <w:div w:id="1778938029">
          <w:marLeft w:val="640"/>
          <w:marRight w:val="0"/>
          <w:marTop w:val="0"/>
          <w:marBottom w:val="0"/>
          <w:divBdr>
            <w:top w:val="none" w:sz="0" w:space="0" w:color="auto"/>
            <w:left w:val="none" w:sz="0" w:space="0" w:color="auto"/>
            <w:bottom w:val="none" w:sz="0" w:space="0" w:color="auto"/>
            <w:right w:val="none" w:sz="0" w:space="0" w:color="auto"/>
          </w:divBdr>
        </w:div>
        <w:div w:id="1480851694">
          <w:marLeft w:val="640"/>
          <w:marRight w:val="0"/>
          <w:marTop w:val="0"/>
          <w:marBottom w:val="0"/>
          <w:divBdr>
            <w:top w:val="none" w:sz="0" w:space="0" w:color="auto"/>
            <w:left w:val="none" w:sz="0" w:space="0" w:color="auto"/>
            <w:bottom w:val="none" w:sz="0" w:space="0" w:color="auto"/>
            <w:right w:val="none" w:sz="0" w:space="0" w:color="auto"/>
          </w:divBdr>
        </w:div>
        <w:div w:id="1014039667">
          <w:marLeft w:val="640"/>
          <w:marRight w:val="0"/>
          <w:marTop w:val="0"/>
          <w:marBottom w:val="0"/>
          <w:divBdr>
            <w:top w:val="none" w:sz="0" w:space="0" w:color="auto"/>
            <w:left w:val="none" w:sz="0" w:space="0" w:color="auto"/>
            <w:bottom w:val="none" w:sz="0" w:space="0" w:color="auto"/>
            <w:right w:val="none" w:sz="0" w:space="0" w:color="auto"/>
          </w:divBdr>
        </w:div>
        <w:div w:id="1199926330">
          <w:marLeft w:val="640"/>
          <w:marRight w:val="0"/>
          <w:marTop w:val="0"/>
          <w:marBottom w:val="0"/>
          <w:divBdr>
            <w:top w:val="none" w:sz="0" w:space="0" w:color="auto"/>
            <w:left w:val="none" w:sz="0" w:space="0" w:color="auto"/>
            <w:bottom w:val="none" w:sz="0" w:space="0" w:color="auto"/>
            <w:right w:val="none" w:sz="0" w:space="0" w:color="auto"/>
          </w:divBdr>
        </w:div>
        <w:div w:id="591475127">
          <w:marLeft w:val="640"/>
          <w:marRight w:val="0"/>
          <w:marTop w:val="0"/>
          <w:marBottom w:val="0"/>
          <w:divBdr>
            <w:top w:val="none" w:sz="0" w:space="0" w:color="auto"/>
            <w:left w:val="none" w:sz="0" w:space="0" w:color="auto"/>
            <w:bottom w:val="none" w:sz="0" w:space="0" w:color="auto"/>
            <w:right w:val="none" w:sz="0" w:space="0" w:color="auto"/>
          </w:divBdr>
        </w:div>
        <w:div w:id="1622610004">
          <w:marLeft w:val="640"/>
          <w:marRight w:val="0"/>
          <w:marTop w:val="0"/>
          <w:marBottom w:val="0"/>
          <w:divBdr>
            <w:top w:val="none" w:sz="0" w:space="0" w:color="auto"/>
            <w:left w:val="none" w:sz="0" w:space="0" w:color="auto"/>
            <w:bottom w:val="none" w:sz="0" w:space="0" w:color="auto"/>
            <w:right w:val="none" w:sz="0" w:space="0" w:color="auto"/>
          </w:divBdr>
        </w:div>
        <w:div w:id="1866748957">
          <w:marLeft w:val="640"/>
          <w:marRight w:val="0"/>
          <w:marTop w:val="0"/>
          <w:marBottom w:val="0"/>
          <w:divBdr>
            <w:top w:val="none" w:sz="0" w:space="0" w:color="auto"/>
            <w:left w:val="none" w:sz="0" w:space="0" w:color="auto"/>
            <w:bottom w:val="none" w:sz="0" w:space="0" w:color="auto"/>
            <w:right w:val="none" w:sz="0" w:space="0" w:color="auto"/>
          </w:divBdr>
        </w:div>
        <w:div w:id="100271164">
          <w:marLeft w:val="640"/>
          <w:marRight w:val="0"/>
          <w:marTop w:val="0"/>
          <w:marBottom w:val="0"/>
          <w:divBdr>
            <w:top w:val="none" w:sz="0" w:space="0" w:color="auto"/>
            <w:left w:val="none" w:sz="0" w:space="0" w:color="auto"/>
            <w:bottom w:val="none" w:sz="0" w:space="0" w:color="auto"/>
            <w:right w:val="none" w:sz="0" w:space="0" w:color="auto"/>
          </w:divBdr>
        </w:div>
        <w:div w:id="1748459700">
          <w:marLeft w:val="640"/>
          <w:marRight w:val="0"/>
          <w:marTop w:val="0"/>
          <w:marBottom w:val="0"/>
          <w:divBdr>
            <w:top w:val="none" w:sz="0" w:space="0" w:color="auto"/>
            <w:left w:val="none" w:sz="0" w:space="0" w:color="auto"/>
            <w:bottom w:val="none" w:sz="0" w:space="0" w:color="auto"/>
            <w:right w:val="none" w:sz="0" w:space="0" w:color="auto"/>
          </w:divBdr>
        </w:div>
        <w:div w:id="52117982">
          <w:marLeft w:val="640"/>
          <w:marRight w:val="0"/>
          <w:marTop w:val="0"/>
          <w:marBottom w:val="0"/>
          <w:divBdr>
            <w:top w:val="none" w:sz="0" w:space="0" w:color="auto"/>
            <w:left w:val="none" w:sz="0" w:space="0" w:color="auto"/>
            <w:bottom w:val="none" w:sz="0" w:space="0" w:color="auto"/>
            <w:right w:val="none" w:sz="0" w:space="0" w:color="auto"/>
          </w:divBdr>
        </w:div>
        <w:div w:id="2121754536">
          <w:marLeft w:val="640"/>
          <w:marRight w:val="0"/>
          <w:marTop w:val="0"/>
          <w:marBottom w:val="0"/>
          <w:divBdr>
            <w:top w:val="none" w:sz="0" w:space="0" w:color="auto"/>
            <w:left w:val="none" w:sz="0" w:space="0" w:color="auto"/>
            <w:bottom w:val="none" w:sz="0" w:space="0" w:color="auto"/>
            <w:right w:val="none" w:sz="0" w:space="0" w:color="auto"/>
          </w:divBdr>
        </w:div>
        <w:div w:id="909387304">
          <w:marLeft w:val="640"/>
          <w:marRight w:val="0"/>
          <w:marTop w:val="0"/>
          <w:marBottom w:val="0"/>
          <w:divBdr>
            <w:top w:val="none" w:sz="0" w:space="0" w:color="auto"/>
            <w:left w:val="none" w:sz="0" w:space="0" w:color="auto"/>
            <w:bottom w:val="none" w:sz="0" w:space="0" w:color="auto"/>
            <w:right w:val="none" w:sz="0" w:space="0" w:color="auto"/>
          </w:divBdr>
        </w:div>
        <w:div w:id="1418096945">
          <w:marLeft w:val="640"/>
          <w:marRight w:val="0"/>
          <w:marTop w:val="0"/>
          <w:marBottom w:val="0"/>
          <w:divBdr>
            <w:top w:val="none" w:sz="0" w:space="0" w:color="auto"/>
            <w:left w:val="none" w:sz="0" w:space="0" w:color="auto"/>
            <w:bottom w:val="none" w:sz="0" w:space="0" w:color="auto"/>
            <w:right w:val="none" w:sz="0" w:space="0" w:color="auto"/>
          </w:divBdr>
        </w:div>
        <w:div w:id="144780898">
          <w:marLeft w:val="640"/>
          <w:marRight w:val="0"/>
          <w:marTop w:val="0"/>
          <w:marBottom w:val="0"/>
          <w:divBdr>
            <w:top w:val="none" w:sz="0" w:space="0" w:color="auto"/>
            <w:left w:val="none" w:sz="0" w:space="0" w:color="auto"/>
            <w:bottom w:val="none" w:sz="0" w:space="0" w:color="auto"/>
            <w:right w:val="none" w:sz="0" w:space="0" w:color="auto"/>
          </w:divBdr>
        </w:div>
        <w:div w:id="2038576223">
          <w:marLeft w:val="640"/>
          <w:marRight w:val="0"/>
          <w:marTop w:val="0"/>
          <w:marBottom w:val="0"/>
          <w:divBdr>
            <w:top w:val="none" w:sz="0" w:space="0" w:color="auto"/>
            <w:left w:val="none" w:sz="0" w:space="0" w:color="auto"/>
            <w:bottom w:val="none" w:sz="0" w:space="0" w:color="auto"/>
            <w:right w:val="none" w:sz="0" w:space="0" w:color="auto"/>
          </w:divBdr>
        </w:div>
        <w:div w:id="828402575">
          <w:marLeft w:val="640"/>
          <w:marRight w:val="0"/>
          <w:marTop w:val="0"/>
          <w:marBottom w:val="0"/>
          <w:divBdr>
            <w:top w:val="none" w:sz="0" w:space="0" w:color="auto"/>
            <w:left w:val="none" w:sz="0" w:space="0" w:color="auto"/>
            <w:bottom w:val="none" w:sz="0" w:space="0" w:color="auto"/>
            <w:right w:val="none" w:sz="0" w:space="0" w:color="auto"/>
          </w:divBdr>
        </w:div>
        <w:div w:id="1931696932">
          <w:marLeft w:val="640"/>
          <w:marRight w:val="0"/>
          <w:marTop w:val="0"/>
          <w:marBottom w:val="0"/>
          <w:divBdr>
            <w:top w:val="none" w:sz="0" w:space="0" w:color="auto"/>
            <w:left w:val="none" w:sz="0" w:space="0" w:color="auto"/>
            <w:bottom w:val="none" w:sz="0" w:space="0" w:color="auto"/>
            <w:right w:val="none" w:sz="0" w:space="0" w:color="auto"/>
          </w:divBdr>
        </w:div>
        <w:div w:id="687608756">
          <w:marLeft w:val="640"/>
          <w:marRight w:val="0"/>
          <w:marTop w:val="0"/>
          <w:marBottom w:val="0"/>
          <w:divBdr>
            <w:top w:val="none" w:sz="0" w:space="0" w:color="auto"/>
            <w:left w:val="none" w:sz="0" w:space="0" w:color="auto"/>
            <w:bottom w:val="none" w:sz="0" w:space="0" w:color="auto"/>
            <w:right w:val="none" w:sz="0" w:space="0" w:color="auto"/>
          </w:divBdr>
        </w:div>
        <w:div w:id="1891109401">
          <w:marLeft w:val="640"/>
          <w:marRight w:val="0"/>
          <w:marTop w:val="0"/>
          <w:marBottom w:val="0"/>
          <w:divBdr>
            <w:top w:val="none" w:sz="0" w:space="0" w:color="auto"/>
            <w:left w:val="none" w:sz="0" w:space="0" w:color="auto"/>
            <w:bottom w:val="none" w:sz="0" w:space="0" w:color="auto"/>
            <w:right w:val="none" w:sz="0" w:space="0" w:color="auto"/>
          </w:divBdr>
        </w:div>
        <w:div w:id="1909611848">
          <w:marLeft w:val="640"/>
          <w:marRight w:val="0"/>
          <w:marTop w:val="0"/>
          <w:marBottom w:val="0"/>
          <w:divBdr>
            <w:top w:val="none" w:sz="0" w:space="0" w:color="auto"/>
            <w:left w:val="none" w:sz="0" w:space="0" w:color="auto"/>
            <w:bottom w:val="none" w:sz="0" w:space="0" w:color="auto"/>
            <w:right w:val="none" w:sz="0" w:space="0" w:color="auto"/>
          </w:divBdr>
        </w:div>
        <w:div w:id="1096097814">
          <w:marLeft w:val="640"/>
          <w:marRight w:val="0"/>
          <w:marTop w:val="0"/>
          <w:marBottom w:val="0"/>
          <w:divBdr>
            <w:top w:val="none" w:sz="0" w:space="0" w:color="auto"/>
            <w:left w:val="none" w:sz="0" w:space="0" w:color="auto"/>
            <w:bottom w:val="none" w:sz="0" w:space="0" w:color="auto"/>
            <w:right w:val="none" w:sz="0" w:space="0" w:color="auto"/>
          </w:divBdr>
        </w:div>
        <w:div w:id="2071343366">
          <w:marLeft w:val="640"/>
          <w:marRight w:val="0"/>
          <w:marTop w:val="0"/>
          <w:marBottom w:val="0"/>
          <w:divBdr>
            <w:top w:val="none" w:sz="0" w:space="0" w:color="auto"/>
            <w:left w:val="none" w:sz="0" w:space="0" w:color="auto"/>
            <w:bottom w:val="none" w:sz="0" w:space="0" w:color="auto"/>
            <w:right w:val="none" w:sz="0" w:space="0" w:color="auto"/>
          </w:divBdr>
        </w:div>
        <w:div w:id="1257595064">
          <w:marLeft w:val="640"/>
          <w:marRight w:val="0"/>
          <w:marTop w:val="0"/>
          <w:marBottom w:val="0"/>
          <w:divBdr>
            <w:top w:val="none" w:sz="0" w:space="0" w:color="auto"/>
            <w:left w:val="none" w:sz="0" w:space="0" w:color="auto"/>
            <w:bottom w:val="none" w:sz="0" w:space="0" w:color="auto"/>
            <w:right w:val="none" w:sz="0" w:space="0" w:color="auto"/>
          </w:divBdr>
        </w:div>
        <w:div w:id="225066840">
          <w:marLeft w:val="640"/>
          <w:marRight w:val="0"/>
          <w:marTop w:val="0"/>
          <w:marBottom w:val="0"/>
          <w:divBdr>
            <w:top w:val="none" w:sz="0" w:space="0" w:color="auto"/>
            <w:left w:val="none" w:sz="0" w:space="0" w:color="auto"/>
            <w:bottom w:val="none" w:sz="0" w:space="0" w:color="auto"/>
            <w:right w:val="none" w:sz="0" w:space="0" w:color="auto"/>
          </w:divBdr>
        </w:div>
        <w:div w:id="942611341">
          <w:marLeft w:val="640"/>
          <w:marRight w:val="0"/>
          <w:marTop w:val="0"/>
          <w:marBottom w:val="0"/>
          <w:divBdr>
            <w:top w:val="none" w:sz="0" w:space="0" w:color="auto"/>
            <w:left w:val="none" w:sz="0" w:space="0" w:color="auto"/>
            <w:bottom w:val="none" w:sz="0" w:space="0" w:color="auto"/>
            <w:right w:val="none" w:sz="0" w:space="0" w:color="auto"/>
          </w:divBdr>
        </w:div>
        <w:div w:id="27723836">
          <w:marLeft w:val="640"/>
          <w:marRight w:val="0"/>
          <w:marTop w:val="0"/>
          <w:marBottom w:val="0"/>
          <w:divBdr>
            <w:top w:val="none" w:sz="0" w:space="0" w:color="auto"/>
            <w:left w:val="none" w:sz="0" w:space="0" w:color="auto"/>
            <w:bottom w:val="none" w:sz="0" w:space="0" w:color="auto"/>
            <w:right w:val="none" w:sz="0" w:space="0" w:color="auto"/>
          </w:divBdr>
        </w:div>
        <w:div w:id="1879244837">
          <w:marLeft w:val="640"/>
          <w:marRight w:val="0"/>
          <w:marTop w:val="0"/>
          <w:marBottom w:val="0"/>
          <w:divBdr>
            <w:top w:val="none" w:sz="0" w:space="0" w:color="auto"/>
            <w:left w:val="none" w:sz="0" w:space="0" w:color="auto"/>
            <w:bottom w:val="none" w:sz="0" w:space="0" w:color="auto"/>
            <w:right w:val="none" w:sz="0" w:space="0" w:color="auto"/>
          </w:divBdr>
        </w:div>
        <w:div w:id="470755365">
          <w:marLeft w:val="640"/>
          <w:marRight w:val="0"/>
          <w:marTop w:val="0"/>
          <w:marBottom w:val="0"/>
          <w:divBdr>
            <w:top w:val="none" w:sz="0" w:space="0" w:color="auto"/>
            <w:left w:val="none" w:sz="0" w:space="0" w:color="auto"/>
            <w:bottom w:val="none" w:sz="0" w:space="0" w:color="auto"/>
            <w:right w:val="none" w:sz="0" w:space="0" w:color="auto"/>
          </w:divBdr>
        </w:div>
        <w:div w:id="447118899">
          <w:marLeft w:val="640"/>
          <w:marRight w:val="0"/>
          <w:marTop w:val="0"/>
          <w:marBottom w:val="0"/>
          <w:divBdr>
            <w:top w:val="none" w:sz="0" w:space="0" w:color="auto"/>
            <w:left w:val="none" w:sz="0" w:space="0" w:color="auto"/>
            <w:bottom w:val="none" w:sz="0" w:space="0" w:color="auto"/>
            <w:right w:val="none" w:sz="0" w:space="0" w:color="auto"/>
          </w:divBdr>
        </w:div>
        <w:div w:id="679938845">
          <w:marLeft w:val="640"/>
          <w:marRight w:val="0"/>
          <w:marTop w:val="0"/>
          <w:marBottom w:val="0"/>
          <w:divBdr>
            <w:top w:val="none" w:sz="0" w:space="0" w:color="auto"/>
            <w:left w:val="none" w:sz="0" w:space="0" w:color="auto"/>
            <w:bottom w:val="none" w:sz="0" w:space="0" w:color="auto"/>
            <w:right w:val="none" w:sz="0" w:space="0" w:color="auto"/>
          </w:divBdr>
        </w:div>
        <w:div w:id="1830748201">
          <w:marLeft w:val="640"/>
          <w:marRight w:val="0"/>
          <w:marTop w:val="0"/>
          <w:marBottom w:val="0"/>
          <w:divBdr>
            <w:top w:val="none" w:sz="0" w:space="0" w:color="auto"/>
            <w:left w:val="none" w:sz="0" w:space="0" w:color="auto"/>
            <w:bottom w:val="none" w:sz="0" w:space="0" w:color="auto"/>
            <w:right w:val="none" w:sz="0" w:space="0" w:color="auto"/>
          </w:divBdr>
        </w:div>
        <w:div w:id="691567584">
          <w:marLeft w:val="640"/>
          <w:marRight w:val="0"/>
          <w:marTop w:val="0"/>
          <w:marBottom w:val="0"/>
          <w:divBdr>
            <w:top w:val="none" w:sz="0" w:space="0" w:color="auto"/>
            <w:left w:val="none" w:sz="0" w:space="0" w:color="auto"/>
            <w:bottom w:val="none" w:sz="0" w:space="0" w:color="auto"/>
            <w:right w:val="none" w:sz="0" w:space="0" w:color="auto"/>
          </w:divBdr>
        </w:div>
        <w:div w:id="2111194931">
          <w:marLeft w:val="640"/>
          <w:marRight w:val="0"/>
          <w:marTop w:val="0"/>
          <w:marBottom w:val="0"/>
          <w:divBdr>
            <w:top w:val="none" w:sz="0" w:space="0" w:color="auto"/>
            <w:left w:val="none" w:sz="0" w:space="0" w:color="auto"/>
            <w:bottom w:val="none" w:sz="0" w:space="0" w:color="auto"/>
            <w:right w:val="none" w:sz="0" w:space="0" w:color="auto"/>
          </w:divBdr>
        </w:div>
        <w:div w:id="401174288">
          <w:marLeft w:val="640"/>
          <w:marRight w:val="0"/>
          <w:marTop w:val="0"/>
          <w:marBottom w:val="0"/>
          <w:divBdr>
            <w:top w:val="none" w:sz="0" w:space="0" w:color="auto"/>
            <w:left w:val="none" w:sz="0" w:space="0" w:color="auto"/>
            <w:bottom w:val="none" w:sz="0" w:space="0" w:color="auto"/>
            <w:right w:val="none" w:sz="0" w:space="0" w:color="auto"/>
          </w:divBdr>
        </w:div>
        <w:div w:id="1660771380">
          <w:marLeft w:val="640"/>
          <w:marRight w:val="0"/>
          <w:marTop w:val="0"/>
          <w:marBottom w:val="0"/>
          <w:divBdr>
            <w:top w:val="none" w:sz="0" w:space="0" w:color="auto"/>
            <w:left w:val="none" w:sz="0" w:space="0" w:color="auto"/>
            <w:bottom w:val="none" w:sz="0" w:space="0" w:color="auto"/>
            <w:right w:val="none" w:sz="0" w:space="0" w:color="auto"/>
          </w:divBdr>
        </w:div>
        <w:div w:id="1248540586">
          <w:marLeft w:val="640"/>
          <w:marRight w:val="0"/>
          <w:marTop w:val="0"/>
          <w:marBottom w:val="0"/>
          <w:divBdr>
            <w:top w:val="none" w:sz="0" w:space="0" w:color="auto"/>
            <w:left w:val="none" w:sz="0" w:space="0" w:color="auto"/>
            <w:bottom w:val="none" w:sz="0" w:space="0" w:color="auto"/>
            <w:right w:val="none" w:sz="0" w:space="0" w:color="auto"/>
          </w:divBdr>
        </w:div>
        <w:div w:id="115220124">
          <w:marLeft w:val="640"/>
          <w:marRight w:val="0"/>
          <w:marTop w:val="0"/>
          <w:marBottom w:val="0"/>
          <w:divBdr>
            <w:top w:val="none" w:sz="0" w:space="0" w:color="auto"/>
            <w:left w:val="none" w:sz="0" w:space="0" w:color="auto"/>
            <w:bottom w:val="none" w:sz="0" w:space="0" w:color="auto"/>
            <w:right w:val="none" w:sz="0" w:space="0" w:color="auto"/>
          </w:divBdr>
        </w:div>
        <w:div w:id="1337197677">
          <w:marLeft w:val="640"/>
          <w:marRight w:val="0"/>
          <w:marTop w:val="0"/>
          <w:marBottom w:val="0"/>
          <w:divBdr>
            <w:top w:val="none" w:sz="0" w:space="0" w:color="auto"/>
            <w:left w:val="none" w:sz="0" w:space="0" w:color="auto"/>
            <w:bottom w:val="none" w:sz="0" w:space="0" w:color="auto"/>
            <w:right w:val="none" w:sz="0" w:space="0" w:color="auto"/>
          </w:divBdr>
        </w:div>
        <w:div w:id="1373575225">
          <w:marLeft w:val="640"/>
          <w:marRight w:val="0"/>
          <w:marTop w:val="0"/>
          <w:marBottom w:val="0"/>
          <w:divBdr>
            <w:top w:val="none" w:sz="0" w:space="0" w:color="auto"/>
            <w:left w:val="none" w:sz="0" w:space="0" w:color="auto"/>
            <w:bottom w:val="none" w:sz="0" w:space="0" w:color="auto"/>
            <w:right w:val="none" w:sz="0" w:space="0" w:color="auto"/>
          </w:divBdr>
        </w:div>
        <w:div w:id="1685863025">
          <w:marLeft w:val="640"/>
          <w:marRight w:val="0"/>
          <w:marTop w:val="0"/>
          <w:marBottom w:val="0"/>
          <w:divBdr>
            <w:top w:val="none" w:sz="0" w:space="0" w:color="auto"/>
            <w:left w:val="none" w:sz="0" w:space="0" w:color="auto"/>
            <w:bottom w:val="none" w:sz="0" w:space="0" w:color="auto"/>
            <w:right w:val="none" w:sz="0" w:space="0" w:color="auto"/>
          </w:divBdr>
        </w:div>
        <w:div w:id="554466093">
          <w:marLeft w:val="640"/>
          <w:marRight w:val="0"/>
          <w:marTop w:val="0"/>
          <w:marBottom w:val="0"/>
          <w:divBdr>
            <w:top w:val="none" w:sz="0" w:space="0" w:color="auto"/>
            <w:left w:val="none" w:sz="0" w:space="0" w:color="auto"/>
            <w:bottom w:val="none" w:sz="0" w:space="0" w:color="auto"/>
            <w:right w:val="none" w:sz="0" w:space="0" w:color="auto"/>
          </w:divBdr>
        </w:div>
        <w:div w:id="368383401">
          <w:marLeft w:val="640"/>
          <w:marRight w:val="0"/>
          <w:marTop w:val="0"/>
          <w:marBottom w:val="0"/>
          <w:divBdr>
            <w:top w:val="none" w:sz="0" w:space="0" w:color="auto"/>
            <w:left w:val="none" w:sz="0" w:space="0" w:color="auto"/>
            <w:bottom w:val="none" w:sz="0" w:space="0" w:color="auto"/>
            <w:right w:val="none" w:sz="0" w:space="0" w:color="auto"/>
          </w:divBdr>
        </w:div>
        <w:div w:id="99380782">
          <w:marLeft w:val="640"/>
          <w:marRight w:val="0"/>
          <w:marTop w:val="0"/>
          <w:marBottom w:val="0"/>
          <w:divBdr>
            <w:top w:val="none" w:sz="0" w:space="0" w:color="auto"/>
            <w:left w:val="none" w:sz="0" w:space="0" w:color="auto"/>
            <w:bottom w:val="none" w:sz="0" w:space="0" w:color="auto"/>
            <w:right w:val="none" w:sz="0" w:space="0" w:color="auto"/>
          </w:divBdr>
        </w:div>
        <w:div w:id="2025207747">
          <w:marLeft w:val="640"/>
          <w:marRight w:val="0"/>
          <w:marTop w:val="0"/>
          <w:marBottom w:val="0"/>
          <w:divBdr>
            <w:top w:val="none" w:sz="0" w:space="0" w:color="auto"/>
            <w:left w:val="none" w:sz="0" w:space="0" w:color="auto"/>
            <w:bottom w:val="none" w:sz="0" w:space="0" w:color="auto"/>
            <w:right w:val="none" w:sz="0" w:space="0" w:color="auto"/>
          </w:divBdr>
        </w:div>
        <w:div w:id="1030881717">
          <w:marLeft w:val="640"/>
          <w:marRight w:val="0"/>
          <w:marTop w:val="0"/>
          <w:marBottom w:val="0"/>
          <w:divBdr>
            <w:top w:val="none" w:sz="0" w:space="0" w:color="auto"/>
            <w:left w:val="none" w:sz="0" w:space="0" w:color="auto"/>
            <w:bottom w:val="none" w:sz="0" w:space="0" w:color="auto"/>
            <w:right w:val="none" w:sz="0" w:space="0" w:color="auto"/>
          </w:divBdr>
        </w:div>
        <w:div w:id="140344221">
          <w:marLeft w:val="640"/>
          <w:marRight w:val="0"/>
          <w:marTop w:val="0"/>
          <w:marBottom w:val="0"/>
          <w:divBdr>
            <w:top w:val="none" w:sz="0" w:space="0" w:color="auto"/>
            <w:left w:val="none" w:sz="0" w:space="0" w:color="auto"/>
            <w:bottom w:val="none" w:sz="0" w:space="0" w:color="auto"/>
            <w:right w:val="none" w:sz="0" w:space="0" w:color="auto"/>
          </w:divBdr>
        </w:div>
        <w:div w:id="1571043556">
          <w:marLeft w:val="640"/>
          <w:marRight w:val="0"/>
          <w:marTop w:val="0"/>
          <w:marBottom w:val="0"/>
          <w:divBdr>
            <w:top w:val="none" w:sz="0" w:space="0" w:color="auto"/>
            <w:left w:val="none" w:sz="0" w:space="0" w:color="auto"/>
            <w:bottom w:val="none" w:sz="0" w:space="0" w:color="auto"/>
            <w:right w:val="none" w:sz="0" w:space="0" w:color="auto"/>
          </w:divBdr>
        </w:div>
        <w:div w:id="239877950">
          <w:marLeft w:val="640"/>
          <w:marRight w:val="0"/>
          <w:marTop w:val="0"/>
          <w:marBottom w:val="0"/>
          <w:divBdr>
            <w:top w:val="none" w:sz="0" w:space="0" w:color="auto"/>
            <w:left w:val="none" w:sz="0" w:space="0" w:color="auto"/>
            <w:bottom w:val="none" w:sz="0" w:space="0" w:color="auto"/>
            <w:right w:val="none" w:sz="0" w:space="0" w:color="auto"/>
          </w:divBdr>
        </w:div>
        <w:div w:id="1421826773">
          <w:marLeft w:val="640"/>
          <w:marRight w:val="0"/>
          <w:marTop w:val="0"/>
          <w:marBottom w:val="0"/>
          <w:divBdr>
            <w:top w:val="none" w:sz="0" w:space="0" w:color="auto"/>
            <w:left w:val="none" w:sz="0" w:space="0" w:color="auto"/>
            <w:bottom w:val="none" w:sz="0" w:space="0" w:color="auto"/>
            <w:right w:val="none" w:sz="0" w:space="0" w:color="auto"/>
          </w:divBdr>
        </w:div>
        <w:div w:id="1274243511">
          <w:marLeft w:val="640"/>
          <w:marRight w:val="0"/>
          <w:marTop w:val="0"/>
          <w:marBottom w:val="0"/>
          <w:divBdr>
            <w:top w:val="none" w:sz="0" w:space="0" w:color="auto"/>
            <w:left w:val="none" w:sz="0" w:space="0" w:color="auto"/>
            <w:bottom w:val="none" w:sz="0" w:space="0" w:color="auto"/>
            <w:right w:val="none" w:sz="0" w:space="0" w:color="auto"/>
          </w:divBdr>
        </w:div>
        <w:div w:id="912621299">
          <w:marLeft w:val="640"/>
          <w:marRight w:val="0"/>
          <w:marTop w:val="0"/>
          <w:marBottom w:val="0"/>
          <w:divBdr>
            <w:top w:val="none" w:sz="0" w:space="0" w:color="auto"/>
            <w:left w:val="none" w:sz="0" w:space="0" w:color="auto"/>
            <w:bottom w:val="none" w:sz="0" w:space="0" w:color="auto"/>
            <w:right w:val="none" w:sz="0" w:space="0" w:color="auto"/>
          </w:divBdr>
        </w:div>
        <w:div w:id="1756508692">
          <w:marLeft w:val="640"/>
          <w:marRight w:val="0"/>
          <w:marTop w:val="0"/>
          <w:marBottom w:val="0"/>
          <w:divBdr>
            <w:top w:val="none" w:sz="0" w:space="0" w:color="auto"/>
            <w:left w:val="none" w:sz="0" w:space="0" w:color="auto"/>
            <w:bottom w:val="none" w:sz="0" w:space="0" w:color="auto"/>
            <w:right w:val="none" w:sz="0" w:space="0" w:color="auto"/>
          </w:divBdr>
        </w:div>
        <w:div w:id="927081721">
          <w:marLeft w:val="640"/>
          <w:marRight w:val="0"/>
          <w:marTop w:val="0"/>
          <w:marBottom w:val="0"/>
          <w:divBdr>
            <w:top w:val="none" w:sz="0" w:space="0" w:color="auto"/>
            <w:left w:val="none" w:sz="0" w:space="0" w:color="auto"/>
            <w:bottom w:val="none" w:sz="0" w:space="0" w:color="auto"/>
            <w:right w:val="none" w:sz="0" w:space="0" w:color="auto"/>
          </w:divBdr>
        </w:div>
        <w:div w:id="2015647122">
          <w:marLeft w:val="640"/>
          <w:marRight w:val="0"/>
          <w:marTop w:val="0"/>
          <w:marBottom w:val="0"/>
          <w:divBdr>
            <w:top w:val="none" w:sz="0" w:space="0" w:color="auto"/>
            <w:left w:val="none" w:sz="0" w:space="0" w:color="auto"/>
            <w:bottom w:val="none" w:sz="0" w:space="0" w:color="auto"/>
            <w:right w:val="none" w:sz="0" w:space="0" w:color="auto"/>
          </w:divBdr>
        </w:div>
        <w:div w:id="1530028657">
          <w:marLeft w:val="640"/>
          <w:marRight w:val="0"/>
          <w:marTop w:val="0"/>
          <w:marBottom w:val="0"/>
          <w:divBdr>
            <w:top w:val="none" w:sz="0" w:space="0" w:color="auto"/>
            <w:left w:val="none" w:sz="0" w:space="0" w:color="auto"/>
            <w:bottom w:val="none" w:sz="0" w:space="0" w:color="auto"/>
            <w:right w:val="none" w:sz="0" w:space="0" w:color="auto"/>
          </w:divBdr>
        </w:div>
        <w:div w:id="992371399">
          <w:marLeft w:val="640"/>
          <w:marRight w:val="0"/>
          <w:marTop w:val="0"/>
          <w:marBottom w:val="0"/>
          <w:divBdr>
            <w:top w:val="none" w:sz="0" w:space="0" w:color="auto"/>
            <w:left w:val="none" w:sz="0" w:space="0" w:color="auto"/>
            <w:bottom w:val="none" w:sz="0" w:space="0" w:color="auto"/>
            <w:right w:val="none" w:sz="0" w:space="0" w:color="auto"/>
          </w:divBdr>
        </w:div>
        <w:div w:id="599022228">
          <w:marLeft w:val="640"/>
          <w:marRight w:val="0"/>
          <w:marTop w:val="0"/>
          <w:marBottom w:val="0"/>
          <w:divBdr>
            <w:top w:val="none" w:sz="0" w:space="0" w:color="auto"/>
            <w:left w:val="none" w:sz="0" w:space="0" w:color="auto"/>
            <w:bottom w:val="none" w:sz="0" w:space="0" w:color="auto"/>
            <w:right w:val="none" w:sz="0" w:space="0" w:color="auto"/>
          </w:divBdr>
        </w:div>
        <w:div w:id="45495330">
          <w:marLeft w:val="640"/>
          <w:marRight w:val="0"/>
          <w:marTop w:val="0"/>
          <w:marBottom w:val="0"/>
          <w:divBdr>
            <w:top w:val="none" w:sz="0" w:space="0" w:color="auto"/>
            <w:left w:val="none" w:sz="0" w:space="0" w:color="auto"/>
            <w:bottom w:val="none" w:sz="0" w:space="0" w:color="auto"/>
            <w:right w:val="none" w:sz="0" w:space="0" w:color="auto"/>
          </w:divBdr>
        </w:div>
        <w:div w:id="394596441">
          <w:marLeft w:val="640"/>
          <w:marRight w:val="0"/>
          <w:marTop w:val="0"/>
          <w:marBottom w:val="0"/>
          <w:divBdr>
            <w:top w:val="none" w:sz="0" w:space="0" w:color="auto"/>
            <w:left w:val="none" w:sz="0" w:space="0" w:color="auto"/>
            <w:bottom w:val="none" w:sz="0" w:space="0" w:color="auto"/>
            <w:right w:val="none" w:sz="0" w:space="0" w:color="auto"/>
          </w:divBdr>
        </w:div>
        <w:div w:id="739183088">
          <w:marLeft w:val="640"/>
          <w:marRight w:val="0"/>
          <w:marTop w:val="0"/>
          <w:marBottom w:val="0"/>
          <w:divBdr>
            <w:top w:val="none" w:sz="0" w:space="0" w:color="auto"/>
            <w:left w:val="none" w:sz="0" w:space="0" w:color="auto"/>
            <w:bottom w:val="none" w:sz="0" w:space="0" w:color="auto"/>
            <w:right w:val="none" w:sz="0" w:space="0" w:color="auto"/>
          </w:divBdr>
        </w:div>
        <w:div w:id="1387684162">
          <w:marLeft w:val="640"/>
          <w:marRight w:val="0"/>
          <w:marTop w:val="0"/>
          <w:marBottom w:val="0"/>
          <w:divBdr>
            <w:top w:val="none" w:sz="0" w:space="0" w:color="auto"/>
            <w:left w:val="none" w:sz="0" w:space="0" w:color="auto"/>
            <w:bottom w:val="none" w:sz="0" w:space="0" w:color="auto"/>
            <w:right w:val="none" w:sz="0" w:space="0" w:color="auto"/>
          </w:divBdr>
        </w:div>
        <w:div w:id="1478716977">
          <w:marLeft w:val="640"/>
          <w:marRight w:val="0"/>
          <w:marTop w:val="0"/>
          <w:marBottom w:val="0"/>
          <w:divBdr>
            <w:top w:val="none" w:sz="0" w:space="0" w:color="auto"/>
            <w:left w:val="none" w:sz="0" w:space="0" w:color="auto"/>
            <w:bottom w:val="none" w:sz="0" w:space="0" w:color="auto"/>
            <w:right w:val="none" w:sz="0" w:space="0" w:color="auto"/>
          </w:divBdr>
        </w:div>
        <w:div w:id="1724719187">
          <w:marLeft w:val="640"/>
          <w:marRight w:val="0"/>
          <w:marTop w:val="0"/>
          <w:marBottom w:val="0"/>
          <w:divBdr>
            <w:top w:val="none" w:sz="0" w:space="0" w:color="auto"/>
            <w:left w:val="none" w:sz="0" w:space="0" w:color="auto"/>
            <w:bottom w:val="none" w:sz="0" w:space="0" w:color="auto"/>
            <w:right w:val="none" w:sz="0" w:space="0" w:color="auto"/>
          </w:divBdr>
        </w:div>
        <w:div w:id="442000663">
          <w:marLeft w:val="640"/>
          <w:marRight w:val="0"/>
          <w:marTop w:val="0"/>
          <w:marBottom w:val="0"/>
          <w:divBdr>
            <w:top w:val="none" w:sz="0" w:space="0" w:color="auto"/>
            <w:left w:val="none" w:sz="0" w:space="0" w:color="auto"/>
            <w:bottom w:val="none" w:sz="0" w:space="0" w:color="auto"/>
            <w:right w:val="none" w:sz="0" w:space="0" w:color="auto"/>
          </w:divBdr>
        </w:div>
        <w:div w:id="1259870812">
          <w:marLeft w:val="640"/>
          <w:marRight w:val="0"/>
          <w:marTop w:val="0"/>
          <w:marBottom w:val="0"/>
          <w:divBdr>
            <w:top w:val="none" w:sz="0" w:space="0" w:color="auto"/>
            <w:left w:val="none" w:sz="0" w:space="0" w:color="auto"/>
            <w:bottom w:val="none" w:sz="0" w:space="0" w:color="auto"/>
            <w:right w:val="none" w:sz="0" w:space="0" w:color="auto"/>
          </w:divBdr>
        </w:div>
        <w:div w:id="1240869877">
          <w:marLeft w:val="640"/>
          <w:marRight w:val="0"/>
          <w:marTop w:val="0"/>
          <w:marBottom w:val="0"/>
          <w:divBdr>
            <w:top w:val="none" w:sz="0" w:space="0" w:color="auto"/>
            <w:left w:val="none" w:sz="0" w:space="0" w:color="auto"/>
            <w:bottom w:val="none" w:sz="0" w:space="0" w:color="auto"/>
            <w:right w:val="none" w:sz="0" w:space="0" w:color="auto"/>
          </w:divBdr>
        </w:div>
        <w:div w:id="1579444109">
          <w:marLeft w:val="640"/>
          <w:marRight w:val="0"/>
          <w:marTop w:val="0"/>
          <w:marBottom w:val="0"/>
          <w:divBdr>
            <w:top w:val="none" w:sz="0" w:space="0" w:color="auto"/>
            <w:left w:val="none" w:sz="0" w:space="0" w:color="auto"/>
            <w:bottom w:val="none" w:sz="0" w:space="0" w:color="auto"/>
            <w:right w:val="none" w:sz="0" w:space="0" w:color="auto"/>
          </w:divBdr>
        </w:div>
        <w:div w:id="860819414">
          <w:marLeft w:val="640"/>
          <w:marRight w:val="0"/>
          <w:marTop w:val="0"/>
          <w:marBottom w:val="0"/>
          <w:divBdr>
            <w:top w:val="none" w:sz="0" w:space="0" w:color="auto"/>
            <w:left w:val="none" w:sz="0" w:space="0" w:color="auto"/>
            <w:bottom w:val="none" w:sz="0" w:space="0" w:color="auto"/>
            <w:right w:val="none" w:sz="0" w:space="0" w:color="auto"/>
          </w:divBdr>
        </w:div>
        <w:div w:id="473984322">
          <w:marLeft w:val="640"/>
          <w:marRight w:val="0"/>
          <w:marTop w:val="0"/>
          <w:marBottom w:val="0"/>
          <w:divBdr>
            <w:top w:val="none" w:sz="0" w:space="0" w:color="auto"/>
            <w:left w:val="none" w:sz="0" w:space="0" w:color="auto"/>
            <w:bottom w:val="none" w:sz="0" w:space="0" w:color="auto"/>
            <w:right w:val="none" w:sz="0" w:space="0" w:color="auto"/>
          </w:divBdr>
        </w:div>
        <w:div w:id="591403543">
          <w:marLeft w:val="640"/>
          <w:marRight w:val="0"/>
          <w:marTop w:val="0"/>
          <w:marBottom w:val="0"/>
          <w:divBdr>
            <w:top w:val="none" w:sz="0" w:space="0" w:color="auto"/>
            <w:left w:val="none" w:sz="0" w:space="0" w:color="auto"/>
            <w:bottom w:val="none" w:sz="0" w:space="0" w:color="auto"/>
            <w:right w:val="none" w:sz="0" w:space="0" w:color="auto"/>
          </w:divBdr>
        </w:div>
        <w:div w:id="1660503839">
          <w:marLeft w:val="640"/>
          <w:marRight w:val="0"/>
          <w:marTop w:val="0"/>
          <w:marBottom w:val="0"/>
          <w:divBdr>
            <w:top w:val="none" w:sz="0" w:space="0" w:color="auto"/>
            <w:left w:val="none" w:sz="0" w:space="0" w:color="auto"/>
            <w:bottom w:val="none" w:sz="0" w:space="0" w:color="auto"/>
            <w:right w:val="none" w:sz="0" w:space="0" w:color="auto"/>
          </w:divBdr>
        </w:div>
        <w:div w:id="386536464">
          <w:marLeft w:val="640"/>
          <w:marRight w:val="0"/>
          <w:marTop w:val="0"/>
          <w:marBottom w:val="0"/>
          <w:divBdr>
            <w:top w:val="none" w:sz="0" w:space="0" w:color="auto"/>
            <w:left w:val="none" w:sz="0" w:space="0" w:color="auto"/>
            <w:bottom w:val="none" w:sz="0" w:space="0" w:color="auto"/>
            <w:right w:val="none" w:sz="0" w:space="0" w:color="auto"/>
          </w:divBdr>
        </w:div>
        <w:div w:id="951401671">
          <w:marLeft w:val="640"/>
          <w:marRight w:val="0"/>
          <w:marTop w:val="0"/>
          <w:marBottom w:val="0"/>
          <w:divBdr>
            <w:top w:val="none" w:sz="0" w:space="0" w:color="auto"/>
            <w:left w:val="none" w:sz="0" w:space="0" w:color="auto"/>
            <w:bottom w:val="none" w:sz="0" w:space="0" w:color="auto"/>
            <w:right w:val="none" w:sz="0" w:space="0" w:color="auto"/>
          </w:divBdr>
        </w:div>
        <w:div w:id="734820447">
          <w:marLeft w:val="640"/>
          <w:marRight w:val="0"/>
          <w:marTop w:val="0"/>
          <w:marBottom w:val="0"/>
          <w:divBdr>
            <w:top w:val="none" w:sz="0" w:space="0" w:color="auto"/>
            <w:left w:val="none" w:sz="0" w:space="0" w:color="auto"/>
            <w:bottom w:val="none" w:sz="0" w:space="0" w:color="auto"/>
            <w:right w:val="none" w:sz="0" w:space="0" w:color="auto"/>
          </w:divBdr>
        </w:div>
        <w:div w:id="207188953">
          <w:marLeft w:val="640"/>
          <w:marRight w:val="0"/>
          <w:marTop w:val="0"/>
          <w:marBottom w:val="0"/>
          <w:divBdr>
            <w:top w:val="none" w:sz="0" w:space="0" w:color="auto"/>
            <w:left w:val="none" w:sz="0" w:space="0" w:color="auto"/>
            <w:bottom w:val="none" w:sz="0" w:space="0" w:color="auto"/>
            <w:right w:val="none" w:sz="0" w:space="0" w:color="auto"/>
          </w:divBdr>
        </w:div>
        <w:div w:id="1821536486">
          <w:marLeft w:val="640"/>
          <w:marRight w:val="0"/>
          <w:marTop w:val="0"/>
          <w:marBottom w:val="0"/>
          <w:divBdr>
            <w:top w:val="none" w:sz="0" w:space="0" w:color="auto"/>
            <w:left w:val="none" w:sz="0" w:space="0" w:color="auto"/>
            <w:bottom w:val="none" w:sz="0" w:space="0" w:color="auto"/>
            <w:right w:val="none" w:sz="0" w:space="0" w:color="auto"/>
          </w:divBdr>
        </w:div>
        <w:div w:id="1525048829">
          <w:marLeft w:val="640"/>
          <w:marRight w:val="0"/>
          <w:marTop w:val="0"/>
          <w:marBottom w:val="0"/>
          <w:divBdr>
            <w:top w:val="none" w:sz="0" w:space="0" w:color="auto"/>
            <w:left w:val="none" w:sz="0" w:space="0" w:color="auto"/>
            <w:bottom w:val="none" w:sz="0" w:space="0" w:color="auto"/>
            <w:right w:val="none" w:sz="0" w:space="0" w:color="auto"/>
          </w:divBdr>
        </w:div>
        <w:div w:id="999498957">
          <w:marLeft w:val="640"/>
          <w:marRight w:val="0"/>
          <w:marTop w:val="0"/>
          <w:marBottom w:val="0"/>
          <w:divBdr>
            <w:top w:val="none" w:sz="0" w:space="0" w:color="auto"/>
            <w:left w:val="none" w:sz="0" w:space="0" w:color="auto"/>
            <w:bottom w:val="none" w:sz="0" w:space="0" w:color="auto"/>
            <w:right w:val="none" w:sz="0" w:space="0" w:color="auto"/>
          </w:divBdr>
        </w:div>
        <w:div w:id="1487169274">
          <w:marLeft w:val="640"/>
          <w:marRight w:val="0"/>
          <w:marTop w:val="0"/>
          <w:marBottom w:val="0"/>
          <w:divBdr>
            <w:top w:val="none" w:sz="0" w:space="0" w:color="auto"/>
            <w:left w:val="none" w:sz="0" w:space="0" w:color="auto"/>
            <w:bottom w:val="none" w:sz="0" w:space="0" w:color="auto"/>
            <w:right w:val="none" w:sz="0" w:space="0" w:color="auto"/>
          </w:divBdr>
        </w:div>
        <w:div w:id="943270822">
          <w:marLeft w:val="640"/>
          <w:marRight w:val="0"/>
          <w:marTop w:val="0"/>
          <w:marBottom w:val="0"/>
          <w:divBdr>
            <w:top w:val="none" w:sz="0" w:space="0" w:color="auto"/>
            <w:left w:val="none" w:sz="0" w:space="0" w:color="auto"/>
            <w:bottom w:val="none" w:sz="0" w:space="0" w:color="auto"/>
            <w:right w:val="none" w:sz="0" w:space="0" w:color="auto"/>
          </w:divBdr>
        </w:div>
        <w:div w:id="647054131">
          <w:marLeft w:val="640"/>
          <w:marRight w:val="0"/>
          <w:marTop w:val="0"/>
          <w:marBottom w:val="0"/>
          <w:divBdr>
            <w:top w:val="none" w:sz="0" w:space="0" w:color="auto"/>
            <w:left w:val="none" w:sz="0" w:space="0" w:color="auto"/>
            <w:bottom w:val="none" w:sz="0" w:space="0" w:color="auto"/>
            <w:right w:val="none" w:sz="0" w:space="0" w:color="auto"/>
          </w:divBdr>
        </w:div>
        <w:div w:id="449934629">
          <w:marLeft w:val="640"/>
          <w:marRight w:val="0"/>
          <w:marTop w:val="0"/>
          <w:marBottom w:val="0"/>
          <w:divBdr>
            <w:top w:val="none" w:sz="0" w:space="0" w:color="auto"/>
            <w:left w:val="none" w:sz="0" w:space="0" w:color="auto"/>
            <w:bottom w:val="none" w:sz="0" w:space="0" w:color="auto"/>
            <w:right w:val="none" w:sz="0" w:space="0" w:color="auto"/>
          </w:divBdr>
        </w:div>
        <w:div w:id="685445749">
          <w:marLeft w:val="640"/>
          <w:marRight w:val="0"/>
          <w:marTop w:val="0"/>
          <w:marBottom w:val="0"/>
          <w:divBdr>
            <w:top w:val="none" w:sz="0" w:space="0" w:color="auto"/>
            <w:left w:val="none" w:sz="0" w:space="0" w:color="auto"/>
            <w:bottom w:val="none" w:sz="0" w:space="0" w:color="auto"/>
            <w:right w:val="none" w:sz="0" w:space="0" w:color="auto"/>
          </w:divBdr>
        </w:div>
        <w:div w:id="617952339">
          <w:marLeft w:val="640"/>
          <w:marRight w:val="0"/>
          <w:marTop w:val="0"/>
          <w:marBottom w:val="0"/>
          <w:divBdr>
            <w:top w:val="none" w:sz="0" w:space="0" w:color="auto"/>
            <w:left w:val="none" w:sz="0" w:space="0" w:color="auto"/>
            <w:bottom w:val="none" w:sz="0" w:space="0" w:color="auto"/>
            <w:right w:val="none" w:sz="0" w:space="0" w:color="auto"/>
          </w:divBdr>
        </w:div>
        <w:div w:id="2007437537">
          <w:marLeft w:val="640"/>
          <w:marRight w:val="0"/>
          <w:marTop w:val="0"/>
          <w:marBottom w:val="0"/>
          <w:divBdr>
            <w:top w:val="none" w:sz="0" w:space="0" w:color="auto"/>
            <w:left w:val="none" w:sz="0" w:space="0" w:color="auto"/>
            <w:bottom w:val="none" w:sz="0" w:space="0" w:color="auto"/>
            <w:right w:val="none" w:sz="0" w:space="0" w:color="auto"/>
          </w:divBdr>
        </w:div>
        <w:div w:id="141771265">
          <w:marLeft w:val="640"/>
          <w:marRight w:val="0"/>
          <w:marTop w:val="0"/>
          <w:marBottom w:val="0"/>
          <w:divBdr>
            <w:top w:val="none" w:sz="0" w:space="0" w:color="auto"/>
            <w:left w:val="none" w:sz="0" w:space="0" w:color="auto"/>
            <w:bottom w:val="none" w:sz="0" w:space="0" w:color="auto"/>
            <w:right w:val="none" w:sz="0" w:space="0" w:color="auto"/>
          </w:divBdr>
        </w:div>
        <w:div w:id="904342011">
          <w:marLeft w:val="640"/>
          <w:marRight w:val="0"/>
          <w:marTop w:val="0"/>
          <w:marBottom w:val="0"/>
          <w:divBdr>
            <w:top w:val="none" w:sz="0" w:space="0" w:color="auto"/>
            <w:left w:val="none" w:sz="0" w:space="0" w:color="auto"/>
            <w:bottom w:val="none" w:sz="0" w:space="0" w:color="auto"/>
            <w:right w:val="none" w:sz="0" w:space="0" w:color="auto"/>
          </w:divBdr>
        </w:div>
        <w:div w:id="221599873">
          <w:marLeft w:val="640"/>
          <w:marRight w:val="0"/>
          <w:marTop w:val="0"/>
          <w:marBottom w:val="0"/>
          <w:divBdr>
            <w:top w:val="none" w:sz="0" w:space="0" w:color="auto"/>
            <w:left w:val="none" w:sz="0" w:space="0" w:color="auto"/>
            <w:bottom w:val="none" w:sz="0" w:space="0" w:color="auto"/>
            <w:right w:val="none" w:sz="0" w:space="0" w:color="auto"/>
          </w:divBdr>
        </w:div>
        <w:div w:id="1748382355">
          <w:marLeft w:val="640"/>
          <w:marRight w:val="0"/>
          <w:marTop w:val="0"/>
          <w:marBottom w:val="0"/>
          <w:divBdr>
            <w:top w:val="none" w:sz="0" w:space="0" w:color="auto"/>
            <w:left w:val="none" w:sz="0" w:space="0" w:color="auto"/>
            <w:bottom w:val="none" w:sz="0" w:space="0" w:color="auto"/>
            <w:right w:val="none" w:sz="0" w:space="0" w:color="auto"/>
          </w:divBdr>
        </w:div>
        <w:div w:id="1393306377">
          <w:marLeft w:val="640"/>
          <w:marRight w:val="0"/>
          <w:marTop w:val="0"/>
          <w:marBottom w:val="0"/>
          <w:divBdr>
            <w:top w:val="none" w:sz="0" w:space="0" w:color="auto"/>
            <w:left w:val="none" w:sz="0" w:space="0" w:color="auto"/>
            <w:bottom w:val="none" w:sz="0" w:space="0" w:color="auto"/>
            <w:right w:val="none" w:sz="0" w:space="0" w:color="auto"/>
          </w:divBdr>
        </w:div>
        <w:div w:id="224338013">
          <w:marLeft w:val="640"/>
          <w:marRight w:val="0"/>
          <w:marTop w:val="0"/>
          <w:marBottom w:val="0"/>
          <w:divBdr>
            <w:top w:val="none" w:sz="0" w:space="0" w:color="auto"/>
            <w:left w:val="none" w:sz="0" w:space="0" w:color="auto"/>
            <w:bottom w:val="none" w:sz="0" w:space="0" w:color="auto"/>
            <w:right w:val="none" w:sz="0" w:space="0" w:color="auto"/>
          </w:divBdr>
        </w:div>
        <w:div w:id="295795354">
          <w:marLeft w:val="640"/>
          <w:marRight w:val="0"/>
          <w:marTop w:val="0"/>
          <w:marBottom w:val="0"/>
          <w:divBdr>
            <w:top w:val="none" w:sz="0" w:space="0" w:color="auto"/>
            <w:left w:val="none" w:sz="0" w:space="0" w:color="auto"/>
            <w:bottom w:val="none" w:sz="0" w:space="0" w:color="auto"/>
            <w:right w:val="none" w:sz="0" w:space="0" w:color="auto"/>
          </w:divBdr>
        </w:div>
        <w:div w:id="111944180">
          <w:marLeft w:val="640"/>
          <w:marRight w:val="0"/>
          <w:marTop w:val="0"/>
          <w:marBottom w:val="0"/>
          <w:divBdr>
            <w:top w:val="none" w:sz="0" w:space="0" w:color="auto"/>
            <w:left w:val="none" w:sz="0" w:space="0" w:color="auto"/>
            <w:bottom w:val="none" w:sz="0" w:space="0" w:color="auto"/>
            <w:right w:val="none" w:sz="0" w:space="0" w:color="auto"/>
          </w:divBdr>
        </w:div>
        <w:div w:id="787744911">
          <w:marLeft w:val="640"/>
          <w:marRight w:val="0"/>
          <w:marTop w:val="0"/>
          <w:marBottom w:val="0"/>
          <w:divBdr>
            <w:top w:val="none" w:sz="0" w:space="0" w:color="auto"/>
            <w:left w:val="none" w:sz="0" w:space="0" w:color="auto"/>
            <w:bottom w:val="none" w:sz="0" w:space="0" w:color="auto"/>
            <w:right w:val="none" w:sz="0" w:space="0" w:color="auto"/>
          </w:divBdr>
        </w:div>
        <w:div w:id="1553885503">
          <w:marLeft w:val="640"/>
          <w:marRight w:val="0"/>
          <w:marTop w:val="0"/>
          <w:marBottom w:val="0"/>
          <w:divBdr>
            <w:top w:val="none" w:sz="0" w:space="0" w:color="auto"/>
            <w:left w:val="none" w:sz="0" w:space="0" w:color="auto"/>
            <w:bottom w:val="none" w:sz="0" w:space="0" w:color="auto"/>
            <w:right w:val="none" w:sz="0" w:space="0" w:color="auto"/>
          </w:divBdr>
        </w:div>
        <w:div w:id="1210996803">
          <w:marLeft w:val="640"/>
          <w:marRight w:val="0"/>
          <w:marTop w:val="0"/>
          <w:marBottom w:val="0"/>
          <w:divBdr>
            <w:top w:val="none" w:sz="0" w:space="0" w:color="auto"/>
            <w:left w:val="none" w:sz="0" w:space="0" w:color="auto"/>
            <w:bottom w:val="none" w:sz="0" w:space="0" w:color="auto"/>
            <w:right w:val="none" w:sz="0" w:space="0" w:color="auto"/>
          </w:divBdr>
        </w:div>
        <w:div w:id="900865601">
          <w:marLeft w:val="640"/>
          <w:marRight w:val="0"/>
          <w:marTop w:val="0"/>
          <w:marBottom w:val="0"/>
          <w:divBdr>
            <w:top w:val="none" w:sz="0" w:space="0" w:color="auto"/>
            <w:left w:val="none" w:sz="0" w:space="0" w:color="auto"/>
            <w:bottom w:val="none" w:sz="0" w:space="0" w:color="auto"/>
            <w:right w:val="none" w:sz="0" w:space="0" w:color="auto"/>
          </w:divBdr>
        </w:div>
        <w:div w:id="1132362359">
          <w:marLeft w:val="640"/>
          <w:marRight w:val="0"/>
          <w:marTop w:val="0"/>
          <w:marBottom w:val="0"/>
          <w:divBdr>
            <w:top w:val="none" w:sz="0" w:space="0" w:color="auto"/>
            <w:left w:val="none" w:sz="0" w:space="0" w:color="auto"/>
            <w:bottom w:val="none" w:sz="0" w:space="0" w:color="auto"/>
            <w:right w:val="none" w:sz="0" w:space="0" w:color="auto"/>
          </w:divBdr>
        </w:div>
        <w:div w:id="1703508339">
          <w:marLeft w:val="640"/>
          <w:marRight w:val="0"/>
          <w:marTop w:val="0"/>
          <w:marBottom w:val="0"/>
          <w:divBdr>
            <w:top w:val="none" w:sz="0" w:space="0" w:color="auto"/>
            <w:left w:val="none" w:sz="0" w:space="0" w:color="auto"/>
            <w:bottom w:val="none" w:sz="0" w:space="0" w:color="auto"/>
            <w:right w:val="none" w:sz="0" w:space="0" w:color="auto"/>
          </w:divBdr>
        </w:div>
        <w:div w:id="1875579556">
          <w:marLeft w:val="640"/>
          <w:marRight w:val="0"/>
          <w:marTop w:val="0"/>
          <w:marBottom w:val="0"/>
          <w:divBdr>
            <w:top w:val="none" w:sz="0" w:space="0" w:color="auto"/>
            <w:left w:val="none" w:sz="0" w:space="0" w:color="auto"/>
            <w:bottom w:val="none" w:sz="0" w:space="0" w:color="auto"/>
            <w:right w:val="none" w:sz="0" w:space="0" w:color="auto"/>
          </w:divBdr>
        </w:div>
        <w:div w:id="591083654">
          <w:marLeft w:val="640"/>
          <w:marRight w:val="0"/>
          <w:marTop w:val="0"/>
          <w:marBottom w:val="0"/>
          <w:divBdr>
            <w:top w:val="none" w:sz="0" w:space="0" w:color="auto"/>
            <w:left w:val="none" w:sz="0" w:space="0" w:color="auto"/>
            <w:bottom w:val="none" w:sz="0" w:space="0" w:color="auto"/>
            <w:right w:val="none" w:sz="0" w:space="0" w:color="auto"/>
          </w:divBdr>
        </w:div>
        <w:div w:id="90200312">
          <w:marLeft w:val="640"/>
          <w:marRight w:val="0"/>
          <w:marTop w:val="0"/>
          <w:marBottom w:val="0"/>
          <w:divBdr>
            <w:top w:val="none" w:sz="0" w:space="0" w:color="auto"/>
            <w:left w:val="none" w:sz="0" w:space="0" w:color="auto"/>
            <w:bottom w:val="none" w:sz="0" w:space="0" w:color="auto"/>
            <w:right w:val="none" w:sz="0" w:space="0" w:color="auto"/>
          </w:divBdr>
        </w:div>
        <w:div w:id="1467356577">
          <w:marLeft w:val="640"/>
          <w:marRight w:val="0"/>
          <w:marTop w:val="0"/>
          <w:marBottom w:val="0"/>
          <w:divBdr>
            <w:top w:val="none" w:sz="0" w:space="0" w:color="auto"/>
            <w:left w:val="none" w:sz="0" w:space="0" w:color="auto"/>
            <w:bottom w:val="none" w:sz="0" w:space="0" w:color="auto"/>
            <w:right w:val="none" w:sz="0" w:space="0" w:color="auto"/>
          </w:divBdr>
        </w:div>
        <w:div w:id="1482304788">
          <w:marLeft w:val="640"/>
          <w:marRight w:val="0"/>
          <w:marTop w:val="0"/>
          <w:marBottom w:val="0"/>
          <w:divBdr>
            <w:top w:val="none" w:sz="0" w:space="0" w:color="auto"/>
            <w:left w:val="none" w:sz="0" w:space="0" w:color="auto"/>
            <w:bottom w:val="none" w:sz="0" w:space="0" w:color="auto"/>
            <w:right w:val="none" w:sz="0" w:space="0" w:color="auto"/>
          </w:divBdr>
        </w:div>
        <w:div w:id="1812479095">
          <w:marLeft w:val="640"/>
          <w:marRight w:val="0"/>
          <w:marTop w:val="0"/>
          <w:marBottom w:val="0"/>
          <w:divBdr>
            <w:top w:val="none" w:sz="0" w:space="0" w:color="auto"/>
            <w:left w:val="none" w:sz="0" w:space="0" w:color="auto"/>
            <w:bottom w:val="none" w:sz="0" w:space="0" w:color="auto"/>
            <w:right w:val="none" w:sz="0" w:space="0" w:color="auto"/>
          </w:divBdr>
        </w:div>
        <w:div w:id="1218325617">
          <w:marLeft w:val="640"/>
          <w:marRight w:val="0"/>
          <w:marTop w:val="0"/>
          <w:marBottom w:val="0"/>
          <w:divBdr>
            <w:top w:val="none" w:sz="0" w:space="0" w:color="auto"/>
            <w:left w:val="none" w:sz="0" w:space="0" w:color="auto"/>
            <w:bottom w:val="none" w:sz="0" w:space="0" w:color="auto"/>
            <w:right w:val="none" w:sz="0" w:space="0" w:color="auto"/>
          </w:divBdr>
        </w:div>
        <w:div w:id="2069956707">
          <w:marLeft w:val="640"/>
          <w:marRight w:val="0"/>
          <w:marTop w:val="0"/>
          <w:marBottom w:val="0"/>
          <w:divBdr>
            <w:top w:val="none" w:sz="0" w:space="0" w:color="auto"/>
            <w:left w:val="none" w:sz="0" w:space="0" w:color="auto"/>
            <w:bottom w:val="none" w:sz="0" w:space="0" w:color="auto"/>
            <w:right w:val="none" w:sz="0" w:space="0" w:color="auto"/>
          </w:divBdr>
        </w:div>
        <w:div w:id="1062948526">
          <w:marLeft w:val="640"/>
          <w:marRight w:val="0"/>
          <w:marTop w:val="0"/>
          <w:marBottom w:val="0"/>
          <w:divBdr>
            <w:top w:val="none" w:sz="0" w:space="0" w:color="auto"/>
            <w:left w:val="none" w:sz="0" w:space="0" w:color="auto"/>
            <w:bottom w:val="none" w:sz="0" w:space="0" w:color="auto"/>
            <w:right w:val="none" w:sz="0" w:space="0" w:color="auto"/>
          </w:divBdr>
        </w:div>
        <w:div w:id="1978144484">
          <w:marLeft w:val="640"/>
          <w:marRight w:val="0"/>
          <w:marTop w:val="0"/>
          <w:marBottom w:val="0"/>
          <w:divBdr>
            <w:top w:val="none" w:sz="0" w:space="0" w:color="auto"/>
            <w:left w:val="none" w:sz="0" w:space="0" w:color="auto"/>
            <w:bottom w:val="none" w:sz="0" w:space="0" w:color="auto"/>
            <w:right w:val="none" w:sz="0" w:space="0" w:color="auto"/>
          </w:divBdr>
        </w:div>
        <w:div w:id="1100835273">
          <w:marLeft w:val="640"/>
          <w:marRight w:val="0"/>
          <w:marTop w:val="0"/>
          <w:marBottom w:val="0"/>
          <w:divBdr>
            <w:top w:val="none" w:sz="0" w:space="0" w:color="auto"/>
            <w:left w:val="none" w:sz="0" w:space="0" w:color="auto"/>
            <w:bottom w:val="none" w:sz="0" w:space="0" w:color="auto"/>
            <w:right w:val="none" w:sz="0" w:space="0" w:color="auto"/>
          </w:divBdr>
        </w:div>
        <w:div w:id="1768115313">
          <w:marLeft w:val="640"/>
          <w:marRight w:val="0"/>
          <w:marTop w:val="0"/>
          <w:marBottom w:val="0"/>
          <w:divBdr>
            <w:top w:val="none" w:sz="0" w:space="0" w:color="auto"/>
            <w:left w:val="none" w:sz="0" w:space="0" w:color="auto"/>
            <w:bottom w:val="none" w:sz="0" w:space="0" w:color="auto"/>
            <w:right w:val="none" w:sz="0" w:space="0" w:color="auto"/>
          </w:divBdr>
        </w:div>
        <w:div w:id="678198303">
          <w:marLeft w:val="640"/>
          <w:marRight w:val="0"/>
          <w:marTop w:val="0"/>
          <w:marBottom w:val="0"/>
          <w:divBdr>
            <w:top w:val="none" w:sz="0" w:space="0" w:color="auto"/>
            <w:left w:val="none" w:sz="0" w:space="0" w:color="auto"/>
            <w:bottom w:val="none" w:sz="0" w:space="0" w:color="auto"/>
            <w:right w:val="none" w:sz="0" w:space="0" w:color="auto"/>
          </w:divBdr>
        </w:div>
        <w:div w:id="1595238760">
          <w:marLeft w:val="640"/>
          <w:marRight w:val="0"/>
          <w:marTop w:val="0"/>
          <w:marBottom w:val="0"/>
          <w:divBdr>
            <w:top w:val="none" w:sz="0" w:space="0" w:color="auto"/>
            <w:left w:val="none" w:sz="0" w:space="0" w:color="auto"/>
            <w:bottom w:val="none" w:sz="0" w:space="0" w:color="auto"/>
            <w:right w:val="none" w:sz="0" w:space="0" w:color="auto"/>
          </w:divBdr>
        </w:div>
        <w:div w:id="1606225318">
          <w:marLeft w:val="640"/>
          <w:marRight w:val="0"/>
          <w:marTop w:val="0"/>
          <w:marBottom w:val="0"/>
          <w:divBdr>
            <w:top w:val="none" w:sz="0" w:space="0" w:color="auto"/>
            <w:left w:val="none" w:sz="0" w:space="0" w:color="auto"/>
            <w:bottom w:val="none" w:sz="0" w:space="0" w:color="auto"/>
            <w:right w:val="none" w:sz="0" w:space="0" w:color="auto"/>
          </w:divBdr>
        </w:div>
        <w:div w:id="918103396">
          <w:marLeft w:val="640"/>
          <w:marRight w:val="0"/>
          <w:marTop w:val="0"/>
          <w:marBottom w:val="0"/>
          <w:divBdr>
            <w:top w:val="none" w:sz="0" w:space="0" w:color="auto"/>
            <w:left w:val="none" w:sz="0" w:space="0" w:color="auto"/>
            <w:bottom w:val="none" w:sz="0" w:space="0" w:color="auto"/>
            <w:right w:val="none" w:sz="0" w:space="0" w:color="auto"/>
          </w:divBdr>
        </w:div>
        <w:div w:id="130438721">
          <w:marLeft w:val="640"/>
          <w:marRight w:val="0"/>
          <w:marTop w:val="0"/>
          <w:marBottom w:val="0"/>
          <w:divBdr>
            <w:top w:val="none" w:sz="0" w:space="0" w:color="auto"/>
            <w:left w:val="none" w:sz="0" w:space="0" w:color="auto"/>
            <w:bottom w:val="none" w:sz="0" w:space="0" w:color="auto"/>
            <w:right w:val="none" w:sz="0" w:space="0" w:color="auto"/>
          </w:divBdr>
        </w:div>
        <w:div w:id="589310386">
          <w:marLeft w:val="640"/>
          <w:marRight w:val="0"/>
          <w:marTop w:val="0"/>
          <w:marBottom w:val="0"/>
          <w:divBdr>
            <w:top w:val="none" w:sz="0" w:space="0" w:color="auto"/>
            <w:left w:val="none" w:sz="0" w:space="0" w:color="auto"/>
            <w:bottom w:val="none" w:sz="0" w:space="0" w:color="auto"/>
            <w:right w:val="none" w:sz="0" w:space="0" w:color="auto"/>
          </w:divBdr>
        </w:div>
        <w:div w:id="925260610">
          <w:marLeft w:val="640"/>
          <w:marRight w:val="0"/>
          <w:marTop w:val="0"/>
          <w:marBottom w:val="0"/>
          <w:divBdr>
            <w:top w:val="none" w:sz="0" w:space="0" w:color="auto"/>
            <w:left w:val="none" w:sz="0" w:space="0" w:color="auto"/>
            <w:bottom w:val="none" w:sz="0" w:space="0" w:color="auto"/>
            <w:right w:val="none" w:sz="0" w:space="0" w:color="auto"/>
          </w:divBdr>
        </w:div>
        <w:div w:id="545143323">
          <w:marLeft w:val="640"/>
          <w:marRight w:val="0"/>
          <w:marTop w:val="0"/>
          <w:marBottom w:val="0"/>
          <w:divBdr>
            <w:top w:val="none" w:sz="0" w:space="0" w:color="auto"/>
            <w:left w:val="none" w:sz="0" w:space="0" w:color="auto"/>
            <w:bottom w:val="none" w:sz="0" w:space="0" w:color="auto"/>
            <w:right w:val="none" w:sz="0" w:space="0" w:color="auto"/>
          </w:divBdr>
        </w:div>
        <w:div w:id="1044406512">
          <w:marLeft w:val="640"/>
          <w:marRight w:val="0"/>
          <w:marTop w:val="0"/>
          <w:marBottom w:val="0"/>
          <w:divBdr>
            <w:top w:val="none" w:sz="0" w:space="0" w:color="auto"/>
            <w:left w:val="none" w:sz="0" w:space="0" w:color="auto"/>
            <w:bottom w:val="none" w:sz="0" w:space="0" w:color="auto"/>
            <w:right w:val="none" w:sz="0" w:space="0" w:color="auto"/>
          </w:divBdr>
        </w:div>
        <w:div w:id="2100633375">
          <w:marLeft w:val="640"/>
          <w:marRight w:val="0"/>
          <w:marTop w:val="0"/>
          <w:marBottom w:val="0"/>
          <w:divBdr>
            <w:top w:val="none" w:sz="0" w:space="0" w:color="auto"/>
            <w:left w:val="none" w:sz="0" w:space="0" w:color="auto"/>
            <w:bottom w:val="none" w:sz="0" w:space="0" w:color="auto"/>
            <w:right w:val="none" w:sz="0" w:space="0" w:color="auto"/>
          </w:divBdr>
        </w:div>
        <w:div w:id="1727874825">
          <w:marLeft w:val="640"/>
          <w:marRight w:val="0"/>
          <w:marTop w:val="0"/>
          <w:marBottom w:val="0"/>
          <w:divBdr>
            <w:top w:val="none" w:sz="0" w:space="0" w:color="auto"/>
            <w:left w:val="none" w:sz="0" w:space="0" w:color="auto"/>
            <w:bottom w:val="none" w:sz="0" w:space="0" w:color="auto"/>
            <w:right w:val="none" w:sz="0" w:space="0" w:color="auto"/>
          </w:divBdr>
        </w:div>
        <w:div w:id="1198741173">
          <w:marLeft w:val="640"/>
          <w:marRight w:val="0"/>
          <w:marTop w:val="0"/>
          <w:marBottom w:val="0"/>
          <w:divBdr>
            <w:top w:val="none" w:sz="0" w:space="0" w:color="auto"/>
            <w:left w:val="none" w:sz="0" w:space="0" w:color="auto"/>
            <w:bottom w:val="none" w:sz="0" w:space="0" w:color="auto"/>
            <w:right w:val="none" w:sz="0" w:space="0" w:color="auto"/>
          </w:divBdr>
        </w:div>
        <w:div w:id="1986541312">
          <w:marLeft w:val="640"/>
          <w:marRight w:val="0"/>
          <w:marTop w:val="0"/>
          <w:marBottom w:val="0"/>
          <w:divBdr>
            <w:top w:val="none" w:sz="0" w:space="0" w:color="auto"/>
            <w:left w:val="none" w:sz="0" w:space="0" w:color="auto"/>
            <w:bottom w:val="none" w:sz="0" w:space="0" w:color="auto"/>
            <w:right w:val="none" w:sz="0" w:space="0" w:color="auto"/>
          </w:divBdr>
        </w:div>
      </w:divsChild>
    </w:div>
    <w:div w:id="264970205">
      <w:bodyDiv w:val="1"/>
      <w:marLeft w:val="0"/>
      <w:marRight w:val="0"/>
      <w:marTop w:val="0"/>
      <w:marBottom w:val="0"/>
      <w:divBdr>
        <w:top w:val="none" w:sz="0" w:space="0" w:color="auto"/>
        <w:left w:val="none" w:sz="0" w:space="0" w:color="auto"/>
        <w:bottom w:val="none" w:sz="0" w:space="0" w:color="auto"/>
        <w:right w:val="none" w:sz="0" w:space="0" w:color="auto"/>
      </w:divBdr>
      <w:divsChild>
        <w:div w:id="188952189">
          <w:marLeft w:val="640"/>
          <w:marRight w:val="0"/>
          <w:marTop w:val="0"/>
          <w:marBottom w:val="0"/>
          <w:divBdr>
            <w:top w:val="none" w:sz="0" w:space="0" w:color="auto"/>
            <w:left w:val="none" w:sz="0" w:space="0" w:color="auto"/>
            <w:bottom w:val="none" w:sz="0" w:space="0" w:color="auto"/>
            <w:right w:val="none" w:sz="0" w:space="0" w:color="auto"/>
          </w:divBdr>
        </w:div>
        <w:div w:id="248737464">
          <w:marLeft w:val="640"/>
          <w:marRight w:val="0"/>
          <w:marTop w:val="0"/>
          <w:marBottom w:val="0"/>
          <w:divBdr>
            <w:top w:val="none" w:sz="0" w:space="0" w:color="auto"/>
            <w:left w:val="none" w:sz="0" w:space="0" w:color="auto"/>
            <w:bottom w:val="none" w:sz="0" w:space="0" w:color="auto"/>
            <w:right w:val="none" w:sz="0" w:space="0" w:color="auto"/>
          </w:divBdr>
        </w:div>
        <w:div w:id="998116937">
          <w:marLeft w:val="640"/>
          <w:marRight w:val="0"/>
          <w:marTop w:val="0"/>
          <w:marBottom w:val="0"/>
          <w:divBdr>
            <w:top w:val="none" w:sz="0" w:space="0" w:color="auto"/>
            <w:left w:val="none" w:sz="0" w:space="0" w:color="auto"/>
            <w:bottom w:val="none" w:sz="0" w:space="0" w:color="auto"/>
            <w:right w:val="none" w:sz="0" w:space="0" w:color="auto"/>
          </w:divBdr>
        </w:div>
        <w:div w:id="369962576">
          <w:marLeft w:val="640"/>
          <w:marRight w:val="0"/>
          <w:marTop w:val="0"/>
          <w:marBottom w:val="0"/>
          <w:divBdr>
            <w:top w:val="none" w:sz="0" w:space="0" w:color="auto"/>
            <w:left w:val="none" w:sz="0" w:space="0" w:color="auto"/>
            <w:bottom w:val="none" w:sz="0" w:space="0" w:color="auto"/>
            <w:right w:val="none" w:sz="0" w:space="0" w:color="auto"/>
          </w:divBdr>
        </w:div>
        <w:div w:id="1403216787">
          <w:marLeft w:val="640"/>
          <w:marRight w:val="0"/>
          <w:marTop w:val="0"/>
          <w:marBottom w:val="0"/>
          <w:divBdr>
            <w:top w:val="none" w:sz="0" w:space="0" w:color="auto"/>
            <w:left w:val="none" w:sz="0" w:space="0" w:color="auto"/>
            <w:bottom w:val="none" w:sz="0" w:space="0" w:color="auto"/>
            <w:right w:val="none" w:sz="0" w:space="0" w:color="auto"/>
          </w:divBdr>
        </w:div>
        <w:div w:id="798377922">
          <w:marLeft w:val="640"/>
          <w:marRight w:val="0"/>
          <w:marTop w:val="0"/>
          <w:marBottom w:val="0"/>
          <w:divBdr>
            <w:top w:val="none" w:sz="0" w:space="0" w:color="auto"/>
            <w:left w:val="none" w:sz="0" w:space="0" w:color="auto"/>
            <w:bottom w:val="none" w:sz="0" w:space="0" w:color="auto"/>
            <w:right w:val="none" w:sz="0" w:space="0" w:color="auto"/>
          </w:divBdr>
        </w:div>
        <w:div w:id="96023123">
          <w:marLeft w:val="640"/>
          <w:marRight w:val="0"/>
          <w:marTop w:val="0"/>
          <w:marBottom w:val="0"/>
          <w:divBdr>
            <w:top w:val="none" w:sz="0" w:space="0" w:color="auto"/>
            <w:left w:val="none" w:sz="0" w:space="0" w:color="auto"/>
            <w:bottom w:val="none" w:sz="0" w:space="0" w:color="auto"/>
            <w:right w:val="none" w:sz="0" w:space="0" w:color="auto"/>
          </w:divBdr>
        </w:div>
        <w:div w:id="884753771">
          <w:marLeft w:val="640"/>
          <w:marRight w:val="0"/>
          <w:marTop w:val="0"/>
          <w:marBottom w:val="0"/>
          <w:divBdr>
            <w:top w:val="none" w:sz="0" w:space="0" w:color="auto"/>
            <w:left w:val="none" w:sz="0" w:space="0" w:color="auto"/>
            <w:bottom w:val="none" w:sz="0" w:space="0" w:color="auto"/>
            <w:right w:val="none" w:sz="0" w:space="0" w:color="auto"/>
          </w:divBdr>
        </w:div>
        <w:div w:id="684751201">
          <w:marLeft w:val="640"/>
          <w:marRight w:val="0"/>
          <w:marTop w:val="0"/>
          <w:marBottom w:val="0"/>
          <w:divBdr>
            <w:top w:val="none" w:sz="0" w:space="0" w:color="auto"/>
            <w:left w:val="none" w:sz="0" w:space="0" w:color="auto"/>
            <w:bottom w:val="none" w:sz="0" w:space="0" w:color="auto"/>
            <w:right w:val="none" w:sz="0" w:space="0" w:color="auto"/>
          </w:divBdr>
        </w:div>
        <w:div w:id="520322453">
          <w:marLeft w:val="640"/>
          <w:marRight w:val="0"/>
          <w:marTop w:val="0"/>
          <w:marBottom w:val="0"/>
          <w:divBdr>
            <w:top w:val="none" w:sz="0" w:space="0" w:color="auto"/>
            <w:left w:val="none" w:sz="0" w:space="0" w:color="auto"/>
            <w:bottom w:val="none" w:sz="0" w:space="0" w:color="auto"/>
            <w:right w:val="none" w:sz="0" w:space="0" w:color="auto"/>
          </w:divBdr>
        </w:div>
        <w:div w:id="1901402123">
          <w:marLeft w:val="640"/>
          <w:marRight w:val="0"/>
          <w:marTop w:val="0"/>
          <w:marBottom w:val="0"/>
          <w:divBdr>
            <w:top w:val="none" w:sz="0" w:space="0" w:color="auto"/>
            <w:left w:val="none" w:sz="0" w:space="0" w:color="auto"/>
            <w:bottom w:val="none" w:sz="0" w:space="0" w:color="auto"/>
            <w:right w:val="none" w:sz="0" w:space="0" w:color="auto"/>
          </w:divBdr>
        </w:div>
        <w:div w:id="1873108278">
          <w:marLeft w:val="640"/>
          <w:marRight w:val="0"/>
          <w:marTop w:val="0"/>
          <w:marBottom w:val="0"/>
          <w:divBdr>
            <w:top w:val="none" w:sz="0" w:space="0" w:color="auto"/>
            <w:left w:val="none" w:sz="0" w:space="0" w:color="auto"/>
            <w:bottom w:val="none" w:sz="0" w:space="0" w:color="auto"/>
            <w:right w:val="none" w:sz="0" w:space="0" w:color="auto"/>
          </w:divBdr>
        </w:div>
        <w:div w:id="49113722">
          <w:marLeft w:val="640"/>
          <w:marRight w:val="0"/>
          <w:marTop w:val="0"/>
          <w:marBottom w:val="0"/>
          <w:divBdr>
            <w:top w:val="none" w:sz="0" w:space="0" w:color="auto"/>
            <w:left w:val="none" w:sz="0" w:space="0" w:color="auto"/>
            <w:bottom w:val="none" w:sz="0" w:space="0" w:color="auto"/>
            <w:right w:val="none" w:sz="0" w:space="0" w:color="auto"/>
          </w:divBdr>
        </w:div>
        <w:div w:id="1658218211">
          <w:marLeft w:val="640"/>
          <w:marRight w:val="0"/>
          <w:marTop w:val="0"/>
          <w:marBottom w:val="0"/>
          <w:divBdr>
            <w:top w:val="none" w:sz="0" w:space="0" w:color="auto"/>
            <w:left w:val="none" w:sz="0" w:space="0" w:color="auto"/>
            <w:bottom w:val="none" w:sz="0" w:space="0" w:color="auto"/>
            <w:right w:val="none" w:sz="0" w:space="0" w:color="auto"/>
          </w:divBdr>
        </w:div>
        <w:div w:id="879316823">
          <w:marLeft w:val="640"/>
          <w:marRight w:val="0"/>
          <w:marTop w:val="0"/>
          <w:marBottom w:val="0"/>
          <w:divBdr>
            <w:top w:val="none" w:sz="0" w:space="0" w:color="auto"/>
            <w:left w:val="none" w:sz="0" w:space="0" w:color="auto"/>
            <w:bottom w:val="none" w:sz="0" w:space="0" w:color="auto"/>
            <w:right w:val="none" w:sz="0" w:space="0" w:color="auto"/>
          </w:divBdr>
        </w:div>
        <w:div w:id="1438258392">
          <w:marLeft w:val="640"/>
          <w:marRight w:val="0"/>
          <w:marTop w:val="0"/>
          <w:marBottom w:val="0"/>
          <w:divBdr>
            <w:top w:val="none" w:sz="0" w:space="0" w:color="auto"/>
            <w:left w:val="none" w:sz="0" w:space="0" w:color="auto"/>
            <w:bottom w:val="none" w:sz="0" w:space="0" w:color="auto"/>
            <w:right w:val="none" w:sz="0" w:space="0" w:color="auto"/>
          </w:divBdr>
        </w:div>
        <w:div w:id="1067532683">
          <w:marLeft w:val="640"/>
          <w:marRight w:val="0"/>
          <w:marTop w:val="0"/>
          <w:marBottom w:val="0"/>
          <w:divBdr>
            <w:top w:val="none" w:sz="0" w:space="0" w:color="auto"/>
            <w:left w:val="none" w:sz="0" w:space="0" w:color="auto"/>
            <w:bottom w:val="none" w:sz="0" w:space="0" w:color="auto"/>
            <w:right w:val="none" w:sz="0" w:space="0" w:color="auto"/>
          </w:divBdr>
        </w:div>
        <w:div w:id="291256299">
          <w:marLeft w:val="640"/>
          <w:marRight w:val="0"/>
          <w:marTop w:val="0"/>
          <w:marBottom w:val="0"/>
          <w:divBdr>
            <w:top w:val="none" w:sz="0" w:space="0" w:color="auto"/>
            <w:left w:val="none" w:sz="0" w:space="0" w:color="auto"/>
            <w:bottom w:val="none" w:sz="0" w:space="0" w:color="auto"/>
            <w:right w:val="none" w:sz="0" w:space="0" w:color="auto"/>
          </w:divBdr>
        </w:div>
        <w:div w:id="1512522671">
          <w:marLeft w:val="640"/>
          <w:marRight w:val="0"/>
          <w:marTop w:val="0"/>
          <w:marBottom w:val="0"/>
          <w:divBdr>
            <w:top w:val="none" w:sz="0" w:space="0" w:color="auto"/>
            <w:left w:val="none" w:sz="0" w:space="0" w:color="auto"/>
            <w:bottom w:val="none" w:sz="0" w:space="0" w:color="auto"/>
            <w:right w:val="none" w:sz="0" w:space="0" w:color="auto"/>
          </w:divBdr>
        </w:div>
        <w:div w:id="634408480">
          <w:marLeft w:val="640"/>
          <w:marRight w:val="0"/>
          <w:marTop w:val="0"/>
          <w:marBottom w:val="0"/>
          <w:divBdr>
            <w:top w:val="none" w:sz="0" w:space="0" w:color="auto"/>
            <w:left w:val="none" w:sz="0" w:space="0" w:color="auto"/>
            <w:bottom w:val="none" w:sz="0" w:space="0" w:color="auto"/>
            <w:right w:val="none" w:sz="0" w:space="0" w:color="auto"/>
          </w:divBdr>
        </w:div>
        <w:div w:id="1182740055">
          <w:marLeft w:val="640"/>
          <w:marRight w:val="0"/>
          <w:marTop w:val="0"/>
          <w:marBottom w:val="0"/>
          <w:divBdr>
            <w:top w:val="none" w:sz="0" w:space="0" w:color="auto"/>
            <w:left w:val="none" w:sz="0" w:space="0" w:color="auto"/>
            <w:bottom w:val="none" w:sz="0" w:space="0" w:color="auto"/>
            <w:right w:val="none" w:sz="0" w:space="0" w:color="auto"/>
          </w:divBdr>
        </w:div>
        <w:div w:id="1697269933">
          <w:marLeft w:val="640"/>
          <w:marRight w:val="0"/>
          <w:marTop w:val="0"/>
          <w:marBottom w:val="0"/>
          <w:divBdr>
            <w:top w:val="none" w:sz="0" w:space="0" w:color="auto"/>
            <w:left w:val="none" w:sz="0" w:space="0" w:color="auto"/>
            <w:bottom w:val="none" w:sz="0" w:space="0" w:color="auto"/>
            <w:right w:val="none" w:sz="0" w:space="0" w:color="auto"/>
          </w:divBdr>
        </w:div>
        <w:div w:id="1021975174">
          <w:marLeft w:val="640"/>
          <w:marRight w:val="0"/>
          <w:marTop w:val="0"/>
          <w:marBottom w:val="0"/>
          <w:divBdr>
            <w:top w:val="none" w:sz="0" w:space="0" w:color="auto"/>
            <w:left w:val="none" w:sz="0" w:space="0" w:color="auto"/>
            <w:bottom w:val="none" w:sz="0" w:space="0" w:color="auto"/>
            <w:right w:val="none" w:sz="0" w:space="0" w:color="auto"/>
          </w:divBdr>
        </w:div>
        <w:div w:id="354114060">
          <w:marLeft w:val="640"/>
          <w:marRight w:val="0"/>
          <w:marTop w:val="0"/>
          <w:marBottom w:val="0"/>
          <w:divBdr>
            <w:top w:val="none" w:sz="0" w:space="0" w:color="auto"/>
            <w:left w:val="none" w:sz="0" w:space="0" w:color="auto"/>
            <w:bottom w:val="none" w:sz="0" w:space="0" w:color="auto"/>
            <w:right w:val="none" w:sz="0" w:space="0" w:color="auto"/>
          </w:divBdr>
        </w:div>
        <w:div w:id="803695927">
          <w:marLeft w:val="640"/>
          <w:marRight w:val="0"/>
          <w:marTop w:val="0"/>
          <w:marBottom w:val="0"/>
          <w:divBdr>
            <w:top w:val="none" w:sz="0" w:space="0" w:color="auto"/>
            <w:left w:val="none" w:sz="0" w:space="0" w:color="auto"/>
            <w:bottom w:val="none" w:sz="0" w:space="0" w:color="auto"/>
            <w:right w:val="none" w:sz="0" w:space="0" w:color="auto"/>
          </w:divBdr>
        </w:div>
        <w:div w:id="1888057488">
          <w:marLeft w:val="640"/>
          <w:marRight w:val="0"/>
          <w:marTop w:val="0"/>
          <w:marBottom w:val="0"/>
          <w:divBdr>
            <w:top w:val="none" w:sz="0" w:space="0" w:color="auto"/>
            <w:left w:val="none" w:sz="0" w:space="0" w:color="auto"/>
            <w:bottom w:val="none" w:sz="0" w:space="0" w:color="auto"/>
            <w:right w:val="none" w:sz="0" w:space="0" w:color="auto"/>
          </w:divBdr>
        </w:div>
        <w:div w:id="1741637660">
          <w:marLeft w:val="640"/>
          <w:marRight w:val="0"/>
          <w:marTop w:val="0"/>
          <w:marBottom w:val="0"/>
          <w:divBdr>
            <w:top w:val="none" w:sz="0" w:space="0" w:color="auto"/>
            <w:left w:val="none" w:sz="0" w:space="0" w:color="auto"/>
            <w:bottom w:val="none" w:sz="0" w:space="0" w:color="auto"/>
            <w:right w:val="none" w:sz="0" w:space="0" w:color="auto"/>
          </w:divBdr>
        </w:div>
        <w:div w:id="2132624157">
          <w:marLeft w:val="640"/>
          <w:marRight w:val="0"/>
          <w:marTop w:val="0"/>
          <w:marBottom w:val="0"/>
          <w:divBdr>
            <w:top w:val="none" w:sz="0" w:space="0" w:color="auto"/>
            <w:left w:val="none" w:sz="0" w:space="0" w:color="auto"/>
            <w:bottom w:val="none" w:sz="0" w:space="0" w:color="auto"/>
            <w:right w:val="none" w:sz="0" w:space="0" w:color="auto"/>
          </w:divBdr>
        </w:div>
        <w:div w:id="1260598348">
          <w:marLeft w:val="640"/>
          <w:marRight w:val="0"/>
          <w:marTop w:val="0"/>
          <w:marBottom w:val="0"/>
          <w:divBdr>
            <w:top w:val="none" w:sz="0" w:space="0" w:color="auto"/>
            <w:left w:val="none" w:sz="0" w:space="0" w:color="auto"/>
            <w:bottom w:val="none" w:sz="0" w:space="0" w:color="auto"/>
            <w:right w:val="none" w:sz="0" w:space="0" w:color="auto"/>
          </w:divBdr>
        </w:div>
        <w:div w:id="1821769877">
          <w:marLeft w:val="640"/>
          <w:marRight w:val="0"/>
          <w:marTop w:val="0"/>
          <w:marBottom w:val="0"/>
          <w:divBdr>
            <w:top w:val="none" w:sz="0" w:space="0" w:color="auto"/>
            <w:left w:val="none" w:sz="0" w:space="0" w:color="auto"/>
            <w:bottom w:val="none" w:sz="0" w:space="0" w:color="auto"/>
            <w:right w:val="none" w:sz="0" w:space="0" w:color="auto"/>
          </w:divBdr>
        </w:div>
        <w:div w:id="1699504002">
          <w:marLeft w:val="640"/>
          <w:marRight w:val="0"/>
          <w:marTop w:val="0"/>
          <w:marBottom w:val="0"/>
          <w:divBdr>
            <w:top w:val="none" w:sz="0" w:space="0" w:color="auto"/>
            <w:left w:val="none" w:sz="0" w:space="0" w:color="auto"/>
            <w:bottom w:val="none" w:sz="0" w:space="0" w:color="auto"/>
            <w:right w:val="none" w:sz="0" w:space="0" w:color="auto"/>
          </w:divBdr>
        </w:div>
        <w:div w:id="892736182">
          <w:marLeft w:val="640"/>
          <w:marRight w:val="0"/>
          <w:marTop w:val="0"/>
          <w:marBottom w:val="0"/>
          <w:divBdr>
            <w:top w:val="none" w:sz="0" w:space="0" w:color="auto"/>
            <w:left w:val="none" w:sz="0" w:space="0" w:color="auto"/>
            <w:bottom w:val="none" w:sz="0" w:space="0" w:color="auto"/>
            <w:right w:val="none" w:sz="0" w:space="0" w:color="auto"/>
          </w:divBdr>
        </w:div>
        <w:div w:id="1636250172">
          <w:marLeft w:val="640"/>
          <w:marRight w:val="0"/>
          <w:marTop w:val="0"/>
          <w:marBottom w:val="0"/>
          <w:divBdr>
            <w:top w:val="none" w:sz="0" w:space="0" w:color="auto"/>
            <w:left w:val="none" w:sz="0" w:space="0" w:color="auto"/>
            <w:bottom w:val="none" w:sz="0" w:space="0" w:color="auto"/>
            <w:right w:val="none" w:sz="0" w:space="0" w:color="auto"/>
          </w:divBdr>
        </w:div>
        <w:div w:id="1020592726">
          <w:marLeft w:val="640"/>
          <w:marRight w:val="0"/>
          <w:marTop w:val="0"/>
          <w:marBottom w:val="0"/>
          <w:divBdr>
            <w:top w:val="none" w:sz="0" w:space="0" w:color="auto"/>
            <w:left w:val="none" w:sz="0" w:space="0" w:color="auto"/>
            <w:bottom w:val="none" w:sz="0" w:space="0" w:color="auto"/>
            <w:right w:val="none" w:sz="0" w:space="0" w:color="auto"/>
          </w:divBdr>
        </w:div>
        <w:div w:id="375156052">
          <w:marLeft w:val="640"/>
          <w:marRight w:val="0"/>
          <w:marTop w:val="0"/>
          <w:marBottom w:val="0"/>
          <w:divBdr>
            <w:top w:val="none" w:sz="0" w:space="0" w:color="auto"/>
            <w:left w:val="none" w:sz="0" w:space="0" w:color="auto"/>
            <w:bottom w:val="none" w:sz="0" w:space="0" w:color="auto"/>
            <w:right w:val="none" w:sz="0" w:space="0" w:color="auto"/>
          </w:divBdr>
        </w:div>
        <w:div w:id="1393042967">
          <w:marLeft w:val="640"/>
          <w:marRight w:val="0"/>
          <w:marTop w:val="0"/>
          <w:marBottom w:val="0"/>
          <w:divBdr>
            <w:top w:val="none" w:sz="0" w:space="0" w:color="auto"/>
            <w:left w:val="none" w:sz="0" w:space="0" w:color="auto"/>
            <w:bottom w:val="none" w:sz="0" w:space="0" w:color="auto"/>
            <w:right w:val="none" w:sz="0" w:space="0" w:color="auto"/>
          </w:divBdr>
        </w:div>
        <w:div w:id="1482504631">
          <w:marLeft w:val="640"/>
          <w:marRight w:val="0"/>
          <w:marTop w:val="0"/>
          <w:marBottom w:val="0"/>
          <w:divBdr>
            <w:top w:val="none" w:sz="0" w:space="0" w:color="auto"/>
            <w:left w:val="none" w:sz="0" w:space="0" w:color="auto"/>
            <w:bottom w:val="none" w:sz="0" w:space="0" w:color="auto"/>
            <w:right w:val="none" w:sz="0" w:space="0" w:color="auto"/>
          </w:divBdr>
        </w:div>
        <w:div w:id="738287091">
          <w:marLeft w:val="640"/>
          <w:marRight w:val="0"/>
          <w:marTop w:val="0"/>
          <w:marBottom w:val="0"/>
          <w:divBdr>
            <w:top w:val="none" w:sz="0" w:space="0" w:color="auto"/>
            <w:left w:val="none" w:sz="0" w:space="0" w:color="auto"/>
            <w:bottom w:val="none" w:sz="0" w:space="0" w:color="auto"/>
            <w:right w:val="none" w:sz="0" w:space="0" w:color="auto"/>
          </w:divBdr>
        </w:div>
        <w:div w:id="1610307621">
          <w:marLeft w:val="640"/>
          <w:marRight w:val="0"/>
          <w:marTop w:val="0"/>
          <w:marBottom w:val="0"/>
          <w:divBdr>
            <w:top w:val="none" w:sz="0" w:space="0" w:color="auto"/>
            <w:left w:val="none" w:sz="0" w:space="0" w:color="auto"/>
            <w:bottom w:val="none" w:sz="0" w:space="0" w:color="auto"/>
            <w:right w:val="none" w:sz="0" w:space="0" w:color="auto"/>
          </w:divBdr>
        </w:div>
        <w:div w:id="456417741">
          <w:marLeft w:val="640"/>
          <w:marRight w:val="0"/>
          <w:marTop w:val="0"/>
          <w:marBottom w:val="0"/>
          <w:divBdr>
            <w:top w:val="none" w:sz="0" w:space="0" w:color="auto"/>
            <w:left w:val="none" w:sz="0" w:space="0" w:color="auto"/>
            <w:bottom w:val="none" w:sz="0" w:space="0" w:color="auto"/>
            <w:right w:val="none" w:sz="0" w:space="0" w:color="auto"/>
          </w:divBdr>
        </w:div>
        <w:div w:id="282153191">
          <w:marLeft w:val="640"/>
          <w:marRight w:val="0"/>
          <w:marTop w:val="0"/>
          <w:marBottom w:val="0"/>
          <w:divBdr>
            <w:top w:val="none" w:sz="0" w:space="0" w:color="auto"/>
            <w:left w:val="none" w:sz="0" w:space="0" w:color="auto"/>
            <w:bottom w:val="none" w:sz="0" w:space="0" w:color="auto"/>
            <w:right w:val="none" w:sz="0" w:space="0" w:color="auto"/>
          </w:divBdr>
        </w:div>
        <w:div w:id="1315375455">
          <w:marLeft w:val="640"/>
          <w:marRight w:val="0"/>
          <w:marTop w:val="0"/>
          <w:marBottom w:val="0"/>
          <w:divBdr>
            <w:top w:val="none" w:sz="0" w:space="0" w:color="auto"/>
            <w:left w:val="none" w:sz="0" w:space="0" w:color="auto"/>
            <w:bottom w:val="none" w:sz="0" w:space="0" w:color="auto"/>
            <w:right w:val="none" w:sz="0" w:space="0" w:color="auto"/>
          </w:divBdr>
        </w:div>
        <w:div w:id="182012920">
          <w:marLeft w:val="640"/>
          <w:marRight w:val="0"/>
          <w:marTop w:val="0"/>
          <w:marBottom w:val="0"/>
          <w:divBdr>
            <w:top w:val="none" w:sz="0" w:space="0" w:color="auto"/>
            <w:left w:val="none" w:sz="0" w:space="0" w:color="auto"/>
            <w:bottom w:val="none" w:sz="0" w:space="0" w:color="auto"/>
            <w:right w:val="none" w:sz="0" w:space="0" w:color="auto"/>
          </w:divBdr>
        </w:div>
        <w:div w:id="19865339">
          <w:marLeft w:val="640"/>
          <w:marRight w:val="0"/>
          <w:marTop w:val="0"/>
          <w:marBottom w:val="0"/>
          <w:divBdr>
            <w:top w:val="none" w:sz="0" w:space="0" w:color="auto"/>
            <w:left w:val="none" w:sz="0" w:space="0" w:color="auto"/>
            <w:bottom w:val="none" w:sz="0" w:space="0" w:color="auto"/>
            <w:right w:val="none" w:sz="0" w:space="0" w:color="auto"/>
          </w:divBdr>
        </w:div>
        <w:div w:id="371468905">
          <w:marLeft w:val="640"/>
          <w:marRight w:val="0"/>
          <w:marTop w:val="0"/>
          <w:marBottom w:val="0"/>
          <w:divBdr>
            <w:top w:val="none" w:sz="0" w:space="0" w:color="auto"/>
            <w:left w:val="none" w:sz="0" w:space="0" w:color="auto"/>
            <w:bottom w:val="none" w:sz="0" w:space="0" w:color="auto"/>
            <w:right w:val="none" w:sz="0" w:space="0" w:color="auto"/>
          </w:divBdr>
        </w:div>
        <w:div w:id="295837077">
          <w:marLeft w:val="640"/>
          <w:marRight w:val="0"/>
          <w:marTop w:val="0"/>
          <w:marBottom w:val="0"/>
          <w:divBdr>
            <w:top w:val="none" w:sz="0" w:space="0" w:color="auto"/>
            <w:left w:val="none" w:sz="0" w:space="0" w:color="auto"/>
            <w:bottom w:val="none" w:sz="0" w:space="0" w:color="auto"/>
            <w:right w:val="none" w:sz="0" w:space="0" w:color="auto"/>
          </w:divBdr>
        </w:div>
        <w:div w:id="2123572665">
          <w:marLeft w:val="640"/>
          <w:marRight w:val="0"/>
          <w:marTop w:val="0"/>
          <w:marBottom w:val="0"/>
          <w:divBdr>
            <w:top w:val="none" w:sz="0" w:space="0" w:color="auto"/>
            <w:left w:val="none" w:sz="0" w:space="0" w:color="auto"/>
            <w:bottom w:val="none" w:sz="0" w:space="0" w:color="auto"/>
            <w:right w:val="none" w:sz="0" w:space="0" w:color="auto"/>
          </w:divBdr>
        </w:div>
        <w:div w:id="736830570">
          <w:marLeft w:val="640"/>
          <w:marRight w:val="0"/>
          <w:marTop w:val="0"/>
          <w:marBottom w:val="0"/>
          <w:divBdr>
            <w:top w:val="none" w:sz="0" w:space="0" w:color="auto"/>
            <w:left w:val="none" w:sz="0" w:space="0" w:color="auto"/>
            <w:bottom w:val="none" w:sz="0" w:space="0" w:color="auto"/>
            <w:right w:val="none" w:sz="0" w:space="0" w:color="auto"/>
          </w:divBdr>
        </w:div>
        <w:div w:id="2023898046">
          <w:marLeft w:val="640"/>
          <w:marRight w:val="0"/>
          <w:marTop w:val="0"/>
          <w:marBottom w:val="0"/>
          <w:divBdr>
            <w:top w:val="none" w:sz="0" w:space="0" w:color="auto"/>
            <w:left w:val="none" w:sz="0" w:space="0" w:color="auto"/>
            <w:bottom w:val="none" w:sz="0" w:space="0" w:color="auto"/>
            <w:right w:val="none" w:sz="0" w:space="0" w:color="auto"/>
          </w:divBdr>
        </w:div>
        <w:div w:id="1862283467">
          <w:marLeft w:val="640"/>
          <w:marRight w:val="0"/>
          <w:marTop w:val="0"/>
          <w:marBottom w:val="0"/>
          <w:divBdr>
            <w:top w:val="none" w:sz="0" w:space="0" w:color="auto"/>
            <w:left w:val="none" w:sz="0" w:space="0" w:color="auto"/>
            <w:bottom w:val="none" w:sz="0" w:space="0" w:color="auto"/>
            <w:right w:val="none" w:sz="0" w:space="0" w:color="auto"/>
          </w:divBdr>
        </w:div>
        <w:div w:id="1671257098">
          <w:marLeft w:val="640"/>
          <w:marRight w:val="0"/>
          <w:marTop w:val="0"/>
          <w:marBottom w:val="0"/>
          <w:divBdr>
            <w:top w:val="none" w:sz="0" w:space="0" w:color="auto"/>
            <w:left w:val="none" w:sz="0" w:space="0" w:color="auto"/>
            <w:bottom w:val="none" w:sz="0" w:space="0" w:color="auto"/>
            <w:right w:val="none" w:sz="0" w:space="0" w:color="auto"/>
          </w:divBdr>
        </w:div>
        <w:div w:id="410465994">
          <w:marLeft w:val="640"/>
          <w:marRight w:val="0"/>
          <w:marTop w:val="0"/>
          <w:marBottom w:val="0"/>
          <w:divBdr>
            <w:top w:val="none" w:sz="0" w:space="0" w:color="auto"/>
            <w:left w:val="none" w:sz="0" w:space="0" w:color="auto"/>
            <w:bottom w:val="none" w:sz="0" w:space="0" w:color="auto"/>
            <w:right w:val="none" w:sz="0" w:space="0" w:color="auto"/>
          </w:divBdr>
        </w:div>
        <w:div w:id="1786190377">
          <w:marLeft w:val="640"/>
          <w:marRight w:val="0"/>
          <w:marTop w:val="0"/>
          <w:marBottom w:val="0"/>
          <w:divBdr>
            <w:top w:val="none" w:sz="0" w:space="0" w:color="auto"/>
            <w:left w:val="none" w:sz="0" w:space="0" w:color="auto"/>
            <w:bottom w:val="none" w:sz="0" w:space="0" w:color="auto"/>
            <w:right w:val="none" w:sz="0" w:space="0" w:color="auto"/>
          </w:divBdr>
        </w:div>
        <w:div w:id="906577608">
          <w:marLeft w:val="640"/>
          <w:marRight w:val="0"/>
          <w:marTop w:val="0"/>
          <w:marBottom w:val="0"/>
          <w:divBdr>
            <w:top w:val="none" w:sz="0" w:space="0" w:color="auto"/>
            <w:left w:val="none" w:sz="0" w:space="0" w:color="auto"/>
            <w:bottom w:val="none" w:sz="0" w:space="0" w:color="auto"/>
            <w:right w:val="none" w:sz="0" w:space="0" w:color="auto"/>
          </w:divBdr>
        </w:div>
        <w:div w:id="2102405657">
          <w:marLeft w:val="640"/>
          <w:marRight w:val="0"/>
          <w:marTop w:val="0"/>
          <w:marBottom w:val="0"/>
          <w:divBdr>
            <w:top w:val="none" w:sz="0" w:space="0" w:color="auto"/>
            <w:left w:val="none" w:sz="0" w:space="0" w:color="auto"/>
            <w:bottom w:val="none" w:sz="0" w:space="0" w:color="auto"/>
            <w:right w:val="none" w:sz="0" w:space="0" w:color="auto"/>
          </w:divBdr>
        </w:div>
        <w:div w:id="480774663">
          <w:marLeft w:val="640"/>
          <w:marRight w:val="0"/>
          <w:marTop w:val="0"/>
          <w:marBottom w:val="0"/>
          <w:divBdr>
            <w:top w:val="none" w:sz="0" w:space="0" w:color="auto"/>
            <w:left w:val="none" w:sz="0" w:space="0" w:color="auto"/>
            <w:bottom w:val="none" w:sz="0" w:space="0" w:color="auto"/>
            <w:right w:val="none" w:sz="0" w:space="0" w:color="auto"/>
          </w:divBdr>
        </w:div>
        <w:div w:id="811364488">
          <w:marLeft w:val="640"/>
          <w:marRight w:val="0"/>
          <w:marTop w:val="0"/>
          <w:marBottom w:val="0"/>
          <w:divBdr>
            <w:top w:val="none" w:sz="0" w:space="0" w:color="auto"/>
            <w:left w:val="none" w:sz="0" w:space="0" w:color="auto"/>
            <w:bottom w:val="none" w:sz="0" w:space="0" w:color="auto"/>
            <w:right w:val="none" w:sz="0" w:space="0" w:color="auto"/>
          </w:divBdr>
        </w:div>
        <w:div w:id="765273529">
          <w:marLeft w:val="640"/>
          <w:marRight w:val="0"/>
          <w:marTop w:val="0"/>
          <w:marBottom w:val="0"/>
          <w:divBdr>
            <w:top w:val="none" w:sz="0" w:space="0" w:color="auto"/>
            <w:left w:val="none" w:sz="0" w:space="0" w:color="auto"/>
            <w:bottom w:val="none" w:sz="0" w:space="0" w:color="auto"/>
            <w:right w:val="none" w:sz="0" w:space="0" w:color="auto"/>
          </w:divBdr>
        </w:div>
        <w:div w:id="711687226">
          <w:marLeft w:val="640"/>
          <w:marRight w:val="0"/>
          <w:marTop w:val="0"/>
          <w:marBottom w:val="0"/>
          <w:divBdr>
            <w:top w:val="none" w:sz="0" w:space="0" w:color="auto"/>
            <w:left w:val="none" w:sz="0" w:space="0" w:color="auto"/>
            <w:bottom w:val="none" w:sz="0" w:space="0" w:color="auto"/>
            <w:right w:val="none" w:sz="0" w:space="0" w:color="auto"/>
          </w:divBdr>
        </w:div>
        <w:div w:id="1831167290">
          <w:marLeft w:val="640"/>
          <w:marRight w:val="0"/>
          <w:marTop w:val="0"/>
          <w:marBottom w:val="0"/>
          <w:divBdr>
            <w:top w:val="none" w:sz="0" w:space="0" w:color="auto"/>
            <w:left w:val="none" w:sz="0" w:space="0" w:color="auto"/>
            <w:bottom w:val="none" w:sz="0" w:space="0" w:color="auto"/>
            <w:right w:val="none" w:sz="0" w:space="0" w:color="auto"/>
          </w:divBdr>
        </w:div>
        <w:div w:id="2088451363">
          <w:marLeft w:val="640"/>
          <w:marRight w:val="0"/>
          <w:marTop w:val="0"/>
          <w:marBottom w:val="0"/>
          <w:divBdr>
            <w:top w:val="none" w:sz="0" w:space="0" w:color="auto"/>
            <w:left w:val="none" w:sz="0" w:space="0" w:color="auto"/>
            <w:bottom w:val="none" w:sz="0" w:space="0" w:color="auto"/>
            <w:right w:val="none" w:sz="0" w:space="0" w:color="auto"/>
          </w:divBdr>
        </w:div>
        <w:div w:id="2131626149">
          <w:marLeft w:val="640"/>
          <w:marRight w:val="0"/>
          <w:marTop w:val="0"/>
          <w:marBottom w:val="0"/>
          <w:divBdr>
            <w:top w:val="none" w:sz="0" w:space="0" w:color="auto"/>
            <w:left w:val="none" w:sz="0" w:space="0" w:color="auto"/>
            <w:bottom w:val="none" w:sz="0" w:space="0" w:color="auto"/>
            <w:right w:val="none" w:sz="0" w:space="0" w:color="auto"/>
          </w:divBdr>
        </w:div>
        <w:div w:id="753630294">
          <w:marLeft w:val="640"/>
          <w:marRight w:val="0"/>
          <w:marTop w:val="0"/>
          <w:marBottom w:val="0"/>
          <w:divBdr>
            <w:top w:val="none" w:sz="0" w:space="0" w:color="auto"/>
            <w:left w:val="none" w:sz="0" w:space="0" w:color="auto"/>
            <w:bottom w:val="none" w:sz="0" w:space="0" w:color="auto"/>
            <w:right w:val="none" w:sz="0" w:space="0" w:color="auto"/>
          </w:divBdr>
        </w:div>
        <w:div w:id="184177866">
          <w:marLeft w:val="640"/>
          <w:marRight w:val="0"/>
          <w:marTop w:val="0"/>
          <w:marBottom w:val="0"/>
          <w:divBdr>
            <w:top w:val="none" w:sz="0" w:space="0" w:color="auto"/>
            <w:left w:val="none" w:sz="0" w:space="0" w:color="auto"/>
            <w:bottom w:val="none" w:sz="0" w:space="0" w:color="auto"/>
            <w:right w:val="none" w:sz="0" w:space="0" w:color="auto"/>
          </w:divBdr>
        </w:div>
        <w:div w:id="1577473236">
          <w:marLeft w:val="640"/>
          <w:marRight w:val="0"/>
          <w:marTop w:val="0"/>
          <w:marBottom w:val="0"/>
          <w:divBdr>
            <w:top w:val="none" w:sz="0" w:space="0" w:color="auto"/>
            <w:left w:val="none" w:sz="0" w:space="0" w:color="auto"/>
            <w:bottom w:val="none" w:sz="0" w:space="0" w:color="auto"/>
            <w:right w:val="none" w:sz="0" w:space="0" w:color="auto"/>
          </w:divBdr>
        </w:div>
        <w:div w:id="1546678044">
          <w:marLeft w:val="640"/>
          <w:marRight w:val="0"/>
          <w:marTop w:val="0"/>
          <w:marBottom w:val="0"/>
          <w:divBdr>
            <w:top w:val="none" w:sz="0" w:space="0" w:color="auto"/>
            <w:left w:val="none" w:sz="0" w:space="0" w:color="auto"/>
            <w:bottom w:val="none" w:sz="0" w:space="0" w:color="auto"/>
            <w:right w:val="none" w:sz="0" w:space="0" w:color="auto"/>
          </w:divBdr>
        </w:div>
        <w:div w:id="613289142">
          <w:marLeft w:val="640"/>
          <w:marRight w:val="0"/>
          <w:marTop w:val="0"/>
          <w:marBottom w:val="0"/>
          <w:divBdr>
            <w:top w:val="none" w:sz="0" w:space="0" w:color="auto"/>
            <w:left w:val="none" w:sz="0" w:space="0" w:color="auto"/>
            <w:bottom w:val="none" w:sz="0" w:space="0" w:color="auto"/>
            <w:right w:val="none" w:sz="0" w:space="0" w:color="auto"/>
          </w:divBdr>
        </w:div>
        <w:div w:id="939947468">
          <w:marLeft w:val="640"/>
          <w:marRight w:val="0"/>
          <w:marTop w:val="0"/>
          <w:marBottom w:val="0"/>
          <w:divBdr>
            <w:top w:val="none" w:sz="0" w:space="0" w:color="auto"/>
            <w:left w:val="none" w:sz="0" w:space="0" w:color="auto"/>
            <w:bottom w:val="none" w:sz="0" w:space="0" w:color="auto"/>
            <w:right w:val="none" w:sz="0" w:space="0" w:color="auto"/>
          </w:divBdr>
        </w:div>
        <w:div w:id="1153133996">
          <w:marLeft w:val="640"/>
          <w:marRight w:val="0"/>
          <w:marTop w:val="0"/>
          <w:marBottom w:val="0"/>
          <w:divBdr>
            <w:top w:val="none" w:sz="0" w:space="0" w:color="auto"/>
            <w:left w:val="none" w:sz="0" w:space="0" w:color="auto"/>
            <w:bottom w:val="none" w:sz="0" w:space="0" w:color="auto"/>
            <w:right w:val="none" w:sz="0" w:space="0" w:color="auto"/>
          </w:divBdr>
        </w:div>
        <w:div w:id="279143642">
          <w:marLeft w:val="640"/>
          <w:marRight w:val="0"/>
          <w:marTop w:val="0"/>
          <w:marBottom w:val="0"/>
          <w:divBdr>
            <w:top w:val="none" w:sz="0" w:space="0" w:color="auto"/>
            <w:left w:val="none" w:sz="0" w:space="0" w:color="auto"/>
            <w:bottom w:val="none" w:sz="0" w:space="0" w:color="auto"/>
            <w:right w:val="none" w:sz="0" w:space="0" w:color="auto"/>
          </w:divBdr>
        </w:div>
        <w:div w:id="434330062">
          <w:marLeft w:val="640"/>
          <w:marRight w:val="0"/>
          <w:marTop w:val="0"/>
          <w:marBottom w:val="0"/>
          <w:divBdr>
            <w:top w:val="none" w:sz="0" w:space="0" w:color="auto"/>
            <w:left w:val="none" w:sz="0" w:space="0" w:color="auto"/>
            <w:bottom w:val="none" w:sz="0" w:space="0" w:color="auto"/>
            <w:right w:val="none" w:sz="0" w:space="0" w:color="auto"/>
          </w:divBdr>
        </w:div>
        <w:div w:id="1228104196">
          <w:marLeft w:val="640"/>
          <w:marRight w:val="0"/>
          <w:marTop w:val="0"/>
          <w:marBottom w:val="0"/>
          <w:divBdr>
            <w:top w:val="none" w:sz="0" w:space="0" w:color="auto"/>
            <w:left w:val="none" w:sz="0" w:space="0" w:color="auto"/>
            <w:bottom w:val="none" w:sz="0" w:space="0" w:color="auto"/>
            <w:right w:val="none" w:sz="0" w:space="0" w:color="auto"/>
          </w:divBdr>
        </w:div>
        <w:div w:id="1453863428">
          <w:marLeft w:val="640"/>
          <w:marRight w:val="0"/>
          <w:marTop w:val="0"/>
          <w:marBottom w:val="0"/>
          <w:divBdr>
            <w:top w:val="none" w:sz="0" w:space="0" w:color="auto"/>
            <w:left w:val="none" w:sz="0" w:space="0" w:color="auto"/>
            <w:bottom w:val="none" w:sz="0" w:space="0" w:color="auto"/>
            <w:right w:val="none" w:sz="0" w:space="0" w:color="auto"/>
          </w:divBdr>
        </w:div>
        <w:div w:id="1655640412">
          <w:marLeft w:val="640"/>
          <w:marRight w:val="0"/>
          <w:marTop w:val="0"/>
          <w:marBottom w:val="0"/>
          <w:divBdr>
            <w:top w:val="none" w:sz="0" w:space="0" w:color="auto"/>
            <w:left w:val="none" w:sz="0" w:space="0" w:color="auto"/>
            <w:bottom w:val="none" w:sz="0" w:space="0" w:color="auto"/>
            <w:right w:val="none" w:sz="0" w:space="0" w:color="auto"/>
          </w:divBdr>
        </w:div>
        <w:div w:id="42290276">
          <w:marLeft w:val="640"/>
          <w:marRight w:val="0"/>
          <w:marTop w:val="0"/>
          <w:marBottom w:val="0"/>
          <w:divBdr>
            <w:top w:val="none" w:sz="0" w:space="0" w:color="auto"/>
            <w:left w:val="none" w:sz="0" w:space="0" w:color="auto"/>
            <w:bottom w:val="none" w:sz="0" w:space="0" w:color="auto"/>
            <w:right w:val="none" w:sz="0" w:space="0" w:color="auto"/>
          </w:divBdr>
        </w:div>
        <w:div w:id="1146359267">
          <w:marLeft w:val="640"/>
          <w:marRight w:val="0"/>
          <w:marTop w:val="0"/>
          <w:marBottom w:val="0"/>
          <w:divBdr>
            <w:top w:val="none" w:sz="0" w:space="0" w:color="auto"/>
            <w:left w:val="none" w:sz="0" w:space="0" w:color="auto"/>
            <w:bottom w:val="none" w:sz="0" w:space="0" w:color="auto"/>
            <w:right w:val="none" w:sz="0" w:space="0" w:color="auto"/>
          </w:divBdr>
        </w:div>
        <w:div w:id="1272665390">
          <w:marLeft w:val="640"/>
          <w:marRight w:val="0"/>
          <w:marTop w:val="0"/>
          <w:marBottom w:val="0"/>
          <w:divBdr>
            <w:top w:val="none" w:sz="0" w:space="0" w:color="auto"/>
            <w:left w:val="none" w:sz="0" w:space="0" w:color="auto"/>
            <w:bottom w:val="none" w:sz="0" w:space="0" w:color="auto"/>
            <w:right w:val="none" w:sz="0" w:space="0" w:color="auto"/>
          </w:divBdr>
        </w:div>
        <w:div w:id="1908683915">
          <w:marLeft w:val="640"/>
          <w:marRight w:val="0"/>
          <w:marTop w:val="0"/>
          <w:marBottom w:val="0"/>
          <w:divBdr>
            <w:top w:val="none" w:sz="0" w:space="0" w:color="auto"/>
            <w:left w:val="none" w:sz="0" w:space="0" w:color="auto"/>
            <w:bottom w:val="none" w:sz="0" w:space="0" w:color="auto"/>
            <w:right w:val="none" w:sz="0" w:space="0" w:color="auto"/>
          </w:divBdr>
        </w:div>
        <w:div w:id="1284340069">
          <w:marLeft w:val="640"/>
          <w:marRight w:val="0"/>
          <w:marTop w:val="0"/>
          <w:marBottom w:val="0"/>
          <w:divBdr>
            <w:top w:val="none" w:sz="0" w:space="0" w:color="auto"/>
            <w:left w:val="none" w:sz="0" w:space="0" w:color="auto"/>
            <w:bottom w:val="none" w:sz="0" w:space="0" w:color="auto"/>
            <w:right w:val="none" w:sz="0" w:space="0" w:color="auto"/>
          </w:divBdr>
        </w:div>
        <w:div w:id="1096052694">
          <w:marLeft w:val="640"/>
          <w:marRight w:val="0"/>
          <w:marTop w:val="0"/>
          <w:marBottom w:val="0"/>
          <w:divBdr>
            <w:top w:val="none" w:sz="0" w:space="0" w:color="auto"/>
            <w:left w:val="none" w:sz="0" w:space="0" w:color="auto"/>
            <w:bottom w:val="none" w:sz="0" w:space="0" w:color="auto"/>
            <w:right w:val="none" w:sz="0" w:space="0" w:color="auto"/>
          </w:divBdr>
        </w:div>
        <w:div w:id="2143842968">
          <w:marLeft w:val="640"/>
          <w:marRight w:val="0"/>
          <w:marTop w:val="0"/>
          <w:marBottom w:val="0"/>
          <w:divBdr>
            <w:top w:val="none" w:sz="0" w:space="0" w:color="auto"/>
            <w:left w:val="none" w:sz="0" w:space="0" w:color="auto"/>
            <w:bottom w:val="none" w:sz="0" w:space="0" w:color="auto"/>
            <w:right w:val="none" w:sz="0" w:space="0" w:color="auto"/>
          </w:divBdr>
        </w:div>
        <w:div w:id="1261185235">
          <w:marLeft w:val="640"/>
          <w:marRight w:val="0"/>
          <w:marTop w:val="0"/>
          <w:marBottom w:val="0"/>
          <w:divBdr>
            <w:top w:val="none" w:sz="0" w:space="0" w:color="auto"/>
            <w:left w:val="none" w:sz="0" w:space="0" w:color="auto"/>
            <w:bottom w:val="none" w:sz="0" w:space="0" w:color="auto"/>
            <w:right w:val="none" w:sz="0" w:space="0" w:color="auto"/>
          </w:divBdr>
        </w:div>
        <w:div w:id="878863468">
          <w:marLeft w:val="640"/>
          <w:marRight w:val="0"/>
          <w:marTop w:val="0"/>
          <w:marBottom w:val="0"/>
          <w:divBdr>
            <w:top w:val="none" w:sz="0" w:space="0" w:color="auto"/>
            <w:left w:val="none" w:sz="0" w:space="0" w:color="auto"/>
            <w:bottom w:val="none" w:sz="0" w:space="0" w:color="auto"/>
            <w:right w:val="none" w:sz="0" w:space="0" w:color="auto"/>
          </w:divBdr>
        </w:div>
        <w:div w:id="805858682">
          <w:marLeft w:val="640"/>
          <w:marRight w:val="0"/>
          <w:marTop w:val="0"/>
          <w:marBottom w:val="0"/>
          <w:divBdr>
            <w:top w:val="none" w:sz="0" w:space="0" w:color="auto"/>
            <w:left w:val="none" w:sz="0" w:space="0" w:color="auto"/>
            <w:bottom w:val="none" w:sz="0" w:space="0" w:color="auto"/>
            <w:right w:val="none" w:sz="0" w:space="0" w:color="auto"/>
          </w:divBdr>
        </w:div>
        <w:div w:id="359471959">
          <w:marLeft w:val="640"/>
          <w:marRight w:val="0"/>
          <w:marTop w:val="0"/>
          <w:marBottom w:val="0"/>
          <w:divBdr>
            <w:top w:val="none" w:sz="0" w:space="0" w:color="auto"/>
            <w:left w:val="none" w:sz="0" w:space="0" w:color="auto"/>
            <w:bottom w:val="none" w:sz="0" w:space="0" w:color="auto"/>
            <w:right w:val="none" w:sz="0" w:space="0" w:color="auto"/>
          </w:divBdr>
        </w:div>
        <w:div w:id="1791322204">
          <w:marLeft w:val="640"/>
          <w:marRight w:val="0"/>
          <w:marTop w:val="0"/>
          <w:marBottom w:val="0"/>
          <w:divBdr>
            <w:top w:val="none" w:sz="0" w:space="0" w:color="auto"/>
            <w:left w:val="none" w:sz="0" w:space="0" w:color="auto"/>
            <w:bottom w:val="none" w:sz="0" w:space="0" w:color="auto"/>
            <w:right w:val="none" w:sz="0" w:space="0" w:color="auto"/>
          </w:divBdr>
        </w:div>
        <w:div w:id="1221942064">
          <w:marLeft w:val="640"/>
          <w:marRight w:val="0"/>
          <w:marTop w:val="0"/>
          <w:marBottom w:val="0"/>
          <w:divBdr>
            <w:top w:val="none" w:sz="0" w:space="0" w:color="auto"/>
            <w:left w:val="none" w:sz="0" w:space="0" w:color="auto"/>
            <w:bottom w:val="none" w:sz="0" w:space="0" w:color="auto"/>
            <w:right w:val="none" w:sz="0" w:space="0" w:color="auto"/>
          </w:divBdr>
        </w:div>
        <w:div w:id="1614164522">
          <w:marLeft w:val="640"/>
          <w:marRight w:val="0"/>
          <w:marTop w:val="0"/>
          <w:marBottom w:val="0"/>
          <w:divBdr>
            <w:top w:val="none" w:sz="0" w:space="0" w:color="auto"/>
            <w:left w:val="none" w:sz="0" w:space="0" w:color="auto"/>
            <w:bottom w:val="none" w:sz="0" w:space="0" w:color="auto"/>
            <w:right w:val="none" w:sz="0" w:space="0" w:color="auto"/>
          </w:divBdr>
        </w:div>
        <w:div w:id="2078357931">
          <w:marLeft w:val="640"/>
          <w:marRight w:val="0"/>
          <w:marTop w:val="0"/>
          <w:marBottom w:val="0"/>
          <w:divBdr>
            <w:top w:val="none" w:sz="0" w:space="0" w:color="auto"/>
            <w:left w:val="none" w:sz="0" w:space="0" w:color="auto"/>
            <w:bottom w:val="none" w:sz="0" w:space="0" w:color="auto"/>
            <w:right w:val="none" w:sz="0" w:space="0" w:color="auto"/>
          </w:divBdr>
        </w:div>
        <w:div w:id="1755972028">
          <w:marLeft w:val="640"/>
          <w:marRight w:val="0"/>
          <w:marTop w:val="0"/>
          <w:marBottom w:val="0"/>
          <w:divBdr>
            <w:top w:val="none" w:sz="0" w:space="0" w:color="auto"/>
            <w:left w:val="none" w:sz="0" w:space="0" w:color="auto"/>
            <w:bottom w:val="none" w:sz="0" w:space="0" w:color="auto"/>
            <w:right w:val="none" w:sz="0" w:space="0" w:color="auto"/>
          </w:divBdr>
        </w:div>
        <w:div w:id="490416755">
          <w:marLeft w:val="640"/>
          <w:marRight w:val="0"/>
          <w:marTop w:val="0"/>
          <w:marBottom w:val="0"/>
          <w:divBdr>
            <w:top w:val="none" w:sz="0" w:space="0" w:color="auto"/>
            <w:left w:val="none" w:sz="0" w:space="0" w:color="auto"/>
            <w:bottom w:val="none" w:sz="0" w:space="0" w:color="auto"/>
            <w:right w:val="none" w:sz="0" w:space="0" w:color="auto"/>
          </w:divBdr>
        </w:div>
        <w:div w:id="103353270">
          <w:marLeft w:val="640"/>
          <w:marRight w:val="0"/>
          <w:marTop w:val="0"/>
          <w:marBottom w:val="0"/>
          <w:divBdr>
            <w:top w:val="none" w:sz="0" w:space="0" w:color="auto"/>
            <w:left w:val="none" w:sz="0" w:space="0" w:color="auto"/>
            <w:bottom w:val="none" w:sz="0" w:space="0" w:color="auto"/>
            <w:right w:val="none" w:sz="0" w:space="0" w:color="auto"/>
          </w:divBdr>
        </w:div>
        <w:div w:id="1246767748">
          <w:marLeft w:val="640"/>
          <w:marRight w:val="0"/>
          <w:marTop w:val="0"/>
          <w:marBottom w:val="0"/>
          <w:divBdr>
            <w:top w:val="none" w:sz="0" w:space="0" w:color="auto"/>
            <w:left w:val="none" w:sz="0" w:space="0" w:color="auto"/>
            <w:bottom w:val="none" w:sz="0" w:space="0" w:color="auto"/>
            <w:right w:val="none" w:sz="0" w:space="0" w:color="auto"/>
          </w:divBdr>
        </w:div>
        <w:div w:id="462504117">
          <w:marLeft w:val="640"/>
          <w:marRight w:val="0"/>
          <w:marTop w:val="0"/>
          <w:marBottom w:val="0"/>
          <w:divBdr>
            <w:top w:val="none" w:sz="0" w:space="0" w:color="auto"/>
            <w:left w:val="none" w:sz="0" w:space="0" w:color="auto"/>
            <w:bottom w:val="none" w:sz="0" w:space="0" w:color="auto"/>
            <w:right w:val="none" w:sz="0" w:space="0" w:color="auto"/>
          </w:divBdr>
        </w:div>
        <w:div w:id="224072416">
          <w:marLeft w:val="640"/>
          <w:marRight w:val="0"/>
          <w:marTop w:val="0"/>
          <w:marBottom w:val="0"/>
          <w:divBdr>
            <w:top w:val="none" w:sz="0" w:space="0" w:color="auto"/>
            <w:left w:val="none" w:sz="0" w:space="0" w:color="auto"/>
            <w:bottom w:val="none" w:sz="0" w:space="0" w:color="auto"/>
            <w:right w:val="none" w:sz="0" w:space="0" w:color="auto"/>
          </w:divBdr>
        </w:div>
        <w:div w:id="582883630">
          <w:marLeft w:val="640"/>
          <w:marRight w:val="0"/>
          <w:marTop w:val="0"/>
          <w:marBottom w:val="0"/>
          <w:divBdr>
            <w:top w:val="none" w:sz="0" w:space="0" w:color="auto"/>
            <w:left w:val="none" w:sz="0" w:space="0" w:color="auto"/>
            <w:bottom w:val="none" w:sz="0" w:space="0" w:color="auto"/>
            <w:right w:val="none" w:sz="0" w:space="0" w:color="auto"/>
          </w:divBdr>
        </w:div>
        <w:div w:id="83770039">
          <w:marLeft w:val="640"/>
          <w:marRight w:val="0"/>
          <w:marTop w:val="0"/>
          <w:marBottom w:val="0"/>
          <w:divBdr>
            <w:top w:val="none" w:sz="0" w:space="0" w:color="auto"/>
            <w:left w:val="none" w:sz="0" w:space="0" w:color="auto"/>
            <w:bottom w:val="none" w:sz="0" w:space="0" w:color="auto"/>
            <w:right w:val="none" w:sz="0" w:space="0" w:color="auto"/>
          </w:divBdr>
        </w:div>
        <w:div w:id="170066077">
          <w:marLeft w:val="640"/>
          <w:marRight w:val="0"/>
          <w:marTop w:val="0"/>
          <w:marBottom w:val="0"/>
          <w:divBdr>
            <w:top w:val="none" w:sz="0" w:space="0" w:color="auto"/>
            <w:left w:val="none" w:sz="0" w:space="0" w:color="auto"/>
            <w:bottom w:val="none" w:sz="0" w:space="0" w:color="auto"/>
            <w:right w:val="none" w:sz="0" w:space="0" w:color="auto"/>
          </w:divBdr>
        </w:div>
        <w:div w:id="357777023">
          <w:marLeft w:val="640"/>
          <w:marRight w:val="0"/>
          <w:marTop w:val="0"/>
          <w:marBottom w:val="0"/>
          <w:divBdr>
            <w:top w:val="none" w:sz="0" w:space="0" w:color="auto"/>
            <w:left w:val="none" w:sz="0" w:space="0" w:color="auto"/>
            <w:bottom w:val="none" w:sz="0" w:space="0" w:color="auto"/>
            <w:right w:val="none" w:sz="0" w:space="0" w:color="auto"/>
          </w:divBdr>
        </w:div>
        <w:div w:id="363794547">
          <w:marLeft w:val="640"/>
          <w:marRight w:val="0"/>
          <w:marTop w:val="0"/>
          <w:marBottom w:val="0"/>
          <w:divBdr>
            <w:top w:val="none" w:sz="0" w:space="0" w:color="auto"/>
            <w:left w:val="none" w:sz="0" w:space="0" w:color="auto"/>
            <w:bottom w:val="none" w:sz="0" w:space="0" w:color="auto"/>
            <w:right w:val="none" w:sz="0" w:space="0" w:color="auto"/>
          </w:divBdr>
        </w:div>
        <w:div w:id="161050596">
          <w:marLeft w:val="640"/>
          <w:marRight w:val="0"/>
          <w:marTop w:val="0"/>
          <w:marBottom w:val="0"/>
          <w:divBdr>
            <w:top w:val="none" w:sz="0" w:space="0" w:color="auto"/>
            <w:left w:val="none" w:sz="0" w:space="0" w:color="auto"/>
            <w:bottom w:val="none" w:sz="0" w:space="0" w:color="auto"/>
            <w:right w:val="none" w:sz="0" w:space="0" w:color="auto"/>
          </w:divBdr>
        </w:div>
        <w:div w:id="542594276">
          <w:marLeft w:val="640"/>
          <w:marRight w:val="0"/>
          <w:marTop w:val="0"/>
          <w:marBottom w:val="0"/>
          <w:divBdr>
            <w:top w:val="none" w:sz="0" w:space="0" w:color="auto"/>
            <w:left w:val="none" w:sz="0" w:space="0" w:color="auto"/>
            <w:bottom w:val="none" w:sz="0" w:space="0" w:color="auto"/>
            <w:right w:val="none" w:sz="0" w:space="0" w:color="auto"/>
          </w:divBdr>
        </w:div>
        <w:div w:id="1549415790">
          <w:marLeft w:val="640"/>
          <w:marRight w:val="0"/>
          <w:marTop w:val="0"/>
          <w:marBottom w:val="0"/>
          <w:divBdr>
            <w:top w:val="none" w:sz="0" w:space="0" w:color="auto"/>
            <w:left w:val="none" w:sz="0" w:space="0" w:color="auto"/>
            <w:bottom w:val="none" w:sz="0" w:space="0" w:color="auto"/>
            <w:right w:val="none" w:sz="0" w:space="0" w:color="auto"/>
          </w:divBdr>
        </w:div>
        <w:div w:id="1168133312">
          <w:marLeft w:val="640"/>
          <w:marRight w:val="0"/>
          <w:marTop w:val="0"/>
          <w:marBottom w:val="0"/>
          <w:divBdr>
            <w:top w:val="none" w:sz="0" w:space="0" w:color="auto"/>
            <w:left w:val="none" w:sz="0" w:space="0" w:color="auto"/>
            <w:bottom w:val="none" w:sz="0" w:space="0" w:color="auto"/>
            <w:right w:val="none" w:sz="0" w:space="0" w:color="auto"/>
          </w:divBdr>
        </w:div>
        <w:div w:id="115175233">
          <w:marLeft w:val="640"/>
          <w:marRight w:val="0"/>
          <w:marTop w:val="0"/>
          <w:marBottom w:val="0"/>
          <w:divBdr>
            <w:top w:val="none" w:sz="0" w:space="0" w:color="auto"/>
            <w:left w:val="none" w:sz="0" w:space="0" w:color="auto"/>
            <w:bottom w:val="none" w:sz="0" w:space="0" w:color="auto"/>
            <w:right w:val="none" w:sz="0" w:space="0" w:color="auto"/>
          </w:divBdr>
        </w:div>
        <w:div w:id="711734673">
          <w:marLeft w:val="640"/>
          <w:marRight w:val="0"/>
          <w:marTop w:val="0"/>
          <w:marBottom w:val="0"/>
          <w:divBdr>
            <w:top w:val="none" w:sz="0" w:space="0" w:color="auto"/>
            <w:left w:val="none" w:sz="0" w:space="0" w:color="auto"/>
            <w:bottom w:val="none" w:sz="0" w:space="0" w:color="auto"/>
            <w:right w:val="none" w:sz="0" w:space="0" w:color="auto"/>
          </w:divBdr>
        </w:div>
        <w:div w:id="540703282">
          <w:marLeft w:val="640"/>
          <w:marRight w:val="0"/>
          <w:marTop w:val="0"/>
          <w:marBottom w:val="0"/>
          <w:divBdr>
            <w:top w:val="none" w:sz="0" w:space="0" w:color="auto"/>
            <w:left w:val="none" w:sz="0" w:space="0" w:color="auto"/>
            <w:bottom w:val="none" w:sz="0" w:space="0" w:color="auto"/>
            <w:right w:val="none" w:sz="0" w:space="0" w:color="auto"/>
          </w:divBdr>
        </w:div>
        <w:div w:id="2110195438">
          <w:marLeft w:val="640"/>
          <w:marRight w:val="0"/>
          <w:marTop w:val="0"/>
          <w:marBottom w:val="0"/>
          <w:divBdr>
            <w:top w:val="none" w:sz="0" w:space="0" w:color="auto"/>
            <w:left w:val="none" w:sz="0" w:space="0" w:color="auto"/>
            <w:bottom w:val="none" w:sz="0" w:space="0" w:color="auto"/>
            <w:right w:val="none" w:sz="0" w:space="0" w:color="auto"/>
          </w:divBdr>
        </w:div>
        <w:div w:id="1533952878">
          <w:marLeft w:val="640"/>
          <w:marRight w:val="0"/>
          <w:marTop w:val="0"/>
          <w:marBottom w:val="0"/>
          <w:divBdr>
            <w:top w:val="none" w:sz="0" w:space="0" w:color="auto"/>
            <w:left w:val="none" w:sz="0" w:space="0" w:color="auto"/>
            <w:bottom w:val="none" w:sz="0" w:space="0" w:color="auto"/>
            <w:right w:val="none" w:sz="0" w:space="0" w:color="auto"/>
          </w:divBdr>
        </w:div>
        <w:div w:id="1556352580">
          <w:marLeft w:val="640"/>
          <w:marRight w:val="0"/>
          <w:marTop w:val="0"/>
          <w:marBottom w:val="0"/>
          <w:divBdr>
            <w:top w:val="none" w:sz="0" w:space="0" w:color="auto"/>
            <w:left w:val="none" w:sz="0" w:space="0" w:color="auto"/>
            <w:bottom w:val="none" w:sz="0" w:space="0" w:color="auto"/>
            <w:right w:val="none" w:sz="0" w:space="0" w:color="auto"/>
          </w:divBdr>
        </w:div>
        <w:div w:id="1210148296">
          <w:marLeft w:val="640"/>
          <w:marRight w:val="0"/>
          <w:marTop w:val="0"/>
          <w:marBottom w:val="0"/>
          <w:divBdr>
            <w:top w:val="none" w:sz="0" w:space="0" w:color="auto"/>
            <w:left w:val="none" w:sz="0" w:space="0" w:color="auto"/>
            <w:bottom w:val="none" w:sz="0" w:space="0" w:color="auto"/>
            <w:right w:val="none" w:sz="0" w:space="0" w:color="auto"/>
          </w:divBdr>
        </w:div>
        <w:div w:id="1119958319">
          <w:marLeft w:val="640"/>
          <w:marRight w:val="0"/>
          <w:marTop w:val="0"/>
          <w:marBottom w:val="0"/>
          <w:divBdr>
            <w:top w:val="none" w:sz="0" w:space="0" w:color="auto"/>
            <w:left w:val="none" w:sz="0" w:space="0" w:color="auto"/>
            <w:bottom w:val="none" w:sz="0" w:space="0" w:color="auto"/>
            <w:right w:val="none" w:sz="0" w:space="0" w:color="auto"/>
          </w:divBdr>
        </w:div>
        <w:div w:id="1743091904">
          <w:marLeft w:val="640"/>
          <w:marRight w:val="0"/>
          <w:marTop w:val="0"/>
          <w:marBottom w:val="0"/>
          <w:divBdr>
            <w:top w:val="none" w:sz="0" w:space="0" w:color="auto"/>
            <w:left w:val="none" w:sz="0" w:space="0" w:color="auto"/>
            <w:bottom w:val="none" w:sz="0" w:space="0" w:color="auto"/>
            <w:right w:val="none" w:sz="0" w:space="0" w:color="auto"/>
          </w:divBdr>
        </w:div>
        <w:div w:id="255208220">
          <w:marLeft w:val="640"/>
          <w:marRight w:val="0"/>
          <w:marTop w:val="0"/>
          <w:marBottom w:val="0"/>
          <w:divBdr>
            <w:top w:val="none" w:sz="0" w:space="0" w:color="auto"/>
            <w:left w:val="none" w:sz="0" w:space="0" w:color="auto"/>
            <w:bottom w:val="none" w:sz="0" w:space="0" w:color="auto"/>
            <w:right w:val="none" w:sz="0" w:space="0" w:color="auto"/>
          </w:divBdr>
        </w:div>
        <w:div w:id="1547444841">
          <w:marLeft w:val="640"/>
          <w:marRight w:val="0"/>
          <w:marTop w:val="0"/>
          <w:marBottom w:val="0"/>
          <w:divBdr>
            <w:top w:val="none" w:sz="0" w:space="0" w:color="auto"/>
            <w:left w:val="none" w:sz="0" w:space="0" w:color="auto"/>
            <w:bottom w:val="none" w:sz="0" w:space="0" w:color="auto"/>
            <w:right w:val="none" w:sz="0" w:space="0" w:color="auto"/>
          </w:divBdr>
        </w:div>
        <w:div w:id="926184577">
          <w:marLeft w:val="640"/>
          <w:marRight w:val="0"/>
          <w:marTop w:val="0"/>
          <w:marBottom w:val="0"/>
          <w:divBdr>
            <w:top w:val="none" w:sz="0" w:space="0" w:color="auto"/>
            <w:left w:val="none" w:sz="0" w:space="0" w:color="auto"/>
            <w:bottom w:val="none" w:sz="0" w:space="0" w:color="auto"/>
            <w:right w:val="none" w:sz="0" w:space="0" w:color="auto"/>
          </w:divBdr>
        </w:div>
        <w:div w:id="512303067">
          <w:marLeft w:val="640"/>
          <w:marRight w:val="0"/>
          <w:marTop w:val="0"/>
          <w:marBottom w:val="0"/>
          <w:divBdr>
            <w:top w:val="none" w:sz="0" w:space="0" w:color="auto"/>
            <w:left w:val="none" w:sz="0" w:space="0" w:color="auto"/>
            <w:bottom w:val="none" w:sz="0" w:space="0" w:color="auto"/>
            <w:right w:val="none" w:sz="0" w:space="0" w:color="auto"/>
          </w:divBdr>
        </w:div>
        <w:div w:id="457838003">
          <w:marLeft w:val="640"/>
          <w:marRight w:val="0"/>
          <w:marTop w:val="0"/>
          <w:marBottom w:val="0"/>
          <w:divBdr>
            <w:top w:val="none" w:sz="0" w:space="0" w:color="auto"/>
            <w:left w:val="none" w:sz="0" w:space="0" w:color="auto"/>
            <w:bottom w:val="none" w:sz="0" w:space="0" w:color="auto"/>
            <w:right w:val="none" w:sz="0" w:space="0" w:color="auto"/>
          </w:divBdr>
        </w:div>
        <w:div w:id="199444009">
          <w:marLeft w:val="640"/>
          <w:marRight w:val="0"/>
          <w:marTop w:val="0"/>
          <w:marBottom w:val="0"/>
          <w:divBdr>
            <w:top w:val="none" w:sz="0" w:space="0" w:color="auto"/>
            <w:left w:val="none" w:sz="0" w:space="0" w:color="auto"/>
            <w:bottom w:val="none" w:sz="0" w:space="0" w:color="auto"/>
            <w:right w:val="none" w:sz="0" w:space="0" w:color="auto"/>
          </w:divBdr>
        </w:div>
        <w:div w:id="679166208">
          <w:marLeft w:val="640"/>
          <w:marRight w:val="0"/>
          <w:marTop w:val="0"/>
          <w:marBottom w:val="0"/>
          <w:divBdr>
            <w:top w:val="none" w:sz="0" w:space="0" w:color="auto"/>
            <w:left w:val="none" w:sz="0" w:space="0" w:color="auto"/>
            <w:bottom w:val="none" w:sz="0" w:space="0" w:color="auto"/>
            <w:right w:val="none" w:sz="0" w:space="0" w:color="auto"/>
          </w:divBdr>
        </w:div>
        <w:div w:id="1119759933">
          <w:marLeft w:val="640"/>
          <w:marRight w:val="0"/>
          <w:marTop w:val="0"/>
          <w:marBottom w:val="0"/>
          <w:divBdr>
            <w:top w:val="none" w:sz="0" w:space="0" w:color="auto"/>
            <w:left w:val="none" w:sz="0" w:space="0" w:color="auto"/>
            <w:bottom w:val="none" w:sz="0" w:space="0" w:color="auto"/>
            <w:right w:val="none" w:sz="0" w:space="0" w:color="auto"/>
          </w:divBdr>
        </w:div>
        <w:div w:id="1960993155">
          <w:marLeft w:val="640"/>
          <w:marRight w:val="0"/>
          <w:marTop w:val="0"/>
          <w:marBottom w:val="0"/>
          <w:divBdr>
            <w:top w:val="none" w:sz="0" w:space="0" w:color="auto"/>
            <w:left w:val="none" w:sz="0" w:space="0" w:color="auto"/>
            <w:bottom w:val="none" w:sz="0" w:space="0" w:color="auto"/>
            <w:right w:val="none" w:sz="0" w:space="0" w:color="auto"/>
          </w:divBdr>
        </w:div>
        <w:div w:id="2134665632">
          <w:marLeft w:val="640"/>
          <w:marRight w:val="0"/>
          <w:marTop w:val="0"/>
          <w:marBottom w:val="0"/>
          <w:divBdr>
            <w:top w:val="none" w:sz="0" w:space="0" w:color="auto"/>
            <w:left w:val="none" w:sz="0" w:space="0" w:color="auto"/>
            <w:bottom w:val="none" w:sz="0" w:space="0" w:color="auto"/>
            <w:right w:val="none" w:sz="0" w:space="0" w:color="auto"/>
          </w:divBdr>
        </w:div>
        <w:div w:id="1090545582">
          <w:marLeft w:val="640"/>
          <w:marRight w:val="0"/>
          <w:marTop w:val="0"/>
          <w:marBottom w:val="0"/>
          <w:divBdr>
            <w:top w:val="none" w:sz="0" w:space="0" w:color="auto"/>
            <w:left w:val="none" w:sz="0" w:space="0" w:color="auto"/>
            <w:bottom w:val="none" w:sz="0" w:space="0" w:color="auto"/>
            <w:right w:val="none" w:sz="0" w:space="0" w:color="auto"/>
          </w:divBdr>
        </w:div>
        <w:div w:id="524294173">
          <w:marLeft w:val="640"/>
          <w:marRight w:val="0"/>
          <w:marTop w:val="0"/>
          <w:marBottom w:val="0"/>
          <w:divBdr>
            <w:top w:val="none" w:sz="0" w:space="0" w:color="auto"/>
            <w:left w:val="none" w:sz="0" w:space="0" w:color="auto"/>
            <w:bottom w:val="none" w:sz="0" w:space="0" w:color="auto"/>
            <w:right w:val="none" w:sz="0" w:space="0" w:color="auto"/>
          </w:divBdr>
        </w:div>
        <w:div w:id="631986581">
          <w:marLeft w:val="640"/>
          <w:marRight w:val="0"/>
          <w:marTop w:val="0"/>
          <w:marBottom w:val="0"/>
          <w:divBdr>
            <w:top w:val="none" w:sz="0" w:space="0" w:color="auto"/>
            <w:left w:val="none" w:sz="0" w:space="0" w:color="auto"/>
            <w:bottom w:val="none" w:sz="0" w:space="0" w:color="auto"/>
            <w:right w:val="none" w:sz="0" w:space="0" w:color="auto"/>
          </w:divBdr>
        </w:div>
        <w:div w:id="1113403380">
          <w:marLeft w:val="640"/>
          <w:marRight w:val="0"/>
          <w:marTop w:val="0"/>
          <w:marBottom w:val="0"/>
          <w:divBdr>
            <w:top w:val="none" w:sz="0" w:space="0" w:color="auto"/>
            <w:left w:val="none" w:sz="0" w:space="0" w:color="auto"/>
            <w:bottom w:val="none" w:sz="0" w:space="0" w:color="auto"/>
            <w:right w:val="none" w:sz="0" w:space="0" w:color="auto"/>
          </w:divBdr>
        </w:div>
        <w:div w:id="736976045">
          <w:marLeft w:val="640"/>
          <w:marRight w:val="0"/>
          <w:marTop w:val="0"/>
          <w:marBottom w:val="0"/>
          <w:divBdr>
            <w:top w:val="none" w:sz="0" w:space="0" w:color="auto"/>
            <w:left w:val="none" w:sz="0" w:space="0" w:color="auto"/>
            <w:bottom w:val="none" w:sz="0" w:space="0" w:color="auto"/>
            <w:right w:val="none" w:sz="0" w:space="0" w:color="auto"/>
          </w:divBdr>
        </w:div>
        <w:div w:id="1893467391">
          <w:marLeft w:val="640"/>
          <w:marRight w:val="0"/>
          <w:marTop w:val="0"/>
          <w:marBottom w:val="0"/>
          <w:divBdr>
            <w:top w:val="none" w:sz="0" w:space="0" w:color="auto"/>
            <w:left w:val="none" w:sz="0" w:space="0" w:color="auto"/>
            <w:bottom w:val="none" w:sz="0" w:space="0" w:color="auto"/>
            <w:right w:val="none" w:sz="0" w:space="0" w:color="auto"/>
          </w:divBdr>
        </w:div>
        <w:div w:id="665130427">
          <w:marLeft w:val="640"/>
          <w:marRight w:val="0"/>
          <w:marTop w:val="0"/>
          <w:marBottom w:val="0"/>
          <w:divBdr>
            <w:top w:val="none" w:sz="0" w:space="0" w:color="auto"/>
            <w:left w:val="none" w:sz="0" w:space="0" w:color="auto"/>
            <w:bottom w:val="none" w:sz="0" w:space="0" w:color="auto"/>
            <w:right w:val="none" w:sz="0" w:space="0" w:color="auto"/>
          </w:divBdr>
        </w:div>
        <w:div w:id="955676161">
          <w:marLeft w:val="640"/>
          <w:marRight w:val="0"/>
          <w:marTop w:val="0"/>
          <w:marBottom w:val="0"/>
          <w:divBdr>
            <w:top w:val="none" w:sz="0" w:space="0" w:color="auto"/>
            <w:left w:val="none" w:sz="0" w:space="0" w:color="auto"/>
            <w:bottom w:val="none" w:sz="0" w:space="0" w:color="auto"/>
            <w:right w:val="none" w:sz="0" w:space="0" w:color="auto"/>
          </w:divBdr>
        </w:div>
        <w:div w:id="669255453">
          <w:marLeft w:val="640"/>
          <w:marRight w:val="0"/>
          <w:marTop w:val="0"/>
          <w:marBottom w:val="0"/>
          <w:divBdr>
            <w:top w:val="none" w:sz="0" w:space="0" w:color="auto"/>
            <w:left w:val="none" w:sz="0" w:space="0" w:color="auto"/>
            <w:bottom w:val="none" w:sz="0" w:space="0" w:color="auto"/>
            <w:right w:val="none" w:sz="0" w:space="0" w:color="auto"/>
          </w:divBdr>
        </w:div>
        <w:div w:id="1610815800">
          <w:marLeft w:val="640"/>
          <w:marRight w:val="0"/>
          <w:marTop w:val="0"/>
          <w:marBottom w:val="0"/>
          <w:divBdr>
            <w:top w:val="none" w:sz="0" w:space="0" w:color="auto"/>
            <w:left w:val="none" w:sz="0" w:space="0" w:color="auto"/>
            <w:bottom w:val="none" w:sz="0" w:space="0" w:color="auto"/>
            <w:right w:val="none" w:sz="0" w:space="0" w:color="auto"/>
          </w:divBdr>
        </w:div>
        <w:div w:id="448428081">
          <w:marLeft w:val="640"/>
          <w:marRight w:val="0"/>
          <w:marTop w:val="0"/>
          <w:marBottom w:val="0"/>
          <w:divBdr>
            <w:top w:val="none" w:sz="0" w:space="0" w:color="auto"/>
            <w:left w:val="none" w:sz="0" w:space="0" w:color="auto"/>
            <w:bottom w:val="none" w:sz="0" w:space="0" w:color="auto"/>
            <w:right w:val="none" w:sz="0" w:space="0" w:color="auto"/>
          </w:divBdr>
        </w:div>
      </w:divsChild>
    </w:div>
    <w:div w:id="267666549">
      <w:bodyDiv w:val="1"/>
      <w:marLeft w:val="0"/>
      <w:marRight w:val="0"/>
      <w:marTop w:val="0"/>
      <w:marBottom w:val="0"/>
      <w:divBdr>
        <w:top w:val="none" w:sz="0" w:space="0" w:color="auto"/>
        <w:left w:val="none" w:sz="0" w:space="0" w:color="auto"/>
        <w:bottom w:val="none" w:sz="0" w:space="0" w:color="auto"/>
        <w:right w:val="none" w:sz="0" w:space="0" w:color="auto"/>
      </w:divBdr>
      <w:divsChild>
        <w:div w:id="1287199776">
          <w:marLeft w:val="640"/>
          <w:marRight w:val="0"/>
          <w:marTop w:val="0"/>
          <w:marBottom w:val="0"/>
          <w:divBdr>
            <w:top w:val="none" w:sz="0" w:space="0" w:color="auto"/>
            <w:left w:val="none" w:sz="0" w:space="0" w:color="auto"/>
            <w:bottom w:val="none" w:sz="0" w:space="0" w:color="auto"/>
            <w:right w:val="none" w:sz="0" w:space="0" w:color="auto"/>
          </w:divBdr>
        </w:div>
        <w:div w:id="2093508959">
          <w:marLeft w:val="640"/>
          <w:marRight w:val="0"/>
          <w:marTop w:val="0"/>
          <w:marBottom w:val="0"/>
          <w:divBdr>
            <w:top w:val="none" w:sz="0" w:space="0" w:color="auto"/>
            <w:left w:val="none" w:sz="0" w:space="0" w:color="auto"/>
            <w:bottom w:val="none" w:sz="0" w:space="0" w:color="auto"/>
            <w:right w:val="none" w:sz="0" w:space="0" w:color="auto"/>
          </w:divBdr>
        </w:div>
        <w:div w:id="185212708">
          <w:marLeft w:val="640"/>
          <w:marRight w:val="0"/>
          <w:marTop w:val="0"/>
          <w:marBottom w:val="0"/>
          <w:divBdr>
            <w:top w:val="none" w:sz="0" w:space="0" w:color="auto"/>
            <w:left w:val="none" w:sz="0" w:space="0" w:color="auto"/>
            <w:bottom w:val="none" w:sz="0" w:space="0" w:color="auto"/>
            <w:right w:val="none" w:sz="0" w:space="0" w:color="auto"/>
          </w:divBdr>
        </w:div>
        <w:div w:id="694231913">
          <w:marLeft w:val="640"/>
          <w:marRight w:val="0"/>
          <w:marTop w:val="0"/>
          <w:marBottom w:val="0"/>
          <w:divBdr>
            <w:top w:val="none" w:sz="0" w:space="0" w:color="auto"/>
            <w:left w:val="none" w:sz="0" w:space="0" w:color="auto"/>
            <w:bottom w:val="none" w:sz="0" w:space="0" w:color="auto"/>
            <w:right w:val="none" w:sz="0" w:space="0" w:color="auto"/>
          </w:divBdr>
        </w:div>
        <w:div w:id="2030837235">
          <w:marLeft w:val="640"/>
          <w:marRight w:val="0"/>
          <w:marTop w:val="0"/>
          <w:marBottom w:val="0"/>
          <w:divBdr>
            <w:top w:val="none" w:sz="0" w:space="0" w:color="auto"/>
            <w:left w:val="none" w:sz="0" w:space="0" w:color="auto"/>
            <w:bottom w:val="none" w:sz="0" w:space="0" w:color="auto"/>
            <w:right w:val="none" w:sz="0" w:space="0" w:color="auto"/>
          </w:divBdr>
        </w:div>
        <w:div w:id="370888846">
          <w:marLeft w:val="640"/>
          <w:marRight w:val="0"/>
          <w:marTop w:val="0"/>
          <w:marBottom w:val="0"/>
          <w:divBdr>
            <w:top w:val="none" w:sz="0" w:space="0" w:color="auto"/>
            <w:left w:val="none" w:sz="0" w:space="0" w:color="auto"/>
            <w:bottom w:val="none" w:sz="0" w:space="0" w:color="auto"/>
            <w:right w:val="none" w:sz="0" w:space="0" w:color="auto"/>
          </w:divBdr>
        </w:div>
        <w:div w:id="1723942554">
          <w:marLeft w:val="640"/>
          <w:marRight w:val="0"/>
          <w:marTop w:val="0"/>
          <w:marBottom w:val="0"/>
          <w:divBdr>
            <w:top w:val="none" w:sz="0" w:space="0" w:color="auto"/>
            <w:left w:val="none" w:sz="0" w:space="0" w:color="auto"/>
            <w:bottom w:val="none" w:sz="0" w:space="0" w:color="auto"/>
            <w:right w:val="none" w:sz="0" w:space="0" w:color="auto"/>
          </w:divBdr>
        </w:div>
        <w:div w:id="561334882">
          <w:marLeft w:val="640"/>
          <w:marRight w:val="0"/>
          <w:marTop w:val="0"/>
          <w:marBottom w:val="0"/>
          <w:divBdr>
            <w:top w:val="none" w:sz="0" w:space="0" w:color="auto"/>
            <w:left w:val="none" w:sz="0" w:space="0" w:color="auto"/>
            <w:bottom w:val="none" w:sz="0" w:space="0" w:color="auto"/>
            <w:right w:val="none" w:sz="0" w:space="0" w:color="auto"/>
          </w:divBdr>
        </w:div>
        <w:div w:id="520244497">
          <w:marLeft w:val="640"/>
          <w:marRight w:val="0"/>
          <w:marTop w:val="0"/>
          <w:marBottom w:val="0"/>
          <w:divBdr>
            <w:top w:val="none" w:sz="0" w:space="0" w:color="auto"/>
            <w:left w:val="none" w:sz="0" w:space="0" w:color="auto"/>
            <w:bottom w:val="none" w:sz="0" w:space="0" w:color="auto"/>
            <w:right w:val="none" w:sz="0" w:space="0" w:color="auto"/>
          </w:divBdr>
        </w:div>
        <w:div w:id="361635268">
          <w:marLeft w:val="640"/>
          <w:marRight w:val="0"/>
          <w:marTop w:val="0"/>
          <w:marBottom w:val="0"/>
          <w:divBdr>
            <w:top w:val="none" w:sz="0" w:space="0" w:color="auto"/>
            <w:left w:val="none" w:sz="0" w:space="0" w:color="auto"/>
            <w:bottom w:val="none" w:sz="0" w:space="0" w:color="auto"/>
            <w:right w:val="none" w:sz="0" w:space="0" w:color="auto"/>
          </w:divBdr>
        </w:div>
        <w:div w:id="1787893665">
          <w:marLeft w:val="640"/>
          <w:marRight w:val="0"/>
          <w:marTop w:val="0"/>
          <w:marBottom w:val="0"/>
          <w:divBdr>
            <w:top w:val="none" w:sz="0" w:space="0" w:color="auto"/>
            <w:left w:val="none" w:sz="0" w:space="0" w:color="auto"/>
            <w:bottom w:val="none" w:sz="0" w:space="0" w:color="auto"/>
            <w:right w:val="none" w:sz="0" w:space="0" w:color="auto"/>
          </w:divBdr>
        </w:div>
        <w:div w:id="2061124956">
          <w:marLeft w:val="640"/>
          <w:marRight w:val="0"/>
          <w:marTop w:val="0"/>
          <w:marBottom w:val="0"/>
          <w:divBdr>
            <w:top w:val="none" w:sz="0" w:space="0" w:color="auto"/>
            <w:left w:val="none" w:sz="0" w:space="0" w:color="auto"/>
            <w:bottom w:val="none" w:sz="0" w:space="0" w:color="auto"/>
            <w:right w:val="none" w:sz="0" w:space="0" w:color="auto"/>
          </w:divBdr>
        </w:div>
        <w:div w:id="105202957">
          <w:marLeft w:val="640"/>
          <w:marRight w:val="0"/>
          <w:marTop w:val="0"/>
          <w:marBottom w:val="0"/>
          <w:divBdr>
            <w:top w:val="none" w:sz="0" w:space="0" w:color="auto"/>
            <w:left w:val="none" w:sz="0" w:space="0" w:color="auto"/>
            <w:bottom w:val="none" w:sz="0" w:space="0" w:color="auto"/>
            <w:right w:val="none" w:sz="0" w:space="0" w:color="auto"/>
          </w:divBdr>
        </w:div>
        <w:div w:id="304748394">
          <w:marLeft w:val="640"/>
          <w:marRight w:val="0"/>
          <w:marTop w:val="0"/>
          <w:marBottom w:val="0"/>
          <w:divBdr>
            <w:top w:val="none" w:sz="0" w:space="0" w:color="auto"/>
            <w:left w:val="none" w:sz="0" w:space="0" w:color="auto"/>
            <w:bottom w:val="none" w:sz="0" w:space="0" w:color="auto"/>
            <w:right w:val="none" w:sz="0" w:space="0" w:color="auto"/>
          </w:divBdr>
        </w:div>
        <w:div w:id="1238828700">
          <w:marLeft w:val="640"/>
          <w:marRight w:val="0"/>
          <w:marTop w:val="0"/>
          <w:marBottom w:val="0"/>
          <w:divBdr>
            <w:top w:val="none" w:sz="0" w:space="0" w:color="auto"/>
            <w:left w:val="none" w:sz="0" w:space="0" w:color="auto"/>
            <w:bottom w:val="none" w:sz="0" w:space="0" w:color="auto"/>
            <w:right w:val="none" w:sz="0" w:space="0" w:color="auto"/>
          </w:divBdr>
        </w:div>
        <w:div w:id="103617265">
          <w:marLeft w:val="640"/>
          <w:marRight w:val="0"/>
          <w:marTop w:val="0"/>
          <w:marBottom w:val="0"/>
          <w:divBdr>
            <w:top w:val="none" w:sz="0" w:space="0" w:color="auto"/>
            <w:left w:val="none" w:sz="0" w:space="0" w:color="auto"/>
            <w:bottom w:val="none" w:sz="0" w:space="0" w:color="auto"/>
            <w:right w:val="none" w:sz="0" w:space="0" w:color="auto"/>
          </w:divBdr>
        </w:div>
        <w:div w:id="731850977">
          <w:marLeft w:val="640"/>
          <w:marRight w:val="0"/>
          <w:marTop w:val="0"/>
          <w:marBottom w:val="0"/>
          <w:divBdr>
            <w:top w:val="none" w:sz="0" w:space="0" w:color="auto"/>
            <w:left w:val="none" w:sz="0" w:space="0" w:color="auto"/>
            <w:bottom w:val="none" w:sz="0" w:space="0" w:color="auto"/>
            <w:right w:val="none" w:sz="0" w:space="0" w:color="auto"/>
          </w:divBdr>
        </w:div>
        <w:div w:id="1475221488">
          <w:marLeft w:val="640"/>
          <w:marRight w:val="0"/>
          <w:marTop w:val="0"/>
          <w:marBottom w:val="0"/>
          <w:divBdr>
            <w:top w:val="none" w:sz="0" w:space="0" w:color="auto"/>
            <w:left w:val="none" w:sz="0" w:space="0" w:color="auto"/>
            <w:bottom w:val="none" w:sz="0" w:space="0" w:color="auto"/>
            <w:right w:val="none" w:sz="0" w:space="0" w:color="auto"/>
          </w:divBdr>
        </w:div>
        <w:div w:id="1702516013">
          <w:marLeft w:val="640"/>
          <w:marRight w:val="0"/>
          <w:marTop w:val="0"/>
          <w:marBottom w:val="0"/>
          <w:divBdr>
            <w:top w:val="none" w:sz="0" w:space="0" w:color="auto"/>
            <w:left w:val="none" w:sz="0" w:space="0" w:color="auto"/>
            <w:bottom w:val="none" w:sz="0" w:space="0" w:color="auto"/>
            <w:right w:val="none" w:sz="0" w:space="0" w:color="auto"/>
          </w:divBdr>
        </w:div>
        <w:div w:id="1140607610">
          <w:marLeft w:val="640"/>
          <w:marRight w:val="0"/>
          <w:marTop w:val="0"/>
          <w:marBottom w:val="0"/>
          <w:divBdr>
            <w:top w:val="none" w:sz="0" w:space="0" w:color="auto"/>
            <w:left w:val="none" w:sz="0" w:space="0" w:color="auto"/>
            <w:bottom w:val="none" w:sz="0" w:space="0" w:color="auto"/>
            <w:right w:val="none" w:sz="0" w:space="0" w:color="auto"/>
          </w:divBdr>
        </w:div>
        <w:div w:id="1055081864">
          <w:marLeft w:val="640"/>
          <w:marRight w:val="0"/>
          <w:marTop w:val="0"/>
          <w:marBottom w:val="0"/>
          <w:divBdr>
            <w:top w:val="none" w:sz="0" w:space="0" w:color="auto"/>
            <w:left w:val="none" w:sz="0" w:space="0" w:color="auto"/>
            <w:bottom w:val="none" w:sz="0" w:space="0" w:color="auto"/>
            <w:right w:val="none" w:sz="0" w:space="0" w:color="auto"/>
          </w:divBdr>
        </w:div>
        <w:div w:id="112946435">
          <w:marLeft w:val="640"/>
          <w:marRight w:val="0"/>
          <w:marTop w:val="0"/>
          <w:marBottom w:val="0"/>
          <w:divBdr>
            <w:top w:val="none" w:sz="0" w:space="0" w:color="auto"/>
            <w:left w:val="none" w:sz="0" w:space="0" w:color="auto"/>
            <w:bottom w:val="none" w:sz="0" w:space="0" w:color="auto"/>
            <w:right w:val="none" w:sz="0" w:space="0" w:color="auto"/>
          </w:divBdr>
        </w:div>
        <w:div w:id="1091581110">
          <w:marLeft w:val="640"/>
          <w:marRight w:val="0"/>
          <w:marTop w:val="0"/>
          <w:marBottom w:val="0"/>
          <w:divBdr>
            <w:top w:val="none" w:sz="0" w:space="0" w:color="auto"/>
            <w:left w:val="none" w:sz="0" w:space="0" w:color="auto"/>
            <w:bottom w:val="none" w:sz="0" w:space="0" w:color="auto"/>
            <w:right w:val="none" w:sz="0" w:space="0" w:color="auto"/>
          </w:divBdr>
        </w:div>
        <w:div w:id="1083377606">
          <w:marLeft w:val="640"/>
          <w:marRight w:val="0"/>
          <w:marTop w:val="0"/>
          <w:marBottom w:val="0"/>
          <w:divBdr>
            <w:top w:val="none" w:sz="0" w:space="0" w:color="auto"/>
            <w:left w:val="none" w:sz="0" w:space="0" w:color="auto"/>
            <w:bottom w:val="none" w:sz="0" w:space="0" w:color="auto"/>
            <w:right w:val="none" w:sz="0" w:space="0" w:color="auto"/>
          </w:divBdr>
        </w:div>
        <w:div w:id="1265531982">
          <w:marLeft w:val="640"/>
          <w:marRight w:val="0"/>
          <w:marTop w:val="0"/>
          <w:marBottom w:val="0"/>
          <w:divBdr>
            <w:top w:val="none" w:sz="0" w:space="0" w:color="auto"/>
            <w:left w:val="none" w:sz="0" w:space="0" w:color="auto"/>
            <w:bottom w:val="none" w:sz="0" w:space="0" w:color="auto"/>
            <w:right w:val="none" w:sz="0" w:space="0" w:color="auto"/>
          </w:divBdr>
        </w:div>
        <w:div w:id="1632860038">
          <w:marLeft w:val="640"/>
          <w:marRight w:val="0"/>
          <w:marTop w:val="0"/>
          <w:marBottom w:val="0"/>
          <w:divBdr>
            <w:top w:val="none" w:sz="0" w:space="0" w:color="auto"/>
            <w:left w:val="none" w:sz="0" w:space="0" w:color="auto"/>
            <w:bottom w:val="none" w:sz="0" w:space="0" w:color="auto"/>
            <w:right w:val="none" w:sz="0" w:space="0" w:color="auto"/>
          </w:divBdr>
        </w:div>
        <w:div w:id="1904751523">
          <w:marLeft w:val="640"/>
          <w:marRight w:val="0"/>
          <w:marTop w:val="0"/>
          <w:marBottom w:val="0"/>
          <w:divBdr>
            <w:top w:val="none" w:sz="0" w:space="0" w:color="auto"/>
            <w:left w:val="none" w:sz="0" w:space="0" w:color="auto"/>
            <w:bottom w:val="none" w:sz="0" w:space="0" w:color="auto"/>
            <w:right w:val="none" w:sz="0" w:space="0" w:color="auto"/>
          </w:divBdr>
        </w:div>
        <w:div w:id="180780248">
          <w:marLeft w:val="640"/>
          <w:marRight w:val="0"/>
          <w:marTop w:val="0"/>
          <w:marBottom w:val="0"/>
          <w:divBdr>
            <w:top w:val="none" w:sz="0" w:space="0" w:color="auto"/>
            <w:left w:val="none" w:sz="0" w:space="0" w:color="auto"/>
            <w:bottom w:val="none" w:sz="0" w:space="0" w:color="auto"/>
            <w:right w:val="none" w:sz="0" w:space="0" w:color="auto"/>
          </w:divBdr>
        </w:div>
        <w:div w:id="165830390">
          <w:marLeft w:val="640"/>
          <w:marRight w:val="0"/>
          <w:marTop w:val="0"/>
          <w:marBottom w:val="0"/>
          <w:divBdr>
            <w:top w:val="none" w:sz="0" w:space="0" w:color="auto"/>
            <w:left w:val="none" w:sz="0" w:space="0" w:color="auto"/>
            <w:bottom w:val="none" w:sz="0" w:space="0" w:color="auto"/>
            <w:right w:val="none" w:sz="0" w:space="0" w:color="auto"/>
          </w:divBdr>
        </w:div>
        <w:div w:id="800076410">
          <w:marLeft w:val="640"/>
          <w:marRight w:val="0"/>
          <w:marTop w:val="0"/>
          <w:marBottom w:val="0"/>
          <w:divBdr>
            <w:top w:val="none" w:sz="0" w:space="0" w:color="auto"/>
            <w:left w:val="none" w:sz="0" w:space="0" w:color="auto"/>
            <w:bottom w:val="none" w:sz="0" w:space="0" w:color="auto"/>
            <w:right w:val="none" w:sz="0" w:space="0" w:color="auto"/>
          </w:divBdr>
        </w:div>
        <w:div w:id="44791792">
          <w:marLeft w:val="640"/>
          <w:marRight w:val="0"/>
          <w:marTop w:val="0"/>
          <w:marBottom w:val="0"/>
          <w:divBdr>
            <w:top w:val="none" w:sz="0" w:space="0" w:color="auto"/>
            <w:left w:val="none" w:sz="0" w:space="0" w:color="auto"/>
            <w:bottom w:val="none" w:sz="0" w:space="0" w:color="auto"/>
            <w:right w:val="none" w:sz="0" w:space="0" w:color="auto"/>
          </w:divBdr>
        </w:div>
        <w:div w:id="1836724831">
          <w:marLeft w:val="640"/>
          <w:marRight w:val="0"/>
          <w:marTop w:val="0"/>
          <w:marBottom w:val="0"/>
          <w:divBdr>
            <w:top w:val="none" w:sz="0" w:space="0" w:color="auto"/>
            <w:left w:val="none" w:sz="0" w:space="0" w:color="auto"/>
            <w:bottom w:val="none" w:sz="0" w:space="0" w:color="auto"/>
            <w:right w:val="none" w:sz="0" w:space="0" w:color="auto"/>
          </w:divBdr>
        </w:div>
        <w:div w:id="1857772562">
          <w:marLeft w:val="640"/>
          <w:marRight w:val="0"/>
          <w:marTop w:val="0"/>
          <w:marBottom w:val="0"/>
          <w:divBdr>
            <w:top w:val="none" w:sz="0" w:space="0" w:color="auto"/>
            <w:left w:val="none" w:sz="0" w:space="0" w:color="auto"/>
            <w:bottom w:val="none" w:sz="0" w:space="0" w:color="auto"/>
            <w:right w:val="none" w:sz="0" w:space="0" w:color="auto"/>
          </w:divBdr>
        </w:div>
        <w:div w:id="1305936095">
          <w:marLeft w:val="640"/>
          <w:marRight w:val="0"/>
          <w:marTop w:val="0"/>
          <w:marBottom w:val="0"/>
          <w:divBdr>
            <w:top w:val="none" w:sz="0" w:space="0" w:color="auto"/>
            <w:left w:val="none" w:sz="0" w:space="0" w:color="auto"/>
            <w:bottom w:val="none" w:sz="0" w:space="0" w:color="auto"/>
            <w:right w:val="none" w:sz="0" w:space="0" w:color="auto"/>
          </w:divBdr>
        </w:div>
        <w:div w:id="1722434348">
          <w:marLeft w:val="640"/>
          <w:marRight w:val="0"/>
          <w:marTop w:val="0"/>
          <w:marBottom w:val="0"/>
          <w:divBdr>
            <w:top w:val="none" w:sz="0" w:space="0" w:color="auto"/>
            <w:left w:val="none" w:sz="0" w:space="0" w:color="auto"/>
            <w:bottom w:val="none" w:sz="0" w:space="0" w:color="auto"/>
            <w:right w:val="none" w:sz="0" w:space="0" w:color="auto"/>
          </w:divBdr>
        </w:div>
        <w:div w:id="140778391">
          <w:marLeft w:val="640"/>
          <w:marRight w:val="0"/>
          <w:marTop w:val="0"/>
          <w:marBottom w:val="0"/>
          <w:divBdr>
            <w:top w:val="none" w:sz="0" w:space="0" w:color="auto"/>
            <w:left w:val="none" w:sz="0" w:space="0" w:color="auto"/>
            <w:bottom w:val="none" w:sz="0" w:space="0" w:color="auto"/>
            <w:right w:val="none" w:sz="0" w:space="0" w:color="auto"/>
          </w:divBdr>
        </w:div>
        <w:div w:id="94598289">
          <w:marLeft w:val="640"/>
          <w:marRight w:val="0"/>
          <w:marTop w:val="0"/>
          <w:marBottom w:val="0"/>
          <w:divBdr>
            <w:top w:val="none" w:sz="0" w:space="0" w:color="auto"/>
            <w:left w:val="none" w:sz="0" w:space="0" w:color="auto"/>
            <w:bottom w:val="none" w:sz="0" w:space="0" w:color="auto"/>
            <w:right w:val="none" w:sz="0" w:space="0" w:color="auto"/>
          </w:divBdr>
        </w:div>
        <w:div w:id="137502014">
          <w:marLeft w:val="640"/>
          <w:marRight w:val="0"/>
          <w:marTop w:val="0"/>
          <w:marBottom w:val="0"/>
          <w:divBdr>
            <w:top w:val="none" w:sz="0" w:space="0" w:color="auto"/>
            <w:left w:val="none" w:sz="0" w:space="0" w:color="auto"/>
            <w:bottom w:val="none" w:sz="0" w:space="0" w:color="auto"/>
            <w:right w:val="none" w:sz="0" w:space="0" w:color="auto"/>
          </w:divBdr>
        </w:div>
        <w:div w:id="1623540351">
          <w:marLeft w:val="640"/>
          <w:marRight w:val="0"/>
          <w:marTop w:val="0"/>
          <w:marBottom w:val="0"/>
          <w:divBdr>
            <w:top w:val="none" w:sz="0" w:space="0" w:color="auto"/>
            <w:left w:val="none" w:sz="0" w:space="0" w:color="auto"/>
            <w:bottom w:val="none" w:sz="0" w:space="0" w:color="auto"/>
            <w:right w:val="none" w:sz="0" w:space="0" w:color="auto"/>
          </w:divBdr>
        </w:div>
        <w:div w:id="773674815">
          <w:marLeft w:val="640"/>
          <w:marRight w:val="0"/>
          <w:marTop w:val="0"/>
          <w:marBottom w:val="0"/>
          <w:divBdr>
            <w:top w:val="none" w:sz="0" w:space="0" w:color="auto"/>
            <w:left w:val="none" w:sz="0" w:space="0" w:color="auto"/>
            <w:bottom w:val="none" w:sz="0" w:space="0" w:color="auto"/>
            <w:right w:val="none" w:sz="0" w:space="0" w:color="auto"/>
          </w:divBdr>
        </w:div>
        <w:div w:id="457533095">
          <w:marLeft w:val="640"/>
          <w:marRight w:val="0"/>
          <w:marTop w:val="0"/>
          <w:marBottom w:val="0"/>
          <w:divBdr>
            <w:top w:val="none" w:sz="0" w:space="0" w:color="auto"/>
            <w:left w:val="none" w:sz="0" w:space="0" w:color="auto"/>
            <w:bottom w:val="none" w:sz="0" w:space="0" w:color="auto"/>
            <w:right w:val="none" w:sz="0" w:space="0" w:color="auto"/>
          </w:divBdr>
        </w:div>
        <w:div w:id="863058826">
          <w:marLeft w:val="640"/>
          <w:marRight w:val="0"/>
          <w:marTop w:val="0"/>
          <w:marBottom w:val="0"/>
          <w:divBdr>
            <w:top w:val="none" w:sz="0" w:space="0" w:color="auto"/>
            <w:left w:val="none" w:sz="0" w:space="0" w:color="auto"/>
            <w:bottom w:val="none" w:sz="0" w:space="0" w:color="auto"/>
            <w:right w:val="none" w:sz="0" w:space="0" w:color="auto"/>
          </w:divBdr>
        </w:div>
        <w:div w:id="1074543706">
          <w:marLeft w:val="640"/>
          <w:marRight w:val="0"/>
          <w:marTop w:val="0"/>
          <w:marBottom w:val="0"/>
          <w:divBdr>
            <w:top w:val="none" w:sz="0" w:space="0" w:color="auto"/>
            <w:left w:val="none" w:sz="0" w:space="0" w:color="auto"/>
            <w:bottom w:val="none" w:sz="0" w:space="0" w:color="auto"/>
            <w:right w:val="none" w:sz="0" w:space="0" w:color="auto"/>
          </w:divBdr>
        </w:div>
        <w:div w:id="1909683079">
          <w:marLeft w:val="640"/>
          <w:marRight w:val="0"/>
          <w:marTop w:val="0"/>
          <w:marBottom w:val="0"/>
          <w:divBdr>
            <w:top w:val="none" w:sz="0" w:space="0" w:color="auto"/>
            <w:left w:val="none" w:sz="0" w:space="0" w:color="auto"/>
            <w:bottom w:val="none" w:sz="0" w:space="0" w:color="auto"/>
            <w:right w:val="none" w:sz="0" w:space="0" w:color="auto"/>
          </w:divBdr>
        </w:div>
        <w:div w:id="477845024">
          <w:marLeft w:val="640"/>
          <w:marRight w:val="0"/>
          <w:marTop w:val="0"/>
          <w:marBottom w:val="0"/>
          <w:divBdr>
            <w:top w:val="none" w:sz="0" w:space="0" w:color="auto"/>
            <w:left w:val="none" w:sz="0" w:space="0" w:color="auto"/>
            <w:bottom w:val="none" w:sz="0" w:space="0" w:color="auto"/>
            <w:right w:val="none" w:sz="0" w:space="0" w:color="auto"/>
          </w:divBdr>
        </w:div>
        <w:div w:id="1025323540">
          <w:marLeft w:val="640"/>
          <w:marRight w:val="0"/>
          <w:marTop w:val="0"/>
          <w:marBottom w:val="0"/>
          <w:divBdr>
            <w:top w:val="none" w:sz="0" w:space="0" w:color="auto"/>
            <w:left w:val="none" w:sz="0" w:space="0" w:color="auto"/>
            <w:bottom w:val="none" w:sz="0" w:space="0" w:color="auto"/>
            <w:right w:val="none" w:sz="0" w:space="0" w:color="auto"/>
          </w:divBdr>
        </w:div>
        <w:div w:id="788474381">
          <w:marLeft w:val="640"/>
          <w:marRight w:val="0"/>
          <w:marTop w:val="0"/>
          <w:marBottom w:val="0"/>
          <w:divBdr>
            <w:top w:val="none" w:sz="0" w:space="0" w:color="auto"/>
            <w:left w:val="none" w:sz="0" w:space="0" w:color="auto"/>
            <w:bottom w:val="none" w:sz="0" w:space="0" w:color="auto"/>
            <w:right w:val="none" w:sz="0" w:space="0" w:color="auto"/>
          </w:divBdr>
        </w:div>
        <w:div w:id="1289622816">
          <w:marLeft w:val="640"/>
          <w:marRight w:val="0"/>
          <w:marTop w:val="0"/>
          <w:marBottom w:val="0"/>
          <w:divBdr>
            <w:top w:val="none" w:sz="0" w:space="0" w:color="auto"/>
            <w:left w:val="none" w:sz="0" w:space="0" w:color="auto"/>
            <w:bottom w:val="none" w:sz="0" w:space="0" w:color="auto"/>
            <w:right w:val="none" w:sz="0" w:space="0" w:color="auto"/>
          </w:divBdr>
        </w:div>
        <w:div w:id="2105302739">
          <w:marLeft w:val="640"/>
          <w:marRight w:val="0"/>
          <w:marTop w:val="0"/>
          <w:marBottom w:val="0"/>
          <w:divBdr>
            <w:top w:val="none" w:sz="0" w:space="0" w:color="auto"/>
            <w:left w:val="none" w:sz="0" w:space="0" w:color="auto"/>
            <w:bottom w:val="none" w:sz="0" w:space="0" w:color="auto"/>
            <w:right w:val="none" w:sz="0" w:space="0" w:color="auto"/>
          </w:divBdr>
        </w:div>
        <w:div w:id="1909656330">
          <w:marLeft w:val="640"/>
          <w:marRight w:val="0"/>
          <w:marTop w:val="0"/>
          <w:marBottom w:val="0"/>
          <w:divBdr>
            <w:top w:val="none" w:sz="0" w:space="0" w:color="auto"/>
            <w:left w:val="none" w:sz="0" w:space="0" w:color="auto"/>
            <w:bottom w:val="none" w:sz="0" w:space="0" w:color="auto"/>
            <w:right w:val="none" w:sz="0" w:space="0" w:color="auto"/>
          </w:divBdr>
        </w:div>
        <w:div w:id="2028828274">
          <w:marLeft w:val="640"/>
          <w:marRight w:val="0"/>
          <w:marTop w:val="0"/>
          <w:marBottom w:val="0"/>
          <w:divBdr>
            <w:top w:val="none" w:sz="0" w:space="0" w:color="auto"/>
            <w:left w:val="none" w:sz="0" w:space="0" w:color="auto"/>
            <w:bottom w:val="none" w:sz="0" w:space="0" w:color="auto"/>
            <w:right w:val="none" w:sz="0" w:space="0" w:color="auto"/>
          </w:divBdr>
        </w:div>
        <w:div w:id="218128038">
          <w:marLeft w:val="640"/>
          <w:marRight w:val="0"/>
          <w:marTop w:val="0"/>
          <w:marBottom w:val="0"/>
          <w:divBdr>
            <w:top w:val="none" w:sz="0" w:space="0" w:color="auto"/>
            <w:left w:val="none" w:sz="0" w:space="0" w:color="auto"/>
            <w:bottom w:val="none" w:sz="0" w:space="0" w:color="auto"/>
            <w:right w:val="none" w:sz="0" w:space="0" w:color="auto"/>
          </w:divBdr>
        </w:div>
        <w:div w:id="485324972">
          <w:marLeft w:val="640"/>
          <w:marRight w:val="0"/>
          <w:marTop w:val="0"/>
          <w:marBottom w:val="0"/>
          <w:divBdr>
            <w:top w:val="none" w:sz="0" w:space="0" w:color="auto"/>
            <w:left w:val="none" w:sz="0" w:space="0" w:color="auto"/>
            <w:bottom w:val="none" w:sz="0" w:space="0" w:color="auto"/>
            <w:right w:val="none" w:sz="0" w:space="0" w:color="auto"/>
          </w:divBdr>
        </w:div>
        <w:div w:id="192964463">
          <w:marLeft w:val="640"/>
          <w:marRight w:val="0"/>
          <w:marTop w:val="0"/>
          <w:marBottom w:val="0"/>
          <w:divBdr>
            <w:top w:val="none" w:sz="0" w:space="0" w:color="auto"/>
            <w:left w:val="none" w:sz="0" w:space="0" w:color="auto"/>
            <w:bottom w:val="none" w:sz="0" w:space="0" w:color="auto"/>
            <w:right w:val="none" w:sz="0" w:space="0" w:color="auto"/>
          </w:divBdr>
        </w:div>
        <w:div w:id="1157381389">
          <w:marLeft w:val="640"/>
          <w:marRight w:val="0"/>
          <w:marTop w:val="0"/>
          <w:marBottom w:val="0"/>
          <w:divBdr>
            <w:top w:val="none" w:sz="0" w:space="0" w:color="auto"/>
            <w:left w:val="none" w:sz="0" w:space="0" w:color="auto"/>
            <w:bottom w:val="none" w:sz="0" w:space="0" w:color="auto"/>
            <w:right w:val="none" w:sz="0" w:space="0" w:color="auto"/>
          </w:divBdr>
        </w:div>
        <w:div w:id="686097010">
          <w:marLeft w:val="640"/>
          <w:marRight w:val="0"/>
          <w:marTop w:val="0"/>
          <w:marBottom w:val="0"/>
          <w:divBdr>
            <w:top w:val="none" w:sz="0" w:space="0" w:color="auto"/>
            <w:left w:val="none" w:sz="0" w:space="0" w:color="auto"/>
            <w:bottom w:val="none" w:sz="0" w:space="0" w:color="auto"/>
            <w:right w:val="none" w:sz="0" w:space="0" w:color="auto"/>
          </w:divBdr>
        </w:div>
        <w:div w:id="1342274306">
          <w:marLeft w:val="640"/>
          <w:marRight w:val="0"/>
          <w:marTop w:val="0"/>
          <w:marBottom w:val="0"/>
          <w:divBdr>
            <w:top w:val="none" w:sz="0" w:space="0" w:color="auto"/>
            <w:left w:val="none" w:sz="0" w:space="0" w:color="auto"/>
            <w:bottom w:val="none" w:sz="0" w:space="0" w:color="auto"/>
            <w:right w:val="none" w:sz="0" w:space="0" w:color="auto"/>
          </w:divBdr>
        </w:div>
        <w:div w:id="548686788">
          <w:marLeft w:val="640"/>
          <w:marRight w:val="0"/>
          <w:marTop w:val="0"/>
          <w:marBottom w:val="0"/>
          <w:divBdr>
            <w:top w:val="none" w:sz="0" w:space="0" w:color="auto"/>
            <w:left w:val="none" w:sz="0" w:space="0" w:color="auto"/>
            <w:bottom w:val="none" w:sz="0" w:space="0" w:color="auto"/>
            <w:right w:val="none" w:sz="0" w:space="0" w:color="auto"/>
          </w:divBdr>
        </w:div>
        <w:div w:id="838077636">
          <w:marLeft w:val="640"/>
          <w:marRight w:val="0"/>
          <w:marTop w:val="0"/>
          <w:marBottom w:val="0"/>
          <w:divBdr>
            <w:top w:val="none" w:sz="0" w:space="0" w:color="auto"/>
            <w:left w:val="none" w:sz="0" w:space="0" w:color="auto"/>
            <w:bottom w:val="none" w:sz="0" w:space="0" w:color="auto"/>
            <w:right w:val="none" w:sz="0" w:space="0" w:color="auto"/>
          </w:divBdr>
        </w:div>
        <w:div w:id="1266814245">
          <w:marLeft w:val="640"/>
          <w:marRight w:val="0"/>
          <w:marTop w:val="0"/>
          <w:marBottom w:val="0"/>
          <w:divBdr>
            <w:top w:val="none" w:sz="0" w:space="0" w:color="auto"/>
            <w:left w:val="none" w:sz="0" w:space="0" w:color="auto"/>
            <w:bottom w:val="none" w:sz="0" w:space="0" w:color="auto"/>
            <w:right w:val="none" w:sz="0" w:space="0" w:color="auto"/>
          </w:divBdr>
        </w:div>
        <w:div w:id="1079208715">
          <w:marLeft w:val="640"/>
          <w:marRight w:val="0"/>
          <w:marTop w:val="0"/>
          <w:marBottom w:val="0"/>
          <w:divBdr>
            <w:top w:val="none" w:sz="0" w:space="0" w:color="auto"/>
            <w:left w:val="none" w:sz="0" w:space="0" w:color="auto"/>
            <w:bottom w:val="none" w:sz="0" w:space="0" w:color="auto"/>
            <w:right w:val="none" w:sz="0" w:space="0" w:color="auto"/>
          </w:divBdr>
        </w:div>
        <w:div w:id="873540804">
          <w:marLeft w:val="640"/>
          <w:marRight w:val="0"/>
          <w:marTop w:val="0"/>
          <w:marBottom w:val="0"/>
          <w:divBdr>
            <w:top w:val="none" w:sz="0" w:space="0" w:color="auto"/>
            <w:left w:val="none" w:sz="0" w:space="0" w:color="auto"/>
            <w:bottom w:val="none" w:sz="0" w:space="0" w:color="auto"/>
            <w:right w:val="none" w:sz="0" w:space="0" w:color="auto"/>
          </w:divBdr>
        </w:div>
        <w:div w:id="1824927449">
          <w:marLeft w:val="640"/>
          <w:marRight w:val="0"/>
          <w:marTop w:val="0"/>
          <w:marBottom w:val="0"/>
          <w:divBdr>
            <w:top w:val="none" w:sz="0" w:space="0" w:color="auto"/>
            <w:left w:val="none" w:sz="0" w:space="0" w:color="auto"/>
            <w:bottom w:val="none" w:sz="0" w:space="0" w:color="auto"/>
            <w:right w:val="none" w:sz="0" w:space="0" w:color="auto"/>
          </w:divBdr>
        </w:div>
        <w:div w:id="1283076991">
          <w:marLeft w:val="640"/>
          <w:marRight w:val="0"/>
          <w:marTop w:val="0"/>
          <w:marBottom w:val="0"/>
          <w:divBdr>
            <w:top w:val="none" w:sz="0" w:space="0" w:color="auto"/>
            <w:left w:val="none" w:sz="0" w:space="0" w:color="auto"/>
            <w:bottom w:val="none" w:sz="0" w:space="0" w:color="auto"/>
            <w:right w:val="none" w:sz="0" w:space="0" w:color="auto"/>
          </w:divBdr>
        </w:div>
        <w:div w:id="845751581">
          <w:marLeft w:val="640"/>
          <w:marRight w:val="0"/>
          <w:marTop w:val="0"/>
          <w:marBottom w:val="0"/>
          <w:divBdr>
            <w:top w:val="none" w:sz="0" w:space="0" w:color="auto"/>
            <w:left w:val="none" w:sz="0" w:space="0" w:color="auto"/>
            <w:bottom w:val="none" w:sz="0" w:space="0" w:color="auto"/>
            <w:right w:val="none" w:sz="0" w:space="0" w:color="auto"/>
          </w:divBdr>
        </w:div>
        <w:div w:id="1865559734">
          <w:marLeft w:val="640"/>
          <w:marRight w:val="0"/>
          <w:marTop w:val="0"/>
          <w:marBottom w:val="0"/>
          <w:divBdr>
            <w:top w:val="none" w:sz="0" w:space="0" w:color="auto"/>
            <w:left w:val="none" w:sz="0" w:space="0" w:color="auto"/>
            <w:bottom w:val="none" w:sz="0" w:space="0" w:color="auto"/>
            <w:right w:val="none" w:sz="0" w:space="0" w:color="auto"/>
          </w:divBdr>
        </w:div>
        <w:div w:id="432362108">
          <w:marLeft w:val="640"/>
          <w:marRight w:val="0"/>
          <w:marTop w:val="0"/>
          <w:marBottom w:val="0"/>
          <w:divBdr>
            <w:top w:val="none" w:sz="0" w:space="0" w:color="auto"/>
            <w:left w:val="none" w:sz="0" w:space="0" w:color="auto"/>
            <w:bottom w:val="none" w:sz="0" w:space="0" w:color="auto"/>
            <w:right w:val="none" w:sz="0" w:space="0" w:color="auto"/>
          </w:divBdr>
        </w:div>
        <w:div w:id="1920481600">
          <w:marLeft w:val="640"/>
          <w:marRight w:val="0"/>
          <w:marTop w:val="0"/>
          <w:marBottom w:val="0"/>
          <w:divBdr>
            <w:top w:val="none" w:sz="0" w:space="0" w:color="auto"/>
            <w:left w:val="none" w:sz="0" w:space="0" w:color="auto"/>
            <w:bottom w:val="none" w:sz="0" w:space="0" w:color="auto"/>
            <w:right w:val="none" w:sz="0" w:space="0" w:color="auto"/>
          </w:divBdr>
        </w:div>
        <w:div w:id="1530336131">
          <w:marLeft w:val="640"/>
          <w:marRight w:val="0"/>
          <w:marTop w:val="0"/>
          <w:marBottom w:val="0"/>
          <w:divBdr>
            <w:top w:val="none" w:sz="0" w:space="0" w:color="auto"/>
            <w:left w:val="none" w:sz="0" w:space="0" w:color="auto"/>
            <w:bottom w:val="none" w:sz="0" w:space="0" w:color="auto"/>
            <w:right w:val="none" w:sz="0" w:space="0" w:color="auto"/>
          </w:divBdr>
        </w:div>
        <w:div w:id="202910793">
          <w:marLeft w:val="640"/>
          <w:marRight w:val="0"/>
          <w:marTop w:val="0"/>
          <w:marBottom w:val="0"/>
          <w:divBdr>
            <w:top w:val="none" w:sz="0" w:space="0" w:color="auto"/>
            <w:left w:val="none" w:sz="0" w:space="0" w:color="auto"/>
            <w:bottom w:val="none" w:sz="0" w:space="0" w:color="auto"/>
            <w:right w:val="none" w:sz="0" w:space="0" w:color="auto"/>
          </w:divBdr>
        </w:div>
        <w:div w:id="49547612">
          <w:marLeft w:val="640"/>
          <w:marRight w:val="0"/>
          <w:marTop w:val="0"/>
          <w:marBottom w:val="0"/>
          <w:divBdr>
            <w:top w:val="none" w:sz="0" w:space="0" w:color="auto"/>
            <w:left w:val="none" w:sz="0" w:space="0" w:color="auto"/>
            <w:bottom w:val="none" w:sz="0" w:space="0" w:color="auto"/>
            <w:right w:val="none" w:sz="0" w:space="0" w:color="auto"/>
          </w:divBdr>
        </w:div>
        <w:div w:id="138887289">
          <w:marLeft w:val="640"/>
          <w:marRight w:val="0"/>
          <w:marTop w:val="0"/>
          <w:marBottom w:val="0"/>
          <w:divBdr>
            <w:top w:val="none" w:sz="0" w:space="0" w:color="auto"/>
            <w:left w:val="none" w:sz="0" w:space="0" w:color="auto"/>
            <w:bottom w:val="none" w:sz="0" w:space="0" w:color="auto"/>
            <w:right w:val="none" w:sz="0" w:space="0" w:color="auto"/>
          </w:divBdr>
        </w:div>
        <w:div w:id="1973556716">
          <w:marLeft w:val="640"/>
          <w:marRight w:val="0"/>
          <w:marTop w:val="0"/>
          <w:marBottom w:val="0"/>
          <w:divBdr>
            <w:top w:val="none" w:sz="0" w:space="0" w:color="auto"/>
            <w:left w:val="none" w:sz="0" w:space="0" w:color="auto"/>
            <w:bottom w:val="none" w:sz="0" w:space="0" w:color="auto"/>
            <w:right w:val="none" w:sz="0" w:space="0" w:color="auto"/>
          </w:divBdr>
        </w:div>
        <w:div w:id="2065061148">
          <w:marLeft w:val="640"/>
          <w:marRight w:val="0"/>
          <w:marTop w:val="0"/>
          <w:marBottom w:val="0"/>
          <w:divBdr>
            <w:top w:val="none" w:sz="0" w:space="0" w:color="auto"/>
            <w:left w:val="none" w:sz="0" w:space="0" w:color="auto"/>
            <w:bottom w:val="none" w:sz="0" w:space="0" w:color="auto"/>
            <w:right w:val="none" w:sz="0" w:space="0" w:color="auto"/>
          </w:divBdr>
        </w:div>
        <w:div w:id="1015234147">
          <w:marLeft w:val="640"/>
          <w:marRight w:val="0"/>
          <w:marTop w:val="0"/>
          <w:marBottom w:val="0"/>
          <w:divBdr>
            <w:top w:val="none" w:sz="0" w:space="0" w:color="auto"/>
            <w:left w:val="none" w:sz="0" w:space="0" w:color="auto"/>
            <w:bottom w:val="none" w:sz="0" w:space="0" w:color="auto"/>
            <w:right w:val="none" w:sz="0" w:space="0" w:color="auto"/>
          </w:divBdr>
        </w:div>
        <w:div w:id="1999191686">
          <w:marLeft w:val="640"/>
          <w:marRight w:val="0"/>
          <w:marTop w:val="0"/>
          <w:marBottom w:val="0"/>
          <w:divBdr>
            <w:top w:val="none" w:sz="0" w:space="0" w:color="auto"/>
            <w:left w:val="none" w:sz="0" w:space="0" w:color="auto"/>
            <w:bottom w:val="none" w:sz="0" w:space="0" w:color="auto"/>
            <w:right w:val="none" w:sz="0" w:space="0" w:color="auto"/>
          </w:divBdr>
        </w:div>
        <w:div w:id="876086144">
          <w:marLeft w:val="640"/>
          <w:marRight w:val="0"/>
          <w:marTop w:val="0"/>
          <w:marBottom w:val="0"/>
          <w:divBdr>
            <w:top w:val="none" w:sz="0" w:space="0" w:color="auto"/>
            <w:left w:val="none" w:sz="0" w:space="0" w:color="auto"/>
            <w:bottom w:val="none" w:sz="0" w:space="0" w:color="auto"/>
            <w:right w:val="none" w:sz="0" w:space="0" w:color="auto"/>
          </w:divBdr>
        </w:div>
        <w:div w:id="1059088341">
          <w:marLeft w:val="640"/>
          <w:marRight w:val="0"/>
          <w:marTop w:val="0"/>
          <w:marBottom w:val="0"/>
          <w:divBdr>
            <w:top w:val="none" w:sz="0" w:space="0" w:color="auto"/>
            <w:left w:val="none" w:sz="0" w:space="0" w:color="auto"/>
            <w:bottom w:val="none" w:sz="0" w:space="0" w:color="auto"/>
            <w:right w:val="none" w:sz="0" w:space="0" w:color="auto"/>
          </w:divBdr>
        </w:div>
        <w:div w:id="2126925396">
          <w:marLeft w:val="640"/>
          <w:marRight w:val="0"/>
          <w:marTop w:val="0"/>
          <w:marBottom w:val="0"/>
          <w:divBdr>
            <w:top w:val="none" w:sz="0" w:space="0" w:color="auto"/>
            <w:left w:val="none" w:sz="0" w:space="0" w:color="auto"/>
            <w:bottom w:val="none" w:sz="0" w:space="0" w:color="auto"/>
            <w:right w:val="none" w:sz="0" w:space="0" w:color="auto"/>
          </w:divBdr>
        </w:div>
        <w:div w:id="238172509">
          <w:marLeft w:val="640"/>
          <w:marRight w:val="0"/>
          <w:marTop w:val="0"/>
          <w:marBottom w:val="0"/>
          <w:divBdr>
            <w:top w:val="none" w:sz="0" w:space="0" w:color="auto"/>
            <w:left w:val="none" w:sz="0" w:space="0" w:color="auto"/>
            <w:bottom w:val="none" w:sz="0" w:space="0" w:color="auto"/>
            <w:right w:val="none" w:sz="0" w:space="0" w:color="auto"/>
          </w:divBdr>
        </w:div>
        <w:div w:id="1162503115">
          <w:marLeft w:val="640"/>
          <w:marRight w:val="0"/>
          <w:marTop w:val="0"/>
          <w:marBottom w:val="0"/>
          <w:divBdr>
            <w:top w:val="none" w:sz="0" w:space="0" w:color="auto"/>
            <w:left w:val="none" w:sz="0" w:space="0" w:color="auto"/>
            <w:bottom w:val="none" w:sz="0" w:space="0" w:color="auto"/>
            <w:right w:val="none" w:sz="0" w:space="0" w:color="auto"/>
          </w:divBdr>
        </w:div>
        <w:div w:id="217279049">
          <w:marLeft w:val="640"/>
          <w:marRight w:val="0"/>
          <w:marTop w:val="0"/>
          <w:marBottom w:val="0"/>
          <w:divBdr>
            <w:top w:val="none" w:sz="0" w:space="0" w:color="auto"/>
            <w:left w:val="none" w:sz="0" w:space="0" w:color="auto"/>
            <w:bottom w:val="none" w:sz="0" w:space="0" w:color="auto"/>
            <w:right w:val="none" w:sz="0" w:space="0" w:color="auto"/>
          </w:divBdr>
        </w:div>
        <w:div w:id="597062768">
          <w:marLeft w:val="640"/>
          <w:marRight w:val="0"/>
          <w:marTop w:val="0"/>
          <w:marBottom w:val="0"/>
          <w:divBdr>
            <w:top w:val="none" w:sz="0" w:space="0" w:color="auto"/>
            <w:left w:val="none" w:sz="0" w:space="0" w:color="auto"/>
            <w:bottom w:val="none" w:sz="0" w:space="0" w:color="auto"/>
            <w:right w:val="none" w:sz="0" w:space="0" w:color="auto"/>
          </w:divBdr>
        </w:div>
        <w:div w:id="360471503">
          <w:marLeft w:val="640"/>
          <w:marRight w:val="0"/>
          <w:marTop w:val="0"/>
          <w:marBottom w:val="0"/>
          <w:divBdr>
            <w:top w:val="none" w:sz="0" w:space="0" w:color="auto"/>
            <w:left w:val="none" w:sz="0" w:space="0" w:color="auto"/>
            <w:bottom w:val="none" w:sz="0" w:space="0" w:color="auto"/>
            <w:right w:val="none" w:sz="0" w:space="0" w:color="auto"/>
          </w:divBdr>
        </w:div>
        <w:div w:id="1020352655">
          <w:marLeft w:val="640"/>
          <w:marRight w:val="0"/>
          <w:marTop w:val="0"/>
          <w:marBottom w:val="0"/>
          <w:divBdr>
            <w:top w:val="none" w:sz="0" w:space="0" w:color="auto"/>
            <w:left w:val="none" w:sz="0" w:space="0" w:color="auto"/>
            <w:bottom w:val="none" w:sz="0" w:space="0" w:color="auto"/>
            <w:right w:val="none" w:sz="0" w:space="0" w:color="auto"/>
          </w:divBdr>
        </w:div>
        <w:div w:id="2122527900">
          <w:marLeft w:val="640"/>
          <w:marRight w:val="0"/>
          <w:marTop w:val="0"/>
          <w:marBottom w:val="0"/>
          <w:divBdr>
            <w:top w:val="none" w:sz="0" w:space="0" w:color="auto"/>
            <w:left w:val="none" w:sz="0" w:space="0" w:color="auto"/>
            <w:bottom w:val="none" w:sz="0" w:space="0" w:color="auto"/>
            <w:right w:val="none" w:sz="0" w:space="0" w:color="auto"/>
          </w:divBdr>
        </w:div>
        <w:div w:id="1412044898">
          <w:marLeft w:val="640"/>
          <w:marRight w:val="0"/>
          <w:marTop w:val="0"/>
          <w:marBottom w:val="0"/>
          <w:divBdr>
            <w:top w:val="none" w:sz="0" w:space="0" w:color="auto"/>
            <w:left w:val="none" w:sz="0" w:space="0" w:color="auto"/>
            <w:bottom w:val="none" w:sz="0" w:space="0" w:color="auto"/>
            <w:right w:val="none" w:sz="0" w:space="0" w:color="auto"/>
          </w:divBdr>
        </w:div>
        <w:div w:id="1715806885">
          <w:marLeft w:val="640"/>
          <w:marRight w:val="0"/>
          <w:marTop w:val="0"/>
          <w:marBottom w:val="0"/>
          <w:divBdr>
            <w:top w:val="none" w:sz="0" w:space="0" w:color="auto"/>
            <w:left w:val="none" w:sz="0" w:space="0" w:color="auto"/>
            <w:bottom w:val="none" w:sz="0" w:space="0" w:color="auto"/>
            <w:right w:val="none" w:sz="0" w:space="0" w:color="auto"/>
          </w:divBdr>
        </w:div>
        <w:div w:id="396781622">
          <w:marLeft w:val="640"/>
          <w:marRight w:val="0"/>
          <w:marTop w:val="0"/>
          <w:marBottom w:val="0"/>
          <w:divBdr>
            <w:top w:val="none" w:sz="0" w:space="0" w:color="auto"/>
            <w:left w:val="none" w:sz="0" w:space="0" w:color="auto"/>
            <w:bottom w:val="none" w:sz="0" w:space="0" w:color="auto"/>
            <w:right w:val="none" w:sz="0" w:space="0" w:color="auto"/>
          </w:divBdr>
        </w:div>
        <w:div w:id="140654168">
          <w:marLeft w:val="640"/>
          <w:marRight w:val="0"/>
          <w:marTop w:val="0"/>
          <w:marBottom w:val="0"/>
          <w:divBdr>
            <w:top w:val="none" w:sz="0" w:space="0" w:color="auto"/>
            <w:left w:val="none" w:sz="0" w:space="0" w:color="auto"/>
            <w:bottom w:val="none" w:sz="0" w:space="0" w:color="auto"/>
            <w:right w:val="none" w:sz="0" w:space="0" w:color="auto"/>
          </w:divBdr>
        </w:div>
        <w:div w:id="1908107439">
          <w:marLeft w:val="640"/>
          <w:marRight w:val="0"/>
          <w:marTop w:val="0"/>
          <w:marBottom w:val="0"/>
          <w:divBdr>
            <w:top w:val="none" w:sz="0" w:space="0" w:color="auto"/>
            <w:left w:val="none" w:sz="0" w:space="0" w:color="auto"/>
            <w:bottom w:val="none" w:sz="0" w:space="0" w:color="auto"/>
            <w:right w:val="none" w:sz="0" w:space="0" w:color="auto"/>
          </w:divBdr>
        </w:div>
        <w:div w:id="803474504">
          <w:marLeft w:val="640"/>
          <w:marRight w:val="0"/>
          <w:marTop w:val="0"/>
          <w:marBottom w:val="0"/>
          <w:divBdr>
            <w:top w:val="none" w:sz="0" w:space="0" w:color="auto"/>
            <w:left w:val="none" w:sz="0" w:space="0" w:color="auto"/>
            <w:bottom w:val="none" w:sz="0" w:space="0" w:color="auto"/>
            <w:right w:val="none" w:sz="0" w:space="0" w:color="auto"/>
          </w:divBdr>
        </w:div>
        <w:div w:id="895287674">
          <w:marLeft w:val="640"/>
          <w:marRight w:val="0"/>
          <w:marTop w:val="0"/>
          <w:marBottom w:val="0"/>
          <w:divBdr>
            <w:top w:val="none" w:sz="0" w:space="0" w:color="auto"/>
            <w:left w:val="none" w:sz="0" w:space="0" w:color="auto"/>
            <w:bottom w:val="none" w:sz="0" w:space="0" w:color="auto"/>
            <w:right w:val="none" w:sz="0" w:space="0" w:color="auto"/>
          </w:divBdr>
        </w:div>
        <w:div w:id="544104337">
          <w:marLeft w:val="640"/>
          <w:marRight w:val="0"/>
          <w:marTop w:val="0"/>
          <w:marBottom w:val="0"/>
          <w:divBdr>
            <w:top w:val="none" w:sz="0" w:space="0" w:color="auto"/>
            <w:left w:val="none" w:sz="0" w:space="0" w:color="auto"/>
            <w:bottom w:val="none" w:sz="0" w:space="0" w:color="auto"/>
            <w:right w:val="none" w:sz="0" w:space="0" w:color="auto"/>
          </w:divBdr>
        </w:div>
        <w:div w:id="1328941376">
          <w:marLeft w:val="640"/>
          <w:marRight w:val="0"/>
          <w:marTop w:val="0"/>
          <w:marBottom w:val="0"/>
          <w:divBdr>
            <w:top w:val="none" w:sz="0" w:space="0" w:color="auto"/>
            <w:left w:val="none" w:sz="0" w:space="0" w:color="auto"/>
            <w:bottom w:val="none" w:sz="0" w:space="0" w:color="auto"/>
            <w:right w:val="none" w:sz="0" w:space="0" w:color="auto"/>
          </w:divBdr>
        </w:div>
        <w:div w:id="1421833753">
          <w:marLeft w:val="640"/>
          <w:marRight w:val="0"/>
          <w:marTop w:val="0"/>
          <w:marBottom w:val="0"/>
          <w:divBdr>
            <w:top w:val="none" w:sz="0" w:space="0" w:color="auto"/>
            <w:left w:val="none" w:sz="0" w:space="0" w:color="auto"/>
            <w:bottom w:val="none" w:sz="0" w:space="0" w:color="auto"/>
            <w:right w:val="none" w:sz="0" w:space="0" w:color="auto"/>
          </w:divBdr>
        </w:div>
        <w:div w:id="1432890676">
          <w:marLeft w:val="640"/>
          <w:marRight w:val="0"/>
          <w:marTop w:val="0"/>
          <w:marBottom w:val="0"/>
          <w:divBdr>
            <w:top w:val="none" w:sz="0" w:space="0" w:color="auto"/>
            <w:left w:val="none" w:sz="0" w:space="0" w:color="auto"/>
            <w:bottom w:val="none" w:sz="0" w:space="0" w:color="auto"/>
            <w:right w:val="none" w:sz="0" w:space="0" w:color="auto"/>
          </w:divBdr>
        </w:div>
        <w:div w:id="1070619264">
          <w:marLeft w:val="640"/>
          <w:marRight w:val="0"/>
          <w:marTop w:val="0"/>
          <w:marBottom w:val="0"/>
          <w:divBdr>
            <w:top w:val="none" w:sz="0" w:space="0" w:color="auto"/>
            <w:left w:val="none" w:sz="0" w:space="0" w:color="auto"/>
            <w:bottom w:val="none" w:sz="0" w:space="0" w:color="auto"/>
            <w:right w:val="none" w:sz="0" w:space="0" w:color="auto"/>
          </w:divBdr>
        </w:div>
        <w:div w:id="2002927104">
          <w:marLeft w:val="640"/>
          <w:marRight w:val="0"/>
          <w:marTop w:val="0"/>
          <w:marBottom w:val="0"/>
          <w:divBdr>
            <w:top w:val="none" w:sz="0" w:space="0" w:color="auto"/>
            <w:left w:val="none" w:sz="0" w:space="0" w:color="auto"/>
            <w:bottom w:val="none" w:sz="0" w:space="0" w:color="auto"/>
            <w:right w:val="none" w:sz="0" w:space="0" w:color="auto"/>
          </w:divBdr>
        </w:div>
        <w:div w:id="451363887">
          <w:marLeft w:val="640"/>
          <w:marRight w:val="0"/>
          <w:marTop w:val="0"/>
          <w:marBottom w:val="0"/>
          <w:divBdr>
            <w:top w:val="none" w:sz="0" w:space="0" w:color="auto"/>
            <w:left w:val="none" w:sz="0" w:space="0" w:color="auto"/>
            <w:bottom w:val="none" w:sz="0" w:space="0" w:color="auto"/>
            <w:right w:val="none" w:sz="0" w:space="0" w:color="auto"/>
          </w:divBdr>
        </w:div>
        <w:div w:id="1476676234">
          <w:marLeft w:val="640"/>
          <w:marRight w:val="0"/>
          <w:marTop w:val="0"/>
          <w:marBottom w:val="0"/>
          <w:divBdr>
            <w:top w:val="none" w:sz="0" w:space="0" w:color="auto"/>
            <w:left w:val="none" w:sz="0" w:space="0" w:color="auto"/>
            <w:bottom w:val="none" w:sz="0" w:space="0" w:color="auto"/>
            <w:right w:val="none" w:sz="0" w:space="0" w:color="auto"/>
          </w:divBdr>
        </w:div>
        <w:div w:id="595138251">
          <w:marLeft w:val="640"/>
          <w:marRight w:val="0"/>
          <w:marTop w:val="0"/>
          <w:marBottom w:val="0"/>
          <w:divBdr>
            <w:top w:val="none" w:sz="0" w:space="0" w:color="auto"/>
            <w:left w:val="none" w:sz="0" w:space="0" w:color="auto"/>
            <w:bottom w:val="none" w:sz="0" w:space="0" w:color="auto"/>
            <w:right w:val="none" w:sz="0" w:space="0" w:color="auto"/>
          </w:divBdr>
        </w:div>
        <w:div w:id="1849906545">
          <w:marLeft w:val="640"/>
          <w:marRight w:val="0"/>
          <w:marTop w:val="0"/>
          <w:marBottom w:val="0"/>
          <w:divBdr>
            <w:top w:val="none" w:sz="0" w:space="0" w:color="auto"/>
            <w:left w:val="none" w:sz="0" w:space="0" w:color="auto"/>
            <w:bottom w:val="none" w:sz="0" w:space="0" w:color="auto"/>
            <w:right w:val="none" w:sz="0" w:space="0" w:color="auto"/>
          </w:divBdr>
        </w:div>
        <w:div w:id="1969318089">
          <w:marLeft w:val="640"/>
          <w:marRight w:val="0"/>
          <w:marTop w:val="0"/>
          <w:marBottom w:val="0"/>
          <w:divBdr>
            <w:top w:val="none" w:sz="0" w:space="0" w:color="auto"/>
            <w:left w:val="none" w:sz="0" w:space="0" w:color="auto"/>
            <w:bottom w:val="none" w:sz="0" w:space="0" w:color="auto"/>
            <w:right w:val="none" w:sz="0" w:space="0" w:color="auto"/>
          </w:divBdr>
        </w:div>
        <w:div w:id="23481458">
          <w:marLeft w:val="640"/>
          <w:marRight w:val="0"/>
          <w:marTop w:val="0"/>
          <w:marBottom w:val="0"/>
          <w:divBdr>
            <w:top w:val="none" w:sz="0" w:space="0" w:color="auto"/>
            <w:left w:val="none" w:sz="0" w:space="0" w:color="auto"/>
            <w:bottom w:val="none" w:sz="0" w:space="0" w:color="auto"/>
            <w:right w:val="none" w:sz="0" w:space="0" w:color="auto"/>
          </w:divBdr>
        </w:div>
        <w:div w:id="1266033788">
          <w:marLeft w:val="640"/>
          <w:marRight w:val="0"/>
          <w:marTop w:val="0"/>
          <w:marBottom w:val="0"/>
          <w:divBdr>
            <w:top w:val="none" w:sz="0" w:space="0" w:color="auto"/>
            <w:left w:val="none" w:sz="0" w:space="0" w:color="auto"/>
            <w:bottom w:val="none" w:sz="0" w:space="0" w:color="auto"/>
            <w:right w:val="none" w:sz="0" w:space="0" w:color="auto"/>
          </w:divBdr>
        </w:div>
        <w:div w:id="980425248">
          <w:marLeft w:val="640"/>
          <w:marRight w:val="0"/>
          <w:marTop w:val="0"/>
          <w:marBottom w:val="0"/>
          <w:divBdr>
            <w:top w:val="none" w:sz="0" w:space="0" w:color="auto"/>
            <w:left w:val="none" w:sz="0" w:space="0" w:color="auto"/>
            <w:bottom w:val="none" w:sz="0" w:space="0" w:color="auto"/>
            <w:right w:val="none" w:sz="0" w:space="0" w:color="auto"/>
          </w:divBdr>
        </w:div>
        <w:div w:id="996810182">
          <w:marLeft w:val="640"/>
          <w:marRight w:val="0"/>
          <w:marTop w:val="0"/>
          <w:marBottom w:val="0"/>
          <w:divBdr>
            <w:top w:val="none" w:sz="0" w:space="0" w:color="auto"/>
            <w:left w:val="none" w:sz="0" w:space="0" w:color="auto"/>
            <w:bottom w:val="none" w:sz="0" w:space="0" w:color="auto"/>
            <w:right w:val="none" w:sz="0" w:space="0" w:color="auto"/>
          </w:divBdr>
        </w:div>
        <w:div w:id="990862403">
          <w:marLeft w:val="640"/>
          <w:marRight w:val="0"/>
          <w:marTop w:val="0"/>
          <w:marBottom w:val="0"/>
          <w:divBdr>
            <w:top w:val="none" w:sz="0" w:space="0" w:color="auto"/>
            <w:left w:val="none" w:sz="0" w:space="0" w:color="auto"/>
            <w:bottom w:val="none" w:sz="0" w:space="0" w:color="auto"/>
            <w:right w:val="none" w:sz="0" w:space="0" w:color="auto"/>
          </w:divBdr>
        </w:div>
        <w:div w:id="661548730">
          <w:marLeft w:val="640"/>
          <w:marRight w:val="0"/>
          <w:marTop w:val="0"/>
          <w:marBottom w:val="0"/>
          <w:divBdr>
            <w:top w:val="none" w:sz="0" w:space="0" w:color="auto"/>
            <w:left w:val="none" w:sz="0" w:space="0" w:color="auto"/>
            <w:bottom w:val="none" w:sz="0" w:space="0" w:color="auto"/>
            <w:right w:val="none" w:sz="0" w:space="0" w:color="auto"/>
          </w:divBdr>
        </w:div>
        <w:div w:id="167059666">
          <w:marLeft w:val="640"/>
          <w:marRight w:val="0"/>
          <w:marTop w:val="0"/>
          <w:marBottom w:val="0"/>
          <w:divBdr>
            <w:top w:val="none" w:sz="0" w:space="0" w:color="auto"/>
            <w:left w:val="none" w:sz="0" w:space="0" w:color="auto"/>
            <w:bottom w:val="none" w:sz="0" w:space="0" w:color="auto"/>
            <w:right w:val="none" w:sz="0" w:space="0" w:color="auto"/>
          </w:divBdr>
        </w:div>
        <w:div w:id="1017584631">
          <w:marLeft w:val="640"/>
          <w:marRight w:val="0"/>
          <w:marTop w:val="0"/>
          <w:marBottom w:val="0"/>
          <w:divBdr>
            <w:top w:val="none" w:sz="0" w:space="0" w:color="auto"/>
            <w:left w:val="none" w:sz="0" w:space="0" w:color="auto"/>
            <w:bottom w:val="none" w:sz="0" w:space="0" w:color="auto"/>
            <w:right w:val="none" w:sz="0" w:space="0" w:color="auto"/>
          </w:divBdr>
        </w:div>
        <w:div w:id="1445615805">
          <w:marLeft w:val="640"/>
          <w:marRight w:val="0"/>
          <w:marTop w:val="0"/>
          <w:marBottom w:val="0"/>
          <w:divBdr>
            <w:top w:val="none" w:sz="0" w:space="0" w:color="auto"/>
            <w:left w:val="none" w:sz="0" w:space="0" w:color="auto"/>
            <w:bottom w:val="none" w:sz="0" w:space="0" w:color="auto"/>
            <w:right w:val="none" w:sz="0" w:space="0" w:color="auto"/>
          </w:divBdr>
        </w:div>
        <w:div w:id="1704279867">
          <w:marLeft w:val="640"/>
          <w:marRight w:val="0"/>
          <w:marTop w:val="0"/>
          <w:marBottom w:val="0"/>
          <w:divBdr>
            <w:top w:val="none" w:sz="0" w:space="0" w:color="auto"/>
            <w:left w:val="none" w:sz="0" w:space="0" w:color="auto"/>
            <w:bottom w:val="none" w:sz="0" w:space="0" w:color="auto"/>
            <w:right w:val="none" w:sz="0" w:space="0" w:color="auto"/>
          </w:divBdr>
        </w:div>
        <w:div w:id="1626351707">
          <w:marLeft w:val="640"/>
          <w:marRight w:val="0"/>
          <w:marTop w:val="0"/>
          <w:marBottom w:val="0"/>
          <w:divBdr>
            <w:top w:val="none" w:sz="0" w:space="0" w:color="auto"/>
            <w:left w:val="none" w:sz="0" w:space="0" w:color="auto"/>
            <w:bottom w:val="none" w:sz="0" w:space="0" w:color="auto"/>
            <w:right w:val="none" w:sz="0" w:space="0" w:color="auto"/>
          </w:divBdr>
        </w:div>
        <w:div w:id="812523498">
          <w:marLeft w:val="640"/>
          <w:marRight w:val="0"/>
          <w:marTop w:val="0"/>
          <w:marBottom w:val="0"/>
          <w:divBdr>
            <w:top w:val="none" w:sz="0" w:space="0" w:color="auto"/>
            <w:left w:val="none" w:sz="0" w:space="0" w:color="auto"/>
            <w:bottom w:val="none" w:sz="0" w:space="0" w:color="auto"/>
            <w:right w:val="none" w:sz="0" w:space="0" w:color="auto"/>
          </w:divBdr>
        </w:div>
        <w:div w:id="1471631434">
          <w:marLeft w:val="640"/>
          <w:marRight w:val="0"/>
          <w:marTop w:val="0"/>
          <w:marBottom w:val="0"/>
          <w:divBdr>
            <w:top w:val="none" w:sz="0" w:space="0" w:color="auto"/>
            <w:left w:val="none" w:sz="0" w:space="0" w:color="auto"/>
            <w:bottom w:val="none" w:sz="0" w:space="0" w:color="auto"/>
            <w:right w:val="none" w:sz="0" w:space="0" w:color="auto"/>
          </w:divBdr>
        </w:div>
        <w:div w:id="1413235316">
          <w:marLeft w:val="640"/>
          <w:marRight w:val="0"/>
          <w:marTop w:val="0"/>
          <w:marBottom w:val="0"/>
          <w:divBdr>
            <w:top w:val="none" w:sz="0" w:space="0" w:color="auto"/>
            <w:left w:val="none" w:sz="0" w:space="0" w:color="auto"/>
            <w:bottom w:val="none" w:sz="0" w:space="0" w:color="auto"/>
            <w:right w:val="none" w:sz="0" w:space="0" w:color="auto"/>
          </w:divBdr>
        </w:div>
        <w:div w:id="1843887379">
          <w:marLeft w:val="640"/>
          <w:marRight w:val="0"/>
          <w:marTop w:val="0"/>
          <w:marBottom w:val="0"/>
          <w:divBdr>
            <w:top w:val="none" w:sz="0" w:space="0" w:color="auto"/>
            <w:left w:val="none" w:sz="0" w:space="0" w:color="auto"/>
            <w:bottom w:val="none" w:sz="0" w:space="0" w:color="auto"/>
            <w:right w:val="none" w:sz="0" w:space="0" w:color="auto"/>
          </w:divBdr>
        </w:div>
        <w:div w:id="33237972">
          <w:marLeft w:val="640"/>
          <w:marRight w:val="0"/>
          <w:marTop w:val="0"/>
          <w:marBottom w:val="0"/>
          <w:divBdr>
            <w:top w:val="none" w:sz="0" w:space="0" w:color="auto"/>
            <w:left w:val="none" w:sz="0" w:space="0" w:color="auto"/>
            <w:bottom w:val="none" w:sz="0" w:space="0" w:color="auto"/>
            <w:right w:val="none" w:sz="0" w:space="0" w:color="auto"/>
          </w:divBdr>
        </w:div>
        <w:div w:id="1737318744">
          <w:marLeft w:val="640"/>
          <w:marRight w:val="0"/>
          <w:marTop w:val="0"/>
          <w:marBottom w:val="0"/>
          <w:divBdr>
            <w:top w:val="none" w:sz="0" w:space="0" w:color="auto"/>
            <w:left w:val="none" w:sz="0" w:space="0" w:color="auto"/>
            <w:bottom w:val="none" w:sz="0" w:space="0" w:color="auto"/>
            <w:right w:val="none" w:sz="0" w:space="0" w:color="auto"/>
          </w:divBdr>
        </w:div>
      </w:divsChild>
    </w:div>
    <w:div w:id="267978116">
      <w:bodyDiv w:val="1"/>
      <w:marLeft w:val="0"/>
      <w:marRight w:val="0"/>
      <w:marTop w:val="0"/>
      <w:marBottom w:val="0"/>
      <w:divBdr>
        <w:top w:val="none" w:sz="0" w:space="0" w:color="auto"/>
        <w:left w:val="none" w:sz="0" w:space="0" w:color="auto"/>
        <w:bottom w:val="none" w:sz="0" w:space="0" w:color="auto"/>
        <w:right w:val="none" w:sz="0" w:space="0" w:color="auto"/>
      </w:divBdr>
      <w:divsChild>
        <w:div w:id="962809510">
          <w:marLeft w:val="640"/>
          <w:marRight w:val="0"/>
          <w:marTop w:val="0"/>
          <w:marBottom w:val="0"/>
          <w:divBdr>
            <w:top w:val="none" w:sz="0" w:space="0" w:color="auto"/>
            <w:left w:val="none" w:sz="0" w:space="0" w:color="auto"/>
            <w:bottom w:val="none" w:sz="0" w:space="0" w:color="auto"/>
            <w:right w:val="none" w:sz="0" w:space="0" w:color="auto"/>
          </w:divBdr>
        </w:div>
        <w:div w:id="1699357367">
          <w:marLeft w:val="640"/>
          <w:marRight w:val="0"/>
          <w:marTop w:val="0"/>
          <w:marBottom w:val="0"/>
          <w:divBdr>
            <w:top w:val="none" w:sz="0" w:space="0" w:color="auto"/>
            <w:left w:val="none" w:sz="0" w:space="0" w:color="auto"/>
            <w:bottom w:val="none" w:sz="0" w:space="0" w:color="auto"/>
            <w:right w:val="none" w:sz="0" w:space="0" w:color="auto"/>
          </w:divBdr>
        </w:div>
        <w:div w:id="1227108755">
          <w:marLeft w:val="640"/>
          <w:marRight w:val="0"/>
          <w:marTop w:val="0"/>
          <w:marBottom w:val="0"/>
          <w:divBdr>
            <w:top w:val="none" w:sz="0" w:space="0" w:color="auto"/>
            <w:left w:val="none" w:sz="0" w:space="0" w:color="auto"/>
            <w:bottom w:val="none" w:sz="0" w:space="0" w:color="auto"/>
            <w:right w:val="none" w:sz="0" w:space="0" w:color="auto"/>
          </w:divBdr>
        </w:div>
        <w:div w:id="1775175699">
          <w:marLeft w:val="640"/>
          <w:marRight w:val="0"/>
          <w:marTop w:val="0"/>
          <w:marBottom w:val="0"/>
          <w:divBdr>
            <w:top w:val="none" w:sz="0" w:space="0" w:color="auto"/>
            <w:left w:val="none" w:sz="0" w:space="0" w:color="auto"/>
            <w:bottom w:val="none" w:sz="0" w:space="0" w:color="auto"/>
            <w:right w:val="none" w:sz="0" w:space="0" w:color="auto"/>
          </w:divBdr>
        </w:div>
        <w:div w:id="1249652907">
          <w:marLeft w:val="640"/>
          <w:marRight w:val="0"/>
          <w:marTop w:val="0"/>
          <w:marBottom w:val="0"/>
          <w:divBdr>
            <w:top w:val="none" w:sz="0" w:space="0" w:color="auto"/>
            <w:left w:val="none" w:sz="0" w:space="0" w:color="auto"/>
            <w:bottom w:val="none" w:sz="0" w:space="0" w:color="auto"/>
            <w:right w:val="none" w:sz="0" w:space="0" w:color="auto"/>
          </w:divBdr>
        </w:div>
        <w:div w:id="411241022">
          <w:marLeft w:val="640"/>
          <w:marRight w:val="0"/>
          <w:marTop w:val="0"/>
          <w:marBottom w:val="0"/>
          <w:divBdr>
            <w:top w:val="none" w:sz="0" w:space="0" w:color="auto"/>
            <w:left w:val="none" w:sz="0" w:space="0" w:color="auto"/>
            <w:bottom w:val="none" w:sz="0" w:space="0" w:color="auto"/>
            <w:right w:val="none" w:sz="0" w:space="0" w:color="auto"/>
          </w:divBdr>
        </w:div>
        <w:div w:id="1692561516">
          <w:marLeft w:val="640"/>
          <w:marRight w:val="0"/>
          <w:marTop w:val="0"/>
          <w:marBottom w:val="0"/>
          <w:divBdr>
            <w:top w:val="none" w:sz="0" w:space="0" w:color="auto"/>
            <w:left w:val="none" w:sz="0" w:space="0" w:color="auto"/>
            <w:bottom w:val="none" w:sz="0" w:space="0" w:color="auto"/>
            <w:right w:val="none" w:sz="0" w:space="0" w:color="auto"/>
          </w:divBdr>
        </w:div>
        <w:div w:id="364524357">
          <w:marLeft w:val="640"/>
          <w:marRight w:val="0"/>
          <w:marTop w:val="0"/>
          <w:marBottom w:val="0"/>
          <w:divBdr>
            <w:top w:val="none" w:sz="0" w:space="0" w:color="auto"/>
            <w:left w:val="none" w:sz="0" w:space="0" w:color="auto"/>
            <w:bottom w:val="none" w:sz="0" w:space="0" w:color="auto"/>
            <w:right w:val="none" w:sz="0" w:space="0" w:color="auto"/>
          </w:divBdr>
        </w:div>
        <w:div w:id="81924090">
          <w:marLeft w:val="640"/>
          <w:marRight w:val="0"/>
          <w:marTop w:val="0"/>
          <w:marBottom w:val="0"/>
          <w:divBdr>
            <w:top w:val="none" w:sz="0" w:space="0" w:color="auto"/>
            <w:left w:val="none" w:sz="0" w:space="0" w:color="auto"/>
            <w:bottom w:val="none" w:sz="0" w:space="0" w:color="auto"/>
            <w:right w:val="none" w:sz="0" w:space="0" w:color="auto"/>
          </w:divBdr>
        </w:div>
        <w:div w:id="64493233">
          <w:marLeft w:val="640"/>
          <w:marRight w:val="0"/>
          <w:marTop w:val="0"/>
          <w:marBottom w:val="0"/>
          <w:divBdr>
            <w:top w:val="none" w:sz="0" w:space="0" w:color="auto"/>
            <w:left w:val="none" w:sz="0" w:space="0" w:color="auto"/>
            <w:bottom w:val="none" w:sz="0" w:space="0" w:color="auto"/>
            <w:right w:val="none" w:sz="0" w:space="0" w:color="auto"/>
          </w:divBdr>
        </w:div>
        <w:div w:id="298804778">
          <w:marLeft w:val="640"/>
          <w:marRight w:val="0"/>
          <w:marTop w:val="0"/>
          <w:marBottom w:val="0"/>
          <w:divBdr>
            <w:top w:val="none" w:sz="0" w:space="0" w:color="auto"/>
            <w:left w:val="none" w:sz="0" w:space="0" w:color="auto"/>
            <w:bottom w:val="none" w:sz="0" w:space="0" w:color="auto"/>
            <w:right w:val="none" w:sz="0" w:space="0" w:color="auto"/>
          </w:divBdr>
        </w:div>
        <w:div w:id="217473551">
          <w:marLeft w:val="640"/>
          <w:marRight w:val="0"/>
          <w:marTop w:val="0"/>
          <w:marBottom w:val="0"/>
          <w:divBdr>
            <w:top w:val="none" w:sz="0" w:space="0" w:color="auto"/>
            <w:left w:val="none" w:sz="0" w:space="0" w:color="auto"/>
            <w:bottom w:val="none" w:sz="0" w:space="0" w:color="auto"/>
            <w:right w:val="none" w:sz="0" w:space="0" w:color="auto"/>
          </w:divBdr>
        </w:div>
        <w:div w:id="2030252668">
          <w:marLeft w:val="640"/>
          <w:marRight w:val="0"/>
          <w:marTop w:val="0"/>
          <w:marBottom w:val="0"/>
          <w:divBdr>
            <w:top w:val="none" w:sz="0" w:space="0" w:color="auto"/>
            <w:left w:val="none" w:sz="0" w:space="0" w:color="auto"/>
            <w:bottom w:val="none" w:sz="0" w:space="0" w:color="auto"/>
            <w:right w:val="none" w:sz="0" w:space="0" w:color="auto"/>
          </w:divBdr>
        </w:div>
        <w:div w:id="1243371089">
          <w:marLeft w:val="640"/>
          <w:marRight w:val="0"/>
          <w:marTop w:val="0"/>
          <w:marBottom w:val="0"/>
          <w:divBdr>
            <w:top w:val="none" w:sz="0" w:space="0" w:color="auto"/>
            <w:left w:val="none" w:sz="0" w:space="0" w:color="auto"/>
            <w:bottom w:val="none" w:sz="0" w:space="0" w:color="auto"/>
            <w:right w:val="none" w:sz="0" w:space="0" w:color="auto"/>
          </w:divBdr>
        </w:div>
        <w:div w:id="328796664">
          <w:marLeft w:val="640"/>
          <w:marRight w:val="0"/>
          <w:marTop w:val="0"/>
          <w:marBottom w:val="0"/>
          <w:divBdr>
            <w:top w:val="none" w:sz="0" w:space="0" w:color="auto"/>
            <w:left w:val="none" w:sz="0" w:space="0" w:color="auto"/>
            <w:bottom w:val="none" w:sz="0" w:space="0" w:color="auto"/>
            <w:right w:val="none" w:sz="0" w:space="0" w:color="auto"/>
          </w:divBdr>
        </w:div>
        <w:div w:id="1842508638">
          <w:marLeft w:val="640"/>
          <w:marRight w:val="0"/>
          <w:marTop w:val="0"/>
          <w:marBottom w:val="0"/>
          <w:divBdr>
            <w:top w:val="none" w:sz="0" w:space="0" w:color="auto"/>
            <w:left w:val="none" w:sz="0" w:space="0" w:color="auto"/>
            <w:bottom w:val="none" w:sz="0" w:space="0" w:color="auto"/>
            <w:right w:val="none" w:sz="0" w:space="0" w:color="auto"/>
          </w:divBdr>
        </w:div>
        <w:div w:id="100343823">
          <w:marLeft w:val="640"/>
          <w:marRight w:val="0"/>
          <w:marTop w:val="0"/>
          <w:marBottom w:val="0"/>
          <w:divBdr>
            <w:top w:val="none" w:sz="0" w:space="0" w:color="auto"/>
            <w:left w:val="none" w:sz="0" w:space="0" w:color="auto"/>
            <w:bottom w:val="none" w:sz="0" w:space="0" w:color="auto"/>
            <w:right w:val="none" w:sz="0" w:space="0" w:color="auto"/>
          </w:divBdr>
        </w:div>
        <w:div w:id="1910261440">
          <w:marLeft w:val="640"/>
          <w:marRight w:val="0"/>
          <w:marTop w:val="0"/>
          <w:marBottom w:val="0"/>
          <w:divBdr>
            <w:top w:val="none" w:sz="0" w:space="0" w:color="auto"/>
            <w:left w:val="none" w:sz="0" w:space="0" w:color="auto"/>
            <w:bottom w:val="none" w:sz="0" w:space="0" w:color="auto"/>
            <w:right w:val="none" w:sz="0" w:space="0" w:color="auto"/>
          </w:divBdr>
        </w:div>
        <w:div w:id="1576092627">
          <w:marLeft w:val="640"/>
          <w:marRight w:val="0"/>
          <w:marTop w:val="0"/>
          <w:marBottom w:val="0"/>
          <w:divBdr>
            <w:top w:val="none" w:sz="0" w:space="0" w:color="auto"/>
            <w:left w:val="none" w:sz="0" w:space="0" w:color="auto"/>
            <w:bottom w:val="none" w:sz="0" w:space="0" w:color="auto"/>
            <w:right w:val="none" w:sz="0" w:space="0" w:color="auto"/>
          </w:divBdr>
        </w:div>
        <w:div w:id="232355903">
          <w:marLeft w:val="640"/>
          <w:marRight w:val="0"/>
          <w:marTop w:val="0"/>
          <w:marBottom w:val="0"/>
          <w:divBdr>
            <w:top w:val="none" w:sz="0" w:space="0" w:color="auto"/>
            <w:left w:val="none" w:sz="0" w:space="0" w:color="auto"/>
            <w:bottom w:val="none" w:sz="0" w:space="0" w:color="auto"/>
            <w:right w:val="none" w:sz="0" w:space="0" w:color="auto"/>
          </w:divBdr>
        </w:div>
        <w:div w:id="1184898183">
          <w:marLeft w:val="640"/>
          <w:marRight w:val="0"/>
          <w:marTop w:val="0"/>
          <w:marBottom w:val="0"/>
          <w:divBdr>
            <w:top w:val="none" w:sz="0" w:space="0" w:color="auto"/>
            <w:left w:val="none" w:sz="0" w:space="0" w:color="auto"/>
            <w:bottom w:val="none" w:sz="0" w:space="0" w:color="auto"/>
            <w:right w:val="none" w:sz="0" w:space="0" w:color="auto"/>
          </w:divBdr>
        </w:div>
        <w:div w:id="1786267467">
          <w:marLeft w:val="640"/>
          <w:marRight w:val="0"/>
          <w:marTop w:val="0"/>
          <w:marBottom w:val="0"/>
          <w:divBdr>
            <w:top w:val="none" w:sz="0" w:space="0" w:color="auto"/>
            <w:left w:val="none" w:sz="0" w:space="0" w:color="auto"/>
            <w:bottom w:val="none" w:sz="0" w:space="0" w:color="auto"/>
            <w:right w:val="none" w:sz="0" w:space="0" w:color="auto"/>
          </w:divBdr>
        </w:div>
        <w:div w:id="726563421">
          <w:marLeft w:val="640"/>
          <w:marRight w:val="0"/>
          <w:marTop w:val="0"/>
          <w:marBottom w:val="0"/>
          <w:divBdr>
            <w:top w:val="none" w:sz="0" w:space="0" w:color="auto"/>
            <w:left w:val="none" w:sz="0" w:space="0" w:color="auto"/>
            <w:bottom w:val="none" w:sz="0" w:space="0" w:color="auto"/>
            <w:right w:val="none" w:sz="0" w:space="0" w:color="auto"/>
          </w:divBdr>
        </w:div>
        <w:div w:id="1704599346">
          <w:marLeft w:val="640"/>
          <w:marRight w:val="0"/>
          <w:marTop w:val="0"/>
          <w:marBottom w:val="0"/>
          <w:divBdr>
            <w:top w:val="none" w:sz="0" w:space="0" w:color="auto"/>
            <w:left w:val="none" w:sz="0" w:space="0" w:color="auto"/>
            <w:bottom w:val="none" w:sz="0" w:space="0" w:color="auto"/>
            <w:right w:val="none" w:sz="0" w:space="0" w:color="auto"/>
          </w:divBdr>
        </w:div>
        <w:div w:id="1554152585">
          <w:marLeft w:val="640"/>
          <w:marRight w:val="0"/>
          <w:marTop w:val="0"/>
          <w:marBottom w:val="0"/>
          <w:divBdr>
            <w:top w:val="none" w:sz="0" w:space="0" w:color="auto"/>
            <w:left w:val="none" w:sz="0" w:space="0" w:color="auto"/>
            <w:bottom w:val="none" w:sz="0" w:space="0" w:color="auto"/>
            <w:right w:val="none" w:sz="0" w:space="0" w:color="auto"/>
          </w:divBdr>
        </w:div>
        <w:div w:id="1402174065">
          <w:marLeft w:val="640"/>
          <w:marRight w:val="0"/>
          <w:marTop w:val="0"/>
          <w:marBottom w:val="0"/>
          <w:divBdr>
            <w:top w:val="none" w:sz="0" w:space="0" w:color="auto"/>
            <w:left w:val="none" w:sz="0" w:space="0" w:color="auto"/>
            <w:bottom w:val="none" w:sz="0" w:space="0" w:color="auto"/>
            <w:right w:val="none" w:sz="0" w:space="0" w:color="auto"/>
          </w:divBdr>
        </w:div>
        <w:div w:id="1798642261">
          <w:marLeft w:val="640"/>
          <w:marRight w:val="0"/>
          <w:marTop w:val="0"/>
          <w:marBottom w:val="0"/>
          <w:divBdr>
            <w:top w:val="none" w:sz="0" w:space="0" w:color="auto"/>
            <w:left w:val="none" w:sz="0" w:space="0" w:color="auto"/>
            <w:bottom w:val="none" w:sz="0" w:space="0" w:color="auto"/>
            <w:right w:val="none" w:sz="0" w:space="0" w:color="auto"/>
          </w:divBdr>
        </w:div>
        <w:div w:id="1046418004">
          <w:marLeft w:val="640"/>
          <w:marRight w:val="0"/>
          <w:marTop w:val="0"/>
          <w:marBottom w:val="0"/>
          <w:divBdr>
            <w:top w:val="none" w:sz="0" w:space="0" w:color="auto"/>
            <w:left w:val="none" w:sz="0" w:space="0" w:color="auto"/>
            <w:bottom w:val="none" w:sz="0" w:space="0" w:color="auto"/>
            <w:right w:val="none" w:sz="0" w:space="0" w:color="auto"/>
          </w:divBdr>
        </w:div>
        <w:div w:id="651250520">
          <w:marLeft w:val="640"/>
          <w:marRight w:val="0"/>
          <w:marTop w:val="0"/>
          <w:marBottom w:val="0"/>
          <w:divBdr>
            <w:top w:val="none" w:sz="0" w:space="0" w:color="auto"/>
            <w:left w:val="none" w:sz="0" w:space="0" w:color="auto"/>
            <w:bottom w:val="none" w:sz="0" w:space="0" w:color="auto"/>
            <w:right w:val="none" w:sz="0" w:space="0" w:color="auto"/>
          </w:divBdr>
        </w:div>
        <w:div w:id="241186139">
          <w:marLeft w:val="640"/>
          <w:marRight w:val="0"/>
          <w:marTop w:val="0"/>
          <w:marBottom w:val="0"/>
          <w:divBdr>
            <w:top w:val="none" w:sz="0" w:space="0" w:color="auto"/>
            <w:left w:val="none" w:sz="0" w:space="0" w:color="auto"/>
            <w:bottom w:val="none" w:sz="0" w:space="0" w:color="auto"/>
            <w:right w:val="none" w:sz="0" w:space="0" w:color="auto"/>
          </w:divBdr>
        </w:div>
        <w:div w:id="64882736">
          <w:marLeft w:val="640"/>
          <w:marRight w:val="0"/>
          <w:marTop w:val="0"/>
          <w:marBottom w:val="0"/>
          <w:divBdr>
            <w:top w:val="none" w:sz="0" w:space="0" w:color="auto"/>
            <w:left w:val="none" w:sz="0" w:space="0" w:color="auto"/>
            <w:bottom w:val="none" w:sz="0" w:space="0" w:color="auto"/>
            <w:right w:val="none" w:sz="0" w:space="0" w:color="auto"/>
          </w:divBdr>
        </w:div>
        <w:div w:id="760756297">
          <w:marLeft w:val="640"/>
          <w:marRight w:val="0"/>
          <w:marTop w:val="0"/>
          <w:marBottom w:val="0"/>
          <w:divBdr>
            <w:top w:val="none" w:sz="0" w:space="0" w:color="auto"/>
            <w:left w:val="none" w:sz="0" w:space="0" w:color="auto"/>
            <w:bottom w:val="none" w:sz="0" w:space="0" w:color="auto"/>
            <w:right w:val="none" w:sz="0" w:space="0" w:color="auto"/>
          </w:divBdr>
        </w:div>
        <w:div w:id="1378629825">
          <w:marLeft w:val="640"/>
          <w:marRight w:val="0"/>
          <w:marTop w:val="0"/>
          <w:marBottom w:val="0"/>
          <w:divBdr>
            <w:top w:val="none" w:sz="0" w:space="0" w:color="auto"/>
            <w:left w:val="none" w:sz="0" w:space="0" w:color="auto"/>
            <w:bottom w:val="none" w:sz="0" w:space="0" w:color="auto"/>
            <w:right w:val="none" w:sz="0" w:space="0" w:color="auto"/>
          </w:divBdr>
        </w:div>
        <w:div w:id="1763336183">
          <w:marLeft w:val="640"/>
          <w:marRight w:val="0"/>
          <w:marTop w:val="0"/>
          <w:marBottom w:val="0"/>
          <w:divBdr>
            <w:top w:val="none" w:sz="0" w:space="0" w:color="auto"/>
            <w:left w:val="none" w:sz="0" w:space="0" w:color="auto"/>
            <w:bottom w:val="none" w:sz="0" w:space="0" w:color="auto"/>
            <w:right w:val="none" w:sz="0" w:space="0" w:color="auto"/>
          </w:divBdr>
        </w:div>
        <w:div w:id="920797436">
          <w:marLeft w:val="640"/>
          <w:marRight w:val="0"/>
          <w:marTop w:val="0"/>
          <w:marBottom w:val="0"/>
          <w:divBdr>
            <w:top w:val="none" w:sz="0" w:space="0" w:color="auto"/>
            <w:left w:val="none" w:sz="0" w:space="0" w:color="auto"/>
            <w:bottom w:val="none" w:sz="0" w:space="0" w:color="auto"/>
            <w:right w:val="none" w:sz="0" w:space="0" w:color="auto"/>
          </w:divBdr>
        </w:div>
        <w:div w:id="612515563">
          <w:marLeft w:val="640"/>
          <w:marRight w:val="0"/>
          <w:marTop w:val="0"/>
          <w:marBottom w:val="0"/>
          <w:divBdr>
            <w:top w:val="none" w:sz="0" w:space="0" w:color="auto"/>
            <w:left w:val="none" w:sz="0" w:space="0" w:color="auto"/>
            <w:bottom w:val="none" w:sz="0" w:space="0" w:color="auto"/>
            <w:right w:val="none" w:sz="0" w:space="0" w:color="auto"/>
          </w:divBdr>
        </w:div>
        <w:div w:id="1646398560">
          <w:marLeft w:val="640"/>
          <w:marRight w:val="0"/>
          <w:marTop w:val="0"/>
          <w:marBottom w:val="0"/>
          <w:divBdr>
            <w:top w:val="none" w:sz="0" w:space="0" w:color="auto"/>
            <w:left w:val="none" w:sz="0" w:space="0" w:color="auto"/>
            <w:bottom w:val="none" w:sz="0" w:space="0" w:color="auto"/>
            <w:right w:val="none" w:sz="0" w:space="0" w:color="auto"/>
          </w:divBdr>
        </w:div>
        <w:div w:id="1319067817">
          <w:marLeft w:val="640"/>
          <w:marRight w:val="0"/>
          <w:marTop w:val="0"/>
          <w:marBottom w:val="0"/>
          <w:divBdr>
            <w:top w:val="none" w:sz="0" w:space="0" w:color="auto"/>
            <w:left w:val="none" w:sz="0" w:space="0" w:color="auto"/>
            <w:bottom w:val="none" w:sz="0" w:space="0" w:color="auto"/>
            <w:right w:val="none" w:sz="0" w:space="0" w:color="auto"/>
          </w:divBdr>
        </w:div>
        <w:div w:id="1245533011">
          <w:marLeft w:val="640"/>
          <w:marRight w:val="0"/>
          <w:marTop w:val="0"/>
          <w:marBottom w:val="0"/>
          <w:divBdr>
            <w:top w:val="none" w:sz="0" w:space="0" w:color="auto"/>
            <w:left w:val="none" w:sz="0" w:space="0" w:color="auto"/>
            <w:bottom w:val="none" w:sz="0" w:space="0" w:color="auto"/>
            <w:right w:val="none" w:sz="0" w:space="0" w:color="auto"/>
          </w:divBdr>
        </w:div>
        <w:div w:id="1167358299">
          <w:marLeft w:val="640"/>
          <w:marRight w:val="0"/>
          <w:marTop w:val="0"/>
          <w:marBottom w:val="0"/>
          <w:divBdr>
            <w:top w:val="none" w:sz="0" w:space="0" w:color="auto"/>
            <w:left w:val="none" w:sz="0" w:space="0" w:color="auto"/>
            <w:bottom w:val="none" w:sz="0" w:space="0" w:color="auto"/>
            <w:right w:val="none" w:sz="0" w:space="0" w:color="auto"/>
          </w:divBdr>
        </w:div>
        <w:div w:id="1022901158">
          <w:marLeft w:val="640"/>
          <w:marRight w:val="0"/>
          <w:marTop w:val="0"/>
          <w:marBottom w:val="0"/>
          <w:divBdr>
            <w:top w:val="none" w:sz="0" w:space="0" w:color="auto"/>
            <w:left w:val="none" w:sz="0" w:space="0" w:color="auto"/>
            <w:bottom w:val="none" w:sz="0" w:space="0" w:color="auto"/>
            <w:right w:val="none" w:sz="0" w:space="0" w:color="auto"/>
          </w:divBdr>
        </w:div>
        <w:div w:id="1809202023">
          <w:marLeft w:val="640"/>
          <w:marRight w:val="0"/>
          <w:marTop w:val="0"/>
          <w:marBottom w:val="0"/>
          <w:divBdr>
            <w:top w:val="none" w:sz="0" w:space="0" w:color="auto"/>
            <w:left w:val="none" w:sz="0" w:space="0" w:color="auto"/>
            <w:bottom w:val="none" w:sz="0" w:space="0" w:color="auto"/>
            <w:right w:val="none" w:sz="0" w:space="0" w:color="auto"/>
          </w:divBdr>
        </w:div>
        <w:div w:id="15011015">
          <w:marLeft w:val="640"/>
          <w:marRight w:val="0"/>
          <w:marTop w:val="0"/>
          <w:marBottom w:val="0"/>
          <w:divBdr>
            <w:top w:val="none" w:sz="0" w:space="0" w:color="auto"/>
            <w:left w:val="none" w:sz="0" w:space="0" w:color="auto"/>
            <w:bottom w:val="none" w:sz="0" w:space="0" w:color="auto"/>
            <w:right w:val="none" w:sz="0" w:space="0" w:color="auto"/>
          </w:divBdr>
        </w:div>
        <w:div w:id="929312359">
          <w:marLeft w:val="640"/>
          <w:marRight w:val="0"/>
          <w:marTop w:val="0"/>
          <w:marBottom w:val="0"/>
          <w:divBdr>
            <w:top w:val="none" w:sz="0" w:space="0" w:color="auto"/>
            <w:left w:val="none" w:sz="0" w:space="0" w:color="auto"/>
            <w:bottom w:val="none" w:sz="0" w:space="0" w:color="auto"/>
            <w:right w:val="none" w:sz="0" w:space="0" w:color="auto"/>
          </w:divBdr>
        </w:div>
        <w:div w:id="1288465868">
          <w:marLeft w:val="640"/>
          <w:marRight w:val="0"/>
          <w:marTop w:val="0"/>
          <w:marBottom w:val="0"/>
          <w:divBdr>
            <w:top w:val="none" w:sz="0" w:space="0" w:color="auto"/>
            <w:left w:val="none" w:sz="0" w:space="0" w:color="auto"/>
            <w:bottom w:val="none" w:sz="0" w:space="0" w:color="auto"/>
            <w:right w:val="none" w:sz="0" w:space="0" w:color="auto"/>
          </w:divBdr>
        </w:div>
        <w:div w:id="1401178462">
          <w:marLeft w:val="640"/>
          <w:marRight w:val="0"/>
          <w:marTop w:val="0"/>
          <w:marBottom w:val="0"/>
          <w:divBdr>
            <w:top w:val="none" w:sz="0" w:space="0" w:color="auto"/>
            <w:left w:val="none" w:sz="0" w:space="0" w:color="auto"/>
            <w:bottom w:val="none" w:sz="0" w:space="0" w:color="auto"/>
            <w:right w:val="none" w:sz="0" w:space="0" w:color="auto"/>
          </w:divBdr>
        </w:div>
        <w:div w:id="882982590">
          <w:marLeft w:val="640"/>
          <w:marRight w:val="0"/>
          <w:marTop w:val="0"/>
          <w:marBottom w:val="0"/>
          <w:divBdr>
            <w:top w:val="none" w:sz="0" w:space="0" w:color="auto"/>
            <w:left w:val="none" w:sz="0" w:space="0" w:color="auto"/>
            <w:bottom w:val="none" w:sz="0" w:space="0" w:color="auto"/>
            <w:right w:val="none" w:sz="0" w:space="0" w:color="auto"/>
          </w:divBdr>
        </w:div>
        <w:div w:id="555966992">
          <w:marLeft w:val="640"/>
          <w:marRight w:val="0"/>
          <w:marTop w:val="0"/>
          <w:marBottom w:val="0"/>
          <w:divBdr>
            <w:top w:val="none" w:sz="0" w:space="0" w:color="auto"/>
            <w:left w:val="none" w:sz="0" w:space="0" w:color="auto"/>
            <w:bottom w:val="none" w:sz="0" w:space="0" w:color="auto"/>
            <w:right w:val="none" w:sz="0" w:space="0" w:color="auto"/>
          </w:divBdr>
        </w:div>
        <w:div w:id="695303583">
          <w:marLeft w:val="640"/>
          <w:marRight w:val="0"/>
          <w:marTop w:val="0"/>
          <w:marBottom w:val="0"/>
          <w:divBdr>
            <w:top w:val="none" w:sz="0" w:space="0" w:color="auto"/>
            <w:left w:val="none" w:sz="0" w:space="0" w:color="auto"/>
            <w:bottom w:val="none" w:sz="0" w:space="0" w:color="auto"/>
            <w:right w:val="none" w:sz="0" w:space="0" w:color="auto"/>
          </w:divBdr>
        </w:div>
        <w:div w:id="1582643505">
          <w:marLeft w:val="640"/>
          <w:marRight w:val="0"/>
          <w:marTop w:val="0"/>
          <w:marBottom w:val="0"/>
          <w:divBdr>
            <w:top w:val="none" w:sz="0" w:space="0" w:color="auto"/>
            <w:left w:val="none" w:sz="0" w:space="0" w:color="auto"/>
            <w:bottom w:val="none" w:sz="0" w:space="0" w:color="auto"/>
            <w:right w:val="none" w:sz="0" w:space="0" w:color="auto"/>
          </w:divBdr>
        </w:div>
        <w:div w:id="433983050">
          <w:marLeft w:val="640"/>
          <w:marRight w:val="0"/>
          <w:marTop w:val="0"/>
          <w:marBottom w:val="0"/>
          <w:divBdr>
            <w:top w:val="none" w:sz="0" w:space="0" w:color="auto"/>
            <w:left w:val="none" w:sz="0" w:space="0" w:color="auto"/>
            <w:bottom w:val="none" w:sz="0" w:space="0" w:color="auto"/>
            <w:right w:val="none" w:sz="0" w:space="0" w:color="auto"/>
          </w:divBdr>
        </w:div>
        <w:div w:id="981495207">
          <w:marLeft w:val="640"/>
          <w:marRight w:val="0"/>
          <w:marTop w:val="0"/>
          <w:marBottom w:val="0"/>
          <w:divBdr>
            <w:top w:val="none" w:sz="0" w:space="0" w:color="auto"/>
            <w:left w:val="none" w:sz="0" w:space="0" w:color="auto"/>
            <w:bottom w:val="none" w:sz="0" w:space="0" w:color="auto"/>
            <w:right w:val="none" w:sz="0" w:space="0" w:color="auto"/>
          </w:divBdr>
        </w:div>
        <w:div w:id="1224096677">
          <w:marLeft w:val="640"/>
          <w:marRight w:val="0"/>
          <w:marTop w:val="0"/>
          <w:marBottom w:val="0"/>
          <w:divBdr>
            <w:top w:val="none" w:sz="0" w:space="0" w:color="auto"/>
            <w:left w:val="none" w:sz="0" w:space="0" w:color="auto"/>
            <w:bottom w:val="none" w:sz="0" w:space="0" w:color="auto"/>
            <w:right w:val="none" w:sz="0" w:space="0" w:color="auto"/>
          </w:divBdr>
        </w:div>
        <w:div w:id="1162965169">
          <w:marLeft w:val="640"/>
          <w:marRight w:val="0"/>
          <w:marTop w:val="0"/>
          <w:marBottom w:val="0"/>
          <w:divBdr>
            <w:top w:val="none" w:sz="0" w:space="0" w:color="auto"/>
            <w:left w:val="none" w:sz="0" w:space="0" w:color="auto"/>
            <w:bottom w:val="none" w:sz="0" w:space="0" w:color="auto"/>
            <w:right w:val="none" w:sz="0" w:space="0" w:color="auto"/>
          </w:divBdr>
        </w:div>
        <w:div w:id="1449162089">
          <w:marLeft w:val="640"/>
          <w:marRight w:val="0"/>
          <w:marTop w:val="0"/>
          <w:marBottom w:val="0"/>
          <w:divBdr>
            <w:top w:val="none" w:sz="0" w:space="0" w:color="auto"/>
            <w:left w:val="none" w:sz="0" w:space="0" w:color="auto"/>
            <w:bottom w:val="none" w:sz="0" w:space="0" w:color="auto"/>
            <w:right w:val="none" w:sz="0" w:space="0" w:color="auto"/>
          </w:divBdr>
        </w:div>
        <w:div w:id="1654410065">
          <w:marLeft w:val="640"/>
          <w:marRight w:val="0"/>
          <w:marTop w:val="0"/>
          <w:marBottom w:val="0"/>
          <w:divBdr>
            <w:top w:val="none" w:sz="0" w:space="0" w:color="auto"/>
            <w:left w:val="none" w:sz="0" w:space="0" w:color="auto"/>
            <w:bottom w:val="none" w:sz="0" w:space="0" w:color="auto"/>
            <w:right w:val="none" w:sz="0" w:space="0" w:color="auto"/>
          </w:divBdr>
        </w:div>
        <w:div w:id="165948761">
          <w:marLeft w:val="640"/>
          <w:marRight w:val="0"/>
          <w:marTop w:val="0"/>
          <w:marBottom w:val="0"/>
          <w:divBdr>
            <w:top w:val="none" w:sz="0" w:space="0" w:color="auto"/>
            <w:left w:val="none" w:sz="0" w:space="0" w:color="auto"/>
            <w:bottom w:val="none" w:sz="0" w:space="0" w:color="auto"/>
            <w:right w:val="none" w:sz="0" w:space="0" w:color="auto"/>
          </w:divBdr>
        </w:div>
        <w:div w:id="1231186808">
          <w:marLeft w:val="640"/>
          <w:marRight w:val="0"/>
          <w:marTop w:val="0"/>
          <w:marBottom w:val="0"/>
          <w:divBdr>
            <w:top w:val="none" w:sz="0" w:space="0" w:color="auto"/>
            <w:left w:val="none" w:sz="0" w:space="0" w:color="auto"/>
            <w:bottom w:val="none" w:sz="0" w:space="0" w:color="auto"/>
            <w:right w:val="none" w:sz="0" w:space="0" w:color="auto"/>
          </w:divBdr>
        </w:div>
        <w:div w:id="2032340427">
          <w:marLeft w:val="640"/>
          <w:marRight w:val="0"/>
          <w:marTop w:val="0"/>
          <w:marBottom w:val="0"/>
          <w:divBdr>
            <w:top w:val="none" w:sz="0" w:space="0" w:color="auto"/>
            <w:left w:val="none" w:sz="0" w:space="0" w:color="auto"/>
            <w:bottom w:val="none" w:sz="0" w:space="0" w:color="auto"/>
            <w:right w:val="none" w:sz="0" w:space="0" w:color="auto"/>
          </w:divBdr>
        </w:div>
        <w:div w:id="660357248">
          <w:marLeft w:val="640"/>
          <w:marRight w:val="0"/>
          <w:marTop w:val="0"/>
          <w:marBottom w:val="0"/>
          <w:divBdr>
            <w:top w:val="none" w:sz="0" w:space="0" w:color="auto"/>
            <w:left w:val="none" w:sz="0" w:space="0" w:color="auto"/>
            <w:bottom w:val="none" w:sz="0" w:space="0" w:color="auto"/>
            <w:right w:val="none" w:sz="0" w:space="0" w:color="auto"/>
          </w:divBdr>
        </w:div>
        <w:div w:id="310644294">
          <w:marLeft w:val="640"/>
          <w:marRight w:val="0"/>
          <w:marTop w:val="0"/>
          <w:marBottom w:val="0"/>
          <w:divBdr>
            <w:top w:val="none" w:sz="0" w:space="0" w:color="auto"/>
            <w:left w:val="none" w:sz="0" w:space="0" w:color="auto"/>
            <w:bottom w:val="none" w:sz="0" w:space="0" w:color="auto"/>
            <w:right w:val="none" w:sz="0" w:space="0" w:color="auto"/>
          </w:divBdr>
        </w:div>
        <w:div w:id="591091508">
          <w:marLeft w:val="640"/>
          <w:marRight w:val="0"/>
          <w:marTop w:val="0"/>
          <w:marBottom w:val="0"/>
          <w:divBdr>
            <w:top w:val="none" w:sz="0" w:space="0" w:color="auto"/>
            <w:left w:val="none" w:sz="0" w:space="0" w:color="auto"/>
            <w:bottom w:val="none" w:sz="0" w:space="0" w:color="auto"/>
            <w:right w:val="none" w:sz="0" w:space="0" w:color="auto"/>
          </w:divBdr>
        </w:div>
        <w:div w:id="2113283926">
          <w:marLeft w:val="640"/>
          <w:marRight w:val="0"/>
          <w:marTop w:val="0"/>
          <w:marBottom w:val="0"/>
          <w:divBdr>
            <w:top w:val="none" w:sz="0" w:space="0" w:color="auto"/>
            <w:left w:val="none" w:sz="0" w:space="0" w:color="auto"/>
            <w:bottom w:val="none" w:sz="0" w:space="0" w:color="auto"/>
            <w:right w:val="none" w:sz="0" w:space="0" w:color="auto"/>
          </w:divBdr>
        </w:div>
        <w:div w:id="468592551">
          <w:marLeft w:val="640"/>
          <w:marRight w:val="0"/>
          <w:marTop w:val="0"/>
          <w:marBottom w:val="0"/>
          <w:divBdr>
            <w:top w:val="none" w:sz="0" w:space="0" w:color="auto"/>
            <w:left w:val="none" w:sz="0" w:space="0" w:color="auto"/>
            <w:bottom w:val="none" w:sz="0" w:space="0" w:color="auto"/>
            <w:right w:val="none" w:sz="0" w:space="0" w:color="auto"/>
          </w:divBdr>
        </w:div>
        <w:div w:id="889225125">
          <w:marLeft w:val="640"/>
          <w:marRight w:val="0"/>
          <w:marTop w:val="0"/>
          <w:marBottom w:val="0"/>
          <w:divBdr>
            <w:top w:val="none" w:sz="0" w:space="0" w:color="auto"/>
            <w:left w:val="none" w:sz="0" w:space="0" w:color="auto"/>
            <w:bottom w:val="none" w:sz="0" w:space="0" w:color="auto"/>
            <w:right w:val="none" w:sz="0" w:space="0" w:color="auto"/>
          </w:divBdr>
        </w:div>
        <w:div w:id="2016303451">
          <w:marLeft w:val="640"/>
          <w:marRight w:val="0"/>
          <w:marTop w:val="0"/>
          <w:marBottom w:val="0"/>
          <w:divBdr>
            <w:top w:val="none" w:sz="0" w:space="0" w:color="auto"/>
            <w:left w:val="none" w:sz="0" w:space="0" w:color="auto"/>
            <w:bottom w:val="none" w:sz="0" w:space="0" w:color="auto"/>
            <w:right w:val="none" w:sz="0" w:space="0" w:color="auto"/>
          </w:divBdr>
        </w:div>
        <w:div w:id="522792794">
          <w:marLeft w:val="640"/>
          <w:marRight w:val="0"/>
          <w:marTop w:val="0"/>
          <w:marBottom w:val="0"/>
          <w:divBdr>
            <w:top w:val="none" w:sz="0" w:space="0" w:color="auto"/>
            <w:left w:val="none" w:sz="0" w:space="0" w:color="auto"/>
            <w:bottom w:val="none" w:sz="0" w:space="0" w:color="auto"/>
            <w:right w:val="none" w:sz="0" w:space="0" w:color="auto"/>
          </w:divBdr>
        </w:div>
        <w:div w:id="343555929">
          <w:marLeft w:val="640"/>
          <w:marRight w:val="0"/>
          <w:marTop w:val="0"/>
          <w:marBottom w:val="0"/>
          <w:divBdr>
            <w:top w:val="none" w:sz="0" w:space="0" w:color="auto"/>
            <w:left w:val="none" w:sz="0" w:space="0" w:color="auto"/>
            <w:bottom w:val="none" w:sz="0" w:space="0" w:color="auto"/>
            <w:right w:val="none" w:sz="0" w:space="0" w:color="auto"/>
          </w:divBdr>
        </w:div>
        <w:div w:id="1211959495">
          <w:marLeft w:val="640"/>
          <w:marRight w:val="0"/>
          <w:marTop w:val="0"/>
          <w:marBottom w:val="0"/>
          <w:divBdr>
            <w:top w:val="none" w:sz="0" w:space="0" w:color="auto"/>
            <w:left w:val="none" w:sz="0" w:space="0" w:color="auto"/>
            <w:bottom w:val="none" w:sz="0" w:space="0" w:color="auto"/>
            <w:right w:val="none" w:sz="0" w:space="0" w:color="auto"/>
          </w:divBdr>
        </w:div>
        <w:div w:id="931206454">
          <w:marLeft w:val="640"/>
          <w:marRight w:val="0"/>
          <w:marTop w:val="0"/>
          <w:marBottom w:val="0"/>
          <w:divBdr>
            <w:top w:val="none" w:sz="0" w:space="0" w:color="auto"/>
            <w:left w:val="none" w:sz="0" w:space="0" w:color="auto"/>
            <w:bottom w:val="none" w:sz="0" w:space="0" w:color="auto"/>
            <w:right w:val="none" w:sz="0" w:space="0" w:color="auto"/>
          </w:divBdr>
        </w:div>
        <w:div w:id="977762619">
          <w:marLeft w:val="640"/>
          <w:marRight w:val="0"/>
          <w:marTop w:val="0"/>
          <w:marBottom w:val="0"/>
          <w:divBdr>
            <w:top w:val="none" w:sz="0" w:space="0" w:color="auto"/>
            <w:left w:val="none" w:sz="0" w:space="0" w:color="auto"/>
            <w:bottom w:val="none" w:sz="0" w:space="0" w:color="auto"/>
            <w:right w:val="none" w:sz="0" w:space="0" w:color="auto"/>
          </w:divBdr>
        </w:div>
        <w:div w:id="1906911752">
          <w:marLeft w:val="640"/>
          <w:marRight w:val="0"/>
          <w:marTop w:val="0"/>
          <w:marBottom w:val="0"/>
          <w:divBdr>
            <w:top w:val="none" w:sz="0" w:space="0" w:color="auto"/>
            <w:left w:val="none" w:sz="0" w:space="0" w:color="auto"/>
            <w:bottom w:val="none" w:sz="0" w:space="0" w:color="auto"/>
            <w:right w:val="none" w:sz="0" w:space="0" w:color="auto"/>
          </w:divBdr>
        </w:div>
        <w:div w:id="2125155034">
          <w:marLeft w:val="640"/>
          <w:marRight w:val="0"/>
          <w:marTop w:val="0"/>
          <w:marBottom w:val="0"/>
          <w:divBdr>
            <w:top w:val="none" w:sz="0" w:space="0" w:color="auto"/>
            <w:left w:val="none" w:sz="0" w:space="0" w:color="auto"/>
            <w:bottom w:val="none" w:sz="0" w:space="0" w:color="auto"/>
            <w:right w:val="none" w:sz="0" w:space="0" w:color="auto"/>
          </w:divBdr>
        </w:div>
        <w:div w:id="548540943">
          <w:marLeft w:val="640"/>
          <w:marRight w:val="0"/>
          <w:marTop w:val="0"/>
          <w:marBottom w:val="0"/>
          <w:divBdr>
            <w:top w:val="none" w:sz="0" w:space="0" w:color="auto"/>
            <w:left w:val="none" w:sz="0" w:space="0" w:color="auto"/>
            <w:bottom w:val="none" w:sz="0" w:space="0" w:color="auto"/>
            <w:right w:val="none" w:sz="0" w:space="0" w:color="auto"/>
          </w:divBdr>
        </w:div>
        <w:div w:id="1722557275">
          <w:marLeft w:val="640"/>
          <w:marRight w:val="0"/>
          <w:marTop w:val="0"/>
          <w:marBottom w:val="0"/>
          <w:divBdr>
            <w:top w:val="none" w:sz="0" w:space="0" w:color="auto"/>
            <w:left w:val="none" w:sz="0" w:space="0" w:color="auto"/>
            <w:bottom w:val="none" w:sz="0" w:space="0" w:color="auto"/>
            <w:right w:val="none" w:sz="0" w:space="0" w:color="auto"/>
          </w:divBdr>
        </w:div>
        <w:div w:id="1564484082">
          <w:marLeft w:val="640"/>
          <w:marRight w:val="0"/>
          <w:marTop w:val="0"/>
          <w:marBottom w:val="0"/>
          <w:divBdr>
            <w:top w:val="none" w:sz="0" w:space="0" w:color="auto"/>
            <w:left w:val="none" w:sz="0" w:space="0" w:color="auto"/>
            <w:bottom w:val="none" w:sz="0" w:space="0" w:color="auto"/>
            <w:right w:val="none" w:sz="0" w:space="0" w:color="auto"/>
          </w:divBdr>
        </w:div>
        <w:div w:id="1384327382">
          <w:marLeft w:val="640"/>
          <w:marRight w:val="0"/>
          <w:marTop w:val="0"/>
          <w:marBottom w:val="0"/>
          <w:divBdr>
            <w:top w:val="none" w:sz="0" w:space="0" w:color="auto"/>
            <w:left w:val="none" w:sz="0" w:space="0" w:color="auto"/>
            <w:bottom w:val="none" w:sz="0" w:space="0" w:color="auto"/>
            <w:right w:val="none" w:sz="0" w:space="0" w:color="auto"/>
          </w:divBdr>
        </w:div>
        <w:div w:id="1035691445">
          <w:marLeft w:val="640"/>
          <w:marRight w:val="0"/>
          <w:marTop w:val="0"/>
          <w:marBottom w:val="0"/>
          <w:divBdr>
            <w:top w:val="none" w:sz="0" w:space="0" w:color="auto"/>
            <w:left w:val="none" w:sz="0" w:space="0" w:color="auto"/>
            <w:bottom w:val="none" w:sz="0" w:space="0" w:color="auto"/>
            <w:right w:val="none" w:sz="0" w:space="0" w:color="auto"/>
          </w:divBdr>
        </w:div>
        <w:div w:id="1994138835">
          <w:marLeft w:val="640"/>
          <w:marRight w:val="0"/>
          <w:marTop w:val="0"/>
          <w:marBottom w:val="0"/>
          <w:divBdr>
            <w:top w:val="none" w:sz="0" w:space="0" w:color="auto"/>
            <w:left w:val="none" w:sz="0" w:space="0" w:color="auto"/>
            <w:bottom w:val="none" w:sz="0" w:space="0" w:color="auto"/>
            <w:right w:val="none" w:sz="0" w:space="0" w:color="auto"/>
          </w:divBdr>
        </w:div>
        <w:div w:id="958222580">
          <w:marLeft w:val="640"/>
          <w:marRight w:val="0"/>
          <w:marTop w:val="0"/>
          <w:marBottom w:val="0"/>
          <w:divBdr>
            <w:top w:val="none" w:sz="0" w:space="0" w:color="auto"/>
            <w:left w:val="none" w:sz="0" w:space="0" w:color="auto"/>
            <w:bottom w:val="none" w:sz="0" w:space="0" w:color="auto"/>
            <w:right w:val="none" w:sz="0" w:space="0" w:color="auto"/>
          </w:divBdr>
        </w:div>
        <w:div w:id="1012998414">
          <w:marLeft w:val="640"/>
          <w:marRight w:val="0"/>
          <w:marTop w:val="0"/>
          <w:marBottom w:val="0"/>
          <w:divBdr>
            <w:top w:val="none" w:sz="0" w:space="0" w:color="auto"/>
            <w:left w:val="none" w:sz="0" w:space="0" w:color="auto"/>
            <w:bottom w:val="none" w:sz="0" w:space="0" w:color="auto"/>
            <w:right w:val="none" w:sz="0" w:space="0" w:color="auto"/>
          </w:divBdr>
        </w:div>
        <w:div w:id="755908804">
          <w:marLeft w:val="640"/>
          <w:marRight w:val="0"/>
          <w:marTop w:val="0"/>
          <w:marBottom w:val="0"/>
          <w:divBdr>
            <w:top w:val="none" w:sz="0" w:space="0" w:color="auto"/>
            <w:left w:val="none" w:sz="0" w:space="0" w:color="auto"/>
            <w:bottom w:val="none" w:sz="0" w:space="0" w:color="auto"/>
            <w:right w:val="none" w:sz="0" w:space="0" w:color="auto"/>
          </w:divBdr>
        </w:div>
        <w:div w:id="948466815">
          <w:marLeft w:val="640"/>
          <w:marRight w:val="0"/>
          <w:marTop w:val="0"/>
          <w:marBottom w:val="0"/>
          <w:divBdr>
            <w:top w:val="none" w:sz="0" w:space="0" w:color="auto"/>
            <w:left w:val="none" w:sz="0" w:space="0" w:color="auto"/>
            <w:bottom w:val="none" w:sz="0" w:space="0" w:color="auto"/>
            <w:right w:val="none" w:sz="0" w:space="0" w:color="auto"/>
          </w:divBdr>
        </w:div>
        <w:div w:id="1249195168">
          <w:marLeft w:val="640"/>
          <w:marRight w:val="0"/>
          <w:marTop w:val="0"/>
          <w:marBottom w:val="0"/>
          <w:divBdr>
            <w:top w:val="none" w:sz="0" w:space="0" w:color="auto"/>
            <w:left w:val="none" w:sz="0" w:space="0" w:color="auto"/>
            <w:bottom w:val="none" w:sz="0" w:space="0" w:color="auto"/>
            <w:right w:val="none" w:sz="0" w:space="0" w:color="auto"/>
          </w:divBdr>
        </w:div>
        <w:div w:id="102580168">
          <w:marLeft w:val="640"/>
          <w:marRight w:val="0"/>
          <w:marTop w:val="0"/>
          <w:marBottom w:val="0"/>
          <w:divBdr>
            <w:top w:val="none" w:sz="0" w:space="0" w:color="auto"/>
            <w:left w:val="none" w:sz="0" w:space="0" w:color="auto"/>
            <w:bottom w:val="none" w:sz="0" w:space="0" w:color="auto"/>
            <w:right w:val="none" w:sz="0" w:space="0" w:color="auto"/>
          </w:divBdr>
        </w:div>
        <w:div w:id="90441081">
          <w:marLeft w:val="640"/>
          <w:marRight w:val="0"/>
          <w:marTop w:val="0"/>
          <w:marBottom w:val="0"/>
          <w:divBdr>
            <w:top w:val="none" w:sz="0" w:space="0" w:color="auto"/>
            <w:left w:val="none" w:sz="0" w:space="0" w:color="auto"/>
            <w:bottom w:val="none" w:sz="0" w:space="0" w:color="auto"/>
            <w:right w:val="none" w:sz="0" w:space="0" w:color="auto"/>
          </w:divBdr>
        </w:div>
        <w:div w:id="17854555">
          <w:marLeft w:val="640"/>
          <w:marRight w:val="0"/>
          <w:marTop w:val="0"/>
          <w:marBottom w:val="0"/>
          <w:divBdr>
            <w:top w:val="none" w:sz="0" w:space="0" w:color="auto"/>
            <w:left w:val="none" w:sz="0" w:space="0" w:color="auto"/>
            <w:bottom w:val="none" w:sz="0" w:space="0" w:color="auto"/>
            <w:right w:val="none" w:sz="0" w:space="0" w:color="auto"/>
          </w:divBdr>
        </w:div>
        <w:div w:id="249658622">
          <w:marLeft w:val="640"/>
          <w:marRight w:val="0"/>
          <w:marTop w:val="0"/>
          <w:marBottom w:val="0"/>
          <w:divBdr>
            <w:top w:val="none" w:sz="0" w:space="0" w:color="auto"/>
            <w:left w:val="none" w:sz="0" w:space="0" w:color="auto"/>
            <w:bottom w:val="none" w:sz="0" w:space="0" w:color="auto"/>
            <w:right w:val="none" w:sz="0" w:space="0" w:color="auto"/>
          </w:divBdr>
        </w:div>
        <w:div w:id="1088578245">
          <w:marLeft w:val="640"/>
          <w:marRight w:val="0"/>
          <w:marTop w:val="0"/>
          <w:marBottom w:val="0"/>
          <w:divBdr>
            <w:top w:val="none" w:sz="0" w:space="0" w:color="auto"/>
            <w:left w:val="none" w:sz="0" w:space="0" w:color="auto"/>
            <w:bottom w:val="none" w:sz="0" w:space="0" w:color="auto"/>
            <w:right w:val="none" w:sz="0" w:space="0" w:color="auto"/>
          </w:divBdr>
        </w:div>
        <w:div w:id="1372654699">
          <w:marLeft w:val="640"/>
          <w:marRight w:val="0"/>
          <w:marTop w:val="0"/>
          <w:marBottom w:val="0"/>
          <w:divBdr>
            <w:top w:val="none" w:sz="0" w:space="0" w:color="auto"/>
            <w:left w:val="none" w:sz="0" w:space="0" w:color="auto"/>
            <w:bottom w:val="none" w:sz="0" w:space="0" w:color="auto"/>
            <w:right w:val="none" w:sz="0" w:space="0" w:color="auto"/>
          </w:divBdr>
        </w:div>
        <w:div w:id="2006010055">
          <w:marLeft w:val="640"/>
          <w:marRight w:val="0"/>
          <w:marTop w:val="0"/>
          <w:marBottom w:val="0"/>
          <w:divBdr>
            <w:top w:val="none" w:sz="0" w:space="0" w:color="auto"/>
            <w:left w:val="none" w:sz="0" w:space="0" w:color="auto"/>
            <w:bottom w:val="none" w:sz="0" w:space="0" w:color="auto"/>
            <w:right w:val="none" w:sz="0" w:space="0" w:color="auto"/>
          </w:divBdr>
        </w:div>
        <w:div w:id="274483411">
          <w:marLeft w:val="640"/>
          <w:marRight w:val="0"/>
          <w:marTop w:val="0"/>
          <w:marBottom w:val="0"/>
          <w:divBdr>
            <w:top w:val="none" w:sz="0" w:space="0" w:color="auto"/>
            <w:left w:val="none" w:sz="0" w:space="0" w:color="auto"/>
            <w:bottom w:val="none" w:sz="0" w:space="0" w:color="auto"/>
            <w:right w:val="none" w:sz="0" w:space="0" w:color="auto"/>
          </w:divBdr>
        </w:div>
        <w:div w:id="2004160851">
          <w:marLeft w:val="640"/>
          <w:marRight w:val="0"/>
          <w:marTop w:val="0"/>
          <w:marBottom w:val="0"/>
          <w:divBdr>
            <w:top w:val="none" w:sz="0" w:space="0" w:color="auto"/>
            <w:left w:val="none" w:sz="0" w:space="0" w:color="auto"/>
            <w:bottom w:val="none" w:sz="0" w:space="0" w:color="auto"/>
            <w:right w:val="none" w:sz="0" w:space="0" w:color="auto"/>
          </w:divBdr>
        </w:div>
        <w:div w:id="628124324">
          <w:marLeft w:val="640"/>
          <w:marRight w:val="0"/>
          <w:marTop w:val="0"/>
          <w:marBottom w:val="0"/>
          <w:divBdr>
            <w:top w:val="none" w:sz="0" w:space="0" w:color="auto"/>
            <w:left w:val="none" w:sz="0" w:space="0" w:color="auto"/>
            <w:bottom w:val="none" w:sz="0" w:space="0" w:color="auto"/>
            <w:right w:val="none" w:sz="0" w:space="0" w:color="auto"/>
          </w:divBdr>
        </w:div>
        <w:div w:id="1014650780">
          <w:marLeft w:val="640"/>
          <w:marRight w:val="0"/>
          <w:marTop w:val="0"/>
          <w:marBottom w:val="0"/>
          <w:divBdr>
            <w:top w:val="none" w:sz="0" w:space="0" w:color="auto"/>
            <w:left w:val="none" w:sz="0" w:space="0" w:color="auto"/>
            <w:bottom w:val="none" w:sz="0" w:space="0" w:color="auto"/>
            <w:right w:val="none" w:sz="0" w:space="0" w:color="auto"/>
          </w:divBdr>
        </w:div>
        <w:div w:id="772937017">
          <w:marLeft w:val="640"/>
          <w:marRight w:val="0"/>
          <w:marTop w:val="0"/>
          <w:marBottom w:val="0"/>
          <w:divBdr>
            <w:top w:val="none" w:sz="0" w:space="0" w:color="auto"/>
            <w:left w:val="none" w:sz="0" w:space="0" w:color="auto"/>
            <w:bottom w:val="none" w:sz="0" w:space="0" w:color="auto"/>
            <w:right w:val="none" w:sz="0" w:space="0" w:color="auto"/>
          </w:divBdr>
        </w:div>
        <w:div w:id="1216359354">
          <w:marLeft w:val="640"/>
          <w:marRight w:val="0"/>
          <w:marTop w:val="0"/>
          <w:marBottom w:val="0"/>
          <w:divBdr>
            <w:top w:val="none" w:sz="0" w:space="0" w:color="auto"/>
            <w:left w:val="none" w:sz="0" w:space="0" w:color="auto"/>
            <w:bottom w:val="none" w:sz="0" w:space="0" w:color="auto"/>
            <w:right w:val="none" w:sz="0" w:space="0" w:color="auto"/>
          </w:divBdr>
        </w:div>
        <w:div w:id="76943534">
          <w:marLeft w:val="640"/>
          <w:marRight w:val="0"/>
          <w:marTop w:val="0"/>
          <w:marBottom w:val="0"/>
          <w:divBdr>
            <w:top w:val="none" w:sz="0" w:space="0" w:color="auto"/>
            <w:left w:val="none" w:sz="0" w:space="0" w:color="auto"/>
            <w:bottom w:val="none" w:sz="0" w:space="0" w:color="auto"/>
            <w:right w:val="none" w:sz="0" w:space="0" w:color="auto"/>
          </w:divBdr>
        </w:div>
        <w:div w:id="1974479661">
          <w:marLeft w:val="640"/>
          <w:marRight w:val="0"/>
          <w:marTop w:val="0"/>
          <w:marBottom w:val="0"/>
          <w:divBdr>
            <w:top w:val="none" w:sz="0" w:space="0" w:color="auto"/>
            <w:left w:val="none" w:sz="0" w:space="0" w:color="auto"/>
            <w:bottom w:val="none" w:sz="0" w:space="0" w:color="auto"/>
            <w:right w:val="none" w:sz="0" w:space="0" w:color="auto"/>
          </w:divBdr>
        </w:div>
        <w:div w:id="1890917651">
          <w:marLeft w:val="640"/>
          <w:marRight w:val="0"/>
          <w:marTop w:val="0"/>
          <w:marBottom w:val="0"/>
          <w:divBdr>
            <w:top w:val="none" w:sz="0" w:space="0" w:color="auto"/>
            <w:left w:val="none" w:sz="0" w:space="0" w:color="auto"/>
            <w:bottom w:val="none" w:sz="0" w:space="0" w:color="auto"/>
            <w:right w:val="none" w:sz="0" w:space="0" w:color="auto"/>
          </w:divBdr>
        </w:div>
        <w:div w:id="1669015818">
          <w:marLeft w:val="640"/>
          <w:marRight w:val="0"/>
          <w:marTop w:val="0"/>
          <w:marBottom w:val="0"/>
          <w:divBdr>
            <w:top w:val="none" w:sz="0" w:space="0" w:color="auto"/>
            <w:left w:val="none" w:sz="0" w:space="0" w:color="auto"/>
            <w:bottom w:val="none" w:sz="0" w:space="0" w:color="auto"/>
            <w:right w:val="none" w:sz="0" w:space="0" w:color="auto"/>
          </w:divBdr>
        </w:div>
        <w:div w:id="4328980">
          <w:marLeft w:val="640"/>
          <w:marRight w:val="0"/>
          <w:marTop w:val="0"/>
          <w:marBottom w:val="0"/>
          <w:divBdr>
            <w:top w:val="none" w:sz="0" w:space="0" w:color="auto"/>
            <w:left w:val="none" w:sz="0" w:space="0" w:color="auto"/>
            <w:bottom w:val="none" w:sz="0" w:space="0" w:color="auto"/>
            <w:right w:val="none" w:sz="0" w:space="0" w:color="auto"/>
          </w:divBdr>
        </w:div>
        <w:div w:id="787700124">
          <w:marLeft w:val="640"/>
          <w:marRight w:val="0"/>
          <w:marTop w:val="0"/>
          <w:marBottom w:val="0"/>
          <w:divBdr>
            <w:top w:val="none" w:sz="0" w:space="0" w:color="auto"/>
            <w:left w:val="none" w:sz="0" w:space="0" w:color="auto"/>
            <w:bottom w:val="none" w:sz="0" w:space="0" w:color="auto"/>
            <w:right w:val="none" w:sz="0" w:space="0" w:color="auto"/>
          </w:divBdr>
        </w:div>
        <w:div w:id="1293098388">
          <w:marLeft w:val="640"/>
          <w:marRight w:val="0"/>
          <w:marTop w:val="0"/>
          <w:marBottom w:val="0"/>
          <w:divBdr>
            <w:top w:val="none" w:sz="0" w:space="0" w:color="auto"/>
            <w:left w:val="none" w:sz="0" w:space="0" w:color="auto"/>
            <w:bottom w:val="none" w:sz="0" w:space="0" w:color="auto"/>
            <w:right w:val="none" w:sz="0" w:space="0" w:color="auto"/>
          </w:divBdr>
        </w:div>
        <w:div w:id="1134373739">
          <w:marLeft w:val="640"/>
          <w:marRight w:val="0"/>
          <w:marTop w:val="0"/>
          <w:marBottom w:val="0"/>
          <w:divBdr>
            <w:top w:val="none" w:sz="0" w:space="0" w:color="auto"/>
            <w:left w:val="none" w:sz="0" w:space="0" w:color="auto"/>
            <w:bottom w:val="none" w:sz="0" w:space="0" w:color="auto"/>
            <w:right w:val="none" w:sz="0" w:space="0" w:color="auto"/>
          </w:divBdr>
        </w:div>
        <w:div w:id="1085614911">
          <w:marLeft w:val="640"/>
          <w:marRight w:val="0"/>
          <w:marTop w:val="0"/>
          <w:marBottom w:val="0"/>
          <w:divBdr>
            <w:top w:val="none" w:sz="0" w:space="0" w:color="auto"/>
            <w:left w:val="none" w:sz="0" w:space="0" w:color="auto"/>
            <w:bottom w:val="none" w:sz="0" w:space="0" w:color="auto"/>
            <w:right w:val="none" w:sz="0" w:space="0" w:color="auto"/>
          </w:divBdr>
        </w:div>
        <w:div w:id="525872471">
          <w:marLeft w:val="640"/>
          <w:marRight w:val="0"/>
          <w:marTop w:val="0"/>
          <w:marBottom w:val="0"/>
          <w:divBdr>
            <w:top w:val="none" w:sz="0" w:space="0" w:color="auto"/>
            <w:left w:val="none" w:sz="0" w:space="0" w:color="auto"/>
            <w:bottom w:val="none" w:sz="0" w:space="0" w:color="auto"/>
            <w:right w:val="none" w:sz="0" w:space="0" w:color="auto"/>
          </w:divBdr>
        </w:div>
        <w:div w:id="174882758">
          <w:marLeft w:val="640"/>
          <w:marRight w:val="0"/>
          <w:marTop w:val="0"/>
          <w:marBottom w:val="0"/>
          <w:divBdr>
            <w:top w:val="none" w:sz="0" w:space="0" w:color="auto"/>
            <w:left w:val="none" w:sz="0" w:space="0" w:color="auto"/>
            <w:bottom w:val="none" w:sz="0" w:space="0" w:color="auto"/>
            <w:right w:val="none" w:sz="0" w:space="0" w:color="auto"/>
          </w:divBdr>
        </w:div>
        <w:div w:id="1976446540">
          <w:marLeft w:val="640"/>
          <w:marRight w:val="0"/>
          <w:marTop w:val="0"/>
          <w:marBottom w:val="0"/>
          <w:divBdr>
            <w:top w:val="none" w:sz="0" w:space="0" w:color="auto"/>
            <w:left w:val="none" w:sz="0" w:space="0" w:color="auto"/>
            <w:bottom w:val="none" w:sz="0" w:space="0" w:color="auto"/>
            <w:right w:val="none" w:sz="0" w:space="0" w:color="auto"/>
          </w:divBdr>
        </w:div>
        <w:div w:id="617757331">
          <w:marLeft w:val="640"/>
          <w:marRight w:val="0"/>
          <w:marTop w:val="0"/>
          <w:marBottom w:val="0"/>
          <w:divBdr>
            <w:top w:val="none" w:sz="0" w:space="0" w:color="auto"/>
            <w:left w:val="none" w:sz="0" w:space="0" w:color="auto"/>
            <w:bottom w:val="none" w:sz="0" w:space="0" w:color="auto"/>
            <w:right w:val="none" w:sz="0" w:space="0" w:color="auto"/>
          </w:divBdr>
        </w:div>
        <w:div w:id="982001640">
          <w:marLeft w:val="640"/>
          <w:marRight w:val="0"/>
          <w:marTop w:val="0"/>
          <w:marBottom w:val="0"/>
          <w:divBdr>
            <w:top w:val="none" w:sz="0" w:space="0" w:color="auto"/>
            <w:left w:val="none" w:sz="0" w:space="0" w:color="auto"/>
            <w:bottom w:val="none" w:sz="0" w:space="0" w:color="auto"/>
            <w:right w:val="none" w:sz="0" w:space="0" w:color="auto"/>
          </w:divBdr>
        </w:div>
        <w:div w:id="217861664">
          <w:marLeft w:val="640"/>
          <w:marRight w:val="0"/>
          <w:marTop w:val="0"/>
          <w:marBottom w:val="0"/>
          <w:divBdr>
            <w:top w:val="none" w:sz="0" w:space="0" w:color="auto"/>
            <w:left w:val="none" w:sz="0" w:space="0" w:color="auto"/>
            <w:bottom w:val="none" w:sz="0" w:space="0" w:color="auto"/>
            <w:right w:val="none" w:sz="0" w:space="0" w:color="auto"/>
          </w:divBdr>
        </w:div>
        <w:div w:id="878594408">
          <w:marLeft w:val="640"/>
          <w:marRight w:val="0"/>
          <w:marTop w:val="0"/>
          <w:marBottom w:val="0"/>
          <w:divBdr>
            <w:top w:val="none" w:sz="0" w:space="0" w:color="auto"/>
            <w:left w:val="none" w:sz="0" w:space="0" w:color="auto"/>
            <w:bottom w:val="none" w:sz="0" w:space="0" w:color="auto"/>
            <w:right w:val="none" w:sz="0" w:space="0" w:color="auto"/>
          </w:divBdr>
        </w:div>
        <w:div w:id="1035733860">
          <w:marLeft w:val="640"/>
          <w:marRight w:val="0"/>
          <w:marTop w:val="0"/>
          <w:marBottom w:val="0"/>
          <w:divBdr>
            <w:top w:val="none" w:sz="0" w:space="0" w:color="auto"/>
            <w:left w:val="none" w:sz="0" w:space="0" w:color="auto"/>
            <w:bottom w:val="none" w:sz="0" w:space="0" w:color="auto"/>
            <w:right w:val="none" w:sz="0" w:space="0" w:color="auto"/>
          </w:divBdr>
        </w:div>
        <w:div w:id="2013020539">
          <w:marLeft w:val="640"/>
          <w:marRight w:val="0"/>
          <w:marTop w:val="0"/>
          <w:marBottom w:val="0"/>
          <w:divBdr>
            <w:top w:val="none" w:sz="0" w:space="0" w:color="auto"/>
            <w:left w:val="none" w:sz="0" w:space="0" w:color="auto"/>
            <w:bottom w:val="none" w:sz="0" w:space="0" w:color="auto"/>
            <w:right w:val="none" w:sz="0" w:space="0" w:color="auto"/>
          </w:divBdr>
        </w:div>
        <w:div w:id="674308505">
          <w:marLeft w:val="640"/>
          <w:marRight w:val="0"/>
          <w:marTop w:val="0"/>
          <w:marBottom w:val="0"/>
          <w:divBdr>
            <w:top w:val="none" w:sz="0" w:space="0" w:color="auto"/>
            <w:left w:val="none" w:sz="0" w:space="0" w:color="auto"/>
            <w:bottom w:val="none" w:sz="0" w:space="0" w:color="auto"/>
            <w:right w:val="none" w:sz="0" w:space="0" w:color="auto"/>
          </w:divBdr>
        </w:div>
        <w:div w:id="141704559">
          <w:marLeft w:val="640"/>
          <w:marRight w:val="0"/>
          <w:marTop w:val="0"/>
          <w:marBottom w:val="0"/>
          <w:divBdr>
            <w:top w:val="none" w:sz="0" w:space="0" w:color="auto"/>
            <w:left w:val="none" w:sz="0" w:space="0" w:color="auto"/>
            <w:bottom w:val="none" w:sz="0" w:space="0" w:color="auto"/>
            <w:right w:val="none" w:sz="0" w:space="0" w:color="auto"/>
          </w:divBdr>
        </w:div>
        <w:div w:id="1706560726">
          <w:marLeft w:val="640"/>
          <w:marRight w:val="0"/>
          <w:marTop w:val="0"/>
          <w:marBottom w:val="0"/>
          <w:divBdr>
            <w:top w:val="none" w:sz="0" w:space="0" w:color="auto"/>
            <w:left w:val="none" w:sz="0" w:space="0" w:color="auto"/>
            <w:bottom w:val="none" w:sz="0" w:space="0" w:color="auto"/>
            <w:right w:val="none" w:sz="0" w:space="0" w:color="auto"/>
          </w:divBdr>
        </w:div>
        <w:div w:id="155995793">
          <w:marLeft w:val="640"/>
          <w:marRight w:val="0"/>
          <w:marTop w:val="0"/>
          <w:marBottom w:val="0"/>
          <w:divBdr>
            <w:top w:val="none" w:sz="0" w:space="0" w:color="auto"/>
            <w:left w:val="none" w:sz="0" w:space="0" w:color="auto"/>
            <w:bottom w:val="none" w:sz="0" w:space="0" w:color="auto"/>
            <w:right w:val="none" w:sz="0" w:space="0" w:color="auto"/>
          </w:divBdr>
        </w:div>
        <w:div w:id="552622177">
          <w:marLeft w:val="640"/>
          <w:marRight w:val="0"/>
          <w:marTop w:val="0"/>
          <w:marBottom w:val="0"/>
          <w:divBdr>
            <w:top w:val="none" w:sz="0" w:space="0" w:color="auto"/>
            <w:left w:val="none" w:sz="0" w:space="0" w:color="auto"/>
            <w:bottom w:val="none" w:sz="0" w:space="0" w:color="auto"/>
            <w:right w:val="none" w:sz="0" w:space="0" w:color="auto"/>
          </w:divBdr>
        </w:div>
        <w:div w:id="536353168">
          <w:marLeft w:val="640"/>
          <w:marRight w:val="0"/>
          <w:marTop w:val="0"/>
          <w:marBottom w:val="0"/>
          <w:divBdr>
            <w:top w:val="none" w:sz="0" w:space="0" w:color="auto"/>
            <w:left w:val="none" w:sz="0" w:space="0" w:color="auto"/>
            <w:bottom w:val="none" w:sz="0" w:space="0" w:color="auto"/>
            <w:right w:val="none" w:sz="0" w:space="0" w:color="auto"/>
          </w:divBdr>
        </w:div>
        <w:div w:id="948438680">
          <w:marLeft w:val="640"/>
          <w:marRight w:val="0"/>
          <w:marTop w:val="0"/>
          <w:marBottom w:val="0"/>
          <w:divBdr>
            <w:top w:val="none" w:sz="0" w:space="0" w:color="auto"/>
            <w:left w:val="none" w:sz="0" w:space="0" w:color="auto"/>
            <w:bottom w:val="none" w:sz="0" w:space="0" w:color="auto"/>
            <w:right w:val="none" w:sz="0" w:space="0" w:color="auto"/>
          </w:divBdr>
        </w:div>
        <w:div w:id="206649306">
          <w:marLeft w:val="640"/>
          <w:marRight w:val="0"/>
          <w:marTop w:val="0"/>
          <w:marBottom w:val="0"/>
          <w:divBdr>
            <w:top w:val="none" w:sz="0" w:space="0" w:color="auto"/>
            <w:left w:val="none" w:sz="0" w:space="0" w:color="auto"/>
            <w:bottom w:val="none" w:sz="0" w:space="0" w:color="auto"/>
            <w:right w:val="none" w:sz="0" w:space="0" w:color="auto"/>
          </w:divBdr>
        </w:div>
        <w:div w:id="1254516063">
          <w:marLeft w:val="640"/>
          <w:marRight w:val="0"/>
          <w:marTop w:val="0"/>
          <w:marBottom w:val="0"/>
          <w:divBdr>
            <w:top w:val="none" w:sz="0" w:space="0" w:color="auto"/>
            <w:left w:val="none" w:sz="0" w:space="0" w:color="auto"/>
            <w:bottom w:val="none" w:sz="0" w:space="0" w:color="auto"/>
            <w:right w:val="none" w:sz="0" w:space="0" w:color="auto"/>
          </w:divBdr>
        </w:div>
      </w:divsChild>
    </w:div>
    <w:div w:id="278726019">
      <w:bodyDiv w:val="1"/>
      <w:marLeft w:val="0"/>
      <w:marRight w:val="0"/>
      <w:marTop w:val="0"/>
      <w:marBottom w:val="0"/>
      <w:divBdr>
        <w:top w:val="none" w:sz="0" w:space="0" w:color="auto"/>
        <w:left w:val="none" w:sz="0" w:space="0" w:color="auto"/>
        <w:bottom w:val="none" w:sz="0" w:space="0" w:color="auto"/>
        <w:right w:val="none" w:sz="0" w:space="0" w:color="auto"/>
      </w:divBdr>
      <w:divsChild>
        <w:div w:id="534270813">
          <w:marLeft w:val="640"/>
          <w:marRight w:val="0"/>
          <w:marTop w:val="0"/>
          <w:marBottom w:val="0"/>
          <w:divBdr>
            <w:top w:val="none" w:sz="0" w:space="0" w:color="auto"/>
            <w:left w:val="none" w:sz="0" w:space="0" w:color="auto"/>
            <w:bottom w:val="none" w:sz="0" w:space="0" w:color="auto"/>
            <w:right w:val="none" w:sz="0" w:space="0" w:color="auto"/>
          </w:divBdr>
        </w:div>
        <w:div w:id="913244952">
          <w:marLeft w:val="640"/>
          <w:marRight w:val="0"/>
          <w:marTop w:val="0"/>
          <w:marBottom w:val="0"/>
          <w:divBdr>
            <w:top w:val="none" w:sz="0" w:space="0" w:color="auto"/>
            <w:left w:val="none" w:sz="0" w:space="0" w:color="auto"/>
            <w:bottom w:val="none" w:sz="0" w:space="0" w:color="auto"/>
            <w:right w:val="none" w:sz="0" w:space="0" w:color="auto"/>
          </w:divBdr>
        </w:div>
        <w:div w:id="742414124">
          <w:marLeft w:val="640"/>
          <w:marRight w:val="0"/>
          <w:marTop w:val="0"/>
          <w:marBottom w:val="0"/>
          <w:divBdr>
            <w:top w:val="none" w:sz="0" w:space="0" w:color="auto"/>
            <w:left w:val="none" w:sz="0" w:space="0" w:color="auto"/>
            <w:bottom w:val="none" w:sz="0" w:space="0" w:color="auto"/>
            <w:right w:val="none" w:sz="0" w:space="0" w:color="auto"/>
          </w:divBdr>
        </w:div>
        <w:div w:id="1695573194">
          <w:marLeft w:val="640"/>
          <w:marRight w:val="0"/>
          <w:marTop w:val="0"/>
          <w:marBottom w:val="0"/>
          <w:divBdr>
            <w:top w:val="none" w:sz="0" w:space="0" w:color="auto"/>
            <w:left w:val="none" w:sz="0" w:space="0" w:color="auto"/>
            <w:bottom w:val="none" w:sz="0" w:space="0" w:color="auto"/>
            <w:right w:val="none" w:sz="0" w:space="0" w:color="auto"/>
          </w:divBdr>
        </w:div>
        <w:div w:id="1252398206">
          <w:marLeft w:val="640"/>
          <w:marRight w:val="0"/>
          <w:marTop w:val="0"/>
          <w:marBottom w:val="0"/>
          <w:divBdr>
            <w:top w:val="none" w:sz="0" w:space="0" w:color="auto"/>
            <w:left w:val="none" w:sz="0" w:space="0" w:color="auto"/>
            <w:bottom w:val="none" w:sz="0" w:space="0" w:color="auto"/>
            <w:right w:val="none" w:sz="0" w:space="0" w:color="auto"/>
          </w:divBdr>
        </w:div>
        <w:div w:id="1182014840">
          <w:marLeft w:val="640"/>
          <w:marRight w:val="0"/>
          <w:marTop w:val="0"/>
          <w:marBottom w:val="0"/>
          <w:divBdr>
            <w:top w:val="none" w:sz="0" w:space="0" w:color="auto"/>
            <w:left w:val="none" w:sz="0" w:space="0" w:color="auto"/>
            <w:bottom w:val="none" w:sz="0" w:space="0" w:color="auto"/>
            <w:right w:val="none" w:sz="0" w:space="0" w:color="auto"/>
          </w:divBdr>
        </w:div>
        <w:div w:id="332419936">
          <w:marLeft w:val="640"/>
          <w:marRight w:val="0"/>
          <w:marTop w:val="0"/>
          <w:marBottom w:val="0"/>
          <w:divBdr>
            <w:top w:val="none" w:sz="0" w:space="0" w:color="auto"/>
            <w:left w:val="none" w:sz="0" w:space="0" w:color="auto"/>
            <w:bottom w:val="none" w:sz="0" w:space="0" w:color="auto"/>
            <w:right w:val="none" w:sz="0" w:space="0" w:color="auto"/>
          </w:divBdr>
        </w:div>
        <w:div w:id="750587329">
          <w:marLeft w:val="640"/>
          <w:marRight w:val="0"/>
          <w:marTop w:val="0"/>
          <w:marBottom w:val="0"/>
          <w:divBdr>
            <w:top w:val="none" w:sz="0" w:space="0" w:color="auto"/>
            <w:left w:val="none" w:sz="0" w:space="0" w:color="auto"/>
            <w:bottom w:val="none" w:sz="0" w:space="0" w:color="auto"/>
            <w:right w:val="none" w:sz="0" w:space="0" w:color="auto"/>
          </w:divBdr>
        </w:div>
        <w:div w:id="1076829907">
          <w:marLeft w:val="640"/>
          <w:marRight w:val="0"/>
          <w:marTop w:val="0"/>
          <w:marBottom w:val="0"/>
          <w:divBdr>
            <w:top w:val="none" w:sz="0" w:space="0" w:color="auto"/>
            <w:left w:val="none" w:sz="0" w:space="0" w:color="auto"/>
            <w:bottom w:val="none" w:sz="0" w:space="0" w:color="auto"/>
            <w:right w:val="none" w:sz="0" w:space="0" w:color="auto"/>
          </w:divBdr>
        </w:div>
        <w:div w:id="648944881">
          <w:marLeft w:val="640"/>
          <w:marRight w:val="0"/>
          <w:marTop w:val="0"/>
          <w:marBottom w:val="0"/>
          <w:divBdr>
            <w:top w:val="none" w:sz="0" w:space="0" w:color="auto"/>
            <w:left w:val="none" w:sz="0" w:space="0" w:color="auto"/>
            <w:bottom w:val="none" w:sz="0" w:space="0" w:color="auto"/>
            <w:right w:val="none" w:sz="0" w:space="0" w:color="auto"/>
          </w:divBdr>
        </w:div>
        <w:div w:id="1697385408">
          <w:marLeft w:val="640"/>
          <w:marRight w:val="0"/>
          <w:marTop w:val="0"/>
          <w:marBottom w:val="0"/>
          <w:divBdr>
            <w:top w:val="none" w:sz="0" w:space="0" w:color="auto"/>
            <w:left w:val="none" w:sz="0" w:space="0" w:color="auto"/>
            <w:bottom w:val="none" w:sz="0" w:space="0" w:color="auto"/>
            <w:right w:val="none" w:sz="0" w:space="0" w:color="auto"/>
          </w:divBdr>
        </w:div>
        <w:div w:id="1659187845">
          <w:marLeft w:val="640"/>
          <w:marRight w:val="0"/>
          <w:marTop w:val="0"/>
          <w:marBottom w:val="0"/>
          <w:divBdr>
            <w:top w:val="none" w:sz="0" w:space="0" w:color="auto"/>
            <w:left w:val="none" w:sz="0" w:space="0" w:color="auto"/>
            <w:bottom w:val="none" w:sz="0" w:space="0" w:color="auto"/>
            <w:right w:val="none" w:sz="0" w:space="0" w:color="auto"/>
          </w:divBdr>
        </w:div>
        <w:div w:id="625311373">
          <w:marLeft w:val="640"/>
          <w:marRight w:val="0"/>
          <w:marTop w:val="0"/>
          <w:marBottom w:val="0"/>
          <w:divBdr>
            <w:top w:val="none" w:sz="0" w:space="0" w:color="auto"/>
            <w:left w:val="none" w:sz="0" w:space="0" w:color="auto"/>
            <w:bottom w:val="none" w:sz="0" w:space="0" w:color="auto"/>
            <w:right w:val="none" w:sz="0" w:space="0" w:color="auto"/>
          </w:divBdr>
        </w:div>
        <w:div w:id="196241713">
          <w:marLeft w:val="640"/>
          <w:marRight w:val="0"/>
          <w:marTop w:val="0"/>
          <w:marBottom w:val="0"/>
          <w:divBdr>
            <w:top w:val="none" w:sz="0" w:space="0" w:color="auto"/>
            <w:left w:val="none" w:sz="0" w:space="0" w:color="auto"/>
            <w:bottom w:val="none" w:sz="0" w:space="0" w:color="auto"/>
            <w:right w:val="none" w:sz="0" w:space="0" w:color="auto"/>
          </w:divBdr>
        </w:div>
        <w:div w:id="696975846">
          <w:marLeft w:val="640"/>
          <w:marRight w:val="0"/>
          <w:marTop w:val="0"/>
          <w:marBottom w:val="0"/>
          <w:divBdr>
            <w:top w:val="none" w:sz="0" w:space="0" w:color="auto"/>
            <w:left w:val="none" w:sz="0" w:space="0" w:color="auto"/>
            <w:bottom w:val="none" w:sz="0" w:space="0" w:color="auto"/>
            <w:right w:val="none" w:sz="0" w:space="0" w:color="auto"/>
          </w:divBdr>
        </w:div>
        <w:div w:id="1334839470">
          <w:marLeft w:val="640"/>
          <w:marRight w:val="0"/>
          <w:marTop w:val="0"/>
          <w:marBottom w:val="0"/>
          <w:divBdr>
            <w:top w:val="none" w:sz="0" w:space="0" w:color="auto"/>
            <w:left w:val="none" w:sz="0" w:space="0" w:color="auto"/>
            <w:bottom w:val="none" w:sz="0" w:space="0" w:color="auto"/>
            <w:right w:val="none" w:sz="0" w:space="0" w:color="auto"/>
          </w:divBdr>
        </w:div>
        <w:div w:id="118380059">
          <w:marLeft w:val="640"/>
          <w:marRight w:val="0"/>
          <w:marTop w:val="0"/>
          <w:marBottom w:val="0"/>
          <w:divBdr>
            <w:top w:val="none" w:sz="0" w:space="0" w:color="auto"/>
            <w:left w:val="none" w:sz="0" w:space="0" w:color="auto"/>
            <w:bottom w:val="none" w:sz="0" w:space="0" w:color="auto"/>
            <w:right w:val="none" w:sz="0" w:space="0" w:color="auto"/>
          </w:divBdr>
        </w:div>
        <w:div w:id="2097045398">
          <w:marLeft w:val="640"/>
          <w:marRight w:val="0"/>
          <w:marTop w:val="0"/>
          <w:marBottom w:val="0"/>
          <w:divBdr>
            <w:top w:val="none" w:sz="0" w:space="0" w:color="auto"/>
            <w:left w:val="none" w:sz="0" w:space="0" w:color="auto"/>
            <w:bottom w:val="none" w:sz="0" w:space="0" w:color="auto"/>
            <w:right w:val="none" w:sz="0" w:space="0" w:color="auto"/>
          </w:divBdr>
        </w:div>
        <w:div w:id="477650578">
          <w:marLeft w:val="640"/>
          <w:marRight w:val="0"/>
          <w:marTop w:val="0"/>
          <w:marBottom w:val="0"/>
          <w:divBdr>
            <w:top w:val="none" w:sz="0" w:space="0" w:color="auto"/>
            <w:left w:val="none" w:sz="0" w:space="0" w:color="auto"/>
            <w:bottom w:val="none" w:sz="0" w:space="0" w:color="auto"/>
            <w:right w:val="none" w:sz="0" w:space="0" w:color="auto"/>
          </w:divBdr>
        </w:div>
        <w:div w:id="1042438517">
          <w:marLeft w:val="640"/>
          <w:marRight w:val="0"/>
          <w:marTop w:val="0"/>
          <w:marBottom w:val="0"/>
          <w:divBdr>
            <w:top w:val="none" w:sz="0" w:space="0" w:color="auto"/>
            <w:left w:val="none" w:sz="0" w:space="0" w:color="auto"/>
            <w:bottom w:val="none" w:sz="0" w:space="0" w:color="auto"/>
            <w:right w:val="none" w:sz="0" w:space="0" w:color="auto"/>
          </w:divBdr>
        </w:div>
        <w:div w:id="2022735807">
          <w:marLeft w:val="640"/>
          <w:marRight w:val="0"/>
          <w:marTop w:val="0"/>
          <w:marBottom w:val="0"/>
          <w:divBdr>
            <w:top w:val="none" w:sz="0" w:space="0" w:color="auto"/>
            <w:left w:val="none" w:sz="0" w:space="0" w:color="auto"/>
            <w:bottom w:val="none" w:sz="0" w:space="0" w:color="auto"/>
            <w:right w:val="none" w:sz="0" w:space="0" w:color="auto"/>
          </w:divBdr>
        </w:div>
        <w:div w:id="1647471886">
          <w:marLeft w:val="640"/>
          <w:marRight w:val="0"/>
          <w:marTop w:val="0"/>
          <w:marBottom w:val="0"/>
          <w:divBdr>
            <w:top w:val="none" w:sz="0" w:space="0" w:color="auto"/>
            <w:left w:val="none" w:sz="0" w:space="0" w:color="auto"/>
            <w:bottom w:val="none" w:sz="0" w:space="0" w:color="auto"/>
            <w:right w:val="none" w:sz="0" w:space="0" w:color="auto"/>
          </w:divBdr>
        </w:div>
        <w:div w:id="1775856529">
          <w:marLeft w:val="640"/>
          <w:marRight w:val="0"/>
          <w:marTop w:val="0"/>
          <w:marBottom w:val="0"/>
          <w:divBdr>
            <w:top w:val="none" w:sz="0" w:space="0" w:color="auto"/>
            <w:left w:val="none" w:sz="0" w:space="0" w:color="auto"/>
            <w:bottom w:val="none" w:sz="0" w:space="0" w:color="auto"/>
            <w:right w:val="none" w:sz="0" w:space="0" w:color="auto"/>
          </w:divBdr>
        </w:div>
        <w:div w:id="841091931">
          <w:marLeft w:val="640"/>
          <w:marRight w:val="0"/>
          <w:marTop w:val="0"/>
          <w:marBottom w:val="0"/>
          <w:divBdr>
            <w:top w:val="none" w:sz="0" w:space="0" w:color="auto"/>
            <w:left w:val="none" w:sz="0" w:space="0" w:color="auto"/>
            <w:bottom w:val="none" w:sz="0" w:space="0" w:color="auto"/>
            <w:right w:val="none" w:sz="0" w:space="0" w:color="auto"/>
          </w:divBdr>
        </w:div>
        <w:div w:id="530921425">
          <w:marLeft w:val="640"/>
          <w:marRight w:val="0"/>
          <w:marTop w:val="0"/>
          <w:marBottom w:val="0"/>
          <w:divBdr>
            <w:top w:val="none" w:sz="0" w:space="0" w:color="auto"/>
            <w:left w:val="none" w:sz="0" w:space="0" w:color="auto"/>
            <w:bottom w:val="none" w:sz="0" w:space="0" w:color="auto"/>
            <w:right w:val="none" w:sz="0" w:space="0" w:color="auto"/>
          </w:divBdr>
        </w:div>
        <w:div w:id="1415395213">
          <w:marLeft w:val="640"/>
          <w:marRight w:val="0"/>
          <w:marTop w:val="0"/>
          <w:marBottom w:val="0"/>
          <w:divBdr>
            <w:top w:val="none" w:sz="0" w:space="0" w:color="auto"/>
            <w:left w:val="none" w:sz="0" w:space="0" w:color="auto"/>
            <w:bottom w:val="none" w:sz="0" w:space="0" w:color="auto"/>
            <w:right w:val="none" w:sz="0" w:space="0" w:color="auto"/>
          </w:divBdr>
        </w:div>
        <w:div w:id="849177024">
          <w:marLeft w:val="640"/>
          <w:marRight w:val="0"/>
          <w:marTop w:val="0"/>
          <w:marBottom w:val="0"/>
          <w:divBdr>
            <w:top w:val="none" w:sz="0" w:space="0" w:color="auto"/>
            <w:left w:val="none" w:sz="0" w:space="0" w:color="auto"/>
            <w:bottom w:val="none" w:sz="0" w:space="0" w:color="auto"/>
            <w:right w:val="none" w:sz="0" w:space="0" w:color="auto"/>
          </w:divBdr>
        </w:div>
        <w:div w:id="107429211">
          <w:marLeft w:val="640"/>
          <w:marRight w:val="0"/>
          <w:marTop w:val="0"/>
          <w:marBottom w:val="0"/>
          <w:divBdr>
            <w:top w:val="none" w:sz="0" w:space="0" w:color="auto"/>
            <w:left w:val="none" w:sz="0" w:space="0" w:color="auto"/>
            <w:bottom w:val="none" w:sz="0" w:space="0" w:color="auto"/>
            <w:right w:val="none" w:sz="0" w:space="0" w:color="auto"/>
          </w:divBdr>
        </w:div>
        <w:div w:id="1707171007">
          <w:marLeft w:val="640"/>
          <w:marRight w:val="0"/>
          <w:marTop w:val="0"/>
          <w:marBottom w:val="0"/>
          <w:divBdr>
            <w:top w:val="none" w:sz="0" w:space="0" w:color="auto"/>
            <w:left w:val="none" w:sz="0" w:space="0" w:color="auto"/>
            <w:bottom w:val="none" w:sz="0" w:space="0" w:color="auto"/>
            <w:right w:val="none" w:sz="0" w:space="0" w:color="auto"/>
          </w:divBdr>
        </w:div>
        <w:div w:id="652834315">
          <w:marLeft w:val="640"/>
          <w:marRight w:val="0"/>
          <w:marTop w:val="0"/>
          <w:marBottom w:val="0"/>
          <w:divBdr>
            <w:top w:val="none" w:sz="0" w:space="0" w:color="auto"/>
            <w:left w:val="none" w:sz="0" w:space="0" w:color="auto"/>
            <w:bottom w:val="none" w:sz="0" w:space="0" w:color="auto"/>
            <w:right w:val="none" w:sz="0" w:space="0" w:color="auto"/>
          </w:divBdr>
        </w:div>
        <w:div w:id="583342105">
          <w:marLeft w:val="640"/>
          <w:marRight w:val="0"/>
          <w:marTop w:val="0"/>
          <w:marBottom w:val="0"/>
          <w:divBdr>
            <w:top w:val="none" w:sz="0" w:space="0" w:color="auto"/>
            <w:left w:val="none" w:sz="0" w:space="0" w:color="auto"/>
            <w:bottom w:val="none" w:sz="0" w:space="0" w:color="auto"/>
            <w:right w:val="none" w:sz="0" w:space="0" w:color="auto"/>
          </w:divBdr>
        </w:div>
        <w:div w:id="328992650">
          <w:marLeft w:val="640"/>
          <w:marRight w:val="0"/>
          <w:marTop w:val="0"/>
          <w:marBottom w:val="0"/>
          <w:divBdr>
            <w:top w:val="none" w:sz="0" w:space="0" w:color="auto"/>
            <w:left w:val="none" w:sz="0" w:space="0" w:color="auto"/>
            <w:bottom w:val="none" w:sz="0" w:space="0" w:color="auto"/>
            <w:right w:val="none" w:sz="0" w:space="0" w:color="auto"/>
          </w:divBdr>
        </w:div>
        <w:div w:id="1190487187">
          <w:marLeft w:val="640"/>
          <w:marRight w:val="0"/>
          <w:marTop w:val="0"/>
          <w:marBottom w:val="0"/>
          <w:divBdr>
            <w:top w:val="none" w:sz="0" w:space="0" w:color="auto"/>
            <w:left w:val="none" w:sz="0" w:space="0" w:color="auto"/>
            <w:bottom w:val="none" w:sz="0" w:space="0" w:color="auto"/>
            <w:right w:val="none" w:sz="0" w:space="0" w:color="auto"/>
          </w:divBdr>
        </w:div>
        <w:div w:id="2029092225">
          <w:marLeft w:val="640"/>
          <w:marRight w:val="0"/>
          <w:marTop w:val="0"/>
          <w:marBottom w:val="0"/>
          <w:divBdr>
            <w:top w:val="none" w:sz="0" w:space="0" w:color="auto"/>
            <w:left w:val="none" w:sz="0" w:space="0" w:color="auto"/>
            <w:bottom w:val="none" w:sz="0" w:space="0" w:color="auto"/>
            <w:right w:val="none" w:sz="0" w:space="0" w:color="auto"/>
          </w:divBdr>
        </w:div>
        <w:div w:id="1979844722">
          <w:marLeft w:val="640"/>
          <w:marRight w:val="0"/>
          <w:marTop w:val="0"/>
          <w:marBottom w:val="0"/>
          <w:divBdr>
            <w:top w:val="none" w:sz="0" w:space="0" w:color="auto"/>
            <w:left w:val="none" w:sz="0" w:space="0" w:color="auto"/>
            <w:bottom w:val="none" w:sz="0" w:space="0" w:color="auto"/>
            <w:right w:val="none" w:sz="0" w:space="0" w:color="auto"/>
          </w:divBdr>
        </w:div>
        <w:div w:id="185601885">
          <w:marLeft w:val="640"/>
          <w:marRight w:val="0"/>
          <w:marTop w:val="0"/>
          <w:marBottom w:val="0"/>
          <w:divBdr>
            <w:top w:val="none" w:sz="0" w:space="0" w:color="auto"/>
            <w:left w:val="none" w:sz="0" w:space="0" w:color="auto"/>
            <w:bottom w:val="none" w:sz="0" w:space="0" w:color="auto"/>
            <w:right w:val="none" w:sz="0" w:space="0" w:color="auto"/>
          </w:divBdr>
        </w:div>
        <w:div w:id="2146776084">
          <w:marLeft w:val="640"/>
          <w:marRight w:val="0"/>
          <w:marTop w:val="0"/>
          <w:marBottom w:val="0"/>
          <w:divBdr>
            <w:top w:val="none" w:sz="0" w:space="0" w:color="auto"/>
            <w:left w:val="none" w:sz="0" w:space="0" w:color="auto"/>
            <w:bottom w:val="none" w:sz="0" w:space="0" w:color="auto"/>
            <w:right w:val="none" w:sz="0" w:space="0" w:color="auto"/>
          </w:divBdr>
        </w:div>
        <w:div w:id="1837265867">
          <w:marLeft w:val="640"/>
          <w:marRight w:val="0"/>
          <w:marTop w:val="0"/>
          <w:marBottom w:val="0"/>
          <w:divBdr>
            <w:top w:val="none" w:sz="0" w:space="0" w:color="auto"/>
            <w:left w:val="none" w:sz="0" w:space="0" w:color="auto"/>
            <w:bottom w:val="none" w:sz="0" w:space="0" w:color="auto"/>
            <w:right w:val="none" w:sz="0" w:space="0" w:color="auto"/>
          </w:divBdr>
        </w:div>
        <w:div w:id="1297562723">
          <w:marLeft w:val="640"/>
          <w:marRight w:val="0"/>
          <w:marTop w:val="0"/>
          <w:marBottom w:val="0"/>
          <w:divBdr>
            <w:top w:val="none" w:sz="0" w:space="0" w:color="auto"/>
            <w:left w:val="none" w:sz="0" w:space="0" w:color="auto"/>
            <w:bottom w:val="none" w:sz="0" w:space="0" w:color="auto"/>
            <w:right w:val="none" w:sz="0" w:space="0" w:color="auto"/>
          </w:divBdr>
        </w:div>
        <w:div w:id="1134299353">
          <w:marLeft w:val="640"/>
          <w:marRight w:val="0"/>
          <w:marTop w:val="0"/>
          <w:marBottom w:val="0"/>
          <w:divBdr>
            <w:top w:val="none" w:sz="0" w:space="0" w:color="auto"/>
            <w:left w:val="none" w:sz="0" w:space="0" w:color="auto"/>
            <w:bottom w:val="none" w:sz="0" w:space="0" w:color="auto"/>
            <w:right w:val="none" w:sz="0" w:space="0" w:color="auto"/>
          </w:divBdr>
        </w:div>
        <w:div w:id="18093352">
          <w:marLeft w:val="640"/>
          <w:marRight w:val="0"/>
          <w:marTop w:val="0"/>
          <w:marBottom w:val="0"/>
          <w:divBdr>
            <w:top w:val="none" w:sz="0" w:space="0" w:color="auto"/>
            <w:left w:val="none" w:sz="0" w:space="0" w:color="auto"/>
            <w:bottom w:val="none" w:sz="0" w:space="0" w:color="auto"/>
            <w:right w:val="none" w:sz="0" w:space="0" w:color="auto"/>
          </w:divBdr>
        </w:div>
        <w:div w:id="872887062">
          <w:marLeft w:val="640"/>
          <w:marRight w:val="0"/>
          <w:marTop w:val="0"/>
          <w:marBottom w:val="0"/>
          <w:divBdr>
            <w:top w:val="none" w:sz="0" w:space="0" w:color="auto"/>
            <w:left w:val="none" w:sz="0" w:space="0" w:color="auto"/>
            <w:bottom w:val="none" w:sz="0" w:space="0" w:color="auto"/>
            <w:right w:val="none" w:sz="0" w:space="0" w:color="auto"/>
          </w:divBdr>
        </w:div>
        <w:div w:id="1669942540">
          <w:marLeft w:val="640"/>
          <w:marRight w:val="0"/>
          <w:marTop w:val="0"/>
          <w:marBottom w:val="0"/>
          <w:divBdr>
            <w:top w:val="none" w:sz="0" w:space="0" w:color="auto"/>
            <w:left w:val="none" w:sz="0" w:space="0" w:color="auto"/>
            <w:bottom w:val="none" w:sz="0" w:space="0" w:color="auto"/>
            <w:right w:val="none" w:sz="0" w:space="0" w:color="auto"/>
          </w:divBdr>
        </w:div>
        <w:div w:id="1407067366">
          <w:marLeft w:val="640"/>
          <w:marRight w:val="0"/>
          <w:marTop w:val="0"/>
          <w:marBottom w:val="0"/>
          <w:divBdr>
            <w:top w:val="none" w:sz="0" w:space="0" w:color="auto"/>
            <w:left w:val="none" w:sz="0" w:space="0" w:color="auto"/>
            <w:bottom w:val="none" w:sz="0" w:space="0" w:color="auto"/>
            <w:right w:val="none" w:sz="0" w:space="0" w:color="auto"/>
          </w:divBdr>
        </w:div>
        <w:div w:id="358168466">
          <w:marLeft w:val="640"/>
          <w:marRight w:val="0"/>
          <w:marTop w:val="0"/>
          <w:marBottom w:val="0"/>
          <w:divBdr>
            <w:top w:val="none" w:sz="0" w:space="0" w:color="auto"/>
            <w:left w:val="none" w:sz="0" w:space="0" w:color="auto"/>
            <w:bottom w:val="none" w:sz="0" w:space="0" w:color="auto"/>
            <w:right w:val="none" w:sz="0" w:space="0" w:color="auto"/>
          </w:divBdr>
        </w:div>
        <w:div w:id="19167082">
          <w:marLeft w:val="640"/>
          <w:marRight w:val="0"/>
          <w:marTop w:val="0"/>
          <w:marBottom w:val="0"/>
          <w:divBdr>
            <w:top w:val="none" w:sz="0" w:space="0" w:color="auto"/>
            <w:left w:val="none" w:sz="0" w:space="0" w:color="auto"/>
            <w:bottom w:val="none" w:sz="0" w:space="0" w:color="auto"/>
            <w:right w:val="none" w:sz="0" w:space="0" w:color="auto"/>
          </w:divBdr>
        </w:div>
        <w:div w:id="993488688">
          <w:marLeft w:val="640"/>
          <w:marRight w:val="0"/>
          <w:marTop w:val="0"/>
          <w:marBottom w:val="0"/>
          <w:divBdr>
            <w:top w:val="none" w:sz="0" w:space="0" w:color="auto"/>
            <w:left w:val="none" w:sz="0" w:space="0" w:color="auto"/>
            <w:bottom w:val="none" w:sz="0" w:space="0" w:color="auto"/>
            <w:right w:val="none" w:sz="0" w:space="0" w:color="auto"/>
          </w:divBdr>
        </w:div>
        <w:div w:id="910844308">
          <w:marLeft w:val="640"/>
          <w:marRight w:val="0"/>
          <w:marTop w:val="0"/>
          <w:marBottom w:val="0"/>
          <w:divBdr>
            <w:top w:val="none" w:sz="0" w:space="0" w:color="auto"/>
            <w:left w:val="none" w:sz="0" w:space="0" w:color="auto"/>
            <w:bottom w:val="none" w:sz="0" w:space="0" w:color="auto"/>
            <w:right w:val="none" w:sz="0" w:space="0" w:color="auto"/>
          </w:divBdr>
        </w:div>
        <w:div w:id="135799563">
          <w:marLeft w:val="640"/>
          <w:marRight w:val="0"/>
          <w:marTop w:val="0"/>
          <w:marBottom w:val="0"/>
          <w:divBdr>
            <w:top w:val="none" w:sz="0" w:space="0" w:color="auto"/>
            <w:left w:val="none" w:sz="0" w:space="0" w:color="auto"/>
            <w:bottom w:val="none" w:sz="0" w:space="0" w:color="auto"/>
            <w:right w:val="none" w:sz="0" w:space="0" w:color="auto"/>
          </w:divBdr>
        </w:div>
        <w:div w:id="1792239612">
          <w:marLeft w:val="640"/>
          <w:marRight w:val="0"/>
          <w:marTop w:val="0"/>
          <w:marBottom w:val="0"/>
          <w:divBdr>
            <w:top w:val="none" w:sz="0" w:space="0" w:color="auto"/>
            <w:left w:val="none" w:sz="0" w:space="0" w:color="auto"/>
            <w:bottom w:val="none" w:sz="0" w:space="0" w:color="auto"/>
            <w:right w:val="none" w:sz="0" w:space="0" w:color="auto"/>
          </w:divBdr>
        </w:div>
        <w:div w:id="1549878637">
          <w:marLeft w:val="640"/>
          <w:marRight w:val="0"/>
          <w:marTop w:val="0"/>
          <w:marBottom w:val="0"/>
          <w:divBdr>
            <w:top w:val="none" w:sz="0" w:space="0" w:color="auto"/>
            <w:left w:val="none" w:sz="0" w:space="0" w:color="auto"/>
            <w:bottom w:val="none" w:sz="0" w:space="0" w:color="auto"/>
            <w:right w:val="none" w:sz="0" w:space="0" w:color="auto"/>
          </w:divBdr>
        </w:div>
        <w:div w:id="1941328974">
          <w:marLeft w:val="640"/>
          <w:marRight w:val="0"/>
          <w:marTop w:val="0"/>
          <w:marBottom w:val="0"/>
          <w:divBdr>
            <w:top w:val="none" w:sz="0" w:space="0" w:color="auto"/>
            <w:left w:val="none" w:sz="0" w:space="0" w:color="auto"/>
            <w:bottom w:val="none" w:sz="0" w:space="0" w:color="auto"/>
            <w:right w:val="none" w:sz="0" w:space="0" w:color="auto"/>
          </w:divBdr>
        </w:div>
        <w:div w:id="1157040602">
          <w:marLeft w:val="640"/>
          <w:marRight w:val="0"/>
          <w:marTop w:val="0"/>
          <w:marBottom w:val="0"/>
          <w:divBdr>
            <w:top w:val="none" w:sz="0" w:space="0" w:color="auto"/>
            <w:left w:val="none" w:sz="0" w:space="0" w:color="auto"/>
            <w:bottom w:val="none" w:sz="0" w:space="0" w:color="auto"/>
            <w:right w:val="none" w:sz="0" w:space="0" w:color="auto"/>
          </w:divBdr>
        </w:div>
        <w:div w:id="2072728270">
          <w:marLeft w:val="640"/>
          <w:marRight w:val="0"/>
          <w:marTop w:val="0"/>
          <w:marBottom w:val="0"/>
          <w:divBdr>
            <w:top w:val="none" w:sz="0" w:space="0" w:color="auto"/>
            <w:left w:val="none" w:sz="0" w:space="0" w:color="auto"/>
            <w:bottom w:val="none" w:sz="0" w:space="0" w:color="auto"/>
            <w:right w:val="none" w:sz="0" w:space="0" w:color="auto"/>
          </w:divBdr>
        </w:div>
        <w:div w:id="1147208320">
          <w:marLeft w:val="640"/>
          <w:marRight w:val="0"/>
          <w:marTop w:val="0"/>
          <w:marBottom w:val="0"/>
          <w:divBdr>
            <w:top w:val="none" w:sz="0" w:space="0" w:color="auto"/>
            <w:left w:val="none" w:sz="0" w:space="0" w:color="auto"/>
            <w:bottom w:val="none" w:sz="0" w:space="0" w:color="auto"/>
            <w:right w:val="none" w:sz="0" w:space="0" w:color="auto"/>
          </w:divBdr>
        </w:div>
        <w:div w:id="1716854128">
          <w:marLeft w:val="640"/>
          <w:marRight w:val="0"/>
          <w:marTop w:val="0"/>
          <w:marBottom w:val="0"/>
          <w:divBdr>
            <w:top w:val="none" w:sz="0" w:space="0" w:color="auto"/>
            <w:left w:val="none" w:sz="0" w:space="0" w:color="auto"/>
            <w:bottom w:val="none" w:sz="0" w:space="0" w:color="auto"/>
            <w:right w:val="none" w:sz="0" w:space="0" w:color="auto"/>
          </w:divBdr>
        </w:div>
        <w:div w:id="1380588920">
          <w:marLeft w:val="640"/>
          <w:marRight w:val="0"/>
          <w:marTop w:val="0"/>
          <w:marBottom w:val="0"/>
          <w:divBdr>
            <w:top w:val="none" w:sz="0" w:space="0" w:color="auto"/>
            <w:left w:val="none" w:sz="0" w:space="0" w:color="auto"/>
            <w:bottom w:val="none" w:sz="0" w:space="0" w:color="auto"/>
            <w:right w:val="none" w:sz="0" w:space="0" w:color="auto"/>
          </w:divBdr>
        </w:div>
        <w:div w:id="494489898">
          <w:marLeft w:val="640"/>
          <w:marRight w:val="0"/>
          <w:marTop w:val="0"/>
          <w:marBottom w:val="0"/>
          <w:divBdr>
            <w:top w:val="none" w:sz="0" w:space="0" w:color="auto"/>
            <w:left w:val="none" w:sz="0" w:space="0" w:color="auto"/>
            <w:bottom w:val="none" w:sz="0" w:space="0" w:color="auto"/>
            <w:right w:val="none" w:sz="0" w:space="0" w:color="auto"/>
          </w:divBdr>
        </w:div>
        <w:div w:id="1165585514">
          <w:marLeft w:val="640"/>
          <w:marRight w:val="0"/>
          <w:marTop w:val="0"/>
          <w:marBottom w:val="0"/>
          <w:divBdr>
            <w:top w:val="none" w:sz="0" w:space="0" w:color="auto"/>
            <w:left w:val="none" w:sz="0" w:space="0" w:color="auto"/>
            <w:bottom w:val="none" w:sz="0" w:space="0" w:color="auto"/>
            <w:right w:val="none" w:sz="0" w:space="0" w:color="auto"/>
          </w:divBdr>
        </w:div>
        <w:div w:id="1187862858">
          <w:marLeft w:val="640"/>
          <w:marRight w:val="0"/>
          <w:marTop w:val="0"/>
          <w:marBottom w:val="0"/>
          <w:divBdr>
            <w:top w:val="none" w:sz="0" w:space="0" w:color="auto"/>
            <w:left w:val="none" w:sz="0" w:space="0" w:color="auto"/>
            <w:bottom w:val="none" w:sz="0" w:space="0" w:color="auto"/>
            <w:right w:val="none" w:sz="0" w:space="0" w:color="auto"/>
          </w:divBdr>
        </w:div>
        <w:div w:id="2131510378">
          <w:marLeft w:val="640"/>
          <w:marRight w:val="0"/>
          <w:marTop w:val="0"/>
          <w:marBottom w:val="0"/>
          <w:divBdr>
            <w:top w:val="none" w:sz="0" w:space="0" w:color="auto"/>
            <w:left w:val="none" w:sz="0" w:space="0" w:color="auto"/>
            <w:bottom w:val="none" w:sz="0" w:space="0" w:color="auto"/>
            <w:right w:val="none" w:sz="0" w:space="0" w:color="auto"/>
          </w:divBdr>
        </w:div>
        <w:div w:id="775291873">
          <w:marLeft w:val="640"/>
          <w:marRight w:val="0"/>
          <w:marTop w:val="0"/>
          <w:marBottom w:val="0"/>
          <w:divBdr>
            <w:top w:val="none" w:sz="0" w:space="0" w:color="auto"/>
            <w:left w:val="none" w:sz="0" w:space="0" w:color="auto"/>
            <w:bottom w:val="none" w:sz="0" w:space="0" w:color="auto"/>
            <w:right w:val="none" w:sz="0" w:space="0" w:color="auto"/>
          </w:divBdr>
        </w:div>
        <w:div w:id="1335064411">
          <w:marLeft w:val="640"/>
          <w:marRight w:val="0"/>
          <w:marTop w:val="0"/>
          <w:marBottom w:val="0"/>
          <w:divBdr>
            <w:top w:val="none" w:sz="0" w:space="0" w:color="auto"/>
            <w:left w:val="none" w:sz="0" w:space="0" w:color="auto"/>
            <w:bottom w:val="none" w:sz="0" w:space="0" w:color="auto"/>
            <w:right w:val="none" w:sz="0" w:space="0" w:color="auto"/>
          </w:divBdr>
        </w:div>
        <w:div w:id="361977936">
          <w:marLeft w:val="640"/>
          <w:marRight w:val="0"/>
          <w:marTop w:val="0"/>
          <w:marBottom w:val="0"/>
          <w:divBdr>
            <w:top w:val="none" w:sz="0" w:space="0" w:color="auto"/>
            <w:left w:val="none" w:sz="0" w:space="0" w:color="auto"/>
            <w:bottom w:val="none" w:sz="0" w:space="0" w:color="auto"/>
            <w:right w:val="none" w:sz="0" w:space="0" w:color="auto"/>
          </w:divBdr>
        </w:div>
        <w:div w:id="654377033">
          <w:marLeft w:val="640"/>
          <w:marRight w:val="0"/>
          <w:marTop w:val="0"/>
          <w:marBottom w:val="0"/>
          <w:divBdr>
            <w:top w:val="none" w:sz="0" w:space="0" w:color="auto"/>
            <w:left w:val="none" w:sz="0" w:space="0" w:color="auto"/>
            <w:bottom w:val="none" w:sz="0" w:space="0" w:color="auto"/>
            <w:right w:val="none" w:sz="0" w:space="0" w:color="auto"/>
          </w:divBdr>
        </w:div>
        <w:div w:id="40519268">
          <w:marLeft w:val="640"/>
          <w:marRight w:val="0"/>
          <w:marTop w:val="0"/>
          <w:marBottom w:val="0"/>
          <w:divBdr>
            <w:top w:val="none" w:sz="0" w:space="0" w:color="auto"/>
            <w:left w:val="none" w:sz="0" w:space="0" w:color="auto"/>
            <w:bottom w:val="none" w:sz="0" w:space="0" w:color="auto"/>
            <w:right w:val="none" w:sz="0" w:space="0" w:color="auto"/>
          </w:divBdr>
        </w:div>
        <w:div w:id="2111273881">
          <w:marLeft w:val="640"/>
          <w:marRight w:val="0"/>
          <w:marTop w:val="0"/>
          <w:marBottom w:val="0"/>
          <w:divBdr>
            <w:top w:val="none" w:sz="0" w:space="0" w:color="auto"/>
            <w:left w:val="none" w:sz="0" w:space="0" w:color="auto"/>
            <w:bottom w:val="none" w:sz="0" w:space="0" w:color="auto"/>
            <w:right w:val="none" w:sz="0" w:space="0" w:color="auto"/>
          </w:divBdr>
        </w:div>
        <w:div w:id="1161891700">
          <w:marLeft w:val="640"/>
          <w:marRight w:val="0"/>
          <w:marTop w:val="0"/>
          <w:marBottom w:val="0"/>
          <w:divBdr>
            <w:top w:val="none" w:sz="0" w:space="0" w:color="auto"/>
            <w:left w:val="none" w:sz="0" w:space="0" w:color="auto"/>
            <w:bottom w:val="none" w:sz="0" w:space="0" w:color="auto"/>
            <w:right w:val="none" w:sz="0" w:space="0" w:color="auto"/>
          </w:divBdr>
        </w:div>
        <w:div w:id="1475098447">
          <w:marLeft w:val="640"/>
          <w:marRight w:val="0"/>
          <w:marTop w:val="0"/>
          <w:marBottom w:val="0"/>
          <w:divBdr>
            <w:top w:val="none" w:sz="0" w:space="0" w:color="auto"/>
            <w:left w:val="none" w:sz="0" w:space="0" w:color="auto"/>
            <w:bottom w:val="none" w:sz="0" w:space="0" w:color="auto"/>
            <w:right w:val="none" w:sz="0" w:space="0" w:color="auto"/>
          </w:divBdr>
        </w:div>
        <w:div w:id="1662656901">
          <w:marLeft w:val="640"/>
          <w:marRight w:val="0"/>
          <w:marTop w:val="0"/>
          <w:marBottom w:val="0"/>
          <w:divBdr>
            <w:top w:val="none" w:sz="0" w:space="0" w:color="auto"/>
            <w:left w:val="none" w:sz="0" w:space="0" w:color="auto"/>
            <w:bottom w:val="none" w:sz="0" w:space="0" w:color="auto"/>
            <w:right w:val="none" w:sz="0" w:space="0" w:color="auto"/>
          </w:divBdr>
        </w:div>
        <w:div w:id="2129159729">
          <w:marLeft w:val="640"/>
          <w:marRight w:val="0"/>
          <w:marTop w:val="0"/>
          <w:marBottom w:val="0"/>
          <w:divBdr>
            <w:top w:val="none" w:sz="0" w:space="0" w:color="auto"/>
            <w:left w:val="none" w:sz="0" w:space="0" w:color="auto"/>
            <w:bottom w:val="none" w:sz="0" w:space="0" w:color="auto"/>
            <w:right w:val="none" w:sz="0" w:space="0" w:color="auto"/>
          </w:divBdr>
        </w:div>
        <w:div w:id="2142923227">
          <w:marLeft w:val="640"/>
          <w:marRight w:val="0"/>
          <w:marTop w:val="0"/>
          <w:marBottom w:val="0"/>
          <w:divBdr>
            <w:top w:val="none" w:sz="0" w:space="0" w:color="auto"/>
            <w:left w:val="none" w:sz="0" w:space="0" w:color="auto"/>
            <w:bottom w:val="none" w:sz="0" w:space="0" w:color="auto"/>
            <w:right w:val="none" w:sz="0" w:space="0" w:color="auto"/>
          </w:divBdr>
        </w:div>
        <w:div w:id="629826328">
          <w:marLeft w:val="640"/>
          <w:marRight w:val="0"/>
          <w:marTop w:val="0"/>
          <w:marBottom w:val="0"/>
          <w:divBdr>
            <w:top w:val="none" w:sz="0" w:space="0" w:color="auto"/>
            <w:left w:val="none" w:sz="0" w:space="0" w:color="auto"/>
            <w:bottom w:val="none" w:sz="0" w:space="0" w:color="auto"/>
            <w:right w:val="none" w:sz="0" w:space="0" w:color="auto"/>
          </w:divBdr>
        </w:div>
        <w:div w:id="1196456527">
          <w:marLeft w:val="640"/>
          <w:marRight w:val="0"/>
          <w:marTop w:val="0"/>
          <w:marBottom w:val="0"/>
          <w:divBdr>
            <w:top w:val="none" w:sz="0" w:space="0" w:color="auto"/>
            <w:left w:val="none" w:sz="0" w:space="0" w:color="auto"/>
            <w:bottom w:val="none" w:sz="0" w:space="0" w:color="auto"/>
            <w:right w:val="none" w:sz="0" w:space="0" w:color="auto"/>
          </w:divBdr>
        </w:div>
        <w:div w:id="1440028161">
          <w:marLeft w:val="640"/>
          <w:marRight w:val="0"/>
          <w:marTop w:val="0"/>
          <w:marBottom w:val="0"/>
          <w:divBdr>
            <w:top w:val="none" w:sz="0" w:space="0" w:color="auto"/>
            <w:left w:val="none" w:sz="0" w:space="0" w:color="auto"/>
            <w:bottom w:val="none" w:sz="0" w:space="0" w:color="auto"/>
            <w:right w:val="none" w:sz="0" w:space="0" w:color="auto"/>
          </w:divBdr>
        </w:div>
        <w:div w:id="668407392">
          <w:marLeft w:val="640"/>
          <w:marRight w:val="0"/>
          <w:marTop w:val="0"/>
          <w:marBottom w:val="0"/>
          <w:divBdr>
            <w:top w:val="none" w:sz="0" w:space="0" w:color="auto"/>
            <w:left w:val="none" w:sz="0" w:space="0" w:color="auto"/>
            <w:bottom w:val="none" w:sz="0" w:space="0" w:color="auto"/>
            <w:right w:val="none" w:sz="0" w:space="0" w:color="auto"/>
          </w:divBdr>
        </w:div>
        <w:div w:id="1776629689">
          <w:marLeft w:val="640"/>
          <w:marRight w:val="0"/>
          <w:marTop w:val="0"/>
          <w:marBottom w:val="0"/>
          <w:divBdr>
            <w:top w:val="none" w:sz="0" w:space="0" w:color="auto"/>
            <w:left w:val="none" w:sz="0" w:space="0" w:color="auto"/>
            <w:bottom w:val="none" w:sz="0" w:space="0" w:color="auto"/>
            <w:right w:val="none" w:sz="0" w:space="0" w:color="auto"/>
          </w:divBdr>
        </w:div>
        <w:div w:id="976378966">
          <w:marLeft w:val="640"/>
          <w:marRight w:val="0"/>
          <w:marTop w:val="0"/>
          <w:marBottom w:val="0"/>
          <w:divBdr>
            <w:top w:val="none" w:sz="0" w:space="0" w:color="auto"/>
            <w:left w:val="none" w:sz="0" w:space="0" w:color="auto"/>
            <w:bottom w:val="none" w:sz="0" w:space="0" w:color="auto"/>
            <w:right w:val="none" w:sz="0" w:space="0" w:color="auto"/>
          </w:divBdr>
        </w:div>
        <w:div w:id="1844125087">
          <w:marLeft w:val="640"/>
          <w:marRight w:val="0"/>
          <w:marTop w:val="0"/>
          <w:marBottom w:val="0"/>
          <w:divBdr>
            <w:top w:val="none" w:sz="0" w:space="0" w:color="auto"/>
            <w:left w:val="none" w:sz="0" w:space="0" w:color="auto"/>
            <w:bottom w:val="none" w:sz="0" w:space="0" w:color="auto"/>
            <w:right w:val="none" w:sz="0" w:space="0" w:color="auto"/>
          </w:divBdr>
        </w:div>
        <w:div w:id="1691956509">
          <w:marLeft w:val="640"/>
          <w:marRight w:val="0"/>
          <w:marTop w:val="0"/>
          <w:marBottom w:val="0"/>
          <w:divBdr>
            <w:top w:val="none" w:sz="0" w:space="0" w:color="auto"/>
            <w:left w:val="none" w:sz="0" w:space="0" w:color="auto"/>
            <w:bottom w:val="none" w:sz="0" w:space="0" w:color="auto"/>
            <w:right w:val="none" w:sz="0" w:space="0" w:color="auto"/>
          </w:divBdr>
        </w:div>
        <w:div w:id="808472883">
          <w:marLeft w:val="640"/>
          <w:marRight w:val="0"/>
          <w:marTop w:val="0"/>
          <w:marBottom w:val="0"/>
          <w:divBdr>
            <w:top w:val="none" w:sz="0" w:space="0" w:color="auto"/>
            <w:left w:val="none" w:sz="0" w:space="0" w:color="auto"/>
            <w:bottom w:val="none" w:sz="0" w:space="0" w:color="auto"/>
            <w:right w:val="none" w:sz="0" w:space="0" w:color="auto"/>
          </w:divBdr>
        </w:div>
        <w:div w:id="1006438842">
          <w:marLeft w:val="640"/>
          <w:marRight w:val="0"/>
          <w:marTop w:val="0"/>
          <w:marBottom w:val="0"/>
          <w:divBdr>
            <w:top w:val="none" w:sz="0" w:space="0" w:color="auto"/>
            <w:left w:val="none" w:sz="0" w:space="0" w:color="auto"/>
            <w:bottom w:val="none" w:sz="0" w:space="0" w:color="auto"/>
            <w:right w:val="none" w:sz="0" w:space="0" w:color="auto"/>
          </w:divBdr>
        </w:div>
        <w:div w:id="798452291">
          <w:marLeft w:val="640"/>
          <w:marRight w:val="0"/>
          <w:marTop w:val="0"/>
          <w:marBottom w:val="0"/>
          <w:divBdr>
            <w:top w:val="none" w:sz="0" w:space="0" w:color="auto"/>
            <w:left w:val="none" w:sz="0" w:space="0" w:color="auto"/>
            <w:bottom w:val="none" w:sz="0" w:space="0" w:color="auto"/>
            <w:right w:val="none" w:sz="0" w:space="0" w:color="auto"/>
          </w:divBdr>
        </w:div>
        <w:div w:id="1057820320">
          <w:marLeft w:val="640"/>
          <w:marRight w:val="0"/>
          <w:marTop w:val="0"/>
          <w:marBottom w:val="0"/>
          <w:divBdr>
            <w:top w:val="none" w:sz="0" w:space="0" w:color="auto"/>
            <w:left w:val="none" w:sz="0" w:space="0" w:color="auto"/>
            <w:bottom w:val="none" w:sz="0" w:space="0" w:color="auto"/>
            <w:right w:val="none" w:sz="0" w:space="0" w:color="auto"/>
          </w:divBdr>
        </w:div>
        <w:div w:id="348680740">
          <w:marLeft w:val="640"/>
          <w:marRight w:val="0"/>
          <w:marTop w:val="0"/>
          <w:marBottom w:val="0"/>
          <w:divBdr>
            <w:top w:val="none" w:sz="0" w:space="0" w:color="auto"/>
            <w:left w:val="none" w:sz="0" w:space="0" w:color="auto"/>
            <w:bottom w:val="none" w:sz="0" w:space="0" w:color="auto"/>
            <w:right w:val="none" w:sz="0" w:space="0" w:color="auto"/>
          </w:divBdr>
        </w:div>
        <w:div w:id="150947012">
          <w:marLeft w:val="640"/>
          <w:marRight w:val="0"/>
          <w:marTop w:val="0"/>
          <w:marBottom w:val="0"/>
          <w:divBdr>
            <w:top w:val="none" w:sz="0" w:space="0" w:color="auto"/>
            <w:left w:val="none" w:sz="0" w:space="0" w:color="auto"/>
            <w:bottom w:val="none" w:sz="0" w:space="0" w:color="auto"/>
            <w:right w:val="none" w:sz="0" w:space="0" w:color="auto"/>
          </w:divBdr>
        </w:div>
        <w:div w:id="968896413">
          <w:marLeft w:val="640"/>
          <w:marRight w:val="0"/>
          <w:marTop w:val="0"/>
          <w:marBottom w:val="0"/>
          <w:divBdr>
            <w:top w:val="none" w:sz="0" w:space="0" w:color="auto"/>
            <w:left w:val="none" w:sz="0" w:space="0" w:color="auto"/>
            <w:bottom w:val="none" w:sz="0" w:space="0" w:color="auto"/>
            <w:right w:val="none" w:sz="0" w:space="0" w:color="auto"/>
          </w:divBdr>
        </w:div>
        <w:div w:id="872839603">
          <w:marLeft w:val="640"/>
          <w:marRight w:val="0"/>
          <w:marTop w:val="0"/>
          <w:marBottom w:val="0"/>
          <w:divBdr>
            <w:top w:val="none" w:sz="0" w:space="0" w:color="auto"/>
            <w:left w:val="none" w:sz="0" w:space="0" w:color="auto"/>
            <w:bottom w:val="none" w:sz="0" w:space="0" w:color="auto"/>
            <w:right w:val="none" w:sz="0" w:space="0" w:color="auto"/>
          </w:divBdr>
        </w:div>
        <w:div w:id="1686442107">
          <w:marLeft w:val="640"/>
          <w:marRight w:val="0"/>
          <w:marTop w:val="0"/>
          <w:marBottom w:val="0"/>
          <w:divBdr>
            <w:top w:val="none" w:sz="0" w:space="0" w:color="auto"/>
            <w:left w:val="none" w:sz="0" w:space="0" w:color="auto"/>
            <w:bottom w:val="none" w:sz="0" w:space="0" w:color="auto"/>
            <w:right w:val="none" w:sz="0" w:space="0" w:color="auto"/>
          </w:divBdr>
        </w:div>
        <w:div w:id="1535387415">
          <w:marLeft w:val="640"/>
          <w:marRight w:val="0"/>
          <w:marTop w:val="0"/>
          <w:marBottom w:val="0"/>
          <w:divBdr>
            <w:top w:val="none" w:sz="0" w:space="0" w:color="auto"/>
            <w:left w:val="none" w:sz="0" w:space="0" w:color="auto"/>
            <w:bottom w:val="none" w:sz="0" w:space="0" w:color="auto"/>
            <w:right w:val="none" w:sz="0" w:space="0" w:color="auto"/>
          </w:divBdr>
        </w:div>
        <w:div w:id="1136530526">
          <w:marLeft w:val="640"/>
          <w:marRight w:val="0"/>
          <w:marTop w:val="0"/>
          <w:marBottom w:val="0"/>
          <w:divBdr>
            <w:top w:val="none" w:sz="0" w:space="0" w:color="auto"/>
            <w:left w:val="none" w:sz="0" w:space="0" w:color="auto"/>
            <w:bottom w:val="none" w:sz="0" w:space="0" w:color="auto"/>
            <w:right w:val="none" w:sz="0" w:space="0" w:color="auto"/>
          </w:divBdr>
        </w:div>
        <w:div w:id="1832138640">
          <w:marLeft w:val="640"/>
          <w:marRight w:val="0"/>
          <w:marTop w:val="0"/>
          <w:marBottom w:val="0"/>
          <w:divBdr>
            <w:top w:val="none" w:sz="0" w:space="0" w:color="auto"/>
            <w:left w:val="none" w:sz="0" w:space="0" w:color="auto"/>
            <w:bottom w:val="none" w:sz="0" w:space="0" w:color="auto"/>
            <w:right w:val="none" w:sz="0" w:space="0" w:color="auto"/>
          </w:divBdr>
        </w:div>
        <w:div w:id="583875819">
          <w:marLeft w:val="640"/>
          <w:marRight w:val="0"/>
          <w:marTop w:val="0"/>
          <w:marBottom w:val="0"/>
          <w:divBdr>
            <w:top w:val="none" w:sz="0" w:space="0" w:color="auto"/>
            <w:left w:val="none" w:sz="0" w:space="0" w:color="auto"/>
            <w:bottom w:val="none" w:sz="0" w:space="0" w:color="auto"/>
            <w:right w:val="none" w:sz="0" w:space="0" w:color="auto"/>
          </w:divBdr>
        </w:div>
        <w:div w:id="315499773">
          <w:marLeft w:val="640"/>
          <w:marRight w:val="0"/>
          <w:marTop w:val="0"/>
          <w:marBottom w:val="0"/>
          <w:divBdr>
            <w:top w:val="none" w:sz="0" w:space="0" w:color="auto"/>
            <w:left w:val="none" w:sz="0" w:space="0" w:color="auto"/>
            <w:bottom w:val="none" w:sz="0" w:space="0" w:color="auto"/>
            <w:right w:val="none" w:sz="0" w:space="0" w:color="auto"/>
          </w:divBdr>
        </w:div>
        <w:div w:id="569119378">
          <w:marLeft w:val="640"/>
          <w:marRight w:val="0"/>
          <w:marTop w:val="0"/>
          <w:marBottom w:val="0"/>
          <w:divBdr>
            <w:top w:val="none" w:sz="0" w:space="0" w:color="auto"/>
            <w:left w:val="none" w:sz="0" w:space="0" w:color="auto"/>
            <w:bottom w:val="none" w:sz="0" w:space="0" w:color="auto"/>
            <w:right w:val="none" w:sz="0" w:space="0" w:color="auto"/>
          </w:divBdr>
        </w:div>
        <w:div w:id="2014380726">
          <w:marLeft w:val="640"/>
          <w:marRight w:val="0"/>
          <w:marTop w:val="0"/>
          <w:marBottom w:val="0"/>
          <w:divBdr>
            <w:top w:val="none" w:sz="0" w:space="0" w:color="auto"/>
            <w:left w:val="none" w:sz="0" w:space="0" w:color="auto"/>
            <w:bottom w:val="none" w:sz="0" w:space="0" w:color="auto"/>
            <w:right w:val="none" w:sz="0" w:space="0" w:color="auto"/>
          </w:divBdr>
        </w:div>
        <w:div w:id="69620539">
          <w:marLeft w:val="640"/>
          <w:marRight w:val="0"/>
          <w:marTop w:val="0"/>
          <w:marBottom w:val="0"/>
          <w:divBdr>
            <w:top w:val="none" w:sz="0" w:space="0" w:color="auto"/>
            <w:left w:val="none" w:sz="0" w:space="0" w:color="auto"/>
            <w:bottom w:val="none" w:sz="0" w:space="0" w:color="auto"/>
            <w:right w:val="none" w:sz="0" w:space="0" w:color="auto"/>
          </w:divBdr>
        </w:div>
        <w:div w:id="476805796">
          <w:marLeft w:val="640"/>
          <w:marRight w:val="0"/>
          <w:marTop w:val="0"/>
          <w:marBottom w:val="0"/>
          <w:divBdr>
            <w:top w:val="none" w:sz="0" w:space="0" w:color="auto"/>
            <w:left w:val="none" w:sz="0" w:space="0" w:color="auto"/>
            <w:bottom w:val="none" w:sz="0" w:space="0" w:color="auto"/>
            <w:right w:val="none" w:sz="0" w:space="0" w:color="auto"/>
          </w:divBdr>
        </w:div>
        <w:div w:id="322004247">
          <w:marLeft w:val="640"/>
          <w:marRight w:val="0"/>
          <w:marTop w:val="0"/>
          <w:marBottom w:val="0"/>
          <w:divBdr>
            <w:top w:val="none" w:sz="0" w:space="0" w:color="auto"/>
            <w:left w:val="none" w:sz="0" w:space="0" w:color="auto"/>
            <w:bottom w:val="none" w:sz="0" w:space="0" w:color="auto"/>
            <w:right w:val="none" w:sz="0" w:space="0" w:color="auto"/>
          </w:divBdr>
        </w:div>
        <w:div w:id="920256912">
          <w:marLeft w:val="640"/>
          <w:marRight w:val="0"/>
          <w:marTop w:val="0"/>
          <w:marBottom w:val="0"/>
          <w:divBdr>
            <w:top w:val="none" w:sz="0" w:space="0" w:color="auto"/>
            <w:left w:val="none" w:sz="0" w:space="0" w:color="auto"/>
            <w:bottom w:val="none" w:sz="0" w:space="0" w:color="auto"/>
            <w:right w:val="none" w:sz="0" w:space="0" w:color="auto"/>
          </w:divBdr>
        </w:div>
        <w:div w:id="2029134530">
          <w:marLeft w:val="640"/>
          <w:marRight w:val="0"/>
          <w:marTop w:val="0"/>
          <w:marBottom w:val="0"/>
          <w:divBdr>
            <w:top w:val="none" w:sz="0" w:space="0" w:color="auto"/>
            <w:left w:val="none" w:sz="0" w:space="0" w:color="auto"/>
            <w:bottom w:val="none" w:sz="0" w:space="0" w:color="auto"/>
            <w:right w:val="none" w:sz="0" w:space="0" w:color="auto"/>
          </w:divBdr>
        </w:div>
        <w:div w:id="1913542482">
          <w:marLeft w:val="640"/>
          <w:marRight w:val="0"/>
          <w:marTop w:val="0"/>
          <w:marBottom w:val="0"/>
          <w:divBdr>
            <w:top w:val="none" w:sz="0" w:space="0" w:color="auto"/>
            <w:left w:val="none" w:sz="0" w:space="0" w:color="auto"/>
            <w:bottom w:val="none" w:sz="0" w:space="0" w:color="auto"/>
            <w:right w:val="none" w:sz="0" w:space="0" w:color="auto"/>
          </w:divBdr>
        </w:div>
        <w:div w:id="52895013">
          <w:marLeft w:val="640"/>
          <w:marRight w:val="0"/>
          <w:marTop w:val="0"/>
          <w:marBottom w:val="0"/>
          <w:divBdr>
            <w:top w:val="none" w:sz="0" w:space="0" w:color="auto"/>
            <w:left w:val="none" w:sz="0" w:space="0" w:color="auto"/>
            <w:bottom w:val="none" w:sz="0" w:space="0" w:color="auto"/>
            <w:right w:val="none" w:sz="0" w:space="0" w:color="auto"/>
          </w:divBdr>
        </w:div>
        <w:div w:id="872302818">
          <w:marLeft w:val="640"/>
          <w:marRight w:val="0"/>
          <w:marTop w:val="0"/>
          <w:marBottom w:val="0"/>
          <w:divBdr>
            <w:top w:val="none" w:sz="0" w:space="0" w:color="auto"/>
            <w:left w:val="none" w:sz="0" w:space="0" w:color="auto"/>
            <w:bottom w:val="none" w:sz="0" w:space="0" w:color="auto"/>
            <w:right w:val="none" w:sz="0" w:space="0" w:color="auto"/>
          </w:divBdr>
        </w:div>
        <w:div w:id="614870859">
          <w:marLeft w:val="640"/>
          <w:marRight w:val="0"/>
          <w:marTop w:val="0"/>
          <w:marBottom w:val="0"/>
          <w:divBdr>
            <w:top w:val="none" w:sz="0" w:space="0" w:color="auto"/>
            <w:left w:val="none" w:sz="0" w:space="0" w:color="auto"/>
            <w:bottom w:val="none" w:sz="0" w:space="0" w:color="auto"/>
            <w:right w:val="none" w:sz="0" w:space="0" w:color="auto"/>
          </w:divBdr>
        </w:div>
        <w:div w:id="1822697126">
          <w:marLeft w:val="640"/>
          <w:marRight w:val="0"/>
          <w:marTop w:val="0"/>
          <w:marBottom w:val="0"/>
          <w:divBdr>
            <w:top w:val="none" w:sz="0" w:space="0" w:color="auto"/>
            <w:left w:val="none" w:sz="0" w:space="0" w:color="auto"/>
            <w:bottom w:val="none" w:sz="0" w:space="0" w:color="auto"/>
            <w:right w:val="none" w:sz="0" w:space="0" w:color="auto"/>
          </w:divBdr>
        </w:div>
        <w:div w:id="937983981">
          <w:marLeft w:val="640"/>
          <w:marRight w:val="0"/>
          <w:marTop w:val="0"/>
          <w:marBottom w:val="0"/>
          <w:divBdr>
            <w:top w:val="none" w:sz="0" w:space="0" w:color="auto"/>
            <w:left w:val="none" w:sz="0" w:space="0" w:color="auto"/>
            <w:bottom w:val="none" w:sz="0" w:space="0" w:color="auto"/>
            <w:right w:val="none" w:sz="0" w:space="0" w:color="auto"/>
          </w:divBdr>
        </w:div>
        <w:div w:id="1716276040">
          <w:marLeft w:val="640"/>
          <w:marRight w:val="0"/>
          <w:marTop w:val="0"/>
          <w:marBottom w:val="0"/>
          <w:divBdr>
            <w:top w:val="none" w:sz="0" w:space="0" w:color="auto"/>
            <w:left w:val="none" w:sz="0" w:space="0" w:color="auto"/>
            <w:bottom w:val="none" w:sz="0" w:space="0" w:color="auto"/>
            <w:right w:val="none" w:sz="0" w:space="0" w:color="auto"/>
          </w:divBdr>
        </w:div>
        <w:div w:id="726537489">
          <w:marLeft w:val="640"/>
          <w:marRight w:val="0"/>
          <w:marTop w:val="0"/>
          <w:marBottom w:val="0"/>
          <w:divBdr>
            <w:top w:val="none" w:sz="0" w:space="0" w:color="auto"/>
            <w:left w:val="none" w:sz="0" w:space="0" w:color="auto"/>
            <w:bottom w:val="none" w:sz="0" w:space="0" w:color="auto"/>
            <w:right w:val="none" w:sz="0" w:space="0" w:color="auto"/>
          </w:divBdr>
        </w:div>
        <w:div w:id="847603638">
          <w:marLeft w:val="640"/>
          <w:marRight w:val="0"/>
          <w:marTop w:val="0"/>
          <w:marBottom w:val="0"/>
          <w:divBdr>
            <w:top w:val="none" w:sz="0" w:space="0" w:color="auto"/>
            <w:left w:val="none" w:sz="0" w:space="0" w:color="auto"/>
            <w:bottom w:val="none" w:sz="0" w:space="0" w:color="auto"/>
            <w:right w:val="none" w:sz="0" w:space="0" w:color="auto"/>
          </w:divBdr>
        </w:div>
        <w:div w:id="1431513626">
          <w:marLeft w:val="640"/>
          <w:marRight w:val="0"/>
          <w:marTop w:val="0"/>
          <w:marBottom w:val="0"/>
          <w:divBdr>
            <w:top w:val="none" w:sz="0" w:space="0" w:color="auto"/>
            <w:left w:val="none" w:sz="0" w:space="0" w:color="auto"/>
            <w:bottom w:val="none" w:sz="0" w:space="0" w:color="auto"/>
            <w:right w:val="none" w:sz="0" w:space="0" w:color="auto"/>
          </w:divBdr>
        </w:div>
        <w:div w:id="774520590">
          <w:marLeft w:val="640"/>
          <w:marRight w:val="0"/>
          <w:marTop w:val="0"/>
          <w:marBottom w:val="0"/>
          <w:divBdr>
            <w:top w:val="none" w:sz="0" w:space="0" w:color="auto"/>
            <w:left w:val="none" w:sz="0" w:space="0" w:color="auto"/>
            <w:bottom w:val="none" w:sz="0" w:space="0" w:color="auto"/>
            <w:right w:val="none" w:sz="0" w:space="0" w:color="auto"/>
          </w:divBdr>
        </w:div>
        <w:div w:id="375400642">
          <w:marLeft w:val="640"/>
          <w:marRight w:val="0"/>
          <w:marTop w:val="0"/>
          <w:marBottom w:val="0"/>
          <w:divBdr>
            <w:top w:val="none" w:sz="0" w:space="0" w:color="auto"/>
            <w:left w:val="none" w:sz="0" w:space="0" w:color="auto"/>
            <w:bottom w:val="none" w:sz="0" w:space="0" w:color="auto"/>
            <w:right w:val="none" w:sz="0" w:space="0" w:color="auto"/>
          </w:divBdr>
        </w:div>
        <w:div w:id="923689176">
          <w:marLeft w:val="640"/>
          <w:marRight w:val="0"/>
          <w:marTop w:val="0"/>
          <w:marBottom w:val="0"/>
          <w:divBdr>
            <w:top w:val="none" w:sz="0" w:space="0" w:color="auto"/>
            <w:left w:val="none" w:sz="0" w:space="0" w:color="auto"/>
            <w:bottom w:val="none" w:sz="0" w:space="0" w:color="auto"/>
            <w:right w:val="none" w:sz="0" w:space="0" w:color="auto"/>
          </w:divBdr>
        </w:div>
        <w:div w:id="1590231071">
          <w:marLeft w:val="640"/>
          <w:marRight w:val="0"/>
          <w:marTop w:val="0"/>
          <w:marBottom w:val="0"/>
          <w:divBdr>
            <w:top w:val="none" w:sz="0" w:space="0" w:color="auto"/>
            <w:left w:val="none" w:sz="0" w:space="0" w:color="auto"/>
            <w:bottom w:val="none" w:sz="0" w:space="0" w:color="auto"/>
            <w:right w:val="none" w:sz="0" w:space="0" w:color="auto"/>
          </w:divBdr>
        </w:div>
        <w:div w:id="1017341679">
          <w:marLeft w:val="640"/>
          <w:marRight w:val="0"/>
          <w:marTop w:val="0"/>
          <w:marBottom w:val="0"/>
          <w:divBdr>
            <w:top w:val="none" w:sz="0" w:space="0" w:color="auto"/>
            <w:left w:val="none" w:sz="0" w:space="0" w:color="auto"/>
            <w:bottom w:val="none" w:sz="0" w:space="0" w:color="auto"/>
            <w:right w:val="none" w:sz="0" w:space="0" w:color="auto"/>
          </w:divBdr>
        </w:div>
        <w:div w:id="2083018461">
          <w:marLeft w:val="640"/>
          <w:marRight w:val="0"/>
          <w:marTop w:val="0"/>
          <w:marBottom w:val="0"/>
          <w:divBdr>
            <w:top w:val="none" w:sz="0" w:space="0" w:color="auto"/>
            <w:left w:val="none" w:sz="0" w:space="0" w:color="auto"/>
            <w:bottom w:val="none" w:sz="0" w:space="0" w:color="auto"/>
            <w:right w:val="none" w:sz="0" w:space="0" w:color="auto"/>
          </w:divBdr>
        </w:div>
        <w:div w:id="40836117">
          <w:marLeft w:val="640"/>
          <w:marRight w:val="0"/>
          <w:marTop w:val="0"/>
          <w:marBottom w:val="0"/>
          <w:divBdr>
            <w:top w:val="none" w:sz="0" w:space="0" w:color="auto"/>
            <w:left w:val="none" w:sz="0" w:space="0" w:color="auto"/>
            <w:bottom w:val="none" w:sz="0" w:space="0" w:color="auto"/>
            <w:right w:val="none" w:sz="0" w:space="0" w:color="auto"/>
          </w:divBdr>
        </w:div>
        <w:div w:id="1764497900">
          <w:marLeft w:val="640"/>
          <w:marRight w:val="0"/>
          <w:marTop w:val="0"/>
          <w:marBottom w:val="0"/>
          <w:divBdr>
            <w:top w:val="none" w:sz="0" w:space="0" w:color="auto"/>
            <w:left w:val="none" w:sz="0" w:space="0" w:color="auto"/>
            <w:bottom w:val="none" w:sz="0" w:space="0" w:color="auto"/>
            <w:right w:val="none" w:sz="0" w:space="0" w:color="auto"/>
          </w:divBdr>
        </w:div>
        <w:div w:id="187647585">
          <w:marLeft w:val="640"/>
          <w:marRight w:val="0"/>
          <w:marTop w:val="0"/>
          <w:marBottom w:val="0"/>
          <w:divBdr>
            <w:top w:val="none" w:sz="0" w:space="0" w:color="auto"/>
            <w:left w:val="none" w:sz="0" w:space="0" w:color="auto"/>
            <w:bottom w:val="none" w:sz="0" w:space="0" w:color="auto"/>
            <w:right w:val="none" w:sz="0" w:space="0" w:color="auto"/>
          </w:divBdr>
        </w:div>
        <w:div w:id="148911744">
          <w:marLeft w:val="640"/>
          <w:marRight w:val="0"/>
          <w:marTop w:val="0"/>
          <w:marBottom w:val="0"/>
          <w:divBdr>
            <w:top w:val="none" w:sz="0" w:space="0" w:color="auto"/>
            <w:left w:val="none" w:sz="0" w:space="0" w:color="auto"/>
            <w:bottom w:val="none" w:sz="0" w:space="0" w:color="auto"/>
            <w:right w:val="none" w:sz="0" w:space="0" w:color="auto"/>
          </w:divBdr>
        </w:div>
        <w:div w:id="1482118117">
          <w:marLeft w:val="640"/>
          <w:marRight w:val="0"/>
          <w:marTop w:val="0"/>
          <w:marBottom w:val="0"/>
          <w:divBdr>
            <w:top w:val="none" w:sz="0" w:space="0" w:color="auto"/>
            <w:left w:val="none" w:sz="0" w:space="0" w:color="auto"/>
            <w:bottom w:val="none" w:sz="0" w:space="0" w:color="auto"/>
            <w:right w:val="none" w:sz="0" w:space="0" w:color="auto"/>
          </w:divBdr>
        </w:div>
        <w:div w:id="180242218">
          <w:marLeft w:val="640"/>
          <w:marRight w:val="0"/>
          <w:marTop w:val="0"/>
          <w:marBottom w:val="0"/>
          <w:divBdr>
            <w:top w:val="none" w:sz="0" w:space="0" w:color="auto"/>
            <w:left w:val="none" w:sz="0" w:space="0" w:color="auto"/>
            <w:bottom w:val="none" w:sz="0" w:space="0" w:color="auto"/>
            <w:right w:val="none" w:sz="0" w:space="0" w:color="auto"/>
          </w:divBdr>
        </w:div>
        <w:div w:id="817456935">
          <w:marLeft w:val="640"/>
          <w:marRight w:val="0"/>
          <w:marTop w:val="0"/>
          <w:marBottom w:val="0"/>
          <w:divBdr>
            <w:top w:val="none" w:sz="0" w:space="0" w:color="auto"/>
            <w:left w:val="none" w:sz="0" w:space="0" w:color="auto"/>
            <w:bottom w:val="none" w:sz="0" w:space="0" w:color="auto"/>
            <w:right w:val="none" w:sz="0" w:space="0" w:color="auto"/>
          </w:divBdr>
        </w:div>
        <w:div w:id="1623924143">
          <w:marLeft w:val="640"/>
          <w:marRight w:val="0"/>
          <w:marTop w:val="0"/>
          <w:marBottom w:val="0"/>
          <w:divBdr>
            <w:top w:val="none" w:sz="0" w:space="0" w:color="auto"/>
            <w:left w:val="none" w:sz="0" w:space="0" w:color="auto"/>
            <w:bottom w:val="none" w:sz="0" w:space="0" w:color="auto"/>
            <w:right w:val="none" w:sz="0" w:space="0" w:color="auto"/>
          </w:divBdr>
        </w:div>
        <w:div w:id="1305280734">
          <w:marLeft w:val="640"/>
          <w:marRight w:val="0"/>
          <w:marTop w:val="0"/>
          <w:marBottom w:val="0"/>
          <w:divBdr>
            <w:top w:val="none" w:sz="0" w:space="0" w:color="auto"/>
            <w:left w:val="none" w:sz="0" w:space="0" w:color="auto"/>
            <w:bottom w:val="none" w:sz="0" w:space="0" w:color="auto"/>
            <w:right w:val="none" w:sz="0" w:space="0" w:color="auto"/>
          </w:divBdr>
        </w:div>
        <w:div w:id="1534687908">
          <w:marLeft w:val="640"/>
          <w:marRight w:val="0"/>
          <w:marTop w:val="0"/>
          <w:marBottom w:val="0"/>
          <w:divBdr>
            <w:top w:val="none" w:sz="0" w:space="0" w:color="auto"/>
            <w:left w:val="none" w:sz="0" w:space="0" w:color="auto"/>
            <w:bottom w:val="none" w:sz="0" w:space="0" w:color="auto"/>
            <w:right w:val="none" w:sz="0" w:space="0" w:color="auto"/>
          </w:divBdr>
        </w:div>
      </w:divsChild>
    </w:div>
    <w:div w:id="280691787">
      <w:bodyDiv w:val="1"/>
      <w:marLeft w:val="0"/>
      <w:marRight w:val="0"/>
      <w:marTop w:val="0"/>
      <w:marBottom w:val="0"/>
      <w:divBdr>
        <w:top w:val="none" w:sz="0" w:space="0" w:color="auto"/>
        <w:left w:val="none" w:sz="0" w:space="0" w:color="auto"/>
        <w:bottom w:val="none" w:sz="0" w:space="0" w:color="auto"/>
        <w:right w:val="none" w:sz="0" w:space="0" w:color="auto"/>
      </w:divBdr>
      <w:divsChild>
        <w:div w:id="1301422155">
          <w:marLeft w:val="640"/>
          <w:marRight w:val="0"/>
          <w:marTop w:val="0"/>
          <w:marBottom w:val="0"/>
          <w:divBdr>
            <w:top w:val="none" w:sz="0" w:space="0" w:color="auto"/>
            <w:left w:val="none" w:sz="0" w:space="0" w:color="auto"/>
            <w:bottom w:val="none" w:sz="0" w:space="0" w:color="auto"/>
            <w:right w:val="none" w:sz="0" w:space="0" w:color="auto"/>
          </w:divBdr>
        </w:div>
        <w:div w:id="1992326917">
          <w:marLeft w:val="640"/>
          <w:marRight w:val="0"/>
          <w:marTop w:val="0"/>
          <w:marBottom w:val="0"/>
          <w:divBdr>
            <w:top w:val="none" w:sz="0" w:space="0" w:color="auto"/>
            <w:left w:val="none" w:sz="0" w:space="0" w:color="auto"/>
            <w:bottom w:val="none" w:sz="0" w:space="0" w:color="auto"/>
            <w:right w:val="none" w:sz="0" w:space="0" w:color="auto"/>
          </w:divBdr>
        </w:div>
        <w:div w:id="184758272">
          <w:marLeft w:val="640"/>
          <w:marRight w:val="0"/>
          <w:marTop w:val="0"/>
          <w:marBottom w:val="0"/>
          <w:divBdr>
            <w:top w:val="none" w:sz="0" w:space="0" w:color="auto"/>
            <w:left w:val="none" w:sz="0" w:space="0" w:color="auto"/>
            <w:bottom w:val="none" w:sz="0" w:space="0" w:color="auto"/>
            <w:right w:val="none" w:sz="0" w:space="0" w:color="auto"/>
          </w:divBdr>
        </w:div>
        <w:div w:id="69930917">
          <w:marLeft w:val="640"/>
          <w:marRight w:val="0"/>
          <w:marTop w:val="0"/>
          <w:marBottom w:val="0"/>
          <w:divBdr>
            <w:top w:val="none" w:sz="0" w:space="0" w:color="auto"/>
            <w:left w:val="none" w:sz="0" w:space="0" w:color="auto"/>
            <w:bottom w:val="none" w:sz="0" w:space="0" w:color="auto"/>
            <w:right w:val="none" w:sz="0" w:space="0" w:color="auto"/>
          </w:divBdr>
        </w:div>
        <w:div w:id="1219393166">
          <w:marLeft w:val="640"/>
          <w:marRight w:val="0"/>
          <w:marTop w:val="0"/>
          <w:marBottom w:val="0"/>
          <w:divBdr>
            <w:top w:val="none" w:sz="0" w:space="0" w:color="auto"/>
            <w:left w:val="none" w:sz="0" w:space="0" w:color="auto"/>
            <w:bottom w:val="none" w:sz="0" w:space="0" w:color="auto"/>
            <w:right w:val="none" w:sz="0" w:space="0" w:color="auto"/>
          </w:divBdr>
        </w:div>
        <w:div w:id="1090732021">
          <w:marLeft w:val="640"/>
          <w:marRight w:val="0"/>
          <w:marTop w:val="0"/>
          <w:marBottom w:val="0"/>
          <w:divBdr>
            <w:top w:val="none" w:sz="0" w:space="0" w:color="auto"/>
            <w:left w:val="none" w:sz="0" w:space="0" w:color="auto"/>
            <w:bottom w:val="none" w:sz="0" w:space="0" w:color="auto"/>
            <w:right w:val="none" w:sz="0" w:space="0" w:color="auto"/>
          </w:divBdr>
        </w:div>
        <w:div w:id="1119027655">
          <w:marLeft w:val="640"/>
          <w:marRight w:val="0"/>
          <w:marTop w:val="0"/>
          <w:marBottom w:val="0"/>
          <w:divBdr>
            <w:top w:val="none" w:sz="0" w:space="0" w:color="auto"/>
            <w:left w:val="none" w:sz="0" w:space="0" w:color="auto"/>
            <w:bottom w:val="none" w:sz="0" w:space="0" w:color="auto"/>
            <w:right w:val="none" w:sz="0" w:space="0" w:color="auto"/>
          </w:divBdr>
        </w:div>
        <w:div w:id="1041323805">
          <w:marLeft w:val="640"/>
          <w:marRight w:val="0"/>
          <w:marTop w:val="0"/>
          <w:marBottom w:val="0"/>
          <w:divBdr>
            <w:top w:val="none" w:sz="0" w:space="0" w:color="auto"/>
            <w:left w:val="none" w:sz="0" w:space="0" w:color="auto"/>
            <w:bottom w:val="none" w:sz="0" w:space="0" w:color="auto"/>
            <w:right w:val="none" w:sz="0" w:space="0" w:color="auto"/>
          </w:divBdr>
        </w:div>
        <w:div w:id="506335745">
          <w:marLeft w:val="640"/>
          <w:marRight w:val="0"/>
          <w:marTop w:val="0"/>
          <w:marBottom w:val="0"/>
          <w:divBdr>
            <w:top w:val="none" w:sz="0" w:space="0" w:color="auto"/>
            <w:left w:val="none" w:sz="0" w:space="0" w:color="auto"/>
            <w:bottom w:val="none" w:sz="0" w:space="0" w:color="auto"/>
            <w:right w:val="none" w:sz="0" w:space="0" w:color="auto"/>
          </w:divBdr>
        </w:div>
        <w:div w:id="1071544269">
          <w:marLeft w:val="640"/>
          <w:marRight w:val="0"/>
          <w:marTop w:val="0"/>
          <w:marBottom w:val="0"/>
          <w:divBdr>
            <w:top w:val="none" w:sz="0" w:space="0" w:color="auto"/>
            <w:left w:val="none" w:sz="0" w:space="0" w:color="auto"/>
            <w:bottom w:val="none" w:sz="0" w:space="0" w:color="auto"/>
            <w:right w:val="none" w:sz="0" w:space="0" w:color="auto"/>
          </w:divBdr>
        </w:div>
        <w:div w:id="414786361">
          <w:marLeft w:val="640"/>
          <w:marRight w:val="0"/>
          <w:marTop w:val="0"/>
          <w:marBottom w:val="0"/>
          <w:divBdr>
            <w:top w:val="none" w:sz="0" w:space="0" w:color="auto"/>
            <w:left w:val="none" w:sz="0" w:space="0" w:color="auto"/>
            <w:bottom w:val="none" w:sz="0" w:space="0" w:color="auto"/>
            <w:right w:val="none" w:sz="0" w:space="0" w:color="auto"/>
          </w:divBdr>
        </w:div>
        <w:div w:id="1399283164">
          <w:marLeft w:val="640"/>
          <w:marRight w:val="0"/>
          <w:marTop w:val="0"/>
          <w:marBottom w:val="0"/>
          <w:divBdr>
            <w:top w:val="none" w:sz="0" w:space="0" w:color="auto"/>
            <w:left w:val="none" w:sz="0" w:space="0" w:color="auto"/>
            <w:bottom w:val="none" w:sz="0" w:space="0" w:color="auto"/>
            <w:right w:val="none" w:sz="0" w:space="0" w:color="auto"/>
          </w:divBdr>
        </w:div>
        <w:div w:id="1703550837">
          <w:marLeft w:val="640"/>
          <w:marRight w:val="0"/>
          <w:marTop w:val="0"/>
          <w:marBottom w:val="0"/>
          <w:divBdr>
            <w:top w:val="none" w:sz="0" w:space="0" w:color="auto"/>
            <w:left w:val="none" w:sz="0" w:space="0" w:color="auto"/>
            <w:bottom w:val="none" w:sz="0" w:space="0" w:color="auto"/>
            <w:right w:val="none" w:sz="0" w:space="0" w:color="auto"/>
          </w:divBdr>
        </w:div>
        <w:div w:id="1462075188">
          <w:marLeft w:val="640"/>
          <w:marRight w:val="0"/>
          <w:marTop w:val="0"/>
          <w:marBottom w:val="0"/>
          <w:divBdr>
            <w:top w:val="none" w:sz="0" w:space="0" w:color="auto"/>
            <w:left w:val="none" w:sz="0" w:space="0" w:color="auto"/>
            <w:bottom w:val="none" w:sz="0" w:space="0" w:color="auto"/>
            <w:right w:val="none" w:sz="0" w:space="0" w:color="auto"/>
          </w:divBdr>
        </w:div>
        <w:div w:id="319233374">
          <w:marLeft w:val="640"/>
          <w:marRight w:val="0"/>
          <w:marTop w:val="0"/>
          <w:marBottom w:val="0"/>
          <w:divBdr>
            <w:top w:val="none" w:sz="0" w:space="0" w:color="auto"/>
            <w:left w:val="none" w:sz="0" w:space="0" w:color="auto"/>
            <w:bottom w:val="none" w:sz="0" w:space="0" w:color="auto"/>
            <w:right w:val="none" w:sz="0" w:space="0" w:color="auto"/>
          </w:divBdr>
        </w:div>
        <w:div w:id="689333679">
          <w:marLeft w:val="640"/>
          <w:marRight w:val="0"/>
          <w:marTop w:val="0"/>
          <w:marBottom w:val="0"/>
          <w:divBdr>
            <w:top w:val="none" w:sz="0" w:space="0" w:color="auto"/>
            <w:left w:val="none" w:sz="0" w:space="0" w:color="auto"/>
            <w:bottom w:val="none" w:sz="0" w:space="0" w:color="auto"/>
            <w:right w:val="none" w:sz="0" w:space="0" w:color="auto"/>
          </w:divBdr>
        </w:div>
        <w:div w:id="525367500">
          <w:marLeft w:val="640"/>
          <w:marRight w:val="0"/>
          <w:marTop w:val="0"/>
          <w:marBottom w:val="0"/>
          <w:divBdr>
            <w:top w:val="none" w:sz="0" w:space="0" w:color="auto"/>
            <w:left w:val="none" w:sz="0" w:space="0" w:color="auto"/>
            <w:bottom w:val="none" w:sz="0" w:space="0" w:color="auto"/>
            <w:right w:val="none" w:sz="0" w:space="0" w:color="auto"/>
          </w:divBdr>
        </w:div>
        <w:div w:id="1486629223">
          <w:marLeft w:val="640"/>
          <w:marRight w:val="0"/>
          <w:marTop w:val="0"/>
          <w:marBottom w:val="0"/>
          <w:divBdr>
            <w:top w:val="none" w:sz="0" w:space="0" w:color="auto"/>
            <w:left w:val="none" w:sz="0" w:space="0" w:color="auto"/>
            <w:bottom w:val="none" w:sz="0" w:space="0" w:color="auto"/>
            <w:right w:val="none" w:sz="0" w:space="0" w:color="auto"/>
          </w:divBdr>
        </w:div>
        <w:div w:id="1607931627">
          <w:marLeft w:val="640"/>
          <w:marRight w:val="0"/>
          <w:marTop w:val="0"/>
          <w:marBottom w:val="0"/>
          <w:divBdr>
            <w:top w:val="none" w:sz="0" w:space="0" w:color="auto"/>
            <w:left w:val="none" w:sz="0" w:space="0" w:color="auto"/>
            <w:bottom w:val="none" w:sz="0" w:space="0" w:color="auto"/>
            <w:right w:val="none" w:sz="0" w:space="0" w:color="auto"/>
          </w:divBdr>
        </w:div>
        <w:div w:id="1369450951">
          <w:marLeft w:val="640"/>
          <w:marRight w:val="0"/>
          <w:marTop w:val="0"/>
          <w:marBottom w:val="0"/>
          <w:divBdr>
            <w:top w:val="none" w:sz="0" w:space="0" w:color="auto"/>
            <w:left w:val="none" w:sz="0" w:space="0" w:color="auto"/>
            <w:bottom w:val="none" w:sz="0" w:space="0" w:color="auto"/>
            <w:right w:val="none" w:sz="0" w:space="0" w:color="auto"/>
          </w:divBdr>
        </w:div>
        <w:div w:id="1123840523">
          <w:marLeft w:val="640"/>
          <w:marRight w:val="0"/>
          <w:marTop w:val="0"/>
          <w:marBottom w:val="0"/>
          <w:divBdr>
            <w:top w:val="none" w:sz="0" w:space="0" w:color="auto"/>
            <w:left w:val="none" w:sz="0" w:space="0" w:color="auto"/>
            <w:bottom w:val="none" w:sz="0" w:space="0" w:color="auto"/>
            <w:right w:val="none" w:sz="0" w:space="0" w:color="auto"/>
          </w:divBdr>
        </w:div>
        <w:div w:id="855122895">
          <w:marLeft w:val="640"/>
          <w:marRight w:val="0"/>
          <w:marTop w:val="0"/>
          <w:marBottom w:val="0"/>
          <w:divBdr>
            <w:top w:val="none" w:sz="0" w:space="0" w:color="auto"/>
            <w:left w:val="none" w:sz="0" w:space="0" w:color="auto"/>
            <w:bottom w:val="none" w:sz="0" w:space="0" w:color="auto"/>
            <w:right w:val="none" w:sz="0" w:space="0" w:color="auto"/>
          </w:divBdr>
        </w:div>
        <w:div w:id="1335066428">
          <w:marLeft w:val="640"/>
          <w:marRight w:val="0"/>
          <w:marTop w:val="0"/>
          <w:marBottom w:val="0"/>
          <w:divBdr>
            <w:top w:val="none" w:sz="0" w:space="0" w:color="auto"/>
            <w:left w:val="none" w:sz="0" w:space="0" w:color="auto"/>
            <w:bottom w:val="none" w:sz="0" w:space="0" w:color="auto"/>
            <w:right w:val="none" w:sz="0" w:space="0" w:color="auto"/>
          </w:divBdr>
        </w:div>
        <w:div w:id="1608198407">
          <w:marLeft w:val="640"/>
          <w:marRight w:val="0"/>
          <w:marTop w:val="0"/>
          <w:marBottom w:val="0"/>
          <w:divBdr>
            <w:top w:val="none" w:sz="0" w:space="0" w:color="auto"/>
            <w:left w:val="none" w:sz="0" w:space="0" w:color="auto"/>
            <w:bottom w:val="none" w:sz="0" w:space="0" w:color="auto"/>
            <w:right w:val="none" w:sz="0" w:space="0" w:color="auto"/>
          </w:divBdr>
        </w:div>
        <w:div w:id="326978742">
          <w:marLeft w:val="640"/>
          <w:marRight w:val="0"/>
          <w:marTop w:val="0"/>
          <w:marBottom w:val="0"/>
          <w:divBdr>
            <w:top w:val="none" w:sz="0" w:space="0" w:color="auto"/>
            <w:left w:val="none" w:sz="0" w:space="0" w:color="auto"/>
            <w:bottom w:val="none" w:sz="0" w:space="0" w:color="auto"/>
            <w:right w:val="none" w:sz="0" w:space="0" w:color="auto"/>
          </w:divBdr>
        </w:div>
        <w:div w:id="1887597123">
          <w:marLeft w:val="640"/>
          <w:marRight w:val="0"/>
          <w:marTop w:val="0"/>
          <w:marBottom w:val="0"/>
          <w:divBdr>
            <w:top w:val="none" w:sz="0" w:space="0" w:color="auto"/>
            <w:left w:val="none" w:sz="0" w:space="0" w:color="auto"/>
            <w:bottom w:val="none" w:sz="0" w:space="0" w:color="auto"/>
            <w:right w:val="none" w:sz="0" w:space="0" w:color="auto"/>
          </w:divBdr>
        </w:div>
        <w:div w:id="554051816">
          <w:marLeft w:val="640"/>
          <w:marRight w:val="0"/>
          <w:marTop w:val="0"/>
          <w:marBottom w:val="0"/>
          <w:divBdr>
            <w:top w:val="none" w:sz="0" w:space="0" w:color="auto"/>
            <w:left w:val="none" w:sz="0" w:space="0" w:color="auto"/>
            <w:bottom w:val="none" w:sz="0" w:space="0" w:color="auto"/>
            <w:right w:val="none" w:sz="0" w:space="0" w:color="auto"/>
          </w:divBdr>
        </w:div>
        <w:div w:id="1765952367">
          <w:marLeft w:val="640"/>
          <w:marRight w:val="0"/>
          <w:marTop w:val="0"/>
          <w:marBottom w:val="0"/>
          <w:divBdr>
            <w:top w:val="none" w:sz="0" w:space="0" w:color="auto"/>
            <w:left w:val="none" w:sz="0" w:space="0" w:color="auto"/>
            <w:bottom w:val="none" w:sz="0" w:space="0" w:color="auto"/>
            <w:right w:val="none" w:sz="0" w:space="0" w:color="auto"/>
          </w:divBdr>
        </w:div>
        <w:div w:id="292637986">
          <w:marLeft w:val="640"/>
          <w:marRight w:val="0"/>
          <w:marTop w:val="0"/>
          <w:marBottom w:val="0"/>
          <w:divBdr>
            <w:top w:val="none" w:sz="0" w:space="0" w:color="auto"/>
            <w:left w:val="none" w:sz="0" w:space="0" w:color="auto"/>
            <w:bottom w:val="none" w:sz="0" w:space="0" w:color="auto"/>
            <w:right w:val="none" w:sz="0" w:space="0" w:color="auto"/>
          </w:divBdr>
        </w:div>
        <w:div w:id="554394829">
          <w:marLeft w:val="640"/>
          <w:marRight w:val="0"/>
          <w:marTop w:val="0"/>
          <w:marBottom w:val="0"/>
          <w:divBdr>
            <w:top w:val="none" w:sz="0" w:space="0" w:color="auto"/>
            <w:left w:val="none" w:sz="0" w:space="0" w:color="auto"/>
            <w:bottom w:val="none" w:sz="0" w:space="0" w:color="auto"/>
            <w:right w:val="none" w:sz="0" w:space="0" w:color="auto"/>
          </w:divBdr>
        </w:div>
        <w:div w:id="784467841">
          <w:marLeft w:val="640"/>
          <w:marRight w:val="0"/>
          <w:marTop w:val="0"/>
          <w:marBottom w:val="0"/>
          <w:divBdr>
            <w:top w:val="none" w:sz="0" w:space="0" w:color="auto"/>
            <w:left w:val="none" w:sz="0" w:space="0" w:color="auto"/>
            <w:bottom w:val="none" w:sz="0" w:space="0" w:color="auto"/>
            <w:right w:val="none" w:sz="0" w:space="0" w:color="auto"/>
          </w:divBdr>
        </w:div>
        <w:div w:id="1628317000">
          <w:marLeft w:val="640"/>
          <w:marRight w:val="0"/>
          <w:marTop w:val="0"/>
          <w:marBottom w:val="0"/>
          <w:divBdr>
            <w:top w:val="none" w:sz="0" w:space="0" w:color="auto"/>
            <w:left w:val="none" w:sz="0" w:space="0" w:color="auto"/>
            <w:bottom w:val="none" w:sz="0" w:space="0" w:color="auto"/>
            <w:right w:val="none" w:sz="0" w:space="0" w:color="auto"/>
          </w:divBdr>
        </w:div>
        <w:div w:id="1433936192">
          <w:marLeft w:val="640"/>
          <w:marRight w:val="0"/>
          <w:marTop w:val="0"/>
          <w:marBottom w:val="0"/>
          <w:divBdr>
            <w:top w:val="none" w:sz="0" w:space="0" w:color="auto"/>
            <w:left w:val="none" w:sz="0" w:space="0" w:color="auto"/>
            <w:bottom w:val="none" w:sz="0" w:space="0" w:color="auto"/>
            <w:right w:val="none" w:sz="0" w:space="0" w:color="auto"/>
          </w:divBdr>
        </w:div>
        <w:div w:id="361828703">
          <w:marLeft w:val="640"/>
          <w:marRight w:val="0"/>
          <w:marTop w:val="0"/>
          <w:marBottom w:val="0"/>
          <w:divBdr>
            <w:top w:val="none" w:sz="0" w:space="0" w:color="auto"/>
            <w:left w:val="none" w:sz="0" w:space="0" w:color="auto"/>
            <w:bottom w:val="none" w:sz="0" w:space="0" w:color="auto"/>
            <w:right w:val="none" w:sz="0" w:space="0" w:color="auto"/>
          </w:divBdr>
        </w:div>
        <w:div w:id="1835484579">
          <w:marLeft w:val="640"/>
          <w:marRight w:val="0"/>
          <w:marTop w:val="0"/>
          <w:marBottom w:val="0"/>
          <w:divBdr>
            <w:top w:val="none" w:sz="0" w:space="0" w:color="auto"/>
            <w:left w:val="none" w:sz="0" w:space="0" w:color="auto"/>
            <w:bottom w:val="none" w:sz="0" w:space="0" w:color="auto"/>
            <w:right w:val="none" w:sz="0" w:space="0" w:color="auto"/>
          </w:divBdr>
        </w:div>
        <w:div w:id="666399500">
          <w:marLeft w:val="640"/>
          <w:marRight w:val="0"/>
          <w:marTop w:val="0"/>
          <w:marBottom w:val="0"/>
          <w:divBdr>
            <w:top w:val="none" w:sz="0" w:space="0" w:color="auto"/>
            <w:left w:val="none" w:sz="0" w:space="0" w:color="auto"/>
            <w:bottom w:val="none" w:sz="0" w:space="0" w:color="auto"/>
            <w:right w:val="none" w:sz="0" w:space="0" w:color="auto"/>
          </w:divBdr>
        </w:div>
        <w:div w:id="1263565207">
          <w:marLeft w:val="640"/>
          <w:marRight w:val="0"/>
          <w:marTop w:val="0"/>
          <w:marBottom w:val="0"/>
          <w:divBdr>
            <w:top w:val="none" w:sz="0" w:space="0" w:color="auto"/>
            <w:left w:val="none" w:sz="0" w:space="0" w:color="auto"/>
            <w:bottom w:val="none" w:sz="0" w:space="0" w:color="auto"/>
            <w:right w:val="none" w:sz="0" w:space="0" w:color="auto"/>
          </w:divBdr>
        </w:div>
        <w:div w:id="1253323410">
          <w:marLeft w:val="640"/>
          <w:marRight w:val="0"/>
          <w:marTop w:val="0"/>
          <w:marBottom w:val="0"/>
          <w:divBdr>
            <w:top w:val="none" w:sz="0" w:space="0" w:color="auto"/>
            <w:left w:val="none" w:sz="0" w:space="0" w:color="auto"/>
            <w:bottom w:val="none" w:sz="0" w:space="0" w:color="auto"/>
            <w:right w:val="none" w:sz="0" w:space="0" w:color="auto"/>
          </w:divBdr>
        </w:div>
        <w:div w:id="516433811">
          <w:marLeft w:val="640"/>
          <w:marRight w:val="0"/>
          <w:marTop w:val="0"/>
          <w:marBottom w:val="0"/>
          <w:divBdr>
            <w:top w:val="none" w:sz="0" w:space="0" w:color="auto"/>
            <w:left w:val="none" w:sz="0" w:space="0" w:color="auto"/>
            <w:bottom w:val="none" w:sz="0" w:space="0" w:color="auto"/>
            <w:right w:val="none" w:sz="0" w:space="0" w:color="auto"/>
          </w:divBdr>
        </w:div>
        <w:div w:id="1306815781">
          <w:marLeft w:val="640"/>
          <w:marRight w:val="0"/>
          <w:marTop w:val="0"/>
          <w:marBottom w:val="0"/>
          <w:divBdr>
            <w:top w:val="none" w:sz="0" w:space="0" w:color="auto"/>
            <w:left w:val="none" w:sz="0" w:space="0" w:color="auto"/>
            <w:bottom w:val="none" w:sz="0" w:space="0" w:color="auto"/>
            <w:right w:val="none" w:sz="0" w:space="0" w:color="auto"/>
          </w:divBdr>
        </w:div>
        <w:div w:id="1126236473">
          <w:marLeft w:val="640"/>
          <w:marRight w:val="0"/>
          <w:marTop w:val="0"/>
          <w:marBottom w:val="0"/>
          <w:divBdr>
            <w:top w:val="none" w:sz="0" w:space="0" w:color="auto"/>
            <w:left w:val="none" w:sz="0" w:space="0" w:color="auto"/>
            <w:bottom w:val="none" w:sz="0" w:space="0" w:color="auto"/>
            <w:right w:val="none" w:sz="0" w:space="0" w:color="auto"/>
          </w:divBdr>
        </w:div>
        <w:div w:id="1565524767">
          <w:marLeft w:val="640"/>
          <w:marRight w:val="0"/>
          <w:marTop w:val="0"/>
          <w:marBottom w:val="0"/>
          <w:divBdr>
            <w:top w:val="none" w:sz="0" w:space="0" w:color="auto"/>
            <w:left w:val="none" w:sz="0" w:space="0" w:color="auto"/>
            <w:bottom w:val="none" w:sz="0" w:space="0" w:color="auto"/>
            <w:right w:val="none" w:sz="0" w:space="0" w:color="auto"/>
          </w:divBdr>
        </w:div>
        <w:div w:id="1206719426">
          <w:marLeft w:val="640"/>
          <w:marRight w:val="0"/>
          <w:marTop w:val="0"/>
          <w:marBottom w:val="0"/>
          <w:divBdr>
            <w:top w:val="none" w:sz="0" w:space="0" w:color="auto"/>
            <w:left w:val="none" w:sz="0" w:space="0" w:color="auto"/>
            <w:bottom w:val="none" w:sz="0" w:space="0" w:color="auto"/>
            <w:right w:val="none" w:sz="0" w:space="0" w:color="auto"/>
          </w:divBdr>
        </w:div>
        <w:div w:id="1968270523">
          <w:marLeft w:val="640"/>
          <w:marRight w:val="0"/>
          <w:marTop w:val="0"/>
          <w:marBottom w:val="0"/>
          <w:divBdr>
            <w:top w:val="none" w:sz="0" w:space="0" w:color="auto"/>
            <w:left w:val="none" w:sz="0" w:space="0" w:color="auto"/>
            <w:bottom w:val="none" w:sz="0" w:space="0" w:color="auto"/>
            <w:right w:val="none" w:sz="0" w:space="0" w:color="auto"/>
          </w:divBdr>
        </w:div>
        <w:div w:id="1820226235">
          <w:marLeft w:val="640"/>
          <w:marRight w:val="0"/>
          <w:marTop w:val="0"/>
          <w:marBottom w:val="0"/>
          <w:divBdr>
            <w:top w:val="none" w:sz="0" w:space="0" w:color="auto"/>
            <w:left w:val="none" w:sz="0" w:space="0" w:color="auto"/>
            <w:bottom w:val="none" w:sz="0" w:space="0" w:color="auto"/>
            <w:right w:val="none" w:sz="0" w:space="0" w:color="auto"/>
          </w:divBdr>
        </w:div>
        <w:div w:id="542404165">
          <w:marLeft w:val="640"/>
          <w:marRight w:val="0"/>
          <w:marTop w:val="0"/>
          <w:marBottom w:val="0"/>
          <w:divBdr>
            <w:top w:val="none" w:sz="0" w:space="0" w:color="auto"/>
            <w:left w:val="none" w:sz="0" w:space="0" w:color="auto"/>
            <w:bottom w:val="none" w:sz="0" w:space="0" w:color="auto"/>
            <w:right w:val="none" w:sz="0" w:space="0" w:color="auto"/>
          </w:divBdr>
        </w:div>
        <w:div w:id="1896895668">
          <w:marLeft w:val="640"/>
          <w:marRight w:val="0"/>
          <w:marTop w:val="0"/>
          <w:marBottom w:val="0"/>
          <w:divBdr>
            <w:top w:val="none" w:sz="0" w:space="0" w:color="auto"/>
            <w:left w:val="none" w:sz="0" w:space="0" w:color="auto"/>
            <w:bottom w:val="none" w:sz="0" w:space="0" w:color="auto"/>
            <w:right w:val="none" w:sz="0" w:space="0" w:color="auto"/>
          </w:divBdr>
        </w:div>
        <w:div w:id="262962704">
          <w:marLeft w:val="640"/>
          <w:marRight w:val="0"/>
          <w:marTop w:val="0"/>
          <w:marBottom w:val="0"/>
          <w:divBdr>
            <w:top w:val="none" w:sz="0" w:space="0" w:color="auto"/>
            <w:left w:val="none" w:sz="0" w:space="0" w:color="auto"/>
            <w:bottom w:val="none" w:sz="0" w:space="0" w:color="auto"/>
            <w:right w:val="none" w:sz="0" w:space="0" w:color="auto"/>
          </w:divBdr>
        </w:div>
        <w:div w:id="1255750531">
          <w:marLeft w:val="640"/>
          <w:marRight w:val="0"/>
          <w:marTop w:val="0"/>
          <w:marBottom w:val="0"/>
          <w:divBdr>
            <w:top w:val="none" w:sz="0" w:space="0" w:color="auto"/>
            <w:left w:val="none" w:sz="0" w:space="0" w:color="auto"/>
            <w:bottom w:val="none" w:sz="0" w:space="0" w:color="auto"/>
            <w:right w:val="none" w:sz="0" w:space="0" w:color="auto"/>
          </w:divBdr>
        </w:div>
        <w:div w:id="574558994">
          <w:marLeft w:val="640"/>
          <w:marRight w:val="0"/>
          <w:marTop w:val="0"/>
          <w:marBottom w:val="0"/>
          <w:divBdr>
            <w:top w:val="none" w:sz="0" w:space="0" w:color="auto"/>
            <w:left w:val="none" w:sz="0" w:space="0" w:color="auto"/>
            <w:bottom w:val="none" w:sz="0" w:space="0" w:color="auto"/>
            <w:right w:val="none" w:sz="0" w:space="0" w:color="auto"/>
          </w:divBdr>
        </w:div>
        <w:div w:id="866871475">
          <w:marLeft w:val="640"/>
          <w:marRight w:val="0"/>
          <w:marTop w:val="0"/>
          <w:marBottom w:val="0"/>
          <w:divBdr>
            <w:top w:val="none" w:sz="0" w:space="0" w:color="auto"/>
            <w:left w:val="none" w:sz="0" w:space="0" w:color="auto"/>
            <w:bottom w:val="none" w:sz="0" w:space="0" w:color="auto"/>
            <w:right w:val="none" w:sz="0" w:space="0" w:color="auto"/>
          </w:divBdr>
        </w:div>
        <w:div w:id="1125656806">
          <w:marLeft w:val="640"/>
          <w:marRight w:val="0"/>
          <w:marTop w:val="0"/>
          <w:marBottom w:val="0"/>
          <w:divBdr>
            <w:top w:val="none" w:sz="0" w:space="0" w:color="auto"/>
            <w:left w:val="none" w:sz="0" w:space="0" w:color="auto"/>
            <w:bottom w:val="none" w:sz="0" w:space="0" w:color="auto"/>
            <w:right w:val="none" w:sz="0" w:space="0" w:color="auto"/>
          </w:divBdr>
        </w:div>
        <w:div w:id="520974305">
          <w:marLeft w:val="640"/>
          <w:marRight w:val="0"/>
          <w:marTop w:val="0"/>
          <w:marBottom w:val="0"/>
          <w:divBdr>
            <w:top w:val="none" w:sz="0" w:space="0" w:color="auto"/>
            <w:left w:val="none" w:sz="0" w:space="0" w:color="auto"/>
            <w:bottom w:val="none" w:sz="0" w:space="0" w:color="auto"/>
            <w:right w:val="none" w:sz="0" w:space="0" w:color="auto"/>
          </w:divBdr>
        </w:div>
        <w:div w:id="1055933340">
          <w:marLeft w:val="640"/>
          <w:marRight w:val="0"/>
          <w:marTop w:val="0"/>
          <w:marBottom w:val="0"/>
          <w:divBdr>
            <w:top w:val="none" w:sz="0" w:space="0" w:color="auto"/>
            <w:left w:val="none" w:sz="0" w:space="0" w:color="auto"/>
            <w:bottom w:val="none" w:sz="0" w:space="0" w:color="auto"/>
            <w:right w:val="none" w:sz="0" w:space="0" w:color="auto"/>
          </w:divBdr>
        </w:div>
        <w:div w:id="1438482100">
          <w:marLeft w:val="640"/>
          <w:marRight w:val="0"/>
          <w:marTop w:val="0"/>
          <w:marBottom w:val="0"/>
          <w:divBdr>
            <w:top w:val="none" w:sz="0" w:space="0" w:color="auto"/>
            <w:left w:val="none" w:sz="0" w:space="0" w:color="auto"/>
            <w:bottom w:val="none" w:sz="0" w:space="0" w:color="auto"/>
            <w:right w:val="none" w:sz="0" w:space="0" w:color="auto"/>
          </w:divBdr>
        </w:div>
        <w:div w:id="1588267813">
          <w:marLeft w:val="640"/>
          <w:marRight w:val="0"/>
          <w:marTop w:val="0"/>
          <w:marBottom w:val="0"/>
          <w:divBdr>
            <w:top w:val="none" w:sz="0" w:space="0" w:color="auto"/>
            <w:left w:val="none" w:sz="0" w:space="0" w:color="auto"/>
            <w:bottom w:val="none" w:sz="0" w:space="0" w:color="auto"/>
            <w:right w:val="none" w:sz="0" w:space="0" w:color="auto"/>
          </w:divBdr>
        </w:div>
        <w:div w:id="675691035">
          <w:marLeft w:val="640"/>
          <w:marRight w:val="0"/>
          <w:marTop w:val="0"/>
          <w:marBottom w:val="0"/>
          <w:divBdr>
            <w:top w:val="none" w:sz="0" w:space="0" w:color="auto"/>
            <w:left w:val="none" w:sz="0" w:space="0" w:color="auto"/>
            <w:bottom w:val="none" w:sz="0" w:space="0" w:color="auto"/>
            <w:right w:val="none" w:sz="0" w:space="0" w:color="auto"/>
          </w:divBdr>
        </w:div>
        <w:div w:id="1067410974">
          <w:marLeft w:val="640"/>
          <w:marRight w:val="0"/>
          <w:marTop w:val="0"/>
          <w:marBottom w:val="0"/>
          <w:divBdr>
            <w:top w:val="none" w:sz="0" w:space="0" w:color="auto"/>
            <w:left w:val="none" w:sz="0" w:space="0" w:color="auto"/>
            <w:bottom w:val="none" w:sz="0" w:space="0" w:color="auto"/>
            <w:right w:val="none" w:sz="0" w:space="0" w:color="auto"/>
          </w:divBdr>
        </w:div>
        <w:div w:id="912468835">
          <w:marLeft w:val="640"/>
          <w:marRight w:val="0"/>
          <w:marTop w:val="0"/>
          <w:marBottom w:val="0"/>
          <w:divBdr>
            <w:top w:val="none" w:sz="0" w:space="0" w:color="auto"/>
            <w:left w:val="none" w:sz="0" w:space="0" w:color="auto"/>
            <w:bottom w:val="none" w:sz="0" w:space="0" w:color="auto"/>
            <w:right w:val="none" w:sz="0" w:space="0" w:color="auto"/>
          </w:divBdr>
        </w:div>
        <w:div w:id="386299115">
          <w:marLeft w:val="640"/>
          <w:marRight w:val="0"/>
          <w:marTop w:val="0"/>
          <w:marBottom w:val="0"/>
          <w:divBdr>
            <w:top w:val="none" w:sz="0" w:space="0" w:color="auto"/>
            <w:left w:val="none" w:sz="0" w:space="0" w:color="auto"/>
            <w:bottom w:val="none" w:sz="0" w:space="0" w:color="auto"/>
            <w:right w:val="none" w:sz="0" w:space="0" w:color="auto"/>
          </w:divBdr>
        </w:div>
        <w:div w:id="1949119488">
          <w:marLeft w:val="640"/>
          <w:marRight w:val="0"/>
          <w:marTop w:val="0"/>
          <w:marBottom w:val="0"/>
          <w:divBdr>
            <w:top w:val="none" w:sz="0" w:space="0" w:color="auto"/>
            <w:left w:val="none" w:sz="0" w:space="0" w:color="auto"/>
            <w:bottom w:val="none" w:sz="0" w:space="0" w:color="auto"/>
            <w:right w:val="none" w:sz="0" w:space="0" w:color="auto"/>
          </w:divBdr>
        </w:div>
        <w:div w:id="131562271">
          <w:marLeft w:val="640"/>
          <w:marRight w:val="0"/>
          <w:marTop w:val="0"/>
          <w:marBottom w:val="0"/>
          <w:divBdr>
            <w:top w:val="none" w:sz="0" w:space="0" w:color="auto"/>
            <w:left w:val="none" w:sz="0" w:space="0" w:color="auto"/>
            <w:bottom w:val="none" w:sz="0" w:space="0" w:color="auto"/>
            <w:right w:val="none" w:sz="0" w:space="0" w:color="auto"/>
          </w:divBdr>
        </w:div>
        <w:div w:id="247886524">
          <w:marLeft w:val="640"/>
          <w:marRight w:val="0"/>
          <w:marTop w:val="0"/>
          <w:marBottom w:val="0"/>
          <w:divBdr>
            <w:top w:val="none" w:sz="0" w:space="0" w:color="auto"/>
            <w:left w:val="none" w:sz="0" w:space="0" w:color="auto"/>
            <w:bottom w:val="none" w:sz="0" w:space="0" w:color="auto"/>
            <w:right w:val="none" w:sz="0" w:space="0" w:color="auto"/>
          </w:divBdr>
        </w:div>
        <w:div w:id="968248470">
          <w:marLeft w:val="640"/>
          <w:marRight w:val="0"/>
          <w:marTop w:val="0"/>
          <w:marBottom w:val="0"/>
          <w:divBdr>
            <w:top w:val="none" w:sz="0" w:space="0" w:color="auto"/>
            <w:left w:val="none" w:sz="0" w:space="0" w:color="auto"/>
            <w:bottom w:val="none" w:sz="0" w:space="0" w:color="auto"/>
            <w:right w:val="none" w:sz="0" w:space="0" w:color="auto"/>
          </w:divBdr>
        </w:div>
        <w:div w:id="627584521">
          <w:marLeft w:val="640"/>
          <w:marRight w:val="0"/>
          <w:marTop w:val="0"/>
          <w:marBottom w:val="0"/>
          <w:divBdr>
            <w:top w:val="none" w:sz="0" w:space="0" w:color="auto"/>
            <w:left w:val="none" w:sz="0" w:space="0" w:color="auto"/>
            <w:bottom w:val="none" w:sz="0" w:space="0" w:color="auto"/>
            <w:right w:val="none" w:sz="0" w:space="0" w:color="auto"/>
          </w:divBdr>
        </w:div>
        <w:div w:id="939292143">
          <w:marLeft w:val="640"/>
          <w:marRight w:val="0"/>
          <w:marTop w:val="0"/>
          <w:marBottom w:val="0"/>
          <w:divBdr>
            <w:top w:val="none" w:sz="0" w:space="0" w:color="auto"/>
            <w:left w:val="none" w:sz="0" w:space="0" w:color="auto"/>
            <w:bottom w:val="none" w:sz="0" w:space="0" w:color="auto"/>
            <w:right w:val="none" w:sz="0" w:space="0" w:color="auto"/>
          </w:divBdr>
        </w:div>
        <w:div w:id="1943297515">
          <w:marLeft w:val="640"/>
          <w:marRight w:val="0"/>
          <w:marTop w:val="0"/>
          <w:marBottom w:val="0"/>
          <w:divBdr>
            <w:top w:val="none" w:sz="0" w:space="0" w:color="auto"/>
            <w:left w:val="none" w:sz="0" w:space="0" w:color="auto"/>
            <w:bottom w:val="none" w:sz="0" w:space="0" w:color="auto"/>
            <w:right w:val="none" w:sz="0" w:space="0" w:color="auto"/>
          </w:divBdr>
        </w:div>
        <w:div w:id="459350244">
          <w:marLeft w:val="640"/>
          <w:marRight w:val="0"/>
          <w:marTop w:val="0"/>
          <w:marBottom w:val="0"/>
          <w:divBdr>
            <w:top w:val="none" w:sz="0" w:space="0" w:color="auto"/>
            <w:left w:val="none" w:sz="0" w:space="0" w:color="auto"/>
            <w:bottom w:val="none" w:sz="0" w:space="0" w:color="auto"/>
            <w:right w:val="none" w:sz="0" w:space="0" w:color="auto"/>
          </w:divBdr>
        </w:div>
        <w:div w:id="1739551959">
          <w:marLeft w:val="640"/>
          <w:marRight w:val="0"/>
          <w:marTop w:val="0"/>
          <w:marBottom w:val="0"/>
          <w:divBdr>
            <w:top w:val="none" w:sz="0" w:space="0" w:color="auto"/>
            <w:left w:val="none" w:sz="0" w:space="0" w:color="auto"/>
            <w:bottom w:val="none" w:sz="0" w:space="0" w:color="auto"/>
            <w:right w:val="none" w:sz="0" w:space="0" w:color="auto"/>
          </w:divBdr>
        </w:div>
        <w:div w:id="2036955236">
          <w:marLeft w:val="640"/>
          <w:marRight w:val="0"/>
          <w:marTop w:val="0"/>
          <w:marBottom w:val="0"/>
          <w:divBdr>
            <w:top w:val="none" w:sz="0" w:space="0" w:color="auto"/>
            <w:left w:val="none" w:sz="0" w:space="0" w:color="auto"/>
            <w:bottom w:val="none" w:sz="0" w:space="0" w:color="auto"/>
            <w:right w:val="none" w:sz="0" w:space="0" w:color="auto"/>
          </w:divBdr>
        </w:div>
        <w:div w:id="1261717861">
          <w:marLeft w:val="640"/>
          <w:marRight w:val="0"/>
          <w:marTop w:val="0"/>
          <w:marBottom w:val="0"/>
          <w:divBdr>
            <w:top w:val="none" w:sz="0" w:space="0" w:color="auto"/>
            <w:left w:val="none" w:sz="0" w:space="0" w:color="auto"/>
            <w:bottom w:val="none" w:sz="0" w:space="0" w:color="auto"/>
            <w:right w:val="none" w:sz="0" w:space="0" w:color="auto"/>
          </w:divBdr>
        </w:div>
        <w:div w:id="932125716">
          <w:marLeft w:val="640"/>
          <w:marRight w:val="0"/>
          <w:marTop w:val="0"/>
          <w:marBottom w:val="0"/>
          <w:divBdr>
            <w:top w:val="none" w:sz="0" w:space="0" w:color="auto"/>
            <w:left w:val="none" w:sz="0" w:space="0" w:color="auto"/>
            <w:bottom w:val="none" w:sz="0" w:space="0" w:color="auto"/>
            <w:right w:val="none" w:sz="0" w:space="0" w:color="auto"/>
          </w:divBdr>
        </w:div>
        <w:div w:id="1294948705">
          <w:marLeft w:val="640"/>
          <w:marRight w:val="0"/>
          <w:marTop w:val="0"/>
          <w:marBottom w:val="0"/>
          <w:divBdr>
            <w:top w:val="none" w:sz="0" w:space="0" w:color="auto"/>
            <w:left w:val="none" w:sz="0" w:space="0" w:color="auto"/>
            <w:bottom w:val="none" w:sz="0" w:space="0" w:color="auto"/>
            <w:right w:val="none" w:sz="0" w:space="0" w:color="auto"/>
          </w:divBdr>
        </w:div>
        <w:div w:id="252400964">
          <w:marLeft w:val="640"/>
          <w:marRight w:val="0"/>
          <w:marTop w:val="0"/>
          <w:marBottom w:val="0"/>
          <w:divBdr>
            <w:top w:val="none" w:sz="0" w:space="0" w:color="auto"/>
            <w:left w:val="none" w:sz="0" w:space="0" w:color="auto"/>
            <w:bottom w:val="none" w:sz="0" w:space="0" w:color="auto"/>
            <w:right w:val="none" w:sz="0" w:space="0" w:color="auto"/>
          </w:divBdr>
        </w:div>
        <w:div w:id="541945252">
          <w:marLeft w:val="640"/>
          <w:marRight w:val="0"/>
          <w:marTop w:val="0"/>
          <w:marBottom w:val="0"/>
          <w:divBdr>
            <w:top w:val="none" w:sz="0" w:space="0" w:color="auto"/>
            <w:left w:val="none" w:sz="0" w:space="0" w:color="auto"/>
            <w:bottom w:val="none" w:sz="0" w:space="0" w:color="auto"/>
            <w:right w:val="none" w:sz="0" w:space="0" w:color="auto"/>
          </w:divBdr>
        </w:div>
        <w:div w:id="1609387296">
          <w:marLeft w:val="640"/>
          <w:marRight w:val="0"/>
          <w:marTop w:val="0"/>
          <w:marBottom w:val="0"/>
          <w:divBdr>
            <w:top w:val="none" w:sz="0" w:space="0" w:color="auto"/>
            <w:left w:val="none" w:sz="0" w:space="0" w:color="auto"/>
            <w:bottom w:val="none" w:sz="0" w:space="0" w:color="auto"/>
            <w:right w:val="none" w:sz="0" w:space="0" w:color="auto"/>
          </w:divBdr>
        </w:div>
        <w:div w:id="1678533215">
          <w:marLeft w:val="640"/>
          <w:marRight w:val="0"/>
          <w:marTop w:val="0"/>
          <w:marBottom w:val="0"/>
          <w:divBdr>
            <w:top w:val="none" w:sz="0" w:space="0" w:color="auto"/>
            <w:left w:val="none" w:sz="0" w:space="0" w:color="auto"/>
            <w:bottom w:val="none" w:sz="0" w:space="0" w:color="auto"/>
            <w:right w:val="none" w:sz="0" w:space="0" w:color="auto"/>
          </w:divBdr>
        </w:div>
        <w:div w:id="1967152703">
          <w:marLeft w:val="640"/>
          <w:marRight w:val="0"/>
          <w:marTop w:val="0"/>
          <w:marBottom w:val="0"/>
          <w:divBdr>
            <w:top w:val="none" w:sz="0" w:space="0" w:color="auto"/>
            <w:left w:val="none" w:sz="0" w:space="0" w:color="auto"/>
            <w:bottom w:val="none" w:sz="0" w:space="0" w:color="auto"/>
            <w:right w:val="none" w:sz="0" w:space="0" w:color="auto"/>
          </w:divBdr>
        </w:div>
        <w:div w:id="1298609346">
          <w:marLeft w:val="640"/>
          <w:marRight w:val="0"/>
          <w:marTop w:val="0"/>
          <w:marBottom w:val="0"/>
          <w:divBdr>
            <w:top w:val="none" w:sz="0" w:space="0" w:color="auto"/>
            <w:left w:val="none" w:sz="0" w:space="0" w:color="auto"/>
            <w:bottom w:val="none" w:sz="0" w:space="0" w:color="auto"/>
            <w:right w:val="none" w:sz="0" w:space="0" w:color="auto"/>
          </w:divBdr>
        </w:div>
        <w:div w:id="243999443">
          <w:marLeft w:val="640"/>
          <w:marRight w:val="0"/>
          <w:marTop w:val="0"/>
          <w:marBottom w:val="0"/>
          <w:divBdr>
            <w:top w:val="none" w:sz="0" w:space="0" w:color="auto"/>
            <w:left w:val="none" w:sz="0" w:space="0" w:color="auto"/>
            <w:bottom w:val="none" w:sz="0" w:space="0" w:color="auto"/>
            <w:right w:val="none" w:sz="0" w:space="0" w:color="auto"/>
          </w:divBdr>
        </w:div>
        <w:div w:id="141428009">
          <w:marLeft w:val="640"/>
          <w:marRight w:val="0"/>
          <w:marTop w:val="0"/>
          <w:marBottom w:val="0"/>
          <w:divBdr>
            <w:top w:val="none" w:sz="0" w:space="0" w:color="auto"/>
            <w:left w:val="none" w:sz="0" w:space="0" w:color="auto"/>
            <w:bottom w:val="none" w:sz="0" w:space="0" w:color="auto"/>
            <w:right w:val="none" w:sz="0" w:space="0" w:color="auto"/>
          </w:divBdr>
        </w:div>
        <w:div w:id="1825974252">
          <w:marLeft w:val="640"/>
          <w:marRight w:val="0"/>
          <w:marTop w:val="0"/>
          <w:marBottom w:val="0"/>
          <w:divBdr>
            <w:top w:val="none" w:sz="0" w:space="0" w:color="auto"/>
            <w:left w:val="none" w:sz="0" w:space="0" w:color="auto"/>
            <w:bottom w:val="none" w:sz="0" w:space="0" w:color="auto"/>
            <w:right w:val="none" w:sz="0" w:space="0" w:color="auto"/>
          </w:divBdr>
        </w:div>
        <w:div w:id="679771348">
          <w:marLeft w:val="640"/>
          <w:marRight w:val="0"/>
          <w:marTop w:val="0"/>
          <w:marBottom w:val="0"/>
          <w:divBdr>
            <w:top w:val="none" w:sz="0" w:space="0" w:color="auto"/>
            <w:left w:val="none" w:sz="0" w:space="0" w:color="auto"/>
            <w:bottom w:val="none" w:sz="0" w:space="0" w:color="auto"/>
            <w:right w:val="none" w:sz="0" w:space="0" w:color="auto"/>
          </w:divBdr>
        </w:div>
        <w:div w:id="71392582">
          <w:marLeft w:val="640"/>
          <w:marRight w:val="0"/>
          <w:marTop w:val="0"/>
          <w:marBottom w:val="0"/>
          <w:divBdr>
            <w:top w:val="none" w:sz="0" w:space="0" w:color="auto"/>
            <w:left w:val="none" w:sz="0" w:space="0" w:color="auto"/>
            <w:bottom w:val="none" w:sz="0" w:space="0" w:color="auto"/>
            <w:right w:val="none" w:sz="0" w:space="0" w:color="auto"/>
          </w:divBdr>
        </w:div>
        <w:div w:id="1798140346">
          <w:marLeft w:val="640"/>
          <w:marRight w:val="0"/>
          <w:marTop w:val="0"/>
          <w:marBottom w:val="0"/>
          <w:divBdr>
            <w:top w:val="none" w:sz="0" w:space="0" w:color="auto"/>
            <w:left w:val="none" w:sz="0" w:space="0" w:color="auto"/>
            <w:bottom w:val="none" w:sz="0" w:space="0" w:color="auto"/>
            <w:right w:val="none" w:sz="0" w:space="0" w:color="auto"/>
          </w:divBdr>
        </w:div>
        <w:div w:id="120273716">
          <w:marLeft w:val="640"/>
          <w:marRight w:val="0"/>
          <w:marTop w:val="0"/>
          <w:marBottom w:val="0"/>
          <w:divBdr>
            <w:top w:val="none" w:sz="0" w:space="0" w:color="auto"/>
            <w:left w:val="none" w:sz="0" w:space="0" w:color="auto"/>
            <w:bottom w:val="none" w:sz="0" w:space="0" w:color="auto"/>
            <w:right w:val="none" w:sz="0" w:space="0" w:color="auto"/>
          </w:divBdr>
        </w:div>
        <w:div w:id="1251280861">
          <w:marLeft w:val="640"/>
          <w:marRight w:val="0"/>
          <w:marTop w:val="0"/>
          <w:marBottom w:val="0"/>
          <w:divBdr>
            <w:top w:val="none" w:sz="0" w:space="0" w:color="auto"/>
            <w:left w:val="none" w:sz="0" w:space="0" w:color="auto"/>
            <w:bottom w:val="none" w:sz="0" w:space="0" w:color="auto"/>
            <w:right w:val="none" w:sz="0" w:space="0" w:color="auto"/>
          </w:divBdr>
        </w:div>
        <w:div w:id="578367748">
          <w:marLeft w:val="640"/>
          <w:marRight w:val="0"/>
          <w:marTop w:val="0"/>
          <w:marBottom w:val="0"/>
          <w:divBdr>
            <w:top w:val="none" w:sz="0" w:space="0" w:color="auto"/>
            <w:left w:val="none" w:sz="0" w:space="0" w:color="auto"/>
            <w:bottom w:val="none" w:sz="0" w:space="0" w:color="auto"/>
            <w:right w:val="none" w:sz="0" w:space="0" w:color="auto"/>
          </w:divBdr>
        </w:div>
        <w:div w:id="1832330693">
          <w:marLeft w:val="640"/>
          <w:marRight w:val="0"/>
          <w:marTop w:val="0"/>
          <w:marBottom w:val="0"/>
          <w:divBdr>
            <w:top w:val="none" w:sz="0" w:space="0" w:color="auto"/>
            <w:left w:val="none" w:sz="0" w:space="0" w:color="auto"/>
            <w:bottom w:val="none" w:sz="0" w:space="0" w:color="auto"/>
            <w:right w:val="none" w:sz="0" w:space="0" w:color="auto"/>
          </w:divBdr>
        </w:div>
        <w:div w:id="443425352">
          <w:marLeft w:val="640"/>
          <w:marRight w:val="0"/>
          <w:marTop w:val="0"/>
          <w:marBottom w:val="0"/>
          <w:divBdr>
            <w:top w:val="none" w:sz="0" w:space="0" w:color="auto"/>
            <w:left w:val="none" w:sz="0" w:space="0" w:color="auto"/>
            <w:bottom w:val="none" w:sz="0" w:space="0" w:color="auto"/>
            <w:right w:val="none" w:sz="0" w:space="0" w:color="auto"/>
          </w:divBdr>
        </w:div>
        <w:div w:id="661811768">
          <w:marLeft w:val="640"/>
          <w:marRight w:val="0"/>
          <w:marTop w:val="0"/>
          <w:marBottom w:val="0"/>
          <w:divBdr>
            <w:top w:val="none" w:sz="0" w:space="0" w:color="auto"/>
            <w:left w:val="none" w:sz="0" w:space="0" w:color="auto"/>
            <w:bottom w:val="none" w:sz="0" w:space="0" w:color="auto"/>
            <w:right w:val="none" w:sz="0" w:space="0" w:color="auto"/>
          </w:divBdr>
        </w:div>
        <w:div w:id="1973244832">
          <w:marLeft w:val="640"/>
          <w:marRight w:val="0"/>
          <w:marTop w:val="0"/>
          <w:marBottom w:val="0"/>
          <w:divBdr>
            <w:top w:val="none" w:sz="0" w:space="0" w:color="auto"/>
            <w:left w:val="none" w:sz="0" w:space="0" w:color="auto"/>
            <w:bottom w:val="none" w:sz="0" w:space="0" w:color="auto"/>
            <w:right w:val="none" w:sz="0" w:space="0" w:color="auto"/>
          </w:divBdr>
        </w:div>
        <w:div w:id="859003813">
          <w:marLeft w:val="640"/>
          <w:marRight w:val="0"/>
          <w:marTop w:val="0"/>
          <w:marBottom w:val="0"/>
          <w:divBdr>
            <w:top w:val="none" w:sz="0" w:space="0" w:color="auto"/>
            <w:left w:val="none" w:sz="0" w:space="0" w:color="auto"/>
            <w:bottom w:val="none" w:sz="0" w:space="0" w:color="auto"/>
            <w:right w:val="none" w:sz="0" w:space="0" w:color="auto"/>
          </w:divBdr>
        </w:div>
        <w:div w:id="1839886673">
          <w:marLeft w:val="640"/>
          <w:marRight w:val="0"/>
          <w:marTop w:val="0"/>
          <w:marBottom w:val="0"/>
          <w:divBdr>
            <w:top w:val="none" w:sz="0" w:space="0" w:color="auto"/>
            <w:left w:val="none" w:sz="0" w:space="0" w:color="auto"/>
            <w:bottom w:val="none" w:sz="0" w:space="0" w:color="auto"/>
            <w:right w:val="none" w:sz="0" w:space="0" w:color="auto"/>
          </w:divBdr>
        </w:div>
        <w:div w:id="1273443359">
          <w:marLeft w:val="640"/>
          <w:marRight w:val="0"/>
          <w:marTop w:val="0"/>
          <w:marBottom w:val="0"/>
          <w:divBdr>
            <w:top w:val="none" w:sz="0" w:space="0" w:color="auto"/>
            <w:left w:val="none" w:sz="0" w:space="0" w:color="auto"/>
            <w:bottom w:val="none" w:sz="0" w:space="0" w:color="auto"/>
            <w:right w:val="none" w:sz="0" w:space="0" w:color="auto"/>
          </w:divBdr>
        </w:div>
        <w:div w:id="785151960">
          <w:marLeft w:val="640"/>
          <w:marRight w:val="0"/>
          <w:marTop w:val="0"/>
          <w:marBottom w:val="0"/>
          <w:divBdr>
            <w:top w:val="none" w:sz="0" w:space="0" w:color="auto"/>
            <w:left w:val="none" w:sz="0" w:space="0" w:color="auto"/>
            <w:bottom w:val="none" w:sz="0" w:space="0" w:color="auto"/>
            <w:right w:val="none" w:sz="0" w:space="0" w:color="auto"/>
          </w:divBdr>
        </w:div>
        <w:div w:id="1354647663">
          <w:marLeft w:val="640"/>
          <w:marRight w:val="0"/>
          <w:marTop w:val="0"/>
          <w:marBottom w:val="0"/>
          <w:divBdr>
            <w:top w:val="none" w:sz="0" w:space="0" w:color="auto"/>
            <w:left w:val="none" w:sz="0" w:space="0" w:color="auto"/>
            <w:bottom w:val="none" w:sz="0" w:space="0" w:color="auto"/>
            <w:right w:val="none" w:sz="0" w:space="0" w:color="auto"/>
          </w:divBdr>
        </w:div>
        <w:div w:id="1723793784">
          <w:marLeft w:val="640"/>
          <w:marRight w:val="0"/>
          <w:marTop w:val="0"/>
          <w:marBottom w:val="0"/>
          <w:divBdr>
            <w:top w:val="none" w:sz="0" w:space="0" w:color="auto"/>
            <w:left w:val="none" w:sz="0" w:space="0" w:color="auto"/>
            <w:bottom w:val="none" w:sz="0" w:space="0" w:color="auto"/>
            <w:right w:val="none" w:sz="0" w:space="0" w:color="auto"/>
          </w:divBdr>
        </w:div>
        <w:div w:id="1520317017">
          <w:marLeft w:val="640"/>
          <w:marRight w:val="0"/>
          <w:marTop w:val="0"/>
          <w:marBottom w:val="0"/>
          <w:divBdr>
            <w:top w:val="none" w:sz="0" w:space="0" w:color="auto"/>
            <w:left w:val="none" w:sz="0" w:space="0" w:color="auto"/>
            <w:bottom w:val="none" w:sz="0" w:space="0" w:color="auto"/>
            <w:right w:val="none" w:sz="0" w:space="0" w:color="auto"/>
          </w:divBdr>
        </w:div>
        <w:div w:id="89355624">
          <w:marLeft w:val="640"/>
          <w:marRight w:val="0"/>
          <w:marTop w:val="0"/>
          <w:marBottom w:val="0"/>
          <w:divBdr>
            <w:top w:val="none" w:sz="0" w:space="0" w:color="auto"/>
            <w:left w:val="none" w:sz="0" w:space="0" w:color="auto"/>
            <w:bottom w:val="none" w:sz="0" w:space="0" w:color="auto"/>
            <w:right w:val="none" w:sz="0" w:space="0" w:color="auto"/>
          </w:divBdr>
        </w:div>
        <w:div w:id="1270047945">
          <w:marLeft w:val="640"/>
          <w:marRight w:val="0"/>
          <w:marTop w:val="0"/>
          <w:marBottom w:val="0"/>
          <w:divBdr>
            <w:top w:val="none" w:sz="0" w:space="0" w:color="auto"/>
            <w:left w:val="none" w:sz="0" w:space="0" w:color="auto"/>
            <w:bottom w:val="none" w:sz="0" w:space="0" w:color="auto"/>
            <w:right w:val="none" w:sz="0" w:space="0" w:color="auto"/>
          </w:divBdr>
        </w:div>
        <w:div w:id="117603534">
          <w:marLeft w:val="640"/>
          <w:marRight w:val="0"/>
          <w:marTop w:val="0"/>
          <w:marBottom w:val="0"/>
          <w:divBdr>
            <w:top w:val="none" w:sz="0" w:space="0" w:color="auto"/>
            <w:left w:val="none" w:sz="0" w:space="0" w:color="auto"/>
            <w:bottom w:val="none" w:sz="0" w:space="0" w:color="auto"/>
            <w:right w:val="none" w:sz="0" w:space="0" w:color="auto"/>
          </w:divBdr>
        </w:div>
        <w:div w:id="186481686">
          <w:marLeft w:val="640"/>
          <w:marRight w:val="0"/>
          <w:marTop w:val="0"/>
          <w:marBottom w:val="0"/>
          <w:divBdr>
            <w:top w:val="none" w:sz="0" w:space="0" w:color="auto"/>
            <w:left w:val="none" w:sz="0" w:space="0" w:color="auto"/>
            <w:bottom w:val="none" w:sz="0" w:space="0" w:color="auto"/>
            <w:right w:val="none" w:sz="0" w:space="0" w:color="auto"/>
          </w:divBdr>
        </w:div>
        <w:div w:id="380635109">
          <w:marLeft w:val="640"/>
          <w:marRight w:val="0"/>
          <w:marTop w:val="0"/>
          <w:marBottom w:val="0"/>
          <w:divBdr>
            <w:top w:val="none" w:sz="0" w:space="0" w:color="auto"/>
            <w:left w:val="none" w:sz="0" w:space="0" w:color="auto"/>
            <w:bottom w:val="none" w:sz="0" w:space="0" w:color="auto"/>
            <w:right w:val="none" w:sz="0" w:space="0" w:color="auto"/>
          </w:divBdr>
        </w:div>
        <w:div w:id="1910798215">
          <w:marLeft w:val="640"/>
          <w:marRight w:val="0"/>
          <w:marTop w:val="0"/>
          <w:marBottom w:val="0"/>
          <w:divBdr>
            <w:top w:val="none" w:sz="0" w:space="0" w:color="auto"/>
            <w:left w:val="none" w:sz="0" w:space="0" w:color="auto"/>
            <w:bottom w:val="none" w:sz="0" w:space="0" w:color="auto"/>
            <w:right w:val="none" w:sz="0" w:space="0" w:color="auto"/>
          </w:divBdr>
        </w:div>
        <w:div w:id="738937589">
          <w:marLeft w:val="640"/>
          <w:marRight w:val="0"/>
          <w:marTop w:val="0"/>
          <w:marBottom w:val="0"/>
          <w:divBdr>
            <w:top w:val="none" w:sz="0" w:space="0" w:color="auto"/>
            <w:left w:val="none" w:sz="0" w:space="0" w:color="auto"/>
            <w:bottom w:val="none" w:sz="0" w:space="0" w:color="auto"/>
            <w:right w:val="none" w:sz="0" w:space="0" w:color="auto"/>
          </w:divBdr>
        </w:div>
        <w:div w:id="934830002">
          <w:marLeft w:val="640"/>
          <w:marRight w:val="0"/>
          <w:marTop w:val="0"/>
          <w:marBottom w:val="0"/>
          <w:divBdr>
            <w:top w:val="none" w:sz="0" w:space="0" w:color="auto"/>
            <w:left w:val="none" w:sz="0" w:space="0" w:color="auto"/>
            <w:bottom w:val="none" w:sz="0" w:space="0" w:color="auto"/>
            <w:right w:val="none" w:sz="0" w:space="0" w:color="auto"/>
          </w:divBdr>
        </w:div>
        <w:div w:id="1278374137">
          <w:marLeft w:val="640"/>
          <w:marRight w:val="0"/>
          <w:marTop w:val="0"/>
          <w:marBottom w:val="0"/>
          <w:divBdr>
            <w:top w:val="none" w:sz="0" w:space="0" w:color="auto"/>
            <w:left w:val="none" w:sz="0" w:space="0" w:color="auto"/>
            <w:bottom w:val="none" w:sz="0" w:space="0" w:color="auto"/>
            <w:right w:val="none" w:sz="0" w:space="0" w:color="auto"/>
          </w:divBdr>
        </w:div>
        <w:div w:id="717045531">
          <w:marLeft w:val="640"/>
          <w:marRight w:val="0"/>
          <w:marTop w:val="0"/>
          <w:marBottom w:val="0"/>
          <w:divBdr>
            <w:top w:val="none" w:sz="0" w:space="0" w:color="auto"/>
            <w:left w:val="none" w:sz="0" w:space="0" w:color="auto"/>
            <w:bottom w:val="none" w:sz="0" w:space="0" w:color="auto"/>
            <w:right w:val="none" w:sz="0" w:space="0" w:color="auto"/>
          </w:divBdr>
        </w:div>
        <w:div w:id="2080862333">
          <w:marLeft w:val="640"/>
          <w:marRight w:val="0"/>
          <w:marTop w:val="0"/>
          <w:marBottom w:val="0"/>
          <w:divBdr>
            <w:top w:val="none" w:sz="0" w:space="0" w:color="auto"/>
            <w:left w:val="none" w:sz="0" w:space="0" w:color="auto"/>
            <w:bottom w:val="none" w:sz="0" w:space="0" w:color="auto"/>
            <w:right w:val="none" w:sz="0" w:space="0" w:color="auto"/>
          </w:divBdr>
        </w:div>
        <w:div w:id="589435391">
          <w:marLeft w:val="640"/>
          <w:marRight w:val="0"/>
          <w:marTop w:val="0"/>
          <w:marBottom w:val="0"/>
          <w:divBdr>
            <w:top w:val="none" w:sz="0" w:space="0" w:color="auto"/>
            <w:left w:val="none" w:sz="0" w:space="0" w:color="auto"/>
            <w:bottom w:val="none" w:sz="0" w:space="0" w:color="auto"/>
            <w:right w:val="none" w:sz="0" w:space="0" w:color="auto"/>
          </w:divBdr>
        </w:div>
        <w:div w:id="1981379584">
          <w:marLeft w:val="640"/>
          <w:marRight w:val="0"/>
          <w:marTop w:val="0"/>
          <w:marBottom w:val="0"/>
          <w:divBdr>
            <w:top w:val="none" w:sz="0" w:space="0" w:color="auto"/>
            <w:left w:val="none" w:sz="0" w:space="0" w:color="auto"/>
            <w:bottom w:val="none" w:sz="0" w:space="0" w:color="auto"/>
            <w:right w:val="none" w:sz="0" w:space="0" w:color="auto"/>
          </w:divBdr>
        </w:div>
        <w:div w:id="1223836402">
          <w:marLeft w:val="640"/>
          <w:marRight w:val="0"/>
          <w:marTop w:val="0"/>
          <w:marBottom w:val="0"/>
          <w:divBdr>
            <w:top w:val="none" w:sz="0" w:space="0" w:color="auto"/>
            <w:left w:val="none" w:sz="0" w:space="0" w:color="auto"/>
            <w:bottom w:val="none" w:sz="0" w:space="0" w:color="auto"/>
            <w:right w:val="none" w:sz="0" w:space="0" w:color="auto"/>
          </w:divBdr>
        </w:div>
        <w:div w:id="1794012029">
          <w:marLeft w:val="640"/>
          <w:marRight w:val="0"/>
          <w:marTop w:val="0"/>
          <w:marBottom w:val="0"/>
          <w:divBdr>
            <w:top w:val="none" w:sz="0" w:space="0" w:color="auto"/>
            <w:left w:val="none" w:sz="0" w:space="0" w:color="auto"/>
            <w:bottom w:val="none" w:sz="0" w:space="0" w:color="auto"/>
            <w:right w:val="none" w:sz="0" w:space="0" w:color="auto"/>
          </w:divBdr>
        </w:div>
        <w:div w:id="756092875">
          <w:marLeft w:val="640"/>
          <w:marRight w:val="0"/>
          <w:marTop w:val="0"/>
          <w:marBottom w:val="0"/>
          <w:divBdr>
            <w:top w:val="none" w:sz="0" w:space="0" w:color="auto"/>
            <w:left w:val="none" w:sz="0" w:space="0" w:color="auto"/>
            <w:bottom w:val="none" w:sz="0" w:space="0" w:color="auto"/>
            <w:right w:val="none" w:sz="0" w:space="0" w:color="auto"/>
          </w:divBdr>
        </w:div>
        <w:div w:id="1922061983">
          <w:marLeft w:val="640"/>
          <w:marRight w:val="0"/>
          <w:marTop w:val="0"/>
          <w:marBottom w:val="0"/>
          <w:divBdr>
            <w:top w:val="none" w:sz="0" w:space="0" w:color="auto"/>
            <w:left w:val="none" w:sz="0" w:space="0" w:color="auto"/>
            <w:bottom w:val="none" w:sz="0" w:space="0" w:color="auto"/>
            <w:right w:val="none" w:sz="0" w:space="0" w:color="auto"/>
          </w:divBdr>
        </w:div>
        <w:div w:id="607154551">
          <w:marLeft w:val="640"/>
          <w:marRight w:val="0"/>
          <w:marTop w:val="0"/>
          <w:marBottom w:val="0"/>
          <w:divBdr>
            <w:top w:val="none" w:sz="0" w:space="0" w:color="auto"/>
            <w:left w:val="none" w:sz="0" w:space="0" w:color="auto"/>
            <w:bottom w:val="none" w:sz="0" w:space="0" w:color="auto"/>
            <w:right w:val="none" w:sz="0" w:space="0" w:color="auto"/>
          </w:divBdr>
        </w:div>
        <w:div w:id="499273109">
          <w:marLeft w:val="640"/>
          <w:marRight w:val="0"/>
          <w:marTop w:val="0"/>
          <w:marBottom w:val="0"/>
          <w:divBdr>
            <w:top w:val="none" w:sz="0" w:space="0" w:color="auto"/>
            <w:left w:val="none" w:sz="0" w:space="0" w:color="auto"/>
            <w:bottom w:val="none" w:sz="0" w:space="0" w:color="auto"/>
            <w:right w:val="none" w:sz="0" w:space="0" w:color="auto"/>
          </w:divBdr>
        </w:div>
        <w:div w:id="2005740273">
          <w:marLeft w:val="640"/>
          <w:marRight w:val="0"/>
          <w:marTop w:val="0"/>
          <w:marBottom w:val="0"/>
          <w:divBdr>
            <w:top w:val="none" w:sz="0" w:space="0" w:color="auto"/>
            <w:left w:val="none" w:sz="0" w:space="0" w:color="auto"/>
            <w:bottom w:val="none" w:sz="0" w:space="0" w:color="auto"/>
            <w:right w:val="none" w:sz="0" w:space="0" w:color="auto"/>
          </w:divBdr>
        </w:div>
        <w:div w:id="1652557895">
          <w:marLeft w:val="640"/>
          <w:marRight w:val="0"/>
          <w:marTop w:val="0"/>
          <w:marBottom w:val="0"/>
          <w:divBdr>
            <w:top w:val="none" w:sz="0" w:space="0" w:color="auto"/>
            <w:left w:val="none" w:sz="0" w:space="0" w:color="auto"/>
            <w:bottom w:val="none" w:sz="0" w:space="0" w:color="auto"/>
            <w:right w:val="none" w:sz="0" w:space="0" w:color="auto"/>
          </w:divBdr>
        </w:div>
        <w:div w:id="556169050">
          <w:marLeft w:val="640"/>
          <w:marRight w:val="0"/>
          <w:marTop w:val="0"/>
          <w:marBottom w:val="0"/>
          <w:divBdr>
            <w:top w:val="none" w:sz="0" w:space="0" w:color="auto"/>
            <w:left w:val="none" w:sz="0" w:space="0" w:color="auto"/>
            <w:bottom w:val="none" w:sz="0" w:space="0" w:color="auto"/>
            <w:right w:val="none" w:sz="0" w:space="0" w:color="auto"/>
          </w:divBdr>
        </w:div>
        <w:div w:id="1592276524">
          <w:marLeft w:val="640"/>
          <w:marRight w:val="0"/>
          <w:marTop w:val="0"/>
          <w:marBottom w:val="0"/>
          <w:divBdr>
            <w:top w:val="none" w:sz="0" w:space="0" w:color="auto"/>
            <w:left w:val="none" w:sz="0" w:space="0" w:color="auto"/>
            <w:bottom w:val="none" w:sz="0" w:space="0" w:color="auto"/>
            <w:right w:val="none" w:sz="0" w:space="0" w:color="auto"/>
          </w:divBdr>
        </w:div>
        <w:div w:id="1612010285">
          <w:marLeft w:val="640"/>
          <w:marRight w:val="0"/>
          <w:marTop w:val="0"/>
          <w:marBottom w:val="0"/>
          <w:divBdr>
            <w:top w:val="none" w:sz="0" w:space="0" w:color="auto"/>
            <w:left w:val="none" w:sz="0" w:space="0" w:color="auto"/>
            <w:bottom w:val="none" w:sz="0" w:space="0" w:color="auto"/>
            <w:right w:val="none" w:sz="0" w:space="0" w:color="auto"/>
          </w:divBdr>
        </w:div>
        <w:div w:id="2110419271">
          <w:marLeft w:val="640"/>
          <w:marRight w:val="0"/>
          <w:marTop w:val="0"/>
          <w:marBottom w:val="0"/>
          <w:divBdr>
            <w:top w:val="none" w:sz="0" w:space="0" w:color="auto"/>
            <w:left w:val="none" w:sz="0" w:space="0" w:color="auto"/>
            <w:bottom w:val="none" w:sz="0" w:space="0" w:color="auto"/>
            <w:right w:val="none" w:sz="0" w:space="0" w:color="auto"/>
          </w:divBdr>
        </w:div>
        <w:div w:id="1697194919">
          <w:marLeft w:val="640"/>
          <w:marRight w:val="0"/>
          <w:marTop w:val="0"/>
          <w:marBottom w:val="0"/>
          <w:divBdr>
            <w:top w:val="none" w:sz="0" w:space="0" w:color="auto"/>
            <w:left w:val="none" w:sz="0" w:space="0" w:color="auto"/>
            <w:bottom w:val="none" w:sz="0" w:space="0" w:color="auto"/>
            <w:right w:val="none" w:sz="0" w:space="0" w:color="auto"/>
          </w:divBdr>
        </w:div>
        <w:div w:id="1267154380">
          <w:marLeft w:val="640"/>
          <w:marRight w:val="0"/>
          <w:marTop w:val="0"/>
          <w:marBottom w:val="0"/>
          <w:divBdr>
            <w:top w:val="none" w:sz="0" w:space="0" w:color="auto"/>
            <w:left w:val="none" w:sz="0" w:space="0" w:color="auto"/>
            <w:bottom w:val="none" w:sz="0" w:space="0" w:color="auto"/>
            <w:right w:val="none" w:sz="0" w:space="0" w:color="auto"/>
          </w:divBdr>
        </w:div>
        <w:div w:id="1505169309">
          <w:marLeft w:val="640"/>
          <w:marRight w:val="0"/>
          <w:marTop w:val="0"/>
          <w:marBottom w:val="0"/>
          <w:divBdr>
            <w:top w:val="none" w:sz="0" w:space="0" w:color="auto"/>
            <w:left w:val="none" w:sz="0" w:space="0" w:color="auto"/>
            <w:bottom w:val="none" w:sz="0" w:space="0" w:color="auto"/>
            <w:right w:val="none" w:sz="0" w:space="0" w:color="auto"/>
          </w:divBdr>
        </w:div>
        <w:div w:id="375617333">
          <w:marLeft w:val="640"/>
          <w:marRight w:val="0"/>
          <w:marTop w:val="0"/>
          <w:marBottom w:val="0"/>
          <w:divBdr>
            <w:top w:val="none" w:sz="0" w:space="0" w:color="auto"/>
            <w:left w:val="none" w:sz="0" w:space="0" w:color="auto"/>
            <w:bottom w:val="none" w:sz="0" w:space="0" w:color="auto"/>
            <w:right w:val="none" w:sz="0" w:space="0" w:color="auto"/>
          </w:divBdr>
        </w:div>
        <w:div w:id="1590655920">
          <w:marLeft w:val="640"/>
          <w:marRight w:val="0"/>
          <w:marTop w:val="0"/>
          <w:marBottom w:val="0"/>
          <w:divBdr>
            <w:top w:val="none" w:sz="0" w:space="0" w:color="auto"/>
            <w:left w:val="none" w:sz="0" w:space="0" w:color="auto"/>
            <w:bottom w:val="none" w:sz="0" w:space="0" w:color="auto"/>
            <w:right w:val="none" w:sz="0" w:space="0" w:color="auto"/>
          </w:divBdr>
        </w:div>
        <w:div w:id="1199851429">
          <w:marLeft w:val="640"/>
          <w:marRight w:val="0"/>
          <w:marTop w:val="0"/>
          <w:marBottom w:val="0"/>
          <w:divBdr>
            <w:top w:val="none" w:sz="0" w:space="0" w:color="auto"/>
            <w:left w:val="none" w:sz="0" w:space="0" w:color="auto"/>
            <w:bottom w:val="none" w:sz="0" w:space="0" w:color="auto"/>
            <w:right w:val="none" w:sz="0" w:space="0" w:color="auto"/>
          </w:divBdr>
        </w:div>
        <w:div w:id="720909473">
          <w:marLeft w:val="640"/>
          <w:marRight w:val="0"/>
          <w:marTop w:val="0"/>
          <w:marBottom w:val="0"/>
          <w:divBdr>
            <w:top w:val="none" w:sz="0" w:space="0" w:color="auto"/>
            <w:left w:val="none" w:sz="0" w:space="0" w:color="auto"/>
            <w:bottom w:val="none" w:sz="0" w:space="0" w:color="auto"/>
            <w:right w:val="none" w:sz="0" w:space="0" w:color="auto"/>
          </w:divBdr>
        </w:div>
        <w:div w:id="300429871">
          <w:marLeft w:val="640"/>
          <w:marRight w:val="0"/>
          <w:marTop w:val="0"/>
          <w:marBottom w:val="0"/>
          <w:divBdr>
            <w:top w:val="none" w:sz="0" w:space="0" w:color="auto"/>
            <w:left w:val="none" w:sz="0" w:space="0" w:color="auto"/>
            <w:bottom w:val="none" w:sz="0" w:space="0" w:color="auto"/>
            <w:right w:val="none" w:sz="0" w:space="0" w:color="auto"/>
          </w:divBdr>
        </w:div>
        <w:div w:id="1028020021">
          <w:marLeft w:val="640"/>
          <w:marRight w:val="0"/>
          <w:marTop w:val="0"/>
          <w:marBottom w:val="0"/>
          <w:divBdr>
            <w:top w:val="none" w:sz="0" w:space="0" w:color="auto"/>
            <w:left w:val="none" w:sz="0" w:space="0" w:color="auto"/>
            <w:bottom w:val="none" w:sz="0" w:space="0" w:color="auto"/>
            <w:right w:val="none" w:sz="0" w:space="0" w:color="auto"/>
          </w:divBdr>
        </w:div>
        <w:div w:id="603921627">
          <w:marLeft w:val="640"/>
          <w:marRight w:val="0"/>
          <w:marTop w:val="0"/>
          <w:marBottom w:val="0"/>
          <w:divBdr>
            <w:top w:val="none" w:sz="0" w:space="0" w:color="auto"/>
            <w:left w:val="none" w:sz="0" w:space="0" w:color="auto"/>
            <w:bottom w:val="none" w:sz="0" w:space="0" w:color="auto"/>
            <w:right w:val="none" w:sz="0" w:space="0" w:color="auto"/>
          </w:divBdr>
        </w:div>
        <w:div w:id="411898631">
          <w:marLeft w:val="640"/>
          <w:marRight w:val="0"/>
          <w:marTop w:val="0"/>
          <w:marBottom w:val="0"/>
          <w:divBdr>
            <w:top w:val="none" w:sz="0" w:space="0" w:color="auto"/>
            <w:left w:val="none" w:sz="0" w:space="0" w:color="auto"/>
            <w:bottom w:val="none" w:sz="0" w:space="0" w:color="auto"/>
            <w:right w:val="none" w:sz="0" w:space="0" w:color="auto"/>
          </w:divBdr>
        </w:div>
        <w:div w:id="1905871763">
          <w:marLeft w:val="640"/>
          <w:marRight w:val="0"/>
          <w:marTop w:val="0"/>
          <w:marBottom w:val="0"/>
          <w:divBdr>
            <w:top w:val="none" w:sz="0" w:space="0" w:color="auto"/>
            <w:left w:val="none" w:sz="0" w:space="0" w:color="auto"/>
            <w:bottom w:val="none" w:sz="0" w:space="0" w:color="auto"/>
            <w:right w:val="none" w:sz="0" w:space="0" w:color="auto"/>
          </w:divBdr>
        </w:div>
        <w:div w:id="1714885213">
          <w:marLeft w:val="640"/>
          <w:marRight w:val="0"/>
          <w:marTop w:val="0"/>
          <w:marBottom w:val="0"/>
          <w:divBdr>
            <w:top w:val="none" w:sz="0" w:space="0" w:color="auto"/>
            <w:left w:val="none" w:sz="0" w:space="0" w:color="auto"/>
            <w:bottom w:val="none" w:sz="0" w:space="0" w:color="auto"/>
            <w:right w:val="none" w:sz="0" w:space="0" w:color="auto"/>
          </w:divBdr>
        </w:div>
        <w:div w:id="1966083720">
          <w:marLeft w:val="640"/>
          <w:marRight w:val="0"/>
          <w:marTop w:val="0"/>
          <w:marBottom w:val="0"/>
          <w:divBdr>
            <w:top w:val="none" w:sz="0" w:space="0" w:color="auto"/>
            <w:left w:val="none" w:sz="0" w:space="0" w:color="auto"/>
            <w:bottom w:val="none" w:sz="0" w:space="0" w:color="auto"/>
            <w:right w:val="none" w:sz="0" w:space="0" w:color="auto"/>
          </w:divBdr>
        </w:div>
        <w:div w:id="277807188">
          <w:marLeft w:val="640"/>
          <w:marRight w:val="0"/>
          <w:marTop w:val="0"/>
          <w:marBottom w:val="0"/>
          <w:divBdr>
            <w:top w:val="none" w:sz="0" w:space="0" w:color="auto"/>
            <w:left w:val="none" w:sz="0" w:space="0" w:color="auto"/>
            <w:bottom w:val="none" w:sz="0" w:space="0" w:color="auto"/>
            <w:right w:val="none" w:sz="0" w:space="0" w:color="auto"/>
          </w:divBdr>
        </w:div>
        <w:div w:id="623847760">
          <w:marLeft w:val="640"/>
          <w:marRight w:val="0"/>
          <w:marTop w:val="0"/>
          <w:marBottom w:val="0"/>
          <w:divBdr>
            <w:top w:val="none" w:sz="0" w:space="0" w:color="auto"/>
            <w:left w:val="none" w:sz="0" w:space="0" w:color="auto"/>
            <w:bottom w:val="none" w:sz="0" w:space="0" w:color="auto"/>
            <w:right w:val="none" w:sz="0" w:space="0" w:color="auto"/>
          </w:divBdr>
        </w:div>
        <w:div w:id="2066642821">
          <w:marLeft w:val="640"/>
          <w:marRight w:val="0"/>
          <w:marTop w:val="0"/>
          <w:marBottom w:val="0"/>
          <w:divBdr>
            <w:top w:val="none" w:sz="0" w:space="0" w:color="auto"/>
            <w:left w:val="none" w:sz="0" w:space="0" w:color="auto"/>
            <w:bottom w:val="none" w:sz="0" w:space="0" w:color="auto"/>
            <w:right w:val="none" w:sz="0" w:space="0" w:color="auto"/>
          </w:divBdr>
        </w:div>
        <w:div w:id="1280259025">
          <w:marLeft w:val="640"/>
          <w:marRight w:val="0"/>
          <w:marTop w:val="0"/>
          <w:marBottom w:val="0"/>
          <w:divBdr>
            <w:top w:val="none" w:sz="0" w:space="0" w:color="auto"/>
            <w:left w:val="none" w:sz="0" w:space="0" w:color="auto"/>
            <w:bottom w:val="none" w:sz="0" w:space="0" w:color="auto"/>
            <w:right w:val="none" w:sz="0" w:space="0" w:color="auto"/>
          </w:divBdr>
        </w:div>
        <w:div w:id="1914851842">
          <w:marLeft w:val="640"/>
          <w:marRight w:val="0"/>
          <w:marTop w:val="0"/>
          <w:marBottom w:val="0"/>
          <w:divBdr>
            <w:top w:val="none" w:sz="0" w:space="0" w:color="auto"/>
            <w:left w:val="none" w:sz="0" w:space="0" w:color="auto"/>
            <w:bottom w:val="none" w:sz="0" w:space="0" w:color="auto"/>
            <w:right w:val="none" w:sz="0" w:space="0" w:color="auto"/>
          </w:divBdr>
        </w:div>
        <w:div w:id="861434171">
          <w:marLeft w:val="640"/>
          <w:marRight w:val="0"/>
          <w:marTop w:val="0"/>
          <w:marBottom w:val="0"/>
          <w:divBdr>
            <w:top w:val="none" w:sz="0" w:space="0" w:color="auto"/>
            <w:left w:val="none" w:sz="0" w:space="0" w:color="auto"/>
            <w:bottom w:val="none" w:sz="0" w:space="0" w:color="auto"/>
            <w:right w:val="none" w:sz="0" w:space="0" w:color="auto"/>
          </w:divBdr>
        </w:div>
        <w:div w:id="528375871">
          <w:marLeft w:val="640"/>
          <w:marRight w:val="0"/>
          <w:marTop w:val="0"/>
          <w:marBottom w:val="0"/>
          <w:divBdr>
            <w:top w:val="none" w:sz="0" w:space="0" w:color="auto"/>
            <w:left w:val="none" w:sz="0" w:space="0" w:color="auto"/>
            <w:bottom w:val="none" w:sz="0" w:space="0" w:color="auto"/>
            <w:right w:val="none" w:sz="0" w:space="0" w:color="auto"/>
          </w:divBdr>
        </w:div>
        <w:div w:id="1713574515">
          <w:marLeft w:val="640"/>
          <w:marRight w:val="0"/>
          <w:marTop w:val="0"/>
          <w:marBottom w:val="0"/>
          <w:divBdr>
            <w:top w:val="none" w:sz="0" w:space="0" w:color="auto"/>
            <w:left w:val="none" w:sz="0" w:space="0" w:color="auto"/>
            <w:bottom w:val="none" w:sz="0" w:space="0" w:color="auto"/>
            <w:right w:val="none" w:sz="0" w:space="0" w:color="auto"/>
          </w:divBdr>
        </w:div>
        <w:div w:id="1251549389">
          <w:marLeft w:val="640"/>
          <w:marRight w:val="0"/>
          <w:marTop w:val="0"/>
          <w:marBottom w:val="0"/>
          <w:divBdr>
            <w:top w:val="none" w:sz="0" w:space="0" w:color="auto"/>
            <w:left w:val="none" w:sz="0" w:space="0" w:color="auto"/>
            <w:bottom w:val="none" w:sz="0" w:space="0" w:color="auto"/>
            <w:right w:val="none" w:sz="0" w:space="0" w:color="auto"/>
          </w:divBdr>
        </w:div>
        <w:div w:id="2060471965">
          <w:marLeft w:val="640"/>
          <w:marRight w:val="0"/>
          <w:marTop w:val="0"/>
          <w:marBottom w:val="0"/>
          <w:divBdr>
            <w:top w:val="none" w:sz="0" w:space="0" w:color="auto"/>
            <w:left w:val="none" w:sz="0" w:space="0" w:color="auto"/>
            <w:bottom w:val="none" w:sz="0" w:space="0" w:color="auto"/>
            <w:right w:val="none" w:sz="0" w:space="0" w:color="auto"/>
          </w:divBdr>
        </w:div>
        <w:div w:id="254020788">
          <w:marLeft w:val="640"/>
          <w:marRight w:val="0"/>
          <w:marTop w:val="0"/>
          <w:marBottom w:val="0"/>
          <w:divBdr>
            <w:top w:val="none" w:sz="0" w:space="0" w:color="auto"/>
            <w:left w:val="none" w:sz="0" w:space="0" w:color="auto"/>
            <w:bottom w:val="none" w:sz="0" w:space="0" w:color="auto"/>
            <w:right w:val="none" w:sz="0" w:space="0" w:color="auto"/>
          </w:divBdr>
        </w:div>
        <w:div w:id="1492522233">
          <w:marLeft w:val="640"/>
          <w:marRight w:val="0"/>
          <w:marTop w:val="0"/>
          <w:marBottom w:val="0"/>
          <w:divBdr>
            <w:top w:val="none" w:sz="0" w:space="0" w:color="auto"/>
            <w:left w:val="none" w:sz="0" w:space="0" w:color="auto"/>
            <w:bottom w:val="none" w:sz="0" w:space="0" w:color="auto"/>
            <w:right w:val="none" w:sz="0" w:space="0" w:color="auto"/>
          </w:divBdr>
        </w:div>
        <w:div w:id="427700985">
          <w:marLeft w:val="640"/>
          <w:marRight w:val="0"/>
          <w:marTop w:val="0"/>
          <w:marBottom w:val="0"/>
          <w:divBdr>
            <w:top w:val="none" w:sz="0" w:space="0" w:color="auto"/>
            <w:left w:val="none" w:sz="0" w:space="0" w:color="auto"/>
            <w:bottom w:val="none" w:sz="0" w:space="0" w:color="auto"/>
            <w:right w:val="none" w:sz="0" w:space="0" w:color="auto"/>
          </w:divBdr>
        </w:div>
        <w:div w:id="413013405">
          <w:marLeft w:val="640"/>
          <w:marRight w:val="0"/>
          <w:marTop w:val="0"/>
          <w:marBottom w:val="0"/>
          <w:divBdr>
            <w:top w:val="none" w:sz="0" w:space="0" w:color="auto"/>
            <w:left w:val="none" w:sz="0" w:space="0" w:color="auto"/>
            <w:bottom w:val="none" w:sz="0" w:space="0" w:color="auto"/>
            <w:right w:val="none" w:sz="0" w:space="0" w:color="auto"/>
          </w:divBdr>
        </w:div>
        <w:div w:id="976453482">
          <w:marLeft w:val="640"/>
          <w:marRight w:val="0"/>
          <w:marTop w:val="0"/>
          <w:marBottom w:val="0"/>
          <w:divBdr>
            <w:top w:val="none" w:sz="0" w:space="0" w:color="auto"/>
            <w:left w:val="none" w:sz="0" w:space="0" w:color="auto"/>
            <w:bottom w:val="none" w:sz="0" w:space="0" w:color="auto"/>
            <w:right w:val="none" w:sz="0" w:space="0" w:color="auto"/>
          </w:divBdr>
        </w:div>
        <w:div w:id="1151167148">
          <w:marLeft w:val="640"/>
          <w:marRight w:val="0"/>
          <w:marTop w:val="0"/>
          <w:marBottom w:val="0"/>
          <w:divBdr>
            <w:top w:val="none" w:sz="0" w:space="0" w:color="auto"/>
            <w:left w:val="none" w:sz="0" w:space="0" w:color="auto"/>
            <w:bottom w:val="none" w:sz="0" w:space="0" w:color="auto"/>
            <w:right w:val="none" w:sz="0" w:space="0" w:color="auto"/>
          </w:divBdr>
        </w:div>
        <w:div w:id="1830900615">
          <w:marLeft w:val="640"/>
          <w:marRight w:val="0"/>
          <w:marTop w:val="0"/>
          <w:marBottom w:val="0"/>
          <w:divBdr>
            <w:top w:val="none" w:sz="0" w:space="0" w:color="auto"/>
            <w:left w:val="none" w:sz="0" w:space="0" w:color="auto"/>
            <w:bottom w:val="none" w:sz="0" w:space="0" w:color="auto"/>
            <w:right w:val="none" w:sz="0" w:space="0" w:color="auto"/>
          </w:divBdr>
        </w:div>
        <w:div w:id="45691025">
          <w:marLeft w:val="640"/>
          <w:marRight w:val="0"/>
          <w:marTop w:val="0"/>
          <w:marBottom w:val="0"/>
          <w:divBdr>
            <w:top w:val="none" w:sz="0" w:space="0" w:color="auto"/>
            <w:left w:val="none" w:sz="0" w:space="0" w:color="auto"/>
            <w:bottom w:val="none" w:sz="0" w:space="0" w:color="auto"/>
            <w:right w:val="none" w:sz="0" w:space="0" w:color="auto"/>
          </w:divBdr>
        </w:div>
        <w:div w:id="1272780500">
          <w:marLeft w:val="640"/>
          <w:marRight w:val="0"/>
          <w:marTop w:val="0"/>
          <w:marBottom w:val="0"/>
          <w:divBdr>
            <w:top w:val="none" w:sz="0" w:space="0" w:color="auto"/>
            <w:left w:val="none" w:sz="0" w:space="0" w:color="auto"/>
            <w:bottom w:val="none" w:sz="0" w:space="0" w:color="auto"/>
            <w:right w:val="none" w:sz="0" w:space="0" w:color="auto"/>
          </w:divBdr>
        </w:div>
        <w:div w:id="1444420620">
          <w:marLeft w:val="640"/>
          <w:marRight w:val="0"/>
          <w:marTop w:val="0"/>
          <w:marBottom w:val="0"/>
          <w:divBdr>
            <w:top w:val="none" w:sz="0" w:space="0" w:color="auto"/>
            <w:left w:val="none" w:sz="0" w:space="0" w:color="auto"/>
            <w:bottom w:val="none" w:sz="0" w:space="0" w:color="auto"/>
            <w:right w:val="none" w:sz="0" w:space="0" w:color="auto"/>
          </w:divBdr>
        </w:div>
        <w:div w:id="2049793356">
          <w:marLeft w:val="640"/>
          <w:marRight w:val="0"/>
          <w:marTop w:val="0"/>
          <w:marBottom w:val="0"/>
          <w:divBdr>
            <w:top w:val="none" w:sz="0" w:space="0" w:color="auto"/>
            <w:left w:val="none" w:sz="0" w:space="0" w:color="auto"/>
            <w:bottom w:val="none" w:sz="0" w:space="0" w:color="auto"/>
            <w:right w:val="none" w:sz="0" w:space="0" w:color="auto"/>
          </w:divBdr>
        </w:div>
        <w:div w:id="1152478621">
          <w:marLeft w:val="640"/>
          <w:marRight w:val="0"/>
          <w:marTop w:val="0"/>
          <w:marBottom w:val="0"/>
          <w:divBdr>
            <w:top w:val="none" w:sz="0" w:space="0" w:color="auto"/>
            <w:left w:val="none" w:sz="0" w:space="0" w:color="auto"/>
            <w:bottom w:val="none" w:sz="0" w:space="0" w:color="auto"/>
            <w:right w:val="none" w:sz="0" w:space="0" w:color="auto"/>
          </w:divBdr>
        </w:div>
        <w:div w:id="1330869423">
          <w:marLeft w:val="640"/>
          <w:marRight w:val="0"/>
          <w:marTop w:val="0"/>
          <w:marBottom w:val="0"/>
          <w:divBdr>
            <w:top w:val="none" w:sz="0" w:space="0" w:color="auto"/>
            <w:left w:val="none" w:sz="0" w:space="0" w:color="auto"/>
            <w:bottom w:val="none" w:sz="0" w:space="0" w:color="auto"/>
            <w:right w:val="none" w:sz="0" w:space="0" w:color="auto"/>
          </w:divBdr>
        </w:div>
        <w:div w:id="378432643">
          <w:marLeft w:val="640"/>
          <w:marRight w:val="0"/>
          <w:marTop w:val="0"/>
          <w:marBottom w:val="0"/>
          <w:divBdr>
            <w:top w:val="none" w:sz="0" w:space="0" w:color="auto"/>
            <w:left w:val="none" w:sz="0" w:space="0" w:color="auto"/>
            <w:bottom w:val="none" w:sz="0" w:space="0" w:color="auto"/>
            <w:right w:val="none" w:sz="0" w:space="0" w:color="auto"/>
          </w:divBdr>
        </w:div>
      </w:divsChild>
    </w:div>
    <w:div w:id="283582870">
      <w:bodyDiv w:val="1"/>
      <w:marLeft w:val="0"/>
      <w:marRight w:val="0"/>
      <w:marTop w:val="0"/>
      <w:marBottom w:val="0"/>
      <w:divBdr>
        <w:top w:val="none" w:sz="0" w:space="0" w:color="auto"/>
        <w:left w:val="none" w:sz="0" w:space="0" w:color="auto"/>
        <w:bottom w:val="none" w:sz="0" w:space="0" w:color="auto"/>
        <w:right w:val="none" w:sz="0" w:space="0" w:color="auto"/>
      </w:divBdr>
      <w:divsChild>
        <w:div w:id="591858965">
          <w:marLeft w:val="640"/>
          <w:marRight w:val="0"/>
          <w:marTop w:val="0"/>
          <w:marBottom w:val="0"/>
          <w:divBdr>
            <w:top w:val="none" w:sz="0" w:space="0" w:color="auto"/>
            <w:left w:val="none" w:sz="0" w:space="0" w:color="auto"/>
            <w:bottom w:val="none" w:sz="0" w:space="0" w:color="auto"/>
            <w:right w:val="none" w:sz="0" w:space="0" w:color="auto"/>
          </w:divBdr>
        </w:div>
        <w:div w:id="1825734427">
          <w:marLeft w:val="640"/>
          <w:marRight w:val="0"/>
          <w:marTop w:val="0"/>
          <w:marBottom w:val="0"/>
          <w:divBdr>
            <w:top w:val="none" w:sz="0" w:space="0" w:color="auto"/>
            <w:left w:val="none" w:sz="0" w:space="0" w:color="auto"/>
            <w:bottom w:val="none" w:sz="0" w:space="0" w:color="auto"/>
            <w:right w:val="none" w:sz="0" w:space="0" w:color="auto"/>
          </w:divBdr>
        </w:div>
        <w:div w:id="1281256218">
          <w:marLeft w:val="640"/>
          <w:marRight w:val="0"/>
          <w:marTop w:val="0"/>
          <w:marBottom w:val="0"/>
          <w:divBdr>
            <w:top w:val="none" w:sz="0" w:space="0" w:color="auto"/>
            <w:left w:val="none" w:sz="0" w:space="0" w:color="auto"/>
            <w:bottom w:val="none" w:sz="0" w:space="0" w:color="auto"/>
            <w:right w:val="none" w:sz="0" w:space="0" w:color="auto"/>
          </w:divBdr>
        </w:div>
        <w:div w:id="1878079207">
          <w:marLeft w:val="640"/>
          <w:marRight w:val="0"/>
          <w:marTop w:val="0"/>
          <w:marBottom w:val="0"/>
          <w:divBdr>
            <w:top w:val="none" w:sz="0" w:space="0" w:color="auto"/>
            <w:left w:val="none" w:sz="0" w:space="0" w:color="auto"/>
            <w:bottom w:val="none" w:sz="0" w:space="0" w:color="auto"/>
            <w:right w:val="none" w:sz="0" w:space="0" w:color="auto"/>
          </w:divBdr>
        </w:div>
        <w:div w:id="1201284601">
          <w:marLeft w:val="640"/>
          <w:marRight w:val="0"/>
          <w:marTop w:val="0"/>
          <w:marBottom w:val="0"/>
          <w:divBdr>
            <w:top w:val="none" w:sz="0" w:space="0" w:color="auto"/>
            <w:left w:val="none" w:sz="0" w:space="0" w:color="auto"/>
            <w:bottom w:val="none" w:sz="0" w:space="0" w:color="auto"/>
            <w:right w:val="none" w:sz="0" w:space="0" w:color="auto"/>
          </w:divBdr>
        </w:div>
        <w:div w:id="1358853347">
          <w:marLeft w:val="640"/>
          <w:marRight w:val="0"/>
          <w:marTop w:val="0"/>
          <w:marBottom w:val="0"/>
          <w:divBdr>
            <w:top w:val="none" w:sz="0" w:space="0" w:color="auto"/>
            <w:left w:val="none" w:sz="0" w:space="0" w:color="auto"/>
            <w:bottom w:val="none" w:sz="0" w:space="0" w:color="auto"/>
            <w:right w:val="none" w:sz="0" w:space="0" w:color="auto"/>
          </w:divBdr>
        </w:div>
        <w:div w:id="1137408248">
          <w:marLeft w:val="640"/>
          <w:marRight w:val="0"/>
          <w:marTop w:val="0"/>
          <w:marBottom w:val="0"/>
          <w:divBdr>
            <w:top w:val="none" w:sz="0" w:space="0" w:color="auto"/>
            <w:left w:val="none" w:sz="0" w:space="0" w:color="auto"/>
            <w:bottom w:val="none" w:sz="0" w:space="0" w:color="auto"/>
            <w:right w:val="none" w:sz="0" w:space="0" w:color="auto"/>
          </w:divBdr>
        </w:div>
        <w:div w:id="1784686096">
          <w:marLeft w:val="640"/>
          <w:marRight w:val="0"/>
          <w:marTop w:val="0"/>
          <w:marBottom w:val="0"/>
          <w:divBdr>
            <w:top w:val="none" w:sz="0" w:space="0" w:color="auto"/>
            <w:left w:val="none" w:sz="0" w:space="0" w:color="auto"/>
            <w:bottom w:val="none" w:sz="0" w:space="0" w:color="auto"/>
            <w:right w:val="none" w:sz="0" w:space="0" w:color="auto"/>
          </w:divBdr>
        </w:div>
        <w:div w:id="1050571506">
          <w:marLeft w:val="640"/>
          <w:marRight w:val="0"/>
          <w:marTop w:val="0"/>
          <w:marBottom w:val="0"/>
          <w:divBdr>
            <w:top w:val="none" w:sz="0" w:space="0" w:color="auto"/>
            <w:left w:val="none" w:sz="0" w:space="0" w:color="auto"/>
            <w:bottom w:val="none" w:sz="0" w:space="0" w:color="auto"/>
            <w:right w:val="none" w:sz="0" w:space="0" w:color="auto"/>
          </w:divBdr>
        </w:div>
        <w:div w:id="1552571353">
          <w:marLeft w:val="640"/>
          <w:marRight w:val="0"/>
          <w:marTop w:val="0"/>
          <w:marBottom w:val="0"/>
          <w:divBdr>
            <w:top w:val="none" w:sz="0" w:space="0" w:color="auto"/>
            <w:left w:val="none" w:sz="0" w:space="0" w:color="auto"/>
            <w:bottom w:val="none" w:sz="0" w:space="0" w:color="auto"/>
            <w:right w:val="none" w:sz="0" w:space="0" w:color="auto"/>
          </w:divBdr>
        </w:div>
        <w:div w:id="648678470">
          <w:marLeft w:val="640"/>
          <w:marRight w:val="0"/>
          <w:marTop w:val="0"/>
          <w:marBottom w:val="0"/>
          <w:divBdr>
            <w:top w:val="none" w:sz="0" w:space="0" w:color="auto"/>
            <w:left w:val="none" w:sz="0" w:space="0" w:color="auto"/>
            <w:bottom w:val="none" w:sz="0" w:space="0" w:color="auto"/>
            <w:right w:val="none" w:sz="0" w:space="0" w:color="auto"/>
          </w:divBdr>
        </w:div>
        <w:div w:id="1868250456">
          <w:marLeft w:val="640"/>
          <w:marRight w:val="0"/>
          <w:marTop w:val="0"/>
          <w:marBottom w:val="0"/>
          <w:divBdr>
            <w:top w:val="none" w:sz="0" w:space="0" w:color="auto"/>
            <w:left w:val="none" w:sz="0" w:space="0" w:color="auto"/>
            <w:bottom w:val="none" w:sz="0" w:space="0" w:color="auto"/>
            <w:right w:val="none" w:sz="0" w:space="0" w:color="auto"/>
          </w:divBdr>
        </w:div>
        <w:div w:id="1627000965">
          <w:marLeft w:val="640"/>
          <w:marRight w:val="0"/>
          <w:marTop w:val="0"/>
          <w:marBottom w:val="0"/>
          <w:divBdr>
            <w:top w:val="none" w:sz="0" w:space="0" w:color="auto"/>
            <w:left w:val="none" w:sz="0" w:space="0" w:color="auto"/>
            <w:bottom w:val="none" w:sz="0" w:space="0" w:color="auto"/>
            <w:right w:val="none" w:sz="0" w:space="0" w:color="auto"/>
          </w:divBdr>
        </w:div>
        <w:div w:id="1152524904">
          <w:marLeft w:val="640"/>
          <w:marRight w:val="0"/>
          <w:marTop w:val="0"/>
          <w:marBottom w:val="0"/>
          <w:divBdr>
            <w:top w:val="none" w:sz="0" w:space="0" w:color="auto"/>
            <w:left w:val="none" w:sz="0" w:space="0" w:color="auto"/>
            <w:bottom w:val="none" w:sz="0" w:space="0" w:color="auto"/>
            <w:right w:val="none" w:sz="0" w:space="0" w:color="auto"/>
          </w:divBdr>
        </w:div>
        <w:div w:id="2064868523">
          <w:marLeft w:val="640"/>
          <w:marRight w:val="0"/>
          <w:marTop w:val="0"/>
          <w:marBottom w:val="0"/>
          <w:divBdr>
            <w:top w:val="none" w:sz="0" w:space="0" w:color="auto"/>
            <w:left w:val="none" w:sz="0" w:space="0" w:color="auto"/>
            <w:bottom w:val="none" w:sz="0" w:space="0" w:color="auto"/>
            <w:right w:val="none" w:sz="0" w:space="0" w:color="auto"/>
          </w:divBdr>
        </w:div>
        <w:div w:id="139617513">
          <w:marLeft w:val="640"/>
          <w:marRight w:val="0"/>
          <w:marTop w:val="0"/>
          <w:marBottom w:val="0"/>
          <w:divBdr>
            <w:top w:val="none" w:sz="0" w:space="0" w:color="auto"/>
            <w:left w:val="none" w:sz="0" w:space="0" w:color="auto"/>
            <w:bottom w:val="none" w:sz="0" w:space="0" w:color="auto"/>
            <w:right w:val="none" w:sz="0" w:space="0" w:color="auto"/>
          </w:divBdr>
        </w:div>
        <w:div w:id="1457018254">
          <w:marLeft w:val="640"/>
          <w:marRight w:val="0"/>
          <w:marTop w:val="0"/>
          <w:marBottom w:val="0"/>
          <w:divBdr>
            <w:top w:val="none" w:sz="0" w:space="0" w:color="auto"/>
            <w:left w:val="none" w:sz="0" w:space="0" w:color="auto"/>
            <w:bottom w:val="none" w:sz="0" w:space="0" w:color="auto"/>
            <w:right w:val="none" w:sz="0" w:space="0" w:color="auto"/>
          </w:divBdr>
        </w:div>
        <w:div w:id="1127118493">
          <w:marLeft w:val="640"/>
          <w:marRight w:val="0"/>
          <w:marTop w:val="0"/>
          <w:marBottom w:val="0"/>
          <w:divBdr>
            <w:top w:val="none" w:sz="0" w:space="0" w:color="auto"/>
            <w:left w:val="none" w:sz="0" w:space="0" w:color="auto"/>
            <w:bottom w:val="none" w:sz="0" w:space="0" w:color="auto"/>
            <w:right w:val="none" w:sz="0" w:space="0" w:color="auto"/>
          </w:divBdr>
        </w:div>
        <w:div w:id="401222037">
          <w:marLeft w:val="640"/>
          <w:marRight w:val="0"/>
          <w:marTop w:val="0"/>
          <w:marBottom w:val="0"/>
          <w:divBdr>
            <w:top w:val="none" w:sz="0" w:space="0" w:color="auto"/>
            <w:left w:val="none" w:sz="0" w:space="0" w:color="auto"/>
            <w:bottom w:val="none" w:sz="0" w:space="0" w:color="auto"/>
            <w:right w:val="none" w:sz="0" w:space="0" w:color="auto"/>
          </w:divBdr>
        </w:div>
        <w:div w:id="1243955403">
          <w:marLeft w:val="640"/>
          <w:marRight w:val="0"/>
          <w:marTop w:val="0"/>
          <w:marBottom w:val="0"/>
          <w:divBdr>
            <w:top w:val="none" w:sz="0" w:space="0" w:color="auto"/>
            <w:left w:val="none" w:sz="0" w:space="0" w:color="auto"/>
            <w:bottom w:val="none" w:sz="0" w:space="0" w:color="auto"/>
            <w:right w:val="none" w:sz="0" w:space="0" w:color="auto"/>
          </w:divBdr>
        </w:div>
        <w:div w:id="889656421">
          <w:marLeft w:val="640"/>
          <w:marRight w:val="0"/>
          <w:marTop w:val="0"/>
          <w:marBottom w:val="0"/>
          <w:divBdr>
            <w:top w:val="none" w:sz="0" w:space="0" w:color="auto"/>
            <w:left w:val="none" w:sz="0" w:space="0" w:color="auto"/>
            <w:bottom w:val="none" w:sz="0" w:space="0" w:color="auto"/>
            <w:right w:val="none" w:sz="0" w:space="0" w:color="auto"/>
          </w:divBdr>
        </w:div>
        <w:div w:id="1739015266">
          <w:marLeft w:val="640"/>
          <w:marRight w:val="0"/>
          <w:marTop w:val="0"/>
          <w:marBottom w:val="0"/>
          <w:divBdr>
            <w:top w:val="none" w:sz="0" w:space="0" w:color="auto"/>
            <w:left w:val="none" w:sz="0" w:space="0" w:color="auto"/>
            <w:bottom w:val="none" w:sz="0" w:space="0" w:color="auto"/>
            <w:right w:val="none" w:sz="0" w:space="0" w:color="auto"/>
          </w:divBdr>
        </w:div>
        <w:div w:id="2064478268">
          <w:marLeft w:val="640"/>
          <w:marRight w:val="0"/>
          <w:marTop w:val="0"/>
          <w:marBottom w:val="0"/>
          <w:divBdr>
            <w:top w:val="none" w:sz="0" w:space="0" w:color="auto"/>
            <w:left w:val="none" w:sz="0" w:space="0" w:color="auto"/>
            <w:bottom w:val="none" w:sz="0" w:space="0" w:color="auto"/>
            <w:right w:val="none" w:sz="0" w:space="0" w:color="auto"/>
          </w:divBdr>
        </w:div>
        <w:div w:id="1408923199">
          <w:marLeft w:val="640"/>
          <w:marRight w:val="0"/>
          <w:marTop w:val="0"/>
          <w:marBottom w:val="0"/>
          <w:divBdr>
            <w:top w:val="none" w:sz="0" w:space="0" w:color="auto"/>
            <w:left w:val="none" w:sz="0" w:space="0" w:color="auto"/>
            <w:bottom w:val="none" w:sz="0" w:space="0" w:color="auto"/>
            <w:right w:val="none" w:sz="0" w:space="0" w:color="auto"/>
          </w:divBdr>
        </w:div>
        <w:div w:id="106850460">
          <w:marLeft w:val="640"/>
          <w:marRight w:val="0"/>
          <w:marTop w:val="0"/>
          <w:marBottom w:val="0"/>
          <w:divBdr>
            <w:top w:val="none" w:sz="0" w:space="0" w:color="auto"/>
            <w:left w:val="none" w:sz="0" w:space="0" w:color="auto"/>
            <w:bottom w:val="none" w:sz="0" w:space="0" w:color="auto"/>
            <w:right w:val="none" w:sz="0" w:space="0" w:color="auto"/>
          </w:divBdr>
        </w:div>
        <w:div w:id="1632050394">
          <w:marLeft w:val="640"/>
          <w:marRight w:val="0"/>
          <w:marTop w:val="0"/>
          <w:marBottom w:val="0"/>
          <w:divBdr>
            <w:top w:val="none" w:sz="0" w:space="0" w:color="auto"/>
            <w:left w:val="none" w:sz="0" w:space="0" w:color="auto"/>
            <w:bottom w:val="none" w:sz="0" w:space="0" w:color="auto"/>
            <w:right w:val="none" w:sz="0" w:space="0" w:color="auto"/>
          </w:divBdr>
        </w:div>
        <w:div w:id="1512720802">
          <w:marLeft w:val="640"/>
          <w:marRight w:val="0"/>
          <w:marTop w:val="0"/>
          <w:marBottom w:val="0"/>
          <w:divBdr>
            <w:top w:val="none" w:sz="0" w:space="0" w:color="auto"/>
            <w:left w:val="none" w:sz="0" w:space="0" w:color="auto"/>
            <w:bottom w:val="none" w:sz="0" w:space="0" w:color="auto"/>
            <w:right w:val="none" w:sz="0" w:space="0" w:color="auto"/>
          </w:divBdr>
        </w:div>
        <w:div w:id="1745567607">
          <w:marLeft w:val="640"/>
          <w:marRight w:val="0"/>
          <w:marTop w:val="0"/>
          <w:marBottom w:val="0"/>
          <w:divBdr>
            <w:top w:val="none" w:sz="0" w:space="0" w:color="auto"/>
            <w:left w:val="none" w:sz="0" w:space="0" w:color="auto"/>
            <w:bottom w:val="none" w:sz="0" w:space="0" w:color="auto"/>
            <w:right w:val="none" w:sz="0" w:space="0" w:color="auto"/>
          </w:divBdr>
        </w:div>
        <w:div w:id="1267807761">
          <w:marLeft w:val="640"/>
          <w:marRight w:val="0"/>
          <w:marTop w:val="0"/>
          <w:marBottom w:val="0"/>
          <w:divBdr>
            <w:top w:val="none" w:sz="0" w:space="0" w:color="auto"/>
            <w:left w:val="none" w:sz="0" w:space="0" w:color="auto"/>
            <w:bottom w:val="none" w:sz="0" w:space="0" w:color="auto"/>
            <w:right w:val="none" w:sz="0" w:space="0" w:color="auto"/>
          </w:divBdr>
        </w:div>
        <w:div w:id="1372879403">
          <w:marLeft w:val="640"/>
          <w:marRight w:val="0"/>
          <w:marTop w:val="0"/>
          <w:marBottom w:val="0"/>
          <w:divBdr>
            <w:top w:val="none" w:sz="0" w:space="0" w:color="auto"/>
            <w:left w:val="none" w:sz="0" w:space="0" w:color="auto"/>
            <w:bottom w:val="none" w:sz="0" w:space="0" w:color="auto"/>
            <w:right w:val="none" w:sz="0" w:space="0" w:color="auto"/>
          </w:divBdr>
        </w:div>
        <w:div w:id="2005160916">
          <w:marLeft w:val="640"/>
          <w:marRight w:val="0"/>
          <w:marTop w:val="0"/>
          <w:marBottom w:val="0"/>
          <w:divBdr>
            <w:top w:val="none" w:sz="0" w:space="0" w:color="auto"/>
            <w:left w:val="none" w:sz="0" w:space="0" w:color="auto"/>
            <w:bottom w:val="none" w:sz="0" w:space="0" w:color="auto"/>
            <w:right w:val="none" w:sz="0" w:space="0" w:color="auto"/>
          </w:divBdr>
        </w:div>
        <w:div w:id="2096126674">
          <w:marLeft w:val="640"/>
          <w:marRight w:val="0"/>
          <w:marTop w:val="0"/>
          <w:marBottom w:val="0"/>
          <w:divBdr>
            <w:top w:val="none" w:sz="0" w:space="0" w:color="auto"/>
            <w:left w:val="none" w:sz="0" w:space="0" w:color="auto"/>
            <w:bottom w:val="none" w:sz="0" w:space="0" w:color="auto"/>
            <w:right w:val="none" w:sz="0" w:space="0" w:color="auto"/>
          </w:divBdr>
        </w:div>
        <w:div w:id="1094479339">
          <w:marLeft w:val="640"/>
          <w:marRight w:val="0"/>
          <w:marTop w:val="0"/>
          <w:marBottom w:val="0"/>
          <w:divBdr>
            <w:top w:val="none" w:sz="0" w:space="0" w:color="auto"/>
            <w:left w:val="none" w:sz="0" w:space="0" w:color="auto"/>
            <w:bottom w:val="none" w:sz="0" w:space="0" w:color="auto"/>
            <w:right w:val="none" w:sz="0" w:space="0" w:color="auto"/>
          </w:divBdr>
        </w:div>
        <w:div w:id="1873836168">
          <w:marLeft w:val="640"/>
          <w:marRight w:val="0"/>
          <w:marTop w:val="0"/>
          <w:marBottom w:val="0"/>
          <w:divBdr>
            <w:top w:val="none" w:sz="0" w:space="0" w:color="auto"/>
            <w:left w:val="none" w:sz="0" w:space="0" w:color="auto"/>
            <w:bottom w:val="none" w:sz="0" w:space="0" w:color="auto"/>
            <w:right w:val="none" w:sz="0" w:space="0" w:color="auto"/>
          </w:divBdr>
        </w:div>
        <w:div w:id="769353815">
          <w:marLeft w:val="640"/>
          <w:marRight w:val="0"/>
          <w:marTop w:val="0"/>
          <w:marBottom w:val="0"/>
          <w:divBdr>
            <w:top w:val="none" w:sz="0" w:space="0" w:color="auto"/>
            <w:left w:val="none" w:sz="0" w:space="0" w:color="auto"/>
            <w:bottom w:val="none" w:sz="0" w:space="0" w:color="auto"/>
            <w:right w:val="none" w:sz="0" w:space="0" w:color="auto"/>
          </w:divBdr>
        </w:div>
        <w:div w:id="2066831093">
          <w:marLeft w:val="640"/>
          <w:marRight w:val="0"/>
          <w:marTop w:val="0"/>
          <w:marBottom w:val="0"/>
          <w:divBdr>
            <w:top w:val="none" w:sz="0" w:space="0" w:color="auto"/>
            <w:left w:val="none" w:sz="0" w:space="0" w:color="auto"/>
            <w:bottom w:val="none" w:sz="0" w:space="0" w:color="auto"/>
            <w:right w:val="none" w:sz="0" w:space="0" w:color="auto"/>
          </w:divBdr>
        </w:div>
        <w:div w:id="700514633">
          <w:marLeft w:val="640"/>
          <w:marRight w:val="0"/>
          <w:marTop w:val="0"/>
          <w:marBottom w:val="0"/>
          <w:divBdr>
            <w:top w:val="none" w:sz="0" w:space="0" w:color="auto"/>
            <w:left w:val="none" w:sz="0" w:space="0" w:color="auto"/>
            <w:bottom w:val="none" w:sz="0" w:space="0" w:color="auto"/>
            <w:right w:val="none" w:sz="0" w:space="0" w:color="auto"/>
          </w:divBdr>
        </w:div>
        <w:div w:id="1650984605">
          <w:marLeft w:val="640"/>
          <w:marRight w:val="0"/>
          <w:marTop w:val="0"/>
          <w:marBottom w:val="0"/>
          <w:divBdr>
            <w:top w:val="none" w:sz="0" w:space="0" w:color="auto"/>
            <w:left w:val="none" w:sz="0" w:space="0" w:color="auto"/>
            <w:bottom w:val="none" w:sz="0" w:space="0" w:color="auto"/>
            <w:right w:val="none" w:sz="0" w:space="0" w:color="auto"/>
          </w:divBdr>
        </w:div>
        <w:div w:id="1210921366">
          <w:marLeft w:val="640"/>
          <w:marRight w:val="0"/>
          <w:marTop w:val="0"/>
          <w:marBottom w:val="0"/>
          <w:divBdr>
            <w:top w:val="none" w:sz="0" w:space="0" w:color="auto"/>
            <w:left w:val="none" w:sz="0" w:space="0" w:color="auto"/>
            <w:bottom w:val="none" w:sz="0" w:space="0" w:color="auto"/>
            <w:right w:val="none" w:sz="0" w:space="0" w:color="auto"/>
          </w:divBdr>
        </w:div>
        <w:div w:id="1306004497">
          <w:marLeft w:val="640"/>
          <w:marRight w:val="0"/>
          <w:marTop w:val="0"/>
          <w:marBottom w:val="0"/>
          <w:divBdr>
            <w:top w:val="none" w:sz="0" w:space="0" w:color="auto"/>
            <w:left w:val="none" w:sz="0" w:space="0" w:color="auto"/>
            <w:bottom w:val="none" w:sz="0" w:space="0" w:color="auto"/>
            <w:right w:val="none" w:sz="0" w:space="0" w:color="auto"/>
          </w:divBdr>
        </w:div>
        <w:div w:id="1646659365">
          <w:marLeft w:val="640"/>
          <w:marRight w:val="0"/>
          <w:marTop w:val="0"/>
          <w:marBottom w:val="0"/>
          <w:divBdr>
            <w:top w:val="none" w:sz="0" w:space="0" w:color="auto"/>
            <w:left w:val="none" w:sz="0" w:space="0" w:color="auto"/>
            <w:bottom w:val="none" w:sz="0" w:space="0" w:color="auto"/>
            <w:right w:val="none" w:sz="0" w:space="0" w:color="auto"/>
          </w:divBdr>
        </w:div>
        <w:div w:id="356389462">
          <w:marLeft w:val="640"/>
          <w:marRight w:val="0"/>
          <w:marTop w:val="0"/>
          <w:marBottom w:val="0"/>
          <w:divBdr>
            <w:top w:val="none" w:sz="0" w:space="0" w:color="auto"/>
            <w:left w:val="none" w:sz="0" w:space="0" w:color="auto"/>
            <w:bottom w:val="none" w:sz="0" w:space="0" w:color="auto"/>
            <w:right w:val="none" w:sz="0" w:space="0" w:color="auto"/>
          </w:divBdr>
        </w:div>
        <w:div w:id="2033532292">
          <w:marLeft w:val="640"/>
          <w:marRight w:val="0"/>
          <w:marTop w:val="0"/>
          <w:marBottom w:val="0"/>
          <w:divBdr>
            <w:top w:val="none" w:sz="0" w:space="0" w:color="auto"/>
            <w:left w:val="none" w:sz="0" w:space="0" w:color="auto"/>
            <w:bottom w:val="none" w:sz="0" w:space="0" w:color="auto"/>
            <w:right w:val="none" w:sz="0" w:space="0" w:color="auto"/>
          </w:divBdr>
        </w:div>
        <w:div w:id="2073892962">
          <w:marLeft w:val="640"/>
          <w:marRight w:val="0"/>
          <w:marTop w:val="0"/>
          <w:marBottom w:val="0"/>
          <w:divBdr>
            <w:top w:val="none" w:sz="0" w:space="0" w:color="auto"/>
            <w:left w:val="none" w:sz="0" w:space="0" w:color="auto"/>
            <w:bottom w:val="none" w:sz="0" w:space="0" w:color="auto"/>
            <w:right w:val="none" w:sz="0" w:space="0" w:color="auto"/>
          </w:divBdr>
        </w:div>
        <w:div w:id="161315972">
          <w:marLeft w:val="640"/>
          <w:marRight w:val="0"/>
          <w:marTop w:val="0"/>
          <w:marBottom w:val="0"/>
          <w:divBdr>
            <w:top w:val="none" w:sz="0" w:space="0" w:color="auto"/>
            <w:left w:val="none" w:sz="0" w:space="0" w:color="auto"/>
            <w:bottom w:val="none" w:sz="0" w:space="0" w:color="auto"/>
            <w:right w:val="none" w:sz="0" w:space="0" w:color="auto"/>
          </w:divBdr>
        </w:div>
        <w:div w:id="310139388">
          <w:marLeft w:val="640"/>
          <w:marRight w:val="0"/>
          <w:marTop w:val="0"/>
          <w:marBottom w:val="0"/>
          <w:divBdr>
            <w:top w:val="none" w:sz="0" w:space="0" w:color="auto"/>
            <w:left w:val="none" w:sz="0" w:space="0" w:color="auto"/>
            <w:bottom w:val="none" w:sz="0" w:space="0" w:color="auto"/>
            <w:right w:val="none" w:sz="0" w:space="0" w:color="auto"/>
          </w:divBdr>
        </w:div>
        <w:div w:id="681012352">
          <w:marLeft w:val="640"/>
          <w:marRight w:val="0"/>
          <w:marTop w:val="0"/>
          <w:marBottom w:val="0"/>
          <w:divBdr>
            <w:top w:val="none" w:sz="0" w:space="0" w:color="auto"/>
            <w:left w:val="none" w:sz="0" w:space="0" w:color="auto"/>
            <w:bottom w:val="none" w:sz="0" w:space="0" w:color="auto"/>
            <w:right w:val="none" w:sz="0" w:space="0" w:color="auto"/>
          </w:divBdr>
        </w:div>
        <w:div w:id="425351669">
          <w:marLeft w:val="640"/>
          <w:marRight w:val="0"/>
          <w:marTop w:val="0"/>
          <w:marBottom w:val="0"/>
          <w:divBdr>
            <w:top w:val="none" w:sz="0" w:space="0" w:color="auto"/>
            <w:left w:val="none" w:sz="0" w:space="0" w:color="auto"/>
            <w:bottom w:val="none" w:sz="0" w:space="0" w:color="auto"/>
            <w:right w:val="none" w:sz="0" w:space="0" w:color="auto"/>
          </w:divBdr>
        </w:div>
        <w:div w:id="741491634">
          <w:marLeft w:val="640"/>
          <w:marRight w:val="0"/>
          <w:marTop w:val="0"/>
          <w:marBottom w:val="0"/>
          <w:divBdr>
            <w:top w:val="none" w:sz="0" w:space="0" w:color="auto"/>
            <w:left w:val="none" w:sz="0" w:space="0" w:color="auto"/>
            <w:bottom w:val="none" w:sz="0" w:space="0" w:color="auto"/>
            <w:right w:val="none" w:sz="0" w:space="0" w:color="auto"/>
          </w:divBdr>
        </w:div>
        <w:div w:id="667711546">
          <w:marLeft w:val="640"/>
          <w:marRight w:val="0"/>
          <w:marTop w:val="0"/>
          <w:marBottom w:val="0"/>
          <w:divBdr>
            <w:top w:val="none" w:sz="0" w:space="0" w:color="auto"/>
            <w:left w:val="none" w:sz="0" w:space="0" w:color="auto"/>
            <w:bottom w:val="none" w:sz="0" w:space="0" w:color="auto"/>
            <w:right w:val="none" w:sz="0" w:space="0" w:color="auto"/>
          </w:divBdr>
        </w:div>
        <w:div w:id="1747923112">
          <w:marLeft w:val="640"/>
          <w:marRight w:val="0"/>
          <w:marTop w:val="0"/>
          <w:marBottom w:val="0"/>
          <w:divBdr>
            <w:top w:val="none" w:sz="0" w:space="0" w:color="auto"/>
            <w:left w:val="none" w:sz="0" w:space="0" w:color="auto"/>
            <w:bottom w:val="none" w:sz="0" w:space="0" w:color="auto"/>
            <w:right w:val="none" w:sz="0" w:space="0" w:color="auto"/>
          </w:divBdr>
        </w:div>
        <w:div w:id="1076048055">
          <w:marLeft w:val="640"/>
          <w:marRight w:val="0"/>
          <w:marTop w:val="0"/>
          <w:marBottom w:val="0"/>
          <w:divBdr>
            <w:top w:val="none" w:sz="0" w:space="0" w:color="auto"/>
            <w:left w:val="none" w:sz="0" w:space="0" w:color="auto"/>
            <w:bottom w:val="none" w:sz="0" w:space="0" w:color="auto"/>
            <w:right w:val="none" w:sz="0" w:space="0" w:color="auto"/>
          </w:divBdr>
        </w:div>
        <w:div w:id="1814249982">
          <w:marLeft w:val="640"/>
          <w:marRight w:val="0"/>
          <w:marTop w:val="0"/>
          <w:marBottom w:val="0"/>
          <w:divBdr>
            <w:top w:val="none" w:sz="0" w:space="0" w:color="auto"/>
            <w:left w:val="none" w:sz="0" w:space="0" w:color="auto"/>
            <w:bottom w:val="none" w:sz="0" w:space="0" w:color="auto"/>
            <w:right w:val="none" w:sz="0" w:space="0" w:color="auto"/>
          </w:divBdr>
        </w:div>
        <w:div w:id="1359046679">
          <w:marLeft w:val="640"/>
          <w:marRight w:val="0"/>
          <w:marTop w:val="0"/>
          <w:marBottom w:val="0"/>
          <w:divBdr>
            <w:top w:val="none" w:sz="0" w:space="0" w:color="auto"/>
            <w:left w:val="none" w:sz="0" w:space="0" w:color="auto"/>
            <w:bottom w:val="none" w:sz="0" w:space="0" w:color="auto"/>
            <w:right w:val="none" w:sz="0" w:space="0" w:color="auto"/>
          </w:divBdr>
        </w:div>
        <w:div w:id="1662192057">
          <w:marLeft w:val="640"/>
          <w:marRight w:val="0"/>
          <w:marTop w:val="0"/>
          <w:marBottom w:val="0"/>
          <w:divBdr>
            <w:top w:val="none" w:sz="0" w:space="0" w:color="auto"/>
            <w:left w:val="none" w:sz="0" w:space="0" w:color="auto"/>
            <w:bottom w:val="none" w:sz="0" w:space="0" w:color="auto"/>
            <w:right w:val="none" w:sz="0" w:space="0" w:color="auto"/>
          </w:divBdr>
        </w:div>
        <w:div w:id="2069836631">
          <w:marLeft w:val="640"/>
          <w:marRight w:val="0"/>
          <w:marTop w:val="0"/>
          <w:marBottom w:val="0"/>
          <w:divBdr>
            <w:top w:val="none" w:sz="0" w:space="0" w:color="auto"/>
            <w:left w:val="none" w:sz="0" w:space="0" w:color="auto"/>
            <w:bottom w:val="none" w:sz="0" w:space="0" w:color="auto"/>
            <w:right w:val="none" w:sz="0" w:space="0" w:color="auto"/>
          </w:divBdr>
        </w:div>
        <w:div w:id="853689076">
          <w:marLeft w:val="640"/>
          <w:marRight w:val="0"/>
          <w:marTop w:val="0"/>
          <w:marBottom w:val="0"/>
          <w:divBdr>
            <w:top w:val="none" w:sz="0" w:space="0" w:color="auto"/>
            <w:left w:val="none" w:sz="0" w:space="0" w:color="auto"/>
            <w:bottom w:val="none" w:sz="0" w:space="0" w:color="auto"/>
            <w:right w:val="none" w:sz="0" w:space="0" w:color="auto"/>
          </w:divBdr>
        </w:div>
        <w:div w:id="368998180">
          <w:marLeft w:val="640"/>
          <w:marRight w:val="0"/>
          <w:marTop w:val="0"/>
          <w:marBottom w:val="0"/>
          <w:divBdr>
            <w:top w:val="none" w:sz="0" w:space="0" w:color="auto"/>
            <w:left w:val="none" w:sz="0" w:space="0" w:color="auto"/>
            <w:bottom w:val="none" w:sz="0" w:space="0" w:color="auto"/>
            <w:right w:val="none" w:sz="0" w:space="0" w:color="auto"/>
          </w:divBdr>
        </w:div>
        <w:div w:id="1449936544">
          <w:marLeft w:val="640"/>
          <w:marRight w:val="0"/>
          <w:marTop w:val="0"/>
          <w:marBottom w:val="0"/>
          <w:divBdr>
            <w:top w:val="none" w:sz="0" w:space="0" w:color="auto"/>
            <w:left w:val="none" w:sz="0" w:space="0" w:color="auto"/>
            <w:bottom w:val="none" w:sz="0" w:space="0" w:color="auto"/>
            <w:right w:val="none" w:sz="0" w:space="0" w:color="auto"/>
          </w:divBdr>
        </w:div>
        <w:div w:id="232932417">
          <w:marLeft w:val="640"/>
          <w:marRight w:val="0"/>
          <w:marTop w:val="0"/>
          <w:marBottom w:val="0"/>
          <w:divBdr>
            <w:top w:val="none" w:sz="0" w:space="0" w:color="auto"/>
            <w:left w:val="none" w:sz="0" w:space="0" w:color="auto"/>
            <w:bottom w:val="none" w:sz="0" w:space="0" w:color="auto"/>
            <w:right w:val="none" w:sz="0" w:space="0" w:color="auto"/>
          </w:divBdr>
        </w:div>
        <w:div w:id="193349564">
          <w:marLeft w:val="640"/>
          <w:marRight w:val="0"/>
          <w:marTop w:val="0"/>
          <w:marBottom w:val="0"/>
          <w:divBdr>
            <w:top w:val="none" w:sz="0" w:space="0" w:color="auto"/>
            <w:left w:val="none" w:sz="0" w:space="0" w:color="auto"/>
            <w:bottom w:val="none" w:sz="0" w:space="0" w:color="auto"/>
            <w:right w:val="none" w:sz="0" w:space="0" w:color="auto"/>
          </w:divBdr>
        </w:div>
        <w:div w:id="535315742">
          <w:marLeft w:val="640"/>
          <w:marRight w:val="0"/>
          <w:marTop w:val="0"/>
          <w:marBottom w:val="0"/>
          <w:divBdr>
            <w:top w:val="none" w:sz="0" w:space="0" w:color="auto"/>
            <w:left w:val="none" w:sz="0" w:space="0" w:color="auto"/>
            <w:bottom w:val="none" w:sz="0" w:space="0" w:color="auto"/>
            <w:right w:val="none" w:sz="0" w:space="0" w:color="auto"/>
          </w:divBdr>
        </w:div>
        <w:div w:id="555241509">
          <w:marLeft w:val="640"/>
          <w:marRight w:val="0"/>
          <w:marTop w:val="0"/>
          <w:marBottom w:val="0"/>
          <w:divBdr>
            <w:top w:val="none" w:sz="0" w:space="0" w:color="auto"/>
            <w:left w:val="none" w:sz="0" w:space="0" w:color="auto"/>
            <w:bottom w:val="none" w:sz="0" w:space="0" w:color="auto"/>
            <w:right w:val="none" w:sz="0" w:space="0" w:color="auto"/>
          </w:divBdr>
        </w:div>
        <w:div w:id="1083071196">
          <w:marLeft w:val="640"/>
          <w:marRight w:val="0"/>
          <w:marTop w:val="0"/>
          <w:marBottom w:val="0"/>
          <w:divBdr>
            <w:top w:val="none" w:sz="0" w:space="0" w:color="auto"/>
            <w:left w:val="none" w:sz="0" w:space="0" w:color="auto"/>
            <w:bottom w:val="none" w:sz="0" w:space="0" w:color="auto"/>
            <w:right w:val="none" w:sz="0" w:space="0" w:color="auto"/>
          </w:divBdr>
        </w:div>
        <w:div w:id="1185679986">
          <w:marLeft w:val="640"/>
          <w:marRight w:val="0"/>
          <w:marTop w:val="0"/>
          <w:marBottom w:val="0"/>
          <w:divBdr>
            <w:top w:val="none" w:sz="0" w:space="0" w:color="auto"/>
            <w:left w:val="none" w:sz="0" w:space="0" w:color="auto"/>
            <w:bottom w:val="none" w:sz="0" w:space="0" w:color="auto"/>
            <w:right w:val="none" w:sz="0" w:space="0" w:color="auto"/>
          </w:divBdr>
        </w:div>
        <w:div w:id="1402480891">
          <w:marLeft w:val="640"/>
          <w:marRight w:val="0"/>
          <w:marTop w:val="0"/>
          <w:marBottom w:val="0"/>
          <w:divBdr>
            <w:top w:val="none" w:sz="0" w:space="0" w:color="auto"/>
            <w:left w:val="none" w:sz="0" w:space="0" w:color="auto"/>
            <w:bottom w:val="none" w:sz="0" w:space="0" w:color="auto"/>
            <w:right w:val="none" w:sz="0" w:space="0" w:color="auto"/>
          </w:divBdr>
        </w:div>
        <w:div w:id="1076704669">
          <w:marLeft w:val="640"/>
          <w:marRight w:val="0"/>
          <w:marTop w:val="0"/>
          <w:marBottom w:val="0"/>
          <w:divBdr>
            <w:top w:val="none" w:sz="0" w:space="0" w:color="auto"/>
            <w:left w:val="none" w:sz="0" w:space="0" w:color="auto"/>
            <w:bottom w:val="none" w:sz="0" w:space="0" w:color="auto"/>
            <w:right w:val="none" w:sz="0" w:space="0" w:color="auto"/>
          </w:divBdr>
        </w:div>
        <w:div w:id="1410345045">
          <w:marLeft w:val="640"/>
          <w:marRight w:val="0"/>
          <w:marTop w:val="0"/>
          <w:marBottom w:val="0"/>
          <w:divBdr>
            <w:top w:val="none" w:sz="0" w:space="0" w:color="auto"/>
            <w:left w:val="none" w:sz="0" w:space="0" w:color="auto"/>
            <w:bottom w:val="none" w:sz="0" w:space="0" w:color="auto"/>
            <w:right w:val="none" w:sz="0" w:space="0" w:color="auto"/>
          </w:divBdr>
        </w:div>
        <w:div w:id="1171871538">
          <w:marLeft w:val="640"/>
          <w:marRight w:val="0"/>
          <w:marTop w:val="0"/>
          <w:marBottom w:val="0"/>
          <w:divBdr>
            <w:top w:val="none" w:sz="0" w:space="0" w:color="auto"/>
            <w:left w:val="none" w:sz="0" w:space="0" w:color="auto"/>
            <w:bottom w:val="none" w:sz="0" w:space="0" w:color="auto"/>
            <w:right w:val="none" w:sz="0" w:space="0" w:color="auto"/>
          </w:divBdr>
        </w:div>
        <w:div w:id="1027172229">
          <w:marLeft w:val="640"/>
          <w:marRight w:val="0"/>
          <w:marTop w:val="0"/>
          <w:marBottom w:val="0"/>
          <w:divBdr>
            <w:top w:val="none" w:sz="0" w:space="0" w:color="auto"/>
            <w:left w:val="none" w:sz="0" w:space="0" w:color="auto"/>
            <w:bottom w:val="none" w:sz="0" w:space="0" w:color="auto"/>
            <w:right w:val="none" w:sz="0" w:space="0" w:color="auto"/>
          </w:divBdr>
        </w:div>
        <w:div w:id="1938516227">
          <w:marLeft w:val="640"/>
          <w:marRight w:val="0"/>
          <w:marTop w:val="0"/>
          <w:marBottom w:val="0"/>
          <w:divBdr>
            <w:top w:val="none" w:sz="0" w:space="0" w:color="auto"/>
            <w:left w:val="none" w:sz="0" w:space="0" w:color="auto"/>
            <w:bottom w:val="none" w:sz="0" w:space="0" w:color="auto"/>
            <w:right w:val="none" w:sz="0" w:space="0" w:color="auto"/>
          </w:divBdr>
        </w:div>
        <w:div w:id="795180232">
          <w:marLeft w:val="640"/>
          <w:marRight w:val="0"/>
          <w:marTop w:val="0"/>
          <w:marBottom w:val="0"/>
          <w:divBdr>
            <w:top w:val="none" w:sz="0" w:space="0" w:color="auto"/>
            <w:left w:val="none" w:sz="0" w:space="0" w:color="auto"/>
            <w:bottom w:val="none" w:sz="0" w:space="0" w:color="auto"/>
            <w:right w:val="none" w:sz="0" w:space="0" w:color="auto"/>
          </w:divBdr>
        </w:div>
        <w:div w:id="1085997767">
          <w:marLeft w:val="640"/>
          <w:marRight w:val="0"/>
          <w:marTop w:val="0"/>
          <w:marBottom w:val="0"/>
          <w:divBdr>
            <w:top w:val="none" w:sz="0" w:space="0" w:color="auto"/>
            <w:left w:val="none" w:sz="0" w:space="0" w:color="auto"/>
            <w:bottom w:val="none" w:sz="0" w:space="0" w:color="auto"/>
            <w:right w:val="none" w:sz="0" w:space="0" w:color="auto"/>
          </w:divBdr>
        </w:div>
        <w:div w:id="195700700">
          <w:marLeft w:val="640"/>
          <w:marRight w:val="0"/>
          <w:marTop w:val="0"/>
          <w:marBottom w:val="0"/>
          <w:divBdr>
            <w:top w:val="none" w:sz="0" w:space="0" w:color="auto"/>
            <w:left w:val="none" w:sz="0" w:space="0" w:color="auto"/>
            <w:bottom w:val="none" w:sz="0" w:space="0" w:color="auto"/>
            <w:right w:val="none" w:sz="0" w:space="0" w:color="auto"/>
          </w:divBdr>
        </w:div>
        <w:div w:id="1032344332">
          <w:marLeft w:val="640"/>
          <w:marRight w:val="0"/>
          <w:marTop w:val="0"/>
          <w:marBottom w:val="0"/>
          <w:divBdr>
            <w:top w:val="none" w:sz="0" w:space="0" w:color="auto"/>
            <w:left w:val="none" w:sz="0" w:space="0" w:color="auto"/>
            <w:bottom w:val="none" w:sz="0" w:space="0" w:color="auto"/>
            <w:right w:val="none" w:sz="0" w:space="0" w:color="auto"/>
          </w:divBdr>
        </w:div>
        <w:div w:id="557010772">
          <w:marLeft w:val="640"/>
          <w:marRight w:val="0"/>
          <w:marTop w:val="0"/>
          <w:marBottom w:val="0"/>
          <w:divBdr>
            <w:top w:val="none" w:sz="0" w:space="0" w:color="auto"/>
            <w:left w:val="none" w:sz="0" w:space="0" w:color="auto"/>
            <w:bottom w:val="none" w:sz="0" w:space="0" w:color="auto"/>
            <w:right w:val="none" w:sz="0" w:space="0" w:color="auto"/>
          </w:divBdr>
        </w:div>
        <w:div w:id="1916813695">
          <w:marLeft w:val="640"/>
          <w:marRight w:val="0"/>
          <w:marTop w:val="0"/>
          <w:marBottom w:val="0"/>
          <w:divBdr>
            <w:top w:val="none" w:sz="0" w:space="0" w:color="auto"/>
            <w:left w:val="none" w:sz="0" w:space="0" w:color="auto"/>
            <w:bottom w:val="none" w:sz="0" w:space="0" w:color="auto"/>
            <w:right w:val="none" w:sz="0" w:space="0" w:color="auto"/>
          </w:divBdr>
        </w:div>
        <w:div w:id="1175222472">
          <w:marLeft w:val="640"/>
          <w:marRight w:val="0"/>
          <w:marTop w:val="0"/>
          <w:marBottom w:val="0"/>
          <w:divBdr>
            <w:top w:val="none" w:sz="0" w:space="0" w:color="auto"/>
            <w:left w:val="none" w:sz="0" w:space="0" w:color="auto"/>
            <w:bottom w:val="none" w:sz="0" w:space="0" w:color="auto"/>
            <w:right w:val="none" w:sz="0" w:space="0" w:color="auto"/>
          </w:divBdr>
        </w:div>
        <w:div w:id="751590162">
          <w:marLeft w:val="640"/>
          <w:marRight w:val="0"/>
          <w:marTop w:val="0"/>
          <w:marBottom w:val="0"/>
          <w:divBdr>
            <w:top w:val="none" w:sz="0" w:space="0" w:color="auto"/>
            <w:left w:val="none" w:sz="0" w:space="0" w:color="auto"/>
            <w:bottom w:val="none" w:sz="0" w:space="0" w:color="auto"/>
            <w:right w:val="none" w:sz="0" w:space="0" w:color="auto"/>
          </w:divBdr>
        </w:div>
        <w:div w:id="1916864889">
          <w:marLeft w:val="640"/>
          <w:marRight w:val="0"/>
          <w:marTop w:val="0"/>
          <w:marBottom w:val="0"/>
          <w:divBdr>
            <w:top w:val="none" w:sz="0" w:space="0" w:color="auto"/>
            <w:left w:val="none" w:sz="0" w:space="0" w:color="auto"/>
            <w:bottom w:val="none" w:sz="0" w:space="0" w:color="auto"/>
            <w:right w:val="none" w:sz="0" w:space="0" w:color="auto"/>
          </w:divBdr>
        </w:div>
        <w:div w:id="2137408766">
          <w:marLeft w:val="640"/>
          <w:marRight w:val="0"/>
          <w:marTop w:val="0"/>
          <w:marBottom w:val="0"/>
          <w:divBdr>
            <w:top w:val="none" w:sz="0" w:space="0" w:color="auto"/>
            <w:left w:val="none" w:sz="0" w:space="0" w:color="auto"/>
            <w:bottom w:val="none" w:sz="0" w:space="0" w:color="auto"/>
            <w:right w:val="none" w:sz="0" w:space="0" w:color="auto"/>
          </w:divBdr>
        </w:div>
        <w:div w:id="1788040672">
          <w:marLeft w:val="640"/>
          <w:marRight w:val="0"/>
          <w:marTop w:val="0"/>
          <w:marBottom w:val="0"/>
          <w:divBdr>
            <w:top w:val="none" w:sz="0" w:space="0" w:color="auto"/>
            <w:left w:val="none" w:sz="0" w:space="0" w:color="auto"/>
            <w:bottom w:val="none" w:sz="0" w:space="0" w:color="auto"/>
            <w:right w:val="none" w:sz="0" w:space="0" w:color="auto"/>
          </w:divBdr>
        </w:div>
        <w:div w:id="561645665">
          <w:marLeft w:val="640"/>
          <w:marRight w:val="0"/>
          <w:marTop w:val="0"/>
          <w:marBottom w:val="0"/>
          <w:divBdr>
            <w:top w:val="none" w:sz="0" w:space="0" w:color="auto"/>
            <w:left w:val="none" w:sz="0" w:space="0" w:color="auto"/>
            <w:bottom w:val="none" w:sz="0" w:space="0" w:color="auto"/>
            <w:right w:val="none" w:sz="0" w:space="0" w:color="auto"/>
          </w:divBdr>
        </w:div>
        <w:div w:id="224798818">
          <w:marLeft w:val="640"/>
          <w:marRight w:val="0"/>
          <w:marTop w:val="0"/>
          <w:marBottom w:val="0"/>
          <w:divBdr>
            <w:top w:val="none" w:sz="0" w:space="0" w:color="auto"/>
            <w:left w:val="none" w:sz="0" w:space="0" w:color="auto"/>
            <w:bottom w:val="none" w:sz="0" w:space="0" w:color="auto"/>
            <w:right w:val="none" w:sz="0" w:space="0" w:color="auto"/>
          </w:divBdr>
        </w:div>
        <w:div w:id="1015228102">
          <w:marLeft w:val="640"/>
          <w:marRight w:val="0"/>
          <w:marTop w:val="0"/>
          <w:marBottom w:val="0"/>
          <w:divBdr>
            <w:top w:val="none" w:sz="0" w:space="0" w:color="auto"/>
            <w:left w:val="none" w:sz="0" w:space="0" w:color="auto"/>
            <w:bottom w:val="none" w:sz="0" w:space="0" w:color="auto"/>
            <w:right w:val="none" w:sz="0" w:space="0" w:color="auto"/>
          </w:divBdr>
        </w:div>
        <w:div w:id="2144611765">
          <w:marLeft w:val="640"/>
          <w:marRight w:val="0"/>
          <w:marTop w:val="0"/>
          <w:marBottom w:val="0"/>
          <w:divBdr>
            <w:top w:val="none" w:sz="0" w:space="0" w:color="auto"/>
            <w:left w:val="none" w:sz="0" w:space="0" w:color="auto"/>
            <w:bottom w:val="none" w:sz="0" w:space="0" w:color="auto"/>
            <w:right w:val="none" w:sz="0" w:space="0" w:color="auto"/>
          </w:divBdr>
        </w:div>
        <w:div w:id="305934349">
          <w:marLeft w:val="640"/>
          <w:marRight w:val="0"/>
          <w:marTop w:val="0"/>
          <w:marBottom w:val="0"/>
          <w:divBdr>
            <w:top w:val="none" w:sz="0" w:space="0" w:color="auto"/>
            <w:left w:val="none" w:sz="0" w:space="0" w:color="auto"/>
            <w:bottom w:val="none" w:sz="0" w:space="0" w:color="auto"/>
            <w:right w:val="none" w:sz="0" w:space="0" w:color="auto"/>
          </w:divBdr>
        </w:div>
        <w:div w:id="200091453">
          <w:marLeft w:val="640"/>
          <w:marRight w:val="0"/>
          <w:marTop w:val="0"/>
          <w:marBottom w:val="0"/>
          <w:divBdr>
            <w:top w:val="none" w:sz="0" w:space="0" w:color="auto"/>
            <w:left w:val="none" w:sz="0" w:space="0" w:color="auto"/>
            <w:bottom w:val="none" w:sz="0" w:space="0" w:color="auto"/>
            <w:right w:val="none" w:sz="0" w:space="0" w:color="auto"/>
          </w:divBdr>
        </w:div>
        <w:div w:id="1893081545">
          <w:marLeft w:val="640"/>
          <w:marRight w:val="0"/>
          <w:marTop w:val="0"/>
          <w:marBottom w:val="0"/>
          <w:divBdr>
            <w:top w:val="none" w:sz="0" w:space="0" w:color="auto"/>
            <w:left w:val="none" w:sz="0" w:space="0" w:color="auto"/>
            <w:bottom w:val="none" w:sz="0" w:space="0" w:color="auto"/>
            <w:right w:val="none" w:sz="0" w:space="0" w:color="auto"/>
          </w:divBdr>
        </w:div>
        <w:div w:id="1065957574">
          <w:marLeft w:val="640"/>
          <w:marRight w:val="0"/>
          <w:marTop w:val="0"/>
          <w:marBottom w:val="0"/>
          <w:divBdr>
            <w:top w:val="none" w:sz="0" w:space="0" w:color="auto"/>
            <w:left w:val="none" w:sz="0" w:space="0" w:color="auto"/>
            <w:bottom w:val="none" w:sz="0" w:space="0" w:color="auto"/>
            <w:right w:val="none" w:sz="0" w:space="0" w:color="auto"/>
          </w:divBdr>
        </w:div>
        <w:div w:id="255019072">
          <w:marLeft w:val="640"/>
          <w:marRight w:val="0"/>
          <w:marTop w:val="0"/>
          <w:marBottom w:val="0"/>
          <w:divBdr>
            <w:top w:val="none" w:sz="0" w:space="0" w:color="auto"/>
            <w:left w:val="none" w:sz="0" w:space="0" w:color="auto"/>
            <w:bottom w:val="none" w:sz="0" w:space="0" w:color="auto"/>
            <w:right w:val="none" w:sz="0" w:space="0" w:color="auto"/>
          </w:divBdr>
        </w:div>
        <w:div w:id="1456363382">
          <w:marLeft w:val="640"/>
          <w:marRight w:val="0"/>
          <w:marTop w:val="0"/>
          <w:marBottom w:val="0"/>
          <w:divBdr>
            <w:top w:val="none" w:sz="0" w:space="0" w:color="auto"/>
            <w:left w:val="none" w:sz="0" w:space="0" w:color="auto"/>
            <w:bottom w:val="none" w:sz="0" w:space="0" w:color="auto"/>
            <w:right w:val="none" w:sz="0" w:space="0" w:color="auto"/>
          </w:divBdr>
        </w:div>
        <w:div w:id="1666126481">
          <w:marLeft w:val="640"/>
          <w:marRight w:val="0"/>
          <w:marTop w:val="0"/>
          <w:marBottom w:val="0"/>
          <w:divBdr>
            <w:top w:val="none" w:sz="0" w:space="0" w:color="auto"/>
            <w:left w:val="none" w:sz="0" w:space="0" w:color="auto"/>
            <w:bottom w:val="none" w:sz="0" w:space="0" w:color="auto"/>
            <w:right w:val="none" w:sz="0" w:space="0" w:color="auto"/>
          </w:divBdr>
        </w:div>
        <w:div w:id="1343163781">
          <w:marLeft w:val="640"/>
          <w:marRight w:val="0"/>
          <w:marTop w:val="0"/>
          <w:marBottom w:val="0"/>
          <w:divBdr>
            <w:top w:val="none" w:sz="0" w:space="0" w:color="auto"/>
            <w:left w:val="none" w:sz="0" w:space="0" w:color="auto"/>
            <w:bottom w:val="none" w:sz="0" w:space="0" w:color="auto"/>
            <w:right w:val="none" w:sz="0" w:space="0" w:color="auto"/>
          </w:divBdr>
        </w:div>
        <w:div w:id="794566543">
          <w:marLeft w:val="640"/>
          <w:marRight w:val="0"/>
          <w:marTop w:val="0"/>
          <w:marBottom w:val="0"/>
          <w:divBdr>
            <w:top w:val="none" w:sz="0" w:space="0" w:color="auto"/>
            <w:left w:val="none" w:sz="0" w:space="0" w:color="auto"/>
            <w:bottom w:val="none" w:sz="0" w:space="0" w:color="auto"/>
            <w:right w:val="none" w:sz="0" w:space="0" w:color="auto"/>
          </w:divBdr>
        </w:div>
        <w:div w:id="1115827478">
          <w:marLeft w:val="640"/>
          <w:marRight w:val="0"/>
          <w:marTop w:val="0"/>
          <w:marBottom w:val="0"/>
          <w:divBdr>
            <w:top w:val="none" w:sz="0" w:space="0" w:color="auto"/>
            <w:left w:val="none" w:sz="0" w:space="0" w:color="auto"/>
            <w:bottom w:val="none" w:sz="0" w:space="0" w:color="auto"/>
            <w:right w:val="none" w:sz="0" w:space="0" w:color="auto"/>
          </w:divBdr>
        </w:div>
        <w:div w:id="743261172">
          <w:marLeft w:val="640"/>
          <w:marRight w:val="0"/>
          <w:marTop w:val="0"/>
          <w:marBottom w:val="0"/>
          <w:divBdr>
            <w:top w:val="none" w:sz="0" w:space="0" w:color="auto"/>
            <w:left w:val="none" w:sz="0" w:space="0" w:color="auto"/>
            <w:bottom w:val="none" w:sz="0" w:space="0" w:color="auto"/>
            <w:right w:val="none" w:sz="0" w:space="0" w:color="auto"/>
          </w:divBdr>
        </w:div>
        <w:div w:id="26950021">
          <w:marLeft w:val="640"/>
          <w:marRight w:val="0"/>
          <w:marTop w:val="0"/>
          <w:marBottom w:val="0"/>
          <w:divBdr>
            <w:top w:val="none" w:sz="0" w:space="0" w:color="auto"/>
            <w:left w:val="none" w:sz="0" w:space="0" w:color="auto"/>
            <w:bottom w:val="none" w:sz="0" w:space="0" w:color="auto"/>
            <w:right w:val="none" w:sz="0" w:space="0" w:color="auto"/>
          </w:divBdr>
        </w:div>
        <w:div w:id="800148796">
          <w:marLeft w:val="640"/>
          <w:marRight w:val="0"/>
          <w:marTop w:val="0"/>
          <w:marBottom w:val="0"/>
          <w:divBdr>
            <w:top w:val="none" w:sz="0" w:space="0" w:color="auto"/>
            <w:left w:val="none" w:sz="0" w:space="0" w:color="auto"/>
            <w:bottom w:val="none" w:sz="0" w:space="0" w:color="auto"/>
            <w:right w:val="none" w:sz="0" w:space="0" w:color="auto"/>
          </w:divBdr>
        </w:div>
        <w:div w:id="526262494">
          <w:marLeft w:val="640"/>
          <w:marRight w:val="0"/>
          <w:marTop w:val="0"/>
          <w:marBottom w:val="0"/>
          <w:divBdr>
            <w:top w:val="none" w:sz="0" w:space="0" w:color="auto"/>
            <w:left w:val="none" w:sz="0" w:space="0" w:color="auto"/>
            <w:bottom w:val="none" w:sz="0" w:space="0" w:color="auto"/>
            <w:right w:val="none" w:sz="0" w:space="0" w:color="auto"/>
          </w:divBdr>
        </w:div>
        <w:div w:id="1697347873">
          <w:marLeft w:val="640"/>
          <w:marRight w:val="0"/>
          <w:marTop w:val="0"/>
          <w:marBottom w:val="0"/>
          <w:divBdr>
            <w:top w:val="none" w:sz="0" w:space="0" w:color="auto"/>
            <w:left w:val="none" w:sz="0" w:space="0" w:color="auto"/>
            <w:bottom w:val="none" w:sz="0" w:space="0" w:color="auto"/>
            <w:right w:val="none" w:sz="0" w:space="0" w:color="auto"/>
          </w:divBdr>
        </w:div>
        <w:div w:id="49038333">
          <w:marLeft w:val="640"/>
          <w:marRight w:val="0"/>
          <w:marTop w:val="0"/>
          <w:marBottom w:val="0"/>
          <w:divBdr>
            <w:top w:val="none" w:sz="0" w:space="0" w:color="auto"/>
            <w:left w:val="none" w:sz="0" w:space="0" w:color="auto"/>
            <w:bottom w:val="none" w:sz="0" w:space="0" w:color="auto"/>
            <w:right w:val="none" w:sz="0" w:space="0" w:color="auto"/>
          </w:divBdr>
        </w:div>
        <w:div w:id="1310476228">
          <w:marLeft w:val="640"/>
          <w:marRight w:val="0"/>
          <w:marTop w:val="0"/>
          <w:marBottom w:val="0"/>
          <w:divBdr>
            <w:top w:val="none" w:sz="0" w:space="0" w:color="auto"/>
            <w:left w:val="none" w:sz="0" w:space="0" w:color="auto"/>
            <w:bottom w:val="none" w:sz="0" w:space="0" w:color="auto"/>
            <w:right w:val="none" w:sz="0" w:space="0" w:color="auto"/>
          </w:divBdr>
        </w:div>
        <w:div w:id="1202402287">
          <w:marLeft w:val="640"/>
          <w:marRight w:val="0"/>
          <w:marTop w:val="0"/>
          <w:marBottom w:val="0"/>
          <w:divBdr>
            <w:top w:val="none" w:sz="0" w:space="0" w:color="auto"/>
            <w:left w:val="none" w:sz="0" w:space="0" w:color="auto"/>
            <w:bottom w:val="none" w:sz="0" w:space="0" w:color="auto"/>
            <w:right w:val="none" w:sz="0" w:space="0" w:color="auto"/>
          </w:divBdr>
        </w:div>
        <w:div w:id="30106882">
          <w:marLeft w:val="640"/>
          <w:marRight w:val="0"/>
          <w:marTop w:val="0"/>
          <w:marBottom w:val="0"/>
          <w:divBdr>
            <w:top w:val="none" w:sz="0" w:space="0" w:color="auto"/>
            <w:left w:val="none" w:sz="0" w:space="0" w:color="auto"/>
            <w:bottom w:val="none" w:sz="0" w:space="0" w:color="auto"/>
            <w:right w:val="none" w:sz="0" w:space="0" w:color="auto"/>
          </w:divBdr>
        </w:div>
        <w:div w:id="565147924">
          <w:marLeft w:val="640"/>
          <w:marRight w:val="0"/>
          <w:marTop w:val="0"/>
          <w:marBottom w:val="0"/>
          <w:divBdr>
            <w:top w:val="none" w:sz="0" w:space="0" w:color="auto"/>
            <w:left w:val="none" w:sz="0" w:space="0" w:color="auto"/>
            <w:bottom w:val="none" w:sz="0" w:space="0" w:color="auto"/>
            <w:right w:val="none" w:sz="0" w:space="0" w:color="auto"/>
          </w:divBdr>
        </w:div>
        <w:div w:id="680594116">
          <w:marLeft w:val="640"/>
          <w:marRight w:val="0"/>
          <w:marTop w:val="0"/>
          <w:marBottom w:val="0"/>
          <w:divBdr>
            <w:top w:val="none" w:sz="0" w:space="0" w:color="auto"/>
            <w:left w:val="none" w:sz="0" w:space="0" w:color="auto"/>
            <w:bottom w:val="none" w:sz="0" w:space="0" w:color="auto"/>
            <w:right w:val="none" w:sz="0" w:space="0" w:color="auto"/>
          </w:divBdr>
        </w:div>
        <w:div w:id="234512172">
          <w:marLeft w:val="640"/>
          <w:marRight w:val="0"/>
          <w:marTop w:val="0"/>
          <w:marBottom w:val="0"/>
          <w:divBdr>
            <w:top w:val="none" w:sz="0" w:space="0" w:color="auto"/>
            <w:left w:val="none" w:sz="0" w:space="0" w:color="auto"/>
            <w:bottom w:val="none" w:sz="0" w:space="0" w:color="auto"/>
            <w:right w:val="none" w:sz="0" w:space="0" w:color="auto"/>
          </w:divBdr>
        </w:div>
        <w:div w:id="801921263">
          <w:marLeft w:val="640"/>
          <w:marRight w:val="0"/>
          <w:marTop w:val="0"/>
          <w:marBottom w:val="0"/>
          <w:divBdr>
            <w:top w:val="none" w:sz="0" w:space="0" w:color="auto"/>
            <w:left w:val="none" w:sz="0" w:space="0" w:color="auto"/>
            <w:bottom w:val="none" w:sz="0" w:space="0" w:color="auto"/>
            <w:right w:val="none" w:sz="0" w:space="0" w:color="auto"/>
          </w:divBdr>
        </w:div>
        <w:div w:id="1860775843">
          <w:marLeft w:val="640"/>
          <w:marRight w:val="0"/>
          <w:marTop w:val="0"/>
          <w:marBottom w:val="0"/>
          <w:divBdr>
            <w:top w:val="none" w:sz="0" w:space="0" w:color="auto"/>
            <w:left w:val="none" w:sz="0" w:space="0" w:color="auto"/>
            <w:bottom w:val="none" w:sz="0" w:space="0" w:color="auto"/>
            <w:right w:val="none" w:sz="0" w:space="0" w:color="auto"/>
          </w:divBdr>
        </w:div>
        <w:div w:id="112672327">
          <w:marLeft w:val="640"/>
          <w:marRight w:val="0"/>
          <w:marTop w:val="0"/>
          <w:marBottom w:val="0"/>
          <w:divBdr>
            <w:top w:val="none" w:sz="0" w:space="0" w:color="auto"/>
            <w:left w:val="none" w:sz="0" w:space="0" w:color="auto"/>
            <w:bottom w:val="none" w:sz="0" w:space="0" w:color="auto"/>
            <w:right w:val="none" w:sz="0" w:space="0" w:color="auto"/>
          </w:divBdr>
        </w:div>
        <w:div w:id="1432160324">
          <w:marLeft w:val="640"/>
          <w:marRight w:val="0"/>
          <w:marTop w:val="0"/>
          <w:marBottom w:val="0"/>
          <w:divBdr>
            <w:top w:val="none" w:sz="0" w:space="0" w:color="auto"/>
            <w:left w:val="none" w:sz="0" w:space="0" w:color="auto"/>
            <w:bottom w:val="none" w:sz="0" w:space="0" w:color="auto"/>
            <w:right w:val="none" w:sz="0" w:space="0" w:color="auto"/>
          </w:divBdr>
        </w:div>
        <w:div w:id="610626073">
          <w:marLeft w:val="640"/>
          <w:marRight w:val="0"/>
          <w:marTop w:val="0"/>
          <w:marBottom w:val="0"/>
          <w:divBdr>
            <w:top w:val="none" w:sz="0" w:space="0" w:color="auto"/>
            <w:left w:val="none" w:sz="0" w:space="0" w:color="auto"/>
            <w:bottom w:val="none" w:sz="0" w:space="0" w:color="auto"/>
            <w:right w:val="none" w:sz="0" w:space="0" w:color="auto"/>
          </w:divBdr>
        </w:div>
        <w:div w:id="1790661361">
          <w:marLeft w:val="640"/>
          <w:marRight w:val="0"/>
          <w:marTop w:val="0"/>
          <w:marBottom w:val="0"/>
          <w:divBdr>
            <w:top w:val="none" w:sz="0" w:space="0" w:color="auto"/>
            <w:left w:val="none" w:sz="0" w:space="0" w:color="auto"/>
            <w:bottom w:val="none" w:sz="0" w:space="0" w:color="auto"/>
            <w:right w:val="none" w:sz="0" w:space="0" w:color="auto"/>
          </w:divBdr>
        </w:div>
        <w:div w:id="307976882">
          <w:marLeft w:val="640"/>
          <w:marRight w:val="0"/>
          <w:marTop w:val="0"/>
          <w:marBottom w:val="0"/>
          <w:divBdr>
            <w:top w:val="none" w:sz="0" w:space="0" w:color="auto"/>
            <w:left w:val="none" w:sz="0" w:space="0" w:color="auto"/>
            <w:bottom w:val="none" w:sz="0" w:space="0" w:color="auto"/>
            <w:right w:val="none" w:sz="0" w:space="0" w:color="auto"/>
          </w:divBdr>
        </w:div>
        <w:div w:id="272637108">
          <w:marLeft w:val="640"/>
          <w:marRight w:val="0"/>
          <w:marTop w:val="0"/>
          <w:marBottom w:val="0"/>
          <w:divBdr>
            <w:top w:val="none" w:sz="0" w:space="0" w:color="auto"/>
            <w:left w:val="none" w:sz="0" w:space="0" w:color="auto"/>
            <w:bottom w:val="none" w:sz="0" w:space="0" w:color="auto"/>
            <w:right w:val="none" w:sz="0" w:space="0" w:color="auto"/>
          </w:divBdr>
        </w:div>
        <w:div w:id="861019826">
          <w:marLeft w:val="640"/>
          <w:marRight w:val="0"/>
          <w:marTop w:val="0"/>
          <w:marBottom w:val="0"/>
          <w:divBdr>
            <w:top w:val="none" w:sz="0" w:space="0" w:color="auto"/>
            <w:left w:val="none" w:sz="0" w:space="0" w:color="auto"/>
            <w:bottom w:val="none" w:sz="0" w:space="0" w:color="auto"/>
            <w:right w:val="none" w:sz="0" w:space="0" w:color="auto"/>
          </w:divBdr>
        </w:div>
        <w:div w:id="891228541">
          <w:marLeft w:val="640"/>
          <w:marRight w:val="0"/>
          <w:marTop w:val="0"/>
          <w:marBottom w:val="0"/>
          <w:divBdr>
            <w:top w:val="none" w:sz="0" w:space="0" w:color="auto"/>
            <w:left w:val="none" w:sz="0" w:space="0" w:color="auto"/>
            <w:bottom w:val="none" w:sz="0" w:space="0" w:color="auto"/>
            <w:right w:val="none" w:sz="0" w:space="0" w:color="auto"/>
          </w:divBdr>
        </w:div>
        <w:div w:id="1818104034">
          <w:marLeft w:val="640"/>
          <w:marRight w:val="0"/>
          <w:marTop w:val="0"/>
          <w:marBottom w:val="0"/>
          <w:divBdr>
            <w:top w:val="none" w:sz="0" w:space="0" w:color="auto"/>
            <w:left w:val="none" w:sz="0" w:space="0" w:color="auto"/>
            <w:bottom w:val="none" w:sz="0" w:space="0" w:color="auto"/>
            <w:right w:val="none" w:sz="0" w:space="0" w:color="auto"/>
          </w:divBdr>
        </w:div>
        <w:div w:id="1125393139">
          <w:marLeft w:val="640"/>
          <w:marRight w:val="0"/>
          <w:marTop w:val="0"/>
          <w:marBottom w:val="0"/>
          <w:divBdr>
            <w:top w:val="none" w:sz="0" w:space="0" w:color="auto"/>
            <w:left w:val="none" w:sz="0" w:space="0" w:color="auto"/>
            <w:bottom w:val="none" w:sz="0" w:space="0" w:color="auto"/>
            <w:right w:val="none" w:sz="0" w:space="0" w:color="auto"/>
          </w:divBdr>
        </w:div>
        <w:div w:id="1472215167">
          <w:marLeft w:val="640"/>
          <w:marRight w:val="0"/>
          <w:marTop w:val="0"/>
          <w:marBottom w:val="0"/>
          <w:divBdr>
            <w:top w:val="none" w:sz="0" w:space="0" w:color="auto"/>
            <w:left w:val="none" w:sz="0" w:space="0" w:color="auto"/>
            <w:bottom w:val="none" w:sz="0" w:space="0" w:color="auto"/>
            <w:right w:val="none" w:sz="0" w:space="0" w:color="auto"/>
          </w:divBdr>
        </w:div>
        <w:div w:id="1785466503">
          <w:marLeft w:val="640"/>
          <w:marRight w:val="0"/>
          <w:marTop w:val="0"/>
          <w:marBottom w:val="0"/>
          <w:divBdr>
            <w:top w:val="none" w:sz="0" w:space="0" w:color="auto"/>
            <w:left w:val="none" w:sz="0" w:space="0" w:color="auto"/>
            <w:bottom w:val="none" w:sz="0" w:space="0" w:color="auto"/>
            <w:right w:val="none" w:sz="0" w:space="0" w:color="auto"/>
          </w:divBdr>
        </w:div>
        <w:div w:id="1558935463">
          <w:marLeft w:val="640"/>
          <w:marRight w:val="0"/>
          <w:marTop w:val="0"/>
          <w:marBottom w:val="0"/>
          <w:divBdr>
            <w:top w:val="none" w:sz="0" w:space="0" w:color="auto"/>
            <w:left w:val="none" w:sz="0" w:space="0" w:color="auto"/>
            <w:bottom w:val="none" w:sz="0" w:space="0" w:color="auto"/>
            <w:right w:val="none" w:sz="0" w:space="0" w:color="auto"/>
          </w:divBdr>
        </w:div>
        <w:div w:id="1735616046">
          <w:marLeft w:val="640"/>
          <w:marRight w:val="0"/>
          <w:marTop w:val="0"/>
          <w:marBottom w:val="0"/>
          <w:divBdr>
            <w:top w:val="none" w:sz="0" w:space="0" w:color="auto"/>
            <w:left w:val="none" w:sz="0" w:space="0" w:color="auto"/>
            <w:bottom w:val="none" w:sz="0" w:space="0" w:color="auto"/>
            <w:right w:val="none" w:sz="0" w:space="0" w:color="auto"/>
          </w:divBdr>
        </w:div>
        <w:div w:id="339351594">
          <w:marLeft w:val="640"/>
          <w:marRight w:val="0"/>
          <w:marTop w:val="0"/>
          <w:marBottom w:val="0"/>
          <w:divBdr>
            <w:top w:val="none" w:sz="0" w:space="0" w:color="auto"/>
            <w:left w:val="none" w:sz="0" w:space="0" w:color="auto"/>
            <w:bottom w:val="none" w:sz="0" w:space="0" w:color="auto"/>
            <w:right w:val="none" w:sz="0" w:space="0" w:color="auto"/>
          </w:divBdr>
        </w:div>
        <w:div w:id="92631922">
          <w:marLeft w:val="640"/>
          <w:marRight w:val="0"/>
          <w:marTop w:val="0"/>
          <w:marBottom w:val="0"/>
          <w:divBdr>
            <w:top w:val="none" w:sz="0" w:space="0" w:color="auto"/>
            <w:left w:val="none" w:sz="0" w:space="0" w:color="auto"/>
            <w:bottom w:val="none" w:sz="0" w:space="0" w:color="auto"/>
            <w:right w:val="none" w:sz="0" w:space="0" w:color="auto"/>
          </w:divBdr>
        </w:div>
        <w:div w:id="2020885093">
          <w:marLeft w:val="640"/>
          <w:marRight w:val="0"/>
          <w:marTop w:val="0"/>
          <w:marBottom w:val="0"/>
          <w:divBdr>
            <w:top w:val="none" w:sz="0" w:space="0" w:color="auto"/>
            <w:left w:val="none" w:sz="0" w:space="0" w:color="auto"/>
            <w:bottom w:val="none" w:sz="0" w:space="0" w:color="auto"/>
            <w:right w:val="none" w:sz="0" w:space="0" w:color="auto"/>
          </w:divBdr>
        </w:div>
        <w:div w:id="953101295">
          <w:marLeft w:val="640"/>
          <w:marRight w:val="0"/>
          <w:marTop w:val="0"/>
          <w:marBottom w:val="0"/>
          <w:divBdr>
            <w:top w:val="none" w:sz="0" w:space="0" w:color="auto"/>
            <w:left w:val="none" w:sz="0" w:space="0" w:color="auto"/>
            <w:bottom w:val="none" w:sz="0" w:space="0" w:color="auto"/>
            <w:right w:val="none" w:sz="0" w:space="0" w:color="auto"/>
          </w:divBdr>
        </w:div>
        <w:div w:id="2066566514">
          <w:marLeft w:val="640"/>
          <w:marRight w:val="0"/>
          <w:marTop w:val="0"/>
          <w:marBottom w:val="0"/>
          <w:divBdr>
            <w:top w:val="none" w:sz="0" w:space="0" w:color="auto"/>
            <w:left w:val="none" w:sz="0" w:space="0" w:color="auto"/>
            <w:bottom w:val="none" w:sz="0" w:space="0" w:color="auto"/>
            <w:right w:val="none" w:sz="0" w:space="0" w:color="auto"/>
          </w:divBdr>
        </w:div>
        <w:div w:id="1037701351">
          <w:marLeft w:val="640"/>
          <w:marRight w:val="0"/>
          <w:marTop w:val="0"/>
          <w:marBottom w:val="0"/>
          <w:divBdr>
            <w:top w:val="none" w:sz="0" w:space="0" w:color="auto"/>
            <w:left w:val="none" w:sz="0" w:space="0" w:color="auto"/>
            <w:bottom w:val="none" w:sz="0" w:space="0" w:color="auto"/>
            <w:right w:val="none" w:sz="0" w:space="0" w:color="auto"/>
          </w:divBdr>
        </w:div>
        <w:div w:id="233515936">
          <w:marLeft w:val="640"/>
          <w:marRight w:val="0"/>
          <w:marTop w:val="0"/>
          <w:marBottom w:val="0"/>
          <w:divBdr>
            <w:top w:val="none" w:sz="0" w:space="0" w:color="auto"/>
            <w:left w:val="none" w:sz="0" w:space="0" w:color="auto"/>
            <w:bottom w:val="none" w:sz="0" w:space="0" w:color="auto"/>
            <w:right w:val="none" w:sz="0" w:space="0" w:color="auto"/>
          </w:divBdr>
        </w:div>
        <w:div w:id="925531648">
          <w:marLeft w:val="640"/>
          <w:marRight w:val="0"/>
          <w:marTop w:val="0"/>
          <w:marBottom w:val="0"/>
          <w:divBdr>
            <w:top w:val="none" w:sz="0" w:space="0" w:color="auto"/>
            <w:left w:val="none" w:sz="0" w:space="0" w:color="auto"/>
            <w:bottom w:val="none" w:sz="0" w:space="0" w:color="auto"/>
            <w:right w:val="none" w:sz="0" w:space="0" w:color="auto"/>
          </w:divBdr>
        </w:div>
        <w:div w:id="1908494246">
          <w:marLeft w:val="640"/>
          <w:marRight w:val="0"/>
          <w:marTop w:val="0"/>
          <w:marBottom w:val="0"/>
          <w:divBdr>
            <w:top w:val="none" w:sz="0" w:space="0" w:color="auto"/>
            <w:left w:val="none" w:sz="0" w:space="0" w:color="auto"/>
            <w:bottom w:val="none" w:sz="0" w:space="0" w:color="auto"/>
            <w:right w:val="none" w:sz="0" w:space="0" w:color="auto"/>
          </w:divBdr>
        </w:div>
        <w:div w:id="668874923">
          <w:marLeft w:val="640"/>
          <w:marRight w:val="0"/>
          <w:marTop w:val="0"/>
          <w:marBottom w:val="0"/>
          <w:divBdr>
            <w:top w:val="none" w:sz="0" w:space="0" w:color="auto"/>
            <w:left w:val="none" w:sz="0" w:space="0" w:color="auto"/>
            <w:bottom w:val="none" w:sz="0" w:space="0" w:color="auto"/>
            <w:right w:val="none" w:sz="0" w:space="0" w:color="auto"/>
          </w:divBdr>
        </w:div>
        <w:div w:id="111171550">
          <w:marLeft w:val="640"/>
          <w:marRight w:val="0"/>
          <w:marTop w:val="0"/>
          <w:marBottom w:val="0"/>
          <w:divBdr>
            <w:top w:val="none" w:sz="0" w:space="0" w:color="auto"/>
            <w:left w:val="none" w:sz="0" w:space="0" w:color="auto"/>
            <w:bottom w:val="none" w:sz="0" w:space="0" w:color="auto"/>
            <w:right w:val="none" w:sz="0" w:space="0" w:color="auto"/>
          </w:divBdr>
        </w:div>
      </w:divsChild>
    </w:div>
    <w:div w:id="308098329">
      <w:bodyDiv w:val="1"/>
      <w:marLeft w:val="0"/>
      <w:marRight w:val="0"/>
      <w:marTop w:val="0"/>
      <w:marBottom w:val="0"/>
      <w:divBdr>
        <w:top w:val="none" w:sz="0" w:space="0" w:color="auto"/>
        <w:left w:val="none" w:sz="0" w:space="0" w:color="auto"/>
        <w:bottom w:val="none" w:sz="0" w:space="0" w:color="auto"/>
        <w:right w:val="none" w:sz="0" w:space="0" w:color="auto"/>
      </w:divBdr>
      <w:divsChild>
        <w:div w:id="806046540">
          <w:marLeft w:val="640"/>
          <w:marRight w:val="0"/>
          <w:marTop w:val="0"/>
          <w:marBottom w:val="0"/>
          <w:divBdr>
            <w:top w:val="none" w:sz="0" w:space="0" w:color="auto"/>
            <w:left w:val="none" w:sz="0" w:space="0" w:color="auto"/>
            <w:bottom w:val="none" w:sz="0" w:space="0" w:color="auto"/>
            <w:right w:val="none" w:sz="0" w:space="0" w:color="auto"/>
          </w:divBdr>
        </w:div>
        <w:div w:id="1381511565">
          <w:marLeft w:val="640"/>
          <w:marRight w:val="0"/>
          <w:marTop w:val="0"/>
          <w:marBottom w:val="0"/>
          <w:divBdr>
            <w:top w:val="none" w:sz="0" w:space="0" w:color="auto"/>
            <w:left w:val="none" w:sz="0" w:space="0" w:color="auto"/>
            <w:bottom w:val="none" w:sz="0" w:space="0" w:color="auto"/>
            <w:right w:val="none" w:sz="0" w:space="0" w:color="auto"/>
          </w:divBdr>
        </w:div>
        <w:div w:id="2019230797">
          <w:marLeft w:val="640"/>
          <w:marRight w:val="0"/>
          <w:marTop w:val="0"/>
          <w:marBottom w:val="0"/>
          <w:divBdr>
            <w:top w:val="none" w:sz="0" w:space="0" w:color="auto"/>
            <w:left w:val="none" w:sz="0" w:space="0" w:color="auto"/>
            <w:bottom w:val="none" w:sz="0" w:space="0" w:color="auto"/>
            <w:right w:val="none" w:sz="0" w:space="0" w:color="auto"/>
          </w:divBdr>
        </w:div>
        <w:div w:id="384648683">
          <w:marLeft w:val="640"/>
          <w:marRight w:val="0"/>
          <w:marTop w:val="0"/>
          <w:marBottom w:val="0"/>
          <w:divBdr>
            <w:top w:val="none" w:sz="0" w:space="0" w:color="auto"/>
            <w:left w:val="none" w:sz="0" w:space="0" w:color="auto"/>
            <w:bottom w:val="none" w:sz="0" w:space="0" w:color="auto"/>
            <w:right w:val="none" w:sz="0" w:space="0" w:color="auto"/>
          </w:divBdr>
        </w:div>
        <w:div w:id="1917738951">
          <w:marLeft w:val="640"/>
          <w:marRight w:val="0"/>
          <w:marTop w:val="0"/>
          <w:marBottom w:val="0"/>
          <w:divBdr>
            <w:top w:val="none" w:sz="0" w:space="0" w:color="auto"/>
            <w:left w:val="none" w:sz="0" w:space="0" w:color="auto"/>
            <w:bottom w:val="none" w:sz="0" w:space="0" w:color="auto"/>
            <w:right w:val="none" w:sz="0" w:space="0" w:color="auto"/>
          </w:divBdr>
        </w:div>
        <w:div w:id="1990010042">
          <w:marLeft w:val="640"/>
          <w:marRight w:val="0"/>
          <w:marTop w:val="0"/>
          <w:marBottom w:val="0"/>
          <w:divBdr>
            <w:top w:val="none" w:sz="0" w:space="0" w:color="auto"/>
            <w:left w:val="none" w:sz="0" w:space="0" w:color="auto"/>
            <w:bottom w:val="none" w:sz="0" w:space="0" w:color="auto"/>
            <w:right w:val="none" w:sz="0" w:space="0" w:color="auto"/>
          </w:divBdr>
        </w:div>
        <w:div w:id="79184491">
          <w:marLeft w:val="640"/>
          <w:marRight w:val="0"/>
          <w:marTop w:val="0"/>
          <w:marBottom w:val="0"/>
          <w:divBdr>
            <w:top w:val="none" w:sz="0" w:space="0" w:color="auto"/>
            <w:left w:val="none" w:sz="0" w:space="0" w:color="auto"/>
            <w:bottom w:val="none" w:sz="0" w:space="0" w:color="auto"/>
            <w:right w:val="none" w:sz="0" w:space="0" w:color="auto"/>
          </w:divBdr>
        </w:div>
        <w:div w:id="532695775">
          <w:marLeft w:val="640"/>
          <w:marRight w:val="0"/>
          <w:marTop w:val="0"/>
          <w:marBottom w:val="0"/>
          <w:divBdr>
            <w:top w:val="none" w:sz="0" w:space="0" w:color="auto"/>
            <w:left w:val="none" w:sz="0" w:space="0" w:color="auto"/>
            <w:bottom w:val="none" w:sz="0" w:space="0" w:color="auto"/>
            <w:right w:val="none" w:sz="0" w:space="0" w:color="auto"/>
          </w:divBdr>
        </w:div>
        <w:div w:id="1964115976">
          <w:marLeft w:val="640"/>
          <w:marRight w:val="0"/>
          <w:marTop w:val="0"/>
          <w:marBottom w:val="0"/>
          <w:divBdr>
            <w:top w:val="none" w:sz="0" w:space="0" w:color="auto"/>
            <w:left w:val="none" w:sz="0" w:space="0" w:color="auto"/>
            <w:bottom w:val="none" w:sz="0" w:space="0" w:color="auto"/>
            <w:right w:val="none" w:sz="0" w:space="0" w:color="auto"/>
          </w:divBdr>
        </w:div>
        <w:div w:id="560404197">
          <w:marLeft w:val="640"/>
          <w:marRight w:val="0"/>
          <w:marTop w:val="0"/>
          <w:marBottom w:val="0"/>
          <w:divBdr>
            <w:top w:val="none" w:sz="0" w:space="0" w:color="auto"/>
            <w:left w:val="none" w:sz="0" w:space="0" w:color="auto"/>
            <w:bottom w:val="none" w:sz="0" w:space="0" w:color="auto"/>
            <w:right w:val="none" w:sz="0" w:space="0" w:color="auto"/>
          </w:divBdr>
        </w:div>
        <w:div w:id="1528986236">
          <w:marLeft w:val="640"/>
          <w:marRight w:val="0"/>
          <w:marTop w:val="0"/>
          <w:marBottom w:val="0"/>
          <w:divBdr>
            <w:top w:val="none" w:sz="0" w:space="0" w:color="auto"/>
            <w:left w:val="none" w:sz="0" w:space="0" w:color="auto"/>
            <w:bottom w:val="none" w:sz="0" w:space="0" w:color="auto"/>
            <w:right w:val="none" w:sz="0" w:space="0" w:color="auto"/>
          </w:divBdr>
        </w:div>
        <w:div w:id="350225585">
          <w:marLeft w:val="640"/>
          <w:marRight w:val="0"/>
          <w:marTop w:val="0"/>
          <w:marBottom w:val="0"/>
          <w:divBdr>
            <w:top w:val="none" w:sz="0" w:space="0" w:color="auto"/>
            <w:left w:val="none" w:sz="0" w:space="0" w:color="auto"/>
            <w:bottom w:val="none" w:sz="0" w:space="0" w:color="auto"/>
            <w:right w:val="none" w:sz="0" w:space="0" w:color="auto"/>
          </w:divBdr>
        </w:div>
        <w:div w:id="256451057">
          <w:marLeft w:val="640"/>
          <w:marRight w:val="0"/>
          <w:marTop w:val="0"/>
          <w:marBottom w:val="0"/>
          <w:divBdr>
            <w:top w:val="none" w:sz="0" w:space="0" w:color="auto"/>
            <w:left w:val="none" w:sz="0" w:space="0" w:color="auto"/>
            <w:bottom w:val="none" w:sz="0" w:space="0" w:color="auto"/>
            <w:right w:val="none" w:sz="0" w:space="0" w:color="auto"/>
          </w:divBdr>
        </w:div>
        <w:div w:id="652949712">
          <w:marLeft w:val="640"/>
          <w:marRight w:val="0"/>
          <w:marTop w:val="0"/>
          <w:marBottom w:val="0"/>
          <w:divBdr>
            <w:top w:val="none" w:sz="0" w:space="0" w:color="auto"/>
            <w:left w:val="none" w:sz="0" w:space="0" w:color="auto"/>
            <w:bottom w:val="none" w:sz="0" w:space="0" w:color="auto"/>
            <w:right w:val="none" w:sz="0" w:space="0" w:color="auto"/>
          </w:divBdr>
        </w:div>
        <w:div w:id="775443437">
          <w:marLeft w:val="640"/>
          <w:marRight w:val="0"/>
          <w:marTop w:val="0"/>
          <w:marBottom w:val="0"/>
          <w:divBdr>
            <w:top w:val="none" w:sz="0" w:space="0" w:color="auto"/>
            <w:left w:val="none" w:sz="0" w:space="0" w:color="auto"/>
            <w:bottom w:val="none" w:sz="0" w:space="0" w:color="auto"/>
            <w:right w:val="none" w:sz="0" w:space="0" w:color="auto"/>
          </w:divBdr>
        </w:div>
        <w:div w:id="1506939513">
          <w:marLeft w:val="640"/>
          <w:marRight w:val="0"/>
          <w:marTop w:val="0"/>
          <w:marBottom w:val="0"/>
          <w:divBdr>
            <w:top w:val="none" w:sz="0" w:space="0" w:color="auto"/>
            <w:left w:val="none" w:sz="0" w:space="0" w:color="auto"/>
            <w:bottom w:val="none" w:sz="0" w:space="0" w:color="auto"/>
            <w:right w:val="none" w:sz="0" w:space="0" w:color="auto"/>
          </w:divBdr>
        </w:div>
        <w:div w:id="1178344554">
          <w:marLeft w:val="640"/>
          <w:marRight w:val="0"/>
          <w:marTop w:val="0"/>
          <w:marBottom w:val="0"/>
          <w:divBdr>
            <w:top w:val="none" w:sz="0" w:space="0" w:color="auto"/>
            <w:left w:val="none" w:sz="0" w:space="0" w:color="auto"/>
            <w:bottom w:val="none" w:sz="0" w:space="0" w:color="auto"/>
            <w:right w:val="none" w:sz="0" w:space="0" w:color="auto"/>
          </w:divBdr>
        </w:div>
        <w:div w:id="384911623">
          <w:marLeft w:val="640"/>
          <w:marRight w:val="0"/>
          <w:marTop w:val="0"/>
          <w:marBottom w:val="0"/>
          <w:divBdr>
            <w:top w:val="none" w:sz="0" w:space="0" w:color="auto"/>
            <w:left w:val="none" w:sz="0" w:space="0" w:color="auto"/>
            <w:bottom w:val="none" w:sz="0" w:space="0" w:color="auto"/>
            <w:right w:val="none" w:sz="0" w:space="0" w:color="auto"/>
          </w:divBdr>
        </w:div>
        <w:div w:id="588925809">
          <w:marLeft w:val="640"/>
          <w:marRight w:val="0"/>
          <w:marTop w:val="0"/>
          <w:marBottom w:val="0"/>
          <w:divBdr>
            <w:top w:val="none" w:sz="0" w:space="0" w:color="auto"/>
            <w:left w:val="none" w:sz="0" w:space="0" w:color="auto"/>
            <w:bottom w:val="none" w:sz="0" w:space="0" w:color="auto"/>
            <w:right w:val="none" w:sz="0" w:space="0" w:color="auto"/>
          </w:divBdr>
        </w:div>
        <w:div w:id="1554005177">
          <w:marLeft w:val="640"/>
          <w:marRight w:val="0"/>
          <w:marTop w:val="0"/>
          <w:marBottom w:val="0"/>
          <w:divBdr>
            <w:top w:val="none" w:sz="0" w:space="0" w:color="auto"/>
            <w:left w:val="none" w:sz="0" w:space="0" w:color="auto"/>
            <w:bottom w:val="none" w:sz="0" w:space="0" w:color="auto"/>
            <w:right w:val="none" w:sz="0" w:space="0" w:color="auto"/>
          </w:divBdr>
        </w:div>
        <w:div w:id="402334481">
          <w:marLeft w:val="640"/>
          <w:marRight w:val="0"/>
          <w:marTop w:val="0"/>
          <w:marBottom w:val="0"/>
          <w:divBdr>
            <w:top w:val="none" w:sz="0" w:space="0" w:color="auto"/>
            <w:left w:val="none" w:sz="0" w:space="0" w:color="auto"/>
            <w:bottom w:val="none" w:sz="0" w:space="0" w:color="auto"/>
            <w:right w:val="none" w:sz="0" w:space="0" w:color="auto"/>
          </w:divBdr>
        </w:div>
        <w:div w:id="1200900708">
          <w:marLeft w:val="640"/>
          <w:marRight w:val="0"/>
          <w:marTop w:val="0"/>
          <w:marBottom w:val="0"/>
          <w:divBdr>
            <w:top w:val="none" w:sz="0" w:space="0" w:color="auto"/>
            <w:left w:val="none" w:sz="0" w:space="0" w:color="auto"/>
            <w:bottom w:val="none" w:sz="0" w:space="0" w:color="auto"/>
            <w:right w:val="none" w:sz="0" w:space="0" w:color="auto"/>
          </w:divBdr>
        </w:div>
        <w:div w:id="116334227">
          <w:marLeft w:val="640"/>
          <w:marRight w:val="0"/>
          <w:marTop w:val="0"/>
          <w:marBottom w:val="0"/>
          <w:divBdr>
            <w:top w:val="none" w:sz="0" w:space="0" w:color="auto"/>
            <w:left w:val="none" w:sz="0" w:space="0" w:color="auto"/>
            <w:bottom w:val="none" w:sz="0" w:space="0" w:color="auto"/>
            <w:right w:val="none" w:sz="0" w:space="0" w:color="auto"/>
          </w:divBdr>
        </w:div>
        <w:div w:id="27724312">
          <w:marLeft w:val="640"/>
          <w:marRight w:val="0"/>
          <w:marTop w:val="0"/>
          <w:marBottom w:val="0"/>
          <w:divBdr>
            <w:top w:val="none" w:sz="0" w:space="0" w:color="auto"/>
            <w:left w:val="none" w:sz="0" w:space="0" w:color="auto"/>
            <w:bottom w:val="none" w:sz="0" w:space="0" w:color="auto"/>
            <w:right w:val="none" w:sz="0" w:space="0" w:color="auto"/>
          </w:divBdr>
        </w:div>
        <w:div w:id="1074666027">
          <w:marLeft w:val="640"/>
          <w:marRight w:val="0"/>
          <w:marTop w:val="0"/>
          <w:marBottom w:val="0"/>
          <w:divBdr>
            <w:top w:val="none" w:sz="0" w:space="0" w:color="auto"/>
            <w:left w:val="none" w:sz="0" w:space="0" w:color="auto"/>
            <w:bottom w:val="none" w:sz="0" w:space="0" w:color="auto"/>
            <w:right w:val="none" w:sz="0" w:space="0" w:color="auto"/>
          </w:divBdr>
        </w:div>
        <w:div w:id="2047750158">
          <w:marLeft w:val="640"/>
          <w:marRight w:val="0"/>
          <w:marTop w:val="0"/>
          <w:marBottom w:val="0"/>
          <w:divBdr>
            <w:top w:val="none" w:sz="0" w:space="0" w:color="auto"/>
            <w:left w:val="none" w:sz="0" w:space="0" w:color="auto"/>
            <w:bottom w:val="none" w:sz="0" w:space="0" w:color="auto"/>
            <w:right w:val="none" w:sz="0" w:space="0" w:color="auto"/>
          </w:divBdr>
        </w:div>
        <w:div w:id="753209608">
          <w:marLeft w:val="640"/>
          <w:marRight w:val="0"/>
          <w:marTop w:val="0"/>
          <w:marBottom w:val="0"/>
          <w:divBdr>
            <w:top w:val="none" w:sz="0" w:space="0" w:color="auto"/>
            <w:left w:val="none" w:sz="0" w:space="0" w:color="auto"/>
            <w:bottom w:val="none" w:sz="0" w:space="0" w:color="auto"/>
            <w:right w:val="none" w:sz="0" w:space="0" w:color="auto"/>
          </w:divBdr>
        </w:div>
        <w:div w:id="2124761633">
          <w:marLeft w:val="640"/>
          <w:marRight w:val="0"/>
          <w:marTop w:val="0"/>
          <w:marBottom w:val="0"/>
          <w:divBdr>
            <w:top w:val="none" w:sz="0" w:space="0" w:color="auto"/>
            <w:left w:val="none" w:sz="0" w:space="0" w:color="auto"/>
            <w:bottom w:val="none" w:sz="0" w:space="0" w:color="auto"/>
            <w:right w:val="none" w:sz="0" w:space="0" w:color="auto"/>
          </w:divBdr>
        </w:div>
        <w:div w:id="1800149481">
          <w:marLeft w:val="640"/>
          <w:marRight w:val="0"/>
          <w:marTop w:val="0"/>
          <w:marBottom w:val="0"/>
          <w:divBdr>
            <w:top w:val="none" w:sz="0" w:space="0" w:color="auto"/>
            <w:left w:val="none" w:sz="0" w:space="0" w:color="auto"/>
            <w:bottom w:val="none" w:sz="0" w:space="0" w:color="auto"/>
            <w:right w:val="none" w:sz="0" w:space="0" w:color="auto"/>
          </w:divBdr>
        </w:div>
        <w:div w:id="387152652">
          <w:marLeft w:val="640"/>
          <w:marRight w:val="0"/>
          <w:marTop w:val="0"/>
          <w:marBottom w:val="0"/>
          <w:divBdr>
            <w:top w:val="none" w:sz="0" w:space="0" w:color="auto"/>
            <w:left w:val="none" w:sz="0" w:space="0" w:color="auto"/>
            <w:bottom w:val="none" w:sz="0" w:space="0" w:color="auto"/>
            <w:right w:val="none" w:sz="0" w:space="0" w:color="auto"/>
          </w:divBdr>
        </w:div>
        <w:div w:id="779227515">
          <w:marLeft w:val="640"/>
          <w:marRight w:val="0"/>
          <w:marTop w:val="0"/>
          <w:marBottom w:val="0"/>
          <w:divBdr>
            <w:top w:val="none" w:sz="0" w:space="0" w:color="auto"/>
            <w:left w:val="none" w:sz="0" w:space="0" w:color="auto"/>
            <w:bottom w:val="none" w:sz="0" w:space="0" w:color="auto"/>
            <w:right w:val="none" w:sz="0" w:space="0" w:color="auto"/>
          </w:divBdr>
        </w:div>
        <w:div w:id="518465921">
          <w:marLeft w:val="640"/>
          <w:marRight w:val="0"/>
          <w:marTop w:val="0"/>
          <w:marBottom w:val="0"/>
          <w:divBdr>
            <w:top w:val="none" w:sz="0" w:space="0" w:color="auto"/>
            <w:left w:val="none" w:sz="0" w:space="0" w:color="auto"/>
            <w:bottom w:val="none" w:sz="0" w:space="0" w:color="auto"/>
            <w:right w:val="none" w:sz="0" w:space="0" w:color="auto"/>
          </w:divBdr>
        </w:div>
        <w:div w:id="1624919847">
          <w:marLeft w:val="640"/>
          <w:marRight w:val="0"/>
          <w:marTop w:val="0"/>
          <w:marBottom w:val="0"/>
          <w:divBdr>
            <w:top w:val="none" w:sz="0" w:space="0" w:color="auto"/>
            <w:left w:val="none" w:sz="0" w:space="0" w:color="auto"/>
            <w:bottom w:val="none" w:sz="0" w:space="0" w:color="auto"/>
            <w:right w:val="none" w:sz="0" w:space="0" w:color="auto"/>
          </w:divBdr>
        </w:div>
        <w:div w:id="484014191">
          <w:marLeft w:val="640"/>
          <w:marRight w:val="0"/>
          <w:marTop w:val="0"/>
          <w:marBottom w:val="0"/>
          <w:divBdr>
            <w:top w:val="none" w:sz="0" w:space="0" w:color="auto"/>
            <w:left w:val="none" w:sz="0" w:space="0" w:color="auto"/>
            <w:bottom w:val="none" w:sz="0" w:space="0" w:color="auto"/>
            <w:right w:val="none" w:sz="0" w:space="0" w:color="auto"/>
          </w:divBdr>
        </w:div>
        <w:div w:id="1848204573">
          <w:marLeft w:val="640"/>
          <w:marRight w:val="0"/>
          <w:marTop w:val="0"/>
          <w:marBottom w:val="0"/>
          <w:divBdr>
            <w:top w:val="none" w:sz="0" w:space="0" w:color="auto"/>
            <w:left w:val="none" w:sz="0" w:space="0" w:color="auto"/>
            <w:bottom w:val="none" w:sz="0" w:space="0" w:color="auto"/>
            <w:right w:val="none" w:sz="0" w:space="0" w:color="auto"/>
          </w:divBdr>
        </w:div>
        <w:div w:id="1361320090">
          <w:marLeft w:val="640"/>
          <w:marRight w:val="0"/>
          <w:marTop w:val="0"/>
          <w:marBottom w:val="0"/>
          <w:divBdr>
            <w:top w:val="none" w:sz="0" w:space="0" w:color="auto"/>
            <w:left w:val="none" w:sz="0" w:space="0" w:color="auto"/>
            <w:bottom w:val="none" w:sz="0" w:space="0" w:color="auto"/>
            <w:right w:val="none" w:sz="0" w:space="0" w:color="auto"/>
          </w:divBdr>
        </w:div>
        <w:div w:id="1708408488">
          <w:marLeft w:val="640"/>
          <w:marRight w:val="0"/>
          <w:marTop w:val="0"/>
          <w:marBottom w:val="0"/>
          <w:divBdr>
            <w:top w:val="none" w:sz="0" w:space="0" w:color="auto"/>
            <w:left w:val="none" w:sz="0" w:space="0" w:color="auto"/>
            <w:bottom w:val="none" w:sz="0" w:space="0" w:color="auto"/>
            <w:right w:val="none" w:sz="0" w:space="0" w:color="auto"/>
          </w:divBdr>
        </w:div>
        <w:div w:id="1235579100">
          <w:marLeft w:val="640"/>
          <w:marRight w:val="0"/>
          <w:marTop w:val="0"/>
          <w:marBottom w:val="0"/>
          <w:divBdr>
            <w:top w:val="none" w:sz="0" w:space="0" w:color="auto"/>
            <w:left w:val="none" w:sz="0" w:space="0" w:color="auto"/>
            <w:bottom w:val="none" w:sz="0" w:space="0" w:color="auto"/>
            <w:right w:val="none" w:sz="0" w:space="0" w:color="auto"/>
          </w:divBdr>
        </w:div>
        <w:div w:id="1326124953">
          <w:marLeft w:val="640"/>
          <w:marRight w:val="0"/>
          <w:marTop w:val="0"/>
          <w:marBottom w:val="0"/>
          <w:divBdr>
            <w:top w:val="none" w:sz="0" w:space="0" w:color="auto"/>
            <w:left w:val="none" w:sz="0" w:space="0" w:color="auto"/>
            <w:bottom w:val="none" w:sz="0" w:space="0" w:color="auto"/>
            <w:right w:val="none" w:sz="0" w:space="0" w:color="auto"/>
          </w:divBdr>
        </w:div>
        <w:div w:id="1944191978">
          <w:marLeft w:val="640"/>
          <w:marRight w:val="0"/>
          <w:marTop w:val="0"/>
          <w:marBottom w:val="0"/>
          <w:divBdr>
            <w:top w:val="none" w:sz="0" w:space="0" w:color="auto"/>
            <w:left w:val="none" w:sz="0" w:space="0" w:color="auto"/>
            <w:bottom w:val="none" w:sz="0" w:space="0" w:color="auto"/>
            <w:right w:val="none" w:sz="0" w:space="0" w:color="auto"/>
          </w:divBdr>
        </w:div>
        <w:div w:id="1005284191">
          <w:marLeft w:val="640"/>
          <w:marRight w:val="0"/>
          <w:marTop w:val="0"/>
          <w:marBottom w:val="0"/>
          <w:divBdr>
            <w:top w:val="none" w:sz="0" w:space="0" w:color="auto"/>
            <w:left w:val="none" w:sz="0" w:space="0" w:color="auto"/>
            <w:bottom w:val="none" w:sz="0" w:space="0" w:color="auto"/>
            <w:right w:val="none" w:sz="0" w:space="0" w:color="auto"/>
          </w:divBdr>
        </w:div>
        <w:div w:id="1137407958">
          <w:marLeft w:val="640"/>
          <w:marRight w:val="0"/>
          <w:marTop w:val="0"/>
          <w:marBottom w:val="0"/>
          <w:divBdr>
            <w:top w:val="none" w:sz="0" w:space="0" w:color="auto"/>
            <w:left w:val="none" w:sz="0" w:space="0" w:color="auto"/>
            <w:bottom w:val="none" w:sz="0" w:space="0" w:color="auto"/>
            <w:right w:val="none" w:sz="0" w:space="0" w:color="auto"/>
          </w:divBdr>
        </w:div>
        <w:div w:id="73628597">
          <w:marLeft w:val="640"/>
          <w:marRight w:val="0"/>
          <w:marTop w:val="0"/>
          <w:marBottom w:val="0"/>
          <w:divBdr>
            <w:top w:val="none" w:sz="0" w:space="0" w:color="auto"/>
            <w:left w:val="none" w:sz="0" w:space="0" w:color="auto"/>
            <w:bottom w:val="none" w:sz="0" w:space="0" w:color="auto"/>
            <w:right w:val="none" w:sz="0" w:space="0" w:color="auto"/>
          </w:divBdr>
        </w:div>
        <w:div w:id="66001680">
          <w:marLeft w:val="640"/>
          <w:marRight w:val="0"/>
          <w:marTop w:val="0"/>
          <w:marBottom w:val="0"/>
          <w:divBdr>
            <w:top w:val="none" w:sz="0" w:space="0" w:color="auto"/>
            <w:left w:val="none" w:sz="0" w:space="0" w:color="auto"/>
            <w:bottom w:val="none" w:sz="0" w:space="0" w:color="auto"/>
            <w:right w:val="none" w:sz="0" w:space="0" w:color="auto"/>
          </w:divBdr>
        </w:div>
        <w:div w:id="997228434">
          <w:marLeft w:val="640"/>
          <w:marRight w:val="0"/>
          <w:marTop w:val="0"/>
          <w:marBottom w:val="0"/>
          <w:divBdr>
            <w:top w:val="none" w:sz="0" w:space="0" w:color="auto"/>
            <w:left w:val="none" w:sz="0" w:space="0" w:color="auto"/>
            <w:bottom w:val="none" w:sz="0" w:space="0" w:color="auto"/>
            <w:right w:val="none" w:sz="0" w:space="0" w:color="auto"/>
          </w:divBdr>
        </w:div>
        <w:div w:id="811337672">
          <w:marLeft w:val="640"/>
          <w:marRight w:val="0"/>
          <w:marTop w:val="0"/>
          <w:marBottom w:val="0"/>
          <w:divBdr>
            <w:top w:val="none" w:sz="0" w:space="0" w:color="auto"/>
            <w:left w:val="none" w:sz="0" w:space="0" w:color="auto"/>
            <w:bottom w:val="none" w:sz="0" w:space="0" w:color="auto"/>
            <w:right w:val="none" w:sz="0" w:space="0" w:color="auto"/>
          </w:divBdr>
        </w:div>
        <w:div w:id="550001866">
          <w:marLeft w:val="640"/>
          <w:marRight w:val="0"/>
          <w:marTop w:val="0"/>
          <w:marBottom w:val="0"/>
          <w:divBdr>
            <w:top w:val="none" w:sz="0" w:space="0" w:color="auto"/>
            <w:left w:val="none" w:sz="0" w:space="0" w:color="auto"/>
            <w:bottom w:val="none" w:sz="0" w:space="0" w:color="auto"/>
            <w:right w:val="none" w:sz="0" w:space="0" w:color="auto"/>
          </w:divBdr>
        </w:div>
        <w:div w:id="1530753251">
          <w:marLeft w:val="640"/>
          <w:marRight w:val="0"/>
          <w:marTop w:val="0"/>
          <w:marBottom w:val="0"/>
          <w:divBdr>
            <w:top w:val="none" w:sz="0" w:space="0" w:color="auto"/>
            <w:left w:val="none" w:sz="0" w:space="0" w:color="auto"/>
            <w:bottom w:val="none" w:sz="0" w:space="0" w:color="auto"/>
            <w:right w:val="none" w:sz="0" w:space="0" w:color="auto"/>
          </w:divBdr>
        </w:div>
        <w:div w:id="1594972744">
          <w:marLeft w:val="640"/>
          <w:marRight w:val="0"/>
          <w:marTop w:val="0"/>
          <w:marBottom w:val="0"/>
          <w:divBdr>
            <w:top w:val="none" w:sz="0" w:space="0" w:color="auto"/>
            <w:left w:val="none" w:sz="0" w:space="0" w:color="auto"/>
            <w:bottom w:val="none" w:sz="0" w:space="0" w:color="auto"/>
            <w:right w:val="none" w:sz="0" w:space="0" w:color="auto"/>
          </w:divBdr>
        </w:div>
        <w:div w:id="317929960">
          <w:marLeft w:val="640"/>
          <w:marRight w:val="0"/>
          <w:marTop w:val="0"/>
          <w:marBottom w:val="0"/>
          <w:divBdr>
            <w:top w:val="none" w:sz="0" w:space="0" w:color="auto"/>
            <w:left w:val="none" w:sz="0" w:space="0" w:color="auto"/>
            <w:bottom w:val="none" w:sz="0" w:space="0" w:color="auto"/>
            <w:right w:val="none" w:sz="0" w:space="0" w:color="auto"/>
          </w:divBdr>
        </w:div>
        <w:div w:id="442261449">
          <w:marLeft w:val="640"/>
          <w:marRight w:val="0"/>
          <w:marTop w:val="0"/>
          <w:marBottom w:val="0"/>
          <w:divBdr>
            <w:top w:val="none" w:sz="0" w:space="0" w:color="auto"/>
            <w:left w:val="none" w:sz="0" w:space="0" w:color="auto"/>
            <w:bottom w:val="none" w:sz="0" w:space="0" w:color="auto"/>
            <w:right w:val="none" w:sz="0" w:space="0" w:color="auto"/>
          </w:divBdr>
        </w:div>
        <w:div w:id="933247435">
          <w:marLeft w:val="640"/>
          <w:marRight w:val="0"/>
          <w:marTop w:val="0"/>
          <w:marBottom w:val="0"/>
          <w:divBdr>
            <w:top w:val="none" w:sz="0" w:space="0" w:color="auto"/>
            <w:left w:val="none" w:sz="0" w:space="0" w:color="auto"/>
            <w:bottom w:val="none" w:sz="0" w:space="0" w:color="auto"/>
            <w:right w:val="none" w:sz="0" w:space="0" w:color="auto"/>
          </w:divBdr>
        </w:div>
        <w:div w:id="1262490712">
          <w:marLeft w:val="640"/>
          <w:marRight w:val="0"/>
          <w:marTop w:val="0"/>
          <w:marBottom w:val="0"/>
          <w:divBdr>
            <w:top w:val="none" w:sz="0" w:space="0" w:color="auto"/>
            <w:left w:val="none" w:sz="0" w:space="0" w:color="auto"/>
            <w:bottom w:val="none" w:sz="0" w:space="0" w:color="auto"/>
            <w:right w:val="none" w:sz="0" w:space="0" w:color="auto"/>
          </w:divBdr>
        </w:div>
        <w:div w:id="1996448040">
          <w:marLeft w:val="640"/>
          <w:marRight w:val="0"/>
          <w:marTop w:val="0"/>
          <w:marBottom w:val="0"/>
          <w:divBdr>
            <w:top w:val="none" w:sz="0" w:space="0" w:color="auto"/>
            <w:left w:val="none" w:sz="0" w:space="0" w:color="auto"/>
            <w:bottom w:val="none" w:sz="0" w:space="0" w:color="auto"/>
            <w:right w:val="none" w:sz="0" w:space="0" w:color="auto"/>
          </w:divBdr>
        </w:div>
        <w:div w:id="1699310203">
          <w:marLeft w:val="640"/>
          <w:marRight w:val="0"/>
          <w:marTop w:val="0"/>
          <w:marBottom w:val="0"/>
          <w:divBdr>
            <w:top w:val="none" w:sz="0" w:space="0" w:color="auto"/>
            <w:left w:val="none" w:sz="0" w:space="0" w:color="auto"/>
            <w:bottom w:val="none" w:sz="0" w:space="0" w:color="auto"/>
            <w:right w:val="none" w:sz="0" w:space="0" w:color="auto"/>
          </w:divBdr>
        </w:div>
        <w:div w:id="615723445">
          <w:marLeft w:val="640"/>
          <w:marRight w:val="0"/>
          <w:marTop w:val="0"/>
          <w:marBottom w:val="0"/>
          <w:divBdr>
            <w:top w:val="none" w:sz="0" w:space="0" w:color="auto"/>
            <w:left w:val="none" w:sz="0" w:space="0" w:color="auto"/>
            <w:bottom w:val="none" w:sz="0" w:space="0" w:color="auto"/>
            <w:right w:val="none" w:sz="0" w:space="0" w:color="auto"/>
          </w:divBdr>
        </w:div>
        <w:div w:id="217130421">
          <w:marLeft w:val="640"/>
          <w:marRight w:val="0"/>
          <w:marTop w:val="0"/>
          <w:marBottom w:val="0"/>
          <w:divBdr>
            <w:top w:val="none" w:sz="0" w:space="0" w:color="auto"/>
            <w:left w:val="none" w:sz="0" w:space="0" w:color="auto"/>
            <w:bottom w:val="none" w:sz="0" w:space="0" w:color="auto"/>
            <w:right w:val="none" w:sz="0" w:space="0" w:color="auto"/>
          </w:divBdr>
        </w:div>
        <w:div w:id="354886284">
          <w:marLeft w:val="640"/>
          <w:marRight w:val="0"/>
          <w:marTop w:val="0"/>
          <w:marBottom w:val="0"/>
          <w:divBdr>
            <w:top w:val="none" w:sz="0" w:space="0" w:color="auto"/>
            <w:left w:val="none" w:sz="0" w:space="0" w:color="auto"/>
            <w:bottom w:val="none" w:sz="0" w:space="0" w:color="auto"/>
            <w:right w:val="none" w:sz="0" w:space="0" w:color="auto"/>
          </w:divBdr>
        </w:div>
        <w:div w:id="1887178874">
          <w:marLeft w:val="640"/>
          <w:marRight w:val="0"/>
          <w:marTop w:val="0"/>
          <w:marBottom w:val="0"/>
          <w:divBdr>
            <w:top w:val="none" w:sz="0" w:space="0" w:color="auto"/>
            <w:left w:val="none" w:sz="0" w:space="0" w:color="auto"/>
            <w:bottom w:val="none" w:sz="0" w:space="0" w:color="auto"/>
            <w:right w:val="none" w:sz="0" w:space="0" w:color="auto"/>
          </w:divBdr>
        </w:div>
        <w:div w:id="517543808">
          <w:marLeft w:val="640"/>
          <w:marRight w:val="0"/>
          <w:marTop w:val="0"/>
          <w:marBottom w:val="0"/>
          <w:divBdr>
            <w:top w:val="none" w:sz="0" w:space="0" w:color="auto"/>
            <w:left w:val="none" w:sz="0" w:space="0" w:color="auto"/>
            <w:bottom w:val="none" w:sz="0" w:space="0" w:color="auto"/>
            <w:right w:val="none" w:sz="0" w:space="0" w:color="auto"/>
          </w:divBdr>
        </w:div>
        <w:div w:id="419914655">
          <w:marLeft w:val="640"/>
          <w:marRight w:val="0"/>
          <w:marTop w:val="0"/>
          <w:marBottom w:val="0"/>
          <w:divBdr>
            <w:top w:val="none" w:sz="0" w:space="0" w:color="auto"/>
            <w:left w:val="none" w:sz="0" w:space="0" w:color="auto"/>
            <w:bottom w:val="none" w:sz="0" w:space="0" w:color="auto"/>
            <w:right w:val="none" w:sz="0" w:space="0" w:color="auto"/>
          </w:divBdr>
        </w:div>
        <w:div w:id="1574972446">
          <w:marLeft w:val="640"/>
          <w:marRight w:val="0"/>
          <w:marTop w:val="0"/>
          <w:marBottom w:val="0"/>
          <w:divBdr>
            <w:top w:val="none" w:sz="0" w:space="0" w:color="auto"/>
            <w:left w:val="none" w:sz="0" w:space="0" w:color="auto"/>
            <w:bottom w:val="none" w:sz="0" w:space="0" w:color="auto"/>
            <w:right w:val="none" w:sz="0" w:space="0" w:color="auto"/>
          </w:divBdr>
        </w:div>
        <w:div w:id="2113282295">
          <w:marLeft w:val="640"/>
          <w:marRight w:val="0"/>
          <w:marTop w:val="0"/>
          <w:marBottom w:val="0"/>
          <w:divBdr>
            <w:top w:val="none" w:sz="0" w:space="0" w:color="auto"/>
            <w:left w:val="none" w:sz="0" w:space="0" w:color="auto"/>
            <w:bottom w:val="none" w:sz="0" w:space="0" w:color="auto"/>
            <w:right w:val="none" w:sz="0" w:space="0" w:color="auto"/>
          </w:divBdr>
        </w:div>
        <w:div w:id="951011885">
          <w:marLeft w:val="640"/>
          <w:marRight w:val="0"/>
          <w:marTop w:val="0"/>
          <w:marBottom w:val="0"/>
          <w:divBdr>
            <w:top w:val="none" w:sz="0" w:space="0" w:color="auto"/>
            <w:left w:val="none" w:sz="0" w:space="0" w:color="auto"/>
            <w:bottom w:val="none" w:sz="0" w:space="0" w:color="auto"/>
            <w:right w:val="none" w:sz="0" w:space="0" w:color="auto"/>
          </w:divBdr>
        </w:div>
        <w:div w:id="1036396701">
          <w:marLeft w:val="640"/>
          <w:marRight w:val="0"/>
          <w:marTop w:val="0"/>
          <w:marBottom w:val="0"/>
          <w:divBdr>
            <w:top w:val="none" w:sz="0" w:space="0" w:color="auto"/>
            <w:left w:val="none" w:sz="0" w:space="0" w:color="auto"/>
            <w:bottom w:val="none" w:sz="0" w:space="0" w:color="auto"/>
            <w:right w:val="none" w:sz="0" w:space="0" w:color="auto"/>
          </w:divBdr>
        </w:div>
        <w:div w:id="647981426">
          <w:marLeft w:val="640"/>
          <w:marRight w:val="0"/>
          <w:marTop w:val="0"/>
          <w:marBottom w:val="0"/>
          <w:divBdr>
            <w:top w:val="none" w:sz="0" w:space="0" w:color="auto"/>
            <w:left w:val="none" w:sz="0" w:space="0" w:color="auto"/>
            <w:bottom w:val="none" w:sz="0" w:space="0" w:color="auto"/>
            <w:right w:val="none" w:sz="0" w:space="0" w:color="auto"/>
          </w:divBdr>
        </w:div>
        <w:div w:id="1795901469">
          <w:marLeft w:val="640"/>
          <w:marRight w:val="0"/>
          <w:marTop w:val="0"/>
          <w:marBottom w:val="0"/>
          <w:divBdr>
            <w:top w:val="none" w:sz="0" w:space="0" w:color="auto"/>
            <w:left w:val="none" w:sz="0" w:space="0" w:color="auto"/>
            <w:bottom w:val="none" w:sz="0" w:space="0" w:color="auto"/>
            <w:right w:val="none" w:sz="0" w:space="0" w:color="auto"/>
          </w:divBdr>
        </w:div>
        <w:div w:id="567115153">
          <w:marLeft w:val="640"/>
          <w:marRight w:val="0"/>
          <w:marTop w:val="0"/>
          <w:marBottom w:val="0"/>
          <w:divBdr>
            <w:top w:val="none" w:sz="0" w:space="0" w:color="auto"/>
            <w:left w:val="none" w:sz="0" w:space="0" w:color="auto"/>
            <w:bottom w:val="none" w:sz="0" w:space="0" w:color="auto"/>
            <w:right w:val="none" w:sz="0" w:space="0" w:color="auto"/>
          </w:divBdr>
        </w:div>
        <w:div w:id="1070232300">
          <w:marLeft w:val="640"/>
          <w:marRight w:val="0"/>
          <w:marTop w:val="0"/>
          <w:marBottom w:val="0"/>
          <w:divBdr>
            <w:top w:val="none" w:sz="0" w:space="0" w:color="auto"/>
            <w:left w:val="none" w:sz="0" w:space="0" w:color="auto"/>
            <w:bottom w:val="none" w:sz="0" w:space="0" w:color="auto"/>
            <w:right w:val="none" w:sz="0" w:space="0" w:color="auto"/>
          </w:divBdr>
        </w:div>
        <w:div w:id="1821993689">
          <w:marLeft w:val="640"/>
          <w:marRight w:val="0"/>
          <w:marTop w:val="0"/>
          <w:marBottom w:val="0"/>
          <w:divBdr>
            <w:top w:val="none" w:sz="0" w:space="0" w:color="auto"/>
            <w:left w:val="none" w:sz="0" w:space="0" w:color="auto"/>
            <w:bottom w:val="none" w:sz="0" w:space="0" w:color="auto"/>
            <w:right w:val="none" w:sz="0" w:space="0" w:color="auto"/>
          </w:divBdr>
        </w:div>
        <w:div w:id="934167780">
          <w:marLeft w:val="640"/>
          <w:marRight w:val="0"/>
          <w:marTop w:val="0"/>
          <w:marBottom w:val="0"/>
          <w:divBdr>
            <w:top w:val="none" w:sz="0" w:space="0" w:color="auto"/>
            <w:left w:val="none" w:sz="0" w:space="0" w:color="auto"/>
            <w:bottom w:val="none" w:sz="0" w:space="0" w:color="auto"/>
            <w:right w:val="none" w:sz="0" w:space="0" w:color="auto"/>
          </w:divBdr>
        </w:div>
        <w:div w:id="100805858">
          <w:marLeft w:val="640"/>
          <w:marRight w:val="0"/>
          <w:marTop w:val="0"/>
          <w:marBottom w:val="0"/>
          <w:divBdr>
            <w:top w:val="none" w:sz="0" w:space="0" w:color="auto"/>
            <w:left w:val="none" w:sz="0" w:space="0" w:color="auto"/>
            <w:bottom w:val="none" w:sz="0" w:space="0" w:color="auto"/>
            <w:right w:val="none" w:sz="0" w:space="0" w:color="auto"/>
          </w:divBdr>
        </w:div>
        <w:div w:id="1632636516">
          <w:marLeft w:val="640"/>
          <w:marRight w:val="0"/>
          <w:marTop w:val="0"/>
          <w:marBottom w:val="0"/>
          <w:divBdr>
            <w:top w:val="none" w:sz="0" w:space="0" w:color="auto"/>
            <w:left w:val="none" w:sz="0" w:space="0" w:color="auto"/>
            <w:bottom w:val="none" w:sz="0" w:space="0" w:color="auto"/>
            <w:right w:val="none" w:sz="0" w:space="0" w:color="auto"/>
          </w:divBdr>
        </w:div>
        <w:div w:id="272980780">
          <w:marLeft w:val="640"/>
          <w:marRight w:val="0"/>
          <w:marTop w:val="0"/>
          <w:marBottom w:val="0"/>
          <w:divBdr>
            <w:top w:val="none" w:sz="0" w:space="0" w:color="auto"/>
            <w:left w:val="none" w:sz="0" w:space="0" w:color="auto"/>
            <w:bottom w:val="none" w:sz="0" w:space="0" w:color="auto"/>
            <w:right w:val="none" w:sz="0" w:space="0" w:color="auto"/>
          </w:divBdr>
        </w:div>
        <w:div w:id="1254363991">
          <w:marLeft w:val="640"/>
          <w:marRight w:val="0"/>
          <w:marTop w:val="0"/>
          <w:marBottom w:val="0"/>
          <w:divBdr>
            <w:top w:val="none" w:sz="0" w:space="0" w:color="auto"/>
            <w:left w:val="none" w:sz="0" w:space="0" w:color="auto"/>
            <w:bottom w:val="none" w:sz="0" w:space="0" w:color="auto"/>
            <w:right w:val="none" w:sz="0" w:space="0" w:color="auto"/>
          </w:divBdr>
        </w:div>
        <w:div w:id="137648325">
          <w:marLeft w:val="640"/>
          <w:marRight w:val="0"/>
          <w:marTop w:val="0"/>
          <w:marBottom w:val="0"/>
          <w:divBdr>
            <w:top w:val="none" w:sz="0" w:space="0" w:color="auto"/>
            <w:left w:val="none" w:sz="0" w:space="0" w:color="auto"/>
            <w:bottom w:val="none" w:sz="0" w:space="0" w:color="auto"/>
            <w:right w:val="none" w:sz="0" w:space="0" w:color="auto"/>
          </w:divBdr>
        </w:div>
        <w:div w:id="432669416">
          <w:marLeft w:val="640"/>
          <w:marRight w:val="0"/>
          <w:marTop w:val="0"/>
          <w:marBottom w:val="0"/>
          <w:divBdr>
            <w:top w:val="none" w:sz="0" w:space="0" w:color="auto"/>
            <w:left w:val="none" w:sz="0" w:space="0" w:color="auto"/>
            <w:bottom w:val="none" w:sz="0" w:space="0" w:color="auto"/>
            <w:right w:val="none" w:sz="0" w:space="0" w:color="auto"/>
          </w:divBdr>
        </w:div>
        <w:div w:id="1982418281">
          <w:marLeft w:val="640"/>
          <w:marRight w:val="0"/>
          <w:marTop w:val="0"/>
          <w:marBottom w:val="0"/>
          <w:divBdr>
            <w:top w:val="none" w:sz="0" w:space="0" w:color="auto"/>
            <w:left w:val="none" w:sz="0" w:space="0" w:color="auto"/>
            <w:bottom w:val="none" w:sz="0" w:space="0" w:color="auto"/>
            <w:right w:val="none" w:sz="0" w:space="0" w:color="auto"/>
          </w:divBdr>
        </w:div>
        <w:div w:id="1322388892">
          <w:marLeft w:val="640"/>
          <w:marRight w:val="0"/>
          <w:marTop w:val="0"/>
          <w:marBottom w:val="0"/>
          <w:divBdr>
            <w:top w:val="none" w:sz="0" w:space="0" w:color="auto"/>
            <w:left w:val="none" w:sz="0" w:space="0" w:color="auto"/>
            <w:bottom w:val="none" w:sz="0" w:space="0" w:color="auto"/>
            <w:right w:val="none" w:sz="0" w:space="0" w:color="auto"/>
          </w:divBdr>
        </w:div>
        <w:div w:id="582959540">
          <w:marLeft w:val="640"/>
          <w:marRight w:val="0"/>
          <w:marTop w:val="0"/>
          <w:marBottom w:val="0"/>
          <w:divBdr>
            <w:top w:val="none" w:sz="0" w:space="0" w:color="auto"/>
            <w:left w:val="none" w:sz="0" w:space="0" w:color="auto"/>
            <w:bottom w:val="none" w:sz="0" w:space="0" w:color="auto"/>
            <w:right w:val="none" w:sz="0" w:space="0" w:color="auto"/>
          </w:divBdr>
        </w:div>
        <w:div w:id="1059085909">
          <w:marLeft w:val="640"/>
          <w:marRight w:val="0"/>
          <w:marTop w:val="0"/>
          <w:marBottom w:val="0"/>
          <w:divBdr>
            <w:top w:val="none" w:sz="0" w:space="0" w:color="auto"/>
            <w:left w:val="none" w:sz="0" w:space="0" w:color="auto"/>
            <w:bottom w:val="none" w:sz="0" w:space="0" w:color="auto"/>
            <w:right w:val="none" w:sz="0" w:space="0" w:color="auto"/>
          </w:divBdr>
        </w:div>
        <w:div w:id="2126806795">
          <w:marLeft w:val="640"/>
          <w:marRight w:val="0"/>
          <w:marTop w:val="0"/>
          <w:marBottom w:val="0"/>
          <w:divBdr>
            <w:top w:val="none" w:sz="0" w:space="0" w:color="auto"/>
            <w:left w:val="none" w:sz="0" w:space="0" w:color="auto"/>
            <w:bottom w:val="none" w:sz="0" w:space="0" w:color="auto"/>
            <w:right w:val="none" w:sz="0" w:space="0" w:color="auto"/>
          </w:divBdr>
        </w:div>
        <w:div w:id="2112777919">
          <w:marLeft w:val="640"/>
          <w:marRight w:val="0"/>
          <w:marTop w:val="0"/>
          <w:marBottom w:val="0"/>
          <w:divBdr>
            <w:top w:val="none" w:sz="0" w:space="0" w:color="auto"/>
            <w:left w:val="none" w:sz="0" w:space="0" w:color="auto"/>
            <w:bottom w:val="none" w:sz="0" w:space="0" w:color="auto"/>
            <w:right w:val="none" w:sz="0" w:space="0" w:color="auto"/>
          </w:divBdr>
        </w:div>
        <w:div w:id="991644227">
          <w:marLeft w:val="640"/>
          <w:marRight w:val="0"/>
          <w:marTop w:val="0"/>
          <w:marBottom w:val="0"/>
          <w:divBdr>
            <w:top w:val="none" w:sz="0" w:space="0" w:color="auto"/>
            <w:left w:val="none" w:sz="0" w:space="0" w:color="auto"/>
            <w:bottom w:val="none" w:sz="0" w:space="0" w:color="auto"/>
            <w:right w:val="none" w:sz="0" w:space="0" w:color="auto"/>
          </w:divBdr>
        </w:div>
        <w:div w:id="485826859">
          <w:marLeft w:val="640"/>
          <w:marRight w:val="0"/>
          <w:marTop w:val="0"/>
          <w:marBottom w:val="0"/>
          <w:divBdr>
            <w:top w:val="none" w:sz="0" w:space="0" w:color="auto"/>
            <w:left w:val="none" w:sz="0" w:space="0" w:color="auto"/>
            <w:bottom w:val="none" w:sz="0" w:space="0" w:color="auto"/>
            <w:right w:val="none" w:sz="0" w:space="0" w:color="auto"/>
          </w:divBdr>
        </w:div>
        <w:div w:id="122315576">
          <w:marLeft w:val="640"/>
          <w:marRight w:val="0"/>
          <w:marTop w:val="0"/>
          <w:marBottom w:val="0"/>
          <w:divBdr>
            <w:top w:val="none" w:sz="0" w:space="0" w:color="auto"/>
            <w:left w:val="none" w:sz="0" w:space="0" w:color="auto"/>
            <w:bottom w:val="none" w:sz="0" w:space="0" w:color="auto"/>
            <w:right w:val="none" w:sz="0" w:space="0" w:color="auto"/>
          </w:divBdr>
        </w:div>
        <w:div w:id="239415481">
          <w:marLeft w:val="640"/>
          <w:marRight w:val="0"/>
          <w:marTop w:val="0"/>
          <w:marBottom w:val="0"/>
          <w:divBdr>
            <w:top w:val="none" w:sz="0" w:space="0" w:color="auto"/>
            <w:left w:val="none" w:sz="0" w:space="0" w:color="auto"/>
            <w:bottom w:val="none" w:sz="0" w:space="0" w:color="auto"/>
            <w:right w:val="none" w:sz="0" w:space="0" w:color="auto"/>
          </w:divBdr>
        </w:div>
        <w:div w:id="1227229282">
          <w:marLeft w:val="640"/>
          <w:marRight w:val="0"/>
          <w:marTop w:val="0"/>
          <w:marBottom w:val="0"/>
          <w:divBdr>
            <w:top w:val="none" w:sz="0" w:space="0" w:color="auto"/>
            <w:left w:val="none" w:sz="0" w:space="0" w:color="auto"/>
            <w:bottom w:val="none" w:sz="0" w:space="0" w:color="auto"/>
            <w:right w:val="none" w:sz="0" w:space="0" w:color="auto"/>
          </w:divBdr>
        </w:div>
        <w:div w:id="584995533">
          <w:marLeft w:val="640"/>
          <w:marRight w:val="0"/>
          <w:marTop w:val="0"/>
          <w:marBottom w:val="0"/>
          <w:divBdr>
            <w:top w:val="none" w:sz="0" w:space="0" w:color="auto"/>
            <w:left w:val="none" w:sz="0" w:space="0" w:color="auto"/>
            <w:bottom w:val="none" w:sz="0" w:space="0" w:color="auto"/>
            <w:right w:val="none" w:sz="0" w:space="0" w:color="auto"/>
          </w:divBdr>
        </w:div>
        <w:div w:id="724108656">
          <w:marLeft w:val="640"/>
          <w:marRight w:val="0"/>
          <w:marTop w:val="0"/>
          <w:marBottom w:val="0"/>
          <w:divBdr>
            <w:top w:val="none" w:sz="0" w:space="0" w:color="auto"/>
            <w:left w:val="none" w:sz="0" w:space="0" w:color="auto"/>
            <w:bottom w:val="none" w:sz="0" w:space="0" w:color="auto"/>
            <w:right w:val="none" w:sz="0" w:space="0" w:color="auto"/>
          </w:divBdr>
        </w:div>
        <w:div w:id="438453781">
          <w:marLeft w:val="640"/>
          <w:marRight w:val="0"/>
          <w:marTop w:val="0"/>
          <w:marBottom w:val="0"/>
          <w:divBdr>
            <w:top w:val="none" w:sz="0" w:space="0" w:color="auto"/>
            <w:left w:val="none" w:sz="0" w:space="0" w:color="auto"/>
            <w:bottom w:val="none" w:sz="0" w:space="0" w:color="auto"/>
            <w:right w:val="none" w:sz="0" w:space="0" w:color="auto"/>
          </w:divBdr>
        </w:div>
        <w:div w:id="1118835490">
          <w:marLeft w:val="640"/>
          <w:marRight w:val="0"/>
          <w:marTop w:val="0"/>
          <w:marBottom w:val="0"/>
          <w:divBdr>
            <w:top w:val="none" w:sz="0" w:space="0" w:color="auto"/>
            <w:left w:val="none" w:sz="0" w:space="0" w:color="auto"/>
            <w:bottom w:val="none" w:sz="0" w:space="0" w:color="auto"/>
            <w:right w:val="none" w:sz="0" w:space="0" w:color="auto"/>
          </w:divBdr>
        </w:div>
        <w:div w:id="496768633">
          <w:marLeft w:val="640"/>
          <w:marRight w:val="0"/>
          <w:marTop w:val="0"/>
          <w:marBottom w:val="0"/>
          <w:divBdr>
            <w:top w:val="none" w:sz="0" w:space="0" w:color="auto"/>
            <w:left w:val="none" w:sz="0" w:space="0" w:color="auto"/>
            <w:bottom w:val="none" w:sz="0" w:space="0" w:color="auto"/>
            <w:right w:val="none" w:sz="0" w:space="0" w:color="auto"/>
          </w:divBdr>
        </w:div>
        <w:div w:id="923730017">
          <w:marLeft w:val="640"/>
          <w:marRight w:val="0"/>
          <w:marTop w:val="0"/>
          <w:marBottom w:val="0"/>
          <w:divBdr>
            <w:top w:val="none" w:sz="0" w:space="0" w:color="auto"/>
            <w:left w:val="none" w:sz="0" w:space="0" w:color="auto"/>
            <w:bottom w:val="none" w:sz="0" w:space="0" w:color="auto"/>
            <w:right w:val="none" w:sz="0" w:space="0" w:color="auto"/>
          </w:divBdr>
        </w:div>
        <w:div w:id="312829179">
          <w:marLeft w:val="640"/>
          <w:marRight w:val="0"/>
          <w:marTop w:val="0"/>
          <w:marBottom w:val="0"/>
          <w:divBdr>
            <w:top w:val="none" w:sz="0" w:space="0" w:color="auto"/>
            <w:left w:val="none" w:sz="0" w:space="0" w:color="auto"/>
            <w:bottom w:val="none" w:sz="0" w:space="0" w:color="auto"/>
            <w:right w:val="none" w:sz="0" w:space="0" w:color="auto"/>
          </w:divBdr>
        </w:div>
        <w:div w:id="391393725">
          <w:marLeft w:val="640"/>
          <w:marRight w:val="0"/>
          <w:marTop w:val="0"/>
          <w:marBottom w:val="0"/>
          <w:divBdr>
            <w:top w:val="none" w:sz="0" w:space="0" w:color="auto"/>
            <w:left w:val="none" w:sz="0" w:space="0" w:color="auto"/>
            <w:bottom w:val="none" w:sz="0" w:space="0" w:color="auto"/>
            <w:right w:val="none" w:sz="0" w:space="0" w:color="auto"/>
          </w:divBdr>
        </w:div>
        <w:div w:id="837038611">
          <w:marLeft w:val="640"/>
          <w:marRight w:val="0"/>
          <w:marTop w:val="0"/>
          <w:marBottom w:val="0"/>
          <w:divBdr>
            <w:top w:val="none" w:sz="0" w:space="0" w:color="auto"/>
            <w:left w:val="none" w:sz="0" w:space="0" w:color="auto"/>
            <w:bottom w:val="none" w:sz="0" w:space="0" w:color="auto"/>
            <w:right w:val="none" w:sz="0" w:space="0" w:color="auto"/>
          </w:divBdr>
        </w:div>
        <w:div w:id="506870848">
          <w:marLeft w:val="640"/>
          <w:marRight w:val="0"/>
          <w:marTop w:val="0"/>
          <w:marBottom w:val="0"/>
          <w:divBdr>
            <w:top w:val="none" w:sz="0" w:space="0" w:color="auto"/>
            <w:left w:val="none" w:sz="0" w:space="0" w:color="auto"/>
            <w:bottom w:val="none" w:sz="0" w:space="0" w:color="auto"/>
            <w:right w:val="none" w:sz="0" w:space="0" w:color="auto"/>
          </w:divBdr>
        </w:div>
        <w:div w:id="194317524">
          <w:marLeft w:val="640"/>
          <w:marRight w:val="0"/>
          <w:marTop w:val="0"/>
          <w:marBottom w:val="0"/>
          <w:divBdr>
            <w:top w:val="none" w:sz="0" w:space="0" w:color="auto"/>
            <w:left w:val="none" w:sz="0" w:space="0" w:color="auto"/>
            <w:bottom w:val="none" w:sz="0" w:space="0" w:color="auto"/>
            <w:right w:val="none" w:sz="0" w:space="0" w:color="auto"/>
          </w:divBdr>
        </w:div>
        <w:div w:id="911088820">
          <w:marLeft w:val="640"/>
          <w:marRight w:val="0"/>
          <w:marTop w:val="0"/>
          <w:marBottom w:val="0"/>
          <w:divBdr>
            <w:top w:val="none" w:sz="0" w:space="0" w:color="auto"/>
            <w:left w:val="none" w:sz="0" w:space="0" w:color="auto"/>
            <w:bottom w:val="none" w:sz="0" w:space="0" w:color="auto"/>
            <w:right w:val="none" w:sz="0" w:space="0" w:color="auto"/>
          </w:divBdr>
        </w:div>
        <w:div w:id="1014959239">
          <w:marLeft w:val="640"/>
          <w:marRight w:val="0"/>
          <w:marTop w:val="0"/>
          <w:marBottom w:val="0"/>
          <w:divBdr>
            <w:top w:val="none" w:sz="0" w:space="0" w:color="auto"/>
            <w:left w:val="none" w:sz="0" w:space="0" w:color="auto"/>
            <w:bottom w:val="none" w:sz="0" w:space="0" w:color="auto"/>
            <w:right w:val="none" w:sz="0" w:space="0" w:color="auto"/>
          </w:divBdr>
        </w:div>
        <w:div w:id="871380031">
          <w:marLeft w:val="640"/>
          <w:marRight w:val="0"/>
          <w:marTop w:val="0"/>
          <w:marBottom w:val="0"/>
          <w:divBdr>
            <w:top w:val="none" w:sz="0" w:space="0" w:color="auto"/>
            <w:left w:val="none" w:sz="0" w:space="0" w:color="auto"/>
            <w:bottom w:val="none" w:sz="0" w:space="0" w:color="auto"/>
            <w:right w:val="none" w:sz="0" w:space="0" w:color="auto"/>
          </w:divBdr>
        </w:div>
        <w:div w:id="1863779981">
          <w:marLeft w:val="640"/>
          <w:marRight w:val="0"/>
          <w:marTop w:val="0"/>
          <w:marBottom w:val="0"/>
          <w:divBdr>
            <w:top w:val="none" w:sz="0" w:space="0" w:color="auto"/>
            <w:left w:val="none" w:sz="0" w:space="0" w:color="auto"/>
            <w:bottom w:val="none" w:sz="0" w:space="0" w:color="auto"/>
            <w:right w:val="none" w:sz="0" w:space="0" w:color="auto"/>
          </w:divBdr>
        </w:div>
        <w:div w:id="1421097372">
          <w:marLeft w:val="640"/>
          <w:marRight w:val="0"/>
          <w:marTop w:val="0"/>
          <w:marBottom w:val="0"/>
          <w:divBdr>
            <w:top w:val="none" w:sz="0" w:space="0" w:color="auto"/>
            <w:left w:val="none" w:sz="0" w:space="0" w:color="auto"/>
            <w:bottom w:val="none" w:sz="0" w:space="0" w:color="auto"/>
            <w:right w:val="none" w:sz="0" w:space="0" w:color="auto"/>
          </w:divBdr>
        </w:div>
        <w:div w:id="538593570">
          <w:marLeft w:val="640"/>
          <w:marRight w:val="0"/>
          <w:marTop w:val="0"/>
          <w:marBottom w:val="0"/>
          <w:divBdr>
            <w:top w:val="none" w:sz="0" w:space="0" w:color="auto"/>
            <w:left w:val="none" w:sz="0" w:space="0" w:color="auto"/>
            <w:bottom w:val="none" w:sz="0" w:space="0" w:color="auto"/>
            <w:right w:val="none" w:sz="0" w:space="0" w:color="auto"/>
          </w:divBdr>
        </w:div>
        <w:div w:id="1039354246">
          <w:marLeft w:val="640"/>
          <w:marRight w:val="0"/>
          <w:marTop w:val="0"/>
          <w:marBottom w:val="0"/>
          <w:divBdr>
            <w:top w:val="none" w:sz="0" w:space="0" w:color="auto"/>
            <w:left w:val="none" w:sz="0" w:space="0" w:color="auto"/>
            <w:bottom w:val="none" w:sz="0" w:space="0" w:color="auto"/>
            <w:right w:val="none" w:sz="0" w:space="0" w:color="auto"/>
          </w:divBdr>
        </w:div>
        <w:div w:id="1190949986">
          <w:marLeft w:val="640"/>
          <w:marRight w:val="0"/>
          <w:marTop w:val="0"/>
          <w:marBottom w:val="0"/>
          <w:divBdr>
            <w:top w:val="none" w:sz="0" w:space="0" w:color="auto"/>
            <w:left w:val="none" w:sz="0" w:space="0" w:color="auto"/>
            <w:bottom w:val="none" w:sz="0" w:space="0" w:color="auto"/>
            <w:right w:val="none" w:sz="0" w:space="0" w:color="auto"/>
          </w:divBdr>
        </w:div>
        <w:div w:id="1854302244">
          <w:marLeft w:val="640"/>
          <w:marRight w:val="0"/>
          <w:marTop w:val="0"/>
          <w:marBottom w:val="0"/>
          <w:divBdr>
            <w:top w:val="none" w:sz="0" w:space="0" w:color="auto"/>
            <w:left w:val="none" w:sz="0" w:space="0" w:color="auto"/>
            <w:bottom w:val="none" w:sz="0" w:space="0" w:color="auto"/>
            <w:right w:val="none" w:sz="0" w:space="0" w:color="auto"/>
          </w:divBdr>
        </w:div>
        <w:div w:id="1263607056">
          <w:marLeft w:val="640"/>
          <w:marRight w:val="0"/>
          <w:marTop w:val="0"/>
          <w:marBottom w:val="0"/>
          <w:divBdr>
            <w:top w:val="none" w:sz="0" w:space="0" w:color="auto"/>
            <w:left w:val="none" w:sz="0" w:space="0" w:color="auto"/>
            <w:bottom w:val="none" w:sz="0" w:space="0" w:color="auto"/>
            <w:right w:val="none" w:sz="0" w:space="0" w:color="auto"/>
          </w:divBdr>
        </w:div>
        <w:div w:id="1849327320">
          <w:marLeft w:val="640"/>
          <w:marRight w:val="0"/>
          <w:marTop w:val="0"/>
          <w:marBottom w:val="0"/>
          <w:divBdr>
            <w:top w:val="none" w:sz="0" w:space="0" w:color="auto"/>
            <w:left w:val="none" w:sz="0" w:space="0" w:color="auto"/>
            <w:bottom w:val="none" w:sz="0" w:space="0" w:color="auto"/>
            <w:right w:val="none" w:sz="0" w:space="0" w:color="auto"/>
          </w:divBdr>
        </w:div>
        <w:div w:id="1418165852">
          <w:marLeft w:val="640"/>
          <w:marRight w:val="0"/>
          <w:marTop w:val="0"/>
          <w:marBottom w:val="0"/>
          <w:divBdr>
            <w:top w:val="none" w:sz="0" w:space="0" w:color="auto"/>
            <w:left w:val="none" w:sz="0" w:space="0" w:color="auto"/>
            <w:bottom w:val="none" w:sz="0" w:space="0" w:color="auto"/>
            <w:right w:val="none" w:sz="0" w:space="0" w:color="auto"/>
          </w:divBdr>
        </w:div>
        <w:div w:id="1084956806">
          <w:marLeft w:val="640"/>
          <w:marRight w:val="0"/>
          <w:marTop w:val="0"/>
          <w:marBottom w:val="0"/>
          <w:divBdr>
            <w:top w:val="none" w:sz="0" w:space="0" w:color="auto"/>
            <w:left w:val="none" w:sz="0" w:space="0" w:color="auto"/>
            <w:bottom w:val="none" w:sz="0" w:space="0" w:color="auto"/>
            <w:right w:val="none" w:sz="0" w:space="0" w:color="auto"/>
          </w:divBdr>
        </w:div>
        <w:div w:id="1307122331">
          <w:marLeft w:val="640"/>
          <w:marRight w:val="0"/>
          <w:marTop w:val="0"/>
          <w:marBottom w:val="0"/>
          <w:divBdr>
            <w:top w:val="none" w:sz="0" w:space="0" w:color="auto"/>
            <w:left w:val="none" w:sz="0" w:space="0" w:color="auto"/>
            <w:bottom w:val="none" w:sz="0" w:space="0" w:color="auto"/>
            <w:right w:val="none" w:sz="0" w:space="0" w:color="auto"/>
          </w:divBdr>
        </w:div>
        <w:div w:id="744113971">
          <w:marLeft w:val="640"/>
          <w:marRight w:val="0"/>
          <w:marTop w:val="0"/>
          <w:marBottom w:val="0"/>
          <w:divBdr>
            <w:top w:val="none" w:sz="0" w:space="0" w:color="auto"/>
            <w:left w:val="none" w:sz="0" w:space="0" w:color="auto"/>
            <w:bottom w:val="none" w:sz="0" w:space="0" w:color="auto"/>
            <w:right w:val="none" w:sz="0" w:space="0" w:color="auto"/>
          </w:divBdr>
        </w:div>
        <w:div w:id="309098678">
          <w:marLeft w:val="640"/>
          <w:marRight w:val="0"/>
          <w:marTop w:val="0"/>
          <w:marBottom w:val="0"/>
          <w:divBdr>
            <w:top w:val="none" w:sz="0" w:space="0" w:color="auto"/>
            <w:left w:val="none" w:sz="0" w:space="0" w:color="auto"/>
            <w:bottom w:val="none" w:sz="0" w:space="0" w:color="auto"/>
            <w:right w:val="none" w:sz="0" w:space="0" w:color="auto"/>
          </w:divBdr>
        </w:div>
        <w:div w:id="78718504">
          <w:marLeft w:val="640"/>
          <w:marRight w:val="0"/>
          <w:marTop w:val="0"/>
          <w:marBottom w:val="0"/>
          <w:divBdr>
            <w:top w:val="none" w:sz="0" w:space="0" w:color="auto"/>
            <w:left w:val="none" w:sz="0" w:space="0" w:color="auto"/>
            <w:bottom w:val="none" w:sz="0" w:space="0" w:color="auto"/>
            <w:right w:val="none" w:sz="0" w:space="0" w:color="auto"/>
          </w:divBdr>
        </w:div>
        <w:div w:id="1767114887">
          <w:marLeft w:val="640"/>
          <w:marRight w:val="0"/>
          <w:marTop w:val="0"/>
          <w:marBottom w:val="0"/>
          <w:divBdr>
            <w:top w:val="none" w:sz="0" w:space="0" w:color="auto"/>
            <w:left w:val="none" w:sz="0" w:space="0" w:color="auto"/>
            <w:bottom w:val="none" w:sz="0" w:space="0" w:color="auto"/>
            <w:right w:val="none" w:sz="0" w:space="0" w:color="auto"/>
          </w:divBdr>
        </w:div>
        <w:div w:id="700785714">
          <w:marLeft w:val="640"/>
          <w:marRight w:val="0"/>
          <w:marTop w:val="0"/>
          <w:marBottom w:val="0"/>
          <w:divBdr>
            <w:top w:val="none" w:sz="0" w:space="0" w:color="auto"/>
            <w:left w:val="none" w:sz="0" w:space="0" w:color="auto"/>
            <w:bottom w:val="none" w:sz="0" w:space="0" w:color="auto"/>
            <w:right w:val="none" w:sz="0" w:space="0" w:color="auto"/>
          </w:divBdr>
        </w:div>
        <w:div w:id="736516879">
          <w:marLeft w:val="640"/>
          <w:marRight w:val="0"/>
          <w:marTop w:val="0"/>
          <w:marBottom w:val="0"/>
          <w:divBdr>
            <w:top w:val="none" w:sz="0" w:space="0" w:color="auto"/>
            <w:left w:val="none" w:sz="0" w:space="0" w:color="auto"/>
            <w:bottom w:val="none" w:sz="0" w:space="0" w:color="auto"/>
            <w:right w:val="none" w:sz="0" w:space="0" w:color="auto"/>
          </w:divBdr>
        </w:div>
        <w:div w:id="2113089226">
          <w:marLeft w:val="640"/>
          <w:marRight w:val="0"/>
          <w:marTop w:val="0"/>
          <w:marBottom w:val="0"/>
          <w:divBdr>
            <w:top w:val="none" w:sz="0" w:space="0" w:color="auto"/>
            <w:left w:val="none" w:sz="0" w:space="0" w:color="auto"/>
            <w:bottom w:val="none" w:sz="0" w:space="0" w:color="auto"/>
            <w:right w:val="none" w:sz="0" w:space="0" w:color="auto"/>
          </w:divBdr>
        </w:div>
        <w:div w:id="377819230">
          <w:marLeft w:val="640"/>
          <w:marRight w:val="0"/>
          <w:marTop w:val="0"/>
          <w:marBottom w:val="0"/>
          <w:divBdr>
            <w:top w:val="none" w:sz="0" w:space="0" w:color="auto"/>
            <w:left w:val="none" w:sz="0" w:space="0" w:color="auto"/>
            <w:bottom w:val="none" w:sz="0" w:space="0" w:color="auto"/>
            <w:right w:val="none" w:sz="0" w:space="0" w:color="auto"/>
          </w:divBdr>
        </w:div>
        <w:div w:id="1997685284">
          <w:marLeft w:val="640"/>
          <w:marRight w:val="0"/>
          <w:marTop w:val="0"/>
          <w:marBottom w:val="0"/>
          <w:divBdr>
            <w:top w:val="none" w:sz="0" w:space="0" w:color="auto"/>
            <w:left w:val="none" w:sz="0" w:space="0" w:color="auto"/>
            <w:bottom w:val="none" w:sz="0" w:space="0" w:color="auto"/>
            <w:right w:val="none" w:sz="0" w:space="0" w:color="auto"/>
          </w:divBdr>
        </w:div>
        <w:div w:id="1906992658">
          <w:marLeft w:val="640"/>
          <w:marRight w:val="0"/>
          <w:marTop w:val="0"/>
          <w:marBottom w:val="0"/>
          <w:divBdr>
            <w:top w:val="none" w:sz="0" w:space="0" w:color="auto"/>
            <w:left w:val="none" w:sz="0" w:space="0" w:color="auto"/>
            <w:bottom w:val="none" w:sz="0" w:space="0" w:color="auto"/>
            <w:right w:val="none" w:sz="0" w:space="0" w:color="auto"/>
          </w:divBdr>
        </w:div>
        <w:div w:id="2034376597">
          <w:marLeft w:val="640"/>
          <w:marRight w:val="0"/>
          <w:marTop w:val="0"/>
          <w:marBottom w:val="0"/>
          <w:divBdr>
            <w:top w:val="none" w:sz="0" w:space="0" w:color="auto"/>
            <w:left w:val="none" w:sz="0" w:space="0" w:color="auto"/>
            <w:bottom w:val="none" w:sz="0" w:space="0" w:color="auto"/>
            <w:right w:val="none" w:sz="0" w:space="0" w:color="auto"/>
          </w:divBdr>
        </w:div>
        <w:div w:id="982730786">
          <w:marLeft w:val="640"/>
          <w:marRight w:val="0"/>
          <w:marTop w:val="0"/>
          <w:marBottom w:val="0"/>
          <w:divBdr>
            <w:top w:val="none" w:sz="0" w:space="0" w:color="auto"/>
            <w:left w:val="none" w:sz="0" w:space="0" w:color="auto"/>
            <w:bottom w:val="none" w:sz="0" w:space="0" w:color="auto"/>
            <w:right w:val="none" w:sz="0" w:space="0" w:color="auto"/>
          </w:divBdr>
        </w:div>
        <w:div w:id="1252548816">
          <w:marLeft w:val="640"/>
          <w:marRight w:val="0"/>
          <w:marTop w:val="0"/>
          <w:marBottom w:val="0"/>
          <w:divBdr>
            <w:top w:val="none" w:sz="0" w:space="0" w:color="auto"/>
            <w:left w:val="none" w:sz="0" w:space="0" w:color="auto"/>
            <w:bottom w:val="none" w:sz="0" w:space="0" w:color="auto"/>
            <w:right w:val="none" w:sz="0" w:space="0" w:color="auto"/>
          </w:divBdr>
        </w:div>
        <w:div w:id="803811737">
          <w:marLeft w:val="640"/>
          <w:marRight w:val="0"/>
          <w:marTop w:val="0"/>
          <w:marBottom w:val="0"/>
          <w:divBdr>
            <w:top w:val="none" w:sz="0" w:space="0" w:color="auto"/>
            <w:left w:val="none" w:sz="0" w:space="0" w:color="auto"/>
            <w:bottom w:val="none" w:sz="0" w:space="0" w:color="auto"/>
            <w:right w:val="none" w:sz="0" w:space="0" w:color="auto"/>
          </w:divBdr>
        </w:div>
        <w:div w:id="1516190618">
          <w:marLeft w:val="640"/>
          <w:marRight w:val="0"/>
          <w:marTop w:val="0"/>
          <w:marBottom w:val="0"/>
          <w:divBdr>
            <w:top w:val="none" w:sz="0" w:space="0" w:color="auto"/>
            <w:left w:val="none" w:sz="0" w:space="0" w:color="auto"/>
            <w:bottom w:val="none" w:sz="0" w:space="0" w:color="auto"/>
            <w:right w:val="none" w:sz="0" w:space="0" w:color="auto"/>
          </w:divBdr>
        </w:div>
        <w:div w:id="489905323">
          <w:marLeft w:val="640"/>
          <w:marRight w:val="0"/>
          <w:marTop w:val="0"/>
          <w:marBottom w:val="0"/>
          <w:divBdr>
            <w:top w:val="none" w:sz="0" w:space="0" w:color="auto"/>
            <w:left w:val="none" w:sz="0" w:space="0" w:color="auto"/>
            <w:bottom w:val="none" w:sz="0" w:space="0" w:color="auto"/>
            <w:right w:val="none" w:sz="0" w:space="0" w:color="auto"/>
          </w:divBdr>
        </w:div>
        <w:div w:id="536238308">
          <w:marLeft w:val="640"/>
          <w:marRight w:val="0"/>
          <w:marTop w:val="0"/>
          <w:marBottom w:val="0"/>
          <w:divBdr>
            <w:top w:val="none" w:sz="0" w:space="0" w:color="auto"/>
            <w:left w:val="none" w:sz="0" w:space="0" w:color="auto"/>
            <w:bottom w:val="none" w:sz="0" w:space="0" w:color="auto"/>
            <w:right w:val="none" w:sz="0" w:space="0" w:color="auto"/>
          </w:divBdr>
        </w:div>
        <w:div w:id="1182430832">
          <w:marLeft w:val="640"/>
          <w:marRight w:val="0"/>
          <w:marTop w:val="0"/>
          <w:marBottom w:val="0"/>
          <w:divBdr>
            <w:top w:val="none" w:sz="0" w:space="0" w:color="auto"/>
            <w:left w:val="none" w:sz="0" w:space="0" w:color="auto"/>
            <w:bottom w:val="none" w:sz="0" w:space="0" w:color="auto"/>
            <w:right w:val="none" w:sz="0" w:space="0" w:color="auto"/>
          </w:divBdr>
        </w:div>
        <w:div w:id="1443644977">
          <w:marLeft w:val="640"/>
          <w:marRight w:val="0"/>
          <w:marTop w:val="0"/>
          <w:marBottom w:val="0"/>
          <w:divBdr>
            <w:top w:val="none" w:sz="0" w:space="0" w:color="auto"/>
            <w:left w:val="none" w:sz="0" w:space="0" w:color="auto"/>
            <w:bottom w:val="none" w:sz="0" w:space="0" w:color="auto"/>
            <w:right w:val="none" w:sz="0" w:space="0" w:color="auto"/>
          </w:divBdr>
        </w:div>
        <w:div w:id="1585409108">
          <w:marLeft w:val="640"/>
          <w:marRight w:val="0"/>
          <w:marTop w:val="0"/>
          <w:marBottom w:val="0"/>
          <w:divBdr>
            <w:top w:val="none" w:sz="0" w:space="0" w:color="auto"/>
            <w:left w:val="none" w:sz="0" w:space="0" w:color="auto"/>
            <w:bottom w:val="none" w:sz="0" w:space="0" w:color="auto"/>
            <w:right w:val="none" w:sz="0" w:space="0" w:color="auto"/>
          </w:divBdr>
        </w:div>
        <w:div w:id="1955288700">
          <w:marLeft w:val="640"/>
          <w:marRight w:val="0"/>
          <w:marTop w:val="0"/>
          <w:marBottom w:val="0"/>
          <w:divBdr>
            <w:top w:val="none" w:sz="0" w:space="0" w:color="auto"/>
            <w:left w:val="none" w:sz="0" w:space="0" w:color="auto"/>
            <w:bottom w:val="none" w:sz="0" w:space="0" w:color="auto"/>
            <w:right w:val="none" w:sz="0" w:space="0" w:color="auto"/>
          </w:divBdr>
        </w:div>
        <w:div w:id="1910924320">
          <w:marLeft w:val="640"/>
          <w:marRight w:val="0"/>
          <w:marTop w:val="0"/>
          <w:marBottom w:val="0"/>
          <w:divBdr>
            <w:top w:val="none" w:sz="0" w:space="0" w:color="auto"/>
            <w:left w:val="none" w:sz="0" w:space="0" w:color="auto"/>
            <w:bottom w:val="none" w:sz="0" w:space="0" w:color="auto"/>
            <w:right w:val="none" w:sz="0" w:space="0" w:color="auto"/>
          </w:divBdr>
        </w:div>
        <w:div w:id="1394114416">
          <w:marLeft w:val="640"/>
          <w:marRight w:val="0"/>
          <w:marTop w:val="0"/>
          <w:marBottom w:val="0"/>
          <w:divBdr>
            <w:top w:val="none" w:sz="0" w:space="0" w:color="auto"/>
            <w:left w:val="none" w:sz="0" w:space="0" w:color="auto"/>
            <w:bottom w:val="none" w:sz="0" w:space="0" w:color="auto"/>
            <w:right w:val="none" w:sz="0" w:space="0" w:color="auto"/>
          </w:divBdr>
        </w:div>
        <w:div w:id="606236072">
          <w:marLeft w:val="640"/>
          <w:marRight w:val="0"/>
          <w:marTop w:val="0"/>
          <w:marBottom w:val="0"/>
          <w:divBdr>
            <w:top w:val="none" w:sz="0" w:space="0" w:color="auto"/>
            <w:left w:val="none" w:sz="0" w:space="0" w:color="auto"/>
            <w:bottom w:val="none" w:sz="0" w:space="0" w:color="auto"/>
            <w:right w:val="none" w:sz="0" w:space="0" w:color="auto"/>
          </w:divBdr>
        </w:div>
        <w:div w:id="1968078212">
          <w:marLeft w:val="640"/>
          <w:marRight w:val="0"/>
          <w:marTop w:val="0"/>
          <w:marBottom w:val="0"/>
          <w:divBdr>
            <w:top w:val="none" w:sz="0" w:space="0" w:color="auto"/>
            <w:left w:val="none" w:sz="0" w:space="0" w:color="auto"/>
            <w:bottom w:val="none" w:sz="0" w:space="0" w:color="auto"/>
            <w:right w:val="none" w:sz="0" w:space="0" w:color="auto"/>
          </w:divBdr>
        </w:div>
        <w:div w:id="1789738808">
          <w:marLeft w:val="640"/>
          <w:marRight w:val="0"/>
          <w:marTop w:val="0"/>
          <w:marBottom w:val="0"/>
          <w:divBdr>
            <w:top w:val="none" w:sz="0" w:space="0" w:color="auto"/>
            <w:left w:val="none" w:sz="0" w:space="0" w:color="auto"/>
            <w:bottom w:val="none" w:sz="0" w:space="0" w:color="auto"/>
            <w:right w:val="none" w:sz="0" w:space="0" w:color="auto"/>
          </w:divBdr>
        </w:div>
        <w:div w:id="1778793016">
          <w:marLeft w:val="640"/>
          <w:marRight w:val="0"/>
          <w:marTop w:val="0"/>
          <w:marBottom w:val="0"/>
          <w:divBdr>
            <w:top w:val="none" w:sz="0" w:space="0" w:color="auto"/>
            <w:left w:val="none" w:sz="0" w:space="0" w:color="auto"/>
            <w:bottom w:val="none" w:sz="0" w:space="0" w:color="auto"/>
            <w:right w:val="none" w:sz="0" w:space="0" w:color="auto"/>
          </w:divBdr>
        </w:div>
        <w:div w:id="224265564">
          <w:marLeft w:val="640"/>
          <w:marRight w:val="0"/>
          <w:marTop w:val="0"/>
          <w:marBottom w:val="0"/>
          <w:divBdr>
            <w:top w:val="none" w:sz="0" w:space="0" w:color="auto"/>
            <w:left w:val="none" w:sz="0" w:space="0" w:color="auto"/>
            <w:bottom w:val="none" w:sz="0" w:space="0" w:color="auto"/>
            <w:right w:val="none" w:sz="0" w:space="0" w:color="auto"/>
          </w:divBdr>
        </w:div>
        <w:div w:id="425463268">
          <w:marLeft w:val="640"/>
          <w:marRight w:val="0"/>
          <w:marTop w:val="0"/>
          <w:marBottom w:val="0"/>
          <w:divBdr>
            <w:top w:val="none" w:sz="0" w:space="0" w:color="auto"/>
            <w:left w:val="none" w:sz="0" w:space="0" w:color="auto"/>
            <w:bottom w:val="none" w:sz="0" w:space="0" w:color="auto"/>
            <w:right w:val="none" w:sz="0" w:space="0" w:color="auto"/>
          </w:divBdr>
        </w:div>
        <w:div w:id="2004774452">
          <w:marLeft w:val="640"/>
          <w:marRight w:val="0"/>
          <w:marTop w:val="0"/>
          <w:marBottom w:val="0"/>
          <w:divBdr>
            <w:top w:val="none" w:sz="0" w:space="0" w:color="auto"/>
            <w:left w:val="none" w:sz="0" w:space="0" w:color="auto"/>
            <w:bottom w:val="none" w:sz="0" w:space="0" w:color="auto"/>
            <w:right w:val="none" w:sz="0" w:space="0" w:color="auto"/>
          </w:divBdr>
        </w:div>
        <w:div w:id="1477142367">
          <w:marLeft w:val="640"/>
          <w:marRight w:val="0"/>
          <w:marTop w:val="0"/>
          <w:marBottom w:val="0"/>
          <w:divBdr>
            <w:top w:val="none" w:sz="0" w:space="0" w:color="auto"/>
            <w:left w:val="none" w:sz="0" w:space="0" w:color="auto"/>
            <w:bottom w:val="none" w:sz="0" w:space="0" w:color="auto"/>
            <w:right w:val="none" w:sz="0" w:space="0" w:color="auto"/>
          </w:divBdr>
        </w:div>
        <w:div w:id="1485003980">
          <w:marLeft w:val="640"/>
          <w:marRight w:val="0"/>
          <w:marTop w:val="0"/>
          <w:marBottom w:val="0"/>
          <w:divBdr>
            <w:top w:val="none" w:sz="0" w:space="0" w:color="auto"/>
            <w:left w:val="none" w:sz="0" w:space="0" w:color="auto"/>
            <w:bottom w:val="none" w:sz="0" w:space="0" w:color="auto"/>
            <w:right w:val="none" w:sz="0" w:space="0" w:color="auto"/>
          </w:divBdr>
        </w:div>
        <w:div w:id="462968948">
          <w:marLeft w:val="640"/>
          <w:marRight w:val="0"/>
          <w:marTop w:val="0"/>
          <w:marBottom w:val="0"/>
          <w:divBdr>
            <w:top w:val="none" w:sz="0" w:space="0" w:color="auto"/>
            <w:left w:val="none" w:sz="0" w:space="0" w:color="auto"/>
            <w:bottom w:val="none" w:sz="0" w:space="0" w:color="auto"/>
            <w:right w:val="none" w:sz="0" w:space="0" w:color="auto"/>
          </w:divBdr>
        </w:div>
        <w:div w:id="1920946502">
          <w:marLeft w:val="640"/>
          <w:marRight w:val="0"/>
          <w:marTop w:val="0"/>
          <w:marBottom w:val="0"/>
          <w:divBdr>
            <w:top w:val="none" w:sz="0" w:space="0" w:color="auto"/>
            <w:left w:val="none" w:sz="0" w:space="0" w:color="auto"/>
            <w:bottom w:val="none" w:sz="0" w:space="0" w:color="auto"/>
            <w:right w:val="none" w:sz="0" w:space="0" w:color="auto"/>
          </w:divBdr>
        </w:div>
        <w:div w:id="485362877">
          <w:marLeft w:val="640"/>
          <w:marRight w:val="0"/>
          <w:marTop w:val="0"/>
          <w:marBottom w:val="0"/>
          <w:divBdr>
            <w:top w:val="none" w:sz="0" w:space="0" w:color="auto"/>
            <w:left w:val="none" w:sz="0" w:space="0" w:color="auto"/>
            <w:bottom w:val="none" w:sz="0" w:space="0" w:color="auto"/>
            <w:right w:val="none" w:sz="0" w:space="0" w:color="auto"/>
          </w:divBdr>
        </w:div>
        <w:div w:id="1228953293">
          <w:marLeft w:val="640"/>
          <w:marRight w:val="0"/>
          <w:marTop w:val="0"/>
          <w:marBottom w:val="0"/>
          <w:divBdr>
            <w:top w:val="none" w:sz="0" w:space="0" w:color="auto"/>
            <w:left w:val="none" w:sz="0" w:space="0" w:color="auto"/>
            <w:bottom w:val="none" w:sz="0" w:space="0" w:color="auto"/>
            <w:right w:val="none" w:sz="0" w:space="0" w:color="auto"/>
          </w:divBdr>
        </w:div>
        <w:div w:id="527643676">
          <w:marLeft w:val="640"/>
          <w:marRight w:val="0"/>
          <w:marTop w:val="0"/>
          <w:marBottom w:val="0"/>
          <w:divBdr>
            <w:top w:val="none" w:sz="0" w:space="0" w:color="auto"/>
            <w:left w:val="none" w:sz="0" w:space="0" w:color="auto"/>
            <w:bottom w:val="none" w:sz="0" w:space="0" w:color="auto"/>
            <w:right w:val="none" w:sz="0" w:space="0" w:color="auto"/>
          </w:divBdr>
        </w:div>
        <w:div w:id="508642502">
          <w:marLeft w:val="640"/>
          <w:marRight w:val="0"/>
          <w:marTop w:val="0"/>
          <w:marBottom w:val="0"/>
          <w:divBdr>
            <w:top w:val="none" w:sz="0" w:space="0" w:color="auto"/>
            <w:left w:val="none" w:sz="0" w:space="0" w:color="auto"/>
            <w:bottom w:val="none" w:sz="0" w:space="0" w:color="auto"/>
            <w:right w:val="none" w:sz="0" w:space="0" w:color="auto"/>
          </w:divBdr>
        </w:div>
        <w:div w:id="2048487217">
          <w:marLeft w:val="640"/>
          <w:marRight w:val="0"/>
          <w:marTop w:val="0"/>
          <w:marBottom w:val="0"/>
          <w:divBdr>
            <w:top w:val="none" w:sz="0" w:space="0" w:color="auto"/>
            <w:left w:val="none" w:sz="0" w:space="0" w:color="auto"/>
            <w:bottom w:val="none" w:sz="0" w:space="0" w:color="auto"/>
            <w:right w:val="none" w:sz="0" w:space="0" w:color="auto"/>
          </w:divBdr>
        </w:div>
        <w:div w:id="1442648107">
          <w:marLeft w:val="640"/>
          <w:marRight w:val="0"/>
          <w:marTop w:val="0"/>
          <w:marBottom w:val="0"/>
          <w:divBdr>
            <w:top w:val="none" w:sz="0" w:space="0" w:color="auto"/>
            <w:left w:val="none" w:sz="0" w:space="0" w:color="auto"/>
            <w:bottom w:val="none" w:sz="0" w:space="0" w:color="auto"/>
            <w:right w:val="none" w:sz="0" w:space="0" w:color="auto"/>
          </w:divBdr>
        </w:div>
        <w:div w:id="993335208">
          <w:marLeft w:val="640"/>
          <w:marRight w:val="0"/>
          <w:marTop w:val="0"/>
          <w:marBottom w:val="0"/>
          <w:divBdr>
            <w:top w:val="none" w:sz="0" w:space="0" w:color="auto"/>
            <w:left w:val="none" w:sz="0" w:space="0" w:color="auto"/>
            <w:bottom w:val="none" w:sz="0" w:space="0" w:color="auto"/>
            <w:right w:val="none" w:sz="0" w:space="0" w:color="auto"/>
          </w:divBdr>
        </w:div>
      </w:divsChild>
    </w:div>
    <w:div w:id="314454591">
      <w:bodyDiv w:val="1"/>
      <w:marLeft w:val="0"/>
      <w:marRight w:val="0"/>
      <w:marTop w:val="0"/>
      <w:marBottom w:val="0"/>
      <w:divBdr>
        <w:top w:val="none" w:sz="0" w:space="0" w:color="auto"/>
        <w:left w:val="none" w:sz="0" w:space="0" w:color="auto"/>
        <w:bottom w:val="none" w:sz="0" w:space="0" w:color="auto"/>
        <w:right w:val="none" w:sz="0" w:space="0" w:color="auto"/>
      </w:divBdr>
      <w:divsChild>
        <w:div w:id="538976575">
          <w:marLeft w:val="640"/>
          <w:marRight w:val="0"/>
          <w:marTop w:val="0"/>
          <w:marBottom w:val="0"/>
          <w:divBdr>
            <w:top w:val="none" w:sz="0" w:space="0" w:color="auto"/>
            <w:left w:val="none" w:sz="0" w:space="0" w:color="auto"/>
            <w:bottom w:val="none" w:sz="0" w:space="0" w:color="auto"/>
            <w:right w:val="none" w:sz="0" w:space="0" w:color="auto"/>
          </w:divBdr>
        </w:div>
        <w:div w:id="2009358835">
          <w:marLeft w:val="640"/>
          <w:marRight w:val="0"/>
          <w:marTop w:val="0"/>
          <w:marBottom w:val="0"/>
          <w:divBdr>
            <w:top w:val="none" w:sz="0" w:space="0" w:color="auto"/>
            <w:left w:val="none" w:sz="0" w:space="0" w:color="auto"/>
            <w:bottom w:val="none" w:sz="0" w:space="0" w:color="auto"/>
            <w:right w:val="none" w:sz="0" w:space="0" w:color="auto"/>
          </w:divBdr>
        </w:div>
        <w:div w:id="1564755740">
          <w:marLeft w:val="640"/>
          <w:marRight w:val="0"/>
          <w:marTop w:val="0"/>
          <w:marBottom w:val="0"/>
          <w:divBdr>
            <w:top w:val="none" w:sz="0" w:space="0" w:color="auto"/>
            <w:left w:val="none" w:sz="0" w:space="0" w:color="auto"/>
            <w:bottom w:val="none" w:sz="0" w:space="0" w:color="auto"/>
            <w:right w:val="none" w:sz="0" w:space="0" w:color="auto"/>
          </w:divBdr>
        </w:div>
        <w:div w:id="492374966">
          <w:marLeft w:val="640"/>
          <w:marRight w:val="0"/>
          <w:marTop w:val="0"/>
          <w:marBottom w:val="0"/>
          <w:divBdr>
            <w:top w:val="none" w:sz="0" w:space="0" w:color="auto"/>
            <w:left w:val="none" w:sz="0" w:space="0" w:color="auto"/>
            <w:bottom w:val="none" w:sz="0" w:space="0" w:color="auto"/>
            <w:right w:val="none" w:sz="0" w:space="0" w:color="auto"/>
          </w:divBdr>
        </w:div>
        <w:div w:id="91828499">
          <w:marLeft w:val="640"/>
          <w:marRight w:val="0"/>
          <w:marTop w:val="0"/>
          <w:marBottom w:val="0"/>
          <w:divBdr>
            <w:top w:val="none" w:sz="0" w:space="0" w:color="auto"/>
            <w:left w:val="none" w:sz="0" w:space="0" w:color="auto"/>
            <w:bottom w:val="none" w:sz="0" w:space="0" w:color="auto"/>
            <w:right w:val="none" w:sz="0" w:space="0" w:color="auto"/>
          </w:divBdr>
        </w:div>
        <w:div w:id="974483678">
          <w:marLeft w:val="640"/>
          <w:marRight w:val="0"/>
          <w:marTop w:val="0"/>
          <w:marBottom w:val="0"/>
          <w:divBdr>
            <w:top w:val="none" w:sz="0" w:space="0" w:color="auto"/>
            <w:left w:val="none" w:sz="0" w:space="0" w:color="auto"/>
            <w:bottom w:val="none" w:sz="0" w:space="0" w:color="auto"/>
            <w:right w:val="none" w:sz="0" w:space="0" w:color="auto"/>
          </w:divBdr>
        </w:div>
        <w:div w:id="604733056">
          <w:marLeft w:val="640"/>
          <w:marRight w:val="0"/>
          <w:marTop w:val="0"/>
          <w:marBottom w:val="0"/>
          <w:divBdr>
            <w:top w:val="none" w:sz="0" w:space="0" w:color="auto"/>
            <w:left w:val="none" w:sz="0" w:space="0" w:color="auto"/>
            <w:bottom w:val="none" w:sz="0" w:space="0" w:color="auto"/>
            <w:right w:val="none" w:sz="0" w:space="0" w:color="auto"/>
          </w:divBdr>
        </w:div>
        <w:div w:id="752893134">
          <w:marLeft w:val="640"/>
          <w:marRight w:val="0"/>
          <w:marTop w:val="0"/>
          <w:marBottom w:val="0"/>
          <w:divBdr>
            <w:top w:val="none" w:sz="0" w:space="0" w:color="auto"/>
            <w:left w:val="none" w:sz="0" w:space="0" w:color="auto"/>
            <w:bottom w:val="none" w:sz="0" w:space="0" w:color="auto"/>
            <w:right w:val="none" w:sz="0" w:space="0" w:color="auto"/>
          </w:divBdr>
        </w:div>
        <w:div w:id="1027557249">
          <w:marLeft w:val="640"/>
          <w:marRight w:val="0"/>
          <w:marTop w:val="0"/>
          <w:marBottom w:val="0"/>
          <w:divBdr>
            <w:top w:val="none" w:sz="0" w:space="0" w:color="auto"/>
            <w:left w:val="none" w:sz="0" w:space="0" w:color="auto"/>
            <w:bottom w:val="none" w:sz="0" w:space="0" w:color="auto"/>
            <w:right w:val="none" w:sz="0" w:space="0" w:color="auto"/>
          </w:divBdr>
        </w:div>
        <w:div w:id="1184130091">
          <w:marLeft w:val="640"/>
          <w:marRight w:val="0"/>
          <w:marTop w:val="0"/>
          <w:marBottom w:val="0"/>
          <w:divBdr>
            <w:top w:val="none" w:sz="0" w:space="0" w:color="auto"/>
            <w:left w:val="none" w:sz="0" w:space="0" w:color="auto"/>
            <w:bottom w:val="none" w:sz="0" w:space="0" w:color="auto"/>
            <w:right w:val="none" w:sz="0" w:space="0" w:color="auto"/>
          </w:divBdr>
        </w:div>
        <w:div w:id="1702585492">
          <w:marLeft w:val="640"/>
          <w:marRight w:val="0"/>
          <w:marTop w:val="0"/>
          <w:marBottom w:val="0"/>
          <w:divBdr>
            <w:top w:val="none" w:sz="0" w:space="0" w:color="auto"/>
            <w:left w:val="none" w:sz="0" w:space="0" w:color="auto"/>
            <w:bottom w:val="none" w:sz="0" w:space="0" w:color="auto"/>
            <w:right w:val="none" w:sz="0" w:space="0" w:color="auto"/>
          </w:divBdr>
        </w:div>
        <w:div w:id="583223815">
          <w:marLeft w:val="640"/>
          <w:marRight w:val="0"/>
          <w:marTop w:val="0"/>
          <w:marBottom w:val="0"/>
          <w:divBdr>
            <w:top w:val="none" w:sz="0" w:space="0" w:color="auto"/>
            <w:left w:val="none" w:sz="0" w:space="0" w:color="auto"/>
            <w:bottom w:val="none" w:sz="0" w:space="0" w:color="auto"/>
            <w:right w:val="none" w:sz="0" w:space="0" w:color="auto"/>
          </w:divBdr>
        </w:div>
        <w:div w:id="326370263">
          <w:marLeft w:val="640"/>
          <w:marRight w:val="0"/>
          <w:marTop w:val="0"/>
          <w:marBottom w:val="0"/>
          <w:divBdr>
            <w:top w:val="none" w:sz="0" w:space="0" w:color="auto"/>
            <w:left w:val="none" w:sz="0" w:space="0" w:color="auto"/>
            <w:bottom w:val="none" w:sz="0" w:space="0" w:color="auto"/>
            <w:right w:val="none" w:sz="0" w:space="0" w:color="auto"/>
          </w:divBdr>
        </w:div>
        <w:div w:id="1396009034">
          <w:marLeft w:val="640"/>
          <w:marRight w:val="0"/>
          <w:marTop w:val="0"/>
          <w:marBottom w:val="0"/>
          <w:divBdr>
            <w:top w:val="none" w:sz="0" w:space="0" w:color="auto"/>
            <w:left w:val="none" w:sz="0" w:space="0" w:color="auto"/>
            <w:bottom w:val="none" w:sz="0" w:space="0" w:color="auto"/>
            <w:right w:val="none" w:sz="0" w:space="0" w:color="auto"/>
          </w:divBdr>
        </w:div>
        <w:div w:id="1934044328">
          <w:marLeft w:val="640"/>
          <w:marRight w:val="0"/>
          <w:marTop w:val="0"/>
          <w:marBottom w:val="0"/>
          <w:divBdr>
            <w:top w:val="none" w:sz="0" w:space="0" w:color="auto"/>
            <w:left w:val="none" w:sz="0" w:space="0" w:color="auto"/>
            <w:bottom w:val="none" w:sz="0" w:space="0" w:color="auto"/>
            <w:right w:val="none" w:sz="0" w:space="0" w:color="auto"/>
          </w:divBdr>
        </w:div>
        <w:div w:id="1198588927">
          <w:marLeft w:val="640"/>
          <w:marRight w:val="0"/>
          <w:marTop w:val="0"/>
          <w:marBottom w:val="0"/>
          <w:divBdr>
            <w:top w:val="none" w:sz="0" w:space="0" w:color="auto"/>
            <w:left w:val="none" w:sz="0" w:space="0" w:color="auto"/>
            <w:bottom w:val="none" w:sz="0" w:space="0" w:color="auto"/>
            <w:right w:val="none" w:sz="0" w:space="0" w:color="auto"/>
          </w:divBdr>
        </w:div>
        <w:div w:id="1690065001">
          <w:marLeft w:val="640"/>
          <w:marRight w:val="0"/>
          <w:marTop w:val="0"/>
          <w:marBottom w:val="0"/>
          <w:divBdr>
            <w:top w:val="none" w:sz="0" w:space="0" w:color="auto"/>
            <w:left w:val="none" w:sz="0" w:space="0" w:color="auto"/>
            <w:bottom w:val="none" w:sz="0" w:space="0" w:color="auto"/>
            <w:right w:val="none" w:sz="0" w:space="0" w:color="auto"/>
          </w:divBdr>
        </w:div>
        <w:div w:id="1375539891">
          <w:marLeft w:val="640"/>
          <w:marRight w:val="0"/>
          <w:marTop w:val="0"/>
          <w:marBottom w:val="0"/>
          <w:divBdr>
            <w:top w:val="none" w:sz="0" w:space="0" w:color="auto"/>
            <w:left w:val="none" w:sz="0" w:space="0" w:color="auto"/>
            <w:bottom w:val="none" w:sz="0" w:space="0" w:color="auto"/>
            <w:right w:val="none" w:sz="0" w:space="0" w:color="auto"/>
          </w:divBdr>
        </w:div>
        <w:div w:id="1566182360">
          <w:marLeft w:val="640"/>
          <w:marRight w:val="0"/>
          <w:marTop w:val="0"/>
          <w:marBottom w:val="0"/>
          <w:divBdr>
            <w:top w:val="none" w:sz="0" w:space="0" w:color="auto"/>
            <w:left w:val="none" w:sz="0" w:space="0" w:color="auto"/>
            <w:bottom w:val="none" w:sz="0" w:space="0" w:color="auto"/>
            <w:right w:val="none" w:sz="0" w:space="0" w:color="auto"/>
          </w:divBdr>
        </w:div>
        <w:div w:id="1979337301">
          <w:marLeft w:val="640"/>
          <w:marRight w:val="0"/>
          <w:marTop w:val="0"/>
          <w:marBottom w:val="0"/>
          <w:divBdr>
            <w:top w:val="none" w:sz="0" w:space="0" w:color="auto"/>
            <w:left w:val="none" w:sz="0" w:space="0" w:color="auto"/>
            <w:bottom w:val="none" w:sz="0" w:space="0" w:color="auto"/>
            <w:right w:val="none" w:sz="0" w:space="0" w:color="auto"/>
          </w:divBdr>
        </w:div>
        <w:div w:id="1287546899">
          <w:marLeft w:val="640"/>
          <w:marRight w:val="0"/>
          <w:marTop w:val="0"/>
          <w:marBottom w:val="0"/>
          <w:divBdr>
            <w:top w:val="none" w:sz="0" w:space="0" w:color="auto"/>
            <w:left w:val="none" w:sz="0" w:space="0" w:color="auto"/>
            <w:bottom w:val="none" w:sz="0" w:space="0" w:color="auto"/>
            <w:right w:val="none" w:sz="0" w:space="0" w:color="auto"/>
          </w:divBdr>
        </w:div>
        <w:div w:id="1134451178">
          <w:marLeft w:val="640"/>
          <w:marRight w:val="0"/>
          <w:marTop w:val="0"/>
          <w:marBottom w:val="0"/>
          <w:divBdr>
            <w:top w:val="none" w:sz="0" w:space="0" w:color="auto"/>
            <w:left w:val="none" w:sz="0" w:space="0" w:color="auto"/>
            <w:bottom w:val="none" w:sz="0" w:space="0" w:color="auto"/>
            <w:right w:val="none" w:sz="0" w:space="0" w:color="auto"/>
          </w:divBdr>
        </w:div>
        <w:div w:id="2055545037">
          <w:marLeft w:val="640"/>
          <w:marRight w:val="0"/>
          <w:marTop w:val="0"/>
          <w:marBottom w:val="0"/>
          <w:divBdr>
            <w:top w:val="none" w:sz="0" w:space="0" w:color="auto"/>
            <w:left w:val="none" w:sz="0" w:space="0" w:color="auto"/>
            <w:bottom w:val="none" w:sz="0" w:space="0" w:color="auto"/>
            <w:right w:val="none" w:sz="0" w:space="0" w:color="auto"/>
          </w:divBdr>
        </w:div>
        <w:div w:id="1812744724">
          <w:marLeft w:val="640"/>
          <w:marRight w:val="0"/>
          <w:marTop w:val="0"/>
          <w:marBottom w:val="0"/>
          <w:divBdr>
            <w:top w:val="none" w:sz="0" w:space="0" w:color="auto"/>
            <w:left w:val="none" w:sz="0" w:space="0" w:color="auto"/>
            <w:bottom w:val="none" w:sz="0" w:space="0" w:color="auto"/>
            <w:right w:val="none" w:sz="0" w:space="0" w:color="auto"/>
          </w:divBdr>
        </w:div>
        <w:div w:id="2039426398">
          <w:marLeft w:val="640"/>
          <w:marRight w:val="0"/>
          <w:marTop w:val="0"/>
          <w:marBottom w:val="0"/>
          <w:divBdr>
            <w:top w:val="none" w:sz="0" w:space="0" w:color="auto"/>
            <w:left w:val="none" w:sz="0" w:space="0" w:color="auto"/>
            <w:bottom w:val="none" w:sz="0" w:space="0" w:color="auto"/>
            <w:right w:val="none" w:sz="0" w:space="0" w:color="auto"/>
          </w:divBdr>
        </w:div>
        <w:div w:id="193275268">
          <w:marLeft w:val="640"/>
          <w:marRight w:val="0"/>
          <w:marTop w:val="0"/>
          <w:marBottom w:val="0"/>
          <w:divBdr>
            <w:top w:val="none" w:sz="0" w:space="0" w:color="auto"/>
            <w:left w:val="none" w:sz="0" w:space="0" w:color="auto"/>
            <w:bottom w:val="none" w:sz="0" w:space="0" w:color="auto"/>
            <w:right w:val="none" w:sz="0" w:space="0" w:color="auto"/>
          </w:divBdr>
        </w:div>
        <w:div w:id="1032850671">
          <w:marLeft w:val="640"/>
          <w:marRight w:val="0"/>
          <w:marTop w:val="0"/>
          <w:marBottom w:val="0"/>
          <w:divBdr>
            <w:top w:val="none" w:sz="0" w:space="0" w:color="auto"/>
            <w:left w:val="none" w:sz="0" w:space="0" w:color="auto"/>
            <w:bottom w:val="none" w:sz="0" w:space="0" w:color="auto"/>
            <w:right w:val="none" w:sz="0" w:space="0" w:color="auto"/>
          </w:divBdr>
        </w:div>
        <w:div w:id="781613268">
          <w:marLeft w:val="640"/>
          <w:marRight w:val="0"/>
          <w:marTop w:val="0"/>
          <w:marBottom w:val="0"/>
          <w:divBdr>
            <w:top w:val="none" w:sz="0" w:space="0" w:color="auto"/>
            <w:left w:val="none" w:sz="0" w:space="0" w:color="auto"/>
            <w:bottom w:val="none" w:sz="0" w:space="0" w:color="auto"/>
            <w:right w:val="none" w:sz="0" w:space="0" w:color="auto"/>
          </w:divBdr>
        </w:div>
        <w:div w:id="297493951">
          <w:marLeft w:val="640"/>
          <w:marRight w:val="0"/>
          <w:marTop w:val="0"/>
          <w:marBottom w:val="0"/>
          <w:divBdr>
            <w:top w:val="none" w:sz="0" w:space="0" w:color="auto"/>
            <w:left w:val="none" w:sz="0" w:space="0" w:color="auto"/>
            <w:bottom w:val="none" w:sz="0" w:space="0" w:color="auto"/>
            <w:right w:val="none" w:sz="0" w:space="0" w:color="auto"/>
          </w:divBdr>
        </w:div>
        <w:div w:id="2127312578">
          <w:marLeft w:val="640"/>
          <w:marRight w:val="0"/>
          <w:marTop w:val="0"/>
          <w:marBottom w:val="0"/>
          <w:divBdr>
            <w:top w:val="none" w:sz="0" w:space="0" w:color="auto"/>
            <w:left w:val="none" w:sz="0" w:space="0" w:color="auto"/>
            <w:bottom w:val="none" w:sz="0" w:space="0" w:color="auto"/>
            <w:right w:val="none" w:sz="0" w:space="0" w:color="auto"/>
          </w:divBdr>
        </w:div>
        <w:div w:id="1533347894">
          <w:marLeft w:val="640"/>
          <w:marRight w:val="0"/>
          <w:marTop w:val="0"/>
          <w:marBottom w:val="0"/>
          <w:divBdr>
            <w:top w:val="none" w:sz="0" w:space="0" w:color="auto"/>
            <w:left w:val="none" w:sz="0" w:space="0" w:color="auto"/>
            <w:bottom w:val="none" w:sz="0" w:space="0" w:color="auto"/>
            <w:right w:val="none" w:sz="0" w:space="0" w:color="auto"/>
          </w:divBdr>
        </w:div>
        <w:div w:id="89855139">
          <w:marLeft w:val="640"/>
          <w:marRight w:val="0"/>
          <w:marTop w:val="0"/>
          <w:marBottom w:val="0"/>
          <w:divBdr>
            <w:top w:val="none" w:sz="0" w:space="0" w:color="auto"/>
            <w:left w:val="none" w:sz="0" w:space="0" w:color="auto"/>
            <w:bottom w:val="none" w:sz="0" w:space="0" w:color="auto"/>
            <w:right w:val="none" w:sz="0" w:space="0" w:color="auto"/>
          </w:divBdr>
        </w:div>
        <w:div w:id="1050806086">
          <w:marLeft w:val="640"/>
          <w:marRight w:val="0"/>
          <w:marTop w:val="0"/>
          <w:marBottom w:val="0"/>
          <w:divBdr>
            <w:top w:val="none" w:sz="0" w:space="0" w:color="auto"/>
            <w:left w:val="none" w:sz="0" w:space="0" w:color="auto"/>
            <w:bottom w:val="none" w:sz="0" w:space="0" w:color="auto"/>
            <w:right w:val="none" w:sz="0" w:space="0" w:color="auto"/>
          </w:divBdr>
        </w:div>
        <w:div w:id="547035094">
          <w:marLeft w:val="640"/>
          <w:marRight w:val="0"/>
          <w:marTop w:val="0"/>
          <w:marBottom w:val="0"/>
          <w:divBdr>
            <w:top w:val="none" w:sz="0" w:space="0" w:color="auto"/>
            <w:left w:val="none" w:sz="0" w:space="0" w:color="auto"/>
            <w:bottom w:val="none" w:sz="0" w:space="0" w:color="auto"/>
            <w:right w:val="none" w:sz="0" w:space="0" w:color="auto"/>
          </w:divBdr>
        </w:div>
        <w:div w:id="223637136">
          <w:marLeft w:val="640"/>
          <w:marRight w:val="0"/>
          <w:marTop w:val="0"/>
          <w:marBottom w:val="0"/>
          <w:divBdr>
            <w:top w:val="none" w:sz="0" w:space="0" w:color="auto"/>
            <w:left w:val="none" w:sz="0" w:space="0" w:color="auto"/>
            <w:bottom w:val="none" w:sz="0" w:space="0" w:color="auto"/>
            <w:right w:val="none" w:sz="0" w:space="0" w:color="auto"/>
          </w:divBdr>
        </w:div>
        <w:div w:id="754087411">
          <w:marLeft w:val="640"/>
          <w:marRight w:val="0"/>
          <w:marTop w:val="0"/>
          <w:marBottom w:val="0"/>
          <w:divBdr>
            <w:top w:val="none" w:sz="0" w:space="0" w:color="auto"/>
            <w:left w:val="none" w:sz="0" w:space="0" w:color="auto"/>
            <w:bottom w:val="none" w:sz="0" w:space="0" w:color="auto"/>
            <w:right w:val="none" w:sz="0" w:space="0" w:color="auto"/>
          </w:divBdr>
        </w:div>
        <w:div w:id="422915652">
          <w:marLeft w:val="640"/>
          <w:marRight w:val="0"/>
          <w:marTop w:val="0"/>
          <w:marBottom w:val="0"/>
          <w:divBdr>
            <w:top w:val="none" w:sz="0" w:space="0" w:color="auto"/>
            <w:left w:val="none" w:sz="0" w:space="0" w:color="auto"/>
            <w:bottom w:val="none" w:sz="0" w:space="0" w:color="auto"/>
            <w:right w:val="none" w:sz="0" w:space="0" w:color="auto"/>
          </w:divBdr>
        </w:div>
        <w:div w:id="1964076663">
          <w:marLeft w:val="640"/>
          <w:marRight w:val="0"/>
          <w:marTop w:val="0"/>
          <w:marBottom w:val="0"/>
          <w:divBdr>
            <w:top w:val="none" w:sz="0" w:space="0" w:color="auto"/>
            <w:left w:val="none" w:sz="0" w:space="0" w:color="auto"/>
            <w:bottom w:val="none" w:sz="0" w:space="0" w:color="auto"/>
            <w:right w:val="none" w:sz="0" w:space="0" w:color="auto"/>
          </w:divBdr>
        </w:div>
        <w:div w:id="2108846453">
          <w:marLeft w:val="640"/>
          <w:marRight w:val="0"/>
          <w:marTop w:val="0"/>
          <w:marBottom w:val="0"/>
          <w:divBdr>
            <w:top w:val="none" w:sz="0" w:space="0" w:color="auto"/>
            <w:left w:val="none" w:sz="0" w:space="0" w:color="auto"/>
            <w:bottom w:val="none" w:sz="0" w:space="0" w:color="auto"/>
            <w:right w:val="none" w:sz="0" w:space="0" w:color="auto"/>
          </w:divBdr>
        </w:div>
        <w:div w:id="1351562957">
          <w:marLeft w:val="640"/>
          <w:marRight w:val="0"/>
          <w:marTop w:val="0"/>
          <w:marBottom w:val="0"/>
          <w:divBdr>
            <w:top w:val="none" w:sz="0" w:space="0" w:color="auto"/>
            <w:left w:val="none" w:sz="0" w:space="0" w:color="auto"/>
            <w:bottom w:val="none" w:sz="0" w:space="0" w:color="auto"/>
            <w:right w:val="none" w:sz="0" w:space="0" w:color="auto"/>
          </w:divBdr>
        </w:div>
        <w:div w:id="1867715005">
          <w:marLeft w:val="640"/>
          <w:marRight w:val="0"/>
          <w:marTop w:val="0"/>
          <w:marBottom w:val="0"/>
          <w:divBdr>
            <w:top w:val="none" w:sz="0" w:space="0" w:color="auto"/>
            <w:left w:val="none" w:sz="0" w:space="0" w:color="auto"/>
            <w:bottom w:val="none" w:sz="0" w:space="0" w:color="auto"/>
            <w:right w:val="none" w:sz="0" w:space="0" w:color="auto"/>
          </w:divBdr>
        </w:div>
        <w:div w:id="386729077">
          <w:marLeft w:val="640"/>
          <w:marRight w:val="0"/>
          <w:marTop w:val="0"/>
          <w:marBottom w:val="0"/>
          <w:divBdr>
            <w:top w:val="none" w:sz="0" w:space="0" w:color="auto"/>
            <w:left w:val="none" w:sz="0" w:space="0" w:color="auto"/>
            <w:bottom w:val="none" w:sz="0" w:space="0" w:color="auto"/>
            <w:right w:val="none" w:sz="0" w:space="0" w:color="auto"/>
          </w:divBdr>
        </w:div>
        <w:div w:id="1979527397">
          <w:marLeft w:val="640"/>
          <w:marRight w:val="0"/>
          <w:marTop w:val="0"/>
          <w:marBottom w:val="0"/>
          <w:divBdr>
            <w:top w:val="none" w:sz="0" w:space="0" w:color="auto"/>
            <w:left w:val="none" w:sz="0" w:space="0" w:color="auto"/>
            <w:bottom w:val="none" w:sz="0" w:space="0" w:color="auto"/>
            <w:right w:val="none" w:sz="0" w:space="0" w:color="auto"/>
          </w:divBdr>
        </w:div>
        <w:div w:id="1167210247">
          <w:marLeft w:val="640"/>
          <w:marRight w:val="0"/>
          <w:marTop w:val="0"/>
          <w:marBottom w:val="0"/>
          <w:divBdr>
            <w:top w:val="none" w:sz="0" w:space="0" w:color="auto"/>
            <w:left w:val="none" w:sz="0" w:space="0" w:color="auto"/>
            <w:bottom w:val="none" w:sz="0" w:space="0" w:color="auto"/>
            <w:right w:val="none" w:sz="0" w:space="0" w:color="auto"/>
          </w:divBdr>
        </w:div>
        <w:div w:id="839588676">
          <w:marLeft w:val="640"/>
          <w:marRight w:val="0"/>
          <w:marTop w:val="0"/>
          <w:marBottom w:val="0"/>
          <w:divBdr>
            <w:top w:val="none" w:sz="0" w:space="0" w:color="auto"/>
            <w:left w:val="none" w:sz="0" w:space="0" w:color="auto"/>
            <w:bottom w:val="none" w:sz="0" w:space="0" w:color="auto"/>
            <w:right w:val="none" w:sz="0" w:space="0" w:color="auto"/>
          </w:divBdr>
        </w:div>
        <w:div w:id="372923777">
          <w:marLeft w:val="640"/>
          <w:marRight w:val="0"/>
          <w:marTop w:val="0"/>
          <w:marBottom w:val="0"/>
          <w:divBdr>
            <w:top w:val="none" w:sz="0" w:space="0" w:color="auto"/>
            <w:left w:val="none" w:sz="0" w:space="0" w:color="auto"/>
            <w:bottom w:val="none" w:sz="0" w:space="0" w:color="auto"/>
            <w:right w:val="none" w:sz="0" w:space="0" w:color="auto"/>
          </w:divBdr>
        </w:div>
        <w:div w:id="1385565529">
          <w:marLeft w:val="640"/>
          <w:marRight w:val="0"/>
          <w:marTop w:val="0"/>
          <w:marBottom w:val="0"/>
          <w:divBdr>
            <w:top w:val="none" w:sz="0" w:space="0" w:color="auto"/>
            <w:left w:val="none" w:sz="0" w:space="0" w:color="auto"/>
            <w:bottom w:val="none" w:sz="0" w:space="0" w:color="auto"/>
            <w:right w:val="none" w:sz="0" w:space="0" w:color="auto"/>
          </w:divBdr>
        </w:div>
        <w:div w:id="428500684">
          <w:marLeft w:val="640"/>
          <w:marRight w:val="0"/>
          <w:marTop w:val="0"/>
          <w:marBottom w:val="0"/>
          <w:divBdr>
            <w:top w:val="none" w:sz="0" w:space="0" w:color="auto"/>
            <w:left w:val="none" w:sz="0" w:space="0" w:color="auto"/>
            <w:bottom w:val="none" w:sz="0" w:space="0" w:color="auto"/>
            <w:right w:val="none" w:sz="0" w:space="0" w:color="auto"/>
          </w:divBdr>
        </w:div>
        <w:div w:id="1453981722">
          <w:marLeft w:val="640"/>
          <w:marRight w:val="0"/>
          <w:marTop w:val="0"/>
          <w:marBottom w:val="0"/>
          <w:divBdr>
            <w:top w:val="none" w:sz="0" w:space="0" w:color="auto"/>
            <w:left w:val="none" w:sz="0" w:space="0" w:color="auto"/>
            <w:bottom w:val="none" w:sz="0" w:space="0" w:color="auto"/>
            <w:right w:val="none" w:sz="0" w:space="0" w:color="auto"/>
          </w:divBdr>
        </w:div>
        <w:div w:id="1893232040">
          <w:marLeft w:val="640"/>
          <w:marRight w:val="0"/>
          <w:marTop w:val="0"/>
          <w:marBottom w:val="0"/>
          <w:divBdr>
            <w:top w:val="none" w:sz="0" w:space="0" w:color="auto"/>
            <w:left w:val="none" w:sz="0" w:space="0" w:color="auto"/>
            <w:bottom w:val="none" w:sz="0" w:space="0" w:color="auto"/>
            <w:right w:val="none" w:sz="0" w:space="0" w:color="auto"/>
          </w:divBdr>
        </w:div>
        <w:div w:id="1699888814">
          <w:marLeft w:val="640"/>
          <w:marRight w:val="0"/>
          <w:marTop w:val="0"/>
          <w:marBottom w:val="0"/>
          <w:divBdr>
            <w:top w:val="none" w:sz="0" w:space="0" w:color="auto"/>
            <w:left w:val="none" w:sz="0" w:space="0" w:color="auto"/>
            <w:bottom w:val="none" w:sz="0" w:space="0" w:color="auto"/>
            <w:right w:val="none" w:sz="0" w:space="0" w:color="auto"/>
          </w:divBdr>
        </w:div>
        <w:div w:id="1083255293">
          <w:marLeft w:val="640"/>
          <w:marRight w:val="0"/>
          <w:marTop w:val="0"/>
          <w:marBottom w:val="0"/>
          <w:divBdr>
            <w:top w:val="none" w:sz="0" w:space="0" w:color="auto"/>
            <w:left w:val="none" w:sz="0" w:space="0" w:color="auto"/>
            <w:bottom w:val="none" w:sz="0" w:space="0" w:color="auto"/>
            <w:right w:val="none" w:sz="0" w:space="0" w:color="auto"/>
          </w:divBdr>
        </w:div>
        <w:div w:id="1900626094">
          <w:marLeft w:val="640"/>
          <w:marRight w:val="0"/>
          <w:marTop w:val="0"/>
          <w:marBottom w:val="0"/>
          <w:divBdr>
            <w:top w:val="none" w:sz="0" w:space="0" w:color="auto"/>
            <w:left w:val="none" w:sz="0" w:space="0" w:color="auto"/>
            <w:bottom w:val="none" w:sz="0" w:space="0" w:color="auto"/>
            <w:right w:val="none" w:sz="0" w:space="0" w:color="auto"/>
          </w:divBdr>
        </w:div>
        <w:div w:id="1651708514">
          <w:marLeft w:val="640"/>
          <w:marRight w:val="0"/>
          <w:marTop w:val="0"/>
          <w:marBottom w:val="0"/>
          <w:divBdr>
            <w:top w:val="none" w:sz="0" w:space="0" w:color="auto"/>
            <w:left w:val="none" w:sz="0" w:space="0" w:color="auto"/>
            <w:bottom w:val="none" w:sz="0" w:space="0" w:color="auto"/>
            <w:right w:val="none" w:sz="0" w:space="0" w:color="auto"/>
          </w:divBdr>
        </w:div>
        <w:div w:id="945964921">
          <w:marLeft w:val="640"/>
          <w:marRight w:val="0"/>
          <w:marTop w:val="0"/>
          <w:marBottom w:val="0"/>
          <w:divBdr>
            <w:top w:val="none" w:sz="0" w:space="0" w:color="auto"/>
            <w:left w:val="none" w:sz="0" w:space="0" w:color="auto"/>
            <w:bottom w:val="none" w:sz="0" w:space="0" w:color="auto"/>
            <w:right w:val="none" w:sz="0" w:space="0" w:color="auto"/>
          </w:divBdr>
        </w:div>
        <w:div w:id="446046528">
          <w:marLeft w:val="640"/>
          <w:marRight w:val="0"/>
          <w:marTop w:val="0"/>
          <w:marBottom w:val="0"/>
          <w:divBdr>
            <w:top w:val="none" w:sz="0" w:space="0" w:color="auto"/>
            <w:left w:val="none" w:sz="0" w:space="0" w:color="auto"/>
            <w:bottom w:val="none" w:sz="0" w:space="0" w:color="auto"/>
            <w:right w:val="none" w:sz="0" w:space="0" w:color="auto"/>
          </w:divBdr>
        </w:div>
        <w:div w:id="711539961">
          <w:marLeft w:val="640"/>
          <w:marRight w:val="0"/>
          <w:marTop w:val="0"/>
          <w:marBottom w:val="0"/>
          <w:divBdr>
            <w:top w:val="none" w:sz="0" w:space="0" w:color="auto"/>
            <w:left w:val="none" w:sz="0" w:space="0" w:color="auto"/>
            <w:bottom w:val="none" w:sz="0" w:space="0" w:color="auto"/>
            <w:right w:val="none" w:sz="0" w:space="0" w:color="auto"/>
          </w:divBdr>
        </w:div>
        <w:div w:id="898634804">
          <w:marLeft w:val="640"/>
          <w:marRight w:val="0"/>
          <w:marTop w:val="0"/>
          <w:marBottom w:val="0"/>
          <w:divBdr>
            <w:top w:val="none" w:sz="0" w:space="0" w:color="auto"/>
            <w:left w:val="none" w:sz="0" w:space="0" w:color="auto"/>
            <w:bottom w:val="none" w:sz="0" w:space="0" w:color="auto"/>
            <w:right w:val="none" w:sz="0" w:space="0" w:color="auto"/>
          </w:divBdr>
        </w:div>
        <w:div w:id="250697243">
          <w:marLeft w:val="640"/>
          <w:marRight w:val="0"/>
          <w:marTop w:val="0"/>
          <w:marBottom w:val="0"/>
          <w:divBdr>
            <w:top w:val="none" w:sz="0" w:space="0" w:color="auto"/>
            <w:left w:val="none" w:sz="0" w:space="0" w:color="auto"/>
            <w:bottom w:val="none" w:sz="0" w:space="0" w:color="auto"/>
            <w:right w:val="none" w:sz="0" w:space="0" w:color="auto"/>
          </w:divBdr>
        </w:div>
        <w:div w:id="1598712005">
          <w:marLeft w:val="640"/>
          <w:marRight w:val="0"/>
          <w:marTop w:val="0"/>
          <w:marBottom w:val="0"/>
          <w:divBdr>
            <w:top w:val="none" w:sz="0" w:space="0" w:color="auto"/>
            <w:left w:val="none" w:sz="0" w:space="0" w:color="auto"/>
            <w:bottom w:val="none" w:sz="0" w:space="0" w:color="auto"/>
            <w:right w:val="none" w:sz="0" w:space="0" w:color="auto"/>
          </w:divBdr>
        </w:div>
        <w:div w:id="122575902">
          <w:marLeft w:val="640"/>
          <w:marRight w:val="0"/>
          <w:marTop w:val="0"/>
          <w:marBottom w:val="0"/>
          <w:divBdr>
            <w:top w:val="none" w:sz="0" w:space="0" w:color="auto"/>
            <w:left w:val="none" w:sz="0" w:space="0" w:color="auto"/>
            <w:bottom w:val="none" w:sz="0" w:space="0" w:color="auto"/>
            <w:right w:val="none" w:sz="0" w:space="0" w:color="auto"/>
          </w:divBdr>
        </w:div>
        <w:div w:id="58554748">
          <w:marLeft w:val="640"/>
          <w:marRight w:val="0"/>
          <w:marTop w:val="0"/>
          <w:marBottom w:val="0"/>
          <w:divBdr>
            <w:top w:val="none" w:sz="0" w:space="0" w:color="auto"/>
            <w:left w:val="none" w:sz="0" w:space="0" w:color="auto"/>
            <w:bottom w:val="none" w:sz="0" w:space="0" w:color="auto"/>
            <w:right w:val="none" w:sz="0" w:space="0" w:color="auto"/>
          </w:divBdr>
        </w:div>
        <w:div w:id="750394924">
          <w:marLeft w:val="640"/>
          <w:marRight w:val="0"/>
          <w:marTop w:val="0"/>
          <w:marBottom w:val="0"/>
          <w:divBdr>
            <w:top w:val="none" w:sz="0" w:space="0" w:color="auto"/>
            <w:left w:val="none" w:sz="0" w:space="0" w:color="auto"/>
            <w:bottom w:val="none" w:sz="0" w:space="0" w:color="auto"/>
            <w:right w:val="none" w:sz="0" w:space="0" w:color="auto"/>
          </w:divBdr>
        </w:div>
        <w:div w:id="75639363">
          <w:marLeft w:val="640"/>
          <w:marRight w:val="0"/>
          <w:marTop w:val="0"/>
          <w:marBottom w:val="0"/>
          <w:divBdr>
            <w:top w:val="none" w:sz="0" w:space="0" w:color="auto"/>
            <w:left w:val="none" w:sz="0" w:space="0" w:color="auto"/>
            <w:bottom w:val="none" w:sz="0" w:space="0" w:color="auto"/>
            <w:right w:val="none" w:sz="0" w:space="0" w:color="auto"/>
          </w:divBdr>
        </w:div>
        <w:div w:id="1672947687">
          <w:marLeft w:val="640"/>
          <w:marRight w:val="0"/>
          <w:marTop w:val="0"/>
          <w:marBottom w:val="0"/>
          <w:divBdr>
            <w:top w:val="none" w:sz="0" w:space="0" w:color="auto"/>
            <w:left w:val="none" w:sz="0" w:space="0" w:color="auto"/>
            <w:bottom w:val="none" w:sz="0" w:space="0" w:color="auto"/>
            <w:right w:val="none" w:sz="0" w:space="0" w:color="auto"/>
          </w:divBdr>
        </w:div>
        <w:div w:id="1862550747">
          <w:marLeft w:val="640"/>
          <w:marRight w:val="0"/>
          <w:marTop w:val="0"/>
          <w:marBottom w:val="0"/>
          <w:divBdr>
            <w:top w:val="none" w:sz="0" w:space="0" w:color="auto"/>
            <w:left w:val="none" w:sz="0" w:space="0" w:color="auto"/>
            <w:bottom w:val="none" w:sz="0" w:space="0" w:color="auto"/>
            <w:right w:val="none" w:sz="0" w:space="0" w:color="auto"/>
          </w:divBdr>
        </w:div>
        <w:div w:id="458840081">
          <w:marLeft w:val="640"/>
          <w:marRight w:val="0"/>
          <w:marTop w:val="0"/>
          <w:marBottom w:val="0"/>
          <w:divBdr>
            <w:top w:val="none" w:sz="0" w:space="0" w:color="auto"/>
            <w:left w:val="none" w:sz="0" w:space="0" w:color="auto"/>
            <w:bottom w:val="none" w:sz="0" w:space="0" w:color="auto"/>
            <w:right w:val="none" w:sz="0" w:space="0" w:color="auto"/>
          </w:divBdr>
        </w:div>
        <w:div w:id="660933550">
          <w:marLeft w:val="640"/>
          <w:marRight w:val="0"/>
          <w:marTop w:val="0"/>
          <w:marBottom w:val="0"/>
          <w:divBdr>
            <w:top w:val="none" w:sz="0" w:space="0" w:color="auto"/>
            <w:left w:val="none" w:sz="0" w:space="0" w:color="auto"/>
            <w:bottom w:val="none" w:sz="0" w:space="0" w:color="auto"/>
            <w:right w:val="none" w:sz="0" w:space="0" w:color="auto"/>
          </w:divBdr>
        </w:div>
        <w:div w:id="427846403">
          <w:marLeft w:val="640"/>
          <w:marRight w:val="0"/>
          <w:marTop w:val="0"/>
          <w:marBottom w:val="0"/>
          <w:divBdr>
            <w:top w:val="none" w:sz="0" w:space="0" w:color="auto"/>
            <w:left w:val="none" w:sz="0" w:space="0" w:color="auto"/>
            <w:bottom w:val="none" w:sz="0" w:space="0" w:color="auto"/>
            <w:right w:val="none" w:sz="0" w:space="0" w:color="auto"/>
          </w:divBdr>
        </w:div>
        <w:div w:id="1903443634">
          <w:marLeft w:val="640"/>
          <w:marRight w:val="0"/>
          <w:marTop w:val="0"/>
          <w:marBottom w:val="0"/>
          <w:divBdr>
            <w:top w:val="none" w:sz="0" w:space="0" w:color="auto"/>
            <w:left w:val="none" w:sz="0" w:space="0" w:color="auto"/>
            <w:bottom w:val="none" w:sz="0" w:space="0" w:color="auto"/>
            <w:right w:val="none" w:sz="0" w:space="0" w:color="auto"/>
          </w:divBdr>
        </w:div>
        <w:div w:id="1144279322">
          <w:marLeft w:val="640"/>
          <w:marRight w:val="0"/>
          <w:marTop w:val="0"/>
          <w:marBottom w:val="0"/>
          <w:divBdr>
            <w:top w:val="none" w:sz="0" w:space="0" w:color="auto"/>
            <w:left w:val="none" w:sz="0" w:space="0" w:color="auto"/>
            <w:bottom w:val="none" w:sz="0" w:space="0" w:color="auto"/>
            <w:right w:val="none" w:sz="0" w:space="0" w:color="auto"/>
          </w:divBdr>
        </w:div>
        <w:div w:id="1791781822">
          <w:marLeft w:val="640"/>
          <w:marRight w:val="0"/>
          <w:marTop w:val="0"/>
          <w:marBottom w:val="0"/>
          <w:divBdr>
            <w:top w:val="none" w:sz="0" w:space="0" w:color="auto"/>
            <w:left w:val="none" w:sz="0" w:space="0" w:color="auto"/>
            <w:bottom w:val="none" w:sz="0" w:space="0" w:color="auto"/>
            <w:right w:val="none" w:sz="0" w:space="0" w:color="auto"/>
          </w:divBdr>
        </w:div>
        <w:div w:id="2123642244">
          <w:marLeft w:val="640"/>
          <w:marRight w:val="0"/>
          <w:marTop w:val="0"/>
          <w:marBottom w:val="0"/>
          <w:divBdr>
            <w:top w:val="none" w:sz="0" w:space="0" w:color="auto"/>
            <w:left w:val="none" w:sz="0" w:space="0" w:color="auto"/>
            <w:bottom w:val="none" w:sz="0" w:space="0" w:color="auto"/>
            <w:right w:val="none" w:sz="0" w:space="0" w:color="auto"/>
          </w:divBdr>
        </w:div>
        <w:div w:id="807281207">
          <w:marLeft w:val="640"/>
          <w:marRight w:val="0"/>
          <w:marTop w:val="0"/>
          <w:marBottom w:val="0"/>
          <w:divBdr>
            <w:top w:val="none" w:sz="0" w:space="0" w:color="auto"/>
            <w:left w:val="none" w:sz="0" w:space="0" w:color="auto"/>
            <w:bottom w:val="none" w:sz="0" w:space="0" w:color="auto"/>
            <w:right w:val="none" w:sz="0" w:space="0" w:color="auto"/>
          </w:divBdr>
        </w:div>
        <w:div w:id="669328614">
          <w:marLeft w:val="640"/>
          <w:marRight w:val="0"/>
          <w:marTop w:val="0"/>
          <w:marBottom w:val="0"/>
          <w:divBdr>
            <w:top w:val="none" w:sz="0" w:space="0" w:color="auto"/>
            <w:left w:val="none" w:sz="0" w:space="0" w:color="auto"/>
            <w:bottom w:val="none" w:sz="0" w:space="0" w:color="auto"/>
            <w:right w:val="none" w:sz="0" w:space="0" w:color="auto"/>
          </w:divBdr>
        </w:div>
        <w:div w:id="686954738">
          <w:marLeft w:val="640"/>
          <w:marRight w:val="0"/>
          <w:marTop w:val="0"/>
          <w:marBottom w:val="0"/>
          <w:divBdr>
            <w:top w:val="none" w:sz="0" w:space="0" w:color="auto"/>
            <w:left w:val="none" w:sz="0" w:space="0" w:color="auto"/>
            <w:bottom w:val="none" w:sz="0" w:space="0" w:color="auto"/>
            <w:right w:val="none" w:sz="0" w:space="0" w:color="auto"/>
          </w:divBdr>
        </w:div>
        <w:div w:id="58990713">
          <w:marLeft w:val="640"/>
          <w:marRight w:val="0"/>
          <w:marTop w:val="0"/>
          <w:marBottom w:val="0"/>
          <w:divBdr>
            <w:top w:val="none" w:sz="0" w:space="0" w:color="auto"/>
            <w:left w:val="none" w:sz="0" w:space="0" w:color="auto"/>
            <w:bottom w:val="none" w:sz="0" w:space="0" w:color="auto"/>
            <w:right w:val="none" w:sz="0" w:space="0" w:color="auto"/>
          </w:divBdr>
        </w:div>
        <w:div w:id="1150295131">
          <w:marLeft w:val="640"/>
          <w:marRight w:val="0"/>
          <w:marTop w:val="0"/>
          <w:marBottom w:val="0"/>
          <w:divBdr>
            <w:top w:val="none" w:sz="0" w:space="0" w:color="auto"/>
            <w:left w:val="none" w:sz="0" w:space="0" w:color="auto"/>
            <w:bottom w:val="none" w:sz="0" w:space="0" w:color="auto"/>
            <w:right w:val="none" w:sz="0" w:space="0" w:color="auto"/>
          </w:divBdr>
        </w:div>
        <w:div w:id="1669098181">
          <w:marLeft w:val="640"/>
          <w:marRight w:val="0"/>
          <w:marTop w:val="0"/>
          <w:marBottom w:val="0"/>
          <w:divBdr>
            <w:top w:val="none" w:sz="0" w:space="0" w:color="auto"/>
            <w:left w:val="none" w:sz="0" w:space="0" w:color="auto"/>
            <w:bottom w:val="none" w:sz="0" w:space="0" w:color="auto"/>
            <w:right w:val="none" w:sz="0" w:space="0" w:color="auto"/>
          </w:divBdr>
        </w:div>
        <w:div w:id="649141226">
          <w:marLeft w:val="640"/>
          <w:marRight w:val="0"/>
          <w:marTop w:val="0"/>
          <w:marBottom w:val="0"/>
          <w:divBdr>
            <w:top w:val="none" w:sz="0" w:space="0" w:color="auto"/>
            <w:left w:val="none" w:sz="0" w:space="0" w:color="auto"/>
            <w:bottom w:val="none" w:sz="0" w:space="0" w:color="auto"/>
            <w:right w:val="none" w:sz="0" w:space="0" w:color="auto"/>
          </w:divBdr>
        </w:div>
        <w:div w:id="1675299342">
          <w:marLeft w:val="640"/>
          <w:marRight w:val="0"/>
          <w:marTop w:val="0"/>
          <w:marBottom w:val="0"/>
          <w:divBdr>
            <w:top w:val="none" w:sz="0" w:space="0" w:color="auto"/>
            <w:left w:val="none" w:sz="0" w:space="0" w:color="auto"/>
            <w:bottom w:val="none" w:sz="0" w:space="0" w:color="auto"/>
            <w:right w:val="none" w:sz="0" w:space="0" w:color="auto"/>
          </w:divBdr>
        </w:div>
        <w:div w:id="1072116646">
          <w:marLeft w:val="640"/>
          <w:marRight w:val="0"/>
          <w:marTop w:val="0"/>
          <w:marBottom w:val="0"/>
          <w:divBdr>
            <w:top w:val="none" w:sz="0" w:space="0" w:color="auto"/>
            <w:left w:val="none" w:sz="0" w:space="0" w:color="auto"/>
            <w:bottom w:val="none" w:sz="0" w:space="0" w:color="auto"/>
            <w:right w:val="none" w:sz="0" w:space="0" w:color="auto"/>
          </w:divBdr>
        </w:div>
        <w:div w:id="2050445623">
          <w:marLeft w:val="640"/>
          <w:marRight w:val="0"/>
          <w:marTop w:val="0"/>
          <w:marBottom w:val="0"/>
          <w:divBdr>
            <w:top w:val="none" w:sz="0" w:space="0" w:color="auto"/>
            <w:left w:val="none" w:sz="0" w:space="0" w:color="auto"/>
            <w:bottom w:val="none" w:sz="0" w:space="0" w:color="auto"/>
            <w:right w:val="none" w:sz="0" w:space="0" w:color="auto"/>
          </w:divBdr>
        </w:div>
        <w:div w:id="1492941147">
          <w:marLeft w:val="640"/>
          <w:marRight w:val="0"/>
          <w:marTop w:val="0"/>
          <w:marBottom w:val="0"/>
          <w:divBdr>
            <w:top w:val="none" w:sz="0" w:space="0" w:color="auto"/>
            <w:left w:val="none" w:sz="0" w:space="0" w:color="auto"/>
            <w:bottom w:val="none" w:sz="0" w:space="0" w:color="auto"/>
            <w:right w:val="none" w:sz="0" w:space="0" w:color="auto"/>
          </w:divBdr>
        </w:div>
        <w:div w:id="1352802810">
          <w:marLeft w:val="640"/>
          <w:marRight w:val="0"/>
          <w:marTop w:val="0"/>
          <w:marBottom w:val="0"/>
          <w:divBdr>
            <w:top w:val="none" w:sz="0" w:space="0" w:color="auto"/>
            <w:left w:val="none" w:sz="0" w:space="0" w:color="auto"/>
            <w:bottom w:val="none" w:sz="0" w:space="0" w:color="auto"/>
            <w:right w:val="none" w:sz="0" w:space="0" w:color="auto"/>
          </w:divBdr>
        </w:div>
        <w:div w:id="1996448756">
          <w:marLeft w:val="640"/>
          <w:marRight w:val="0"/>
          <w:marTop w:val="0"/>
          <w:marBottom w:val="0"/>
          <w:divBdr>
            <w:top w:val="none" w:sz="0" w:space="0" w:color="auto"/>
            <w:left w:val="none" w:sz="0" w:space="0" w:color="auto"/>
            <w:bottom w:val="none" w:sz="0" w:space="0" w:color="auto"/>
            <w:right w:val="none" w:sz="0" w:space="0" w:color="auto"/>
          </w:divBdr>
        </w:div>
        <w:div w:id="1012994671">
          <w:marLeft w:val="640"/>
          <w:marRight w:val="0"/>
          <w:marTop w:val="0"/>
          <w:marBottom w:val="0"/>
          <w:divBdr>
            <w:top w:val="none" w:sz="0" w:space="0" w:color="auto"/>
            <w:left w:val="none" w:sz="0" w:space="0" w:color="auto"/>
            <w:bottom w:val="none" w:sz="0" w:space="0" w:color="auto"/>
            <w:right w:val="none" w:sz="0" w:space="0" w:color="auto"/>
          </w:divBdr>
        </w:div>
        <w:div w:id="992485396">
          <w:marLeft w:val="640"/>
          <w:marRight w:val="0"/>
          <w:marTop w:val="0"/>
          <w:marBottom w:val="0"/>
          <w:divBdr>
            <w:top w:val="none" w:sz="0" w:space="0" w:color="auto"/>
            <w:left w:val="none" w:sz="0" w:space="0" w:color="auto"/>
            <w:bottom w:val="none" w:sz="0" w:space="0" w:color="auto"/>
            <w:right w:val="none" w:sz="0" w:space="0" w:color="auto"/>
          </w:divBdr>
        </w:div>
        <w:div w:id="958490033">
          <w:marLeft w:val="640"/>
          <w:marRight w:val="0"/>
          <w:marTop w:val="0"/>
          <w:marBottom w:val="0"/>
          <w:divBdr>
            <w:top w:val="none" w:sz="0" w:space="0" w:color="auto"/>
            <w:left w:val="none" w:sz="0" w:space="0" w:color="auto"/>
            <w:bottom w:val="none" w:sz="0" w:space="0" w:color="auto"/>
            <w:right w:val="none" w:sz="0" w:space="0" w:color="auto"/>
          </w:divBdr>
        </w:div>
        <w:div w:id="1356735801">
          <w:marLeft w:val="640"/>
          <w:marRight w:val="0"/>
          <w:marTop w:val="0"/>
          <w:marBottom w:val="0"/>
          <w:divBdr>
            <w:top w:val="none" w:sz="0" w:space="0" w:color="auto"/>
            <w:left w:val="none" w:sz="0" w:space="0" w:color="auto"/>
            <w:bottom w:val="none" w:sz="0" w:space="0" w:color="auto"/>
            <w:right w:val="none" w:sz="0" w:space="0" w:color="auto"/>
          </w:divBdr>
        </w:div>
        <w:div w:id="435249419">
          <w:marLeft w:val="640"/>
          <w:marRight w:val="0"/>
          <w:marTop w:val="0"/>
          <w:marBottom w:val="0"/>
          <w:divBdr>
            <w:top w:val="none" w:sz="0" w:space="0" w:color="auto"/>
            <w:left w:val="none" w:sz="0" w:space="0" w:color="auto"/>
            <w:bottom w:val="none" w:sz="0" w:space="0" w:color="auto"/>
            <w:right w:val="none" w:sz="0" w:space="0" w:color="auto"/>
          </w:divBdr>
        </w:div>
        <w:div w:id="1987271972">
          <w:marLeft w:val="640"/>
          <w:marRight w:val="0"/>
          <w:marTop w:val="0"/>
          <w:marBottom w:val="0"/>
          <w:divBdr>
            <w:top w:val="none" w:sz="0" w:space="0" w:color="auto"/>
            <w:left w:val="none" w:sz="0" w:space="0" w:color="auto"/>
            <w:bottom w:val="none" w:sz="0" w:space="0" w:color="auto"/>
            <w:right w:val="none" w:sz="0" w:space="0" w:color="auto"/>
          </w:divBdr>
        </w:div>
        <w:div w:id="1458598059">
          <w:marLeft w:val="640"/>
          <w:marRight w:val="0"/>
          <w:marTop w:val="0"/>
          <w:marBottom w:val="0"/>
          <w:divBdr>
            <w:top w:val="none" w:sz="0" w:space="0" w:color="auto"/>
            <w:left w:val="none" w:sz="0" w:space="0" w:color="auto"/>
            <w:bottom w:val="none" w:sz="0" w:space="0" w:color="auto"/>
            <w:right w:val="none" w:sz="0" w:space="0" w:color="auto"/>
          </w:divBdr>
        </w:div>
        <w:div w:id="139854241">
          <w:marLeft w:val="640"/>
          <w:marRight w:val="0"/>
          <w:marTop w:val="0"/>
          <w:marBottom w:val="0"/>
          <w:divBdr>
            <w:top w:val="none" w:sz="0" w:space="0" w:color="auto"/>
            <w:left w:val="none" w:sz="0" w:space="0" w:color="auto"/>
            <w:bottom w:val="none" w:sz="0" w:space="0" w:color="auto"/>
            <w:right w:val="none" w:sz="0" w:space="0" w:color="auto"/>
          </w:divBdr>
        </w:div>
        <w:div w:id="316614446">
          <w:marLeft w:val="640"/>
          <w:marRight w:val="0"/>
          <w:marTop w:val="0"/>
          <w:marBottom w:val="0"/>
          <w:divBdr>
            <w:top w:val="none" w:sz="0" w:space="0" w:color="auto"/>
            <w:left w:val="none" w:sz="0" w:space="0" w:color="auto"/>
            <w:bottom w:val="none" w:sz="0" w:space="0" w:color="auto"/>
            <w:right w:val="none" w:sz="0" w:space="0" w:color="auto"/>
          </w:divBdr>
        </w:div>
        <w:div w:id="631861400">
          <w:marLeft w:val="640"/>
          <w:marRight w:val="0"/>
          <w:marTop w:val="0"/>
          <w:marBottom w:val="0"/>
          <w:divBdr>
            <w:top w:val="none" w:sz="0" w:space="0" w:color="auto"/>
            <w:left w:val="none" w:sz="0" w:space="0" w:color="auto"/>
            <w:bottom w:val="none" w:sz="0" w:space="0" w:color="auto"/>
            <w:right w:val="none" w:sz="0" w:space="0" w:color="auto"/>
          </w:divBdr>
        </w:div>
        <w:div w:id="260646470">
          <w:marLeft w:val="640"/>
          <w:marRight w:val="0"/>
          <w:marTop w:val="0"/>
          <w:marBottom w:val="0"/>
          <w:divBdr>
            <w:top w:val="none" w:sz="0" w:space="0" w:color="auto"/>
            <w:left w:val="none" w:sz="0" w:space="0" w:color="auto"/>
            <w:bottom w:val="none" w:sz="0" w:space="0" w:color="auto"/>
            <w:right w:val="none" w:sz="0" w:space="0" w:color="auto"/>
          </w:divBdr>
        </w:div>
        <w:div w:id="1884638235">
          <w:marLeft w:val="640"/>
          <w:marRight w:val="0"/>
          <w:marTop w:val="0"/>
          <w:marBottom w:val="0"/>
          <w:divBdr>
            <w:top w:val="none" w:sz="0" w:space="0" w:color="auto"/>
            <w:left w:val="none" w:sz="0" w:space="0" w:color="auto"/>
            <w:bottom w:val="none" w:sz="0" w:space="0" w:color="auto"/>
            <w:right w:val="none" w:sz="0" w:space="0" w:color="auto"/>
          </w:divBdr>
        </w:div>
        <w:div w:id="935358858">
          <w:marLeft w:val="640"/>
          <w:marRight w:val="0"/>
          <w:marTop w:val="0"/>
          <w:marBottom w:val="0"/>
          <w:divBdr>
            <w:top w:val="none" w:sz="0" w:space="0" w:color="auto"/>
            <w:left w:val="none" w:sz="0" w:space="0" w:color="auto"/>
            <w:bottom w:val="none" w:sz="0" w:space="0" w:color="auto"/>
            <w:right w:val="none" w:sz="0" w:space="0" w:color="auto"/>
          </w:divBdr>
        </w:div>
        <w:div w:id="1520200715">
          <w:marLeft w:val="640"/>
          <w:marRight w:val="0"/>
          <w:marTop w:val="0"/>
          <w:marBottom w:val="0"/>
          <w:divBdr>
            <w:top w:val="none" w:sz="0" w:space="0" w:color="auto"/>
            <w:left w:val="none" w:sz="0" w:space="0" w:color="auto"/>
            <w:bottom w:val="none" w:sz="0" w:space="0" w:color="auto"/>
            <w:right w:val="none" w:sz="0" w:space="0" w:color="auto"/>
          </w:divBdr>
        </w:div>
        <w:div w:id="437335826">
          <w:marLeft w:val="640"/>
          <w:marRight w:val="0"/>
          <w:marTop w:val="0"/>
          <w:marBottom w:val="0"/>
          <w:divBdr>
            <w:top w:val="none" w:sz="0" w:space="0" w:color="auto"/>
            <w:left w:val="none" w:sz="0" w:space="0" w:color="auto"/>
            <w:bottom w:val="none" w:sz="0" w:space="0" w:color="auto"/>
            <w:right w:val="none" w:sz="0" w:space="0" w:color="auto"/>
          </w:divBdr>
        </w:div>
        <w:div w:id="881012850">
          <w:marLeft w:val="640"/>
          <w:marRight w:val="0"/>
          <w:marTop w:val="0"/>
          <w:marBottom w:val="0"/>
          <w:divBdr>
            <w:top w:val="none" w:sz="0" w:space="0" w:color="auto"/>
            <w:left w:val="none" w:sz="0" w:space="0" w:color="auto"/>
            <w:bottom w:val="none" w:sz="0" w:space="0" w:color="auto"/>
            <w:right w:val="none" w:sz="0" w:space="0" w:color="auto"/>
          </w:divBdr>
        </w:div>
        <w:div w:id="314728913">
          <w:marLeft w:val="640"/>
          <w:marRight w:val="0"/>
          <w:marTop w:val="0"/>
          <w:marBottom w:val="0"/>
          <w:divBdr>
            <w:top w:val="none" w:sz="0" w:space="0" w:color="auto"/>
            <w:left w:val="none" w:sz="0" w:space="0" w:color="auto"/>
            <w:bottom w:val="none" w:sz="0" w:space="0" w:color="auto"/>
            <w:right w:val="none" w:sz="0" w:space="0" w:color="auto"/>
          </w:divBdr>
        </w:div>
        <w:div w:id="770394752">
          <w:marLeft w:val="640"/>
          <w:marRight w:val="0"/>
          <w:marTop w:val="0"/>
          <w:marBottom w:val="0"/>
          <w:divBdr>
            <w:top w:val="none" w:sz="0" w:space="0" w:color="auto"/>
            <w:left w:val="none" w:sz="0" w:space="0" w:color="auto"/>
            <w:bottom w:val="none" w:sz="0" w:space="0" w:color="auto"/>
            <w:right w:val="none" w:sz="0" w:space="0" w:color="auto"/>
          </w:divBdr>
        </w:div>
        <w:div w:id="930354998">
          <w:marLeft w:val="640"/>
          <w:marRight w:val="0"/>
          <w:marTop w:val="0"/>
          <w:marBottom w:val="0"/>
          <w:divBdr>
            <w:top w:val="none" w:sz="0" w:space="0" w:color="auto"/>
            <w:left w:val="none" w:sz="0" w:space="0" w:color="auto"/>
            <w:bottom w:val="none" w:sz="0" w:space="0" w:color="auto"/>
            <w:right w:val="none" w:sz="0" w:space="0" w:color="auto"/>
          </w:divBdr>
        </w:div>
        <w:div w:id="2044986050">
          <w:marLeft w:val="640"/>
          <w:marRight w:val="0"/>
          <w:marTop w:val="0"/>
          <w:marBottom w:val="0"/>
          <w:divBdr>
            <w:top w:val="none" w:sz="0" w:space="0" w:color="auto"/>
            <w:left w:val="none" w:sz="0" w:space="0" w:color="auto"/>
            <w:bottom w:val="none" w:sz="0" w:space="0" w:color="auto"/>
            <w:right w:val="none" w:sz="0" w:space="0" w:color="auto"/>
          </w:divBdr>
        </w:div>
        <w:div w:id="1233812264">
          <w:marLeft w:val="640"/>
          <w:marRight w:val="0"/>
          <w:marTop w:val="0"/>
          <w:marBottom w:val="0"/>
          <w:divBdr>
            <w:top w:val="none" w:sz="0" w:space="0" w:color="auto"/>
            <w:left w:val="none" w:sz="0" w:space="0" w:color="auto"/>
            <w:bottom w:val="none" w:sz="0" w:space="0" w:color="auto"/>
            <w:right w:val="none" w:sz="0" w:space="0" w:color="auto"/>
          </w:divBdr>
        </w:div>
        <w:div w:id="1736048737">
          <w:marLeft w:val="640"/>
          <w:marRight w:val="0"/>
          <w:marTop w:val="0"/>
          <w:marBottom w:val="0"/>
          <w:divBdr>
            <w:top w:val="none" w:sz="0" w:space="0" w:color="auto"/>
            <w:left w:val="none" w:sz="0" w:space="0" w:color="auto"/>
            <w:bottom w:val="none" w:sz="0" w:space="0" w:color="auto"/>
            <w:right w:val="none" w:sz="0" w:space="0" w:color="auto"/>
          </w:divBdr>
        </w:div>
        <w:div w:id="345988606">
          <w:marLeft w:val="640"/>
          <w:marRight w:val="0"/>
          <w:marTop w:val="0"/>
          <w:marBottom w:val="0"/>
          <w:divBdr>
            <w:top w:val="none" w:sz="0" w:space="0" w:color="auto"/>
            <w:left w:val="none" w:sz="0" w:space="0" w:color="auto"/>
            <w:bottom w:val="none" w:sz="0" w:space="0" w:color="auto"/>
            <w:right w:val="none" w:sz="0" w:space="0" w:color="auto"/>
          </w:divBdr>
        </w:div>
        <w:div w:id="2120373822">
          <w:marLeft w:val="640"/>
          <w:marRight w:val="0"/>
          <w:marTop w:val="0"/>
          <w:marBottom w:val="0"/>
          <w:divBdr>
            <w:top w:val="none" w:sz="0" w:space="0" w:color="auto"/>
            <w:left w:val="none" w:sz="0" w:space="0" w:color="auto"/>
            <w:bottom w:val="none" w:sz="0" w:space="0" w:color="auto"/>
            <w:right w:val="none" w:sz="0" w:space="0" w:color="auto"/>
          </w:divBdr>
        </w:div>
        <w:div w:id="403993800">
          <w:marLeft w:val="640"/>
          <w:marRight w:val="0"/>
          <w:marTop w:val="0"/>
          <w:marBottom w:val="0"/>
          <w:divBdr>
            <w:top w:val="none" w:sz="0" w:space="0" w:color="auto"/>
            <w:left w:val="none" w:sz="0" w:space="0" w:color="auto"/>
            <w:bottom w:val="none" w:sz="0" w:space="0" w:color="auto"/>
            <w:right w:val="none" w:sz="0" w:space="0" w:color="auto"/>
          </w:divBdr>
        </w:div>
        <w:div w:id="1041709449">
          <w:marLeft w:val="640"/>
          <w:marRight w:val="0"/>
          <w:marTop w:val="0"/>
          <w:marBottom w:val="0"/>
          <w:divBdr>
            <w:top w:val="none" w:sz="0" w:space="0" w:color="auto"/>
            <w:left w:val="none" w:sz="0" w:space="0" w:color="auto"/>
            <w:bottom w:val="none" w:sz="0" w:space="0" w:color="auto"/>
            <w:right w:val="none" w:sz="0" w:space="0" w:color="auto"/>
          </w:divBdr>
        </w:div>
        <w:div w:id="1390571279">
          <w:marLeft w:val="640"/>
          <w:marRight w:val="0"/>
          <w:marTop w:val="0"/>
          <w:marBottom w:val="0"/>
          <w:divBdr>
            <w:top w:val="none" w:sz="0" w:space="0" w:color="auto"/>
            <w:left w:val="none" w:sz="0" w:space="0" w:color="auto"/>
            <w:bottom w:val="none" w:sz="0" w:space="0" w:color="auto"/>
            <w:right w:val="none" w:sz="0" w:space="0" w:color="auto"/>
          </w:divBdr>
        </w:div>
        <w:div w:id="1194878942">
          <w:marLeft w:val="640"/>
          <w:marRight w:val="0"/>
          <w:marTop w:val="0"/>
          <w:marBottom w:val="0"/>
          <w:divBdr>
            <w:top w:val="none" w:sz="0" w:space="0" w:color="auto"/>
            <w:left w:val="none" w:sz="0" w:space="0" w:color="auto"/>
            <w:bottom w:val="none" w:sz="0" w:space="0" w:color="auto"/>
            <w:right w:val="none" w:sz="0" w:space="0" w:color="auto"/>
          </w:divBdr>
        </w:div>
        <w:div w:id="1548759449">
          <w:marLeft w:val="640"/>
          <w:marRight w:val="0"/>
          <w:marTop w:val="0"/>
          <w:marBottom w:val="0"/>
          <w:divBdr>
            <w:top w:val="none" w:sz="0" w:space="0" w:color="auto"/>
            <w:left w:val="none" w:sz="0" w:space="0" w:color="auto"/>
            <w:bottom w:val="none" w:sz="0" w:space="0" w:color="auto"/>
            <w:right w:val="none" w:sz="0" w:space="0" w:color="auto"/>
          </w:divBdr>
        </w:div>
        <w:div w:id="1229807822">
          <w:marLeft w:val="640"/>
          <w:marRight w:val="0"/>
          <w:marTop w:val="0"/>
          <w:marBottom w:val="0"/>
          <w:divBdr>
            <w:top w:val="none" w:sz="0" w:space="0" w:color="auto"/>
            <w:left w:val="none" w:sz="0" w:space="0" w:color="auto"/>
            <w:bottom w:val="none" w:sz="0" w:space="0" w:color="auto"/>
            <w:right w:val="none" w:sz="0" w:space="0" w:color="auto"/>
          </w:divBdr>
        </w:div>
        <w:div w:id="1823614607">
          <w:marLeft w:val="640"/>
          <w:marRight w:val="0"/>
          <w:marTop w:val="0"/>
          <w:marBottom w:val="0"/>
          <w:divBdr>
            <w:top w:val="none" w:sz="0" w:space="0" w:color="auto"/>
            <w:left w:val="none" w:sz="0" w:space="0" w:color="auto"/>
            <w:bottom w:val="none" w:sz="0" w:space="0" w:color="auto"/>
            <w:right w:val="none" w:sz="0" w:space="0" w:color="auto"/>
          </w:divBdr>
        </w:div>
        <w:div w:id="1139611261">
          <w:marLeft w:val="640"/>
          <w:marRight w:val="0"/>
          <w:marTop w:val="0"/>
          <w:marBottom w:val="0"/>
          <w:divBdr>
            <w:top w:val="none" w:sz="0" w:space="0" w:color="auto"/>
            <w:left w:val="none" w:sz="0" w:space="0" w:color="auto"/>
            <w:bottom w:val="none" w:sz="0" w:space="0" w:color="auto"/>
            <w:right w:val="none" w:sz="0" w:space="0" w:color="auto"/>
          </w:divBdr>
        </w:div>
        <w:div w:id="1380284514">
          <w:marLeft w:val="640"/>
          <w:marRight w:val="0"/>
          <w:marTop w:val="0"/>
          <w:marBottom w:val="0"/>
          <w:divBdr>
            <w:top w:val="none" w:sz="0" w:space="0" w:color="auto"/>
            <w:left w:val="none" w:sz="0" w:space="0" w:color="auto"/>
            <w:bottom w:val="none" w:sz="0" w:space="0" w:color="auto"/>
            <w:right w:val="none" w:sz="0" w:space="0" w:color="auto"/>
          </w:divBdr>
        </w:div>
        <w:div w:id="2095710454">
          <w:marLeft w:val="640"/>
          <w:marRight w:val="0"/>
          <w:marTop w:val="0"/>
          <w:marBottom w:val="0"/>
          <w:divBdr>
            <w:top w:val="none" w:sz="0" w:space="0" w:color="auto"/>
            <w:left w:val="none" w:sz="0" w:space="0" w:color="auto"/>
            <w:bottom w:val="none" w:sz="0" w:space="0" w:color="auto"/>
            <w:right w:val="none" w:sz="0" w:space="0" w:color="auto"/>
          </w:divBdr>
        </w:div>
        <w:div w:id="1837919320">
          <w:marLeft w:val="640"/>
          <w:marRight w:val="0"/>
          <w:marTop w:val="0"/>
          <w:marBottom w:val="0"/>
          <w:divBdr>
            <w:top w:val="none" w:sz="0" w:space="0" w:color="auto"/>
            <w:left w:val="none" w:sz="0" w:space="0" w:color="auto"/>
            <w:bottom w:val="none" w:sz="0" w:space="0" w:color="auto"/>
            <w:right w:val="none" w:sz="0" w:space="0" w:color="auto"/>
          </w:divBdr>
        </w:div>
        <w:div w:id="467747587">
          <w:marLeft w:val="640"/>
          <w:marRight w:val="0"/>
          <w:marTop w:val="0"/>
          <w:marBottom w:val="0"/>
          <w:divBdr>
            <w:top w:val="none" w:sz="0" w:space="0" w:color="auto"/>
            <w:left w:val="none" w:sz="0" w:space="0" w:color="auto"/>
            <w:bottom w:val="none" w:sz="0" w:space="0" w:color="auto"/>
            <w:right w:val="none" w:sz="0" w:space="0" w:color="auto"/>
          </w:divBdr>
        </w:div>
        <w:div w:id="1731224774">
          <w:marLeft w:val="640"/>
          <w:marRight w:val="0"/>
          <w:marTop w:val="0"/>
          <w:marBottom w:val="0"/>
          <w:divBdr>
            <w:top w:val="none" w:sz="0" w:space="0" w:color="auto"/>
            <w:left w:val="none" w:sz="0" w:space="0" w:color="auto"/>
            <w:bottom w:val="none" w:sz="0" w:space="0" w:color="auto"/>
            <w:right w:val="none" w:sz="0" w:space="0" w:color="auto"/>
          </w:divBdr>
        </w:div>
        <w:div w:id="471219511">
          <w:marLeft w:val="640"/>
          <w:marRight w:val="0"/>
          <w:marTop w:val="0"/>
          <w:marBottom w:val="0"/>
          <w:divBdr>
            <w:top w:val="none" w:sz="0" w:space="0" w:color="auto"/>
            <w:left w:val="none" w:sz="0" w:space="0" w:color="auto"/>
            <w:bottom w:val="none" w:sz="0" w:space="0" w:color="auto"/>
            <w:right w:val="none" w:sz="0" w:space="0" w:color="auto"/>
          </w:divBdr>
        </w:div>
        <w:div w:id="2106730238">
          <w:marLeft w:val="640"/>
          <w:marRight w:val="0"/>
          <w:marTop w:val="0"/>
          <w:marBottom w:val="0"/>
          <w:divBdr>
            <w:top w:val="none" w:sz="0" w:space="0" w:color="auto"/>
            <w:left w:val="none" w:sz="0" w:space="0" w:color="auto"/>
            <w:bottom w:val="none" w:sz="0" w:space="0" w:color="auto"/>
            <w:right w:val="none" w:sz="0" w:space="0" w:color="auto"/>
          </w:divBdr>
        </w:div>
        <w:div w:id="2105881073">
          <w:marLeft w:val="640"/>
          <w:marRight w:val="0"/>
          <w:marTop w:val="0"/>
          <w:marBottom w:val="0"/>
          <w:divBdr>
            <w:top w:val="none" w:sz="0" w:space="0" w:color="auto"/>
            <w:left w:val="none" w:sz="0" w:space="0" w:color="auto"/>
            <w:bottom w:val="none" w:sz="0" w:space="0" w:color="auto"/>
            <w:right w:val="none" w:sz="0" w:space="0" w:color="auto"/>
          </w:divBdr>
        </w:div>
        <w:div w:id="115608359">
          <w:marLeft w:val="640"/>
          <w:marRight w:val="0"/>
          <w:marTop w:val="0"/>
          <w:marBottom w:val="0"/>
          <w:divBdr>
            <w:top w:val="none" w:sz="0" w:space="0" w:color="auto"/>
            <w:left w:val="none" w:sz="0" w:space="0" w:color="auto"/>
            <w:bottom w:val="none" w:sz="0" w:space="0" w:color="auto"/>
            <w:right w:val="none" w:sz="0" w:space="0" w:color="auto"/>
          </w:divBdr>
        </w:div>
        <w:div w:id="1586302491">
          <w:marLeft w:val="640"/>
          <w:marRight w:val="0"/>
          <w:marTop w:val="0"/>
          <w:marBottom w:val="0"/>
          <w:divBdr>
            <w:top w:val="none" w:sz="0" w:space="0" w:color="auto"/>
            <w:left w:val="none" w:sz="0" w:space="0" w:color="auto"/>
            <w:bottom w:val="none" w:sz="0" w:space="0" w:color="auto"/>
            <w:right w:val="none" w:sz="0" w:space="0" w:color="auto"/>
          </w:divBdr>
        </w:div>
        <w:div w:id="555967455">
          <w:marLeft w:val="640"/>
          <w:marRight w:val="0"/>
          <w:marTop w:val="0"/>
          <w:marBottom w:val="0"/>
          <w:divBdr>
            <w:top w:val="none" w:sz="0" w:space="0" w:color="auto"/>
            <w:left w:val="none" w:sz="0" w:space="0" w:color="auto"/>
            <w:bottom w:val="none" w:sz="0" w:space="0" w:color="auto"/>
            <w:right w:val="none" w:sz="0" w:space="0" w:color="auto"/>
          </w:divBdr>
        </w:div>
        <w:div w:id="215823490">
          <w:marLeft w:val="640"/>
          <w:marRight w:val="0"/>
          <w:marTop w:val="0"/>
          <w:marBottom w:val="0"/>
          <w:divBdr>
            <w:top w:val="none" w:sz="0" w:space="0" w:color="auto"/>
            <w:left w:val="none" w:sz="0" w:space="0" w:color="auto"/>
            <w:bottom w:val="none" w:sz="0" w:space="0" w:color="auto"/>
            <w:right w:val="none" w:sz="0" w:space="0" w:color="auto"/>
          </w:divBdr>
        </w:div>
        <w:div w:id="103044333">
          <w:marLeft w:val="640"/>
          <w:marRight w:val="0"/>
          <w:marTop w:val="0"/>
          <w:marBottom w:val="0"/>
          <w:divBdr>
            <w:top w:val="none" w:sz="0" w:space="0" w:color="auto"/>
            <w:left w:val="none" w:sz="0" w:space="0" w:color="auto"/>
            <w:bottom w:val="none" w:sz="0" w:space="0" w:color="auto"/>
            <w:right w:val="none" w:sz="0" w:space="0" w:color="auto"/>
          </w:divBdr>
        </w:div>
        <w:div w:id="924000033">
          <w:marLeft w:val="640"/>
          <w:marRight w:val="0"/>
          <w:marTop w:val="0"/>
          <w:marBottom w:val="0"/>
          <w:divBdr>
            <w:top w:val="none" w:sz="0" w:space="0" w:color="auto"/>
            <w:left w:val="none" w:sz="0" w:space="0" w:color="auto"/>
            <w:bottom w:val="none" w:sz="0" w:space="0" w:color="auto"/>
            <w:right w:val="none" w:sz="0" w:space="0" w:color="auto"/>
          </w:divBdr>
        </w:div>
        <w:div w:id="952398405">
          <w:marLeft w:val="640"/>
          <w:marRight w:val="0"/>
          <w:marTop w:val="0"/>
          <w:marBottom w:val="0"/>
          <w:divBdr>
            <w:top w:val="none" w:sz="0" w:space="0" w:color="auto"/>
            <w:left w:val="none" w:sz="0" w:space="0" w:color="auto"/>
            <w:bottom w:val="none" w:sz="0" w:space="0" w:color="auto"/>
            <w:right w:val="none" w:sz="0" w:space="0" w:color="auto"/>
          </w:divBdr>
        </w:div>
        <w:div w:id="1965312066">
          <w:marLeft w:val="640"/>
          <w:marRight w:val="0"/>
          <w:marTop w:val="0"/>
          <w:marBottom w:val="0"/>
          <w:divBdr>
            <w:top w:val="none" w:sz="0" w:space="0" w:color="auto"/>
            <w:left w:val="none" w:sz="0" w:space="0" w:color="auto"/>
            <w:bottom w:val="none" w:sz="0" w:space="0" w:color="auto"/>
            <w:right w:val="none" w:sz="0" w:space="0" w:color="auto"/>
          </w:divBdr>
        </w:div>
        <w:div w:id="936013079">
          <w:marLeft w:val="640"/>
          <w:marRight w:val="0"/>
          <w:marTop w:val="0"/>
          <w:marBottom w:val="0"/>
          <w:divBdr>
            <w:top w:val="none" w:sz="0" w:space="0" w:color="auto"/>
            <w:left w:val="none" w:sz="0" w:space="0" w:color="auto"/>
            <w:bottom w:val="none" w:sz="0" w:space="0" w:color="auto"/>
            <w:right w:val="none" w:sz="0" w:space="0" w:color="auto"/>
          </w:divBdr>
        </w:div>
        <w:div w:id="851917596">
          <w:marLeft w:val="640"/>
          <w:marRight w:val="0"/>
          <w:marTop w:val="0"/>
          <w:marBottom w:val="0"/>
          <w:divBdr>
            <w:top w:val="none" w:sz="0" w:space="0" w:color="auto"/>
            <w:left w:val="none" w:sz="0" w:space="0" w:color="auto"/>
            <w:bottom w:val="none" w:sz="0" w:space="0" w:color="auto"/>
            <w:right w:val="none" w:sz="0" w:space="0" w:color="auto"/>
          </w:divBdr>
        </w:div>
        <w:div w:id="1188521094">
          <w:marLeft w:val="640"/>
          <w:marRight w:val="0"/>
          <w:marTop w:val="0"/>
          <w:marBottom w:val="0"/>
          <w:divBdr>
            <w:top w:val="none" w:sz="0" w:space="0" w:color="auto"/>
            <w:left w:val="none" w:sz="0" w:space="0" w:color="auto"/>
            <w:bottom w:val="none" w:sz="0" w:space="0" w:color="auto"/>
            <w:right w:val="none" w:sz="0" w:space="0" w:color="auto"/>
          </w:divBdr>
        </w:div>
      </w:divsChild>
    </w:div>
    <w:div w:id="335235568">
      <w:bodyDiv w:val="1"/>
      <w:marLeft w:val="0"/>
      <w:marRight w:val="0"/>
      <w:marTop w:val="0"/>
      <w:marBottom w:val="0"/>
      <w:divBdr>
        <w:top w:val="none" w:sz="0" w:space="0" w:color="auto"/>
        <w:left w:val="none" w:sz="0" w:space="0" w:color="auto"/>
        <w:bottom w:val="none" w:sz="0" w:space="0" w:color="auto"/>
        <w:right w:val="none" w:sz="0" w:space="0" w:color="auto"/>
      </w:divBdr>
      <w:divsChild>
        <w:div w:id="999694765">
          <w:marLeft w:val="640"/>
          <w:marRight w:val="0"/>
          <w:marTop w:val="0"/>
          <w:marBottom w:val="0"/>
          <w:divBdr>
            <w:top w:val="none" w:sz="0" w:space="0" w:color="auto"/>
            <w:left w:val="none" w:sz="0" w:space="0" w:color="auto"/>
            <w:bottom w:val="none" w:sz="0" w:space="0" w:color="auto"/>
            <w:right w:val="none" w:sz="0" w:space="0" w:color="auto"/>
          </w:divBdr>
        </w:div>
        <w:div w:id="170535665">
          <w:marLeft w:val="640"/>
          <w:marRight w:val="0"/>
          <w:marTop w:val="0"/>
          <w:marBottom w:val="0"/>
          <w:divBdr>
            <w:top w:val="none" w:sz="0" w:space="0" w:color="auto"/>
            <w:left w:val="none" w:sz="0" w:space="0" w:color="auto"/>
            <w:bottom w:val="none" w:sz="0" w:space="0" w:color="auto"/>
            <w:right w:val="none" w:sz="0" w:space="0" w:color="auto"/>
          </w:divBdr>
        </w:div>
        <w:div w:id="2081324644">
          <w:marLeft w:val="640"/>
          <w:marRight w:val="0"/>
          <w:marTop w:val="0"/>
          <w:marBottom w:val="0"/>
          <w:divBdr>
            <w:top w:val="none" w:sz="0" w:space="0" w:color="auto"/>
            <w:left w:val="none" w:sz="0" w:space="0" w:color="auto"/>
            <w:bottom w:val="none" w:sz="0" w:space="0" w:color="auto"/>
            <w:right w:val="none" w:sz="0" w:space="0" w:color="auto"/>
          </w:divBdr>
        </w:div>
        <w:div w:id="1641694565">
          <w:marLeft w:val="640"/>
          <w:marRight w:val="0"/>
          <w:marTop w:val="0"/>
          <w:marBottom w:val="0"/>
          <w:divBdr>
            <w:top w:val="none" w:sz="0" w:space="0" w:color="auto"/>
            <w:left w:val="none" w:sz="0" w:space="0" w:color="auto"/>
            <w:bottom w:val="none" w:sz="0" w:space="0" w:color="auto"/>
            <w:right w:val="none" w:sz="0" w:space="0" w:color="auto"/>
          </w:divBdr>
        </w:div>
        <w:div w:id="1560674931">
          <w:marLeft w:val="640"/>
          <w:marRight w:val="0"/>
          <w:marTop w:val="0"/>
          <w:marBottom w:val="0"/>
          <w:divBdr>
            <w:top w:val="none" w:sz="0" w:space="0" w:color="auto"/>
            <w:left w:val="none" w:sz="0" w:space="0" w:color="auto"/>
            <w:bottom w:val="none" w:sz="0" w:space="0" w:color="auto"/>
            <w:right w:val="none" w:sz="0" w:space="0" w:color="auto"/>
          </w:divBdr>
        </w:div>
        <w:div w:id="262805195">
          <w:marLeft w:val="640"/>
          <w:marRight w:val="0"/>
          <w:marTop w:val="0"/>
          <w:marBottom w:val="0"/>
          <w:divBdr>
            <w:top w:val="none" w:sz="0" w:space="0" w:color="auto"/>
            <w:left w:val="none" w:sz="0" w:space="0" w:color="auto"/>
            <w:bottom w:val="none" w:sz="0" w:space="0" w:color="auto"/>
            <w:right w:val="none" w:sz="0" w:space="0" w:color="auto"/>
          </w:divBdr>
        </w:div>
        <w:div w:id="183637109">
          <w:marLeft w:val="640"/>
          <w:marRight w:val="0"/>
          <w:marTop w:val="0"/>
          <w:marBottom w:val="0"/>
          <w:divBdr>
            <w:top w:val="none" w:sz="0" w:space="0" w:color="auto"/>
            <w:left w:val="none" w:sz="0" w:space="0" w:color="auto"/>
            <w:bottom w:val="none" w:sz="0" w:space="0" w:color="auto"/>
            <w:right w:val="none" w:sz="0" w:space="0" w:color="auto"/>
          </w:divBdr>
        </w:div>
        <w:div w:id="1267078741">
          <w:marLeft w:val="640"/>
          <w:marRight w:val="0"/>
          <w:marTop w:val="0"/>
          <w:marBottom w:val="0"/>
          <w:divBdr>
            <w:top w:val="none" w:sz="0" w:space="0" w:color="auto"/>
            <w:left w:val="none" w:sz="0" w:space="0" w:color="auto"/>
            <w:bottom w:val="none" w:sz="0" w:space="0" w:color="auto"/>
            <w:right w:val="none" w:sz="0" w:space="0" w:color="auto"/>
          </w:divBdr>
        </w:div>
        <w:div w:id="1167207695">
          <w:marLeft w:val="640"/>
          <w:marRight w:val="0"/>
          <w:marTop w:val="0"/>
          <w:marBottom w:val="0"/>
          <w:divBdr>
            <w:top w:val="none" w:sz="0" w:space="0" w:color="auto"/>
            <w:left w:val="none" w:sz="0" w:space="0" w:color="auto"/>
            <w:bottom w:val="none" w:sz="0" w:space="0" w:color="auto"/>
            <w:right w:val="none" w:sz="0" w:space="0" w:color="auto"/>
          </w:divBdr>
        </w:div>
        <w:div w:id="473372626">
          <w:marLeft w:val="640"/>
          <w:marRight w:val="0"/>
          <w:marTop w:val="0"/>
          <w:marBottom w:val="0"/>
          <w:divBdr>
            <w:top w:val="none" w:sz="0" w:space="0" w:color="auto"/>
            <w:left w:val="none" w:sz="0" w:space="0" w:color="auto"/>
            <w:bottom w:val="none" w:sz="0" w:space="0" w:color="auto"/>
            <w:right w:val="none" w:sz="0" w:space="0" w:color="auto"/>
          </w:divBdr>
        </w:div>
        <w:div w:id="1803235044">
          <w:marLeft w:val="640"/>
          <w:marRight w:val="0"/>
          <w:marTop w:val="0"/>
          <w:marBottom w:val="0"/>
          <w:divBdr>
            <w:top w:val="none" w:sz="0" w:space="0" w:color="auto"/>
            <w:left w:val="none" w:sz="0" w:space="0" w:color="auto"/>
            <w:bottom w:val="none" w:sz="0" w:space="0" w:color="auto"/>
            <w:right w:val="none" w:sz="0" w:space="0" w:color="auto"/>
          </w:divBdr>
        </w:div>
        <w:div w:id="17778185">
          <w:marLeft w:val="640"/>
          <w:marRight w:val="0"/>
          <w:marTop w:val="0"/>
          <w:marBottom w:val="0"/>
          <w:divBdr>
            <w:top w:val="none" w:sz="0" w:space="0" w:color="auto"/>
            <w:left w:val="none" w:sz="0" w:space="0" w:color="auto"/>
            <w:bottom w:val="none" w:sz="0" w:space="0" w:color="auto"/>
            <w:right w:val="none" w:sz="0" w:space="0" w:color="auto"/>
          </w:divBdr>
        </w:div>
        <w:div w:id="1835564057">
          <w:marLeft w:val="640"/>
          <w:marRight w:val="0"/>
          <w:marTop w:val="0"/>
          <w:marBottom w:val="0"/>
          <w:divBdr>
            <w:top w:val="none" w:sz="0" w:space="0" w:color="auto"/>
            <w:left w:val="none" w:sz="0" w:space="0" w:color="auto"/>
            <w:bottom w:val="none" w:sz="0" w:space="0" w:color="auto"/>
            <w:right w:val="none" w:sz="0" w:space="0" w:color="auto"/>
          </w:divBdr>
        </w:div>
        <w:div w:id="62487431">
          <w:marLeft w:val="640"/>
          <w:marRight w:val="0"/>
          <w:marTop w:val="0"/>
          <w:marBottom w:val="0"/>
          <w:divBdr>
            <w:top w:val="none" w:sz="0" w:space="0" w:color="auto"/>
            <w:left w:val="none" w:sz="0" w:space="0" w:color="auto"/>
            <w:bottom w:val="none" w:sz="0" w:space="0" w:color="auto"/>
            <w:right w:val="none" w:sz="0" w:space="0" w:color="auto"/>
          </w:divBdr>
        </w:div>
        <w:div w:id="224878344">
          <w:marLeft w:val="640"/>
          <w:marRight w:val="0"/>
          <w:marTop w:val="0"/>
          <w:marBottom w:val="0"/>
          <w:divBdr>
            <w:top w:val="none" w:sz="0" w:space="0" w:color="auto"/>
            <w:left w:val="none" w:sz="0" w:space="0" w:color="auto"/>
            <w:bottom w:val="none" w:sz="0" w:space="0" w:color="auto"/>
            <w:right w:val="none" w:sz="0" w:space="0" w:color="auto"/>
          </w:divBdr>
        </w:div>
        <w:div w:id="1394113805">
          <w:marLeft w:val="640"/>
          <w:marRight w:val="0"/>
          <w:marTop w:val="0"/>
          <w:marBottom w:val="0"/>
          <w:divBdr>
            <w:top w:val="none" w:sz="0" w:space="0" w:color="auto"/>
            <w:left w:val="none" w:sz="0" w:space="0" w:color="auto"/>
            <w:bottom w:val="none" w:sz="0" w:space="0" w:color="auto"/>
            <w:right w:val="none" w:sz="0" w:space="0" w:color="auto"/>
          </w:divBdr>
        </w:div>
        <w:div w:id="215901020">
          <w:marLeft w:val="640"/>
          <w:marRight w:val="0"/>
          <w:marTop w:val="0"/>
          <w:marBottom w:val="0"/>
          <w:divBdr>
            <w:top w:val="none" w:sz="0" w:space="0" w:color="auto"/>
            <w:left w:val="none" w:sz="0" w:space="0" w:color="auto"/>
            <w:bottom w:val="none" w:sz="0" w:space="0" w:color="auto"/>
            <w:right w:val="none" w:sz="0" w:space="0" w:color="auto"/>
          </w:divBdr>
        </w:div>
        <w:div w:id="1517886017">
          <w:marLeft w:val="640"/>
          <w:marRight w:val="0"/>
          <w:marTop w:val="0"/>
          <w:marBottom w:val="0"/>
          <w:divBdr>
            <w:top w:val="none" w:sz="0" w:space="0" w:color="auto"/>
            <w:left w:val="none" w:sz="0" w:space="0" w:color="auto"/>
            <w:bottom w:val="none" w:sz="0" w:space="0" w:color="auto"/>
            <w:right w:val="none" w:sz="0" w:space="0" w:color="auto"/>
          </w:divBdr>
        </w:div>
        <w:div w:id="1025445588">
          <w:marLeft w:val="640"/>
          <w:marRight w:val="0"/>
          <w:marTop w:val="0"/>
          <w:marBottom w:val="0"/>
          <w:divBdr>
            <w:top w:val="none" w:sz="0" w:space="0" w:color="auto"/>
            <w:left w:val="none" w:sz="0" w:space="0" w:color="auto"/>
            <w:bottom w:val="none" w:sz="0" w:space="0" w:color="auto"/>
            <w:right w:val="none" w:sz="0" w:space="0" w:color="auto"/>
          </w:divBdr>
        </w:div>
        <w:div w:id="1868640023">
          <w:marLeft w:val="640"/>
          <w:marRight w:val="0"/>
          <w:marTop w:val="0"/>
          <w:marBottom w:val="0"/>
          <w:divBdr>
            <w:top w:val="none" w:sz="0" w:space="0" w:color="auto"/>
            <w:left w:val="none" w:sz="0" w:space="0" w:color="auto"/>
            <w:bottom w:val="none" w:sz="0" w:space="0" w:color="auto"/>
            <w:right w:val="none" w:sz="0" w:space="0" w:color="auto"/>
          </w:divBdr>
        </w:div>
        <w:div w:id="306469823">
          <w:marLeft w:val="640"/>
          <w:marRight w:val="0"/>
          <w:marTop w:val="0"/>
          <w:marBottom w:val="0"/>
          <w:divBdr>
            <w:top w:val="none" w:sz="0" w:space="0" w:color="auto"/>
            <w:left w:val="none" w:sz="0" w:space="0" w:color="auto"/>
            <w:bottom w:val="none" w:sz="0" w:space="0" w:color="auto"/>
            <w:right w:val="none" w:sz="0" w:space="0" w:color="auto"/>
          </w:divBdr>
        </w:div>
        <w:div w:id="1680085471">
          <w:marLeft w:val="640"/>
          <w:marRight w:val="0"/>
          <w:marTop w:val="0"/>
          <w:marBottom w:val="0"/>
          <w:divBdr>
            <w:top w:val="none" w:sz="0" w:space="0" w:color="auto"/>
            <w:left w:val="none" w:sz="0" w:space="0" w:color="auto"/>
            <w:bottom w:val="none" w:sz="0" w:space="0" w:color="auto"/>
            <w:right w:val="none" w:sz="0" w:space="0" w:color="auto"/>
          </w:divBdr>
        </w:div>
        <w:div w:id="812260984">
          <w:marLeft w:val="640"/>
          <w:marRight w:val="0"/>
          <w:marTop w:val="0"/>
          <w:marBottom w:val="0"/>
          <w:divBdr>
            <w:top w:val="none" w:sz="0" w:space="0" w:color="auto"/>
            <w:left w:val="none" w:sz="0" w:space="0" w:color="auto"/>
            <w:bottom w:val="none" w:sz="0" w:space="0" w:color="auto"/>
            <w:right w:val="none" w:sz="0" w:space="0" w:color="auto"/>
          </w:divBdr>
        </w:div>
        <w:div w:id="1696803759">
          <w:marLeft w:val="640"/>
          <w:marRight w:val="0"/>
          <w:marTop w:val="0"/>
          <w:marBottom w:val="0"/>
          <w:divBdr>
            <w:top w:val="none" w:sz="0" w:space="0" w:color="auto"/>
            <w:left w:val="none" w:sz="0" w:space="0" w:color="auto"/>
            <w:bottom w:val="none" w:sz="0" w:space="0" w:color="auto"/>
            <w:right w:val="none" w:sz="0" w:space="0" w:color="auto"/>
          </w:divBdr>
        </w:div>
        <w:div w:id="1728529939">
          <w:marLeft w:val="640"/>
          <w:marRight w:val="0"/>
          <w:marTop w:val="0"/>
          <w:marBottom w:val="0"/>
          <w:divBdr>
            <w:top w:val="none" w:sz="0" w:space="0" w:color="auto"/>
            <w:left w:val="none" w:sz="0" w:space="0" w:color="auto"/>
            <w:bottom w:val="none" w:sz="0" w:space="0" w:color="auto"/>
            <w:right w:val="none" w:sz="0" w:space="0" w:color="auto"/>
          </w:divBdr>
        </w:div>
        <w:div w:id="1567178466">
          <w:marLeft w:val="640"/>
          <w:marRight w:val="0"/>
          <w:marTop w:val="0"/>
          <w:marBottom w:val="0"/>
          <w:divBdr>
            <w:top w:val="none" w:sz="0" w:space="0" w:color="auto"/>
            <w:left w:val="none" w:sz="0" w:space="0" w:color="auto"/>
            <w:bottom w:val="none" w:sz="0" w:space="0" w:color="auto"/>
            <w:right w:val="none" w:sz="0" w:space="0" w:color="auto"/>
          </w:divBdr>
        </w:div>
        <w:div w:id="1853108073">
          <w:marLeft w:val="640"/>
          <w:marRight w:val="0"/>
          <w:marTop w:val="0"/>
          <w:marBottom w:val="0"/>
          <w:divBdr>
            <w:top w:val="none" w:sz="0" w:space="0" w:color="auto"/>
            <w:left w:val="none" w:sz="0" w:space="0" w:color="auto"/>
            <w:bottom w:val="none" w:sz="0" w:space="0" w:color="auto"/>
            <w:right w:val="none" w:sz="0" w:space="0" w:color="auto"/>
          </w:divBdr>
        </w:div>
        <w:div w:id="1964073951">
          <w:marLeft w:val="640"/>
          <w:marRight w:val="0"/>
          <w:marTop w:val="0"/>
          <w:marBottom w:val="0"/>
          <w:divBdr>
            <w:top w:val="none" w:sz="0" w:space="0" w:color="auto"/>
            <w:left w:val="none" w:sz="0" w:space="0" w:color="auto"/>
            <w:bottom w:val="none" w:sz="0" w:space="0" w:color="auto"/>
            <w:right w:val="none" w:sz="0" w:space="0" w:color="auto"/>
          </w:divBdr>
        </w:div>
        <w:div w:id="2088112411">
          <w:marLeft w:val="640"/>
          <w:marRight w:val="0"/>
          <w:marTop w:val="0"/>
          <w:marBottom w:val="0"/>
          <w:divBdr>
            <w:top w:val="none" w:sz="0" w:space="0" w:color="auto"/>
            <w:left w:val="none" w:sz="0" w:space="0" w:color="auto"/>
            <w:bottom w:val="none" w:sz="0" w:space="0" w:color="auto"/>
            <w:right w:val="none" w:sz="0" w:space="0" w:color="auto"/>
          </w:divBdr>
        </w:div>
        <w:div w:id="1248079474">
          <w:marLeft w:val="640"/>
          <w:marRight w:val="0"/>
          <w:marTop w:val="0"/>
          <w:marBottom w:val="0"/>
          <w:divBdr>
            <w:top w:val="none" w:sz="0" w:space="0" w:color="auto"/>
            <w:left w:val="none" w:sz="0" w:space="0" w:color="auto"/>
            <w:bottom w:val="none" w:sz="0" w:space="0" w:color="auto"/>
            <w:right w:val="none" w:sz="0" w:space="0" w:color="auto"/>
          </w:divBdr>
        </w:div>
        <w:div w:id="1421752875">
          <w:marLeft w:val="640"/>
          <w:marRight w:val="0"/>
          <w:marTop w:val="0"/>
          <w:marBottom w:val="0"/>
          <w:divBdr>
            <w:top w:val="none" w:sz="0" w:space="0" w:color="auto"/>
            <w:left w:val="none" w:sz="0" w:space="0" w:color="auto"/>
            <w:bottom w:val="none" w:sz="0" w:space="0" w:color="auto"/>
            <w:right w:val="none" w:sz="0" w:space="0" w:color="auto"/>
          </w:divBdr>
        </w:div>
        <w:div w:id="623774699">
          <w:marLeft w:val="640"/>
          <w:marRight w:val="0"/>
          <w:marTop w:val="0"/>
          <w:marBottom w:val="0"/>
          <w:divBdr>
            <w:top w:val="none" w:sz="0" w:space="0" w:color="auto"/>
            <w:left w:val="none" w:sz="0" w:space="0" w:color="auto"/>
            <w:bottom w:val="none" w:sz="0" w:space="0" w:color="auto"/>
            <w:right w:val="none" w:sz="0" w:space="0" w:color="auto"/>
          </w:divBdr>
        </w:div>
        <w:div w:id="1290628558">
          <w:marLeft w:val="640"/>
          <w:marRight w:val="0"/>
          <w:marTop w:val="0"/>
          <w:marBottom w:val="0"/>
          <w:divBdr>
            <w:top w:val="none" w:sz="0" w:space="0" w:color="auto"/>
            <w:left w:val="none" w:sz="0" w:space="0" w:color="auto"/>
            <w:bottom w:val="none" w:sz="0" w:space="0" w:color="auto"/>
            <w:right w:val="none" w:sz="0" w:space="0" w:color="auto"/>
          </w:divBdr>
        </w:div>
        <w:div w:id="770128595">
          <w:marLeft w:val="640"/>
          <w:marRight w:val="0"/>
          <w:marTop w:val="0"/>
          <w:marBottom w:val="0"/>
          <w:divBdr>
            <w:top w:val="none" w:sz="0" w:space="0" w:color="auto"/>
            <w:left w:val="none" w:sz="0" w:space="0" w:color="auto"/>
            <w:bottom w:val="none" w:sz="0" w:space="0" w:color="auto"/>
            <w:right w:val="none" w:sz="0" w:space="0" w:color="auto"/>
          </w:divBdr>
        </w:div>
        <w:div w:id="1457599558">
          <w:marLeft w:val="640"/>
          <w:marRight w:val="0"/>
          <w:marTop w:val="0"/>
          <w:marBottom w:val="0"/>
          <w:divBdr>
            <w:top w:val="none" w:sz="0" w:space="0" w:color="auto"/>
            <w:left w:val="none" w:sz="0" w:space="0" w:color="auto"/>
            <w:bottom w:val="none" w:sz="0" w:space="0" w:color="auto"/>
            <w:right w:val="none" w:sz="0" w:space="0" w:color="auto"/>
          </w:divBdr>
        </w:div>
        <w:div w:id="1810898420">
          <w:marLeft w:val="640"/>
          <w:marRight w:val="0"/>
          <w:marTop w:val="0"/>
          <w:marBottom w:val="0"/>
          <w:divBdr>
            <w:top w:val="none" w:sz="0" w:space="0" w:color="auto"/>
            <w:left w:val="none" w:sz="0" w:space="0" w:color="auto"/>
            <w:bottom w:val="none" w:sz="0" w:space="0" w:color="auto"/>
            <w:right w:val="none" w:sz="0" w:space="0" w:color="auto"/>
          </w:divBdr>
        </w:div>
        <w:div w:id="604919609">
          <w:marLeft w:val="640"/>
          <w:marRight w:val="0"/>
          <w:marTop w:val="0"/>
          <w:marBottom w:val="0"/>
          <w:divBdr>
            <w:top w:val="none" w:sz="0" w:space="0" w:color="auto"/>
            <w:left w:val="none" w:sz="0" w:space="0" w:color="auto"/>
            <w:bottom w:val="none" w:sz="0" w:space="0" w:color="auto"/>
            <w:right w:val="none" w:sz="0" w:space="0" w:color="auto"/>
          </w:divBdr>
        </w:div>
        <w:div w:id="1053113108">
          <w:marLeft w:val="640"/>
          <w:marRight w:val="0"/>
          <w:marTop w:val="0"/>
          <w:marBottom w:val="0"/>
          <w:divBdr>
            <w:top w:val="none" w:sz="0" w:space="0" w:color="auto"/>
            <w:left w:val="none" w:sz="0" w:space="0" w:color="auto"/>
            <w:bottom w:val="none" w:sz="0" w:space="0" w:color="auto"/>
            <w:right w:val="none" w:sz="0" w:space="0" w:color="auto"/>
          </w:divBdr>
        </w:div>
        <w:div w:id="139538640">
          <w:marLeft w:val="640"/>
          <w:marRight w:val="0"/>
          <w:marTop w:val="0"/>
          <w:marBottom w:val="0"/>
          <w:divBdr>
            <w:top w:val="none" w:sz="0" w:space="0" w:color="auto"/>
            <w:left w:val="none" w:sz="0" w:space="0" w:color="auto"/>
            <w:bottom w:val="none" w:sz="0" w:space="0" w:color="auto"/>
            <w:right w:val="none" w:sz="0" w:space="0" w:color="auto"/>
          </w:divBdr>
        </w:div>
        <w:div w:id="596210001">
          <w:marLeft w:val="640"/>
          <w:marRight w:val="0"/>
          <w:marTop w:val="0"/>
          <w:marBottom w:val="0"/>
          <w:divBdr>
            <w:top w:val="none" w:sz="0" w:space="0" w:color="auto"/>
            <w:left w:val="none" w:sz="0" w:space="0" w:color="auto"/>
            <w:bottom w:val="none" w:sz="0" w:space="0" w:color="auto"/>
            <w:right w:val="none" w:sz="0" w:space="0" w:color="auto"/>
          </w:divBdr>
        </w:div>
        <w:div w:id="1631016254">
          <w:marLeft w:val="640"/>
          <w:marRight w:val="0"/>
          <w:marTop w:val="0"/>
          <w:marBottom w:val="0"/>
          <w:divBdr>
            <w:top w:val="none" w:sz="0" w:space="0" w:color="auto"/>
            <w:left w:val="none" w:sz="0" w:space="0" w:color="auto"/>
            <w:bottom w:val="none" w:sz="0" w:space="0" w:color="auto"/>
            <w:right w:val="none" w:sz="0" w:space="0" w:color="auto"/>
          </w:divBdr>
        </w:div>
        <w:div w:id="1573539906">
          <w:marLeft w:val="640"/>
          <w:marRight w:val="0"/>
          <w:marTop w:val="0"/>
          <w:marBottom w:val="0"/>
          <w:divBdr>
            <w:top w:val="none" w:sz="0" w:space="0" w:color="auto"/>
            <w:left w:val="none" w:sz="0" w:space="0" w:color="auto"/>
            <w:bottom w:val="none" w:sz="0" w:space="0" w:color="auto"/>
            <w:right w:val="none" w:sz="0" w:space="0" w:color="auto"/>
          </w:divBdr>
        </w:div>
        <w:div w:id="510143014">
          <w:marLeft w:val="640"/>
          <w:marRight w:val="0"/>
          <w:marTop w:val="0"/>
          <w:marBottom w:val="0"/>
          <w:divBdr>
            <w:top w:val="none" w:sz="0" w:space="0" w:color="auto"/>
            <w:left w:val="none" w:sz="0" w:space="0" w:color="auto"/>
            <w:bottom w:val="none" w:sz="0" w:space="0" w:color="auto"/>
            <w:right w:val="none" w:sz="0" w:space="0" w:color="auto"/>
          </w:divBdr>
        </w:div>
        <w:div w:id="1994603671">
          <w:marLeft w:val="640"/>
          <w:marRight w:val="0"/>
          <w:marTop w:val="0"/>
          <w:marBottom w:val="0"/>
          <w:divBdr>
            <w:top w:val="none" w:sz="0" w:space="0" w:color="auto"/>
            <w:left w:val="none" w:sz="0" w:space="0" w:color="auto"/>
            <w:bottom w:val="none" w:sz="0" w:space="0" w:color="auto"/>
            <w:right w:val="none" w:sz="0" w:space="0" w:color="auto"/>
          </w:divBdr>
        </w:div>
        <w:div w:id="201748894">
          <w:marLeft w:val="640"/>
          <w:marRight w:val="0"/>
          <w:marTop w:val="0"/>
          <w:marBottom w:val="0"/>
          <w:divBdr>
            <w:top w:val="none" w:sz="0" w:space="0" w:color="auto"/>
            <w:left w:val="none" w:sz="0" w:space="0" w:color="auto"/>
            <w:bottom w:val="none" w:sz="0" w:space="0" w:color="auto"/>
            <w:right w:val="none" w:sz="0" w:space="0" w:color="auto"/>
          </w:divBdr>
        </w:div>
        <w:div w:id="1914001885">
          <w:marLeft w:val="640"/>
          <w:marRight w:val="0"/>
          <w:marTop w:val="0"/>
          <w:marBottom w:val="0"/>
          <w:divBdr>
            <w:top w:val="none" w:sz="0" w:space="0" w:color="auto"/>
            <w:left w:val="none" w:sz="0" w:space="0" w:color="auto"/>
            <w:bottom w:val="none" w:sz="0" w:space="0" w:color="auto"/>
            <w:right w:val="none" w:sz="0" w:space="0" w:color="auto"/>
          </w:divBdr>
        </w:div>
        <w:div w:id="204878240">
          <w:marLeft w:val="640"/>
          <w:marRight w:val="0"/>
          <w:marTop w:val="0"/>
          <w:marBottom w:val="0"/>
          <w:divBdr>
            <w:top w:val="none" w:sz="0" w:space="0" w:color="auto"/>
            <w:left w:val="none" w:sz="0" w:space="0" w:color="auto"/>
            <w:bottom w:val="none" w:sz="0" w:space="0" w:color="auto"/>
            <w:right w:val="none" w:sz="0" w:space="0" w:color="auto"/>
          </w:divBdr>
        </w:div>
        <w:div w:id="1635213464">
          <w:marLeft w:val="640"/>
          <w:marRight w:val="0"/>
          <w:marTop w:val="0"/>
          <w:marBottom w:val="0"/>
          <w:divBdr>
            <w:top w:val="none" w:sz="0" w:space="0" w:color="auto"/>
            <w:left w:val="none" w:sz="0" w:space="0" w:color="auto"/>
            <w:bottom w:val="none" w:sz="0" w:space="0" w:color="auto"/>
            <w:right w:val="none" w:sz="0" w:space="0" w:color="auto"/>
          </w:divBdr>
        </w:div>
        <w:div w:id="1231114086">
          <w:marLeft w:val="640"/>
          <w:marRight w:val="0"/>
          <w:marTop w:val="0"/>
          <w:marBottom w:val="0"/>
          <w:divBdr>
            <w:top w:val="none" w:sz="0" w:space="0" w:color="auto"/>
            <w:left w:val="none" w:sz="0" w:space="0" w:color="auto"/>
            <w:bottom w:val="none" w:sz="0" w:space="0" w:color="auto"/>
            <w:right w:val="none" w:sz="0" w:space="0" w:color="auto"/>
          </w:divBdr>
        </w:div>
        <w:div w:id="443501878">
          <w:marLeft w:val="640"/>
          <w:marRight w:val="0"/>
          <w:marTop w:val="0"/>
          <w:marBottom w:val="0"/>
          <w:divBdr>
            <w:top w:val="none" w:sz="0" w:space="0" w:color="auto"/>
            <w:left w:val="none" w:sz="0" w:space="0" w:color="auto"/>
            <w:bottom w:val="none" w:sz="0" w:space="0" w:color="auto"/>
            <w:right w:val="none" w:sz="0" w:space="0" w:color="auto"/>
          </w:divBdr>
        </w:div>
        <w:div w:id="714961608">
          <w:marLeft w:val="640"/>
          <w:marRight w:val="0"/>
          <w:marTop w:val="0"/>
          <w:marBottom w:val="0"/>
          <w:divBdr>
            <w:top w:val="none" w:sz="0" w:space="0" w:color="auto"/>
            <w:left w:val="none" w:sz="0" w:space="0" w:color="auto"/>
            <w:bottom w:val="none" w:sz="0" w:space="0" w:color="auto"/>
            <w:right w:val="none" w:sz="0" w:space="0" w:color="auto"/>
          </w:divBdr>
        </w:div>
        <w:div w:id="2089955860">
          <w:marLeft w:val="640"/>
          <w:marRight w:val="0"/>
          <w:marTop w:val="0"/>
          <w:marBottom w:val="0"/>
          <w:divBdr>
            <w:top w:val="none" w:sz="0" w:space="0" w:color="auto"/>
            <w:left w:val="none" w:sz="0" w:space="0" w:color="auto"/>
            <w:bottom w:val="none" w:sz="0" w:space="0" w:color="auto"/>
            <w:right w:val="none" w:sz="0" w:space="0" w:color="auto"/>
          </w:divBdr>
        </w:div>
        <w:div w:id="977993971">
          <w:marLeft w:val="640"/>
          <w:marRight w:val="0"/>
          <w:marTop w:val="0"/>
          <w:marBottom w:val="0"/>
          <w:divBdr>
            <w:top w:val="none" w:sz="0" w:space="0" w:color="auto"/>
            <w:left w:val="none" w:sz="0" w:space="0" w:color="auto"/>
            <w:bottom w:val="none" w:sz="0" w:space="0" w:color="auto"/>
            <w:right w:val="none" w:sz="0" w:space="0" w:color="auto"/>
          </w:divBdr>
        </w:div>
        <w:div w:id="1752698416">
          <w:marLeft w:val="640"/>
          <w:marRight w:val="0"/>
          <w:marTop w:val="0"/>
          <w:marBottom w:val="0"/>
          <w:divBdr>
            <w:top w:val="none" w:sz="0" w:space="0" w:color="auto"/>
            <w:left w:val="none" w:sz="0" w:space="0" w:color="auto"/>
            <w:bottom w:val="none" w:sz="0" w:space="0" w:color="auto"/>
            <w:right w:val="none" w:sz="0" w:space="0" w:color="auto"/>
          </w:divBdr>
        </w:div>
        <w:div w:id="1412432839">
          <w:marLeft w:val="640"/>
          <w:marRight w:val="0"/>
          <w:marTop w:val="0"/>
          <w:marBottom w:val="0"/>
          <w:divBdr>
            <w:top w:val="none" w:sz="0" w:space="0" w:color="auto"/>
            <w:left w:val="none" w:sz="0" w:space="0" w:color="auto"/>
            <w:bottom w:val="none" w:sz="0" w:space="0" w:color="auto"/>
            <w:right w:val="none" w:sz="0" w:space="0" w:color="auto"/>
          </w:divBdr>
        </w:div>
        <w:div w:id="1769278422">
          <w:marLeft w:val="640"/>
          <w:marRight w:val="0"/>
          <w:marTop w:val="0"/>
          <w:marBottom w:val="0"/>
          <w:divBdr>
            <w:top w:val="none" w:sz="0" w:space="0" w:color="auto"/>
            <w:left w:val="none" w:sz="0" w:space="0" w:color="auto"/>
            <w:bottom w:val="none" w:sz="0" w:space="0" w:color="auto"/>
            <w:right w:val="none" w:sz="0" w:space="0" w:color="auto"/>
          </w:divBdr>
        </w:div>
        <w:div w:id="404305610">
          <w:marLeft w:val="640"/>
          <w:marRight w:val="0"/>
          <w:marTop w:val="0"/>
          <w:marBottom w:val="0"/>
          <w:divBdr>
            <w:top w:val="none" w:sz="0" w:space="0" w:color="auto"/>
            <w:left w:val="none" w:sz="0" w:space="0" w:color="auto"/>
            <w:bottom w:val="none" w:sz="0" w:space="0" w:color="auto"/>
            <w:right w:val="none" w:sz="0" w:space="0" w:color="auto"/>
          </w:divBdr>
        </w:div>
        <w:div w:id="10420974">
          <w:marLeft w:val="640"/>
          <w:marRight w:val="0"/>
          <w:marTop w:val="0"/>
          <w:marBottom w:val="0"/>
          <w:divBdr>
            <w:top w:val="none" w:sz="0" w:space="0" w:color="auto"/>
            <w:left w:val="none" w:sz="0" w:space="0" w:color="auto"/>
            <w:bottom w:val="none" w:sz="0" w:space="0" w:color="auto"/>
            <w:right w:val="none" w:sz="0" w:space="0" w:color="auto"/>
          </w:divBdr>
        </w:div>
        <w:div w:id="1833831654">
          <w:marLeft w:val="640"/>
          <w:marRight w:val="0"/>
          <w:marTop w:val="0"/>
          <w:marBottom w:val="0"/>
          <w:divBdr>
            <w:top w:val="none" w:sz="0" w:space="0" w:color="auto"/>
            <w:left w:val="none" w:sz="0" w:space="0" w:color="auto"/>
            <w:bottom w:val="none" w:sz="0" w:space="0" w:color="auto"/>
            <w:right w:val="none" w:sz="0" w:space="0" w:color="auto"/>
          </w:divBdr>
        </w:div>
        <w:div w:id="1742556724">
          <w:marLeft w:val="640"/>
          <w:marRight w:val="0"/>
          <w:marTop w:val="0"/>
          <w:marBottom w:val="0"/>
          <w:divBdr>
            <w:top w:val="none" w:sz="0" w:space="0" w:color="auto"/>
            <w:left w:val="none" w:sz="0" w:space="0" w:color="auto"/>
            <w:bottom w:val="none" w:sz="0" w:space="0" w:color="auto"/>
            <w:right w:val="none" w:sz="0" w:space="0" w:color="auto"/>
          </w:divBdr>
        </w:div>
        <w:div w:id="1357729493">
          <w:marLeft w:val="640"/>
          <w:marRight w:val="0"/>
          <w:marTop w:val="0"/>
          <w:marBottom w:val="0"/>
          <w:divBdr>
            <w:top w:val="none" w:sz="0" w:space="0" w:color="auto"/>
            <w:left w:val="none" w:sz="0" w:space="0" w:color="auto"/>
            <w:bottom w:val="none" w:sz="0" w:space="0" w:color="auto"/>
            <w:right w:val="none" w:sz="0" w:space="0" w:color="auto"/>
          </w:divBdr>
        </w:div>
        <w:div w:id="1319379893">
          <w:marLeft w:val="640"/>
          <w:marRight w:val="0"/>
          <w:marTop w:val="0"/>
          <w:marBottom w:val="0"/>
          <w:divBdr>
            <w:top w:val="none" w:sz="0" w:space="0" w:color="auto"/>
            <w:left w:val="none" w:sz="0" w:space="0" w:color="auto"/>
            <w:bottom w:val="none" w:sz="0" w:space="0" w:color="auto"/>
            <w:right w:val="none" w:sz="0" w:space="0" w:color="auto"/>
          </w:divBdr>
        </w:div>
        <w:div w:id="2056075144">
          <w:marLeft w:val="640"/>
          <w:marRight w:val="0"/>
          <w:marTop w:val="0"/>
          <w:marBottom w:val="0"/>
          <w:divBdr>
            <w:top w:val="none" w:sz="0" w:space="0" w:color="auto"/>
            <w:left w:val="none" w:sz="0" w:space="0" w:color="auto"/>
            <w:bottom w:val="none" w:sz="0" w:space="0" w:color="auto"/>
            <w:right w:val="none" w:sz="0" w:space="0" w:color="auto"/>
          </w:divBdr>
        </w:div>
        <w:div w:id="19555199">
          <w:marLeft w:val="640"/>
          <w:marRight w:val="0"/>
          <w:marTop w:val="0"/>
          <w:marBottom w:val="0"/>
          <w:divBdr>
            <w:top w:val="none" w:sz="0" w:space="0" w:color="auto"/>
            <w:left w:val="none" w:sz="0" w:space="0" w:color="auto"/>
            <w:bottom w:val="none" w:sz="0" w:space="0" w:color="auto"/>
            <w:right w:val="none" w:sz="0" w:space="0" w:color="auto"/>
          </w:divBdr>
        </w:div>
        <w:div w:id="803810853">
          <w:marLeft w:val="640"/>
          <w:marRight w:val="0"/>
          <w:marTop w:val="0"/>
          <w:marBottom w:val="0"/>
          <w:divBdr>
            <w:top w:val="none" w:sz="0" w:space="0" w:color="auto"/>
            <w:left w:val="none" w:sz="0" w:space="0" w:color="auto"/>
            <w:bottom w:val="none" w:sz="0" w:space="0" w:color="auto"/>
            <w:right w:val="none" w:sz="0" w:space="0" w:color="auto"/>
          </w:divBdr>
        </w:div>
        <w:div w:id="1347487457">
          <w:marLeft w:val="640"/>
          <w:marRight w:val="0"/>
          <w:marTop w:val="0"/>
          <w:marBottom w:val="0"/>
          <w:divBdr>
            <w:top w:val="none" w:sz="0" w:space="0" w:color="auto"/>
            <w:left w:val="none" w:sz="0" w:space="0" w:color="auto"/>
            <w:bottom w:val="none" w:sz="0" w:space="0" w:color="auto"/>
            <w:right w:val="none" w:sz="0" w:space="0" w:color="auto"/>
          </w:divBdr>
        </w:div>
        <w:div w:id="1760177959">
          <w:marLeft w:val="640"/>
          <w:marRight w:val="0"/>
          <w:marTop w:val="0"/>
          <w:marBottom w:val="0"/>
          <w:divBdr>
            <w:top w:val="none" w:sz="0" w:space="0" w:color="auto"/>
            <w:left w:val="none" w:sz="0" w:space="0" w:color="auto"/>
            <w:bottom w:val="none" w:sz="0" w:space="0" w:color="auto"/>
            <w:right w:val="none" w:sz="0" w:space="0" w:color="auto"/>
          </w:divBdr>
        </w:div>
        <w:div w:id="337656129">
          <w:marLeft w:val="640"/>
          <w:marRight w:val="0"/>
          <w:marTop w:val="0"/>
          <w:marBottom w:val="0"/>
          <w:divBdr>
            <w:top w:val="none" w:sz="0" w:space="0" w:color="auto"/>
            <w:left w:val="none" w:sz="0" w:space="0" w:color="auto"/>
            <w:bottom w:val="none" w:sz="0" w:space="0" w:color="auto"/>
            <w:right w:val="none" w:sz="0" w:space="0" w:color="auto"/>
          </w:divBdr>
        </w:div>
        <w:div w:id="414980662">
          <w:marLeft w:val="640"/>
          <w:marRight w:val="0"/>
          <w:marTop w:val="0"/>
          <w:marBottom w:val="0"/>
          <w:divBdr>
            <w:top w:val="none" w:sz="0" w:space="0" w:color="auto"/>
            <w:left w:val="none" w:sz="0" w:space="0" w:color="auto"/>
            <w:bottom w:val="none" w:sz="0" w:space="0" w:color="auto"/>
            <w:right w:val="none" w:sz="0" w:space="0" w:color="auto"/>
          </w:divBdr>
        </w:div>
        <w:div w:id="331104204">
          <w:marLeft w:val="640"/>
          <w:marRight w:val="0"/>
          <w:marTop w:val="0"/>
          <w:marBottom w:val="0"/>
          <w:divBdr>
            <w:top w:val="none" w:sz="0" w:space="0" w:color="auto"/>
            <w:left w:val="none" w:sz="0" w:space="0" w:color="auto"/>
            <w:bottom w:val="none" w:sz="0" w:space="0" w:color="auto"/>
            <w:right w:val="none" w:sz="0" w:space="0" w:color="auto"/>
          </w:divBdr>
        </w:div>
        <w:div w:id="523709422">
          <w:marLeft w:val="640"/>
          <w:marRight w:val="0"/>
          <w:marTop w:val="0"/>
          <w:marBottom w:val="0"/>
          <w:divBdr>
            <w:top w:val="none" w:sz="0" w:space="0" w:color="auto"/>
            <w:left w:val="none" w:sz="0" w:space="0" w:color="auto"/>
            <w:bottom w:val="none" w:sz="0" w:space="0" w:color="auto"/>
            <w:right w:val="none" w:sz="0" w:space="0" w:color="auto"/>
          </w:divBdr>
        </w:div>
        <w:div w:id="1709835104">
          <w:marLeft w:val="640"/>
          <w:marRight w:val="0"/>
          <w:marTop w:val="0"/>
          <w:marBottom w:val="0"/>
          <w:divBdr>
            <w:top w:val="none" w:sz="0" w:space="0" w:color="auto"/>
            <w:left w:val="none" w:sz="0" w:space="0" w:color="auto"/>
            <w:bottom w:val="none" w:sz="0" w:space="0" w:color="auto"/>
            <w:right w:val="none" w:sz="0" w:space="0" w:color="auto"/>
          </w:divBdr>
        </w:div>
        <w:div w:id="1939681033">
          <w:marLeft w:val="640"/>
          <w:marRight w:val="0"/>
          <w:marTop w:val="0"/>
          <w:marBottom w:val="0"/>
          <w:divBdr>
            <w:top w:val="none" w:sz="0" w:space="0" w:color="auto"/>
            <w:left w:val="none" w:sz="0" w:space="0" w:color="auto"/>
            <w:bottom w:val="none" w:sz="0" w:space="0" w:color="auto"/>
            <w:right w:val="none" w:sz="0" w:space="0" w:color="auto"/>
          </w:divBdr>
        </w:div>
        <w:div w:id="1870559130">
          <w:marLeft w:val="640"/>
          <w:marRight w:val="0"/>
          <w:marTop w:val="0"/>
          <w:marBottom w:val="0"/>
          <w:divBdr>
            <w:top w:val="none" w:sz="0" w:space="0" w:color="auto"/>
            <w:left w:val="none" w:sz="0" w:space="0" w:color="auto"/>
            <w:bottom w:val="none" w:sz="0" w:space="0" w:color="auto"/>
            <w:right w:val="none" w:sz="0" w:space="0" w:color="auto"/>
          </w:divBdr>
        </w:div>
        <w:div w:id="45687791">
          <w:marLeft w:val="640"/>
          <w:marRight w:val="0"/>
          <w:marTop w:val="0"/>
          <w:marBottom w:val="0"/>
          <w:divBdr>
            <w:top w:val="none" w:sz="0" w:space="0" w:color="auto"/>
            <w:left w:val="none" w:sz="0" w:space="0" w:color="auto"/>
            <w:bottom w:val="none" w:sz="0" w:space="0" w:color="auto"/>
            <w:right w:val="none" w:sz="0" w:space="0" w:color="auto"/>
          </w:divBdr>
        </w:div>
        <w:div w:id="641496759">
          <w:marLeft w:val="640"/>
          <w:marRight w:val="0"/>
          <w:marTop w:val="0"/>
          <w:marBottom w:val="0"/>
          <w:divBdr>
            <w:top w:val="none" w:sz="0" w:space="0" w:color="auto"/>
            <w:left w:val="none" w:sz="0" w:space="0" w:color="auto"/>
            <w:bottom w:val="none" w:sz="0" w:space="0" w:color="auto"/>
            <w:right w:val="none" w:sz="0" w:space="0" w:color="auto"/>
          </w:divBdr>
        </w:div>
        <w:div w:id="43675691">
          <w:marLeft w:val="640"/>
          <w:marRight w:val="0"/>
          <w:marTop w:val="0"/>
          <w:marBottom w:val="0"/>
          <w:divBdr>
            <w:top w:val="none" w:sz="0" w:space="0" w:color="auto"/>
            <w:left w:val="none" w:sz="0" w:space="0" w:color="auto"/>
            <w:bottom w:val="none" w:sz="0" w:space="0" w:color="auto"/>
            <w:right w:val="none" w:sz="0" w:space="0" w:color="auto"/>
          </w:divBdr>
        </w:div>
        <w:div w:id="1296720406">
          <w:marLeft w:val="640"/>
          <w:marRight w:val="0"/>
          <w:marTop w:val="0"/>
          <w:marBottom w:val="0"/>
          <w:divBdr>
            <w:top w:val="none" w:sz="0" w:space="0" w:color="auto"/>
            <w:left w:val="none" w:sz="0" w:space="0" w:color="auto"/>
            <w:bottom w:val="none" w:sz="0" w:space="0" w:color="auto"/>
            <w:right w:val="none" w:sz="0" w:space="0" w:color="auto"/>
          </w:divBdr>
        </w:div>
        <w:div w:id="2140873354">
          <w:marLeft w:val="640"/>
          <w:marRight w:val="0"/>
          <w:marTop w:val="0"/>
          <w:marBottom w:val="0"/>
          <w:divBdr>
            <w:top w:val="none" w:sz="0" w:space="0" w:color="auto"/>
            <w:left w:val="none" w:sz="0" w:space="0" w:color="auto"/>
            <w:bottom w:val="none" w:sz="0" w:space="0" w:color="auto"/>
            <w:right w:val="none" w:sz="0" w:space="0" w:color="auto"/>
          </w:divBdr>
        </w:div>
        <w:div w:id="755319343">
          <w:marLeft w:val="640"/>
          <w:marRight w:val="0"/>
          <w:marTop w:val="0"/>
          <w:marBottom w:val="0"/>
          <w:divBdr>
            <w:top w:val="none" w:sz="0" w:space="0" w:color="auto"/>
            <w:left w:val="none" w:sz="0" w:space="0" w:color="auto"/>
            <w:bottom w:val="none" w:sz="0" w:space="0" w:color="auto"/>
            <w:right w:val="none" w:sz="0" w:space="0" w:color="auto"/>
          </w:divBdr>
        </w:div>
        <w:div w:id="482698303">
          <w:marLeft w:val="640"/>
          <w:marRight w:val="0"/>
          <w:marTop w:val="0"/>
          <w:marBottom w:val="0"/>
          <w:divBdr>
            <w:top w:val="none" w:sz="0" w:space="0" w:color="auto"/>
            <w:left w:val="none" w:sz="0" w:space="0" w:color="auto"/>
            <w:bottom w:val="none" w:sz="0" w:space="0" w:color="auto"/>
            <w:right w:val="none" w:sz="0" w:space="0" w:color="auto"/>
          </w:divBdr>
        </w:div>
        <w:div w:id="1564296240">
          <w:marLeft w:val="640"/>
          <w:marRight w:val="0"/>
          <w:marTop w:val="0"/>
          <w:marBottom w:val="0"/>
          <w:divBdr>
            <w:top w:val="none" w:sz="0" w:space="0" w:color="auto"/>
            <w:left w:val="none" w:sz="0" w:space="0" w:color="auto"/>
            <w:bottom w:val="none" w:sz="0" w:space="0" w:color="auto"/>
            <w:right w:val="none" w:sz="0" w:space="0" w:color="auto"/>
          </w:divBdr>
        </w:div>
        <w:div w:id="57870241">
          <w:marLeft w:val="640"/>
          <w:marRight w:val="0"/>
          <w:marTop w:val="0"/>
          <w:marBottom w:val="0"/>
          <w:divBdr>
            <w:top w:val="none" w:sz="0" w:space="0" w:color="auto"/>
            <w:left w:val="none" w:sz="0" w:space="0" w:color="auto"/>
            <w:bottom w:val="none" w:sz="0" w:space="0" w:color="auto"/>
            <w:right w:val="none" w:sz="0" w:space="0" w:color="auto"/>
          </w:divBdr>
        </w:div>
        <w:div w:id="795761912">
          <w:marLeft w:val="640"/>
          <w:marRight w:val="0"/>
          <w:marTop w:val="0"/>
          <w:marBottom w:val="0"/>
          <w:divBdr>
            <w:top w:val="none" w:sz="0" w:space="0" w:color="auto"/>
            <w:left w:val="none" w:sz="0" w:space="0" w:color="auto"/>
            <w:bottom w:val="none" w:sz="0" w:space="0" w:color="auto"/>
            <w:right w:val="none" w:sz="0" w:space="0" w:color="auto"/>
          </w:divBdr>
        </w:div>
        <w:div w:id="1023018992">
          <w:marLeft w:val="640"/>
          <w:marRight w:val="0"/>
          <w:marTop w:val="0"/>
          <w:marBottom w:val="0"/>
          <w:divBdr>
            <w:top w:val="none" w:sz="0" w:space="0" w:color="auto"/>
            <w:left w:val="none" w:sz="0" w:space="0" w:color="auto"/>
            <w:bottom w:val="none" w:sz="0" w:space="0" w:color="auto"/>
            <w:right w:val="none" w:sz="0" w:space="0" w:color="auto"/>
          </w:divBdr>
        </w:div>
        <w:div w:id="124010054">
          <w:marLeft w:val="640"/>
          <w:marRight w:val="0"/>
          <w:marTop w:val="0"/>
          <w:marBottom w:val="0"/>
          <w:divBdr>
            <w:top w:val="none" w:sz="0" w:space="0" w:color="auto"/>
            <w:left w:val="none" w:sz="0" w:space="0" w:color="auto"/>
            <w:bottom w:val="none" w:sz="0" w:space="0" w:color="auto"/>
            <w:right w:val="none" w:sz="0" w:space="0" w:color="auto"/>
          </w:divBdr>
        </w:div>
        <w:div w:id="736363429">
          <w:marLeft w:val="640"/>
          <w:marRight w:val="0"/>
          <w:marTop w:val="0"/>
          <w:marBottom w:val="0"/>
          <w:divBdr>
            <w:top w:val="none" w:sz="0" w:space="0" w:color="auto"/>
            <w:left w:val="none" w:sz="0" w:space="0" w:color="auto"/>
            <w:bottom w:val="none" w:sz="0" w:space="0" w:color="auto"/>
            <w:right w:val="none" w:sz="0" w:space="0" w:color="auto"/>
          </w:divBdr>
        </w:div>
        <w:div w:id="1256283296">
          <w:marLeft w:val="640"/>
          <w:marRight w:val="0"/>
          <w:marTop w:val="0"/>
          <w:marBottom w:val="0"/>
          <w:divBdr>
            <w:top w:val="none" w:sz="0" w:space="0" w:color="auto"/>
            <w:left w:val="none" w:sz="0" w:space="0" w:color="auto"/>
            <w:bottom w:val="none" w:sz="0" w:space="0" w:color="auto"/>
            <w:right w:val="none" w:sz="0" w:space="0" w:color="auto"/>
          </w:divBdr>
        </w:div>
        <w:div w:id="73089343">
          <w:marLeft w:val="640"/>
          <w:marRight w:val="0"/>
          <w:marTop w:val="0"/>
          <w:marBottom w:val="0"/>
          <w:divBdr>
            <w:top w:val="none" w:sz="0" w:space="0" w:color="auto"/>
            <w:left w:val="none" w:sz="0" w:space="0" w:color="auto"/>
            <w:bottom w:val="none" w:sz="0" w:space="0" w:color="auto"/>
            <w:right w:val="none" w:sz="0" w:space="0" w:color="auto"/>
          </w:divBdr>
        </w:div>
        <w:div w:id="507647093">
          <w:marLeft w:val="640"/>
          <w:marRight w:val="0"/>
          <w:marTop w:val="0"/>
          <w:marBottom w:val="0"/>
          <w:divBdr>
            <w:top w:val="none" w:sz="0" w:space="0" w:color="auto"/>
            <w:left w:val="none" w:sz="0" w:space="0" w:color="auto"/>
            <w:bottom w:val="none" w:sz="0" w:space="0" w:color="auto"/>
            <w:right w:val="none" w:sz="0" w:space="0" w:color="auto"/>
          </w:divBdr>
        </w:div>
        <w:div w:id="1640913860">
          <w:marLeft w:val="640"/>
          <w:marRight w:val="0"/>
          <w:marTop w:val="0"/>
          <w:marBottom w:val="0"/>
          <w:divBdr>
            <w:top w:val="none" w:sz="0" w:space="0" w:color="auto"/>
            <w:left w:val="none" w:sz="0" w:space="0" w:color="auto"/>
            <w:bottom w:val="none" w:sz="0" w:space="0" w:color="auto"/>
            <w:right w:val="none" w:sz="0" w:space="0" w:color="auto"/>
          </w:divBdr>
        </w:div>
        <w:div w:id="70781473">
          <w:marLeft w:val="640"/>
          <w:marRight w:val="0"/>
          <w:marTop w:val="0"/>
          <w:marBottom w:val="0"/>
          <w:divBdr>
            <w:top w:val="none" w:sz="0" w:space="0" w:color="auto"/>
            <w:left w:val="none" w:sz="0" w:space="0" w:color="auto"/>
            <w:bottom w:val="none" w:sz="0" w:space="0" w:color="auto"/>
            <w:right w:val="none" w:sz="0" w:space="0" w:color="auto"/>
          </w:divBdr>
        </w:div>
        <w:div w:id="401760183">
          <w:marLeft w:val="640"/>
          <w:marRight w:val="0"/>
          <w:marTop w:val="0"/>
          <w:marBottom w:val="0"/>
          <w:divBdr>
            <w:top w:val="none" w:sz="0" w:space="0" w:color="auto"/>
            <w:left w:val="none" w:sz="0" w:space="0" w:color="auto"/>
            <w:bottom w:val="none" w:sz="0" w:space="0" w:color="auto"/>
            <w:right w:val="none" w:sz="0" w:space="0" w:color="auto"/>
          </w:divBdr>
        </w:div>
        <w:div w:id="15039408">
          <w:marLeft w:val="640"/>
          <w:marRight w:val="0"/>
          <w:marTop w:val="0"/>
          <w:marBottom w:val="0"/>
          <w:divBdr>
            <w:top w:val="none" w:sz="0" w:space="0" w:color="auto"/>
            <w:left w:val="none" w:sz="0" w:space="0" w:color="auto"/>
            <w:bottom w:val="none" w:sz="0" w:space="0" w:color="auto"/>
            <w:right w:val="none" w:sz="0" w:space="0" w:color="auto"/>
          </w:divBdr>
        </w:div>
        <w:div w:id="992954883">
          <w:marLeft w:val="640"/>
          <w:marRight w:val="0"/>
          <w:marTop w:val="0"/>
          <w:marBottom w:val="0"/>
          <w:divBdr>
            <w:top w:val="none" w:sz="0" w:space="0" w:color="auto"/>
            <w:left w:val="none" w:sz="0" w:space="0" w:color="auto"/>
            <w:bottom w:val="none" w:sz="0" w:space="0" w:color="auto"/>
            <w:right w:val="none" w:sz="0" w:space="0" w:color="auto"/>
          </w:divBdr>
        </w:div>
        <w:div w:id="1686635921">
          <w:marLeft w:val="640"/>
          <w:marRight w:val="0"/>
          <w:marTop w:val="0"/>
          <w:marBottom w:val="0"/>
          <w:divBdr>
            <w:top w:val="none" w:sz="0" w:space="0" w:color="auto"/>
            <w:left w:val="none" w:sz="0" w:space="0" w:color="auto"/>
            <w:bottom w:val="none" w:sz="0" w:space="0" w:color="auto"/>
            <w:right w:val="none" w:sz="0" w:space="0" w:color="auto"/>
          </w:divBdr>
        </w:div>
        <w:div w:id="653879368">
          <w:marLeft w:val="640"/>
          <w:marRight w:val="0"/>
          <w:marTop w:val="0"/>
          <w:marBottom w:val="0"/>
          <w:divBdr>
            <w:top w:val="none" w:sz="0" w:space="0" w:color="auto"/>
            <w:left w:val="none" w:sz="0" w:space="0" w:color="auto"/>
            <w:bottom w:val="none" w:sz="0" w:space="0" w:color="auto"/>
            <w:right w:val="none" w:sz="0" w:space="0" w:color="auto"/>
          </w:divBdr>
        </w:div>
        <w:div w:id="1173959523">
          <w:marLeft w:val="640"/>
          <w:marRight w:val="0"/>
          <w:marTop w:val="0"/>
          <w:marBottom w:val="0"/>
          <w:divBdr>
            <w:top w:val="none" w:sz="0" w:space="0" w:color="auto"/>
            <w:left w:val="none" w:sz="0" w:space="0" w:color="auto"/>
            <w:bottom w:val="none" w:sz="0" w:space="0" w:color="auto"/>
            <w:right w:val="none" w:sz="0" w:space="0" w:color="auto"/>
          </w:divBdr>
        </w:div>
        <w:div w:id="1986808786">
          <w:marLeft w:val="640"/>
          <w:marRight w:val="0"/>
          <w:marTop w:val="0"/>
          <w:marBottom w:val="0"/>
          <w:divBdr>
            <w:top w:val="none" w:sz="0" w:space="0" w:color="auto"/>
            <w:left w:val="none" w:sz="0" w:space="0" w:color="auto"/>
            <w:bottom w:val="none" w:sz="0" w:space="0" w:color="auto"/>
            <w:right w:val="none" w:sz="0" w:space="0" w:color="auto"/>
          </w:divBdr>
        </w:div>
        <w:div w:id="1120882995">
          <w:marLeft w:val="640"/>
          <w:marRight w:val="0"/>
          <w:marTop w:val="0"/>
          <w:marBottom w:val="0"/>
          <w:divBdr>
            <w:top w:val="none" w:sz="0" w:space="0" w:color="auto"/>
            <w:left w:val="none" w:sz="0" w:space="0" w:color="auto"/>
            <w:bottom w:val="none" w:sz="0" w:space="0" w:color="auto"/>
            <w:right w:val="none" w:sz="0" w:space="0" w:color="auto"/>
          </w:divBdr>
        </w:div>
        <w:div w:id="553547955">
          <w:marLeft w:val="640"/>
          <w:marRight w:val="0"/>
          <w:marTop w:val="0"/>
          <w:marBottom w:val="0"/>
          <w:divBdr>
            <w:top w:val="none" w:sz="0" w:space="0" w:color="auto"/>
            <w:left w:val="none" w:sz="0" w:space="0" w:color="auto"/>
            <w:bottom w:val="none" w:sz="0" w:space="0" w:color="auto"/>
            <w:right w:val="none" w:sz="0" w:space="0" w:color="auto"/>
          </w:divBdr>
        </w:div>
        <w:div w:id="503206171">
          <w:marLeft w:val="640"/>
          <w:marRight w:val="0"/>
          <w:marTop w:val="0"/>
          <w:marBottom w:val="0"/>
          <w:divBdr>
            <w:top w:val="none" w:sz="0" w:space="0" w:color="auto"/>
            <w:left w:val="none" w:sz="0" w:space="0" w:color="auto"/>
            <w:bottom w:val="none" w:sz="0" w:space="0" w:color="auto"/>
            <w:right w:val="none" w:sz="0" w:space="0" w:color="auto"/>
          </w:divBdr>
        </w:div>
        <w:div w:id="510072581">
          <w:marLeft w:val="640"/>
          <w:marRight w:val="0"/>
          <w:marTop w:val="0"/>
          <w:marBottom w:val="0"/>
          <w:divBdr>
            <w:top w:val="none" w:sz="0" w:space="0" w:color="auto"/>
            <w:left w:val="none" w:sz="0" w:space="0" w:color="auto"/>
            <w:bottom w:val="none" w:sz="0" w:space="0" w:color="auto"/>
            <w:right w:val="none" w:sz="0" w:space="0" w:color="auto"/>
          </w:divBdr>
        </w:div>
        <w:div w:id="930813366">
          <w:marLeft w:val="640"/>
          <w:marRight w:val="0"/>
          <w:marTop w:val="0"/>
          <w:marBottom w:val="0"/>
          <w:divBdr>
            <w:top w:val="none" w:sz="0" w:space="0" w:color="auto"/>
            <w:left w:val="none" w:sz="0" w:space="0" w:color="auto"/>
            <w:bottom w:val="none" w:sz="0" w:space="0" w:color="auto"/>
            <w:right w:val="none" w:sz="0" w:space="0" w:color="auto"/>
          </w:divBdr>
        </w:div>
        <w:div w:id="1790003573">
          <w:marLeft w:val="640"/>
          <w:marRight w:val="0"/>
          <w:marTop w:val="0"/>
          <w:marBottom w:val="0"/>
          <w:divBdr>
            <w:top w:val="none" w:sz="0" w:space="0" w:color="auto"/>
            <w:left w:val="none" w:sz="0" w:space="0" w:color="auto"/>
            <w:bottom w:val="none" w:sz="0" w:space="0" w:color="auto"/>
            <w:right w:val="none" w:sz="0" w:space="0" w:color="auto"/>
          </w:divBdr>
        </w:div>
        <w:div w:id="844638297">
          <w:marLeft w:val="640"/>
          <w:marRight w:val="0"/>
          <w:marTop w:val="0"/>
          <w:marBottom w:val="0"/>
          <w:divBdr>
            <w:top w:val="none" w:sz="0" w:space="0" w:color="auto"/>
            <w:left w:val="none" w:sz="0" w:space="0" w:color="auto"/>
            <w:bottom w:val="none" w:sz="0" w:space="0" w:color="auto"/>
            <w:right w:val="none" w:sz="0" w:space="0" w:color="auto"/>
          </w:divBdr>
        </w:div>
        <w:div w:id="1929804513">
          <w:marLeft w:val="640"/>
          <w:marRight w:val="0"/>
          <w:marTop w:val="0"/>
          <w:marBottom w:val="0"/>
          <w:divBdr>
            <w:top w:val="none" w:sz="0" w:space="0" w:color="auto"/>
            <w:left w:val="none" w:sz="0" w:space="0" w:color="auto"/>
            <w:bottom w:val="none" w:sz="0" w:space="0" w:color="auto"/>
            <w:right w:val="none" w:sz="0" w:space="0" w:color="auto"/>
          </w:divBdr>
        </w:div>
        <w:div w:id="1183200350">
          <w:marLeft w:val="640"/>
          <w:marRight w:val="0"/>
          <w:marTop w:val="0"/>
          <w:marBottom w:val="0"/>
          <w:divBdr>
            <w:top w:val="none" w:sz="0" w:space="0" w:color="auto"/>
            <w:left w:val="none" w:sz="0" w:space="0" w:color="auto"/>
            <w:bottom w:val="none" w:sz="0" w:space="0" w:color="auto"/>
            <w:right w:val="none" w:sz="0" w:space="0" w:color="auto"/>
          </w:divBdr>
        </w:div>
        <w:div w:id="451635545">
          <w:marLeft w:val="640"/>
          <w:marRight w:val="0"/>
          <w:marTop w:val="0"/>
          <w:marBottom w:val="0"/>
          <w:divBdr>
            <w:top w:val="none" w:sz="0" w:space="0" w:color="auto"/>
            <w:left w:val="none" w:sz="0" w:space="0" w:color="auto"/>
            <w:bottom w:val="none" w:sz="0" w:space="0" w:color="auto"/>
            <w:right w:val="none" w:sz="0" w:space="0" w:color="auto"/>
          </w:divBdr>
        </w:div>
        <w:div w:id="677579523">
          <w:marLeft w:val="640"/>
          <w:marRight w:val="0"/>
          <w:marTop w:val="0"/>
          <w:marBottom w:val="0"/>
          <w:divBdr>
            <w:top w:val="none" w:sz="0" w:space="0" w:color="auto"/>
            <w:left w:val="none" w:sz="0" w:space="0" w:color="auto"/>
            <w:bottom w:val="none" w:sz="0" w:space="0" w:color="auto"/>
            <w:right w:val="none" w:sz="0" w:space="0" w:color="auto"/>
          </w:divBdr>
        </w:div>
        <w:div w:id="101922282">
          <w:marLeft w:val="640"/>
          <w:marRight w:val="0"/>
          <w:marTop w:val="0"/>
          <w:marBottom w:val="0"/>
          <w:divBdr>
            <w:top w:val="none" w:sz="0" w:space="0" w:color="auto"/>
            <w:left w:val="none" w:sz="0" w:space="0" w:color="auto"/>
            <w:bottom w:val="none" w:sz="0" w:space="0" w:color="auto"/>
            <w:right w:val="none" w:sz="0" w:space="0" w:color="auto"/>
          </w:divBdr>
        </w:div>
        <w:div w:id="1775200423">
          <w:marLeft w:val="640"/>
          <w:marRight w:val="0"/>
          <w:marTop w:val="0"/>
          <w:marBottom w:val="0"/>
          <w:divBdr>
            <w:top w:val="none" w:sz="0" w:space="0" w:color="auto"/>
            <w:left w:val="none" w:sz="0" w:space="0" w:color="auto"/>
            <w:bottom w:val="none" w:sz="0" w:space="0" w:color="auto"/>
            <w:right w:val="none" w:sz="0" w:space="0" w:color="auto"/>
          </w:divBdr>
        </w:div>
        <w:div w:id="59405204">
          <w:marLeft w:val="640"/>
          <w:marRight w:val="0"/>
          <w:marTop w:val="0"/>
          <w:marBottom w:val="0"/>
          <w:divBdr>
            <w:top w:val="none" w:sz="0" w:space="0" w:color="auto"/>
            <w:left w:val="none" w:sz="0" w:space="0" w:color="auto"/>
            <w:bottom w:val="none" w:sz="0" w:space="0" w:color="auto"/>
            <w:right w:val="none" w:sz="0" w:space="0" w:color="auto"/>
          </w:divBdr>
        </w:div>
        <w:div w:id="449519913">
          <w:marLeft w:val="640"/>
          <w:marRight w:val="0"/>
          <w:marTop w:val="0"/>
          <w:marBottom w:val="0"/>
          <w:divBdr>
            <w:top w:val="none" w:sz="0" w:space="0" w:color="auto"/>
            <w:left w:val="none" w:sz="0" w:space="0" w:color="auto"/>
            <w:bottom w:val="none" w:sz="0" w:space="0" w:color="auto"/>
            <w:right w:val="none" w:sz="0" w:space="0" w:color="auto"/>
          </w:divBdr>
        </w:div>
        <w:div w:id="942421484">
          <w:marLeft w:val="640"/>
          <w:marRight w:val="0"/>
          <w:marTop w:val="0"/>
          <w:marBottom w:val="0"/>
          <w:divBdr>
            <w:top w:val="none" w:sz="0" w:space="0" w:color="auto"/>
            <w:left w:val="none" w:sz="0" w:space="0" w:color="auto"/>
            <w:bottom w:val="none" w:sz="0" w:space="0" w:color="auto"/>
            <w:right w:val="none" w:sz="0" w:space="0" w:color="auto"/>
          </w:divBdr>
        </w:div>
        <w:div w:id="631400614">
          <w:marLeft w:val="640"/>
          <w:marRight w:val="0"/>
          <w:marTop w:val="0"/>
          <w:marBottom w:val="0"/>
          <w:divBdr>
            <w:top w:val="none" w:sz="0" w:space="0" w:color="auto"/>
            <w:left w:val="none" w:sz="0" w:space="0" w:color="auto"/>
            <w:bottom w:val="none" w:sz="0" w:space="0" w:color="auto"/>
            <w:right w:val="none" w:sz="0" w:space="0" w:color="auto"/>
          </w:divBdr>
        </w:div>
        <w:div w:id="1399859304">
          <w:marLeft w:val="640"/>
          <w:marRight w:val="0"/>
          <w:marTop w:val="0"/>
          <w:marBottom w:val="0"/>
          <w:divBdr>
            <w:top w:val="none" w:sz="0" w:space="0" w:color="auto"/>
            <w:left w:val="none" w:sz="0" w:space="0" w:color="auto"/>
            <w:bottom w:val="none" w:sz="0" w:space="0" w:color="auto"/>
            <w:right w:val="none" w:sz="0" w:space="0" w:color="auto"/>
          </w:divBdr>
        </w:div>
        <w:div w:id="619071043">
          <w:marLeft w:val="640"/>
          <w:marRight w:val="0"/>
          <w:marTop w:val="0"/>
          <w:marBottom w:val="0"/>
          <w:divBdr>
            <w:top w:val="none" w:sz="0" w:space="0" w:color="auto"/>
            <w:left w:val="none" w:sz="0" w:space="0" w:color="auto"/>
            <w:bottom w:val="none" w:sz="0" w:space="0" w:color="auto"/>
            <w:right w:val="none" w:sz="0" w:space="0" w:color="auto"/>
          </w:divBdr>
        </w:div>
        <w:div w:id="208032206">
          <w:marLeft w:val="640"/>
          <w:marRight w:val="0"/>
          <w:marTop w:val="0"/>
          <w:marBottom w:val="0"/>
          <w:divBdr>
            <w:top w:val="none" w:sz="0" w:space="0" w:color="auto"/>
            <w:left w:val="none" w:sz="0" w:space="0" w:color="auto"/>
            <w:bottom w:val="none" w:sz="0" w:space="0" w:color="auto"/>
            <w:right w:val="none" w:sz="0" w:space="0" w:color="auto"/>
          </w:divBdr>
        </w:div>
        <w:div w:id="1708867858">
          <w:marLeft w:val="640"/>
          <w:marRight w:val="0"/>
          <w:marTop w:val="0"/>
          <w:marBottom w:val="0"/>
          <w:divBdr>
            <w:top w:val="none" w:sz="0" w:space="0" w:color="auto"/>
            <w:left w:val="none" w:sz="0" w:space="0" w:color="auto"/>
            <w:bottom w:val="none" w:sz="0" w:space="0" w:color="auto"/>
            <w:right w:val="none" w:sz="0" w:space="0" w:color="auto"/>
          </w:divBdr>
        </w:div>
        <w:div w:id="1823737698">
          <w:marLeft w:val="640"/>
          <w:marRight w:val="0"/>
          <w:marTop w:val="0"/>
          <w:marBottom w:val="0"/>
          <w:divBdr>
            <w:top w:val="none" w:sz="0" w:space="0" w:color="auto"/>
            <w:left w:val="none" w:sz="0" w:space="0" w:color="auto"/>
            <w:bottom w:val="none" w:sz="0" w:space="0" w:color="auto"/>
            <w:right w:val="none" w:sz="0" w:space="0" w:color="auto"/>
          </w:divBdr>
        </w:div>
        <w:div w:id="1116867843">
          <w:marLeft w:val="640"/>
          <w:marRight w:val="0"/>
          <w:marTop w:val="0"/>
          <w:marBottom w:val="0"/>
          <w:divBdr>
            <w:top w:val="none" w:sz="0" w:space="0" w:color="auto"/>
            <w:left w:val="none" w:sz="0" w:space="0" w:color="auto"/>
            <w:bottom w:val="none" w:sz="0" w:space="0" w:color="auto"/>
            <w:right w:val="none" w:sz="0" w:space="0" w:color="auto"/>
          </w:divBdr>
        </w:div>
        <w:div w:id="1076826786">
          <w:marLeft w:val="640"/>
          <w:marRight w:val="0"/>
          <w:marTop w:val="0"/>
          <w:marBottom w:val="0"/>
          <w:divBdr>
            <w:top w:val="none" w:sz="0" w:space="0" w:color="auto"/>
            <w:left w:val="none" w:sz="0" w:space="0" w:color="auto"/>
            <w:bottom w:val="none" w:sz="0" w:space="0" w:color="auto"/>
            <w:right w:val="none" w:sz="0" w:space="0" w:color="auto"/>
          </w:divBdr>
        </w:div>
        <w:div w:id="1879780588">
          <w:marLeft w:val="640"/>
          <w:marRight w:val="0"/>
          <w:marTop w:val="0"/>
          <w:marBottom w:val="0"/>
          <w:divBdr>
            <w:top w:val="none" w:sz="0" w:space="0" w:color="auto"/>
            <w:left w:val="none" w:sz="0" w:space="0" w:color="auto"/>
            <w:bottom w:val="none" w:sz="0" w:space="0" w:color="auto"/>
            <w:right w:val="none" w:sz="0" w:space="0" w:color="auto"/>
          </w:divBdr>
        </w:div>
        <w:div w:id="1710910716">
          <w:marLeft w:val="640"/>
          <w:marRight w:val="0"/>
          <w:marTop w:val="0"/>
          <w:marBottom w:val="0"/>
          <w:divBdr>
            <w:top w:val="none" w:sz="0" w:space="0" w:color="auto"/>
            <w:left w:val="none" w:sz="0" w:space="0" w:color="auto"/>
            <w:bottom w:val="none" w:sz="0" w:space="0" w:color="auto"/>
            <w:right w:val="none" w:sz="0" w:space="0" w:color="auto"/>
          </w:divBdr>
        </w:div>
        <w:div w:id="424612815">
          <w:marLeft w:val="640"/>
          <w:marRight w:val="0"/>
          <w:marTop w:val="0"/>
          <w:marBottom w:val="0"/>
          <w:divBdr>
            <w:top w:val="none" w:sz="0" w:space="0" w:color="auto"/>
            <w:left w:val="none" w:sz="0" w:space="0" w:color="auto"/>
            <w:bottom w:val="none" w:sz="0" w:space="0" w:color="auto"/>
            <w:right w:val="none" w:sz="0" w:space="0" w:color="auto"/>
          </w:divBdr>
        </w:div>
        <w:div w:id="1853446251">
          <w:marLeft w:val="640"/>
          <w:marRight w:val="0"/>
          <w:marTop w:val="0"/>
          <w:marBottom w:val="0"/>
          <w:divBdr>
            <w:top w:val="none" w:sz="0" w:space="0" w:color="auto"/>
            <w:left w:val="none" w:sz="0" w:space="0" w:color="auto"/>
            <w:bottom w:val="none" w:sz="0" w:space="0" w:color="auto"/>
            <w:right w:val="none" w:sz="0" w:space="0" w:color="auto"/>
          </w:divBdr>
        </w:div>
      </w:divsChild>
    </w:div>
    <w:div w:id="340551123">
      <w:bodyDiv w:val="1"/>
      <w:marLeft w:val="0"/>
      <w:marRight w:val="0"/>
      <w:marTop w:val="0"/>
      <w:marBottom w:val="0"/>
      <w:divBdr>
        <w:top w:val="none" w:sz="0" w:space="0" w:color="auto"/>
        <w:left w:val="none" w:sz="0" w:space="0" w:color="auto"/>
        <w:bottom w:val="none" w:sz="0" w:space="0" w:color="auto"/>
        <w:right w:val="none" w:sz="0" w:space="0" w:color="auto"/>
      </w:divBdr>
      <w:divsChild>
        <w:div w:id="1139759099">
          <w:marLeft w:val="640"/>
          <w:marRight w:val="0"/>
          <w:marTop w:val="0"/>
          <w:marBottom w:val="0"/>
          <w:divBdr>
            <w:top w:val="none" w:sz="0" w:space="0" w:color="auto"/>
            <w:left w:val="none" w:sz="0" w:space="0" w:color="auto"/>
            <w:bottom w:val="none" w:sz="0" w:space="0" w:color="auto"/>
            <w:right w:val="none" w:sz="0" w:space="0" w:color="auto"/>
          </w:divBdr>
        </w:div>
        <w:div w:id="1773285823">
          <w:marLeft w:val="640"/>
          <w:marRight w:val="0"/>
          <w:marTop w:val="0"/>
          <w:marBottom w:val="0"/>
          <w:divBdr>
            <w:top w:val="none" w:sz="0" w:space="0" w:color="auto"/>
            <w:left w:val="none" w:sz="0" w:space="0" w:color="auto"/>
            <w:bottom w:val="none" w:sz="0" w:space="0" w:color="auto"/>
            <w:right w:val="none" w:sz="0" w:space="0" w:color="auto"/>
          </w:divBdr>
        </w:div>
        <w:div w:id="1891917259">
          <w:marLeft w:val="640"/>
          <w:marRight w:val="0"/>
          <w:marTop w:val="0"/>
          <w:marBottom w:val="0"/>
          <w:divBdr>
            <w:top w:val="none" w:sz="0" w:space="0" w:color="auto"/>
            <w:left w:val="none" w:sz="0" w:space="0" w:color="auto"/>
            <w:bottom w:val="none" w:sz="0" w:space="0" w:color="auto"/>
            <w:right w:val="none" w:sz="0" w:space="0" w:color="auto"/>
          </w:divBdr>
        </w:div>
        <w:div w:id="1400440609">
          <w:marLeft w:val="640"/>
          <w:marRight w:val="0"/>
          <w:marTop w:val="0"/>
          <w:marBottom w:val="0"/>
          <w:divBdr>
            <w:top w:val="none" w:sz="0" w:space="0" w:color="auto"/>
            <w:left w:val="none" w:sz="0" w:space="0" w:color="auto"/>
            <w:bottom w:val="none" w:sz="0" w:space="0" w:color="auto"/>
            <w:right w:val="none" w:sz="0" w:space="0" w:color="auto"/>
          </w:divBdr>
        </w:div>
        <w:div w:id="159540129">
          <w:marLeft w:val="640"/>
          <w:marRight w:val="0"/>
          <w:marTop w:val="0"/>
          <w:marBottom w:val="0"/>
          <w:divBdr>
            <w:top w:val="none" w:sz="0" w:space="0" w:color="auto"/>
            <w:left w:val="none" w:sz="0" w:space="0" w:color="auto"/>
            <w:bottom w:val="none" w:sz="0" w:space="0" w:color="auto"/>
            <w:right w:val="none" w:sz="0" w:space="0" w:color="auto"/>
          </w:divBdr>
        </w:div>
        <w:div w:id="1130823732">
          <w:marLeft w:val="640"/>
          <w:marRight w:val="0"/>
          <w:marTop w:val="0"/>
          <w:marBottom w:val="0"/>
          <w:divBdr>
            <w:top w:val="none" w:sz="0" w:space="0" w:color="auto"/>
            <w:left w:val="none" w:sz="0" w:space="0" w:color="auto"/>
            <w:bottom w:val="none" w:sz="0" w:space="0" w:color="auto"/>
            <w:right w:val="none" w:sz="0" w:space="0" w:color="auto"/>
          </w:divBdr>
        </w:div>
        <w:div w:id="1297300574">
          <w:marLeft w:val="640"/>
          <w:marRight w:val="0"/>
          <w:marTop w:val="0"/>
          <w:marBottom w:val="0"/>
          <w:divBdr>
            <w:top w:val="none" w:sz="0" w:space="0" w:color="auto"/>
            <w:left w:val="none" w:sz="0" w:space="0" w:color="auto"/>
            <w:bottom w:val="none" w:sz="0" w:space="0" w:color="auto"/>
            <w:right w:val="none" w:sz="0" w:space="0" w:color="auto"/>
          </w:divBdr>
        </w:div>
        <w:div w:id="151528024">
          <w:marLeft w:val="640"/>
          <w:marRight w:val="0"/>
          <w:marTop w:val="0"/>
          <w:marBottom w:val="0"/>
          <w:divBdr>
            <w:top w:val="none" w:sz="0" w:space="0" w:color="auto"/>
            <w:left w:val="none" w:sz="0" w:space="0" w:color="auto"/>
            <w:bottom w:val="none" w:sz="0" w:space="0" w:color="auto"/>
            <w:right w:val="none" w:sz="0" w:space="0" w:color="auto"/>
          </w:divBdr>
        </w:div>
        <w:div w:id="383454788">
          <w:marLeft w:val="640"/>
          <w:marRight w:val="0"/>
          <w:marTop w:val="0"/>
          <w:marBottom w:val="0"/>
          <w:divBdr>
            <w:top w:val="none" w:sz="0" w:space="0" w:color="auto"/>
            <w:left w:val="none" w:sz="0" w:space="0" w:color="auto"/>
            <w:bottom w:val="none" w:sz="0" w:space="0" w:color="auto"/>
            <w:right w:val="none" w:sz="0" w:space="0" w:color="auto"/>
          </w:divBdr>
        </w:div>
        <w:div w:id="1619214205">
          <w:marLeft w:val="640"/>
          <w:marRight w:val="0"/>
          <w:marTop w:val="0"/>
          <w:marBottom w:val="0"/>
          <w:divBdr>
            <w:top w:val="none" w:sz="0" w:space="0" w:color="auto"/>
            <w:left w:val="none" w:sz="0" w:space="0" w:color="auto"/>
            <w:bottom w:val="none" w:sz="0" w:space="0" w:color="auto"/>
            <w:right w:val="none" w:sz="0" w:space="0" w:color="auto"/>
          </w:divBdr>
        </w:div>
        <w:div w:id="1067991625">
          <w:marLeft w:val="640"/>
          <w:marRight w:val="0"/>
          <w:marTop w:val="0"/>
          <w:marBottom w:val="0"/>
          <w:divBdr>
            <w:top w:val="none" w:sz="0" w:space="0" w:color="auto"/>
            <w:left w:val="none" w:sz="0" w:space="0" w:color="auto"/>
            <w:bottom w:val="none" w:sz="0" w:space="0" w:color="auto"/>
            <w:right w:val="none" w:sz="0" w:space="0" w:color="auto"/>
          </w:divBdr>
        </w:div>
        <w:div w:id="183788563">
          <w:marLeft w:val="640"/>
          <w:marRight w:val="0"/>
          <w:marTop w:val="0"/>
          <w:marBottom w:val="0"/>
          <w:divBdr>
            <w:top w:val="none" w:sz="0" w:space="0" w:color="auto"/>
            <w:left w:val="none" w:sz="0" w:space="0" w:color="auto"/>
            <w:bottom w:val="none" w:sz="0" w:space="0" w:color="auto"/>
            <w:right w:val="none" w:sz="0" w:space="0" w:color="auto"/>
          </w:divBdr>
        </w:div>
        <w:div w:id="1164858382">
          <w:marLeft w:val="640"/>
          <w:marRight w:val="0"/>
          <w:marTop w:val="0"/>
          <w:marBottom w:val="0"/>
          <w:divBdr>
            <w:top w:val="none" w:sz="0" w:space="0" w:color="auto"/>
            <w:left w:val="none" w:sz="0" w:space="0" w:color="auto"/>
            <w:bottom w:val="none" w:sz="0" w:space="0" w:color="auto"/>
            <w:right w:val="none" w:sz="0" w:space="0" w:color="auto"/>
          </w:divBdr>
        </w:div>
        <w:div w:id="1021782144">
          <w:marLeft w:val="640"/>
          <w:marRight w:val="0"/>
          <w:marTop w:val="0"/>
          <w:marBottom w:val="0"/>
          <w:divBdr>
            <w:top w:val="none" w:sz="0" w:space="0" w:color="auto"/>
            <w:left w:val="none" w:sz="0" w:space="0" w:color="auto"/>
            <w:bottom w:val="none" w:sz="0" w:space="0" w:color="auto"/>
            <w:right w:val="none" w:sz="0" w:space="0" w:color="auto"/>
          </w:divBdr>
        </w:div>
        <w:div w:id="1078593888">
          <w:marLeft w:val="640"/>
          <w:marRight w:val="0"/>
          <w:marTop w:val="0"/>
          <w:marBottom w:val="0"/>
          <w:divBdr>
            <w:top w:val="none" w:sz="0" w:space="0" w:color="auto"/>
            <w:left w:val="none" w:sz="0" w:space="0" w:color="auto"/>
            <w:bottom w:val="none" w:sz="0" w:space="0" w:color="auto"/>
            <w:right w:val="none" w:sz="0" w:space="0" w:color="auto"/>
          </w:divBdr>
        </w:div>
        <w:div w:id="950014890">
          <w:marLeft w:val="640"/>
          <w:marRight w:val="0"/>
          <w:marTop w:val="0"/>
          <w:marBottom w:val="0"/>
          <w:divBdr>
            <w:top w:val="none" w:sz="0" w:space="0" w:color="auto"/>
            <w:left w:val="none" w:sz="0" w:space="0" w:color="auto"/>
            <w:bottom w:val="none" w:sz="0" w:space="0" w:color="auto"/>
            <w:right w:val="none" w:sz="0" w:space="0" w:color="auto"/>
          </w:divBdr>
        </w:div>
        <w:div w:id="2129158999">
          <w:marLeft w:val="640"/>
          <w:marRight w:val="0"/>
          <w:marTop w:val="0"/>
          <w:marBottom w:val="0"/>
          <w:divBdr>
            <w:top w:val="none" w:sz="0" w:space="0" w:color="auto"/>
            <w:left w:val="none" w:sz="0" w:space="0" w:color="auto"/>
            <w:bottom w:val="none" w:sz="0" w:space="0" w:color="auto"/>
            <w:right w:val="none" w:sz="0" w:space="0" w:color="auto"/>
          </w:divBdr>
        </w:div>
        <w:div w:id="855734250">
          <w:marLeft w:val="640"/>
          <w:marRight w:val="0"/>
          <w:marTop w:val="0"/>
          <w:marBottom w:val="0"/>
          <w:divBdr>
            <w:top w:val="none" w:sz="0" w:space="0" w:color="auto"/>
            <w:left w:val="none" w:sz="0" w:space="0" w:color="auto"/>
            <w:bottom w:val="none" w:sz="0" w:space="0" w:color="auto"/>
            <w:right w:val="none" w:sz="0" w:space="0" w:color="auto"/>
          </w:divBdr>
        </w:div>
        <w:div w:id="1858814294">
          <w:marLeft w:val="640"/>
          <w:marRight w:val="0"/>
          <w:marTop w:val="0"/>
          <w:marBottom w:val="0"/>
          <w:divBdr>
            <w:top w:val="none" w:sz="0" w:space="0" w:color="auto"/>
            <w:left w:val="none" w:sz="0" w:space="0" w:color="auto"/>
            <w:bottom w:val="none" w:sz="0" w:space="0" w:color="auto"/>
            <w:right w:val="none" w:sz="0" w:space="0" w:color="auto"/>
          </w:divBdr>
        </w:div>
        <w:div w:id="334846665">
          <w:marLeft w:val="640"/>
          <w:marRight w:val="0"/>
          <w:marTop w:val="0"/>
          <w:marBottom w:val="0"/>
          <w:divBdr>
            <w:top w:val="none" w:sz="0" w:space="0" w:color="auto"/>
            <w:left w:val="none" w:sz="0" w:space="0" w:color="auto"/>
            <w:bottom w:val="none" w:sz="0" w:space="0" w:color="auto"/>
            <w:right w:val="none" w:sz="0" w:space="0" w:color="auto"/>
          </w:divBdr>
        </w:div>
        <w:div w:id="1983270038">
          <w:marLeft w:val="640"/>
          <w:marRight w:val="0"/>
          <w:marTop w:val="0"/>
          <w:marBottom w:val="0"/>
          <w:divBdr>
            <w:top w:val="none" w:sz="0" w:space="0" w:color="auto"/>
            <w:left w:val="none" w:sz="0" w:space="0" w:color="auto"/>
            <w:bottom w:val="none" w:sz="0" w:space="0" w:color="auto"/>
            <w:right w:val="none" w:sz="0" w:space="0" w:color="auto"/>
          </w:divBdr>
        </w:div>
        <w:div w:id="659507487">
          <w:marLeft w:val="640"/>
          <w:marRight w:val="0"/>
          <w:marTop w:val="0"/>
          <w:marBottom w:val="0"/>
          <w:divBdr>
            <w:top w:val="none" w:sz="0" w:space="0" w:color="auto"/>
            <w:left w:val="none" w:sz="0" w:space="0" w:color="auto"/>
            <w:bottom w:val="none" w:sz="0" w:space="0" w:color="auto"/>
            <w:right w:val="none" w:sz="0" w:space="0" w:color="auto"/>
          </w:divBdr>
        </w:div>
        <w:div w:id="985400527">
          <w:marLeft w:val="640"/>
          <w:marRight w:val="0"/>
          <w:marTop w:val="0"/>
          <w:marBottom w:val="0"/>
          <w:divBdr>
            <w:top w:val="none" w:sz="0" w:space="0" w:color="auto"/>
            <w:left w:val="none" w:sz="0" w:space="0" w:color="auto"/>
            <w:bottom w:val="none" w:sz="0" w:space="0" w:color="auto"/>
            <w:right w:val="none" w:sz="0" w:space="0" w:color="auto"/>
          </w:divBdr>
        </w:div>
        <w:div w:id="2102872787">
          <w:marLeft w:val="640"/>
          <w:marRight w:val="0"/>
          <w:marTop w:val="0"/>
          <w:marBottom w:val="0"/>
          <w:divBdr>
            <w:top w:val="none" w:sz="0" w:space="0" w:color="auto"/>
            <w:left w:val="none" w:sz="0" w:space="0" w:color="auto"/>
            <w:bottom w:val="none" w:sz="0" w:space="0" w:color="auto"/>
            <w:right w:val="none" w:sz="0" w:space="0" w:color="auto"/>
          </w:divBdr>
        </w:div>
        <w:div w:id="672878158">
          <w:marLeft w:val="640"/>
          <w:marRight w:val="0"/>
          <w:marTop w:val="0"/>
          <w:marBottom w:val="0"/>
          <w:divBdr>
            <w:top w:val="none" w:sz="0" w:space="0" w:color="auto"/>
            <w:left w:val="none" w:sz="0" w:space="0" w:color="auto"/>
            <w:bottom w:val="none" w:sz="0" w:space="0" w:color="auto"/>
            <w:right w:val="none" w:sz="0" w:space="0" w:color="auto"/>
          </w:divBdr>
        </w:div>
        <w:div w:id="665013734">
          <w:marLeft w:val="640"/>
          <w:marRight w:val="0"/>
          <w:marTop w:val="0"/>
          <w:marBottom w:val="0"/>
          <w:divBdr>
            <w:top w:val="none" w:sz="0" w:space="0" w:color="auto"/>
            <w:left w:val="none" w:sz="0" w:space="0" w:color="auto"/>
            <w:bottom w:val="none" w:sz="0" w:space="0" w:color="auto"/>
            <w:right w:val="none" w:sz="0" w:space="0" w:color="auto"/>
          </w:divBdr>
        </w:div>
        <w:div w:id="562839445">
          <w:marLeft w:val="640"/>
          <w:marRight w:val="0"/>
          <w:marTop w:val="0"/>
          <w:marBottom w:val="0"/>
          <w:divBdr>
            <w:top w:val="none" w:sz="0" w:space="0" w:color="auto"/>
            <w:left w:val="none" w:sz="0" w:space="0" w:color="auto"/>
            <w:bottom w:val="none" w:sz="0" w:space="0" w:color="auto"/>
            <w:right w:val="none" w:sz="0" w:space="0" w:color="auto"/>
          </w:divBdr>
        </w:div>
        <w:div w:id="1499267993">
          <w:marLeft w:val="640"/>
          <w:marRight w:val="0"/>
          <w:marTop w:val="0"/>
          <w:marBottom w:val="0"/>
          <w:divBdr>
            <w:top w:val="none" w:sz="0" w:space="0" w:color="auto"/>
            <w:left w:val="none" w:sz="0" w:space="0" w:color="auto"/>
            <w:bottom w:val="none" w:sz="0" w:space="0" w:color="auto"/>
            <w:right w:val="none" w:sz="0" w:space="0" w:color="auto"/>
          </w:divBdr>
        </w:div>
        <w:div w:id="2130199435">
          <w:marLeft w:val="640"/>
          <w:marRight w:val="0"/>
          <w:marTop w:val="0"/>
          <w:marBottom w:val="0"/>
          <w:divBdr>
            <w:top w:val="none" w:sz="0" w:space="0" w:color="auto"/>
            <w:left w:val="none" w:sz="0" w:space="0" w:color="auto"/>
            <w:bottom w:val="none" w:sz="0" w:space="0" w:color="auto"/>
            <w:right w:val="none" w:sz="0" w:space="0" w:color="auto"/>
          </w:divBdr>
        </w:div>
        <w:div w:id="1085952222">
          <w:marLeft w:val="640"/>
          <w:marRight w:val="0"/>
          <w:marTop w:val="0"/>
          <w:marBottom w:val="0"/>
          <w:divBdr>
            <w:top w:val="none" w:sz="0" w:space="0" w:color="auto"/>
            <w:left w:val="none" w:sz="0" w:space="0" w:color="auto"/>
            <w:bottom w:val="none" w:sz="0" w:space="0" w:color="auto"/>
            <w:right w:val="none" w:sz="0" w:space="0" w:color="auto"/>
          </w:divBdr>
        </w:div>
        <w:div w:id="1774206435">
          <w:marLeft w:val="640"/>
          <w:marRight w:val="0"/>
          <w:marTop w:val="0"/>
          <w:marBottom w:val="0"/>
          <w:divBdr>
            <w:top w:val="none" w:sz="0" w:space="0" w:color="auto"/>
            <w:left w:val="none" w:sz="0" w:space="0" w:color="auto"/>
            <w:bottom w:val="none" w:sz="0" w:space="0" w:color="auto"/>
            <w:right w:val="none" w:sz="0" w:space="0" w:color="auto"/>
          </w:divBdr>
        </w:div>
        <w:div w:id="1236158995">
          <w:marLeft w:val="640"/>
          <w:marRight w:val="0"/>
          <w:marTop w:val="0"/>
          <w:marBottom w:val="0"/>
          <w:divBdr>
            <w:top w:val="none" w:sz="0" w:space="0" w:color="auto"/>
            <w:left w:val="none" w:sz="0" w:space="0" w:color="auto"/>
            <w:bottom w:val="none" w:sz="0" w:space="0" w:color="auto"/>
            <w:right w:val="none" w:sz="0" w:space="0" w:color="auto"/>
          </w:divBdr>
        </w:div>
        <w:div w:id="1596398851">
          <w:marLeft w:val="640"/>
          <w:marRight w:val="0"/>
          <w:marTop w:val="0"/>
          <w:marBottom w:val="0"/>
          <w:divBdr>
            <w:top w:val="none" w:sz="0" w:space="0" w:color="auto"/>
            <w:left w:val="none" w:sz="0" w:space="0" w:color="auto"/>
            <w:bottom w:val="none" w:sz="0" w:space="0" w:color="auto"/>
            <w:right w:val="none" w:sz="0" w:space="0" w:color="auto"/>
          </w:divBdr>
        </w:div>
        <w:div w:id="322970865">
          <w:marLeft w:val="640"/>
          <w:marRight w:val="0"/>
          <w:marTop w:val="0"/>
          <w:marBottom w:val="0"/>
          <w:divBdr>
            <w:top w:val="none" w:sz="0" w:space="0" w:color="auto"/>
            <w:left w:val="none" w:sz="0" w:space="0" w:color="auto"/>
            <w:bottom w:val="none" w:sz="0" w:space="0" w:color="auto"/>
            <w:right w:val="none" w:sz="0" w:space="0" w:color="auto"/>
          </w:divBdr>
        </w:div>
        <w:div w:id="1079519898">
          <w:marLeft w:val="640"/>
          <w:marRight w:val="0"/>
          <w:marTop w:val="0"/>
          <w:marBottom w:val="0"/>
          <w:divBdr>
            <w:top w:val="none" w:sz="0" w:space="0" w:color="auto"/>
            <w:left w:val="none" w:sz="0" w:space="0" w:color="auto"/>
            <w:bottom w:val="none" w:sz="0" w:space="0" w:color="auto"/>
            <w:right w:val="none" w:sz="0" w:space="0" w:color="auto"/>
          </w:divBdr>
        </w:div>
        <w:div w:id="1648126876">
          <w:marLeft w:val="640"/>
          <w:marRight w:val="0"/>
          <w:marTop w:val="0"/>
          <w:marBottom w:val="0"/>
          <w:divBdr>
            <w:top w:val="none" w:sz="0" w:space="0" w:color="auto"/>
            <w:left w:val="none" w:sz="0" w:space="0" w:color="auto"/>
            <w:bottom w:val="none" w:sz="0" w:space="0" w:color="auto"/>
            <w:right w:val="none" w:sz="0" w:space="0" w:color="auto"/>
          </w:divBdr>
        </w:div>
        <w:div w:id="1905144738">
          <w:marLeft w:val="640"/>
          <w:marRight w:val="0"/>
          <w:marTop w:val="0"/>
          <w:marBottom w:val="0"/>
          <w:divBdr>
            <w:top w:val="none" w:sz="0" w:space="0" w:color="auto"/>
            <w:left w:val="none" w:sz="0" w:space="0" w:color="auto"/>
            <w:bottom w:val="none" w:sz="0" w:space="0" w:color="auto"/>
            <w:right w:val="none" w:sz="0" w:space="0" w:color="auto"/>
          </w:divBdr>
        </w:div>
        <w:div w:id="1670643996">
          <w:marLeft w:val="640"/>
          <w:marRight w:val="0"/>
          <w:marTop w:val="0"/>
          <w:marBottom w:val="0"/>
          <w:divBdr>
            <w:top w:val="none" w:sz="0" w:space="0" w:color="auto"/>
            <w:left w:val="none" w:sz="0" w:space="0" w:color="auto"/>
            <w:bottom w:val="none" w:sz="0" w:space="0" w:color="auto"/>
            <w:right w:val="none" w:sz="0" w:space="0" w:color="auto"/>
          </w:divBdr>
        </w:div>
        <w:div w:id="680592904">
          <w:marLeft w:val="640"/>
          <w:marRight w:val="0"/>
          <w:marTop w:val="0"/>
          <w:marBottom w:val="0"/>
          <w:divBdr>
            <w:top w:val="none" w:sz="0" w:space="0" w:color="auto"/>
            <w:left w:val="none" w:sz="0" w:space="0" w:color="auto"/>
            <w:bottom w:val="none" w:sz="0" w:space="0" w:color="auto"/>
            <w:right w:val="none" w:sz="0" w:space="0" w:color="auto"/>
          </w:divBdr>
        </w:div>
        <w:div w:id="1514301892">
          <w:marLeft w:val="640"/>
          <w:marRight w:val="0"/>
          <w:marTop w:val="0"/>
          <w:marBottom w:val="0"/>
          <w:divBdr>
            <w:top w:val="none" w:sz="0" w:space="0" w:color="auto"/>
            <w:left w:val="none" w:sz="0" w:space="0" w:color="auto"/>
            <w:bottom w:val="none" w:sz="0" w:space="0" w:color="auto"/>
            <w:right w:val="none" w:sz="0" w:space="0" w:color="auto"/>
          </w:divBdr>
        </w:div>
        <w:div w:id="1028991923">
          <w:marLeft w:val="640"/>
          <w:marRight w:val="0"/>
          <w:marTop w:val="0"/>
          <w:marBottom w:val="0"/>
          <w:divBdr>
            <w:top w:val="none" w:sz="0" w:space="0" w:color="auto"/>
            <w:left w:val="none" w:sz="0" w:space="0" w:color="auto"/>
            <w:bottom w:val="none" w:sz="0" w:space="0" w:color="auto"/>
            <w:right w:val="none" w:sz="0" w:space="0" w:color="auto"/>
          </w:divBdr>
        </w:div>
        <w:div w:id="154879339">
          <w:marLeft w:val="640"/>
          <w:marRight w:val="0"/>
          <w:marTop w:val="0"/>
          <w:marBottom w:val="0"/>
          <w:divBdr>
            <w:top w:val="none" w:sz="0" w:space="0" w:color="auto"/>
            <w:left w:val="none" w:sz="0" w:space="0" w:color="auto"/>
            <w:bottom w:val="none" w:sz="0" w:space="0" w:color="auto"/>
            <w:right w:val="none" w:sz="0" w:space="0" w:color="auto"/>
          </w:divBdr>
        </w:div>
        <w:div w:id="1027099020">
          <w:marLeft w:val="640"/>
          <w:marRight w:val="0"/>
          <w:marTop w:val="0"/>
          <w:marBottom w:val="0"/>
          <w:divBdr>
            <w:top w:val="none" w:sz="0" w:space="0" w:color="auto"/>
            <w:left w:val="none" w:sz="0" w:space="0" w:color="auto"/>
            <w:bottom w:val="none" w:sz="0" w:space="0" w:color="auto"/>
            <w:right w:val="none" w:sz="0" w:space="0" w:color="auto"/>
          </w:divBdr>
        </w:div>
        <w:div w:id="440035618">
          <w:marLeft w:val="640"/>
          <w:marRight w:val="0"/>
          <w:marTop w:val="0"/>
          <w:marBottom w:val="0"/>
          <w:divBdr>
            <w:top w:val="none" w:sz="0" w:space="0" w:color="auto"/>
            <w:left w:val="none" w:sz="0" w:space="0" w:color="auto"/>
            <w:bottom w:val="none" w:sz="0" w:space="0" w:color="auto"/>
            <w:right w:val="none" w:sz="0" w:space="0" w:color="auto"/>
          </w:divBdr>
        </w:div>
        <w:div w:id="1709597467">
          <w:marLeft w:val="640"/>
          <w:marRight w:val="0"/>
          <w:marTop w:val="0"/>
          <w:marBottom w:val="0"/>
          <w:divBdr>
            <w:top w:val="none" w:sz="0" w:space="0" w:color="auto"/>
            <w:left w:val="none" w:sz="0" w:space="0" w:color="auto"/>
            <w:bottom w:val="none" w:sz="0" w:space="0" w:color="auto"/>
            <w:right w:val="none" w:sz="0" w:space="0" w:color="auto"/>
          </w:divBdr>
        </w:div>
        <w:div w:id="666178946">
          <w:marLeft w:val="640"/>
          <w:marRight w:val="0"/>
          <w:marTop w:val="0"/>
          <w:marBottom w:val="0"/>
          <w:divBdr>
            <w:top w:val="none" w:sz="0" w:space="0" w:color="auto"/>
            <w:left w:val="none" w:sz="0" w:space="0" w:color="auto"/>
            <w:bottom w:val="none" w:sz="0" w:space="0" w:color="auto"/>
            <w:right w:val="none" w:sz="0" w:space="0" w:color="auto"/>
          </w:divBdr>
        </w:div>
        <w:div w:id="513887330">
          <w:marLeft w:val="640"/>
          <w:marRight w:val="0"/>
          <w:marTop w:val="0"/>
          <w:marBottom w:val="0"/>
          <w:divBdr>
            <w:top w:val="none" w:sz="0" w:space="0" w:color="auto"/>
            <w:left w:val="none" w:sz="0" w:space="0" w:color="auto"/>
            <w:bottom w:val="none" w:sz="0" w:space="0" w:color="auto"/>
            <w:right w:val="none" w:sz="0" w:space="0" w:color="auto"/>
          </w:divBdr>
        </w:div>
        <w:div w:id="2102295650">
          <w:marLeft w:val="640"/>
          <w:marRight w:val="0"/>
          <w:marTop w:val="0"/>
          <w:marBottom w:val="0"/>
          <w:divBdr>
            <w:top w:val="none" w:sz="0" w:space="0" w:color="auto"/>
            <w:left w:val="none" w:sz="0" w:space="0" w:color="auto"/>
            <w:bottom w:val="none" w:sz="0" w:space="0" w:color="auto"/>
            <w:right w:val="none" w:sz="0" w:space="0" w:color="auto"/>
          </w:divBdr>
        </w:div>
        <w:div w:id="2066223490">
          <w:marLeft w:val="640"/>
          <w:marRight w:val="0"/>
          <w:marTop w:val="0"/>
          <w:marBottom w:val="0"/>
          <w:divBdr>
            <w:top w:val="none" w:sz="0" w:space="0" w:color="auto"/>
            <w:left w:val="none" w:sz="0" w:space="0" w:color="auto"/>
            <w:bottom w:val="none" w:sz="0" w:space="0" w:color="auto"/>
            <w:right w:val="none" w:sz="0" w:space="0" w:color="auto"/>
          </w:divBdr>
        </w:div>
        <w:div w:id="585505574">
          <w:marLeft w:val="640"/>
          <w:marRight w:val="0"/>
          <w:marTop w:val="0"/>
          <w:marBottom w:val="0"/>
          <w:divBdr>
            <w:top w:val="none" w:sz="0" w:space="0" w:color="auto"/>
            <w:left w:val="none" w:sz="0" w:space="0" w:color="auto"/>
            <w:bottom w:val="none" w:sz="0" w:space="0" w:color="auto"/>
            <w:right w:val="none" w:sz="0" w:space="0" w:color="auto"/>
          </w:divBdr>
        </w:div>
        <w:div w:id="173888705">
          <w:marLeft w:val="640"/>
          <w:marRight w:val="0"/>
          <w:marTop w:val="0"/>
          <w:marBottom w:val="0"/>
          <w:divBdr>
            <w:top w:val="none" w:sz="0" w:space="0" w:color="auto"/>
            <w:left w:val="none" w:sz="0" w:space="0" w:color="auto"/>
            <w:bottom w:val="none" w:sz="0" w:space="0" w:color="auto"/>
            <w:right w:val="none" w:sz="0" w:space="0" w:color="auto"/>
          </w:divBdr>
        </w:div>
        <w:div w:id="74015242">
          <w:marLeft w:val="640"/>
          <w:marRight w:val="0"/>
          <w:marTop w:val="0"/>
          <w:marBottom w:val="0"/>
          <w:divBdr>
            <w:top w:val="none" w:sz="0" w:space="0" w:color="auto"/>
            <w:left w:val="none" w:sz="0" w:space="0" w:color="auto"/>
            <w:bottom w:val="none" w:sz="0" w:space="0" w:color="auto"/>
            <w:right w:val="none" w:sz="0" w:space="0" w:color="auto"/>
          </w:divBdr>
        </w:div>
        <w:div w:id="1257714978">
          <w:marLeft w:val="640"/>
          <w:marRight w:val="0"/>
          <w:marTop w:val="0"/>
          <w:marBottom w:val="0"/>
          <w:divBdr>
            <w:top w:val="none" w:sz="0" w:space="0" w:color="auto"/>
            <w:left w:val="none" w:sz="0" w:space="0" w:color="auto"/>
            <w:bottom w:val="none" w:sz="0" w:space="0" w:color="auto"/>
            <w:right w:val="none" w:sz="0" w:space="0" w:color="auto"/>
          </w:divBdr>
        </w:div>
        <w:div w:id="1747072247">
          <w:marLeft w:val="640"/>
          <w:marRight w:val="0"/>
          <w:marTop w:val="0"/>
          <w:marBottom w:val="0"/>
          <w:divBdr>
            <w:top w:val="none" w:sz="0" w:space="0" w:color="auto"/>
            <w:left w:val="none" w:sz="0" w:space="0" w:color="auto"/>
            <w:bottom w:val="none" w:sz="0" w:space="0" w:color="auto"/>
            <w:right w:val="none" w:sz="0" w:space="0" w:color="auto"/>
          </w:divBdr>
        </w:div>
        <w:div w:id="1952324840">
          <w:marLeft w:val="640"/>
          <w:marRight w:val="0"/>
          <w:marTop w:val="0"/>
          <w:marBottom w:val="0"/>
          <w:divBdr>
            <w:top w:val="none" w:sz="0" w:space="0" w:color="auto"/>
            <w:left w:val="none" w:sz="0" w:space="0" w:color="auto"/>
            <w:bottom w:val="none" w:sz="0" w:space="0" w:color="auto"/>
            <w:right w:val="none" w:sz="0" w:space="0" w:color="auto"/>
          </w:divBdr>
        </w:div>
        <w:div w:id="1893152343">
          <w:marLeft w:val="640"/>
          <w:marRight w:val="0"/>
          <w:marTop w:val="0"/>
          <w:marBottom w:val="0"/>
          <w:divBdr>
            <w:top w:val="none" w:sz="0" w:space="0" w:color="auto"/>
            <w:left w:val="none" w:sz="0" w:space="0" w:color="auto"/>
            <w:bottom w:val="none" w:sz="0" w:space="0" w:color="auto"/>
            <w:right w:val="none" w:sz="0" w:space="0" w:color="auto"/>
          </w:divBdr>
        </w:div>
        <w:div w:id="803158609">
          <w:marLeft w:val="640"/>
          <w:marRight w:val="0"/>
          <w:marTop w:val="0"/>
          <w:marBottom w:val="0"/>
          <w:divBdr>
            <w:top w:val="none" w:sz="0" w:space="0" w:color="auto"/>
            <w:left w:val="none" w:sz="0" w:space="0" w:color="auto"/>
            <w:bottom w:val="none" w:sz="0" w:space="0" w:color="auto"/>
            <w:right w:val="none" w:sz="0" w:space="0" w:color="auto"/>
          </w:divBdr>
        </w:div>
        <w:div w:id="1625693398">
          <w:marLeft w:val="640"/>
          <w:marRight w:val="0"/>
          <w:marTop w:val="0"/>
          <w:marBottom w:val="0"/>
          <w:divBdr>
            <w:top w:val="none" w:sz="0" w:space="0" w:color="auto"/>
            <w:left w:val="none" w:sz="0" w:space="0" w:color="auto"/>
            <w:bottom w:val="none" w:sz="0" w:space="0" w:color="auto"/>
            <w:right w:val="none" w:sz="0" w:space="0" w:color="auto"/>
          </w:divBdr>
        </w:div>
        <w:div w:id="1089740421">
          <w:marLeft w:val="640"/>
          <w:marRight w:val="0"/>
          <w:marTop w:val="0"/>
          <w:marBottom w:val="0"/>
          <w:divBdr>
            <w:top w:val="none" w:sz="0" w:space="0" w:color="auto"/>
            <w:left w:val="none" w:sz="0" w:space="0" w:color="auto"/>
            <w:bottom w:val="none" w:sz="0" w:space="0" w:color="auto"/>
            <w:right w:val="none" w:sz="0" w:space="0" w:color="auto"/>
          </w:divBdr>
        </w:div>
        <w:div w:id="1595237149">
          <w:marLeft w:val="640"/>
          <w:marRight w:val="0"/>
          <w:marTop w:val="0"/>
          <w:marBottom w:val="0"/>
          <w:divBdr>
            <w:top w:val="none" w:sz="0" w:space="0" w:color="auto"/>
            <w:left w:val="none" w:sz="0" w:space="0" w:color="auto"/>
            <w:bottom w:val="none" w:sz="0" w:space="0" w:color="auto"/>
            <w:right w:val="none" w:sz="0" w:space="0" w:color="auto"/>
          </w:divBdr>
        </w:div>
        <w:div w:id="1867402260">
          <w:marLeft w:val="640"/>
          <w:marRight w:val="0"/>
          <w:marTop w:val="0"/>
          <w:marBottom w:val="0"/>
          <w:divBdr>
            <w:top w:val="none" w:sz="0" w:space="0" w:color="auto"/>
            <w:left w:val="none" w:sz="0" w:space="0" w:color="auto"/>
            <w:bottom w:val="none" w:sz="0" w:space="0" w:color="auto"/>
            <w:right w:val="none" w:sz="0" w:space="0" w:color="auto"/>
          </w:divBdr>
        </w:div>
        <w:div w:id="1268274091">
          <w:marLeft w:val="640"/>
          <w:marRight w:val="0"/>
          <w:marTop w:val="0"/>
          <w:marBottom w:val="0"/>
          <w:divBdr>
            <w:top w:val="none" w:sz="0" w:space="0" w:color="auto"/>
            <w:left w:val="none" w:sz="0" w:space="0" w:color="auto"/>
            <w:bottom w:val="none" w:sz="0" w:space="0" w:color="auto"/>
            <w:right w:val="none" w:sz="0" w:space="0" w:color="auto"/>
          </w:divBdr>
        </w:div>
        <w:div w:id="1871528663">
          <w:marLeft w:val="640"/>
          <w:marRight w:val="0"/>
          <w:marTop w:val="0"/>
          <w:marBottom w:val="0"/>
          <w:divBdr>
            <w:top w:val="none" w:sz="0" w:space="0" w:color="auto"/>
            <w:left w:val="none" w:sz="0" w:space="0" w:color="auto"/>
            <w:bottom w:val="none" w:sz="0" w:space="0" w:color="auto"/>
            <w:right w:val="none" w:sz="0" w:space="0" w:color="auto"/>
          </w:divBdr>
        </w:div>
        <w:div w:id="1300181894">
          <w:marLeft w:val="640"/>
          <w:marRight w:val="0"/>
          <w:marTop w:val="0"/>
          <w:marBottom w:val="0"/>
          <w:divBdr>
            <w:top w:val="none" w:sz="0" w:space="0" w:color="auto"/>
            <w:left w:val="none" w:sz="0" w:space="0" w:color="auto"/>
            <w:bottom w:val="none" w:sz="0" w:space="0" w:color="auto"/>
            <w:right w:val="none" w:sz="0" w:space="0" w:color="auto"/>
          </w:divBdr>
        </w:div>
        <w:div w:id="1176462824">
          <w:marLeft w:val="640"/>
          <w:marRight w:val="0"/>
          <w:marTop w:val="0"/>
          <w:marBottom w:val="0"/>
          <w:divBdr>
            <w:top w:val="none" w:sz="0" w:space="0" w:color="auto"/>
            <w:left w:val="none" w:sz="0" w:space="0" w:color="auto"/>
            <w:bottom w:val="none" w:sz="0" w:space="0" w:color="auto"/>
            <w:right w:val="none" w:sz="0" w:space="0" w:color="auto"/>
          </w:divBdr>
        </w:div>
        <w:div w:id="557207750">
          <w:marLeft w:val="640"/>
          <w:marRight w:val="0"/>
          <w:marTop w:val="0"/>
          <w:marBottom w:val="0"/>
          <w:divBdr>
            <w:top w:val="none" w:sz="0" w:space="0" w:color="auto"/>
            <w:left w:val="none" w:sz="0" w:space="0" w:color="auto"/>
            <w:bottom w:val="none" w:sz="0" w:space="0" w:color="auto"/>
            <w:right w:val="none" w:sz="0" w:space="0" w:color="auto"/>
          </w:divBdr>
        </w:div>
        <w:div w:id="1843885145">
          <w:marLeft w:val="640"/>
          <w:marRight w:val="0"/>
          <w:marTop w:val="0"/>
          <w:marBottom w:val="0"/>
          <w:divBdr>
            <w:top w:val="none" w:sz="0" w:space="0" w:color="auto"/>
            <w:left w:val="none" w:sz="0" w:space="0" w:color="auto"/>
            <w:bottom w:val="none" w:sz="0" w:space="0" w:color="auto"/>
            <w:right w:val="none" w:sz="0" w:space="0" w:color="auto"/>
          </w:divBdr>
        </w:div>
        <w:div w:id="471752910">
          <w:marLeft w:val="640"/>
          <w:marRight w:val="0"/>
          <w:marTop w:val="0"/>
          <w:marBottom w:val="0"/>
          <w:divBdr>
            <w:top w:val="none" w:sz="0" w:space="0" w:color="auto"/>
            <w:left w:val="none" w:sz="0" w:space="0" w:color="auto"/>
            <w:bottom w:val="none" w:sz="0" w:space="0" w:color="auto"/>
            <w:right w:val="none" w:sz="0" w:space="0" w:color="auto"/>
          </w:divBdr>
        </w:div>
        <w:div w:id="1372224957">
          <w:marLeft w:val="640"/>
          <w:marRight w:val="0"/>
          <w:marTop w:val="0"/>
          <w:marBottom w:val="0"/>
          <w:divBdr>
            <w:top w:val="none" w:sz="0" w:space="0" w:color="auto"/>
            <w:left w:val="none" w:sz="0" w:space="0" w:color="auto"/>
            <w:bottom w:val="none" w:sz="0" w:space="0" w:color="auto"/>
            <w:right w:val="none" w:sz="0" w:space="0" w:color="auto"/>
          </w:divBdr>
        </w:div>
        <w:div w:id="1810512650">
          <w:marLeft w:val="640"/>
          <w:marRight w:val="0"/>
          <w:marTop w:val="0"/>
          <w:marBottom w:val="0"/>
          <w:divBdr>
            <w:top w:val="none" w:sz="0" w:space="0" w:color="auto"/>
            <w:left w:val="none" w:sz="0" w:space="0" w:color="auto"/>
            <w:bottom w:val="none" w:sz="0" w:space="0" w:color="auto"/>
            <w:right w:val="none" w:sz="0" w:space="0" w:color="auto"/>
          </w:divBdr>
        </w:div>
        <w:div w:id="2069574746">
          <w:marLeft w:val="640"/>
          <w:marRight w:val="0"/>
          <w:marTop w:val="0"/>
          <w:marBottom w:val="0"/>
          <w:divBdr>
            <w:top w:val="none" w:sz="0" w:space="0" w:color="auto"/>
            <w:left w:val="none" w:sz="0" w:space="0" w:color="auto"/>
            <w:bottom w:val="none" w:sz="0" w:space="0" w:color="auto"/>
            <w:right w:val="none" w:sz="0" w:space="0" w:color="auto"/>
          </w:divBdr>
        </w:div>
        <w:div w:id="1984964409">
          <w:marLeft w:val="640"/>
          <w:marRight w:val="0"/>
          <w:marTop w:val="0"/>
          <w:marBottom w:val="0"/>
          <w:divBdr>
            <w:top w:val="none" w:sz="0" w:space="0" w:color="auto"/>
            <w:left w:val="none" w:sz="0" w:space="0" w:color="auto"/>
            <w:bottom w:val="none" w:sz="0" w:space="0" w:color="auto"/>
            <w:right w:val="none" w:sz="0" w:space="0" w:color="auto"/>
          </w:divBdr>
        </w:div>
        <w:div w:id="1523981079">
          <w:marLeft w:val="640"/>
          <w:marRight w:val="0"/>
          <w:marTop w:val="0"/>
          <w:marBottom w:val="0"/>
          <w:divBdr>
            <w:top w:val="none" w:sz="0" w:space="0" w:color="auto"/>
            <w:left w:val="none" w:sz="0" w:space="0" w:color="auto"/>
            <w:bottom w:val="none" w:sz="0" w:space="0" w:color="auto"/>
            <w:right w:val="none" w:sz="0" w:space="0" w:color="auto"/>
          </w:divBdr>
        </w:div>
        <w:div w:id="1120496333">
          <w:marLeft w:val="640"/>
          <w:marRight w:val="0"/>
          <w:marTop w:val="0"/>
          <w:marBottom w:val="0"/>
          <w:divBdr>
            <w:top w:val="none" w:sz="0" w:space="0" w:color="auto"/>
            <w:left w:val="none" w:sz="0" w:space="0" w:color="auto"/>
            <w:bottom w:val="none" w:sz="0" w:space="0" w:color="auto"/>
            <w:right w:val="none" w:sz="0" w:space="0" w:color="auto"/>
          </w:divBdr>
        </w:div>
        <w:div w:id="1565947375">
          <w:marLeft w:val="640"/>
          <w:marRight w:val="0"/>
          <w:marTop w:val="0"/>
          <w:marBottom w:val="0"/>
          <w:divBdr>
            <w:top w:val="none" w:sz="0" w:space="0" w:color="auto"/>
            <w:left w:val="none" w:sz="0" w:space="0" w:color="auto"/>
            <w:bottom w:val="none" w:sz="0" w:space="0" w:color="auto"/>
            <w:right w:val="none" w:sz="0" w:space="0" w:color="auto"/>
          </w:divBdr>
        </w:div>
        <w:div w:id="16396670">
          <w:marLeft w:val="640"/>
          <w:marRight w:val="0"/>
          <w:marTop w:val="0"/>
          <w:marBottom w:val="0"/>
          <w:divBdr>
            <w:top w:val="none" w:sz="0" w:space="0" w:color="auto"/>
            <w:left w:val="none" w:sz="0" w:space="0" w:color="auto"/>
            <w:bottom w:val="none" w:sz="0" w:space="0" w:color="auto"/>
            <w:right w:val="none" w:sz="0" w:space="0" w:color="auto"/>
          </w:divBdr>
        </w:div>
        <w:div w:id="1459835610">
          <w:marLeft w:val="640"/>
          <w:marRight w:val="0"/>
          <w:marTop w:val="0"/>
          <w:marBottom w:val="0"/>
          <w:divBdr>
            <w:top w:val="none" w:sz="0" w:space="0" w:color="auto"/>
            <w:left w:val="none" w:sz="0" w:space="0" w:color="auto"/>
            <w:bottom w:val="none" w:sz="0" w:space="0" w:color="auto"/>
            <w:right w:val="none" w:sz="0" w:space="0" w:color="auto"/>
          </w:divBdr>
        </w:div>
        <w:div w:id="559558827">
          <w:marLeft w:val="640"/>
          <w:marRight w:val="0"/>
          <w:marTop w:val="0"/>
          <w:marBottom w:val="0"/>
          <w:divBdr>
            <w:top w:val="none" w:sz="0" w:space="0" w:color="auto"/>
            <w:left w:val="none" w:sz="0" w:space="0" w:color="auto"/>
            <w:bottom w:val="none" w:sz="0" w:space="0" w:color="auto"/>
            <w:right w:val="none" w:sz="0" w:space="0" w:color="auto"/>
          </w:divBdr>
        </w:div>
        <w:div w:id="787433817">
          <w:marLeft w:val="640"/>
          <w:marRight w:val="0"/>
          <w:marTop w:val="0"/>
          <w:marBottom w:val="0"/>
          <w:divBdr>
            <w:top w:val="none" w:sz="0" w:space="0" w:color="auto"/>
            <w:left w:val="none" w:sz="0" w:space="0" w:color="auto"/>
            <w:bottom w:val="none" w:sz="0" w:space="0" w:color="auto"/>
            <w:right w:val="none" w:sz="0" w:space="0" w:color="auto"/>
          </w:divBdr>
        </w:div>
        <w:div w:id="50006468">
          <w:marLeft w:val="640"/>
          <w:marRight w:val="0"/>
          <w:marTop w:val="0"/>
          <w:marBottom w:val="0"/>
          <w:divBdr>
            <w:top w:val="none" w:sz="0" w:space="0" w:color="auto"/>
            <w:left w:val="none" w:sz="0" w:space="0" w:color="auto"/>
            <w:bottom w:val="none" w:sz="0" w:space="0" w:color="auto"/>
            <w:right w:val="none" w:sz="0" w:space="0" w:color="auto"/>
          </w:divBdr>
        </w:div>
        <w:div w:id="800146523">
          <w:marLeft w:val="640"/>
          <w:marRight w:val="0"/>
          <w:marTop w:val="0"/>
          <w:marBottom w:val="0"/>
          <w:divBdr>
            <w:top w:val="none" w:sz="0" w:space="0" w:color="auto"/>
            <w:left w:val="none" w:sz="0" w:space="0" w:color="auto"/>
            <w:bottom w:val="none" w:sz="0" w:space="0" w:color="auto"/>
            <w:right w:val="none" w:sz="0" w:space="0" w:color="auto"/>
          </w:divBdr>
        </w:div>
        <w:div w:id="71321904">
          <w:marLeft w:val="640"/>
          <w:marRight w:val="0"/>
          <w:marTop w:val="0"/>
          <w:marBottom w:val="0"/>
          <w:divBdr>
            <w:top w:val="none" w:sz="0" w:space="0" w:color="auto"/>
            <w:left w:val="none" w:sz="0" w:space="0" w:color="auto"/>
            <w:bottom w:val="none" w:sz="0" w:space="0" w:color="auto"/>
            <w:right w:val="none" w:sz="0" w:space="0" w:color="auto"/>
          </w:divBdr>
        </w:div>
        <w:div w:id="1662079322">
          <w:marLeft w:val="640"/>
          <w:marRight w:val="0"/>
          <w:marTop w:val="0"/>
          <w:marBottom w:val="0"/>
          <w:divBdr>
            <w:top w:val="none" w:sz="0" w:space="0" w:color="auto"/>
            <w:left w:val="none" w:sz="0" w:space="0" w:color="auto"/>
            <w:bottom w:val="none" w:sz="0" w:space="0" w:color="auto"/>
            <w:right w:val="none" w:sz="0" w:space="0" w:color="auto"/>
          </w:divBdr>
        </w:div>
        <w:div w:id="2120099113">
          <w:marLeft w:val="640"/>
          <w:marRight w:val="0"/>
          <w:marTop w:val="0"/>
          <w:marBottom w:val="0"/>
          <w:divBdr>
            <w:top w:val="none" w:sz="0" w:space="0" w:color="auto"/>
            <w:left w:val="none" w:sz="0" w:space="0" w:color="auto"/>
            <w:bottom w:val="none" w:sz="0" w:space="0" w:color="auto"/>
            <w:right w:val="none" w:sz="0" w:space="0" w:color="auto"/>
          </w:divBdr>
        </w:div>
        <w:div w:id="399908134">
          <w:marLeft w:val="640"/>
          <w:marRight w:val="0"/>
          <w:marTop w:val="0"/>
          <w:marBottom w:val="0"/>
          <w:divBdr>
            <w:top w:val="none" w:sz="0" w:space="0" w:color="auto"/>
            <w:left w:val="none" w:sz="0" w:space="0" w:color="auto"/>
            <w:bottom w:val="none" w:sz="0" w:space="0" w:color="auto"/>
            <w:right w:val="none" w:sz="0" w:space="0" w:color="auto"/>
          </w:divBdr>
        </w:div>
        <w:div w:id="1022054900">
          <w:marLeft w:val="640"/>
          <w:marRight w:val="0"/>
          <w:marTop w:val="0"/>
          <w:marBottom w:val="0"/>
          <w:divBdr>
            <w:top w:val="none" w:sz="0" w:space="0" w:color="auto"/>
            <w:left w:val="none" w:sz="0" w:space="0" w:color="auto"/>
            <w:bottom w:val="none" w:sz="0" w:space="0" w:color="auto"/>
            <w:right w:val="none" w:sz="0" w:space="0" w:color="auto"/>
          </w:divBdr>
        </w:div>
        <w:div w:id="284585724">
          <w:marLeft w:val="640"/>
          <w:marRight w:val="0"/>
          <w:marTop w:val="0"/>
          <w:marBottom w:val="0"/>
          <w:divBdr>
            <w:top w:val="none" w:sz="0" w:space="0" w:color="auto"/>
            <w:left w:val="none" w:sz="0" w:space="0" w:color="auto"/>
            <w:bottom w:val="none" w:sz="0" w:space="0" w:color="auto"/>
            <w:right w:val="none" w:sz="0" w:space="0" w:color="auto"/>
          </w:divBdr>
        </w:div>
        <w:div w:id="1498106629">
          <w:marLeft w:val="640"/>
          <w:marRight w:val="0"/>
          <w:marTop w:val="0"/>
          <w:marBottom w:val="0"/>
          <w:divBdr>
            <w:top w:val="none" w:sz="0" w:space="0" w:color="auto"/>
            <w:left w:val="none" w:sz="0" w:space="0" w:color="auto"/>
            <w:bottom w:val="none" w:sz="0" w:space="0" w:color="auto"/>
            <w:right w:val="none" w:sz="0" w:space="0" w:color="auto"/>
          </w:divBdr>
        </w:div>
        <w:div w:id="356466447">
          <w:marLeft w:val="640"/>
          <w:marRight w:val="0"/>
          <w:marTop w:val="0"/>
          <w:marBottom w:val="0"/>
          <w:divBdr>
            <w:top w:val="none" w:sz="0" w:space="0" w:color="auto"/>
            <w:left w:val="none" w:sz="0" w:space="0" w:color="auto"/>
            <w:bottom w:val="none" w:sz="0" w:space="0" w:color="auto"/>
            <w:right w:val="none" w:sz="0" w:space="0" w:color="auto"/>
          </w:divBdr>
        </w:div>
        <w:div w:id="1047877305">
          <w:marLeft w:val="640"/>
          <w:marRight w:val="0"/>
          <w:marTop w:val="0"/>
          <w:marBottom w:val="0"/>
          <w:divBdr>
            <w:top w:val="none" w:sz="0" w:space="0" w:color="auto"/>
            <w:left w:val="none" w:sz="0" w:space="0" w:color="auto"/>
            <w:bottom w:val="none" w:sz="0" w:space="0" w:color="auto"/>
            <w:right w:val="none" w:sz="0" w:space="0" w:color="auto"/>
          </w:divBdr>
        </w:div>
        <w:div w:id="201328824">
          <w:marLeft w:val="640"/>
          <w:marRight w:val="0"/>
          <w:marTop w:val="0"/>
          <w:marBottom w:val="0"/>
          <w:divBdr>
            <w:top w:val="none" w:sz="0" w:space="0" w:color="auto"/>
            <w:left w:val="none" w:sz="0" w:space="0" w:color="auto"/>
            <w:bottom w:val="none" w:sz="0" w:space="0" w:color="auto"/>
            <w:right w:val="none" w:sz="0" w:space="0" w:color="auto"/>
          </w:divBdr>
        </w:div>
        <w:div w:id="198395809">
          <w:marLeft w:val="640"/>
          <w:marRight w:val="0"/>
          <w:marTop w:val="0"/>
          <w:marBottom w:val="0"/>
          <w:divBdr>
            <w:top w:val="none" w:sz="0" w:space="0" w:color="auto"/>
            <w:left w:val="none" w:sz="0" w:space="0" w:color="auto"/>
            <w:bottom w:val="none" w:sz="0" w:space="0" w:color="auto"/>
            <w:right w:val="none" w:sz="0" w:space="0" w:color="auto"/>
          </w:divBdr>
        </w:div>
        <w:div w:id="226965051">
          <w:marLeft w:val="640"/>
          <w:marRight w:val="0"/>
          <w:marTop w:val="0"/>
          <w:marBottom w:val="0"/>
          <w:divBdr>
            <w:top w:val="none" w:sz="0" w:space="0" w:color="auto"/>
            <w:left w:val="none" w:sz="0" w:space="0" w:color="auto"/>
            <w:bottom w:val="none" w:sz="0" w:space="0" w:color="auto"/>
            <w:right w:val="none" w:sz="0" w:space="0" w:color="auto"/>
          </w:divBdr>
        </w:div>
        <w:div w:id="547763162">
          <w:marLeft w:val="640"/>
          <w:marRight w:val="0"/>
          <w:marTop w:val="0"/>
          <w:marBottom w:val="0"/>
          <w:divBdr>
            <w:top w:val="none" w:sz="0" w:space="0" w:color="auto"/>
            <w:left w:val="none" w:sz="0" w:space="0" w:color="auto"/>
            <w:bottom w:val="none" w:sz="0" w:space="0" w:color="auto"/>
            <w:right w:val="none" w:sz="0" w:space="0" w:color="auto"/>
          </w:divBdr>
        </w:div>
        <w:div w:id="953055941">
          <w:marLeft w:val="640"/>
          <w:marRight w:val="0"/>
          <w:marTop w:val="0"/>
          <w:marBottom w:val="0"/>
          <w:divBdr>
            <w:top w:val="none" w:sz="0" w:space="0" w:color="auto"/>
            <w:left w:val="none" w:sz="0" w:space="0" w:color="auto"/>
            <w:bottom w:val="none" w:sz="0" w:space="0" w:color="auto"/>
            <w:right w:val="none" w:sz="0" w:space="0" w:color="auto"/>
          </w:divBdr>
        </w:div>
        <w:div w:id="278688242">
          <w:marLeft w:val="640"/>
          <w:marRight w:val="0"/>
          <w:marTop w:val="0"/>
          <w:marBottom w:val="0"/>
          <w:divBdr>
            <w:top w:val="none" w:sz="0" w:space="0" w:color="auto"/>
            <w:left w:val="none" w:sz="0" w:space="0" w:color="auto"/>
            <w:bottom w:val="none" w:sz="0" w:space="0" w:color="auto"/>
            <w:right w:val="none" w:sz="0" w:space="0" w:color="auto"/>
          </w:divBdr>
        </w:div>
        <w:div w:id="2021545333">
          <w:marLeft w:val="640"/>
          <w:marRight w:val="0"/>
          <w:marTop w:val="0"/>
          <w:marBottom w:val="0"/>
          <w:divBdr>
            <w:top w:val="none" w:sz="0" w:space="0" w:color="auto"/>
            <w:left w:val="none" w:sz="0" w:space="0" w:color="auto"/>
            <w:bottom w:val="none" w:sz="0" w:space="0" w:color="auto"/>
            <w:right w:val="none" w:sz="0" w:space="0" w:color="auto"/>
          </w:divBdr>
        </w:div>
        <w:div w:id="439103844">
          <w:marLeft w:val="640"/>
          <w:marRight w:val="0"/>
          <w:marTop w:val="0"/>
          <w:marBottom w:val="0"/>
          <w:divBdr>
            <w:top w:val="none" w:sz="0" w:space="0" w:color="auto"/>
            <w:left w:val="none" w:sz="0" w:space="0" w:color="auto"/>
            <w:bottom w:val="none" w:sz="0" w:space="0" w:color="auto"/>
            <w:right w:val="none" w:sz="0" w:space="0" w:color="auto"/>
          </w:divBdr>
        </w:div>
        <w:div w:id="1618952231">
          <w:marLeft w:val="640"/>
          <w:marRight w:val="0"/>
          <w:marTop w:val="0"/>
          <w:marBottom w:val="0"/>
          <w:divBdr>
            <w:top w:val="none" w:sz="0" w:space="0" w:color="auto"/>
            <w:left w:val="none" w:sz="0" w:space="0" w:color="auto"/>
            <w:bottom w:val="none" w:sz="0" w:space="0" w:color="auto"/>
            <w:right w:val="none" w:sz="0" w:space="0" w:color="auto"/>
          </w:divBdr>
        </w:div>
        <w:div w:id="704410943">
          <w:marLeft w:val="640"/>
          <w:marRight w:val="0"/>
          <w:marTop w:val="0"/>
          <w:marBottom w:val="0"/>
          <w:divBdr>
            <w:top w:val="none" w:sz="0" w:space="0" w:color="auto"/>
            <w:left w:val="none" w:sz="0" w:space="0" w:color="auto"/>
            <w:bottom w:val="none" w:sz="0" w:space="0" w:color="auto"/>
            <w:right w:val="none" w:sz="0" w:space="0" w:color="auto"/>
          </w:divBdr>
        </w:div>
        <w:div w:id="623775080">
          <w:marLeft w:val="640"/>
          <w:marRight w:val="0"/>
          <w:marTop w:val="0"/>
          <w:marBottom w:val="0"/>
          <w:divBdr>
            <w:top w:val="none" w:sz="0" w:space="0" w:color="auto"/>
            <w:left w:val="none" w:sz="0" w:space="0" w:color="auto"/>
            <w:bottom w:val="none" w:sz="0" w:space="0" w:color="auto"/>
            <w:right w:val="none" w:sz="0" w:space="0" w:color="auto"/>
          </w:divBdr>
        </w:div>
        <w:div w:id="1484347470">
          <w:marLeft w:val="640"/>
          <w:marRight w:val="0"/>
          <w:marTop w:val="0"/>
          <w:marBottom w:val="0"/>
          <w:divBdr>
            <w:top w:val="none" w:sz="0" w:space="0" w:color="auto"/>
            <w:left w:val="none" w:sz="0" w:space="0" w:color="auto"/>
            <w:bottom w:val="none" w:sz="0" w:space="0" w:color="auto"/>
            <w:right w:val="none" w:sz="0" w:space="0" w:color="auto"/>
          </w:divBdr>
        </w:div>
        <w:div w:id="1274051777">
          <w:marLeft w:val="640"/>
          <w:marRight w:val="0"/>
          <w:marTop w:val="0"/>
          <w:marBottom w:val="0"/>
          <w:divBdr>
            <w:top w:val="none" w:sz="0" w:space="0" w:color="auto"/>
            <w:left w:val="none" w:sz="0" w:space="0" w:color="auto"/>
            <w:bottom w:val="none" w:sz="0" w:space="0" w:color="auto"/>
            <w:right w:val="none" w:sz="0" w:space="0" w:color="auto"/>
          </w:divBdr>
        </w:div>
        <w:div w:id="370615318">
          <w:marLeft w:val="640"/>
          <w:marRight w:val="0"/>
          <w:marTop w:val="0"/>
          <w:marBottom w:val="0"/>
          <w:divBdr>
            <w:top w:val="none" w:sz="0" w:space="0" w:color="auto"/>
            <w:left w:val="none" w:sz="0" w:space="0" w:color="auto"/>
            <w:bottom w:val="none" w:sz="0" w:space="0" w:color="auto"/>
            <w:right w:val="none" w:sz="0" w:space="0" w:color="auto"/>
          </w:divBdr>
        </w:div>
        <w:div w:id="2133160780">
          <w:marLeft w:val="640"/>
          <w:marRight w:val="0"/>
          <w:marTop w:val="0"/>
          <w:marBottom w:val="0"/>
          <w:divBdr>
            <w:top w:val="none" w:sz="0" w:space="0" w:color="auto"/>
            <w:left w:val="none" w:sz="0" w:space="0" w:color="auto"/>
            <w:bottom w:val="none" w:sz="0" w:space="0" w:color="auto"/>
            <w:right w:val="none" w:sz="0" w:space="0" w:color="auto"/>
          </w:divBdr>
        </w:div>
        <w:div w:id="1530295094">
          <w:marLeft w:val="640"/>
          <w:marRight w:val="0"/>
          <w:marTop w:val="0"/>
          <w:marBottom w:val="0"/>
          <w:divBdr>
            <w:top w:val="none" w:sz="0" w:space="0" w:color="auto"/>
            <w:left w:val="none" w:sz="0" w:space="0" w:color="auto"/>
            <w:bottom w:val="none" w:sz="0" w:space="0" w:color="auto"/>
            <w:right w:val="none" w:sz="0" w:space="0" w:color="auto"/>
          </w:divBdr>
        </w:div>
        <w:div w:id="420179733">
          <w:marLeft w:val="640"/>
          <w:marRight w:val="0"/>
          <w:marTop w:val="0"/>
          <w:marBottom w:val="0"/>
          <w:divBdr>
            <w:top w:val="none" w:sz="0" w:space="0" w:color="auto"/>
            <w:left w:val="none" w:sz="0" w:space="0" w:color="auto"/>
            <w:bottom w:val="none" w:sz="0" w:space="0" w:color="auto"/>
            <w:right w:val="none" w:sz="0" w:space="0" w:color="auto"/>
          </w:divBdr>
        </w:div>
        <w:div w:id="437718922">
          <w:marLeft w:val="640"/>
          <w:marRight w:val="0"/>
          <w:marTop w:val="0"/>
          <w:marBottom w:val="0"/>
          <w:divBdr>
            <w:top w:val="none" w:sz="0" w:space="0" w:color="auto"/>
            <w:left w:val="none" w:sz="0" w:space="0" w:color="auto"/>
            <w:bottom w:val="none" w:sz="0" w:space="0" w:color="auto"/>
            <w:right w:val="none" w:sz="0" w:space="0" w:color="auto"/>
          </w:divBdr>
        </w:div>
        <w:div w:id="465441166">
          <w:marLeft w:val="640"/>
          <w:marRight w:val="0"/>
          <w:marTop w:val="0"/>
          <w:marBottom w:val="0"/>
          <w:divBdr>
            <w:top w:val="none" w:sz="0" w:space="0" w:color="auto"/>
            <w:left w:val="none" w:sz="0" w:space="0" w:color="auto"/>
            <w:bottom w:val="none" w:sz="0" w:space="0" w:color="auto"/>
            <w:right w:val="none" w:sz="0" w:space="0" w:color="auto"/>
          </w:divBdr>
        </w:div>
        <w:div w:id="286661357">
          <w:marLeft w:val="640"/>
          <w:marRight w:val="0"/>
          <w:marTop w:val="0"/>
          <w:marBottom w:val="0"/>
          <w:divBdr>
            <w:top w:val="none" w:sz="0" w:space="0" w:color="auto"/>
            <w:left w:val="none" w:sz="0" w:space="0" w:color="auto"/>
            <w:bottom w:val="none" w:sz="0" w:space="0" w:color="auto"/>
            <w:right w:val="none" w:sz="0" w:space="0" w:color="auto"/>
          </w:divBdr>
        </w:div>
        <w:div w:id="180824584">
          <w:marLeft w:val="640"/>
          <w:marRight w:val="0"/>
          <w:marTop w:val="0"/>
          <w:marBottom w:val="0"/>
          <w:divBdr>
            <w:top w:val="none" w:sz="0" w:space="0" w:color="auto"/>
            <w:left w:val="none" w:sz="0" w:space="0" w:color="auto"/>
            <w:bottom w:val="none" w:sz="0" w:space="0" w:color="auto"/>
            <w:right w:val="none" w:sz="0" w:space="0" w:color="auto"/>
          </w:divBdr>
        </w:div>
        <w:div w:id="354893703">
          <w:marLeft w:val="640"/>
          <w:marRight w:val="0"/>
          <w:marTop w:val="0"/>
          <w:marBottom w:val="0"/>
          <w:divBdr>
            <w:top w:val="none" w:sz="0" w:space="0" w:color="auto"/>
            <w:left w:val="none" w:sz="0" w:space="0" w:color="auto"/>
            <w:bottom w:val="none" w:sz="0" w:space="0" w:color="auto"/>
            <w:right w:val="none" w:sz="0" w:space="0" w:color="auto"/>
          </w:divBdr>
        </w:div>
        <w:div w:id="1257444694">
          <w:marLeft w:val="640"/>
          <w:marRight w:val="0"/>
          <w:marTop w:val="0"/>
          <w:marBottom w:val="0"/>
          <w:divBdr>
            <w:top w:val="none" w:sz="0" w:space="0" w:color="auto"/>
            <w:left w:val="none" w:sz="0" w:space="0" w:color="auto"/>
            <w:bottom w:val="none" w:sz="0" w:space="0" w:color="auto"/>
            <w:right w:val="none" w:sz="0" w:space="0" w:color="auto"/>
          </w:divBdr>
        </w:div>
        <w:div w:id="617223363">
          <w:marLeft w:val="640"/>
          <w:marRight w:val="0"/>
          <w:marTop w:val="0"/>
          <w:marBottom w:val="0"/>
          <w:divBdr>
            <w:top w:val="none" w:sz="0" w:space="0" w:color="auto"/>
            <w:left w:val="none" w:sz="0" w:space="0" w:color="auto"/>
            <w:bottom w:val="none" w:sz="0" w:space="0" w:color="auto"/>
            <w:right w:val="none" w:sz="0" w:space="0" w:color="auto"/>
          </w:divBdr>
        </w:div>
        <w:div w:id="116343222">
          <w:marLeft w:val="640"/>
          <w:marRight w:val="0"/>
          <w:marTop w:val="0"/>
          <w:marBottom w:val="0"/>
          <w:divBdr>
            <w:top w:val="none" w:sz="0" w:space="0" w:color="auto"/>
            <w:left w:val="none" w:sz="0" w:space="0" w:color="auto"/>
            <w:bottom w:val="none" w:sz="0" w:space="0" w:color="auto"/>
            <w:right w:val="none" w:sz="0" w:space="0" w:color="auto"/>
          </w:divBdr>
        </w:div>
        <w:div w:id="2111048046">
          <w:marLeft w:val="640"/>
          <w:marRight w:val="0"/>
          <w:marTop w:val="0"/>
          <w:marBottom w:val="0"/>
          <w:divBdr>
            <w:top w:val="none" w:sz="0" w:space="0" w:color="auto"/>
            <w:left w:val="none" w:sz="0" w:space="0" w:color="auto"/>
            <w:bottom w:val="none" w:sz="0" w:space="0" w:color="auto"/>
            <w:right w:val="none" w:sz="0" w:space="0" w:color="auto"/>
          </w:divBdr>
        </w:div>
        <w:div w:id="1063410374">
          <w:marLeft w:val="640"/>
          <w:marRight w:val="0"/>
          <w:marTop w:val="0"/>
          <w:marBottom w:val="0"/>
          <w:divBdr>
            <w:top w:val="none" w:sz="0" w:space="0" w:color="auto"/>
            <w:left w:val="none" w:sz="0" w:space="0" w:color="auto"/>
            <w:bottom w:val="none" w:sz="0" w:space="0" w:color="auto"/>
            <w:right w:val="none" w:sz="0" w:space="0" w:color="auto"/>
          </w:divBdr>
        </w:div>
        <w:div w:id="141238743">
          <w:marLeft w:val="640"/>
          <w:marRight w:val="0"/>
          <w:marTop w:val="0"/>
          <w:marBottom w:val="0"/>
          <w:divBdr>
            <w:top w:val="none" w:sz="0" w:space="0" w:color="auto"/>
            <w:left w:val="none" w:sz="0" w:space="0" w:color="auto"/>
            <w:bottom w:val="none" w:sz="0" w:space="0" w:color="auto"/>
            <w:right w:val="none" w:sz="0" w:space="0" w:color="auto"/>
          </w:divBdr>
        </w:div>
        <w:div w:id="1501309896">
          <w:marLeft w:val="640"/>
          <w:marRight w:val="0"/>
          <w:marTop w:val="0"/>
          <w:marBottom w:val="0"/>
          <w:divBdr>
            <w:top w:val="none" w:sz="0" w:space="0" w:color="auto"/>
            <w:left w:val="none" w:sz="0" w:space="0" w:color="auto"/>
            <w:bottom w:val="none" w:sz="0" w:space="0" w:color="auto"/>
            <w:right w:val="none" w:sz="0" w:space="0" w:color="auto"/>
          </w:divBdr>
        </w:div>
        <w:div w:id="654841093">
          <w:marLeft w:val="640"/>
          <w:marRight w:val="0"/>
          <w:marTop w:val="0"/>
          <w:marBottom w:val="0"/>
          <w:divBdr>
            <w:top w:val="none" w:sz="0" w:space="0" w:color="auto"/>
            <w:left w:val="none" w:sz="0" w:space="0" w:color="auto"/>
            <w:bottom w:val="none" w:sz="0" w:space="0" w:color="auto"/>
            <w:right w:val="none" w:sz="0" w:space="0" w:color="auto"/>
          </w:divBdr>
        </w:div>
        <w:div w:id="1820882658">
          <w:marLeft w:val="640"/>
          <w:marRight w:val="0"/>
          <w:marTop w:val="0"/>
          <w:marBottom w:val="0"/>
          <w:divBdr>
            <w:top w:val="none" w:sz="0" w:space="0" w:color="auto"/>
            <w:left w:val="none" w:sz="0" w:space="0" w:color="auto"/>
            <w:bottom w:val="none" w:sz="0" w:space="0" w:color="auto"/>
            <w:right w:val="none" w:sz="0" w:space="0" w:color="auto"/>
          </w:divBdr>
        </w:div>
        <w:div w:id="1501965085">
          <w:marLeft w:val="640"/>
          <w:marRight w:val="0"/>
          <w:marTop w:val="0"/>
          <w:marBottom w:val="0"/>
          <w:divBdr>
            <w:top w:val="none" w:sz="0" w:space="0" w:color="auto"/>
            <w:left w:val="none" w:sz="0" w:space="0" w:color="auto"/>
            <w:bottom w:val="none" w:sz="0" w:space="0" w:color="auto"/>
            <w:right w:val="none" w:sz="0" w:space="0" w:color="auto"/>
          </w:divBdr>
        </w:div>
        <w:div w:id="123352442">
          <w:marLeft w:val="640"/>
          <w:marRight w:val="0"/>
          <w:marTop w:val="0"/>
          <w:marBottom w:val="0"/>
          <w:divBdr>
            <w:top w:val="none" w:sz="0" w:space="0" w:color="auto"/>
            <w:left w:val="none" w:sz="0" w:space="0" w:color="auto"/>
            <w:bottom w:val="none" w:sz="0" w:space="0" w:color="auto"/>
            <w:right w:val="none" w:sz="0" w:space="0" w:color="auto"/>
          </w:divBdr>
        </w:div>
        <w:div w:id="840388185">
          <w:marLeft w:val="640"/>
          <w:marRight w:val="0"/>
          <w:marTop w:val="0"/>
          <w:marBottom w:val="0"/>
          <w:divBdr>
            <w:top w:val="none" w:sz="0" w:space="0" w:color="auto"/>
            <w:left w:val="none" w:sz="0" w:space="0" w:color="auto"/>
            <w:bottom w:val="none" w:sz="0" w:space="0" w:color="auto"/>
            <w:right w:val="none" w:sz="0" w:space="0" w:color="auto"/>
          </w:divBdr>
        </w:div>
        <w:div w:id="1365013439">
          <w:marLeft w:val="640"/>
          <w:marRight w:val="0"/>
          <w:marTop w:val="0"/>
          <w:marBottom w:val="0"/>
          <w:divBdr>
            <w:top w:val="none" w:sz="0" w:space="0" w:color="auto"/>
            <w:left w:val="none" w:sz="0" w:space="0" w:color="auto"/>
            <w:bottom w:val="none" w:sz="0" w:space="0" w:color="auto"/>
            <w:right w:val="none" w:sz="0" w:space="0" w:color="auto"/>
          </w:divBdr>
        </w:div>
        <w:div w:id="26571141">
          <w:marLeft w:val="640"/>
          <w:marRight w:val="0"/>
          <w:marTop w:val="0"/>
          <w:marBottom w:val="0"/>
          <w:divBdr>
            <w:top w:val="none" w:sz="0" w:space="0" w:color="auto"/>
            <w:left w:val="none" w:sz="0" w:space="0" w:color="auto"/>
            <w:bottom w:val="none" w:sz="0" w:space="0" w:color="auto"/>
            <w:right w:val="none" w:sz="0" w:space="0" w:color="auto"/>
          </w:divBdr>
        </w:div>
      </w:divsChild>
    </w:div>
    <w:div w:id="342899947">
      <w:bodyDiv w:val="1"/>
      <w:marLeft w:val="0"/>
      <w:marRight w:val="0"/>
      <w:marTop w:val="0"/>
      <w:marBottom w:val="0"/>
      <w:divBdr>
        <w:top w:val="none" w:sz="0" w:space="0" w:color="auto"/>
        <w:left w:val="none" w:sz="0" w:space="0" w:color="auto"/>
        <w:bottom w:val="none" w:sz="0" w:space="0" w:color="auto"/>
        <w:right w:val="none" w:sz="0" w:space="0" w:color="auto"/>
      </w:divBdr>
      <w:divsChild>
        <w:div w:id="355424480">
          <w:marLeft w:val="640"/>
          <w:marRight w:val="0"/>
          <w:marTop w:val="0"/>
          <w:marBottom w:val="0"/>
          <w:divBdr>
            <w:top w:val="none" w:sz="0" w:space="0" w:color="auto"/>
            <w:left w:val="none" w:sz="0" w:space="0" w:color="auto"/>
            <w:bottom w:val="none" w:sz="0" w:space="0" w:color="auto"/>
            <w:right w:val="none" w:sz="0" w:space="0" w:color="auto"/>
          </w:divBdr>
        </w:div>
        <w:div w:id="540558828">
          <w:marLeft w:val="640"/>
          <w:marRight w:val="0"/>
          <w:marTop w:val="0"/>
          <w:marBottom w:val="0"/>
          <w:divBdr>
            <w:top w:val="none" w:sz="0" w:space="0" w:color="auto"/>
            <w:left w:val="none" w:sz="0" w:space="0" w:color="auto"/>
            <w:bottom w:val="none" w:sz="0" w:space="0" w:color="auto"/>
            <w:right w:val="none" w:sz="0" w:space="0" w:color="auto"/>
          </w:divBdr>
        </w:div>
        <w:div w:id="181171103">
          <w:marLeft w:val="640"/>
          <w:marRight w:val="0"/>
          <w:marTop w:val="0"/>
          <w:marBottom w:val="0"/>
          <w:divBdr>
            <w:top w:val="none" w:sz="0" w:space="0" w:color="auto"/>
            <w:left w:val="none" w:sz="0" w:space="0" w:color="auto"/>
            <w:bottom w:val="none" w:sz="0" w:space="0" w:color="auto"/>
            <w:right w:val="none" w:sz="0" w:space="0" w:color="auto"/>
          </w:divBdr>
        </w:div>
        <w:div w:id="863980743">
          <w:marLeft w:val="640"/>
          <w:marRight w:val="0"/>
          <w:marTop w:val="0"/>
          <w:marBottom w:val="0"/>
          <w:divBdr>
            <w:top w:val="none" w:sz="0" w:space="0" w:color="auto"/>
            <w:left w:val="none" w:sz="0" w:space="0" w:color="auto"/>
            <w:bottom w:val="none" w:sz="0" w:space="0" w:color="auto"/>
            <w:right w:val="none" w:sz="0" w:space="0" w:color="auto"/>
          </w:divBdr>
        </w:div>
        <w:div w:id="364062413">
          <w:marLeft w:val="640"/>
          <w:marRight w:val="0"/>
          <w:marTop w:val="0"/>
          <w:marBottom w:val="0"/>
          <w:divBdr>
            <w:top w:val="none" w:sz="0" w:space="0" w:color="auto"/>
            <w:left w:val="none" w:sz="0" w:space="0" w:color="auto"/>
            <w:bottom w:val="none" w:sz="0" w:space="0" w:color="auto"/>
            <w:right w:val="none" w:sz="0" w:space="0" w:color="auto"/>
          </w:divBdr>
        </w:div>
        <w:div w:id="625082947">
          <w:marLeft w:val="640"/>
          <w:marRight w:val="0"/>
          <w:marTop w:val="0"/>
          <w:marBottom w:val="0"/>
          <w:divBdr>
            <w:top w:val="none" w:sz="0" w:space="0" w:color="auto"/>
            <w:left w:val="none" w:sz="0" w:space="0" w:color="auto"/>
            <w:bottom w:val="none" w:sz="0" w:space="0" w:color="auto"/>
            <w:right w:val="none" w:sz="0" w:space="0" w:color="auto"/>
          </w:divBdr>
        </w:div>
        <w:div w:id="1192307760">
          <w:marLeft w:val="640"/>
          <w:marRight w:val="0"/>
          <w:marTop w:val="0"/>
          <w:marBottom w:val="0"/>
          <w:divBdr>
            <w:top w:val="none" w:sz="0" w:space="0" w:color="auto"/>
            <w:left w:val="none" w:sz="0" w:space="0" w:color="auto"/>
            <w:bottom w:val="none" w:sz="0" w:space="0" w:color="auto"/>
            <w:right w:val="none" w:sz="0" w:space="0" w:color="auto"/>
          </w:divBdr>
        </w:div>
        <w:div w:id="1314597863">
          <w:marLeft w:val="640"/>
          <w:marRight w:val="0"/>
          <w:marTop w:val="0"/>
          <w:marBottom w:val="0"/>
          <w:divBdr>
            <w:top w:val="none" w:sz="0" w:space="0" w:color="auto"/>
            <w:left w:val="none" w:sz="0" w:space="0" w:color="auto"/>
            <w:bottom w:val="none" w:sz="0" w:space="0" w:color="auto"/>
            <w:right w:val="none" w:sz="0" w:space="0" w:color="auto"/>
          </w:divBdr>
        </w:div>
        <w:div w:id="1377659941">
          <w:marLeft w:val="640"/>
          <w:marRight w:val="0"/>
          <w:marTop w:val="0"/>
          <w:marBottom w:val="0"/>
          <w:divBdr>
            <w:top w:val="none" w:sz="0" w:space="0" w:color="auto"/>
            <w:left w:val="none" w:sz="0" w:space="0" w:color="auto"/>
            <w:bottom w:val="none" w:sz="0" w:space="0" w:color="auto"/>
            <w:right w:val="none" w:sz="0" w:space="0" w:color="auto"/>
          </w:divBdr>
        </w:div>
        <w:div w:id="1835873316">
          <w:marLeft w:val="640"/>
          <w:marRight w:val="0"/>
          <w:marTop w:val="0"/>
          <w:marBottom w:val="0"/>
          <w:divBdr>
            <w:top w:val="none" w:sz="0" w:space="0" w:color="auto"/>
            <w:left w:val="none" w:sz="0" w:space="0" w:color="auto"/>
            <w:bottom w:val="none" w:sz="0" w:space="0" w:color="auto"/>
            <w:right w:val="none" w:sz="0" w:space="0" w:color="auto"/>
          </w:divBdr>
        </w:div>
        <w:div w:id="1609387834">
          <w:marLeft w:val="640"/>
          <w:marRight w:val="0"/>
          <w:marTop w:val="0"/>
          <w:marBottom w:val="0"/>
          <w:divBdr>
            <w:top w:val="none" w:sz="0" w:space="0" w:color="auto"/>
            <w:left w:val="none" w:sz="0" w:space="0" w:color="auto"/>
            <w:bottom w:val="none" w:sz="0" w:space="0" w:color="auto"/>
            <w:right w:val="none" w:sz="0" w:space="0" w:color="auto"/>
          </w:divBdr>
        </w:div>
        <w:div w:id="2136365704">
          <w:marLeft w:val="640"/>
          <w:marRight w:val="0"/>
          <w:marTop w:val="0"/>
          <w:marBottom w:val="0"/>
          <w:divBdr>
            <w:top w:val="none" w:sz="0" w:space="0" w:color="auto"/>
            <w:left w:val="none" w:sz="0" w:space="0" w:color="auto"/>
            <w:bottom w:val="none" w:sz="0" w:space="0" w:color="auto"/>
            <w:right w:val="none" w:sz="0" w:space="0" w:color="auto"/>
          </w:divBdr>
        </w:div>
        <w:div w:id="848835655">
          <w:marLeft w:val="640"/>
          <w:marRight w:val="0"/>
          <w:marTop w:val="0"/>
          <w:marBottom w:val="0"/>
          <w:divBdr>
            <w:top w:val="none" w:sz="0" w:space="0" w:color="auto"/>
            <w:left w:val="none" w:sz="0" w:space="0" w:color="auto"/>
            <w:bottom w:val="none" w:sz="0" w:space="0" w:color="auto"/>
            <w:right w:val="none" w:sz="0" w:space="0" w:color="auto"/>
          </w:divBdr>
        </w:div>
        <w:div w:id="252402129">
          <w:marLeft w:val="640"/>
          <w:marRight w:val="0"/>
          <w:marTop w:val="0"/>
          <w:marBottom w:val="0"/>
          <w:divBdr>
            <w:top w:val="none" w:sz="0" w:space="0" w:color="auto"/>
            <w:left w:val="none" w:sz="0" w:space="0" w:color="auto"/>
            <w:bottom w:val="none" w:sz="0" w:space="0" w:color="auto"/>
            <w:right w:val="none" w:sz="0" w:space="0" w:color="auto"/>
          </w:divBdr>
        </w:div>
        <w:div w:id="1257329069">
          <w:marLeft w:val="640"/>
          <w:marRight w:val="0"/>
          <w:marTop w:val="0"/>
          <w:marBottom w:val="0"/>
          <w:divBdr>
            <w:top w:val="none" w:sz="0" w:space="0" w:color="auto"/>
            <w:left w:val="none" w:sz="0" w:space="0" w:color="auto"/>
            <w:bottom w:val="none" w:sz="0" w:space="0" w:color="auto"/>
            <w:right w:val="none" w:sz="0" w:space="0" w:color="auto"/>
          </w:divBdr>
        </w:div>
        <w:div w:id="1945574974">
          <w:marLeft w:val="640"/>
          <w:marRight w:val="0"/>
          <w:marTop w:val="0"/>
          <w:marBottom w:val="0"/>
          <w:divBdr>
            <w:top w:val="none" w:sz="0" w:space="0" w:color="auto"/>
            <w:left w:val="none" w:sz="0" w:space="0" w:color="auto"/>
            <w:bottom w:val="none" w:sz="0" w:space="0" w:color="auto"/>
            <w:right w:val="none" w:sz="0" w:space="0" w:color="auto"/>
          </w:divBdr>
        </w:div>
        <w:div w:id="840312830">
          <w:marLeft w:val="640"/>
          <w:marRight w:val="0"/>
          <w:marTop w:val="0"/>
          <w:marBottom w:val="0"/>
          <w:divBdr>
            <w:top w:val="none" w:sz="0" w:space="0" w:color="auto"/>
            <w:left w:val="none" w:sz="0" w:space="0" w:color="auto"/>
            <w:bottom w:val="none" w:sz="0" w:space="0" w:color="auto"/>
            <w:right w:val="none" w:sz="0" w:space="0" w:color="auto"/>
          </w:divBdr>
        </w:div>
        <w:div w:id="1576817793">
          <w:marLeft w:val="640"/>
          <w:marRight w:val="0"/>
          <w:marTop w:val="0"/>
          <w:marBottom w:val="0"/>
          <w:divBdr>
            <w:top w:val="none" w:sz="0" w:space="0" w:color="auto"/>
            <w:left w:val="none" w:sz="0" w:space="0" w:color="auto"/>
            <w:bottom w:val="none" w:sz="0" w:space="0" w:color="auto"/>
            <w:right w:val="none" w:sz="0" w:space="0" w:color="auto"/>
          </w:divBdr>
        </w:div>
        <w:div w:id="2051295807">
          <w:marLeft w:val="640"/>
          <w:marRight w:val="0"/>
          <w:marTop w:val="0"/>
          <w:marBottom w:val="0"/>
          <w:divBdr>
            <w:top w:val="none" w:sz="0" w:space="0" w:color="auto"/>
            <w:left w:val="none" w:sz="0" w:space="0" w:color="auto"/>
            <w:bottom w:val="none" w:sz="0" w:space="0" w:color="auto"/>
            <w:right w:val="none" w:sz="0" w:space="0" w:color="auto"/>
          </w:divBdr>
        </w:div>
        <w:div w:id="1936277742">
          <w:marLeft w:val="640"/>
          <w:marRight w:val="0"/>
          <w:marTop w:val="0"/>
          <w:marBottom w:val="0"/>
          <w:divBdr>
            <w:top w:val="none" w:sz="0" w:space="0" w:color="auto"/>
            <w:left w:val="none" w:sz="0" w:space="0" w:color="auto"/>
            <w:bottom w:val="none" w:sz="0" w:space="0" w:color="auto"/>
            <w:right w:val="none" w:sz="0" w:space="0" w:color="auto"/>
          </w:divBdr>
        </w:div>
        <w:div w:id="369646853">
          <w:marLeft w:val="640"/>
          <w:marRight w:val="0"/>
          <w:marTop w:val="0"/>
          <w:marBottom w:val="0"/>
          <w:divBdr>
            <w:top w:val="none" w:sz="0" w:space="0" w:color="auto"/>
            <w:left w:val="none" w:sz="0" w:space="0" w:color="auto"/>
            <w:bottom w:val="none" w:sz="0" w:space="0" w:color="auto"/>
            <w:right w:val="none" w:sz="0" w:space="0" w:color="auto"/>
          </w:divBdr>
        </w:div>
        <w:div w:id="994917315">
          <w:marLeft w:val="640"/>
          <w:marRight w:val="0"/>
          <w:marTop w:val="0"/>
          <w:marBottom w:val="0"/>
          <w:divBdr>
            <w:top w:val="none" w:sz="0" w:space="0" w:color="auto"/>
            <w:left w:val="none" w:sz="0" w:space="0" w:color="auto"/>
            <w:bottom w:val="none" w:sz="0" w:space="0" w:color="auto"/>
            <w:right w:val="none" w:sz="0" w:space="0" w:color="auto"/>
          </w:divBdr>
        </w:div>
        <w:div w:id="1333989632">
          <w:marLeft w:val="640"/>
          <w:marRight w:val="0"/>
          <w:marTop w:val="0"/>
          <w:marBottom w:val="0"/>
          <w:divBdr>
            <w:top w:val="none" w:sz="0" w:space="0" w:color="auto"/>
            <w:left w:val="none" w:sz="0" w:space="0" w:color="auto"/>
            <w:bottom w:val="none" w:sz="0" w:space="0" w:color="auto"/>
            <w:right w:val="none" w:sz="0" w:space="0" w:color="auto"/>
          </w:divBdr>
        </w:div>
        <w:div w:id="1158034370">
          <w:marLeft w:val="640"/>
          <w:marRight w:val="0"/>
          <w:marTop w:val="0"/>
          <w:marBottom w:val="0"/>
          <w:divBdr>
            <w:top w:val="none" w:sz="0" w:space="0" w:color="auto"/>
            <w:left w:val="none" w:sz="0" w:space="0" w:color="auto"/>
            <w:bottom w:val="none" w:sz="0" w:space="0" w:color="auto"/>
            <w:right w:val="none" w:sz="0" w:space="0" w:color="auto"/>
          </w:divBdr>
        </w:div>
        <w:div w:id="881751886">
          <w:marLeft w:val="640"/>
          <w:marRight w:val="0"/>
          <w:marTop w:val="0"/>
          <w:marBottom w:val="0"/>
          <w:divBdr>
            <w:top w:val="none" w:sz="0" w:space="0" w:color="auto"/>
            <w:left w:val="none" w:sz="0" w:space="0" w:color="auto"/>
            <w:bottom w:val="none" w:sz="0" w:space="0" w:color="auto"/>
            <w:right w:val="none" w:sz="0" w:space="0" w:color="auto"/>
          </w:divBdr>
        </w:div>
        <w:div w:id="326786183">
          <w:marLeft w:val="640"/>
          <w:marRight w:val="0"/>
          <w:marTop w:val="0"/>
          <w:marBottom w:val="0"/>
          <w:divBdr>
            <w:top w:val="none" w:sz="0" w:space="0" w:color="auto"/>
            <w:left w:val="none" w:sz="0" w:space="0" w:color="auto"/>
            <w:bottom w:val="none" w:sz="0" w:space="0" w:color="auto"/>
            <w:right w:val="none" w:sz="0" w:space="0" w:color="auto"/>
          </w:divBdr>
        </w:div>
        <w:div w:id="938949634">
          <w:marLeft w:val="640"/>
          <w:marRight w:val="0"/>
          <w:marTop w:val="0"/>
          <w:marBottom w:val="0"/>
          <w:divBdr>
            <w:top w:val="none" w:sz="0" w:space="0" w:color="auto"/>
            <w:left w:val="none" w:sz="0" w:space="0" w:color="auto"/>
            <w:bottom w:val="none" w:sz="0" w:space="0" w:color="auto"/>
            <w:right w:val="none" w:sz="0" w:space="0" w:color="auto"/>
          </w:divBdr>
        </w:div>
        <w:div w:id="1160728677">
          <w:marLeft w:val="640"/>
          <w:marRight w:val="0"/>
          <w:marTop w:val="0"/>
          <w:marBottom w:val="0"/>
          <w:divBdr>
            <w:top w:val="none" w:sz="0" w:space="0" w:color="auto"/>
            <w:left w:val="none" w:sz="0" w:space="0" w:color="auto"/>
            <w:bottom w:val="none" w:sz="0" w:space="0" w:color="auto"/>
            <w:right w:val="none" w:sz="0" w:space="0" w:color="auto"/>
          </w:divBdr>
        </w:div>
        <w:div w:id="1346664931">
          <w:marLeft w:val="640"/>
          <w:marRight w:val="0"/>
          <w:marTop w:val="0"/>
          <w:marBottom w:val="0"/>
          <w:divBdr>
            <w:top w:val="none" w:sz="0" w:space="0" w:color="auto"/>
            <w:left w:val="none" w:sz="0" w:space="0" w:color="auto"/>
            <w:bottom w:val="none" w:sz="0" w:space="0" w:color="auto"/>
            <w:right w:val="none" w:sz="0" w:space="0" w:color="auto"/>
          </w:divBdr>
        </w:div>
        <w:div w:id="755515678">
          <w:marLeft w:val="640"/>
          <w:marRight w:val="0"/>
          <w:marTop w:val="0"/>
          <w:marBottom w:val="0"/>
          <w:divBdr>
            <w:top w:val="none" w:sz="0" w:space="0" w:color="auto"/>
            <w:left w:val="none" w:sz="0" w:space="0" w:color="auto"/>
            <w:bottom w:val="none" w:sz="0" w:space="0" w:color="auto"/>
            <w:right w:val="none" w:sz="0" w:space="0" w:color="auto"/>
          </w:divBdr>
        </w:div>
        <w:div w:id="1060134783">
          <w:marLeft w:val="640"/>
          <w:marRight w:val="0"/>
          <w:marTop w:val="0"/>
          <w:marBottom w:val="0"/>
          <w:divBdr>
            <w:top w:val="none" w:sz="0" w:space="0" w:color="auto"/>
            <w:left w:val="none" w:sz="0" w:space="0" w:color="auto"/>
            <w:bottom w:val="none" w:sz="0" w:space="0" w:color="auto"/>
            <w:right w:val="none" w:sz="0" w:space="0" w:color="auto"/>
          </w:divBdr>
        </w:div>
        <w:div w:id="610940516">
          <w:marLeft w:val="640"/>
          <w:marRight w:val="0"/>
          <w:marTop w:val="0"/>
          <w:marBottom w:val="0"/>
          <w:divBdr>
            <w:top w:val="none" w:sz="0" w:space="0" w:color="auto"/>
            <w:left w:val="none" w:sz="0" w:space="0" w:color="auto"/>
            <w:bottom w:val="none" w:sz="0" w:space="0" w:color="auto"/>
            <w:right w:val="none" w:sz="0" w:space="0" w:color="auto"/>
          </w:divBdr>
        </w:div>
        <w:div w:id="852185146">
          <w:marLeft w:val="640"/>
          <w:marRight w:val="0"/>
          <w:marTop w:val="0"/>
          <w:marBottom w:val="0"/>
          <w:divBdr>
            <w:top w:val="none" w:sz="0" w:space="0" w:color="auto"/>
            <w:left w:val="none" w:sz="0" w:space="0" w:color="auto"/>
            <w:bottom w:val="none" w:sz="0" w:space="0" w:color="auto"/>
            <w:right w:val="none" w:sz="0" w:space="0" w:color="auto"/>
          </w:divBdr>
        </w:div>
        <w:div w:id="1502164478">
          <w:marLeft w:val="640"/>
          <w:marRight w:val="0"/>
          <w:marTop w:val="0"/>
          <w:marBottom w:val="0"/>
          <w:divBdr>
            <w:top w:val="none" w:sz="0" w:space="0" w:color="auto"/>
            <w:left w:val="none" w:sz="0" w:space="0" w:color="auto"/>
            <w:bottom w:val="none" w:sz="0" w:space="0" w:color="auto"/>
            <w:right w:val="none" w:sz="0" w:space="0" w:color="auto"/>
          </w:divBdr>
        </w:div>
        <w:div w:id="2010131942">
          <w:marLeft w:val="640"/>
          <w:marRight w:val="0"/>
          <w:marTop w:val="0"/>
          <w:marBottom w:val="0"/>
          <w:divBdr>
            <w:top w:val="none" w:sz="0" w:space="0" w:color="auto"/>
            <w:left w:val="none" w:sz="0" w:space="0" w:color="auto"/>
            <w:bottom w:val="none" w:sz="0" w:space="0" w:color="auto"/>
            <w:right w:val="none" w:sz="0" w:space="0" w:color="auto"/>
          </w:divBdr>
        </w:div>
        <w:div w:id="1865247110">
          <w:marLeft w:val="640"/>
          <w:marRight w:val="0"/>
          <w:marTop w:val="0"/>
          <w:marBottom w:val="0"/>
          <w:divBdr>
            <w:top w:val="none" w:sz="0" w:space="0" w:color="auto"/>
            <w:left w:val="none" w:sz="0" w:space="0" w:color="auto"/>
            <w:bottom w:val="none" w:sz="0" w:space="0" w:color="auto"/>
            <w:right w:val="none" w:sz="0" w:space="0" w:color="auto"/>
          </w:divBdr>
        </w:div>
        <w:div w:id="1777404430">
          <w:marLeft w:val="640"/>
          <w:marRight w:val="0"/>
          <w:marTop w:val="0"/>
          <w:marBottom w:val="0"/>
          <w:divBdr>
            <w:top w:val="none" w:sz="0" w:space="0" w:color="auto"/>
            <w:left w:val="none" w:sz="0" w:space="0" w:color="auto"/>
            <w:bottom w:val="none" w:sz="0" w:space="0" w:color="auto"/>
            <w:right w:val="none" w:sz="0" w:space="0" w:color="auto"/>
          </w:divBdr>
        </w:div>
        <w:div w:id="1096486591">
          <w:marLeft w:val="640"/>
          <w:marRight w:val="0"/>
          <w:marTop w:val="0"/>
          <w:marBottom w:val="0"/>
          <w:divBdr>
            <w:top w:val="none" w:sz="0" w:space="0" w:color="auto"/>
            <w:left w:val="none" w:sz="0" w:space="0" w:color="auto"/>
            <w:bottom w:val="none" w:sz="0" w:space="0" w:color="auto"/>
            <w:right w:val="none" w:sz="0" w:space="0" w:color="auto"/>
          </w:divBdr>
        </w:div>
        <w:div w:id="921378458">
          <w:marLeft w:val="640"/>
          <w:marRight w:val="0"/>
          <w:marTop w:val="0"/>
          <w:marBottom w:val="0"/>
          <w:divBdr>
            <w:top w:val="none" w:sz="0" w:space="0" w:color="auto"/>
            <w:left w:val="none" w:sz="0" w:space="0" w:color="auto"/>
            <w:bottom w:val="none" w:sz="0" w:space="0" w:color="auto"/>
            <w:right w:val="none" w:sz="0" w:space="0" w:color="auto"/>
          </w:divBdr>
        </w:div>
        <w:div w:id="328145319">
          <w:marLeft w:val="640"/>
          <w:marRight w:val="0"/>
          <w:marTop w:val="0"/>
          <w:marBottom w:val="0"/>
          <w:divBdr>
            <w:top w:val="none" w:sz="0" w:space="0" w:color="auto"/>
            <w:left w:val="none" w:sz="0" w:space="0" w:color="auto"/>
            <w:bottom w:val="none" w:sz="0" w:space="0" w:color="auto"/>
            <w:right w:val="none" w:sz="0" w:space="0" w:color="auto"/>
          </w:divBdr>
        </w:div>
        <w:div w:id="1017850605">
          <w:marLeft w:val="640"/>
          <w:marRight w:val="0"/>
          <w:marTop w:val="0"/>
          <w:marBottom w:val="0"/>
          <w:divBdr>
            <w:top w:val="none" w:sz="0" w:space="0" w:color="auto"/>
            <w:left w:val="none" w:sz="0" w:space="0" w:color="auto"/>
            <w:bottom w:val="none" w:sz="0" w:space="0" w:color="auto"/>
            <w:right w:val="none" w:sz="0" w:space="0" w:color="auto"/>
          </w:divBdr>
        </w:div>
        <w:div w:id="1831485200">
          <w:marLeft w:val="640"/>
          <w:marRight w:val="0"/>
          <w:marTop w:val="0"/>
          <w:marBottom w:val="0"/>
          <w:divBdr>
            <w:top w:val="none" w:sz="0" w:space="0" w:color="auto"/>
            <w:left w:val="none" w:sz="0" w:space="0" w:color="auto"/>
            <w:bottom w:val="none" w:sz="0" w:space="0" w:color="auto"/>
            <w:right w:val="none" w:sz="0" w:space="0" w:color="auto"/>
          </w:divBdr>
        </w:div>
        <w:div w:id="1889608429">
          <w:marLeft w:val="640"/>
          <w:marRight w:val="0"/>
          <w:marTop w:val="0"/>
          <w:marBottom w:val="0"/>
          <w:divBdr>
            <w:top w:val="none" w:sz="0" w:space="0" w:color="auto"/>
            <w:left w:val="none" w:sz="0" w:space="0" w:color="auto"/>
            <w:bottom w:val="none" w:sz="0" w:space="0" w:color="auto"/>
            <w:right w:val="none" w:sz="0" w:space="0" w:color="auto"/>
          </w:divBdr>
        </w:div>
        <w:div w:id="2076394848">
          <w:marLeft w:val="640"/>
          <w:marRight w:val="0"/>
          <w:marTop w:val="0"/>
          <w:marBottom w:val="0"/>
          <w:divBdr>
            <w:top w:val="none" w:sz="0" w:space="0" w:color="auto"/>
            <w:left w:val="none" w:sz="0" w:space="0" w:color="auto"/>
            <w:bottom w:val="none" w:sz="0" w:space="0" w:color="auto"/>
            <w:right w:val="none" w:sz="0" w:space="0" w:color="auto"/>
          </w:divBdr>
        </w:div>
        <w:div w:id="205877585">
          <w:marLeft w:val="640"/>
          <w:marRight w:val="0"/>
          <w:marTop w:val="0"/>
          <w:marBottom w:val="0"/>
          <w:divBdr>
            <w:top w:val="none" w:sz="0" w:space="0" w:color="auto"/>
            <w:left w:val="none" w:sz="0" w:space="0" w:color="auto"/>
            <w:bottom w:val="none" w:sz="0" w:space="0" w:color="auto"/>
            <w:right w:val="none" w:sz="0" w:space="0" w:color="auto"/>
          </w:divBdr>
        </w:div>
        <w:div w:id="1398823964">
          <w:marLeft w:val="640"/>
          <w:marRight w:val="0"/>
          <w:marTop w:val="0"/>
          <w:marBottom w:val="0"/>
          <w:divBdr>
            <w:top w:val="none" w:sz="0" w:space="0" w:color="auto"/>
            <w:left w:val="none" w:sz="0" w:space="0" w:color="auto"/>
            <w:bottom w:val="none" w:sz="0" w:space="0" w:color="auto"/>
            <w:right w:val="none" w:sz="0" w:space="0" w:color="auto"/>
          </w:divBdr>
        </w:div>
        <w:div w:id="1228884661">
          <w:marLeft w:val="640"/>
          <w:marRight w:val="0"/>
          <w:marTop w:val="0"/>
          <w:marBottom w:val="0"/>
          <w:divBdr>
            <w:top w:val="none" w:sz="0" w:space="0" w:color="auto"/>
            <w:left w:val="none" w:sz="0" w:space="0" w:color="auto"/>
            <w:bottom w:val="none" w:sz="0" w:space="0" w:color="auto"/>
            <w:right w:val="none" w:sz="0" w:space="0" w:color="auto"/>
          </w:divBdr>
        </w:div>
        <w:div w:id="712311418">
          <w:marLeft w:val="640"/>
          <w:marRight w:val="0"/>
          <w:marTop w:val="0"/>
          <w:marBottom w:val="0"/>
          <w:divBdr>
            <w:top w:val="none" w:sz="0" w:space="0" w:color="auto"/>
            <w:left w:val="none" w:sz="0" w:space="0" w:color="auto"/>
            <w:bottom w:val="none" w:sz="0" w:space="0" w:color="auto"/>
            <w:right w:val="none" w:sz="0" w:space="0" w:color="auto"/>
          </w:divBdr>
        </w:div>
        <w:div w:id="2050103380">
          <w:marLeft w:val="640"/>
          <w:marRight w:val="0"/>
          <w:marTop w:val="0"/>
          <w:marBottom w:val="0"/>
          <w:divBdr>
            <w:top w:val="none" w:sz="0" w:space="0" w:color="auto"/>
            <w:left w:val="none" w:sz="0" w:space="0" w:color="auto"/>
            <w:bottom w:val="none" w:sz="0" w:space="0" w:color="auto"/>
            <w:right w:val="none" w:sz="0" w:space="0" w:color="auto"/>
          </w:divBdr>
        </w:div>
        <w:div w:id="1800682214">
          <w:marLeft w:val="640"/>
          <w:marRight w:val="0"/>
          <w:marTop w:val="0"/>
          <w:marBottom w:val="0"/>
          <w:divBdr>
            <w:top w:val="none" w:sz="0" w:space="0" w:color="auto"/>
            <w:left w:val="none" w:sz="0" w:space="0" w:color="auto"/>
            <w:bottom w:val="none" w:sz="0" w:space="0" w:color="auto"/>
            <w:right w:val="none" w:sz="0" w:space="0" w:color="auto"/>
          </w:divBdr>
        </w:div>
        <w:div w:id="314531462">
          <w:marLeft w:val="640"/>
          <w:marRight w:val="0"/>
          <w:marTop w:val="0"/>
          <w:marBottom w:val="0"/>
          <w:divBdr>
            <w:top w:val="none" w:sz="0" w:space="0" w:color="auto"/>
            <w:left w:val="none" w:sz="0" w:space="0" w:color="auto"/>
            <w:bottom w:val="none" w:sz="0" w:space="0" w:color="auto"/>
            <w:right w:val="none" w:sz="0" w:space="0" w:color="auto"/>
          </w:divBdr>
        </w:div>
        <w:div w:id="1882135840">
          <w:marLeft w:val="640"/>
          <w:marRight w:val="0"/>
          <w:marTop w:val="0"/>
          <w:marBottom w:val="0"/>
          <w:divBdr>
            <w:top w:val="none" w:sz="0" w:space="0" w:color="auto"/>
            <w:left w:val="none" w:sz="0" w:space="0" w:color="auto"/>
            <w:bottom w:val="none" w:sz="0" w:space="0" w:color="auto"/>
            <w:right w:val="none" w:sz="0" w:space="0" w:color="auto"/>
          </w:divBdr>
        </w:div>
        <w:div w:id="1698627760">
          <w:marLeft w:val="640"/>
          <w:marRight w:val="0"/>
          <w:marTop w:val="0"/>
          <w:marBottom w:val="0"/>
          <w:divBdr>
            <w:top w:val="none" w:sz="0" w:space="0" w:color="auto"/>
            <w:left w:val="none" w:sz="0" w:space="0" w:color="auto"/>
            <w:bottom w:val="none" w:sz="0" w:space="0" w:color="auto"/>
            <w:right w:val="none" w:sz="0" w:space="0" w:color="auto"/>
          </w:divBdr>
        </w:div>
        <w:div w:id="1723746277">
          <w:marLeft w:val="640"/>
          <w:marRight w:val="0"/>
          <w:marTop w:val="0"/>
          <w:marBottom w:val="0"/>
          <w:divBdr>
            <w:top w:val="none" w:sz="0" w:space="0" w:color="auto"/>
            <w:left w:val="none" w:sz="0" w:space="0" w:color="auto"/>
            <w:bottom w:val="none" w:sz="0" w:space="0" w:color="auto"/>
            <w:right w:val="none" w:sz="0" w:space="0" w:color="auto"/>
          </w:divBdr>
        </w:div>
        <w:div w:id="923605559">
          <w:marLeft w:val="640"/>
          <w:marRight w:val="0"/>
          <w:marTop w:val="0"/>
          <w:marBottom w:val="0"/>
          <w:divBdr>
            <w:top w:val="none" w:sz="0" w:space="0" w:color="auto"/>
            <w:left w:val="none" w:sz="0" w:space="0" w:color="auto"/>
            <w:bottom w:val="none" w:sz="0" w:space="0" w:color="auto"/>
            <w:right w:val="none" w:sz="0" w:space="0" w:color="auto"/>
          </w:divBdr>
        </w:div>
        <w:div w:id="793451737">
          <w:marLeft w:val="640"/>
          <w:marRight w:val="0"/>
          <w:marTop w:val="0"/>
          <w:marBottom w:val="0"/>
          <w:divBdr>
            <w:top w:val="none" w:sz="0" w:space="0" w:color="auto"/>
            <w:left w:val="none" w:sz="0" w:space="0" w:color="auto"/>
            <w:bottom w:val="none" w:sz="0" w:space="0" w:color="auto"/>
            <w:right w:val="none" w:sz="0" w:space="0" w:color="auto"/>
          </w:divBdr>
        </w:div>
        <w:div w:id="823400930">
          <w:marLeft w:val="640"/>
          <w:marRight w:val="0"/>
          <w:marTop w:val="0"/>
          <w:marBottom w:val="0"/>
          <w:divBdr>
            <w:top w:val="none" w:sz="0" w:space="0" w:color="auto"/>
            <w:left w:val="none" w:sz="0" w:space="0" w:color="auto"/>
            <w:bottom w:val="none" w:sz="0" w:space="0" w:color="auto"/>
            <w:right w:val="none" w:sz="0" w:space="0" w:color="auto"/>
          </w:divBdr>
        </w:div>
        <w:div w:id="2058426600">
          <w:marLeft w:val="640"/>
          <w:marRight w:val="0"/>
          <w:marTop w:val="0"/>
          <w:marBottom w:val="0"/>
          <w:divBdr>
            <w:top w:val="none" w:sz="0" w:space="0" w:color="auto"/>
            <w:left w:val="none" w:sz="0" w:space="0" w:color="auto"/>
            <w:bottom w:val="none" w:sz="0" w:space="0" w:color="auto"/>
            <w:right w:val="none" w:sz="0" w:space="0" w:color="auto"/>
          </w:divBdr>
        </w:div>
        <w:div w:id="363747237">
          <w:marLeft w:val="640"/>
          <w:marRight w:val="0"/>
          <w:marTop w:val="0"/>
          <w:marBottom w:val="0"/>
          <w:divBdr>
            <w:top w:val="none" w:sz="0" w:space="0" w:color="auto"/>
            <w:left w:val="none" w:sz="0" w:space="0" w:color="auto"/>
            <w:bottom w:val="none" w:sz="0" w:space="0" w:color="auto"/>
            <w:right w:val="none" w:sz="0" w:space="0" w:color="auto"/>
          </w:divBdr>
        </w:div>
        <w:div w:id="1931431603">
          <w:marLeft w:val="640"/>
          <w:marRight w:val="0"/>
          <w:marTop w:val="0"/>
          <w:marBottom w:val="0"/>
          <w:divBdr>
            <w:top w:val="none" w:sz="0" w:space="0" w:color="auto"/>
            <w:left w:val="none" w:sz="0" w:space="0" w:color="auto"/>
            <w:bottom w:val="none" w:sz="0" w:space="0" w:color="auto"/>
            <w:right w:val="none" w:sz="0" w:space="0" w:color="auto"/>
          </w:divBdr>
        </w:div>
        <w:div w:id="1385912750">
          <w:marLeft w:val="640"/>
          <w:marRight w:val="0"/>
          <w:marTop w:val="0"/>
          <w:marBottom w:val="0"/>
          <w:divBdr>
            <w:top w:val="none" w:sz="0" w:space="0" w:color="auto"/>
            <w:left w:val="none" w:sz="0" w:space="0" w:color="auto"/>
            <w:bottom w:val="none" w:sz="0" w:space="0" w:color="auto"/>
            <w:right w:val="none" w:sz="0" w:space="0" w:color="auto"/>
          </w:divBdr>
        </w:div>
        <w:div w:id="62720203">
          <w:marLeft w:val="640"/>
          <w:marRight w:val="0"/>
          <w:marTop w:val="0"/>
          <w:marBottom w:val="0"/>
          <w:divBdr>
            <w:top w:val="none" w:sz="0" w:space="0" w:color="auto"/>
            <w:left w:val="none" w:sz="0" w:space="0" w:color="auto"/>
            <w:bottom w:val="none" w:sz="0" w:space="0" w:color="auto"/>
            <w:right w:val="none" w:sz="0" w:space="0" w:color="auto"/>
          </w:divBdr>
        </w:div>
        <w:div w:id="1606421030">
          <w:marLeft w:val="640"/>
          <w:marRight w:val="0"/>
          <w:marTop w:val="0"/>
          <w:marBottom w:val="0"/>
          <w:divBdr>
            <w:top w:val="none" w:sz="0" w:space="0" w:color="auto"/>
            <w:left w:val="none" w:sz="0" w:space="0" w:color="auto"/>
            <w:bottom w:val="none" w:sz="0" w:space="0" w:color="auto"/>
            <w:right w:val="none" w:sz="0" w:space="0" w:color="auto"/>
          </w:divBdr>
        </w:div>
        <w:div w:id="1809282646">
          <w:marLeft w:val="640"/>
          <w:marRight w:val="0"/>
          <w:marTop w:val="0"/>
          <w:marBottom w:val="0"/>
          <w:divBdr>
            <w:top w:val="none" w:sz="0" w:space="0" w:color="auto"/>
            <w:left w:val="none" w:sz="0" w:space="0" w:color="auto"/>
            <w:bottom w:val="none" w:sz="0" w:space="0" w:color="auto"/>
            <w:right w:val="none" w:sz="0" w:space="0" w:color="auto"/>
          </w:divBdr>
        </w:div>
        <w:div w:id="1718122694">
          <w:marLeft w:val="640"/>
          <w:marRight w:val="0"/>
          <w:marTop w:val="0"/>
          <w:marBottom w:val="0"/>
          <w:divBdr>
            <w:top w:val="none" w:sz="0" w:space="0" w:color="auto"/>
            <w:left w:val="none" w:sz="0" w:space="0" w:color="auto"/>
            <w:bottom w:val="none" w:sz="0" w:space="0" w:color="auto"/>
            <w:right w:val="none" w:sz="0" w:space="0" w:color="auto"/>
          </w:divBdr>
        </w:div>
        <w:div w:id="1853689521">
          <w:marLeft w:val="640"/>
          <w:marRight w:val="0"/>
          <w:marTop w:val="0"/>
          <w:marBottom w:val="0"/>
          <w:divBdr>
            <w:top w:val="none" w:sz="0" w:space="0" w:color="auto"/>
            <w:left w:val="none" w:sz="0" w:space="0" w:color="auto"/>
            <w:bottom w:val="none" w:sz="0" w:space="0" w:color="auto"/>
            <w:right w:val="none" w:sz="0" w:space="0" w:color="auto"/>
          </w:divBdr>
        </w:div>
        <w:div w:id="643705451">
          <w:marLeft w:val="640"/>
          <w:marRight w:val="0"/>
          <w:marTop w:val="0"/>
          <w:marBottom w:val="0"/>
          <w:divBdr>
            <w:top w:val="none" w:sz="0" w:space="0" w:color="auto"/>
            <w:left w:val="none" w:sz="0" w:space="0" w:color="auto"/>
            <w:bottom w:val="none" w:sz="0" w:space="0" w:color="auto"/>
            <w:right w:val="none" w:sz="0" w:space="0" w:color="auto"/>
          </w:divBdr>
        </w:div>
        <w:div w:id="1578637857">
          <w:marLeft w:val="640"/>
          <w:marRight w:val="0"/>
          <w:marTop w:val="0"/>
          <w:marBottom w:val="0"/>
          <w:divBdr>
            <w:top w:val="none" w:sz="0" w:space="0" w:color="auto"/>
            <w:left w:val="none" w:sz="0" w:space="0" w:color="auto"/>
            <w:bottom w:val="none" w:sz="0" w:space="0" w:color="auto"/>
            <w:right w:val="none" w:sz="0" w:space="0" w:color="auto"/>
          </w:divBdr>
        </w:div>
        <w:div w:id="2042433996">
          <w:marLeft w:val="640"/>
          <w:marRight w:val="0"/>
          <w:marTop w:val="0"/>
          <w:marBottom w:val="0"/>
          <w:divBdr>
            <w:top w:val="none" w:sz="0" w:space="0" w:color="auto"/>
            <w:left w:val="none" w:sz="0" w:space="0" w:color="auto"/>
            <w:bottom w:val="none" w:sz="0" w:space="0" w:color="auto"/>
            <w:right w:val="none" w:sz="0" w:space="0" w:color="auto"/>
          </w:divBdr>
        </w:div>
        <w:div w:id="1300300351">
          <w:marLeft w:val="640"/>
          <w:marRight w:val="0"/>
          <w:marTop w:val="0"/>
          <w:marBottom w:val="0"/>
          <w:divBdr>
            <w:top w:val="none" w:sz="0" w:space="0" w:color="auto"/>
            <w:left w:val="none" w:sz="0" w:space="0" w:color="auto"/>
            <w:bottom w:val="none" w:sz="0" w:space="0" w:color="auto"/>
            <w:right w:val="none" w:sz="0" w:space="0" w:color="auto"/>
          </w:divBdr>
        </w:div>
        <w:div w:id="657196549">
          <w:marLeft w:val="640"/>
          <w:marRight w:val="0"/>
          <w:marTop w:val="0"/>
          <w:marBottom w:val="0"/>
          <w:divBdr>
            <w:top w:val="none" w:sz="0" w:space="0" w:color="auto"/>
            <w:left w:val="none" w:sz="0" w:space="0" w:color="auto"/>
            <w:bottom w:val="none" w:sz="0" w:space="0" w:color="auto"/>
            <w:right w:val="none" w:sz="0" w:space="0" w:color="auto"/>
          </w:divBdr>
        </w:div>
        <w:div w:id="150753666">
          <w:marLeft w:val="640"/>
          <w:marRight w:val="0"/>
          <w:marTop w:val="0"/>
          <w:marBottom w:val="0"/>
          <w:divBdr>
            <w:top w:val="none" w:sz="0" w:space="0" w:color="auto"/>
            <w:left w:val="none" w:sz="0" w:space="0" w:color="auto"/>
            <w:bottom w:val="none" w:sz="0" w:space="0" w:color="auto"/>
            <w:right w:val="none" w:sz="0" w:space="0" w:color="auto"/>
          </w:divBdr>
        </w:div>
        <w:div w:id="33819116">
          <w:marLeft w:val="640"/>
          <w:marRight w:val="0"/>
          <w:marTop w:val="0"/>
          <w:marBottom w:val="0"/>
          <w:divBdr>
            <w:top w:val="none" w:sz="0" w:space="0" w:color="auto"/>
            <w:left w:val="none" w:sz="0" w:space="0" w:color="auto"/>
            <w:bottom w:val="none" w:sz="0" w:space="0" w:color="auto"/>
            <w:right w:val="none" w:sz="0" w:space="0" w:color="auto"/>
          </w:divBdr>
        </w:div>
        <w:div w:id="554466595">
          <w:marLeft w:val="640"/>
          <w:marRight w:val="0"/>
          <w:marTop w:val="0"/>
          <w:marBottom w:val="0"/>
          <w:divBdr>
            <w:top w:val="none" w:sz="0" w:space="0" w:color="auto"/>
            <w:left w:val="none" w:sz="0" w:space="0" w:color="auto"/>
            <w:bottom w:val="none" w:sz="0" w:space="0" w:color="auto"/>
            <w:right w:val="none" w:sz="0" w:space="0" w:color="auto"/>
          </w:divBdr>
        </w:div>
        <w:div w:id="1675300198">
          <w:marLeft w:val="640"/>
          <w:marRight w:val="0"/>
          <w:marTop w:val="0"/>
          <w:marBottom w:val="0"/>
          <w:divBdr>
            <w:top w:val="none" w:sz="0" w:space="0" w:color="auto"/>
            <w:left w:val="none" w:sz="0" w:space="0" w:color="auto"/>
            <w:bottom w:val="none" w:sz="0" w:space="0" w:color="auto"/>
            <w:right w:val="none" w:sz="0" w:space="0" w:color="auto"/>
          </w:divBdr>
        </w:div>
        <w:div w:id="336465430">
          <w:marLeft w:val="640"/>
          <w:marRight w:val="0"/>
          <w:marTop w:val="0"/>
          <w:marBottom w:val="0"/>
          <w:divBdr>
            <w:top w:val="none" w:sz="0" w:space="0" w:color="auto"/>
            <w:left w:val="none" w:sz="0" w:space="0" w:color="auto"/>
            <w:bottom w:val="none" w:sz="0" w:space="0" w:color="auto"/>
            <w:right w:val="none" w:sz="0" w:space="0" w:color="auto"/>
          </w:divBdr>
        </w:div>
        <w:div w:id="1860728610">
          <w:marLeft w:val="640"/>
          <w:marRight w:val="0"/>
          <w:marTop w:val="0"/>
          <w:marBottom w:val="0"/>
          <w:divBdr>
            <w:top w:val="none" w:sz="0" w:space="0" w:color="auto"/>
            <w:left w:val="none" w:sz="0" w:space="0" w:color="auto"/>
            <w:bottom w:val="none" w:sz="0" w:space="0" w:color="auto"/>
            <w:right w:val="none" w:sz="0" w:space="0" w:color="auto"/>
          </w:divBdr>
        </w:div>
        <w:div w:id="1912808643">
          <w:marLeft w:val="640"/>
          <w:marRight w:val="0"/>
          <w:marTop w:val="0"/>
          <w:marBottom w:val="0"/>
          <w:divBdr>
            <w:top w:val="none" w:sz="0" w:space="0" w:color="auto"/>
            <w:left w:val="none" w:sz="0" w:space="0" w:color="auto"/>
            <w:bottom w:val="none" w:sz="0" w:space="0" w:color="auto"/>
            <w:right w:val="none" w:sz="0" w:space="0" w:color="auto"/>
          </w:divBdr>
        </w:div>
        <w:div w:id="1766072566">
          <w:marLeft w:val="640"/>
          <w:marRight w:val="0"/>
          <w:marTop w:val="0"/>
          <w:marBottom w:val="0"/>
          <w:divBdr>
            <w:top w:val="none" w:sz="0" w:space="0" w:color="auto"/>
            <w:left w:val="none" w:sz="0" w:space="0" w:color="auto"/>
            <w:bottom w:val="none" w:sz="0" w:space="0" w:color="auto"/>
            <w:right w:val="none" w:sz="0" w:space="0" w:color="auto"/>
          </w:divBdr>
        </w:div>
        <w:div w:id="502088761">
          <w:marLeft w:val="640"/>
          <w:marRight w:val="0"/>
          <w:marTop w:val="0"/>
          <w:marBottom w:val="0"/>
          <w:divBdr>
            <w:top w:val="none" w:sz="0" w:space="0" w:color="auto"/>
            <w:left w:val="none" w:sz="0" w:space="0" w:color="auto"/>
            <w:bottom w:val="none" w:sz="0" w:space="0" w:color="auto"/>
            <w:right w:val="none" w:sz="0" w:space="0" w:color="auto"/>
          </w:divBdr>
        </w:div>
        <w:div w:id="1310477022">
          <w:marLeft w:val="640"/>
          <w:marRight w:val="0"/>
          <w:marTop w:val="0"/>
          <w:marBottom w:val="0"/>
          <w:divBdr>
            <w:top w:val="none" w:sz="0" w:space="0" w:color="auto"/>
            <w:left w:val="none" w:sz="0" w:space="0" w:color="auto"/>
            <w:bottom w:val="none" w:sz="0" w:space="0" w:color="auto"/>
            <w:right w:val="none" w:sz="0" w:space="0" w:color="auto"/>
          </w:divBdr>
        </w:div>
        <w:div w:id="1422215963">
          <w:marLeft w:val="640"/>
          <w:marRight w:val="0"/>
          <w:marTop w:val="0"/>
          <w:marBottom w:val="0"/>
          <w:divBdr>
            <w:top w:val="none" w:sz="0" w:space="0" w:color="auto"/>
            <w:left w:val="none" w:sz="0" w:space="0" w:color="auto"/>
            <w:bottom w:val="none" w:sz="0" w:space="0" w:color="auto"/>
            <w:right w:val="none" w:sz="0" w:space="0" w:color="auto"/>
          </w:divBdr>
        </w:div>
        <w:div w:id="1755278288">
          <w:marLeft w:val="640"/>
          <w:marRight w:val="0"/>
          <w:marTop w:val="0"/>
          <w:marBottom w:val="0"/>
          <w:divBdr>
            <w:top w:val="none" w:sz="0" w:space="0" w:color="auto"/>
            <w:left w:val="none" w:sz="0" w:space="0" w:color="auto"/>
            <w:bottom w:val="none" w:sz="0" w:space="0" w:color="auto"/>
            <w:right w:val="none" w:sz="0" w:space="0" w:color="auto"/>
          </w:divBdr>
        </w:div>
        <w:div w:id="759524172">
          <w:marLeft w:val="640"/>
          <w:marRight w:val="0"/>
          <w:marTop w:val="0"/>
          <w:marBottom w:val="0"/>
          <w:divBdr>
            <w:top w:val="none" w:sz="0" w:space="0" w:color="auto"/>
            <w:left w:val="none" w:sz="0" w:space="0" w:color="auto"/>
            <w:bottom w:val="none" w:sz="0" w:space="0" w:color="auto"/>
            <w:right w:val="none" w:sz="0" w:space="0" w:color="auto"/>
          </w:divBdr>
        </w:div>
        <w:div w:id="1709405854">
          <w:marLeft w:val="640"/>
          <w:marRight w:val="0"/>
          <w:marTop w:val="0"/>
          <w:marBottom w:val="0"/>
          <w:divBdr>
            <w:top w:val="none" w:sz="0" w:space="0" w:color="auto"/>
            <w:left w:val="none" w:sz="0" w:space="0" w:color="auto"/>
            <w:bottom w:val="none" w:sz="0" w:space="0" w:color="auto"/>
            <w:right w:val="none" w:sz="0" w:space="0" w:color="auto"/>
          </w:divBdr>
        </w:div>
        <w:div w:id="695278095">
          <w:marLeft w:val="640"/>
          <w:marRight w:val="0"/>
          <w:marTop w:val="0"/>
          <w:marBottom w:val="0"/>
          <w:divBdr>
            <w:top w:val="none" w:sz="0" w:space="0" w:color="auto"/>
            <w:left w:val="none" w:sz="0" w:space="0" w:color="auto"/>
            <w:bottom w:val="none" w:sz="0" w:space="0" w:color="auto"/>
            <w:right w:val="none" w:sz="0" w:space="0" w:color="auto"/>
          </w:divBdr>
        </w:div>
        <w:div w:id="1407875521">
          <w:marLeft w:val="640"/>
          <w:marRight w:val="0"/>
          <w:marTop w:val="0"/>
          <w:marBottom w:val="0"/>
          <w:divBdr>
            <w:top w:val="none" w:sz="0" w:space="0" w:color="auto"/>
            <w:left w:val="none" w:sz="0" w:space="0" w:color="auto"/>
            <w:bottom w:val="none" w:sz="0" w:space="0" w:color="auto"/>
            <w:right w:val="none" w:sz="0" w:space="0" w:color="auto"/>
          </w:divBdr>
        </w:div>
        <w:div w:id="2120290996">
          <w:marLeft w:val="640"/>
          <w:marRight w:val="0"/>
          <w:marTop w:val="0"/>
          <w:marBottom w:val="0"/>
          <w:divBdr>
            <w:top w:val="none" w:sz="0" w:space="0" w:color="auto"/>
            <w:left w:val="none" w:sz="0" w:space="0" w:color="auto"/>
            <w:bottom w:val="none" w:sz="0" w:space="0" w:color="auto"/>
            <w:right w:val="none" w:sz="0" w:space="0" w:color="auto"/>
          </w:divBdr>
        </w:div>
        <w:div w:id="530186715">
          <w:marLeft w:val="640"/>
          <w:marRight w:val="0"/>
          <w:marTop w:val="0"/>
          <w:marBottom w:val="0"/>
          <w:divBdr>
            <w:top w:val="none" w:sz="0" w:space="0" w:color="auto"/>
            <w:left w:val="none" w:sz="0" w:space="0" w:color="auto"/>
            <w:bottom w:val="none" w:sz="0" w:space="0" w:color="auto"/>
            <w:right w:val="none" w:sz="0" w:space="0" w:color="auto"/>
          </w:divBdr>
        </w:div>
        <w:div w:id="1092580227">
          <w:marLeft w:val="640"/>
          <w:marRight w:val="0"/>
          <w:marTop w:val="0"/>
          <w:marBottom w:val="0"/>
          <w:divBdr>
            <w:top w:val="none" w:sz="0" w:space="0" w:color="auto"/>
            <w:left w:val="none" w:sz="0" w:space="0" w:color="auto"/>
            <w:bottom w:val="none" w:sz="0" w:space="0" w:color="auto"/>
            <w:right w:val="none" w:sz="0" w:space="0" w:color="auto"/>
          </w:divBdr>
        </w:div>
        <w:div w:id="351884437">
          <w:marLeft w:val="640"/>
          <w:marRight w:val="0"/>
          <w:marTop w:val="0"/>
          <w:marBottom w:val="0"/>
          <w:divBdr>
            <w:top w:val="none" w:sz="0" w:space="0" w:color="auto"/>
            <w:left w:val="none" w:sz="0" w:space="0" w:color="auto"/>
            <w:bottom w:val="none" w:sz="0" w:space="0" w:color="auto"/>
            <w:right w:val="none" w:sz="0" w:space="0" w:color="auto"/>
          </w:divBdr>
        </w:div>
        <w:div w:id="2144225273">
          <w:marLeft w:val="640"/>
          <w:marRight w:val="0"/>
          <w:marTop w:val="0"/>
          <w:marBottom w:val="0"/>
          <w:divBdr>
            <w:top w:val="none" w:sz="0" w:space="0" w:color="auto"/>
            <w:left w:val="none" w:sz="0" w:space="0" w:color="auto"/>
            <w:bottom w:val="none" w:sz="0" w:space="0" w:color="auto"/>
            <w:right w:val="none" w:sz="0" w:space="0" w:color="auto"/>
          </w:divBdr>
        </w:div>
        <w:div w:id="1160585977">
          <w:marLeft w:val="640"/>
          <w:marRight w:val="0"/>
          <w:marTop w:val="0"/>
          <w:marBottom w:val="0"/>
          <w:divBdr>
            <w:top w:val="none" w:sz="0" w:space="0" w:color="auto"/>
            <w:left w:val="none" w:sz="0" w:space="0" w:color="auto"/>
            <w:bottom w:val="none" w:sz="0" w:space="0" w:color="auto"/>
            <w:right w:val="none" w:sz="0" w:space="0" w:color="auto"/>
          </w:divBdr>
        </w:div>
        <w:div w:id="976375294">
          <w:marLeft w:val="640"/>
          <w:marRight w:val="0"/>
          <w:marTop w:val="0"/>
          <w:marBottom w:val="0"/>
          <w:divBdr>
            <w:top w:val="none" w:sz="0" w:space="0" w:color="auto"/>
            <w:left w:val="none" w:sz="0" w:space="0" w:color="auto"/>
            <w:bottom w:val="none" w:sz="0" w:space="0" w:color="auto"/>
            <w:right w:val="none" w:sz="0" w:space="0" w:color="auto"/>
          </w:divBdr>
        </w:div>
        <w:div w:id="629096513">
          <w:marLeft w:val="640"/>
          <w:marRight w:val="0"/>
          <w:marTop w:val="0"/>
          <w:marBottom w:val="0"/>
          <w:divBdr>
            <w:top w:val="none" w:sz="0" w:space="0" w:color="auto"/>
            <w:left w:val="none" w:sz="0" w:space="0" w:color="auto"/>
            <w:bottom w:val="none" w:sz="0" w:space="0" w:color="auto"/>
            <w:right w:val="none" w:sz="0" w:space="0" w:color="auto"/>
          </w:divBdr>
        </w:div>
        <w:div w:id="466357060">
          <w:marLeft w:val="640"/>
          <w:marRight w:val="0"/>
          <w:marTop w:val="0"/>
          <w:marBottom w:val="0"/>
          <w:divBdr>
            <w:top w:val="none" w:sz="0" w:space="0" w:color="auto"/>
            <w:left w:val="none" w:sz="0" w:space="0" w:color="auto"/>
            <w:bottom w:val="none" w:sz="0" w:space="0" w:color="auto"/>
            <w:right w:val="none" w:sz="0" w:space="0" w:color="auto"/>
          </w:divBdr>
        </w:div>
        <w:div w:id="1051424064">
          <w:marLeft w:val="640"/>
          <w:marRight w:val="0"/>
          <w:marTop w:val="0"/>
          <w:marBottom w:val="0"/>
          <w:divBdr>
            <w:top w:val="none" w:sz="0" w:space="0" w:color="auto"/>
            <w:left w:val="none" w:sz="0" w:space="0" w:color="auto"/>
            <w:bottom w:val="none" w:sz="0" w:space="0" w:color="auto"/>
            <w:right w:val="none" w:sz="0" w:space="0" w:color="auto"/>
          </w:divBdr>
        </w:div>
        <w:div w:id="1021123557">
          <w:marLeft w:val="640"/>
          <w:marRight w:val="0"/>
          <w:marTop w:val="0"/>
          <w:marBottom w:val="0"/>
          <w:divBdr>
            <w:top w:val="none" w:sz="0" w:space="0" w:color="auto"/>
            <w:left w:val="none" w:sz="0" w:space="0" w:color="auto"/>
            <w:bottom w:val="none" w:sz="0" w:space="0" w:color="auto"/>
            <w:right w:val="none" w:sz="0" w:space="0" w:color="auto"/>
          </w:divBdr>
        </w:div>
        <w:div w:id="904879106">
          <w:marLeft w:val="640"/>
          <w:marRight w:val="0"/>
          <w:marTop w:val="0"/>
          <w:marBottom w:val="0"/>
          <w:divBdr>
            <w:top w:val="none" w:sz="0" w:space="0" w:color="auto"/>
            <w:left w:val="none" w:sz="0" w:space="0" w:color="auto"/>
            <w:bottom w:val="none" w:sz="0" w:space="0" w:color="auto"/>
            <w:right w:val="none" w:sz="0" w:space="0" w:color="auto"/>
          </w:divBdr>
        </w:div>
        <w:div w:id="1241404549">
          <w:marLeft w:val="640"/>
          <w:marRight w:val="0"/>
          <w:marTop w:val="0"/>
          <w:marBottom w:val="0"/>
          <w:divBdr>
            <w:top w:val="none" w:sz="0" w:space="0" w:color="auto"/>
            <w:left w:val="none" w:sz="0" w:space="0" w:color="auto"/>
            <w:bottom w:val="none" w:sz="0" w:space="0" w:color="auto"/>
            <w:right w:val="none" w:sz="0" w:space="0" w:color="auto"/>
          </w:divBdr>
        </w:div>
        <w:div w:id="209853354">
          <w:marLeft w:val="640"/>
          <w:marRight w:val="0"/>
          <w:marTop w:val="0"/>
          <w:marBottom w:val="0"/>
          <w:divBdr>
            <w:top w:val="none" w:sz="0" w:space="0" w:color="auto"/>
            <w:left w:val="none" w:sz="0" w:space="0" w:color="auto"/>
            <w:bottom w:val="none" w:sz="0" w:space="0" w:color="auto"/>
            <w:right w:val="none" w:sz="0" w:space="0" w:color="auto"/>
          </w:divBdr>
        </w:div>
        <w:div w:id="1413703775">
          <w:marLeft w:val="640"/>
          <w:marRight w:val="0"/>
          <w:marTop w:val="0"/>
          <w:marBottom w:val="0"/>
          <w:divBdr>
            <w:top w:val="none" w:sz="0" w:space="0" w:color="auto"/>
            <w:left w:val="none" w:sz="0" w:space="0" w:color="auto"/>
            <w:bottom w:val="none" w:sz="0" w:space="0" w:color="auto"/>
            <w:right w:val="none" w:sz="0" w:space="0" w:color="auto"/>
          </w:divBdr>
        </w:div>
        <w:div w:id="603928158">
          <w:marLeft w:val="640"/>
          <w:marRight w:val="0"/>
          <w:marTop w:val="0"/>
          <w:marBottom w:val="0"/>
          <w:divBdr>
            <w:top w:val="none" w:sz="0" w:space="0" w:color="auto"/>
            <w:left w:val="none" w:sz="0" w:space="0" w:color="auto"/>
            <w:bottom w:val="none" w:sz="0" w:space="0" w:color="auto"/>
            <w:right w:val="none" w:sz="0" w:space="0" w:color="auto"/>
          </w:divBdr>
        </w:div>
        <w:div w:id="1443262416">
          <w:marLeft w:val="640"/>
          <w:marRight w:val="0"/>
          <w:marTop w:val="0"/>
          <w:marBottom w:val="0"/>
          <w:divBdr>
            <w:top w:val="none" w:sz="0" w:space="0" w:color="auto"/>
            <w:left w:val="none" w:sz="0" w:space="0" w:color="auto"/>
            <w:bottom w:val="none" w:sz="0" w:space="0" w:color="auto"/>
            <w:right w:val="none" w:sz="0" w:space="0" w:color="auto"/>
          </w:divBdr>
        </w:div>
        <w:div w:id="743917969">
          <w:marLeft w:val="640"/>
          <w:marRight w:val="0"/>
          <w:marTop w:val="0"/>
          <w:marBottom w:val="0"/>
          <w:divBdr>
            <w:top w:val="none" w:sz="0" w:space="0" w:color="auto"/>
            <w:left w:val="none" w:sz="0" w:space="0" w:color="auto"/>
            <w:bottom w:val="none" w:sz="0" w:space="0" w:color="auto"/>
            <w:right w:val="none" w:sz="0" w:space="0" w:color="auto"/>
          </w:divBdr>
        </w:div>
        <w:div w:id="1828593316">
          <w:marLeft w:val="640"/>
          <w:marRight w:val="0"/>
          <w:marTop w:val="0"/>
          <w:marBottom w:val="0"/>
          <w:divBdr>
            <w:top w:val="none" w:sz="0" w:space="0" w:color="auto"/>
            <w:left w:val="none" w:sz="0" w:space="0" w:color="auto"/>
            <w:bottom w:val="none" w:sz="0" w:space="0" w:color="auto"/>
            <w:right w:val="none" w:sz="0" w:space="0" w:color="auto"/>
          </w:divBdr>
        </w:div>
      </w:divsChild>
    </w:div>
    <w:div w:id="345517785">
      <w:bodyDiv w:val="1"/>
      <w:marLeft w:val="0"/>
      <w:marRight w:val="0"/>
      <w:marTop w:val="0"/>
      <w:marBottom w:val="0"/>
      <w:divBdr>
        <w:top w:val="none" w:sz="0" w:space="0" w:color="auto"/>
        <w:left w:val="none" w:sz="0" w:space="0" w:color="auto"/>
        <w:bottom w:val="none" w:sz="0" w:space="0" w:color="auto"/>
        <w:right w:val="none" w:sz="0" w:space="0" w:color="auto"/>
      </w:divBdr>
      <w:divsChild>
        <w:div w:id="74326822">
          <w:marLeft w:val="640"/>
          <w:marRight w:val="0"/>
          <w:marTop w:val="0"/>
          <w:marBottom w:val="0"/>
          <w:divBdr>
            <w:top w:val="none" w:sz="0" w:space="0" w:color="auto"/>
            <w:left w:val="none" w:sz="0" w:space="0" w:color="auto"/>
            <w:bottom w:val="none" w:sz="0" w:space="0" w:color="auto"/>
            <w:right w:val="none" w:sz="0" w:space="0" w:color="auto"/>
          </w:divBdr>
        </w:div>
        <w:div w:id="1982878430">
          <w:marLeft w:val="640"/>
          <w:marRight w:val="0"/>
          <w:marTop w:val="0"/>
          <w:marBottom w:val="0"/>
          <w:divBdr>
            <w:top w:val="none" w:sz="0" w:space="0" w:color="auto"/>
            <w:left w:val="none" w:sz="0" w:space="0" w:color="auto"/>
            <w:bottom w:val="none" w:sz="0" w:space="0" w:color="auto"/>
            <w:right w:val="none" w:sz="0" w:space="0" w:color="auto"/>
          </w:divBdr>
        </w:div>
        <w:div w:id="975525282">
          <w:marLeft w:val="640"/>
          <w:marRight w:val="0"/>
          <w:marTop w:val="0"/>
          <w:marBottom w:val="0"/>
          <w:divBdr>
            <w:top w:val="none" w:sz="0" w:space="0" w:color="auto"/>
            <w:left w:val="none" w:sz="0" w:space="0" w:color="auto"/>
            <w:bottom w:val="none" w:sz="0" w:space="0" w:color="auto"/>
            <w:right w:val="none" w:sz="0" w:space="0" w:color="auto"/>
          </w:divBdr>
        </w:div>
        <w:div w:id="1033337362">
          <w:marLeft w:val="640"/>
          <w:marRight w:val="0"/>
          <w:marTop w:val="0"/>
          <w:marBottom w:val="0"/>
          <w:divBdr>
            <w:top w:val="none" w:sz="0" w:space="0" w:color="auto"/>
            <w:left w:val="none" w:sz="0" w:space="0" w:color="auto"/>
            <w:bottom w:val="none" w:sz="0" w:space="0" w:color="auto"/>
            <w:right w:val="none" w:sz="0" w:space="0" w:color="auto"/>
          </w:divBdr>
        </w:div>
        <w:div w:id="1021785091">
          <w:marLeft w:val="640"/>
          <w:marRight w:val="0"/>
          <w:marTop w:val="0"/>
          <w:marBottom w:val="0"/>
          <w:divBdr>
            <w:top w:val="none" w:sz="0" w:space="0" w:color="auto"/>
            <w:left w:val="none" w:sz="0" w:space="0" w:color="auto"/>
            <w:bottom w:val="none" w:sz="0" w:space="0" w:color="auto"/>
            <w:right w:val="none" w:sz="0" w:space="0" w:color="auto"/>
          </w:divBdr>
        </w:div>
        <w:div w:id="1997145318">
          <w:marLeft w:val="640"/>
          <w:marRight w:val="0"/>
          <w:marTop w:val="0"/>
          <w:marBottom w:val="0"/>
          <w:divBdr>
            <w:top w:val="none" w:sz="0" w:space="0" w:color="auto"/>
            <w:left w:val="none" w:sz="0" w:space="0" w:color="auto"/>
            <w:bottom w:val="none" w:sz="0" w:space="0" w:color="auto"/>
            <w:right w:val="none" w:sz="0" w:space="0" w:color="auto"/>
          </w:divBdr>
        </w:div>
        <w:div w:id="2075159827">
          <w:marLeft w:val="640"/>
          <w:marRight w:val="0"/>
          <w:marTop w:val="0"/>
          <w:marBottom w:val="0"/>
          <w:divBdr>
            <w:top w:val="none" w:sz="0" w:space="0" w:color="auto"/>
            <w:left w:val="none" w:sz="0" w:space="0" w:color="auto"/>
            <w:bottom w:val="none" w:sz="0" w:space="0" w:color="auto"/>
            <w:right w:val="none" w:sz="0" w:space="0" w:color="auto"/>
          </w:divBdr>
        </w:div>
        <w:div w:id="218321001">
          <w:marLeft w:val="640"/>
          <w:marRight w:val="0"/>
          <w:marTop w:val="0"/>
          <w:marBottom w:val="0"/>
          <w:divBdr>
            <w:top w:val="none" w:sz="0" w:space="0" w:color="auto"/>
            <w:left w:val="none" w:sz="0" w:space="0" w:color="auto"/>
            <w:bottom w:val="none" w:sz="0" w:space="0" w:color="auto"/>
            <w:right w:val="none" w:sz="0" w:space="0" w:color="auto"/>
          </w:divBdr>
        </w:div>
        <w:div w:id="1928272598">
          <w:marLeft w:val="640"/>
          <w:marRight w:val="0"/>
          <w:marTop w:val="0"/>
          <w:marBottom w:val="0"/>
          <w:divBdr>
            <w:top w:val="none" w:sz="0" w:space="0" w:color="auto"/>
            <w:left w:val="none" w:sz="0" w:space="0" w:color="auto"/>
            <w:bottom w:val="none" w:sz="0" w:space="0" w:color="auto"/>
            <w:right w:val="none" w:sz="0" w:space="0" w:color="auto"/>
          </w:divBdr>
        </w:div>
        <w:div w:id="529033723">
          <w:marLeft w:val="640"/>
          <w:marRight w:val="0"/>
          <w:marTop w:val="0"/>
          <w:marBottom w:val="0"/>
          <w:divBdr>
            <w:top w:val="none" w:sz="0" w:space="0" w:color="auto"/>
            <w:left w:val="none" w:sz="0" w:space="0" w:color="auto"/>
            <w:bottom w:val="none" w:sz="0" w:space="0" w:color="auto"/>
            <w:right w:val="none" w:sz="0" w:space="0" w:color="auto"/>
          </w:divBdr>
        </w:div>
        <w:div w:id="1716391651">
          <w:marLeft w:val="640"/>
          <w:marRight w:val="0"/>
          <w:marTop w:val="0"/>
          <w:marBottom w:val="0"/>
          <w:divBdr>
            <w:top w:val="none" w:sz="0" w:space="0" w:color="auto"/>
            <w:left w:val="none" w:sz="0" w:space="0" w:color="auto"/>
            <w:bottom w:val="none" w:sz="0" w:space="0" w:color="auto"/>
            <w:right w:val="none" w:sz="0" w:space="0" w:color="auto"/>
          </w:divBdr>
        </w:div>
        <w:div w:id="862280656">
          <w:marLeft w:val="640"/>
          <w:marRight w:val="0"/>
          <w:marTop w:val="0"/>
          <w:marBottom w:val="0"/>
          <w:divBdr>
            <w:top w:val="none" w:sz="0" w:space="0" w:color="auto"/>
            <w:left w:val="none" w:sz="0" w:space="0" w:color="auto"/>
            <w:bottom w:val="none" w:sz="0" w:space="0" w:color="auto"/>
            <w:right w:val="none" w:sz="0" w:space="0" w:color="auto"/>
          </w:divBdr>
        </w:div>
        <w:div w:id="1462334825">
          <w:marLeft w:val="640"/>
          <w:marRight w:val="0"/>
          <w:marTop w:val="0"/>
          <w:marBottom w:val="0"/>
          <w:divBdr>
            <w:top w:val="none" w:sz="0" w:space="0" w:color="auto"/>
            <w:left w:val="none" w:sz="0" w:space="0" w:color="auto"/>
            <w:bottom w:val="none" w:sz="0" w:space="0" w:color="auto"/>
            <w:right w:val="none" w:sz="0" w:space="0" w:color="auto"/>
          </w:divBdr>
        </w:div>
        <w:div w:id="1433352936">
          <w:marLeft w:val="640"/>
          <w:marRight w:val="0"/>
          <w:marTop w:val="0"/>
          <w:marBottom w:val="0"/>
          <w:divBdr>
            <w:top w:val="none" w:sz="0" w:space="0" w:color="auto"/>
            <w:left w:val="none" w:sz="0" w:space="0" w:color="auto"/>
            <w:bottom w:val="none" w:sz="0" w:space="0" w:color="auto"/>
            <w:right w:val="none" w:sz="0" w:space="0" w:color="auto"/>
          </w:divBdr>
        </w:div>
        <w:div w:id="2131822246">
          <w:marLeft w:val="640"/>
          <w:marRight w:val="0"/>
          <w:marTop w:val="0"/>
          <w:marBottom w:val="0"/>
          <w:divBdr>
            <w:top w:val="none" w:sz="0" w:space="0" w:color="auto"/>
            <w:left w:val="none" w:sz="0" w:space="0" w:color="auto"/>
            <w:bottom w:val="none" w:sz="0" w:space="0" w:color="auto"/>
            <w:right w:val="none" w:sz="0" w:space="0" w:color="auto"/>
          </w:divBdr>
        </w:div>
        <w:div w:id="159659375">
          <w:marLeft w:val="640"/>
          <w:marRight w:val="0"/>
          <w:marTop w:val="0"/>
          <w:marBottom w:val="0"/>
          <w:divBdr>
            <w:top w:val="none" w:sz="0" w:space="0" w:color="auto"/>
            <w:left w:val="none" w:sz="0" w:space="0" w:color="auto"/>
            <w:bottom w:val="none" w:sz="0" w:space="0" w:color="auto"/>
            <w:right w:val="none" w:sz="0" w:space="0" w:color="auto"/>
          </w:divBdr>
        </w:div>
        <w:div w:id="34817267">
          <w:marLeft w:val="640"/>
          <w:marRight w:val="0"/>
          <w:marTop w:val="0"/>
          <w:marBottom w:val="0"/>
          <w:divBdr>
            <w:top w:val="none" w:sz="0" w:space="0" w:color="auto"/>
            <w:left w:val="none" w:sz="0" w:space="0" w:color="auto"/>
            <w:bottom w:val="none" w:sz="0" w:space="0" w:color="auto"/>
            <w:right w:val="none" w:sz="0" w:space="0" w:color="auto"/>
          </w:divBdr>
        </w:div>
        <w:div w:id="1161698714">
          <w:marLeft w:val="640"/>
          <w:marRight w:val="0"/>
          <w:marTop w:val="0"/>
          <w:marBottom w:val="0"/>
          <w:divBdr>
            <w:top w:val="none" w:sz="0" w:space="0" w:color="auto"/>
            <w:left w:val="none" w:sz="0" w:space="0" w:color="auto"/>
            <w:bottom w:val="none" w:sz="0" w:space="0" w:color="auto"/>
            <w:right w:val="none" w:sz="0" w:space="0" w:color="auto"/>
          </w:divBdr>
        </w:div>
        <w:div w:id="721369892">
          <w:marLeft w:val="640"/>
          <w:marRight w:val="0"/>
          <w:marTop w:val="0"/>
          <w:marBottom w:val="0"/>
          <w:divBdr>
            <w:top w:val="none" w:sz="0" w:space="0" w:color="auto"/>
            <w:left w:val="none" w:sz="0" w:space="0" w:color="auto"/>
            <w:bottom w:val="none" w:sz="0" w:space="0" w:color="auto"/>
            <w:right w:val="none" w:sz="0" w:space="0" w:color="auto"/>
          </w:divBdr>
        </w:div>
        <w:div w:id="1751926406">
          <w:marLeft w:val="640"/>
          <w:marRight w:val="0"/>
          <w:marTop w:val="0"/>
          <w:marBottom w:val="0"/>
          <w:divBdr>
            <w:top w:val="none" w:sz="0" w:space="0" w:color="auto"/>
            <w:left w:val="none" w:sz="0" w:space="0" w:color="auto"/>
            <w:bottom w:val="none" w:sz="0" w:space="0" w:color="auto"/>
            <w:right w:val="none" w:sz="0" w:space="0" w:color="auto"/>
          </w:divBdr>
        </w:div>
        <w:div w:id="770051618">
          <w:marLeft w:val="640"/>
          <w:marRight w:val="0"/>
          <w:marTop w:val="0"/>
          <w:marBottom w:val="0"/>
          <w:divBdr>
            <w:top w:val="none" w:sz="0" w:space="0" w:color="auto"/>
            <w:left w:val="none" w:sz="0" w:space="0" w:color="auto"/>
            <w:bottom w:val="none" w:sz="0" w:space="0" w:color="auto"/>
            <w:right w:val="none" w:sz="0" w:space="0" w:color="auto"/>
          </w:divBdr>
        </w:div>
        <w:div w:id="935361487">
          <w:marLeft w:val="640"/>
          <w:marRight w:val="0"/>
          <w:marTop w:val="0"/>
          <w:marBottom w:val="0"/>
          <w:divBdr>
            <w:top w:val="none" w:sz="0" w:space="0" w:color="auto"/>
            <w:left w:val="none" w:sz="0" w:space="0" w:color="auto"/>
            <w:bottom w:val="none" w:sz="0" w:space="0" w:color="auto"/>
            <w:right w:val="none" w:sz="0" w:space="0" w:color="auto"/>
          </w:divBdr>
        </w:div>
        <w:div w:id="1375036143">
          <w:marLeft w:val="640"/>
          <w:marRight w:val="0"/>
          <w:marTop w:val="0"/>
          <w:marBottom w:val="0"/>
          <w:divBdr>
            <w:top w:val="none" w:sz="0" w:space="0" w:color="auto"/>
            <w:left w:val="none" w:sz="0" w:space="0" w:color="auto"/>
            <w:bottom w:val="none" w:sz="0" w:space="0" w:color="auto"/>
            <w:right w:val="none" w:sz="0" w:space="0" w:color="auto"/>
          </w:divBdr>
        </w:div>
        <w:div w:id="586889725">
          <w:marLeft w:val="640"/>
          <w:marRight w:val="0"/>
          <w:marTop w:val="0"/>
          <w:marBottom w:val="0"/>
          <w:divBdr>
            <w:top w:val="none" w:sz="0" w:space="0" w:color="auto"/>
            <w:left w:val="none" w:sz="0" w:space="0" w:color="auto"/>
            <w:bottom w:val="none" w:sz="0" w:space="0" w:color="auto"/>
            <w:right w:val="none" w:sz="0" w:space="0" w:color="auto"/>
          </w:divBdr>
        </w:div>
        <w:div w:id="1009868250">
          <w:marLeft w:val="640"/>
          <w:marRight w:val="0"/>
          <w:marTop w:val="0"/>
          <w:marBottom w:val="0"/>
          <w:divBdr>
            <w:top w:val="none" w:sz="0" w:space="0" w:color="auto"/>
            <w:left w:val="none" w:sz="0" w:space="0" w:color="auto"/>
            <w:bottom w:val="none" w:sz="0" w:space="0" w:color="auto"/>
            <w:right w:val="none" w:sz="0" w:space="0" w:color="auto"/>
          </w:divBdr>
        </w:div>
        <w:div w:id="287857367">
          <w:marLeft w:val="640"/>
          <w:marRight w:val="0"/>
          <w:marTop w:val="0"/>
          <w:marBottom w:val="0"/>
          <w:divBdr>
            <w:top w:val="none" w:sz="0" w:space="0" w:color="auto"/>
            <w:left w:val="none" w:sz="0" w:space="0" w:color="auto"/>
            <w:bottom w:val="none" w:sz="0" w:space="0" w:color="auto"/>
            <w:right w:val="none" w:sz="0" w:space="0" w:color="auto"/>
          </w:divBdr>
        </w:div>
        <w:div w:id="2114738772">
          <w:marLeft w:val="640"/>
          <w:marRight w:val="0"/>
          <w:marTop w:val="0"/>
          <w:marBottom w:val="0"/>
          <w:divBdr>
            <w:top w:val="none" w:sz="0" w:space="0" w:color="auto"/>
            <w:left w:val="none" w:sz="0" w:space="0" w:color="auto"/>
            <w:bottom w:val="none" w:sz="0" w:space="0" w:color="auto"/>
            <w:right w:val="none" w:sz="0" w:space="0" w:color="auto"/>
          </w:divBdr>
        </w:div>
        <w:div w:id="1527862264">
          <w:marLeft w:val="640"/>
          <w:marRight w:val="0"/>
          <w:marTop w:val="0"/>
          <w:marBottom w:val="0"/>
          <w:divBdr>
            <w:top w:val="none" w:sz="0" w:space="0" w:color="auto"/>
            <w:left w:val="none" w:sz="0" w:space="0" w:color="auto"/>
            <w:bottom w:val="none" w:sz="0" w:space="0" w:color="auto"/>
            <w:right w:val="none" w:sz="0" w:space="0" w:color="auto"/>
          </w:divBdr>
        </w:div>
        <w:div w:id="14767547">
          <w:marLeft w:val="640"/>
          <w:marRight w:val="0"/>
          <w:marTop w:val="0"/>
          <w:marBottom w:val="0"/>
          <w:divBdr>
            <w:top w:val="none" w:sz="0" w:space="0" w:color="auto"/>
            <w:left w:val="none" w:sz="0" w:space="0" w:color="auto"/>
            <w:bottom w:val="none" w:sz="0" w:space="0" w:color="auto"/>
            <w:right w:val="none" w:sz="0" w:space="0" w:color="auto"/>
          </w:divBdr>
        </w:div>
        <w:div w:id="128133302">
          <w:marLeft w:val="640"/>
          <w:marRight w:val="0"/>
          <w:marTop w:val="0"/>
          <w:marBottom w:val="0"/>
          <w:divBdr>
            <w:top w:val="none" w:sz="0" w:space="0" w:color="auto"/>
            <w:left w:val="none" w:sz="0" w:space="0" w:color="auto"/>
            <w:bottom w:val="none" w:sz="0" w:space="0" w:color="auto"/>
            <w:right w:val="none" w:sz="0" w:space="0" w:color="auto"/>
          </w:divBdr>
        </w:div>
        <w:div w:id="1878658757">
          <w:marLeft w:val="640"/>
          <w:marRight w:val="0"/>
          <w:marTop w:val="0"/>
          <w:marBottom w:val="0"/>
          <w:divBdr>
            <w:top w:val="none" w:sz="0" w:space="0" w:color="auto"/>
            <w:left w:val="none" w:sz="0" w:space="0" w:color="auto"/>
            <w:bottom w:val="none" w:sz="0" w:space="0" w:color="auto"/>
            <w:right w:val="none" w:sz="0" w:space="0" w:color="auto"/>
          </w:divBdr>
        </w:div>
        <w:div w:id="557862384">
          <w:marLeft w:val="640"/>
          <w:marRight w:val="0"/>
          <w:marTop w:val="0"/>
          <w:marBottom w:val="0"/>
          <w:divBdr>
            <w:top w:val="none" w:sz="0" w:space="0" w:color="auto"/>
            <w:left w:val="none" w:sz="0" w:space="0" w:color="auto"/>
            <w:bottom w:val="none" w:sz="0" w:space="0" w:color="auto"/>
            <w:right w:val="none" w:sz="0" w:space="0" w:color="auto"/>
          </w:divBdr>
        </w:div>
        <w:div w:id="303660776">
          <w:marLeft w:val="640"/>
          <w:marRight w:val="0"/>
          <w:marTop w:val="0"/>
          <w:marBottom w:val="0"/>
          <w:divBdr>
            <w:top w:val="none" w:sz="0" w:space="0" w:color="auto"/>
            <w:left w:val="none" w:sz="0" w:space="0" w:color="auto"/>
            <w:bottom w:val="none" w:sz="0" w:space="0" w:color="auto"/>
            <w:right w:val="none" w:sz="0" w:space="0" w:color="auto"/>
          </w:divBdr>
        </w:div>
        <w:div w:id="665282072">
          <w:marLeft w:val="640"/>
          <w:marRight w:val="0"/>
          <w:marTop w:val="0"/>
          <w:marBottom w:val="0"/>
          <w:divBdr>
            <w:top w:val="none" w:sz="0" w:space="0" w:color="auto"/>
            <w:left w:val="none" w:sz="0" w:space="0" w:color="auto"/>
            <w:bottom w:val="none" w:sz="0" w:space="0" w:color="auto"/>
            <w:right w:val="none" w:sz="0" w:space="0" w:color="auto"/>
          </w:divBdr>
        </w:div>
        <w:div w:id="1412434131">
          <w:marLeft w:val="640"/>
          <w:marRight w:val="0"/>
          <w:marTop w:val="0"/>
          <w:marBottom w:val="0"/>
          <w:divBdr>
            <w:top w:val="none" w:sz="0" w:space="0" w:color="auto"/>
            <w:left w:val="none" w:sz="0" w:space="0" w:color="auto"/>
            <w:bottom w:val="none" w:sz="0" w:space="0" w:color="auto"/>
            <w:right w:val="none" w:sz="0" w:space="0" w:color="auto"/>
          </w:divBdr>
        </w:div>
        <w:div w:id="169880069">
          <w:marLeft w:val="640"/>
          <w:marRight w:val="0"/>
          <w:marTop w:val="0"/>
          <w:marBottom w:val="0"/>
          <w:divBdr>
            <w:top w:val="none" w:sz="0" w:space="0" w:color="auto"/>
            <w:left w:val="none" w:sz="0" w:space="0" w:color="auto"/>
            <w:bottom w:val="none" w:sz="0" w:space="0" w:color="auto"/>
            <w:right w:val="none" w:sz="0" w:space="0" w:color="auto"/>
          </w:divBdr>
        </w:div>
        <w:div w:id="63071978">
          <w:marLeft w:val="640"/>
          <w:marRight w:val="0"/>
          <w:marTop w:val="0"/>
          <w:marBottom w:val="0"/>
          <w:divBdr>
            <w:top w:val="none" w:sz="0" w:space="0" w:color="auto"/>
            <w:left w:val="none" w:sz="0" w:space="0" w:color="auto"/>
            <w:bottom w:val="none" w:sz="0" w:space="0" w:color="auto"/>
            <w:right w:val="none" w:sz="0" w:space="0" w:color="auto"/>
          </w:divBdr>
        </w:div>
        <w:div w:id="1384989352">
          <w:marLeft w:val="640"/>
          <w:marRight w:val="0"/>
          <w:marTop w:val="0"/>
          <w:marBottom w:val="0"/>
          <w:divBdr>
            <w:top w:val="none" w:sz="0" w:space="0" w:color="auto"/>
            <w:left w:val="none" w:sz="0" w:space="0" w:color="auto"/>
            <w:bottom w:val="none" w:sz="0" w:space="0" w:color="auto"/>
            <w:right w:val="none" w:sz="0" w:space="0" w:color="auto"/>
          </w:divBdr>
        </w:div>
        <w:div w:id="806551614">
          <w:marLeft w:val="640"/>
          <w:marRight w:val="0"/>
          <w:marTop w:val="0"/>
          <w:marBottom w:val="0"/>
          <w:divBdr>
            <w:top w:val="none" w:sz="0" w:space="0" w:color="auto"/>
            <w:left w:val="none" w:sz="0" w:space="0" w:color="auto"/>
            <w:bottom w:val="none" w:sz="0" w:space="0" w:color="auto"/>
            <w:right w:val="none" w:sz="0" w:space="0" w:color="auto"/>
          </w:divBdr>
        </w:div>
        <w:div w:id="1416782712">
          <w:marLeft w:val="640"/>
          <w:marRight w:val="0"/>
          <w:marTop w:val="0"/>
          <w:marBottom w:val="0"/>
          <w:divBdr>
            <w:top w:val="none" w:sz="0" w:space="0" w:color="auto"/>
            <w:left w:val="none" w:sz="0" w:space="0" w:color="auto"/>
            <w:bottom w:val="none" w:sz="0" w:space="0" w:color="auto"/>
            <w:right w:val="none" w:sz="0" w:space="0" w:color="auto"/>
          </w:divBdr>
        </w:div>
        <w:div w:id="301352191">
          <w:marLeft w:val="640"/>
          <w:marRight w:val="0"/>
          <w:marTop w:val="0"/>
          <w:marBottom w:val="0"/>
          <w:divBdr>
            <w:top w:val="none" w:sz="0" w:space="0" w:color="auto"/>
            <w:left w:val="none" w:sz="0" w:space="0" w:color="auto"/>
            <w:bottom w:val="none" w:sz="0" w:space="0" w:color="auto"/>
            <w:right w:val="none" w:sz="0" w:space="0" w:color="auto"/>
          </w:divBdr>
        </w:div>
        <w:div w:id="2141343560">
          <w:marLeft w:val="640"/>
          <w:marRight w:val="0"/>
          <w:marTop w:val="0"/>
          <w:marBottom w:val="0"/>
          <w:divBdr>
            <w:top w:val="none" w:sz="0" w:space="0" w:color="auto"/>
            <w:left w:val="none" w:sz="0" w:space="0" w:color="auto"/>
            <w:bottom w:val="none" w:sz="0" w:space="0" w:color="auto"/>
            <w:right w:val="none" w:sz="0" w:space="0" w:color="auto"/>
          </w:divBdr>
        </w:div>
        <w:div w:id="524708253">
          <w:marLeft w:val="640"/>
          <w:marRight w:val="0"/>
          <w:marTop w:val="0"/>
          <w:marBottom w:val="0"/>
          <w:divBdr>
            <w:top w:val="none" w:sz="0" w:space="0" w:color="auto"/>
            <w:left w:val="none" w:sz="0" w:space="0" w:color="auto"/>
            <w:bottom w:val="none" w:sz="0" w:space="0" w:color="auto"/>
            <w:right w:val="none" w:sz="0" w:space="0" w:color="auto"/>
          </w:divBdr>
        </w:div>
        <w:div w:id="1129203971">
          <w:marLeft w:val="640"/>
          <w:marRight w:val="0"/>
          <w:marTop w:val="0"/>
          <w:marBottom w:val="0"/>
          <w:divBdr>
            <w:top w:val="none" w:sz="0" w:space="0" w:color="auto"/>
            <w:left w:val="none" w:sz="0" w:space="0" w:color="auto"/>
            <w:bottom w:val="none" w:sz="0" w:space="0" w:color="auto"/>
            <w:right w:val="none" w:sz="0" w:space="0" w:color="auto"/>
          </w:divBdr>
        </w:div>
        <w:div w:id="88545352">
          <w:marLeft w:val="640"/>
          <w:marRight w:val="0"/>
          <w:marTop w:val="0"/>
          <w:marBottom w:val="0"/>
          <w:divBdr>
            <w:top w:val="none" w:sz="0" w:space="0" w:color="auto"/>
            <w:left w:val="none" w:sz="0" w:space="0" w:color="auto"/>
            <w:bottom w:val="none" w:sz="0" w:space="0" w:color="auto"/>
            <w:right w:val="none" w:sz="0" w:space="0" w:color="auto"/>
          </w:divBdr>
        </w:div>
        <w:div w:id="194391229">
          <w:marLeft w:val="640"/>
          <w:marRight w:val="0"/>
          <w:marTop w:val="0"/>
          <w:marBottom w:val="0"/>
          <w:divBdr>
            <w:top w:val="none" w:sz="0" w:space="0" w:color="auto"/>
            <w:left w:val="none" w:sz="0" w:space="0" w:color="auto"/>
            <w:bottom w:val="none" w:sz="0" w:space="0" w:color="auto"/>
            <w:right w:val="none" w:sz="0" w:space="0" w:color="auto"/>
          </w:divBdr>
        </w:div>
        <w:div w:id="1766531435">
          <w:marLeft w:val="640"/>
          <w:marRight w:val="0"/>
          <w:marTop w:val="0"/>
          <w:marBottom w:val="0"/>
          <w:divBdr>
            <w:top w:val="none" w:sz="0" w:space="0" w:color="auto"/>
            <w:left w:val="none" w:sz="0" w:space="0" w:color="auto"/>
            <w:bottom w:val="none" w:sz="0" w:space="0" w:color="auto"/>
            <w:right w:val="none" w:sz="0" w:space="0" w:color="auto"/>
          </w:divBdr>
        </w:div>
        <w:div w:id="500387859">
          <w:marLeft w:val="640"/>
          <w:marRight w:val="0"/>
          <w:marTop w:val="0"/>
          <w:marBottom w:val="0"/>
          <w:divBdr>
            <w:top w:val="none" w:sz="0" w:space="0" w:color="auto"/>
            <w:left w:val="none" w:sz="0" w:space="0" w:color="auto"/>
            <w:bottom w:val="none" w:sz="0" w:space="0" w:color="auto"/>
            <w:right w:val="none" w:sz="0" w:space="0" w:color="auto"/>
          </w:divBdr>
        </w:div>
        <w:div w:id="2037153227">
          <w:marLeft w:val="640"/>
          <w:marRight w:val="0"/>
          <w:marTop w:val="0"/>
          <w:marBottom w:val="0"/>
          <w:divBdr>
            <w:top w:val="none" w:sz="0" w:space="0" w:color="auto"/>
            <w:left w:val="none" w:sz="0" w:space="0" w:color="auto"/>
            <w:bottom w:val="none" w:sz="0" w:space="0" w:color="auto"/>
            <w:right w:val="none" w:sz="0" w:space="0" w:color="auto"/>
          </w:divBdr>
        </w:div>
        <w:div w:id="264844200">
          <w:marLeft w:val="640"/>
          <w:marRight w:val="0"/>
          <w:marTop w:val="0"/>
          <w:marBottom w:val="0"/>
          <w:divBdr>
            <w:top w:val="none" w:sz="0" w:space="0" w:color="auto"/>
            <w:left w:val="none" w:sz="0" w:space="0" w:color="auto"/>
            <w:bottom w:val="none" w:sz="0" w:space="0" w:color="auto"/>
            <w:right w:val="none" w:sz="0" w:space="0" w:color="auto"/>
          </w:divBdr>
        </w:div>
        <w:div w:id="1095829930">
          <w:marLeft w:val="640"/>
          <w:marRight w:val="0"/>
          <w:marTop w:val="0"/>
          <w:marBottom w:val="0"/>
          <w:divBdr>
            <w:top w:val="none" w:sz="0" w:space="0" w:color="auto"/>
            <w:left w:val="none" w:sz="0" w:space="0" w:color="auto"/>
            <w:bottom w:val="none" w:sz="0" w:space="0" w:color="auto"/>
            <w:right w:val="none" w:sz="0" w:space="0" w:color="auto"/>
          </w:divBdr>
        </w:div>
        <w:div w:id="1228299203">
          <w:marLeft w:val="640"/>
          <w:marRight w:val="0"/>
          <w:marTop w:val="0"/>
          <w:marBottom w:val="0"/>
          <w:divBdr>
            <w:top w:val="none" w:sz="0" w:space="0" w:color="auto"/>
            <w:left w:val="none" w:sz="0" w:space="0" w:color="auto"/>
            <w:bottom w:val="none" w:sz="0" w:space="0" w:color="auto"/>
            <w:right w:val="none" w:sz="0" w:space="0" w:color="auto"/>
          </w:divBdr>
        </w:div>
        <w:div w:id="1735010880">
          <w:marLeft w:val="640"/>
          <w:marRight w:val="0"/>
          <w:marTop w:val="0"/>
          <w:marBottom w:val="0"/>
          <w:divBdr>
            <w:top w:val="none" w:sz="0" w:space="0" w:color="auto"/>
            <w:left w:val="none" w:sz="0" w:space="0" w:color="auto"/>
            <w:bottom w:val="none" w:sz="0" w:space="0" w:color="auto"/>
            <w:right w:val="none" w:sz="0" w:space="0" w:color="auto"/>
          </w:divBdr>
        </w:div>
        <w:div w:id="2002467038">
          <w:marLeft w:val="640"/>
          <w:marRight w:val="0"/>
          <w:marTop w:val="0"/>
          <w:marBottom w:val="0"/>
          <w:divBdr>
            <w:top w:val="none" w:sz="0" w:space="0" w:color="auto"/>
            <w:left w:val="none" w:sz="0" w:space="0" w:color="auto"/>
            <w:bottom w:val="none" w:sz="0" w:space="0" w:color="auto"/>
            <w:right w:val="none" w:sz="0" w:space="0" w:color="auto"/>
          </w:divBdr>
        </w:div>
        <w:div w:id="864293996">
          <w:marLeft w:val="640"/>
          <w:marRight w:val="0"/>
          <w:marTop w:val="0"/>
          <w:marBottom w:val="0"/>
          <w:divBdr>
            <w:top w:val="none" w:sz="0" w:space="0" w:color="auto"/>
            <w:left w:val="none" w:sz="0" w:space="0" w:color="auto"/>
            <w:bottom w:val="none" w:sz="0" w:space="0" w:color="auto"/>
            <w:right w:val="none" w:sz="0" w:space="0" w:color="auto"/>
          </w:divBdr>
        </w:div>
        <w:div w:id="75830312">
          <w:marLeft w:val="640"/>
          <w:marRight w:val="0"/>
          <w:marTop w:val="0"/>
          <w:marBottom w:val="0"/>
          <w:divBdr>
            <w:top w:val="none" w:sz="0" w:space="0" w:color="auto"/>
            <w:left w:val="none" w:sz="0" w:space="0" w:color="auto"/>
            <w:bottom w:val="none" w:sz="0" w:space="0" w:color="auto"/>
            <w:right w:val="none" w:sz="0" w:space="0" w:color="auto"/>
          </w:divBdr>
        </w:div>
        <w:div w:id="1457914802">
          <w:marLeft w:val="640"/>
          <w:marRight w:val="0"/>
          <w:marTop w:val="0"/>
          <w:marBottom w:val="0"/>
          <w:divBdr>
            <w:top w:val="none" w:sz="0" w:space="0" w:color="auto"/>
            <w:left w:val="none" w:sz="0" w:space="0" w:color="auto"/>
            <w:bottom w:val="none" w:sz="0" w:space="0" w:color="auto"/>
            <w:right w:val="none" w:sz="0" w:space="0" w:color="auto"/>
          </w:divBdr>
        </w:div>
        <w:div w:id="1262296504">
          <w:marLeft w:val="640"/>
          <w:marRight w:val="0"/>
          <w:marTop w:val="0"/>
          <w:marBottom w:val="0"/>
          <w:divBdr>
            <w:top w:val="none" w:sz="0" w:space="0" w:color="auto"/>
            <w:left w:val="none" w:sz="0" w:space="0" w:color="auto"/>
            <w:bottom w:val="none" w:sz="0" w:space="0" w:color="auto"/>
            <w:right w:val="none" w:sz="0" w:space="0" w:color="auto"/>
          </w:divBdr>
        </w:div>
        <w:div w:id="765225204">
          <w:marLeft w:val="640"/>
          <w:marRight w:val="0"/>
          <w:marTop w:val="0"/>
          <w:marBottom w:val="0"/>
          <w:divBdr>
            <w:top w:val="none" w:sz="0" w:space="0" w:color="auto"/>
            <w:left w:val="none" w:sz="0" w:space="0" w:color="auto"/>
            <w:bottom w:val="none" w:sz="0" w:space="0" w:color="auto"/>
            <w:right w:val="none" w:sz="0" w:space="0" w:color="auto"/>
          </w:divBdr>
        </w:div>
        <w:div w:id="1872449128">
          <w:marLeft w:val="640"/>
          <w:marRight w:val="0"/>
          <w:marTop w:val="0"/>
          <w:marBottom w:val="0"/>
          <w:divBdr>
            <w:top w:val="none" w:sz="0" w:space="0" w:color="auto"/>
            <w:left w:val="none" w:sz="0" w:space="0" w:color="auto"/>
            <w:bottom w:val="none" w:sz="0" w:space="0" w:color="auto"/>
            <w:right w:val="none" w:sz="0" w:space="0" w:color="auto"/>
          </w:divBdr>
        </w:div>
        <w:div w:id="463542340">
          <w:marLeft w:val="640"/>
          <w:marRight w:val="0"/>
          <w:marTop w:val="0"/>
          <w:marBottom w:val="0"/>
          <w:divBdr>
            <w:top w:val="none" w:sz="0" w:space="0" w:color="auto"/>
            <w:left w:val="none" w:sz="0" w:space="0" w:color="auto"/>
            <w:bottom w:val="none" w:sz="0" w:space="0" w:color="auto"/>
            <w:right w:val="none" w:sz="0" w:space="0" w:color="auto"/>
          </w:divBdr>
        </w:div>
        <w:div w:id="2079281713">
          <w:marLeft w:val="640"/>
          <w:marRight w:val="0"/>
          <w:marTop w:val="0"/>
          <w:marBottom w:val="0"/>
          <w:divBdr>
            <w:top w:val="none" w:sz="0" w:space="0" w:color="auto"/>
            <w:left w:val="none" w:sz="0" w:space="0" w:color="auto"/>
            <w:bottom w:val="none" w:sz="0" w:space="0" w:color="auto"/>
            <w:right w:val="none" w:sz="0" w:space="0" w:color="auto"/>
          </w:divBdr>
        </w:div>
        <w:div w:id="1224751077">
          <w:marLeft w:val="640"/>
          <w:marRight w:val="0"/>
          <w:marTop w:val="0"/>
          <w:marBottom w:val="0"/>
          <w:divBdr>
            <w:top w:val="none" w:sz="0" w:space="0" w:color="auto"/>
            <w:left w:val="none" w:sz="0" w:space="0" w:color="auto"/>
            <w:bottom w:val="none" w:sz="0" w:space="0" w:color="auto"/>
            <w:right w:val="none" w:sz="0" w:space="0" w:color="auto"/>
          </w:divBdr>
        </w:div>
        <w:div w:id="1857377369">
          <w:marLeft w:val="640"/>
          <w:marRight w:val="0"/>
          <w:marTop w:val="0"/>
          <w:marBottom w:val="0"/>
          <w:divBdr>
            <w:top w:val="none" w:sz="0" w:space="0" w:color="auto"/>
            <w:left w:val="none" w:sz="0" w:space="0" w:color="auto"/>
            <w:bottom w:val="none" w:sz="0" w:space="0" w:color="auto"/>
            <w:right w:val="none" w:sz="0" w:space="0" w:color="auto"/>
          </w:divBdr>
        </w:div>
        <w:div w:id="1896358401">
          <w:marLeft w:val="640"/>
          <w:marRight w:val="0"/>
          <w:marTop w:val="0"/>
          <w:marBottom w:val="0"/>
          <w:divBdr>
            <w:top w:val="none" w:sz="0" w:space="0" w:color="auto"/>
            <w:left w:val="none" w:sz="0" w:space="0" w:color="auto"/>
            <w:bottom w:val="none" w:sz="0" w:space="0" w:color="auto"/>
            <w:right w:val="none" w:sz="0" w:space="0" w:color="auto"/>
          </w:divBdr>
        </w:div>
        <w:div w:id="572662237">
          <w:marLeft w:val="640"/>
          <w:marRight w:val="0"/>
          <w:marTop w:val="0"/>
          <w:marBottom w:val="0"/>
          <w:divBdr>
            <w:top w:val="none" w:sz="0" w:space="0" w:color="auto"/>
            <w:left w:val="none" w:sz="0" w:space="0" w:color="auto"/>
            <w:bottom w:val="none" w:sz="0" w:space="0" w:color="auto"/>
            <w:right w:val="none" w:sz="0" w:space="0" w:color="auto"/>
          </w:divBdr>
        </w:div>
        <w:div w:id="577177060">
          <w:marLeft w:val="640"/>
          <w:marRight w:val="0"/>
          <w:marTop w:val="0"/>
          <w:marBottom w:val="0"/>
          <w:divBdr>
            <w:top w:val="none" w:sz="0" w:space="0" w:color="auto"/>
            <w:left w:val="none" w:sz="0" w:space="0" w:color="auto"/>
            <w:bottom w:val="none" w:sz="0" w:space="0" w:color="auto"/>
            <w:right w:val="none" w:sz="0" w:space="0" w:color="auto"/>
          </w:divBdr>
        </w:div>
        <w:div w:id="1960645409">
          <w:marLeft w:val="640"/>
          <w:marRight w:val="0"/>
          <w:marTop w:val="0"/>
          <w:marBottom w:val="0"/>
          <w:divBdr>
            <w:top w:val="none" w:sz="0" w:space="0" w:color="auto"/>
            <w:left w:val="none" w:sz="0" w:space="0" w:color="auto"/>
            <w:bottom w:val="none" w:sz="0" w:space="0" w:color="auto"/>
            <w:right w:val="none" w:sz="0" w:space="0" w:color="auto"/>
          </w:divBdr>
        </w:div>
        <w:div w:id="1406145596">
          <w:marLeft w:val="640"/>
          <w:marRight w:val="0"/>
          <w:marTop w:val="0"/>
          <w:marBottom w:val="0"/>
          <w:divBdr>
            <w:top w:val="none" w:sz="0" w:space="0" w:color="auto"/>
            <w:left w:val="none" w:sz="0" w:space="0" w:color="auto"/>
            <w:bottom w:val="none" w:sz="0" w:space="0" w:color="auto"/>
            <w:right w:val="none" w:sz="0" w:space="0" w:color="auto"/>
          </w:divBdr>
        </w:div>
        <w:div w:id="1452552492">
          <w:marLeft w:val="640"/>
          <w:marRight w:val="0"/>
          <w:marTop w:val="0"/>
          <w:marBottom w:val="0"/>
          <w:divBdr>
            <w:top w:val="none" w:sz="0" w:space="0" w:color="auto"/>
            <w:left w:val="none" w:sz="0" w:space="0" w:color="auto"/>
            <w:bottom w:val="none" w:sz="0" w:space="0" w:color="auto"/>
            <w:right w:val="none" w:sz="0" w:space="0" w:color="auto"/>
          </w:divBdr>
        </w:div>
        <w:div w:id="116292501">
          <w:marLeft w:val="640"/>
          <w:marRight w:val="0"/>
          <w:marTop w:val="0"/>
          <w:marBottom w:val="0"/>
          <w:divBdr>
            <w:top w:val="none" w:sz="0" w:space="0" w:color="auto"/>
            <w:left w:val="none" w:sz="0" w:space="0" w:color="auto"/>
            <w:bottom w:val="none" w:sz="0" w:space="0" w:color="auto"/>
            <w:right w:val="none" w:sz="0" w:space="0" w:color="auto"/>
          </w:divBdr>
        </w:div>
        <w:div w:id="1064910844">
          <w:marLeft w:val="640"/>
          <w:marRight w:val="0"/>
          <w:marTop w:val="0"/>
          <w:marBottom w:val="0"/>
          <w:divBdr>
            <w:top w:val="none" w:sz="0" w:space="0" w:color="auto"/>
            <w:left w:val="none" w:sz="0" w:space="0" w:color="auto"/>
            <w:bottom w:val="none" w:sz="0" w:space="0" w:color="auto"/>
            <w:right w:val="none" w:sz="0" w:space="0" w:color="auto"/>
          </w:divBdr>
        </w:div>
        <w:div w:id="1271937928">
          <w:marLeft w:val="640"/>
          <w:marRight w:val="0"/>
          <w:marTop w:val="0"/>
          <w:marBottom w:val="0"/>
          <w:divBdr>
            <w:top w:val="none" w:sz="0" w:space="0" w:color="auto"/>
            <w:left w:val="none" w:sz="0" w:space="0" w:color="auto"/>
            <w:bottom w:val="none" w:sz="0" w:space="0" w:color="auto"/>
            <w:right w:val="none" w:sz="0" w:space="0" w:color="auto"/>
          </w:divBdr>
        </w:div>
        <w:div w:id="1535269794">
          <w:marLeft w:val="640"/>
          <w:marRight w:val="0"/>
          <w:marTop w:val="0"/>
          <w:marBottom w:val="0"/>
          <w:divBdr>
            <w:top w:val="none" w:sz="0" w:space="0" w:color="auto"/>
            <w:left w:val="none" w:sz="0" w:space="0" w:color="auto"/>
            <w:bottom w:val="none" w:sz="0" w:space="0" w:color="auto"/>
            <w:right w:val="none" w:sz="0" w:space="0" w:color="auto"/>
          </w:divBdr>
        </w:div>
        <w:div w:id="1914269113">
          <w:marLeft w:val="640"/>
          <w:marRight w:val="0"/>
          <w:marTop w:val="0"/>
          <w:marBottom w:val="0"/>
          <w:divBdr>
            <w:top w:val="none" w:sz="0" w:space="0" w:color="auto"/>
            <w:left w:val="none" w:sz="0" w:space="0" w:color="auto"/>
            <w:bottom w:val="none" w:sz="0" w:space="0" w:color="auto"/>
            <w:right w:val="none" w:sz="0" w:space="0" w:color="auto"/>
          </w:divBdr>
        </w:div>
        <w:div w:id="1808624719">
          <w:marLeft w:val="640"/>
          <w:marRight w:val="0"/>
          <w:marTop w:val="0"/>
          <w:marBottom w:val="0"/>
          <w:divBdr>
            <w:top w:val="none" w:sz="0" w:space="0" w:color="auto"/>
            <w:left w:val="none" w:sz="0" w:space="0" w:color="auto"/>
            <w:bottom w:val="none" w:sz="0" w:space="0" w:color="auto"/>
            <w:right w:val="none" w:sz="0" w:space="0" w:color="auto"/>
          </w:divBdr>
        </w:div>
        <w:div w:id="1288509560">
          <w:marLeft w:val="640"/>
          <w:marRight w:val="0"/>
          <w:marTop w:val="0"/>
          <w:marBottom w:val="0"/>
          <w:divBdr>
            <w:top w:val="none" w:sz="0" w:space="0" w:color="auto"/>
            <w:left w:val="none" w:sz="0" w:space="0" w:color="auto"/>
            <w:bottom w:val="none" w:sz="0" w:space="0" w:color="auto"/>
            <w:right w:val="none" w:sz="0" w:space="0" w:color="auto"/>
          </w:divBdr>
        </w:div>
        <w:div w:id="1212696414">
          <w:marLeft w:val="640"/>
          <w:marRight w:val="0"/>
          <w:marTop w:val="0"/>
          <w:marBottom w:val="0"/>
          <w:divBdr>
            <w:top w:val="none" w:sz="0" w:space="0" w:color="auto"/>
            <w:left w:val="none" w:sz="0" w:space="0" w:color="auto"/>
            <w:bottom w:val="none" w:sz="0" w:space="0" w:color="auto"/>
            <w:right w:val="none" w:sz="0" w:space="0" w:color="auto"/>
          </w:divBdr>
        </w:div>
        <w:div w:id="1934118781">
          <w:marLeft w:val="640"/>
          <w:marRight w:val="0"/>
          <w:marTop w:val="0"/>
          <w:marBottom w:val="0"/>
          <w:divBdr>
            <w:top w:val="none" w:sz="0" w:space="0" w:color="auto"/>
            <w:left w:val="none" w:sz="0" w:space="0" w:color="auto"/>
            <w:bottom w:val="none" w:sz="0" w:space="0" w:color="auto"/>
            <w:right w:val="none" w:sz="0" w:space="0" w:color="auto"/>
          </w:divBdr>
        </w:div>
        <w:div w:id="382562586">
          <w:marLeft w:val="640"/>
          <w:marRight w:val="0"/>
          <w:marTop w:val="0"/>
          <w:marBottom w:val="0"/>
          <w:divBdr>
            <w:top w:val="none" w:sz="0" w:space="0" w:color="auto"/>
            <w:left w:val="none" w:sz="0" w:space="0" w:color="auto"/>
            <w:bottom w:val="none" w:sz="0" w:space="0" w:color="auto"/>
            <w:right w:val="none" w:sz="0" w:space="0" w:color="auto"/>
          </w:divBdr>
        </w:div>
        <w:div w:id="495464067">
          <w:marLeft w:val="640"/>
          <w:marRight w:val="0"/>
          <w:marTop w:val="0"/>
          <w:marBottom w:val="0"/>
          <w:divBdr>
            <w:top w:val="none" w:sz="0" w:space="0" w:color="auto"/>
            <w:left w:val="none" w:sz="0" w:space="0" w:color="auto"/>
            <w:bottom w:val="none" w:sz="0" w:space="0" w:color="auto"/>
            <w:right w:val="none" w:sz="0" w:space="0" w:color="auto"/>
          </w:divBdr>
        </w:div>
        <w:div w:id="1797989570">
          <w:marLeft w:val="640"/>
          <w:marRight w:val="0"/>
          <w:marTop w:val="0"/>
          <w:marBottom w:val="0"/>
          <w:divBdr>
            <w:top w:val="none" w:sz="0" w:space="0" w:color="auto"/>
            <w:left w:val="none" w:sz="0" w:space="0" w:color="auto"/>
            <w:bottom w:val="none" w:sz="0" w:space="0" w:color="auto"/>
            <w:right w:val="none" w:sz="0" w:space="0" w:color="auto"/>
          </w:divBdr>
        </w:div>
        <w:div w:id="1259290477">
          <w:marLeft w:val="640"/>
          <w:marRight w:val="0"/>
          <w:marTop w:val="0"/>
          <w:marBottom w:val="0"/>
          <w:divBdr>
            <w:top w:val="none" w:sz="0" w:space="0" w:color="auto"/>
            <w:left w:val="none" w:sz="0" w:space="0" w:color="auto"/>
            <w:bottom w:val="none" w:sz="0" w:space="0" w:color="auto"/>
            <w:right w:val="none" w:sz="0" w:space="0" w:color="auto"/>
          </w:divBdr>
        </w:div>
        <w:div w:id="1710884103">
          <w:marLeft w:val="640"/>
          <w:marRight w:val="0"/>
          <w:marTop w:val="0"/>
          <w:marBottom w:val="0"/>
          <w:divBdr>
            <w:top w:val="none" w:sz="0" w:space="0" w:color="auto"/>
            <w:left w:val="none" w:sz="0" w:space="0" w:color="auto"/>
            <w:bottom w:val="none" w:sz="0" w:space="0" w:color="auto"/>
            <w:right w:val="none" w:sz="0" w:space="0" w:color="auto"/>
          </w:divBdr>
        </w:div>
        <w:div w:id="2033724941">
          <w:marLeft w:val="640"/>
          <w:marRight w:val="0"/>
          <w:marTop w:val="0"/>
          <w:marBottom w:val="0"/>
          <w:divBdr>
            <w:top w:val="none" w:sz="0" w:space="0" w:color="auto"/>
            <w:left w:val="none" w:sz="0" w:space="0" w:color="auto"/>
            <w:bottom w:val="none" w:sz="0" w:space="0" w:color="auto"/>
            <w:right w:val="none" w:sz="0" w:space="0" w:color="auto"/>
          </w:divBdr>
        </w:div>
        <w:div w:id="724916102">
          <w:marLeft w:val="640"/>
          <w:marRight w:val="0"/>
          <w:marTop w:val="0"/>
          <w:marBottom w:val="0"/>
          <w:divBdr>
            <w:top w:val="none" w:sz="0" w:space="0" w:color="auto"/>
            <w:left w:val="none" w:sz="0" w:space="0" w:color="auto"/>
            <w:bottom w:val="none" w:sz="0" w:space="0" w:color="auto"/>
            <w:right w:val="none" w:sz="0" w:space="0" w:color="auto"/>
          </w:divBdr>
        </w:div>
        <w:div w:id="1516265606">
          <w:marLeft w:val="640"/>
          <w:marRight w:val="0"/>
          <w:marTop w:val="0"/>
          <w:marBottom w:val="0"/>
          <w:divBdr>
            <w:top w:val="none" w:sz="0" w:space="0" w:color="auto"/>
            <w:left w:val="none" w:sz="0" w:space="0" w:color="auto"/>
            <w:bottom w:val="none" w:sz="0" w:space="0" w:color="auto"/>
            <w:right w:val="none" w:sz="0" w:space="0" w:color="auto"/>
          </w:divBdr>
        </w:div>
        <w:div w:id="627590283">
          <w:marLeft w:val="640"/>
          <w:marRight w:val="0"/>
          <w:marTop w:val="0"/>
          <w:marBottom w:val="0"/>
          <w:divBdr>
            <w:top w:val="none" w:sz="0" w:space="0" w:color="auto"/>
            <w:left w:val="none" w:sz="0" w:space="0" w:color="auto"/>
            <w:bottom w:val="none" w:sz="0" w:space="0" w:color="auto"/>
            <w:right w:val="none" w:sz="0" w:space="0" w:color="auto"/>
          </w:divBdr>
        </w:div>
        <w:div w:id="598410960">
          <w:marLeft w:val="640"/>
          <w:marRight w:val="0"/>
          <w:marTop w:val="0"/>
          <w:marBottom w:val="0"/>
          <w:divBdr>
            <w:top w:val="none" w:sz="0" w:space="0" w:color="auto"/>
            <w:left w:val="none" w:sz="0" w:space="0" w:color="auto"/>
            <w:bottom w:val="none" w:sz="0" w:space="0" w:color="auto"/>
            <w:right w:val="none" w:sz="0" w:space="0" w:color="auto"/>
          </w:divBdr>
        </w:div>
        <w:div w:id="1588538643">
          <w:marLeft w:val="640"/>
          <w:marRight w:val="0"/>
          <w:marTop w:val="0"/>
          <w:marBottom w:val="0"/>
          <w:divBdr>
            <w:top w:val="none" w:sz="0" w:space="0" w:color="auto"/>
            <w:left w:val="none" w:sz="0" w:space="0" w:color="auto"/>
            <w:bottom w:val="none" w:sz="0" w:space="0" w:color="auto"/>
            <w:right w:val="none" w:sz="0" w:space="0" w:color="auto"/>
          </w:divBdr>
        </w:div>
        <w:div w:id="1343045403">
          <w:marLeft w:val="640"/>
          <w:marRight w:val="0"/>
          <w:marTop w:val="0"/>
          <w:marBottom w:val="0"/>
          <w:divBdr>
            <w:top w:val="none" w:sz="0" w:space="0" w:color="auto"/>
            <w:left w:val="none" w:sz="0" w:space="0" w:color="auto"/>
            <w:bottom w:val="none" w:sz="0" w:space="0" w:color="auto"/>
            <w:right w:val="none" w:sz="0" w:space="0" w:color="auto"/>
          </w:divBdr>
        </w:div>
        <w:div w:id="261230150">
          <w:marLeft w:val="640"/>
          <w:marRight w:val="0"/>
          <w:marTop w:val="0"/>
          <w:marBottom w:val="0"/>
          <w:divBdr>
            <w:top w:val="none" w:sz="0" w:space="0" w:color="auto"/>
            <w:left w:val="none" w:sz="0" w:space="0" w:color="auto"/>
            <w:bottom w:val="none" w:sz="0" w:space="0" w:color="auto"/>
            <w:right w:val="none" w:sz="0" w:space="0" w:color="auto"/>
          </w:divBdr>
        </w:div>
        <w:div w:id="332413383">
          <w:marLeft w:val="640"/>
          <w:marRight w:val="0"/>
          <w:marTop w:val="0"/>
          <w:marBottom w:val="0"/>
          <w:divBdr>
            <w:top w:val="none" w:sz="0" w:space="0" w:color="auto"/>
            <w:left w:val="none" w:sz="0" w:space="0" w:color="auto"/>
            <w:bottom w:val="none" w:sz="0" w:space="0" w:color="auto"/>
            <w:right w:val="none" w:sz="0" w:space="0" w:color="auto"/>
          </w:divBdr>
        </w:div>
        <w:div w:id="373888090">
          <w:marLeft w:val="640"/>
          <w:marRight w:val="0"/>
          <w:marTop w:val="0"/>
          <w:marBottom w:val="0"/>
          <w:divBdr>
            <w:top w:val="none" w:sz="0" w:space="0" w:color="auto"/>
            <w:left w:val="none" w:sz="0" w:space="0" w:color="auto"/>
            <w:bottom w:val="none" w:sz="0" w:space="0" w:color="auto"/>
            <w:right w:val="none" w:sz="0" w:space="0" w:color="auto"/>
          </w:divBdr>
        </w:div>
        <w:div w:id="1072891077">
          <w:marLeft w:val="640"/>
          <w:marRight w:val="0"/>
          <w:marTop w:val="0"/>
          <w:marBottom w:val="0"/>
          <w:divBdr>
            <w:top w:val="none" w:sz="0" w:space="0" w:color="auto"/>
            <w:left w:val="none" w:sz="0" w:space="0" w:color="auto"/>
            <w:bottom w:val="none" w:sz="0" w:space="0" w:color="auto"/>
            <w:right w:val="none" w:sz="0" w:space="0" w:color="auto"/>
          </w:divBdr>
        </w:div>
        <w:div w:id="2020961475">
          <w:marLeft w:val="640"/>
          <w:marRight w:val="0"/>
          <w:marTop w:val="0"/>
          <w:marBottom w:val="0"/>
          <w:divBdr>
            <w:top w:val="none" w:sz="0" w:space="0" w:color="auto"/>
            <w:left w:val="none" w:sz="0" w:space="0" w:color="auto"/>
            <w:bottom w:val="none" w:sz="0" w:space="0" w:color="auto"/>
            <w:right w:val="none" w:sz="0" w:space="0" w:color="auto"/>
          </w:divBdr>
        </w:div>
        <w:div w:id="652216198">
          <w:marLeft w:val="640"/>
          <w:marRight w:val="0"/>
          <w:marTop w:val="0"/>
          <w:marBottom w:val="0"/>
          <w:divBdr>
            <w:top w:val="none" w:sz="0" w:space="0" w:color="auto"/>
            <w:left w:val="none" w:sz="0" w:space="0" w:color="auto"/>
            <w:bottom w:val="none" w:sz="0" w:space="0" w:color="auto"/>
            <w:right w:val="none" w:sz="0" w:space="0" w:color="auto"/>
          </w:divBdr>
        </w:div>
        <w:div w:id="513887310">
          <w:marLeft w:val="640"/>
          <w:marRight w:val="0"/>
          <w:marTop w:val="0"/>
          <w:marBottom w:val="0"/>
          <w:divBdr>
            <w:top w:val="none" w:sz="0" w:space="0" w:color="auto"/>
            <w:left w:val="none" w:sz="0" w:space="0" w:color="auto"/>
            <w:bottom w:val="none" w:sz="0" w:space="0" w:color="auto"/>
            <w:right w:val="none" w:sz="0" w:space="0" w:color="auto"/>
          </w:divBdr>
        </w:div>
        <w:div w:id="1492601145">
          <w:marLeft w:val="640"/>
          <w:marRight w:val="0"/>
          <w:marTop w:val="0"/>
          <w:marBottom w:val="0"/>
          <w:divBdr>
            <w:top w:val="none" w:sz="0" w:space="0" w:color="auto"/>
            <w:left w:val="none" w:sz="0" w:space="0" w:color="auto"/>
            <w:bottom w:val="none" w:sz="0" w:space="0" w:color="auto"/>
            <w:right w:val="none" w:sz="0" w:space="0" w:color="auto"/>
          </w:divBdr>
        </w:div>
        <w:div w:id="455562965">
          <w:marLeft w:val="640"/>
          <w:marRight w:val="0"/>
          <w:marTop w:val="0"/>
          <w:marBottom w:val="0"/>
          <w:divBdr>
            <w:top w:val="none" w:sz="0" w:space="0" w:color="auto"/>
            <w:left w:val="none" w:sz="0" w:space="0" w:color="auto"/>
            <w:bottom w:val="none" w:sz="0" w:space="0" w:color="auto"/>
            <w:right w:val="none" w:sz="0" w:space="0" w:color="auto"/>
          </w:divBdr>
        </w:div>
        <w:div w:id="1573852448">
          <w:marLeft w:val="640"/>
          <w:marRight w:val="0"/>
          <w:marTop w:val="0"/>
          <w:marBottom w:val="0"/>
          <w:divBdr>
            <w:top w:val="none" w:sz="0" w:space="0" w:color="auto"/>
            <w:left w:val="none" w:sz="0" w:space="0" w:color="auto"/>
            <w:bottom w:val="none" w:sz="0" w:space="0" w:color="auto"/>
            <w:right w:val="none" w:sz="0" w:space="0" w:color="auto"/>
          </w:divBdr>
        </w:div>
        <w:div w:id="1775781831">
          <w:marLeft w:val="640"/>
          <w:marRight w:val="0"/>
          <w:marTop w:val="0"/>
          <w:marBottom w:val="0"/>
          <w:divBdr>
            <w:top w:val="none" w:sz="0" w:space="0" w:color="auto"/>
            <w:left w:val="none" w:sz="0" w:space="0" w:color="auto"/>
            <w:bottom w:val="none" w:sz="0" w:space="0" w:color="auto"/>
            <w:right w:val="none" w:sz="0" w:space="0" w:color="auto"/>
          </w:divBdr>
        </w:div>
        <w:div w:id="1143354720">
          <w:marLeft w:val="640"/>
          <w:marRight w:val="0"/>
          <w:marTop w:val="0"/>
          <w:marBottom w:val="0"/>
          <w:divBdr>
            <w:top w:val="none" w:sz="0" w:space="0" w:color="auto"/>
            <w:left w:val="none" w:sz="0" w:space="0" w:color="auto"/>
            <w:bottom w:val="none" w:sz="0" w:space="0" w:color="auto"/>
            <w:right w:val="none" w:sz="0" w:space="0" w:color="auto"/>
          </w:divBdr>
        </w:div>
        <w:div w:id="1163205497">
          <w:marLeft w:val="640"/>
          <w:marRight w:val="0"/>
          <w:marTop w:val="0"/>
          <w:marBottom w:val="0"/>
          <w:divBdr>
            <w:top w:val="none" w:sz="0" w:space="0" w:color="auto"/>
            <w:left w:val="none" w:sz="0" w:space="0" w:color="auto"/>
            <w:bottom w:val="none" w:sz="0" w:space="0" w:color="auto"/>
            <w:right w:val="none" w:sz="0" w:space="0" w:color="auto"/>
          </w:divBdr>
        </w:div>
        <w:div w:id="1918712910">
          <w:marLeft w:val="640"/>
          <w:marRight w:val="0"/>
          <w:marTop w:val="0"/>
          <w:marBottom w:val="0"/>
          <w:divBdr>
            <w:top w:val="none" w:sz="0" w:space="0" w:color="auto"/>
            <w:left w:val="none" w:sz="0" w:space="0" w:color="auto"/>
            <w:bottom w:val="none" w:sz="0" w:space="0" w:color="auto"/>
            <w:right w:val="none" w:sz="0" w:space="0" w:color="auto"/>
          </w:divBdr>
        </w:div>
        <w:div w:id="348409445">
          <w:marLeft w:val="640"/>
          <w:marRight w:val="0"/>
          <w:marTop w:val="0"/>
          <w:marBottom w:val="0"/>
          <w:divBdr>
            <w:top w:val="none" w:sz="0" w:space="0" w:color="auto"/>
            <w:left w:val="none" w:sz="0" w:space="0" w:color="auto"/>
            <w:bottom w:val="none" w:sz="0" w:space="0" w:color="auto"/>
            <w:right w:val="none" w:sz="0" w:space="0" w:color="auto"/>
          </w:divBdr>
        </w:div>
        <w:div w:id="350256840">
          <w:marLeft w:val="640"/>
          <w:marRight w:val="0"/>
          <w:marTop w:val="0"/>
          <w:marBottom w:val="0"/>
          <w:divBdr>
            <w:top w:val="none" w:sz="0" w:space="0" w:color="auto"/>
            <w:left w:val="none" w:sz="0" w:space="0" w:color="auto"/>
            <w:bottom w:val="none" w:sz="0" w:space="0" w:color="auto"/>
            <w:right w:val="none" w:sz="0" w:space="0" w:color="auto"/>
          </w:divBdr>
        </w:div>
        <w:div w:id="1619726014">
          <w:marLeft w:val="640"/>
          <w:marRight w:val="0"/>
          <w:marTop w:val="0"/>
          <w:marBottom w:val="0"/>
          <w:divBdr>
            <w:top w:val="none" w:sz="0" w:space="0" w:color="auto"/>
            <w:left w:val="none" w:sz="0" w:space="0" w:color="auto"/>
            <w:bottom w:val="none" w:sz="0" w:space="0" w:color="auto"/>
            <w:right w:val="none" w:sz="0" w:space="0" w:color="auto"/>
          </w:divBdr>
        </w:div>
        <w:div w:id="563104953">
          <w:marLeft w:val="640"/>
          <w:marRight w:val="0"/>
          <w:marTop w:val="0"/>
          <w:marBottom w:val="0"/>
          <w:divBdr>
            <w:top w:val="none" w:sz="0" w:space="0" w:color="auto"/>
            <w:left w:val="none" w:sz="0" w:space="0" w:color="auto"/>
            <w:bottom w:val="none" w:sz="0" w:space="0" w:color="auto"/>
            <w:right w:val="none" w:sz="0" w:space="0" w:color="auto"/>
          </w:divBdr>
        </w:div>
        <w:div w:id="1706834231">
          <w:marLeft w:val="640"/>
          <w:marRight w:val="0"/>
          <w:marTop w:val="0"/>
          <w:marBottom w:val="0"/>
          <w:divBdr>
            <w:top w:val="none" w:sz="0" w:space="0" w:color="auto"/>
            <w:left w:val="none" w:sz="0" w:space="0" w:color="auto"/>
            <w:bottom w:val="none" w:sz="0" w:space="0" w:color="auto"/>
            <w:right w:val="none" w:sz="0" w:space="0" w:color="auto"/>
          </w:divBdr>
        </w:div>
        <w:div w:id="171605424">
          <w:marLeft w:val="640"/>
          <w:marRight w:val="0"/>
          <w:marTop w:val="0"/>
          <w:marBottom w:val="0"/>
          <w:divBdr>
            <w:top w:val="none" w:sz="0" w:space="0" w:color="auto"/>
            <w:left w:val="none" w:sz="0" w:space="0" w:color="auto"/>
            <w:bottom w:val="none" w:sz="0" w:space="0" w:color="auto"/>
            <w:right w:val="none" w:sz="0" w:space="0" w:color="auto"/>
          </w:divBdr>
        </w:div>
        <w:div w:id="1778482427">
          <w:marLeft w:val="640"/>
          <w:marRight w:val="0"/>
          <w:marTop w:val="0"/>
          <w:marBottom w:val="0"/>
          <w:divBdr>
            <w:top w:val="none" w:sz="0" w:space="0" w:color="auto"/>
            <w:left w:val="none" w:sz="0" w:space="0" w:color="auto"/>
            <w:bottom w:val="none" w:sz="0" w:space="0" w:color="auto"/>
            <w:right w:val="none" w:sz="0" w:space="0" w:color="auto"/>
          </w:divBdr>
        </w:div>
        <w:div w:id="1701468618">
          <w:marLeft w:val="640"/>
          <w:marRight w:val="0"/>
          <w:marTop w:val="0"/>
          <w:marBottom w:val="0"/>
          <w:divBdr>
            <w:top w:val="none" w:sz="0" w:space="0" w:color="auto"/>
            <w:left w:val="none" w:sz="0" w:space="0" w:color="auto"/>
            <w:bottom w:val="none" w:sz="0" w:space="0" w:color="auto"/>
            <w:right w:val="none" w:sz="0" w:space="0" w:color="auto"/>
          </w:divBdr>
        </w:div>
        <w:div w:id="1339966937">
          <w:marLeft w:val="640"/>
          <w:marRight w:val="0"/>
          <w:marTop w:val="0"/>
          <w:marBottom w:val="0"/>
          <w:divBdr>
            <w:top w:val="none" w:sz="0" w:space="0" w:color="auto"/>
            <w:left w:val="none" w:sz="0" w:space="0" w:color="auto"/>
            <w:bottom w:val="none" w:sz="0" w:space="0" w:color="auto"/>
            <w:right w:val="none" w:sz="0" w:space="0" w:color="auto"/>
          </w:divBdr>
        </w:div>
        <w:div w:id="579674814">
          <w:marLeft w:val="640"/>
          <w:marRight w:val="0"/>
          <w:marTop w:val="0"/>
          <w:marBottom w:val="0"/>
          <w:divBdr>
            <w:top w:val="none" w:sz="0" w:space="0" w:color="auto"/>
            <w:left w:val="none" w:sz="0" w:space="0" w:color="auto"/>
            <w:bottom w:val="none" w:sz="0" w:space="0" w:color="auto"/>
            <w:right w:val="none" w:sz="0" w:space="0" w:color="auto"/>
          </w:divBdr>
        </w:div>
        <w:div w:id="1591693144">
          <w:marLeft w:val="640"/>
          <w:marRight w:val="0"/>
          <w:marTop w:val="0"/>
          <w:marBottom w:val="0"/>
          <w:divBdr>
            <w:top w:val="none" w:sz="0" w:space="0" w:color="auto"/>
            <w:left w:val="none" w:sz="0" w:space="0" w:color="auto"/>
            <w:bottom w:val="none" w:sz="0" w:space="0" w:color="auto"/>
            <w:right w:val="none" w:sz="0" w:space="0" w:color="auto"/>
          </w:divBdr>
        </w:div>
        <w:div w:id="111098616">
          <w:marLeft w:val="640"/>
          <w:marRight w:val="0"/>
          <w:marTop w:val="0"/>
          <w:marBottom w:val="0"/>
          <w:divBdr>
            <w:top w:val="none" w:sz="0" w:space="0" w:color="auto"/>
            <w:left w:val="none" w:sz="0" w:space="0" w:color="auto"/>
            <w:bottom w:val="none" w:sz="0" w:space="0" w:color="auto"/>
            <w:right w:val="none" w:sz="0" w:space="0" w:color="auto"/>
          </w:divBdr>
        </w:div>
        <w:div w:id="1455176926">
          <w:marLeft w:val="640"/>
          <w:marRight w:val="0"/>
          <w:marTop w:val="0"/>
          <w:marBottom w:val="0"/>
          <w:divBdr>
            <w:top w:val="none" w:sz="0" w:space="0" w:color="auto"/>
            <w:left w:val="none" w:sz="0" w:space="0" w:color="auto"/>
            <w:bottom w:val="none" w:sz="0" w:space="0" w:color="auto"/>
            <w:right w:val="none" w:sz="0" w:space="0" w:color="auto"/>
          </w:divBdr>
        </w:div>
        <w:div w:id="1035236931">
          <w:marLeft w:val="640"/>
          <w:marRight w:val="0"/>
          <w:marTop w:val="0"/>
          <w:marBottom w:val="0"/>
          <w:divBdr>
            <w:top w:val="none" w:sz="0" w:space="0" w:color="auto"/>
            <w:left w:val="none" w:sz="0" w:space="0" w:color="auto"/>
            <w:bottom w:val="none" w:sz="0" w:space="0" w:color="auto"/>
            <w:right w:val="none" w:sz="0" w:space="0" w:color="auto"/>
          </w:divBdr>
        </w:div>
        <w:div w:id="583955794">
          <w:marLeft w:val="640"/>
          <w:marRight w:val="0"/>
          <w:marTop w:val="0"/>
          <w:marBottom w:val="0"/>
          <w:divBdr>
            <w:top w:val="none" w:sz="0" w:space="0" w:color="auto"/>
            <w:left w:val="none" w:sz="0" w:space="0" w:color="auto"/>
            <w:bottom w:val="none" w:sz="0" w:space="0" w:color="auto"/>
            <w:right w:val="none" w:sz="0" w:space="0" w:color="auto"/>
          </w:divBdr>
        </w:div>
        <w:div w:id="1888645765">
          <w:marLeft w:val="640"/>
          <w:marRight w:val="0"/>
          <w:marTop w:val="0"/>
          <w:marBottom w:val="0"/>
          <w:divBdr>
            <w:top w:val="none" w:sz="0" w:space="0" w:color="auto"/>
            <w:left w:val="none" w:sz="0" w:space="0" w:color="auto"/>
            <w:bottom w:val="none" w:sz="0" w:space="0" w:color="auto"/>
            <w:right w:val="none" w:sz="0" w:space="0" w:color="auto"/>
          </w:divBdr>
        </w:div>
        <w:div w:id="2103182793">
          <w:marLeft w:val="640"/>
          <w:marRight w:val="0"/>
          <w:marTop w:val="0"/>
          <w:marBottom w:val="0"/>
          <w:divBdr>
            <w:top w:val="none" w:sz="0" w:space="0" w:color="auto"/>
            <w:left w:val="none" w:sz="0" w:space="0" w:color="auto"/>
            <w:bottom w:val="none" w:sz="0" w:space="0" w:color="auto"/>
            <w:right w:val="none" w:sz="0" w:space="0" w:color="auto"/>
          </w:divBdr>
        </w:div>
        <w:div w:id="2000844214">
          <w:marLeft w:val="640"/>
          <w:marRight w:val="0"/>
          <w:marTop w:val="0"/>
          <w:marBottom w:val="0"/>
          <w:divBdr>
            <w:top w:val="none" w:sz="0" w:space="0" w:color="auto"/>
            <w:left w:val="none" w:sz="0" w:space="0" w:color="auto"/>
            <w:bottom w:val="none" w:sz="0" w:space="0" w:color="auto"/>
            <w:right w:val="none" w:sz="0" w:space="0" w:color="auto"/>
          </w:divBdr>
        </w:div>
        <w:div w:id="2081899317">
          <w:marLeft w:val="640"/>
          <w:marRight w:val="0"/>
          <w:marTop w:val="0"/>
          <w:marBottom w:val="0"/>
          <w:divBdr>
            <w:top w:val="none" w:sz="0" w:space="0" w:color="auto"/>
            <w:left w:val="none" w:sz="0" w:space="0" w:color="auto"/>
            <w:bottom w:val="none" w:sz="0" w:space="0" w:color="auto"/>
            <w:right w:val="none" w:sz="0" w:space="0" w:color="auto"/>
          </w:divBdr>
        </w:div>
        <w:div w:id="1683777052">
          <w:marLeft w:val="640"/>
          <w:marRight w:val="0"/>
          <w:marTop w:val="0"/>
          <w:marBottom w:val="0"/>
          <w:divBdr>
            <w:top w:val="none" w:sz="0" w:space="0" w:color="auto"/>
            <w:left w:val="none" w:sz="0" w:space="0" w:color="auto"/>
            <w:bottom w:val="none" w:sz="0" w:space="0" w:color="auto"/>
            <w:right w:val="none" w:sz="0" w:space="0" w:color="auto"/>
          </w:divBdr>
        </w:div>
        <w:div w:id="1878469471">
          <w:marLeft w:val="640"/>
          <w:marRight w:val="0"/>
          <w:marTop w:val="0"/>
          <w:marBottom w:val="0"/>
          <w:divBdr>
            <w:top w:val="none" w:sz="0" w:space="0" w:color="auto"/>
            <w:left w:val="none" w:sz="0" w:space="0" w:color="auto"/>
            <w:bottom w:val="none" w:sz="0" w:space="0" w:color="auto"/>
            <w:right w:val="none" w:sz="0" w:space="0" w:color="auto"/>
          </w:divBdr>
        </w:div>
        <w:div w:id="1819684828">
          <w:marLeft w:val="640"/>
          <w:marRight w:val="0"/>
          <w:marTop w:val="0"/>
          <w:marBottom w:val="0"/>
          <w:divBdr>
            <w:top w:val="none" w:sz="0" w:space="0" w:color="auto"/>
            <w:left w:val="none" w:sz="0" w:space="0" w:color="auto"/>
            <w:bottom w:val="none" w:sz="0" w:space="0" w:color="auto"/>
            <w:right w:val="none" w:sz="0" w:space="0" w:color="auto"/>
          </w:divBdr>
        </w:div>
        <w:div w:id="411700707">
          <w:marLeft w:val="640"/>
          <w:marRight w:val="0"/>
          <w:marTop w:val="0"/>
          <w:marBottom w:val="0"/>
          <w:divBdr>
            <w:top w:val="none" w:sz="0" w:space="0" w:color="auto"/>
            <w:left w:val="none" w:sz="0" w:space="0" w:color="auto"/>
            <w:bottom w:val="none" w:sz="0" w:space="0" w:color="auto"/>
            <w:right w:val="none" w:sz="0" w:space="0" w:color="auto"/>
          </w:divBdr>
        </w:div>
        <w:div w:id="1317220212">
          <w:marLeft w:val="640"/>
          <w:marRight w:val="0"/>
          <w:marTop w:val="0"/>
          <w:marBottom w:val="0"/>
          <w:divBdr>
            <w:top w:val="none" w:sz="0" w:space="0" w:color="auto"/>
            <w:left w:val="none" w:sz="0" w:space="0" w:color="auto"/>
            <w:bottom w:val="none" w:sz="0" w:space="0" w:color="auto"/>
            <w:right w:val="none" w:sz="0" w:space="0" w:color="auto"/>
          </w:divBdr>
        </w:div>
        <w:div w:id="490828610">
          <w:marLeft w:val="640"/>
          <w:marRight w:val="0"/>
          <w:marTop w:val="0"/>
          <w:marBottom w:val="0"/>
          <w:divBdr>
            <w:top w:val="none" w:sz="0" w:space="0" w:color="auto"/>
            <w:left w:val="none" w:sz="0" w:space="0" w:color="auto"/>
            <w:bottom w:val="none" w:sz="0" w:space="0" w:color="auto"/>
            <w:right w:val="none" w:sz="0" w:space="0" w:color="auto"/>
          </w:divBdr>
        </w:div>
        <w:div w:id="1556425862">
          <w:marLeft w:val="640"/>
          <w:marRight w:val="0"/>
          <w:marTop w:val="0"/>
          <w:marBottom w:val="0"/>
          <w:divBdr>
            <w:top w:val="none" w:sz="0" w:space="0" w:color="auto"/>
            <w:left w:val="none" w:sz="0" w:space="0" w:color="auto"/>
            <w:bottom w:val="none" w:sz="0" w:space="0" w:color="auto"/>
            <w:right w:val="none" w:sz="0" w:space="0" w:color="auto"/>
          </w:divBdr>
        </w:div>
        <w:div w:id="529612373">
          <w:marLeft w:val="640"/>
          <w:marRight w:val="0"/>
          <w:marTop w:val="0"/>
          <w:marBottom w:val="0"/>
          <w:divBdr>
            <w:top w:val="none" w:sz="0" w:space="0" w:color="auto"/>
            <w:left w:val="none" w:sz="0" w:space="0" w:color="auto"/>
            <w:bottom w:val="none" w:sz="0" w:space="0" w:color="auto"/>
            <w:right w:val="none" w:sz="0" w:space="0" w:color="auto"/>
          </w:divBdr>
        </w:div>
        <w:div w:id="1605066711">
          <w:marLeft w:val="640"/>
          <w:marRight w:val="0"/>
          <w:marTop w:val="0"/>
          <w:marBottom w:val="0"/>
          <w:divBdr>
            <w:top w:val="none" w:sz="0" w:space="0" w:color="auto"/>
            <w:left w:val="none" w:sz="0" w:space="0" w:color="auto"/>
            <w:bottom w:val="none" w:sz="0" w:space="0" w:color="auto"/>
            <w:right w:val="none" w:sz="0" w:space="0" w:color="auto"/>
          </w:divBdr>
        </w:div>
        <w:div w:id="1545290364">
          <w:marLeft w:val="640"/>
          <w:marRight w:val="0"/>
          <w:marTop w:val="0"/>
          <w:marBottom w:val="0"/>
          <w:divBdr>
            <w:top w:val="none" w:sz="0" w:space="0" w:color="auto"/>
            <w:left w:val="none" w:sz="0" w:space="0" w:color="auto"/>
            <w:bottom w:val="none" w:sz="0" w:space="0" w:color="auto"/>
            <w:right w:val="none" w:sz="0" w:space="0" w:color="auto"/>
          </w:divBdr>
        </w:div>
        <w:div w:id="483818071">
          <w:marLeft w:val="640"/>
          <w:marRight w:val="0"/>
          <w:marTop w:val="0"/>
          <w:marBottom w:val="0"/>
          <w:divBdr>
            <w:top w:val="none" w:sz="0" w:space="0" w:color="auto"/>
            <w:left w:val="none" w:sz="0" w:space="0" w:color="auto"/>
            <w:bottom w:val="none" w:sz="0" w:space="0" w:color="auto"/>
            <w:right w:val="none" w:sz="0" w:space="0" w:color="auto"/>
          </w:divBdr>
        </w:div>
        <w:div w:id="153840599">
          <w:marLeft w:val="640"/>
          <w:marRight w:val="0"/>
          <w:marTop w:val="0"/>
          <w:marBottom w:val="0"/>
          <w:divBdr>
            <w:top w:val="none" w:sz="0" w:space="0" w:color="auto"/>
            <w:left w:val="none" w:sz="0" w:space="0" w:color="auto"/>
            <w:bottom w:val="none" w:sz="0" w:space="0" w:color="auto"/>
            <w:right w:val="none" w:sz="0" w:space="0" w:color="auto"/>
          </w:divBdr>
        </w:div>
        <w:div w:id="1046566211">
          <w:marLeft w:val="640"/>
          <w:marRight w:val="0"/>
          <w:marTop w:val="0"/>
          <w:marBottom w:val="0"/>
          <w:divBdr>
            <w:top w:val="none" w:sz="0" w:space="0" w:color="auto"/>
            <w:left w:val="none" w:sz="0" w:space="0" w:color="auto"/>
            <w:bottom w:val="none" w:sz="0" w:space="0" w:color="auto"/>
            <w:right w:val="none" w:sz="0" w:space="0" w:color="auto"/>
          </w:divBdr>
        </w:div>
        <w:div w:id="213856119">
          <w:marLeft w:val="640"/>
          <w:marRight w:val="0"/>
          <w:marTop w:val="0"/>
          <w:marBottom w:val="0"/>
          <w:divBdr>
            <w:top w:val="none" w:sz="0" w:space="0" w:color="auto"/>
            <w:left w:val="none" w:sz="0" w:space="0" w:color="auto"/>
            <w:bottom w:val="none" w:sz="0" w:space="0" w:color="auto"/>
            <w:right w:val="none" w:sz="0" w:space="0" w:color="auto"/>
          </w:divBdr>
        </w:div>
        <w:div w:id="1973246">
          <w:marLeft w:val="640"/>
          <w:marRight w:val="0"/>
          <w:marTop w:val="0"/>
          <w:marBottom w:val="0"/>
          <w:divBdr>
            <w:top w:val="none" w:sz="0" w:space="0" w:color="auto"/>
            <w:left w:val="none" w:sz="0" w:space="0" w:color="auto"/>
            <w:bottom w:val="none" w:sz="0" w:space="0" w:color="auto"/>
            <w:right w:val="none" w:sz="0" w:space="0" w:color="auto"/>
          </w:divBdr>
        </w:div>
        <w:div w:id="2021392804">
          <w:marLeft w:val="640"/>
          <w:marRight w:val="0"/>
          <w:marTop w:val="0"/>
          <w:marBottom w:val="0"/>
          <w:divBdr>
            <w:top w:val="none" w:sz="0" w:space="0" w:color="auto"/>
            <w:left w:val="none" w:sz="0" w:space="0" w:color="auto"/>
            <w:bottom w:val="none" w:sz="0" w:space="0" w:color="auto"/>
            <w:right w:val="none" w:sz="0" w:space="0" w:color="auto"/>
          </w:divBdr>
        </w:div>
        <w:div w:id="1794865984">
          <w:marLeft w:val="640"/>
          <w:marRight w:val="0"/>
          <w:marTop w:val="0"/>
          <w:marBottom w:val="0"/>
          <w:divBdr>
            <w:top w:val="none" w:sz="0" w:space="0" w:color="auto"/>
            <w:left w:val="none" w:sz="0" w:space="0" w:color="auto"/>
            <w:bottom w:val="none" w:sz="0" w:space="0" w:color="auto"/>
            <w:right w:val="none" w:sz="0" w:space="0" w:color="auto"/>
          </w:divBdr>
        </w:div>
        <w:div w:id="1829706576">
          <w:marLeft w:val="640"/>
          <w:marRight w:val="0"/>
          <w:marTop w:val="0"/>
          <w:marBottom w:val="0"/>
          <w:divBdr>
            <w:top w:val="none" w:sz="0" w:space="0" w:color="auto"/>
            <w:left w:val="none" w:sz="0" w:space="0" w:color="auto"/>
            <w:bottom w:val="none" w:sz="0" w:space="0" w:color="auto"/>
            <w:right w:val="none" w:sz="0" w:space="0" w:color="auto"/>
          </w:divBdr>
        </w:div>
        <w:div w:id="1617983063">
          <w:marLeft w:val="640"/>
          <w:marRight w:val="0"/>
          <w:marTop w:val="0"/>
          <w:marBottom w:val="0"/>
          <w:divBdr>
            <w:top w:val="none" w:sz="0" w:space="0" w:color="auto"/>
            <w:left w:val="none" w:sz="0" w:space="0" w:color="auto"/>
            <w:bottom w:val="none" w:sz="0" w:space="0" w:color="auto"/>
            <w:right w:val="none" w:sz="0" w:space="0" w:color="auto"/>
          </w:divBdr>
        </w:div>
        <w:div w:id="245499767">
          <w:marLeft w:val="640"/>
          <w:marRight w:val="0"/>
          <w:marTop w:val="0"/>
          <w:marBottom w:val="0"/>
          <w:divBdr>
            <w:top w:val="none" w:sz="0" w:space="0" w:color="auto"/>
            <w:left w:val="none" w:sz="0" w:space="0" w:color="auto"/>
            <w:bottom w:val="none" w:sz="0" w:space="0" w:color="auto"/>
            <w:right w:val="none" w:sz="0" w:space="0" w:color="auto"/>
          </w:divBdr>
        </w:div>
        <w:div w:id="2075546229">
          <w:marLeft w:val="640"/>
          <w:marRight w:val="0"/>
          <w:marTop w:val="0"/>
          <w:marBottom w:val="0"/>
          <w:divBdr>
            <w:top w:val="none" w:sz="0" w:space="0" w:color="auto"/>
            <w:left w:val="none" w:sz="0" w:space="0" w:color="auto"/>
            <w:bottom w:val="none" w:sz="0" w:space="0" w:color="auto"/>
            <w:right w:val="none" w:sz="0" w:space="0" w:color="auto"/>
          </w:divBdr>
        </w:div>
        <w:div w:id="1771075320">
          <w:marLeft w:val="640"/>
          <w:marRight w:val="0"/>
          <w:marTop w:val="0"/>
          <w:marBottom w:val="0"/>
          <w:divBdr>
            <w:top w:val="none" w:sz="0" w:space="0" w:color="auto"/>
            <w:left w:val="none" w:sz="0" w:space="0" w:color="auto"/>
            <w:bottom w:val="none" w:sz="0" w:space="0" w:color="auto"/>
            <w:right w:val="none" w:sz="0" w:space="0" w:color="auto"/>
          </w:divBdr>
        </w:div>
        <w:div w:id="1087116767">
          <w:marLeft w:val="640"/>
          <w:marRight w:val="0"/>
          <w:marTop w:val="0"/>
          <w:marBottom w:val="0"/>
          <w:divBdr>
            <w:top w:val="none" w:sz="0" w:space="0" w:color="auto"/>
            <w:left w:val="none" w:sz="0" w:space="0" w:color="auto"/>
            <w:bottom w:val="none" w:sz="0" w:space="0" w:color="auto"/>
            <w:right w:val="none" w:sz="0" w:space="0" w:color="auto"/>
          </w:divBdr>
        </w:div>
        <w:div w:id="173422239">
          <w:marLeft w:val="640"/>
          <w:marRight w:val="0"/>
          <w:marTop w:val="0"/>
          <w:marBottom w:val="0"/>
          <w:divBdr>
            <w:top w:val="none" w:sz="0" w:space="0" w:color="auto"/>
            <w:left w:val="none" w:sz="0" w:space="0" w:color="auto"/>
            <w:bottom w:val="none" w:sz="0" w:space="0" w:color="auto"/>
            <w:right w:val="none" w:sz="0" w:space="0" w:color="auto"/>
          </w:divBdr>
        </w:div>
      </w:divsChild>
    </w:div>
    <w:div w:id="347097478">
      <w:bodyDiv w:val="1"/>
      <w:marLeft w:val="0"/>
      <w:marRight w:val="0"/>
      <w:marTop w:val="0"/>
      <w:marBottom w:val="0"/>
      <w:divBdr>
        <w:top w:val="none" w:sz="0" w:space="0" w:color="auto"/>
        <w:left w:val="none" w:sz="0" w:space="0" w:color="auto"/>
        <w:bottom w:val="none" w:sz="0" w:space="0" w:color="auto"/>
        <w:right w:val="none" w:sz="0" w:space="0" w:color="auto"/>
      </w:divBdr>
      <w:divsChild>
        <w:div w:id="1246765481">
          <w:marLeft w:val="640"/>
          <w:marRight w:val="0"/>
          <w:marTop w:val="0"/>
          <w:marBottom w:val="0"/>
          <w:divBdr>
            <w:top w:val="none" w:sz="0" w:space="0" w:color="auto"/>
            <w:left w:val="none" w:sz="0" w:space="0" w:color="auto"/>
            <w:bottom w:val="none" w:sz="0" w:space="0" w:color="auto"/>
            <w:right w:val="none" w:sz="0" w:space="0" w:color="auto"/>
          </w:divBdr>
        </w:div>
        <w:div w:id="1933464651">
          <w:marLeft w:val="640"/>
          <w:marRight w:val="0"/>
          <w:marTop w:val="0"/>
          <w:marBottom w:val="0"/>
          <w:divBdr>
            <w:top w:val="none" w:sz="0" w:space="0" w:color="auto"/>
            <w:left w:val="none" w:sz="0" w:space="0" w:color="auto"/>
            <w:bottom w:val="none" w:sz="0" w:space="0" w:color="auto"/>
            <w:right w:val="none" w:sz="0" w:space="0" w:color="auto"/>
          </w:divBdr>
        </w:div>
        <w:div w:id="1621954072">
          <w:marLeft w:val="640"/>
          <w:marRight w:val="0"/>
          <w:marTop w:val="0"/>
          <w:marBottom w:val="0"/>
          <w:divBdr>
            <w:top w:val="none" w:sz="0" w:space="0" w:color="auto"/>
            <w:left w:val="none" w:sz="0" w:space="0" w:color="auto"/>
            <w:bottom w:val="none" w:sz="0" w:space="0" w:color="auto"/>
            <w:right w:val="none" w:sz="0" w:space="0" w:color="auto"/>
          </w:divBdr>
        </w:div>
        <w:div w:id="1272130814">
          <w:marLeft w:val="640"/>
          <w:marRight w:val="0"/>
          <w:marTop w:val="0"/>
          <w:marBottom w:val="0"/>
          <w:divBdr>
            <w:top w:val="none" w:sz="0" w:space="0" w:color="auto"/>
            <w:left w:val="none" w:sz="0" w:space="0" w:color="auto"/>
            <w:bottom w:val="none" w:sz="0" w:space="0" w:color="auto"/>
            <w:right w:val="none" w:sz="0" w:space="0" w:color="auto"/>
          </w:divBdr>
        </w:div>
        <w:div w:id="747769416">
          <w:marLeft w:val="640"/>
          <w:marRight w:val="0"/>
          <w:marTop w:val="0"/>
          <w:marBottom w:val="0"/>
          <w:divBdr>
            <w:top w:val="none" w:sz="0" w:space="0" w:color="auto"/>
            <w:left w:val="none" w:sz="0" w:space="0" w:color="auto"/>
            <w:bottom w:val="none" w:sz="0" w:space="0" w:color="auto"/>
            <w:right w:val="none" w:sz="0" w:space="0" w:color="auto"/>
          </w:divBdr>
        </w:div>
        <w:div w:id="2133161678">
          <w:marLeft w:val="640"/>
          <w:marRight w:val="0"/>
          <w:marTop w:val="0"/>
          <w:marBottom w:val="0"/>
          <w:divBdr>
            <w:top w:val="none" w:sz="0" w:space="0" w:color="auto"/>
            <w:left w:val="none" w:sz="0" w:space="0" w:color="auto"/>
            <w:bottom w:val="none" w:sz="0" w:space="0" w:color="auto"/>
            <w:right w:val="none" w:sz="0" w:space="0" w:color="auto"/>
          </w:divBdr>
        </w:div>
        <w:div w:id="1487934912">
          <w:marLeft w:val="640"/>
          <w:marRight w:val="0"/>
          <w:marTop w:val="0"/>
          <w:marBottom w:val="0"/>
          <w:divBdr>
            <w:top w:val="none" w:sz="0" w:space="0" w:color="auto"/>
            <w:left w:val="none" w:sz="0" w:space="0" w:color="auto"/>
            <w:bottom w:val="none" w:sz="0" w:space="0" w:color="auto"/>
            <w:right w:val="none" w:sz="0" w:space="0" w:color="auto"/>
          </w:divBdr>
        </w:div>
        <w:div w:id="1675834935">
          <w:marLeft w:val="640"/>
          <w:marRight w:val="0"/>
          <w:marTop w:val="0"/>
          <w:marBottom w:val="0"/>
          <w:divBdr>
            <w:top w:val="none" w:sz="0" w:space="0" w:color="auto"/>
            <w:left w:val="none" w:sz="0" w:space="0" w:color="auto"/>
            <w:bottom w:val="none" w:sz="0" w:space="0" w:color="auto"/>
            <w:right w:val="none" w:sz="0" w:space="0" w:color="auto"/>
          </w:divBdr>
        </w:div>
        <w:div w:id="1986545159">
          <w:marLeft w:val="640"/>
          <w:marRight w:val="0"/>
          <w:marTop w:val="0"/>
          <w:marBottom w:val="0"/>
          <w:divBdr>
            <w:top w:val="none" w:sz="0" w:space="0" w:color="auto"/>
            <w:left w:val="none" w:sz="0" w:space="0" w:color="auto"/>
            <w:bottom w:val="none" w:sz="0" w:space="0" w:color="auto"/>
            <w:right w:val="none" w:sz="0" w:space="0" w:color="auto"/>
          </w:divBdr>
        </w:div>
        <w:div w:id="467673709">
          <w:marLeft w:val="640"/>
          <w:marRight w:val="0"/>
          <w:marTop w:val="0"/>
          <w:marBottom w:val="0"/>
          <w:divBdr>
            <w:top w:val="none" w:sz="0" w:space="0" w:color="auto"/>
            <w:left w:val="none" w:sz="0" w:space="0" w:color="auto"/>
            <w:bottom w:val="none" w:sz="0" w:space="0" w:color="auto"/>
            <w:right w:val="none" w:sz="0" w:space="0" w:color="auto"/>
          </w:divBdr>
        </w:div>
        <w:div w:id="1225146050">
          <w:marLeft w:val="640"/>
          <w:marRight w:val="0"/>
          <w:marTop w:val="0"/>
          <w:marBottom w:val="0"/>
          <w:divBdr>
            <w:top w:val="none" w:sz="0" w:space="0" w:color="auto"/>
            <w:left w:val="none" w:sz="0" w:space="0" w:color="auto"/>
            <w:bottom w:val="none" w:sz="0" w:space="0" w:color="auto"/>
            <w:right w:val="none" w:sz="0" w:space="0" w:color="auto"/>
          </w:divBdr>
        </w:div>
        <w:div w:id="1079210716">
          <w:marLeft w:val="640"/>
          <w:marRight w:val="0"/>
          <w:marTop w:val="0"/>
          <w:marBottom w:val="0"/>
          <w:divBdr>
            <w:top w:val="none" w:sz="0" w:space="0" w:color="auto"/>
            <w:left w:val="none" w:sz="0" w:space="0" w:color="auto"/>
            <w:bottom w:val="none" w:sz="0" w:space="0" w:color="auto"/>
            <w:right w:val="none" w:sz="0" w:space="0" w:color="auto"/>
          </w:divBdr>
        </w:div>
        <w:div w:id="250427897">
          <w:marLeft w:val="640"/>
          <w:marRight w:val="0"/>
          <w:marTop w:val="0"/>
          <w:marBottom w:val="0"/>
          <w:divBdr>
            <w:top w:val="none" w:sz="0" w:space="0" w:color="auto"/>
            <w:left w:val="none" w:sz="0" w:space="0" w:color="auto"/>
            <w:bottom w:val="none" w:sz="0" w:space="0" w:color="auto"/>
            <w:right w:val="none" w:sz="0" w:space="0" w:color="auto"/>
          </w:divBdr>
        </w:div>
        <w:div w:id="205408285">
          <w:marLeft w:val="640"/>
          <w:marRight w:val="0"/>
          <w:marTop w:val="0"/>
          <w:marBottom w:val="0"/>
          <w:divBdr>
            <w:top w:val="none" w:sz="0" w:space="0" w:color="auto"/>
            <w:left w:val="none" w:sz="0" w:space="0" w:color="auto"/>
            <w:bottom w:val="none" w:sz="0" w:space="0" w:color="auto"/>
            <w:right w:val="none" w:sz="0" w:space="0" w:color="auto"/>
          </w:divBdr>
        </w:div>
        <w:div w:id="242303531">
          <w:marLeft w:val="640"/>
          <w:marRight w:val="0"/>
          <w:marTop w:val="0"/>
          <w:marBottom w:val="0"/>
          <w:divBdr>
            <w:top w:val="none" w:sz="0" w:space="0" w:color="auto"/>
            <w:left w:val="none" w:sz="0" w:space="0" w:color="auto"/>
            <w:bottom w:val="none" w:sz="0" w:space="0" w:color="auto"/>
            <w:right w:val="none" w:sz="0" w:space="0" w:color="auto"/>
          </w:divBdr>
        </w:div>
        <w:div w:id="2053071750">
          <w:marLeft w:val="640"/>
          <w:marRight w:val="0"/>
          <w:marTop w:val="0"/>
          <w:marBottom w:val="0"/>
          <w:divBdr>
            <w:top w:val="none" w:sz="0" w:space="0" w:color="auto"/>
            <w:left w:val="none" w:sz="0" w:space="0" w:color="auto"/>
            <w:bottom w:val="none" w:sz="0" w:space="0" w:color="auto"/>
            <w:right w:val="none" w:sz="0" w:space="0" w:color="auto"/>
          </w:divBdr>
        </w:div>
        <w:div w:id="996881423">
          <w:marLeft w:val="640"/>
          <w:marRight w:val="0"/>
          <w:marTop w:val="0"/>
          <w:marBottom w:val="0"/>
          <w:divBdr>
            <w:top w:val="none" w:sz="0" w:space="0" w:color="auto"/>
            <w:left w:val="none" w:sz="0" w:space="0" w:color="auto"/>
            <w:bottom w:val="none" w:sz="0" w:space="0" w:color="auto"/>
            <w:right w:val="none" w:sz="0" w:space="0" w:color="auto"/>
          </w:divBdr>
        </w:div>
        <w:div w:id="1209954170">
          <w:marLeft w:val="640"/>
          <w:marRight w:val="0"/>
          <w:marTop w:val="0"/>
          <w:marBottom w:val="0"/>
          <w:divBdr>
            <w:top w:val="none" w:sz="0" w:space="0" w:color="auto"/>
            <w:left w:val="none" w:sz="0" w:space="0" w:color="auto"/>
            <w:bottom w:val="none" w:sz="0" w:space="0" w:color="auto"/>
            <w:right w:val="none" w:sz="0" w:space="0" w:color="auto"/>
          </w:divBdr>
        </w:div>
        <w:div w:id="856888397">
          <w:marLeft w:val="640"/>
          <w:marRight w:val="0"/>
          <w:marTop w:val="0"/>
          <w:marBottom w:val="0"/>
          <w:divBdr>
            <w:top w:val="none" w:sz="0" w:space="0" w:color="auto"/>
            <w:left w:val="none" w:sz="0" w:space="0" w:color="auto"/>
            <w:bottom w:val="none" w:sz="0" w:space="0" w:color="auto"/>
            <w:right w:val="none" w:sz="0" w:space="0" w:color="auto"/>
          </w:divBdr>
        </w:div>
        <w:div w:id="1577128594">
          <w:marLeft w:val="640"/>
          <w:marRight w:val="0"/>
          <w:marTop w:val="0"/>
          <w:marBottom w:val="0"/>
          <w:divBdr>
            <w:top w:val="none" w:sz="0" w:space="0" w:color="auto"/>
            <w:left w:val="none" w:sz="0" w:space="0" w:color="auto"/>
            <w:bottom w:val="none" w:sz="0" w:space="0" w:color="auto"/>
            <w:right w:val="none" w:sz="0" w:space="0" w:color="auto"/>
          </w:divBdr>
        </w:div>
        <w:div w:id="1817800586">
          <w:marLeft w:val="640"/>
          <w:marRight w:val="0"/>
          <w:marTop w:val="0"/>
          <w:marBottom w:val="0"/>
          <w:divBdr>
            <w:top w:val="none" w:sz="0" w:space="0" w:color="auto"/>
            <w:left w:val="none" w:sz="0" w:space="0" w:color="auto"/>
            <w:bottom w:val="none" w:sz="0" w:space="0" w:color="auto"/>
            <w:right w:val="none" w:sz="0" w:space="0" w:color="auto"/>
          </w:divBdr>
        </w:div>
        <w:div w:id="679089586">
          <w:marLeft w:val="640"/>
          <w:marRight w:val="0"/>
          <w:marTop w:val="0"/>
          <w:marBottom w:val="0"/>
          <w:divBdr>
            <w:top w:val="none" w:sz="0" w:space="0" w:color="auto"/>
            <w:left w:val="none" w:sz="0" w:space="0" w:color="auto"/>
            <w:bottom w:val="none" w:sz="0" w:space="0" w:color="auto"/>
            <w:right w:val="none" w:sz="0" w:space="0" w:color="auto"/>
          </w:divBdr>
        </w:div>
        <w:div w:id="1757895120">
          <w:marLeft w:val="640"/>
          <w:marRight w:val="0"/>
          <w:marTop w:val="0"/>
          <w:marBottom w:val="0"/>
          <w:divBdr>
            <w:top w:val="none" w:sz="0" w:space="0" w:color="auto"/>
            <w:left w:val="none" w:sz="0" w:space="0" w:color="auto"/>
            <w:bottom w:val="none" w:sz="0" w:space="0" w:color="auto"/>
            <w:right w:val="none" w:sz="0" w:space="0" w:color="auto"/>
          </w:divBdr>
        </w:div>
        <w:div w:id="772868344">
          <w:marLeft w:val="640"/>
          <w:marRight w:val="0"/>
          <w:marTop w:val="0"/>
          <w:marBottom w:val="0"/>
          <w:divBdr>
            <w:top w:val="none" w:sz="0" w:space="0" w:color="auto"/>
            <w:left w:val="none" w:sz="0" w:space="0" w:color="auto"/>
            <w:bottom w:val="none" w:sz="0" w:space="0" w:color="auto"/>
            <w:right w:val="none" w:sz="0" w:space="0" w:color="auto"/>
          </w:divBdr>
        </w:div>
        <w:div w:id="704601934">
          <w:marLeft w:val="640"/>
          <w:marRight w:val="0"/>
          <w:marTop w:val="0"/>
          <w:marBottom w:val="0"/>
          <w:divBdr>
            <w:top w:val="none" w:sz="0" w:space="0" w:color="auto"/>
            <w:left w:val="none" w:sz="0" w:space="0" w:color="auto"/>
            <w:bottom w:val="none" w:sz="0" w:space="0" w:color="auto"/>
            <w:right w:val="none" w:sz="0" w:space="0" w:color="auto"/>
          </w:divBdr>
        </w:div>
        <w:div w:id="1677152010">
          <w:marLeft w:val="640"/>
          <w:marRight w:val="0"/>
          <w:marTop w:val="0"/>
          <w:marBottom w:val="0"/>
          <w:divBdr>
            <w:top w:val="none" w:sz="0" w:space="0" w:color="auto"/>
            <w:left w:val="none" w:sz="0" w:space="0" w:color="auto"/>
            <w:bottom w:val="none" w:sz="0" w:space="0" w:color="auto"/>
            <w:right w:val="none" w:sz="0" w:space="0" w:color="auto"/>
          </w:divBdr>
        </w:div>
        <w:div w:id="1312060304">
          <w:marLeft w:val="640"/>
          <w:marRight w:val="0"/>
          <w:marTop w:val="0"/>
          <w:marBottom w:val="0"/>
          <w:divBdr>
            <w:top w:val="none" w:sz="0" w:space="0" w:color="auto"/>
            <w:left w:val="none" w:sz="0" w:space="0" w:color="auto"/>
            <w:bottom w:val="none" w:sz="0" w:space="0" w:color="auto"/>
            <w:right w:val="none" w:sz="0" w:space="0" w:color="auto"/>
          </w:divBdr>
        </w:div>
        <w:div w:id="274673915">
          <w:marLeft w:val="640"/>
          <w:marRight w:val="0"/>
          <w:marTop w:val="0"/>
          <w:marBottom w:val="0"/>
          <w:divBdr>
            <w:top w:val="none" w:sz="0" w:space="0" w:color="auto"/>
            <w:left w:val="none" w:sz="0" w:space="0" w:color="auto"/>
            <w:bottom w:val="none" w:sz="0" w:space="0" w:color="auto"/>
            <w:right w:val="none" w:sz="0" w:space="0" w:color="auto"/>
          </w:divBdr>
        </w:div>
        <w:div w:id="280765103">
          <w:marLeft w:val="640"/>
          <w:marRight w:val="0"/>
          <w:marTop w:val="0"/>
          <w:marBottom w:val="0"/>
          <w:divBdr>
            <w:top w:val="none" w:sz="0" w:space="0" w:color="auto"/>
            <w:left w:val="none" w:sz="0" w:space="0" w:color="auto"/>
            <w:bottom w:val="none" w:sz="0" w:space="0" w:color="auto"/>
            <w:right w:val="none" w:sz="0" w:space="0" w:color="auto"/>
          </w:divBdr>
        </w:div>
        <w:div w:id="341859580">
          <w:marLeft w:val="640"/>
          <w:marRight w:val="0"/>
          <w:marTop w:val="0"/>
          <w:marBottom w:val="0"/>
          <w:divBdr>
            <w:top w:val="none" w:sz="0" w:space="0" w:color="auto"/>
            <w:left w:val="none" w:sz="0" w:space="0" w:color="auto"/>
            <w:bottom w:val="none" w:sz="0" w:space="0" w:color="auto"/>
            <w:right w:val="none" w:sz="0" w:space="0" w:color="auto"/>
          </w:divBdr>
        </w:div>
        <w:div w:id="1546870634">
          <w:marLeft w:val="640"/>
          <w:marRight w:val="0"/>
          <w:marTop w:val="0"/>
          <w:marBottom w:val="0"/>
          <w:divBdr>
            <w:top w:val="none" w:sz="0" w:space="0" w:color="auto"/>
            <w:left w:val="none" w:sz="0" w:space="0" w:color="auto"/>
            <w:bottom w:val="none" w:sz="0" w:space="0" w:color="auto"/>
            <w:right w:val="none" w:sz="0" w:space="0" w:color="auto"/>
          </w:divBdr>
        </w:div>
        <w:div w:id="54939010">
          <w:marLeft w:val="640"/>
          <w:marRight w:val="0"/>
          <w:marTop w:val="0"/>
          <w:marBottom w:val="0"/>
          <w:divBdr>
            <w:top w:val="none" w:sz="0" w:space="0" w:color="auto"/>
            <w:left w:val="none" w:sz="0" w:space="0" w:color="auto"/>
            <w:bottom w:val="none" w:sz="0" w:space="0" w:color="auto"/>
            <w:right w:val="none" w:sz="0" w:space="0" w:color="auto"/>
          </w:divBdr>
        </w:div>
        <w:div w:id="623196706">
          <w:marLeft w:val="640"/>
          <w:marRight w:val="0"/>
          <w:marTop w:val="0"/>
          <w:marBottom w:val="0"/>
          <w:divBdr>
            <w:top w:val="none" w:sz="0" w:space="0" w:color="auto"/>
            <w:left w:val="none" w:sz="0" w:space="0" w:color="auto"/>
            <w:bottom w:val="none" w:sz="0" w:space="0" w:color="auto"/>
            <w:right w:val="none" w:sz="0" w:space="0" w:color="auto"/>
          </w:divBdr>
        </w:div>
        <w:div w:id="937517007">
          <w:marLeft w:val="640"/>
          <w:marRight w:val="0"/>
          <w:marTop w:val="0"/>
          <w:marBottom w:val="0"/>
          <w:divBdr>
            <w:top w:val="none" w:sz="0" w:space="0" w:color="auto"/>
            <w:left w:val="none" w:sz="0" w:space="0" w:color="auto"/>
            <w:bottom w:val="none" w:sz="0" w:space="0" w:color="auto"/>
            <w:right w:val="none" w:sz="0" w:space="0" w:color="auto"/>
          </w:divBdr>
        </w:div>
        <w:div w:id="1040544947">
          <w:marLeft w:val="640"/>
          <w:marRight w:val="0"/>
          <w:marTop w:val="0"/>
          <w:marBottom w:val="0"/>
          <w:divBdr>
            <w:top w:val="none" w:sz="0" w:space="0" w:color="auto"/>
            <w:left w:val="none" w:sz="0" w:space="0" w:color="auto"/>
            <w:bottom w:val="none" w:sz="0" w:space="0" w:color="auto"/>
            <w:right w:val="none" w:sz="0" w:space="0" w:color="auto"/>
          </w:divBdr>
        </w:div>
        <w:div w:id="769659699">
          <w:marLeft w:val="640"/>
          <w:marRight w:val="0"/>
          <w:marTop w:val="0"/>
          <w:marBottom w:val="0"/>
          <w:divBdr>
            <w:top w:val="none" w:sz="0" w:space="0" w:color="auto"/>
            <w:left w:val="none" w:sz="0" w:space="0" w:color="auto"/>
            <w:bottom w:val="none" w:sz="0" w:space="0" w:color="auto"/>
            <w:right w:val="none" w:sz="0" w:space="0" w:color="auto"/>
          </w:divBdr>
        </w:div>
        <w:div w:id="525483542">
          <w:marLeft w:val="640"/>
          <w:marRight w:val="0"/>
          <w:marTop w:val="0"/>
          <w:marBottom w:val="0"/>
          <w:divBdr>
            <w:top w:val="none" w:sz="0" w:space="0" w:color="auto"/>
            <w:left w:val="none" w:sz="0" w:space="0" w:color="auto"/>
            <w:bottom w:val="none" w:sz="0" w:space="0" w:color="auto"/>
            <w:right w:val="none" w:sz="0" w:space="0" w:color="auto"/>
          </w:divBdr>
        </w:div>
        <w:div w:id="1595356350">
          <w:marLeft w:val="640"/>
          <w:marRight w:val="0"/>
          <w:marTop w:val="0"/>
          <w:marBottom w:val="0"/>
          <w:divBdr>
            <w:top w:val="none" w:sz="0" w:space="0" w:color="auto"/>
            <w:left w:val="none" w:sz="0" w:space="0" w:color="auto"/>
            <w:bottom w:val="none" w:sz="0" w:space="0" w:color="auto"/>
            <w:right w:val="none" w:sz="0" w:space="0" w:color="auto"/>
          </w:divBdr>
        </w:div>
        <w:div w:id="2084177620">
          <w:marLeft w:val="640"/>
          <w:marRight w:val="0"/>
          <w:marTop w:val="0"/>
          <w:marBottom w:val="0"/>
          <w:divBdr>
            <w:top w:val="none" w:sz="0" w:space="0" w:color="auto"/>
            <w:left w:val="none" w:sz="0" w:space="0" w:color="auto"/>
            <w:bottom w:val="none" w:sz="0" w:space="0" w:color="auto"/>
            <w:right w:val="none" w:sz="0" w:space="0" w:color="auto"/>
          </w:divBdr>
        </w:div>
        <w:div w:id="1999534770">
          <w:marLeft w:val="640"/>
          <w:marRight w:val="0"/>
          <w:marTop w:val="0"/>
          <w:marBottom w:val="0"/>
          <w:divBdr>
            <w:top w:val="none" w:sz="0" w:space="0" w:color="auto"/>
            <w:left w:val="none" w:sz="0" w:space="0" w:color="auto"/>
            <w:bottom w:val="none" w:sz="0" w:space="0" w:color="auto"/>
            <w:right w:val="none" w:sz="0" w:space="0" w:color="auto"/>
          </w:divBdr>
        </w:div>
        <w:div w:id="812989881">
          <w:marLeft w:val="640"/>
          <w:marRight w:val="0"/>
          <w:marTop w:val="0"/>
          <w:marBottom w:val="0"/>
          <w:divBdr>
            <w:top w:val="none" w:sz="0" w:space="0" w:color="auto"/>
            <w:left w:val="none" w:sz="0" w:space="0" w:color="auto"/>
            <w:bottom w:val="none" w:sz="0" w:space="0" w:color="auto"/>
            <w:right w:val="none" w:sz="0" w:space="0" w:color="auto"/>
          </w:divBdr>
        </w:div>
        <w:div w:id="2082940732">
          <w:marLeft w:val="640"/>
          <w:marRight w:val="0"/>
          <w:marTop w:val="0"/>
          <w:marBottom w:val="0"/>
          <w:divBdr>
            <w:top w:val="none" w:sz="0" w:space="0" w:color="auto"/>
            <w:left w:val="none" w:sz="0" w:space="0" w:color="auto"/>
            <w:bottom w:val="none" w:sz="0" w:space="0" w:color="auto"/>
            <w:right w:val="none" w:sz="0" w:space="0" w:color="auto"/>
          </w:divBdr>
        </w:div>
        <w:div w:id="748426981">
          <w:marLeft w:val="640"/>
          <w:marRight w:val="0"/>
          <w:marTop w:val="0"/>
          <w:marBottom w:val="0"/>
          <w:divBdr>
            <w:top w:val="none" w:sz="0" w:space="0" w:color="auto"/>
            <w:left w:val="none" w:sz="0" w:space="0" w:color="auto"/>
            <w:bottom w:val="none" w:sz="0" w:space="0" w:color="auto"/>
            <w:right w:val="none" w:sz="0" w:space="0" w:color="auto"/>
          </w:divBdr>
        </w:div>
        <w:div w:id="1722249519">
          <w:marLeft w:val="640"/>
          <w:marRight w:val="0"/>
          <w:marTop w:val="0"/>
          <w:marBottom w:val="0"/>
          <w:divBdr>
            <w:top w:val="none" w:sz="0" w:space="0" w:color="auto"/>
            <w:left w:val="none" w:sz="0" w:space="0" w:color="auto"/>
            <w:bottom w:val="none" w:sz="0" w:space="0" w:color="auto"/>
            <w:right w:val="none" w:sz="0" w:space="0" w:color="auto"/>
          </w:divBdr>
        </w:div>
        <w:div w:id="1087579758">
          <w:marLeft w:val="640"/>
          <w:marRight w:val="0"/>
          <w:marTop w:val="0"/>
          <w:marBottom w:val="0"/>
          <w:divBdr>
            <w:top w:val="none" w:sz="0" w:space="0" w:color="auto"/>
            <w:left w:val="none" w:sz="0" w:space="0" w:color="auto"/>
            <w:bottom w:val="none" w:sz="0" w:space="0" w:color="auto"/>
            <w:right w:val="none" w:sz="0" w:space="0" w:color="auto"/>
          </w:divBdr>
        </w:div>
        <w:div w:id="1556503726">
          <w:marLeft w:val="640"/>
          <w:marRight w:val="0"/>
          <w:marTop w:val="0"/>
          <w:marBottom w:val="0"/>
          <w:divBdr>
            <w:top w:val="none" w:sz="0" w:space="0" w:color="auto"/>
            <w:left w:val="none" w:sz="0" w:space="0" w:color="auto"/>
            <w:bottom w:val="none" w:sz="0" w:space="0" w:color="auto"/>
            <w:right w:val="none" w:sz="0" w:space="0" w:color="auto"/>
          </w:divBdr>
        </w:div>
        <w:div w:id="592397267">
          <w:marLeft w:val="640"/>
          <w:marRight w:val="0"/>
          <w:marTop w:val="0"/>
          <w:marBottom w:val="0"/>
          <w:divBdr>
            <w:top w:val="none" w:sz="0" w:space="0" w:color="auto"/>
            <w:left w:val="none" w:sz="0" w:space="0" w:color="auto"/>
            <w:bottom w:val="none" w:sz="0" w:space="0" w:color="auto"/>
            <w:right w:val="none" w:sz="0" w:space="0" w:color="auto"/>
          </w:divBdr>
        </w:div>
        <w:div w:id="353966464">
          <w:marLeft w:val="640"/>
          <w:marRight w:val="0"/>
          <w:marTop w:val="0"/>
          <w:marBottom w:val="0"/>
          <w:divBdr>
            <w:top w:val="none" w:sz="0" w:space="0" w:color="auto"/>
            <w:left w:val="none" w:sz="0" w:space="0" w:color="auto"/>
            <w:bottom w:val="none" w:sz="0" w:space="0" w:color="auto"/>
            <w:right w:val="none" w:sz="0" w:space="0" w:color="auto"/>
          </w:divBdr>
        </w:div>
        <w:div w:id="1185286162">
          <w:marLeft w:val="640"/>
          <w:marRight w:val="0"/>
          <w:marTop w:val="0"/>
          <w:marBottom w:val="0"/>
          <w:divBdr>
            <w:top w:val="none" w:sz="0" w:space="0" w:color="auto"/>
            <w:left w:val="none" w:sz="0" w:space="0" w:color="auto"/>
            <w:bottom w:val="none" w:sz="0" w:space="0" w:color="auto"/>
            <w:right w:val="none" w:sz="0" w:space="0" w:color="auto"/>
          </w:divBdr>
        </w:div>
        <w:div w:id="398014244">
          <w:marLeft w:val="640"/>
          <w:marRight w:val="0"/>
          <w:marTop w:val="0"/>
          <w:marBottom w:val="0"/>
          <w:divBdr>
            <w:top w:val="none" w:sz="0" w:space="0" w:color="auto"/>
            <w:left w:val="none" w:sz="0" w:space="0" w:color="auto"/>
            <w:bottom w:val="none" w:sz="0" w:space="0" w:color="auto"/>
            <w:right w:val="none" w:sz="0" w:space="0" w:color="auto"/>
          </w:divBdr>
        </w:div>
        <w:div w:id="1804040309">
          <w:marLeft w:val="640"/>
          <w:marRight w:val="0"/>
          <w:marTop w:val="0"/>
          <w:marBottom w:val="0"/>
          <w:divBdr>
            <w:top w:val="none" w:sz="0" w:space="0" w:color="auto"/>
            <w:left w:val="none" w:sz="0" w:space="0" w:color="auto"/>
            <w:bottom w:val="none" w:sz="0" w:space="0" w:color="auto"/>
            <w:right w:val="none" w:sz="0" w:space="0" w:color="auto"/>
          </w:divBdr>
        </w:div>
        <w:div w:id="1213007508">
          <w:marLeft w:val="640"/>
          <w:marRight w:val="0"/>
          <w:marTop w:val="0"/>
          <w:marBottom w:val="0"/>
          <w:divBdr>
            <w:top w:val="none" w:sz="0" w:space="0" w:color="auto"/>
            <w:left w:val="none" w:sz="0" w:space="0" w:color="auto"/>
            <w:bottom w:val="none" w:sz="0" w:space="0" w:color="auto"/>
            <w:right w:val="none" w:sz="0" w:space="0" w:color="auto"/>
          </w:divBdr>
        </w:div>
        <w:div w:id="1897470258">
          <w:marLeft w:val="640"/>
          <w:marRight w:val="0"/>
          <w:marTop w:val="0"/>
          <w:marBottom w:val="0"/>
          <w:divBdr>
            <w:top w:val="none" w:sz="0" w:space="0" w:color="auto"/>
            <w:left w:val="none" w:sz="0" w:space="0" w:color="auto"/>
            <w:bottom w:val="none" w:sz="0" w:space="0" w:color="auto"/>
            <w:right w:val="none" w:sz="0" w:space="0" w:color="auto"/>
          </w:divBdr>
        </w:div>
        <w:div w:id="834957657">
          <w:marLeft w:val="640"/>
          <w:marRight w:val="0"/>
          <w:marTop w:val="0"/>
          <w:marBottom w:val="0"/>
          <w:divBdr>
            <w:top w:val="none" w:sz="0" w:space="0" w:color="auto"/>
            <w:left w:val="none" w:sz="0" w:space="0" w:color="auto"/>
            <w:bottom w:val="none" w:sz="0" w:space="0" w:color="auto"/>
            <w:right w:val="none" w:sz="0" w:space="0" w:color="auto"/>
          </w:divBdr>
        </w:div>
        <w:div w:id="159009638">
          <w:marLeft w:val="640"/>
          <w:marRight w:val="0"/>
          <w:marTop w:val="0"/>
          <w:marBottom w:val="0"/>
          <w:divBdr>
            <w:top w:val="none" w:sz="0" w:space="0" w:color="auto"/>
            <w:left w:val="none" w:sz="0" w:space="0" w:color="auto"/>
            <w:bottom w:val="none" w:sz="0" w:space="0" w:color="auto"/>
            <w:right w:val="none" w:sz="0" w:space="0" w:color="auto"/>
          </w:divBdr>
        </w:div>
        <w:div w:id="885332585">
          <w:marLeft w:val="640"/>
          <w:marRight w:val="0"/>
          <w:marTop w:val="0"/>
          <w:marBottom w:val="0"/>
          <w:divBdr>
            <w:top w:val="none" w:sz="0" w:space="0" w:color="auto"/>
            <w:left w:val="none" w:sz="0" w:space="0" w:color="auto"/>
            <w:bottom w:val="none" w:sz="0" w:space="0" w:color="auto"/>
            <w:right w:val="none" w:sz="0" w:space="0" w:color="auto"/>
          </w:divBdr>
        </w:div>
        <w:div w:id="1264411700">
          <w:marLeft w:val="640"/>
          <w:marRight w:val="0"/>
          <w:marTop w:val="0"/>
          <w:marBottom w:val="0"/>
          <w:divBdr>
            <w:top w:val="none" w:sz="0" w:space="0" w:color="auto"/>
            <w:left w:val="none" w:sz="0" w:space="0" w:color="auto"/>
            <w:bottom w:val="none" w:sz="0" w:space="0" w:color="auto"/>
            <w:right w:val="none" w:sz="0" w:space="0" w:color="auto"/>
          </w:divBdr>
        </w:div>
        <w:div w:id="1373729363">
          <w:marLeft w:val="640"/>
          <w:marRight w:val="0"/>
          <w:marTop w:val="0"/>
          <w:marBottom w:val="0"/>
          <w:divBdr>
            <w:top w:val="none" w:sz="0" w:space="0" w:color="auto"/>
            <w:left w:val="none" w:sz="0" w:space="0" w:color="auto"/>
            <w:bottom w:val="none" w:sz="0" w:space="0" w:color="auto"/>
            <w:right w:val="none" w:sz="0" w:space="0" w:color="auto"/>
          </w:divBdr>
        </w:div>
        <w:div w:id="21521281">
          <w:marLeft w:val="640"/>
          <w:marRight w:val="0"/>
          <w:marTop w:val="0"/>
          <w:marBottom w:val="0"/>
          <w:divBdr>
            <w:top w:val="none" w:sz="0" w:space="0" w:color="auto"/>
            <w:left w:val="none" w:sz="0" w:space="0" w:color="auto"/>
            <w:bottom w:val="none" w:sz="0" w:space="0" w:color="auto"/>
            <w:right w:val="none" w:sz="0" w:space="0" w:color="auto"/>
          </w:divBdr>
        </w:div>
        <w:div w:id="1702634977">
          <w:marLeft w:val="640"/>
          <w:marRight w:val="0"/>
          <w:marTop w:val="0"/>
          <w:marBottom w:val="0"/>
          <w:divBdr>
            <w:top w:val="none" w:sz="0" w:space="0" w:color="auto"/>
            <w:left w:val="none" w:sz="0" w:space="0" w:color="auto"/>
            <w:bottom w:val="none" w:sz="0" w:space="0" w:color="auto"/>
            <w:right w:val="none" w:sz="0" w:space="0" w:color="auto"/>
          </w:divBdr>
        </w:div>
        <w:div w:id="752774327">
          <w:marLeft w:val="640"/>
          <w:marRight w:val="0"/>
          <w:marTop w:val="0"/>
          <w:marBottom w:val="0"/>
          <w:divBdr>
            <w:top w:val="none" w:sz="0" w:space="0" w:color="auto"/>
            <w:left w:val="none" w:sz="0" w:space="0" w:color="auto"/>
            <w:bottom w:val="none" w:sz="0" w:space="0" w:color="auto"/>
            <w:right w:val="none" w:sz="0" w:space="0" w:color="auto"/>
          </w:divBdr>
        </w:div>
        <w:div w:id="1286035031">
          <w:marLeft w:val="640"/>
          <w:marRight w:val="0"/>
          <w:marTop w:val="0"/>
          <w:marBottom w:val="0"/>
          <w:divBdr>
            <w:top w:val="none" w:sz="0" w:space="0" w:color="auto"/>
            <w:left w:val="none" w:sz="0" w:space="0" w:color="auto"/>
            <w:bottom w:val="none" w:sz="0" w:space="0" w:color="auto"/>
            <w:right w:val="none" w:sz="0" w:space="0" w:color="auto"/>
          </w:divBdr>
        </w:div>
        <w:div w:id="1852260152">
          <w:marLeft w:val="640"/>
          <w:marRight w:val="0"/>
          <w:marTop w:val="0"/>
          <w:marBottom w:val="0"/>
          <w:divBdr>
            <w:top w:val="none" w:sz="0" w:space="0" w:color="auto"/>
            <w:left w:val="none" w:sz="0" w:space="0" w:color="auto"/>
            <w:bottom w:val="none" w:sz="0" w:space="0" w:color="auto"/>
            <w:right w:val="none" w:sz="0" w:space="0" w:color="auto"/>
          </w:divBdr>
        </w:div>
        <w:div w:id="1552182104">
          <w:marLeft w:val="640"/>
          <w:marRight w:val="0"/>
          <w:marTop w:val="0"/>
          <w:marBottom w:val="0"/>
          <w:divBdr>
            <w:top w:val="none" w:sz="0" w:space="0" w:color="auto"/>
            <w:left w:val="none" w:sz="0" w:space="0" w:color="auto"/>
            <w:bottom w:val="none" w:sz="0" w:space="0" w:color="auto"/>
            <w:right w:val="none" w:sz="0" w:space="0" w:color="auto"/>
          </w:divBdr>
        </w:div>
        <w:div w:id="1162350523">
          <w:marLeft w:val="640"/>
          <w:marRight w:val="0"/>
          <w:marTop w:val="0"/>
          <w:marBottom w:val="0"/>
          <w:divBdr>
            <w:top w:val="none" w:sz="0" w:space="0" w:color="auto"/>
            <w:left w:val="none" w:sz="0" w:space="0" w:color="auto"/>
            <w:bottom w:val="none" w:sz="0" w:space="0" w:color="auto"/>
            <w:right w:val="none" w:sz="0" w:space="0" w:color="auto"/>
          </w:divBdr>
        </w:div>
        <w:div w:id="1995910479">
          <w:marLeft w:val="640"/>
          <w:marRight w:val="0"/>
          <w:marTop w:val="0"/>
          <w:marBottom w:val="0"/>
          <w:divBdr>
            <w:top w:val="none" w:sz="0" w:space="0" w:color="auto"/>
            <w:left w:val="none" w:sz="0" w:space="0" w:color="auto"/>
            <w:bottom w:val="none" w:sz="0" w:space="0" w:color="auto"/>
            <w:right w:val="none" w:sz="0" w:space="0" w:color="auto"/>
          </w:divBdr>
        </w:div>
        <w:div w:id="915438746">
          <w:marLeft w:val="640"/>
          <w:marRight w:val="0"/>
          <w:marTop w:val="0"/>
          <w:marBottom w:val="0"/>
          <w:divBdr>
            <w:top w:val="none" w:sz="0" w:space="0" w:color="auto"/>
            <w:left w:val="none" w:sz="0" w:space="0" w:color="auto"/>
            <w:bottom w:val="none" w:sz="0" w:space="0" w:color="auto"/>
            <w:right w:val="none" w:sz="0" w:space="0" w:color="auto"/>
          </w:divBdr>
        </w:div>
        <w:div w:id="1428229805">
          <w:marLeft w:val="640"/>
          <w:marRight w:val="0"/>
          <w:marTop w:val="0"/>
          <w:marBottom w:val="0"/>
          <w:divBdr>
            <w:top w:val="none" w:sz="0" w:space="0" w:color="auto"/>
            <w:left w:val="none" w:sz="0" w:space="0" w:color="auto"/>
            <w:bottom w:val="none" w:sz="0" w:space="0" w:color="auto"/>
            <w:right w:val="none" w:sz="0" w:space="0" w:color="auto"/>
          </w:divBdr>
        </w:div>
        <w:div w:id="10036487">
          <w:marLeft w:val="640"/>
          <w:marRight w:val="0"/>
          <w:marTop w:val="0"/>
          <w:marBottom w:val="0"/>
          <w:divBdr>
            <w:top w:val="none" w:sz="0" w:space="0" w:color="auto"/>
            <w:left w:val="none" w:sz="0" w:space="0" w:color="auto"/>
            <w:bottom w:val="none" w:sz="0" w:space="0" w:color="auto"/>
            <w:right w:val="none" w:sz="0" w:space="0" w:color="auto"/>
          </w:divBdr>
        </w:div>
        <w:div w:id="509948124">
          <w:marLeft w:val="640"/>
          <w:marRight w:val="0"/>
          <w:marTop w:val="0"/>
          <w:marBottom w:val="0"/>
          <w:divBdr>
            <w:top w:val="none" w:sz="0" w:space="0" w:color="auto"/>
            <w:left w:val="none" w:sz="0" w:space="0" w:color="auto"/>
            <w:bottom w:val="none" w:sz="0" w:space="0" w:color="auto"/>
            <w:right w:val="none" w:sz="0" w:space="0" w:color="auto"/>
          </w:divBdr>
        </w:div>
        <w:div w:id="2094082874">
          <w:marLeft w:val="640"/>
          <w:marRight w:val="0"/>
          <w:marTop w:val="0"/>
          <w:marBottom w:val="0"/>
          <w:divBdr>
            <w:top w:val="none" w:sz="0" w:space="0" w:color="auto"/>
            <w:left w:val="none" w:sz="0" w:space="0" w:color="auto"/>
            <w:bottom w:val="none" w:sz="0" w:space="0" w:color="auto"/>
            <w:right w:val="none" w:sz="0" w:space="0" w:color="auto"/>
          </w:divBdr>
        </w:div>
        <w:div w:id="1931085150">
          <w:marLeft w:val="640"/>
          <w:marRight w:val="0"/>
          <w:marTop w:val="0"/>
          <w:marBottom w:val="0"/>
          <w:divBdr>
            <w:top w:val="none" w:sz="0" w:space="0" w:color="auto"/>
            <w:left w:val="none" w:sz="0" w:space="0" w:color="auto"/>
            <w:bottom w:val="none" w:sz="0" w:space="0" w:color="auto"/>
            <w:right w:val="none" w:sz="0" w:space="0" w:color="auto"/>
          </w:divBdr>
        </w:div>
        <w:div w:id="2101176400">
          <w:marLeft w:val="640"/>
          <w:marRight w:val="0"/>
          <w:marTop w:val="0"/>
          <w:marBottom w:val="0"/>
          <w:divBdr>
            <w:top w:val="none" w:sz="0" w:space="0" w:color="auto"/>
            <w:left w:val="none" w:sz="0" w:space="0" w:color="auto"/>
            <w:bottom w:val="none" w:sz="0" w:space="0" w:color="auto"/>
            <w:right w:val="none" w:sz="0" w:space="0" w:color="auto"/>
          </w:divBdr>
        </w:div>
        <w:div w:id="2090538507">
          <w:marLeft w:val="640"/>
          <w:marRight w:val="0"/>
          <w:marTop w:val="0"/>
          <w:marBottom w:val="0"/>
          <w:divBdr>
            <w:top w:val="none" w:sz="0" w:space="0" w:color="auto"/>
            <w:left w:val="none" w:sz="0" w:space="0" w:color="auto"/>
            <w:bottom w:val="none" w:sz="0" w:space="0" w:color="auto"/>
            <w:right w:val="none" w:sz="0" w:space="0" w:color="auto"/>
          </w:divBdr>
        </w:div>
        <w:div w:id="628391217">
          <w:marLeft w:val="640"/>
          <w:marRight w:val="0"/>
          <w:marTop w:val="0"/>
          <w:marBottom w:val="0"/>
          <w:divBdr>
            <w:top w:val="none" w:sz="0" w:space="0" w:color="auto"/>
            <w:left w:val="none" w:sz="0" w:space="0" w:color="auto"/>
            <w:bottom w:val="none" w:sz="0" w:space="0" w:color="auto"/>
            <w:right w:val="none" w:sz="0" w:space="0" w:color="auto"/>
          </w:divBdr>
        </w:div>
        <w:div w:id="1965231052">
          <w:marLeft w:val="640"/>
          <w:marRight w:val="0"/>
          <w:marTop w:val="0"/>
          <w:marBottom w:val="0"/>
          <w:divBdr>
            <w:top w:val="none" w:sz="0" w:space="0" w:color="auto"/>
            <w:left w:val="none" w:sz="0" w:space="0" w:color="auto"/>
            <w:bottom w:val="none" w:sz="0" w:space="0" w:color="auto"/>
            <w:right w:val="none" w:sz="0" w:space="0" w:color="auto"/>
          </w:divBdr>
        </w:div>
        <w:div w:id="605425535">
          <w:marLeft w:val="640"/>
          <w:marRight w:val="0"/>
          <w:marTop w:val="0"/>
          <w:marBottom w:val="0"/>
          <w:divBdr>
            <w:top w:val="none" w:sz="0" w:space="0" w:color="auto"/>
            <w:left w:val="none" w:sz="0" w:space="0" w:color="auto"/>
            <w:bottom w:val="none" w:sz="0" w:space="0" w:color="auto"/>
            <w:right w:val="none" w:sz="0" w:space="0" w:color="auto"/>
          </w:divBdr>
        </w:div>
        <w:div w:id="420489945">
          <w:marLeft w:val="640"/>
          <w:marRight w:val="0"/>
          <w:marTop w:val="0"/>
          <w:marBottom w:val="0"/>
          <w:divBdr>
            <w:top w:val="none" w:sz="0" w:space="0" w:color="auto"/>
            <w:left w:val="none" w:sz="0" w:space="0" w:color="auto"/>
            <w:bottom w:val="none" w:sz="0" w:space="0" w:color="auto"/>
            <w:right w:val="none" w:sz="0" w:space="0" w:color="auto"/>
          </w:divBdr>
        </w:div>
        <w:div w:id="1536769276">
          <w:marLeft w:val="640"/>
          <w:marRight w:val="0"/>
          <w:marTop w:val="0"/>
          <w:marBottom w:val="0"/>
          <w:divBdr>
            <w:top w:val="none" w:sz="0" w:space="0" w:color="auto"/>
            <w:left w:val="none" w:sz="0" w:space="0" w:color="auto"/>
            <w:bottom w:val="none" w:sz="0" w:space="0" w:color="auto"/>
            <w:right w:val="none" w:sz="0" w:space="0" w:color="auto"/>
          </w:divBdr>
        </w:div>
        <w:div w:id="913395198">
          <w:marLeft w:val="640"/>
          <w:marRight w:val="0"/>
          <w:marTop w:val="0"/>
          <w:marBottom w:val="0"/>
          <w:divBdr>
            <w:top w:val="none" w:sz="0" w:space="0" w:color="auto"/>
            <w:left w:val="none" w:sz="0" w:space="0" w:color="auto"/>
            <w:bottom w:val="none" w:sz="0" w:space="0" w:color="auto"/>
            <w:right w:val="none" w:sz="0" w:space="0" w:color="auto"/>
          </w:divBdr>
        </w:div>
        <w:div w:id="410124330">
          <w:marLeft w:val="640"/>
          <w:marRight w:val="0"/>
          <w:marTop w:val="0"/>
          <w:marBottom w:val="0"/>
          <w:divBdr>
            <w:top w:val="none" w:sz="0" w:space="0" w:color="auto"/>
            <w:left w:val="none" w:sz="0" w:space="0" w:color="auto"/>
            <w:bottom w:val="none" w:sz="0" w:space="0" w:color="auto"/>
            <w:right w:val="none" w:sz="0" w:space="0" w:color="auto"/>
          </w:divBdr>
        </w:div>
        <w:div w:id="1104035298">
          <w:marLeft w:val="640"/>
          <w:marRight w:val="0"/>
          <w:marTop w:val="0"/>
          <w:marBottom w:val="0"/>
          <w:divBdr>
            <w:top w:val="none" w:sz="0" w:space="0" w:color="auto"/>
            <w:left w:val="none" w:sz="0" w:space="0" w:color="auto"/>
            <w:bottom w:val="none" w:sz="0" w:space="0" w:color="auto"/>
            <w:right w:val="none" w:sz="0" w:space="0" w:color="auto"/>
          </w:divBdr>
        </w:div>
        <w:div w:id="434401318">
          <w:marLeft w:val="640"/>
          <w:marRight w:val="0"/>
          <w:marTop w:val="0"/>
          <w:marBottom w:val="0"/>
          <w:divBdr>
            <w:top w:val="none" w:sz="0" w:space="0" w:color="auto"/>
            <w:left w:val="none" w:sz="0" w:space="0" w:color="auto"/>
            <w:bottom w:val="none" w:sz="0" w:space="0" w:color="auto"/>
            <w:right w:val="none" w:sz="0" w:space="0" w:color="auto"/>
          </w:divBdr>
        </w:div>
        <w:div w:id="195627843">
          <w:marLeft w:val="640"/>
          <w:marRight w:val="0"/>
          <w:marTop w:val="0"/>
          <w:marBottom w:val="0"/>
          <w:divBdr>
            <w:top w:val="none" w:sz="0" w:space="0" w:color="auto"/>
            <w:left w:val="none" w:sz="0" w:space="0" w:color="auto"/>
            <w:bottom w:val="none" w:sz="0" w:space="0" w:color="auto"/>
            <w:right w:val="none" w:sz="0" w:space="0" w:color="auto"/>
          </w:divBdr>
        </w:div>
        <w:div w:id="449250967">
          <w:marLeft w:val="640"/>
          <w:marRight w:val="0"/>
          <w:marTop w:val="0"/>
          <w:marBottom w:val="0"/>
          <w:divBdr>
            <w:top w:val="none" w:sz="0" w:space="0" w:color="auto"/>
            <w:left w:val="none" w:sz="0" w:space="0" w:color="auto"/>
            <w:bottom w:val="none" w:sz="0" w:space="0" w:color="auto"/>
            <w:right w:val="none" w:sz="0" w:space="0" w:color="auto"/>
          </w:divBdr>
        </w:div>
        <w:div w:id="1549341441">
          <w:marLeft w:val="640"/>
          <w:marRight w:val="0"/>
          <w:marTop w:val="0"/>
          <w:marBottom w:val="0"/>
          <w:divBdr>
            <w:top w:val="none" w:sz="0" w:space="0" w:color="auto"/>
            <w:left w:val="none" w:sz="0" w:space="0" w:color="auto"/>
            <w:bottom w:val="none" w:sz="0" w:space="0" w:color="auto"/>
            <w:right w:val="none" w:sz="0" w:space="0" w:color="auto"/>
          </w:divBdr>
        </w:div>
        <w:div w:id="681321717">
          <w:marLeft w:val="640"/>
          <w:marRight w:val="0"/>
          <w:marTop w:val="0"/>
          <w:marBottom w:val="0"/>
          <w:divBdr>
            <w:top w:val="none" w:sz="0" w:space="0" w:color="auto"/>
            <w:left w:val="none" w:sz="0" w:space="0" w:color="auto"/>
            <w:bottom w:val="none" w:sz="0" w:space="0" w:color="auto"/>
            <w:right w:val="none" w:sz="0" w:space="0" w:color="auto"/>
          </w:divBdr>
        </w:div>
        <w:div w:id="1353611765">
          <w:marLeft w:val="640"/>
          <w:marRight w:val="0"/>
          <w:marTop w:val="0"/>
          <w:marBottom w:val="0"/>
          <w:divBdr>
            <w:top w:val="none" w:sz="0" w:space="0" w:color="auto"/>
            <w:left w:val="none" w:sz="0" w:space="0" w:color="auto"/>
            <w:bottom w:val="none" w:sz="0" w:space="0" w:color="auto"/>
            <w:right w:val="none" w:sz="0" w:space="0" w:color="auto"/>
          </w:divBdr>
        </w:div>
        <w:div w:id="1802386346">
          <w:marLeft w:val="640"/>
          <w:marRight w:val="0"/>
          <w:marTop w:val="0"/>
          <w:marBottom w:val="0"/>
          <w:divBdr>
            <w:top w:val="none" w:sz="0" w:space="0" w:color="auto"/>
            <w:left w:val="none" w:sz="0" w:space="0" w:color="auto"/>
            <w:bottom w:val="none" w:sz="0" w:space="0" w:color="auto"/>
            <w:right w:val="none" w:sz="0" w:space="0" w:color="auto"/>
          </w:divBdr>
        </w:div>
        <w:div w:id="151676324">
          <w:marLeft w:val="640"/>
          <w:marRight w:val="0"/>
          <w:marTop w:val="0"/>
          <w:marBottom w:val="0"/>
          <w:divBdr>
            <w:top w:val="none" w:sz="0" w:space="0" w:color="auto"/>
            <w:left w:val="none" w:sz="0" w:space="0" w:color="auto"/>
            <w:bottom w:val="none" w:sz="0" w:space="0" w:color="auto"/>
            <w:right w:val="none" w:sz="0" w:space="0" w:color="auto"/>
          </w:divBdr>
        </w:div>
        <w:div w:id="2078700635">
          <w:marLeft w:val="640"/>
          <w:marRight w:val="0"/>
          <w:marTop w:val="0"/>
          <w:marBottom w:val="0"/>
          <w:divBdr>
            <w:top w:val="none" w:sz="0" w:space="0" w:color="auto"/>
            <w:left w:val="none" w:sz="0" w:space="0" w:color="auto"/>
            <w:bottom w:val="none" w:sz="0" w:space="0" w:color="auto"/>
            <w:right w:val="none" w:sz="0" w:space="0" w:color="auto"/>
          </w:divBdr>
        </w:div>
        <w:div w:id="2000842733">
          <w:marLeft w:val="640"/>
          <w:marRight w:val="0"/>
          <w:marTop w:val="0"/>
          <w:marBottom w:val="0"/>
          <w:divBdr>
            <w:top w:val="none" w:sz="0" w:space="0" w:color="auto"/>
            <w:left w:val="none" w:sz="0" w:space="0" w:color="auto"/>
            <w:bottom w:val="none" w:sz="0" w:space="0" w:color="auto"/>
            <w:right w:val="none" w:sz="0" w:space="0" w:color="auto"/>
          </w:divBdr>
        </w:div>
        <w:div w:id="185604878">
          <w:marLeft w:val="640"/>
          <w:marRight w:val="0"/>
          <w:marTop w:val="0"/>
          <w:marBottom w:val="0"/>
          <w:divBdr>
            <w:top w:val="none" w:sz="0" w:space="0" w:color="auto"/>
            <w:left w:val="none" w:sz="0" w:space="0" w:color="auto"/>
            <w:bottom w:val="none" w:sz="0" w:space="0" w:color="auto"/>
            <w:right w:val="none" w:sz="0" w:space="0" w:color="auto"/>
          </w:divBdr>
        </w:div>
        <w:div w:id="47266088">
          <w:marLeft w:val="640"/>
          <w:marRight w:val="0"/>
          <w:marTop w:val="0"/>
          <w:marBottom w:val="0"/>
          <w:divBdr>
            <w:top w:val="none" w:sz="0" w:space="0" w:color="auto"/>
            <w:left w:val="none" w:sz="0" w:space="0" w:color="auto"/>
            <w:bottom w:val="none" w:sz="0" w:space="0" w:color="auto"/>
            <w:right w:val="none" w:sz="0" w:space="0" w:color="auto"/>
          </w:divBdr>
        </w:div>
        <w:div w:id="965430259">
          <w:marLeft w:val="640"/>
          <w:marRight w:val="0"/>
          <w:marTop w:val="0"/>
          <w:marBottom w:val="0"/>
          <w:divBdr>
            <w:top w:val="none" w:sz="0" w:space="0" w:color="auto"/>
            <w:left w:val="none" w:sz="0" w:space="0" w:color="auto"/>
            <w:bottom w:val="none" w:sz="0" w:space="0" w:color="auto"/>
            <w:right w:val="none" w:sz="0" w:space="0" w:color="auto"/>
          </w:divBdr>
        </w:div>
        <w:div w:id="1156457358">
          <w:marLeft w:val="640"/>
          <w:marRight w:val="0"/>
          <w:marTop w:val="0"/>
          <w:marBottom w:val="0"/>
          <w:divBdr>
            <w:top w:val="none" w:sz="0" w:space="0" w:color="auto"/>
            <w:left w:val="none" w:sz="0" w:space="0" w:color="auto"/>
            <w:bottom w:val="none" w:sz="0" w:space="0" w:color="auto"/>
            <w:right w:val="none" w:sz="0" w:space="0" w:color="auto"/>
          </w:divBdr>
        </w:div>
        <w:div w:id="216477387">
          <w:marLeft w:val="640"/>
          <w:marRight w:val="0"/>
          <w:marTop w:val="0"/>
          <w:marBottom w:val="0"/>
          <w:divBdr>
            <w:top w:val="none" w:sz="0" w:space="0" w:color="auto"/>
            <w:left w:val="none" w:sz="0" w:space="0" w:color="auto"/>
            <w:bottom w:val="none" w:sz="0" w:space="0" w:color="auto"/>
            <w:right w:val="none" w:sz="0" w:space="0" w:color="auto"/>
          </w:divBdr>
        </w:div>
        <w:div w:id="824200917">
          <w:marLeft w:val="640"/>
          <w:marRight w:val="0"/>
          <w:marTop w:val="0"/>
          <w:marBottom w:val="0"/>
          <w:divBdr>
            <w:top w:val="none" w:sz="0" w:space="0" w:color="auto"/>
            <w:left w:val="none" w:sz="0" w:space="0" w:color="auto"/>
            <w:bottom w:val="none" w:sz="0" w:space="0" w:color="auto"/>
            <w:right w:val="none" w:sz="0" w:space="0" w:color="auto"/>
          </w:divBdr>
        </w:div>
        <w:div w:id="1495997386">
          <w:marLeft w:val="640"/>
          <w:marRight w:val="0"/>
          <w:marTop w:val="0"/>
          <w:marBottom w:val="0"/>
          <w:divBdr>
            <w:top w:val="none" w:sz="0" w:space="0" w:color="auto"/>
            <w:left w:val="none" w:sz="0" w:space="0" w:color="auto"/>
            <w:bottom w:val="none" w:sz="0" w:space="0" w:color="auto"/>
            <w:right w:val="none" w:sz="0" w:space="0" w:color="auto"/>
          </w:divBdr>
        </w:div>
        <w:div w:id="927226618">
          <w:marLeft w:val="640"/>
          <w:marRight w:val="0"/>
          <w:marTop w:val="0"/>
          <w:marBottom w:val="0"/>
          <w:divBdr>
            <w:top w:val="none" w:sz="0" w:space="0" w:color="auto"/>
            <w:left w:val="none" w:sz="0" w:space="0" w:color="auto"/>
            <w:bottom w:val="none" w:sz="0" w:space="0" w:color="auto"/>
            <w:right w:val="none" w:sz="0" w:space="0" w:color="auto"/>
          </w:divBdr>
        </w:div>
        <w:div w:id="1030836676">
          <w:marLeft w:val="640"/>
          <w:marRight w:val="0"/>
          <w:marTop w:val="0"/>
          <w:marBottom w:val="0"/>
          <w:divBdr>
            <w:top w:val="none" w:sz="0" w:space="0" w:color="auto"/>
            <w:left w:val="none" w:sz="0" w:space="0" w:color="auto"/>
            <w:bottom w:val="none" w:sz="0" w:space="0" w:color="auto"/>
            <w:right w:val="none" w:sz="0" w:space="0" w:color="auto"/>
          </w:divBdr>
        </w:div>
        <w:div w:id="1553077352">
          <w:marLeft w:val="640"/>
          <w:marRight w:val="0"/>
          <w:marTop w:val="0"/>
          <w:marBottom w:val="0"/>
          <w:divBdr>
            <w:top w:val="none" w:sz="0" w:space="0" w:color="auto"/>
            <w:left w:val="none" w:sz="0" w:space="0" w:color="auto"/>
            <w:bottom w:val="none" w:sz="0" w:space="0" w:color="auto"/>
            <w:right w:val="none" w:sz="0" w:space="0" w:color="auto"/>
          </w:divBdr>
        </w:div>
        <w:div w:id="1616593964">
          <w:marLeft w:val="640"/>
          <w:marRight w:val="0"/>
          <w:marTop w:val="0"/>
          <w:marBottom w:val="0"/>
          <w:divBdr>
            <w:top w:val="none" w:sz="0" w:space="0" w:color="auto"/>
            <w:left w:val="none" w:sz="0" w:space="0" w:color="auto"/>
            <w:bottom w:val="none" w:sz="0" w:space="0" w:color="auto"/>
            <w:right w:val="none" w:sz="0" w:space="0" w:color="auto"/>
          </w:divBdr>
        </w:div>
        <w:div w:id="1450509188">
          <w:marLeft w:val="640"/>
          <w:marRight w:val="0"/>
          <w:marTop w:val="0"/>
          <w:marBottom w:val="0"/>
          <w:divBdr>
            <w:top w:val="none" w:sz="0" w:space="0" w:color="auto"/>
            <w:left w:val="none" w:sz="0" w:space="0" w:color="auto"/>
            <w:bottom w:val="none" w:sz="0" w:space="0" w:color="auto"/>
            <w:right w:val="none" w:sz="0" w:space="0" w:color="auto"/>
          </w:divBdr>
        </w:div>
        <w:div w:id="2020499242">
          <w:marLeft w:val="640"/>
          <w:marRight w:val="0"/>
          <w:marTop w:val="0"/>
          <w:marBottom w:val="0"/>
          <w:divBdr>
            <w:top w:val="none" w:sz="0" w:space="0" w:color="auto"/>
            <w:left w:val="none" w:sz="0" w:space="0" w:color="auto"/>
            <w:bottom w:val="none" w:sz="0" w:space="0" w:color="auto"/>
            <w:right w:val="none" w:sz="0" w:space="0" w:color="auto"/>
          </w:divBdr>
        </w:div>
        <w:div w:id="2102989731">
          <w:marLeft w:val="640"/>
          <w:marRight w:val="0"/>
          <w:marTop w:val="0"/>
          <w:marBottom w:val="0"/>
          <w:divBdr>
            <w:top w:val="none" w:sz="0" w:space="0" w:color="auto"/>
            <w:left w:val="none" w:sz="0" w:space="0" w:color="auto"/>
            <w:bottom w:val="none" w:sz="0" w:space="0" w:color="auto"/>
            <w:right w:val="none" w:sz="0" w:space="0" w:color="auto"/>
          </w:divBdr>
        </w:div>
        <w:div w:id="1661419567">
          <w:marLeft w:val="640"/>
          <w:marRight w:val="0"/>
          <w:marTop w:val="0"/>
          <w:marBottom w:val="0"/>
          <w:divBdr>
            <w:top w:val="none" w:sz="0" w:space="0" w:color="auto"/>
            <w:left w:val="none" w:sz="0" w:space="0" w:color="auto"/>
            <w:bottom w:val="none" w:sz="0" w:space="0" w:color="auto"/>
            <w:right w:val="none" w:sz="0" w:space="0" w:color="auto"/>
          </w:divBdr>
        </w:div>
        <w:div w:id="1806585015">
          <w:marLeft w:val="640"/>
          <w:marRight w:val="0"/>
          <w:marTop w:val="0"/>
          <w:marBottom w:val="0"/>
          <w:divBdr>
            <w:top w:val="none" w:sz="0" w:space="0" w:color="auto"/>
            <w:left w:val="none" w:sz="0" w:space="0" w:color="auto"/>
            <w:bottom w:val="none" w:sz="0" w:space="0" w:color="auto"/>
            <w:right w:val="none" w:sz="0" w:space="0" w:color="auto"/>
          </w:divBdr>
        </w:div>
        <w:div w:id="366150264">
          <w:marLeft w:val="640"/>
          <w:marRight w:val="0"/>
          <w:marTop w:val="0"/>
          <w:marBottom w:val="0"/>
          <w:divBdr>
            <w:top w:val="none" w:sz="0" w:space="0" w:color="auto"/>
            <w:left w:val="none" w:sz="0" w:space="0" w:color="auto"/>
            <w:bottom w:val="none" w:sz="0" w:space="0" w:color="auto"/>
            <w:right w:val="none" w:sz="0" w:space="0" w:color="auto"/>
          </w:divBdr>
        </w:div>
        <w:div w:id="929119171">
          <w:marLeft w:val="640"/>
          <w:marRight w:val="0"/>
          <w:marTop w:val="0"/>
          <w:marBottom w:val="0"/>
          <w:divBdr>
            <w:top w:val="none" w:sz="0" w:space="0" w:color="auto"/>
            <w:left w:val="none" w:sz="0" w:space="0" w:color="auto"/>
            <w:bottom w:val="none" w:sz="0" w:space="0" w:color="auto"/>
            <w:right w:val="none" w:sz="0" w:space="0" w:color="auto"/>
          </w:divBdr>
        </w:div>
        <w:div w:id="1006128004">
          <w:marLeft w:val="640"/>
          <w:marRight w:val="0"/>
          <w:marTop w:val="0"/>
          <w:marBottom w:val="0"/>
          <w:divBdr>
            <w:top w:val="none" w:sz="0" w:space="0" w:color="auto"/>
            <w:left w:val="none" w:sz="0" w:space="0" w:color="auto"/>
            <w:bottom w:val="none" w:sz="0" w:space="0" w:color="auto"/>
            <w:right w:val="none" w:sz="0" w:space="0" w:color="auto"/>
          </w:divBdr>
        </w:div>
        <w:div w:id="667057635">
          <w:marLeft w:val="640"/>
          <w:marRight w:val="0"/>
          <w:marTop w:val="0"/>
          <w:marBottom w:val="0"/>
          <w:divBdr>
            <w:top w:val="none" w:sz="0" w:space="0" w:color="auto"/>
            <w:left w:val="none" w:sz="0" w:space="0" w:color="auto"/>
            <w:bottom w:val="none" w:sz="0" w:space="0" w:color="auto"/>
            <w:right w:val="none" w:sz="0" w:space="0" w:color="auto"/>
          </w:divBdr>
        </w:div>
        <w:div w:id="410542310">
          <w:marLeft w:val="640"/>
          <w:marRight w:val="0"/>
          <w:marTop w:val="0"/>
          <w:marBottom w:val="0"/>
          <w:divBdr>
            <w:top w:val="none" w:sz="0" w:space="0" w:color="auto"/>
            <w:left w:val="none" w:sz="0" w:space="0" w:color="auto"/>
            <w:bottom w:val="none" w:sz="0" w:space="0" w:color="auto"/>
            <w:right w:val="none" w:sz="0" w:space="0" w:color="auto"/>
          </w:divBdr>
        </w:div>
        <w:div w:id="66346931">
          <w:marLeft w:val="640"/>
          <w:marRight w:val="0"/>
          <w:marTop w:val="0"/>
          <w:marBottom w:val="0"/>
          <w:divBdr>
            <w:top w:val="none" w:sz="0" w:space="0" w:color="auto"/>
            <w:left w:val="none" w:sz="0" w:space="0" w:color="auto"/>
            <w:bottom w:val="none" w:sz="0" w:space="0" w:color="auto"/>
            <w:right w:val="none" w:sz="0" w:space="0" w:color="auto"/>
          </w:divBdr>
        </w:div>
        <w:div w:id="2082168328">
          <w:marLeft w:val="640"/>
          <w:marRight w:val="0"/>
          <w:marTop w:val="0"/>
          <w:marBottom w:val="0"/>
          <w:divBdr>
            <w:top w:val="none" w:sz="0" w:space="0" w:color="auto"/>
            <w:left w:val="none" w:sz="0" w:space="0" w:color="auto"/>
            <w:bottom w:val="none" w:sz="0" w:space="0" w:color="auto"/>
            <w:right w:val="none" w:sz="0" w:space="0" w:color="auto"/>
          </w:divBdr>
        </w:div>
        <w:div w:id="1984432274">
          <w:marLeft w:val="640"/>
          <w:marRight w:val="0"/>
          <w:marTop w:val="0"/>
          <w:marBottom w:val="0"/>
          <w:divBdr>
            <w:top w:val="none" w:sz="0" w:space="0" w:color="auto"/>
            <w:left w:val="none" w:sz="0" w:space="0" w:color="auto"/>
            <w:bottom w:val="none" w:sz="0" w:space="0" w:color="auto"/>
            <w:right w:val="none" w:sz="0" w:space="0" w:color="auto"/>
          </w:divBdr>
        </w:div>
        <w:div w:id="1695227892">
          <w:marLeft w:val="640"/>
          <w:marRight w:val="0"/>
          <w:marTop w:val="0"/>
          <w:marBottom w:val="0"/>
          <w:divBdr>
            <w:top w:val="none" w:sz="0" w:space="0" w:color="auto"/>
            <w:left w:val="none" w:sz="0" w:space="0" w:color="auto"/>
            <w:bottom w:val="none" w:sz="0" w:space="0" w:color="auto"/>
            <w:right w:val="none" w:sz="0" w:space="0" w:color="auto"/>
          </w:divBdr>
        </w:div>
        <w:div w:id="1473910205">
          <w:marLeft w:val="640"/>
          <w:marRight w:val="0"/>
          <w:marTop w:val="0"/>
          <w:marBottom w:val="0"/>
          <w:divBdr>
            <w:top w:val="none" w:sz="0" w:space="0" w:color="auto"/>
            <w:left w:val="none" w:sz="0" w:space="0" w:color="auto"/>
            <w:bottom w:val="none" w:sz="0" w:space="0" w:color="auto"/>
            <w:right w:val="none" w:sz="0" w:space="0" w:color="auto"/>
          </w:divBdr>
        </w:div>
        <w:div w:id="179778262">
          <w:marLeft w:val="640"/>
          <w:marRight w:val="0"/>
          <w:marTop w:val="0"/>
          <w:marBottom w:val="0"/>
          <w:divBdr>
            <w:top w:val="none" w:sz="0" w:space="0" w:color="auto"/>
            <w:left w:val="none" w:sz="0" w:space="0" w:color="auto"/>
            <w:bottom w:val="none" w:sz="0" w:space="0" w:color="auto"/>
            <w:right w:val="none" w:sz="0" w:space="0" w:color="auto"/>
          </w:divBdr>
        </w:div>
        <w:div w:id="1705406318">
          <w:marLeft w:val="640"/>
          <w:marRight w:val="0"/>
          <w:marTop w:val="0"/>
          <w:marBottom w:val="0"/>
          <w:divBdr>
            <w:top w:val="none" w:sz="0" w:space="0" w:color="auto"/>
            <w:left w:val="none" w:sz="0" w:space="0" w:color="auto"/>
            <w:bottom w:val="none" w:sz="0" w:space="0" w:color="auto"/>
            <w:right w:val="none" w:sz="0" w:space="0" w:color="auto"/>
          </w:divBdr>
        </w:div>
        <w:div w:id="1704481139">
          <w:marLeft w:val="640"/>
          <w:marRight w:val="0"/>
          <w:marTop w:val="0"/>
          <w:marBottom w:val="0"/>
          <w:divBdr>
            <w:top w:val="none" w:sz="0" w:space="0" w:color="auto"/>
            <w:left w:val="none" w:sz="0" w:space="0" w:color="auto"/>
            <w:bottom w:val="none" w:sz="0" w:space="0" w:color="auto"/>
            <w:right w:val="none" w:sz="0" w:space="0" w:color="auto"/>
          </w:divBdr>
        </w:div>
        <w:div w:id="1084107158">
          <w:marLeft w:val="640"/>
          <w:marRight w:val="0"/>
          <w:marTop w:val="0"/>
          <w:marBottom w:val="0"/>
          <w:divBdr>
            <w:top w:val="none" w:sz="0" w:space="0" w:color="auto"/>
            <w:left w:val="none" w:sz="0" w:space="0" w:color="auto"/>
            <w:bottom w:val="none" w:sz="0" w:space="0" w:color="auto"/>
            <w:right w:val="none" w:sz="0" w:space="0" w:color="auto"/>
          </w:divBdr>
        </w:div>
        <w:div w:id="2065636878">
          <w:marLeft w:val="640"/>
          <w:marRight w:val="0"/>
          <w:marTop w:val="0"/>
          <w:marBottom w:val="0"/>
          <w:divBdr>
            <w:top w:val="none" w:sz="0" w:space="0" w:color="auto"/>
            <w:left w:val="none" w:sz="0" w:space="0" w:color="auto"/>
            <w:bottom w:val="none" w:sz="0" w:space="0" w:color="auto"/>
            <w:right w:val="none" w:sz="0" w:space="0" w:color="auto"/>
          </w:divBdr>
        </w:div>
        <w:div w:id="398328002">
          <w:marLeft w:val="640"/>
          <w:marRight w:val="0"/>
          <w:marTop w:val="0"/>
          <w:marBottom w:val="0"/>
          <w:divBdr>
            <w:top w:val="none" w:sz="0" w:space="0" w:color="auto"/>
            <w:left w:val="none" w:sz="0" w:space="0" w:color="auto"/>
            <w:bottom w:val="none" w:sz="0" w:space="0" w:color="auto"/>
            <w:right w:val="none" w:sz="0" w:space="0" w:color="auto"/>
          </w:divBdr>
        </w:div>
      </w:divsChild>
    </w:div>
    <w:div w:id="366372389">
      <w:bodyDiv w:val="1"/>
      <w:marLeft w:val="0"/>
      <w:marRight w:val="0"/>
      <w:marTop w:val="0"/>
      <w:marBottom w:val="0"/>
      <w:divBdr>
        <w:top w:val="none" w:sz="0" w:space="0" w:color="auto"/>
        <w:left w:val="none" w:sz="0" w:space="0" w:color="auto"/>
        <w:bottom w:val="none" w:sz="0" w:space="0" w:color="auto"/>
        <w:right w:val="none" w:sz="0" w:space="0" w:color="auto"/>
      </w:divBdr>
      <w:divsChild>
        <w:div w:id="306319780">
          <w:marLeft w:val="640"/>
          <w:marRight w:val="0"/>
          <w:marTop w:val="0"/>
          <w:marBottom w:val="0"/>
          <w:divBdr>
            <w:top w:val="none" w:sz="0" w:space="0" w:color="auto"/>
            <w:left w:val="none" w:sz="0" w:space="0" w:color="auto"/>
            <w:bottom w:val="none" w:sz="0" w:space="0" w:color="auto"/>
            <w:right w:val="none" w:sz="0" w:space="0" w:color="auto"/>
          </w:divBdr>
        </w:div>
        <w:div w:id="1363289585">
          <w:marLeft w:val="640"/>
          <w:marRight w:val="0"/>
          <w:marTop w:val="0"/>
          <w:marBottom w:val="0"/>
          <w:divBdr>
            <w:top w:val="none" w:sz="0" w:space="0" w:color="auto"/>
            <w:left w:val="none" w:sz="0" w:space="0" w:color="auto"/>
            <w:bottom w:val="none" w:sz="0" w:space="0" w:color="auto"/>
            <w:right w:val="none" w:sz="0" w:space="0" w:color="auto"/>
          </w:divBdr>
        </w:div>
        <w:div w:id="311720650">
          <w:marLeft w:val="640"/>
          <w:marRight w:val="0"/>
          <w:marTop w:val="0"/>
          <w:marBottom w:val="0"/>
          <w:divBdr>
            <w:top w:val="none" w:sz="0" w:space="0" w:color="auto"/>
            <w:left w:val="none" w:sz="0" w:space="0" w:color="auto"/>
            <w:bottom w:val="none" w:sz="0" w:space="0" w:color="auto"/>
            <w:right w:val="none" w:sz="0" w:space="0" w:color="auto"/>
          </w:divBdr>
        </w:div>
        <w:div w:id="1139424078">
          <w:marLeft w:val="640"/>
          <w:marRight w:val="0"/>
          <w:marTop w:val="0"/>
          <w:marBottom w:val="0"/>
          <w:divBdr>
            <w:top w:val="none" w:sz="0" w:space="0" w:color="auto"/>
            <w:left w:val="none" w:sz="0" w:space="0" w:color="auto"/>
            <w:bottom w:val="none" w:sz="0" w:space="0" w:color="auto"/>
            <w:right w:val="none" w:sz="0" w:space="0" w:color="auto"/>
          </w:divBdr>
        </w:div>
        <w:div w:id="740298422">
          <w:marLeft w:val="640"/>
          <w:marRight w:val="0"/>
          <w:marTop w:val="0"/>
          <w:marBottom w:val="0"/>
          <w:divBdr>
            <w:top w:val="none" w:sz="0" w:space="0" w:color="auto"/>
            <w:left w:val="none" w:sz="0" w:space="0" w:color="auto"/>
            <w:bottom w:val="none" w:sz="0" w:space="0" w:color="auto"/>
            <w:right w:val="none" w:sz="0" w:space="0" w:color="auto"/>
          </w:divBdr>
        </w:div>
        <w:div w:id="1591036825">
          <w:marLeft w:val="640"/>
          <w:marRight w:val="0"/>
          <w:marTop w:val="0"/>
          <w:marBottom w:val="0"/>
          <w:divBdr>
            <w:top w:val="none" w:sz="0" w:space="0" w:color="auto"/>
            <w:left w:val="none" w:sz="0" w:space="0" w:color="auto"/>
            <w:bottom w:val="none" w:sz="0" w:space="0" w:color="auto"/>
            <w:right w:val="none" w:sz="0" w:space="0" w:color="auto"/>
          </w:divBdr>
        </w:div>
        <w:div w:id="1225215121">
          <w:marLeft w:val="640"/>
          <w:marRight w:val="0"/>
          <w:marTop w:val="0"/>
          <w:marBottom w:val="0"/>
          <w:divBdr>
            <w:top w:val="none" w:sz="0" w:space="0" w:color="auto"/>
            <w:left w:val="none" w:sz="0" w:space="0" w:color="auto"/>
            <w:bottom w:val="none" w:sz="0" w:space="0" w:color="auto"/>
            <w:right w:val="none" w:sz="0" w:space="0" w:color="auto"/>
          </w:divBdr>
        </w:div>
        <w:div w:id="1662781262">
          <w:marLeft w:val="640"/>
          <w:marRight w:val="0"/>
          <w:marTop w:val="0"/>
          <w:marBottom w:val="0"/>
          <w:divBdr>
            <w:top w:val="none" w:sz="0" w:space="0" w:color="auto"/>
            <w:left w:val="none" w:sz="0" w:space="0" w:color="auto"/>
            <w:bottom w:val="none" w:sz="0" w:space="0" w:color="auto"/>
            <w:right w:val="none" w:sz="0" w:space="0" w:color="auto"/>
          </w:divBdr>
        </w:div>
        <w:div w:id="1220363289">
          <w:marLeft w:val="640"/>
          <w:marRight w:val="0"/>
          <w:marTop w:val="0"/>
          <w:marBottom w:val="0"/>
          <w:divBdr>
            <w:top w:val="none" w:sz="0" w:space="0" w:color="auto"/>
            <w:left w:val="none" w:sz="0" w:space="0" w:color="auto"/>
            <w:bottom w:val="none" w:sz="0" w:space="0" w:color="auto"/>
            <w:right w:val="none" w:sz="0" w:space="0" w:color="auto"/>
          </w:divBdr>
        </w:div>
        <w:div w:id="416295983">
          <w:marLeft w:val="640"/>
          <w:marRight w:val="0"/>
          <w:marTop w:val="0"/>
          <w:marBottom w:val="0"/>
          <w:divBdr>
            <w:top w:val="none" w:sz="0" w:space="0" w:color="auto"/>
            <w:left w:val="none" w:sz="0" w:space="0" w:color="auto"/>
            <w:bottom w:val="none" w:sz="0" w:space="0" w:color="auto"/>
            <w:right w:val="none" w:sz="0" w:space="0" w:color="auto"/>
          </w:divBdr>
        </w:div>
        <w:div w:id="293489751">
          <w:marLeft w:val="640"/>
          <w:marRight w:val="0"/>
          <w:marTop w:val="0"/>
          <w:marBottom w:val="0"/>
          <w:divBdr>
            <w:top w:val="none" w:sz="0" w:space="0" w:color="auto"/>
            <w:left w:val="none" w:sz="0" w:space="0" w:color="auto"/>
            <w:bottom w:val="none" w:sz="0" w:space="0" w:color="auto"/>
            <w:right w:val="none" w:sz="0" w:space="0" w:color="auto"/>
          </w:divBdr>
        </w:div>
        <w:div w:id="1067410831">
          <w:marLeft w:val="640"/>
          <w:marRight w:val="0"/>
          <w:marTop w:val="0"/>
          <w:marBottom w:val="0"/>
          <w:divBdr>
            <w:top w:val="none" w:sz="0" w:space="0" w:color="auto"/>
            <w:left w:val="none" w:sz="0" w:space="0" w:color="auto"/>
            <w:bottom w:val="none" w:sz="0" w:space="0" w:color="auto"/>
            <w:right w:val="none" w:sz="0" w:space="0" w:color="auto"/>
          </w:divBdr>
        </w:div>
        <w:div w:id="1287201942">
          <w:marLeft w:val="640"/>
          <w:marRight w:val="0"/>
          <w:marTop w:val="0"/>
          <w:marBottom w:val="0"/>
          <w:divBdr>
            <w:top w:val="none" w:sz="0" w:space="0" w:color="auto"/>
            <w:left w:val="none" w:sz="0" w:space="0" w:color="auto"/>
            <w:bottom w:val="none" w:sz="0" w:space="0" w:color="auto"/>
            <w:right w:val="none" w:sz="0" w:space="0" w:color="auto"/>
          </w:divBdr>
        </w:div>
        <w:div w:id="496193686">
          <w:marLeft w:val="640"/>
          <w:marRight w:val="0"/>
          <w:marTop w:val="0"/>
          <w:marBottom w:val="0"/>
          <w:divBdr>
            <w:top w:val="none" w:sz="0" w:space="0" w:color="auto"/>
            <w:left w:val="none" w:sz="0" w:space="0" w:color="auto"/>
            <w:bottom w:val="none" w:sz="0" w:space="0" w:color="auto"/>
            <w:right w:val="none" w:sz="0" w:space="0" w:color="auto"/>
          </w:divBdr>
        </w:div>
        <w:div w:id="801579162">
          <w:marLeft w:val="640"/>
          <w:marRight w:val="0"/>
          <w:marTop w:val="0"/>
          <w:marBottom w:val="0"/>
          <w:divBdr>
            <w:top w:val="none" w:sz="0" w:space="0" w:color="auto"/>
            <w:left w:val="none" w:sz="0" w:space="0" w:color="auto"/>
            <w:bottom w:val="none" w:sz="0" w:space="0" w:color="auto"/>
            <w:right w:val="none" w:sz="0" w:space="0" w:color="auto"/>
          </w:divBdr>
        </w:div>
        <w:div w:id="1118640832">
          <w:marLeft w:val="640"/>
          <w:marRight w:val="0"/>
          <w:marTop w:val="0"/>
          <w:marBottom w:val="0"/>
          <w:divBdr>
            <w:top w:val="none" w:sz="0" w:space="0" w:color="auto"/>
            <w:left w:val="none" w:sz="0" w:space="0" w:color="auto"/>
            <w:bottom w:val="none" w:sz="0" w:space="0" w:color="auto"/>
            <w:right w:val="none" w:sz="0" w:space="0" w:color="auto"/>
          </w:divBdr>
        </w:div>
        <w:div w:id="1169711655">
          <w:marLeft w:val="640"/>
          <w:marRight w:val="0"/>
          <w:marTop w:val="0"/>
          <w:marBottom w:val="0"/>
          <w:divBdr>
            <w:top w:val="none" w:sz="0" w:space="0" w:color="auto"/>
            <w:left w:val="none" w:sz="0" w:space="0" w:color="auto"/>
            <w:bottom w:val="none" w:sz="0" w:space="0" w:color="auto"/>
            <w:right w:val="none" w:sz="0" w:space="0" w:color="auto"/>
          </w:divBdr>
        </w:div>
        <w:div w:id="549851922">
          <w:marLeft w:val="640"/>
          <w:marRight w:val="0"/>
          <w:marTop w:val="0"/>
          <w:marBottom w:val="0"/>
          <w:divBdr>
            <w:top w:val="none" w:sz="0" w:space="0" w:color="auto"/>
            <w:left w:val="none" w:sz="0" w:space="0" w:color="auto"/>
            <w:bottom w:val="none" w:sz="0" w:space="0" w:color="auto"/>
            <w:right w:val="none" w:sz="0" w:space="0" w:color="auto"/>
          </w:divBdr>
        </w:div>
        <w:div w:id="349261082">
          <w:marLeft w:val="640"/>
          <w:marRight w:val="0"/>
          <w:marTop w:val="0"/>
          <w:marBottom w:val="0"/>
          <w:divBdr>
            <w:top w:val="none" w:sz="0" w:space="0" w:color="auto"/>
            <w:left w:val="none" w:sz="0" w:space="0" w:color="auto"/>
            <w:bottom w:val="none" w:sz="0" w:space="0" w:color="auto"/>
            <w:right w:val="none" w:sz="0" w:space="0" w:color="auto"/>
          </w:divBdr>
        </w:div>
        <w:div w:id="31392387">
          <w:marLeft w:val="640"/>
          <w:marRight w:val="0"/>
          <w:marTop w:val="0"/>
          <w:marBottom w:val="0"/>
          <w:divBdr>
            <w:top w:val="none" w:sz="0" w:space="0" w:color="auto"/>
            <w:left w:val="none" w:sz="0" w:space="0" w:color="auto"/>
            <w:bottom w:val="none" w:sz="0" w:space="0" w:color="auto"/>
            <w:right w:val="none" w:sz="0" w:space="0" w:color="auto"/>
          </w:divBdr>
        </w:div>
        <w:div w:id="1372026977">
          <w:marLeft w:val="640"/>
          <w:marRight w:val="0"/>
          <w:marTop w:val="0"/>
          <w:marBottom w:val="0"/>
          <w:divBdr>
            <w:top w:val="none" w:sz="0" w:space="0" w:color="auto"/>
            <w:left w:val="none" w:sz="0" w:space="0" w:color="auto"/>
            <w:bottom w:val="none" w:sz="0" w:space="0" w:color="auto"/>
            <w:right w:val="none" w:sz="0" w:space="0" w:color="auto"/>
          </w:divBdr>
        </w:div>
        <w:div w:id="1458179538">
          <w:marLeft w:val="640"/>
          <w:marRight w:val="0"/>
          <w:marTop w:val="0"/>
          <w:marBottom w:val="0"/>
          <w:divBdr>
            <w:top w:val="none" w:sz="0" w:space="0" w:color="auto"/>
            <w:left w:val="none" w:sz="0" w:space="0" w:color="auto"/>
            <w:bottom w:val="none" w:sz="0" w:space="0" w:color="auto"/>
            <w:right w:val="none" w:sz="0" w:space="0" w:color="auto"/>
          </w:divBdr>
        </w:div>
        <w:div w:id="875459971">
          <w:marLeft w:val="640"/>
          <w:marRight w:val="0"/>
          <w:marTop w:val="0"/>
          <w:marBottom w:val="0"/>
          <w:divBdr>
            <w:top w:val="none" w:sz="0" w:space="0" w:color="auto"/>
            <w:left w:val="none" w:sz="0" w:space="0" w:color="auto"/>
            <w:bottom w:val="none" w:sz="0" w:space="0" w:color="auto"/>
            <w:right w:val="none" w:sz="0" w:space="0" w:color="auto"/>
          </w:divBdr>
        </w:div>
        <w:div w:id="1015034366">
          <w:marLeft w:val="640"/>
          <w:marRight w:val="0"/>
          <w:marTop w:val="0"/>
          <w:marBottom w:val="0"/>
          <w:divBdr>
            <w:top w:val="none" w:sz="0" w:space="0" w:color="auto"/>
            <w:left w:val="none" w:sz="0" w:space="0" w:color="auto"/>
            <w:bottom w:val="none" w:sz="0" w:space="0" w:color="auto"/>
            <w:right w:val="none" w:sz="0" w:space="0" w:color="auto"/>
          </w:divBdr>
        </w:div>
        <w:div w:id="1986156484">
          <w:marLeft w:val="640"/>
          <w:marRight w:val="0"/>
          <w:marTop w:val="0"/>
          <w:marBottom w:val="0"/>
          <w:divBdr>
            <w:top w:val="none" w:sz="0" w:space="0" w:color="auto"/>
            <w:left w:val="none" w:sz="0" w:space="0" w:color="auto"/>
            <w:bottom w:val="none" w:sz="0" w:space="0" w:color="auto"/>
            <w:right w:val="none" w:sz="0" w:space="0" w:color="auto"/>
          </w:divBdr>
        </w:div>
        <w:div w:id="638342936">
          <w:marLeft w:val="640"/>
          <w:marRight w:val="0"/>
          <w:marTop w:val="0"/>
          <w:marBottom w:val="0"/>
          <w:divBdr>
            <w:top w:val="none" w:sz="0" w:space="0" w:color="auto"/>
            <w:left w:val="none" w:sz="0" w:space="0" w:color="auto"/>
            <w:bottom w:val="none" w:sz="0" w:space="0" w:color="auto"/>
            <w:right w:val="none" w:sz="0" w:space="0" w:color="auto"/>
          </w:divBdr>
        </w:div>
        <w:div w:id="1188640657">
          <w:marLeft w:val="640"/>
          <w:marRight w:val="0"/>
          <w:marTop w:val="0"/>
          <w:marBottom w:val="0"/>
          <w:divBdr>
            <w:top w:val="none" w:sz="0" w:space="0" w:color="auto"/>
            <w:left w:val="none" w:sz="0" w:space="0" w:color="auto"/>
            <w:bottom w:val="none" w:sz="0" w:space="0" w:color="auto"/>
            <w:right w:val="none" w:sz="0" w:space="0" w:color="auto"/>
          </w:divBdr>
        </w:div>
        <w:div w:id="1068579423">
          <w:marLeft w:val="640"/>
          <w:marRight w:val="0"/>
          <w:marTop w:val="0"/>
          <w:marBottom w:val="0"/>
          <w:divBdr>
            <w:top w:val="none" w:sz="0" w:space="0" w:color="auto"/>
            <w:left w:val="none" w:sz="0" w:space="0" w:color="auto"/>
            <w:bottom w:val="none" w:sz="0" w:space="0" w:color="auto"/>
            <w:right w:val="none" w:sz="0" w:space="0" w:color="auto"/>
          </w:divBdr>
        </w:div>
        <w:div w:id="1447970155">
          <w:marLeft w:val="640"/>
          <w:marRight w:val="0"/>
          <w:marTop w:val="0"/>
          <w:marBottom w:val="0"/>
          <w:divBdr>
            <w:top w:val="none" w:sz="0" w:space="0" w:color="auto"/>
            <w:left w:val="none" w:sz="0" w:space="0" w:color="auto"/>
            <w:bottom w:val="none" w:sz="0" w:space="0" w:color="auto"/>
            <w:right w:val="none" w:sz="0" w:space="0" w:color="auto"/>
          </w:divBdr>
        </w:div>
        <w:div w:id="932204955">
          <w:marLeft w:val="640"/>
          <w:marRight w:val="0"/>
          <w:marTop w:val="0"/>
          <w:marBottom w:val="0"/>
          <w:divBdr>
            <w:top w:val="none" w:sz="0" w:space="0" w:color="auto"/>
            <w:left w:val="none" w:sz="0" w:space="0" w:color="auto"/>
            <w:bottom w:val="none" w:sz="0" w:space="0" w:color="auto"/>
            <w:right w:val="none" w:sz="0" w:space="0" w:color="auto"/>
          </w:divBdr>
        </w:div>
        <w:div w:id="1000351822">
          <w:marLeft w:val="640"/>
          <w:marRight w:val="0"/>
          <w:marTop w:val="0"/>
          <w:marBottom w:val="0"/>
          <w:divBdr>
            <w:top w:val="none" w:sz="0" w:space="0" w:color="auto"/>
            <w:left w:val="none" w:sz="0" w:space="0" w:color="auto"/>
            <w:bottom w:val="none" w:sz="0" w:space="0" w:color="auto"/>
            <w:right w:val="none" w:sz="0" w:space="0" w:color="auto"/>
          </w:divBdr>
        </w:div>
        <w:div w:id="1465461806">
          <w:marLeft w:val="640"/>
          <w:marRight w:val="0"/>
          <w:marTop w:val="0"/>
          <w:marBottom w:val="0"/>
          <w:divBdr>
            <w:top w:val="none" w:sz="0" w:space="0" w:color="auto"/>
            <w:left w:val="none" w:sz="0" w:space="0" w:color="auto"/>
            <w:bottom w:val="none" w:sz="0" w:space="0" w:color="auto"/>
            <w:right w:val="none" w:sz="0" w:space="0" w:color="auto"/>
          </w:divBdr>
        </w:div>
        <w:div w:id="104617666">
          <w:marLeft w:val="640"/>
          <w:marRight w:val="0"/>
          <w:marTop w:val="0"/>
          <w:marBottom w:val="0"/>
          <w:divBdr>
            <w:top w:val="none" w:sz="0" w:space="0" w:color="auto"/>
            <w:left w:val="none" w:sz="0" w:space="0" w:color="auto"/>
            <w:bottom w:val="none" w:sz="0" w:space="0" w:color="auto"/>
            <w:right w:val="none" w:sz="0" w:space="0" w:color="auto"/>
          </w:divBdr>
        </w:div>
        <w:div w:id="2128039546">
          <w:marLeft w:val="640"/>
          <w:marRight w:val="0"/>
          <w:marTop w:val="0"/>
          <w:marBottom w:val="0"/>
          <w:divBdr>
            <w:top w:val="none" w:sz="0" w:space="0" w:color="auto"/>
            <w:left w:val="none" w:sz="0" w:space="0" w:color="auto"/>
            <w:bottom w:val="none" w:sz="0" w:space="0" w:color="auto"/>
            <w:right w:val="none" w:sz="0" w:space="0" w:color="auto"/>
          </w:divBdr>
        </w:div>
        <w:div w:id="732850870">
          <w:marLeft w:val="640"/>
          <w:marRight w:val="0"/>
          <w:marTop w:val="0"/>
          <w:marBottom w:val="0"/>
          <w:divBdr>
            <w:top w:val="none" w:sz="0" w:space="0" w:color="auto"/>
            <w:left w:val="none" w:sz="0" w:space="0" w:color="auto"/>
            <w:bottom w:val="none" w:sz="0" w:space="0" w:color="auto"/>
            <w:right w:val="none" w:sz="0" w:space="0" w:color="auto"/>
          </w:divBdr>
        </w:div>
        <w:div w:id="1922063647">
          <w:marLeft w:val="640"/>
          <w:marRight w:val="0"/>
          <w:marTop w:val="0"/>
          <w:marBottom w:val="0"/>
          <w:divBdr>
            <w:top w:val="none" w:sz="0" w:space="0" w:color="auto"/>
            <w:left w:val="none" w:sz="0" w:space="0" w:color="auto"/>
            <w:bottom w:val="none" w:sz="0" w:space="0" w:color="auto"/>
            <w:right w:val="none" w:sz="0" w:space="0" w:color="auto"/>
          </w:divBdr>
        </w:div>
        <w:div w:id="585312361">
          <w:marLeft w:val="640"/>
          <w:marRight w:val="0"/>
          <w:marTop w:val="0"/>
          <w:marBottom w:val="0"/>
          <w:divBdr>
            <w:top w:val="none" w:sz="0" w:space="0" w:color="auto"/>
            <w:left w:val="none" w:sz="0" w:space="0" w:color="auto"/>
            <w:bottom w:val="none" w:sz="0" w:space="0" w:color="auto"/>
            <w:right w:val="none" w:sz="0" w:space="0" w:color="auto"/>
          </w:divBdr>
        </w:div>
        <w:div w:id="1218543001">
          <w:marLeft w:val="640"/>
          <w:marRight w:val="0"/>
          <w:marTop w:val="0"/>
          <w:marBottom w:val="0"/>
          <w:divBdr>
            <w:top w:val="none" w:sz="0" w:space="0" w:color="auto"/>
            <w:left w:val="none" w:sz="0" w:space="0" w:color="auto"/>
            <w:bottom w:val="none" w:sz="0" w:space="0" w:color="auto"/>
            <w:right w:val="none" w:sz="0" w:space="0" w:color="auto"/>
          </w:divBdr>
        </w:div>
        <w:div w:id="2077164938">
          <w:marLeft w:val="640"/>
          <w:marRight w:val="0"/>
          <w:marTop w:val="0"/>
          <w:marBottom w:val="0"/>
          <w:divBdr>
            <w:top w:val="none" w:sz="0" w:space="0" w:color="auto"/>
            <w:left w:val="none" w:sz="0" w:space="0" w:color="auto"/>
            <w:bottom w:val="none" w:sz="0" w:space="0" w:color="auto"/>
            <w:right w:val="none" w:sz="0" w:space="0" w:color="auto"/>
          </w:divBdr>
        </w:div>
        <w:div w:id="87163927">
          <w:marLeft w:val="640"/>
          <w:marRight w:val="0"/>
          <w:marTop w:val="0"/>
          <w:marBottom w:val="0"/>
          <w:divBdr>
            <w:top w:val="none" w:sz="0" w:space="0" w:color="auto"/>
            <w:left w:val="none" w:sz="0" w:space="0" w:color="auto"/>
            <w:bottom w:val="none" w:sz="0" w:space="0" w:color="auto"/>
            <w:right w:val="none" w:sz="0" w:space="0" w:color="auto"/>
          </w:divBdr>
        </w:div>
        <w:div w:id="1991860548">
          <w:marLeft w:val="640"/>
          <w:marRight w:val="0"/>
          <w:marTop w:val="0"/>
          <w:marBottom w:val="0"/>
          <w:divBdr>
            <w:top w:val="none" w:sz="0" w:space="0" w:color="auto"/>
            <w:left w:val="none" w:sz="0" w:space="0" w:color="auto"/>
            <w:bottom w:val="none" w:sz="0" w:space="0" w:color="auto"/>
            <w:right w:val="none" w:sz="0" w:space="0" w:color="auto"/>
          </w:divBdr>
        </w:div>
        <w:div w:id="368989818">
          <w:marLeft w:val="640"/>
          <w:marRight w:val="0"/>
          <w:marTop w:val="0"/>
          <w:marBottom w:val="0"/>
          <w:divBdr>
            <w:top w:val="none" w:sz="0" w:space="0" w:color="auto"/>
            <w:left w:val="none" w:sz="0" w:space="0" w:color="auto"/>
            <w:bottom w:val="none" w:sz="0" w:space="0" w:color="auto"/>
            <w:right w:val="none" w:sz="0" w:space="0" w:color="auto"/>
          </w:divBdr>
        </w:div>
        <w:div w:id="404110718">
          <w:marLeft w:val="640"/>
          <w:marRight w:val="0"/>
          <w:marTop w:val="0"/>
          <w:marBottom w:val="0"/>
          <w:divBdr>
            <w:top w:val="none" w:sz="0" w:space="0" w:color="auto"/>
            <w:left w:val="none" w:sz="0" w:space="0" w:color="auto"/>
            <w:bottom w:val="none" w:sz="0" w:space="0" w:color="auto"/>
            <w:right w:val="none" w:sz="0" w:space="0" w:color="auto"/>
          </w:divBdr>
        </w:div>
        <w:div w:id="431123471">
          <w:marLeft w:val="640"/>
          <w:marRight w:val="0"/>
          <w:marTop w:val="0"/>
          <w:marBottom w:val="0"/>
          <w:divBdr>
            <w:top w:val="none" w:sz="0" w:space="0" w:color="auto"/>
            <w:left w:val="none" w:sz="0" w:space="0" w:color="auto"/>
            <w:bottom w:val="none" w:sz="0" w:space="0" w:color="auto"/>
            <w:right w:val="none" w:sz="0" w:space="0" w:color="auto"/>
          </w:divBdr>
        </w:div>
        <w:div w:id="788012728">
          <w:marLeft w:val="640"/>
          <w:marRight w:val="0"/>
          <w:marTop w:val="0"/>
          <w:marBottom w:val="0"/>
          <w:divBdr>
            <w:top w:val="none" w:sz="0" w:space="0" w:color="auto"/>
            <w:left w:val="none" w:sz="0" w:space="0" w:color="auto"/>
            <w:bottom w:val="none" w:sz="0" w:space="0" w:color="auto"/>
            <w:right w:val="none" w:sz="0" w:space="0" w:color="auto"/>
          </w:divBdr>
        </w:div>
        <w:div w:id="94401586">
          <w:marLeft w:val="640"/>
          <w:marRight w:val="0"/>
          <w:marTop w:val="0"/>
          <w:marBottom w:val="0"/>
          <w:divBdr>
            <w:top w:val="none" w:sz="0" w:space="0" w:color="auto"/>
            <w:left w:val="none" w:sz="0" w:space="0" w:color="auto"/>
            <w:bottom w:val="none" w:sz="0" w:space="0" w:color="auto"/>
            <w:right w:val="none" w:sz="0" w:space="0" w:color="auto"/>
          </w:divBdr>
        </w:div>
        <w:div w:id="1295983465">
          <w:marLeft w:val="640"/>
          <w:marRight w:val="0"/>
          <w:marTop w:val="0"/>
          <w:marBottom w:val="0"/>
          <w:divBdr>
            <w:top w:val="none" w:sz="0" w:space="0" w:color="auto"/>
            <w:left w:val="none" w:sz="0" w:space="0" w:color="auto"/>
            <w:bottom w:val="none" w:sz="0" w:space="0" w:color="auto"/>
            <w:right w:val="none" w:sz="0" w:space="0" w:color="auto"/>
          </w:divBdr>
        </w:div>
        <w:div w:id="162666807">
          <w:marLeft w:val="640"/>
          <w:marRight w:val="0"/>
          <w:marTop w:val="0"/>
          <w:marBottom w:val="0"/>
          <w:divBdr>
            <w:top w:val="none" w:sz="0" w:space="0" w:color="auto"/>
            <w:left w:val="none" w:sz="0" w:space="0" w:color="auto"/>
            <w:bottom w:val="none" w:sz="0" w:space="0" w:color="auto"/>
            <w:right w:val="none" w:sz="0" w:space="0" w:color="auto"/>
          </w:divBdr>
        </w:div>
        <w:div w:id="1860193830">
          <w:marLeft w:val="640"/>
          <w:marRight w:val="0"/>
          <w:marTop w:val="0"/>
          <w:marBottom w:val="0"/>
          <w:divBdr>
            <w:top w:val="none" w:sz="0" w:space="0" w:color="auto"/>
            <w:left w:val="none" w:sz="0" w:space="0" w:color="auto"/>
            <w:bottom w:val="none" w:sz="0" w:space="0" w:color="auto"/>
            <w:right w:val="none" w:sz="0" w:space="0" w:color="auto"/>
          </w:divBdr>
        </w:div>
        <w:div w:id="717166337">
          <w:marLeft w:val="640"/>
          <w:marRight w:val="0"/>
          <w:marTop w:val="0"/>
          <w:marBottom w:val="0"/>
          <w:divBdr>
            <w:top w:val="none" w:sz="0" w:space="0" w:color="auto"/>
            <w:left w:val="none" w:sz="0" w:space="0" w:color="auto"/>
            <w:bottom w:val="none" w:sz="0" w:space="0" w:color="auto"/>
            <w:right w:val="none" w:sz="0" w:space="0" w:color="auto"/>
          </w:divBdr>
        </w:div>
        <w:div w:id="416905872">
          <w:marLeft w:val="640"/>
          <w:marRight w:val="0"/>
          <w:marTop w:val="0"/>
          <w:marBottom w:val="0"/>
          <w:divBdr>
            <w:top w:val="none" w:sz="0" w:space="0" w:color="auto"/>
            <w:left w:val="none" w:sz="0" w:space="0" w:color="auto"/>
            <w:bottom w:val="none" w:sz="0" w:space="0" w:color="auto"/>
            <w:right w:val="none" w:sz="0" w:space="0" w:color="auto"/>
          </w:divBdr>
        </w:div>
        <w:div w:id="432359661">
          <w:marLeft w:val="640"/>
          <w:marRight w:val="0"/>
          <w:marTop w:val="0"/>
          <w:marBottom w:val="0"/>
          <w:divBdr>
            <w:top w:val="none" w:sz="0" w:space="0" w:color="auto"/>
            <w:left w:val="none" w:sz="0" w:space="0" w:color="auto"/>
            <w:bottom w:val="none" w:sz="0" w:space="0" w:color="auto"/>
            <w:right w:val="none" w:sz="0" w:space="0" w:color="auto"/>
          </w:divBdr>
        </w:div>
        <w:div w:id="1338918143">
          <w:marLeft w:val="640"/>
          <w:marRight w:val="0"/>
          <w:marTop w:val="0"/>
          <w:marBottom w:val="0"/>
          <w:divBdr>
            <w:top w:val="none" w:sz="0" w:space="0" w:color="auto"/>
            <w:left w:val="none" w:sz="0" w:space="0" w:color="auto"/>
            <w:bottom w:val="none" w:sz="0" w:space="0" w:color="auto"/>
            <w:right w:val="none" w:sz="0" w:space="0" w:color="auto"/>
          </w:divBdr>
        </w:div>
        <w:div w:id="319045324">
          <w:marLeft w:val="640"/>
          <w:marRight w:val="0"/>
          <w:marTop w:val="0"/>
          <w:marBottom w:val="0"/>
          <w:divBdr>
            <w:top w:val="none" w:sz="0" w:space="0" w:color="auto"/>
            <w:left w:val="none" w:sz="0" w:space="0" w:color="auto"/>
            <w:bottom w:val="none" w:sz="0" w:space="0" w:color="auto"/>
            <w:right w:val="none" w:sz="0" w:space="0" w:color="auto"/>
          </w:divBdr>
        </w:div>
        <w:div w:id="1053893069">
          <w:marLeft w:val="640"/>
          <w:marRight w:val="0"/>
          <w:marTop w:val="0"/>
          <w:marBottom w:val="0"/>
          <w:divBdr>
            <w:top w:val="none" w:sz="0" w:space="0" w:color="auto"/>
            <w:left w:val="none" w:sz="0" w:space="0" w:color="auto"/>
            <w:bottom w:val="none" w:sz="0" w:space="0" w:color="auto"/>
            <w:right w:val="none" w:sz="0" w:space="0" w:color="auto"/>
          </w:divBdr>
        </w:div>
        <w:div w:id="1519001076">
          <w:marLeft w:val="640"/>
          <w:marRight w:val="0"/>
          <w:marTop w:val="0"/>
          <w:marBottom w:val="0"/>
          <w:divBdr>
            <w:top w:val="none" w:sz="0" w:space="0" w:color="auto"/>
            <w:left w:val="none" w:sz="0" w:space="0" w:color="auto"/>
            <w:bottom w:val="none" w:sz="0" w:space="0" w:color="auto"/>
            <w:right w:val="none" w:sz="0" w:space="0" w:color="auto"/>
          </w:divBdr>
        </w:div>
        <w:div w:id="543980334">
          <w:marLeft w:val="640"/>
          <w:marRight w:val="0"/>
          <w:marTop w:val="0"/>
          <w:marBottom w:val="0"/>
          <w:divBdr>
            <w:top w:val="none" w:sz="0" w:space="0" w:color="auto"/>
            <w:left w:val="none" w:sz="0" w:space="0" w:color="auto"/>
            <w:bottom w:val="none" w:sz="0" w:space="0" w:color="auto"/>
            <w:right w:val="none" w:sz="0" w:space="0" w:color="auto"/>
          </w:divBdr>
        </w:div>
        <w:div w:id="1214004640">
          <w:marLeft w:val="640"/>
          <w:marRight w:val="0"/>
          <w:marTop w:val="0"/>
          <w:marBottom w:val="0"/>
          <w:divBdr>
            <w:top w:val="none" w:sz="0" w:space="0" w:color="auto"/>
            <w:left w:val="none" w:sz="0" w:space="0" w:color="auto"/>
            <w:bottom w:val="none" w:sz="0" w:space="0" w:color="auto"/>
            <w:right w:val="none" w:sz="0" w:space="0" w:color="auto"/>
          </w:divBdr>
        </w:div>
        <w:div w:id="1254900426">
          <w:marLeft w:val="640"/>
          <w:marRight w:val="0"/>
          <w:marTop w:val="0"/>
          <w:marBottom w:val="0"/>
          <w:divBdr>
            <w:top w:val="none" w:sz="0" w:space="0" w:color="auto"/>
            <w:left w:val="none" w:sz="0" w:space="0" w:color="auto"/>
            <w:bottom w:val="none" w:sz="0" w:space="0" w:color="auto"/>
            <w:right w:val="none" w:sz="0" w:space="0" w:color="auto"/>
          </w:divBdr>
        </w:div>
        <w:div w:id="1339693617">
          <w:marLeft w:val="640"/>
          <w:marRight w:val="0"/>
          <w:marTop w:val="0"/>
          <w:marBottom w:val="0"/>
          <w:divBdr>
            <w:top w:val="none" w:sz="0" w:space="0" w:color="auto"/>
            <w:left w:val="none" w:sz="0" w:space="0" w:color="auto"/>
            <w:bottom w:val="none" w:sz="0" w:space="0" w:color="auto"/>
            <w:right w:val="none" w:sz="0" w:space="0" w:color="auto"/>
          </w:divBdr>
        </w:div>
        <w:div w:id="1516263374">
          <w:marLeft w:val="640"/>
          <w:marRight w:val="0"/>
          <w:marTop w:val="0"/>
          <w:marBottom w:val="0"/>
          <w:divBdr>
            <w:top w:val="none" w:sz="0" w:space="0" w:color="auto"/>
            <w:left w:val="none" w:sz="0" w:space="0" w:color="auto"/>
            <w:bottom w:val="none" w:sz="0" w:space="0" w:color="auto"/>
            <w:right w:val="none" w:sz="0" w:space="0" w:color="auto"/>
          </w:divBdr>
        </w:div>
        <w:div w:id="712772900">
          <w:marLeft w:val="640"/>
          <w:marRight w:val="0"/>
          <w:marTop w:val="0"/>
          <w:marBottom w:val="0"/>
          <w:divBdr>
            <w:top w:val="none" w:sz="0" w:space="0" w:color="auto"/>
            <w:left w:val="none" w:sz="0" w:space="0" w:color="auto"/>
            <w:bottom w:val="none" w:sz="0" w:space="0" w:color="auto"/>
            <w:right w:val="none" w:sz="0" w:space="0" w:color="auto"/>
          </w:divBdr>
        </w:div>
        <w:div w:id="793132622">
          <w:marLeft w:val="640"/>
          <w:marRight w:val="0"/>
          <w:marTop w:val="0"/>
          <w:marBottom w:val="0"/>
          <w:divBdr>
            <w:top w:val="none" w:sz="0" w:space="0" w:color="auto"/>
            <w:left w:val="none" w:sz="0" w:space="0" w:color="auto"/>
            <w:bottom w:val="none" w:sz="0" w:space="0" w:color="auto"/>
            <w:right w:val="none" w:sz="0" w:space="0" w:color="auto"/>
          </w:divBdr>
        </w:div>
        <w:div w:id="1093282428">
          <w:marLeft w:val="640"/>
          <w:marRight w:val="0"/>
          <w:marTop w:val="0"/>
          <w:marBottom w:val="0"/>
          <w:divBdr>
            <w:top w:val="none" w:sz="0" w:space="0" w:color="auto"/>
            <w:left w:val="none" w:sz="0" w:space="0" w:color="auto"/>
            <w:bottom w:val="none" w:sz="0" w:space="0" w:color="auto"/>
            <w:right w:val="none" w:sz="0" w:space="0" w:color="auto"/>
          </w:divBdr>
        </w:div>
        <w:div w:id="1775125616">
          <w:marLeft w:val="640"/>
          <w:marRight w:val="0"/>
          <w:marTop w:val="0"/>
          <w:marBottom w:val="0"/>
          <w:divBdr>
            <w:top w:val="none" w:sz="0" w:space="0" w:color="auto"/>
            <w:left w:val="none" w:sz="0" w:space="0" w:color="auto"/>
            <w:bottom w:val="none" w:sz="0" w:space="0" w:color="auto"/>
            <w:right w:val="none" w:sz="0" w:space="0" w:color="auto"/>
          </w:divBdr>
        </w:div>
        <w:div w:id="293025356">
          <w:marLeft w:val="640"/>
          <w:marRight w:val="0"/>
          <w:marTop w:val="0"/>
          <w:marBottom w:val="0"/>
          <w:divBdr>
            <w:top w:val="none" w:sz="0" w:space="0" w:color="auto"/>
            <w:left w:val="none" w:sz="0" w:space="0" w:color="auto"/>
            <w:bottom w:val="none" w:sz="0" w:space="0" w:color="auto"/>
            <w:right w:val="none" w:sz="0" w:space="0" w:color="auto"/>
          </w:divBdr>
        </w:div>
        <w:div w:id="359094315">
          <w:marLeft w:val="640"/>
          <w:marRight w:val="0"/>
          <w:marTop w:val="0"/>
          <w:marBottom w:val="0"/>
          <w:divBdr>
            <w:top w:val="none" w:sz="0" w:space="0" w:color="auto"/>
            <w:left w:val="none" w:sz="0" w:space="0" w:color="auto"/>
            <w:bottom w:val="none" w:sz="0" w:space="0" w:color="auto"/>
            <w:right w:val="none" w:sz="0" w:space="0" w:color="auto"/>
          </w:divBdr>
        </w:div>
        <w:div w:id="481242970">
          <w:marLeft w:val="640"/>
          <w:marRight w:val="0"/>
          <w:marTop w:val="0"/>
          <w:marBottom w:val="0"/>
          <w:divBdr>
            <w:top w:val="none" w:sz="0" w:space="0" w:color="auto"/>
            <w:left w:val="none" w:sz="0" w:space="0" w:color="auto"/>
            <w:bottom w:val="none" w:sz="0" w:space="0" w:color="auto"/>
            <w:right w:val="none" w:sz="0" w:space="0" w:color="auto"/>
          </w:divBdr>
        </w:div>
        <w:div w:id="519201583">
          <w:marLeft w:val="640"/>
          <w:marRight w:val="0"/>
          <w:marTop w:val="0"/>
          <w:marBottom w:val="0"/>
          <w:divBdr>
            <w:top w:val="none" w:sz="0" w:space="0" w:color="auto"/>
            <w:left w:val="none" w:sz="0" w:space="0" w:color="auto"/>
            <w:bottom w:val="none" w:sz="0" w:space="0" w:color="auto"/>
            <w:right w:val="none" w:sz="0" w:space="0" w:color="auto"/>
          </w:divBdr>
        </w:div>
        <w:div w:id="559484896">
          <w:marLeft w:val="640"/>
          <w:marRight w:val="0"/>
          <w:marTop w:val="0"/>
          <w:marBottom w:val="0"/>
          <w:divBdr>
            <w:top w:val="none" w:sz="0" w:space="0" w:color="auto"/>
            <w:left w:val="none" w:sz="0" w:space="0" w:color="auto"/>
            <w:bottom w:val="none" w:sz="0" w:space="0" w:color="auto"/>
            <w:right w:val="none" w:sz="0" w:space="0" w:color="auto"/>
          </w:divBdr>
        </w:div>
        <w:div w:id="321355739">
          <w:marLeft w:val="640"/>
          <w:marRight w:val="0"/>
          <w:marTop w:val="0"/>
          <w:marBottom w:val="0"/>
          <w:divBdr>
            <w:top w:val="none" w:sz="0" w:space="0" w:color="auto"/>
            <w:left w:val="none" w:sz="0" w:space="0" w:color="auto"/>
            <w:bottom w:val="none" w:sz="0" w:space="0" w:color="auto"/>
            <w:right w:val="none" w:sz="0" w:space="0" w:color="auto"/>
          </w:divBdr>
        </w:div>
        <w:div w:id="340280215">
          <w:marLeft w:val="640"/>
          <w:marRight w:val="0"/>
          <w:marTop w:val="0"/>
          <w:marBottom w:val="0"/>
          <w:divBdr>
            <w:top w:val="none" w:sz="0" w:space="0" w:color="auto"/>
            <w:left w:val="none" w:sz="0" w:space="0" w:color="auto"/>
            <w:bottom w:val="none" w:sz="0" w:space="0" w:color="auto"/>
            <w:right w:val="none" w:sz="0" w:space="0" w:color="auto"/>
          </w:divBdr>
        </w:div>
        <w:div w:id="323969352">
          <w:marLeft w:val="640"/>
          <w:marRight w:val="0"/>
          <w:marTop w:val="0"/>
          <w:marBottom w:val="0"/>
          <w:divBdr>
            <w:top w:val="none" w:sz="0" w:space="0" w:color="auto"/>
            <w:left w:val="none" w:sz="0" w:space="0" w:color="auto"/>
            <w:bottom w:val="none" w:sz="0" w:space="0" w:color="auto"/>
            <w:right w:val="none" w:sz="0" w:space="0" w:color="auto"/>
          </w:divBdr>
        </w:div>
        <w:div w:id="623118934">
          <w:marLeft w:val="640"/>
          <w:marRight w:val="0"/>
          <w:marTop w:val="0"/>
          <w:marBottom w:val="0"/>
          <w:divBdr>
            <w:top w:val="none" w:sz="0" w:space="0" w:color="auto"/>
            <w:left w:val="none" w:sz="0" w:space="0" w:color="auto"/>
            <w:bottom w:val="none" w:sz="0" w:space="0" w:color="auto"/>
            <w:right w:val="none" w:sz="0" w:space="0" w:color="auto"/>
          </w:divBdr>
        </w:div>
        <w:div w:id="304511343">
          <w:marLeft w:val="640"/>
          <w:marRight w:val="0"/>
          <w:marTop w:val="0"/>
          <w:marBottom w:val="0"/>
          <w:divBdr>
            <w:top w:val="none" w:sz="0" w:space="0" w:color="auto"/>
            <w:left w:val="none" w:sz="0" w:space="0" w:color="auto"/>
            <w:bottom w:val="none" w:sz="0" w:space="0" w:color="auto"/>
            <w:right w:val="none" w:sz="0" w:space="0" w:color="auto"/>
          </w:divBdr>
        </w:div>
        <w:div w:id="852308137">
          <w:marLeft w:val="640"/>
          <w:marRight w:val="0"/>
          <w:marTop w:val="0"/>
          <w:marBottom w:val="0"/>
          <w:divBdr>
            <w:top w:val="none" w:sz="0" w:space="0" w:color="auto"/>
            <w:left w:val="none" w:sz="0" w:space="0" w:color="auto"/>
            <w:bottom w:val="none" w:sz="0" w:space="0" w:color="auto"/>
            <w:right w:val="none" w:sz="0" w:space="0" w:color="auto"/>
          </w:divBdr>
        </w:div>
        <w:div w:id="1619026864">
          <w:marLeft w:val="640"/>
          <w:marRight w:val="0"/>
          <w:marTop w:val="0"/>
          <w:marBottom w:val="0"/>
          <w:divBdr>
            <w:top w:val="none" w:sz="0" w:space="0" w:color="auto"/>
            <w:left w:val="none" w:sz="0" w:space="0" w:color="auto"/>
            <w:bottom w:val="none" w:sz="0" w:space="0" w:color="auto"/>
            <w:right w:val="none" w:sz="0" w:space="0" w:color="auto"/>
          </w:divBdr>
        </w:div>
        <w:div w:id="246699000">
          <w:marLeft w:val="640"/>
          <w:marRight w:val="0"/>
          <w:marTop w:val="0"/>
          <w:marBottom w:val="0"/>
          <w:divBdr>
            <w:top w:val="none" w:sz="0" w:space="0" w:color="auto"/>
            <w:left w:val="none" w:sz="0" w:space="0" w:color="auto"/>
            <w:bottom w:val="none" w:sz="0" w:space="0" w:color="auto"/>
            <w:right w:val="none" w:sz="0" w:space="0" w:color="auto"/>
          </w:divBdr>
        </w:div>
        <w:div w:id="2025357077">
          <w:marLeft w:val="640"/>
          <w:marRight w:val="0"/>
          <w:marTop w:val="0"/>
          <w:marBottom w:val="0"/>
          <w:divBdr>
            <w:top w:val="none" w:sz="0" w:space="0" w:color="auto"/>
            <w:left w:val="none" w:sz="0" w:space="0" w:color="auto"/>
            <w:bottom w:val="none" w:sz="0" w:space="0" w:color="auto"/>
            <w:right w:val="none" w:sz="0" w:space="0" w:color="auto"/>
          </w:divBdr>
        </w:div>
        <w:div w:id="1792044506">
          <w:marLeft w:val="640"/>
          <w:marRight w:val="0"/>
          <w:marTop w:val="0"/>
          <w:marBottom w:val="0"/>
          <w:divBdr>
            <w:top w:val="none" w:sz="0" w:space="0" w:color="auto"/>
            <w:left w:val="none" w:sz="0" w:space="0" w:color="auto"/>
            <w:bottom w:val="none" w:sz="0" w:space="0" w:color="auto"/>
            <w:right w:val="none" w:sz="0" w:space="0" w:color="auto"/>
          </w:divBdr>
        </w:div>
        <w:div w:id="1611007059">
          <w:marLeft w:val="640"/>
          <w:marRight w:val="0"/>
          <w:marTop w:val="0"/>
          <w:marBottom w:val="0"/>
          <w:divBdr>
            <w:top w:val="none" w:sz="0" w:space="0" w:color="auto"/>
            <w:left w:val="none" w:sz="0" w:space="0" w:color="auto"/>
            <w:bottom w:val="none" w:sz="0" w:space="0" w:color="auto"/>
            <w:right w:val="none" w:sz="0" w:space="0" w:color="auto"/>
          </w:divBdr>
        </w:div>
        <w:div w:id="1690764014">
          <w:marLeft w:val="640"/>
          <w:marRight w:val="0"/>
          <w:marTop w:val="0"/>
          <w:marBottom w:val="0"/>
          <w:divBdr>
            <w:top w:val="none" w:sz="0" w:space="0" w:color="auto"/>
            <w:left w:val="none" w:sz="0" w:space="0" w:color="auto"/>
            <w:bottom w:val="none" w:sz="0" w:space="0" w:color="auto"/>
            <w:right w:val="none" w:sz="0" w:space="0" w:color="auto"/>
          </w:divBdr>
        </w:div>
        <w:div w:id="2071921994">
          <w:marLeft w:val="640"/>
          <w:marRight w:val="0"/>
          <w:marTop w:val="0"/>
          <w:marBottom w:val="0"/>
          <w:divBdr>
            <w:top w:val="none" w:sz="0" w:space="0" w:color="auto"/>
            <w:left w:val="none" w:sz="0" w:space="0" w:color="auto"/>
            <w:bottom w:val="none" w:sz="0" w:space="0" w:color="auto"/>
            <w:right w:val="none" w:sz="0" w:space="0" w:color="auto"/>
          </w:divBdr>
        </w:div>
        <w:div w:id="1721707772">
          <w:marLeft w:val="640"/>
          <w:marRight w:val="0"/>
          <w:marTop w:val="0"/>
          <w:marBottom w:val="0"/>
          <w:divBdr>
            <w:top w:val="none" w:sz="0" w:space="0" w:color="auto"/>
            <w:left w:val="none" w:sz="0" w:space="0" w:color="auto"/>
            <w:bottom w:val="none" w:sz="0" w:space="0" w:color="auto"/>
            <w:right w:val="none" w:sz="0" w:space="0" w:color="auto"/>
          </w:divBdr>
        </w:div>
        <w:div w:id="1172184726">
          <w:marLeft w:val="640"/>
          <w:marRight w:val="0"/>
          <w:marTop w:val="0"/>
          <w:marBottom w:val="0"/>
          <w:divBdr>
            <w:top w:val="none" w:sz="0" w:space="0" w:color="auto"/>
            <w:left w:val="none" w:sz="0" w:space="0" w:color="auto"/>
            <w:bottom w:val="none" w:sz="0" w:space="0" w:color="auto"/>
            <w:right w:val="none" w:sz="0" w:space="0" w:color="auto"/>
          </w:divBdr>
        </w:div>
        <w:div w:id="25298083">
          <w:marLeft w:val="640"/>
          <w:marRight w:val="0"/>
          <w:marTop w:val="0"/>
          <w:marBottom w:val="0"/>
          <w:divBdr>
            <w:top w:val="none" w:sz="0" w:space="0" w:color="auto"/>
            <w:left w:val="none" w:sz="0" w:space="0" w:color="auto"/>
            <w:bottom w:val="none" w:sz="0" w:space="0" w:color="auto"/>
            <w:right w:val="none" w:sz="0" w:space="0" w:color="auto"/>
          </w:divBdr>
        </w:div>
        <w:div w:id="1915511991">
          <w:marLeft w:val="640"/>
          <w:marRight w:val="0"/>
          <w:marTop w:val="0"/>
          <w:marBottom w:val="0"/>
          <w:divBdr>
            <w:top w:val="none" w:sz="0" w:space="0" w:color="auto"/>
            <w:left w:val="none" w:sz="0" w:space="0" w:color="auto"/>
            <w:bottom w:val="none" w:sz="0" w:space="0" w:color="auto"/>
            <w:right w:val="none" w:sz="0" w:space="0" w:color="auto"/>
          </w:divBdr>
        </w:div>
        <w:div w:id="1956907849">
          <w:marLeft w:val="640"/>
          <w:marRight w:val="0"/>
          <w:marTop w:val="0"/>
          <w:marBottom w:val="0"/>
          <w:divBdr>
            <w:top w:val="none" w:sz="0" w:space="0" w:color="auto"/>
            <w:left w:val="none" w:sz="0" w:space="0" w:color="auto"/>
            <w:bottom w:val="none" w:sz="0" w:space="0" w:color="auto"/>
            <w:right w:val="none" w:sz="0" w:space="0" w:color="auto"/>
          </w:divBdr>
        </w:div>
        <w:div w:id="2077625913">
          <w:marLeft w:val="640"/>
          <w:marRight w:val="0"/>
          <w:marTop w:val="0"/>
          <w:marBottom w:val="0"/>
          <w:divBdr>
            <w:top w:val="none" w:sz="0" w:space="0" w:color="auto"/>
            <w:left w:val="none" w:sz="0" w:space="0" w:color="auto"/>
            <w:bottom w:val="none" w:sz="0" w:space="0" w:color="auto"/>
            <w:right w:val="none" w:sz="0" w:space="0" w:color="auto"/>
          </w:divBdr>
        </w:div>
        <w:div w:id="872768698">
          <w:marLeft w:val="640"/>
          <w:marRight w:val="0"/>
          <w:marTop w:val="0"/>
          <w:marBottom w:val="0"/>
          <w:divBdr>
            <w:top w:val="none" w:sz="0" w:space="0" w:color="auto"/>
            <w:left w:val="none" w:sz="0" w:space="0" w:color="auto"/>
            <w:bottom w:val="none" w:sz="0" w:space="0" w:color="auto"/>
            <w:right w:val="none" w:sz="0" w:space="0" w:color="auto"/>
          </w:divBdr>
        </w:div>
        <w:div w:id="1709140649">
          <w:marLeft w:val="640"/>
          <w:marRight w:val="0"/>
          <w:marTop w:val="0"/>
          <w:marBottom w:val="0"/>
          <w:divBdr>
            <w:top w:val="none" w:sz="0" w:space="0" w:color="auto"/>
            <w:left w:val="none" w:sz="0" w:space="0" w:color="auto"/>
            <w:bottom w:val="none" w:sz="0" w:space="0" w:color="auto"/>
            <w:right w:val="none" w:sz="0" w:space="0" w:color="auto"/>
          </w:divBdr>
        </w:div>
        <w:div w:id="7602396">
          <w:marLeft w:val="640"/>
          <w:marRight w:val="0"/>
          <w:marTop w:val="0"/>
          <w:marBottom w:val="0"/>
          <w:divBdr>
            <w:top w:val="none" w:sz="0" w:space="0" w:color="auto"/>
            <w:left w:val="none" w:sz="0" w:space="0" w:color="auto"/>
            <w:bottom w:val="none" w:sz="0" w:space="0" w:color="auto"/>
            <w:right w:val="none" w:sz="0" w:space="0" w:color="auto"/>
          </w:divBdr>
        </w:div>
        <w:div w:id="2027518266">
          <w:marLeft w:val="640"/>
          <w:marRight w:val="0"/>
          <w:marTop w:val="0"/>
          <w:marBottom w:val="0"/>
          <w:divBdr>
            <w:top w:val="none" w:sz="0" w:space="0" w:color="auto"/>
            <w:left w:val="none" w:sz="0" w:space="0" w:color="auto"/>
            <w:bottom w:val="none" w:sz="0" w:space="0" w:color="auto"/>
            <w:right w:val="none" w:sz="0" w:space="0" w:color="auto"/>
          </w:divBdr>
        </w:div>
        <w:div w:id="1687515110">
          <w:marLeft w:val="640"/>
          <w:marRight w:val="0"/>
          <w:marTop w:val="0"/>
          <w:marBottom w:val="0"/>
          <w:divBdr>
            <w:top w:val="none" w:sz="0" w:space="0" w:color="auto"/>
            <w:left w:val="none" w:sz="0" w:space="0" w:color="auto"/>
            <w:bottom w:val="none" w:sz="0" w:space="0" w:color="auto"/>
            <w:right w:val="none" w:sz="0" w:space="0" w:color="auto"/>
          </w:divBdr>
        </w:div>
        <w:div w:id="1875581797">
          <w:marLeft w:val="640"/>
          <w:marRight w:val="0"/>
          <w:marTop w:val="0"/>
          <w:marBottom w:val="0"/>
          <w:divBdr>
            <w:top w:val="none" w:sz="0" w:space="0" w:color="auto"/>
            <w:left w:val="none" w:sz="0" w:space="0" w:color="auto"/>
            <w:bottom w:val="none" w:sz="0" w:space="0" w:color="auto"/>
            <w:right w:val="none" w:sz="0" w:space="0" w:color="auto"/>
          </w:divBdr>
        </w:div>
        <w:div w:id="2130077792">
          <w:marLeft w:val="640"/>
          <w:marRight w:val="0"/>
          <w:marTop w:val="0"/>
          <w:marBottom w:val="0"/>
          <w:divBdr>
            <w:top w:val="none" w:sz="0" w:space="0" w:color="auto"/>
            <w:left w:val="none" w:sz="0" w:space="0" w:color="auto"/>
            <w:bottom w:val="none" w:sz="0" w:space="0" w:color="auto"/>
            <w:right w:val="none" w:sz="0" w:space="0" w:color="auto"/>
          </w:divBdr>
        </w:div>
        <w:div w:id="1196698850">
          <w:marLeft w:val="640"/>
          <w:marRight w:val="0"/>
          <w:marTop w:val="0"/>
          <w:marBottom w:val="0"/>
          <w:divBdr>
            <w:top w:val="none" w:sz="0" w:space="0" w:color="auto"/>
            <w:left w:val="none" w:sz="0" w:space="0" w:color="auto"/>
            <w:bottom w:val="none" w:sz="0" w:space="0" w:color="auto"/>
            <w:right w:val="none" w:sz="0" w:space="0" w:color="auto"/>
          </w:divBdr>
        </w:div>
        <w:div w:id="15425717">
          <w:marLeft w:val="640"/>
          <w:marRight w:val="0"/>
          <w:marTop w:val="0"/>
          <w:marBottom w:val="0"/>
          <w:divBdr>
            <w:top w:val="none" w:sz="0" w:space="0" w:color="auto"/>
            <w:left w:val="none" w:sz="0" w:space="0" w:color="auto"/>
            <w:bottom w:val="none" w:sz="0" w:space="0" w:color="auto"/>
            <w:right w:val="none" w:sz="0" w:space="0" w:color="auto"/>
          </w:divBdr>
        </w:div>
        <w:div w:id="785808036">
          <w:marLeft w:val="640"/>
          <w:marRight w:val="0"/>
          <w:marTop w:val="0"/>
          <w:marBottom w:val="0"/>
          <w:divBdr>
            <w:top w:val="none" w:sz="0" w:space="0" w:color="auto"/>
            <w:left w:val="none" w:sz="0" w:space="0" w:color="auto"/>
            <w:bottom w:val="none" w:sz="0" w:space="0" w:color="auto"/>
            <w:right w:val="none" w:sz="0" w:space="0" w:color="auto"/>
          </w:divBdr>
        </w:div>
        <w:div w:id="448625656">
          <w:marLeft w:val="640"/>
          <w:marRight w:val="0"/>
          <w:marTop w:val="0"/>
          <w:marBottom w:val="0"/>
          <w:divBdr>
            <w:top w:val="none" w:sz="0" w:space="0" w:color="auto"/>
            <w:left w:val="none" w:sz="0" w:space="0" w:color="auto"/>
            <w:bottom w:val="none" w:sz="0" w:space="0" w:color="auto"/>
            <w:right w:val="none" w:sz="0" w:space="0" w:color="auto"/>
          </w:divBdr>
        </w:div>
        <w:div w:id="389570939">
          <w:marLeft w:val="640"/>
          <w:marRight w:val="0"/>
          <w:marTop w:val="0"/>
          <w:marBottom w:val="0"/>
          <w:divBdr>
            <w:top w:val="none" w:sz="0" w:space="0" w:color="auto"/>
            <w:left w:val="none" w:sz="0" w:space="0" w:color="auto"/>
            <w:bottom w:val="none" w:sz="0" w:space="0" w:color="auto"/>
            <w:right w:val="none" w:sz="0" w:space="0" w:color="auto"/>
          </w:divBdr>
        </w:div>
        <w:div w:id="1320379066">
          <w:marLeft w:val="640"/>
          <w:marRight w:val="0"/>
          <w:marTop w:val="0"/>
          <w:marBottom w:val="0"/>
          <w:divBdr>
            <w:top w:val="none" w:sz="0" w:space="0" w:color="auto"/>
            <w:left w:val="none" w:sz="0" w:space="0" w:color="auto"/>
            <w:bottom w:val="none" w:sz="0" w:space="0" w:color="auto"/>
            <w:right w:val="none" w:sz="0" w:space="0" w:color="auto"/>
          </w:divBdr>
        </w:div>
        <w:div w:id="381056653">
          <w:marLeft w:val="640"/>
          <w:marRight w:val="0"/>
          <w:marTop w:val="0"/>
          <w:marBottom w:val="0"/>
          <w:divBdr>
            <w:top w:val="none" w:sz="0" w:space="0" w:color="auto"/>
            <w:left w:val="none" w:sz="0" w:space="0" w:color="auto"/>
            <w:bottom w:val="none" w:sz="0" w:space="0" w:color="auto"/>
            <w:right w:val="none" w:sz="0" w:space="0" w:color="auto"/>
          </w:divBdr>
        </w:div>
        <w:div w:id="459034745">
          <w:marLeft w:val="640"/>
          <w:marRight w:val="0"/>
          <w:marTop w:val="0"/>
          <w:marBottom w:val="0"/>
          <w:divBdr>
            <w:top w:val="none" w:sz="0" w:space="0" w:color="auto"/>
            <w:left w:val="none" w:sz="0" w:space="0" w:color="auto"/>
            <w:bottom w:val="none" w:sz="0" w:space="0" w:color="auto"/>
            <w:right w:val="none" w:sz="0" w:space="0" w:color="auto"/>
          </w:divBdr>
        </w:div>
        <w:div w:id="1360815594">
          <w:marLeft w:val="640"/>
          <w:marRight w:val="0"/>
          <w:marTop w:val="0"/>
          <w:marBottom w:val="0"/>
          <w:divBdr>
            <w:top w:val="none" w:sz="0" w:space="0" w:color="auto"/>
            <w:left w:val="none" w:sz="0" w:space="0" w:color="auto"/>
            <w:bottom w:val="none" w:sz="0" w:space="0" w:color="auto"/>
            <w:right w:val="none" w:sz="0" w:space="0" w:color="auto"/>
          </w:divBdr>
        </w:div>
        <w:div w:id="1868181276">
          <w:marLeft w:val="640"/>
          <w:marRight w:val="0"/>
          <w:marTop w:val="0"/>
          <w:marBottom w:val="0"/>
          <w:divBdr>
            <w:top w:val="none" w:sz="0" w:space="0" w:color="auto"/>
            <w:left w:val="none" w:sz="0" w:space="0" w:color="auto"/>
            <w:bottom w:val="none" w:sz="0" w:space="0" w:color="auto"/>
            <w:right w:val="none" w:sz="0" w:space="0" w:color="auto"/>
          </w:divBdr>
        </w:div>
        <w:div w:id="1341539916">
          <w:marLeft w:val="640"/>
          <w:marRight w:val="0"/>
          <w:marTop w:val="0"/>
          <w:marBottom w:val="0"/>
          <w:divBdr>
            <w:top w:val="none" w:sz="0" w:space="0" w:color="auto"/>
            <w:left w:val="none" w:sz="0" w:space="0" w:color="auto"/>
            <w:bottom w:val="none" w:sz="0" w:space="0" w:color="auto"/>
            <w:right w:val="none" w:sz="0" w:space="0" w:color="auto"/>
          </w:divBdr>
        </w:div>
        <w:div w:id="1965848666">
          <w:marLeft w:val="640"/>
          <w:marRight w:val="0"/>
          <w:marTop w:val="0"/>
          <w:marBottom w:val="0"/>
          <w:divBdr>
            <w:top w:val="none" w:sz="0" w:space="0" w:color="auto"/>
            <w:left w:val="none" w:sz="0" w:space="0" w:color="auto"/>
            <w:bottom w:val="none" w:sz="0" w:space="0" w:color="auto"/>
            <w:right w:val="none" w:sz="0" w:space="0" w:color="auto"/>
          </w:divBdr>
        </w:div>
        <w:div w:id="1345088796">
          <w:marLeft w:val="640"/>
          <w:marRight w:val="0"/>
          <w:marTop w:val="0"/>
          <w:marBottom w:val="0"/>
          <w:divBdr>
            <w:top w:val="none" w:sz="0" w:space="0" w:color="auto"/>
            <w:left w:val="none" w:sz="0" w:space="0" w:color="auto"/>
            <w:bottom w:val="none" w:sz="0" w:space="0" w:color="auto"/>
            <w:right w:val="none" w:sz="0" w:space="0" w:color="auto"/>
          </w:divBdr>
        </w:div>
        <w:div w:id="1864972771">
          <w:marLeft w:val="640"/>
          <w:marRight w:val="0"/>
          <w:marTop w:val="0"/>
          <w:marBottom w:val="0"/>
          <w:divBdr>
            <w:top w:val="none" w:sz="0" w:space="0" w:color="auto"/>
            <w:left w:val="none" w:sz="0" w:space="0" w:color="auto"/>
            <w:bottom w:val="none" w:sz="0" w:space="0" w:color="auto"/>
            <w:right w:val="none" w:sz="0" w:space="0" w:color="auto"/>
          </w:divBdr>
        </w:div>
        <w:div w:id="1359431509">
          <w:marLeft w:val="640"/>
          <w:marRight w:val="0"/>
          <w:marTop w:val="0"/>
          <w:marBottom w:val="0"/>
          <w:divBdr>
            <w:top w:val="none" w:sz="0" w:space="0" w:color="auto"/>
            <w:left w:val="none" w:sz="0" w:space="0" w:color="auto"/>
            <w:bottom w:val="none" w:sz="0" w:space="0" w:color="auto"/>
            <w:right w:val="none" w:sz="0" w:space="0" w:color="auto"/>
          </w:divBdr>
        </w:div>
        <w:div w:id="678654823">
          <w:marLeft w:val="640"/>
          <w:marRight w:val="0"/>
          <w:marTop w:val="0"/>
          <w:marBottom w:val="0"/>
          <w:divBdr>
            <w:top w:val="none" w:sz="0" w:space="0" w:color="auto"/>
            <w:left w:val="none" w:sz="0" w:space="0" w:color="auto"/>
            <w:bottom w:val="none" w:sz="0" w:space="0" w:color="auto"/>
            <w:right w:val="none" w:sz="0" w:space="0" w:color="auto"/>
          </w:divBdr>
        </w:div>
        <w:div w:id="1434864079">
          <w:marLeft w:val="640"/>
          <w:marRight w:val="0"/>
          <w:marTop w:val="0"/>
          <w:marBottom w:val="0"/>
          <w:divBdr>
            <w:top w:val="none" w:sz="0" w:space="0" w:color="auto"/>
            <w:left w:val="none" w:sz="0" w:space="0" w:color="auto"/>
            <w:bottom w:val="none" w:sz="0" w:space="0" w:color="auto"/>
            <w:right w:val="none" w:sz="0" w:space="0" w:color="auto"/>
          </w:divBdr>
        </w:div>
        <w:div w:id="922225733">
          <w:marLeft w:val="640"/>
          <w:marRight w:val="0"/>
          <w:marTop w:val="0"/>
          <w:marBottom w:val="0"/>
          <w:divBdr>
            <w:top w:val="none" w:sz="0" w:space="0" w:color="auto"/>
            <w:left w:val="none" w:sz="0" w:space="0" w:color="auto"/>
            <w:bottom w:val="none" w:sz="0" w:space="0" w:color="auto"/>
            <w:right w:val="none" w:sz="0" w:space="0" w:color="auto"/>
          </w:divBdr>
        </w:div>
        <w:div w:id="1164394730">
          <w:marLeft w:val="640"/>
          <w:marRight w:val="0"/>
          <w:marTop w:val="0"/>
          <w:marBottom w:val="0"/>
          <w:divBdr>
            <w:top w:val="none" w:sz="0" w:space="0" w:color="auto"/>
            <w:left w:val="none" w:sz="0" w:space="0" w:color="auto"/>
            <w:bottom w:val="none" w:sz="0" w:space="0" w:color="auto"/>
            <w:right w:val="none" w:sz="0" w:space="0" w:color="auto"/>
          </w:divBdr>
        </w:div>
        <w:div w:id="2133818711">
          <w:marLeft w:val="640"/>
          <w:marRight w:val="0"/>
          <w:marTop w:val="0"/>
          <w:marBottom w:val="0"/>
          <w:divBdr>
            <w:top w:val="none" w:sz="0" w:space="0" w:color="auto"/>
            <w:left w:val="none" w:sz="0" w:space="0" w:color="auto"/>
            <w:bottom w:val="none" w:sz="0" w:space="0" w:color="auto"/>
            <w:right w:val="none" w:sz="0" w:space="0" w:color="auto"/>
          </w:divBdr>
        </w:div>
        <w:div w:id="496573404">
          <w:marLeft w:val="640"/>
          <w:marRight w:val="0"/>
          <w:marTop w:val="0"/>
          <w:marBottom w:val="0"/>
          <w:divBdr>
            <w:top w:val="none" w:sz="0" w:space="0" w:color="auto"/>
            <w:left w:val="none" w:sz="0" w:space="0" w:color="auto"/>
            <w:bottom w:val="none" w:sz="0" w:space="0" w:color="auto"/>
            <w:right w:val="none" w:sz="0" w:space="0" w:color="auto"/>
          </w:divBdr>
        </w:div>
        <w:div w:id="1396664185">
          <w:marLeft w:val="640"/>
          <w:marRight w:val="0"/>
          <w:marTop w:val="0"/>
          <w:marBottom w:val="0"/>
          <w:divBdr>
            <w:top w:val="none" w:sz="0" w:space="0" w:color="auto"/>
            <w:left w:val="none" w:sz="0" w:space="0" w:color="auto"/>
            <w:bottom w:val="none" w:sz="0" w:space="0" w:color="auto"/>
            <w:right w:val="none" w:sz="0" w:space="0" w:color="auto"/>
          </w:divBdr>
        </w:div>
        <w:div w:id="1074398636">
          <w:marLeft w:val="640"/>
          <w:marRight w:val="0"/>
          <w:marTop w:val="0"/>
          <w:marBottom w:val="0"/>
          <w:divBdr>
            <w:top w:val="none" w:sz="0" w:space="0" w:color="auto"/>
            <w:left w:val="none" w:sz="0" w:space="0" w:color="auto"/>
            <w:bottom w:val="none" w:sz="0" w:space="0" w:color="auto"/>
            <w:right w:val="none" w:sz="0" w:space="0" w:color="auto"/>
          </w:divBdr>
        </w:div>
        <w:div w:id="513543941">
          <w:marLeft w:val="640"/>
          <w:marRight w:val="0"/>
          <w:marTop w:val="0"/>
          <w:marBottom w:val="0"/>
          <w:divBdr>
            <w:top w:val="none" w:sz="0" w:space="0" w:color="auto"/>
            <w:left w:val="none" w:sz="0" w:space="0" w:color="auto"/>
            <w:bottom w:val="none" w:sz="0" w:space="0" w:color="auto"/>
            <w:right w:val="none" w:sz="0" w:space="0" w:color="auto"/>
          </w:divBdr>
        </w:div>
        <w:div w:id="1146749292">
          <w:marLeft w:val="640"/>
          <w:marRight w:val="0"/>
          <w:marTop w:val="0"/>
          <w:marBottom w:val="0"/>
          <w:divBdr>
            <w:top w:val="none" w:sz="0" w:space="0" w:color="auto"/>
            <w:left w:val="none" w:sz="0" w:space="0" w:color="auto"/>
            <w:bottom w:val="none" w:sz="0" w:space="0" w:color="auto"/>
            <w:right w:val="none" w:sz="0" w:space="0" w:color="auto"/>
          </w:divBdr>
        </w:div>
        <w:div w:id="239217550">
          <w:marLeft w:val="640"/>
          <w:marRight w:val="0"/>
          <w:marTop w:val="0"/>
          <w:marBottom w:val="0"/>
          <w:divBdr>
            <w:top w:val="none" w:sz="0" w:space="0" w:color="auto"/>
            <w:left w:val="none" w:sz="0" w:space="0" w:color="auto"/>
            <w:bottom w:val="none" w:sz="0" w:space="0" w:color="auto"/>
            <w:right w:val="none" w:sz="0" w:space="0" w:color="auto"/>
          </w:divBdr>
        </w:div>
        <w:div w:id="1805733291">
          <w:marLeft w:val="640"/>
          <w:marRight w:val="0"/>
          <w:marTop w:val="0"/>
          <w:marBottom w:val="0"/>
          <w:divBdr>
            <w:top w:val="none" w:sz="0" w:space="0" w:color="auto"/>
            <w:left w:val="none" w:sz="0" w:space="0" w:color="auto"/>
            <w:bottom w:val="none" w:sz="0" w:space="0" w:color="auto"/>
            <w:right w:val="none" w:sz="0" w:space="0" w:color="auto"/>
          </w:divBdr>
        </w:div>
        <w:div w:id="880173590">
          <w:marLeft w:val="640"/>
          <w:marRight w:val="0"/>
          <w:marTop w:val="0"/>
          <w:marBottom w:val="0"/>
          <w:divBdr>
            <w:top w:val="none" w:sz="0" w:space="0" w:color="auto"/>
            <w:left w:val="none" w:sz="0" w:space="0" w:color="auto"/>
            <w:bottom w:val="none" w:sz="0" w:space="0" w:color="auto"/>
            <w:right w:val="none" w:sz="0" w:space="0" w:color="auto"/>
          </w:divBdr>
        </w:div>
      </w:divsChild>
    </w:div>
    <w:div w:id="368845026">
      <w:bodyDiv w:val="1"/>
      <w:marLeft w:val="0"/>
      <w:marRight w:val="0"/>
      <w:marTop w:val="0"/>
      <w:marBottom w:val="0"/>
      <w:divBdr>
        <w:top w:val="none" w:sz="0" w:space="0" w:color="auto"/>
        <w:left w:val="none" w:sz="0" w:space="0" w:color="auto"/>
        <w:bottom w:val="none" w:sz="0" w:space="0" w:color="auto"/>
        <w:right w:val="none" w:sz="0" w:space="0" w:color="auto"/>
      </w:divBdr>
      <w:divsChild>
        <w:div w:id="434398707">
          <w:marLeft w:val="640"/>
          <w:marRight w:val="0"/>
          <w:marTop w:val="0"/>
          <w:marBottom w:val="0"/>
          <w:divBdr>
            <w:top w:val="none" w:sz="0" w:space="0" w:color="auto"/>
            <w:left w:val="none" w:sz="0" w:space="0" w:color="auto"/>
            <w:bottom w:val="none" w:sz="0" w:space="0" w:color="auto"/>
            <w:right w:val="none" w:sz="0" w:space="0" w:color="auto"/>
          </w:divBdr>
        </w:div>
        <w:div w:id="1256784683">
          <w:marLeft w:val="640"/>
          <w:marRight w:val="0"/>
          <w:marTop w:val="0"/>
          <w:marBottom w:val="0"/>
          <w:divBdr>
            <w:top w:val="none" w:sz="0" w:space="0" w:color="auto"/>
            <w:left w:val="none" w:sz="0" w:space="0" w:color="auto"/>
            <w:bottom w:val="none" w:sz="0" w:space="0" w:color="auto"/>
            <w:right w:val="none" w:sz="0" w:space="0" w:color="auto"/>
          </w:divBdr>
        </w:div>
        <w:div w:id="104616168">
          <w:marLeft w:val="640"/>
          <w:marRight w:val="0"/>
          <w:marTop w:val="0"/>
          <w:marBottom w:val="0"/>
          <w:divBdr>
            <w:top w:val="none" w:sz="0" w:space="0" w:color="auto"/>
            <w:left w:val="none" w:sz="0" w:space="0" w:color="auto"/>
            <w:bottom w:val="none" w:sz="0" w:space="0" w:color="auto"/>
            <w:right w:val="none" w:sz="0" w:space="0" w:color="auto"/>
          </w:divBdr>
        </w:div>
        <w:div w:id="1955357036">
          <w:marLeft w:val="640"/>
          <w:marRight w:val="0"/>
          <w:marTop w:val="0"/>
          <w:marBottom w:val="0"/>
          <w:divBdr>
            <w:top w:val="none" w:sz="0" w:space="0" w:color="auto"/>
            <w:left w:val="none" w:sz="0" w:space="0" w:color="auto"/>
            <w:bottom w:val="none" w:sz="0" w:space="0" w:color="auto"/>
            <w:right w:val="none" w:sz="0" w:space="0" w:color="auto"/>
          </w:divBdr>
        </w:div>
        <w:div w:id="458109724">
          <w:marLeft w:val="640"/>
          <w:marRight w:val="0"/>
          <w:marTop w:val="0"/>
          <w:marBottom w:val="0"/>
          <w:divBdr>
            <w:top w:val="none" w:sz="0" w:space="0" w:color="auto"/>
            <w:left w:val="none" w:sz="0" w:space="0" w:color="auto"/>
            <w:bottom w:val="none" w:sz="0" w:space="0" w:color="auto"/>
            <w:right w:val="none" w:sz="0" w:space="0" w:color="auto"/>
          </w:divBdr>
        </w:div>
        <w:div w:id="1589657096">
          <w:marLeft w:val="640"/>
          <w:marRight w:val="0"/>
          <w:marTop w:val="0"/>
          <w:marBottom w:val="0"/>
          <w:divBdr>
            <w:top w:val="none" w:sz="0" w:space="0" w:color="auto"/>
            <w:left w:val="none" w:sz="0" w:space="0" w:color="auto"/>
            <w:bottom w:val="none" w:sz="0" w:space="0" w:color="auto"/>
            <w:right w:val="none" w:sz="0" w:space="0" w:color="auto"/>
          </w:divBdr>
        </w:div>
        <w:div w:id="1293095267">
          <w:marLeft w:val="640"/>
          <w:marRight w:val="0"/>
          <w:marTop w:val="0"/>
          <w:marBottom w:val="0"/>
          <w:divBdr>
            <w:top w:val="none" w:sz="0" w:space="0" w:color="auto"/>
            <w:left w:val="none" w:sz="0" w:space="0" w:color="auto"/>
            <w:bottom w:val="none" w:sz="0" w:space="0" w:color="auto"/>
            <w:right w:val="none" w:sz="0" w:space="0" w:color="auto"/>
          </w:divBdr>
        </w:div>
        <w:div w:id="2121679297">
          <w:marLeft w:val="640"/>
          <w:marRight w:val="0"/>
          <w:marTop w:val="0"/>
          <w:marBottom w:val="0"/>
          <w:divBdr>
            <w:top w:val="none" w:sz="0" w:space="0" w:color="auto"/>
            <w:left w:val="none" w:sz="0" w:space="0" w:color="auto"/>
            <w:bottom w:val="none" w:sz="0" w:space="0" w:color="auto"/>
            <w:right w:val="none" w:sz="0" w:space="0" w:color="auto"/>
          </w:divBdr>
        </w:div>
        <w:div w:id="420680219">
          <w:marLeft w:val="640"/>
          <w:marRight w:val="0"/>
          <w:marTop w:val="0"/>
          <w:marBottom w:val="0"/>
          <w:divBdr>
            <w:top w:val="none" w:sz="0" w:space="0" w:color="auto"/>
            <w:left w:val="none" w:sz="0" w:space="0" w:color="auto"/>
            <w:bottom w:val="none" w:sz="0" w:space="0" w:color="auto"/>
            <w:right w:val="none" w:sz="0" w:space="0" w:color="auto"/>
          </w:divBdr>
        </w:div>
        <w:div w:id="692152018">
          <w:marLeft w:val="640"/>
          <w:marRight w:val="0"/>
          <w:marTop w:val="0"/>
          <w:marBottom w:val="0"/>
          <w:divBdr>
            <w:top w:val="none" w:sz="0" w:space="0" w:color="auto"/>
            <w:left w:val="none" w:sz="0" w:space="0" w:color="auto"/>
            <w:bottom w:val="none" w:sz="0" w:space="0" w:color="auto"/>
            <w:right w:val="none" w:sz="0" w:space="0" w:color="auto"/>
          </w:divBdr>
        </w:div>
        <w:div w:id="896622121">
          <w:marLeft w:val="640"/>
          <w:marRight w:val="0"/>
          <w:marTop w:val="0"/>
          <w:marBottom w:val="0"/>
          <w:divBdr>
            <w:top w:val="none" w:sz="0" w:space="0" w:color="auto"/>
            <w:left w:val="none" w:sz="0" w:space="0" w:color="auto"/>
            <w:bottom w:val="none" w:sz="0" w:space="0" w:color="auto"/>
            <w:right w:val="none" w:sz="0" w:space="0" w:color="auto"/>
          </w:divBdr>
        </w:div>
        <w:div w:id="1570966030">
          <w:marLeft w:val="640"/>
          <w:marRight w:val="0"/>
          <w:marTop w:val="0"/>
          <w:marBottom w:val="0"/>
          <w:divBdr>
            <w:top w:val="none" w:sz="0" w:space="0" w:color="auto"/>
            <w:left w:val="none" w:sz="0" w:space="0" w:color="auto"/>
            <w:bottom w:val="none" w:sz="0" w:space="0" w:color="auto"/>
            <w:right w:val="none" w:sz="0" w:space="0" w:color="auto"/>
          </w:divBdr>
        </w:div>
        <w:div w:id="1445004125">
          <w:marLeft w:val="640"/>
          <w:marRight w:val="0"/>
          <w:marTop w:val="0"/>
          <w:marBottom w:val="0"/>
          <w:divBdr>
            <w:top w:val="none" w:sz="0" w:space="0" w:color="auto"/>
            <w:left w:val="none" w:sz="0" w:space="0" w:color="auto"/>
            <w:bottom w:val="none" w:sz="0" w:space="0" w:color="auto"/>
            <w:right w:val="none" w:sz="0" w:space="0" w:color="auto"/>
          </w:divBdr>
        </w:div>
        <w:div w:id="2091386199">
          <w:marLeft w:val="640"/>
          <w:marRight w:val="0"/>
          <w:marTop w:val="0"/>
          <w:marBottom w:val="0"/>
          <w:divBdr>
            <w:top w:val="none" w:sz="0" w:space="0" w:color="auto"/>
            <w:left w:val="none" w:sz="0" w:space="0" w:color="auto"/>
            <w:bottom w:val="none" w:sz="0" w:space="0" w:color="auto"/>
            <w:right w:val="none" w:sz="0" w:space="0" w:color="auto"/>
          </w:divBdr>
        </w:div>
        <w:div w:id="1761636413">
          <w:marLeft w:val="640"/>
          <w:marRight w:val="0"/>
          <w:marTop w:val="0"/>
          <w:marBottom w:val="0"/>
          <w:divBdr>
            <w:top w:val="none" w:sz="0" w:space="0" w:color="auto"/>
            <w:left w:val="none" w:sz="0" w:space="0" w:color="auto"/>
            <w:bottom w:val="none" w:sz="0" w:space="0" w:color="auto"/>
            <w:right w:val="none" w:sz="0" w:space="0" w:color="auto"/>
          </w:divBdr>
        </w:div>
        <w:div w:id="149291630">
          <w:marLeft w:val="640"/>
          <w:marRight w:val="0"/>
          <w:marTop w:val="0"/>
          <w:marBottom w:val="0"/>
          <w:divBdr>
            <w:top w:val="none" w:sz="0" w:space="0" w:color="auto"/>
            <w:left w:val="none" w:sz="0" w:space="0" w:color="auto"/>
            <w:bottom w:val="none" w:sz="0" w:space="0" w:color="auto"/>
            <w:right w:val="none" w:sz="0" w:space="0" w:color="auto"/>
          </w:divBdr>
        </w:div>
        <w:div w:id="1272857141">
          <w:marLeft w:val="640"/>
          <w:marRight w:val="0"/>
          <w:marTop w:val="0"/>
          <w:marBottom w:val="0"/>
          <w:divBdr>
            <w:top w:val="none" w:sz="0" w:space="0" w:color="auto"/>
            <w:left w:val="none" w:sz="0" w:space="0" w:color="auto"/>
            <w:bottom w:val="none" w:sz="0" w:space="0" w:color="auto"/>
            <w:right w:val="none" w:sz="0" w:space="0" w:color="auto"/>
          </w:divBdr>
        </w:div>
        <w:div w:id="122620561">
          <w:marLeft w:val="640"/>
          <w:marRight w:val="0"/>
          <w:marTop w:val="0"/>
          <w:marBottom w:val="0"/>
          <w:divBdr>
            <w:top w:val="none" w:sz="0" w:space="0" w:color="auto"/>
            <w:left w:val="none" w:sz="0" w:space="0" w:color="auto"/>
            <w:bottom w:val="none" w:sz="0" w:space="0" w:color="auto"/>
            <w:right w:val="none" w:sz="0" w:space="0" w:color="auto"/>
          </w:divBdr>
        </w:div>
        <w:div w:id="1790123828">
          <w:marLeft w:val="640"/>
          <w:marRight w:val="0"/>
          <w:marTop w:val="0"/>
          <w:marBottom w:val="0"/>
          <w:divBdr>
            <w:top w:val="none" w:sz="0" w:space="0" w:color="auto"/>
            <w:left w:val="none" w:sz="0" w:space="0" w:color="auto"/>
            <w:bottom w:val="none" w:sz="0" w:space="0" w:color="auto"/>
            <w:right w:val="none" w:sz="0" w:space="0" w:color="auto"/>
          </w:divBdr>
        </w:div>
        <w:div w:id="485510259">
          <w:marLeft w:val="640"/>
          <w:marRight w:val="0"/>
          <w:marTop w:val="0"/>
          <w:marBottom w:val="0"/>
          <w:divBdr>
            <w:top w:val="none" w:sz="0" w:space="0" w:color="auto"/>
            <w:left w:val="none" w:sz="0" w:space="0" w:color="auto"/>
            <w:bottom w:val="none" w:sz="0" w:space="0" w:color="auto"/>
            <w:right w:val="none" w:sz="0" w:space="0" w:color="auto"/>
          </w:divBdr>
        </w:div>
        <w:div w:id="1737972130">
          <w:marLeft w:val="640"/>
          <w:marRight w:val="0"/>
          <w:marTop w:val="0"/>
          <w:marBottom w:val="0"/>
          <w:divBdr>
            <w:top w:val="none" w:sz="0" w:space="0" w:color="auto"/>
            <w:left w:val="none" w:sz="0" w:space="0" w:color="auto"/>
            <w:bottom w:val="none" w:sz="0" w:space="0" w:color="auto"/>
            <w:right w:val="none" w:sz="0" w:space="0" w:color="auto"/>
          </w:divBdr>
        </w:div>
        <w:div w:id="1255166345">
          <w:marLeft w:val="640"/>
          <w:marRight w:val="0"/>
          <w:marTop w:val="0"/>
          <w:marBottom w:val="0"/>
          <w:divBdr>
            <w:top w:val="none" w:sz="0" w:space="0" w:color="auto"/>
            <w:left w:val="none" w:sz="0" w:space="0" w:color="auto"/>
            <w:bottom w:val="none" w:sz="0" w:space="0" w:color="auto"/>
            <w:right w:val="none" w:sz="0" w:space="0" w:color="auto"/>
          </w:divBdr>
        </w:div>
        <w:div w:id="666712743">
          <w:marLeft w:val="640"/>
          <w:marRight w:val="0"/>
          <w:marTop w:val="0"/>
          <w:marBottom w:val="0"/>
          <w:divBdr>
            <w:top w:val="none" w:sz="0" w:space="0" w:color="auto"/>
            <w:left w:val="none" w:sz="0" w:space="0" w:color="auto"/>
            <w:bottom w:val="none" w:sz="0" w:space="0" w:color="auto"/>
            <w:right w:val="none" w:sz="0" w:space="0" w:color="auto"/>
          </w:divBdr>
        </w:div>
        <w:div w:id="749615331">
          <w:marLeft w:val="640"/>
          <w:marRight w:val="0"/>
          <w:marTop w:val="0"/>
          <w:marBottom w:val="0"/>
          <w:divBdr>
            <w:top w:val="none" w:sz="0" w:space="0" w:color="auto"/>
            <w:left w:val="none" w:sz="0" w:space="0" w:color="auto"/>
            <w:bottom w:val="none" w:sz="0" w:space="0" w:color="auto"/>
            <w:right w:val="none" w:sz="0" w:space="0" w:color="auto"/>
          </w:divBdr>
        </w:div>
        <w:div w:id="1971931207">
          <w:marLeft w:val="640"/>
          <w:marRight w:val="0"/>
          <w:marTop w:val="0"/>
          <w:marBottom w:val="0"/>
          <w:divBdr>
            <w:top w:val="none" w:sz="0" w:space="0" w:color="auto"/>
            <w:left w:val="none" w:sz="0" w:space="0" w:color="auto"/>
            <w:bottom w:val="none" w:sz="0" w:space="0" w:color="auto"/>
            <w:right w:val="none" w:sz="0" w:space="0" w:color="auto"/>
          </w:divBdr>
        </w:div>
        <w:div w:id="2080781906">
          <w:marLeft w:val="640"/>
          <w:marRight w:val="0"/>
          <w:marTop w:val="0"/>
          <w:marBottom w:val="0"/>
          <w:divBdr>
            <w:top w:val="none" w:sz="0" w:space="0" w:color="auto"/>
            <w:left w:val="none" w:sz="0" w:space="0" w:color="auto"/>
            <w:bottom w:val="none" w:sz="0" w:space="0" w:color="auto"/>
            <w:right w:val="none" w:sz="0" w:space="0" w:color="auto"/>
          </w:divBdr>
        </w:div>
        <w:div w:id="316347461">
          <w:marLeft w:val="640"/>
          <w:marRight w:val="0"/>
          <w:marTop w:val="0"/>
          <w:marBottom w:val="0"/>
          <w:divBdr>
            <w:top w:val="none" w:sz="0" w:space="0" w:color="auto"/>
            <w:left w:val="none" w:sz="0" w:space="0" w:color="auto"/>
            <w:bottom w:val="none" w:sz="0" w:space="0" w:color="auto"/>
            <w:right w:val="none" w:sz="0" w:space="0" w:color="auto"/>
          </w:divBdr>
        </w:div>
        <w:div w:id="391583798">
          <w:marLeft w:val="640"/>
          <w:marRight w:val="0"/>
          <w:marTop w:val="0"/>
          <w:marBottom w:val="0"/>
          <w:divBdr>
            <w:top w:val="none" w:sz="0" w:space="0" w:color="auto"/>
            <w:left w:val="none" w:sz="0" w:space="0" w:color="auto"/>
            <w:bottom w:val="none" w:sz="0" w:space="0" w:color="auto"/>
            <w:right w:val="none" w:sz="0" w:space="0" w:color="auto"/>
          </w:divBdr>
        </w:div>
        <w:div w:id="1709256156">
          <w:marLeft w:val="640"/>
          <w:marRight w:val="0"/>
          <w:marTop w:val="0"/>
          <w:marBottom w:val="0"/>
          <w:divBdr>
            <w:top w:val="none" w:sz="0" w:space="0" w:color="auto"/>
            <w:left w:val="none" w:sz="0" w:space="0" w:color="auto"/>
            <w:bottom w:val="none" w:sz="0" w:space="0" w:color="auto"/>
            <w:right w:val="none" w:sz="0" w:space="0" w:color="auto"/>
          </w:divBdr>
        </w:div>
        <w:div w:id="1676498095">
          <w:marLeft w:val="640"/>
          <w:marRight w:val="0"/>
          <w:marTop w:val="0"/>
          <w:marBottom w:val="0"/>
          <w:divBdr>
            <w:top w:val="none" w:sz="0" w:space="0" w:color="auto"/>
            <w:left w:val="none" w:sz="0" w:space="0" w:color="auto"/>
            <w:bottom w:val="none" w:sz="0" w:space="0" w:color="auto"/>
            <w:right w:val="none" w:sz="0" w:space="0" w:color="auto"/>
          </w:divBdr>
        </w:div>
        <w:div w:id="1550995588">
          <w:marLeft w:val="640"/>
          <w:marRight w:val="0"/>
          <w:marTop w:val="0"/>
          <w:marBottom w:val="0"/>
          <w:divBdr>
            <w:top w:val="none" w:sz="0" w:space="0" w:color="auto"/>
            <w:left w:val="none" w:sz="0" w:space="0" w:color="auto"/>
            <w:bottom w:val="none" w:sz="0" w:space="0" w:color="auto"/>
            <w:right w:val="none" w:sz="0" w:space="0" w:color="auto"/>
          </w:divBdr>
        </w:div>
        <w:div w:id="1766996778">
          <w:marLeft w:val="640"/>
          <w:marRight w:val="0"/>
          <w:marTop w:val="0"/>
          <w:marBottom w:val="0"/>
          <w:divBdr>
            <w:top w:val="none" w:sz="0" w:space="0" w:color="auto"/>
            <w:left w:val="none" w:sz="0" w:space="0" w:color="auto"/>
            <w:bottom w:val="none" w:sz="0" w:space="0" w:color="auto"/>
            <w:right w:val="none" w:sz="0" w:space="0" w:color="auto"/>
          </w:divBdr>
        </w:div>
        <w:div w:id="1679624189">
          <w:marLeft w:val="640"/>
          <w:marRight w:val="0"/>
          <w:marTop w:val="0"/>
          <w:marBottom w:val="0"/>
          <w:divBdr>
            <w:top w:val="none" w:sz="0" w:space="0" w:color="auto"/>
            <w:left w:val="none" w:sz="0" w:space="0" w:color="auto"/>
            <w:bottom w:val="none" w:sz="0" w:space="0" w:color="auto"/>
            <w:right w:val="none" w:sz="0" w:space="0" w:color="auto"/>
          </w:divBdr>
        </w:div>
        <w:div w:id="1895964857">
          <w:marLeft w:val="640"/>
          <w:marRight w:val="0"/>
          <w:marTop w:val="0"/>
          <w:marBottom w:val="0"/>
          <w:divBdr>
            <w:top w:val="none" w:sz="0" w:space="0" w:color="auto"/>
            <w:left w:val="none" w:sz="0" w:space="0" w:color="auto"/>
            <w:bottom w:val="none" w:sz="0" w:space="0" w:color="auto"/>
            <w:right w:val="none" w:sz="0" w:space="0" w:color="auto"/>
          </w:divBdr>
        </w:div>
        <w:div w:id="2061512217">
          <w:marLeft w:val="640"/>
          <w:marRight w:val="0"/>
          <w:marTop w:val="0"/>
          <w:marBottom w:val="0"/>
          <w:divBdr>
            <w:top w:val="none" w:sz="0" w:space="0" w:color="auto"/>
            <w:left w:val="none" w:sz="0" w:space="0" w:color="auto"/>
            <w:bottom w:val="none" w:sz="0" w:space="0" w:color="auto"/>
            <w:right w:val="none" w:sz="0" w:space="0" w:color="auto"/>
          </w:divBdr>
        </w:div>
        <w:div w:id="355617794">
          <w:marLeft w:val="640"/>
          <w:marRight w:val="0"/>
          <w:marTop w:val="0"/>
          <w:marBottom w:val="0"/>
          <w:divBdr>
            <w:top w:val="none" w:sz="0" w:space="0" w:color="auto"/>
            <w:left w:val="none" w:sz="0" w:space="0" w:color="auto"/>
            <w:bottom w:val="none" w:sz="0" w:space="0" w:color="auto"/>
            <w:right w:val="none" w:sz="0" w:space="0" w:color="auto"/>
          </w:divBdr>
        </w:div>
        <w:div w:id="13460809">
          <w:marLeft w:val="640"/>
          <w:marRight w:val="0"/>
          <w:marTop w:val="0"/>
          <w:marBottom w:val="0"/>
          <w:divBdr>
            <w:top w:val="none" w:sz="0" w:space="0" w:color="auto"/>
            <w:left w:val="none" w:sz="0" w:space="0" w:color="auto"/>
            <w:bottom w:val="none" w:sz="0" w:space="0" w:color="auto"/>
            <w:right w:val="none" w:sz="0" w:space="0" w:color="auto"/>
          </w:divBdr>
        </w:div>
        <w:div w:id="1513034692">
          <w:marLeft w:val="640"/>
          <w:marRight w:val="0"/>
          <w:marTop w:val="0"/>
          <w:marBottom w:val="0"/>
          <w:divBdr>
            <w:top w:val="none" w:sz="0" w:space="0" w:color="auto"/>
            <w:left w:val="none" w:sz="0" w:space="0" w:color="auto"/>
            <w:bottom w:val="none" w:sz="0" w:space="0" w:color="auto"/>
            <w:right w:val="none" w:sz="0" w:space="0" w:color="auto"/>
          </w:divBdr>
        </w:div>
        <w:div w:id="1441031503">
          <w:marLeft w:val="640"/>
          <w:marRight w:val="0"/>
          <w:marTop w:val="0"/>
          <w:marBottom w:val="0"/>
          <w:divBdr>
            <w:top w:val="none" w:sz="0" w:space="0" w:color="auto"/>
            <w:left w:val="none" w:sz="0" w:space="0" w:color="auto"/>
            <w:bottom w:val="none" w:sz="0" w:space="0" w:color="auto"/>
            <w:right w:val="none" w:sz="0" w:space="0" w:color="auto"/>
          </w:divBdr>
        </w:div>
        <w:div w:id="807863769">
          <w:marLeft w:val="640"/>
          <w:marRight w:val="0"/>
          <w:marTop w:val="0"/>
          <w:marBottom w:val="0"/>
          <w:divBdr>
            <w:top w:val="none" w:sz="0" w:space="0" w:color="auto"/>
            <w:left w:val="none" w:sz="0" w:space="0" w:color="auto"/>
            <w:bottom w:val="none" w:sz="0" w:space="0" w:color="auto"/>
            <w:right w:val="none" w:sz="0" w:space="0" w:color="auto"/>
          </w:divBdr>
        </w:div>
        <w:div w:id="1597784220">
          <w:marLeft w:val="640"/>
          <w:marRight w:val="0"/>
          <w:marTop w:val="0"/>
          <w:marBottom w:val="0"/>
          <w:divBdr>
            <w:top w:val="none" w:sz="0" w:space="0" w:color="auto"/>
            <w:left w:val="none" w:sz="0" w:space="0" w:color="auto"/>
            <w:bottom w:val="none" w:sz="0" w:space="0" w:color="auto"/>
            <w:right w:val="none" w:sz="0" w:space="0" w:color="auto"/>
          </w:divBdr>
        </w:div>
        <w:div w:id="1086077194">
          <w:marLeft w:val="640"/>
          <w:marRight w:val="0"/>
          <w:marTop w:val="0"/>
          <w:marBottom w:val="0"/>
          <w:divBdr>
            <w:top w:val="none" w:sz="0" w:space="0" w:color="auto"/>
            <w:left w:val="none" w:sz="0" w:space="0" w:color="auto"/>
            <w:bottom w:val="none" w:sz="0" w:space="0" w:color="auto"/>
            <w:right w:val="none" w:sz="0" w:space="0" w:color="auto"/>
          </w:divBdr>
        </w:div>
        <w:div w:id="1208293576">
          <w:marLeft w:val="640"/>
          <w:marRight w:val="0"/>
          <w:marTop w:val="0"/>
          <w:marBottom w:val="0"/>
          <w:divBdr>
            <w:top w:val="none" w:sz="0" w:space="0" w:color="auto"/>
            <w:left w:val="none" w:sz="0" w:space="0" w:color="auto"/>
            <w:bottom w:val="none" w:sz="0" w:space="0" w:color="auto"/>
            <w:right w:val="none" w:sz="0" w:space="0" w:color="auto"/>
          </w:divBdr>
        </w:div>
        <w:div w:id="1047952146">
          <w:marLeft w:val="640"/>
          <w:marRight w:val="0"/>
          <w:marTop w:val="0"/>
          <w:marBottom w:val="0"/>
          <w:divBdr>
            <w:top w:val="none" w:sz="0" w:space="0" w:color="auto"/>
            <w:left w:val="none" w:sz="0" w:space="0" w:color="auto"/>
            <w:bottom w:val="none" w:sz="0" w:space="0" w:color="auto"/>
            <w:right w:val="none" w:sz="0" w:space="0" w:color="auto"/>
          </w:divBdr>
        </w:div>
        <w:div w:id="519703265">
          <w:marLeft w:val="640"/>
          <w:marRight w:val="0"/>
          <w:marTop w:val="0"/>
          <w:marBottom w:val="0"/>
          <w:divBdr>
            <w:top w:val="none" w:sz="0" w:space="0" w:color="auto"/>
            <w:left w:val="none" w:sz="0" w:space="0" w:color="auto"/>
            <w:bottom w:val="none" w:sz="0" w:space="0" w:color="auto"/>
            <w:right w:val="none" w:sz="0" w:space="0" w:color="auto"/>
          </w:divBdr>
        </w:div>
        <w:div w:id="1924945963">
          <w:marLeft w:val="640"/>
          <w:marRight w:val="0"/>
          <w:marTop w:val="0"/>
          <w:marBottom w:val="0"/>
          <w:divBdr>
            <w:top w:val="none" w:sz="0" w:space="0" w:color="auto"/>
            <w:left w:val="none" w:sz="0" w:space="0" w:color="auto"/>
            <w:bottom w:val="none" w:sz="0" w:space="0" w:color="auto"/>
            <w:right w:val="none" w:sz="0" w:space="0" w:color="auto"/>
          </w:divBdr>
        </w:div>
        <w:div w:id="313146674">
          <w:marLeft w:val="640"/>
          <w:marRight w:val="0"/>
          <w:marTop w:val="0"/>
          <w:marBottom w:val="0"/>
          <w:divBdr>
            <w:top w:val="none" w:sz="0" w:space="0" w:color="auto"/>
            <w:left w:val="none" w:sz="0" w:space="0" w:color="auto"/>
            <w:bottom w:val="none" w:sz="0" w:space="0" w:color="auto"/>
            <w:right w:val="none" w:sz="0" w:space="0" w:color="auto"/>
          </w:divBdr>
        </w:div>
        <w:div w:id="1098331083">
          <w:marLeft w:val="640"/>
          <w:marRight w:val="0"/>
          <w:marTop w:val="0"/>
          <w:marBottom w:val="0"/>
          <w:divBdr>
            <w:top w:val="none" w:sz="0" w:space="0" w:color="auto"/>
            <w:left w:val="none" w:sz="0" w:space="0" w:color="auto"/>
            <w:bottom w:val="none" w:sz="0" w:space="0" w:color="auto"/>
            <w:right w:val="none" w:sz="0" w:space="0" w:color="auto"/>
          </w:divBdr>
        </w:div>
        <w:div w:id="406004971">
          <w:marLeft w:val="640"/>
          <w:marRight w:val="0"/>
          <w:marTop w:val="0"/>
          <w:marBottom w:val="0"/>
          <w:divBdr>
            <w:top w:val="none" w:sz="0" w:space="0" w:color="auto"/>
            <w:left w:val="none" w:sz="0" w:space="0" w:color="auto"/>
            <w:bottom w:val="none" w:sz="0" w:space="0" w:color="auto"/>
            <w:right w:val="none" w:sz="0" w:space="0" w:color="auto"/>
          </w:divBdr>
        </w:div>
        <w:div w:id="1716660017">
          <w:marLeft w:val="640"/>
          <w:marRight w:val="0"/>
          <w:marTop w:val="0"/>
          <w:marBottom w:val="0"/>
          <w:divBdr>
            <w:top w:val="none" w:sz="0" w:space="0" w:color="auto"/>
            <w:left w:val="none" w:sz="0" w:space="0" w:color="auto"/>
            <w:bottom w:val="none" w:sz="0" w:space="0" w:color="auto"/>
            <w:right w:val="none" w:sz="0" w:space="0" w:color="auto"/>
          </w:divBdr>
        </w:div>
        <w:div w:id="264923579">
          <w:marLeft w:val="640"/>
          <w:marRight w:val="0"/>
          <w:marTop w:val="0"/>
          <w:marBottom w:val="0"/>
          <w:divBdr>
            <w:top w:val="none" w:sz="0" w:space="0" w:color="auto"/>
            <w:left w:val="none" w:sz="0" w:space="0" w:color="auto"/>
            <w:bottom w:val="none" w:sz="0" w:space="0" w:color="auto"/>
            <w:right w:val="none" w:sz="0" w:space="0" w:color="auto"/>
          </w:divBdr>
        </w:div>
        <w:div w:id="1459101600">
          <w:marLeft w:val="640"/>
          <w:marRight w:val="0"/>
          <w:marTop w:val="0"/>
          <w:marBottom w:val="0"/>
          <w:divBdr>
            <w:top w:val="none" w:sz="0" w:space="0" w:color="auto"/>
            <w:left w:val="none" w:sz="0" w:space="0" w:color="auto"/>
            <w:bottom w:val="none" w:sz="0" w:space="0" w:color="auto"/>
            <w:right w:val="none" w:sz="0" w:space="0" w:color="auto"/>
          </w:divBdr>
        </w:div>
        <w:div w:id="1288707280">
          <w:marLeft w:val="640"/>
          <w:marRight w:val="0"/>
          <w:marTop w:val="0"/>
          <w:marBottom w:val="0"/>
          <w:divBdr>
            <w:top w:val="none" w:sz="0" w:space="0" w:color="auto"/>
            <w:left w:val="none" w:sz="0" w:space="0" w:color="auto"/>
            <w:bottom w:val="none" w:sz="0" w:space="0" w:color="auto"/>
            <w:right w:val="none" w:sz="0" w:space="0" w:color="auto"/>
          </w:divBdr>
        </w:div>
        <w:div w:id="1707171090">
          <w:marLeft w:val="640"/>
          <w:marRight w:val="0"/>
          <w:marTop w:val="0"/>
          <w:marBottom w:val="0"/>
          <w:divBdr>
            <w:top w:val="none" w:sz="0" w:space="0" w:color="auto"/>
            <w:left w:val="none" w:sz="0" w:space="0" w:color="auto"/>
            <w:bottom w:val="none" w:sz="0" w:space="0" w:color="auto"/>
            <w:right w:val="none" w:sz="0" w:space="0" w:color="auto"/>
          </w:divBdr>
        </w:div>
        <w:div w:id="655035008">
          <w:marLeft w:val="640"/>
          <w:marRight w:val="0"/>
          <w:marTop w:val="0"/>
          <w:marBottom w:val="0"/>
          <w:divBdr>
            <w:top w:val="none" w:sz="0" w:space="0" w:color="auto"/>
            <w:left w:val="none" w:sz="0" w:space="0" w:color="auto"/>
            <w:bottom w:val="none" w:sz="0" w:space="0" w:color="auto"/>
            <w:right w:val="none" w:sz="0" w:space="0" w:color="auto"/>
          </w:divBdr>
        </w:div>
        <w:div w:id="1547256912">
          <w:marLeft w:val="640"/>
          <w:marRight w:val="0"/>
          <w:marTop w:val="0"/>
          <w:marBottom w:val="0"/>
          <w:divBdr>
            <w:top w:val="none" w:sz="0" w:space="0" w:color="auto"/>
            <w:left w:val="none" w:sz="0" w:space="0" w:color="auto"/>
            <w:bottom w:val="none" w:sz="0" w:space="0" w:color="auto"/>
            <w:right w:val="none" w:sz="0" w:space="0" w:color="auto"/>
          </w:divBdr>
        </w:div>
        <w:div w:id="1369602899">
          <w:marLeft w:val="640"/>
          <w:marRight w:val="0"/>
          <w:marTop w:val="0"/>
          <w:marBottom w:val="0"/>
          <w:divBdr>
            <w:top w:val="none" w:sz="0" w:space="0" w:color="auto"/>
            <w:left w:val="none" w:sz="0" w:space="0" w:color="auto"/>
            <w:bottom w:val="none" w:sz="0" w:space="0" w:color="auto"/>
            <w:right w:val="none" w:sz="0" w:space="0" w:color="auto"/>
          </w:divBdr>
        </w:div>
        <w:div w:id="1319382244">
          <w:marLeft w:val="640"/>
          <w:marRight w:val="0"/>
          <w:marTop w:val="0"/>
          <w:marBottom w:val="0"/>
          <w:divBdr>
            <w:top w:val="none" w:sz="0" w:space="0" w:color="auto"/>
            <w:left w:val="none" w:sz="0" w:space="0" w:color="auto"/>
            <w:bottom w:val="none" w:sz="0" w:space="0" w:color="auto"/>
            <w:right w:val="none" w:sz="0" w:space="0" w:color="auto"/>
          </w:divBdr>
        </w:div>
        <w:div w:id="1037197627">
          <w:marLeft w:val="640"/>
          <w:marRight w:val="0"/>
          <w:marTop w:val="0"/>
          <w:marBottom w:val="0"/>
          <w:divBdr>
            <w:top w:val="none" w:sz="0" w:space="0" w:color="auto"/>
            <w:left w:val="none" w:sz="0" w:space="0" w:color="auto"/>
            <w:bottom w:val="none" w:sz="0" w:space="0" w:color="auto"/>
            <w:right w:val="none" w:sz="0" w:space="0" w:color="auto"/>
          </w:divBdr>
        </w:div>
        <w:div w:id="724068564">
          <w:marLeft w:val="640"/>
          <w:marRight w:val="0"/>
          <w:marTop w:val="0"/>
          <w:marBottom w:val="0"/>
          <w:divBdr>
            <w:top w:val="none" w:sz="0" w:space="0" w:color="auto"/>
            <w:left w:val="none" w:sz="0" w:space="0" w:color="auto"/>
            <w:bottom w:val="none" w:sz="0" w:space="0" w:color="auto"/>
            <w:right w:val="none" w:sz="0" w:space="0" w:color="auto"/>
          </w:divBdr>
        </w:div>
        <w:div w:id="813761775">
          <w:marLeft w:val="640"/>
          <w:marRight w:val="0"/>
          <w:marTop w:val="0"/>
          <w:marBottom w:val="0"/>
          <w:divBdr>
            <w:top w:val="none" w:sz="0" w:space="0" w:color="auto"/>
            <w:left w:val="none" w:sz="0" w:space="0" w:color="auto"/>
            <w:bottom w:val="none" w:sz="0" w:space="0" w:color="auto"/>
            <w:right w:val="none" w:sz="0" w:space="0" w:color="auto"/>
          </w:divBdr>
        </w:div>
        <w:div w:id="1558584054">
          <w:marLeft w:val="640"/>
          <w:marRight w:val="0"/>
          <w:marTop w:val="0"/>
          <w:marBottom w:val="0"/>
          <w:divBdr>
            <w:top w:val="none" w:sz="0" w:space="0" w:color="auto"/>
            <w:left w:val="none" w:sz="0" w:space="0" w:color="auto"/>
            <w:bottom w:val="none" w:sz="0" w:space="0" w:color="auto"/>
            <w:right w:val="none" w:sz="0" w:space="0" w:color="auto"/>
          </w:divBdr>
        </w:div>
        <w:div w:id="1412435548">
          <w:marLeft w:val="640"/>
          <w:marRight w:val="0"/>
          <w:marTop w:val="0"/>
          <w:marBottom w:val="0"/>
          <w:divBdr>
            <w:top w:val="none" w:sz="0" w:space="0" w:color="auto"/>
            <w:left w:val="none" w:sz="0" w:space="0" w:color="auto"/>
            <w:bottom w:val="none" w:sz="0" w:space="0" w:color="auto"/>
            <w:right w:val="none" w:sz="0" w:space="0" w:color="auto"/>
          </w:divBdr>
        </w:div>
        <w:div w:id="2114931983">
          <w:marLeft w:val="640"/>
          <w:marRight w:val="0"/>
          <w:marTop w:val="0"/>
          <w:marBottom w:val="0"/>
          <w:divBdr>
            <w:top w:val="none" w:sz="0" w:space="0" w:color="auto"/>
            <w:left w:val="none" w:sz="0" w:space="0" w:color="auto"/>
            <w:bottom w:val="none" w:sz="0" w:space="0" w:color="auto"/>
            <w:right w:val="none" w:sz="0" w:space="0" w:color="auto"/>
          </w:divBdr>
        </w:div>
        <w:div w:id="1735086982">
          <w:marLeft w:val="640"/>
          <w:marRight w:val="0"/>
          <w:marTop w:val="0"/>
          <w:marBottom w:val="0"/>
          <w:divBdr>
            <w:top w:val="none" w:sz="0" w:space="0" w:color="auto"/>
            <w:left w:val="none" w:sz="0" w:space="0" w:color="auto"/>
            <w:bottom w:val="none" w:sz="0" w:space="0" w:color="auto"/>
            <w:right w:val="none" w:sz="0" w:space="0" w:color="auto"/>
          </w:divBdr>
        </w:div>
        <w:div w:id="1246763869">
          <w:marLeft w:val="640"/>
          <w:marRight w:val="0"/>
          <w:marTop w:val="0"/>
          <w:marBottom w:val="0"/>
          <w:divBdr>
            <w:top w:val="none" w:sz="0" w:space="0" w:color="auto"/>
            <w:left w:val="none" w:sz="0" w:space="0" w:color="auto"/>
            <w:bottom w:val="none" w:sz="0" w:space="0" w:color="auto"/>
            <w:right w:val="none" w:sz="0" w:space="0" w:color="auto"/>
          </w:divBdr>
        </w:div>
        <w:div w:id="1382359218">
          <w:marLeft w:val="640"/>
          <w:marRight w:val="0"/>
          <w:marTop w:val="0"/>
          <w:marBottom w:val="0"/>
          <w:divBdr>
            <w:top w:val="none" w:sz="0" w:space="0" w:color="auto"/>
            <w:left w:val="none" w:sz="0" w:space="0" w:color="auto"/>
            <w:bottom w:val="none" w:sz="0" w:space="0" w:color="auto"/>
            <w:right w:val="none" w:sz="0" w:space="0" w:color="auto"/>
          </w:divBdr>
        </w:div>
        <w:div w:id="1747261227">
          <w:marLeft w:val="640"/>
          <w:marRight w:val="0"/>
          <w:marTop w:val="0"/>
          <w:marBottom w:val="0"/>
          <w:divBdr>
            <w:top w:val="none" w:sz="0" w:space="0" w:color="auto"/>
            <w:left w:val="none" w:sz="0" w:space="0" w:color="auto"/>
            <w:bottom w:val="none" w:sz="0" w:space="0" w:color="auto"/>
            <w:right w:val="none" w:sz="0" w:space="0" w:color="auto"/>
          </w:divBdr>
        </w:div>
        <w:div w:id="1850829354">
          <w:marLeft w:val="640"/>
          <w:marRight w:val="0"/>
          <w:marTop w:val="0"/>
          <w:marBottom w:val="0"/>
          <w:divBdr>
            <w:top w:val="none" w:sz="0" w:space="0" w:color="auto"/>
            <w:left w:val="none" w:sz="0" w:space="0" w:color="auto"/>
            <w:bottom w:val="none" w:sz="0" w:space="0" w:color="auto"/>
            <w:right w:val="none" w:sz="0" w:space="0" w:color="auto"/>
          </w:divBdr>
        </w:div>
        <w:div w:id="1929732656">
          <w:marLeft w:val="640"/>
          <w:marRight w:val="0"/>
          <w:marTop w:val="0"/>
          <w:marBottom w:val="0"/>
          <w:divBdr>
            <w:top w:val="none" w:sz="0" w:space="0" w:color="auto"/>
            <w:left w:val="none" w:sz="0" w:space="0" w:color="auto"/>
            <w:bottom w:val="none" w:sz="0" w:space="0" w:color="auto"/>
            <w:right w:val="none" w:sz="0" w:space="0" w:color="auto"/>
          </w:divBdr>
        </w:div>
        <w:div w:id="2066832896">
          <w:marLeft w:val="640"/>
          <w:marRight w:val="0"/>
          <w:marTop w:val="0"/>
          <w:marBottom w:val="0"/>
          <w:divBdr>
            <w:top w:val="none" w:sz="0" w:space="0" w:color="auto"/>
            <w:left w:val="none" w:sz="0" w:space="0" w:color="auto"/>
            <w:bottom w:val="none" w:sz="0" w:space="0" w:color="auto"/>
            <w:right w:val="none" w:sz="0" w:space="0" w:color="auto"/>
          </w:divBdr>
        </w:div>
        <w:div w:id="1175997781">
          <w:marLeft w:val="640"/>
          <w:marRight w:val="0"/>
          <w:marTop w:val="0"/>
          <w:marBottom w:val="0"/>
          <w:divBdr>
            <w:top w:val="none" w:sz="0" w:space="0" w:color="auto"/>
            <w:left w:val="none" w:sz="0" w:space="0" w:color="auto"/>
            <w:bottom w:val="none" w:sz="0" w:space="0" w:color="auto"/>
            <w:right w:val="none" w:sz="0" w:space="0" w:color="auto"/>
          </w:divBdr>
        </w:div>
        <w:div w:id="1288924567">
          <w:marLeft w:val="640"/>
          <w:marRight w:val="0"/>
          <w:marTop w:val="0"/>
          <w:marBottom w:val="0"/>
          <w:divBdr>
            <w:top w:val="none" w:sz="0" w:space="0" w:color="auto"/>
            <w:left w:val="none" w:sz="0" w:space="0" w:color="auto"/>
            <w:bottom w:val="none" w:sz="0" w:space="0" w:color="auto"/>
            <w:right w:val="none" w:sz="0" w:space="0" w:color="auto"/>
          </w:divBdr>
        </w:div>
        <w:div w:id="1945189922">
          <w:marLeft w:val="640"/>
          <w:marRight w:val="0"/>
          <w:marTop w:val="0"/>
          <w:marBottom w:val="0"/>
          <w:divBdr>
            <w:top w:val="none" w:sz="0" w:space="0" w:color="auto"/>
            <w:left w:val="none" w:sz="0" w:space="0" w:color="auto"/>
            <w:bottom w:val="none" w:sz="0" w:space="0" w:color="auto"/>
            <w:right w:val="none" w:sz="0" w:space="0" w:color="auto"/>
          </w:divBdr>
        </w:div>
        <w:div w:id="813137481">
          <w:marLeft w:val="640"/>
          <w:marRight w:val="0"/>
          <w:marTop w:val="0"/>
          <w:marBottom w:val="0"/>
          <w:divBdr>
            <w:top w:val="none" w:sz="0" w:space="0" w:color="auto"/>
            <w:left w:val="none" w:sz="0" w:space="0" w:color="auto"/>
            <w:bottom w:val="none" w:sz="0" w:space="0" w:color="auto"/>
            <w:right w:val="none" w:sz="0" w:space="0" w:color="auto"/>
          </w:divBdr>
        </w:div>
        <w:div w:id="1587421077">
          <w:marLeft w:val="640"/>
          <w:marRight w:val="0"/>
          <w:marTop w:val="0"/>
          <w:marBottom w:val="0"/>
          <w:divBdr>
            <w:top w:val="none" w:sz="0" w:space="0" w:color="auto"/>
            <w:left w:val="none" w:sz="0" w:space="0" w:color="auto"/>
            <w:bottom w:val="none" w:sz="0" w:space="0" w:color="auto"/>
            <w:right w:val="none" w:sz="0" w:space="0" w:color="auto"/>
          </w:divBdr>
        </w:div>
        <w:div w:id="409618159">
          <w:marLeft w:val="640"/>
          <w:marRight w:val="0"/>
          <w:marTop w:val="0"/>
          <w:marBottom w:val="0"/>
          <w:divBdr>
            <w:top w:val="none" w:sz="0" w:space="0" w:color="auto"/>
            <w:left w:val="none" w:sz="0" w:space="0" w:color="auto"/>
            <w:bottom w:val="none" w:sz="0" w:space="0" w:color="auto"/>
            <w:right w:val="none" w:sz="0" w:space="0" w:color="auto"/>
          </w:divBdr>
        </w:div>
        <w:div w:id="1746688043">
          <w:marLeft w:val="640"/>
          <w:marRight w:val="0"/>
          <w:marTop w:val="0"/>
          <w:marBottom w:val="0"/>
          <w:divBdr>
            <w:top w:val="none" w:sz="0" w:space="0" w:color="auto"/>
            <w:left w:val="none" w:sz="0" w:space="0" w:color="auto"/>
            <w:bottom w:val="none" w:sz="0" w:space="0" w:color="auto"/>
            <w:right w:val="none" w:sz="0" w:space="0" w:color="auto"/>
          </w:divBdr>
        </w:div>
        <w:div w:id="2032105827">
          <w:marLeft w:val="640"/>
          <w:marRight w:val="0"/>
          <w:marTop w:val="0"/>
          <w:marBottom w:val="0"/>
          <w:divBdr>
            <w:top w:val="none" w:sz="0" w:space="0" w:color="auto"/>
            <w:left w:val="none" w:sz="0" w:space="0" w:color="auto"/>
            <w:bottom w:val="none" w:sz="0" w:space="0" w:color="auto"/>
            <w:right w:val="none" w:sz="0" w:space="0" w:color="auto"/>
          </w:divBdr>
        </w:div>
        <w:div w:id="10189717">
          <w:marLeft w:val="640"/>
          <w:marRight w:val="0"/>
          <w:marTop w:val="0"/>
          <w:marBottom w:val="0"/>
          <w:divBdr>
            <w:top w:val="none" w:sz="0" w:space="0" w:color="auto"/>
            <w:left w:val="none" w:sz="0" w:space="0" w:color="auto"/>
            <w:bottom w:val="none" w:sz="0" w:space="0" w:color="auto"/>
            <w:right w:val="none" w:sz="0" w:space="0" w:color="auto"/>
          </w:divBdr>
        </w:div>
        <w:div w:id="534201136">
          <w:marLeft w:val="640"/>
          <w:marRight w:val="0"/>
          <w:marTop w:val="0"/>
          <w:marBottom w:val="0"/>
          <w:divBdr>
            <w:top w:val="none" w:sz="0" w:space="0" w:color="auto"/>
            <w:left w:val="none" w:sz="0" w:space="0" w:color="auto"/>
            <w:bottom w:val="none" w:sz="0" w:space="0" w:color="auto"/>
            <w:right w:val="none" w:sz="0" w:space="0" w:color="auto"/>
          </w:divBdr>
        </w:div>
        <w:div w:id="729812501">
          <w:marLeft w:val="640"/>
          <w:marRight w:val="0"/>
          <w:marTop w:val="0"/>
          <w:marBottom w:val="0"/>
          <w:divBdr>
            <w:top w:val="none" w:sz="0" w:space="0" w:color="auto"/>
            <w:left w:val="none" w:sz="0" w:space="0" w:color="auto"/>
            <w:bottom w:val="none" w:sz="0" w:space="0" w:color="auto"/>
            <w:right w:val="none" w:sz="0" w:space="0" w:color="auto"/>
          </w:divBdr>
        </w:div>
        <w:div w:id="1153640143">
          <w:marLeft w:val="640"/>
          <w:marRight w:val="0"/>
          <w:marTop w:val="0"/>
          <w:marBottom w:val="0"/>
          <w:divBdr>
            <w:top w:val="none" w:sz="0" w:space="0" w:color="auto"/>
            <w:left w:val="none" w:sz="0" w:space="0" w:color="auto"/>
            <w:bottom w:val="none" w:sz="0" w:space="0" w:color="auto"/>
            <w:right w:val="none" w:sz="0" w:space="0" w:color="auto"/>
          </w:divBdr>
        </w:div>
        <w:div w:id="1680619882">
          <w:marLeft w:val="640"/>
          <w:marRight w:val="0"/>
          <w:marTop w:val="0"/>
          <w:marBottom w:val="0"/>
          <w:divBdr>
            <w:top w:val="none" w:sz="0" w:space="0" w:color="auto"/>
            <w:left w:val="none" w:sz="0" w:space="0" w:color="auto"/>
            <w:bottom w:val="none" w:sz="0" w:space="0" w:color="auto"/>
            <w:right w:val="none" w:sz="0" w:space="0" w:color="auto"/>
          </w:divBdr>
        </w:div>
        <w:div w:id="551693363">
          <w:marLeft w:val="640"/>
          <w:marRight w:val="0"/>
          <w:marTop w:val="0"/>
          <w:marBottom w:val="0"/>
          <w:divBdr>
            <w:top w:val="none" w:sz="0" w:space="0" w:color="auto"/>
            <w:left w:val="none" w:sz="0" w:space="0" w:color="auto"/>
            <w:bottom w:val="none" w:sz="0" w:space="0" w:color="auto"/>
            <w:right w:val="none" w:sz="0" w:space="0" w:color="auto"/>
          </w:divBdr>
        </w:div>
        <w:div w:id="844904368">
          <w:marLeft w:val="640"/>
          <w:marRight w:val="0"/>
          <w:marTop w:val="0"/>
          <w:marBottom w:val="0"/>
          <w:divBdr>
            <w:top w:val="none" w:sz="0" w:space="0" w:color="auto"/>
            <w:left w:val="none" w:sz="0" w:space="0" w:color="auto"/>
            <w:bottom w:val="none" w:sz="0" w:space="0" w:color="auto"/>
            <w:right w:val="none" w:sz="0" w:space="0" w:color="auto"/>
          </w:divBdr>
        </w:div>
        <w:div w:id="1807383077">
          <w:marLeft w:val="640"/>
          <w:marRight w:val="0"/>
          <w:marTop w:val="0"/>
          <w:marBottom w:val="0"/>
          <w:divBdr>
            <w:top w:val="none" w:sz="0" w:space="0" w:color="auto"/>
            <w:left w:val="none" w:sz="0" w:space="0" w:color="auto"/>
            <w:bottom w:val="none" w:sz="0" w:space="0" w:color="auto"/>
            <w:right w:val="none" w:sz="0" w:space="0" w:color="auto"/>
          </w:divBdr>
        </w:div>
        <w:div w:id="333723192">
          <w:marLeft w:val="640"/>
          <w:marRight w:val="0"/>
          <w:marTop w:val="0"/>
          <w:marBottom w:val="0"/>
          <w:divBdr>
            <w:top w:val="none" w:sz="0" w:space="0" w:color="auto"/>
            <w:left w:val="none" w:sz="0" w:space="0" w:color="auto"/>
            <w:bottom w:val="none" w:sz="0" w:space="0" w:color="auto"/>
            <w:right w:val="none" w:sz="0" w:space="0" w:color="auto"/>
          </w:divBdr>
        </w:div>
        <w:div w:id="532890384">
          <w:marLeft w:val="640"/>
          <w:marRight w:val="0"/>
          <w:marTop w:val="0"/>
          <w:marBottom w:val="0"/>
          <w:divBdr>
            <w:top w:val="none" w:sz="0" w:space="0" w:color="auto"/>
            <w:left w:val="none" w:sz="0" w:space="0" w:color="auto"/>
            <w:bottom w:val="none" w:sz="0" w:space="0" w:color="auto"/>
            <w:right w:val="none" w:sz="0" w:space="0" w:color="auto"/>
          </w:divBdr>
        </w:div>
        <w:div w:id="1343698593">
          <w:marLeft w:val="640"/>
          <w:marRight w:val="0"/>
          <w:marTop w:val="0"/>
          <w:marBottom w:val="0"/>
          <w:divBdr>
            <w:top w:val="none" w:sz="0" w:space="0" w:color="auto"/>
            <w:left w:val="none" w:sz="0" w:space="0" w:color="auto"/>
            <w:bottom w:val="none" w:sz="0" w:space="0" w:color="auto"/>
            <w:right w:val="none" w:sz="0" w:space="0" w:color="auto"/>
          </w:divBdr>
        </w:div>
        <w:div w:id="1556047946">
          <w:marLeft w:val="640"/>
          <w:marRight w:val="0"/>
          <w:marTop w:val="0"/>
          <w:marBottom w:val="0"/>
          <w:divBdr>
            <w:top w:val="none" w:sz="0" w:space="0" w:color="auto"/>
            <w:left w:val="none" w:sz="0" w:space="0" w:color="auto"/>
            <w:bottom w:val="none" w:sz="0" w:space="0" w:color="auto"/>
            <w:right w:val="none" w:sz="0" w:space="0" w:color="auto"/>
          </w:divBdr>
        </w:div>
        <w:div w:id="48186654">
          <w:marLeft w:val="640"/>
          <w:marRight w:val="0"/>
          <w:marTop w:val="0"/>
          <w:marBottom w:val="0"/>
          <w:divBdr>
            <w:top w:val="none" w:sz="0" w:space="0" w:color="auto"/>
            <w:left w:val="none" w:sz="0" w:space="0" w:color="auto"/>
            <w:bottom w:val="none" w:sz="0" w:space="0" w:color="auto"/>
            <w:right w:val="none" w:sz="0" w:space="0" w:color="auto"/>
          </w:divBdr>
        </w:div>
        <w:div w:id="516627370">
          <w:marLeft w:val="640"/>
          <w:marRight w:val="0"/>
          <w:marTop w:val="0"/>
          <w:marBottom w:val="0"/>
          <w:divBdr>
            <w:top w:val="none" w:sz="0" w:space="0" w:color="auto"/>
            <w:left w:val="none" w:sz="0" w:space="0" w:color="auto"/>
            <w:bottom w:val="none" w:sz="0" w:space="0" w:color="auto"/>
            <w:right w:val="none" w:sz="0" w:space="0" w:color="auto"/>
          </w:divBdr>
        </w:div>
        <w:div w:id="1685127992">
          <w:marLeft w:val="640"/>
          <w:marRight w:val="0"/>
          <w:marTop w:val="0"/>
          <w:marBottom w:val="0"/>
          <w:divBdr>
            <w:top w:val="none" w:sz="0" w:space="0" w:color="auto"/>
            <w:left w:val="none" w:sz="0" w:space="0" w:color="auto"/>
            <w:bottom w:val="none" w:sz="0" w:space="0" w:color="auto"/>
            <w:right w:val="none" w:sz="0" w:space="0" w:color="auto"/>
          </w:divBdr>
        </w:div>
        <w:div w:id="2093113155">
          <w:marLeft w:val="640"/>
          <w:marRight w:val="0"/>
          <w:marTop w:val="0"/>
          <w:marBottom w:val="0"/>
          <w:divBdr>
            <w:top w:val="none" w:sz="0" w:space="0" w:color="auto"/>
            <w:left w:val="none" w:sz="0" w:space="0" w:color="auto"/>
            <w:bottom w:val="none" w:sz="0" w:space="0" w:color="auto"/>
            <w:right w:val="none" w:sz="0" w:space="0" w:color="auto"/>
          </w:divBdr>
        </w:div>
        <w:div w:id="917254706">
          <w:marLeft w:val="640"/>
          <w:marRight w:val="0"/>
          <w:marTop w:val="0"/>
          <w:marBottom w:val="0"/>
          <w:divBdr>
            <w:top w:val="none" w:sz="0" w:space="0" w:color="auto"/>
            <w:left w:val="none" w:sz="0" w:space="0" w:color="auto"/>
            <w:bottom w:val="none" w:sz="0" w:space="0" w:color="auto"/>
            <w:right w:val="none" w:sz="0" w:space="0" w:color="auto"/>
          </w:divBdr>
        </w:div>
        <w:div w:id="1188636282">
          <w:marLeft w:val="640"/>
          <w:marRight w:val="0"/>
          <w:marTop w:val="0"/>
          <w:marBottom w:val="0"/>
          <w:divBdr>
            <w:top w:val="none" w:sz="0" w:space="0" w:color="auto"/>
            <w:left w:val="none" w:sz="0" w:space="0" w:color="auto"/>
            <w:bottom w:val="none" w:sz="0" w:space="0" w:color="auto"/>
            <w:right w:val="none" w:sz="0" w:space="0" w:color="auto"/>
          </w:divBdr>
        </w:div>
        <w:div w:id="880245236">
          <w:marLeft w:val="640"/>
          <w:marRight w:val="0"/>
          <w:marTop w:val="0"/>
          <w:marBottom w:val="0"/>
          <w:divBdr>
            <w:top w:val="none" w:sz="0" w:space="0" w:color="auto"/>
            <w:left w:val="none" w:sz="0" w:space="0" w:color="auto"/>
            <w:bottom w:val="none" w:sz="0" w:space="0" w:color="auto"/>
            <w:right w:val="none" w:sz="0" w:space="0" w:color="auto"/>
          </w:divBdr>
        </w:div>
        <w:div w:id="824972063">
          <w:marLeft w:val="640"/>
          <w:marRight w:val="0"/>
          <w:marTop w:val="0"/>
          <w:marBottom w:val="0"/>
          <w:divBdr>
            <w:top w:val="none" w:sz="0" w:space="0" w:color="auto"/>
            <w:left w:val="none" w:sz="0" w:space="0" w:color="auto"/>
            <w:bottom w:val="none" w:sz="0" w:space="0" w:color="auto"/>
            <w:right w:val="none" w:sz="0" w:space="0" w:color="auto"/>
          </w:divBdr>
        </w:div>
        <w:div w:id="678971584">
          <w:marLeft w:val="640"/>
          <w:marRight w:val="0"/>
          <w:marTop w:val="0"/>
          <w:marBottom w:val="0"/>
          <w:divBdr>
            <w:top w:val="none" w:sz="0" w:space="0" w:color="auto"/>
            <w:left w:val="none" w:sz="0" w:space="0" w:color="auto"/>
            <w:bottom w:val="none" w:sz="0" w:space="0" w:color="auto"/>
            <w:right w:val="none" w:sz="0" w:space="0" w:color="auto"/>
          </w:divBdr>
        </w:div>
        <w:div w:id="275673400">
          <w:marLeft w:val="640"/>
          <w:marRight w:val="0"/>
          <w:marTop w:val="0"/>
          <w:marBottom w:val="0"/>
          <w:divBdr>
            <w:top w:val="none" w:sz="0" w:space="0" w:color="auto"/>
            <w:left w:val="none" w:sz="0" w:space="0" w:color="auto"/>
            <w:bottom w:val="none" w:sz="0" w:space="0" w:color="auto"/>
            <w:right w:val="none" w:sz="0" w:space="0" w:color="auto"/>
          </w:divBdr>
        </w:div>
        <w:div w:id="471606418">
          <w:marLeft w:val="640"/>
          <w:marRight w:val="0"/>
          <w:marTop w:val="0"/>
          <w:marBottom w:val="0"/>
          <w:divBdr>
            <w:top w:val="none" w:sz="0" w:space="0" w:color="auto"/>
            <w:left w:val="none" w:sz="0" w:space="0" w:color="auto"/>
            <w:bottom w:val="none" w:sz="0" w:space="0" w:color="auto"/>
            <w:right w:val="none" w:sz="0" w:space="0" w:color="auto"/>
          </w:divBdr>
        </w:div>
        <w:div w:id="178856738">
          <w:marLeft w:val="640"/>
          <w:marRight w:val="0"/>
          <w:marTop w:val="0"/>
          <w:marBottom w:val="0"/>
          <w:divBdr>
            <w:top w:val="none" w:sz="0" w:space="0" w:color="auto"/>
            <w:left w:val="none" w:sz="0" w:space="0" w:color="auto"/>
            <w:bottom w:val="none" w:sz="0" w:space="0" w:color="auto"/>
            <w:right w:val="none" w:sz="0" w:space="0" w:color="auto"/>
          </w:divBdr>
        </w:div>
        <w:div w:id="1483037834">
          <w:marLeft w:val="640"/>
          <w:marRight w:val="0"/>
          <w:marTop w:val="0"/>
          <w:marBottom w:val="0"/>
          <w:divBdr>
            <w:top w:val="none" w:sz="0" w:space="0" w:color="auto"/>
            <w:left w:val="none" w:sz="0" w:space="0" w:color="auto"/>
            <w:bottom w:val="none" w:sz="0" w:space="0" w:color="auto"/>
            <w:right w:val="none" w:sz="0" w:space="0" w:color="auto"/>
          </w:divBdr>
        </w:div>
        <w:div w:id="944196631">
          <w:marLeft w:val="640"/>
          <w:marRight w:val="0"/>
          <w:marTop w:val="0"/>
          <w:marBottom w:val="0"/>
          <w:divBdr>
            <w:top w:val="none" w:sz="0" w:space="0" w:color="auto"/>
            <w:left w:val="none" w:sz="0" w:space="0" w:color="auto"/>
            <w:bottom w:val="none" w:sz="0" w:space="0" w:color="auto"/>
            <w:right w:val="none" w:sz="0" w:space="0" w:color="auto"/>
          </w:divBdr>
        </w:div>
        <w:div w:id="922420390">
          <w:marLeft w:val="640"/>
          <w:marRight w:val="0"/>
          <w:marTop w:val="0"/>
          <w:marBottom w:val="0"/>
          <w:divBdr>
            <w:top w:val="none" w:sz="0" w:space="0" w:color="auto"/>
            <w:left w:val="none" w:sz="0" w:space="0" w:color="auto"/>
            <w:bottom w:val="none" w:sz="0" w:space="0" w:color="auto"/>
            <w:right w:val="none" w:sz="0" w:space="0" w:color="auto"/>
          </w:divBdr>
        </w:div>
        <w:div w:id="1588880406">
          <w:marLeft w:val="640"/>
          <w:marRight w:val="0"/>
          <w:marTop w:val="0"/>
          <w:marBottom w:val="0"/>
          <w:divBdr>
            <w:top w:val="none" w:sz="0" w:space="0" w:color="auto"/>
            <w:left w:val="none" w:sz="0" w:space="0" w:color="auto"/>
            <w:bottom w:val="none" w:sz="0" w:space="0" w:color="auto"/>
            <w:right w:val="none" w:sz="0" w:space="0" w:color="auto"/>
          </w:divBdr>
        </w:div>
        <w:div w:id="1172183190">
          <w:marLeft w:val="640"/>
          <w:marRight w:val="0"/>
          <w:marTop w:val="0"/>
          <w:marBottom w:val="0"/>
          <w:divBdr>
            <w:top w:val="none" w:sz="0" w:space="0" w:color="auto"/>
            <w:left w:val="none" w:sz="0" w:space="0" w:color="auto"/>
            <w:bottom w:val="none" w:sz="0" w:space="0" w:color="auto"/>
            <w:right w:val="none" w:sz="0" w:space="0" w:color="auto"/>
          </w:divBdr>
        </w:div>
        <w:div w:id="953634282">
          <w:marLeft w:val="640"/>
          <w:marRight w:val="0"/>
          <w:marTop w:val="0"/>
          <w:marBottom w:val="0"/>
          <w:divBdr>
            <w:top w:val="none" w:sz="0" w:space="0" w:color="auto"/>
            <w:left w:val="none" w:sz="0" w:space="0" w:color="auto"/>
            <w:bottom w:val="none" w:sz="0" w:space="0" w:color="auto"/>
            <w:right w:val="none" w:sz="0" w:space="0" w:color="auto"/>
          </w:divBdr>
        </w:div>
        <w:div w:id="589048903">
          <w:marLeft w:val="640"/>
          <w:marRight w:val="0"/>
          <w:marTop w:val="0"/>
          <w:marBottom w:val="0"/>
          <w:divBdr>
            <w:top w:val="none" w:sz="0" w:space="0" w:color="auto"/>
            <w:left w:val="none" w:sz="0" w:space="0" w:color="auto"/>
            <w:bottom w:val="none" w:sz="0" w:space="0" w:color="auto"/>
            <w:right w:val="none" w:sz="0" w:space="0" w:color="auto"/>
          </w:divBdr>
        </w:div>
        <w:div w:id="959804503">
          <w:marLeft w:val="640"/>
          <w:marRight w:val="0"/>
          <w:marTop w:val="0"/>
          <w:marBottom w:val="0"/>
          <w:divBdr>
            <w:top w:val="none" w:sz="0" w:space="0" w:color="auto"/>
            <w:left w:val="none" w:sz="0" w:space="0" w:color="auto"/>
            <w:bottom w:val="none" w:sz="0" w:space="0" w:color="auto"/>
            <w:right w:val="none" w:sz="0" w:space="0" w:color="auto"/>
          </w:divBdr>
        </w:div>
        <w:div w:id="1305041294">
          <w:marLeft w:val="640"/>
          <w:marRight w:val="0"/>
          <w:marTop w:val="0"/>
          <w:marBottom w:val="0"/>
          <w:divBdr>
            <w:top w:val="none" w:sz="0" w:space="0" w:color="auto"/>
            <w:left w:val="none" w:sz="0" w:space="0" w:color="auto"/>
            <w:bottom w:val="none" w:sz="0" w:space="0" w:color="auto"/>
            <w:right w:val="none" w:sz="0" w:space="0" w:color="auto"/>
          </w:divBdr>
        </w:div>
        <w:div w:id="949237370">
          <w:marLeft w:val="640"/>
          <w:marRight w:val="0"/>
          <w:marTop w:val="0"/>
          <w:marBottom w:val="0"/>
          <w:divBdr>
            <w:top w:val="none" w:sz="0" w:space="0" w:color="auto"/>
            <w:left w:val="none" w:sz="0" w:space="0" w:color="auto"/>
            <w:bottom w:val="none" w:sz="0" w:space="0" w:color="auto"/>
            <w:right w:val="none" w:sz="0" w:space="0" w:color="auto"/>
          </w:divBdr>
        </w:div>
        <w:div w:id="2040740189">
          <w:marLeft w:val="640"/>
          <w:marRight w:val="0"/>
          <w:marTop w:val="0"/>
          <w:marBottom w:val="0"/>
          <w:divBdr>
            <w:top w:val="none" w:sz="0" w:space="0" w:color="auto"/>
            <w:left w:val="none" w:sz="0" w:space="0" w:color="auto"/>
            <w:bottom w:val="none" w:sz="0" w:space="0" w:color="auto"/>
            <w:right w:val="none" w:sz="0" w:space="0" w:color="auto"/>
          </w:divBdr>
        </w:div>
        <w:div w:id="1234925204">
          <w:marLeft w:val="640"/>
          <w:marRight w:val="0"/>
          <w:marTop w:val="0"/>
          <w:marBottom w:val="0"/>
          <w:divBdr>
            <w:top w:val="none" w:sz="0" w:space="0" w:color="auto"/>
            <w:left w:val="none" w:sz="0" w:space="0" w:color="auto"/>
            <w:bottom w:val="none" w:sz="0" w:space="0" w:color="auto"/>
            <w:right w:val="none" w:sz="0" w:space="0" w:color="auto"/>
          </w:divBdr>
        </w:div>
        <w:div w:id="734205537">
          <w:marLeft w:val="640"/>
          <w:marRight w:val="0"/>
          <w:marTop w:val="0"/>
          <w:marBottom w:val="0"/>
          <w:divBdr>
            <w:top w:val="none" w:sz="0" w:space="0" w:color="auto"/>
            <w:left w:val="none" w:sz="0" w:space="0" w:color="auto"/>
            <w:bottom w:val="none" w:sz="0" w:space="0" w:color="auto"/>
            <w:right w:val="none" w:sz="0" w:space="0" w:color="auto"/>
          </w:divBdr>
        </w:div>
        <w:div w:id="675957313">
          <w:marLeft w:val="640"/>
          <w:marRight w:val="0"/>
          <w:marTop w:val="0"/>
          <w:marBottom w:val="0"/>
          <w:divBdr>
            <w:top w:val="none" w:sz="0" w:space="0" w:color="auto"/>
            <w:left w:val="none" w:sz="0" w:space="0" w:color="auto"/>
            <w:bottom w:val="none" w:sz="0" w:space="0" w:color="auto"/>
            <w:right w:val="none" w:sz="0" w:space="0" w:color="auto"/>
          </w:divBdr>
        </w:div>
        <w:div w:id="1064522819">
          <w:marLeft w:val="640"/>
          <w:marRight w:val="0"/>
          <w:marTop w:val="0"/>
          <w:marBottom w:val="0"/>
          <w:divBdr>
            <w:top w:val="none" w:sz="0" w:space="0" w:color="auto"/>
            <w:left w:val="none" w:sz="0" w:space="0" w:color="auto"/>
            <w:bottom w:val="none" w:sz="0" w:space="0" w:color="auto"/>
            <w:right w:val="none" w:sz="0" w:space="0" w:color="auto"/>
          </w:divBdr>
        </w:div>
        <w:div w:id="825897977">
          <w:marLeft w:val="640"/>
          <w:marRight w:val="0"/>
          <w:marTop w:val="0"/>
          <w:marBottom w:val="0"/>
          <w:divBdr>
            <w:top w:val="none" w:sz="0" w:space="0" w:color="auto"/>
            <w:left w:val="none" w:sz="0" w:space="0" w:color="auto"/>
            <w:bottom w:val="none" w:sz="0" w:space="0" w:color="auto"/>
            <w:right w:val="none" w:sz="0" w:space="0" w:color="auto"/>
          </w:divBdr>
        </w:div>
        <w:div w:id="1878080264">
          <w:marLeft w:val="640"/>
          <w:marRight w:val="0"/>
          <w:marTop w:val="0"/>
          <w:marBottom w:val="0"/>
          <w:divBdr>
            <w:top w:val="none" w:sz="0" w:space="0" w:color="auto"/>
            <w:left w:val="none" w:sz="0" w:space="0" w:color="auto"/>
            <w:bottom w:val="none" w:sz="0" w:space="0" w:color="auto"/>
            <w:right w:val="none" w:sz="0" w:space="0" w:color="auto"/>
          </w:divBdr>
        </w:div>
        <w:div w:id="1075978461">
          <w:marLeft w:val="640"/>
          <w:marRight w:val="0"/>
          <w:marTop w:val="0"/>
          <w:marBottom w:val="0"/>
          <w:divBdr>
            <w:top w:val="none" w:sz="0" w:space="0" w:color="auto"/>
            <w:left w:val="none" w:sz="0" w:space="0" w:color="auto"/>
            <w:bottom w:val="none" w:sz="0" w:space="0" w:color="auto"/>
            <w:right w:val="none" w:sz="0" w:space="0" w:color="auto"/>
          </w:divBdr>
        </w:div>
        <w:div w:id="1230652908">
          <w:marLeft w:val="640"/>
          <w:marRight w:val="0"/>
          <w:marTop w:val="0"/>
          <w:marBottom w:val="0"/>
          <w:divBdr>
            <w:top w:val="none" w:sz="0" w:space="0" w:color="auto"/>
            <w:left w:val="none" w:sz="0" w:space="0" w:color="auto"/>
            <w:bottom w:val="none" w:sz="0" w:space="0" w:color="auto"/>
            <w:right w:val="none" w:sz="0" w:space="0" w:color="auto"/>
          </w:divBdr>
        </w:div>
        <w:div w:id="507254249">
          <w:marLeft w:val="640"/>
          <w:marRight w:val="0"/>
          <w:marTop w:val="0"/>
          <w:marBottom w:val="0"/>
          <w:divBdr>
            <w:top w:val="none" w:sz="0" w:space="0" w:color="auto"/>
            <w:left w:val="none" w:sz="0" w:space="0" w:color="auto"/>
            <w:bottom w:val="none" w:sz="0" w:space="0" w:color="auto"/>
            <w:right w:val="none" w:sz="0" w:space="0" w:color="auto"/>
          </w:divBdr>
        </w:div>
        <w:div w:id="481704369">
          <w:marLeft w:val="640"/>
          <w:marRight w:val="0"/>
          <w:marTop w:val="0"/>
          <w:marBottom w:val="0"/>
          <w:divBdr>
            <w:top w:val="none" w:sz="0" w:space="0" w:color="auto"/>
            <w:left w:val="none" w:sz="0" w:space="0" w:color="auto"/>
            <w:bottom w:val="none" w:sz="0" w:space="0" w:color="auto"/>
            <w:right w:val="none" w:sz="0" w:space="0" w:color="auto"/>
          </w:divBdr>
        </w:div>
        <w:div w:id="1290208671">
          <w:marLeft w:val="640"/>
          <w:marRight w:val="0"/>
          <w:marTop w:val="0"/>
          <w:marBottom w:val="0"/>
          <w:divBdr>
            <w:top w:val="none" w:sz="0" w:space="0" w:color="auto"/>
            <w:left w:val="none" w:sz="0" w:space="0" w:color="auto"/>
            <w:bottom w:val="none" w:sz="0" w:space="0" w:color="auto"/>
            <w:right w:val="none" w:sz="0" w:space="0" w:color="auto"/>
          </w:divBdr>
        </w:div>
        <w:div w:id="978336742">
          <w:marLeft w:val="640"/>
          <w:marRight w:val="0"/>
          <w:marTop w:val="0"/>
          <w:marBottom w:val="0"/>
          <w:divBdr>
            <w:top w:val="none" w:sz="0" w:space="0" w:color="auto"/>
            <w:left w:val="none" w:sz="0" w:space="0" w:color="auto"/>
            <w:bottom w:val="none" w:sz="0" w:space="0" w:color="auto"/>
            <w:right w:val="none" w:sz="0" w:space="0" w:color="auto"/>
          </w:divBdr>
        </w:div>
        <w:div w:id="36011398">
          <w:marLeft w:val="640"/>
          <w:marRight w:val="0"/>
          <w:marTop w:val="0"/>
          <w:marBottom w:val="0"/>
          <w:divBdr>
            <w:top w:val="none" w:sz="0" w:space="0" w:color="auto"/>
            <w:left w:val="none" w:sz="0" w:space="0" w:color="auto"/>
            <w:bottom w:val="none" w:sz="0" w:space="0" w:color="auto"/>
            <w:right w:val="none" w:sz="0" w:space="0" w:color="auto"/>
          </w:divBdr>
        </w:div>
        <w:div w:id="974333981">
          <w:marLeft w:val="640"/>
          <w:marRight w:val="0"/>
          <w:marTop w:val="0"/>
          <w:marBottom w:val="0"/>
          <w:divBdr>
            <w:top w:val="none" w:sz="0" w:space="0" w:color="auto"/>
            <w:left w:val="none" w:sz="0" w:space="0" w:color="auto"/>
            <w:bottom w:val="none" w:sz="0" w:space="0" w:color="auto"/>
            <w:right w:val="none" w:sz="0" w:space="0" w:color="auto"/>
          </w:divBdr>
        </w:div>
        <w:div w:id="1796559011">
          <w:marLeft w:val="640"/>
          <w:marRight w:val="0"/>
          <w:marTop w:val="0"/>
          <w:marBottom w:val="0"/>
          <w:divBdr>
            <w:top w:val="none" w:sz="0" w:space="0" w:color="auto"/>
            <w:left w:val="none" w:sz="0" w:space="0" w:color="auto"/>
            <w:bottom w:val="none" w:sz="0" w:space="0" w:color="auto"/>
            <w:right w:val="none" w:sz="0" w:space="0" w:color="auto"/>
          </w:divBdr>
        </w:div>
        <w:div w:id="481391686">
          <w:marLeft w:val="640"/>
          <w:marRight w:val="0"/>
          <w:marTop w:val="0"/>
          <w:marBottom w:val="0"/>
          <w:divBdr>
            <w:top w:val="none" w:sz="0" w:space="0" w:color="auto"/>
            <w:left w:val="none" w:sz="0" w:space="0" w:color="auto"/>
            <w:bottom w:val="none" w:sz="0" w:space="0" w:color="auto"/>
            <w:right w:val="none" w:sz="0" w:space="0" w:color="auto"/>
          </w:divBdr>
        </w:div>
        <w:div w:id="1213538807">
          <w:marLeft w:val="640"/>
          <w:marRight w:val="0"/>
          <w:marTop w:val="0"/>
          <w:marBottom w:val="0"/>
          <w:divBdr>
            <w:top w:val="none" w:sz="0" w:space="0" w:color="auto"/>
            <w:left w:val="none" w:sz="0" w:space="0" w:color="auto"/>
            <w:bottom w:val="none" w:sz="0" w:space="0" w:color="auto"/>
            <w:right w:val="none" w:sz="0" w:space="0" w:color="auto"/>
          </w:divBdr>
        </w:div>
        <w:div w:id="570389634">
          <w:marLeft w:val="640"/>
          <w:marRight w:val="0"/>
          <w:marTop w:val="0"/>
          <w:marBottom w:val="0"/>
          <w:divBdr>
            <w:top w:val="none" w:sz="0" w:space="0" w:color="auto"/>
            <w:left w:val="none" w:sz="0" w:space="0" w:color="auto"/>
            <w:bottom w:val="none" w:sz="0" w:space="0" w:color="auto"/>
            <w:right w:val="none" w:sz="0" w:space="0" w:color="auto"/>
          </w:divBdr>
        </w:div>
        <w:div w:id="1446001465">
          <w:marLeft w:val="640"/>
          <w:marRight w:val="0"/>
          <w:marTop w:val="0"/>
          <w:marBottom w:val="0"/>
          <w:divBdr>
            <w:top w:val="none" w:sz="0" w:space="0" w:color="auto"/>
            <w:left w:val="none" w:sz="0" w:space="0" w:color="auto"/>
            <w:bottom w:val="none" w:sz="0" w:space="0" w:color="auto"/>
            <w:right w:val="none" w:sz="0" w:space="0" w:color="auto"/>
          </w:divBdr>
        </w:div>
        <w:div w:id="225535632">
          <w:marLeft w:val="640"/>
          <w:marRight w:val="0"/>
          <w:marTop w:val="0"/>
          <w:marBottom w:val="0"/>
          <w:divBdr>
            <w:top w:val="none" w:sz="0" w:space="0" w:color="auto"/>
            <w:left w:val="none" w:sz="0" w:space="0" w:color="auto"/>
            <w:bottom w:val="none" w:sz="0" w:space="0" w:color="auto"/>
            <w:right w:val="none" w:sz="0" w:space="0" w:color="auto"/>
          </w:divBdr>
        </w:div>
        <w:div w:id="985478461">
          <w:marLeft w:val="640"/>
          <w:marRight w:val="0"/>
          <w:marTop w:val="0"/>
          <w:marBottom w:val="0"/>
          <w:divBdr>
            <w:top w:val="none" w:sz="0" w:space="0" w:color="auto"/>
            <w:left w:val="none" w:sz="0" w:space="0" w:color="auto"/>
            <w:bottom w:val="none" w:sz="0" w:space="0" w:color="auto"/>
            <w:right w:val="none" w:sz="0" w:space="0" w:color="auto"/>
          </w:divBdr>
        </w:div>
        <w:div w:id="2117823931">
          <w:marLeft w:val="640"/>
          <w:marRight w:val="0"/>
          <w:marTop w:val="0"/>
          <w:marBottom w:val="0"/>
          <w:divBdr>
            <w:top w:val="none" w:sz="0" w:space="0" w:color="auto"/>
            <w:left w:val="none" w:sz="0" w:space="0" w:color="auto"/>
            <w:bottom w:val="none" w:sz="0" w:space="0" w:color="auto"/>
            <w:right w:val="none" w:sz="0" w:space="0" w:color="auto"/>
          </w:divBdr>
        </w:div>
        <w:div w:id="922563698">
          <w:marLeft w:val="640"/>
          <w:marRight w:val="0"/>
          <w:marTop w:val="0"/>
          <w:marBottom w:val="0"/>
          <w:divBdr>
            <w:top w:val="none" w:sz="0" w:space="0" w:color="auto"/>
            <w:left w:val="none" w:sz="0" w:space="0" w:color="auto"/>
            <w:bottom w:val="none" w:sz="0" w:space="0" w:color="auto"/>
            <w:right w:val="none" w:sz="0" w:space="0" w:color="auto"/>
          </w:divBdr>
        </w:div>
        <w:div w:id="288559412">
          <w:marLeft w:val="640"/>
          <w:marRight w:val="0"/>
          <w:marTop w:val="0"/>
          <w:marBottom w:val="0"/>
          <w:divBdr>
            <w:top w:val="none" w:sz="0" w:space="0" w:color="auto"/>
            <w:left w:val="none" w:sz="0" w:space="0" w:color="auto"/>
            <w:bottom w:val="none" w:sz="0" w:space="0" w:color="auto"/>
            <w:right w:val="none" w:sz="0" w:space="0" w:color="auto"/>
          </w:divBdr>
        </w:div>
        <w:div w:id="1996836093">
          <w:marLeft w:val="640"/>
          <w:marRight w:val="0"/>
          <w:marTop w:val="0"/>
          <w:marBottom w:val="0"/>
          <w:divBdr>
            <w:top w:val="none" w:sz="0" w:space="0" w:color="auto"/>
            <w:left w:val="none" w:sz="0" w:space="0" w:color="auto"/>
            <w:bottom w:val="none" w:sz="0" w:space="0" w:color="auto"/>
            <w:right w:val="none" w:sz="0" w:space="0" w:color="auto"/>
          </w:divBdr>
        </w:div>
        <w:div w:id="342172825">
          <w:marLeft w:val="640"/>
          <w:marRight w:val="0"/>
          <w:marTop w:val="0"/>
          <w:marBottom w:val="0"/>
          <w:divBdr>
            <w:top w:val="none" w:sz="0" w:space="0" w:color="auto"/>
            <w:left w:val="none" w:sz="0" w:space="0" w:color="auto"/>
            <w:bottom w:val="none" w:sz="0" w:space="0" w:color="auto"/>
            <w:right w:val="none" w:sz="0" w:space="0" w:color="auto"/>
          </w:divBdr>
        </w:div>
        <w:div w:id="43868163">
          <w:marLeft w:val="640"/>
          <w:marRight w:val="0"/>
          <w:marTop w:val="0"/>
          <w:marBottom w:val="0"/>
          <w:divBdr>
            <w:top w:val="none" w:sz="0" w:space="0" w:color="auto"/>
            <w:left w:val="none" w:sz="0" w:space="0" w:color="auto"/>
            <w:bottom w:val="none" w:sz="0" w:space="0" w:color="auto"/>
            <w:right w:val="none" w:sz="0" w:space="0" w:color="auto"/>
          </w:divBdr>
        </w:div>
        <w:div w:id="1713309396">
          <w:marLeft w:val="640"/>
          <w:marRight w:val="0"/>
          <w:marTop w:val="0"/>
          <w:marBottom w:val="0"/>
          <w:divBdr>
            <w:top w:val="none" w:sz="0" w:space="0" w:color="auto"/>
            <w:left w:val="none" w:sz="0" w:space="0" w:color="auto"/>
            <w:bottom w:val="none" w:sz="0" w:space="0" w:color="auto"/>
            <w:right w:val="none" w:sz="0" w:space="0" w:color="auto"/>
          </w:divBdr>
        </w:div>
        <w:div w:id="157771608">
          <w:marLeft w:val="640"/>
          <w:marRight w:val="0"/>
          <w:marTop w:val="0"/>
          <w:marBottom w:val="0"/>
          <w:divBdr>
            <w:top w:val="none" w:sz="0" w:space="0" w:color="auto"/>
            <w:left w:val="none" w:sz="0" w:space="0" w:color="auto"/>
            <w:bottom w:val="none" w:sz="0" w:space="0" w:color="auto"/>
            <w:right w:val="none" w:sz="0" w:space="0" w:color="auto"/>
          </w:divBdr>
        </w:div>
        <w:div w:id="1229414194">
          <w:marLeft w:val="640"/>
          <w:marRight w:val="0"/>
          <w:marTop w:val="0"/>
          <w:marBottom w:val="0"/>
          <w:divBdr>
            <w:top w:val="none" w:sz="0" w:space="0" w:color="auto"/>
            <w:left w:val="none" w:sz="0" w:space="0" w:color="auto"/>
            <w:bottom w:val="none" w:sz="0" w:space="0" w:color="auto"/>
            <w:right w:val="none" w:sz="0" w:space="0" w:color="auto"/>
          </w:divBdr>
        </w:div>
        <w:div w:id="537937922">
          <w:marLeft w:val="640"/>
          <w:marRight w:val="0"/>
          <w:marTop w:val="0"/>
          <w:marBottom w:val="0"/>
          <w:divBdr>
            <w:top w:val="none" w:sz="0" w:space="0" w:color="auto"/>
            <w:left w:val="none" w:sz="0" w:space="0" w:color="auto"/>
            <w:bottom w:val="none" w:sz="0" w:space="0" w:color="auto"/>
            <w:right w:val="none" w:sz="0" w:space="0" w:color="auto"/>
          </w:divBdr>
        </w:div>
        <w:div w:id="503665902">
          <w:marLeft w:val="640"/>
          <w:marRight w:val="0"/>
          <w:marTop w:val="0"/>
          <w:marBottom w:val="0"/>
          <w:divBdr>
            <w:top w:val="none" w:sz="0" w:space="0" w:color="auto"/>
            <w:left w:val="none" w:sz="0" w:space="0" w:color="auto"/>
            <w:bottom w:val="none" w:sz="0" w:space="0" w:color="auto"/>
            <w:right w:val="none" w:sz="0" w:space="0" w:color="auto"/>
          </w:divBdr>
        </w:div>
        <w:div w:id="1301691711">
          <w:marLeft w:val="640"/>
          <w:marRight w:val="0"/>
          <w:marTop w:val="0"/>
          <w:marBottom w:val="0"/>
          <w:divBdr>
            <w:top w:val="none" w:sz="0" w:space="0" w:color="auto"/>
            <w:left w:val="none" w:sz="0" w:space="0" w:color="auto"/>
            <w:bottom w:val="none" w:sz="0" w:space="0" w:color="auto"/>
            <w:right w:val="none" w:sz="0" w:space="0" w:color="auto"/>
          </w:divBdr>
        </w:div>
        <w:div w:id="1160657968">
          <w:marLeft w:val="640"/>
          <w:marRight w:val="0"/>
          <w:marTop w:val="0"/>
          <w:marBottom w:val="0"/>
          <w:divBdr>
            <w:top w:val="none" w:sz="0" w:space="0" w:color="auto"/>
            <w:left w:val="none" w:sz="0" w:space="0" w:color="auto"/>
            <w:bottom w:val="none" w:sz="0" w:space="0" w:color="auto"/>
            <w:right w:val="none" w:sz="0" w:space="0" w:color="auto"/>
          </w:divBdr>
        </w:div>
        <w:div w:id="311451474">
          <w:marLeft w:val="640"/>
          <w:marRight w:val="0"/>
          <w:marTop w:val="0"/>
          <w:marBottom w:val="0"/>
          <w:divBdr>
            <w:top w:val="none" w:sz="0" w:space="0" w:color="auto"/>
            <w:left w:val="none" w:sz="0" w:space="0" w:color="auto"/>
            <w:bottom w:val="none" w:sz="0" w:space="0" w:color="auto"/>
            <w:right w:val="none" w:sz="0" w:space="0" w:color="auto"/>
          </w:divBdr>
        </w:div>
        <w:div w:id="1655255710">
          <w:marLeft w:val="640"/>
          <w:marRight w:val="0"/>
          <w:marTop w:val="0"/>
          <w:marBottom w:val="0"/>
          <w:divBdr>
            <w:top w:val="none" w:sz="0" w:space="0" w:color="auto"/>
            <w:left w:val="none" w:sz="0" w:space="0" w:color="auto"/>
            <w:bottom w:val="none" w:sz="0" w:space="0" w:color="auto"/>
            <w:right w:val="none" w:sz="0" w:space="0" w:color="auto"/>
          </w:divBdr>
        </w:div>
        <w:div w:id="1765808075">
          <w:marLeft w:val="640"/>
          <w:marRight w:val="0"/>
          <w:marTop w:val="0"/>
          <w:marBottom w:val="0"/>
          <w:divBdr>
            <w:top w:val="none" w:sz="0" w:space="0" w:color="auto"/>
            <w:left w:val="none" w:sz="0" w:space="0" w:color="auto"/>
            <w:bottom w:val="none" w:sz="0" w:space="0" w:color="auto"/>
            <w:right w:val="none" w:sz="0" w:space="0" w:color="auto"/>
          </w:divBdr>
        </w:div>
        <w:div w:id="1354501859">
          <w:marLeft w:val="640"/>
          <w:marRight w:val="0"/>
          <w:marTop w:val="0"/>
          <w:marBottom w:val="0"/>
          <w:divBdr>
            <w:top w:val="none" w:sz="0" w:space="0" w:color="auto"/>
            <w:left w:val="none" w:sz="0" w:space="0" w:color="auto"/>
            <w:bottom w:val="none" w:sz="0" w:space="0" w:color="auto"/>
            <w:right w:val="none" w:sz="0" w:space="0" w:color="auto"/>
          </w:divBdr>
        </w:div>
        <w:div w:id="342248111">
          <w:marLeft w:val="640"/>
          <w:marRight w:val="0"/>
          <w:marTop w:val="0"/>
          <w:marBottom w:val="0"/>
          <w:divBdr>
            <w:top w:val="none" w:sz="0" w:space="0" w:color="auto"/>
            <w:left w:val="none" w:sz="0" w:space="0" w:color="auto"/>
            <w:bottom w:val="none" w:sz="0" w:space="0" w:color="auto"/>
            <w:right w:val="none" w:sz="0" w:space="0" w:color="auto"/>
          </w:divBdr>
        </w:div>
        <w:div w:id="704402367">
          <w:marLeft w:val="640"/>
          <w:marRight w:val="0"/>
          <w:marTop w:val="0"/>
          <w:marBottom w:val="0"/>
          <w:divBdr>
            <w:top w:val="none" w:sz="0" w:space="0" w:color="auto"/>
            <w:left w:val="none" w:sz="0" w:space="0" w:color="auto"/>
            <w:bottom w:val="none" w:sz="0" w:space="0" w:color="auto"/>
            <w:right w:val="none" w:sz="0" w:space="0" w:color="auto"/>
          </w:divBdr>
        </w:div>
        <w:div w:id="2009290141">
          <w:marLeft w:val="640"/>
          <w:marRight w:val="0"/>
          <w:marTop w:val="0"/>
          <w:marBottom w:val="0"/>
          <w:divBdr>
            <w:top w:val="none" w:sz="0" w:space="0" w:color="auto"/>
            <w:left w:val="none" w:sz="0" w:space="0" w:color="auto"/>
            <w:bottom w:val="none" w:sz="0" w:space="0" w:color="auto"/>
            <w:right w:val="none" w:sz="0" w:space="0" w:color="auto"/>
          </w:divBdr>
        </w:div>
      </w:divsChild>
    </w:div>
    <w:div w:id="374088200">
      <w:bodyDiv w:val="1"/>
      <w:marLeft w:val="0"/>
      <w:marRight w:val="0"/>
      <w:marTop w:val="0"/>
      <w:marBottom w:val="0"/>
      <w:divBdr>
        <w:top w:val="none" w:sz="0" w:space="0" w:color="auto"/>
        <w:left w:val="none" w:sz="0" w:space="0" w:color="auto"/>
        <w:bottom w:val="none" w:sz="0" w:space="0" w:color="auto"/>
        <w:right w:val="none" w:sz="0" w:space="0" w:color="auto"/>
      </w:divBdr>
      <w:divsChild>
        <w:div w:id="1341739592">
          <w:marLeft w:val="640"/>
          <w:marRight w:val="0"/>
          <w:marTop w:val="0"/>
          <w:marBottom w:val="0"/>
          <w:divBdr>
            <w:top w:val="none" w:sz="0" w:space="0" w:color="auto"/>
            <w:left w:val="none" w:sz="0" w:space="0" w:color="auto"/>
            <w:bottom w:val="none" w:sz="0" w:space="0" w:color="auto"/>
            <w:right w:val="none" w:sz="0" w:space="0" w:color="auto"/>
          </w:divBdr>
        </w:div>
        <w:div w:id="1149247880">
          <w:marLeft w:val="640"/>
          <w:marRight w:val="0"/>
          <w:marTop w:val="0"/>
          <w:marBottom w:val="0"/>
          <w:divBdr>
            <w:top w:val="none" w:sz="0" w:space="0" w:color="auto"/>
            <w:left w:val="none" w:sz="0" w:space="0" w:color="auto"/>
            <w:bottom w:val="none" w:sz="0" w:space="0" w:color="auto"/>
            <w:right w:val="none" w:sz="0" w:space="0" w:color="auto"/>
          </w:divBdr>
        </w:div>
        <w:div w:id="1615283290">
          <w:marLeft w:val="640"/>
          <w:marRight w:val="0"/>
          <w:marTop w:val="0"/>
          <w:marBottom w:val="0"/>
          <w:divBdr>
            <w:top w:val="none" w:sz="0" w:space="0" w:color="auto"/>
            <w:left w:val="none" w:sz="0" w:space="0" w:color="auto"/>
            <w:bottom w:val="none" w:sz="0" w:space="0" w:color="auto"/>
            <w:right w:val="none" w:sz="0" w:space="0" w:color="auto"/>
          </w:divBdr>
        </w:div>
        <w:div w:id="1393774770">
          <w:marLeft w:val="640"/>
          <w:marRight w:val="0"/>
          <w:marTop w:val="0"/>
          <w:marBottom w:val="0"/>
          <w:divBdr>
            <w:top w:val="none" w:sz="0" w:space="0" w:color="auto"/>
            <w:left w:val="none" w:sz="0" w:space="0" w:color="auto"/>
            <w:bottom w:val="none" w:sz="0" w:space="0" w:color="auto"/>
            <w:right w:val="none" w:sz="0" w:space="0" w:color="auto"/>
          </w:divBdr>
        </w:div>
        <w:div w:id="1778986186">
          <w:marLeft w:val="640"/>
          <w:marRight w:val="0"/>
          <w:marTop w:val="0"/>
          <w:marBottom w:val="0"/>
          <w:divBdr>
            <w:top w:val="none" w:sz="0" w:space="0" w:color="auto"/>
            <w:left w:val="none" w:sz="0" w:space="0" w:color="auto"/>
            <w:bottom w:val="none" w:sz="0" w:space="0" w:color="auto"/>
            <w:right w:val="none" w:sz="0" w:space="0" w:color="auto"/>
          </w:divBdr>
        </w:div>
        <w:div w:id="1707874599">
          <w:marLeft w:val="640"/>
          <w:marRight w:val="0"/>
          <w:marTop w:val="0"/>
          <w:marBottom w:val="0"/>
          <w:divBdr>
            <w:top w:val="none" w:sz="0" w:space="0" w:color="auto"/>
            <w:left w:val="none" w:sz="0" w:space="0" w:color="auto"/>
            <w:bottom w:val="none" w:sz="0" w:space="0" w:color="auto"/>
            <w:right w:val="none" w:sz="0" w:space="0" w:color="auto"/>
          </w:divBdr>
        </w:div>
        <w:div w:id="1962229224">
          <w:marLeft w:val="640"/>
          <w:marRight w:val="0"/>
          <w:marTop w:val="0"/>
          <w:marBottom w:val="0"/>
          <w:divBdr>
            <w:top w:val="none" w:sz="0" w:space="0" w:color="auto"/>
            <w:left w:val="none" w:sz="0" w:space="0" w:color="auto"/>
            <w:bottom w:val="none" w:sz="0" w:space="0" w:color="auto"/>
            <w:right w:val="none" w:sz="0" w:space="0" w:color="auto"/>
          </w:divBdr>
        </w:div>
        <w:div w:id="2134783540">
          <w:marLeft w:val="640"/>
          <w:marRight w:val="0"/>
          <w:marTop w:val="0"/>
          <w:marBottom w:val="0"/>
          <w:divBdr>
            <w:top w:val="none" w:sz="0" w:space="0" w:color="auto"/>
            <w:left w:val="none" w:sz="0" w:space="0" w:color="auto"/>
            <w:bottom w:val="none" w:sz="0" w:space="0" w:color="auto"/>
            <w:right w:val="none" w:sz="0" w:space="0" w:color="auto"/>
          </w:divBdr>
        </w:div>
        <w:div w:id="34627618">
          <w:marLeft w:val="640"/>
          <w:marRight w:val="0"/>
          <w:marTop w:val="0"/>
          <w:marBottom w:val="0"/>
          <w:divBdr>
            <w:top w:val="none" w:sz="0" w:space="0" w:color="auto"/>
            <w:left w:val="none" w:sz="0" w:space="0" w:color="auto"/>
            <w:bottom w:val="none" w:sz="0" w:space="0" w:color="auto"/>
            <w:right w:val="none" w:sz="0" w:space="0" w:color="auto"/>
          </w:divBdr>
        </w:div>
        <w:div w:id="737245850">
          <w:marLeft w:val="640"/>
          <w:marRight w:val="0"/>
          <w:marTop w:val="0"/>
          <w:marBottom w:val="0"/>
          <w:divBdr>
            <w:top w:val="none" w:sz="0" w:space="0" w:color="auto"/>
            <w:left w:val="none" w:sz="0" w:space="0" w:color="auto"/>
            <w:bottom w:val="none" w:sz="0" w:space="0" w:color="auto"/>
            <w:right w:val="none" w:sz="0" w:space="0" w:color="auto"/>
          </w:divBdr>
        </w:div>
        <w:div w:id="451367539">
          <w:marLeft w:val="640"/>
          <w:marRight w:val="0"/>
          <w:marTop w:val="0"/>
          <w:marBottom w:val="0"/>
          <w:divBdr>
            <w:top w:val="none" w:sz="0" w:space="0" w:color="auto"/>
            <w:left w:val="none" w:sz="0" w:space="0" w:color="auto"/>
            <w:bottom w:val="none" w:sz="0" w:space="0" w:color="auto"/>
            <w:right w:val="none" w:sz="0" w:space="0" w:color="auto"/>
          </w:divBdr>
        </w:div>
        <w:div w:id="654529534">
          <w:marLeft w:val="640"/>
          <w:marRight w:val="0"/>
          <w:marTop w:val="0"/>
          <w:marBottom w:val="0"/>
          <w:divBdr>
            <w:top w:val="none" w:sz="0" w:space="0" w:color="auto"/>
            <w:left w:val="none" w:sz="0" w:space="0" w:color="auto"/>
            <w:bottom w:val="none" w:sz="0" w:space="0" w:color="auto"/>
            <w:right w:val="none" w:sz="0" w:space="0" w:color="auto"/>
          </w:divBdr>
        </w:div>
        <w:div w:id="1239055175">
          <w:marLeft w:val="640"/>
          <w:marRight w:val="0"/>
          <w:marTop w:val="0"/>
          <w:marBottom w:val="0"/>
          <w:divBdr>
            <w:top w:val="none" w:sz="0" w:space="0" w:color="auto"/>
            <w:left w:val="none" w:sz="0" w:space="0" w:color="auto"/>
            <w:bottom w:val="none" w:sz="0" w:space="0" w:color="auto"/>
            <w:right w:val="none" w:sz="0" w:space="0" w:color="auto"/>
          </w:divBdr>
        </w:div>
        <w:div w:id="24062324">
          <w:marLeft w:val="640"/>
          <w:marRight w:val="0"/>
          <w:marTop w:val="0"/>
          <w:marBottom w:val="0"/>
          <w:divBdr>
            <w:top w:val="none" w:sz="0" w:space="0" w:color="auto"/>
            <w:left w:val="none" w:sz="0" w:space="0" w:color="auto"/>
            <w:bottom w:val="none" w:sz="0" w:space="0" w:color="auto"/>
            <w:right w:val="none" w:sz="0" w:space="0" w:color="auto"/>
          </w:divBdr>
        </w:div>
        <w:div w:id="1771924231">
          <w:marLeft w:val="640"/>
          <w:marRight w:val="0"/>
          <w:marTop w:val="0"/>
          <w:marBottom w:val="0"/>
          <w:divBdr>
            <w:top w:val="none" w:sz="0" w:space="0" w:color="auto"/>
            <w:left w:val="none" w:sz="0" w:space="0" w:color="auto"/>
            <w:bottom w:val="none" w:sz="0" w:space="0" w:color="auto"/>
            <w:right w:val="none" w:sz="0" w:space="0" w:color="auto"/>
          </w:divBdr>
        </w:div>
        <w:div w:id="287393347">
          <w:marLeft w:val="640"/>
          <w:marRight w:val="0"/>
          <w:marTop w:val="0"/>
          <w:marBottom w:val="0"/>
          <w:divBdr>
            <w:top w:val="none" w:sz="0" w:space="0" w:color="auto"/>
            <w:left w:val="none" w:sz="0" w:space="0" w:color="auto"/>
            <w:bottom w:val="none" w:sz="0" w:space="0" w:color="auto"/>
            <w:right w:val="none" w:sz="0" w:space="0" w:color="auto"/>
          </w:divBdr>
        </w:div>
        <w:div w:id="279344494">
          <w:marLeft w:val="640"/>
          <w:marRight w:val="0"/>
          <w:marTop w:val="0"/>
          <w:marBottom w:val="0"/>
          <w:divBdr>
            <w:top w:val="none" w:sz="0" w:space="0" w:color="auto"/>
            <w:left w:val="none" w:sz="0" w:space="0" w:color="auto"/>
            <w:bottom w:val="none" w:sz="0" w:space="0" w:color="auto"/>
            <w:right w:val="none" w:sz="0" w:space="0" w:color="auto"/>
          </w:divBdr>
        </w:div>
        <w:div w:id="398749510">
          <w:marLeft w:val="640"/>
          <w:marRight w:val="0"/>
          <w:marTop w:val="0"/>
          <w:marBottom w:val="0"/>
          <w:divBdr>
            <w:top w:val="none" w:sz="0" w:space="0" w:color="auto"/>
            <w:left w:val="none" w:sz="0" w:space="0" w:color="auto"/>
            <w:bottom w:val="none" w:sz="0" w:space="0" w:color="auto"/>
            <w:right w:val="none" w:sz="0" w:space="0" w:color="auto"/>
          </w:divBdr>
        </w:div>
        <w:div w:id="12846536">
          <w:marLeft w:val="640"/>
          <w:marRight w:val="0"/>
          <w:marTop w:val="0"/>
          <w:marBottom w:val="0"/>
          <w:divBdr>
            <w:top w:val="none" w:sz="0" w:space="0" w:color="auto"/>
            <w:left w:val="none" w:sz="0" w:space="0" w:color="auto"/>
            <w:bottom w:val="none" w:sz="0" w:space="0" w:color="auto"/>
            <w:right w:val="none" w:sz="0" w:space="0" w:color="auto"/>
          </w:divBdr>
        </w:div>
        <w:div w:id="1220634394">
          <w:marLeft w:val="640"/>
          <w:marRight w:val="0"/>
          <w:marTop w:val="0"/>
          <w:marBottom w:val="0"/>
          <w:divBdr>
            <w:top w:val="none" w:sz="0" w:space="0" w:color="auto"/>
            <w:left w:val="none" w:sz="0" w:space="0" w:color="auto"/>
            <w:bottom w:val="none" w:sz="0" w:space="0" w:color="auto"/>
            <w:right w:val="none" w:sz="0" w:space="0" w:color="auto"/>
          </w:divBdr>
        </w:div>
        <w:div w:id="1796096914">
          <w:marLeft w:val="640"/>
          <w:marRight w:val="0"/>
          <w:marTop w:val="0"/>
          <w:marBottom w:val="0"/>
          <w:divBdr>
            <w:top w:val="none" w:sz="0" w:space="0" w:color="auto"/>
            <w:left w:val="none" w:sz="0" w:space="0" w:color="auto"/>
            <w:bottom w:val="none" w:sz="0" w:space="0" w:color="auto"/>
            <w:right w:val="none" w:sz="0" w:space="0" w:color="auto"/>
          </w:divBdr>
        </w:div>
        <w:div w:id="1455908863">
          <w:marLeft w:val="640"/>
          <w:marRight w:val="0"/>
          <w:marTop w:val="0"/>
          <w:marBottom w:val="0"/>
          <w:divBdr>
            <w:top w:val="none" w:sz="0" w:space="0" w:color="auto"/>
            <w:left w:val="none" w:sz="0" w:space="0" w:color="auto"/>
            <w:bottom w:val="none" w:sz="0" w:space="0" w:color="auto"/>
            <w:right w:val="none" w:sz="0" w:space="0" w:color="auto"/>
          </w:divBdr>
        </w:div>
        <w:div w:id="1529374076">
          <w:marLeft w:val="640"/>
          <w:marRight w:val="0"/>
          <w:marTop w:val="0"/>
          <w:marBottom w:val="0"/>
          <w:divBdr>
            <w:top w:val="none" w:sz="0" w:space="0" w:color="auto"/>
            <w:left w:val="none" w:sz="0" w:space="0" w:color="auto"/>
            <w:bottom w:val="none" w:sz="0" w:space="0" w:color="auto"/>
            <w:right w:val="none" w:sz="0" w:space="0" w:color="auto"/>
          </w:divBdr>
        </w:div>
        <w:div w:id="1699351412">
          <w:marLeft w:val="640"/>
          <w:marRight w:val="0"/>
          <w:marTop w:val="0"/>
          <w:marBottom w:val="0"/>
          <w:divBdr>
            <w:top w:val="none" w:sz="0" w:space="0" w:color="auto"/>
            <w:left w:val="none" w:sz="0" w:space="0" w:color="auto"/>
            <w:bottom w:val="none" w:sz="0" w:space="0" w:color="auto"/>
            <w:right w:val="none" w:sz="0" w:space="0" w:color="auto"/>
          </w:divBdr>
        </w:div>
        <w:div w:id="1791969637">
          <w:marLeft w:val="640"/>
          <w:marRight w:val="0"/>
          <w:marTop w:val="0"/>
          <w:marBottom w:val="0"/>
          <w:divBdr>
            <w:top w:val="none" w:sz="0" w:space="0" w:color="auto"/>
            <w:left w:val="none" w:sz="0" w:space="0" w:color="auto"/>
            <w:bottom w:val="none" w:sz="0" w:space="0" w:color="auto"/>
            <w:right w:val="none" w:sz="0" w:space="0" w:color="auto"/>
          </w:divBdr>
        </w:div>
        <w:div w:id="1139542220">
          <w:marLeft w:val="640"/>
          <w:marRight w:val="0"/>
          <w:marTop w:val="0"/>
          <w:marBottom w:val="0"/>
          <w:divBdr>
            <w:top w:val="none" w:sz="0" w:space="0" w:color="auto"/>
            <w:left w:val="none" w:sz="0" w:space="0" w:color="auto"/>
            <w:bottom w:val="none" w:sz="0" w:space="0" w:color="auto"/>
            <w:right w:val="none" w:sz="0" w:space="0" w:color="auto"/>
          </w:divBdr>
        </w:div>
        <w:div w:id="224534009">
          <w:marLeft w:val="640"/>
          <w:marRight w:val="0"/>
          <w:marTop w:val="0"/>
          <w:marBottom w:val="0"/>
          <w:divBdr>
            <w:top w:val="none" w:sz="0" w:space="0" w:color="auto"/>
            <w:left w:val="none" w:sz="0" w:space="0" w:color="auto"/>
            <w:bottom w:val="none" w:sz="0" w:space="0" w:color="auto"/>
            <w:right w:val="none" w:sz="0" w:space="0" w:color="auto"/>
          </w:divBdr>
        </w:div>
        <w:div w:id="1720006754">
          <w:marLeft w:val="640"/>
          <w:marRight w:val="0"/>
          <w:marTop w:val="0"/>
          <w:marBottom w:val="0"/>
          <w:divBdr>
            <w:top w:val="none" w:sz="0" w:space="0" w:color="auto"/>
            <w:left w:val="none" w:sz="0" w:space="0" w:color="auto"/>
            <w:bottom w:val="none" w:sz="0" w:space="0" w:color="auto"/>
            <w:right w:val="none" w:sz="0" w:space="0" w:color="auto"/>
          </w:divBdr>
        </w:div>
        <w:div w:id="849489580">
          <w:marLeft w:val="640"/>
          <w:marRight w:val="0"/>
          <w:marTop w:val="0"/>
          <w:marBottom w:val="0"/>
          <w:divBdr>
            <w:top w:val="none" w:sz="0" w:space="0" w:color="auto"/>
            <w:left w:val="none" w:sz="0" w:space="0" w:color="auto"/>
            <w:bottom w:val="none" w:sz="0" w:space="0" w:color="auto"/>
            <w:right w:val="none" w:sz="0" w:space="0" w:color="auto"/>
          </w:divBdr>
        </w:div>
        <w:div w:id="556822187">
          <w:marLeft w:val="640"/>
          <w:marRight w:val="0"/>
          <w:marTop w:val="0"/>
          <w:marBottom w:val="0"/>
          <w:divBdr>
            <w:top w:val="none" w:sz="0" w:space="0" w:color="auto"/>
            <w:left w:val="none" w:sz="0" w:space="0" w:color="auto"/>
            <w:bottom w:val="none" w:sz="0" w:space="0" w:color="auto"/>
            <w:right w:val="none" w:sz="0" w:space="0" w:color="auto"/>
          </w:divBdr>
        </w:div>
        <w:div w:id="828599354">
          <w:marLeft w:val="640"/>
          <w:marRight w:val="0"/>
          <w:marTop w:val="0"/>
          <w:marBottom w:val="0"/>
          <w:divBdr>
            <w:top w:val="none" w:sz="0" w:space="0" w:color="auto"/>
            <w:left w:val="none" w:sz="0" w:space="0" w:color="auto"/>
            <w:bottom w:val="none" w:sz="0" w:space="0" w:color="auto"/>
            <w:right w:val="none" w:sz="0" w:space="0" w:color="auto"/>
          </w:divBdr>
        </w:div>
        <w:div w:id="364256781">
          <w:marLeft w:val="640"/>
          <w:marRight w:val="0"/>
          <w:marTop w:val="0"/>
          <w:marBottom w:val="0"/>
          <w:divBdr>
            <w:top w:val="none" w:sz="0" w:space="0" w:color="auto"/>
            <w:left w:val="none" w:sz="0" w:space="0" w:color="auto"/>
            <w:bottom w:val="none" w:sz="0" w:space="0" w:color="auto"/>
            <w:right w:val="none" w:sz="0" w:space="0" w:color="auto"/>
          </w:divBdr>
        </w:div>
        <w:div w:id="1617757086">
          <w:marLeft w:val="640"/>
          <w:marRight w:val="0"/>
          <w:marTop w:val="0"/>
          <w:marBottom w:val="0"/>
          <w:divBdr>
            <w:top w:val="none" w:sz="0" w:space="0" w:color="auto"/>
            <w:left w:val="none" w:sz="0" w:space="0" w:color="auto"/>
            <w:bottom w:val="none" w:sz="0" w:space="0" w:color="auto"/>
            <w:right w:val="none" w:sz="0" w:space="0" w:color="auto"/>
          </w:divBdr>
        </w:div>
        <w:div w:id="1472359397">
          <w:marLeft w:val="640"/>
          <w:marRight w:val="0"/>
          <w:marTop w:val="0"/>
          <w:marBottom w:val="0"/>
          <w:divBdr>
            <w:top w:val="none" w:sz="0" w:space="0" w:color="auto"/>
            <w:left w:val="none" w:sz="0" w:space="0" w:color="auto"/>
            <w:bottom w:val="none" w:sz="0" w:space="0" w:color="auto"/>
            <w:right w:val="none" w:sz="0" w:space="0" w:color="auto"/>
          </w:divBdr>
        </w:div>
        <w:div w:id="1186020274">
          <w:marLeft w:val="640"/>
          <w:marRight w:val="0"/>
          <w:marTop w:val="0"/>
          <w:marBottom w:val="0"/>
          <w:divBdr>
            <w:top w:val="none" w:sz="0" w:space="0" w:color="auto"/>
            <w:left w:val="none" w:sz="0" w:space="0" w:color="auto"/>
            <w:bottom w:val="none" w:sz="0" w:space="0" w:color="auto"/>
            <w:right w:val="none" w:sz="0" w:space="0" w:color="auto"/>
          </w:divBdr>
        </w:div>
        <w:div w:id="614141181">
          <w:marLeft w:val="640"/>
          <w:marRight w:val="0"/>
          <w:marTop w:val="0"/>
          <w:marBottom w:val="0"/>
          <w:divBdr>
            <w:top w:val="none" w:sz="0" w:space="0" w:color="auto"/>
            <w:left w:val="none" w:sz="0" w:space="0" w:color="auto"/>
            <w:bottom w:val="none" w:sz="0" w:space="0" w:color="auto"/>
            <w:right w:val="none" w:sz="0" w:space="0" w:color="auto"/>
          </w:divBdr>
        </w:div>
        <w:div w:id="1207908065">
          <w:marLeft w:val="640"/>
          <w:marRight w:val="0"/>
          <w:marTop w:val="0"/>
          <w:marBottom w:val="0"/>
          <w:divBdr>
            <w:top w:val="none" w:sz="0" w:space="0" w:color="auto"/>
            <w:left w:val="none" w:sz="0" w:space="0" w:color="auto"/>
            <w:bottom w:val="none" w:sz="0" w:space="0" w:color="auto"/>
            <w:right w:val="none" w:sz="0" w:space="0" w:color="auto"/>
          </w:divBdr>
        </w:div>
        <w:div w:id="1664159072">
          <w:marLeft w:val="640"/>
          <w:marRight w:val="0"/>
          <w:marTop w:val="0"/>
          <w:marBottom w:val="0"/>
          <w:divBdr>
            <w:top w:val="none" w:sz="0" w:space="0" w:color="auto"/>
            <w:left w:val="none" w:sz="0" w:space="0" w:color="auto"/>
            <w:bottom w:val="none" w:sz="0" w:space="0" w:color="auto"/>
            <w:right w:val="none" w:sz="0" w:space="0" w:color="auto"/>
          </w:divBdr>
        </w:div>
        <w:div w:id="489908221">
          <w:marLeft w:val="640"/>
          <w:marRight w:val="0"/>
          <w:marTop w:val="0"/>
          <w:marBottom w:val="0"/>
          <w:divBdr>
            <w:top w:val="none" w:sz="0" w:space="0" w:color="auto"/>
            <w:left w:val="none" w:sz="0" w:space="0" w:color="auto"/>
            <w:bottom w:val="none" w:sz="0" w:space="0" w:color="auto"/>
            <w:right w:val="none" w:sz="0" w:space="0" w:color="auto"/>
          </w:divBdr>
        </w:div>
        <w:div w:id="39742813">
          <w:marLeft w:val="640"/>
          <w:marRight w:val="0"/>
          <w:marTop w:val="0"/>
          <w:marBottom w:val="0"/>
          <w:divBdr>
            <w:top w:val="none" w:sz="0" w:space="0" w:color="auto"/>
            <w:left w:val="none" w:sz="0" w:space="0" w:color="auto"/>
            <w:bottom w:val="none" w:sz="0" w:space="0" w:color="auto"/>
            <w:right w:val="none" w:sz="0" w:space="0" w:color="auto"/>
          </w:divBdr>
        </w:div>
        <w:div w:id="762455407">
          <w:marLeft w:val="640"/>
          <w:marRight w:val="0"/>
          <w:marTop w:val="0"/>
          <w:marBottom w:val="0"/>
          <w:divBdr>
            <w:top w:val="none" w:sz="0" w:space="0" w:color="auto"/>
            <w:left w:val="none" w:sz="0" w:space="0" w:color="auto"/>
            <w:bottom w:val="none" w:sz="0" w:space="0" w:color="auto"/>
            <w:right w:val="none" w:sz="0" w:space="0" w:color="auto"/>
          </w:divBdr>
        </w:div>
        <w:div w:id="695156111">
          <w:marLeft w:val="640"/>
          <w:marRight w:val="0"/>
          <w:marTop w:val="0"/>
          <w:marBottom w:val="0"/>
          <w:divBdr>
            <w:top w:val="none" w:sz="0" w:space="0" w:color="auto"/>
            <w:left w:val="none" w:sz="0" w:space="0" w:color="auto"/>
            <w:bottom w:val="none" w:sz="0" w:space="0" w:color="auto"/>
            <w:right w:val="none" w:sz="0" w:space="0" w:color="auto"/>
          </w:divBdr>
        </w:div>
        <w:div w:id="1095521323">
          <w:marLeft w:val="640"/>
          <w:marRight w:val="0"/>
          <w:marTop w:val="0"/>
          <w:marBottom w:val="0"/>
          <w:divBdr>
            <w:top w:val="none" w:sz="0" w:space="0" w:color="auto"/>
            <w:left w:val="none" w:sz="0" w:space="0" w:color="auto"/>
            <w:bottom w:val="none" w:sz="0" w:space="0" w:color="auto"/>
            <w:right w:val="none" w:sz="0" w:space="0" w:color="auto"/>
          </w:divBdr>
        </w:div>
        <w:div w:id="567887556">
          <w:marLeft w:val="640"/>
          <w:marRight w:val="0"/>
          <w:marTop w:val="0"/>
          <w:marBottom w:val="0"/>
          <w:divBdr>
            <w:top w:val="none" w:sz="0" w:space="0" w:color="auto"/>
            <w:left w:val="none" w:sz="0" w:space="0" w:color="auto"/>
            <w:bottom w:val="none" w:sz="0" w:space="0" w:color="auto"/>
            <w:right w:val="none" w:sz="0" w:space="0" w:color="auto"/>
          </w:divBdr>
        </w:div>
        <w:div w:id="1525171403">
          <w:marLeft w:val="640"/>
          <w:marRight w:val="0"/>
          <w:marTop w:val="0"/>
          <w:marBottom w:val="0"/>
          <w:divBdr>
            <w:top w:val="none" w:sz="0" w:space="0" w:color="auto"/>
            <w:left w:val="none" w:sz="0" w:space="0" w:color="auto"/>
            <w:bottom w:val="none" w:sz="0" w:space="0" w:color="auto"/>
            <w:right w:val="none" w:sz="0" w:space="0" w:color="auto"/>
          </w:divBdr>
        </w:div>
        <w:div w:id="921178495">
          <w:marLeft w:val="640"/>
          <w:marRight w:val="0"/>
          <w:marTop w:val="0"/>
          <w:marBottom w:val="0"/>
          <w:divBdr>
            <w:top w:val="none" w:sz="0" w:space="0" w:color="auto"/>
            <w:left w:val="none" w:sz="0" w:space="0" w:color="auto"/>
            <w:bottom w:val="none" w:sz="0" w:space="0" w:color="auto"/>
            <w:right w:val="none" w:sz="0" w:space="0" w:color="auto"/>
          </w:divBdr>
        </w:div>
        <w:div w:id="973366307">
          <w:marLeft w:val="640"/>
          <w:marRight w:val="0"/>
          <w:marTop w:val="0"/>
          <w:marBottom w:val="0"/>
          <w:divBdr>
            <w:top w:val="none" w:sz="0" w:space="0" w:color="auto"/>
            <w:left w:val="none" w:sz="0" w:space="0" w:color="auto"/>
            <w:bottom w:val="none" w:sz="0" w:space="0" w:color="auto"/>
            <w:right w:val="none" w:sz="0" w:space="0" w:color="auto"/>
          </w:divBdr>
        </w:div>
        <w:div w:id="1027831125">
          <w:marLeft w:val="640"/>
          <w:marRight w:val="0"/>
          <w:marTop w:val="0"/>
          <w:marBottom w:val="0"/>
          <w:divBdr>
            <w:top w:val="none" w:sz="0" w:space="0" w:color="auto"/>
            <w:left w:val="none" w:sz="0" w:space="0" w:color="auto"/>
            <w:bottom w:val="none" w:sz="0" w:space="0" w:color="auto"/>
            <w:right w:val="none" w:sz="0" w:space="0" w:color="auto"/>
          </w:divBdr>
        </w:div>
        <w:div w:id="1467745252">
          <w:marLeft w:val="640"/>
          <w:marRight w:val="0"/>
          <w:marTop w:val="0"/>
          <w:marBottom w:val="0"/>
          <w:divBdr>
            <w:top w:val="none" w:sz="0" w:space="0" w:color="auto"/>
            <w:left w:val="none" w:sz="0" w:space="0" w:color="auto"/>
            <w:bottom w:val="none" w:sz="0" w:space="0" w:color="auto"/>
            <w:right w:val="none" w:sz="0" w:space="0" w:color="auto"/>
          </w:divBdr>
        </w:div>
        <w:div w:id="1269238918">
          <w:marLeft w:val="640"/>
          <w:marRight w:val="0"/>
          <w:marTop w:val="0"/>
          <w:marBottom w:val="0"/>
          <w:divBdr>
            <w:top w:val="none" w:sz="0" w:space="0" w:color="auto"/>
            <w:left w:val="none" w:sz="0" w:space="0" w:color="auto"/>
            <w:bottom w:val="none" w:sz="0" w:space="0" w:color="auto"/>
            <w:right w:val="none" w:sz="0" w:space="0" w:color="auto"/>
          </w:divBdr>
        </w:div>
        <w:div w:id="136605771">
          <w:marLeft w:val="640"/>
          <w:marRight w:val="0"/>
          <w:marTop w:val="0"/>
          <w:marBottom w:val="0"/>
          <w:divBdr>
            <w:top w:val="none" w:sz="0" w:space="0" w:color="auto"/>
            <w:left w:val="none" w:sz="0" w:space="0" w:color="auto"/>
            <w:bottom w:val="none" w:sz="0" w:space="0" w:color="auto"/>
            <w:right w:val="none" w:sz="0" w:space="0" w:color="auto"/>
          </w:divBdr>
        </w:div>
        <w:div w:id="660617132">
          <w:marLeft w:val="640"/>
          <w:marRight w:val="0"/>
          <w:marTop w:val="0"/>
          <w:marBottom w:val="0"/>
          <w:divBdr>
            <w:top w:val="none" w:sz="0" w:space="0" w:color="auto"/>
            <w:left w:val="none" w:sz="0" w:space="0" w:color="auto"/>
            <w:bottom w:val="none" w:sz="0" w:space="0" w:color="auto"/>
            <w:right w:val="none" w:sz="0" w:space="0" w:color="auto"/>
          </w:divBdr>
        </w:div>
        <w:div w:id="1588685118">
          <w:marLeft w:val="640"/>
          <w:marRight w:val="0"/>
          <w:marTop w:val="0"/>
          <w:marBottom w:val="0"/>
          <w:divBdr>
            <w:top w:val="none" w:sz="0" w:space="0" w:color="auto"/>
            <w:left w:val="none" w:sz="0" w:space="0" w:color="auto"/>
            <w:bottom w:val="none" w:sz="0" w:space="0" w:color="auto"/>
            <w:right w:val="none" w:sz="0" w:space="0" w:color="auto"/>
          </w:divBdr>
        </w:div>
        <w:div w:id="154033981">
          <w:marLeft w:val="640"/>
          <w:marRight w:val="0"/>
          <w:marTop w:val="0"/>
          <w:marBottom w:val="0"/>
          <w:divBdr>
            <w:top w:val="none" w:sz="0" w:space="0" w:color="auto"/>
            <w:left w:val="none" w:sz="0" w:space="0" w:color="auto"/>
            <w:bottom w:val="none" w:sz="0" w:space="0" w:color="auto"/>
            <w:right w:val="none" w:sz="0" w:space="0" w:color="auto"/>
          </w:divBdr>
        </w:div>
        <w:div w:id="1095982140">
          <w:marLeft w:val="640"/>
          <w:marRight w:val="0"/>
          <w:marTop w:val="0"/>
          <w:marBottom w:val="0"/>
          <w:divBdr>
            <w:top w:val="none" w:sz="0" w:space="0" w:color="auto"/>
            <w:left w:val="none" w:sz="0" w:space="0" w:color="auto"/>
            <w:bottom w:val="none" w:sz="0" w:space="0" w:color="auto"/>
            <w:right w:val="none" w:sz="0" w:space="0" w:color="auto"/>
          </w:divBdr>
        </w:div>
        <w:div w:id="208685531">
          <w:marLeft w:val="640"/>
          <w:marRight w:val="0"/>
          <w:marTop w:val="0"/>
          <w:marBottom w:val="0"/>
          <w:divBdr>
            <w:top w:val="none" w:sz="0" w:space="0" w:color="auto"/>
            <w:left w:val="none" w:sz="0" w:space="0" w:color="auto"/>
            <w:bottom w:val="none" w:sz="0" w:space="0" w:color="auto"/>
            <w:right w:val="none" w:sz="0" w:space="0" w:color="auto"/>
          </w:divBdr>
        </w:div>
        <w:div w:id="31271828">
          <w:marLeft w:val="640"/>
          <w:marRight w:val="0"/>
          <w:marTop w:val="0"/>
          <w:marBottom w:val="0"/>
          <w:divBdr>
            <w:top w:val="none" w:sz="0" w:space="0" w:color="auto"/>
            <w:left w:val="none" w:sz="0" w:space="0" w:color="auto"/>
            <w:bottom w:val="none" w:sz="0" w:space="0" w:color="auto"/>
            <w:right w:val="none" w:sz="0" w:space="0" w:color="auto"/>
          </w:divBdr>
        </w:div>
        <w:div w:id="1365640999">
          <w:marLeft w:val="640"/>
          <w:marRight w:val="0"/>
          <w:marTop w:val="0"/>
          <w:marBottom w:val="0"/>
          <w:divBdr>
            <w:top w:val="none" w:sz="0" w:space="0" w:color="auto"/>
            <w:left w:val="none" w:sz="0" w:space="0" w:color="auto"/>
            <w:bottom w:val="none" w:sz="0" w:space="0" w:color="auto"/>
            <w:right w:val="none" w:sz="0" w:space="0" w:color="auto"/>
          </w:divBdr>
        </w:div>
        <w:div w:id="1559782761">
          <w:marLeft w:val="640"/>
          <w:marRight w:val="0"/>
          <w:marTop w:val="0"/>
          <w:marBottom w:val="0"/>
          <w:divBdr>
            <w:top w:val="none" w:sz="0" w:space="0" w:color="auto"/>
            <w:left w:val="none" w:sz="0" w:space="0" w:color="auto"/>
            <w:bottom w:val="none" w:sz="0" w:space="0" w:color="auto"/>
            <w:right w:val="none" w:sz="0" w:space="0" w:color="auto"/>
          </w:divBdr>
        </w:div>
        <w:div w:id="255596908">
          <w:marLeft w:val="640"/>
          <w:marRight w:val="0"/>
          <w:marTop w:val="0"/>
          <w:marBottom w:val="0"/>
          <w:divBdr>
            <w:top w:val="none" w:sz="0" w:space="0" w:color="auto"/>
            <w:left w:val="none" w:sz="0" w:space="0" w:color="auto"/>
            <w:bottom w:val="none" w:sz="0" w:space="0" w:color="auto"/>
            <w:right w:val="none" w:sz="0" w:space="0" w:color="auto"/>
          </w:divBdr>
        </w:div>
        <w:div w:id="1443258039">
          <w:marLeft w:val="640"/>
          <w:marRight w:val="0"/>
          <w:marTop w:val="0"/>
          <w:marBottom w:val="0"/>
          <w:divBdr>
            <w:top w:val="none" w:sz="0" w:space="0" w:color="auto"/>
            <w:left w:val="none" w:sz="0" w:space="0" w:color="auto"/>
            <w:bottom w:val="none" w:sz="0" w:space="0" w:color="auto"/>
            <w:right w:val="none" w:sz="0" w:space="0" w:color="auto"/>
          </w:divBdr>
        </w:div>
        <w:div w:id="944847893">
          <w:marLeft w:val="640"/>
          <w:marRight w:val="0"/>
          <w:marTop w:val="0"/>
          <w:marBottom w:val="0"/>
          <w:divBdr>
            <w:top w:val="none" w:sz="0" w:space="0" w:color="auto"/>
            <w:left w:val="none" w:sz="0" w:space="0" w:color="auto"/>
            <w:bottom w:val="none" w:sz="0" w:space="0" w:color="auto"/>
            <w:right w:val="none" w:sz="0" w:space="0" w:color="auto"/>
          </w:divBdr>
        </w:div>
        <w:div w:id="179202559">
          <w:marLeft w:val="640"/>
          <w:marRight w:val="0"/>
          <w:marTop w:val="0"/>
          <w:marBottom w:val="0"/>
          <w:divBdr>
            <w:top w:val="none" w:sz="0" w:space="0" w:color="auto"/>
            <w:left w:val="none" w:sz="0" w:space="0" w:color="auto"/>
            <w:bottom w:val="none" w:sz="0" w:space="0" w:color="auto"/>
            <w:right w:val="none" w:sz="0" w:space="0" w:color="auto"/>
          </w:divBdr>
        </w:div>
        <w:div w:id="110562564">
          <w:marLeft w:val="640"/>
          <w:marRight w:val="0"/>
          <w:marTop w:val="0"/>
          <w:marBottom w:val="0"/>
          <w:divBdr>
            <w:top w:val="none" w:sz="0" w:space="0" w:color="auto"/>
            <w:left w:val="none" w:sz="0" w:space="0" w:color="auto"/>
            <w:bottom w:val="none" w:sz="0" w:space="0" w:color="auto"/>
            <w:right w:val="none" w:sz="0" w:space="0" w:color="auto"/>
          </w:divBdr>
        </w:div>
        <w:div w:id="1519462426">
          <w:marLeft w:val="640"/>
          <w:marRight w:val="0"/>
          <w:marTop w:val="0"/>
          <w:marBottom w:val="0"/>
          <w:divBdr>
            <w:top w:val="none" w:sz="0" w:space="0" w:color="auto"/>
            <w:left w:val="none" w:sz="0" w:space="0" w:color="auto"/>
            <w:bottom w:val="none" w:sz="0" w:space="0" w:color="auto"/>
            <w:right w:val="none" w:sz="0" w:space="0" w:color="auto"/>
          </w:divBdr>
        </w:div>
        <w:div w:id="1988513984">
          <w:marLeft w:val="640"/>
          <w:marRight w:val="0"/>
          <w:marTop w:val="0"/>
          <w:marBottom w:val="0"/>
          <w:divBdr>
            <w:top w:val="none" w:sz="0" w:space="0" w:color="auto"/>
            <w:left w:val="none" w:sz="0" w:space="0" w:color="auto"/>
            <w:bottom w:val="none" w:sz="0" w:space="0" w:color="auto"/>
            <w:right w:val="none" w:sz="0" w:space="0" w:color="auto"/>
          </w:divBdr>
        </w:div>
        <w:div w:id="3746622">
          <w:marLeft w:val="640"/>
          <w:marRight w:val="0"/>
          <w:marTop w:val="0"/>
          <w:marBottom w:val="0"/>
          <w:divBdr>
            <w:top w:val="none" w:sz="0" w:space="0" w:color="auto"/>
            <w:left w:val="none" w:sz="0" w:space="0" w:color="auto"/>
            <w:bottom w:val="none" w:sz="0" w:space="0" w:color="auto"/>
            <w:right w:val="none" w:sz="0" w:space="0" w:color="auto"/>
          </w:divBdr>
        </w:div>
        <w:div w:id="164636326">
          <w:marLeft w:val="640"/>
          <w:marRight w:val="0"/>
          <w:marTop w:val="0"/>
          <w:marBottom w:val="0"/>
          <w:divBdr>
            <w:top w:val="none" w:sz="0" w:space="0" w:color="auto"/>
            <w:left w:val="none" w:sz="0" w:space="0" w:color="auto"/>
            <w:bottom w:val="none" w:sz="0" w:space="0" w:color="auto"/>
            <w:right w:val="none" w:sz="0" w:space="0" w:color="auto"/>
          </w:divBdr>
        </w:div>
        <w:div w:id="1000932208">
          <w:marLeft w:val="640"/>
          <w:marRight w:val="0"/>
          <w:marTop w:val="0"/>
          <w:marBottom w:val="0"/>
          <w:divBdr>
            <w:top w:val="none" w:sz="0" w:space="0" w:color="auto"/>
            <w:left w:val="none" w:sz="0" w:space="0" w:color="auto"/>
            <w:bottom w:val="none" w:sz="0" w:space="0" w:color="auto"/>
            <w:right w:val="none" w:sz="0" w:space="0" w:color="auto"/>
          </w:divBdr>
        </w:div>
        <w:div w:id="1893881163">
          <w:marLeft w:val="640"/>
          <w:marRight w:val="0"/>
          <w:marTop w:val="0"/>
          <w:marBottom w:val="0"/>
          <w:divBdr>
            <w:top w:val="none" w:sz="0" w:space="0" w:color="auto"/>
            <w:left w:val="none" w:sz="0" w:space="0" w:color="auto"/>
            <w:bottom w:val="none" w:sz="0" w:space="0" w:color="auto"/>
            <w:right w:val="none" w:sz="0" w:space="0" w:color="auto"/>
          </w:divBdr>
        </w:div>
        <w:div w:id="1323655102">
          <w:marLeft w:val="640"/>
          <w:marRight w:val="0"/>
          <w:marTop w:val="0"/>
          <w:marBottom w:val="0"/>
          <w:divBdr>
            <w:top w:val="none" w:sz="0" w:space="0" w:color="auto"/>
            <w:left w:val="none" w:sz="0" w:space="0" w:color="auto"/>
            <w:bottom w:val="none" w:sz="0" w:space="0" w:color="auto"/>
            <w:right w:val="none" w:sz="0" w:space="0" w:color="auto"/>
          </w:divBdr>
        </w:div>
        <w:div w:id="552816291">
          <w:marLeft w:val="640"/>
          <w:marRight w:val="0"/>
          <w:marTop w:val="0"/>
          <w:marBottom w:val="0"/>
          <w:divBdr>
            <w:top w:val="none" w:sz="0" w:space="0" w:color="auto"/>
            <w:left w:val="none" w:sz="0" w:space="0" w:color="auto"/>
            <w:bottom w:val="none" w:sz="0" w:space="0" w:color="auto"/>
            <w:right w:val="none" w:sz="0" w:space="0" w:color="auto"/>
          </w:divBdr>
        </w:div>
        <w:div w:id="1702587180">
          <w:marLeft w:val="640"/>
          <w:marRight w:val="0"/>
          <w:marTop w:val="0"/>
          <w:marBottom w:val="0"/>
          <w:divBdr>
            <w:top w:val="none" w:sz="0" w:space="0" w:color="auto"/>
            <w:left w:val="none" w:sz="0" w:space="0" w:color="auto"/>
            <w:bottom w:val="none" w:sz="0" w:space="0" w:color="auto"/>
            <w:right w:val="none" w:sz="0" w:space="0" w:color="auto"/>
          </w:divBdr>
        </w:div>
        <w:div w:id="315645558">
          <w:marLeft w:val="640"/>
          <w:marRight w:val="0"/>
          <w:marTop w:val="0"/>
          <w:marBottom w:val="0"/>
          <w:divBdr>
            <w:top w:val="none" w:sz="0" w:space="0" w:color="auto"/>
            <w:left w:val="none" w:sz="0" w:space="0" w:color="auto"/>
            <w:bottom w:val="none" w:sz="0" w:space="0" w:color="auto"/>
            <w:right w:val="none" w:sz="0" w:space="0" w:color="auto"/>
          </w:divBdr>
        </w:div>
        <w:div w:id="1727754463">
          <w:marLeft w:val="640"/>
          <w:marRight w:val="0"/>
          <w:marTop w:val="0"/>
          <w:marBottom w:val="0"/>
          <w:divBdr>
            <w:top w:val="none" w:sz="0" w:space="0" w:color="auto"/>
            <w:left w:val="none" w:sz="0" w:space="0" w:color="auto"/>
            <w:bottom w:val="none" w:sz="0" w:space="0" w:color="auto"/>
            <w:right w:val="none" w:sz="0" w:space="0" w:color="auto"/>
          </w:divBdr>
        </w:div>
        <w:div w:id="1001541253">
          <w:marLeft w:val="640"/>
          <w:marRight w:val="0"/>
          <w:marTop w:val="0"/>
          <w:marBottom w:val="0"/>
          <w:divBdr>
            <w:top w:val="none" w:sz="0" w:space="0" w:color="auto"/>
            <w:left w:val="none" w:sz="0" w:space="0" w:color="auto"/>
            <w:bottom w:val="none" w:sz="0" w:space="0" w:color="auto"/>
            <w:right w:val="none" w:sz="0" w:space="0" w:color="auto"/>
          </w:divBdr>
        </w:div>
        <w:div w:id="1459832526">
          <w:marLeft w:val="640"/>
          <w:marRight w:val="0"/>
          <w:marTop w:val="0"/>
          <w:marBottom w:val="0"/>
          <w:divBdr>
            <w:top w:val="none" w:sz="0" w:space="0" w:color="auto"/>
            <w:left w:val="none" w:sz="0" w:space="0" w:color="auto"/>
            <w:bottom w:val="none" w:sz="0" w:space="0" w:color="auto"/>
            <w:right w:val="none" w:sz="0" w:space="0" w:color="auto"/>
          </w:divBdr>
        </w:div>
        <w:div w:id="1618833282">
          <w:marLeft w:val="640"/>
          <w:marRight w:val="0"/>
          <w:marTop w:val="0"/>
          <w:marBottom w:val="0"/>
          <w:divBdr>
            <w:top w:val="none" w:sz="0" w:space="0" w:color="auto"/>
            <w:left w:val="none" w:sz="0" w:space="0" w:color="auto"/>
            <w:bottom w:val="none" w:sz="0" w:space="0" w:color="auto"/>
            <w:right w:val="none" w:sz="0" w:space="0" w:color="auto"/>
          </w:divBdr>
        </w:div>
        <w:div w:id="2059864022">
          <w:marLeft w:val="640"/>
          <w:marRight w:val="0"/>
          <w:marTop w:val="0"/>
          <w:marBottom w:val="0"/>
          <w:divBdr>
            <w:top w:val="none" w:sz="0" w:space="0" w:color="auto"/>
            <w:left w:val="none" w:sz="0" w:space="0" w:color="auto"/>
            <w:bottom w:val="none" w:sz="0" w:space="0" w:color="auto"/>
            <w:right w:val="none" w:sz="0" w:space="0" w:color="auto"/>
          </w:divBdr>
        </w:div>
        <w:div w:id="947615554">
          <w:marLeft w:val="640"/>
          <w:marRight w:val="0"/>
          <w:marTop w:val="0"/>
          <w:marBottom w:val="0"/>
          <w:divBdr>
            <w:top w:val="none" w:sz="0" w:space="0" w:color="auto"/>
            <w:left w:val="none" w:sz="0" w:space="0" w:color="auto"/>
            <w:bottom w:val="none" w:sz="0" w:space="0" w:color="auto"/>
            <w:right w:val="none" w:sz="0" w:space="0" w:color="auto"/>
          </w:divBdr>
        </w:div>
        <w:div w:id="1211186198">
          <w:marLeft w:val="640"/>
          <w:marRight w:val="0"/>
          <w:marTop w:val="0"/>
          <w:marBottom w:val="0"/>
          <w:divBdr>
            <w:top w:val="none" w:sz="0" w:space="0" w:color="auto"/>
            <w:left w:val="none" w:sz="0" w:space="0" w:color="auto"/>
            <w:bottom w:val="none" w:sz="0" w:space="0" w:color="auto"/>
            <w:right w:val="none" w:sz="0" w:space="0" w:color="auto"/>
          </w:divBdr>
        </w:div>
        <w:div w:id="797722049">
          <w:marLeft w:val="640"/>
          <w:marRight w:val="0"/>
          <w:marTop w:val="0"/>
          <w:marBottom w:val="0"/>
          <w:divBdr>
            <w:top w:val="none" w:sz="0" w:space="0" w:color="auto"/>
            <w:left w:val="none" w:sz="0" w:space="0" w:color="auto"/>
            <w:bottom w:val="none" w:sz="0" w:space="0" w:color="auto"/>
            <w:right w:val="none" w:sz="0" w:space="0" w:color="auto"/>
          </w:divBdr>
        </w:div>
        <w:div w:id="698817751">
          <w:marLeft w:val="640"/>
          <w:marRight w:val="0"/>
          <w:marTop w:val="0"/>
          <w:marBottom w:val="0"/>
          <w:divBdr>
            <w:top w:val="none" w:sz="0" w:space="0" w:color="auto"/>
            <w:left w:val="none" w:sz="0" w:space="0" w:color="auto"/>
            <w:bottom w:val="none" w:sz="0" w:space="0" w:color="auto"/>
            <w:right w:val="none" w:sz="0" w:space="0" w:color="auto"/>
          </w:divBdr>
        </w:div>
        <w:div w:id="1786774617">
          <w:marLeft w:val="640"/>
          <w:marRight w:val="0"/>
          <w:marTop w:val="0"/>
          <w:marBottom w:val="0"/>
          <w:divBdr>
            <w:top w:val="none" w:sz="0" w:space="0" w:color="auto"/>
            <w:left w:val="none" w:sz="0" w:space="0" w:color="auto"/>
            <w:bottom w:val="none" w:sz="0" w:space="0" w:color="auto"/>
            <w:right w:val="none" w:sz="0" w:space="0" w:color="auto"/>
          </w:divBdr>
        </w:div>
        <w:div w:id="1698122052">
          <w:marLeft w:val="640"/>
          <w:marRight w:val="0"/>
          <w:marTop w:val="0"/>
          <w:marBottom w:val="0"/>
          <w:divBdr>
            <w:top w:val="none" w:sz="0" w:space="0" w:color="auto"/>
            <w:left w:val="none" w:sz="0" w:space="0" w:color="auto"/>
            <w:bottom w:val="none" w:sz="0" w:space="0" w:color="auto"/>
            <w:right w:val="none" w:sz="0" w:space="0" w:color="auto"/>
          </w:divBdr>
        </w:div>
        <w:div w:id="1104300088">
          <w:marLeft w:val="640"/>
          <w:marRight w:val="0"/>
          <w:marTop w:val="0"/>
          <w:marBottom w:val="0"/>
          <w:divBdr>
            <w:top w:val="none" w:sz="0" w:space="0" w:color="auto"/>
            <w:left w:val="none" w:sz="0" w:space="0" w:color="auto"/>
            <w:bottom w:val="none" w:sz="0" w:space="0" w:color="auto"/>
            <w:right w:val="none" w:sz="0" w:space="0" w:color="auto"/>
          </w:divBdr>
        </w:div>
        <w:div w:id="914172697">
          <w:marLeft w:val="640"/>
          <w:marRight w:val="0"/>
          <w:marTop w:val="0"/>
          <w:marBottom w:val="0"/>
          <w:divBdr>
            <w:top w:val="none" w:sz="0" w:space="0" w:color="auto"/>
            <w:left w:val="none" w:sz="0" w:space="0" w:color="auto"/>
            <w:bottom w:val="none" w:sz="0" w:space="0" w:color="auto"/>
            <w:right w:val="none" w:sz="0" w:space="0" w:color="auto"/>
          </w:divBdr>
        </w:div>
        <w:div w:id="2053993684">
          <w:marLeft w:val="640"/>
          <w:marRight w:val="0"/>
          <w:marTop w:val="0"/>
          <w:marBottom w:val="0"/>
          <w:divBdr>
            <w:top w:val="none" w:sz="0" w:space="0" w:color="auto"/>
            <w:left w:val="none" w:sz="0" w:space="0" w:color="auto"/>
            <w:bottom w:val="none" w:sz="0" w:space="0" w:color="auto"/>
            <w:right w:val="none" w:sz="0" w:space="0" w:color="auto"/>
          </w:divBdr>
        </w:div>
        <w:div w:id="20476830">
          <w:marLeft w:val="640"/>
          <w:marRight w:val="0"/>
          <w:marTop w:val="0"/>
          <w:marBottom w:val="0"/>
          <w:divBdr>
            <w:top w:val="none" w:sz="0" w:space="0" w:color="auto"/>
            <w:left w:val="none" w:sz="0" w:space="0" w:color="auto"/>
            <w:bottom w:val="none" w:sz="0" w:space="0" w:color="auto"/>
            <w:right w:val="none" w:sz="0" w:space="0" w:color="auto"/>
          </w:divBdr>
        </w:div>
        <w:div w:id="464397416">
          <w:marLeft w:val="640"/>
          <w:marRight w:val="0"/>
          <w:marTop w:val="0"/>
          <w:marBottom w:val="0"/>
          <w:divBdr>
            <w:top w:val="none" w:sz="0" w:space="0" w:color="auto"/>
            <w:left w:val="none" w:sz="0" w:space="0" w:color="auto"/>
            <w:bottom w:val="none" w:sz="0" w:space="0" w:color="auto"/>
            <w:right w:val="none" w:sz="0" w:space="0" w:color="auto"/>
          </w:divBdr>
        </w:div>
        <w:div w:id="788281087">
          <w:marLeft w:val="640"/>
          <w:marRight w:val="0"/>
          <w:marTop w:val="0"/>
          <w:marBottom w:val="0"/>
          <w:divBdr>
            <w:top w:val="none" w:sz="0" w:space="0" w:color="auto"/>
            <w:left w:val="none" w:sz="0" w:space="0" w:color="auto"/>
            <w:bottom w:val="none" w:sz="0" w:space="0" w:color="auto"/>
            <w:right w:val="none" w:sz="0" w:space="0" w:color="auto"/>
          </w:divBdr>
        </w:div>
        <w:div w:id="1669168949">
          <w:marLeft w:val="640"/>
          <w:marRight w:val="0"/>
          <w:marTop w:val="0"/>
          <w:marBottom w:val="0"/>
          <w:divBdr>
            <w:top w:val="none" w:sz="0" w:space="0" w:color="auto"/>
            <w:left w:val="none" w:sz="0" w:space="0" w:color="auto"/>
            <w:bottom w:val="none" w:sz="0" w:space="0" w:color="auto"/>
            <w:right w:val="none" w:sz="0" w:space="0" w:color="auto"/>
          </w:divBdr>
        </w:div>
        <w:div w:id="1136681889">
          <w:marLeft w:val="640"/>
          <w:marRight w:val="0"/>
          <w:marTop w:val="0"/>
          <w:marBottom w:val="0"/>
          <w:divBdr>
            <w:top w:val="none" w:sz="0" w:space="0" w:color="auto"/>
            <w:left w:val="none" w:sz="0" w:space="0" w:color="auto"/>
            <w:bottom w:val="none" w:sz="0" w:space="0" w:color="auto"/>
            <w:right w:val="none" w:sz="0" w:space="0" w:color="auto"/>
          </w:divBdr>
        </w:div>
        <w:div w:id="1109854648">
          <w:marLeft w:val="640"/>
          <w:marRight w:val="0"/>
          <w:marTop w:val="0"/>
          <w:marBottom w:val="0"/>
          <w:divBdr>
            <w:top w:val="none" w:sz="0" w:space="0" w:color="auto"/>
            <w:left w:val="none" w:sz="0" w:space="0" w:color="auto"/>
            <w:bottom w:val="none" w:sz="0" w:space="0" w:color="auto"/>
            <w:right w:val="none" w:sz="0" w:space="0" w:color="auto"/>
          </w:divBdr>
        </w:div>
        <w:div w:id="1703825678">
          <w:marLeft w:val="640"/>
          <w:marRight w:val="0"/>
          <w:marTop w:val="0"/>
          <w:marBottom w:val="0"/>
          <w:divBdr>
            <w:top w:val="none" w:sz="0" w:space="0" w:color="auto"/>
            <w:left w:val="none" w:sz="0" w:space="0" w:color="auto"/>
            <w:bottom w:val="none" w:sz="0" w:space="0" w:color="auto"/>
            <w:right w:val="none" w:sz="0" w:space="0" w:color="auto"/>
          </w:divBdr>
        </w:div>
        <w:div w:id="555047941">
          <w:marLeft w:val="640"/>
          <w:marRight w:val="0"/>
          <w:marTop w:val="0"/>
          <w:marBottom w:val="0"/>
          <w:divBdr>
            <w:top w:val="none" w:sz="0" w:space="0" w:color="auto"/>
            <w:left w:val="none" w:sz="0" w:space="0" w:color="auto"/>
            <w:bottom w:val="none" w:sz="0" w:space="0" w:color="auto"/>
            <w:right w:val="none" w:sz="0" w:space="0" w:color="auto"/>
          </w:divBdr>
        </w:div>
        <w:div w:id="1212578249">
          <w:marLeft w:val="640"/>
          <w:marRight w:val="0"/>
          <w:marTop w:val="0"/>
          <w:marBottom w:val="0"/>
          <w:divBdr>
            <w:top w:val="none" w:sz="0" w:space="0" w:color="auto"/>
            <w:left w:val="none" w:sz="0" w:space="0" w:color="auto"/>
            <w:bottom w:val="none" w:sz="0" w:space="0" w:color="auto"/>
            <w:right w:val="none" w:sz="0" w:space="0" w:color="auto"/>
          </w:divBdr>
        </w:div>
        <w:div w:id="822739328">
          <w:marLeft w:val="640"/>
          <w:marRight w:val="0"/>
          <w:marTop w:val="0"/>
          <w:marBottom w:val="0"/>
          <w:divBdr>
            <w:top w:val="none" w:sz="0" w:space="0" w:color="auto"/>
            <w:left w:val="none" w:sz="0" w:space="0" w:color="auto"/>
            <w:bottom w:val="none" w:sz="0" w:space="0" w:color="auto"/>
            <w:right w:val="none" w:sz="0" w:space="0" w:color="auto"/>
          </w:divBdr>
        </w:div>
        <w:div w:id="437800658">
          <w:marLeft w:val="640"/>
          <w:marRight w:val="0"/>
          <w:marTop w:val="0"/>
          <w:marBottom w:val="0"/>
          <w:divBdr>
            <w:top w:val="none" w:sz="0" w:space="0" w:color="auto"/>
            <w:left w:val="none" w:sz="0" w:space="0" w:color="auto"/>
            <w:bottom w:val="none" w:sz="0" w:space="0" w:color="auto"/>
            <w:right w:val="none" w:sz="0" w:space="0" w:color="auto"/>
          </w:divBdr>
        </w:div>
        <w:div w:id="2146896603">
          <w:marLeft w:val="640"/>
          <w:marRight w:val="0"/>
          <w:marTop w:val="0"/>
          <w:marBottom w:val="0"/>
          <w:divBdr>
            <w:top w:val="none" w:sz="0" w:space="0" w:color="auto"/>
            <w:left w:val="none" w:sz="0" w:space="0" w:color="auto"/>
            <w:bottom w:val="none" w:sz="0" w:space="0" w:color="auto"/>
            <w:right w:val="none" w:sz="0" w:space="0" w:color="auto"/>
          </w:divBdr>
        </w:div>
        <w:div w:id="275793268">
          <w:marLeft w:val="640"/>
          <w:marRight w:val="0"/>
          <w:marTop w:val="0"/>
          <w:marBottom w:val="0"/>
          <w:divBdr>
            <w:top w:val="none" w:sz="0" w:space="0" w:color="auto"/>
            <w:left w:val="none" w:sz="0" w:space="0" w:color="auto"/>
            <w:bottom w:val="none" w:sz="0" w:space="0" w:color="auto"/>
            <w:right w:val="none" w:sz="0" w:space="0" w:color="auto"/>
          </w:divBdr>
        </w:div>
        <w:div w:id="270285436">
          <w:marLeft w:val="640"/>
          <w:marRight w:val="0"/>
          <w:marTop w:val="0"/>
          <w:marBottom w:val="0"/>
          <w:divBdr>
            <w:top w:val="none" w:sz="0" w:space="0" w:color="auto"/>
            <w:left w:val="none" w:sz="0" w:space="0" w:color="auto"/>
            <w:bottom w:val="none" w:sz="0" w:space="0" w:color="auto"/>
            <w:right w:val="none" w:sz="0" w:space="0" w:color="auto"/>
          </w:divBdr>
        </w:div>
        <w:div w:id="840319498">
          <w:marLeft w:val="640"/>
          <w:marRight w:val="0"/>
          <w:marTop w:val="0"/>
          <w:marBottom w:val="0"/>
          <w:divBdr>
            <w:top w:val="none" w:sz="0" w:space="0" w:color="auto"/>
            <w:left w:val="none" w:sz="0" w:space="0" w:color="auto"/>
            <w:bottom w:val="none" w:sz="0" w:space="0" w:color="auto"/>
            <w:right w:val="none" w:sz="0" w:space="0" w:color="auto"/>
          </w:divBdr>
        </w:div>
        <w:div w:id="194663389">
          <w:marLeft w:val="640"/>
          <w:marRight w:val="0"/>
          <w:marTop w:val="0"/>
          <w:marBottom w:val="0"/>
          <w:divBdr>
            <w:top w:val="none" w:sz="0" w:space="0" w:color="auto"/>
            <w:left w:val="none" w:sz="0" w:space="0" w:color="auto"/>
            <w:bottom w:val="none" w:sz="0" w:space="0" w:color="auto"/>
            <w:right w:val="none" w:sz="0" w:space="0" w:color="auto"/>
          </w:divBdr>
        </w:div>
        <w:div w:id="1679429324">
          <w:marLeft w:val="640"/>
          <w:marRight w:val="0"/>
          <w:marTop w:val="0"/>
          <w:marBottom w:val="0"/>
          <w:divBdr>
            <w:top w:val="none" w:sz="0" w:space="0" w:color="auto"/>
            <w:left w:val="none" w:sz="0" w:space="0" w:color="auto"/>
            <w:bottom w:val="none" w:sz="0" w:space="0" w:color="auto"/>
            <w:right w:val="none" w:sz="0" w:space="0" w:color="auto"/>
          </w:divBdr>
        </w:div>
        <w:div w:id="567083214">
          <w:marLeft w:val="640"/>
          <w:marRight w:val="0"/>
          <w:marTop w:val="0"/>
          <w:marBottom w:val="0"/>
          <w:divBdr>
            <w:top w:val="none" w:sz="0" w:space="0" w:color="auto"/>
            <w:left w:val="none" w:sz="0" w:space="0" w:color="auto"/>
            <w:bottom w:val="none" w:sz="0" w:space="0" w:color="auto"/>
            <w:right w:val="none" w:sz="0" w:space="0" w:color="auto"/>
          </w:divBdr>
        </w:div>
        <w:div w:id="1524051631">
          <w:marLeft w:val="640"/>
          <w:marRight w:val="0"/>
          <w:marTop w:val="0"/>
          <w:marBottom w:val="0"/>
          <w:divBdr>
            <w:top w:val="none" w:sz="0" w:space="0" w:color="auto"/>
            <w:left w:val="none" w:sz="0" w:space="0" w:color="auto"/>
            <w:bottom w:val="none" w:sz="0" w:space="0" w:color="auto"/>
            <w:right w:val="none" w:sz="0" w:space="0" w:color="auto"/>
          </w:divBdr>
        </w:div>
        <w:div w:id="1975139213">
          <w:marLeft w:val="640"/>
          <w:marRight w:val="0"/>
          <w:marTop w:val="0"/>
          <w:marBottom w:val="0"/>
          <w:divBdr>
            <w:top w:val="none" w:sz="0" w:space="0" w:color="auto"/>
            <w:left w:val="none" w:sz="0" w:space="0" w:color="auto"/>
            <w:bottom w:val="none" w:sz="0" w:space="0" w:color="auto"/>
            <w:right w:val="none" w:sz="0" w:space="0" w:color="auto"/>
          </w:divBdr>
        </w:div>
        <w:div w:id="685205489">
          <w:marLeft w:val="640"/>
          <w:marRight w:val="0"/>
          <w:marTop w:val="0"/>
          <w:marBottom w:val="0"/>
          <w:divBdr>
            <w:top w:val="none" w:sz="0" w:space="0" w:color="auto"/>
            <w:left w:val="none" w:sz="0" w:space="0" w:color="auto"/>
            <w:bottom w:val="none" w:sz="0" w:space="0" w:color="auto"/>
            <w:right w:val="none" w:sz="0" w:space="0" w:color="auto"/>
          </w:divBdr>
        </w:div>
        <w:div w:id="650522213">
          <w:marLeft w:val="640"/>
          <w:marRight w:val="0"/>
          <w:marTop w:val="0"/>
          <w:marBottom w:val="0"/>
          <w:divBdr>
            <w:top w:val="none" w:sz="0" w:space="0" w:color="auto"/>
            <w:left w:val="none" w:sz="0" w:space="0" w:color="auto"/>
            <w:bottom w:val="none" w:sz="0" w:space="0" w:color="auto"/>
            <w:right w:val="none" w:sz="0" w:space="0" w:color="auto"/>
          </w:divBdr>
        </w:div>
        <w:div w:id="1595091568">
          <w:marLeft w:val="640"/>
          <w:marRight w:val="0"/>
          <w:marTop w:val="0"/>
          <w:marBottom w:val="0"/>
          <w:divBdr>
            <w:top w:val="none" w:sz="0" w:space="0" w:color="auto"/>
            <w:left w:val="none" w:sz="0" w:space="0" w:color="auto"/>
            <w:bottom w:val="none" w:sz="0" w:space="0" w:color="auto"/>
            <w:right w:val="none" w:sz="0" w:space="0" w:color="auto"/>
          </w:divBdr>
        </w:div>
        <w:div w:id="496573102">
          <w:marLeft w:val="640"/>
          <w:marRight w:val="0"/>
          <w:marTop w:val="0"/>
          <w:marBottom w:val="0"/>
          <w:divBdr>
            <w:top w:val="none" w:sz="0" w:space="0" w:color="auto"/>
            <w:left w:val="none" w:sz="0" w:space="0" w:color="auto"/>
            <w:bottom w:val="none" w:sz="0" w:space="0" w:color="auto"/>
            <w:right w:val="none" w:sz="0" w:space="0" w:color="auto"/>
          </w:divBdr>
        </w:div>
        <w:div w:id="657148850">
          <w:marLeft w:val="640"/>
          <w:marRight w:val="0"/>
          <w:marTop w:val="0"/>
          <w:marBottom w:val="0"/>
          <w:divBdr>
            <w:top w:val="none" w:sz="0" w:space="0" w:color="auto"/>
            <w:left w:val="none" w:sz="0" w:space="0" w:color="auto"/>
            <w:bottom w:val="none" w:sz="0" w:space="0" w:color="auto"/>
            <w:right w:val="none" w:sz="0" w:space="0" w:color="auto"/>
          </w:divBdr>
        </w:div>
        <w:div w:id="49771470">
          <w:marLeft w:val="640"/>
          <w:marRight w:val="0"/>
          <w:marTop w:val="0"/>
          <w:marBottom w:val="0"/>
          <w:divBdr>
            <w:top w:val="none" w:sz="0" w:space="0" w:color="auto"/>
            <w:left w:val="none" w:sz="0" w:space="0" w:color="auto"/>
            <w:bottom w:val="none" w:sz="0" w:space="0" w:color="auto"/>
            <w:right w:val="none" w:sz="0" w:space="0" w:color="auto"/>
          </w:divBdr>
        </w:div>
        <w:div w:id="1637249644">
          <w:marLeft w:val="640"/>
          <w:marRight w:val="0"/>
          <w:marTop w:val="0"/>
          <w:marBottom w:val="0"/>
          <w:divBdr>
            <w:top w:val="none" w:sz="0" w:space="0" w:color="auto"/>
            <w:left w:val="none" w:sz="0" w:space="0" w:color="auto"/>
            <w:bottom w:val="none" w:sz="0" w:space="0" w:color="auto"/>
            <w:right w:val="none" w:sz="0" w:space="0" w:color="auto"/>
          </w:divBdr>
        </w:div>
        <w:div w:id="1013414140">
          <w:marLeft w:val="640"/>
          <w:marRight w:val="0"/>
          <w:marTop w:val="0"/>
          <w:marBottom w:val="0"/>
          <w:divBdr>
            <w:top w:val="none" w:sz="0" w:space="0" w:color="auto"/>
            <w:left w:val="none" w:sz="0" w:space="0" w:color="auto"/>
            <w:bottom w:val="none" w:sz="0" w:space="0" w:color="auto"/>
            <w:right w:val="none" w:sz="0" w:space="0" w:color="auto"/>
          </w:divBdr>
        </w:div>
        <w:div w:id="207304312">
          <w:marLeft w:val="640"/>
          <w:marRight w:val="0"/>
          <w:marTop w:val="0"/>
          <w:marBottom w:val="0"/>
          <w:divBdr>
            <w:top w:val="none" w:sz="0" w:space="0" w:color="auto"/>
            <w:left w:val="none" w:sz="0" w:space="0" w:color="auto"/>
            <w:bottom w:val="none" w:sz="0" w:space="0" w:color="auto"/>
            <w:right w:val="none" w:sz="0" w:space="0" w:color="auto"/>
          </w:divBdr>
        </w:div>
        <w:div w:id="991716931">
          <w:marLeft w:val="640"/>
          <w:marRight w:val="0"/>
          <w:marTop w:val="0"/>
          <w:marBottom w:val="0"/>
          <w:divBdr>
            <w:top w:val="none" w:sz="0" w:space="0" w:color="auto"/>
            <w:left w:val="none" w:sz="0" w:space="0" w:color="auto"/>
            <w:bottom w:val="none" w:sz="0" w:space="0" w:color="auto"/>
            <w:right w:val="none" w:sz="0" w:space="0" w:color="auto"/>
          </w:divBdr>
        </w:div>
        <w:div w:id="1070811265">
          <w:marLeft w:val="640"/>
          <w:marRight w:val="0"/>
          <w:marTop w:val="0"/>
          <w:marBottom w:val="0"/>
          <w:divBdr>
            <w:top w:val="none" w:sz="0" w:space="0" w:color="auto"/>
            <w:left w:val="none" w:sz="0" w:space="0" w:color="auto"/>
            <w:bottom w:val="none" w:sz="0" w:space="0" w:color="auto"/>
            <w:right w:val="none" w:sz="0" w:space="0" w:color="auto"/>
          </w:divBdr>
        </w:div>
        <w:div w:id="191501103">
          <w:marLeft w:val="640"/>
          <w:marRight w:val="0"/>
          <w:marTop w:val="0"/>
          <w:marBottom w:val="0"/>
          <w:divBdr>
            <w:top w:val="none" w:sz="0" w:space="0" w:color="auto"/>
            <w:left w:val="none" w:sz="0" w:space="0" w:color="auto"/>
            <w:bottom w:val="none" w:sz="0" w:space="0" w:color="auto"/>
            <w:right w:val="none" w:sz="0" w:space="0" w:color="auto"/>
          </w:divBdr>
        </w:div>
        <w:div w:id="1984697171">
          <w:marLeft w:val="640"/>
          <w:marRight w:val="0"/>
          <w:marTop w:val="0"/>
          <w:marBottom w:val="0"/>
          <w:divBdr>
            <w:top w:val="none" w:sz="0" w:space="0" w:color="auto"/>
            <w:left w:val="none" w:sz="0" w:space="0" w:color="auto"/>
            <w:bottom w:val="none" w:sz="0" w:space="0" w:color="auto"/>
            <w:right w:val="none" w:sz="0" w:space="0" w:color="auto"/>
          </w:divBdr>
        </w:div>
        <w:div w:id="1430195472">
          <w:marLeft w:val="640"/>
          <w:marRight w:val="0"/>
          <w:marTop w:val="0"/>
          <w:marBottom w:val="0"/>
          <w:divBdr>
            <w:top w:val="none" w:sz="0" w:space="0" w:color="auto"/>
            <w:left w:val="none" w:sz="0" w:space="0" w:color="auto"/>
            <w:bottom w:val="none" w:sz="0" w:space="0" w:color="auto"/>
            <w:right w:val="none" w:sz="0" w:space="0" w:color="auto"/>
          </w:divBdr>
        </w:div>
        <w:div w:id="951977737">
          <w:marLeft w:val="640"/>
          <w:marRight w:val="0"/>
          <w:marTop w:val="0"/>
          <w:marBottom w:val="0"/>
          <w:divBdr>
            <w:top w:val="none" w:sz="0" w:space="0" w:color="auto"/>
            <w:left w:val="none" w:sz="0" w:space="0" w:color="auto"/>
            <w:bottom w:val="none" w:sz="0" w:space="0" w:color="auto"/>
            <w:right w:val="none" w:sz="0" w:space="0" w:color="auto"/>
          </w:divBdr>
        </w:div>
        <w:div w:id="1821069927">
          <w:marLeft w:val="640"/>
          <w:marRight w:val="0"/>
          <w:marTop w:val="0"/>
          <w:marBottom w:val="0"/>
          <w:divBdr>
            <w:top w:val="none" w:sz="0" w:space="0" w:color="auto"/>
            <w:left w:val="none" w:sz="0" w:space="0" w:color="auto"/>
            <w:bottom w:val="none" w:sz="0" w:space="0" w:color="auto"/>
            <w:right w:val="none" w:sz="0" w:space="0" w:color="auto"/>
          </w:divBdr>
        </w:div>
        <w:div w:id="1561399767">
          <w:marLeft w:val="640"/>
          <w:marRight w:val="0"/>
          <w:marTop w:val="0"/>
          <w:marBottom w:val="0"/>
          <w:divBdr>
            <w:top w:val="none" w:sz="0" w:space="0" w:color="auto"/>
            <w:left w:val="none" w:sz="0" w:space="0" w:color="auto"/>
            <w:bottom w:val="none" w:sz="0" w:space="0" w:color="auto"/>
            <w:right w:val="none" w:sz="0" w:space="0" w:color="auto"/>
          </w:divBdr>
        </w:div>
        <w:div w:id="1625503572">
          <w:marLeft w:val="640"/>
          <w:marRight w:val="0"/>
          <w:marTop w:val="0"/>
          <w:marBottom w:val="0"/>
          <w:divBdr>
            <w:top w:val="none" w:sz="0" w:space="0" w:color="auto"/>
            <w:left w:val="none" w:sz="0" w:space="0" w:color="auto"/>
            <w:bottom w:val="none" w:sz="0" w:space="0" w:color="auto"/>
            <w:right w:val="none" w:sz="0" w:space="0" w:color="auto"/>
          </w:divBdr>
        </w:div>
        <w:div w:id="390082768">
          <w:marLeft w:val="640"/>
          <w:marRight w:val="0"/>
          <w:marTop w:val="0"/>
          <w:marBottom w:val="0"/>
          <w:divBdr>
            <w:top w:val="none" w:sz="0" w:space="0" w:color="auto"/>
            <w:left w:val="none" w:sz="0" w:space="0" w:color="auto"/>
            <w:bottom w:val="none" w:sz="0" w:space="0" w:color="auto"/>
            <w:right w:val="none" w:sz="0" w:space="0" w:color="auto"/>
          </w:divBdr>
        </w:div>
        <w:div w:id="1091007586">
          <w:marLeft w:val="640"/>
          <w:marRight w:val="0"/>
          <w:marTop w:val="0"/>
          <w:marBottom w:val="0"/>
          <w:divBdr>
            <w:top w:val="none" w:sz="0" w:space="0" w:color="auto"/>
            <w:left w:val="none" w:sz="0" w:space="0" w:color="auto"/>
            <w:bottom w:val="none" w:sz="0" w:space="0" w:color="auto"/>
            <w:right w:val="none" w:sz="0" w:space="0" w:color="auto"/>
          </w:divBdr>
        </w:div>
        <w:div w:id="1991055301">
          <w:marLeft w:val="640"/>
          <w:marRight w:val="0"/>
          <w:marTop w:val="0"/>
          <w:marBottom w:val="0"/>
          <w:divBdr>
            <w:top w:val="none" w:sz="0" w:space="0" w:color="auto"/>
            <w:left w:val="none" w:sz="0" w:space="0" w:color="auto"/>
            <w:bottom w:val="none" w:sz="0" w:space="0" w:color="auto"/>
            <w:right w:val="none" w:sz="0" w:space="0" w:color="auto"/>
          </w:divBdr>
        </w:div>
        <w:div w:id="39129866">
          <w:marLeft w:val="640"/>
          <w:marRight w:val="0"/>
          <w:marTop w:val="0"/>
          <w:marBottom w:val="0"/>
          <w:divBdr>
            <w:top w:val="none" w:sz="0" w:space="0" w:color="auto"/>
            <w:left w:val="none" w:sz="0" w:space="0" w:color="auto"/>
            <w:bottom w:val="none" w:sz="0" w:space="0" w:color="auto"/>
            <w:right w:val="none" w:sz="0" w:space="0" w:color="auto"/>
          </w:divBdr>
        </w:div>
        <w:div w:id="1903447725">
          <w:marLeft w:val="640"/>
          <w:marRight w:val="0"/>
          <w:marTop w:val="0"/>
          <w:marBottom w:val="0"/>
          <w:divBdr>
            <w:top w:val="none" w:sz="0" w:space="0" w:color="auto"/>
            <w:left w:val="none" w:sz="0" w:space="0" w:color="auto"/>
            <w:bottom w:val="none" w:sz="0" w:space="0" w:color="auto"/>
            <w:right w:val="none" w:sz="0" w:space="0" w:color="auto"/>
          </w:divBdr>
        </w:div>
        <w:div w:id="1499425920">
          <w:marLeft w:val="640"/>
          <w:marRight w:val="0"/>
          <w:marTop w:val="0"/>
          <w:marBottom w:val="0"/>
          <w:divBdr>
            <w:top w:val="none" w:sz="0" w:space="0" w:color="auto"/>
            <w:left w:val="none" w:sz="0" w:space="0" w:color="auto"/>
            <w:bottom w:val="none" w:sz="0" w:space="0" w:color="auto"/>
            <w:right w:val="none" w:sz="0" w:space="0" w:color="auto"/>
          </w:divBdr>
        </w:div>
        <w:div w:id="520971244">
          <w:marLeft w:val="640"/>
          <w:marRight w:val="0"/>
          <w:marTop w:val="0"/>
          <w:marBottom w:val="0"/>
          <w:divBdr>
            <w:top w:val="none" w:sz="0" w:space="0" w:color="auto"/>
            <w:left w:val="none" w:sz="0" w:space="0" w:color="auto"/>
            <w:bottom w:val="none" w:sz="0" w:space="0" w:color="auto"/>
            <w:right w:val="none" w:sz="0" w:space="0" w:color="auto"/>
          </w:divBdr>
        </w:div>
        <w:div w:id="181164897">
          <w:marLeft w:val="640"/>
          <w:marRight w:val="0"/>
          <w:marTop w:val="0"/>
          <w:marBottom w:val="0"/>
          <w:divBdr>
            <w:top w:val="none" w:sz="0" w:space="0" w:color="auto"/>
            <w:left w:val="none" w:sz="0" w:space="0" w:color="auto"/>
            <w:bottom w:val="none" w:sz="0" w:space="0" w:color="auto"/>
            <w:right w:val="none" w:sz="0" w:space="0" w:color="auto"/>
          </w:divBdr>
        </w:div>
        <w:div w:id="976643771">
          <w:marLeft w:val="640"/>
          <w:marRight w:val="0"/>
          <w:marTop w:val="0"/>
          <w:marBottom w:val="0"/>
          <w:divBdr>
            <w:top w:val="none" w:sz="0" w:space="0" w:color="auto"/>
            <w:left w:val="none" w:sz="0" w:space="0" w:color="auto"/>
            <w:bottom w:val="none" w:sz="0" w:space="0" w:color="auto"/>
            <w:right w:val="none" w:sz="0" w:space="0" w:color="auto"/>
          </w:divBdr>
        </w:div>
        <w:div w:id="1265531055">
          <w:marLeft w:val="640"/>
          <w:marRight w:val="0"/>
          <w:marTop w:val="0"/>
          <w:marBottom w:val="0"/>
          <w:divBdr>
            <w:top w:val="none" w:sz="0" w:space="0" w:color="auto"/>
            <w:left w:val="none" w:sz="0" w:space="0" w:color="auto"/>
            <w:bottom w:val="none" w:sz="0" w:space="0" w:color="auto"/>
            <w:right w:val="none" w:sz="0" w:space="0" w:color="auto"/>
          </w:divBdr>
        </w:div>
        <w:div w:id="1970430623">
          <w:marLeft w:val="640"/>
          <w:marRight w:val="0"/>
          <w:marTop w:val="0"/>
          <w:marBottom w:val="0"/>
          <w:divBdr>
            <w:top w:val="none" w:sz="0" w:space="0" w:color="auto"/>
            <w:left w:val="none" w:sz="0" w:space="0" w:color="auto"/>
            <w:bottom w:val="none" w:sz="0" w:space="0" w:color="auto"/>
            <w:right w:val="none" w:sz="0" w:space="0" w:color="auto"/>
          </w:divBdr>
        </w:div>
        <w:div w:id="617224214">
          <w:marLeft w:val="640"/>
          <w:marRight w:val="0"/>
          <w:marTop w:val="0"/>
          <w:marBottom w:val="0"/>
          <w:divBdr>
            <w:top w:val="none" w:sz="0" w:space="0" w:color="auto"/>
            <w:left w:val="none" w:sz="0" w:space="0" w:color="auto"/>
            <w:bottom w:val="none" w:sz="0" w:space="0" w:color="auto"/>
            <w:right w:val="none" w:sz="0" w:space="0" w:color="auto"/>
          </w:divBdr>
        </w:div>
        <w:div w:id="154230931">
          <w:marLeft w:val="640"/>
          <w:marRight w:val="0"/>
          <w:marTop w:val="0"/>
          <w:marBottom w:val="0"/>
          <w:divBdr>
            <w:top w:val="none" w:sz="0" w:space="0" w:color="auto"/>
            <w:left w:val="none" w:sz="0" w:space="0" w:color="auto"/>
            <w:bottom w:val="none" w:sz="0" w:space="0" w:color="auto"/>
            <w:right w:val="none" w:sz="0" w:space="0" w:color="auto"/>
          </w:divBdr>
        </w:div>
        <w:div w:id="522793162">
          <w:marLeft w:val="640"/>
          <w:marRight w:val="0"/>
          <w:marTop w:val="0"/>
          <w:marBottom w:val="0"/>
          <w:divBdr>
            <w:top w:val="none" w:sz="0" w:space="0" w:color="auto"/>
            <w:left w:val="none" w:sz="0" w:space="0" w:color="auto"/>
            <w:bottom w:val="none" w:sz="0" w:space="0" w:color="auto"/>
            <w:right w:val="none" w:sz="0" w:space="0" w:color="auto"/>
          </w:divBdr>
        </w:div>
        <w:div w:id="1163277304">
          <w:marLeft w:val="640"/>
          <w:marRight w:val="0"/>
          <w:marTop w:val="0"/>
          <w:marBottom w:val="0"/>
          <w:divBdr>
            <w:top w:val="none" w:sz="0" w:space="0" w:color="auto"/>
            <w:left w:val="none" w:sz="0" w:space="0" w:color="auto"/>
            <w:bottom w:val="none" w:sz="0" w:space="0" w:color="auto"/>
            <w:right w:val="none" w:sz="0" w:space="0" w:color="auto"/>
          </w:divBdr>
        </w:div>
        <w:div w:id="1126512615">
          <w:marLeft w:val="640"/>
          <w:marRight w:val="0"/>
          <w:marTop w:val="0"/>
          <w:marBottom w:val="0"/>
          <w:divBdr>
            <w:top w:val="none" w:sz="0" w:space="0" w:color="auto"/>
            <w:left w:val="none" w:sz="0" w:space="0" w:color="auto"/>
            <w:bottom w:val="none" w:sz="0" w:space="0" w:color="auto"/>
            <w:right w:val="none" w:sz="0" w:space="0" w:color="auto"/>
          </w:divBdr>
        </w:div>
        <w:div w:id="664747933">
          <w:marLeft w:val="640"/>
          <w:marRight w:val="0"/>
          <w:marTop w:val="0"/>
          <w:marBottom w:val="0"/>
          <w:divBdr>
            <w:top w:val="none" w:sz="0" w:space="0" w:color="auto"/>
            <w:left w:val="none" w:sz="0" w:space="0" w:color="auto"/>
            <w:bottom w:val="none" w:sz="0" w:space="0" w:color="auto"/>
            <w:right w:val="none" w:sz="0" w:space="0" w:color="auto"/>
          </w:divBdr>
        </w:div>
        <w:div w:id="1932468325">
          <w:marLeft w:val="640"/>
          <w:marRight w:val="0"/>
          <w:marTop w:val="0"/>
          <w:marBottom w:val="0"/>
          <w:divBdr>
            <w:top w:val="none" w:sz="0" w:space="0" w:color="auto"/>
            <w:left w:val="none" w:sz="0" w:space="0" w:color="auto"/>
            <w:bottom w:val="none" w:sz="0" w:space="0" w:color="auto"/>
            <w:right w:val="none" w:sz="0" w:space="0" w:color="auto"/>
          </w:divBdr>
        </w:div>
        <w:div w:id="1600212157">
          <w:marLeft w:val="640"/>
          <w:marRight w:val="0"/>
          <w:marTop w:val="0"/>
          <w:marBottom w:val="0"/>
          <w:divBdr>
            <w:top w:val="none" w:sz="0" w:space="0" w:color="auto"/>
            <w:left w:val="none" w:sz="0" w:space="0" w:color="auto"/>
            <w:bottom w:val="none" w:sz="0" w:space="0" w:color="auto"/>
            <w:right w:val="none" w:sz="0" w:space="0" w:color="auto"/>
          </w:divBdr>
        </w:div>
        <w:div w:id="2140416075">
          <w:marLeft w:val="640"/>
          <w:marRight w:val="0"/>
          <w:marTop w:val="0"/>
          <w:marBottom w:val="0"/>
          <w:divBdr>
            <w:top w:val="none" w:sz="0" w:space="0" w:color="auto"/>
            <w:left w:val="none" w:sz="0" w:space="0" w:color="auto"/>
            <w:bottom w:val="none" w:sz="0" w:space="0" w:color="auto"/>
            <w:right w:val="none" w:sz="0" w:space="0" w:color="auto"/>
          </w:divBdr>
        </w:div>
        <w:div w:id="1534345173">
          <w:marLeft w:val="640"/>
          <w:marRight w:val="0"/>
          <w:marTop w:val="0"/>
          <w:marBottom w:val="0"/>
          <w:divBdr>
            <w:top w:val="none" w:sz="0" w:space="0" w:color="auto"/>
            <w:left w:val="none" w:sz="0" w:space="0" w:color="auto"/>
            <w:bottom w:val="none" w:sz="0" w:space="0" w:color="auto"/>
            <w:right w:val="none" w:sz="0" w:space="0" w:color="auto"/>
          </w:divBdr>
        </w:div>
        <w:div w:id="1784031270">
          <w:marLeft w:val="640"/>
          <w:marRight w:val="0"/>
          <w:marTop w:val="0"/>
          <w:marBottom w:val="0"/>
          <w:divBdr>
            <w:top w:val="none" w:sz="0" w:space="0" w:color="auto"/>
            <w:left w:val="none" w:sz="0" w:space="0" w:color="auto"/>
            <w:bottom w:val="none" w:sz="0" w:space="0" w:color="auto"/>
            <w:right w:val="none" w:sz="0" w:space="0" w:color="auto"/>
          </w:divBdr>
        </w:div>
        <w:div w:id="1191183363">
          <w:marLeft w:val="640"/>
          <w:marRight w:val="0"/>
          <w:marTop w:val="0"/>
          <w:marBottom w:val="0"/>
          <w:divBdr>
            <w:top w:val="none" w:sz="0" w:space="0" w:color="auto"/>
            <w:left w:val="none" w:sz="0" w:space="0" w:color="auto"/>
            <w:bottom w:val="none" w:sz="0" w:space="0" w:color="auto"/>
            <w:right w:val="none" w:sz="0" w:space="0" w:color="auto"/>
          </w:divBdr>
        </w:div>
        <w:div w:id="1778132909">
          <w:marLeft w:val="640"/>
          <w:marRight w:val="0"/>
          <w:marTop w:val="0"/>
          <w:marBottom w:val="0"/>
          <w:divBdr>
            <w:top w:val="none" w:sz="0" w:space="0" w:color="auto"/>
            <w:left w:val="none" w:sz="0" w:space="0" w:color="auto"/>
            <w:bottom w:val="none" w:sz="0" w:space="0" w:color="auto"/>
            <w:right w:val="none" w:sz="0" w:space="0" w:color="auto"/>
          </w:divBdr>
        </w:div>
        <w:div w:id="1043559192">
          <w:marLeft w:val="640"/>
          <w:marRight w:val="0"/>
          <w:marTop w:val="0"/>
          <w:marBottom w:val="0"/>
          <w:divBdr>
            <w:top w:val="none" w:sz="0" w:space="0" w:color="auto"/>
            <w:left w:val="none" w:sz="0" w:space="0" w:color="auto"/>
            <w:bottom w:val="none" w:sz="0" w:space="0" w:color="auto"/>
            <w:right w:val="none" w:sz="0" w:space="0" w:color="auto"/>
          </w:divBdr>
        </w:div>
        <w:div w:id="401686238">
          <w:marLeft w:val="640"/>
          <w:marRight w:val="0"/>
          <w:marTop w:val="0"/>
          <w:marBottom w:val="0"/>
          <w:divBdr>
            <w:top w:val="none" w:sz="0" w:space="0" w:color="auto"/>
            <w:left w:val="none" w:sz="0" w:space="0" w:color="auto"/>
            <w:bottom w:val="none" w:sz="0" w:space="0" w:color="auto"/>
            <w:right w:val="none" w:sz="0" w:space="0" w:color="auto"/>
          </w:divBdr>
        </w:div>
        <w:div w:id="1824345364">
          <w:marLeft w:val="640"/>
          <w:marRight w:val="0"/>
          <w:marTop w:val="0"/>
          <w:marBottom w:val="0"/>
          <w:divBdr>
            <w:top w:val="none" w:sz="0" w:space="0" w:color="auto"/>
            <w:left w:val="none" w:sz="0" w:space="0" w:color="auto"/>
            <w:bottom w:val="none" w:sz="0" w:space="0" w:color="auto"/>
            <w:right w:val="none" w:sz="0" w:space="0" w:color="auto"/>
          </w:divBdr>
        </w:div>
        <w:div w:id="422607835">
          <w:marLeft w:val="640"/>
          <w:marRight w:val="0"/>
          <w:marTop w:val="0"/>
          <w:marBottom w:val="0"/>
          <w:divBdr>
            <w:top w:val="none" w:sz="0" w:space="0" w:color="auto"/>
            <w:left w:val="none" w:sz="0" w:space="0" w:color="auto"/>
            <w:bottom w:val="none" w:sz="0" w:space="0" w:color="auto"/>
            <w:right w:val="none" w:sz="0" w:space="0" w:color="auto"/>
          </w:divBdr>
        </w:div>
        <w:div w:id="627735335">
          <w:marLeft w:val="640"/>
          <w:marRight w:val="0"/>
          <w:marTop w:val="0"/>
          <w:marBottom w:val="0"/>
          <w:divBdr>
            <w:top w:val="none" w:sz="0" w:space="0" w:color="auto"/>
            <w:left w:val="none" w:sz="0" w:space="0" w:color="auto"/>
            <w:bottom w:val="none" w:sz="0" w:space="0" w:color="auto"/>
            <w:right w:val="none" w:sz="0" w:space="0" w:color="auto"/>
          </w:divBdr>
        </w:div>
        <w:div w:id="926890267">
          <w:marLeft w:val="640"/>
          <w:marRight w:val="0"/>
          <w:marTop w:val="0"/>
          <w:marBottom w:val="0"/>
          <w:divBdr>
            <w:top w:val="none" w:sz="0" w:space="0" w:color="auto"/>
            <w:left w:val="none" w:sz="0" w:space="0" w:color="auto"/>
            <w:bottom w:val="none" w:sz="0" w:space="0" w:color="auto"/>
            <w:right w:val="none" w:sz="0" w:space="0" w:color="auto"/>
          </w:divBdr>
        </w:div>
        <w:div w:id="1668481079">
          <w:marLeft w:val="640"/>
          <w:marRight w:val="0"/>
          <w:marTop w:val="0"/>
          <w:marBottom w:val="0"/>
          <w:divBdr>
            <w:top w:val="none" w:sz="0" w:space="0" w:color="auto"/>
            <w:left w:val="none" w:sz="0" w:space="0" w:color="auto"/>
            <w:bottom w:val="none" w:sz="0" w:space="0" w:color="auto"/>
            <w:right w:val="none" w:sz="0" w:space="0" w:color="auto"/>
          </w:divBdr>
        </w:div>
        <w:div w:id="1083140510">
          <w:marLeft w:val="640"/>
          <w:marRight w:val="0"/>
          <w:marTop w:val="0"/>
          <w:marBottom w:val="0"/>
          <w:divBdr>
            <w:top w:val="none" w:sz="0" w:space="0" w:color="auto"/>
            <w:left w:val="none" w:sz="0" w:space="0" w:color="auto"/>
            <w:bottom w:val="none" w:sz="0" w:space="0" w:color="auto"/>
            <w:right w:val="none" w:sz="0" w:space="0" w:color="auto"/>
          </w:divBdr>
        </w:div>
        <w:div w:id="1759671178">
          <w:marLeft w:val="640"/>
          <w:marRight w:val="0"/>
          <w:marTop w:val="0"/>
          <w:marBottom w:val="0"/>
          <w:divBdr>
            <w:top w:val="none" w:sz="0" w:space="0" w:color="auto"/>
            <w:left w:val="none" w:sz="0" w:space="0" w:color="auto"/>
            <w:bottom w:val="none" w:sz="0" w:space="0" w:color="auto"/>
            <w:right w:val="none" w:sz="0" w:space="0" w:color="auto"/>
          </w:divBdr>
        </w:div>
      </w:divsChild>
    </w:div>
    <w:div w:id="374623050">
      <w:bodyDiv w:val="1"/>
      <w:marLeft w:val="0"/>
      <w:marRight w:val="0"/>
      <w:marTop w:val="0"/>
      <w:marBottom w:val="0"/>
      <w:divBdr>
        <w:top w:val="none" w:sz="0" w:space="0" w:color="auto"/>
        <w:left w:val="none" w:sz="0" w:space="0" w:color="auto"/>
        <w:bottom w:val="none" w:sz="0" w:space="0" w:color="auto"/>
        <w:right w:val="none" w:sz="0" w:space="0" w:color="auto"/>
      </w:divBdr>
      <w:divsChild>
        <w:div w:id="1442440">
          <w:marLeft w:val="640"/>
          <w:marRight w:val="0"/>
          <w:marTop w:val="0"/>
          <w:marBottom w:val="0"/>
          <w:divBdr>
            <w:top w:val="none" w:sz="0" w:space="0" w:color="auto"/>
            <w:left w:val="none" w:sz="0" w:space="0" w:color="auto"/>
            <w:bottom w:val="none" w:sz="0" w:space="0" w:color="auto"/>
            <w:right w:val="none" w:sz="0" w:space="0" w:color="auto"/>
          </w:divBdr>
        </w:div>
        <w:div w:id="1904519">
          <w:marLeft w:val="640"/>
          <w:marRight w:val="0"/>
          <w:marTop w:val="0"/>
          <w:marBottom w:val="0"/>
          <w:divBdr>
            <w:top w:val="none" w:sz="0" w:space="0" w:color="auto"/>
            <w:left w:val="none" w:sz="0" w:space="0" w:color="auto"/>
            <w:bottom w:val="none" w:sz="0" w:space="0" w:color="auto"/>
            <w:right w:val="none" w:sz="0" w:space="0" w:color="auto"/>
          </w:divBdr>
        </w:div>
        <w:div w:id="11613699">
          <w:marLeft w:val="640"/>
          <w:marRight w:val="0"/>
          <w:marTop w:val="0"/>
          <w:marBottom w:val="0"/>
          <w:divBdr>
            <w:top w:val="none" w:sz="0" w:space="0" w:color="auto"/>
            <w:left w:val="none" w:sz="0" w:space="0" w:color="auto"/>
            <w:bottom w:val="none" w:sz="0" w:space="0" w:color="auto"/>
            <w:right w:val="none" w:sz="0" w:space="0" w:color="auto"/>
          </w:divBdr>
        </w:div>
        <w:div w:id="19474723">
          <w:marLeft w:val="640"/>
          <w:marRight w:val="0"/>
          <w:marTop w:val="0"/>
          <w:marBottom w:val="0"/>
          <w:divBdr>
            <w:top w:val="none" w:sz="0" w:space="0" w:color="auto"/>
            <w:left w:val="none" w:sz="0" w:space="0" w:color="auto"/>
            <w:bottom w:val="none" w:sz="0" w:space="0" w:color="auto"/>
            <w:right w:val="none" w:sz="0" w:space="0" w:color="auto"/>
          </w:divBdr>
        </w:div>
        <w:div w:id="20741395">
          <w:marLeft w:val="640"/>
          <w:marRight w:val="0"/>
          <w:marTop w:val="0"/>
          <w:marBottom w:val="0"/>
          <w:divBdr>
            <w:top w:val="none" w:sz="0" w:space="0" w:color="auto"/>
            <w:left w:val="none" w:sz="0" w:space="0" w:color="auto"/>
            <w:bottom w:val="none" w:sz="0" w:space="0" w:color="auto"/>
            <w:right w:val="none" w:sz="0" w:space="0" w:color="auto"/>
          </w:divBdr>
        </w:div>
        <w:div w:id="53041722">
          <w:marLeft w:val="640"/>
          <w:marRight w:val="0"/>
          <w:marTop w:val="0"/>
          <w:marBottom w:val="0"/>
          <w:divBdr>
            <w:top w:val="none" w:sz="0" w:space="0" w:color="auto"/>
            <w:left w:val="none" w:sz="0" w:space="0" w:color="auto"/>
            <w:bottom w:val="none" w:sz="0" w:space="0" w:color="auto"/>
            <w:right w:val="none" w:sz="0" w:space="0" w:color="auto"/>
          </w:divBdr>
        </w:div>
        <w:div w:id="69622110">
          <w:marLeft w:val="640"/>
          <w:marRight w:val="0"/>
          <w:marTop w:val="0"/>
          <w:marBottom w:val="0"/>
          <w:divBdr>
            <w:top w:val="none" w:sz="0" w:space="0" w:color="auto"/>
            <w:left w:val="none" w:sz="0" w:space="0" w:color="auto"/>
            <w:bottom w:val="none" w:sz="0" w:space="0" w:color="auto"/>
            <w:right w:val="none" w:sz="0" w:space="0" w:color="auto"/>
          </w:divBdr>
        </w:div>
        <w:div w:id="108160310">
          <w:marLeft w:val="640"/>
          <w:marRight w:val="0"/>
          <w:marTop w:val="0"/>
          <w:marBottom w:val="0"/>
          <w:divBdr>
            <w:top w:val="none" w:sz="0" w:space="0" w:color="auto"/>
            <w:left w:val="none" w:sz="0" w:space="0" w:color="auto"/>
            <w:bottom w:val="none" w:sz="0" w:space="0" w:color="auto"/>
            <w:right w:val="none" w:sz="0" w:space="0" w:color="auto"/>
          </w:divBdr>
        </w:div>
        <w:div w:id="109083594">
          <w:marLeft w:val="640"/>
          <w:marRight w:val="0"/>
          <w:marTop w:val="0"/>
          <w:marBottom w:val="0"/>
          <w:divBdr>
            <w:top w:val="none" w:sz="0" w:space="0" w:color="auto"/>
            <w:left w:val="none" w:sz="0" w:space="0" w:color="auto"/>
            <w:bottom w:val="none" w:sz="0" w:space="0" w:color="auto"/>
            <w:right w:val="none" w:sz="0" w:space="0" w:color="auto"/>
          </w:divBdr>
        </w:div>
        <w:div w:id="114981358">
          <w:marLeft w:val="640"/>
          <w:marRight w:val="0"/>
          <w:marTop w:val="0"/>
          <w:marBottom w:val="0"/>
          <w:divBdr>
            <w:top w:val="none" w:sz="0" w:space="0" w:color="auto"/>
            <w:left w:val="none" w:sz="0" w:space="0" w:color="auto"/>
            <w:bottom w:val="none" w:sz="0" w:space="0" w:color="auto"/>
            <w:right w:val="none" w:sz="0" w:space="0" w:color="auto"/>
          </w:divBdr>
        </w:div>
        <w:div w:id="157313532">
          <w:marLeft w:val="640"/>
          <w:marRight w:val="0"/>
          <w:marTop w:val="0"/>
          <w:marBottom w:val="0"/>
          <w:divBdr>
            <w:top w:val="none" w:sz="0" w:space="0" w:color="auto"/>
            <w:left w:val="none" w:sz="0" w:space="0" w:color="auto"/>
            <w:bottom w:val="none" w:sz="0" w:space="0" w:color="auto"/>
            <w:right w:val="none" w:sz="0" w:space="0" w:color="auto"/>
          </w:divBdr>
        </w:div>
        <w:div w:id="163278058">
          <w:marLeft w:val="640"/>
          <w:marRight w:val="0"/>
          <w:marTop w:val="0"/>
          <w:marBottom w:val="0"/>
          <w:divBdr>
            <w:top w:val="none" w:sz="0" w:space="0" w:color="auto"/>
            <w:left w:val="none" w:sz="0" w:space="0" w:color="auto"/>
            <w:bottom w:val="none" w:sz="0" w:space="0" w:color="auto"/>
            <w:right w:val="none" w:sz="0" w:space="0" w:color="auto"/>
          </w:divBdr>
        </w:div>
        <w:div w:id="183787272">
          <w:marLeft w:val="640"/>
          <w:marRight w:val="0"/>
          <w:marTop w:val="0"/>
          <w:marBottom w:val="0"/>
          <w:divBdr>
            <w:top w:val="none" w:sz="0" w:space="0" w:color="auto"/>
            <w:left w:val="none" w:sz="0" w:space="0" w:color="auto"/>
            <w:bottom w:val="none" w:sz="0" w:space="0" w:color="auto"/>
            <w:right w:val="none" w:sz="0" w:space="0" w:color="auto"/>
          </w:divBdr>
        </w:div>
        <w:div w:id="206139638">
          <w:marLeft w:val="640"/>
          <w:marRight w:val="0"/>
          <w:marTop w:val="0"/>
          <w:marBottom w:val="0"/>
          <w:divBdr>
            <w:top w:val="none" w:sz="0" w:space="0" w:color="auto"/>
            <w:left w:val="none" w:sz="0" w:space="0" w:color="auto"/>
            <w:bottom w:val="none" w:sz="0" w:space="0" w:color="auto"/>
            <w:right w:val="none" w:sz="0" w:space="0" w:color="auto"/>
          </w:divBdr>
        </w:div>
        <w:div w:id="222835973">
          <w:marLeft w:val="640"/>
          <w:marRight w:val="0"/>
          <w:marTop w:val="0"/>
          <w:marBottom w:val="0"/>
          <w:divBdr>
            <w:top w:val="none" w:sz="0" w:space="0" w:color="auto"/>
            <w:left w:val="none" w:sz="0" w:space="0" w:color="auto"/>
            <w:bottom w:val="none" w:sz="0" w:space="0" w:color="auto"/>
            <w:right w:val="none" w:sz="0" w:space="0" w:color="auto"/>
          </w:divBdr>
        </w:div>
        <w:div w:id="251402047">
          <w:marLeft w:val="640"/>
          <w:marRight w:val="0"/>
          <w:marTop w:val="0"/>
          <w:marBottom w:val="0"/>
          <w:divBdr>
            <w:top w:val="none" w:sz="0" w:space="0" w:color="auto"/>
            <w:left w:val="none" w:sz="0" w:space="0" w:color="auto"/>
            <w:bottom w:val="none" w:sz="0" w:space="0" w:color="auto"/>
            <w:right w:val="none" w:sz="0" w:space="0" w:color="auto"/>
          </w:divBdr>
        </w:div>
        <w:div w:id="287669750">
          <w:marLeft w:val="640"/>
          <w:marRight w:val="0"/>
          <w:marTop w:val="0"/>
          <w:marBottom w:val="0"/>
          <w:divBdr>
            <w:top w:val="none" w:sz="0" w:space="0" w:color="auto"/>
            <w:left w:val="none" w:sz="0" w:space="0" w:color="auto"/>
            <w:bottom w:val="none" w:sz="0" w:space="0" w:color="auto"/>
            <w:right w:val="none" w:sz="0" w:space="0" w:color="auto"/>
          </w:divBdr>
        </w:div>
        <w:div w:id="345518996">
          <w:marLeft w:val="640"/>
          <w:marRight w:val="0"/>
          <w:marTop w:val="0"/>
          <w:marBottom w:val="0"/>
          <w:divBdr>
            <w:top w:val="none" w:sz="0" w:space="0" w:color="auto"/>
            <w:left w:val="none" w:sz="0" w:space="0" w:color="auto"/>
            <w:bottom w:val="none" w:sz="0" w:space="0" w:color="auto"/>
            <w:right w:val="none" w:sz="0" w:space="0" w:color="auto"/>
          </w:divBdr>
        </w:div>
        <w:div w:id="369571402">
          <w:marLeft w:val="640"/>
          <w:marRight w:val="0"/>
          <w:marTop w:val="0"/>
          <w:marBottom w:val="0"/>
          <w:divBdr>
            <w:top w:val="none" w:sz="0" w:space="0" w:color="auto"/>
            <w:left w:val="none" w:sz="0" w:space="0" w:color="auto"/>
            <w:bottom w:val="none" w:sz="0" w:space="0" w:color="auto"/>
            <w:right w:val="none" w:sz="0" w:space="0" w:color="auto"/>
          </w:divBdr>
        </w:div>
        <w:div w:id="380440455">
          <w:marLeft w:val="640"/>
          <w:marRight w:val="0"/>
          <w:marTop w:val="0"/>
          <w:marBottom w:val="0"/>
          <w:divBdr>
            <w:top w:val="none" w:sz="0" w:space="0" w:color="auto"/>
            <w:left w:val="none" w:sz="0" w:space="0" w:color="auto"/>
            <w:bottom w:val="none" w:sz="0" w:space="0" w:color="auto"/>
            <w:right w:val="none" w:sz="0" w:space="0" w:color="auto"/>
          </w:divBdr>
        </w:div>
        <w:div w:id="406533470">
          <w:marLeft w:val="640"/>
          <w:marRight w:val="0"/>
          <w:marTop w:val="0"/>
          <w:marBottom w:val="0"/>
          <w:divBdr>
            <w:top w:val="none" w:sz="0" w:space="0" w:color="auto"/>
            <w:left w:val="none" w:sz="0" w:space="0" w:color="auto"/>
            <w:bottom w:val="none" w:sz="0" w:space="0" w:color="auto"/>
            <w:right w:val="none" w:sz="0" w:space="0" w:color="auto"/>
          </w:divBdr>
        </w:div>
        <w:div w:id="414784131">
          <w:marLeft w:val="640"/>
          <w:marRight w:val="0"/>
          <w:marTop w:val="0"/>
          <w:marBottom w:val="0"/>
          <w:divBdr>
            <w:top w:val="none" w:sz="0" w:space="0" w:color="auto"/>
            <w:left w:val="none" w:sz="0" w:space="0" w:color="auto"/>
            <w:bottom w:val="none" w:sz="0" w:space="0" w:color="auto"/>
            <w:right w:val="none" w:sz="0" w:space="0" w:color="auto"/>
          </w:divBdr>
        </w:div>
        <w:div w:id="502861217">
          <w:marLeft w:val="640"/>
          <w:marRight w:val="0"/>
          <w:marTop w:val="0"/>
          <w:marBottom w:val="0"/>
          <w:divBdr>
            <w:top w:val="none" w:sz="0" w:space="0" w:color="auto"/>
            <w:left w:val="none" w:sz="0" w:space="0" w:color="auto"/>
            <w:bottom w:val="none" w:sz="0" w:space="0" w:color="auto"/>
            <w:right w:val="none" w:sz="0" w:space="0" w:color="auto"/>
          </w:divBdr>
        </w:div>
        <w:div w:id="516886874">
          <w:marLeft w:val="640"/>
          <w:marRight w:val="0"/>
          <w:marTop w:val="0"/>
          <w:marBottom w:val="0"/>
          <w:divBdr>
            <w:top w:val="none" w:sz="0" w:space="0" w:color="auto"/>
            <w:left w:val="none" w:sz="0" w:space="0" w:color="auto"/>
            <w:bottom w:val="none" w:sz="0" w:space="0" w:color="auto"/>
            <w:right w:val="none" w:sz="0" w:space="0" w:color="auto"/>
          </w:divBdr>
        </w:div>
        <w:div w:id="519975814">
          <w:marLeft w:val="640"/>
          <w:marRight w:val="0"/>
          <w:marTop w:val="0"/>
          <w:marBottom w:val="0"/>
          <w:divBdr>
            <w:top w:val="none" w:sz="0" w:space="0" w:color="auto"/>
            <w:left w:val="none" w:sz="0" w:space="0" w:color="auto"/>
            <w:bottom w:val="none" w:sz="0" w:space="0" w:color="auto"/>
            <w:right w:val="none" w:sz="0" w:space="0" w:color="auto"/>
          </w:divBdr>
        </w:div>
        <w:div w:id="523979192">
          <w:marLeft w:val="640"/>
          <w:marRight w:val="0"/>
          <w:marTop w:val="0"/>
          <w:marBottom w:val="0"/>
          <w:divBdr>
            <w:top w:val="none" w:sz="0" w:space="0" w:color="auto"/>
            <w:left w:val="none" w:sz="0" w:space="0" w:color="auto"/>
            <w:bottom w:val="none" w:sz="0" w:space="0" w:color="auto"/>
            <w:right w:val="none" w:sz="0" w:space="0" w:color="auto"/>
          </w:divBdr>
        </w:div>
        <w:div w:id="553661920">
          <w:marLeft w:val="640"/>
          <w:marRight w:val="0"/>
          <w:marTop w:val="0"/>
          <w:marBottom w:val="0"/>
          <w:divBdr>
            <w:top w:val="none" w:sz="0" w:space="0" w:color="auto"/>
            <w:left w:val="none" w:sz="0" w:space="0" w:color="auto"/>
            <w:bottom w:val="none" w:sz="0" w:space="0" w:color="auto"/>
            <w:right w:val="none" w:sz="0" w:space="0" w:color="auto"/>
          </w:divBdr>
        </w:div>
        <w:div w:id="604994115">
          <w:marLeft w:val="640"/>
          <w:marRight w:val="0"/>
          <w:marTop w:val="0"/>
          <w:marBottom w:val="0"/>
          <w:divBdr>
            <w:top w:val="none" w:sz="0" w:space="0" w:color="auto"/>
            <w:left w:val="none" w:sz="0" w:space="0" w:color="auto"/>
            <w:bottom w:val="none" w:sz="0" w:space="0" w:color="auto"/>
            <w:right w:val="none" w:sz="0" w:space="0" w:color="auto"/>
          </w:divBdr>
        </w:div>
        <w:div w:id="624703791">
          <w:marLeft w:val="640"/>
          <w:marRight w:val="0"/>
          <w:marTop w:val="0"/>
          <w:marBottom w:val="0"/>
          <w:divBdr>
            <w:top w:val="none" w:sz="0" w:space="0" w:color="auto"/>
            <w:left w:val="none" w:sz="0" w:space="0" w:color="auto"/>
            <w:bottom w:val="none" w:sz="0" w:space="0" w:color="auto"/>
            <w:right w:val="none" w:sz="0" w:space="0" w:color="auto"/>
          </w:divBdr>
        </w:div>
        <w:div w:id="645357003">
          <w:marLeft w:val="640"/>
          <w:marRight w:val="0"/>
          <w:marTop w:val="0"/>
          <w:marBottom w:val="0"/>
          <w:divBdr>
            <w:top w:val="none" w:sz="0" w:space="0" w:color="auto"/>
            <w:left w:val="none" w:sz="0" w:space="0" w:color="auto"/>
            <w:bottom w:val="none" w:sz="0" w:space="0" w:color="auto"/>
            <w:right w:val="none" w:sz="0" w:space="0" w:color="auto"/>
          </w:divBdr>
        </w:div>
        <w:div w:id="693963891">
          <w:marLeft w:val="640"/>
          <w:marRight w:val="0"/>
          <w:marTop w:val="0"/>
          <w:marBottom w:val="0"/>
          <w:divBdr>
            <w:top w:val="none" w:sz="0" w:space="0" w:color="auto"/>
            <w:left w:val="none" w:sz="0" w:space="0" w:color="auto"/>
            <w:bottom w:val="none" w:sz="0" w:space="0" w:color="auto"/>
            <w:right w:val="none" w:sz="0" w:space="0" w:color="auto"/>
          </w:divBdr>
        </w:div>
        <w:div w:id="697702792">
          <w:marLeft w:val="640"/>
          <w:marRight w:val="0"/>
          <w:marTop w:val="0"/>
          <w:marBottom w:val="0"/>
          <w:divBdr>
            <w:top w:val="none" w:sz="0" w:space="0" w:color="auto"/>
            <w:left w:val="none" w:sz="0" w:space="0" w:color="auto"/>
            <w:bottom w:val="none" w:sz="0" w:space="0" w:color="auto"/>
            <w:right w:val="none" w:sz="0" w:space="0" w:color="auto"/>
          </w:divBdr>
        </w:div>
        <w:div w:id="767383980">
          <w:marLeft w:val="640"/>
          <w:marRight w:val="0"/>
          <w:marTop w:val="0"/>
          <w:marBottom w:val="0"/>
          <w:divBdr>
            <w:top w:val="none" w:sz="0" w:space="0" w:color="auto"/>
            <w:left w:val="none" w:sz="0" w:space="0" w:color="auto"/>
            <w:bottom w:val="none" w:sz="0" w:space="0" w:color="auto"/>
            <w:right w:val="none" w:sz="0" w:space="0" w:color="auto"/>
          </w:divBdr>
        </w:div>
        <w:div w:id="812791218">
          <w:marLeft w:val="640"/>
          <w:marRight w:val="0"/>
          <w:marTop w:val="0"/>
          <w:marBottom w:val="0"/>
          <w:divBdr>
            <w:top w:val="none" w:sz="0" w:space="0" w:color="auto"/>
            <w:left w:val="none" w:sz="0" w:space="0" w:color="auto"/>
            <w:bottom w:val="none" w:sz="0" w:space="0" w:color="auto"/>
            <w:right w:val="none" w:sz="0" w:space="0" w:color="auto"/>
          </w:divBdr>
        </w:div>
        <w:div w:id="833452622">
          <w:marLeft w:val="640"/>
          <w:marRight w:val="0"/>
          <w:marTop w:val="0"/>
          <w:marBottom w:val="0"/>
          <w:divBdr>
            <w:top w:val="none" w:sz="0" w:space="0" w:color="auto"/>
            <w:left w:val="none" w:sz="0" w:space="0" w:color="auto"/>
            <w:bottom w:val="none" w:sz="0" w:space="0" w:color="auto"/>
            <w:right w:val="none" w:sz="0" w:space="0" w:color="auto"/>
          </w:divBdr>
        </w:div>
        <w:div w:id="858740064">
          <w:marLeft w:val="640"/>
          <w:marRight w:val="0"/>
          <w:marTop w:val="0"/>
          <w:marBottom w:val="0"/>
          <w:divBdr>
            <w:top w:val="none" w:sz="0" w:space="0" w:color="auto"/>
            <w:left w:val="none" w:sz="0" w:space="0" w:color="auto"/>
            <w:bottom w:val="none" w:sz="0" w:space="0" w:color="auto"/>
            <w:right w:val="none" w:sz="0" w:space="0" w:color="auto"/>
          </w:divBdr>
        </w:div>
        <w:div w:id="863438986">
          <w:marLeft w:val="640"/>
          <w:marRight w:val="0"/>
          <w:marTop w:val="0"/>
          <w:marBottom w:val="0"/>
          <w:divBdr>
            <w:top w:val="none" w:sz="0" w:space="0" w:color="auto"/>
            <w:left w:val="none" w:sz="0" w:space="0" w:color="auto"/>
            <w:bottom w:val="none" w:sz="0" w:space="0" w:color="auto"/>
            <w:right w:val="none" w:sz="0" w:space="0" w:color="auto"/>
          </w:divBdr>
        </w:div>
        <w:div w:id="863789664">
          <w:marLeft w:val="640"/>
          <w:marRight w:val="0"/>
          <w:marTop w:val="0"/>
          <w:marBottom w:val="0"/>
          <w:divBdr>
            <w:top w:val="none" w:sz="0" w:space="0" w:color="auto"/>
            <w:left w:val="none" w:sz="0" w:space="0" w:color="auto"/>
            <w:bottom w:val="none" w:sz="0" w:space="0" w:color="auto"/>
            <w:right w:val="none" w:sz="0" w:space="0" w:color="auto"/>
          </w:divBdr>
        </w:div>
        <w:div w:id="895897623">
          <w:marLeft w:val="640"/>
          <w:marRight w:val="0"/>
          <w:marTop w:val="0"/>
          <w:marBottom w:val="0"/>
          <w:divBdr>
            <w:top w:val="none" w:sz="0" w:space="0" w:color="auto"/>
            <w:left w:val="none" w:sz="0" w:space="0" w:color="auto"/>
            <w:bottom w:val="none" w:sz="0" w:space="0" w:color="auto"/>
            <w:right w:val="none" w:sz="0" w:space="0" w:color="auto"/>
          </w:divBdr>
        </w:div>
        <w:div w:id="924731796">
          <w:marLeft w:val="640"/>
          <w:marRight w:val="0"/>
          <w:marTop w:val="0"/>
          <w:marBottom w:val="0"/>
          <w:divBdr>
            <w:top w:val="none" w:sz="0" w:space="0" w:color="auto"/>
            <w:left w:val="none" w:sz="0" w:space="0" w:color="auto"/>
            <w:bottom w:val="none" w:sz="0" w:space="0" w:color="auto"/>
            <w:right w:val="none" w:sz="0" w:space="0" w:color="auto"/>
          </w:divBdr>
        </w:div>
        <w:div w:id="926116347">
          <w:marLeft w:val="640"/>
          <w:marRight w:val="0"/>
          <w:marTop w:val="0"/>
          <w:marBottom w:val="0"/>
          <w:divBdr>
            <w:top w:val="none" w:sz="0" w:space="0" w:color="auto"/>
            <w:left w:val="none" w:sz="0" w:space="0" w:color="auto"/>
            <w:bottom w:val="none" w:sz="0" w:space="0" w:color="auto"/>
            <w:right w:val="none" w:sz="0" w:space="0" w:color="auto"/>
          </w:divBdr>
        </w:div>
        <w:div w:id="928386730">
          <w:marLeft w:val="640"/>
          <w:marRight w:val="0"/>
          <w:marTop w:val="0"/>
          <w:marBottom w:val="0"/>
          <w:divBdr>
            <w:top w:val="none" w:sz="0" w:space="0" w:color="auto"/>
            <w:left w:val="none" w:sz="0" w:space="0" w:color="auto"/>
            <w:bottom w:val="none" w:sz="0" w:space="0" w:color="auto"/>
            <w:right w:val="none" w:sz="0" w:space="0" w:color="auto"/>
          </w:divBdr>
        </w:div>
        <w:div w:id="933394695">
          <w:marLeft w:val="640"/>
          <w:marRight w:val="0"/>
          <w:marTop w:val="0"/>
          <w:marBottom w:val="0"/>
          <w:divBdr>
            <w:top w:val="none" w:sz="0" w:space="0" w:color="auto"/>
            <w:left w:val="none" w:sz="0" w:space="0" w:color="auto"/>
            <w:bottom w:val="none" w:sz="0" w:space="0" w:color="auto"/>
            <w:right w:val="none" w:sz="0" w:space="0" w:color="auto"/>
          </w:divBdr>
        </w:div>
        <w:div w:id="940836714">
          <w:marLeft w:val="640"/>
          <w:marRight w:val="0"/>
          <w:marTop w:val="0"/>
          <w:marBottom w:val="0"/>
          <w:divBdr>
            <w:top w:val="none" w:sz="0" w:space="0" w:color="auto"/>
            <w:left w:val="none" w:sz="0" w:space="0" w:color="auto"/>
            <w:bottom w:val="none" w:sz="0" w:space="0" w:color="auto"/>
            <w:right w:val="none" w:sz="0" w:space="0" w:color="auto"/>
          </w:divBdr>
        </w:div>
        <w:div w:id="964197016">
          <w:marLeft w:val="640"/>
          <w:marRight w:val="0"/>
          <w:marTop w:val="0"/>
          <w:marBottom w:val="0"/>
          <w:divBdr>
            <w:top w:val="none" w:sz="0" w:space="0" w:color="auto"/>
            <w:left w:val="none" w:sz="0" w:space="0" w:color="auto"/>
            <w:bottom w:val="none" w:sz="0" w:space="0" w:color="auto"/>
            <w:right w:val="none" w:sz="0" w:space="0" w:color="auto"/>
          </w:divBdr>
        </w:div>
        <w:div w:id="968819756">
          <w:marLeft w:val="640"/>
          <w:marRight w:val="0"/>
          <w:marTop w:val="0"/>
          <w:marBottom w:val="0"/>
          <w:divBdr>
            <w:top w:val="none" w:sz="0" w:space="0" w:color="auto"/>
            <w:left w:val="none" w:sz="0" w:space="0" w:color="auto"/>
            <w:bottom w:val="none" w:sz="0" w:space="0" w:color="auto"/>
            <w:right w:val="none" w:sz="0" w:space="0" w:color="auto"/>
          </w:divBdr>
        </w:div>
        <w:div w:id="990253013">
          <w:marLeft w:val="640"/>
          <w:marRight w:val="0"/>
          <w:marTop w:val="0"/>
          <w:marBottom w:val="0"/>
          <w:divBdr>
            <w:top w:val="none" w:sz="0" w:space="0" w:color="auto"/>
            <w:left w:val="none" w:sz="0" w:space="0" w:color="auto"/>
            <w:bottom w:val="none" w:sz="0" w:space="0" w:color="auto"/>
            <w:right w:val="none" w:sz="0" w:space="0" w:color="auto"/>
          </w:divBdr>
        </w:div>
        <w:div w:id="1052651141">
          <w:marLeft w:val="640"/>
          <w:marRight w:val="0"/>
          <w:marTop w:val="0"/>
          <w:marBottom w:val="0"/>
          <w:divBdr>
            <w:top w:val="none" w:sz="0" w:space="0" w:color="auto"/>
            <w:left w:val="none" w:sz="0" w:space="0" w:color="auto"/>
            <w:bottom w:val="none" w:sz="0" w:space="0" w:color="auto"/>
            <w:right w:val="none" w:sz="0" w:space="0" w:color="auto"/>
          </w:divBdr>
        </w:div>
        <w:div w:id="1068186426">
          <w:marLeft w:val="640"/>
          <w:marRight w:val="0"/>
          <w:marTop w:val="0"/>
          <w:marBottom w:val="0"/>
          <w:divBdr>
            <w:top w:val="none" w:sz="0" w:space="0" w:color="auto"/>
            <w:left w:val="none" w:sz="0" w:space="0" w:color="auto"/>
            <w:bottom w:val="none" w:sz="0" w:space="0" w:color="auto"/>
            <w:right w:val="none" w:sz="0" w:space="0" w:color="auto"/>
          </w:divBdr>
        </w:div>
        <w:div w:id="1100445463">
          <w:marLeft w:val="640"/>
          <w:marRight w:val="0"/>
          <w:marTop w:val="0"/>
          <w:marBottom w:val="0"/>
          <w:divBdr>
            <w:top w:val="none" w:sz="0" w:space="0" w:color="auto"/>
            <w:left w:val="none" w:sz="0" w:space="0" w:color="auto"/>
            <w:bottom w:val="none" w:sz="0" w:space="0" w:color="auto"/>
            <w:right w:val="none" w:sz="0" w:space="0" w:color="auto"/>
          </w:divBdr>
        </w:div>
        <w:div w:id="1101146415">
          <w:marLeft w:val="640"/>
          <w:marRight w:val="0"/>
          <w:marTop w:val="0"/>
          <w:marBottom w:val="0"/>
          <w:divBdr>
            <w:top w:val="none" w:sz="0" w:space="0" w:color="auto"/>
            <w:left w:val="none" w:sz="0" w:space="0" w:color="auto"/>
            <w:bottom w:val="none" w:sz="0" w:space="0" w:color="auto"/>
            <w:right w:val="none" w:sz="0" w:space="0" w:color="auto"/>
          </w:divBdr>
        </w:div>
        <w:div w:id="1107116476">
          <w:marLeft w:val="640"/>
          <w:marRight w:val="0"/>
          <w:marTop w:val="0"/>
          <w:marBottom w:val="0"/>
          <w:divBdr>
            <w:top w:val="none" w:sz="0" w:space="0" w:color="auto"/>
            <w:left w:val="none" w:sz="0" w:space="0" w:color="auto"/>
            <w:bottom w:val="none" w:sz="0" w:space="0" w:color="auto"/>
            <w:right w:val="none" w:sz="0" w:space="0" w:color="auto"/>
          </w:divBdr>
        </w:div>
        <w:div w:id="1112824273">
          <w:marLeft w:val="640"/>
          <w:marRight w:val="0"/>
          <w:marTop w:val="0"/>
          <w:marBottom w:val="0"/>
          <w:divBdr>
            <w:top w:val="none" w:sz="0" w:space="0" w:color="auto"/>
            <w:left w:val="none" w:sz="0" w:space="0" w:color="auto"/>
            <w:bottom w:val="none" w:sz="0" w:space="0" w:color="auto"/>
            <w:right w:val="none" w:sz="0" w:space="0" w:color="auto"/>
          </w:divBdr>
        </w:div>
        <w:div w:id="1141267042">
          <w:marLeft w:val="640"/>
          <w:marRight w:val="0"/>
          <w:marTop w:val="0"/>
          <w:marBottom w:val="0"/>
          <w:divBdr>
            <w:top w:val="none" w:sz="0" w:space="0" w:color="auto"/>
            <w:left w:val="none" w:sz="0" w:space="0" w:color="auto"/>
            <w:bottom w:val="none" w:sz="0" w:space="0" w:color="auto"/>
            <w:right w:val="none" w:sz="0" w:space="0" w:color="auto"/>
          </w:divBdr>
        </w:div>
        <w:div w:id="1153520664">
          <w:marLeft w:val="640"/>
          <w:marRight w:val="0"/>
          <w:marTop w:val="0"/>
          <w:marBottom w:val="0"/>
          <w:divBdr>
            <w:top w:val="none" w:sz="0" w:space="0" w:color="auto"/>
            <w:left w:val="none" w:sz="0" w:space="0" w:color="auto"/>
            <w:bottom w:val="none" w:sz="0" w:space="0" w:color="auto"/>
            <w:right w:val="none" w:sz="0" w:space="0" w:color="auto"/>
          </w:divBdr>
        </w:div>
        <w:div w:id="1175336794">
          <w:marLeft w:val="640"/>
          <w:marRight w:val="0"/>
          <w:marTop w:val="0"/>
          <w:marBottom w:val="0"/>
          <w:divBdr>
            <w:top w:val="none" w:sz="0" w:space="0" w:color="auto"/>
            <w:left w:val="none" w:sz="0" w:space="0" w:color="auto"/>
            <w:bottom w:val="none" w:sz="0" w:space="0" w:color="auto"/>
            <w:right w:val="none" w:sz="0" w:space="0" w:color="auto"/>
          </w:divBdr>
        </w:div>
        <w:div w:id="1177499771">
          <w:marLeft w:val="640"/>
          <w:marRight w:val="0"/>
          <w:marTop w:val="0"/>
          <w:marBottom w:val="0"/>
          <w:divBdr>
            <w:top w:val="none" w:sz="0" w:space="0" w:color="auto"/>
            <w:left w:val="none" w:sz="0" w:space="0" w:color="auto"/>
            <w:bottom w:val="none" w:sz="0" w:space="0" w:color="auto"/>
            <w:right w:val="none" w:sz="0" w:space="0" w:color="auto"/>
          </w:divBdr>
        </w:div>
        <w:div w:id="1179009354">
          <w:marLeft w:val="640"/>
          <w:marRight w:val="0"/>
          <w:marTop w:val="0"/>
          <w:marBottom w:val="0"/>
          <w:divBdr>
            <w:top w:val="none" w:sz="0" w:space="0" w:color="auto"/>
            <w:left w:val="none" w:sz="0" w:space="0" w:color="auto"/>
            <w:bottom w:val="none" w:sz="0" w:space="0" w:color="auto"/>
            <w:right w:val="none" w:sz="0" w:space="0" w:color="auto"/>
          </w:divBdr>
        </w:div>
        <w:div w:id="1185704302">
          <w:marLeft w:val="640"/>
          <w:marRight w:val="0"/>
          <w:marTop w:val="0"/>
          <w:marBottom w:val="0"/>
          <w:divBdr>
            <w:top w:val="none" w:sz="0" w:space="0" w:color="auto"/>
            <w:left w:val="none" w:sz="0" w:space="0" w:color="auto"/>
            <w:bottom w:val="none" w:sz="0" w:space="0" w:color="auto"/>
            <w:right w:val="none" w:sz="0" w:space="0" w:color="auto"/>
          </w:divBdr>
        </w:div>
        <w:div w:id="1265310627">
          <w:marLeft w:val="640"/>
          <w:marRight w:val="0"/>
          <w:marTop w:val="0"/>
          <w:marBottom w:val="0"/>
          <w:divBdr>
            <w:top w:val="none" w:sz="0" w:space="0" w:color="auto"/>
            <w:left w:val="none" w:sz="0" w:space="0" w:color="auto"/>
            <w:bottom w:val="none" w:sz="0" w:space="0" w:color="auto"/>
            <w:right w:val="none" w:sz="0" w:space="0" w:color="auto"/>
          </w:divBdr>
        </w:div>
        <w:div w:id="1277063752">
          <w:marLeft w:val="640"/>
          <w:marRight w:val="0"/>
          <w:marTop w:val="0"/>
          <w:marBottom w:val="0"/>
          <w:divBdr>
            <w:top w:val="none" w:sz="0" w:space="0" w:color="auto"/>
            <w:left w:val="none" w:sz="0" w:space="0" w:color="auto"/>
            <w:bottom w:val="none" w:sz="0" w:space="0" w:color="auto"/>
            <w:right w:val="none" w:sz="0" w:space="0" w:color="auto"/>
          </w:divBdr>
        </w:div>
        <w:div w:id="1280844698">
          <w:marLeft w:val="640"/>
          <w:marRight w:val="0"/>
          <w:marTop w:val="0"/>
          <w:marBottom w:val="0"/>
          <w:divBdr>
            <w:top w:val="none" w:sz="0" w:space="0" w:color="auto"/>
            <w:left w:val="none" w:sz="0" w:space="0" w:color="auto"/>
            <w:bottom w:val="none" w:sz="0" w:space="0" w:color="auto"/>
            <w:right w:val="none" w:sz="0" w:space="0" w:color="auto"/>
          </w:divBdr>
        </w:div>
        <w:div w:id="1287006554">
          <w:marLeft w:val="640"/>
          <w:marRight w:val="0"/>
          <w:marTop w:val="0"/>
          <w:marBottom w:val="0"/>
          <w:divBdr>
            <w:top w:val="none" w:sz="0" w:space="0" w:color="auto"/>
            <w:left w:val="none" w:sz="0" w:space="0" w:color="auto"/>
            <w:bottom w:val="none" w:sz="0" w:space="0" w:color="auto"/>
            <w:right w:val="none" w:sz="0" w:space="0" w:color="auto"/>
          </w:divBdr>
        </w:div>
        <w:div w:id="1291940501">
          <w:marLeft w:val="640"/>
          <w:marRight w:val="0"/>
          <w:marTop w:val="0"/>
          <w:marBottom w:val="0"/>
          <w:divBdr>
            <w:top w:val="none" w:sz="0" w:space="0" w:color="auto"/>
            <w:left w:val="none" w:sz="0" w:space="0" w:color="auto"/>
            <w:bottom w:val="none" w:sz="0" w:space="0" w:color="auto"/>
            <w:right w:val="none" w:sz="0" w:space="0" w:color="auto"/>
          </w:divBdr>
        </w:div>
        <w:div w:id="1297292306">
          <w:marLeft w:val="640"/>
          <w:marRight w:val="0"/>
          <w:marTop w:val="0"/>
          <w:marBottom w:val="0"/>
          <w:divBdr>
            <w:top w:val="none" w:sz="0" w:space="0" w:color="auto"/>
            <w:left w:val="none" w:sz="0" w:space="0" w:color="auto"/>
            <w:bottom w:val="none" w:sz="0" w:space="0" w:color="auto"/>
            <w:right w:val="none" w:sz="0" w:space="0" w:color="auto"/>
          </w:divBdr>
        </w:div>
        <w:div w:id="1306354063">
          <w:marLeft w:val="640"/>
          <w:marRight w:val="0"/>
          <w:marTop w:val="0"/>
          <w:marBottom w:val="0"/>
          <w:divBdr>
            <w:top w:val="none" w:sz="0" w:space="0" w:color="auto"/>
            <w:left w:val="none" w:sz="0" w:space="0" w:color="auto"/>
            <w:bottom w:val="none" w:sz="0" w:space="0" w:color="auto"/>
            <w:right w:val="none" w:sz="0" w:space="0" w:color="auto"/>
          </w:divBdr>
        </w:div>
        <w:div w:id="1337541092">
          <w:marLeft w:val="640"/>
          <w:marRight w:val="0"/>
          <w:marTop w:val="0"/>
          <w:marBottom w:val="0"/>
          <w:divBdr>
            <w:top w:val="none" w:sz="0" w:space="0" w:color="auto"/>
            <w:left w:val="none" w:sz="0" w:space="0" w:color="auto"/>
            <w:bottom w:val="none" w:sz="0" w:space="0" w:color="auto"/>
            <w:right w:val="none" w:sz="0" w:space="0" w:color="auto"/>
          </w:divBdr>
        </w:div>
        <w:div w:id="1349870995">
          <w:marLeft w:val="640"/>
          <w:marRight w:val="0"/>
          <w:marTop w:val="0"/>
          <w:marBottom w:val="0"/>
          <w:divBdr>
            <w:top w:val="none" w:sz="0" w:space="0" w:color="auto"/>
            <w:left w:val="none" w:sz="0" w:space="0" w:color="auto"/>
            <w:bottom w:val="none" w:sz="0" w:space="0" w:color="auto"/>
            <w:right w:val="none" w:sz="0" w:space="0" w:color="auto"/>
          </w:divBdr>
        </w:div>
        <w:div w:id="1411539020">
          <w:marLeft w:val="640"/>
          <w:marRight w:val="0"/>
          <w:marTop w:val="0"/>
          <w:marBottom w:val="0"/>
          <w:divBdr>
            <w:top w:val="none" w:sz="0" w:space="0" w:color="auto"/>
            <w:left w:val="none" w:sz="0" w:space="0" w:color="auto"/>
            <w:bottom w:val="none" w:sz="0" w:space="0" w:color="auto"/>
            <w:right w:val="none" w:sz="0" w:space="0" w:color="auto"/>
          </w:divBdr>
        </w:div>
        <w:div w:id="1444499962">
          <w:marLeft w:val="640"/>
          <w:marRight w:val="0"/>
          <w:marTop w:val="0"/>
          <w:marBottom w:val="0"/>
          <w:divBdr>
            <w:top w:val="none" w:sz="0" w:space="0" w:color="auto"/>
            <w:left w:val="none" w:sz="0" w:space="0" w:color="auto"/>
            <w:bottom w:val="none" w:sz="0" w:space="0" w:color="auto"/>
            <w:right w:val="none" w:sz="0" w:space="0" w:color="auto"/>
          </w:divBdr>
        </w:div>
        <w:div w:id="1446075743">
          <w:marLeft w:val="640"/>
          <w:marRight w:val="0"/>
          <w:marTop w:val="0"/>
          <w:marBottom w:val="0"/>
          <w:divBdr>
            <w:top w:val="none" w:sz="0" w:space="0" w:color="auto"/>
            <w:left w:val="none" w:sz="0" w:space="0" w:color="auto"/>
            <w:bottom w:val="none" w:sz="0" w:space="0" w:color="auto"/>
            <w:right w:val="none" w:sz="0" w:space="0" w:color="auto"/>
          </w:divBdr>
        </w:div>
        <w:div w:id="1450586564">
          <w:marLeft w:val="640"/>
          <w:marRight w:val="0"/>
          <w:marTop w:val="0"/>
          <w:marBottom w:val="0"/>
          <w:divBdr>
            <w:top w:val="none" w:sz="0" w:space="0" w:color="auto"/>
            <w:left w:val="none" w:sz="0" w:space="0" w:color="auto"/>
            <w:bottom w:val="none" w:sz="0" w:space="0" w:color="auto"/>
            <w:right w:val="none" w:sz="0" w:space="0" w:color="auto"/>
          </w:divBdr>
        </w:div>
        <w:div w:id="1518350742">
          <w:marLeft w:val="640"/>
          <w:marRight w:val="0"/>
          <w:marTop w:val="0"/>
          <w:marBottom w:val="0"/>
          <w:divBdr>
            <w:top w:val="none" w:sz="0" w:space="0" w:color="auto"/>
            <w:left w:val="none" w:sz="0" w:space="0" w:color="auto"/>
            <w:bottom w:val="none" w:sz="0" w:space="0" w:color="auto"/>
            <w:right w:val="none" w:sz="0" w:space="0" w:color="auto"/>
          </w:divBdr>
        </w:div>
        <w:div w:id="1523204493">
          <w:marLeft w:val="640"/>
          <w:marRight w:val="0"/>
          <w:marTop w:val="0"/>
          <w:marBottom w:val="0"/>
          <w:divBdr>
            <w:top w:val="none" w:sz="0" w:space="0" w:color="auto"/>
            <w:left w:val="none" w:sz="0" w:space="0" w:color="auto"/>
            <w:bottom w:val="none" w:sz="0" w:space="0" w:color="auto"/>
            <w:right w:val="none" w:sz="0" w:space="0" w:color="auto"/>
          </w:divBdr>
        </w:div>
        <w:div w:id="1536892852">
          <w:marLeft w:val="640"/>
          <w:marRight w:val="0"/>
          <w:marTop w:val="0"/>
          <w:marBottom w:val="0"/>
          <w:divBdr>
            <w:top w:val="none" w:sz="0" w:space="0" w:color="auto"/>
            <w:left w:val="none" w:sz="0" w:space="0" w:color="auto"/>
            <w:bottom w:val="none" w:sz="0" w:space="0" w:color="auto"/>
            <w:right w:val="none" w:sz="0" w:space="0" w:color="auto"/>
          </w:divBdr>
        </w:div>
        <w:div w:id="1539319503">
          <w:marLeft w:val="640"/>
          <w:marRight w:val="0"/>
          <w:marTop w:val="0"/>
          <w:marBottom w:val="0"/>
          <w:divBdr>
            <w:top w:val="none" w:sz="0" w:space="0" w:color="auto"/>
            <w:left w:val="none" w:sz="0" w:space="0" w:color="auto"/>
            <w:bottom w:val="none" w:sz="0" w:space="0" w:color="auto"/>
            <w:right w:val="none" w:sz="0" w:space="0" w:color="auto"/>
          </w:divBdr>
        </w:div>
        <w:div w:id="1547176279">
          <w:marLeft w:val="640"/>
          <w:marRight w:val="0"/>
          <w:marTop w:val="0"/>
          <w:marBottom w:val="0"/>
          <w:divBdr>
            <w:top w:val="none" w:sz="0" w:space="0" w:color="auto"/>
            <w:left w:val="none" w:sz="0" w:space="0" w:color="auto"/>
            <w:bottom w:val="none" w:sz="0" w:space="0" w:color="auto"/>
            <w:right w:val="none" w:sz="0" w:space="0" w:color="auto"/>
          </w:divBdr>
        </w:div>
        <w:div w:id="1555845085">
          <w:marLeft w:val="640"/>
          <w:marRight w:val="0"/>
          <w:marTop w:val="0"/>
          <w:marBottom w:val="0"/>
          <w:divBdr>
            <w:top w:val="none" w:sz="0" w:space="0" w:color="auto"/>
            <w:left w:val="none" w:sz="0" w:space="0" w:color="auto"/>
            <w:bottom w:val="none" w:sz="0" w:space="0" w:color="auto"/>
            <w:right w:val="none" w:sz="0" w:space="0" w:color="auto"/>
          </w:divBdr>
        </w:div>
        <w:div w:id="1570921287">
          <w:marLeft w:val="640"/>
          <w:marRight w:val="0"/>
          <w:marTop w:val="0"/>
          <w:marBottom w:val="0"/>
          <w:divBdr>
            <w:top w:val="none" w:sz="0" w:space="0" w:color="auto"/>
            <w:left w:val="none" w:sz="0" w:space="0" w:color="auto"/>
            <w:bottom w:val="none" w:sz="0" w:space="0" w:color="auto"/>
            <w:right w:val="none" w:sz="0" w:space="0" w:color="auto"/>
          </w:divBdr>
        </w:div>
        <w:div w:id="1662926032">
          <w:marLeft w:val="640"/>
          <w:marRight w:val="0"/>
          <w:marTop w:val="0"/>
          <w:marBottom w:val="0"/>
          <w:divBdr>
            <w:top w:val="none" w:sz="0" w:space="0" w:color="auto"/>
            <w:left w:val="none" w:sz="0" w:space="0" w:color="auto"/>
            <w:bottom w:val="none" w:sz="0" w:space="0" w:color="auto"/>
            <w:right w:val="none" w:sz="0" w:space="0" w:color="auto"/>
          </w:divBdr>
        </w:div>
        <w:div w:id="1696736047">
          <w:marLeft w:val="640"/>
          <w:marRight w:val="0"/>
          <w:marTop w:val="0"/>
          <w:marBottom w:val="0"/>
          <w:divBdr>
            <w:top w:val="none" w:sz="0" w:space="0" w:color="auto"/>
            <w:left w:val="none" w:sz="0" w:space="0" w:color="auto"/>
            <w:bottom w:val="none" w:sz="0" w:space="0" w:color="auto"/>
            <w:right w:val="none" w:sz="0" w:space="0" w:color="auto"/>
          </w:divBdr>
        </w:div>
        <w:div w:id="1711764912">
          <w:marLeft w:val="640"/>
          <w:marRight w:val="0"/>
          <w:marTop w:val="0"/>
          <w:marBottom w:val="0"/>
          <w:divBdr>
            <w:top w:val="none" w:sz="0" w:space="0" w:color="auto"/>
            <w:left w:val="none" w:sz="0" w:space="0" w:color="auto"/>
            <w:bottom w:val="none" w:sz="0" w:space="0" w:color="auto"/>
            <w:right w:val="none" w:sz="0" w:space="0" w:color="auto"/>
          </w:divBdr>
        </w:div>
        <w:div w:id="1714108787">
          <w:marLeft w:val="640"/>
          <w:marRight w:val="0"/>
          <w:marTop w:val="0"/>
          <w:marBottom w:val="0"/>
          <w:divBdr>
            <w:top w:val="none" w:sz="0" w:space="0" w:color="auto"/>
            <w:left w:val="none" w:sz="0" w:space="0" w:color="auto"/>
            <w:bottom w:val="none" w:sz="0" w:space="0" w:color="auto"/>
            <w:right w:val="none" w:sz="0" w:space="0" w:color="auto"/>
          </w:divBdr>
        </w:div>
        <w:div w:id="1723363494">
          <w:marLeft w:val="640"/>
          <w:marRight w:val="0"/>
          <w:marTop w:val="0"/>
          <w:marBottom w:val="0"/>
          <w:divBdr>
            <w:top w:val="none" w:sz="0" w:space="0" w:color="auto"/>
            <w:left w:val="none" w:sz="0" w:space="0" w:color="auto"/>
            <w:bottom w:val="none" w:sz="0" w:space="0" w:color="auto"/>
            <w:right w:val="none" w:sz="0" w:space="0" w:color="auto"/>
          </w:divBdr>
        </w:div>
        <w:div w:id="1745371927">
          <w:marLeft w:val="640"/>
          <w:marRight w:val="0"/>
          <w:marTop w:val="0"/>
          <w:marBottom w:val="0"/>
          <w:divBdr>
            <w:top w:val="none" w:sz="0" w:space="0" w:color="auto"/>
            <w:left w:val="none" w:sz="0" w:space="0" w:color="auto"/>
            <w:bottom w:val="none" w:sz="0" w:space="0" w:color="auto"/>
            <w:right w:val="none" w:sz="0" w:space="0" w:color="auto"/>
          </w:divBdr>
        </w:div>
        <w:div w:id="1747653805">
          <w:marLeft w:val="640"/>
          <w:marRight w:val="0"/>
          <w:marTop w:val="0"/>
          <w:marBottom w:val="0"/>
          <w:divBdr>
            <w:top w:val="none" w:sz="0" w:space="0" w:color="auto"/>
            <w:left w:val="none" w:sz="0" w:space="0" w:color="auto"/>
            <w:bottom w:val="none" w:sz="0" w:space="0" w:color="auto"/>
            <w:right w:val="none" w:sz="0" w:space="0" w:color="auto"/>
          </w:divBdr>
        </w:div>
        <w:div w:id="1952734886">
          <w:marLeft w:val="640"/>
          <w:marRight w:val="0"/>
          <w:marTop w:val="0"/>
          <w:marBottom w:val="0"/>
          <w:divBdr>
            <w:top w:val="none" w:sz="0" w:space="0" w:color="auto"/>
            <w:left w:val="none" w:sz="0" w:space="0" w:color="auto"/>
            <w:bottom w:val="none" w:sz="0" w:space="0" w:color="auto"/>
            <w:right w:val="none" w:sz="0" w:space="0" w:color="auto"/>
          </w:divBdr>
        </w:div>
        <w:div w:id="1954245760">
          <w:marLeft w:val="640"/>
          <w:marRight w:val="0"/>
          <w:marTop w:val="0"/>
          <w:marBottom w:val="0"/>
          <w:divBdr>
            <w:top w:val="none" w:sz="0" w:space="0" w:color="auto"/>
            <w:left w:val="none" w:sz="0" w:space="0" w:color="auto"/>
            <w:bottom w:val="none" w:sz="0" w:space="0" w:color="auto"/>
            <w:right w:val="none" w:sz="0" w:space="0" w:color="auto"/>
          </w:divBdr>
        </w:div>
        <w:div w:id="1977635782">
          <w:marLeft w:val="640"/>
          <w:marRight w:val="0"/>
          <w:marTop w:val="0"/>
          <w:marBottom w:val="0"/>
          <w:divBdr>
            <w:top w:val="none" w:sz="0" w:space="0" w:color="auto"/>
            <w:left w:val="none" w:sz="0" w:space="0" w:color="auto"/>
            <w:bottom w:val="none" w:sz="0" w:space="0" w:color="auto"/>
            <w:right w:val="none" w:sz="0" w:space="0" w:color="auto"/>
          </w:divBdr>
        </w:div>
        <w:div w:id="2018270793">
          <w:marLeft w:val="640"/>
          <w:marRight w:val="0"/>
          <w:marTop w:val="0"/>
          <w:marBottom w:val="0"/>
          <w:divBdr>
            <w:top w:val="none" w:sz="0" w:space="0" w:color="auto"/>
            <w:left w:val="none" w:sz="0" w:space="0" w:color="auto"/>
            <w:bottom w:val="none" w:sz="0" w:space="0" w:color="auto"/>
            <w:right w:val="none" w:sz="0" w:space="0" w:color="auto"/>
          </w:divBdr>
        </w:div>
        <w:div w:id="2025399710">
          <w:marLeft w:val="640"/>
          <w:marRight w:val="0"/>
          <w:marTop w:val="0"/>
          <w:marBottom w:val="0"/>
          <w:divBdr>
            <w:top w:val="none" w:sz="0" w:space="0" w:color="auto"/>
            <w:left w:val="none" w:sz="0" w:space="0" w:color="auto"/>
            <w:bottom w:val="none" w:sz="0" w:space="0" w:color="auto"/>
            <w:right w:val="none" w:sz="0" w:space="0" w:color="auto"/>
          </w:divBdr>
        </w:div>
        <w:div w:id="2065711953">
          <w:marLeft w:val="640"/>
          <w:marRight w:val="0"/>
          <w:marTop w:val="0"/>
          <w:marBottom w:val="0"/>
          <w:divBdr>
            <w:top w:val="none" w:sz="0" w:space="0" w:color="auto"/>
            <w:left w:val="none" w:sz="0" w:space="0" w:color="auto"/>
            <w:bottom w:val="none" w:sz="0" w:space="0" w:color="auto"/>
            <w:right w:val="none" w:sz="0" w:space="0" w:color="auto"/>
          </w:divBdr>
        </w:div>
        <w:div w:id="2142267852">
          <w:marLeft w:val="640"/>
          <w:marRight w:val="0"/>
          <w:marTop w:val="0"/>
          <w:marBottom w:val="0"/>
          <w:divBdr>
            <w:top w:val="none" w:sz="0" w:space="0" w:color="auto"/>
            <w:left w:val="none" w:sz="0" w:space="0" w:color="auto"/>
            <w:bottom w:val="none" w:sz="0" w:space="0" w:color="auto"/>
            <w:right w:val="none" w:sz="0" w:space="0" w:color="auto"/>
          </w:divBdr>
        </w:div>
      </w:divsChild>
    </w:div>
    <w:div w:id="379791342">
      <w:bodyDiv w:val="1"/>
      <w:marLeft w:val="0"/>
      <w:marRight w:val="0"/>
      <w:marTop w:val="0"/>
      <w:marBottom w:val="0"/>
      <w:divBdr>
        <w:top w:val="none" w:sz="0" w:space="0" w:color="auto"/>
        <w:left w:val="none" w:sz="0" w:space="0" w:color="auto"/>
        <w:bottom w:val="none" w:sz="0" w:space="0" w:color="auto"/>
        <w:right w:val="none" w:sz="0" w:space="0" w:color="auto"/>
      </w:divBdr>
      <w:divsChild>
        <w:div w:id="1886599533">
          <w:marLeft w:val="640"/>
          <w:marRight w:val="0"/>
          <w:marTop w:val="0"/>
          <w:marBottom w:val="0"/>
          <w:divBdr>
            <w:top w:val="none" w:sz="0" w:space="0" w:color="auto"/>
            <w:left w:val="none" w:sz="0" w:space="0" w:color="auto"/>
            <w:bottom w:val="none" w:sz="0" w:space="0" w:color="auto"/>
            <w:right w:val="none" w:sz="0" w:space="0" w:color="auto"/>
          </w:divBdr>
        </w:div>
        <w:div w:id="768045980">
          <w:marLeft w:val="640"/>
          <w:marRight w:val="0"/>
          <w:marTop w:val="0"/>
          <w:marBottom w:val="0"/>
          <w:divBdr>
            <w:top w:val="none" w:sz="0" w:space="0" w:color="auto"/>
            <w:left w:val="none" w:sz="0" w:space="0" w:color="auto"/>
            <w:bottom w:val="none" w:sz="0" w:space="0" w:color="auto"/>
            <w:right w:val="none" w:sz="0" w:space="0" w:color="auto"/>
          </w:divBdr>
        </w:div>
        <w:div w:id="1138760328">
          <w:marLeft w:val="640"/>
          <w:marRight w:val="0"/>
          <w:marTop w:val="0"/>
          <w:marBottom w:val="0"/>
          <w:divBdr>
            <w:top w:val="none" w:sz="0" w:space="0" w:color="auto"/>
            <w:left w:val="none" w:sz="0" w:space="0" w:color="auto"/>
            <w:bottom w:val="none" w:sz="0" w:space="0" w:color="auto"/>
            <w:right w:val="none" w:sz="0" w:space="0" w:color="auto"/>
          </w:divBdr>
        </w:div>
        <w:div w:id="1470242447">
          <w:marLeft w:val="640"/>
          <w:marRight w:val="0"/>
          <w:marTop w:val="0"/>
          <w:marBottom w:val="0"/>
          <w:divBdr>
            <w:top w:val="none" w:sz="0" w:space="0" w:color="auto"/>
            <w:left w:val="none" w:sz="0" w:space="0" w:color="auto"/>
            <w:bottom w:val="none" w:sz="0" w:space="0" w:color="auto"/>
            <w:right w:val="none" w:sz="0" w:space="0" w:color="auto"/>
          </w:divBdr>
        </w:div>
        <w:div w:id="2000111250">
          <w:marLeft w:val="640"/>
          <w:marRight w:val="0"/>
          <w:marTop w:val="0"/>
          <w:marBottom w:val="0"/>
          <w:divBdr>
            <w:top w:val="none" w:sz="0" w:space="0" w:color="auto"/>
            <w:left w:val="none" w:sz="0" w:space="0" w:color="auto"/>
            <w:bottom w:val="none" w:sz="0" w:space="0" w:color="auto"/>
            <w:right w:val="none" w:sz="0" w:space="0" w:color="auto"/>
          </w:divBdr>
        </w:div>
        <w:div w:id="2066760960">
          <w:marLeft w:val="640"/>
          <w:marRight w:val="0"/>
          <w:marTop w:val="0"/>
          <w:marBottom w:val="0"/>
          <w:divBdr>
            <w:top w:val="none" w:sz="0" w:space="0" w:color="auto"/>
            <w:left w:val="none" w:sz="0" w:space="0" w:color="auto"/>
            <w:bottom w:val="none" w:sz="0" w:space="0" w:color="auto"/>
            <w:right w:val="none" w:sz="0" w:space="0" w:color="auto"/>
          </w:divBdr>
        </w:div>
        <w:div w:id="818811127">
          <w:marLeft w:val="640"/>
          <w:marRight w:val="0"/>
          <w:marTop w:val="0"/>
          <w:marBottom w:val="0"/>
          <w:divBdr>
            <w:top w:val="none" w:sz="0" w:space="0" w:color="auto"/>
            <w:left w:val="none" w:sz="0" w:space="0" w:color="auto"/>
            <w:bottom w:val="none" w:sz="0" w:space="0" w:color="auto"/>
            <w:right w:val="none" w:sz="0" w:space="0" w:color="auto"/>
          </w:divBdr>
        </w:div>
        <w:div w:id="1419911586">
          <w:marLeft w:val="640"/>
          <w:marRight w:val="0"/>
          <w:marTop w:val="0"/>
          <w:marBottom w:val="0"/>
          <w:divBdr>
            <w:top w:val="none" w:sz="0" w:space="0" w:color="auto"/>
            <w:left w:val="none" w:sz="0" w:space="0" w:color="auto"/>
            <w:bottom w:val="none" w:sz="0" w:space="0" w:color="auto"/>
            <w:right w:val="none" w:sz="0" w:space="0" w:color="auto"/>
          </w:divBdr>
        </w:div>
        <w:div w:id="1262832404">
          <w:marLeft w:val="640"/>
          <w:marRight w:val="0"/>
          <w:marTop w:val="0"/>
          <w:marBottom w:val="0"/>
          <w:divBdr>
            <w:top w:val="none" w:sz="0" w:space="0" w:color="auto"/>
            <w:left w:val="none" w:sz="0" w:space="0" w:color="auto"/>
            <w:bottom w:val="none" w:sz="0" w:space="0" w:color="auto"/>
            <w:right w:val="none" w:sz="0" w:space="0" w:color="auto"/>
          </w:divBdr>
        </w:div>
        <w:div w:id="1368023361">
          <w:marLeft w:val="640"/>
          <w:marRight w:val="0"/>
          <w:marTop w:val="0"/>
          <w:marBottom w:val="0"/>
          <w:divBdr>
            <w:top w:val="none" w:sz="0" w:space="0" w:color="auto"/>
            <w:left w:val="none" w:sz="0" w:space="0" w:color="auto"/>
            <w:bottom w:val="none" w:sz="0" w:space="0" w:color="auto"/>
            <w:right w:val="none" w:sz="0" w:space="0" w:color="auto"/>
          </w:divBdr>
        </w:div>
        <w:div w:id="609093102">
          <w:marLeft w:val="640"/>
          <w:marRight w:val="0"/>
          <w:marTop w:val="0"/>
          <w:marBottom w:val="0"/>
          <w:divBdr>
            <w:top w:val="none" w:sz="0" w:space="0" w:color="auto"/>
            <w:left w:val="none" w:sz="0" w:space="0" w:color="auto"/>
            <w:bottom w:val="none" w:sz="0" w:space="0" w:color="auto"/>
            <w:right w:val="none" w:sz="0" w:space="0" w:color="auto"/>
          </w:divBdr>
        </w:div>
        <w:div w:id="280042418">
          <w:marLeft w:val="640"/>
          <w:marRight w:val="0"/>
          <w:marTop w:val="0"/>
          <w:marBottom w:val="0"/>
          <w:divBdr>
            <w:top w:val="none" w:sz="0" w:space="0" w:color="auto"/>
            <w:left w:val="none" w:sz="0" w:space="0" w:color="auto"/>
            <w:bottom w:val="none" w:sz="0" w:space="0" w:color="auto"/>
            <w:right w:val="none" w:sz="0" w:space="0" w:color="auto"/>
          </w:divBdr>
        </w:div>
        <w:div w:id="503862607">
          <w:marLeft w:val="640"/>
          <w:marRight w:val="0"/>
          <w:marTop w:val="0"/>
          <w:marBottom w:val="0"/>
          <w:divBdr>
            <w:top w:val="none" w:sz="0" w:space="0" w:color="auto"/>
            <w:left w:val="none" w:sz="0" w:space="0" w:color="auto"/>
            <w:bottom w:val="none" w:sz="0" w:space="0" w:color="auto"/>
            <w:right w:val="none" w:sz="0" w:space="0" w:color="auto"/>
          </w:divBdr>
        </w:div>
        <w:div w:id="1274441926">
          <w:marLeft w:val="640"/>
          <w:marRight w:val="0"/>
          <w:marTop w:val="0"/>
          <w:marBottom w:val="0"/>
          <w:divBdr>
            <w:top w:val="none" w:sz="0" w:space="0" w:color="auto"/>
            <w:left w:val="none" w:sz="0" w:space="0" w:color="auto"/>
            <w:bottom w:val="none" w:sz="0" w:space="0" w:color="auto"/>
            <w:right w:val="none" w:sz="0" w:space="0" w:color="auto"/>
          </w:divBdr>
        </w:div>
        <w:div w:id="2036153569">
          <w:marLeft w:val="640"/>
          <w:marRight w:val="0"/>
          <w:marTop w:val="0"/>
          <w:marBottom w:val="0"/>
          <w:divBdr>
            <w:top w:val="none" w:sz="0" w:space="0" w:color="auto"/>
            <w:left w:val="none" w:sz="0" w:space="0" w:color="auto"/>
            <w:bottom w:val="none" w:sz="0" w:space="0" w:color="auto"/>
            <w:right w:val="none" w:sz="0" w:space="0" w:color="auto"/>
          </w:divBdr>
        </w:div>
        <w:div w:id="522715573">
          <w:marLeft w:val="640"/>
          <w:marRight w:val="0"/>
          <w:marTop w:val="0"/>
          <w:marBottom w:val="0"/>
          <w:divBdr>
            <w:top w:val="none" w:sz="0" w:space="0" w:color="auto"/>
            <w:left w:val="none" w:sz="0" w:space="0" w:color="auto"/>
            <w:bottom w:val="none" w:sz="0" w:space="0" w:color="auto"/>
            <w:right w:val="none" w:sz="0" w:space="0" w:color="auto"/>
          </w:divBdr>
        </w:div>
        <w:div w:id="205684087">
          <w:marLeft w:val="640"/>
          <w:marRight w:val="0"/>
          <w:marTop w:val="0"/>
          <w:marBottom w:val="0"/>
          <w:divBdr>
            <w:top w:val="none" w:sz="0" w:space="0" w:color="auto"/>
            <w:left w:val="none" w:sz="0" w:space="0" w:color="auto"/>
            <w:bottom w:val="none" w:sz="0" w:space="0" w:color="auto"/>
            <w:right w:val="none" w:sz="0" w:space="0" w:color="auto"/>
          </w:divBdr>
        </w:div>
        <w:div w:id="2048482094">
          <w:marLeft w:val="640"/>
          <w:marRight w:val="0"/>
          <w:marTop w:val="0"/>
          <w:marBottom w:val="0"/>
          <w:divBdr>
            <w:top w:val="none" w:sz="0" w:space="0" w:color="auto"/>
            <w:left w:val="none" w:sz="0" w:space="0" w:color="auto"/>
            <w:bottom w:val="none" w:sz="0" w:space="0" w:color="auto"/>
            <w:right w:val="none" w:sz="0" w:space="0" w:color="auto"/>
          </w:divBdr>
        </w:div>
        <w:div w:id="360671123">
          <w:marLeft w:val="640"/>
          <w:marRight w:val="0"/>
          <w:marTop w:val="0"/>
          <w:marBottom w:val="0"/>
          <w:divBdr>
            <w:top w:val="none" w:sz="0" w:space="0" w:color="auto"/>
            <w:left w:val="none" w:sz="0" w:space="0" w:color="auto"/>
            <w:bottom w:val="none" w:sz="0" w:space="0" w:color="auto"/>
            <w:right w:val="none" w:sz="0" w:space="0" w:color="auto"/>
          </w:divBdr>
        </w:div>
        <w:div w:id="486211819">
          <w:marLeft w:val="640"/>
          <w:marRight w:val="0"/>
          <w:marTop w:val="0"/>
          <w:marBottom w:val="0"/>
          <w:divBdr>
            <w:top w:val="none" w:sz="0" w:space="0" w:color="auto"/>
            <w:left w:val="none" w:sz="0" w:space="0" w:color="auto"/>
            <w:bottom w:val="none" w:sz="0" w:space="0" w:color="auto"/>
            <w:right w:val="none" w:sz="0" w:space="0" w:color="auto"/>
          </w:divBdr>
        </w:div>
        <w:div w:id="894320332">
          <w:marLeft w:val="640"/>
          <w:marRight w:val="0"/>
          <w:marTop w:val="0"/>
          <w:marBottom w:val="0"/>
          <w:divBdr>
            <w:top w:val="none" w:sz="0" w:space="0" w:color="auto"/>
            <w:left w:val="none" w:sz="0" w:space="0" w:color="auto"/>
            <w:bottom w:val="none" w:sz="0" w:space="0" w:color="auto"/>
            <w:right w:val="none" w:sz="0" w:space="0" w:color="auto"/>
          </w:divBdr>
        </w:div>
        <w:div w:id="1124693369">
          <w:marLeft w:val="640"/>
          <w:marRight w:val="0"/>
          <w:marTop w:val="0"/>
          <w:marBottom w:val="0"/>
          <w:divBdr>
            <w:top w:val="none" w:sz="0" w:space="0" w:color="auto"/>
            <w:left w:val="none" w:sz="0" w:space="0" w:color="auto"/>
            <w:bottom w:val="none" w:sz="0" w:space="0" w:color="auto"/>
            <w:right w:val="none" w:sz="0" w:space="0" w:color="auto"/>
          </w:divBdr>
        </w:div>
        <w:div w:id="1577012692">
          <w:marLeft w:val="640"/>
          <w:marRight w:val="0"/>
          <w:marTop w:val="0"/>
          <w:marBottom w:val="0"/>
          <w:divBdr>
            <w:top w:val="none" w:sz="0" w:space="0" w:color="auto"/>
            <w:left w:val="none" w:sz="0" w:space="0" w:color="auto"/>
            <w:bottom w:val="none" w:sz="0" w:space="0" w:color="auto"/>
            <w:right w:val="none" w:sz="0" w:space="0" w:color="auto"/>
          </w:divBdr>
        </w:div>
        <w:div w:id="1260412818">
          <w:marLeft w:val="640"/>
          <w:marRight w:val="0"/>
          <w:marTop w:val="0"/>
          <w:marBottom w:val="0"/>
          <w:divBdr>
            <w:top w:val="none" w:sz="0" w:space="0" w:color="auto"/>
            <w:left w:val="none" w:sz="0" w:space="0" w:color="auto"/>
            <w:bottom w:val="none" w:sz="0" w:space="0" w:color="auto"/>
            <w:right w:val="none" w:sz="0" w:space="0" w:color="auto"/>
          </w:divBdr>
        </w:div>
        <w:div w:id="441851086">
          <w:marLeft w:val="640"/>
          <w:marRight w:val="0"/>
          <w:marTop w:val="0"/>
          <w:marBottom w:val="0"/>
          <w:divBdr>
            <w:top w:val="none" w:sz="0" w:space="0" w:color="auto"/>
            <w:left w:val="none" w:sz="0" w:space="0" w:color="auto"/>
            <w:bottom w:val="none" w:sz="0" w:space="0" w:color="auto"/>
            <w:right w:val="none" w:sz="0" w:space="0" w:color="auto"/>
          </w:divBdr>
        </w:div>
        <w:div w:id="743649703">
          <w:marLeft w:val="640"/>
          <w:marRight w:val="0"/>
          <w:marTop w:val="0"/>
          <w:marBottom w:val="0"/>
          <w:divBdr>
            <w:top w:val="none" w:sz="0" w:space="0" w:color="auto"/>
            <w:left w:val="none" w:sz="0" w:space="0" w:color="auto"/>
            <w:bottom w:val="none" w:sz="0" w:space="0" w:color="auto"/>
            <w:right w:val="none" w:sz="0" w:space="0" w:color="auto"/>
          </w:divBdr>
        </w:div>
        <w:div w:id="1463502877">
          <w:marLeft w:val="640"/>
          <w:marRight w:val="0"/>
          <w:marTop w:val="0"/>
          <w:marBottom w:val="0"/>
          <w:divBdr>
            <w:top w:val="none" w:sz="0" w:space="0" w:color="auto"/>
            <w:left w:val="none" w:sz="0" w:space="0" w:color="auto"/>
            <w:bottom w:val="none" w:sz="0" w:space="0" w:color="auto"/>
            <w:right w:val="none" w:sz="0" w:space="0" w:color="auto"/>
          </w:divBdr>
        </w:div>
        <w:div w:id="630091395">
          <w:marLeft w:val="640"/>
          <w:marRight w:val="0"/>
          <w:marTop w:val="0"/>
          <w:marBottom w:val="0"/>
          <w:divBdr>
            <w:top w:val="none" w:sz="0" w:space="0" w:color="auto"/>
            <w:left w:val="none" w:sz="0" w:space="0" w:color="auto"/>
            <w:bottom w:val="none" w:sz="0" w:space="0" w:color="auto"/>
            <w:right w:val="none" w:sz="0" w:space="0" w:color="auto"/>
          </w:divBdr>
        </w:div>
        <w:div w:id="1035350318">
          <w:marLeft w:val="640"/>
          <w:marRight w:val="0"/>
          <w:marTop w:val="0"/>
          <w:marBottom w:val="0"/>
          <w:divBdr>
            <w:top w:val="none" w:sz="0" w:space="0" w:color="auto"/>
            <w:left w:val="none" w:sz="0" w:space="0" w:color="auto"/>
            <w:bottom w:val="none" w:sz="0" w:space="0" w:color="auto"/>
            <w:right w:val="none" w:sz="0" w:space="0" w:color="auto"/>
          </w:divBdr>
        </w:div>
        <w:div w:id="1134639417">
          <w:marLeft w:val="640"/>
          <w:marRight w:val="0"/>
          <w:marTop w:val="0"/>
          <w:marBottom w:val="0"/>
          <w:divBdr>
            <w:top w:val="none" w:sz="0" w:space="0" w:color="auto"/>
            <w:left w:val="none" w:sz="0" w:space="0" w:color="auto"/>
            <w:bottom w:val="none" w:sz="0" w:space="0" w:color="auto"/>
            <w:right w:val="none" w:sz="0" w:space="0" w:color="auto"/>
          </w:divBdr>
        </w:div>
        <w:div w:id="1763606422">
          <w:marLeft w:val="640"/>
          <w:marRight w:val="0"/>
          <w:marTop w:val="0"/>
          <w:marBottom w:val="0"/>
          <w:divBdr>
            <w:top w:val="none" w:sz="0" w:space="0" w:color="auto"/>
            <w:left w:val="none" w:sz="0" w:space="0" w:color="auto"/>
            <w:bottom w:val="none" w:sz="0" w:space="0" w:color="auto"/>
            <w:right w:val="none" w:sz="0" w:space="0" w:color="auto"/>
          </w:divBdr>
        </w:div>
        <w:div w:id="1476948514">
          <w:marLeft w:val="640"/>
          <w:marRight w:val="0"/>
          <w:marTop w:val="0"/>
          <w:marBottom w:val="0"/>
          <w:divBdr>
            <w:top w:val="none" w:sz="0" w:space="0" w:color="auto"/>
            <w:left w:val="none" w:sz="0" w:space="0" w:color="auto"/>
            <w:bottom w:val="none" w:sz="0" w:space="0" w:color="auto"/>
            <w:right w:val="none" w:sz="0" w:space="0" w:color="auto"/>
          </w:divBdr>
        </w:div>
        <w:div w:id="494999718">
          <w:marLeft w:val="640"/>
          <w:marRight w:val="0"/>
          <w:marTop w:val="0"/>
          <w:marBottom w:val="0"/>
          <w:divBdr>
            <w:top w:val="none" w:sz="0" w:space="0" w:color="auto"/>
            <w:left w:val="none" w:sz="0" w:space="0" w:color="auto"/>
            <w:bottom w:val="none" w:sz="0" w:space="0" w:color="auto"/>
            <w:right w:val="none" w:sz="0" w:space="0" w:color="auto"/>
          </w:divBdr>
        </w:div>
        <w:div w:id="497887233">
          <w:marLeft w:val="640"/>
          <w:marRight w:val="0"/>
          <w:marTop w:val="0"/>
          <w:marBottom w:val="0"/>
          <w:divBdr>
            <w:top w:val="none" w:sz="0" w:space="0" w:color="auto"/>
            <w:left w:val="none" w:sz="0" w:space="0" w:color="auto"/>
            <w:bottom w:val="none" w:sz="0" w:space="0" w:color="auto"/>
            <w:right w:val="none" w:sz="0" w:space="0" w:color="auto"/>
          </w:divBdr>
        </w:div>
        <w:div w:id="892082900">
          <w:marLeft w:val="640"/>
          <w:marRight w:val="0"/>
          <w:marTop w:val="0"/>
          <w:marBottom w:val="0"/>
          <w:divBdr>
            <w:top w:val="none" w:sz="0" w:space="0" w:color="auto"/>
            <w:left w:val="none" w:sz="0" w:space="0" w:color="auto"/>
            <w:bottom w:val="none" w:sz="0" w:space="0" w:color="auto"/>
            <w:right w:val="none" w:sz="0" w:space="0" w:color="auto"/>
          </w:divBdr>
        </w:div>
        <w:div w:id="958687709">
          <w:marLeft w:val="640"/>
          <w:marRight w:val="0"/>
          <w:marTop w:val="0"/>
          <w:marBottom w:val="0"/>
          <w:divBdr>
            <w:top w:val="none" w:sz="0" w:space="0" w:color="auto"/>
            <w:left w:val="none" w:sz="0" w:space="0" w:color="auto"/>
            <w:bottom w:val="none" w:sz="0" w:space="0" w:color="auto"/>
            <w:right w:val="none" w:sz="0" w:space="0" w:color="auto"/>
          </w:divBdr>
        </w:div>
        <w:div w:id="1544977010">
          <w:marLeft w:val="640"/>
          <w:marRight w:val="0"/>
          <w:marTop w:val="0"/>
          <w:marBottom w:val="0"/>
          <w:divBdr>
            <w:top w:val="none" w:sz="0" w:space="0" w:color="auto"/>
            <w:left w:val="none" w:sz="0" w:space="0" w:color="auto"/>
            <w:bottom w:val="none" w:sz="0" w:space="0" w:color="auto"/>
            <w:right w:val="none" w:sz="0" w:space="0" w:color="auto"/>
          </w:divBdr>
        </w:div>
        <w:div w:id="613024308">
          <w:marLeft w:val="640"/>
          <w:marRight w:val="0"/>
          <w:marTop w:val="0"/>
          <w:marBottom w:val="0"/>
          <w:divBdr>
            <w:top w:val="none" w:sz="0" w:space="0" w:color="auto"/>
            <w:left w:val="none" w:sz="0" w:space="0" w:color="auto"/>
            <w:bottom w:val="none" w:sz="0" w:space="0" w:color="auto"/>
            <w:right w:val="none" w:sz="0" w:space="0" w:color="auto"/>
          </w:divBdr>
        </w:div>
        <w:div w:id="352995570">
          <w:marLeft w:val="640"/>
          <w:marRight w:val="0"/>
          <w:marTop w:val="0"/>
          <w:marBottom w:val="0"/>
          <w:divBdr>
            <w:top w:val="none" w:sz="0" w:space="0" w:color="auto"/>
            <w:left w:val="none" w:sz="0" w:space="0" w:color="auto"/>
            <w:bottom w:val="none" w:sz="0" w:space="0" w:color="auto"/>
            <w:right w:val="none" w:sz="0" w:space="0" w:color="auto"/>
          </w:divBdr>
        </w:div>
        <w:div w:id="370496145">
          <w:marLeft w:val="640"/>
          <w:marRight w:val="0"/>
          <w:marTop w:val="0"/>
          <w:marBottom w:val="0"/>
          <w:divBdr>
            <w:top w:val="none" w:sz="0" w:space="0" w:color="auto"/>
            <w:left w:val="none" w:sz="0" w:space="0" w:color="auto"/>
            <w:bottom w:val="none" w:sz="0" w:space="0" w:color="auto"/>
            <w:right w:val="none" w:sz="0" w:space="0" w:color="auto"/>
          </w:divBdr>
        </w:div>
        <w:div w:id="928849431">
          <w:marLeft w:val="640"/>
          <w:marRight w:val="0"/>
          <w:marTop w:val="0"/>
          <w:marBottom w:val="0"/>
          <w:divBdr>
            <w:top w:val="none" w:sz="0" w:space="0" w:color="auto"/>
            <w:left w:val="none" w:sz="0" w:space="0" w:color="auto"/>
            <w:bottom w:val="none" w:sz="0" w:space="0" w:color="auto"/>
            <w:right w:val="none" w:sz="0" w:space="0" w:color="auto"/>
          </w:divBdr>
        </w:div>
        <w:div w:id="1790735960">
          <w:marLeft w:val="640"/>
          <w:marRight w:val="0"/>
          <w:marTop w:val="0"/>
          <w:marBottom w:val="0"/>
          <w:divBdr>
            <w:top w:val="none" w:sz="0" w:space="0" w:color="auto"/>
            <w:left w:val="none" w:sz="0" w:space="0" w:color="auto"/>
            <w:bottom w:val="none" w:sz="0" w:space="0" w:color="auto"/>
            <w:right w:val="none" w:sz="0" w:space="0" w:color="auto"/>
          </w:divBdr>
        </w:div>
        <w:div w:id="879976590">
          <w:marLeft w:val="640"/>
          <w:marRight w:val="0"/>
          <w:marTop w:val="0"/>
          <w:marBottom w:val="0"/>
          <w:divBdr>
            <w:top w:val="none" w:sz="0" w:space="0" w:color="auto"/>
            <w:left w:val="none" w:sz="0" w:space="0" w:color="auto"/>
            <w:bottom w:val="none" w:sz="0" w:space="0" w:color="auto"/>
            <w:right w:val="none" w:sz="0" w:space="0" w:color="auto"/>
          </w:divBdr>
        </w:div>
        <w:div w:id="1377587433">
          <w:marLeft w:val="640"/>
          <w:marRight w:val="0"/>
          <w:marTop w:val="0"/>
          <w:marBottom w:val="0"/>
          <w:divBdr>
            <w:top w:val="none" w:sz="0" w:space="0" w:color="auto"/>
            <w:left w:val="none" w:sz="0" w:space="0" w:color="auto"/>
            <w:bottom w:val="none" w:sz="0" w:space="0" w:color="auto"/>
            <w:right w:val="none" w:sz="0" w:space="0" w:color="auto"/>
          </w:divBdr>
        </w:div>
        <w:div w:id="508759308">
          <w:marLeft w:val="640"/>
          <w:marRight w:val="0"/>
          <w:marTop w:val="0"/>
          <w:marBottom w:val="0"/>
          <w:divBdr>
            <w:top w:val="none" w:sz="0" w:space="0" w:color="auto"/>
            <w:left w:val="none" w:sz="0" w:space="0" w:color="auto"/>
            <w:bottom w:val="none" w:sz="0" w:space="0" w:color="auto"/>
            <w:right w:val="none" w:sz="0" w:space="0" w:color="auto"/>
          </w:divBdr>
        </w:div>
        <w:div w:id="68505899">
          <w:marLeft w:val="640"/>
          <w:marRight w:val="0"/>
          <w:marTop w:val="0"/>
          <w:marBottom w:val="0"/>
          <w:divBdr>
            <w:top w:val="none" w:sz="0" w:space="0" w:color="auto"/>
            <w:left w:val="none" w:sz="0" w:space="0" w:color="auto"/>
            <w:bottom w:val="none" w:sz="0" w:space="0" w:color="auto"/>
            <w:right w:val="none" w:sz="0" w:space="0" w:color="auto"/>
          </w:divBdr>
        </w:div>
        <w:div w:id="295525525">
          <w:marLeft w:val="640"/>
          <w:marRight w:val="0"/>
          <w:marTop w:val="0"/>
          <w:marBottom w:val="0"/>
          <w:divBdr>
            <w:top w:val="none" w:sz="0" w:space="0" w:color="auto"/>
            <w:left w:val="none" w:sz="0" w:space="0" w:color="auto"/>
            <w:bottom w:val="none" w:sz="0" w:space="0" w:color="auto"/>
            <w:right w:val="none" w:sz="0" w:space="0" w:color="auto"/>
          </w:divBdr>
        </w:div>
        <w:div w:id="1854881621">
          <w:marLeft w:val="640"/>
          <w:marRight w:val="0"/>
          <w:marTop w:val="0"/>
          <w:marBottom w:val="0"/>
          <w:divBdr>
            <w:top w:val="none" w:sz="0" w:space="0" w:color="auto"/>
            <w:left w:val="none" w:sz="0" w:space="0" w:color="auto"/>
            <w:bottom w:val="none" w:sz="0" w:space="0" w:color="auto"/>
            <w:right w:val="none" w:sz="0" w:space="0" w:color="auto"/>
          </w:divBdr>
        </w:div>
        <w:div w:id="944077976">
          <w:marLeft w:val="640"/>
          <w:marRight w:val="0"/>
          <w:marTop w:val="0"/>
          <w:marBottom w:val="0"/>
          <w:divBdr>
            <w:top w:val="none" w:sz="0" w:space="0" w:color="auto"/>
            <w:left w:val="none" w:sz="0" w:space="0" w:color="auto"/>
            <w:bottom w:val="none" w:sz="0" w:space="0" w:color="auto"/>
            <w:right w:val="none" w:sz="0" w:space="0" w:color="auto"/>
          </w:divBdr>
        </w:div>
        <w:div w:id="2007434046">
          <w:marLeft w:val="640"/>
          <w:marRight w:val="0"/>
          <w:marTop w:val="0"/>
          <w:marBottom w:val="0"/>
          <w:divBdr>
            <w:top w:val="none" w:sz="0" w:space="0" w:color="auto"/>
            <w:left w:val="none" w:sz="0" w:space="0" w:color="auto"/>
            <w:bottom w:val="none" w:sz="0" w:space="0" w:color="auto"/>
            <w:right w:val="none" w:sz="0" w:space="0" w:color="auto"/>
          </w:divBdr>
        </w:div>
        <w:div w:id="1632587356">
          <w:marLeft w:val="640"/>
          <w:marRight w:val="0"/>
          <w:marTop w:val="0"/>
          <w:marBottom w:val="0"/>
          <w:divBdr>
            <w:top w:val="none" w:sz="0" w:space="0" w:color="auto"/>
            <w:left w:val="none" w:sz="0" w:space="0" w:color="auto"/>
            <w:bottom w:val="none" w:sz="0" w:space="0" w:color="auto"/>
            <w:right w:val="none" w:sz="0" w:space="0" w:color="auto"/>
          </w:divBdr>
        </w:div>
        <w:div w:id="908926568">
          <w:marLeft w:val="640"/>
          <w:marRight w:val="0"/>
          <w:marTop w:val="0"/>
          <w:marBottom w:val="0"/>
          <w:divBdr>
            <w:top w:val="none" w:sz="0" w:space="0" w:color="auto"/>
            <w:left w:val="none" w:sz="0" w:space="0" w:color="auto"/>
            <w:bottom w:val="none" w:sz="0" w:space="0" w:color="auto"/>
            <w:right w:val="none" w:sz="0" w:space="0" w:color="auto"/>
          </w:divBdr>
        </w:div>
        <w:div w:id="433089657">
          <w:marLeft w:val="640"/>
          <w:marRight w:val="0"/>
          <w:marTop w:val="0"/>
          <w:marBottom w:val="0"/>
          <w:divBdr>
            <w:top w:val="none" w:sz="0" w:space="0" w:color="auto"/>
            <w:left w:val="none" w:sz="0" w:space="0" w:color="auto"/>
            <w:bottom w:val="none" w:sz="0" w:space="0" w:color="auto"/>
            <w:right w:val="none" w:sz="0" w:space="0" w:color="auto"/>
          </w:divBdr>
        </w:div>
        <w:div w:id="72507603">
          <w:marLeft w:val="640"/>
          <w:marRight w:val="0"/>
          <w:marTop w:val="0"/>
          <w:marBottom w:val="0"/>
          <w:divBdr>
            <w:top w:val="none" w:sz="0" w:space="0" w:color="auto"/>
            <w:left w:val="none" w:sz="0" w:space="0" w:color="auto"/>
            <w:bottom w:val="none" w:sz="0" w:space="0" w:color="auto"/>
            <w:right w:val="none" w:sz="0" w:space="0" w:color="auto"/>
          </w:divBdr>
        </w:div>
        <w:div w:id="364795375">
          <w:marLeft w:val="640"/>
          <w:marRight w:val="0"/>
          <w:marTop w:val="0"/>
          <w:marBottom w:val="0"/>
          <w:divBdr>
            <w:top w:val="none" w:sz="0" w:space="0" w:color="auto"/>
            <w:left w:val="none" w:sz="0" w:space="0" w:color="auto"/>
            <w:bottom w:val="none" w:sz="0" w:space="0" w:color="auto"/>
            <w:right w:val="none" w:sz="0" w:space="0" w:color="auto"/>
          </w:divBdr>
        </w:div>
        <w:div w:id="1237402379">
          <w:marLeft w:val="640"/>
          <w:marRight w:val="0"/>
          <w:marTop w:val="0"/>
          <w:marBottom w:val="0"/>
          <w:divBdr>
            <w:top w:val="none" w:sz="0" w:space="0" w:color="auto"/>
            <w:left w:val="none" w:sz="0" w:space="0" w:color="auto"/>
            <w:bottom w:val="none" w:sz="0" w:space="0" w:color="auto"/>
            <w:right w:val="none" w:sz="0" w:space="0" w:color="auto"/>
          </w:divBdr>
        </w:div>
        <w:div w:id="139034523">
          <w:marLeft w:val="640"/>
          <w:marRight w:val="0"/>
          <w:marTop w:val="0"/>
          <w:marBottom w:val="0"/>
          <w:divBdr>
            <w:top w:val="none" w:sz="0" w:space="0" w:color="auto"/>
            <w:left w:val="none" w:sz="0" w:space="0" w:color="auto"/>
            <w:bottom w:val="none" w:sz="0" w:space="0" w:color="auto"/>
            <w:right w:val="none" w:sz="0" w:space="0" w:color="auto"/>
          </w:divBdr>
        </w:div>
        <w:div w:id="249824371">
          <w:marLeft w:val="640"/>
          <w:marRight w:val="0"/>
          <w:marTop w:val="0"/>
          <w:marBottom w:val="0"/>
          <w:divBdr>
            <w:top w:val="none" w:sz="0" w:space="0" w:color="auto"/>
            <w:left w:val="none" w:sz="0" w:space="0" w:color="auto"/>
            <w:bottom w:val="none" w:sz="0" w:space="0" w:color="auto"/>
            <w:right w:val="none" w:sz="0" w:space="0" w:color="auto"/>
          </w:divBdr>
        </w:div>
        <w:div w:id="690109572">
          <w:marLeft w:val="640"/>
          <w:marRight w:val="0"/>
          <w:marTop w:val="0"/>
          <w:marBottom w:val="0"/>
          <w:divBdr>
            <w:top w:val="none" w:sz="0" w:space="0" w:color="auto"/>
            <w:left w:val="none" w:sz="0" w:space="0" w:color="auto"/>
            <w:bottom w:val="none" w:sz="0" w:space="0" w:color="auto"/>
            <w:right w:val="none" w:sz="0" w:space="0" w:color="auto"/>
          </w:divBdr>
        </w:div>
        <w:div w:id="819922793">
          <w:marLeft w:val="640"/>
          <w:marRight w:val="0"/>
          <w:marTop w:val="0"/>
          <w:marBottom w:val="0"/>
          <w:divBdr>
            <w:top w:val="none" w:sz="0" w:space="0" w:color="auto"/>
            <w:left w:val="none" w:sz="0" w:space="0" w:color="auto"/>
            <w:bottom w:val="none" w:sz="0" w:space="0" w:color="auto"/>
            <w:right w:val="none" w:sz="0" w:space="0" w:color="auto"/>
          </w:divBdr>
        </w:div>
        <w:div w:id="1120731767">
          <w:marLeft w:val="640"/>
          <w:marRight w:val="0"/>
          <w:marTop w:val="0"/>
          <w:marBottom w:val="0"/>
          <w:divBdr>
            <w:top w:val="none" w:sz="0" w:space="0" w:color="auto"/>
            <w:left w:val="none" w:sz="0" w:space="0" w:color="auto"/>
            <w:bottom w:val="none" w:sz="0" w:space="0" w:color="auto"/>
            <w:right w:val="none" w:sz="0" w:space="0" w:color="auto"/>
          </w:divBdr>
        </w:div>
        <w:div w:id="181868098">
          <w:marLeft w:val="640"/>
          <w:marRight w:val="0"/>
          <w:marTop w:val="0"/>
          <w:marBottom w:val="0"/>
          <w:divBdr>
            <w:top w:val="none" w:sz="0" w:space="0" w:color="auto"/>
            <w:left w:val="none" w:sz="0" w:space="0" w:color="auto"/>
            <w:bottom w:val="none" w:sz="0" w:space="0" w:color="auto"/>
            <w:right w:val="none" w:sz="0" w:space="0" w:color="auto"/>
          </w:divBdr>
        </w:div>
        <w:div w:id="1798257571">
          <w:marLeft w:val="640"/>
          <w:marRight w:val="0"/>
          <w:marTop w:val="0"/>
          <w:marBottom w:val="0"/>
          <w:divBdr>
            <w:top w:val="none" w:sz="0" w:space="0" w:color="auto"/>
            <w:left w:val="none" w:sz="0" w:space="0" w:color="auto"/>
            <w:bottom w:val="none" w:sz="0" w:space="0" w:color="auto"/>
            <w:right w:val="none" w:sz="0" w:space="0" w:color="auto"/>
          </w:divBdr>
        </w:div>
        <w:div w:id="109323066">
          <w:marLeft w:val="640"/>
          <w:marRight w:val="0"/>
          <w:marTop w:val="0"/>
          <w:marBottom w:val="0"/>
          <w:divBdr>
            <w:top w:val="none" w:sz="0" w:space="0" w:color="auto"/>
            <w:left w:val="none" w:sz="0" w:space="0" w:color="auto"/>
            <w:bottom w:val="none" w:sz="0" w:space="0" w:color="auto"/>
            <w:right w:val="none" w:sz="0" w:space="0" w:color="auto"/>
          </w:divBdr>
        </w:div>
        <w:div w:id="57024467">
          <w:marLeft w:val="640"/>
          <w:marRight w:val="0"/>
          <w:marTop w:val="0"/>
          <w:marBottom w:val="0"/>
          <w:divBdr>
            <w:top w:val="none" w:sz="0" w:space="0" w:color="auto"/>
            <w:left w:val="none" w:sz="0" w:space="0" w:color="auto"/>
            <w:bottom w:val="none" w:sz="0" w:space="0" w:color="auto"/>
            <w:right w:val="none" w:sz="0" w:space="0" w:color="auto"/>
          </w:divBdr>
        </w:div>
        <w:div w:id="1876623667">
          <w:marLeft w:val="640"/>
          <w:marRight w:val="0"/>
          <w:marTop w:val="0"/>
          <w:marBottom w:val="0"/>
          <w:divBdr>
            <w:top w:val="none" w:sz="0" w:space="0" w:color="auto"/>
            <w:left w:val="none" w:sz="0" w:space="0" w:color="auto"/>
            <w:bottom w:val="none" w:sz="0" w:space="0" w:color="auto"/>
            <w:right w:val="none" w:sz="0" w:space="0" w:color="auto"/>
          </w:divBdr>
        </w:div>
        <w:div w:id="132262356">
          <w:marLeft w:val="640"/>
          <w:marRight w:val="0"/>
          <w:marTop w:val="0"/>
          <w:marBottom w:val="0"/>
          <w:divBdr>
            <w:top w:val="none" w:sz="0" w:space="0" w:color="auto"/>
            <w:left w:val="none" w:sz="0" w:space="0" w:color="auto"/>
            <w:bottom w:val="none" w:sz="0" w:space="0" w:color="auto"/>
            <w:right w:val="none" w:sz="0" w:space="0" w:color="auto"/>
          </w:divBdr>
        </w:div>
        <w:div w:id="992027288">
          <w:marLeft w:val="640"/>
          <w:marRight w:val="0"/>
          <w:marTop w:val="0"/>
          <w:marBottom w:val="0"/>
          <w:divBdr>
            <w:top w:val="none" w:sz="0" w:space="0" w:color="auto"/>
            <w:left w:val="none" w:sz="0" w:space="0" w:color="auto"/>
            <w:bottom w:val="none" w:sz="0" w:space="0" w:color="auto"/>
            <w:right w:val="none" w:sz="0" w:space="0" w:color="auto"/>
          </w:divBdr>
        </w:div>
        <w:div w:id="607547208">
          <w:marLeft w:val="640"/>
          <w:marRight w:val="0"/>
          <w:marTop w:val="0"/>
          <w:marBottom w:val="0"/>
          <w:divBdr>
            <w:top w:val="none" w:sz="0" w:space="0" w:color="auto"/>
            <w:left w:val="none" w:sz="0" w:space="0" w:color="auto"/>
            <w:bottom w:val="none" w:sz="0" w:space="0" w:color="auto"/>
            <w:right w:val="none" w:sz="0" w:space="0" w:color="auto"/>
          </w:divBdr>
        </w:div>
        <w:div w:id="1307082056">
          <w:marLeft w:val="640"/>
          <w:marRight w:val="0"/>
          <w:marTop w:val="0"/>
          <w:marBottom w:val="0"/>
          <w:divBdr>
            <w:top w:val="none" w:sz="0" w:space="0" w:color="auto"/>
            <w:left w:val="none" w:sz="0" w:space="0" w:color="auto"/>
            <w:bottom w:val="none" w:sz="0" w:space="0" w:color="auto"/>
            <w:right w:val="none" w:sz="0" w:space="0" w:color="auto"/>
          </w:divBdr>
        </w:div>
        <w:div w:id="1422797079">
          <w:marLeft w:val="640"/>
          <w:marRight w:val="0"/>
          <w:marTop w:val="0"/>
          <w:marBottom w:val="0"/>
          <w:divBdr>
            <w:top w:val="none" w:sz="0" w:space="0" w:color="auto"/>
            <w:left w:val="none" w:sz="0" w:space="0" w:color="auto"/>
            <w:bottom w:val="none" w:sz="0" w:space="0" w:color="auto"/>
            <w:right w:val="none" w:sz="0" w:space="0" w:color="auto"/>
          </w:divBdr>
        </w:div>
        <w:div w:id="1976372280">
          <w:marLeft w:val="640"/>
          <w:marRight w:val="0"/>
          <w:marTop w:val="0"/>
          <w:marBottom w:val="0"/>
          <w:divBdr>
            <w:top w:val="none" w:sz="0" w:space="0" w:color="auto"/>
            <w:left w:val="none" w:sz="0" w:space="0" w:color="auto"/>
            <w:bottom w:val="none" w:sz="0" w:space="0" w:color="auto"/>
            <w:right w:val="none" w:sz="0" w:space="0" w:color="auto"/>
          </w:divBdr>
        </w:div>
        <w:div w:id="1110005502">
          <w:marLeft w:val="640"/>
          <w:marRight w:val="0"/>
          <w:marTop w:val="0"/>
          <w:marBottom w:val="0"/>
          <w:divBdr>
            <w:top w:val="none" w:sz="0" w:space="0" w:color="auto"/>
            <w:left w:val="none" w:sz="0" w:space="0" w:color="auto"/>
            <w:bottom w:val="none" w:sz="0" w:space="0" w:color="auto"/>
            <w:right w:val="none" w:sz="0" w:space="0" w:color="auto"/>
          </w:divBdr>
        </w:div>
        <w:div w:id="1757825269">
          <w:marLeft w:val="640"/>
          <w:marRight w:val="0"/>
          <w:marTop w:val="0"/>
          <w:marBottom w:val="0"/>
          <w:divBdr>
            <w:top w:val="none" w:sz="0" w:space="0" w:color="auto"/>
            <w:left w:val="none" w:sz="0" w:space="0" w:color="auto"/>
            <w:bottom w:val="none" w:sz="0" w:space="0" w:color="auto"/>
            <w:right w:val="none" w:sz="0" w:space="0" w:color="auto"/>
          </w:divBdr>
        </w:div>
        <w:div w:id="1963882468">
          <w:marLeft w:val="640"/>
          <w:marRight w:val="0"/>
          <w:marTop w:val="0"/>
          <w:marBottom w:val="0"/>
          <w:divBdr>
            <w:top w:val="none" w:sz="0" w:space="0" w:color="auto"/>
            <w:left w:val="none" w:sz="0" w:space="0" w:color="auto"/>
            <w:bottom w:val="none" w:sz="0" w:space="0" w:color="auto"/>
            <w:right w:val="none" w:sz="0" w:space="0" w:color="auto"/>
          </w:divBdr>
        </w:div>
        <w:div w:id="100689101">
          <w:marLeft w:val="640"/>
          <w:marRight w:val="0"/>
          <w:marTop w:val="0"/>
          <w:marBottom w:val="0"/>
          <w:divBdr>
            <w:top w:val="none" w:sz="0" w:space="0" w:color="auto"/>
            <w:left w:val="none" w:sz="0" w:space="0" w:color="auto"/>
            <w:bottom w:val="none" w:sz="0" w:space="0" w:color="auto"/>
            <w:right w:val="none" w:sz="0" w:space="0" w:color="auto"/>
          </w:divBdr>
        </w:div>
        <w:div w:id="1039428857">
          <w:marLeft w:val="640"/>
          <w:marRight w:val="0"/>
          <w:marTop w:val="0"/>
          <w:marBottom w:val="0"/>
          <w:divBdr>
            <w:top w:val="none" w:sz="0" w:space="0" w:color="auto"/>
            <w:left w:val="none" w:sz="0" w:space="0" w:color="auto"/>
            <w:bottom w:val="none" w:sz="0" w:space="0" w:color="auto"/>
            <w:right w:val="none" w:sz="0" w:space="0" w:color="auto"/>
          </w:divBdr>
        </w:div>
        <w:div w:id="650140001">
          <w:marLeft w:val="640"/>
          <w:marRight w:val="0"/>
          <w:marTop w:val="0"/>
          <w:marBottom w:val="0"/>
          <w:divBdr>
            <w:top w:val="none" w:sz="0" w:space="0" w:color="auto"/>
            <w:left w:val="none" w:sz="0" w:space="0" w:color="auto"/>
            <w:bottom w:val="none" w:sz="0" w:space="0" w:color="auto"/>
            <w:right w:val="none" w:sz="0" w:space="0" w:color="auto"/>
          </w:divBdr>
        </w:div>
        <w:div w:id="154687842">
          <w:marLeft w:val="640"/>
          <w:marRight w:val="0"/>
          <w:marTop w:val="0"/>
          <w:marBottom w:val="0"/>
          <w:divBdr>
            <w:top w:val="none" w:sz="0" w:space="0" w:color="auto"/>
            <w:left w:val="none" w:sz="0" w:space="0" w:color="auto"/>
            <w:bottom w:val="none" w:sz="0" w:space="0" w:color="auto"/>
            <w:right w:val="none" w:sz="0" w:space="0" w:color="auto"/>
          </w:divBdr>
        </w:div>
        <w:div w:id="971600058">
          <w:marLeft w:val="640"/>
          <w:marRight w:val="0"/>
          <w:marTop w:val="0"/>
          <w:marBottom w:val="0"/>
          <w:divBdr>
            <w:top w:val="none" w:sz="0" w:space="0" w:color="auto"/>
            <w:left w:val="none" w:sz="0" w:space="0" w:color="auto"/>
            <w:bottom w:val="none" w:sz="0" w:space="0" w:color="auto"/>
            <w:right w:val="none" w:sz="0" w:space="0" w:color="auto"/>
          </w:divBdr>
        </w:div>
        <w:div w:id="982975655">
          <w:marLeft w:val="640"/>
          <w:marRight w:val="0"/>
          <w:marTop w:val="0"/>
          <w:marBottom w:val="0"/>
          <w:divBdr>
            <w:top w:val="none" w:sz="0" w:space="0" w:color="auto"/>
            <w:left w:val="none" w:sz="0" w:space="0" w:color="auto"/>
            <w:bottom w:val="none" w:sz="0" w:space="0" w:color="auto"/>
            <w:right w:val="none" w:sz="0" w:space="0" w:color="auto"/>
          </w:divBdr>
        </w:div>
        <w:div w:id="2129858782">
          <w:marLeft w:val="640"/>
          <w:marRight w:val="0"/>
          <w:marTop w:val="0"/>
          <w:marBottom w:val="0"/>
          <w:divBdr>
            <w:top w:val="none" w:sz="0" w:space="0" w:color="auto"/>
            <w:left w:val="none" w:sz="0" w:space="0" w:color="auto"/>
            <w:bottom w:val="none" w:sz="0" w:space="0" w:color="auto"/>
            <w:right w:val="none" w:sz="0" w:space="0" w:color="auto"/>
          </w:divBdr>
        </w:div>
        <w:div w:id="758991431">
          <w:marLeft w:val="640"/>
          <w:marRight w:val="0"/>
          <w:marTop w:val="0"/>
          <w:marBottom w:val="0"/>
          <w:divBdr>
            <w:top w:val="none" w:sz="0" w:space="0" w:color="auto"/>
            <w:left w:val="none" w:sz="0" w:space="0" w:color="auto"/>
            <w:bottom w:val="none" w:sz="0" w:space="0" w:color="auto"/>
            <w:right w:val="none" w:sz="0" w:space="0" w:color="auto"/>
          </w:divBdr>
        </w:div>
        <w:div w:id="542905569">
          <w:marLeft w:val="640"/>
          <w:marRight w:val="0"/>
          <w:marTop w:val="0"/>
          <w:marBottom w:val="0"/>
          <w:divBdr>
            <w:top w:val="none" w:sz="0" w:space="0" w:color="auto"/>
            <w:left w:val="none" w:sz="0" w:space="0" w:color="auto"/>
            <w:bottom w:val="none" w:sz="0" w:space="0" w:color="auto"/>
            <w:right w:val="none" w:sz="0" w:space="0" w:color="auto"/>
          </w:divBdr>
        </w:div>
        <w:div w:id="316804122">
          <w:marLeft w:val="640"/>
          <w:marRight w:val="0"/>
          <w:marTop w:val="0"/>
          <w:marBottom w:val="0"/>
          <w:divBdr>
            <w:top w:val="none" w:sz="0" w:space="0" w:color="auto"/>
            <w:left w:val="none" w:sz="0" w:space="0" w:color="auto"/>
            <w:bottom w:val="none" w:sz="0" w:space="0" w:color="auto"/>
            <w:right w:val="none" w:sz="0" w:space="0" w:color="auto"/>
          </w:divBdr>
        </w:div>
        <w:div w:id="1523200379">
          <w:marLeft w:val="640"/>
          <w:marRight w:val="0"/>
          <w:marTop w:val="0"/>
          <w:marBottom w:val="0"/>
          <w:divBdr>
            <w:top w:val="none" w:sz="0" w:space="0" w:color="auto"/>
            <w:left w:val="none" w:sz="0" w:space="0" w:color="auto"/>
            <w:bottom w:val="none" w:sz="0" w:space="0" w:color="auto"/>
            <w:right w:val="none" w:sz="0" w:space="0" w:color="auto"/>
          </w:divBdr>
        </w:div>
        <w:div w:id="1439645036">
          <w:marLeft w:val="640"/>
          <w:marRight w:val="0"/>
          <w:marTop w:val="0"/>
          <w:marBottom w:val="0"/>
          <w:divBdr>
            <w:top w:val="none" w:sz="0" w:space="0" w:color="auto"/>
            <w:left w:val="none" w:sz="0" w:space="0" w:color="auto"/>
            <w:bottom w:val="none" w:sz="0" w:space="0" w:color="auto"/>
            <w:right w:val="none" w:sz="0" w:space="0" w:color="auto"/>
          </w:divBdr>
        </w:div>
        <w:div w:id="2073431233">
          <w:marLeft w:val="640"/>
          <w:marRight w:val="0"/>
          <w:marTop w:val="0"/>
          <w:marBottom w:val="0"/>
          <w:divBdr>
            <w:top w:val="none" w:sz="0" w:space="0" w:color="auto"/>
            <w:left w:val="none" w:sz="0" w:space="0" w:color="auto"/>
            <w:bottom w:val="none" w:sz="0" w:space="0" w:color="auto"/>
            <w:right w:val="none" w:sz="0" w:space="0" w:color="auto"/>
          </w:divBdr>
        </w:div>
        <w:div w:id="1421679966">
          <w:marLeft w:val="640"/>
          <w:marRight w:val="0"/>
          <w:marTop w:val="0"/>
          <w:marBottom w:val="0"/>
          <w:divBdr>
            <w:top w:val="none" w:sz="0" w:space="0" w:color="auto"/>
            <w:left w:val="none" w:sz="0" w:space="0" w:color="auto"/>
            <w:bottom w:val="none" w:sz="0" w:space="0" w:color="auto"/>
            <w:right w:val="none" w:sz="0" w:space="0" w:color="auto"/>
          </w:divBdr>
        </w:div>
        <w:div w:id="493448209">
          <w:marLeft w:val="640"/>
          <w:marRight w:val="0"/>
          <w:marTop w:val="0"/>
          <w:marBottom w:val="0"/>
          <w:divBdr>
            <w:top w:val="none" w:sz="0" w:space="0" w:color="auto"/>
            <w:left w:val="none" w:sz="0" w:space="0" w:color="auto"/>
            <w:bottom w:val="none" w:sz="0" w:space="0" w:color="auto"/>
            <w:right w:val="none" w:sz="0" w:space="0" w:color="auto"/>
          </w:divBdr>
        </w:div>
        <w:div w:id="1609507362">
          <w:marLeft w:val="640"/>
          <w:marRight w:val="0"/>
          <w:marTop w:val="0"/>
          <w:marBottom w:val="0"/>
          <w:divBdr>
            <w:top w:val="none" w:sz="0" w:space="0" w:color="auto"/>
            <w:left w:val="none" w:sz="0" w:space="0" w:color="auto"/>
            <w:bottom w:val="none" w:sz="0" w:space="0" w:color="auto"/>
            <w:right w:val="none" w:sz="0" w:space="0" w:color="auto"/>
          </w:divBdr>
        </w:div>
        <w:div w:id="1935362346">
          <w:marLeft w:val="640"/>
          <w:marRight w:val="0"/>
          <w:marTop w:val="0"/>
          <w:marBottom w:val="0"/>
          <w:divBdr>
            <w:top w:val="none" w:sz="0" w:space="0" w:color="auto"/>
            <w:left w:val="none" w:sz="0" w:space="0" w:color="auto"/>
            <w:bottom w:val="none" w:sz="0" w:space="0" w:color="auto"/>
            <w:right w:val="none" w:sz="0" w:space="0" w:color="auto"/>
          </w:divBdr>
        </w:div>
        <w:div w:id="1551112396">
          <w:marLeft w:val="640"/>
          <w:marRight w:val="0"/>
          <w:marTop w:val="0"/>
          <w:marBottom w:val="0"/>
          <w:divBdr>
            <w:top w:val="none" w:sz="0" w:space="0" w:color="auto"/>
            <w:left w:val="none" w:sz="0" w:space="0" w:color="auto"/>
            <w:bottom w:val="none" w:sz="0" w:space="0" w:color="auto"/>
            <w:right w:val="none" w:sz="0" w:space="0" w:color="auto"/>
          </w:divBdr>
        </w:div>
        <w:div w:id="1813786225">
          <w:marLeft w:val="640"/>
          <w:marRight w:val="0"/>
          <w:marTop w:val="0"/>
          <w:marBottom w:val="0"/>
          <w:divBdr>
            <w:top w:val="none" w:sz="0" w:space="0" w:color="auto"/>
            <w:left w:val="none" w:sz="0" w:space="0" w:color="auto"/>
            <w:bottom w:val="none" w:sz="0" w:space="0" w:color="auto"/>
            <w:right w:val="none" w:sz="0" w:space="0" w:color="auto"/>
          </w:divBdr>
        </w:div>
        <w:div w:id="1006396968">
          <w:marLeft w:val="640"/>
          <w:marRight w:val="0"/>
          <w:marTop w:val="0"/>
          <w:marBottom w:val="0"/>
          <w:divBdr>
            <w:top w:val="none" w:sz="0" w:space="0" w:color="auto"/>
            <w:left w:val="none" w:sz="0" w:space="0" w:color="auto"/>
            <w:bottom w:val="none" w:sz="0" w:space="0" w:color="auto"/>
            <w:right w:val="none" w:sz="0" w:space="0" w:color="auto"/>
          </w:divBdr>
        </w:div>
        <w:div w:id="1119027806">
          <w:marLeft w:val="640"/>
          <w:marRight w:val="0"/>
          <w:marTop w:val="0"/>
          <w:marBottom w:val="0"/>
          <w:divBdr>
            <w:top w:val="none" w:sz="0" w:space="0" w:color="auto"/>
            <w:left w:val="none" w:sz="0" w:space="0" w:color="auto"/>
            <w:bottom w:val="none" w:sz="0" w:space="0" w:color="auto"/>
            <w:right w:val="none" w:sz="0" w:space="0" w:color="auto"/>
          </w:divBdr>
        </w:div>
        <w:div w:id="1361278272">
          <w:marLeft w:val="640"/>
          <w:marRight w:val="0"/>
          <w:marTop w:val="0"/>
          <w:marBottom w:val="0"/>
          <w:divBdr>
            <w:top w:val="none" w:sz="0" w:space="0" w:color="auto"/>
            <w:left w:val="none" w:sz="0" w:space="0" w:color="auto"/>
            <w:bottom w:val="none" w:sz="0" w:space="0" w:color="auto"/>
            <w:right w:val="none" w:sz="0" w:space="0" w:color="auto"/>
          </w:divBdr>
        </w:div>
        <w:div w:id="1415512513">
          <w:marLeft w:val="640"/>
          <w:marRight w:val="0"/>
          <w:marTop w:val="0"/>
          <w:marBottom w:val="0"/>
          <w:divBdr>
            <w:top w:val="none" w:sz="0" w:space="0" w:color="auto"/>
            <w:left w:val="none" w:sz="0" w:space="0" w:color="auto"/>
            <w:bottom w:val="none" w:sz="0" w:space="0" w:color="auto"/>
            <w:right w:val="none" w:sz="0" w:space="0" w:color="auto"/>
          </w:divBdr>
        </w:div>
        <w:div w:id="1354308393">
          <w:marLeft w:val="640"/>
          <w:marRight w:val="0"/>
          <w:marTop w:val="0"/>
          <w:marBottom w:val="0"/>
          <w:divBdr>
            <w:top w:val="none" w:sz="0" w:space="0" w:color="auto"/>
            <w:left w:val="none" w:sz="0" w:space="0" w:color="auto"/>
            <w:bottom w:val="none" w:sz="0" w:space="0" w:color="auto"/>
            <w:right w:val="none" w:sz="0" w:space="0" w:color="auto"/>
          </w:divBdr>
        </w:div>
        <w:div w:id="280649247">
          <w:marLeft w:val="640"/>
          <w:marRight w:val="0"/>
          <w:marTop w:val="0"/>
          <w:marBottom w:val="0"/>
          <w:divBdr>
            <w:top w:val="none" w:sz="0" w:space="0" w:color="auto"/>
            <w:left w:val="none" w:sz="0" w:space="0" w:color="auto"/>
            <w:bottom w:val="none" w:sz="0" w:space="0" w:color="auto"/>
            <w:right w:val="none" w:sz="0" w:space="0" w:color="auto"/>
          </w:divBdr>
        </w:div>
        <w:div w:id="7685583">
          <w:marLeft w:val="640"/>
          <w:marRight w:val="0"/>
          <w:marTop w:val="0"/>
          <w:marBottom w:val="0"/>
          <w:divBdr>
            <w:top w:val="none" w:sz="0" w:space="0" w:color="auto"/>
            <w:left w:val="none" w:sz="0" w:space="0" w:color="auto"/>
            <w:bottom w:val="none" w:sz="0" w:space="0" w:color="auto"/>
            <w:right w:val="none" w:sz="0" w:space="0" w:color="auto"/>
          </w:divBdr>
        </w:div>
        <w:div w:id="655769542">
          <w:marLeft w:val="640"/>
          <w:marRight w:val="0"/>
          <w:marTop w:val="0"/>
          <w:marBottom w:val="0"/>
          <w:divBdr>
            <w:top w:val="none" w:sz="0" w:space="0" w:color="auto"/>
            <w:left w:val="none" w:sz="0" w:space="0" w:color="auto"/>
            <w:bottom w:val="none" w:sz="0" w:space="0" w:color="auto"/>
            <w:right w:val="none" w:sz="0" w:space="0" w:color="auto"/>
          </w:divBdr>
        </w:div>
        <w:div w:id="794374214">
          <w:marLeft w:val="640"/>
          <w:marRight w:val="0"/>
          <w:marTop w:val="0"/>
          <w:marBottom w:val="0"/>
          <w:divBdr>
            <w:top w:val="none" w:sz="0" w:space="0" w:color="auto"/>
            <w:left w:val="none" w:sz="0" w:space="0" w:color="auto"/>
            <w:bottom w:val="none" w:sz="0" w:space="0" w:color="auto"/>
            <w:right w:val="none" w:sz="0" w:space="0" w:color="auto"/>
          </w:divBdr>
        </w:div>
        <w:div w:id="2125999654">
          <w:marLeft w:val="640"/>
          <w:marRight w:val="0"/>
          <w:marTop w:val="0"/>
          <w:marBottom w:val="0"/>
          <w:divBdr>
            <w:top w:val="none" w:sz="0" w:space="0" w:color="auto"/>
            <w:left w:val="none" w:sz="0" w:space="0" w:color="auto"/>
            <w:bottom w:val="none" w:sz="0" w:space="0" w:color="auto"/>
            <w:right w:val="none" w:sz="0" w:space="0" w:color="auto"/>
          </w:divBdr>
        </w:div>
        <w:div w:id="1956785070">
          <w:marLeft w:val="640"/>
          <w:marRight w:val="0"/>
          <w:marTop w:val="0"/>
          <w:marBottom w:val="0"/>
          <w:divBdr>
            <w:top w:val="none" w:sz="0" w:space="0" w:color="auto"/>
            <w:left w:val="none" w:sz="0" w:space="0" w:color="auto"/>
            <w:bottom w:val="none" w:sz="0" w:space="0" w:color="auto"/>
            <w:right w:val="none" w:sz="0" w:space="0" w:color="auto"/>
          </w:divBdr>
        </w:div>
        <w:div w:id="1464955844">
          <w:marLeft w:val="640"/>
          <w:marRight w:val="0"/>
          <w:marTop w:val="0"/>
          <w:marBottom w:val="0"/>
          <w:divBdr>
            <w:top w:val="none" w:sz="0" w:space="0" w:color="auto"/>
            <w:left w:val="none" w:sz="0" w:space="0" w:color="auto"/>
            <w:bottom w:val="none" w:sz="0" w:space="0" w:color="auto"/>
            <w:right w:val="none" w:sz="0" w:space="0" w:color="auto"/>
          </w:divBdr>
        </w:div>
        <w:div w:id="1235092392">
          <w:marLeft w:val="640"/>
          <w:marRight w:val="0"/>
          <w:marTop w:val="0"/>
          <w:marBottom w:val="0"/>
          <w:divBdr>
            <w:top w:val="none" w:sz="0" w:space="0" w:color="auto"/>
            <w:left w:val="none" w:sz="0" w:space="0" w:color="auto"/>
            <w:bottom w:val="none" w:sz="0" w:space="0" w:color="auto"/>
            <w:right w:val="none" w:sz="0" w:space="0" w:color="auto"/>
          </w:divBdr>
        </w:div>
        <w:div w:id="995650861">
          <w:marLeft w:val="640"/>
          <w:marRight w:val="0"/>
          <w:marTop w:val="0"/>
          <w:marBottom w:val="0"/>
          <w:divBdr>
            <w:top w:val="none" w:sz="0" w:space="0" w:color="auto"/>
            <w:left w:val="none" w:sz="0" w:space="0" w:color="auto"/>
            <w:bottom w:val="none" w:sz="0" w:space="0" w:color="auto"/>
            <w:right w:val="none" w:sz="0" w:space="0" w:color="auto"/>
          </w:divBdr>
        </w:div>
        <w:div w:id="297809601">
          <w:marLeft w:val="640"/>
          <w:marRight w:val="0"/>
          <w:marTop w:val="0"/>
          <w:marBottom w:val="0"/>
          <w:divBdr>
            <w:top w:val="none" w:sz="0" w:space="0" w:color="auto"/>
            <w:left w:val="none" w:sz="0" w:space="0" w:color="auto"/>
            <w:bottom w:val="none" w:sz="0" w:space="0" w:color="auto"/>
            <w:right w:val="none" w:sz="0" w:space="0" w:color="auto"/>
          </w:divBdr>
        </w:div>
        <w:div w:id="660474219">
          <w:marLeft w:val="640"/>
          <w:marRight w:val="0"/>
          <w:marTop w:val="0"/>
          <w:marBottom w:val="0"/>
          <w:divBdr>
            <w:top w:val="none" w:sz="0" w:space="0" w:color="auto"/>
            <w:left w:val="none" w:sz="0" w:space="0" w:color="auto"/>
            <w:bottom w:val="none" w:sz="0" w:space="0" w:color="auto"/>
            <w:right w:val="none" w:sz="0" w:space="0" w:color="auto"/>
          </w:divBdr>
        </w:div>
        <w:div w:id="1594246379">
          <w:marLeft w:val="640"/>
          <w:marRight w:val="0"/>
          <w:marTop w:val="0"/>
          <w:marBottom w:val="0"/>
          <w:divBdr>
            <w:top w:val="none" w:sz="0" w:space="0" w:color="auto"/>
            <w:left w:val="none" w:sz="0" w:space="0" w:color="auto"/>
            <w:bottom w:val="none" w:sz="0" w:space="0" w:color="auto"/>
            <w:right w:val="none" w:sz="0" w:space="0" w:color="auto"/>
          </w:divBdr>
        </w:div>
        <w:div w:id="2094080444">
          <w:marLeft w:val="640"/>
          <w:marRight w:val="0"/>
          <w:marTop w:val="0"/>
          <w:marBottom w:val="0"/>
          <w:divBdr>
            <w:top w:val="none" w:sz="0" w:space="0" w:color="auto"/>
            <w:left w:val="none" w:sz="0" w:space="0" w:color="auto"/>
            <w:bottom w:val="none" w:sz="0" w:space="0" w:color="auto"/>
            <w:right w:val="none" w:sz="0" w:space="0" w:color="auto"/>
          </w:divBdr>
        </w:div>
        <w:div w:id="1228145235">
          <w:marLeft w:val="640"/>
          <w:marRight w:val="0"/>
          <w:marTop w:val="0"/>
          <w:marBottom w:val="0"/>
          <w:divBdr>
            <w:top w:val="none" w:sz="0" w:space="0" w:color="auto"/>
            <w:left w:val="none" w:sz="0" w:space="0" w:color="auto"/>
            <w:bottom w:val="none" w:sz="0" w:space="0" w:color="auto"/>
            <w:right w:val="none" w:sz="0" w:space="0" w:color="auto"/>
          </w:divBdr>
        </w:div>
        <w:div w:id="1095788822">
          <w:marLeft w:val="640"/>
          <w:marRight w:val="0"/>
          <w:marTop w:val="0"/>
          <w:marBottom w:val="0"/>
          <w:divBdr>
            <w:top w:val="none" w:sz="0" w:space="0" w:color="auto"/>
            <w:left w:val="none" w:sz="0" w:space="0" w:color="auto"/>
            <w:bottom w:val="none" w:sz="0" w:space="0" w:color="auto"/>
            <w:right w:val="none" w:sz="0" w:space="0" w:color="auto"/>
          </w:divBdr>
        </w:div>
        <w:div w:id="115759905">
          <w:marLeft w:val="640"/>
          <w:marRight w:val="0"/>
          <w:marTop w:val="0"/>
          <w:marBottom w:val="0"/>
          <w:divBdr>
            <w:top w:val="none" w:sz="0" w:space="0" w:color="auto"/>
            <w:left w:val="none" w:sz="0" w:space="0" w:color="auto"/>
            <w:bottom w:val="none" w:sz="0" w:space="0" w:color="auto"/>
            <w:right w:val="none" w:sz="0" w:space="0" w:color="auto"/>
          </w:divBdr>
        </w:div>
        <w:div w:id="747380684">
          <w:marLeft w:val="640"/>
          <w:marRight w:val="0"/>
          <w:marTop w:val="0"/>
          <w:marBottom w:val="0"/>
          <w:divBdr>
            <w:top w:val="none" w:sz="0" w:space="0" w:color="auto"/>
            <w:left w:val="none" w:sz="0" w:space="0" w:color="auto"/>
            <w:bottom w:val="none" w:sz="0" w:space="0" w:color="auto"/>
            <w:right w:val="none" w:sz="0" w:space="0" w:color="auto"/>
          </w:divBdr>
        </w:div>
        <w:div w:id="1596551558">
          <w:marLeft w:val="640"/>
          <w:marRight w:val="0"/>
          <w:marTop w:val="0"/>
          <w:marBottom w:val="0"/>
          <w:divBdr>
            <w:top w:val="none" w:sz="0" w:space="0" w:color="auto"/>
            <w:left w:val="none" w:sz="0" w:space="0" w:color="auto"/>
            <w:bottom w:val="none" w:sz="0" w:space="0" w:color="auto"/>
            <w:right w:val="none" w:sz="0" w:space="0" w:color="auto"/>
          </w:divBdr>
        </w:div>
        <w:div w:id="1291663484">
          <w:marLeft w:val="640"/>
          <w:marRight w:val="0"/>
          <w:marTop w:val="0"/>
          <w:marBottom w:val="0"/>
          <w:divBdr>
            <w:top w:val="none" w:sz="0" w:space="0" w:color="auto"/>
            <w:left w:val="none" w:sz="0" w:space="0" w:color="auto"/>
            <w:bottom w:val="none" w:sz="0" w:space="0" w:color="auto"/>
            <w:right w:val="none" w:sz="0" w:space="0" w:color="auto"/>
          </w:divBdr>
        </w:div>
        <w:div w:id="192231020">
          <w:marLeft w:val="640"/>
          <w:marRight w:val="0"/>
          <w:marTop w:val="0"/>
          <w:marBottom w:val="0"/>
          <w:divBdr>
            <w:top w:val="none" w:sz="0" w:space="0" w:color="auto"/>
            <w:left w:val="none" w:sz="0" w:space="0" w:color="auto"/>
            <w:bottom w:val="none" w:sz="0" w:space="0" w:color="auto"/>
            <w:right w:val="none" w:sz="0" w:space="0" w:color="auto"/>
          </w:divBdr>
        </w:div>
        <w:div w:id="1741900279">
          <w:marLeft w:val="640"/>
          <w:marRight w:val="0"/>
          <w:marTop w:val="0"/>
          <w:marBottom w:val="0"/>
          <w:divBdr>
            <w:top w:val="none" w:sz="0" w:space="0" w:color="auto"/>
            <w:left w:val="none" w:sz="0" w:space="0" w:color="auto"/>
            <w:bottom w:val="none" w:sz="0" w:space="0" w:color="auto"/>
            <w:right w:val="none" w:sz="0" w:space="0" w:color="auto"/>
          </w:divBdr>
        </w:div>
        <w:div w:id="586694887">
          <w:marLeft w:val="640"/>
          <w:marRight w:val="0"/>
          <w:marTop w:val="0"/>
          <w:marBottom w:val="0"/>
          <w:divBdr>
            <w:top w:val="none" w:sz="0" w:space="0" w:color="auto"/>
            <w:left w:val="none" w:sz="0" w:space="0" w:color="auto"/>
            <w:bottom w:val="none" w:sz="0" w:space="0" w:color="auto"/>
            <w:right w:val="none" w:sz="0" w:space="0" w:color="auto"/>
          </w:divBdr>
        </w:div>
        <w:div w:id="27532233">
          <w:marLeft w:val="640"/>
          <w:marRight w:val="0"/>
          <w:marTop w:val="0"/>
          <w:marBottom w:val="0"/>
          <w:divBdr>
            <w:top w:val="none" w:sz="0" w:space="0" w:color="auto"/>
            <w:left w:val="none" w:sz="0" w:space="0" w:color="auto"/>
            <w:bottom w:val="none" w:sz="0" w:space="0" w:color="auto"/>
            <w:right w:val="none" w:sz="0" w:space="0" w:color="auto"/>
          </w:divBdr>
        </w:div>
        <w:div w:id="185219242">
          <w:marLeft w:val="640"/>
          <w:marRight w:val="0"/>
          <w:marTop w:val="0"/>
          <w:marBottom w:val="0"/>
          <w:divBdr>
            <w:top w:val="none" w:sz="0" w:space="0" w:color="auto"/>
            <w:left w:val="none" w:sz="0" w:space="0" w:color="auto"/>
            <w:bottom w:val="none" w:sz="0" w:space="0" w:color="auto"/>
            <w:right w:val="none" w:sz="0" w:space="0" w:color="auto"/>
          </w:divBdr>
        </w:div>
        <w:div w:id="1817264286">
          <w:marLeft w:val="640"/>
          <w:marRight w:val="0"/>
          <w:marTop w:val="0"/>
          <w:marBottom w:val="0"/>
          <w:divBdr>
            <w:top w:val="none" w:sz="0" w:space="0" w:color="auto"/>
            <w:left w:val="none" w:sz="0" w:space="0" w:color="auto"/>
            <w:bottom w:val="none" w:sz="0" w:space="0" w:color="auto"/>
            <w:right w:val="none" w:sz="0" w:space="0" w:color="auto"/>
          </w:divBdr>
        </w:div>
      </w:divsChild>
    </w:div>
    <w:div w:id="387539563">
      <w:bodyDiv w:val="1"/>
      <w:marLeft w:val="0"/>
      <w:marRight w:val="0"/>
      <w:marTop w:val="0"/>
      <w:marBottom w:val="0"/>
      <w:divBdr>
        <w:top w:val="none" w:sz="0" w:space="0" w:color="auto"/>
        <w:left w:val="none" w:sz="0" w:space="0" w:color="auto"/>
        <w:bottom w:val="none" w:sz="0" w:space="0" w:color="auto"/>
        <w:right w:val="none" w:sz="0" w:space="0" w:color="auto"/>
      </w:divBdr>
      <w:divsChild>
        <w:div w:id="410737207">
          <w:marLeft w:val="640"/>
          <w:marRight w:val="0"/>
          <w:marTop w:val="0"/>
          <w:marBottom w:val="0"/>
          <w:divBdr>
            <w:top w:val="none" w:sz="0" w:space="0" w:color="auto"/>
            <w:left w:val="none" w:sz="0" w:space="0" w:color="auto"/>
            <w:bottom w:val="none" w:sz="0" w:space="0" w:color="auto"/>
            <w:right w:val="none" w:sz="0" w:space="0" w:color="auto"/>
          </w:divBdr>
        </w:div>
        <w:div w:id="522672268">
          <w:marLeft w:val="640"/>
          <w:marRight w:val="0"/>
          <w:marTop w:val="0"/>
          <w:marBottom w:val="0"/>
          <w:divBdr>
            <w:top w:val="none" w:sz="0" w:space="0" w:color="auto"/>
            <w:left w:val="none" w:sz="0" w:space="0" w:color="auto"/>
            <w:bottom w:val="none" w:sz="0" w:space="0" w:color="auto"/>
            <w:right w:val="none" w:sz="0" w:space="0" w:color="auto"/>
          </w:divBdr>
        </w:div>
        <w:div w:id="292322649">
          <w:marLeft w:val="640"/>
          <w:marRight w:val="0"/>
          <w:marTop w:val="0"/>
          <w:marBottom w:val="0"/>
          <w:divBdr>
            <w:top w:val="none" w:sz="0" w:space="0" w:color="auto"/>
            <w:left w:val="none" w:sz="0" w:space="0" w:color="auto"/>
            <w:bottom w:val="none" w:sz="0" w:space="0" w:color="auto"/>
            <w:right w:val="none" w:sz="0" w:space="0" w:color="auto"/>
          </w:divBdr>
        </w:div>
        <w:div w:id="1545484143">
          <w:marLeft w:val="640"/>
          <w:marRight w:val="0"/>
          <w:marTop w:val="0"/>
          <w:marBottom w:val="0"/>
          <w:divBdr>
            <w:top w:val="none" w:sz="0" w:space="0" w:color="auto"/>
            <w:left w:val="none" w:sz="0" w:space="0" w:color="auto"/>
            <w:bottom w:val="none" w:sz="0" w:space="0" w:color="auto"/>
            <w:right w:val="none" w:sz="0" w:space="0" w:color="auto"/>
          </w:divBdr>
        </w:div>
        <w:div w:id="1055280823">
          <w:marLeft w:val="640"/>
          <w:marRight w:val="0"/>
          <w:marTop w:val="0"/>
          <w:marBottom w:val="0"/>
          <w:divBdr>
            <w:top w:val="none" w:sz="0" w:space="0" w:color="auto"/>
            <w:left w:val="none" w:sz="0" w:space="0" w:color="auto"/>
            <w:bottom w:val="none" w:sz="0" w:space="0" w:color="auto"/>
            <w:right w:val="none" w:sz="0" w:space="0" w:color="auto"/>
          </w:divBdr>
        </w:div>
        <w:div w:id="1820921057">
          <w:marLeft w:val="640"/>
          <w:marRight w:val="0"/>
          <w:marTop w:val="0"/>
          <w:marBottom w:val="0"/>
          <w:divBdr>
            <w:top w:val="none" w:sz="0" w:space="0" w:color="auto"/>
            <w:left w:val="none" w:sz="0" w:space="0" w:color="auto"/>
            <w:bottom w:val="none" w:sz="0" w:space="0" w:color="auto"/>
            <w:right w:val="none" w:sz="0" w:space="0" w:color="auto"/>
          </w:divBdr>
        </w:div>
        <w:div w:id="378019988">
          <w:marLeft w:val="640"/>
          <w:marRight w:val="0"/>
          <w:marTop w:val="0"/>
          <w:marBottom w:val="0"/>
          <w:divBdr>
            <w:top w:val="none" w:sz="0" w:space="0" w:color="auto"/>
            <w:left w:val="none" w:sz="0" w:space="0" w:color="auto"/>
            <w:bottom w:val="none" w:sz="0" w:space="0" w:color="auto"/>
            <w:right w:val="none" w:sz="0" w:space="0" w:color="auto"/>
          </w:divBdr>
        </w:div>
        <w:div w:id="1326475745">
          <w:marLeft w:val="640"/>
          <w:marRight w:val="0"/>
          <w:marTop w:val="0"/>
          <w:marBottom w:val="0"/>
          <w:divBdr>
            <w:top w:val="none" w:sz="0" w:space="0" w:color="auto"/>
            <w:left w:val="none" w:sz="0" w:space="0" w:color="auto"/>
            <w:bottom w:val="none" w:sz="0" w:space="0" w:color="auto"/>
            <w:right w:val="none" w:sz="0" w:space="0" w:color="auto"/>
          </w:divBdr>
        </w:div>
        <w:div w:id="132405391">
          <w:marLeft w:val="640"/>
          <w:marRight w:val="0"/>
          <w:marTop w:val="0"/>
          <w:marBottom w:val="0"/>
          <w:divBdr>
            <w:top w:val="none" w:sz="0" w:space="0" w:color="auto"/>
            <w:left w:val="none" w:sz="0" w:space="0" w:color="auto"/>
            <w:bottom w:val="none" w:sz="0" w:space="0" w:color="auto"/>
            <w:right w:val="none" w:sz="0" w:space="0" w:color="auto"/>
          </w:divBdr>
        </w:div>
        <w:div w:id="154886188">
          <w:marLeft w:val="640"/>
          <w:marRight w:val="0"/>
          <w:marTop w:val="0"/>
          <w:marBottom w:val="0"/>
          <w:divBdr>
            <w:top w:val="none" w:sz="0" w:space="0" w:color="auto"/>
            <w:left w:val="none" w:sz="0" w:space="0" w:color="auto"/>
            <w:bottom w:val="none" w:sz="0" w:space="0" w:color="auto"/>
            <w:right w:val="none" w:sz="0" w:space="0" w:color="auto"/>
          </w:divBdr>
        </w:div>
        <w:div w:id="551117408">
          <w:marLeft w:val="640"/>
          <w:marRight w:val="0"/>
          <w:marTop w:val="0"/>
          <w:marBottom w:val="0"/>
          <w:divBdr>
            <w:top w:val="none" w:sz="0" w:space="0" w:color="auto"/>
            <w:left w:val="none" w:sz="0" w:space="0" w:color="auto"/>
            <w:bottom w:val="none" w:sz="0" w:space="0" w:color="auto"/>
            <w:right w:val="none" w:sz="0" w:space="0" w:color="auto"/>
          </w:divBdr>
        </w:div>
        <w:div w:id="363795537">
          <w:marLeft w:val="640"/>
          <w:marRight w:val="0"/>
          <w:marTop w:val="0"/>
          <w:marBottom w:val="0"/>
          <w:divBdr>
            <w:top w:val="none" w:sz="0" w:space="0" w:color="auto"/>
            <w:left w:val="none" w:sz="0" w:space="0" w:color="auto"/>
            <w:bottom w:val="none" w:sz="0" w:space="0" w:color="auto"/>
            <w:right w:val="none" w:sz="0" w:space="0" w:color="auto"/>
          </w:divBdr>
        </w:div>
        <w:div w:id="1998070461">
          <w:marLeft w:val="640"/>
          <w:marRight w:val="0"/>
          <w:marTop w:val="0"/>
          <w:marBottom w:val="0"/>
          <w:divBdr>
            <w:top w:val="none" w:sz="0" w:space="0" w:color="auto"/>
            <w:left w:val="none" w:sz="0" w:space="0" w:color="auto"/>
            <w:bottom w:val="none" w:sz="0" w:space="0" w:color="auto"/>
            <w:right w:val="none" w:sz="0" w:space="0" w:color="auto"/>
          </w:divBdr>
        </w:div>
        <w:div w:id="768744636">
          <w:marLeft w:val="640"/>
          <w:marRight w:val="0"/>
          <w:marTop w:val="0"/>
          <w:marBottom w:val="0"/>
          <w:divBdr>
            <w:top w:val="none" w:sz="0" w:space="0" w:color="auto"/>
            <w:left w:val="none" w:sz="0" w:space="0" w:color="auto"/>
            <w:bottom w:val="none" w:sz="0" w:space="0" w:color="auto"/>
            <w:right w:val="none" w:sz="0" w:space="0" w:color="auto"/>
          </w:divBdr>
        </w:div>
        <w:div w:id="1505628348">
          <w:marLeft w:val="640"/>
          <w:marRight w:val="0"/>
          <w:marTop w:val="0"/>
          <w:marBottom w:val="0"/>
          <w:divBdr>
            <w:top w:val="none" w:sz="0" w:space="0" w:color="auto"/>
            <w:left w:val="none" w:sz="0" w:space="0" w:color="auto"/>
            <w:bottom w:val="none" w:sz="0" w:space="0" w:color="auto"/>
            <w:right w:val="none" w:sz="0" w:space="0" w:color="auto"/>
          </w:divBdr>
        </w:div>
        <w:div w:id="55670377">
          <w:marLeft w:val="640"/>
          <w:marRight w:val="0"/>
          <w:marTop w:val="0"/>
          <w:marBottom w:val="0"/>
          <w:divBdr>
            <w:top w:val="none" w:sz="0" w:space="0" w:color="auto"/>
            <w:left w:val="none" w:sz="0" w:space="0" w:color="auto"/>
            <w:bottom w:val="none" w:sz="0" w:space="0" w:color="auto"/>
            <w:right w:val="none" w:sz="0" w:space="0" w:color="auto"/>
          </w:divBdr>
        </w:div>
        <w:div w:id="1236817730">
          <w:marLeft w:val="640"/>
          <w:marRight w:val="0"/>
          <w:marTop w:val="0"/>
          <w:marBottom w:val="0"/>
          <w:divBdr>
            <w:top w:val="none" w:sz="0" w:space="0" w:color="auto"/>
            <w:left w:val="none" w:sz="0" w:space="0" w:color="auto"/>
            <w:bottom w:val="none" w:sz="0" w:space="0" w:color="auto"/>
            <w:right w:val="none" w:sz="0" w:space="0" w:color="auto"/>
          </w:divBdr>
        </w:div>
        <w:div w:id="396324227">
          <w:marLeft w:val="640"/>
          <w:marRight w:val="0"/>
          <w:marTop w:val="0"/>
          <w:marBottom w:val="0"/>
          <w:divBdr>
            <w:top w:val="none" w:sz="0" w:space="0" w:color="auto"/>
            <w:left w:val="none" w:sz="0" w:space="0" w:color="auto"/>
            <w:bottom w:val="none" w:sz="0" w:space="0" w:color="auto"/>
            <w:right w:val="none" w:sz="0" w:space="0" w:color="auto"/>
          </w:divBdr>
        </w:div>
        <w:div w:id="1658652906">
          <w:marLeft w:val="640"/>
          <w:marRight w:val="0"/>
          <w:marTop w:val="0"/>
          <w:marBottom w:val="0"/>
          <w:divBdr>
            <w:top w:val="none" w:sz="0" w:space="0" w:color="auto"/>
            <w:left w:val="none" w:sz="0" w:space="0" w:color="auto"/>
            <w:bottom w:val="none" w:sz="0" w:space="0" w:color="auto"/>
            <w:right w:val="none" w:sz="0" w:space="0" w:color="auto"/>
          </w:divBdr>
        </w:div>
        <w:div w:id="68311003">
          <w:marLeft w:val="640"/>
          <w:marRight w:val="0"/>
          <w:marTop w:val="0"/>
          <w:marBottom w:val="0"/>
          <w:divBdr>
            <w:top w:val="none" w:sz="0" w:space="0" w:color="auto"/>
            <w:left w:val="none" w:sz="0" w:space="0" w:color="auto"/>
            <w:bottom w:val="none" w:sz="0" w:space="0" w:color="auto"/>
            <w:right w:val="none" w:sz="0" w:space="0" w:color="auto"/>
          </w:divBdr>
        </w:div>
        <w:div w:id="2104495084">
          <w:marLeft w:val="640"/>
          <w:marRight w:val="0"/>
          <w:marTop w:val="0"/>
          <w:marBottom w:val="0"/>
          <w:divBdr>
            <w:top w:val="none" w:sz="0" w:space="0" w:color="auto"/>
            <w:left w:val="none" w:sz="0" w:space="0" w:color="auto"/>
            <w:bottom w:val="none" w:sz="0" w:space="0" w:color="auto"/>
            <w:right w:val="none" w:sz="0" w:space="0" w:color="auto"/>
          </w:divBdr>
        </w:div>
        <w:div w:id="1775981909">
          <w:marLeft w:val="640"/>
          <w:marRight w:val="0"/>
          <w:marTop w:val="0"/>
          <w:marBottom w:val="0"/>
          <w:divBdr>
            <w:top w:val="none" w:sz="0" w:space="0" w:color="auto"/>
            <w:left w:val="none" w:sz="0" w:space="0" w:color="auto"/>
            <w:bottom w:val="none" w:sz="0" w:space="0" w:color="auto"/>
            <w:right w:val="none" w:sz="0" w:space="0" w:color="auto"/>
          </w:divBdr>
        </w:div>
        <w:div w:id="1254508991">
          <w:marLeft w:val="640"/>
          <w:marRight w:val="0"/>
          <w:marTop w:val="0"/>
          <w:marBottom w:val="0"/>
          <w:divBdr>
            <w:top w:val="none" w:sz="0" w:space="0" w:color="auto"/>
            <w:left w:val="none" w:sz="0" w:space="0" w:color="auto"/>
            <w:bottom w:val="none" w:sz="0" w:space="0" w:color="auto"/>
            <w:right w:val="none" w:sz="0" w:space="0" w:color="auto"/>
          </w:divBdr>
        </w:div>
        <w:div w:id="1413088760">
          <w:marLeft w:val="640"/>
          <w:marRight w:val="0"/>
          <w:marTop w:val="0"/>
          <w:marBottom w:val="0"/>
          <w:divBdr>
            <w:top w:val="none" w:sz="0" w:space="0" w:color="auto"/>
            <w:left w:val="none" w:sz="0" w:space="0" w:color="auto"/>
            <w:bottom w:val="none" w:sz="0" w:space="0" w:color="auto"/>
            <w:right w:val="none" w:sz="0" w:space="0" w:color="auto"/>
          </w:divBdr>
        </w:div>
        <w:div w:id="334890347">
          <w:marLeft w:val="640"/>
          <w:marRight w:val="0"/>
          <w:marTop w:val="0"/>
          <w:marBottom w:val="0"/>
          <w:divBdr>
            <w:top w:val="none" w:sz="0" w:space="0" w:color="auto"/>
            <w:left w:val="none" w:sz="0" w:space="0" w:color="auto"/>
            <w:bottom w:val="none" w:sz="0" w:space="0" w:color="auto"/>
            <w:right w:val="none" w:sz="0" w:space="0" w:color="auto"/>
          </w:divBdr>
        </w:div>
        <w:div w:id="1951694120">
          <w:marLeft w:val="640"/>
          <w:marRight w:val="0"/>
          <w:marTop w:val="0"/>
          <w:marBottom w:val="0"/>
          <w:divBdr>
            <w:top w:val="none" w:sz="0" w:space="0" w:color="auto"/>
            <w:left w:val="none" w:sz="0" w:space="0" w:color="auto"/>
            <w:bottom w:val="none" w:sz="0" w:space="0" w:color="auto"/>
            <w:right w:val="none" w:sz="0" w:space="0" w:color="auto"/>
          </w:divBdr>
        </w:div>
        <w:div w:id="161051255">
          <w:marLeft w:val="640"/>
          <w:marRight w:val="0"/>
          <w:marTop w:val="0"/>
          <w:marBottom w:val="0"/>
          <w:divBdr>
            <w:top w:val="none" w:sz="0" w:space="0" w:color="auto"/>
            <w:left w:val="none" w:sz="0" w:space="0" w:color="auto"/>
            <w:bottom w:val="none" w:sz="0" w:space="0" w:color="auto"/>
            <w:right w:val="none" w:sz="0" w:space="0" w:color="auto"/>
          </w:divBdr>
        </w:div>
        <w:div w:id="1880432528">
          <w:marLeft w:val="640"/>
          <w:marRight w:val="0"/>
          <w:marTop w:val="0"/>
          <w:marBottom w:val="0"/>
          <w:divBdr>
            <w:top w:val="none" w:sz="0" w:space="0" w:color="auto"/>
            <w:left w:val="none" w:sz="0" w:space="0" w:color="auto"/>
            <w:bottom w:val="none" w:sz="0" w:space="0" w:color="auto"/>
            <w:right w:val="none" w:sz="0" w:space="0" w:color="auto"/>
          </w:divBdr>
        </w:div>
        <w:div w:id="1499955124">
          <w:marLeft w:val="640"/>
          <w:marRight w:val="0"/>
          <w:marTop w:val="0"/>
          <w:marBottom w:val="0"/>
          <w:divBdr>
            <w:top w:val="none" w:sz="0" w:space="0" w:color="auto"/>
            <w:left w:val="none" w:sz="0" w:space="0" w:color="auto"/>
            <w:bottom w:val="none" w:sz="0" w:space="0" w:color="auto"/>
            <w:right w:val="none" w:sz="0" w:space="0" w:color="auto"/>
          </w:divBdr>
        </w:div>
        <w:div w:id="1105612893">
          <w:marLeft w:val="640"/>
          <w:marRight w:val="0"/>
          <w:marTop w:val="0"/>
          <w:marBottom w:val="0"/>
          <w:divBdr>
            <w:top w:val="none" w:sz="0" w:space="0" w:color="auto"/>
            <w:left w:val="none" w:sz="0" w:space="0" w:color="auto"/>
            <w:bottom w:val="none" w:sz="0" w:space="0" w:color="auto"/>
            <w:right w:val="none" w:sz="0" w:space="0" w:color="auto"/>
          </w:divBdr>
        </w:div>
        <w:div w:id="707533435">
          <w:marLeft w:val="640"/>
          <w:marRight w:val="0"/>
          <w:marTop w:val="0"/>
          <w:marBottom w:val="0"/>
          <w:divBdr>
            <w:top w:val="none" w:sz="0" w:space="0" w:color="auto"/>
            <w:left w:val="none" w:sz="0" w:space="0" w:color="auto"/>
            <w:bottom w:val="none" w:sz="0" w:space="0" w:color="auto"/>
            <w:right w:val="none" w:sz="0" w:space="0" w:color="auto"/>
          </w:divBdr>
        </w:div>
        <w:div w:id="1783451038">
          <w:marLeft w:val="640"/>
          <w:marRight w:val="0"/>
          <w:marTop w:val="0"/>
          <w:marBottom w:val="0"/>
          <w:divBdr>
            <w:top w:val="none" w:sz="0" w:space="0" w:color="auto"/>
            <w:left w:val="none" w:sz="0" w:space="0" w:color="auto"/>
            <w:bottom w:val="none" w:sz="0" w:space="0" w:color="auto"/>
            <w:right w:val="none" w:sz="0" w:space="0" w:color="auto"/>
          </w:divBdr>
        </w:div>
        <w:div w:id="852575366">
          <w:marLeft w:val="640"/>
          <w:marRight w:val="0"/>
          <w:marTop w:val="0"/>
          <w:marBottom w:val="0"/>
          <w:divBdr>
            <w:top w:val="none" w:sz="0" w:space="0" w:color="auto"/>
            <w:left w:val="none" w:sz="0" w:space="0" w:color="auto"/>
            <w:bottom w:val="none" w:sz="0" w:space="0" w:color="auto"/>
            <w:right w:val="none" w:sz="0" w:space="0" w:color="auto"/>
          </w:divBdr>
        </w:div>
        <w:div w:id="2005931300">
          <w:marLeft w:val="640"/>
          <w:marRight w:val="0"/>
          <w:marTop w:val="0"/>
          <w:marBottom w:val="0"/>
          <w:divBdr>
            <w:top w:val="none" w:sz="0" w:space="0" w:color="auto"/>
            <w:left w:val="none" w:sz="0" w:space="0" w:color="auto"/>
            <w:bottom w:val="none" w:sz="0" w:space="0" w:color="auto"/>
            <w:right w:val="none" w:sz="0" w:space="0" w:color="auto"/>
          </w:divBdr>
        </w:div>
        <w:div w:id="514000206">
          <w:marLeft w:val="640"/>
          <w:marRight w:val="0"/>
          <w:marTop w:val="0"/>
          <w:marBottom w:val="0"/>
          <w:divBdr>
            <w:top w:val="none" w:sz="0" w:space="0" w:color="auto"/>
            <w:left w:val="none" w:sz="0" w:space="0" w:color="auto"/>
            <w:bottom w:val="none" w:sz="0" w:space="0" w:color="auto"/>
            <w:right w:val="none" w:sz="0" w:space="0" w:color="auto"/>
          </w:divBdr>
        </w:div>
        <w:div w:id="161748626">
          <w:marLeft w:val="640"/>
          <w:marRight w:val="0"/>
          <w:marTop w:val="0"/>
          <w:marBottom w:val="0"/>
          <w:divBdr>
            <w:top w:val="none" w:sz="0" w:space="0" w:color="auto"/>
            <w:left w:val="none" w:sz="0" w:space="0" w:color="auto"/>
            <w:bottom w:val="none" w:sz="0" w:space="0" w:color="auto"/>
            <w:right w:val="none" w:sz="0" w:space="0" w:color="auto"/>
          </w:divBdr>
        </w:div>
        <w:div w:id="1785925388">
          <w:marLeft w:val="640"/>
          <w:marRight w:val="0"/>
          <w:marTop w:val="0"/>
          <w:marBottom w:val="0"/>
          <w:divBdr>
            <w:top w:val="none" w:sz="0" w:space="0" w:color="auto"/>
            <w:left w:val="none" w:sz="0" w:space="0" w:color="auto"/>
            <w:bottom w:val="none" w:sz="0" w:space="0" w:color="auto"/>
            <w:right w:val="none" w:sz="0" w:space="0" w:color="auto"/>
          </w:divBdr>
        </w:div>
        <w:div w:id="1072001140">
          <w:marLeft w:val="640"/>
          <w:marRight w:val="0"/>
          <w:marTop w:val="0"/>
          <w:marBottom w:val="0"/>
          <w:divBdr>
            <w:top w:val="none" w:sz="0" w:space="0" w:color="auto"/>
            <w:left w:val="none" w:sz="0" w:space="0" w:color="auto"/>
            <w:bottom w:val="none" w:sz="0" w:space="0" w:color="auto"/>
            <w:right w:val="none" w:sz="0" w:space="0" w:color="auto"/>
          </w:divBdr>
        </w:div>
        <w:div w:id="870722996">
          <w:marLeft w:val="640"/>
          <w:marRight w:val="0"/>
          <w:marTop w:val="0"/>
          <w:marBottom w:val="0"/>
          <w:divBdr>
            <w:top w:val="none" w:sz="0" w:space="0" w:color="auto"/>
            <w:left w:val="none" w:sz="0" w:space="0" w:color="auto"/>
            <w:bottom w:val="none" w:sz="0" w:space="0" w:color="auto"/>
            <w:right w:val="none" w:sz="0" w:space="0" w:color="auto"/>
          </w:divBdr>
        </w:div>
        <w:div w:id="1787776511">
          <w:marLeft w:val="640"/>
          <w:marRight w:val="0"/>
          <w:marTop w:val="0"/>
          <w:marBottom w:val="0"/>
          <w:divBdr>
            <w:top w:val="none" w:sz="0" w:space="0" w:color="auto"/>
            <w:left w:val="none" w:sz="0" w:space="0" w:color="auto"/>
            <w:bottom w:val="none" w:sz="0" w:space="0" w:color="auto"/>
            <w:right w:val="none" w:sz="0" w:space="0" w:color="auto"/>
          </w:divBdr>
        </w:div>
        <w:div w:id="1419139009">
          <w:marLeft w:val="640"/>
          <w:marRight w:val="0"/>
          <w:marTop w:val="0"/>
          <w:marBottom w:val="0"/>
          <w:divBdr>
            <w:top w:val="none" w:sz="0" w:space="0" w:color="auto"/>
            <w:left w:val="none" w:sz="0" w:space="0" w:color="auto"/>
            <w:bottom w:val="none" w:sz="0" w:space="0" w:color="auto"/>
            <w:right w:val="none" w:sz="0" w:space="0" w:color="auto"/>
          </w:divBdr>
        </w:div>
        <w:div w:id="423111175">
          <w:marLeft w:val="640"/>
          <w:marRight w:val="0"/>
          <w:marTop w:val="0"/>
          <w:marBottom w:val="0"/>
          <w:divBdr>
            <w:top w:val="none" w:sz="0" w:space="0" w:color="auto"/>
            <w:left w:val="none" w:sz="0" w:space="0" w:color="auto"/>
            <w:bottom w:val="none" w:sz="0" w:space="0" w:color="auto"/>
            <w:right w:val="none" w:sz="0" w:space="0" w:color="auto"/>
          </w:divBdr>
        </w:div>
        <w:div w:id="1477992217">
          <w:marLeft w:val="640"/>
          <w:marRight w:val="0"/>
          <w:marTop w:val="0"/>
          <w:marBottom w:val="0"/>
          <w:divBdr>
            <w:top w:val="none" w:sz="0" w:space="0" w:color="auto"/>
            <w:left w:val="none" w:sz="0" w:space="0" w:color="auto"/>
            <w:bottom w:val="none" w:sz="0" w:space="0" w:color="auto"/>
            <w:right w:val="none" w:sz="0" w:space="0" w:color="auto"/>
          </w:divBdr>
        </w:div>
        <w:div w:id="1490099633">
          <w:marLeft w:val="640"/>
          <w:marRight w:val="0"/>
          <w:marTop w:val="0"/>
          <w:marBottom w:val="0"/>
          <w:divBdr>
            <w:top w:val="none" w:sz="0" w:space="0" w:color="auto"/>
            <w:left w:val="none" w:sz="0" w:space="0" w:color="auto"/>
            <w:bottom w:val="none" w:sz="0" w:space="0" w:color="auto"/>
            <w:right w:val="none" w:sz="0" w:space="0" w:color="auto"/>
          </w:divBdr>
        </w:div>
        <w:div w:id="814177652">
          <w:marLeft w:val="640"/>
          <w:marRight w:val="0"/>
          <w:marTop w:val="0"/>
          <w:marBottom w:val="0"/>
          <w:divBdr>
            <w:top w:val="none" w:sz="0" w:space="0" w:color="auto"/>
            <w:left w:val="none" w:sz="0" w:space="0" w:color="auto"/>
            <w:bottom w:val="none" w:sz="0" w:space="0" w:color="auto"/>
            <w:right w:val="none" w:sz="0" w:space="0" w:color="auto"/>
          </w:divBdr>
        </w:div>
        <w:div w:id="1427460423">
          <w:marLeft w:val="640"/>
          <w:marRight w:val="0"/>
          <w:marTop w:val="0"/>
          <w:marBottom w:val="0"/>
          <w:divBdr>
            <w:top w:val="none" w:sz="0" w:space="0" w:color="auto"/>
            <w:left w:val="none" w:sz="0" w:space="0" w:color="auto"/>
            <w:bottom w:val="none" w:sz="0" w:space="0" w:color="auto"/>
            <w:right w:val="none" w:sz="0" w:space="0" w:color="auto"/>
          </w:divBdr>
        </w:div>
        <w:div w:id="962231495">
          <w:marLeft w:val="640"/>
          <w:marRight w:val="0"/>
          <w:marTop w:val="0"/>
          <w:marBottom w:val="0"/>
          <w:divBdr>
            <w:top w:val="none" w:sz="0" w:space="0" w:color="auto"/>
            <w:left w:val="none" w:sz="0" w:space="0" w:color="auto"/>
            <w:bottom w:val="none" w:sz="0" w:space="0" w:color="auto"/>
            <w:right w:val="none" w:sz="0" w:space="0" w:color="auto"/>
          </w:divBdr>
        </w:div>
        <w:div w:id="2090468103">
          <w:marLeft w:val="640"/>
          <w:marRight w:val="0"/>
          <w:marTop w:val="0"/>
          <w:marBottom w:val="0"/>
          <w:divBdr>
            <w:top w:val="none" w:sz="0" w:space="0" w:color="auto"/>
            <w:left w:val="none" w:sz="0" w:space="0" w:color="auto"/>
            <w:bottom w:val="none" w:sz="0" w:space="0" w:color="auto"/>
            <w:right w:val="none" w:sz="0" w:space="0" w:color="auto"/>
          </w:divBdr>
        </w:div>
        <w:div w:id="900211318">
          <w:marLeft w:val="640"/>
          <w:marRight w:val="0"/>
          <w:marTop w:val="0"/>
          <w:marBottom w:val="0"/>
          <w:divBdr>
            <w:top w:val="none" w:sz="0" w:space="0" w:color="auto"/>
            <w:left w:val="none" w:sz="0" w:space="0" w:color="auto"/>
            <w:bottom w:val="none" w:sz="0" w:space="0" w:color="auto"/>
            <w:right w:val="none" w:sz="0" w:space="0" w:color="auto"/>
          </w:divBdr>
        </w:div>
        <w:div w:id="633681451">
          <w:marLeft w:val="640"/>
          <w:marRight w:val="0"/>
          <w:marTop w:val="0"/>
          <w:marBottom w:val="0"/>
          <w:divBdr>
            <w:top w:val="none" w:sz="0" w:space="0" w:color="auto"/>
            <w:left w:val="none" w:sz="0" w:space="0" w:color="auto"/>
            <w:bottom w:val="none" w:sz="0" w:space="0" w:color="auto"/>
            <w:right w:val="none" w:sz="0" w:space="0" w:color="auto"/>
          </w:divBdr>
        </w:div>
        <w:div w:id="536744695">
          <w:marLeft w:val="640"/>
          <w:marRight w:val="0"/>
          <w:marTop w:val="0"/>
          <w:marBottom w:val="0"/>
          <w:divBdr>
            <w:top w:val="none" w:sz="0" w:space="0" w:color="auto"/>
            <w:left w:val="none" w:sz="0" w:space="0" w:color="auto"/>
            <w:bottom w:val="none" w:sz="0" w:space="0" w:color="auto"/>
            <w:right w:val="none" w:sz="0" w:space="0" w:color="auto"/>
          </w:divBdr>
        </w:div>
        <w:div w:id="337076983">
          <w:marLeft w:val="640"/>
          <w:marRight w:val="0"/>
          <w:marTop w:val="0"/>
          <w:marBottom w:val="0"/>
          <w:divBdr>
            <w:top w:val="none" w:sz="0" w:space="0" w:color="auto"/>
            <w:left w:val="none" w:sz="0" w:space="0" w:color="auto"/>
            <w:bottom w:val="none" w:sz="0" w:space="0" w:color="auto"/>
            <w:right w:val="none" w:sz="0" w:space="0" w:color="auto"/>
          </w:divBdr>
        </w:div>
        <w:div w:id="820735307">
          <w:marLeft w:val="640"/>
          <w:marRight w:val="0"/>
          <w:marTop w:val="0"/>
          <w:marBottom w:val="0"/>
          <w:divBdr>
            <w:top w:val="none" w:sz="0" w:space="0" w:color="auto"/>
            <w:left w:val="none" w:sz="0" w:space="0" w:color="auto"/>
            <w:bottom w:val="none" w:sz="0" w:space="0" w:color="auto"/>
            <w:right w:val="none" w:sz="0" w:space="0" w:color="auto"/>
          </w:divBdr>
        </w:div>
        <w:div w:id="2053653067">
          <w:marLeft w:val="640"/>
          <w:marRight w:val="0"/>
          <w:marTop w:val="0"/>
          <w:marBottom w:val="0"/>
          <w:divBdr>
            <w:top w:val="none" w:sz="0" w:space="0" w:color="auto"/>
            <w:left w:val="none" w:sz="0" w:space="0" w:color="auto"/>
            <w:bottom w:val="none" w:sz="0" w:space="0" w:color="auto"/>
            <w:right w:val="none" w:sz="0" w:space="0" w:color="auto"/>
          </w:divBdr>
        </w:div>
        <w:div w:id="1130780773">
          <w:marLeft w:val="640"/>
          <w:marRight w:val="0"/>
          <w:marTop w:val="0"/>
          <w:marBottom w:val="0"/>
          <w:divBdr>
            <w:top w:val="none" w:sz="0" w:space="0" w:color="auto"/>
            <w:left w:val="none" w:sz="0" w:space="0" w:color="auto"/>
            <w:bottom w:val="none" w:sz="0" w:space="0" w:color="auto"/>
            <w:right w:val="none" w:sz="0" w:space="0" w:color="auto"/>
          </w:divBdr>
        </w:div>
        <w:div w:id="735126973">
          <w:marLeft w:val="640"/>
          <w:marRight w:val="0"/>
          <w:marTop w:val="0"/>
          <w:marBottom w:val="0"/>
          <w:divBdr>
            <w:top w:val="none" w:sz="0" w:space="0" w:color="auto"/>
            <w:left w:val="none" w:sz="0" w:space="0" w:color="auto"/>
            <w:bottom w:val="none" w:sz="0" w:space="0" w:color="auto"/>
            <w:right w:val="none" w:sz="0" w:space="0" w:color="auto"/>
          </w:divBdr>
        </w:div>
        <w:div w:id="1240099327">
          <w:marLeft w:val="640"/>
          <w:marRight w:val="0"/>
          <w:marTop w:val="0"/>
          <w:marBottom w:val="0"/>
          <w:divBdr>
            <w:top w:val="none" w:sz="0" w:space="0" w:color="auto"/>
            <w:left w:val="none" w:sz="0" w:space="0" w:color="auto"/>
            <w:bottom w:val="none" w:sz="0" w:space="0" w:color="auto"/>
            <w:right w:val="none" w:sz="0" w:space="0" w:color="auto"/>
          </w:divBdr>
        </w:div>
        <w:div w:id="4793948">
          <w:marLeft w:val="640"/>
          <w:marRight w:val="0"/>
          <w:marTop w:val="0"/>
          <w:marBottom w:val="0"/>
          <w:divBdr>
            <w:top w:val="none" w:sz="0" w:space="0" w:color="auto"/>
            <w:left w:val="none" w:sz="0" w:space="0" w:color="auto"/>
            <w:bottom w:val="none" w:sz="0" w:space="0" w:color="auto"/>
            <w:right w:val="none" w:sz="0" w:space="0" w:color="auto"/>
          </w:divBdr>
        </w:div>
        <w:div w:id="452335434">
          <w:marLeft w:val="640"/>
          <w:marRight w:val="0"/>
          <w:marTop w:val="0"/>
          <w:marBottom w:val="0"/>
          <w:divBdr>
            <w:top w:val="none" w:sz="0" w:space="0" w:color="auto"/>
            <w:left w:val="none" w:sz="0" w:space="0" w:color="auto"/>
            <w:bottom w:val="none" w:sz="0" w:space="0" w:color="auto"/>
            <w:right w:val="none" w:sz="0" w:space="0" w:color="auto"/>
          </w:divBdr>
        </w:div>
        <w:div w:id="163011301">
          <w:marLeft w:val="640"/>
          <w:marRight w:val="0"/>
          <w:marTop w:val="0"/>
          <w:marBottom w:val="0"/>
          <w:divBdr>
            <w:top w:val="none" w:sz="0" w:space="0" w:color="auto"/>
            <w:left w:val="none" w:sz="0" w:space="0" w:color="auto"/>
            <w:bottom w:val="none" w:sz="0" w:space="0" w:color="auto"/>
            <w:right w:val="none" w:sz="0" w:space="0" w:color="auto"/>
          </w:divBdr>
        </w:div>
        <w:div w:id="788402497">
          <w:marLeft w:val="640"/>
          <w:marRight w:val="0"/>
          <w:marTop w:val="0"/>
          <w:marBottom w:val="0"/>
          <w:divBdr>
            <w:top w:val="none" w:sz="0" w:space="0" w:color="auto"/>
            <w:left w:val="none" w:sz="0" w:space="0" w:color="auto"/>
            <w:bottom w:val="none" w:sz="0" w:space="0" w:color="auto"/>
            <w:right w:val="none" w:sz="0" w:space="0" w:color="auto"/>
          </w:divBdr>
        </w:div>
        <w:div w:id="1848980825">
          <w:marLeft w:val="640"/>
          <w:marRight w:val="0"/>
          <w:marTop w:val="0"/>
          <w:marBottom w:val="0"/>
          <w:divBdr>
            <w:top w:val="none" w:sz="0" w:space="0" w:color="auto"/>
            <w:left w:val="none" w:sz="0" w:space="0" w:color="auto"/>
            <w:bottom w:val="none" w:sz="0" w:space="0" w:color="auto"/>
            <w:right w:val="none" w:sz="0" w:space="0" w:color="auto"/>
          </w:divBdr>
        </w:div>
        <w:div w:id="631791272">
          <w:marLeft w:val="640"/>
          <w:marRight w:val="0"/>
          <w:marTop w:val="0"/>
          <w:marBottom w:val="0"/>
          <w:divBdr>
            <w:top w:val="none" w:sz="0" w:space="0" w:color="auto"/>
            <w:left w:val="none" w:sz="0" w:space="0" w:color="auto"/>
            <w:bottom w:val="none" w:sz="0" w:space="0" w:color="auto"/>
            <w:right w:val="none" w:sz="0" w:space="0" w:color="auto"/>
          </w:divBdr>
        </w:div>
        <w:div w:id="159582101">
          <w:marLeft w:val="640"/>
          <w:marRight w:val="0"/>
          <w:marTop w:val="0"/>
          <w:marBottom w:val="0"/>
          <w:divBdr>
            <w:top w:val="none" w:sz="0" w:space="0" w:color="auto"/>
            <w:left w:val="none" w:sz="0" w:space="0" w:color="auto"/>
            <w:bottom w:val="none" w:sz="0" w:space="0" w:color="auto"/>
            <w:right w:val="none" w:sz="0" w:space="0" w:color="auto"/>
          </w:divBdr>
        </w:div>
        <w:div w:id="1828672601">
          <w:marLeft w:val="640"/>
          <w:marRight w:val="0"/>
          <w:marTop w:val="0"/>
          <w:marBottom w:val="0"/>
          <w:divBdr>
            <w:top w:val="none" w:sz="0" w:space="0" w:color="auto"/>
            <w:left w:val="none" w:sz="0" w:space="0" w:color="auto"/>
            <w:bottom w:val="none" w:sz="0" w:space="0" w:color="auto"/>
            <w:right w:val="none" w:sz="0" w:space="0" w:color="auto"/>
          </w:divBdr>
        </w:div>
        <w:div w:id="1755663917">
          <w:marLeft w:val="640"/>
          <w:marRight w:val="0"/>
          <w:marTop w:val="0"/>
          <w:marBottom w:val="0"/>
          <w:divBdr>
            <w:top w:val="none" w:sz="0" w:space="0" w:color="auto"/>
            <w:left w:val="none" w:sz="0" w:space="0" w:color="auto"/>
            <w:bottom w:val="none" w:sz="0" w:space="0" w:color="auto"/>
            <w:right w:val="none" w:sz="0" w:space="0" w:color="auto"/>
          </w:divBdr>
        </w:div>
        <w:div w:id="1033771854">
          <w:marLeft w:val="640"/>
          <w:marRight w:val="0"/>
          <w:marTop w:val="0"/>
          <w:marBottom w:val="0"/>
          <w:divBdr>
            <w:top w:val="none" w:sz="0" w:space="0" w:color="auto"/>
            <w:left w:val="none" w:sz="0" w:space="0" w:color="auto"/>
            <w:bottom w:val="none" w:sz="0" w:space="0" w:color="auto"/>
            <w:right w:val="none" w:sz="0" w:space="0" w:color="auto"/>
          </w:divBdr>
        </w:div>
        <w:div w:id="28801520">
          <w:marLeft w:val="640"/>
          <w:marRight w:val="0"/>
          <w:marTop w:val="0"/>
          <w:marBottom w:val="0"/>
          <w:divBdr>
            <w:top w:val="none" w:sz="0" w:space="0" w:color="auto"/>
            <w:left w:val="none" w:sz="0" w:space="0" w:color="auto"/>
            <w:bottom w:val="none" w:sz="0" w:space="0" w:color="auto"/>
            <w:right w:val="none" w:sz="0" w:space="0" w:color="auto"/>
          </w:divBdr>
        </w:div>
        <w:div w:id="144709847">
          <w:marLeft w:val="640"/>
          <w:marRight w:val="0"/>
          <w:marTop w:val="0"/>
          <w:marBottom w:val="0"/>
          <w:divBdr>
            <w:top w:val="none" w:sz="0" w:space="0" w:color="auto"/>
            <w:left w:val="none" w:sz="0" w:space="0" w:color="auto"/>
            <w:bottom w:val="none" w:sz="0" w:space="0" w:color="auto"/>
            <w:right w:val="none" w:sz="0" w:space="0" w:color="auto"/>
          </w:divBdr>
        </w:div>
        <w:div w:id="1999839589">
          <w:marLeft w:val="640"/>
          <w:marRight w:val="0"/>
          <w:marTop w:val="0"/>
          <w:marBottom w:val="0"/>
          <w:divBdr>
            <w:top w:val="none" w:sz="0" w:space="0" w:color="auto"/>
            <w:left w:val="none" w:sz="0" w:space="0" w:color="auto"/>
            <w:bottom w:val="none" w:sz="0" w:space="0" w:color="auto"/>
            <w:right w:val="none" w:sz="0" w:space="0" w:color="auto"/>
          </w:divBdr>
        </w:div>
        <w:div w:id="729113241">
          <w:marLeft w:val="640"/>
          <w:marRight w:val="0"/>
          <w:marTop w:val="0"/>
          <w:marBottom w:val="0"/>
          <w:divBdr>
            <w:top w:val="none" w:sz="0" w:space="0" w:color="auto"/>
            <w:left w:val="none" w:sz="0" w:space="0" w:color="auto"/>
            <w:bottom w:val="none" w:sz="0" w:space="0" w:color="auto"/>
            <w:right w:val="none" w:sz="0" w:space="0" w:color="auto"/>
          </w:divBdr>
        </w:div>
        <w:div w:id="736051498">
          <w:marLeft w:val="640"/>
          <w:marRight w:val="0"/>
          <w:marTop w:val="0"/>
          <w:marBottom w:val="0"/>
          <w:divBdr>
            <w:top w:val="none" w:sz="0" w:space="0" w:color="auto"/>
            <w:left w:val="none" w:sz="0" w:space="0" w:color="auto"/>
            <w:bottom w:val="none" w:sz="0" w:space="0" w:color="auto"/>
            <w:right w:val="none" w:sz="0" w:space="0" w:color="auto"/>
          </w:divBdr>
        </w:div>
        <w:div w:id="293370724">
          <w:marLeft w:val="640"/>
          <w:marRight w:val="0"/>
          <w:marTop w:val="0"/>
          <w:marBottom w:val="0"/>
          <w:divBdr>
            <w:top w:val="none" w:sz="0" w:space="0" w:color="auto"/>
            <w:left w:val="none" w:sz="0" w:space="0" w:color="auto"/>
            <w:bottom w:val="none" w:sz="0" w:space="0" w:color="auto"/>
            <w:right w:val="none" w:sz="0" w:space="0" w:color="auto"/>
          </w:divBdr>
        </w:div>
        <w:div w:id="1414280012">
          <w:marLeft w:val="640"/>
          <w:marRight w:val="0"/>
          <w:marTop w:val="0"/>
          <w:marBottom w:val="0"/>
          <w:divBdr>
            <w:top w:val="none" w:sz="0" w:space="0" w:color="auto"/>
            <w:left w:val="none" w:sz="0" w:space="0" w:color="auto"/>
            <w:bottom w:val="none" w:sz="0" w:space="0" w:color="auto"/>
            <w:right w:val="none" w:sz="0" w:space="0" w:color="auto"/>
          </w:divBdr>
        </w:div>
        <w:div w:id="225997294">
          <w:marLeft w:val="640"/>
          <w:marRight w:val="0"/>
          <w:marTop w:val="0"/>
          <w:marBottom w:val="0"/>
          <w:divBdr>
            <w:top w:val="none" w:sz="0" w:space="0" w:color="auto"/>
            <w:left w:val="none" w:sz="0" w:space="0" w:color="auto"/>
            <w:bottom w:val="none" w:sz="0" w:space="0" w:color="auto"/>
            <w:right w:val="none" w:sz="0" w:space="0" w:color="auto"/>
          </w:divBdr>
        </w:div>
        <w:div w:id="1661426276">
          <w:marLeft w:val="640"/>
          <w:marRight w:val="0"/>
          <w:marTop w:val="0"/>
          <w:marBottom w:val="0"/>
          <w:divBdr>
            <w:top w:val="none" w:sz="0" w:space="0" w:color="auto"/>
            <w:left w:val="none" w:sz="0" w:space="0" w:color="auto"/>
            <w:bottom w:val="none" w:sz="0" w:space="0" w:color="auto"/>
            <w:right w:val="none" w:sz="0" w:space="0" w:color="auto"/>
          </w:divBdr>
        </w:div>
        <w:div w:id="1095516089">
          <w:marLeft w:val="640"/>
          <w:marRight w:val="0"/>
          <w:marTop w:val="0"/>
          <w:marBottom w:val="0"/>
          <w:divBdr>
            <w:top w:val="none" w:sz="0" w:space="0" w:color="auto"/>
            <w:left w:val="none" w:sz="0" w:space="0" w:color="auto"/>
            <w:bottom w:val="none" w:sz="0" w:space="0" w:color="auto"/>
            <w:right w:val="none" w:sz="0" w:space="0" w:color="auto"/>
          </w:divBdr>
        </w:div>
        <w:div w:id="1055546723">
          <w:marLeft w:val="640"/>
          <w:marRight w:val="0"/>
          <w:marTop w:val="0"/>
          <w:marBottom w:val="0"/>
          <w:divBdr>
            <w:top w:val="none" w:sz="0" w:space="0" w:color="auto"/>
            <w:left w:val="none" w:sz="0" w:space="0" w:color="auto"/>
            <w:bottom w:val="none" w:sz="0" w:space="0" w:color="auto"/>
            <w:right w:val="none" w:sz="0" w:space="0" w:color="auto"/>
          </w:divBdr>
        </w:div>
        <w:div w:id="1351488404">
          <w:marLeft w:val="640"/>
          <w:marRight w:val="0"/>
          <w:marTop w:val="0"/>
          <w:marBottom w:val="0"/>
          <w:divBdr>
            <w:top w:val="none" w:sz="0" w:space="0" w:color="auto"/>
            <w:left w:val="none" w:sz="0" w:space="0" w:color="auto"/>
            <w:bottom w:val="none" w:sz="0" w:space="0" w:color="auto"/>
            <w:right w:val="none" w:sz="0" w:space="0" w:color="auto"/>
          </w:divBdr>
        </w:div>
        <w:div w:id="649596236">
          <w:marLeft w:val="640"/>
          <w:marRight w:val="0"/>
          <w:marTop w:val="0"/>
          <w:marBottom w:val="0"/>
          <w:divBdr>
            <w:top w:val="none" w:sz="0" w:space="0" w:color="auto"/>
            <w:left w:val="none" w:sz="0" w:space="0" w:color="auto"/>
            <w:bottom w:val="none" w:sz="0" w:space="0" w:color="auto"/>
            <w:right w:val="none" w:sz="0" w:space="0" w:color="auto"/>
          </w:divBdr>
        </w:div>
        <w:div w:id="964696629">
          <w:marLeft w:val="640"/>
          <w:marRight w:val="0"/>
          <w:marTop w:val="0"/>
          <w:marBottom w:val="0"/>
          <w:divBdr>
            <w:top w:val="none" w:sz="0" w:space="0" w:color="auto"/>
            <w:left w:val="none" w:sz="0" w:space="0" w:color="auto"/>
            <w:bottom w:val="none" w:sz="0" w:space="0" w:color="auto"/>
            <w:right w:val="none" w:sz="0" w:space="0" w:color="auto"/>
          </w:divBdr>
        </w:div>
        <w:div w:id="1829250065">
          <w:marLeft w:val="640"/>
          <w:marRight w:val="0"/>
          <w:marTop w:val="0"/>
          <w:marBottom w:val="0"/>
          <w:divBdr>
            <w:top w:val="none" w:sz="0" w:space="0" w:color="auto"/>
            <w:left w:val="none" w:sz="0" w:space="0" w:color="auto"/>
            <w:bottom w:val="none" w:sz="0" w:space="0" w:color="auto"/>
            <w:right w:val="none" w:sz="0" w:space="0" w:color="auto"/>
          </w:divBdr>
        </w:div>
        <w:div w:id="1051420430">
          <w:marLeft w:val="640"/>
          <w:marRight w:val="0"/>
          <w:marTop w:val="0"/>
          <w:marBottom w:val="0"/>
          <w:divBdr>
            <w:top w:val="none" w:sz="0" w:space="0" w:color="auto"/>
            <w:left w:val="none" w:sz="0" w:space="0" w:color="auto"/>
            <w:bottom w:val="none" w:sz="0" w:space="0" w:color="auto"/>
            <w:right w:val="none" w:sz="0" w:space="0" w:color="auto"/>
          </w:divBdr>
        </w:div>
        <w:div w:id="397940493">
          <w:marLeft w:val="640"/>
          <w:marRight w:val="0"/>
          <w:marTop w:val="0"/>
          <w:marBottom w:val="0"/>
          <w:divBdr>
            <w:top w:val="none" w:sz="0" w:space="0" w:color="auto"/>
            <w:left w:val="none" w:sz="0" w:space="0" w:color="auto"/>
            <w:bottom w:val="none" w:sz="0" w:space="0" w:color="auto"/>
            <w:right w:val="none" w:sz="0" w:space="0" w:color="auto"/>
          </w:divBdr>
        </w:div>
        <w:div w:id="1687637997">
          <w:marLeft w:val="640"/>
          <w:marRight w:val="0"/>
          <w:marTop w:val="0"/>
          <w:marBottom w:val="0"/>
          <w:divBdr>
            <w:top w:val="none" w:sz="0" w:space="0" w:color="auto"/>
            <w:left w:val="none" w:sz="0" w:space="0" w:color="auto"/>
            <w:bottom w:val="none" w:sz="0" w:space="0" w:color="auto"/>
            <w:right w:val="none" w:sz="0" w:space="0" w:color="auto"/>
          </w:divBdr>
        </w:div>
        <w:div w:id="1554197266">
          <w:marLeft w:val="640"/>
          <w:marRight w:val="0"/>
          <w:marTop w:val="0"/>
          <w:marBottom w:val="0"/>
          <w:divBdr>
            <w:top w:val="none" w:sz="0" w:space="0" w:color="auto"/>
            <w:left w:val="none" w:sz="0" w:space="0" w:color="auto"/>
            <w:bottom w:val="none" w:sz="0" w:space="0" w:color="auto"/>
            <w:right w:val="none" w:sz="0" w:space="0" w:color="auto"/>
          </w:divBdr>
        </w:div>
        <w:div w:id="1564215000">
          <w:marLeft w:val="640"/>
          <w:marRight w:val="0"/>
          <w:marTop w:val="0"/>
          <w:marBottom w:val="0"/>
          <w:divBdr>
            <w:top w:val="none" w:sz="0" w:space="0" w:color="auto"/>
            <w:left w:val="none" w:sz="0" w:space="0" w:color="auto"/>
            <w:bottom w:val="none" w:sz="0" w:space="0" w:color="auto"/>
            <w:right w:val="none" w:sz="0" w:space="0" w:color="auto"/>
          </w:divBdr>
        </w:div>
        <w:div w:id="235676439">
          <w:marLeft w:val="640"/>
          <w:marRight w:val="0"/>
          <w:marTop w:val="0"/>
          <w:marBottom w:val="0"/>
          <w:divBdr>
            <w:top w:val="none" w:sz="0" w:space="0" w:color="auto"/>
            <w:left w:val="none" w:sz="0" w:space="0" w:color="auto"/>
            <w:bottom w:val="none" w:sz="0" w:space="0" w:color="auto"/>
            <w:right w:val="none" w:sz="0" w:space="0" w:color="auto"/>
          </w:divBdr>
        </w:div>
        <w:div w:id="750659368">
          <w:marLeft w:val="640"/>
          <w:marRight w:val="0"/>
          <w:marTop w:val="0"/>
          <w:marBottom w:val="0"/>
          <w:divBdr>
            <w:top w:val="none" w:sz="0" w:space="0" w:color="auto"/>
            <w:left w:val="none" w:sz="0" w:space="0" w:color="auto"/>
            <w:bottom w:val="none" w:sz="0" w:space="0" w:color="auto"/>
            <w:right w:val="none" w:sz="0" w:space="0" w:color="auto"/>
          </w:divBdr>
        </w:div>
        <w:div w:id="927928416">
          <w:marLeft w:val="640"/>
          <w:marRight w:val="0"/>
          <w:marTop w:val="0"/>
          <w:marBottom w:val="0"/>
          <w:divBdr>
            <w:top w:val="none" w:sz="0" w:space="0" w:color="auto"/>
            <w:left w:val="none" w:sz="0" w:space="0" w:color="auto"/>
            <w:bottom w:val="none" w:sz="0" w:space="0" w:color="auto"/>
            <w:right w:val="none" w:sz="0" w:space="0" w:color="auto"/>
          </w:divBdr>
        </w:div>
        <w:div w:id="1109206246">
          <w:marLeft w:val="640"/>
          <w:marRight w:val="0"/>
          <w:marTop w:val="0"/>
          <w:marBottom w:val="0"/>
          <w:divBdr>
            <w:top w:val="none" w:sz="0" w:space="0" w:color="auto"/>
            <w:left w:val="none" w:sz="0" w:space="0" w:color="auto"/>
            <w:bottom w:val="none" w:sz="0" w:space="0" w:color="auto"/>
            <w:right w:val="none" w:sz="0" w:space="0" w:color="auto"/>
          </w:divBdr>
        </w:div>
        <w:div w:id="669674882">
          <w:marLeft w:val="640"/>
          <w:marRight w:val="0"/>
          <w:marTop w:val="0"/>
          <w:marBottom w:val="0"/>
          <w:divBdr>
            <w:top w:val="none" w:sz="0" w:space="0" w:color="auto"/>
            <w:left w:val="none" w:sz="0" w:space="0" w:color="auto"/>
            <w:bottom w:val="none" w:sz="0" w:space="0" w:color="auto"/>
            <w:right w:val="none" w:sz="0" w:space="0" w:color="auto"/>
          </w:divBdr>
        </w:div>
        <w:div w:id="1207836617">
          <w:marLeft w:val="640"/>
          <w:marRight w:val="0"/>
          <w:marTop w:val="0"/>
          <w:marBottom w:val="0"/>
          <w:divBdr>
            <w:top w:val="none" w:sz="0" w:space="0" w:color="auto"/>
            <w:left w:val="none" w:sz="0" w:space="0" w:color="auto"/>
            <w:bottom w:val="none" w:sz="0" w:space="0" w:color="auto"/>
            <w:right w:val="none" w:sz="0" w:space="0" w:color="auto"/>
          </w:divBdr>
        </w:div>
        <w:div w:id="1696347869">
          <w:marLeft w:val="640"/>
          <w:marRight w:val="0"/>
          <w:marTop w:val="0"/>
          <w:marBottom w:val="0"/>
          <w:divBdr>
            <w:top w:val="none" w:sz="0" w:space="0" w:color="auto"/>
            <w:left w:val="none" w:sz="0" w:space="0" w:color="auto"/>
            <w:bottom w:val="none" w:sz="0" w:space="0" w:color="auto"/>
            <w:right w:val="none" w:sz="0" w:space="0" w:color="auto"/>
          </w:divBdr>
        </w:div>
        <w:div w:id="1107965640">
          <w:marLeft w:val="640"/>
          <w:marRight w:val="0"/>
          <w:marTop w:val="0"/>
          <w:marBottom w:val="0"/>
          <w:divBdr>
            <w:top w:val="none" w:sz="0" w:space="0" w:color="auto"/>
            <w:left w:val="none" w:sz="0" w:space="0" w:color="auto"/>
            <w:bottom w:val="none" w:sz="0" w:space="0" w:color="auto"/>
            <w:right w:val="none" w:sz="0" w:space="0" w:color="auto"/>
          </w:divBdr>
        </w:div>
        <w:div w:id="885532696">
          <w:marLeft w:val="640"/>
          <w:marRight w:val="0"/>
          <w:marTop w:val="0"/>
          <w:marBottom w:val="0"/>
          <w:divBdr>
            <w:top w:val="none" w:sz="0" w:space="0" w:color="auto"/>
            <w:left w:val="none" w:sz="0" w:space="0" w:color="auto"/>
            <w:bottom w:val="none" w:sz="0" w:space="0" w:color="auto"/>
            <w:right w:val="none" w:sz="0" w:space="0" w:color="auto"/>
          </w:divBdr>
        </w:div>
        <w:div w:id="811366851">
          <w:marLeft w:val="640"/>
          <w:marRight w:val="0"/>
          <w:marTop w:val="0"/>
          <w:marBottom w:val="0"/>
          <w:divBdr>
            <w:top w:val="none" w:sz="0" w:space="0" w:color="auto"/>
            <w:left w:val="none" w:sz="0" w:space="0" w:color="auto"/>
            <w:bottom w:val="none" w:sz="0" w:space="0" w:color="auto"/>
            <w:right w:val="none" w:sz="0" w:space="0" w:color="auto"/>
          </w:divBdr>
        </w:div>
        <w:div w:id="1829396282">
          <w:marLeft w:val="640"/>
          <w:marRight w:val="0"/>
          <w:marTop w:val="0"/>
          <w:marBottom w:val="0"/>
          <w:divBdr>
            <w:top w:val="none" w:sz="0" w:space="0" w:color="auto"/>
            <w:left w:val="none" w:sz="0" w:space="0" w:color="auto"/>
            <w:bottom w:val="none" w:sz="0" w:space="0" w:color="auto"/>
            <w:right w:val="none" w:sz="0" w:space="0" w:color="auto"/>
          </w:divBdr>
        </w:div>
        <w:div w:id="1596862872">
          <w:marLeft w:val="640"/>
          <w:marRight w:val="0"/>
          <w:marTop w:val="0"/>
          <w:marBottom w:val="0"/>
          <w:divBdr>
            <w:top w:val="none" w:sz="0" w:space="0" w:color="auto"/>
            <w:left w:val="none" w:sz="0" w:space="0" w:color="auto"/>
            <w:bottom w:val="none" w:sz="0" w:space="0" w:color="auto"/>
            <w:right w:val="none" w:sz="0" w:space="0" w:color="auto"/>
          </w:divBdr>
        </w:div>
        <w:div w:id="432093403">
          <w:marLeft w:val="640"/>
          <w:marRight w:val="0"/>
          <w:marTop w:val="0"/>
          <w:marBottom w:val="0"/>
          <w:divBdr>
            <w:top w:val="none" w:sz="0" w:space="0" w:color="auto"/>
            <w:left w:val="none" w:sz="0" w:space="0" w:color="auto"/>
            <w:bottom w:val="none" w:sz="0" w:space="0" w:color="auto"/>
            <w:right w:val="none" w:sz="0" w:space="0" w:color="auto"/>
          </w:divBdr>
        </w:div>
        <w:div w:id="1378972705">
          <w:marLeft w:val="640"/>
          <w:marRight w:val="0"/>
          <w:marTop w:val="0"/>
          <w:marBottom w:val="0"/>
          <w:divBdr>
            <w:top w:val="none" w:sz="0" w:space="0" w:color="auto"/>
            <w:left w:val="none" w:sz="0" w:space="0" w:color="auto"/>
            <w:bottom w:val="none" w:sz="0" w:space="0" w:color="auto"/>
            <w:right w:val="none" w:sz="0" w:space="0" w:color="auto"/>
          </w:divBdr>
        </w:div>
        <w:div w:id="1363362178">
          <w:marLeft w:val="640"/>
          <w:marRight w:val="0"/>
          <w:marTop w:val="0"/>
          <w:marBottom w:val="0"/>
          <w:divBdr>
            <w:top w:val="none" w:sz="0" w:space="0" w:color="auto"/>
            <w:left w:val="none" w:sz="0" w:space="0" w:color="auto"/>
            <w:bottom w:val="none" w:sz="0" w:space="0" w:color="auto"/>
            <w:right w:val="none" w:sz="0" w:space="0" w:color="auto"/>
          </w:divBdr>
        </w:div>
        <w:div w:id="1187136274">
          <w:marLeft w:val="640"/>
          <w:marRight w:val="0"/>
          <w:marTop w:val="0"/>
          <w:marBottom w:val="0"/>
          <w:divBdr>
            <w:top w:val="none" w:sz="0" w:space="0" w:color="auto"/>
            <w:left w:val="none" w:sz="0" w:space="0" w:color="auto"/>
            <w:bottom w:val="none" w:sz="0" w:space="0" w:color="auto"/>
            <w:right w:val="none" w:sz="0" w:space="0" w:color="auto"/>
          </w:divBdr>
        </w:div>
        <w:div w:id="723336085">
          <w:marLeft w:val="640"/>
          <w:marRight w:val="0"/>
          <w:marTop w:val="0"/>
          <w:marBottom w:val="0"/>
          <w:divBdr>
            <w:top w:val="none" w:sz="0" w:space="0" w:color="auto"/>
            <w:left w:val="none" w:sz="0" w:space="0" w:color="auto"/>
            <w:bottom w:val="none" w:sz="0" w:space="0" w:color="auto"/>
            <w:right w:val="none" w:sz="0" w:space="0" w:color="auto"/>
          </w:divBdr>
        </w:div>
        <w:div w:id="1567954374">
          <w:marLeft w:val="640"/>
          <w:marRight w:val="0"/>
          <w:marTop w:val="0"/>
          <w:marBottom w:val="0"/>
          <w:divBdr>
            <w:top w:val="none" w:sz="0" w:space="0" w:color="auto"/>
            <w:left w:val="none" w:sz="0" w:space="0" w:color="auto"/>
            <w:bottom w:val="none" w:sz="0" w:space="0" w:color="auto"/>
            <w:right w:val="none" w:sz="0" w:space="0" w:color="auto"/>
          </w:divBdr>
        </w:div>
        <w:div w:id="1385717994">
          <w:marLeft w:val="640"/>
          <w:marRight w:val="0"/>
          <w:marTop w:val="0"/>
          <w:marBottom w:val="0"/>
          <w:divBdr>
            <w:top w:val="none" w:sz="0" w:space="0" w:color="auto"/>
            <w:left w:val="none" w:sz="0" w:space="0" w:color="auto"/>
            <w:bottom w:val="none" w:sz="0" w:space="0" w:color="auto"/>
            <w:right w:val="none" w:sz="0" w:space="0" w:color="auto"/>
          </w:divBdr>
        </w:div>
        <w:div w:id="326977683">
          <w:marLeft w:val="640"/>
          <w:marRight w:val="0"/>
          <w:marTop w:val="0"/>
          <w:marBottom w:val="0"/>
          <w:divBdr>
            <w:top w:val="none" w:sz="0" w:space="0" w:color="auto"/>
            <w:left w:val="none" w:sz="0" w:space="0" w:color="auto"/>
            <w:bottom w:val="none" w:sz="0" w:space="0" w:color="auto"/>
            <w:right w:val="none" w:sz="0" w:space="0" w:color="auto"/>
          </w:divBdr>
        </w:div>
        <w:div w:id="1342272559">
          <w:marLeft w:val="640"/>
          <w:marRight w:val="0"/>
          <w:marTop w:val="0"/>
          <w:marBottom w:val="0"/>
          <w:divBdr>
            <w:top w:val="none" w:sz="0" w:space="0" w:color="auto"/>
            <w:left w:val="none" w:sz="0" w:space="0" w:color="auto"/>
            <w:bottom w:val="none" w:sz="0" w:space="0" w:color="auto"/>
            <w:right w:val="none" w:sz="0" w:space="0" w:color="auto"/>
          </w:divBdr>
        </w:div>
        <w:div w:id="1265576745">
          <w:marLeft w:val="640"/>
          <w:marRight w:val="0"/>
          <w:marTop w:val="0"/>
          <w:marBottom w:val="0"/>
          <w:divBdr>
            <w:top w:val="none" w:sz="0" w:space="0" w:color="auto"/>
            <w:left w:val="none" w:sz="0" w:space="0" w:color="auto"/>
            <w:bottom w:val="none" w:sz="0" w:space="0" w:color="auto"/>
            <w:right w:val="none" w:sz="0" w:space="0" w:color="auto"/>
          </w:divBdr>
        </w:div>
        <w:div w:id="1383408732">
          <w:marLeft w:val="640"/>
          <w:marRight w:val="0"/>
          <w:marTop w:val="0"/>
          <w:marBottom w:val="0"/>
          <w:divBdr>
            <w:top w:val="none" w:sz="0" w:space="0" w:color="auto"/>
            <w:left w:val="none" w:sz="0" w:space="0" w:color="auto"/>
            <w:bottom w:val="none" w:sz="0" w:space="0" w:color="auto"/>
            <w:right w:val="none" w:sz="0" w:space="0" w:color="auto"/>
          </w:divBdr>
        </w:div>
        <w:div w:id="53358680">
          <w:marLeft w:val="640"/>
          <w:marRight w:val="0"/>
          <w:marTop w:val="0"/>
          <w:marBottom w:val="0"/>
          <w:divBdr>
            <w:top w:val="none" w:sz="0" w:space="0" w:color="auto"/>
            <w:left w:val="none" w:sz="0" w:space="0" w:color="auto"/>
            <w:bottom w:val="none" w:sz="0" w:space="0" w:color="auto"/>
            <w:right w:val="none" w:sz="0" w:space="0" w:color="auto"/>
          </w:divBdr>
        </w:div>
        <w:div w:id="593561282">
          <w:marLeft w:val="640"/>
          <w:marRight w:val="0"/>
          <w:marTop w:val="0"/>
          <w:marBottom w:val="0"/>
          <w:divBdr>
            <w:top w:val="none" w:sz="0" w:space="0" w:color="auto"/>
            <w:left w:val="none" w:sz="0" w:space="0" w:color="auto"/>
            <w:bottom w:val="none" w:sz="0" w:space="0" w:color="auto"/>
            <w:right w:val="none" w:sz="0" w:space="0" w:color="auto"/>
          </w:divBdr>
        </w:div>
        <w:div w:id="953631989">
          <w:marLeft w:val="640"/>
          <w:marRight w:val="0"/>
          <w:marTop w:val="0"/>
          <w:marBottom w:val="0"/>
          <w:divBdr>
            <w:top w:val="none" w:sz="0" w:space="0" w:color="auto"/>
            <w:left w:val="none" w:sz="0" w:space="0" w:color="auto"/>
            <w:bottom w:val="none" w:sz="0" w:space="0" w:color="auto"/>
            <w:right w:val="none" w:sz="0" w:space="0" w:color="auto"/>
          </w:divBdr>
        </w:div>
        <w:div w:id="2114133260">
          <w:marLeft w:val="640"/>
          <w:marRight w:val="0"/>
          <w:marTop w:val="0"/>
          <w:marBottom w:val="0"/>
          <w:divBdr>
            <w:top w:val="none" w:sz="0" w:space="0" w:color="auto"/>
            <w:left w:val="none" w:sz="0" w:space="0" w:color="auto"/>
            <w:bottom w:val="none" w:sz="0" w:space="0" w:color="auto"/>
            <w:right w:val="none" w:sz="0" w:space="0" w:color="auto"/>
          </w:divBdr>
        </w:div>
        <w:div w:id="1504322733">
          <w:marLeft w:val="640"/>
          <w:marRight w:val="0"/>
          <w:marTop w:val="0"/>
          <w:marBottom w:val="0"/>
          <w:divBdr>
            <w:top w:val="none" w:sz="0" w:space="0" w:color="auto"/>
            <w:left w:val="none" w:sz="0" w:space="0" w:color="auto"/>
            <w:bottom w:val="none" w:sz="0" w:space="0" w:color="auto"/>
            <w:right w:val="none" w:sz="0" w:space="0" w:color="auto"/>
          </w:divBdr>
        </w:div>
        <w:div w:id="104542786">
          <w:marLeft w:val="640"/>
          <w:marRight w:val="0"/>
          <w:marTop w:val="0"/>
          <w:marBottom w:val="0"/>
          <w:divBdr>
            <w:top w:val="none" w:sz="0" w:space="0" w:color="auto"/>
            <w:left w:val="none" w:sz="0" w:space="0" w:color="auto"/>
            <w:bottom w:val="none" w:sz="0" w:space="0" w:color="auto"/>
            <w:right w:val="none" w:sz="0" w:space="0" w:color="auto"/>
          </w:divBdr>
        </w:div>
        <w:div w:id="469052533">
          <w:marLeft w:val="640"/>
          <w:marRight w:val="0"/>
          <w:marTop w:val="0"/>
          <w:marBottom w:val="0"/>
          <w:divBdr>
            <w:top w:val="none" w:sz="0" w:space="0" w:color="auto"/>
            <w:left w:val="none" w:sz="0" w:space="0" w:color="auto"/>
            <w:bottom w:val="none" w:sz="0" w:space="0" w:color="auto"/>
            <w:right w:val="none" w:sz="0" w:space="0" w:color="auto"/>
          </w:divBdr>
        </w:div>
        <w:div w:id="387923777">
          <w:marLeft w:val="640"/>
          <w:marRight w:val="0"/>
          <w:marTop w:val="0"/>
          <w:marBottom w:val="0"/>
          <w:divBdr>
            <w:top w:val="none" w:sz="0" w:space="0" w:color="auto"/>
            <w:left w:val="none" w:sz="0" w:space="0" w:color="auto"/>
            <w:bottom w:val="none" w:sz="0" w:space="0" w:color="auto"/>
            <w:right w:val="none" w:sz="0" w:space="0" w:color="auto"/>
          </w:divBdr>
        </w:div>
        <w:div w:id="788401766">
          <w:marLeft w:val="640"/>
          <w:marRight w:val="0"/>
          <w:marTop w:val="0"/>
          <w:marBottom w:val="0"/>
          <w:divBdr>
            <w:top w:val="none" w:sz="0" w:space="0" w:color="auto"/>
            <w:left w:val="none" w:sz="0" w:space="0" w:color="auto"/>
            <w:bottom w:val="none" w:sz="0" w:space="0" w:color="auto"/>
            <w:right w:val="none" w:sz="0" w:space="0" w:color="auto"/>
          </w:divBdr>
        </w:div>
        <w:div w:id="1864321991">
          <w:marLeft w:val="640"/>
          <w:marRight w:val="0"/>
          <w:marTop w:val="0"/>
          <w:marBottom w:val="0"/>
          <w:divBdr>
            <w:top w:val="none" w:sz="0" w:space="0" w:color="auto"/>
            <w:left w:val="none" w:sz="0" w:space="0" w:color="auto"/>
            <w:bottom w:val="none" w:sz="0" w:space="0" w:color="auto"/>
            <w:right w:val="none" w:sz="0" w:space="0" w:color="auto"/>
          </w:divBdr>
        </w:div>
        <w:div w:id="950671805">
          <w:marLeft w:val="640"/>
          <w:marRight w:val="0"/>
          <w:marTop w:val="0"/>
          <w:marBottom w:val="0"/>
          <w:divBdr>
            <w:top w:val="none" w:sz="0" w:space="0" w:color="auto"/>
            <w:left w:val="none" w:sz="0" w:space="0" w:color="auto"/>
            <w:bottom w:val="none" w:sz="0" w:space="0" w:color="auto"/>
            <w:right w:val="none" w:sz="0" w:space="0" w:color="auto"/>
          </w:divBdr>
        </w:div>
        <w:div w:id="1743871700">
          <w:marLeft w:val="640"/>
          <w:marRight w:val="0"/>
          <w:marTop w:val="0"/>
          <w:marBottom w:val="0"/>
          <w:divBdr>
            <w:top w:val="none" w:sz="0" w:space="0" w:color="auto"/>
            <w:left w:val="none" w:sz="0" w:space="0" w:color="auto"/>
            <w:bottom w:val="none" w:sz="0" w:space="0" w:color="auto"/>
            <w:right w:val="none" w:sz="0" w:space="0" w:color="auto"/>
          </w:divBdr>
        </w:div>
      </w:divsChild>
    </w:div>
    <w:div w:id="396900068">
      <w:bodyDiv w:val="1"/>
      <w:marLeft w:val="0"/>
      <w:marRight w:val="0"/>
      <w:marTop w:val="0"/>
      <w:marBottom w:val="0"/>
      <w:divBdr>
        <w:top w:val="none" w:sz="0" w:space="0" w:color="auto"/>
        <w:left w:val="none" w:sz="0" w:space="0" w:color="auto"/>
        <w:bottom w:val="none" w:sz="0" w:space="0" w:color="auto"/>
        <w:right w:val="none" w:sz="0" w:space="0" w:color="auto"/>
      </w:divBdr>
      <w:divsChild>
        <w:div w:id="1914732311">
          <w:marLeft w:val="640"/>
          <w:marRight w:val="0"/>
          <w:marTop w:val="0"/>
          <w:marBottom w:val="0"/>
          <w:divBdr>
            <w:top w:val="none" w:sz="0" w:space="0" w:color="auto"/>
            <w:left w:val="none" w:sz="0" w:space="0" w:color="auto"/>
            <w:bottom w:val="none" w:sz="0" w:space="0" w:color="auto"/>
            <w:right w:val="none" w:sz="0" w:space="0" w:color="auto"/>
          </w:divBdr>
        </w:div>
        <w:div w:id="1393114624">
          <w:marLeft w:val="640"/>
          <w:marRight w:val="0"/>
          <w:marTop w:val="0"/>
          <w:marBottom w:val="0"/>
          <w:divBdr>
            <w:top w:val="none" w:sz="0" w:space="0" w:color="auto"/>
            <w:left w:val="none" w:sz="0" w:space="0" w:color="auto"/>
            <w:bottom w:val="none" w:sz="0" w:space="0" w:color="auto"/>
            <w:right w:val="none" w:sz="0" w:space="0" w:color="auto"/>
          </w:divBdr>
        </w:div>
        <w:div w:id="621689368">
          <w:marLeft w:val="640"/>
          <w:marRight w:val="0"/>
          <w:marTop w:val="0"/>
          <w:marBottom w:val="0"/>
          <w:divBdr>
            <w:top w:val="none" w:sz="0" w:space="0" w:color="auto"/>
            <w:left w:val="none" w:sz="0" w:space="0" w:color="auto"/>
            <w:bottom w:val="none" w:sz="0" w:space="0" w:color="auto"/>
            <w:right w:val="none" w:sz="0" w:space="0" w:color="auto"/>
          </w:divBdr>
        </w:div>
        <w:div w:id="945187216">
          <w:marLeft w:val="640"/>
          <w:marRight w:val="0"/>
          <w:marTop w:val="0"/>
          <w:marBottom w:val="0"/>
          <w:divBdr>
            <w:top w:val="none" w:sz="0" w:space="0" w:color="auto"/>
            <w:left w:val="none" w:sz="0" w:space="0" w:color="auto"/>
            <w:bottom w:val="none" w:sz="0" w:space="0" w:color="auto"/>
            <w:right w:val="none" w:sz="0" w:space="0" w:color="auto"/>
          </w:divBdr>
        </w:div>
        <w:div w:id="1620457428">
          <w:marLeft w:val="640"/>
          <w:marRight w:val="0"/>
          <w:marTop w:val="0"/>
          <w:marBottom w:val="0"/>
          <w:divBdr>
            <w:top w:val="none" w:sz="0" w:space="0" w:color="auto"/>
            <w:left w:val="none" w:sz="0" w:space="0" w:color="auto"/>
            <w:bottom w:val="none" w:sz="0" w:space="0" w:color="auto"/>
            <w:right w:val="none" w:sz="0" w:space="0" w:color="auto"/>
          </w:divBdr>
        </w:div>
        <w:div w:id="1280910542">
          <w:marLeft w:val="640"/>
          <w:marRight w:val="0"/>
          <w:marTop w:val="0"/>
          <w:marBottom w:val="0"/>
          <w:divBdr>
            <w:top w:val="none" w:sz="0" w:space="0" w:color="auto"/>
            <w:left w:val="none" w:sz="0" w:space="0" w:color="auto"/>
            <w:bottom w:val="none" w:sz="0" w:space="0" w:color="auto"/>
            <w:right w:val="none" w:sz="0" w:space="0" w:color="auto"/>
          </w:divBdr>
        </w:div>
        <w:div w:id="2048606996">
          <w:marLeft w:val="640"/>
          <w:marRight w:val="0"/>
          <w:marTop w:val="0"/>
          <w:marBottom w:val="0"/>
          <w:divBdr>
            <w:top w:val="none" w:sz="0" w:space="0" w:color="auto"/>
            <w:left w:val="none" w:sz="0" w:space="0" w:color="auto"/>
            <w:bottom w:val="none" w:sz="0" w:space="0" w:color="auto"/>
            <w:right w:val="none" w:sz="0" w:space="0" w:color="auto"/>
          </w:divBdr>
        </w:div>
        <w:div w:id="1797482483">
          <w:marLeft w:val="640"/>
          <w:marRight w:val="0"/>
          <w:marTop w:val="0"/>
          <w:marBottom w:val="0"/>
          <w:divBdr>
            <w:top w:val="none" w:sz="0" w:space="0" w:color="auto"/>
            <w:left w:val="none" w:sz="0" w:space="0" w:color="auto"/>
            <w:bottom w:val="none" w:sz="0" w:space="0" w:color="auto"/>
            <w:right w:val="none" w:sz="0" w:space="0" w:color="auto"/>
          </w:divBdr>
        </w:div>
        <w:div w:id="229117776">
          <w:marLeft w:val="640"/>
          <w:marRight w:val="0"/>
          <w:marTop w:val="0"/>
          <w:marBottom w:val="0"/>
          <w:divBdr>
            <w:top w:val="none" w:sz="0" w:space="0" w:color="auto"/>
            <w:left w:val="none" w:sz="0" w:space="0" w:color="auto"/>
            <w:bottom w:val="none" w:sz="0" w:space="0" w:color="auto"/>
            <w:right w:val="none" w:sz="0" w:space="0" w:color="auto"/>
          </w:divBdr>
        </w:div>
        <w:div w:id="2140683542">
          <w:marLeft w:val="640"/>
          <w:marRight w:val="0"/>
          <w:marTop w:val="0"/>
          <w:marBottom w:val="0"/>
          <w:divBdr>
            <w:top w:val="none" w:sz="0" w:space="0" w:color="auto"/>
            <w:left w:val="none" w:sz="0" w:space="0" w:color="auto"/>
            <w:bottom w:val="none" w:sz="0" w:space="0" w:color="auto"/>
            <w:right w:val="none" w:sz="0" w:space="0" w:color="auto"/>
          </w:divBdr>
        </w:div>
        <w:div w:id="469792048">
          <w:marLeft w:val="640"/>
          <w:marRight w:val="0"/>
          <w:marTop w:val="0"/>
          <w:marBottom w:val="0"/>
          <w:divBdr>
            <w:top w:val="none" w:sz="0" w:space="0" w:color="auto"/>
            <w:left w:val="none" w:sz="0" w:space="0" w:color="auto"/>
            <w:bottom w:val="none" w:sz="0" w:space="0" w:color="auto"/>
            <w:right w:val="none" w:sz="0" w:space="0" w:color="auto"/>
          </w:divBdr>
        </w:div>
        <w:div w:id="1470856810">
          <w:marLeft w:val="640"/>
          <w:marRight w:val="0"/>
          <w:marTop w:val="0"/>
          <w:marBottom w:val="0"/>
          <w:divBdr>
            <w:top w:val="none" w:sz="0" w:space="0" w:color="auto"/>
            <w:left w:val="none" w:sz="0" w:space="0" w:color="auto"/>
            <w:bottom w:val="none" w:sz="0" w:space="0" w:color="auto"/>
            <w:right w:val="none" w:sz="0" w:space="0" w:color="auto"/>
          </w:divBdr>
        </w:div>
        <w:div w:id="1525174025">
          <w:marLeft w:val="640"/>
          <w:marRight w:val="0"/>
          <w:marTop w:val="0"/>
          <w:marBottom w:val="0"/>
          <w:divBdr>
            <w:top w:val="none" w:sz="0" w:space="0" w:color="auto"/>
            <w:left w:val="none" w:sz="0" w:space="0" w:color="auto"/>
            <w:bottom w:val="none" w:sz="0" w:space="0" w:color="auto"/>
            <w:right w:val="none" w:sz="0" w:space="0" w:color="auto"/>
          </w:divBdr>
        </w:div>
        <w:div w:id="941378801">
          <w:marLeft w:val="640"/>
          <w:marRight w:val="0"/>
          <w:marTop w:val="0"/>
          <w:marBottom w:val="0"/>
          <w:divBdr>
            <w:top w:val="none" w:sz="0" w:space="0" w:color="auto"/>
            <w:left w:val="none" w:sz="0" w:space="0" w:color="auto"/>
            <w:bottom w:val="none" w:sz="0" w:space="0" w:color="auto"/>
            <w:right w:val="none" w:sz="0" w:space="0" w:color="auto"/>
          </w:divBdr>
        </w:div>
        <w:div w:id="1498497708">
          <w:marLeft w:val="640"/>
          <w:marRight w:val="0"/>
          <w:marTop w:val="0"/>
          <w:marBottom w:val="0"/>
          <w:divBdr>
            <w:top w:val="none" w:sz="0" w:space="0" w:color="auto"/>
            <w:left w:val="none" w:sz="0" w:space="0" w:color="auto"/>
            <w:bottom w:val="none" w:sz="0" w:space="0" w:color="auto"/>
            <w:right w:val="none" w:sz="0" w:space="0" w:color="auto"/>
          </w:divBdr>
        </w:div>
        <w:div w:id="1270626833">
          <w:marLeft w:val="640"/>
          <w:marRight w:val="0"/>
          <w:marTop w:val="0"/>
          <w:marBottom w:val="0"/>
          <w:divBdr>
            <w:top w:val="none" w:sz="0" w:space="0" w:color="auto"/>
            <w:left w:val="none" w:sz="0" w:space="0" w:color="auto"/>
            <w:bottom w:val="none" w:sz="0" w:space="0" w:color="auto"/>
            <w:right w:val="none" w:sz="0" w:space="0" w:color="auto"/>
          </w:divBdr>
        </w:div>
        <w:div w:id="1000036998">
          <w:marLeft w:val="640"/>
          <w:marRight w:val="0"/>
          <w:marTop w:val="0"/>
          <w:marBottom w:val="0"/>
          <w:divBdr>
            <w:top w:val="none" w:sz="0" w:space="0" w:color="auto"/>
            <w:left w:val="none" w:sz="0" w:space="0" w:color="auto"/>
            <w:bottom w:val="none" w:sz="0" w:space="0" w:color="auto"/>
            <w:right w:val="none" w:sz="0" w:space="0" w:color="auto"/>
          </w:divBdr>
        </w:div>
        <w:div w:id="1870952199">
          <w:marLeft w:val="640"/>
          <w:marRight w:val="0"/>
          <w:marTop w:val="0"/>
          <w:marBottom w:val="0"/>
          <w:divBdr>
            <w:top w:val="none" w:sz="0" w:space="0" w:color="auto"/>
            <w:left w:val="none" w:sz="0" w:space="0" w:color="auto"/>
            <w:bottom w:val="none" w:sz="0" w:space="0" w:color="auto"/>
            <w:right w:val="none" w:sz="0" w:space="0" w:color="auto"/>
          </w:divBdr>
        </w:div>
        <w:div w:id="1831016449">
          <w:marLeft w:val="640"/>
          <w:marRight w:val="0"/>
          <w:marTop w:val="0"/>
          <w:marBottom w:val="0"/>
          <w:divBdr>
            <w:top w:val="none" w:sz="0" w:space="0" w:color="auto"/>
            <w:left w:val="none" w:sz="0" w:space="0" w:color="auto"/>
            <w:bottom w:val="none" w:sz="0" w:space="0" w:color="auto"/>
            <w:right w:val="none" w:sz="0" w:space="0" w:color="auto"/>
          </w:divBdr>
        </w:div>
        <w:div w:id="1860922314">
          <w:marLeft w:val="640"/>
          <w:marRight w:val="0"/>
          <w:marTop w:val="0"/>
          <w:marBottom w:val="0"/>
          <w:divBdr>
            <w:top w:val="none" w:sz="0" w:space="0" w:color="auto"/>
            <w:left w:val="none" w:sz="0" w:space="0" w:color="auto"/>
            <w:bottom w:val="none" w:sz="0" w:space="0" w:color="auto"/>
            <w:right w:val="none" w:sz="0" w:space="0" w:color="auto"/>
          </w:divBdr>
        </w:div>
        <w:div w:id="1077751986">
          <w:marLeft w:val="640"/>
          <w:marRight w:val="0"/>
          <w:marTop w:val="0"/>
          <w:marBottom w:val="0"/>
          <w:divBdr>
            <w:top w:val="none" w:sz="0" w:space="0" w:color="auto"/>
            <w:left w:val="none" w:sz="0" w:space="0" w:color="auto"/>
            <w:bottom w:val="none" w:sz="0" w:space="0" w:color="auto"/>
            <w:right w:val="none" w:sz="0" w:space="0" w:color="auto"/>
          </w:divBdr>
        </w:div>
        <w:div w:id="826475869">
          <w:marLeft w:val="640"/>
          <w:marRight w:val="0"/>
          <w:marTop w:val="0"/>
          <w:marBottom w:val="0"/>
          <w:divBdr>
            <w:top w:val="none" w:sz="0" w:space="0" w:color="auto"/>
            <w:left w:val="none" w:sz="0" w:space="0" w:color="auto"/>
            <w:bottom w:val="none" w:sz="0" w:space="0" w:color="auto"/>
            <w:right w:val="none" w:sz="0" w:space="0" w:color="auto"/>
          </w:divBdr>
        </w:div>
        <w:div w:id="1044255559">
          <w:marLeft w:val="640"/>
          <w:marRight w:val="0"/>
          <w:marTop w:val="0"/>
          <w:marBottom w:val="0"/>
          <w:divBdr>
            <w:top w:val="none" w:sz="0" w:space="0" w:color="auto"/>
            <w:left w:val="none" w:sz="0" w:space="0" w:color="auto"/>
            <w:bottom w:val="none" w:sz="0" w:space="0" w:color="auto"/>
            <w:right w:val="none" w:sz="0" w:space="0" w:color="auto"/>
          </w:divBdr>
        </w:div>
        <w:div w:id="533274216">
          <w:marLeft w:val="640"/>
          <w:marRight w:val="0"/>
          <w:marTop w:val="0"/>
          <w:marBottom w:val="0"/>
          <w:divBdr>
            <w:top w:val="none" w:sz="0" w:space="0" w:color="auto"/>
            <w:left w:val="none" w:sz="0" w:space="0" w:color="auto"/>
            <w:bottom w:val="none" w:sz="0" w:space="0" w:color="auto"/>
            <w:right w:val="none" w:sz="0" w:space="0" w:color="auto"/>
          </w:divBdr>
        </w:div>
        <w:div w:id="226569787">
          <w:marLeft w:val="640"/>
          <w:marRight w:val="0"/>
          <w:marTop w:val="0"/>
          <w:marBottom w:val="0"/>
          <w:divBdr>
            <w:top w:val="none" w:sz="0" w:space="0" w:color="auto"/>
            <w:left w:val="none" w:sz="0" w:space="0" w:color="auto"/>
            <w:bottom w:val="none" w:sz="0" w:space="0" w:color="auto"/>
            <w:right w:val="none" w:sz="0" w:space="0" w:color="auto"/>
          </w:divBdr>
        </w:div>
        <w:div w:id="309486022">
          <w:marLeft w:val="640"/>
          <w:marRight w:val="0"/>
          <w:marTop w:val="0"/>
          <w:marBottom w:val="0"/>
          <w:divBdr>
            <w:top w:val="none" w:sz="0" w:space="0" w:color="auto"/>
            <w:left w:val="none" w:sz="0" w:space="0" w:color="auto"/>
            <w:bottom w:val="none" w:sz="0" w:space="0" w:color="auto"/>
            <w:right w:val="none" w:sz="0" w:space="0" w:color="auto"/>
          </w:divBdr>
        </w:div>
        <w:div w:id="89274912">
          <w:marLeft w:val="640"/>
          <w:marRight w:val="0"/>
          <w:marTop w:val="0"/>
          <w:marBottom w:val="0"/>
          <w:divBdr>
            <w:top w:val="none" w:sz="0" w:space="0" w:color="auto"/>
            <w:left w:val="none" w:sz="0" w:space="0" w:color="auto"/>
            <w:bottom w:val="none" w:sz="0" w:space="0" w:color="auto"/>
            <w:right w:val="none" w:sz="0" w:space="0" w:color="auto"/>
          </w:divBdr>
        </w:div>
        <w:div w:id="56442181">
          <w:marLeft w:val="640"/>
          <w:marRight w:val="0"/>
          <w:marTop w:val="0"/>
          <w:marBottom w:val="0"/>
          <w:divBdr>
            <w:top w:val="none" w:sz="0" w:space="0" w:color="auto"/>
            <w:left w:val="none" w:sz="0" w:space="0" w:color="auto"/>
            <w:bottom w:val="none" w:sz="0" w:space="0" w:color="auto"/>
            <w:right w:val="none" w:sz="0" w:space="0" w:color="auto"/>
          </w:divBdr>
        </w:div>
        <w:div w:id="249311881">
          <w:marLeft w:val="640"/>
          <w:marRight w:val="0"/>
          <w:marTop w:val="0"/>
          <w:marBottom w:val="0"/>
          <w:divBdr>
            <w:top w:val="none" w:sz="0" w:space="0" w:color="auto"/>
            <w:left w:val="none" w:sz="0" w:space="0" w:color="auto"/>
            <w:bottom w:val="none" w:sz="0" w:space="0" w:color="auto"/>
            <w:right w:val="none" w:sz="0" w:space="0" w:color="auto"/>
          </w:divBdr>
        </w:div>
        <w:div w:id="1115639966">
          <w:marLeft w:val="640"/>
          <w:marRight w:val="0"/>
          <w:marTop w:val="0"/>
          <w:marBottom w:val="0"/>
          <w:divBdr>
            <w:top w:val="none" w:sz="0" w:space="0" w:color="auto"/>
            <w:left w:val="none" w:sz="0" w:space="0" w:color="auto"/>
            <w:bottom w:val="none" w:sz="0" w:space="0" w:color="auto"/>
            <w:right w:val="none" w:sz="0" w:space="0" w:color="auto"/>
          </w:divBdr>
        </w:div>
        <w:div w:id="1631665279">
          <w:marLeft w:val="640"/>
          <w:marRight w:val="0"/>
          <w:marTop w:val="0"/>
          <w:marBottom w:val="0"/>
          <w:divBdr>
            <w:top w:val="none" w:sz="0" w:space="0" w:color="auto"/>
            <w:left w:val="none" w:sz="0" w:space="0" w:color="auto"/>
            <w:bottom w:val="none" w:sz="0" w:space="0" w:color="auto"/>
            <w:right w:val="none" w:sz="0" w:space="0" w:color="auto"/>
          </w:divBdr>
        </w:div>
        <w:div w:id="2088846483">
          <w:marLeft w:val="640"/>
          <w:marRight w:val="0"/>
          <w:marTop w:val="0"/>
          <w:marBottom w:val="0"/>
          <w:divBdr>
            <w:top w:val="none" w:sz="0" w:space="0" w:color="auto"/>
            <w:left w:val="none" w:sz="0" w:space="0" w:color="auto"/>
            <w:bottom w:val="none" w:sz="0" w:space="0" w:color="auto"/>
            <w:right w:val="none" w:sz="0" w:space="0" w:color="auto"/>
          </w:divBdr>
        </w:div>
        <w:div w:id="1483080672">
          <w:marLeft w:val="640"/>
          <w:marRight w:val="0"/>
          <w:marTop w:val="0"/>
          <w:marBottom w:val="0"/>
          <w:divBdr>
            <w:top w:val="none" w:sz="0" w:space="0" w:color="auto"/>
            <w:left w:val="none" w:sz="0" w:space="0" w:color="auto"/>
            <w:bottom w:val="none" w:sz="0" w:space="0" w:color="auto"/>
            <w:right w:val="none" w:sz="0" w:space="0" w:color="auto"/>
          </w:divBdr>
        </w:div>
        <w:div w:id="827404211">
          <w:marLeft w:val="640"/>
          <w:marRight w:val="0"/>
          <w:marTop w:val="0"/>
          <w:marBottom w:val="0"/>
          <w:divBdr>
            <w:top w:val="none" w:sz="0" w:space="0" w:color="auto"/>
            <w:left w:val="none" w:sz="0" w:space="0" w:color="auto"/>
            <w:bottom w:val="none" w:sz="0" w:space="0" w:color="auto"/>
            <w:right w:val="none" w:sz="0" w:space="0" w:color="auto"/>
          </w:divBdr>
        </w:div>
        <w:div w:id="1970820411">
          <w:marLeft w:val="640"/>
          <w:marRight w:val="0"/>
          <w:marTop w:val="0"/>
          <w:marBottom w:val="0"/>
          <w:divBdr>
            <w:top w:val="none" w:sz="0" w:space="0" w:color="auto"/>
            <w:left w:val="none" w:sz="0" w:space="0" w:color="auto"/>
            <w:bottom w:val="none" w:sz="0" w:space="0" w:color="auto"/>
            <w:right w:val="none" w:sz="0" w:space="0" w:color="auto"/>
          </w:divBdr>
        </w:div>
        <w:div w:id="1561556745">
          <w:marLeft w:val="640"/>
          <w:marRight w:val="0"/>
          <w:marTop w:val="0"/>
          <w:marBottom w:val="0"/>
          <w:divBdr>
            <w:top w:val="none" w:sz="0" w:space="0" w:color="auto"/>
            <w:left w:val="none" w:sz="0" w:space="0" w:color="auto"/>
            <w:bottom w:val="none" w:sz="0" w:space="0" w:color="auto"/>
            <w:right w:val="none" w:sz="0" w:space="0" w:color="auto"/>
          </w:divBdr>
        </w:div>
        <w:div w:id="910501674">
          <w:marLeft w:val="640"/>
          <w:marRight w:val="0"/>
          <w:marTop w:val="0"/>
          <w:marBottom w:val="0"/>
          <w:divBdr>
            <w:top w:val="none" w:sz="0" w:space="0" w:color="auto"/>
            <w:left w:val="none" w:sz="0" w:space="0" w:color="auto"/>
            <w:bottom w:val="none" w:sz="0" w:space="0" w:color="auto"/>
            <w:right w:val="none" w:sz="0" w:space="0" w:color="auto"/>
          </w:divBdr>
        </w:div>
        <w:div w:id="470945027">
          <w:marLeft w:val="640"/>
          <w:marRight w:val="0"/>
          <w:marTop w:val="0"/>
          <w:marBottom w:val="0"/>
          <w:divBdr>
            <w:top w:val="none" w:sz="0" w:space="0" w:color="auto"/>
            <w:left w:val="none" w:sz="0" w:space="0" w:color="auto"/>
            <w:bottom w:val="none" w:sz="0" w:space="0" w:color="auto"/>
            <w:right w:val="none" w:sz="0" w:space="0" w:color="auto"/>
          </w:divBdr>
        </w:div>
        <w:div w:id="1191534140">
          <w:marLeft w:val="640"/>
          <w:marRight w:val="0"/>
          <w:marTop w:val="0"/>
          <w:marBottom w:val="0"/>
          <w:divBdr>
            <w:top w:val="none" w:sz="0" w:space="0" w:color="auto"/>
            <w:left w:val="none" w:sz="0" w:space="0" w:color="auto"/>
            <w:bottom w:val="none" w:sz="0" w:space="0" w:color="auto"/>
            <w:right w:val="none" w:sz="0" w:space="0" w:color="auto"/>
          </w:divBdr>
        </w:div>
        <w:div w:id="1509758112">
          <w:marLeft w:val="640"/>
          <w:marRight w:val="0"/>
          <w:marTop w:val="0"/>
          <w:marBottom w:val="0"/>
          <w:divBdr>
            <w:top w:val="none" w:sz="0" w:space="0" w:color="auto"/>
            <w:left w:val="none" w:sz="0" w:space="0" w:color="auto"/>
            <w:bottom w:val="none" w:sz="0" w:space="0" w:color="auto"/>
            <w:right w:val="none" w:sz="0" w:space="0" w:color="auto"/>
          </w:divBdr>
        </w:div>
        <w:div w:id="1259948294">
          <w:marLeft w:val="640"/>
          <w:marRight w:val="0"/>
          <w:marTop w:val="0"/>
          <w:marBottom w:val="0"/>
          <w:divBdr>
            <w:top w:val="none" w:sz="0" w:space="0" w:color="auto"/>
            <w:left w:val="none" w:sz="0" w:space="0" w:color="auto"/>
            <w:bottom w:val="none" w:sz="0" w:space="0" w:color="auto"/>
            <w:right w:val="none" w:sz="0" w:space="0" w:color="auto"/>
          </w:divBdr>
        </w:div>
        <w:div w:id="471559371">
          <w:marLeft w:val="640"/>
          <w:marRight w:val="0"/>
          <w:marTop w:val="0"/>
          <w:marBottom w:val="0"/>
          <w:divBdr>
            <w:top w:val="none" w:sz="0" w:space="0" w:color="auto"/>
            <w:left w:val="none" w:sz="0" w:space="0" w:color="auto"/>
            <w:bottom w:val="none" w:sz="0" w:space="0" w:color="auto"/>
            <w:right w:val="none" w:sz="0" w:space="0" w:color="auto"/>
          </w:divBdr>
        </w:div>
        <w:div w:id="1279795205">
          <w:marLeft w:val="640"/>
          <w:marRight w:val="0"/>
          <w:marTop w:val="0"/>
          <w:marBottom w:val="0"/>
          <w:divBdr>
            <w:top w:val="none" w:sz="0" w:space="0" w:color="auto"/>
            <w:left w:val="none" w:sz="0" w:space="0" w:color="auto"/>
            <w:bottom w:val="none" w:sz="0" w:space="0" w:color="auto"/>
            <w:right w:val="none" w:sz="0" w:space="0" w:color="auto"/>
          </w:divBdr>
        </w:div>
        <w:div w:id="1826779693">
          <w:marLeft w:val="640"/>
          <w:marRight w:val="0"/>
          <w:marTop w:val="0"/>
          <w:marBottom w:val="0"/>
          <w:divBdr>
            <w:top w:val="none" w:sz="0" w:space="0" w:color="auto"/>
            <w:left w:val="none" w:sz="0" w:space="0" w:color="auto"/>
            <w:bottom w:val="none" w:sz="0" w:space="0" w:color="auto"/>
            <w:right w:val="none" w:sz="0" w:space="0" w:color="auto"/>
          </w:divBdr>
        </w:div>
        <w:div w:id="1488278923">
          <w:marLeft w:val="640"/>
          <w:marRight w:val="0"/>
          <w:marTop w:val="0"/>
          <w:marBottom w:val="0"/>
          <w:divBdr>
            <w:top w:val="none" w:sz="0" w:space="0" w:color="auto"/>
            <w:left w:val="none" w:sz="0" w:space="0" w:color="auto"/>
            <w:bottom w:val="none" w:sz="0" w:space="0" w:color="auto"/>
            <w:right w:val="none" w:sz="0" w:space="0" w:color="auto"/>
          </w:divBdr>
        </w:div>
        <w:div w:id="1348600989">
          <w:marLeft w:val="640"/>
          <w:marRight w:val="0"/>
          <w:marTop w:val="0"/>
          <w:marBottom w:val="0"/>
          <w:divBdr>
            <w:top w:val="none" w:sz="0" w:space="0" w:color="auto"/>
            <w:left w:val="none" w:sz="0" w:space="0" w:color="auto"/>
            <w:bottom w:val="none" w:sz="0" w:space="0" w:color="auto"/>
            <w:right w:val="none" w:sz="0" w:space="0" w:color="auto"/>
          </w:divBdr>
        </w:div>
        <w:div w:id="107891647">
          <w:marLeft w:val="640"/>
          <w:marRight w:val="0"/>
          <w:marTop w:val="0"/>
          <w:marBottom w:val="0"/>
          <w:divBdr>
            <w:top w:val="none" w:sz="0" w:space="0" w:color="auto"/>
            <w:left w:val="none" w:sz="0" w:space="0" w:color="auto"/>
            <w:bottom w:val="none" w:sz="0" w:space="0" w:color="auto"/>
            <w:right w:val="none" w:sz="0" w:space="0" w:color="auto"/>
          </w:divBdr>
        </w:div>
        <w:div w:id="34089205">
          <w:marLeft w:val="640"/>
          <w:marRight w:val="0"/>
          <w:marTop w:val="0"/>
          <w:marBottom w:val="0"/>
          <w:divBdr>
            <w:top w:val="none" w:sz="0" w:space="0" w:color="auto"/>
            <w:left w:val="none" w:sz="0" w:space="0" w:color="auto"/>
            <w:bottom w:val="none" w:sz="0" w:space="0" w:color="auto"/>
            <w:right w:val="none" w:sz="0" w:space="0" w:color="auto"/>
          </w:divBdr>
        </w:div>
        <w:div w:id="1390835832">
          <w:marLeft w:val="640"/>
          <w:marRight w:val="0"/>
          <w:marTop w:val="0"/>
          <w:marBottom w:val="0"/>
          <w:divBdr>
            <w:top w:val="none" w:sz="0" w:space="0" w:color="auto"/>
            <w:left w:val="none" w:sz="0" w:space="0" w:color="auto"/>
            <w:bottom w:val="none" w:sz="0" w:space="0" w:color="auto"/>
            <w:right w:val="none" w:sz="0" w:space="0" w:color="auto"/>
          </w:divBdr>
        </w:div>
        <w:div w:id="845293140">
          <w:marLeft w:val="640"/>
          <w:marRight w:val="0"/>
          <w:marTop w:val="0"/>
          <w:marBottom w:val="0"/>
          <w:divBdr>
            <w:top w:val="none" w:sz="0" w:space="0" w:color="auto"/>
            <w:left w:val="none" w:sz="0" w:space="0" w:color="auto"/>
            <w:bottom w:val="none" w:sz="0" w:space="0" w:color="auto"/>
            <w:right w:val="none" w:sz="0" w:space="0" w:color="auto"/>
          </w:divBdr>
        </w:div>
        <w:div w:id="57486425">
          <w:marLeft w:val="640"/>
          <w:marRight w:val="0"/>
          <w:marTop w:val="0"/>
          <w:marBottom w:val="0"/>
          <w:divBdr>
            <w:top w:val="none" w:sz="0" w:space="0" w:color="auto"/>
            <w:left w:val="none" w:sz="0" w:space="0" w:color="auto"/>
            <w:bottom w:val="none" w:sz="0" w:space="0" w:color="auto"/>
            <w:right w:val="none" w:sz="0" w:space="0" w:color="auto"/>
          </w:divBdr>
        </w:div>
        <w:div w:id="2030326839">
          <w:marLeft w:val="640"/>
          <w:marRight w:val="0"/>
          <w:marTop w:val="0"/>
          <w:marBottom w:val="0"/>
          <w:divBdr>
            <w:top w:val="none" w:sz="0" w:space="0" w:color="auto"/>
            <w:left w:val="none" w:sz="0" w:space="0" w:color="auto"/>
            <w:bottom w:val="none" w:sz="0" w:space="0" w:color="auto"/>
            <w:right w:val="none" w:sz="0" w:space="0" w:color="auto"/>
          </w:divBdr>
        </w:div>
        <w:div w:id="1594390258">
          <w:marLeft w:val="640"/>
          <w:marRight w:val="0"/>
          <w:marTop w:val="0"/>
          <w:marBottom w:val="0"/>
          <w:divBdr>
            <w:top w:val="none" w:sz="0" w:space="0" w:color="auto"/>
            <w:left w:val="none" w:sz="0" w:space="0" w:color="auto"/>
            <w:bottom w:val="none" w:sz="0" w:space="0" w:color="auto"/>
            <w:right w:val="none" w:sz="0" w:space="0" w:color="auto"/>
          </w:divBdr>
        </w:div>
        <w:div w:id="1147740711">
          <w:marLeft w:val="640"/>
          <w:marRight w:val="0"/>
          <w:marTop w:val="0"/>
          <w:marBottom w:val="0"/>
          <w:divBdr>
            <w:top w:val="none" w:sz="0" w:space="0" w:color="auto"/>
            <w:left w:val="none" w:sz="0" w:space="0" w:color="auto"/>
            <w:bottom w:val="none" w:sz="0" w:space="0" w:color="auto"/>
            <w:right w:val="none" w:sz="0" w:space="0" w:color="auto"/>
          </w:divBdr>
        </w:div>
        <w:div w:id="1027292749">
          <w:marLeft w:val="640"/>
          <w:marRight w:val="0"/>
          <w:marTop w:val="0"/>
          <w:marBottom w:val="0"/>
          <w:divBdr>
            <w:top w:val="none" w:sz="0" w:space="0" w:color="auto"/>
            <w:left w:val="none" w:sz="0" w:space="0" w:color="auto"/>
            <w:bottom w:val="none" w:sz="0" w:space="0" w:color="auto"/>
            <w:right w:val="none" w:sz="0" w:space="0" w:color="auto"/>
          </w:divBdr>
        </w:div>
        <w:div w:id="992221439">
          <w:marLeft w:val="640"/>
          <w:marRight w:val="0"/>
          <w:marTop w:val="0"/>
          <w:marBottom w:val="0"/>
          <w:divBdr>
            <w:top w:val="none" w:sz="0" w:space="0" w:color="auto"/>
            <w:left w:val="none" w:sz="0" w:space="0" w:color="auto"/>
            <w:bottom w:val="none" w:sz="0" w:space="0" w:color="auto"/>
            <w:right w:val="none" w:sz="0" w:space="0" w:color="auto"/>
          </w:divBdr>
        </w:div>
        <w:div w:id="96602848">
          <w:marLeft w:val="640"/>
          <w:marRight w:val="0"/>
          <w:marTop w:val="0"/>
          <w:marBottom w:val="0"/>
          <w:divBdr>
            <w:top w:val="none" w:sz="0" w:space="0" w:color="auto"/>
            <w:left w:val="none" w:sz="0" w:space="0" w:color="auto"/>
            <w:bottom w:val="none" w:sz="0" w:space="0" w:color="auto"/>
            <w:right w:val="none" w:sz="0" w:space="0" w:color="auto"/>
          </w:divBdr>
        </w:div>
        <w:div w:id="1176529989">
          <w:marLeft w:val="640"/>
          <w:marRight w:val="0"/>
          <w:marTop w:val="0"/>
          <w:marBottom w:val="0"/>
          <w:divBdr>
            <w:top w:val="none" w:sz="0" w:space="0" w:color="auto"/>
            <w:left w:val="none" w:sz="0" w:space="0" w:color="auto"/>
            <w:bottom w:val="none" w:sz="0" w:space="0" w:color="auto"/>
            <w:right w:val="none" w:sz="0" w:space="0" w:color="auto"/>
          </w:divBdr>
        </w:div>
        <w:div w:id="1041635454">
          <w:marLeft w:val="640"/>
          <w:marRight w:val="0"/>
          <w:marTop w:val="0"/>
          <w:marBottom w:val="0"/>
          <w:divBdr>
            <w:top w:val="none" w:sz="0" w:space="0" w:color="auto"/>
            <w:left w:val="none" w:sz="0" w:space="0" w:color="auto"/>
            <w:bottom w:val="none" w:sz="0" w:space="0" w:color="auto"/>
            <w:right w:val="none" w:sz="0" w:space="0" w:color="auto"/>
          </w:divBdr>
        </w:div>
        <w:div w:id="670107625">
          <w:marLeft w:val="640"/>
          <w:marRight w:val="0"/>
          <w:marTop w:val="0"/>
          <w:marBottom w:val="0"/>
          <w:divBdr>
            <w:top w:val="none" w:sz="0" w:space="0" w:color="auto"/>
            <w:left w:val="none" w:sz="0" w:space="0" w:color="auto"/>
            <w:bottom w:val="none" w:sz="0" w:space="0" w:color="auto"/>
            <w:right w:val="none" w:sz="0" w:space="0" w:color="auto"/>
          </w:divBdr>
        </w:div>
        <w:div w:id="239483835">
          <w:marLeft w:val="640"/>
          <w:marRight w:val="0"/>
          <w:marTop w:val="0"/>
          <w:marBottom w:val="0"/>
          <w:divBdr>
            <w:top w:val="none" w:sz="0" w:space="0" w:color="auto"/>
            <w:left w:val="none" w:sz="0" w:space="0" w:color="auto"/>
            <w:bottom w:val="none" w:sz="0" w:space="0" w:color="auto"/>
            <w:right w:val="none" w:sz="0" w:space="0" w:color="auto"/>
          </w:divBdr>
        </w:div>
        <w:div w:id="2099519037">
          <w:marLeft w:val="640"/>
          <w:marRight w:val="0"/>
          <w:marTop w:val="0"/>
          <w:marBottom w:val="0"/>
          <w:divBdr>
            <w:top w:val="none" w:sz="0" w:space="0" w:color="auto"/>
            <w:left w:val="none" w:sz="0" w:space="0" w:color="auto"/>
            <w:bottom w:val="none" w:sz="0" w:space="0" w:color="auto"/>
            <w:right w:val="none" w:sz="0" w:space="0" w:color="auto"/>
          </w:divBdr>
        </w:div>
        <w:div w:id="334579266">
          <w:marLeft w:val="640"/>
          <w:marRight w:val="0"/>
          <w:marTop w:val="0"/>
          <w:marBottom w:val="0"/>
          <w:divBdr>
            <w:top w:val="none" w:sz="0" w:space="0" w:color="auto"/>
            <w:left w:val="none" w:sz="0" w:space="0" w:color="auto"/>
            <w:bottom w:val="none" w:sz="0" w:space="0" w:color="auto"/>
            <w:right w:val="none" w:sz="0" w:space="0" w:color="auto"/>
          </w:divBdr>
        </w:div>
        <w:div w:id="1989356283">
          <w:marLeft w:val="640"/>
          <w:marRight w:val="0"/>
          <w:marTop w:val="0"/>
          <w:marBottom w:val="0"/>
          <w:divBdr>
            <w:top w:val="none" w:sz="0" w:space="0" w:color="auto"/>
            <w:left w:val="none" w:sz="0" w:space="0" w:color="auto"/>
            <w:bottom w:val="none" w:sz="0" w:space="0" w:color="auto"/>
            <w:right w:val="none" w:sz="0" w:space="0" w:color="auto"/>
          </w:divBdr>
        </w:div>
        <w:div w:id="1965110935">
          <w:marLeft w:val="640"/>
          <w:marRight w:val="0"/>
          <w:marTop w:val="0"/>
          <w:marBottom w:val="0"/>
          <w:divBdr>
            <w:top w:val="none" w:sz="0" w:space="0" w:color="auto"/>
            <w:left w:val="none" w:sz="0" w:space="0" w:color="auto"/>
            <w:bottom w:val="none" w:sz="0" w:space="0" w:color="auto"/>
            <w:right w:val="none" w:sz="0" w:space="0" w:color="auto"/>
          </w:divBdr>
        </w:div>
        <w:div w:id="1292325105">
          <w:marLeft w:val="640"/>
          <w:marRight w:val="0"/>
          <w:marTop w:val="0"/>
          <w:marBottom w:val="0"/>
          <w:divBdr>
            <w:top w:val="none" w:sz="0" w:space="0" w:color="auto"/>
            <w:left w:val="none" w:sz="0" w:space="0" w:color="auto"/>
            <w:bottom w:val="none" w:sz="0" w:space="0" w:color="auto"/>
            <w:right w:val="none" w:sz="0" w:space="0" w:color="auto"/>
          </w:divBdr>
        </w:div>
        <w:div w:id="1568223822">
          <w:marLeft w:val="640"/>
          <w:marRight w:val="0"/>
          <w:marTop w:val="0"/>
          <w:marBottom w:val="0"/>
          <w:divBdr>
            <w:top w:val="none" w:sz="0" w:space="0" w:color="auto"/>
            <w:left w:val="none" w:sz="0" w:space="0" w:color="auto"/>
            <w:bottom w:val="none" w:sz="0" w:space="0" w:color="auto"/>
            <w:right w:val="none" w:sz="0" w:space="0" w:color="auto"/>
          </w:divBdr>
        </w:div>
        <w:div w:id="1890215896">
          <w:marLeft w:val="640"/>
          <w:marRight w:val="0"/>
          <w:marTop w:val="0"/>
          <w:marBottom w:val="0"/>
          <w:divBdr>
            <w:top w:val="none" w:sz="0" w:space="0" w:color="auto"/>
            <w:left w:val="none" w:sz="0" w:space="0" w:color="auto"/>
            <w:bottom w:val="none" w:sz="0" w:space="0" w:color="auto"/>
            <w:right w:val="none" w:sz="0" w:space="0" w:color="auto"/>
          </w:divBdr>
        </w:div>
        <w:div w:id="31195614">
          <w:marLeft w:val="640"/>
          <w:marRight w:val="0"/>
          <w:marTop w:val="0"/>
          <w:marBottom w:val="0"/>
          <w:divBdr>
            <w:top w:val="none" w:sz="0" w:space="0" w:color="auto"/>
            <w:left w:val="none" w:sz="0" w:space="0" w:color="auto"/>
            <w:bottom w:val="none" w:sz="0" w:space="0" w:color="auto"/>
            <w:right w:val="none" w:sz="0" w:space="0" w:color="auto"/>
          </w:divBdr>
        </w:div>
        <w:div w:id="604506813">
          <w:marLeft w:val="640"/>
          <w:marRight w:val="0"/>
          <w:marTop w:val="0"/>
          <w:marBottom w:val="0"/>
          <w:divBdr>
            <w:top w:val="none" w:sz="0" w:space="0" w:color="auto"/>
            <w:left w:val="none" w:sz="0" w:space="0" w:color="auto"/>
            <w:bottom w:val="none" w:sz="0" w:space="0" w:color="auto"/>
            <w:right w:val="none" w:sz="0" w:space="0" w:color="auto"/>
          </w:divBdr>
        </w:div>
        <w:div w:id="120928965">
          <w:marLeft w:val="640"/>
          <w:marRight w:val="0"/>
          <w:marTop w:val="0"/>
          <w:marBottom w:val="0"/>
          <w:divBdr>
            <w:top w:val="none" w:sz="0" w:space="0" w:color="auto"/>
            <w:left w:val="none" w:sz="0" w:space="0" w:color="auto"/>
            <w:bottom w:val="none" w:sz="0" w:space="0" w:color="auto"/>
            <w:right w:val="none" w:sz="0" w:space="0" w:color="auto"/>
          </w:divBdr>
        </w:div>
        <w:div w:id="1096361698">
          <w:marLeft w:val="640"/>
          <w:marRight w:val="0"/>
          <w:marTop w:val="0"/>
          <w:marBottom w:val="0"/>
          <w:divBdr>
            <w:top w:val="none" w:sz="0" w:space="0" w:color="auto"/>
            <w:left w:val="none" w:sz="0" w:space="0" w:color="auto"/>
            <w:bottom w:val="none" w:sz="0" w:space="0" w:color="auto"/>
            <w:right w:val="none" w:sz="0" w:space="0" w:color="auto"/>
          </w:divBdr>
        </w:div>
        <w:div w:id="812257726">
          <w:marLeft w:val="640"/>
          <w:marRight w:val="0"/>
          <w:marTop w:val="0"/>
          <w:marBottom w:val="0"/>
          <w:divBdr>
            <w:top w:val="none" w:sz="0" w:space="0" w:color="auto"/>
            <w:left w:val="none" w:sz="0" w:space="0" w:color="auto"/>
            <w:bottom w:val="none" w:sz="0" w:space="0" w:color="auto"/>
            <w:right w:val="none" w:sz="0" w:space="0" w:color="auto"/>
          </w:divBdr>
        </w:div>
        <w:div w:id="691885495">
          <w:marLeft w:val="640"/>
          <w:marRight w:val="0"/>
          <w:marTop w:val="0"/>
          <w:marBottom w:val="0"/>
          <w:divBdr>
            <w:top w:val="none" w:sz="0" w:space="0" w:color="auto"/>
            <w:left w:val="none" w:sz="0" w:space="0" w:color="auto"/>
            <w:bottom w:val="none" w:sz="0" w:space="0" w:color="auto"/>
            <w:right w:val="none" w:sz="0" w:space="0" w:color="auto"/>
          </w:divBdr>
        </w:div>
        <w:div w:id="2097360115">
          <w:marLeft w:val="640"/>
          <w:marRight w:val="0"/>
          <w:marTop w:val="0"/>
          <w:marBottom w:val="0"/>
          <w:divBdr>
            <w:top w:val="none" w:sz="0" w:space="0" w:color="auto"/>
            <w:left w:val="none" w:sz="0" w:space="0" w:color="auto"/>
            <w:bottom w:val="none" w:sz="0" w:space="0" w:color="auto"/>
            <w:right w:val="none" w:sz="0" w:space="0" w:color="auto"/>
          </w:divBdr>
        </w:div>
        <w:div w:id="1959605392">
          <w:marLeft w:val="640"/>
          <w:marRight w:val="0"/>
          <w:marTop w:val="0"/>
          <w:marBottom w:val="0"/>
          <w:divBdr>
            <w:top w:val="none" w:sz="0" w:space="0" w:color="auto"/>
            <w:left w:val="none" w:sz="0" w:space="0" w:color="auto"/>
            <w:bottom w:val="none" w:sz="0" w:space="0" w:color="auto"/>
            <w:right w:val="none" w:sz="0" w:space="0" w:color="auto"/>
          </w:divBdr>
        </w:div>
        <w:div w:id="89090017">
          <w:marLeft w:val="640"/>
          <w:marRight w:val="0"/>
          <w:marTop w:val="0"/>
          <w:marBottom w:val="0"/>
          <w:divBdr>
            <w:top w:val="none" w:sz="0" w:space="0" w:color="auto"/>
            <w:left w:val="none" w:sz="0" w:space="0" w:color="auto"/>
            <w:bottom w:val="none" w:sz="0" w:space="0" w:color="auto"/>
            <w:right w:val="none" w:sz="0" w:space="0" w:color="auto"/>
          </w:divBdr>
        </w:div>
        <w:div w:id="1083985889">
          <w:marLeft w:val="640"/>
          <w:marRight w:val="0"/>
          <w:marTop w:val="0"/>
          <w:marBottom w:val="0"/>
          <w:divBdr>
            <w:top w:val="none" w:sz="0" w:space="0" w:color="auto"/>
            <w:left w:val="none" w:sz="0" w:space="0" w:color="auto"/>
            <w:bottom w:val="none" w:sz="0" w:space="0" w:color="auto"/>
            <w:right w:val="none" w:sz="0" w:space="0" w:color="auto"/>
          </w:divBdr>
        </w:div>
        <w:div w:id="282076230">
          <w:marLeft w:val="640"/>
          <w:marRight w:val="0"/>
          <w:marTop w:val="0"/>
          <w:marBottom w:val="0"/>
          <w:divBdr>
            <w:top w:val="none" w:sz="0" w:space="0" w:color="auto"/>
            <w:left w:val="none" w:sz="0" w:space="0" w:color="auto"/>
            <w:bottom w:val="none" w:sz="0" w:space="0" w:color="auto"/>
            <w:right w:val="none" w:sz="0" w:space="0" w:color="auto"/>
          </w:divBdr>
        </w:div>
        <w:div w:id="578633499">
          <w:marLeft w:val="640"/>
          <w:marRight w:val="0"/>
          <w:marTop w:val="0"/>
          <w:marBottom w:val="0"/>
          <w:divBdr>
            <w:top w:val="none" w:sz="0" w:space="0" w:color="auto"/>
            <w:left w:val="none" w:sz="0" w:space="0" w:color="auto"/>
            <w:bottom w:val="none" w:sz="0" w:space="0" w:color="auto"/>
            <w:right w:val="none" w:sz="0" w:space="0" w:color="auto"/>
          </w:divBdr>
        </w:div>
        <w:div w:id="358505061">
          <w:marLeft w:val="640"/>
          <w:marRight w:val="0"/>
          <w:marTop w:val="0"/>
          <w:marBottom w:val="0"/>
          <w:divBdr>
            <w:top w:val="none" w:sz="0" w:space="0" w:color="auto"/>
            <w:left w:val="none" w:sz="0" w:space="0" w:color="auto"/>
            <w:bottom w:val="none" w:sz="0" w:space="0" w:color="auto"/>
            <w:right w:val="none" w:sz="0" w:space="0" w:color="auto"/>
          </w:divBdr>
        </w:div>
        <w:div w:id="24523398">
          <w:marLeft w:val="640"/>
          <w:marRight w:val="0"/>
          <w:marTop w:val="0"/>
          <w:marBottom w:val="0"/>
          <w:divBdr>
            <w:top w:val="none" w:sz="0" w:space="0" w:color="auto"/>
            <w:left w:val="none" w:sz="0" w:space="0" w:color="auto"/>
            <w:bottom w:val="none" w:sz="0" w:space="0" w:color="auto"/>
            <w:right w:val="none" w:sz="0" w:space="0" w:color="auto"/>
          </w:divBdr>
        </w:div>
        <w:div w:id="1329022637">
          <w:marLeft w:val="640"/>
          <w:marRight w:val="0"/>
          <w:marTop w:val="0"/>
          <w:marBottom w:val="0"/>
          <w:divBdr>
            <w:top w:val="none" w:sz="0" w:space="0" w:color="auto"/>
            <w:left w:val="none" w:sz="0" w:space="0" w:color="auto"/>
            <w:bottom w:val="none" w:sz="0" w:space="0" w:color="auto"/>
            <w:right w:val="none" w:sz="0" w:space="0" w:color="auto"/>
          </w:divBdr>
        </w:div>
        <w:div w:id="1912740104">
          <w:marLeft w:val="640"/>
          <w:marRight w:val="0"/>
          <w:marTop w:val="0"/>
          <w:marBottom w:val="0"/>
          <w:divBdr>
            <w:top w:val="none" w:sz="0" w:space="0" w:color="auto"/>
            <w:left w:val="none" w:sz="0" w:space="0" w:color="auto"/>
            <w:bottom w:val="none" w:sz="0" w:space="0" w:color="auto"/>
            <w:right w:val="none" w:sz="0" w:space="0" w:color="auto"/>
          </w:divBdr>
        </w:div>
        <w:div w:id="1257011713">
          <w:marLeft w:val="640"/>
          <w:marRight w:val="0"/>
          <w:marTop w:val="0"/>
          <w:marBottom w:val="0"/>
          <w:divBdr>
            <w:top w:val="none" w:sz="0" w:space="0" w:color="auto"/>
            <w:left w:val="none" w:sz="0" w:space="0" w:color="auto"/>
            <w:bottom w:val="none" w:sz="0" w:space="0" w:color="auto"/>
            <w:right w:val="none" w:sz="0" w:space="0" w:color="auto"/>
          </w:divBdr>
        </w:div>
        <w:div w:id="813109565">
          <w:marLeft w:val="640"/>
          <w:marRight w:val="0"/>
          <w:marTop w:val="0"/>
          <w:marBottom w:val="0"/>
          <w:divBdr>
            <w:top w:val="none" w:sz="0" w:space="0" w:color="auto"/>
            <w:left w:val="none" w:sz="0" w:space="0" w:color="auto"/>
            <w:bottom w:val="none" w:sz="0" w:space="0" w:color="auto"/>
            <w:right w:val="none" w:sz="0" w:space="0" w:color="auto"/>
          </w:divBdr>
        </w:div>
        <w:div w:id="1450783310">
          <w:marLeft w:val="640"/>
          <w:marRight w:val="0"/>
          <w:marTop w:val="0"/>
          <w:marBottom w:val="0"/>
          <w:divBdr>
            <w:top w:val="none" w:sz="0" w:space="0" w:color="auto"/>
            <w:left w:val="none" w:sz="0" w:space="0" w:color="auto"/>
            <w:bottom w:val="none" w:sz="0" w:space="0" w:color="auto"/>
            <w:right w:val="none" w:sz="0" w:space="0" w:color="auto"/>
          </w:divBdr>
        </w:div>
        <w:div w:id="1753120380">
          <w:marLeft w:val="640"/>
          <w:marRight w:val="0"/>
          <w:marTop w:val="0"/>
          <w:marBottom w:val="0"/>
          <w:divBdr>
            <w:top w:val="none" w:sz="0" w:space="0" w:color="auto"/>
            <w:left w:val="none" w:sz="0" w:space="0" w:color="auto"/>
            <w:bottom w:val="none" w:sz="0" w:space="0" w:color="auto"/>
            <w:right w:val="none" w:sz="0" w:space="0" w:color="auto"/>
          </w:divBdr>
        </w:div>
        <w:div w:id="254898691">
          <w:marLeft w:val="640"/>
          <w:marRight w:val="0"/>
          <w:marTop w:val="0"/>
          <w:marBottom w:val="0"/>
          <w:divBdr>
            <w:top w:val="none" w:sz="0" w:space="0" w:color="auto"/>
            <w:left w:val="none" w:sz="0" w:space="0" w:color="auto"/>
            <w:bottom w:val="none" w:sz="0" w:space="0" w:color="auto"/>
            <w:right w:val="none" w:sz="0" w:space="0" w:color="auto"/>
          </w:divBdr>
        </w:div>
        <w:div w:id="2110078175">
          <w:marLeft w:val="640"/>
          <w:marRight w:val="0"/>
          <w:marTop w:val="0"/>
          <w:marBottom w:val="0"/>
          <w:divBdr>
            <w:top w:val="none" w:sz="0" w:space="0" w:color="auto"/>
            <w:left w:val="none" w:sz="0" w:space="0" w:color="auto"/>
            <w:bottom w:val="none" w:sz="0" w:space="0" w:color="auto"/>
            <w:right w:val="none" w:sz="0" w:space="0" w:color="auto"/>
          </w:divBdr>
        </w:div>
        <w:div w:id="1230842740">
          <w:marLeft w:val="640"/>
          <w:marRight w:val="0"/>
          <w:marTop w:val="0"/>
          <w:marBottom w:val="0"/>
          <w:divBdr>
            <w:top w:val="none" w:sz="0" w:space="0" w:color="auto"/>
            <w:left w:val="none" w:sz="0" w:space="0" w:color="auto"/>
            <w:bottom w:val="none" w:sz="0" w:space="0" w:color="auto"/>
            <w:right w:val="none" w:sz="0" w:space="0" w:color="auto"/>
          </w:divBdr>
        </w:div>
        <w:div w:id="577137420">
          <w:marLeft w:val="640"/>
          <w:marRight w:val="0"/>
          <w:marTop w:val="0"/>
          <w:marBottom w:val="0"/>
          <w:divBdr>
            <w:top w:val="none" w:sz="0" w:space="0" w:color="auto"/>
            <w:left w:val="none" w:sz="0" w:space="0" w:color="auto"/>
            <w:bottom w:val="none" w:sz="0" w:space="0" w:color="auto"/>
            <w:right w:val="none" w:sz="0" w:space="0" w:color="auto"/>
          </w:divBdr>
        </w:div>
        <w:div w:id="1653827675">
          <w:marLeft w:val="640"/>
          <w:marRight w:val="0"/>
          <w:marTop w:val="0"/>
          <w:marBottom w:val="0"/>
          <w:divBdr>
            <w:top w:val="none" w:sz="0" w:space="0" w:color="auto"/>
            <w:left w:val="none" w:sz="0" w:space="0" w:color="auto"/>
            <w:bottom w:val="none" w:sz="0" w:space="0" w:color="auto"/>
            <w:right w:val="none" w:sz="0" w:space="0" w:color="auto"/>
          </w:divBdr>
        </w:div>
        <w:div w:id="560484672">
          <w:marLeft w:val="640"/>
          <w:marRight w:val="0"/>
          <w:marTop w:val="0"/>
          <w:marBottom w:val="0"/>
          <w:divBdr>
            <w:top w:val="none" w:sz="0" w:space="0" w:color="auto"/>
            <w:left w:val="none" w:sz="0" w:space="0" w:color="auto"/>
            <w:bottom w:val="none" w:sz="0" w:space="0" w:color="auto"/>
            <w:right w:val="none" w:sz="0" w:space="0" w:color="auto"/>
          </w:divBdr>
        </w:div>
        <w:div w:id="775488933">
          <w:marLeft w:val="640"/>
          <w:marRight w:val="0"/>
          <w:marTop w:val="0"/>
          <w:marBottom w:val="0"/>
          <w:divBdr>
            <w:top w:val="none" w:sz="0" w:space="0" w:color="auto"/>
            <w:left w:val="none" w:sz="0" w:space="0" w:color="auto"/>
            <w:bottom w:val="none" w:sz="0" w:space="0" w:color="auto"/>
            <w:right w:val="none" w:sz="0" w:space="0" w:color="auto"/>
          </w:divBdr>
        </w:div>
        <w:div w:id="509488775">
          <w:marLeft w:val="640"/>
          <w:marRight w:val="0"/>
          <w:marTop w:val="0"/>
          <w:marBottom w:val="0"/>
          <w:divBdr>
            <w:top w:val="none" w:sz="0" w:space="0" w:color="auto"/>
            <w:left w:val="none" w:sz="0" w:space="0" w:color="auto"/>
            <w:bottom w:val="none" w:sz="0" w:space="0" w:color="auto"/>
            <w:right w:val="none" w:sz="0" w:space="0" w:color="auto"/>
          </w:divBdr>
        </w:div>
        <w:div w:id="94252293">
          <w:marLeft w:val="640"/>
          <w:marRight w:val="0"/>
          <w:marTop w:val="0"/>
          <w:marBottom w:val="0"/>
          <w:divBdr>
            <w:top w:val="none" w:sz="0" w:space="0" w:color="auto"/>
            <w:left w:val="none" w:sz="0" w:space="0" w:color="auto"/>
            <w:bottom w:val="none" w:sz="0" w:space="0" w:color="auto"/>
            <w:right w:val="none" w:sz="0" w:space="0" w:color="auto"/>
          </w:divBdr>
        </w:div>
        <w:div w:id="1068111935">
          <w:marLeft w:val="640"/>
          <w:marRight w:val="0"/>
          <w:marTop w:val="0"/>
          <w:marBottom w:val="0"/>
          <w:divBdr>
            <w:top w:val="none" w:sz="0" w:space="0" w:color="auto"/>
            <w:left w:val="none" w:sz="0" w:space="0" w:color="auto"/>
            <w:bottom w:val="none" w:sz="0" w:space="0" w:color="auto"/>
            <w:right w:val="none" w:sz="0" w:space="0" w:color="auto"/>
          </w:divBdr>
        </w:div>
        <w:div w:id="671686881">
          <w:marLeft w:val="640"/>
          <w:marRight w:val="0"/>
          <w:marTop w:val="0"/>
          <w:marBottom w:val="0"/>
          <w:divBdr>
            <w:top w:val="none" w:sz="0" w:space="0" w:color="auto"/>
            <w:left w:val="none" w:sz="0" w:space="0" w:color="auto"/>
            <w:bottom w:val="none" w:sz="0" w:space="0" w:color="auto"/>
            <w:right w:val="none" w:sz="0" w:space="0" w:color="auto"/>
          </w:divBdr>
        </w:div>
        <w:div w:id="2007898939">
          <w:marLeft w:val="640"/>
          <w:marRight w:val="0"/>
          <w:marTop w:val="0"/>
          <w:marBottom w:val="0"/>
          <w:divBdr>
            <w:top w:val="none" w:sz="0" w:space="0" w:color="auto"/>
            <w:left w:val="none" w:sz="0" w:space="0" w:color="auto"/>
            <w:bottom w:val="none" w:sz="0" w:space="0" w:color="auto"/>
            <w:right w:val="none" w:sz="0" w:space="0" w:color="auto"/>
          </w:divBdr>
        </w:div>
        <w:div w:id="804929649">
          <w:marLeft w:val="640"/>
          <w:marRight w:val="0"/>
          <w:marTop w:val="0"/>
          <w:marBottom w:val="0"/>
          <w:divBdr>
            <w:top w:val="none" w:sz="0" w:space="0" w:color="auto"/>
            <w:left w:val="none" w:sz="0" w:space="0" w:color="auto"/>
            <w:bottom w:val="none" w:sz="0" w:space="0" w:color="auto"/>
            <w:right w:val="none" w:sz="0" w:space="0" w:color="auto"/>
          </w:divBdr>
        </w:div>
        <w:div w:id="1264724598">
          <w:marLeft w:val="640"/>
          <w:marRight w:val="0"/>
          <w:marTop w:val="0"/>
          <w:marBottom w:val="0"/>
          <w:divBdr>
            <w:top w:val="none" w:sz="0" w:space="0" w:color="auto"/>
            <w:left w:val="none" w:sz="0" w:space="0" w:color="auto"/>
            <w:bottom w:val="none" w:sz="0" w:space="0" w:color="auto"/>
            <w:right w:val="none" w:sz="0" w:space="0" w:color="auto"/>
          </w:divBdr>
        </w:div>
        <w:div w:id="2032291015">
          <w:marLeft w:val="640"/>
          <w:marRight w:val="0"/>
          <w:marTop w:val="0"/>
          <w:marBottom w:val="0"/>
          <w:divBdr>
            <w:top w:val="none" w:sz="0" w:space="0" w:color="auto"/>
            <w:left w:val="none" w:sz="0" w:space="0" w:color="auto"/>
            <w:bottom w:val="none" w:sz="0" w:space="0" w:color="auto"/>
            <w:right w:val="none" w:sz="0" w:space="0" w:color="auto"/>
          </w:divBdr>
        </w:div>
        <w:div w:id="502822915">
          <w:marLeft w:val="640"/>
          <w:marRight w:val="0"/>
          <w:marTop w:val="0"/>
          <w:marBottom w:val="0"/>
          <w:divBdr>
            <w:top w:val="none" w:sz="0" w:space="0" w:color="auto"/>
            <w:left w:val="none" w:sz="0" w:space="0" w:color="auto"/>
            <w:bottom w:val="none" w:sz="0" w:space="0" w:color="auto"/>
            <w:right w:val="none" w:sz="0" w:space="0" w:color="auto"/>
          </w:divBdr>
        </w:div>
        <w:div w:id="944850072">
          <w:marLeft w:val="640"/>
          <w:marRight w:val="0"/>
          <w:marTop w:val="0"/>
          <w:marBottom w:val="0"/>
          <w:divBdr>
            <w:top w:val="none" w:sz="0" w:space="0" w:color="auto"/>
            <w:left w:val="none" w:sz="0" w:space="0" w:color="auto"/>
            <w:bottom w:val="none" w:sz="0" w:space="0" w:color="auto"/>
            <w:right w:val="none" w:sz="0" w:space="0" w:color="auto"/>
          </w:divBdr>
        </w:div>
        <w:div w:id="522978281">
          <w:marLeft w:val="640"/>
          <w:marRight w:val="0"/>
          <w:marTop w:val="0"/>
          <w:marBottom w:val="0"/>
          <w:divBdr>
            <w:top w:val="none" w:sz="0" w:space="0" w:color="auto"/>
            <w:left w:val="none" w:sz="0" w:space="0" w:color="auto"/>
            <w:bottom w:val="none" w:sz="0" w:space="0" w:color="auto"/>
            <w:right w:val="none" w:sz="0" w:space="0" w:color="auto"/>
          </w:divBdr>
        </w:div>
        <w:div w:id="44060956">
          <w:marLeft w:val="640"/>
          <w:marRight w:val="0"/>
          <w:marTop w:val="0"/>
          <w:marBottom w:val="0"/>
          <w:divBdr>
            <w:top w:val="none" w:sz="0" w:space="0" w:color="auto"/>
            <w:left w:val="none" w:sz="0" w:space="0" w:color="auto"/>
            <w:bottom w:val="none" w:sz="0" w:space="0" w:color="auto"/>
            <w:right w:val="none" w:sz="0" w:space="0" w:color="auto"/>
          </w:divBdr>
        </w:div>
        <w:div w:id="1262225158">
          <w:marLeft w:val="640"/>
          <w:marRight w:val="0"/>
          <w:marTop w:val="0"/>
          <w:marBottom w:val="0"/>
          <w:divBdr>
            <w:top w:val="none" w:sz="0" w:space="0" w:color="auto"/>
            <w:left w:val="none" w:sz="0" w:space="0" w:color="auto"/>
            <w:bottom w:val="none" w:sz="0" w:space="0" w:color="auto"/>
            <w:right w:val="none" w:sz="0" w:space="0" w:color="auto"/>
          </w:divBdr>
        </w:div>
        <w:div w:id="1867208988">
          <w:marLeft w:val="640"/>
          <w:marRight w:val="0"/>
          <w:marTop w:val="0"/>
          <w:marBottom w:val="0"/>
          <w:divBdr>
            <w:top w:val="none" w:sz="0" w:space="0" w:color="auto"/>
            <w:left w:val="none" w:sz="0" w:space="0" w:color="auto"/>
            <w:bottom w:val="none" w:sz="0" w:space="0" w:color="auto"/>
            <w:right w:val="none" w:sz="0" w:space="0" w:color="auto"/>
          </w:divBdr>
        </w:div>
        <w:div w:id="558058233">
          <w:marLeft w:val="640"/>
          <w:marRight w:val="0"/>
          <w:marTop w:val="0"/>
          <w:marBottom w:val="0"/>
          <w:divBdr>
            <w:top w:val="none" w:sz="0" w:space="0" w:color="auto"/>
            <w:left w:val="none" w:sz="0" w:space="0" w:color="auto"/>
            <w:bottom w:val="none" w:sz="0" w:space="0" w:color="auto"/>
            <w:right w:val="none" w:sz="0" w:space="0" w:color="auto"/>
          </w:divBdr>
        </w:div>
        <w:div w:id="1546063302">
          <w:marLeft w:val="640"/>
          <w:marRight w:val="0"/>
          <w:marTop w:val="0"/>
          <w:marBottom w:val="0"/>
          <w:divBdr>
            <w:top w:val="none" w:sz="0" w:space="0" w:color="auto"/>
            <w:left w:val="none" w:sz="0" w:space="0" w:color="auto"/>
            <w:bottom w:val="none" w:sz="0" w:space="0" w:color="auto"/>
            <w:right w:val="none" w:sz="0" w:space="0" w:color="auto"/>
          </w:divBdr>
        </w:div>
        <w:div w:id="1832986640">
          <w:marLeft w:val="640"/>
          <w:marRight w:val="0"/>
          <w:marTop w:val="0"/>
          <w:marBottom w:val="0"/>
          <w:divBdr>
            <w:top w:val="none" w:sz="0" w:space="0" w:color="auto"/>
            <w:left w:val="none" w:sz="0" w:space="0" w:color="auto"/>
            <w:bottom w:val="none" w:sz="0" w:space="0" w:color="auto"/>
            <w:right w:val="none" w:sz="0" w:space="0" w:color="auto"/>
          </w:divBdr>
        </w:div>
        <w:div w:id="204679696">
          <w:marLeft w:val="640"/>
          <w:marRight w:val="0"/>
          <w:marTop w:val="0"/>
          <w:marBottom w:val="0"/>
          <w:divBdr>
            <w:top w:val="none" w:sz="0" w:space="0" w:color="auto"/>
            <w:left w:val="none" w:sz="0" w:space="0" w:color="auto"/>
            <w:bottom w:val="none" w:sz="0" w:space="0" w:color="auto"/>
            <w:right w:val="none" w:sz="0" w:space="0" w:color="auto"/>
          </w:divBdr>
        </w:div>
        <w:div w:id="1096754939">
          <w:marLeft w:val="640"/>
          <w:marRight w:val="0"/>
          <w:marTop w:val="0"/>
          <w:marBottom w:val="0"/>
          <w:divBdr>
            <w:top w:val="none" w:sz="0" w:space="0" w:color="auto"/>
            <w:left w:val="none" w:sz="0" w:space="0" w:color="auto"/>
            <w:bottom w:val="none" w:sz="0" w:space="0" w:color="auto"/>
            <w:right w:val="none" w:sz="0" w:space="0" w:color="auto"/>
          </w:divBdr>
        </w:div>
        <w:div w:id="1881821726">
          <w:marLeft w:val="640"/>
          <w:marRight w:val="0"/>
          <w:marTop w:val="0"/>
          <w:marBottom w:val="0"/>
          <w:divBdr>
            <w:top w:val="none" w:sz="0" w:space="0" w:color="auto"/>
            <w:left w:val="none" w:sz="0" w:space="0" w:color="auto"/>
            <w:bottom w:val="none" w:sz="0" w:space="0" w:color="auto"/>
            <w:right w:val="none" w:sz="0" w:space="0" w:color="auto"/>
          </w:divBdr>
        </w:div>
        <w:div w:id="1867018826">
          <w:marLeft w:val="640"/>
          <w:marRight w:val="0"/>
          <w:marTop w:val="0"/>
          <w:marBottom w:val="0"/>
          <w:divBdr>
            <w:top w:val="none" w:sz="0" w:space="0" w:color="auto"/>
            <w:left w:val="none" w:sz="0" w:space="0" w:color="auto"/>
            <w:bottom w:val="none" w:sz="0" w:space="0" w:color="auto"/>
            <w:right w:val="none" w:sz="0" w:space="0" w:color="auto"/>
          </w:divBdr>
        </w:div>
        <w:div w:id="1039624614">
          <w:marLeft w:val="640"/>
          <w:marRight w:val="0"/>
          <w:marTop w:val="0"/>
          <w:marBottom w:val="0"/>
          <w:divBdr>
            <w:top w:val="none" w:sz="0" w:space="0" w:color="auto"/>
            <w:left w:val="none" w:sz="0" w:space="0" w:color="auto"/>
            <w:bottom w:val="none" w:sz="0" w:space="0" w:color="auto"/>
            <w:right w:val="none" w:sz="0" w:space="0" w:color="auto"/>
          </w:divBdr>
        </w:div>
        <w:div w:id="1005014554">
          <w:marLeft w:val="640"/>
          <w:marRight w:val="0"/>
          <w:marTop w:val="0"/>
          <w:marBottom w:val="0"/>
          <w:divBdr>
            <w:top w:val="none" w:sz="0" w:space="0" w:color="auto"/>
            <w:left w:val="none" w:sz="0" w:space="0" w:color="auto"/>
            <w:bottom w:val="none" w:sz="0" w:space="0" w:color="auto"/>
            <w:right w:val="none" w:sz="0" w:space="0" w:color="auto"/>
          </w:divBdr>
        </w:div>
        <w:div w:id="1324511204">
          <w:marLeft w:val="640"/>
          <w:marRight w:val="0"/>
          <w:marTop w:val="0"/>
          <w:marBottom w:val="0"/>
          <w:divBdr>
            <w:top w:val="none" w:sz="0" w:space="0" w:color="auto"/>
            <w:left w:val="none" w:sz="0" w:space="0" w:color="auto"/>
            <w:bottom w:val="none" w:sz="0" w:space="0" w:color="auto"/>
            <w:right w:val="none" w:sz="0" w:space="0" w:color="auto"/>
          </w:divBdr>
        </w:div>
        <w:div w:id="858591717">
          <w:marLeft w:val="640"/>
          <w:marRight w:val="0"/>
          <w:marTop w:val="0"/>
          <w:marBottom w:val="0"/>
          <w:divBdr>
            <w:top w:val="none" w:sz="0" w:space="0" w:color="auto"/>
            <w:left w:val="none" w:sz="0" w:space="0" w:color="auto"/>
            <w:bottom w:val="none" w:sz="0" w:space="0" w:color="auto"/>
            <w:right w:val="none" w:sz="0" w:space="0" w:color="auto"/>
          </w:divBdr>
        </w:div>
        <w:div w:id="494994879">
          <w:marLeft w:val="640"/>
          <w:marRight w:val="0"/>
          <w:marTop w:val="0"/>
          <w:marBottom w:val="0"/>
          <w:divBdr>
            <w:top w:val="none" w:sz="0" w:space="0" w:color="auto"/>
            <w:left w:val="none" w:sz="0" w:space="0" w:color="auto"/>
            <w:bottom w:val="none" w:sz="0" w:space="0" w:color="auto"/>
            <w:right w:val="none" w:sz="0" w:space="0" w:color="auto"/>
          </w:divBdr>
        </w:div>
        <w:div w:id="2081706696">
          <w:marLeft w:val="640"/>
          <w:marRight w:val="0"/>
          <w:marTop w:val="0"/>
          <w:marBottom w:val="0"/>
          <w:divBdr>
            <w:top w:val="none" w:sz="0" w:space="0" w:color="auto"/>
            <w:left w:val="none" w:sz="0" w:space="0" w:color="auto"/>
            <w:bottom w:val="none" w:sz="0" w:space="0" w:color="auto"/>
            <w:right w:val="none" w:sz="0" w:space="0" w:color="auto"/>
          </w:divBdr>
        </w:div>
        <w:div w:id="1958827076">
          <w:marLeft w:val="640"/>
          <w:marRight w:val="0"/>
          <w:marTop w:val="0"/>
          <w:marBottom w:val="0"/>
          <w:divBdr>
            <w:top w:val="none" w:sz="0" w:space="0" w:color="auto"/>
            <w:left w:val="none" w:sz="0" w:space="0" w:color="auto"/>
            <w:bottom w:val="none" w:sz="0" w:space="0" w:color="auto"/>
            <w:right w:val="none" w:sz="0" w:space="0" w:color="auto"/>
          </w:divBdr>
        </w:div>
        <w:div w:id="1589777014">
          <w:marLeft w:val="640"/>
          <w:marRight w:val="0"/>
          <w:marTop w:val="0"/>
          <w:marBottom w:val="0"/>
          <w:divBdr>
            <w:top w:val="none" w:sz="0" w:space="0" w:color="auto"/>
            <w:left w:val="none" w:sz="0" w:space="0" w:color="auto"/>
            <w:bottom w:val="none" w:sz="0" w:space="0" w:color="auto"/>
            <w:right w:val="none" w:sz="0" w:space="0" w:color="auto"/>
          </w:divBdr>
        </w:div>
        <w:div w:id="1236353208">
          <w:marLeft w:val="640"/>
          <w:marRight w:val="0"/>
          <w:marTop w:val="0"/>
          <w:marBottom w:val="0"/>
          <w:divBdr>
            <w:top w:val="none" w:sz="0" w:space="0" w:color="auto"/>
            <w:left w:val="none" w:sz="0" w:space="0" w:color="auto"/>
            <w:bottom w:val="none" w:sz="0" w:space="0" w:color="auto"/>
            <w:right w:val="none" w:sz="0" w:space="0" w:color="auto"/>
          </w:divBdr>
        </w:div>
        <w:div w:id="2057507261">
          <w:marLeft w:val="640"/>
          <w:marRight w:val="0"/>
          <w:marTop w:val="0"/>
          <w:marBottom w:val="0"/>
          <w:divBdr>
            <w:top w:val="none" w:sz="0" w:space="0" w:color="auto"/>
            <w:left w:val="none" w:sz="0" w:space="0" w:color="auto"/>
            <w:bottom w:val="none" w:sz="0" w:space="0" w:color="auto"/>
            <w:right w:val="none" w:sz="0" w:space="0" w:color="auto"/>
          </w:divBdr>
        </w:div>
      </w:divsChild>
    </w:div>
    <w:div w:id="399133225">
      <w:bodyDiv w:val="1"/>
      <w:marLeft w:val="0"/>
      <w:marRight w:val="0"/>
      <w:marTop w:val="0"/>
      <w:marBottom w:val="0"/>
      <w:divBdr>
        <w:top w:val="none" w:sz="0" w:space="0" w:color="auto"/>
        <w:left w:val="none" w:sz="0" w:space="0" w:color="auto"/>
        <w:bottom w:val="none" w:sz="0" w:space="0" w:color="auto"/>
        <w:right w:val="none" w:sz="0" w:space="0" w:color="auto"/>
      </w:divBdr>
      <w:divsChild>
        <w:div w:id="1675305557">
          <w:marLeft w:val="640"/>
          <w:marRight w:val="0"/>
          <w:marTop w:val="0"/>
          <w:marBottom w:val="0"/>
          <w:divBdr>
            <w:top w:val="none" w:sz="0" w:space="0" w:color="auto"/>
            <w:left w:val="none" w:sz="0" w:space="0" w:color="auto"/>
            <w:bottom w:val="none" w:sz="0" w:space="0" w:color="auto"/>
            <w:right w:val="none" w:sz="0" w:space="0" w:color="auto"/>
          </w:divBdr>
        </w:div>
        <w:div w:id="633410592">
          <w:marLeft w:val="640"/>
          <w:marRight w:val="0"/>
          <w:marTop w:val="0"/>
          <w:marBottom w:val="0"/>
          <w:divBdr>
            <w:top w:val="none" w:sz="0" w:space="0" w:color="auto"/>
            <w:left w:val="none" w:sz="0" w:space="0" w:color="auto"/>
            <w:bottom w:val="none" w:sz="0" w:space="0" w:color="auto"/>
            <w:right w:val="none" w:sz="0" w:space="0" w:color="auto"/>
          </w:divBdr>
        </w:div>
        <w:div w:id="254097474">
          <w:marLeft w:val="640"/>
          <w:marRight w:val="0"/>
          <w:marTop w:val="0"/>
          <w:marBottom w:val="0"/>
          <w:divBdr>
            <w:top w:val="none" w:sz="0" w:space="0" w:color="auto"/>
            <w:left w:val="none" w:sz="0" w:space="0" w:color="auto"/>
            <w:bottom w:val="none" w:sz="0" w:space="0" w:color="auto"/>
            <w:right w:val="none" w:sz="0" w:space="0" w:color="auto"/>
          </w:divBdr>
        </w:div>
        <w:div w:id="1327248925">
          <w:marLeft w:val="640"/>
          <w:marRight w:val="0"/>
          <w:marTop w:val="0"/>
          <w:marBottom w:val="0"/>
          <w:divBdr>
            <w:top w:val="none" w:sz="0" w:space="0" w:color="auto"/>
            <w:left w:val="none" w:sz="0" w:space="0" w:color="auto"/>
            <w:bottom w:val="none" w:sz="0" w:space="0" w:color="auto"/>
            <w:right w:val="none" w:sz="0" w:space="0" w:color="auto"/>
          </w:divBdr>
        </w:div>
        <w:div w:id="475757131">
          <w:marLeft w:val="640"/>
          <w:marRight w:val="0"/>
          <w:marTop w:val="0"/>
          <w:marBottom w:val="0"/>
          <w:divBdr>
            <w:top w:val="none" w:sz="0" w:space="0" w:color="auto"/>
            <w:left w:val="none" w:sz="0" w:space="0" w:color="auto"/>
            <w:bottom w:val="none" w:sz="0" w:space="0" w:color="auto"/>
            <w:right w:val="none" w:sz="0" w:space="0" w:color="auto"/>
          </w:divBdr>
        </w:div>
        <w:div w:id="1073621422">
          <w:marLeft w:val="640"/>
          <w:marRight w:val="0"/>
          <w:marTop w:val="0"/>
          <w:marBottom w:val="0"/>
          <w:divBdr>
            <w:top w:val="none" w:sz="0" w:space="0" w:color="auto"/>
            <w:left w:val="none" w:sz="0" w:space="0" w:color="auto"/>
            <w:bottom w:val="none" w:sz="0" w:space="0" w:color="auto"/>
            <w:right w:val="none" w:sz="0" w:space="0" w:color="auto"/>
          </w:divBdr>
        </w:div>
        <w:div w:id="454715157">
          <w:marLeft w:val="640"/>
          <w:marRight w:val="0"/>
          <w:marTop w:val="0"/>
          <w:marBottom w:val="0"/>
          <w:divBdr>
            <w:top w:val="none" w:sz="0" w:space="0" w:color="auto"/>
            <w:left w:val="none" w:sz="0" w:space="0" w:color="auto"/>
            <w:bottom w:val="none" w:sz="0" w:space="0" w:color="auto"/>
            <w:right w:val="none" w:sz="0" w:space="0" w:color="auto"/>
          </w:divBdr>
        </w:div>
        <w:div w:id="1121536574">
          <w:marLeft w:val="640"/>
          <w:marRight w:val="0"/>
          <w:marTop w:val="0"/>
          <w:marBottom w:val="0"/>
          <w:divBdr>
            <w:top w:val="none" w:sz="0" w:space="0" w:color="auto"/>
            <w:left w:val="none" w:sz="0" w:space="0" w:color="auto"/>
            <w:bottom w:val="none" w:sz="0" w:space="0" w:color="auto"/>
            <w:right w:val="none" w:sz="0" w:space="0" w:color="auto"/>
          </w:divBdr>
        </w:div>
        <w:div w:id="1480030465">
          <w:marLeft w:val="640"/>
          <w:marRight w:val="0"/>
          <w:marTop w:val="0"/>
          <w:marBottom w:val="0"/>
          <w:divBdr>
            <w:top w:val="none" w:sz="0" w:space="0" w:color="auto"/>
            <w:left w:val="none" w:sz="0" w:space="0" w:color="auto"/>
            <w:bottom w:val="none" w:sz="0" w:space="0" w:color="auto"/>
            <w:right w:val="none" w:sz="0" w:space="0" w:color="auto"/>
          </w:divBdr>
        </w:div>
        <w:div w:id="1362973781">
          <w:marLeft w:val="640"/>
          <w:marRight w:val="0"/>
          <w:marTop w:val="0"/>
          <w:marBottom w:val="0"/>
          <w:divBdr>
            <w:top w:val="none" w:sz="0" w:space="0" w:color="auto"/>
            <w:left w:val="none" w:sz="0" w:space="0" w:color="auto"/>
            <w:bottom w:val="none" w:sz="0" w:space="0" w:color="auto"/>
            <w:right w:val="none" w:sz="0" w:space="0" w:color="auto"/>
          </w:divBdr>
        </w:div>
        <w:div w:id="1396196696">
          <w:marLeft w:val="640"/>
          <w:marRight w:val="0"/>
          <w:marTop w:val="0"/>
          <w:marBottom w:val="0"/>
          <w:divBdr>
            <w:top w:val="none" w:sz="0" w:space="0" w:color="auto"/>
            <w:left w:val="none" w:sz="0" w:space="0" w:color="auto"/>
            <w:bottom w:val="none" w:sz="0" w:space="0" w:color="auto"/>
            <w:right w:val="none" w:sz="0" w:space="0" w:color="auto"/>
          </w:divBdr>
        </w:div>
        <w:div w:id="1746489960">
          <w:marLeft w:val="640"/>
          <w:marRight w:val="0"/>
          <w:marTop w:val="0"/>
          <w:marBottom w:val="0"/>
          <w:divBdr>
            <w:top w:val="none" w:sz="0" w:space="0" w:color="auto"/>
            <w:left w:val="none" w:sz="0" w:space="0" w:color="auto"/>
            <w:bottom w:val="none" w:sz="0" w:space="0" w:color="auto"/>
            <w:right w:val="none" w:sz="0" w:space="0" w:color="auto"/>
          </w:divBdr>
        </w:div>
        <w:div w:id="259801874">
          <w:marLeft w:val="640"/>
          <w:marRight w:val="0"/>
          <w:marTop w:val="0"/>
          <w:marBottom w:val="0"/>
          <w:divBdr>
            <w:top w:val="none" w:sz="0" w:space="0" w:color="auto"/>
            <w:left w:val="none" w:sz="0" w:space="0" w:color="auto"/>
            <w:bottom w:val="none" w:sz="0" w:space="0" w:color="auto"/>
            <w:right w:val="none" w:sz="0" w:space="0" w:color="auto"/>
          </w:divBdr>
        </w:div>
        <w:div w:id="911239102">
          <w:marLeft w:val="640"/>
          <w:marRight w:val="0"/>
          <w:marTop w:val="0"/>
          <w:marBottom w:val="0"/>
          <w:divBdr>
            <w:top w:val="none" w:sz="0" w:space="0" w:color="auto"/>
            <w:left w:val="none" w:sz="0" w:space="0" w:color="auto"/>
            <w:bottom w:val="none" w:sz="0" w:space="0" w:color="auto"/>
            <w:right w:val="none" w:sz="0" w:space="0" w:color="auto"/>
          </w:divBdr>
        </w:div>
        <w:div w:id="2076736481">
          <w:marLeft w:val="640"/>
          <w:marRight w:val="0"/>
          <w:marTop w:val="0"/>
          <w:marBottom w:val="0"/>
          <w:divBdr>
            <w:top w:val="none" w:sz="0" w:space="0" w:color="auto"/>
            <w:left w:val="none" w:sz="0" w:space="0" w:color="auto"/>
            <w:bottom w:val="none" w:sz="0" w:space="0" w:color="auto"/>
            <w:right w:val="none" w:sz="0" w:space="0" w:color="auto"/>
          </w:divBdr>
        </w:div>
        <w:div w:id="145635388">
          <w:marLeft w:val="640"/>
          <w:marRight w:val="0"/>
          <w:marTop w:val="0"/>
          <w:marBottom w:val="0"/>
          <w:divBdr>
            <w:top w:val="none" w:sz="0" w:space="0" w:color="auto"/>
            <w:left w:val="none" w:sz="0" w:space="0" w:color="auto"/>
            <w:bottom w:val="none" w:sz="0" w:space="0" w:color="auto"/>
            <w:right w:val="none" w:sz="0" w:space="0" w:color="auto"/>
          </w:divBdr>
        </w:div>
        <w:div w:id="2008363556">
          <w:marLeft w:val="640"/>
          <w:marRight w:val="0"/>
          <w:marTop w:val="0"/>
          <w:marBottom w:val="0"/>
          <w:divBdr>
            <w:top w:val="none" w:sz="0" w:space="0" w:color="auto"/>
            <w:left w:val="none" w:sz="0" w:space="0" w:color="auto"/>
            <w:bottom w:val="none" w:sz="0" w:space="0" w:color="auto"/>
            <w:right w:val="none" w:sz="0" w:space="0" w:color="auto"/>
          </w:divBdr>
        </w:div>
        <w:div w:id="658850860">
          <w:marLeft w:val="640"/>
          <w:marRight w:val="0"/>
          <w:marTop w:val="0"/>
          <w:marBottom w:val="0"/>
          <w:divBdr>
            <w:top w:val="none" w:sz="0" w:space="0" w:color="auto"/>
            <w:left w:val="none" w:sz="0" w:space="0" w:color="auto"/>
            <w:bottom w:val="none" w:sz="0" w:space="0" w:color="auto"/>
            <w:right w:val="none" w:sz="0" w:space="0" w:color="auto"/>
          </w:divBdr>
        </w:div>
        <w:div w:id="1589776704">
          <w:marLeft w:val="640"/>
          <w:marRight w:val="0"/>
          <w:marTop w:val="0"/>
          <w:marBottom w:val="0"/>
          <w:divBdr>
            <w:top w:val="none" w:sz="0" w:space="0" w:color="auto"/>
            <w:left w:val="none" w:sz="0" w:space="0" w:color="auto"/>
            <w:bottom w:val="none" w:sz="0" w:space="0" w:color="auto"/>
            <w:right w:val="none" w:sz="0" w:space="0" w:color="auto"/>
          </w:divBdr>
        </w:div>
        <w:div w:id="1257786268">
          <w:marLeft w:val="640"/>
          <w:marRight w:val="0"/>
          <w:marTop w:val="0"/>
          <w:marBottom w:val="0"/>
          <w:divBdr>
            <w:top w:val="none" w:sz="0" w:space="0" w:color="auto"/>
            <w:left w:val="none" w:sz="0" w:space="0" w:color="auto"/>
            <w:bottom w:val="none" w:sz="0" w:space="0" w:color="auto"/>
            <w:right w:val="none" w:sz="0" w:space="0" w:color="auto"/>
          </w:divBdr>
        </w:div>
        <w:div w:id="842277220">
          <w:marLeft w:val="640"/>
          <w:marRight w:val="0"/>
          <w:marTop w:val="0"/>
          <w:marBottom w:val="0"/>
          <w:divBdr>
            <w:top w:val="none" w:sz="0" w:space="0" w:color="auto"/>
            <w:left w:val="none" w:sz="0" w:space="0" w:color="auto"/>
            <w:bottom w:val="none" w:sz="0" w:space="0" w:color="auto"/>
            <w:right w:val="none" w:sz="0" w:space="0" w:color="auto"/>
          </w:divBdr>
        </w:div>
        <w:div w:id="324868268">
          <w:marLeft w:val="640"/>
          <w:marRight w:val="0"/>
          <w:marTop w:val="0"/>
          <w:marBottom w:val="0"/>
          <w:divBdr>
            <w:top w:val="none" w:sz="0" w:space="0" w:color="auto"/>
            <w:left w:val="none" w:sz="0" w:space="0" w:color="auto"/>
            <w:bottom w:val="none" w:sz="0" w:space="0" w:color="auto"/>
            <w:right w:val="none" w:sz="0" w:space="0" w:color="auto"/>
          </w:divBdr>
        </w:div>
        <w:div w:id="508447587">
          <w:marLeft w:val="640"/>
          <w:marRight w:val="0"/>
          <w:marTop w:val="0"/>
          <w:marBottom w:val="0"/>
          <w:divBdr>
            <w:top w:val="none" w:sz="0" w:space="0" w:color="auto"/>
            <w:left w:val="none" w:sz="0" w:space="0" w:color="auto"/>
            <w:bottom w:val="none" w:sz="0" w:space="0" w:color="auto"/>
            <w:right w:val="none" w:sz="0" w:space="0" w:color="auto"/>
          </w:divBdr>
        </w:div>
        <w:div w:id="968242658">
          <w:marLeft w:val="640"/>
          <w:marRight w:val="0"/>
          <w:marTop w:val="0"/>
          <w:marBottom w:val="0"/>
          <w:divBdr>
            <w:top w:val="none" w:sz="0" w:space="0" w:color="auto"/>
            <w:left w:val="none" w:sz="0" w:space="0" w:color="auto"/>
            <w:bottom w:val="none" w:sz="0" w:space="0" w:color="auto"/>
            <w:right w:val="none" w:sz="0" w:space="0" w:color="auto"/>
          </w:divBdr>
        </w:div>
        <w:div w:id="1146513639">
          <w:marLeft w:val="640"/>
          <w:marRight w:val="0"/>
          <w:marTop w:val="0"/>
          <w:marBottom w:val="0"/>
          <w:divBdr>
            <w:top w:val="none" w:sz="0" w:space="0" w:color="auto"/>
            <w:left w:val="none" w:sz="0" w:space="0" w:color="auto"/>
            <w:bottom w:val="none" w:sz="0" w:space="0" w:color="auto"/>
            <w:right w:val="none" w:sz="0" w:space="0" w:color="auto"/>
          </w:divBdr>
        </w:div>
        <w:div w:id="168251380">
          <w:marLeft w:val="640"/>
          <w:marRight w:val="0"/>
          <w:marTop w:val="0"/>
          <w:marBottom w:val="0"/>
          <w:divBdr>
            <w:top w:val="none" w:sz="0" w:space="0" w:color="auto"/>
            <w:left w:val="none" w:sz="0" w:space="0" w:color="auto"/>
            <w:bottom w:val="none" w:sz="0" w:space="0" w:color="auto"/>
            <w:right w:val="none" w:sz="0" w:space="0" w:color="auto"/>
          </w:divBdr>
        </w:div>
        <w:div w:id="1745374094">
          <w:marLeft w:val="640"/>
          <w:marRight w:val="0"/>
          <w:marTop w:val="0"/>
          <w:marBottom w:val="0"/>
          <w:divBdr>
            <w:top w:val="none" w:sz="0" w:space="0" w:color="auto"/>
            <w:left w:val="none" w:sz="0" w:space="0" w:color="auto"/>
            <w:bottom w:val="none" w:sz="0" w:space="0" w:color="auto"/>
            <w:right w:val="none" w:sz="0" w:space="0" w:color="auto"/>
          </w:divBdr>
        </w:div>
        <w:div w:id="304746261">
          <w:marLeft w:val="640"/>
          <w:marRight w:val="0"/>
          <w:marTop w:val="0"/>
          <w:marBottom w:val="0"/>
          <w:divBdr>
            <w:top w:val="none" w:sz="0" w:space="0" w:color="auto"/>
            <w:left w:val="none" w:sz="0" w:space="0" w:color="auto"/>
            <w:bottom w:val="none" w:sz="0" w:space="0" w:color="auto"/>
            <w:right w:val="none" w:sz="0" w:space="0" w:color="auto"/>
          </w:divBdr>
        </w:div>
        <w:div w:id="799959205">
          <w:marLeft w:val="640"/>
          <w:marRight w:val="0"/>
          <w:marTop w:val="0"/>
          <w:marBottom w:val="0"/>
          <w:divBdr>
            <w:top w:val="none" w:sz="0" w:space="0" w:color="auto"/>
            <w:left w:val="none" w:sz="0" w:space="0" w:color="auto"/>
            <w:bottom w:val="none" w:sz="0" w:space="0" w:color="auto"/>
            <w:right w:val="none" w:sz="0" w:space="0" w:color="auto"/>
          </w:divBdr>
        </w:div>
        <w:div w:id="492987974">
          <w:marLeft w:val="640"/>
          <w:marRight w:val="0"/>
          <w:marTop w:val="0"/>
          <w:marBottom w:val="0"/>
          <w:divBdr>
            <w:top w:val="none" w:sz="0" w:space="0" w:color="auto"/>
            <w:left w:val="none" w:sz="0" w:space="0" w:color="auto"/>
            <w:bottom w:val="none" w:sz="0" w:space="0" w:color="auto"/>
            <w:right w:val="none" w:sz="0" w:space="0" w:color="auto"/>
          </w:divBdr>
        </w:div>
        <w:div w:id="1080325182">
          <w:marLeft w:val="640"/>
          <w:marRight w:val="0"/>
          <w:marTop w:val="0"/>
          <w:marBottom w:val="0"/>
          <w:divBdr>
            <w:top w:val="none" w:sz="0" w:space="0" w:color="auto"/>
            <w:left w:val="none" w:sz="0" w:space="0" w:color="auto"/>
            <w:bottom w:val="none" w:sz="0" w:space="0" w:color="auto"/>
            <w:right w:val="none" w:sz="0" w:space="0" w:color="auto"/>
          </w:divBdr>
        </w:div>
        <w:div w:id="184641655">
          <w:marLeft w:val="640"/>
          <w:marRight w:val="0"/>
          <w:marTop w:val="0"/>
          <w:marBottom w:val="0"/>
          <w:divBdr>
            <w:top w:val="none" w:sz="0" w:space="0" w:color="auto"/>
            <w:left w:val="none" w:sz="0" w:space="0" w:color="auto"/>
            <w:bottom w:val="none" w:sz="0" w:space="0" w:color="auto"/>
            <w:right w:val="none" w:sz="0" w:space="0" w:color="auto"/>
          </w:divBdr>
        </w:div>
        <w:div w:id="1006596904">
          <w:marLeft w:val="640"/>
          <w:marRight w:val="0"/>
          <w:marTop w:val="0"/>
          <w:marBottom w:val="0"/>
          <w:divBdr>
            <w:top w:val="none" w:sz="0" w:space="0" w:color="auto"/>
            <w:left w:val="none" w:sz="0" w:space="0" w:color="auto"/>
            <w:bottom w:val="none" w:sz="0" w:space="0" w:color="auto"/>
            <w:right w:val="none" w:sz="0" w:space="0" w:color="auto"/>
          </w:divBdr>
        </w:div>
        <w:div w:id="1649743206">
          <w:marLeft w:val="640"/>
          <w:marRight w:val="0"/>
          <w:marTop w:val="0"/>
          <w:marBottom w:val="0"/>
          <w:divBdr>
            <w:top w:val="none" w:sz="0" w:space="0" w:color="auto"/>
            <w:left w:val="none" w:sz="0" w:space="0" w:color="auto"/>
            <w:bottom w:val="none" w:sz="0" w:space="0" w:color="auto"/>
            <w:right w:val="none" w:sz="0" w:space="0" w:color="auto"/>
          </w:divBdr>
        </w:div>
        <w:div w:id="2005427444">
          <w:marLeft w:val="640"/>
          <w:marRight w:val="0"/>
          <w:marTop w:val="0"/>
          <w:marBottom w:val="0"/>
          <w:divBdr>
            <w:top w:val="none" w:sz="0" w:space="0" w:color="auto"/>
            <w:left w:val="none" w:sz="0" w:space="0" w:color="auto"/>
            <w:bottom w:val="none" w:sz="0" w:space="0" w:color="auto"/>
            <w:right w:val="none" w:sz="0" w:space="0" w:color="auto"/>
          </w:divBdr>
        </w:div>
        <w:div w:id="10690898">
          <w:marLeft w:val="640"/>
          <w:marRight w:val="0"/>
          <w:marTop w:val="0"/>
          <w:marBottom w:val="0"/>
          <w:divBdr>
            <w:top w:val="none" w:sz="0" w:space="0" w:color="auto"/>
            <w:left w:val="none" w:sz="0" w:space="0" w:color="auto"/>
            <w:bottom w:val="none" w:sz="0" w:space="0" w:color="auto"/>
            <w:right w:val="none" w:sz="0" w:space="0" w:color="auto"/>
          </w:divBdr>
        </w:div>
        <w:div w:id="1670282052">
          <w:marLeft w:val="640"/>
          <w:marRight w:val="0"/>
          <w:marTop w:val="0"/>
          <w:marBottom w:val="0"/>
          <w:divBdr>
            <w:top w:val="none" w:sz="0" w:space="0" w:color="auto"/>
            <w:left w:val="none" w:sz="0" w:space="0" w:color="auto"/>
            <w:bottom w:val="none" w:sz="0" w:space="0" w:color="auto"/>
            <w:right w:val="none" w:sz="0" w:space="0" w:color="auto"/>
          </w:divBdr>
        </w:div>
        <w:div w:id="190535764">
          <w:marLeft w:val="640"/>
          <w:marRight w:val="0"/>
          <w:marTop w:val="0"/>
          <w:marBottom w:val="0"/>
          <w:divBdr>
            <w:top w:val="none" w:sz="0" w:space="0" w:color="auto"/>
            <w:left w:val="none" w:sz="0" w:space="0" w:color="auto"/>
            <w:bottom w:val="none" w:sz="0" w:space="0" w:color="auto"/>
            <w:right w:val="none" w:sz="0" w:space="0" w:color="auto"/>
          </w:divBdr>
        </w:div>
        <w:div w:id="879589055">
          <w:marLeft w:val="640"/>
          <w:marRight w:val="0"/>
          <w:marTop w:val="0"/>
          <w:marBottom w:val="0"/>
          <w:divBdr>
            <w:top w:val="none" w:sz="0" w:space="0" w:color="auto"/>
            <w:left w:val="none" w:sz="0" w:space="0" w:color="auto"/>
            <w:bottom w:val="none" w:sz="0" w:space="0" w:color="auto"/>
            <w:right w:val="none" w:sz="0" w:space="0" w:color="auto"/>
          </w:divBdr>
        </w:div>
        <w:div w:id="369305920">
          <w:marLeft w:val="640"/>
          <w:marRight w:val="0"/>
          <w:marTop w:val="0"/>
          <w:marBottom w:val="0"/>
          <w:divBdr>
            <w:top w:val="none" w:sz="0" w:space="0" w:color="auto"/>
            <w:left w:val="none" w:sz="0" w:space="0" w:color="auto"/>
            <w:bottom w:val="none" w:sz="0" w:space="0" w:color="auto"/>
            <w:right w:val="none" w:sz="0" w:space="0" w:color="auto"/>
          </w:divBdr>
        </w:div>
        <w:div w:id="404644750">
          <w:marLeft w:val="640"/>
          <w:marRight w:val="0"/>
          <w:marTop w:val="0"/>
          <w:marBottom w:val="0"/>
          <w:divBdr>
            <w:top w:val="none" w:sz="0" w:space="0" w:color="auto"/>
            <w:left w:val="none" w:sz="0" w:space="0" w:color="auto"/>
            <w:bottom w:val="none" w:sz="0" w:space="0" w:color="auto"/>
            <w:right w:val="none" w:sz="0" w:space="0" w:color="auto"/>
          </w:divBdr>
        </w:div>
        <w:div w:id="1962490018">
          <w:marLeft w:val="640"/>
          <w:marRight w:val="0"/>
          <w:marTop w:val="0"/>
          <w:marBottom w:val="0"/>
          <w:divBdr>
            <w:top w:val="none" w:sz="0" w:space="0" w:color="auto"/>
            <w:left w:val="none" w:sz="0" w:space="0" w:color="auto"/>
            <w:bottom w:val="none" w:sz="0" w:space="0" w:color="auto"/>
            <w:right w:val="none" w:sz="0" w:space="0" w:color="auto"/>
          </w:divBdr>
        </w:div>
        <w:div w:id="728454546">
          <w:marLeft w:val="640"/>
          <w:marRight w:val="0"/>
          <w:marTop w:val="0"/>
          <w:marBottom w:val="0"/>
          <w:divBdr>
            <w:top w:val="none" w:sz="0" w:space="0" w:color="auto"/>
            <w:left w:val="none" w:sz="0" w:space="0" w:color="auto"/>
            <w:bottom w:val="none" w:sz="0" w:space="0" w:color="auto"/>
            <w:right w:val="none" w:sz="0" w:space="0" w:color="auto"/>
          </w:divBdr>
        </w:div>
        <w:div w:id="1410225312">
          <w:marLeft w:val="640"/>
          <w:marRight w:val="0"/>
          <w:marTop w:val="0"/>
          <w:marBottom w:val="0"/>
          <w:divBdr>
            <w:top w:val="none" w:sz="0" w:space="0" w:color="auto"/>
            <w:left w:val="none" w:sz="0" w:space="0" w:color="auto"/>
            <w:bottom w:val="none" w:sz="0" w:space="0" w:color="auto"/>
            <w:right w:val="none" w:sz="0" w:space="0" w:color="auto"/>
          </w:divBdr>
        </w:div>
        <w:div w:id="620767658">
          <w:marLeft w:val="640"/>
          <w:marRight w:val="0"/>
          <w:marTop w:val="0"/>
          <w:marBottom w:val="0"/>
          <w:divBdr>
            <w:top w:val="none" w:sz="0" w:space="0" w:color="auto"/>
            <w:left w:val="none" w:sz="0" w:space="0" w:color="auto"/>
            <w:bottom w:val="none" w:sz="0" w:space="0" w:color="auto"/>
            <w:right w:val="none" w:sz="0" w:space="0" w:color="auto"/>
          </w:divBdr>
        </w:div>
        <w:div w:id="20133102">
          <w:marLeft w:val="640"/>
          <w:marRight w:val="0"/>
          <w:marTop w:val="0"/>
          <w:marBottom w:val="0"/>
          <w:divBdr>
            <w:top w:val="none" w:sz="0" w:space="0" w:color="auto"/>
            <w:left w:val="none" w:sz="0" w:space="0" w:color="auto"/>
            <w:bottom w:val="none" w:sz="0" w:space="0" w:color="auto"/>
            <w:right w:val="none" w:sz="0" w:space="0" w:color="auto"/>
          </w:divBdr>
        </w:div>
        <w:div w:id="814882445">
          <w:marLeft w:val="640"/>
          <w:marRight w:val="0"/>
          <w:marTop w:val="0"/>
          <w:marBottom w:val="0"/>
          <w:divBdr>
            <w:top w:val="none" w:sz="0" w:space="0" w:color="auto"/>
            <w:left w:val="none" w:sz="0" w:space="0" w:color="auto"/>
            <w:bottom w:val="none" w:sz="0" w:space="0" w:color="auto"/>
            <w:right w:val="none" w:sz="0" w:space="0" w:color="auto"/>
          </w:divBdr>
        </w:div>
        <w:div w:id="262231090">
          <w:marLeft w:val="640"/>
          <w:marRight w:val="0"/>
          <w:marTop w:val="0"/>
          <w:marBottom w:val="0"/>
          <w:divBdr>
            <w:top w:val="none" w:sz="0" w:space="0" w:color="auto"/>
            <w:left w:val="none" w:sz="0" w:space="0" w:color="auto"/>
            <w:bottom w:val="none" w:sz="0" w:space="0" w:color="auto"/>
            <w:right w:val="none" w:sz="0" w:space="0" w:color="auto"/>
          </w:divBdr>
        </w:div>
        <w:div w:id="430199214">
          <w:marLeft w:val="640"/>
          <w:marRight w:val="0"/>
          <w:marTop w:val="0"/>
          <w:marBottom w:val="0"/>
          <w:divBdr>
            <w:top w:val="none" w:sz="0" w:space="0" w:color="auto"/>
            <w:left w:val="none" w:sz="0" w:space="0" w:color="auto"/>
            <w:bottom w:val="none" w:sz="0" w:space="0" w:color="auto"/>
            <w:right w:val="none" w:sz="0" w:space="0" w:color="auto"/>
          </w:divBdr>
        </w:div>
        <w:div w:id="669136871">
          <w:marLeft w:val="640"/>
          <w:marRight w:val="0"/>
          <w:marTop w:val="0"/>
          <w:marBottom w:val="0"/>
          <w:divBdr>
            <w:top w:val="none" w:sz="0" w:space="0" w:color="auto"/>
            <w:left w:val="none" w:sz="0" w:space="0" w:color="auto"/>
            <w:bottom w:val="none" w:sz="0" w:space="0" w:color="auto"/>
            <w:right w:val="none" w:sz="0" w:space="0" w:color="auto"/>
          </w:divBdr>
        </w:div>
        <w:div w:id="893388882">
          <w:marLeft w:val="640"/>
          <w:marRight w:val="0"/>
          <w:marTop w:val="0"/>
          <w:marBottom w:val="0"/>
          <w:divBdr>
            <w:top w:val="none" w:sz="0" w:space="0" w:color="auto"/>
            <w:left w:val="none" w:sz="0" w:space="0" w:color="auto"/>
            <w:bottom w:val="none" w:sz="0" w:space="0" w:color="auto"/>
            <w:right w:val="none" w:sz="0" w:space="0" w:color="auto"/>
          </w:divBdr>
        </w:div>
        <w:div w:id="832718621">
          <w:marLeft w:val="640"/>
          <w:marRight w:val="0"/>
          <w:marTop w:val="0"/>
          <w:marBottom w:val="0"/>
          <w:divBdr>
            <w:top w:val="none" w:sz="0" w:space="0" w:color="auto"/>
            <w:left w:val="none" w:sz="0" w:space="0" w:color="auto"/>
            <w:bottom w:val="none" w:sz="0" w:space="0" w:color="auto"/>
            <w:right w:val="none" w:sz="0" w:space="0" w:color="auto"/>
          </w:divBdr>
        </w:div>
        <w:div w:id="780341019">
          <w:marLeft w:val="640"/>
          <w:marRight w:val="0"/>
          <w:marTop w:val="0"/>
          <w:marBottom w:val="0"/>
          <w:divBdr>
            <w:top w:val="none" w:sz="0" w:space="0" w:color="auto"/>
            <w:left w:val="none" w:sz="0" w:space="0" w:color="auto"/>
            <w:bottom w:val="none" w:sz="0" w:space="0" w:color="auto"/>
            <w:right w:val="none" w:sz="0" w:space="0" w:color="auto"/>
          </w:divBdr>
        </w:div>
        <w:div w:id="467867523">
          <w:marLeft w:val="640"/>
          <w:marRight w:val="0"/>
          <w:marTop w:val="0"/>
          <w:marBottom w:val="0"/>
          <w:divBdr>
            <w:top w:val="none" w:sz="0" w:space="0" w:color="auto"/>
            <w:left w:val="none" w:sz="0" w:space="0" w:color="auto"/>
            <w:bottom w:val="none" w:sz="0" w:space="0" w:color="auto"/>
            <w:right w:val="none" w:sz="0" w:space="0" w:color="auto"/>
          </w:divBdr>
        </w:div>
        <w:div w:id="381682564">
          <w:marLeft w:val="640"/>
          <w:marRight w:val="0"/>
          <w:marTop w:val="0"/>
          <w:marBottom w:val="0"/>
          <w:divBdr>
            <w:top w:val="none" w:sz="0" w:space="0" w:color="auto"/>
            <w:left w:val="none" w:sz="0" w:space="0" w:color="auto"/>
            <w:bottom w:val="none" w:sz="0" w:space="0" w:color="auto"/>
            <w:right w:val="none" w:sz="0" w:space="0" w:color="auto"/>
          </w:divBdr>
        </w:div>
        <w:div w:id="1556434123">
          <w:marLeft w:val="640"/>
          <w:marRight w:val="0"/>
          <w:marTop w:val="0"/>
          <w:marBottom w:val="0"/>
          <w:divBdr>
            <w:top w:val="none" w:sz="0" w:space="0" w:color="auto"/>
            <w:left w:val="none" w:sz="0" w:space="0" w:color="auto"/>
            <w:bottom w:val="none" w:sz="0" w:space="0" w:color="auto"/>
            <w:right w:val="none" w:sz="0" w:space="0" w:color="auto"/>
          </w:divBdr>
        </w:div>
        <w:div w:id="953445530">
          <w:marLeft w:val="640"/>
          <w:marRight w:val="0"/>
          <w:marTop w:val="0"/>
          <w:marBottom w:val="0"/>
          <w:divBdr>
            <w:top w:val="none" w:sz="0" w:space="0" w:color="auto"/>
            <w:left w:val="none" w:sz="0" w:space="0" w:color="auto"/>
            <w:bottom w:val="none" w:sz="0" w:space="0" w:color="auto"/>
            <w:right w:val="none" w:sz="0" w:space="0" w:color="auto"/>
          </w:divBdr>
        </w:div>
        <w:div w:id="1721444204">
          <w:marLeft w:val="640"/>
          <w:marRight w:val="0"/>
          <w:marTop w:val="0"/>
          <w:marBottom w:val="0"/>
          <w:divBdr>
            <w:top w:val="none" w:sz="0" w:space="0" w:color="auto"/>
            <w:left w:val="none" w:sz="0" w:space="0" w:color="auto"/>
            <w:bottom w:val="none" w:sz="0" w:space="0" w:color="auto"/>
            <w:right w:val="none" w:sz="0" w:space="0" w:color="auto"/>
          </w:divBdr>
        </w:div>
        <w:div w:id="1690790923">
          <w:marLeft w:val="640"/>
          <w:marRight w:val="0"/>
          <w:marTop w:val="0"/>
          <w:marBottom w:val="0"/>
          <w:divBdr>
            <w:top w:val="none" w:sz="0" w:space="0" w:color="auto"/>
            <w:left w:val="none" w:sz="0" w:space="0" w:color="auto"/>
            <w:bottom w:val="none" w:sz="0" w:space="0" w:color="auto"/>
            <w:right w:val="none" w:sz="0" w:space="0" w:color="auto"/>
          </w:divBdr>
        </w:div>
        <w:div w:id="2016180765">
          <w:marLeft w:val="640"/>
          <w:marRight w:val="0"/>
          <w:marTop w:val="0"/>
          <w:marBottom w:val="0"/>
          <w:divBdr>
            <w:top w:val="none" w:sz="0" w:space="0" w:color="auto"/>
            <w:left w:val="none" w:sz="0" w:space="0" w:color="auto"/>
            <w:bottom w:val="none" w:sz="0" w:space="0" w:color="auto"/>
            <w:right w:val="none" w:sz="0" w:space="0" w:color="auto"/>
          </w:divBdr>
        </w:div>
        <w:div w:id="1432508914">
          <w:marLeft w:val="640"/>
          <w:marRight w:val="0"/>
          <w:marTop w:val="0"/>
          <w:marBottom w:val="0"/>
          <w:divBdr>
            <w:top w:val="none" w:sz="0" w:space="0" w:color="auto"/>
            <w:left w:val="none" w:sz="0" w:space="0" w:color="auto"/>
            <w:bottom w:val="none" w:sz="0" w:space="0" w:color="auto"/>
            <w:right w:val="none" w:sz="0" w:space="0" w:color="auto"/>
          </w:divBdr>
        </w:div>
        <w:div w:id="939602626">
          <w:marLeft w:val="640"/>
          <w:marRight w:val="0"/>
          <w:marTop w:val="0"/>
          <w:marBottom w:val="0"/>
          <w:divBdr>
            <w:top w:val="none" w:sz="0" w:space="0" w:color="auto"/>
            <w:left w:val="none" w:sz="0" w:space="0" w:color="auto"/>
            <w:bottom w:val="none" w:sz="0" w:space="0" w:color="auto"/>
            <w:right w:val="none" w:sz="0" w:space="0" w:color="auto"/>
          </w:divBdr>
        </w:div>
        <w:div w:id="1094207214">
          <w:marLeft w:val="640"/>
          <w:marRight w:val="0"/>
          <w:marTop w:val="0"/>
          <w:marBottom w:val="0"/>
          <w:divBdr>
            <w:top w:val="none" w:sz="0" w:space="0" w:color="auto"/>
            <w:left w:val="none" w:sz="0" w:space="0" w:color="auto"/>
            <w:bottom w:val="none" w:sz="0" w:space="0" w:color="auto"/>
            <w:right w:val="none" w:sz="0" w:space="0" w:color="auto"/>
          </w:divBdr>
        </w:div>
        <w:div w:id="1014385048">
          <w:marLeft w:val="640"/>
          <w:marRight w:val="0"/>
          <w:marTop w:val="0"/>
          <w:marBottom w:val="0"/>
          <w:divBdr>
            <w:top w:val="none" w:sz="0" w:space="0" w:color="auto"/>
            <w:left w:val="none" w:sz="0" w:space="0" w:color="auto"/>
            <w:bottom w:val="none" w:sz="0" w:space="0" w:color="auto"/>
            <w:right w:val="none" w:sz="0" w:space="0" w:color="auto"/>
          </w:divBdr>
        </w:div>
        <w:div w:id="1833985734">
          <w:marLeft w:val="640"/>
          <w:marRight w:val="0"/>
          <w:marTop w:val="0"/>
          <w:marBottom w:val="0"/>
          <w:divBdr>
            <w:top w:val="none" w:sz="0" w:space="0" w:color="auto"/>
            <w:left w:val="none" w:sz="0" w:space="0" w:color="auto"/>
            <w:bottom w:val="none" w:sz="0" w:space="0" w:color="auto"/>
            <w:right w:val="none" w:sz="0" w:space="0" w:color="auto"/>
          </w:divBdr>
        </w:div>
        <w:div w:id="1399278541">
          <w:marLeft w:val="640"/>
          <w:marRight w:val="0"/>
          <w:marTop w:val="0"/>
          <w:marBottom w:val="0"/>
          <w:divBdr>
            <w:top w:val="none" w:sz="0" w:space="0" w:color="auto"/>
            <w:left w:val="none" w:sz="0" w:space="0" w:color="auto"/>
            <w:bottom w:val="none" w:sz="0" w:space="0" w:color="auto"/>
            <w:right w:val="none" w:sz="0" w:space="0" w:color="auto"/>
          </w:divBdr>
        </w:div>
        <w:div w:id="458955952">
          <w:marLeft w:val="640"/>
          <w:marRight w:val="0"/>
          <w:marTop w:val="0"/>
          <w:marBottom w:val="0"/>
          <w:divBdr>
            <w:top w:val="none" w:sz="0" w:space="0" w:color="auto"/>
            <w:left w:val="none" w:sz="0" w:space="0" w:color="auto"/>
            <w:bottom w:val="none" w:sz="0" w:space="0" w:color="auto"/>
            <w:right w:val="none" w:sz="0" w:space="0" w:color="auto"/>
          </w:divBdr>
        </w:div>
        <w:div w:id="452406762">
          <w:marLeft w:val="640"/>
          <w:marRight w:val="0"/>
          <w:marTop w:val="0"/>
          <w:marBottom w:val="0"/>
          <w:divBdr>
            <w:top w:val="none" w:sz="0" w:space="0" w:color="auto"/>
            <w:left w:val="none" w:sz="0" w:space="0" w:color="auto"/>
            <w:bottom w:val="none" w:sz="0" w:space="0" w:color="auto"/>
            <w:right w:val="none" w:sz="0" w:space="0" w:color="auto"/>
          </w:divBdr>
        </w:div>
        <w:div w:id="30620063">
          <w:marLeft w:val="640"/>
          <w:marRight w:val="0"/>
          <w:marTop w:val="0"/>
          <w:marBottom w:val="0"/>
          <w:divBdr>
            <w:top w:val="none" w:sz="0" w:space="0" w:color="auto"/>
            <w:left w:val="none" w:sz="0" w:space="0" w:color="auto"/>
            <w:bottom w:val="none" w:sz="0" w:space="0" w:color="auto"/>
            <w:right w:val="none" w:sz="0" w:space="0" w:color="auto"/>
          </w:divBdr>
        </w:div>
        <w:div w:id="546794900">
          <w:marLeft w:val="640"/>
          <w:marRight w:val="0"/>
          <w:marTop w:val="0"/>
          <w:marBottom w:val="0"/>
          <w:divBdr>
            <w:top w:val="none" w:sz="0" w:space="0" w:color="auto"/>
            <w:left w:val="none" w:sz="0" w:space="0" w:color="auto"/>
            <w:bottom w:val="none" w:sz="0" w:space="0" w:color="auto"/>
            <w:right w:val="none" w:sz="0" w:space="0" w:color="auto"/>
          </w:divBdr>
        </w:div>
        <w:div w:id="1868714348">
          <w:marLeft w:val="640"/>
          <w:marRight w:val="0"/>
          <w:marTop w:val="0"/>
          <w:marBottom w:val="0"/>
          <w:divBdr>
            <w:top w:val="none" w:sz="0" w:space="0" w:color="auto"/>
            <w:left w:val="none" w:sz="0" w:space="0" w:color="auto"/>
            <w:bottom w:val="none" w:sz="0" w:space="0" w:color="auto"/>
            <w:right w:val="none" w:sz="0" w:space="0" w:color="auto"/>
          </w:divBdr>
        </w:div>
        <w:div w:id="1105732463">
          <w:marLeft w:val="640"/>
          <w:marRight w:val="0"/>
          <w:marTop w:val="0"/>
          <w:marBottom w:val="0"/>
          <w:divBdr>
            <w:top w:val="none" w:sz="0" w:space="0" w:color="auto"/>
            <w:left w:val="none" w:sz="0" w:space="0" w:color="auto"/>
            <w:bottom w:val="none" w:sz="0" w:space="0" w:color="auto"/>
            <w:right w:val="none" w:sz="0" w:space="0" w:color="auto"/>
          </w:divBdr>
        </w:div>
        <w:div w:id="1870292513">
          <w:marLeft w:val="640"/>
          <w:marRight w:val="0"/>
          <w:marTop w:val="0"/>
          <w:marBottom w:val="0"/>
          <w:divBdr>
            <w:top w:val="none" w:sz="0" w:space="0" w:color="auto"/>
            <w:left w:val="none" w:sz="0" w:space="0" w:color="auto"/>
            <w:bottom w:val="none" w:sz="0" w:space="0" w:color="auto"/>
            <w:right w:val="none" w:sz="0" w:space="0" w:color="auto"/>
          </w:divBdr>
        </w:div>
        <w:div w:id="847674555">
          <w:marLeft w:val="640"/>
          <w:marRight w:val="0"/>
          <w:marTop w:val="0"/>
          <w:marBottom w:val="0"/>
          <w:divBdr>
            <w:top w:val="none" w:sz="0" w:space="0" w:color="auto"/>
            <w:left w:val="none" w:sz="0" w:space="0" w:color="auto"/>
            <w:bottom w:val="none" w:sz="0" w:space="0" w:color="auto"/>
            <w:right w:val="none" w:sz="0" w:space="0" w:color="auto"/>
          </w:divBdr>
        </w:div>
        <w:div w:id="1304431979">
          <w:marLeft w:val="640"/>
          <w:marRight w:val="0"/>
          <w:marTop w:val="0"/>
          <w:marBottom w:val="0"/>
          <w:divBdr>
            <w:top w:val="none" w:sz="0" w:space="0" w:color="auto"/>
            <w:left w:val="none" w:sz="0" w:space="0" w:color="auto"/>
            <w:bottom w:val="none" w:sz="0" w:space="0" w:color="auto"/>
            <w:right w:val="none" w:sz="0" w:space="0" w:color="auto"/>
          </w:divBdr>
        </w:div>
        <w:div w:id="1489517450">
          <w:marLeft w:val="640"/>
          <w:marRight w:val="0"/>
          <w:marTop w:val="0"/>
          <w:marBottom w:val="0"/>
          <w:divBdr>
            <w:top w:val="none" w:sz="0" w:space="0" w:color="auto"/>
            <w:left w:val="none" w:sz="0" w:space="0" w:color="auto"/>
            <w:bottom w:val="none" w:sz="0" w:space="0" w:color="auto"/>
            <w:right w:val="none" w:sz="0" w:space="0" w:color="auto"/>
          </w:divBdr>
        </w:div>
        <w:div w:id="1194146918">
          <w:marLeft w:val="640"/>
          <w:marRight w:val="0"/>
          <w:marTop w:val="0"/>
          <w:marBottom w:val="0"/>
          <w:divBdr>
            <w:top w:val="none" w:sz="0" w:space="0" w:color="auto"/>
            <w:left w:val="none" w:sz="0" w:space="0" w:color="auto"/>
            <w:bottom w:val="none" w:sz="0" w:space="0" w:color="auto"/>
            <w:right w:val="none" w:sz="0" w:space="0" w:color="auto"/>
          </w:divBdr>
        </w:div>
        <w:div w:id="992412377">
          <w:marLeft w:val="640"/>
          <w:marRight w:val="0"/>
          <w:marTop w:val="0"/>
          <w:marBottom w:val="0"/>
          <w:divBdr>
            <w:top w:val="none" w:sz="0" w:space="0" w:color="auto"/>
            <w:left w:val="none" w:sz="0" w:space="0" w:color="auto"/>
            <w:bottom w:val="none" w:sz="0" w:space="0" w:color="auto"/>
            <w:right w:val="none" w:sz="0" w:space="0" w:color="auto"/>
          </w:divBdr>
        </w:div>
        <w:div w:id="1446852660">
          <w:marLeft w:val="640"/>
          <w:marRight w:val="0"/>
          <w:marTop w:val="0"/>
          <w:marBottom w:val="0"/>
          <w:divBdr>
            <w:top w:val="none" w:sz="0" w:space="0" w:color="auto"/>
            <w:left w:val="none" w:sz="0" w:space="0" w:color="auto"/>
            <w:bottom w:val="none" w:sz="0" w:space="0" w:color="auto"/>
            <w:right w:val="none" w:sz="0" w:space="0" w:color="auto"/>
          </w:divBdr>
        </w:div>
        <w:div w:id="998919786">
          <w:marLeft w:val="640"/>
          <w:marRight w:val="0"/>
          <w:marTop w:val="0"/>
          <w:marBottom w:val="0"/>
          <w:divBdr>
            <w:top w:val="none" w:sz="0" w:space="0" w:color="auto"/>
            <w:left w:val="none" w:sz="0" w:space="0" w:color="auto"/>
            <w:bottom w:val="none" w:sz="0" w:space="0" w:color="auto"/>
            <w:right w:val="none" w:sz="0" w:space="0" w:color="auto"/>
          </w:divBdr>
        </w:div>
        <w:div w:id="1466047582">
          <w:marLeft w:val="640"/>
          <w:marRight w:val="0"/>
          <w:marTop w:val="0"/>
          <w:marBottom w:val="0"/>
          <w:divBdr>
            <w:top w:val="none" w:sz="0" w:space="0" w:color="auto"/>
            <w:left w:val="none" w:sz="0" w:space="0" w:color="auto"/>
            <w:bottom w:val="none" w:sz="0" w:space="0" w:color="auto"/>
            <w:right w:val="none" w:sz="0" w:space="0" w:color="auto"/>
          </w:divBdr>
        </w:div>
        <w:div w:id="1661234454">
          <w:marLeft w:val="640"/>
          <w:marRight w:val="0"/>
          <w:marTop w:val="0"/>
          <w:marBottom w:val="0"/>
          <w:divBdr>
            <w:top w:val="none" w:sz="0" w:space="0" w:color="auto"/>
            <w:left w:val="none" w:sz="0" w:space="0" w:color="auto"/>
            <w:bottom w:val="none" w:sz="0" w:space="0" w:color="auto"/>
            <w:right w:val="none" w:sz="0" w:space="0" w:color="auto"/>
          </w:divBdr>
        </w:div>
        <w:div w:id="100613854">
          <w:marLeft w:val="640"/>
          <w:marRight w:val="0"/>
          <w:marTop w:val="0"/>
          <w:marBottom w:val="0"/>
          <w:divBdr>
            <w:top w:val="none" w:sz="0" w:space="0" w:color="auto"/>
            <w:left w:val="none" w:sz="0" w:space="0" w:color="auto"/>
            <w:bottom w:val="none" w:sz="0" w:space="0" w:color="auto"/>
            <w:right w:val="none" w:sz="0" w:space="0" w:color="auto"/>
          </w:divBdr>
        </w:div>
        <w:div w:id="1821001561">
          <w:marLeft w:val="640"/>
          <w:marRight w:val="0"/>
          <w:marTop w:val="0"/>
          <w:marBottom w:val="0"/>
          <w:divBdr>
            <w:top w:val="none" w:sz="0" w:space="0" w:color="auto"/>
            <w:left w:val="none" w:sz="0" w:space="0" w:color="auto"/>
            <w:bottom w:val="none" w:sz="0" w:space="0" w:color="auto"/>
            <w:right w:val="none" w:sz="0" w:space="0" w:color="auto"/>
          </w:divBdr>
        </w:div>
        <w:div w:id="880047800">
          <w:marLeft w:val="640"/>
          <w:marRight w:val="0"/>
          <w:marTop w:val="0"/>
          <w:marBottom w:val="0"/>
          <w:divBdr>
            <w:top w:val="none" w:sz="0" w:space="0" w:color="auto"/>
            <w:left w:val="none" w:sz="0" w:space="0" w:color="auto"/>
            <w:bottom w:val="none" w:sz="0" w:space="0" w:color="auto"/>
            <w:right w:val="none" w:sz="0" w:space="0" w:color="auto"/>
          </w:divBdr>
        </w:div>
        <w:div w:id="466509424">
          <w:marLeft w:val="640"/>
          <w:marRight w:val="0"/>
          <w:marTop w:val="0"/>
          <w:marBottom w:val="0"/>
          <w:divBdr>
            <w:top w:val="none" w:sz="0" w:space="0" w:color="auto"/>
            <w:left w:val="none" w:sz="0" w:space="0" w:color="auto"/>
            <w:bottom w:val="none" w:sz="0" w:space="0" w:color="auto"/>
            <w:right w:val="none" w:sz="0" w:space="0" w:color="auto"/>
          </w:divBdr>
        </w:div>
        <w:div w:id="430203779">
          <w:marLeft w:val="640"/>
          <w:marRight w:val="0"/>
          <w:marTop w:val="0"/>
          <w:marBottom w:val="0"/>
          <w:divBdr>
            <w:top w:val="none" w:sz="0" w:space="0" w:color="auto"/>
            <w:left w:val="none" w:sz="0" w:space="0" w:color="auto"/>
            <w:bottom w:val="none" w:sz="0" w:space="0" w:color="auto"/>
            <w:right w:val="none" w:sz="0" w:space="0" w:color="auto"/>
          </w:divBdr>
        </w:div>
        <w:div w:id="1205173452">
          <w:marLeft w:val="640"/>
          <w:marRight w:val="0"/>
          <w:marTop w:val="0"/>
          <w:marBottom w:val="0"/>
          <w:divBdr>
            <w:top w:val="none" w:sz="0" w:space="0" w:color="auto"/>
            <w:left w:val="none" w:sz="0" w:space="0" w:color="auto"/>
            <w:bottom w:val="none" w:sz="0" w:space="0" w:color="auto"/>
            <w:right w:val="none" w:sz="0" w:space="0" w:color="auto"/>
          </w:divBdr>
        </w:div>
        <w:div w:id="1355961636">
          <w:marLeft w:val="640"/>
          <w:marRight w:val="0"/>
          <w:marTop w:val="0"/>
          <w:marBottom w:val="0"/>
          <w:divBdr>
            <w:top w:val="none" w:sz="0" w:space="0" w:color="auto"/>
            <w:left w:val="none" w:sz="0" w:space="0" w:color="auto"/>
            <w:bottom w:val="none" w:sz="0" w:space="0" w:color="auto"/>
            <w:right w:val="none" w:sz="0" w:space="0" w:color="auto"/>
          </w:divBdr>
        </w:div>
        <w:div w:id="1882789815">
          <w:marLeft w:val="640"/>
          <w:marRight w:val="0"/>
          <w:marTop w:val="0"/>
          <w:marBottom w:val="0"/>
          <w:divBdr>
            <w:top w:val="none" w:sz="0" w:space="0" w:color="auto"/>
            <w:left w:val="none" w:sz="0" w:space="0" w:color="auto"/>
            <w:bottom w:val="none" w:sz="0" w:space="0" w:color="auto"/>
            <w:right w:val="none" w:sz="0" w:space="0" w:color="auto"/>
          </w:divBdr>
        </w:div>
        <w:div w:id="1347056126">
          <w:marLeft w:val="640"/>
          <w:marRight w:val="0"/>
          <w:marTop w:val="0"/>
          <w:marBottom w:val="0"/>
          <w:divBdr>
            <w:top w:val="none" w:sz="0" w:space="0" w:color="auto"/>
            <w:left w:val="none" w:sz="0" w:space="0" w:color="auto"/>
            <w:bottom w:val="none" w:sz="0" w:space="0" w:color="auto"/>
            <w:right w:val="none" w:sz="0" w:space="0" w:color="auto"/>
          </w:divBdr>
        </w:div>
        <w:div w:id="1330252956">
          <w:marLeft w:val="640"/>
          <w:marRight w:val="0"/>
          <w:marTop w:val="0"/>
          <w:marBottom w:val="0"/>
          <w:divBdr>
            <w:top w:val="none" w:sz="0" w:space="0" w:color="auto"/>
            <w:left w:val="none" w:sz="0" w:space="0" w:color="auto"/>
            <w:bottom w:val="none" w:sz="0" w:space="0" w:color="auto"/>
            <w:right w:val="none" w:sz="0" w:space="0" w:color="auto"/>
          </w:divBdr>
        </w:div>
        <w:div w:id="957953958">
          <w:marLeft w:val="640"/>
          <w:marRight w:val="0"/>
          <w:marTop w:val="0"/>
          <w:marBottom w:val="0"/>
          <w:divBdr>
            <w:top w:val="none" w:sz="0" w:space="0" w:color="auto"/>
            <w:left w:val="none" w:sz="0" w:space="0" w:color="auto"/>
            <w:bottom w:val="none" w:sz="0" w:space="0" w:color="auto"/>
            <w:right w:val="none" w:sz="0" w:space="0" w:color="auto"/>
          </w:divBdr>
        </w:div>
        <w:div w:id="2126079373">
          <w:marLeft w:val="640"/>
          <w:marRight w:val="0"/>
          <w:marTop w:val="0"/>
          <w:marBottom w:val="0"/>
          <w:divBdr>
            <w:top w:val="none" w:sz="0" w:space="0" w:color="auto"/>
            <w:left w:val="none" w:sz="0" w:space="0" w:color="auto"/>
            <w:bottom w:val="none" w:sz="0" w:space="0" w:color="auto"/>
            <w:right w:val="none" w:sz="0" w:space="0" w:color="auto"/>
          </w:divBdr>
        </w:div>
        <w:div w:id="19402716">
          <w:marLeft w:val="640"/>
          <w:marRight w:val="0"/>
          <w:marTop w:val="0"/>
          <w:marBottom w:val="0"/>
          <w:divBdr>
            <w:top w:val="none" w:sz="0" w:space="0" w:color="auto"/>
            <w:left w:val="none" w:sz="0" w:space="0" w:color="auto"/>
            <w:bottom w:val="none" w:sz="0" w:space="0" w:color="auto"/>
            <w:right w:val="none" w:sz="0" w:space="0" w:color="auto"/>
          </w:divBdr>
        </w:div>
        <w:div w:id="1706717088">
          <w:marLeft w:val="640"/>
          <w:marRight w:val="0"/>
          <w:marTop w:val="0"/>
          <w:marBottom w:val="0"/>
          <w:divBdr>
            <w:top w:val="none" w:sz="0" w:space="0" w:color="auto"/>
            <w:left w:val="none" w:sz="0" w:space="0" w:color="auto"/>
            <w:bottom w:val="none" w:sz="0" w:space="0" w:color="auto"/>
            <w:right w:val="none" w:sz="0" w:space="0" w:color="auto"/>
          </w:divBdr>
        </w:div>
        <w:div w:id="2030568387">
          <w:marLeft w:val="640"/>
          <w:marRight w:val="0"/>
          <w:marTop w:val="0"/>
          <w:marBottom w:val="0"/>
          <w:divBdr>
            <w:top w:val="none" w:sz="0" w:space="0" w:color="auto"/>
            <w:left w:val="none" w:sz="0" w:space="0" w:color="auto"/>
            <w:bottom w:val="none" w:sz="0" w:space="0" w:color="auto"/>
            <w:right w:val="none" w:sz="0" w:space="0" w:color="auto"/>
          </w:divBdr>
        </w:div>
        <w:div w:id="1248267171">
          <w:marLeft w:val="640"/>
          <w:marRight w:val="0"/>
          <w:marTop w:val="0"/>
          <w:marBottom w:val="0"/>
          <w:divBdr>
            <w:top w:val="none" w:sz="0" w:space="0" w:color="auto"/>
            <w:left w:val="none" w:sz="0" w:space="0" w:color="auto"/>
            <w:bottom w:val="none" w:sz="0" w:space="0" w:color="auto"/>
            <w:right w:val="none" w:sz="0" w:space="0" w:color="auto"/>
          </w:divBdr>
        </w:div>
        <w:div w:id="1976090">
          <w:marLeft w:val="640"/>
          <w:marRight w:val="0"/>
          <w:marTop w:val="0"/>
          <w:marBottom w:val="0"/>
          <w:divBdr>
            <w:top w:val="none" w:sz="0" w:space="0" w:color="auto"/>
            <w:left w:val="none" w:sz="0" w:space="0" w:color="auto"/>
            <w:bottom w:val="none" w:sz="0" w:space="0" w:color="auto"/>
            <w:right w:val="none" w:sz="0" w:space="0" w:color="auto"/>
          </w:divBdr>
        </w:div>
        <w:div w:id="628433240">
          <w:marLeft w:val="640"/>
          <w:marRight w:val="0"/>
          <w:marTop w:val="0"/>
          <w:marBottom w:val="0"/>
          <w:divBdr>
            <w:top w:val="none" w:sz="0" w:space="0" w:color="auto"/>
            <w:left w:val="none" w:sz="0" w:space="0" w:color="auto"/>
            <w:bottom w:val="none" w:sz="0" w:space="0" w:color="auto"/>
            <w:right w:val="none" w:sz="0" w:space="0" w:color="auto"/>
          </w:divBdr>
        </w:div>
        <w:div w:id="875198771">
          <w:marLeft w:val="640"/>
          <w:marRight w:val="0"/>
          <w:marTop w:val="0"/>
          <w:marBottom w:val="0"/>
          <w:divBdr>
            <w:top w:val="none" w:sz="0" w:space="0" w:color="auto"/>
            <w:left w:val="none" w:sz="0" w:space="0" w:color="auto"/>
            <w:bottom w:val="none" w:sz="0" w:space="0" w:color="auto"/>
            <w:right w:val="none" w:sz="0" w:space="0" w:color="auto"/>
          </w:divBdr>
        </w:div>
        <w:div w:id="1195732723">
          <w:marLeft w:val="640"/>
          <w:marRight w:val="0"/>
          <w:marTop w:val="0"/>
          <w:marBottom w:val="0"/>
          <w:divBdr>
            <w:top w:val="none" w:sz="0" w:space="0" w:color="auto"/>
            <w:left w:val="none" w:sz="0" w:space="0" w:color="auto"/>
            <w:bottom w:val="none" w:sz="0" w:space="0" w:color="auto"/>
            <w:right w:val="none" w:sz="0" w:space="0" w:color="auto"/>
          </w:divBdr>
        </w:div>
        <w:div w:id="2058503332">
          <w:marLeft w:val="640"/>
          <w:marRight w:val="0"/>
          <w:marTop w:val="0"/>
          <w:marBottom w:val="0"/>
          <w:divBdr>
            <w:top w:val="none" w:sz="0" w:space="0" w:color="auto"/>
            <w:left w:val="none" w:sz="0" w:space="0" w:color="auto"/>
            <w:bottom w:val="none" w:sz="0" w:space="0" w:color="auto"/>
            <w:right w:val="none" w:sz="0" w:space="0" w:color="auto"/>
          </w:divBdr>
        </w:div>
        <w:div w:id="1602181050">
          <w:marLeft w:val="640"/>
          <w:marRight w:val="0"/>
          <w:marTop w:val="0"/>
          <w:marBottom w:val="0"/>
          <w:divBdr>
            <w:top w:val="none" w:sz="0" w:space="0" w:color="auto"/>
            <w:left w:val="none" w:sz="0" w:space="0" w:color="auto"/>
            <w:bottom w:val="none" w:sz="0" w:space="0" w:color="auto"/>
            <w:right w:val="none" w:sz="0" w:space="0" w:color="auto"/>
          </w:divBdr>
        </w:div>
        <w:div w:id="769591365">
          <w:marLeft w:val="640"/>
          <w:marRight w:val="0"/>
          <w:marTop w:val="0"/>
          <w:marBottom w:val="0"/>
          <w:divBdr>
            <w:top w:val="none" w:sz="0" w:space="0" w:color="auto"/>
            <w:left w:val="none" w:sz="0" w:space="0" w:color="auto"/>
            <w:bottom w:val="none" w:sz="0" w:space="0" w:color="auto"/>
            <w:right w:val="none" w:sz="0" w:space="0" w:color="auto"/>
          </w:divBdr>
        </w:div>
        <w:div w:id="1209417710">
          <w:marLeft w:val="640"/>
          <w:marRight w:val="0"/>
          <w:marTop w:val="0"/>
          <w:marBottom w:val="0"/>
          <w:divBdr>
            <w:top w:val="none" w:sz="0" w:space="0" w:color="auto"/>
            <w:left w:val="none" w:sz="0" w:space="0" w:color="auto"/>
            <w:bottom w:val="none" w:sz="0" w:space="0" w:color="auto"/>
            <w:right w:val="none" w:sz="0" w:space="0" w:color="auto"/>
          </w:divBdr>
        </w:div>
        <w:div w:id="749038753">
          <w:marLeft w:val="640"/>
          <w:marRight w:val="0"/>
          <w:marTop w:val="0"/>
          <w:marBottom w:val="0"/>
          <w:divBdr>
            <w:top w:val="none" w:sz="0" w:space="0" w:color="auto"/>
            <w:left w:val="none" w:sz="0" w:space="0" w:color="auto"/>
            <w:bottom w:val="none" w:sz="0" w:space="0" w:color="auto"/>
            <w:right w:val="none" w:sz="0" w:space="0" w:color="auto"/>
          </w:divBdr>
        </w:div>
        <w:div w:id="190412615">
          <w:marLeft w:val="640"/>
          <w:marRight w:val="0"/>
          <w:marTop w:val="0"/>
          <w:marBottom w:val="0"/>
          <w:divBdr>
            <w:top w:val="none" w:sz="0" w:space="0" w:color="auto"/>
            <w:left w:val="none" w:sz="0" w:space="0" w:color="auto"/>
            <w:bottom w:val="none" w:sz="0" w:space="0" w:color="auto"/>
            <w:right w:val="none" w:sz="0" w:space="0" w:color="auto"/>
          </w:divBdr>
        </w:div>
      </w:divsChild>
    </w:div>
    <w:div w:id="405998659">
      <w:bodyDiv w:val="1"/>
      <w:marLeft w:val="0"/>
      <w:marRight w:val="0"/>
      <w:marTop w:val="0"/>
      <w:marBottom w:val="0"/>
      <w:divBdr>
        <w:top w:val="none" w:sz="0" w:space="0" w:color="auto"/>
        <w:left w:val="none" w:sz="0" w:space="0" w:color="auto"/>
        <w:bottom w:val="none" w:sz="0" w:space="0" w:color="auto"/>
        <w:right w:val="none" w:sz="0" w:space="0" w:color="auto"/>
      </w:divBdr>
      <w:divsChild>
        <w:div w:id="483131885">
          <w:marLeft w:val="640"/>
          <w:marRight w:val="0"/>
          <w:marTop w:val="0"/>
          <w:marBottom w:val="0"/>
          <w:divBdr>
            <w:top w:val="none" w:sz="0" w:space="0" w:color="auto"/>
            <w:left w:val="none" w:sz="0" w:space="0" w:color="auto"/>
            <w:bottom w:val="none" w:sz="0" w:space="0" w:color="auto"/>
            <w:right w:val="none" w:sz="0" w:space="0" w:color="auto"/>
          </w:divBdr>
        </w:div>
        <w:div w:id="1763791588">
          <w:marLeft w:val="640"/>
          <w:marRight w:val="0"/>
          <w:marTop w:val="0"/>
          <w:marBottom w:val="0"/>
          <w:divBdr>
            <w:top w:val="none" w:sz="0" w:space="0" w:color="auto"/>
            <w:left w:val="none" w:sz="0" w:space="0" w:color="auto"/>
            <w:bottom w:val="none" w:sz="0" w:space="0" w:color="auto"/>
            <w:right w:val="none" w:sz="0" w:space="0" w:color="auto"/>
          </w:divBdr>
        </w:div>
        <w:div w:id="270284787">
          <w:marLeft w:val="640"/>
          <w:marRight w:val="0"/>
          <w:marTop w:val="0"/>
          <w:marBottom w:val="0"/>
          <w:divBdr>
            <w:top w:val="none" w:sz="0" w:space="0" w:color="auto"/>
            <w:left w:val="none" w:sz="0" w:space="0" w:color="auto"/>
            <w:bottom w:val="none" w:sz="0" w:space="0" w:color="auto"/>
            <w:right w:val="none" w:sz="0" w:space="0" w:color="auto"/>
          </w:divBdr>
        </w:div>
        <w:div w:id="2121803501">
          <w:marLeft w:val="640"/>
          <w:marRight w:val="0"/>
          <w:marTop w:val="0"/>
          <w:marBottom w:val="0"/>
          <w:divBdr>
            <w:top w:val="none" w:sz="0" w:space="0" w:color="auto"/>
            <w:left w:val="none" w:sz="0" w:space="0" w:color="auto"/>
            <w:bottom w:val="none" w:sz="0" w:space="0" w:color="auto"/>
            <w:right w:val="none" w:sz="0" w:space="0" w:color="auto"/>
          </w:divBdr>
        </w:div>
        <w:div w:id="1811631233">
          <w:marLeft w:val="640"/>
          <w:marRight w:val="0"/>
          <w:marTop w:val="0"/>
          <w:marBottom w:val="0"/>
          <w:divBdr>
            <w:top w:val="none" w:sz="0" w:space="0" w:color="auto"/>
            <w:left w:val="none" w:sz="0" w:space="0" w:color="auto"/>
            <w:bottom w:val="none" w:sz="0" w:space="0" w:color="auto"/>
            <w:right w:val="none" w:sz="0" w:space="0" w:color="auto"/>
          </w:divBdr>
        </w:div>
        <w:div w:id="224876421">
          <w:marLeft w:val="640"/>
          <w:marRight w:val="0"/>
          <w:marTop w:val="0"/>
          <w:marBottom w:val="0"/>
          <w:divBdr>
            <w:top w:val="none" w:sz="0" w:space="0" w:color="auto"/>
            <w:left w:val="none" w:sz="0" w:space="0" w:color="auto"/>
            <w:bottom w:val="none" w:sz="0" w:space="0" w:color="auto"/>
            <w:right w:val="none" w:sz="0" w:space="0" w:color="auto"/>
          </w:divBdr>
        </w:div>
        <w:div w:id="1000429294">
          <w:marLeft w:val="640"/>
          <w:marRight w:val="0"/>
          <w:marTop w:val="0"/>
          <w:marBottom w:val="0"/>
          <w:divBdr>
            <w:top w:val="none" w:sz="0" w:space="0" w:color="auto"/>
            <w:left w:val="none" w:sz="0" w:space="0" w:color="auto"/>
            <w:bottom w:val="none" w:sz="0" w:space="0" w:color="auto"/>
            <w:right w:val="none" w:sz="0" w:space="0" w:color="auto"/>
          </w:divBdr>
        </w:div>
        <w:div w:id="421604793">
          <w:marLeft w:val="640"/>
          <w:marRight w:val="0"/>
          <w:marTop w:val="0"/>
          <w:marBottom w:val="0"/>
          <w:divBdr>
            <w:top w:val="none" w:sz="0" w:space="0" w:color="auto"/>
            <w:left w:val="none" w:sz="0" w:space="0" w:color="auto"/>
            <w:bottom w:val="none" w:sz="0" w:space="0" w:color="auto"/>
            <w:right w:val="none" w:sz="0" w:space="0" w:color="auto"/>
          </w:divBdr>
        </w:div>
        <w:div w:id="391929101">
          <w:marLeft w:val="640"/>
          <w:marRight w:val="0"/>
          <w:marTop w:val="0"/>
          <w:marBottom w:val="0"/>
          <w:divBdr>
            <w:top w:val="none" w:sz="0" w:space="0" w:color="auto"/>
            <w:left w:val="none" w:sz="0" w:space="0" w:color="auto"/>
            <w:bottom w:val="none" w:sz="0" w:space="0" w:color="auto"/>
            <w:right w:val="none" w:sz="0" w:space="0" w:color="auto"/>
          </w:divBdr>
        </w:div>
        <w:div w:id="1431269913">
          <w:marLeft w:val="640"/>
          <w:marRight w:val="0"/>
          <w:marTop w:val="0"/>
          <w:marBottom w:val="0"/>
          <w:divBdr>
            <w:top w:val="none" w:sz="0" w:space="0" w:color="auto"/>
            <w:left w:val="none" w:sz="0" w:space="0" w:color="auto"/>
            <w:bottom w:val="none" w:sz="0" w:space="0" w:color="auto"/>
            <w:right w:val="none" w:sz="0" w:space="0" w:color="auto"/>
          </w:divBdr>
        </w:div>
        <w:div w:id="1111390932">
          <w:marLeft w:val="640"/>
          <w:marRight w:val="0"/>
          <w:marTop w:val="0"/>
          <w:marBottom w:val="0"/>
          <w:divBdr>
            <w:top w:val="none" w:sz="0" w:space="0" w:color="auto"/>
            <w:left w:val="none" w:sz="0" w:space="0" w:color="auto"/>
            <w:bottom w:val="none" w:sz="0" w:space="0" w:color="auto"/>
            <w:right w:val="none" w:sz="0" w:space="0" w:color="auto"/>
          </w:divBdr>
        </w:div>
        <w:div w:id="851994219">
          <w:marLeft w:val="640"/>
          <w:marRight w:val="0"/>
          <w:marTop w:val="0"/>
          <w:marBottom w:val="0"/>
          <w:divBdr>
            <w:top w:val="none" w:sz="0" w:space="0" w:color="auto"/>
            <w:left w:val="none" w:sz="0" w:space="0" w:color="auto"/>
            <w:bottom w:val="none" w:sz="0" w:space="0" w:color="auto"/>
            <w:right w:val="none" w:sz="0" w:space="0" w:color="auto"/>
          </w:divBdr>
        </w:div>
        <w:div w:id="1029992764">
          <w:marLeft w:val="640"/>
          <w:marRight w:val="0"/>
          <w:marTop w:val="0"/>
          <w:marBottom w:val="0"/>
          <w:divBdr>
            <w:top w:val="none" w:sz="0" w:space="0" w:color="auto"/>
            <w:left w:val="none" w:sz="0" w:space="0" w:color="auto"/>
            <w:bottom w:val="none" w:sz="0" w:space="0" w:color="auto"/>
            <w:right w:val="none" w:sz="0" w:space="0" w:color="auto"/>
          </w:divBdr>
        </w:div>
        <w:div w:id="646280808">
          <w:marLeft w:val="640"/>
          <w:marRight w:val="0"/>
          <w:marTop w:val="0"/>
          <w:marBottom w:val="0"/>
          <w:divBdr>
            <w:top w:val="none" w:sz="0" w:space="0" w:color="auto"/>
            <w:left w:val="none" w:sz="0" w:space="0" w:color="auto"/>
            <w:bottom w:val="none" w:sz="0" w:space="0" w:color="auto"/>
            <w:right w:val="none" w:sz="0" w:space="0" w:color="auto"/>
          </w:divBdr>
        </w:div>
        <w:div w:id="390540296">
          <w:marLeft w:val="640"/>
          <w:marRight w:val="0"/>
          <w:marTop w:val="0"/>
          <w:marBottom w:val="0"/>
          <w:divBdr>
            <w:top w:val="none" w:sz="0" w:space="0" w:color="auto"/>
            <w:left w:val="none" w:sz="0" w:space="0" w:color="auto"/>
            <w:bottom w:val="none" w:sz="0" w:space="0" w:color="auto"/>
            <w:right w:val="none" w:sz="0" w:space="0" w:color="auto"/>
          </w:divBdr>
        </w:div>
        <w:div w:id="1123812950">
          <w:marLeft w:val="640"/>
          <w:marRight w:val="0"/>
          <w:marTop w:val="0"/>
          <w:marBottom w:val="0"/>
          <w:divBdr>
            <w:top w:val="none" w:sz="0" w:space="0" w:color="auto"/>
            <w:left w:val="none" w:sz="0" w:space="0" w:color="auto"/>
            <w:bottom w:val="none" w:sz="0" w:space="0" w:color="auto"/>
            <w:right w:val="none" w:sz="0" w:space="0" w:color="auto"/>
          </w:divBdr>
        </w:div>
        <w:div w:id="473914029">
          <w:marLeft w:val="640"/>
          <w:marRight w:val="0"/>
          <w:marTop w:val="0"/>
          <w:marBottom w:val="0"/>
          <w:divBdr>
            <w:top w:val="none" w:sz="0" w:space="0" w:color="auto"/>
            <w:left w:val="none" w:sz="0" w:space="0" w:color="auto"/>
            <w:bottom w:val="none" w:sz="0" w:space="0" w:color="auto"/>
            <w:right w:val="none" w:sz="0" w:space="0" w:color="auto"/>
          </w:divBdr>
        </w:div>
        <w:div w:id="1173255427">
          <w:marLeft w:val="640"/>
          <w:marRight w:val="0"/>
          <w:marTop w:val="0"/>
          <w:marBottom w:val="0"/>
          <w:divBdr>
            <w:top w:val="none" w:sz="0" w:space="0" w:color="auto"/>
            <w:left w:val="none" w:sz="0" w:space="0" w:color="auto"/>
            <w:bottom w:val="none" w:sz="0" w:space="0" w:color="auto"/>
            <w:right w:val="none" w:sz="0" w:space="0" w:color="auto"/>
          </w:divBdr>
        </w:div>
        <w:div w:id="768886995">
          <w:marLeft w:val="640"/>
          <w:marRight w:val="0"/>
          <w:marTop w:val="0"/>
          <w:marBottom w:val="0"/>
          <w:divBdr>
            <w:top w:val="none" w:sz="0" w:space="0" w:color="auto"/>
            <w:left w:val="none" w:sz="0" w:space="0" w:color="auto"/>
            <w:bottom w:val="none" w:sz="0" w:space="0" w:color="auto"/>
            <w:right w:val="none" w:sz="0" w:space="0" w:color="auto"/>
          </w:divBdr>
        </w:div>
        <w:div w:id="1548839758">
          <w:marLeft w:val="640"/>
          <w:marRight w:val="0"/>
          <w:marTop w:val="0"/>
          <w:marBottom w:val="0"/>
          <w:divBdr>
            <w:top w:val="none" w:sz="0" w:space="0" w:color="auto"/>
            <w:left w:val="none" w:sz="0" w:space="0" w:color="auto"/>
            <w:bottom w:val="none" w:sz="0" w:space="0" w:color="auto"/>
            <w:right w:val="none" w:sz="0" w:space="0" w:color="auto"/>
          </w:divBdr>
        </w:div>
        <w:div w:id="690961649">
          <w:marLeft w:val="640"/>
          <w:marRight w:val="0"/>
          <w:marTop w:val="0"/>
          <w:marBottom w:val="0"/>
          <w:divBdr>
            <w:top w:val="none" w:sz="0" w:space="0" w:color="auto"/>
            <w:left w:val="none" w:sz="0" w:space="0" w:color="auto"/>
            <w:bottom w:val="none" w:sz="0" w:space="0" w:color="auto"/>
            <w:right w:val="none" w:sz="0" w:space="0" w:color="auto"/>
          </w:divBdr>
        </w:div>
        <w:div w:id="2130121897">
          <w:marLeft w:val="640"/>
          <w:marRight w:val="0"/>
          <w:marTop w:val="0"/>
          <w:marBottom w:val="0"/>
          <w:divBdr>
            <w:top w:val="none" w:sz="0" w:space="0" w:color="auto"/>
            <w:left w:val="none" w:sz="0" w:space="0" w:color="auto"/>
            <w:bottom w:val="none" w:sz="0" w:space="0" w:color="auto"/>
            <w:right w:val="none" w:sz="0" w:space="0" w:color="auto"/>
          </w:divBdr>
        </w:div>
        <w:div w:id="650057328">
          <w:marLeft w:val="640"/>
          <w:marRight w:val="0"/>
          <w:marTop w:val="0"/>
          <w:marBottom w:val="0"/>
          <w:divBdr>
            <w:top w:val="none" w:sz="0" w:space="0" w:color="auto"/>
            <w:left w:val="none" w:sz="0" w:space="0" w:color="auto"/>
            <w:bottom w:val="none" w:sz="0" w:space="0" w:color="auto"/>
            <w:right w:val="none" w:sz="0" w:space="0" w:color="auto"/>
          </w:divBdr>
        </w:div>
        <w:div w:id="1375232340">
          <w:marLeft w:val="640"/>
          <w:marRight w:val="0"/>
          <w:marTop w:val="0"/>
          <w:marBottom w:val="0"/>
          <w:divBdr>
            <w:top w:val="none" w:sz="0" w:space="0" w:color="auto"/>
            <w:left w:val="none" w:sz="0" w:space="0" w:color="auto"/>
            <w:bottom w:val="none" w:sz="0" w:space="0" w:color="auto"/>
            <w:right w:val="none" w:sz="0" w:space="0" w:color="auto"/>
          </w:divBdr>
        </w:div>
        <w:div w:id="2069301259">
          <w:marLeft w:val="640"/>
          <w:marRight w:val="0"/>
          <w:marTop w:val="0"/>
          <w:marBottom w:val="0"/>
          <w:divBdr>
            <w:top w:val="none" w:sz="0" w:space="0" w:color="auto"/>
            <w:left w:val="none" w:sz="0" w:space="0" w:color="auto"/>
            <w:bottom w:val="none" w:sz="0" w:space="0" w:color="auto"/>
            <w:right w:val="none" w:sz="0" w:space="0" w:color="auto"/>
          </w:divBdr>
        </w:div>
        <w:div w:id="689451567">
          <w:marLeft w:val="640"/>
          <w:marRight w:val="0"/>
          <w:marTop w:val="0"/>
          <w:marBottom w:val="0"/>
          <w:divBdr>
            <w:top w:val="none" w:sz="0" w:space="0" w:color="auto"/>
            <w:left w:val="none" w:sz="0" w:space="0" w:color="auto"/>
            <w:bottom w:val="none" w:sz="0" w:space="0" w:color="auto"/>
            <w:right w:val="none" w:sz="0" w:space="0" w:color="auto"/>
          </w:divBdr>
        </w:div>
        <w:div w:id="1509978670">
          <w:marLeft w:val="640"/>
          <w:marRight w:val="0"/>
          <w:marTop w:val="0"/>
          <w:marBottom w:val="0"/>
          <w:divBdr>
            <w:top w:val="none" w:sz="0" w:space="0" w:color="auto"/>
            <w:left w:val="none" w:sz="0" w:space="0" w:color="auto"/>
            <w:bottom w:val="none" w:sz="0" w:space="0" w:color="auto"/>
            <w:right w:val="none" w:sz="0" w:space="0" w:color="auto"/>
          </w:divBdr>
        </w:div>
        <w:div w:id="190801288">
          <w:marLeft w:val="640"/>
          <w:marRight w:val="0"/>
          <w:marTop w:val="0"/>
          <w:marBottom w:val="0"/>
          <w:divBdr>
            <w:top w:val="none" w:sz="0" w:space="0" w:color="auto"/>
            <w:left w:val="none" w:sz="0" w:space="0" w:color="auto"/>
            <w:bottom w:val="none" w:sz="0" w:space="0" w:color="auto"/>
            <w:right w:val="none" w:sz="0" w:space="0" w:color="auto"/>
          </w:divBdr>
        </w:div>
        <w:div w:id="1068922156">
          <w:marLeft w:val="640"/>
          <w:marRight w:val="0"/>
          <w:marTop w:val="0"/>
          <w:marBottom w:val="0"/>
          <w:divBdr>
            <w:top w:val="none" w:sz="0" w:space="0" w:color="auto"/>
            <w:left w:val="none" w:sz="0" w:space="0" w:color="auto"/>
            <w:bottom w:val="none" w:sz="0" w:space="0" w:color="auto"/>
            <w:right w:val="none" w:sz="0" w:space="0" w:color="auto"/>
          </w:divBdr>
        </w:div>
        <w:div w:id="845293443">
          <w:marLeft w:val="640"/>
          <w:marRight w:val="0"/>
          <w:marTop w:val="0"/>
          <w:marBottom w:val="0"/>
          <w:divBdr>
            <w:top w:val="none" w:sz="0" w:space="0" w:color="auto"/>
            <w:left w:val="none" w:sz="0" w:space="0" w:color="auto"/>
            <w:bottom w:val="none" w:sz="0" w:space="0" w:color="auto"/>
            <w:right w:val="none" w:sz="0" w:space="0" w:color="auto"/>
          </w:divBdr>
        </w:div>
        <w:div w:id="1929001709">
          <w:marLeft w:val="640"/>
          <w:marRight w:val="0"/>
          <w:marTop w:val="0"/>
          <w:marBottom w:val="0"/>
          <w:divBdr>
            <w:top w:val="none" w:sz="0" w:space="0" w:color="auto"/>
            <w:left w:val="none" w:sz="0" w:space="0" w:color="auto"/>
            <w:bottom w:val="none" w:sz="0" w:space="0" w:color="auto"/>
            <w:right w:val="none" w:sz="0" w:space="0" w:color="auto"/>
          </w:divBdr>
        </w:div>
        <w:div w:id="543062901">
          <w:marLeft w:val="640"/>
          <w:marRight w:val="0"/>
          <w:marTop w:val="0"/>
          <w:marBottom w:val="0"/>
          <w:divBdr>
            <w:top w:val="none" w:sz="0" w:space="0" w:color="auto"/>
            <w:left w:val="none" w:sz="0" w:space="0" w:color="auto"/>
            <w:bottom w:val="none" w:sz="0" w:space="0" w:color="auto"/>
            <w:right w:val="none" w:sz="0" w:space="0" w:color="auto"/>
          </w:divBdr>
        </w:div>
        <w:div w:id="1923948775">
          <w:marLeft w:val="640"/>
          <w:marRight w:val="0"/>
          <w:marTop w:val="0"/>
          <w:marBottom w:val="0"/>
          <w:divBdr>
            <w:top w:val="none" w:sz="0" w:space="0" w:color="auto"/>
            <w:left w:val="none" w:sz="0" w:space="0" w:color="auto"/>
            <w:bottom w:val="none" w:sz="0" w:space="0" w:color="auto"/>
            <w:right w:val="none" w:sz="0" w:space="0" w:color="auto"/>
          </w:divBdr>
        </w:div>
        <w:div w:id="1260288247">
          <w:marLeft w:val="640"/>
          <w:marRight w:val="0"/>
          <w:marTop w:val="0"/>
          <w:marBottom w:val="0"/>
          <w:divBdr>
            <w:top w:val="none" w:sz="0" w:space="0" w:color="auto"/>
            <w:left w:val="none" w:sz="0" w:space="0" w:color="auto"/>
            <w:bottom w:val="none" w:sz="0" w:space="0" w:color="auto"/>
            <w:right w:val="none" w:sz="0" w:space="0" w:color="auto"/>
          </w:divBdr>
        </w:div>
        <w:div w:id="1274168678">
          <w:marLeft w:val="640"/>
          <w:marRight w:val="0"/>
          <w:marTop w:val="0"/>
          <w:marBottom w:val="0"/>
          <w:divBdr>
            <w:top w:val="none" w:sz="0" w:space="0" w:color="auto"/>
            <w:left w:val="none" w:sz="0" w:space="0" w:color="auto"/>
            <w:bottom w:val="none" w:sz="0" w:space="0" w:color="auto"/>
            <w:right w:val="none" w:sz="0" w:space="0" w:color="auto"/>
          </w:divBdr>
        </w:div>
        <w:div w:id="2058820165">
          <w:marLeft w:val="640"/>
          <w:marRight w:val="0"/>
          <w:marTop w:val="0"/>
          <w:marBottom w:val="0"/>
          <w:divBdr>
            <w:top w:val="none" w:sz="0" w:space="0" w:color="auto"/>
            <w:left w:val="none" w:sz="0" w:space="0" w:color="auto"/>
            <w:bottom w:val="none" w:sz="0" w:space="0" w:color="auto"/>
            <w:right w:val="none" w:sz="0" w:space="0" w:color="auto"/>
          </w:divBdr>
        </w:div>
        <w:div w:id="1709185875">
          <w:marLeft w:val="640"/>
          <w:marRight w:val="0"/>
          <w:marTop w:val="0"/>
          <w:marBottom w:val="0"/>
          <w:divBdr>
            <w:top w:val="none" w:sz="0" w:space="0" w:color="auto"/>
            <w:left w:val="none" w:sz="0" w:space="0" w:color="auto"/>
            <w:bottom w:val="none" w:sz="0" w:space="0" w:color="auto"/>
            <w:right w:val="none" w:sz="0" w:space="0" w:color="auto"/>
          </w:divBdr>
        </w:div>
        <w:div w:id="1275288131">
          <w:marLeft w:val="640"/>
          <w:marRight w:val="0"/>
          <w:marTop w:val="0"/>
          <w:marBottom w:val="0"/>
          <w:divBdr>
            <w:top w:val="none" w:sz="0" w:space="0" w:color="auto"/>
            <w:left w:val="none" w:sz="0" w:space="0" w:color="auto"/>
            <w:bottom w:val="none" w:sz="0" w:space="0" w:color="auto"/>
            <w:right w:val="none" w:sz="0" w:space="0" w:color="auto"/>
          </w:divBdr>
        </w:div>
        <w:div w:id="1619800311">
          <w:marLeft w:val="640"/>
          <w:marRight w:val="0"/>
          <w:marTop w:val="0"/>
          <w:marBottom w:val="0"/>
          <w:divBdr>
            <w:top w:val="none" w:sz="0" w:space="0" w:color="auto"/>
            <w:left w:val="none" w:sz="0" w:space="0" w:color="auto"/>
            <w:bottom w:val="none" w:sz="0" w:space="0" w:color="auto"/>
            <w:right w:val="none" w:sz="0" w:space="0" w:color="auto"/>
          </w:divBdr>
        </w:div>
        <w:div w:id="391462080">
          <w:marLeft w:val="640"/>
          <w:marRight w:val="0"/>
          <w:marTop w:val="0"/>
          <w:marBottom w:val="0"/>
          <w:divBdr>
            <w:top w:val="none" w:sz="0" w:space="0" w:color="auto"/>
            <w:left w:val="none" w:sz="0" w:space="0" w:color="auto"/>
            <w:bottom w:val="none" w:sz="0" w:space="0" w:color="auto"/>
            <w:right w:val="none" w:sz="0" w:space="0" w:color="auto"/>
          </w:divBdr>
        </w:div>
        <w:div w:id="569727863">
          <w:marLeft w:val="640"/>
          <w:marRight w:val="0"/>
          <w:marTop w:val="0"/>
          <w:marBottom w:val="0"/>
          <w:divBdr>
            <w:top w:val="none" w:sz="0" w:space="0" w:color="auto"/>
            <w:left w:val="none" w:sz="0" w:space="0" w:color="auto"/>
            <w:bottom w:val="none" w:sz="0" w:space="0" w:color="auto"/>
            <w:right w:val="none" w:sz="0" w:space="0" w:color="auto"/>
          </w:divBdr>
        </w:div>
        <w:div w:id="2082288903">
          <w:marLeft w:val="640"/>
          <w:marRight w:val="0"/>
          <w:marTop w:val="0"/>
          <w:marBottom w:val="0"/>
          <w:divBdr>
            <w:top w:val="none" w:sz="0" w:space="0" w:color="auto"/>
            <w:left w:val="none" w:sz="0" w:space="0" w:color="auto"/>
            <w:bottom w:val="none" w:sz="0" w:space="0" w:color="auto"/>
            <w:right w:val="none" w:sz="0" w:space="0" w:color="auto"/>
          </w:divBdr>
        </w:div>
        <w:div w:id="1909613243">
          <w:marLeft w:val="640"/>
          <w:marRight w:val="0"/>
          <w:marTop w:val="0"/>
          <w:marBottom w:val="0"/>
          <w:divBdr>
            <w:top w:val="none" w:sz="0" w:space="0" w:color="auto"/>
            <w:left w:val="none" w:sz="0" w:space="0" w:color="auto"/>
            <w:bottom w:val="none" w:sz="0" w:space="0" w:color="auto"/>
            <w:right w:val="none" w:sz="0" w:space="0" w:color="auto"/>
          </w:divBdr>
        </w:div>
        <w:div w:id="876964409">
          <w:marLeft w:val="640"/>
          <w:marRight w:val="0"/>
          <w:marTop w:val="0"/>
          <w:marBottom w:val="0"/>
          <w:divBdr>
            <w:top w:val="none" w:sz="0" w:space="0" w:color="auto"/>
            <w:left w:val="none" w:sz="0" w:space="0" w:color="auto"/>
            <w:bottom w:val="none" w:sz="0" w:space="0" w:color="auto"/>
            <w:right w:val="none" w:sz="0" w:space="0" w:color="auto"/>
          </w:divBdr>
        </w:div>
        <w:div w:id="792017495">
          <w:marLeft w:val="640"/>
          <w:marRight w:val="0"/>
          <w:marTop w:val="0"/>
          <w:marBottom w:val="0"/>
          <w:divBdr>
            <w:top w:val="none" w:sz="0" w:space="0" w:color="auto"/>
            <w:left w:val="none" w:sz="0" w:space="0" w:color="auto"/>
            <w:bottom w:val="none" w:sz="0" w:space="0" w:color="auto"/>
            <w:right w:val="none" w:sz="0" w:space="0" w:color="auto"/>
          </w:divBdr>
        </w:div>
        <w:div w:id="1028600014">
          <w:marLeft w:val="640"/>
          <w:marRight w:val="0"/>
          <w:marTop w:val="0"/>
          <w:marBottom w:val="0"/>
          <w:divBdr>
            <w:top w:val="none" w:sz="0" w:space="0" w:color="auto"/>
            <w:left w:val="none" w:sz="0" w:space="0" w:color="auto"/>
            <w:bottom w:val="none" w:sz="0" w:space="0" w:color="auto"/>
            <w:right w:val="none" w:sz="0" w:space="0" w:color="auto"/>
          </w:divBdr>
        </w:div>
        <w:div w:id="1937640001">
          <w:marLeft w:val="640"/>
          <w:marRight w:val="0"/>
          <w:marTop w:val="0"/>
          <w:marBottom w:val="0"/>
          <w:divBdr>
            <w:top w:val="none" w:sz="0" w:space="0" w:color="auto"/>
            <w:left w:val="none" w:sz="0" w:space="0" w:color="auto"/>
            <w:bottom w:val="none" w:sz="0" w:space="0" w:color="auto"/>
            <w:right w:val="none" w:sz="0" w:space="0" w:color="auto"/>
          </w:divBdr>
        </w:div>
        <w:div w:id="2039696103">
          <w:marLeft w:val="640"/>
          <w:marRight w:val="0"/>
          <w:marTop w:val="0"/>
          <w:marBottom w:val="0"/>
          <w:divBdr>
            <w:top w:val="none" w:sz="0" w:space="0" w:color="auto"/>
            <w:left w:val="none" w:sz="0" w:space="0" w:color="auto"/>
            <w:bottom w:val="none" w:sz="0" w:space="0" w:color="auto"/>
            <w:right w:val="none" w:sz="0" w:space="0" w:color="auto"/>
          </w:divBdr>
        </w:div>
        <w:div w:id="678197892">
          <w:marLeft w:val="640"/>
          <w:marRight w:val="0"/>
          <w:marTop w:val="0"/>
          <w:marBottom w:val="0"/>
          <w:divBdr>
            <w:top w:val="none" w:sz="0" w:space="0" w:color="auto"/>
            <w:left w:val="none" w:sz="0" w:space="0" w:color="auto"/>
            <w:bottom w:val="none" w:sz="0" w:space="0" w:color="auto"/>
            <w:right w:val="none" w:sz="0" w:space="0" w:color="auto"/>
          </w:divBdr>
        </w:div>
        <w:div w:id="1194885071">
          <w:marLeft w:val="640"/>
          <w:marRight w:val="0"/>
          <w:marTop w:val="0"/>
          <w:marBottom w:val="0"/>
          <w:divBdr>
            <w:top w:val="none" w:sz="0" w:space="0" w:color="auto"/>
            <w:left w:val="none" w:sz="0" w:space="0" w:color="auto"/>
            <w:bottom w:val="none" w:sz="0" w:space="0" w:color="auto"/>
            <w:right w:val="none" w:sz="0" w:space="0" w:color="auto"/>
          </w:divBdr>
        </w:div>
        <w:div w:id="1542521045">
          <w:marLeft w:val="640"/>
          <w:marRight w:val="0"/>
          <w:marTop w:val="0"/>
          <w:marBottom w:val="0"/>
          <w:divBdr>
            <w:top w:val="none" w:sz="0" w:space="0" w:color="auto"/>
            <w:left w:val="none" w:sz="0" w:space="0" w:color="auto"/>
            <w:bottom w:val="none" w:sz="0" w:space="0" w:color="auto"/>
            <w:right w:val="none" w:sz="0" w:space="0" w:color="auto"/>
          </w:divBdr>
        </w:div>
        <w:div w:id="41366337">
          <w:marLeft w:val="640"/>
          <w:marRight w:val="0"/>
          <w:marTop w:val="0"/>
          <w:marBottom w:val="0"/>
          <w:divBdr>
            <w:top w:val="none" w:sz="0" w:space="0" w:color="auto"/>
            <w:left w:val="none" w:sz="0" w:space="0" w:color="auto"/>
            <w:bottom w:val="none" w:sz="0" w:space="0" w:color="auto"/>
            <w:right w:val="none" w:sz="0" w:space="0" w:color="auto"/>
          </w:divBdr>
        </w:div>
        <w:div w:id="1424377789">
          <w:marLeft w:val="640"/>
          <w:marRight w:val="0"/>
          <w:marTop w:val="0"/>
          <w:marBottom w:val="0"/>
          <w:divBdr>
            <w:top w:val="none" w:sz="0" w:space="0" w:color="auto"/>
            <w:left w:val="none" w:sz="0" w:space="0" w:color="auto"/>
            <w:bottom w:val="none" w:sz="0" w:space="0" w:color="auto"/>
            <w:right w:val="none" w:sz="0" w:space="0" w:color="auto"/>
          </w:divBdr>
        </w:div>
        <w:div w:id="850416900">
          <w:marLeft w:val="640"/>
          <w:marRight w:val="0"/>
          <w:marTop w:val="0"/>
          <w:marBottom w:val="0"/>
          <w:divBdr>
            <w:top w:val="none" w:sz="0" w:space="0" w:color="auto"/>
            <w:left w:val="none" w:sz="0" w:space="0" w:color="auto"/>
            <w:bottom w:val="none" w:sz="0" w:space="0" w:color="auto"/>
            <w:right w:val="none" w:sz="0" w:space="0" w:color="auto"/>
          </w:divBdr>
        </w:div>
        <w:div w:id="561479427">
          <w:marLeft w:val="640"/>
          <w:marRight w:val="0"/>
          <w:marTop w:val="0"/>
          <w:marBottom w:val="0"/>
          <w:divBdr>
            <w:top w:val="none" w:sz="0" w:space="0" w:color="auto"/>
            <w:left w:val="none" w:sz="0" w:space="0" w:color="auto"/>
            <w:bottom w:val="none" w:sz="0" w:space="0" w:color="auto"/>
            <w:right w:val="none" w:sz="0" w:space="0" w:color="auto"/>
          </w:divBdr>
        </w:div>
        <w:div w:id="1430927139">
          <w:marLeft w:val="640"/>
          <w:marRight w:val="0"/>
          <w:marTop w:val="0"/>
          <w:marBottom w:val="0"/>
          <w:divBdr>
            <w:top w:val="none" w:sz="0" w:space="0" w:color="auto"/>
            <w:left w:val="none" w:sz="0" w:space="0" w:color="auto"/>
            <w:bottom w:val="none" w:sz="0" w:space="0" w:color="auto"/>
            <w:right w:val="none" w:sz="0" w:space="0" w:color="auto"/>
          </w:divBdr>
        </w:div>
        <w:div w:id="1099329874">
          <w:marLeft w:val="640"/>
          <w:marRight w:val="0"/>
          <w:marTop w:val="0"/>
          <w:marBottom w:val="0"/>
          <w:divBdr>
            <w:top w:val="none" w:sz="0" w:space="0" w:color="auto"/>
            <w:left w:val="none" w:sz="0" w:space="0" w:color="auto"/>
            <w:bottom w:val="none" w:sz="0" w:space="0" w:color="auto"/>
            <w:right w:val="none" w:sz="0" w:space="0" w:color="auto"/>
          </w:divBdr>
        </w:div>
        <w:div w:id="305935951">
          <w:marLeft w:val="640"/>
          <w:marRight w:val="0"/>
          <w:marTop w:val="0"/>
          <w:marBottom w:val="0"/>
          <w:divBdr>
            <w:top w:val="none" w:sz="0" w:space="0" w:color="auto"/>
            <w:left w:val="none" w:sz="0" w:space="0" w:color="auto"/>
            <w:bottom w:val="none" w:sz="0" w:space="0" w:color="auto"/>
            <w:right w:val="none" w:sz="0" w:space="0" w:color="auto"/>
          </w:divBdr>
        </w:div>
        <w:div w:id="2046902470">
          <w:marLeft w:val="640"/>
          <w:marRight w:val="0"/>
          <w:marTop w:val="0"/>
          <w:marBottom w:val="0"/>
          <w:divBdr>
            <w:top w:val="none" w:sz="0" w:space="0" w:color="auto"/>
            <w:left w:val="none" w:sz="0" w:space="0" w:color="auto"/>
            <w:bottom w:val="none" w:sz="0" w:space="0" w:color="auto"/>
            <w:right w:val="none" w:sz="0" w:space="0" w:color="auto"/>
          </w:divBdr>
        </w:div>
        <w:div w:id="318509432">
          <w:marLeft w:val="640"/>
          <w:marRight w:val="0"/>
          <w:marTop w:val="0"/>
          <w:marBottom w:val="0"/>
          <w:divBdr>
            <w:top w:val="none" w:sz="0" w:space="0" w:color="auto"/>
            <w:left w:val="none" w:sz="0" w:space="0" w:color="auto"/>
            <w:bottom w:val="none" w:sz="0" w:space="0" w:color="auto"/>
            <w:right w:val="none" w:sz="0" w:space="0" w:color="auto"/>
          </w:divBdr>
        </w:div>
        <w:div w:id="839153932">
          <w:marLeft w:val="640"/>
          <w:marRight w:val="0"/>
          <w:marTop w:val="0"/>
          <w:marBottom w:val="0"/>
          <w:divBdr>
            <w:top w:val="none" w:sz="0" w:space="0" w:color="auto"/>
            <w:left w:val="none" w:sz="0" w:space="0" w:color="auto"/>
            <w:bottom w:val="none" w:sz="0" w:space="0" w:color="auto"/>
            <w:right w:val="none" w:sz="0" w:space="0" w:color="auto"/>
          </w:divBdr>
        </w:div>
        <w:div w:id="1766263552">
          <w:marLeft w:val="640"/>
          <w:marRight w:val="0"/>
          <w:marTop w:val="0"/>
          <w:marBottom w:val="0"/>
          <w:divBdr>
            <w:top w:val="none" w:sz="0" w:space="0" w:color="auto"/>
            <w:left w:val="none" w:sz="0" w:space="0" w:color="auto"/>
            <w:bottom w:val="none" w:sz="0" w:space="0" w:color="auto"/>
            <w:right w:val="none" w:sz="0" w:space="0" w:color="auto"/>
          </w:divBdr>
        </w:div>
        <w:div w:id="226573830">
          <w:marLeft w:val="640"/>
          <w:marRight w:val="0"/>
          <w:marTop w:val="0"/>
          <w:marBottom w:val="0"/>
          <w:divBdr>
            <w:top w:val="none" w:sz="0" w:space="0" w:color="auto"/>
            <w:left w:val="none" w:sz="0" w:space="0" w:color="auto"/>
            <w:bottom w:val="none" w:sz="0" w:space="0" w:color="auto"/>
            <w:right w:val="none" w:sz="0" w:space="0" w:color="auto"/>
          </w:divBdr>
        </w:div>
        <w:div w:id="79496707">
          <w:marLeft w:val="640"/>
          <w:marRight w:val="0"/>
          <w:marTop w:val="0"/>
          <w:marBottom w:val="0"/>
          <w:divBdr>
            <w:top w:val="none" w:sz="0" w:space="0" w:color="auto"/>
            <w:left w:val="none" w:sz="0" w:space="0" w:color="auto"/>
            <w:bottom w:val="none" w:sz="0" w:space="0" w:color="auto"/>
            <w:right w:val="none" w:sz="0" w:space="0" w:color="auto"/>
          </w:divBdr>
        </w:div>
        <w:div w:id="551885858">
          <w:marLeft w:val="640"/>
          <w:marRight w:val="0"/>
          <w:marTop w:val="0"/>
          <w:marBottom w:val="0"/>
          <w:divBdr>
            <w:top w:val="none" w:sz="0" w:space="0" w:color="auto"/>
            <w:left w:val="none" w:sz="0" w:space="0" w:color="auto"/>
            <w:bottom w:val="none" w:sz="0" w:space="0" w:color="auto"/>
            <w:right w:val="none" w:sz="0" w:space="0" w:color="auto"/>
          </w:divBdr>
        </w:div>
        <w:div w:id="1336880352">
          <w:marLeft w:val="640"/>
          <w:marRight w:val="0"/>
          <w:marTop w:val="0"/>
          <w:marBottom w:val="0"/>
          <w:divBdr>
            <w:top w:val="none" w:sz="0" w:space="0" w:color="auto"/>
            <w:left w:val="none" w:sz="0" w:space="0" w:color="auto"/>
            <w:bottom w:val="none" w:sz="0" w:space="0" w:color="auto"/>
            <w:right w:val="none" w:sz="0" w:space="0" w:color="auto"/>
          </w:divBdr>
        </w:div>
        <w:div w:id="657071591">
          <w:marLeft w:val="640"/>
          <w:marRight w:val="0"/>
          <w:marTop w:val="0"/>
          <w:marBottom w:val="0"/>
          <w:divBdr>
            <w:top w:val="none" w:sz="0" w:space="0" w:color="auto"/>
            <w:left w:val="none" w:sz="0" w:space="0" w:color="auto"/>
            <w:bottom w:val="none" w:sz="0" w:space="0" w:color="auto"/>
            <w:right w:val="none" w:sz="0" w:space="0" w:color="auto"/>
          </w:divBdr>
        </w:div>
        <w:div w:id="1053844836">
          <w:marLeft w:val="640"/>
          <w:marRight w:val="0"/>
          <w:marTop w:val="0"/>
          <w:marBottom w:val="0"/>
          <w:divBdr>
            <w:top w:val="none" w:sz="0" w:space="0" w:color="auto"/>
            <w:left w:val="none" w:sz="0" w:space="0" w:color="auto"/>
            <w:bottom w:val="none" w:sz="0" w:space="0" w:color="auto"/>
            <w:right w:val="none" w:sz="0" w:space="0" w:color="auto"/>
          </w:divBdr>
        </w:div>
        <w:div w:id="1360550306">
          <w:marLeft w:val="640"/>
          <w:marRight w:val="0"/>
          <w:marTop w:val="0"/>
          <w:marBottom w:val="0"/>
          <w:divBdr>
            <w:top w:val="none" w:sz="0" w:space="0" w:color="auto"/>
            <w:left w:val="none" w:sz="0" w:space="0" w:color="auto"/>
            <w:bottom w:val="none" w:sz="0" w:space="0" w:color="auto"/>
            <w:right w:val="none" w:sz="0" w:space="0" w:color="auto"/>
          </w:divBdr>
        </w:div>
        <w:div w:id="1071657413">
          <w:marLeft w:val="640"/>
          <w:marRight w:val="0"/>
          <w:marTop w:val="0"/>
          <w:marBottom w:val="0"/>
          <w:divBdr>
            <w:top w:val="none" w:sz="0" w:space="0" w:color="auto"/>
            <w:left w:val="none" w:sz="0" w:space="0" w:color="auto"/>
            <w:bottom w:val="none" w:sz="0" w:space="0" w:color="auto"/>
            <w:right w:val="none" w:sz="0" w:space="0" w:color="auto"/>
          </w:divBdr>
        </w:div>
        <w:div w:id="1891454589">
          <w:marLeft w:val="640"/>
          <w:marRight w:val="0"/>
          <w:marTop w:val="0"/>
          <w:marBottom w:val="0"/>
          <w:divBdr>
            <w:top w:val="none" w:sz="0" w:space="0" w:color="auto"/>
            <w:left w:val="none" w:sz="0" w:space="0" w:color="auto"/>
            <w:bottom w:val="none" w:sz="0" w:space="0" w:color="auto"/>
            <w:right w:val="none" w:sz="0" w:space="0" w:color="auto"/>
          </w:divBdr>
        </w:div>
        <w:div w:id="567694211">
          <w:marLeft w:val="640"/>
          <w:marRight w:val="0"/>
          <w:marTop w:val="0"/>
          <w:marBottom w:val="0"/>
          <w:divBdr>
            <w:top w:val="none" w:sz="0" w:space="0" w:color="auto"/>
            <w:left w:val="none" w:sz="0" w:space="0" w:color="auto"/>
            <w:bottom w:val="none" w:sz="0" w:space="0" w:color="auto"/>
            <w:right w:val="none" w:sz="0" w:space="0" w:color="auto"/>
          </w:divBdr>
        </w:div>
        <w:div w:id="1956793500">
          <w:marLeft w:val="640"/>
          <w:marRight w:val="0"/>
          <w:marTop w:val="0"/>
          <w:marBottom w:val="0"/>
          <w:divBdr>
            <w:top w:val="none" w:sz="0" w:space="0" w:color="auto"/>
            <w:left w:val="none" w:sz="0" w:space="0" w:color="auto"/>
            <w:bottom w:val="none" w:sz="0" w:space="0" w:color="auto"/>
            <w:right w:val="none" w:sz="0" w:space="0" w:color="auto"/>
          </w:divBdr>
        </w:div>
        <w:div w:id="463695142">
          <w:marLeft w:val="640"/>
          <w:marRight w:val="0"/>
          <w:marTop w:val="0"/>
          <w:marBottom w:val="0"/>
          <w:divBdr>
            <w:top w:val="none" w:sz="0" w:space="0" w:color="auto"/>
            <w:left w:val="none" w:sz="0" w:space="0" w:color="auto"/>
            <w:bottom w:val="none" w:sz="0" w:space="0" w:color="auto"/>
            <w:right w:val="none" w:sz="0" w:space="0" w:color="auto"/>
          </w:divBdr>
        </w:div>
        <w:div w:id="2147043703">
          <w:marLeft w:val="640"/>
          <w:marRight w:val="0"/>
          <w:marTop w:val="0"/>
          <w:marBottom w:val="0"/>
          <w:divBdr>
            <w:top w:val="none" w:sz="0" w:space="0" w:color="auto"/>
            <w:left w:val="none" w:sz="0" w:space="0" w:color="auto"/>
            <w:bottom w:val="none" w:sz="0" w:space="0" w:color="auto"/>
            <w:right w:val="none" w:sz="0" w:space="0" w:color="auto"/>
          </w:divBdr>
        </w:div>
        <w:div w:id="2100133442">
          <w:marLeft w:val="640"/>
          <w:marRight w:val="0"/>
          <w:marTop w:val="0"/>
          <w:marBottom w:val="0"/>
          <w:divBdr>
            <w:top w:val="none" w:sz="0" w:space="0" w:color="auto"/>
            <w:left w:val="none" w:sz="0" w:space="0" w:color="auto"/>
            <w:bottom w:val="none" w:sz="0" w:space="0" w:color="auto"/>
            <w:right w:val="none" w:sz="0" w:space="0" w:color="auto"/>
          </w:divBdr>
        </w:div>
        <w:div w:id="1758557993">
          <w:marLeft w:val="640"/>
          <w:marRight w:val="0"/>
          <w:marTop w:val="0"/>
          <w:marBottom w:val="0"/>
          <w:divBdr>
            <w:top w:val="none" w:sz="0" w:space="0" w:color="auto"/>
            <w:left w:val="none" w:sz="0" w:space="0" w:color="auto"/>
            <w:bottom w:val="none" w:sz="0" w:space="0" w:color="auto"/>
            <w:right w:val="none" w:sz="0" w:space="0" w:color="auto"/>
          </w:divBdr>
        </w:div>
        <w:div w:id="2105374580">
          <w:marLeft w:val="640"/>
          <w:marRight w:val="0"/>
          <w:marTop w:val="0"/>
          <w:marBottom w:val="0"/>
          <w:divBdr>
            <w:top w:val="none" w:sz="0" w:space="0" w:color="auto"/>
            <w:left w:val="none" w:sz="0" w:space="0" w:color="auto"/>
            <w:bottom w:val="none" w:sz="0" w:space="0" w:color="auto"/>
            <w:right w:val="none" w:sz="0" w:space="0" w:color="auto"/>
          </w:divBdr>
        </w:div>
        <w:div w:id="1326473379">
          <w:marLeft w:val="640"/>
          <w:marRight w:val="0"/>
          <w:marTop w:val="0"/>
          <w:marBottom w:val="0"/>
          <w:divBdr>
            <w:top w:val="none" w:sz="0" w:space="0" w:color="auto"/>
            <w:left w:val="none" w:sz="0" w:space="0" w:color="auto"/>
            <w:bottom w:val="none" w:sz="0" w:space="0" w:color="auto"/>
            <w:right w:val="none" w:sz="0" w:space="0" w:color="auto"/>
          </w:divBdr>
        </w:div>
        <w:div w:id="2004163281">
          <w:marLeft w:val="640"/>
          <w:marRight w:val="0"/>
          <w:marTop w:val="0"/>
          <w:marBottom w:val="0"/>
          <w:divBdr>
            <w:top w:val="none" w:sz="0" w:space="0" w:color="auto"/>
            <w:left w:val="none" w:sz="0" w:space="0" w:color="auto"/>
            <w:bottom w:val="none" w:sz="0" w:space="0" w:color="auto"/>
            <w:right w:val="none" w:sz="0" w:space="0" w:color="auto"/>
          </w:divBdr>
        </w:div>
        <w:div w:id="1677611174">
          <w:marLeft w:val="640"/>
          <w:marRight w:val="0"/>
          <w:marTop w:val="0"/>
          <w:marBottom w:val="0"/>
          <w:divBdr>
            <w:top w:val="none" w:sz="0" w:space="0" w:color="auto"/>
            <w:left w:val="none" w:sz="0" w:space="0" w:color="auto"/>
            <w:bottom w:val="none" w:sz="0" w:space="0" w:color="auto"/>
            <w:right w:val="none" w:sz="0" w:space="0" w:color="auto"/>
          </w:divBdr>
        </w:div>
        <w:div w:id="577059129">
          <w:marLeft w:val="640"/>
          <w:marRight w:val="0"/>
          <w:marTop w:val="0"/>
          <w:marBottom w:val="0"/>
          <w:divBdr>
            <w:top w:val="none" w:sz="0" w:space="0" w:color="auto"/>
            <w:left w:val="none" w:sz="0" w:space="0" w:color="auto"/>
            <w:bottom w:val="none" w:sz="0" w:space="0" w:color="auto"/>
            <w:right w:val="none" w:sz="0" w:space="0" w:color="auto"/>
          </w:divBdr>
        </w:div>
        <w:div w:id="1642422108">
          <w:marLeft w:val="640"/>
          <w:marRight w:val="0"/>
          <w:marTop w:val="0"/>
          <w:marBottom w:val="0"/>
          <w:divBdr>
            <w:top w:val="none" w:sz="0" w:space="0" w:color="auto"/>
            <w:left w:val="none" w:sz="0" w:space="0" w:color="auto"/>
            <w:bottom w:val="none" w:sz="0" w:space="0" w:color="auto"/>
            <w:right w:val="none" w:sz="0" w:space="0" w:color="auto"/>
          </w:divBdr>
        </w:div>
        <w:div w:id="2080009234">
          <w:marLeft w:val="640"/>
          <w:marRight w:val="0"/>
          <w:marTop w:val="0"/>
          <w:marBottom w:val="0"/>
          <w:divBdr>
            <w:top w:val="none" w:sz="0" w:space="0" w:color="auto"/>
            <w:left w:val="none" w:sz="0" w:space="0" w:color="auto"/>
            <w:bottom w:val="none" w:sz="0" w:space="0" w:color="auto"/>
            <w:right w:val="none" w:sz="0" w:space="0" w:color="auto"/>
          </w:divBdr>
        </w:div>
        <w:div w:id="431121818">
          <w:marLeft w:val="640"/>
          <w:marRight w:val="0"/>
          <w:marTop w:val="0"/>
          <w:marBottom w:val="0"/>
          <w:divBdr>
            <w:top w:val="none" w:sz="0" w:space="0" w:color="auto"/>
            <w:left w:val="none" w:sz="0" w:space="0" w:color="auto"/>
            <w:bottom w:val="none" w:sz="0" w:space="0" w:color="auto"/>
            <w:right w:val="none" w:sz="0" w:space="0" w:color="auto"/>
          </w:divBdr>
        </w:div>
        <w:div w:id="1568421364">
          <w:marLeft w:val="640"/>
          <w:marRight w:val="0"/>
          <w:marTop w:val="0"/>
          <w:marBottom w:val="0"/>
          <w:divBdr>
            <w:top w:val="none" w:sz="0" w:space="0" w:color="auto"/>
            <w:left w:val="none" w:sz="0" w:space="0" w:color="auto"/>
            <w:bottom w:val="none" w:sz="0" w:space="0" w:color="auto"/>
            <w:right w:val="none" w:sz="0" w:space="0" w:color="auto"/>
          </w:divBdr>
        </w:div>
        <w:div w:id="1704398715">
          <w:marLeft w:val="640"/>
          <w:marRight w:val="0"/>
          <w:marTop w:val="0"/>
          <w:marBottom w:val="0"/>
          <w:divBdr>
            <w:top w:val="none" w:sz="0" w:space="0" w:color="auto"/>
            <w:left w:val="none" w:sz="0" w:space="0" w:color="auto"/>
            <w:bottom w:val="none" w:sz="0" w:space="0" w:color="auto"/>
            <w:right w:val="none" w:sz="0" w:space="0" w:color="auto"/>
          </w:divBdr>
        </w:div>
        <w:div w:id="1958677503">
          <w:marLeft w:val="640"/>
          <w:marRight w:val="0"/>
          <w:marTop w:val="0"/>
          <w:marBottom w:val="0"/>
          <w:divBdr>
            <w:top w:val="none" w:sz="0" w:space="0" w:color="auto"/>
            <w:left w:val="none" w:sz="0" w:space="0" w:color="auto"/>
            <w:bottom w:val="none" w:sz="0" w:space="0" w:color="auto"/>
            <w:right w:val="none" w:sz="0" w:space="0" w:color="auto"/>
          </w:divBdr>
        </w:div>
        <w:div w:id="1256210912">
          <w:marLeft w:val="640"/>
          <w:marRight w:val="0"/>
          <w:marTop w:val="0"/>
          <w:marBottom w:val="0"/>
          <w:divBdr>
            <w:top w:val="none" w:sz="0" w:space="0" w:color="auto"/>
            <w:left w:val="none" w:sz="0" w:space="0" w:color="auto"/>
            <w:bottom w:val="none" w:sz="0" w:space="0" w:color="auto"/>
            <w:right w:val="none" w:sz="0" w:space="0" w:color="auto"/>
          </w:divBdr>
        </w:div>
        <w:div w:id="1121917659">
          <w:marLeft w:val="640"/>
          <w:marRight w:val="0"/>
          <w:marTop w:val="0"/>
          <w:marBottom w:val="0"/>
          <w:divBdr>
            <w:top w:val="none" w:sz="0" w:space="0" w:color="auto"/>
            <w:left w:val="none" w:sz="0" w:space="0" w:color="auto"/>
            <w:bottom w:val="none" w:sz="0" w:space="0" w:color="auto"/>
            <w:right w:val="none" w:sz="0" w:space="0" w:color="auto"/>
          </w:divBdr>
        </w:div>
        <w:div w:id="1347560933">
          <w:marLeft w:val="640"/>
          <w:marRight w:val="0"/>
          <w:marTop w:val="0"/>
          <w:marBottom w:val="0"/>
          <w:divBdr>
            <w:top w:val="none" w:sz="0" w:space="0" w:color="auto"/>
            <w:left w:val="none" w:sz="0" w:space="0" w:color="auto"/>
            <w:bottom w:val="none" w:sz="0" w:space="0" w:color="auto"/>
            <w:right w:val="none" w:sz="0" w:space="0" w:color="auto"/>
          </w:divBdr>
        </w:div>
        <w:div w:id="1465658786">
          <w:marLeft w:val="640"/>
          <w:marRight w:val="0"/>
          <w:marTop w:val="0"/>
          <w:marBottom w:val="0"/>
          <w:divBdr>
            <w:top w:val="none" w:sz="0" w:space="0" w:color="auto"/>
            <w:left w:val="none" w:sz="0" w:space="0" w:color="auto"/>
            <w:bottom w:val="none" w:sz="0" w:space="0" w:color="auto"/>
            <w:right w:val="none" w:sz="0" w:space="0" w:color="auto"/>
          </w:divBdr>
        </w:div>
        <w:div w:id="592472690">
          <w:marLeft w:val="640"/>
          <w:marRight w:val="0"/>
          <w:marTop w:val="0"/>
          <w:marBottom w:val="0"/>
          <w:divBdr>
            <w:top w:val="none" w:sz="0" w:space="0" w:color="auto"/>
            <w:left w:val="none" w:sz="0" w:space="0" w:color="auto"/>
            <w:bottom w:val="none" w:sz="0" w:space="0" w:color="auto"/>
            <w:right w:val="none" w:sz="0" w:space="0" w:color="auto"/>
          </w:divBdr>
        </w:div>
        <w:div w:id="794446571">
          <w:marLeft w:val="640"/>
          <w:marRight w:val="0"/>
          <w:marTop w:val="0"/>
          <w:marBottom w:val="0"/>
          <w:divBdr>
            <w:top w:val="none" w:sz="0" w:space="0" w:color="auto"/>
            <w:left w:val="none" w:sz="0" w:space="0" w:color="auto"/>
            <w:bottom w:val="none" w:sz="0" w:space="0" w:color="auto"/>
            <w:right w:val="none" w:sz="0" w:space="0" w:color="auto"/>
          </w:divBdr>
        </w:div>
        <w:div w:id="740257461">
          <w:marLeft w:val="640"/>
          <w:marRight w:val="0"/>
          <w:marTop w:val="0"/>
          <w:marBottom w:val="0"/>
          <w:divBdr>
            <w:top w:val="none" w:sz="0" w:space="0" w:color="auto"/>
            <w:left w:val="none" w:sz="0" w:space="0" w:color="auto"/>
            <w:bottom w:val="none" w:sz="0" w:space="0" w:color="auto"/>
            <w:right w:val="none" w:sz="0" w:space="0" w:color="auto"/>
          </w:divBdr>
        </w:div>
        <w:div w:id="1356467977">
          <w:marLeft w:val="640"/>
          <w:marRight w:val="0"/>
          <w:marTop w:val="0"/>
          <w:marBottom w:val="0"/>
          <w:divBdr>
            <w:top w:val="none" w:sz="0" w:space="0" w:color="auto"/>
            <w:left w:val="none" w:sz="0" w:space="0" w:color="auto"/>
            <w:bottom w:val="none" w:sz="0" w:space="0" w:color="auto"/>
            <w:right w:val="none" w:sz="0" w:space="0" w:color="auto"/>
          </w:divBdr>
        </w:div>
        <w:div w:id="1406875844">
          <w:marLeft w:val="640"/>
          <w:marRight w:val="0"/>
          <w:marTop w:val="0"/>
          <w:marBottom w:val="0"/>
          <w:divBdr>
            <w:top w:val="none" w:sz="0" w:space="0" w:color="auto"/>
            <w:left w:val="none" w:sz="0" w:space="0" w:color="auto"/>
            <w:bottom w:val="none" w:sz="0" w:space="0" w:color="auto"/>
            <w:right w:val="none" w:sz="0" w:space="0" w:color="auto"/>
          </w:divBdr>
        </w:div>
        <w:div w:id="1509176432">
          <w:marLeft w:val="640"/>
          <w:marRight w:val="0"/>
          <w:marTop w:val="0"/>
          <w:marBottom w:val="0"/>
          <w:divBdr>
            <w:top w:val="none" w:sz="0" w:space="0" w:color="auto"/>
            <w:left w:val="none" w:sz="0" w:space="0" w:color="auto"/>
            <w:bottom w:val="none" w:sz="0" w:space="0" w:color="auto"/>
            <w:right w:val="none" w:sz="0" w:space="0" w:color="auto"/>
          </w:divBdr>
        </w:div>
        <w:div w:id="1025255752">
          <w:marLeft w:val="640"/>
          <w:marRight w:val="0"/>
          <w:marTop w:val="0"/>
          <w:marBottom w:val="0"/>
          <w:divBdr>
            <w:top w:val="none" w:sz="0" w:space="0" w:color="auto"/>
            <w:left w:val="none" w:sz="0" w:space="0" w:color="auto"/>
            <w:bottom w:val="none" w:sz="0" w:space="0" w:color="auto"/>
            <w:right w:val="none" w:sz="0" w:space="0" w:color="auto"/>
          </w:divBdr>
        </w:div>
        <w:div w:id="1163886441">
          <w:marLeft w:val="640"/>
          <w:marRight w:val="0"/>
          <w:marTop w:val="0"/>
          <w:marBottom w:val="0"/>
          <w:divBdr>
            <w:top w:val="none" w:sz="0" w:space="0" w:color="auto"/>
            <w:left w:val="none" w:sz="0" w:space="0" w:color="auto"/>
            <w:bottom w:val="none" w:sz="0" w:space="0" w:color="auto"/>
            <w:right w:val="none" w:sz="0" w:space="0" w:color="auto"/>
          </w:divBdr>
        </w:div>
        <w:div w:id="58409288">
          <w:marLeft w:val="640"/>
          <w:marRight w:val="0"/>
          <w:marTop w:val="0"/>
          <w:marBottom w:val="0"/>
          <w:divBdr>
            <w:top w:val="none" w:sz="0" w:space="0" w:color="auto"/>
            <w:left w:val="none" w:sz="0" w:space="0" w:color="auto"/>
            <w:bottom w:val="none" w:sz="0" w:space="0" w:color="auto"/>
            <w:right w:val="none" w:sz="0" w:space="0" w:color="auto"/>
          </w:divBdr>
        </w:div>
        <w:div w:id="90593934">
          <w:marLeft w:val="640"/>
          <w:marRight w:val="0"/>
          <w:marTop w:val="0"/>
          <w:marBottom w:val="0"/>
          <w:divBdr>
            <w:top w:val="none" w:sz="0" w:space="0" w:color="auto"/>
            <w:left w:val="none" w:sz="0" w:space="0" w:color="auto"/>
            <w:bottom w:val="none" w:sz="0" w:space="0" w:color="auto"/>
            <w:right w:val="none" w:sz="0" w:space="0" w:color="auto"/>
          </w:divBdr>
        </w:div>
        <w:div w:id="291373171">
          <w:marLeft w:val="640"/>
          <w:marRight w:val="0"/>
          <w:marTop w:val="0"/>
          <w:marBottom w:val="0"/>
          <w:divBdr>
            <w:top w:val="none" w:sz="0" w:space="0" w:color="auto"/>
            <w:left w:val="none" w:sz="0" w:space="0" w:color="auto"/>
            <w:bottom w:val="none" w:sz="0" w:space="0" w:color="auto"/>
            <w:right w:val="none" w:sz="0" w:space="0" w:color="auto"/>
          </w:divBdr>
        </w:div>
        <w:div w:id="1202548824">
          <w:marLeft w:val="640"/>
          <w:marRight w:val="0"/>
          <w:marTop w:val="0"/>
          <w:marBottom w:val="0"/>
          <w:divBdr>
            <w:top w:val="none" w:sz="0" w:space="0" w:color="auto"/>
            <w:left w:val="none" w:sz="0" w:space="0" w:color="auto"/>
            <w:bottom w:val="none" w:sz="0" w:space="0" w:color="auto"/>
            <w:right w:val="none" w:sz="0" w:space="0" w:color="auto"/>
          </w:divBdr>
        </w:div>
        <w:div w:id="2095322573">
          <w:marLeft w:val="640"/>
          <w:marRight w:val="0"/>
          <w:marTop w:val="0"/>
          <w:marBottom w:val="0"/>
          <w:divBdr>
            <w:top w:val="none" w:sz="0" w:space="0" w:color="auto"/>
            <w:left w:val="none" w:sz="0" w:space="0" w:color="auto"/>
            <w:bottom w:val="none" w:sz="0" w:space="0" w:color="auto"/>
            <w:right w:val="none" w:sz="0" w:space="0" w:color="auto"/>
          </w:divBdr>
        </w:div>
        <w:div w:id="1990596881">
          <w:marLeft w:val="640"/>
          <w:marRight w:val="0"/>
          <w:marTop w:val="0"/>
          <w:marBottom w:val="0"/>
          <w:divBdr>
            <w:top w:val="none" w:sz="0" w:space="0" w:color="auto"/>
            <w:left w:val="none" w:sz="0" w:space="0" w:color="auto"/>
            <w:bottom w:val="none" w:sz="0" w:space="0" w:color="auto"/>
            <w:right w:val="none" w:sz="0" w:space="0" w:color="auto"/>
          </w:divBdr>
        </w:div>
        <w:div w:id="1045763071">
          <w:marLeft w:val="640"/>
          <w:marRight w:val="0"/>
          <w:marTop w:val="0"/>
          <w:marBottom w:val="0"/>
          <w:divBdr>
            <w:top w:val="none" w:sz="0" w:space="0" w:color="auto"/>
            <w:left w:val="none" w:sz="0" w:space="0" w:color="auto"/>
            <w:bottom w:val="none" w:sz="0" w:space="0" w:color="auto"/>
            <w:right w:val="none" w:sz="0" w:space="0" w:color="auto"/>
          </w:divBdr>
        </w:div>
        <w:div w:id="866677765">
          <w:marLeft w:val="640"/>
          <w:marRight w:val="0"/>
          <w:marTop w:val="0"/>
          <w:marBottom w:val="0"/>
          <w:divBdr>
            <w:top w:val="none" w:sz="0" w:space="0" w:color="auto"/>
            <w:left w:val="none" w:sz="0" w:space="0" w:color="auto"/>
            <w:bottom w:val="none" w:sz="0" w:space="0" w:color="auto"/>
            <w:right w:val="none" w:sz="0" w:space="0" w:color="auto"/>
          </w:divBdr>
        </w:div>
        <w:div w:id="484857492">
          <w:marLeft w:val="640"/>
          <w:marRight w:val="0"/>
          <w:marTop w:val="0"/>
          <w:marBottom w:val="0"/>
          <w:divBdr>
            <w:top w:val="none" w:sz="0" w:space="0" w:color="auto"/>
            <w:left w:val="none" w:sz="0" w:space="0" w:color="auto"/>
            <w:bottom w:val="none" w:sz="0" w:space="0" w:color="auto"/>
            <w:right w:val="none" w:sz="0" w:space="0" w:color="auto"/>
          </w:divBdr>
        </w:div>
        <w:div w:id="489256445">
          <w:marLeft w:val="640"/>
          <w:marRight w:val="0"/>
          <w:marTop w:val="0"/>
          <w:marBottom w:val="0"/>
          <w:divBdr>
            <w:top w:val="none" w:sz="0" w:space="0" w:color="auto"/>
            <w:left w:val="none" w:sz="0" w:space="0" w:color="auto"/>
            <w:bottom w:val="none" w:sz="0" w:space="0" w:color="auto"/>
            <w:right w:val="none" w:sz="0" w:space="0" w:color="auto"/>
          </w:divBdr>
        </w:div>
        <w:div w:id="433406575">
          <w:marLeft w:val="640"/>
          <w:marRight w:val="0"/>
          <w:marTop w:val="0"/>
          <w:marBottom w:val="0"/>
          <w:divBdr>
            <w:top w:val="none" w:sz="0" w:space="0" w:color="auto"/>
            <w:left w:val="none" w:sz="0" w:space="0" w:color="auto"/>
            <w:bottom w:val="none" w:sz="0" w:space="0" w:color="auto"/>
            <w:right w:val="none" w:sz="0" w:space="0" w:color="auto"/>
          </w:divBdr>
        </w:div>
        <w:div w:id="990060321">
          <w:marLeft w:val="640"/>
          <w:marRight w:val="0"/>
          <w:marTop w:val="0"/>
          <w:marBottom w:val="0"/>
          <w:divBdr>
            <w:top w:val="none" w:sz="0" w:space="0" w:color="auto"/>
            <w:left w:val="none" w:sz="0" w:space="0" w:color="auto"/>
            <w:bottom w:val="none" w:sz="0" w:space="0" w:color="auto"/>
            <w:right w:val="none" w:sz="0" w:space="0" w:color="auto"/>
          </w:divBdr>
        </w:div>
        <w:div w:id="896864658">
          <w:marLeft w:val="640"/>
          <w:marRight w:val="0"/>
          <w:marTop w:val="0"/>
          <w:marBottom w:val="0"/>
          <w:divBdr>
            <w:top w:val="none" w:sz="0" w:space="0" w:color="auto"/>
            <w:left w:val="none" w:sz="0" w:space="0" w:color="auto"/>
            <w:bottom w:val="none" w:sz="0" w:space="0" w:color="auto"/>
            <w:right w:val="none" w:sz="0" w:space="0" w:color="auto"/>
          </w:divBdr>
        </w:div>
        <w:div w:id="599720954">
          <w:marLeft w:val="640"/>
          <w:marRight w:val="0"/>
          <w:marTop w:val="0"/>
          <w:marBottom w:val="0"/>
          <w:divBdr>
            <w:top w:val="none" w:sz="0" w:space="0" w:color="auto"/>
            <w:left w:val="none" w:sz="0" w:space="0" w:color="auto"/>
            <w:bottom w:val="none" w:sz="0" w:space="0" w:color="auto"/>
            <w:right w:val="none" w:sz="0" w:space="0" w:color="auto"/>
          </w:divBdr>
        </w:div>
      </w:divsChild>
    </w:div>
    <w:div w:id="421923656">
      <w:bodyDiv w:val="1"/>
      <w:marLeft w:val="0"/>
      <w:marRight w:val="0"/>
      <w:marTop w:val="0"/>
      <w:marBottom w:val="0"/>
      <w:divBdr>
        <w:top w:val="none" w:sz="0" w:space="0" w:color="auto"/>
        <w:left w:val="none" w:sz="0" w:space="0" w:color="auto"/>
        <w:bottom w:val="none" w:sz="0" w:space="0" w:color="auto"/>
        <w:right w:val="none" w:sz="0" w:space="0" w:color="auto"/>
      </w:divBdr>
      <w:divsChild>
        <w:div w:id="1952935511">
          <w:marLeft w:val="640"/>
          <w:marRight w:val="0"/>
          <w:marTop w:val="0"/>
          <w:marBottom w:val="0"/>
          <w:divBdr>
            <w:top w:val="none" w:sz="0" w:space="0" w:color="auto"/>
            <w:left w:val="none" w:sz="0" w:space="0" w:color="auto"/>
            <w:bottom w:val="none" w:sz="0" w:space="0" w:color="auto"/>
            <w:right w:val="none" w:sz="0" w:space="0" w:color="auto"/>
          </w:divBdr>
        </w:div>
        <w:div w:id="395472684">
          <w:marLeft w:val="640"/>
          <w:marRight w:val="0"/>
          <w:marTop w:val="0"/>
          <w:marBottom w:val="0"/>
          <w:divBdr>
            <w:top w:val="none" w:sz="0" w:space="0" w:color="auto"/>
            <w:left w:val="none" w:sz="0" w:space="0" w:color="auto"/>
            <w:bottom w:val="none" w:sz="0" w:space="0" w:color="auto"/>
            <w:right w:val="none" w:sz="0" w:space="0" w:color="auto"/>
          </w:divBdr>
        </w:div>
        <w:div w:id="465437861">
          <w:marLeft w:val="640"/>
          <w:marRight w:val="0"/>
          <w:marTop w:val="0"/>
          <w:marBottom w:val="0"/>
          <w:divBdr>
            <w:top w:val="none" w:sz="0" w:space="0" w:color="auto"/>
            <w:left w:val="none" w:sz="0" w:space="0" w:color="auto"/>
            <w:bottom w:val="none" w:sz="0" w:space="0" w:color="auto"/>
            <w:right w:val="none" w:sz="0" w:space="0" w:color="auto"/>
          </w:divBdr>
        </w:div>
        <w:div w:id="820540777">
          <w:marLeft w:val="640"/>
          <w:marRight w:val="0"/>
          <w:marTop w:val="0"/>
          <w:marBottom w:val="0"/>
          <w:divBdr>
            <w:top w:val="none" w:sz="0" w:space="0" w:color="auto"/>
            <w:left w:val="none" w:sz="0" w:space="0" w:color="auto"/>
            <w:bottom w:val="none" w:sz="0" w:space="0" w:color="auto"/>
            <w:right w:val="none" w:sz="0" w:space="0" w:color="auto"/>
          </w:divBdr>
        </w:div>
        <w:div w:id="1809006130">
          <w:marLeft w:val="640"/>
          <w:marRight w:val="0"/>
          <w:marTop w:val="0"/>
          <w:marBottom w:val="0"/>
          <w:divBdr>
            <w:top w:val="none" w:sz="0" w:space="0" w:color="auto"/>
            <w:left w:val="none" w:sz="0" w:space="0" w:color="auto"/>
            <w:bottom w:val="none" w:sz="0" w:space="0" w:color="auto"/>
            <w:right w:val="none" w:sz="0" w:space="0" w:color="auto"/>
          </w:divBdr>
        </w:div>
        <w:div w:id="314266648">
          <w:marLeft w:val="640"/>
          <w:marRight w:val="0"/>
          <w:marTop w:val="0"/>
          <w:marBottom w:val="0"/>
          <w:divBdr>
            <w:top w:val="none" w:sz="0" w:space="0" w:color="auto"/>
            <w:left w:val="none" w:sz="0" w:space="0" w:color="auto"/>
            <w:bottom w:val="none" w:sz="0" w:space="0" w:color="auto"/>
            <w:right w:val="none" w:sz="0" w:space="0" w:color="auto"/>
          </w:divBdr>
        </w:div>
        <w:div w:id="1285891997">
          <w:marLeft w:val="640"/>
          <w:marRight w:val="0"/>
          <w:marTop w:val="0"/>
          <w:marBottom w:val="0"/>
          <w:divBdr>
            <w:top w:val="none" w:sz="0" w:space="0" w:color="auto"/>
            <w:left w:val="none" w:sz="0" w:space="0" w:color="auto"/>
            <w:bottom w:val="none" w:sz="0" w:space="0" w:color="auto"/>
            <w:right w:val="none" w:sz="0" w:space="0" w:color="auto"/>
          </w:divBdr>
        </w:div>
        <w:div w:id="1091438655">
          <w:marLeft w:val="640"/>
          <w:marRight w:val="0"/>
          <w:marTop w:val="0"/>
          <w:marBottom w:val="0"/>
          <w:divBdr>
            <w:top w:val="none" w:sz="0" w:space="0" w:color="auto"/>
            <w:left w:val="none" w:sz="0" w:space="0" w:color="auto"/>
            <w:bottom w:val="none" w:sz="0" w:space="0" w:color="auto"/>
            <w:right w:val="none" w:sz="0" w:space="0" w:color="auto"/>
          </w:divBdr>
        </w:div>
        <w:div w:id="1429619892">
          <w:marLeft w:val="640"/>
          <w:marRight w:val="0"/>
          <w:marTop w:val="0"/>
          <w:marBottom w:val="0"/>
          <w:divBdr>
            <w:top w:val="none" w:sz="0" w:space="0" w:color="auto"/>
            <w:left w:val="none" w:sz="0" w:space="0" w:color="auto"/>
            <w:bottom w:val="none" w:sz="0" w:space="0" w:color="auto"/>
            <w:right w:val="none" w:sz="0" w:space="0" w:color="auto"/>
          </w:divBdr>
        </w:div>
        <w:div w:id="1109737772">
          <w:marLeft w:val="640"/>
          <w:marRight w:val="0"/>
          <w:marTop w:val="0"/>
          <w:marBottom w:val="0"/>
          <w:divBdr>
            <w:top w:val="none" w:sz="0" w:space="0" w:color="auto"/>
            <w:left w:val="none" w:sz="0" w:space="0" w:color="auto"/>
            <w:bottom w:val="none" w:sz="0" w:space="0" w:color="auto"/>
            <w:right w:val="none" w:sz="0" w:space="0" w:color="auto"/>
          </w:divBdr>
        </w:div>
        <w:div w:id="1308630339">
          <w:marLeft w:val="640"/>
          <w:marRight w:val="0"/>
          <w:marTop w:val="0"/>
          <w:marBottom w:val="0"/>
          <w:divBdr>
            <w:top w:val="none" w:sz="0" w:space="0" w:color="auto"/>
            <w:left w:val="none" w:sz="0" w:space="0" w:color="auto"/>
            <w:bottom w:val="none" w:sz="0" w:space="0" w:color="auto"/>
            <w:right w:val="none" w:sz="0" w:space="0" w:color="auto"/>
          </w:divBdr>
        </w:div>
        <w:div w:id="853803501">
          <w:marLeft w:val="640"/>
          <w:marRight w:val="0"/>
          <w:marTop w:val="0"/>
          <w:marBottom w:val="0"/>
          <w:divBdr>
            <w:top w:val="none" w:sz="0" w:space="0" w:color="auto"/>
            <w:left w:val="none" w:sz="0" w:space="0" w:color="auto"/>
            <w:bottom w:val="none" w:sz="0" w:space="0" w:color="auto"/>
            <w:right w:val="none" w:sz="0" w:space="0" w:color="auto"/>
          </w:divBdr>
        </w:div>
        <w:div w:id="1731685762">
          <w:marLeft w:val="640"/>
          <w:marRight w:val="0"/>
          <w:marTop w:val="0"/>
          <w:marBottom w:val="0"/>
          <w:divBdr>
            <w:top w:val="none" w:sz="0" w:space="0" w:color="auto"/>
            <w:left w:val="none" w:sz="0" w:space="0" w:color="auto"/>
            <w:bottom w:val="none" w:sz="0" w:space="0" w:color="auto"/>
            <w:right w:val="none" w:sz="0" w:space="0" w:color="auto"/>
          </w:divBdr>
        </w:div>
        <w:div w:id="861170062">
          <w:marLeft w:val="640"/>
          <w:marRight w:val="0"/>
          <w:marTop w:val="0"/>
          <w:marBottom w:val="0"/>
          <w:divBdr>
            <w:top w:val="none" w:sz="0" w:space="0" w:color="auto"/>
            <w:left w:val="none" w:sz="0" w:space="0" w:color="auto"/>
            <w:bottom w:val="none" w:sz="0" w:space="0" w:color="auto"/>
            <w:right w:val="none" w:sz="0" w:space="0" w:color="auto"/>
          </w:divBdr>
        </w:div>
        <w:div w:id="563952474">
          <w:marLeft w:val="640"/>
          <w:marRight w:val="0"/>
          <w:marTop w:val="0"/>
          <w:marBottom w:val="0"/>
          <w:divBdr>
            <w:top w:val="none" w:sz="0" w:space="0" w:color="auto"/>
            <w:left w:val="none" w:sz="0" w:space="0" w:color="auto"/>
            <w:bottom w:val="none" w:sz="0" w:space="0" w:color="auto"/>
            <w:right w:val="none" w:sz="0" w:space="0" w:color="auto"/>
          </w:divBdr>
        </w:div>
        <w:div w:id="175777695">
          <w:marLeft w:val="640"/>
          <w:marRight w:val="0"/>
          <w:marTop w:val="0"/>
          <w:marBottom w:val="0"/>
          <w:divBdr>
            <w:top w:val="none" w:sz="0" w:space="0" w:color="auto"/>
            <w:left w:val="none" w:sz="0" w:space="0" w:color="auto"/>
            <w:bottom w:val="none" w:sz="0" w:space="0" w:color="auto"/>
            <w:right w:val="none" w:sz="0" w:space="0" w:color="auto"/>
          </w:divBdr>
        </w:div>
        <w:div w:id="511183638">
          <w:marLeft w:val="640"/>
          <w:marRight w:val="0"/>
          <w:marTop w:val="0"/>
          <w:marBottom w:val="0"/>
          <w:divBdr>
            <w:top w:val="none" w:sz="0" w:space="0" w:color="auto"/>
            <w:left w:val="none" w:sz="0" w:space="0" w:color="auto"/>
            <w:bottom w:val="none" w:sz="0" w:space="0" w:color="auto"/>
            <w:right w:val="none" w:sz="0" w:space="0" w:color="auto"/>
          </w:divBdr>
        </w:div>
        <w:div w:id="1520004941">
          <w:marLeft w:val="640"/>
          <w:marRight w:val="0"/>
          <w:marTop w:val="0"/>
          <w:marBottom w:val="0"/>
          <w:divBdr>
            <w:top w:val="none" w:sz="0" w:space="0" w:color="auto"/>
            <w:left w:val="none" w:sz="0" w:space="0" w:color="auto"/>
            <w:bottom w:val="none" w:sz="0" w:space="0" w:color="auto"/>
            <w:right w:val="none" w:sz="0" w:space="0" w:color="auto"/>
          </w:divBdr>
        </w:div>
        <w:div w:id="49307764">
          <w:marLeft w:val="640"/>
          <w:marRight w:val="0"/>
          <w:marTop w:val="0"/>
          <w:marBottom w:val="0"/>
          <w:divBdr>
            <w:top w:val="none" w:sz="0" w:space="0" w:color="auto"/>
            <w:left w:val="none" w:sz="0" w:space="0" w:color="auto"/>
            <w:bottom w:val="none" w:sz="0" w:space="0" w:color="auto"/>
            <w:right w:val="none" w:sz="0" w:space="0" w:color="auto"/>
          </w:divBdr>
        </w:div>
        <w:div w:id="1497842764">
          <w:marLeft w:val="640"/>
          <w:marRight w:val="0"/>
          <w:marTop w:val="0"/>
          <w:marBottom w:val="0"/>
          <w:divBdr>
            <w:top w:val="none" w:sz="0" w:space="0" w:color="auto"/>
            <w:left w:val="none" w:sz="0" w:space="0" w:color="auto"/>
            <w:bottom w:val="none" w:sz="0" w:space="0" w:color="auto"/>
            <w:right w:val="none" w:sz="0" w:space="0" w:color="auto"/>
          </w:divBdr>
        </w:div>
        <w:div w:id="911086269">
          <w:marLeft w:val="640"/>
          <w:marRight w:val="0"/>
          <w:marTop w:val="0"/>
          <w:marBottom w:val="0"/>
          <w:divBdr>
            <w:top w:val="none" w:sz="0" w:space="0" w:color="auto"/>
            <w:left w:val="none" w:sz="0" w:space="0" w:color="auto"/>
            <w:bottom w:val="none" w:sz="0" w:space="0" w:color="auto"/>
            <w:right w:val="none" w:sz="0" w:space="0" w:color="auto"/>
          </w:divBdr>
        </w:div>
        <w:div w:id="1621523829">
          <w:marLeft w:val="640"/>
          <w:marRight w:val="0"/>
          <w:marTop w:val="0"/>
          <w:marBottom w:val="0"/>
          <w:divBdr>
            <w:top w:val="none" w:sz="0" w:space="0" w:color="auto"/>
            <w:left w:val="none" w:sz="0" w:space="0" w:color="auto"/>
            <w:bottom w:val="none" w:sz="0" w:space="0" w:color="auto"/>
            <w:right w:val="none" w:sz="0" w:space="0" w:color="auto"/>
          </w:divBdr>
        </w:div>
        <w:div w:id="278149658">
          <w:marLeft w:val="640"/>
          <w:marRight w:val="0"/>
          <w:marTop w:val="0"/>
          <w:marBottom w:val="0"/>
          <w:divBdr>
            <w:top w:val="none" w:sz="0" w:space="0" w:color="auto"/>
            <w:left w:val="none" w:sz="0" w:space="0" w:color="auto"/>
            <w:bottom w:val="none" w:sz="0" w:space="0" w:color="auto"/>
            <w:right w:val="none" w:sz="0" w:space="0" w:color="auto"/>
          </w:divBdr>
        </w:div>
        <w:div w:id="207647767">
          <w:marLeft w:val="640"/>
          <w:marRight w:val="0"/>
          <w:marTop w:val="0"/>
          <w:marBottom w:val="0"/>
          <w:divBdr>
            <w:top w:val="none" w:sz="0" w:space="0" w:color="auto"/>
            <w:left w:val="none" w:sz="0" w:space="0" w:color="auto"/>
            <w:bottom w:val="none" w:sz="0" w:space="0" w:color="auto"/>
            <w:right w:val="none" w:sz="0" w:space="0" w:color="auto"/>
          </w:divBdr>
        </w:div>
        <w:div w:id="1276331887">
          <w:marLeft w:val="640"/>
          <w:marRight w:val="0"/>
          <w:marTop w:val="0"/>
          <w:marBottom w:val="0"/>
          <w:divBdr>
            <w:top w:val="none" w:sz="0" w:space="0" w:color="auto"/>
            <w:left w:val="none" w:sz="0" w:space="0" w:color="auto"/>
            <w:bottom w:val="none" w:sz="0" w:space="0" w:color="auto"/>
            <w:right w:val="none" w:sz="0" w:space="0" w:color="auto"/>
          </w:divBdr>
        </w:div>
        <w:div w:id="218828988">
          <w:marLeft w:val="640"/>
          <w:marRight w:val="0"/>
          <w:marTop w:val="0"/>
          <w:marBottom w:val="0"/>
          <w:divBdr>
            <w:top w:val="none" w:sz="0" w:space="0" w:color="auto"/>
            <w:left w:val="none" w:sz="0" w:space="0" w:color="auto"/>
            <w:bottom w:val="none" w:sz="0" w:space="0" w:color="auto"/>
            <w:right w:val="none" w:sz="0" w:space="0" w:color="auto"/>
          </w:divBdr>
        </w:div>
        <w:div w:id="1993874031">
          <w:marLeft w:val="640"/>
          <w:marRight w:val="0"/>
          <w:marTop w:val="0"/>
          <w:marBottom w:val="0"/>
          <w:divBdr>
            <w:top w:val="none" w:sz="0" w:space="0" w:color="auto"/>
            <w:left w:val="none" w:sz="0" w:space="0" w:color="auto"/>
            <w:bottom w:val="none" w:sz="0" w:space="0" w:color="auto"/>
            <w:right w:val="none" w:sz="0" w:space="0" w:color="auto"/>
          </w:divBdr>
        </w:div>
        <w:div w:id="462970733">
          <w:marLeft w:val="640"/>
          <w:marRight w:val="0"/>
          <w:marTop w:val="0"/>
          <w:marBottom w:val="0"/>
          <w:divBdr>
            <w:top w:val="none" w:sz="0" w:space="0" w:color="auto"/>
            <w:left w:val="none" w:sz="0" w:space="0" w:color="auto"/>
            <w:bottom w:val="none" w:sz="0" w:space="0" w:color="auto"/>
            <w:right w:val="none" w:sz="0" w:space="0" w:color="auto"/>
          </w:divBdr>
        </w:div>
        <w:div w:id="99419503">
          <w:marLeft w:val="640"/>
          <w:marRight w:val="0"/>
          <w:marTop w:val="0"/>
          <w:marBottom w:val="0"/>
          <w:divBdr>
            <w:top w:val="none" w:sz="0" w:space="0" w:color="auto"/>
            <w:left w:val="none" w:sz="0" w:space="0" w:color="auto"/>
            <w:bottom w:val="none" w:sz="0" w:space="0" w:color="auto"/>
            <w:right w:val="none" w:sz="0" w:space="0" w:color="auto"/>
          </w:divBdr>
        </w:div>
        <w:div w:id="223877758">
          <w:marLeft w:val="640"/>
          <w:marRight w:val="0"/>
          <w:marTop w:val="0"/>
          <w:marBottom w:val="0"/>
          <w:divBdr>
            <w:top w:val="none" w:sz="0" w:space="0" w:color="auto"/>
            <w:left w:val="none" w:sz="0" w:space="0" w:color="auto"/>
            <w:bottom w:val="none" w:sz="0" w:space="0" w:color="auto"/>
            <w:right w:val="none" w:sz="0" w:space="0" w:color="auto"/>
          </w:divBdr>
        </w:div>
        <w:div w:id="1386024172">
          <w:marLeft w:val="640"/>
          <w:marRight w:val="0"/>
          <w:marTop w:val="0"/>
          <w:marBottom w:val="0"/>
          <w:divBdr>
            <w:top w:val="none" w:sz="0" w:space="0" w:color="auto"/>
            <w:left w:val="none" w:sz="0" w:space="0" w:color="auto"/>
            <w:bottom w:val="none" w:sz="0" w:space="0" w:color="auto"/>
            <w:right w:val="none" w:sz="0" w:space="0" w:color="auto"/>
          </w:divBdr>
        </w:div>
        <w:div w:id="1437675917">
          <w:marLeft w:val="640"/>
          <w:marRight w:val="0"/>
          <w:marTop w:val="0"/>
          <w:marBottom w:val="0"/>
          <w:divBdr>
            <w:top w:val="none" w:sz="0" w:space="0" w:color="auto"/>
            <w:left w:val="none" w:sz="0" w:space="0" w:color="auto"/>
            <w:bottom w:val="none" w:sz="0" w:space="0" w:color="auto"/>
            <w:right w:val="none" w:sz="0" w:space="0" w:color="auto"/>
          </w:divBdr>
        </w:div>
        <w:div w:id="2018845118">
          <w:marLeft w:val="640"/>
          <w:marRight w:val="0"/>
          <w:marTop w:val="0"/>
          <w:marBottom w:val="0"/>
          <w:divBdr>
            <w:top w:val="none" w:sz="0" w:space="0" w:color="auto"/>
            <w:left w:val="none" w:sz="0" w:space="0" w:color="auto"/>
            <w:bottom w:val="none" w:sz="0" w:space="0" w:color="auto"/>
            <w:right w:val="none" w:sz="0" w:space="0" w:color="auto"/>
          </w:divBdr>
        </w:div>
        <w:div w:id="455955499">
          <w:marLeft w:val="640"/>
          <w:marRight w:val="0"/>
          <w:marTop w:val="0"/>
          <w:marBottom w:val="0"/>
          <w:divBdr>
            <w:top w:val="none" w:sz="0" w:space="0" w:color="auto"/>
            <w:left w:val="none" w:sz="0" w:space="0" w:color="auto"/>
            <w:bottom w:val="none" w:sz="0" w:space="0" w:color="auto"/>
            <w:right w:val="none" w:sz="0" w:space="0" w:color="auto"/>
          </w:divBdr>
        </w:div>
        <w:div w:id="421075100">
          <w:marLeft w:val="640"/>
          <w:marRight w:val="0"/>
          <w:marTop w:val="0"/>
          <w:marBottom w:val="0"/>
          <w:divBdr>
            <w:top w:val="none" w:sz="0" w:space="0" w:color="auto"/>
            <w:left w:val="none" w:sz="0" w:space="0" w:color="auto"/>
            <w:bottom w:val="none" w:sz="0" w:space="0" w:color="auto"/>
            <w:right w:val="none" w:sz="0" w:space="0" w:color="auto"/>
          </w:divBdr>
        </w:div>
        <w:div w:id="561991121">
          <w:marLeft w:val="640"/>
          <w:marRight w:val="0"/>
          <w:marTop w:val="0"/>
          <w:marBottom w:val="0"/>
          <w:divBdr>
            <w:top w:val="none" w:sz="0" w:space="0" w:color="auto"/>
            <w:left w:val="none" w:sz="0" w:space="0" w:color="auto"/>
            <w:bottom w:val="none" w:sz="0" w:space="0" w:color="auto"/>
            <w:right w:val="none" w:sz="0" w:space="0" w:color="auto"/>
          </w:divBdr>
        </w:div>
        <w:div w:id="2067411454">
          <w:marLeft w:val="640"/>
          <w:marRight w:val="0"/>
          <w:marTop w:val="0"/>
          <w:marBottom w:val="0"/>
          <w:divBdr>
            <w:top w:val="none" w:sz="0" w:space="0" w:color="auto"/>
            <w:left w:val="none" w:sz="0" w:space="0" w:color="auto"/>
            <w:bottom w:val="none" w:sz="0" w:space="0" w:color="auto"/>
            <w:right w:val="none" w:sz="0" w:space="0" w:color="auto"/>
          </w:divBdr>
        </w:div>
        <w:div w:id="2005548148">
          <w:marLeft w:val="640"/>
          <w:marRight w:val="0"/>
          <w:marTop w:val="0"/>
          <w:marBottom w:val="0"/>
          <w:divBdr>
            <w:top w:val="none" w:sz="0" w:space="0" w:color="auto"/>
            <w:left w:val="none" w:sz="0" w:space="0" w:color="auto"/>
            <w:bottom w:val="none" w:sz="0" w:space="0" w:color="auto"/>
            <w:right w:val="none" w:sz="0" w:space="0" w:color="auto"/>
          </w:divBdr>
        </w:div>
        <w:div w:id="1231965323">
          <w:marLeft w:val="640"/>
          <w:marRight w:val="0"/>
          <w:marTop w:val="0"/>
          <w:marBottom w:val="0"/>
          <w:divBdr>
            <w:top w:val="none" w:sz="0" w:space="0" w:color="auto"/>
            <w:left w:val="none" w:sz="0" w:space="0" w:color="auto"/>
            <w:bottom w:val="none" w:sz="0" w:space="0" w:color="auto"/>
            <w:right w:val="none" w:sz="0" w:space="0" w:color="auto"/>
          </w:divBdr>
        </w:div>
        <w:div w:id="2111853134">
          <w:marLeft w:val="640"/>
          <w:marRight w:val="0"/>
          <w:marTop w:val="0"/>
          <w:marBottom w:val="0"/>
          <w:divBdr>
            <w:top w:val="none" w:sz="0" w:space="0" w:color="auto"/>
            <w:left w:val="none" w:sz="0" w:space="0" w:color="auto"/>
            <w:bottom w:val="none" w:sz="0" w:space="0" w:color="auto"/>
            <w:right w:val="none" w:sz="0" w:space="0" w:color="auto"/>
          </w:divBdr>
        </w:div>
        <w:div w:id="427967694">
          <w:marLeft w:val="640"/>
          <w:marRight w:val="0"/>
          <w:marTop w:val="0"/>
          <w:marBottom w:val="0"/>
          <w:divBdr>
            <w:top w:val="none" w:sz="0" w:space="0" w:color="auto"/>
            <w:left w:val="none" w:sz="0" w:space="0" w:color="auto"/>
            <w:bottom w:val="none" w:sz="0" w:space="0" w:color="auto"/>
            <w:right w:val="none" w:sz="0" w:space="0" w:color="auto"/>
          </w:divBdr>
        </w:div>
        <w:div w:id="473374234">
          <w:marLeft w:val="640"/>
          <w:marRight w:val="0"/>
          <w:marTop w:val="0"/>
          <w:marBottom w:val="0"/>
          <w:divBdr>
            <w:top w:val="none" w:sz="0" w:space="0" w:color="auto"/>
            <w:left w:val="none" w:sz="0" w:space="0" w:color="auto"/>
            <w:bottom w:val="none" w:sz="0" w:space="0" w:color="auto"/>
            <w:right w:val="none" w:sz="0" w:space="0" w:color="auto"/>
          </w:divBdr>
        </w:div>
        <w:div w:id="1486433718">
          <w:marLeft w:val="640"/>
          <w:marRight w:val="0"/>
          <w:marTop w:val="0"/>
          <w:marBottom w:val="0"/>
          <w:divBdr>
            <w:top w:val="none" w:sz="0" w:space="0" w:color="auto"/>
            <w:left w:val="none" w:sz="0" w:space="0" w:color="auto"/>
            <w:bottom w:val="none" w:sz="0" w:space="0" w:color="auto"/>
            <w:right w:val="none" w:sz="0" w:space="0" w:color="auto"/>
          </w:divBdr>
        </w:div>
        <w:div w:id="1089161721">
          <w:marLeft w:val="640"/>
          <w:marRight w:val="0"/>
          <w:marTop w:val="0"/>
          <w:marBottom w:val="0"/>
          <w:divBdr>
            <w:top w:val="none" w:sz="0" w:space="0" w:color="auto"/>
            <w:left w:val="none" w:sz="0" w:space="0" w:color="auto"/>
            <w:bottom w:val="none" w:sz="0" w:space="0" w:color="auto"/>
            <w:right w:val="none" w:sz="0" w:space="0" w:color="auto"/>
          </w:divBdr>
        </w:div>
        <w:div w:id="1786924326">
          <w:marLeft w:val="640"/>
          <w:marRight w:val="0"/>
          <w:marTop w:val="0"/>
          <w:marBottom w:val="0"/>
          <w:divBdr>
            <w:top w:val="none" w:sz="0" w:space="0" w:color="auto"/>
            <w:left w:val="none" w:sz="0" w:space="0" w:color="auto"/>
            <w:bottom w:val="none" w:sz="0" w:space="0" w:color="auto"/>
            <w:right w:val="none" w:sz="0" w:space="0" w:color="auto"/>
          </w:divBdr>
        </w:div>
        <w:div w:id="1405492866">
          <w:marLeft w:val="640"/>
          <w:marRight w:val="0"/>
          <w:marTop w:val="0"/>
          <w:marBottom w:val="0"/>
          <w:divBdr>
            <w:top w:val="none" w:sz="0" w:space="0" w:color="auto"/>
            <w:left w:val="none" w:sz="0" w:space="0" w:color="auto"/>
            <w:bottom w:val="none" w:sz="0" w:space="0" w:color="auto"/>
            <w:right w:val="none" w:sz="0" w:space="0" w:color="auto"/>
          </w:divBdr>
        </w:div>
        <w:div w:id="1736388623">
          <w:marLeft w:val="640"/>
          <w:marRight w:val="0"/>
          <w:marTop w:val="0"/>
          <w:marBottom w:val="0"/>
          <w:divBdr>
            <w:top w:val="none" w:sz="0" w:space="0" w:color="auto"/>
            <w:left w:val="none" w:sz="0" w:space="0" w:color="auto"/>
            <w:bottom w:val="none" w:sz="0" w:space="0" w:color="auto"/>
            <w:right w:val="none" w:sz="0" w:space="0" w:color="auto"/>
          </w:divBdr>
        </w:div>
        <w:div w:id="1175264183">
          <w:marLeft w:val="640"/>
          <w:marRight w:val="0"/>
          <w:marTop w:val="0"/>
          <w:marBottom w:val="0"/>
          <w:divBdr>
            <w:top w:val="none" w:sz="0" w:space="0" w:color="auto"/>
            <w:left w:val="none" w:sz="0" w:space="0" w:color="auto"/>
            <w:bottom w:val="none" w:sz="0" w:space="0" w:color="auto"/>
            <w:right w:val="none" w:sz="0" w:space="0" w:color="auto"/>
          </w:divBdr>
        </w:div>
        <w:div w:id="1023439113">
          <w:marLeft w:val="640"/>
          <w:marRight w:val="0"/>
          <w:marTop w:val="0"/>
          <w:marBottom w:val="0"/>
          <w:divBdr>
            <w:top w:val="none" w:sz="0" w:space="0" w:color="auto"/>
            <w:left w:val="none" w:sz="0" w:space="0" w:color="auto"/>
            <w:bottom w:val="none" w:sz="0" w:space="0" w:color="auto"/>
            <w:right w:val="none" w:sz="0" w:space="0" w:color="auto"/>
          </w:divBdr>
        </w:div>
        <w:div w:id="468978947">
          <w:marLeft w:val="640"/>
          <w:marRight w:val="0"/>
          <w:marTop w:val="0"/>
          <w:marBottom w:val="0"/>
          <w:divBdr>
            <w:top w:val="none" w:sz="0" w:space="0" w:color="auto"/>
            <w:left w:val="none" w:sz="0" w:space="0" w:color="auto"/>
            <w:bottom w:val="none" w:sz="0" w:space="0" w:color="auto"/>
            <w:right w:val="none" w:sz="0" w:space="0" w:color="auto"/>
          </w:divBdr>
        </w:div>
        <w:div w:id="1002247329">
          <w:marLeft w:val="640"/>
          <w:marRight w:val="0"/>
          <w:marTop w:val="0"/>
          <w:marBottom w:val="0"/>
          <w:divBdr>
            <w:top w:val="none" w:sz="0" w:space="0" w:color="auto"/>
            <w:left w:val="none" w:sz="0" w:space="0" w:color="auto"/>
            <w:bottom w:val="none" w:sz="0" w:space="0" w:color="auto"/>
            <w:right w:val="none" w:sz="0" w:space="0" w:color="auto"/>
          </w:divBdr>
        </w:div>
        <w:div w:id="90322826">
          <w:marLeft w:val="640"/>
          <w:marRight w:val="0"/>
          <w:marTop w:val="0"/>
          <w:marBottom w:val="0"/>
          <w:divBdr>
            <w:top w:val="none" w:sz="0" w:space="0" w:color="auto"/>
            <w:left w:val="none" w:sz="0" w:space="0" w:color="auto"/>
            <w:bottom w:val="none" w:sz="0" w:space="0" w:color="auto"/>
            <w:right w:val="none" w:sz="0" w:space="0" w:color="auto"/>
          </w:divBdr>
        </w:div>
        <w:div w:id="1075855406">
          <w:marLeft w:val="640"/>
          <w:marRight w:val="0"/>
          <w:marTop w:val="0"/>
          <w:marBottom w:val="0"/>
          <w:divBdr>
            <w:top w:val="none" w:sz="0" w:space="0" w:color="auto"/>
            <w:left w:val="none" w:sz="0" w:space="0" w:color="auto"/>
            <w:bottom w:val="none" w:sz="0" w:space="0" w:color="auto"/>
            <w:right w:val="none" w:sz="0" w:space="0" w:color="auto"/>
          </w:divBdr>
        </w:div>
        <w:div w:id="1165972500">
          <w:marLeft w:val="640"/>
          <w:marRight w:val="0"/>
          <w:marTop w:val="0"/>
          <w:marBottom w:val="0"/>
          <w:divBdr>
            <w:top w:val="none" w:sz="0" w:space="0" w:color="auto"/>
            <w:left w:val="none" w:sz="0" w:space="0" w:color="auto"/>
            <w:bottom w:val="none" w:sz="0" w:space="0" w:color="auto"/>
            <w:right w:val="none" w:sz="0" w:space="0" w:color="auto"/>
          </w:divBdr>
        </w:div>
        <w:div w:id="857352728">
          <w:marLeft w:val="640"/>
          <w:marRight w:val="0"/>
          <w:marTop w:val="0"/>
          <w:marBottom w:val="0"/>
          <w:divBdr>
            <w:top w:val="none" w:sz="0" w:space="0" w:color="auto"/>
            <w:left w:val="none" w:sz="0" w:space="0" w:color="auto"/>
            <w:bottom w:val="none" w:sz="0" w:space="0" w:color="auto"/>
            <w:right w:val="none" w:sz="0" w:space="0" w:color="auto"/>
          </w:divBdr>
        </w:div>
        <w:div w:id="1917979973">
          <w:marLeft w:val="640"/>
          <w:marRight w:val="0"/>
          <w:marTop w:val="0"/>
          <w:marBottom w:val="0"/>
          <w:divBdr>
            <w:top w:val="none" w:sz="0" w:space="0" w:color="auto"/>
            <w:left w:val="none" w:sz="0" w:space="0" w:color="auto"/>
            <w:bottom w:val="none" w:sz="0" w:space="0" w:color="auto"/>
            <w:right w:val="none" w:sz="0" w:space="0" w:color="auto"/>
          </w:divBdr>
        </w:div>
        <w:div w:id="390690265">
          <w:marLeft w:val="640"/>
          <w:marRight w:val="0"/>
          <w:marTop w:val="0"/>
          <w:marBottom w:val="0"/>
          <w:divBdr>
            <w:top w:val="none" w:sz="0" w:space="0" w:color="auto"/>
            <w:left w:val="none" w:sz="0" w:space="0" w:color="auto"/>
            <w:bottom w:val="none" w:sz="0" w:space="0" w:color="auto"/>
            <w:right w:val="none" w:sz="0" w:space="0" w:color="auto"/>
          </w:divBdr>
        </w:div>
        <w:div w:id="586234372">
          <w:marLeft w:val="640"/>
          <w:marRight w:val="0"/>
          <w:marTop w:val="0"/>
          <w:marBottom w:val="0"/>
          <w:divBdr>
            <w:top w:val="none" w:sz="0" w:space="0" w:color="auto"/>
            <w:left w:val="none" w:sz="0" w:space="0" w:color="auto"/>
            <w:bottom w:val="none" w:sz="0" w:space="0" w:color="auto"/>
            <w:right w:val="none" w:sz="0" w:space="0" w:color="auto"/>
          </w:divBdr>
        </w:div>
        <w:div w:id="1337464527">
          <w:marLeft w:val="640"/>
          <w:marRight w:val="0"/>
          <w:marTop w:val="0"/>
          <w:marBottom w:val="0"/>
          <w:divBdr>
            <w:top w:val="none" w:sz="0" w:space="0" w:color="auto"/>
            <w:left w:val="none" w:sz="0" w:space="0" w:color="auto"/>
            <w:bottom w:val="none" w:sz="0" w:space="0" w:color="auto"/>
            <w:right w:val="none" w:sz="0" w:space="0" w:color="auto"/>
          </w:divBdr>
        </w:div>
        <w:div w:id="307587597">
          <w:marLeft w:val="640"/>
          <w:marRight w:val="0"/>
          <w:marTop w:val="0"/>
          <w:marBottom w:val="0"/>
          <w:divBdr>
            <w:top w:val="none" w:sz="0" w:space="0" w:color="auto"/>
            <w:left w:val="none" w:sz="0" w:space="0" w:color="auto"/>
            <w:bottom w:val="none" w:sz="0" w:space="0" w:color="auto"/>
            <w:right w:val="none" w:sz="0" w:space="0" w:color="auto"/>
          </w:divBdr>
        </w:div>
        <w:div w:id="350961204">
          <w:marLeft w:val="640"/>
          <w:marRight w:val="0"/>
          <w:marTop w:val="0"/>
          <w:marBottom w:val="0"/>
          <w:divBdr>
            <w:top w:val="none" w:sz="0" w:space="0" w:color="auto"/>
            <w:left w:val="none" w:sz="0" w:space="0" w:color="auto"/>
            <w:bottom w:val="none" w:sz="0" w:space="0" w:color="auto"/>
            <w:right w:val="none" w:sz="0" w:space="0" w:color="auto"/>
          </w:divBdr>
        </w:div>
        <w:div w:id="2011830390">
          <w:marLeft w:val="640"/>
          <w:marRight w:val="0"/>
          <w:marTop w:val="0"/>
          <w:marBottom w:val="0"/>
          <w:divBdr>
            <w:top w:val="none" w:sz="0" w:space="0" w:color="auto"/>
            <w:left w:val="none" w:sz="0" w:space="0" w:color="auto"/>
            <w:bottom w:val="none" w:sz="0" w:space="0" w:color="auto"/>
            <w:right w:val="none" w:sz="0" w:space="0" w:color="auto"/>
          </w:divBdr>
        </w:div>
        <w:div w:id="1915505020">
          <w:marLeft w:val="640"/>
          <w:marRight w:val="0"/>
          <w:marTop w:val="0"/>
          <w:marBottom w:val="0"/>
          <w:divBdr>
            <w:top w:val="none" w:sz="0" w:space="0" w:color="auto"/>
            <w:left w:val="none" w:sz="0" w:space="0" w:color="auto"/>
            <w:bottom w:val="none" w:sz="0" w:space="0" w:color="auto"/>
            <w:right w:val="none" w:sz="0" w:space="0" w:color="auto"/>
          </w:divBdr>
        </w:div>
        <w:div w:id="955256641">
          <w:marLeft w:val="640"/>
          <w:marRight w:val="0"/>
          <w:marTop w:val="0"/>
          <w:marBottom w:val="0"/>
          <w:divBdr>
            <w:top w:val="none" w:sz="0" w:space="0" w:color="auto"/>
            <w:left w:val="none" w:sz="0" w:space="0" w:color="auto"/>
            <w:bottom w:val="none" w:sz="0" w:space="0" w:color="auto"/>
            <w:right w:val="none" w:sz="0" w:space="0" w:color="auto"/>
          </w:divBdr>
        </w:div>
        <w:div w:id="1136944844">
          <w:marLeft w:val="640"/>
          <w:marRight w:val="0"/>
          <w:marTop w:val="0"/>
          <w:marBottom w:val="0"/>
          <w:divBdr>
            <w:top w:val="none" w:sz="0" w:space="0" w:color="auto"/>
            <w:left w:val="none" w:sz="0" w:space="0" w:color="auto"/>
            <w:bottom w:val="none" w:sz="0" w:space="0" w:color="auto"/>
            <w:right w:val="none" w:sz="0" w:space="0" w:color="auto"/>
          </w:divBdr>
        </w:div>
        <w:div w:id="899944724">
          <w:marLeft w:val="640"/>
          <w:marRight w:val="0"/>
          <w:marTop w:val="0"/>
          <w:marBottom w:val="0"/>
          <w:divBdr>
            <w:top w:val="none" w:sz="0" w:space="0" w:color="auto"/>
            <w:left w:val="none" w:sz="0" w:space="0" w:color="auto"/>
            <w:bottom w:val="none" w:sz="0" w:space="0" w:color="auto"/>
            <w:right w:val="none" w:sz="0" w:space="0" w:color="auto"/>
          </w:divBdr>
        </w:div>
        <w:div w:id="1157452209">
          <w:marLeft w:val="640"/>
          <w:marRight w:val="0"/>
          <w:marTop w:val="0"/>
          <w:marBottom w:val="0"/>
          <w:divBdr>
            <w:top w:val="none" w:sz="0" w:space="0" w:color="auto"/>
            <w:left w:val="none" w:sz="0" w:space="0" w:color="auto"/>
            <w:bottom w:val="none" w:sz="0" w:space="0" w:color="auto"/>
            <w:right w:val="none" w:sz="0" w:space="0" w:color="auto"/>
          </w:divBdr>
        </w:div>
        <w:div w:id="204372685">
          <w:marLeft w:val="640"/>
          <w:marRight w:val="0"/>
          <w:marTop w:val="0"/>
          <w:marBottom w:val="0"/>
          <w:divBdr>
            <w:top w:val="none" w:sz="0" w:space="0" w:color="auto"/>
            <w:left w:val="none" w:sz="0" w:space="0" w:color="auto"/>
            <w:bottom w:val="none" w:sz="0" w:space="0" w:color="auto"/>
            <w:right w:val="none" w:sz="0" w:space="0" w:color="auto"/>
          </w:divBdr>
        </w:div>
        <w:div w:id="867454690">
          <w:marLeft w:val="640"/>
          <w:marRight w:val="0"/>
          <w:marTop w:val="0"/>
          <w:marBottom w:val="0"/>
          <w:divBdr>
            <w:top w:val="none" w:sz="0" w:space="0" w:color="auto"/>
            <w:left w:val="none" w:sz="0" w:space="0" w:color="auto"/>
            <w:bottom w:val="none" w:sz="0" w:space="0" w:color="auto"/>
            <w:right w:val="none" w:sz="0" w:space="0" w:color="auto"/>
          </w:divBdr>
        </w:div>
        <w:div w:id="1447431314">
          <w:marLeft w:val="640"/>
          <w:marRight w:val="0"/>
          <w:marTop w:val="0"/>
          <w:marBottom w:val="0"/>
          <w:divBdr>
            <w:top w:val="none" w:sz="0" w:space="0" w:color="auto"/>
            <w:left w:val="none" w:sz="0" w:space="0" w:color="auto"/>
            <w:bottom w:val="none" w:sz="0" w:space="0" w:color="auto"/>
            <w:right w:val="none" w:sz="0" w:space="0" w:color="auto"/>
          </w:divBdr>
        </w:div>
        <w:div w:id="1519583318">
          <w:marLeft w:val="640"/>
          <w:marRight w:val="0"/>
          <w:marTop w:val="0"/>
          <w:marBottom w:val="0"/>
          <w:divBdr>
            <w:top w:val="none" w:sz="0" w:space="0" w:color="auto"/>
            <w:left w:val="none" w:sz="0" w:space="0" w:color="auto"/>
            <w:bottom w:val="none" w:sz="0" w:space="0" w:color="auto"/>
            <w:right w:val="none" w:sz="0" w:space="0" w:color="auto"/>
          </w:divBdr>
        </w:div>
        <w:div w:id="1494947555">
          <w:marLeft w:val="640"/>
          <w:marRight w:val="0"/>
          <w:marTop w:val="0"/>
          <w:marBottom w:val="0"/>
          <w:divBdr>
            <w:top w:val="none" w:sz="0" w:space="0" w:color="auto"/>
            <w:left w:val="none" w:sz="0" w:space="0" w:color="auto"/>
            <w:bottom w:val="none" w:sz="0" w:space="0" w:color="auto"/>
            <w:right w:val="none" w:sz="0" w:space="0" w:color="auto"/>
          </w:divBdr>
        </w:div>
        <w:div w:id="332537482">
          <w:marLeft w:val="640"/>
          <w:marRight w:val="0"/>
          <w:marTop w:val="0"/>
          <w:marBottom w:val="0"/>
          <w:divBdr>
            <w:top w:val="none" w:sz="0" w:space="0" w:color="auto"/>
            <w:left w:val="none" w:sz="0" w:space="0" w:color="auto"/>
            <w:bottom w:val="none" w:sz="0" w:space="0" w:color="auto"/>
            <w:right w:val="none" w:sz="0" w:space="0" w:color="auto"/>
          </w:divBdr>
        </w:div>
        <w:div w:id="488904590">
          <w:marLeft w:val="640"/>
          <w:marRight w:val="0"/>
          <w:marTop w:val="0"/>
          <w:marBottom w:val="0"/>
          <w:divBdr>
            <w:top w:val="none" w:sz="0" w:space="0" w:color="auto"/>
            <w:left w:val="none" w:sz="0" w:space="0" w:color="auto"/>
            <w:bottom w:val="none" w:sz="0" w:space="0" w:color="auto"/>
            <w:right w:val="none" w:sz="0" w:space="0" w:color="auto"/>
          </w:divBdr>
        </w:div>
        <w:div w:id="848250518">
          <w:marLeft w:val="640"/>
          <w:marRight w:val="0"/>
          <w:marTop w:val="0"/>
          <w:marBottom w:val="0"/>
          <w:divBdr>
            <w:top w:val="none" w:sz="0" w:space="0" w:color="auto"/>
            <w:left w:val="none" w:sz="0" w:space="0" w:color="auto"/>
            <w:bottom w:val="none" w:sz="0" w:space="0" w:color="auto"/>
            <w:right w:val="none" w:sz="0" w:space="0" w:color="auto"/>
          </w:divBdr>
        </w:div>
        <w:div w:id="2064937889">
          <w:marLeft w:val="640"/>
          <w:marRight w:val="0"/>
          <w:marTop w:val="0"/>
          <w:marBottom w:val="0"/>
          <w:divBdr>
            <w:top w:val="none" w:sz="0" w:space="0" w:color="auto"/>
            <w:left w:val="none" w:sz="0" w:space="0" w:color="auto"/>
            <w:bottom w:val="none" w:sz="0" w:space="0" w:color="auto"/>
            <w:right w:val="none" w:sz="0" w:space="0" w:color="auto"/>
          </w:divBdr>
        </w:div>
        <w:div w:id="567695548">
          <w:marLeft w:val="640"/>
          <w:marRight w:val="0"/>
          <w:marTop w:val="0"/>
          <w:marBottom w:val="0"/>
          <w:divBdr>
            <w:top w:val="none" w:sz="0" w:space="0" w:color="auto"/>
            <w:left w:val="none" w:sz="0" w:space="0" w:color="auto"/>
            <w:bottom w:val="none" w:sz="0" w:space="0" w:color="auto"/>
            <w:right w:val="none" w:sz="0" w:space="0" w:color="auto"/>
          </w:divBdr>
        </w:div>
        <w:div w:id="1273048850">
          <w:marLeft w:val="640"/>
          <w:marRight w:val="0"/>
          <w:marTop w:val="0"/>
          <w:marBottom w:val="0"/>
          <w:divBdr>
            <w:top w:val="none" w:sz="0" w:space="0" w:color="auto"/>
            <w:left w:val="none" w:sz="0" w:space="0" w:color="auto"/>
            <w:bottom w:val="none" w:sz="0" w:space="0" w:color="auto"/>
            <w:right w:val="none" w:sz="0" w:space="0" w:color="auto"/>
          </w:divBdr>
        </w:div>
        <w:div w:id="1573812642">
          <w:marLeft w:val="640"/>
          <w:marRight w:val="0"/>
          <w:marTop w:val="0"/>
          <w:marBottom w:val="0"/>
          <w:divBdr>
            <w:top w:val="none" w:sz="0" w:space="0" w:color="auto"/>
            <w:left w:val="none" w:sz="0" w:space="0" w:color="auto"/>
            <w:bottom w:val="none" w:sz="0" w:space="0" w:color="auto"/>
            <w:right w:val="none" w:sz="0" w:space="0" w:color="auto"/>
          </w:divBdr>
        </w:div>
        <w:div w:id="1560552545">
          <w:marLeft w:val="640"/>
          <w:marRight w:val="0"/>
          <w:marTop w:val="0"/>
          <w:marBottom w:val="0"/>
          <w:divBdr>
            <w:top w:val="none" w:sz="0" w:space="0" w:color="auto"/>
            <w:left w:val="none" w:sz="0" w:space="0" w:color="auto"/>
            <w:bottom w:val="none" w:sz="0" w:space="0" w:color="auto"/>
            <w:right w:val="none" w:sz="0" w:space="0" w:color="auto"/>
          </w:divBdr>
        </w:div>
        <w:div w:id="820001968">
          <w:marLeft w:val="640"/>
          <w:marRight w:val="0"/>
          <w:marTop w:val="0"/>
          <w:marBottom w:val="0"/>
          <w:divBdr>
            <w:top w:val="none" w:sz="0" w:space="0" w:color="auto"/>
            <w:left w:val="none" w:sz="0" w:space="0" w:color="auto"/>
            <w:bottom w:val="none" w:sz="0" w:space="0" w:color="auto"/>
            <w:right w:val="none" w:sz="0" w:space="0" w:color="auto"/>
          </w:divBdr>
        </w:div>
        <w:div w:id="1014304724">
          <w:marLeft w:val="640"/>
          <w:marRight w:val="0"/>
          <w:marTop w:val="0"/>
          <w:marBottom w:val="0"/>
          <w:divBdr>
            <w:top w:val="none" w:sz="0" w:space="0" w:color="auto"/>
            <w:left w:val="none" w:sz="0" w:space="0" w:color="auto"/>
            <w:bottom w:val="none" w:sz="0" w:space="0" w:color="auto"/>
            <w:right w:val="none" w:sz="0" w:space="0" w:color="auto"/>
          </w:divBdr>
        </w:div>
        <w:div w:id="1277253901">
          <w:marLeft w:val="640"/>
          <w:marRight w:val="0"/>
          <w:marTop w:val="0"/>
          <w:marBottom w:val="0"/>
          <w:divBdr>
            <w:top w:val="none" w:sz="0" w:space="0" w:color="auto"/>
            <w:left w:val="none" w:sz="0" w:space="0" w:color="auto"/>
            <w:bottom w:val="none" w:sz="0" w:space="0" w:color="auto"/>
            <w:right w:val="none" w:sz="0" w:space="0" w:color="auto"/>
          </w:divBdr>
        </w:div>
        <w:div w:id="1621961466">
          <w:marLeft w:val="640"/>
          <w:marRight w:val="0"/>
          <w:marTop w:val="0"/>
          <w:marBottom w:val="0"/>
          <w:divBdr>
            <w:top w:val="none" w:sz="0" w:space="0" w:color="auto"/>
            <w:left w:val="none" w:sz="0" w:space="0" w:color="auto"/>
            <w:bottom w:val="none" w:sz="0" w:space="0" w:color="auto"/>
            <w:right w:val="none" w:sz="0" w:space="0" w:color="auto"/>
          </w:divBdr>
        </w:div>
        <w:div w:id="1619099641">
          <w:marLeft w:val="640"/>
          <w:marRight w:val="0"/>
          <w:marTop w:val="0"/>
          <w:marBottom w:val="0"/>
          <w:divBdr>
            <w:top w:val="none" w:sz="0" w:space="0" w:color="auto"/>
            <w:left w:val="none" w:sz="0" w:space="0" w:color="auto"/>
            <w:bottom w:val="none" w:sz="0" w:space="0" w:color="auto"/>
            <w:right w:val="none" w:sz="0" w:space="0" w:color="auto"/>
          </w:divBdr>
        </w:div>
        <w:div w:id="376441699">
          <w:marLeft w:val="640"/>
          <w:marRight w:val="0"/>
          <w:marTop w:val="0"/>
          <w:marBottom w:val="0"/>
          <w:divBdr>
            <w:top w:val="none" w:sz="0" w:space="0" w:color="auto"/>
            <w:left w:val="none" w:sz="0" w:space="0" w:color="auto"/>
            <w:bottom w:val="none" w:sz="0" w:space="0" w:color="auto"/>
            <w:right w:val="none" w:sz="0" w:space="0" w:color="auto"/>
          </w:divBdr>
        </w:div>
        <w:div w:id="1456866565">
          <w:marLeft w:val="640"/>
          <w:marRight w:val="0"/>
          <w:marTop w:val="0"/>
          <w:marBottom w:val="0"/>
          <w:divBdr>
            <w:top w:val="none" w:sz="0" w:space="0" w:color="auto"/>
            <w:left w:val="none" w:sz="0" w:space="0" w:color="auto"/>
            <w:bottom w:val="none" w:sz="0" w:space="0" w:color="auto"/>
            <w:right w:val="none" w:sz="0" w:space="0" w:color="auto"/>
          </w:divBdr>
        </w:div>
        <w:div w:id="300771046">
          <w:marLeft w:val="640"/>
          <w:marRight w:val="0"/>
          <w:marTop w:val="0"/>
          <w:marBottom w:val="0"/>
          <w:divBdr>
            <w:top w:val="none" w:sz="0" w:space="0" w:color="auto"/>
            <w:left w:val="none" w:sz="0" w:space="0" w:color="auto"/>
            <w:bottom w:val="none" w:sz="0" w:space="0" w:color="auto"/>
            <w:right w:val="none" w:sz="0" w:space="0" w:color="auto"/>
          </w:divBdr>
        </w:div>
        <w:div w:id="945502649">
          <w:marLeft w:val="640"/>
          <w:marRight w:val="0"/>
          <w:marTop w:val="0"/>
          <w:marBottom w:val="0"/>
          <w:divBdr>
            <w:top w:val="none" w:sz="0" w:space="0" w:color="auto"/>
            <w:left w:val="none" w:sz="0" w:space="0" w:color="auto"/>
            <w:bottom w:val="none" w:sz="0" w:space="0" w:color="auto"/>
            <w:right w:val="none" w:sz="0" w:space="0" w:color="auto"/>
          </w:divBdr>
        </w:div>
        <w:div w:id="2035107672">
          <w:marLeft w:val="640"/>
          <w:marRight w:val="0"/>
          <w:marTop w:val="0"/>
          <w:marBottom w:val="0"/>
          <w:divBdr>
            <w:top w:val="none" w:sz="0" w:space="0" w:color="auto"/>
            <w:left w:val="none" w:sz="0" w:space="0" w:color="auto"/>
            <w:bottom w:val="none" w:sz="0" w:space="0" w:color="auto"/>
            <w:right w:val="none" w:sz="0" w:space="0" w:color="auto"/>
          </w:divBdr>
        </w:div>
        <w:div w:id="137577436">
          <w:marLeft w:val="640"/>
          <w:marRight w:val="0"/>
          <w:marTop w:val="0"/>
          <w:marBottom w:val="0"/>
          <w:divBdr>
            <w:top w:val="none" w:sz="0" w:space="0" w:color="auto"/>
            <w:left w:val="none" w:sz="0" w:space="0" w:color="auto"/>
            <w:bottom w:val="none" w:sz="0" w:space="0" w:color="auto"/>
            <w:right w:val="none" w:sz="0" w:space="0" w:color="auto"/>
          </w:divBdr>
        </w:div>
        <w:div w:id="1721202514">
          <w:marLeft w:val="640"/>
          <w:marRight w:val="0"/>
          <w:marTop w:val="0"/>
          <w:marBottom w:val="0"/>
          <w:divBdr>
            <w:top w:val="none" w:sz="0" w:space="0" w:color="auto"/>
            <w:left w:val="none" w:sz="0" w:space="0" w:color="auto"/>
            <w:bottom w:val="none" w:sz="0" w:space="0" w:color="auto"/>
            <w:right w:val="none" w:sz="0" w:space="0" w:color="auto"/>
          </w:divBdr>
        </w:div>
        <w:div w:id="554507880">
          <w:marLeft w:val="640"/>
          <w:marRight w:val="0"/>
          <w:marTop w:val="0"/>
          <w:marBottom w:val="0"/>
          <w:divBdr>
            <w:top w:val="none" w:sz="0" w:space="0" w:color="auto"/>
            <w:left w:val="none" w:sz="0" w:space="0" w:color="auto"/>
            <w:bottom w:val="none" w:sz="0" w:space="0" w:color="auto"/>
            <w:right w:val="none" w:sz="0" w:space="0" w:color="auto"/>
          </w:divBdr>
        </w:div>
        <w:div w:id="493299021">
          <w:marLeft w:val="640"/>
          <w:marRight w:val="0"/>
          <w:marTop w:val="0"/>
          <w:marBottom w:val="0"/>
          <w:divBdr>
            <w:top w:val="none" w:sz="0" w:space="0" w:color="auto"/>
            <w:left w:val="none" w:sz="0" w:space="0" w:color="auto"/>
            <w:bottom w:val="none" w:sz="0" w:space="0" w:color="auto"/>
            <w:right w:val="none" w:sz="0" w:space="0" w:color="auto"/>
          </w:divBdr>
        </w:div>
        <w:div w:id="2073845698">
          <w:marLeft w:val="640"/>
          <w:marRight w:val="0"/>
          <w:marTop w:val="0"/>
          <w:marBottom w:val="0"/>
          <w:divBdr>
            <w:top w:val="none" w:sz="0" w:space="0" w:color="auto"/>
            <w:left w:val="none" w:sz="0" w:space="0" w:color="auto"/>
            <w:bottom w:val="none" w:sz="0" w:space="0" w:color="auto"/>
            <w:right w:val="none" w:sz="0" w:space="0" w:color="auto"/>
          </w:divBdr>
        </w:div>
        <w:div w:id="673918371">
          <w:marLeft w:val="640"/>
          <w:marRight w:val="0"/>
          <w:marTop w:val="0"/>
          <w:marBottom w:val="0"/>
          <w:divBdr>
            <w:top w:val="none" w:sz="0" w:space="0" w:color="auto"/>
            <w:left w:val="none" w:sz="0" w:space="0" w:color="auto"/>
            <w:bottom w:val="none" w:sz="0" w:space="0" w:color="auto"/>
            <w:right w:val="none" w:sz="0" w:space="0" w:color="auto"/>
          </w:divBdr>
        </w:div>
        <w:div w:id="1708795162">
          <w:marLeft w:val="640"/>
          <w:marRight w:val="0"/>
          <w:marTop w:val="0"/>
          <w:marBottom w:val="0"/>
          <w:divBdr>
            <w:top w:val="none" w:sz="0" w:space="0" w:color="auto"/>
            <w:left w:val="none" w:sz="0" w:space="0" w:color="auto"/>
            <w:bottom w:val="none" w:sz="0" w:space="0" w:color="auto"/>
            <w:right w:val="none" w:sz="0" w:space="0" w:color="auto"/>
          </w:divBdr>
        </w:div>
        <w:div w:id="1892037343">
          <w:marLeft w:val="640"/>
          <w:marRight w:val="0"/>
          <w:marTop w:val="0"/>
          <w:marBottom w:val="0"/>
          <w:divBdr>
            <w:top w:val="none" w:sz="0" w:space="0" w:color="auto"/>
            <w:left w:val="none" w:sz="0" w:space="0" w:color="auto"/>
            <w:bottom w:val="none" w:sz="0" w:space="0" w:color="auto"/>
            <w:right w:val="none" w:sz="0" w:space="0" w:color="auto"/>
          </w:divBdr>
        </w:div>
        <w:div w:id="630945346">
          <w:marLeft w:val="640"/>
          <w:marRight w:val="0"/>
          <w:marTop w:val="0"/>
          <w:marBottom w:val="0"/>
          <w:divBdr>
            <w:top w:val="none" w:sz="0" w:space="0" w:color="auto"/>
            <w:left w:val="none" w:sz="0" w:space="0" w:color="auto"/>
            <w:bottom w:val="none" w:sz="0" w:space="0" w:color="auto"/>
            <w:right w:val="none" w:sz="0" w:space="0" w:color="auto"/>
          </w:divBdr>
        </w:div>
        <w:div w:id="1526824309">
          <w:marLeft w:val="640"/>
          <w:marRight w:val="0"/>
          <w:marTop w:val="0"/>
          <w:marBottom w:val="0"/>
          <w:divBdr>
            <w:top w:val="none" w:sz="0" w:space="0" w:color="auto"/>
            <w:left w:val="none" w:sz="0" w:space="0" w:color="auto"/>
            <w:bottom w:val="none" w:sz="0" w:space="0" w:color="auto"/>
            <w:right w:val="none" w:sz="0" w:space="0" w:color="auto"/>
          </w:divBdr>
        </w:div>
        <w:div w:id="469443260">
          <w:marLeft w:val="640"/>
          <w:marRight w:val="0"/>
          <w:marTop w:val="0"/>
          <w:marBottom w:val="0"/>
          <w:divBdr>
            <w:top w:val="none" w:sz="0" w:space="0" w:color="auto"/>
            <w:left w:val="none" w:sz="0" w:space="0" w:color="auto"/>
            <w:bottom w:val="none" w:sz="0" w:space="0" w:color="auto"/>
            <w:right w:val="none" w:sz="0" w:space="0" w:color="auto"/>
          </w:divBdr>
        </w:div>
        <w:div w:id="105856843">
          <w:marLeft w:val="640"/>
          <w:marRight w:val="0"/>
          <w:marTop w:val="0"/>
          <w:marBottom w:val="0"/>
          <w:divBdr>
            <w:top w:val="none" w:sz="0" w:space="0" w:color="auto"/>
            <w:left w:val="none" w:sz="0" w:space="0" w:color="auto"/>
            <w:bottom w:val="none" w:sz="0" w:space="0" w:color="auto"/>
            <w:right w:val="none" w:sz="0" w:space="0" w:color="auto"/>
          </w:divBdr>
        </w:div>
        <w:div w:id="1096706096">
          <w:marLeft w:val="640"/>
          <w:marRight w:val="0"/>
          <w:marTop w:val="0"/>
          <w:marBottom w:val="0"/>
          <w:divBdr>
            <w:top w:val="none" w:sz="0" w:space="0" w:color="auto"/>
            <w:left w:val="none" w:sz="0" w:space="0" w:color="auto"/>
            <w:bottom w:val="none" w:sz="0" w:space="0" w:color="auto"/>
            <w:right w:val="none" w:sz="0" w:space="0" w:color="auto"/>
          </w:divBdr>
        </w:div>
        <w:div w:id="743917246">
          <w:marLeft w:val="640"/>
          <w:marRight w:val="0"/>
          <w:marTop w:val="0"/>
          <w:marBottom w:val="0"/>
          <w:divBdr>
            <w:top w:val="none" w:sz="0" w:space="0" w:color="auto"/>
            <w:left w:val="none" w:sz="0" w:space="0" w:color="auto"/>
            <w:bottom w:val="none" w:sz="0" w:space="0" w:color="auto"/>
            <w:right w:val="none" w:sz="0" w:space="0" w:color="auto"/>
          </w:divBdr>
        </w:div>
        <w:div w:id="97214733">
          <w:marLeft w:val="640"/>
          <w:marRight w:val="0"/>
          <w:marTop w:val="0"/>
          <w:marBottom w:val="0"/>
          <w:divBdr>
            <w:top w:val="none" w:sz="0" w:space="0" w:color="auto"/>
            <w:left w:val="none" w:sz="0" w:space="0" w:color="auto"/>
            <w:bottom w:val="none" w:sz="0" w:space="0" w:color="auto"/>
            <w:right w:val="none" w:sz="0" w:space="0" w:color="auto"/>
          </w:divBdr>
        </w:div>
        <w:div w:id="1205557413">
          <w:marLeft w:val="640"/>
          <w:marRight w:val="0"/>
          <w:marTop w:val="0"/>
          <w:marBottom w:val="0"/>
          <w:divBdr>
            <w:top w:val="none" w:sz="0" w:space="0" w:color="auto"/>
            <w:left w:val="none" w:sz="0" w:space="0" w:color="auto"/>
            <w:bottom w:val="none" w:sz="0" w:space="0" w:color="auto"/>
            <w:right w:val="none" w:sz="0" w:space="0" w:color="auto"/>
          </w:divBdr>
        </w:div>
        <w:div w:id="1336767596">
          <w:marLeft w:val="640"/>
          <w:marRight w:val="0"/>
          <w:marTop w:val="0"/>
          <w:marBottom w:val="0"/>
          <w:divBdr>
            <w:top w:val="none" w:sz="0" w:space="0" w:color="auto"/>
            <w:left w:val="none" w:sz="0" w:space="0" w:color="auto"/>
            <w:bottom w:val="none" w:sz="0" w:space="0" w:color="auto"/>
            <w:right w:val="none" w:sz="0" w:space="0" w:color="auto"/>
          </w:divBdr>
        </w:div>
        <w:div w:id="115300968">
          <w:marLeft w:val="640"/>
          <w:marRight w:val="0"/>
          <w:marTop w:val="0"/>
          <w:marBottom w:val="0"/>
          <w:divBdr>
            <w:top w:val="none" w:sz="0" w:space="0" w:color="auto"/>
            <w:left w:val="none" w:sz="0" w:space="0" w:color="auto"/>
            <w:bottom w:val="none" w:sz="0" w:space="0" w:color="auto"/>
            <w:right w:val="none" w:sz="0" w:space="0" w:color="auto"/>
          </w:divBdr>
        </w:div>
        <w:div w:id="2043433103">
          <w:marLeft w:val="640"/>
          <w:marRight w:val="0"/>
          <w:marTop w:val="0"/>
          <w:marBottom w:val="0"/>
          <w:divBdr>
            <w:top w:val="none" w:sz="0" w:space="0" w:color="auto"/>
            <w:left w:val="none" w:sz="0" w:space="0" w:color="auto"/>
            <w:bottom w:val="none" w:sz="0" w:space="0" w:color="auto"/>
            <w:right w:val="none" w:sz="0" w:space="0" w:color="auto"/>
          </w:divBdr>
        </w:div>
        <w:div w:id="434791804">
          <w:marLeft w:val="640"/>
          <w:marRight w:val="0"/>
          <w:marTop w:val="0"/>
          <w:marBottom w:val="0"/>
          <w:divBdr>
            <w:top w:val="none" w:sz="0" w:space="0" w:color="auto"/>
            <w:left w:val="none" w:sz="0" w:space="0" w:color="auto"/>
            <w:bottom w:val="none" w:sz="0" w:space="0" w:color="auto"/>
            <w:right w:val="none" w:sz="0" w:space="0" w:color="auto"/>
          </w:divBdr>
        </w:div>
        <w:div w:id="1848515546">
          <w:marLeft w:val="640"/>
          <w:marRight w:val="0"/>
          <w:marTop w:val="0"/>
          <w:marBottom w:val="0"/>
          <w:divBdr>
            <w:top w:val="none" w:sz="0" w:space="0" w:color="auto"/>
            <w:left w:val="none" w:sz="0" w:space="0" w:color="auto"/>
            <w:bottom w:val="none" w:sz="0" w:space="0" w:color="auto"/>
            <w:right w:val="none" w:sz="0" w:space="0" w:color="auto"/>
          </w:divBdr>
        </w:div>
        <w:div w:id="60955015">
          <w:marLeft w:val="640"/>
          <w:marRight w:val="0"/>
          <w:marTop w:val="0"/>
          <w:marBottom w:val="0"/>
          <w:divBdr>
            <w:top w:val="none" w:sz="0" w:space="0" w:color="auto"/>
            <w:left w:val="none" w:sz="0" w:space="0" w:color="auto"/>
            <w:bottom w:val="none" w:sz="0" w:space="0" w:color="auto"/>
            <w:right w:val="none" w:sz="0" w:space="0" w:color="auto"/>
          </w:divBdr>
        </w:div>
        <w:div w:id="1898348132">
          <w:marLeft w:val="640"/>
          <w:marRight w:val="0"/>
          <w:marTop w:val="0"/>
          <w:marBottom w:val="0"/>
          <w:divBdr>
            <w:top w:val="none" w:sz="0" w:space="0" w:color="auto"/>
            <w:left w:val="none" w:sz="0" w:space="0" w:color="auto"/>
            <w:bottom w:val="none" w:sz="0" w:space="0" w:color="auto"/>
            <w:right w:val="none" w:sz="0" w:space="0" w:color="auto"/>
          </w:divBdr>
        </w:div>
        <w:div w:id="15277779">
          <w:marLeft w:val="640"/>
          <w:marRight w:val="0"/>
          <w:marTop w:val="0"/>
          <w:marBottom w:val="0"/>
          <w:divBdr>
            <w:top w:val="none" w:sz="0" w:space="0" w:color="auto"/>
            <w:left w:val="none" w:sz="0" w:space="0" w:color="auto"/>
            <w:bottom w:val="none" w:sz="0" w:space="0" w:color="auto"/>
            <w:right w:val="none" w:sz="0" w:space="0" w:color="auto"/>
          </w:divBdr>
        </w:div>
      </w:divsChild>
    </w:div>
    <w:div w:id="426005003">
      <w:bodyDiv w:val="1"/>
      <w:marLeft w:val="0"/>
      <w:marRight w:val="0"/>
      <w:marTop w:val="0"/>
      <w:marBottom w:val="0"/>
      <w:divBdr>
        <w:top w:val="none" w:sz="0" w:space="0" w:color="auto"/>
        <w:left w:val="none" w:sz="0" w:space="0" w:color="auto"/>
        <w:bottom w:val="none" w:sz="0" w:space="0" w:color="auto"/>
        <w:right w:val="none" w:sz="0" w:space="0" w:color="auto"/>
      </w:divBdr>
      <w:divsChild>
        <w:div w:id="528420278">
          <w:marLeft w:val="640"/>
          <w:marRight w:val="0"/>
          <w:marTop w:val="0"/>
          <w:marBottom w:val="0"/>
          <w:divBdr>
            <w:top w:val="none" w:sz="0" w:space="0" w:color="auto"/>
            <w:left w:val="none" w:sz="0" w:space="0" w:color="auto"/>
            <w:bottom w:val="none" w:sz="0" w:space="0" w:color="auto"/>
            <w:right w:val="none" w:sz="0" w:space="0" w:color="auto"/>
          </w:divBdr>
        </w:div>
        <w:div w:id="384640830">
          <w:marLeft w:val="640"/>
          <w:marRight w:val="0"/>
          <w:marTop w:val="0"/>
          <w:marBottom w:val="0"/>
          <w:divBdr>
            <w:top w:val="none" w:sz="0" w:space="0" w:color="auto"/>
            <w:left w:val="none" w:sz="0" w:space="0" w:color="auto"/>
            <w:bottom w:val="none" w:sz="0" w:space="0" w:color="auto"/>
            <w:right w:val="none" w:sz="0" w:space="0" w:color="auto"/>
          </w:divBdr>
        </w:div>
        <w:div w:id="268317471">
          <w:marLeft w:val="640"/>
          <w:marRight w:val="0"/>
          <w:marTop w:val="0"/>
          <w:marBottom w:val="0"/>
          <w:divBdr>
            <w:top w:val="none" w:sz="0" w:space="0" w:color="auto"/>
            <w:left w:val="none" w:sz="0" w:space="0" w:color="auto"/>
            <w:bottom w:val="none" w:sz="0" w:space="0" w:color="auto"/>
            <w:right w:val="none" w:sz="0" w:space="0" w:color="auto"/>
          </w:divBdr>
        </w:div>
        <w:div w:id="1100181811">
          <w:marLeft w:val="640"/>
          <w:marRight w:val="0"/>
          <w:marTop w:val="0"/>
          <w:marBottom w:val="0"/>
          <w:divBdr>
            <w:top w:val="none" w:sz="0" w:space="0" w:color="auto"/>
            <w:left w:val="none" w:sz="0" w:space="0" w:color="auto"/>
            <w:bottom w:val="none" w:sz="0" w:space="0" w:color="auto"/>
            <w:right w:val="none" w:sz="0" w:space="0" w:color="auto"/>
          </w:divBdr>
        </w:div>
        <w:div w:id="1678461453">
          <w:marLeft w:val="640"/>
          <w:marRight w:val="0"/>
          <w:marTop w:val="0"/>
          <w:marBottom w:val="0"/>
          <w:divBdr>
            <w:top w:val="none" w:sz="0" w:space="0" w:color="auto"/>
            <w:left w:val="none" w:sz="0" w:space="0" w:color="auto"/>
            <w:bottom w:val="none" w:sz="0" w:space="0" w:color="auto"/>
            <w:right w:val="none" w:sz="0" w:space="0" w:color="auto"/>
          </w:divBdr>
        </w:div>
        <w:div w:id="1665815761">
          <w:marLeft w:val="640"/>
          <w:marRight w:val="0"/>
          <w:marTop w:val="0"/>
          <w:marBottom w:val="0"/>
          <w:divBdr>
            <w:top w:val="none" w:sz="0" w:space="0" w:color="auto"/>
            <w:left w:val="none" w:sz="0" w:space="0" w:color="auto"/>
            <w:bottom w:val="none" w:sz="0" w:space="0" w:color="auto"/>
            <w:right w:val="none" w:sz="0" w:space="0" w:color="auto"/>
          </w:divBdr>
        </w:div>
        <w:div w:id="98377993">
          <w:marLeft w:val="640"/>
          <w:marRight w:val="0"/>
          <w:marTop w:val="0"/>
          <w:marBottom w:val="0"/>
          <w:divBdr>
            <w:top w:val="none" w:sz="0" w:space="0" w:color="auto"/>
            <w:left w:val="none" w:sz="0" w:space="0" w:color="auto"/>
            <w:bottom w:val="none" w:sz="0" w:space="0" w:color="auto"/>
            <w:right w:val="none" w:sz="0" w:space="0" w:color="auto"/>
          </w:divBdr>
        </w:div>
        <w:div w:id="1945992011">
          <w:marLeft w:val="640"/>
          <w:marRight w:val="0"/>
          <w:marTop w:val="0"/>
          <w:marBottom w:val="0"/>
          <w:divBdr>
            <w:top w:val="none" w:sz="0" w:space="0" w:color="auto"/>
            <w:left w:val="none" w:sz="0" w:space="0" w:color="auto"/>
            <w:bottom w:val="none" w:sz="0" w:space="0" w:color="auto"/>
            <w:right w:val="none" w:sz="0" w:space="0" w:color="auto"/>
          </w:divBdr>
        </w:div>
        <w:div w:id="607350161">
          <w:marLeft w:val="640"/>
          <w:marRight w:val="0"/>
          <w:marTop w:val="0"/>
          <w:marBottom w:val="0"/>
          <w:divBdr>
            <w:top w:val="none" w:sz="0" w:space="0" w:color="auto"/>
            <w:left w:val="none" w:sz="0" w:space="0" w:color="auto"/>
            <w:bottom w:val="none" w:sz="0" w:space="0" w:color="auto"/>
            <w:right w:val="none" w:sz="0" w:space="0" w:color="auto"/>
          </w:divBdr>
        </w:div>
        <w:div w:id="67045796">
          <w:marLeft w:val="640"/>
          <w:marRight w:val="0"/>
          <w:marTop w:val="0"/>
          <w:marBottom w:val="0"/>
          <w:divBdr>
            <w:top w:val="none" w:sz="0" w:space="0" w:color="auto"/>
            <w:left w:val="none" w:sz="0" w:space="0" w:color="auto"/>
            <w:bottom w:val="none" w:sz="0" w:space="0" w:color="auto"/>
            <w:right w:val="none" w:sz="0" w:space="0" w:color="auto"/>
          </w:divBdr>
        </w:div>
        <w:div w:id="1914656700">
          <w:marLeft w:val="640"/>
          <w:marRight w:val="0"/>
          <w:marTop w:val="0"/>
          <w:marBottom w:val="0"/>
          <w:divBdr>
            <w:top w:val="none" w:sz="0" w:space="0" w:color="auto"/>
            <w:left w:val="none" w:sz="0" w:space="0" w:color="auto"/>
            <w:bottom w:val="none" w:sz="0" w:space="0" w:color="auto"/>
            <w:right w:val="none" w:sz="0" w:space="0" w:color="auto"/>
          </w:divBdr>
        </w:div>
        <w:div w:id="1925651069">
          <w:marLeft w:val="640"/>
          <w:marRight w:val="0"/>
          <w:marTop w:val="0"/>
          <w:marBottom w:val="0"/>
          <w:divBdr>
            <w:top w:val="none" w:sz="0" w:space="0" w:color="auto"/>
            <w:left w:val="none" w:sz="0" w:space="0" w:color="auto"/>
            <w:bottom w:val="none" w:sz="0" w:space="0" w:color="auto"/>
            <w:right w:val="none" w:sz="0" w:space="0" w:color="auto"/>
          </w:divBdr>
        </w:div>
        <w:div w:id="768888387">
          <w:marLeft w:val="640"/>
          <w:marRight w:val="0"/>
          <w:marTop w:val="0"/>
          <w:marBottom w:val="0"/>
          <w:divBdr>
            <w:top w:val="none" w:sz="0" w:space="0" w:color="auto"/>
            <w:left w:val="none" w:sz="0" w:space="0" w:color="auto"/>
            <w:bottom w:val="none" w:sz="0" w:space="0" w:color="auto"/>
            <w:right w:val="none" w:sz="0" w:space="0" w:color="auto"/>
          </w:divBdr>
        </w:div>
        <w:div w:id="241447542">
          <w:marLeft w:val="640"/>
          <w:marRight w:val="0"/>
          <w:marTop w:val="0"/>
          <w:marBottom w:val="0"/>
          <w:divBdr>
            <w:top w:val="none" w:sz="0" w:space="0" w:color="auto"/>
            <w:left w:val="none" w:sz="0" w:space="0" w:color="auto"/>
            <w:bottom w:val="none" w:sz="0" w:space="0" w:color="auto"/>
            <w:right w:val="none" w:sz="0" w:space="0" w:color="auto"/>
          </w:divBdr>
        </w:div>
        <w:div w:id="1875849894">
          <w:marLeft w:val="640"/>
          <w:marRight w:val="0"/>
          <w:marTop w:val="0"/>
          <w:marBottom w:val="0"/>
          <w:divBdr>
            <w:top w:val="none" w:sz="0" w:space="0" w:color="auto"/>
            <w:left w:val="none" w:sz="0" w:space="0" w:color="auto"/>
            <w:bottom w:val="none" w:sz="0" w:space="0" w:color="auto"/>
            <w:right w:val="none" w:sz="0" w:space="0" w:color="auto"/>
          </w:divBdr>
        </w:div>
        <w:div w:id="631596416">
          <w:marLeft w:val="640"/>
          <w:marRight w:val="0"/>
          <w:marTop w:val="0"/>
          <w:marBottom w:val="0"/>
          <w:divBdr>
            <w:top w:val="none" w:sz="0" w:space="0" w:color="auto"/>
            <w:left w:val="none" w:sz="0" w:space="0" w:color="auto"/>
            <w:bottom w:val="none" w:sz="0" w:space="0" w:color="auto"/>
            <w:right w:val="none" w:sz="0" w:space="0" w:color="auto"/>
          </w:divBdr>
        </w:div>
        <w:div w:id="212082577">
          <w:marLeft w:val="640"/>
          <w:marRight w:val="0"/>
          <w:marTop w:val="0"/>
          <w:marBottom w:val="0"/>
          <w:divBdr>
            <w:top w:val="none" w:sz="0" w:space="0" w:color="auto"/>
            <w:left w:val="none" w:sz="0" w:space="0" w:color="auto"/>
            <w:bottom w:val="none" w:sz="0" w:space="0" w:color="auto"/>
            <w:right w:val="none" w:sz="0" w:space="0" w:color="auto"/>
          </w:divBdr>
        </w:div>
        <w:div w:id="2135294068">
          <w:marLeft w:val="640"/>
          <w:marRight w:val="0"/>
          <w:marTop w:val="0"/>
          <w:marBottom w:val="0"/>
          <w:divBdr>
            <w:top w:val="none" w:sz="0" w:space="0" w:color="auto"/>
            <w:left w:val="none" w:sz="0" w:space="0" w:color="auto"/>
            <w:bottom w:val="none" w:sz="0" w:space="0" w:color="auto"/>
            <w:right w:val="none" w:sz="0" w:space="0" w:color="auto"/>
          </w:divBdr>
        </w:div>
        <w:div w:id="1839809135">
          <w:marLeft w:val="640"/>
          <w:marRight w:val="0"/>
          <w:marTop w:val="0"/>
          <w:marBottom w:val="0"/>
          <w:divBdr>
            <w:top w:val="none" w:sz="0" w:space="0" w:color="auto"/>
            <w:left w:val="none" w:sz="0" w:space="0" w:color="auto"/>
            <w:bottom w:val="none" w:sz="0" w:space="0" w:color="auto"/>
            <w:right w:val="none" w:sz="0" w:space="0" w:color="auto"/>
          </w:divBdr>
        </w:div>
        <w:div w:id="1261257729">
          <w:marLeft w:val="640"/>
          <w:marRight w:val="0"/>
          <w:marTop w:val="0"/>
          <w:marBottom w:val="0"/>
          <w:divBdr>
            <w:top w:val="none" w:sz="0" w:space="0" w:color="auto"/>
            <w:left w:val="none" w:sz="0" w:space="0" w:color="auto"/>
            <w:bottom w:val="none" w:sz="0" w:space="0" w:color="auto"/>
            <w:right w:val="none" w:sz="0" w:space="0" w:color="auto"/>
          </w:divBdr>
        </w:div>
        <w:div w:id="2021810339">
          <w:marLeft w:val="640"/>
          <w:marRight w:val="0"/>
          <w:marTop w:val="0"/>
          <w:marBottom w:val="0"/>
          <w:divBdr>
            <w:top w:val="none" w:sz="0" w:space="0" w:color="auto"/>
            <w:left w:val="none" w:sz="0" w:space="0" w:color="auto"/>
            <w:bottom w:val="none" w:sz="0" w:space="0" w:color="auto"/>
            <w:right w:val="none" w:sz="0" w:space="0" w:color="auto"/>
          </w:divBdr>
        </w:div>
        <w:div w:id="2140999216">
          <w:marLeft w:val="640"/>
          <w:marRight w:val="0"/>
          <w:marTop w:val="0"/>
          <w:marBottom w:val="0"/>
          <w:divBdr>
            <w:top w:val="none" w:sz="0" w:space="0" w:color="auto"/>
            <w:left w:val="none" w:sz="0" w:space="0" w:color="auto"/>
            <w:bottom w:val="none" w:sz="0" w:space="0" w:color="auto"/>
            <w:right w:val="none" w:sz="0" w:space="0" w:color="auto"/>
          </w:divBdr>
        </w:div>
        <w:div w:id="1684471826">
          <w:marLeft w:val="640"/>
          <w:marRight w:val="0"/>
          <w:marTop w:val="0"/>
          <w:marBottom w:val="0"/>
          <w:divBdr>
            <w:top w:val="none" w:sz="0" w:space="0" w:color="auto"/>
            <w:left w:val="none" w:sz="0" w:space="0" w:color="auto"/>
            <w:bottom w:val="none" w:sz="0" w:space="0" w:color="auto"/>
            <w:right w:val="none" w:sz="0" w:space="0" w:color="auto"/>
          </w:divBdr>
        </w:div>
        <w:div w:id="1213808201">
          <w:marLeft w:val="640"/>
          <w:marRight w:val="0"/>
          <w:marTop w:val="0"/>
          <w:marBottom w:val="0"/>
          <w:divBdr>
            <w:top w:val="none" w:sz="0" w:space="0" w:color="auto"/>
            <w:left w:val="none" w:sz="0" w:space="0" w:color="auto"/>
            <w:bottom w:val="none" w:sz="0" w:space="0" w:color="auto"/>
            <w:right w:val="none" w:sz="0" w:space="0" w:color="auto"/>
          </w:divBdr>
        </w:div>
        <w:div w:id="2112898536">
          <w:marLeft w:val="640"/>
          <w:marRight w:val="0"/>
          <w:marTop w:val="0"/>
          <w:marBottom w:val="0"/>
          <w:divBdr>
            <w:top w:val="none" w:sz="0" w:space="0" w:color="auto"/>
            <w:left w:val="none" w:sz="0" w:space="0" w:color="auto"/>
            <w:bottom w:val="none" w:sz="0" w:space="0" w:color="auto"/>
            <w:right w:val="none" w:sz="0" w:space="0" w:color="auto"/>
          </w:divBdr>
        </w:div>
        <w:div w:id="2113624511">
          <w:marLeft w:val="640"/>
          <w:marRight w:val="0"/>
          <w:marTop w:val="0"/>
          <w:marBottom w:val="0"/>
          <w:divBdr>
            <w:top w:val="none" w:sz="0" w:space="0" w:color="auto"/>
            <w:left w:val="none" w:sz="0" w:space="0" w:color="auto"/>
            <w:bottom w:val="none" w:sz="0" w:space="0" w:color="auto"/>
            <w:right w:val="none" w:sz="0" w:space="0" w:color="auto"/>
          </w:divBdr>
        </w:div>
        <w:div w:id="543905564">
          <w:marLeft w:val="640"/>
          <w:marRight w:val="0"/>
          <w:marTop w:val="0"/>
          <w:marBottom w:val="0"/>
          <w:divBdr>
            <w:top w:val="none" w:sz="0" w:space="0" w:color="auto"/>
            <w:left w:val="none" w:sz="0" w:space="0" w:color="auto"/>
            <w:bottom w:val="none" w:sz="0" w:space="0" w:color="auto"/>
            <w:right w:val="none" w:sz="0" w:space="0" w:color="auto"/>
          </w:divBdr>
        </w:div>
        <w:div w:id="1972469490">
          <w:marLeft w:val="640"/>
          <w:marRight w:val="0"/>
          <w:marTop w:val="0"/>
          <w:marBottom w:val="0"/>
          <w:divBdr>
            <w:top w:val="none" w:sz="0" w:space="0" w:color="auto"/>
            <w:left w:val="none" w:sz="0" w:space="0" w:color="auto"/>
            <w:bottom w:val="none" w:sz="0" w:space="0" w:color="auto"/>
            <w:right w:val="none" w:sz="0" w:space="0" w:color="auto"/>
          </w:divBdr>
        </w:div>
        <w:div w:id="654528041">
          <w:marLeft w:val="640"/>
          <w:marRight w:val="0"/>
          <w:marTop w:val="0"/>
          <w:marBottom w:val="0"/>
          <w:divBdr>
            <w:top w:val="none" w:sz="0" w:space="0" w:color="auto"/>
            <w:left w:val="none" w:sz="0" w:space="0" w:color="auto"/>
            <w:bottom w:val="none" w:sz="0" w:space="0" w:color="auto"/>
            <w:right w:val="none" w:sz="0" w:space="0" w:color="auto"/>
          </w:divBdr>
        </w:div>
        <w:div w:id="526412651">
          <w:marLeft w:val="640"/>
          <w:marRight w:val="0"/>
          <w:marTop w:val="0"/>
          <w:marBottom w:val="0"/>
          <w:divBdr>
            <w:top w:val="none" w:sz="0" w:space="0" w:color="auto"/>
            <w:left w:val="none" w:sz="0" w:space="0" w:color="auto"/>
            <w:bottom w:val="none" w:sz="0" w:space="0" w:color="auto"/>
            <w:right w:val="none" w:sz="0" w:space="0" w:color="auto"/>
          </w:divBdr>
        </w:div>
        <w:div w:id="224923836">
          <w:marLeft w:val="640"/>
          <w:marRight w:val="0"/>
          <w:marTop w:val="0"/>
          <w:marBottom w:val="0"/>
          <w:divBdr>
            <w:top w:val="none" w:sz="0" w:space="0" w:color="auto"/>
            <w:left w:val="none" w:sz="0" w:space="0" w:color="auto"/>
            <w:bottom w:val="none" w:sz="0" w:space="0" w:color="auto"/>
            <w:right w:val="none" w:sz="0" w:space="0" w:color="auto"/>
          </w:divBdr>
        </w:div>
        <w:div w:id="2002544383">
          <w:marLeft w:val="640"/>
          <w:marRight w:val="0"/>
          <w:marTop w:val="0"/>
          <w:marBottom w:val="0"/>
          <w:divBdr>
            <w:top w:val="none" w:sz="0" w:space="0" w:color="auto"/>
            <w:left w:val="none" w:sz="0" w:space="0" w:color="auto"/>
            <w:bottom w:val="none" w:sz="0" w:space="0" w:color="auto"/>
            <w:right w:val="none" w:sz="0" w:space="0" w:color="auto"/>
          </w:divBdr>
        </w:div>
        <w:div w:id="1731223506">
          <w:marLeft w:val="640"/>
          <w:marRight w:val="0"/>
          <w:marTop w:val="0"/>
          <w:marBottom w:val="0"/>
          <w:divBdr>
            <w:top w:val="none" w:sz="0" w:space="0" w:color="auto"/>
            <w:left w:val="none" w:sz="0" w:space="0" w:color="auto"/>
            <w:bottom w:val="none" w:sz="0" w:space="0" w:color="auto"/>
            <w:right w:val="none" w:sz="0" w:space="0" w:color="auto"/>
          </w:divBdr>
        </w:div>
        <w:div w:id="463155650">
          <w:marLeft w:val="640"/>
          <w:marRight w:val="0"/>
          <w:marTop w:val="0"/>
          <w:marBottom w:val="0"/>
          <w:divBdr>
            <w:top w:val="none" w:sz="0" w:space="0" w:color="auto"/>
            <w:left w:val="none" w:sz="0" w:space="0" w:color="auto"/>
            <w:bottom w:val="none" w:sz="0" w:space="0" w:color="auto"/>
            <w:right w:val="none" w:sz="0" w:space="0" w:color="auto"/>
          </w:divBdr>
        </w:div>
        <w:div w:id="145244389">
          <w:marLeft w:val="640"/>
          <w:marRight w:val="0"/>
          <w:marTop w:val="0"/>
          <w:marBottom w:val="0"/>
          <w:divBdr>
            <w:top w:val="none" w:sz="0" w:space="0" w:color="auto"/>
            <w:left w:val="none" w:sz="0" w:space="0" w:color="auto"/>
            <w:bottom w:val="none" w:sz="0" w:space="0" w:color="auto"/>
            <w:right w:val="none" w:sz="0" w:space="0" w:color="auto"/>
          </w:divBdr>
        </w:div>
        <w:div w:id="537205664">
          <w:marLeft w:val="640"/>
          <w:marRight w:val="0"/>
          <w:marTop w:val="0"/>
          <w:marBottom w:val="0"/>
          <w:divBdr>
            <w:top w:val="none" w:sz="0" w:space="0" w:color="auto"/>
            <w:left w:val="none" w:sz="0" w:space="0" w:color="auto"/>
            <w:bottom w:val="none" w:sz="0" w:space="0" w:color="auto"/>
            <w:right w:val="none" w:sz="0" w:space="0" w:color="auto"/>
          </w:divBdr>
        </w:div>
        <w:div w:id="1216309595">
          <w:marLeft w:val="640"/>
          <w:marRight w:val="0"/>
          <w:marTop w:val="0"/>
          <w:marBottom w:val="0"/>
          <w:divBdr>
            <w:top w:val="none" w:sz="0" w:space="0" w:color="auto"/>
            <w:left w:val="none" w:sz="0" w:space="0" w:color="auto"/>
            <w:bottom w:val="none" w:sz="0" w:space="0" w:color="auto"/>
            <w:right w:val="none" w:sz="0" w:space="0" w:color="auto"/>
          </w:divBdr>
        </w:div>
        <w:div w:id="1603797850">
          <w:marLeft w:val="640"/>
          <w:marRight w:val="0"/>
          <w:marTop w:val="0"/>
          <w:marBottom w:val="0"/>
          <w:divBdr>
            <w:top w:val="none" w:sz="0" w:space="0" w:color="auto"/>
            <w:left w:val="none" w:sz="0" w:space="0" w:color="auto"/>
            <w:bottom w:val="none" w:sz="0" w:space="0" w:color="auto"/>
            <w:right w:val="none" w:sz="0" w:space="0" w:color="auto"/>
          </w:divBdr>
        </w:div>
        <w:div w:id="562375306">
          <w:marLeft w:val="640"/>
          <w:marRight w:val="0"/>
          <w:marTop w:val="0"/>
          <w:marBottom w:val="0"/>
          <w:divBdr>
            <w:top w:val="none" w:sz="0" w:space="0" w:color="auto"/>
            <w:left w:val="none" w:sz="0" w:space="0" w:color="auto"/>
            <w:bottom w:val="none" w:sz="0" w:space="0" w:color="auto"/>
            <w:right w:val="none" w:sz="0" w:space="0" w:color="auto"/>
          </w:divBdr>
        </w:div>
        <w:div w:id="159079444">
          <w:marLeft w:val="640"/>
          <w:marRight w:val="0"/>
          <w:marTop w:val="0"/>
          <w:marBottom w:val="0"/>
          <w:divBdr>
            <w:top w:val="none" w:sz="0" w:space="0" w:color="auto"/>
            <w:left w:val="none" w:sz="0" w:space="0" w:color="auto"/>
            <w:bottom w:val="none" w:sz="0" w:space="0" w:color="auto"/>
            <w:right w:val="none" w:sz="0" w:space="0" w:color="auto"/>
          </w:divBdr>
        </w:div>
        <w:div w:id="135879516">
          <w:marLeft w:val="640"/>
          <w:marRight w:val="0"/>
          <w:marTop w:val="0"/>
          <w:marBottom w:val="0"/>
          <w:divBdr>
            <w:top w:val="none" w:sz="0" w:space="0" w:color="auto"/>
            <w:left w:val="none" w:sz="0" w:space="0" w:color="auto"/>
            <w:bottom w:val="none" w:sz="0" w:space="0" w:color="auto"/>
            <w:right w:val="none" w:sz="0" w:space="0" w:color="auto"/>
          </w:divBdr>
        </w:div>
        <w:div w:id="223569073">
          <w:marLeft w:val="640"/>
          <w:marRight w:val="0"/>
          <w:marTop w:val="0"/>
          <w:marBottom w:val="0"/>
          <w:divBdr>
            <w:top w:val="none" w:sz="0" w:space="0" w:color="auto"/>
            <w:left w:val="none" w:sz="0" w:space="0" w:color="auto"/>
            <w:bottom w:val="none" w:sz="0" w:space="0" w:color="auto"/>
            <w:right w:val="none" w:sz="0" w:space="0" w:color="auto"/>
          </w:divBdr>
        </w:div>
        <w:div w:id="152257138">
          <w:marLeft w:val="640"/>
          <w:marRight w:val="0"/>
          <w:marTop w:val="0"/>
          <w:marBottom w:val="0"/>
          <w:divBdr>
            <w:top w:val="none" w:sz="0" w:space="0" w:color="auto"/>
            <w:left w:val="none" w:sz="0" w:space="0" w:color="auto"/>
            <w:bottom w:val="none" w:sz="0" w:space="0" w:color="auto"/>
            <w:right w:val="none" w:sz="0" w:space="0" w:color="auto"/>
          </w:divBdr>
        </w:div>
        <w:div w:id="960458038">
          <w:marLeft w:val="640"/>
          <w:marRight w:val="0"/>
          <w:marTop w:val="0"/>
          <w:marBottom w:val="0"/>
          <w:divBdr>
            <w:top w:val="none" w:sz="0" w:space="0" w:color="auto"/>
            <w:left w:val="none" w:sz="0" w:space="0" w:color="auto"/>
            <w:bottom w:val="none" w:sz="0" w:space="0" w:color="auto"/>
            <w:right w:val="none" w:sz="0" w:space="0" w:color="auto"/>
          </w:divBdr>
        </w:div>
        <w:div w:id="1240291657">
          <w:marLeft w:val="640"/>
          <w:marRight w:val="0"/>
          <w:marTop w:val="0"/>
          <w:marBottom w:val="0"/>
          <w:divBdr>
            <w:top w:val="none" w:sz="0" w:space="0" w:color="auto"/>
            <w:left w:val="none" w:sz="0" w:space="0" w:color="auto"/>
            <w:bottom w:val="none" w:sz="0" w:space="0" w:color="auto"/>
            <w:right w:val="none" w:sz="0" w:space="0" w:color="auto"/>
          </w:divBdr>
        </w:div>
        <w:div w:id="1791584685">
          <w:marLeft w:val="640"/>
          <w:marRight w:val="0"/>
          <w:marTop w:val="0"/>
          <w:marBottom w:val="0"/>
          <w:divBdr>
            <w:top w:val="none" w:sz="0" w:space="0" w:color="auto"/>
            <w:left w:val="none" w:sz="0" w:space="0" w:color="auto"/>
            <w:bottom w:val="none" w:sz="0" w:space="0" w:color="auto"/>
            <w:right w:val="none" w:sz="0" w:space="0" w:color="auto"/>
          </w:divBdr>
        </w:div>
        <w:div w:id="1048147434">
          <w:marLeft w:val="640"/>
          <w:marRight w:val="0"/>
          <w:marTop w:val="0"/>
          <w:marBottom w:val="0"/>
          <w:divBdr>
            <w:top w:val="none" w:sz="0" w:space="0" w:color="auto"/>
            <w:left w:val="none" w:sz="0" w:space="0" w:color="auto"/>
            <w:bottom w:val="none" w:sz="0" w:space="0" w:color="auto"/>
            <w:right w:val="none" w:sz="0" w:space="0" w:color="auto"/>
          </w:divBdr>
        </w:div>
        <w:div w:id="800731633">
          <w:marLeft w:val="640"/>
          <w:marRight w:val="0"/>
          <w:marTop w:val="0"/>
          <w:marBottom w:val="0"/>
          <w:divBdr>
            <w:top w:val="none" w:sz="0" w:space="0" w:color="auto"/>
            <w:left w:val="none" w:sz="0" w:space="0" w:color="auto"/>
            <w:bottom w:val="none" w:sz="0" w:space="0" w:color="auto"/>
            <w:right w:val="none" w:sz="0" w:space="0" w:color="auto"/>
          </w:divBdr>
        </w:div>
        <w:div w:id="13044503">
          <w:marLeft w:val="640"/>
          <w:marRight w:val="0"/>
          <w:marTop w:val="0"/>
          <w:marBottom w:val="0"/>
          <w:divBdr>
            <w:top w:val="none" w:sz="0" w:space="0" w:color="auto"/>
            <w:left w:val="none" w:sz="0" w:space="0" w:color="auto"/>
            <w:bottom w:val="none" w:sz="0" w:space="0" w:color="auto"/>
            <w:right w:val="none" w:sz="0" w:space="0" w:color="auto"/>
          </w:divBdr>
        </w:div>
        <w:div w:id="49694925">
          <w:marLeft w:val="640"/>
          <w:marRight w:val="0"/>
          <w:marTop w:val="0"/>
          <w:marBottom w:val="0"/>
          <w:divBdr>
            <w:top w:val="none" w:sz="0" w:space="0" w:color="auto"/>
            <w:left w:val="none" w:sz="0" w:space="0" w:color="auto"/>
            <w:bottom w:val="none" w:sz="0" w:space="0" w:color="auto"/>
            <w:right w:val="none" w:sz="0" w:space="0" w:color="auto"/>
          </w:divBdr>
        </w:div>
        <w:div w:id="1900165490">
          <w:marLeft w:val="640"/>
          <w:marRight w:val="0"/>
          <w:marTop w:val="0"/>
          <w:marBottom w:val="0"/>
          <w:divBdr>
            <w:top w:val="none" w:sz="0" w:space="0" w:color="auto"/>
            <w:left w:val="none" w:sz="0" w:space="0" w:color="auto"/>
            <w:bottom w:val="none" w:sz="0" w:space="0" w:color="auto"/>
            <w:right w:val="none" w:sz="0" w:space="0" w:color="auto"/>
          </w:divBdr>
        </w:div>
        <w:div w:id="1710253942">
          <w:marLeft w:val="640"/>
          <w:marRight w:val="0"/>
          <w:marTop w:val="0"/>
          <w:marBottom w:val="0"/>
          <w:divBdr>
            <w:top w:val="none" w:sz="0" w:space="0" w:color="auto"/>
            <w:left w:val="none" w:sz="0" w:space="0" w:color="auto"/>
            <w:bottom w:val="none" w:sz="0" w:space="0" w:color="auto"/>
            <w:right w:val="none" w:sz="0" w:space="0" w:color="auto"/>
          </w:divBdr>
        </w:div>
        <w:div w:id="976450052">
          <w:marLeft w:val="640"/>
          <w:marRight w:val="0"/>
          <w:marTop w:val="0"/>
          <w:marBottom w:val="0"/>
          <w:divBdr>
            <w:top w:val="none" w:sz="0" w:space="0" w:color="auto"/>
            <w:left w:val="none" w:sz="0" w:space="0" w:color="auto"/>
            <w:bottom w:val="none" w:sz="0" w:space="0" w:color="auto"/>
            <w:right w:val="none" w:sz="0" w:space="0" w:color="auto"/>
          </w:divBdr>
        </w:div>
        <w:div w:id="742023981">
          <w:marLeft w:val="640"/>
          <w:marRight w:val="0"/>
          <w:marTop w:val="0"/>
          <w:marBottom w:val="0"/>
          <w:divBdr>
            <w:top w:val="none" w:sz="0" w:space="0" w:color="auto"/>
            <w:left w:val="none" w:sz="0" w:space="0" w:color="auto"/>
            <w:bottom w:val="none" w:sz="0" w:space="0" w:color="auto"/>
            <w:right w:val="none" w:sz="0" w:space="0" w:color="auto"/>
          </w:divBdr>
        </w:div>
        <w:div w:id="1654067557">
          <w:marLeft w:val="640"/>
          <w:marRight w:val="0"/>
          <w:marTop w:val="0"/>
          <w:marBottom w:val="0"/>
          <w:divBdr>
            <w:top w:val="none" w:sz="0" w:space="0" w:color="auto"/>
            <w:left w:val="none" w:sz="0" w:space="0" w:color="auto"/>
            <w:bottom w:val="none" w:sz="0" w:space="0" w:color="auto"/>
            <w:right w:val="none" w:sz="0" w:space="0" w:color="auto"/>
          </w:divBdr>
        </w:div>
        <w:div w:id="1534222534">
          <w:marLeft w:val="640"/>
          <w:marRight w:val="0"/>
          <w:marTop w:val="0"/>
          <w:marBottom w:val="0"/>
          <w:divBdr>
            <w:top w:val="none" w:sz="0" w:space="0" w:color="auto"/>
            <w:left w:val="none" w:sz="0" w:space="0" w:color="auto"/>
            <w:bottom w:val="none" w:sz="0" w:space="0" w:color="auto"/>
            <w:right w:val="none" w:sz="0" w:space="0" w:color="auto"/>
          </w:divBdr>
        </w:div>
        <w:div w:id="967317591">
          <w:marLeft w:val="640"/>
          <w:marRight w:val="0"/>
          <w:marTop w:val="0"/>
          <w:marBottom w:val="0"/>
          <w:divBdr>
            <w:top w:val="none" w:sz="0" w:space="0" w:color="auto"/>
            <w:left w:val="none" w:sz="0" w:space="0" w:color="auto"/>
            <w:bottom w:val="none" w:sz="0" w:space="0" w:color="auto"/>
            <w:right w:val="none" w:sz="0" w:space="0" w:color="auto"/>
          </w:divBdr>
        </w:div>
        <w:div w:id="1250693653">
          <w:marLeft w:val="640"/>
          <w:marRight w:val="0"/>
          <w:marTop w:val="0"/>
          <w:marBottom w:val="0"/>
          <w:divBdr>
            <w:top w:val="none" w:sz="0" w:space="0" w:color="auto"/>
            <w:left w:val="none" w:sz="0" w:space="0" w:color="auto"/>
            <w:bottom w:val="none" w:sz="0" w:space="0" w:color="auto"/>
            <w:right w:val="none" w:sz="0" w:space="0" w:color="auto"/>
          </w:divBdr>
        </w:div>
        <w:div w:id="1268736918">
          <w:marLeft w:val="640"/>
          <w:marRight w:val="0"/>
          <w:marTop w:val="0"/>
          <w:marBottom w:val="0"/>
          <w:divBdr>
            <w:top w:val="none" w:sz="0" w:space="0" w:color="auto"/>
            <w:left w:val="none" w:sz="0" w:space="0" w:color="auto"/>
            <w:bottom w:val="none" w:sz="0" w:space="0" w:color="auto"/>
            <w:right w:val="none" w:sz="0" w:space="0" w:color="auto"/>
          </w:divBdr>
        </w:div>
        <w:div w:id="116263205">
          <w:marLeft w:val="640"/>
          <w:marRight w:val="0"/>
          <w:marTop w:val="0"/>
          <w:marBottom w:val="0"/>
          <w:divBdr>
            <w:top w:val="none" w:sz="0" w:space="0" w:color="auto"/>
            <w:left w:val="none" w:sz="0" w:space="0" w:color="auto"/>
            <w:bottom w:val="none" w:sz="0" w:space="0" w:color="auto"/>
            <w:right w:val="none" w:sz="0" w:space="0" w:color="auto"/>
          </w:divBdr>
        </w:div>
        <w:div w:id="1333527092">
          <w:marLeft w:val="640"/>
          <w:marRight w:val="0"/>
          <w:marTop w:val="0"/>
          <w:marBottom w:val="0"/>
          <w:divBdr>
            <w:top w:val="none" w:sz="0" w:space="0" w:color="auto"/>
            <w:left w:val="none" w:sz="0" w:space="0" w:color="auto"/>
            <w:bottom w:val="none" w:sz="0" w:space="0" w:color="auto"/>
            <w:right w:val="none" w:sz="0" w:space="0" w:color="auto"/>
          </w:divBdr>
        </w:div>
        <w:div w:id="358816540">
          <w:marLeft w:val="640"/>
          <w:marRight w:val="0"/>
          <w:marTop w:val="0"/>
          <w:marBottom w:val="0"/>
          <w:divBdr>
            <w:top w:val="none" w:sz="0" w:space="0" w:color="auto"/>
            <w:left w:val="none" w:sz="0" w:space="0" w:color="auto"/>
            <w:bottom w:val="none" w:sz="0" w:space="0" w:color="auto"/>
            <w:right w:val="none" w:sz="0" w:space="0" w:color="auto"/>
          </w:divBdr>
        </w:div>
        <w:div w:id="292030199">
          <w:marLeft w:val="640"/>
          <w:marRight w:val="0"/>
          <w:marTop w:val="0"/>
          <w:marBottom w:val="0"/>
          <w:divBdr>
            <w:top w:val="none" w:sz="0" w:space="0" w:color="auto"/>
            <w:left w:val="none" w:sz="0" w:space="0" w:color="auto"/>
            <w:bottom w:val="none" w:sz="0" w:space="0" w:color="auto"/>
            <w:right w:val="none" w:sz="0" w:space="0" w:color="auto"/>
          </w:divBdr>
        </w:div>
        <w:div w:id="833377281">
          <w:marLeft w:val="640"/>
          <w:marRight w:val="0"/>
          <w:marTop w:val="0"/>
          <w:marBottom w:val="0"/>
          <w:divBdr>
            <w:top w:val="none" w:sz="0" w:space="0" w:color="auto"/>
            <w:left w:val="none" w:sz="0" w:space="0" w:color="auto"/>
            <w:bottom w:val="none" w:sz="0" w:space="0" w:color="auto"/>
            <w:right w:val="none" w:sz="0" w:space="0" w:color="auto"/>
          </w:divBdr>
        </w:div>
        <w:div w:id="1379891449">
          <w:marLeft w:val="640"/>
          <w:marRight w:val="0"/>
          <w:marTop w:val="0"/>
          <w:marBottom w:val="0"/>
          <w:divBdr>
            <w:top w:val="none" w:sz="0" w:space="0" w:color="auto"/>
            <w:left w:val="none" w:sz="0" w:space="0" w:color="auto"/>
            <w:bottom w:val="none" w:sz="0" w:space="0" w:color="auto"/>
            <w:right w:val="none" w:sz="0" w:space="0" w:color="auto"/>
          </w:divBdr>
        </w:div>
        <w:div w:id="632833312">
          <w:marLeft w:val="640"/>
          <w:marRight w:val="0"/>
          <w:marTop w:val="0"/>
          <w:marBottom w:val="0"/>
          <w:divBdr>
            <w:top w:val="none" w:sz="0" w:space="0" w:color="auto"/>
            <w:left w:val="none" w:sz="0" w:space="0" w:color="auto"/>
            <w:bottom w:val="none" w:sz="0" w:space="0" w:color="auto"/>
            <w:right w:val="none" w:sz="0" w:space="0" w:color="auto"/>
          </w:divBdr>
        </w:div>
        <w:div w:id="2088989192">
          <w:marLeft w:val="640"/>
          <w:marRight w:val="0"/>
          <w:marTop w:val="0"/>
          <w:marBottom w:val="0"/>
          <w:divBdr>
            <w:top w:val="none" w:sz="0" w:space="0" w:color="auto"/>
            <w:left w:val="none" w:sz="0" w:space="0" w:color="auto"/>
            <w:bottom w:val="none" w:sz="0" w:space="0" w:color="auto"/>
            <w:right w:val="none" w:sz="0" w:space="0" w:color="auto"/>
          </w:divBdr>
        </w:div>
        <w:div w:id="1320689272">
          <w:marLeft w:val="640"/>
          <w:marRight w:val="0"/>
          <w:marTop w:val="0"/>
          <w:marBottom w:val="0"/>
          <w:divBdr>
            <w:top w:val="none" w:sz="0" w:space="0" w:color="auto"/>
            <w:left w:val="none" w:sz="0" w:space="0" w:color="auto"/>
            <w:bottom w:val="none" w:sz="0" w:space="0" w:color="auto"/>
            <w:right w:val="none" w:sz="0" w:space="0" w:color="auto"/>
          </w:divBdr>
        </w:div>
        <w:div w:id="1636064974">
          <w:marLeft w:val="640"/>
          <w:marRight w:val="0"/>
          <w:marTop w:val="0"/>
          <w:marBottom w:val="0"/>
          <w:divBdr>
            <w:top w:val="none" w:sz="0" w:space="0" w:color="auto"/>
            <w:left w:val="none" w:sz="0" w:space="0" w:color="auto"/>
            <w:bottom w:val="none" w:sz="0" w:space="0" w:color="auto"/>
            <w:right w:val="none" w:sz="0" w:space="0" w:color="auto"/>
          </w:divBdr>
        </w:div>
        <w:div w:id="663554914">
          <w:marLeft w:val="640"/>
          <w:marRight w:val="0"/>
          <w:marTop w:val="0"/>
          <w:marBottom w:val="0"/>
          <w:divBdr>
            <w:top w:val="none" w:sz="0" w:space="0" w:color="auto"/>
            <w:left w:val="none" w:sz="0" w:space="0" w:color="auto"/>
            <w:bottom w:val="none" w:sz="0" w:space="0" w:color="auto"/>
            <w:right w:val="none" w:sz="0" w:space="0" w:color="auto"/>
          </w:divBdr>
        </w:div>
        <w:div w:id="1049306612">
          <w:marLeft w:val="640"/>
          <w:marRight w:val="0"/>
          <w:marTop w:val="0"/>
          <w:marBottom w:val="0"/>
          <w:divBdr>
            <w:top w:val="none" w:sz="0" w:space="0" w:color="auto"/>
            <w:left w:val="none" w:sz="0" w:space="0" w:color="auto"/>
            <w:bottom w:val="none" w:sz="0" w:space="0" w:color="auto"/>
            <w:right w:val="none" w:sz="0" w:space="0" w:color="auto"/>
          </w:divBdr>
        </w:div>
        <w:div w:id="507526911">
          <w:marLeft w:val="640"/>
          <w:marRight w:val="0"/>
          <w:marTop w:val="0"/>
          <w:marBottom w:val="0"/>
          <w:divBdr>
            <w:top w:val="none" w:sz="0" w:space="0" w:color="auto"/>
            <w:left w:val="none" w:sz="0" w:space="0" w:color="auto"/>
            <w:bottom w:val="none" w:sz="0" w:space="0" w:color="auto"/>
            <w:right w:val="none" w:sz="0" w:space="0" w:color="auto"/>
          </w:divBdr>
        </w:div>
        <w:div w:id="1358386033">
          <w:marLeft w:val="640"/>
          <w:marRight w:val="0"/>
          <w:marTop w:val="0"/>
          <w:marBottom w:val="0"/>
          <w:divBdr>
            <w:top w:val="none" w:sz="0" w:space="0" w:color="auto"/>
            <w:left w:val="none" w:sz="0" w:space="0" w:color="auto"/>
            <w:bottom w:val="none" w:sz="0" w:space="0" w:color="auto"/>
            <w:right w:val="none" w:sz="0" w:space="0" w:color="auto"/>
          </w:divBdr>
        </w:div>
        <w:div w:id="679894872">
          <w:marLeft w:val="640"/>
          <w:marRight w:val="0"/>
          <w:marTop w:val="0"/>
          <w:marBottom w:val="0"/>
          <w:divBdr>
            <w:top w:val="none" w:sz="0" w:space="0" w:color="auto"/>
            <w:left w:val="none" w:sz="0" w:space="0" w:color="auto"/>
            <w:bottom w:val="none" w:sz="0" w:space="0" w:color="auto"/>
            <w:right w:val="none" w:sz="0" w:space="0" w:color="auto"/>
          </w:divBdr>
        </w:div>
        <w:div w:id="1464229567">
          <w:marLeft w:val="640"/>
          <w:marRight w:val="0"/>
          <w:marTop w:val="0"/>
          <w:marBottom w:val="0"/>
          <w:divBdr>
            <w:top w:val="none" w:sz="0" w:space="0" w:color="auto"/>
            <w:left w:val="none" w:sz="0" w:space="0" w:color="auto"/>
            <w:bottom w:val="none" w:sz="0" w:space="0" w:color="auto"/>
            <w:right w:val="none" w:sz="0" w:space="0" w:color="auto"/>
          </w:divBdr>
        </w:div>
        <w:div w:id="2041586656">
          <w:marLeft w:val="640"/>
          <w:marRight w:val="0"/>
          <w:marTop w:val="0"/>
          <w:marBottom w:val="0"/>
          <w:divBdr>
            <w:top w:val="none" w:sz="0" w:space="0" w:color="auto"/>
            <w:left w:val="none" w:sz="0" w:space="0" w:color="auto"/>
            <w:bottom w:val="none" w:sz="0" w:space="0" w:color="auto"/>
            <w:right w:val="none" w:sz="0" w:space="0" w:color="auto"/>
          </w:divBdr>
        </w:div>
        <w:div w:id="1712916641">
          <w:marLeft w:val="640"/>
          <w:marRight w:val="0"/>
          <w:marTop w:val="0"/>
          <w:marBottom w:val="0"/>
          <w:divBdr>
            <w:top w:val="none" w:sz="0" w:space="0" w:color="auto"/>
            <w:left w:val="none" w:sz="0" w:space="0" w:color="auto"/>
            <w:bottom w:val="none" w:sz="0" w:space="0" w:color="auto"/>
            <w:right w:val="none" w:sz="0" w:space="0" w:color="auto"/>
          </w:divBdr>
        </w:div>
        <w:div w:id="480460186">
          <w:marLeft w:val="640"/>
          <w:marRight w:val="0"/>
          <w:marTop w:val="0"/>
          <w:marBottom w:val="0"/>
          <w:divBdr>
            <w:top w:val="none" w:sz="0" w:space="0" w:color="auto"/>
            <w:left w:val="none" w:sz="0" w:space="0" w:color="auto"/>
            <w:bottom w:val="none" w:sz="0" w:space="0" w:color="auto"/>
            <w:right w:val="none" w:sz="0" w:space="0" w:color="auto"/>
          </w:divBdr>
        </w:div>
        <w:div w:id="1493371886">
          <w:marLeft w:val="640"/>
          <w:marRight w:val="0"/>
          <w:marTop w:val="0"/>
          <w:marBottom w:val="0"/>
          <w:divBdr>
            <w:top w:val="none" w:sz="0" w:space="0" w:color="auto"/>
            <w:left w:val="none" w:sz="0" w:space="0" w:color="auto"/>
            <w:bottom w:val="none" w:sz="0" w:space="0" w:color="auto"/>
            <w:right w:val="none" w:sz="0" w:space="0" w:color="auto"/>
          </w:divBdr>
        </w:div>
        <w:div w:id="1000767284">
          <w:marLeft w:val="640"/>
          <w:marRight w:val="0"/>
          <w:marTop w:val="0"/>
          <w:marBottom w:val="0"/>
          <w:divBdr>
            <w:top w:val="none" w:sz="0" w:space="0" w:color="auto"/>
            <w:left w:val="none" w:sz="0" w:space="0" w:color="auto"/>
            <w:bottom w:val="none" w:sz="0" w:space="0" w:color="auto"/>
            <w:right w:val="none" w:sz="0" w:space="0" w:color="auto"/>
          </w:divBdr>
        </w:div>
        <w:div w:id="444925763">
          <w:marLeft w:val="640"/>
          <w:marRight w:val="0"/>
          <w:marTop w:val="0"/>
          <w:marBottom w:val="0"/>
          <w:divBdr>
            <w:top w:val="none" w:sz="0" w:space="0" w:color="auto"/>
            <w:left w:val="none" w:sz="0" w:space="0" w:color="auto"/>
            <w:bottom w:val="none" w:sz="0" w:space="0" w:color="auto"/>
            <w:right w:val="none" w:sz="0" w:space="0" w:color="auto"/>
          </w:divBdr>
        </w:div>
        <w:div w:id="392971556">
          <w:marLeft w:val="640"/>
          <w:marRight w:val="0"/>
          <w:marTop w:val="0"/>
          <w:marBottom w:val="0"/>
          <w:divBdr>
            <w:top w:val="none" w:sz="0" w:space="0" w:color="auto"/>
            <w:left w:val="none" w:sz="0" w:space="0" w:color="auto"/>
            <w:bottom w:val="none" w:sz="0" w:space="0" w:color="auto"/>
            <w:right w:val="none" w:sz="0" w:space="0" w:color="auto"/>
          </w:divBdr>
        </w:div>
        <w:div w:id="362481269">
          <w:marLeft w:val="640"/>
          <w:marRight w:val="0"/>
          <w:marTop w:val="0"/>
          <w:marBottom w:val="0"/>
          <w:divBdr>
            <w:top w:val="none" w:sz="0" w:space="0" w:color="auto"/>
            <w:left w:val="none" w:sz="0" w:space="0" w:color="auto"/>
            <w:bottom w:val="none" w:sz="0" w:space="0" w:color="auto"/>
            <w:right w:val="none" w:sz="0" w:space="0" w:color="auto"/>
          </w:divBdr>
        </w:div>
        <w:div w:id="1383017883">
          <w:marLeft w:val="640"/>
          <w:marRight w:val="0"/>
          <w:marTop w:val="0"/>
          <w:marBottom w:val="0"/>
          <w:divBdr>
            <w:top w:val="none" w:sz="0" w:space="0" w:color="auto"/>
            <w:left w:val="none" w:sz="0" w:space="0" w:color="auto"/>
            <w:bottom w:val="none" w:sz="0" w:space="0" w:color="auto"/>
            <w:right w:val="none" w:sz="0" w:space="0" w:color="auto"/>
          </w:divBdr>
        </w:div>
        <w:div w:id="403837205">
          <w:marLeft w:val="640"/>
          <w:marRight w:val="0"/>
          <w:marTop w:val="0"/>
          <w:marBottom w:val="0"/>
          <w:divBdr>
            <w:top w:val="none" w:sz="0" w:space="0" w:color="auto"/>
            <w:left w:val="none" w:sz="0" w:space="0" w:color="auto"/>
            <w:bottom w:val="none" w:sz="0" w:space="0" w:color="auto"/>
            <w:right w:val="none" w:sz="0" w:space="0" w:color="auto"/>
          </w:divBdr>
        </w:div>
        <w:div w:id="1357535727">
          <w:marLeft w:val="640"/>
          <w:marRight w:val="0"/>
          <w:marTop w:val="0"/>
          <w:marBottom w:val="0"/>
          <w:divBdr>
            <w:top w:val="none" w:sz="0" w:space="0" w:color="auto"/>
            <w:left w:val="none" w:sz="0" w:space="0" w:color="auto"/>
            <w:bottom w:val="none" w:sz="0" w:space="0" w:color="auto"/>
            <w:right w:val="none" w:sz="0" w:space="0" w:color="auto"/>
          </w:divBdr>
        </w:div>
        <w:div w:id="1006861673">
          <w:marLeft w:val="640"/>
          <w:marRight w:val="0"/>
          <w:marTop w:val="0"/>
          <w:marBottom w:val="0"/>
          <w:divBdr>
            <w:top w:val="none" w:sz="0" w:space="0" w:color="auto"/>
            <w:left w:val="none" w:sz="0" w:space="0" w:color="auto"/>
            <w:bottom w:val="none" w:sz="0" w:space="0" w:color="auto"/>
            <w:right w:val="none" w:sz="0" w:space="0" w:color="auto"/>
          </w:divBdr>
        </w:div>
        <w:div w:id="1086803197">
          <w:marLeft w:val="640"/>
          <w:marRight w:val="0"/>
          <w:marTop w:val="0"/>
          <w:marBottom w:val="0"/>
          <w:divBdr>
            <w:top w:val="none" w:sz="0" w:space="0" w:color="auto"/>
            <w:left w:val="none" w:sz="0" w:space="0" w:color="auto"/>
            <w:bottom w:val="none" w:sz="0" w:space="0" w:color="auto"/>
            <w:right w:val="none" w:sz="0" w:space="0" w:color="auto"/>
          </w:divBdr>
        </w:div>
        <w:div w:id="482739883">
          <w:marLeft w:val="640"/>
          <w:marRight w:val="0"/>
          <w:marTop w:val="0"/>
          <w:marBottom w:val="0"/>
          <w:divBdr>
            <w:top w:val="none" w:sz="0" w:space="0" w:color="auto"/>
            <w:left w:val="none" w:sz="0" w:space="0" w:color="auto"/>
            <w:bottom w:val="none" w:sz="0" w:space="0" w:color="auto"/>
            <w:right w:val="none" w:sz="0" w:space="0" w:color="auto"/>
          </w:divBdr>
        </w:div>
        <w:div w:id="1519346050">
          <w:marLeft w:val="640"/>
          <w:marRight w:val="0"/>
          <w:marTop w:val="0"/>
          <w:marBottom w:val="0"/>
          <w:divBdr>
            <w:top w:val="none" w:sz="0" w:space="0" w:color="auto"/>
            <w:left w:val="none" w:sz="0" w:space="0" w:color="auto"/>
            <w:bottom w:val="none" w:sz="0" w:space="0" w:color="auto"/>
            <w:right w:val="none" w:sz="0" w:space="0" w:color="auto"/>
          </w:divBdr>
        </w:div>
        <w:div w:id="1528325444">
          <w:marLeft w:val="640"/>
          <w:marRight w:val="0"/>
          <w:marTop w:val="0"/>
          <w:marBottom w:val="0"/>
          <w:divBdr>
            <w:top w:val="none" w:sz="0" w:space="0" w:color="auto"/>
            <w:left w:val="none" w:sz="0" w:space="0" w:color="auto"/>
            <w:bottom w:val="none" w:sz="0" w:space="0" w:color="auto"/>
            <w:right w:val="none" w:sz="0" w:space="0" w:color="auto"/>
          </w:divBdr>
        </w:div>
        <w:div w:id="247469325">
          <w:marLeft w:val="640"/>
          <w:marRight w:val="0"/>
          <w:marTop w:val="0"/>
          <w:marBottom w:val="0"/>
          <w:divBdr>
            <w:top w:val="none" w:sz="0" w:space="0" w:color="auto"/>
            <w:left w:val="none" w:sz="0" w:space="0" w:color="auto"/>
            <w:bottom w:val="none" w:sz="0" w:space="0" w:color="auto"/>
            <w:right w:val="none" w:sz="0" w:space="0" w:color="auto"/>
          </w:divBdr>
        </w:div>
        <w:div w:id="441414678">
          <w:marLeft w:val="640"/>
          <w:marRight w:val="0"/>
          <w:marTop w:val="0"/>
          <w:marBottom w:val="0"/>
          <w:divBdr>
            <w:top w:val="none" w:sz="0" w:space="0" w:color="auto"/>
            <w:left w:val="none" w:sz="0" w:space="0" w:color="auto"/>
            <w:bottom w:val="none" w:sz="0" w:space="0" w:color="auto"/>
            <w:right w:val="none" w:sz="0" w:space="0" w:color="auto"/>
          </w:divBdr>
        </w:div>
        <w:div w:id="180358378">
          <w:marLeft w:val="640"/>
          <w:marRight w:val="0"/>
          <w:marTop w:val="0"/>
          <w:marBottom w:val="0"/>
          <w:divBdr>
            <w:top w:val="none" w:sz="0" w:space="0" w:color="auto"/>
            <w:left w:val="none" w:sz="0" w:space="0" w:color="auto"/>
            <w:bottom w:val="none" w:sz="0" w:space="0" w:color="auto"/>
            <w:right w:val="none" w:sz="0" w:space="0" w:color="auto"/>
          </w:divBdr>
        </w:div>
        <w:div w:id="123932871">
          <w:marLeft w:val="640"/>
          <w:marRight w:val="0"/>
          <w:marTop w:val="0"/>
          <w:marBottom w:val="0"/>
          <w:divBdr>
            <w:top w:val="none" w:sz="0" w:space="0" w:color="auto"/>
            <w:left w:val="none" w:sz="0" w:space="0" w:color="auto"/>
            <w:bottom w:val="none" w:sz="0" w:space="0" w:color="auto"/>
            <w:right w:val="none" w:sz="0" w:space="0" w:color="auto"/>
          </w:divBdr>
        </w:div>
        <w:div w:id="820001160">
          <w:marLeft w:val="640"/>
          <w:marRight w:val="0"/>
          <w:marTop w:val="0"/>
          <w:marBottom w:val="0"/>
          <w:divBdr>
            <w:top w:val="none" w:sz="0" w:space="0" w:color="auto"/>
            <w:left w:val="none" w:sz="0" w:space="0" w:color="auto"/>
            <w:bottom w:val="none" w:sz="0" w:space="0" w:color="auto"/>
            <w:right w:val="none" w:sz="0" w:space="0" w:color="auto"/>
          </w:divBdr>
        </w:div>
        <w:div w:id="543641704">
          <w:marLeft w:val="640"/>
          <w:marRight w:val="0"/>
          <w:marTop w:val="0"/>
          <w:marBottom w:val="0"/>
          <w:divBdr>
            <w:top w:val="none" w:sz="0" w:space="0" w:color="auto"/>
            <w:left w:val="none" w:sz="0" w:space="0" w:color="auto"/>
            <w:bottom w:val="none" w:sz="0" w:space="0" w:color="auto"/>
            <w:right w:val="none" w:sz="0" w:space="0" w:color="auto"/>
          </w:divBdr>
        </w:div>
        <w:div w:id="1233467590">
          <w:marLeft w:val="640"/>
          <w:marRight w:val="0"/>
          <w:marTop w:val="0"/>
          <w:marBottom w:val="0"/>
          <w:divBdr>
            <w:top w:val="none" w:sz="0" w:space="0" w:color="auto"/>
            <w:left w:val="none" w:sz="0" w:space="0" w:color="auto"/>
            <w:bottom w:val="none" w:sz="0" w:space="0" w:color="auto"/>
            <w:right w:val="none" w:sz="0" w:space="0" w:color="auto"/>
          </w:divBdr>
        </w:div>
        <w:div w:id="176387776">
          <w:marLeft w:val="640"/>
          <w:marRight w:val="0"/>
          <w:marTop w:val="0"/>
          <w:marBottom w:val="0"/>
          <w:divBdr>
            <w:top w:val="none" w:sz="0" w:space="0" w:color="auto"/>
            <w:left w:val="none" w:sz="0" w:space="0" w:color="auto"/>
            <w:bottom w:val="none" w:sz="0" w:space="0" w:color="auto"/>
            <w:right w:val="none" w:sz="0" w:space="0" w:color="auto"/>
          </w:divBdr>
        </w:div>
        <w:div w:id="1612516846">
          <w:marLeft w:val="640"/>
          <w:marRight w:val="0"/>
          <w:marTop w:val="0"/>
          <w:marBottom w:val="0"/>
          <w:divBdr>
            <w:top w:val="none" w:sz="0" w:space="0" w:color="auto"/>
            <w:left w:val="none" w:sz="0" w:space="0" w:color="auto"/>
            <w:bottom w:val="none" w:sz="0" w:space="0" w:color="auto"/>
            <w:right w:val="none" w:sz="0" w:space="0" w:color="auto"/>
          </w:divBdr>
        </w:div>
        <w:div w:id="1848933815">
          <w:marLeft w:val="640"/>
          <w:marRight w:val="0"/>
          <w:marTop w:val="0"/>
          <w:marBottom w:val="0"/>
          <w:divBdr>
            <w:top w:val="none" w:sz="0" w:space="0" w:color="auto"/>
            <w:left w:val="none" w:sz="0" w:space="0" w:color="auto"/>
            <w:bottom w:val="none" w:sz="0" w:space="0" w:color="auto"/>
            <w:right w:val="none" w:sz="0" w:space="0" w:color="auto"/>
          </w:divBdr>
        </w:div>
        <w:div w:id="222369304">
          <w:marLeft w:val="640"/>
          <w:marRight w:val="0"/>
          <w:marTop w:val="0"/>
          <w:marBottom w:val="0"/>
          <w:divBdr>
            <w:top w:val="none" w:sz="0" w:space="0" w:color="auto"/>
            <w:left w:val="none" w:sz="0" w:space="0" w:color="auto"/>
            <w:bottom w:val="none" w:sz="0" w:space="0" w:color="auto"/>
            <w:right w:val="none" w:sz="0" w:space="0" w:color="auto"/>
          </w:divBdr>
        </w:div>
        <w:div w:id="461927696">
          <w:marLeft w:val="640"/>
          <w:marRight w:val="0"/>
          <w:marTop w:val="0"/>
          <w:marBottom w:val="0"/>
          <w:divBdr>
            <w:top w:val="none" w:sz="0" w:space="0" w:color="auto"/>
            <w:left w:val="none" w:sz="0" w:space="0" w:color="auto"/>
            <w:bottom w:val="none" w:sz="0" w:space="0" w:color="auto"/>
            <w:right w:val="none" w:sz="0" w:space="0" w:color="auto"/>
          </w:divBdr>
        </w:div>
        <w:div w:id="164706519">
          <w:marLeft w:val="640"/>
          <w:marRight w:val="0"/>
          <w:marTop w:val="0"/>
          <w:marBottom w:val="0"/>
          <w:divBdr>
            <w:top w:val="none" w:sz="0" w:space="0" w:color="auto"/>
            <w:left w:val="none" w:sz="0" w:space="0" w:color="auto"/>
            <w:bottom w:val="none" w:sz="0" w:space="0" w:color="auto"/>
            <w:right w:val="none" w:sz="0" w:space="0" w:color="auto"/>
          </w:divBdr>
        </w:div>
        <w:div w:id="919170012">
          <w:marLeft w:val="640"/>
          <w:marRight w:val="0"/>
          <w:marTop w:val="0"/>
          <w:marBottom w:val="0"/>
          <w:divBdr>
            <w:top w:val="none" w:sz="0" w:space="0" w:color="auto"/>
            <w:left w:val="none" w:sz="0" w:space="0" w:color="auto"/>
            <w:bottom w:val="none" w:sz="0" w:space="0" w:color="auto"/>
            <w:right w:val="none" w:sz="0" w:space="0" w:color="auto"/>
          </w:divBdr>
        </w:div>
        <w:div w:id="1950354120">
          <w:marLeft w:val="640"/>
          <w:marRight w:val="0"/>
          <w:marTop w:val="0"/>
          <w:marBottom w:val="0"/>
          <w:divBdr>
            <w:top w:val="none" w:sz="0" w:space="0" w:color="auto"/>
            <w:left w:val="none" w:sz="0" w:space="0" w:color="auto"/>
            <w:bottom w:val="none" w:sz="0" w:space="0" w:color="auto"/>
            <w:right w:val="none" w:sz="0" w:space="0" w:color="auto"/>
          </w:divBdr>
        </w:div>
        <w:div w:id="496575213">
          <w:marLeft w:val="640"/>
          <w:marRight w:val="0"/>
          <w:marTop w:val="0"/>
          <w:marBottom w:val="0"/>
          <w:divBdr>
            <w:top w:val="none" w:sz="0" w:space="0" w:color="auto"/>
            <w:left w:val="none" w:sz="0" w:space="0" w:color="auto"/>
            <w:bottom w:val="none" w:sz="0" w:space="0" w:color="auto"/>
            <w:right w:val="none" w:sz="0" w:space="0" w:color="auto"/>
          </w:divBdr>
        </w:div>
        <w:div w:id="1825202678">
          <w:marLeft w:val="640"/>
          <w:marRight w:val="0"/>
          <w:marTop w:val="0"/>
          <w:marBottom w:val="0"/>
          <w:divBdr>
            <w:top w:val="none" w:sz="0" w:space="0" w:color="auto"/>
            <w:left w:val="none" w:sz="0" w:space="0" w:color="auto"/>
            <w:bottom w:val="none" w:sz="0" w:space="0" w:color="auto"/>
            <w:right w:val="none" w:sz="0" w:space="0" w:color="auto"/>
          </w:divBdr>
        </w:div>
        <w:div w:id="1078936885">
          <w:marLeft w:val="640"/>
          <w:marRight w:val="0"/>
          <w:marTop w:val="0"/>
          <w:marBottom w:val="0"/>
          <w:divBdr>
            <w:top w:val="none" w:sz="0" w:space="0" w:color="auto"/>
            <w:left w:val="none" w:sz="0" w:space="0" w:color="auto"/>
            <w:bottom w:val="none" w:sz="0" w:space="0" w:color="auto"/>
            <w:right w:val="none" w:sz="0" w:space="0" w:color="auto"/>
          </w:divBdr>
        </w:div>
        <w:div w:id="596183737">
          <w:marLeft w:val="640"/>
          <w:marRight w:val="0"/>
          <w:marTop w:val="0"/>
          <w:marBottom w:val="0"/>
          <w:divBdr>
            <w:top w:val="none" w:sz="0" w:space="0" w:color="auto"/>
            <w:left w:val="none" w:sz="0" w:space="0" w:color="auto"/>
            <w:bottom w:val="none" w:sz="0" w:space="0" w:color="auto"/>
            <w:right w:val="none" w:sz="0" w:space="0" w:color="auto"/>
          </w:divBdr>
        </w:div>
        <w:div w:id="1791048162">
          <w:marLeft w:val="640"/>
          <w:marRight w:val="0"/>
          <w:marTop w:val="0"/>
          <w:marBottom w:val="0"/>
          <w:divBdr>
            <w:top w:val="none" w:sz="0" w:space="0" w:color="auto"/>
            <w:left w:val="none" w:sz="0" w:space="0" w:color="auto"/>
            <w:bottom w:val="none" w:sz="0" w:space="0" w:color="auto"/>
            <w:right w:val="none" w:sz="0" w:space="0" w:color="auto"/>
          </w:divBdr>
        </w:div>
        <w:div w:id="437870676">
          <w:marLeft w:val="640"/>
          <w:marRight w:val="0"/>
          <w:marTop w:val="0"/>
          <w:marBottom w:val="0"/>
          <w:divBdr>
            <w:top w:val="none" w:sz="0" w:space="0" w:color="auto"/>
            <w:left w:val="none" w:sz="0" w:space="0" w:color="auto"/>
            <w:bottom w:val="none" w:sz="0" w:space="0" w:color="auto"/>
            <w:right w:val="none" w:sz="0" w:space="0" w:color="auto"/>
          </w:divBdr>
        </w:div>
        <w:div w:id="754319927">
          <w:marLeft w:val="640"/>
          <w:marRight w:val="0"/>
          <w:marTop w:val="0"/>
          <w:marBottom w:val="0"/>
          <w:divBdr>
            <w:top w:val="none" w:sz="0" w:space="0" w:color="auto"/>
            <w:left w:val="none" w:sz="0" w:space="0" w:color="auto"/>
            <w:bottom w:val="none" w:sz="0" w:space="0" w:color="auto"/>
            <w:right w:val="none" w:sz="0" w:space="0" w:color="auto"/>
          </w:divBdr>
        </w:div>
        <w:div w:id="1879196134">
          <w:marLeft w:val="640"/>
          <w:marRight w:val="0"/>
          <w:marTop w:val="0"/>
          <w:marBottom w:val="0"/>
          <w:divBdr>
            <w:top w:val="none" w:sz="0" w:space="0" w:color="auto"/>
            <w:left w:val="none" w:sz="0" w:space="0" w:color="auto"/>
            <w:bottom w:val="none" w:sz="0" w:space="0" w:color="auto"/>
            <w:right w:val="none" w:sz="0" w:space="0" w:color="auto"/>
          </w:divBdr>
        </w:div>
        <w:div w:id="954288047">
          <w:marLeft w:val="640"/>
          <w:marRight w:val="0"/>
          <w:marTop w:val="0"/>
          <w:marBottom w:val="0"/>
          <w:divBdr>
            <w:top w:val="none" w:sz="0" w:space="0" w:color="auto"/>
            <w:left w:val="none" w:sz="0" w:space="0" w:color="auto"/>
            <w:bottom w:val="none" w:sz="0" w:space="0" w:color="auto"/>
            <w:right w:val="none" w:sz="0" w:space="0" w:color="auto"/>
          </w:divBdr>
        </w:div>
        <w:div w:id="723604393">
          <w:marLeft w:val="640"/>
          <w:marRight w:val="0"/>
          <w:marTop w:val="0"/>
          <w:marBottom w:val="0"/>
          <w:divBdr>
            <w:top w:val="none" w:sz="0" w:space="0" w:color="auto"/>
            <w:left w:val="none" w:sz="0" w:space="0" w:color="auto"/>
            <w:bottom w:val="none" w:sz="0" w:space="0" w:color="auto"/>
            <w:right w:val="none" w:sz="0" w:space="0" w:color="auto"/>
          </w:divBdr>
        </w:div>
        <w:div w:id="375277856">
          <w:marLeft w:val="640"/>
          <w:marRight w:val="0"/>
          <w:marTop w:val="0"/>
          <w:marBottom w:val="0"/>
          <w:divBdr>
            <w:top w:val="none" w:sz="0" w:space="0" w:color="auto"/>
            <w:left w:val="none" w:sz="0" w:space="0" w:color="auto"/>
            <w:bottom w:val="none" w:sz="0" w:space="0" w:color="auto"/>
            <w:right w:val="none" w:sz="0" w:space="0" w:color="auto"/>
          </w:divBdr>
        </w:div>
        <w:div w:id="1878201924">
          <w:marLeft w:val="640"/>
          <w:marRight w:val="0"/>
          <w:marTop w:val="0"/>
          <w:marBottom w:val="0"/>
          <w:divBdr>
            <w:top w:val="none" w:sz="0" w:space="0" w:color="auto"/>
            <w:left w:val="none" w:sz="0" w:space="0" w:color="auto"/>
            <w:bottom w:val="none" w:sz="0" w:space="0" w:color="auto"/>
            <w:right w:val="none" w:sz="0" w:space="0" w:color="auto"/>
          </w:divBdr>
        </w:div>
        <w:div w:id="810945293">
          <w:marLeft w:val="640"/>
          <w:marRight w:val="0"/>
          <w:marTop w:val="0"/>
          <w:marBottom w:val="0"/>
          <w:divBdr>
            <w:top w:val="none" w:sz="0" w:space="0" w:color="auto"/>
            <w:left w:val="none" w:sz="0" w:space="0" w:color="auto"/>
            <w:bottom w:val="none" w:sz="0" w:space="0" w:color="auto"/>
            <w:right w:val="none" w:sz="0" w:space="0" w:color="auto"/>
          </w:divBdr>
        </w:div>
        <w:div w:id="131019340">
          <w:marLeft w:val="640"/>
          <w:marRight w:val="0"/>
          <w:marTop w:val="0"/>
          <w:marBottom w:val="0"/>
          <w:divBdr>
            <w:top w:val="none" w:sz="0" w:space="0" w:color="auto"/>
            <w:left w:val="none" w:sz="0" w:space="0" w:color="auto"/>
            <w:bottom w:val="none" w:sz="0" w:space="0" w:color="auto"/>
            <w:right w:val="none" w:sz="0" w:space="0" w:color="auto"/>
          </w:divBdr>
        </w:div>
        <w:div w:id="866068389">
          <w:marLeft w:val="640"/>
          <w:marRight w:val="0"/>
          <w:marTop w:val="0"/>
          <w:marBottom w:val="0"/>
          <w:divBdr>
            <w:top w:val="none" w:sz="0" w:space="0" w:color="auto"/>
            <w:left w:val="none" w:sz="0" w:space="0" w:color="auto"/>
            <w:bottom w:val="none" w:sz="0" w:space="0" w:color="auto"/>
            <w:right w:val="none" w:sz="0" w:space="0" w:color="auto"/>
          </w:divBdr>
        </w:div>
        <w:div w:id="146629137">
          <w:marLeft w:val="640"/>
          <w:marRight w:val="0"/>
          <w:marTop w:val="0"/>
          <w:marBottom w:val="0"/>
          <w:divBdr>
            <w:top w:val="none" w:sz="0" w:space="0" w:color="auto"/>
            <w:left w:val="none" w:sz="0" w:space="0" w:color="auto"/>
            <w:bottom w:val="none" w:sz="0" w:space="0" w:color="auto"/>
            <w:right w:val="none" w:sz="0" w:space="0" w:color="auto"/>
          </w:divBdr>
        </w:div>
        <w:div w:id="1289552156">
          <w:marLeft w:val="640"/>
          <w:marRight w:val="0"/>
          <w:marTop w:val="0"/>
          <w:marBottom w:val="0"/>
          <w:divBdr>
            <w:top w:val="none" w:sz="0" w:space="0" w:color="auto"/>
            <w:left w:val="none" w:sz="0" w:space="0" w:color="auto"/>
            <w:bottom w:val="none" w:sz="0" w:space="0" w:color="auto"/>
            <w:right w:val="none" w:sz="0" w:space="0" w:color="auto"/>
          </w:divBdr>
        </w:div>
        <w:div w:id="324474312">
          <w:marLeft w:val="640"/>
          <w:marRight w:val="0"/>
          <w:marTop w:val="0"/>
          <w:marBottom w:val="0"/>
          <w:divBdr>
            <w:top w:val="none" w:sz="0" w:space="0" w:color="auto"/>
            <w:left w:val="none" w:sz="0" w:space="0" w:color="auto"/>
            <w:bottom w:val="none" w:sz="0" w:space="0" w:color="auto"/>
            <w:right w:val="none" w:sz="0" w:space="0" w:color="auto"/>
          </w:divBdr>
        </w:div>
      </w:divsChild>
    </w:div>
    <w:div w:id="426924487">
      <w:bodyDiv w:val="1"/>
      <w:marLeft w:val="0"/>
      <w:marRight w:val="0"/>
      <w:marTop w:val="0"/>
      <w:marBottom w:val="0"/>
      <w:divBdr>
        <w:top w:val="none" w:sz="0" w:space="0" w:color="auto"/>
        <w:left w:val="none" w:sz="0" w:space="0" w:color="auto"/>
        <w:bottom w:val="none" w:sz="0" w:space="0" w:color="auto"/>
        <w:right w:val="none" w:sz="0" w:space="0" w:color="auto"/>
      </w:divBdr>
      <w:divsChild>
        <w:div w:id="894505692">
          <w:marLeft w:val="640"/>
          <w:marRight w:val="0"/>
          <w:marTop w:val="0"/>
          <w:marBottom w:val="0"/>
          <w:divBdr>
            <w:top w:val="none" w:sz="0" w:space="0" w:color="auto"/>
            <w:left w:val="none" w:sz="0" w:space="0" w:color="auto"/>
            <w:bottom w:val="none" w:sz="0" w:space="0" w:color="auto"/>
            <w:right w:val="none" w:sz="0" w:space="0" w:color="auto"/>
          </w:divBdr>
        </w:div>
        <w:div w:id="315499219">
          <w:marLeft w:val="640"/>
          <w:marRight w:val="0"/>
          <w:marTop w:val="0"/>
          <w:marBottom w:val="0"/>
          <w:divBdr>
            <w:top w:val="none" w:sz="0" w:space="0" w:color="auto"/>
            <w:left w:val="none" w:sz="0" w:space="0" w:color="auto"/>
            <w:bottom w:val="none" w:sz="0" w:space="0" w:color="auto"/>
            <w:right w:val="none" w:sz="0" w:space="0" w:color="auto"/>
          </w:divBdr>
        </w:div>
        <w:div w:id="482897306">
          <w:marLeft w:val="640"/>
          <w:marRight w:val="0"/>
          <w:marTop w:val="0"/>
          <w:marBottom w:val="0"/>
          <w:divBdr>
            <w:top w:val="none" w:sz="0" w:space="0" w:color="auto"/>
            <w:left w:val="none" w:sz="0" w:space="0" w:color="auto"/>
            <w:bottom w:val="none" w:sz="0" w:space="0" w:color="auto"/>
            <w:right w:val="none" w:sz="0" w:space="0" w:color="auto"/>
          </w:divBdr>
        </w:div>
        <w:div w:id="1423407936">
          <w:marLeft w:val="640"/>
          <w:marRight w:val="0"/>
          <w:marTop w:val="0"/>
          <w:marBottom w:val="0"/>
          <w:divBdr>
            <w:top w:val="none" w:sz="0" w:space="0" w:color="auto"/>
            <w:left w:val="none" w:sz="0" w:space="0" w:color="auto"/>
            <w:bottom w:val="none" w:sz="0" w:space="0" w:color="auto"/>
            <w:right w:val="none" w:sz="0" w:space="0" w:color="auto"/>
          </w:divBdr>
        </w:div>
        <w:div w:id="2061396952">
          <w:marLeft w:val="640"/>
          <w:marRight w:val="0"/>
          <w:marTop w:val="0"/>
          <w:marBottom w:val="0"/>
          <w:divBdr>
            <w:top w:val="none" w:sz="0" w:space="0" w:color="auto"/>
            <w:left w:val="none" w:sz="0" w:space="0" w:color="auto"/>
            <w:bottom w:val="none" w:sz="0" w:space="0" w:color="auto"/>
            <w:right w:val="none" w:sz="0" w:space="0" w:color="auto"/>
          </w:divBdr>
        </w:div>
        <w:div w:id="1634745942">
          <w:marLeft w:val="640"/>
          <w:marRight w:val="0"/>
          <w:marTop w:val="0"/>
          <w:marBottom w:val="0"/>
          <w:divBdr>
            <w:top w:val="none" w:sz="0" w:space="0" w:color="auto"/>
            <w:left w:val="none" w:sz="0" w:space="0" w:color="auto"/>
            <w:bottom w:val="none" w:sz="0" w:space="0" w:color="auto"/>
            <w:right w:val="none" w:sz="0" w:space="0" w:color="auto"/>
          </w:divBdr>
        </w:div>
        <w:div w:id="287123223">
          <w:marLeft w:val="640"/>
          <w:marRight w:val="0"/>
          <w:marTop w:val="0"/>
          <w:marBottom w:val="0"/>
          <w:divBdr>
            <w:top w:val="none" w:sz="0" w:space="0" w:color="auto"/>
            <w:left w:val="none" w:sz="0" w:space="0" w:color="auto"/>
            <w:bottom w:val="none" w:sz="0" w:space="0" w:color="auto"/>
            <w:right w:val="none" w:sz="0" w:space="0" w:color="auto"/>
          </w:divBdr>
        </w:div>
        <w:div w:id="1093434761">
          <w:marLeft w:val="640"/>
          <w:marRight w:val="0"/>
          <w:marTop w:val="0"/>
          <w:marBottom w:val="0"/>
          <w:divBdr>
            <w:top w:val="none" w:sz="0" w:space="0" w:color="auto"/>
            <w:left w:val="none" w:sz="0" w:space="0" w:color="auto"/>
            <w:bottom w:val="none" w:sz="0" w:space="0" w:color="auto"/>
            <w:right w:val="none" w:sz="0" w:space="0" w:color="auto"/>
          </w:divBdr>
        </w:div>
        <w:div w:id="717752471">
          <w:marLeft w:val="640"/>
          <w:marRight w:val="0"/>
          <w:marTop w:val="0"/>
          <w:marBottom w:val="0"/>
          <w:divBdr>
            <w:top w:val="none" w:sz="0" w:space="0" w:color="auto"/>
            <w:left w:val="none" w:sz="0" w:space="0" w:color="auto"/>
            <w:bottom w:val="none" w:sz="0" w:space="0" w:color="auto"/>
            <w:right w:val="none" w:sz="0" w:space="0" w:color="auto"/>
          </w:divBdr>
        </w:div>
        <w:div w:id="94248861">
          <w:marLeft w:val="640"/>
          <w:marRight w:val="0"/>
          <w:marTop w:val="0"/>
          <w:marBottom w:val="0"/>
          <w:divBdr>
            <w:top w:val="none" w:sz="0" w:space="0" w:color="auto"/>
            <w:left w:val="none" w:sz="0" w:space="0" w:color="auto"/>
            <w:bottom w:val="none" w:sz="0" w:space="0" w:color="auto"/>
            <w:right w:val="none" w:sz="0" w:space="0" w:color="auto"/>
          </w:divBdr>
        </w:div>
        <w:div w:id="1263607824">
          <w:marLeft w:val="640"/>
          <w:marRight w:val="0"/>
          <w:marTop w:val="0"/>
          <w:marBottom w:val="0"/>
          <w:divBdr>
            <w:top w:val="none" w:sz="0" w:space="0" w:color="auto"/>
            <w:left w:val="none" w:sz="0" w:space="0" w:color="auto"/>
            <w:bottom w:val="none" w:sz="0" w:space="0" w:color="auto"/>
            <w:right w:val="none" w:sz="0" w:space="0" w:color="auto"/>
          </w:divBdr>
        </w:div>
        <w:div w:id="437408020">
          <w:marLeft w:val="640"/>
          <w:marRight w:val="0"/>
          <w:marTop w:val="0"/>
          <w:marBottom w:val="0"/>
          <w:divBdr>
            <w:top w:val="none" w:sz="0" w:space="0" w:color="auto"/>
            <w:left w:val="none" w:sz="0" w:space="0" w:color="auto"/>
            <w:bottom w:val="none" w:sz="0" w:space="0" w:color="auto"/>
            <w:right w:val="none" w:sz="0" w:space="0" w:color="auto"/>
          </w:divBdr>
        </w:div>
        <w:div w:id="416754071">
          <w:marLeft w:val="640"/>
          <w:marRight w:val="0"/>
          <w:marTop w:val="0"/>
          <w:marBottom w:val="0"/>
          <w:divBdr>
            <w:top w:val="none" w:sz="0" w:space="0" w:color="auto"/>
            <w:left w:val="none" w:sz="0" w:space="0" w:color="auto"/>
            <w:bottom w:val="none" w:sz="0" w:space="0" w:color="auto"/>
            <w:right w:val="none" w:sz="0" w:space="0" w:color="auto"/>
          </w:divBdr>
        </w:div>
        <w:div w:id="747460925">
          <w:marLeft w:val="640"/>
          <w:marRight w:val="0"/>
          <w:marTop w:val="0"/>
          <w:marBottom w:val="0"/>
          <w:divBdr>
            <w:top w:val="none" w:sz="0" w:space="0" w:color="auto"/>
            <w:left w:val="none" w:sz="0" w:space="0" w:color="auto"/>
            <w:bottom w:val="none" w:sz="0" w:space="0" w:color="auto"/>
            <w:right w:val="none" w:sz="0" w:space="0" w:color="auto"/>
          </w:divBdr>
        </w:div>
        <w:div w:id="701171537">
          <w:marLeft w:val="640"/>
          <w:marRight w:val="0"/>
          <w:marTop w:val="0"/>
          <w:marBottom w:val="0"/>
          <w:divBdr>
            <w:top w:val="none" w:sz="0" w:space="0" w:color="auto"/>
            <w:left w:val="none" w:sz="0" w:space="0" w:color="auto"/>
            <w:bottom w:val="none" w:sz="0" w:space="0" w:color="auto"/>
            <w:right w:val="none" w:sz="0" w:space="0" w:color="auto"/>
          </w:divBdr>
        </w:div>
        <w:div w:id="991759777">
          <w:marLeft w:val="640"/>
          <w:marRight w:val="0"/>
          <w:marTop w:val="0"/>
          <w:marBottom w:val="0"/>
          <w:divBdr>
            <w:top w:val="none" w:sz="0" w:space="0" w:color="auto"/>
            <w:left w:val="none" w:sz="0" w:space="0" w:color="auto"/>
            <w:bottom w:val="none" w:sz="0" w:space="0" w:color="auto"/>
            <w:right w:val="none" w:sz="0" w:space="0" w:color="auto"/>
          </w:divBdr>
        </w:div>
        <w:div w:id="1495759898">
          <w:marLeft w:val="640"/>
          <w:marRight w:val="0"/>
          <w:marTop w:val="0"/>
          <w:marBottom w:val="0"/>
          <w:divBdr>
            <w:top w:val="none" w:sz="0" w:space="0" w:color="auto"/>
            <w:left w:val="none" w:sz="0" w:space="0" w:color="auto"/>
            <w:bottom w:val="none" w:sz="0" w:space="0" w:color="auto"/>
            <w:right w:val="none" w:sz="0" w:space="0" w:color="auto"/>
          </w:divBdr>
        </w:div>
        <w:div w:id="278341892">
          <w:marLeft w:val="640"/>
          <w:marRight w:val="0"/>
          <w:marTop w:val="0"/>
          <w:marBottom w:val="0"/>
          <w:divBdr>
            <w:top w:val="none" w:sz="0" w:space="0" w:color="auto"/>
            <w:left w:val="none" w:sz="0" w:space="0" w:color="auto"/>
            <w:bottom w:val="none" w:sz="0" w:space="0" w:color="auto"/>
            <w:right w:val="none" w:sz="0" w:space="0" w:color="auto"/>
          </w:divBdr>
        </w:div>
        <w:div w:id="483011830">
          <w:marLeft w:val="640"/>
          <w:marRight w:val="0"/>
          <w:marTop w:val="0"/>
          <w:marBottom w:val="0"/>
          <w:divBdr>
            <w:top w:val="none" w:sz="0" w:space="0" w:color="auto"/>
            <w:left w:val="none" w:sz="0" w:space="0" w:color="auto"/>
            <w:bottom w:val="none" w:sz="0" w:space="0" w:color="auto"/>
            <w:right w:val="none" w:sz="0" w:space="0" w:color="auto"/>
          </w:divBdr>
        </w:div>
        <w:div w:id="1768035807">
          <w:marLeft w:val="640"/>
          <w:marRight w:val="0"/>
          <w:marTop w:val="0"/>
          <w:marBottom w:val="0"/>
          <w:divBdr>
            <w:top w:val="none" w:sz="0" w:space="0" w:color="auto"/>
            <w:left w:val="none" w:sz="0" w:space="0" w:color="auto"/>
            <w:bottom w:val="none" w:sz="0" w:space="0" w:color="auto"/>
            <w:right w:val="none" w:sz="0" w:space="0" w:color="auto"/>
          </w:divBdr>
        </w:div>
        <w:div w:id="465589640">
          <w:marLeft w:val="640"/>
          <w:marRight w:val="0"/>
          <w:marTop w:val="0"/>
          <w:marBottom w:val="0"/>
          <w:divBdr>
            <w:top w:val="none" w:sz="0" w:space="0" w:color="auto"/>
            <w:left w:val="none" w:sz="0" w:space="0" w:color="auto"/>
            <w:bottom w:val="none" w:sz="0" w:space="0" w:color="auto"/>
            <w:right w:val="none" w:sz="0" w:space="0" w:color="auto"/>
          </w:divBdr>
        </w:div>
        <w:div w:id="1582594925">
          <w:marLeft w:val="640"/>
          <w:marRight w:val="0"/>
          <w:marTop w:val="0"/>
          <w:marBottom w:val="0"/>
          <w:divBdr>
            <w:top w:val="none" w:sz="0" w:space="0" w:color="auto"/>
            <w:left w:val="none" w:sz="0" w:space="0" w:color="auto"/>
            <w:bottom w:val="none" w:sz="0" w:space="0" w:color="auto"/>
            <w:right w:val="none" w:sz="0" w:space="0" w:color="auto"/>
          </w:divBdr>
        </w:div>
        <w:div w:id="838272201">
          <w:marLeft w:val="640"/>
          <w:marRight w:val="0"/>
          <w:marTop w:val="0"/>
          <w:marBottom w:val="0"/>
          <w:divBdr>
            <w:top w:val="none" w:sz="0" w:space="0" w:color="auto"/>
            <w:left w:val="none" w:sz="0" w:space="0" w:color="auto"/>
            <w:bottom w:val="none" w:sz="0" w:space="0" w:color="auto"/>
            <w:right w:val="none" w:sz="0" w:space="0" w:color="auto"/>
          </w:divBdr>
        </w:div>
        <w:div w:id="400638350">
          <w:marLeft w:val="640"/>
          <w:marRight w:val="0"/>
          <w:marTop w:val="0"/>
          <w:marBottom w:val="0"/>
          <w:divBdr>
            <w:top w:val="none" w:sz="0" w:space="0" w:color="auto"/>
            <w:left w:val="none" w:sz="0" w:space="0" w:color="auto"/>
            <w:bottom w:val="none" w:sz="0" w:space="0" w:color="auto"/>
            <w:right w:val="none" w:sz="0" w:space="0" w:color="auto"/>
          </w:divBdr>
        </w:div>
        <w:div w:id="1966305867">
          <w:marLeft w:val="640"/>
          <w:marRight w:val="0"/>
          <w:marTop w:val="0"/>
          <w:marBottom w:val="0"/>
          <w:divBdr>
            <w:top w:val="none" w:sz="0" w:space="0" w:color="auto"/>
            <w:left w:val="none" w:sz="0" w:space="0" w:color="auto"/>
            <w:bottom w:val="none" w:sz="0" w:space="0" w:color="auto"/>
            <w:right w:val="none" w:sz="0" w:space="0" w:color="auto"/>
          </w:divBdr>
        </w:div>
        <w:div w:id="1505169166">
          <w:marLeft w:val="640"/>
          <w:marRight w:val="0"/>
          <w:marTop w:val="0"/>
          <w:marBottom w:val="0"/>
          <w:divBdr>
            <w:top w:val="none" w:sz="0" w:space="0" w:color="auto"/>
            <w:left w:val="none" w:sz="0" w:space="0" w:color="auto"/>
            <w:bottom w:val="none" w:sz="0" w:space="0" w:color="auto"/>
            <w:right w:val="none" w:sz="0" w:space="0" w:color="auto"/>
          </w:divBdr>
        </w:div>
        <w:div w:id="655381959">
          <w:marLeft w:val="640"/>
          <w:marRight w:val="0"/>
          <w:marTop w:val="0"/>
          <w:marBottom w:val="0"/>
          <w:divBdr>
            <w:top w:val="none" w:sz="0" w:space="0" w:color="auto"/>
            <w:left w:val="none" w:sz="0" w:space="0" w:color="auto"/>
            <w:bottom w:val="none" w:sz="0" w:space="0" w:color="auto"/>
            <w:right w:val="none" w:sz="0" w:space="0" w:color="auto"/>
          </w:divBdr>
        </w:div>
        <w:div w:id="1730103988">
          <w:marLeft w:val="640"/>
          <w:marRight w:val="0"/>
          <w:marTop w:val="0"/>
          <w:marBottom w:val="0"/>
          <w:divBdr>
            <w:top w:val="none" w:sz="0" w:space="0" w:color="auto"/>
            <w:left w:val="none" w:sz="0" w:space="0" w:color="auto"/>
            <w:bottom w:val="none" w:sz="0" w:space="0" w:color="auto"/>
            <w:right w:val="none" w:sz="0" w:space="0" w:color="auto"/>
          </w:divBdr>
        </w:div>
        <w:div w:id="2043241316">
          <w:marLeft w:val="640"/>
          <w:marRight w:val="0"/>
          <w:marTop w:val="0"/>
          <w:marBottom w:val="0"/>
          <w:divBdr>
            <w:top w:val="none" w:sz="0" w:space="0" w:color="auto"/>
            <w:left w:val="none" w:sz="0" w:space="0" w:color="auto"/>
            <w:bottom w:val="none" w:sz="0" w:space="0" w:color="auto"/>
            <w:right w:val="none" w:sz="0" w:space="0" w:color="auto"/>
          </w:divBdr>
        </w:div>
        <w:div w:id="519200098">
          <w:marLeft w:val="640"/>
          <w:marRight w:val="0"/>
          <w:marTop w:val="0"/>
          <w:marBottom w:val="0"/>
          <w:divBdr>
            <w:top w:val="none" w:sz="0" w:space="0" w:color="auto"/>
            <w:left w:val="none" w:sz="0" w:space="0" w:color="auto"/>
            <w:bottom w:val="none" w:sz="0" w:space="0" w:color="auto"/>
            <w:right w:val="none" w:sz="0" w:space="0" w:color="auto"/>
          </w:divBdr>
        </w:div>
        <w:div w:id="212695835">
          <w:marLeft w:val="640"/>
          <w:marRight w:val="0"/>
          <w:marTop w:val="0"/>
          <w:marBottom w:val="0"/>
          <w:divBdr>
            <w:top w:val="none" w:sz="0" w:space="0" w:color="auto"/>
            <w:left w:val="none" w:sz="0" w:space="0" w:color="auto"/>
            <w:bottom w:val="none" w:sz="0" w:space="0" w:color="auto"/>
            <w:right w:val="none" w:sz="0" w:space="0" w:color="auto"/>
          </w:divBdr>
        </w:div>
        <w:div w:id="1566866832">
          <w:marLeft w:val="640"/>
          <w:marRight w:val="0"/>
          <w:marTop w:val="0"/>
          <w:marBottom w:val="0"/>
          <w:divBdr>
            <w:top w:val="none" w:sz="0" w:space="0" w:color="auto"/>
            <w:left w:val="none" w:sz="0" w:space="0" w:color="auto"/>
            <w:bottom w:val="none" w:sz="0" w:space="0" w:color="auto"/>
            <w:right w:val="none" w:sz="0" w:space="0" w:color="auto"/>
          </w:divBdr>
        </w:div>
        <w:div w:id="621881041">
          <w:marLeft w:val="640"/>
          <w:marRight w:val="0"/>
          <w:marTop w:val="0"/>
          <w:marBottom w:val="0"/>
          <w:divBdr>
            <w:top w:val="none" w:sz="0" w:space="0" w:color="auto"/>
            <w:left w:val="none" w:sz="0" w:space="0" w:color="auto"/>
            <w:bottom w:val="none" w:sz="0" w:space="0" w:color="auto"/>
            <w:right w:val="none" w:sz="0" w:space="0" w:color="auto"/>
          </w:divBdr>
        </w:div>
        <w:div w:id="921647102">
          <w:marLeft w:val="640"/>
          <w:marRight w:val="0"/>
          <w:marTop w:val="0"/>
          <w:marBottom w:val="0"/>
          <w:divBdr>
            <w:top w:val="none" w:sz="0" w:space="0" w:color="auto"/>
            <w:left w:val="none" w:sz="0" w:space="0" w:color="auto"/>
            <w:bottom w:val="none" w:sz="0" w:space="0" w:color="auto"/>
            <w:right w:val="none" w:sz="0" w:space="0" w:color="auto"/>
          </w:divBdr>
        </w:div>
        <w:div w:id="365065516">
          <w:marLeft w:val="640"/>
          <w:marRight w:val="0"/>
          <w:marTop w:val="0"/>
          <w:marBottom w:val="0"/>
          <w:divBdr>
            <w:top w:val="none" w:sz="0" w:space="0" w:color="auto"/>
            <w:left w:val="none" w:sz="0" w:space="0" w:color="auto"/>
            <w:bottom w:val="none" w:sz="0" w:space="0" w:color="auto"/>
            <w:right w:val="none" w:sz="0" w:space="0" w:color="auto"/>
          </w:divBdr>
        </w:div>
        <w:div w:id="998725742">
          <w:marLeft w:val="640"/>
          <w:marRight w:val="0"/>
          <w:marTop w:val="0"/>
          <w:marBottom w:val="0"/>
          <w:divBdr>
            <w:top w:val="none" w:sz="0" w:space="0" w:color="auto"/>
            <w:left w:val="none" w:sz="0" w:space="0" w:color="auto"/>
            <w:bottom w:val="none" w:sz="0" w:space="0" w:color="auto"/>
            <w:right w:val="none" w:sz="0" w:space="0" w:color="auto"/>
          </w:divBdr>
        </w:div>
        <w:div w:id="515316914">
          <w:marLeft w:val="640"/>
          <w:marRight w:val="0"/>
          <w:marTop w:val="0"/>
          <w:marBottom w:val="0"/>
          <w:divBdr>
            <w:top w:val="none" w:sz="0" w:space="0" w:color="auto"/>
            <w:left w:val="none" w:sz="0" w:space="0" w:color="auto"/>
            <w:bottom w:val="none" w:sz="0" w:space="0" w:color="auto"/>
            <w:right w:val="none" w:sz="0" w:space="0" w:color="auto"/>
          </w:divBdr>
        </w:div>
        <w:div w:id="1693414414">
          <w:marLeft w:val="640"/>
          <w:marRight w:val="0"/>
          <w:marTop w:val="0"/>
          <w:marBottom w:val="0"/>
          <w:divBdr>
            <w:top w:val="none" w:sz="0" w:space="0" w:color="auto"/>
            <w:left w:val="none" w:sz="0" w:space="0" w:color="auto"/>
            <w:bottom w:val="none" w:sz="0" w:space="0" w:color="auto"/>
            <w:right w:val="none" w:sz="0" w:space="0" w:color="auto"/>
          </w:divBdr>
        </w:div>
        <w:div w:id="1997613614">
          <w:marLeft w:val="640"/>
          <w:marRight w:val="0"/>
          <w:marTop w:val="0"/>
          <w:marBottom w:val="0"/>
          <w:divBdr>
            <w:top w:val="none" w:sz="0" w:space="0" w:color="auto"/>
            <w:left w:val="none" w:sz="0" w:space="0" w:color="auto"/>
            <w:bottom w:val="none" w:sz="0" w:space="0" w:color="auto"/>
            <w:right w:val="none" w:sz="0" w:space="0" w:color="auto"/>
          </w:divBdr>
        </w:div>
        <w:div w:id="1148547277">
          <w:marLeft w:val="640"/>
          <w:marRight w:val="0"/>
          <w:marTop w:val="0"/>
          <w:marBottom w:val="0"/>
          <w:divBdr>
            <w:top w:val="none" w:sz="0" w:space="0" w:color="auto"/>
            <w:left w:val="none" w:sz="0" w:space="0" w:color="auto"/>
            <w:bottom w:val="none" w:sz="0" w:space="0" w:color="auto"/>
            <w:right w:val="none" w:sz="0" w:space="0" w:color="auto"/>
          </w:divBdr>
        </w:div>
        <w:div w:id="85003709">
          <w:marLeft w:val="640"/>
          <w:marRight w:val="0"/>
          <w:marTop w:val="0"/>
          <w:marBottom w:val="0"/>
          <w:divBdr>
            <w:top w:val="none" w:sz="0" w:space="0" w:color="auto"/>
            <w:left w:val="none" w:sz="0" w:space="0" w:color="auto"/>
            <w:bottom w:val="none" w:sz="0" w:space="0" w:color="auto"/>
            <w:right w:val="none" w:sz="0" w:space="0" w:color="auto"/>
          </w:divBdr>
        </w:div>
        <w:div w:id="87777963">
          <w:marLeft w:val="640"/>
          <w:marRight w:val="0"/>
          <w:marTop w:val="0"/>
          <w:marBottom w:val="0"/>
          <w:divBdr>
            <w:top w:val="none" w:sz="0" w:space="0" w:color="auto"/>
            <w:left w:val="none" w:sz="0" w:space="0" w:color="auto"/>
            <w:bottom w:val="none" w:sz="0" w:space="0" w:color="auto"/>
            <w:right w:val="none" w:sz="0" w:space="0" w:color="auto"/>
          </w:divBdr>
        </w:div>
        <w:div w:id="1487283864">
          <w:marLeft w:val="640"/>
          <w:marRight w:val="0"/>
          <w:marTop w:val="0"/>
          <w:marBottom w:val="0"/>
          <w:divBdr>
            <w:top w:val="none" w:sz="0" w:space="0" w:color="auto"/>
            <w:left w:val="none" w:sz="0" w:space="0" w:color="auto"/>
            <w:bottom w:val="none" w:sz="0" w:space="0" w:color="auto"/>
            <w:right w:val="none" w:sz="0" w:space="0" w:color="auto"/>
          </w:divBdr>
        </w:div>
        <w:div w:id="1000809153">
          <w:marLeft w:val="640"/>
          <w:marRight w:val="0"/>
          <w:marTop w:val="0"/>
          <w:marBottom w:val="0"/>
          <w:divBdr>
            <w:top w:val="none" w:sz="0" w:space="0" w:color="auto"/>
            <w:left w:val="none" w:sz="0" w:space="0" w:color="auto"/>
            <w:bottom w:val="none" w:sz="0" w:space="0" w:color="auto"/>
            <w:right w:val="none" w:sz="0" w:space="0" w:color="auto"/>
          </w:divBdr>
        </w:div>
        <w:div w:id="1711225669">
          <w:marLeft w:val="640"/>
          <w:marRight w:val="0"/>
          <w:marTop w:val="0"/>
          <w:marBottom w:val="0"/>
          <w:divBdr>
            <w:top w:val="none" w:sz="0" w:space="0" w:color="auto"/>
            <w:left w:val="none" w:sz="0" w:space="0" w:color="auto"/>
            <w:bottom w:val="none" w:sz="0" w:space="0" w:color="auto"/>
            <w:right w:val="none" w:sz="0" w:space="0" w:color="auto"/>
          </w:divBdr>
        </w:div>
        <w:div w:id="1395080863">
          <w:marLeft w:val="640"/>
          <w:marRight w:val="0"/>
          <w:marTop w:val="0"/>
          <w:marBottom w:val="0"/>
          <w:divBdr>
            <w:top w:val="none" w:sz="0" w:space="0" w:color="auto"/>
            <w:left w:val="none" w:sz="0" w:space="0" w:color="auto"/>
            <w:bottom w:val="none" w:sz="0" w:space="0" w:color="auto"/>
            <w:right w:val="none" w:sz="0" w:space="0" w:color="auto"/>
          </w:divBdr>
        </w:div>
        <w:div w:id="1820338553">
          <w:marLeft w:val="640"/>
          <w:marRight w:val="0"/>
          <w:marTop w:val="0"/>
          <w:marBottom w:val="0"/>
          <w:divBdr>
            <w:top w:val="none" w:sz="0" w:space="0" w:color="auto"/>
            <w:left w:val="none" w:sz="0" w:space="0" w:color="auto"/>
            <w:bottom w:val="none" w:sz="0" w:space="0" w:color="auto"/>
            <w:right w:val="none" w:sz="0" w:space="0" w:color="auto"/>
          </w:divBdr>
        </w:div>
        <w:div w:id="596133948">
          <w:marLeft w:val="640"/>
          <w:marRight w:val="0"/>
          <w:marTop w:val="0"/>
          <w:marBottom w:val="0"/>
          <w:divBdr>
            <w:top w:val="none" w:sz="0" w:space="0" w:color="auto"/>
            <w:left w:val="none" w:sz="0" w:space="0" w:color="auto"/>
            <w:bottom w:val="none" w:sz="0" w:space="0" w:color="auto"/>
            <w:right w:val="none" w:sz="0" w:space="0" w:color="auto"/>
          </w:divBdr>
        </w:div>
        <w:div w:id="1274478853">
          <w:marLeft w:val="640"/>
          <w:marRight w:val="0"/>
          <w:marTop w:val="0"/>
          <w:marBottom w:val="0"/>
          <w:divBdr>
            <w:top w:val="none" w:sz="0" w:space="0" w:color="auto"/>
            <w:left w:val="none" w:sz="0" w:space="0" w:color="auto"/>
            <w:bottom w:val="none" w:sz="0" w:space="0" w:color="auto"/>
            <w:right w:val="none" w:sz="0" w:space="0" w:color="auto"/>
          </w:divBdr>
        </w:div>
        <w:div w:id="515655386">
          <w:marLeft w:val="640"/>
          <w:marRight w:val="0"/>
          <w:marTop w:val="0"/>
          <w:marBottom w:val="0"/>
          <w:divBdr>
            <w:top w:val="none" w:sz="0" w:space="0" w:color="auto"/>
            <w:left w:val="none" w:sz="0" w:space="0" w:color="auto"/>
            <w:bottom w:val="none" w:sz="0" w:space="0" w:color="auto"/>
            <w:right w:val="none" w:sz="0" w:space="0" w:color="auto"/>
          </w:divBdr>
        </w:div>
        <w:div w:id="728072078">
          <w:marLeft w:val="640"/>
          <w:marRight w:val="0"/>
          <w:marTop w:val="0"/>
          <w:marBottom w:val="0"/>
          <w:divBdr>
            <w:top w:val="none" w:sz="0" w:space="0" w:color="auto"/>
            <w:left w:val="none" w:sz="0" w:space="0" w:color="auto"/>
            <w:bottom w:val="none" w:sz="0" w:space="0" w:color="auto"/>
            <w:right w:val="none" w:sz="0" w:space="0" w:color="auto"/>
          </w:divBdr>
        </w:div>
        <w:div w:id="393551813">
          <w:marLeft w:val="640"/>
          <w:marRight w:val="0"/>
          <w:marTop w:val="0"/>
          <w:marBottom w:val="0"/>
          <w:divBdr>
            <w:top w:val="none" w:sz="0" w:space="0" w:color="auto"/>
            <w:left w:val="none" w:sz="0" w:space="0" w:color="auto"/>
            <w:bottom w:val="none" w:sz="0" w:space="0" w:color="auto"/>
            <w:right w:val="none" w:sz="0" w:space="0" w:color="auto"/>
          </w:divBdr>
        </w:div>
        <w:div w:id="1271088301">
          <w:marLeft w:val="640"/>
          <w:marRight w:val="0"/>
          <w:marTop w:val="0"/>
          <w:marBottom w:val="0"/>
          <w:divBdr>
            <w:top w:val="none" w:sz="0" w:space="0" w:color="auto"/>
            <w:left w:val="none" w:sz="0" w:space="0" w:color="auto"/>
            <w:bottom w:val="none" w:sz="0" w:space="0" w:color="auto"/>
            <w:right w:val="none" w:sz="0" w:space="0" w:color="auto"/>
          </w:divBdr>
        </w:div>
        <w:div w:id="1263218354">
          <w:marLeft w:val="640"/>
          <w:marRight w:val="0"/>
          <w:marTop w:val="0"/>
          <w:marBottom w:val="0"/>
          <w:divBdr>
            <w:top w:val="none" w:sz="0" w:space="0" w:color="auto"/>
            <w:left w:val="none" w:sz="0" w:space="0" w:color="auto"/>
            <w:bottom w:val="none" w:sz="0" w:space="0" w:color="auto"/>
            <w:right w:val="none" w:sz="0" w:space="0" w:color="auto"/>
          </w:divBdr>
        </w:div>
        <w:div w:id="1811551558">
          <w:marLeft w:val="640"/>
          <w:marRight w:val="0"/>
          <w:marTop w:val="0"/>
          <w:marBottom w:val="0"/>
          <w:divBdr>
            <w:top w:val="none" w:sz="0" w:space="0" w:color="auto"/>
            <w:left w:val="none" w:sz="0" w:space="0" w:color="auto"/>
            <w:bottom w:val="none" w:sz="0" w:space="0" w:color="auto"/>
            <w:right w:val="none" w:sz="0" w:space="0" w:color="auto"/>
          </w:divBdr>
        </w:div>
        <w:div w:id="703599737">
          <w:marLeft w:val="640"/>
          <w:marRight w:val="0"/>
          <w:marTop w:val="0"/>
          <w:marBottom w:val="0"/>
          <w:divBdr>
            <w:top w:val="none" w:sz="0" w:space="0" w:color="auto"/>
            <w:left w:val="none" w:sz="0" w:space="0" w:color="auto"/>
            <w:bottom w:val="none" w:sz="0" w:space="0" w:color="auto"/>
            <w:right w:val="none" w:sz="0" w:space="0" w:color="auto"/>
          </w:divBdr>
        </w:div>
        <w:div w:id="1863781951">
          <w:marLeft w:val="640"/>
          <w:marRight w:val="0"/>
          <w:marTop w:val="0"/>
          <w:marBottom w:val="0"/>
          <w:divBdr>
            <w:top w:val="none" w:sz="0" w:space="0" w:color="auto"/>
            <w:left w:val="none" w:sz="0" w:space="0" w:color="auto"/>
            <w:bottom w:val="none" w:sz="0" w:space="0" w:color="auto"/>
            <w:right w:val="none" w:sz="0" w:space="0" w:color="auto"/>
          </w:divBdr>
        </w:div>
        <w:div w:id="531385402">
          <w:marLeft w:val="640"/>
          <w:marRight w:val="0"/>
          <w:marTop w:val="0"/>
          <w:marBottom w:val="0"/>
          <w:divBdr>
            <w:top w:val="none" w:sz="0" w:space="0" w:color="auto"/>
            <w:left w:val="none" w:sz="0" w:space="0" w:color="auto"/>
            <w:bottom w:val="none" w:sz="0" w:space="0" w:color="auto"/>
            <w:right w:val="none" w:sz="0" w:space="0" w:color="auto"/>
          </w:divBdr>
        </w:div>
        <w:div w:id="1685284568">
          <w:marLeft w:val="640"/>
          <w:marRight w:val="0"/>
          <w:marTop w:val="0"/>
          <w:marBottom w:val="0"/>
          <w:divBdr>
            <w:top w:val="none" w:sz="0" w:space="0" w:color="auto"/>
            <w:left w:val="none" w:sz="0" w:space="0" w:color="auto"/>
            <w:bottom w:val="none" w:sz="0" w:space="0" w:color="auto"/>
            <w:right w:val="none" w:sz="0" w:space="0" w:color="auto"/>
          </w:divBdr>
        </w:div>
        <w:div w:id="189417716">
          <w:marLeft w:val="640"/>
          <w:marRight w:val="0"/>
          <w:marTop w:val="0"/>
          <w:marBottom w:val="0"/>
          <w:divBdr>
            <w:top w:val="none" w:sz="0" w:space="0" w:color="auto"/>
            <w:left w:val="none" w:sz="0" w:space="0" w:color="auto"/>
            <w:bottom w:val="none" w:sz="0" w:space="0" w:color="auto"/>
            <w:right w:val="none" w:sz="0" w:space="0" w:color="auto"/>
          </w:divBdr>
        </w:div>
        <w:div w:id="1691561274">
          <w:marLeft w:val="640"/>
          <w:marRight w:val="0"/>
          <w:marTop w:val="0"/>
          <w:marBottom w:val="0"/>
          <w:divBdr>
            <w:top w:val="none" w:sz="0" w:space="0" w:color="auto"/>
            <w:left w:val="none" w:sz="0" w:space="0" w:color="auto"/>
            <w:bottom w:val="none" w:sz="0" w:space="0" w:color="auto"/>
            <w:right w:val="none" w:sz="0" w:space="0" w:color="auto"/>
          </w:divBdr>
        </w:div>
        <w:div w:id="770206360">
          <w:marLeft w:val="640"/>
          <w:marRight w:val="0"/>
          <w:marTop w:val="0"/>
          <w:marBottom w:val="0"/>
          <w:divBdr>
            <w:top w:val="none" w:sz="0" w:space="0" w:color="auto"/>
            <w:left w:val="none" w:sz="0" w:space="0" w:color="auto"/>
            <w:bottom w:val="none" w:sz="0" w:space="0" w:color="auto"/>
            <w:right w:val="none" w:sz="0" w:space="0" w:color="auto"/>
          </w:divBdr>
        </w:div>
        <w:div w:id="2060594170">
          <w:marLeft w:val="640"/>
          <w:marRight w:val="0"/>
          <w:marTop w:val="0"/>
          <w:marBottom w:val="0"/>
          <w:divBdr>
            <w:top w:val="none" w:sz="0" w:space="0" w:color="auto"/>
            <w:left w:val="none" w:sz="0" w:space="0" w:color="auto"/>
            <w:bottom w:val="none" w:sz="0" w:space="0" w:color="auto"/>
            <w:right w:val="none" w:sz="0" w:space="0" w:color="auto"/>
          </w:divBdr>
        </w:div>
        <w:div w:id="828863948">
          <w:marLeft w:val="640"/>
          <w:marRight w:val="0"/>
          <w:marTop w:val="0"/>
          <w:marBottom w:val="0"/>
          <w:divBdr>
            <w:top w:val="none" w:sz="0" w:space="0" w:color="auto"/>
            <w:left w:val="none" w:sz="0" w:space="0" w:color="auto"/>
            <w:bottom w:val="none" w:sz="0" w:space="0" w:color="auto"/>
            <w:right w:val="none" w:sz="0" w:space="0" w:color="auto"/>
          </w:divBdr>
        </w:div>
        <w:div w:id="782772176">
          <w:marLeft w:val="640"/>
          <w:marRight w:val="0"/>
          <w:marTop w:val="0"/>
          <w:marBottom w:val="0"/>
          <w:divBdr>
            <w:top w:val="none" w:sz="0" w:space="0" w:color="auto"/>
            <w:left w:val="none" w:sz="0" w:space="0" w:color="auto"/>
            <w:bottom w:val="none" w:sz="0" w:space="0" w:color="auto"/>
            <w:right w:val="none" w:sz="0" w:space="0" w:color="auto"/>
          </w:divBdr>
        </w:div>
        <w:div w:id="1767261917">
          <w:marLeft w:val="640"/>
          <w:marRight w:val="0"/>
          <w:marTop w:val="0"/>
          <w:marBottom w:val="0"/>
          <w:divBdr>
            <w:top w:val="none" w:sz="0" w:space="0" w:color="auto"/>
            <w:left w:val="none" w:sz="0" w:space="0" w:color="auto"/>
            <w:bottom w:val="none" w:sz="0" w:space="0" w:color="auto"/>
            <w:right w:val="none" w:sz="0" w:space="0" w:color="auto"/>
          </w:divBdr>
        </w:div>
        <w:div w:id="512958266">
          <w:marLeft w:val="640"/>
          <w:marRight w:val="0"/>
          <w:marTop w:val="0"/>
          <w:marBottom w:val="0"/>
          <w:divBdr>
            <w:top w:val="none" w:sz="0" w:space="0" w:color="auto"/>
            <w:left w:val="none" w:sz="0" w:space="0" w:color="auto"/>
            <w:bottom w:val="none" w:sz="0" w:space="0" w:color="auto"/>
            <w:right w:val="none" w:sz="0" w:space="0" w:color="auto"/>
          </w:divBdr>
        </w:div>
        <w:div w:id="331379217">
          <w:marLeft w:val="640"/>
          <w:marRight w:val="0"/>
          <w:marTop w:val="0"/>
          <w:marBottom w:val="0"/>
          <w:divBdr>
            <w:top w:val="none" w:sz="0" w:space="0" w:color="auto"/>
            <w:left w:val="none" w:sz="0" w:space="0" w:color="auto"/>
            <w:bottom w:val="none" w:sz="0" w:space="0" w:color="auto"/>
            <w:right w:val="none" w:sz="0" w:space="0" w:color="auto"/>
          </w:divBdr>
        </w:div>
        <w:div w:id="470368564">
          <w:marLeft w:val="640"/>
          <w:marRight w:val="0"/>
          <w:marTop w:val="0"/>
          <w:marBottom w:val="0"/>
          <w:divBdr>
            <w:top w:val="none" w:sz="0" w:space="0" w:color="auto"/>
            <w:left w:val="none" w:sz="0" w:space="0" w:color="auto"/>
            <w:bottom w:val="none" w:sz="0" w:space="0" w:color="auto"/>
            <w:right w:val="none" w:sz="0" w:space="0" w:color="auto"/>
          </w:divBdr>
        </w:div>
        <w:div w:id="4290444">
          <w:marLeft w:val="640"/>
          <w:marRight w:val="0"/>
          <w:marTop w:val="0"/>
          <w:marBottom w:val="0"/>
          <w:divBdr>
            <w:top w:val="none" w:sz="0" w:space="0" w:color="auto"/>
            <w:left w:val="none" w:sz="0" w:space="0" w:color="auto"/>
            <w:bottom w:val="none" w:sz="0" w:space="0" w:color="auto"/>
            <w:right w:val="none" w:sz="0" w:space="0" w:color="auto"/>
          </w:divBdr>
        </w:div>
        <w:div w:id="1893542601">
          <w:marLeft w:val="640"/>
          <w:marRight w:val="0"/>
          <w:marTop w:val="0"/>
          <w:marBottom w:val="0"/>
          <w:divBdr>
            <w:top w:val="none" w:sz="0" w:space="0" w:color="auto"/>
            <w:left w:val="none" w:sz="0" w:space="0" w:color="auto"/>
            <w:bottom w:val="none" w:sz="0" w:space="0" w:color="auto"/>
            <w:right w:val="none" w:sz="0" w:space="0" w:color="auto"/>
          </w:divBdr>
        </w:div>
        <w:div w:id="2054308139">
          <w:marLeft w:val="640"/>
          <w:marRight w:val="0"/>
          <w:marTop w:val="0"/>
          <w:marBottom w:val="0"/>
          <w:divBdr>
            <w:top w:val="none" w:sz="0" w:space="0" w:color="auto"/>
            <w:left w:val="none" w:sz="0" w:space="0" w:color="auto"/>
            <w:bottom w:val="none" w:sz="0" w:space="0" w:color="auto"/>
            <w:right w:val="none" w:sz="0" w:space="0" w:color="auto"/>
          </w:divBdr>
        </w:div>
        <w:div w:id="895967218">
          <w:marLeft w:val="640"/>
          <w:marRight w:val="0"/>
          <w:marTop w:val="0"/>
          <w:marBottom w:val="0"/>
          <w:divBdr>
            <w:top w:val="none" w:sz="0" w:space="0" w:color="auto"/>
            <w:left w:val="none" w:sz="0" w:space="0" w:color="auto"/>
            <w:bottom w:val="none" w:sz="0" w:space="0" w:color="auto"/>
            <w:right w:val="none" w:sz="0" w:space="0" w:color="auto"/>
          </w:divBdr>
        </w:div>
        <w:div w:id="1983077697">
          <w:marLeft w:val="640"/>
          <w:marRight w:val="0"/>
          <w:marTop w:val="0"/>
          <w:marBottom w:val="0"/>
          <w:divBdr>
            <w:top w:val="none" w:sz="0" w:space="0" w:color="auto"/>
            <w:left w:val="none" w:sz="0" w:space="0" w:color="auto"/>
            <w:bottom w:val="none" w:sz="0" w:space="0" w:color="auto"/>
            <w:right w:val="none" w:sz="0" w:space="0" w:color="auto"/>
          </w:divBdr>
        </w:div>
        <w:div w:id="463278125">
          <w:marLeft w:val="640"/>
          <w:marRight w:val="0"/>
          <w:marTop w:val="0"/>
          <w:marBottom w:val="0"/>
          <w:divBdr>
            <w:top w:val="none" w:sz="0" w:space="0" w:color="auto"/>
            <w:left w:val="none" w:sz="0" w:space="0" w:color="auto"/>
            <w:bottom w:val="none" w:sz="0" w:space="0" w:color="auto"/>
            <w:right w:val="none" w:sz="0" w:space="0" w:color="auto"/>
          </w:divBdr>
        </w:div>
        <w:div w:id="231742879">
          <w:marLeft w:val="640"/>
          <w:marRight w:val="0"/>
          <w:marTop w:val="0"/>
          <w:marBottom w:val="0"/>
          <w:divBdr>
            <w:top w:val="none" w:sz="0" w:space="0" w:color="auto"/>
            <w:left w:val="none" w:sz="0" w:space="0" w:color="auto"/>
            <w:bottom w:val="none" w:sz="0" w:space="0" w:color="auto"/>
            <w:right w:val="none" w:sz="0" w:space="0" w:color="auto"/>
          </w:divBdr>
        </w:div>
        <w:div w:id="1682971852">
          <w:marLeft w:val="640"/>
          <w:marRight w:val="0"/>
          <w:marTop w:val="0"/>
          <w:marBottom w:val="0"/>
          <w:divBdr>
            <w:top w:val="none" w:sz="0" w:space="0" w:color="auto"/>
            <w:left w:val="none" w:sz="0" w:space="0" w:color="auto"/>
            <w:bottom w:val="none" w:sz="0" w:space="0" w:color="auto"/>
            <w:right w:val="none" w:sz="0" w:space="0" w:color="auto"/>
          </w:divBdr>
        </w:div>
        <w:div w:id="1232734594">
          <w:marLeft w:val="640"/>
          <w:marRight w:val="0"/>
          <w:marTop w:val="0"/>
          <w:marBottom w:val="0"/>
          <w:divBdr>
            <w:top w:val="none" w:sz="0" w:space="0" w:color="auto"/>
            <w:left w:val="none" w:sz="0" w:space="0" w:color="auto"/>
            <w:bottom w:val="none" w:sz="0" w:space="0" w:color="auto"/>
            <w:right w:val="none" w:sz="0" w:space="0" w:color="auto"/>
          </w:divBdr>
        </w:div>
        <w:div w:id="1366129875">
          <w:marLeft w:val="640"/>
          <w:marRight w:val="0"/>
          <w:marTop w:val="0"/>
          <w:marBottom w:val="0"/>
          <w:divBdr>
            <w:top w:val="none" w:sz="0" w:space="0" w:color="auto"/>
            <w:left w:val="none" w:sz="0" w:space="0" w:color="auto"/>
            <w:bottom w:val="none" w:sz="0" w:space="0" w:color="auto"/>
            <w:right w:val="none" w:sz="0" w:space="0" w:color="auto"/>
          </w:divBdr>
        </w:div>
        <w:div w:id="1600796349">
          <w:marLeft w:val="640"/>
          <w:marRight w:val="0"/>
          <w:marTop w:val="0"/>
          <w:marBottom w:val="0"/>
          <w:divBdr>
            <w:top w:val="none" w:sz="0" w:space="0" w:color="auto"/>
            <w:left w:val="none" w:sz="0" w:space="0" w:color="auto"/>
            <w:bottom w:val="none" w:sz="0" w:space="0" w:color="auto"/>
            <w:right w:val="none" w:sz="0" w:space="0" w:color="auto"/>
          </w:divBdr>
        </w:div>
        <w:div w:id="147795007">
          <w:marLeft w:val="640"/>
          <w:marRight w:val="0"/>
          <w:marTop w:val="0"/>
          <w:marBottom w:val="0"/>
          <w:divBdr>
            <w:top w:val="none" w:sz="0" w:space="0" w:color="auto"/>
            <w:left w:val="none" w:sz="0" w:space="0" w:color="auto"/>
            <w:bottom w:val="none" w:sz="0" w:space="0" w:color="auto"/>
            <w:right w:val="none" w:sz="0" w:space="0" w:color="auto"/>
          </w:divBdr>
        </w:div>
        <w:div w:id="2140876705">
          <w:marLeft w:val="640"/>
          <w:marRight w:val="0"/>
          <w:marTop w:val="0"/>
          <w:marBottom w:val="0"/>
          <w:divBdr>
            <w:top w:val="none" w:sz="0" w:space="0" w:color="auto"/>
            <w:left w:val="none" w:sz="0" w:space="0" w:color="auto"/>
            <w:bottom w:val="none" w:sz="0" w:space="0" w:color="auto"/>
            <w:right w:val="none" w:sz="0" w:space="0" w:color="auto"/>
          </w:divBdr>
        </w:div>
        <w:div w:id="1188447504">
          <w:marLeft w:val="640"/>
          <w:marRight w:val="0"/>
          <w:marTop w:val="0"/>
          <w:marBottom w:val="0"/>
          <w:divBdr>
            <w:top w:val="none" w:sz="0" w:space="0" w:color="auto"/>
            <w:left w:val="none" w:sz="0" w:space="0" w:color="auto"/>
            <w:bottom w:val="none" w:sz="0" w:space="0" w:color="auto"/>
            <w:right w:val="none" w:sz="0" w:space="0" w:color="auto"/>
          </w:divBdr>
        </w:div>
        <w:div w:id="379403766">
          <w:marLeft w:val="640"/>
          <w:marRight w:val="0"/>
          <w:marTop w:val="0"/>
          <w:marBottom w:val="0"/>
          <w:divBdr>
            <w:top w:val="none" w:sz="0" w:space="0" w:color="auto"/>
            <w:left w:val="none" w:sz="0" w:space="0" w:color="auto"/>
            <w:bottom w:val="none" w:sz="0" w:space="0" w:color="auto"/>
            <w:right w:val="none" w:sz="0" w:space="0" w:color="auto"/>
          </w:divBdr>
        </w:div>
        <w:div w:id="533924851">
          <w:marLeft w:val="640"/>
          <w:marRight w:val="0"/>
          <w:marTop w:val="0"/>
          <w:marBottom w:val="0"/>
          <w:divBdr>
            <w:top w:val="none" w:sz="0" w:space="0" w:color="auto"/>
            <w:left w:val="none" w:sz="0" w:space="0" w:color="auto"/>
            <w:bottom w:val="none" w:sz="0" w:space="0" w:color="auto"/>
            <w:right w:val="none" w:sz="0" w:space="0" w:color="auto"/>
          </w:divBdr>
        </w:div>
        <w:div w:id="1823035529">
          <w:marLeft w:val="640"/>
          <w:marRight w:val="0"/>
          <w:marTop w:val="0"/>
          <w:marBottom w:val="0"/>
          <w:divBdr>
            <w:top w:val="none" w:sz="0" w:space="0" w:color="auto"/>
            <w:left w:val="none" w:sz="0" w:space="0" w:color="auto"/>
            <w:bottom w:val="none" w:sz="0" w:space="0" w:color="auto"/>
            <w:right w:val="none" w:sz="0" w:space="0" w:color="auto"/>
          </w:divBdr>
        </w:div>
        <w:div w:id="662660086">
          <w:marLeft w:val="640"/>
          <w:marRight w:val="0"/>
          <w:marTop w:val="0"/>
          <w:marBottom w:val="0"/>
          <w:divBdr>
            <w:top w:val="none" w:sz="0" w:space="0" w:color="auto"/>
            <w:left w:val="none" w:sz="0" w:space="0" w:color="auto"/>
            <w:bottom w:val="none" w:sz="0" w:space="0" w:color="auto"/>
            <w:right w:val="none" w:sz="0" w:space="0" w:color="auto"/>
          </w:divBdr>
        </w:div>
        <w:div w:id="1736469019">
          <w:marLeft w:val="640"/>
          <w:marRight w:val="0"/>
          <w:marTop w:val="0"/>
          <w:marBottom w:val="0"/>
          <w:divBdr>
            <w:top w:val="none" w:sz="0" w:space="0" w:color="auto"/>
            <w:left w:val="none" w:sz="0" w:space="0" w:color="auto"/>
            <w:bottom w:val="none" w:sz="0" w:space="0" w:color="auto"/>
            <w:right w:val="none" w:sz="0" w:space="0" w:color="auto"/>
          </w:divBdr>
        </w:div>
        <w:div w:id="715010382">
          <w:marLeft w:val="640"/>
          <w:marRight w:val="0"/>
          <w:marTop w:val="0"/>
          <w:marBottom w:val="0"/>
          <w:divBdr>
            <w:top w:val="none" w:sz="0" w:space="0" w:color="auto"/>
            <w:left w:val="none" w:sz="0" w:space="0" w:color="auto"/>
            <w:bottom w:val="none" w:sz="0" w:space="0" w:color="auto"/>
            <w:right w:val="none" w:sz="0" w:space="0" w:color="auto"/>
          </w:divBdr>
        </w:div>
        <w:div w:id="516502086">
          <w:marLeft w:val="640"/>
          <w:marRight w:val="0"/>
          <w:marTop w:val="0"/>
          <w:marBottom w:val="0"/>
          <w:divBdr>
            <w:top w:val="none" w:sz="0" w:space="0" w:color="auto"/>
            <w:left w:val="none" w:sz="0" w:space="0" w:color="auto"/>
            <w:bottom w:val="none" w:sz="0" w:space="0" w:color="auto"/>
            <w:right w:val="none" w:sz="0" w:space="0" w:color="auto"/>
          </w:divBdr>
        </w:div>
        <w:div w:id="1349257517">
          <w:marLeft w:val="640"/>
          <w:marRight w:val="0"/>
          <w:marTop w:val="0"/>
          <w:marBottom w:val="0"/>
          <w:divBdr>
            <w:top w:val="none" w:sz="0" w:space="0" w:color="auto"/>
            <w:left w:val="none" w:sz="0" w:space="0" w:color="auto"/>
            <w:bottom w:val="none" w:sz="0" w:space="0" w:color="auto"/>
            <w:right w:val="none" w:sz="0" w:space="0" w:color="auto"/>
          </w:divBdr>
        </w:div>
        <w:div w:id="462313647">
          <w:marLeft w:val="640"/>
          <w:marRight w:val="0"/>
          <w:marTop w:val="0"/>
          <w:marBottom w:val="0"/>
          <w:divBdr>
            <w:top w:val="none" w:sz="0" w:space="0" w:color="auto"/>
            <w:left w:val="none" w:sz="0" w:space="0" w:color="auto"/>
            <w:bottom w:val="none" w:sz="0" w:space="0" w:color="auto"/>
            <w:right w:val="none" w:sz="0" w:space="0" w:color="auto"/>
          </w:divBdr>
        </w:div>
        <w:div w:id="1691373162">
          <w:marLeft w:val="640"/>
          <w:marRight w:val="0"/>
          <w:marTop w:val="0"/>
          <w:marBottom w:val="0"/>
          <w:divBdr>
            <w:top w:val="none" w:sz="0" w:space="0" w:color="auto"/>
            <w:left w:val="none" w:sz="0" w:space="0" w:color="auto"/>
            <w:bottom w:val="none" w:sz="0" w:space="0" w:color="auto"/>
            <w:right w:val="none" w:sz="0" w:space="0" w:color="auto"/>
          </w:divBdr>
        </w:div>
        <w:div w:id="1349942908">
          <w:marLeft w:val="640"/>
          <w:marRight w:val="0"/>
          <w:marTop w:val="0"/>
          <w:marBottom w:val="0"/>
          <w:divBdr>
            <w:top w:val="none" w:sz="0" w:space="0" w:color="auto"/>
            <w:left w:val="none" w:sz="0" w:space="0" w:color="auto"/>
            <w:bottom w:val="none" w:sz="0" w:space="0" w:color="auto"/>
            <w:right w:val="none" w:sz="0" w:space="0" w:color="auto"/>
          </w:divBdr>
        </w:div>
        <w:div w:id="111898842">
          <w:marLeft w:val="640"/>
          <w:marRight w:val="0"/>
          <w:marTop w:val="0"/>
          <w:marBottom w:val="0"/>
          <w:divBdr>
            <w:top w:val="none" w:sz="0" w:space="0" w:color="auto"/>
            <w:left w:val="none" w:sz="0" w:space="0" w:color="auto"/>
            <w:bottom w:val="none" w:sz="0" w:space="0" w:color="auto"/>
            <w:right w:val="none" w:sz="0" w:space="0" w:color="auto"/>
          </w:divBdr>
        </w:div>
        <w:div w:id="2045247518">
          <w:marLeft w:val="640"/>
          <w:marRight w:val="0"/>
          <w:marTop w:val="0"/>
          <w:marBottom w:val="0"/>
          <w:divBdr>
            <w:top w:val="none" w:sz="0" w:space="0" w:color="auto"/>
            <w:left w:val="none" w:sz="0" w:space="0" w:color="auto"/>
            <w:bottom w:val="none" w:sz="0" w:space="0" w:color="auto"/>
            <w:right w:val="none" w:sz="0" w:space="0" w:color="auto"/>
          </w:divBdr>
        </w:div>
        <w:div w:id="1946302324">
          <w:marLeft w:val="640"/>
          <w:marRight w:val="0"/>
          <w:marTop w:val="0"/>
          <w:marBottom w:val="0"/>
          <w:divBdr>
            <w:top w:val="none" w:sz="0" w:space="0" w:color="auto"/>
            <w:left w:val="none" w:sz="0" w:space="0" w:color="auto"/>
            <w:bottom w:val="none" w:sz="0" w:space="0" w:color="auto"/>
            <w:right w:val="none" w:sz="0" w:space="0" w:color="auto"/>
          </w:divBdr>
        </w:div>
        <w:div w:id="23677020">
          <w:marLeft w:val="640"/>
          <w:marRight w:val="0"/>
          <w:marTop w:val="0"/>
          <w:marBottom w:val="0"/>
          <w:divBdr>
            <w:top w:val="none" w:sz="0" w:space="0" w:color="auto"/>
            <w:left w:val="none" w:sz="0" w:space="0" w:color="auto"/>
            <w:bottom w:val="none" w:sz="0" w:space="0" w:color="auto"/>
            <w:right w:val="none" w:sz="0" w:space="0" w:color="auto"/>
          </w:divBdr>
        </w:div>
        <w:div w:id="277949954">
          <w:marLeft w:val="640"/>
          <w:marRight w:val="0"/>
          <w:marTop w:val="0"/>
          <w:marBottom w:val="0"/>
          <w:divBdr>
            <w:top w:val="none" w:sz="0" w:space="0" w:color="auto"/>
            <w:left w:val="none" w:sz="0" w:space="0" w:color="auto"/>
            <w:bottom w:val="none" w:sz="0" w:space="0" w:color="auto"/>
            <w:right w:val="none" w:sz="0" w:space="0" w:color="auto"/>
          </w:divBdr>
        </w:div>
        <w:div w:id="462234215">
          <w:marLeft w:val="640"/>
          <w:marRight w:val="0"/>
          <w:marTop w:val="0"/>
          <w:marBottom w:val="0"/>
          <w:divBdr>
            <w:top w:val="none" w:sz="0" w:space="0" w:color="auto"/>
            <w:left w:val="none" w:sz="0" w:space="0" w:color="auto"/>
            <w:bottom w:val="none" w:sz="0" w:space="0" w:color="auto"/>
            <w:right w:val="none" w:sz="0" w:space="0" w:color="auto"/>
          </w:divBdr>
        </w:div>
        <w:div w:id="1694921777">
          <w:marLeft w:val="640"/>
          <w:marRight w:val="0"/>
          <w:marTop w:val="0"/>
          <w:marBottom w:val="0"/>
          <w:divBdr>
            <w:top w:val="none" w:sz="0" w:space="0" w:color="auto"/>
            <w:left w:val="none" w:sz="0" w:space="0" w:color="auto"/>
            <w:bottom w:val="none" w:sz="0" w:space="0" w:color="auto"/>
            <w:right w:val="none" w:sz="0" w:space="0" w:color="auto"/>
          </w:divBdr>
        </w:div>
        <w:div w:id="337587633">
          <w:marLeft w:val="640"/>
          <w:marRight w:val="0"/>
          <w:marTop w:val="0"/>
          <w:marBottom w:val="0"/>
          <w:divBdr>
            <w:top w:val="none" w:sz="0" w:space="0" w:color="auto"/>
            <w:left w:val="none" w:sz="0" w:space="0" w:color="auto"/>
            <w:bottom w:val="none" w:sz="0" w:space="0" w:color="auto"/>
            <w:right w:val="none" w:sz="0" w:space="0" w:color="auto"/>
          </w:divBdr>
        </w:div>
        <w:div w:id="128863785">
          <w:marLeft w:val="640"/>
          <w:marRight w:val="0"/>
          <w:marTop w:val="0"/>
          <w:marBottom w:val="0"/>
          <w:divBdr>
            <w:top w:val="none" w:sz="0" w:space="0" w:color="auto"/>
            <w:left w:val="none" w:sz="0" w:space="0" w:color="auto"/>
            <w:bottom w:val="none" w:sz="0" w:space="0" w:color="auto"/>
            <w:right w:val="none" w:sz="0" w:space="0" w:color="auto"/>
          </w:divBdr>
        </w:div>
        <w:div w:id="497890550">
          <w:marLeft w:val="640"/>
          <w:marRight w:val="0"/>
          <w:marTop w:val="0"/>
          <w:marBottom w:val="0"/>
          <w:divBdr>
            <w:top w:val="none" w:sz="0" w:space="0" w:color="auto"/>
            <w:left w:val="none" w:sz="0" w:space="0" w:color="auto"/>
            <w:bottom w:val="none" w:sz="0" w:space="0" w:color="auto"/>
            <w:right w:val="none" w:sz="0" w:space="0" w:color="auto"/>
          </w:divBdr>
        </w:div>
        <w:div w:id="1306355514">
          <w:marLeft w:val="640"/>
          <w:marRight w:val="0"/>
          <w:marTop w:val="0"/>
          <w:marBottom w:val="0"/>
          <w:divBdr>
            <w:top w:val="none" w:sz="0" w:space="0" w:color="auto"/>
            <w:left w:val="none" w:sz="0" w:space="0" w:color="auto"/>
            <w:bottom w:val="none" w:sz="0" w:space="0" w:color="auto"/>
            <w:right w:val="none" w:sz="0" w:space="0" w:color="auto"/>
          </w:divBdr>
        </w:div>
        <w:div w:id="1192959649">
          <w:marLeft w:val="640"/>
          <w:marRight w:val="0"/>
          <w:marTop w:val="0"/>
          <w:marBottom w:val="0"/>
          <w:divBdr>
            <w:top w:val="none" w:sz="0" w:space="0" w:color="auto"/>
            <w:left w:val="none" w:sz="0" w:space="0" w:color="auto"/>
            <w:bottom w:val="none" w:sz="0" w:space="0" w:color="auto"/>
            <w:right w:val="none" w:sz="0" w:space="0" w:color="auto"/>
          </w:divBdr>
        </w:div>
        <w:div w:id="370151917">
          <w:marLeft w:val="640"/>
          <w:marRight w:val="0"/>
          <w:marTop w:val="0"/>
          <w:marBottom w:val="0"/>
          <w:divBdr>
            <w:top w:val="none" w:sz="0" w:space="0" w:color="auto"/>
            <w:left w:val="none" w:sz="0" w:space="0" w:color="auto"/>
            <w:bottom w:val="none" w:sz="0" w:space="0" w:color="auto"/>
            <w:right w:val="none" w:sz="0" w:space="0" w:color="auto"/>
          </w:divBdr>
        </w:div>
        <w:div w:id="862130122">
          <w:marLeft w:val="640"/>
          <w:marRight w:val="0"/>
          <w:marTop w:val="0"/>
          <w:marBottom w:val="0"/>
          <w:divBdr>
            <w:top w:val="none" w:sz="0" w:space="0" w:color="auto"/>
            <w:left w:val="none" w:sz="0" w:space="0" w:color="auto"/>
            <w:bottom w:val="none" w:sz="0" w:space="0" w:color="auto"/>
            <w:right w:val="none" w:sz="0" w:space="0" w:color="auto"/>
          </w:divBdr>
        </w:div>
        <w:div w:id="1401437784">
          <w:marLeft w:val="640"/>
          <w:marRight w:val="0"/>
          <w:marTop w:val="0"/>
          <w:marBottom w:val="0"/>
          <w:divBdr>
            <w:top w:val="none" w:sz="0" w:space="0" w:color="auto"/>
            <w:left w:val="none" w:sz="0" w:space="0" w:color="auto"/>
            <w:bottom w:val="none" w:sz="0" w:space="0" w:color="auto"/>
            <w:right w:val="none" w:sz="0" w:space="0" w:color="auto"/>
          </w:divBdr>
        </w:div>
        <w:div w:id="1602684551">
          <w:marLeft w:val="640"/>
          <w:marRight w:val="0"/>
          <w:marTop w:val="0"/>
          <w:marBottom w:val="0"/>
          <w:divBdr>
            <w:top w:val="none" w:sz="0" w:space="0" w:color="auto"/>
            <w:left w:val="none" w:sz="0" w:space="0" w:color="auto"/>
            <w:bottom w:val="none" w:sz="0" w:space="0" w:color="auto"/>
            <w:right w:val="none" w:sz="0" w:space="0" w:color="auto"/>
          </w:divBdr>
        </w:div>
        <w:div w:id="1635135964">
          <w:marLeft w:val="640"/>
          <w:marRight w:val="0"/>
          <w:marTop w:val="0"/>
          <w:marBottom w:val="0"/>
          <w:divBdr>
            <w:top w:val="none" w:sz="0" w:space="0" w:color="auto"/>
            <w:left w:val="none" w:sz="0" w:space="0" w:color="auto"/>
            <w:bottom w:val="none" w:sz="0" w:space="0" w:color="auto"/>
            <w:right w:val="none" w:sz="0" w:space="0" w:color="auto"/>
          </w:divBdr>
        </w:div>
        <w:div w:id="1597445821">
          <w:marLeft w:val="640"/>
          <w:marRight w:val="0"/>
          <w:marTop w:val="0"/>
          <w:marBottom w:val="0"/>
          <w:divBdr>
            <w:top w:val="none" w:sz="0" w:space="0" w:color="auto"/>
            <w:left w:val="none" w:sz="0" w:space="0" w:color="auto"/>
            <w:bottom w:val="none" w:sz="0" w:space="0" w:color="auto"/>
            <w:right w:val="none" w:sz="0" w:space="0" w:color="auto"/>
          </w:divBdr>
        </w:div>
        <w:div w:id="1285581767">
          <w:marLeft w:val="640"/>
          <w:marRight w:val="0"/>
          <w:marTop w:val="0"/>
          <w:marBottom w:val="0"/>
          <w:divBdr>
            <w:top w:val="none" w:sz="0" w:space="0" w:color="auto"/>
            <w:left w:val="none" w:sz="0" w:space="0" w:color="auto"/>
            <w:bottom w:val="none" w:sz="0" w:space="0" w:color="auto"/>
            <w:right w:val="none" w:sz="0" w:space="0" w:color="auto"/>
          </w:divBdr>
        </w:div>
        <w:div w:id="1648900229">
          <w:marLeft w:val="640"/>
          <w:marRight w:val="0"/>
          <w:marTop w:val="0"/>
          <w:marBottom w:val="0"/>
          <w:divBdr>
            <w:top w:val="none" w:sz="0" w:space="0" w:color="auto"/>
            <w:left w:val="none" w:sz="0" w:space="0" w:color="auto"/>
            <w:bottom w:val="none" w:sz="0" w:space="0" w:color="auto"/>
            <w:right w:val="none" w:sz="0" w:space="0" w:color="auto"/>
          </w:divBdr>
        </w:div>
        <w:div w:id="1453091671">
          <w:marLeft w:val="640"/>
          <w:marRight w:val="0"/>
          <w:marTop w:val="0"/>
          <w:marBottom w:val="0"/>
          <w:divBdr>
            <w:top w:val="none" w:sz="0" w:space="0" w:color="auto"/>
            <w:left w:val="none" w:sz="0" w:space="0" w:color="auto"/>
            <w:bottom w:val="none" w:sz="0" w:space="0" w:color="auto"/>
            <w:right w:val="none" w:sz="0" w:space="0" w:color="auto"/>
          </w:divBdr>
        </w:div>
        <w:div w:id="316543835">
          <w:marLeft w:val="640"/>
          <w:marRight w:val="0"/>
          <w:marTop w:val="0"/>
          <w:marBottom w:val="0"/>
          <w:divBdr>
            <w:top w:val="none" w:sz="0" w:space="0" w:color="auto"/>
            <w:left w:val="none" w:sz="0" w:space="0" w:color="auto"/>
            <w:bottom w:val="none" w:sz="0" w:space="0" w:color="auto"/>
            <w:right w:val="none" w:sz="0" w:space="0" w:color="auto"/>
          </w:divBdr>
        </w:div>
        <w:div w:id="679163409">
          <w:marLeft w:val="640"/>
          <w:marRight w:val="0"/>
          <w:marTop w:val="0"/>
          <w:marBottom w:val="0"/>
          <w:divBdr>
            <w:top w:val="none" w:sz="0" w:space="0" w:color="auto"/>
            <w:left w:val="none" w:sz="0" w:space="0" w:color="auto"/>
            <w:bottom w:val="none" w:sz="0" w:space="0" w:color="auto"/>
            <w:right w:val="none" w:sz="0" w:space="0" w:color="auto"/>
          </w:divBdr>
        </w:div>
        <w:div w:id="884220813">
          <w:marLeft w:val="640"/>
          <w:marRight w:val="0"/>
          <w:marTop w:val="0"/>
          <w:marBottom w:val="0"/>
          <w:divBdr>
            <w:top w:val="none" w:sz="0" w:space="0" w:color="auto"/>
            <w:left w:val="none" w:sz="0" w:space="0" w:color="auto"/>
            <w:bottom w:val="none" w:sz="0" w:space="0" w:color="auto"/>
            <w:right w:val="none" w:sz="0" w:space="0" w:color="auto"/>
          </w:divBdr>
        </w:div>
        <w:div w:id="1617639612">
          <w:marLeft w:val="640"/>
          <w:marRight w:val="0"/>
          <w:marTop w:val="0"/>
          <w:marBottom w:val="0"/>
          <w:divBdr>
            <w:top w:val="none" w:sz="0" w:space="0" w:color="auto"/>
            <w:left w:val="none" w:sz="0" w:space="0" w:color="auto"/>
            <w:bottom w:val="none" w:sz="0" w:space="0" w:color="auto"/>
            <w:right w:val="none" w:sz="0" w:space="0" w:color="auto"/>
          </w:divBdr>
        </w:div>
        <w:div w:id="681124718">
          <w:marLeft w:val="640"/>
          <w:marRight w:val="0"/>
          <w:marTop w:val="0"/>
          <w:marBottom w:val="0"/>
          <w:divBdr>
            <w:top w:val="none" w:sz="0" w:space="0" w:color="auto"/>
            <w:left w:val="none" w:sz="0" w:space="0" w:color="auto"/>
            <w:bottom w:val="none" w:sz="0" w:space="0" w:color="auto"/>
            <w:right w:val="none" w:sz="0" w:space="0" w:color="auto"/>
          </w:divBdr>
        </w:div>
        <w:div w:id="1299333723">
          <w:marLeft w:val="640"/>
          <w:marRight w:val="0"/>
          <w:marTop w:val="0"/>
          <w:marBottom w:val="0"/>
          <w:divBdr>
            <w:top w:val="none" w:sz="0" w:space="0" w:color="auto"/>
            <w:left w:val="none" w:sz="0" w:space="0" w:color="auto"/>
            <w:bottom w:val="none" w:sz="0" w:space="0" w:color="auto"/>
            <w:right w:val="none" w:sz="0" w:space="0" w:color="auto"/>
          </w:divBdr>
        </w:div>
        <w:div w:id="868837379">
          <w:marLeft w:val="640"/>
          <w:marRight w:val="0"/>
          <w:marTop w:val="0"/>
          <w:marBottom w:val="0"/>
          <w:divBdr>
            <w:top w:val="none" w:sz="0" w:space="0" w:color="auto"/>
            <w:left w:val="none" w:sz="0" w:space="0" w:color="auto"/>
            <w:bottom w:val="none" w:sz="0" w:space="0" w:color="auto"/>
            <w:right w:val="none" w:sz="0" w:space="0" w:color="auto"/>
          </w:divBdr>
        </w:div>
        <w:div w:id="1710688138">
          <w:marLeft w:val="640"/>
          <w:marRight w:val="0"/>
          <w:marTop w:val="0"/>
          <w:marBottom w:val="0"/>
          <w:divBdr>
            <w:top w:val="none" w:sz="0" w:space="0" w:color="auto"/>
            <w:left w:val="none" w:sz="0" w:space="0" w:color="auto"/>
            <w:bottom w:val="none" w:sz="0" w:space="0" w:color="auto"/>
            <w:right w:val="none" w:sz="0" w:space="0" w:color="auto"/>
          </w:divBdr>
        </w:div>
        <w:div w:id="1233584354">
          <w:marLeft w:val="640"/>
          <w:marRight w:val="0"/>
          <w:marTop w:val="0"/>
          <w:marBottom w:val="0"/>
          <w:divBdr>
            <w:top w:val="none" w:sz="0" w:space="0" w:color="auto"/>
            <w:left w:val="none" w:sz="0" w:space="0" w:color="auto"/>
            <w:bottom w:val="none" w:sz="0" w:space="0" w:color="auto"/>
            <w:right w:val="none" w:sz="0" w:space="0" w:color="auto"/>
          </w:divBdr>
        </w:div>
        <w:div w:id="1905751540">
          <w:marLeft w:val="640"/>
          <w:marRight w:val="0"/>
          <w:marTop w:val="0"/>
          <w:marBottom w:val="0"/>
          <w:divBdr>
            <w:top w:val="none" w:sz="0" w:space="0" w:color="auto"/>
            <w:left w:val="none" w:sz="0" w:space="0" w:color="auto"/>
            <w:bottom w:val="none" w:sz="0" w:space="0" w:color="auto"/>
            <w:right w:val="none" w:sz="0" w:space="0" w:color="auto"/>
          </w:divBdr>
        </w:div>
        <w:div w:id="902956789">
          <w:marLeft w:val="640"/>
          <w:marRight w:val="0"/>
          <w:marTop w:val="0"/>
          <w:marBottom w:val="0"/>
          <w:divBdr>
            <w:top w:val="none" w:sz="0" w:space="0" w:color="auto"/>
            <w:left w:val="none" w:sz="0" w:space="0" w:color="auto"/>
            <w:bottom w:val="none" w:sz="0" w:space="0" w:color="auto"/>
            <w:right w:val="none" w:sz="0" w:space="0" w:color="auto"/>
          </w:divBdr>
        </w:div>
        <w:div w:id="1623732231">
          <w:marLeft w:val="640"/>
          <w:marRight w:val="0"/>
          <w:marTop w:val="0"/>
          <w:marBottom w:val="0"/>
          <w:divBdr>
            <w:top w:val="none" w:sz="0" w:space="0" w:color="auto"/>
            <w:left w:val="none" w:sz="0" w:space="0" w:color="auto"/>
            <w:bottom w:val="none" w:sz="0" w:space="0" w:color="auto"/>
            <w:right w:val="none" w:sz="0" w:space="0" w:color="auto"/>
          </w:divBdr>
        </w:div>
        <w:div w:id="294455434">
          <w:marLeft w:val="640"/>
          <w:marRight w:val="0"/>
          <w:marTop w:val="0"/>
          <w:marBottom w:val="0"/>
          <w:divBdr>
            <w:top w:val="none" w:sz="0" w:space="0" w:color="auto"/>
            <w:left w:val="none" w:sz="0" w:space="0" w:color="auto"/>
            <w:bottom w:val="none" w:sz="0" w:space="0" w:color="auto"/>
            <w:right w:val="none" w:sz="0" w:space="0" w:color="auto"/>
          </w:divBdr>
        </w:div>
        <w:div w:id="629479411">
          <w:marLeft w:val="640"/>
          <w:marRight w:val="0"/>
          <w:marTop w:val="0"/>
          <w:marBottom w:val="0"/>
          <w:divBdr>
            <w:top w:val="none" w:sz="0" w:space="0" w:color="auto"/>
            <w:left w:val="none" w:sz="0" w:space="0" w:color="auto"/>
            <w:bottom w:val="none" w:sz="0" w:space="0" w:color="auto"/>
            <w:right w:val="none" w:sz="0" w:space="0" w:color="auto"/>
          </w:divBdr>
        </w:div>
        <w:div w:id="1119881734">
          <w:marLeft w:val="640"/>
          <w:marRight w:val="0"/>
          <w:marTop w:val="0"/>
          <w:marBottom w:val="0"/>
          <w:divBdr>
            <w:top w:val="none" w:sz="0" w:space="0" w:color="auto"/>
            <w:left w:val="none" w:sz="0" w:space="0" w:color="auto"/>
            <w:bottom w:val="none" w:sz="0" w:space="0" w:color="auto"/>
            <w:right w:val="none" w:sz="0" w:space="0" w:color="auto"/>
          </w:divBdr>
        </w:div>
        <w:div w:id="333534825">
          <w:marLeft w:val="640"/>
          <w:marRight w:val="0"/>
          <w:marTop w:val="0"/>
          <w:marBottom w:val="0"/>
          <w:divBdr>
            <w:top w:val="none" w:sz="0" w:space="0" w:color="auto"/>
            <w:left w:val="none" w:sz="0" w:space="0" w:color="auto"/>
            <w:bottom w:val="none" w:sz="0" w:space="0" w:color="auto"/>
            <w:right w:val="none" w:sz="0" w:space="0" w:color="auto"/>
          </w:divBdr>
        </w:div>
        <w:div w:id="427507075">
          <w:marLeft w:val="640"/>
          <w:marRight w:val="0"/>
          <w:marTop w:val="0"/>
          <w:marBottom w:val="0"/>
          <w:divBdr>
            <w:top w:val="none" w:sz="0" w:space="0" w:color="auto"/>
            <w:left w:val="none" w:sz="0" w:space="0" w:color="auto"/>
            <w:bottom w:val="none" w:sz="0" w:space="0" w:color="auto"/>
            <w:right w:val="none" w:sz="0" w:space="0" w:color="auto"/>
          </w:divBdr>
        </w:div>
        <w:div w:id="1825050608">
          <w:marLeft w:val="640"/>
          <w:marRight w:val="0"/>
          <w:marTop w:val="0"/>
          <w:marBottom w:val="0"/>
          <w:divBdr>
            <w:top w:val="none" w:sz="0" w:space="0" w:color="auto"/>
            <w:left w:val="none" w:sz="0" w:space="0" w:color="auto"/>
            <w:bottom w:val="none" w:sz="0" w:space="0" w:color="auto"/>
            <w:right w:val="none" w:sz="0" w:space="0" w:color="auto"/>
          </w:divBdr>
        </w:div>
        <w:div w:id="2060669028">
          <w:marLeft w:val="640"/>
          <w:marRight w:val="0"/>
          <w:marTop w:val="0"/>
          <w:marBottom w:val="0"/>
          <w:divBdr>
            <w:top w:val="none" w:sz="0" w:space="0" w:color="auto"/>
            <w:left w:val="none" w:sz="0" w:space="0" w:color="auto"/>
            <w:bottom w:val="none" w:sz="0" w:space="0" w:color="auto"/>
            <w:right w:val="none" w:sz="0" w:space="0" w:color="auto"/>
          </w:divBdr>
        </w:div>
        <w:div w:id="516577425">
          <w:marLeft w:val="640"/>
          <w:marRight w:val="0"/>
          <w:marTop w:val="0"/>
          <w:marBottom w:val="0"/>
          <w:divBdr>
            <w:top w:val="none" w:sz="0" w:space="0" w:color="auto"/>
            <w:left w:val="none" w:sz="0" w:space="0" w:color="auto"/>
            <w:bottom w:val="none" w:sz="0" w:space="0" w:color="auto"/>
            <w:right w:val="none" w:sz="0" w:space="0" w:color="auto"/>
          </w:divBdr>
        </w:div>
        <w:div w:id="1150055260">
          <w:marLeft w:val="640"/>
          <w:marRight w:val="0"/>
          <w:marTop w:val="0"/>
          <w:marBottom w:val="0"/>
          <w:divBdr>
            <w:top w:val="none" w:sz="0" w:space="0" w:color="auto"/>
            <w:left w:val="none" w:sz="0" w:space="0" w:color="auto"/>
            <w:bottom w:val="none" w:sz="0" w:space="0" w:color="auto"/>
            <w:right w:val="none" w:sz="0" w:space="0" w:color="auto"/>
          </w:divBdr>
        </w:div>
        <w:div w:id="785347838">
          <w:marLeft w:val="640"/>
          <w:marRight w:val="0"/>
          <w:marTop w:val="0"/>
          <w:marBottom w:val="0"/>
          <w:divBdr>
            <w:top w:val="none" w:sz="0" w:space="0" w:color="auto"/>
            <w:left w:val="none" w:sz="0" w:space="0" w:color="auto"/>
            <w:bottom w:val="none" w:sz="0" w:space="0" w:color="auto"/>
            <w:right w:val="none" w:sz="0" w:space="0" w:color="auto"/>
          </w:divBdr>
        </w:div>
        <w:div w:id="1478838770">
          <w:marLeft w:val="640"/>
          <w:marRight w:val="0"/>
          <w:marTop w:val="0"/>
          <w:marBottom w:val="0"/>
          <w:divBdr>
            <w:top w:val="none" w:sz="0" w:space="0" w:color="auto"/>
            <w:left w:val="none" w:sz="0" w:space="0" w:color="auto"/>
            <w:bottom w:val="none" w:sz="0" w:space="0" w:color="auto"/>
            <w:right w:val="none" w:sz="0" w:space="0" w:color="auto"/>
          </w:divBdr>
        </w:div>
        <w:div w:id="1989825058">
          <w:marLeft w:val="640"/>
          <w:marRight w:val="0"/>
          <w:marTop w:val="0"/>
          <w:marBottom w:val="0"/>
          <w:divBdr>
            <w:top w:val="none" w:sz="0" w:space="0" w:color="auto"/>
            <w:left w:val="none" w:sz="0" w:space="0" w:color="auto"/>
            <w:bottom w:val="none" w:sz="0" w:space="0" w:color="auto"/>
            <w:right w:val="none" w:sz="0" w:space="0" w:color="auto"/>
          </w:divBdr>
        </w:div>
        <w:div w:id="216204821">
          <w:marLeft w:val="640"/>
          <w:marRight w:val="0"/>
          <w:marTop w:val="0"/>
          <w:marBottom w:val="0"/>
          <w:divBdr>
            <w:top w:val="none" w:sz="0" w:space="0" w:color="auto"/>
            <w:left w:val="none" w:sz="0" w:space="0" w:color="auto"/>
            <w:bottom w:val="none" w:sz="0" w:space="0" w:color="auto"/>
            <w:right w:val="none" w:sz="0" w:space="0" w:color="auto"/>
          </w:divBdr>
        </w:div>
        <w:div w:id="1562136132">
          <w:marLeft w:val="640"/>
          <w:marRight w:val="0"/>
          <w:marTop w:val="0"/>
          <w:marBottom w:val="0"/>
          <w:divBdr>
            <w:top w:val="none" w:sz="0" w:space="0" w:color="auto"/>
            <w:left w:val="none" w:sz="0" w:space="0" w:color="auto"/>
            <w:bottom w:val="none" w:sz="0" w:space="0" w:color="auto"/>
            <w:right w:val="none" w:sz="0" w:space="0" w:color="auto"/>
          </w:divBdr>
        </w:div>
        <w:div w:id="320668300">
          <w:marLeft w:val="640"/>
          <w:marRight w:val="0"/>
          <w:marTop w:val="0"/>
          <w:marBottom w:val="0"/>
          <w:divBdr>
            <w:top w:val="none" w:sz="0" w:space="0" w:color="auto"/>
            <w:left w:val="none" w:sz="0" w:space="0" w:color="auto"/>
            <w:bottom w:val="none" w:sz="0" w:space="0" w:color="auto"/>
            <w:right w:val="none" w:sz="0" w:space="0" w:color="auto"/>
          </w:divBdr>
        </w:div>
        <w:div w:id="1080325197">
          <w:marLeft w:val="640"/>
          <w:marRight w:val="0"/>
          <w:marTop w:val="0"/>
          <w:marBottom w:val="0"/>
          <w:divBdr>
            <w:top w:val="none" w:sz="0" w:space="0" w:color="auto"/>
            <w:left w:val="none" w:sz="0" w:space="0" w:color="auto"/>
            <w:bottom w:val="none" w:sz="0" w:space="0" w:color="auto"/>
            <w:right w:val="none" w:sz="0" w:space="0" w:color="auto"/>
          </w:divBdr>
        </w:div>
        <w:div w:id="1348022405">
          <w:marLeft w:val="640"/>
          <w:marRight w:val="0"/>
          <w:marTop w:val="0"/>
          <w:marBottom w:val="0"/>
          <w:divBdr>
            <w:top w:val="none" w:sz="0" w:space="0" w:color="auto"/>
            <w:left w:val="none" w:sz="0" w:space="0" w:color="auto"/>
            <w:bottom w:val="none" w:sz="0" w:space="0" w:color="auto"/>
            <w:right w:val="none" w:sz="0" w:space="0" w:color="auto"/>
          </w:divBdr>
        </w:div>
        <w:div w:id="2117172810">
          <w:marLeft w:val="640"/>
          <w:marRight w:val="0"/>
          <w:marTop w:val="0"/>
          <w:marBottom w:val="0"/>
          <w:divBdr>
            <w:top w:val="none" w:sz="0" w:space="0" w:color="auto"/>
            <w:left w:val="none" w:sz="0" w:space="0" w:color="auto"/>
            <w:bottom w:val="none" w:sz="0" w:space="0" w:color="auto"/>
            <w:right w:val="none" w:sz="0" w:space="0" w:color="auto"/>
          </w:divBdr>
        </w:div>
        <w:div w:id="192614416">
          <w:marLeft w:val="640"/>
          <w:marRight w:val="0"/>
          <w:marTop w:val="0"/>
          <w:marBottom w:val="0"/>
          <w:divBdr>
            <w:top w:val="none" w:sz="0" w:space="0" w:color="auto"/>
            <w:left w:val="none" w:sz="0" w:space="0" w:color="auto"/>
            <w:bottom w:val="none" w:sz="0" w:space="0" w:color="auto"/>
            <w:right w:val="none" w:sz="0" w:space="0" w:color="auto"/>
          </w:divBdr>
        </w:div>
        <w:div w:id="1133253394">
          <w:marLeft w:val="640"/>
          <w:marRight w:val="0"/>
          <w:marTop w:val="0"/>
          <w:marBottom w:val="0"/>
          <w:divBdr>
            <w:top w:val="none" w:sz="0" w:space="0" w:color="auto"/>
            <w:left w:val="none" w:sz="0" w:space="0" w:color="auto"/>
            <w:bottom w:val="none" w:sz="0" w:space="0" w:color="auto"/>
            <w:right w:val="none" w:sz="0" w:space="0" w:color="auto"/>
          </w:divBdr>
        </w:div>
        <w:div w:id="360471354">
          <w:marLeft w:val="640"/>
          <w:marRight w:val="0"/>
          <w:marTop w:val="0"/>
          <w:marBottom w:val="0"/>
          <w:divBdr>
            <w:top w:val="none" w:sz="0" w:space="0" w:color="auto"/>
            <w:left w:val="none" w:sz="0" w:space="0" w:color="auto"/>
            <w:bottom w:val="none" w:sz="0" w:space="0" w:color="auto"/>
            <w:right w:val="none" w:sz="0" w:space="0" w:color="auto"/>
          </w:divBdr>
        </w:div>
        <w:div w:id="1775057305">
          <w:marLeft w:val="640"/>
          <w:marRight w:val="0"/>
          <w:marTop w:val="0"/>
          <w:marBottom w:val="0"/>
          <w:divBdr>
            <w:top w:val="none" w:sz="0" w:space="0" w:color="auto"/>
            <w:left w:val="none" w:sz="0" w:space="0" w:color="auto"/>
            <w:bottom w:val="none" w:sz="0" w:space="0" w:color="auto"/>
            <w:right w:val="none" w:sz="0" w:space="0" w:color="auto"/>
          </w:divBdr>
        </w:div>
        <w:div w:id="1207597883">
          <w:marLeft w:val="640"/>
          <w:marRight w:val="0"/>
          <w:marTop w:val="0"/>
          <w:marBottom w:val="0"/>
          <w:divBdr>
            <w:top w:val="none" w:sz="0" w:space="0" w:color="auto"/>
            <w:left w:val="none" w:sz="0" w:space="0" w:color="auto"/>
            <w:bottom w:val="none" w:sz="0" w:space="0" w:color="auto"/>
            <w:right w:val="none" w:sz="0" w:space="0" w:color="auto"/>
          </w:divBdr>
        </w:div>
        <w:div w:id="842552945">
          <w:marLeft w:val="640"/>
          <w:marRight w:val="0"/>
          <w:marTop w:val="0"/>
          <w:marBottom w:val="0"/>
          <w:divBdr>
            <w:top w:val="none" w:sz="0" w:space="0" w:color="auto"/>
            <w:left w:val="none" w:sz="0" w:space="0" w:color="auto"/>
            <w:bottom w:val="none" w:sz="0" w:space="0" w:color="auto"/>
            <w:right w:val="none" w:sz="0" w:space="0" w:color="auto"/>
          </w:divBdr>
        </w:div>
        <w:div w:id="1079137825">
          <w:marLeft w:val="640"/>
          <w:marRight w:val="0"/>
          <w:marTop w:val="0"/>
          <w:marBottom w:val="0"/>
          <w:divBdr>
            <w:top w:val="none" w:sz="0" w:space="0" w:color="auto"/>
            <w:left w:val="none" w:sz="0" w:space="0" w:color="auto"/>
            <w:bottom w:val="none" w:sz="0" w:space="0" w:color="auto"/>
            <w:right w:val="none" w:sz="0" w:space="0" w:color="auto"/>
          </w:divBdr>
        </w:div>
        <w:div w:id="1067799910">
          <w:marLeft w:val="640"/>
          <w:marRight w:val="0"/>
          <w:marTop w:val="0"/>
          <w:marBottom w:val="0"/>
          <w:divBdr>
            <w:top w:val="none" w:sz="0" w:space="0" w:color="auto"/>
            <w:left w:val="none" w:sz="0" w:space="0" w:color="auto"/>
            <w:bottom w:val="none" w:sz="0" w:space="0" w:color="auto"/>
            <w:right w:val="none" w:sz="0" w:space="0" w:color="auto"/>
          </w:divBdr>
        </w:div>
        <w:div w:id="1090590753">
          <w:marLeft w:val="640"/>
          <w:marRight w:val="0"/>
          <w:marTop w:val="0"/>
          <w:marBottom w:val="0"/>
          <w:divBdr>
            <w:top w:val="none" w:sz="0" w:space="0" w:color="auto"/>
            <w:left w:val="none" w:sz="0" w:space="0" w:color="auto"/>
            <w:bottom w:val="none" w:sz="0" w:space="0" w:color="auto"/>
            <w:right w:val="none" w:sz="0" w:space="0" w:color="auto"/>
          </w:divBdr>
        </w:div>
        <w:div w:id="1117290108">
          <w:marLeft w:val="640"/>
          <w:marRight w:val="0"/>
          <w:marTop w:val="0"/>
          <w:marBottom w:val="0"/>
          <w:divBdr>
            <w:top w:val="none" w:sz="0" w:space="0" w:color="auto"/>
            <w:left w:val="none" w:sz="0" w:space="0" w:color="auto"/>
            <w:bottom w:val="none" w:sz="0" w:space="0" w:color="auto"/>
            <w:right w:val="none" w:sz="0" w:space="0" w:color="auto"/>
          </w:divBdr>
        </w:div>
      </w:divsChild>
    </w:div>
    <w:div w:id="427115555">
      <w:bodyDiv w:val="1"/>
      <w:marLeft w:val="0"/>
      <w:marRight w:val="0"/>
      <w:marTop w:val="0"/>
      <w:marBottom w:val="0"/>
      <w:divBdr>
        <w:top w:val="none" w:sz="0" w:space="0" w:color="auto"/>
        <w:left w:val="none" w:sz="0" w:space="0" w:color="auto"/>
        <w:bottom w:val="none" w:sz="0" w:space="0" w:color="auto"/>
        <w:right w:val="none" w:sz="0" w:space="0" w:color="auto"/>
      </w:divBdr>
      <w:divsChild>
        <w:div w:id="631863543">
          <w:marLeft w:val="640"/>
          <w:marRight w:val="0"/>
          <w:marTop w:val="0"/>
          <w:marBottom w:val="0"/>
          <w:divBdr>
            <w:top w:val="none" w:sz="0" w:space="0" w:color="auto"/>
            <w:left w:val="none" w:sz="0" w:space="0" w:color="auto"/>
            <w:bottom w:val="none" w:sz="0" w:space="0" w:color="auto"/>
            <w:right w:val="none" w:sz="0" w:space="0" w:color="auto"/>
          </w:divBdr>
        </w:div>
        <w:div w:id="1184396705">
          <w:marLeft w:val="640"/>
          <w:marRight w:val="0"/>
          <w:marTop w:val="0"/>
          <w:marBottom w:val="0"/>
          <w:divBdr>
            <w:top w:val="none" w:sz="0" w:space="0" w:color="auto"/>
            <w:left w:val="none" w:sz="0" w:space="0" w:color="auto"/>
            <w:bottom w:val="none" w:sz="0" w:space="0" w:color="auto"/>
            <w:right w:val="none" w:sz="0" w:space="0" w:color="auto"/>
          </w:divBdr>
        </w:div>
        <w:div w:id="1484470486">
          <w:marLeft w:val="640"/>
          <w:marRight w:val="0"/>
          <w:marTop w:val="0"/>
          <w:marBottom w:val="0"/>
          <w:divBdr>
            <w:top w:val="none" w:sz="0" w:space="0" w:color="auto"/>
            <w:left w:val="none" w:sz="0" w:space="0" w:color="auto"/>
            <w:bottom w:val="none" w:sz="0" w:space="0" w:color="auto"/>
            <w:right w:val="none" w:sz="0" w:space="0" w:color="auto"/>
          </w:divBdr>
        </w:div>
        <w:div w:id="218708692">
          <w:marLeft w:val="640"/>
          <w:marRight w:val="0"/>
          <w:marTop w:val="0"/>
          <w:marBottom w:val="0"/>
          <w:divBdr>
            <w:top w:val="none" w:sz="0" w:space="0" w:color="auto"/>
            <w:left w:val="none" w:sz="0" w:space="0" w:color="auto"/>
            <w:bottom w:val="none" w:sz="0" w:space="0" w:color="auto"/>
            <w:right w:val="none" w:sz="0" w:space="0" w:color="auto"/>
          </w:divBdr>
        </w:div>
        <w:div w:id="1772120615">
          <w:marLeft w:val="640"/>
          <w:marRight w:val="0"/>
          <w:marTop w:val="0"/>
          <w:marBottom w:val="0"/>
          <w:divBdr>
            <w:top w:val="none" w:sz="0" w:space="0" w:color="auto"/>
            <w:left w:val="none" w:sz="0" w:space="0" w:color="auto"/>
            <w:bottom w:val="none" w:sz="0" w:space="0" w:color="auto"/>
            <w:right w:val="none" w:sz="0" w:space="0" w:color="auto"/>
          </w:divBdr>
        </w:div>
        <w:div w:id="272976540">
          <w:marLeft w:val="640"/>
          <w:marRight w:val="0"/>
          <w:marTop w:val="0"/>
          <w:marBottom w:val="0"/>
          <w:divBdr>
            <w:top w:val="none" w:sz="0" w:space="0" w:color="auto"/>
            <w:left w:val="none" w:sz="0" w:space="0" w:color="auto"/>
            <w:bottom w:val="none" w:sz="0" w:space="0" w:color="auto"/>
            <w:right w:val="none" w:sz="0" w:space="0" w:color="auto"/>
          </w:divBdr>
        </w:div>
        <w:div w:id="1468276167">
          <w:marLeft w:val="640"/>
          <w:marRight w:val="0"/>
          <w:marTop w:val="0"/>
          <w:marBottom w:val="0"/>
          <w:divBdr>
            <w:top w:val="none" w:sz="0" w:space="0" w:color="auto"/>
            <w:left w:val="none" w:sz="0" w:space="0" w:color="auto"/>
            <w:bottom w:val="none" w:sz="0" w:space="0" w:color="auto"/>
            <w:right w:val="none" w:sz="0" w:space="0" w:color="auto"/>
          </w:divBdr>
        </w:div>
        <w:div w:id="1769807801">
          <w:marLeft w:val="640"/>
          <w:marRight w:val="0"/>
          <w:marTop w:val="0"/>
          <w:marBottom w:val="0"/>
          <w:divBdr>
            <w:top w:val="none" w:sz="0" w:space="0" w:color="auto"/>
            <w:left w:val="none" w:sz="0" w:space="0" w:color="auto"/>
            <w:bottom w:val="none" w:sz="0" w:space="0" w:color="auto"/>
            <w:right w:val="none" w:sz="0" w:space="0" w:color="auto"/>
          </w:divBdr>
        </w:div>
        <w:div w:id="298220406">
          <w:marLeft w:val="640"/>
          <w:marRight w:val="0"/>
          <w:marTop w:val="0"/>
          <w:marBottom w:val="0"/>
          <w:divBdr>
            <w:top w:val="none" w:sz="0" w:space="0" w:color="auto"/>
            <w:left w:val="none" w:sz="0" w:space="0" w:color="auto"/>
            <w:bottom w:val="none" w:sz="0" w:space="0" w:color="auto"/>
            <w:right w:val="none" w:sz="0" w:space="0" w:color="auto"/>
          </w:divBdr>
        </w:div>
        <w:div w:id="491651640">
          <w:marLeft w:val="640"/>
          <w:marRight w:val="0"/>
          <w:marTop w:val="0"/>
          <w:marBottom w:val="0"/>
          <w:divBdr>
            <w:top w:val="none" w:sz="0" w:space="0" w:color="auto"/>
            <w:left w:val="none" w:sz="0" w:space="0" w:color="auto"/>
            <w:bottom w:val="none" w:sz="0" w:space="0" w:color="auto"/>
            <w:right w:val="none" w:sz="0" w:space="0" w:color="auto"/>
          </w:divBdr>
        </w:div>
        <w:div w:id="338771429">
          <w:marLeft w:val="640"/>
          <w:marRight w:val="0"/>
          <w:marTop w:val="0"/>
          <w:marBottom w:val="0"/>
          <w:divBdr>
            <w:top w:val="none" w:sz="0" w:space="0" w:color="auto"/>
            <w:left w:val="none" w:sz="0" w:space="0" w:color="auto"/>
            <w:bottom w:val="none" w:sz="0" w:space="0" w:color="auto"/>
            <w:right w:val="none" w:sz="0" w:space="0" w:color="auto"/>
          </w:divBdr>
        </w:div>
        <w:div w:id="549656807">
          <w:marLeft w:val="640"/>
          <w:marRight w:val="0"/>
          <w:marTop w:val="0"/>
          <w:marBottom w:val="0"/>
          <w:divBdr>
            <w:top w:val="none" w:sz="0" w:space="0" w:color="auto"/>
            <w:left w:val="none" w:sz="0" w:space="0" w:color="auto"/>
            <w:bottom w:val="none" w:sz="0" w:space="0" w:color="auto"/>
            <w:right w:val="none" w:sz="0" w:space="0" w:color="auto"/>
          </w:divBdr>
        </w:div>
        <w:div w:id="1887180767">
          <w:marLeft w:val="640"/>
          <w:marRight w:val="0"/>
          <w:marTop w:val="0"/>
          <w:marBottom w:val="0"/>
          <w:divBdr>
            <w:top w:val="none" w:sz="0" w:space="0" w:color="auto"/>
            <w:left w:val="none" w:sz="0" w:space="0" w:color="auto"/>
            <w:bottom w:val="none" w:sz="0" w:space="0" w:color="auto"/>
            <w:right w:val="none" w:sz="0" w:space="0" w:color="auto"/>
          </w:divBdr>
        </w:div>
        <w:div w:id="1549223900">
          <w:marLeft w:val="640"/>
          <w:marRight w:val="0"/>
          <w:marTop w:val="0"/>
          <w:marBottom w:val="0"/>
          <w:divBdr>
            <w:top w:val="none" w:sz="0" w:space="0" w:color="auto"/>
            <w:left w:val="none" w:sz="0" w:space="0" w:color="auto"/>
            <w:bottom w:val="none" w:sz="0" w:space="0" w:color="auto"/>
            <w:right w:val="none" w:sz="0" w:space="0" w:color="auto"/>
          </w:divBdr>
        </w:div>
        <w:div w:id="1806657435">
          <w:marLeft w:val="640"/>
          <w:marRight w:val="0"/>
          <w:marTop w:val="0"/>
          <w:marBottom w:val="0"/>
          <w:divBdr>
            <w:top w:val="none" w:sz="0" w:space="0" w:color="auto"/>
            <w:left w:val="none" w:sz="0" w:space="0" w:color="auto"/>
            <w:bottom w:val="none" w:sz="0" w:space="0" w:color="auto"/>
            <w:right w:val="none" w:sz="0" w:space="0" w:color="auto"/>
          </w:divBdr>
        </w:div>
        <w:div w:id="1260334267">
          <w:marLeft w:val="640"/>
          <w:marRight w:val="0"/>
          <w:marTop w:val="0"/>
          <w:marBottom w:val="0"/>
          <w:divBdr>
            <w:top w:val="none" w:sz="0" w:space="0" w:color="auto"/>
            <w:left w:val="none" w:sz="0" w:space="0" w:color="auto"/>
            <w:bottom w:val="none" w:sz="0" w:space="0" w:color="auto"/>
            <w:right w:val="none" w:sz="0" w:space="0" w:color="auto"/>
          </w:divBdr>
        </w:div>
        <w:div w:id="133842071">
          <w:marLeft w:val="640"/>
          <w:marRight w:val="0"/>
          <w:marTop w:val="0"/>
          <w:marBottom w:val="0"/>
          <w:divBdr>
            <w:top w:val="none" w:sz="0" w:space="0" w:color="auto"/>
            <w:left w:val="none" w:sz="0" w:space="0" w:color="auto"/>
            <w:bottom w:val="none" w:sz="0" w:space="0" w:color="auto"/>
            <w:right w:val="none" w:sz="0" w:space="0" w:color="auto"/>
          </w:divBdr>
        </w:div>
        <w:div w:id="1863738471">
          <w:marLeft w:val="640"/>
          <w:marRight w:val="0"/>
          <w:marTop w:val="0"/>
          <w:marBottom w:val="0"/>
          <w:divBdr>
            <w:top w:val="none" w:sz="0" w:space="0" w:color="auto"/>
            <w:left w:val="none" w:sz="0" w:space="0" w:color="auto"/>
            <w:bottom w:val="none" w:sz="0" w:space="0" w:color="auto"/>
            <w:right w:val="none" w:sz="0" w:space="0" w:color="auto"/>
          </w:divBdr>
        </w:div>
        <w:div w:id="2013490910">
          <w:marLeft w:val="640"/>
          <w:marRight w:val="0"/>
          <w:marTop w:val="0"/>
          <w:marBottom w:val="0"/>
          <w:divBdr>
            <w:top w:val="none" w:sz="0" w:space="0" w:color="auto"/>
            <w:left w:val="none" w:sz="0" w:space="0" w:color="auto"/>
            <w:bottom w:val="none" w:sz="0" w:space="0" w:color="auto"/>
            <w:right w:val="none" w:sz="0" w:space="0" w:color="auto"/>
          </w:divBdr>
        </w:div>
        <w:div w:id="1474718052">
          <w:marLeft w:val="640"/>
          <w:marRight w:val="0"/>
          <w:marTop w:val="0"/>
          <w:marBottom w:val="0"/>
          <w:divBdr>
            <w:top w:val="none" w:sz="0" w:space="0" w:color="auto"/>
            <w:left w:val="none" w:sz="0" w:space="0" w:color="auto"/>
            <w:bottom w:val="none" w:sz="0" w:space="0" w:color="auto"/>
            <w:right w:val="none" w:sz="0" w:space="0" w:color="auto"/>
          </w:divBdr>
        </w:div>
        <w:div w:id="1455710514">
          <w:marLeft w:val="640"/>
          <w:marRight w:val="0"/>
          <w:marTop w:val="0"/>
          <w:marBottom w:val="0"/>
          <w:divBdr>
            <w:top w:val="none" w:sz="0" w:space="0" w:color="auto"/>
            <w:left w:val="none" w:sz="0" w:space="0" w:color="auto"/>
            <w:bottom w:val="none" w:sz="0" w:space="0" w:color="auto"/>
            <w:right w:val="none" w:sz="0" w:space="0" w:color="auto"/>
          </w:divBdr>
        </w:div>
        <w:div w:id="1637838014">
          <w:marLeft w:val="640"/>
          <w:marRight w:val="0"/>
          <w:marTop w:val="0"/>
          <w:marBottom w:val="0"/>
          <w:divBdr>
            <w:top w:val="none" w:sz="0" w:space="0" w:color="auto"/>
            <w:left w:val="none" w:sz="0" w:space="0" w:color="auto"/>
            <w:bottom w:val="none" w:sz="0" w:space="0" w:color="auto"/>
            <w:right w:val="none" w:sz="0" w:space="0" w:color="auto"/>
          </w:divBdr>
        </w:div>
        <w:div w:id="1446539489">
          <w:marLeft w:val="640"/>
          <w:marRight w:val="0"/>
          <w:marTop w:val="0"/>
          <w:marBottom w:val="0"/>
          <w:divBdr>
            <w:top w:val="none" w:sz="0" w:space="0" w:color="auto"/>
            <w:left w:val="none" w:sz="0" w:space="0" w:color="auto"/>
            <w:bottom w:val="none" w:sz="0" w:space="0" w:color="auto"/>
            <w:right w:val="none" w:sz="0" w:space="0" w:color="auto"/>
          </w:divBdr>
        </w:div>
        <w:div w:id="324474175">
          <w:marLeft w:val="640"/>
          <w:marRight w:val="0"/>
          <w:marTop w:val="0"/>
          <w:marBottom w:val="0"/>
          <w:divBdr>
            <w:top w:val="none" w:sz="0" w:space="0" w:color="auto"/>
            <w:left w:val="none" w:sz="0" w:space="0" w:color="auto"/>
            <w:bottom w:val="none" w:sz="0" w:space="0" w:color="auto"/>
            <w:right w:val="none" w:sz="0" w:space="0" w:color="auto"/>
          </w:divBdr>
        </w:div>
        <w:div w:id="602542362">
          <w:marLeft w:val="640"/>
          <w:marRight w:val="0"/>
          <w:marTop w:val="0"/>
          <w:marBottom w:val="0"/>
          <w:divBdr>
            <w:top w:val="none" w:sz="0" w:space="0" w:color="auto"/>
            <w:left w:val="none" w:sz="0" w:space="0" w:color="auto"/>
            <w:bottom w:val="none" w:sz="0" w:space="0" w:color="auto"/>
            <w:right w:val="none" w:sz="0" w:space="0" w:color="auto"/>
          </w:divBdr>
        </w:div>
        <w:div w:id="580219224">
          <w:marLeft w:val="640"/>
          <w:marRight w:val="0"/>
          <w:marTop w:val="0"/>
          <w:marBottom w:val="0"/>
          <w:divBdr>
            <w:top w:val="none" w:sz="0" w:space="0" w:color="auto"/>
            <w:left w:val="none" w:sz="0" w:space="0" w:color="auto"/>
            <w:bottom w:val="none" w:sz="0" w:space="0" w:color="auto"/>
            <w:right w:val="none" w:sz="0" w:space="0" w:color="auto"/>
          </w:divBdr>
        </w:div>
        <w:div w:id="1548637088">
          <w:marLeft w:val="640"/>
          <w:marRight w:val="0"/>
          <w:marTop w:val="0"/>
          <w:marBottom w:val="0"/>
          <w:divBdr>
            <w:top w:val="none" w:sz="0" w:space="0" w:color="auto"/>
            <w:left w:val="none" w:sz="0" w:space="0" w:color="auto"/>
            <w:bottom w:val="none" w:sz="0" w:space="0" w:color="auto"/>
            <w:right w:val="none" w:sz="0" w:space="0" w:color="auto"/>
          </w:divBdr>
        </w:div>
        <w:div w:id="1364207933">
          <w:marLeft w:val="640"/>
          <w:marRight w:val="0"/>
          <w:marTop w:val="0"/>
          <w:marBottom w:val="0"/>
          <w:divBdr>
            <w:top w:val="none" w:sz="0" w:space="0" w:color="auto"/>
            <w:left w:val="none" w:sz="0" w:space="0" w:color="auto"/>
            <w:bottom w:val="none" w:sz="0" w:space="0" w:color="auto"/>
            <w:right w:val="none" w:sz="0" w:space="0" w:color="auto"/>
          </w:divBdr>
        </w:div>
        <w:div w:id="447890610">
          <w:marLeft w:val="640"/>
          <w:marRight w:val="0"/>
          <w:marTop w:val="0"/>
          <w:marBottom w:val="0"/>
          <w:divBdr>
            <w:top w:val="none" w:sz="0" w:space="0" w:color="auto"/>
            <w:left w:val="none" w:sz="0" w:space="0" w:color="auto"/>
            <w:bottom w:val="none" w:sz="0" w:space="0" w:color="auto"/>
            <w:right w:val="none" w:sz="0" w:space="0" w:color="auto"/>
          </w:divBdr>
        </w:div>
        <w:div w:id="261693415">
          <w:marLeft w:val="640"/>
          <w:marRight w:val="0"/>
          <w:marTop w:val="0"/>
          <w:marBottom w:val="0"/>
          <w:divBdr>
            <w:top w:val="none" w:sz="0" w:space="0" w:color="auto"/>
            <w:left w:val="none" w:sz="0" w:space="0" w:color="auto"/>
            <w:bottom w:val="none" w:sz="0" w:space="0" w:color="auto"/>
            <w:right w:val="none" w:sz="0" w:space="0" w:color="auto"/>
          </w:divBdr>
        </w:div>
        <w:div w:id="1622809772">
          <w:marLeft w:val="640"/>
          <w:marRight w:val="0"/>
          <w:marTop w:val="0"/>
          <w:marBottom w:val="0"/>
          <w:divBdr>
            <w:top w:val="none" w:sz="0" w:space="0" w:color="auto"/>
            <w:left w:val="none" w:sz="0" w:space="0" w:color="auto"/>
            <w:bottom w:val="none" w:sz="0" w:space="0" w:color="auto"/>
            <w:right w:val="none" w:sz="0" w:space="0" w:color="auto"/>
          </w:divBdr>
        </w:div>
        <w:div w:id="296230458">
          <w:marLeft w:val="640"/>
          <w:marRight w:val="0"/>
          <w:marTop w:val="0"/>
          <w:marBottom w:val="0"/>
          <w:divBdr>
            <w:top w:val="none" w:sz="0" w:space="0" w:color="auto"/>
            <w:left w:val="none" w:sz="0" w:space="0" w:color="auto"/>
            <w:bottom w:val="none" w:sz="0" w:space="0" w:color="auto"/>
            <w:right w:val="none" w:sz="0" w:space="0" w:color="auto"/>
          </w:divBdr>
        </w:div>
        <w:div w:id="816190080">
          <w:marLeft w:val="640"/>
          <w:marRight w:val="0"/>
          <w:marTop w:val="0"/>
          <w:marBottom w:val="0"/>
          <w:divBdr>
            <w:top w:val="none" w:sz="0" w:space="0" w:color="auto"/>
            <w:left w:val="none" w:sz="0" w:space="0" w:color="auto"/>
            <w:bottom w:val="none" w:sz="0" w:space="0" w:color="auto"/>
            <w:right w:val="none" w:sz="0" w:space="0" w:color="auto"/>
          </w:divBdr>
        </w:div>
        <w:div w:id="1032926346">
          <w:marLeft w:val="640"/>
          <w:marRight w:val="0"/>
          <w:marTop w:val="0"/>
          <w:marBottom w:val="0"/>
          <w:divBdr>
            <w:top w:val="none" w:sz="0" w:space="0" w:color="auto"/>
            <w:left w:val="none" w:sz="0" w:space="0" w:color="auto"/>
            <w:bottom w:val="none" w:sz="0" w:space="0" w:color="auto"/>
            <w:right w:val="none" w:sz="0" w:space="0" w:color="auto"/>
          </w:divBdr>
        </w:div>
        <w:div w:id="576862531">
          <w:marLeft w:val="640"/>
          <w:marRight w:val="0"/>
          <w:marTop w:val="0"/>
          <w:marBottom w:val="0"/>
          <w:divBdr>
            <w:top w:val="none" w:sz="0" w:space="0" w:color="auto"/>
            <w:left w:val="none" w:sz="0" w:space="0" w:color="auto"/>
            <w:bottom w:val="none" w:sz="0" w:space="0" w:color="auto"/>
            <w:right w:val="none" w:sz="0" w:space="0" w:color="auto"/>
          </w:divBdr>
        </w:div>
        <w:div w:id="1798135552">
          <w:marLeft w:val="640"/>
          <w:marRight w:val="0"/>
          <w:marTop w:val="0"/>
          <w:marBottom w:val="0"/>
          <w:divBdr>
            <w:top w:val="none" w:sz="0" w:space="0" w:color="auto"/>
            <w:left w:val="none" w:sz="0" w:space="0" w:color="auto"/>
            <w:bottom w:val="none" w:sz="0" w:space="0" w:color="auto"/>
            <w:right w:val="none" w:sz="0" w:space="0" w:color="auto"/>
          </w:divBdr>
        </w:div>
        <w:div w:id="761071083">
          <w:marLeft w:val="640"/>
          <w:marRight w:val="0"/>
          <w:marTop w:val="0"/>
          <w:marBottom w:val="0"/>
          <w:divBdr>
            <w:top w:val="none" w:sz="0" w:space="0" w:color="auto"/>
            <w:left w:val="none" w:sz="0" w:space="0" w:color="auto"/>
            <w:bottom w:val="none" w:sz="0" w:space="0" w:color="auto"/>
            <w:right w:val="none" w:sz="0" w:space="0" w:color="auto"/>
          </w:divBdr>
        </w:div>
        <w:div w:id="547840136">
          <w:marLeft w:val="640"/>
          <w:marRight w:val="0"/>
          <w:marTop w:val="0"/>
          <w:marBottom w:val="0"/>
          <w:divBdr>
            <w:top w:val="none" w:sz="0" w:space="0" w:color="auto"/>
            <w:left w:val="none" w:sz="0" w:space="0" w:color="auto"/>
            <w:bottom w:val="none" w:sz="0" w:space="0" w:color="auto"/>
            <w:right w:val="none" w:sz="0" w:space="0" w:color="auto"/>
          </w:divBdr>
        </w:div>
        <w:div w:id="1845392923">
          <w:marLeft w:val="640"/>
          <w:marRight w:val="0"/>
          <w:marTop w:val="0"/>
          <w:marBottom w:val="0"/>
          <w:divBdr>
            <w:top w:val="none" w:sz="0" w:space="0" w:color="auto"/>
            <w:left w:val="none" w:sz="0" w:space="0" w:color="auto"/>
            <w:bottom w:val="none" w:sz="0" w:space="0" w:color="auto"/>
            <w:right w:val="none" w:sz="0" w:space="0" w:color="auto"/>
          </w:divBdr>
        </w:div>
        <w:div w:id="487088916">
          <w:marLeft w:val="640"/>
          <w:marRight w:val="0"/>
          <w:marTop w:val="0"/>
          <w:marBottom w:val="0"/>
          <w:divBdr>
            <w:top w:val="none" w:sz="0" w:space="0" w:color="auto"/>
            <w:left w:val="none" w:sz="0" w:space="0" w:color="auto"/>
            <w:bottom w:val="none" w:sz="0" w:space="0" w:color="auto"/>
            <w:right w:val="none" w:sz="0" w:space="0" w:color="auto"/>
          </w:divBdr>
        </w:div>
        <w:div w:id="682249890">
          <w:marLeft w:val="640"/>
          <w:marRight w:val="0"/>
          <w:marTop w:val="0"/>
          <w:marBottom w:val="0"/>
          <w:divBdr>
            <w:top w:val="none" w:sz="0" w:space="0" w:color="auto"/>
            <w:left w:val="none" w:sz="0" w:space="0" w:color="auto"/>
            <w:bottom w:val="none" w:sz="0" w:space="0" w:color="auto"/>
            <w:right w:val="none" w:sz="0" w:space="0" w:color="auto"/>
          </w:divBdr>
        </w:div>
        <w:div w:id="1080836184">
          <w:marLeft w:val="640"/>
          <w:marRight w:val="0"/>
          <w:marTop w:val="0"/>
          <w:marBottom w:val="0"/>
          <w:divBdr>
            <w:top w:val="none" w:sz="0" w:space="0" w:color="auto"/>
            <w:left w:val="none" w:sz="0" w:space="0" w:color="auto"/>
            <w:bottom w:val="none" w:sz="0" w:space="0" w:color="auto"/>
            <w:right w:val="none" w:sz="0" w:space="0" w:color="auto"/>
          </w:divBdr>
        </w:div>
        <w:div w:id="2113470630">
          <w:marLeft w:val="640"/>
          <w:marRight w:val="0"/>
          <w:marTop w:val="0"/>
          <w:marBottom w:val="0"/>
          <w:divBdr>
            <w:top w:val="none" w:sz="0" w:space="0" w:color="auto"/>
            <w:left w:val="none" w:sz="0" w:space="0" w:color="auto"/>
            <w:bottom w:val="none" w:sz="0" w:space="0" w:color="auto"/>
            <w:right w:val="none" w:sz="0" w:space="0" w:color="auto"/>
          </w:divBdr>
        </w:div>
        <w:div w:id="1475101237">
          <w:marLeft w:val="640"/>
          <w:marRight w:val="0"/>
          <w:marTop w:val="0"/>
          <w:marBottom w:val="0"/>
          <w:divBdr>
            <w:top w:val="none" w:sz="0" w:space="0" w:color="auto"/>
            <w:left w:val="none" w:sz="0" w:space="0" w:color="auto"/>
            <w:bottom w:val="none" w:sz="0" w:space="0" w:color="auto"/>
            <w:right w:val="none" w:sz="0" w:space="0" w:color="auto"/>
          </w:divBdr>
        </w:div>
        <w:div w:id="284579041">
          <w:marLeft w:val="640"/>
          <w:marRight w:val="0"/>
          <w:marTop w:val="0"/>
          <w:marBottom w:val="0"/>
          <w:divBdr>
            <w:top w:val="none" w:sz="0" w:space="0" w:color="auto"/>
            <w:left w:val="none" w:sz="0" w:space="0" w:color="auto"/>
            <w:bottom w:val="none" w:sz="0" w:space="0" w:color="auto"/>
            <w:right w:val="none" w:sz="0" w:space="0" w:color="auto"/>
          </w:divBdr>
        </w:div>
        <w:div w:id="1721200481">
          <w:marLeft w:val="640"/>
          <w:marRight w:val="0"/>
          <w:marTop w:val="0"/>
          <w:marBottom w:val="0"/>
          <w:divBdr>
            <w:top w:val="none" w:sz="0" w:space="0" w:color="auto"/>
            <w:left w:val="none" w:sz="0" w:space="0" w:color="auto"/>
            <w:bottom w:val="none" w:sz="0" w:space="0" w:color="auto"/>
            <w:right w:val="none" w:sz="0" w:space="0" w:color="auto"/>
          </w:divBdr>
        </w:div>
        <w:div w:id="1937514444">
          <w:marLeft w:val="640"/>
          <w:marRight w:val="0"/>
          <w:marTop w:val="0"/>
          <w:marBottom w:val="0"/>
          <w:divBdr>
            <w:top w:val="none" w:sz="0" w:space="0" w:color="auto"/>
            <w:left w:val="none" w:sz="0" w:space="0" w:color="auto"/>
            <w:bottom w:val="none" w:sz="0" w:space="0" w:color="auto"/>
            <w:right w:val="none" w:sz="0" w:space="0" w:color="auto"/>
          </w:divBdr>
        </w:div>
        <w:div w:id="1415934062">
          <w:marLeft w:val="640"/>
          <w:marRight w:val="0"/>
          <w:marTop w:val="0"/>
          <w:marBottom w:val="0"/>
          <w:divBdr>
            <w:top w:val="none" w:sz="0" w:space="0" w:color="auto"/>
            <w:left w:val="none" w:sz="0" w:space="0" w:color="auto"/>
            <w:bottom w:val="none" w:sz="0" w:space="0" w:color="auto"/>
            <w:right w:val="none" w:sz="0" w:space="0" w:color="auto"/>
          </w:divBdr>
        </w:div>
        <w:div w:id="1118647598">
          <w:marLeft w:val="640"/>
          <w:marRight w:val="0"/>
          <w:marTop w:val="0"/>
          <w:marBottom w:val="0"/>
          <w:divBdr>
            <w:top w:val="none" w:sz="0" w:space="0" w:color="auto"/>
            <w:left w:val="none" w:sz="0" w:space="0" w:color="auto"/>
            <w:bottom w:val="none" w:sz="0" w:space="0" w:color="auto"/>
            <w:right w:val="none" w:sz="0" w:space="0" w:color="auto"/>
          </w:divBdr>
        </w:div>
        <w:div w:id="1029067628">
          <w:marLeft w:val="640"/>
          <w:marRight w:val="0"/>
          <w:marTop w:val="0"/>
          <w:marBottom w:val="0"/>
          <w:divBdr>
            <w:top w:val="none" w:sz="0" w:space="0" w:color="auto"/>
            <w:left w:val="none" w:sz="0" w:space="0" w:color="auto"/>
            <w:bottom w:val="none" w:sz="0" w:space="0" w:color="auto"/>
            <w:right w:val="none" w:sz="0" w:space="0" w:color="auto"/>
          </w:divBdr>
        </w:div>
        <w:div w:id="2029484012">
          <w:marLeft w:val="640"/>
          <w:marRight w:val="0"/>
          <w:marTop w:val="0"/>
          <w:marBottom w:val="0"/>
          <w:divBdr>
            <w:top w:val="none" w:sz="0" w:space="0" w:color="auto"/>
            <w:left w:val="none" w:sz="0" w:space="0" w:color="auto"/>
            <w:bottom w:val="none" w:sz="0" w:space="0" w:color="auto"/>
            <w:right w:val="none" w:sz="0" w:space="0" w:color="auto"/>
          </w:divBdr>
        </w:div>
        <w:div w:id="869027240">
          <w:marLeft w:val="640"/>
          <w:marRight w:val="0"/>
          <w:marTop w:val="0"/>
          <w:marBottom w:val="0"/>
          <w:divBdr>
            <w:top w:val="none" w:sz="0" w:space="0" w:color="auto"/>
            <w:left w:val="none" w:sz="0" w:space="0" w:color="auto"/>
            <w:bottom w:val="none" w:sz="0" w:space="0" w:color="auto"/>
            <w:right w:val="none" w:sz="0" w:space="0" w:color="auto"/>
          </w:divBdr>
        </w:div>
        <w:div w:id="1438134271">
          <w:marLeft w:val="640"/>
          <w:marRight w:val="0"/>
          <w:marTop w:val="0"/>
          <w:marBottom w:val="0"/>
          <w:divBdr>
            <w:top w:val="none" w:sz="0" w:space="0" w:color="auto"/>
            <w:left w:val="none" w:sz="0" w:space="0" w:color="auto"/>
            <w:bottom w:val="none" w:sz="0" w:space="0" w:color="auto"/>
            <w:right w:val="none" w:sz="0" w:space="0" w:color="auto"/>
          </w:divBdr>
        </w:div>
        <w:div w:id="1731264764">
          <w:marLeft w:val="640"/>
          <w:marRight w:val="0"/>
          <w:marTop w:val="0"/>
          <w:marBottom w:val="0"/>
          <w:divBdr>
            <w:top w:val="none" w:sz="0" w:space="0" w:color="auto"/>
            <w:left w:val="none" w:sz="0" w:space="0" w:color="auto"/>
            <w:bottom w:val="none" w:sz="0" w:space="0" w:color="auto"/>
            <w:right w:val="none" w:sz="0" w:space="0" w:color="auto"/>
          </w:divBdr>
        </w:div>
        <w:div w:id="1454598675">
          <w:marLeft w:val="640"/>
          <w:marRight w:val="0"/>
          <w:marTop w:val="0"/>
          <w:marBottom w:val="0"/>
          <w:divBdr>
            <w:top w:val="none" w:sz="0" w:space="0" w:color="auto"/>
            <w:left w:val="none" w:sz="0" w:space="0" w:color="auto"/>
            <w:bottom w:val="none" w:sz="0" w:space="0" w:color="auto"/>
            <w:right w:val="none" w:sz="0" w:space="0" w:color="auto"/>
          </w:divBdr>
        </w:div>
        <w:div w:id="256906372">
          <w:marLeft w:val="640"/>
          <w:marRight w:val="0"/>
          <w:marTop w:val="0"/>
          <w:marBottom w:val="0"/>
          <w:divBdr>
            <w:top w:val="none" w:sz="0" w:space="0" w:color="auto"/>
            <w:left w:val="none" w:sz="0" w:space="0" w:color="auto"/>
            <w:bottom w:val="none" w:sz="0" w:space="0" w:color="auto"/>
            <w:right w:val="none" w:sz="0" w:space="0" w:color="auto"/>
          </w:divBdr>
        </w:div>
        <w:div w:id="350768335">
          <w:marLeft w:val="640"/>
          <w:marRight w:val="0"/>
          <w:marTop w:val="0"/>
          <w:marBottom w:val="0"/>
          <w:divBdr>
            <w:top w:val="none" w:sz="0" w:space="0" w:color="auto"/>
            <w:left w:val="none" w:sz="0" w:space="0" w:color="auto"/>
            <w:bottom w:val="none" w:sz="0" w:space="0" w:color="auto"/>
            <w:right w:val="none" w:sz="0" w:space="0" w:color="auto"/>
          </w:divBdr>
        </w:div>
        <w:div w:id="1353874469">
          <w:marLeft w:val="640"/>
          <w:marRight w:val="0"/>
          <w:marTop w:val="0"/>
          <w:marBottom w:val="0"/>
          <w:divBdr>
            <w:top w:val="none" w:sz="0" w:space="0" w:color="auto"/>
            <w:left w:val="none" w:sz="0" w:space="0" w:color="auto"/>
            <w:bottom w:val="none" w:sz="0" w:space="0" w:color="auto"/>
            <w:right w:val="none" w:sz="0" w:space="0" w:color="auto"/>
          </w:divBdr>
        </w:div>
        <w:div w:id="920649843">
          <w:marLeft w:val="640"/>
          <w:marRight w:val="0"/>
          <w:marTop w:val="0"/>
          <w:marBottom w:val="0"/>
          <w:divBdr>
            <w:top w:val="none" w:sz="0" w:space="0" w:color="auto"/>
            <w:left w:val="none" w:sz="0" w:space="0" w:color="auto"/>
            <w:bottom w:val="none" w:sz="0" w:space="0" w:color="auto"/>
            <w:right w:val="none" w:sz="0" w:space="0" w:color="auto"/>
          </w:divBdr>
        </w:div>
        <w:div w:id="1048577759">
          <w:marLeft w:val="640"/>
          <w:marRight w:val="0"/>
          <w:marTop w:val="0"/>
          <w:marBottom w:val="0"/>
          <w:divBdr>
            <w:top w:val="none" w:sz="0" w:space="0" w:color="auto"/>
            <w:left w:val="none" w:sz="0" w:space="0" w:color="auto"/>
            <w:bottom w:val="none" w:sz="0" w:space="0" w:color="auto"/>
            <w:right w:val="none" w:sz="0" w:space="0" w:color="auto"/>
          </w:divBdr>
        </w:div>
        <w:div w:id="550269620">
          <w:marLeft w:val="640"/>
          <w:marRight w:val="0"/>
          <w:marTop w:val="0"/>
          <w:marBottom w:val="0"/>
          <w:divBdr>
            <w:top w:val="none" w:sz="0" w:space="0" w:color="auto"/>
            <w:left w:val="none" w:sz="0" w:space="0" w:color="auto"/>
            <w:bottom w:val="none" w:sz="0" w:space="0" w:color="auto"/>
            <w:right w:val="none" w:sz="0" w:space="0" w:color="auto"/>
          </w:divBdr>
        </w:div>
        <w:div w:id="2142335002">
          <w:marLeft w:val="640"/>
          <w:marRight w:val="0"/>
          <w:marTop w:val="0"/>
          <w:marBottom w:val="0"/>
          <w:divBdr>
            <w:top w:val="none" w:sz="0" w:space="0" w:color="auto"/>
            <w:left w:val="none" w:sz="0" w:space="0" w:color="auto"/>
            <w:bottom w:val="none" w:sz="0" w:space="0" w:color="auto"/>
            <w:right w:val="none" w:sz="0" w:space="0" w:color="auto"/>
          </w:divBdr>
        </w:div>
        <w:div w:id="1184441722">
          <w:marLeft w:val="640"/>
          <w:marRight w:val="0"/>
          <w:marTop w:val="0"/>
          <w:marBottom w:val="0"/>
          <w:divBdr>
            <w:top w:val="none" w:sz="0" w:space="0" w:color="auto"/>
            <w:left w:val="none" w:sz="0" w:space="0" w:color="auto"/>
            <w:bottom w:val="none" w:sz="0" w:space="0" w:color="auto"/>
            <w:right w:val="none" w:sz="0" w:space="0" w:color="auto"/>
          </w:divBdr>
        </w:div>
        <w:div w:id="1463187413">
          <w:marLeft w:val="640"/>
          <w:marRight w:val="0"/>
          <w:marTop w:val="0"/>
          <w:marBottom w:val="0"/>
          <w:divBdr>
            <w:top w:val="none" w:sz="0" w:space="0" w:color="auto"/>
            <w:left w:val="none" w:sz="0" w:space="0" w:color="auto"/>
            <w:bottom w:val="none" w:sz="0" w:space="0" w:color="auto"/>
            <w:right w:val="none" w:sz="0" w:space="0" w:color="auto"/>
          </w:divBdr>
        </w:div>
        <w:div w:id="1285772001">
          <w:marLeft w:val="640"/>
          <w:marRight w:val="0"/>
          <w:marTop w:val="0"/>
          <w:marBottom w:val="0"/>
          <w:divBdr>
            <w:top w:val="none" w:sz="0" w:space="0" w:color="auto"/>
            <w:left w:val="none" w:sz="0" w:space="0" w:color="auto"/>
            <w:bottom w:val="none" w:sz="0" w:space="0" w:color="auto"/>
            <w:right w:val="none" w:sz="0" w:space="0" w:color="auto"/>
          </w:divBdr>
        </w:div>
        <w:div w:id="329023100">
          <w:marLeft w:val="640"/>
          <w:marRight w:val="0"/>
          <w:marTop w:val="0"/>
          <w:marBottom w:val="0"/>
          <w:divBdr>
            <w:top w:val="none" w:sz="0" w:space="0" w:color="auto"/>
            <w:left w:val="none" w:sz="0" w:space="0" w:color="auto"/>
            <w:bottom w:val="none" w:sz="0" w:space="0" w:color="auto"/>
            <w:right w:val="none" w:sz="0" w:space="0" w:color="auto"/>
          </w:divBdr>
        </w:div>
        <w:div w:id="2031373292">
          <w:marLeft w:val="640"/>
          <w:marRight w:val="0"/>
          <w:marTop w:val="0"/>
          <w:marBottom w:val="0"/>
          <w:divBdr>
            <w:top w:val="none" w:sz="0" w:space="0" w:color="auto"/>
            <w:left w:val="none" w:sz="0" w:space="0" w:color="auto"/>
            <w:bottom w:val="none" w:sz="0" w:space="0" w:color="auto"/>
            <w:right w:val="none" w:sz="0" w:space="0" w:color="auto"/>
          </w:divBdr>
        </w:div>
        <w:div w:id="1146162831">
          <w:marLeft w:val="640"/>
          <w:marRight w:val="0"/>
          <w:marTop w:val="0"/>
          <w:marBottom w:val="0"/>
          <w:divBdr>
            <w:top w:val="none" w:sz="0" w:space="0" w:color="auto"/>
            <w:left w:val="none" w:sz="0" w:space="0" w:color="auto"/>
            <w:bottom w:val="none" w:sz="0" w:space="0" w:color="auto"/>
            <w:right w:val="none" w:sz="0" w:space="0" w:color="auto"/>
          </w:divBdr>
        </w:div>
        <w:div w:id="106001132">
          <w:marLeft w:val="640"/>
          <w:marRight w:val="0"/>
          <w:marTop w:val="0"/>
          <w:marBottom w:val="0"/>
          <w:divBdr>
            <w:top w:val="none" w:sz="0" w:space="0" w:color="auto"/>
            <w:left w:val="none" w:sz="0" w:space="0" w:color="auto"/>
            <w:bottom w:val="none" w:sz="0" w:space="0" w:color="auto"/>
            <w:right w:val="none" w:sz="0" w:space="0" w:color="auto"/>
          </w:divBdr>
        </w:div>
        <w:div w:id="2067407187">
          <w:marLeft w:val="640"/>
          <w:marRight w:val="0"/>
          <w:marTop w:val="0"/>
          <w:marBottom w:val="0"/>
          <w:divBdr>
            <w:top w:val="none" w:sz="0" w:space="0" w:color="auto"/>
            <w:left w:val="none" w:sz="0" w:space="0" w:color="auto"/>
            <w:bottom w:val="none" w:sz="0" w:space="0" w:color="auto"/>
            <w:right w:val="none" w:sz="0" w:space="0" w:color="auto"/>
          </w:divBdr>
        </w:div>
        <w:div w:id="35741711">
          <w:marLeft w:val="640"/>
          <w:marRight w:val="0"/>
          <w:marTop w:val="0"/>
          <w:marBottom w:val="0"/>
          <w:divBdr>
            <w:top w:val="none" w:sz="0" w:space="0" w:color="auto"/>
            <w:left w:val="none" w:sz="0" w:space="0" w:color="auto"/>
            <w:bottom w:val="none" w:sz="0" w:space="0" w:color="auto"/>
            <w:right w:val="none" w:sz="0" w:space="0" w:color="auto"/>
          </w:divBdr>
        </w:div>
        <w:div w:id="923491921">
          <w:marLeft w:val="640"/>
          <w:marRight w:val="0"/>
          <w:marTop w:val="0"/>
          <w:marBottom w:val="0"/>
          <w:divBdr>
            <w:top w:val="none" w:sz="0" w:space="0" w:color="auto"/>
            <w:left w:val="none" w:sz="0" w:space="0" w:color="auto"/>
            <w:bottom w:val="none" w:sz="0" w:space="0" w:color="auto"/>
            <w:right w:val="none" w:sz="0" w:space="0" w:color="auto"/>
          </w:divBdr>
        </w:div>
        <w:div w:id="1632128100">
          <w:marLeft w:val="640"/>
          <w:marRight w:val="0"/>
          <w:marTop w:val="0"/>
          <w:marBottom w:val="0"/>
          <w:divBdr>
            <w:top w:val="none" w:sz="0" w:space="0" w:color="auto"/>
            <w:left w:val="none" w:sz="0" w:space="0" w:color="auto"/>
            <w:bottom w:val="none" w:sz="0" w:space="0" w:color="auto"/>
            <w:right w:val="none" w:sz="0" w:space="0" w:color="auto"/>
          </w:divBdr>
        </w:div>
        <w:div w:id="671638370">
          <w:marLeft w:val="640"/>
          <w:marRight w:val="0"/>
          <w:marTop w:val="0"/>
          <w:marBottom w:val="0"/>
          <w:divBdr>
            <w:top w:val="none" w:sz="0" w:space="0" w:color="auto"/>
            <w:left w:val="none" w:sz="0" w:space="0" w:color="auto"/>
            <w:bottom w:val="none" w:sz="0" w:space="0" w:color="auto"/>
            <w:right w:val="none" w:sz="0" w:space="0" w:color="auto"/>
          </w:divBdr>
        </w:div>
        <w:div w:id="1037268834">
          <w:marLeft w:val="640"/>
          <w:marRight w:val="0"/>
          <w:marTop w:val="0"/>
          <w:marBottom w:val="0"/>
          <w:divBdr>
            <w:top w:val="none" w:sz="0" w:space="0" w:color="auto"/>
            <w:left w:val="none" w:sz="0" w:space="0" w:color="auto"/>
            <w:bottom w:val="none" w:sz="0" w:space="0" w:color="auto"/>
            <w:right w:val="none" w:sz="0" w:space="0" w:color="auto"/>
          </w:divBdr>
        </w:div>
        <w:div w:id="598637567">
          <w:marLeft w:val="640"/>
          <w:marRight w:val="0"/>
          <w:marTop w:val="0"/>
          <w:marBottom w:val="0"/>
          <w:divBdr>
            <w:top w:val="none" w:sz="0" w:space="0" w:color="auto"/>
            <w:left w:val="none" w:sz="0" w:space="0" w:color="auto"/>
            <w:bottom w:val="none" w:sz="0" w:space="0" w:color="auto"/>
            <w:right w:val="none" w:sz="0" w:space="0" w:color="auto"/>
          </w:divBdr>
        </w:div>
        <w:div w:id="165364031">
          <w:marLeft w:val="640"/>
          <w:marRight w:val="0"/>
          <w:marTop w:val="0"/>
          <w:marBottom w:val="0"/>
          <w:divBdr>
            <w:top w:val="none" w:sz="0" w:space="0" w:color="auto"/>
            <w:left w:val="none" w:sz="0" w:space="0" w:color="auto"/>
            <w:bottom w:val="none" w:sz="0" w:space="0" w:color="auto"/>
            <w:right w:val="none" w:sz="0" w:space="0" w:color="auto"/>
          </w:divBdr>
        </w:div>
        <w:div w:id="766509965">
          <w:marLeft w:val="640"/>
          <w:marRight w:val="0"/>
          <w:marTop w:val="0"/>
          <w:marBottom w:val="0"/>
          <w:divBdr>
            <w:top w:val="none" w:sz="0" w:space="0" w:color="auto"/>
            <w:left w:val="none" w:sz="0" w:space="0" w:color="auto"/>
            <w:bottom w:val="none" w:sz="0" w:space="0" w:color="auto"/>
            <w:right w:val="none" w:sz="0" w:space="0" w:color="auto"/>
          </w:divBdr>
        </w:div>
        <w:div w:id="938680787">
          <w:marLeft w:val="640"/>
          <w:marRight w:val="0"/>
          <w:marTop w:val="0"/>
          <w:marBottom w:val="0"/>
          <w:divBdr>
            <w:top w:val="none" w:sz="0" w:space="0" w:color="auto"/>
            <w:left w:val="none" w:sz="0" w:space="0" w:color="auto"/>
            <w:bottom w:val="none" w:sz="0" w:space="0" w:color="auto"/>
            <w:right w:val="none" w:sz="0" w:space="0" w:color="auto"/>
          </w:divBdr>
        </w:div>
        <w:div w:id="800656966">
          <w:marLeft w:val="640"/>
          <w:marRight w:val="0"/>
          <w:marTop w:val="0"/>
          <w:marBottom w:val="0"/>
          <w:divBdr>
            <w:top w:val="none" w:sz="0" w:space="0" w:color="auto"/>
            <w:left w:val="none" w:sz="0" w:space="0" w:color="auto"/>
            <w:bottom w:val="none" w:sz="0" w:space="0" w:color="auto"/>
            <w:right w:val="none" w:sz="0" w:space="0" w:color="auto"/>
          </w:divBdr>
        </w:div>
        <w:div w:id="352613104">
          <w:marLeft w:val="640"/>
          <w:marRight w:val="0"/>
          <w:marTop w:val="0"/>
          <w:marBottom w:val="0"/>
          <w:divBdr>
            <w:top w:val="none" w:sz="0" w:space="0" w:color="auto"/>
            <w:left w:val="none" w:sz="0" w:space="0" w:color="auto"/>
            <w:bottom w:val="none" w:sz="0" w:space="0" w:color="auto"/>
            <w:right w:val="none" w:sz="0" w:space="0" w:color="auto"/>
          </w:divBdr>
        </w:div>
        <w:div w:id="2037386513">
          <w:marLeft w:val="640"/>
          <w:marRight w:val="0"/>
          <w:marTop w:val="0"/>
          <w:marBottom w:val="0"/>
          <w:divBdr>
            <w:top w:val="none" w:sz="0" w:space="0" w:color="auto"/>
            <w:left w:val="none" w:sz="0" w:space="0" w:color="auto"/>
            <w:bottom w:val="none" w:sz="0" w:space="0" w:color="auto"/>
            <w:right w:val="none" w:sz="0" w:space="0" w:color="auto"/>
          </w:divBdr>
        </w:div>
        <w:div w:id="1242981113">
          <w:marLeft w:val="640"/>
          <w:marRight w:val="0"/>
          <w:marTop w:val="0"/>
          <w:marBottom w:val="0"/>
          <w:divBdr>
            <w:top w:val="none" w:sz="0" w:space="0" w:color="auto"/>
            <w:left w:val="none" w:sz="0" w:space="0" w:color="auto"/>
            <w:bottom w:val="none" w:sz="0" w:space="0" w:color="auto"/>
            <w:right w:val="none" w:sz="0" w:space="0" w:color="auto"/>
          </w:divBdr>
        </w:div>
        <w:div w:id="341932054">
          <w:marLeft w:val="640"/>
          <w:marRight w:val="0"/>
          <w:marTop w:val="0"/>
          <w:marBottom w:val="0"/>
          <w:divBdr>
            <w:top w:val="none" w:sz="0" w:space="0" w:color="auto"/>
            <w:left w:val="none" w:sz="0" w:space="0" w:color="auto"/>
            <w:bottom w:val="none" w:sz="0" w:space="0" w:color="auto"/>
            <w:right w:val="none" w:sz="0" w:space="0" w:color="auto"/>
          </w:divBdr>
        </w:div>
        <w:div w:id="491024313">
          <w:marLeft w:val="640"/>
          <w:marRight w:val="0"/>
          <w:marTop w:val="0"/>
          <w:marBottom w:val="0"/>
          <w:divBdr>
            <w:top w:val="none" w:sz="0" w:space="0" w:color="auto"/>
            <w:left w:val="none" w:sz="0" w:space="0" w:color="auto"/>
            <w:bottom w:val="none" w:sz="0" w:space="0" w:color="auto"/>
            <w:right w:val="none" w:sz="0" w:space="0" w:color="auto"/>
          </w:divBdr>
        </w:div>
        <w:div w:id="577593363">
          <w:marLeft w:val="640"/>
          <w:marRight w:val="0"/>
          <w:marTop w:val="0"/>
          <w:marBottom w:val="0"/>
          <w:divBdr>
            <w:top w:val="none" w:sz="0" w:space="0" w:color="auto"/>
            <w:left w:val="none" w:sz="0" w:space="0" w:color="auto"/>
            <w:bottom w:val="none" w:sz="0" w:space="0" w:color="auto"/>
            <w:right w:val="none" w:sz="0" w:space="0" w:color="auto"/>
          </w:divBdr>
        </w:div>
        <w:div w:id="1621260756">
          <w:marLeft w:val="640"/>
          <w:marRight w:val="0"/>
          <w:marTop w:val="0"/>
          <w:marBottom w:val="0"/>
          <w:divBdr>
            <w:top w:val="none" w:sz="0" w:space="0" w:color="auto"/>
            <w:left w:val="none" w:sz="0" w:space="0" w:color="auto"/>
            <w:bottom w:val="none" w:sz="0" w:space="0" w:color="auto"/>
            <w:right w:val="none" w:sz="0" w:space="0" w:color="auto"/>
          </w:divBdr>
        </w:div>
        <w:div w:id="1839541892">
          <w:marLeft w:val="640"/>
          <w:marRight w:val="0"/>
          <w:marTop w:val="0"/>
          <w:marBottom w:val="0"/>
          <w:divBdr>
            <w:top w:val="none" w:sz="0" w:space="0" w:color="auto"/>
            <w:left w:val="none" w:sz="0" w:space="0" w:color="auto"/>
            <w:bottom w:val="none" w:sz="0" w:space="0" w:color="auto"/>
            <w:right w:val="none" w:sz="0" w:space="0" w:color="auto"/>
          </w:divBdr>
        </w:div>
        <w:div w:id="176502243">
          <w:marLeft w:val="640"/>
          <w:marRight w:val="0"/>
          <w:marTop w:val="0"/>
          <w:marBottom w:val="0"/>
          <w:divBdr>
            <w:top w:val="none" w:sz="0" w:space="0" w:color="auto"/>
            <w:left w:val="none" w:sz="0" w:space="0" w:color="auto"/>
            <w:bottom w:val="none" w:sz="0" w:space="0" w:color="auto"/>
            <w:right w:val="none" w:sz="0" w:space="0" w:color="auto"/>
          </w:divBdr>
        </w:div>
        <w:div w:id="1381248080">
          <w:marLeft w:val="640"/>
          <w:marRight w:val="0"/>
          <w:marTop w:val="0"/>
          <w:marBottom w:val="0"/>
          <w:divBdr>
            <w:top w:val="none" w:sz="0" w:space="0" w:color="auto"/>
            <w:left w:val="none" w:sz="0" w:space="0" w:color="auto"/>
            <w:bottom w:val="none" w:sz="0" w:space="0" w:color="auto"/>
            <w:right w:val="none" w:sz="0" w:space="0" w:color="auto"/>
          </w:divBdr>
        </w:div>
        <w:div w:id="5835655">
          <w:marLeft w:val="640"/>
          <w:marRight w:val="0"/>
          <w:marTop w:val="0"/>
          <w:marBottom w:val="0"/>
          <w:divBdr>
            <w:top w:val="none" w:sz="0" w:space="0" w:color="auto"/>
            <w:left w:val="none" w:sz="0" w:space="0" w:color="auto"/>
            <w:bottom w:val="none" w:sz="0" w:space="0" w:color="auto"/>
            <w:right w:val="none" w:sz="0" w:space="0" w:color="auto"/>
          </w:divBdr>
        </w:div>
        <w:div w:id="1410154427">
          <w:marLeft w:val="640"/>
          <w:marRight w:val="0"/>
          <w:marTop w:val="0"/>
          <w:marBottom w:val="0"/>
          <w:divBdr>
            <w:top w:val="none" w:sz="0" w:space="0" w:color="auto"/>
            <w:left w:val="none" w:sz="0" w:space="0" w:color="auto"/>
            <w:bottom w:val="none" w:sz="0" w:space="0" w:color="auto"/>
            <w:right w:val="none" w:sz="0" w:space="0" w:color="auto"/>
          </w:divBdr>
        </w:div>
        <w:div w:id="190462886">
          <w:marLeft w:val="640"/>
          <w:marRight w:val="0"/>
          <w:marTop w:val="0"/>
          <w:marBottom w:val="0"/>
          <w:divBdr>
            <w:top w:val="none" w:sz="0" w:space="0" w:color="auto"/>
            <w:left w:val="none" w:sz="0" w:space="0" w:color="auto"/>
            <w:bottom w:val="none" w:sz="0" w:space="0" w:color="auto"/>
            <w:right w:val="none" w:sz="0" w:space="0" w:color="auto"/>
          </w:divBdr>
        </w:div>
        <w:div w:id="1607615917">
          <w:marLeft w:val="640"/>
          <w:marRight w:val="0"/>
          <w:marTop w:val="0"/>
          <w:marBottom w:val="0"/>
          <w:divBdr>
            <w:top w:val="none" w:sz="0" w:space="0" w:color="auto"/>
            <w:left w:val="none" w:sz="0" w:space="0" w:color="auto"/>
            <w:bottom w:val="none" w:sz="0" w:space="0" w:color="auto"/>
            <w:right w:val="none" w:sz="0" w:space="0" w:color="auto"/>
          </w:divBdr>
        </w:div>
        <w:div w:id="573783637">
          <w:marLeft w:val="640"/>
          <w:marRight w:val="0"/>
          <w:marTop w:val="0"/>
          <w:marBottom w:val="0"/>
          <w:divBdr>
            <w:top w:val="none" w:sz="0" w:space="0" w:color="auto"/>
            <w:left w:val="none" w:sz="0" w:space="0" w:color="auto"/>
            <w:bottom w:val="none" w:sz="0" w:space="0" w:color="auto"/>
            <w:right w:val="none" w:sz="0" w:space="0" w:color="auto"/>
          </w:divBdr>
        </w:div>
        <w:div w:id="1488591904">
          <w:marLeft w:val="640"/>
          <w:marRight w:val="0"/>
          <w:marTop w:val="0"/>
          <w:marBottom w:val="0"/>
          <w:divBdr>
            <w:top w:val="none" w:sz="0" w:space="0" w:color="auto"/>
            <w:left w:val="none" w:sz="0" w:space="0" w:color="auto"/>
            <w:bottom w:val="none" w:sz="0" w:space="0" w:color="auto"/>
            <w:right w:val="none" w:sz="0" w:space="0" w:color="auto"/>
          </w:divBdr>
        </w:div>
        <w:div w:id="327024801">
          <w:marLeft w:val="640"/>
          <w:marRight w:val="0"/>
          <w:marTop w:val="0"/>
          <w:marBottom w:val="0"/>
          <w:divBdr>
            <w:top w:val="none" w:sz="0" w:space="0" w:color="auto"/>
            <w:left w:val="none" w:sz="0" w:space="0" w:color="auto"/>
            <w:bottom w:val="none" w:sz="0" w:space="0" w:color="auto"/>
            <w:right w:val="none" w:sz="0" w:space="0" w:color="auto"/>
          </w:divBdr>
        </w:div>
        <w:div w:id="731150774">
          <w:marLeft w:val="640"/>
          <w:marRight w:val="0"/>
          <w:marTop w:val="0"/>
          <w:marBottom w:val="0"/>
          <w:divBdr>
            <w:top w:val="none" w:sz="0" w:space="0" w:color="auto"/>
            <w:left w:val="none" w:sz="0" w:space="0" w:color="auto"/>
            <w:bottom w:val="none" w:sz="0" w:space="0" w:color="auto"/>
            <w:right w:val="none" w:sz="0" w:space="0" w:color="auto"/>
          </w:divBdr>
        </w:div>
        <w:div w:id="1429276011">
          <w:marLeft w:val="640"/>
          <w:marRight w:val="0"/>
          <w:marTop w:val="0"/>
          <w:marBottom w:val="0"/>
          <w:divBdr>
            <w:top w:val="none" w:sz="0" w:space="0" w:color="auto"/>
            <w:left w:val="none" w:sz="0" w:space="0" w:color="auto"/>
            <w:bottom w:val="none" w:sz="0" w:space="0" w:color="auto"/>
            <w:right w:val="none" w:sz="0" w:space="0" w:color="auto"/>
          </w:divBdr>
        </w:div>
        <w:div w:id="1765032940">
          <w:marLeft w:val="640"/>
          <w:marRight w:val="0"/>
          <w:marTop w:val="0"/>
          <w:marBottom w:val="0"/>
          <w:divBdr>
            <w:top w:val="none" w:sz="0" w:space="0" w:color="auto"/>
            <w:left w:val="none" w:sz="0" w:space="0" w:color="auto"/>
            <w:bottom w:val="none" w:sz="0" w:space="0" w:color="auto"/>
            <w:right w:val="none" w:sz="0" w:space="0" w:color="auto"/>
          </w:divBdr>
        </w:div>
        <w:div w:id="1441610090">
          <w:marLeft w:val="640"/>
          <w:marRight w:val="0"/>
          <w:marTop w:val="0"/>
          <w:marBottom w:val="0"/>
          <w:divBdr>
            <w:top w:val="none" w:sz="0" w:space="0" w:color="auto"/>
            <w:left w:val="none" w:sz="0" w:space="0" w:color="auto"/>
            <w:bottom w:val="none" w:sz="0" w:space="0" w:color="auto"/>
            <w:right w:val="none" w:sz="0" w:space="0" w:color="auto"/>
          </w:divBdr>
        </w:div>
        <w:div w:id="620889131">
          <w:marLeft w:val="640"/>
          <w:marRight w:val="0"/>
          <w:marTop w:val="0"/>
          <w:marBottom w:val="0"/>
          <w:divBdr>
            <w:top w:val="none" w:sz="0" w:space="0" w:color="auto"/>
            <w:left w:val="none" w:sz="0" w:space="0" w:color="auto"/>
            <w:bottom w:val="none" w:sz="0" w:space="0" w:color="auto"/>
            <w:right w:val="none" w:sz="0" w:space="0" w:color="auto"/>
          </w:divBdr>
        </w:div>
        <w:div w:id="2006471567">
          <w:marLeft w:val="640"/>
          <w:marRight w:val="0"/>
          <w:marTop w:val="0"/>
          <w:marBottom w:val="0"/>
          <w:divBdr>
            <w:top w:val="none" w:sz="0" w:space="0" w:color="auto"/>
            <w:left w:val="none" w:sz="0" w:space="0" w:color="auto"/>
            <w:bottom w:val="none" w:sz="0" w:space="0" w:color="auto"/>
            <w:right w:val="none" w:sz="0" w:space="0" w:color="auto"/>
          </w:divBdr>
        </w:div>
        <w:div w:id="649866796">
          <w:marLeft w:val="640"/>
          <w:marRight w:val="0"/>
          <w:marTop w:val="0"/>
          <w:marBottom w:val="0"/>
          <w:divBdr>
            <w:top w:val="none" w:sz="0" w:space="0" w:color="auto"/>
            <w:left w:val="none" w:sz="0" w:space="0" w:color="auto"/>
            <w:bottom w:val="none" w:sz="0" w:space="0" w:color="auto"/>
            <w:right w:val="none" w:sz="0" w:space="0" w:color="auto"/>
          </w:divBdr>
        </w:div>
        <w:div w:id="1476992584">
          <w:marLeft w:val="640"/>
          <w:marRight w:val="0"/>
          <w:marTop w:val="0"/>
          <w:marBottom w:val="0"/>
          <w:divBdr>
            <w:top w:val="none" w:sz="0" w:space="0" w:color="auto"/>
            <w:left w:val="none" w:sz="0" w:space="0" w:color="auto"/>
            <w:bottom w:val="none" w:sz="0" w:space="0" w:color="auto"/>
            <w:right w:val="none" w:sz="0" w:space="0" w:color="auto"/>
          </w:divBdr>
        </w:div>
        <w:div w:id="1034384790">
          <w:marLeft w:val="640"/>
          <w:marRight w:val="0"/>
          <w:marTop w:val="0"/>
          <w:marBottom w:val="0"/>
          <w:divBdr>
            <w:top w:val="none" w:sz="0" w:space="0" w:color="auto"/>
            <w:left w:val="none" w:sz="0" w:space="0" w:color="auto"/>
            <w:bottom w:val="none" w:sz="0" w:space="0" w:color="auto"/>
            <w:right w:val="none" w:sz="0" w:space="0" w:color="auto"/>
          </w:divBdr>
        </w:div>
        <w:div w:id="627859836">
          <w:marLeft w:val="640"/>
          <w:marRight w:val="0"/>
          <w:marTop w:val="0"/>
          <w:marBottom w:val="0"/>
          <w:divBdr>
            <w:top w:val="none" w:sz="0" w:space="0" w:color="auto"/>
            <w:left w:val="none" w:sz="0" w:space="0" w:color="auto"/>
            <w:bottom w:val="none" w:sz="0" w:space="0" w:color="auto"/>
            <w:right w:val="none" w:sz="0" w:space="0" w:color="auto"/>
          </w:divBdr>
        </w:div>
        <w:div w:id="1719891658">
          <w:marLeft w:val="640"/>
          <w:marRight w:val="0"/>
          <w:marTop w:val="0"/>
          <w:marBottom w:val="0"/>
          <w:divBdr>
            <w:top w:val="none" w:sz="0" w:space="0" w:color="auto"/>
            <w:left w:val="none" w:sz="0" w:space="0" w:color="auto"/>
            <w:bottom w:val="none" w:sz="0" w:space="0" w:color="auto"/>
            <w:right w:val="none" w:sz="0" w:space="0" w:color="auto"/>
          </w:divBdr>
        </w:div>
        <w:div w:id="1066532910">
          <w:marLeft w:val="640"/>
          <w:marRight w:val="0"/>
          <w:marTop w:val="0"/>
          <w:marBottom w:val="0"/>
          <w:divBdr>
            <w:top w:val="none" w:sz="0" w:space="0" w:color="auto"/>
            <w:left w:val="none" w:sz="0" w:space="0" w:color="auto"/>
            <w:bottom w:val="none" w:sz="0" w:space="0" w:color="auto"/>
            <w:right w:val="none" w:sz="0" w:space="0" w:color="auto"/>
          </w:divBdr>
        </w:div>
        <w:div w:id="2133789589">
          <w:marLeft w:val="640"/>
          <w:marRight w:val="0"/>
          <w:marTop w:val="0"/>
          <w:marBottom w:val="0"/>
          <w:divBdr>
            <w:top w:val="none" w:sz="0" w:space="0" w:color="auto"/>
            <w:left w:val="none" w:sz="0" w:space="0" w:color="auto"/>
            <w:bottom w:val="none" w:sz="0" w:space="0" w:color="auto"/>
            <w:right w:val="none" w:sz="0" w:space="0" w:color="auto"/>
          </w:divBdr>
        </w:div>
        <w:div w:id="1652295419">
          <w:marLeft w:val="640"/>
          <w:marRight w:val="0"/>
          <w:marTop w:val="0"/>
          <w:marBottom w:val="0"/>
          <w:divBdr>
            <w:top w:val="none" w:sz="0" w:space="0" w:color="auto"/>
            <w:left w:val="none" w:sz="0" w:space="0" w:color="auto"/>
            <w:bottom w:val="none" w:sz="0" w:space="0" w:color="auto"/>
            <w:right w:val="none" w:sz="0" w:space="0" w:color="auto"/>
          </w:divBdr>
        </w:div>
        <w:div w:id="1556626219">
          <w:marLeft w:val="640"/>
          <w:marRight w:val="0"/>
          <w:marTop w:val="0"/>
          <w:marBottom w:val="0"/>
          <w:divBdr>
            <w:top w:val="none" w:sz="0" w:space="0" w:color="auto"/>
            <w:left w:val="none" w:sz="0" w:space="0" w:color="auto"/>
            <w:bottom w:val="none" w:sz="0" w:space="0" w:color="auto"/>
            <w:right w:val="none" w:sz="0" w:space="0" w:color="auto"/>
          </w:divBdr>
        </w:div>
        <w:div w:id="1975942599">
          <w:marLeft w:val="640"/>
          <w:marRight w:val="0"/>
          <w:marTop w:val="0"/>
          <w:marBottom w:val="0"/>
          <w:divBdr>
            <w:top w:val="none" w:sz="0" w:space="0" w:color="auto"/>
            <w:left w:val="none" w:sz="0" w:space="0" w:color="auto"/>
            <w:bottom w:val="none" w:sz="0" w:space="0" w:color="auto"/>
            <w:right w:val="none" w:sz="0" w:space="0" w:color="auto"/>
          </w:divBdr>
        </w:div>
        <w:div w:id="1574315388">
          <w:marLeft w:val="640"/>
          <w:marRight w:val="0"/>
          <w:marTop w:val="0"/>
          <w:marBottom w:val="0"/>
          <w:divBdr>
            <w:top w:val="none" w:sz="0" w:space="0" w:color="auto"/>
            <w:left w:val="none" w:sz="0" w:space="0" w:color="auto"/>
            <w:bottom w:val="none" w:sz="0" w:space="0" w:color="auto"/>
            <w:right w:val="none" w:sz="0" w:space="0" w:color="auto"/>
          </w:divBdr>
        </w:div>
        <w:div w:id="238950826">
          <w:marLeft w:val="640"/>
          <w:marRight w:val="0"/>
          <w:marTop w:val="0"/>
          <w:marBottom w:val="0"/>
          <w:divBdr>
            <w:top w:val="none" w:sz="0" w:space="0" w:color="auto"/>
            <w:left w:val="none" w:sz="0" w:space="0" w:color="auto"/>
            <w:bottom w:val="none" w:sz="0" w:space="0" w:color="auto"/>
            <w:right w:val="none" w:sz="0" w:space="0" w:color="auto"/>
          </w:divBdr>
        </w:div>
        <w:div w:id="227495219">
          <w:marLeft w:val="640"/>
          <w:marRight w:val="0"/>
          <w:marTop w:val="0"/>
          <w:marBottom w:val="0"/>
          <w:divBdr>
            <w:top w:val="none" w:sz="0" w:space="0" w:color="auto"/>
            <w:left w:val="none" w:sz="0" w:space="0" w:color="auto"/>
            <w:bottom w:val="none" w:sz="0" w:space="0" w:color="auto"/>
            <w:right w:val="none" w:sz="0" w:space="0" w:color="auto"/>
          </w:divBdr>
        </w:div>
        <w:div w:id="873347633">
          <w:marLeft w:val="640"/>
          <w:marRight w:val="0"/>
          <w:marTop w:val="0"/>
          <w:marBottom w:val="0"/>
          <w:divBdr>
            <w:top w:val="none" w:sz="0" w:space="0" w:color="auto"/>
            <w:left w:val="none" w:sz="0" w:space="0" w:color="auto"/>
            <w:bottom w:val="none" w:sz="0" w:space="0" w:color="auto"/>
            <w:right w:val="none" w:sz="0" w:space="0" w:color="auto"/>
          </w:divBdr>
        </w:div>
        <w:div w:id="22369123">
          <w:marLeft w:val="640"/>
          <w:marRight w:val="0"/>
          <w:marTop w:val="0"/>
          <w:marBottom w:val="0"/>
          <w:divBdr>
            <w:top w:val="none" w:sz="0" w:space="0" w:color="auto"/>
            <w:left w:val="none" w:sz="0" w:space="0" w:color="auto"/>
            <w:bottom w:val="none" w:sz="0" w:space="0" w:color="auto"/>
            <w:right w:val="none" w:sz="0" w:space="0" w:color="auto"/>
          </w:divBdr>
        </w:div>
        <w:div w:id="556936648">
          <w:marLeft w:val="640"/>
          <w:marRight w:val="0"/>
          <w:marTop w:val="0"/>
          <w:marBottom w:val="0"/>
          <w:divBdr>
            <w:top w:val="none" w:sz="0" w:space="0" w:color="auto"/>
            <w:left w:val="none" w:sz="0" w:space="0" w:color="auto"/>
            <w:bottom w:val="none" w:sz="0" w:space="0" w:color="auto"/>
            <w:right w:val="none" w:sz="0" w:space="0" w:color="auto"/>
          </w:divBdr>
        </w:div>
        <w:div w:id="1909606833">
          <w:marLeft w:val="640"/>
          <w:marRight w:val="0"/>
          <w:marTop w:val="0"/>
          <w:marBottom w:val="0"/>
          <w:divBdr>
            <w:top w:val="none" w:sz="0" w:space="0" w:color="auto"/>
            <w:left w:val="none" w:sz="0" w:space="0" w:color="auto"/>
            <w:bottom w:val="none" w:sz="0" w:space="0" w:color="auto"/>
            <w:right w:val="none" w:sz="0" w:space="0" w:color="auto"/>
          </w:divBdr>
        </w:div>
        <w:div w:id="755715053">
          <w:marLeft w:val="640"/>
          <w:marRight w:val="0"/>
          <w:marTop w:val="0"/>
          <w:marBottom w:val="0"/>
          <w:divBdr>
            <w:top w:val="none" w:sz="0" w:space="0" w:color="auto"/>
            <w:left w:val="none" w:sz="0" w:space="0" w:color="auto"/>
            <w:bottom w:val="none" w:sz="0" w:space="0" w:color="auto"/>
            <w:right w:val="none" w:sz="0" w:space="0" w:color="auto"/>
          </w:divBdr>
        </w:div>
        <w:div w:id="1733189699">
          <w:marLeft w:val="640"/>
          <w:marRight w:val="0"/>
          <w:marTop w:val="0"/>
          <w:marBottom w:val="0"/>
          <w:divBdr>
            <w:top w:val="none" w:sz="0" w:space="0" w:color="auto"/>
            <w:left w:val="none" w:sz="0" w:space="0" w:color="auto"/>
            <w:bottom w:val="none" w:sz="0" w:space="0" w:color="auto"/>
            <w:right w:val="none" w:sz="0" w:space="0" w:color="auto"/>
          </w:divBdr>
        </w:div>
        <w:div w:id="248658034">
          <w:marLeft w:val="640"/>
          <w:marRight w:val="0"/>
          <w:marTop w:val="0"/>
          <w:marBottom w:val="0"/>
          <w:divBdr>
            <w:top w:val="none" w:sz="0" w:space="0" w:color="auto"/>
            <w:left w:val="none" w:sz="0" w:space="0" w:color="auto"/>
            <w:bottom w:val="none" w:sz="0" w:space="0" w:color="auto"/>
            <w:right w:val="none" w:sz="0" w:space="0" w:color="auto"/>
          </w:divBdr>
        </w:div>
        <w:div w:id="386884069">
          <w:marLeft w:val="640"/>
          <w:marRight w:val="0"/>
          <w:marTop w:val="0"/>
          <w:marBottom w:val="0"/>
          <w:divBdr>
            <w:top w:val="none" w:sz="0" w:space="0" w:color="auto"/>
            <w:left w:val="none" w:sz="0" w:space="0" w:color="auto"/>
            <w:bottom w:val="none" w:sz="0" w:space="0" w:color="auto"/>
            <w:right w:val="none" w:sz="0" w:space="0" w:color="auto"/>
          </w:divBdr>
        </w:div>
        <w:div w:id="722142530">
          <w:marLeft w:val="640"/>
          <w:marRight w:val="0"/>
          <w:marTop w:val="0"/>
          <w:marBottom w:val="0"/>
          <w:divBdr>
            <w:top w:val="none" w:sz="0" w:space="0" w:color="auto"/>
            <w:left w:val="none" w:sz="0" w:space="0" w:color="auto"/>
            <w:bottom w:val="none" w:sz="0" w:space="0" w:color="auto"/>
            <w:right w:val="none" w:sz="0" w:space="0" w:color="auto"/>
          </w:divBdr>
        </w:div>
        <w:div w:id="1184829393">
          <w:marLeft w:val="640"/>
          <w:marRight w:val="0"/>
          <w:marTop w:val="0"/>
          <w:marBottom w:val="0"/>
          <w:divBdr>
            <w:top w:val="none" w:sz="0" w:space="0" w:color="auto"/>
            <w:left w:val="none" w:sz="0" w:space="0" w:color="auto"/>
            <w:bottom w:val="none" w:sz="0" w:space="0" w:color="auto"/>
            <w:right w:val="none" w:sz="0" w:space="0" w:color="auto"/>
          </w:divBdr>
        </w:div>
        <w:div w:id="1458841095">
          <w:marLeft w:val="640"/>
          <w:marRight w:val="0"/>
          <w:marTop w:val="0"/>
          <w:marBottom w:val="0"/>
          <w:divBdr>
            <w:top w:val="none" w:sz="0" w:space="0" w:color="auto"/>
            <w:left w:val="none" w:sz="0" w:space="0" w:color="auto"/>
            <w:bottom w:val="none" w:sz="0" w:space="0" w:color="auto"/>
            <w:right w:val="none" w:sz="0" w:space="0" w:color="auto"/>
          </w:divBdr>
        </w:div>
        <w:div w:id="1939023621">
          <w:marLeft w:val="640"/>
          <w:marRight w:val="0"/>
          <w:marTop w:val="0"/>
          <w:marBottom w:val="0"/>
          <w:divBdr>
            <w:top w:val="none" w:sz="0" w:space="0" w:color="auto"/>
            <w:left w:val="none" w:sz="0" w:space="0" w:color="auto"/>
            <w:bottom w:val="none" w:sz="0" w:space="0" w:color="auto"/>
            <w:right w:val="none" w:sz="0" w:space="0" w:color="auto"/>
          </w:divBdr>
        </w:div>
        <w:div w:id="55013477">
          <w:marLeft w:val="640"/>
          <w:marRight w:val="0"/>
          <w:marTop w:val="0"/>
          <w:marBottom w:val="0"/>
          <w:divBdr>
            <w:top w:val="none" w:sz="0" w:space="0" w:color="auto"/>
            <w:left w:val="none" w:sz="0" w:space="0" w:color="auto"/>
            <w:bottom w:val="none" w:sz="0" w:space="0" w:color="auto"/>
            <w:right w:val="none" w:sz="0" w:space="0" w:color="auto"/>
          </w:divBdr>
        </w:div>
        <w:div w:id="2004046709">
          <w:marLeft w:val="640"/>
          <w:marRight w:val="0"/>
          <w:marTop w:val="0"/>
          <w:marBottom w:val="0"/>
          <w:divBdr>
            <w:top w:val="none" w:sz="0" w:space="0" w:color="auto"/>
            <w:left w:val="none" w:sz="0" w:space="0" w:color="auto"/>
            <w:bottom w:val="none" w:sz="0" w:space="0" w:color="auto"/>
            <w:right w:val="none" w:sz="0" w:space="0" w:color="auto"/>
          </w:divBdr>
        </w:div>
        <w:div w:id="1187520963">
          <w:marLeft w:val="640"/>
          <w:marRight w:val="0"/>
          <w:marTop w:val="0"/>
          <w:marBottom w:val="0"/>
          <w:divBdr>
            <w:top w:val="none" w:sz="0" w:space="0" w:color="auto"/>
            <w:left w:val="none" w:sz="0" w:space="0" w:color="auto"/>
            <w:bottom w:val="none" w:sz="0" w:space="0" w:color="auto"/>
            <w:right w:val="none" w:sz="0" w:space="0" w:color="auto"/>
          </w:divBdr>
        </w:div>
        <w:div w:id="1023895589">
          <w:marLeft w:val="640"/>
          <w:marRight w:val="0"/>
          <w:marTop w:val="0"/>
          <w:marBottom w:val="0"/>
          <w:divBdr>
            <w:top w:val="none" w:sz="0" w:space="0" w:color="auto"/>
            <w:left w:val="none" w:sz="0" w:space="0" w:color="auto"/>
            <w:bottom w:val="none" w:sz="0" w:space="0" w:color="auto"/>
            <w:right w:val="none" w:sz="0" w:space="0" w:color="auto"/>
          </w:divBdr>
        </w:div>
        <w:div w:id="1846936230">
          <w:marLeft w:val="640"/>
          <w:marRight w:val="0"/>
          <w:marTop w:val="0"/>
          <w:marBottom w:val="0"/>
          <w:divBdr>
            <w:top w:val="none" w:sz="0" w:space="0" w:color="auto"/>
            <w:left w:val="none" w:sz="0" w:space="0" w:color="auto"/>
            <w:bottom w:val="none" w:sz="0" w:space="0" w:color="auto"/>
            <w:right w:val="none" w:sz="0" w:space="0" w:color="auto"/>
          </w:divBdr>
        </w:div>
        <w:div w:id="846555357">
          <w:marLeft w:val="640"/>
          <w:marRight w:val="0"/>
          <w:marTop w:val="0"/>
          <w:marBottom w:val="0"/>
          <w:divBdr>
            <w:top w:val="none" w:sz="0" w:space="0" w:color="auto"/>
            <w:left w:val="none" w:sz="0" w:space="0" w:color="auto"/>
            <w:bottom w:val="none" w:sz="0" w:space="0" w:color="auto"/>
            <w:right w:val="none" w:sz="0" w:space="0" w:color="auto"/>
          </w:divBdr>
        </w:div>
        <w:div w:id="69236780">
          <w:marLeft w:val="640"/>
          <w:marRight w:val="0"/>
          <w:marTop w:val="0"/>
          <w:marBottom w:val="0"/>
          <w:divBdr>
            <w:top w:val="none" w:sz="0" w:space="0" w:color="auto"/>
            <w:left w:val="none" w:sz="0" w:space="0" w:color="auto"/>
            <w:bottom w:val="none" w:sz="0" w:space="0" w:color="auto"/>
            <w:right w:val="none" w:sz="0" w:space="0" w:color="auto"/>
          </w:divBdr>
        </w:div>
        <w:div w:id="1451977495">
          <w:marLeft w:val="640"/>
          <w:marRight w:val="0"/>
          <w:marTop w:val="0"/>
          <w:marBottom w:val="0"/>
          <w:divBdr>
            <w:top w:val="none" w:sz="0" w:space="0" w:color="auto"/>
            <w:left w:val="none" w:sz="0" w:space="0" w:color="auto"/>
            <w:bottom w:val="none" w:sz="0" w:space="0" w:color="auto"/>
            <w:right w:val="none" w:sz="0" w:space="0" w:color="auto"/>
          </w:divBdr>
        </w:div>
        <w:div w:id="1939288632">
          <w:marLeft w:val="640"/>
          <w:marRight w:val="0"/>
          <w:marTop w:val="0"/>
          <w:marBottom w:val="0"/>
          <w:divBdr>
            <w:top w:val="none" w:sz="0" w:space="0" w:color="auto"/>
            <w:left w:val="none" w:sz="0" w:space="0" w:color="auto"/>
            <w:bottom w:val="none" w:sz="0" w:space="0" w:color="auto"/>
            <w:right w:val="none" w:sz="0" w:space="0" w:color="auto"/>
          </w:divBdr>
        </w:div>
        <w:div w:id="697316603">
          <w:marLeft w:val="640"/>
          <w:marRight w:val="0"/>
          <w:marTop w:val="0"/>
          <w:marBottom w:val="0"/>
          <w:divBdr>
            <w:top w:val="none" w:sz="0" w:space="0" w:color="auto"/>
            <w:left w:val="none" w:sz="0" w:space="0" w:color="auto"/>
            <w:bottom w:val="none" w:sz="0" w:space="0" w:color="auto"/>
            <w:right w:val="none" w:sz="0" w:space="0" w:color="auto"/>
          </w:divBdr>
        </w:div>
      </w:divsChild>
    </w:div>
    <w:div w:id="427581021">
      <w:bodyDiv w:val="1"/>
      <w:marLeft w:val="0"/>
      <w:marRight w:val="0"/>
      <w:marTop w:val="0"/>
      <w:marBottom w:val="0"/>
      <w:divBdr>
        <w:top w:val="none" w:sz="0" w:space="0" w:color="auto"/>
        <w:left w:val="none" w:sz="0" w:space="0" w:color="auto"/>
        <w:bottom w:val="none" w:sz="0" w:space="0" w:color="auto"/>
        <w:right w:val="none" w:sz="0" w:space="0" w:color="auto"/>
      </w:divBdr>
      <w:divsChild>
        <w:div w:id="1444693400">
          <w:marLeft w:val="640"/>
          <w:marRight w:val="0"/>
          <w:marTop w:val="0"/>
          <w:marBottom w:val="0"/>
          <w:divBdr>
            <w:top w:val="none" w:sz="0" w:space="0" w:color="auto"/>
            <w:left w:val="none" w:sz="0" w:space="0" w:color="auto"/>
            <w:bottom w:val="none" w:sz="0" w:space="0" w:color="auto"/>
            <w:right w:val="none" w:sz="0" w:space="0" w:color="auto"/>
          </w:divBdr>
        </w:div>
        <w:div w:id="1792475894">
          <w:marLeft w:val="640"/>
          <w:marRight w:val="0"/>
          <w:marTop w:val="0"/>
          <w:marBottom w:val="0"/>
          <w:divBdr>
            <w:top w:val="none" w:sz="0" w:space="0" w:color="auto"/>
            <w:left w:val="none" w:sz="0" w:space="0" w:color="auto"/>
            <w:bottom w:val="none" w:sz="0" w:space="0" w:color="auto"/>
            <w:right w:val="none" w:sz="0" w:space="0" w:color="auto"/>
          </w:divBdr>
        </w:div>
        <w:div w:id="604536401">
          <w:marLeft w:val="640"/>
          <w:marRight w:val="0"/>
          <w:marTop w:val="0"/>
          <w:marBottom w:val="0"/>
          <w:divBdr>
            <w:top w:val="none" w:sz="0" w:space="0" w:color="auto"/>
            <w:left w:val="none" w:sz="0" w:space="0" w:color="auto"/>
            <w:bottom w:val="none" w:sz="0" w:space="0" w:color="auto"/>
            <w:right w:val="none" w:sz="0" w:space="0" w:color="auto"/>
          </w:divBdr>
        </w:div>
        <w:div w:id="189489821">
          <w:marLeft w:val="640"/>
          <w:marRight w:val="0"/>
          <w:marTop w:val="0"/>
          <w:marBottom w:val="0"/>
          <w:divBdr>
            <w:top w:val="none" w:sz="0" w:space="0" w:color="auto"/>
            <w:left w:val="none" w:sz="0" w:space="0" w:color="auto"/>
            <w:bottom w:val="none" w:sz="0" w:space="0" w:color="auto"/>
            <w:right w:val="none" w:sz="0" w:space="0" w:color="auto"/>
          </w:divBdr>
        </w:div>
        <w:div w:id="1405026728">
          <w:marLeft w:val="640"/>
          <w:marRight w:val="0"/>
          <w:marTop w:val="0"/>
          <w:marBottom w:val="0"/>
          <w:divBdr>
            <w:top w:val="none" w:sz="0" w:space="0" w:color="auto"/>
            <w:left w:val="none" w:sz="0" w:space="0" w:color="auto"/>
            <w:bottom w:val="none" w:sz="0" w:space="0" w:color="auto"/>
            <w:right w:val="none" w:sz="0" w:space="0" w:color="auto"/>
          </w:divBdr>
        </w:div>
        <w:div w:id="580067717">
          <w:marLeft w:val="640"/>
          <w:marRight w:val="0"/>
          <w:marTop w:val="0"/>
          <w:marBottom w:val="0"/>
          <w:divBdr>
            <w:top w:val="none" w:sz="0" w:space="0" w:color="auto"/>
            <w:left w:val="none" w:sz="0" w:space="0" w:color="auto"/>
            <w:bottom w:val="none" w:sz="0" w:space="0" w:color="auto"/>
            <w:right w:val="none" w:sz="0" w:space="0" w:color="auto"/>
          </w:divBdr>
        </w:div>
        <w:div w:id="48386961">
          <w:marLeft w:val="640"/>
          <w:marRight w:val="0"/>
          <w:marTop w:val="0"/>
          <w:marBottom w:val="0"/>
          <w:divBdr>
            <w:top w:val="none" w:sz="0" w:space="0" w:color="auto"/>
            <w:left w:val="none" w:sz="0" w:space="0" w:color="auto"/>
            <w:bottom w:val="none" w:sz="0" w:space="0" w:color="auto"/>
            <w:right w:val="none" w:sz="0" w:space="0" w:color="auto"/>
          </w:divBdr>
        </w:div>
        <w:div w:id="1886485022">
          <w:marLeft w:val="640"/>
          <w:marRight w:val="0"/>
          <w:marTop w:val="0"/>
          <w:marBottom w:val="0"/>
          <w:divBdr>
            <w:top w:val="none" w:sz="0" w:space="0" w:color="auto"/>
            <w:left w:val="none" w:sz="0" w:space="0" w:color="auto"/>
            <w:bottom w:val="none" w:sz="0" w:space="0" w:color="auto"/>
            <w:right w:val="none" w:sz="0" w:space="0" w:color="auto"/>
          </w:divBdr>
        </w:div>
        <w:div w:id="1981693128">
          <w:marLeft w:val="640"/>
          <w:marRight w:val="0"/>
          <w:marTop w:val="0"/>
          <w:marBottom w:val="0"/>
          <w:divBdr>
            <w:top w:val="none" w:sz="0" w:space="0" w:color="auto"/>
            <w:left w:val="none" w:sz="0" w:space="0" w:color="auto"/>
            <w:bottom w:val="none" w:sz="0" w:space="0" w:color="auto"/>
            <w:right w:val="none" w:sz="0" w:space="0" w:color="auto"/>
          </w:divBdr>
        </w:div>
        <w:div w:id="1284265677">
          <w:marLeft w:val="640"/>
          <w:marRight w:val="0"/>
          <w:marTop w:val="0"/>
          <w:marBottom w:val="0"/>
          <w:divBdr>
            <w:top w:val="none" w:sz="0" w:space="0" w:color="auto"/>
            <w:left w:val="none" w:sz="0" w:space="0" w:color="auto"/>
            <w:bottom w:val="none" w:sz="0" w:space="0" w:color="auto"/>
            <w:right w:val="none" w:sz="0" w:space="0" w:color="auto"/>
          </w:divBdr>
        </w:div>
        <w:div w:id="107505166">
          <w:marLeft w:val="640"/>
          <w:marRight w:val="0"/>
          <w:marTop w:val="0"/>
          <w:marBottom w:val="0"/>
          <w:divBdr>
            <w:top w:val="none" w:sz="0" w:space="0" w:color="auto"/>
            <w:left w:val="none" w:sz="0" w:space="0" w:color="auto"/>
            <w:bottom w:val="none" w:sz="0" w:space="0" w:color="auto"/>
            <w:right w:val="none" w:sz="0" w:space="0" w:color="auto"/>
          </w:divBdr>
        </w:div>
        <w:div w:id="1090589956">
          <w:marLeft w:val="640"/>
          <w:marRight w:val="0"/>
          <w:marTop w:val="0"/>
          <w:marBottom w:val="0"/>
          <w:divBdr>
            <w:top w:val="none" w:sz="0" w:space="0" w:color="auto"/>
            <w:left w:val="none" w:sz="0" w:space="0" w:color="auto"/>
            <w:bottom w:val="none" w:sz="0" w:space="0" w:color="auto"/>
            <w:right w:val="none" w:sz="0" w:space="0" w:color="auto"/>
          </w:divBdr>
        </w:div>
        <w:div w:id="1399019053">
          <w:marLeft w:val="640"/>
          <w:marRight w:val="0"/>
          <w:marTop w:val="0"/>
          <w:marBottom w:val="0"/>
          <w:divBdr>
            <w:top w:val="none" w:sz="0" w:space="0" w:color="auto"/>
            <w:left w:val="none" w:sz="0" w:space="0" w:color="auto"/>
            <w:bottom w:val="none" w:sz="0" w:space="0" w:color="auto"/>
            <w:right w:val="none" w:sz="0" w:space="0" w:color="auto"/>
          </w:divBdr>
        </w:div>
        <w:div w:id="589241251">
          <w:marLeft w:val="640"/>
          <w:marRight w:val="0"/>
          <w:marTop w:val="0"/>
          <w:marBottom w:val="0"/>
          <w:divBdr>
            <w:top w:val="none" w:sz="0" w:space="0" w:color="auto"/>
            <w:left w:val="none" w:sz="0" w:space="0" w:color="auto"/>
            <w:bottom w:val="none" w:sz="0" w:space="0" w:color="auto"/>
            <w:right w:val="none" w:sz="0" w:space="0" w:color="auto"/>
          </w:divBdr>
        </w:div>
        <w:div w:id="1474787224">
          <w:marLeft w:val="640"/>
          <w:marRight w:val="0"/>
          <w:marTop w:val="0"/>
          <w:marBottom w:val="0"/>
          <w:divBdr>
            <w:top w:val="none" w:sz="0" w:space="0" w:color="auto"/>
            <w:left w:val="none" w:sz="0" w:space="0" w:color="auto"/>
            <w:bottom w:val="none" w:sz="0" w:space="0" w:color="auto"/>
            <w:right w:val="none" w:sz="0" w:space="0" w:color="auto"/>
          </w:divBdr>
        </w:div>
        <w:div w:id="602298241">
          <w:marLeft w:val="640"/>
          <w:marRight w:val="0"/>
          <w:marTop w:val="0"/>
          <w:marBottom w:val="0"/>
          <w:divBdr>
            <w:top w:val="none" w:sz="0" w:space="0" w:color="auto"/>
            <w:left w:val="none" w:sz="0" w:space="0" w:color="auto"/>
            <w:bottom w:val="none" w:sz="0" w:space="0" w:color="auto"/>
            <w:right w:val="none" w:sz="0" w:space="0" w:color="auto"/>
          </w:divBdr>
        </w:div>
        <w:div w:id="327101479">
          <w:marLeft w:val="640"/>
          <w:marRight w:val="0"/>
          <w:marTop w:val="0"/>
          <w:marBottom w:val="0"/>
          <w:divBdr>
            <w:top w:val="none" w:sz="0" w:space="0" w:color="auto"/>
            <w:left w:val="none" w:sz="0" w:space="0" w:color="auto"/>
            <w:bottom w:val="none" w:sz="0" w:space="0" w:color="auto"/>
            <w:right w:val="none" w:sz="0" w:space="0" w:color="auto"/>
          </w:divBdr>
        </w:div>
        <w:div w:id="1510682106">
          <w:marLeft w:val="640"/>
          <w:marRight w:val="0"/>
          <w:marTop w:val="0"/>
          <w:marBottom w:val="0"/>
          <w:divBdr>
            <w:top w:val="none" w:sz="0" w:space="0" w:color="auto"/>
            <w:left w:val="none" w:sz="0" w:space="0" w:color="auto"/>
            <w:bottom w:val="none" w:sz="0" w:space="0" w:color="auto"/>
            <w:right w:val="none" w:sz="0" w:space="0" w:color="auto"/>
          </w:divBdr>
        </w:div>
        <w:div w:id="1604530621">
          <w:marLeft w:val="640"/>
          <w:marRight w:val="0"/>
          <w:marTop w:val="0"/>
          <w:marBottom w:val="0"/>
          <w:divBdr>
            <w:top w:val="none" w:sz="0" w:space="0" w:color="auto"/>
            <w:left w:val="none" w:sz="0" w:space="0" w:color="auto"/>
            <w:bottom w:val="none" w:sz="0" w:space="0" w:color="auto"/>
            <w:right w:val="none" w:sz="0" w:space="0" w:color="auto"/>
          </w:divBdr>
        </w:div>
        <w:div w:id="804468181">
          <w:marLeft w:val="640"/>
          <w:marRight w:val="0"/>
          <w:marTop w:val="0"/>
          <w:marBottom w:val="0"/>
          <w:divBdr>
            <w:top w:val="none" w:sz="0" w:space="0" w:color="auto"/>
            <w:left w:val="none" w:sz="0" w:space="0" w:color="auto"/>
            <w:bottom w:val="none" w:sz="0" w:space="0" w:color="auto"/>
            <w:right w:val="none" w:sz="0" w:space="0" w:color="auto"/>
          </w:divBdr>
        </w:div>
        <w:div w:id="1216117139">
          <w:marLeft w:val="640"/>
          <w:marRight w:val="0"/>
          <w:marTop w:val="0"/>
          <w:marBottom w:val="0"/>
          <w:divBdr>
            <w:top w:val="none" w:sz="0" w:space="0" w:color="auto"/>
            <w:left w:val="none" w:sz="0" w:space="0" w:color="auto"/>
            <w:bottom w:val="none" w:sz="0" w:space="0" w:color="auto"/>
            <w:right w:val="none" w:sz="0" w:space="0" w:color="auto"/>
          </w:divBdr>
        </w:div>
        <w:div w:id="691416104">
          <w:marLeft w:val="640"/>
          <w:marRight w:val="0"/>
          <w:marTop w:val="0"/>
          <w:marBottom w:val="0"/>
          <w:divBdr>
            <w:top w:val="none" w:sz="0" w:space="0" w:color="auto"/>
            <w:left w:val="none" w:sz="0" w:space="0" w:color="auto"/>
            <w:bottom w:val="none" w:sz="0" w:space="0" w:color="auto"/>
            <w:right w:val="none" w:sz="0" w:space="0" w:color="auto"/>
          </w:divBdr>
        </w:div>
        <w:div w:id="2979179">
          <w:marLeft w:val="640"/>
          <w:marRight w:val="0"/>
          <w:marTop w:val="0"/>
          <w:marBottom w:val="0"/>
          <w:divBdr>
            <w:top w:val="none" w:sz="0" w:space="0" w:color="auto"/>
            <w:left w:val="none" w:sz="0" w:space="0" w:color="auto"/>
            <w:bottom w:val="none" w:sz="0" w:space="0" w:color="auto"/>
            <w:right w:val="none" w:sz="0" w:space="0" w:color="auto"/>
          </w:divBdr>
        </w:div>
        <w:div w:id="897132142">
          <w:marLeft w:val="640"/>
          <w:marRight w:val="0"/>
          <w:marTop w:val="0"/>
          <w:marBottom w:val="0"/>
          <w:divBdr>
            <w:top w:val="none" w:sz="0" w:space="0" w:color="auto"/>
            <w:left w:val="none" w:sz="0" w:space="0" w:color="auto"/>
            <w:bottom w:val="none" w:sz="0" w:space="0" w:color="auto"/>
            <w:right w:val="none" w:sz="0" w:space="0" w:color="auto"/>
          </w:divBdr>
        </w:div>
        <w:div w:id="1812595867">
          <w:marLeft w:val="640"/>
          <w:marRight w:val="0"/>
          <w:marTop w:val="0"/>
          <w:marBottom w:val="0"/>
          <w:divBdr>
            <w:top w:val="none" w:sz="0" w:space="0" w:color="auto"/>
            <w:left w:val="none" w:sz="0" w:space="0" w:color="auto"/>
            <w:bottom w:val="none" w:sz="0" w:space="0" w:color="auto"/>
            <w:right w:val="none" w:sz="0" w:space="0" w:color="auto"/>
          </w:divBdr>
        </w:div>
        <w:div w:id="977340191">
          <w:marLeft w:val="640"/>
          <w:marRight w:val="0"/>
          <w:marTop w:val="0"/>
          <w:marBottom w:val="0"/>
          <w:divBdr>
            <w:top w:val="none" w:sz="0" w:space="0" w:color="auto"/>
            <w:left w:val="none" w:sz="0" w:space="0" w:color="auto"/>
            <w:bottom w:val="none" w:sz="0" w:space="0" w:color="auto"/>
            <w:right w:val="none" w:sz="0" w:space="0" w:color="auto"/>
          </w:divBdr>
        </w:div>
        <w:div w:id="945889603">
          <w:marLeft w:val="640"/>
          <w:marRight w:val="0"/>
          <w:marTop w:val="0"/>
          <w:marBottom w:val="0"/>
          <w:divBdr>
            <w:top w:val="none" w:sz="0" w:space="0" w:color="auto"/>
            <w:left w:val="none" w:sz="0" w:space="0" w:color="auto"/>
            <w:bottom w:val="none" w:sz="0" w:space="0" w:color="auto"/>
            <w:right w:val="none" w:sz="0" w:space="0" w:color="auto"/>
          </w:divBdr>
        </w:div>
        <w:div w:id="157886546">
          <w:marLeft w:val="640"/>
          <w:marRight w:val="0"/>
          <w:marTop w:val="0"/>
          <w:marBottom w:val="0"/>
          <w:divBdr>
            <w:top w:val="none" w:sz="0" w:space="0" w:color="auto"/>
            <w:left w:val="none" w:sz="0" w:space="0" w:color="auto"/>
            <w:bottom w:val="none" w:sz="0" w:space="0" w:color="auto"/>
            <w:right w:val="none" w:sz="0" w:space="0" w:color="auto"/>
          </w:divBdr>
        </w:div>
        <w:div w:id="1862930480">
          <w:marLeft w:val="640"/>
          <w:marRight w:val="0"/>
          <w:marTop w:val="0"/>
          <w:marBottom w:val="0"/>
          <w:divBdr>
            <w:top w:val="none" w:sz="0" w:space="0" w:color="auto"/>
            <w:left w:val="none" w:sz="0" w:space="0" w:color="auto"/>
            <w:bottom w:val="none" w:sz="0" w:space="0" w:color="auto"/>
            <w:right w:val="none" w:sz="0" w:space="0" w:color="auto"/>
          </w:divBdr>
        </w:div>
        <w:div w:id="43647829">
          <w:marLeft w:val="640"/>
          <w:marRight w:val="0"/>
          <w:marTop w:val="0"/>
          <w:marBottom w:val="0"/>
          <w:divBdr>
            <w:top w:val="none" w:sz="0" w:space="0" w:color="auto"/>
            <w:left w:val="none" w:sz="0" w:space="0" w:color="auto"/>
            <w:bottom w:val="none" w:sz="0" w:space="0" w:color="auto"/>
            <w:right w:val="none" w:sz="0" w:space="0" w:color="auto"/>
          </w:divBdr>
        </w:div>
        <w:div w:id="1281254773">
          <w:marLeft w:val="640"/>
          <w:marRight w:val="0"/>
          <w:marTop w:val="0"/>
          <w:marBottom w:val="0"/>
          <w:divBdr>
            <w:top w:val="none" w:sz="0" w:space="0" w:color="auto"/>
            <w:left w:val="none" w:sz="0" w:space="0" w:color="auto"/>
            <w:bottom w:val="none" w:sz="0" w:space="0" w:color="auto"/>
            <w:right w:val="none" w:sz="0" w:space="0" w:color="auto"/>
          </w:divBdr>
        </w:div>
        <w:div w:id="1719628340">
          <w:marLeft w:val="640"/>
          <w:marRight w:val="0"/>
          <w:marTop w:val="0"/>
          <w:marBottom w:val="0"/>
          <w:divBdr>
            <w:top w:val="none" w:sz="0" w:space="0" w:color="auto"/>
            <w:left w:val="none" w:sz="0" w:space="0" w:color="auto"/>
            <w:bottom w:val="none" w:sz="0" w:space="0" w:color="auto"/>
            <w:right w:val="none" w:sz="0" w:space="0" w:color="auto"/>
          </w:divBdr>
        </w:div>
        <w:div w:id="1383824215">
          <w:marLeft w:val="640"/>
          <w:marRight w:val="0"/>
          <w:marTop w:val="0"/>
          <w:marBottom w:val="0"/>
          <w:divBdr>
            <w:top w:val="none" w:sz="0" w:space="0" w:color="auto"/>
            <w:left w:val="none" w:sz="0" w:space="0" w:color="auto"/>
            <w:bottom w:val="none" w:sz="0" w:space="0" w:color="auto"/>
            <w:right w:val="none" w:sz="0" w:space="0" w:color="auto"/>
          </w:divBdr>
        </w:div>
        <w:div w:id="1763602452">
          <w:marLeft w:val="640"/>
          <w:marRight w:val="0"/>
          <w:marTop w:val="0"/>
          <w:marBottom w:val="0"/>
          <w:divBdr>
            <w:top w:val="none" w:sz="0" w:space="0" w:color="auto"/>
            <w:left w:val="none" w:sz="0" w:space="0" w:color="auto"/>
            <w:bottom w:val="none" w:sz="0" w:space="0" w:color="auto"/>
            <w:right w:val="none" w:sz="0" w:space="0" w:color="auto"/>
          </w:divBdr>
        </w:div>
        <w:div w:id="1188789787">
          <w:marLeft w:val="640"/>
          <w:marRight w:val="0"/>
          <w:marTop w:val="0"/>
          <w:marBottom w:val="0"/>
          <w:divBdr>
            <w:top w:val="none" w:sz="0" w:space="0" w:color="auto"/>
            <w:left w:val="none" w:sz="0" w:space="0" w:color="auto"/>
            <w:bottom w:val="none" w:sz="0" w:space="0" w:color="auto"/>
            <w:right w:val="none" w:sz="0" w:space="0" w:color="auto"/>
          </w:divBdr>
        </w:div>
        <w:div w:id="240871108">
          <w:marLeft w:val="640"/>
          <w:marRight w:val="0"/>
          <w:marTop w:val="0"/>
          <w:marBottom w:val="0"/>
          <w:divBdr>
            <w:top w:val="none" w:sz="0" w:space="0" w:color="auto"/>
            <w:left w:val="none" w:sz="0" w:space="0" w:color="auto"/>
            <w:bottom w:val="none" w:sz="0" w:space="0" w:color="auto"/>
            <w:right w:val="none" w:sz="0" w:space="0" w:color="auto"/>
          </w:divBdr>
        </w:div>
        <w:div w:id="453327305">
          <w:marLeft w:val="640"/>
          <w:marRight w:val="0"/>
          <w:marTop w:val="0"/>
          <w:marBottom w:val="0"/>
          <w:divBdr>
            <w:top w:val="none" w:sz="0" w:space="0" w:color="auto"/>
            <w:left w:val="none" w:sz="0" w:space="0" w:color="auto"/>
            <w:bottom w:val="none" w:sz="0" w:space="0" w:color="auto"/>
            <w:right w:val="none" w:sz="0" w:space="0" w:color="auto"/>
          </w:divBdr>
        </w:div>
        <w:div w:id="1760561298">
          <w:marLeft w:val="640"/>
          <w:marRight w:val="0"/>
          <w:marTop w:val="0"/>
          <w:marBottom w:val="0"/>
          <w:divBdr>
            <w:top w:val="none" w:sz="0" w:space="0" w:color="auto"/>
            <w:left w:val="none" w:sz="0" w:space="0" w:color="auto"/>
            <w:bottom w:val="none" w:sz="0" w:space="0" w:color="auto"/>
            <w:right w:val="none" w:sz="0" w:space="0" w:color="auto"/>
          </w:divBdr>
        </w:div>
        <w:div w:id="1496384558">
          <w:marLeft w:val="640"/>
          <w:marRight w:val="0"/>
          <w:marTop w:val="0"/>
          <w:marBottom w:val="0"/>
          <w:divBdr>
            <w:top w:val="none" w:sz="0" w:space="0" w:color="auto"/>
            <w:left w:val="none" w:sz="0" w:space="0" w:color="auto"/>
            <w:bottom w:val="none" w:sz="0" w:space="0" w:color="auto"/>
            <w:right w:val="none" w:sz="0" w:space="0" w:color="auto"/>
          </w:divBdr>
        </w:div>
        <w:div w:id="1652905932">
          <w:marLeft w:val="640"/>
          <w:marRight w:val="0"/>
          <w:marTop w:val="0"/>
          <w:marBottom w:val="0"/>
          <w:divBdr>
            <w:top w:val="none" w:sz="0" w:space="0" w:color="auto"/>
            <w:left w:val="none" w:sz="0" w:space="0" w:color="auto"/>
            <w:bottom w:val="none" w:sz="0" w:space="0" w:color="auto"/>
            <w:right w:val="none" w:sz="0" w:space="0" w:color="auto"/>
          </w:divBdr>
        </w:div>
        <w:div w:id="1643268053">
          <w:marLeft w:val="640"/>
          <w:marRight w:val="0"/>
          <w:marTop w:val="0"/>
          <w:marBottom w:val="0"/>
          <w:divBdr>
            <w:top w:val="none" w:sz="0" w:space="0" w:color="auto"/>
            <w:left w:val="none" w:sz="0" w:space="0" w:color="auto"/>
            <w:bottom w:val="none" w:sz="0" w:space="0" w:color="auto"/>
            <w:right w:val="none" w:sz="0" w:space="0" w:color="auto"/>
          </w:divBdr>
        </w:div>
        <w:div w:id="1346252463">
          <w:marLeft w:val="640"/>
          <w:marRight w:val="0"/>
          <w:marTop w:val="0"/>
          <w:marBottom w:val="0"/>
          <w:divBdr>
            <w:top w:val="none" w:sz="0" w:space="0" w:color="auto"/>
            <w:left w:val="none" w:sz="0" w:space="0" w:color="auto"/>
            <w:bottom w:val="none" w:sz="0" w:space="0" w:color="auto"/>
            <w:right w:val="none" w:sz="0" w:space="0" w:color="auto"/>
          </w:divBdr>
        </w:div>
        <w:div w:id="256139125">
          <w:marLeft w:val="640"/>
          <w:marRight w:val="0"/>
          <w:marTop w:val="0"/>
          <w:marBottom w:val="0"/>
          <w:divBdr>
            <w:top w:val="none" w:sz="0" w:space="0" w:color="auto"/>
            <w:left w:val="none" w:sz="0" w:space="0" w:color="auto"/>
            <w:bottom w:val="none" w:sz="0" w:space="0" w:color="auto"/>
            <w:right w:val="none" w:sz="0" w:space="0" w:color="auto"/>
          </w:divBdr>
        </w:div>
        <w:div w:id="507840066">
          <w:marLeft w:val="640"/>
          <w:marRight w:val="0"/>
          <w:marTop w:val="0"/>
          <w:marBottom w:val="0"/>
          <w:divBdr>
            <w:top w:val="none" w:sz="0" w:space="0" w:color="auto"/>
            <w:left w:val="none" w:sz="0" w:space="0" w:color="auto"/>
            <w:bottom w:val="none" w:sz="0" w:space="0" w:color="auto"/>
            <w:right w:val="none" w:sz="0" w:space="0" w:color="auto"/>
          </w:divBdr>
        </w:div>
        <w:div w:id="271517578">
          <w:marLeft w:val="640"/>
          <w:marRight w:val="0"/>
          <w:marTop w:val="0"/>
          <w:marBottom w:val="0"/>
          <w:divBdr>
            <w:top w:val="none" w:sz="0" w:space="0" w:color="auto"/>
            <w:left w:val="none" w:sz="0" w:space="0" w:color="auto"/>
            <w:bottom w:val="none" w:sz="0" w:space="0" w:color="auto"/>
            <w:right w:val="none" w:sz="0" w:space="0" w:color="auto"/>
          </w:divBdr>
        </w:div>
        <w:div w:id="899948435">
          <w:marLeft w:val="640"/>
          <w:marRight w:val="0"/>
          <w:marTop w:val="0"/>
          <w:marBottom w:val="0"/>
          <w:divBdr>
            <w:top w:val="none" w:sz="0" w:space="0" w:color="auto"/>
            <w:left w:val="none" w:sz="0" w:space="0" w:color="auto"/>
            <w:bottom w:val="none" w:sz="0" w:space="0" w:color="auto"/>
            <w:right w:val="none" w:sz="0" w:space="0" w:color="auto"/>
          </w:divBdr>
        </w:div>
        <w:div w:id="1308320561">
          <w:marLeft w:val="640"/>
          <w:marRight w:val="0"/>
          <w:marTop w:val="0"/>
          <w:marBottom w:val="0"/>
          <w:divBdr>
            <w:top w:val="none" w:sz="0" w:space="0" w:color="auto"/>
            <w:left w:val="none" w:sz="0" w:space="0" w:color="auto"/>
            <w:bottom w:val="none" w:sz="0" w:space="0" w:color="auto"/>
            <w:right w:val="none" w:sz="0" w:space="0" w:color="auto"/>
          </w:divBdr>
        </w:div>
        <w:div w:id="1773354463">
          <w:marLeft w:val="640"/>
          <w:marRight w:val="0"/>
          <w:marTop w:val="0"/>
          <w:marBottom w:val="0"/>
          <w:divBdr>
            <w:top w:val="none" w:sz="0" w:space="0" w:color="auto"/>
            <w:left w:val="none" w:sz="0" w:space="0" w:color="auto"/>
            <w:bottom w:val="none" w:sz="0" w:space="0" w:color="auto"/>
            <w:right w:val="none" w:sz="0" w:space="0" w:color="auto"/>
          </w:divBdr>
        </w:div>
        <w:div w:id="710032344">
          <w:marLeft w:val="640"/>
          <w:marRight w:val="0"/>
          <w:marTop w:val="0"/>
          <w:marBottom w:val="0"/>
          <w:divBdr>
            <w:top w:val="none" w:sz="0" w:space="0" w:color="auto"/>
            <w:left w:val="none" w:sz="0" w:space="0" w:color="auto"/>
            <w:bottom w:val="none" w:sz="0" w:space="0" w:color="auto"/>
            <w:right w:val="none" w:sz="0" w:space="0" w:color="auto"/>
          </w:divBdr>
        </w:div>
        <w:div w:id="1529027117">
          <w:marLeft w:val="640"/>
          <w:marRight w:val="0"/>
          <w:marTop w:val="0"/>
          <w:marBottom w:val="0"/>
          <w:divBdr>
            <w:top w:val="none" w:sz="0" w:space="0" w:color="auto"/>
            <w:left w:val="none" w:sz="0" w:space="0" w:color="auto"/>
            <w:bottom w:val="none" w:sz="0" w:space="0" w:color="auto"/>
            <w:right w:val="none" w:sz="0" w:space="0" w:color="auto"/>
          </w:divBdr>
        </w:div>
        <w:div w:id="1280913928">
          <w:marLeft w:val="640"/>
          <w:marRight w:val="0"/>
          <w:marTop w:val="0"/>
          <w:marBottom w:val="0"/>
          <w:divBdr>
            <w:top w:val="none" w:sz="0" w:space="0" w:color="auto"/>
            <w:left w:val="none" w:sz="0" w:space="0" w:color="auto"/>
            <w:bottom w:val="none" w:sz="0" w:space="0" w:color="auto"/>
            <w:right w:val="none" w:sz="0" w:space="0" w:color="auto"/>
          </w:divBdr>
        </w:div>
        <w:div w:id="1801531147">
          <w:marLeft w:val="640"/>
          <w:marRight w:val="0"/>
          <w:marTop w:val="0"/>
          <w:marBottom w:val="0"/>
          <w:divBdr>
            <w:top w:val="none" w:sz="0" w:space="0" w:color="auto"/>
            <w:left w:val="none" w:sz="0" w:space="0" w:color="auto"/>
            <w:bottom w:val="none" w:sz="0" w:space="0" w:color="auto"/>
            <w:right w:val="none" w:sz="0" w:space="0" w:color="auto"/>
          </w:divBdr>
        </w:div>
        <w:div w:id="1554347233">
          <w:marLeft w:val="640"/>
          <w:marRight w:val="0"/>
          <w:marTop w:val="0"/>
          <w:marBottom w:val="0"/>
          <w:divBdr>
            <w:top w:val="none" w:sz="0" w:space="0" w:color="auto"/>
            <w:left w:val="none" w:sz="0" w:space="0" w:color="auto"/>
            <w:bottom w:val="none" w:sz="0" w:space="0" w:color="auto"/>
            <w:right w:val="none" w:sz="0" w:space="0" w:color="auto"/>
          </w:divBdr>
        </w:div>
        <w:div w:id="400641669">
          <w:marLeft w:val="640"/>
          <w:marRight w:val="0"/>
          <w:marTop w:val="0"/>
          <w:marBottom w:val="0"/>
          <w:divBdr>
            <w:top w:val="none" w:sz="0" w:space="0" w:color="auto"/>
            <w:left w:val="none" w:sz="0" w:space="0" w:color="auto"/>
            <w:bottom w:val="none" w:sz="0" w:space="0" w:color="auto"/>
            <w:right w:val="none" w:sz="0" w:space="0" w:color="auto"/>
          </w:divBdr>
        </w:div>
        <w:div w:id="1911575916">
          <w:marLeft w:val="640"/>
          <w:marRight w:val="0"/>
          <w:marTop w:val="0"/>
          <w:marBottom w:val="0"/>
          <w:divBdr>
            <w:top w:val="none" w:sz="0" w:space="0" w:color="auto"/>
            <w:left w:val="none" w:sz="0" w:space="0" w:color="auto"/>
            <w:bottom w:val="none" w:sz="0" w:space="0" w:color="auto"/>
            <w:right w:val="none" w:sz="0" w:space="0" w:color="auto"/>
          </w:divBdr>
        </w:div>
        <w:div w:id="834565593">
          <w:marLeft w:val="640"/>
          <w:marRight w:val="0"/>
          <w:marTop w:val="0"/>
          <w:marBottom w:val="0"/>
          <w:divBdr>
            <w:top w:val="none" w:sz="0" w:space="0" w:color="auto"/>
            <w:left w:val="none" w:sz="0" w:space="0" w:color="auto"/>
            <w:bottom w:val="none" w:sz="0" w:space="0" w:color="auto"/>
            <w:right w:val="none" w:sz="0" w:space="0" w:color="auto"/>
          </w:divBdr>
        </w:div>
        <w:div w:id="942885682">
          <w:marLeft w:val="640"/>
          <w:marRight w:val="0"/>
          <w:marTop w:val="0"/>
          <w:marBottom w:val="0"/>
          <w:divBdr>
            <w:top w:val="none" w:sz="0" w:space="0" w:color="auto"/>
            <w:left w:val="none" w:sz="0" w:space="0" w:color="auto"/>
            <w:bottom w:val="none" w:sz="0" w:space="0" w:color="auto"/>
            <w:right w:val="none" w:sz="0" w:space="0" w:color="auto"/>
          </w:divBdr>
        </w:div>
        <w:div w:id="1849831734">
          <w:marLeft w:val="640"/>
          <w:marRight w:val="0"/>
          <w:marTop w:val="0"/>
          <w:marBottom w:val="0"/>
          <w:divBdr>
            <w:top w:val="none" w:sz="0" w:space="0" w:color="auto"/>
            <w:left w:val="none" w:sz="0" w:space="0" w:color="auto"/>
            <w:bottom w:val="none" w:sz="0" w:space="0" w:color="auto"/>
            <w:right w:val="none" w:sz="0" w:space="0" w:color="auto"/>
          </w:divBdr>
        </w:div>
        <w:div w:id="2134515210">
          <w:marLeft w:val="640"/>
          <w:marRight w:val="0"/>
          <w:marTop w:val="0"/>
          <w:marBottom w:val="0"/>
          <w:divBdr>
            <w:top w:val="none" w:sz="0" w:space="0" w:color="auto"/>
            <w:left w:val="none" w:sz="0" w:space="0" w:color="auto"/>
            <w:bottom w:val="none" w:sz="0" w:space="0" w:color="auto"/>
            <w:right w:val="none" w:sz="0" w:space="0" w:color="auto"/>
          </w:divBdr>
        </w:div>
        <w:div w:id="36859808">
          <w:marLeft w:val="640"/>
          <w:marRight w:val="0"/>
          <w:marTop w:val="0"/>
          <w:marBottom w:val="0"/>
          <w:divBdr>
            <w:top w:val="none" w:sz="0" w:space="0" w:color="auto"/>
            <w:left w:val="none" w:sz="0" w:space="0" w:color="auto"/>
            <w:bottom w:val="none" w:sz="0" w:space="0" w:color="auto"/>
            <w:right w:val="none" w:sz="0" w:space="0" w:color="auto"/>
          </w:divBdr>
        </w:div>
        <w:div w:id="1988704151">
          <w:marLeft w:val="640"/>
          <w:marRight w:val="0"/>
          <w:marTop w:val="0"/>
          <w:marBottom w:val="0"/>
          <w:divBdr>
            <w:top w:val="none" w:sz="0" w:space="0" w:color="auto"/>
            <w:left w:val="none" w:sz="0" w:space="0" w:color="auto"/>
            <w:bottom w:val="none" w:sz="0" w:space="0" w:color="auto"/>
            <w:right w:val="none" w:sz="0" w:space="0" w:color="auto"/>
          </w:divBdr>
        </w:div>
        <w:div w:id="1069037734">
          <w:marLeft w:val="640"/>
          <w:marRight w:val="0"/>
          <w:marTop w:val="0"/>
          <w:marBottom w:val="0"/>
          <w:divBdr>
            <w:top w:val="none" w:sz="0" w:space="0" w:color="auto"/>
            <w:left w:val="none" w:sz="0" w:space="0" w:color="auto"/>
            <w:bottom w:val="none" w:sz="0" w:space="0" w:color="auto"/>
            <w:right w:val="none" w:sz="0" w:space="0" w:color="auto"/>
          </w:divBdr>
        </w:div>
        <w:div w:id="1063066423">
          <w:marLeft w:val="640"/>
          <w:marRight w:val="0"/>
          <w:marTop w:val="0"/>
          <w:marBottom w:val="0"/>
          <w:divBdr>
            <w:top w:val="none" w:sz="0" w:space="0" w:color="auto"/>
            <w:left w:val="none" w:sz="0" w:space="0" w:color="auto"/>
            <w:bottom w:val="none" w:sz="0" w:space="0" w:color="auto"/>
            <w:right w:val="none" w:sz="0" w:space="0" w:color="auto"/>
          </w:divBdr>
        </w:div>
        <w:div w:id="327484527">
          <w:marLeft w:val="640"/>
          <w:marRight w:val="0"/>
          <w:marTop w:val="0"/>
          <w:marBottom w:val="0"/>
          <w:divBdr>
            <w:top w:val="none" w:sz="0" w:space="0" w:color="auto"/>
            <w:left w:val="none" w:sz="0" w:space="0" w:color="auto"/>
            <w:bottom w:val="none" w:sz="0" w:space="0" w:color="auto"/>
            <w:right w:val="none" w:sz="0" w:space="0" w:color="auto"/>
          </w:divBdr>
        </w:div>
        <w:div w:id="771362668">
          <w:marLeft w:val="640"/>
          <w:marRight w:val="0"/>
          <w:marTop w:val="0"/>
          <w:marBottom w:val="0"/>
          <w:divBdr>
            <w:top w:val="none" w:sz="0" w:space="0" w:color="auto"/>
            <w:left w:val="none" w:sz="0" w:space="0" w:color="auto"/>
            <w:bottom w:val="none" w:sz="0" w:space="0" w:color="auto"/>
            <w:right w:val="none" w:sz="0" w:space="0" w:color="auto"/>
          </w:divBdr>
        </w:div>
        <w:div w:id="599801370">
          <w:marLeft w:val="640"/>
          <w:marRight w:val="0"/>
          <w:marTop w:val="0"/>
          <w:marBottom w:val="0"/>
          <w:divBdr>
            <w:top w:val="none" w:sz="0" w:space="0" w:color="auto"/>
            <w:left w:val="none" w:sz="0" w:space="0" w:color="auto"/>
            <w:bottom w:val="none" w:sz="0" w:space="0" w:color="auto"/>
            <w:right w:val="none" w:sz="0" w:space="0" w:color="auto"/>
          </w:divBdr>
        </w:div>
        <w:div w:id="251209423">
          <w:marLeft w:val="640"/>
          <w:marRight w:val="0"/>
          <w:marTop w:val="0"/>
          <w:marBottom w:val="0"/>
          <w:divBdr>
            <w:top w:val="none" w:sz="0" w:space="0" w:color="auto"/>
            <w:left w:val="none" w:sz="0" w:space="0" w:color="auto"/>
            <w:bottom w:val="none" w:sz="0" w:space="0" w:color="auto"/>
            <w:right w:val="none" w:sz="0" w:space="0" w:color="auto"/>
          </w:divBdr>
        </w:div>
        <w:div w:id="1704747111">
          <w:marLeft w:val="640"/>
          <w:marRight w:val="0"/>
          <w:marTop w:val="0"/>
          <w:marBottom w:val="0"/>
          <w:divBdr>
            <w:top w:val="none" w:sz="0" w:space="0" w:color="auto"/>
            <w:left w:val="none" w:sz="0" w:space="0" w:color="auto"/>
            <w:bottom w:val="none" w:sz="0" w:space="0" w:color="auto"/>
            <w:right w:val="none" w:sz="0" w:space="0" w:color="auto"/>
          </w:divBdr>
        </w:div>
        <w:div w:id="1908102164">
          <w:marLeft w:val="640"/>
          <w:marRight w:val="0"/>
          <w:marTop w:val="0"/>
          <w:marBottom w:val="0"/>
          <w:divBdr>
            <w:top w:val="none" w:sz="0" w:space="0" w:color="auto"/>
            <w:left w:val="none" w:sz="0" w:space="0" w:color="auto"/>
            <w:bottom w:val="none" w:sz="0" w:space="0" w:color="auto"/>
            <w:right w:val="none" w:sz="0" w:space="0" w:color="auto"/>
          </w:divBdr>
        </w:div>
        <w:div w:id="523833518">
          <w:marLeft w:val="640"/>
          <w:marRight w:val="0"/>
          <w:marTop w:val="0"/>
          <w:marBottom w:val="0"/>
          <w:divBdr>
            <w:top w:val="none" w:sz="0" w:space="0" w:color="auto"/>
            <w:left w:val="none" w:sz="0" w:space="0" w:color="auto"/>
            <w:bottom w:val="none" w:sz="0" w:space="0" w:color="auto"/>
            <w:right w:val="none" w:sz="0" w:space="0" w:color="auto"/>
          </w:divBdr>
        </w:div>
        <w:div w:id="2044819515">
          <w:marLeft w:val="640"/>
          <w:marRight w:val="0"/>
          <w:marTop w:val="0"/>
          <w:marBottom w:val="0"/>
          <w:divBdr>
            <w:top w:val="none" w:sz="0" w:space="0" w:color="auto"/>
            <w:left w:val="none" w:sz="0" w:space="0" w:color="auto"/>
            <w:bottom w:val="none" w:sz="0" w:space="0" w:color="auto"/>
            <w:right w:val="none" w:sz="0" w:space="0" w:color="auto"/>
          </w:divBdr>
        </w:div>
        <w:div w:id="336856122">
          <w:marLeft w:val="640"/>
          <w:marRight w:val="0"/>
          <w:marTop w:val="0"/>
          <w:marBottom w:val="0"/>
          <w:divBdr>
            <w:top w:val="none" w:sz="0" w:space="0" w:color="auto"/>
            <w:left w:val="none" w:sz="0" w:space="0" w:color="auto"/>
            <w:bottom w:val="none" w:sz="0" w:space="0" w:color="auto"/>
            <w:right w:val="none" w:sz="0" w:space="0" w:color="auto"/>
          </w:divBdr>
        </w:div>
        <w:div w:id="987629405">
          <w:marLeft w:val="640"/>
          <w:marRight w:val="0"/>
          <w:marTop w:val="0"/>
          <w:marBottom w:val="0"/>
          <w:divBdr>
            <w:top w:val="none" w:sz="0" w:space="0" w:color="auto"/>
            <w:left w:val="none" w:sz="0" w:space="0" w:color="auto"/>
            <w:bottom w:val="none" w:sz="0" w:space="0" w:color="auto"/>
            <w:right w:val="none" w:sz="0" w:space="0" w:color="auto"/>
          </w:divBdr>
        </w:div>
        <w:div w:id="2016229245">
          <w:marLeft w:val="640"/>
          <w:marRight w:val="0"/>
          <w:marTop w:val="0"/>
          <w:marBottom w:val="0"/>
          <w:divBdr>
            <w:top w:val="none" w:sz="0" w:space="0" w:color="auto"/>
            <w:left w:val="none" w:sz="0" w:space="0" w:color="auto"/>
            <w:bottom w:val="none" w:sz="0" w:space="0" w:color="auto"/>
            <w:right w:val="none" w:sz="0" w:space="0" w:color="auto"/>
          </w:divBdr>
        </w:div>
        <w:div w:id="1248810214">
          <w:marLeft w:val="640"/>
          <w:marRight w:val="0"/>
          <w:marTop w:val="0"/>
          <w:marBottom w:val="0"/>
          <w:divBdr>
            <w:top w:val="none" w:sz="0" w:space="0" w:color="auto"/>
            <w:left w:val="none" w:sz="0" w:space="0" w:color="auto"/>
            <w:bottom w:val="none" w:sz="0" w:space="0" w:color="auto"/>
            <w:right w:val="none" w:sz="0" w:space="0" w:color="auto"/>
          </w:divBdr>
        </w:div>
        <w:div w:id="231504670">
          <w:marLeft w:val="640"/>
          <w:marRight w:val="0"/>
          <w:marTop w:val="0"/>
          <w:marBottom w:val="0"/>
          <w:divBdr>
            <w:top w:val="none" w:sz="0" w:space="0" w:color="auto"/>
            <w:left w:val="none" w:sz="0" w:space="0" w:color="auto"/>
            <w:bottom w:val="none" w:sz="0" w:space="0" w:color="auto"/>
            <w:right w:val="none" w:sz="0" w:space="0" w:color="auto"/>
          </w:divBdr>
        </w:div>
        <w:div w:id="1249197407">
          <w:marLeft w:val="640"/>
          <w:marRight w:val="0"/>
          <w:marTop w:val="0"/>
          <w:marBottom w:val="0"/>
          <w:divBdr>
            <w:top w:val="none" w:sz="0" w:space="0" w:color="auto"/>
            <w:left w:val="none" w:sz="0" w:space="0" w:color="auto"/>
            <w:bottom w:val="none" w:sz="0" w:space="0" w:color="auto"/>
            <w:right w:val="none" w:sz="0" w:space="0" w:color="auto"/>
          </w:divBdr>
        </w:div>
        <w:div w:id="2071731264">
          <w:marLeft w:val="640"/>
          <w:marRight w:val="0"/>
          <w:marTop w:val="0"/>
          <w:marBottom w:val="0"/>
          <w:divBdr>
            <w:top w:val="none" w:sz="0" w:space="0" w:color="auto"/>
            <w:left w:val="none" w:sz="0" w:space="0" w:color="auto"/>
            <w:bottom w:val="none" w:sz="0" w:space="0" w:color="auto"/>
            <w:right w:val="none" w:sz="0" w:space="0" w:color="auto"/>
          </w:divBdr>
        </w:div>
        <w:div w:id="1440829930">
          <w:marLeft w:val="640"/>
          <w:marRight w:val="0"/>
          <w:marTop w:val="0"/>
          <w:marBottom w:val="0"/>
          <w:divBdr>
            <w:top w:val="none" w:sz="0" w:space="0" w:color="auto"/>
            <w:left w:val="none" w:sz="0" w:space="0" w:color="auto"/>
            <w:bottom w:val="none" w:sz="0" w:space="0" w:color="auto"/>
            <w:right w:val="none" w:sz="0" w:space="0" w:color="auto"/>
          </w:divBdr>
        </w:div>
        <w:div w:id="583491897">
          <w:marLeft w:val="640"/>
          <w:marRight w:val="0"/>
          <w:marTop w:val="0"/>
          <w:marBottom w:val="0"/>
          <w:divBdr>
            <w:top w:val="none" w:sz="0" w:space="0" w:color="auto"/>
            <w:left w:val="none" w:sz="0" w:space="0" w:color="auto"/>
            <w:bottom w:val="none" w:sz="0" w:space="0" w:color="auto"/>
            <w:right w:val="none" w:sz="0" w:space="0" w:color="auto"/>
          </w:divBdr>
        </w:div>
        <w:div w:id="2089383457">
          <w:marLeft w:val="640"/>
          <w:marRight w:val="0"/>
          <w:marTop w:val="0"/>
          <w:marBottom w:val="0"/>
          <w:divBdr>
            <w:top w:val="none" w:sz="0" w:space="0" w:color="auto"/>
            <w:left w:val="none" w:sz="0" w:space="0" w:color="auto"/>
            <w:bottom w:val="none" w:sz="0" w:space="0" w:color="auto"/>
            <w:right w:val="none" w:sz="0" w:space="0" w:color="auto"/>
          </w:divBdr>
        </w:div>
        <w:div w:id="170537041">
          <w:marLeft w:val="640"/>
          <w:marRight w:val="0"/>
          <w:marTop w:val="0"/>
          <w:marBottom w:val="0"/>
          <w:divBdr>
            <w:top w:val="none" w:sz="0" w:space="0" w:color="auto"/>
            <w:left w:val="none" w:sz="0" w:space="0" w:color="auto"/>
            <w:bottom w:val="none" w:sz="0" w:space="0" w:color="auto"/>
            <w:right w:val="none" w:sz="0" w:space="0" w:color="auto"/>
          </w:divBdr>
        </w:div>
        <w:div w:id="832768040">
          <w:marLeft w:val="640"/>
          <w:marRight w:val="0"/>
          <w:marTop w:val="0"/>
          <w:marBottom w:val="0"/>
          <w:divBdr>
            <w:top w:val="none" w:sz="0" w:space="0" w:color="auto"/>
            <w:left w:val="none" w:sz="0" w:space="0" w:color="auto"/>
            <w:bottom w:val="none" w:sz="0" w:space="0" w:color="auto"/>
            <w:right w:val="none" w:sz="0" w:space="0" w:color="auto"/>
          </w:divBdr>
        </w:div>
        <w:div w:id="1606422192">
          <w:marLeft w:val="640"/>
          <w:marRight w:val="0"/>
          <w:marTop w:val="0"/>
          <w:marBottom w:val="0"/>
          <w:divBdr>
            <w:top w:val="none" w:sz="0" w:space="0" w:color="auto"/>
            <w:left w:val="none" w:sz="0" w:space="0" w:color="auto"/>
            <w:bottom w:val="none" w:sz="0" w:space="0" w:color="auto"/>
            <w:right w:val="none" w:sz="0" w:space="0" w:color="auto"/>
          </w:divBdr>
        </w:div>
        <w:div w:id="2048724987">
          <w:marLeft w:val="640"/>
          <w:marRight w:val="0"/>
          <w:marTop w:val="0"/>
          <w:marBottom w:val="0"/>
          <w:divBdr>
            <w:top w:val="none" w:sz="0" w:space="0" w:color="auto"/>
            <w:left w:val="none" w:sz="0" w:space="0" w:color="auto"/>
            <w:bottom w:val="none" w:sz="0" w:space="0" w:color="auto"/>
            <w:right w:val="none" w:sz="0" w:space="0" w:color="auto"/>
          </w:divBdr>
        </w:div>
        <w:div w:id="287324259">
          <w:marLeft w:val="640"/>
          <w:marRight w:val="0"/>
          <w:marTop w:val="0"/>
          <w:marBottom w:val="0"/>
          <w:divBdr>
            <w:top w:val="none" w:sz="0" w:space="0" w:color="auto"/>
            <w:left w:val="none" w:sz="0" w:space="0" w:color="auto"/>
            <w:bottom w:val="none" w:sz="0" w:space="0" w:color="auto"/>
            <w:right w:val="none" w:sz="0" w:space="0" w:color="auto"/>
          </w:divBdr>
        </w:div>
        <w:div w:id="1073044245">
          <w:marLeft w:val="640"/>
          <w:marRight w:val="0"/>
          <w:marTop w:val="0"/>
          <w:marBottom w:val="0"/>
          <w:divBdr>
            <w:top w:val="none" w:sz="0" w:space="0" w:color="auto"/>
            <w:left w:val="none" w:sz="0" w:space="0" w:color="auto"/>
            <w:bottom w:val="none" w:sz="0" w:space="0" w:color="auto"/>
            <w:right w:val="none" w:sz="0" w:space="0" w:color="auto"/>
          </w:divBdr>
        </w:div>
        <w:div w:id="1648969127">
          <w:marLeft w:val="640"/>
          <w:marRight w:val="0"/>
          <w:marTop w:val="0"/>
          <w:marBottom w:val="0"/>
          <w:divBdr>
            <w:top w:val="none" w:sz="0" w:space="0" w:color="auto"/>
            <w:left w:val="none" w:sz="0" w:space="0" w:color="auto"/>
            <w:bottom w:val="none" w:sz="0" w:space="0" w:color="auto"/>
            <w:right w:val="none" w:sz="0" w:space="0" w:color="auto"/>
          </w:divBdr>
        </w:div>
        <w:div w:id="853307899">
          <w:marLeft w:val="640"/>
          <w:marRight w:val="0"/>
          <w:marTop w:val="0"/>
          <w:marBottom w:val="0"/>
          <w:divBdr>
            <w:top w:val="none" w:sz="0" w:space="0" w:color="auto"/>
            <w:left w:val="none" w:sz="0" w:space="0" w:color="auto"/>
            <w:bottom w:val="none" w:sz="0" w:space="0" w:color="auto"/>
            <w:right w:val="none" w:sz="0" w:space="0" w:color="auto"/>
          </w:divBdr>
        </w:div>
        <w:div w:id="1542591175">
          <w:marLeft w:val="640"/>
          <w:marRight w:val="0"/>
          <w:marTop w:val="0"/>
          <w:marBottom w:val="0"/>
          <w:divBdr>
            <w:top w:val="none" w:sz="0" w:space="0" w:color="auto"/>
            <w:left w:val="none" w:sz="0" w:space="0" w:color="auto"/>
            <w:bottom w:val="none" w:sz="0" w:space="0" w:color="auto"/>
            <w:right w:val="none" w:sz="0" w:space="0" w:color="auto"/>
          </w:divBdr>
        </w:div>
        <w:div w:id="1532567732">
          <w:marLeft w:val="640"/>
          <w:marRight w:val="0"/>
          <w:marTop w:val="0"/>
          <w:marBottom w:val="0"/>
          <w:divBdr>
            <w:top w:val="none" w:sz="0" w:space="0" w:color="auto"/>
            <w:left w:val="none" w:sz="0" w:space="0" w:color="auto"/>
            <w:bottom w:val="none" w:sz="0" w:space="0" w:color="auto"/>
            <w:right w:val="none" w:sz="0" w:space="0" w:color="auto"/>
          </w:divBdr>
        </w:div>
        <w:div w:id="713889811">
          <w:marLeft w:val="640"/>
          <w:marRight w:val="0"/>
          <w:marTop w:val="0"/>
          <w:marBottom w:val="0"/>
          <w:divBdr>
            <w:top w:val="none" w:sz="0" w:space="0" w:color="auto"/>
            <w:left w:val="none" w:sz="0" w:space="0" w:color="auto"/>
            <w:bottom w:val="none" w:sz="0" w:space="0" w:color="auto"/>
            <w:right w:val="none" w:sz="0" w:space="0" w:color="auto"/>
          </w:divBdr>
        </w:div>
        <w:div w:id="606891501">
          <w:marLeft w:val="640"/>
          <w:marRight w:val="0"/>
          <w:marTop w:val="0"/>
          <w:marBottom w:val="0"/>
          <w:divBdr>
            <w:top w:val="none" w:sz="0" w:space="0" w:color="auto"/>
            <w:left w:val="none" w:sz="0" w:space="0" w:color="auto"/>
            <w:bottom w:val="none" w:sz="0" w:space="0" w:color="auto"/>
            <w:right w:val="none" w:sz="0" w:space="0" w:color="auto"/>
          </w:divBdr>
        </w:div>
        <w:div w:id="891038366">
          <w:marLeft w:val="640"/>
          <w:marRight w:val="0"/>
          <w:marTop w:val="0"/>
          <w:marBottom w:val="0"/>
          <w:divBdr>
            <w:top w:val="none" w:sz="0" w:space="0" w:color="auto"/>
            <w:left w:val="none" w:sz="0" w:space="0" w:color="auto"/>
            <w:bottom w:val="none" w:sz="0" w:space="0" w:color="auto"/>
            <w:right w:val="none" w:sz="0" w:space="0" w:color="auto"/>
          </w:divBdr>
        </w:div>
        <w:div w:id="37165978">
          <w:marLeft w:val="640"/>
          <w:marRight w:val="0"/>
          <w:marTop w:val="0"/>
          <w:marBottom w:val="0"/>
          <w:divBdr>
            <w:top w:val="none" w:sz="0" w:space="0" w:color="auto"/>
            <w:left w:val="none" w:sz="0" w:space="0" w:color="auto"/>
            <w:bottom w:val="none" w:sz="0" w:space="0" w:color="auto"/>
            <w:right w:val="none" w:sz="0" w:space="0" w:color="auto"/>
          </w:divBdr>
        </w:div>
        <w:div w:id="1953202157">
          <w:marLeft w:val="640"/>
          <w:marRight w:val="0"/>
          <w:marTop w:val="0"/>
          <w:marBottom w:val="0"/>
          <w:divBdr>
            <w:top w:val="none" w:sz="0" w:space="0" w:color="auto"/>
            <w:left w:val="none" w:sz="0" w:space="0" w:color="auto"/>
            <w:bottom w:val="none" w:sz="0" w:space="0" w:color="auto"/>
            <w:right w:val="none" w:sz="0" w:space="0" w:color="auto"/>
          </w:divBdr>
        </w:div>
        <w:div w:id="1237519052">
          <w:marLeft w:val="640"/>
          <w:marRight w:val="0"/>
          <w:marTop w:val="0"/>
          <w:marBottom w:val="0"/>
          <w:divBdr>
            <w:top w:val="none" w:sz="0" w:space="0" w:color="auto"/>
            <w:left w:val="none" w:sz="0" w:space="0" w:color="auto"/>
            <w:bottom w:val="none" w:sz="0" w:space="0" w:color="auto"/>
            <w:right w:val="none" w:sz="0" w:space="0" w:color="auto"/>
          </w:divBdr>
        </w:div>
        <w:div w:id="1265579147">
          <w:marLeft w:val="640"/>
          <w:marRight w:val="0"/>
          <w:marTop w:val="0"/>
          <w:marBottom w:val="0"/>
          <w:divBdr>
            <w:top w:val="none" w:sz="0" w:space="0" w:color="auto"/>
            <w:left w:val="none" w:sz="0" w:space="0" w:color="auto"/>
            <w:bottom w:val="none" w:sz="0" w:space="0" w:color="auto"/>
            <w:right w:val="none" w:sz="0" w:space="0" w:color="auto"/>
          </w:divBdr>
        </w:div>
        <w:div w:id="1601336893">
          <w:marLeft w:val="640"/>
          <w:marRight w:val="0"/>
          <w:marTop w:val="0"/>
          <w:marBottom w:val="0"/>
          <w:divBdr>
            <w:top w:val="none" w:sz="0" w:space="0" w:color="auto"/>
            <w:left w:val="none" w:sz="0" w:space="0" w:color="auto"/>
            <w:bottom w:val="none" w:sz="0" w:space="0" w:color="auto"/>
            <w:right w:val="none" w:sz="0" w:space="0" w:color="auto"/>
          </w:divBdr>
        </w:div>
        <w:div w:id="877397396">
          <w:marLeft w:val="640"/>
          <w:marRight w:val="0"/>
          <w:marTop w:val="0"/>
          <w:marBottom w:val="0"/>
          <w:divBdr>
            <w:top w:val="none" w:sz="0" w:space="0" w:color="auto"/>
            <w:left w:val="none" w:sz="0" w:space="0" w:color="auto"/>
            <w:bottom w:val="none" w:sz="0" w:space="0" w:color="auto"/>
            <w:right w:val="none" w:sz="0" w:space="0" w:color="auto"/>
          </w:divBdr>
        </w:div>
        <w:div w:id="133957146">
          <w:marLeft w:val="640"/>
          <w:marRight w:val="0"/>
          <w:marTop w:val="0"/>
          <w:marBottom w:val="0"/>
          <w:divBdr>
            <w:top w:val="none" w:sz="0" w:space="0" w:color="auto"/>
            <w:left w:val="none" w:sz="0" w:space="0" w:color="auto"/>
            <w:bottom w:val="none" w:sz="0" w:space="0" w:color="auto"/>
            <w:right w:val="none" w:sz="0" w:space="0" w:color="auto"/>
          </w:divBdr>
        </w:div>
        <w:div w:id="216431001">
          <w:marLeft w:val="640"/>
          <w:marRight w:val="0"/>
          <w:marTop w:val="0"/>
          <w:marBottom w:val="0"/>
          <w:divBdr>
            <w:top w:val="none" w:sz="0" w:space="0" w:color="auto"/>
            <w:left w:val="none" w:sz="0" w:space="0" w:color="auto"/>
            <w:bottom w:val="none" w:sz="0" w:space="0" w:color="auto"/>
            <w:right w:val="none" w:sz="0" w:space="0" w:color="auto"/>
          </w:divBdr>
        </w:div>
        <w:div w:id="461581058">
          <w:marLeft w:val="640"/>
          <w:marRight w:val="0"/>
          <w:marTop w:val="0"/>
          <w:marBottom w:val="0"/>
          <w:divBdr>
            <w:top w:val="none" w:sz="0" w:space="0" w:color="auto"/>
            <w:left w:val="none" w:sz="0" w:space="0" w:color="auto"/>
            <w:bottom w:val="none" w:sz="0" w:space="0" w:color="auto"/>
            <w:right w:val="none" w:sz="0" w:space="0" w:color="auto"/>
          </w:divBdr>
        </w:div>
        <w:div w:id="235360889">
          <w:marLeft w:val="640"/>
          <w:marRight w:val="0"/>
          <w:marTop w:val="0"/>
          <w:marBottom w:val="0"/>
          <w:divBdr>
            <w:top w:val="none" w:sz="0" w:space="0" w:color="auto"/>
            <w:left w:val="none" w:sz="0" w:space="0" w:color="auto"/>
            <w:bottom w:val="none" w:sz="0" w:space="0" w:color="auto"/>
            <w:right w:val="none" w:sz="0" w:space="0" w:color="auto"/>
          </w:divBdr>
        </w:div>
        <w:div w:id="21825722">
          <w:marLeft w:val="640"/>
          <w:marRight w:val="0"/>
          <w:marTop w:val="0"/>
          <w:marBottom w:val="0"/>
          <w:divBdr>
            <w:top w:val="none" w:sz="0" w:space="0" w:color="auto"/>
            <w:left w:val="none" w:sz="0" w:space="0" w:color="auto"/>
            <w:bottom w:val="none" w:sz="0" w:space="0" w:color="auto"/>
            <w:right w:val="none" w:sz="0" w:space="0" w:color="auto"/>
          </w:divBdr>
        </w:div>
        <w:div w:id="1246189197">
          <w:marLeft w:val="640"/>
          <w:marRight w:val="0"/>
          <w:marTop w:val="0"/>
          <w:marBottom w:val="0"/>
          <w:divBdr>
            <w:top w:val="none" w:sz="0" w:space="0" w:color="auto"/>
            <w:left w:val="none" w:sz="0" w:space="0" w:color="auto"/>
            <w:bottom w:val="none" w:sz="0" w:space="0" w:color="auto"/>
            <w:right w:val="none" w:sz="0" w:space="0" w:color="auto"/>
          </w:divBdr>
        </w:div>
        <w:div w:id="1902868590">
          <w:marLeft w:val="640"/>
          <w:marRight w:val="0"/>
          <w:marTop w:val="0"/>
          <w:marBottom w:val="0"/>
          <w:divBdr>
            <w:top w:val="none" w:sz="0" w:space="0" w:color="auto"/>
            <w:left w:val="none" w:sz="0" w:space="0" w:color="auto"/>
            <w:bottom w:val="none" w:sz="0" w:space="0" w:color="auto"/>
            <w:right w:val="none" w:sz="0" w:space="0" w:color="auto"/>
          </w:divBdr>
        </w:div>
        <w:div w:id="1176114435">
          <w:marLeft w:val="640"/>
          <w:marRight w:val="0"/>
          <w:marTop w:val="0"/>
          <w:marBottom w:val="0"/>
          <w:divBdr>
            <w:top w:val="none" w:sz="0" w:space="0" w:color="auto"/>
            <w:left w:val="none" w:sz="0" w:space="0" w:color="auto"/>
            <w:bottom w:val="none" w:sz="0" w:space="0" w:color="auto"/>
            <w:right w:val="none" w:sz="0" w:space="0" w:color="auto"/>
          </w:divBdr>
        </w:div>
        <w:div w:id="483278291">
          <w:marLeft w:val="640"/>
          <w:marRight w:val="0"/>
          <w:marTop w:val="0"/>
          <w:marBottom w:val="0"/>
          <w:divBdr>
            <w:top w:val="none" w:sz="0" w:space="0" w:color="auto"/>
            <w:left w:val="none" w:sz="0" w:space="0" w:color="auto"/>
            <w:bottom w:val="none" w:sz="0" w:space="0" w:color="auto"/>
            <w:right w:val="none" w:sz="0" w:space="0" w:color="auto"/>
          </w:divBdr>
        </w:div>
        <w:div w:id="1323193992">
          <w:marLeft w:val="640"/>
          <w:marRight w:val="0"/>
          <w:marTop w:val="0"/>
          <w:marBottom w:val="0"/>
          <w:divBdr>
            <w:top w:val="none" w:sz="0" w:space="0" w:color="auto"/>
            <w:left w:val="none" w:sz="0" w:space="0" w:color="auto"/>
            <w:bottom w:val="none" w:sz="0" w:space="0" w:color="auto"/>
            <w:right w:val="none" w:sz="0" w:space="0" w:color="auto"/>
          </w:divBdr>
        </w:div>
        <w:div w:id="1376395410">
          <w:marLeft w:val="640"/>
          <w:marRight w:val="0"/>
          <w:marTop w:val="0"/>
          <w:marBottom w:val="0"/>
          <w:divBdr>
            <w:top w:val="none" w:sz="0" w:space="0" w:color="auto"/>
            <w:left w:val="none" w:sz="0" w:space="0" w:color="auto"/>
            <w:bottom w:val="none" w:sz="0" w:space="0" w:color="auto"/>
            <w:right w:val="none" w:sz="0" w:space="0" w:color="auto"/>
          </w:divBdr>
        </w:div>
        <w:div w:id="284506676">
          <w:marLeft w:val="640"/>
          <w:marRight w:val="0"/>
          <w:marTop w:val="0"/>
          <w:marBottom w:val="0"/>
          <w:divBdr>
            <w:top w:val="none" w:sz="0" w:space="0" w:color="auto"/>
            <w:left w:val="none" w:sz="0" w:space="0" w:color="auto"/>
            <w:bottom w:val="none" w:sz="0" w:space="0" w:color="auto"/>
            <w:right w:val="none" w:sz="0" w:space="0" w:color="auto"/>
          </w:divBdr>
        </w:div>
        <w:div w:id="2004577347">
          <w:marLeft w:val="640"/>
          <w:marRight w:val="0"/>
          <w:marTop w:val="0"/>
          <w:marBottom w:val="0"/>
          <w:divBdr>
            <w:top w:val="none" w:sz="0" w:space="0" w:color="auto"/>
            <w:left w:val="none" w:sz="0" w:space="0" w:color="auto"/>
            <w:bottom w:val="none" w:sz="0" w:space="0" w:color="auto"/>
            <w:right w:val="none" w:sz="0" w:space="0" w:color="auto"/>
          </w:divBdr>
        </w:div>
        <w:div w:id="2037344617">
          <w:marLeft w:val="640"/>
          <w:marRight w:val="0"/>
          <w:marTop w:val="0"/>
          <w:marBottom w:val="0"/>
          <w:divBdr>
            <w:top w:val="none" w:sz="0" w:space="0" w:color="auto"/>
            <w:left w:val="none" w:sz="0" w:space="0" w:color="auto"/>
            <w:bottom w:val="none" w:sz="0" w:space="0" w:color="auto"/>
            <w:right w:val="none" w:sz="0" w:space="0" w:color="auto"/>
          </w:divBdr>
        </w:div>
        <w:div w:id="184487064">
          <w:marLeft w:val="640"/>
          <w:marRight w:val="0"/>
          <w:marTop w:val="0"/>
          <w:marBottom w:val="0"/>
          <w:divBdr>
            <w:top w:val="none" w:sz="0" w:space="0" w:color="auto"/>
            <w:left w:val="none" w:sz="0" w:space="0" w:color="auto"/>
            <w:bottom w:val="none" w:sz="0" w:space="0" w:color="auto"/>
            <w:right w:val="none" w:sz="0" w:space="0" w:color="auto"/>
          </w:divBdr>
        </w:div>
        <w:div w:id="688219684">
          <w:marLeft w:val="640"/>
          <w:marRight w:val="0"/>
          <w:marTop w:val="0"/>
          <w:marBottom w:val="0"/>
          <w:divBdr>
            <w:top w:val="none" w:sz="0" w:space="0" w:color="auto"/>
            <w:left w:val="none" w:sz="0" w:space="0" w:color="auto"/>
            <w:bottom w:val="none" w:sz="0" w:space="0" w:color="auto"/>
            <w:right w:val="none" w:sz="0" w:space="0" w:color="auto"/>
          </w:divBdr>
        </w:div>
        <w:div w:id="111829096">
          <w:marLeft w:val="640"/>
          <w:marRight w:val="0"/>
          <w:marTop w:val="0"/>
          <w:marBottom w:val="0"/>
          <w:divBdr>
            <w:top w:val="none" w:sz="0" w:space="0" w:color="auto"/>
            <w:left w:val="none" w:sz="0" w:space="0" w:color="auto"/>
            <w:bottom w:val="none" w:sz="0" w:space="0" w:color="auto"/>
            <w:right w:val="none" w:sz="0" w:space="0" w:color="auto"/>
          </w:divBdr>
        </w:div>
        <w:div w:id="223375109">
          <w:marLeft w:val="640"/>
          <w:marRight w:val="0"/>
          <w:marTop w:val="0"/>
          <w:marBottom w:val="0"/>
          <w:divBdr>
            <w:top w:val="none" w:sz="0" w:space="0" w:color="auto"/>
            <w:left w:val="none" w:sz="0" w:space="0" w:color="auto"/>
            <w:bottom w:val="none" w:sz="0" w:space="0" w:color="auto"/>
            <w:right w:val="none" w:sz="0" w:space="0" w:color="auto"/>
          </w:divBdr>
        </w:div>
        <w:div w:id="1019895827">
          <w:marLeft w:val="640"/>
          <w:marRight w:val="0"/>
          <w:marTop w:val="0"/>
          <w:marBottom w:val="0"/>
          <w:divBdr>
            <w:top w:val="none" w:sz="0" w:space="0" w:color="auto"/>
            <w:left w:val="none" w:sz="0" w:space="0" w:color="auto"/>
            <w:bottom w:val="none" w:sz="0" w:space="0" w:color="auto"/>
            <w:right w:val="none" w:sz="0" w:space="0" w:color="auto"/>
          </w:divBdr>
        </w:div>
        <w:div w:id="1883201454">
          <w:marLeft w:val="640"/>
          <w:marRight w:val="0"/>
          <w:marTop w:val="0"/>
          <w:marBottom w:val="0"/>
          <w:divBdr>
            <w:top w:val="none" w:sz="0" w:space="0" w:color="auto"/>
            <w:left w:val="none" w:sz="0" w:space="0" w:color="auto"/>
            <w:bottom w:val="none" w:sz="0" w:space="0" w:color="auto"/>
            <w:right w:val="none" w:sz="0" w:space="0" w:color="auto"/>
          </w:divBdr>
        </w:div>
        <w:div w:id="1145466631">
          <w:marLeft w:val="640"/>
          <w:marRight w:val="0"/>
          <w:marTop w:val="0"/>
          <w:marBottom w:val="0"/>
          <w:divBdr>
            <w:top w:val="none" w:sz="0" w:space="0" w:color="auto"/>
            <w:left w:val="none" w:sz="0" w:space="0" w:color="auto"/>
            <w:bottom w:val="none" w:sz="0" w:space="0" w:color="auto"/>
            <w:right w:val="none" w:sz="0" w:space="0" w:color="auto"/>
          </w:divBdr>
        </w:div>
        <w:div w:id="2146390970">
          <w:marLeft w:val="640"/>
          <w:marRight w:val="0"/>
          <w:marTop w:val="0"/>
          <w:marBottom w:val="0"/>
          <w:divBdr>
            <w:top w:val="none" w:sz="0" w:space="0" w:color="auto"/>
            <w:left w:val="none" w:sz="0" w:space="0" w:color="auto"/>
            <w:bottom w:val="none" w:sz="0" w:space="0" w:color="auto"/>
            <w:right w:val="none" w:sz="0" w:space="0" w:color="auto"/>
          </w:divBdr>
        </w:div>
        <w:div w:id="776363479">
          <w:marLeft w:val="640"/>
          <w:marRight w:val="0"/>
          <w:marTop w:val="0"/>
          <w:marBottom w:val="0"/>
          <w:divBdr>
            <w:top w:val="none" w:sz="0" w:space="0" w:color="auto"/>
            <w:left w:val="none" w:sz="0" w:space="0" w:color="auto"/>
            <w:bottom w:val="none" w:sz="0" w:space="0" w:color="auto"/>
            <w:right w:val="none" w:sz="0" w:space="0" w:color="auto"/>
          </w:divBdr>
        </w:div>
        <w:div w:id="905453950">
          <w:marLeft w:val="640"/>
          <w:marRight w:val="0"/>
          <w:marTop w:val="0"/>
          <w:marBottom w:val="0"/>
          <w:divBdr>
            <w:top w:val="none" w:sz="0" w:space="0" w:color="auto"/>
            <w:left w:val="none" w:sz="0" w:space="0" w:color="auto"/>
            <w:bottom w:val="none" w:sz="0" w:space="0" w:color="auto"/>
            <w:right w:val="none" w:sz="0" w:space="0" w:color="auto"/>
          </w:divBdr>
        </w:div>
        <w:div w:id="2047292542">
          <w:marLeft w:val="640"/>
          <w:marRight w:val="0"/>
          <w:marTop w:val="0"/>
          <w:marBottom w:val="0"/>
          <w:divBdr>
            <w:top w:val="none" w:sz="0" w:space="0" w:color="auto"/>
            <w:left w:val="none" w:sz="0" w:space="0" w:color="auto"/>
            <w:bottom w:val="none" w:sz="0" w:space="0" w:color="auto"/>
            <w:right w:val="none" w:sz="0" w:space="0" w:color="auto"/>
          </w:divBdr>
        </w:div>
        <w:div w:id="1599411296">
          <w:marLeft w:val="640"/>
          <w:marRight w:val="0"/>
          <w:marTop w:val="0"/>
          <w:marBottom w:val="0"/>
          <w:divBdr>
            <w:top w:val="none" w:sz="0" w:space="0" w:color="auto"/>
            <w:left w:val="none" w:sz="0" w:space="0" w:color="auto"/>
            <w:bottom w:val="none" w:sz="0" w:space="0" w:color="auto"/>
            <w:right w:val="none" w:sz="0" w:space="0" w:color="auto"/>
          </w:divBdr>
        </w:div>
        <w:div w:id="1015031945">
          <w:marLeft w:val="640"/>
          <w:marRight w:val="0"/>
          <w:marTop w:val="0"/>
          <w:marBottom w:val="0"/>
          <w:divBdr>
            <w:top w:val="none" w:sz="0" w:space="0" w:color="auto"/>
            <w:left w:val="none" w:sz="0" w:space="0" w:color="auto"/>
            <w:bottom w:val="none" w:sz="0" w:space="0" w:color="auto"/>
            <w:right w:val="none" w:sz="0" w:space="0" w:color="auto"/>
          </w:divBdr>
        </w:div>
        <w:div w:id="342712594">
          <w:marLeft w:val="640"/>
          <w:marRight w:val="0"/>
          <w:marTop w:val="0"/>
          <w:marBottom w:val="0"/>
          <w:divBdr>
            <w:top w:val="none" w:sz="0" w:space="0" w:color="auto"/>
            <w:left w:val="none" w:sz="0" w:space="0" w:color="auto"/>
            <w:bottom w:val="none" w:sz="0" w:space="0" w:color="auto"/>
            <w:right w:val="none" w:sz="0" w:space="0" w:color="auto"/>
          </w:divBdr>
        </w:div>
        <w:div w:id="657346187">
          <w:marLeft w:val="640"/>
          <w:marRight w:val="0"/>
          <w:marTop w:val="0"/>
          <w:marBottom w:val="0"/>
          <w:divBdr>
            <w:top w:val="none" w:sz="0" w:space="0" w:color="auto"/>
            <w:left w:val="none" w:sz="0" w:space="0" w:color="auto"/>
            <w:bottom w:val="none" w:sz="0" w:space="0" w:color="auto"/>
            <w:right w:val="none" w:sz="0" w:space="0" w:color="auto"/>
          </w:divBdr>
        </w:div>
        <w:div w:id="1291135238">
          <w:marLeft w:val="640"/>
          <w:marRight w:val="0"/>
          <w:marTop w:val="0"/>
          <w:marBottom w:val="0"/>
          <w:divBdr>
            <w:top w:val="none" w:sz="0" w:space="0" w:color="auto"/>
            <w:left w:val="none" w:sz="0" w:space="0" w:color="auto"/>
            <w:bottom w:val="none" w:sz="0" w:space="0" w:color="auto"/>
            <w:right w:val="none" w:sz="0" w:space="0" w:color="auto"/>
          </w:divBdr>
        </w:div>
        <w:div w:id="1873809076">
          <w:marLeft w:val="640"/>
          <w:marRight w:val="0"/>
          <w:marTop w:val="0"/>
          <w:marBottom w:val="0"/>
          <w:divBdr>
            <w:top w:val="none" w:sz="0" w:space="0" w:color="auto"/>
            <w:left w:val="none" w:sz="0" w:space="0" w:color="auto"/>
            <w:bottom w:val="none" w:sz="0" w:space="0" w:color="auto"/>
            <w:right w:val="none" w:sz="0" w:space="0" w:color="auto"/>
          </w:divBdr>
        </w:div>
        <w:div w:id="272254573">
          <w:marLeft w:val="640"/>
          <w:marRight w:val="0"/>
          <w:marTop w:val="0"/>
          <w:marBottom w:val="0"/>
          <w:divBdr>
            <w:top w:val="none" w:sz="0" w:space="0" w:color="auto"/>
            <w:left w:val="none" w:sz="0" w:space="0" w:color="auto"/>
            <w:bottom w:val="none" w:sz="0" w:space="0" w:color="auto"/>
            <w:right w:val="none" w:sz="0" w:space="0" w:color="auto"/>
          </w:divBdr>
        </w:div>
        <w:div w:id="1500460686">
          <w:marLeft w:val="640"/>
          <w:marRight w:val="0"/>
          <w:marTop w:val="0"/>
          <w:marBottom w:val="0"/>
          <w:divBdr>
            <w:top w:val="none" w:sz="0" w:space="0" w:color="auto"/>
            <w:left w:val="none" w:sz="0" w:space="0" w:color="auto"/>
            <w:bottom w:val="none" w:sz="0" w:space="0" w:color="auto"/>
            <w:right w:val="none" w:sz="0" w:space="0" w:color="auto"/>
          </w:divBdr>
        </w:div>
        <w:div w:id="2118720361">
          <w:marLeft w:val="640"/>
          <w:marRight w:val="0"/>
          <w:marTop w:val="0"/>
          <w:marBottom w:val="0"/>
          <w:divBdr>
            <w:top w:val="none" w:sz="0" w:space="0" w:color="auto"/>
            <w:left w:val="none" w:sz="0" w:space="0" w:color="auto"/>
            <w:bottom w:val="none" w:sz="0" w:space="0" w:color="auto"/>
            <w:right w:val="none" w:sz="0" w:space="0" w:color="auto"/>
          </w:divBdr>
        </w:div>
        <w:div w:id="537815113">
          <w:marLeft w:val="640"/>
          <w:marRight w:val="0"/>
          <w:marTop w:val="0"/>
          <w:marBottom w:val="0"/>
          <w:divBdr>
            <w:top w:val="none" w:sz="0" w:space="0" w:color="auto"/>
            <w:left w:val="none" w:sz="0" w:space="0" w:color="auto"/>
            <w:bottom w:val="none" w:sz="0" w:space="0" w:color="auto"/>
            <w:right w:val="none" w:sz="0" w:space="0" w:color="auto"/>
          </w:divBdr>
        </w:div>
        <w:div w:id="1383335099">
          <w:marLeft w:val="640"/>
          <w:marRight w:val="0"/>
          <w:marTop w:val="0"/>
          <w:marBottom w:val="0"/>
          <w:divBdr>
            <w:top w:val="none" w:sz="0" w:space="0" w:color="auto"/>
            <w:left w:val="none" w:sz="0" w:space="0" w:color="auto"/>
            <w:bottom w:val="none" w:sz="0" w:space="0" w:color="auto"/>
            <w:right w:val="none" w:sz="0" w:space="0" w:color="auto"/>
          </w:divBdr>
        </w:div>
        <w:div w:id="2003266403">
          <w:marLeft w:val="640"/>
          <w:marRight w:val="0"/>
          <w:marTop w:val="0"/>
          <w:marBottom w:val="0"/>
          <w:divBdr>
            <w:top w:val="none" w:sz="0" w:space="0" w:color="auto"/>
            <w:left w:val="none" w:sz="0" w:space="0" w:color="auto"/>
            <w:bottom w:val="none" w:sz="0" w:space="0" w:color="auto"/>
            <w:right w:val="none" w:sz="0" w:space="0" w:color="auto"/>
          </w:divBdr>
        </w:div>
        <w:div w:id="1580166473">
          <w:marLeft w:val="640"/>
          <w:marRight w:val="0"/>
          <w:marTop w:val="0"/>
          <w:marBottom w:val="0"/>
          <w:divBdr>
            <w:top w:val="none" w:sz="0" w:space="0" w:color="auto"/>
            <w:left w:val="none" w:sz="0" w:space="0" w:color="auto"/>
            <w:bottom w:val="none" w:sz="0" w:space="0" w:color="auto"/>
            <w:right w:val="none" w:sz="0" w:space="0" w:color="auto"/>
          </w:divBdr>
        </w:div>
        <w:div w:id="572475959">
          <w:marLeft w:val="640"/>
          <w:marRight w:val="0"/>
          <w:marTop w:val="0"/>
          <w:marBottom w:val="0"/>
          <w:divBdr>
            <w:top w:val="none" w:sz="0" w:space="0" w:color="auto"/>
            <w:left w:val="none" w:sz="0" w:space="0" w:color="auto"/>
            <w:bottom w:val="none" w:sz="0" w:space="0" w:color="auto"/>
            <w:right w:val="none" w:sz="0" w:space="0" w:color="auto"/>
          </w:divBdr>
        </w:div>
        <w:div w:id="850264772">
          <w:marLeft w:val="640"/>
          <w:marRight w:val="0"/>
          <w:marTop w:val="0"/>
          <w:marBottom w:val="0"/>
          <w:divBdr>
            <w:top w:val="none" w:sz="0" w:space="0" w:color="auto"/>
            <w:left w:val="none" w:sz="0" w:space="0" w:color="auto"/>
            <w:bottom w:val="none" w:sz="0" w:space="0" w:color="auto"/>
            <w:right w:val="none" w:sz="0" w:space="0" w:color="auto"/>
          </w:divBdr>
        </w:div>
        <w:div w:id="557205801">
          <w:marLeft w:val="640"/>
          <w:marRight w:val="0"/>
          <w:marTop w:val="0"/>
          <w:marBottom w:val="0"/>
          <w:divBdr>
            <w:top w:val="none" w:sz="0" w:space="0" w:color="auto"/>
            <w:left w:val="none" w:sz="0" w:space="0" w:color="auto"/>
            <w:bottom w:val="none" w:sz="0" w:space="0" w:color="auto"/>
            <w:right w:val="none" w:sz="0" w:space="0" w:color="auto"/>
          </w:divBdr>
        </w:div>
        <w:div w:id="1200512306">
          <w:marLeft w:val="640"/>
          <w:marRight w:val="0"/>
          <w:marTop w:val="0"/>
          <w:marBottom w:val="0"/>
          <w:divBdr>
            <w:top w:val="none" w:sz="0" w:space="0" w:color="auto"/>
            <w:left w:val="none" w:sz="0" w:space="0" w:color="auto"/>
            <w:bottom w:val="none" w:sz="0" w:space="0" w:color="auto"/>
            <w:right w:val="none" w:sz="0" w:space="0" w:color="auto"/>
          </w:divBdr>
        </w:div>
        <w:div w:id="1813909857">
          <w:marLeft w:val="640"/>
          <w:marRight w:val="0"/>
          <w:marTop w:val="0"/>
          <w:marBottom w:val="0"/>
          <w:divBdr>
            <w:top w:val="none" w:sz="0" w:space="0" w:color="auto"/>
            <w:left w:val="none" w:sz="0" w:space="0" w:color="auto"/>
            <w:bottom w:val="none" w:sz="0" w:space="0" w:color="auto"/>
            <w:right w:val="none" w:sz="0" w:space="0" w:color="auto"/>
          </w:divBdr>
        </w:div>
        <w:div w:id="1390111580">
          <w:marLeft w:val="640"/>
          <w:marRight w:val="0"/>
          <w:marTop w:val="0"/>
          <w:marBottom w:val="0"/>
          <w:divBdr>
            <w:top w:val="none" w:sz="0" w:space="0" w:color="auto"/>
            <w:left w:val="none" w:sz="0" w:space="0" w:color="auto"/>
            <w:bottom w:val="none" w:sz="0" w:space="0" w:color="auto"/>
            <w:right w:val="none" w:sz="0" w:space="0" w:color="auto"/>
          </w:divBdr>
        </w:div>
        <w:div w:id="1206258575">
          <w:marLeft w:val="640"/>
          <w:marRight w:val="0"/>
          <w:marTop w:val="0"/>
          <w:marBottom w:val="0"/>
          <w:divBdr>
            <w:top w:val="none" w:sz="0" w:space="0" w:color="auto"/>
            <w:left w:val="none" w:sz="0" w:space="0" w:color="auto"/>
            <w:bottom w:val="none" w:sz="0" w:space="0" w:color="auto"/>
            <w:right w:val="none" w:sz="0" w:space="0" w:color="auto"/>
          </w:divBdr>
        </w:div>
        <w:div w:id="2116247778">
          <w:marLeft w:val="640"/>
          <w:marRight w:val="0"/>
          <w:marTop w:val="0"/>
          <w:marBottom w:val="0"/>
          <w:divBdr>
            <w:top w:val="none" w:sz="0" w:space="0" w:color="auto"/>
            <w:left w:val="none" w:sz="0" w:space="0" w:color="auto"/>
            <w:bottom w:val="none" w:sz="0" w:space="0" w:color="auto"/>
            <w:right w:val="none" w:sz="0" w:space="0" w:color="auto"/>
          </w:divBdr>
        </w:div>
        <w:div w:id="1943798529">
          <w:marLeft w:val="640"/>
          <w:marRight w:val="0"/>
          <w:marTop w:val="0"/>
          <w:marBottom w:val="0"/>
          <w:divBdr>
            <w:top w:val="none" w:sz="0" w:space="0" w:color="auto"/>
            <w:left w:val="none" w:sz="0" w:space="0" w:color="auto"/>
            <w:bottom w:val="none" w:sz="0" w:space="0" w:color="auto"/>
            <w:right w:val="none" w:sz="0" w:space="0" w:color="auto"/>
          </w:divBdr>
        </w:div>
        <w:div w:id="1249584557">
          <w:marLeft w:val="640"/>
          <w:marRight w:val="0"/>
          <w:marTop w:val="0"/>
          <w:marBottom w:val="0"/>
          <w:divBdr>
            <w:top w:val="none" w:sz="0" w:space="0" w:color="auto"/>
            <w:left w:val="none" w:sz="0" w:space="0" w:color="auto"/>
            <w:bottom w:val="none" w:sz="0" w:space="0" w:color="auto"/>
            <w:right w:val="none" w:sz="0" w:space="0" w:color="auto"/>
          </w:divBdr>
        </w:div>
        <w:div w:id="1791048216">
          <w:marLeft w:val="640"/>
          <w:marRight w:val="0"/>
          <w:marTop w:val="0"/>
          <w:marBottom w:val="0"/>
          <w:divBdr>
            <w:top w:val="none" w:sz="0" w:space="0" w:color="auto"/>
            <w:left w:val="none" w:sz="0" w:space="0" w:color="auto"/>
            <w:bottom w:val="none" w:sz="0" w:space="0" w:color="auto"/>
            <w:right w:val="none" w:sz="0" w:space="0" w:color="auto"/>
          </w:divBdr>
        </w:div>
        <w:div w:id="923105960">
          <w:marLeft w:val="640"/>
          <w:marRight w:val="0"/>
          <w:marTop w:val="0"/>
          <w:marBottom w:val="0"/>
          <w:divBdr>
            <w:top w:val="none" w:sz="0" w:space="0" w:color="auto"/>
            <w:left w:val="none" w:sz="0" w:space="0" w:color="auto"/>
            <w:bottom w:val="none" w:sz="0" w:space="0" w:color="auto"/>
            <w:right w:val="none" w:sz="0" w:space="0" w:color="auto"/>
          </w:divBdr>
        </w:div>
        <w:div w:id="721366450">
          <w:marLeft w:val="640"/>
          <w:marRight w:val="0"/>
          <w:marTop w:val="0"/>
          <w:marBottom w:val="0"/>
          <w:divBdr>
            <w:top w:val="none" w:sz="0" w:space="0" w:color="auto"/>
            <w:left w:val="none" w:sz="0" w:space="0" w:color="auto"/>
            <w:bottom w:val="none" w:sz="0" w:space="0" w:color="auto"/>
            <w:right w:val="none" w:sz="0" w:space="0" w:color="auto"/>
          </w:divBdr>
        </w:div>
        <w:div w:id="393160177">
          <w:marLeft w:val="640"/>
          <w:marRight w:val="0"/>
          <w:marTop w:val="0"/>
          <w:marBottom w:val="0"/>
          <w:divBdr>
            <w:top w:val="none" w:sz="0" w:space="0" w:color="auto"/>
            <w:left w:val="none" w:sz="0" w:space="0" w:color="auto"/>
            <w:bottom w:val="none" w:sz="0" w:space="0" w:color="auto"/>
            <w:right w:val="none" w:sz="0" w:space="0" w:color="auto"/>
          </w:divBdr>
        </w:div>
        <w:div w:id="435637771">
          <w:marLeft w:val="640"/>
          <w:marRight w:val="0"/>
          <w:marTop w:val="0"/>
          <w:marBottom w:val="0"/>
          <w:divBdr>
            <w:top w:val="none" w:sz="0" w:space="0" w:color="auto"/>
            <w:left w:val="none" w:sz="0" w:space="0" w:color="auto"/>
            <w:bottom w:val="none" w:sz="0" w:space="0" w:color="auto"/>
            <w:right w:val="none" w:sz="0" w:space="0" w:color="auto"/>
          </w:divBdr>
        </w:div>
        <w:div w:id="364521306">
          <w:marLeft w:val="640"/>
          <w:marRight w:val="0"/>
          <w:marTop w:val="0"/>
          <w:marBottom w:val="0"/>
          <w:divBdr>
            <w:top w:val="none" w:sz="0" w:space="0" w:color="auto"/>
            <w:left w:val="none" w:sz="0" w:space="0" w:color="auto"/>
            <w:bottom w:val="none" w:sz="0" w:space="0" w:color="auto"/>
            <w:right w:val="none" w:sz="0" w:space="0" w:color="auto"/>
          </w:divBdr>
        </w:div>
        <w:div w:id="860096584">
          <w:marLeft w:val="640"/>
          <w:marRight w:val="0"/>
          <w:marTop w:val="0"/>
          <w:marBottom w:val="0"/>
          <w:divBdr>
            <w:top w:val="none" w:sz="0" w:space="0" w:color="auto"/>
            <w:left w:val="none" w:sz="0" w:space="0" w:color="auto"/>
            <w:bottom w:val="none" w:sz="0" w:space="0" w:color="auto"/>
            <w:right w:val="none" w:sz="0" w:space="0" w:color="auto"/>
          </w:divBdr>
        </w:div>
        <w:div w:id="779878460">
          <w:marLeft w:val="640"/>
          <w:marRight w:val="0"/>
          <w:marTop w:val="0"/>
          <w:marBottom w:val="0"/>
          <w:divBdr>
            <w:top w:val="none" w:sz="0" w:space="0" w:color="auto"/>
            <w:left w:val="none" w:sz="0" w:space="0" w:color="auto"/>
            <w:bottom w:val="none" w:sz="0" w:space="0" w:color="auto"/>
            <w:right w:val="none" w:sz="0" w:space="0" w:color="auto"/>
          </w:divBdr>
        </w:div>
        <w:div w:id="1930503425">
          <w:marLeft w:val="640"/>
          <w:marRight w:val="0"/>
          <w:marTop w:val="0"/>
          <w:marBottom w:val="0"/>
          <w:divBdr>
            <w:top w:val="none" w:sz="0" w:space="0" w:color="auto"/>
            <w:left w:val="none" w:sz="0" w:space="0" w:color="auto"/>
            <w:bottom w:val="none" w:sz="0" w:space="0" w:color="auto"/>
            <w:right w:val="none" w:sz="0" w:space="0" w:color="auto"/>
          </w:divBdr>
        </w:div>
      </w:divsChild>
    </w:div>
    <w:div w:id="446580057">
      <w:bodyDiv w:val="1"/>
      <w:marLeft w:val="0"/>
      <w:marRight w:val="0"/>
      <w:marTop w:val="0"/>
      <w:marBottom w:val="0"/>
      <w:divBdr>
        <w:top w:val="none" w:sz="0" w:space="0" w:color="auto"/>
        <w:left w:val="none" w:sz="0" w:space="0" w:color="auto"/>
        <w:bottom w:val="none" w:sz="0" w:space="0" w:color="auto"/>
        <w:right w:val="none" w:sz="0" w:space="0" w:color="auto"/>
      </w:divBdr>
      <w:divsChild>
        <w:div w:id="1014841940">
          <w:marLeft w:val="640"/>
          <w:marRight w:val="0"/>
          <w:marTop w:val="0"/>
          <w:marBottom w:val="0"/>
          <w:divBdr>
            <w:top w:val="none" w:sz="0" w:space="0" w:color="auto"/>
            <w:left w:val="none" w:sz="0" w:space="0" w:color="auto"/>
            <w:bottom w:val="none" w:sz="0" w:space="0" w:color="auto"/>
            <w:right w:val="none" w:sz="0" w:space="0" w:color="auto"/>
          </w:divBdr>
        </w:div>
        <w:div w:id="702442446">
          <w:marLeft w:val="640"/>
          <w:marRight w:val="0"/>
          <w:marTop w:val="0"/>
          <w:marBottom w:val="0"/>
          <w:divBdr>
            <w:top w:val="none" w:sz="0" w:space="0" w:color="auto"/>
            <w:left w:val="none" w:sz="0" w:space="0" w:color="auto"/>
            <w:bottom w:val="none" w:sz="0" w:space="0" w:color="auto"/>
            <w:right w:val="none" w:sz="0" w:space="0" w:color="auto"/>
          </w:divBdr>
        </w:div>
        <w:div w:id="1675567288">
          <w:marLeft w:val="640"/>
          <w:marRight w:val="0"/>
          <w:marTop w:val="0"/>
          <w:marBottom w:val="0"/>
          <w:divBdr>
            <w:top w:val="none" w:sz="0" w:space="0" w:color="auto"/>
            <w:left w:val="none" w:sz="0" w:space="0" w:color="auto"/>
            <w:bottom w:val="none" w:sz="0" w:space="0" w:color="auto"/>
            <w:right w:val="none" w:sz="0" w:space="0" w:color="auto"/>
          </w:divBdr>
        </w:div>
        <w:div w:id="1232697530">
          <w:marLeft w:val="640"/>
          <w:marRight w:val="0"/>
          <w:marTop w:val="0"/>
          <w:marBottom w:val="0"/>
          <w:divBdr>
            <w:top w:val="none" w:sz="0" w:space="0" w:color="auto"/>
            <w:left w:val="none" w:sz="0" w:space="0" w:color="auto"/>
            <w:bottom w:val="none" w:sz="0" w:space="0" w:color="auto"/>
            <w:right w:val="none" w:sz="0" w:space="0" w:color="auto"/>
          </w:divBdr>
        </w:div>
        <w:div w:id="378481455">
          <w:marLeft w:val="640"/>
          <w:marRight w:val="0"/>
          <w:marTop w:val="0"/>
          <w:marBottom w:val="0"/>
          <w:divBdr>
            <w:top w:val="none" w:sz="0" w:space="0" w:color="auto"/>
            <w:left w:val="none" w:sz="0" w:space="0" w:color="auto"/>
            <w:bottom w:val="none" w:sz="0" w:space="0" w:color="auto"/>
            <w:right w:val="none" w:sz="0" w:space="0" w:color="auto"/>
          </w:divBdr>
        </w:div>
        <w:div w:id="1196188022">
          <w:marLeft w:val="640"/>
          <w:marRight w:val="0"/>
          <w:marTop w:val="0"/>
          <w:marBottom w:val="0"/>
          <w:divBdr>
            <w:top w:val="none" w:sz="0" w:space="0" w:color="auto"/>
            <w:left w:val="none" w:sz="0" w:space="0" w:color="auto"/>
            <w:bottom w:val="none" w:sz="0" w:space="0" w:color="auto"/>
            <w:right w:val="none" w:sz="0" w:space="0" w:color="auto"/>
          </w:divBdr>
        </w:div>
        <w:div w:id="446586960">
          <w:marLeft w:val="640"/>
          <w:marRight w:val="0"/>
          <w:marTop w:val="0"/>
          <w:marBottom w:val="0"/>
          <w:divBdr>
            <w:top w:val="none" w:sz="0" w:space="0" w:color="auto"/>
            <w:left w:val="none" w:sz="0" w:space="0" w:color="auto"/>
            <w:bottom w:val="none" w:sz="0" w:space="0" w:color="auto"/>
            <w:right w:val="none" w:sz="0" w:space="0" w:color="auto"/>
          </w:divBdr>
        </w:div>
        <w:div w:id="2072969297">
          <w:marLeft w:val="640"/>
          <w:marRight w:val="0"/>
          <w:marTop w:val="0"/>
          <w:marBottom w:val="0"/>
          <w:divBdr>
            <w:top w:val="none" w:sz="0" w:space="0" w:color="auto"/>
            <w:left w:val="none" w:sz="0" w:space="0" w:color="auto"/>
            <w:bottom w:val="none" w:sz="0" w:space="0" w:color="auto"/>
            <w:right w:val="none" w:sz="0" w:space="0" w:color="auto"/>
          </w:divBdr>
        </w:div>
        <w:div w:id="505292050">
          <w:marLeft w:val="640"/>
          <w:marRight w:val="0"/>
          <w:marTop w:val="0"/>
          <w:marBottom w:val="0"/>
          <w:divBdr>
            <w:top w:val="none" w:sz="0" w:space="0" w:color="auto"/>
            <w:left w:val="none" w:sz="0" w:space="0" w:color="auto"/>
            <w:bottom w:val="none" w:sz="0" w:space="0" w:color="auto"/>
            <w:right w:val="none" w:sz="0" w:space="0" w:color="auto"/>
          </w:divBdr>
        </w:div>
        <w:div w:id="945773881">
          <w:marLeft w:val="640"/>
          <w:marRight w:val="0"/>
          <w:marTop w:val="0"/>
          <w:marBottom w:val="0"/>
          <w:divBdr>
            <w:top w:val="none" w:sz="0" w:space="0" w:color="auto"/>
            <w:left w:val="none" w:sz="0" w:space="0" w:color="auto"/>
            <w:bottom w:val="none" w:sz="0" w:space="0" w:color="auto"/>
            <w:right w:val="none" w:sz="0" w:space="0" w:color="auto"/>
          </w:divBdr>
        </w:div>
        <w:div w:id="1757238859">
          <w:marLeft w:val="640"/>
          <w:marRight w:val="0"/>
          <w:marTop w:val="0"/>
          <w:marBottom w:val="0"/>
          <w:divBdr>
            <w:top w:val="none" w:sz="0" w:space="0" w:color="auto"/>
            <w:left w:val="none" w:sz="0" w:space="0" w:color="auto"/>
            <w:bottom w:val="none" w:sz="0" w:space="0" w:color="auto"/>
            <w:right w:val="none" w:sz="0" w:space="0" w:color="auto"/>
          </w:divBdr>
        </w:div>
        <w:div w:id="474298539">
          <w:marLeft w:val="640"/>
          <w:marRight w:val="0"/>
          <w:marTop w:val="0"/>
          <w:marBottom w:val="0"/>
          <w:divBdr>
            <w:top w:val="none" w:sz="0" w:space="0" w:color="auto"/>
            <w:left w:val="none" w:sz="0" w:space="0" w:color="auto"/>
            <w:bottom w:val="none" w:sz="0" w:space="0" w:color="auto"/>
            <w:right w:val="none" w:sz="0" w:space="0" w:color="auto"/>
          </w:divBdr>
        </w:div>
        <w:div w:id="560678794">
          <w:marLeft w:val="640"/>
          <w:marRight w:val="0"/>
          <w:marTop w:val="0"/>
          <w:marBottom w:val="0"/>
          <w:divBdr>
            <w:top w:val="none" w:sz="0" w:space="0" w:color="auto"/>
            <w:left w:val="none" w:sz="0" w:space="0" w:color="auto"/>
            <w:bottom w:val="none" w:sz="0" w:space="0" w:color="auto"/>
            <w:right w:val="none" w:sz="0" w:space="0" w:color="auto"/>
          </w:divBdr>
        </w:div>
        <w:div w:id="287441993">
          <w:marLeft w:val="640"/>
          <w:marRight w:val="0"/>
          <w:marTop w:val="0"/>
          <w:marBottom w:val="0"/>
          <w:divBdr>
            <w:top w:val="none" w:sz="0" w:space="0" w:color="auto"/>
            <w:left w:val="none" w:sz="0" w:space="0" w:color="auto"/>
            <w:bottom w:val="none" w:sz="0" w:space="0" w:color="auto"/>
            <w:right w:val="none" w:sz="0" w:space="0" w:color="auto"/>
          </w:divBdr>
        </w:div>
        <w:div w:id="1818959244">
          <w:marLeft w:val="640"/>
          <w:marRight w:val="0"/>
          <w:marTop w:val="0"/>
          <w:marBottom w:val="0"/>
          <w:divBdr>
            <w:top w:val="none" w:sz="0" w:space="0" w:color="auto"/>
            <w:left w:val="none" w:sz="0" w:space="0" w:color="auto"/>
            <w:bottom w:val="none" w:sz="0" w:space="0" w:color="auto"/>
            <w:right w:val="none" w:sz="0" w:space="0" w:color="auto"/>
          </w:divBdr>
        </w:div>
        <w:div w:id="290330366">
          <w:marLeft w:val="640"/>
          <w:marRight w:val="0"/>
          <w:marTop w:val="0"/>
          <w:marBottom w:val="0"/>
          <w:divBdr>
            <w:top w:val="none" w:sz="0" w:space="0" w:color="auto"/>
            <w:left w:val="none" w:sz="0" w:space="0" w:color="auto"/>
            <w:bottom w:val="none" w:sz="0" w:space="0" w:color="auto"/>
            <w:right w:val="none" w:sz="0" w:space="0" w:color="auto"/>
          </w:divBdr>
        </w:div>
        <w:div w:id="614488606">
          <w:marLeft w:val="640"/>
          <w:marRight w:val="0"/>
          <w:marTop w:val="0"/>
          <w:marBottom w:val="0"/>
          <w:divBdr>
            <w:top w:val="none" w:sz="0" w:space="0" w:color="auto"/>
            <w:left w:val="none" w:sz="0" w:space="0" w:color="auto"/>
            <w:bottom w:val="none" w:sz="0" w:space="0" w:color="auto"/>
            <w:right w:val="none" w:sz="0" w:space="0" w:color="auto"/>
          </w:divBdr>
        </w:div>
        <w:div w:id="1617367962">
          <w:marLeft w:val="640"/>
          <w:marRight w:val="0"/>
          <w:marTop w:val="0"/>
          <w:marBottom w:val="0"/>
          <w:divBdr>
            <w:top w:val="none" w:sz="0" w:space="0" w:color="auto"/>
            <w:left w:val="none" w:sz="0" w:space="0" w:color="auto"/>
            <w:bottom w:val="none" w:sz="0" w:space="0" w:color="auto"/>
            <w:right w:val="none" w:sz="0" w:space="0" w:color="auto"/>
          </w:divBdr>
        </w:div>
        <w:div w:id="337319106">
          <w:marLeft w:val="640"/>
          <w:marRight w:val="0"/>
          <w:marTop w:val="0"/>
          <w:marBottom w:val="0"/>
          <w:divBdr>
            <w:top w:val="none" w:sz="0" w:space="0" w:color="auto"/>
            <w:left w:val="none" w:sz="0" w:space="0" w:color="auto"/>
            <w:bottom w:val="none" w:sz="0" w:space="0" w:color="auto"/>
            <w:right w:val="none" w:sz="0" w:space="0" w:color="auto"/>
          </w:divBdr>
        </w:div>
        <w:div w:id="1492452911">
          <w:marLeft w:val="640"/>
          <w:marRight w:val="0"/>
          <w:marTop w:val="0"/>
          <w:marBottom w:val="0"/>
          <w:divBdr>
            <w:top w:val="none" w:sz="0" w:space="0" w:color="auto"/>
            <w:left w:val="none" w:sz="0" w:space="0" w:color="auto"/>
            <w:bottom w:val="none" w:sz="0" w:space="0" w:color="auto"/>
            <w:right w:val="none" w:sz="0" w:space="0" w:color="auto"/>
          </w:divBdr>
        </w:div>
        <w:div w:id="1036929305">
          <w:marLeft w:val="640"/>
          <w:marRight w:val="0"/>
          <w:marTop w:val="0"/>
          <w:marBottom w:val="0"/>
          <w:divBdr>
            <w:top w:val="none" w:sz="0" w:space="0" w:color="auto"/>
            <w:left w:val="none" w:sz="0" w:space="0" w:color="auto"/>
            <w:bottom w:val="none" w:sz="0" w:space="0" w:color="auto"/>
            <w:right w:val="none" w:sz="0" w:space="0" w:color="auto"/>
          </w:divBdr>
        </w:div>
        <w:div w:id="1583758669">
          <w:marLeft w:val="640"/>
          <w:marRight w:val="0"/>
          <w:marTop w:val="0"/>
          <w:marBottom w:val="0"/>
          <w:divBdr>
            <w:top w:val="none" w:sz="0" w:space="0" w:color="auto"/>
            <w:left w:val="none" w:sz="0" w:space="0" w:color="auto"/>
            <w:bottom w:val="none" w:sz="0" w:space="0" w:color="auto"/>
            <w:right w:val="none" w:sz="0" w:space="0" w:color="auto"/>
          </w:divBdr>
        </w:div>
        <w:div w:id="1499884589">
          <w:marLeft w:val="640"/>
          <w:marRight w:val="0"/>
          <w:marTop w:val="0"/>
          <w:marBottom w:val="0"/>
          <w:divBdr>
            <w:top w:val="none" w:sz="0" w:space="0" w:color="auto"/>
            <w:left w:val="none" w:sz="0" w:space="0" w:color="auto"/>
            <w:bottom w:val="none" w:sz="0" w:space="0" w:color="auto"/>
            <w:right w:val="none" w:sz="0" w:space="0" w:color="auto"/>
          </w:divBdr>
        </w:div>
        <w:div w:id="659388194">
          <w:marLeft w:val="640"/>
          <w:marRight w:val="0"/>
          <w:marTop w:val="0"/>
          <w:marBottom w:val="0"/>
          <w:divBdr>
            <w:top w:val="none" w:sz="0" w:space="0" w:color="auto"/>
            <w:left w:val="none" w:sz="0" w:space="0" w:color="auto"/>
            <w:bottom w:val="none" w:sz="0" w:space="0" w:color="auto"/>
            <w:right w:val="none" w:sz="0" w:space="0" w:color="auto"/>
          </w:divBdr>
        </w:div>
        <w:div w:id="101845576">
          <w:marLeft w:val="640"/>
          <w:marRight w:val="0"/>
          <w:marTop w:val="0"/>
          <w:marBottom w:val="0"/>
          <w:divBdr>
            <w:top w:val="none" w:sz="0" w:space="0" w:color="auto"/>
            <w:left w:val="none" w:sz="0" w:space="0" w:color="auto"/>
            <w:bottom w:val="none" w:sz="0" w:space="0" w:color="auto"/>
            <w:right w:val="none" w:sz="0" w:space="0" w:color="auto"/>
          </w:divBdr>
        </w:div>
        <w:div w:id="1799761211">
          <w:marLeft w:val="640"/>
          <w:marRight w:val="0"/>
          <w:marTop w:val="0"/>
          <w:marBottom w:val="0"/>
          <w:divBdr>
            <w:top w:val="none" w:sz="0" w:space="0" w:color="auto"/>
            <w:left w:val="none" w:sz="0" w:space="0" w:color="auto"/>
            <w:bottom w:val="none" w:sz="0" w:space="0" w:color="auto"/>
            <w:right w:val="none" w:sz="0" w:space="0" w:color="auto"/>
          </w:divBdr>
        </w:div>
        <w:div w:id="888105483">
          <w:marLeft w:val="640"/>
          <w:marRight w:val="0"/>
          <w:marTop w:val="0"/>
          <w:marBottom w:val="0"/>
          <w:divBdr>
            <w:top w:val="none" w:sz="0" w:space="0" w:color="auto"/>
            <w:left w:val="none" w:sz="0" w:space="0" w:color="auto"/>
            <w:bottom w:val="none" w:sz="0" w:space="0" w:color="auto"/>
            <w:right w:val="none" w:sz="0" w:space="0" w:color="auto"/>
          </w:divBdr>
        </w:div>
        <w:div w:id="1032463304">
          <w:marLeft w:val="640"/>
          <w:marRight w:val="0"/>
          <w:marTop w:val="0"/>
          <w:marBottom w:val="0"/>
          <w:divBdr>
            <w:top w:val="none" w:sz="0" w:space="0" w:color="auto"/>
            <w:left w:val="none" w:sz="0" w:space="0" w:color="auto"/>
            <w:bottom w:val="none" w:sz="0" w:space="0" w:color="auto"/>
            <w:right w:val="none" w:sz="0" w:space="0" w:color="auto"/>
          </w:divBdr>
        </w:div>
        <w:div w:id="1275749709">
          <w:marLeft w:val="640"/>
          <w:marRight w:val="0"/>
          <w:marTop w:val="0"/>
          <w:marBottom w:val="0"/>
          <w:divBdr>
            <w:top w:val="none" w:sz="0" w:space="0" w:color="auto"/>
            <w:left w:val="none" w:sz="0" w:space="0" w:color="auto"/>
            <w:bottom w:val="none" w:sz="0" w:space="0" w:color="auto"/>
            <w:right w:val="none" w:sz="0" w:space="0" w:color="auto"/>
          </w:divBdr>
        </w:div>
        <w:div w:id="1894349011">
          <w:marLeft w:val="640"/>
          <w:marRight w:val="0"/>
          <w:marTop w:val="0"/>
          <w:marBottom w:val="0"/>
          <w:divBdr>
            <w:top w:val="none" w:sz="0" w:space="0" w:color="auto"/>
            <w:left w:val="none" w:sz="0" w:space="0" w:color="auto"/>
            <w:bottom w:val="none" w:sz="0" w:space="0" w:color="auto"/>
            <w:right w:val="none" w:sz="0" w:space="0" w:color="auto"/>
          </w:divBdr>
        </w:div>
        <w:div w:id="1413743926">
          <w:marLeft w:val="640"/>
          <w:marRight w:val="0"/>
          <w:marTop w:val="0"/>
          <w:marBottom w:val="0"/>
          <w:divBdr>
            <w:top w:val="none" w:sz="0" w:space="0" w:color="auto"/>
            <w:left w:val="none" w:sz="0" w:space="0" w:color="auto"/>
            <w:bottom w:val="none" w:sz="0" w:space="0" w:color="auto"/>
            <w:right w:val="none" w:sz="0" w:space="0" w:color="auto"/>
          </w:divBdr>
        </w:div>
        <w:div w:id="32661553">
          <w:marLeft w:val="640"/>
          <w:marRight w:val="0"/>
          <w:marTop w:val="0"/>
          <w:marBottom w:val="0"/>
          <w:divBdr>
            <w:top w:val="none" w:sz="0" w:space="0" w:color="auto"/>
            <w:left w:val="none" w:sz="0" w:space="0" w:color="auto"/>
            <w:bottom w:val="none" w:sz="0" w:space="0" w:color="auto"/>
            <w:right w:val="none" w:sz="0" w:space="0" w:color="auto"/>
          </w:divBdr>
        </w:div>
        <w:div w:id="1564951011">
          <w:marLeft w:val="640"/>
          <w:marRight w:val="0"/>
          <w:marTop w:val="0"/>
          <w:marBottom w:val="0"/>
          <w:divBdr>
            <w:top w:val="none" w:sz="0" w:space="0" w:color="auto"/>
            <w:left w:val="none" w:sz="0" w:space="0" w:color="auto"/>
            <w:bottom w:val="none" w:sz="0" w:space="0" w:color="auto"/>
            <w:right w:val="none" w:sz="0" w:space="0" w:color="auto"/>
          </w:divBdr>
        </w:div>
        <w:div w:id="1198545940">
          <w:marLeft w:val="640"/>
          <w:marRight w:val="0"/>
          <w:marTop w:val="0"/>
          <w:marBottom w:val="0"/>
          <w:divBdr>
            <w:top w:val="none" w:sz="0" w:space="0" w:color="auto"/>
            <w:left w:val="none" w:sz="0" w:space="0" w:color="auto"/>
            <w:bottom w:val="none" w:sz="0" w:space="0" w:color="auto"/>
            <w:right w:val="none" w:sz="0" w:space="0" w:color="auto"/>
          </w:divBdr>
        </w:div>
        <w:div w:id="389155651">
          <w:marLeft w:val="640"/>
          <w:marRight w:val="0"/>
          <w:marTop w:val="0"/>
          <w:marBottom w:val="0"/>
          <w:divBdr>
            <w:top w:val="none" w:sz="0" w:space="0" w:color="auto"/>
            <w:left w:val="none" w:sz="0" w:space="0" w:color="auto"/>
            <w:bottom w:val="none" w:sz="0" w:space="0" w:color="auto"/>
            <w:right w:val="none" w:sz="0" w:space="0" w:color="auto"/>
          </w:divBdr>
        </w:div>
        <w:div w:id="642783021">
          <w:marLeft w:val="640"/>
          <w:marRight w:val="0"/>
          <w:marTop w:val="0"/>
          <w:marBottom w:val="0"/>
          <w:divBdr>
            <w:top w:val="none" w:sz="0" w:space="0" w:color="auto"/>
            <w:left w:val="none" w:sz="0" w:space="0" w:color="auto"/>
            <w:bottom w:val="none" w:sz="0" w:space="0" w:color="auto"/>
            <w:right w:val="none" w:sz="0" w:space="0" w:color="auto"/>
          </w:divBdr>
        </w:div>
        <w:div w:id="535315760">
          <w:marLeft w:val="640"/>
          <w:marRight w:val="0"/>
          <w:marTop w:val="0"/>
          <w:marBottom w:val="0"/>
          <w:divBdr>
            <w:top w:val="none" w:sz="0" w:space="0" w:color="auto"/>
            <w:left w:val="none" w:sz="0" w:space="0" w:color="auto"/>
            <w:bottom w:val="none" w:sz="0" w:space="0" w:color="auto"/>
            <w:right w:val="none" w:sz="0" w:space="0" w:color="auto"/>
          </w:divBdr>
        </w:div>
        <w:div w:id="1321421382">
          <w:marLeft w:val="640"/>
          <w:marRight w:val="0"/>
          <w:marTop w:val="0"/>
          <w:marBottom w:val="0"/>
          <w:divBdr>
            <w:top w:val="none" w:sz="0" w:space="0" w:color="auto"/>
            <w:left w:val="none" w:sz="0" w:space="0" w:color="auto"/>
            <w:bottom w:val="none" w:sz="0" w:space="0" w:color="auto"/>
            <w:right w:val="none" w:sz="0" w:space="0" w:color="auto"/>
          </w:divBdr>
        </w:div>
        <w:div w:id="1995796265">
          <w:marLeft w:val="640"/>
          <w:marRight w:val="0"/>
          <w:marTop w:val="0"/>
          <w:marBottom w:val="0"/>
          <w:divBdr>
            <w:top w:val="none" w:sz="0" w:space="0" w:color="auto"/>
            <w:left w:val="none" w:sz="0" w:space="0" w:color="auto"/>
            <w:bottom w:val="none" w:sz="0" w:space="0" w:color="auto"/>
            <w:right w:val="none" w:sz="0" w:space="0" w:color="auto"/>
          </w:divBdr>
        </w:div>
        <w:div w:id="395981623">
          <w:marLeft w:val="640"/>
          <w:marRight w:val="0"/>
          <w:marTop w:val="0"/>
          <w:marBottom w:val="0"/>
          <w:divBdr>
            <w:top w:val="none" w:sz="0" w:space="0" w:color="auto"/>
            <w:left w:val="none" w:sz="0" w:space="0" w:color="auto"/>
            <w:bottom w:val="none" w:sz="0" w:space="0" w:color="auto"/>
            <w:right w:val="none" w:sz="0" w:space="0" w:color="auto"/>
          </w:divBdr>
        </w:div>
        <w:div w:id="1850606901">
          <w:marLeft w:val="640"/>
          <w:marRight w:val="0"/>
          <w:marTop w:val="0"/>
          <w:marBottom w:val="0"/>
          <w:divBdr>
            <w:top w:val="none" w:sz="0" w:space="0" w:color="auto"/>
            <w:left w:val="none" w:sz="0" w:space="0" w:color="auto"/>
            <w:bottom w:val="none" w:sz="0" w:space="0" w:color="auto"/>
            <w:right w:val="none" w:sz="0" w:space="0" w:color="auto"/>
          </w:divBdr>
        </w:div>
        <w:div w:id="1500775495">
          <w:marLeft w:val="640"/>
          <w:marRight w:val="0"/>
          <w:marTop w:val="0"/>
          <w:marBottom w:val="0"/>
          <w:divBdr>
            <w:top w:val="none" w:sz="0" w:space="0" w:color="auto"/>
            <w:left w:val="none" w:sz="0" w:space="0" w:color="auto"/>
            <w:bottom w:val="none" w:sz="0" w:space="0" w:color="auto"/>
            <w:right w:val="none" w:sz="0" w:space="0" w:color="auto"/>
          </w:divBdr>
        </w:div>
        <w:div w:id="814883061">
          <w:marLeft w:val="640"/>
          <w:marRight w:val="0"/>
          <w:marTop w:val="0"/>
          <w:marBottom w:val="0"/>
          <w:divBdr>
            <w:top w:val="none" w:sz="0" w:space="0" w:color="auto"/>
            <w:left w:val="none" w:sz="0" w:space="0" w:color="auto"/>
            <w:bottom w:val="none" w:sz="0" w:space="0" w:color="auto"/>
            <w:right w:val="none" w:sz="0" w:space="0" w:color="auto"/>
          </w:divBdr>
        </w:div>
        <w:div w:id="1439567907">
          <w:marLeft w:val="640"/>
          <w:marRight w:val="0"/>
          <w:marTop w:val="0"/>
          <w:marBottom w:val="0"/>
          <w:divBdr>
            <w:top w:val="none" w:sz="0" w:space="0" w:color="auto"/>
            <w:left w:val="none" w:sz="0" w:space="0" w:color="auto"/>
            <w:bottom w:val="none" w:sz="0" w:space="0" w:color="auto"/>
            <w:right w:val="none" w:sz="0" w:space="0" w:color="auto"/>
          </w:divBdr>
        </w:div>
        <w:div w:id="613948109">
          <w:marLeft w:val="640"/>
          <w:marRight w:val="0"/>
          <w:marTop w:val="0"/>
          <w:marBottom w:val="0"/>
          <w:divBdr>
            <w:top w:val="none" w:sz="0" w:space="0" w:color="auto"/>
            <w:left w:val="none" w:sz="0" w:space="0" w:color="auto"/>
            <w:bottom w:val="none" w:sz="0" w:space="0" w:color="auto"/>
            <w:right w:val="none" w:sz="0" w:space="0" w:color="auto"/>
          </w:divBdr>
        </w:div>
        <w:div w:id="1286740399">
          <w:marLeft w:val="640"/>
          <w:marRight w:val="0"/>
          <w:marTop w:val="0"/>
          <w:marBottom w:val="0"/>
          <w:divBdr>
            <w:top w:val="none" w:sz="0" w:space="0" w:color="auto"/>
            <w:left w:val="none" w:sz="0" w:space="0" w:color="auto"/>
            <w:bottom w:val="none" w:sz="0" w:space="0" w:color="auto"/>
            <w:right w:val="none" w:sz="0" w:space="0" w:color="auto"/>
          </w:divBdr>
        </w:div>
        <w:div w:id="1776753732">
          <w:marLeft w:val="640"/>
          <w:marRight w:val="0"/>
          <w:marTop w:val="0"/>
          <w:marBottom w:val="0"/>
          <w:divBdr>
            <w:top w:val="none" w:sz="0" w:space="0" w:color="auto"/>
            <w:left w:val="none" w:sz="0" w:space="0" w:color="auto"/>
            <w:bottom w:val="none" w:sz="0" w:space="0" w:color="auto"/>
            <w:right w:val="none" w:sz="0" w:space="0" w:color="auto"/>
          </w:divBdr>
        </w:div>
        <w:div w:id="1857495753">
          <w:marLeft w:val="640"/>
          <w:marRight w:val="0"/>
          <w:marTop w:val="0"/>
          <w:marBottom w:val="0"/>
          <w:divBdr>
            <w:top w:val="none" w:sz="0" w:space="0" w:color="auto"/>
            <w:left w:val="none" w:sz="0" w:space="0" w:color="auto"/>
            <w:bottom w:val="none" w:sz="0" w:space="0" w:color="auto"/>
            <w:right w:val="none" w:sz="0" w:space="0" w:color="auto"/>
          </w:divBdr>
        </w:div>
        <w:div w:id="426772787">
          <w:marLeft w:val="640"/>
          <w:marRight w:val="0"/>
          <w:marTop w:val="0"/>
          <w:marBottom w:val="0"/>
          <w:divBdr>
            <w:top w:val="none" w:sz="0" w:space="0" w:color="auto"/>
            <w:left w:val="none" w:sz="0" w:space="0" w:color="auto"/>
            <w:bottom w:val="none" w:sz="0" w:space="0" w:color="auto"/>
            <w:right w:val="none" w:sz="0" w:space="0" w:color="auto"/>
          </w:divBdr>
        </w:div>
        <w:div w:id="1809006423">
          <w:marLeft w:val="640"/>
          <w:marRight w:val="0"/>
          <w:marTop w:val="0"/>
          <w:marBottom w:val="0"/>
          <w:divBdr>
            <w:top w:val="none" w:sz="0" w:space="0" w:color="auto"/>
            <w:left w:val="none" w:sz="0" w:space="0" w:color="auto"/>
            <w:bottom w:val="none" w:sz="0" w:space="0" w:color="auto"/>
            <w:right w:val="none" w:sz="0" w:space="0" w:color="auto"/>
          </w:divBdr>
        </w:div>
        <w:div w:id="293756694">
          <w:marLeft w:val="640"/>
          <w:marRight w:val="0"/>
          <w:marTop w:val="0"/>
          <w:marBottom w:val="0"/>
          <w:divBdr>
            <w:top w:val="none" w:sz="0" w:space="0" w:color="auto"/>
            <w:left w:val="none" w:sz="0" w:space="0" w:color="auto"/>
            <w:bottom w:val="none" w:sz="0" w:space="0" w:color="auto"/>
            <w:right w:val="none" w:sz="0" w:space="0" w:color="auto"/>
          </w:divBdr>
        </w:div>
        <w:div w:id="1715695294">
          <w:marLeft w:val="640"/>
          <w:marRight w:val="0"/>
          <w:marTop w:val="0"/>
          <w:marBottom w:val="0"/>
          <w:divBdr>
            <w:top w:val="none" w:sz="0" w:space="0" w:color="auto"/>
            <w:left w:val="none" w:sz="0" w:space="0" w:color="auto"/>
            <w:bottom w:val="none" w:sz="0" w:space="0" w:color="auto"/>
            <w:right w:val="none" w:sz="0" w:space="0" w:color="auto"/>
          </w:divBdr>
        </w:div>
        <w:div w:id="140736346">
          <w:marLeft w:val="640"/>
          <w:marRight w:val="0"/>
          <w:marTop w:val="0"/>
          <w:marBottom w:val="0"/>
          <w:divBdr>
            <w:top w:val="none" w:sz="0" w:space="0" w:color="auto"/>
            <w:left w:val="none" w:sz="0" w:space="0" w:color="auto"/>
            <w:bottom w:val="none" w:sz="0" w:space="0" w:color="auto"/>
            <w:right w:val="none" w:sz="0" w:space="0" w:color="auto"/>
          </w:divBdr>
        </w:div>
        <w:div w:id="1953396026">
          <w:marLeft w:val="640"/>
          <w:marRight w:val="0"/>
          <w:marTop w:val="0"/>
          <w:marBottom w:val="0"/>
          <w:divBdr>
            <w:top w:val="none" w:sz="0" w:space="0" w:color="auto"/>
            <w:left w:val="none" w:sz="0" w:space="0" w:color="auto"/>
            <w:bottom w:val="none" w:sz="0" w:space="0" w:color="auto"/>
            <w:right w:val="none" w:sz="0" w:space="0" w:color="auto"/>
          </w:divBdr>
        </w:div>
        <w:div w:id="1848328381">
          <w:marLeft w:val="640"/>
          <w:marRight w:val="0"/>
          <w:marTop w:val="0"/>
          <w:marBottom w:val="0"/>
          <w:divBdr>
            <w:top w:val="none" w:sz="0" w:space="0" w:color="auto"/>
            <w:left w:val="none" w:sz="0" w:space="0" w:color="auto"/>
            <w:bottom w:val="none" w:sz="0" w:space="0" w:color="auto"/>
            <w:right w:val="none" w:sz="0" w:space="0" w:color="auto"/>
          </w:divBdr>
        </w:div>
        <w:div w:id="1024550548">
          <w:marLeft w:val="640"/>
          <w:marRight w:val="0"/>
          <w:marTop w:val="0"/>
          <w:marBottom w:val="0"/>
          <w:divBdr>
            <w:top w:val="none" w:sz="0" w:space="0" w:color="auto"/>
            <w:left w:val="none" w:sz="0" w:space="0" w:color="auto"/>
            <w:bottom w:val="none" w:sz="0" w:space="0" w:color="auto"/>
            <w:right w:val="none" w:sz="0" w:space="0" w:color="auto"/>
          </w:divBdr>
        </w:div>
        <w:div w:id="1597862084">
          <w:marLeft w:val="640"/>
          <w:marRight w:val="0"/>
          <w:marTop w:val="0"/>
          <w:marBottom w:val="0"/>
          <w:divBdr>
            <w:top w:val="none" w:sz="0" w:space="0" w:color="auto"/>
            <w:left w:val="none" w:sz="0" w:space="0" w:color="auto"/>
            <w:bottom w:val="none" w:sz="0" w:space="0" w:color="auto"/>
            <w:right w:val="none" w:sz="0" w:space="0" w:color="auto"/>
          </w:divBdr>
        </w:div>
        <w:div w:id="1045062906">
          <w:marLeft w:val="640"/>
          <w:marRight w:val="0"/>
          <w:marTop w:val="0"/>
          <w:marBottom w:val="0"/>
          <w:divBdr>
            <w:top w:val="none" w:sz="0" w:space="0" w:color="auto"/>
            <w:left w:val="none" w:sz="0" w:space="0" w:color="auto"/>
            <w:bottom w:val="none" w:sz="0" w:space="0" w:color="auto"/>
            <w:right w:val="none" w:sz="0" w:space="0" w:color="auto"/>
          </w:divBdr>
        </w:div>
        <w:div w:id="1681161350">
          <w:marLeft w:val="640"/>
          <w:marRight w:val="0"/>
          <w:marTop w:val="0"/>
          <w:marBottom w:val="0"/>
          <w:divBdr>
            <w:top w:val="none" w:sz="0" w:space="0" w:color="auto"/>
            <w:left w:val="none" w:sz="0" w:space="0" w:color="auto"/>
            <w:bottom w:val="none" w:sz="0" w:space="0" w:color="auto"/>
            <w:right w:val="none" w:sz="0" w:space="0" w:color="auto"/>
          </w:divBdr>
        </w:div>
        <w:div w:id="1479761311">
          <w:marLeft w:val="640"/>
          <w:marRight w:val="0"/>
          <w:marTop w:val="0"/>
          <w:marBottom w:val="0"/>
          <w:divBdr>
            <w:top w:val="none" w:sz="0" w:space="0" w:color="auto"/>
            <w:left w:val="none" w:sz="0" w:space="0" w:color="auto"/>
            <w:bottom w:val="none" w:sz="0" w:space="0" w:color="auto"/>
            <w:right w:val="none" w:sz="0" w:space="0" w:color="auto"/>
          </w:divBdr>
        </w:div>
        <w:div w:id="1401246415">
          <w:marLeft w:val="640"/>
          <w:marRight w:val="0"/>
          <w:marTop w:val="0"/>
          <w:marBottom w:val="0"/>
          <w:divBdr>
            <w:top w:val="none" w:sz="0" w:space="0" w:color="auto"/>
            <w:left w:val="none" w:sz="0" w:space="0" w:color="auto"/>
            <w:bottom w:val="none" w:sz="0" w:space="0" w:color="auto"/>
            <w:right w:val="none" w:sz="0" w:space="0" w:color="auto"/>
          </w:divBdr>
        </w:div>
        <w:div w:id="1913536789">
          <w:marLeft w:val="640"/>
          <w:marRight w:val="0"/>
          <w:marTop w:val="0"/>
          <w:marBottom w:val="0"/>
          <w:divBdr>
            <w:top w:val="none" w:sz="0" w:space="0" w:color="auto"/>
            <w:left w:val="none" w:sz="0" w:space="0" w:color="auto"/>
            <w:bottom w:val="none" w:sz="0" w:space="0" w:color="auto"/>
            <w:right w:val="none" w:sz="0" w:space="0" w:color="auto"/>
          </w:divBdr>
        </w:div>
        <w:div w:id="1492452950">
          <w:marLeft w:val="640"/>
          <w:marRight w:val="0"/>
          <w:marTop w:val="0"/>
          <w:marBottom w:val="0"/>
          <w:divBdr>
            <w:top w:val="none" w:sz="0" w:space="0" w:color="auto"/>
            <w:left w:val="none" w:sz="0" w:space="0" w:color="auto"/>
            <w:bottom w:val="none" w:sz="0" w:space="0" w:color="auto"/>
            <w:right w:val="none" w:sz="0" w:space="0" w:color="auto"/>
          </w:divBdr>
        </w:div>
        <w:div w:id="504437103">
          <w:marLeft w:val="640"/>
          <w:marRight w:val="0"/>
          <w:marTop w:val="0"/>
          <w:marBottom w:val="0"/>
          <w:divBdr>
            <w:top w:val="none" w:sz="0" w:space="0" w:color="auto"/>
            <w:left w:val="none" w:sz="0" w:space="0" w:color="auto"/>
            <w:bottom w:val="none" w:sz="0" w:space="0" w:color="auto"/>
            <w:right w:val="none" w:sz="0" w:space="0" w:color="auto"/>
          </w:divBdr>
        </w:div>
        <w:div w:id="1310287758">
          <w:marLeft w:val="640"/>
          <w:marRight w:val="0"/>
          <w:marTop w:val="0"/>
          <w:marBottom w:val="0"/>
          <w:divBdr>
            <w:top w:val="none" w:sz="0" w:space="0" w:color="auto"/>
            <w:left w:val="none" w:sz="0" w:space="0" w:color="auto"/>
            <w:bottom w:val="none" w:sz="0" w:space="0" w:color="auto"/>
            <w:right w:val="none" w:sz="0" w:space="0" w:color="auto"/>
          </w:divBdr>
        </w:div>
        <w:div w:id="1678460730">
          <w:marLeft w:val="640"/>
          <w:marRight w:val="0"/>
          <w:marTop w:val="0"/>
          <w:marBottom w:val="0"/>
          <w:divBdr>
            <w:top w:val="none" w:sz="0" w:space="0" w:color="auto"/>
            <w:left w:val="none" w:sz="0" w:space="0" w:color="auto"/>
            <w:bottom w:val="none" w:sz="0" w:space="0" w:color="auto"/>
            <w:right w:val="none" w:sz="0" w:space="0" w:color="auto"/>
          </w:divBdr>
        </w:div>
        <w:div w:id="578444706">
          <w:marLeft w:val="640"/>
          <w:marRight w:val="0"/>
          <w:marTop w:val="0"/>
          <w:marBottom w:val="0"/>
          <w:divBdr>
            <w:top w:val="none" w:sz="0" w:space="0" w:color="auto"/>
            <w:left w:val="none" w:sz="0" w:space="0" w:color="auto"/>
            <w:bottom w:val="none" w:sz="0" w:space="0" w:color="auto"/>
            <w:right w:val="none" w:sz="0" w:space="0" w:color="auto"/>
          </w:divBdr>
        </w:div>
        <w:div w:id="1165705955">
          <w:marLeft w:val="640"/>
          <w:marRight w:val="0"/>
          <w:marTop w:val="0"/>
          <w:marBottom w:val="0"/>
          <w:divBdr>
            <w:top w:val="none" w:sz="0" w:space="0" w:color="auto"/>
            <w:left w:val="none" w:sz="0" w:space="0" w:color="auto"/>
            <w:bottom w:val="none" w:sz="0" w:space="0" w:color="auto"/>
            <w:right w:val="none" w:sz="0" w:space="0" w:color="auto"/>
          </w:divBdr>
        </w:div>
        <w:div w:id="353578780">
          <w:marLeft w:val="640"/>
          <w:marRight w:val="0"/>
          <w:marTop w:val="0"/>
          <w:marBottom w:val="0"/>
          <w:divBdr>
            <w:top w:val="none" w:sz="0" w:space="0" w:color="auto"/>
            <w:left w:val="none" w:sz="0" w:space="0" w:color="auto"/>
            <w:bottom w:val="none" w:sz="0" w:space="0" w:color="auto"/>
            <w:right w:val="none" w:sz="0" w:space="0" w:color="auto"/>
          </w:divBdr>
        </w:div>
        <w:div w:id="1223491970">
          <w:marLeft w:val="640"/>
          <w:marRight w:val="0"/>
          <w:marTop w:val="0"/>
          <w:marBottom w:val="0"/>
          <w:divBdr>
            <w:top w:val="none" w:sz="0" w:space="0" w:color="auto"/>
            <w:left w:val="none" w:sz="0" w:space="0" w:color="auto"/>
            <w:bottom w:val="none" w:sz="0" w:space="0" w:color="auto"/>
            <w:right w:val="none" w:sz="0" w:space="0" w:color="auto"/>
          </w:divBdr>
        </w:div>
        <w:div w:id="1337683838">
          <w:marLeft w:val="640"/>
          <w:marRight w:val="0"/>
          <w:marTop w:val="0"/>
          <w:marBottom w:val="0"/>
          <w:divBdr>
            <w:top w:val="none" w:sz="0" w:space="0" w:color="auto"/>
            <w:left w:val="none" w:sz="0" w:space="0" w:color="auto"/>
            <w:bottom w:val="none" w:sz="0" w:space="0" w:color="auto"/>
            <w:right w:val="none" w:sz="0" w:space="0" w:color="auto"/>
          </w:divBdr>
        </w:div>
        <w:div w:id="1295866948">
          <w:marLeft w:val="640"/>
          <w:marRight w:val="0"/>
          <w:marTop w:val="0"/>
          <w:marBottom w:val="0"/>
          <w:divBdr>
            <w:top w:val="none" w:sz="0" w:space="0" w:color="auto"/>
            <w:left w:val="none" w:sz="0" w:space="0" w:color="auto"/>
            <w:bottom w:val="none" w:sz="0" w:space="0" w:color="auto"/>
            <w:right w:val="none" w:sz="0" w:space="0" w:color="auto"/>
          </w:divBdr>
        </w:div>
        <w:div w:id="1080325526">
          <w:marLeft w:val="640"/>
          <w:marRight w:val="0"/>
          <w:marTop w:val="0"/>
          <w:marBottom w:val="0"/>
          <w:divBdr>
            <w:top w:val="none" w:sz="0" w:space="0" w:color="auto"/>
            <w:left w:val="none" w:sz="0" w:space="0" w:color="auto"/>
            <w:bottom w:val="none" w:sz="0" w:space="0" w:color="auto"/>
            <w:right w:val="none" w:sz="0" w:space="0" w:color="auto"/>
          </w:divBdr>
        </w:div>
        <w:div w:id="508982085">
          <w:marLeft w:val="640"/>
          <w:marRight w:val="0"/>
          <w:marTop w:val="0"/>
          <w:marBottom w:val="0"/>
          <w:divBdr>
            <w:top w:val="none" w:sz="0" w:space="0" w:color="auto"/>
            <w:left w:val="none" w:sz="0" w:space="0" w:color="auto"/>
            <w:bottom w:val="none" w:sz="0" w:space="0" w:color="auto"/>
            <w:right w:val="none" w:sz="0" w:space="0" w:color="auto"/>
          </w:divBdr>
        </w:div>
        <w:div w:id="1249969730">
          <w:marLeft w:val="640"/>
          <w:marRight w:val="0"/>
          <w:marTop w:val="0"/>
          <w:marBottom w:val="0"/>
          <w:divBdr>
            <w:top w:val="none" w:sz="0" w:space="0" w:color="auto"/>
            <w:left w:val="none" w:sz="0" w:space="0" w:color="auto"/>
            <w:bottom w:val="none" w:sz="0" w:space="0" w:color="auto"/>
            <w:right w:val="none" w:sz="0" w:space="0" w:color="auto"/>
          </w:divBdr>
        </w:div>
        <w:div w:id="419717999">
          <w:marLeft w:val="640"/>
          <w:marRight w:val="0"/>
          <w:marTop w:val="0"/>
          <w:marBottom w:val="0"/>
          <w:divBdr>
            <w:top w:val="none" w:sz="0" w:space="0" w:color="auto"/>
            <w:left w:val="none" w:sz="0" w:space="0" w:color="auto"/>
            <w:bottom w:val="none" w:sz="0" w:space="0" w:color="auto"/>
            <w:right w:val="none" w:sz="0" w:space="0" w:color="auto"/>
          </w:divBdr>
        </w:div>
        <w:div w:id="779108112">
          <w:marLeft w:val="640"/>
          <w:marRight w:val="0"/>
          <w:marTop w:val="0"/>
          <w:marBottom w:val="0"/>
          <w:divBdr>
            <w:top w:val="none" w:sz="0" w:space="0" w:color="auto"/>
            <w:left w:val="none" w:sz="0" w:space="0" w:color="auto"/>
            <w:bottom w:val="none" w:sz="0" w:space="0" w:color="auto"/>
            <w:right w:val="none" w:sz="0" w:space="0" w:color="auto"/>
          </w:divBdr>
        </w:div>
        <w:div w:id="1882279896">
          <w:marLeft w:val="640"/>
          <w:marRight w:val="0"/>
          <w:marTop w:val="0"/>
          <w:marBottom w:val="0"/>
          <w:divBdr>
            <w:top w:val="none" w:sz="0" w:space="0" w:color="auto"/>
            <w:left w:val="none" w:sz="0" w:space="0" w:color="auto"/>
            <w:bottom w:val="none" w:sz="0" w:space="0" w:color="auto"/>
            <w:right w:val="none" w:sz="0" w:space="0" w:color="auto"/>
          </w:divBdr>
        </w:div>
        <w:div w:id="729184290">
          <w:marLeft w:val="640"/>
          <w:marRight w:val="0"/>
          <w:marTop w:val="0"/>
          <w:marBottom w:val="0"/>
          <w:divBdr>
            <w:top w:val="none" w:sz="0" w:space="0" w:color="auto"/>
            <w:left w:val="none" w:sz="0" w:space="0" w:color="auto"/>
            <w:bottom w:val="none" w:sz="0" w:space="0" w:color="auto"/>
            <w:right w:val="none" w:sz="0" w:space="0" w:color="auto"/>
          </w:divBdr>
        </w:div>
        <w:div w:id="1859001278">
          <w:marLeft w:val="640"/>
          <w:marRight w:val="0"/>
          <w:marTop w:val="0"/>
          <w:marBottom w:val="0"/>
          <w:divBdr>
            <w:top w:val="none" w:sz="0" w:space="0" w:color="auto"/>
            <w:left w:val="none" w:sz="0" w:space="0" w:color="auto"/>
            <w:bottom w:val="none" w:sz="0" w:space="0" w:color="auto"/>
            <w:right w:val="none" w:sz="0" w:space="0" w:color="auto"/>
          </w:divBdr>
        </w:div>
        <w:div w:id="1626427543">
          <w:marLeft w:val="640"/>
          <w:marRight w:val="0"/>
          <w:marTop w:val="0"/>
          <w:marBottom w:val="0"/>
          <w:divBdr>
            <w:top w:val="none" w:sz="0" w:space="0" w:color="auto"/>
            <w:left w:val="none" w:sz="0" w:space="0" w:color="auto"/>
            <w:bottom w:val="none" w:sz="0" w:space="0" w:color="auto"/>
            <w:right w:val="none" w:sz="0" w:space="0" w:color="auto"/>
          </w:divBdr>
        </w:div>
        <w:div w:id="1587038647">
          <w:marLeft w:val="640"/>
          <w:marRight w:val="0"/>
          <w:marTop w:val="0"/>
          <w:marBottom w:val="0"/>
          <w:divBdr>
            <w:top w:val="none" w:sz="0" w:space="0" w:color="auto"/>
            <w:left w:val="none" w:sz="0" w:space="0" w:color="auto"/>
            <w:bottom w:val="none" w:sz="0" w:space="0" w:color="auto"/>
            <w:right w:val="none" w:sz="0" w:space="0" w:color="auto"/>
          </w:divBdr>
        </w:div>
        <w:div w:id="375542031">
          <w:marLeft w:val="640"/>
          <w:marRight w:val="0"/>
          <w:marTop w:val="0"/>
          <w:marBottom w:val="0"/>
          <w:divBdr>
            <w:top w:val="none" w:sz="0" w:space="0" w:color="auto"/>
            <w:left w:val="none" w:sz="0" w:space="0" w:color="auto"/>
            <w:bottom w:val="none" w:sz="0" w:space="0" w:color="auto"/>
            <w:right w:val="none" w:sz="0" w:space="0" w:color="auto"/>
          </w:divBdr>
        </w:div>
        <w:div w:id="1054426113">
          <w:marLeft w:val="640"/>
          <w:marRight w:val="0"/>
          <w:marTop w:val="0"/>
          <w:marBottom w:val="0"/>
          <w:divBdr>
            <w:top w:val="none" w:sz="0" w:space="0" w:color="auto"/>
            <w:left w:val="none" w:sz="0" w:space="0" w:color="auto"/>
            <w:bottom w:val="none" w:sz="0" w:space="0" w:color="auto"/>
            <w:right w:val="none" w:sz="0" w:space="0" w:color="auto"/>
          </w:divBdr>
        </w:div>
        <w:div w:id="1704282231">
          <w:marLeft w:val="640"/>
          <w:marRight w:val="0"/>
          <w:marTop w:val="0"/>
          <w:marBottom w:val="0"/>
          <w:divBdr>
            <w:top w:val="none" w:sz="0" w:space="0" w:color="auto"/>
            <w:left w:val="none" w:sz="0" w:space="0" w:color="auto"/>
            <w:bottom w:val="none" w:sz="0" w:space="0" w:color="auto"/>
            <w:right w:val="none" w:sz="0" w:space="0" w:color="auto"/>
          </w:divBdr>
        </w:div>
        <w:div w:id="574317445">
          <w:marLeft w:val="640"/>
          <w:marRight w:val="0"/>
          <w:marTop w:val="0"/>
          <w:marBottom w:val="0"/>
          <w:divBdr>
            <w:top w:val="none" w:sz="0" w:space="0" w:color="auto"/>
            <w:left w:val="none" w:sz="0" w:space="0" w:color="auto"/>
            <w:bottom w:val="none" w:sz="0" w:space="0" w:color="auto"/>
            <w:right w:val="none" w:sz="0" w:space="0" w:color="auto"/>
          </w:divBdr>
        </w:div>
        <w:div w:id="145437513">
          <w:marLeft w:val="640"/>
          <w:marRight w:val="0"/>
          <w:marTop w:val="0"/>
          <w:marBottom w:val="0"/>
          <w:divBdr>
            <w:top w:val="none" w:sz="0" w:space="0" w:color="auto"/>
            <w:left w:val="none" w:sz="0" w:space="0" w:color="auto"/>
            <w:bottom w:val="none" w:sz="0" w:space="0" w:color="auto"/>
            <w:right w:val="none" w:sz="0" w:space="0" w:color="auto"/>
          </w:divBdr>
        </w:div>
        <w:div w:id="84961651">
          <w:marLeft w:val="640"/>
          <w:marRight w:val="0"/>
          <w:marTop w:val="0"/>
          <w:marBottom w:val="0"/>
          <w:divBdr>
            <w:top w:val="none" w:sz="0" w:space="0" w:color="auto"/>
            <w:left w:val="none" w:sz="0" w:space="0" w:color="auto"/>
            <w:bottom w:val="none" w:sz="0" w:space="0" w:color="auto"/>
            <w:right w:val="none" w:sz="0" w:space="0" w:color="auto"/>
          </w:divBdr>
        </w:div>
        <w:div w:id="118882872">
          <w:marLeft w:val="640"/>
          <w:marRight w:val="0"/>
          <w:marTop w:val="0"/>
          <w:marBottom w:val="0"/>
          <w:divBdr>
            <w:top w:val="none" w:sz="0" w:space="0" w:color="auto"/>
            <w:left w:val="none" w:sz="0" w:space="0" w:color="auto"/>
            <w:bottom w:val="none" w:sz="0" w:space="0" w:color="auto"/>
            <w:right w:val="none" w:sz="0" w:space="0" w:color="auto"/>
          </w:divBdr>
        </w:div>
        <w:div w:id="684015907">
          <w:marLeft w:val="640"/>
          <w:marRight w:val="0"/>
          <w:marTop w:val="0"/>
          <w:marBottom w:val="0"/>
          <w:divBdr>
            <w:top w:val="none" w:sz="0" w:space="0" w:color="auto"/>
            <w:left w:val="none" w:sz="0" w:space="0" w:color="auto"/>
            <w:bottom w:val="none" w:sz="0" w:space="0" w:color="auto"/>
            <w:right w:val="none" w:sz="0" w:space="0" w:color="auto"/>
          </w:divBdr>
        </w:div>
        <w:div w:id="2054116853">
          <w:marLeft w:val="640"/>
          <w:marRight w:val="0"/>
          <w:marTop w:val="0"/>
          <w:marBottom w:val="0"/>
          <w:divBdr>
            <w:top w:val="none" w:sz="0" w:space="0" w:color="auto"/>
            <w:left w:val="none" w:sz="0" w:space="0" w:color="auto"/>
            <w:bottom w:val="none" w:sz="0" w:space="0" w:color="auto"/>
            <w:right w:val="none" w:sz="0" w:space="0" w:color="auto"/>
          </w:divBdr>
        </w:div>
        <w:div w:id="761728505">
          <w:marLeft w:val="640"/>
          <w:marRight w:val="0"/>
          <w:marTop w:val="0"/>
          <w:marBottom w:val="0"/>
          <w:divBdr>
            <w:top w:val="none" w:sz="0" w:space="0" w:color="auto"/>
            <w:left w:val="none" w:sz="0" w:space="0" w:color="auto"/>
            <w:bottom w:val="none" w:sz="0" w:space="0" w:color="auto"/>
            <w:right w:val="none" w:sz="0" w:space="0" w:color="auto"/>
          </w:divBdr>
        </w:div>
        <w:div w:id="590504725">
          <w:marLeft w:val="640"/>
          <w:marRight w:val="0"/>
          <w:marTop w:val="0"/>
          <w:marBottom w:val="0"/>
          <w:divBdr>
            <w:top w:val="none" w:sz="0" w:space="0" w:color="auto"/>
            <w:left w:val="none" w:sz="0" w:space="0" w:color="auto"/>
            <w:bottom w:val="none" w:sz="0" w:space="0" w:color="auto"/>
            <w:right w:val="none" w:sz="0" w:space="0" w:color="auto"/>
          </w:divBdr>
        </w:div>
        <w:div w:id="1061827861">
          <w:marLeft w:val="640"/>
          <w:marRight w:val="0"/>
          <w:marTop w:val="0"/>
          <w:marBottom w:val="0"/>
          <w:divBdr>
            <w:top w:val="none" w:sz="0" w:space="0" w:color="auto"/>
            <w:left w:val="none" w:sz="0" w:space="0" w:color="auto"/>
            <w:bottom w:val="none" w:sz="0" w:space="0" w:color="auto"/>
            <w:right w:val="none" w:sz="0" w:space="0" w:color="auto"/>
          </w:divBdr>
        </w:div>
        <w:div w:id="142503431">
          <w:marLeft w:val="640"/>
          <w:marRight w:val="0"/>
          <w:marTop w:val="0"/>
          <w:marBottom w:val="0"/>
          <w:divBdr>
            <w:top w:val="none" w:sz="0" w:space="0" w:color="auto"/>
            <w:left w:val="none" w:sz="0" w:space="0" w:color="auto"/>
            <w:bottom w:val="none" w:sz="0" w:space="0" w:color="auto"/>
            <w:right w:val="none" w:sz="0" w:space="0" w:color="auto"/>
          </w:divBdr>
        </w:div>
        <w:div w:id="537010695">
          <w:marLeft w:val="640"/>
          <w:marRight w:val="0"/>
          <w:marTop w:val="0"/>
          <w:marBottom w:val="0"/>
          <w:divBdr>
            <w:top w:val="none" w:sz="0" w:space="0" w:color="auto"/>
            <w:left w:val="none" w:sz="0" w:space="0" w:color="auto"/>
            <w:bottom w:val="none" w:sz="0" w:space="0" w:color="auto"/>
            <w:right w:val="none" w:sz="0" w:space="0" w:color="auto"/>
          </w:divBdr>
        </w:div>
        <w:div w:id="1863393507">
          <w:marLeft w:val="640"/>
          <w:marRight w:val="0"/>
          <w:marTop w:val="0"/>
          <w:marBottom w:val="0"/>
          <w:divBdr>
            <w:top w:val="none" w:sz="0" w:space="0" w:color="auto"/>
            <w:left w:val="none" w:sz="0" w:space="0" w:color="auto"/>
            <w:bottom w:val="none" w:sz="0" w:space="0" w:color="auto"/>
            <w:right w:val="none" w:sz="0" w:space="0" w:color="auto"/>
          </w:divBdr>
        </w:div>
        <w:div w:id="1158424065">
          <w:marLeft w:val="640"/>
          <w:marRight w:val="0"/>
          <w:marTop w:val="0"/>
          <w:marBottom w:val="0"/>
          <w:divBdr>
            <w:top w:val="none" w:sz="0" w:space="0" w:color="auto"/>
            <w:left w:val="none" w:sz="0" w:space="0" w:color="auto"/>
            <w:bottom w:val="none" w:sz="0" w:space="0" w:color="auto"/>
            <w:right w:val="none" w:sz="0" w:space="0" w:color="auto"/>
          </w:divBdr>
        </w:div>
        <w:div w:id="292178539">
          <w:marLeft w:val="640"/>
          <w:marRight w:val="0"/>
          <w:marTop w:val="0"/>
          <w:marBottom w:val="0"/>
          <w:divBdr>
            <w:top w:val="none" w:sz="0" w:space="0" w:color="auto"/>
            <w:left w:val="none" w:sz="0" w:space="0" w:color="auto"/>
            <w:bottom w:val="none" w:sz="0" w:space="0" w:color="auto"/>
            <w:right w:val="none" w:sz="0" w:space="0" w:color="auto"/>
          </w:divBdr>
        </w:div>
        <w:div w:id="2066490702">
          <w:marLeft w:val="640"/>
          <w:marRight w:val="0"/>
          <w:marTop w:val="0"/>
          <w:marBottom w:val="0"/>
          <w:divBdr>
            <w:top w:val="none" w:sz="0" w:space="0" w:color="auto"/>
            <w:left w:val="none" w:sz="0" w:space="0" w:color="auto"/>
            <w:bottom w:val="none" w:sz="0" w:space="0" w:color="auto"/>
            <w:right w:val="none" w:sz="0" w:space="0" w:color="auto"/>
          </w:divBdr>
        </w:div>
        <w:div w:id="707723949">
          <w:marLeft w:val="640"/>
          <w:marRight w:val="0"/>
          <w:marTop w:val="0"/>
          <w:marBottom w:val="0"/>
          <w:divBdr>
            <w:top w:val="none" w:sz="0" w:space="0" w:color="auto"/>
            <w:left w:val="none" w:sz="0" w:space="0" w:color="auto"/>
            <w:bottom w:val="none" w:sz="0" w:space="0" w:color="auto"/>
            <w:right w:val="none" w:sz="0" w:space="0" w:color="auto"/>
          </w:divBdr>
        </w:div>
        <w:div w:id="498426258">
          <w:marLeft w:val="640"/>
          <w:marRight w:val="0"/>
          <w:marTop w:val="0"/>
          <w:marBottom w:val="0"/>
          <w:divBdr>
            <w:top w:val="none" w:sz="0" w:space="0" w:color="auto"/>
            <w:left w:val="none" w:sz="0" w:space="0" w:color="auto"/>
            <w:bottom w:val="none" w:sz="0" w:space="0" w:color="auto"/>
            <w:right w:val="none" w:sz="0" w:space="0" w:color="auto"/>
          </w:divBdr>
        </w:div>
        <w:div w:id="874345242">
          <w:marLeft w:val="640"/>
          <w:marRight w:val="0"/>
          <w:marTop w:val="0"/>
          <w:marBottom w:val="0"/>
          <w:divBdr>
            <w:top w:val="none" w:sz="0" w:space="0" w:color="auto"/>
            <w:left w:val="none" w:sz="0" w:space="0" w:color="auto"/>
            <w:bottom w:val="none" w:sz="0" w:space="0" w:color="auto"/>
            <w:right w:val="none" w:sz="0" w:space="0" w:color="auto"/>
          </w:divBdr>
        </w:div>
        <w:div w:id="1146698790">
          <w:marLeft w:val="640"/>
          <w:marRight w:val="0"/>
          <w:marTop w:val="0"/>
          <w:marBottom w:val="0"/>
          <w:divBdr>
            <w:top w:val="none" w:sz="0" w:space="0" w:color="auto"/>
            <w:left w:val="none" w:sz="0" w:space="0" w:color="auto"/>
            <w:bottom w:val="none" w:sz="0" w:space="0" w:color="auto"/>
            <w:right w:val="none" w:sz="0" w:space="0" w:color="auto"/>
          </w:divBdr>
        </w:div>
        <w:div w:id="491529938">
          <w:marLeft w:val="640"/>
          <w:marRight w:val="0"/>
          <w:marTop w:val="0"/>
          <w:marBottom w:val="0"/>
          <w:divBdr>
            <w:top w:val="none" w:sz="0" w:space="0" w:color="auto"/>
            <w:left w:val="none" w:sz="0" w:space="0" w:color="auto"/>
            <w:bottom w:val="none" w:sz="0" w:space="0" w:color="auto"/>
            <w:right w:val="none" w:sz="0" w:space="0" w:color="auto"/>
          </w:divBdr>
        </w:div>
        <w:div w:id="1555383743">
          <w:marLeft w:val="640"/>
          <w:marRight w:val="0"/>
          <w:marTop w:val="0"/>
          <w:marBottom w:val="0"/>
          <w:divBdr>
            <w:top w:val="none" w:sz="0" w:space="0" w:color="auto"/>
            <w:left w:val="none" w:sz="0" w:space="0" w:color="auto"/>
            <w:bottom w:val="none" w:sz="0" w:space="0" w:color="auto"/>
            <w:right w:val="none" w:sz="0" w:space="0" w:color="auto"/>
          </w:divBdr>
        </w:div>
        <w:div w:id="1346858240">
          <w:marLeft w:val="640"/>
          <w:marRight w:val="0"/>
          <w:marTop w:val="0"/>
          <w:marBottom w:val="0"/>
          <w:divBdr>
            <w:top w:val="none" w:sz="0" w:space="0" w:color="auto"/>
            <w:left w:val="none" w:sz="0" w:space="0" w:color="auto"/>
            <w:bottom w:val="none" w:sz="0" w:space="0" w:color="auto"/>
            <w:right w:val="none" w:sz="0" w:space="0" w:color="auto"/>
          </w:divBdr>
        </w:div>
        <w:div w:id="1113209208">
          <w:marLeft w:val="640"/>
          <w:marRight w:val="0"/>
          <w:marTop w:val="0"/>
          <w:marBottom w:val="0"/>
          <w:divBdr>
            <w:top w:val="none" w:sz="0" w:space="0" w:color="auto"/>
            <w:left w:val="none" w:sz="0" w:space="0" w:color="auto"/>
            <w:bottom w:val="none" w:sz="0" w:space="0" w:color="auto"/>
            <w:right w:val="none" w:sz="0" w:space="0" w:color="auto"/>
          </w:divBdr>
        </w:div>
        <w:div w:id="1482650074">
          <w:marLeft w:val="640"/>
          <w:marRight w:val="0"/>
          <w:marTop w:val="0"/>
          <w:marBottom w:val="0"/>
          <w:divBdr>
            <w:top w:val="none" w:sz="0" w:space="0" w:color="auto"/>
            <w:left w:val="none" w:sz="0" w:space="0" w:color="auto"/>
            <w:bottom w:val="none" w:sz="0" w:space="0" w:color="auto"/>
            <w:right w:val="none" w:sz="0" w:space="0" w:color="auto"/>
          </w:divBdr>
        </w:div>
        <w:div w:id="1333800010">
          <w:marLeft w:val="640"/>
          <w:marRight w:val="0"/>
          <w:marTop w:val="0"/>
          <w:marBottom w:val="0"/>
          <w:divBdr>
            <w:top w:val="none" w:sz="0" w:space="0" w:color="auto"/>
            <w:left w:val="none" w:sz="0" w:space="0" w:color="auto"/>
            <w:bottom w:val="none" w:sz="0" w:space="0" w:color="auto"/>
            <w:right w:val="none" w:sz="0" w:space="0" w:color="auto"/>
          </w:divBdr>
        </w:div>
        <w:div w:id="493647968">
          <w:marLeft w:val="640"/>
          <w:marRight w:val="0"/>
          <w:marTop w:val="0"/>
          <w:marBottom w:val="0"/>
          <w:divBdr>
            <w:top w:val="none" w:sz="0" w:space="0" w:color="auto"/>
            <w:left w:val="none" w:sz="0" w:space="0" w:color="auto"/>
            <w:bottom w:val="none" w:sz="0" w:space="0" w:color="auto"/>
            <w:right w:val="none" w:sz="0" w:space="0" w:color="auto"/>
          </w:divBdr>
        </w:div>
        <w:div w:id="593973760">
          <w:marLeft w:val="640"/>
          <w:marRight w:val="0"/>
          <w:marTop w:val="0"/>
          <w:marBottom w:val="0"/>
          <w:divBdr>
            <w:top w:val="none" w:sz="0" w:space="0" w:color="auto"/>
            <w:left w:val="none" w:sz="0" w:space="0" w:color="auto"/>
            <w:bottom w:val="none" w:sz="0" w:space="0" w:color="auto"/>
            <w:right w:val="none" w:sz="0" w:space="0" w:color="auto"/>
          </w:divBdr>
        </w:div>
        <w:div w:id="2055812950">
          <w:marLeft w:val="640"/>
          <w:marRight w:val="0"/>
          <w:marTop w:val="0"/>
          <w:marBottom w:val="0"/>
          <w:divBdr>
            <w:top w:val="none" w:sz="0" w:space="0" w:color="auto"/>
            <w:left w:val="none" w:sz="0" w:space="0" w:color="auto"/>
            <w:bottom w:val="none" w:sz="0" w:space="0" w:color="auto"/>
            <w:right w:val="none" w:sz="0" w:space="0" w:color="auto"/>
          </w:divBdr>
        </w:div>
        <w:div w:id="1887595782">
          <w:marLeft w:val="640"/>
          <w:marRight w:val="0"/>
          <w:marTop w:val="0"/>
          <w:marBottom w:val="0"/>
          <w:divBdr>
            <w:top w:val="none" w:sz="0" w:space="0" w:color="auto"/>
            <w:left w:val="none" w:sz="0" w:space="0" w:color="auto"/>
            <w:bottom w:val="none" w:sz="0" w:space="0" w:color="auto"/>
            <w:right w:val="none" w:sz="0" w:space="0" w:color="auto"/>
          </w:divBdr>
        </w:div>
        <w:div w:id="686566918">
          <w:marLeft w:val="640"/>
          <w:marRight w:val="0"/>
          <w:marTop w:val="0"/>
          <w:marBottom w:val="0"/>
          <w:divBdr>
            <w:top w:val="none" w:sz="0" w:space="0" w:color="auto"/>
            <w:left w:val="none" w:sz="0" w:space="0" w:color="auto"/>
            <w:bottom w:val="none" w:sz="0" w:space="0" w:color="auto"/>
            <w:right w:val="none" w:sz="0" w:space="0" w:color="auto"/>
          </w:divBdr>
        </w:div>
        <w:div w:id="675303123">
          <w:marLeft w:val="640"/>
          <w:marRight w:val="0"/>
          <w:marTop w:val="0"/>
          <w:marBottom w:val="0"/>
          <w:divBdr>
            <w:top w:val="none" w:sz="0" w:space="0" w:color="auto"/>
            <w:left w:val="none" w:sz="0" w:space="0" w:color="auto"/>
            <w:bottom w:val="none" w:sz="0" w:space="0" w:color="auto"/>
            <w:right w:val="none" w:sz="0" w:space="0" w:color="auto"/>
          </w:divBdr>
        </w:div>
        <w:div w:id="589393560">
          <w:marLeft w:val="640"/>
          <w:marRight w:val="0"/>
          <w:marTop w:val="0"/>
          <w:marBottom w:val="0"/>
          <w:divBdr>
            <w:top w:val="none" w:sz="0" w:space="0" w:color="auto"/>
            <w:left w:val="none" w:sz="0" w:space="0" w:color="auto"/>
            <w:bottom w:val="none" w:sz="0" w:space="0" w:color="auto"/>
            <w:right w:val="none" w:sz="0" w:space="0" w:color="auto"/>
          </w:divBdr>
        </w:div>
        <w:div w:id="1930455792">
          <w:marLeft w:val="640"/>
          <w:marRight w:val="0"/>
          <w:marTop w:val="0"/>
          <w:marBottom w:val="0"/>
          <w:divBdr>
            <w:top w:val="none" w:sz="0" w:space="0" w:color="auto"/>
            <w:left w:val="none" w:sz="0" w:space="0" w:color="auto"/>
            <w:bottom w:val="none" w:sz="0" w:space="0" w:color="auto"/>
            <w:right w:val="none" w:sz="0" w:space="0" w:color="auto"/>
          </w:divBdr>
        </w:div>
        <w:div w:id="698972007">
          <w:marLeft w:val="640"/>
          <w:marRight w:val="0"/>
          <w:marTop w:val="0"/>
          <w:marBottom w:val="0"/>
          <w:divBdr>
            <w:top w:val="none" w:sz="0" w:space="0" w:color="auto"/>
            <w:left w:val="none" w:sz="0" w:space="0" w:color="auto"/>
            <w:bottom w:val="none" w:sz="0" w:space="0" w:color="auto"/>
            <w:right w:val="none" w:sz="0" w:space="0" w:color="auto"/>
          </w:divBdr>
        </w:div>
        <w:div w:id="1253733179">
          <w:marLeft w:val="640"/>
          <w:marRight w:val="0"/>
          <w:marTop w:val="0"/>
          <w:marBottom w:val="0"/>
          <w:divBdr>
            <w:top w:val="none" w:sz="0" w:space="0" w:color="auto"/>
            <w:left w:val="none" w:sz="0" w:space="0" w:color="auto"/>
            <w:bottom w:val="none" w:sz="0" w:space="0" w:color="auto"/>
            <w:right w:val="none" w:sz="0" w:space="0" w:color="auto"/>
          </w:divBdr>
        </w:div>
        <w:div w:id="984701342">
          <w:marLeft w:val="640"/>
          <w:marRight w:val="0"/>
          <w:marTop w:val="0"/>
          <w:marBottom w:val="0"/>
          <w:divBdr>
            <w:top w:val="none" w:sz="0" w:space="0" w:color="auto"/>
            <w:left w:val="none" w:sz="0" w:space="0" w:color="auto"/>
            <w:bottom w:val="none" w:sz="0" w:space="0" w:color="auto"/>
            <w:right w:val="none" w:sz="0" w:space="0" w:color="auto"/>
          </w:divBdr>
        </w:div>
        <w:div w:id="934435081">
          <w:marLeft w:val="640"/>
          <w:marRight w:val="0"/>
          <w:marTop w:val="0"/>
          <w:marBottom w:val="0"/>
          <w:divBdr>
            <w:top w:val="none" w:sz="0" w:space="0" w:color="auto"/>
            <w:left w:val="none" w:sz="0" w:space="0" w:color="auto"/>
            <w:bottom w:val="none" w:sz="0" w:space="0" w:color="auto"/>
            <w:right w:val="none" w:sz="0" w:space="0" w:color="auto"/>
          </w:divBdr>
        </w:div>
        <w:div w:id="1404529226">
          <w:marLeft w:val="640"/>
          <w:marRight w:val="0"/>
          <w:marTop w:val="0"/>
          <w:marBottom w:val="0"/>
          <w:divBdr>
            <w:top w:val="none" w:sz="0" w:space="0" w:color="auto"/>
            <w:left w:val="none" w:sz="0" w:space="0" w:color="auto"/>
            <w:bottom w:val="none" w:sz="0" w:space="0" w:color="auto"/>
            <w:right w:val="none" w:sz="0" w:space="0" w:color="auto"/>
          </w:divBdr>
        </w:div>
        <w:div w:id="1145242537">
          <w:marLeft w:val="640"/>
          <w:marRight w:val="0"/>
          <w:marTop w:val="0"/>
          <w:marBottom w:val="0"/>
          <w:divBdr>
            <w:top w:val="none" w:sz="0" w:space="0" w:color="auto"/>
            <w:left w:val="none" w:sz="0" w:space="0" w:color="auto"/>
            <w:bottom w:val="none" w:sz="0" w:space="0" w:color="auto"/>
            <w:right w:val="none" w:sz="0" w:space="0" w:color="auto"/>
          </w:divBdr>
        </w:div>
        <w:div w:id="1708334129">
          <w:marLeft w:val="640"/>
          <w:marRight w:val="0"/>
          <w:marTop w:val="0"/>
          <w:marBottom w:val="0"/>
          <w:divBdr>
            <w:top w:val="none" w:sz="0" w:space="0" w:color="auto"/>
            <w:left w:val="none" w:sz="0" w:space="0" w:color="auto"/>
            <w:bottom w:val="none" w:sz="0" w:space="0" w:color="auto"/>
            <w:right w:val="none" w:sz="0" w:space="0" w:color="auto"/>
          </w:divBdr>
        </w:div>
        <w:div w:id="642078934">
          <w:marLeft w:val="640"/>
          <w:marRight w:val="0"/>
          <w:marTop w:val="0"/>
          <w:marBottom w:val="0"/>
          <w:divBdr>
            <w:top w:val="none" w:sz="0" w:space="0" w:color="auto"/>
            <w:left w:val="none" w:sz="0" w:space="0" w:color="auto"/>
            <w:bottom w:val="none" w:sz="0" w:space="0" w:color="auto"/>
            <w:right w:val="none" w:sz="0" w:space="0" w:color="auto"/>
          </w:divBdr>
        </w:div>
        <w:div w:id="913734126">
          <w:marLeft w:val="640"/>
          <w:marRight w:val="0"/>
          <w:marTop w:val="0"/>
          <w:marBottom w:val="0"/>
          <w:divBdr>
            <w:top w:val="none" w:sz="0" w:space="0" w:color="auto"/>
            <w:left w:val="none" w:sz="0" w:space="0" w:color="auto"/>
            <w:bottom w:val="none" w:sz="0" w:space="0" w:color="auto"/>
            <w:right w:val="none" w:sz="0" w:space="0" w:color="auto"/>
          </w:divBdr>
        </w:div>
        <w:div w:id="1303845578">
          <w:marLeft w:val="640"/>
          <w:marRight w:val="0"/>
          <w:marTop w:val="0"/>
          <w:marBottom w:val="0"/>
          <w:divBdr>
            <w:top w:val="none" w:sz="0" w:space="0" w:color="auto"/>
            <w:left w:val="none" w:sz="0" w:space="0" w:color="auto"/>
            <w:bottom w:val="none" w:sz="0" w:space="0" w:color="auto"/>
            <w:right w:val="none" w:sz="0" w:space="0" w:color="auto"/>
          </w:divBdr>
        </w:div>
        <w:div w:id="1102458149">
          <w:marLeft w:val="640"/>
          <w:marRight w:val="0"/>
          <w:marTop w:val="0"/>
          <w:marBottom w:val="0"/>
          <w:divBdr>
            <w:top w:val="none" w:sz="0" w:space="0" w:color="auto"/>
            <w:left w:val="none" w:sz="0" w:space="0" w:color="auto"/>
            <w:bottom w:val="none" w:sz="0" w:space="0" w:color="auto"/>
            <w:right w:val="none" w:sz="0" w:space="0" w:color="auto"/>
          </w:divBdr>
        </w:div>
        <w:div w:id="62486731">
          <w:marLeft w:val="640"/>
          <w:marRight w:val="0"/>
          <w:marTop w:val="0"/>
          <w:marBottom w:val="0"/>
          <w:divBdr>
            <w:top w:val="none" w:sz="0" w:space="0" w:color="auto"/>
            <w:left w:val="none" w:sz="0" w:space="0" w:color="auto"/>
            <w:bottom w:val="none" w:sz="0" w:space="0" w:color="auto"/>
            <w:right w:val="none" w:sz="0" w:space="0" w:color="auto"/>
          </w:divBdr>
        </w:div>
        <w:div w:id="597786337">
          <w:marLeft w:val="640"/>
          <w:marRight w:val="0"/>
          <w:marTop w:val="0"/>
          <w:marBottom w:val="0"/>
          <w:divBdr>
            <w:top w:val="none" w:sz="0" w:space="0" w:color="auto"/>
            <w:left w:val="none" w:sz="0" w:space="0" w:color="auto"/>
            <w:bottom w:val="none" w:sz="0" w:space="0" w:color="auto"/>
            <w:right w:val="none" w:sz="0" w:space="0" w:color="auto"/>
          </w:divBdr>
        </w:div>
        <w:div w:id="497622228">
          <w:marLeft w:val="640"/>
          <w:marRight w:val="0"/>
          <w:marTop w:val="0"/>
          <w:marBottom w:val="0"/>
          <w:divBdr>
            <w:top w:val="none" w:sz="0" w:space="0" w:color="auto"/>
            <w:left w:val="none" w:sz="0" w:space="0" w:color="auto"/>
            <w:bottom w:val="none" w:sz="0" w:space="0" w:color="auto"/>
            <w:right w:val="none" w:sz="0" w:space="0" w:color="auto"/>
          </w:divBdr>
        </w:div>
        <w:div w:id="1861047396">
          <w:marLeft w:val="640"/>
          <w:marRight w:val="0"/>
          <w:marTop w:val="0"/>
          <w:marBottom w:val="0"/>
          <w:divBdr>
            <w:top w:val="none" w:sz="0" w:space="0" w:color="auto"/>
            <w:left w:val="none" w:sz="0" w:space="0" w:color="auto"/>
            <w:bottom w:val="none" w:sz="0" w:space="0" w:color="auto"/>
            <w:right w:val="none" w:sz="0" w:space="0" w:color="auto"/>
          </w:divBdr>
        </w:div>
        <w:div w:id="341973680">
          <w:marLeft w:val="640"/>
          <w:marRight w:val="0"/>
          <w:marTop w:val="0"/>
          <w:marBottom w:val="0"/>
          <w:divBdr>
            <w:top w:val="none" w:sz="0" w:space="0" w:color="auto"/>
            <w:left w:val="none" w:sz="0" w:space="0" w:color="auto"/>
            <w:bottom w:val="none" w:sz="0" w:space="0" w:color="auto"/>
            <w:right w:val="none" w:sz="0" w:space="0" w:color="auto"/>
          </w:divBdr>
        </w:div>
        <w:div w:id="1879313707">
          <w:marLeft w:val="640"/>
          <w:marRight w:val="0"/>
          <w:marTop w:val="0"/>
          <w:marBottom w:val="0"/>
          <w:divBdr>
            <w:top w:val="none" w:sz="0" w:space="0" w:color="auto"/>
            <w:left w:val="none" w:sz="0" w:space="0" w:color="auto"/>
            <w:bottom w:val="none" w:sz="0" w:space="0" w:color="auto"/>
            <w:right w:val="none" w:sz="0" w:space="0" w:color="auto"/>
          </w:divBdr>
        </w:div>
        <w:div w:id="935285337">
          <w:marLeft w:val="640"/>
          <w:marRight w:val="0"/>
          <w:marTop w:val="0"/>
          <w:marBottom w:val="0"/>
          <w:divBdr>
            <w:top w:val="none" w:sz="0" w:space="0" w:color="auto"/>
            <w:left w:val="none" w:sz="0" w:space="0" w:color="auto"/>
            <w:bottom w:val="none" w:sz="0" w:space="0" w:color="auto"/>
            <w:right w:val="none" w:sz="0" w:space="0" w:color="auto"/>
          </w:divBdr>
        </w:div>
        <w:div w:id="1308631874">
          <w:marLeft w:val="640"/>
          <w:marRight w:val="0"/>
          <w:marTop w:val="0"/>
          <w:marBottom w:val="0"/>
          <w:divBdr>
            <w:top w:val="none" w:sz="0" w:space="0" w:color="auto"/>
            <w:left w:val="none" w:sz="0" w:space="0" w:color="auto"/>
            <w:bottom w:val="none" w:sz="0" w:space="0" w:color="auto"/>
            <w:right w:val="none" w:sz="0" w:space="0" w:color="auto"/>
          </w:divBdr>
        </w:div>
        <w:div w:id="913048869">
          <w:marLeft w:val="640"/>
          <w:marRight w:val="0"/>
          <w:marTop w:val="0"/>
          <w:marBottom w:val="0"/>
          <w:divBdr>
            <w:top w:val="none" w:sz="0" w:space="0" w:color="auto"/>
            <w:left w:val="none" w:sz="0" w:space="0" w:color="auto"/>
            <w:bottom w:val="none" w:sz="0" w:space="0" w:color="auto"/>
            <w:right w:val="none" w:sz="0" w:space="0" w:color="auto"/>
          </w:divBdr>
        </w:div>
        <w:div w:id="1675836311">
          <w:marLeft w:val="640"/>
          <w:marRight w:val="0"/>
          <w:marTop w:val="0"/>
          <w:marBottom w:val="0"/>
          <w:divBdr>
            <w:top w:val="none" w:sz="0" w:space="0" w:color="auto"/>
            <w:left w:val="none" w:sz="0" w:space="0" w:color="auto"/>
            <w:bottom w:val="none" w:sz="0" w:space="0" w:color="auto"/>
            <w:right w:val="none" w:sz="0" w:space="0" w:color="auto"/>
          </w:divBdr>
        </w:div>
        <w:div w:id="697512615">
          <w:marLeft w:val="640"/>
          <w:marRight w:val="0"/>
          <w:marTop w:val="0"/>
          <w:marBottom w:val="0"/>
          <w:divBdr>
            <w:top w:val="none" w:sz="0" w:space="0" w:color="auto"/>
            <w:left w:val="none" w:sz="0" w:space="0" w:color="auto"/>
            <w:bottom w:val="none" w:sz="0" w:space="0" w:color="auto"/>
            <w:right w:val="none" w:sz="0" w:space="0" w:color="auto"/>
          </w:divBdr>
        </w:div>
        <w:div w:id="1420712610">
          <w:marLeft w:val="640"/>
          <w:marRight w:val="0"/>
          <w:marTop w:val="0"/>
          <w:marBottom w:val="0"/>
          <w:divBdr>
            <w:top w:val="none" w:sz="0" w:space="0" w:color="auto"/>
            <w:left w:val="none" w:sz="0" w:space="0" w:color="auto"/>
            <w:bottom w:val="none" w:sz="0" w:space="0" w:color="auto"/>
            <w:right w:val="none" w:sz="0" w:space="0" w:color="auto"/>
          </w:divBdr>
        </w:div>
        <w:div w:id="406805538">
          <w:marLeft w:val="640"/>
          <w:marRight w:val="0"/>
          <w:marTop w:val="0"/>
          <w:marBottom w:val="0"/>
          <w:divBdr>
            <w:top w:val="none" w:sz="0" w:space="0" w:color="auto"/>
            <w:left w:val="none" w:sz="0" w:space="0" w:color="auto"/>
            <w:bottom w:val="none" w:sz="0" w:space="0" w:color="auto"/>
            <w:right w:val="none" w:sz="0" w:space="0" w:color="auto"/>
          </w:divBdr>
        </w:div>
        <w:div w:id="988554509">
          <w:marLeft w:val="640"/>
          <w:marRight w:val="0"/>
          <w:marTop w:val="0"/>
          <w:marBottom w:val="0"/>
          <w:divBdr>
            <w:top w:val="none" w:sz="0" w:space="0" w:color="auto"/>
            <w:left w:val="none" w:sz="0" w:space="0" w:color="auto"/>
            <w:bottom w:val="none" w:sz="0" w:space="0" w:color="auto"/>
            <w:right w:val="none" w:sz="0" w:space="0" w:color="auto"/>
          </w:divBdr>
        </w:div>
        <w:div w:id="7802805">
          <w:marLeft w:val="640"/>
          <w:marRight w:val="0"/>
          <w:marTop w:val="0"/>
          <w:marBottom w:val="0"/>
          <w:divBdr>
            <w:top w:val="none" w:sz="0" w:space="0" w:color="auto"/>
            <w:left w:val="none" w:sz="0" w:space="0" w:color="auto"/>
            <w:bottom w:val="none" w:sz="0" w:space="0" w:color="auto"/>
            <w:right w:val="none" w:sz="0" w:space="0" w:color="auto"/>
          </w:divBdr>
        </w:div>
        <w:div w:id="667443284">
          <w:marLeft w:val="640"/>
          <w:marRight w:val="0"/>
          <w:marTop w:val="0"/>
          <w:marBottom w:val="0"/>
          <w:divBdr>
            <w:top w:val="none" w:sz="0" w:space="0" w:color="auto"/>
            <w:left w:val="none" w:sz="0" w:space="0" w:color="auto"/>
            <w:bottom w:val="none" w:sz="0" w:space="0" w:color="auto"/>
            <w:right w:val="none" w:sz="0" w:space="0" w:color="auto"/>
          </w:divBdr>
        </w:div>
        <w:div w:id="539172927">
          <w:marLeft w:val="640"/>
          <w:marRight w:val="0"/>
          <w:marTop w:val="0"/>
          <w:marBottom w:val="0"/>
          <w:divBdr>
            <w:top w:val="none" w:sz="0" w:space="0" w:color="auto"/>
            <w:left w:val="none" w:sz="0" w:space="0" w:color="auto"/>
            <w:bottom w:val="none" w:sz="0" w:space="0" w:color="auto"/>
            <w:right w:val="none" w:sz="0" w:space="0" w:color="auto"/>
          </w:divBdr>
        </w:div>
        <w:div w:id="403576430">
          <w:marLeft w:val="640"/>
          <w:marRight w:val="0"/>
          <w:marTop w:val="0"/>
          <w:marBottom w:val="0"/>
          <w:divBdr>
            <w:top w:val="none" w:sz="0" w:space="0" w:color="auto"/>
            <w:left w:val="none" w:sz="0" w:space="0" w:color="auto"/>
            <w:bottom w:val="none" w:sz="0" w:space="0" w:color="auto"/>
            <w:right w:val="none" w:sz="0" w:space="0" w:color="auto"/>
          </w:divBdr>
        </w:div>
        <w:div w:id="47650045">
          <w:marLeft w:val="640"/>
          <w:marRight w:val="0"/>
          <w:marTop w:val="0"/>
          <w:marBottom w:val="0"/>
          <w:divBdr>
            <w:top w:val="none" w:sz="0" w:space="0" w:color="auto"/>
            <w:left w:val="none" w:sz="0" w:space="0" w:color="auto"/>
            <w:bottom w:val="none" w:sz="0" w:space="0" w:color="auto"/>
            <w:right w:val="none" w:sz="0" w:space="0" w:color="auto"/>
          </w:divBdr>
        </w:div>
        <w:div w:id="1121535411">
          <w:marLeft w:val="640"/>
          <w:marRight w:val="0"/>
          <w:marTop w:val="0"/>
          <w:marBottom w:val="0"/>
          <w:divBdr>
            <w:top w:val="none" w:sz="0" w:space="0" w:color="auto"/>
            <w:left w:val="none" w:sz="0" w:space="0" w:color="auto"/>
            <w:bottom w:val="none" w:sz="0" w:space="0" w:color="auto"/>
            <w:right w:val="none" w:sz="0" w:space="0" w:color="auto"/>
          </w:divBdr>
        </w:div>
        <w:div w:id="2076661432">
          <w:marLeft w:val="640"/>
          <w:marRight w:val="0"/>
          <w:marTop w:val="0"/>
          <w:marBottom w:val="0"/>
          <w:divBdr>
            <w:top w:val="none" w:sz="0" w:space="0" w:color="auto"/>
            <w:left w:val="none" w:sz="0" w:space="0" w:color="auto"/>
            <w:bottom w:val="none" w:sz="0" w:space="0" w:color="auto"/>
            <w:right w:val="none" w:sz="0" w:space="0" w:color="auto"/>
          </w:divBdr>
        </w:div>
        <w:div w:id="2020890942">
          <w:marLeft w:val="640"/>
          <w:marRight w:val="0"/>
          <w:marTop w:val="0"/>
          <w:marBottom w:val="0"/>
          <w:divBdr>
            <w:top w:val="none" w:sz="0" w:space="0" w:color="auto"/>
            <w:left w:val="none" w:sz="0" w:space="0" w:color="auto"/>
            <w:bottom w:val="none" w:sz="0" w:space="0" w:color="auto"/>
            <w:right w:val="none" w:sz="0" w:space="0" w:color="auto"/>
          </w:divBdr>
        </w:div>
        <w:div w:id="967397902">
          <w:marLeft w:val="640"/>
          <w:marRight w:val="0"/>
          <w:marTop w:val="0"/>
          <w:marBottom w:val="0"/>
          <w:divBdr>
            <w:top w:val="none" w:sz="0" w:space="0" w:color="auto"/>
            <w:left w:val="none" w:sz="0" w:space="0" w:color="auto"/>
            <w:bottom w:val="none" w:sz="0" w:space="0" w:color="auto"/>
            <w:right w:val="none" w:sz="0" w:space="0" w:color="auto"/>
          </w:divBdr>
        </w:div>
        <w:div w:id="225342812">
          <w:marLeft w:val="640"/>
          <w:marRight w:val="0"/>
          <w:marTop w:val="0"/>
          <w:marBottom w:val="0"/>
          <w:divBdr>
            <w:top w:val="none" w:sz="0" w:space="0" w:color="auto"/>
            <w:left w:val="none" w:sz="0" w:space="0" w:color="auto"/>
            <w:bottom w:val="none" w:sz="0" w:space="0" w:color="auto"/>
            <w:right w:val="none" w:sz="0" w:space="0" w:color="auto"/>
          </w:divBdr>
        </w:div>
        <w:div w:id="1966807882">
          <w:marLeft w:val="640"/>
          <w:marRight w:val="0"/>
          <w:marTop w:val="0"/>
          <w:marBottom w:val="0"/>
          <w:divBdr>
            <w:top w:val="none" w:sz="0" w:space="0" w:color="auto"/>
            <w:left w:val="none" w:sz="0" w:space="0" w:color="auto"/>
            <w:bottom w:val="none" w:sz="0" w:space="0" w:color="auto"/>
            <w:right w:val="none" w:sz="0" w:space="0" w:color="auto"/>
          </w:divBdr>
        </w:div>
        <w:div w:id="1942490383">
          <w:marLeft w:val="640"/>
          <w:marRight w:val="0"/>
          <w:marTop w:val="0"/>
          <w:marBottom w:val="0"/>
          <w:divBdr>
            <w:top w:val="none" w:sz="0" w:space="0" w:color="auto"/>
            <w:left w:val="none" w:sz="0" w:space="0" w:color="auto"/>
            <w:bottom w:val="none" w:sz="0" w:space="0" w:color="auto"/>
            <w:right w:val="none" w:sz="0" w:space="0" w:color="auto"/>
          </w:divBdr>
        </w:div>
        <w:div w:id="2007174303">
          <w:marLeft w:val="640"/>
          <w:marRight w:val="0"/>
          <w:marTop w:val="0"/>
          <w:marBottom w:val="0"/>
          <w:divBdr>
            <w:top w:val="none" w:sz="0" w:space="0" w:color="auto"/>
            <w:left w:val="none" w:sz="0" w:space="0" w:color="auto"/>
            <w:bottom w:val="none" w:sz="0" w:space="0" w:color="auto"/>
            <w:right w:val="none" w:sz="0" w:space="0" w:color="auto"/>
          </w:divBdr>
        </w:div>
        <w:div w:id="1150290887">
          <w:marLeft w:val="640"/>
          <w:marRight w:val="0"/>
          <w:marTop w:val="0"/>
          <w:marBottom w:val="0"/>
          <w:divBdr>
            <w:top w:val="none" w:sz="0" w:space="0" w:color="auto"/>
            <w:left w:val="none" w:sz="0" w:space="0" w:color="auto"/>
            <w:bottom w:val="none" w:sz="0" w:space="0" w:color="auto"/>
            <w:right w:val="none" w:sz="0" w:space="0" w:color="auto"/>
          </w:divBdr>
        </w:div>
        <w:div w:id="1744991298">
          <w:marLeft w:val="640"/>
          <w:marRight w:val="0"/>
          <w:marTop w:val="0"/>
          <w:marBottom w:val="0"/>
          <w:divBdr>
            <w:top w:val="none" w:sz="0" w:space="0" w:color="auto"/>
            <w:left w:val="none" w:sz="0" w:space="0" w:color="auto"/>
            <w:bottom w:val="none" w:sz="0" w:space="0" w:color="auto"/>
            <w:right w:val="none" w:sz="0" w:space="0" w:color="auto"/>
          </w:divBdr>
        </w:div>
        <w:div w:id="997344383">
          <w:marLeft w:val="640"/>
          <w:marRight w:val="0"/>
          <w:marTop w:val="0"/>
          <w:marBottom w:val="0"/>
          <w:divBdr>
            <w:top w:val="none" w:sz="0" w:space="0" w:color="auto"/>
            <w:left w:val="none" w:sz="0" w:space="0" w:color="auto"/>
            <w:bottom w:val="none" w:sz="0" w:space="0" w:color="auto"/>
            <w:right w:val="none" w:sz="0" w:space="0" w:color="auto"/>
          </w:divBdr>
        </w:div>
        <w:div w:id="1302077243">
          <w:marLeft w:val="640"/>
          <w:marRight w:val="0"/>
          <w:marTop w:val="0"/>
          <w:marBottom w:val="0"/>
          <w:divBdr>
            <w:top w:val="none" w:sz="0" w:space="0" w:color="auto"/>
            <w:left w:val="none" w:sz="0" w:space="0" w:color="auto"/>
            <w:bottom w:val="none" w:sz="0" w:space="0" w:color="auto"/>
            <w:right w:val="none" w:sz="0" w:space="0" w:color="auto"/>
          </w:divBdr>
        </w:div>
        <w:div w:id="875386361">
          <w:marLeft w:val="640"/>
          <w:marRight w:val="0"/>
          <w:marTop w:val="0"/>
          <w:marBottom w:val="0"/>
          <w:divBdr>
            <w:top w:val="none" w:sz="0" w:space="0" w:color="auto"/>
            <w:left w:val="none" w:sz="0" w:space="0" w:color="auto"/>
            <w:bottom w:val="none" w:sz="0" w:space="0" w:color="auto"/>
            <w:right w:val="none" w:sz="0" w:space="0" w:color="auto"/>
          </w:divBdr>
        </w:div>
        <w:div w:id="1663658753">
          <w:marLeft w:val="640"/>
          <w:marRight w:val="0"/>
          <w:marTop w:val="0"/>
          <w:marBottom w:val="0"/>
          <w:divBdr>
            <w:top w:val="none" w:sz="0" w:space="0" w:color="auto"/>
            <w:left w:val="none" w:sz="0" w:space="0" w:color="auto"/>
            <w:bottom w:val="none" w:sz="0" w:space="0" w:color="auto"/>
            <w:right w:val="none" w:sz="0" w:space="0" w:color="auto"/>
          </w:divBdr>
        </w:div>
      </w:divsChild>
    </w:div>
    <w:div w:id="459617933">
      <w:bodyDiv w:val="1"/>
      <w:marLeft w:val="0"/>
      <w:marRight w:val="0"/>
      <w:marTop w:val="0"/>
      <w:marBottom w:val="0"/>
      <w:divBdr>
        <w:top w:val="none" w:sz="0" w:space="0" w:color="auto"/>
        <w:left w:val="none" w:sz="0" w:space="0" w:color="auto"/>
        <w:bottom w:val="none" w:sz="0" w:space="0" w:color="auto"/>
        <w:right w:val="none" w:sz="0" w:space="0" w:color="auto"/>
      </w:divBdr>
      <w:divsChild>
        <w:div w:id="1940259607">
          <w:marLeft w:val="640"/>
          <w:marRight w:val="0"/>
          <w:marTop w:val="0"/>
          <w:marBottom w:val="0"/>
          <w:divBdr>
            <w:top w:val="none" w:sz="0" w:space="0" w:color="auto"/>
            <w:left w:val="none" w:sz="0" w:space="0" w:color="auto"/>
            <w:bottom w:val="none" w:sz="0" w:space="0" w:color="auto"/>
            <w:right w:val="none" w:sz="0" w:space="0" w:color="auto"/>
          </w:divBdr>
        </w:div>
        <w:div w:id="64576917">
          <w:marLeft w:val="640"/>
          <w:marRight w:val="0"/>
          <w:marTop w:val="0"/>
          <w:marBottom w:val="0"/>
          <w:divBdr>
            <w:top w:val="none" w:sz="0" w:space="0" w:color="auto"/>
            <w:left w:val="none" w:sz="0" w:space="0" w:color="auto"/>
            <w:bottom w:val="none" w:sz="0" w:space="0" w:color="auto"/>
            <w:right w:val="none" w:sz="0" w:space="0" w:color="auto"/>
          </w:divBdr>
        </w:div>
        <w:div w:id="970015071">
          <w:marLeft w:val="640"/>
          <w:marRight w:val="0"/>
          <w:marTop w:val="0"/>
          <w:marBottom w:val="0"/>
          <w:divBdr>
            <w:top w:val="none" w:sz="0" w:space="0" w:color="auto"/>
            <w:left w:val="none" w:sz="0" w:space="0" w:color="auto"/>
            <w:bottom w:val="none" w:sz="0" w:space="0" w:color="auto"/>
            <w:right w:val="none" w:sz="0" w:space="0" w:color="auto"/>
          </w:divBdr>
        </w:div>
        <w:div w:id="1970864395">
          <w:marLeft w:val="640"/>
          <w:marRight w:val="0"/>
          <w:marTop w:val="0"/>
          <w:marBottom w:val="0"/>
          <w:divBdr>
            <w:top w:val="none" w:sz="0" w:space="0" w:color="auto"/>
            <w:left w:val="none" w:sz="0" w:space="0" w:color="auto"/>
            <w:bottom w:val="none" w:sz="0" w:space="0" w:color="auto"/>
            <w:right w:val="none" w:sz="0" w:space="0" w:color="auto"/>
          </w:divBdr>
        </w:div>
        <w:div w:id="2049867439">
          <w:marLeft w:val="640"/>
          <w:marRight w:val="0"/>
          <w:marTop w:val="0"/>
          <w:marBottom w:val="0"/>
          <w:divBdr>
            <w:top w:val="none" w:sz="0" w:space="0" w:color="auto"/>
            <w:left w:val="none" w:sz="0" w:space="0" w:color="auto"/>
            <w:bottom w:val="none" w:sz="0" w:space="0" w:color="auto"/>
            <w:right w:val="none" w:sz="0" w:space="0" w:color="auto"/>
          </w:divBdr>
        </w:div>
        <w:div w:id="1045640914">
          <w:marLeft w:val="640"/>
          <w:marRight w:val="0"/>
          <w:marTop w:val="0"/>
          <w:marBottom w:val="0"/>
          <w:divBdr>
            <w:top w:val="none" w:sz="0" w:space="0" w:color="auto"/>
            <w:left w:val="none" w:sz="0" w:space="0" w:color="auto"/>
            <w:bottom w:val="none" w:sz="0" w:space="0" w:color="auto"/>
            <w:right w:val="none" w:sz="0" w:space="0" w:color="auto"/>
          </w:divBdr>
        </w:div>
        <w:div w:id="698745314">
          <w:marLeft w:val="640"/>
          <w:marRight w:val="0"/>
          <w:marTop w:val="0"/>
          <w:marBottom w:val="0"/>
          <w:divBdr>
            <w:top w:val="none" w:sz="0" w:space="0" w:color="auto"/>
            <w:left w:val="none" w:sz="0" w:space="0" w:color="auto"/>
            <w:bottom w:val="none" w:sz="0" w:space="0" w:color="auto"/>
            <w:right w:val="none" w:sz="0" w:space="0" w:color="auto"/>
          </w:divBdr>
        </w:div>
        <w:div w:id="1100568642">
          <w:marLeft w:val="640"/>
          <w:marRight w:val="0"/>
          <w:marTop w:val="0"/>
          <w:marBottom w:val="0"/>
          <w:divBdr>
            <w:top w:val="none" w:sz="0" w:space="0" w:color="auto"/>
            <w:left w:val="none" w:sz="0" w:space="0" w:color="auto"/>
            <w:bottom w:val="none" w:sz="0" w:space="0" w:color="auto"/>
            <w:right w:val="none" w:sz="0" w:space="0" w:color="auto"/>
          </w:divBdr>
        </w:div>
        <w:div w:id="2091848307">
          <w:marLeft w:val="640"/>
          <w:marRight w:val="0"/>
          <w:marTop w:val="0"/>
          <w:marBottom w:val="0"/>
          <w:divBdr>
            <w:top w:val="none" w:sz="0" w:space="0" w:color="auto"/>
            <w:left w:val="none" w:sz="0" w:space="0" w:color="auto"/>
            <w:bottom w:val="none" w:sz="0" w:space="0" w:color="auto"/>
            <w:right w:val="none" w:sz="0" w:space="0" w:color="auto"/>
          </w:divBdr>
        </w:div>
        <w:div w:id="1708137426">
          <w:marLeft w:val="640"/>
          <w:marRight w:val="0"/>
          <w:marTop w:val="0"/>
          <w:marBottom w:val="0"/>
          <w:divBdr>
            <w:top w:val="none" w:sz="0" w:space="0" w:color="auto"/>
            <w:left w:val="none" w:sz="0" w:space="0" w:color="auto"/>
            <w:bottom w:val="none" w:sz="0" w:space="0" w:color="auto"/>
            <w:right w:val="none" w:sz="0" w:space="0" w:color="auto"/>
          </w:divBdr>
        </w:div>
        <w:div w:id="1723094006">
          <w:marLeft w:val="640"/>
          <w:marRight w:val="0"/>
          <w:marTop w:val="0"/>
          <w:marBottom w:val="0"/>
          <w:divBdr>
            <w:top w:val="none" w:sz="0" w:space="0" w:color="auto"/>
            <w:left w:val="none" w:sz="0" w:space="0" w:color="auto"/>
            <w:bottom w:val="none" w:sz="0" w:space="0" w:color="auto"/>
            <w:right w:val="none" w:sz="0" w:space="0" w:color="auto"/>
          </w:divBdr>
        </w:div>
        <w:div w:id="332877791">
          <w:marLeft w:val="640"/>
          <w:marRight w:val="0"/>
          <w:marTop w:val="0"/>
          <w:marBottom w:val="0"/>
          <w:divBdr>
            <w:top w:val="none" w:sz="0" w:space="0" w:color="auto"/>
            <w:left w:val="none" w:sz="0" w:space="0" w:color="auto"/>
            <w:bottom w:val="none" w:sz="0" w:space="0" w:color="auto"/>
            <w:right w:val="none" w:sz="0" w:space="0" w:color="auto"/>
          </w:divBdr>
        </w:div>
        <w:div w:id="1270049311">
          <w:marLeft w:val="640"/>
          <w:marRight w:val="0"/>
          <w:marTop w:val="0"/>
          <w:marBottom w:val="0"/>
          <w:divBdr>
            <w:top w:val="none" w:sz="0" w:space="0" w:color="auto"/>
            <w:left w:val="none" w:sz="0" w:space="0" w:color="auto"/>
            <w:bottom w:val="none" w:sz="0" w:space="0" w:color="auto"/>
            <w:right w:val="none" w:sz="0" w:space="0" w:color="auto"/>
          </w:divBdr>
        </w:div>
        <w:div w:id="1043557792">
          <w:marLeft w:val="640"/>
          <w:marRight w:val="0"/>
          <w:marTop w:val="0"/>
          <w:marBottom w:val="0"/>
          <w:divBdr>
            <w:top w:val="none" w:sz="0" w:space="0" w:color="auto"/>
            <w:left w:val="none" w:sz="0" w:space="0" w:color="auto"/>
            <w:bottom w:val="none" w:sz="0" w:space="0" w:color="auto"/>
            <w:right w:val="none" w:sz="0" w:space="0" w:color="auto"/>
          </w:divBdr>
        </w:div>
        <w:div w:id="1279264538">
          <w:marLeft w:val="640"/>
          <w:marRight w:val="0"/>
          <w:marTop w:val="0"/>
          <w:marBottom w:val="0"/>
          <w:divBdr>
            <w:top w:val="none" w:sz="0" w:space="0" w:color="auto"/>
            <w:left w:val="none" w:sz="0" w:space="0" w:color="auto"/>
            <w:bottom w:val="none" w:sz="0" w:space="0" w:color="auto"/>
            <w:right w:val="none" w:sz="0" w:space="0" w:color="auto"/>
          </w:divBdr>
        </w:div>
        <w:div w:id="109015890">
          <w:marLeft w:val="640"/>
          <w:marRight w:val="0"/>
          <w:marTop w:val="0"/>
          <w:marBottom w:val="0"/>
          <w:divBdr>
            <w:top w:val="none" w:sz="0" w:space="0" w:color="auto"/>
            <w:left w:val="none" w:sz="0" w:space="0" w:color="auto"/>
            <w:bottom w:val="none" w:sz="0" w:space="0" w:color="auto"/>
            <w:right w:val="none" w:sz="0" w:space="0" w:color="auto"/>
          </w:divBdr>
        </w:div>
        <w:div w:id="1202788105">
          <w:marLeft w:val="640"/>
          <w:marRight w:val="0"/>
          <w:marTop w:val="0"/>
          <w:marBottom w:val="0"/>
          <w:divBdr>
            <w:top w:val="none" w:sz="0" w:space="0" w:color="auto"/>
            <w:left w:val="none" w:sz="0" w:space="0" w:color="auto"/>
            <w:bottom w:val="none" w:sz="0" w:space="0" w:color="auto"/>
            <w:right w:val="none" w:sz="0" w:space="0" w:color="auto"/>
          </w:divBdr>
        </w:div>
        <w:div w:id="990669935">
          <w:marLeft w:val="640"/>
          <w:marRight w:val="0"/>
          <w:marTop w:val="0"/>
          <w:marBottom w:val="0"/>
          <w:divBdr>
            <w:top w:val="none" w:sz="0" w:space="0" w:color="auto"/>
            <w:left w:val="none" w:sz="0" w:space="0" w:color="auto"/>
            <w:bottom w:val="none" w:sz="0" w:space="0" w:color="auto"/>
            <w:right w:val="none" w:sz="0" w:space="0" w:color="auto"/>
          </w:divBdr>
        </w:div>
        <w:div w:id="2140956774">
          <w:marLeft w:val="640"/>
          <w:marRight w:val="0"/>
          <w:marTop w:val="0"/>
          <w:marBottom w:val="0"/>
          <w:divBdr>
            <w:top w:val="none" w:sz="0" w:space="0" w:color="auto"/>
            <w:left w:val="none" w:sz="0" w:space="0" w:color="auto"/>
            <w:bottom w:val="none" w:sz="0" w:space="0" w:color="auto"/>
            <w:right w:val="none" w:sz="0" w:space="0" w:color="auto"/>
          </w:divBdr>
        </w:div>
        <w:div w:id="730007412">
          <w:marLeft w:val="640"/>
          <w:marRight w:val="0"/>
          <w:marTop w:val="0"/>
          <w:marBottom w:val="0"/>
          <w:divBdr>
            <w:top w:val="none" w:sz="0" w:space="0" w:color="auto"/>
            <w:left w:val="none" w:sz="0" w:space="0" w:color="auto"/>
            <w:bottom w:val="none" w:sz="0" w:space="0" w:color="auto"/>
            <w:right w:val="none" w:sz="0" w:space="0" w:color="auto"/>
          </w:divBdr>
        </w:div>
        <w:div w:id="132912755">
          <w:marLeft w:val="640"/>
          <w:marRight w:val="0"/>
          <w:marTop w:val="0"/>
          <w:marBottom w:val="0"/>
          <w:divBdr>
            <w:top w:val="none" w:sz="0" w:space="0" w:color="auto"/>
            <w:left w:val="none" w:sz="0" w:space="0" w:color="auto"/>
            <w:bottom w:val="none" w:sz="0" w:space="0" w:color="auto"/>
            <w:right w:val="none" w:sz="0" w:space="0" w:color="auto"/>
          </w:divBdr>
        </w:div>
        <w:div w:id="1176574822">
          <w:marLeft w:val="640"/>
          <w:marRight w:val="0"/>
          <w:marTop w:val="0"/>
          <w:marBottom w:val="0"/>
          <w:divBdr>
            <w:top w:val="none" w:sz="0" w:space="0" w:color="auto"/>
            <w:left w:val="none" w:sz="0" w:space="0" w:color="auto"/>
            <w:bottom w:val="none" w:sz="0" w:space="0" w:color="auto"/>
            <w:right w:val="none" w:sz="0" w:space="0" w:color="auto"/>
          </w:divBdr>
        </w:div>
        <w:div w:id="585454232">
          <w:marLeft w:val="640"/>
          <w:marRight w:val="0"/>
          <w:marTop w:val="0"/>
          <w:marBottom w:val="0"/>
          <w:divBdr>
            <w:top w:val="none" w:sz="0" w:space="0" w:color="auto"/>
            <w:left w:val="none" w:sz="0" w:space="0" w:color="auto"/>
            <w:bottom w:val="none" w:sz="0" w:space="0" w:color="auto"/>
            <w:right w:val="none" w:sz="0" w:space="0" w:color="auto"/>
          </w:divBdr>
        </w:div>
        <w:div w:id="863515491">
          <w:marLeft w:val="640"/>
          <w:marRight w:val="0"/>
          <w:marTop w:val="0"/>
          <w:marBottom w:val="0"/>
          <w:divBdr>
            <w:top w:val="none" w:sz="0" w:space="0" w:color="auto"/>
            <w:left w:val="none" w:sz="0" w:space="0" w:color="auto"/>
            <w:bottom w:val="none" w:sz="0" w:space="0" w:color="auto"/>
            <w:right w:val="none" w:sz="0" w:space="0" w:color="auto"/>
          </w:divBdr>
        </w:div>
        <w:div w:id="1772386760">
          <w:marLeft w:val="640"/>
          <w:marRight w:val="0"/>
          <w:marTop w:val="0"/>
          <w:marBottom w:val="0"/>
          <w:divBdr>
            <w:top w:val="none" w:sz="0" w:space="0" w:color="auto"/>
            <w:left w:val="none" w:sz="0" w:space="0" w:color="auto"/>
            <w:bottom w:val="none" w:sz="0" w:space="0" w:color="auto"/>
            <w:right w:val="none" w:sz="0" w:space="0" w:color="auto"/>
          </w:divBdr>
        </w:div>
        <w:div w:id="344984733">
          <w:marLeft w:val="640"/>
          <w:marRight w:val="0"/>
          <w:marTop w:val="0"/>
          <w:marBottom w:val="0"/>
          <w:divBdr>
            <w:top w:val="none" w:sz="0" w:space="0" w:color="auto"/>
            <w:left w:val="none" w:sz="0" w:space="0" w:color="auto"/>
            <w:bottom w:val="none" w:sz="0" w:space="0" w:color="auto"/>
            <w:right w:val="none" w:sz="0" w:space="0" w:color="auto"/>
          </w:divBdr>
        </w:div>
        <w:div w:id="1845899478">
          <w:marLeft w:val="640"/>
          <w:marRight w:val="0"/>
          <w:marTop w:val="0"/>
          <w:marBottom w:val="0"/>
          <w:divBdr>
            <w:top w:val="none" w:sz="0" w:space="0" w:color="auto"/>
            <w:left w:val="none" w:sz="0" w:space="0" w:color="auto"/>
            <w:bottom w:val="none" w:sz="0" w:space="0" w:color="auto"/>
            <w:right w:val="none" w:sz="0" w:space="0" w:color="auto"/>
          </w:divBdr>
        </w:div>
        <w:div w:id="443765018">
          <w:marLeft w:val="640"/>
          <w:marRight w:val="0"/>
          <w:marTop w:val="0"/>
          <w:marBottom w:val="0"/>
          <w:divBdr>
            <w:top w:val="none" w:sz="0" w:space="0" w:color="auto"/>
            <w:left w:val="none" w:sz="0" w:space="0" w:color="auto"/>
            <w:bottom w:val="none" w:sz="0" w:space="0" w:color="auto"/>
            <w:right w:val="none" w:sz="0" w:space="0" w:color="auto"/>
          </w:divBdr>
        </w:div>
        <w:div w:id="1893466971">
          <w:marLeft w:val="640"/>
          <w:marRight w:val="0"/>
          <w:marTop w:val="0"/>
          <w:marBottom w:val="0"/>
          <w:divBdr>
            <w:top w:val="none" w:sz="0" w:space="0" w:color="auto"/>
            <w:left w:val="none" w:sz="0" w:space="0" w:color="auto"/>
            <w:bottom w:val="none" w:sz="0" w:space="0" w:color="auto"/>
            <w:right w:val="none" w:sz="0" w:space="0" w:color="auto"/>
          </w:divBdr>
        </w:div>
        <w:div w:id="1192496192">
          <w:marLeft w:val="640"/>
          <w:marRight w:val="0"/>
          <w:marTop w:val="0"/>
          <w:marBottom w:val="0"/>
          <w:divBdr>
            <w:top w:val="none" w:sz="0" w:space="0" w:color="auto"/>
            <w:left w:val="none" w:sz="0" w:space="0" w:color="auto"/>
            <w:bottom w:val="none" w:sz="0" w:space="0" w:color="auto"/>
            <w:right w:val="none" w:sz="0" w:space="0" w:color="auto"/>
          </w:divBdr>
        </w:div>
        <w:div w:id="1831631700">
          <w:marLeft w:val="640"/>
          <w:marRight w:val="0"/>
          <w:marTop w:val="0"/>
          <w:marBottom w:val="0"/>
          <w:divBdr>
            <w:top w:val="none" w:sz="0" w:space="0" w:color="auto"/>
            <w:left w:val="none" w:sz="0" w:space="0" w:color="auto"/>
            <w:bottom w:val="none" w:sz="0" w:space="0" w:color="auto"/>
            <w:right w:val="none" w:sz="0" w:space="0" w:color="auto"/>
          </w:divBdr>
        </w:div>
        <w:div w:id="52699881">
          <w:marLeft w:val="640"/>
          <w:marRight w:val="0"/>
          <w:marTop w:val="0"/>
          <w:marBottom w:val="0"/>
          <w:divBdr>
            <w:top w:val="none" w:sz="0" w:space="0" w:color="auto"/>
            <w:left w:val="none" w:sz="0" w:space="0" w:color="auto"/>
            <w:bottom w:val="none" w:sz="0" w:space="0" w:color="auto"/>
            <w:right w:val="none" w:sz="0" w:space="0" w:color="auto"/>
          </w:divBdr>
        </w:div>
        <w:div w:id="1154101276">
          <w:marLeft w:val="640"/>
          <w:marRight w:val="0"/>
          <w:marTop w:val="0"/>
          <w:marBottom w:val="0"/>
          <w:divBdr>
            <w:top w:val="none" w:sz="0" w:space="0" w:color="auto"/>
            <w:left w:val="none" w:sz="0" w:space="0" w:color="auto"/>
            <w:bottom w:val="none" w:sz="0" w:space="0" w:color="auto"/>
            <w:right w:val="none" w:sz="0" w:space="0" w:color="auto"/>
          </w:divBdr>
        </w:div>
        <w:div w:id="1180436525">
          <w:marLeft w:val="640"/>
          <w:marRight w:val="0"/>
          <w:marTop w:val="0"/>
          <w:marBottom w:val="0"/>
          <w:divBdr>
            <w:top w:val="none" w:sz="0" w:space="0" w:color="auto"/>
            <w:left w:val="none" w:sz="0" w:space="0" w:color="auto"/>
            <w:bottom w:val="none" w:sz="0" w:space="0" w:color="auto"/>
            <w:right w:val="none" w:sz="0" w:space="0" w:color="auto"/>
          </w:divBdr>
        </w:div>
        <w:div w:id="513959755">
          <w:marLeft w:val="640"/>
          <w:marRight w:val="0"/>
          <w:marTop w:val="0"/>
          <w:marBottom w:val="0"/>
          <w:divBdr>
            <w:top w:val="none" w:sz="0" w:space="0" w:color="auto"/>
            <w:left w:val="none" w:sz="0" w:space="0" w:color="auto"/>
            <w:bottom w:val="none" w:sz="0" w:space="0" w:color="auto"/>
            <w:right w:val="none" w:sz="0" w:space="0" w:color="auto"/>
          </w:divBdr>
        </w:div>
        <w:div w:id="1327785770">
          <w:marLeft w:val="640"/>
          <w:marRight w:val="0"/>
          <w:marTop w:val="0"/>
          <w:marBottom w:val="0"/>
          <w:divBdr>
            <w:top w:val="none" w:sz="0" w:space="0" w:color="auto"/>
            <w:left w:val="none" w:sz="0" w:space="0" w:color="auto"/>
            <w:bottom w:val="none" w:sz="0" w:space="0" w:color="auto"/>
            <w:right w:val="none" w:sz="0" w:space="0" w:color="auto"/>
          </w:divBdr>
        </w:div>
        <w:div w:id="1720520515">
          <w:marLeft w:val="640"/>
          <w:marRight w:val="0"/>
          <w:marTop w:val="0"/>
          <w:marBottom w:val="0"/>
          <w:divBdr>
            <w:top w:val="none" w:sz="0" w:space="0" w:color="auto"/>
            <w:left w:val="none" w:sz="0" w:space="0" w:color="auto"/>
            <w:bottom w:val="none" w:sz="0" w:space="0" w:color="auto"/>
            <w:right w:val="none" w:sz="0" w:space="0" w:color="auto"/>
          </w:divBdr>
        </w:div>
        <w:div w:id="278226666">
          <w:marLeft w:val="640"/>
          <w:marRight w:val="0"/>
          <w:marTop w:val="0"/>
          <w:marBottom w:val="0"/>
          <w:divBdr>
            <w:top w:val="none" w:sz="0" w:space="0" w:color="auto"/>
            <w:left w:val="none" w:sz="0" w:space="0" w:color="auto"/>
            <w:bottom w:val="none" w:sz="0" w:space="0" w:color="auto"/>
            <w:right w:val="none" w:sz="0" w:space="0" w:color="auto"/>
          </w:divBdr>
        </w:div>
        <w:div w:id="1031807701">
          <w:marLeft w:val="640"/>
          <w:marRight w:val="0"/>
          <w:marTop w:val="0"/>
          <w:marBottom w:val="0"/>
          <w:divBdr>
            <w:top w:val="none" w:sz="0" w:space="0" w:color="auto"/>
            <w:left w:val="none" w:sz="0" w:space="0" w:color="auto"/>
            <w:bottom w:val="none" w:sz="0" w:space="0" w:color="auto"/>
            <w:right w:val="none" w:sz="0" w:space="0" w:color="auto"/>
          </w:divBdr>
        </w:div>
        <w:div w:id="1353148224">
          <w:marLeft w:val="640"/>
          <w:marRight w:val="0"/>
          <w:marTop w:val="0"/>
          <w:marBottom w:val="0"/>
          <w:divBdr>
            <w:top w:val="none" w:sz="0" w:space="0" w:color="auto"/>
            <w:left w:val="none" w:sz="0" w:space="0" w:color="auto"/>
            <w:bottom w:val="none" w:sz="0" w:space="0" w:color="auto"/>
            <w:right w:val="none" w:sz="0" w:space="0" w:color="auto"/>
          </w:divBdr>
        </w:div>
        <w:div w:id="491260165">
          <w:marLeft w:val="640"/>
          <w:marRight w:val="0"/>
          <w:marTop w:val="0"/>
          <w:marBottom w:val="0"/>
          <w:divBdr>
            <w:top w:val="none" w:sz="0" w:space="0" w:color="auto"/>
            <w:left w:val="none" w:sz="0" w:space="0" w:color="auto"/>
            <w:bottom w:val="none" w:sz="0" w:space="0" w:color="auto"/>
            <w:right w:val="none" w:sz="0" w:space="0" w:color="auto"/>
          </w:divBdr>
        </w:div>
        <w:div w:id="75518014">
          <w:marLeft w:val="640"/>
          <w:marRight w:val="0"/>
          <w:marTop w:val="0"/>
          <w:marBottom w:val="0"/>
          <w:divBdr>
            <w:top w:val="none" w:sz="0" w:space="0" w:color="auto"/>
            <w:left w:val="none" w:sz="0" w:space="0" w:color="auto"/>
            <w:bottom w:val="none" w:sz="0" w:space="0" w:color="auto"/>
            <w:right w:val="none" w:sz="0" w:space="0" w:color="auto"/>
          </w:divBdr>
        </w:div>
        <w:div w:id="2033721830">
          <w:marLeft w:val="640"/>
          <w:marRight w:val="0"/>
          <w:marTop w:val="0"/>
          <w:marBottom w:val="0"/>
          <w:divBdr>
            <w:top w:val="none" w:sz="0" w:space="0" w:color="auto"/>
            <w:left w:val="none" w:sz="0" w:space="0" w:color="auto"/>
            <w:bottom w:val="none" w:sz="0" w:space="0" w:color="auto"/>
            <w:right w:val="none" w:sz="0" w:space="0" w:color="auto"/>
          </w:divBdr>
        </w:div>
        <w:div w:id="237330515">
          <w:marLeft w:val="640"/>
          <w:marRight w:val="0"/>
          <w:marTop w:val="0"/>
          <w:marBottom w:val="0"/>
          <w:divBdr>
            <w:top w:val="none" w:sz="0" w:space="0" w:color="auto"/>
            <w:left w:val="none" w:sz="0" w:space="0" w:color="auto"/>
            <w:bottom w:val="none" w:sz="0" w:space="0" w:color="auto"/>
            <w:right w:val="none" w:sz="0" w:space="0" w:color="auto"/>
          </w:divBdr>
        </w:div>
        <w:div w:id="1813325961">
          <w:marLeft w:val="640"/>
          <w:marRight w:val="0"/>
          <w:marTop w:val="0"/>
          <w:marBottom w:val="0"/>
          <w:divBdr>
            <w:top w:val="none" w:sz="0" w:space="0" w:color="auto"/>
            <w:left w:val="none" w:sz="0" w:space="0" w:color="auto"/>
            <w:bottom w:val="none" w:sz="0" w:space="0" w:color="auto"/>
            <w:right w:val="none" w:sz="0" w:space="0" w:color="auto"/>
          </w:divBdr>
        </w:div>
        <w:div w:id="422917547">
          <w:marLeft w:val="640"/>
          <w:marRight w:val="0"/>
          <w:marTop w:val="0"/>
          <w:marBottom w:val="0"/>
          <w:divBdr>
            <w:top w:val="none" w:sz="0" w:space="0" w:color="auto"/>
            <w:left w:val="none" w:sz="0" w:space="0" w:color="auto"/>
            <w:bottom w:val="none" w:sz="0" w:space="0" w:color="auto"/>
            <w:right w:val="none" w:sz="0" w:space="0" w:color="auto"/>
          </w:divBdr>
        </w:div>
        <w:div w:id="70660286">
          <w:marLeft w:val="640"/>
          <w:marRight w:val="0"/>
          <w:marTop w:val="0"/>
          <w:marBottom w:val="0"/>
          <w:divBdr>
            <w:top w:val="none" w:sz="0" w:space="0" w:color="auto"/>
            <w:left w:val="none" w:sz="0" w:space="0" w:color="auto"/>
            <w:bottom w:val="none" w:sz="0" w:space="0" w:color="auto"/>
            <w:right w:val="none" w:sz="0" w:space="0" w:color="auto"/>
          </w:divBdr>
        </w:div>
        <w:div w:id="2094282676">
          <w:marLeft w:val="640"/>
          <w:marRight w:val="0"/>
          <w:marTop w:val="0"/>
          <w:marBottom w:val="0"/>
          <w:divBdr>
            <w:top w:val="none" w:sz="0" w:space="0" w:color="auto"/>
            <w:left w:val="none" w:sz="0" w:space="0" w:color="auto"/>
            <w:bottom w:val="none" w:sz="0" w:space="0" w:color="auto"/>
            <w:right w:val="none" w:sz="0" w:space="0" w:color="auto"/>
          </w:divBdr>
        </w:div>
        <w:div w:id="536547384">
          <w:marLeft w:val="640"/>
          <w:marRight w:val="0"/>
          <w:marTop w:val="0"/>
          <w:marBottom w:val="0"/>
          <w:divBdr>
            <w:top w:val="none" w:sz="0" w:space="0" w:color="auto"/>
            <w:left w:val="none" w:sz="0" w:space="0" w:color="auto"/>
            <w:bottom w:val="none" w:sz="0" w:space="0" w:color="auto"/>
            <w:right w:val="none" w:sz="0" w:space="0" w:color="auto"/>
          </w:divBdr>
        </w:div>
        <w:div w:id="1206219230">
          <w:marLeft w:val="640"/>
          <w:marRight w:val="0"/>
          <w:marTop w:val="0"/>
          <w:marBottom w:val="0"/>
          <w:divBdr>
            <w:top w:val="none" w:sz="0" w:space="0" w:color="auto"/>
            <w:left w:val="none" w:sz="0" w:space="0" w:color="auto"/>
            <w:bottom w:val="none" w:sz="0" w:space="0" w:color="auto"/>
            <w:right w:val="none" w:sz="0" w:space="0" w:color="auto"/>
          </w:divBdr>
        </w:div>
        <w:div w:id="85687729">
          <w:marLeft w:val="640"/>
          <w:marRight w:val="0"/>
          <w:marTop w:val="0"/>
          <w:marBottom w:val="0"/>
          <w:divBdr>
            <w:top w:val="none" w:sz="0" w:space="0" w:color="auto"/>
            <w:left w:val="none" w:sz="0" w:space="0" w:color="auto"/>
            <w:bottom w:val="none" w:sz="0" w:space="0" w:color="auto"/>
            <w:right w:val="none" w:sz="0" w:space="0" w:color="auto"/>
          </w:divBdr>
        </w:div>
        <w:div w:id="709040118">
          <w:marLeft w:val="640"/>
          <w:marRight w:val="0"/>
          <w:marTop w:val="0"/>
          <w:marBottom w:val="0"/>
          <w:divBdr>
            <w:top w:val="none" w:sz="0" w:space="0" w:color="auto"/>
            <w:left w:val="none" w:sz="0" w:space="0" w:color="auto"/>
            <w:bottom w:val="none" w:sz="0" w:space="0" w:color="auto"/>
            <w:right w:val="none" w:sz="0" w:space="0" w:color="auto"/>
          </w:divBdr>
        </w:div>
        <w:div w:id="1011761821">
          <w:marLeft w:val="640"/>
          <w:marRight w:val="0"/>
          <w:marTop w:val="0"/>
          <w:marBottom w:val="0"/>
          <w:divBdr>
            <w:top w:val="none" w:sz="0" w:space="0" w:color="auto"/>
            <w:left w:val="none" w:sz="0" w:space="0" w:color="auto"/>
            <w:bottom w:val="none" w:sz="0" w:space="0" w:color="auto"/>
            <w:right w:val="none" w:sz="0" w:space="0" w:color="auto"/>
          </w:divBdr>
        </w:div>
        <w:div w:id="797650339">
          <w:marLeft w:val="640"/>
          <w:marRight w:val="0"/>
          <w:marTop w:val="0"/>
          <w:marBottom w:val="0"/>
          <w:divBdr>
            <w:top w:val="none" w:sz="0" w:space="0" w:color="auto"/>
            <w:left w:val="none" w:sz="0" w:space="0" w:color="auto"/>
            <w:bottom w:val="none" w:sz="0" w:space="0" w:color="auto"/>
            <w:right w:val="none" w:sz="0" w:space="0" w:color="auto"/>
          </w:divBdr>
        </w:div>
        <w:div w:id="1224177356">
          <w:marLeft w:val="640"/>
          <w:marRight w:val="0"/>
          <w:marTop w:val="0"/>
          <w:marBottom w:val="0"/>
          <w:divBdr>
            <w:top w:val="none" w:sz="0" w:space="0" w:color="auto"/>
            <w:left w:val="none" w:sz="0" w:space="0" w:color="auto"/>
            <w:bottom w:val="none" w:sz="0" w:space="0" w:color="auto"/>
            <w:right w:val="none" w:sz="0" w:space="0" w:color="auto"/>
          </w:divBdr>
        </w:div>
        <w:div w:id="505438909">
          <w:marLeft w:val="640"/>
          <w:marRight w:val="0"/>
          <w:marTop w:val="0"/>
          <w:marBottom w:val="0"/>
          <w:divBdr>
            <w:top w:val="none" w:sz="0" w:space="0" w:color="auto"/>
            <w:left w:val="none" w:sz="0" w:space="0" w:color="auto"/>
            <w:bottom w:val="none" w:sz="0" w:space="0" w:color="auto"/>
            <w:right w:val="none" w:sz="0" w:space="0" w:color="auto"/>
          </w:divBdr>
        </w:div>
        <w:div w:id="314719995">
          <w:marLeft w:val="640"/>
          <w:marRight w:val="0"/>
          <w:marTop w:val="0"/>
          <w:marBottom w:val="0"/>
          <w:divBdr>
            <w:top w:val="none" w:sz="0" w:space="0" w:color="auto"/>
            <w:left w:val="none" w:sz="0" w:space="0" w:color="auto"/>
            <w:bottom w:val="none" w:sz="0" w:space="0" w:color="auto"/>
            <w:right w:val="none" w:sz="0" w:space="0" w:color="auto"/>
          </w:divBdr>
        </w:div>
        <w:div w:id="1229267941">
          <w:marLeft w:val="640"/>
          <w:marRight w:val="0"/>
          <w:marTop w:val="0"/>
          <w:marBottom w:val="0"/>
          <w:divBdr>
            <w:top w:val="none" w:sz="0" w:space="0" w:color="auto"/>
            <w:left w:val="none" w:sz="0" w:space="0" w:color="auto"/>
            <w:bottom w:val="none" w:sz="0" w:space="0" w:color="auto"/>
            <w:right w:val="none" w:sz="0" w:space="0" w:color="auto"/>
          </w:divBdr>
        </w:div>
        <w:div w:id="293022177">
          <w:marLeft w:val="640"/>
          <w:marRight w:val="0"/>
          <w:marTop w:val="0"/>
          <w:marBottom w:val="0"/>
          <w:divBdr>
            <w:top w:val="none" w:sz="0" w:space="0" w:color="auto"/>
            <w:left w:val="none" w:sz="0" w:space="0" w:color="auto"/>
            <w:bottom w:val="none" w:sz="0" w:space="0" w:color="auto"/>
            <w:right w:val="none" w:sz="0" w:space="0" w:color="auto"/>
          </w:divBdr>
        </w:div>
        <w:div w:id="727338312">
          <w:marLeft w:val="640"/>
          <w:marRight w:val="0"/>
          <w:marTop w:val="0"/>
          <w:marBottom w:val="0"/>
          <w:divBdr>
            <w:top w:val="none" w:sz="0" w:space="0" w:color="auto"/>
            <w:left w:val="none" w:sz="0" w:space="0" w:color="auto"/>
            <w:bottom w:val="none" w:sz="0" w:space="0" w:color="auto"/>
            <w:right w:val="none" w:sz="0" w:space="0" w:color="auto"/>
          </w:divBdr>
        </w:div>
        <w:div w:id="1929993774">
          <w:marLeft w:val="640"/>
          <w:marRight w:val="0"/>
          <w:marTop w:val="0"/>
          <w:marBottom w:val="0"/>
          <w:divBdr>
            <w:top w:val="none" w:sz="0" w:space="0" w:color="auto"/>
            <w:left w:val="none" w:sz="0" w:space="0" w:color="auto"/>
            <w:bottom w:val="none" w:sz="0" w:space="0" w:color="auto"/>
            <w:right w:val="none" w:sz="0" w:space="0" w:color="auto"/>
          </w:divBdr>
        </w:div>
        <w:div w:id="738093321">
          <w:marLeft w:val="640"/>
          <w:marRight w:val="0"/>
          <w:marTop w:val="0"/>
          <w:marBottom w:val="0"/>
          <w:divBdr>
            <w:top w:val="none" w:sz="0" w:space="0" w:color="auto"/>
            <w:left w:val="none" w:sz="0" w:space="0" w:color="auto"/>
            <w:bottom w:val="none" w:sz="0" w:space="0" w:color="auto"/>
            <w:right w:val="none" w:sz="0" w:space="0" w:color="auto"/>
          </w:divBdr>
        </w:div>
        <w:div w:id="436759871">
          <w:marLeft w:val="640"/>
          <w:marRight w:val="0"/>
          <w:marTop w:val="0"/>
          <w:marBottom w:val="0"/>
          <w:divBdr>
            <w:top w:val="none" w:sz="0" w:space="0" w:color="auto"/>
            <w:left w:val="none" w:sz="0" w:space="0" w:color="auto"/>
            <w:bottom w:val="none" w:sz="0" w:space="0" w:color="auto"/>
            <w:right w:val="none" w:sz="0" w:space="0" w:color="auto"/>
          </w:divBdr>
        </w:div>
        <w:div w:id="583760262">
          <w:marLeft w:val="640"/>
          <w:marRight w:val="0"/>
          <w:marTop w:val="0"/>
          <w:marBottom w:val="0"/>
          <w:divBdr>
            <w:top w:val="none" w:sz="0" w:space="0" w:color="auto"/>
            <w:left w:val="none" w:sz="0" w:space="0" w:color="auto"/>
            <w:bottom w:val="none" w:sz="0" w:space="0" w:color="auto"/>
            <w:right w:val="none" w:sz="0" w:space="0" w:color="auto"/>
          </w:divBdr>
        </w:div>
        <w:div w:id="823475683">
          <w:marLeft w:val="640"/>
          <w:marRight w:val="0"/>
          <w:marTop w:val="0"/>
          <w:marBottom w:val="0"/>
          <w:divBdr>
            <w:top w:val="none" w:sz="0" w:space="0" w:color="auto"/>
            <w:left w:val="none" w:sz="0" w:space="0" w:color="auto"/>
            <w:bottom w:val="none" w:sz="0" w:space="0" w:color="auto"/>
            <w:right w:val="none" w:sz="0" w:space="0" w:color="auto"/>
          </w:divBdr>
        </w:div>
        <w:div w:id="1359312574">
          <w:marLeft w:val="640"/>
          <w:marRight w:val="0"/>
          <w:marTop w:val="0"/>
          <w:marBottom w:val="0"/>
          <w:divBdr>
            <w:top w:val="none" w:sz="0" w:space="0" w:color="auto"/>
            <w:left w:val="none" w:sz="0" w:space="0" w:color="auto"/>
            <w:bottom w:val="none" w:sz="0" w:space="0" w:color="auto"/>
            <w:right w:val="none" w:sz="0" w:space="0" w:color="auto"/>
          </w:divBdr>
        </w:div>
        <w:div w:id="2002005276">
          <w:marLeft w:val="640"/>
          <w:marRight w:val="0"/>
          <w:marTop w:val="0"/>
          <w:marBottom w:val="0"/>
          <w:divBdr>
            <w:top w:val="none" w:sz="0" w:space="0" w:color="auto"/>
            <w:left w:val="none" w:sz="0" w:space="0" w:color="auto"/>
            <w:bottom w:val="none" w:sz="0" w:space="0" w:color="auto"/>
            <w:right w:val="none" w:sz="0" w:space="0" w:color="auto"/>
          </w:divBdr>
        </w:div>
        <w:div w:id="718671080">
          <w:marLeft w:val="640"/>
          <w:marRight w:val="0"/>
          <w:marTop w:val="0"/>
          <w:marBottom w:val="0"/>
          <w:divBdr>
            <w:top w:val="none" w:sz="0" w:space="0" w:color="auto"/>
            <w:left w:val="none" w:sz="0" w:space="0" w:color="auto"/>
            <w:bottom w:val="none" w:sz="0" w:space="0" w:color="auto"/>
            <w:right w:val="none" w:sz="0" w:space="0" w:color="auto"/>
          </w:divBdr>
        </w:div>
        <w:div w:id="581959950">
          <w:marLeft w:val="640"/>
          <w:marRight w:val="0"/>
          <w:marTop w:val="0"/>
          <w:marBottom w:val="0"/>
          <w:divBdr>
            <w:top w:val="none" w:sz="0" w:space="0" w:color="auto"/>
            <w:left w:val="none" w:sz="0" w:space="0" w:color="auto"/>
            <w:bottom w:val="none" w:sz="0" w:space="0" w:color="auto"/>
            <w:right w:val="none" w:sz="0" w:space="0" w:color="auto"/>
          </w:divBdr>
        </w:div>
        <w:div w:id="1910336117">
          <w:marLeft w:val="640"/>
          <w:marRight w:val="0"/>
          <w:marTop w:val="0"/>
          <w:marBottom w:val="0"/>
          <w:divBdr>
            <w:top w:val="none" w:sz="0" w:space="0" w:color="auto"/>
            <w:left w:val="none" w:sz="0" w:space="0" w:color="auto"/>
            <w:bottom w:val="none" w:sz="0" w:space="0" w:color="auto"/>
            <w:right w:val="none" w:sz="0" w:space="0" w:color="auto"/>
          </w:divBdr>
        </w:div>
        <w:div w:id="827130951">
          <w:marLeft w:val="640"/>
          <w:marRight w:val="0"/>
          <w:marTop w:val="0"/>
          <w:marBottom w:val="0"/>
          <w:divBdr>
            <w:top w:val="none" w:sz="0" w:space="0" w:color="auto"/>
            <w:left w:val="none" w:sz="0" w:space="0" w:color="auto"/>
            <w:bottom w:val="none" w:sz="0" w:space="0" w:color="auto"/>
            <w:right w:val="none" w:sz="0" w:space="0" w:color="auto"/>
          </w:divBdr>
        </w:div>
        <w:div w:id="353459062">
          <w:marLeft w:val="640"/>
          <w:marRight w:val="0"/>
          <w:marTop w:val="0"/>
          <w:marBottom w:val="0"/>
          <w:divBdr>
            <w:top w:val="none" w:sz="0" w:space="0" w:color="auto"/>
            <w:left w:val="none" w:sz="0" w:space="0" w:color="auto"/>
            <w:bottom w:val="none" w:sz="0" w:space="0" w:color="auto"/>
            <w:right w:val="none" w:sz="0" w:space="0" w:color="auto"/>
          </w:divBdr>
        </w:div>
        <w:div w:id="1658920014">
          <w:marLeft w:val="640"/>
          <w:marRight w:val="0"/>
          <w:marTop w:val="0"/>
          <w:marBottom w:val="0"/>
          <w:divBdr>
            <w:top w:val="none" w:sz="0" w:space="0" w:color="auto"/>
            <w:left w:val="none" w:sz="0" w:space="0" w:color="auto"/>
            <w:bottom w:val="none" w:sz="0" w:space="0" w:color="auto"/>
            <w:right w:val="none" w:sz="0" w:space="0" w:color="auto"/>
          </w:divBdr>
        </w:div>
        <w:div w:id="2123264469">
          <w:marLeft w:val="640"/>
          <w:marRight w:val="0"/>
          <w:marTop w:val="0"/>
          <w:marBottom w:val="0"/>
          <w:divBdr>
            <w:top w:val="none" w:sz="0" w:space="0" w:color="auto"/>
            <w:left w:val="none" w:sz="0" w:space="0" w:color="auto"/>
            <w:bottom w:val="none" w:sz="0" w:space="0" w:color="auto"/>
            <w:right w:val="none" w:sz="0" w:space="0" w:color="auto"/>
          </w:divBdr>
        </w:div>
        <w:div w:id="884754847">
          <w:marLeft w:val="640"/>
          <w:marRight w:val="0"/>
          <w:marTop w:val="0"/>
          <w:marBottom w:val="0"/>
          <w:divBdr>
            <w:top w:val="none" w:sz="0" w:space="0" w:color="auto"/>
            <w:left w:val="none" w:sz="0" w:space="0" w:color="auto"/>
            <w:bottom w:val="none" w:sz="0" w:space="0" w:color="auto"/>
            <w:right w:val="none" w:sz="0" w:space="0" w:color="auto"/>
          </w:divBdr>
        </w:div>
        <w:div w:id="1888296443">
          <w:marLeft w:val="640"/>
          <w:marRight w:val="0"/>
          <w:marTop w:val="0"/>
          <w:marBottom w:val="0"/>
          <w:divBdr>
            <w:top w:val="none" w:sz="0" w:space="0" w:color="auto"/>
            <w:left w:val="none" w:sz="0" w:space="0" w:color="auto"/>
            <w:bottom w:val="none" w:sz="0" w:space="0" w:color="auto"/>
            <w:right w:val="none" w:sz="0" w:space="0" w:color="auto"/>
          </w:divBdr>
        </w:div>
        <w:div w:id="1228028320">
          <w:marLeft w:val="640"/>
          <w:marRight w:val="0"/>
          <w:marTop w:val="0"/>
          <w:marBottom w:val="0"/>
          <w:divBdr>
            <w:top w:val="none" w:sz="0" w:space="0" w:color="auto"/>
            <w:left w:val="none" w:sz="0" w:space="0" w:color="auto"/>
            <w:bottom w:val="none" w:sz="0" w:space="0" w:color="auto"/>
            <w:right w:val="none" w:sz="0" w:space="0" w:color="auto"/>
          </w:divBdr>
        </w:div>
        <w:div w:id="1277370265">
          <w:marLeft w:val="640"/>
          <w:marRight w:val="0"/>
          <w:marTop w:val="0"/>
          <w:marBottom w:val="0"/>
          <w:divBdr>
            <w:top w:val="none" w:sz="0" w:space="0" w:color="auto"/>
            <w:left w:val="none" w:sz="0" w:space="0" w:color="auto"/>
            <w:bottom w:val="none" w:sz="0" w:space="0" w:color="auto"/>
            <w:right w:val="none" w:sz="0" w:space="0" w:color="auto"/>
          </w:divBdr>
        </w:div>
        <w:div w:id="806316282">
          <w:marLeft w:val="640"/>
          <w:marRight w:val="0"/>
          <w:marTop w:val="0"/>
          <w:marBottom w:val="0"/>
          <w:divBdr>
            <w:top w:val="none" w:sz="0" w:space="0" w:color="auto"/>
            <w:left w:val="none" w:sz="0" w:space="0" w:color="auto"/>
            <w:bottom w:val="none" w:sz="0" w:space="0" w:color="auto"/>
            <w:right w:val="none" w:sz="0" w:space="0" w:color="auto"/>
          </w:divBdr>
        </w:div>
        <w:div w:id="2017804288">
          <w:marLeft w:val="640"/>
          <w:marRight w:val="0"/>
          <w:marTop w:val="0"/>
          <w:marBottom w:val="0"/>
          <w:divBdr>
            <w:top w:val="none" w:sz="0" w:space="0" w:color="auto"/>
            <w:left w:val="none" w:sz="0" w:space="0" w:color="auto"/>
            <w:bottom w:val="none" w:sz="0" w:space="0" w:color="auto"/>
            <w:right w:val="none" w:sz="0" w:space="0" w:color="auto"/>
          </w:divBdr>
        </w:div>
        <w:div w:id="1523087949">
          <w:marLeft w:val="640"/>
          <w:marRight w:val="0"/>
          <w:marTop w:val="0"/>
          <w:marBottom w:val="0"/>
          <w:divBdr>
            <w:top w:val="none" w:sz="0" w:space="0" w:color="auto"/>
            <w:left w:val="none" w:sz="0" w:space="0" w:color="auto"/>
            <w:bottom w:val="none" w:sz="0" w:space="0" w:color="auto"/>
            <w:right w:val="none" w:sz="0" w:space="0" w:color="auto"/>
          </w:divBdr>
        </w:div>
        <w:div w:id="68356237">
          <w:marLeft w:val="640"/>
          <w:marRight w:val="0"/>
          <w:marTop w:val="0"/>
          <w:marBottom w:val="0"/>
          <w:divBdr>
            <w:top w:val="none" w:sz="0" w:space="0" w:color="auto"/>
            <w:left w:val="none" w:sz="0" w:space="0" w:color="auto"/>
            <w:bottom w:val="none" w:sz="0" w:space="0" w:color="auto"/>
            <w:right w:val="none" w:sz="0" w:space="0" w:color="auto"/>
          </w:divBdr>
        </w:div>
        <w:div w:id="187837877">
          <w:marLeft w:val="640"/>
          <w:marRight w:val="0"/>
          <w:marTop w:val="0"/>
          <w:marBottom w:val="0"/>
          <w:divBdr>
            <w:top w:val="none" w:sz="0" w:space="0" w:color="auto"/>
            <w:left w:val="none" w:sz="0" w:space="0" w:color="auto"/>
            <w:bottom w:val="none" w:sz="0" w:space="0" w:color="auto"/>
            <w:right w:val="none" w:sz="0" w:space="0" w:color="auto"/>
          </w:divBdr>
        </w:div>
        <w:div w:id="2100591898">
          <w:marLeft w:val="640"/>
          <w:marRight w:val="0"/>
          <w:marTop w:val="0"/>
          <w:marBottom w:val="0"/>
          <w:divBdr>
            <w:top w:val="none" w:sz="0" w:space="0" w:color="auto"/>
            <w:left w:val="none" w:sz="0" w:space="0" w:color="auto"/>
            <w:bottom w:val="none" w:sz="0" w:space="0" w:color="auto"/>
            <w:right w:val="none" w:sz="0" w:space="0" w:color="auto"/>
          </w:divBdr>
        </w:div>
        <w:div w:id="117921524">
          <w:marLeft w:val="640"/>
          <w:marRight w:val="0"/>
          <w:marTop w:val="0"/>
          <w:marBottom w:val="0"/>
          <w:divBdr>
            <w:top w:val="none" w:sz="0" w:space="0" w:color="auto"/>
            <w:left w:val="none" w:sz="0" w:space="0" w:color="auto"/>
            <w:bottom w:val="none" w:sz="0" w:space="0" w:color="auto"/>
            <w:right w:val="none" w:sz="0" w:space="0" w:color="auto"/>
          </w:divBdr>
        </w:div>
        <w:div w:id="1581868001">
          <w:marLeft w:val="640"/>
          <w:marRight w:val="0"/>
          <w:marTop w:val="0"/>
          <w:marBottom w:val="0"/>
          <w:divBdr>
            <w:top w:val="none" w:sz="0" w:space="0" w:color="auto"/>
            <w:left w:val="none" w:sz="0" w:space="0" w:color="auto"/>
            <w:bottom w:val="none" w:sz="0" w:space="0" w:color="auto"/>
            <w:right w:val="none" w:sz="0" w:space="0" w:color="auto"/>
          </w:divBdr>
        </w:div>
        <w:div w:id="1643845872">
          <w:marLeft w:val="640"/>
          <w:marRight w:val="0"/>
          <w:marTop w:val="0"/>
          <w:marBottom w:val="0"/>
          <w:divBdr>
            <w:top w:val="none" w:sz="0" w:space="0" w:color="auto"/>
            <w:left w:val="none" w:sz="0" w:space="0" w:color="auto"/>
            <w:bottom w:val="none" w:sz="0" w:space="0" w:color="auto"/>
            <w:right w:val="none" w:sz="0" w:space="0" w:color="auto"/>
          </w:divBdr>
        </w:div>
        <w:div w:id="1272859760">
          <w:marLeft w:val="640"/>
          <w:marRight w:val="0"/>
          <w:marTop w:val="0"/>
          <w:marBottom w:val="0"/>
          <w:divBdr>
            <w:top w:val="none" w:sz="0" w:space="0" w:color="auto"/>
            <w:left w:val="none" w:sz="0" w:space="0" w:color="auto"/>
            <w:bottom w:val="none" w:sz="0" w:space="0" w:color="auto"/>
            <w:right w:val="none" w:sz="0" w:space="0" w:color="auto"/>
          </w:divBdr>
        </w:div>
        <w:div w:id="1943566556">
          <w:marLeft w:val="640"/>
          <w:marRight w:val="0"/>
          <w:marTop w:val="0"/>
          <w:marBottom w:val="0"/>
          <w:divBdr>
            <w:top w:val="none" w:sz="0" w:space="0" w:color="auto"/>
            <w:left w:val="none" w:sz="0" w:space="0" w:color="auto"/>
            <w:bottom w:val="none" w:sz="0" w:space="0" w:color="auto"/>
            <w:right w:val="none" w:sz="0" w:space="0" w:color="auto"/>
          </w:divBdr>
        </w:div>
        <w:div w:id="951859896">
          <w:marLeft w:val="640"/>
          <w:marRight w:val="0"/>
          <w:marTop w:val="0"/>
          <w:marBottom w:val="0"/>
          <w:divBdr>
            <w:top w:val="none" w:sz="0" w:space="0" w:color="auto"/>
            <w:left w:val="none" w:sz="0" w:space="0" w:color="auto"/>
            <w:bottom w:val="none" w:sz="0" w:space="0" w:color="auto"/>
            <w:right w:val="none" w:sz="0" w:space="0" w:color="auto"/>
          </w:divBdr>
        </w:div>
        <w:div w:id="1039865582">
          <w:marLeft w:val="640"/>
          <w:marRight w:val="0"/>
          <w:marTop w:val="0"/>
          <w:marBottom w:val="0"/>
          <w:divBdr>
            <w:top w:val="none" w:sz="0" w:space="0" w:color="auto"/>
            <w:left w:val="none" w:sz="0" w:space="0" w:color="auto"/>
            <w:bottom w:val="none" w:sz="0" w:space="0" w:color="auto"/>
            <w:right w:val="none" w:sz="0" w:space="0" w:color="auto"/>
          </w:divBdr>
        </w:div>
        <w:div w:id="688486131">
          <w:marLeft w:val="640"/>
          <w:marRight w:val="0"/>
          <w:marTop w:val="0"/>
          <w:marBottom w:val="0"/>
          <w:divBdr>
            <w:top w:val="none" w:sz="0" w:space="0" w:color="auto"/>
            <w:left w:val="none" w:sz="0" w:space="0" w:color="auto"/>
            <w:bottom w:val="none" w:sz="0" w:space="0" w:color="auto"/>
            <w:right w:val="none" w:sz="0" w:space="0" w:color="auto"/>
          </w:divBdr>
        </w:div>
        <w:div w:id="1795824118">
          <w:marLeft w:val="640"/>
          <w:marRight w:val="0"/>
          <w:marTop w:val="0"/>
          <w:marBottom w:val="0"/>
          <w:divBdr>
            <w:top w:val="none" w:sz="0" w:space="0" w:color="auto"/>
            <w:left w:val="none" w:sz="0" w:space="0" w:color="auto"/>
            <w:bottom w:val="none" w:sz="0" w:space="0" w:color="auto"/>
            <w:right w:val="none" w:sz="0" w:space="0" w:color="auto"/>
          </w:divBdr>
        </w:div>
        <w:div w:id="174198086">
          <w:marLeft w:val="640"/>
          <w:marRight w:val="0"/>
          <w:marTop w:val="0"/>
          <w:marBottom w:val="0"/>
          <w:divBdr>
            <w:top w:val="none" w:sz="0" w:space="0" w:color="auto"/>
            <w:left w:val="none" w:sz="0" w:space="0" w:color="auto"/>
            <w:bottom w:val="none" w:sz="0" w:space="0" w:color="auto"/>
            <w:right w:val="none" w:sz="0" w:space="0" w:color="auto"/>
          </w:divBdr>
        </w:div>
        <w:div w:id="1201942294">
          <w:marLeft w:val="640"/>
          <w:marRight w:val="0"/>
          <w:marTop w:val="0"/>
          <w:marBottom w:val="0"/>
          <w:divBdr>
            <w:top w:val="none" w:sz="0" w:space="0" w:color="auto"/>
            <w:left w:val="none" w:sz="0" w:space="0" w:color="auto"/>
            <w:bottom w:val="none" w:sz="0" w:space="0" w:color="auto"/>
            <w:right w:val="none" w:sz="0" w:space="0" w:color="auto"/>
          </w:divBdr>
        </w:div>
        <w:div w:id="54477490">
          <w:marLeft w:val="640"/>
          <w:marRight w:val="0"/>
          <w:marTop w:val="0"/>
          <w:marBottom w:val="0"/>
          <w:divBdr>
            <w:top w:val="none" w:sz="0" w:space="0" w:color="auto"/>
            <w:left w:val="none" w:sz="0" w:space="0" w:color="auto"/>
            <w:bottom w:val="none" w:sz="0" w:space="0" w:color="auto"/>
            <w:right w:val="none" w:sz="0" w:space="0" w:color="auto"/>
          </w:divBdr>
        </w:div>
        <w:div w:id="934560534">
          <w:marLeft w:val="640"/>
          <w:marRight w:val="0"/>
          <w:marTop w:val="0"/>
          <w:marBottom w:val="0"/>
          <w:divBdr>
            <w:top w:val="none" w:sz="0" w:space="0" w:color="auto"/>
            <w:left w:val="none" w:sz="0" w:space="0" w:color="auto"/>
            <w:bottom w:val="none" w:sz="0" w:space="0" w:color="auto"/>
            <w:right w:val="none" w:sz="0" w:space="0" w:color="auto"/>
          </w:divBdr>
        </w:div>
        <w:div w:id="947732691">
          <w:marLeft w:val="640"/>
          <w:marRight w:val="0"/>
          <w:marTop w:val="0"/>
          <w:marBottom w:val="0"/>
          <w:divBdr>
            <w:top w:val="none" w:sz="0" w:space="0" w:color="auto"/>
            <w:left w:val="none" w:sz="0" w:space="0" w:color="auto"/>
            <w:bottom w:val="none" w:sz="0" w:space="0" w:color="auto"/>
            <w:right w:val="none" w:sz="0" w:space="0" w:color="auto"/>
          </w:divBdr>
        </w:div>
        <w:div w:id="1898281528">
          <w:marLeft w:val="640"/>
          <w:marRight w:val="0"/>
          <w:marTop w:val="0"/>
          <w:marBottom w:val="0"/>
          <w:divBdr>
            <w:top w:val="none" w:sz="0" w:space="0" w:color="auto"/>
            <w:left w:val="none" w:sz="0" w:space="0" w:color="auto"/>
            <w:bottom w:val="none" w:sz="0" w:space="0" w:color="auto"/>
            <w:right w:val="none" w:sz="0" w:space="0" w:color="auto"/>
          </w:divBdr>
        </w:div>
        <w:div w:id="1662542392">
          <w:marLeft w:val="640"/>
          <w:marRight w:val="0"/>
          <w:marTop w:val="0"/>
          <w:marBottom w:val="0"/>
          <w:divBdr>
            <w:top w:val="none" w:sz="0" w:space="0" w:color="auto"/>
            <w:left w:val="none" w:sz="0" w:space="0" w:color="auto"/>
            <w:bottom w:val="none" w:sz="0" w:space="0" w:color="auto"/>
            <w:right w:val="none" w:sz="0" w:space="0" w:color="auto"/>
          </w:divBdr>
        </w:div>
        <w:div w:id="833834718">
          <w:marLeft w:val="640"/>
          <w:marRight w:val="0"/>
          <w:marTop w:val="0"/>
          <w:marBottom w:val="0"/>
          <w:divBdr>
            <w:top w:val="none" w:sz="0" w:space="0" w:color="auto"/>
            <w:left w:val="none" w:sz="0" w:space="0" w:color="auto"/>
            <w:bottom w:val="none" w:sz="0" w:space="0" w:color="auto"/>
            <w:right w:val="none" w:sz="0" w:space="0" w:color="auto"/>
          </w:divBdr>
        </w:div>
        <w:div w:id="710880252">
          <w:marLeft w:val="640"/>
          <w:marRight w:val="0"/>
          <w:marTop w:val="0"/>
          <w:marBottom w:val="0"/>
          <w:divBdr>
            <w:top w:val="none" w:sz="0" w:space="0" w:color="auto"/>
            <w:left w:val="none" w:sz="0" w:space="0" w:color="auto"/>
            <w:bottom w:val="none" w:sz="0" w:space="0" w:color="auto"/>
            <w:right w:val="none" w:sz="0" w:space="0" w:color="auto"/>
          </w:divBdr>
        </w:div>
        <w:div w:id="2136368144">
          <w:marLeft w:val="640"/>
          <w:marRight w:val="0"/>
          <w:marTop w:val="0"/>
          <w:marBottom w:val="0"/>
          <w:divBdr>
            <w:top w:val="none" w:sz="0" w:space="0" w:color="auto"/>
            <w:left w:val="none" w:sz="0" w:space="0" w:color="auto"/>
            <w:bottom w:val="none" w:sz="0" w:space="0" w:color="auto"/>
            <w:right w:val="none" w:sz="0" w:space="0" w:color="auto"/>
          </w:divBdr>
        </w:div>
        <w:div w:id="1530491809">
          <w:marLeft w:val="640"/>
          <w:marRight w:val="0"/>
          <w:marTop w:val="0"/>
          <w:marBottom w:val="0"/>
          <w:divBdr>
            <w:top w:val="none" w:sz="0" w:space="0" w:color="auto"/>
            <w:left w:val="none" w:sz="0" w:space="0" w:color="auto"/>
            <w:bottom w:val="none" w:sz="0" w:space="0" w:color="auto"/>
            <w:right w:val="none" w:sz="0" w:space="0" w:color="auto"/>
          </w:divBdr>
        </w:div>
        <w:div w:id="115874958">
          <w:marLeft w:val="640"/>
          <w:marRight w:val="0"/>
          <w:marTop w:val="0"/>
          <w:marBottom w:val="0"/>
          <w:divBdr>
            <w:top w:val="none" w:sz="0" w:space="0" w:color="auto"/>
            <w:left w:val="none" w:sz="0" w:space="0" w:color="auto"/>
            <w:bottom w:val="none" w:sz="0" w:space="0" w:color="auto"/>
            <w:right w:val="none" w:sz="0" w:space="0" w:color="auto"/>
          </w:divBdr>
        </w:div>
        <w:div w:id="1920360718">
          <w:marLeft w:val="640"/>
          <w:marRight w:val="0"/>
          <w:marTop w:val="0"/>
          <w:marBottom w:val="0"/>
          <w:divBdr>
            <w:top w:val="none" w:sz="0" w:space="0" w:color="auto"/>
            <w:left w:val="none" w:sz="0" w:space="0" w:color="auto"/>
            <w:bottom w:val="none" w:sz="0" w:space="0" w:color="auto"/>
            <w:right w:val="none" w:sz="0" w:space="0" w:color="auto"/>
          </w:divBdr>
        </w:div>
        <w:div w:id="2098402453">
          <w:marLeft w:val="640"/>
          <w:marRight w:val="0"/>
          <w:marTop w:val="0"/>
          <w:marBottom w:val="0"/>
          <w:divBdr>
            <w:top w:val="none" w:sz="0" w:space="0" w:color="auto"/>
            <w:left w:val="none" w:sz="0" w:space="0" w:color="auto"/>
            <w:bottom w:val="none" w:sz="0" w:space="0" w:color="auto"/>
            <w:right w:val="none" w:sz="0" w:space="0" w:color="auto"/>
          </w:divBdr>
        </w:div>
        <w:div w:id="355692891">
          <w:marLeft w:val="640"/>
          <w:marRight w:val="0"/>
          <w:marTop w:val="0"/>
          <w:marBottom w:val="0"/>
          <w:divBdr>
            <w:top w:val="none" w:sz="0" w:space="0" w:color="auto"/>
            <w:left w:val="none" w:sz="0" w:space="0" w:color="auto"/>
            <w:bottom w:val="none" w:sz="0" w:space="0" w:color="auto"/>
            <w:right w:val="none" w:sz="0" w:space="0" w:color="auto"/>
          </w:divBdr>
        </w:div>
        <w:div w:id="1499536787">
          <w:marLeft w:val="640"/>
          <w:marRight w:val="0"/>
          <w:marTop w:val="0"/>
          <w:marBottom w:val="0"/>
          <w:divBdr>
            <w:top w:val="none" w:sz="0" w:space="0" w:color="auto"/>
            <w:left w:val="none" w:sz="0" w:space="0" w:color="auto"/>
            <w:bottom w:val="none" w:sz="0" w:space="0" w:color="auto"/>
            <w:right w:val="none" w:sz="0" w:space="0" w:color="auto"/>
          </w:divBdr>
        </w:div>
        <w:div w:id="838235972">
          <w:marLeft w:val="640"/>
          <w:marRight w:val="0"/>
          <w:marTop w:val="0"/>
          <w:marBottom w:val="0"/>
          <w:divBdr>
            <w:top w:val="none" w:sz="0" w:space="0" w:color="auto"/>
            <w:left w:val="none" w:sz="0" w:space="0" w:color="auto"/>
            <w:bottom w:val="none" w:sz="0" w:space="0" w:color="auto"/>
            <w:right w:val="none" w:sz="0" w:space="0" w:color="auto"/>
          </w:divBdr>
        </w:div>
        <w:div w:id="265844523">
          <w:marLeft w:val="640"/>
          <w:marRight w:val="0"/>
          <w:marTop w:val="0"/>
          <w:marBottom w:val="0"/>
          <w:divBdr>
            <w:top w:val="none" w:sz="0" w:space="0" w:color="auto"/>
            <w:left w:val="none" w:sz="0" w:space="0" w:color="auto"/>
            <w:bottom w:val="none" w:sz="0" w:space="0" w:color="auto"/>
            <w:right w:val="none" w:sz="0" w:space="0" w:color="auto"/>
          </w:divBdr>
        </w:div>
        <w:div w:id="1761172438">
          <w:marLeft w:val="640"/>
          <w:marRight w:val="0"/>
          <w:marTop w:val="0"/>
          <w:marBottom w:val="0"/>
          <w:divBdr>
            <w:top w:val="none" w:sz="0" w:space="0" w:color="auto"/>
            <w:left w:val="none" w:sz="0" w:space="0" w:color="auto"/>
            <w:bottom w:val="none" w:sz="0" w:space="0" w:color="auto"/>
            <w:right w:val="none" w:sz="0" w:space="0" w:color="auto"/>
          </w:divBdr>
        </w:div>
        <w:div w:id="1205143286">
          <w:marLeft w:val="640"/>
          <w:marRight w:val="0"/>
          <w:marTop w:val="0"/>
          <w:marBottom w:val="0"/>
          <w:divBdr>
            <w:top w:val="none" w:sz="0" w:space="0" w:color="auto"/>
            <w:left w:val="none" w:sz="0" w:space="0" w:color="auto"/>
            <w:bottom w:val="none" w:sz="0" w:space="0" w:color="auto"/>
            <w:right w:val="none" w:sz="0" w:space="0" w:color="auto"/>
          </w:divBdr>
        </w:div>
        <w:div w:id="523447963">
          <w:marLeft w:val="640"/>
          <w:marRight w:val="0"/>
          <w:marTop w:val="0"/>
          <w:marBottom w:val="0"/>
          <w:divBdr>
            <w:top w:val="none" w:sz="0" w:space="0" w:color="auto"/>
            <w:left w:val="none" w:sz="0" w:space="0" w:color="auto"/>
            <w:bottom w:val="none" w:sz="0" w:space="0" w:color="auto"/>
            <w:right w:val="none" w:sz="0" w:space="0" w:color="auto"/>
          </w:divBdr>
        </w:div>
        <w:div w:id="284775705">
          <w:marLeft w:val="640"/>
          <w:marRight w:val="0"/>
          <w:marTop w:val="0"/>
          <w:marBottom w:val="0"/>
          <w:divBdr>
            <w:top w:val="none" w:sz="0" w:space="0" w:color="auto"/>
            <w:left w:val="none" w:sz="0" w:space="0" w:color="auto"/>
            <w:bottom w:val="none" w:sz="0" w:space="0" w:color="auto"/>
            <w:right w:val="none" w:sz="0" w:space="0" w:color="auto"/>
          </w:divBdr>
        </w:div>
        <w:div w:id="883518390">
          <w:marLeft w:val="640"/>
          <w:marRight w:val="0"/>
          <w:marTop w:val="0"/>
          <w:marBottom w:val="0"/>
          <w:divBdr>
            <w:top w:val="none" w:sz="0" w:space="0" w:color="auto"/>
            <w:left w:val="none" w:sz="0" w:space="0" w:color="auto"/>
            <w:bottom w:val="none" w:sz="0" w:space="0" w:color="auto"/>
            <w:right w:val="none" w:sz="0" w:space="0" w:color="auto"/>
          </w:divBdr>
        </w:div>
        <w:div w:id="1607688493">
          <w:marLeft w:val="640"/>
          <w:marRight w:val="0"/>
          <w:marTop w:val="0"/>
          <w:marBottom w:val="0"/>
          <w:divBdr>
            <w:top w:val="none" w:sz="0" w:space="0" w:color="auto"/>
            <w:left w:val="none" w:sz="0" w:space="0" w:color="auto"/>
            <w:bottom w:val="none" w:sz="0" w:space="0" w:color="auto"/>
            <w:right w:val="none" w:sz="0" w:space="0" w:color="auto"/>
          </w:divBdr>
        </w:div>
        <w:div w:id="782115114">
          <w:marLeft w:val="640"/>
          <w:marRight w:val="0"/>
          <w:marTop w:val="0"/>
          <w:marBottom w:val="0"/>
          <w:divBdr>
            <w:top w:val="none" w:sz="0" w:space="0" w:color="auto"/>
            <w:left w:val="none" w:sz="0" w:space="0" w:color="auto"/>
            <w:bottom w:val="none" w:sz="0" w:space="0" w:color="auto"/>
            <w:right w:val="none" w:sz="0" w:space="0" w:color="auto"/>
          </w:divBdr>
        </w:div>
        <w:div w:id="1347561109">
          <w:marLeft w:val="640"/>
          <w:marRight w:val="0"/>
          <w:marTop w:val="0"/>
          <w:marBottom w:val="0"/>
          <w:divBdr>
            <w:top w:val="none" w:sz="0" w:space="0" w:color="auto"/>
            <w:left w:val="none" w:sz="0" w:space="0" w:color="auto"/>
            <w:bottom w:val="none" w:sz="0" w:space="0" w:color="auto"/>
            <w:right w:val="none" w:sz="0" w:space="0" w:color="auto"/>
          </w:divBdr>
        </w:div>
        <w:div w:id="906183572">
          <w:marLeft w:val="640"/>
          <w:marRight w:val="0"/>
          <w:marTop w:val="0"/>
          <w:marBottom w:val="0"/>
          <w:divBdr>
            <w:top w:val="none" w:sz="0" w:space="0" w:color="auto"/>
            <w:left w:val="none" w:sz="0" w:space="0" w:color="auto"/>
            <w:bottom w:val="none" w:sz="0" w:space="0" w:color="auto"/>
            <w:right w:val="none" w:sz="0" w:space="0" w:color="auto"/>
          </w:divBdr>
        </w:div>
      </w:divsChild>
    </w:div>
    <w:div w:id="459736666">
      <w:bodyDiv w:val="1"/>
      <w:marLeft w:val="0"/>
      <w:marRight w:val="0"/>
      <w:marTop w:val="0"/>
      <w:marBottom w:val="0"/>
      <w:divBdr>
        <w:top w:val="none" w:sz="0" w:space="0" w:color="auto"/>
        <w:left w:val="none" w:sz="0" w:space="0" w:color="auto"/>
        <w:bottom w:val="none" w:sz="0" w:space="0" w:color="auto"/>
        <w:right w:val="none" w:sz="0" w:space="0" w:color="auto"/>
      </w:divBdr>
      <w:divsChild>
        <w:div w:id="1425685641">
          <w:marLeft w:val="640"/>
          <w:marRight w:val="0"/>
          <w:marTop w:val="0"/>
          <w:marBottom w:val="0"/>
          <w:divBdr>
            <w:top w:val="none" w:sz="0" w:space="0" w:color="auto"/>
            <w:left w:val="none" w:sz="0" w:space="0" w:color="auto"/>
            <w:bottom w:val="none" w:sz="0" w:space="0" w:color="auto"/>
            <w:right w:val="none" w:sz="0" w:space="0" w:color="auto"/>
          </w:divBdr>
        </w:div>
        <w:div w:id="1797291854">
          <w:marLeft w:val="640"/>
          <w:marRight w:val="0"/>
          <w:marTop w:val="0"/>
          <w:marBottom w:val="0"/>
          <w:divBdr>
            <w:top w:val="none" w:sz="0" w:space="0" w:color="auto"/>
            <w:left w:val="none" w:sz="0" w:space="0" w:color="auto"/>
            <w:bottom w:val="none" w:sz="0" w:space="0" w:color="auto"/>
            <w:right w:val="none" w:sz="0" w:space="0" w:color="auto"/>
          </w:divBdr>
        </w:div>
        <w:div w:id="65956922">
          <w:marLeft w:val="640"/>
          <w:marRight w:val="0"/>
          <w:marTop w:val="0"/>
          <w:marBottom w:val="0"/>
          <w:divBdr>
            <w:top w:val="none" w:sz="0" w:space="0" w:color="auto"/>
            <w:left w:val="none" w:sz="0" w:space="0" w:color="auto"/>
            <w:bottom w:val="none" w:sz="0" w:space="0" w:color="auto"/>
            <w:right w:val="none" w:sz="0" w:space="0" w:color="auto"/>
          </w:divBdr>
        </w:div>
        <w:div w:id="484979107">
          <w:marLeft w:val="640"/>
          <w:marRight w:val="0"/>
          <w:marTop w:val="0"/>
          <w:marBottom w:val="0"/>
          <w:divBdr>
            <w:top w:val="none" w:sz="0" w:space="0" w:color="auto"/>
            <w:left w:val="none" w:sz="0" w:space="0" w:color="auto"/>
            <w:bottom w:val="none" w:sz="0" w:space="0" w:color="auto"/>
            <w:right w:val="none" w:sz="0" w:space="0" w:color="auto"/>
          </w:divBdr>
        </w:div>
        <w:div w:id="1104882487">
          <w:marLeft w:val="640"/>
          <w:marRight w:val="0"/>
          <w:marTop w:val="0"/>
          <w:marBottom w:val="0"/>
          <w:divBdr>
            <w:top w:val="none" w:sz="0" w:space="0" w:color="auto"/>
            <w:left w:val="none" w:sz="0" w:space="0" w:color="auto"/>
            <w:bottom w:val="none" w:sz="0" w:space="0" w:color="auto"/>
            <w:right w:val="none" w:sz="0" w:space="0" w:color="auto"/>
          </w:divBdr>
        </w:div>
        <w:div w:id="1818497696">
          <w:marLeft w:val="640"/>
          <w:marRight w:val="0"/>
          <w:marTop w:val="0"/>
          <w:marBottom w:val="0"/>
          <w:divBdr>
            <w:top w:val="none" w:sz="0" w:space="0" w:color="auto"/>
            <w:left w:val="none" w:sz="0" w:space="0" w:color="auto"/>
            <w:bottom w:val="none" w:sz="0" w:space="0" w:color="auto"/>
            <w:right w:val="none" w:sz="0" w:space="0" w:color="auto"/>
          </w:divBdr>
        </w:div>
        <w:div w:id="592785151">
          <w:marLeft w:val="640"/>
          <w:marRight w:val="0"/>
          <w:marTop w:val="0"/>
          <w:marBottom w:val="0"/>
          <w:divBdr>
            <w:top w:val="none" w:sz="0" w:space="0" w:color="auto"/>
            <w:left w:val="none" w:sz="0" w:space="0" w:color="auto"/>
            <w:bottom w:val="none" w:sz="0" w:space="0" w:color="auto"/>
            <w:right w:val="none" w:sz="0" w:space="0" w:color="auto"/>
          </w:divBdr>
        </w:div>
        <w:div w:id="264849172">
          <w:marLeft w:val="640"/>
          <w:marRight w:val="0"/>
          <w:marTop w:val="0"/>
          <w:marBottom w:val="0"/>
          <w:divBdr>
            <w:top w:val="none" w:sz="0" w:space="0" w:color="auto"/>
            <w:left w:val="none" w:sz="0" w:space="0" w:color="auto"/>
            <w:bottom w:val="none" w:sz="0" w:space="0" w:color="auto"/>
            <w:right w:val="none" w:sz="0" w:space="0" w:color="auto"/>
          </w:divBdr>
        </w:div>
        <w:div w:id="1509562765">
          <w:marLeft w:val="640"/>
          <w:marRight w:val="0"/>
          <w:marTop w:val="0"/>
          <w:marBottom w:val="0"/>
          <w:divBdr>
            <w:top w:val="none" w:sz="0" w:space="0" w:color="auto"/>
            <w:left w:val="none" w:sz="0" w:space="0" w:color="auto"/>
            <w:bottom w:val="none" w:sz="0" w:space="0" w:color="auto"/>
            <w:right w:val="none" w:sz="0" w:space="0" w:color="auto"/>
          </w:divBdr>
        </w:div>
        <w:div w:id="1297299475">
          <w:marLeft w:val="640"/>
          <w:marRight w:val="0"/>
          <w:marTop w:val="0"/>
          <w:marBottom w:val="0"/>
          <w:divBdr>
            <w:top w:val="none" w:sz="0" w:space="0" w:color="auto"/>
            <w:left w:val="none" w:sz="0" w:space="0" w:color="auto"/>
            <w:bottom w:val="none" w:sz="0" w:space="0" w:color="auto"/>
            <w:right w:val="none" w:sz="0" w:space="0" w:color="auto"/>
          </w:divBdr>
        </w:div>
        <w:div w:id="1280919062">
          <w:marLeft w:val="640"/>
          <w:marRight w:val="0"/>
          <w:marTop w:val="0"/>
          <w:marBottom w:val="0"/>
          <w:divBdr>
            <w:top w:val="none" w:sz="0" w:space="0" w:color="auto"/>
            <w:left w:val="none" w:sz="0" w:space="0" w:color="auto"/>
            <w:bottom w:val="none" w:sz="0" w:space="0" w:color="auto"/>
            <w:right w:val="none" w:sz="0" w:space="0" w:color="auto"/>
          </w:divBdr>
        </w:div>
        <w:div w:id="1578779777">
          <w:marLeft w:val="640"/>
          <w:marRight w:val="0"/>
          <w:marTop w:val="0"/>
          <w:marBottom w:val="0"/>
          <w:divBdr>
            <w:top w:val="none" w:sz="0" w:space="0" w:color="auto"/>
            <w:left w:val="none" w:sz="0" w:space="0" w:color="auto"/>
            <w:bottom w:val="none" w:sz="0" w:space="0" w:color="auto"/>
            <w:right w:val="none" w:sz="0" w:space="0" w:color="auto"/>
          </w:divBdr>
        </w:div>
        <w:div w:id="557279672">
          <w:marLeft w:val="640"/>
          <w:marRight w:val="0"/>
          <w:marTop w:val="0"/>
          <w:marBottom w:val="0"/>
          <w:divBdr>
            <w:top w:val="none" w:sz="0" w:space="0" w:color="auto"/>
            <w:left w:val="none" w:sz="0" w:space="0" w:color="auto"/>
            <w:bottom w:val="none" w:sz="0" w:space="0" w:color="auto"/>
            <w:right w:val="none" w:sz="0" w:space="0" w:color="auto"/>
          </w:divBdr>
        </w:div>
        <w:div w:id="1641574894">
          <w:marLeft w:val="640"/>
          <w:marRight w:val="0"/>
          <w:marTop w:val="0"/>
          <w:marBottom w:val="0"/>
          <w:divBdr>
            <w:top w:val="none" w:sz="0" w:space="0" w:color="auto"/>
            <w:left w:val="none" w:sz="0" w:space="0" w:color="auto"/>
            <w:bottom w:val="none" w:sz="0" w:space="0" w:color="auto"/>
            <w:right w:val="none" w:sz="0" w:space="0" w:color="auto"/>
          </w:divBdr>
        </w:div>
        <w:div w:id="1581132329">
          <w:marLeft w:val="640"/>
          <w:marRight w:val="0"/>
          <w:marTop w:val="0"/>
          <w:marBottom w:val="0"/>
          <w:divBdr>
            <w:top w:val="none" w:sz="0" w:space="0" w:color="auto"/>
            <w:left w:val="none" w:sz="0" w:space="0" w:color="auto"/>
            <w:bottom w:val="none" w:sz="0" w:space="0" w:color="auto"/>
            <w:right w:val="none" w:sz="0" w:space="0" w:color="auto"/>
          </w:divBdr>
        </w:div>
        <w:div w:id="1905338372">
          <w:marLeft w:val="640"/>
          <w:marRight w:val="0"/>
          <w:marTop w:val="0"/>
          <w:marBottom w:val="0"/>
          <w:divBdr>
            <w:top w:val="none" w:sz="0" w:space="0" w:color="auto"/>
            <w:left w:val="none" w:sz="0" w:space="0" w:color="auto"/>
            <w:bottom w:val="none" w:sz="0" w:space="0" w:color="auto"/>
            <w:right w:val="none" w:sz="0" w:space="0" w:color="auto"/>
          </w:divBdr>
        </w:div>
        <w:div w:id="1155879262">
          <w:marLeft w:val="640"/>
          <w:marRight w:val="0"/>
          <w:marTop w:val="0"/>
          <w:marBottom w:val="0"/>
          <w:divBdr>
            <w:top w:val="none" w:sz="0" w:space="0" w:color="auto"/>
            <w:left w:val="none" w:sz="0" w:space="0" w:color="auto"/>
            <w:bottom w:val="none" w:sz="0" w:space="0" w:color="auto"/>
            <w:right w:val="none" w:sz="0" w:space="0" w:color="auto"/>
          </w:divBdr>
        </w:div>
        <w:div w:id="644821439">
          <w:marLeft w:val="640"/>
          <w:marRight w:val="0"/>
          <w:marTop w:val="0"/>
          <w:marBottom w:val="0"/>
          <w:divBdr>
            <w:top w:val="none" w:sz="0" w:space="0" w:color="auto"/>
            <w:left w:val="none" w:sz="0" w:space="0" w:color="auto"/>
            <w:bottom w:val="none" w:sz="0" w:space="0" w:color="auto"/>
            <w:right w:val="none" w:sz="0" w:space="0" w:color="auto"/>
          </w:divBdr>
        </w:div>
        <w:div w:id="1942955845">
          <w:marLeft w:val="640"/>
          <w:marRight w:val="0"/>
          <w:marTop w:val="0"/>
          <w:marBottom w:val="0"/>
          <w:divBdr>
            <w:top w:val="none" w:sz="0" w:space="0" w:color="auto"/>
            <w:left w:val="none" w:sz="0" w:space="0" w:color="auto"/>
            <w:bottom w:val="none" w:sz="0" w:space="0" w:color="auto"/>
            <w:right w:val="none" w:sz="0" w:space="0" w:color="auto"/>
          </w:divBdr>
        </w:div>
        <w:div w:id="236937930">
          <w:marLeft w:val="640"/>
          <w:marRight w:val="0"/>
          <w:marTop w:val="0"/>
          <w:marBottom w:val="0"/>
          <w:divBdr>
            <w:top w:val="none" w:sz="0" w:space="0" w:color="auto"/>
            <w:left w:val="none" w:sz="0" w:space="0" w:color="auto"/>
            <w:bottom w:val="none" w:sz="0" w:space="0" w:color="auto"/>
            <w:right w:val="none" w:sz="0" w:space="0" w:color="auto"/>
          </w:divBdr>
        </w:div>
        <w:div w:id="323319673">
          <w:marLeft w:val="640"/>
          <w:marRight w:val="0"/>
          <w:marTop w:val="0"/>
          <w:marBottom w:val="0"/>
          <w:divBdr>
            <w:top w:val="none" w:sz="0" w:space="0" w:color="auto"/>
            <w:left w:val="none" w:sz="0" w:space="0" w:color="auto"/>
            <w:bottom w:val="none" w:sz="0" w:space="0" w:color="auto"/>
            <w:right w:val="none" w:sz="0" w:space="0" w:color="auto"/>
          </w:divBdr>
        </w:div>
        <w:div w:id="264194222">
          <w:marLeft w:val="640"/>
          <w:marRight w:val="0"/>
          <w:marTop w:val="0"/>
          <w:marBottom w:val="0"/>
          <w:divBdr>
            <w:top w:val="none" w:sz="0" w:space="0" w:color="auto"/>
            <w:left w:val="none" w:sz="0" w:space="0" w:color="auto"/>
            <w:bottom w:val="none" w:sz="0" w:space="0" w:color="auto"/>
            <w:right w:val="none" w:sz="0" w:space="0" w:color="auto"/>
          </w:divBdr>
        </w:div>
        <w:div w:id="1777941512">
          <w:marLeft w:val="640"/>
          <w:marRight w:val="0"/>
          <w:marTop w:val="0"/>
          <w:marBottom w:val="0"/>
          <w:divBdr>
            <w:top w:val="none" w:sz="0" w:space="0" w:color="auto"/>
            <w:left w:val="none" w:sz="0" w:space="0" w:color="auto"/>
            <w:bottom w:val="none" w:sz="0" w:space="0" w:color="auto"/>
            <w:right w:val="none" w:sz="0" w:space="0" w:color="auto"/>
          </w:divBdr>
        </w:div>
        <w:div w:id="697587913">
          <w:marLeft w:val="640"/>
          <w:marRight w:val="0"/>
          <w:marTop w:val="0"/>
          <w:marBottom w:val="0"/>
          <w:divBdr>
            <w:top w:val="none" w:sz="0" w:space="0" w:color="auto"/>
            <w:left w:val="none" w:sz="0" w:space="0" w:color="auto"/>
            <w:bottom w:val="none" w:sz="0" w:space="0" w:color="auto"/>
            <w:right w:val="none" w:sz="0" w:space="0" w:color="auto"/>
          </w:divBdr>
        </w:div>
        <w:div w:id="1032655182">
          <w:marLeft w:val="640"/>
          <w:marRight w:val="0"/>
          <w:marTop w:val="0"/>
          <w:marBottom w:val="0"/>
          <w:divBdr>
            <w:top w:val="none" w:sz="0" w:space="0" w:color="auto"/>
            <w:left w:val="none" w:sz="0" w:space="0" w:color="auto"/>
            <w:bottom w:val="none" w:sz="0" w:space="0" w:color="auto"/>
            <w:right w:val="none" w:sz="0" w:space="0" w:color="auto"/>
          </w:divBdr>
        </w:div>
        <w:div w:id="1734355579">
          <w:marLeft w:val="640"/>
          <w:marRight w:val="0"/>
          <w:marTop w:val="0"/>
          <w:marBottom w:val="0"/>
          <w:divBdr>
            <w:top w:val="none" w:sz="0" w:space="0" w:color="auto"/>
            <w:left w:val="none" w:sz="0" w:space="0" w:color="auto"/>
            <w:bottom w:val="none" w:sz="0" w:space="0" w:color="auto"/>
            <w:right w:val="none" w:sz="0" w:space="0" w:color="auto"/>
          </w:divBdr>
        </w:div>
        <w:div w:id="1108503012">
          <w:marLeft w:val="640"/>
          <w:marRight w:val="0"/>
          <w:marTop w:val="0"/>
          <w:marBottom w:val="0"/>
          <w:divBdr>
            <w:top w:val="none" w:sz="0" w:space="0" w:color="auto"/>
            <w:left w:val="none" w:sz="0" w:space="0" w:color="auto"/>
            <w:bottom w:val="none" w:sz="0" w:space="0" w:color="auto"/>
            <w:right w:val="none" w:sz="0" w:space="0" w:color="auto"/>
          </w:divBdr>
        </w:div>
        <w:div w:id="1990669364">
          <w:marLeft w:val="640"/>
          <w:marRight w:val="0"/>
          <w:marTop w:val="0"/>
          <w:marBottom w:val="0"/>
          <w:divBdr>
            <w:top w:val="none" w:sz="0" w:space="0" w:color="auto"/>
            <w:left w:val="none" w:sz="0" w:space="0" w:color="auto"/>
            <w:bottom w:val="none" w:sz="0" w:space="0" w:color="auto"/>
            <w:right w:val="none" w:sz="0" w:space="0" w:color="auto"/>
          </w:divBdr>
        </w:div>
        <w:div w:id="1225487188">
          <w:marLeft w:val="640"/>
          <w:marRight w:val="0"/>
          <w:marTop w:val="0"/>
          <w:marBottom w:val="0"/>
          <w:divBdr>
            <w:top w:val="none" w:sz="0" w:space="0" w:color="auto"/>
            <w:left w:val="none" w:sz="0" w:space="0" w:color="auto"/>
            <w:bottom w:val="none" w:sz="0" w:space="0" w:color="auto"/>
            <w:right w:val="none" w:sz="0" w:space="0" w:color="auto"/>
          </w:divBdr>
        </w:div>
        <w:div w:id="2057780439">
          <w:marLeft w:val="640"/>
          <w:marRight w:val="0"/>
          <w:marTop w:val="0"/>
          <w:marBottom w:val="0"/>
          <w:divBdr>
            <w:top w:val="none" w:sz="0" w:space="0" w:color="auto"/>
            <w:left w:val="none" w:sz="0" w:space="0" w:color="auto"/>
            <w:bottom w:val="none" w:sz="0" w:space="0" w:color="auto"/>
            <w:right w:val="none" w:sz="0" w:space="0" w:color="auto"/>
          </w:divBdr>
        </w:div>
        <w:div w:id="453136246">
          <w:marLeft w:val="640"/>
          <w:marRight w:val="0"/>
          <w:marTop w:val="0"/>
          <w:marBottom w:val="0"/>
          <w:divBdr>
            <w:top w:val="none" w:sz="0" w:space="0" w:color="auto"/>
            <w:left w:val="none" w:sz="0" w:space="0" w:color="auto"/>
            <w:bottom w:val="none" w:sz="0" w:space="0" w:color="auto"/>
            <w:right w:val="none" w:sz="0" w:space="0" w:color="auto"/>
          </w:divBdr>
        </w:div>
        <w:div w:id="1940868859">
          <w:marLeft w:val="640"/>
          <w:marRight w:val="0"/>
          <w:marTop w:val="0"/>
          <w:marBottom w:val="0"/>
          <w:divBdr>
            <w:top w:val="none" w:sz="0" w:space="0" w:color="auto"/>
            <w:left w:val="none" w:sz="0" w:space="0" w:color="auto"/>
            <w:bottom w:val="none" w:sz="0" w:space="0" w:color="auto"/>
            <w:right w:val="none" w:sz="0" w:space="0" w:color="auto"/>
          </w:divBdr>
        </w:div>
        <w:div w:id="596134716">
          <w:marLeft w:val="640"/>
          <w:marRight w:val="0"/>
          <w:marTop w:val="0"/>
          <w:marBottom w:val="0"/>
          <w:divBdr>
            <w:top w:val="none" w:sz="0" w:space="0" w:color="auto"/>
            <w:left w:val="none" w:sz="0" w:space="0" w:color="auto"/>
            <w:bottom w:val="none" w:sz="0" w:space="0" w:color="auto"/>
            <w:right w:val="none" w:sz="0" w:space="0" w:color="auto"/>
          </w:divBdr>
        </w:div>
        <w:div w:id="1420172303">
          <w:marLeft w:val="640"/>
          <w:marRight w:val="0"/>
          <w:marTop w:val="0"/>
          <w:marBottom w:val="0"/>
          <w:divBdr>
            <w:top w:val="none" w:sz="0" w:space="0" w:color="auto"/>
            <w:left w:val="none" w:sz="0" w:space="0" w:color="auto"/>
            <w:bottom w:val="none" w:sz="0" w:space="0" w:color="auto"/>
            <w:right w:val="none" w:sz="0" w:space="0" w:color="auto"/>
          </w:divBdr>
        </w:div>
        <w:div w:id="213082346">
          <w:marLeft w:val="640"/>
          <w:marRight w:val="0"/>
          <w:marTop w:val="0"/>
          <w:marBottom w:val="0"/>
          <w:divBdr>
            <w:top w:val="none" w:sz="0" w:space="0" w:color="auto"/>
            <w:left w:val="none" w:sz="0" w:space="0" w:color="auto"/>
            <w:bottom w:val="none" w:sz="0" w:space="0" w:color="auto"/>
            <w:right w:val="none" w:sz="0" w:space="0" w:color="auto"/>
          </w:divBdr>
        </w:div>
        <w:div w:id="479612425">
          <w:marLeft w:val="640"/>
          <w:marRight w:val="0"/>
          <w:marTop w:val="0"/>
          <w:marBottom w:val="0"/>
          <w:divBdr>
            <w:top w:val="none" w:sz="0" w:space="0" w:color="auto"/>
            <w:left w:val="none" w:sz="0" w:space="0" w:color="auto"/>
            <w:bottom w:val="none" w:sz="0" w:space="0" w:color="auto"/>
            <w:right w:val="none" w:sz="0" w:space="0" w:color="auto"/>
          </w:divBdr>
        </w:div>
        <w:div w:id="1320617493">
          <w:marLeft w:val="640"/>
          <w:marRight w:val="0"/>
          <w:marTop w:val="0"/>
          <w:marBottom w:val="0"/>
          <w:divBdr>
            <w:top w:val="none" w:sz="0" w:space="0" w:color="auto"/>
            <w:left w:val="none" w:sz="0" w:space="0" w:color="auto"/>
            <w:bottom w:val="none" w:sz="0" w:space="0" w:color="auto"/>
            <w:right w:val="none" w:sz="0" w:space="0" w:color="auto"/>
          </w:divBdr>
        </w:div>
        <w:div w:id="1563248519">
          <w:marLeft w:val="640"/>
          <w:marRight w:val="0"/>
          <w:marTop w:val="0"/>
          <w:marBottom w:val="0"/>
          <w:divBdr>
            <w:top w:val="none" w:sz="0" w:space="0" w:color="auto"/>
            <w:left w:val="none" w:sz="0" w:space="0" w:color="auto"/>
            <w:bottom w:val="none" w:sz="0" w:space="0" w:color="auto"/>
            <w:right w:val="none" w:sz="0" w:space="0" w:color="auto"/>
          </w:divBdr>
        </w:div>
        <w:div w:id="798038201">
          <w:marLeft w:val="640"/>
          <w:marRight w:val="0"/>
          <w:marTop w:val="0"/>
          <w:marBottom w:val="0"/>
          <w:divBdr>
            <w:top w:val="none" w:sz="0" w:space="0" w:color="auto"/>
            <w:left w:val="none" w:sz="0" w:space="0" w:color="auto"/>
            <w:bottom w:val="none" w:sz="0" w:space="0" w:color="auto"/>
            <w:right w:val="none" w:sz="0" w:space="0" w:color="auto"/>
          </w:divBdr>
        </w:div>
        <w:div w:id="2121950453">
          <w:marLeft w:val="640"/>
          <w:marRight w:val="0"/>
          <w:marTop w:val="0"/>
          <w:marBottom w:val="0"/>
          <w:divBdr>
            <w:top w:val="none" w:sz="0" w:space="0" w:color="auto"/>
            <w:left w:val="none" w:sz="0" w:space="0" w:color="auto"/>
            <w:bottom w:val="none" w:sz="0" w:space="0" w:color="auto"/>
            <w:right w:val="none" w:sz="0" w:space="0" w:color="auto"/>
          </w:divBdr>
        </w:div>
        <w:div w:id="634258549">
          <w:marLeft w:val="640"/>
          <w:marRight w:val="0"/>
          <w:marTop w:val="0"/>
          <w:marBottom w:val="0"/>
          <w:divBdr>
            <w:top w:val="none" w:sz="0" w:space="0" w:color="auto"/>
            <w:left w:val="none" w:sz="0" w:space="0" w:color="auto"/>
            <w:bottom w:val="none" w:sz="0" w:space="0" w:color="auto"/>
            <w:right w:val="none" w:sz="0" w:space="0" w:color="auto"/>
          </w:divBdr>
        </w:div>
        <w:div w:id="25909879">
          <w:marLeft w:val="640"/>
          <w:marRight w:val="0"/>
          <w:marTop w:val="0"/>
          <w:marBottom w:val="0"/>
          <w:divBdr>
            <w:top w:val="none" w:sz="0" w:space="0" w:color="auto"/>
            <w:left w:val="none" w:sz="0" w:space="0" w:color="auto"/>
            <w:bottom w:val="none" w:sz="0" w:space="0" w:color="auto"/>
            <w:right w:val="none" w:sz="0" w:space="0" w:color="auto"/>
          </w:divBdr>
        </w:div>
        <w:div w:id="716927438">
          <w:marLeft w:val="640"/>
          <w:marRight w:val="0"/>
          <w:marTop w:val="0"/>
          <w:marBottom w:val="0"/>
          <w:divBdr>
            <w:top w:val="none" w:sz="0" w:space="0" w:color="auto"/>
            <w:left w:val="none" w:sz="0" w:space="0" w:color="auto"/>
            <w:bottom w:val="none" w:sz="0" w:space="0" w:color="auto"/>
            <w:right w:val="none" w:sz="0" w:space="0" w:color="auto"/>
          </w:divBdr>
        </w:div>
        <w:div w:id="542208841">
          <w:marLeft w:val="640"/>
          <w:marRight w:val="0"/>
          <w:marTop w:val="0"/>
          <w:marBottom w:val="0"/>
          <w:divBdr>
            <w:top w:val="none" w:sz="0" w:space="0" w:color="auto"/>
            <w:left w:val="none" w:sz="0" w:space="0" w:color="auto"/>
            <w:bottom w:val="none" w:sz="0" w:space="0" w:color="auto"/>
            <w:right w:val="none" w:sz="0" w:space="0" w:color="auto"/>
          </w:divBdr>
        </w:div>
        <w:div w:id="1753815725">
          <w:marLeft w:val="640"/>
          <w:marRight w:val="0"/>
          <w:marTop w:val="0"/>
          <w:marBottom w:val="0"/>
          <w:divBdr>
            <w:top w:val="none" w:sz="0" w:space="0" w:color="auto"/>
            <w:left w:val="none" w:sz="0" w:space="0" w:color="auto"/>
            <w:bottom w:val="none" w:sz="0" w:space="0" w:color="auto"/>
            <w:right w:val="none" w:sz="0" w:space="0" w:color="auto"/>
          </w:divBdr>
        </w:div>
        <w:div w:id="1925217115">
          <w:marLeft w:val="640"/>
          <w:marRight w:val="0"/>
          <w:marTop w:val="0"/>
          <w:marBottom w:val="0"/>
          <w:divBdr>
            <w:top w:val="none" w:sz="0" w:space="0" w:color="auto"/>
            <w:left w:val="none" w:sz="0" w:space="0" w:color="auto"/>
            <w:bottom w:val="none" w:sz="0" w:space="0" w:color="auto"/>
            <w:right w:val="none" w:sz="0" w:space="0" w:color="auto"/>
          </w:divBdr>
        </w:div>
        <w:div w:id="1910771053">
          <w:marLeft w:val="640"/>
          <w:marRight w:val="0"/>
          <w:marTop w:val="0"/>
          <w:marBottom w:val="0"/>
          <w:divBdr>
            <w:top w:val="none" w:sz="0" w:space="0" w:color="auto"/>
            <w:left w:val="none" w:sz="0" w:space="0" w:color="auto"/>
            <w:bottom w:val="none" w:sz="0" w:space="0" w:color="auto"/>
            <w:right w:val="none" w:sz="0" w:space="0" w:color="auto"/>
          </w:divBdr>
        </w:div>
        <w:div w:id="126550386">
          <w:marLeft w:val="640"/>
          <w:marRight w:val="0"/>
          <w:marTop w:val="0"/>
          <w:marBottom w:val="0"/>
          <w:divBdr>
            <w:top w:val="none" w:sz="0" w:space="0" w:color="auto"/>
            <w:left w:val="none" w:sz="0" w:space="0" w:color="auto"/>
            <w:bottom w:val="none" w:sz="0" w:space="0" w:color="auto"/>
            <w:right w:val="none" w:sz="0" w:space="0" w:color="auto"/>
          </w:divBdr>
        </w:div>
        <w:div w:id="44182016">
          <w:marLeft w:val="640"/>
          <w:marRight w:val="0"/>
          <w:marTop w:val="0"/>
          <w:marBottom w:val="0"/>
          <w:divBdr>
            <w:top w:val="none" w:sz="0" w:space="0" w:color="auto"/>
            <w:left w:val="none" w:sz="0" w:space="0" w:color="auto"/>
            <w:bottom w:val="none" w:sz="0" w:space="0" w:color="auto"/>
            <w:right w:val="none" w:sz="0" w:space="0" w:color="auto"/>
          </w:divBdr>
        </w:div>
        <w:div w:id="1344628300">
          <w:marLeft w:val="640"/>
          <w:marRight w:val="0"/>
          <w:marTop w:val="0"/>
          <w:marBottom w:val="0"/>
          <w:divBdr>
            <w:top w:val="none" w:sz="0" w:space="0" w:color="auto"/>
            <w:left w:val="none" w:sz="0" w:space="0" w:color="auto"/>
            <w:bottom w:val="none" w:sz="0" w:space="0" w:color="auto"/>
            <w:right w:val="none" w:sz="0" w:space="0" w:color="auto"/>
          </w:divBdr>
        </w:div>
        <w:div w:id="613445197">
          <w:marLeft w:val="640"/>
          <w:marRight w:val="0"/>
          <w:marTop w:val="0"/>
          <w:marBottom w:val="0"/>
          <w:divBdr>
            <w:top w:val="none" w:sz="0" w:space="0" w:color="auto"/>
            <w:left w:val="none" w:sz="0" w:space="0" w:color="auto"/>
            <w:bottom w:val="none" w:sz="0" w:space="0" w:color="auto"/>
            <w:right w:val="none" w:sz="0" w:space="0" w:color="auto"/>
          </w:divBdr>
        </w:div>
        <w:div w:id="736977675">
          <w:marLeft w:val="640"/>
          <w:marRight w:val="0"/>
          <w:marTop w:val="0"/>
          <w:marBottom w:val="0"/>
          <w:divBdr>
            <w:top w:val="none" w:sz="0" w:space="0" w:color="auto"/>
            <w:left w:val="none" w:sz="0" w:space="0" w:color="auto"/>
            <w:bottom w:val="none" w:sz="0" w:space="0" w:color="auto"/>
            <w:right w:val="none" w:sz="0" w:space="0" w:color="auto"/>
          </w:divBdr>
        </w:div>
        <w:div w:id="1227449418">
          <w:marLeft w:val="640"/>
          <w:marRight w:val="0"/>
          <w:marTop w:val="0"/>
          <w:marBottom w:val="0"/>
          <w:divBdr>
            <w:top w:val="none" w:sz="0" w:space="0" w:color="auto"/>
            <w:left w:val="none" w:sz="0" w:space="0" w:color="auto"/>
            <w:bottom w:val="none" w:sz="0" w:space="0" w:color="auto"/>
            <w:right w:val="none" w:sz="0" w:space="0" w:color="auto"/>
          </w:divBdr>
        </w:div>
        <w:div w:id="255405615">
          <w:marLeft w:val="640"/>
          <w:marRight w:val="0"/>
          <w:marTop w:val="0"/>
          <w:marBottom w:val="0"/>
          <w:divBdr>
            <w:top w:val="none" w:sz="0" w:space="0" w:color="auto"/>
            <w:left w:val="none" w:sz="0" w:space="0" w:color="auto"/>
            <w:bottom w:val="none" w:sz="0" w:space="0" w:color="auto"/>
            <w:right w:val="none" w:sz="0" w:space="0" w:color="auto"/>
          </w:divBdr>
        </w:div>
        <w:div w:id="1292706274">
          <w:marLeft w:val="640"/>
          <w:marRight w:val="0"/>
          <w:marTop w:val="0"/>
          <w:marBottom w:val="0"/>
          <w:divBdr>
            <w:top w:val="none" w:sz="0" w:space="0" w:color="auto"/>
            <w:left w:val="none" w:sz="0" w:space="0" w:color="auto"/>
            <w:bottom w:val="none" w:sz="0" w:space="0" w:color="auto"/>
            <w:right w:val="none" w:sz="0" w:space="0" w:color="auto"/>
          </w:divBdr>
        </w:div>
        <w:div w:id="2068526656">
          <w:marLeft w:val="640"/>
          <w:marRight w:val="0"/>
          <w:marTop w:val="0"/>
          <w:marBottom w:val="0"/>
          <w:divBdr>
            <w:top w:val="none" w:sz="0" w:space="0" w:color="auto"/>
            <w:left w:val="none" w:sz="0" w:space="0" w:color="auto"/>
            <w:bottom w:val="none" w:sz="0" w:space="0" w:color="auto"/>
            <w:right w:val="none" w:sz="0" w:space="0" w:color="auto"/>
          </w:divBdr>
        </w:div>
        <w:div w:id="1325012543">
          <w:marLeft w:val="640"/>
          <w:marRight w:val="0"/>
          <w:marTop w:val="0"/>
          <w:marBottom w:val="0"/>
          <w:divBdr>
            <w:top w:val="none" w:sz="0" w:space="0" w:color="auto"/>
            <w:left w:val="none" w:sz="0" w:space="0" w:color="auto"/>
            <w:bottom w:val="none" w:sz="0" w:space="0" w:color="auto"/>
            <w:right w:val="none" w:sz="0" w:space="0" w:color="auto"/>
          </w:divBdr>
        </w:div>
        <w:div w:id="256060129">
          <w:marLeft w:val="640"/>
          <w:marRight w:val="0"/>
          <w:marTop w:val="0"/>
          <w:marBottom w:val="0"/>
          <w:divBdr>
            <w:top w:val="none" w:sz="0" w:space="0" w:color="auto"/>
            <w:left w:val="none" w:sz="0" w:space="0" w:color="auto"/>
            <w:bottom w:val="none" w:sz="0" w:space="0" w:color="auto"/>
            <w:right w:val="none" w:sz="0" w:space="0" w:color="auto"/>
          </w:divBdr>
        </w:div>
        <w:div w:id="26681648">
          <w:marLeft w:val="640"/>
          <w:marRight w:val="0"/>
          <w:marTop w:val="0"/>
          <w:marBottom w:val="0"/>
          <w:divBdr>
            <w:top w:val="none" w:sz="0" w:space="0" w:color="auto"/>
            <w:left w:val="none" w:sz="0" w:space="0" w:color="auto"/>
            <w:bottom w:val="none" w:sz="0" w:space="0" w:color="auto"/>
            <w:right w:val="none" w:sz="0" w:space="0" w:color="auto"/>
          </w:divBdr>
        </w:div>
        <w:div w:id="915822865">
          <w:marLeft w:val="640"/>
          <w:marRight w:val="0"/>
          <w:marTop w:val="0"/>
          <w:marBottom w:val="0"/>
          <w:divBdr>
            <w:top w:val="none" w:sz="0" w:space="0" w:color="auto"/>
            <w:left w:val="none" w:sz="0" w:space="0" w:color="auto"/>
            <w:bottom w:val="none" w:sz="0" w:space="0" w:color="auto"/>
            <w:right w:val="none" w:sz="0" w:space="0" w:color="auto"/>
          </w:divBdr>
        </w:div>
        <w:div w:id="1962420981">
          <w:marLeft w:val="640"/>
          <w:marRight w:val="0"/>
          <w:marTop w:val="0"/>
          <w:marBottom w:val="0"/>
          <w:divBdr>
            <w:top w:val="none" w:sz="0" w:space="0" w:color="auto"/>
            <w:left w:val="none" w:sz="0" w:space="0" w:color="auto"/>
            <w:bottom w:val="none" w:sz="0" w:space="0" w:color="auto"/>
            <w:right w:val="none" w:sz="0" w:space="0" w:color="auto"/>
          </w:divBdr>
        </w:div>
        <w:div w:id="128060831">
          <w:marLeft w:val="640"/>
          <w:marRight w:val="0"/>
          <w:marTop w:val="0"/>
          <w:marBottom w:val="0"/>
          <w:divBdr>
            <w:top w:val="none" w:sz="0" w:space="0" w:color="auto"/>
            <w:left w:val="none" w:sz="0" w:space="0" w:color="auto"/>
            <w:bottom w:val="none" w:sz="0" w:space="0" w:color="auto"/>
            <w:right w:val="none" w:sz="0" w:space="0" w:color="auto"/>
          </w:divBdr>
        </w:div>
        <w:div w:id="382143156">
          <w:marLeft w:val="640"/>
          <w:marRight w:val="0"/>
          <w:marTop w:val="0"/>
          <w:marBottom w:val="0"/>
          <w:divBdr>
            <w:top w:val="none" w:sz="0" w:space="0" w:color="auto"/>
            <w:left w:val="none" w:sz="0" w:space="0" w:color="auto"/>
            <w:bottom w:val="none" w:sz="0" w:space="0" w:color="auto"/>
            <w:right w:val="none" w:sz="0" w:space="0" w:color="auto"/>
          </w:divBdr>
        </w:div>
        <w:div w:id="763767113">
          <w:marLeft w:val="640"/>
          <w:marRight w:val="0"/>
          <w:marTop w:val="0"/>
          <w:marBottom w:val="0"/>
          <w:divBdr>
            <w:top w:val="none" w:sz="0" w:space="0" w:color="auto"/>
            <w:left w:val="none" w:sz="0" w:space="0" w:color="auto"/>
            <w:bottom w:val="none" w:sz="0" w:space="0" w:color="auto"/>
            <w:right w:val="none" w:sz="0" w:space="0" w:color="auto"/>
          </w:divBdr>
        </w:div>
        <w:div w:id="1789158109">
          <w:marLeft w:val="640"/>
          <w:marRight w:val="0"/>
          <w:marTop w:val="0"/>
          <w:marBottom w:val="0"/>
          <w:divBdr>
            <w:top w:val="none" w:sz="0" w:space="0" w:color="auto"/>
            <w:left w:val="none" w:sz="0" w:space="0" w:color="auto"/>
            <w:bottom w:val="none" w:sz="0" w:space="0" w:color="auto"/>
            <w:right w:val="none" w:sz="0" w:space="0" w:color="auto"/>
          </w:divBdr>
        </w:div>
        <w:div w:id="1664312715">
          <w:marLeft w:val="640"/>
          <w:marRight w:val="0"/>
          <w:marTop w:val="0"/>
          <w:marBottom w:val="0"/>
          <w:divBdr>
            <w:top w:val="none" w:sz="0" w:space="0" w:color="auto"/>
            <w:left w:val="none" w:sz="0" w:space="0" w:color="auto"/>
            <w:bottom w:val="none" w:sz="0" w:space="0" w:color="auto"/>
            <w:right w:val="none" w:sz="0" w:space="0" w:color="auto"/>
          </w:divBdr>
        </w:div>
        <w:div w:id="535041867">
          <w:marLeft w:val="640"/>
          <w:marRight w:val="0"/>
          <w:marTop w:val="0"/>
          <w:marBottom w:val="0"/>
          <w:divBdr>
            <w:top w:val="none" w:sz="0" w:space="0" w:color="auto"/>
            <w:left w:val="none" w:sz="0" w:space="0" w:color="auto"/>
            <w:bottom w:val="none" w:sz="0" w:space="0" w:color="auto"/>
            <w:right w:val="none" w:sz="0" w:space="0" w:color="auto"/>
          </w:divBdr>
        </w:div>
        <w:div w:id="494806109">
          <w:marLeft w:val="640"/>
          <w:marRight w:val="0"/>
          <w:marTop w:val="0"/>
          <w:marBottom w:val="0"/>
          <w:divBdr>
            <w:top w:val="none" w:sz="0" w:space="0" w:color="auto"/>
            <w:left w:val="none" w:sz="0" w:space="0" w:color="auto"/>
            <w:bottom w:val="none" w:sz="0" w:space="0" w:color="auto"/>
            <w:right w:val="none" w:sz="0" w:space="0" w:color="auto"/>
          </w:divBdr>
        </w:div>
        <w:div w:id="513958255">
          <w:marLeft w:val="640"/>
          <w:marRight w:val="0"/>
          <w:marTop w:val="0"/>
          <w:marBottom w:val="0"/>
          <w:divBdr>
            <w:top w:val="none" w:sz="0" w:space="0" w:color="auto"/>
            <w:left w:val="none" w:sz="0" w:space="0" w:color="auto"/>
            <w:bottom w:val="none" w:sz="0" w:space="0" w:color="auto"/>
            <w:right w:val="none" w:sz="0" w:space="0" w:color="auto"/>
          </w:divBdr>
        </w:div>
        <w:div w:id="44572475">
          <w:marLeft w:val="640"/>
          <w:marRight w:val="0"/>
          <w:marTop w:val="0"/>
          <w:marBottom w:val="0"/>
          <w:divBdr>
            <w:top w:val="none" w:sz="0" w:space="0" w:color="auto"/>
            <w:left w:val="none" w:sz="0" w:space="0" w:color="auto"/>
            <w:bottom w:val="none" w:sz="0" w:space="0" w:color="auto"/>
            <w:right w:val="none" w:sz="0" w:space="0" w:color="auto"/>
          </w:divBdr>
        </w:div>
        <w:div w:id="859585321">
          <w:marLeft w:val="640"/>
          <w:marRight w:val="0"/>
          <w:marTop w:val="0"/>
          <w:marBottom w:val="0"/>
          <w:divBdr>
            <w:top w:val="none" w:sz="0" w:space="0" w:color="auto"/>
            <w:left w:val="none" w:sz="0" w:space="0" w:color="auto"/>
            <w:bottom w:val="none" w:sz="0" w:space="0" w:color="auto"/>
            <w:right w:val="none" w:sz="0" w:space="0" w:color="auto"/>
          </w:divBdr>
        </w:div>
        <w:div w:id="882328661">
          <w:marLeft w:val="640"/>
          <w:marRight w:val="0"/>
          <w:marTop w:val="0"/>
          <w:marBottom w:val="0"/>
          <w:divBdr>
            <w:top w:val="none" w:sz="0" w:space="0" w:color="auto"/>
            <w:left w:val="none" w:sz="0" w:space="0" w:color="auto"/>
            <w:bottom w:val="none" w:sz="0" w:space="0" w:color="auto"/>
            <w:right w:val="none" w:sz="0" w:space="0" w:color="auto"/>
          </w:divBdr>
        </w:div>
        <w:div w:id="384065342">
          <w:marLeft w:val="640"/>
          <w:marRight w:val="0"/>
          <w:marTop w:val="0"/>
          <w:marBottom w:val="0"/>
          <w:divBdr>
            <w:top w:val="none" w:sz="0" w:space="0" w:color="auto"/>
            <w:left w:val="none" w:sz="0" w:space="0" w:color="auto"/>
            <w:bottom w:val="none" w:sz="0" w:space="0" w:color="auto"/>
            <w:right w:val="none" w:sz="0" w:space="0" w:color="auto"/>
          </w:divBdr>
        </w:div>
        <w:div w:id="1988588267">
          <w:marLeft w:val="640"/>
          <w:marRight w:val="0"/>
          <w:marTop w:val="0"/>
          <w:marBottom w:val="0"/>
          <w:divBdr>
            <w:top w:val="none" w:sz="0" w:space="0" w:color="auto"/>
            <w:left w:val="none" w:sz="0" w:space="0" w:color="auto"/>
            <w:bottom w:val="none" w:sz="0" w:space="0" w:color="auto"/>
            <w:right w:val="none" w:sz="0" w:space="0" w:color="auto"/>
          </w:divBdr>
        </w:div>
        <w:div w:id="1275014318">
          <w:marLeft w:val="640"/>
          <w:marRight w:val="0"/>
          <w:marTop w:val="0"/>
          <w:marBottom w:val="0"/>
          <w:divBdr>
            <w:top w:val="none" w:sz="0" w:space="0" w:color="auto"/>
            <w:left w:val="none" w:sz="0" w:space="0" w:color="auto"/>
            <w:bottom w:val="none" w:sz="0" w:space="0" w:color="auto"/>
            <w:right w:val="none" w:sz="0" w:space="0" w:color="auto"/>
          </w:divBdr>
        </w:div>
        <w:div w:id="908804476">
          <w:marLeft w:val="640"/>
          <w:marRight w:val="0"/>
          <w:marTop w:val="0"/>
          <w:marBottom w:val="0"/>
          <w:divBdr>
            <w:top w:val="none" w:sz="0" w:space="0" w:color="auto"/>
            <w:left w:val="none" w:sz="0" w:space="0" w:color="auto"/>
            <w:bottom w:val="none" w:sz="0" w:space="0" w:color="auto"/>
            <w:right w:val="none" w:sz="0" w:space="0" w:color="auto"/>
          </w:divBdr>
        </w:div>
        <w:div w:id="1536575233">
          <w:marLeft w:val="640"/>
          <w:marRight w:val="0"/>
          <w:marTop w:val="0"/>
          <w:marBottom w:val="0"/>
          <w:divBdr>
            <w:top w:val="none" w:sz="0" w:space="0" w:color="auto"/>
            <w:left w:val="none" w:sz="0" w:space="0" w:color="auto"/>
            <w:bottom w:val="none" w:sz="0" w:space="0" w:color="auto"/>
            <w:right w:val="none" w:sz="0" w:space="0" w:color="auto"/>
          </w:divBdr>
        </w:div>
        <w:div w:id="28578454">
          <w:marLeft w:val="640"/>
          <w:marRight w:val="0"/>
          <w:marTop w:val="0"/>
          <w:marBottom w:val="0"/>
          <w:divBdr>
            <w:top w:val="none" w:sz="0" w:space="0" w:color="auto"/>
            <w:left w:val="none" w:sz="0" w:space="0" w:color="auto"/>
            <w:bottom w:val="none" w:sz="0" w:space="0" w:color="auto"/>
            <w:right w:val="none" w:sz="0" w:space="0" w:color="auto"/>
          </w:divBdr>
        </w:div>
        <w:div w:id="481433353">
          <w:marLeft w:val="640"/>
          <w:marRight w:val="0"/>
          <w:marTop w:val="0"/>
          <w:marBottom w:val="0"/>
          <w:divBdr>
            <w:top w:val="none" w:sz="0" w:space="0" w:color="auto"/>
            <w:left w:val="none" w:sz="0" w:space="0" w:color="auto"/>
            <w:bottom w:val="none" w:sz="0" w:space="0" w:color="auto"/>
            <w:right w:val="none" w:sz="0" w:space="0" w:color="auto"/>
          </w:divBdr>
        </w:div>
        <w:div w:id="841166338">
          <w:marLeft w:val="640"/>
          <w:marRight w:val="0"/>
          <w:marTop w:val="0"/>
          <w:marBottom w:val="0"/>
          <w:divBdr>
            <w:top w:val="none" w:sz="0" w:space="0" w:color="auto"/>
            <w:left w:val="none" w:sz="0" w:space="0" w:color="auto"/>
            <w:bottom w:val="none" w:sz="0" w:space="0" w:color="auto"/>
            <w:right w:val="none" w:sz="0" w:space="0" w:color="auto"/>
          </w:divBdr>
        </w:div>
        <w:div w:id="96365326">
          <w:marLeft w:val="640"/>
          <w:marRight w:val="0"/>
          <w:marTop w:val="0"/>
          <w:marBottom w:val="0"/>
          <w:divBdr>
            <w:top w:val="none" w:sz="0" w:space="0" w:color="auto"/>
            <w:left w:val="none" w:sz="0" w:space="0" w:color="auto"/>
            <w:bottom w:val="none" w:sz="0" w:space="0" w:color="auto"/>
            <w:right w:val="none" w:sz="0" w:space="0" w:color="auto"/>
          </w:divBdr>
        </w:div>
        <w:div w:id="252203318">
          <w:marLeft w:val="640"/>
          <w:marRight w:val="0"/>
          <w:marTop w:val="0"/>
          <w:marBottom w:val="0"/>
          <w:divBdr>
            <w:top w:val="none" w:sz="0" w:space="0" w:color="auto"/>
            <w:left w:val="none" w:sz="0" w:space="0" w:color="auto"/>
            <w:bottom w:val="none" w:sz="0" w:space="0" w:color="auto"/>
            <w:right w:val="none" w:sz="0" w:space="0" w:color="auto"/>
          </w:divBdr>
        </w:div>
        <w:div w:id="629677244">
          <w:marLeft w:val="640"/>
          <w:marRight w:val="0"/>
          <w:marTop w:val="0"/>
          <w:marBottom w:val="0"/>
          <w:divBdr>
            <w:top w:val="none" w:sz="0" w:space="0" w:color="auto"/>
            <w:left w:val="none" w:sz="0" w:space="0" w:color="auto"/>
            <w:bottom w:val="none" w:sz="0" w:space="0" w:color="auto"/>
            <w:right w:val="none" w:sz="0" w:space="0" w:color="auto"/>
          </w:divBdr>
        </w:div>
        <w:div w:id="2026470928">
          <w:marLeft w:val="640"/>
          <w:marRight w:val="0"/>
          <w:marTop w:val="0"/>
          <w:marBottom w:val="0"/>
          <w:divBdr>
            <w:top w:val="none" w:sz="0" w:space="0" w:color="auto"/>
            <w:left w:val="none" w:sz="0" w:space="0" w:color="auto"/>
            <w:bottom w:val="none" w:sz="0" w:space="0" w:color="auto"/>
            <w:right w:val="none" w:sz="0" w:space="0" w:color="auto"/>
          </w:divBdr>
        </w:div>
        <w:div w:id="1300265076">
          <w:marLeft w:val="640"/>
          <w:marRight w:val="0"/>
          <w:marTop w:val="0"/>
          <w:marBottom w:val="0"/>
          <w:divBdr>
            <w:top w:val="none" w:sz="0" w:space="0" w:color="auto"/>
            <w:left w:val="none" w:sz="0" w:space="0" w:color="auto"/>
            <w:bottom w:val="none" w:sz="0" w:space="0" w:color="auto"/>
            <w:right w:val="none" w:sz="0" w:space="0" w:color="auto"/>
          </w:divBdr>
        </w:div>
        <w:div w:id="659237672">
          <w:marLeft w:val="640"/>
          <w:marRight w:val="0"/>
          <w:marTop w:val="0"/>
          <w:marBottom w:val="0"/>
          <w:divBdr>
            <w:top w:val="none" w:sz="0" w:space="0" w:color="auto"/>
            <w:left w:val="none" w:sz="0" w:space="0" w:color="auto"/>
            <w:bottom w:val="none" w:sz="0" w:space="0" w:color="auto"/>
            <w:right w:val="none" w:sz="0" w:space="0" w:color="auto"/>
          </w:divBdr>
        </w:div>
        <w:div w:id="583952502">
          <w:marLeft w:val="640"/>
          <w:marRight w:val="0"/>
          <w:marTop w:val="0"/>
          <w:marBottom w:val="0"/>
          <w:divBdr>
            <w:top w:val="none" w:sz="0" w:space="0" w:color="auto"/>
            <w:left w:val="none" w:sz="0" w:space="0" w:color="auto"/>
            <w:bottom w:val="none" w:sz="0" w:space="0" w:color="auto"/>
            <w:right w:val="none" w:sz="0" w:space="0" w:color="auto"/>
          </w:divBdr>
        </w:div>
        <w:div w:id="774255559">
          <w:marLeft w:val="640"/>
          <w:marRight w:val="0"/>
          <w:marTop w:val="0"/>
          <w:marBottom w:val="0"/>
          <w:divBdr>
            <w:top w:val="none" w:sz="0" w:space="0" w:color="auto"/>
            <w:left w:val="none" w:sz="0" w:space="0" w:color="auto"/>
            <w:bottom w:val="none" w:sz="0" w:space="0" w:color="auto"/>
            <w:right w:val="none" w:sz="0" w:space="0" w:color="auto"/>
          </w:divBdr>
        </w:div>
        <w:div w:id="1963882224">
          <w:marLeft w:val="640"/>
          <w:marRight w:val="0"/>
          <w:marTop w:val="0"/>
          <w:marBottom w:val="0"/>
          <w:divBdr>
            <w:top w:val="none" w:sz="0" w:space="0" w:color="auto"/>
            <w:left w:val="none" w:sz="0" w:space="0" w:color="auto"/>
            <w:bottom w:val="none" w:sz="0" w:space="0" w:color="auto"/>
            <w:right w:val="none" w:sz="0" w:space="0" w:color="auto"/>
          </w:divBdr>
        </w:div>
        <w:div w:id="151484999">
          <w:marLeft w:val="640"/>
          <w:marRight w:val="0"/>
          <w:marTop w:val="0"/>
          <w:marBottom w:val="0"/>
          <w:divBdr>
            <w:top w:val="none" w:sz="0" w:space="0" w:color="auto"/>
            <w:left w:val="none" w:sz="0" w:space="0" w:color="auto"/>
            <w:bottom w:val="none" w:sz="0" w:space="0" w:color="auto"/>
            <w:right w:val="none" w:sz="0" w:space="0" w:color="auto"/>
          </w:divBdr>
        </w:div>
        <w:div w:id="656613261">
          <w:marLeft w:val="640"/>
          <w:marRight w:val="0"/>
          <w:marTop w:val="0"/>
          <w:marBottom w:val="0"/>
          <w:divBdr>
            <w:top w:val="none" w:sz="0" w:space="0" w:color="auto"/>
            <w:left w:val="none" w:sz="0" w:space="0" w:color="auto"/>
            <w:bottom w:val="none" w:sz="0" w:space="0" w:color="auto"/>
            <w:right w:val="none" w:sz="0" w:space="0" w:color="auto"/>
          </w:divBdr>
        </w:div>
        <w:div w:id="5521793">
          <w:marLeft w:val="640"/>
          <w:marRight w:val="0"/>
          <w:marTop w:val="0"/>
          <w:marBottom w:val="0"/>
          <w:divBdr>
            <w:top w:val="none" w:sz="0" w:space="0" w:color="auto"/>
            <w:left w:val="none" w:sz="0" w:space="0" w:color="auto"/>
            <w:bottom w:val="none" w:sz="0" w:space="0" w:color="auto"/>
            <w:right w:val="none" w:sz="0" w:space="0" w:color="auto"/>
          </w:divBdr>
        </w:div>
        <w:div w:id="539780030">
          <w:marLeft w:val="640"/>
          <w:marRight w:val="0"/>
          <w:marTop w:val="0"/>
          <w:marBottom w:val="0"/>
          <w:divBdr>
            <w:top w:val="none" w:sz="0" w:space="0" w:color="auto"/>
            <w:left w:val="none" w:sz="0" w:space="0" w:color="auto"/>
            <w:bottom w:val="none" w:sz="0" w:space="0" w:color="auto"/>
            <w:right w:val="none" w:sz="0" w:space="0" w:color="auto"/>
          </w:divBdr>
        </w:div>
        <w:div w:id="272982194">
          <w:marLeft w:val="640"/>
          <w:marRight w:val="0"/>
          <w:marTop w:val="0"/>
          <w:marBottom w:val="0"/>
          <w:divBdr>
            <w:top w:val="none" w:sz="0" w:space="0" w:color="auto"/>
            <w:left w:val="none" w:sz="0" w:space="0" w:color="auto"/>
            <w:bottom w:val="none" w:sz="0" w:space="0" w:color="auto"/>
            <w:right w:val="none" w:sz="0" w:space="0" w:color="auto"/>
          </w:divBdr>
        </w:div>
        <w:div w:id="530075873">
          <w:marLeft w:val="640"/>
          <w:marRight w:val="0"/>
          <w:marTop w:val="0"/>
          <w:marBottom w:val="0"/>
          <w:divBdr>
            <w:top w:val="none" w:sz="0" w:space="0" w:color="auto"/>
            <w:left w:val="none" w:sz="0" w:space="0" w:color="auto"/>
            <w:bottom w:val="none" w:sz="0" w:space="0" w:color="auto"/>
            <w:right w:val="none" w:sz="0" w:space="0" w:color="auto"/>
          </w:divBdr>
        </w:div>
        <w:div w:id="1573806732">
          <w:marLeft w:val="640"/>
          <w:marRight w:val="0"/>
          <w:marTop w:val="0"/>
          <w:marBottom w:val="0"/>
          <w:divBdr>
            <w:top w:val="none" w:sz="0" w:space="0" w:color="auto"/>
            <w:left w:val="none" w:sz="0" w:space="0" w:color="auto"/>
            <w:bottom w:val="none" w:sz="0" w:space="0" w:color="auto"/>
            <w:right w:val="none" w:sz="0" w:space="0" w:color="auto"/>
          </w:divBdr>
        </w:div>
        <w:div w:id="921836988">
          <w:marLeft w:val="640"/>
          <w:marRight w:val="0"/>
          <w:marTop w:val="0"/>
          <w:marBottom w:val="0"/>
          <w:divBdr>
            <w:top w:val="none" w:sz="0" w:space="0" w:color="auto"/>
            <w:left w:val="none" w:sz="0" w:space="0" w:color="auto"/>
            <w:bottom w:val="none" w:sz="0" w:space="0" w:color="auto"/>
            <w:right w:val="none" w:sz="0" w:space="0" w:color="auto"/>
          </w:divBdr>
        </w:div>
        <w:div w:id="1345396592">
          <w:marLeft w:val="640"/>
          <w:marRight w:val="0"/>
          <w:marTop w:val="0"/>
          <w:marBottom w:val="0"/>
          <w:divBdr>
            <w:top w:val="none" w:sz="0" w:space="0" w:color="auto"/>
            <w:left w:val="none" w:sz="0" w:space="0" w:color="auto"/>
            <w:bottom w:val="none" w:sz="0" w:space="0" w:color="auto"/>
            <w:right w:val="none" w:sz="0" w:space="0" w:color="auto"/>
          </w:divBdr>
        </w:div>
        <w:div w:id="322708128">
          <w:marLeft w:val="640"/>
          <w:marRight w:val="0"/>
          <w:marTop w:val="0"/>
          <w:marBottom w:val="0"/>
          <w:divBdr>
            <w:top w:val="none" w:sz="0" w:space="0" w:color="auto"/>
            <w:left w:val="none" w:sz="0" w:space="0" w:color="auto"/>
            <w:bottom w:val="none" w:sz="0" w:space="0" w:color="auto"/>
            <w:right w:val="none" w:sz="0" w:space="0" w:color="auto"/>
          </w:divBdr>
        </w:div>
        <w:div w:id="1747919741">
          <w:marLeft w:val="640"/>
          <w:marRight w:val="0"/>
          <w:marTop w:val="0"/>
          <w:marBottom w:val="0"/>
          <w:divBdr>
            <w:top w:val="none" w:sz="0" w:space="0" w:color="auto"/>
            <w:left w:val="none" w:sz="0" w:space="0" w:color="auto"/>
            <w:bottom w:val="none" w:sz="0" w:space="0" w:color="auto"/>
            <w:right w:val="none" w:sz="0" w:space="0" w:color="auto"/>
          </w:divBdr>
        </w:div>
        <w:div w:id="1966964418">
          <w:marLeft w:val="640"/>
          <w:marRight w:val="0"/>
          <w:marTop w:val="0"/>
          <w:marBottom w:val="0"/>
          <w:divBdr>
            <w:top w:val="none" w:sz="0" w:space="0" w:color="auto"/>
            <w:left w:val="none" w:sz="0" w:space="0" w:color="auto"/>
            <w:bottom w:val="none" w:sz="0" w:space="0" w:color="auto"/>
            <w:right w:val="none" w:sz="0" w:space="0" w:color="auto"/>
          </w:divBdr>
        </w:div>
        <w:div w:id="1983729959">
          <w:marLeft w:val="640"/>
          <w:marRight w:val="0"/>
          <w:marTop w:val="0"/>
          <w:marBottom w:val="0"/>
          <w:divBdr>
            <w:top w:val="none" w:sz="0" w:space="0" w:color="auto"/>
            <w:left w:val="none" w:sz="0" w:space="0" w:color="auto"/>
            <w:bottom w:val="none" w:sz="0" w:space="0" w:color="auto"/>
            <w:right w:val="none" w:sz="0" w:space="0" w:color="auto"/>
          </w:divBdr>
        </w:div>
        <w:div w:id="1894467468">
          <w:marLeft w:val="640"/>
          <w:marRight w:val="0"/>
          <w:marTop w:val="0"/>
          <w:marBottom w:val="0"/>
          <w:divBdr>
            <w:top w:val="none" w:sz="0" w:space="0" w:color="auto"/>
            <w:left w:val="none" w:sz="0" w:space="0" w:color="auto"/>
            <w:bottom w:val="none" w:sz="0" w:space="0" w:color="auto"/>
            <w:right w:val="none" w:sz="0" w:space="0" w:color="auto"/>
          </w:divBdr>
        </w:div>
        <w:div w:id="1544055220">
          <w:marLeft w:val="640"/>
          <w:marRight w:val="0"/>
          <w:marTop w:val="0"/>
          <w:marBottom w:val="0"/>
          <w:divBdr>
            <w:top w:val="none" w:sz="0" w:space="0" w:color="auto"/>
            <w:left w:val="none" w:sz="0" w:space="0" w:color="auto"/>
            <w:bottom w:val="none" w:sz="0" w:space="0" w:color="auto"/>
            <w:right w:val="none" w:sz="0" w:space="0" w:color="auto"/>
          </w:divBdr>
        </w:div>
        <w:div w:id="1435252105">
          <w:marLeft w:val="640"/>
          <w:marRight w:val="0"/>
          <w:marTop w:val="0"/>
          <w:marBottom w:val="0"/>
          <w:divBdr>
            <w:top w:val="none" w:sz="0" w:space="0" w:color="auto"/>
            <w:left w:val="none" w:sz="0" w:space="0" w:color="auto"/>
            <w:bottom w:val="none" w:sz="0" w:space="0" w:color="auto"/>
            <w:right w:val="none" w:sz="0" w:space="0" w:color="auto"/>
          </w:divBdr>
        </w:div>
        <w:div w:id="1358699469">
          <w:marLeft w:val="640"/>
          <w:marRight w:val="0"/>
          <w:marTop w:val="0"/>
          <w:marBottom w:val="0"/>
          <w:divBdr>
            <w:top w:val="none" w:sz="0" w:space="0" w:color="auto"/>
            <w:left w:val="none" w:sz="0" w:space="0" w:color="auto"/>
            <w:bottom w:val="none" w:sz="0" w:space="0" w:color="auto"/>
            <w:right w:val="none" w:sz="0" w:space="0" w:color="auto"/>
          </w:divBdr>
        </w:div>
        <w:div w:id="147132282">
          <w:marLeft w:val="640"/>
          <w:marRight w:val="0"/>
          <w:marTop w:val="0"/>
          <w:marBottom w:val="0"/>
          <w:divBdr>
            <w:top w:val="none" w:sz="0" w:space="0" w:color="auto"/>
            <w:left w:val="none" w:sz="0" w:space="0" w:color="auto"/>
            <w:bottom w:val="none" w:sz="0" w:space="0" w:color="auto"/>
            <w:right w:val="none" w:sz="0" w:space="0" w:color="auto"/>
          </w:divBdr>
        </w:div>
        <w:div w:id="1153910036">
          <w:marLeft w:val="640"/>
          <w:marRight w:val="0"/>
          <w:marTop w:val="0"/>
          <w:marBottom w:val="0"/>
          <w:divBdr>
            <w:top w:val="none" w:sz="0" w:space="0" w:color="auto"/>
            <w:left w:val="none" w:sz="0" w:space="0" w:color="auto"/>
            <w:bottom w:val="none" w:sz="0" w:space="0" w:color="auto"/>
            <w:right w:val="none" w:sz="0" w:space="0" w:color="auto"/>
          </w:divBdr>
        </w:div>
        <w:div w:id="976448259">
          <w:marLeft w:val="640"/>
          <w:marRight w:val="0"/>
          <w:marTop w:val="0"/>
          <w:marBottom w:val="0"/>
          <w:divBdr>
            <w:top w:val="none" w:sz="0" w:space="0" w:color="auto"/>
            <w:left w:val="none" w:sz="0" w:space="0" w:color="auto"/>
            <w:bottom w:val="none" w:sz="0" w:space="0" w:color="auto"/>
            <w:right w:val="none" w:sz="0" w:space="0" w:color="auto"/>
          </w:divBdr>
        </w:div>
        <w:div w:id="118882316">
          <w:marLeft w:val="640"/>
          <w:marRight w:val="0"/>
          <w:marTop w:val="0"/>
          <w:marBottom w:val="0"/>
          <w:divBdr>
            <w:top w:val="none" w:sz="0" w:space="0" w:color="auto"/>
            <w:left w:val="none" w:sz="0" w:space="0" w:color="auto"/>
            <w:bottom w:val="none" w:sz="0" w:space="0" w:color="auto"/>
            <w:right w:val="none" w:sz="0" w:space="0" w:color="auto"/>
          </w:divBdr>
        </w:div>
        <w:div w:id="1684822501">
          <w:marLeft w:val="640"/>
          <w:marRight w:val="0"/>
          <w:marTop w:val="0"/>
          <w:marBottom w:val="0"/>
          <w:divBdr>
            <w:top w:val="none" w:sz="0" w:space="0" w:color="auto"/>
            <w:left w:val="none" w:sz="0" w:space="0" w:color="auto"/>
            <w:bottom w:val="none" w:sz="0" w:space="0" w:color="auto"/>
            <w:right w:val="none" w:sz="0" w:space="0" w:color="auto"/>
          </w:divBdr>
        </w:div>
        <w:div w:id="1379208826">
          <w:marLeft w:val="640"/>
          <w:marRight w:val="0"/>
          <w:marTop w:val="0"/>
          <w:marBottom w:val="0"/>
          <w:divBdr>
            <w:top w:val="none" w:sz="0" w:space="0" w:color="auto"/>
            <w:left w:val="none" w:sz="0" w:space="0" w:color="auto"/>
            <w:bottom w:val="none" w:sz="0" w:space="0" w:color="auto"/>
            <w:right w:val="none" w:sz="0" w:space="0" w:color="auto"/>
          </w:divBdr>
        </w:div>
        <w:div w:id="1529758922">
          <w:marLeft w:val="640"/>
          <w:marRight w:val="0"/>
          <w:marTop w:val="0"/>
          <w:marBottom w:val="0"/>
          <w:divBdr>
            <w:top w:val="none" w:sz="0" w:space="0" w:color="auto"/>
            <w:left w:val="none" w:sz="0" w:space="0" w:color="auto"/>
            <w:bottom w:val="none" w:sz="0" w:space="0" w:color="auto"/>
            <w:right w:val="none" w:sz="0" w:space="0" w:color="auto"/>
          </w:divBdr>
        </w:div>
        <w:div w:id="519707211">
          <w:marLeft w:val="640"/>
          <w:marRight w:val="0"/>
          <w:marTop w:val="0"/>
          <w:marBottom w:val="0"/>
          <w:divBdr>
            <w:top w:val="none" w:sz="0" w:space="0" w:color="auto"/>
            <w:left w:val="none" w:sz="0" w:space="0" w:color="auto"/>
            <w:bottom w:val="none" w:sz="0" w:space="0" w:color="auto"/>
            <w:right w:val="none" w:sz="0" w:space="0" w:color="auto"/>
          </w:divBdr>
        </w:div>
        <w:div w:id="749548257">
          <w:marLeft w:val="640"/>
          <w:marRight w:val="0"/>
          <w:marTop w:val="0"/>
          <w:marBottom w:val="0"/>
          <w:divBdr>
            <w:top w:val="none" w:sz="0" w:space="0" w:color="auto"/>
            <w:left w:val="none" w:sz="0" w:space="0" w:color="auto"/>
            <w:bottom w:val="none" w:sz="0" w:space="0" w:color="auto"/>
            <w:right w:val="none" w:sz="0" w:space="0" w:color="auto"/>
          </w:divBdr>
        </w:div>
        <w:div w:id="8336012">
          <w:marLeft w:val="640"/>
          <w:marRight w:val="0"/>
          <w:marTop w:val="0"/>
          <w:marBottom w:val="0"/>
          <w:divBdr>
            <w:top w:val="none" w:sz="0" w:space="0" w:color="auto"/>
            <w:left w:val="none" w:sz="0" w:space="0" w:color="auto"/>
            <w:bottom w:val="none" w:sz="0" w:space="0" w:color="auto"/>
            <w:right w:val="none" w:sz="0" w:space="0" w:color="auto"/>
          </w:divBdr>
        </w:div>
        <w:div w:id="1121921759">
          <w:marLeft w:val="640"/>
          <w:marRight w:val="0"/>
          <w:marTop w:val="0"/>
          <w:marBottom w:val="0"/>
          <w:divBdr>
            <w:top w:val="none" w:sz="0" w:space="0" w:color="auto"/>
            <w:left w:val="none" w:sz="0" w:space="0" w:color="auto"/>
            <w:bottom w:val="none" w:sz="0" w:space="0" w:color="auto"/>
            <w:right w:val="none" w:sz="0" w:space="0" w:color="auto"/>
          </w:divBdr>
        </w:div>
        <w:div w:id="1403526637">
          <w:marLeft w:val="640"/>
          <w:marRight w:val="0"/>
          <w:marTop w:val="0"/>
          <w:marBottom w:val="0"/>
          <w:divBdr>
            <w:top w:val="none" w:sz="0" w:space="0" w:color="auto"/>
            <w:left w:val="none" w:sz="0" w:space="0" w:color="auto"/>
            <w:bottom w:val="none" w:sz="0" w:space="0" w:color="auto"/>
            <w:right w:val="none" w:sz="0" w:space="0" w:color="auto"/>
          </w:divBdr>
        </w:div>
        <w:div w:id="593903409">
          <w:marLeft w:val="640"/>
          <w:marRight w:val="0"/>
          <w:marTop w:val="0"/>
          <w:marBottom w:val="0"/>
          <w:divBdr>
            <w:top w:val="none" w:sz="0" w:space="0" w:color="auto"/>
            <w:left w:val="none" w:sz="0" w:space="0" w:color="auto"/>
            <w:bottom w:val="none" w:sz="0" w:space="0" w:color="auto"/>
            <w:right w:val="none" w:sz="0" w:space="0" w:color="auto"/>
          </w:divBdr>
        </w:div>
        <w:div w:id="1230925067">
          <w:marLeft w:val="640"/>
          <w:marRight w:val="0"/>
          <w:marTop w:val="0"/>
          <w:marBottom w:val="0"/>
          <w:divBdr>
            <w:top w:val="none" w:sz="0" w:space="0" w:color="auto"/>
            <w:left w:val="none" w:sz="0" w:space="0" w:color="auto"/>
            <w:bottom w:val="none" w:sz="0" w:space="0" w:color="auto"/>
            <w:right w:val="none" w:sz="0" w:space="0" w:color="auto"/>
          </w:divBdr>
        </w:div>
        <w:div w:id="1543787103">
          <w:marLeft w:val="640"/>
          <w:marRight w:val="0"/>
          <w:marTop w:val="0"/>
          <w:marBottom w:val="0"/>
          <w:divBdr>
            <w:top w:val="none" w:sz="0" w:space="0" w:color="auto"/>
            <w:left w:val="none" w:sz="0" w:space="0" w:color="auto"/>
            <w:bottom w:val="none" w:sz="0" w:space="0" w:color="auto"/>
            <w:right w:val="none" w:sz="0" w:space="0" w:color="auto"/>
          </w:divBdr>
        </w:div>
        <w:div w:id="461844911">
          <w:marLeft w:val="640"/>
          <w:marRight w:val="0"/>
          <w:marTop w:val="0"/>
          <w:marBottom w:val="0"/>
          <w:divBdr>
            <w:top w:val="none" w:sz="0" w:space="0" w:color="auto"/>
            <w:left w:val="none" w:sz="0" w:space="0" w:color="auto"/>
            <w:bottom w:val="none" w:sz="0" w:space="0" w:color="auto"/>
            <w:right w:val="none" w:sz="0" w:space="0" w:color="auto"/>
          </w:divBdr>
        </w:div>
        <w:div w:id="457450742">
          <w:marLeft w:val="640"/>
          <w:marRight w:val="0"/>
          <w:marTop w:val="0"/>
          <w:marBottom w:val="0"/>
          <w:divBdr>
            <w:top w:val="none" w:sz="0" w:space="0" w:color="auto"/>
            <w:left w:val="none" w:sz="0" w:space="0" w:color="auto"/>
            <w:bottom w:val="none" w:sz="0" w:space="0" w:color="auto"/>
            <w:right w:val="none" w:sz="0" w:space="0" w:color="auto"/>
          </w:divBdr>
        </w:div>
        <w:div w:id="175506897">
          <w:marLeft w:val="640"/>
          <w:marRight w:val="0"/>
          <w:marTop w:val="0"/>
          <w:marBottom w:val="0"/>
          <w:divBdr>
            <w:top w:val="none" w:sz="0" w:space="0" w:color="auto"/>
            <w:left w:val="none" w:sz="0" w:space="0" w:color="auto"/>
            <w:bottom w:val="none" w:sz="0" w:space="0" w:color="auto"/>
            <w:right w:val="none" w:sz="0" w:space="0" w:color="auto"/>
          </w:divBdr>
        </w:div>
        <w:div w:id="908661332">
          <w:marLeft w:val="640"/>
          <w:marRight w:val="0"/>
          <w:marTop w:val="0"/>
          <w:marBottom w:val="0"/>
          <w:divBdr>
            <w:top w:val="none" w:sz="0" w:space="0" w:color="auto"/>
            <w:left w:val="none" w:sz="0" w:space="0" w:color="auto"/>
            <w:bottom w:val="none" w:sz="0" w:space="0" w:color="auto"/>
            <w:right w:val="none" w:sz="0" w:space="0" w:color="auto"/>
          </w:divBdr>
        </w:div>
        <w:div w:id="579602563">
          <w:marLeft w:val="640"/>
          <w:marRight w:val="0"/>
          <w:marTop w:val="0"/>
          <w:marBottom w:val="0"/>
          <w:divBdr>
            <w:top w:val="none" w:sz="0" w:space="0" w:color="auto"/>
            <w:left w:val="none" w:sz="0" w:space="0" w:color="auto"/>
            <w:bottom w:val="none" w:sz="0" w:space="0" w:color="auto"/>
            <w:right w:val="none" w:sz="0" w:space="0" w:color="auto"/>
          </w:divBdr>
        </w:div>
        <w:div w:id="377314152">
          <w:marLeft w:val="640"/>
          <w:marRight w:val="0"/>
          <w:marTop w:val="0"/>
          <w:marBottom w:val="0"/>
          <w:divBdr>
            <w:top w:val="none" w:sz="0" w:space="0" w:color="auto"/>
            <w:left w:val="none" w:sz="0" w:space="0" w:color="auto"/>
            <w:bottom w:val="none" w:sz="0" w:space="0" w:color="auto"/>
            <w:right w:val="none" w:sz="0" w:space="0" w:color="auto"/>
          </w:divBdr>
        </w:div>
        <w:div w:id="1364595167">
          <w:marLeft w:val="640"/>
          <w:marRight w:val="0"/>
          <w:marTop w:val="0"/>
          <w:marBottom w:val="0"/>
          <w:divBdr>
            <w:top w:val="none" w:sz="0" w:space="0" w:color="auto"/>
            <w:left w:val="none" w:sz="0" w:space="0" w:color="auto"/>
            <w:bottom w:val="none" w:sz="0" w:space="0" w:color="auto"/>
            <w:right w:val="none" w:sz="0" w:space="0" w:color="auto"/>
          </w:divBdr>
        </w:div>
        <w:div w:id="417289605">
          <w:marLeft w:val="640"/>
          <w:marRight w:val="0"/>
          <w:marTop w:val="0"/>
          <w:marBottom w:val="0"/>
          <w:divBdr>
            <w:top w:val="none" w:sz="0" w:space="0" w:color="auto"/>
            <w:left w:val="none" w:sz="0" w:space="0" w:color="auto"/>
            <w:bottom w:val="none" w:sz="0" w:space="0" w:color="auto"/>
            <w:right w:val="none" w:sz="0" w:space="0" w:color="auto"/>
          </w:divBdr>
        </w:div>
        <w:div w:id="1611469614">
          <w:marLeft w:val="640"/>
          <w:marRight w:val="0"/>
          <w:marTop w:val="0"/>
          <w:marBottom w:val="0"/>
          <w:divBdr>
            <w:top w:val="none" w:sz="0" w:space="0" w:color="auto"/>
            <w:left w:val="none" w:sz="0" w:space="0" w:color="auto"/>
            <w:bottom w:val="none" w:sz="0" w:space="0" w:color="auto"/>
            <w:right w:val="none" w:sz="0" w:space="0" w:color="auto"/>
          </w:divBdr>
        </w:div>
        <w:div w:id="1343430865">
          <w:marLeft w:val="640"/>
          <w:marRight w:val="0"/>
          <w:marTop w:val="0"/>
          <w:marBottom w:val="0"/>
          <w:divBdr>
            <w:top w:val="none" w:sz="0" w:space="0" w:color="auto"/>
            <w:left w:val="none" w:sz="0" w:space="0" w:color="auto"/>
            <w:bottom w:val="none" w:sz="0" w:space="0" w:color="auto"/>
            <w:right w:val="none" w:sz="0" w:space="0" w:color="auto"/>
          </w:divBdr>
        </w:div>
        <w:div w:id="69739971">
          <w:marLeft w:val="640"/>
          <w:marRight w:val="0"/>
          <w:marTop w:val="0"/>
          <w:marBottom w:val="0"/>
          <w:divBdr>
            <w:top w:val="none" w:sz="0" w:space="0" w:color="auto"/>
            <w:left w:val="none" w:sz="0" w:space="0" w:color="auto"/>
            <w:bottom w:val="none" w:sz="0" w:space="0" w:color="auto"/>
            <w:right w:val="none" w:sz="0" w:space="0" w:color="auto"/>
          </w:divBdr>
        </w:div>
        <w:div w:id="800221764">
          <w:marLeft w:val="640"/>
          <w:marRight w:val="0"/>
          <w:marTop w:val="0"/>
          <w:marBottom w:val="0"/>
          <w:divBdr>
            <w:top w:val="none" w:sz="0" w:space="0" w:color="auto"/>
            <w:left w:val="none" w:sz="0" w:space="0" w:color="auto"/>
            <w:bottom w:val="none" w:sz="0" w:space="0" w:color="auto"/>
            <w:right w:val="none" w:sz="0" w:space="0" w:color="auto"/>
          </w:divBdr>
        </w:div>
        <w:div w:id="1651205150">
          <w:marLeft w:val="640"/>
          <w:marRight w:val="0"/>
          <w:marTop w:val="0"/>
          <w:marBottom w:val="0"/>
          <w:divBdr>
            <w:top w:val="none" w:sz="0" w:space="0" w:color="auto"/>
            <w:left w:val="none" w:sz="0" w:space="0" w:color="auto"/>
            <w:bottom w:val="none" w:sz="0" w:space="0" w:color="auto"/>
            <w:right w:val="none" w:sz="0" w:space="0" w:color="auto"/>
          </w:divBdr>
        </w:div>
        <w:div w:id="21632771">
          <w:marLeft w:val="640"/>
          <w:marRight w:val="0"/>
          <w:marTop w:val="0"/>
          <w:marBottom w:val="0"/>
          <w:divBdr>
            <w:top w:val="none" w:sz="0" w:space="0" w:color="auto"/>
            <w:left w:val="none" w:sz="0" w:space="0" w:color="auto"/>
            <w:bottom w:val="none" w:sz="0" w:space="0" w:color="auto"/>
            <w:right w:val="none" w:sz="0" w:space="0" w:color="auto"/>
          </w:divBdr>
        </w:div>
        <w:div w:id="1584729117">
          <w:marLeft w:val="640"/>
          <w:marRight w:val="0"/>
          <w:marTop w:val="0"/>
          <w:marBottom w:val="0"/>
          <w:divBdr>
            <w:top w:val="none" w:sz="0" w:space="0" w:color="auto"/>
            <w:left w:val="none" w:sz="0" w:space="0" w:color="auto"/>
            <w:bottom w:val="none" w:sz="0" w:space="0" w:color="auto"/>
            <w:right w:val="none" w:sz="0" w:space="0" w:color="auto"/>
          </w:divBdr>
        </w:div>
        <w:div w:id="1261521501">
          <w:marLeft w:val="640"/>
          <w:marRight w:val="0"/>
          <w:marTop w:val="0"/>
          <w:marBottom w:val="0"/>
          <w:divBdr>
            <w:top w:val="none" w:sz="0" w:space="0" w:color="auto"/>
            <w:left w:val="none" w:sz="0" w:space="0" w:color="auto"/>
            <w:bottom w:val="none" w:sz="0" w:space="0" w:color="auto"/>
            <w:right w:val="none" w:sz="0" w:space="0" w:color="auto"/>
          </w:divBdr>
        </w:div>
        <w:div w:id="1909420310">
          <w:marLeft w:val="640"/>
          <w:marRight w:val="0"/>
          <w:marTop w:val="0"/>
          <w:marBottom w:val="0"/>
          <w:divBdr>
            <w:top w:val="none" w:sz="0" w:space="0" w:color="auto"/>
            <w:left w:val="none" w:sz="0" w:space="0" w:color="auto"/>
            <w:bottom w:val="none" w:sz="0" w:space="0" w:color="auto"/>
            <w:right w:val="none" w:sz="0" w:space="0" w:color="auto"/>
          </w:divBdr>
        </w:div>
        <w:div w:id="1942838590">
          <w:marLeft w:val="640"/>
          <w:marRight w:val="0"/>
          <w:marTop w:val="0"/>
          <w:marBottom w:val="0"/>
          <w:divBdr>
            <w:top w:val="none" w:sz="0" w:space="0" w:color="auto"/>
            <w:left w:val="none" w:sz="0" w:space="0" w:color="auto"/>
            <w:bottom w:val="none" w:sz="0" w:space="0" w:color="auto"/>
            <w:right w:val="none" w:sz="0" w:space="0" w:color="auto"/>
          </w:divBdr>
        </w:div>
        <w:div w:id="699741731">
          <w:marLeft w:val="640"/>
          <w:marRight w:val="0"/>
          <w:marTop w:val="0"/>
          <w:marBottom w:val="0"/>
          <w:divBdr>
            <w:top w:val="none" w:sz="0" w:space="0" w:color="auto"/>
            <w:left w:val="none" w:sz="0" w:space="0" w:color="auto"/>
            <w:bottom w:val="none" w:sz="0" w:space="0" w:color="auto"/>
            <w:right w:val="none" w:sz="0" w:space="0" w:color="auto"/>
          </w:divBdr>
        </w:div>
        <w:div w:id="1654287480">
          <w:marLeft w:val="640"/>
          <w:marRight w:val="0"/>
          <w:marTop w:val="0"/>
          <w:marBottom w:val="0"/>
          <w:divBdr>
            <w:top w:val="none" w:sz="0" w:space="0" w:color="auto"/>
            <w:left w:val="none" w:sz="0" w:space="0" w:color="auto"/>
            <w:bottom w:val="none" w:sz="0" w:space="0" w:color="auto"/>
            <w:right w:val="none" w:sz="0" w:space="0" w:color="auto"/>
          </w:divBdr>
        </w:div>
        <w:div w:id="1682202689">
          <w:marLeft w:val="640"/>
          <w:marRight w:val="0"/>
          <w:marTop w:val="0"/>
          <w:marBottom w:val="0"/>
          <w:divBdr>
            <w:top w:val="none" w:sz="0" w:space="0" w:color="auto"/>
            <w:left w:val="none" w:sz="0" w:space="0" w:color="auto"/>
            <w:bottom w:val="none" w:sz="0" w:space="0" w:color="auto"/>
            <w:right w:val="none" w:sz="0" w:space="0" w:color="auto"/>
          </w:divBdr>
        </w:div>
        <w:div w:id="1270047154">
          <w:marLeft w:val="640"/>
          <w:marRight w:val="0"/>
          <w:marTop w:val="0"/>
          <w:marBottom w:val="0"/>
          <w:divBdr>
            <w:top w:val="none" w:sz="0" w:space="0" w:color="auto"/>
            <w:left w:val="none" w:sz="0" w:space="0" w:color="auto"/>
            <w:bottom w:val="none" w:sz="0" w:space="0" w:color="auto"/>
            <w:right w:val="none" w:sz="0" w:space="0" w:color="auto"/>
          </w:divBdr>
        </w:div>
        <w:div w:id="301352552">
          <w:marLeft w:val="640"/>
          <w:marRight w:val="0"/>
          <w:marTop w:val="0"/>
          <w:marBottom w:val="0"/>
          <w:divBdr>
            <w:top w:val="none" w:sz="0" w:space="0" w:color="auto"/>
            <w:left w:val="none" w:sz="0" w:space="0" w:color="auto"/>
            <w:bottom w:val="none" w:sz="0" w:space="0" w:color="auto"/>
            <w:right w:val="none" w:sz="0" w:space="0" w:color="auto"/>
          </w:divBdr>
        </w:div>
        <w:div w:id="455218570">
          <w:marLeft w:val="640"/>
          <w:marRight w:val="0"/>
          <w:marTop w:val="0"/>
          <w:marBottom w:val="0"/>
          <w:divBdr>
            <w:top w:val="none" w:sz="0" w:space="0" w:color="auto"/>
            <w:left w:val="none" w:sz="0" w:space="0" w:color="auto"/>
            <w:bottom w:val="none" w:sz="0" w:space="0" w:color="auto"/>
            <w:right w:val="none" w:sz="0" w:space="0" w:color="auto"/>
          </w:divBdr>
        </w:div>
        <w:div w:id="1552614606">
          <w:marLeft w:val="640"/>
          <w:marRight w:val="0"/>
          <w:marTop w:val="0"/>
          <w:marBottom w:val="0"/>
          <w:divBdr>
            <w:top w:val="none" w:sz="0" w:space="0" w:color="auto"/>
            <w:left w:val="none" w:sz="0" w:space="0" w:color="auto"/>
            <w:bottom w:val="none" w:sz="0" w:space="0" w:color="auto"/>
            <w:right w:val="none" w:sz="0" w:space="0" w:color="auto"/>
          </w:divBdr>
        </w:div>
        <w:div w:id="1236866008">
          <w:marLeft w:val="640"/>
          <w:marRight w:val="0"/>
          <w:marTop w:val="0"/>
          <w:marBottom w:val="0"/>
          <w:divBdr>
            <w:top w:val="none" w:sz="0" w:space="0" w:color="auto"/>
            <w:left w:val="none" w:sz="0" w:space="0" w:color="auto"/>
            <w:bottom w:val="none" w:sz="0" w:space="0" w:color="auto"/>
            <w:right w:val="none" w:sz="0" w:space="0" w:color="auto"/>
          </w:divBdr>
        </w:div>
        <w:div w:id="1694376742">
          <w:marLeft w:val="640"/>
          <w:marRight w:val="0"/>
          <w:marTop w:val="0"/>
          <w:marBottom w:val="0"/>
          <w:divBdr>
            <w:top w:val="none" w:sz="0" w:space="0" w:color="auto"/>
            <w:left w:val="none" w:sz="0" w:space="0" w:color="auto"/>
            <w:bottom w:val="none" w:sz="0" w:space="0" w:color="auto"/>
            <w:right w:val="none" w:sz="0" w:space="0" w:color="auto"/>
          </w:divBdr>
        </w:div>
        <w:div w:id="1801222070">
          <w:marLeft w:val="640"/>
          <w:marRight w:val="0"/>
          <w:marTop w:val="0"/>
          <w:marBottom w:val="0"/>
          <w:divBdr>
            <w:top w:val="none" w:sz="0" w:space="0" w:color="auto"/>
            <w:left w:val="none" w:sz="0" w:space="0" w:color="auto"/>
            <w:bottom w:val="none" w:sz="0" w:space="0" w:color="auto"/>
            <w:right w:val="none" w:sz="0" w:space="0" w:color="auto"/>
          </w:divBdr>
        </w:div>
        <w:div w:id="700516754">
          <w:marLeft w:val="640"/>
          <w:marRight w:val="0"/>
          <w:marTop w:val="0"/>
          <w:marBottom w:val="0"/>
          <w:divBdr>
            <w:top w:val="none" w:sz="0" w:space="0" w:color="auto"/>
            <w:left w:val="none" w:sz="0" w:space="0" w:color="auto"/>
            <w:bottom w:val="none" w:sz="0" w:space="0" w:color="auto"/>
            <w:right w:val="none" w:sz="0" w:space="0" w:color="auto"/>
          </w:divBdr>
        </w:div>
        <w:div w:id="627667216">
          <w:marLeft w:val="640"/>
          <w:marRight w:val="0"/>
          <w:marTop w:val="0"/>
          <w:marBottom w:val="0"/>
          <w:divBdr>
            <w:top w:val="none" w:sz="0" w:space="0" w:color="auto"/>
            <w:left w:val="none" w:sz="0" w:space="0" w:color="auto"/>
            <w:bottom w:val="none" w:sz="0" w:space="0" w:color="auto"/>
            <w:right w:val="none" w:sz="0" w:space="0" w:color="auto"/>
          </w:divBdr>
        </w:div>
        <w:div w:id="426928898">
          <w:marLeft w:val="640"/>
          <w:marRight w:val="0"/>
          <w:marTop w:val="0"/>
          <w:marBottom w:val="0"/>
          <w:divBdr>
            <w:top w:val="none" w:sz="0" w:space="0" w:color="auto"/>
            <w:left w:val="none" w:sz="0" w:space="0" w:color="auto"/>
            <w:bottom w:val="none" w:sz="0" w:space="0" w:color="auto"/>
            <w:right w:val="none" w:sz="0" w:space="0" w:color="auto"/>
          </w:divBdr>
        </w:div>
        <w:div w:id="1330711515">
          <w:marLeft w:val="640"/>
          <w:marRight w:val="0"/>
          <w:marTop w:val="0"/>
          <w:marBottom w:val="0"/>
          <w:divBdr>
            <w:top w:val="none" w:sz="0" w:space="0" w:color="auto"/>
            <w:left w:val="none" w:sz="0" w:space="0" w:color="auto"/>
            <w:bottom w:val="none" w:sz="0" w:space="0" w:color="auto"/>
            <w:right w:val="none" w:sz="0" w:space="0" w:color="auto"/>
          </w:divBdr>
        </w:div>
        <w:div w:id="1821997869">
          <w:marLeft w:val="640"/>
          <w:marRight w:val="0"/>
          <w:marTop w:val="0"/>
          <w:marBottom w:val="0"/>
          <w:divBdr>
            <w:top w:val="none" w:sz="0" w:space="0" w:color="auto"/>
            <w:left w:val="none" w:sz="0" w:space="0" w:color="auto"/>
            <w:bottom w:val="none" w:sz="0" w:space="0" w:color="auto"/>
            <w:right w:val="none" w:sz="0" w:space="0" w:color="auto"/>
          </w:divBdr>
        </w:div>
        <w:div w:id="531575840">
          <w:marLeft w:val="640"/>
          <w:marRight w:val="0"/>
          <w:marTop w:val="0"/>
          <w:marBottom w:val="0"/>
          <w:divBdr>
            <w:top w:val="none" w:sz="0" w:space="0" w:color="auto"/>
            <w:left w:val="none" w:sz="0" w:space="0" w:color="auto"/>
            <w:bottom w:val="none" w:sz="0" w:space="0" w:color="auto"/>
            <w:right w:val="none" w:sz="0" w:space="0" w:color="auto"/>
          </w:divBdr>
        </w:div>
        <w:div w:id="881405202">
          <w:marLeft w:val="640"/>
          <w:marRight w:val="0"/>
          <w:marTop w:val="0"/>
          <w:marBottom w:val="0"/>
          <w:divBdr>
            <w:top w:val="none" w:sz="0" w:space="0" w:color="auto"/>
            <w:left w:val="none" w:sz="0" w:space="0" w:color="auto"/>
            <w:bottom w:val="none" w:sz="0" w:space="0" w:color="auto"/>
            <w:right w:val="none" w:sz="0" w:space="0" w:color="auto"/>
          </w:divBdr>
        </w:div>
      </w:divsChild>
    </w:div>
    <w:div w:id="460541205">
      <w:bodyDiv w:val="1"/>
      <w:marLeft w:val="0"/>
      <w:marRight w:val="0"/>
      <w:marTop w:val="0"/>
      <w:marBottom w:val="0"/>
      <w:divBdr>
        <w:top w:val="none" w:sz="0" w:space="0" w:color="auto"/>
        <w:left w:val="none" w:sz="0" w:space="0" w:color="auto"/>
        <w:bottom w:val="none" w:sz="0" w:space="0" w:color="auto"/>
        <w:right w:val="none" w:sz="0" w:space="0" w:color="auto"/>
      </w:divBdr>
      <w:divsChild>
        <w:div w:id="1446536329">
          <w:marLeft w:val="640"/>
          <w:marRight w:val="0"/>
          <w:marTop w:val="0"/>
          <w:marBottom w:val="0"/>
          <w:divBdr>
            <w:top w:val="none" w:sz="0" w:space="0" w:color="auto"/>
            <w:left w:val="none" w:sz="0" w:space="0" w:color="auto"/>
            <w:bottom w:val="none" w:sz="0" w:space="0" w:color="auto"/>
            <w:right w:val="none" w:sz="0" w:space="0" w:color="auto"/>
          </w:divBdr>
        </w:div>
        <w:div w:id="1994018793">
          <w:marLeft w:val="640"/>
          <w:marRight w:val="0"/>
          <w:marTop w:val="0"/>
          <w:marBottom w:val="0"/>
          <w:divBdr>
            <w:top w:val="none" w:sz="0" w:space="0" w:color="auto"/>
            <w:left w:val="none" w:sz="0" w:space="0" w:color="auto"/>
            <w:bottom w:val="none" w:sz="0" w:space="0" w:color="auto"/>
            <w:right w:val="none" w:sz="0" w:space="0" w:color="auto"/>
          </w:divBdr>
        </w:div>
        <w:div w:id="1250625192">
          <w:marLeft w:val="640"/>
          <w:marRight w:val="0"/>
          <w:marTop w:val="0"/>
          <w:marBottom w:val="0"/>
          <w:divBdr>
            <w:top w:val="none" w:sz="0" w:space="0" w:color="auto"/>
            <w:left w:val="none" w:sz="0" w:space="0" w:color="auto"/>
            <w:bottom w:val="none" w:sz="0" w:space="0" w:color="auto"/>
            <w:right w:val="none" w:sz="0" w:space="0" w:color="auto"/>
          </w:divBdr>
        </w:div>
        <w:div w:id="1595506497">
          <w:marLeft w:val="640"/>
          <w:marRight w:val="0"/>
          <w:marTop w:val="0"/>
          <w:marBottom w:val="0"/>
          <w:divBdr>
            <w:top w:val="none" w:sz="0" w:space="0" w:color="auto"/>
            <w:left w:val="none" w:sz="0" w:space="0" w:color="auto"/>
            <w:bottom w:val="none" w:sz="0" w:space="0" w:color="auto"/>
            <w:right w:val="none" w:sz="0" w:space="0" w:color="auto"/>
          </w:divBdr>
        </w:div>
        <w:div w:id="464078397">
          <w:marLeft w:val="640"/>
          <w:marRight w:val="0"/>
          <w:marTop w:val="0"/>
          <w:marBottom w:val="0"/>
          <w:divBdr>
            <w:top w:val="none" w:sz="0" w:space="0" w:color="auto"/>
            <w:left w:val="none" w:sz="0" w:space="0" w:color="auto"/>
            <w:bottom w:val="none" w:sz="0" w:space="0" w:color="auto"/>
            <w:right w:val="none" w:sz="0" w:space="0" w:color="auto"/>
          </w:divBdr>
        </w:div>
        <w:div w:id="977225378">
          <w:marLeft w:val="640"/>
          <w:marRight w:val="0"/>
          <w:marTop w:val="0"/>
          <w:marBottom w:val="0"/>
          <w:divBdr>
            <w:top w:val="none" w:sz="0" w:space="0" w:color="auto"/>
            <w:left w:val="none" w:sz="0" w:space="0" w:color="auto"/>
            <w:bottom w:val="none" w:sz="0" w:space="0" w:color="auto"/>
            <w:right w:val="none" w:sz="0" w:space="0" w:color="auto"/>
          </w:divBdr>
        </w:div>
        <w:div w:id="1347291259">
          <w:marLeft w:val="640"/>
          <w:marRight w:val="0"/>
          <w:marTop w:val="0"/>
          <w:marBottom w:val="0"/>
          <w:divBdr>
            <w:top w:val="none" w:sz="0" w:space="0" w:color="auto"/>
            <w:left w:val="none" w:sz="0" w:space="0" w:color="auto"/>
            <w:bottom w:val="none" w:sz="0" w:space="0" w:color="auto"/>
            <w:right w:val="none" w:sz="0" w:space="0" w:color="auto"/>
          </w:divBdr>
        </w:div>
        <w:div w:id="1542284780">
          <w:marLeft w:val="640"/>
          <w:marRight w:val="0"/>
          <w:marTop w:val="0"/>
          <w:marBottom w:val="0"/>
          <w:divBdr>
            <w:top w:val="none" w:sz="0" w:space="0" w:color="auto"/>
            <w:left w:val="none" w:sz="0" w:space="0" w:color="auto"/>
            <w:bottom w:val="none" w:sz="0" w:space="0" w:color="auto"/>
            <w:right w:val="none" w:sz="0" w:space="0" w:color="auto"/>
          </w:divBdr>
        </w:div>
        <w:div w:id="1158154789">
          <w:marLeft w:val="640"/>
          <w:marRight w:val="0"/>
          <w:marTop w:val="0"/>
          <w:marBottom w:val="0"/>
          <w:divBdr>
            <w:top w:val="none" w:sz="0" w:space="0" w:color="auto"/>
            <w:left w:val="none" w:sz="0" w:space="0" w:color="auto"/>
            <w:bottom w:val="none" w:sz="0" w:space="0" w:color="auto"/>
            <w:right w:val="none" w:sz="0" w:space="0" w:color="auto"/>
          </w:divBdr>
        </w:div>
        <w:div w:id="1201672692">
          <w:marLeft w:val="640"/>
          <w:marRight w:val="0"/>
          <w:marTop w:val="0"/>
          <w:marBottom w:val="0"/>
          <w:divBdr>
            <w:top w:val="none" w:sz="0" w:space="0" w:color="auto"/>
            <w:left w:val="none" w:sz="0" w:space="0" w:color="auto"/>
            <w:bottom w:val="none" w:sz="0" w:space="0" w:color="auto"/>
            <w:right w:val="none" w:sz="0" w:space="0" w:color="auto"/>
          </w:divBdr>
        </w:div>
        <w:div w:id="1114253253">
          <w:marLeft w:val="640"/>
          <w:marRight w:val="0"/>
          <w:marTop w:val="0"/>
          <w:marBottom w:val="0"/>
          <w:divBdr>
            <w:top w:val="none" w:sz="0" w:space="0" w:color="auto"/>
            <w:left w:val="none" w:sz="0" w:space="0" w:color="auto"/>
            <w:bottom w:val="none" w:sz="0" w:space="0" w:color="auto"/>
            <w:right w:val="none" w:sz="0" w:space="0" w:color="auto"/>
          </w:divBdr>
        </w:div>
        <w:div w:id="895435748">
          <w:marLeft w:val="640"/>
          <w:marRight w:val="0"/>
          <w:marTop w:val="0"/>
          <w:marBottom w:val="0"/>
          <w:divBdr>
            <w:top w:val="none" w:sz="0" w:space="0" w:color="auto"/>
            <w:left w:val="none" w:sz="0" w:space="0" w:color="auto"/>
            <w:bottom w:val="none" w:sz="0" w:space="0" w:color="auto"/>
            <w:right w:val="none" w:sz="0" w:space="0" w:color="auto"/>
          </w:divBdr>
        </w:div>
        <w:div w:id="215364296">
          <w:marLeft w:val="640"/>
          <w:marRight w:val="0"/>
          <w:marTop w:val="0"/>
          <w:marBottom w:val="0"/>
          <w:divBdr>
            <w:top w:val="none" w:sz="0" w:space="0" w:color="auto"/>
            <w:left w:val="none" w:sz="0" w:space="0" w:color="auto"/>
            <w:bottom w:val="none" w:sz="0" w:space="0" w:color="auto"/>
            <w:right w:val="none" w:sz="0" w:space="0" w:color="auto"/>
          </w:divBdr>
        </w:div>
        <w:div w:id="720907475">
          <w:marLeft w:val="640"/>
          <w:marRight w:val="0"/>
          <w:marTop w:val="0"/>
          <w:marBottom w:val="0"/>
          <w:divBdr>
            <w:top w:val="none" w:sz="0" w:space="0" w:color="auto"/>
            <w:left w:val="none" w:sz="0" w:space="0" w:color="auto"/>
            <w:bottom w:val="none" w:sz="0" w:space="0" w:color="auto"/>
            <w:right w:val="none" w:sz="0" w:space="0" w:color="auto"/>
          </w:divBdr>
        </w:div>
        <w:div w:id="509833802">
          <w:marLeft w:val="640"/>
          <w:marRight w:val="0"/>
          <w:marTop w:val="0"/>
          <w:marBottom w:val="0"/>
          <w:divBdr>
            <w:top w:val="none" w:sz="0" w:space="0" w:color="auto"/>
            <w:left w:val="none" w:sz="0" w:space="0" w:color="auto"/>
            <w:bottom w:val="none" w:sz="0" w:space="0" w:color="auto"/>
            <w:right w:val="none" w:sz="0" w:space="0" w:color="auto"/>
          </w:divBdr>
        </w:div>
        <w:div w:id="775517269">
          <w:marLeft w:val="640"/>
          <w:marRight w:val="0"/>
          <w:marTop w:val="0"/>
          <w:marBottom w:val="0"/>
          <w:divBdr>
            <w:top w:val="none" w:sz="0" w:space="0" w:color="auto"/>
            <w:left w:val="none" w:sz="0" w:space="0" w:color="auto"/>
            <w:bottom w:val="none" w:sz="0" w:space="0" w:color="auto"/>
            <w:right w:val="none" w:sz="0" w:space="0" w:color="auto"/>
          </w:divBdr>
        </w:div>
        <w:div w:id="428621765">
          <w:marLeft w:val="640"/>
          <w:marRight w:val="0"/>
          <w:marTop w:val="0"/>
          <w:marBottom w:val="0"/>
          <w:divBdr>
            <w:top w:val="none" w:sz="0" w:space="0" w:color="auto"/>
            <w:left w:val="none" w:sz="0" w:space="0" w:color="auto"/>
            <w:bottom w:val="none" w:sz="0" w:space="0" w:color="auto"/>
            <w:right w:val="none" w:sz="0" w:space="0" w:color="auto"/>
          </w:divBdr>
        </w:div>
        <w:div w:id="256015499">
          <w:marLeft w:val="640"/>
          <w:marRight w:val="0"/>
          <w:marTop w:val="0"/>
          <w:marBottom w:val="0"/>
          <w:divBdr>
            <w:top w:val="none" w:sz="0" w:space="0" w:color="auto"/>
            <w:left w:val="none" w:sz="0" w:space="0" w:color="auto"/>
            <w:bottom w:val="none" w:sz="0" w:space="0" w:color="auto"/>
            <w:right w:val="none" w:sz="0" w:space="0" w:color="auto"/>
          </w:divBdr>
        </w:div>
        <w:div w:id="117530206">
          <w:marLeft w:val="640"/>
          <w:marRight w:val="0"/>
          <w:marTop w:val="0"/>
          <w:marBottom w:val="0"/>
          <w:divBdr>
            <w:top w:val="none" w:sz="0" w:space="0" w:color="auto"/>
            <w:left w:val="none" w:sz="0" w:space="0" w:color="auto"/>
            <w:bottom w:val="none" w:sz="0" w:space="0" w:color="auto"/>
            <w:right w:val="none" w:sz="0" w:space="0" w:color="auto"/>
          </w:divBdr>
        </w:div>
        <w:div w:id="1357341863">
          <w:marLeft w:val="640"/>
          <w:marRight w:val="0"/>
          <w:marTop w:val="0"/>
          <w:marBottom w:val="0"/>
          <w:divBdr>
            <w:top w:val="none" w:sz="0" w:space="0" w:color="auto"/>
            <w:left w:val="none" w:sz="0" w:space="0" w:color="auto"/>
            <w:bottom w:val="none" w:sz="0" w:space="0" w:color="auto"/>
            <w:right w:val="none" w:sz="0" w:space="0" w:color="auto"/>
          </w:divBdr>
        </w:div>
        <w:div w:id="1844198246">
          <w:marLeft w:val="640"/>
          <w:marRight w:val="0"/>
          <w:marTop w:val="0"/>
          <w:marBottom w:val="0"/>
          <w:divBdr>
            <w:top w:val="none" w:sz="0" w:space="0" w:color="auto"/>
            <w:left w:val="none" w:sz="0" w:space="0" w:color="auto"/>
            <w:bottom w:val="none" w:sz="0" w:space="0" w:color="auto"/>
            <w:right w:val="none" w:sz="0" w:space="0" w:color="auto"/>
          </w:divBdr>
        </w:div>
        <w:div w:id="1202670023">
          <w:marLeft w:val="640"/>
          <w:marRight w:val="0"/>
          <w:marTop w:val="0"/>
          <w:marBottom w:val="0"/>
          <w:divBdr>
            <w:top w:val="none" w:sz="0" w:space="0" w:color="auto"/>
            <w:left w:val="none" w:sz="0" w:space="0" w:color="auto"/>
            <w:bottom w:val="none" w:sz="0" w:space="0" w:color="auto"/>
            <w:right w:val="none" w:sz="0" w:space="0" w:color="auto"/>
          </w:divBdr>
        </w:div>
        <w:div w:id="1935477369">
          <w:marLeft w:val="640"/>
          <w:marRight w:val="0"/>
          <w:marTop w:val="0"/>
          <w:marBottom w:val="0"/>
          <w:divBdr>
            <w:top w:val="none" w:sz="0" w:space="0" w:color="auto"/>
            <w:left w:val="none" w:sz="0" w:space="0" w:color="auto"/>
            <w:bottom w:val="none" w:sz="0" w:space="0" w:color="auto"/>
            <w:right w:val="none" w:sz="0" w:space="0" w:color="auto"/>
          </w:divBdr>
        </w:div>
        <w:div w:id="1484471850">
          <w:marLeft w:val="640"/>
          <w:marRight w:val="0"/>
          <w:marTop w:val="0"/>
          <w:marBottom w:val="0"/>
          <w:divBdr>
            <w:top w:val="none" w:sz="0" w:space="0" w:color="auto"/>
            <w:left w:val="none" w:sz="0" w:space="0" w:color="auto"/>
            <w:bottom w:val="none" w:sz="0" w:space="0" w:color="auto"/>
            <w:right w:val="none" w:sz="0" w:space="0" w:color="auto"/>
          </w:divBdr>
        </w:div>
        <w:div w:id="1837838397">
          <w:marLeft w:val="640"/>
          <w:marRight w:val="0"/>
          <w:marTop w:val="0"/>
          <w:marBottom w:val="0"/>
          <w:divBdr>
            <w:top w:val="none" w:sz="0" w:space="0" w:color="auto"/>
            <w:left w:val="none" w:sz="0" w:space="0" w:color="auto"/>
            <w:bottom w:val="none" w:sz="0" w:space="0" w:color="auto"/>
            <w:right w:val="none" w:sz="0" w:space="0" w:color="auto"/>
          </w:divBdr>
        </w:div>
        <w:div w:id="896668364">
          <w:marLeft w:val="640"/>
          <w:marRight w:val="0"/>
          <w:marTop w:val="0"/>
          <w:marBottom w:val="0"/>
          <w:divBdr>
            <w:top w:val="none" w:sz="0" w:space="0" w:color="auto"/>
            <w:left w:val="none" w:sz="0" w:space="0" w:color="auto"/>
            <w:bottom w:val="none" w:sz="0" w:space="0" w:color="auto"/>
            <w:right w:val="none" w:sz="0" w:space="0" w:color="auto"/>
          </w:divBdr>
        </w:div>
        <w:div w:id="876968589">
          <w:marLeft w:val="640"/>
          <w:marRight w:val="0"/>
          <w:marTop w:val="0"/>
          <w:marBottom w:val="0"/>
          <w:divBdr>
            <w:top w:val="none" w:sz="0" w:space="0" w:color="auto"/>
            <w:left w:val="none" w:sz="0" w:space="0" w:color="auto"/>
            <w:bottom w:val="none" w:sz="0" w:space="0" w:color="auto"/>
            <w:right w:val="none" w:sz="0" w:space="0" w:color="auto"/>
          </w:divBdr>
        </w:div>
        <w:div w:id="535654147">
          <w:marLeft w:val="640"/>
          <w:marRight w:val="0"/>
          <w:marTop w:val="0"/>
          <w:marBottom w:val="0"/>
          <w:divBdr>
            <w:top w:val="none" w:sz="0" w:space="0" w:color="auto"/>
            <w:left w:val="none" w:sz="0" w:space="0" w:color="auto"/>
            <w:bottom w:val="none" w:sz="0" w:space="0" w:color="auto"/>
            <w:right w:val="none" w:sz="0" w:space="0" w:color="auto"/>
          </w:divBdr>
        </w:div>
        <w:div w:id="1798059730">
          <w:marLeft w:val="640"/>
          <w:marRight w:val="0"/>
          <w:marTop w:val="0"/>
          <w:marBottom w:val="0"/>
          <w:divBdr>
            <w:top w:val="none" w:sz="0" w:space="0" w:color="auto"/>
            <w:left w:val="none" w:sz="0" w:space="0" w:color="auto"/>
            <w:bottom w:val="none" w:sz="0" w:space="0" w:color="auto"/>
            <w:right w:val="none" w:sz="0" w:space="0" w:color="auto"/>
          </w:divBdr>
        </w:div>
        <w:div w:id="652442702">
          <w:marLeft w:val="640"/>
          <w:marRight w:val="0"/>
          <w:marTop w:val="0"/>
          <w:marBottom w:val="0"/>
          <w:divBdr>
            <w:top w:val="none" w:sz="0" w:space="0" w:color="auto"/>
            <w:left w:val="none" w:sz="0" w:space="0" w:color="auto"/>
            <w:bottom w:val="none" w:sz="0" w:space="0" w:color="auto"/>
            <w:right w:val="none" w:sz="0" w:space="0" w:color="auto"/>
          </w:divBdr>
        </w:div>
        <w:div w:id="1601831771">
          <w:marLeft w:val="640"/>
          <w:marRight w:val="0"/>
          <w:marTop w:val="0"/>
          <w:marBottom w:val="0"/>
          <w:divBdr>
            <w:top w:val="none" w:sz="0" w:space="0" w:color="auto"/>
            <w:left w:val="none" w:sz="0" w:space="0" w:color="auto"/>
            <w:bottom w:val="none" w:sz="0" w:space="0" w:color="auto"/>
            <w:right w:val="none" w:sz="0" w:space="0" w:color="auto"/>
          </w:divBdr>
        </w:div>
        <w:div w:id="1442533480">
          <w:marLeft w:val="640"/>
          <w:marRight w:val="0"/>
          <w:marTop w:val="0"/>
          <w:marBottom w:val="0"/>
          <w:divBdr>
            <w:top w:val="none" w:sz="0" w:space="0" w:color="auto"/>
            <w:left w:val="none" w:sz="0" w:space="0" w:color="auto"/>
            <w:bottom w:val="none" w:sz="0" w:space="0" w:color="auto"/>
            <w:right w:val="none" w:sz="0" w:space="0" w:color="auto"/>
          </w:divBdr>
        </w:div>
        <w:div w:id="1479375814">
          <w:marLeft w:val="640"/>
          <w:marRight w:val="0"/>
          <w:marTop w:val="0"/>
          <w:marBottom w:val="0"/>
          <w:divBdr>
            <w:top w:val="none" w:sz="0" w:space="0" w:color="auto"/>
            <w:left w:val="none" w:sz="0" w:space="0" w:color="auto"/>
            <w:bottom w:val="none" w:sz="0" w:space="0" w:color="auto"/>
            <w:right w:val="none" w:sz="0" w:space="0" w:color="auto"/>
          </w:divBdr>
        </w:div>
        <w:div w:id="14237101">
          <w:marLeft w:val="640"/>
          <w:marRight w:val="0"/>
          <w:marTop w:val="0"/>
          <w:marBottom w:val="0"/>
          <w:divBdr>
            <w:top w:val="none" w:sz="0" w:space="0" w:color="auto"/>
            <w:left w:val="none" w:sz="0" w:space="0" w:color="auto"/>
            <w:bottom w:val="none" w:sz="0" w:space="0" w:color="auto"/>
            <w:right w:val="none" w:sz="0" w:space="0" w:color="auto"/>
          </w:divBdr>
        </w:div>
        <w:div w:id="1096093711">
          <w:marLeft w:val="640"/>
          <w:marRight w:val="0"/>
          <w:marTop w:val="0"/>
          <w:marBottom w:val="0"/>
          <w:divBdr>
            <w:top w:val="none" w:sz="0" w:space="0" w:color="auto"/>
            <w:left w:val="none" w:sz="0" w:space="0" w:color="auto"/>
            <w:bottom w:val="none" w:sz="0" w:space="0" w:color="auto"/>
            <w:right w:val="none" w:sz="0" w:space="0" w:color="auto"/>
          </w:divBdr>
        </w:div>
        <w:div w:id="584188488">
          <w:marLeft w:val="640"/>
          <w:marRight w:val="0"/>
          <w:marTop w:val="0"/>
          <w:marBottom w:val="0"/>
          <w:divBdr>
            <w:top w:val="none" w:sz="0" w:space="0" w:color="auto"/>
            <w:left w:val="none" w:sz="0" w:space="0" w:color="auto"/>
            <w:bottom w:val="none" w:sz="0" w:space="0" w:color="auto"/>
            <w:right w:val="none" w:sz="0" w:space="0" w:color="auto"/>
          </w:divBdr>
        </w:div>
        <w:div w:id="348215911">
          <w:marLeft w:val="640"/>
          <w:marRight w:val="0"/>
          <w:marTop w:val="0"/>
          <w:marBottom w:val="0"/>
          <w:divBdr>
            <w:top w:val="none" w:sz="0" w:space="0" w:color="auto"/>
            <w:left w:val="none" w:sz="0" w:space="0" w:color="auto"/>
            <w:bottom w:val="none" w:sz="0" w:space="0" w:color="auto"/>
            <w:right w:val="none" w:sz="0" w:space="0" w:color="auto"/>
          </w:divBdr>
        </w:div>
        <w:div w:id="1137188880">
          <w:marLeft w:val="640"/>
          <w:marRight w:val="0"/>
          <w:marTop w:val="0"/>
          <w:marBottom w:val="0"/>
          <w:divBdr>
            <w:top w:val="none" w:sz="0" w:space="0" w:color="auto"/>
            <w:left w:val="none" w:sz="0" w:space="0" w:color="auto"/>
            <w:bottom w:val="none" w:sz="0" w:space="0" w:color="auto"/>
            <w:right w:val="none" w:sz="0" w:space="0" w:color="auto"/>
          </w:divBdr>
        </w:div>
        <w:div w:id="566846759">
          <w:marLeft w:val="640"/>
          <w:marRight w:val="0"/>
          <w:marTop w:val="0"/>
          <w:marBottom w:val="0"/>
          <w:divBdr>
            <w:top w:val="none" w:sz="0" w:space="0" w:color="auto"/>
            <w:left w:val="none" w:sz="0" w:space="0" w:color="auto"/>
            <w:bottom w:val="none" w:sz="0" w:space="0" w:color="auto"/>
            <w:right w:val="none" w:sz="0" w:space="0" w:color="auto"/>
          </w:divBdr>
        </w:div>
        <w:div w:id="498009969">
          <w:marLeft w:val="640"/>
          <w:marRight w:val="0"/>
          <w:marTop w:val="0"/>
          <w:marBottom w:val="0"/>
          <w:divBdr>
            <w:top w:val="none" w:sz="0" w:space="0" w:color="auto"/>
            <w:left w:val="none" w:sz="0" w:space="0" w:color="auto"/>
            <w:bottom w:val="none" w:sz="0" w:space="0" w:color="auto"/>
            <w:right w:val="none" w:sz="0" w:space="0" w:color="auto"/>
          </w:divBdr>
        </w:div>
        <w:div w:id="158815779">
          <w:marLeft w:val="640"/>
          <w:marRight w:val="0"/>
          <w:marTop w:val="0"/>
          <w:marBottom w:val="0"/>
          <w:divBdr>
            <w:top w:val="none" w:sz="0" w:space="0" w:color="auto"/>
            <w:left w:val="none" w:sz="0" w:space="0" w:color="auto"/>
            <w:bottom w:val="none" w:sz="0" w:space="0" w:color="auto"/>
            <w:right w:val="none" w:sz="0" w:space="0" w:color="auto"/>
          </w:divBdr>
        </w:div>
        <w:div w:id="398554620">
          <w:marLeft w:val="640"/>
          <w:marRight w:val="0"/>
          <w:marTop w:val="0"/>
          <w:marBottom w:val="0"/>
          <w:divBdr>
            <w:top w:val="none" w:sz="0" w:space="0" w:color="auto"/>
            <w:left w:val="none" w:sz="0" w:space="0" w:color="auto"/>
            <w:bottom w:val="none" w:sz="0" w:space="0" w:color="auto"/>
            <w:right w:val="none" w:sz="0" w:space="0" w:color="auto"/>
          </w:divBdr>
        </w:div>
        <w:div w:id="2101948687">
          <w:marLeft w:val="640"/>
          <w:marRight w:val="0"/>
          <w:marTop w:val="0"/>
          <w:marBottom w:val="0"/>
          <w:divBdr>
            <w:top w:val="none" w:sz="0" w:space="0" w:color="auto"/>
            <w:left w:val="none" w:sz="0" w:space="0" w:color="auto"/>
            <w:bottom w:val="none" w:sz="0" w:space="0" w:color="auto"/>
            <w:right w:val="none" w:sz="0" w:space="0" w:color="auto"/>
          </w:divBdr>
        </w:div>
        <w:div w:id="632179626">
          <w:marLeft w:val="640"/>
          <w:marRight w:val="0"/>
          <w:marTop w:val="0"/>
          <w:marBottom w:val="0"/>
          <w:divBdr>
            <w:top w:val="none" w:sz="0" w:space="0" w:color="auto"/>
            <w:left w:val="none" w:sz="0" w:space="0" w:color="auto"/>
            <w:bottom w:val="none" w:sz="0" w:space="0" w:color="auto"/>
            <w:right w:val="none" w:sz="0" w:space="0" w:color="auto"/>
          </w:divBdr>
        </w:div>
        <w:div w:id="1360351988">
          <w:marLeft w:val="640"/>
          <w:marRight w:val="0"/>
          <w:marTop w:val="0"/>
          <w:marBottom w:val="0"/>
          <w:divBdr>
            <w:top w:val="none" w:sz="0" w:space="0" w:color="auto"/>
            <w:left w:val="none" w:sz="0" w:space="0" w:color="auto"/>
            <w:bottom w:val="none" w:sz="0" w:space="0" w:color="auto"/>
            <w:right w:val="none" w:sz="0" w:space="0" w:color="auto"/>
          </w:divBdr>
        </w:div>
        <w:div w:id="104159461">
          <w:marLeft w:val="640"/>
          <w:marRight w:val="0"/>
          <w:marTop w:val="0"/>
          <w:marBottom w:val="0"/>
          <w:divBdr>
            <w:top w:val="none" w:sz="0" w:space="0" w:color="auto"/>
            <w:left w:val="none" w:sz="0" w:space="0" w:color="auto"/>
            <w:bottom w:val="none" w:sz="0" w:space="0" w:color="auto"/>
            <w:right w:val="none" w:sz="0" w:space="0" w:color="auto"/>
          </w:divBdr>
        </w:div>
        <w:div w:id="1828740420">
          <w:marLeft w:val="640"/>
          <w:marRight w:val="0"/>
          <w:marTop w:val="0"/>
          <w:marBottom w:val="0"/>
          <w:divBdr>
            <w:top w:val="none" w:sz="0" w:space="0" w:color="auto"/>
            <w:left w:val="none" w:sz="0" w:space="0" w:color="auto"/>
            <w:bottom w:val="none" w:sz="0" w:space="0" w:color="auto"/>
            <w:right w:val="none" w:sz="0" w:space="0" w:color="auto"/>
          </w:divBdr>
        </w:div>
        <w:div w:id="558637052">
          <w:marLeft w:val="640"/>
          <w:marRight w:val="0"/>
          <w:marTop w:val="0"/>
          <w:marBottom w:val="0"/>
          <w:divBdr>
            <w:top w:val="none" w:sz="0" w:space="0" w:color="auto"/>
            <w:left w:val="none" w:sz="0" w:space="0" w:color="auto"/>
            <w:bottom w:val="none" w:sz="0" w:space="0" w:color="auto"/>
            <w:right w:val="none" w:sz="0" w:space="0" w:color="auto"/>
          </w:divBdr>
        </w:div>
        <w:div w:id="439879190">
          <w:marLeft w:val="640"/>
          <w:marRight w:val="0"/>
          <w:marTop w:val="0"/>
          <w:marBottom w:val="0"/>
          <w:divBdr>
            <w:top w:val="none" w:sz="0" w:space="0" w:color="auto"/>
            <w:left w:val="none" w:sz="0" w:space="0" w:color="auto"/>
            <w:bottom w:val="none" w:sz="0" w:space="0" w:color="auto"/>
            <w:right w:val="none" w:sz="0" w:space="0" w:color="auto"/>
          </w:divBdr>
        </w:div>
        <w:div w:id="248198802">
          <w:marLeft w:val="640"/>
          <w:marRight w:val="0"/>
          <w:marTop w:val="0"/>
          <w:marBottom w:val="0"/>
          <w:divBdr>
            <w:top w:val="none" w:sz="0" w:space="0" w:color="auto"/>
            <w:left w:val="none" w:sz="0" w:space="0" w:color="auto"/>
            <w:bottom w:val="none" w:sz="0" w:space="0" w:color="auto"/>
            <w:right w:val="none" w:sz="0" w:space="0" w:color="auto"/>
          </w:divBdr>
        </w:div>
        <w:div w:id="145437361">
          <w:marLeft w:val="640"/>
          <w:marRight w:val="0"/>
          <w:marTop w:val="0"/>
          <w:marBottom w:val="0"/>
          <w:divBdr>
            <w:top w:val="none" w:sz="0" w:space="0" w:color="auto"/>
            <w:left w:val="none" w:sz="0" w:space="0" w:color="auto"/>
            <w:bottom w:val="none" w:sz="0" w:space="0" w:color="auto"/>
            <w:right w:val="none" w:sz="0" w:space="0" w:color="auto"/>
          </w:divBdr>
        </w:div>
        <w:div w:id="1330907193">
          <w:marLeft w:val="640"/>
          <w:marRight w:val="0"/>
          <w:marTop w:val="0"/>
          <w:marBottom w:val="0"/>
          <w:divBdr>
            <w:top w:val="none" w:sz="0" w:space="0" w:color="auto"/>
            <w:left w:val="none" w:sz="0" w:space="0" w:color="auto"/>
            <w:bottom w:val="none" w:sz="0" w:space="0" w:color="auto"/>
            <w:right w:val="none" w:sz="0" w:space="0" w:color="auto"/>
          </w:divBdr>
        </w:div>
        <w:div w:id="195699955">
          <w:marLeft w:val="640"/>
          <w:marRight w:val="0"/>
          <w:marTop w:val="0"/>
          <w:marBottom w:val="0"/>
          <w:divBdr>
            <w:top w:val="none" w:sz="0" w:space="0" w:color="auto"/>
            <w:left w:val="none" w:sz="0" w:space="0" w:color="auto"/>
            <w:bottom w:val="none" w:sz="0" w:space="0" w:color="auto"/>
            <w:right w:val="none" w:sz="0" w:space="0" w:color="auto"/>
          </w:divBdr>
        </w:div>
        <w:div w:id="248082062">
          <w:marLeft w:val="640"/>
          <w:marRight w:val="0"/>
          <w:marTop w:val="0"/>
          <w:marBottom w:val="0"/>
          <w:divBdr>
            <w:top w:val="none" w:sz="0" w:space="0" w:color="auto"/>
            <w:left w:val="none" w:sz="0" w:space="0" w:color="auto"/>
            <w:bottom w:val="none" w:sz="0" w:space="0" w:color="auto"/>
            <w:right w:val="none" w:sz="0" w:space="0" w:color="auto"/>
          </w:divBdr>
        </w:div>
        <w:div w:id="1617449687">
          <w:marLeft w:val="640"/>
          <w:marRight w:val="0"/>
          <w:marTop w:val="0"/>
          <w:marBottom w:val="0"/>
          <w:divBdr>
            <w:top w:val="none" w:sz="0" w:space="0" w:color="auto"/>
            <w:left w:val="none" w:sz="0" w:space="0" w:color="auto"/>
            <w:bottom w:val="none" w:sz="0" w:space="0" w:color="auto"/>
            <w:right w:val="none" w:sz="0" w:space="0" w:color="auto"/>
          </w:divBdr>
        </w:div>
        <w:div w:id="417558997">
          <w:marLeft w:val="640"/>
          <w:marRight w:val="0"/>
          <w:marTop w:val="0"/>
          <w:marBottom w:val="0"/>
          <w:divBdr>
            <w:top w:val="none" w:sz="0" w:space="0" w:color="auto"/>
            <w:left w:val="none" w:sz="0" w:space="0" w:color="auto"/>
            <w:bottom w:val="none" w:sz="0" w:space="0" w:color="auto"/>
            <w:right w:val="none" w:sz="0" w:space="0" w:color="auto"/>
          </w:divBdr>
        </w:div>
        <w:div w:id="529801311">
          <w:marLeft w:val="640"/>
          <w:marRight w:val="0"/>
          <w:marTop w:val="0"/>
          <w:marBottom w:val="0"/>
          <w:divBdr>
            <w:top w:val="none" w:sz="0" w:space="0" w:color="auto"/>
            <w:left w:val="none" w:sz="0" w:space="0" w:color="auto"/>
            <w:bottom w:val="none" w:sz="0" w:space="0" w:color="auto"/>
            <w:right w:val="none" w:sz="0" w:space="0" w:color="auto"/>
          </w:divBdr>
        </w:div>
        <w:div w:id="1985428338">
          <w:marLeft w:val="640"/>
          <w:marRight w:val="0"/>
          <w:marTop w:val="0"/>
          <w:marBottom w:val="0"/>
          <w:divBdr>
            <w:top w:val="none" w:sz="0" w:space="0" w:color="auto"/>
            <w:left w:val="none" w:sz="0" w:space="0" w:color="auto"/>
            <w:bottom w:val="none" w:sz="0" w:space="0" w:color="auto"/>
            <w:right w:val="none" w:sz="0" w:space="0" w:color="auto"/>
          </w:divBdr>
        </w:div>
        <w:div w:id="475998527">
          <w:marLeft w:val="640"/>
          <w:marRight w:val="0"/>
          <w:marTop w:val="0"/>
          <w:marBottom w:val="0"/>
          <w:divBdr>
            <w:top w:val="none" w:sz="0" w:space="0" w:color="auto"/>
            <w:left w:val="none" w:sz="0" w:space="0" w:color="auto"/>
            <w:bottom w:val="none" w:sz="0" w:space="0" w:color="auto"/>
            <w:right w:val="none" w:sz="0" w:space="0" w:color="auto"/>
          </w:divBdr>
        </w:div>
        <w:div w:id="1994946687">
          <w:marLeft w:val="640"/>
          <w:marRight w:val="0"/>
          <w:marTop w:val="0"/>
          <w:marBottom w:val="0"/>
          <w:divBdr>
            <w:top w:val="none" w:sz="0" w:space="0" w:color="auto"/>
            <w:left w:val="none" w:sz="0" w:space="0" w:color="auto"/>
            <w:bottom w:val="none" w:sz="0" w:space="0" w:color="auto"/>
            <w:right w:val="none" w:sz="0" w:space="0" w:color="auto"/>
          </w:divBdr>
        </w:div>
        <w:div w:id="1398477860">
          <w:marLeft w:val="640"/>
          <w:marRight w:val="0"/>
          <w:marTop w:val="0"/>
          <w:marBottom w:val="0"/>
          <w:divBdr>
            <w:top w:val="none" w:sz="0" w:space="0" w:color="auto"/>
            <w:left w:val="none" w:sz="0" w:space="0" w:color="auto"/>
            <w:bottom w:val="none" w:sz="0" w:space="0" w:color="auto"/>
            <w:right w:val="none" w:sz="0" w:space="0" w:color="auto"/>
          </w:divBdr>
        </w:div>
        <w:div w:id="669451894">
          <w:marLeft w:val="640"/>
          <w:marRight w:val="0"/>
          <w:marTop w:val="0"/>
          <w:marBottom w:val="0"/>
          <w:divBdr>
            <w:top w:val="none" w:sz="0" w:space="0" w:color="auto"/>
            <w:left w:val="none" w:sz="0" w:space="0" w:color="auto"/>
            <w:bottom w:val="none" w:sz="0" w:space="0" w:color="auto"/>
            <w:right w:val="none" w:sz="0" w:space="0" w:color="auto"/>
          </w:divBdr>
        </w:div>
        <w:div w:id="1836917011">
          <w:marLeft w:val="640"/>
          <w:marRight w:val="0"/>
          <w:marTop w:val="0"/>
          <w:marBottom w:val="0"/>
          <w:divBdr>
            <w:top w:val="none" w:sz="0" w:space="0" w:color="auto"/>
            <w:left w:val="none" w:sz="0" w:space="0" w:color="auto"/>
            <w:bottom w:val="none" w:sz="0" w:space="0" w:color="auto"/>
            <w:right w:val="none" w:sz="0" w:space="0" w:color="auto"/>
          </w:divBdr>
        </w:div>
        <w:div w:id="2000032432">
          <w:marLeft w:val="640"/>
          <w:marRight w:val="0"/>
          <w:marTop w:val="0"/>
          <w:marBottom w:val="0"/>
          <w:divBdr>
            <w:top w:val="none" w:sz="0" w:space="0" w:color="auto"/>
            <w:left w:val="none" w:sz="0" w:space="0" w:color="auto"/>
            <w:bottom w:val="none" w:sz="0" w:space="0" w:color="auto"/>
            <w:right w:val="none" w:sz="0" w:space="0" w:color="auto"/>
          </w:divBdr>
        </w:div>
        <w:div w:id="21170199">
          <w:marLeft w:val="640"/>
          <w:marRight w:val="0"/>
          <w:marTop w:val="0"/>
          <w:marBottom w:val="0"/>
          <w:divBdr>
            <w:top w:val="none" w:sz="0" w:space="0" w:color="auto"/>
            <w:left w:val="none" w:sz="0" w:space="0" w:color="auto"/>
            <w:bottom w:val="none" w:sz="0" w:space="0" w:color="auto"/>
            <w:right w:val="none" w:sz="0" w:space="0" w:color="auto"/>
          </w:divBdr>
        </w:div>
        <w:div w:id="1619606125">
          <w:marLeft w:val="640"/>
          <w:marRight w:val="0"/>
          <w:marTop w:val="0"/>
          <w:marBottom w:val="0"/>
          <w:divBdr>
            <w:top w:val="none" w:sz="0" w:space="0" w:color="auto"/>
            <w:left w:val="none" w:sz="0" w:space="0" w:color="auto"/>
            <w:bottom w:val="none" w:sz="0" w:space="0" w:color="auto"/>
            <w:right w:val="none" w:sz="0" w:space="0" w:color="auto"/>
          </w:divBdr>
        </w:div>
        <w:div w:id="301231741">
          <w:marLeft w:val="640"/>
          <w:marRight w:val="0"/>
          <w:marTop w:val="0"/>
          <w:marBottom w:val="0"/>
          <w:divBdr>
            <w:top w:val="none" w:sz="0" w:space="0" w:color="auto"/>
            <w:left w:val="none" w:sz="0" w:space="0" w:color="auto"/>
            <w:bottom w:val="none" w:sz="0" w:space="0" w:color="auto"/>
            <w:right w:val="none" w:sz="0" w:space="0" w:color="auto"/>
          </w:divBdr>
        </w:div>
        <w:div w:id="1802452862">
          <w:marLeft w:val="640"/>
          <w:marRight w:val="0"/>
          <w:marTop w:val="0"/>
          <w:marBottom w:val="0"/>
          <w:divBdr>
            <w:top w:val="none" w:sz="0" w:space="0" w:color="auto"/>
            <w:left w:val="none" w:sz="0" w:space="0" w:color="auto"/>
            <w:bottom w:val="none" w:sz="0" w:space="0" w:color="auto"/>
            <w:right w:val="none" w:sz="0" w:space="0" w:color="auto"/>
          </w:divBdr>
        </w:div>
        <w:div w:id="1601838402">
          <w:marLeft w:val="640"/>
          <w:marRight w:val="0"/>
          <w:marTop w:val="0"/>
          <w:marBottom w:val="0"/>
          <w:divBdr>
            <w:top w:val="none" w:sz="0" w:space="0" w:color="auto"/>
            <w:left w:val="none" w:sz="0" w:space="0" w:color="auto"/>
            <w:bottom w:val="none" w:sz="0" w:space="0" w:color="auto"/>
            <w:right w:val="none" w:sz="0" w:space="0" w:color="auto"/>
          </w:divBdr>
        </w:div>
        <w:div w:id="2125732747">
          <w:marLeft w:val="640"/>
          <w:marRight w:val="0"/>
          <w:marTop w:val="0"/>
          <w:marBottom w:val="0"/>
          <w:divBdr>
            <w:top w:val="none" w:sz="0" w:space="0" w:color="auto"/>
            <w:left w:val="none" w:sz="0" w:space="0" w:color="auto"/>
            <w:bottom w:val="none" w:sz="0" w:space="0" w:color="auto"/>
            <w:right w:val="none" w:sz="0" w:space="0" w:color="auto"/>
          </w:divBdr>
        </w:div>
        <w:div w:id="653411438">
          <w:marLeft w:val="640"/>
          <w:marRight w:val="0"/>
          <w:marTop w:val="0"/>
          <w:marBottom w:val="0"/>
          <w:divBdr>
            <w:top w:val="none" w:sz="0" w:space="0" w:color="auto"/>
            <w:left w:val="none" w:sz="0" w:space="0" w:color="auto"/>
            <w:bottom w:val="none" w:sz="0" w:space="0" w:color="auto"/>
            <w:right w:val="none" w:sz="0" w:space="0" w:color="auto"/>
          </w:divBdr>
        </w:div>
        <w:div w:id="1593657621">
          <w:marLeft w:val="640"/>
          <w:marRight w:val="0"/>
          <w:marTop w:val="0"/>
          <w:marBottom w:val="0"/>
          <w:divBdr>
            <w:top w:val="none" w:sz="0" w:space="0" w:color="auto"/>
            <w:left w:val="none" w:sz="0" w:space="0" w:color="auto"/>
            <w:bottom w:val="none" w:sz="0" w:space="0" w:color="auto"/>
            <w:right w:val="none" w:sz="0" w:space="0" w:color="auto"/>
          </w:divBdr>
        </w:div>
        <w:div w:id="1019503258">
          <w:marLeft w:val="640"/>
          <w:marRight w:val="0"/>
          <w:marTop w:val="0"/>
          <w:marBottom w:val="0"/>
          <w:divBdr>
            <w:top w:val="none" w:sz="0" w:space="0" w:color="auto"/>
            <w:left w:val="none" w:sz="0" w:space="0" w:color="auto"/>
            <w:bottom w:val="none" w:sz="0" w:space="0" w:color="auto"/>
            <w:right w:val="none" w:sz="0" w:space="0" w:color="auto"/>
          </w:divBdr>
        </w:div>
        <w:div w:id="1262487520">
          <w:marLeft w:val="640"/>
          <w:marRight w:val="0"/>
          <w:marTop w:val="0"/>
          <w:marBottom w:val="0"/>
          <w:divBdr>
            <w:top w:val="none" w:sz="0" w:space="0" w:color="auto"/>
            <w:left w:val="none" w:sz="0" w:space="0" w:color="auto"/>
            <w:bottom w:val="none" w:sz="0" w:space="0" w:color="auto"/>
            <w:right w:val="none" w:sz="0" w:space="0" w:color="auto"/>
          </w:divBdr>
        </w:div>
        <w:div w:id="574626859">
          <w:marLeft w:val="640"/>
          <w:marRight w:val="0"/>
          <w:marTop w:val="0"/>
          <w:marBottom w:val="0"/>
          <w:divBdr>
            <w:top w:val="none" w:sz="0" w:space="0" w:color="auto"/>
            <w:left w:val="none" w:sz="0" w:space="0" w:color="auto"/>
            <w:bottom w:val="none" w:sz="0" w:space="0" w:color="auto"/>
            <w:right w:val="none" w:sz="0" w:space="0" w:color="auto"/>
          </w:divBdr>
        </w:div>
        <w:div w:id="963386001">
          <w:marLeft w:val="640"/>
          <w:marRight w:val="0"/>
          <w:marTop w:val="0"/>
          <w:marBottom w:val="0"/>
          <w:divBdr>
            <w:top w:val="none" w:sz="0" w:space="0" w:color="auto"/>
            <w:left w:val="none" w:sz="0" w:space="0" w:color="auto"/>
            <w:bottom w:val="none" w:sz="0" w:space="0" w:color="auto"/>
            <w:right w:val="none" w:sz="0" w:space="0" w:color="auto"/>
          </w:divBdr>
        </w:div>
        <w:div w:id="717121273">
          <w:marLeft w:val="640"/>
          <w:marRight w:val="0"/>
          <w:marTop w:val="0"/>
          <w:marBottom w:val="0"/>
          <w:divBdr>
            <w:top w:val="none" w:sz="0" w:space="0" w:color="auto"/>
            <w:left w:val="none" w:sz="0" w:space="0" w:color="auto"/>
            <w:bottom w:val="none" w:sz="0" w:space="0" w:color="auto"/>
            <w:right w:val="none" w:sz="0" w:space="0" w:color="auto"/>
          </w:divBdr>
        </w:div>
        <w:div w:id="365907225">
          <w:marLeft w:val="640"/>
          <w:marRight w:val="0"/>
          <w:marTop w:val="0"/>
          <w:marBottom w:val="0"/>
          <w:divBdr>
            <w:top w:val="none" w:sz="0" w:space="0" w:color="auto"/>
            <w:left w:val="none" w:sz="0" w:space="0" w:color="auto"/>
            <w:bottom w:val="none" w:sz="0" w:space="0" w:color="auto"/>
            <w:right w:val="none" w:sz="0" w:space="0" w:color="auto"/>
          </w:divBdr>
        </w:div>
        <w:div w:id="1390688344">
          <w:marLeft w:val="640"/>
          <w:marRight w:val="0"/>
          <w:marTop w:val="0"/>
          <w:marBottom w:val="0"/>
          <w:divBdr>
            <w:top w:val="none" w:sz="0" w:space="0" w:color="auto"/>
            <w:left w:val="none" w:sz="0" w:space="0" w:color="auto"/>
            <w:bottom w:val="none" w:sz="0" w:space="0" w:color="auto"/>
            <w:right w:val="none" w:sz="0" w:space="0" w:color="auto"/>
          </w:divBdr>
        </w:div>
        <w:div w:id="783187031">
          <w:marLeft w:val="640"/>
          <w:marRight w:val="0"/>
          <w:marTop w:val="0"/>
          <w:marBottom w:val="0"/>
          <w:divBdr>
            <w:top w:val="none" w:sz="0" w:space="0" w:color="auto"/>
            <w:left w:val="none" w:sz="0" w:space="0" w:color="auto"/>
            <w:bottom w:val="none" w:sz="0" w:space="0" w:color="auto"/>
            <w:right w:val="none" w:sz="0" w:space="0" w:color="auto"/>
          </w:divBdr>
        </w:div>
        <w:div w:id="1256134888">
          <w:marLeft w:val="640"/>
          <w:marRight w:val="0"/>
          <w:marTop w:val="0"/>
          <w:marBottom w:val="0"/>
          <w:divBdr>
            <w:top w:val="none" w:sz="0" w:space="0" w:color="auto"/>
            <w:left w:val="none" w:sz="0" w:space="0" w:color="auto"/>
            <w:bottom w:val="none" w:sz="0" w:space="0" w:color="auto"/>
            <w:right w:val="none" w:sz="0" w:space="0" w:color="auto"/>
          </w:divBdr>
        </w:div>
        <w:div w:id="2063363014">
          <w:marLeft w:val="640"/>
          <w:marRight w:val="0"/>
          <w:marTop w:val="0"/>
          <w:marBottom w:val="0"/>
          <w:divBdr>
            <w:top w:val="none" w:sz="0" w:space="0" w:color="auto"/>
            <w:left w:val="none" w:sz="0" w:space="0" w:color="auto"/>
            <w:bottom w:val="none" w:sz="0" w:space="0" w:color="auto"/>
            <w:right w:val="none" w:sz="0" w:space="0" w:color="auto"/>
          </w:divBdr>
        </w:div>
        <w:div w:id="1038430077">
          <w:marLeft w:val="640"/>
          <w:marRight w:val="0"/>
          <w:marTop w:val="0"/>
          <w:marBottom w:val="0"/>
          <w:divBdr>
            <w:top w:val="none" w:sz="0" w:space="0" w:color="auto"/>
            <w:left w:val="none" w:sz="0" w:space="0" w:color="auto"/>
            <w:bottom w:val="none" w:sz="0" w:space="0" w:color="auto"/>
            <w:right w:val="none" w:sz="0" w:space="0" w:color="auto"/>
          </w:divBdr>
        </w:div>
        <w:div w:id="1536967977">
          <w:marLeft w:val="640"/>
          <w:marRight w:val="0"/>
          <w:marTop w:val="0"/>
          <w:marBottom w:val="0"/>
          <w:divBdr>
            <w:top w:val="none" w:sz="0" w:space="0" w:color="auto"/>
            <w:left w:val="none" w:sz="0" w:space="0" w:color="auto"/>
            <w:bottom w:val="none" w:sz="0" w:space="0" w:color="auto"/>
            <w:right w:val="none" w:sz="0" w:space="0" w:color="auto"/>
          </w:divBdr>
        </w:div>
        <w:div w:id="1511217225">
          <w:marLeft w:val="640"/>
          <w:marRight w:val="0"/>
          <w:marTop w:val="0"/>
          <w:marBottom w:val="0"/>
          <w:divBdr>
            <w:top w:val="none" w:sz="0" w:space="0" w:color="auto"/>
            <w:left w:val="none" w:sz="0" w:space="0" w:color="auto"/>
            <w:bottom w:val="none" w:sz="0" w:space="0" w:color="auto"/>
            <w:right w:val="none" w:sz="0" w:space="0" w:color="auto"/>
          </w:divBdr>
        </w:div>
        <w:div w:id="267349137">
          <w:marLeft w:val="640"/>
          <w:marRight w:val="0"/>
          <w:marTop w:val="0"/>
          <w:marBottom w:val="0"/>
          <w:divBdr>
            <w:top w:val="none" w:sz="0" w:space="0" w:color="auto"/>
            <w:left w:val="none" w:sz="0" w:space="0" w:color="auto"/>
            <w:bottom w:val="none" w:sz="0" w:space="0" w:color="auto"/>
            <w:right w:val="none" w:sz="0" w:space="0" w:color="auto"/>
          </w:divBdr>
        </w:div>
        <w:div w:id="681393177">
          <w:marLeft w:val="640"/>
          <w:marRight w:val="0"/>
          <w:marTop w:val="0"/>
          <w:marBottom w:val="0"/>
          <w:divBdr>
            <w:top w:val="none" w:sz="0" w:space="0" w:color="auto"/>
            <w:left w:val="none" w:sz="0" w:space="0" w:color="auto"/>
            <w:bottom w:val="none" w:sz="0" w:space="0" w:color="auto"/>
            <w:right w:val="none" w:sz="0" w:space="0" w:color="auto"/>
          </w:divBdr>
        </w:div>
        <w:div w:id="846671160">
          <w:marLeft w:val="640"/>
          <w:marRight w:val="0"/>
          <w:marTop w:val="0"/>
          <w:marBottom w:val="0"/>
          <w:divBdr>
            <w:top w:val="none" w:sz="0" w:space="0" w:color="auto"/>
            <w:left w:val="none" w:sz="0" w:space="0" w:color="auto"/>
            <w:bottom w:val="none" w:sz="0" w:space="0" w:color="auto"/>
            <w:right w:val="none" w:sz="0" w:space="0" w:color="auto"/>
          </w:divBdr>
        </w:div>
        <w:div w:id="1108888112">
          <w:marLeft w:val="640"/>
          <w:marRight w:val="0"/>
          <w:marTop w:val="0"/>
          <w:marBottom w:val="0"/>
          <w:divBdr>
            <w:top w:val="none" w:sz="0" w:space="0" w:color="auto"/>
            <w:left w:val="none" w:sz="0" w:space="0" w:color="auto"/>
            <w:bottom w:val="none" w:sz="0" w:space="0" w:color="auto"/>
            <w:right w:val="none" w:sz="0" w:space="0" w:color="auto"/>
          </w:divBdr>
        </w:div>
        <w:div w:id="1047991329">
          <w:marLeft w:val="640"/>
          <w:marRight w:val="0"/>
          <w:marTop w:val="0"/>
          <w:marBottom w:val="0"/>
          <w:divBdr>
            <w:top w:val="none" w:sz="0" w:space="0" w:color="auto"/>
            <w:left w:val="none" w:sz="0" w:space="0" w:color="auto"/>
            <w:bottom w:val="none" w:sz="0" w:space="0" w:color="auto"/>
            <w:right w:val="none" w:sz="0" w:space="0" w:color="auto"/>
          </w:divBdr>
        </w:div>
        <w:div w:id="1407266733">
          <w:marLeft w:val="640"/>
          <w:marRight w:val="0"/>
          <w:marTop w:val="0"/>
          <w:marBottom w:val="0"/>
          <w:divBdr>
            <w:top w:val="none" w:sz="0" w:space="0" w:color="auto"/>
            <w:left w:val="none" w:sz="0" w:space="0" w:color="auto"/>
            <w:bottom w:val="none" w:sz="0" w:space="0" w:color="auto"/>
            <w:right w:val="none" w:sz="0" w:space="0" w:color="auto"/>
          </w:divBdr>
        </w:div>
        <w:div w:id="621694319">
          <w:marLeft w:val="640"/>
          <w:marRight w:val="0"/>
          <w:marTop w:val="0"/>
          <w:marBottom w:val="0"/>
          <w:divBdr>
            <w:top w:val="none" w:sz="0" w:space="0" w:color="auto"/>
            <w:left w:val="none" w:sz="0" w:space="0" w:color="auto"/>
            <w:bottom w:val="none" w:sz="0" w:space="0" w:color="auto"/>
            <w:right w:val="none" w:sz="0" w:space="0" w:color="auto"/>
          </w:divBdr>
        </w:div>
        <w:div w:id="807362887">
          <w:marLeft w:val="640"/>
          <w:marRight w:val="0"/>
          <w:marTop w:val="0"/>
          <w:marBottom w:val="0"/>
          <w:divBdr>
            <w:top w:val="none" w:sz="0" w:space="0" w:color="auto"/>
            <w:left w:val="none" w:sz="0" w:space="0" w:color="auto"/>
            <w:bottom w:val="none" w:sz="0" w:space="0" w:color="auto"/>
            <w:right w:val="none" w:sz="0" w:space="0" w:color="auto"/>
          </w:divBdr>
        </w:div>
        <w:div w:id="2144229791">
          <w:marLeft w:val="640"/>
          <w:marRight w:val="0"/>
          <w:marTop w:val="0"/>
          <w:marBottom w:val="0"/>
          <w:divBdr>
            <w:top w:val="none" w:sz="0" w:space="0" w:color="auto"/>
            <w:left w:val="none" w:sz="0" w:space="0" w:color="auto"/>
            <w:bottom w:val="none" w:sz="0" w:space="0" w:color="auto"/>
            <w:right w:val="none" w:sz="0" w:space="0" w:color="auto"/>
          </w:divBdr>
        </w:div>
        <w:div w:id="1038629954">
          <w:marLeft w:val="640"/>
          <w:marRight w:val="0"/>
          <w:marTop w:val="0"/>
          <w:marBottom w:val="0"/>
          <w:divBdr>
            <w:top w:val="none" w:sz="0" w:space="0" w:color="auto"/>
            <w:left w:val="none" w:sz="0" w:space="0" w:color="auto"/>
            <w:bottom w:val="none" w:sz="0" w:space="0" w:color="auto"/>
            <w:right w:val="none" w:sz="0" w:space="0" w:color="auto"/>
          </w:divBdr>
        </w:div>
        <w:div w:id="1086029694">
          <w:marLeft w:val="640"/>
          <w:marRight w:val="0"/>
          <w:marTop w:val="0"/>
          <w:marBottom w:val="0"/>
          <w:divBdr>
            <w:top w:val="none" w:sz="0" w:space="0" w:color="auto"/>
            <w:left w:val="none" w:sz="0" w:space="0" w:color="auto"/>
            <w:bottom w:val="none" w:sz="0" w:space="0" w:color="auto"/>
            <w:right w:val="none" w:sz="0" w:space="0" w:color="auto"/>
          </w:divBdr>
        </w:div>
        <w:div w:id="832452737">
          <w:marLeft w:val="640"/>
          <w:marRight w:val="0"/>
          <w:marTop w:val="0"/>
          <w:marBottom w:val="0"/>
          <w:divBdr>
            <w:top w:val="none" w:sz="0" w:space="0" w:color="auto"/>
            <w:left w:val="none" w:sz="0" w:space="0" w:color="auto"/>
            <w:bottom w:val="none" w:sz="0" w:space="0" w:color="auto"/>
            <w:right w:val="none" w:sz="0" w:space="0" w:color="auto"/>
          </w:divBdr>
        </w:div>
        <w:div w:id="1449281324">
          <w:marLeft w:val="640"/>
          <w:marRight w:val="0"/>
          <w:marTop w:val="0"/>
          <w:marBottom w:val="0"/>
          <w:divBdr>
            <w:top w:val="none" w:sz="0" w:space="0" w:color="auto"/>
            <w:left w:val="none" w:sz="0" w:space="0" w:color="auto"/>
            <w:bottom w:val="none" w:sz="0" w:space="0" w:color="auto"/>
            <w:right w:val="none" w:sz="0" w:space="0" w:color="auto"/>
          </w:divBdr>
        </w:div>
        <w:div w:id="23944498">
          <w:marLeft w:val="640"/>
          <w:marRight w:val="0"/>
          <w:marTop w:val="0"/>
          <w:marBottom w:val="0"/>
          <w:divBdr>
            <w:top w:val="none" w:sz="0" w:space="0" w:color="auto"/>
            <w:left w:val="none" w:sz="0" w:space="0" w:color="auto"/>
            <w:bottom w:val="none" w:sz="0" w:space="0" w:color="auto"/>
            <w:right w:val="none" w:sz="0" w:space="0" w:color="auto"/>
          </w:divBdr>
        </w:div>
        <w:div w:id="1566917842">
          <w:marLeft w:val="640"/>
          <w:marRight w:val="0"/>
          <w:marTop w:val="0"/>
          <w:marBottom w:val="0"/>
          <w:divBdr>
            <w:top w:val="none" w:sz="0" w:space="0" w:color="auto"/>
            <w:left w:val="none" w:sz="0" w:space="0" w:color="auto"/>
            <w:bottom w:val="none" w:sz="0" w:space="0" w:color="auto"/>
            <w:right w:val="none" w:sz="0" w:space="0" w:color="auto"/>
          </w:divBdr>
        </w:div>
        <w:div w:id="951010503">
          <w:marLeft w:val="640"/>
          <w:marRight w:val="0"/>
          <w:marTop w:val="0"/>
          <w:marBottom w:val="0"/>
          <w:divBdr>
            <w:top w:val="none" w:sz="0" w:space="0" w:color="auto"/>
            <w:left w:val="none" w:sz="0" w:space="0" w:color="auto"/>
            <w:bottom w:val="none" w:sz="0" w:space="0" w:color="auto"/>
            <w:right w:val="none" w:sz="0" w:space="0" w:color="auto"/>
          </w:divBdr>
        </w:div>
        <w:div w:id="855846065">
          <w:marLeft w:val="640"/>
          <w:marRight w:val="0"/>
          <w:marTop w:val="0"/>
          <w:marBottom w:val="0"/>
          <w:divBdr>
            <w:top w:val="none" w:sz="0" w:space="0" w:color="auto"/>
            <w:left w:val="none" w:sz="0" w:space="0" w:color="auto"/>
            <w:bottom w:val="none" w:sz="0" w:space="0" w:color="auto"/>
            <w:right w:val="none" w:sz="0" w:space="0" w:color="auto"/>
          </w:divBdr>
        </w:div>
        <w:div w:id="252054401">
          <w:marLeft w:val="640"/>
          <w:marRight w:val="0"/>
          <w:marTop w:val="0"/>
          <w:marBottom w:val="0"/>
          <w:divBdr>
            <w:top w:val="none" w:sz="0" w:space="0" w:color="auto"/>
            <w:left w:val="none" w:sz="0" w:space="0" w:color="auto"/>
            <w:bottom w:val="none" w:sz="0" w:space="0" w:color="auto"/>
            <w:right w:val="none" w:sz="0" w:space="0" w:color="auto"/>
          </w:divBdr>
        </w:div>
        <w:div w:id="1871452176">
          <w:marLeft w:val="640"/>
          <w:marRight w:val="0"/>
          <w:marTop w:val="0"/>
          <w:marBottom w:val="0"/>
          <w:divBdr>
            <w:top w:val="none" w:sz="0" w:space="0" w:color="auto"/>
            <w:left w:val="none" w:sz="0" w:space="0" w:color="auto"/>
            <w:bottom w:val="none" w:sz="0" w:space="0" w:color="auto"/>
            <w:right w:val="none" w:sz="0" w:space="0" w:color="auto"/>
          </w:divBdr>
        </w:div>
        <w:div w:id="1037775691">
          <w:marLeft w:val="640"/>
          <w:marRight w:val="0"/>
          <w:marTop w:val="0"/>
          <w:marBottom w:val="0"/>
          <w:divBdr>
            <w:top w:val="none" w:sz="0" w:space="0" w:color="auto"/>
            <w:left w:val="none" w:sz="0" w:space="0" w:color="auto"/>
            <w:bottom w:val="none" w:sz="0" w:space="0" w:color="auto"/>
            <w:right w:val="none" w:sz="0" w:space="0" w:color="auto"/>
          </w:divBdr>
        </w:div>
        <w:div w:id="1248272346">
          <w:marLeft w:val="640"/>
          <w:marRight w:val="0"/>
          <w:marTop w:val="0"/>
          <w:marBottom w:val="0"/>
          <w:divBdr>
            <w:top w:val="none" w:sz="0" w:space="0" w:color="auto"/>
            <w:left w:val="none" w:sz="0" w:space="0" w:color="auto"/>
            <w:bottom w:val="none" w:sz="0" w:space="0" w:color="auto"/>
            <w:right w:val="none" w:sz="0" w:space="0" w:color="auto"/>
          </w:divBdr>
        </w:div>
        <w:div w:id="1916472735">
          <w:marLeft w:val="640"/>
          <w:marRight w:val="0"/>
          <w:marTop w:val="0"/>
          <w:marBottom w:val="0"/>
          <w:divBdr>
            <w:top w:val="none" w:sz="0" w:space="0" w:color="auto"/>
            <w:left w:val="none" w:sz="0" w:space="0" w:color="auto"/>
            <w:bottom w:val="none" w:sz="0" w:space="0" w:color="auto"/>
            <w:right w:val="none" w:sz="0" w:space="0" w:color="auto"/>
          </w:divBdr>
        </w:div>
        <w:div w:id="324668597">
          <w:marLeft w:val="640"/>
          <w:marRight w:val="0"/>
          <w:marTop w:val="0"/>
          <w:marBottom w:val="0"/>
          <w:divBdr>
            <w:top w:val="none" w:sz="0" w:space="0" w:color="auto"/>
            <w:left w:val="none" w:sz="0" w:space="0" w:color="auto"/>
            <w:bottom w:val="none" w:sz="0" w:space="0" w:color="auto"/>
            <w:right w:val="none" w:sz="0" w:space="0" w:color="auto"/>
          </w:divBdr>
        </w:div>
        <w:div w:id="220529797">
          <w:marLeft w:val="640"/>
          <w:marRight w:val="0"/>
          <w:marTop w:val="0"/>
          <w:marBottom w:val="0"/>
          <w:divBdr>
            <w:top w:val="none" w:sz="0" w:space="0" w:color="auto"/>
            <w:left w:val="none" w:sz="0" w:space="0" w:color="auto"/>
            <w:bottom w:val="none" w:sz="0" w:space="0" w:color="auto"/>
            <w:right w:val="none" w:sz="0" w:space="0" w:color="auto"/>
          </w:divBdr>
        </w:div>
        <w:div w:id="1513447244">
          <w:marLeft w:val="640"/>
          <w:marRight w:val="0"/>
          <w:marTop w:val="0"/>
          <w:marBottom w:val="0"/>
          <w:divBdr>
            <w:top w:val="none" w:sz="0" w:space="0" w:color="auto"/>
            <w:left w:val="none" w:sz="0" w:space="0" w:color="auto"/>
            <w:bottom w:val="none" w:sz="0" w:space="0" w:color="auto"/>
            <w:right w:val="none" w:sz="0" w:space="0" w:color="auto"/>
          </w:divBdr>
        </w:div>
        <w:div w:id="228882585">
          <w:marLeft w:val="640"/>
          <w:marRight w:val="0"/>
          <w:marTop w:val="0"/>
          <w:marBottom w:val="0"/>
          <w:divBdr>
            <w:top w:val="none" w:sz="0" w:space="0" w:color="auto"/>
            <w:left w:val="none" w:sz="0" w:space="0" w:color="auto"/>
            <w:bottom w:val="none" w:sz="0" w:space="0" w:color="auto"/>
            <w:right w:val="none" w:sz="0" w:space="0" w:color="auto"/>
          </w:divBdr>
        </w:div>
        <w:div w:id="851069201">
          <w:marLeft w:val="640"/>
          <w:marRight w:val="0"/>
          <w:marTop w:val="0"/>
          <w:marBottom w:val="0"/>
          <w:divBdr>
            <w:top w:val="none" w:sz="0" w:space="0" w:color="auto"/>
            <w:left w:val="none" w:sz="0" w:space="0" w:color="auto"/>
            <w:bottom w:val="none" w:sz="0" w:space="0" w:color="auto"/>
            <w:right w:val="none" w:sz="0" w:space="0" w:color="auto"/>
          </w:divBdr>
        </w:div>
        <w:div w:id="846947690">
          <w:marLeft w:val="640"/>
          <w:marRight w:val="0"/>
          <w:marTop w:val="0"/>
          <w:marBottom w:val="0"/>
          <w:divBdr>
            <w:top w:val="none" w:sz="0" w:space="0" w:color="auto"/>
            <w:left w:val="none" w:sz="0" w:space="0" w:color="auto"/>
            <w:bottom w:val="none" w:sz="0" w:space="0" w:color="auto"/>
            <w:right w:val="none" w:sz="0" w:space="0" w:color="auto"/>
          </w:divBdr>
        </w:div>
        <w:div w:id="899638037">
          <w:marLeft w:val="640"/>
          <w:marRight w:val="0"/>
          <w:marTop w:val="0"/>
          <w:marBottom w:val="0"/>
          <w:divBdr>
            <w:top w:val="none" w:sz="0" w:space="0" w:color="auto"/>
            <w:left w:val="none" w:sz="0" w:space="0" w:color="auto"/>
            <w:bottom w:val="none" w:sz="0" w:space="0" w:color="auto"/>
            <w:right w:val="none" w:sz="0" w:space="0" w:color="auto"/>
          </w:divBdr>
        </w:div>
        <w:div w:id="1308434759">
          <w:marLeft w:val="640"/>
          <w:marRight w:val="0"/>
          <w:marTop w:val="0"/>
          <w:marBottom w:val="0"/>
          <w:divBdr>
            <w:top w:val="none" w:sz="0" w:space="0" w:color="auto"/>
            <w:left w:val="none" w:sz="0" w:space="0" w:color="auto"/>
            <w:bottom w:val="none" w:sz="0" w:space="0" w:color="auto"/>
            <w:right w:val="none" w:sz="0" w:space="0" w:color="auto"/>
          </w:divBdr>
        </w:div>
        <w:div w:id="675614223">
          <w:marLeft w:val="640"/>
          <w:marRight w:val="0"/>
          <w:marTop w:val="0"/>
          <w:marBottom w:val="0"/>
          <w:divBdr>
            <w:top w:val="none" w:sz="0" w:space="0" w:color="auto"/>
            <w:left w:val="none" w:sz="0" w:space="0" w:color="auto"/>
            <w:bottom w:val="none" w:sz="0" w:space="0" w:color="auto"/>
            <w:right w:val="none" w:sz="0" w:space="0" w:color="auto"/>
          </w:divBdr>
        </w:div>
        <w:div w:id="1921602162">
          <w:marLeft w:val="640"/>
          <w:marRight w:val="0"/>
          <w:marTop w:val="0"/>
          <w:marBottom w:val="0"/>
          <w:divBdr>
            <w:top w:val="none" w:sz="0" w:space="0" w:color="auto"/>
            <w:left w:val="none" w:sz="0" w:space="0" w:color="auto"/>
            <w:bottom w:val="none" w:sz="0" w:space="0" w:color="auto"/>
            <w:right w:val="none" w:sz="0" w:space="0" w:color="auto"/>
          </w:divBdr>
        </w:div>
        <w:div w:id="139998922">
          <w:marLeft w:val="640"/>
          <w:marRight w:val="0"/>
          <w:marTop w:val="0"/>
          <w:marBottom w:val="0"/>
          <w:divBdr>
            <w:top w:val="none" w:sz="0" w:space="0" w:color="auto"/>
            <w:left w:val="none" w:sz="0" w:space="0" w:color="auto"/>
            <w:bottom w:val="none" w:sz="0" w:space="0" w:color="auto"/>
            <w:right w:val="none" w:sz="0" w:space="0" w:color="auto"/>
          </w:divBdr>
        </w:div>
        <w:div w:id="1948586507">
          <w:marLeft w:val="640"/>
          <w:marRight w:val="0"/>
          <w:marTop w:val="0"/>
          <w:marBottom w:val="0"/>
          <w:divBdr>
            <w:top w:val="none" w:sz="0" w:space="0" w:color="auto"/>
            <w:left w:val="none" w:sz="0" w:space="0" w:color="auto"/>
            <w:bottom w:val="none" w:sz="0" w:space="0" w:color="auto"/>
            <w:right w:val="none" w:sz="0" w:space="0" w:color="auto"/>
          </w:divBdr>
        </w:div>
        <w:div w:id="721950725">
          <w:marLeft w:val="640"/>
          <w:marRight w:val="0"/>
          <w:marTop w:val="0"/>
          <w:marBottom w:val="0"/>
          <w:divBdr>
            <w:top w:val="none" w:sz="0" w:space="0" w:color="auto"/>
            <w:left w:val="none" w:sz="0" w:space="0" w:color="auto"/>
            <w:bottom w:val="none" w:sz="0" w:space="0" w:color="auto"/>
            <w:right w:val="none" w:sz="0" w:space="0" w:color="auto"/>
          </w:divBdr>
        </w:div>
        <w:div w:id="273445963">
          <w:marLeft w:val="640"/>
          <w:marRight w:val="0"/>
          <w:marTop w:val="0"/>
          <w:marBottom w:val="0"/>
          <w:divBdr>
            <w:top w:val="none" w:sz="0" w:space="0" w:color="auto"/>
            <w:left w:val="none" w:sz="0" w:space="0" w:color="auto"/>
            <w:bottom w:val="none" w:sz="0" w:space="0" w:color="auto"/>
            <w:right w:val="none" w:sz="0" w:space="0" w:color="auto"/>
          </w:divBdr>
        </w:div>
        <w:div w:id="179003674">
          <w:marLeft w:val="640"/>
          <w:marRight w:val="0"/>
          <w:marTop w:val="0"/>
          <w:marBottom w:val="0"/>
          <w:divBdr>
            <w:top w:val="none" w:sz="0" w:space="0" w:color="auto"/>
            <w:left w:val="none" w:sz="0" w:space="0" w:color="auto"/>
            <w:bottom w:val="none" w:sz="0" w:space="0" w:color="auto"/>
            <w:right w:val="none" w:sz="0" w:space="0" w:color="auto"/>
          </w:divBdr>
        </w:div>
        <w:div w:id="1031421132">
          <w:marLeft w:val="640"/>
          <w:marRight w:val="0"/>
          <w:marTop w:val="0"/>
          <w:marBottom w:val="0"/>
          <w:divBdr>
            <w:top w:val="none" w:sz="0" w:space="0" w:color="auto"/>
            <w:left w:val="none" w:sz="0" w:space="0" w:color="auto"/>
            <w:bottom w:val="none" w:sz="0" w:space="0" w:color="auto"/>
            <w:right w:val="none" w:sz="0" w:space="0" w:color="auto"/>
          </w:divBdr>
        </w:div>
        <w:div w:id="1832603151">
          <w:marLeft w:val="640"/>
          <w:marRight w:val="0"/>
          <w:marTop w:val="0"/>
          <w:marBottom w:val="0"/>
          <w:divBdr>
            <w:top w:val="none" w:sz="0" w:space="0" w:color="auto"/>
            <w:left w:val="none" w:sz="0" w:space="0" w:color="auto"/>
            <w:bottom w:val="none" w:sz="0" w:space="0" w:color="auto"/>
            <w:right w:val="none" w:sz="0" w:space="0" w:color="auto"/>
          </w:divBdr>
        </w:div>
        <w:div w:id="931008808">
          <w:marLeft w:val="640"/>
          <w:marRight w:val="0"/>
          <w:marTop w:val="0"/>
          <w:marBottom w:val="0"/>
          <w:divBdr>
            <w:top w:val="none" w:sz="0" w:space="0" w:color="auto"/>
            <w:left w:val="none" w:sz="0" w:space="0" w:color="auto"/>
            <w:bottom w:val="none" w:sz="0" w:space="0" w:color="auto"/>
            <w:right w:val="none" w:sz="0" w:space="0" w:color="auto"/>
          </w:divBdr>
        </w:div>
        <w:div w:id="1146512024">
          <w:marLeft w:val="640"/>
          <w:marRight w:val="0"/>
          <w:marTop w:val="0"/>
          <w:marBottom w:val="0"/>
          <w:divBdr>
            <w:top w:val="none" w:sz="0" w:space="0" w:color="auto"/>
            <w:left w:val="none" w:sz="0" w:space="0" w:color="auto"/>
            <w:bottom w:val="none" w:sz="0" w:space="0" w:color="auto"/>
            <w:right w:val="none" w:sz="0" w:space="0" w:color="auto"/>
          </w:divBdr>
        </w:div>
        <w:div w:id="347372833">
          <w:marLeft w:val="640"/>
          <w:marRight w:val="0"/>
          <w:marTop w:val="0"/>
          <w:marBottom w:val="0"/>
          <w:divBdr>
            <w:top w:val="none" w:sz="0" w:space="0" w:color="auto"/>
            <w:left w:val="none" w:sz="0" w:space="0" w:color="auto"/>
            <w:bottom w:val="none" w:sz="0" w:space="0" w:color="auto"/>
            <w:right w:val="none" w:sz="0" w:space="0" w:color="auto"/>
          </w:divBdr>
        </w:div>
        <w:div w:id="65539083">
          <w:marLeft w:val="640"/>
          <w:marRight w:val="0"/>
          <w:marTop w:val="0"/>
          <w:marBottom w:val="0"/>
          <w:divBdr>
            <w:top w:val="none" w:sz="0" w:space="0" w:color="auto"/>
            <w:left w:val="none" w:sz="0" w:space="0" w:color="auto"/>
            <w:bottom w:val="none" w:sz="0" w:space="0" w:color="auto"/>
            <w:right w:val="none" w:sz="0" w:space="0" w:color="auto"/>
          </w:divBdr>
        </w:div>
        <w:div w:id="231820041">
          <w:marLeft w:val="640"/>
          <w:marRight w:val="0"/>
          <w:marTop w:val="0"/>
          <w:marBottom w:val="0"/>
          <w:divBdr>
            <w:top w:val="none" w:sz="0" w:space="0" w:color="auto"/>
            <w:left w:val="none" w:sz="0" w:space="0" w:color="auto"/>
            <w:bottom w:val="none" w:sz="0" w:space="0" w:color="auto"/>
            <w:right w:val="none" w:sz="0" w:space="0" w:color="auto"/>
          </w:divBdr>
        </w:div>
        <w:div w:id="845748634">
          <w:marLeft w:val="640"/>
          <w:marRight w:val="0"/>
          <w:marTop w:val="0"/>
          <w:marBottom w:val="0"/>
          <w:divBdr>
            <w:top w:val="none" w:sz="0" w:space="0" w:color="auto"/>
            <w:left w:val="none" w:sz="0" w:space="0" w:color="auto"/>
            <w:bottom w:val="none" w:sz="0" w:space="0" w:color="auto"/>
            <w:right w:val="none" w:sz="0" w:space="0" w:color="auto"/>
          </w:divBdr>
        </w:div>
        <w:div w:id="1009914639">
          <w:marLeft w:val="640"/>
          <w:marRight w:val="0"/>
          <w:marTop w:val="0"/>
          <w:marBottom w:val="0"/>
          <w:divBdr>
            <w:top w:val="none" w:sz="0" w:space="0" w:color="auto"/>
            <w:left w:val="none" w:sz="0" w:space="0" w:color="auto"/>
            <w:bottom w:val="none" w:sz="0" w:space="0" w:color="auto"/>
            <w:right w:val="none" w:sz="0" w:space="0" w:color="auto"/>
          </w:divBdr>
        </w:div>
        <w:div w:id="608509679">
          <w:marLeft w:val="640"/>
          <w:marRight w:val="0"/>
          <w:marTop w:val="0"/>
          <w:marBottom w:val="0"/>
          <w:divBdr>
            <w:top w:val="none" w:sz="0" w:space="0" w:color="auto"/>
            <w:left w:val="none" w:sz="0" w:space="0" w:color="auto"/>
            <w:bottom w:val="none" w:sz="0" w:space="0" w:color="auto"/>
            <w:right w:val="none" w:sz="0" w:space="0" w:color="auto"/>
          </w:divBdr>
        </w:div>
        <w:div w:id="1209033869">
          <w:marLeft w:val="640"/>
          <w:marRight w:val="0"/>
          <w:marTop w:val="0"/>
          <w:marBottom w:val="0"/>
          <w:divBdr>
            <w:top w:val="none" w:sz="0" w:space="0" w:color="auto"/>
            <w:left w:val="none" w:sz="0" w:space="0" w:color="auto"/>
            <w:bottom w:val="none" w:sz="0" w:space="0" w:color="auto"/>
            <w:right w:val="none" w:sz="0" w:space="0" w:color="auto"/>
          </w:divBdr>
        </w:div>
        <w:div w:id="274755697">
          <w:marLeft w:val="640"/>
          <w:marRight w:val="0"/>
          <w:marTop w:val="0"/>
          <w:marBottom w:val="0"/>
          <w:divBdr>
            <w:top w:val="none" w:sz="0" w:space="0" w:color="auto"/>
            <w:left w:val="none" w:sz="0" w:space="0" w:color="auto"/>
            <w:bottom w:val="none" w:sz="0" w:space="0" w:color="auto"/>
            <w:right w:val="none" w:sz="0" w:space="0" w:color="auto"/>
          </w:divBdr>
        </w:div>
        <w:div w:id="1173648316">
          <w:marLeft w:val="640"/>
          <w:marRight w:val="0"/>
          <w:marTop w:val="0"/>
          <w:marBottom w:val="0"/>
          <w:divBdr>
            <w:top w:val="none" w:sz="0" w:space="0" w:color="auto"/>
            <w:left w:val="none" w:sz="0" w:space="0" w:color="auto"/>
            <w:bottom w:val="none" w:sz="0" w:space="0" w:color="auto"/>
            <w:right w:val="none" w:sz="0" w:space="0" w:color="auto"/>
          </w:divBdr>
        </w:div>
      </w:divsChild>
    </w:div>
    <w:div w:id="469907038">
      <w:bodyDiv w:val="1"/>
      <w:marLeft w:val="0"/>
      <w:marRight w:val="0"/>
      <w:marTop w:val="0"/>
      <w:marBottom w:val="0"/>
      <w:divBdr>
        <w:top w:val="none" w:sz="0" w:space="0" w:color="auto"/>
        <w:left w:val="none" w:sz="0" w:space="0" w:color="auto"/>
        <w:bottom w:val="none" w:sz="0" w:space="0" w:color="auto"/>
        <w:right w:val="none" w:sz="0" w:space="0" w:color="auto"/>
      </w:divBdr>
      <w:divsChild>
        <w:div w:id="577832575">
          <w:marLeft w:val="640"/>
          <w:marRight w:val="0"/>
          <w:marTop w:val="0"/>
          <w:marBottom w:val="0"/>
          <w:divBdr>
            <w:top w:val="none" w:sz="0" w:space="0" w:color="auto"/>
            <w:left w:val="none" w:sz="0" w:space="0" w:color="auto"/>
            <w:bottom w:val="none" w:sz="0" w:space="0" w:color="auto"/>
            <w:right w:val="none" w:sz="0" w:space="0" w:color="auto"/>
          </w:divBdr>
        </w:div>
        <w:div w:id="939608789">
          <w:marLeft w:val="640"/>
          <w:marRight w:val="0"/>
          <w:marTop w:val="0"/>
          <w:marBottom w:val="0"/>
          <w:divBdr>
            <w:top w:val="none" w:sz="0" w:space="0" w:color="auto"/>
            <w:left w:val="none" w:sz="0" w:space="0" w:color="auto"/>
            <w:bottom w:val="none" w:sz="0" w:space="0" w:color="auto"/>
            <w:right w:val="none" w:sz="0" w:space="0" w:color="auto"/>
          </w:divBdr>
        </w:div>
        <w:div w:id="1675642119">
          <w:marLeft w:val="640"/>
          <w:marRight w:val="0"/>
          <w:marTop w:val="0"/>
          <w:marBottom w:val="0"/>
          <w:divBdr>
            <w:top w:val="none" w:sz="0" w:space="0" w:color="auto"/>
            <w:left w:val="none" w:sz="0" w:space="0" w:color="auto"/>
            <w:bottom w:val="none" w:sz="0" w:space="0" w:color="auto"/>
            <w:right w:val="none" w:sz="0" w:space="0" w:color="auto"/>
          </w:divBdr>
        </w:div>
        <w:div w:id="1182165961">
          <w:marLeft w:val="640"/>
          <w:marRight w:val="0"/>
          <w:marTop w:val="0"/>
          <w:marBottom w:val="0"/>
          <w:divBdr>
            <w:top w:val="none" w:sz="0" w:space="0" w:color="auto"/>
            <w:left w:val="none" w:sz="0" w:space="0" w:color="auto"/>
            <w:bottom w:val="none" w:sz="0" w:space="0" w:color="auto"/>
            <w:right w:val="none" w:sz="0" w:space="0" w:color="auto"/>
          </w:divBdr>
        </w:div>
        <w:div w:id="739718202">
          <w:marLeft w:val="640"/>
          <w:marRight w:val="0"/>
          <w:marTop w:val="0"/>
          <w:marBottom w:val="0"/>
          <w:divBdr>
            <w:top w:val="none" w:sz="0" w:space="0" w:color="auto"/>
            <w:left w:val="none" w:sz="0" w:space="0" w:color="auto"/>
            <w:bottom w:val="none" w:sz="0" w:space="0" w:color="auto"/>
            <w:right w:val="none" w:sz="0" w:space="0" w:color="auto"/>
          </w:divBdr>
        </w:div>
        <w:div w:id="849414056">
          <w:marLeft w:val="640"/>
          <w:marRight w:val="0"/>
          <w:marTop w:val="0"/>
          <w:marBottom w:val="0"/>
          <w:divBdr>
            <w:top w:val="none" w:sz="0" w:space="0" w:color="auto"/>
            <w:left w:val="none" w:sz="0" w:space="0" w:color="auto"/>
            <w:bottom w:val="none" w:sz="0" w:space="0" w:color="auto"/>
            <w:right w:val="none" w:sz="0" w:space="0" w:color="auto"/>
          </w:divBdr>
        </w:div>
        <w:div w:id="984511672">
          <w:marLeft w:val="640"/>
          <w:marRight w:val="0"/>
          <w:marTop w:val="0"/>
          <w:marBottom w:val="0"/>
          <w:divBdr>
            <w:top w:val="none" w:sz="0" w:space="0" w:color="auto"/>
            <w:left w:val="none" w:sz="0" w:space="0" w:color="auto"/>
            <w:bottom w:val="none" w:sz="0" w:space="0" w:color="auto"/>
            <w:right w:val="none" w:sz="0" w:space="0" w:color="auto"/>
          </w:divBdr>
        </w:div>
        <w:div w:id="1805389096">
          <w:marLeft w:val="640"/>
          <w:marRight w:val="0"/>
          <w:marTop w:val="0"/>
          <w:marBottom w:val="0"/>
          <w:divBdr>
            <w:top w:val="none" w:sz="0" w:space="0" w:color="auto"/>
            <w:left w:val="none" w:sz="0" w:space="0" w:color="auto"/>
            <w:bottom w:val="none" w:sz="0" w:space="0" w:color="auto"/>
            <w:right w:val="none" w:sz="0" w:space="0" w:color="auto"/>
          </w:divBdr>
        </w:div>
        <w:div w:id="1380088570">
          <w:marLeft w:val="640"/>
          <w:marRight w:val="0"/>
          <w:marTop w:val="0"/>
          <w:marBottom w:val="0"/>
          <w:divBdr>
            <w:top w:val="none" w:sz="0" w:space="0" w:color="auto"/>
            <w:left w:val="none" w:sz="0" w:space="0" w:color="auto"/>
            <w:bottom w:val="none" w:sz="0" w:space="0" w:color="auto"/>
            <w:right w:val="none" w:sz="0" w:space="0" w:color="auto"/>
          </w:divBdr>
        </w:div>
        <w:div w:id="1754814769">
          <w:marLeft w:val="640"/>
          <w:marRight w:val="0"/>
          <w:marTop w:val="0"/>
          <w:marBottom w:val="0"/>
          <w:divBdr>
            <w:top w:val="none" w:sz="0" w:space="0" w:color="auto"/>
            <w:left w:val="none" w:sz="0" w:space="0" w:color="auto"/>
            <w:bottom w:val="none" w:sz="0" w:space="0" w:color="auto"/>
            <w:right w:val="none" w:sz="0" w:space="0" w:color="auto"/>
          </w:divBdr>
        </w:div>
        <w:div w:id="1220744562">
          <w:marLeft w:val="640"/>
          <w:marRight w:val="0"/>
          <w:marTop w:val="0"/>
          <w:marBottom w:val="0"/>
          <w:divBdr>
            <w:top w:val="none" w:sz="0" w:space="0" w:color="auto"/>
            <w:left w:val="none" w:sz="0" w:space="0" w:color="auto"/>
            <w:bottom w:val="none" w:sz="0" w:space="0" w:color="auto"/>
            <w:right w:val="none" w:sz="0" w:space="0" w:color="auto"/>
          </w:divBdr>
        </w:div>
        <w:div w:id="1161582578">
          <w:marLeft w:val="640"/>
          <w:marRight w:val="0"/>
          <w:marTop w:val="0"/>
          <w:marBottom w:val="0"/>
          <w:divBdr>
            <w:top w:val="none" w:sz="0" w:space="0" w:color="auto"/>
            <w:left w:val="none" w:sz="0" w:space="0" w:color="auto"/>
            <w:bottom w:val="none" w:sz="0" w:space="0" w:color="auto"/>
            <w:right w:val="none" w:sz="0" w:space="0" w:color="auto"/>
          </w:divBdr>
        </w:div>
        <w:div w:id="1888645555">
          <w:marLeft w:val="640"/>
          <w:marRight w:val="0"/>
          <w:marTop w:val="0"/>
          <w:marBottom w:val="0"/>
          <w:divBdr>
            <w:top w:val="none" w:sz="0" w:space="0" w:color="auto"/>
            <w:left w:val="none" w:sz="0" w:space="0" w:color="auto"/>
            <w:bottom w:val="none" w:sz="0" w:space="0" w:color="auto"/>
            <w:right w:val="none" w:sz="0" w:space="0" w:color="auto"/>
          </w:divBdr>
        </w:div>
        <w:div w:id="158621232">
          <w:marLeft w:val="640"/>
          <w:marRight w:val="0"/>
          <w:marTop w:val="0"/>
          <w:marBottom w:val="0"/>
          <w:divBdr>
            <w:top w:val="none" w:sz="0" w:space="0" w:color="auto"/>
            <w:left w:val="none" w:sz="0" w:space="0" w:color="auto"/>
            <w:bottom w:val="none" w:sz="0" w:space="0" w:color="auto"/>
            <w:right w:val="none" w:sz="0" w:space="0" w:color="auto"/>
          </w:divBdr>
        </w:div>
        <w:div w:id="2043549730">
          <w:marLeft w:val="640"/>
          <w:marRight w:val="0"/>
          <w:marTop w:val="0"/>
          <w:marBottom w:val="0"/>
          <w:divBdr>
            <w:top w:val="none" w:sz="0" w:space="0" w:color="auto"/>
            <w:left w:val="none" w:sz="0" w:space="0" w:color="auto"/>
            <w:bottom w:val="none" w:sz="0" w:space="0" w:color="auto"/>
            <w:right w:val="none" w:sz="0" w:space="0" w:color="auto"/>
          </w:divBdr>
        </w:div>
        <w:div w:id="1539930679">
          <w:marLeft w:val="640"/>
          <w:marRight w:val="0"/>
          <w:marTop w:val="0"/>
          <w:marBottom w:val="0"/>
          <w:divBdr>
            <w:top w:val="none" w:sz="0" w:space="0" w:color="auto"/>
            <w:left w:val="none" w:sz="0" w:space="0" w:color="auto"/>
            <w:bottom w:val="none" w:sz="0" w:space="0" w:color="auto"/>
            <w:right w:val="none" w:sz="0" w:space="0" w:color="auto"/>
          </w:divBdr>
        </w:div>
        <w:div w:id="838496077">
          <w:marLeft w:val="640"/>
          <w:marRight w:val="0"/>
          <w:marTop w:val="0"/>
          <w:marBottom w:val="0"/>
          <w:divBdr>
            <w:top w:val="none" w:sz="0" w:space="0" w:color="auto"/>
            <w:left w:val="none" w:sz="0" w:space="0" w:color="auto"/>
            <w:bottom w:val="none" w:sz="0" w:space="0" w:color="auto"/>
            <w:right w:val="none" w:sz="0" w:space="0" w:color="auto"/>
          </w:divBdr>
        </w:div>
        <w:div w:id="2048527202">
          <w:marLeft w:val="640"/>
          <w:marRight w:val="0"/>
          <w:marTop w:val="0"/>
          <w:marBottom w:val="0"/>
          <w:divBdr>
            <w:top w:val="none" w:sz="0" w:space="0" w:color="auto"/>
            <w:left w:val="none" w:sz="0" w:space="0" w:color="auto"/>
            <w:bottom w:val="none" w:sz="0" w:space="0" w:color="auto"/>
            <w:right w:val="none" w:sz="0" w:space="0" w:color="auto"/>
          </w:divBdr>
        </w:div>
        <w:div w:id="1203206671">
          <w:marLeft w:val="640"/>
          <w:marRight w:val="0"/>
          <w:marTop w:val="0"/>
          <w:marBottom w:val="0"/>
          <w:divBdr>
            <w:top w:val="none" w:sz="0" w:space="0" w:color="auto"/>
            <w:left w:val="none" w:sz="0" w:space="0" w:color="auto"/>
            <w:bottom w:val="none" w:sz="0" w:space="0" w:color="auto"/>
            <w:right w:val="none" w:sz="0" w:space="0" w:color="auto"/>
          </w:divBdr>
        </w:div>
        <w:div w:id="1022123471">
          <w:marLeft w:val="640"/>
          <w:marRight w:val="0"/>
          <w:marTop w:val="0"/>
          <w:marBottom w:val="0"/>
          <w:divBdr>
            <w:top w:val="none" w:sz="0" w:space="0" w:color="auto"/>
            <w:left w:val="none" w:sz="0" w:space="0" w:color="auto"/>
            <w:bottom w:val="none" w:sz="0" w:space="0" w:color="auto"/>
            <w:right w:val="none" w:sz="0" w:space="0" w:color="auto"/>
          </w:divBdr>
        </w:div>
        <w:div w:id="38554681">
          <w:marLeft w:val="640"/>
          <w:marRight w:val="0"/>
          <w:marTop w:val="0"/>
          <w:marBottom w:val="0"/>
          <w:divBdr>
            <w:top w:val="none" w:sz="0" w:space="0" w:color="auto"/>
            <w:left w:val="none" w:sz="0" w:space="0" w:color="auto"/>
            <w:bottom w:val="none" w:sz="0" w:space="0" w:color="auto"/>
            <w:right w:val="none" w:sz="0" w:space="0" w:color="auto"/>
          </w:divBdr>
        </w:div>
        <w:div w:id="1119764308">
          <w:marLeft w:val="640"/>
          <w:marRight w:val="0"/>
          <w:marTop w:val="0"/>
          <w:marBottom w:val="0"/>
          <w:divBdr>
            <w:top w:val="none" w:sz="0" w:space="0" w:color="auto"/>
            <w:left w:val="none" w:sz="0" w:space="0" w:color="auto"/>
            <w:bottom w:val="none" w:sz="0" w:space="0" w:color="auto"/>
            <w:right w:val="none" w:sz="0" w:space="0" w:color="auto"/>
          </w:divBdr>
        </w:div>
        <w:div w:id="126827081">
          <w:marLeft w:val="640"/>
          <w:marRight w:val="0"/>
          <w:marTop w:val="0"/>
          <w:marBottom w:val="0"/>
          <w:divBdr>
            <w:top w:val="none" w:sz="0" w:space="0" w:color="auto"/>
            <w:left w:val="none" w:sz="0" w:space="0" w:color="auto"/>
            <w:bottom w:val="none" w:sz="0" w:space="0" w:color="auto"/>
            <w:right w:val="none" w:sz="0" w:space="0" w:color="auto"/>
          </w:divBdr>
        </w:div>
        <w:div w:id="788743799">
          <w:marLeft w:val="640"/>
          <w:marRight w:val="0"/>
          <w:marTop w:val="0"/>
          <w:marBottom w:val="0"/>
          <w:divBdr>
            <w:top w:val="none" w:sz="0" w:space="0" w:color="auto"/>
            <w:left w:val="none" w:sz="0" w:space="0" w:color="auto"/>
            <w:bottom w:val="none" w:sz="0" w:space="0" w:color="auto"/>
            <w:right w:val="none" w:sz="0" w:space="0" w:color="auto"/>
          </w:divBdr>
        </w:div>
        <w:div w:id="1655447105">
          <w:marLeft w:val="640"/>
          <w:marRight w:val="0"/>
          <w:marTop w:val="0"/>
          <w:marBottom w:val="0"/>
          <w:divBdr>
            <w:top w:val="none" w:sz="0" w:space="0" w:color="auto"/>
            <w:left w:val="none" w:sz="0" w:space="0" w:color="auto"/>
            <w:bottom w:val="none" w:sz="0" w:space="0" w:color="auto"/>
            <w:right w:val="none" w:sz="0" w:space="0" w:color="auto"/>
          </w:divBdr>
        </w:div>
        <w:div w:id="750200324">
          <w:marLeft w:val="640"/>
          <w:marRight w:val="0"/>
          <w:marTop w:val="0"/>
          <w:marBottom w:val="0"/>
          <w:divBdr>
            <w:top w:val="none" w:sz="0" w:space="0" w:color="auto"/>
            <w:left w:val="none" w:sz="0" w:space="0" w:color="auto"/>
            <w:bottom w:val="none" w:sz="0" w:space="0" w:color="auto"/>
            <w:right w:val="none" w:sz="0" w:space="0" w:color="auto"/>
          </w:divBdr>
        </w:div>
        <w:div w:id="209196850">
          <w:marLeft w:val="640"/>
          <w:marRight w:val="0"/>
          <w:marTop w:val="0"/>
          <w:marBottom w:val="0"/>
          <w:divBdr>
            <w:top w:val="none" w:sz="0" w:space="0" w:color="auto"/>
            <w:left w:val="none" w:sz="0" w:space="0" w:color="auto"/>
            <w:bottom w:val="none" w:sz="0" w:space="0" w:color="auto"/>
            <w:right w:val="none" w:sz="0" w:space="0" w:color="auto"/>
          </w:divBdr>
        </w:div>
        <w:div w:id="1920360736">
          <w:marLeft w:val="640"/>
          <w:marRight w:val="0"/>
          <w:marTop w:val="0"/>
          <w:marBottom w:val="0"/>
          <w:divBdr>
            <w:top w:val="none" w:sz="0" w:space="0" w:color="auto"/>
            <w:left w:val="none" w:sz="0" w:space="0" w:color="auto"/>
            <w:bottom w:val="none" w:sz="0" w:space="0" w:color="auto"/>
            <w:right w:val="none" w:sz="0" w:space="0" w:color="auto"/>
          </w:divBdr>
        </w:div>
        <w:div w:id="792133675">
          <w:marLeft w:val="640"/>
          <w:marRight w:val="0"/>
          <w:marTop w:val="0"/>
          <w:marBottom w:val="0"/>
          <w:divBdr>
            <w:top w:val="none" w:sz="0" w:space="0" w:color="auto"/>
            <w:left w:val="none" w:sz="0" w:space="0" w:color="auto"/>
            <w:bottom w:val="none" w:sz="0" w:space="0" w:color="auto"/>
            <w:right w:val="none" w:sz="0" w:space="0" w:color="auto"/>
          </w:divBdr>
        </w:div>
        <w:div w:id="2113359979">
          <w:marLeft w:val="640"/>
          <w:marRight w:val="0"/>
          <w:marTop w:val="0"/>
          <w:marBottom w:val="0"/>
          <w:divBdr>
            <w:top w:val="none" w:sz="0" w:space="0" w:color="auto"/>
            <w:left w:val="none" w:sz="0" w:space="0" w:color="auto"/>
            <w:bottom w:val="none" w:sz="0" w:space="0" w:color="auto"/>
            <w:right w:val="none" w:sz="0" w:space="0" w:color="auto"/>
          </w:divBdr>
        </w:div>
        <w:div w:id="850025047">
          <w:marLeft w:val="640"/>
          <w:marRight w:val="0"/>
          <w:marTop w:val="0"/>
          <w:marBottom w:val="0"/>
          <w:divBdr>
            <w:top w:val="none" w:sz="0" w:space="0" w:color="auto"/>
            <w:left w:val="none" w:sz="0" w:space="0" w:color="auto"/>
            <w:bottom w:val="none" w:sz="0" w:space="0" w:color="auto"/>
            <w:right w:val="none" w:sz="0" w:space="0" w:color="auto"/>
          </w:divBdr>
        </w:div>
        <w:div w:id="1546944242">
          <w:marLeft w:val="640"/>
          <w:marRight w:val="0"/>
          <w:marTop w:val="0"/>
          <w:marBottom w:val="0"/>
          <w:divBdr>
            <w:top w:val="none" w:sz="0" w:space="0" w:color="auto"/>
            <w:left w:val="none" w:sz="0" w:space="0" w:color="auto"/>
            <w:bottom w:val="none" w:sz="0" w:space="0" w:color="auto"/>
            <w:right w:val="none" w:sz="0" w:space="0" w:color="auto"/>
          </w:divBdr>
        </w:div>
        <w:div w:id="893469296">
          <w:marLeft w:val="640"/>
          <w:marRight w:val="0"/>
          <w:marTop w:val="0"/>
          <w:marBottom w:val="0"/>
          <w:divBdr>
            <w:top w:val="none" w:sz="0" w:space="0" w:color="auto"/>
            <w:left w:val="none" w:sz="0" w:space="0" w:color="auto"/>
            <w:bottom w:val="none" w:sz="0" w:space="0" w:color="auto"/>
            <w:right w:val="none" w:sz="0" w:space="0" w:color="auto"/>
          </w:divBdr>
        </w:div>
        <w:div w:id="1494294050">
          <w:marLeft w:val="640"/>
          <w:marRight w:val="0"/>
          <w:marTop w:val="0"/>
          <w:marBottom w:val="0"/>
          <w:divBdr>
            <w:top w:val="none" w:sz="0" w:space="0" w:color="auto"/>
            <w:left w:val="none" w:sz="0" w:space="0" w:color="auto"/>
            <w:bottom w:val="none" w:sz="0" w:space="0" w:color="auto"/>
            <w:right w:val="none" w:sz="0" w:space="0" w:color="auto"/>
          </w:divBdr>
        </w:div>
        <w:div w:id="427968217">
          <w:marLeft w:val="640"/>
          <w:marRight w:val="0"/>
          <w:marTop w:val="0"/>
          <w:marBottom w:val="0"/>
          <w:divBdr>
            <w:top w:val="none" w:sz="0" w:space="0" w:color="auto"/>
            <w:left w:val="none" w:sz="0" w:space="0" w:color="auto"/>
            <w:bottom w:val="none" w:sz="0" w:space="0" w:color="auto"/>
            <w:right w:val="none" w:sz="0" w:space="0" w:color="auto"/>
          </w:divBdr>
        </w:div>
        <w:div w:id="326595958">
          <w:marLeft w:val="640"/>
          <w:marRight w:val="0"/>
          <w:marTop w:val="0"/>
          <w:marBottom w:val="0"/>
          <w:divBdr>
            <w:top w:val="none" w:sz="0" w:space="0" w:color="auto"/>
            <w:left w:val="none" w:sz="0" w:space="0" w:color="auto"/>
            <w:bottom w:val="none" w:sz="0" w:space="0" w:color="auto"/>
            <w:right w:val="none" w:sz="0" w:space="0" w:color="auto"/>
          </w:divBdr>
        </w:div>
        <w:div w:id="1213614674">
          <w:marLeft w:val="640"/>
          <w:marRight w:val="0"/>
          <w:marTop w:val="0"/>
          <w:marBottom w:val="0"/>
          <w:divBdr>
            <w:top w:val="none" w:sz="0" w:space="0" w:color="auto"/>
            <w:left w:val="none" w:sz="0" w:space="0" w:color="auto"/>
            <w:bottom w:val="none" w:sz="0" w:space="0" w:color="auto"/>
            <w:right w:val="none" w:sz="0" w:space="0" w:color="auto"/>
          </w:divBdr>
        </w:div>
        <w:div w:id="1027488823">
          <w:marLeft w:val="640"/>
          <w:marRight w:val="0"/>
          <w:marTop w:val="0"/>
          <w:marBottom w:val="0"/>
          <w:divBdr>
            <w:top w:val="none" w:sz="0" w:space="0" w:color="auto"/>
            <w:left w:val="none" w:sz="0" w:space="0" w:color="auto"/>
            <w:bottom w:val="none" w:sz="0" w:space="0" w:color="auto"/>
            <w:right w:val="none" w:sz="0" w:space="0" w:color="auto"/>
          </w:divBdr>
        </w:div>
        <w:div w:id="592281340">
          <w:marLeft w:val="640"/>
          <w:marRight w:val="0"/>
          <w:marTop w:val="0"/>
          <w:marBottom w:val="0"/>
          <w:divBdr>
            <w:top w:val="none" w:sz="0" w:space="0" w:color="auto"/>
            <w:left w:val="none" w:sz="0" w:space="0" w:color="auto"/>
            <w:bottom w:val="none" w:sz="0" w:space="0" w:color="auto"/>
            <w:right w:val="none" w:sz="0" w:space="0" w:color="auto"/>
          </w:divBdr>
        </w:div>
        <w:div w:id="633869340">
          <w:marLeft w:val="640"/>
          <w:marRight w:val="0"/>
          <w:marTop w:val="0"/>
          <w:marBottom w:val="0"/>
          <w:divBdr>
            <w:top w:val="none" w:sz="0" w:space="0" w:color="auto"/>
            <w:left w:val="none" w:sz="0" w:space="0" w:color="auto"/>
            <w:bottom w:val="none" w:sz="0" w:space="0" w:color="auto"/>
            <w:right w:val="none" w:sz="0" w:space="0" w:color="auto"/>
          </w:divBdr>
        </w:div>
        <w:div w:id="333267622">
          <w:marLeft w:val="640"/>
          <w:marRight w:val="0"/>
          <w:marTop w:val="0"/>
          <w:marBottom w:val="0"/>
          <w:divBdr>
            <w:top w:val="none" w:sz="0" w:space="0" w:color="auto"/>
            <w:left w:val="none" w:sz="0" w:space="0" w:color="auto"/>
            <w:bottom w:val="none" w:sz="0" w:space="0" w:color="auto"/>
            <w:right w:val="none" w:sz="0" w:space="0" w:color="auto"/>
          </w:divBdr>
        </w:div>
        <w:div w:id="1918203377">
          <w:marLeft w:val="640"/>
          <w:marRight w:val="0"/>
          <w:marTop w:val="0"/>
          <w:marBottom w:val="0"/>
          <w:divBdr>
            <w:top w:val="none" w:sz="0" w:space="0" w:color="auto"/>
            <w:left w:val="none" w:sz="0" w:space="0" w:color="auto"/>
            <w:bottom w:val="none" w:sz="0" w:space="0" w:color="auto"/>
            <w:right w:val="none" w:sz="0" w:space="0" w:color="auto"/>
          </w:divBdr>
        </w:div>
        <w:div w:id="1331954718">
          <w:marLeft w:val="640"/>
          <w:marRight w:val="0"/>
          <w:marTop w:val="0"/>
          <w:marBottom w:val="0"/>
          <w:divBdr>
            <w:top w:val="none" w:sz="0" w:space="0" w:color="auto"/>
            <w:left w:val="none" w:sz="0" w:space="0" w:color="auto"/>
            <w:bottom w:val="none" w:sz="0" w:space="0" w:color="auto"/>
            <w:right w:val="none" w:sz="0" w:space="0" w:color="auto"/>
          </w:divBdr>
        </w:div>
        <w:div w:id="2004116932">
          <w:marLeft w:val="640"/>
          <w:marRight w:val="0"/>
          <w:marTop w:val="0"/>
          <w:marBottom w:val="0"/>
          <w:divBdr>
            <w:top w:val="none" w:sz="0" w:space="0" w:color="auto"/>
            <w:left w:val="none" w:sz="0" w:space="0" w:color="auto"/>
            <w:bottom w:val="none" w:sz="0" w:space="0" w:color="auto"/>
            <w:right w:val="none" w:sz="0" w:space="0" w:color="auto"/>
          </w:divBdr>
        </w:div>
        <w:div w:id="1172531505">
          <w:marLeft w:val="640"/>
          <w:marRight w:val="0"/>
          <w:marTop w:val="0"/>
          <w:marBottom w:val="0"/>
          <w:divBdr>
            <w:top w:val="none" w:sz="0" w:space="0" w:color="auto"/>
            <w:left w:val="none" w:sz="0" w:space="0" w:color="auto"/>
            <w:bottom w:val="none" w:sz="0" w:space="0" w:color="auto"/>
            <w:right w:val="none" w:sz="0" w:space="0" w:color="auto"/>
          </w:divBdr>
        </w:div>
        <w:div w:id="385299028">
          <w:marLeft w:val="640"/>
          <w:marRight w:val="0"/>
          <w:marTop w:val="0"/>
          <w:marBottom w:val="0"/>
          <w:divBdr>
            <w:top w:val="none" w:sz="0" w:space="0" w:color="auto"/>
            <w:left w:val="none" w:sz="0" w:space="0" w:color="auto"/>
            <w:bottom w:val="none" w:sz="0" w:space="0" w:color="auto"/>
            <w:right w:val="none" w:sz="0" w:space="0" w:color="auto"/>
          </w:divBdr>
        </w:div>
        <w:div w:id="1500388281">
          <w:marLeft w:val="640"/>
          <w:marRight w:val="0"/>
          <w:marTop w:val="0"/>
          <w:marBottom w:val="0"/>
          <w:divBdr>
            <w:top w:val="none" w:sz="0" w:space="0" w:color="auto"/>
            <w:left w:val="none" w:sz="0" w:space="0" w:color="auto"/>
            <w:bottom w:val="none" w:sz="0" w:space="0" w:color="auto"/>
            <w:right w:val="none" w:sz="0" w:space="0" w:color="auto"/>
          </w:divBdr>
        </w:div>
        <w:div w:id="485822432">
          <w:marLeft w:val="640"/>
          <w:marRight w:val="0"/>
          <w:marTop w:val="0"/>
          <w:marBottom w:val="0"/>
          <w:divBdr>
            <w:top w:val="none" w:sz="0" w:space="0" w:color="auto"/>
            <w:left w:val="none" w:sz="0" w:space="0" w:color="auto"/>
            <w:bottom w:val="none" w:sz="0" w:space="0" w:color="auto"/>
            <w:right w:val="none" w:sz="0" w:space="0" w:color="auto"/>
          </w:divBdr>
        </w:div>
        <w:div w:id="425269851">
          <w:marLeft w:val="640"/>
          <w:marRight w:val="0"/>
          <w:marTop w:val="0"/>
          <w:marBottom w:val="0"/>
          <w:divBdr>
            <w:top w:val="none" w:sz="0" w:space="0" w:color="auto"/>
            <w:left w:val="none" w:sz="0" w:space="0" w:color="auto"/>
            <w:bottom w:val="none" w:sz="0" w:space="0" w:color="auto"/>
            <w:right w:val="none" w:sz="0" w:space="0" w:color="auto"/>
          </w:divBdr>
        </w:div>
        <w:div w:id="879823867">
          <w:marLeft w:val="640"/>
          <w:marRight w:val="0"/>
          <w:marTop w:val="0"/>
          <w:marBottom w:val="0"/>
          <w:divBdr>
            <w:top w:val="none" w:sz="0" w:space="0" w:color="auto"/>
            <w:left w:val="none" w:sz="0" w:space="0" w:color="auto"/>
            <w:bottom w:val="none" w:sz="0" w:space="0" w:color="auto"/>
            <w:right w:val="none" w:sz="0" w:space="0" w:color="auto"/>
          </w:divBdr>
        </w:div>
        <w:div w:id="694817130">
          <w:marLeft w:val="640"/>
          <w:marRight w:val="0"/>
          <w:marTop w:val="0"/>
          <w:marBottom w:val="0"/>
          <w:divBdr>
            <w:top w:val="none" w:sz="0" w:space="0" w:color="auto"/>
            <w:left w:val="none" w:sz="0" w:space="0" w:color="auto"/>
            <w:bottom w:val="none" w:sz="0" w:space="0" w:color="auto"/>
            <w:right w:val="none" w:sz="0" w:space="0" w:color="auto"/>
          </w:divBdr>
        </w:div>
        <w:div w:id="280454259">
          <w:marLeft w:val="640"/>
          <w:marRight w:val="0"/>
          <w:marTop w:val="0"/>
          <w:marBottom w:val="0"/>
          <w:divBdr>
            <w:top w:val="none" w:sz="0" w:space="0" w:color="auto"/>
            <w:left w:val="none" w:sz="0" w:space="0" w:color="auto"/>
            <w:bottom w:val="none" w:sz="0" w:space="0" w:color="auto"/>
            <w:right w:val="none" w:sz="0" w:space="0" w:color="auto"/>
          </w:divBdr>
        </w:div>
        <w:div w:id="857933576">
          <w:marLeft w:val="640"/>
          <w:marRight w:val="0"/>
          <w:marTop w:val="0"/>
          <w:marBottom w:val="0"/>
          <w:divBdr>
            <w:top w:val="none" w:sz="0" w:space="0" w:color="auto"/>
            <w:left w:val="none" w:sz="0" w:space="0" w:color="auto"/>
            <w:bottom w:val="none" w:sz="0" w:space="0" w:color="auto"/>
            <w:right w:val="none" w:sz="0" w:space="0" w:color="auto"/>
          </w:divBdr>
        </w:div>
        <w:div w:id="1137991888">
          <w:marLeft w:val="640"/>
          <w:marRight w:val="0"/>
          <w:marTop w:val="0"/>
          <w:marBottom w:val="0"/>
          <w:divBdr>
            <w:top w:val="none" w:sz="0" w:space="0" w:color="auto"/>
            <w:left w:val="none" w:sz="0" w:space="0" w:color="auto"/>
            <w:bottom w:val="none" w:sz="0" w:space="0" w:color="auto"/>
            <w:right w:val="none" w:sz="0" w:space="0" w:color="auto"/>
          </w:divBdr>
        </w:div>
        <w:div w:id="740058903">
          <w:marLeft w:val="640"/>
          <w:marRight w:val="0"/>
          <w:marTop w:val="0"/>
          <w:marBottom w:val="0"/>
          <w:divBdr>
            <w:top w:val="none" w:sz="0" w:space="0" w:color="auto"/>
            <w:left w:val="none" w:sz="0" w:space="0" w:color="auto"/>
            <w:bottom w:val="none" w:sz="0" w:space="0" w:color="auto"/>
            <w:right w:val="none" w:sz="0" w:space="0" w:color="auto"/>
          </w:divBdr>
        </w:div>
        <w:div w:id="2048140296">
          <w:marLeft w:val="640"/>
          <w:marRight w:val="0"/>
          <w:marTop w:val="0"/>
          <w:marBottom w:val="0"/>
          <w:divBdr>
            <w:top w:val="none" w:sz="0" w:space="0" w:color="auto"/>
            <w:left w:val="none" w:sz="0" w:space="0" w:color="auto"/>
            <w:bottom w:val="none" w:sz="0" w:space="0" w:color="auto"/>
            <w:right w:val="none" w:sz="0" w:space="0" w:color="auto"/>
          </w:divBdr>
        </w:div>
        <w:div w:id="1244535010">
          <w:marLeft w:val="640"/>
          <w:marRight w:val="0"/>
          <w:marTop w:val="0"/>
          <w:marBottom w:val="0"/>
          <w:divBdr>
            <w:top w:val="none" w:sz="0" w:space="0" w:color="auto"/>
            <w:left w:val="none" w:sz="0" w:space="0" w:color="auto"/>
            <w:bottom w:val="none" w:sz="0" w:space="0" w:color="auto"/>
            <w:right w:val="none" w:sz="0" w:space="0" w:color="auto"/>
          </w:divBdr>
        </w:div>
        <w:div w:id="674304686">
          <w:marLeft w:val="640"/>
          <w:marRight w:val="0"/>
          <w:marTop w:val="0"/>
          <w:marBottom w:val="0"/>
          <w:divBdr>
            <w:top w:val="none" w:sz="0" w:space="0" w:color="auto"/>
            <w:left w:val="none" w:sz="0" w:space="0" w:color="auto"/>
            <w:bottom w:val="none" w:sz="0" w:space="0" w:color="auto"/>
            <w:right w:val="none" w:sz="0" w:space="0" w:color="auto"/>
          </w:divBdr>
        </w:div>
        <w:div w:id="444613977">
          <w:marLeft w:val="640"/>
          <w:marRight w:val="0"/>
          <w:marTop w:val="0"/>
          <w:marBottom w:val="0"/>
          <w:divBdr>
            <w:top w:val="none" w:sz="0" w:space="0" w:color="auto"/>
            <w:left w:val="none" w:sz="0" w:space="0" w:color="auto"/>
            <w:bottom w:val="none" w:sz="0" w:space="0" w:color="auto"/>
            <w:right w:val="none" w:sz="0" w:space="0" w:color="auto"/>
          </w:divBdr>
        </w:div>
        <w:div w:id="381291728">
          <w:marLeft w:val="640"/>
          <w:marRight w:val="0"/>
          <w:marTop w:val="0"/>
          <w:marBottom w:val="0"/>
          <w:divBdr>
            <w:top w:val="none" w:sz="0" w:space="0" w:color="auto"/>
            <w:left w:val="none" w:sz="0" w:space="0" w:color="auto"/>
            <w:bottom w:val="none" w:sz="0" w:space="0" w:color="auto"/>
            <w:right w:val="none" w:sz="0" w:space="0" w:color="auto"/>
          </w:divBdr>
        </w:div>
        <w:div w:id="240213337">
          <w:marLeft w:val="640"/>
          <w:marRight w:val="0"/>
          <w:marTop w:val="0"/>
          <w:marBottom w:val="0"/>
          <w:divBdr>
            <w:top w:val="none" w:sz="0" w:space="0" w:color="auto"/>
            <w:left w:val="none" w:sz="0" w:space="0" w:color="auto"/>
            <w:bottom w:val="none" w:sz="0" w:space="0" w:color="auto"/>
            <w:right w:val="none" w:sz="0" w:space="0" w:color="auto"/>
          </w:divBdr>
        </w:div>
        <w:div w:id="970092483">
          <w:marLeft w:val="640"/>
          <w:marRight w:val="0"/>
          <w:marTop w:val="0"/>
          <w:marBottom w:val="0"/>
          <w:divBdr>
            <w:top w:val="none" w:sz="0" w:space="0" w:color="auto"/>
            <w:left w:val="none" w:sz="0" w:space="0" w:color="auto"/>
            <w:bottom w:val="none" w:sz="0" w:space="0" w:color="auto"/>
            <w:right w:val="none" w:sz="0" w:space="0" w:color="auto"/>
          </w:divBdr>
        </w:div>
        <w:div w:id="1059548982">
          <w:marLeft w:val="640"/>
          <w:marRight w:val="0"/>
          <w:marTop w:val="0"/>
          <w:marBottom w:val="0"/>
          <w:divBdr>
            <w:top w:val="none" w:sz="0" w:space="0" w:color="auto"/>
            <w:left w:val="none" w:sz="0" w:space="0" w:color="auto"/>
            <w:bottom w:val="none" w:sz="0" w:space="0" w:color="auto"/>
            <w:right w:val="none" w:sz="0" w:space="0" w:color="auto"/>
          </w:divBdr>
        </w:div>
        <w:div w:id="308633500">
          <w:marLeft w:val="640"/>
          <w:marRight w:val="0"/>
          <w:marTop w:val="0"/>
          <w:marBottom w:val="0"/>
          <w:divBdr>
            <w:top w:val="none" w:sz="0" w:space="0" w:color="auto"/>
            <w:left w:val="none" w:sz="0" w:space="0" w:color="auto"/>
            <w:bottom w:val="none" w:sz="0" w:space="0" w:color="auto"/>
            <w:right w:val="none" w:sz="0" w:space="0" w:color="auto"/>
          </w:divBdr>
        </w:div>
        <w:div w:id="217933393">
          <w:marLeft w:val="640"/>
          <w:marRight w:val="0"/>
          <w:marTop w:val="0"/>
          <w:marBottom w:val="0"/>
          <w:divBdr>
            <w:top w:val="none" w:sz="0" w:space="0" w:color="auto"/>
            <w:left w:val="none" w:sz="0" w:space="0" w:color="auto"/>
            <w:bottom w:val="none" w:sz="0" w:space="0" w:color="auto"/>
            <w:right w:val="none" w:sz="0" w:space="0" w:color="auto"/>
          </w:divBdr>
        </w:div>
        <w:div w:id="1709060734">
          <w:marLeft w:val="640"/>
          <w:marRight w:val="0"/>
          <w:marTop w:val="0"/>
          <w:marBottom w:val="0"/>
          <w:divBdr>
            <w:top w:val="none" w:sz="0" w:space="0" w:color="auto"/>
            <w:left w:val="none" w:sz="0" w:space="0" w:color="auto"/>
            <w:bottom w:val="none" w:sz="0" w:space="0" w:color="auto"/>
            <w:right w:val="none" w:sz="0" w:space="0" w:color="auto"/>
          </w:divBdr>
        </w:div>
        <w:div w:id="328289237">
          <w:marLeft w:val="640"/>
          <w:marRight w:val="0"/>
          <w:marTop w:val="0"/>
          <w:marBottom w:val="0"/>
          <w:divBdr>
            <w:top w:val="none" w:sz="0" w:space="0" w:color="auto"/>
            <w:left w:val="none" w:sz="0" w:space="0" w:color="auto"/>
            <w:bottom w:val="none" w:sz="0" w:space="0" w:color="auto"/>
            <w:right w:val="none" w:sz="0" w:space="0" w:color="auto"/>
          </w:divBdr>
        </w:div>
        <w:div w:id="1303269432">
          <w:marLeft w:val="640"/>
          <w:marRight w:val="0"/>
          <w:marTop w:val="0"/>
          <w:marBottom w:val="0"/>
          <w:divBdr>
            <w:top w:val="none" w:sz="0" w:space="0" w:color="auto"/>
            <w:left w:val="none" w:sz="0" w:space="0" w:color="auto"/>
            <w:bottom w:val="none" w:sz="0" w:space="0" w:color="auto"/>
            <w:right w:val="none" w:sz="0" w:space="0" w:color="auto"/>
          </w:divBdr>
        </w:div>
        <w:div w:id="479005978">
          <w:marLeft w:val="640"/>
          <w:marRight w:val="0"/>
          <w:marTop w:val="0"/>
          <w:marBottom w:val="0"/>
          <w:divBdr>
            <w:top w:val="none" w:sz="0" w:space="0" w:color="auto"/>
            <w:left w:val="none" w:sz="0" w:space="0" w:color="auto"/>
            <w:bottom w:val="none" w:sz="0" w:space="0" w:color="auto"/>
            <w:right w:val="none" w:sz="0" w:space="0" w:color="auto"/>
          </w:divBdr>
        </w:div>
        <w:div w:id="596983728">
          <w:marLeft w:val="640"/>
          <w:marRight w:val="0"/>
          <w:marTop w:val="0"/>
          <w:marBottom w:val="0"/>
          <w:divBdr>
            <w:top w:val="none" w:sz="0" w:space="0" w:color="auto"/>
            <w:left w:val="none" w:sz="0" w:space="0" w:color="auto"/>
            <w:bottom w:val="none" w:sz="0" w:space="0" w:color="auto"/>
            <w:right w:val="none" w:sz="0" w:space="0" w:color="auto"/>
          </w:divBdr>
        </w:div>
        <w:div w:id="1367022147">
          <w:marLeft w:val="640"/>
          <w:marRight w:val="0"/>
          <w:marTop w:val="0"/>
          <w:marBottom w:val="0"/>
          <w:divBdr>
            <w:top w:val="none" w:sz="0" w:space="0" w:color="auto"/>
            <w:left w:val="none" w:sz="0" w:space="0" w:color="auto"/>
            <w:bottom w:val="none" w:sz="0" w:space="0" w:color="auto"/>
            <w:right w:val="none" w:sz="0" w:space="0" w:color="auto"/>
          </w:divBdr>
        </w:div>
        <w:div w:id="248581965">
          <w:marLeft w:val="640"/>
          <w:marRight w:val="0"/>
          <w:marTop w:val="0"/>
          <w:marBottom w:val="0"/>
          <w:divBdr>
            <w:top w:val="none" w:sz="0" w:space="0" w:color="auto"/>
            <w:left w:val="none" w:sz="0" w:space="0" w:color="auto"/>
            <w:bottom w:val="none" w:sz="0" w:space="0" w:color="auto"/>
            <w:right w:val="none" w:sz="0" w:space="0" w:color="auto"/>
          </w:divBdr>
        </w:div>
        <w:div w:id="76833310">
          <w:marLeft w:val="640"/>
          <w:marRight w:val="0"/>
          <w:marTop w:val="0"/>
          <w:marBottom w:val="0"/>
          <w:divBdr>
            <w:top w:val="none" w:sz="0" w:space="0" w:color="auto"/>
            <w:left w:val="none" w:sz="0" w:space="0" w:color="auto"/>
            <w:bottom w:val="none" w:sz="0" w:space="0" w:color="auto"/>
            <w:right w:val="none" w:sz="0" w:space="0" w:color="auto"/>
          </w:divBdr>
        </w:div>
        <w:div w:id="1234700352">
          <w:marLeft w:val="640"/>
          <w:marRight w:val="0"/>
          <w:marTop w:val="0"/>
          <w:marBottom w:val="0"/>
          <w:divBdr>
            <w:top w:val="none" w:sz="0" w:space="0" w:color="auto"/>
            <w:left w:val="none" w:sz="0" w:space="0" w:color="auto"/>
            <w:bottom w:val="none" w:sz="0" w:space="0" w:color="auto"/>
            <w:right w:val="none" w:sz="0" w:space="0" w:color="auto"/>
          </w:divBdr>
        </w:div>
        <w:div w:id="289365264">
          <w:marLeft w:val="640"/>
          <w:marRight w:val="0"/>
          <w:marTop w:val="0"/>
          <w:marBottom w:val="0"/>
          <w:divBdr>
            <w:top w:val="none" w:sz="0" w:space="0" w:color="auto"/>
            <w:left w:val="none" w:sz="0" w:space="0" w:color="auto"/>
            <w:bottom w:val="none" w:sz="0" w:space="0" w:color="auto"/>
            <w:right w:val="none" w:sz="0" w:space="0" w:color="auto"/>
          </w:divBdr>
        </w:div>
        <w:div w:id="1219705089">
          <w:marLeft w:val="640"/>
          <w:marRight w:val="0"/>
          <w:marTop w:val="0"/>
          <w:marBottom w:val="0"/>
          <w:divBdr>
            <w:top w:val="none" w:sz="0" w:space="0" w:color="auto"/>
            <w:left w:val="none" w:sz="0" w:space="0" w:color="auto"/>
            <w:bottom w:val="none" w:sz="0" w:space="0" w:color="auto"/>
            <w:right w:val="none" w:sz="0" w:space="0" w:color="auto"/>
          </w:divBdr>
        </w:div>
        <w:div w:id="8525724">
          <w:marLeft w:val="640"/>
          <w:marRight w:val="0"/>
          <w:marTop w:val="0"/>
          <w:marBottom w:val="0"/>
          <w:divBdr>
            <w:top w:val="none" w:sz="0" w:space="0" w:color="auto"/>
            <w:left w:val="none" w:sz="0" w:space="0" w:color="auto"/>
            <w:bottom w:val="none" w:sz="0" w:space="0" w:color="auto"/>
            <w:right w:val="none" w:sz="0" w:space="0" w:color="auto"/>
          </w:divBdr>
        </w:div>
        <w:div w:id="944001173">
          <w:marLeft w:val="640"/>
          <w:marRight w:val="0"/>
          <w:marTop w:val="0"/>
          <w:marBottom w:val="0"/>
          <w:divBdr>
            <w:top w:val="none" w:sz="0" w:space="0" w:color="auto"/>
            <w:left w:val="none" w:sz="0" w:space="0" w:color="auto"/>
            <w:bottom w:val="none" w:sz="0" w:space="0" w:color="auto"/>
            <w:right w:val="none" w:sz="0" w:space="0" w:color="auto"/>
          </w:divBdr>
        </w:div>
        <w:div w:id="373238563">
          <w:marLeft w:val="640"/>
          <w:marRight w:val="0"/>
          <w:marTop w:val="0"/>
          <w:marBottom w:val="0"/>
          <w:divBdr>
            <w:top w:val="none" w:sz="0" w:space="0" w:color="auto"/>
            <w:left w:val="none" w:sz="0" w:space="0" w:color="auto"/>
            <w:bottom w:val="none" w:sz="0" w:space="0" w:color="auto"/>
            <w:right w:val="none" w:sz="0" w:space="0" w:color="auto"/>
          </w:divBdr>
        </w:div>
        <w:div w:id="1859929436">
          <w:marLeft w:val="640"/>
          <w:marRight w:val="0"/>
          <w:marTop w:val="0"/>
          <w:marBottom w:val="0"/>
          <w:divBdr>
            <w:top w:val="none" w:sz="0" w:space="0" w:color="auto"/>
            <w:left w:val="none" w:sz="0" w:space="0" w:color="auto"/>
            <w:bottom w:val="none" w:sz="0" w:space="0" w:color="auto"/>
            <w:right w:val="none" w:sz="0" w:space="0" w:color="auto"/>
          </w:divBdr>
        </w:div>
        <w:div w:id="77674978">
          <w:marLeft w:val="640"/>
          <w:marRight w:val="0"/>
          <w:marTop w:val="0"/>
          <w:marBottom w:val="0"/>
          <w:divBdr>
            <w:top w:val="none" w:sz="0" w:space="0" w:color="auto"/>
            <w:left w:val="none" w:sz="0" w:space="0" w:color="auto"/>
            <w:bottom w:val="none" w:sz="0" w:space="0" w:color="auto"/>
            <w:right w:val="none" w:sz="0" w:space="0" w:color="auto"/>
          </w:divBdr>
        </w:div>
        <w:div w:id="958074391">
          <w:marLeft w:val="640"/>
          <w:marRight w:val="0"/>
          <w:marTop w:val="0"/>
          <w:marBottom w:val="0"/>
          <w:divBdr>
            <w:top w:val="none" w:sz="0" w:space="0" w:color="auto"/>
            <w:left w:val="none" w:sz="0" w:space="0" w:color="auto"/>
            <w:bottom w:val="none" w:sz="0" w:space="0" w:color="auto"/>
            <w:right w:val="none" w:sz="0" w:space="0" w:color="auto"/>
          </w:divBdr>
        </w:div>
        <w:div w:id="215701773">
          <w:marLeft w:val="640"/>
          <w:marRight w:val="0"/>
          <w:marTop w:val="0"/>
          <w:marBottom w:val="0"/>
          <w:divBdr>
            <w:top w:val="none" w:sz="0" w:space="0" w:color="auto"/>
            <w:left w:val="none" w:sz="0" w:space="0" w:color="auto"/>
            <w:bottom w:val="none" w:sz="0" w:space="0" w:color="auto"/>
            <w:right w:val="none" w:sz="0" w:space="0" w:color="auto"/>
          </w:divBdr>
        </w:div>
        <w:div w:id="2007241533">
          <w:marLeft w:val="640"/>
          <w:marRight w:val="0"/>
          <w:marTop w:val="0"/>
          <w:marBottom w:val="0"/>
          <w:divBdr>
            <w:top w:val="none" w:sz="0" w:space="0" w:color="auto"/>
            <w:left w:val="none" w:sz="0" w:space="0" w:color="auto"/>
            <w:bottom w:val="none" w:sz="0" w:space="0" w:color="auto"/>
            <w:right w:val="none" w:sz="0" w:space="0" w:color="auto"/>
          </w:divBdr>
        </w:div>
        <w:div w:id="463352027">
          <w:marLeft w:val="640"/>
          <w:marRight w:val="0"/>
          <w:marTop w:val="0"/>
          <w:marBottom w:val="0"/>
          <w:divBdr>
            <w:top w:val="none" w:sz="0" w:space="0" w:color="auto"/>
            <w:left w:val="none" w:sz="0" w:space="0" w:color="auto"/>
            <w:bottom w:val="none" w:sz="0" w:space="0" w:color="auto"/>
            <w:right w:val="none" w:sz="0" w:space="0" w:color="auto"/>
          </w:divBdr>
        </w:div>
        <w:div w:id="1791170600">
          <w:marLeft w:val="640"/>
          <w:marRight w:val="0"/>
          <w:marTop w:val="0"/>
          <w:marBottom w:val="0"/>
          <w:divBdr>
            <w:top w:val="none" w:sz="0" w:space="0" w:color="auto"/>
            <w:left w:val="none" w:sz="0" w:space="0" w:color="auto"/>
            <w:bottom w:val="none" w:sz="0" w:space="0" w:color="auto"/>
            <w:right w:val="none" w:sz="0" w:space="0" w:color="auto"/>
          </w:divBdr>
        </w:div>
        <w:div w:id="1433355746">
          <w:marLeft w:val="640"/>
          <w:marRight w:val="0"/>
          <w:marTop w:val="0"/>
          <w:marBottom w:val="0"/>
          <w:divBdr>
            <w:top w:val="none" w:sz="0" w:space="0" w:color="auto"/>
            <w:left w:val="none" w:sz="0" w:space="0" w:color="auto"/>
            <w:bottom w:val="none" w:sz="0" w:space="0" w:color="auto"/>
            <w:right w:val="none" w:sz="0" w:space="0" w:color="auto"/>
          </w:divBdr>
        </w:div>
        <w:div w:id="494616297">
          <w:marLeft w:val="640"/>
          <w:marRight w:val="0"/>
          <w:marTop w:val="0"/>
          <w:marBottom w:val="0"/>
          <w:divBdr>
            <w:top w:val="none" w:sz="0" w:space="0" w:color="auto"/>
            <w:left w:val="none" w:sz="0" w:space="0" w:color="auto"/>
            <w:bottom w:val="none" w:sz="0" w:space="0" w:color="auto"/>
            <w:right w:val="none" w:sz="0" w:space="0" w:color="auto"/>
          </w:divBdr>
        </w:div>
        <w:div w:id="2118719233">
          <w:marLeft w:val="640"/>
          <w:marRight w:val="0"/>
          <w:marTop w:val="0"/>
          <w:marBottom w:val="0"/>
          <w:divBdr>
            <w:top w:val="none" w:sz="0" w:space="0" w:color="auto"/>
            <w:left w:val="none" w:sz="0" w:space="0" w:color="auto"/>
            <w:bottom w:val="none" w:sz="0" w:space="0" w:color="auto"/>
            <w:right w:val="none" w:sz="0" w:space="0" w:color="auto"/>
          </w:divBdr>
        </w:div>
        <w:div w:id="367879452">
          <w:marLeft w:val="640"/>
          <w:marRight w:val="0"/>
          <w:marTop w:val="0"/>
          <w:marBottom w:val="0"/>
          <w:divBdr>
            <w:top w:val="none" w:sz="0" w:space="0" w:color="auto"/>
            <w:left w:val="none" w:sz="0" w:space="0" w:color="auto"/>
            <w:bottom w:val="none" w:sz="0" w:space="0" w:color="auto"/>
            <w:right w:val="none" w:sz="0" w:space="0" w:color="auto"/>
          </w:divBdr>
        </w:div>
        <w:div w:id="181362966">
          <w:marLeft w:val="640"/>
          <w:marRight w:val="0"/>
          <w:marTop w:val="0"/>
          <w:marBottom w:val="0"/>
          <w:divBdr>
            <w:top w:val="none" w:sz="0" w:space="0" w:color="auto"/>
            <w:left w:val="none" w:sz="0" w:space="0" w:color="auto"/>
            <w:bottom w:val="none" w:sz="0" w:space="0" w:color="auto"/>
            <w:right w:val="none" w:sz="0" w:space="0" w:color="auto"/>
          </w:divBdr>
        </w:div>
        <w:div w:id="809711899">
          <w:marLeft w:val="640"/>
          <w:marRight w:val="0"/>
          <w:marTop w:val="0"/>
          <w:marBottom w:val="0"/>
          <w:divBdr>
            <w:top w:val="none" w:sz="0" w:space="0" w:color="auto"/>
            <w:left w:val="none" w:sz="0" w:space="0" w:color="auto"/>
            <w:bottom w:val="none" w:sz="0" w:space="0" w:color="auto"/>
            <w:right w:val="none" w:sz="0" w:space="0" w:color="auto"/>
          </w:divBdr>
        </w:div>
        <w:div w:id="1600719917">
          <w:marLeft w:val="640"/>
          <w:marRight w:val="0"/>
          <w:marTop w:val="0"/>
          <w:marBottom w:val="0"/>
          <w:divBdr>
            <w:top w:val="none" w:sz="0" w:space="0" w:color="auto"/>
            <w:left w:val="none" w:sz="0" w:space="0" w:color="auto"/>
            <w:bottom w:val="none" w:sz="0" w:space="0" w:color="auto"/>
            <w:right w:val="none" w:sz="0" w:space="0" w:color="auto"/>
          </w:divBdr>
        </w:div>
        <w:div w:id="371073764">
          <w:marLeft w:val="640"/>
          <w:marRight w:val="0"/>
          <w:marTop w:val="0"/>
          <w:marBottom w:val="0"/>
          <w:divBdr>
            <w:top w:val="none" w:sz="0" w:space="0" w:color="auto"/>
            <w:left w:val="none" w:sz="0" w:space="0" w:color="auto"/>
            <w:bottom w:val="none" w:sz="0" w:space="0" w:color="auto"/>
            <w:right w:val="none" w:sz="0" w:space="0" w:color="auto"/>
          </w:divBdr>
        </w:div>
        <w:div w:id="143008335">
          <w:marLeft w:val="640"/>
          <w:marRight w:val="0"/>
          <w:marTop w:val="0"/>
          <w:marBottom w:val="0"/>
          <w:divBdr>
            <w:top w:val="none" w:sz="0" w:space="0" w:color="auto"/>
            <w:left w:val="none" w:sz="0" w:space="0" w:color="auto"/>
            <w:bottom w:val="none" w:sz="0" w:space="0" w:color="auto"/>
            <w:right w:val="none" w:sz="0" w:space="0" w:color="auto"/>
          </w:divBdr>
        </w:div>
        <w:div w:id="1343511577">
          <w:marLeft w:val="640"/>
          <w:marRight w:val="0"/>
          <w:marTop w:val="0"/>
          <w:marBottom w:val="0"/>
          <w:divBdr>
            <w:top w:val="none" w:sz="0" w:space="0" w:color="auto"/>
            <w:left w:val="none" w:sz="0" w:space="0" w:color="auto"/>
            <w:bottom w:val="none" w:sz="0" w:space="0" w:color="auto"/>
            <w:right w:val="none" w:sz="0" w:space="0" w:color="auto"/>
          </w:divBdr>
        </w:div>
        <w:div w:id="1157500299">
          <w:marLeft w:val="640"/>
          <w:marRight w:val="0"/>
          <w:marTop w:val="0"/>
          <w:marBottom w:val="0"/>
          <w:divBdr>
            <w:top w:val="none" w:sz="0" w:space="0" w:color="auto"/>
            <w:left w:val="none" w:sz="0" w:space="0" w:color="auto"/>
            <w:bottom w:val="none" w:sz="0" w:space="0" w:color="auto"/>
            <w:right w:val="none" w:sz="0" w:space="0" w:color="auto"/>
          </w:divBdr>
        </w:div>
        <w:div w:id="213154449">
          <w:marLeft w:val="640"/>
          <w:marRight w:val="0"/>
          <w:marTop w:val="0"/>
          <w:marBottom w:val="0"/>
          <w:divBdr>
            <w:top w:val="none" w:sz="0" w:space="0" w:color="auto"/>
            <w:left w:val="none" w:sz="0" w:space="0" w:color="auto"/>
            <w:bottom w:val="none" w:sz="0" w:space="0" w:color="auto"/>
            <w:right w:val="none" w:sz="0" w:space="0" w:color="auto"/>
          </w:divBdr>
        </w:div>
        <w:div w:id="1021664977">
          <w:marLeft w:val="640"/>
          <w:marRight w:val="0"/>
          <w:marTop w:val="0"/>
          <w:marBottom w:val="0"/>
          <w:divBdr>
            <w:top w:val="none" w:sz="0" w:space="0" w:color="auto"/>
            <w:left w:val="none" w:sz="0" w:space="0" w:color="auto"/>
            <w:bottom w:val="none" w:sz="0" w:space="0" w:color="auto"/>
            <w:right w:val="none" w:sz="0" w:space="0" w:color="auto"/>
          </w:divBdr>
        </w:div>
        <w:div w:id="292054693">
          <w:marLeft w:val="640"/>
          <w:marRight w:val="0"/>
          <w:marTop w:val="0"/>
          <w:marBottom w:val="0"/>
          <w:divBdr>
            <w:top w:val="none" w:sz="0" w:space="0" w:color="auto"/>
            <w:left w:val="none" w:sz="0" w:space="0" w:color="auto"/>
            <w:bottom w:val="none" w:sz="0" w:space="0" w:color="auto"/>
            <w:right w:val="none" w:sz="0" w:space="0" w:color="auto"/>
          </w:divBdr>
        </w:div>
        <w:div w:id="1944877450">
          <w:marLeft w:val="640"/>
          <w:marRight w:val="0"/>
          <w:marTop w:val="0"/>
          <w:marBottom w:val="0"/>
          <w:divBdr>
            <w:top w:val="none" w:sz="0" w:space="0" w:color="auto"/>
            <w:left w:val="none" w:sz="0" w:space="0" w:color="auto"/>
            <w:bottom w:val="none" w:sz="0" w:space="0" w:color="auto"/>
            <w:right w:val="none" w:sz="0" w:space="0" w:color="auto"/>
          </w:divBdr>
        </w:div>
        <w:div w:id="1478105432">
          <w:marLeft w:val="640"/>
          <w:marRight w:val="0"/>
          <w:marTop w:val="0"/>
          <w:marBottom w:val="0"/>
          <w:divBdr>
            <w:top w:val="none" w:sz="0" w:space="0" w:color="auto"/>
            <w:left w:val="none" w:sz="0" w:space="0" w:color="auto"/>
            <w:bottom w:val="none" w:sz="0" w:space="0" w:color="auto"/>
            <w:right w:val="none" w:sz="0" w:space="0" w:color="auto"/>
          </w:divBdr>
        </w:div>
        <w:div w:id="1550649342">
          <w:marLeft w:val="640"/>
          <w:marRight w:val="0"/>
          <w:marTop w:val="0"/>
          <w:marBottom w:val="0"/>
          <w:divBdr>
            <w:top w:val="none" w:sz="0" w:space="0" w:color="auto"/>
            <w:left w:val="none" w:sz="0" w:space="0" w:color="auto"/>
            <w:bottom w:val="none" w:sz="0" w:space="0" w:color="auto"/>
            <w:right w:val="none" w:sz="0" w:space="0" w:color="auto"/>
          </w:divBdr>
        </w:div>
        <w:div w:id="559678582">
          <w:marLeft w:val="640"/>
          <w:marRight w:val="0"/>
          <w:marTop w:val="0"/>
          <w:marBottom w:val="0"/>
          <w:divBdr>
            <w:top w:val="none" w:sz="0" w:space="0" w:color="auto"/>
            <w:left w:val="none" w:sz="0" w:space="0" w:color="auto"/>
            <w:bottom w:val="none" w:sz="0" w:space="0" w:color="auto"/>
            <w:right w:val="none" w:sz="0" w:space="0" w:color="auto"/>
          </w:divBdr>
        </w:div>
        <w:div w:id="447159233">
          <w:marLeft w:val="640"/>
          <w:marRight w:val="0"/>
          <w:marTop w:val="0"/>
          <w:marBottom w:val="0"/>
          <w:divBdr>
            <w:top w:val="none" w:sz="0" w:space="0" w:color="auto"/>
            <w:left w:val="none" w:sz="0" w:space="0" w:color="auto"/>
            <w:bottom w:val="none" w:sz="0" w:space="0" w:color="auto"/>
            <w:right w:val="none" w:sz="0" w:space="0" w:color="auto"/>
          </w:divBdr>
        </w:div>
        <w:div w:id="1388989609">
          <w:marLeft w:val="640"/>
          <w:marRight w:val="0"/>
          <w:marTop w:val="0"/>
          <w:marBottom w:val="0"/>
          <w:divBdr>
            <w:top w:val="none" w:sz="0" w:space="0" w:color="auto"/>
            <w:left w:val="none" w:sz="0" w:space="0" w:color="auto"/>
            <w:bottom w:val="none" w:sz="0" w:space="0" w:color="auto"/>
            <w:right w:val="none" w:sz="0" w:space="0" w:color="auto"/>
          </w:divBdr>
        </w:div>
      </w:divsChild>
    </w:div>
    <w:div w:id="476650982">
      <w:bodyDiv w:val="1"/>
      <w:marLeft w:val="0"/>
      <w:marRight w:val="0"/>
      <w:marTop w:val="0"/>
      <w:marBottom w:val="0"/>
      <w:divBdr>
        <w:top w:val="none" w:sz="0" w:space="0" w:color="auto"/>
        <w:left w:val="none" w:sz="0" w:space="0" w:color="auto"/>
        <w:bottom w:val="none" w:sz="0" w:space="0" w:color="auto"/>
        <w:right w:val="none" w:sz="0" w:space="0" w:color="auto"/>
      </w:divBdr>
      <w:divsChild>
        <w:div w:id="359168614">
          <w:marLeft w:val="640"/>
          <w:marRight w:val="0"/>
          <w:marTop w:val="0"/>
          <w:marBottom w:val="0"/>
          <w:divBdr>
            <w:top w:val="none" w:sz="0" w:space="0" w:color="auto"/>
            <w:left w:val="none" w:sz="0" w:space="0" w:color="auto"/>
            <w:bottom w:val="none" w:sz="0" w:space="0" w:color="auto"/>
            <w:right w:val="none" w:sz="0" w:space="0" w:color="auto"/>
          </w:divBdr>
        </w:div>
        <w:div w:id="947657980">
          <w:marLeft w:val="640"/>
          <w:marRight w:val="0"/>
          <w:marTop w:val="0"/>
          <w:marBottom w:val="0"/>
          <w:divBdr>
            <w:top w:val="none" w:sz="0" w:space="0" w:color="auto"/>
            <w:left w:val="none" w:sz="0" w:space="0" w:color="auto"/>
            <w:bottom w:val="none" w:sz="0" w:space="0" w:color="auto"/>
            <w:right w:val="none" w:sz="0" w:space="0" w:color="auto"/>
          </w:divBdr>
        </w:div>
        <w:div w:id="2111312894">
          <w:marLeft w:val="640"/>
          <w:marRight w:val="0"/>
          <w:marTop w:val="0"/>
          <w:marBottom w:val="0"/>
          <w:divBdr>
            <w:top w:val="none" w:sz="0" w:space="0" w:color="auto"/>
            <w:left w:val="none" w:sz="0" w:space="0" w:color="auto"/>
            <w:bottom w:val="none" w:sz="0" w:space="0" w:color="auto"/>
            <w:right w:val="none" w:sz="0" w:space="0" w:color="auto"/>
          </w:divBdr>
        </w:div>
        <w:div w:id="2060206086">
          <w:marLeft w:val="640"/>
          <w:marRight w:val="0"/>
          <w:marTop w:val="0"/>
          <w:marBottom w:val="0"/>
          <w:divBdr>
            <w:top w:val="none" w:sz="0" w:space="0" w:color="auto"/>
            <w:left w:val="none" w:sz="0" w:space="0" w:color="auto"/>
            <w:bottom w:val="none" w:sz="0" w:space="0" w:color="auto"/>
            <w:right w:val="none" w:sz="0" w:space="0" w:color="auto"/>
          </w:divBdr>
        </w:div>
        <w:div w:id="846214180">
          <w:marLeft w:val="640"/>
          <w:marRight w:val="0"/>
          <w:marTop w:val="0"/>
          <w:marBottom w:val="0"/>
          <w:divBdr>
            <w:top w:val="none" w:sz="0" w:space="0" w:color="auto"/>
            <w:left w:val="none" w:sz="0" w:space="0" w:color="auto"/>
            <w:bottom w:val="none" w:sz="0" w:space="0" w:color="auto"/>
            <w:right w:val="none" w:sz="0" w:space="0" w:color="auto"/>
          </w:divBdr>
        </w:div>
        <w:div w:id="1827434874">
          <w:marLeft w:val="640"/>
          <w:marRight w:val="0"/>
          <w:marTop w:val="0"/>
          <w:marBottom w:val="0"/>
          <w:divBdr>
            <w:top w:val="none" w:sz="0" w:space="0" w:color="auto"/>
            <w:left w:val="none" w:sz="0" w:space="0" w:color="auto"/>
            <w:bottom w:val="none" w:sz="0" w:space="0" w:color="auto"/>
            <w:right w:val="none" w:sz="0" w:space="0" w:color="auto"/>
          </w:divBdr>
        </w:div>
        <w:div w:id="6059739">
          <w:marLeft w:val="640"/>
          <w:marRight w:val="0"/>
          <w:marTop w:val="0"/>
          <w:marBottom w:val="0"/>
          <w:divBdr>
            <w:top w:val="none" w:sz="0" w:space="0" w:color="auto"/>
            <w:left w:val="none" w:sz="0" w:space="0" w:color="auto"/>
            <w:bottom w:val="none" w:sz="0" w:space="0" w:color="auto"/>
            <w:right w:val="none" w:sz="0" w:space="0" w:color="auto"/>
          </w:divBdr>
        </w:div>
        <w:div w:id="1758289285">
          <w:marLeft w:val="640"/>
          <w:marRight w:val="0"/>
          <w:marTop w:val="0"/>
          <w:marBottom w:val="0"/>
          <w:divBdr>
            <w:top w:val="none" w:sz="0" w:space="0" w:color="auto"/>
            <w:left w:val="none" w:sz="0" w:space="0" w:color="auto"/>
            <w:bottom w:val="none" w:sz="0" w:space="0" w:color="auto"/>
            <w:right w:val="none" w:sz="0" w:space="0" w:color="auto"/>
          </w:divBdr>
        </w:div>
        <w:div w:id="1450708404">
          <w:marLeft w:val="640"/>
          <w:marRight w:val="0"/>
          <w:marTop w:val="0"/>
          <w:marBottom w:val="0"/>
          <w:divBdr>
            <w:top w:val="none" w:sz="0" w:space="0" w:color="auto"/>
            <w:left w:val="none" w:sz="0" w:space="0" w:color="auto"/>
            <w:bottom w:val="none" w:sz="0" w:space="0" w:color="auto"/>
            <w:right w:val="none" w:sz="0" w:space="0" w:color="auto"/>
          </w:divBdr>
        </w:div>
        <w:div w:id="736591524">
          <w:marLeft w:val="640"/>
          <w:marRight w:val="0"/>
          <w:marTop w:val="0"/>
          <w:marBottom w:val="0"/>
          <w:divBdr>
            <w:top w:val="none" w:sz="0" w:space="0" w:color="auto"/>
            <w:left w:val="none" w:sz="0" w:space="0" w:color="auto"/>
            <w:bottom w:val="none" w:sz="0" w:space="0" w:color="auto"/>
            <w:right w:val="none" w:sz="0" w:space="0" w:color="auto"/>
          </w:divBdr>
        </w:div>
        <w:div w:id="62609360">
          <w:marLeft w:val="640"/>
          <w:marRight w:val="0"/>
          <w:marTop w:val="0"/>
          <w:marBottom w:val="0"/>
          <w:divBdr>
            <w:top w:val="none" w:sz="0" w:space="0" w:color="auto"/>
            <w:left w:val="none" w:sz="0" w:space="0" w:color="auto"/>
            <w:bottom w:val="none" w:sz="0" w:space="0" w:color="auto"/>
            <w:right w:val="none" w:sz="0" w:space="0" w:color="auto"/>
          </w:divBdr>
        </w:div>
        <w:div w:id="1867986040">
          <w:marLeft w:val="640"/>
          <w:marRight w:val="0"/>
          <w:marTop w:val="0"/>
          <w:marBottom w:val="0"/>
          <w:divBdr>
            <w:top w:val="none" w:sz="0" w:space="0" w:color="auto"/>
            <w:left w:val="none" w:sz="0" w:space="0" w:color="auto"/>
            <w:bottom w:val="none" w:sz="0" w:space="0" w:color="auto"/>
            <w:right w:val="none" w:sz="0" w:space="0" w:color="auto"/>
          </w:divBdr>
        </w:div>
        <w:div w:id="138154590">
          <w:marLeft w:val="640"/>
          <w:marRight w:val="0"/>
          <w:marTop w:val="0"/>
          <w:marBottom w:val="0"/>
          <w:divBdr>
            <w:top w:val="none" w:sz="0" w:space="0" w:color="auto"/>
            <w:left w:val="none" w:sz="0" w:space="0" w:color="auto"/>
            <w:bottom w:val="none" w:sz="0" w:space="0" w:color="auto"/>
            <w:right w:val="none" w:sz="0" w:space="0" w:color="auto"/>
          </w:divBdr>
        </w:div>
        <w:div w:id="566496279">
          <w:marLeft w:val="640"/>
          <w:marRight w:val="0"/>
          <w:marTop w:val="0"/>
          <w:marBottom w:val="0"/>
          <w:divBdr>
            <w:top w:val="none" w:sz="0" w:space="0" w:color="auto"/>
            <w:left w:val="none" w:sz="0" w:space="0" w:color="auto"/>
            <w:bottom w:val="none" w:sz="0" w:space="0" w:color="auto"/>
            <w:right w:val="none" w:sz="0" w:space="0" w:color="auto"/>
          </w:divBdr>
        </w:div>
        <w:div w:id="1530876224">
          <w:marLeft w:val="640"/>
          <w:marRight w:val="0"/>
          <w:marTop w:val="0"/>
          <w:marBottom w:val="0"/>
          <w:divBdr>
            <w:top w:val="none" w:sz="0" w:space="0" w:color="auto"/>
            <w:left w:val="none" w:sz="0" w:space="0" w:color="auto"/>
            <w:bottom w:val="none" w:sz="0" w:space="0" w:color="auto"/>
            <w:right w:val="none" w:sz="0" w:space="0" w:color="auto"/>
          </w:divBdr>
        </w:div>
        <w:div w:id="301422891">
          <w:marLeft w:val="640"/>
          <w:marRight w:val="0"/>
          <w:marTop w:val="0"/>
          <w:marBottom w:val="0"/>
          <w:divBdr>
            <w:top w:val="none" w:sz="0" w:space="0" w:color="auto"/>
            <w:left w:val="none" w:sz="0" w:space="0" w:color="auto"/>
            <w:bottom w:val="none" w:sz="0" w:space="0" w:color="auto"/>
            <w:right w:val="none" w:sz="0" w:space="0" w:color="auto"/>
          </w:divBdr>
        </w:div>
        <w:div w:id="1676304995">
          <w:marLeft w:val="640"/>
          <w:marRight w:val="0"/>
          <w:marTop w:val="0"/>
          <w:marBottom w:val="0"/>
          <w:divBdr>
            <w:top w:val="none" w:sz="0" w:space="0" w:color="auto"/>
            <w:left w:val="none" w:sz="0" w:space="0" w:color="auto"/>
            <w:bottom w:val="none" w:sz="0" w:space="0" w:color="auto"/>
            <w:right w:val="none" w:sz="0" w:space="0" w:color="auto"/>
          </w:divBdr>
        </w:div>
        <w:div w:id="372930082">
          <w:marLeft w:val="640"/>
          <w:marRight w:val="0"/>
          <w:marTop w:val="0"/>
          <w:marBottom w:val="0"/>
          <w:divBdr>
            <w:top w:val="none" w:sz="0" w:space="0" w:color="auto"/>
            <w:left w:val="none" w:sz="0" w:space="0" w:color="auto"/>
            <w:bottom w:val="none" w:sz="0" w:space="0" w:color="auto"/>
            <w:right w:val="none" w:sz="0" w:space="0" w:color="auto"/>
          </w:divBdr>
        </w:div>
        <w:div w:id="308824655">
          <w:marLeft w:val="640"/>
          <w:marRight w:val="0"/>
          <w:marTop w:val="0"/>
          <w:marBottom w:val="0"/>
          <w:divBdr>
            <w:top w:val="none" w:sz="0" w:space="0" w:color="auto"/>
            <w:left w:val="none" w:sz="0" w:space="0" w:color="auto"/>
            <w:bottom w:val="none" w:sz="0" w:space="0" w:color="auto"/>
            <w:right w:val="none" w:sz="0" w:space="0" w:color="auto"/>
          </w:divBdr>
        </w:div>
        <w:div w:id="1460417814">
          <w:marLeft w:val="640"/>
          <w:marRight w:val="0"/>
          <w:marTop w:val="0"/>
          <w:marBottom w:val="0"/>
          <w:divBdr>
            <w:top w:val="none" w:sz="0" w:space="0" w:color="auto"/>
            <w:left w:val="none" w:sz="0" w:space="0" w:color="auto"/>
            <w:bottom w:val="none" w:sz="0" w:space="0" w:color="auto"/>
            <w:right w:val="none" w:sz="0" w:space="0" w:color="auto"/>
          </w:divBdr>
        </w:div>
        <w:div w:id="329404503">
          <w:marLeft w:val="640"/>
          <w:marRight w:val="0"/>
          <w:marTop w:val="0"/>
          <w:marBottom w:val="0"/>
          <w:divBdr>
            <w:top w:val="none" w:sz="0" w:space="0" w:color="auto"/>
            <w:left w:val="none" w:sz="0" w:space="0" w:color="auto"/>
            <w:bottom w:val="none" w:sz="0" w:space="0" w:color="auto"/>
            <w:right w:val="none" w:sz="0" w:space="0" w:color="auto"/>
          </w:divBdr>
        </w:div>
        <w:div w:id="1030642132">
          <w:marLeft w:val="640"/>
          <w:marRight w:val="0"/>
          <w:marTop w:val="0"/>
          <w:marBottom w:val="0"/>
          <w:divBdr>
            <w:top w:val="none" w:sz="0" w:space="0" w:color="auto"/>
            <w:left w:val="none" w:sz="0" w:space="0" w:color="auto"/>
            <w:bottom w:val="none" w:sz="0" w:space="0" w:color="auto"/>
            <w:right w:val="none" w:sz="0" w:space="0" w:color="auto"/>
          </w:divBdr>
        </w:div>
        <w:div w:id="1045325869">
          <w:marLeft w:val="640"/>
          <w:marRight w:val="0"/>
          <w:marTop w:val="0"/>
          <w:marBottom w:val="0"/>
          <w:divBdr>
            <w:top w:val="none" w:sz="0" w:space="0" w:color="auto"/>
            <w:left w:val="none" w:sz="0" w:space="0" w:color="auto"/>
            <w:bottom w:val="none" w:sz="0" w:space="0" w:color="auto"/>
            <w:right w:val="none" w:sz="0" w:space="0" w:color="auto"/>
          </w:divBdr>
        </w:div>
        <w:div w:id="1032419215">
          <w:marLeft w:val="640"/>
          <w:marRight w:val="0"/>
          <w:marTop w:val="0"/>
          <w:marBottom w:val="0"/>
          <w:divBdr>
            <w:top w:val="none" w:sz="0" w:space="0" w:color="auto"/>
            <w:left w:val="none" w:sz="0" w:space="0" w:color="auto"/>
            <w:bottom w:val="none" w:sz="0" w:space="0" w:color="auto"/>
            <w:right w:val="none" w:sz="0" w:space="0" w:color="auto"/>
          </w:divBdr>
        </w:div>
        <w:div w:id="1253901086">
          <w:marLeft w:val="640"/>
          <w:marRight w:val="0"/>
          <w:marTop w:val="0"/>
          <w:marBottom w:val="0"/>
          <w:divBdr>
            <w:top w:val="none" w:sz="0" w:space="0" w:color="auto"/>
            <w:left w:val="none" w:sz="0" w:space="0" w:color="auto"/>
            <w:bottom w:val="none" w:sz="0" w:space="0" w:color="auto"/>
            <w:right w:val="none" w:sz="0" w:space="0" w:color="auto"/>
          </w:divBdr>
        </w:div>
        <w:div w:id="553350233">
          <w:marLeft w:val="640"/>
          <w:marRight w:val="0"/>
          <w:marTop w:val="0"/>
          <w:marBottom w:val="0"/>
          <w:divBdr>
            <w:top w:val="none" w:sz="0" w:space="0" w:color="auto"/>
            <w:left w:val="none" w:sz="0" w:space="0" w:color="auto"/>
            <w:bottom w:val="none" w:sz="0" w:space="0" w:color="auto"/>
            <w:right w:val="none" w:sz="0" w:space="0" w:color="auto"/>
          </w:divBdr>
        </w:div>
        <w:div w:id="578751374">
          <w:marLeft w:val="640"/>
          <w:marRight w:val="0"/>
          <w:marTop w:val="0"/>
          <w:marBottom w:val="0"/>
          <w:divBdr>
            <w:top w:val="none" w:sz="0" w:space="0" w:color="auto"/>
            <w:left w:val="none" w:sz="0" w:space="0" w:color="auto"/>
            <w:bottom w:val="none" w:sz="0" w:space="0" w:color="auto"/>
            <w:right w:val="none" w:sz="0" w:space="0" w:color="auto"/>
          </w:divBdr>
        </w:div>
        <w:div w:id="1187938114">
          <w:marLeft w:val="640"/>
          <w:marRight w:val="0"/>
          <w:marTop w:val="0"/>
          <w:marBottom w:val="0"/>
          <w:divBdr>
            <w:top w:val="none" w:sz="0" w:space="0" w:color="auto"/>
            <w:left w:val="none" w:sz="0" w:space="0" w:color="auto"/>
            <w:bottom w:val="none" w:sz="0" w:space="0" w:color="auto"/>
            <w:right w:val="none" w:sz="0" w:space="0" w:color="auto"/>
          </w:divBdr>
        </w:div>
        <w:div w:id="601914457">
          <w:marLeft w:val="640"/>
          <w:marRight w:val="0"/>
          <w:marTop w:val="0"/>
          <w:marBottom w:val="0"/>
          <w:divBdr>
            <w:top w:val="none" w:sz="0" w:space="0" w:color="auto"/>
            <w:left w:val="none" w:sz="0" w:space="0" w:color="auto"/>
            <w:bottom w:val="none" w:sz="0" w:space="0" w:color="auto"/>
            <w:right w:val="none" w:sz="0" w:space="0" w:color="auto"/>
          </w:divBdr>
        </w:div>
        <w:div w:id="259067488">
          <w:marLeft w:val="640"/>
          <w:marRight w:val="0"/>
          <w:marTop w:val="0"/>
          <w:marBottom w:val="0"/>
          <w:divBdr>
            <w:top w:val="none" w:sz="0" w:space="0" w:color="auto"/>
            <w:left w:val="none" w:sz="0" w:space="0" w:color="auto"/>
            <w:bottom w:val="none" w:sz="0" w:space="0" w:color="auto"/>
            <w:right w:val="none" w:sz="0" w:space="0" w:color="auto"/>
          </w:divBdr>
        </w:div>
        <w:div w:id="131562764">
          <w:marLeft w:val="640"/>
          <w:marRight w:val="0"/>
          <w:marTop w:val="0"/>
          <w:marBottom w:val="0"/>
          <w:divBdr>
            <w:top w:val="none" w:sz="0" w:space="0" w:color="auto"/>
            <w:left w:val="none" w:sz="0" w:space="0" w:color="auto"/>
            <w:bottom w:val="none" w:sz="0" w:space="0" w:color="auto"/>
            <w:right w:val="none" w:sz="0" w:space="0" w:color="auto"/>
          </w:divBdr>
        </w:div>
        <w:div w:id="1398938174">
          <w:marLeft w:val="640"/>
          <w:marRight w:val="0"/>
          <w:marTop w:val="0"/>
          <w:marBottom w:val="0"/>
          <w:divBdr>
            <w:top w:val="none" w:sz="0" w:space="0" w:color="auto"/>
            <w:left w:val="none" w:sz="0" w:space="0" w:color="auto"/>
            <w:bottom w:val="none" w:sz="0" w:space="0" w:color="auto"/>
            <w:right w:val="none" w:sz="0" w:space="0" w:color="auto"/>
          </w:divBdr>
        </w:div>
        <w:div w:id="1262834096">
          <w:marLeft w:val="640"/>
          <w:marRight w:val="0"/>
          <w:marTop w:val="0"/>
          <w:marBottom w:val="0"/>
          <w:divBdr>
            <w:top w:val="none" w:sz="0" w:space="0" w:color="auto"/>
            <w:left w:val="none" w:sz="0" w:space="0" w:color="auto"/>
            <w:bottom w:val="none" w:sz="0" w:space="0" w:color="auto"/>
            <w:right w:val="none" w:sz="0" w:space="0" w:color="auto"/>
          </w:divBdr>
        </w:div>
        <w:div w:id="1846090229">
          <w:marLeft w:val="640"/>
          <w:marRight w:val="0"/>
          <w:marTop w:val="0"/>
          <w:marBottom w:val="0"/>
          <w:divBdr>
            <w:top w:val="none" w:sz="0" w:space="0" w:color="auto"/>
            <w:left w:val="none" w:sz="0" w:space="0" w:color="auto"/>
            <w:bottom w:val="none" w:sz="0" w:space="0" w:color="auto"/>
            <w:right w:val="none" w:sz="0" w:space="0" w:color="auto"/>
          </w:divBdr>
        </w:div>
        <w:div w:id="1409690092">
          <w:marLeft w:val="640"/>
          <w:marRight w:val="0"/>
          <w:marTop w:val="0"/>
          <w:marBottom w:val="0"/>
          <w:divBdr>
            <w:top w:val="none" w:sz="0" w:space="0" w:color="auto"/>
            <w:left w:val="none" w:sz="0" w:space="0" w:color="auto"/>
            <w:bottom w:val="none" w:sz="0" w:space="0" w:color="auto"/>
            <w:right w:val="none" w:sz="0" w:space="0" w:color="auto"/>
          </w:divBdr>
        </w:div>
        <w:div w:id="1258907000">
          <w:marLeft w:val="640"/>
          <w:marRight w:val="0"/>
          <w:marTop w:val="0"/>
          <w:marBottom w:val="0"/>
          <w:divBdr>
            <w:top w:val="none" w:sz="0" w:space="0" w:color="auto"/>
            <w:left w:val="none" w:sz="0" w:space="0" w:color="auto"/>
            <w:bottom w:val="none" w:sz="0" w:space="0" w:color="auto"/>
            <w:right w:val="none" w:sz="0" w:space="0" w:color="auto"/>
          </w:divBdr>
        </w:div>
        <w:div w:id="1449162075">
          <w:marLeft w:val="640"/>
          <w:marRight w:val="0"/>
          <w:marTop w:val="0"/>
          <w:marBottom w:val="0"/>
          <w:divBdr>
            <w:top w:val="none" w:sz="0" w:space="0" w:color="auto"/>
            <w:left w:val="none" w:sz="0" w:space="0" w:color="auto"/>
            <w:bottom w:val="none" w:sz="0" w:space="0" w:color="auto"/>
            <w:right w:val="none" w:sz="0" w:space="0" w:color="auto"/>
          </w:divBdr>
        </w:div>
        <w:div w:id="1252277299">
          <w:marLeft w:val="640"/>
          <w:marRight w:val="0"/>
          <w:marTop w:val="0"/>
          <w:marBottom w:val="0"/>
          <w:divBdr>
            <w:top w:val="none" w:sz="0" w:space="0" w:color="auto"/>
            <w:left w:val="none" w:sz="0" w:space="0" w:color="auto"/>
            <w:bottom w:val="none" w:sz="0" w:space="0" w:color="auto"/>
            <w:right w:val="none" w:sz="0" w:space="0" w:color="auto"/>
          </w:divBdr>
        </w:div>
        <w:div w:id="364600085">
          <w:marLeft w:val="640"/>
          <w:marRight w:val="0"/>
          <w:marTop w:val="0"/>
          <w:marBottom w:val="0"/>
          <w:divBdr>
            <w:top w:val="none" w:sz="0" w:space="0" w:color="auto"/>
            <w:left w:val="none" w:sz="0" w:space="0" w:color="auto"/>
            <w:bottom w:val="none" w:sz="0" w:space="0" w:color="auto"/>
            <w:right w:val="none" w:sz="0" w:space="0" w:color="auto"/>
          </w:divBdr>
        </w:div>
        <w:div w:id="1656492223">
          <w:marLeft w:val="640"/>
          <w:marRight w:val="0"/>
          <w:marTop w:val="0"/>
          <w:marBottom w:val="0"/>
          <w:divBdr>
            <w:top w:val="none" w:sz="0" w:space="0" w:color="auto"/>
            <w:left w:val="none" w:sz="0" w:space="0" w:color="auto"/>
            <w:bottom w:val="none" w:sz="0" w:space="0" w:color="auto"/>
            <w:right w:val="none" w:sz="0" w:space="0" w:color="auto"/>
          </w:divBdr>
        </w:div>
        <w:div w:id="2129621322">
          <w:marLeft w:val="640"/>
          <w:marRight w:val="0"/>
          <w:marTop w:val="0"/>
          <w:marBottom w:val="0"/>
          <w:divBdr>
            <w:top w:val="none" w:sz="0" w:space="0" w:color="auto"/>
            <w:left w:val="none" w:sz="0" w:space="0" w:color="auto"/>
            <w:bottom w:val="none" w:sz="0" w:space="0" w:color="auto"/>
            <w:right w:val="none" w:sz="0" w:space="0" w:color="auto"/>
          </w:divBdr>
        </w:div>
        <w:div w:id="1178735220">
          <w:marLeft w:val="640"/>
          <w:marRight w:val="0"/>
          <w:marTop w:val="0"/>
          <w:marBottom w:val="0"/>
          <w:divBdr>
            <w:top w:val="none" w:sz="0" w:space="0" w:color="auto"/>
            <w:left w:val="none" w:sz="0" w:space="0" w:color="auto"/>
            <w:bottom w:val="none" w:sz="0" w:space="0" w:color="auto"/>
            <w:right w:val="none" w:sz="0" w:space="0" w:color="auto"/>
          </w:divBdr>
        </w:div>
        <w:div w:id="2067340611">
          <w:marLeft w:val="640"/>
          <w:marRight w:val="0"/>
          <w:marTop w:val="0"/>
          <w:marBottom w:val="0"/>
          <w:divBdr>
            <w:top w:val="none" w:sz="0" w:space="0" w:color="auto"/>
            <w:left w:val="none" w:sz="0" w:space="0" w:color="auto"/>
            <w:bottom w:val="none" w:sz="0" w:space="0" w:color="auto"/>
            <w:right w:val="none" w:sz="0" w:space="0" w:color="auto"/>
          </w:divBdr>
        </w:div>
        <w:div w:id="730347997">
          <w:marLeft w:val="640"/>
          <w:marRight w:val="0"/>
          <w:marTop w:val="0"/>
          <w:marBottom w:val="0"/>
          <w:divBdr>
            <w:top w:val="none" w:sz="0" w:space="0" w:color="auto"/>
            <w:left w:val="none" w:sz="0" w:space="0" w:color="auto"/>
            <w:bottom w:val="none" w:sz="0" w:space="0" w:color="auto"/>
            <w:right w:val="none" w:sz="0" w:space="0" w:color="auto"/>
          </w:divBdr>
        </w:div>
        <w:div w:id="2123567878">
          <w:marLeft w:val="640"/>
          <w:marRight w:val="0"/>
          <w:marTop w:val="0"/>
          <w:marBottom w:val="0"/>
          <w:divBdr>
            <w:top w:val="none" w:sz="0" w:space="0" w:color="auto"/>
            <w:left w:val="none" w:sz="0" w:space="0" w:color="auto"/>
            <w:bottom w:val="none" w:sz="0" w:space="0" w:color="auto"/>
            <w:right w:val="none" w:sz="0" w:space="0" w:color="auto"/>
          </w:divBdr>
        </w:div>
        <w:div w:id="1256402451">
          <w:marLeft w:val="640"/>
          <w:marRight w:val="0"/>
          <w:marTop w:val="0"/>
          <w:marBottom w:val="0"/>
          <w:divBdr>
            <w:top w:val="none" w:sz="0" w:space="0" w:color="auto"/>
            <w:left w:val="none" w:sz="0" w:space="0" w:color="auto"/>
            <w:bottom w:val="none" w:sz="0" w:space="0" w:color="auto"/>
            <w:right w:val="none" w:sz="0" w:space="0" w:color="auto"/>
          </w:divBdr>
        </w:div>
        <w:div w:id="887187797">
          <w:marLeft w:val="640"/>
          <w:marRight w:val="0"/>
          <w:marTop w:val="0"/>
          <w:marBottom w:val="0"/>
          <w:divBdr>
            <w:top w:val="none" w:sz="0" w:space="0" w:color="auto"/>
            <w:left w:val="none" w:sz="0" w:space="0" w:color="auto"/>
            <w:bottom w:val="none" w:sz="0" w:space="0" w:color="auto"/>
            <w:right w:val="none" w:sz="0" w:space="0" w:color="auto"/>
          </w:divBdr>
        </w:div>
        <w:div w:id="257370899">
          <w:marLeft w:val="640"/>
          <w:marRight w:val="0"/>
          <w:marTop w:val="0"/>
          <w:marBottom w:val="0"/>
          <w:divBdr>
            <w:top w:val="none" w:sz="0" w:space="0" w:color="auto"/>
            <w:left w:val="none" w:sz="0" w:space="0" w:color="auto"/>
            <w:bottom w:val="none" w:sz="0" w:space="0" w:color="auto"/>
            <w:right w:val="none" w:sz="0" w:space="0" w:color="auto"/>
          </w:divBdr>
        </w:div>
        <w:div w:id="75593154">
          <w:marLeft w:val="640"/>
          <w:marRight w:val="0"/>
          <w:marTop w:val="0"/>
          <w:marBottom w:val="0"/>
          <w:divBdr>
            <w:top w:val="none" w:sz="0" w:space="0" w:color="auto"/>
            <w:left w:val="none" w:sz="0" w:space="0" w:color="auto"/>
            <w:bottom w:val="none" w:sz="0" w:space="0" w:color="auto"/>
            <w:right w:val="none" w:sz="0" w:space="0" w:color="auto"/>
          </w:divBdr>
        </w:div>
        <w:div w:id="1113093364">
          <w:marLeft w:val="640"/>
          <w:marRight w:val="0"/>
          <w:marTop w:val="0"/>
          <w:marBottom w:val="0"/>
          <w:divBdr>
            <w:top w:val="none" w:sz="0" w:space="0" w:color="auto"/>
            <w:left w:val="none" w:sz="0" w:space="0" w:color="auto"/>
            <w:bottom w:val="none" w:sz="0" w:space="0" w:color="auto"/>
            <w:right w:val="none" w:sz="0" w:space="0" w:color="auto"/>
          </w:divBdr>
        </w:div>
        <w:div w:id="1647322000">
          <w:marLeft w:val="640"/>
          <w:marRight w:val="0"/>
          <w:marTop w:val="0"/>
          <w:marBottom w:val="0"/>
          <w:divBdr>
            <w:top w:val="none" w:sz="0" w:space="0" w:color="auto"/>
            <w:left w:val="none" w:sz="0" w:space="0" w:color="auto"/>
            <w:bottom w:val="none" w:sz="0" w:space="0" w:color="auto"/>
            <w:right w:val="none" w:sz="0" w:space="0" w:color="auto"/>
          </w:divBdr>
        </w:div>
        <w:div w:id="1333096873">
          <w:marLeft w:val="640"/>
          <w:marRight w:val="0"/>
          <w:marTop w:val="0"/>
          <w:marBottom w:val="0"/>
          <w:divBdr>
            <w:top w:val="none" w:sz="0" w:space="0" w:color="auto"/>
            <w:left w:val="none" w:sz="0" w:space="0" w:color="auto"/>
            <w:bottom w:val="none" w:sz="0" w:space="0" w:color="auto"/>
            <w:right w:val="none" w:sz="0" w:space="0" w:color="auto"/>
          </w:divBdr>
        </w:div>
        <w:div w:id="87621638">
          <w:marLeft w:val="640"/>
          <w:marRight w:val="0"/>
          <w:marTop w:val="0"/>
          <w:marBottom w:val="0"/>
          <w:divBdr>
            <w:top w:val="none" w:sz="0" w:space="0" w:color="auto"/>
            <w:left w:val="none" w:sz="0" w:space="0" w:color="auto"/>
            <w:bottom w:val="none" w:sz="0" w:space="0" w:color="auto"/>
            <w:right w:val="none" w:sz="0" w:space="0" w:color="auto"/>
          </w:divBdr>
        </w:div>
        <w:div w:id="1785030949">
          <w:marLeft w:val="640"/>
          <w:marRight w:val="0"/>
          <w:marTop w:val="0"/>
          <w:marBottom w:val="0"/>
          <w:divBdr>
            <w:top w:val="none" w:sz="0" w:space="0" w:color="auto"/>
            <w:left w:val="none" w:sz="0" w:space="0" w:color="auto"/>
            <w:bottom w:val="none" w:sz="0" w:space="0" w:color="auto"/>
            <w:right w:val="none" w:sz="0" w:space="0" w:color="auto"/>
          </w:divBdr>
        </w:div>
        <w:div w:id="1294675121">
          <w:marLeft w:val="640"/>
          <w:marRight w:val="0"/>
          <w:marTop w:val="0"/>
          <w:marBottom w:val="0"/>
          <w:divBdr>
            <w:top w:val="none" w:sz="0" w:space="0" w:color="auto"/>
            <w:left w:val="none" w:sz="0" w:space="0" w:color="auto"/>
            <w:bottom w:val="none" w:sz="0" w:space="0" w:color="auto"/>
            <w:right w:val="none" w:sz="0" w:space="0" w:color="auto"/>
          </w:divBdr>
        </w:div>
        <w:div w:id="592397727">
          <w:marLeft w:val="640"/>
          <w:marRight w:val="0"/>
          <w:marTop w:val="0"/>
          <w:marBottom w:val="0"/>
          <w:divBdr>
            <w:top w:val="none" w:sz="0" w:space="0" w:color="auto"/>
            <w:left w:val="none" w:sz="0" w:space="0" w:color="auto"/>
            <w:bottom w:val="none" w:sz="0" w:space="0" w:color="auto"/>
            <w:right w:val="none" w:sz="0" w:space="0" w:color="auto"/>
          </w:divBdr>
        </w:div>
        <w:div w:id="1932620391">
          <w:marLeft w:val="640"/>
          <w:marRight w:val="0"/>
          <w:marTop w:val="0"/>
          <w:marBottom w:val="0"/>
          <w:divBdr>
            <w:top w:val="none" w:sz="0" w:space="0" w:color="auto"/>
            <w:left w:val="none" w:sz="0" w:space="0" w:color="auto"/>
            <w:bottom w:val="none" w:sz="0" w:space="0" w:color="auto"/>
            <w:right w:val="none" w:sz="0" w:space="0" w:color="auto"/>
          </w:divBdr>
        </w:div>
        <w:div w:id="1960063881">
          <w:marLeft w:val="640"/>
          <w:marRight w:val="0"/>
          <w:marTop w:val="0"/>
          <w:marBottom w:val="0"/>
          <w:divBdr>
            <w:top w:val="none" w:sz="0" w:space="0" w:color="auto"/>
            <w:left w:val="none" w:sz="0" w:space="0" w:color="auto"/>
            <w:bottom w:val="none" w:sz="0" w:space="0" w:color="auto"/>
            <w:right w:val="none" w:sz="0" w:space="0" w:color="auto"/>
          </w:divBdr>
        </w:div>
        <w:div w:id="499539403">
          <w:marLeft w:val="640"/>
          <w:marRight w:val="0"/>
          <w:marTop w:val="0"/>
          <w:marBottom w:val="0"/>
          <w:divBdr>
            <w:top w:val="none" w:sz="0" w:space="0" w:color="auto"/>
            <w:left w:val="none" w:sz="0" w:space="0" w:color="auto"/>
            <w:bottom w:val="none" w:sz="0" w:space="0" w:color="auto"/>
            <w:right w:val="none" w:sz="0" w:space="0" w:color="auto"/>
          </w:divBdr>
        </w:div>
        <w:div w:id="1313604135">
          <w:marLeft w:val="640"/>
          <w:marRight w:val="0"/>
          <w:marTop w:val="0"/>
          <w:marBottom w:val="0"/>
          <w:divBdr>
            <w:top w:val="none" w:sz="0" w:space="0" w:color="auto"/>
            <w:left w:val="none" w:sz="0" w:space="0" w:color="auto"/>
            <w:bottom w:val="none" w:sz="0" w:space="0" w:color="auto"/>
            <w:right w:val="none" w:sz="0" w:space="0" w:color="auto"/>
          </w:divBdr>
        </w:div>
        <w:div w:id="178395907">
          <w:marLeft w:val="640"/>
          <w:marRight w:val="0"/>
          <w:marTop w:val="0"/>
          <w:marBottom w:val="0"/>
          <w:divBdr>
            <w:top w:val="none" w:sz="0" w:space="0" w:color="auto"/>
            <w:left w:val="none" w:sz="0" w:space="0" w:color="auto"/>
            <w:bottom w:val="none" w:sz="0" w:space="0" w:color="auto"/>
            <w:right w:val="none" w:sz="0" w:space="0" w:color="auto"/>
          </w:divBdr>
        </w:div>
        <w:div w:id="1585601053">
          <w:marLeft w:val="640"/>
          <w:marRight w:val="0"/>
          <w:marTop w:val="0"/>
          <w:marBottom w:val="0"/>
          <w:divBdr>
            <w:top w:val="none" w:sz="0" w:space="0" w:color="auto"/>
            <w:left w:val="none" w:sz="0" w:space="0" w:color="auto"/>
            <w:bottom w:val="none" w:sz="0" w:space="0" w:color="auto"/>
            <w:right w:val="none" w:sz="0" w:space="0" w:color="auto"/>
          </w:divBdr>
        </w:div>
        <w:div w:id="1073164349">
          <w:marLeft w:val="640"/>
          <w:marRight w:val="0"/>
          <w:marTop w:val="0"/>
          <w:marBottom w:val="0"/>
          <w:divBdr>
            <w:top w:val="none" w:sz="0" w:space="0" w:color="auto"/>
            <w:left w:val="none" w:sz="0" w:space="0" w:color="auto"/>
            <w:bottom w:val="none" w:sz="0" w:space="0" w:color="auto"/>
            <w:right w:val="none" w:sz="0" w:space="0" w:color="auto"/>
          </w:divBdr>
        </w:div>
        <w:div w:id="953757244">
          <w:marLeft w:val="640"/>
          <w:marRight w:val="0"/>
          <w:marTop w:val="0"/>
          <w:marBottom w:val="0"/>
          <w:divBdr>
            <w:top w:val="none" w:sz="0" w:space="0" w:color="auto"/>
            <w:left w:val="none" w:sz="0" w:space="0" w:color="auto"/>
            <w:bottom w:val="none" w:sz="0" w:space="0" w:color="auto"/>
            <w:right w:val="none" w:sz="0" w:space="0" w:color="auto"/>
          </w:divBdr>
        </w:div>
        <w:div w:id="1491479957">
          <w:marLeft w:val="640"/>
          <w:marRight w:val="0"/>
          <w:marTop w:val="0"/>
          <w:marBottom w:val="0"/>
          <w:divBdr>
            <w:top w:val="none" w:sz="0" w:space="0" w:color="auto"/>
            <w:left w:val="none" w:sz="0" w:space="0" w:color="auto"/>
            <w:bottom w:val="none" w:sz="0" w:space="0" w:color="auto"/>
            <w:right w:val="none" w:sz="0" w:space="0" w:color="auto"/>
          </w:divBdr>
        </w:div>
        <w:div w:id="1164783285">
          <w:marLeft w:val="640"/>
          <w:marRight w:val="0"/>
          <w:marTop w:val="0"/>
          <w:marBottom w:val="0"/>
          <w:divBdr>
            <w:top w:val="none" w:sz="0" w:space="0" w:color="auto"/>
            <w:left w:val="none" w:sz="0" w:space="0" w:color="auto"/>
            <w:bottom w:val="none" w:sz="0" w:space="0" w:color="auto"/>
            <w:right w:val="none" w:sz="0" w:space="0" w:color="auto"/>
          </w:divBdr>
        </w:div>
        <w:div w:id="1916544769">
          <w:marLeft w:val="640"/>
          <w:marRight w:val="0"/>
          <w:marTop w:val="0"/>
          <w:marBottom w:val="0"/>
          <w:divBdr>
            <w:top w:val="none" w:sz="0" w:space="0" w:color="auto"/>
            <w:left w:val="none" w:sz="0" w:space="0" w:color="auto"/>
            <w:bottom w:val="none" w:sz="0" w:space="0" w:color="auto"/>
            <w:right w:val="none" w:sz="0" w:space="0" w:color="auto"/>
          </w:divBdr>
        </w:div>
        <w:div w:id="1591617691">
          <w:marLeft w:val="640"/>
          <w:marRight w:val="0"/>
          <w:marTop w:val="0"/>
          <w:marBottom w:val="0"/>
          <w:divBdr>
            <w:top w:val="none" w:sz="0" w:space="0" w:color="auto"/>
            <w:left w:val="none" w:sz="0" w:space="0" w:color="auto"/>
            <w:bottom w:val="none" w:sz="0" w:space="0" w:color="auto"/>
            <w:right w:val="none" w:sz="0" w:space="0" w:color="auto"/>
          </w:divBdr>
        </w:div>
        <w:div w:id="1433818387">
          <w:marLeft w:val="640"/>
          <w:marRight w:val="0"/>
          <w:marTop w:val="0"/>
          <w:marBottom w:val="0"/>
          <w:divBdr>
            <w:top w:val="none" w:sz="0" w:space="0" w:color="auto"/>
            <w:left w:val="none" w:sz="0" w:space="0" w:color="auto"/>
            <w:bottom w:val="none" w:sz="0" w:space="0" w:color="auto"/>
            <w:right w:val="none" w:sz="0" w:space="0" w:color="auto"/>
          </w:divBdr>
        </w:div>
        <w:div w:id="1701126365">
          <w:marLeft w:val="640"/>
          <w:marRight w:val="0"/>
          <w:marTop w:val="0"/>
          <w:marBottom w:val="0"/>
          <w:divBdr>
            <w:top w:val="none" w:sz="0" w:space="0" w:color="auto"/>
            <w:left w:val="none" w:sz="0" w:space="0" w:color="auto"/>
            <w:bottom w:val="none" w:sz="0" w:space="0" w:color="auto"/>
            <w:right w:val="none" w:sz="0" w:space="0" w:color="auto"/>
          </w:divBdr>
        </w:div>
        <w:div w:id="1591159011">
          <w:marLeft w:val="640"/>
          <w:marRight w:val="0"/>
          <w:marTop w:val="0"/>
          <w:marBottom w:val="0"/>
          <w:divBdr>
            <w:top w:val="none" w:sz="0" w:space="0" w:color="auto"/>
            <w:left w:val="none" w:sz="0" w:space="0" w:color="auto"/>
            <w:bottom w:val="none" w:sz="0" w:space="0" w:color="auto"/>
            <w:right w:val="none" w:sz="0" w:space="0" w:color="auto"/>
          </w:divBdr>
        </w:div>
        <w:div w:id="526528724">
          <w:marLeft w:val="640"/>
          <w:marRight w:val="0"/>
          <w:marTop w:val="0"/>
          <w:marBottom w:val="0"/>
          <w:divBdr>
            <w:top w:val="none" w:sz="0" w:space="0" w:color="auto"/>
            <w:left w:val="none" w:sz="0" w:space="0" w:color="auto"/>
            <w:bottom w:val="none" w:sz="0" w:space="0" w:color="auto"/>
            <w:right w:val="none" w:sz="0" w:space="0" w:color="auto"/>
          </w:divBdr>
        </w:div>
        <w:div w:id="1055280939">
          <w:marLeft w:val="640"/>
          <w:marRight w:val="0"/>
          <w:marTop w:val="0"/>
          <w:marBottom w:val="0"/>
          <w:divBdr>
            <w:top w:val="none" w:sz="0" w:space="0" w:color="auto"/>
            <w:left w:val="none" w:sz="0" w:space="0" w:color="auto"/>
            <w:bottom w:val="none" w:sz="0" w:space="0" w:color="auto"/>
            <w:right w:val="none" w:sz="0" w:space="0" w:color="auto"/>
          </w:divBdr>
        </w:div>
        <w:div w:id="847792148">
          <w:marLeft w:val="640"/>
          <w:marRight w:val="0"/>
          <w:marTop w:val="0"/>
          <w:marBottom w:val="0"/>
          <w:divBdr>
            <w:top w:val="none" w:sz="0" w:space="0" w:color="auto"/>
            <w:left w:val="none" w:sz="0" w:space="0" w:color="auto"/>
            <w:bottom w:val="none" w:sz="0" w:space="0" w:color="auto"/>
            <w:right w:val="none" w:sz="0" w:space="0" w:color="auto"/>
          </w:divBdr>
        </w:div>
        <w:div w:id="1015040418">
          <w:marLeft w:val="640"/>
          <w:marRight w:val="0"/>
          <w:marTop w:val="0"/>
          <w:marBottom w:val="0"/>
          <w:divBdr>
            <w:top w:val="none" w:sz="0" w:space="0" w:color="auto"/>
            <w:left w:val="none" w:sz="0" w:space="0" w:color="auto"/>
            <w:bottom w:val="none" w:sz="0" w:space="0" w:color="auto"/>
            <w:right w:val="none" w:sz="0" w:space="0" w:color="auto"/>
          </w:divBdr>
        </w:div>
        <w:div w:id="2065256803">
          <w:marLeft w:val="640"/>
          <w:marRight w:val="0"/>
          <w:marTop w:val="0"/>
          <w:marBottom w:val="0"/>
          <w:divBdr>
            <w:top w:val="none" w:sz="0" w:space="0" w:color="auto"/>
            <w:left w:val="none" w:sz="0" w:space="0" w:color="auto"/>
            <w:bottom w:val="none" w:sz="0" w:space="0" w:color="auto"/>
            <w:right w:val="none" w:sz="0" w:space="0" w:color="auto"/>
          </w:divBdr>
        </w:div>
        <w:div w:id="1555584457">
          <w:marLeft w:val="640"/>
          <w:marRight w:val="0"/>
          <w:marTop w:val="0"/>
          <w:marBottom w:val="0"/>
          <w:divBdr>
            <w:top w:val="none" w:sz="0" w:space="0" w:color="auto"/>
            <w:left w:val="none" w:sz="0" w:space="0" w:color="auto"/>
            <w:bottom w:val="none" w:sz="0" w:space="0" w:color="auto"/>
            <w:right w:val="none" w:sz="0" w:space="0" w:color="auto"/>
          </w:divBdr>
        </w:div>
        <w:div w:id="742918066">
          <w:marLeft w:val="640"/>
          <w:marRight w:val="0"/>
          <w:marTop w:val="0"/>
          <w:marBottom w:val="0"/>
          <w:divBdr>
            <w:top w:val="none" w:sz="0" w:space="0" w:color="auto"/>
            <w:left w:val="none" w:sz="0" w:space="0" w:color="auto"/>
            <w:bottom w:val="none" w:sz="0" w:space="0" w:color="auto"/>
            <w:right w:val="none" w:sz="0" w:space="0" w:color="auto"/>
          </w:divBdr>
        </w:div>
        <w:div w:id="998926847">
          <w:marLeft w:val="640"/>
          <w:marRight w:val="0"/>
          <w:marTop w:val="0"/>
          <w:marBottom w:val="0"/>
          <w:divBdr>
            <w:top w:val="none" w:sz="0" w:space="0" w:color="auto"/>
            <w:left w:val="none" w:sz="0" w:space="0" w:color="auto"/>
            <w:bottom w:val="none" w:sz="0" w:space="0" w:color="auto"/>
            <w:right w:val="none" w:sz="0" w:space="0" w:color="auto"/>
          </w:divBdr>
        </w:div>
        <w:div w:id="295457852">
          <w:marLeft w:val="640"/>
          <w:marRight w:val="0"/>
          <w:marTop w:val="0"/>
          <w:marBottom w:val="0"/>
          <w:divBdr>
            <w:top w:val="none" w:sz="0" w:space="0" w:color="auto"/>
            <w:left w:val="none" w:sz="0" w:space="0" w:color="auto"/>
            <w:bottom w:val="none" w:sz="0" w:space="0" w:color="auto"/>
            <w:right w:val="none" w:sz="0" w:space="0" w:color="auto"/>
          </w:divBdr>
        </w:div>
        <w:div w:id="384566745">
          <w:marLeft w:val="640"/>
          <w:marRight w:val="0"/>
          <w:marTop w:val="0"/>
          <w:marBottom w:val="0"/>
          <w:divBdr>
            <w:top w:val="none" w:sz="0" w:space="0" w:color="auto"/>
            <w:left w:val="none" w:sz="0" w:space="0" w:color="auto"/>
            <w:bottom w:val="none" w:sz="0" w:space="0" w:color="auto"/>
            <w:right w:val="none" w:sz="0" w:space="0" w:color="auto"/>
          </w:divBdr>
        </w:div>
        <w:div w:id="1745838999">
          <w:marLeft w:val="640"/>
          <w:marRight w:val="0"/>
          <w:marTop w:val="0"/>
          <w:marBottom w:val="0"/>
          <w:divBdr>
            <w:top w:val="none" w:sz="0" w:space="0" w:color="auto"/>
            <w:left w:val="none" w:sz="0" w:space="0" w:color="auto"/>
            <w:bottom w:val="none" w:sz="0" w:space="0" w:color="auto"/>
            <w:right w:val="none" w:sz="0" w:space="0" w:color="auto"/>
          </w:divBdr>
        </w:div>
        <w:div w:id="826870392">
          <w:marLeft w:val="640"/>
          <w:marRight w:val="0"/>
          <w:marTop w:val="0"/>
          <w:marBottom w:val="0"/>
          <w:divBdr>
            <w:top w:val="none" w:sz="0" w:space="0" w:color="auto"/>
            <w:left w:val="none" w:sz="0" w:space="0" w:color="auto"/>
            <w:bottom w:val="none" w:sz="0" w:space="0" w:color="auto"/>
            <w:right w:val="none" w:sz="0" w:space="0" w:color="auto"/>
          </w:divBdr>
        </w:div>
        <w:div w:id="728921235">
          <w:marLeft w:val="640"/>
          <w:marRight w:val="0"/>
          <w:marTop w:val="0"/>
          <w:marBottom w:val="0"/>
          <w:divBdr>
            <w:top w:val="none" w:sz="0" w:space="0" w:color="auto"/>
            <w:left w:val="none" w:sz="0" w:space="0" w:color="auto"/>
            <w:bottom w:val="none" w:sz="0" w:space="0" w:color="auto"/>
            <w:right w:val="none" w:sz="0" w:space="0" w:color="auto"/>
          </w:divBdr>
        </w:div>
        <w:div w:id="1717006321">
          <w:marLeft w:val="640"/>
          <w:marRight w:val="0"/>
          <w:marTop w:val="0"/>
          <w:marBottom w:val="0"/>
          <w:divBdr>
            <w:top w:val="none" w:sz="0" w:space="0" w:color="auto"/>
            <w:left w:val="none" w:sz="0" w:space="0" w:color="auto"/>
            <w:bottom w:val="none" w:sz="0" w:space="0" w:color="auto"/>
            <w:right w:val="none" w:sz="0" w:space="0" w:color="auto"/>
          </w:divBdr>
        </w:div>
        <w:div w:id="230772369">
          <w:marLeft w:val="640"/>
          <w:marRight w:val="0"/>
          <w:marTop w:val="0"/>
          <w:marBottom w:val="0"/>
          <w:divBdr>
            <w:top w:val="none" w:sz="0" w:space="0" w:color="auto"/>
            <w:left w:val="none" w:sz="0" w:space="0" w:color="auto"/>
            <w:bottom w:val="none" w:sz="0" w:space="0" w:color="auto"/>
            <w:right w:val="none" w:sz="0" w:space="0" w:color="auto"/>
          </w:divBdr>
        </w:div>
        <w:div w:id="1098452817">
          <w:marLeft w:val="640"/>
          <w:marRight w:val="0"/>
          <w:marTop w:val="0"/>
          <w:marBottom w:val="0"/>
          <w:divBdr>
            <w:top w:val="none" w:sz="0" w:space="0" w:color="auto"/>
            <w:left w:val="none" w:sz="0" w:space="0" w:color="auto"/>
            <w:bottom w:val="none" w:sz="0" w:space="0" w:color="auto"/>
            <w:right w:val="none" w:sz="0" w:space="0" w:color="auto"/>
          </w:divBdr>
        </w:div>
        <w:div w:id="652176952">
          <w:marLeft w:val="640"/>
          <w:marRight w:val="0"/>
          <w:marTop w:val="0"/>
          <w:marBottom w:val="0"/>
          <w:divBdr>
            <w:top w:val="none" w:sz="0" w:space="0" w:color="auto"/>
            <w:left w:val="none" w:sz="0" w:space="0" w:color="auto"/>
            <w:bottom w:val="none" w:sz="0" w:space="0" w:color="auto"/>
            <w:right w:val="none" w:sz="0" w:space="0" w:color="auto"/>
          </w:divBdr>
        </w:div>
        <w:div w:id="71974898">
          <w:marLeft w:val="640"/>
          <w:marRight w:val="0"/>
          <w:marTop w:val="0"/>
          <w:marBottom w:val="0"/>
          <w:divBdr>
            <w:top w:val="none" w:sz="0" w:space="0" w:color="auto"/>
            <w:left w:val="none" w:sz="0" w:space="0" w:color="auto"/>
            <w:bottom w:val="none" w:sz="0" w:space="0" w:color="auto"/>
            <w:right w:val="none" w:sz="0" w:space="0" w:color="auto"/>
          </w:divBdr>
        </w:div>
        <w:div w:id="1008870580">
          <w:marLeft w:val="640"/>
          <w:marRight w:val="0"/>
          <w:marTop w:val="0"/>
          <w:marBottom w:val="0"/>
          <w:divBdr>
            <w:top w:val="none" w:sz="0" w:space="0" w:color="auto"/>
            <w:left w:val="none" w:sz="0" w:space="0" w:color="auto"/>
            <w:bottom w:val="none" w:sz="0" w:space="0" w:color="auto"/>
            <w:right w:val="none" w:sz="0" w:space="0" w:color="auto"/>
          </w:divBdr>
        </w:div>
        <w:div w:id="659650614">
          <w:marLeft w:val="640"/>
          <w:marRight w:val="0"/>
          <w:marTop w:val="0"/>
          <w:marBottom w:val="0"/>
          <w:divBdr>
            <w:top w:val="none" w:sz="0" w:space="0" w:color="auto"/>
            <w:left w:val="none" w:sz="0" w:space="0" w:color="auto"/>
            <w:bottom w:val="none" w:sz="0" w:space="0" w:color="auto"/>
            <w:right w:val="none" w:sz="0" w:space="0" w:color="auto"/>
          </w:divBdr>
        </w:div>
        <w:div w:id="1839272284">
          <w:marLeft w:val="640"/>
          <w:marRight w:val="0"/>
          <w:marTop w:val="0"/>
          <w:marBottom w:val="0"/>
          <w:divBdr>
            <w:top w:val="none" w:sz="0" w:space="0" w:color="auto"/>
            <w:left w:val="none" w:sz="0" w:space="0" w:color="auto"/>
            <w:bottom w:val="none" w:sz="0" w:space="0" w:color="auto"/>
            <w:right w:val="none" w:sz="0" w:space="0" w:color="auto"/>
          </w:divBdr>
        </w:div>
        <w:div w:id="192769492">
          <w:marLeft w:val="640"/>
          <w:marRight w:val="0"/>
          <w:marTop w:val="0"/>
          <w:marBottom w:val="0"/>
          <w:divBdr>
            <w:top w:val="none" w:sz="0" w:space="0" w:color="auto"/>
            <w:left w:val="none" w:sz="0" w:space="0" w:color="auto"/>
            <w:bottom w:val="none" w:sz="0" w:space="0" w:color="auto"/>
            <w:right w:val="none" w:sz="0" w:space="0" w:color="auto"/>
          </w:divBdr>
        </w:div>
        <w:div w:id="360781971">
          <w:marLeft w:val="640"/>
          <w:marRight w:val="0"/>
          <w:marTop w:val="0"/>
          <w:marBottom w:val="0"/>
          <w:divBdr>
            <w:top w:val="none" w:sz="0" w:space="0" w:color="auto"/>
            <w:left w:val="none" w:sz="0" w:space="0" w:color="auto"/>
            <w:bottom w:val="none" w:sz="0" w:space="0" w:color="auto"/>
            <w:right w:val="none" w:sz="0" w:space="0" w:color="auto"/>
          </w:divBdr>
        </w:div>
        <w:div w:id="1371153453">
          <w:marLeft w:val="640"/>
          <w:marRight w:val="0"/>
          <w:marTop w:val="0"/>
          <w:marBottom w:val="0"/>
          <w:divBdr>
            <w:top w:val="none" w:sz="0" w:space="0" w:color="auto"/>
            <w:left w:val="none" w:sz="0" w:space="0" w:color="auto"/>
            <w:bottom w:val="none" w:sz="0" w:space="0" w:color="auto"/>
            <w:right w:val="none" w:sz="0" w:space="0" w:color="auto"/>
          </w:divBdr>
        </w:div>
        <w:div w:id="1601790207">
          <w:marLeft w:val="640"/>
          <w:marRight w:val="0"/>
          <w:marTop w:val="0"/>
          <w:marBottom w:val="0"/>
          <w:divBdr>
            <w:top w:val="none" w:sz="0" w:space="0" w:color="auto"/>
            <w:left w:val="none" w:sz="0" w:space="0" w:color="auto"/>
            <w:bottom w:val="none" w:sz="0" w:space="0" w:color="auto"/>
            <w:right w:val="none" w:sz="0" w:space="0" w:color="auto"/>
          </w:divBdr>
        </w:div>
        <w:div w:id="786655001">
          <w:marLeft w:val="640"/>
          <w:marRight w:val="0"/>
          <w:marTop w:val="0"/>
          <w:marBottom w:val="0"/>
          <w:divBdr>
            <w:top w:val="none" w:sz="0" w:space="0" w:color="auto"/>
            <w:left w:val="none" w:sz="0" w:space="0" w:color="auto"/>
            <w:bottom w:val="none" w:sz="0" w:space="0" w:color="auto"/>
            <w:right w:val="none" w:sz="0" w:space="0" w:color="auto"/>
          </w:divBdr>
        </w:div>
        <w:div w:id="1633095000">
          <w:marLeft w:val="640"/>
          <w:marRight w:val="0"/>
          <w:marTop w:val="0"/>
          <w:marBottom w:val="0"/>
          <w:divBdr>
            <w:top w:val="none" w:sz="0" w:space="0" w:color="auto"/>
            <w:left w:val="none" w:sz="0" w:space="0" w:color="auto"/>
            <w:bottom w:val="none" w:sz="0" w:space="0" w:color="auto"/>
            <w:right w:val="none" w:sz="0" w:space="0" w:color="auto"/>
          </w:divBdr>
        </w:div>
        <w:div w:id="1803113235">
          <w:marLeft w:val="640"/>
          <w:marRight w:val="0"/>
          <w:marTop w:val="0"/>
          <w:marBottom w:val="0"/>
          <w:divBdr>
            <w:top w:val="none" w:sz="0" w:space="0" w:color="auto"/>
            <w:left w:val="none" w:sz="0" w:space="0" w:color="auto"/>
            <w:bottom w:val="none" w:sz="0" w:space="0" w:color="auto"/>
            <w:right w:val="none" w:sz="0" w:space="0" w:color="auto"/>
          </w:divBdr>
        </w:div>
        <w:div w:id="558326055">
          <w:marLeft w:val="640"/>
          <w:marRight w:val="0"/>
          <w:marTop w:val="0"/>
          <w:marBottom w:val="0"/>
          <w:divBdr>
            <w:top w:val="none" w:sz="0" w:space="0" w:color="auto"/>
            <w:left w:val="none" w:sz="0" w:space="0" w:color="auto"/>
            <w:bottom w:val="none" w:sz="0" w:space="0" w:color="auto"/>
            <w:right w:val="none" w:sz="0" w:space="0" w:color="auto"/>
          </w:divBdr>
        </w:div>
        <w:div w:id="839809021">
          <w:marLeft w:val="640"/>
          <w:marRight w:val="0"/>
          <w:marTop w:val="0"/>
          <w:marBottom w:val="0"/>
          <w:divBdr>
            <w:top w:val="none" w:sz="0" w:space="0" w:color="auto"/>
            <w:left w:val="none" w:sz="0" w:space="0" w:color="auto"/>
            <w:bottom w:val="none" w:sz="0" w:space="0" w:color="auto"/>
            <w:right w:val="none" w:sz="0" w:space="0" w:color="auto"/>
          </w:divBdr>
        </w:div>
        <w:div w:id="1383211408">
          <w:marLeft w:val="640"/>
          <w:marRight w:val="0"/>
          <w:marTop w:val="0"/>
          <w:marBottom w:val="0"/>
          <w:divBdr>
            <w:top w:val="none" w:sz="0" w:space="0" w:color="auto"/>
            <w:left w:val="none" w:sz="0" w:space="0" w:color="auto"/>
            <w:bottom w:val="none" w:sz="0" w:space="0" w:color="auto"/>
            <w:right w:val="none" w:sz="0" w:space="0" w:color="auto"/>
          </w:divBdr>
        </w:div>
        <w:div w:id="386685143">
          <w:marLeft w:val="640"/>
          <w:marRight w:val="0"/>
          <w:marTop w:val="0"/>
          <w:marBottom w:val="0"/>
          <w:divBdr>
            <w:top w:val="none" w:sz="0" w:space="0" w:color="auto"/>
            <w:left w:val="none" w:sz="0" w:space="0" w:color="auto"/>
            <w:bottom w:val="none" w:sz="0" w:space="0" w:color="auto"/>
            <w:right w:val="none" w:sz="0" w:space="0" w:color="auto"/>
          </w:divBdr>
        </w:div>
        <w:div w:id="1573081365">
          <w:marLeft w:val="640"/>
          <w:marRight w:val="0"/>
          <w:marTop w:val="0"/>
          <w:marBottom w:val="0"/>
          <w:divBdr>
            <w:top w:val="none" w:sz="0" w:space="0" w:color="auto"/>
            <w:left w:val="none" w:sz="0" w:space="0" w:color="auto"/>
            <w:bottom w:val="none" w:sz="0" w:space="0" w:color="auto"/>
            <w:right w:val="none" w:sz="0" w:space="0" w:color="auto"/>
          </w:divBdr>
        </w:div>
        <w:div w:id="910507587">
          <w:marLeft w:val="640"/>
          <w:marRight w:val="0"/>
          <w:marTop w:val="0"/>
          <w:marBottom w:val="0"/>
          <w:divBdr>
            <w:top w:val="none" w:sz="0" w:space="0" w:color="auto"/>
            <w:left w:val="none" w:sz="0" w:space="0" w:color="auto"/>
            <w:bottom w:val="none" w:sz="0" w:space="0" w:color="auto"/>
            <w:right w:val="none" w:sz="0" w:space="0" w:color="auto"/>
          </w:divBdr>
        </w:div>
        <w:div w:id="533691942">
          <w:marLeft w:val="640"/>
          <w:marRight w:val="0"/>
          <w:marTop w:val="0"/>
          <w:marBottom w:val="0"/>
          <w:divBdr>
            <w:top w:val="none" w:sz="0" w:space="0" w:color="auto"/>
            <w:left w:val="none" w:sz="0" w:space="0" w:color="auto"/>
            <w:bottom w:val="none" w:sz="0" w:space="0" w:color="auto"/>
            <w:right w:val="none" w:sz="0" w:space="0" w:color="auto"/>
          </w:divBdr>
        </w:div>
        <w:div w:id="544021530">
          <w:marLeft w:val="640"/>
          <w:marRight w:val="0"/>
          <w:marTop w:val="0"/>
          <w:marBottom w:val="0"/>
          <w:divBdr>
            <w:top w:val="none" w:sz="0" w:space="0" w:color="auto"/>
            <w:left w:val="none" w:sz="0" w:space="0" w:color="auto"/>
            <w:bottom w:val="none" w:sz="0" w:space="0" w:color="auto"/>
            <w:right w:val="none" w:sz="0" w:space="0" w:color="auto"/>
          </w:divBdr>
        </w:div>
        <w:div w:id="820774733">
          <w:marLeft w:val="640"/>
          <w:marRight w:val="0"/>
          <w:marTop w:val="0"/>
          <w:marBottom w:val="0"/>
          <w:divBdr>
            <w:top w:val="none" w:sz="0" w:space="0" w:color="auto"/>
            <w:left w:val="none" w:sz="0" w:space="0" w:color="auto"/>
            <w:bottom w:val="none" w:sz="0" w:space="0" w:color="auto"/>
            <w:right w:val="none" w:sz="0" w:space="0" w:color="auto"/>
          </w:divBdr>
        </w:div>
        <w:div w:id="363100375">
          <w:marLeft w:val="640"/>
          <w:marRight w:val="0"/>
          <w:marTop w:val="0"/>
          <w:marBottom w:val="0"/>
          <w:divBdr>
            <w:top w:val="none" w:sz="0" w:space="0" w:color="auto"/>
            <w:left w:val="none" w:sz="0" w:space="0" w:color="auto"/>
            <w:bottom w:val="none" w:sz="0" w:space="0" w:color="auto"/>
            <w:right w:val="none" w:sz="0" w:space="0" w:color="auto"/>
          </w:divBdr>
        </w:div>
        <w:div w:id="2123448746">
          <w:marLeft w:val="640"/>
          <w:marRight w:val="0"/>
          <w:marTop w:val="0"/>
          <w:marBottom w:val="0"/>
          <w:divBdr>
            <w:top w:val="none" w:sz="0" w:space="0" w:color="auto"/>
            <w:left w:val="none" w:sz="0" w:space="0" w:color="auto"/>
            <w:bottom w:val="none" w:sz="0" w:space="0" w:color="auto"/>
            <w:right w:val="none" w:sz="0" w:space="0" w:color="auto"/>
          </w:divBdr>
        </w:div>
        <w:div w:id="553079330">
          <w:marLeft w:val="640"/>
          <w:marRight w:val="0"/>
          <w:marTop w:val="0"/>
          <w:marBottom w:val="0"/>
          <w:divBdr>
            <w:top w:val="none" w:sz="0" w:space="0" w:color="auto"/>
            <w:left w:val="none" w:sz="0" w:space="0" w:color="auto"/>
            <w:bottom w:val="none" w:sz="0" w:space="0" w:color="auto"/>
            <w:right w:val="none" w:sz="0" w:space="0" w:color="auto"/>
          </w:divBdr>
        </w:div>
        <w:div w:id="1932664374">
          <w:marLeft w:val="640"/>
          <w:marRight w:val="0"/>
          <w:marTop w:val="0"/>
          <w:marBottom w:val="0"/>
          <w:divBdr>
            <w:top w:val="none" w:sz="0" w:space="0" w:color="auto"/>
            <w:left w:val="none" w:sz="0" w:space="0" w:color="auto"/>
            <w:bottom w:val="none" w:sz="0" w:space="0" w:color="auto"/>
            <w:right w:val="none" w:sz="0" w:space="0" w:color="auto"/>
          </w:divBdr>
        </w:div>
        <w:div w:id="477771635">
          <w:marLeft w:val="640"/>
          <w:marRight w:val="0"/>
          <w:marTop w:val="0"/>
          <w:marBottom w:val="0"/>
          <w:divBdr>
            <w:top w:val="none" w:sz="0" w:space="0" w:color="auto"/>
            <w:left w:val="none" w:sz="0" w:space="0" w:color="auto"/>
            <w:bottom w:val="none" w:sz="0" w:space="0" w:color="auto"/>
            <w:right w:val="none" w:sz="0" w:space="0" w:color="auto"/>
          </w:divBdr>
        </w:div>
        <w:div w:id="1349798424">
          <w:marLeft w:val="640"/>
          <w:marRight w:val="0"/>
          <w:marTop w:val="0"/>
          <w:marBottom w:val="0"/>
          <w:divBdr>
            <w:top w:val="none" w:sz="0" w:space="0" w:color="auto"/>
            <w:left w:val="none" w:sz="0" w:space="0" w:color="auto"/>
            <w:bottom w:val="none" w:sz="0" w:space="0" w:color="auto"/>
            <w:right w:val="none" w:sz="0" w:space="0" w:color="auto"/>
          </w:divBdr>
        </w:div>
      </w:divsChild>
    </w:div>
    <w:div w:id="481241874">
      <w:bodyDiv w:val="1"/>
      <w:marLeft w:val="0"/>
      <w:marRight w:val="0"/>
      <w:marTop w:val="0"/>
      <w:marBottom w:val="0"/>
      <w:divBdr>
        <w:top w:val="none" w:sz="0" w:space="0" w:color="auto"/>
        <w:left w:val="none" w:sz="0" w:space="0" w:color="auto"/>
        <w:bottom w:val="none" w:sz="0" w:space="0" w:color="auto"/>
        <w:right w:val="none" w:sz="0" w:space="0" w:color="auto"/>
      </w:divBdr>
      <w:divsChild>
        <w:div w:id="1110587062">
          <w:marLeft w:val="640"/>
          <w:marRight w:val="0"/>
          <w:marTop w:val="0"/>
          <w:marBottom w:val="0"/>
          <w:divBdr>
            <w:top w:val="none" w:sz="0" w:space="0" w:color="auto"/>
            <w:left w:val="none" w:sz="0" w:space="0" w:color="auto"/>
            <w:bottom w:val="none" w:sz="0" w:space="0" w:color="auto"/>
            <w:right w:val="none" w:sz="0" w:space="0" w:color="auto"/>
          </w:divBdr>
        </w:div>
        <w:div w:id="1840802189">
          <w:marLeft w:val="640"/>
          <w:marRight w:val="0"/>
          <w:marTop w:val="0"/>
          <w:marBottom w:val="0"/>
          <w:divBdr>
            <w:top w:val="none" w:sz="0" w:space="0" w:color="auto"/>
            <w:left w:val="none" w:sz="0" w:space="0" w:color="auto"/>
            <w:bottom w:val="none" w:sz="0" w:space="0" w:color="auto"/>
            <w:right w:val="none" w:sz="0" w:space="0" w:color="auto"/>
          </w:divBdr>
        </w:div>
        <w:div w:id="1519155262">
          <w:marLeft w:val="640"/>
          <w:marRight w:val="0"/>
          <w:marTop w:val="0"/>
          <w:marBottom w:val="0"/>
          <w:divBdr>
            <w:top w:val="none" w:sz="0" w:space="0" w:color="auto"/>
            <w:left w:val="none" w:sz="0" w:space="0" w:color="auto"/>
            <w:bottom w:val="none" w:sz="0" w:space="0" w:color="auto"/>
            <w:right w:val="none" w:sz="0" w:space="0" w:color="auto"/>
          </w:divBdr>
        </w:div>
        <w:div w:id="25108402">
          <w:marLeft w:val="640"/>
          <w:marRight w:val="0"/>
          <w:marTop w:val="0"/>
          <w:marBottom w:val="0"/>
          <w:divBdr>
            <w:top w:val="none" w:sz="0" w:space="0" w:color="auto"/>
            <w:left w:val="none" w:sz="0" w:space="0" w:color="auto"/>
            <w:bottom w:val="none" w:sz="0" w:space="0" w:color="auto"/>
            <w:right w:val="none" w:sz="0" w:space="0" w:color="auto"/>
          </w:divBdr>
        </w:div>
        <w:div w:id="2035226465">
          <w:marLeft w:val="640"/>
          <w:marRight w:val="0"/>
          <w:marTop w:val="0"/>
          <w:marBottom w:val="0"/>
          <w:divBdr>
            <w:top w:val="none" w:sz="0" w:space="0" w:color="auto"/>
            <w:left w:val="none" w:sz="0" w:space="0" w:color="auto"/>
            <w:bottom w:val="none" w:sz="0" w:space="0" w:color="auto"/>
            <w:right w:val="none" w:sz="0" w:space="0" w:color="auto"/>
          </w:divBdr>
        </w:div>
        <w:div w:id="2058315903">
          <w:marLeft w:val="640"/>
          <w:marRight w:val="0"/>
          <w:marTop w:val="0"/>
          <w:marBottom w:val="0"/>
          <w:divBdr>
            <w:top w:val="none" w:sz="0" w:space="0" w:color="auto"/>
            <w:left w:val="none" w:sz="0" w:space="0" w:color="auto"/>
            <w:bottom w:val="none" w:sz="0" w:space="0" w:color="auto"/>
            <w:right w:val="none" w:sz="0" w:space="0" w:color="auto"/>
          </w:divBdr>
        </w:div>
        <w:div w:id="1861160061">
          <w:marLeft w:val="640"/>
          <w:marRight w:val="0"/>
          <w:marTop w:val="0"/>
          <w:marBottom w:val="0"/>
          <w:divBdr>
            <w:top w:val="none" w:sz="0" w:space="0" w:color="auto"/>
            <w:left w:val="none" w:sz="0" w:space="0" w:color="auto"/>
            <w:bottom w:val="none" w:sz="0" w:space="0" w:color="auto"/>
            <w:right w:val="none" w:sz="0" w:space="0" w:color="auto"/>
          </w:divBdr>
        </w:div>
        <w:div w:id="503083575">
          <w:marLeft w:val="640"/>
          <w:marRight w:val="0"/>
          <w:marTop w:val="0"/>
          <w:marBottom w:val="0"/>
          <w:divBdr>
            <w:top w:val="none" w:sz="0" w:space="0" w:color="auto"/>
            <w:left w:val="none" w:sz="0" w:space="0" w:color="auto"/>
            <w:bottom w:val="none" w:sz="0" w:space="0" w:color="auto"/>
            <w:right w:val="none" w:sz="0" w:space="0" w:color="auto"/>
          </w:divBdr>
        </w:div>
        <w:div w:id="1319306012">
          <w:marLeft w:val="640"/>
          <w:marRight w:val="0"/>
          <w:marTop w:val="0"/>
          <w:marBottom w:val="0"/>
          <w:divBdr>
            <w:top w:val="none" w:sz="0" w:space="0" w:color="auto"/>
            <w:left w:val="none" w:sz="0" w:space="0" w:color="auto"/>
            <w:bottom w:val="none" w:sz="0" w:space="0" w:color="auto"/>
            <w:right w:val="none" w:sz="0" w:space="0" w:color="auto"/>
          </w:divBdr>
        </w:div>
        <w:div w:id="1213884215">
          <w:marLeft w:val="640"/>
          <w:marRight w:val="0"/>
          <w:marTop w:val="0"/>
          <w:marBottom w:val="0"/>
          <w:divBdr>
            <w:top w:val="none" w:sz="0" w:space="0" w:color="auto"/>
            <w:left w:val="none" w:sz="0" w:space="0" w:color="auto"/>
            <w:bottom w:val="none" w:sz="0" w:space="0" w:color="auto"/>
            <w:right w:val="none" w:sz="0" w:space="0" w:color="auto"/>
          </w:divBdr>
        </w:div>
        <w:div w:id="1262764350">
          <w:marLeft w:val="640"/>
          <w:marRight w:val="0"/>
          <w:marTop w:val="0"/>
          <w:marBottom w:val="0"/>
          <w:divBdr>
            <w:top w:val="none" w:sz="0" w:space="0" w:color="auto"/>
            <w:left w:val="none" w:sz="0" w:space="0" w:color="auto"/>
            <w:bottom w:val="none" w:sz="0" w:space="0" w:color="auto"/>
            <w:right w:val="none" w:sz="0" w:space="0" w:color="auto"/>
          </w:divBdr>
        </w:div>
        <w:div w:id="280035939">
          <w:marLeft w:val="640"/>
          <w:marRight w:val="0"/>
          <w:marTop w:val="0"/>
          <w:marBottom w:val="0"/>
          <w:divBdr>
            <w:top w:val="none" w:sz="0" w:space="0" w:color="auto"/>
            <w:left w:val="none" w:sz="0" w:space="0" w:color="auto"/>
            <w:bottom w:val="none" w:sz="0" w:space="0" w:color="auto"/>
            <w:right w:val="none" w:sz="0" w:space="0" w:color="auto"/>
          </w:divBdr>
        </w:div>
        <w:div w:id="463886414">
          <w:marLeft w:val="640"/>
          <w:marRight w:val="0"/>
          <w:marTop w:val="0"/>
          <w:marBottom w:val="0"/>
          <w:divBdr>
            <w:top w:val="none" w:sz="0" w:space="0" w:color="auto"/>
            <w:left w:val="none" w:sz="0" w:space="0" w:color="auto"/>
            <w:bottom w:val="none" w:sz="0" w:space="0" w:color="auto"/>
            <w:right w:val="none" w:sz="0" w:space="0" w:color="auto"/>
          </w:divBdr>
        </w:div>
        <w:div w:id="1324091764">
          <w:marLeft w:val="640"/>
          <w:marRight w:val="0"/>
          <w:marTop w:val="0"/>
          <w:marBottom w:val="0"/>
          <w:divBdr>
            <w:top w:val="none" w:sz="0" w:space="0" w:color="auto"/>
            <w:left w:val="none" w:sz="0" w:space="0" w:color="auto"/>
            <w:bottom w:val="none" w:sz="0" w:space="0" w:color="auto"/>
            <w:right w:val="none" w:sz="0" w:space="0" w:color="auto"/>
          </w:divBdr>
        </w:div>
        <w:div w:id="939413618">
          <w:marLeft w:val="640"/>
          <w:marRight w:val="0"/>
          <w:marTop w:val="0"/>
          <w:marBottom w:val="0"/>
          <w:divBdr>
            <w:top w:val="none" w:sz="0" w:space="0" w:color="auto"/>
            <w:left w:val="none" w:sz="0" w:space="0" w:color="auto"/>
            <w:bottom w:val="none" w:sz="0" w:space="0" w:color="auto"/>
            <w:right w:val="none" w:sz="0" w:space="0" w:color="auto"/>
          </w:divBdr>
        </w:div>
        <w:div w:id="866916779">
          <w:marLeft w:val="640"/>
          <w:marRight w:val="0"/>
          <w:marTop w:val="0"/>
          <w:marBottom w:val="0"/>
          <w:divBdr>
            <w:top w:val="none" w:sz="0" w:space="0" w:color="auto"/>
            <w:left w:val="none" w:sz="0" w:space="0" w:color="auto"/>
            <w:bottom w:val="none" w:sz="0" w:space="0" w:color="auto"/>
            <w:right w:val="none" w:sz="0" w:space="0" w:color="auto"/>
          </w:divBdr>
        </w:div>
        <w:div w:id="1449275280">
          <w:marLeft w:val="640"/>
          <w:marRight w:val="0"/>
          <w:marTop w:val="0"/>
          <w:marBottom w:val="0"/>
          <w:divBdr>
            <w:top w:val="none" w:sz="0" w:space="0" w:color="auto"/>
            <w:left w:val="none" w:sz="0" w:space="0" w:color="auto"/>
            <w:bottom w:val="none" w:sz="0" w:space="0" w:color="auto"/>
            <w:right w:val="none" w:sz="0" w:space="0" w:color="auto"/>
          </w:divBdr>
        </w:div>
        <w:div w:id="730274685">
          <w:marLeft w:val="640"/>
          <w:marRight w:val="0"/>
          <w:marTop w:val="0"/>
          <w:marBottom w:val="0"/>
          <w:divBdr>
            <w:top w:val="none" w:sz="0" w:space="0" w:color="auto"/>
            <w:left w:val="none" w:sz="0" w:space="0" w:color="auto"/>
            <w:bottom w:val="none" w:sz="0" w:space="0" w:color="auto"/>
            <w:right w:val="none" w:sz="0" w:space="0" w:color="auto"/>
          </w:divBdr>
        </w:div>
        <w:div w:id="421923940">
          <w:marLeft w:val="640"/>
          <w:marRight w:val="0"/>
          <w:marTop w:val="0"/>
          <w:marBottom w:val="0"/>
          <w:divBdr>
            <w:top w:val="none" w:sz="0" w:space="0" w:color="auto"/>
            <w:left w:val="none" w:sz="0" w:space="0" w:color="auto"/>
            <w:bottom w:val="none" w:sz="0" w:space="0" w:color="auto"/>
            <w:right w:val="none" w:sz="0" w:space="0" w:color="auto"/>
          </w:divBdr>
        </w:div>
        <w:div w:id="1556962532">
          <w:marLeft w:val="640"/>
          <w:marRight w:val="0"/>
          <w:marTop w:val="0"/>
          <w:marBottom w:val="0"/>
          <w:divBdr>
            <w:top w:val="none" w:sz="0" w:space="0" w:color="auto"/>
            <w:left w:val="none" w:sz="0" w:space="0" w:color="auto"/>
            <w:bottom w:val="none" w:sz="0" w:space="0" w:color="auto"/>
            <w:right w:val="none" w:sz="0" w:space="0" w:color="auto"/>
          </w:divBdr>
        </w:div>
        <w:div w:id="1267687905">
          <w:marLeft w:val="640"/>
          <w:marRight w:val="0"/>
          <w:marTop w:val="0"/>
          <w:marBottom w:val="0"/>
          <w:divBdr>
            <w:top w:val="none" w:sz="0" w:space="0" w:color="auto"/>
            <w:left w:val="none" w:sz="0" w:space="0" w:color="auto"/>
            <w:bottom w:val="none" w:sz="0" w:space="0" w:color="auto"/>
            <w:right w:val="none" w:sz="0" w:space="0" w:color="auto"/>
          </w:divBdr>
        </w:div>
        <w:div w:id="670525620">
          <w:marLeft w:val="640"/>
          <w:marRight w:val="0"/>
          <w:marTop w:val="0"/>
          <w:marBottom w:val="0"/>
          <w:divBdr>
            <w:top w:val="none" w:sz="0" w:space="0" w:color="auto"/>
            <w:left w:val="none" w:sz="0" w:space="0" w:color="auto"/>
            <w:bottom w:val="none" w:sz="0" w:space="0" w:color="auto"/>
            <w:right w:val="none" w:sz="0" w:space="0" w:color="auto"/>
          </w:divBdr>
        </w:div>
        <w:div w:id="1976638881">
          <w:marLeft w:val="640"/>
          <w:marRight w:val="0"/>
          <w:marTop w:val="0"/>
          <w:marBottom w:val="0"/>
          <w:divBdr>
            <w:top w:val="none" w:sz="0" w:space="0" w:color="auto"/>
            <w:left w:val="none" w:sz="0" w:space="0" w:color="auto"/>
            <w:bottom w:val="none" w:sz="0" w:space="0" w:color="auto"/>
            <w:right w:val="none" w:sz="0" w:space="0" w:color="auto"/>
          </w:divBdr>
        </w:div>
        <w:div w:id="1007249844">
          <w:marLeft w:val="640"/>
          <w:marRight w:val="0"/>
          <w:marTop w:val="0"/>
          <w:marBottom w:val="0"/>
          <w:divBdr>
            <w:top w:val="none" w:sz="0" w:space="0" w:color="auto"/>
            <w:left w:val="none" w:sz="0" w:space="0" w:color="auto"/>
            <w:bottom w:val="none" w:sz="0" w:space="0" w:color="auto"/>
            <w:right w:val="none" w:sz="0" w:space="0" w:color="auto"/>
          </w:divBdr>
        </w:div>
        <w:div w:id="1119951135">
          <w:marLeft w:val="640"/>
          <w:marRight w:val="0"/>
          <w:marTop w:val="0"/>
          <w:marBottom w:val="0"/>
          <w:divBdr>
            <w:top w:val="none" w:sz="0" w:space="0" w:color="auto"/>
            <w:left w:val="none" w:sz="0" w:space="0" w:color="auto"/>
            <w:bottom w:val="none" w:sz="0" w:space="0" w:color="auto"/>
            <w:right w:val="none" w:sz="0" w:space="0" w:color="auto"/>
          </w:divBdr>
        </w:div>
        <w:div w:id="1117336709">
          <w:marLeft w:val="640"/>
          <w:marRight w:val="0"/>
          <w:marTop w:val="0"/>
          <w:marBottom w:val="0"/>
          <w:divBdr>
            <w:top w:val="none" w:sz="0" w:space="0" w:color="auto"/>
            <w:left w:val="none" w:sz="0" w:space="0" w:color="auto"/>
            <w:bottom w:val="none" w:sz="0" w:space="0" w:color="auto"/>
            <w:right w:val="none" w:sz="0" w:space="0" w:color="auto"/>
          </w:divBdr>
        </w:div>
        <w:div w:id="1906842721">
          <w:marLeft w:val="640"/>
          <w:marRight w:val="0"/>
          <w:marTop w:val="0"/>
          <w:marBottom w:val="0"/>
          <w:divBdr>
            <w:top w:val="none" w:sz="0" w:space="0" w:color="auto"/>
            <w:left w:val="none" w:sz="0" w:space="0" w:color="auto"/>
            <w:bottom w:val="none" w:sz="0" w:space="0" w:color="auto"/>
            <w:right w:val="none" w:sz="0" w:space="0" w:color="auto"/>
          </w:divBdr>
        </w:div>
        <w:div w:id="1033120241">
          <w:marLeft w:val="640"/>
          <w:marRight w:val="0"/>
          <w:marTop w:val="0"/>
          <w:marBottom w:val="0"/>
          <w:divBdr>
            <w:top w:val="none" w:sz="0" w:space="0" w:color="auto"/>
            <w:left w:val="none" w:sz="0" w:space="0" w:color="auto"/>
            <w:bottom w:val="none" w:sz="0" w:space="0" w:color="auto"/>
            <w:right w:val="none" w:sz="0" w:space="0" w:color="auto"/>
          </w:divBdr>
        </w:div>
        <w:div w:id="242646862">
          <w:marLeft w:val="640"/>
          <w:marRight w:val="0"/>
          <w:marTop w:val="0"/>
          <w:marBottom w:val="0"/>
          <w:divBdr>
            <w:top w:val="none" w:sz="0" w:space="0" w:color="auto"/>
            <w:left w:val="none" w:sz="0" w:space="0" w:color="auto"/>
            <w:bottom w:val="none" w:sz="0" w:space="0" w:color="auto"/>
            <w:right w:val="none" w:sz="0" w:space="0" w:color="auto"/>
          </w:divBdr>
        </w:div>
        <w:div w:id="289173000">
          <w:marLeft w:val="640"/>
          <w:marRight w:val="0"/>
          <w:marTop w:val="0"/>
          <w:marBottom w:val="0"/>
          <w:divBdr>
            <w:top w:val="none" w:sz="0" w:space="0" w:color="auto"/>
            <w:left w:val="none" w:sz="0" w:space="0" w:color="auto"/>
            <w:bottom w:val="none" w:sz="0" w:space="0" w:color="auto"/>
            <w:right w:val="none" w:sz="0" w:space="0" w:color="auto"/>
          </w:divBdr>
        </w:div>
        <w:div w:id="1591232846">
          <w:marLeft w:val="640"/>
          <w:marRight w:val="0"/>
          <w:marTop w:val="0"/>
          <w:marBottom w:val="0"/>
          <w:divBdr>
            <w:top w:val="none" w:sz="0" w:space="0" w:color="auto"/>
            <w:left w:val="none" w:sz="0" w:space="0" w:color="auto"/>
            <w:bottom w:val="none" w:sz="0" w:space="0" w:color="auto"/>
            <w:right w:val="none" w:sz="0" w:space="0" w:color="auto"/>
          </w:divBdr>
        </w:div>
        <w:div w:id="1562717081">
          <w:marLeft w:val="640"/>
          <w:marRight w:val="0"/>
          <w:marTop w:val="0"/>
          <w:marBottom w:val="0"/>
          <w:divBdr>
            <w:top w:val="none" w:sz="0" w:space="0" w:color="auto"/>
            <w:left w:val="none" w:sz="0" w:space="0" w:color="auto"/>
            <w:bottom w:val="none" w:sz="0" w:space="0" w:color="auto"/>
            <w:right w:val="none" w:sz="0" w:space="0" w:color="auto"/>
          </w:divBdr>
        </w:div>
        <w:div w:id="621770051">
          <w:marLeft w:val="640"/>
          <w:marRight w:val="0"/>
          <w:marTop w:val="0"/>
          <w:marBottom w:val="0"/>
          <w:divBdr>
            <w:top w:val="none" w:sz="0" w:space="0" w:color="auto"/>
            <w:left w:val="none" w:sz="0" w:space="0" w:color="auto"/>
            <w:bottom w:val="none" w:sz="0" w:space="0" w:color="auto"/>
            <w:right w:val="none" w:sz="0" w:space="0" w:color="auto"/>
          </w:divBdr>
        </w:div>
        <w:div w:id="669720839">
          <w:marLeft w:val="640"/>
          <w:marRight w:val="0"/>
          <w:marTop w:val="0"/>
          <w:marBottom w:val="0"/>
          <w:divBdr>
            <w:top w:val="none" w:sz="0" w:space="0" w:color="auto"/>
            <w:left w:val="none" w:sz="0" w:space="0" w:color="auto"/>
            <w:bottom w:val="none" w:sz="0" w:space="0" w:color="auto"/>
            <w:right w:val="none" w:sz="0" w:space="0" w:color="auto"/>
          </w:divBdr>
        </w:div>
        <w:div w:id="467405460">
          <w:marLeft w:val="640"/>
          <w:marRight w:val="0"/>
          <w:marTop w:val="0"/>
          <w:marBottom w:val="0"/>
          <w:divBdr>
            <w:top w:val="none" w:sz="0" w:space="0" w:color="auto"/>
            <w:left w:val="none" w:sz="0" w:space="0" w:color="auto"/>
            <w:bottom w:val="none" w:sz="0" w:space="0" w:color="auto"/>
            <w:right w:val="none" w:sz="0" w:space="0" w:color="auto"/>
          </w:divBdr>
        </w:div>
        <w:div w:id="1300694802">
          <w:marLeft w:val="640"/>
          <w:marRight w:val="0"/>
          <w:marTop w:val="0"/>
          <w:marBottom w:val="0"/>
          <w:divBdr>
            <w:top w:val="none" w:sz="0" w:space="0" w:color="auto"/>
            <w:left w:val="none" w:sz="0" w:space="0" w:color="auto"/>
            <w:bottom w:val="none" w:sz="0" w:space="0" w:color="auto"/>
            <w:right w:val="none" w:sz="0" w:space="0" w:color="auto"/>
          </w:divBdr>
        </w:div>
        <w:div w:id="1153137431">
          <w:marLeft w:val="640"/>
          <w:marRight w:val="0"/>
          <w:marTop w:val="0"/>
          <w:marBottom w:val="0"/>
          <w:divBdr>
            <w:top w:val="none" w:sz="0" w:space="0" w:color="auto"/>
            <w:left w:val="none" w:sz="0" w:space="0" w:color="auto"/>
            <w:bottom w:val="none" w:sz="0" w:space="0" w:color="auto"/>
            <w:right w:val="none" w:sz="0" w:space="0" w:color="auto"/>
          </w:divBdr>
        </w:div>
        <w:div w:id="1324628246">
          <w:marLeft w:val="640"/>
          <w:marRight w:val="0"/>
          <w:marTop w:val="0"/>
          <w:marBottom w:val="0"/>
          <w:divBdr>
            <w:top w:val="none" w:sz="0" w:space="0" w:color="auto"/>
            <w:left w:val="none" w:sz="0" w:space="0" w:color="auto"/>
            <w:bottom w:val="none" w:sz="0" w:space="0" w:color="auto"/>
            <w:right w:val="none" w:sz="0" w:space="0" w:color="auto"/>
          </w:divBdr>
        </w:div>
        <w:div w:id="129327156">
          <w:marLeft w:val="640"/>
          <w:marRight w:val="0"/>
          <w:marTop w:val="0"/>
          <w:marBottom w:val="0"/>
          <w:divBdr>
            <w:top w:val="none" w:sz="0" w:space="0" w:color="auto"/>
            <w:left w:val="none" w:sz="0" w:space="0" w:color="auto"/>
            <w:bottom w:val="none" w:sz="0" w:space="0" w:color="auto"/>
            <w:right w:val="none" w:sz="0" w:space="0" w:color="auto"/>
          </w:divBdr>
        </w:div>
        <w:div w:id="1225994343">
          <w:marLeft w:val="640"/>
          <w:marRight w:val="0"/>
          <w:marTop w:val="0"/>
          <w:marBottom w:val="0"/>
          <w:divBdr>
            <w:top w:val="none" w:sz="0" w:space="0" w:color="auto"/>
            <w:left w:val="none" w:sz="0" w:space="0" w:color="auto"/>
            <w:bottom w:val="none" w:sz="0" w:space="0" w:color="auto"/>
            <w:right w:val="none" w:sz="0" w:space="0" w:color="auto"/>
          </w:divBdr>
        </w:div>
        <w:div w:id="1890458037">
          <w:marLeft w:val="640"/>
          <w:marRight w:val="0"/>
          <w:marTop w:val="0"/>
          <w:marBottom w:val="0"/>
          <w:divBdr>
            <w:top w:val="none" w:sz="0" w:space="0" w:color="auto"/>
            <w:left w:val="none" w:sz="0" w:space="0" w:color="auto"/>
            <w:bottom w:val="none" w:sz="0" w:space="0" w:color="auto"/>
            <w:right w:val="none" w:sz="0" w:space="0" w:color="auto"/>
          </w:divBdr>
        </w:div>
        <w:div w:id="1279413732">
          <w:marLeft w:val="640"/>
          <w:marRight w:val="0"/>
          <w:marTop w:val="0"/>
          <w:marBottom w:val="0"/>
          <w:divBdr>
            <w:top w:val="none" w:sz="0" w:space="0" w:color="auto"/>
            <w:left w:val="none" w:sz="0" w:space="0" w:color="auto"/>
            <w:bottom w:val="none" w:sz="0" w:space="0" w:color="auto"/>
            <w:right w:val="none" w:sz="0" w:space="0" w:color="auto"/>
          </w:divBdr>
        </w:div>
        <w:div w:id="912199645">
          <w:marLeft w:val="640"/>
          <w:marRight w:val="0"/>
          <w:marTop w:val="0"/>
          <w:marBottom w:val="0"/>
          <w:divBdr>
            <w:top w:val="none" w:sz="0" w:space="0" w:color="auto"/>
            <w:left w:val="none" w:sz="0" w:space="0" w:color="auto"/>
            <w:bottom w:val="none" w:sz="0" w:space="0" w:color="auto"/>
            <w:right w:val="none" w:sz="0" w:space="0" w:color="auto"/>
          </w:divBdr>
        </w:div>
        <w:div w:id="516891102">
          <w:marLeft w:val="640"/>
          <w:marRight w:val="0"/>
          <w:marTop w:val="0"/>
          <w:marBottom w:val="0"/>
          <w:divBdr>
            <w:top w:val="none" w:sz="0" w:space="0" w:color="auto"/>
            <w:left w:val="none" w:sz="0" w:space="0" w:color="auto"/>
            <w:bottom w:val="none" w:sz="0" w:space="0" w:color="auto"/>
            <w:right w:val="none" w:sz="0" w:space="0" w:color="auto"/>
          </w:divBdr>
        </w:div>
        <w:div w:id="1710960036">
          <w:marLeft w:val="640"/>
          <w:marRight w:val="0"/>
          <w:marTop w:val="0"/>
          <w:marBottom w:val="0"/>
          <w:divBdr>
            <w:top w:val="none" w:sz="0" w:space="0" w:color="auto"/>
            <w:left w:val="none" w:sz="0" w:space="0" w:color="auto"/>
            <w:bottom w:val="none" w:sz="0" w:space="0" w:color="auto"/>
            <w:right w:val="none" w:sz="0" w:space="0" w:color="auto"/>
          </w:divBdr>
        </w:div>
        <w:div w:id="173232908">
          <w:marLeft w:val="640"/>
          <w:marRight w:val="0"/>
          <w:marTop w:val="0"/>
          <w:marBottom w:val="0"/>
          <w:divBdr>
            <w:top w:val="none" w:sz="0" w:space="0" w:color="auto"/>
            <w:left w:val="none" w:sz="0" w:space="0" w:color="auto"/>
            <w:bottom w:val="none" w:sz="0" w:space="0" w:color="auto"/>
            <w:right w:val="none" w:sz="0" w:space="0" w:color="auto"/>
          </w:divBdr>
        </w:div>
        <w:div w:id="385568650">
          <w:marLeft w:val="640"/>
          <w:marRight w:val="0"/>
          <w:marTop w:val="0"/>
          <w:marBottom w:val="0"/>
          <w:divBdr>
            <w:top w:val="none" w:sz="0" w:space="0" w:color="auto"/>
            <w:left w:val="none" w:sz="0" w:space="0" w:color="auto"/>
            <w:bottom w:val="none" w:sz="0" w:space="0" w:color="auto"/>
            <w:right w:val="none" w:sz="0" w:space="0" w:color="auto"/>
          </w:divBdr>
        </w:div>
        <w:div w:id="1852144411">
          <w:marLeft w:val="640"/>
          <w:marRight w:val="0"/>
          <w:marTop w:val="0"/>
          <w:marBottom w:val="0"/>
          <w:divBdr>
            <w:top w:val="none" w:sz="0" w:space="0" w:color="auto"/>
            <w:left w:val="none" w:sz="0" w:space="0" w:color="auto"/>
            <w:bottom w:val="none" w:sz="0" w:space="0" w:color="auto"/>
            <w:right w:val="none" w:sz="0" w:space="0" w:color="auto"/>
          </w:divBdr>
        </w:div>
        <w:div w:id="2029672417">
          <w:marLeft w:val="640"/>
          <w:marRight w:val="0"/>
          <w:marTop w:val="0"/>
          <w:marBottom w:val="0"/>
          <w:divBdr>
            <w:top w:val="none" w:sz="0" w:space="0" w:color="auto"/>
            <w:left w:val="none" w:sz="0" w:space="0" w:color="auto"/>
            <w:bottom w:val="none" w:sz="0" w:space="0" w:color="auto"/>
            <w:right w:val="none" w:sz="0" w:space="0" w:color="auto"/>
          </w:divBdr>
        </w:div>
        <w:div w:id="2064133298">
          <w:marLeft w:val="640"/>
          <w:marRight w:val="0"/>
          <w:marTop w:val="0"/>
          <w:marBottom w:val="0"/>
          <w:divBdr>
            <w:top w:val="none" w:sz="0" w:space="0" w:color="auto"/>
            <w:left w:val="none" w:sz="0" w:space="0" w:color="auto"/>
            <w:bottom w:val="none" w:sz="0" w:space="0" w:color="auto"/>
            <w:right w:val="none" w:sz="0" w:space="0" w:color="auto"/>
          </w:divBdr>
        </w:div>
        <w:div w:id="1033724679">
          <w:marLeft w:val="640"/>
          <w:marRight w:val="0"/>
          <w:marTop w:val="0"/>
          <w:marBottom w:val="0"/>
          <w:divBdr>
            <w:top w:val="none" w:sz="0" w:space="0" w:color="auto"/>
            <w:left w:val="none" w:sz="0" w:space="0" w:color="auto"/>
            <w:bottom w:val="none" w:sz="0" w:space="0" w:color="auto"/>
            <w:right w:val="none" w:sz="0" w:space="0" w:color="auto"/>
          </w:divBdr>
        </w:div>
        <w:div w:id="861013486">
          <w:marLeft w:val="640"/>
          <w:marRight w:val="0"/>
          <w:marTop w:val="0"/>
          <w:marBottom w:val="0"/>
          <w:divBdr>
            <w:top w:val="none" w:sz="0" w:space="0" w:color="auto"/>
            <w:left w:val="none" w:sz="0" w:space="0" w:color="auto"/>
            <w:bottom w:val="none" w:sz="0" w:space="0" w:color="auto"/>
            <w:right w:val="none" w:sz="0" w:space="0" w:color="auto"/>
          </w:divBdr>
        </w:div>
        <w:div w:id="1918829167">
          <w:marLeft w:val="640"/>
          <w:marRight w:val="0"/>
          <w:marTop w:val="0"/>
          <w:marBottom w:val="0"/>
          <w:divBdr>
            <w:top w:val="none" w:sz="0" w:space="0" w:color="auto"/>
            <w:left w:val="none" w:sz="0" w:space="0" w:color="auto"/>
            <w:bottom w:val="none" w:sz="0" w:space="0" w:color="auto"/>
            <w:right w:val="none" w:sz="0" w:space="0" w:color="auto"/>
          </w:divBdr>
        </w:div>
        <w:div w:id="1425489141">
          <w:marLeft w:val="640"/>
          <w:marRight w:val="0"/>
          <w:marTop w:val="0"/>
          <w:marBottom w:val="0"/>
          <w:divBdr>
            <w:top w:val="none" w:sz="0" w:space="0" w:color="auto"/>
            <w:left w:val="none" w:sz="0" w:space="0" w:color="auto"/>
            <w:bottom w:val="none" w:sz="0" w:space="0" w:color="auto"/>
            <w:right w:val="none" w:sz="0" w:space="0" w:color="auto"/>
          </w:divBdr>
        </w:div>
        <w:div w:id="329142803">
          <w:marLeft w:val="640"/>
          <w:marRight w:val="0"/>
          <w:marTop w:val="0"/>
          <w:marBottom w:val="0"/>
          <w:divBdr>
            <w:top w:val="none" w:sz="0" w:space="0" w:color="auto"/>
            <w:left w:val="none" w:sz="0" w:space="0" w:color="auto"/>
            <w:bottom w:val="none" w:sz="0" w:space="0" w:color="auto"/>
            <w:right w:val="none" w:sz="0" w:space="0" w:color="auto"/>
          </w:divBdr>
        </w:div>
        <w:div w:id="1225682557">
          <w:marLeft w:val="640"/>
          <w:marRight w:val="0"/>
          <w:marTop w:val="0"/>
          <w:marBottom w:val="0"/>
          <w:divBdr>
            <w:top w:val="none" w:sz="0" w:space="0" w:color="auto"/>
            <w:left w:val="none" w:sz="0" w:space="0" w:color="auto"/>
            <w:bottom w:val="none" w:sz="0" w:space="0" w:color="auto"/>
            <w:right w:val="none" w:sz="0" w:space="0" w:color="auto"/>
          </w:divBdr>
        </w:div>
        <w:div w:id="1320618085">
          <w:marLeft w:val="640"/>
          <w:marRight w:val="0"/>
          <w:marTop w:val="0"/>
          <w:marBottom w:val="0"/>
          <w:divBdr>
            <w:top w:val="none" w:sz="0" w:space="0" w:color="auto"/>
            <w:left w:val="none" w:sz="0" w:space="0" w:color="auto"/>
            <w:bottom w:val="none" w:sz="0" w:space="0" w:color="auto"/>
            <w:right w:val="none" w:sz="0" w:space="0" w:color="auto"/>
          </w:divBdr>
        </w:div>
        <w:div w:id="414477608">
          <w:marLeft w:val="640"/>
          <w:marRight w:val="0"/>
          <w:marTop w:val="0"/>
          <w:marBottom w:val="0"/>
          <w:divBdr>
            <w:top w:val="none" w:sz="0" w:space="0" w:color="auto"/>
            <w:left w:val="none" w:sz="0" w:space="0" w:color="auto"/>
            <w:bottom w:val="none" w:sz="0" w:space="0" w:color="auto"/>
            <w:right w:val="none" w:sz="0" w:space="0" w:color="auto"/>
          </w:divBdr>
        </w:div>
        <w:div w:id="937639310">
          <w:marLeft w:val="640"/>
          <w:marRight w:val="0"/>
          <w:marTop w:val="0"/>
          <w:marBottom w:val="0"/>
          <w:divBdr>
            <w:top w:val="none" w:sz="0" w:space="0" w:color="auto"/>
            <w:left w:val="none" w:sz="0" w:space="0" w:color="auto"/>
            <w:bottom w:val="none" w:sz="0" w:space="0" w:color="auto"/>
            <w:right w:val="none" w:sz="0" w:space="0" w:color="auto"/>
          </w:divBdr>
        </w:div>
        <w:div w:id="2027175010">
          <w:marLeft w:val="640"/>
          <w:marRight w:val="0"/>
          <w:marTop w:val="0"/>
          <w:marBottom w:val="0"/>
          <w:divBdr>
            <w:top w:val="none" w:sz="0" w:space="0" w:color="auto"/>
            <w:left w:val="none" w:sz="0" w:space="0" w:color="auto"/>
            <w:bottom w:val="none" w:sz="0" w:space="0" w:color="auto"/>
            <w:right w:val="none" w:sz="0" w:space="0" w:color="auto"/>
          </w:divBdr>
        </w:div>
        <w:div w:id="593511087">
          <w:marLeft w:val="640"/>
          <w:marRight w:val="0"/>
          <w:marTop w:val="0"/>
          <w:marBottom w:val="0"/>
          <w:divBdr>
            <w:top w:val="none" w:sz="0" w:space="0" w:color="auto"/>
            <w:left w:val="none" w:sz="0" w:space="0" w:color="auto"/>
            <w:bottom w:val="none" w:sz="0" w:space="0" w:color="auto"/>
            <w:right w:val="none" w:sz="0" w:space="0" w:color="auto"/>
          </w:divBdr>
        </w:div>
        <w:div w:id="1433084109">
          <w:marLeft w:val="640"/>
          <w:marRight w:val="0"/>
          <w:marTop w:val="0"/>
          <w:marBottom w:val="0"/>
          <w:divBdr>
            <w:top w:val="none" w:sz="0" w:space="0" w:color="auto"/>
            <w:left w:val="none" w:sz="0" w:space="0" w:color="auto"/>
            <w:bottom w:val="none" w:sz="0" w:space="0" w:color="auto"/>
            <w:right w:val="none" w:sz="0" w:space="0" w:color="auto"/>
          </w:divBdr>
        </w:div>
        <w:div w:id="1521551890">
          <w:marLeft w:val="640"/>
          <w:marRight w:val="0"/>
          <w:marTop w:val="0"/>
          <w:marBottom w:val="0"/>
          <w:divBdr>
            <w:top w:val="none" w:sz="0" w:space="0" w:color="auto"/>
            <w:left w:val="none" w:sz="0" w:space="0" w:color="auto"/>
            <w:bottom w:val="none" w:sz="0" w:space="0" w:color="auto"/>
            <w:right w:val="none" w:sz="0" w:space="0" w:color="auto"/>
          </w:divBdr>
        </w:div>
        <w:div w:id="1584609025">
          <w:marLeft w:val="640"/>
          <w:marRight w:val="0"/>
          <w:marTop w:val="0"/>
          <w:marBottom w:val="0"/>
          <w:divBdr>
            <w:top w:val="none" w:sz="0" w:space="0" w:color="auto"/>
            <w:left w:val="none" w:sz="0" w:space="0" w:color="auto"/>
            <w:bottom w:val="none" w:sz="0" w:space="0" w:color="auto"/>
            <w:right w:val="none" w:sz="0" w:space="0" w:color="auto"/>
          </w:divBdr>
        </w:div>
        <w:div w:id="796678403">
          <w:marLeft w:val="640"/>
          <w:marRight w:val="0"/>
          <w:marTop w:val="0"/>
          <w:marBottom w:val="0"/>
          <w:divBdr>
            <w:top w:val="none" w:sz="0" w:space="0" w:color="auto"/>
            <w:left w:val="none" w:sz="0" w:space="0" w:color="auto"/>
            <w:bottom w:val="none" w:sz="0" w:space="0" w:color="auto"/>
            <w:right w:val="none" w:sz="0" w:space="0" w:color="auto"/>
          </w:divBdr>
        </w:div>
        <w:div w:id="1934435011">
          <w:marLeft w:val="640"/>
          <w:marRight w:val="0"/>
          <w:marTop w:val="0"/>
          <w:marBottom w:val="0"/>
          <w:divBdr>
            <w:top w:val="none" w:sz="0" w:space="0" w:color="auto"/>
            <w:left w:val="none" w:sz="0" w:space="0" w:color="auto"/>
            <w:bottom w:val="none" w:sz="0" w:space="0" w:color="auto"/>
            <w:right w:val="none" w:sz="0" w:space="0" w:color="auto"/>
          </w:divBdr>
        </w:div>
        <w:div w:id="903415693">
          <w:marLeft w:val="640"/>
          <w:marRight w:val="0"/>
          <w:marTop w:val="0"/>
          <w:marBottom w:val="0"/>
          <w:divBdr>
            <w:top w:val="none" w:sz="0" w:space="0" w:color="auto"/>
            <w:left w:val="none" w:sz="0" w:space="0" w:color="auto"/>
            <w:bottom w:val="none" w:sz="0" w:space="0" w:color="auto"/>
            <w:right w:val="none" w:sz="0" w:space="0" w:color="auto"/>
          </w:divBdr>
        </w:div>
        <w:div w:id="1209099588">
          <w:marLeft w:val="640"/>
          <w:marRight w:val="0"/>
          <w:marTop w:val="0"/>
          <w:marBottom w:val="0"/>
          <w:divBdr>
            <w:top w:val="none" w:sz="0" w:space="0" w:color="auto"/>
            <w:left w:val="none" w:sz="0" w:space="0" w:color="auto"/>
            <w:bottom w:val="none" w:sz="0" w:space="0" w:color="auto"/>
            <w:right w:val="none" w:sz="0" w:space="0" w:color="auto"/>
          </w:divBdr>
        </w:div>
        <w:div w:id="2089233464">
          <w:marLeft w:val="640"/>
          <w:marRight w:val="0"/>
          <w:marTop w:val="0"/>
          <w:marBottom w:val="0"/>
          <w:divBdr>
            <w:top w:val="none" w:sz="0" w:space="0" w:color="auto"/>
            <w:left w:val="none" w:sz="0" w:space="0" w:color="auto"/>
            <w:bottom w:val="none" w:sz="0" w:space="0" w:color="auto"/>
            <w:right w:val="none" w:sz="0" w:space="0" w:color="auto"/>
          </w:divBdr>
        </w:div>
        <w:div w:id="1996567549">
          <w:marLeft w:val="640"/>
          <w:marRight w:val="0"/>
          <w:marTop w:val="0"/>
          <w:marBottom w:val="0"/>
          <w:divBdr>
            <w:top w:val="none" w:sz="0" w:space="0" w:color="auto"/>
            <w:left w:val="none" w:sz="0" w:space="0" w:color="auto"/>
            <w:bottom w:val="none" w:sz="0" w:space="0" w:color="auto"/>
            <w:right w:val="none" w:sz="0" w:space="0" w:color="auto"/>
          </w:divBdr>
        </w:div>
        <w:div w:id="285158476">
          <w:marLeft w:val="640"/>
          <w:marRight w:val="0"/>
          <w:marTop w:val="0"/>
          <w:marBottom w:val="0"/>
          <w:divBdr>
            <w:top w:val="none" w:sz="0" w:space="0" w:color="auto"/>
            <w:left w:val="none" w:sz="0" w:space="0" w:color="auto"/>
            <w:bottom w:val="none" w:sz="0" w:space="0" w:color="auto"/>
            <w:right w:val="none" w:sz="0" w:space="0" w:color="auto"/>
          </w:divBdr>
        </w:div>
        <w:div w:id="1946883153">
          <w:marLeft w:val="640"/>
          <w:marRight w:val="0"/>
          <w:marTop w:val="0"/>
          <w:marBottom w:val="0"/>
          <w:divBdr>
            <w:top w:val="none" w:sz="0" w:space="0" w:color="auto"/>
            <w:left w:val="none" w:sz="0" w:space="0" w:color="auto"/>
            <w:bottom w:val="none" w:sz="0" w:space="0" w:color="auto"/>
            <w:right w:val="none" w:sz="0" w:space="0" w:color="auto"/>
          </w:divBdr>
        </w:div>
        <w:div w:id="1913730542">
          <w:marLeft w:val="640"/>
          <w:marRight w:val="0"/>
          <w:marTop w:val="0"/>
          <w:marBottom w:val="0"/>
          <w:divBdr>
            <w:top w:val="none" w:sz="0" w:space="0" w:color="auto"/>
            <w:left w:val="none" w:sz="0" w:space="0" w:color="auto"/>
            <w:bottom w:val="none" w:sz="0" w:space="0" w:color="auto"/>
            <w:right w:val="none" w:sz="0" w:space="0" w:color="auto"/>
          </w:divBdr>
        </w:div>
        <w:div w:id="24251909">
          <w:marLeft w:val="640"/>
          <w:marRight w:val="0"/>
          <w:marTop w:val="0"/>
          <w:marBottom w:val="0"/>
          <w:divBdr>
            <w:top w:val="none" w:sz="0" w:space="0" w:color="auto"/>
            <w:left w:val="none" w:sz="0" w:space="0" w:color="auto"/>
            <w:bottom w:val="none" w:sz="0" w:space="0" w:color="auto"/>
            <w:right w:val="none" w:sz="0" w:space="0" w:color="auto"/>
          </w:divBdr>
        </w:div>
        <w:div w:id="1702972755">
          <w:marLeft w:val="640"/>
          <w:marRight w:val="0"/>
          <w:marTop w:val="0"/>
          <w:marBottom w:val="0"/>
          <w:divBdr>
            <w:top w:val="none" w:sz="0" w:space="0" w:color="auto"/>
            <w:left w:val="none" w:sz="0" w:space="0" w:color="auto"/>
            <w:bottom w:val="none" w:sz="0" w:space="0" w:color="auto"/>
            <w:right w:val="none" w:sz="0" w:space="0" w:color="auto"/>
          </w:divBdr>
        </w:div>
        <w:div w:id="2108648877">
          <w:marLeft w:val="640"/>
          <w:marRight w:val="0"/>
          <w:marTop w:val="0"/>
          <w:marBottom w:val="0"/>
          <w:divBdr>
            <w:top w:val="none" w:sz="0" w:space="0" w:color="auto"/>
            <w:left w:val="none" w:sz="0" w:space="0" w:color="auto"/>
            <w:bottom w:val="none" w:sz="0" w:space="0" w:color="auto"/>
            <w:right w:val="none" w:sz="0" w:space="0" w:color="auto"/>
          </w:divBdr>
        </w:div>
        <w:div w:id="1042436001">
          <w:marLeft w:val="640"/>
          <w:marRight w:val="0"/>
          <w:marTop w:val="0"/>
          <w:marBottom w:val="0"/>
          <w:divBdr>
            <w:top w:val="none" w:sz="0" w:space="0" w:color="auto"/>
            <w:left w:val="none" w:sz="0" w:space="0" w:color="auto"/>
            <w:bottom w:val="none" w:sz="0" w:space="0" w:color="auto"/>
            <w:right w:val="none" w:sz="0" w:space="0" w:color="auto"/>
          </w:divBdr>
        </w:div>
        <w:div w:id="37975284">
          <w:marLeft w:val="640"/>
          <w:marRight w:val="0"/>
          <w:marTop w:val="0"/>
          <w:marBottom w:val="0"/>
          <w:divBdr>
            <w:top w:val="none" w:sz="0" w:space="0" w:color="auto"/>
            <w:left w:val="none" w:sz="0" w:space="0" w:color="auto"/>
            <w:bottom w:val="none" w:sz="0" w:space="0" w:color="auto"/>
            <w:right w:val="none" w:sz="0" w:space="0" w:color="auto"/>
          </w:divBdr>
        </w:div>
        <w:div w:id="1637754011">
          <w:marLeft w:val="640"/>
          <w:marRight w:val="0"/>
          <w:marTop w:val="0"/>
          <w:marBottom w:val="0"/>
          <w:divBdr>
            <w:top w:val="none" w:sz="0" w:space="0" w:color="auto"/>
            <w:left w:val="none" w:sz="0" w:space="0" w:color="auto"/>
            <w:bottom w:val="none" w:sz="0" w:space="0" w:color="auto"/>
            <w:right w:val="none" w:sz="0" w:space="0" w:color="auto"/>
          </w:divBdr>
        </w:div>
        <w:div w:id="1660648667">
          <w:marLeft w:val="640"/>
          <w:marRight w:val="0"/>
          <w:marTop w:val="0"/>
          <w:marBottom w:val="0"/>
          <w:divBdr>
            <w:top w:val="none" w:sz="0" w:space="0" w:color="auto"/>
            <w:left w:val="none" w:sz="0" w:space="0" w:color="auto"/>
            <w:bottom w:val="none" w:sz="0" w:space="0" w:color="auto"/>
            <w:right w:val="none" w:sz="0" w:space="0" w:color="auto"/>
          </w:divBdr>
        </w:div>
        <w:div w:id="275409069">
          <w:marLeft w:val="640"/>
          <w:marRight w:val="0"/>
          <w:marTop w:val="0"/>
          <w:marBottom w:val="0"/>
          <w:divBdr>
            <w:top w:val="none" w:sz="0" w:space="0" w:color="auto"/>
            <w:left w:val="none" w:sz="0" w:space="0" w:color="auto"/>
            <w:bottom w:val="none" w:sz="0" w:space="0" w:color="auto"/>
            <w:right w:val="none" w:sz="0" w:space="0" w:color="auto"/>
          </w:divBdr>
        </w:div>
        <w:div w:id="1535385910">
          <w:marLeft w:val="640"/>
          <w:marRight w:val="0"/>
          <w:marTop w:val="0"/>
          <w:marBottom w:val="0"/>
          <w:divBdr>
            <w:top w:val="none" w:sz="0" w:space="0" w:color="auto"/>
            <w:left w:val="none" w:sz="0" w:space="0" w:color="auto"/>
            <w:bottom w:val="none" w:sz="0" w:space="0" w:color="auto"/>
            <w:right w:val="none" w:sz="0" w:space="0" w:color="auto"/>
          </w:divBdr>
        </w:div>
        <w:div w:id="802233071">
          <w:marLeft w:val="640"/>
          <w:marRight w:val="0"/>
          <w:marTop w:val="0"/>
          <w:marBottom w:val="0"/>
          <w:divBdr>
            <w:top w:val="none" w:sz="0" w:space="0" w:color="auto"/>
            <w:left w:val="none" w:sz="0" w:space="0" w:color="auto"/>
            <w:bottom w:val="none" w:sz="0" w:space="0" w:color="auto"/>
            <w:right w:val="none" w:sz="0" w:space="0" w:color="auto"/>
          </w:divBdr>
        </w:div>
        <w:div w:id="1695383511">
          <w:marLeft w:val="640"/>
          <w:marRight w:val="0"/>
          <w:marTop w:val="0"/>
          <w:marBottom w:val="0"/>
          <w:divBdr>
            <w:top w:val="none" w:sz="0" w:space="0" w:color="auto"/>
            <w:left w:val="none" w:sz="0" w:space="0" w:color="auto"/>
            <w:bottom w:val="none" w:sz="0" w:space="0" w:color="auto"/>
            <w:right w:val="none" w:sz="0" w:space="0" w:color="auto"/>
          </w:divBdr>
        </w:div>
        <w:div w:id="2083333670">
          <w:marLeft w:val="640"/>
          <w:marRight w:val="0"/>
          <w:marTop w:val="0"/>
          <w:marBottom w:val="0"/>
          <w:divBdr>
            <w:top w:val="none" w:sz="0" w:space="0" w:color="auto"/>
            <w:left w:val="none" w:sz="0" w:space="0" w:color="auto"/>
            <w:bottom w:val="none" w:sz="0" w:space="0" w:color="auto"/>
            <w:right w:val="none" w:sz="0" w:space="0" w:color="auto"/>
          </w:divBdr>
        </w:div>
        <w:div w:id="332074428">
          <w:marLeft w:val="640"/>
          <w:marRight w:val="0"/>
          <w:marTop w:val="0"/>
          <w:marBottom w:val="0"/>
          <w:divBdr>
            <w:top w:val="none" w:sz="0" w:space="0" w:color="auto"/>
            <w:left w:val="none" w:sz="0" w:space="0" w:color="auto"/>
            <w:bottom w:val="none" w:sz="0" w:space="0" w:color="auto"/>
            <w:right w:val="none" w:sz="0" w:space="0" w:color="auto"/>
          </w:divBdr>
        </w:div>
        <w:div w:id="1687053979">
          <w:marLeft w:val="640"/>
          <w:marRight w:val="0"/>
          <w:marTop w:val="0"/>
          <w:marBottom w:val="0"/>
          <w:divBdr>
            <w:top w:val="none" w:sz="0" w:space="0" w:color="auto"/>
            <w:left w:val="none" w:sz="0" w:space="0" w:color="auto"/>
            <w:bottom w:val="none" w:sz="0" w:space="0" w:color="auto"/>
            <w:right w:val="none" w:sz="0" w:space="0" w:color="auto"/>
          </w:divBdr>
        </w:div>
        <w:div w:id="1770807493">
          <w:marLeft w:val="640"/>
          <w:marRight w:val="0"/>
          <w:marTop w:val="0"/>
          <w:marBottom w:val="0"/>
          <w:divBdr>
            <w:top w:val="none" w:sz="0" w:space="0" w:color="auto"/>
            <w:left w:val="none" w:sz="0" w:space="0" w:color="auto"/>
            <w:bottom w:val="none" w:sz="0" w:space="0" w:color="auto"/>
            <w:right w:val="none" w:sz="0" w:space="0" w:color="auto"/>
          </w:divBdr>
        </w:div>
        <w:div w:id="2114661805">
          <w:marLeft w:val="640"/>
          <w:marRight w:val="0"/>
          <w:marTop w:val="0"/>
          <w:marBottom w:val="0"/>
          <w:divBdr>
            <w:top w:val="none" w:sz="0" w:space="0" w:color="auto"/>
            <w:left w:val="none" w:sz="0" w:space="0" w:color="auto"/>
            <w:bottom w:val="none" w:sz="0" w:space="0" w:color="auto"/>
            <w:right w:val="none" w:sz="0" w:space="0" w:color="auto"/>
          </w:divBdr>
        </w:div>
        <w:div w:id="1661543880">
          <w:marLeft w:val="640"/>
          <w:marRight w:val="0"/>
          <w:marTop w:val="0"/>
          <w:marBottom w:val="0"/>
          <w:divBdr>
            <w:top w:val="none" w:sz="0" w:space="0" w:color="auto"/>
            <w:left w:val="none" w:sz="0" w:space="0" w:color="auto"/>
            <w:bottom w:val="none" w:sz="0" w:space="0" w:color="auto"/>
            <w:right w:val="none" w:sz="0" w:space="0" w:color="auto"/>
          </w:divBdr>
        </w:div>
        <w:div w:id="1816606688">
          <w:marLeft w:val="640"/>
          <w:marRight w:val="0"/>
          <w:marTop w:val="0"/>
          <w:marBottom w:val="0"/>
          <w:divBdr>
            <w:top w:val="none" w:sz="0" w:space="0" w:color="auto"/>
            <w:left w:val="none" w:sz="0" w:space="0" w:color="auto"/>
            <w:bottom w:val="none" w:sz="0" w:space="0" w:color="auto"/>
            <w:right w:val="none" w:sz="0" w:space="0" w:color="auto"/>
          </w:divBdr>
        </w:div>
        <w:div w:id="334380134">
          <w:marLeft w:val="640"/>
          <w:marRight w:val="0"/>
          <w:marTop w:val="0"/>
          <w:marBottom w:val="0"/>
          <w:divBdr>
            <w:top w:val="none" w:sz="0" w:space="0" w:color="auto"/>
            <w:left w:val="none" w:sz="0" w:space="0" w:color="auto"/>
            <w:bottom w:val="none" w:sz="0" w:space="0" w:color="auto"/>
            <w:right w:val="none" w:sz="0" w:space="0" w:color="auto"/>
          </w:divBdr>
        </w:div>
        <w:div w:id="1026294639">
          <w:marLeft w:val="640"/>
          <w:marRight w:val="0"/>
          <w:marTop w:val="0"/>
          <w:marBottom w:val="0"/>
          <w:divBdr>
            <w:top w:val="none" w:sz="0" w:space="0" w:color="auto"/>
            <w:left w:val="none" w:sz="0" w:space="0" w:color="auto"/>
            <w:bottom w:val="none" w:sz="0" w:space="0" w:color="auto"/>
            <w:right w:val="none" w:sz="0" w:space="0" w:color="auto"/>
          </w:divBdr>
        </w:div>
        <w:div w:id="859513679">
          <w:marLeft w:val="640"/>
          <w:marRight w:val="0"/>
          <w:marTop w:val="0"/>
          <w:marBottom w:val="0"/>
          <w:divBdr>
            <w:top w:val="none" w:sz="0" w:space="0" w:color="auto"/>
            <w:left w:val="none" w:sz="0" w:space="0" w:color="auto"/>
            <w:bottom w:val="none" w:sz="0" w:space="0" w:color="auto"/>
            <w:right w:val="none" w:sz="0" w:space="0" w:color="auto"/>
          </w:divBdr>
        </w:div>
        <w:div w:id="234127356">
          <w:marLeft w:val="640"/>
          <w:marRight w:val="0"/>
          <w:marTop w:val="0"/>
          <w:marBottom w:val="0"/>
          <w:divBdr>
            <w:top w:val="none" w:sz="0" w:space="0" w:color="auto"/>
            <w:left w:val="none" w:sz="0" w:space="0" w:color="auto"/>
            <w:bottom w:val="none" w:sz="0" w:space="0" w:color="auto"/>
            <w:right w:val="none" w:sz="0" w:space="0" w:color="auto"/>
          </w:divBdr>
        </w:div>
        <w:div w:id="646328190">
          <w:marLeft w:val="640"/>
          <w:marRight w:val="0"/>
          <w:marTop w:val="0"/>
          <w:marBottom w:val="0"/>
          <w:divBdr>
            <w:top w:val="none" w:sz="0" w:space="0" w:color="auto"/>
            <w:left w:val="none" w:sz="0" w:space="0" w:color="auto"/>
            <w:bottom w:val="none" w:sz="0" w:space="0" w:color="auto"/>
            <w:right w:val="none" w:sz="0" w:space="0" w:color="auto"/>
          </w:divBdr>
        </w:div>
        <w:div w:id="2117287233">
          <w:marLeft w:val="640"/>
          <w:marRight w:val="0"/>
          <w:marTop w:val="0"/>
          <w:marBottom w:val="0"/>
          <w:divBdr>
            <w:top w:val="none" w:sz="0" w:space="0" w:color="auto"/>
            <w:left w:val="none" w:sz="0" w:space="0" w:color="auto"/>
            <w:bottom w:val="none" w:sz="0" w:space="0" w:color="auto"/>
            <w:right w:val="none" w:sz="0" w:space="0" w:color="auto"/>
          </w:divBdr>
        </w:div>
        <w:div w:id="2126342343">
          <w:marLeft w:val="640"/>
          <w:marRight w:val="0"/>
          <w:marTop w:val="0"/>
          <w:marBottom w:val="0"/>
          <w:divBdr>
            <w:top w:val="none" w:sz="0" w:space="0" w:color="auto"/>
            <w:left w:val="none" w:sz="0" w:space="0" w:color="auto"/>
            <w:bottom w:val="none" w:sz="0" w:space="0" w:color="auto"/>
            <w:right w:val="none" w:sz="0" w:space="0" w:color="auto"/>
          </w:divBdr>
        </w:div>
        <w:div w:id="1374886599">
          <w:marLeft w:val="640"/>
          <w:marRight w:val="0"/>
          <w:marTop w:val="0"/>
          <w:marBottom w:val="0"/>
          <w:divBdr>
            <w:top w:val="none" w:sz="0" w:space="0" w:color="auto"/>
            <w:left w:val="none" w:sz="0" w:space="0" w:color="auto"/>
            <w:bottom w:val="none" w:sz="0" w:space="0" w:color="auto"/>
            <w:right w:val="none" w:sz="0" w:space="0" w:color="auto"/>
          </w:divBdr>
        </w:div>
        <w:div w:id="1489711775">
          <w:marLeft w:val="640"/>
          <w:marRight w:val="0"/>
          <w:marTop w:val="0"/>
          <w:marBottom w:val="0"/>
          <w:divBdr>
            <w:top w:val="none" w:sz="0" w:space="0" w:color="auto"/>
            <w:left w:val="none" w:sz="0" w:space="0" w:color="auto"/>
            <w:bottom w:val="none" w:sz="0" w:space="0" w:color="auto"/>
            <w:right w:val="none" w:sz="0" w:space="0" w:color="auto"/>
          </w:divBdr>
        </w:div>
        <w:div w:id="432629900">
          <w:marLeft w:val="640"/>
          <w:marRight w:val="0"/>
          <w:marTop w:val="0"/>
          <w:marBottom w:val="0"/>
          <w:divBdr>
            <w:top w:val="none" w:sz="0" w:space="0" w:color="auto"/>
            <w:left w:val="none" w:sz="0" w:space="0" w:color="auto"/>
            <w:bottom w:val="none" w:sz="0" w:space="0" w:color="auto"/>
            <w:right w:val="none" w:sz="0" w:space="0" w:color="auto"/>
          </w:divBdr>
        </w:div>
        <w:div w:id="2022001544">
          <w:marLeft w:val="640"/>
          <w:marRight w:val="0"/>
          <w:marTop w:val="0"/>
          <w:marBottom w:val="0"/>
          <w:divBdr>
            <w:top w:val="none" w:sz="0" w:space="0" w:color="auto"/>
            <w:left w:val="none" w:sz="0" w:space="0" w:color="auto"/>
            <w:bottom w:val="none" w:sz="0" w:space="0" w:color="auto"/>
            <w:right w:val="none" w:sz="0" w:space="0" w:color="auto"/>
          </w:divBdr>
        </w:div>
        <w:div w:id="988360561">
          <w:marLeft w:val="640"/>
          <w:marRight w:val="0"/>
          <w:marTop w:val="0"/>
          <w:marBottom w:val="0"/>
          <w:divBdr>
            <w:top w:val="none" w:sz="0" w:space="0" w:color="auto"/>
            <w:left w:val="none" w:sz="0" w:space="0" w:color="auto"/>
            <w:bottom w:val="none" w:sz="0" w:space="0" w:color="auto"/>
            <w:right w:val="none" w:sz="0" w:space="0" w:color="auto"/>
          </w:divBdr>
        </w:div>
        <w:div w:id="284778561">
          <w:marLeft w:val="640"/>
          <w:marRight w:val="0"/>
          <w:marTop w:val="0"/>
          <w:marBottom w:val="0"/>
          <w:divBdr>
            <w:top w:val="none" w:sz="0" w:space="0" w:color="auto"/>
            <w:left w:val="none" w:sz="0" w:space="0" w:color="auto"/>
            <w:bottom w:val="none" w:sz="0" w:space="0" w:color="auto"/>
            <w:right w:val="none" w:sz="0" w:space="0" w:color="auto"/>
          </w:divBdr>
        </w:div>
        <w:div w:id="1224177991">
          <w:marLeft w:val="640"/>
          <w:marRight w:val="0"/>
          <w:marTop w:val="0"/>
          <w:marBottom w:val="0"/>
          <w:divBdr>
            <w:top w:val="none" w:sz="0" w:space="0" w:color="auto"/>
            <w:left w:val="none" w:sz="0" w:space="0" w:color="auto"/>
            <w:bottom w:val="none" w:sz="0" w:space="0" w:color="auto"/>
            <w:right w:val="none" w:sz="0" w:space="0" w:color="auto"/>
          </w:divBdr>
        </w:div>
        <w:div w:id="1360470021">
          <w:marLeft w:val="640"/>
          <w:marRight w:val="0"/>
          <w:marTop w:val="0"/>
          <w:marBottom w:val="0"/>
          <w:divBdr>
            <w:top w:val="none" w:sz="0" w:space="0" w:color="auto"/>
            <w:left w:val="none" w:sz="0" w:space="0" w:color="auto"/>
            <w:bottom w:val="none" w:sz="0" w:space="0" w:color="auto"/>
            <w:right w:val="none" w:sz="0" w:space="0" w:color="auto"/>
          </w:divBdr>
        </w:div>
        <w:div w:id="6559639">
          <w:marLeft w:val="640"/>
          <w:marRight w:val="0"/>
          <w:marTop w:val="0"/>
          <w:marBottom w:val="0"/>
          <w:divBdr>
            <w:top w:val="none" w:sz="0" w:space="0" w:color="auto"/>
            <w:left w:val="none" w:sz="0" w:space="0" w:color="auto"/>
            <w:bottom w:val="none" w:sz="0" w:space="0" w:color="auto"/>
            <w:right w:val="none" w:sz="0" w:space="0" w:color="auto"/>
          </w:divBdr>
        </w:div>
        <w:div w:id="333457498">
          <w:marLeft w:val="640"/>
          <w:marRight w:val="0"/>
          <w:marTop w:val="0"/>
          <w:marBottom w:val="0"/>
          <w:divBdr>
            <w:top w:val="none" w:sz="0" w:space="0" w:color="auto"/>
            <w:left w:val="none" w:sz="0" w:space="0" w:color="auto"/>
            <w:bottom w:val="none" w:sz="0" w:space="0" w:color="auto"/>
            <w:right w:val="none" w:sz="0" w:space="0" w:color="auto"/>
          </w:divBdr>
        </w:div>
        <w:div w:id="355547329">
          <w:marLeft w:val="640"/>
          <w:marRight w:val="0"/>
          <w:marTop w:val="0"/>
          <w:marBottom w:val="0"/>
          <w:divBdr>
            <w:top w:val="none" w:sz="0" w:space="0" w:color="auto"/>
            <w:left w:val="none" w:sz="0" w:space="0" w:color="auto"/>
            <w:bottom w:val="none" w:sz="0" w:space="0" w:color="auto"/>
            <w:right w:val="none" w:sz="0" w:space="0" w:color="auto"/>
          </w:divBdr>
        </w:div>
        <w:div w:id="1675843244">
          <w:marLeft w:val="640"/>
          <w:marRight w:val="0"/>
          <w:marTop w:val="0"/>
          <w:marBottom w:val="0"/>
          <w:divBdr>
            <w:top w:val="none" w:sz="0" w:space="0" w:color="auto"/>
            <w:left w:val="none" w:sz="0" w:space="0" w:color="auto"/>
            <w:bottom w:val="none" w:sz="0" w:space="0" w:color="auto"/>
            <w:right w:val="none" w:sz="0" w:space="0" w:color="auto"/>
          </w:divBdr>
        </w:div>
        <w:div w:id="769158711">
          <w:marLeft w:val="640"/>
          <w:marRight w:val="0"/>
          <w:marTop w:val="0"/>
          <w:marBottom w:val="0"/>
          <w:divBdr>
            <w:top w:val="none" w:sz="0" w:space="0" w:color="auto"/>
            <w:left w:val="none" w:sz="0" w:space="0" w:color="auto"/>
            <w:bottom w:val="none" w:sz="0" w:space="0" w:color="auto"/>
            <w:right w:val="none" w:sz="0" w:space="0" w:color="auto"/>
          </w:divBdr>
        </w:div>
        <w:div w:id="1435903723">
          <w:marLeft w:val="640"/>
          <w:marRight w:val="0"/>
          <w:marTop w:val="0"/>
          <w:marBottom w:val="0"/>
          <w:divBdr>
            <w:top w:val="none" w:sz="0" w:space="0" w:color="auto"/>
            <w:left w:val="none" w:sz="0" w:space="0" w:color="auto"/>
            <w:bottom w:val="none" w:sz="0" w:space="0" w:color="auto"/>
            <w:right w:val="none" w:sz="0" w:space="0" w:color="auto"/>
          </w:divBdr>
        </w:div>
        <w:div w:id="602688451">
          <w:marLeft w:val="640"/>
          <w:marRight w:val="0"/>
          <w:marTop w:val="0"/>
          <w:marBottom w:val="0"/>
          <w:divBdr>
            <w:top w:val="none" w:sz="0" w:space="0" w:color="auto"/>
            <w:left w:val="none" w:sz="0" w:space="0" w:color="auto"/>
            <w:bottom w:val="none" w:sz="0" w:space="0" w:color="auto"/>
            <w:right w:val="none" w:sz="0" w:space="0" w:color="auto"/>
          </w:divBdr>
        </w:div>
        <w:div w:id="630522975">
          <w:marLeft w:val="640"/>
          <w:marRight w:val="0"/>
          <w:marTop w:val="0"/>
          <w:marBottom w:val="0"/>
          <w:divBdr>
            <w:top w:val="none" w:sz="0" w:space="0" w:color="auto"/>
            <w:left w:val="none" w:sz="0" w:space="0" w:color="auto"/>
            <w:bottom w:val="none" w:sz="0" w:space="0" w:color="auto"/>
            <w:right w:val="none" w:sz="0" w:space="0" w:color="auto"/>
          </w:divBdr>
        </w:div>
        <w:div w:id="927925949">
          <w:marLeft w:val="640"/>
          <w:marRight w:val="0"/>
          <w:marTop w:val="0"/>
          <w:marBottom w:val="0"/>
          <w:divBdr>
            <w:top w:val="none" w:sz="0" w:space="0" w:color="auto"/>
            <w:left w:val="none" w:sz="0" w:space="0" w:color="auto"/>
            <w:bottom w:val="none" w:sz="0" w:space="0" w:color="auto"/>
            <w:right w:val="none" w:sz="0" w:space="0" w:color="auto"/>
          </w:divBdr>
        </w:div>
        <w:div w:id="371156802">
          <w:marLeft w:val="640"/>
          <w:marRight w:val="0"/>
          <w:marTop w:val="0"/>
          <w:marBottom w:val="0"/>
          <w:divBdr>
            <w:top w:val="none" w:sz="0" w:space="0" w:color="auto"/>
            <w:left w:val="none" w:sz="0" w:space="0" w:color="auto"/>
            <w:bottom w:val="none" w:sz="0" w:space="0" w:color="auto"/>
            <w:right w:val="none" w:sz="0" w:space="0" w:color="auto"/>
          </w:divBdr>
        </w:div>
        <w:div w:id="2129471948">
          <w:marLeft w:val="640"/>
          <w:marRight w:val="0"/>
          <w:marTop w:val="0"/>
          <w:marBottom w:val="0"/>
          <w:divBdr>
            <w:top w:val="none" w:sz="0" w:space="0" w:color="auto"/>
            <w:left w:val="none" w:sz="0" w:space="0" w:color="auto"/>
            <w:bottom w:val="none" w:sz="0" w:space="0" w:color="auto"/>
            <w:right w:val="none" w:sz="0" w:space="0" w:color="auto"/>
          </w:divBdr>
        </w:div>
        <w:div w:id="352536037">
          <w:marLeft w:val="640"/>
          <w:marRight w:val="0"/>
          <w:marTop w:val="0"/>
          <w:marBottom w:val="0"/>
          <w:divBdr>
            <w:top w:val="none" w:sz="0" w:space="0" w:color="auto"/>
            <w:left w:val="none" w:sz="0" w:space="0" w:color="auto"/>
            <w:bottom w:val="none" w:sz="0" w:space="0" w:color="auto"/>
            <w:right w:val="none" w:sz="0" w:space="0" w:color="auto"/>
          </w:divBdr>
        </w:div>
        <w:div w:id="2012684013">
          <w:marLeft w:val="640"/>
          <w:marRight w:val="0"/>
          <w:marTop w:val="0"/>
          <w:marBottom w:val="0"/>
          <w:divBdr>
            <w:top w:val="none" w:sz="0" w:space="0" w:color="auto"/>
            <w:left w:val="none" w:sz="0" w:space="0" w:color="auto"/>
            <w:bottom w:val="none" w:sz="0" w:space="0" w:color="auto"/>
            <w:right w:val="none" w:sz="0" w:space="0" w:color="auto"/>
          </w:divBdr>
        </w:div>
        <w:div w:id="1797259712">
          <w:marLeft w:val="640"/>
          <w:marRight w:val="0"/>
          <w:marTop w:val="0"/>
          <w:marBottom w:val="0"/>
          <w:divBdr>
            <w:top w:val="none" w:sz="0" w:space="0" w:color="auto"/>
            <w:left w:val="none" w:sz="0" w:space="0" w:color="auto"/>
            <w:bottom w:val="none" w:sz="0" w:space="0" w:color="auto"/>
            <w:right w:val="none" w:sz="0" w:space="0" w:color="auto"/>
          </w:divBdr>
        </w:div>
        <w:div w:id="1030953374">
          <w:marLeft w:val="640"/>
          <w:marRight w:val="0"/>
          <w:marTop w:val="0"/>
          <w:marBottom w:val="0"/>
          <w:divBdr>
            <w:top w:val="none" w:sz="0" w:space="0" w:color="auto"/>
            <w:left w:val="none" w:sz="0" w:space="0" w:color="auto"/>
            <w:bottom w:val="none" w:sz="0" w:space="0" w:color="auto"/>
            <w:right w:val="none" w:sz="0" w:space="0" w:color="auto"/>
          </w:divBdr>
        </w:div>
        <w:div w:id="1434017252">
          <w:marLeft w:val="640"/>
          <w:marRight w:val="0"/>
          <w:marTop w:val="0"/>
          <w:marBottom w:val="0"/>
          <w:divBdr>
            <w:top w:val="none" w:sz="0" w:space="0" w:color="auto"/>
            <w:left w:val="none" w:sz="0" w:space="0" w:color="auto"/>
            <w:bottom w:val="none" w:sz="0" w:space="0" w:color="auto"/>
            <w:right w:val="none" w:sz="0" w:space="0" w:color="auto"/>
          </w:divBdr>
        </w:div>
        <w:div w:id="633221491">
          <w:marLeft w:val="640"/>
          <w:marRight w:val="0"/>
          <w:marTop w:val="0"/>
          <w:marBottom w:val="0"/>
          <w:divBdr>
            <w:top w:val="none" w:sz="0" w:space="0" w:color="auto"/>
            <w:left w:val="none" w:sz="0" w:space="0" w:color="auto"/>
            <w:bottom w:val="none" w:sz="0" w:space="0" w:color="auto"/>
            <w:right w:val="none" w:sz="0" w:space="0" w:color="auto"/>
          </w:divBdr>
        </w:div>
        <w:div w:id="273440598">
          <w:marLeft w:val="640"/>
          <w:marRight w:val="0"/>
          <w:marTop w:val="0"/>
          <w:marBottom w:val="0"/>
          <w:divBdr>
            <w:top w:val="none" w:sz="0" w:space="0" w:color="auto"/>
            <w:left w:val="none" w:sz="0" w:space="0" w:color="auto"/>
            <w:bottom w:val="none" w:sz="0" w:space="0" w:color="auto"/>
            <w:right w:val="none" w:sz="0" w:space="0" w:color="auto"/>
          </w:divBdr>
        </w:div>
      </w:divsChild>
    </w:div>
    <w:div w:id="486243952">
      <w:bodyDiv w:val="1"/>
      <w:marLeft w:val="0"/>
      <w:marRight w:val="0"/>
      <w:marTop w:val="0"/>
      <w:marBottom w:val="0"/>
      <w:divBdr>
        <w:top w:val="none" w:sz="0" w:space="0" w:color="auto"/>
        <w:left w:val="none" w:sz="0" w:space="0" w:color="auto"/>
        <w:bottom w:val="none" w:sz="0" w:space="0" w:color="auto"/>
        <w:right w:val="none" w:sz="0" w:space="0" w:color="auto"/>
      </w:divBdr>
      <w:divsChild>
        <w:div w:id="305086478">
          <w:marLeft w:val="640"/>
          <w:marRight w:val="0"/>
          <w:marTop w:val="0"/>
          <w:marBottom w:val="0"/>
          <w:divBdr>
            <w:top w:val="none" w:sz="0" w:space="0" w:color="auto"/>
            <w:left w:val="none" w:sz="0" w:space="0" w:color="auto"/>
            <w:bottom w:val="none" w:sz="0" w:space="0" w:color="auto"/>
            <w:right w:val="none" w:sz="0" w:space="0" w:color="auto"/>
          </w:divBdr>
        </w:div>
        <w:div w:id="1933583907">
          <w:marLeft w:val="640"/>
          <w:marRight w:val="0"/>
          <w:marTop w:val="0"/>
          <w:marBottom w:val="0"/>
          <w:divBdr>
            <w:top w:val="none" w:sz="0" w:space="0" w:color="auto"/>
            <w:left w:val="none" w:sz="0" w:space="0" w:color="auto"/>
            <w:bottom w:val="none" w:sz="0" w:space="0" w:color="auto"/>
            <w:right w:val="none" w:sz="0" w:space="0" w:color="auto"/>
          </w:divBdr>
        </w:div>
        <w:div w:id="439691624">
          <w:marLeft w:val="640"/>
          <w:marRight w:val="0"/>
          <w:marTop w:val="0"/>
          <w:marBottom w:val="0"/>
          <w:divBdr>
            <w:top w:val="none" w:sz="0" w:space="0" w:color="auto"/>
            <w:left w:val="none" w:sz="0" w:space="0" w:color="auto"/>
            <w:bottom w:val="none" w:sz="0" w:space="0" w:color="auto"/>
            <w:right w:val="none" w:sz="0" w:space="0" w:color="auto"/>
          </w:divBdr>
        </w:div>
        <w:div w:id="111093743">
          <w:marLeft w:val="640"/>
          <w:marRight w:val="0"/>
          <w:marTop w:val="0"/>
          <w:marBottom w:val="0"/>
          <w:divBdr>
            <w:top w:val="none" w:sz="0" w:space="0" w:color="auto"/>
            <w:left w:val="none" w:sz="0" w:space="0" w:color="auto"/>
            <w:bottom w:val="none" w:sz="0" w:space="0" w:color="auto"/>
            <w:right w:val="none" w:sz="0" w:space="0" w:color="auto"/>
          </w:divBdr>
        </w:div>
        <w:div w:id="311906391">
          <w:marLeft w:val="640"/>
          <w:marRight w:val="0"/>
          <w:marTop w:val="0"/>
          <w:marBottom w:val="0"/>
          <w:divBdr>
            <w:top w:val="none" w:sz="0" w:space="0" w:color="auto"/>
            <w:left w:val="none" w:sz="0" w:space="0" w:color="auto"/>
            <w:bottom w:val="none" w:sz="0" w:space="0" w:color="auto"/>
            <w:right w:val="none" w:sz="0" w:space="0" w:color="auto"/>
          </w:divBdr>
        </w:div>
        <w:div w:id="922252886">
          <w:marLeft w:val="640"/>
          <w:marRight w:val="0"/>
          <w:marTop w:val="0"/>
          <w:marBottom w:val="0"/>
          <w:divBdr>
            <w:top w:val="none" w:sz="0" w:space="0" w:color="auto"/>
            <w:left w:val="none" w:sz="0" w:space="0" w:color="auto"/>
            <w:bottom w:val="none" w:sz="0" w:space="0" w:color="auto"/>
            <w:right w:val="none" w:sz="0" w:space="0" w:color="auto"/>
          </w:divBdr>
        </w:div>
        <w:div w:id="1683627522">
          <w:marLeft w:val="640"/>
          <w:marRight w:val="0"/>
          <w:marTop w:val="0"/>
          <w:marBottom w:val="0"/>
          <w:divBdr>
            <w:top w:val="none" w:sz="0" w:space="0" w:color="auto"/>
            <w:left w:val="none" w:sz="0" w:space="0" w:color="auto"/>
            <w:bottom w:val="none" w:sz="0" w:space="0" w:color="auto"/>
            <w:right w:val="none" w:sz="0" w:space="0" w:color="auto"/>
          </w:divBdr>
        </w:div>
        <w:div w:id="1062563815">
          <w:marLeft w:val="640"/>
          <w:marRight w:val="0"/>
          <w:marTop w:val="0"/>
          <w:marBottom w:val="0"/>
          <w:divBdr>
            <w:top w:val="none" w:sz="0" w:space="0" w:color="auto"/>
            <w:left w:val="none" w:sz="0" w:space="0" w:color="auto"/>
            <w:bottom w:val="none" w:sz="0" w:space="0" w:color="auto"/>
            <w:right w:val="none" w:sz="0" w:space="0" w:color="auto"/>
          </w:divBdr>
        </w:div>
        <w:div w:id="255673634">
          <w:marLeft w:val="640"/>
          <w:marRight w:val="0"/>
          <w:marTop w:val="0"/>
          <w:marBottom w:val="0"/>
          <w:divBdr>
            <w:top w:val="none" w:sz="0" w:space="0" w:color="auto"/>
            <w:left w:val="none" w:sz="0" w:space="0" w:color="auto"/>
            <w:bottom w:val="none" w:sz="0" w:space="0" w:color="auto"/>
            <w:right w:val="none" w:sz="0" w:space="0" w:color="auto"/>
          </w:divBdr>
        </w:div>
        <w:div w:id="1133714709">
          <w:marLeft w:val="640"/>
          <w:marRight w:val="0"/>
          <w:marTop w:val="0"/>
          <w:marBottom w:val="0"/>
          <w:divBdr>
            <w:top w:val="none" w:sz="0" w:space="0" w:color="auto"/>
            <w:left w:val="none" w:sz="0" w:space="0" w:color="auto"/>
            <w:bottom w:val="none" w:sz="0" w:space="0" w:color="auto"/>
            <w:right w:val="none" w:sz="0" w:space="0" w:color="auto"/>
          </w:divBdr>
        </w:div>
        <w:div w:id="943852175">
          <w:marLeft w:val="640"/>
          <w:marRight w:val="0"/>
          <w:marTop w:val="0"/>
          <w:marBottom w:val="0"/>
          <w:divBdr>
            <w:top w:val="none" w:sz="0" w:space="0" w:color="auto"/>
            <w:left w:val="none" w:sz="0" w:space="0" w:color="auto"/>
            <w:bottom w:val="none" w:sz="0" w:space="0" w:color="auto"/>
            <w:right w:val="none" w:sz="0" w:space="0" w:color="auto"/>
          </w:divBdr>
        </w:div>
        <w:div w:id="469516077">
          <w:marLeft w:val="640"/>
          <w:marRight w:val="0"/>
          <w:marTop w:val="0"/>
          <w:marBottom w:val="0"/>
          <w:divBdr>
            <w:top w:val="none" w:sz="0" w:space="0" w:color="auto"/>
            <w:left w:val="none" w:sz="0" w:space="0" w:color="auto"/>
            <w:bottom w:val="none" w:sz="0" w:space="0" w:color="auto"/>
            <w:right w:val="none" w:sz="0" w:space="0" w:color="auto"/>
          </w:divBdr>
        </w:div>
        <w:div w:id="802885838">
          <w:marLeft w:val="640"/>
          <w:marRight w:val="0"/>
          <w:marTop w:val="0"/>
          <w:marBottom w:val="0"/>
          <w:divBdr>
            <w:top w:val="none" w:sz="0" w:space="0" w:color="auto"/>
            <w:left w:val="none" w:sz="0" w:space="0" w:color="auto"/>
            <w:bottom w:val="none" w:sz="0" w:space="0" w:color="auto"/>
            <w:right w:val="none" w:sz="0" w:space="0" w:color="auto"/>
          </w:divBdr>
        </w:div>
        <w:div w:id="1165705296">
          <w:marLeft w:val="640"/>
          <w:marRight w:val="0"/>
          <w:marTop w:val="0"/>
          <w:marBottom w:val="0"/>
          <w:divBdr>
            <w:top w:val="none" w:sz="0" w:space="0" w:color="auto"/>
            <w:left w:val="none" w:sz="0" w:space="0" w:color="auto"/>
            <w:bottom w:val="none" w:sz="0" w:space="0" w:color="auto"/>
            <w:right w:val="none" w:sz="0" w:space="0" w:color="auto"/>
          </w:divBdr>
        </w:div>
        <w:div w:id="1780641296">
          <w:marLeft w:val="640"/>
          <w:marRight w:val="0"/>
          <w:marTop w:val="0"/>
          <w:marBottom w:val="0"/>
          <w:divBdr>
            <w:top w:val="none" w:sz="0" w:space="0" w:color="auto"/>
            <w:left w:val="none" w:sz="0" w:space="0" w:color="auto"/>
            <w:bottom w:val="none" w:sz="0" w:space="0" w:color="auto"/>
            <w:right w:val="none" w:sz="0" w:space="0" w:color="auto"/>
          </w:divBdr>
        </w:div>
        <w:div w:id="118424842">
          <w:marLeft w:val="640"/>
          <w:marRight w:val="0"/>
          <w:marTop w:val="0"/>
          <w:marBottom w:val="0"/>
          <w:divBdr>
            <w:top w:val="none" w:sz="0" w:space="0" w:color="auto"/>
            <w:left w:val="none" w:sz="0" w:space="0" w:color="auto"/>
            <w:bottom w:val="none" w:sz="0" w:space="0" w:color="auto"/>
            <w:right w:val="none" w:sz="0" w:space="0" w:color="auto"/>
          </w:divBdr>
        </w:div>
        <w:div w:id="1383749135">
          <w:marLeft w:val="640"/>
          <w:marRight w:val="0"/>
          <w:marTop w:val="0"/>
          <w:marBottom w:val="0"/>
          <w:divBdr>
            <w:top w:val="none" w:sz="0" w:space="0" w:color="auto"/>
            <w:left w:val="none" w:sz="0" w:space="0" w:color="auto"/>
            <w:bottom w:val="none" w:sz="0" w:space="0" w:color="auto"/>
            <w:right w:val="none" w:sz="0" w:space="0" w:color="auto"/>
          </w:divBdr>
        </w:div>
        <w:div w:id="575169500">
          <w:marLeft w:val="640"/>
          <w:marRight w:val="0"/>
          <w:marTop w:val="0"/>
          <w:marBottom w:val="0"/>
          <w:divBdr>
            <w:top w:val="none" w:sz="0" w:space="0" w:color="auto"/>
            <w:left w:val="none" w:sz="0" w:space="0" w:color="auto"/>
            <w:bottom w:val="none" w:sz="0" w:space="0" w:color="auto"/>
            <w:right w:val="none" w:sz="0" w:space="0" w:color="auto"/>
          </w:divBdr>
        </w:div>
        <w:div w:id="454712341">
          <w:marLeft w:val="640"/>
          <w:marRight w:val="0"/>
          <w:marTop w:val="0"/>
          <w:marBottom w:val="0"/>
          <w:divBdr>
            <w:top w:val="none" w:sz="0" w:space="0" w:color="auto"/>
            <w:left w:val="none" w:sz="0" w:space="0" w:color="auto"/>
            <w:bottom w:val="none" w:sz="0" w:space="0" w:color="auto"/>
            <w:right w:val="none" w:sz="0" w:space="0" w:color="auto"/>
          </w:divBdr>
        </w:div>
        <w:div w:id="1188527053">
          <w:marLeft w:val="640"/>
          <w:marRight w:val="0"/>
          <w:marTop w:val="0"/>
          <w:marBottom w:val="0"/>
          <w:divBdr>
            <w:top w:val="none" w:sz="0" w:space="0" w:color="auto"/>
            <w:left w:val="none" w:sz="0" w:space="0" w:color="auto"/>
            <w:bottom w:val="none" w:sz="0" w:space="0" w:color="auto"/>
            <w:right w:val="none" w:sz="0" w:space="0" w:color="auto"/>
          </w:divBdr>
        </w:div>
        <w:div w:id="594943539">
          <w:marLeft w:val="640"/>
          <w:marRight w:val="0"/>
          <w:marTop w:val="0"/>
          <w:marBottom w:val="0"/>
          <w:divBdr>
            <w:top w:val="none" w:sz="0" w:space="0" w:color="auto"/>
            <w:left w:val="none" w:sz="0" w:space="0" w:color="auto"/>
            <w:bottom w:val="none" w:sz="0" w:space="0" w:color="auto"/>
            <w:right w:val="none" w:sz="0" w:space="0" w:color="auto"/>
          </w:divBdr>
        </w:div>
        <w:div w:id="198394057">
          <w:marLeft w:val="640"/>
          <w:marRight w:val="0"/>
          <w:marTop w:val="0"/>
          <w:marBottom w:val="0"/>
          <w:divBdr>
            <w:top w:val="none" w:sz="0" w:space="0" w:color="auto"/>
            <w:left w:val="none" w:sz="0" w:space="0" w:color="auto"/>
            <w:bottom w:val="none" w:sz="0" w:space="0" w:color="auto"/>
            <w:right w:val="none" w:sz="0" w:space="0" w:color="auto"/>
          </w:divBdr>
        </w:div>
        <w:div w:id="1958751193">
          <w:marLeft w:val="640"/>
          <w:marRight w:val="0"/>
          <w:marTop w:val="0"/>
          <w:marBottom w:val="0"/>
          <w:divBdr>
            <w:top w:val="none" w:sz="0" w:space="0" w:color="auto"/>
            <w:left w:val="none" w:sz="0" w:space="0" w:color="auto"/>
            <w:bottom w:val="none" w:sz="0" w:space="0" w:color="auto"/>
            <w:right w:val="none" w:sz="0" w:space="0" w:color="auto"/>
          </w:divBdr>
        </w:div>
        <w:div w:id="756898439">
          <w:marLeft w:val="640"/>
          <w:marRight w:val="0"/>
          <w:marTop w:val="0"/>
          <w:marBottom w:val="0"/>
          <w:divBdr>
            <w:top w:val="none" w:sz="0" w:space="0" w:color="auto"/>
            <w:left w:val="none" w:sz="0" w:space="0" w:color="auto"/>
            <w:bottom w:val="none" w:sz="0" w:space="0" w:color="auto"/>
            <w:right w:val="none" w:sz="0" w:space="0" w:color="auto"/>
          </w:divBdr>
        </w:div>
        <w:div w:id="160434987">
          <w:marLeft w:val="640"/>
          <w:marRight w:val="0"/>
          <w:marTop w:val="0"/>
          <w:marBottom w:val="0"/>
          <w:divBdr>
            <w:top w:val="none" w:sz="0" w:space="0" w:color="auto"/>
            <w:left w:val="none" w:sz="0" w:space="0" w:color="auto"/>
            <w:bottom w:val="none" w:sz="0" w:space="0" w:color="auto"/>
            <w:right w:val="none" w:sz="0" w:space="0" w:color="auto"/>
          </w:divBdr>
        </w:div>
        <w:div w:id="107431537">
          <w:marLeft w:val="640"/>
          <w:marRight w:val="0"/>
          <w:marTop w:val="0"/>
          <w:marBottom w:val="0"/>
          <w:divBdr>
            <w:top w:val="none" w:sz="0" w:space="0" w:color="auto"/>
            <w:left w:val="none" w:sz="0" w:space="0" w:color="auto"/>
            <w:bottom w:val="none" w:sz="0" w:space="0" w:color="auto"/>
            <w:right w:val="none" w:sz="0" w:space="0" w:color="auto"/>
          </w:divBdr>
        </w:div>
        <w:div w:id="93943353">
          <w:marLeft w:val="640"/>
          <w:marRight w:val="0"/>
          <w:marTop w:val="0"/>
          <w:marBottom w:val="0"/>
          <w:divBdr>
            <w:top w:val="none" w:sz="0" w:space="0" w:color="auto"/>
            <w:left w:val="none" w:sz="0" w:space="0" w:color="auto"/>
            <w:bottom w:val="none" w:sz="0" w:space="0" w:color="auto"/>
            <w:right w:val="none" w:sz="0" w:space="0" w:color="auto"/>
          </w:divBdr>
        </w:div>
        <w:div w:id="553858507">
          <w:marLeft w:val="640"/>
          <w:marRight w:val="0"/>
          <w:marTop w:val="0"/>
          <w:marBottom w:val="0"/>
          <w:divBdr>
            <w:top w:val="none" w:sz="0" w:space="0" w:color="auto"/>
            <w:left w:val="none" w:sz="0" w:space="0" w:color="auto"/>
            <w:bottom w:val="none" w:sz="0" w:space="0" w:color="auto"/>
            <w:right w:val="none" w:sz="0" w:space="0" w:color="auto"/>
          </w:divBdr>
        </w:div>
        <w:div w:id="1343047658">
          <w:marLeft w:val="640"/>
          <w:marRight w:val="0"/>
          <w:marTop w:val="0"/>
          <w:marBottom w:val="0"/>
          <w:divBdr>
            <w:top w:val="none" w:sz="0" w:space="0" w:color="auto"/>
            <w:left w:val="none" w:sz="0" w:space="0" w:color="auto"/>
            <w:bottom w:val="none" w:sz="0" w:space="0" w:color="auto"/>
            <w:right w:val="none" w:sz="0" w:space="0" w:color="auto"/>
          </w:divBdr>
        </w:div>
        <w:div w:id="51931351">
          <w:marLeft w:val="640"/>
          <w:marRight w:val="0"/>
          <w:marTop w:val="0"/>
          <w:marBottom w:val="0"/>
          <w:divBdr>
            <w:top w:val="none" w:sz="0" w:space="0" w:color="auto"/>
            <w:left w:val="none" w:sz="0" w:space="0" w:color="auto"/>
            <w:bottom w:val="none" w:sz="0" w:space="0" w:color="auto"/>
            <w:right w:val="none" w:sz="0" w:space="0" w:color="auto"/>
          </w:divBdr>
        </w:div>
        <w:div w:id="354813851">
          <w:marLeft w:val="640"/>
          <w:marRight w:val="0"/>
          <w:marTop w:val="0"/>
          <w:marBottom w:val="0"/>
          <w:divBdr>
            <w:top w:val="none" w:sz="0" w:space="0" w:color="auto"/>
            <w:left w:val="none" w:sz="0" w:space="0" w:color="auto"/>
            <w:bottom w:val="none" w:sz="0" w:space="0" w:color="auto"/>
            <w:right w:val="none" w:sz="0" w:space="0" w:color="auto"/>
          </w:divBdr>
        </w:div>
        <w:div w:id="1133984275">
          <w:marLeft w:val="640"/>
          <w:marRight w:val="0"/>
          <w:marTop w:val="0"/>
          <w:marBottom w:val="0"/>
          <w:divBdr>
            <w:top w:val="none" w:sz="0" w:space="0" w:color="auto"/>
            <w:left w:val="none" w:sz="0" w:space="0" w:color="auto"/>
            <w:bottom w:val="none" w:sz="0" w:space="0" w:color="auto"/>
            <w:right w:val="none" w:sz="0" w:space="0" w:color="auto"/>
          </w:divBdr>
        </w:div>
        <w:div w:id="2122600456">
          <w:marLeft w:val="640"/>
          <w:marRight w:val="0"/>
          <w:marTop w:val="0"/>
          <w:marBottom w:val="0"/>
          <w:divBdr>
            <w:top w:val="none" w:sz="0" w:space="0" w:color="auto"/>
            <w:left w:val="none" w:sz="0" w:space="0" w:color="auto"/>
            <w:bottom w:val="none" w:sz="0" w:space="0" w:color="auto"/>
            <w:right w:val="none" w:sz="0" w:space="0" w:color="auto"/>
          </w:divBdr>
        </w:div>
        <w:div w:id="1513295329">
          <w:marLeft w:val="640"/>
          <w:marRight w:val="0"/>
          <w:marTop w:val="0"/>
          <w:marBottom w:val="0"/>
          <w:divBdr>
            <w:top w:val="none" w:sz="0" w:space="0" w:color="auto"/>
            <w:left w:val="none" w:sz="0" w:space="0" w:color="auto"/>
            <w:bottom w:val="none" w:sz="0" w:space="0" w:color="auto"/>
            <w:right w:val="none" w:sz="0" w:space="0" w:color="auto"/>
          </w:divBdr>
        </w:div>
        <w:div w:id="1860698985">
          <w:marLeft w:val="640"/>
          <w:marRight w:val="0"/>
          <w:marTop w:val="0"/>
          <w:marBottom w:val="0"/>
          <w:divBdr>
            <w:top w:val="none" w:sz="0" w:space="0" w:color="auto"/>
            <w:left w:val="none" w:sz="0" w:space="0" w:color="auto"/>
            <w:bottom w:val="none" w:sz="0" w:space="0" w:color="auto"/>
            <w:right w:val="none" w:sz="0" w:space="0" w:color="auto"/>
          </w:divBdr>
        </w:div>
        <w:div w:id="1719470742">
          <w:marLeft w:val="640"/>
          <w:marRight w:val="0"/>
          <w:marTop w:val="0"/>
          <w:marBottom w:val="0"/>
          <w:divBdr>
            <w:top w:val="none" w:sz="0" w:space="0" w:color="auto"/>
            <w:left w:val="none" w:sz="0" w:space="0" w:color="auto"/>
            <w:bottom w:val="none" w:sz="0" w:space="0" w:color="auto"/>
            <w:right w:val="none" w:sz="0" w:space="0" w:color="auto"/>
          </w:divBdr>
        </w:div>
        <w:div w:id="472602020">
          <w:marLeft w:val="640"/>
          <w:marRight w:val="0"/>
          <w:marTop w:val="0"/>
          <w:marBottom w:val="0"/>
          <w:divBdr>
            <w:top w:val="none" w:sz="0" w:space="0" w:color="auto"/>
            <w:left w:val="none" w:sz="0" w:space="0" w:color="auto"/>
            <w:bottom w:val="none" w:sz="0" w:space="0" w:color="auto"/>
            <w:right w:val="none" w:sz="0" w:space="0" w:color="auto"/>
          </w:divBdr>
        </w:div>
        <w:div w:id="155845153">
          <w:marLeft w:val="640"/>
          <w:marRight w:val="0"/>
          <w:marTop w:val="0"/>
          <w:marBottom w:val="0"/>
          <w:divBdr>
            <w:top w:val="none" w:sz="0" w:space="0" w:color="auto"/>
            <w:left w:val="none" w:sz="0" w:space="0" w:color="auto"/>
            <w:bottom w:val="none" w:sz="0" w:space="0" w:color="auto"/>
            <w:right w:val="none" w:sz="0" w:space="0" w:color="auto"/>
          </w:divBdr>
        </w:div>
        <w:div w:id="1127164797">
          <w:marLeft w:val="640"/>
          <w:marRight w:val="0"/>
          <w:marTop w:val="0"/>
          <w:marBottom w:val="0"/>
          <w:divBdr>
            <w:top w:val="none" w:sz="0" w:space="0" w:color="auto"/>
            <w:left w:val="none" w:sz="0" w:space="0" w:color="auto"/>
            <w:bottom w:val="none" w:sz="0" w:space="0" w:color="auto"/>
            <w:right w:val="none" w:sz="0" w:space="0" w:color="auto"/>
          </w:divBdr>
        </w:div>
        <w:div w:id="38357964">
          <w:marLeft w:val="640"/>
          <w:marRight w:val="0"/>
          <w:marTop w:val="0"/>
          <w:marBottom w:val="0"/>
          <w:divBdr>
            <w:top w:val="none" w:sz="0" w:space="0" w:color="auto"/>
            <w:left w:val="none" w:sz="0" w:space="0" w:color="auto"/>
            <w:bottom w:val="none" w:sz="0" w:space="0" w:color="auto"/>
            <w:right w:val="none" w:sz="0" w:space="0" w:color="auto"/>
          </w:divBdr>
        </w:div>
        <w:div w:id="2146074247">
          <w:marLeft w:val="640"/>
          <w:marRight w:val="0"/>
          <w:marTop w:val="0"/>
          <w:marBottom w:val="0"/>
          <w:divBdr>
            <w:top w:val="none" w:sz="0" w:space="0" w:color="auto"/>
            <w:left w:val="none" w:sz="0" w:space="0" w:color="auto"/>
            <w:bottom w:val="none" w:sz="0" w:space="0" w:color="auto"/>
            <w:right w:val="none" w:sz="0" w:space="0" w:color="auto"/>
          </w:divBdr>
        </w:div>
        <w:div w:id="847014610">
          <w:marLeft w:val="640"/>
          <w:marRight w:val="0"/>
          <w:marTop w:val="0"/>
          <w:marBottom w:val="0"/>
          <w:divBdr>
            <w:top w:val="none" w:sz="0" w:space="0" w:color="auto"/>
            <w:left w:val="none" w:sz="0" w:space="0" w:color="auto"/>
            <w:bottom w:val="none" w:sz="0" w:space="0" w:color="auto"/>
            <w:right w:val="none" w:sz="0" w:space="0" w:color="auto"/>
          </w:divBdr>
        </w:div>
        <w:div w:id="651249675">
          <w:marLeft w:val="640"/>
          <w:marRight w:val="0"/>
          <w:marTop w:val="0"/>
          <w:marBottom w:val="0"/>
          <w:divBdr>
            <w:top w:val="none" w:sz="0" w:space="0" w:color="auto"/>
            <w:left w:val="none" w:sz="0" w:space="0" w:color="auto"/>
            <w:bottom w:val="none" w:sz="0" w:space="0" w:color="auto"/>
            <w:right w:val="none" w:sz="0" w:space="0" w:color="auto"/>
          </w:divBdr>
        </w:div>
        <w:div w:id="1792936703">
          <w:marLeft w:val="640"/>
          <w:marRight w:val="0"/>
          <w:marTop w:val="0"/>
          <w:marBottom w:val="0"/>
          <w:divBdr>
            <w:top w:val="none" w:sz="0" w:space="0" w:color="auto"/>
            <w:left w:val="none" w:sz="0" w:space="0" w:color="auto"/>
            <w:bottom w:val="none" w:sz="0" w:space="0" w:color="auto"/>
            <w:right w:val="none" w:sz="0" w:space="0" w:color="auto"/>
          </w:divBdr>
        </w:div>
        <w:div w:id="1983382728">
          <w:marLeft w:val="640"/>
          <w:marRight w:val="0"/>
          <w:marTop w:val="0"/>
          <w:marBottom w:val="0"/>
          <w:divBdr>
            <w:top w:val="none" w:sz="0" w:space="0" w:color="auto"/>
            <w:left w:val="none" w:sz="0" w:space="0" w:color="auto"/>
            <w:bottom w:val="none" w:sz="0" w:space="0" w:color="auto"/>
            <w:right w:val="none" w:sz="0" w:space="0" w:color="auto"/>
          </w:divBdr>
        </w:div>
        <w:div w:id="2048799843">
          <w:marLeft w:val="640"/>
          <w:marRight w:val="0"/>
          <w:marTop w:val="0"/>
          <w:marBottom w:val="0"/>
          <w:divBdr>
            <w:top w:val="none" w:sz="0" w:space="0" w:color="auto"/>
            <w:left w:val="none" w:sz="0" w:space="0" w:color="auto"/>
            <w:bottom w:val="none" w:sz="0" w:space="0" w:color="auto"/>
            <w:right w:val="none" w:sz="0" w:space="0" w:color="auto"/>
          </w:divBdr>
        </w:div>
        <w:div w:id="1485199017">
          <w:marLeft w:val="640"/>
          <w:marRight w:val="0"/>
          <w:marTop w:val="0"/>
          <w:marBottom w:val="0"/>
          <w:divBdr>
            <w:top w:val="none" w:sz="0" w:space="0" w:color="auto"/>
            <w:left w:val="none" w:sz="0" w:space="0" w:color="auto"/>
            <w:bottom w:val="none" w:sz="0" w:space="0" w:color="auto"/>
            <w:right w:val="none" w:sz="0" w:space="0" w:color="auto"/>
          </w:divBdr>
        </w:div>
        <w:div w:id="782766704">
          <w:marLeft w:val="640"/>
          <w:marRight w:val="0"/>
          <w:marTop w:val="0"/>
          <w:marBottom w:val="0"/>
          <w:divBdr>
            <w:top w:val="none" w:sz="0" w:space="0" w:color="auto"/>
            <w:left w:val="none" w:sz="0" w:space="0" w:color="auto"/>
            <w:bottom w:val="none" w:sz="0" w:space="0" w:color="auto"/>
            <w:right w:val="none" w:sz="0" w:space="0" w:color="auto"/>
          </w:divBdr>
        </w:div>
        <w:div w:id="1862740798">
          <w:marLeft w:val="640"/>
          <w:marRight w:val="0"/>
          <w:marTop w:val="0"/>
          <w:marBottom w:val="0"/>
          <w:divBdr>
            <w:top w:val="none" w:sz="0" w:space="0" w:color="auto"/>
            <w:left w:val="none" w:sz="0" w:space="0" w:color="auto"/>
            <w:bottom w:val="none" w:sz="0" w:space="0" w:color="auto"/>
            <w:right w:val="none" w:sz="0" w:space="0" w:color="auto"/>
          </w:divBdr>
        </w:div>
        <w:div w:id="2124811395">
          <w:marLeft w:val="640"/>
          <w:marRight w:val="0"/>
          <w:marTop w:val="0"/>
          <w:marBottom w:val="0"/>
          <w:divBdr>
            <w:top w:val="none" w:sz="0" w:space="0" w:color="auto"/>
            <w:left w:val="none" w:sz="0" w:space="0" w:color="auto"/>
            <w:bottom w:val="none" w:sz="0" w:space="0" w:color="auto"/>
            <w:right w:val="none" w:sz="0" w:space="0" w:color="auto"/>
          </w:divBdr>
        </w:div>
        <w:div w:id="456142252">
          <w:marLeft w:val="640"/>
          <w:marRight w:val="0"/>
          <w:marTop w:val="0"/>
          <w:marBottom w:val="0"/>
          <w:divBdr>
            <w:top w:val="none" w:sz="0" w:space="0" w:color="auto"/>
            <w:left w:val="none" w:sz="0" w:space="0" w:color="auto"/>
            <w:bottom w:val="none" w:sz="0" w:space="0" w:color="auto"/>
            <w:right w:val="none" w:sz="0" w:space="0" w:color="auto"/>
          </w:divBdr>
        </w:div>
        <w:div w:id="625429033">
          <w:marLeft w:val="640"/>
          <w:marRight w:val="0"/>
          <w:marTop w:val="0"/>
          <w:marBottom w:val="0"/>
          <w:divBdr>
            <w:top w:val="none" w:sz="0" w:space="0" w:color="auto"/>
            <w:left w:val="none" w:sz="0" w:space="0" w:color="auto"/>
            <w:bottom w:val="none" w:sz="0" w:space="0" w:color="auto"/>
            <w:right w:val="none" w:sz="0" w:space="0" w:color="auto"/>
          </w:divBdr>
        </w:div>
        <w:div w:id="598682970">
          <w:marLeft w:val="640"/>
          <w:marRight w:val="0"/>
          <w:marTop w:val="0"/>
          <w:marBottom w:val="0"/>
          <w:divBdr>
            <w:top w:val="none" w:sz="0" w:space="0" w:color="auto"/>
            <w:left w:val="none" w:sz="0" w:space="0" w:color="auto"/>
            <w:bottom w:val="none" w:sz="0" w:space="0" w:color="auto"/>
            <w:right w:val="none" w:sz="0" w:space="0" w:color="auto"/>
          </w:divBdr>
        </w:div>
        <w:div w:id="1587496717">
          <w:marLeft w:val="640"/>
          <w:marRight w:val="0"/>
          <w:marTop w:val="0"/>
          <w:marBottom w:val="0"/>
          <w:divBdr>
            <w:top w:val="none" w:sz="0" w:space="0" w:color="auto"/>
            <w:left w:val="none" w:sz="0" w:space="0" w:color="auto"/>
            <w:bottom w:val="none" w:sz="0" w:space="0" w:color="auto"/>
            <w:right w:val="none" w:sz="0" w:space="0" w:color="auto"/>
          </w:divBdr>
        </w:div>
        <w:div w:id="1631472651">
          <w:marLeft w:val="640"/>
          <w:marRight w:val="0"/>
          <w:marTop w:val="0"/>
          <w:marBottom w:val="0"/>
          <w:divBdr>
            <w:top w:val="none" w:sz="0" w:space="0" w:color="auto"/>
            <w:left w:val="none" w:sz="0" w:space="0" w:color="auto"/>
            <w:bottom w:val="none" w:sz="0" w:space="0" w:color="auto"/>
            <w:right w:val="none" w:sz="0" w:space="0" w:color="auto"/>
          </w:divBdr>
        </w:div>
        <w:div w:id="1425421178">
          <w:marLeft w:val="640"/>
          <w:marRight w:val="0"/>
          <w:marTop w:val="0"/>
          <w:marBottom w:val="0"/>
          <w:divBdr>
            <w:top w:val="none" w:sz="0" w:space="0" w:color="auto"/>
            <w:left w:val="none" w:sz="0" w:space="0" w:color="auto"/>
            <w:bottom w:val="none" w:sz="0" w:space="0" w:color="auto"/>
            <w:right w:val="none" w:sz="0" w:space="0" w:color="auto"/>
          </w:divBdr>
        </w:div>
        <w:div w:id="1588928130">
          <w:marLeft w:val="640"/>
          <w:marRight w:val="0"/>
          <w:marTop w:val="0"/>
          <w:marBottom w:val="0"/>
          <w:divBdr>
            <w:top w:val="none" w:sz="0" w:space="0" w:color="auto"/>
            <w:left w:val="none" w:sz="0" w:space="0" w:color="auto"/>
            <w:bottom w:val="none" w:sz="0" w:space="0" w:color="auto"/>
            <w:right w:val="none" w:sz="0" w:space="0" w:color="auto"/>
          </w:divBdr>
        </w:div>
        <w:div w:id="39715794">
          <w:marLeft w:val="640"/>
          <w:marRight w:val="0"/>
          <w:marTop w:val="0"/>
          <w:marBottom w:val="0"/>
          <w:divBdr>
            <w:top w:val="none" w:sz="0" w:space="0" w:color="auto"/>
            <w:left w:val="none" w:sz="0" w:space="0" w:color="auto"/>
            <w:bottom w:val="none" w:sz="0" w:space="0" w:color="auto"/>
            <w:right w:val="none" w:sz="0" w:space="0" w:color="auto"/>
          </w:divBdr>
        </w:div>
        <w:div w:id="664282803">
          <w:marLeft w:val="640"/>
          <w:marRight w:val="0"/>
          <w:marTop w:val="0"/>
          <w:marBottom w:val="0"/>
          <w:divBdr>
            <w:top w:val="none" w:sz="0" w:space="0" w:color="auto"/>
            <w:left w:val="none" w:sz="0" w:space="0" w:color="auto"/>
            <w:bottom w:val="none" w:sz="0" w:space="0" w:color="auto"/>
            <w:right w:val="none" w:sz="0" w:space="0" w:color="auto"/>
          </w:divBdr>
        </w:div>
        <w:div w:id="964971851">
          <w:marLeft w:val="640"/>
          <w:marRight w:val="0"/>
          <w:marTop w:val="0"/>
          <w:marBottom w:val="0"/>
          <w:divBdr>
            <w:top w:val="none" w:sz="0" w:space="0" w:color="auto"/>
            <w:left w:val="none" w:sz="0" w:space="0" w:color="auto"/>
            <w:bottom w:val="none" w:sz="0" w:space="0" w:color="auto"/>
            <w:right w:val="none" w:sz="0" w:space="0" w:color="auto"/>
          </w:divBdr>
        </w:div>
        <w:div w:id="1544560194">
          <w:marLeft w:val="640"/>
          <w:marRight w:val="0"/>
          <w:marTop w:val="0"/>
          <w:marBottom w:val="0"/>
          <w:divBdr>
            <w:top w:val="none" w:sz="0" w:space="0" w:color="auto"/>
            <w:left w:val="none" w:sz="0" w:space="0" w:color="auto"/>
            <w:bottom w:val="none" w:sz="0" w:space="0" w:color="auto"/>
            <w:right w:val="none" w:sz="0" w:space="0" w:color="auto"/>
          </w:divBdr>
        </w:div>
        <w:div w:id="1805921897">
          <w:marLeft w:val="640"/>
          <w:marRight w:val="0"/>
          <w:marTop w:val="0"/>
          <w:marBottom w:val="0"/>
          <w:divBdr>
            <w:top w:val="none" w:sz="0" w:space="0" w:color="auto"/>
            <w:left w:val="none" w:sz="0" w:space="0" w:color="auto"/>
            <w:bottom w:val="none" w:sz="0" w:space="0" w:color="auto"/>
            <w:right w:val="none" w:sz="0" w:space="0" w:color="auto"/>
          </w:divBdr>
        </w:div>
        <w:div w:id="1984580854">
          <w:marLeft w:val="640"/>
          <w:marRight w:val="0"/>
          <w:marTop w:val="0"/>
          <w:marBottom w:val="0"/>
          <w:divBdr>
            <w:top w:val="none" w:sz="0" w:space="0" w:color="auto"/>
            <w:left w:val="none" w:sz="0" w:space="0" w:color="auto"/>
            <w:bottom w:val="none" w:sz="0" w:space="0" w:color="auto"/>
            <w:right w:val="none" w:sz="0" w:space="0" w:color="auto"/>
          </w:divBdr>
        </w:div>
        <w:div w:id="409277891">
          <w:marLeft w:val="640"/>
          <w:marRight w:val="0"/>
          <w:marTop w:val="0"/>
          <w:marBottom w:val="0"/>
          <w:divBdr>
            <w:top w:val="none" w:sz="0" w:space="0" w:color="auto"/>
            <w:left w:val="none" w:sz="0" w:space="0" w:color="auto"/>
            <w:bottom w:val="none" w:sz="0" w:space="0" w:color="auto"/>
            <w:right w:val="none" w:sz="0" w:space="0" w:color="auto"/>
          </w:divBdr>
        </w:div>
        <w:div w:id="1709452722">
          <w:marLeft w:val="640"/>
          <w:marRight w:val="0"/>
          <w:marTop w:val="0"/>
          <w:marBottom w:val="0"/>
          <w:divBdr>
            <w:top w:val="none" w:sz="0" w:space="0" w:color="auto"/>
            <w:left w:val="none" w:sz="0" w:space="0" w:color="auto"/>
            <w:bottom w:val="none" w:sz="0" w:space="0" w:color="auto"/>
            <w:right w:val="none" w:sz="0" w:space="0" w:color="auto"/>
          </w:divBdr>
        </w:div>
        <w:div w:id="689532382">
          <w:marLeft w:val="640"/>
          <w:marRight w:val="0"/>
          <w:marTop w:val="0"/>
          <w:marBottom w:val="0"/>
          <w:divBdr>
            <w:top w:val="none" w:sz="0" w:space="0" w:color="auto"/>
            <w:left w:val="none" w:sz="0" w:space="0" w:color="auto"/>
            <w:bottom w:val="none" w:sz="0" w:space="0" w:color="auto"/>
            <w:right w:val="none" w:sz="0" w:space="0" w:color="auto"/>
          </w:divBdr>
        </w:div>
        <w:div w:id="214896741">
          <w:marLeft w:val="640"/>
          <w:marRight w:val="0"/>
          <w:marTop w:val="0"/>
          <w:marBottom w:val="0"/>
          <w:divBdr>
            <w:top w:val="none" w:sz="0" w:space="0" w:color="auto"/>
            <w:left w:val="none" w:sz="0" w:space="0" w:color="auto"/>
            <w:bottom w:val="none" w:sz="0" w:space="0" w:color="auto"/>
            <w:right w:val="none" w:sz="0" w:space="0" w:color="auto"/>
          </w:divBdr>
        </w:div>
        <w:div w:id="251745523">
          <w:marLeft w:val="640"/>
          <w:marRight w:val="0"/>
          <w:marTop w:val="0"/>
          <w:marBottom w:val="0"/>
          <w:divBdr>
            <w:top w:val="none" w:sz="0" w:space="0" w:color="auto"/>
            <w:left w:val="none" w:sz="0" w:space="0" w:color="auto"/>
            <w:bottom w:val="none" w:sz="0" w:space="0" w:color="auto"/>
            <w:right w:val="none" w:sz="0" w:space="0" w:color="auto"/>
          </w:divBdr>
        </w:div>
        <w:div w:id="495999592">
          <w:marLeft w:val="640"/>
          <w:marRight w:val="0"/>
          <w:marTop w:val="0"/>
          <w:marBottom w:val="0"/>
          <w:divBdr>
            <w:top w:val="none" w:sz="0" w:space="0" w:color="auto"/>
            <w:left w:val="none" w:sz="0" w:space="0" w:color="auto"/>
            <w:bottom w:val="none" w:sz="0" w:space="0" w:color="auto"/>
            <w:right w:val="none" w:sz="0" w:space="0" w:color="auto"/>
          </w:divBdr>
        </w:div>
        <w:div w:id="1690598734">
          <w:marLeft w:val="640"/>
          <w:marRight w:val="0"/>
          <w:marTop w:val="0"/>
          <w:marBottom w:val="0"/>
          <w:divBdr>
            <w:top w:val="none" w:sz="0" w:space="0" w:color="auto"/>
            <w:left w:val="none" w:sz="0" w:space="0" w:color="auto"/>
            <w:bottom w:val="none" w:sz="0" w:space="0" w:color="auto"/>
            <w:right w:val="none" w:sz="0" w:space="0" w:color="auto"/>
          </w:divBdr>
        </w:div>
        <w:div w:id="1202783372">
          <w:marLeft w:val="640"/>
          <w:marRight w:val="0"/>
          <w:marTop w:val="0"/>
          <w:marBottom w:val="0"/>
          <w:divBdr>
            <w:top w:val="none" w:sz="0" w:space="0" w:color="auto"/>
            <w:left w:val="none" w:sz="0" w:space="0" w:color="auto"/>
            <w:bottom w:val="none" w:sz="0" w:space="0" w:color="auto"/>
            <w:right w:val="none" w:sz="0" w:space="0" w:color="auto"/>
          </w:divBdr>
        </w:div>
        <w:div w:id="25370722">
          <w:marLeft w:val="640"/>
          <w:marRight w:val="0"/>
          <w:marTop w:val="0"/>
          <w:marBottom w:val="0"/>
          <w:divBdr>
            <w:top w:val="none" w:sz="0" w:space="0" w:color="auto"/>
            <w:left w:val="none" w:sz="0" w:space="0" w:color="auto"/>
            <w:bottom w:val="none" w:sz="0" w:space="0" w:color="auto"/>
            <w:right w:val="none" w:sz="0" w:space="0" w:color="auto"/>
          </w:divBdr>
        </w:div>
        <w:div w:id="1676304475">
          <w:marLeft w:val="640"/>
          <w:marRight w:val="0"/>
          <w:marTop w:val="0"/>
          <w:marBottom w:val="0"/>
          <w:divBdr>
            <w:top w:val="none" w:sz="0" w:space="0" w:color="auto"/>
            <w:left w:val="none" w:sz="0" w:space="0" w:color="auto"/>
            <w:bottom w:val="none" w:sz="0" w:space="0" w:color="auto"/>
            <w:right w:val="none" w:sz="0" w:space="0" w:color="auto"/>
          </w:divBdr>
        </w:div>
        <w:div w:id="902105500">
          <w:marLeft w:val="640"/>
          <w:marRight w:val="0"/>
          <w:marTop w:val="0"/>
          <w:marBottom w:val="0"/>
          <w:divBdr>
            <w:top w:val="none" w:sz="0" w:space="0" w:color="auto"/>
            <w:left w:val="none" w:sz="0" w:space="0" w:color="auto"/>
            <w:bottom w:val="none" w:sz="0" w:space="0" w:color="auto"/>
            <w:right w:val="none" w:sz="0" w:space="0" w:color="auto"/>
          </w:divBdr>
        </w:div>
        <w:div w:id="496969196">
          <w:marLeft w:val="640"/>
          <w:marRight w:val="0"/>
          <w:marTop w:val="0"/>
          <w:marBottom w:val="0"/>
          <w:divBdr>
            <w:top w:val="none" w:sz="0" w:space="0" w:color="auto"/>
            <w:left w:val="none" w:sz="0" w:space="0" w:color="auto"/>
            <w:bottom w:val="none" w:sz="0" w:space="0" w:color="auto"/>
            <w:right w:val="none" w:sz="0" w:space="0" w:color="auto"/>
          </w:divBdr>
        </w:div>
        <w:div w:id="1586376146">
          <w:marLeft w:val="640"/>
          <w:marRight w:val="0"/>
          <w:marTop w:val="0"/>
          <w:marBottom w:val="0"/>
          <w:divBdr>
            <w:top w:val="none" w:sz="0" w:space="0" w:color="auto"/>
            <w:left w:val="none" w:sz="0" w:space="0" w:color="auto"/>
            <w:bottom w:val="none" w:sz="0" w:space="0" w:color="auto"/>
            <w:right w:val="none" w:sz="0" w:space="0" w:color="auto"/>
          </w:divBdr>
        </w:div>
        <w:div w:id="2011564730">
          <w:marLeft w:val="640"/>
          <w:marRight w:val="0"/>
          <w:marTop w:val="0"/>
          <w:marBottom w:val="0"/>
          <w:divBdr>
            <w:top w:val="none" w:sz="0" w:space="0" w:color="auto"/>
            <w:left w:val="none" w:sz="0" w:space="0" w:color="auto"/>
            <w:bottom w:val="none" w:sz="0" w:space="0" w:color="auto"/>
            <w:right w:val="none" w:sz="0" w:space="0" w:color="auto"/>
          </w:divBdr>
        </w:div>
        <w:div w:id="169879356">
          <w:marLeft w:val="640"/>
          <w:marRight w:val="0"/>
          <w:marTop w:val="0"/>
          <w:marBottom w:val="0"/>
          <w:divBdr>
            <w:top w:val="none" w:sz="0" w:space="0" w:color="auto"/>
            <w:left w:val="none" w:sz="0" w:space="0" w:color="auto"/>
            <w:bottom w:val="none" w:sz="0" w:space="0" w:color="auto"/>
            <w:right w:val="none" w:sz="0" w:space="0" w:color="auto"/>
          </w:divBdr>
        </w:div>
        <w:div w:id="704477910">
          <w:marLeft w:val="640"/>
          <w:marRight w:val="0"/>
          <w:marTop w:val="0"/>
          <w:marBottom w:val="0"/>
          <w:divBdr>
            <w:top w:val="none" w:sz="0" w:space="0" w:color="auto"/>
            <w:left w:val="none" w:sz="0" w:space="0" w:color="auto"/>
            <w:bottom w:val="none" w:sz="0" w:space="0" w:color="auto"/>
            <w:right w:val="none" w:sz="0" w:space="0" w:color="auto"/>
          </w:divBdr>
        </w:div>
        <w:div w:id="103698070">
          <w:marLeft w:val="640"/>
          <w:marRight w:val="0"/>
          <w:marTop w:val="0"/>
          <w:marBottom w:val="0"/>
          <w:divBdr>
            <w:top w:val="none" w:sz="0" w:space="0" w:color="auto"/>
            <w:left w:val="none" w:sz="0" w:space="0" w:color="auto"/>
            <w:bottom w:val="none" w:sz="0" w:space="0" w:color="auto"/>
            <w:right w:val="none" w:sz="0" w:space="0" w:color="auto"/>
          </w:divBdr>
        </w:div>
        <w:div w:id="1983920693">
          <w:marLeft w:val="640"/>
          <w:marRight w:val="0"/>
          <w:marTop w:val="0"/>
          <w:marBottom w:val="0"/>
          <w:divBdr>
            <w:top w:val="none" w:sz="0" w:space="0" w:color="auto"/>
            <w:left w:val="none" w:sz="0" w:space="0" w:color="auto"/>
            <w:bottom w:val="none" w:sz="0" w:space="0" w:color="auto"/>
            <w:right w:val="none" w:sz="0" w:space="0" w:color="auto"/>
          </w:divBdr>
        </w:div>
        <w:div w:id="443617678">
          <w:marLeft w:val="640"/>
          <w:marRight w:val="0"/>
          <w:marTop w:val="0"/>
          <w:marBottom w:val="0"/>
          <w:divBdr>
            <w:top w:val="none" w:sz="0" w:space="0" w:color="auto"/>
            <w:left w:val="none" w:sz="0" w:space="0" w:color="auto"/>
            <w:bottom w:val="none" w:sz="0" w:space="0" w:color="auto"/>
            <w:right w:val="none" w:sz="0" w:space="0" w:color="auto"/>
          </w:divBdr>
        </w:div>
        <w:div w:id="2028174922">
          <w:marLeft w:val="640"/>
          <w:marRight w:val="0"/>
          <w:marTop w:val="0"/>
          <w:marBottom w:val="0"/>
          <w:divBdr>
            <w:top w:val="none" w:sz="0" w:space="0" w:color="auto"/>
            <w:left w:val="none" w:sz="0" w:space="0" w:color="auto"/>
            <w:bottom w:val="none" w:sz="0" w:space="0" w:color="auto"/>
            <w:right w:val="none" w:sz="0" w:space="0" w:color="auto"/>
          </w:divBdr>
        </w:div>
        <w:div w:id="2092778519">
          <w:marLeft w:val="640"/>
          <w:marRight w:val="0"/>
          <w:marTop w:val="0"/>
          <w:marBottom w:val="0"/>
          <w:divBdr>
            <w:top w:val="none" w:sz="0" w:space="0" w:color="auto"/>
            <w:left w:val="none" w:sz="0" w:space="0" w:color="auto"/>
            <w:bottom w:val="none" w:sz="0" w:space="0" w:color="auto"/>
            <w:right w:val="none" w:sz="0" w:space="0" w:color="auto"/>
          </w:divBdr>
        </w:div>
        <w:div w:id="1285575913">
          <w:marLeft w:val="640"/>
          <w:marRight w:val="0"/>
          <w:marTop w:val="0"/>
          <w:marBottom w:val="0"/>
          <w:divBdr>
            <w:top w:val="none" w:sz="0" w:space="0" w:color="auto"/>
            <w:left w:val="none" w:sz="0" w:space="0" w:color="auto"/>
            <w:bottom w:val="none" w:sz="0" w:space="0" w:color="auto"/>
            <w:right w:val="none" w:sz="0" w:space="0" w:color="auto"/>
          </w:divBdr>
        </w:div>
        <w:div w:id="128254841">
          <w:marLeft w:val="640"/>
          <w:marRight w:val="0"/>
          <w:marTop w:val="0"/>
          <w:marBottom w:val="0"/>
          <w:divBdr>
            <w:top w:val="none" w:sz="0" w:space="0" w:color="auto"/>
            <w:left w:val="none" w:sz="0" w:space="0" w:color="auto"/>
            <w:bottom w:val="none" w:sz="0" w:space="0" w:color="auto"/>
            <w:right w:val="none" w:sz="0" w:space="0" w:color="auto"/>
          </w:divBdr>
        </w:div>
        <w:div w:id="1354110077">
          <w:marLeft w:val="640"/>
          <w:marRight w:val="0"/>
          <w:marTop w:val="0"/>
          <w:marBottom w:val="0"/>
          <w:divBdr>
            <w:top w:val="none" w:sz="0" w:space="0" w:color="auto"/>
            <w:left w:val="none" w:sz="0" w:space="0" w:color="auto"/>
            <w:bottom w:val="none" w:sz="0" w:space="0" w:color="auto"/>
            <w:right w:val="none" w:sz="0" w:space="0" w:color="auto"/>
          </w:divBdr>
        </w:div>
        <w:div w:id="2117599537">
          <w:marLeft w:val="640"/>
          <w:marRight w:val="0"/>
          <w:marTop w:val="0"/>
          <w:marBottom w:val="0"/>
          <w:divBdr>
            <w:top w:val="none" w:sz="0" w:space="0" w:color="auto"/>
            <w:left w:val="none" w:sz="0" w:space="0" w:color="auto"/>
            <w:bottom w:val="none" w:sz="0" w:space="0" w:color="auto"/>
            <w:right w:val="none" w:sz="0" w:space="0" w:color="auto"/>
          </w:divBdr>
        </w:div>
        <w:div w:id="772550537">
          <w:marLeft w:val="640"/>
          <w:marRight w:val="0"/>
          <w:marTop w:val="0"/>
          <w:marBottom w:val="0"/>
          <w:divBdr>
            <w:top w:val="none" w:sz="0" w:space="0" w:color="auto"/>
            <w:left w:val="none" w:sz="0" w:space="0" w:color="auto"/>
            <w:bottom w:val="none" w:sz="0" w:space="0" w:color="auto"/>
            <w:right w:val="none" w:sz="0" w:space="0" w:color="auto"/>
          </w:divBdr>
        </w:div>
        <w:div w:id="620377619">
          <w:marLeft w:val="640"/>
          <w:marRight w:val="0"/>
          <w:marTop w:val="0"/>
          <w:marBottom w:val="0"/>
          <w:divBdr>
            <w:top w:val="none" w:sz="0" w:space="0" w:color="auto"/>
            <w:left w:val="none" w:sz="0" w:space="0" w:color="auto"/>
            <w:bottom w:val="none" w:sz="0" w:space="0" w:color="auto"/>
            <w:right w:val="none" w:sz="0" w:space="0" w:color="auto"/>
          </w:divBdr>
        </w:div>
        <w:div w:id="2087071015">
          <w:marLeft w:val="640"/>
          <w:marRight w:val="0"/>
          <w:marTop w:val="0"/>
          <w:marBottom w:val="0"/>
          <w:divBdr>
            <w:top w:val="none" w:sz="0" w:space="0" w:color="auto"/>
            <w:left w:val="none" w:sz="0" w:space="0" w:color="auto"/>
            <w:bottom w:val="none" w:sz="0" w:space="0" w:color="auto"/>
            <w:right w:val="none" w:sz="0" w:space="0" w:color="auto"/>
          </w:divBdr>
        </w:div>
        <w:div w:id="1420952919">
          <w:marLeft w:val="640"/>
          <w:marRight w:val="0"/>
          <w:marTop w:val="0"/>
          <w:marBottom w:val="0"/>
          <w:divBdr>
            <w:top w:val="none" w:sz="0" w:space="0" w:color="auto"/>
            <w:left w:val="none" w:sz="0" w:space="0" w:color="auto"/>
            <w:bottom w:val="none" w:sz="0" w:space="0" w:color="auto"/>
            <w:right w:val="none" w:sz="0" w:space="0" w:color="auto"/>
          </w:divBdr>
        </w:div>
        <w:div w:id="1723209364">
          <w:marLeft w:val="640"/>
          <w:marRight w:val="0"/>
          <w:marTop w:val="0"/>
          <w:marBottom w:val="0"/>
          <w:divBdr>
            <w:top w:val="none" w:sz="0" w:space="0" w:color="auto"/>
            <w:left w:val="none" w:sz="0" w:space="0" w:color="auto"/>
            <w:bottom w:val="none" w:sz="0" w:space="0" w:color="auto"/>
            <w:right w:val="none" w:sz="0" w:space="0" w:color="auto"/>
          </w:divBdr>
        </w:div>
        <w:div w:id="704061278">
          <w:marLeft w:val="640"/>
          <w:marRight w:val="0"/>
          <w:marTop w:val="0"/>
          <w:marBottom w:val="0"/>
          <w:divBdr>
            <w:top w:val="none" w:sz="0" w:space="0" w:color="auto"/>
            <w:left w:val="none" w:sz="0" w:space="0" w:color="auto"/>
            <w:bottom w:val="none" w:sz="0" w:space="0" w:color="auto"/>
            <w:right w:val="none" w:sz="0" w:space="0" w:color="auto"/>
          </w:divBdr>
        </w:div>
        <w:div w:id="1996494000">
          <w:marLeft w:val="640"/>
          <w:marRight w:val="0"/>
          <w:marTop w:val="0"/>
          <w:marBottom w:val="0"/>
          <w:divBdr>
            <w:top w:val="none" w:sz="0" w:space="0" w:color="auto"/>
            <w:left w:val="none" w:sz="0" w:space="0" w:color="auto"/>
            <w:bottom w:val="none" w:sz="0" w:space="0" w:color="auto"/>
            <w:right w:val="none" w:sz="0" w:space="0" w:color="auto"/>
          </w:divBdr>
        </w:div>
        <w:div w:id="738943900">
          <w:marLeft w:val="640"/>
          <w:marRight w:val="0"/>
          <w:marTop w:val="0"/>
          <w:marBottom w:val="0"/>
          <w:divBdr>
            <w:top w:val="none" w:sz="0" w:space="0" w:color="auto"/>
            <w:left w:val="none" w:sz="0" w:space="0" w:color="auto"/>
            <w:bottom w:val="none" w:sz="0" w:space="0" w:color="auto"/>
            <w:right w:val="none" w:sz="0" w:space="0" w:color="auto"/>
          </w:divBdr>
        </w:div>
        <w:div w:id="1895848324">
          <w:marLeft w:val="640"/>
          <w:marRight w:val="0"/>
          <w:marTop w:val="0"/>
          <w:marBottom w:val="0"/>
          <w:divBdr>
            <w:top w:val="none" w:sz="0" w:space="0" w:color="auto"/>
            <w:left w:val="none" w:sz="0" w:space="0" w:color="auto"/>
            <w:bottom w:val="none" w:sz="0" w:space="0" w:color="auto"/>
            <w:right w:val="none" w:sz="0" w:space="0" w:color="auto"/>
          </w:divBdr>
        </w:div>
        <w:div w:id="1133448607">
          <w:marLeft w:val="640"/>
          <w:marRight w:val="0"/>
          <w:marTop w:val="0"/>
          <w:marBottom w:val="0"/>
          <w:divBdr>
            <w:top w:val="none" w:sz="0" w:space="0" w:color="auto"/>
            <w:left w:val="none" w:sz="0" w:space="0" w:color="auto"/>
            <w:bottom w:val="none" w:sz="0" w:space="0" w:color="auto"/>
            <w:right w:val="none" w:sz="0" w:space="0" w:color="auto"/>
          </w:divBdr>
        </w:div>
        <w:div w:id="388768912">
          <w:marLeft w:val="640"/>
          <w:marRight w:val="0"/>
          <w:marTop w:val="0"/>
          <w:marBottom w:val="0"/>
          <w:divBdr>
            <w:top w:val="none" w:sz="0" w:space="0" w:color="auto"/>
            <w:left w:val="none" w:sz="0" w:space="0" w:color="auto"/>
            <w:bottom w:val="none" w:sz="0" w:space="0" w:color="auto"/>
            <w:right w:val="none" w:sz="0" w:space="0" w:color="auto"/>
          </w:divBdr>
        </w:div>
        <w:div w:id="865875896">
          <w:marLeft w:val="640"/>
          <w:marRight w:val="0"/>
          <w:marTop w:val="0"/>
          <w:marBottom w:val="0"/>
          <w:divBdr>
            <w:top w:val="none" w:sz="0" w:space="0" w:color="auto"/>
            <w:left w:val="none" w:sz="0" w:space="0" w:color="auto"/>
            <w:bottom w:val="none" w:sz="0" w:space="0" w:color="auto"/>
            <w:right w:val="none" w:sz="0" w:space="0" w:color="auto"/>
          </w:divBdr>
        </w:div>
        <w:div w:id="793980007">
          <w:marLeft w:val="640"/>
          <w:marRight w:val="0"/>
          <w:marTop w:val="0"/>
          <w:marBottom w:val="0"/>
          <w:divBdr>
            <w:top w:val="none" w:sz="0" w:space="0" w:color="auto"/>
            <w:left w:val="none" w:sz="0" w:space="0" w:color="auto"/>
            <w:bottom w:val="none" w:sz="0" w:space="0" w:color="auto"/>
            <w:right w:val="none" w:sz="0" w:space="0" w:color="auto"/>
          </w:divBdr>
        </w:div>
        <w:div w:id="2085909818">
          <w:marLeft w:val="640"/>
          <w:marRight w:val="0"/>
          <w:marTop w:val="0"/>
          <w:marBottom w:val="0"/>
          <w:divBdr>
            <w:top w:val="none" w:sz="0" w:space="0" w:color="auto"/>
            <w:left w:val="none" w:sz="0" w:space="0" w:color="auto"/>
            <w:bottom w:val="none" w:sz="0" w:space="0" w:color="auto"/>
            <w:right w:val="none" w:sz="0" w:space="0" w:color="auto"/>
          </w:divBdr>
        </w:div>
        <w:div w:id="1482043610">
          <w:marLeft w:val="640"/>
          <w:marRight w:val="0"/>
          <w:marTop w:val="0"/>
          <w:marBottom w:val="0"/>
          <w:divBdr>
            <w:top w:val="none" w:sz="0" w:space="0" w:color="auto"/>
            <w:left w:val="none" w:sz="0" w:space="0" w:color="auto"/>
            <w:bottom w:val="none" w:sz="0" w:space="0" w:color="auto"/>
            <w:right w:val="none" w:sz="0" w:space="0" w:color="auto"/>
          </w:divBdr>
        </w:div>
        <w:div w:id="682315713">
          <w:marLeft w:val="640"/>
          <w:marRight w:val="0"/>
          <w:marTop w:val="0"/>
          <w:marBottom w:val="0"/>
          <w:divBdr>
            <w:top w:val="none" w:sz="0" w:space="0" w:color="auto"/>
            <w:left w:val="none" w:sz="0" w:space="0" w:color="auto"/>
            <w:bottom w:val="none" w:sz="0" w:space="0" w:color="auto"/>
            <w:right w:val="none" w:sz="0" w:space="0" w:color="auto"/>
          </w:divBdr>
        </w:div>
        <w:div w:id="803040942">
          <w:marLeft w:val="640"/>
          <w:marRight w:val="0"/>
          <w:marTop w:val="0"/>
          <w:marBottom w:val="0"/>
          <w:divBdr>
            <w:top w:val="none" w:sz="0" w:space="0" w:color="auto"/>
            <w:left w:val="none" w:sz="0" w:space="0" w:color="auto"/>
            <w:bottom w:val="none" w:sz="0" w:space="0" w:color="auto"/>
            <w:right w:val="none" w:sz="0" w:space="0" w:color="auto"/>
          </w:divBdr>
        </w:div>
        <w:div w:id="860823177">
          <w:marLeft w:val="640"/>
          <w:marRight w:val="0"/>
          <w:marTop w:val="0"/>
          <w:marBottom w:val="0"/>
          <w:divBdr>
            <w:top w:val="none" w:sz="0" w:space="0" w:color="auto"/>
            <w:left w:val="none" w:sz="0" w:space="0" w:color="auto"/>
            <w:bottom w:val="none" w:sz="0" w:space="0" w:color="auto"/>
            <w:right w:val="none" w:sz="0" w:space="0" w:color="auto"/>
          </w:divBdr>
        </w:div>
        <w:div w:id="150874244">
          <w:marLeft w:val="640"/>
          <w:marRight w:val="0"/>
          <w:marTop w:val="0"/>
          <w:marBottom w:val="0"/>
          <w:divBdr>
            <w:top w:val="none" w:sz="0" w:space="0" w:color="auto"/>
            <w:left w:val="none" w:sz="0" w:space="0" w:color="auto"/>
            <w:bottom w:val="none" w:sz="0" w:space="0" w:color="auto"/>
            <w:right w:val="none" w:sz="0" w:space="0" w:color="auto"/>
          </w:divBdr>
        </w:div>
        <w:div w:id="1692610920">
          <w:marLeft w:val="640"/>
          <w:marRight w:val="0"/>
          <w:marTop w:val="0"/>
          <w:marBottom w:val="0"/>
          <w:divBdr>
            <w:top w:val="none" w:sz="0" w:space="0" w:color="auto"/>
            <w:left w:val="none" w:sz="0" w:space="0" w:color="auto"/>
            <w:bottom w:val="none" w:sz="0" w:space="0" w:color="auto"/>
            <w:right w:val="none" w:sz="0" w:space="0" w:color="auto"/>
          </w:divBdr>
        </w:div>
        <w:div w:id="1861358293">
          <w:marLeft w:val="640"/>
          <w:marRight w:val="0"/>
          <w:marTop w:val="0"/>
          <w:marBottom w:val="0"/>
          <w:divBdr>
            <w:top w:val="none" w:sz="0" w:space="0" w:color="auto"/>
            <w:left w:val="none" w:sz="0" w:space="0" w:color="auto"/>
            <w:bottom w:val="none" w:sz="0" w:space="0" w:color="auto"/>
            <w:right w:val="none" w:sz="0" w:space="0" w:color="auto"/>
          </w:divBdr>
        </w:div>
        <w:div w:id="1922790584">
          <w:marLeft w:val="640"/>
          <w:marRight w:val="0"/>
          <w:marTop w:val="0"/>
          <w:marBottom w:val="0"/>
          <w:divBdr>
            <w:top w:val="none" w:sz="0" w:space="0" w:color="auto"/>
            <w:left w:val="none" w:sz="0" w:space="0" w:color="auto"/>
            <w:bottom w:val="none" w:sz="0" w:space="0" w:color="auto"/>
            <w:right w:val="none" w:sz="0" w:space="0" w:color="auto"/>
          </w:divBdr>
        </w:div>
        <w:div w:id="1654723688">
          <w:marLeft w:val="640"/>
          <w:marRight w:val="0"/>
          <w:marTop w:val="0"/>
          <w:marBottom w:val="0"/>
          <w:divBdr>
            <w:top w:val="none" w:sz="0" w:space="0" w:color="auto"/>
            <w:left w:val="none" w:sz="0" w:space="0" w:color="auto"/>
            <w:bottom w:val="none" w:sz="0" w:space="0" w:color="auto"/>
            <w:right w:val="none" w:sz="0" w:space="0" w:color="auto"/>
          </w:divBdr>
        </w:div>
        <w:div w:id="1716007049">
          <w:marLeft w:val="640"/>
          <w:marRight w:val="0"/>
          <w:marTop w:val="0"/>
          <w:marBottom w:val="0"/>
          <w:divBdr>
            <w:top w:val="none" w:sz="0" w:space="0" w:color="auto"/>
            <w:left w:val="none" w:sz="0" w:space="0" w:color="auto"/>
            <w:bottom w:val="none" w:sz="0" w:space="0" w:color="auto"/>
            <w:right w:val="none" w:sz="0" w:space="0" w:color="auto"/>
          </w:divBdr>
        </w:div>
        <w:div w:id="515971885">
          <w:marLeft w:val="640"/>
          <w:marRight w:val="0"/>
          <w:marTop w:val="0"/>
          <w:marBottom w:val="0"/>
          <w:divBdr>
            <w:top w:val="none" w:sz="0" w:space="0" w:color="auto"/>
            <w:left w:val="none" w:sz="0" w:space="0" w:color="auto"/>
            <w:bottom w:val="none" w:sz="0" w:space="0" w:color="auto"/>
            <w:right w:val="none" w:sz="0" w:space="0" w:color="auto"/>
          </w:divBdr>
        </w:div>
        <w:div w:id="357319936">
          <w:marLeft w:val="640"/>
          <w:marRight w:val="0"/>
          <w:marTop w:val="0"/>
          <w:marBottom w:val="0"/>
          <w:divBdr>
            <w:top w:val="none" w:sz="0" w:space="0" w:color="auto"/>
            <w:left w:val="none" w:sz="0" w:space="0" w:color="auto"/>
            <w:bottom w:val="none" w:sz="0" w:space="0" w:color="auto"/>
            <w:right w:val="none" w:sz="0" w:space="0" w:color="auto"/>
          </w:divBdr>
        </w:div>
        <w:div w:id="529882547">
          <w:marLeft w:val="640"/>
          <w:marRight w:val="0"/>
          <w:marTop w:val="0"/>
          <w:marBottom w:val="0"/>
          <w:divBdr>
            <w:top w:val="none" w:sz="0" w:space="0" w:color="auto"/>
            <w:left w:val="none" w:sz="0" w:space="0" w:color="auto"/>
            <w:bottom w:val="none" w:sz="0" w:space="0" w:color="auto"/>
            <w:right w:val="none" w:sz="0" w:space="0" w:color="auto"/>
          </w:divBdr>
        </w:div>
        <w:div w:id="1185901747">
          <w:marLeft w:val="640"/>
          <w:marRight w:val="0"/>
          <w:marTop w:val="0"/>
          <w:marBottom w:val="0"/>
          <w:divBdr>
            <w:top w:val="none" w:sz="0" w:space="0" w:color="auto"/>
            <w:left w:val="none" w:sz="0" w:space="0" w:color="auto"/>
            <w:bottom w:val="none" w:sz="0" w:space="0" w:color="auto"/>
            <w:right w:val="none" w:sz="0" w:space="0" w:color="auto"/>
          </w:divBdr>
        </w:div>
        <w:div w:id="1023558462">
          <w:marLeft w:val="640"/>
          <w:marRight w:val="0"/>
          <w:marTop w:val="0"/>
          <w:marBottom w:val="0"/>
          <w:divBdr>
            <w:top w:val="none" w:sz="0" w:space="0" w:color="auto"/>
            <w:left w:val="none" w:sz="0" w:space="0" w:color="auto"/>
            <w:bottom w:val="none" w:sz="0" w:space="0" w:color="auto"/>
            <w:right w:val="none" w:sz="0" w:space="0" w:color="auto"/>
          </w:divBdr>
        </w:div>
        <w:div w:id="1044603193">
          <w:marLeft w:val="640"/>
          <w:marRight w:val="0"/>
          <w:marTop w:val="0"/>
          <w:marBottom w:val="0"/>
          <w:divBdr>
            <w:top w:val="none" w:sz="0" w:space="0" w:color="auto"/>
            <w:left w:val="none" w:sz="0" w:space="0" w:color="auto"/>
            <w:bottom w:val="none" w:sz="0" w:space="0" w:color="auto"/>
            <w:right w:val="none" w:sz="0" w:space="0" w:color="auto"/>
          </w:divBdr>
        </w:div>
        <w:div w:id="1776512700">
          <w:marLeft w:val="640"/>
          <w:marRight w:val="0"/>
          <w:marTop w:val="0"/>
          <w:marBottom w:val="0"/>
          <w:divBdr>
            <w:top w:val="none" w:sz="0" w:space="0" w:color="auto"/>
            <w:left w:val="none" w:sz="0" w:space="0" w:color="auto"/>
            <w:bottom w:val="none" w:sz="0" w:space="0" w:color="auto"/>
            <w:right w:val="none" w:sz="0" w:space="0" w:color="auto"/>
          </w:divBdr>
        </w:div>
        <w:div w:id="1123771437">
          <w:marLeft w:val="640"/>
          <w:marRight w:val="0"/>
          <w:marTop w:val="0"/>
          <w:marBottom w:val="0"/>
          <w:divBdr>
            <w:top w:val="none" w:sz="0" w:space="0" w:color="auto"/>
            <w:left w:val="none" w:sz="0" w:space="0" w:color="auto"/>
            <w:bottom w:val="none" w:sz="0" w:space="0" w:color="auto"/>
            <w:right w:val="none" w:sz="0" w:space="0" w:color="auto"/>
          </w:divBdr>
        </w:div>
        <w:div w:id="1151824180">
          <w:marLeft w:val="640"/>
          <w:marRight w:val="0"/>
          <w:marTop w:val="0"/>
          <w:marBottom w:val="0"/>
          <w:divBdr>
            <w:top w:val="none" w:sz="0" w:space="0" w:color="auto"/>
            <w:left w:val="none" w:sz="0" w:space="0" w:color="auto"/>
            <w:bottom w:val="none" w:sz="0" w:space="0" w:color="auto"/>
            <w:right w:val="none" w:sz="0" w:space="0" w:color="auto"/>
          </w:divBdr>
        </w:div>
        <w:div w:id="2025663496">
          <w:marLeft w:val="640"/>
          <w:marRight w:val="0"/>
          <w:marTop w:val="0"/>
          <w:marBottom w:val="0"/>
          <w:divBdr>
            <w:top w:val="none" w:sz="0" w:space="0" w:color="auto"/>
            <w:left w:val="none" w:sz="0" w:space="0" w:color="auto"/>
            <w:bottom w:val="none" w:sz="0" w:space="0" w:color="auto"/>
            <w:right w:val="none" w:sz="0" w:space="0" w:color="auto"/>
          </w:divBdr>
        </w:div>
        <w:div w:id="1167867490">
          <w:marLeft w:val="640"/>
          <w:marRight w:val="0"/>
          <w:marTop w:val="0"/>
          <w:marBottom w:val="0"/>
          <w:divBdr>
            <w:top w:val="none" w:sz="0" w:space="0" w:color="auto"/>
            <w:left w:val="none" w:sz="0" w:space="0" w:color="auto"/>
            <w:bottom w:val="none" w:sz="0" w:space="0" w:color="auto"/>
            <w:right w:val="none" w:sz="0" w:space="0" w:color="auto"/>
          </w:divBdr>
        </w:div>
        <w:div w:id="1617828720">
          <w:marLeft w:val="640"/>
          <w:marRight w:val="0"/>
          <w:marTop w:val="0"/>
          <w:marBottom w:val="0"/>
          <w:divBdr>
            <w:top w:val="none" w:sz="0" w:space="0" w:color="auto"/>
            <w:left w:val="none" w:sz="0" w:space="0" w:color="auto"/>
            <w:bottom w:val="none" w:sz="0" w:space="0" w:color="auto"/>
            <w:right w:val="none" w:sz="0" w:space="0" w:color="auto"/>
          </w:divBdr>
        </w:div>
        <w:div w:id="483744604">
          <w:marLeft w:val="640"/>
          <w:marRight w:val="0"/>
          <w:marTop w:val="0"/>
          <w:marBottom w:val="0"/>
          <w:divBdr>
            <w:top w:val="none" w:sz="0" w:space="0" w:color="auto"/>
            <w:left w:val="none" w:sz="0" w:space="0" w:color="auto"/>
            <w:bottom w:val="none" w:sz="0" w:space="0" w:color="auto"/>
            <w:right w:val="none" w:sz="0" w:space="0" w:color="auto"/>
          </w:divBdr>
        </w:div>
        <w:div w:id="210117624">
          <w:marLeft w:val="640"/>
          <w:marRight w:val="0"/>
          <w:marTop w:val="0"/>
          <w:marBottom w:val="0"/>
          <w:divBdr>
            <w:top w:val="none" w:sz="0" w:space="0" w:color="auto"/>
            <w:left w:val="none" w:sz="0" w:space="0" w:color="auto"/>
            <w:bottom w:val="none" w:sz="0" w:space="0" w:color="auto"/>
            <w:right w:val="none" w:sz="0" w:space="0" w:color="auto"/>
          </w:divBdr>
        </w:div>
        <w:div w:id="2059820045">
          <w:marLeft w:val="640"/>
          <w:marRight w:val="0"/>
          <w:marTop w:val="0"/>
          <w:marBottom w:val="0"/>
          <w:divBdr>
            <w:top w:val="none" w:sz="0" w:space="0" w:color="auto"/>
            <w:left w:val="none" w:sz="0" w:space="0" w:color="auto"/>
            <w:bottom w:val="none" w:sz="0" w:space="0" w:color="auto"/>
            <w:right w:val="none" w:sz="0" w:space="0" w:color="auto"/>
          </w:divBdr>
        </w:div>
        <w:div w:id="165630403">
          <w:marLeft w:val="640"/>
          <w:marRight w:val="0"/>
          <w:marTop w:val="0"/>
          <w:marBottom w:val="0"/>
          <w:divBdr>
            <w:top w:val="none" w:sz="0" w:space="0" w:color="auto"/>
            <w:left w:val="none" w:sz="0" w:space="0" w:color="auto"/>
            <w:bottom w:val="none" w:sz="0" w:space="0" w:color="auto"/>
            <w:right w:val="none" w:sz="0" w:space="0" w:color="auto"/>
          </w:divBdr>
        </w:div>
        <w:div w:id="1078863247">
          <w:marLeft w:val="640"/>
          <w:marRight w:val="0"/>
          <w:marTop w:val="0"/>
          <w:marBottom w:val="0"/>
          <w:divBdr>
            <w:top w:val="none" w:sz="0" w:space="0" w:color="auto"/>
            <w:left w:val="none" w:sz="0" w:space="0" w:color="auto"/>
            <w:bottom w:val="none" w:sz="0" w:space="0" w:color="auto"/>
            <w:right w:val="none" w:sz="0" w:space="0" w:color="auto"/>
          </w:divBdr>
        </w:div>
        <w:div w:id="1779519736">
          <w:marLeft w:val="640"/>
          <w:marRight w:val="0"/>
          <w:marTop w:val="0"/>
          <w:marBottom w:val="0"/>
          <w:divBdr>
            <w:top w:val="none" w:sz="0" w:space="0" w:color="auto"/>
            <w:left w:val="none" w:sz="0" w:space="0" w:color="auto"/>
            <w:bottom w:val="none" w:sz="0" w:space="0" w:color="auto"/>
            <w:right w:val="none" w:sz="0" w:space="0" w:color="auto"/>
          </w:divBdr>
        </w:div>
        <w:div w:id="1531190126">
          <w:marLeft w:val="640"/>
          <w:marRight w:val="0"/>
          <w:marTop w:val="0"/>
          <w:marBottom w:val="0"/>
          <w:divBdr>
            <w:top w:val="none" w:sz="0" w:space="0" w:color="auto"/>
            <w:left w:val="none" w:sz="0" w:space="0" w:color="auto"/>
            <w:bottom w:val="none" w:sz="0" w:space="0" w:color="auto"/>
            <w:right w:val="none" w:sz="0" w:space="0" w:color="auto"/>
          </w:divBdr>
        </w:div>
        <w:div w:id="1594583625">
          <w:marLeft w:val="640"/>
          <w:marRight w:val="0"/>
          <w:marTop w:val="0"/>
          <w:marBottom w:val="0"/>
          <w:divBdr>
            <w:top w:val="none" w:sz="0" w:space="0" w:color="auto"/>
            <w:left w:val="none" w:sz="0" w:space="0" w:color="auto"/>
            <w:bottom w:val="none" w:sz="0" w:space="0" w:color="auto"/>
            <w:right w:val="none" w:sz="0" w:space="0" w:color="auto"/>
          </w:divBdr>
        </w:div>
        <w:div w:id="593248621">
          <w:marLeft w:val="640"/>
          <w:marRight w:val="0"/>
          <w:marTop w:val="0"/>
          <w:marBottom w:val="0"/>
          <w:divBdr>
            <w:top w:val="none" w:sz="0" w:space="0" w:color="auto"/>
            <w:left w:val="none" w:sz="0" w:space="0" w:color="auto"/>
            <w:bottom w:val="none" w:sz="0" w:space="0" w:color="auto"/>
            <w:right w:val="none" w:sz="0" w:space="0" w:color="auto"/>
          </w:divBdr>
        </w:div>
        <w:div w:id="2089035798">
          <w:marLeft w:val="640"/>
          <w:marRight w:val="0"/>
          <w:marTop w:val="0"/>
          <w:marBottom w:val="0"/>
          <w:divBdr>
            <w:top w:val="none" w:sz="0" w:space="0" w:color="auto"/>
            <w:left w:val="none" w:sz="0" w:space="0" w:color="auto"/>
            <w:bottom w:val="none" w:sz="0" w:space="0" w:color="auto"/>
            <w:right w:val="none" w:sz="0" w:space="0" w:color="auto"/>
          </w:divBdr>
        </w:div>
        <w:div w:id="2030333778">
          <w:marLeft w:val="640"/>
          <w:marRight w:val="0"/>
          <w:marTop w:val="0"/>
          <w:marBottom w:val="0"/>
          <w:divBdr>
            <w:top w:val="none" w:sz="0" w:space="0" w:color="auto"/>
            <w:left w:val="none" w:sz="0" w:space="0" w:color="auto"/>
            <w:bottom w:val="none" w:sz="0" w:space="0" w:color="auto"/>
            <w:right w:val="none" w:sz="0" w:space="0" w:color="auto"/>
          </w:divBdr>
        </w:div>
        <w:div w:id="1262224390">
          <w:marLeft w:val="640"/>
          <w:marRight w:val="0"/>
          <w:marTop w:val="0"/>
          <w:marBottom w:val="0"/>
          <w:divBdr>
            <w:top w:val="none" w:sz="0" w:space="0" w:color="auto"/>
            <w:left w:val="none" w:sz="0" w:space="0" w:color="auto"/>
            <w:bottom w:val="none" w:sz="0" w:space="0" w:color="auto"/>
            <w:right w:val="none" w:sz="0" w:space="0" w:color="auto"/>
          </w:divBdr>
        </w:div>
        <w:div w:id="1361129956">
          <w:marLeft w:val="640"/>
          <w:marRight w:val="0"/>
          <w:marTop w:val="0"/>
          <w:marBottom w:val="0"/>
          <w:divBdr>
            <w:top w:val="none" w:sz="0" w:space="0" w:color="auto"/>
            <w:left w:val="none" w:sz="0" w:space="0" w:color="auto"/>
            <w:bottom w:val="none" w:sz="0" w:space="0" w:color="auto"/>
            <w:right w:val="none" w:sz="0" w:space="0" w:color="auto"/>
          </w:divBdr>
        </w:div>
        <w:div w:id="235481344">
          <w:marLeft w:val="640"/>
          <w:marRight w:val="0"/>
          <w:marTop w:val="0"/>
          <w:marBottom w:val="0"/>
          <w:divBdr>
            <w:top w:val="none" w:sz="0" w:space="0" w:color="auto"/>
            <w:left w:val="none" w:sz="0" w:space="0" w:color="auto"/>
            <w:bottom w:val="none" w:sz="0" w:space="0" w:color="auto"/>
            <w:right w:val="none" w:sz="0" w:space="0" w:color="auto"/>
          </w:divBdr>
        </w:div>
        <w:div w:id="1724678017">
          <w:marLeft w:val="640"/>
          <w:marRight w:val="0"/>
          <w:marTop w:val="0"/>
          <w:marBottom w:val="0"/>
          <w:divBdr>
            <w:top w:val="none" w:sz="0" w:space="0" w:color="auto"/>
            <w:left w:val="none" w:sz="0" w:space="0" w:color="auto"/>
            <w:bottom w:val="none" w:sz="0" w:space="0" w:color="auto"/>
            <w:right w:val="none" w:sz="0" w:space="0" w:color="auto"/>
          </w:divBdr>
        </w:div>
        <w:div w:id="782385705">
          <w:marLeft w:val="640"/>
          <w:marRight w:val="0"/>
          <w:marTop w:val="0"/>
          <w:marBottom w:val="0"/>
          <w:divBdr>
            <w:top w:val="none" w:sz="0" w:space="0" w:color="auto"/>
            <w:left w:val="none" w:sz="0" w:space="0" w:color="auto"/>
            <w:bottom w:val="none" w:sz="0" w:space="0" w:color="auto"/>
            <w:right w:val="none" w:sz="0" w:space="0" w:color="auto"/>
          </w:divBdr>
        </w:div>
        <w:div w:id="1244880276">
          <w:marLeft w:val="640"/>
          <w:marRight w:val="0"/>
          <w:marTop w:val="0"/>
          <w:marBottom w:val="0"/>
          <w:divBdr>
            <w:top w:val="none" w:sz="0" w:space="0" w:color="auto"/>
            <w:left w:val="none" w:sz="0" w:space="0" w:color="auto"/>
            <w:bottom w:val="none" w:sz="0" w:space="0" w:color="auto"/>
            <w:right w:val="none" w:sz="0" w:space="0" w:color="auto"/>
          </w:divBdr>
        </w:div>
        <w:div w:id="409541086">
          <w:marLeft w:val="640"/>
          <w:marRight w:val="0"/>
          <w:marTop w:val="0"/>
          <w:marBottom w:val="0"/>
          <w:divBdr>
            <w:top w:val="none" w:sz="0" w:space="0" w:color="auto"/>
            <w:left w:val="none" w:sz="0" w:space="0" w:color="auto"/>
            <w:bottom w:val="none" w:sz="0" w:space="0" w:color="auto"/>
            <w:right w:val="none" w:sz="0" w:space="0" w:color="auto"/>
          </w:divBdr>
        </w:div>
        <w:div w:id="1653868933">
          <w:marLeft w:val="640"/>
          <w:marRight w:val="0"/>
          <w:marTop w:val="0"/>
          <w:marBottom w:val="0"/>
          <w:divBdr>
            <w:top w:val="none" w:sz="0" w:space="0" w:color="auto"/>
            <w:left w:val="none" w:sz="0" w:space="0" w:color="auto"/>
            <w:bottom w:val="none" w:sz="0" w:space="0" w:color="auto"/>
            <w:right w:val="none" w:sz="0" w:space="0" w:color="auto"/>
          </w:divBdr>
        </w:div>
        <w:div w:id="921454327">
          <w:marLeft w:val="640"/>
          <w:marRight w:val="0"/>
          <w:marTop w:val="0"/>
          <w:marBottom w:val="0"/>
          <w:divBdr>
            <w:top w:val="none" w:sz="0" w:space="0" w:color="auto"/>
            <w:left w:val="none" w:sz="0" w:space="0" w:color="auto"/>
            <w:bottom w:val="none" w:sz="0" w:space="0" w:color="auto"/>
            <w:right w:val="none" w:sz="0" w:space="0" w:color="auto"/>
          </w:divBdr>
        </w:div>
        <w:div w:id="371535532">
          <w:marLeft w:val="640"/>
          <w:marRight w:val="0"/>
          <w:marTop w:val="0"/>
          <w:marBottom w:val="0"/>
          <w:divBdr>
            <w:top w:val="none" w:sz="0" w:space="0" w:color="auto"/>
            <w:left w:val="none" w:sz="0" w:space="0" w:color="auto"/>
            <w:bottom w:val="none" w:sz="0" w:space="0" w:color="auto"/>
            <w:right w:val="none" w:sz="0" w:space="0" w:color="auto"/>
          </w:divBdr>
        </w:div>
        <w:div w:id="439301839">
          <w:marLeft w:val="640"/>
          <w:marRight w:val="0"/>
          <w:marTop w:val="0"/>
          <w:marBottom w:val="0"/>
          <w:divBdr>
            <w:top w:val="none" w:sz="0" w:space="0" w:color="auto"/>
            <w:left w:val="none" w:sz="0" w:space="0" w:color="auto"/>
            <w:bottom w:val="none" w:sz="0" w:space="0" w:color="auto"/>
            <w:right w:val="none" w:sz="0" w:space="0" w:color="auto"/>
          </w:divBdr>
        </w:div>
        <w:div w:id="968782881">
          <w:marLeft w:val="640"/>
          <w:marRight w:val="0"/>
          <w:marTop w:val="0"/>
          <w:marBottom w:val="0"/>
          <w:divBdr>
            <w:top w:val="none" w:sz="0" w:space="0" w:color="auto"/>
            <w:left w:val="none" w:sz="0" w:space="0" w:color="auto"/>
            <w:bottom w:val="none" w:sz="0" w:space="0" w:color="auto"/>
            <w:right w:val="none" w:sz="0" w:space="0" w:color="auto"/>
          </w:divBdr>
        </w:div>
        <w:div w:id="886650020">
          <w:marLeft w:val="640"/>
          <w:marRight w:val="0"/>
          <w:marTop w:val="0"/>
          <w:marBottom w:val="0"/>
          <w:divBdr>
            <w:top w:val="none" w:sz="0" w:space="0" w:color="auto"/>
            <w:left w:val="none" w:sz="0" w:space="0" w:color="auto"/>
            <w:bottom w:val="none" w:sz="0" w:space="0" w:color="auto"/>
            <w:right w:val="none" w:sz="0" w:space="0" w:color="auto"/>
          </w:divBdr>
        </w:div>
        <w:div w:id="279605601">
          <w:marLeft w:val="640"/>
          <w:marRight w:val="0"/>
          <w:marTop w:val="0"/>
          <w:marBottom w:val="0"/>
          <w:divBdr>
            <w:top w:val="none" w:sz="0" w:space="0" w:color="auto"/>
            <w:left w:val="none" w:sz="0" w:space="0" w:color="auto"/>
            <w:bottom w:val="none" w:sz="0" w:space="0" w:color="auto"/>
            <w:right w:val="none" w:sz="0" w:space="0" w:color="auto"/>
          </w:divBdr>
        </w:div>
        <w:div w:id="1050807969">
          <w:marLeft w:val="640"/>
          <w:marRight w:val="0"/>
          <w:marTop w:val="0"/>
          <w:marBottom w:val="0"/>
          <w:divBdr>
            <w:top w:val="none" w:sz="0" w:space="0" w:color="auto"/>
            <w:left w:val="none" w:sz="0" w:space="0" w:color="auto"/>
            <w:bottom w:val="none" w:sz="0" w:space="0" w:color="auto"/>
            <w:right w:val="none" w:sz="0" w:space="0" w:color="auto"/>
          </w:divBdr>
        </w:div>
        <w:div w:id="1204178136">
          <w:marLeft w:val="640"/>
          <w:marRight w:val="0"/>
          <w:marTop w:val="0"/>
          <w:marBottom w:val="0"/>
          <w:divBdr>
            <w:top w:val="none" w:sz="0" w:space="0" w:color="auto"/>
            <w:left w:val="none" w:sz="0" w:space="0" w:color="auto"/>
            <w:bottom w:val="none" w:sz="0" w:space="0" w:color="auto"/>
            <w:right w:val="none" w:sz="0" w:space="0" w:color="auto"/>
          </w:divBdr>
        </w:div>
        <w:div w:id="732889282">
          <w:marLeft w:val="640"/>
          <w:marRight w:val="0"/>
          <w:marTop w:val="0"/>
          <w:marBottom w:val="0"/>
          <w:divBdr>
            <w:top w:val="none" w:sz="0" w:space="0" w:color="auto"/>
            <w:left w:val="none" w:sz="0" w:space="0" w:color="auto"/>
            <w:bottom w:val="none" w:sz="0" w:space="0" w:color="auto"/>
            <w:right w:val="none" w:sz="0" w:space="0" w:color="auto"/>
          </w:divBdr>
        </w:div>
        <w:div w:id="184371290">
          <w:marLeft w:val="640"/>
          <w:marRight w:val="0"/>
          <w:marTop w:val="0"/>
          <w:marBottom w:val="0"/>
          <w:divBdr>
            <w:top w:val="none" w:sz="0" w:space="0" w:color="auto"/>
            <w:left w:val="none" w:sz="0" w:space="0" w:color="auto"/>
            <w:bottom w:val="none" w:sz="0" w:space="0" w:color="auto"/>
            <w:right w:val="none" w:sz="0" w:space="0" w:color="auto"/>
          </w:divBdr>
        </w:div>
        <w:div w:id="1382289856">
          <w:marLeft w:val="640"/>
          <w:marRight w:val="0"/>
          <w:marTop w:val="0"/>
          <w:marBottom w:val="0"/>
          <w:divBdr>
            <w:top w:val="none" w:sz="0" w:space="0" w:color="auto"/>
            <w:left w:val="none" w:sz="0" w:space="0" w:color="auto"/>
            <w:bottom w:val="none" w:sz="0" w:space="0" w:color="auto"/>
            <w:right w:val="none" w:sz="0" w:space="0" w:color="auto"/>
          </w:divBdr>
        </w:div>
        <w:div w:id="2023968234">
          <w:marLeft w:val="640"/>
          <w:marRight w:val="0"/>
          <w:marTop w:val="0"/>
          <w:marBottom w:val="0"/>
          <w:divBdr>
            <w:top w:val="none" w:sz="0" w:space="0" w:color="auto"/>
            <w:left w:val="none" w:sz="0" w:space="0" w:color="auto"/>
            <w:bottom w:val="none" w:sz="0" w:space="0" w:color="auto"/>
            <w:right w:val="none" w:sz="0" w:space="0" w:color="auto"/>
          </w:divBdr>
        </w:div>
        <w:div w:id="461963907">
          <w:marLeft w:val="640"/>
          <w:marRight w:val="0"/>
          <w:marTop w:val="0"/>
          <w:marBottom w:val="0"/>
          <w:divBdr>
            <w:top w:val="none" w:sz="0" w:space="0" w:color="auto"/>
            <w:left w:val="none" w:sz="0" w:space="0" w:color="auto"/>
            <w:bottom w:val="none" w:sz="0" w:space="0" w:color="auto"/>
            <w:right w:val="none" w:sz="0" w:space="0" w:color="auto"/>
          </w:divBdr>
        </w:div>
        <w:div w:id="1564684202">
          <w:marLeft w:val="640"/>
          <w:marRight w:val="0"/>
          <w:marTop w:val="0"/>
          <w:marBottom w:val="0"/>
          <w:divBdr>
            <w:top w:val="none" w:sz="0" w:space="0" w:color="auto"/>
            <w:left w:val="none" w:sz="0" w:space="0" w:color="auto"/>
            <w:bottom w:val="none" w:sz="0" w:space="0" w:color="auto"/>
            <w:right w:val="none" w:sz="0" w:space="0" w:color="auto"/>
          </w:divBdr>
        </w:div>
      </w:divsChild>
    </w:div>
    <w:div w:id="489753487">
      <w:bodyDiv w:val="1"/>
      <w:marLeft w:val="0"/>
      <w:marRight w:val="0"/>
      <w:marTop w:val="0"/>
      <w:marBottom w:val="0"/>
      <w:divBdr>
        <w:top w:val="none" w:sz="0" w:space="0" w:color="auto"/>
        <w:left w:val="none" w:sz="0" w:space="0" w:color="auto"/>
        <w:bottom w:val="none" w:sz="0" w:space="0" w:color="auto"/>
        <w:right w:val="none" w:sz="0" w:space="0" w:color="auto"/>
      </w:divBdr>
      <w:divsChild>
        <w:div w:id="112211035">
          <w:marLeft w:val="640"/>
          <w:marRight w:val="0"/>
          <w:marTop w:val="0"/>
          <w:marBottom w:val="0"/>
          <w:divBdr>
            <w:top w:val="none" w:sz="0" w:space="0" w:color="auto"/>
            <w:left w:val="none" w:sz="0" w:space="0" w:color="auto"/>
            <w:bottom w:val="none" w:sz="0" w:space="0" w:color="auto"/>
            <w:right w:val="none" w:sz="0" w:space="0" w:color="auto"/>
          </w:divBdr>
        </w:div>
        <w:div w:id="129251781">
          <w:marLeft w:val="640"/>
          <w:marRight w:val="0"/>
          <w:marTop w:val="0"/>
          <w:marBottom w:val="0"/>
          <w:divBdr>
            <w:top w:val="none" w:sz="0" w:space="0" w:color="auto"/>
            <w:left w:val="none" w:sz="0" w:space="0" w:color="auto"/>
            <w:bottom w:val="none" w:sz="0" w:space="0" w:color="auto"/>
            <w:right w:val="none" w:sz="0" w:space="0" w:color="auto"/>
          </w:divBdr>
        </w:div>
        <w:div w:id="199709140">
          <w:marLeft w:val="640"/>
          <w:marRight w:val="0"/>
          <w:marTop w:val="0"/>
          <w:marBottom w:val="0"/>
          <w:divBdr>
            <w:top w:val="none" w:sz="0" w:space="0" w:color="auto"/>
            <w:left w:val="none" w:sz="0" w:space="0" w:color="auto"/>
            <w:bottom w:val="none" w:sz="0" w:space="0" w:color="auto"/>
            <w:right w:val="none" w:sz="0" w:space="0" w:color="auto"/>
          </w:divBdr>
        </w:div>
        <w:div w:id="212934390">
          <w:marLeft w:val="640"/>
          <w:marRight w:val="0"/>
          <w:marTop w:val="0"/>
          <w:marBottom w:val="0"/>
          <w:divBdr>
            <w:top w:val="none" w:sz="0" w:space="0" w:color="auto"/>
            <w:left w:val="none" w:sz="0" w:space="0" w:color="auto"/>
            <w:bottom w:val="none" w:sz="0" w:space="0" w:color="auto"/>
            <w:right w:val="none" w:sz="0" w:space="0" w:color="auto"/>
          </w:divBdr>
        </w:div>
        <w:div w:id="213077747">
          <w:marLeft w:val="640"/>
          <w:marRight w:val="0"/>
          <w:marTop w:val="0"/>
          <w:marBottom w:val="0"/>
          <w:divBdr>
            <w:top w:val="none" w:sz="0" w:space="0" w:color="auto"/>
            <w:left w:val="none" w:sz="0" w:space="0" w:color="auto"/>
            <w:bottom w:val="none" w:sz="0" w:space="0" w:color="auto"/>
            <w:right w:val="none" w:sz="0" w:space="0" w:color="auto"/>
          </w:divBdr>
        </w:div>
        <w:div w:id="248008183">
          <w:marLeft w:val="640"/>
          <w:marRight w:val="0"/>
          <w:marTop w:val="0"/>
          <w:marBottom w:val="0"/>
          <w:divBdr>
            <w:top w:val="none" w:sz="0" w:space="0" w:color="auto"/>
            <w:left w:val="none" w:sz="0" w:space="0" w:color="auto"/>
            <w:bottom w:val="none" w:sz="0" w:space="0" w:color="auto"/>
            <w:right w:val="none" w:sz="0" w:space="0" w:color="auto"/>
          </w:divBdr>
        </w:div>
        <w:div w:id="258685271">
          <w:marLeft w:val="640"/>
          <w:marRight w:val="0"/>
          <w:marTop w:val="0"/>
          <w:marBottom w:val="0"/>
          <w:divBdr>
            <w:top w:val="none" w:sz="0" w:space="0" w:color="auto"/>
            <w:left w:val="none" w:sz="0" w:space="0" w:color="auto"/>
            <w:bottom w:val="none" w:sz="0" w:space="0" w:color="auto"/>
            <w:right w:val="none" w:sz="0" w:space="0" w:color="auto"/>
          </w:divBdr>
        </w:div>
        <w:div w:id="259533196">
          <w:marLeft w:val="640"/>
          <w:marRight w:val="0"/>
          <w:marTop w:val="0"/>
          <w:marBottom w:val="0"/>
          <w:divBdr>
            <w:top w:val="none" w:sz="0" w:space="0" w:color="auto"/>
            <w:left w:val="none" w:sz="0" w:space="0" w:color="auto"/>
            <w:bottom w:val="none" w:sz="0" w:space="0" w:color="auto"/>
            <w:right w:val="none" w:sz="0" w:space="0" w:color="auto"/>
          </w:divBdr>
        </w:div>
        <w:div w:id="306276771">
          <w:marLeft w:val="640"/>
          <w:marRight w:val="0"/>
          <w:marTop w:val="0"/>
          <w:marBottom w:val="0"/>
          <w:divBdr>
            <w:top w:val="none" w:sz="0" w:space="0" w:color="auto"/>
            <w:left w:val="none" w:sz="0" w:space="0" w:color="auto"/>
            <w:bottom w:val="none" w:sz="0" w:space="0" w:color="auto"/>
            <w:right w:val="none" w:sz="0" w:space="0" w:color="auto"/>
          </w:divBdr>
        </w:div>
        <w:div w:id="328292593">
          <w:marLeft w:val="640"/>
          <w:marRight w:val="0"/>
          <w:marTop w:val="0"/>
          <w:marBottom w:val="0"/>
          <w:divBdr>
            <w:top w:val="none" w:sz="0" w:space="0" w:color="auto"/>
            <w:left w:val="none" w:sz="0" w:space="0" w:color="auto"/>
            <w:bottom w:val="none" w:sz="0" w:space="0" w:color="auto"/>
            <w:right w:val="none" w:sz="0" w:space="0" w:color="auto"/>
          </w:divBdr>
        </w:div>
        <w:div w:id="333846908">
          <w:marLeft w:val="640"/>
          <w:marRight w:val="0"/>
          <w:marTop w:val="0"/>
          <w:marBottom w:val="0"/>
          <w:divBdr>
            <w:top w:val="none" w:sz="0" w:space="0" w:color="auto"/>
            <w:left w:val="none" w:sz="0" w:space="0" w:color="auto"/>
            <w:bottom w:val="none" w:sz="0" w:space="0" w:color="auto"/>
            <w:right w:val="none" w:sz="0" w:space="0" w:color="auto"/>
          </w:divBdr>
        </w:div>
        <w:div w:id="345789372">
          <w:marLeft w:val="640"/>
          <w:marRight w:val="0"/>
          <w:marTop w:val="0"/>
          <w:marBottom w:val="0"/>
          <w:divBdr>
            <w:top w:val="none" w:sz="0" w:space="0" w:color="auto"/>
            <w:left w:val="none" w:sz="0" w:space="0" w:color="auto"/>
            <w:bottom w:val="none" w:sz="0" w:space="0" w:color="auto"/>
            <w:right w:val="none" w:sz="0" w:space="0" w:color="auto"/>
          </w:divBdr>
        </w:div>
        <w:div w:id="351078730">
          <w:marLeft w:val="640"/>
          <w:marRight w:val="0"/>
          <w:marTop w:val="0"/>
          <w:marBottom w:val="0"/>
          <w:divBdr>
            <w:top w:val="none" w:sz="0" w:space="0" w:color="auto"/>
            <w:left w:val="none" w:sz="0" w:space="0" w:color="auto"/>
            <w:bottom w:val="none" w:sz="0" w:space="0" w:color="auto"/>
            <w:right w:val="none" w:sz="0" w:space="0" w:color="auto"/>
          </w:divBdr>
        </w:div>
        <w:div w:id="354842373">
          <w:marLeft w:val="640"/>
          <w:marRight w:val="0"/>
          <w:marTop w:val="0"/>
          <w:marBottom w:val="0"/>
          <w:divBdr>
            <w:top w:val="none" w:sz="0" w:space="0" w:color="auto"/>
            <w:left w:val="none" w:sz="0" w:space="0" w:color="auto"/>
            <w:bottom w:val="none" w:sz="0" w:space="0" w:color="auto"/>
            <w:right w:val="none" w:sz="0" w:space="0" w:color="auto"/>
          </w:divBdr>
        </w:div>
        <w:div w:id="375667755">
          <w:marLeft w:val="640"/>
          <w:marRight w:val="0"/>
          <w:marTop w:val="0"/>
          <w:marBottom w:val="0"/>
          <w:divBdr>
            <w:top w:val="none" w:sz="0" w:space="0" w:color="auto"/>
            <w:left w:val="none" w:sz="0" w:space="0" w:color="auto"/>
            <w:bottom w:val="none" w:sz="0" w:space="0" w:color="auto"/>
            <w:right w:val="none" w:sz="0" w:space="0" w:color="auto"/>
          </w:divBdr>
        </w:div>
        <w:div w:id="377634582">
          <w:marLeft w:val="640"/>
          <w:marRight w:val="0"/>
          <w:marTop w:val="0"/>
          <w:marBottom w:val="0"/>
          <w:divBdr>
            <w:top w:val="none" w:sz="0" w:space="0" w:color="auto"/>
            <w:left w:val="none" w:sz="0" w:space="0" w:color="auto"/>
            <w:bottom w:val="none" w:sz="0" w:space="0" w:color="auto"/>
            <w:right w:val="none" w:sz="0" w:space="0" w:color="auto"/>
          </w:divBdr>
        </w:div>
        <w:div w:id="441808930">
          <w:marLeft w:val="640"/>
          <w:marRight w:val="0"/>
          <w:marTop w:val="0"/>
          <w:marBottom w:val="0"/>
          <w:divBdr>
            <w:top w:val="none" w:sz="0" w:space="0" w:color="auto"/>
            <w:left w:val="none" w:sz="0" w:space="0" w:color="auto"/>
            <w:bottom w:val="none" w:sz="0" w:space="0" w:color="auto"/>
            <w:right w:val="none" w:sz="0" w:space="0" w:color="auto"/>
          </w:divBdr>
        </w:div>
        <w:div w:id="457801584">
          <w:marLeft w:val="640"/>
          <w:marRight w:val="0"/>
          <w:marTop w:val="0"/>
          <w:marBottom w:val="0"/>
          <w:divBdr>
            <w:top w:val="none" w:sz="0" w:space="0" w:color="auto"/>
            <w:left w:val="none" w:sz="0" w:space="0" w:color="auto"/>
            <w:bottom w:val="none" w:sz="0" w:space="0" w:color="auto"/>
            <w:right w:val="none" w:sz="0" w:space="0" w:color="auto"/>
          </w:divBdr>
        </w:div>
        <w:div w:id="458689679">
          <w:marLeft w:val="640"/>
          <w:marRight w:val="0"/>
          <w:marTop w:val="0"/>
          <w:marBottom w:val="0"/>
          <w:divBdr>
            <w:top w:val="none" w:sz="0" w:space="0" w:color="auto"/>
            <w:left w:val="none" w:sz="0" w:space="0" w:color="auto"/>
            <w:bottom w:val="none" w:sz="0" w:space="0" w:color="auto"/>
            <w:right w:val="none" w:sz="0" w:space="0" w:color="auto"/>
          </w:divBdr>
        </w:div>
        <w:div w:id="459887254">
          <w:marLeft w:val="640"/>
          <w:marRight w:val="0"/>
          <w:marTop w:val="0"/>
          <w:marBottom w:val="0"/>
          <w:divBdr>
            <w:top w:val="none" w:sz="0" w:space="0" w:color="auto"/>
            <w:left w:val="none" w:sz="0" w:space="0" w:color="auto"/>
            <w:bottom w:val="none" w:sz="0" w:space="0" w:color="auto"/>
            <w:right w:val="none" w:sz="0" w:space="0" w:color="auto"/>
          </w:divBdr>
        </w:div>
        <w:div w:id="483475189">
          <w:marLeft w:val="640"/>
          <w:marRight w:val="0"/>
          <w:marTop w:val="0"/>
          <w:marBottom w:val="0"/>
          <w:divBdr>
            <w:top w:val="none" w:sz="0" w:space="0" w:color="auto"/>
            <w:left w:val="none" w:sz="0" w:space="0" w:color="auto"/>
            <w:bottom w:val="none" w:sz="0" w:space="0" w:color="auto"/>
            <w:right w:val="none" w:sz="0" w:space="0" w:color="auto"/>
          </w:divBdr>
        </w:div>
        <w:div w:id="485439551">
          <w:marLeft w:val="640"/>
          <w:marRight w:val="0"/>
          <w:marTop w:val="0"/>
          <w:marBottom w:val="0"/>
          <w:divBdr>
            <w:top w:val="none" w:sz="0" w:space="0" w:color="auto"/>
            <w:left w:val="none" w:sz="0" w:space="0" w:color="auto"/>
            <w:bottom w:val="none" w:sz="0" w:space="0" w:color="auto"/>
            <w:right w:val="none" w:sz="0" w:space="0" w:color="auto"/>
          </w:divBdr>
        </w:div>
        <w:div w:id="499854247">
          <w:marLeft w:val="640"/>
          <w:marRight w:val="0"/>
          <w:marTop w:val="0"/>
          <w:marBottom w:val="0"/>
          <w:divBdr>
            <w:top w:val="none" w:sz="0" w:space="0" w:color="auto"/>
            <w:left w:val="none" w:sz="0" w:space="0" w:color="auto"/>
            <w:bottom w:val="none" w:sz="0" w:space="0" w:color="auto"/>
            <w:right w:val="none" w:sz="0" w:space="0" w:color="auto"/>
          </w:divBdr>
        </w:div>
        <w:div w:id="551232604">
          <w:marLeft w:val="640"/>
          <w:marRight w:val="0"/>
          <w:marTop w:val="0"/>
          <w:marBottom w:val="0"/>
          <w:divBdr>
            <w:top w:val="none" w:sz="0" w:space="0" w:color="auto"/>
            <w:left w:val="none" w:sz="0" w:space="0" w:color="auto"/>
            <w:bottom w:val="none" w:sz="0" w:space="0" w:color="auto"/>
            <w:right w:val="none" w:sz="0" w:space="0" w:color="auto"/>
          </w:divBdr>
        </w:div>
        <w:div w:id="561477487">
          <w:marLeft w:val="640"/>
          <w:marRight w:val="0"/>
          <w:marTop w:val="0"/>
          <w:marBottom w:val="0"/>
          <w:divBdr>
            <w:top w:val="none" w:sz="0" w:space="0" w:color="auto"/>
            <w:left w:val="none" w:sz="0" w:space="0" w:color="auto"/>
            <w:bottom w:val="none" w:sz="0" w:space="0" w:color="auto"/>
            <w:right w:val="none" w:sz="0" w:space="0" w:color="auto"/>
          </w:divBdr>
        </w:div>
        <w:div w:id="619577374">
          <w:marLeft w:val="640"/>
          <w:marRight w:val="0"/>
          <w:marTop w:val="0"/>
          <w:marBottom w:val="0"/>
          <w:divBdr>
            <w:top w:val="none" w:sz="0" w:space="0" w:color="auto"/>
            <w:left w:val="none" w:sz="0" w:space="0" w:color="auto"/>
            <w:bottom w:val="none" w:sz="0" w:space="0" w:color="auto"/>
            <w:right w:val="none" w:sz="0" w:space="0" w:color="auto"/>
          </w:divBdr>
        </w:div>
        <w:div w:id="625896760">
          <w:marLeft w:val="640"/>
          <w:marRight w:val="0"/>
          <w:marTop w:val="0"/>
          <w:marBottom w:val="0"/>
          <w:divBdr>
            <w:top w:val="none" w:sz="0" w:space="0" w:color="auto"/>
            <w:left w:val="none" w:sz="0" w:space="0" w:color="auto"/>
            <w:bottom w:val="none" w:sz="0" w:space="0" w:color="auto"/>
            <w:right w:val="none" w:sz="0" w:space="0" w:color="auto"/>
          </w:divBdr>
        </w:div>
        <w:div w:id="644699513">
          <w:marLeft w:val="640"/>
          <w:marRight w:val="0"/>
          <w:marTop w:val="0"/>
          <w:marBottom w:val="0"/>
          <w:divBdr>
            <w:top w:val="none" w:sz="0" w:space="0" w:color="auto"/>
            <w:left w:val="none" w:sz="0" w:space="0" w:color="auto"/>
            <w:bottom w:val="none" w:sz="0" w:space="0" w:color="auto"/>
            <w:right w:val="none" w:sz="0" w:space="0" w:color="auto"/>
          </w:divBdr>
        </w:div>
        <w:div w:id="646932554">
          <w:marLeft w:val="640"/>
          <w:marRight w:val="0"/>
          <w:marTop w:val="0"/>
          <w:marBottom w:val="0"/>
          <w:divBdr>
            <w:top w:val="none" w:sz="0" w:space="0" w:color="auto"/>
            <w:left w:val="none" w:sz="0" w:space="0" w:color="auto"/>
            <w:bottom w:val="none" w:sz="0" w:space="0" w:color="auto"/>
            <w:right w:val="none" w:sz="0" w:space="0" w:color="auto"/>
          </w:divBdr>
        </w:div>
        <w:div w:id="682558618">
          <w:marLeft w:val="640"/>
          <w:marRight w:val="0"/>
          <w:marTop w:val="0"/>
          <w:marBottom w:val="0"/>
          <w:divBdr>
            <w:top w:val="none" w:sz="0" w:space="0" w:color="auto"/>
            <w:left w:val="none" w:sz="0" w:space="0" w:color="auto"/>
            <w:bottom w:val="none" w:sz="0" w:space="0" w:color="auto"/>
            <w:right w:val="none" w:sz="0" w:space="0" w:color="auto"/>
          </w:divBdr>
        </w:div>
        <w:div w:id="723214320">
          <w:marLeft w:val="640"/>
          <w:marRight w:val="0"/>
          <w:marTop w:val="0"/>
          <w:marBottom w:val="0"/>
          <w:divBdr>
            <w:top w:val="none" w:sz="0" w:space="0" w:color="auto"/>
            <w:left w:val="none" w:sz="0" w:space="0" w:color="auto"/>
            <w:bottom w:val="none" w:sz="0" w:space="0" w:color="auto"/>
            <w:right w:val="none" w:sz="0" w:space="0" w:color="auto"/>
          </w:divBdr>
        </w:div>
        <w:div w:id="758674402">
          <w:marLeft w:val="640"/>
          <w:marRight w:val="0"/>
          <w:marTop w:val="0"/>
          <w:marBottom w:val="0"/>
          <w:divBdr>
            <w:top w:val="none" w:sz="0" w:space="0" w:color="auto"/>
            <w:left w:val="none" w:sz="0" w:space="0" w:color="auto"/>
            <w:bottom w:val="none" w:sz="0" w:space="0" w:color="auto"/>
            <w:right w:val="none" w:sz="0" w:space="0" w:color="auto"/>
          </w:divBdr>
        </w:div>
        <w:div w:id="765462061">
          <w:marLeft w:val="640"/>
          <w:marRight w:val="0"/>
          <w:marTop w:val="0"/>
          <w:marBottom w:val="0"/>
          <w:divBdr>
            <w:top w:val="none" w:sz="0" w:space="0" w:color="auto"/>
            <w:left w:val="none" w:sz="0" w:space="0" w:color="auto"/>
            <w:bottom w:val="none" w:sz="0" w:space="0" w:color="auto"/>
            <w:right w:val="none" w:sz="0" w:space="0" w:color="auto"/>
          </w:divBdr>
        </w:div>
        <w:div w:id="772241206">
          <w:marLeft w:val="640"/>
          <w:marRight w:val="0"/>
          <w:marTop w:val="0"/>
          <w:marBottom w:val="0"/>
          <w:divBdr>
            <w:top w:val="none" w:sz="0" w:space="0" w:color="auto"/>
            <w:left w:val="none" w:sz="0" w:space="0" w:color="auto"/>
            <w:bottom w:val="none" w:sz="0" w:space="0" w:color="auto"/>
            <w:right w:val="none" w:sz="0" w:space="0" w:color="auto"/>
          </w:divBdr>
        </w:div>
        <w:div w:id="782921804">
          <w:marLeft w:val="640"/>
          <w:marRight w:val="0"/>
          <w:marTop w:val="0"/>
          <w:marBottom w:val="0"/>
          <w:divBdr>
            <w:top w:val="none" w:sz="0" w:space="0" w:color="auto"/>
            <w:left w:val="none" w:sz="0" w:space="0" w:color="auto"/>
            <w:bottom w:val="none" w:sz="0" w:space="0" w:color="auto"/>
            <w:right w:val="none" w:sz="0" w:space="0" w:color="auto"/>
          </w:divBdr>
        </w:div>
        <w:div w:id="784731769">
          <w:marLeft w:val="640"/>
          <w:marRight w:val="0"/>
          <w:marTop w:val="0"/>
          <w:marBottom w:val="0"/>
          <w:divBdr>
            <w:top w:val="none" w:sz="0" w:space="0" w:color="auto"/>
            <w:left w:val="none" w:sz="0" w:space="0" w:color="auto"/>
            <w:bottom w:val="none" w:sz="0" w:space="0" w:color="auto"/>
            <w:right w:val="none" w:sz="0" w:space="0" w:color="auto"/>
          </w:divBdr>
        </w:div>
        <w:div w:id="800808014">
          <w:marLeft w:val="640"/>
          <w:marRight w:val="0"/>
          <w:marTop w:val="0"/>
          <w:marBottom w:val="0"/>
          <w:divBdr>
            <w:top w:val="none" w:sz="0" w:space="0" w:color="auto"/>
            <w:left w:val="none" w:sz="0" w:space="0" w:color="auto"/>
            <w:bottom w:val="none" w:sz="0" w:space="0" w:color="auto"/>
            <w:right w:val="none" w:sz="0" w:space="0" w:color="auto"/>
          </w:divBdr>
        </w:div>
        <w:div w:id="817301151">
          <w:marLeft w:val="640"/>
          <w:marRight w:val="0"/>
          <w:marTop w:val="0"/>
          <w:marBottom w:val="0"/>
          <w:divBdr>
            <w:top w:val="none" w:sz="0" w:space="0" w:color="auto"/>
            <w:left w:val="none" w:sz="0" w:space="0" w:color="auto"/>
            <w:bottom w:val="none" w:sz="0" w:space="0" w:color="auto"/>
            <w:right w:val="none" w:sz="0" w:space="0" w:color="auto"/>
          </w:divBdr>
        </w:div>
        <w:div w:id="831021994">
          <w:marLeft w:val="640"/>
          <w:marRight w:val="0"/>
          <w:marTop w:val="0"/>
          <w:marBottom w:val="0"/>
          <w:divBdr>
            <w:top w:val="none" w:sz="0" w:space="0" w:color="auto"/>
            <w:left w:val="none" w:sz="0" w:space="0" w:color="auto"/>
            <w:bottom w:val="none" w:sz="0" w:space="0" w:color="auto"/>
            <w:right w:val="none" w:sz="0" w:space="0" w:color="auto"/>
          </w:divBdr>
        </w:div>
        <w:div w:id="845898586">
          <w:marLeft w:val="640"/>
          <w:marRight w:val="0"/>
          <w:marTop w:val="0"/>
          <w:marBottom w:val="0"/>
          <w:divBdr>
            <w:top w:val="none" w:sz="0" w:space="0" w:color="auto"/>
            <w:left w:val="none" w:sz="0" w:space="0" w:color="auto"/>
            <w:bottom w:val="none" w:sz="0" w:space="0" w:color="auto"/>
            <w:right w:val="none" w:sz="0" w:space="0" w:color="auto"/>
          </w:divBdr>
        </w:div>
        <w:div w:id="878665921">
          <w:marLeft w:val="640"/>
          <w:marRight w:val="0"/>
          <w:marTop w:val="0"/>
          <w:marBottom w:val="0"/>
          <w:divBdr>
            <w:top w:val="none" w:sz="0" w:space="0" w:color="auto"/>
            <w:left w:val="none" w:sz="0" w:space="0" w:color="auto"/>
            <w:bottom w:val="none" w:sz="0" w:space="0" w:color="auto"/>
            <w:right w:val="none" w:sz="0" w:space="0" w:color="auto"/>
          </w:divBdr>
        </w:div>
        <w:div w:id="934358854">
          <w:marLeft w:val="640"/>
          <w:marRight w:val="0"/>
          <w:marTop w:val="0"/>
          <w:marBottom w:val="0"/>
          <w:divBdr>
            <w:top w:val="none" w:sz="0" w:space="0" w:color="auto"/>
            <w:left w:val="none" w:sz="0" w:space="0" w:color="auto"/>
            <w:bottom w:val="none" w:sz="0" w:space="0" w:color="auto"/>
            <w:right w:val="none" w:sz="0" w:space="0" w:color="auto"/>
          </w:divBdr>
        </w:div>
        <w:div w:id="944462375">
          <w:marLeft w:val="640"/>
          <w:marRight w:val="0"/>
          <w:marTop w:val="0"/>
          <w:marBottom w:val="0"/>
          <w:divBdr>
            <w:top w:val="none" w:sz="0" w:space="0" w:color="auto"/>
            <w:left w:val="none" w:sz="0" w:space="0" w:color="auto"/>
            <w:bottom w:val="none" w:sz="0" w:space="0" w:color="auto"/>
            <w:right w:val="none" w:sz="0" w:space="0" w:color="auto"/>
          </w:divBdr>
        </w:div>
        <w:div w:id="968976130">
          <w:marLeft w:val="640"/>
          <w:marRight w:val="0"/>
          <w:marTop w:val="0"/>
          <w:marBottom w:val="0"/>
          <w:divBdr>
            <w:top w:val="none" w:sz="0" w:space="0" w:color="auto"/>
            <w:left w:val="none" w:sz="0" w:space="0" w:color="auto"/>
            <w:bottom w:val="none" w:sz="0" w:space="0" w:color="auto"/>
            <w:right w:val="none" w:sz="0" w:space="0" w:color="auto"/>
          </w:divBdr>
        </w:div>
        <w:div w:id="992490806">
          <w:marLeft w:val="640"/>
          <w:marRight w:val="0"/>
          <w:marTop w:val="0"/>
          <w:marBottom w:val="0"/>
          <w:divBdr>
            <w:top w:val="none" w:sz="0" w:space="0" w:color="auto"/>
            <w:left w:val="none" w:sz="0" w:space="0" w:color="auto"/>
            <w:bottom w:val="none" w:sz="0" w:space="0" w:color="auto"/>
            <w:right w:val="none" w:sz="0" w:space="0" w:color="auto"/>
          </w:divBdr>
        </w:div>
        <w:div w:id="995763258">
          <w:marLeft w:val="640"/>
          <w:marRight w:val="0"/>
          <w:marTop w:val="0"/>
          <w:marBottom w:val="0"/>
          <w:divBdr>
            <w:top w:val="none" w:sz="0" w:space="0" w:color="auto"/>
            <w:left w:val="none" w:sz="0" w:space="0" w:color="auto"/>
            <w:bottom w:val="none" w:sz="0" w:space="0" w:color="auto"/>
            <w:right w:val="none" w:sz="0" w:space="0" w:color="auto"/>
          </w:divBdr>
        </w:div>
        <w:div w:id="1004162803">
          <w:marLeft w:val="640"/>
          <w:marRight w:val="0"/>
          <w:marTop w:val="0"/>
          <w:marBottom w:val="0"/>
          <w:divBdr>
            <w:top w:val="none" w:sz="0" w:space="0" w:color="auto"/>
            <w:left w:val="none" w:sz="0" w:space="0" w:color="auto"/>
            <w:bottom w:val="none" w:sz="0" w:space="0" w:color="auto"/>
            <w:right w:val="none" w:sz="0" w:space="0" w:color="auto"/>
          </w:divBdr>
        </w:div>
        <w:div w:id="1031033008">
          <w:marLeft w:val="640"/>
          <w:marRight w:val="0"/>
          <w:marTop w:val="0"/>
          <w:marBottom w:val="0"/>
          <w:divBdr>
            <w:top w:val="none" w:sz="0" w:space="0" w:color="auto"/>
            <w:left w:val="none" w:sz="0" w:space="0" w:color="auto"/>
            <w:bottom w:val="none" w:sz="0" w:space="0" w:color="auto"/>
            <w:right w:val="none" w:sz="0" w:space="0" w:color="auto"/>
          </w:divBdr>
        </w:div>
        <w:div w:id="1055549098">
          <w:marLeft w:val="640"/>
          <w:marRight w:val="0"/>
          <w:marTop w:val="0"/>
          <w:marBottom w:val="0"/>
          <w:divBdr>
            <w:top w:val="none" w:sz="0" w:space="0" w:color="auto"/>
            <w:left w:val="none" w:sz="0" w:space="0" w:color="auto"/>
            <w:bottom w:val="none" w:sz="0" w:space="0" w:color="auto"/>
            <w:right w:val="none" w:sz="0" w:space="0" w:color="auto"/>
          </w:divBdr>
        </w:div>
        <w:div w:id="1065681993">
          <w:marLeft w:val="640"/>
          <w:marRight w:val="0"/>
          <w:marTop w:val="0"/>
          <w:marBottom w:val="0"/>
          <w:divBdr>
            <w:top w:val="none" w:sz="0" w:space="0" w:color="auto"/>
            <w:left w:val="none" w:sz="0" w:space="0" w:color="auto"/>
            <w:bottom w:val="none" w:sz="0" w:space="0" w:color="auto"/>
            <w:right w:val="none" w:sz="0" w:space="0" w:color="auto"/>
          </w:divBdr>
        </w:div>
        <w:div w:id="1096637054">
          <w:marLeft w:val="640"/>
          <w:marRight w:val="0"/>
          <w:marTop w:val="0"/>
          <w:marBottom w:val="0"/>
          <w:divBdr>
            <w:top w:val="none" w:sz="0" w:space="0" w:color="auto"/>
            <w:left w:val="none" w:sz="0" w:space="0" w:color="auto"/>
            <w:bottom w:val="none" w:sz="0" w:space="0" w:color="auto"/>
            <w:right w:val="none" w:sz="0" w:space="0" w:color="auto"/>
          </w:divBdr>
        </w:div>
        <w:div w:id="1100643022">
          <w:marLeft w:val="640"/>
          <w:marRight w:val="0"/>
          <w:marTop w:val="0"/>
          <w:marBottom w:val="0"/>
          <w:divBdr>
            <w:top w:val="none" w:sz="0" w:space="0" w:color="auto"/>
            <w:left w:val="none" w:sz="0" w:space="0" w:color="auto"/>
            <w:bottom w:val="none" w:sz="0" w:space="0" w:color="auto"/>
            <w:right w:val="none" w:sz="0" w:space="0" w:color="auto"/>
          </w:divBdr>
        </w:div>
        <w:div w:id="1123041568">
          <w:marLeft w:val="640"/>
          <w:marRight w:val="0"/>
          <w:marTop w:val="0"/>
          <w:marBottom w:val="0"/>
          <w:divBdr>
            <w:top w:val="none" w:sz="0" w:space="0" w:color="auto"/>
            <w:left w:val="none" w:sz="0" w:space="0" w:color="auto"/>
            <w:bottom w:val="none" w:sz="0" w:space="0" w:color="auto"/>
            <w:right w:val="none" w:sz="0" w:space="0" w:color="auto"/>
          </w:divBdr>
        </w:div>
        <w:div w:id="1129670704">
          <w:marLeft w:val="640"/>
          <w:marRight w:val="0"/>
          <w:marTop w:val="0"/>
          <w:marBottom w:val="0"/>
          <w:divBdr>
            <w:top w:val="none" w:sz="0" w:space="0" w:color="auto"/>
            <w:left w:val="none" w:sz="0" w:space="0" w:color="auto"/>
            <w:bottom w:val="none" w:sz="0" w:space="0" w:color="auto"/>
            <w:right w:val="none" w:sz="0" w:space="0" w:color="auto"/>
          </w:divBdr>
        </w:div>
        <w:div w:id="1136681821">
          <w:marLeft w:val="640"/>
          <w:marRight w:val="0"/>
          <w:marTop w:val="0"/>
          <w:marBottom w:val="0"/>
          <w:divBdr>
            <w:top w:val="none" w:sz="0" w:space="0" w:color="auto"/>
            <w:left w:val="none" w:sz="0" w:space="0" w:color="auto"/>
            <w:bottom w:val="none" w:sz="0" w:space="0" w:color="auto"/>
            <w:right w:val="none" w:sz="0" w:space="0" w:color="auto"/>
          </w:divBdr>
        </w:div>
        <w:div w:id="1184784402">
          <w:marLeft w:val="640"/>
          <w:marRight w:val="0"/>
          <w:marTop w:val="0"/>
          <w:marBottom w:val="0"/>
          <w:divBdr>
            <w:top w:val="none" w:sz="0" w:space="0" w:color="auto"/>
            <w:left w:val="none" w:sz="0" w:space="0" w:color="auto"/>
            <w:bottom w:val="none" w:sz="0" w:space="0" w:color="auto"/>
            <w:right w:val="none" w:sz="0" w:space="0" w:color="auto"/>
          </w:divBdr>
        </w:div>
        <w:div w:id="1247957817">
          <w:marLeft w:val="640"/>
          <w:marRight w:val="0"/>
          <w:marTop w:val="0"/>
          <w:marBottom w:val="0"/>
          <w:divBdr>
            <w:top w:val="none" w:sz="0" w:space="0" w:color="auto"/>
            <w:left w:val="none" w:sz="0" w:space="0" w:color="auto"/>
            <w:bottom w:val="none" w:sz="0" w:space="0" w:color="auto"/>
            <w:right w:val="none" w:sz="0" w:space="0" w:color="auto"/>
          </w:divBdr>
        </w:div>
        <w:div w:id="1263876727">
          <w:marLeft w:val="640"/>
          <w:marRight w:val="0"/>
          <w:marTop w:val="0"/>
          <w:marBottom w:val="0"/>
          <w:divBdr>
            <w:top w:val="none" w:sz="0" w:space="0" w:color="auto"/>
            <w:left w:val="none" w:sz="0" w:space="0" w:color="auto"/>
            <w:bottom w:val="none" w:sz="0" w:space="0" w:color="auto"/>
            <w:right w:val="none" w:sz="0" w:space="0" w:color="auto"/>
          </w:divBdr>
        </w:div>
        <w:div w:id="1300184398">
          <w:marLeft w:val="640"/>
          <w:marRight w:val="0"/>
          <w:marTop w:val="0"/>
          <w:marBottom w:val="0"/>
          <w:divBdr>
            <w:top w:val="none" w:sz="0" w:space="0" w:color="auto"/>
            <w:left w:val="none" w:sz="0" w:space="0" w:color="auto"/>
            <w:bottom w:val="none" w:sz="0" w:space="0" w:color="auto"/>
            <w:right w:val="none" w:sz="0" w:space="0" w:color="auto"/>
          </w:divBdr>
        </w:div>
        <w:div w:id="1314408105">
          <w:marLeft w:val="640"/>
          <w:marRight w:val="0"/>
          <w:marTop w:val="0"/>
          <w:marBottom w:val="0"/>
          <w:divBdr>
            <w:top w:val="none" w:sz="0" w:space="0" w:color="auto"/>
            <w:left w:val="none" w:sz="0" w:space="0" w:color="auto"/>
            <w:bottom w:val="none" w:sz="0" w:space="0" w:color="auto"/>
            <w:right w:val="none" w:sz="0" w:space="0" w:color="auto"/>
          </w:divBdr>
        </w:div>
        <w:div w:id="1322655339">
          <w:marLeft w:val="640"/>
          <w:marRight w:val="0"/>
          <w:marTop w:val="0"/>
          <w:marBottom w:val="0"/>
          <w:divBdr>
            <w:top w:val="none" w:sz="0" w:space="0" w:color="auto"/>
            <w:left w:val="none" w:sz="0" w:space="0" w:color="auto"/>
            <w:bottom w:val="none" w:sz="0" w:space="0" w:color="auto"/>
            <w:right w:val="none" w:sz="0" w:space="0" w:color="auto"/>
          </w:divBdr>
        </w:div>
        <w:div w:id="1357343829">
          <w:marLeft w:val="640"/>
          <w:marRight w:val="0"/>
          <w:marTop w:val="0"/>
          <w:marBottom w:val="0"/>
          <w:divBdr>
            <w:top w:val="none" w:sz="0" w:space="0" w:color="auto"/>
            <w:left w:val="none" w:sz="0" w:space="0" w:color="auto"/>
            <w:bottom w:val="none" w:sz="0" w:space="0" w:color="auto"/>
            <w:right w:val="none" w:sz="0" w:space="0" w:color="auto"/>
          </w:divBdr>
        </w:div>
        <w:div w:id="1370763033">
          <w:marLeft w:val="640"/>
          <w:marRight w:val="0"/>
          <w:marTop w:val="0"/>
          <w:marBottom w:val="0"/>
          <w:divBdr>
            <w:top w:val="none" w:sz="0" w:space="0" w:color="auto"/>
            <w:left w:val="none" w:sz="0" w:space="0" w:color="auto"/>
            <w:bottom w:val="none" w:sz="0" w:space="0" w:color="auto"/>
            <w:right w:val="none" w:sz="0" w:space="0" w:color="auto"/>
          </w:divBdr>
        </w:div>
        <w:div w:id="1371953786">
          <w:marLeft w:val="640"/>
          <w:marRight w:val="0"/>
          <w:marTop w:val="0"/>
          <w:marBottom w:val="0"/>
          <w:divBdr>
            <w:top w:val="none" w:sz="0" w:space="0" w:color="auto"/>
            <w:left w:val="none" w:sz="0" w:space="0" w:color="auto"/>
            <w:bottom w:val="none" w:sz="0" w:space="0" w:color="auto"/>
            <w:right w:val="none" w:sz="0" w:space="0" w:color="auto"/>
          </w:divBdr>
        </w:div>
        <w:div w:id="1398017670">
          <w:marLeft w:val="640"/>
          <w:marRight w:val="0"/>
          <w:marTop w:val="0"/>
          <w:marBottom w:val="0"/>
          <w:divBdr>
            <w:top w:val="none" w:sz="0" w:space="0" w:color="auto"/>
            <w:left w:val="none" w:sz="0" w:space="0" w:color="auto"/>
            <w:bottom w:val="none" w:sz="0" w:space="0" w:color="auto"/>
            <w:right w:val="none" w:sz="0" w:space="0" w:color="auto"/>
          </w:divBdr>
        </w:div>
        <w:div w:id="1411193232">
          <w:marLeft w:val="640"/>
          <w:marRight w:val="0"/>
          <w:marTop w:val="0"/>
          <w:marBottom w:val="0"/>
          <w:divBdr>
            <w:top w:val="none" w:sz="0" w:space="0" w:color="auto"/>
            <w:left w:val="none" w:sz="0" w:space="0" w:color="auto"/>
            <w:bottom w:val="none" w:sz="0" w:space="0" w:color="auto"/>
            <w:right w:val="none" w:sz="0" w:space="0" w:color="auto"/>
          </w:divBdr>
        </w:div>
        <w:div w:id="1454249301">
          <w:marLeft w:val="640"/>
          <w:marRight w:val="0"/>
          <w:marTop w:val="0"/>
          <w:marBottom w:val="0"/>
          <w:divBdr>
            <w:top w:val="none" w:sz="0" w:space="0" w:color="auto"/>
            <w:left w:val="none" w:sz="0" w:space="0" w:color="auto"/>
            <w:bottom w:val="none" w:sz="0" w:space="0" w:color="auto"/>
            <w:right w:val="none" w:sz="0" w:space="0" w:color="auto"/>
          </w:divBdr>
        </w:div>
        <w:div w:id="1567688133">
          <w:marLeft w:val="640"/>
          <w:marRight w:val="0"/>
          <w:marTop w:val="0"/>
          <w:marBottom w:val="0"/>
          <w:divBdr>
            <w:top w:val="none" w:sz="0" w:space="0" w:color="auto"/>
            <w:left w:val="none" w:sz="0" w:space="0" w:color="auto"/>
            <w:bottom w:val="none" w:sz="0" w:space="0" w:color="auto"/>
            <w:right w:val="none" w:sz="0" w:space="0" w:color="auto"/>
          </w:divBdr>
        </w:div>
        <w:div w:id="1590309168">
          <w:marLeft w:val="640"/>
          <w:marRight w:val="0"/>
          <w:marTop w:val="0"/>
          <w:marBottom w:val="0"/>
          <w:divBdr>
            <w:top w:val="none" w:sz="0" w:space="0" w:color="auto"/>
            <w:left w:val="none" w:sz="0" w:space="0" w:color="auto"/>
            <w:bottom w:val="none" w:sz="0" w:space="0" w:color="auto"/>
            <w:right w:val="none" w:sz="0" w:space="0" w:color="auto"/>
          </w:divBdr>
        </w:div>
        <w:div w:id="1654874495">
          <w:marLeft w:val="640"/>
          <w:marRight w:val="0"/>
          <w:marTop w:val="0"/>
          <w:marBottom w:val="0"/>
          <w:divBdr>
            <w:top w:val="none" w:sz="0" w:space="0" w:color="auto"/>
            <w:left w:val="none" w:sz="0" w:space="0" w:color="auto"/>
            <w:bottom w:val="none" w:sz="0" w:space="0" w:color="auto"/>
            <w:right w:val="none" w:sz="0" w:space="0" w:color="auto"/>
          </w:divBdr>
        </w:div>
        <w:div w:id="1661038749">
          <w:marLeft w:val="640"/>
          <w:marRight w:val="0"/>
          <w:marTop w:val="0"/>
          <w:marBottom w:val="0"/>
          <w:divBdr>
            <w:top w:val="none" w:sz="0" w:space="0" w:color="auto"/>
            <w:left w:val="none" w:sz="0" w:space="0" w:color="auto"/>
            <w:bottom w:val="none" w:sz="0" w:space="0" w:color="auto"/>
            <w:right w:val="none" w:sz="0" w:space="0" w:color="auto"/>
          </w:divBdr>
        </w:div>
        <w:div w:id="1676416655">
          <w:marLeft w:val="640"/>
          <w:marRight w:val="0"/>
          <w:marTop w:val="0"/>
          <w:marBottom w:val="0"/>
          <w:divBdr>
            <w:top w:val="none" w:sz="0" w:space="0" w:color="auto"/>
            <w:left w:val="none" w:sz="0" w:space="0" w:color="auto"/>
            <w:bottom w:val="none" w:sz="0" w:space="0" w:color="auto"/>
            <w:right w:val="none" w:sz="0" w:space="0" w:color="auto"/>
          </w:divBdr>
        </w:div>
        <w:div w:id="1676955917">
          <w:marLeft w:val="640"/>
          <w:marRight w:val="0"/>
          <w:marTop w:val="0"/>
          <w:marBottom w:val="0"/>
          <w:divBdr>
            <w:top w:val="none" w:sz="0" w:space="0" w:color="auto"/>
            <w:left w:val="none" w:sz="0" w:space="0" w:color="auto"/>
            <w:bottom w:val="none" w:sz="0" w:space="0" w:color="auto"/>
            <w:right w:val="none" w:sz="0" w:space="0" w:color="auto"/>
          </w:divBdr>
        </w:div>
        <w:div w:id="1677077108">
          <w:marLeft w:val="640"/>
          <w:marRight w:val="0"/>
          <w:marTop w:val="0"/>
          <w:marBottom w:val="0"/>
          <w:divBdr>
            <w:top w:val="none" w:sz="0" w:space="0" w:color="auto"/>
            <w:left w:val="none" w:sz="0" w:space="0" w:color="auto"/>
            <w:bottom w:val="none" w:sz="0" w:space="0" w:color="auto"/>
            <w:right w:val="none" w:sz="0" w:space="0" w:color="auto"/>
          </w:divBdr>
        </w:div>
        <w:div w:id="1698702056">
          <w:marLeft w:val="640"/>
          <w:marRight w:val="0"/>
          <w:marTop w:val="0"/>
          <w:marBottom w:val="0"/>
          <w:divBdr>
            <w:top w:val="none" w:sz="0" w:space="0" w:color="auto"/>
            <w:left w:val="none" w:sz="0" w:space="0" w:color="auto"/>
            <w:bottom w:val="none" w:sz="0" w:space="0" w:color="auto"/>
            <w:right w:val="none" w:sz="0" w:space="0" w:color="auto"/>
          </w:divBdr>
        </w:div>
        <w:div w:id="1703703261">
          <w:marLeft w:val="640"/>
          <w:marRight w:val="0"/>
          <w:marTop w:val="0"/>
          <w:marBottom w:val="0"/>
          <w:divBdr>
            <w:top w:val="none" w:sz="0" w:space="0" w:color="auto"/>
            <w:left w:val="none" w:sz="0" w:space="0" w:color="auto"/>
            <w:bottom w:val="none" w:sz="0" w:space="0" w:color="auto"/>
            <w:right w:val="none" w:sz="0" w:space="0" w:color="auto"/>
          </w:divBdr>
        </w:div>
        <w:div w:id="1708068920">
          <w:marLeft w:val="640"/>
          <w:marRight w:val="0"/>
          <w:marTop w:val="0"/>
          <w:marBottom w:val="0"/>
          <w:divBdr>
            <w:top w:val="none" w:sz="0" w:space="0" w:color="auto"/>
            <w:left w:val="none" w:sz="0" w:space="0" w:color="auto"/>
            <w:bottom w:val="none" w:sz="0" w:space="0" w:color="auto"/>
            <w:right w:val="none" w:sz="0" w:space="0" w:color="auto"/>
          </w:divBdr>
        </w:div>
        <w:div w:id="1727529495">
          <w:marLeft w:val="640"/>
          <w:marRight w:val="0"/>
          <w:marTop w:val="0"/>
          <w:marBottom w:val="0"/>
          <w:divBdr>
            <w:top w:val="none" w:sz="0" w:space="0" w:color="auto"/>
            <w:left w:val="none" w:sz="0" w:space="0" w:color="auto"/>
            <w:bottom w:val="none" w:sz="0" w:space="0" w:color="auto"/>
            <w:right w:val="none" w:sz="0" w:space="0" w:color="auto"/>
          </w:divBdr>
        </w:div>
        <w:div w:id="1733653473">
          <w:marLeft w:val="640"/>
          <w:marRight w:val="0"/>
          <w:marTop w:val="0"/>
          <w:marBottom w:val="0"/>
          <w:divBdr>
            <w:top w:val="none" w:sz="0" w:space="0" w:color="auto"/>
            <w:left w:val="none" w:sz="0" w:space="0" w:color="auto"/>
            <w:bottom w:val="none" w:sz="0" w:space="0" w:color="auto"/>
            <w:right w:val="none" w:sz="0" w:space="0" w:color="auto"/>
          </w:divBdr>
        </w:div>
        <w:div w:id="1776947772">
          <w:marLeft w:val="640"/>
          <w:marRight w:val="0"/>
          <w:marTop w:val="0"/>
          <w:marBottom w:val="0"/>
          <w:divBdr>
            <w:top w:val="none" w:sz="0" w:space="0" w:color="auto"/>
            <w:left w:val="none" w:sz="0" w:space="0" w:color="auto"/>
            <w:bottom w:val="none" w:sz="0" w:space="0" w:color="auto"/>
            <w:right w:val="none" w:sz="0" w:space="0" w:color="auto"/>
          </w:divBdr>
        </w:div>
        <w:div w:id="1780222437">
          <w:marLeft w:val="640"/>
          <w:marRight w:val="0"/>
          <w:marTop w:val="0"/>
          <w:marBottom w:val="0"/>
          <w:divBdr>
            <w:top w:val="none" w:sz="0" w:space="0" w:color="auto"/>
            <w:left w:val="none" w:sz="0" w:space="0" w:color="auto"/>
            <w:bottom w:val="none" w:sz="0" w:space="0" w:color="auto"/>
            <w:right w:val="none" w:sz="0" w:space="0" w:color="auto"/>
          </w:divBdr>
        </w:div>
        <w:div w:id="1789348160">
          <w:marLeft w:val="640"/>
          <w:marRight w:val="0"/>
          <w:marTop w:val="0"/>
          <w:marBottom w:val="0"/>
          <w:divBdr>
            <w:top w:val="none" w:sz="0" w:space="0" w:color="auto"/>
            <w:left w:val="none" w:sz="0" w:space="0" w:color="auto"/>
            <w:bottom w:val="none" w:sz="0" w:space="0" w:color="auto"/>
            <w:right w:val="none" w:sz="0" w:space="0" w:color="auto"/>
          </w:divBdr>
        </w:div>
        <w:div w:id="1803690936">
          <w:marLeft w:val="640"/>
          <w:marRight w:val="0"/>
          <w:marTop w:val="0"/>
          <w:marBottom w:val="0"/>
          <w:divBdr>
            <w:top w:val="none" w:sz="0" w:space="0" w:color="auto"/>
            <w:left w:val="none" w:sz="0" w:space="0" w:color="auto"/>
            <w:bottom w:val="none" w:sz="0" w:space="0" w:color="auto"/>
            <w:right w:val="none" w:sz="0" w:space="0" w:color="auto"/>
          </w:divBdr>
        </w:div>
        <w:div w:id="1829395395">
          <w:marLeft w:val="640"/>
          <w:marRight w:val="0"/>
          <w:marTop w:val="0"/>
          <w:marBottom w:val="0"/>
          <w:divBdr>
            <w:top w:val="none" w:sz="0" w:space="0" w:color="auto"/>
            <w:left w:val="none" w:sz="0" w:space="0" w:color="auto"/>
            <w:bottom w:val="none" w:sz="0" w:space="0" w:color="auto"/>
            <w:right w:val="none" w:sz="0" w:space="0" w:color="auto"/>
          </w:divBdr>
        </w:div>
        <w:div w:id="1838230783">
          <w:marLeft w:val="640"/>
          <w:marRight w:val="0"/>
          <w:marTop w:val="0"/>
          <w:marBottom w:val="0"/>
          <w:divBdr>
            <w:top w:val="none" w:sz="0" w:space="0" w:color="auto"/>
            <w:left w:val="none" w:sz="0" w:space="0" w:color="auto"/>
            <w:bottom w:val="none" w:sz="0" w:space="0" w:color="auto"/>
            <w:right w:val="none" w:sz="0" w:space="0" w:color="auto"/>
          </w:divBdr>
        </w:div>
        <w:div w:id="1868105463">
          <w:marLeft w:val="640"/>
          <w:marRight w:val="0"/>
          <w:marTop w:val="0"/>
          <w:marBottom w:val="0"/>
          <w:divBdr>
            <w:top w:val="none" w:sz="0" w:space="0" w:color="auto"/>
            <w:left w:val="none" w:sz="0" w:space="0" w:color="auto"/>
            <w:bottom w:val="none" w:sz="0" w:space="0" w:color="auto"/>
            <w:right w:val="none" w:sz="0" w:space="0" w:color="auto"/>
          </w:divBdr>
        </w:div>
        <w:div w:id="1869440978">
          <w:marLeft w:val="640"/>
          <w:marRight w:val="0"/>
          <w:marTop w:val="0"/>
          <w:marBottom w:val="0"/>
          <w:divBdr>
            <w:top w:val="none" w:sz="0" w:space="0" w:color="auto"/>
            <w:left w:val="none" w:sz="0" w:space="0" w:color="auto"/>
            <w:bottom w:val="none" w:sz="0" w:space="0" w:color="auto"/>
            <w:right w:val="none" w:sz="0" w:space="0" w:color="auto"/>
          </w:divBdr>
        </w:div>
        <w:div w:id="1870948011">
          <w:marLeft w:val="640"/>
          <w:marRight w:val="0"/>
          <w:marTop w:val="0"/>
          <w:marBottom w:val="0"/>
          <w:divBdr>
            <w:top w:val="none" w:sz="0" w:space="0" w:color="auto"/>
            <w:left w:val="none" w:sz="0" w:space="0" w:color="auto"/>
            <w:bottom w:val="none" w:sz="0" w:space="0" w:color="auto"/>
            <w:right w:val="none" w:sz="0" w:space="0" w:color="auto"/>
          </w:divBdr>
        </w:div>
        <w:div w:id="1897738488">
          <w:marLeft w:val="640"/>
          <w:marRight w:val="0"/>
          <w:marTop w:val="0"/>
          <w:marBottom w:val="0"/>
          <w:divBdr>
            <w:top w:val="none" w:sz="0" w:space="0" w:color="auto"/>
            <w:left w:val="none" w:sz="0" w:space="0" w:color="auto"/>
            <w:bottom w:val="none" w:sz="0" w:space="0" w:color="auto"/>
            <w:right w:val="none" w:sz="0" w:space="0" w:color="auto"/>
          </w:divBdr>
        </w:div>
        <w:div w:id="1908493119">
          <w:marLeft w:val="640"/>
          <w:marRight w:val="0"/>
          <w:marTop w:val="0"/>
          <w:marBottom w:val="0"/>
          <w:divBdr>
            <w:top w:val="none" w:sz="0" w:space="0" w:color="auto"/>
            <w:left w:val="none" w:sz="0" w:space="0" w:color="auto"/>
            <w:bottom w:val="none" w:sz="0" w:space="0" w:color="auto"/>
            <w:right w:val="none" w:sz="0" w:space="0" w:color="auto"/>
          </w:divBdr>
        </w:div>
        <w:div w:id="1965304942">
          <w:marLeft w:val="640"/>
          <w:marRight w:val="0"/>
          <w:marTop w:val="0"/>
          <w:marBottom w:val="0"/>
          <w:divBdr>
            <w:top w:val="none" w:sz="0" w:space="0" w:color="auto"/>
            <w:left w:val="none" w:sz="0" w:space="0" w:color="auto"/>
            <w:bottom w:val="none" w:sz="0" w:space="0" w:color="auto"/>
            <w:right w:val="none" w:sz="0" w:space="0" w:color="auto"/>
          </w:divBdr>
        </w:div>
        <w:div w:id="2014336417">
          <w:marLeft w:val="640"/>
          <w:marRight w:val="0"/>
          <w:marTop w:val="0"/>
          <w:marBottom w:val="0"/>
          <w:divBdr>
            <w:top w:val="none" w:sz="0" w:space="0" w:color="auto"/>
            <w:left w:val="none" w:sz="0" w:space="0" w:color="auto"/>
            <w:bottom w:val="none" w:sz="0" w:space="0" w:color="auto"/>
            <w:right w:val="none" w:sz="0" w:space="0" w:color="auto"/>
          </w:divBdr>
        </w:div>
        <w:div w:id="2066372941">
          <w:marLeft w:val="640"/>
          <w:marRight w:val="0"/>
          <w:marTop w:val="0"/>
          <w:marBottom w:val="0"/>
          <w:divBdr>
            <w:top w:val="none" w:sz="0" w:space="0" w:color="auto"/>
            <w:left w:val="none" w:sz="0" w:space="0" w:color="auto"/>
            <w:bottom w:val="none" w:sz="0" w:space="0" w:color="auto"/>
            <w:right w:val="none" w:sz="0" w:space="0" w:color="auto"/>
          </w:divBdr>
        </w:div>
        <w:div w:id="2070692559">
          <w:marLeft w:val="640"/>
          <w:marRight w:val="0"/>
          <w:marTop w:val="0"/>
          <w:marBottom w:val="0"/>
          <w:divBdr>
            <w:top w:val="none" w:sz="0" w:space="0" w:color="auto"/>
            <w:left w:val="none" w:sz="0" w:space="0" w:color="auto"/>
            <w:bottom w:val="none" w:sz="0" w:space="0" w:color="auto"/>
            <w:right w:val="none" w:sz="0" w:space="0" w:color="auto"/>
          </w:divBdr>
        </w:div>
        <w:div w:id="2073236857">
          <w:marLeft w:val="640"/>
          <w:marRight w:val="0"/>
          <w:marTop w:val="0"/>
          <w:marBottom w:val="0"/>
          <w:divBdr>
            <w:top w:val="none" w:sz="0" w:space="0" w:color="auto"/>
            <w:left w:val="none" w:sz="0" w:space="0" w:color="auto"/>
            <w:bottom w:val="none" w:sz="0" w:space="0" w:color="auto"/>
            <w:right w:val="none" w:sz="0" w:space="0" w:color="auto"/>
          </w:divBdr>
        </w:div>
        <w:div w:id="2076657487">
          <w:marLeft w:val="640"/>
          <w:marRight w:val="0"/>
          <w:marTop w:val="0"/>
          <w:marBottom w:val="0"/>
          <w:divBdr>
            <w:top w:val="none" w:sz="0" w:space="0" w:color="auto"/>
            <w:left w:val="none" w:sz="0" w:space="0" w:color="auto"/>
            <w:bottom w:val="none" w:sz="0" w:space="0" w:color="auto"/>
            <w:right w:val="none" w:sz="0" w:space="0" w:color="auto"/>
          </w:divBdr>
        </w:div>
        <w:div w:id="2086099685">
          <w:marLeft w:val="640"/>
          <w:marRight w:val="0"/>
          <w:marTop w:val="0"/>
          <w:marBottom w:val="0"/>
          <w:divBdr>
            <w:top w:val="none" w:sz="0" w:space="0" w:color="auto"/>
            <w:left w:val="none" w:sz="0" w:space="0" w:color="auto"/>
            <w:bottom w:val="none" w:sz="0" w:space="0" w:color="auto"/>
            <w:right w:val="none" w:sz="0" w:space="0" w:color="auto"/>
          </w:divBdr>
        </w:div>
        <w:div w:id="2106264228">
          <w:marLeft w:val="640"/>
          <w:marRight w:val="0"/>
          <w:marTop w:val="0"/>
          <w:marBottom w:val="0"/>
          <w:divBdr>
            <w:top w:val="none" w:sz="0" w:space="0" w:color="auto"/>
            <w:left w:val="none" w:sz="0" w:space="0" w:color="auto"/>
            <w:bottom w:val="none" w:sz="0" w:space="0" w:color="auto"/>
            <w:right w:val="none" w:sz="0" w:space="0" w:color="auto"/>
          </w:divBdr>
        </w:div>
        <w:div w:id="2112433956">
          <w:marLeft w:val="640"/>
          <w:marRight w:val="0"/>
          <w:marTop w:val="0"/>
          <w:marBottom w:val="0"/>
          <w:divBdr>
            <w:top w:val="none" w:sz="0" w:space="0" w:color="auto"/>
            <w:left w:val="none" w:sz="0" w:space="0" w:color="auto"/>
            <w:bottom w:val="none" w:sz="0" w:space="0" w:color="auto"/>
            <w:right w:val="none" w:sz="0" w:space="0" w:color="auto"/>
          </w:divBdr>
        </w:div>
        <w:div w:id="2118211724">
          <w:marLeft w:val="640"/>
          <w:marRight w:val="0"/>
          <w:marTop w:val="0"/>
          <w:marBottom w:val="0"/>
          <w:divBdr>
            <w:top w:val="none" w:sz="0" w:space="0" w:color="auto"/>
            <w:left w:val="none" w:sz="0" w:space="0" w:color="auto"/>
            <w:bottom w:val="none" w:sz="0" w:space="0" w:color="auto"/>
            <w:right w:val="none" w:sz="0" w:space="0" w:color="auto"/>
          </w:divBdr>
        </w:div>
      </w:divsChild>
    </w:div>
    <w:div w:id="495070208">
      <w:bodyDiv w:val="1"/>
      <w:marLeft w:val="0"/>
      <w:marRight w:val="0"/>
      <w:marTop w:val="0"/>
      <w:marBottom w:val="0"/>
      <w:divBdr>
        <w:top w:val="none" w:sz="0" w:space="0" w:color="auto"/>
        <w:left w:val="none" w:sz="0" w:space="0" w:color="auto"/>
        <w:bottom w:val="none" w:sz="0" w:space="0" w:color="auto"/>
        <w:right w:val="none" w:sz="0" w:space="0" w:color="auto"/>
      </w:divBdr>
      <w:divsChild>
        <w:div w:id="442310644">
          <w:marLeft w:val="640"/>
          <w:marRight w:val="0"/>
          <w:marTop w:val="0"/>
          <w:marBottom w:val="0"/>
          <w:divBdr>
            <w:top w:val="none" w:sz="0" w:space="0" w:color="auto"/>
            <w:left w:val="none" w:sz="0" w:space="0" w:color="auto"/>
            <w:bottom w:val="none" w:sz="0" w:space="0" w:color="auto"/>
            <w:right w:val="none" w:sz="0" w:space="0" w:color="auto"/>
          </w:divBdr>
        </w:div>
        <w:div w:id="1752195895">
          <w:marLeft w:val="640"/>
          <w:marRight w:val="0"/>
          <w:marTop w:val="0"/>
          <w:marBottom w:val="0"/>
          <w:divBdr>
            <w:top w:val="none" w:sz="0" w:space="0" w:color="auto"/>
            <w:left w:val="none" w:sz="0" w:space="0" w:color="auto"/>
            <w:bottom w:val="none" w:sz="0" w:space="0" w:color="auto"/>
            <w:right w:val="none" w:sz="0" w:space="0" w:color="auto"/>
          </w:divBdr>
        </w:div>
        <w:div w:id="1542403098">
          <w:marLeft w:val="640"/>
          <w:marRight w:val="0"/>
          <w:marTop w:val="0"/>
          <w:marBottom w:val="0"/>
          <w:divBdr>
            <w:top w:val="none" w:sz="0" w:space="0" w:color="auto"/>
            <w:left w:val="none" w:sz="0" w:space="0" w:color="auto"/>
            <w:bottom w:val="none" w:sz="0" w:space="0" w:color="auto"/>
            <w:right w:val="none" w:sz="0" w:space="0" w:color="auto"/>
          </w:divBdr>
        </w:div>
        <w:div w:id="1399939819">
          <w:marLeft w:val="640"/>
          <w:marRight w:val="0"/>
          <w:marTop w:val="0"/>
          <w:marBottom w:val="0"/>
          <w:divBdr>
            <w:top w:val="none" w:sz="0" w:space="0" w:color="auto"/>
            <w:left w:val="none" w:sz="0" w:space="0" w:color="auto"/>
            <w:bottom w:val="none" w:sz="0" w:space="0" w:color="auto"/>
            <w:right w:val="none" w:sz="0" w:space="0" w:color="auto"/>
          </w:divBdr>
        </w:div>
        <w:div w:id="2103454043">
          <w:marLeft w:val="640"/>
          <w:marRight w:val="0"/>
          <w:marTop w:val="0"/>
          <w:marBottom w:val="0"/>
          <w:divBdr>
            <w:top w:val="none" w:sz="0" w:space="0" w:color="auto"/>
            <w:left w:val="none" w:sz="0" w:space="0" w:color="auto"/>
            <w:bottom w:val="none" w:sz="0" w:space="0" w:color="auto"/>
            <w:right w:val="none" w:sz="0" w:space="0" w:color="auto"/>
          </w:divBdr>
        </w:div>
        <w:div w:id="543638950">
          <w:marLeft w:val="640"/>
          <w:marRight w:val="0"/>
          <w:marTop w:val="0"/>
          <w:marBottom w:val="0"/>
          <w:divBdr>
            <w:top w:val="none" w:sz="0" w:space="0" w:color="auto"/>
            <w:left w:val="none" w:sz="0" w:space="0" w:color="auto"/>
            <w:bottom w:val="none" w:sz="0" w:space="0" w:color="auto"/>
            <w:right w:val="none" w:sz="0" w:space="0" w:color="auto"/>
          </w:divBdr>
        </w:div>
        <w:div w:id="371199445">
          <w:marLeft w:val="640"/>
          <w:marRight w:val="0"/>
          <w:marTop w:val="0"/>
          <w:marBottom w:val="0"/>
          <w:divBdr>
            <w:top w:val="none" w:sz="0" w:space="0" w:color="auto"/>
            <w:left w:val="none" w:sz="0" w:space="0" w:color="auto"/>
            <w:bottom w:val="none" w:sz="0" w:space="0" w:color="auto"/>
            <w:right w:val="none" w:sz="0" w:space="0" w:color="auto"/>
          </w:divBdr>
        </w:div>
        <w:div w:id="772625507">
          <w:marLeft w:val="640"/>
          <w:marRight w:val="0"/>
          <w:marTop w:val="0"/>
          <w:marBottom w:val="0"/>
          <w:divBdr>
            <w:top w:val="none" w:sz="0" w:space="0" w:color="auto"/>
            <w:left w:val="none" w:sz="0" w:space="0" w:color="auto"/>
            <w:bottom w:val="none" w:sz="0" w:space="0" w:color="auto"/>
            <w:right w:val="none" w:sz="0" w:space="0" w:color="auto"/>
          </w:divBdr>
        </w:div>
        <w:div w:id="2007247689">
          <w:marLeft w:val="640"/>
          <w:marRight w:val="0"/>
          <w:marTop w:val="0"/>
          <w:marBottom w:val="0"/>
          <w:divBdr>
            <w:top w:val="none" w:sz="0" w:space="0" w:color="auto"/>
            <w:left w:val="none" w:sz="0" w:space="0" w:color="auto"/>
            <w:bottom w:val="none" w:sz="0" w:space="0" w:color="auto"/>
            <w:right w:val="none" w:sz="0" w:space="0" w:color="auto"/>
          </w:divBdr>
        </w:div>
        <w:div w:id="579102235">
          <w:marLeft w:val="640"/>
          <w:marRight w:val="0"/>
          <w:marTop w:val="0"/>
          <w:marBottom w:val="0"/>
          <w:divBdr>
            <w:top w:val="none" w:sz="0" w:space="0" w:color="auto"/>
            <w:left w:val="none" w:sz="0" w:space="0" w:color="auto"/>
            <w:bottom w:val="none" w:sz="0" w:space="0" w:color="auto"/>
            <w:right w:val="none" w:sz="0" w:space="0" w:color="auto"/>
          </w:divBdr>
        </w:div>
        <w:div w:id="1057976710">
          <w:marLeft w:val="640"/>
          <w:marRight w:val="0"/>
          <w:marTop w:val="0"/>
          <w:marBottom w:val="0"/>
          <w:divBdr>
            <w:top w:val="none" w:sz="0" w:space="0" w:color="auto"/>
            <w:left w:val="none" w:sz="0" w:space="0" w:color="auto"/>
            <w:bottom w:val="none" w:sz="0" w:space="0" w:color="auto"/>
            <w:right w:val="none" w:sz="0" w:space="0" w:color="auto"/>
          </w:divBdr>
        </w:div>
        <w:div w:id="985740991">
          <w:marLeft w:val="640"/>
          <w:marRight w:val="0"/>
          <w:marTop w:val="0"/>
          <w:marBottom w:val="0"/>
          <w:divBdr>
            <w:top w:val="none" w:sz="0" w:space="0" w:color="auto"/>
            <w:left w:val="none" w:sz="0" w:space="0" w:color="auto"/>
            <w:bottom w:val="none" w:sz="0" w:space="0" w:color="auto"/>
            <w:right w:val="none" w:sz="0" w:space="0" w:color="auto"/>
          </w:divBdr>
        </w:div>
        <w:div w:id="1249384069">
          <w:marLeft w:val="640"/>
          <w:marRight w:val="0"/>
          <w:marTop w:val="0"/>
          <w:marBottom w:val="0"/>
          <w:divBdr>
            <w:top w:val="none" w:sz="0" w:space="0" w:color="auto"/>
            <w:left w:val="none" w:sz="0" w:space="0" w:color="auto"/>
            <w:bottom w:val="none" w:sz="0" w:space="0" w:color="auto"/>
            <w:right w:val="none" w:sz="0" w:space="0" w:color="auto"/>
          </w:divBdr>
        </w:div>
        <w:div w:id="1983384647">
          <w:marLeft w:val="640"/>
          <w:marRight w:val="0"/>
          <w:marTop w:val="0"/>
          <w:marBottom w:val="0"/>
          <w:divBdr>
            <w:top w:val="none" w:sz="0" w:space="0" w:color="auto"/>
            <w:left w:val="none" w:sz="0" w:space="0" w:color="auto"/>
            <w:bottom w:val="none" w:sz="0" w:space="0" w:color="auto"/>
            <w:right w:val="none" w:sz="0" w:space="0" w:color="auto"/>
          </w:divBdr>
        </w:div>
        <w:div w:id="127355421">
          <w:marLeft w:val="640"/>
          <w:marRight w:val="0"/>
          <w:marTop w:val="0"/>
          <w:marBottom w:val="0"/>
          <w:divBdr>
            <w:top w:val="none" w:sz="0" w:space="0" w:color="auto"/>
            <w:left w:val="none" w:sz="0" w:space="0" w:color="auto"/>
            <w:bottom w:val="none" w:sz="0" w:space="0" w:color="auto"/>
            <w:right w:val="none" w:sz="0" w:space="0" w:color="auto"/>
          </w:divBdr>
        </w:div>
        <w:div w:id="1692948976">
          <w:marLeft w:val="640"/>
          <w:marRight w:val="0"/>
          <w:marTop w:val="0"/>
          <w:marBottom w:val="0"/>
          <w:divBdr>
            <w:top w:val="none" w:sz="0" w:space="0" w:color="auto"/>
            <w:left w:val="none" w:sz="0" w:space="0" w:color="auto"/>
            <w:bottom w:val="none" w:sz="0" w:space="0" w:color="auto"/>
            <w:right w:val="none" w:sz="0" w:space="0" w:color="auto"/>
          </w:divBdr>
        </w:div>
        <w:div w:id="1585526593">
          <w:marLeft w:val="640"/>
          <w:marRight w:val="0"/>
          <w:marTop w:val="0"/>
          <w:marBottom w:val="0"/>
          <w:divBdr>
            <w:top w:val="none" w:sz="0" w:space="0" w:color="auto"/>
            <w:left w:val="none" w:sz="0" w:space="0" w:color="auto"/>
            <w:bottom w:val="none" w:sz="0" w:space="0" w:color="auto"/>
            <w:right w:val="none" w:sz="0" w:space="0" w:color="auto"/>
          </w:divBdr>
        </w:div>
        <w:div w:id="1042245227">
          <w:marLeft w:val="640"/>
          <w:marRight w:val="0"/>
          <w:marTop w:val="0"/>
          <w:marBottom w:val="0"/>
          <w:divBdr>
            <w:top w:val="none" w:sz="0" w:space="0" w:color="auto"/>
            <w:left w:val="none" w:sz="0" w:space="0" w:color="auto"/>
            <w:bottom w:val="none" w:sz="0" w:space="0" w:color="auto"/>
            <w:right w:val="none" w:sz="0" w:space="0" w:color="auto"/>
          </w:divBdr>
        </w:div>
        <w:div w:id="1341153125">
          <w:marLeft w:val="640"/>
          <w:marRight w:val="0"/>
          <w:marTop w:val="0"/>
          <w:marBottom w:val="0"/>
          <w:divBdr>
            <w:top w:val="none" w:sz="0" w:space="0" w:color="auto"/>
            <w:left w:val="none" w:sz="0" w:space="0" w:color="auto"/>
            <w:bottom w:val="none" w:sz="0" w:space="0" w:color="auto"/>
            <w:right w:val="none" w:sz="0" w:space="0" w:color="auto"/>
          </w:divBdr>
        </w:div>
        <w:div w:id="1335912192">
          <w:marLeft w:val="640"/>
          <w:marRight w:val="0"/>
          <w:marTop w:val="0"/>
          <w:marBottom w:val="0"/>
          <w:divBdr>
            <w:top w:val="none" w:sz="0" w:space="0" w:color="auto"/>
            <w:left w:val="none" w:sz="0" w:space="0" w:color="auto"/>
            <w:bottom w:val="none" w:sz="0" w:space="0" w:color="auto"/>
            <w:right w:val="none" w:sz="0" w:space="0" w:color="auto"/>
          </w:divBdr>
        </w:div>
        <w:div w:id="380715587">
          <w:marLeft w:val="640"/>
          <w:marRight w:val="0"/>
          <w:marTop w:val="0"/>
          <w:marBottom w:val="0"/>
          <w:divBdr>
            <w:top w:val="none" w:sz="0" w:space="0" w:color="auto"/>
            <w:left w:val="none" w:sz="0" w:space="0" w:color="auto"/>
            <w:bottom w:val="none" w:sz="0" w:space="0" w:color="auto"/>
            <w:right w:val="none" w:sz="0" w:space="0" w:color="auto"/>
          </w:divBdr>
        </w:div>
        <w:div w:id="721096006">
          <w:marLeft w:val="640"/>
          <w:marRight w:val="0"/>
          <w:marTop w:val="0"/>
          <w:marBottom w:val="0"/>
          <w:divBdr>
            <w:top w:val="none" w:sz="0" w:space="0" w:color="auto"/>
            <w:left w:val="none" w:sz="0" w:space="0" w:color="auto"/>
            <w:bottom w:val="none" w:sz="0" w:space="0" w:color="auto"/>
            <w:right w:val="none" w:sz="0" w:space="0" w:color="auto"/>
          </w:divBdr>
        </w:div>
        <w:div w:id="1031153699">
          <w:marLeft w:val="640"/>
          <w:marRight w:val="0"/>
          <w:marTop w:val="0"/>
          <w:marBottom w:val="0"/>
          <w:divBdr>
            <w:top w:val="none" w:sz="0" w:space="0" w:color="auto"/>
            <w:left w:val="none" w:sz="0" w:space="0" w:color="auto"/>
            <w:bottom w:val="none" w:sz="0" w:space="0" w:color="auto"/>
            <w:right w:val="none" w:sz="0" w:space="0" w:color="auto"/>
          </w:divBdr>
        </w:div>
        <w:div w:id="1282759629">
          <w:marLeft w:val="640"/>
          <w:marRight w:val="0"/>
          <w:marTop w:val="0"/>
          <w:marBottom w:val="0"/>
          <w:divBdr>
            <w:top w:val="none" w:sz="0" w:space="0" w:color="auto"/>
            <w:left w:val="none" w:sz="0" w:space="0" w:color="auto"/>
            <w:bottom w:val="none" w:sz="0" w:space="0" w:color="auto"/>
            <w:right w:val="none" w:sz="0" w:space="0" w:color="auto"/>
          </w:divBdr>
        </w:div>
        <w:div w:id="1586301036">
          <w:marLeft w:val="640"/>
          <w:marRight w:val="0"/>
          <w:marTop w:val="0"/>
          <w:marBottom w:val="0"/>
          <w:divBdr>
            <w:top w:val="none" w:sz="0" w:space="0" w:color="auto"/>
            <w:left w:val="none" w:sz="0" w:space="0" w:color="auto"/>
            <w:bottom w:val="none" w:sz="0" w:space="0" w:color="auto"/>
            <w:right w:val="none" w:sz="0" w:space="0" w:color="auto"/>
          </w:divBdr>
        </w:div>
        <w:div w:id="350569225">
          <w:marLeft w:val="640"/>
          <w:marRight w:val="0"/>
          <w:marTop w:val="0"/>
          <w:marBottom w:val="0"/>
          <w:divBdr>
            <w:top w:val="none" w:sz="0" w:space="0" w:color="auto"/>
            <w:left w:val="none" w:sz="0" w:space="0" w:color="auto"/>
            <w:bottom w:val="none" w:sz="0" w:space="0" w:color="auto"/>
            <w:right w:val="none" w:sz="0" w:space="0" w:color="auto"/>
          </w:divBdr>
        </w:div>
        <w:div w:id="1203177400">
          <w:marLeft w:val="640"/>
          <w:marRight w:val="0"/>
          <w:marTop w:val="0"/>
          <w:marBottom w:val="0"/>
          <w:divBdr>
            <w:top w:val="none" w:sz="0" w:space="0" w:color="auto"/>
            <w:left w:val="none" w:sz="0" w:space="0" w:color="auto"/>
            <w:bottom w:val="none" w:sz="0" w:space="0" w:color="auto"/>
            <w:right w:val="none" w:sz="0" w:space="0" w:color="auto"/>
          </w:divBdr>
        </w:div>
        <w:div w:id="834536418">
          <w:marLeft w:val="640"/>
          <w:marRight w:val="0"/>
          <w:marTop w:val="0"/>
          <w:marBottom w:val="0"/>
          <w:divBdr>
            <w:top w:val="none" w:sz="0" w:space="0" w:color="auto"/>
            <w:left w:val="none" w:sz="0" w:space="0" w:color="auto"/>
            <w:bottom w:val="none" w:sz="0" w:space="0" w:color="auto"/>
            <w:right w:val="none" w:sz="0" w:space="0" w:color="auto"/>
          </w:divBdr>
        </w:div>
        <w:div w:id="9844202">
          <w:marLeft w:val="640"/>
          <w:marRight w:val="0"/>
          <w:marTop w:val="0"/>
          <w:marBottom w:val="0"/>
          <w:divBdr>
            <w:top w:val="none" w:sz="0" w:space="0" w:color="auto"/>
            <w:left w:val="none" w:sz="0" w:space="0" w:color="auto"/>
            <w:bottom w:val="none" w:sz="0" w:space="0" w:color="auto"/>
            <w:right w:val="none" w:sz="0" w:space="0" w:color="auto"/>
          </w:divBdr>
        </w:div>
        <w:div w:id="1989091340">
          <w:marLeft w:val="640"/>
          <w:marRight w:val="0"/>
          <w:marTop w:val="0"/>
          <w:marBottom w:val="0"/>
          <w:divBdr>
            <w:top w:val="none" w:sz="0" w:space="0" w:color="auto"/>
            <w:left w:val="none" w:sz="0" w:space="0" w:color="auto"/>
            <w:bottom w:val="none" w:sz="0" w:space="0" w:color="auto"/>
            <w:right w:val="none" w:sz="0" w:space="0" w:color="auto"/>
          </w:divBdr>
        </w:div>
        <w:div w:id="266163329">
          <w:marLeft w:val="640"/>
          <w:marRight w:val="0"/>
          <w:marTop w:val="0"/>
          <w:marBottom w:val="0"/>
          <w:divBdr>
            <w:top w:val="none" w:sz="0" w:space="0" w:color="auto"/>
            <w:left w:val="none" w:sz="0" w:space="0" w:color="auto"/>
            <w:bottom w:val="none" w:sz="0" w:space="0" w:color="auto"/>
            <w:right w:val="none" w:sz="0" w:space="0" w:color="auto"/>
          </w:divBdr>
        </w:div>
        <w:div w:id="120153667">
          <w:marLeft w:val="640"/>
          <w:marRight w:val="0"/>
          <w:marTop w:val="0"/>
          <w:marBottom w:val="0"/>
          <w:divBdr>
            <w:top w:val="none" w:sz="0" w:space="0" w:color="auto"/>
            <w:left w:val="none" w:sz="0" w:space="0" w:color="auto"/>
            <w:bottom w:val="none" w:sz="0" w:space="0" w:color="auto"/>
            <w:right w:val="none" w:sz="0" w:space="0" w:color="auto"/>
          </w:divBdr>
        </w:div>
        <w:div w:id="801000979">
          <w:marLeft w:val="640"/>
          <w:marRight w:val="0"/>
          <w:marTop w:val="0"/>
          <w:marBottom w:val="0"/>
          <w:divBdr>
            <w:top w:val="none" w:sz="0" w:space="0" w:color="auto"/>
            <w:left w:val="none" w:sz="0" w:space="0" w:color="auto"/>
            <w:bottom w:val="none" w:sz="0" w:space="0" w:color="auto"/>
            <w:right w:val="none" w:sz="0" w:space="0" w:color="auto"/>
          </w:divBdr>
        </w:div>
        <w:div w:id="1361585738">
          <w:marLeft w:val="640"/>
          <w:marRight w:val="0"/>
          <w:marTop w:val="0"/>
          <w:marBottom w:val="0"/>
          <w:divBdr>
            <w:top w:val="none" w:sz="0" w:space="0" w:color="auto"/>
            <w:left w:val="none" w:sz="0" w:space="0" w:color="auto"/>
            <w:bottom w:val="none" w:sz="0" w:space="0" w:color="auto"/>
            <w:right w:val="none" w:sz="0" w:space="0" w:color="auto"/>
          </w:divBdr>
        </w:div>
        <w:div w:id="1793014072">
          <w:marLeft w:val="640"/>
          <w:marRight w:val="0"/>
          <w:marTop w:val="0"/>
          <w:marBottom w:val="0"/>
          <w:divBdr>
            <w:top w:val="none" w:sz="0" w:space="0" w:color="auto"/>
            <w:left w:val="none" w:sz="0" w:space="0" w:color="auto"/>
            <w:bottom w:val="none" w:sz="0" w:space="0" w:color="auto"/>
            <w:right w:val="none" w:sz="0" w:space="0" w:color="auto"/>
          </w:divBdr>
        </w:div>
        <w:div w:id="697582308">
          <w:marLeft w:val="640"/>
          <w:marRight w:val="0"/>
          <w:marTop w:val="0"/>
          <w:marBottom w:val="0"/>
          <w:divBdr>
            <w:top w:val="none" w:sz="0" w:space="0" w:color="auto"/>
            <w:left w:val="none" w:sz="0" w:space="0" w:color="auto"/>
            <w:bottom w:val="none" w:sz="0" w:space="0" w:color="auto"/>
            <w:right w:val="none" w:sz="0" w:space="0" w:color="auto"/>
          </w:divBdr>
        </w:div>
        <w:div w:id="1358506614">
          <w:marLeft w:val="640"/>
          <w:marRight w:val="0"/>
          <w:marTop w:val="0"/>
          <w:marBottom w:val="0"/>
          <w:divBdr>
            <w:top w:val="none" w:sz="0" w:space="0" w:color="auto"/>
            <w:left w:val="none" w:sz="0" w:space="0" w:color="auto"/>
            <w:bottom w:val="none" w:sz="0" w:space="0" w:color="auto"/>
            <w:right w:val="none" w:sz="0" w:space="0" w:color="auto"/>
          </w:divBdr>
        </w:div>
        <w:div w:id="67964999">
          <w:marLeft w:val="640"/>
          <w:marRight w:val="0"/>
          <w:marTop w:val="0"/>
          <w:marBottom w:val="0"/>
          <w:divBdr>
            <w:top w:val="none" w:sz="0" w:space="0" w:color="auto"/>
            <w:left w:val="none" w:sz="0" w:space="0" w:color="auto"/>
            <w:bottom w:val="none" w:sz="0" w:space="0" w:color="auto"/>
            <w:right w:val="none" w:sz="0" w:space="0" w:color="auto"/>
          </w:divBdr>
        </w:div>
        <w:div w:id="322972000">
          <w:marLeft w:val="640"/>
          <w:marRight w:val="0"/>
          <w:marTop w:val="0"/>
          <w:marBottom w:val="0"/>
          <w:divBdr>
            <w:top w:val="none" w:sz="0" w:space="0" w:color="auto"/>
            <w:left w:val="none" w:sz="0" w:space="0" w:color="auto"/>
            <w:bottom w:val="none" w:sz="0" w:space="0" w:color="auto"/>
            <w:right w:val="none" w:sz="0" w:space="0" w:color="auto"/>
          </w:divBdr>
        </w:div>
        <w:div w:id="1477526990">
          <w:marLeft w:val="640"/>
          <w:marRight w:val="0"/>
          <w:marTop w:val="0"/>
          <w:marBottom w:val="0"/>
          <w:divBdr>
            <w:top w:val="none" w:sz="0" w:space="0" w:color="auto"/>
            <w:left w:val="none" w:sz="0" w:space="0" w:color="auto"/>
            <w:bottom w:val="none" w:sz="0" w:space="0" w:color="auto"/>
            <w:right w:val="none" w:sz="0" w:space="0" w:color="auto"/>
          </w:divBdr>
        </w:div>
        <w:div w:id="2101098600">
          <w:marLeft w:val="640"/>
          <w:marRight w:val="0"/>
          <w:marTop w:val="0"/>
          <w:marBottom w:val="0"/>
          <w:divBdr>
            <w:top w:val="none" w:sz="0" w:space="0" w:color="auto"/>
            <w:left w:val="none" w:sz="0" w:space="0" w:color="auto"/>
            <w:bottom w:val="none" w:sz="0" w:space="0" w:color="auto"/>
            <w:right w:val="none" w:sz="0" w:space="0" w:color="auto"/>
          </w:divBdr>
        </w:div>
        <w:div w:id="2142309913">
          <w:marLeft w:val="640"/>
          <w:marRight w:val="0"/>
          <w:marTop w:val="0"/>
          <w:marBottom w:val="0"/>
          <w:divBdr>
            <w:top w:val="none" w:sz="0" w:space="0" w:color="auto"/>
            <w:left w:val="none" w:sz="0" w:space="0" w:color="auto"/>
            <w:bottom w:val="none" w:sz="0" w:space="0" w:color="auto"/>
            <w:right w:val="none" w:sz="0" w:space="0" w:color="auto"/>
          </w:divBdr>
        </w:div>
        <w:div w:id="1317563576">
          <w:marLeft w:val="640"/>
          <w:marRight w:val="0"/>
          <w:marTop w:val="0"/>
          <w:marBottom w:val="0"/>
          <w:divBdr>
            <w:top w:val="none" w:sz="0" w:space="0" w:color="auto"/>
            <w:left w:val="none" w:sz="0" w:space="0" w:color="auto"/>
            <w:bottom w:val="none" w:sz="0" w:space="0" w:color="auto"/>
            <w:right w:val="none" w:sz="0" w:space="0" w:color="auto"/>
          </w:divBdr>
        </w:div>
        <w:div w:id="1739934465">
          <w:marLeft w:val="640"/>
          <w:marRight w:val="0"/>
          <w:marTop w:val="0"/>
          <w:marBottom w:val="0"/>
          <w:divBdr>
            <w:top w:val="none" w:sz="0" w:space="0" w:color="auto"/>
            <w:left w:val="none" w:sz="0" w:space="0" w:color="auto"/>
            <w:bottom w:val="none" w:sz="0" w:space="0" w:color="auto"/>
            <w:right w:val="none" w:sz="0" w:space="0" w:color="auto"/>
          </w:divBdr>
        </w:div>
        <w:div w:id="1991515754">
          <w:marLeft w:val="640"/>
          <w:marRight w:val="0"/>
          <w:marTop w:val="0"/>
          <w:marBottom w:val="0"/>
          <w:divBdr>
            <w:top w:val="none" w:sz="0" w:space="0" w:color="auto"/>
            <w:left w:val="none" w:sz="0" w:space="0" w:color="auto"/>
            <w:bottom w:val="none" w:sz="0" w:space="0" w:color="auto"/>
            <w:right w:val="none" w:sz="0" w:space="0" w:color="auto"/>
          </w:divBdr>
        </w:div>
        <w:div w:id="1563365510">
          <w:marLeft w:val="640"/>
          <w:marRight w:val="0"/>
          <w:marTop w:val="0"/>
          <w:marBottom w:val="0"/>
          <w:divBdr>
            <w:top w:val="none" w:sz="0" w:space="0" w:color="auto"/>
            <w:left w:val="none" w:sz="0" w:space="0" w:color="auto"/>
            <w:bottom w:val="none" w:sz="0" w:space="0" w:color="auto"/>
            <w:right w:val="none" w:sz="0" w:space="0" w:color="auto"/>
          </w:divBdr>
        </w:div>
        <w:div w:id="2100826686">
          <w:marLeft w:val="640"/>
          <w:marRight w:val="0"/>
          <w:marTop w:val="0"/>
          <w:marBottom w:val="0"/>
          <w:divBdr>
            <w:top w:val="none" w:sz="0" w:space="0" w:color="auto"/>
            <w:left w:val="none" w:sz="0" w:space="0" w:color="auto"/>
            <w:bottom w:val="none" w:sz="0" w:space="0" w:color="auto"/>
            <w:right w:val="none" w:sz="0" w:space="0" w:color="auto"/>
          </w:divBdr>
        </w:div>
        <w:div w:id="1418215032">
          <w:marLeft w:val="640"/>
          <w:marRight w:val="0"/>
          <w:marTop w:val="0"/>
          <w:marBottom w:val="0"/>
          <w:divBdr>
            <w:top w:val="none" w:sz="0" w:space="0" w:color="auto"/>
            <w:left w:val="none" w:sz="0" w:space="0" w:color="auto"/>
            <w:bottom w:val="none" w:sz="0" w:space="0" w:color="auto"/>
            <w:right w:val="none" w:sz="0" w:space="0" w:color="auto"/>
          </w:divBdr>
        </w:div>
        <w:div w:id="730542274">
          <w:marLeft w:val="640"/>
          <w:marRight w:val="0"/>
          <w:marTop w:val="0"/>
          <w:marBottom w:val="0"/>
          <w:divBdr>
            <w:top w:val="none" w:sz="0" w:space="0" w:color="auto"/>
            <w:left w:val="none" w:sz="0" w:space="0" w:color="auto"/>
            <w:bottom w:val="none" w:sz="0" w:space="0" w:color="auto"/>
            <w:right w:val="none" w:sz="0" w:space="0" w:color="auto"/>
          </w:divBdr>
        </w:div>
        <w:div w:id="738359710">
          <w:marLeft w:val="640"/>
          <w:marRight w:val="0"/>
          <w:marTop w:val="0"/>
          <w:marBottom w:val="0"/>
          <w:divBdr>
            <w:top w:val="none" w:sz="0" w:space="0" w:color="auto"/>
            <w:left w:val="none" w:sz="0" w:space="0" w:color="auto"/>
            <w:bottom w:val="none" w:sz="0" w:space="0" w:color="auto"/>
            <w:right w:val="none" w:sz="0" w:space="0" w:color="auto"/>
          </w:divBdr>
        </w:div>
        <w:div w:id="1266160067">
          <w:marLeft w:val="640"/>
          <w:marRight w:val="0"/>
          <w:marTop w:val="0"/>
          <w:marBottom w:val="0"/>
          <w:divBdr>
            <w:top w:val="none" w:sz="0" w:space="0" w:color="auto"/>
            <w:left w:val="none" w:sz="0" w:space="0" w:color="auto"/>
            <w:bottom w:val="none" w:sz="0" w:space="0" w:color="auto"/>
            <w:right w:val="none" w:sz="0" w:space="0" w:color="auto"/>
          </w:divBdr>
        </w:div>
        <w:div w:id="54358183">
          <w:marLeft w:val="640"/>
          <w:marRight w:val="0"/>
          <w:marTop w:val="0"/>
          <w:marBottom w:val="0"/>
          <w:divBdr>
            <w:top w:val="none" w:sz="0" w:space="0" w:color="auto"/>
            <w:left w:val="none" w:sz="0" w:space="0" w:color="auto"/>
            <w:bottom w:val="none" w:sz="0" w:space="0" w:color="auto"/>
            <w:right w:val="none" w:sz="0" w:space="0" w:color="auto"/>
          </w:divBdr>
        </w:div>
        <w:div w:id="1354920701">
          <w:marLeft w:val="640"/>
          <w:marRight w:val="0"/>
          <w:marTop w:val="0"/>
          <w:marBottom w:val="0"/>
          <w:divBdr>
            <w:top w:val="none" w:sz="0" w:space="0" w:color="auto"/>
            <w:left w:val="none" w:sz="0" w:space="0" w:color="auto"/>
            <w:bottom w:val="none" w:sz="0" w:space="0" w:color="auto"/>
            <w:right w:val="none" w:sz="0" w:space="0" w:color="auto"/>
          </w:divBdr>
        </w:div>
        <w:div w:id="47195875">
          <w:marLeft w:val="640"/>
          <w:marRight w:val="0"/>
          <w:marTop w:val="0"/>
          <w:marBottom w:val="0"/>
          <w:divBdr>
            <w:top w:val="none" w:sz="0" w:space="0" w:color="auto"/>
            <w:left w:val="none" w:sz="0" w:space="0" w:color="auto"/>
            <w:bottom w:val="none" w:sz="0" w:space="0" w:color="auto"/>
            <w:right w:val="none" w:sz="0" w:space="0" w:color="auto"/>
          </w:divBdr>
        </w:div>
        <w:div w:id="2003124308">
          <w:marLeft w:val="640"/>
          <w:marRight w:val="0"/>
          <w:marTop w:val="0"/>
          <w:marBottom w:val="0"/>
          <w:divBdr>
            <w:top w:val="none" w:sz="0" w:space="0" w:color="auto"/>
            <w:left w:val="none" w:sz="0" w:space="0" w:color="auto"/>
            <w:bottom w:val="none" w:sz="0" w:space="0" w:color="auto"/>
            <w:right w:val="none" w:sz="0" w:space="0" w:color="auto"/>
          </w:divBdr>
        </w:div>
        <w:div w:id="1947034393">
          <w:marLeft w:val="640"/>
          <w:marRight w:val="0"/>
          <w:marTop w:val="0"/>
          <w:marBottom w:val="0"/>
          <w:divBdr>
            <w:top w:val="none" w:sz="0" w:space="0" w:color="auto"/>
            <w:left w:val="none" w:sz="0" w:space="0" w:color="auto"/>
            <w:bottom w:val="none" w:sz="0" w:space="0" w:color="auto"/>
            <w:right w:val="none" w:sz="0" w:space="0" w:color="auto"/>
          </w:divBdr>
        </w:div>
        <w:div w:id="1464542687">
          <w:marLeft w:val="640"/>
          <w:marRight w:val="0"/>
          <w:marTop w:val="0"/>
          <w:marBottom w:val="0"/>
          <w:divBdr>
            <w:top w:val="none" w:sz="0" w:space="0" w:color="auto"/>
            <w:left w:val="none" w:sz="0" w:space="0" w:color="auto"/>
            <w:bottom w:val="none" w:sz="0" w:space="0" w:color="auto"/>
            <w:right w:val="none" w:sz="0" w:space="0" w:color="auto"/>
          </w:divBdr>
        </w:div>
        <w:div w:id="1638955689">
          <w:marLeft w:val="640"/>
          <w:marRight w:val="0"/>
          <w:marTop w:val="0"/>
          <w:marBottom w:val="0"/>
          <w:divBdr>
            <w:top w:val="none" w:sz="0" w:space="0" w:color="auto"/>
            <w:left w:val="none" w:sz="0" w:space="0" w:color="auto"/>
            <w:bottom w:val="none" w:sz="0" w:space="0" w:color="auto"/>
            <w:right w:val="none" w:sz="0" w:space="0" w:color="auto"/>
          </w:divBdr>
        </w:div>
        <w:div w:id="1087381715">
          <w:marLeft w:val="640"/>
          <w:marRight w:val="0"/>
          <w:marTop w:val="0"/>
          <w:marBottom w:val="0"/>
          <w:divBdr>
            <w:top w:val="none" w:sz="0" w:space="0" w:color="auto"/>
            <w:left w:val="none" w:sz="0" w:space="0" w:color="auto"/>
            <w:bottom w:val="none" w:sz="0" w:space="0" w:color="auto"/>
            <w:right w:val="none" w:sz="0" w:space="0" w:color="auto"/>
          </w:divBdr>
        </w:div>
        <w:div w:id="1305693766">
          <w:marLeft w:val="640"/>
          <w:marRight w:val="0"/>
          <w:marTop w:val="0"/>
          <w:marBottom w:val="0"/>
          <w:divBdr>
            <w:top w:val="none" w:sz="0" w:space="0" w:color="auto"/>
            <w:left w:val="none" w:sz="0" w:space="0" w:color="auto"/>
            <w:bottom w:val="none" w:sz="0" w:space="0" w:color="auto"/>
            <w:right w:val="none" w:sz="0" w:space="0" w:color="auto"/>
          </w:divBdr>
        </w:div>
        <w:div w:id="1692074655">
          <w:marLeft w:val="640"/>
          <w:marRight w:val="0"/>
          <w:marTop w:val="0"/>
          <w:marBottom w:val="0"/>
          <w:divBdr>
            <w:top w:val="none" w:sz="0" w:space="0" w:color="auto"/>
            <w:left w:val="none" w:sz="0" w:space="0" w:color="auto"/>
            <w:bottom w:val="none" w:sz="0" w:space="0" w:color="auto"/>
            <w:right w:val="none" w:sz="0" w:space="0" w:color="auto"/>
          </w:divBdr>
        </w:div>
        <w:div w:id="601302684">
          <w:marLeft w:val="640"/>
          <w:marRight w:val="0"/>
          <w:marTop w:val="0"/>
          <w:marBottom w:val="0"/>
          <w:divBdr>
            <w:top w:val="none" w:sz="0" w:space="0" w:color="auto"/>
            <w:left w:val="none" w:sz="0" w:space="0" w:color="auto"/>
            <w:bottom w:val="none" w:sz="0" w:space="0" w:color="auto"/>
            <w:right w:val="none" w:sz="0" w:space="0" w:color="auto"/>
          </w:divBdr>
        </w:div>
        <w:div w:id="1011420559">
          <w:marLeft w:val="640"/>
          <w:marRight w:val="0"/>
          <w:marTop w:val="0"/>
          <w:marBottom w:val="0"/>
          <w:divBdr>
            <w:top w:val="none" w:sz="0" w:space="0" w:color="auto"/>
            <w:left w:val="none" w:sz="0" w:space="0" w:color="auto"/>
            <w:bottom w:val="none" w:sz="0" w:space="0" w:color="auto"/>
            <w:right w:val="none" w:sz="0" w:space="0" w:color="auto"/>
          </w:divBdr>
        </w:div>
        <w:div w:id="533150646">
          <w:marLeft w:val="640"/>
          <w:marRight w:val="0"/>
          <w:marTop w:val="0"/>
          <w:marBottom w:val="0"/>
          <w:divBdr>
            <w:top w:val="none" w:sz="0" w:space="0" w:color="auto"/>
            <w:left w:val="none" w:sz="0" w:space="0" w:color="auto"/>
            <w:bottom w:val="none" w:sz="0" w:space="0" w:color="auto"/>
            <w:right w:val="none" w:sz="0" w:space="0" w:color="auto"/>
          </w:divBdr>
        </w:div>
        <w:div w:id="1213928415">
          <w:marLeft w:val="640"/>
          <w:marRight w:val="0"/>
          <w:marTop w:val="0"/>
          <w:marBottom w:val="0"/>
          <w:divBdr>
            <w:top w:val="none" w:sz="0" w:space="0" w:color="auto"/>
            <w:left w:val="none" w:sz="0" w:space="0" w:color="auto"/>
            <w:bottom w:val="none" w:sz="0" w:space="0" w:color="auto"/>
            <w:right w:val="none" w:sz="0" w:space="0" w:color="auto"/>
          </w:divBdr>
        </w:div>
        <w:div w:id="1536694066">
          <w:marLeft w:val="640"/>
          <w:marRight w:val="0"/>
          <w:marTop w:val="0"/>
          <w:marBottom w:val="0"/>
          <w:divBdr>
            <w:top w:val="none" w:sz="0" w:space="0" w:color="auto"/>
            <w:left w:val="none" w:sz="0" w:space="0" w:color="auto"/>
            <w:bottom w:val="none" w:sz="0" w:space="0" w:color="auto"/>
            <w:right w:val="none" w:sz="0" w:space="0" w:color="auto"/>
          </w:divBdr>
        </w:div>
        <w:div w:id="1504129034">
          <w:marLeft w:val="640"/>
          <w:marRight w:val="0"/>
          <w:marTop w:val="0"/>
          <w:marBottom w:val="0"/>
          <w:divBdr>
            <w:top w:val="none" w:sz="0" w:space="0" w:color="auto"/>
            <w:left w:val="none" w:sz="0" w:space="0" w:color="auto"/>
            <w:bottom w:val="none" w:sz="0" w:space="0" w:color="auto"/>
            <w:right w:val="none" w:sz="0" w:space="0" w:color="auto"/>
          </w:divBdr>
        </w:div>
        <w:div w:id="373626110">
          <w:marLeft w:val="640"/>
          <w:marRight w:val="0"/>
          <w:marTop w:val="0"/>
          <w:marBottom w:val="0"/>
          <w:divBdr>
            <w:top w:val="none" w:sz="0" w:space="0" w:color="auto"/>
            <w:left w:val="none" w:sz="0" w:space="0" w:color="auto"/>
            <w:bottom w:val="none" w:sz="0" w:space="0" w:color="auto"/>
            <w:right w:val="none" w:sz="0" w:space="0" w:color="auto"/>
          </w:divBdr>
        </w:div>
        <w:div w:id="1804422061">
          <w:marLeft w:val="640"/>
          <w:marRight w:val="0"/>
          <w:marTop w:val="0"/>
          <w:marBottom w:val="0"/>
          <w:divBdr>
            <w:top w:val="none" w:sz="0" w:space="0" w:color="auto"/>
            <w:left w:val="none" w:sz="0" w:space="0" w:color="auto"/>
            <w:bottom w:val="none" w:sz="0" w:space="0" w:color="auto"/>
            <w:right w:val="none" w:sz="0" w:space="0" w:color="auto"/>
          </w:divBdr>
        </w:div>
        <w:div w:id="1026443788">
          <w:marLeft w:val="640"/>
          <w:marRight w:val="0"/>
          <w:marTop w:val="0"/>
          <w:marBottom w:val="0"/>
          <w:divBdr>
            <w:top w:val="none" w:sz="0" w:space="0" w:color="auto"/>
            <w:left w:val="none" w:sz="0" w:space="0" w:color="auto"/>
            <w:bottom w:val="none" w:sz="0" w:space="0" w:color="auto"/>
            <w:right w:val="none" w:sz="0" w:space="0" w:color="auto"/>
          </w:divBdr>
        </w:div>
        <w:div w:id="1161889085">
          <w:marLeft w:val="640"/>
          <w:marRight w:val="0"/>
          <w:marTop w:val="0"/>
          <w:marBottom w:val="0"/>
          <w:divBdr>
            <w:top w:val="none" w:sz="0" w:space="0" w:color="auto"/>
            <w:left w:val="none" w:sz="0" w:space="0" w:color="auto"/>
            <w:bottom w:val="none" w:sz="0" w:space="0" w:color="auto"/>
            <w:right w:val="none" w:sz="0" w:space="0" w:color="auto"/>
          </w:divBdr>
        </w:div>
        <w:div w:id="1828205044">
          <w:marLeft w:val="640"/>
          <w:marRight w:val="0"/>
          <w:marTop w:val="0"/>
          <w:marBottom w:val="0"/>
          <w:divBdr>
            <w:top w:val="none" w:sz="0" w:space="0" w:color="auto"/>
            <w:left w:val="none" w:sz="0" w:space="0" w:color="auto"/>
            <w:bottom w:val="none" w:sz="0" w:space="0" w:color="auto"/>
            <w:right w:val="none" w:sz="0" w:space="0" w:color="auto"/>
          </w:divBdr>
        </w:div>
        <w:div w:id="100491922">
          <w:marLeft w:val="640"/>
          <w:marRight w:val="0"/>
          <w:marTop w:val="0"/>
          <w:marBottom w:val="0"/>
          <w:divBdr>
            <w:top w:val="none" w:sz="0" w:space="0" w:color="auto"/>
            <w:left w:val="none" w:sz="0" w:space="0" w:color="auto"/>
            <w:bottom w:val="none" w:sz="0" w:space="0" w:color="auto"/>
            <w:right w:val="none" w:sz="0" w:space="0" w:color="auto"/>
          </w:divBdr>
        </w:div>
        <w:div w:id="536313786">
          <w:marLeft w:val="640"/>
          <w:marRight w:val="0"/>
          <w:marTop w:val="0"/>
          <w:marBottom w:val="0"/>
          <w:divBdr>
            <w:top w:val="none" w:sz="0" w:space="0" w:color="auto"/>
            <w:left w:val="none" w:sz="0" w:space="0" w:color="auto"/>
            <w:bottom w:val="none" w:sz="0" w:space="0" w:color="auto"/>
            <w:right w:val="none" w:sz="0" w:space="0" w:color="auto"/>
          </w:divBdr>
        </w:div>
        <w:div w:id="625310866">
          <w:marLeft w:val="640"/>
          <w:marRight w:val="0"/>
          <w:marTop w:val="0"/>
          <w:marBottom w:val="0"/>
          <w:divBdr>
            <w:top w:val="none" w:sz="0" w:space="0" w:color="auto"/>
            <w:left w:val="none" w:sz="0" w:space="0" w:color="auto"/>
            <w:bottom w:val="none" w:sz="0" w:space="0" w:color="auto"/>
            <w:right w:val="none" w:sz="0" w:space="0" w:color="auto"/>
          </w:divBdr>
        </w:div>
        <w:div w:id="759373616">
          <w:marLeft w:val="640"/>
          <w:marRight w:val="0"/>
          <w:marTop w:val="0"/>
          <w:marBottom w:val="0"/>
          <w:divBdr>
            <w:top w:val="none" w:sz="0" w:space="0" w:color="auto"/>
            <w:left w:val="none" w:sz="0" w:space="0" w:color="auto"/>
            <w:bottom w:val="none" w:sz="0" w:space="0" w:color="auto"/>
            <w:right w:val="none" w:sz="0" w:space="0" w:color="auto"/>
          </w:divBdr>
        </w:div>
        <w:div w:id="61297443">
          <w:marLeft w:val="640"/>
          <w:marRight w:val="0"/>
          <w:marTop w:val="0"/>
          <w:marBottom w:val="0"/>
          <w:divBdr>
            <w:top w:val="none" w:sz="0" w:space="0" w:color="auto"/>
            <w:left w:val="none" w:sz="0" w:space="0" w:color="auto"/>
            <w:bottom w:val="none" w:sz="0" w:space="0" w:color="auto"/>
            <w:right w:val="none" w:sz="0" w:space="0" w:color="auto"/>
          </w:divBdr>
        </w:div>
        <w:div w:id="2041279562">
          <w:marLeft w:val="640"/>
          <w:marRight w:val="0"/>
          <w:marTop w:val="0"/>
          <w:marBottom w:val="0"/>
          <w:divBdr>
            <w:top w:val="none" w:sz="0" w:space="0" w:color="auto"/>
            <w:left w:val="none" w:sz="0" w:space="0" w:color="auto"/>
            <w:bottom w:val="none" w:sz="0" w:space="0" w:color="auto"/>
            <w:right w:val="none" w:sz="0" w:space="0" w:color="auto"/>
          </w:divBdr>
        </w:div>
        <w:div w:id="1478183271">
          <w:marLeft w:val="640"/>
          <w:marRight w:val="0"/>
          <w:marTop w:val="0"/>
          <w:marBottom w:val="0"/>
          <w:divBdr>
            <w:top w:val="none" w:sz="0" w:space="0" w:color="auto"/>
            <w:left w:val="none" w:sz="0" w:space="0" w:color="auto"/>
            <w:bottom w:val="none" w:sz="0" w:space="0" w:color="auto"/>
            <w:right w:val="none" w:sz="0" w:space="0" w:color="auto"/>
          </w:divBdr>
        </w:div>
        <w:div w:id="288971560">
          <w:marLeft w:val="640"/>
          <w:marRight w:val="0"/>
          <w:marTop w:val="0"/>
          <w:marBottom w:val="0"/>
          <w:divBdr>
            <w:top w:val="none" w:sz="0" w:space="0" w:color="auto"/>
            <w:left w:val="none" w:sz="0" w:space="0" w:color="auto"/>
            <w:bottom w:val="none" w:sz="0" w:space="0" w:color="auto"/>
            <w:right w:val="none" w:sz="0" w:space="0" w:color="auto"/>
          </w:divBdr>
        </w:div>
        <w:div w:id="930553158">
          <w:marLeft w:val="640"/>
          <w:marRight w:val="0"/>
          <w:marTop w:val="0"/>
          <w:marBottom w:val="0"/>
          <w:divBdr>
            <w:top w:val="none" w:sz="0" w:space="0" w:color="auto"/>
            <w:left w:val="none" w:sz="0" w:space="0" w:color="auto"/>
            <w:bottom w:val="none" w:sz="0" w:space="0" w:color="auto"/>
            <w:right w:val="none" w:sz="0" w:space="0" w:color="auto"/>
          </w:divBdr>
        </w:div>
        <w:div w:id="688144209">
          <w:marLeft w:val="640"/>
          <w:marRight w:val="0"/>
          <w:marTop w:val="0"/>
          <w:marBottom w:val="0"/>
          <w:divBdr>
            <w:top w:val="none" w:sz="0" w:space="0" w:color="auto"/>
            <w:left w:val="none" w:sz="0" w:space="0" w:color="auto"/>
            <w:bottom w:val="none" w:sz="0" w:space="0" w:color="auto"/>
            <w:right w:val="none" w:sz="0" w:space="0" w:color="auto"/>
          </w:divBdr>
        </w:div>
        <w:div w:id="620647728">
          <w:marLeft w:val="640"/>
          <w:marRight w:val="0"/>
          <w:marTop w:val="0"/>
          <w:marBottom w:val="0"/>
          <w:divBdr>
            <w:top w:val="none" w:sz="0" w:space="0" w:color="auto"/>
            <w:left w:val="none" w:sz="0" w:space="0" w:color="auto"/>
            <w:bottom w:val="none" w:sz="0" w:space="0" w:color="auto"/>
            <w:right w:val="none" w:sz="0" w:space="0" w:color="auto"/>
          </w:divBdr>
        </w:div>
        <w:div w:id="1154680652">
          <w:marLeft w:val="640"/>
          <w:marRight w:val="0"/>
          <w:marTop w:val="0"/>
          <w:marBottom w:val="0"/>
          <w:divBdr>
            <w:top w:val="none" w:sz="0" w:space="0" w:color="auto"/>
            <w:left w:val="none" w:sz="0" w:space="0" w:color="auto"/>
            <w:bottom w:val="none" w:sz="0" w:space="0" w:color="auto"/>
            <w:right w:val="none" w:sz="0" w:space="0" w:color="auto"/>
          </w:divBdr>
        </w:div>
        <w:div w:id="1981567588">
          <w:marLeft w:val="640"/>
          <w:marRight w:val="0"/>
          <w:marTop w:val="0"/>
          <w:marBottom w:val="0"/>
          <w:divBdr>
            <w:top w:val="none" w:sz="0" w:space="0" w:color="auto"/>
            <w:left w:val="none" w:sz="0" w:space="0" w:color="auto"/>
            <w:bottom w:val="none" w:sz="0" w:space="0" w:color="auto"/>
            <w:right w:val="none" w:sz="0" w:space="0" w:color="auto"/>
          </w:divBdr>
        </w:div>
        <w:div w:id="1847478505">
          <w:marLeft w:val="640"/>
          <w:marRight w:val="0"/>
          <w:marTop w:val="0"/>
          <w:marBottom w:val="0"/>
          <w:divBdr>
            <w:top w:val="none" w:sz="0" w:space="0" w:color="auto"/>
            <w:left w:val="none" w:sz="0" w:space="0" w:color="auto"/>
            <w:bottom w:val="none" w:sz="0" w:space="0" w:color="auto"/>
            <w:right w:val="none" w:sz="0" w:space="0" w:color="auto"/>
          </w:divBdr>
        </w:div>
        <w:div w:id="817695068">
          <w:marLeft w:val="640"/>
          <w:marRight w:val="0"/>
          <w:marTop w:val="0"/>
          <w:marBottom w:val="0"/>
          <w:divBdr>
            <w:top w:val="none" w:sz="0" w:space="0" w:color="auto"/>
            <w:left w:val="none" w:sz="0" w:space="0" w:color="auto"/>
            <w:bottom w:val="none" w:sz="0" w:space="0" w:color="auto"/>
            <w:right w:val="none" w:sz="0" w:space="0" w:color="auto"/>
          </w:divBdr>
        </w:div>
        <w:div w:id="115833593">
          <w:marLeft w:val="640"/>
          <w:marRight w:val="0"/>
          <w:marTop w:val="0"/>
          <w:marBottom w:val="0"/>
          <w:divBdr>
            <w:top w:val="none" w:sz="0" w:space="0" w:color="auto"/>
            <w:left w:val="none" w:sz="0" w:space="0" w:color="auto"/>
            <w:bottom w:val="none" w:sz="0" w:space="0" w:color="auto"/>
            <w:right w:val="none" w:sz="0" w:space="0" w:color="auto"/>
          </w:divBdr>
        </w:div>
        <w:div w:id="1367412092">
          <w:marLeft w:val="640"/>
          <w:marRight w:val="0"/>
          <w:marTop w:val="0"/>
          <w:marBottom w:val="0"/>
          <w:divBdr>
            <w:top w:val="none" w:sz="0" w:space="0" w:color="auto"/>
            <w:left w:val="none" w:sz="0" w:space="0" w:color="auto"/>
            <w:bottom w:val="none" w:sz="0" w:space="0" w:color="auto"/>
            <w:right w:val="none" w:sz="0" w:space="0" w:color="auto"/>
          </w:divBdr>
        </w:div>
        <w:div w:id="1478690191">
          <w:marLeft w:val="640"/>
          <w:marRight w:val="0"/>
          <w:marTop w:val="0"/>
          <w:marBottom w:val="0"/>
          <w:divBdr>
            <w:top w:val="none" w:sz="0" w:space="0" w:color="auto"/>
            <w:left w:val="none" w:sz="0" w:space="0" w:color="auto"/>
            <w:bottom w:val="none" w:sz="0" w:space="0" w:color="auto"/>
            <w:right w:val="none" w:sz="0" w:space="0" w:color="auto"/>
          </w:divBdr>
        </w:div>
        <w:div w:id="981809749">
          <w:marLeft w:val="640"/>
          <w:marRight w:val="0"/>
          <w:marTop w:val="0"/>
          <w:marBottom w:val="0"/>
          <w:divBdr>
            <w:top w:val="none" w:sz="0" w:space="0" w:color="auto"/>
            <w:left w:val="none" w:sz="0" w:space="0" w:color="auto"/>
            <w:bottom w:val="none" w:sz="0" w:space="0" w:color="auto"/>
            <w:right w:val="none" w:sz="0" w:space="0" w:color="auto"/>
          </w:divBdr>
        </w:div>
        <w:div w:id="2028751182">
          <w:marLeft w:val="640"/>
          <w:marRight w:val="0"/>
          <w:marTop w:val="0"/>
          <w:marBottom w:val="0"/>
          <w:divBdr>
            <w:top w:val="none" w:sz="0" w:space="0" w:color="auto"/>
            <w:left w:val="none" w:sz="0" w:space="0" w:color="auto"/>
            <w:bottom w:val="none" w:sz="0" w:space="0" w:color="auto"/>
            <w:right w:val="none" w:sz="0" w:space="0" w:color="auto"/>
          </w:divBdr>
        </w:div>
        <w:div w:id="1236009699">
          <w:marLeft w:val="640"/>
          <w:marRight w:val="0"/>
          <w:marTop w:val="0"/>
          <w:marBottom w:val="0"/>
          <w:divBdr>
            <w:top w:val="none" w:sz="0" w:space="0" w:color="auto"/>
            <w:left w:val="none" w:sz="0" w:space="0" w:color="auto"/>
            <w:bottom w:val="none" w:sz="0" w:space="0" w:color="auto"/>
            <w:right w:val="none" w:sz="0" w:space="0" w:color="auto"/>
          </w:divBdr>
        </w:div>
        <w:div w:id="905384488">
          <w:marLeft w:val="640"/>
          <w:marRight w:val="0"/>
          <w:marTop w:val="0"/>
          <w:marBottom w:val="0"/>
          <w:divBdr>
            <w:top w:val="none" w:sz="0" w:space="0" w:color="auto"/>
            <w:left w:val="none" w:sz="0" w:space="0" w:color="auto"/>
            <w:bottom w:val="none" w:sz="0" w:space="0" w:color="auto"/>
            <w:right w:val="none" w:sz="0" w:space="0" w:color="auto"/>
          </w:divBdr>
        </w:div>
        <w:div w:id="680476112">
          <w:marLeft w:val="640"/>
          <w:marRight w:val="0"/>
          <w:marTop w:val="0"/>
          <w:marBottom w:val="0"/>
          <w:divBdr>
            <w:top w:val="none" w:sz="0" w:space="0" w:color="auto"/>
            <w:left w:val="none" w:sz="0" w:space="0" w:color="auto"/>
            <w:bottom w:val="none" w:sz="0" w:space="0" w:color="auto"/>
            <w:right w:val="none" w:sz="0" w:space="0" w:color="auto"/>
          </w:divBdr>
        </w:div>
        <w:div w:id="1585332266">
          <w:marLeft w:val="640"/>
          <w:marRight w:val="0"/>
          <w:marTop w:val="0"/>
          <w:marBottom w:val="0"/>
          <w:divBdr>
            <w:top w:val="none" w:sz="0" w:space="0" w:color="auto"/>
            <w:left w:val="none" w:sz="0" w:space="0" w:color="auto"/>
            <w:bottom w:val="none" w:sz="0" w:space="0" w:color="auto"/>
            <w:right w:val="none" w:sz="0" w:space="0" w:color="auto"/>
          </w:divBdr>
        </w:div>
        <w:div w:id="613943561">
          <w:marLeft w:val="640"/>
          <w:marRight w:val="0"/>
          <w:marTop w:val="0"/>
          <w:marBottom w:val="0"/>
          <w:divBdr>
            <w:top w:val="none" w:sz="0" w:space="0" w:color="auto"/>
            <w:left w:val="none" w:sz="0" w:space="0" w:color="auto"/>
            <w:bottom w:val="none" w:sz="0" w:space="0" w:color="auto"/>
            <w:right w:val="none" w:sz="0" w:space="0" w:color="auto"/>
          </w:divBdr>
        </w:div>
        <w:div w:id="868683381">
          <w:marLeft w:val="640"/>
          <w:marRight w:val="0"/>
          <w:marTop w:val="0"/>
          <w:marBottom w:val="0"/>
          <w:divBdr>
            <w:top w:val="none" w:sz="0" w:space="0" w:color="auto"/>
            <w:left w:val="none" w:sz="0" w:space="0" w:color="auto"/>
            <w:bottom w:val="none" w:sz="0" w:space="0" w:color="auto"/>
            <w:right w:val="none" w:sz="0" w:space="0" w:color="auto"/>
          </w:divBdr>
        </w:div>
        <w:div w:id="804932559">
          <w:marLeft w:val="640"/>
          <w:marRight w:val="0"/>
          <w:marTop w:val="0"/>
          <w:marBottom w:val="0"/>
          <w:divBdr>
            <w:top w:val="none" w:sz="0" w:space="0" w:color="auto"/>
            <w:left w:val="none" w:sz="0" w:space="0" w:color="auto"/>
            <w:bottom w:val="none" w:sz="0" w:space="0" w:color="auto"/>
            <w:right w:val="none" w:sz="0" w:space="0" w:color="auto"/>
          </w:divBdr>
        </w:div>
        <w:div w:id="1518541060">
          <w:marLeft w:val="640"/>
          <w:marRight w:val="0"/>
          <w:marTop w:val="0"/>
          <w:marBottom w:val="0"/>
          <w:divBdr>
            <w:top w:val="none" w:sz="0" w:space="0" w:color="auto"/>
            <w:left w:val="none" w:sz="0" w:space="0" w:color="auto"/>
            <w:bottom w:val="none" w:sz="0" w:space="0" w:color="auto"/>
            <w:right w:val="none" w:sz="0" w:space="0" w:color="auto"/>
          </w:divBdr>
        </w:div>
        <w:div w:id="1209799936">
          <w:marLeft w:val="640"/>
          <w:marRight w:val="0"/>
          <w:marTop w:val="0"/>
          <w:marBottom w:val="0"/>
          <w:divBdr>
            <w:top w:val="none" w:sz="0" w:space="0" w:color="auto"/>
            <w:left w:val="none" w:sz="0" w:space="0" w:color="auto"/>
            <w:bottom w:val="none" w:sz="0" w:space="0" w:color="auto"/>
            <w:right w:val="none" w:sz="0" w:space="0" w:color="auto"/>
          </w:divBdr>
        </w:div>
        <w:div w:id="839195542">
          <w:marLeft w:val="640"/>
          <w:marRight w:val="0"/>
          <w:marTop w:val="0"/>
          <w:marBottom w:val="0"/>
          <w:divBdr>
            <w:top w:val="none" w:sz="0" w:space="0" w:color="auto"/>
            <w:left w:val="none" w:sz="0" w:space="0" w:color="auto"/>
            <w:bottom w:val="none" w:sz="0" w:space="0" w:color="auto"/>
            <w:right w:val="none" w:sz="0" w:space="0" w:color="auto"/>
          </w:divBdr>
        </w:div>
        <w:div w:id="1732923581">
          <w:marLeft w:val="640"/>
          <w:marRight w:val="0"/>
          <w:marTop w:val="0"/>
          <w:marBottom w:val="0"/>
          <w:divBdr>
            <w:top w:val="none" w:sz="0" w:space="0" w:color="auto"/>
            <w:left w:val="none" w:sz="0" w:space="0" w:color="auto"/>
            <w:bottom w:val="none" w:sz="0" w:space="0" w:color="auto"/>
            <w:right w:val="none" w:sz="0" w:space="0" w:color="auto"/>
          </w:divBdr>
        </w:div>
        <w:div w:id="1968974848">
          <w:marLeft w:val="640"/>
          <w:marRight w:val="0"/>
          <w:marTop w:val="0"/>
          <w:marBottom w:val="0"/>
          <w:divBdr>
            <w:top w:val="none" w:sz="0" w:space="0" w:color="auto"/>
            <w:left w:val="none" w:sz="0" w:space="0" w:color="auto"/>
            <w:bottom w:val="none" w:sz="0" w:space="0" w:color="auto"/>
            <w:right w:val="none" w:sz="0" w:space="0" w:color="auto"/>
          </w:divBdr>
        </w:div>
        <w:div w:id="542912160">
          <w:marLeft w:val="640"/>
          <w:marRight w:val="0"/>
          <w:marTop w:val="0"/>
          <w:marBottom w:val="0"/>
          <w:divBdr>
            <w:top w:val="none" w:sz="0" w:space="0" w:color="auto"/>
            <w:left w:val="none" w:sz="0" w:space="0" w:color="auto"/>
            <w:bottom w:val="none" w:sz="0" w:space="0" w:color="auto"/>
            <w:right w:val="none" w:sz="0" w:space="0" w:color="auto"/>
          </w:divBdr>
        </w:div>
        <w:div w:id="1209419054">
          <w:marLeft w:val="640"/>
          <w:marRight w:val="0"/>
          <w:marTop w:val="0"/>
          <w:marBottom w:val="0"/>
          <w:divBdr>
            <w:top w:val="none" w:sz="0" w:space="0" w:color="auto"/>
            <w:left w:val="none" w:sz="0" w:space="0" w:color="auto"/>
            <w:bottom w:val="none" w:sz="0" w:space="0" w:color="auto"/>
            <w:right w:val="none" w:sz="0" w:space="0" w:color="auto"/>
          </w:divBdr>
        </w:div>
        <w:div w:id="564029535">
          <w:marLeft w:val="640"/>
          <w:marRight w:val="0"/>
          <w:marTop w:val="0"/>
          <w:marBottom w:val="0"/>
          <w:divBdr>
            <w:top w:val="none" w:sz="0" w:space="0" w:color="auto"/>
            <w:left w:val="none" w:sz="0" w:space="0" w:color="auto"/>
            <w:bottom w:val="none" w:sz="0" w:space="0" w:color="auto"/>
            <w:right w:val="none" w:sz="0" w:space="0" w:color="auto"/>
          </w:divBdr>
        </w:div>
        <w:div w:id="608002499">
          <w:marLeft w:val="640"/>
          <w:marRight w:val="0"/>
          <w:marTop w:val="0"/>
          <w:marBottom w:val="0"/>
          <w:divBdr>
            <w:top w:val="none" w:sz="0" w:space="0" w:color="auto"/>
            <w:left w:val="none" w:sz="0" w:space="0" w:color="auto"/>
            <w:bottom w:val="none" w:sz="0" w:space="0" w:color="auto"/>
            <w:right w:val="none" w:sz="0" w:space="0" w:color="auto"/>
          </w:divBdr>
        </w:div>
        <w:div w:id="567689844">
          <w:marLeft w:val="640"/>
          <w:marRight w:val="0"/>
          <w:marTop w:val="0"/>
          <w:marBottom w:val="0"/>
          <w:divBdr>
            <w:top w:val="none" w:sz="0" w:space="0" w:color="auto"/>
            <w:left w:val="none" w:sz="0" w:space="0" w:color="auto"/>
            <w:bottom w:val="none" w:sz="0" w:space="0" w:color="auto"/>
            <w:right w:val="none" w:sz="0" w:space="0" w:color="auto"/>
          </w:divBdr>
        </w:div>
        <w:div w:id="100419365">
          <w:marLeft w:val="640"/>
          <w:marRight w:val="0"/>
          <w:marTop w:val="0"/>
          <w:marBottom w:val="0"/>
          <w:divBdr>
            <w:top w:val="none" w:sz="0" w:space="0" w:color="auto"/>
            <w:left w:val="none" w:sz="0" w:space="0" w:color="auto"/>
            <w:bottom w:val="none" w:sz="0" w:space="0" w:color="auto"/>
            <w:right w:val="none" w:sz="0" w:space="0" w:color="auto"/>
          </w:divBdr>
        </w:div>
        <w:div w:id="2038656548">
          <w:marLeft w:val="640"/>
          <w:marRight w:val="0"/>
          <w:marTop w:val="0"/>
          <w:marBottom w:val="0"/>
          <w:divBdr>
            <w:top w:val="none" w:sz="0" w:space="0" w:color="auto"/>
            <w:left w:val="none" w:sz="0" w:space="0" w:color="auto"/>
            <w:bottom w:val="none" w:sz="0" w:space="0" w:color="auto"/>
            <w:right w:val="none" w:sz="0" w:space="0" w:color="auto"/>
          </w:divBdr>
        </w:div>
        <w:div w:id="2092849317">
          <w:marLeft w:val="640"/>
          <w:marRight w:val="0"/>
          <w:marTop w:val="0"/>
          <w:marBottom w:val="0"/>
          <w:divBdr>
            <w:top w:val="none" w:sz="0" w:space="0" w:color="auto"/>
            <w:left w:val="none" w:sz="0" w:space="0" w:color="auto"/>
            <w:bottom w:val="none" w:sz="0" w:space="0" w:color="auto"/>
            <w:right w:val="none" w:sz="0" w:space="0" w:color="auto"/>
          </w:divBdr>
        </w:div>
        <w:div w:id="1586376043">
          <w:marLeft w:val="640"/>
          <w:marRight w:val="0"/>
          <w:marTop w:val="0"/>
          <w:marBottom w:val="0"/>
          <w:divBdr>
            <w:top w:val="none" w:sz="0" w:space="0" w:color="auto"/>
            <w:left w:val="none" w:sz="0" w:space="0" w:color="auto"/>
            <w:bottom w:val="none" w:sz="0" w:space="0" w:color="auto"/>
            <w:right w:val="none" w:sz="0" w:space="0" w:color="auto"/>
          </w:divBdr>
        </w:div>
        <w:div w:id="1698844643">
          <w:marLeft w:val="640"/>
          <w:marRight w:val="0"/>
          <w:marTop w:val="0"/>
          <w:marBottom w:val="0"/>
          <w:divBdr>
            <w:top w:val="none" w:sz="0" w:space="0" w:color="auto"/>
            <w:left w:val="none" w:sz="0" w:space="0" w:color="auto"/>
            <w:bottom w:val="none" w:sz="0" w:space="0" w:color="auto"/>
            <w:right w:val="none" w:sz="0" w:space="0" w:color="auto"/>
          </w:divBdr>
        </w:div>
        <w:div w:id="1711955472">
          <w:marLeft w:val="640"/>
          <w:marRight w:val="0"/>
          <w:marTop w:val="0"/>
          <w:marBottom w:val="0"/>
          <w:divBdr>
            <w:top w:val="none" w:sz="0" w:space="0" w:color="auto"/>
            <w:left w:val="none" w:sz="0" w:space="0" w:color="auto"/>
            <w:bottom w:val="none" w:sz="0" w:space="0" w:color="auto"/>
            <w:right w:val="none" w:sz="0" w:space="0" w:color="auto"/>
          </w:divBdr>
        </w:div>
        <w:div w:id="1093865339">
          <w:marLeft w:val="640"/>
          <w:marRight w:val="0"/>
          <w:marTop w:val="0"/>
          <w:marBottom w:val="0"/>
          <w:divBdr>
            <w:top w:val="none" w:sz="0" w:space="0" w:color="auto"/>
            <w:left w:val="none" w:sz="0" w:space="0" w:color="auto"/>
            <w:bottom w:val="none" w:sz="0" w:space="0" w:color="auto"/>
            <w:right w:val="none" w:sz="0" w:space="0" w:color="auto"/>
          </w:divBdr>
        </w:div>
        <w:div w:id="1714427449">
          <w:marLeft w:val="640"/>
          <w:marRight w:val="0"/>
          <w:marTop w:val="0"/>
          <w:marBottom w:val="0"/>
          <w:divBdr>
            <w:top w:val="none" w:sz="0" w:space="0" w:color="auto"/>
            <w:left w:val="none" w:sz="0" w:space="0" w:color="auto"/>
            <w:bottom w:val="none" w:sz="0" w:space="0" w:color="auto"/>
            <w:right w:val="none" w:sz="0" w:space="0" w:color="auto"/>
          </w:divBdr>
        </w:div>
        <w:div w:id="516432295">
          <w:marLeft w:val="640"/>
          <w:marRight w:val="0"/>
          <w:marTop w:val="0"/>
          <w:marBottom w:val="0"/>
          <w:divBdr>
            <w:top w:val="none" w:sz="0" w:space="0" w:color="auto"/>
            <w:left w:val="none" w:sz="0" w:space="0" w:color="auto"/>
            <w:bottom w:val="none" w:sz="0" w:space="0" w:color="auto"/>
            <w:right w:val="none" w:sz="0" w:space="0" w:color="auto"/>
          </w:divBdr>
        </w:div>
        <w:div w:id="504900732">
          <w:marLeft w:val="640"/>
          <w:marRight w:val="0"/>
          <w:marTop w:val="0"/>
          <w:marBottom w:val="0"/>
          <w:divBdr>
            <w:top w:val="none" w:sz="0" w:space="0" w:color="auto"/>
            <w:left w:val="none" w:sz="0" w:space="0" w:color="auto"/>
            <w:bottom w:val="none" w:sz="0" w:space="0" w:color="auto"/>
            <w:right w:val="none" w:sz="0" w:space="0" w:color="auto"/>
          </w:divBdr>
        </w:div>
        <w:div w:id="694816085">
          <w:marLeft w:val="640"/>
          <w:marRight w:val="0"/>
          <w:marTop w:val="0"/>
          <w:marBottom w:val="0"/>
          <w:divBdr>
            <w:top w:val="none" w:sz="0" w:space="0" w:color="auto"/>
            <w:left w:val="none" w:sz="0" w:space="0" w:color="auto"/>
            <w:bottom w:val="none" w:sz="0" w:space="0" w:color="auto"/>
            <w:right w:val="none" w:sz="0" w:space="0" w:color="auto"/>
          </w:divBdr>
        </w:div>
        <w:div w:id="1914855311">
          <w:marLeft w:val="640"/>
          <w:marRight w:val="0"/>
          <w:marTop w:val="0"/>
          <w:marBottom w:val="0"/>
          <w:divBdr>
            <w:top w:val="none" w:sz="0" w:space="0" w:color="auto"/>
            <w:left w:val="none" w:sz="0" w:space="0" w:color="auto"/>
            <w:bottom w:val="none" w:sz="0" w:space="0" w:color="auto"/>
            <w:right w:val="none" w:sz="0" w:space="0" w:color="auto"/>
          </w:divBdr>
        </w:div>
        <w:div w:id="126360059">
          <w:marLeft w:val="640"/>
          <w:marRight w:val="0"/>
          <w:marTop w:val="0"/>
          <w:marBottom w:val="0"/>
          <w:divBdr>
            <w:top w:val="none" w:sz="0" w:space="0" w:color="auto"/>
            <w:left w:val="none" w:sz="0" w:space="0" w:color="auto"/>
            <w:bottom w:val="none" w:sz="0" w:space="0" w:color="auto"/>
            <w:right w:val="none" w:sz="0" w:space="0" w:color="auto"/>
          </w:divBdr>
        </w:div>
        <w:div w:id="856964579">
          <w:marLeft w:val="640"/>
          <w:marRight w:val="0"/>
          <w:marTop w:val="0"/>
          <w:marBottom w:val="0"/>
          <w:divBdr>
            <w:top w:val="none" w:sz="0" w:space="0" w:color="auto"/>
            <w:left w:val="none" w:sz="0" w:space="0" w:color="auto"/>
            <w:bottom w:val="none" w:sz="0" w:space="0" w:color="auto"/>
            <w:right w:val="none" w:sz="0" w:space="0" w:color="auto"/>
          </w:divBdr>
        </w:div>
        <w:div w:id="1436711733">
          <w:marLeft w:val="640"/>
          <w:marRight w:val="0"/>
          <w:marTop w:val="0"/>
          <w:marBottom w:val="0"/>
          <w:divBdr>
            <w:top w:val="none" w:sz="0" w:space="0" w:color="auto"/>
            <w:left w:val="none" w:sz="0" w:space="0" w:color="auto"/>
            <w:bottom w:val="none" w:sz="0" w:space="0" w:color="auto"/>
            <w:right w:val="none" w:sz="0" w:space="0" w:color="auto"/>
          </w:divBdr>
        </w:div>
        <w:div w:id="1437287590">
          <w:marLeft w:val="640"/>
          <w:marRight w:val="0"/>
          <w:marTop w:val="0"/>
          <w:marBottom w:val="0"/>
          <w:divBdr>
            <w:top w:val="none" w:sz="0" w:space="0" w:color="auto"/>
            <w:left w:val="none" w:sz="0" w:space="0" w:color="auto"/>
            <w:bottom w:val="none" w:sz="0" w:space="0" w:color="auto"/>
            <w:right w:val="none" w:sz="0" w:space="0" w:color="auto"/>
          </w:divBdr>
        </w:div>
        <w:div w:id="987323238">
          <w:marLeft w:val="640"/>
          <w:marRight w:val="0"/>
          <w:marTop w:val="0"/>
          <w:marBottom w:val="0"/>
          <w:divBdr>
            <w:top w:val="none" w:sz="0" w:space="0" w:color="auto"/>
            <w:left w:val="none" w:sz="0" w:space="0" w:color="auto"/>
            <w:bottom w:val="none" w:sz="0" w:space="0" w:color="auto"/>
            <w:right w:val="none" w:sz="0" w:space="0" w:color="auto"/>
          </w:divBdr>
        </w:div>
        <w:div w:id="2086686629">
          <w:marLeft w:val="640"/>
          <w:marRight w:val="0"/>
          <w:marTop w:val="0"/>
          <w:marBottom w:val="0"/>
          <w:divBdr>
            <w:top w:val="none" w:sz="0" w:space="0" w:color="auto"/>
            <w:left w:val="none" w:sz="0" w:space="0" w:color="auto"/>
            <w:bottom w:val="none" w:sz="0" w:space="0" w:color="auto"/>
            <w:right w:val="none" w:sz="0" w:space="0" w:color="auto"/>
          </w:divBdr>
        </w:div>
        <w:div w:id="14579572">
          <w:marLeft w:val="640"/>
          <w:marRight w:val="0"/>
          <w:marTop w:val="0"/>
          <w:marBottom w:val="0"/>
          <w:divBdr>
            <w:top w:val="none" w:sz="0" w:space="0" w:color="auto"/>
            <w:left w:val="none" w:sz="0" w:space="0" w:color="auto"/>
            <w:bottom w:val="none" w:sz="0" w:space="0" w:color="auto"/>
            <w:right w:val="none" w:sz="0" w:space="0" w:color="auto"/>
          </w:divBdr>
        </w:div>
        <w:div w:id="1270626664">
          <w:marLeft w:val="640"/>
          <w:marRight w:val="0"/>
          <w:marTop w:val="0"/>
          <w:marBottom w:val="0"/>
          <w:divBdr>
            <w:top w:val="none" w:sz="0" w:space="0" w:color="auto"/>
            <w:left w:val="none" w:sz="0" w:space="0" w:color="auto"/>
            <w:bottom w:val="none" w:sz="0" w:space="0" w:color="auto"/>
            <w:right w:val="none" w:sz="0" w:space="0" w:color="auto"/>
          </w:divBdr>
        </w:div>
        <w:div w:id="1519543092">
          <w:marLeft w:val="640"/>
          <w:marRight w:val="0"/>
          <w:marTop w:val="0"/>
          <w:marBottom w:val="0"/>
          <w:divBdr>
            <w:top w:val="none" w:sz="0" w:space="0" w:color="auto"/>
            <w:left w:val="none" w:sz="0" w:space="0" w:color="auto"/>
            <w:bottom w:val="none" w:sz="0" w:space="0" w:color="auto"/>
            <w:right w:val="none" w:sz="0" w:space="0" w:color="auto"/>
          </w:divBdr>
        </w:div>
        <w:div w:id="1972861958">
          <w:marLeft w:val="640"/>
          <w:marRight w:val="0"/>
          <w:marTop w:val="0"/>
          <w:marBottom w:val="0"/>
          <w:divBdr>
            <w:top w:val="none" w:sz="0" w:space="0" w:color="auto"/>
            <w:left w:val="none" w:sz="0" w:space="0" w:color="auto"/>
            <w:bottom w:val="none" w:sz="0" w:space="0" w:color="auto"/>
            <w:right w:val="none" w:sz="0" w:space="0" w:color="auto"/>
          </w:divBdr>
        </w:div>
        <w:div w:id="780340935">
          <w:marLeft w:val="640"/>
          <w:marRight w:val="0"/>
          <w:marTop w:val="0"/>
          <w:marBottom w:val="0"/>
          <w:divBdr>
            <w:top w:val="none" w:sz="0" w:space="0" w:color="auto"/>
            <w:left w:val="none" w:sz="0" w:space="0" w:color="auto"/>
            <w:bottom w:val="none" w:sz="0" w:space="0" w:color="auto"/>
            <w:right w:val="none" w:sz="0" w:space="0" w:color="auto"/>
          </w:divBdr>
        </w:div>
        <w:div w:id="1957173586">
          <w:marLeft w:val="640"/>
          <w:marRight w:val="0"/>
          <w:marTop w:val="0"/>
          <w:marBottom w:val="0"/>
          <w:divBdr>
            <w:top w:val="none" w:sz="0" w:space="0" w:color="auto"/>
            <w:left w:val="none" w:sz="0" w:space="0" w:color="auto"/>
            <w:bottom w:val="none" w:sz="0" w:space="0" w:color="auto"/>
            <w:right w:val="none" w:sz="0" w:space="0" w:color="auto"/>
          </w:divBdr>
        </w:div>
        <w:div w:id="22097822">
          <w:marLeft w:val="640"/>
          <w:marRight w:val="0"/>
          <w:marTop w:val="0"/>
          <w:marBottom w:val="0"/>
          <w:divBdr>
            <w:top w:val="none" w:sz="0" w:space="0" w:color="auto"/>
            <w:left w:val="none" w:sz="0" w:space="0" w:color="auto"/>
            <w:bottom w:val="none" w:sz="0" w:space="0" w:color="auto"/>
            <w:right w:val="none" w:sz="0" w:space="0" w:color="auto"/>
          </w:divBdr>
        </w:div>
        <w:div w:id="1310091139">
          <w:marLeft w:val="640"/>
          <w:marRight w:val="0"/>
          <w:marTop w:val="0"/>
          <w:marBottom w:val="0"/>
          <w:divBdr>
            <w:top w:val="none" w:sz="0" w:space="0" w:color="auto"/>
            <w:left w:val="none" w:sz="0" w:space="0" w:color="auto"/>
            <w:bottom w:val="none" w:sz="0" w:space="0" w:color="auto"/>
            <w:right w:val="none" w:sz="0" w:space="0" w:color="auto"/>
          </w:divBdr>
        </w:div>
        <w:div w:id="1068572439">
          <w:marLeft w:val="640"/>
          <w:marRight w:val="0"/>
          <w:marTop w:val="0"/>
          <w:marBottom w:val="0"/>
          <w:divBdr>
            <w:top w:val="none" w:sz="0" w:space="0" w:color="auto"/>
            <w:left w:val="none" w:sz="0" w:space="0" w:color="auto"/>
            <w:bottom w:val="none" w:sz="0" w:space="0" w:color="auto"/>
            <w:right w:val="none" w:sz="0" w:space="0" w:color="auto"/>
          </w:divBdr>
        </w:div>
        <w:div w:id="1401556546">
          <w:marLeft w:val="640"/>
          <w:marRight w:val="0"/>
          <w:marTop w:val="0"/>
          <w:marBottom w:val="0"/>
          <w:divBdr>
            <w:top w:val="none" w:sz="0" w:space="0" w:color="auto"/>
            <w:left w:val="none" w:sz="0" w:space="0" w:color="auto"/>
            <w:bottom w:val="none" w:sz="0" w:space="0" w:color="auto"/>
            <w:right w:val="none" w:sz="0" w:space="0" w:color="auto"/>
          </w:divBdr>
        </w:div>
        <w:div w:id="2105419860">
          <w:marLeft w:val="640"/>
          <w:marRight w:val="0"/>
          <w:marTop w:val="0"/>
          <w:marBottom w:val="0"/>
          <w:divBdr>
            <w:top w:val="none" w:sz="0" w:space="0" w:color="auto"/>
            <w:left w:val="none" w:sz="0" w:space="0" w:color="auto"/>
            <w:bottom w:val="none" w:sz="0" w:space="0" w:color="auto"/>
            <w:right w:val="none" w:sz="0" w:space="0" w:color="auto"/>
          </w:divBdr>
        </w:div>
        <w:div w:id="880556872">
          <w:marLeft w:val="640"/>
          <w:marRight w:val="0"/>
          <w:marTop w:val="0"/>
          <w:marBottom w:val="0"/>
          <w:divBdr>
            <w:top w:val="none" w:sz="0" w:space="0" w:color="auto"/>
            <w:left w:val="none" w:sz="0" w:space="0" w:color="auto"/>
            <w:bottom w:val="none" w:sz="0" w:space="0" w:color="auto"/>
            <w:right w:val="none" w:sz="0" w:space="0" w:color="auto"/>
          </w:divBdr>
        </w:div>
        <w:div w:id="1489862205">
          <w:marLeft w:val="640"/>
          <w:marRight w:val="0"/>
          <w:marTop w:val="0"/>
          <w:marBottom w:val="0"/>
          <w:divBdr>
            <w:top w:val="none" w:sz="0" w:space="0" w:color="auto"/>
            <w:left w:val="none" w:sz="0" w:space="0" w:color="auto"/>
            <w:bottom w:val="none" w:sz="0" w:space="0" w:color="auto"/>
            <w:right w:val="none" w:sz="0" w:space="0" w:color="auto"/>
          </w:divBdr>
        </w:div>
        <w:div w:id="126440848">
          <w:marLeft w:val="640"/>
          <w:marRight w:val="0"/>
          <w:marTop w:val="0"/>
          <w:marBottom w:val="0"/>
          <w:divBdr>
            <w:top w:val="none" w:sz="0" w:space="0" w:color="auto"/>
            <w:left w:val="none" w:sz="0" w:space="0" w:color="auto"/>
            <w:bottom w:val="none" w:sz="0" w:space="0" w:color="auto"/>
            <w:right w:val="none" w:sz="0" w:space="0" w:color="auto"/>
          </w:divBdr>
        </w:div>
        <w:div w:id="343945239">
          <w:marLeft w:val="640"/>
          <w:marRight w:val="0"/>
          <w:marTop w:val="0"/>
          <w:marBottom w:val="0"/>
          <w:divBdr>
            <w:top w:val="none" w:sz="0" w:space="0" w:color="auto"/>
            <w:left w:val="none" w:sz="0" w:space="0" w:color="auto"/>
            <w:bottom w:val="none" w:sz="0" w:space="0" w:color="auto"/>
            <w:right w:val="none" w:sz="0" w:space="0" w:color="auto"/>
          </w:divBdr>
        </w:div>
        <w:div w:id="1849638189">
          <w:marLeft w:val="640"/>
          <w:marRight w:val="0"/>
          <w:marTop w:val="0"/>
          <w:marBottom w:val="0"/>
          <w:divBdr>
            <w:top w:val="none" w:sz="0" w:space="0" w:color="auto"/>
            <w:left w:val="none" w:sz="0" w:space="0" w:color="auto"/>
            <w:bottom w:val="none" w:sz="0" w:space="0" w:color="auto"/>
            <w:right w:val="none" w:sz="0" w:space="0" w:color="auto"/>
          </w:divBdr>
        </w:div>
        <w:div w:id="1969167087">
          <w:marLeft w:val="640"/>
          <w:marRight w:val="0"/>
          <w:marTop w:val="0"/>
          <w:marBottom w:val="0"/>
          <w:divBdr>
            <w:top w:val="none" w:sz="0" w:space="0" w:color="auto"/>
            <w:left w:val="none" w:sz="0" w:space="0" w:color="auto"/>
            <w:bottom w:val="none" w:sz="0" w:space="0" w:color="auto"/>
            <w:right w:val="none" w:sz="0" w:space="0" w:color="auto"/>
          </w:divBdr>
        </w:div>
        <w:div w:id="1298953919">
          <w:marLeft w:val="640"/>
          <w:marRight w:val="0"/>
          <w:marTop w:val="0"/>
          <w:marBottom w:val="0"/>
          <w:divBdr>
            <w:top w:val="none" w:sz="0" w:space="0" w:color="auto"/>
            <w:left w:val="none" w:sz="0" w:space="0" w:color="auto"/>
            <w:bottom w:val="none" w:sz="0" w:space="0" w:color="auto"/>
            <w:right w:val="none" w:sz="0" w:space="0" w:color="auto"/>
          </w:divBdr>
        </w:div>
        <w:div w:id="853886858">
          <w:marLeft w:val="640"/>
          <w:marRight w:val="0"/>
          <w:marTop w:val="0"/>
          <w:marBottom w:val="0"/>
          <w:divBdr>
            <w:top w:val="none" w:sz="0" w:space="0" w:color="auto"/>
            <w:left w:val="none" w:sz="0" w:space="0" w:color="auto"/>
            <w:bottom w:val="none" w:sz="0" w:space="0" w:color="auto"/>
            <w:right w:val="none" w:sz="0" w:space="0" w:color="auto"/>
          </w:divBdr>
        </w:div>
        <w:div w:id="646857440">
          <w:marLeft w:val="640"/>
          <w:marRight w:val="0"/>
          <w:marTop w:val="0"/>
          <w:marBottom w:val="0"/>
          <w:divBdr>
            <w:top w:val="none" w:sz="0" w:space="0" w:color="auto"/>
            <w:left w:val="none" w:sz="0" w:space="0" w:color="auto"/>
            <w:bottom w:val="none" w:sz="0" w:space="0" w:color="auto"/>
            <w:right w:val="none" w:sz="0" w:space="0" w:color="auto"/>
          </w:divBdr>
        </w:div>
        <w:div w:id="523250915">
          <w:marLeft w:val="640"/>
          <w:marRight w:val="0"/>
          <w:marTop w:val="0"/>
          <w:marBottom w:val="0"/>
          <w:divBdr>
            <w:top w:val="none" w:sz="0" w:space="0" w:color="auto"/>
            <w:left w:val="none" w:sz="0" w:space="0" w:color="auto"/>
            <w:bottom w:val="none" w:sz="0" w:space="0" w:color="auto"/>
            <w:right w:val="none" w:sz="0" w:space="0" w:color="auto"/>
          </w:divBdr>
        </w:div>
        <w:div w:id="258606667">
          <w:marLeft w:val="640"/>
          <w:marRight w:val="0"/>
          <w:marTop w:val="0"/>
          <w:marBottom w:val="0"/>
          <w:divBdr>
            <w:top w:val="none" w:sz="0" w:space="0" w:color="auto"/>
            <w:left w:val="none" w:sz="0" w:space="0" w:color="auto"/>
            <w:bottom w:val="none" w:sz="0" w:space="0" w:color="auto"/>
            <w:right w:val="none" w:sz="0" w:space="0" w:color="auto"/>
          </w:divBdr>
        </w:div>
        <w:div w:id="2023630112">
          <w:marLeft w:val="640"/>
          <w:marRight w:val="0"/>
          <w:marTop w:val="0"/>
          <w:marBottom w:val="0"/>
          <w:divBdr>
            <w:top w:val="none" w:sz="0" w:space="0" w:color="auto"/>
            <w:left w:val="none" w:sz="0" w:space="0" w:color="auto"/>
            <w:bottom w:val="none" w:sz="0" w:space="0" w:color="auto"/>
            <w:right w:val="none" w:sz="0" w:space="0" w:color="auto"/>
          </w:divBdr>
        </w:div>
        <w:div w:id="1202983817">
          <w:marLeft w:val="640"/>
          <w:marRight w:val="0"/>
          <w:marTop w:val="0"/>
          <w:marBottom w:val="0"/>
          <w:divBdr>
            <w:top w:val="none" w:sz="0" w:space="0" w:color="auto"/>
            <w:left w:val="none" w:sz="0" w:space="0" w:color="auto"/>
            <w:bottom w:val="none" w:sz="0" w:space="0" w:color="auto"/>
            <w:right w:val="none" w:sz="0" w:space="0" w:color="auto"/>
          </w:divBdr>
        </w:div>
        <w:div w:id="238098656">
          <w:marLeft w:val="640"/>
          <w:marRight w:val="0"/>
          <w:marTop w:val="0"/>
          <w:marBottom w:val="0"/>
          <w:divBdr>
            <w:top w:val="none" w:sz="0" w:space="0" w:color="auto"/>
            <w:left w:val="none" w:sz="0" w:space="0" w:color="auto"/>
            <w:bottom w:val="none" w:sz="0" w:space="0" w:color="auto"/>
            <w:right w:val="none" w:sz="0" w:space="0" w:color="auto"/>
          </w:divBdr>
        </w:div>
        <w:div w:id="1365133045">
          <w:marLeft w:val="640"/>
          <w:marRight w:val="0"/>
          <w:marTop w:val="0"/>
          <w:marBottom w:val="0"/>
          <w:divBdr>
            <w:top w:val="none" w:sz="0" w:space="0" w:color="auto"/>
            <w:left w:val="none" w:sz="0" w:space="0" w:color="auto"/>
            <w:bottom w:val="none" w:sz="0" w:space="0" w:color="auto"/>
            <w:right w:val="none" w:sz="0" w:space="0" w:color="auto"/>
          </w:divBdr>
        </w:div>
        <w:div w:id="856038632">
          <w:marLeft w:val="640"/>
          <w:marRight w:val="0"/>
          <w:marTop w:val="0"/>
          <w:marBottom w:val="0"/>
          <w:divBdr>
            <w:top w:val="none" w:sz="0" w:space="0" w:color="auto"/>
            <w:left w:val="none" w:sz="0" w:space="0" w:color="auto"/>
            <w:bottom w:val="none" w:sz="0" w:space="0" w:color="auto"/>
            <w:right w:val="none" w:sz="0" w:space="0" w:color="auto"/>
          </w:divBdr>
        </w:div>
        <w:div w:id="256407926">
          <w:marLeft w:val="640"/>
          <w:marRight w:val="0"/>
          <w:marTop w:val="0"/>
          <w:marBottom w:val="0"/>
          <w:divBdr>
            <w:top w:val="none" w:sz="0" w:space="0" w:color="auto"/>
            <w:left w:val="none" w:sz="0" w:space="0" w:color="auto"/>
            <w:bottom w:val="none" w:sz="0" w:space="0" w:color="auto"/>
            <w:right w:val="none" w:sz="0" w:space="0" w:color="auto"/>
          </w:divBdr>
        </w:div>
        <w:div w:id="1303584186">
          <w:marLeft w:val="640"/>
          <w:marRight w:val="0"/>
          <w:marTop w:val="0"/>
          <w:marBottom w:val="0"/>
          <w:divBdr>
            <w:top w:val="none" w:sz="0" w:space="0" w:color="auto"/>
            <w:left w:val="none" w:sz="0" w:space="0" w:color="auto"/>
            <w:bottom w:val="none" w:sz="0" w:space="0" w:color="auto"/>
            <w:right w:val="none" w:sz="0" w:space="0" w:color="auto"/>
          </w:divBdr>
        </w:div>
        <w:div w:id="53163333">
          <w:marLeft w:val="640"/>
          <w:marRight w:val="0"/>
          <w:marTop w:val="0"/>
          <w:marBottom w:val="0"/>
          <w:divBdr>
            <w:top w:val="none" w:sz="0" w:space="0" w:color="auto"/>
            <w:left w:val="none" w:sz="0" w:space="0" w:color="auto"/>
            <w:bottom w:val="none" w:sz="0" w:space="0" w:color="auto"/>
            <w:right w:val="none" w:sz="0" w:space="0" w:color="auto"/>
          </w:divBdr>
        </w:div>
        <w:div w:id="961573509">
          <w:marLeft w:val="640"/>
          <w:marRight w:val="0"/>
          <w:marTop w:val="0"/>
          <w:marBottom w:val="0"/>
          <w:divBdr>
            <w:top w:val="none" w:sz="0" w:space="0" w:color="auto"/>
            <w:left w:val="none" w:sz="0" w:space="0" w:color="auto"/>
            <w:bottom w:val="none" w:sz="0" w:space="0" w:color="auto"/>
            <w:right w:val="none" w:sz="0" w:space="0" w:color="auto"/>
          </w:divBdr>
        </w:div>
        <w:div w:id="88084197">
          <w:marLeft w:val="640"/>
          <w:marRight w:val="0"/>
          <w:marTop w:val="0"/>
          <w:marBottom w:val="0"/>
          <w:divBdr>
            <w:top w:val="none" w:sz="0" w:space="0" w:color="auto"/>
            <w:left w:val="none" w:sz="0" w:space="0" w:color="auto"/>
            <w:bottom w:val="none" w:sz="0" w:space="0" w:color="auto"/>
            <w:right w:val="none" w:sz="0" w:space="0" w:color="auto"/>
          </w:divBdr>
        </w:div>
        <w:div w:id="1692759823">
          <w:marLeft w:val="640"/>
          <w:marRight w:val="0"/>
          <w:marTop w:val="0"/>
          <w:marBottom w:val="0"/>
          <w:divBdr>
            <w:top w:val="none" w:sz="0" w:space="0" w:color="auto"/>
            <w:left w:val="none" w:sz="0" w:space="0" w:color="auto"/>
            <w:bottom w:val="none" w:sz="0" w:space="0" w:color="auto"/>
            <w:right w:val="none" w:sz="0" w:space="0" w:color="auto"/>
          </w:divBdr>
        </w:div>
        <w:div w:id="633799745">
          <w:marLeft w:val="640"/>
          <w:marRight w:val="0"/>
          <w:marTop w:val="0"/>
          <w:marBottom w:val="0"/>
          <w:divBdr>
            <w:top w:val="none" w:sz="0" w:space="0" w:color="auto"/>
            <w:left w:val="none" w:sz="0" w:space="0" w:color="auto"/>
            <w:bottom w:val="none" w:sz="0" w:space="0" w:color="auto"/>
            <w:right w:val="none" w:sz="0" w:space="0" w:color="auto"/>
          </w:divBdr>
        </w:div>
        <w:div w:id="842428558">
          <w:marLeft w:val="640"/>
          <w:marRight w:val="0"/>
          <w:marTop w:val="0"/>
          <w:marBottom w:val="0"/>
          <w:divBdr>
            <w:top w:val="none" w:sz="0" w:space="0" w:color="auto"/>
            <w:left w:val="none" w:sz="0" w:space="0" w:color="auto"/>
            <w:bottom w:val="none" w:sz="0" w:space="0" w:color="auto"/>
            <w:right w:val="none" w:sz="0" w:space="0" w:color="auto"/>
          </w:divBdr>
        </w:div>
      </w:divsChild>
    </w:div>
    <w:div w:id="504562396">
      <w:bodyDiv w:val="1"/>
      <w:marLeft w:val="0"/>
      <w:marRight w:val="0"/>
      <w:marTop w:val="0"/>
      <w:marBottom w:val="0"/>
      <w:divBdr>
        <w:top w:val="none" w:sz="0" w:space="0" w:color="auto"/>
        <w:left w:val="none" w:sz="0" w:space="0" w:color="auto"/>
        <w:bottom w:val="none" w:sz="0" w:space="0" w:color="auto"/>
        <w:right w:val="none" w:sz="0" w:space="0" w:color="auto"/>
      </w:divBdr>
      <w:divsChild>
        <w:div w:id="534468388">
          <w:marLeft w:val="640"/>
          <w:marRight w:val="0"/>
          <w:marTop w:val="0"/>
          <w:marBottom w:val="0"/>
          <w:divBdr>
            <w:top w:val="none" w:sz="0" w:space="0" w:color="auto"/>
            <w:left w:val="none" w:sz="0" w:space="0" w:color="auto"/>
            <w:bottom w:val="none" w:sz="0" w:space="0" w:color="auto"/>
            <w:right w:val="none" w:sz="0" w:space="0" w:color="auto"/>
          </w:divBdr>
        </w:div>
        <w:div w:id="565532966">
          <w:marLeft w:val="640"/>
          <w:marRight w:val="0"/>
          <w:marTop w:val="0"/>
          <w:marBottom w:val="0"/>
          <w:divBdr>
            <w:top w:val="none" w:sz="0" w:space="0" w:color="auto"/>
            <w:left w:val="none" w:sz="0" w:space="0" w:color="auto"/>
            <w:bottom w:val="none" w:sz="0" w:space="0" w:color="auto"/>
            <w:right w:val="none" w:sz="0" w:space="0" w:color="auto"/>
          </w:divBdr>
        </w:div>
        <w:div w:id="752429856">
          <w:marLeft w:val="640"/>
          <w:marRight w:val="0"/>
          <w:marTop w:val="0"/>
          <w:marBottom w:val="0"/>
          <w:divBdr>
            <w:top w:val="none" w:sz="0" w:space="0" w:color="auto"/>
            <w:left w:val="none" w:sz="0" w:space="0" w:color="auto"/>
            <w:bottom w:val="none" w:sz="0" w:space="0" w:color="auto"/>
            <w:right w:val="none" w:sz="0" w:space="0" w:color="auto"/>
          </w:divBdr>
        </w:div>
        <w:div w:id="1905607049">
          <w:marLeft w:val="640"/>
          <w:marRight w:val="0"/>
          <w:marTop w:val="0"/>
          <w:marBottom w:val="0"/>
          <w:divBdr>
            <w:top w:val="none" w:sz="0" w:space="0" w:color="auto"/>
            <w:left w:val="none" w:sz="0" w:space="0" w:color="auto"/>
            <w:bottom w:val="none" w:sz="0" w:space="0" w:color="auto"/>
            <w:right w:val="none" w:sz="0" w:space="0" w:color="auto"/>
          </w:divBdr>
        </w:div>
        <w:div w:id="1239557136">
          <w:marLeft w:val="640"/>
          <w:marRight w:val="0"/>
          <w:marTop w:val="0"/>
          <w:marBottom w:val="0"/>
          <w:divBdr>
            <w:top w:val="none" w:sz="0" w:space="0" w:color="auto"/>
            <w:left w:val="none" w:sz="0" w:space="0" w:color="auto"/>
            <w:bottom w:val="none" w:sz="0" w:space="0" w:color="auto"/>
            <w:right w:val="none" w:sz="0" w:space="0" w:color="auto"/>
          </w:divBdr>
        </w:div>
        <w:div w:id="184833507">
          <w:marLeft w:val="640"/>
          <w:marRight w:val="0"/>
          <w:marTop w:val="0"/>
          <w:marBottom w:val="0"/>
          <w:divBdr>
            <w:top w:val="none" w:sz="0" w:space="0" w:color="auto"/>
            <w:left w:val="none" w:sz="0" w:space="0" w:color="auto"/>
            <w:bottom w:val="none" w:sz="0" w:space="0" w:color="auto"/>
            <w:right w:val="none" w:sz="0" w:space="0" w:color="auto"/>
          </w:divBdr>
        </w:div>
        <w:div w:id="40908859">
          <w:marLeft w:val="640"/>
          <w:marRight w:val="0"/>
          <w:marTop w:val="0"/>
          <w:marBottom w:val="0"/>
          <w:divBdr>
            <w:top w:val="none" w:sz="0" w:space="0" w:color="auto"/>
            <w:left w:val="none" w:sz="0" w:space="0" w:color="auto"/>
            <w:bottom w:val="none" w:sz="0" w:space="0" w:color="auto"/>
            <w:right w:val="none" w:sz="0" w:space="0" w:color="auto"/>
          </w:divBdr>
        </w:div>
        <w:div w:id="1076702370">
          <w:marLeft w:val="640"/>
          <w:marRight w:val="0"/>
          <w:marTop w:val="0"/>
          <w:marBottom w:val="0"/>
          <w:divBdr>
            <w:top w:val="none" w:sz="0" w:space="0" w:color="auto"/>
            <w:left w:val="none" w:sz="0" w:space="0" w:color="auto"/>
            <w:bottom w:val="none" w:sz="0" w:space="0" w:color="auto"/>
            <w:right w:val="none" w:sz="0" w:space="0" w:color="auto"/>
          </w:divBdr>
        </w:div>
        <w:div w:id="1568300909">
          <w:marLeft w:val="640"/>
          <w:marRight w:val="0"/>
          <w:marTop w:val="0"/>
          <w:marBottom w:val="0"/>
          <w:divBdr>
            <w:top w:val="none" w:sz="0" w:space="0" w:color="auto"/>
            <w:left w:val="none" w:sz="0" w:space="0" w:color="auto"/>
            <w:bottom w:val="none" w:sz="0" w:space="0" w:color="auto"/>
            <w:right w:val="none" w:sz="0" w:space="0" w:color="auto"/>
          </w:divBdr>
        </w:div>
        <w:div w:id="162428823">
          <w:marLeft w:val="640"/>
          <w:marRight w:val="0"/>
          <w:marTop w:val="0"/>
          <w:marBottom w:val="0"/>
          <w:divBdr>
            <w:top w:val="none" w:sz="0" w:space="0" w:color="auto"/>
            <w:left w:val="none" w:sz="0" w:space="0" w:color="auto"/>
            <w:bottom w:val="none" w:sz="0" w:space="0" w:color="auto"/>
            <w:right w:val="none" w:sz="0" w:space="0" w:color="auto"/>
          </w:divBdr>
        </w:div>
        <w:div w:id="284703985">
          <w:marLeft w:val="640"/>
          <w:marRight w:val="0"/>
          <w:marTop w:val="0"/>
          <w:marBottom w:val="0"/>
          <w:divBdr>
            <w:top w:val="none" w:sz="0" w:space="0" w:color="auto"/>
            <w:left w:val="none" w:sz="0" w:space="0" w:color="auto"/>
            <w:bottom w:val="none" w:sz="0" w:space="0" w:color="auto"/>
            <w:right w:val="none" w:sz="0" w:space="0" w:color="auto"/>
          </w:divBdr>
        </w:div>
        <w:div w:id="1971859779">
          <w:marLeft w:val="640"/>
          <w:marRight w:val="0"/>
          <w:marTop w:val="0"/>
          <w:marBottom w:val="0"/>
          <w:divBdr>
            <w:top w:val="none" w:sz="0" w:space="0" w:color="auto"/>
            <w:left w:val="none" w:sz="0" w:space="0" w:color="auto"/>
            <w:bottom w:val="none" w:sz="0" w:space="0" w:color="auto"/>
            <w:right w:val="none" w:sz="0" w:space="0" w:color="auto"/>
          </w:divBdr>
        </w:div>
        <w:div w:id="2110270148">
          <w:marLeft w:val="640"/>
          <w:marRight w:val="0"/>
          <w:marTop w:val="0"/>
          <w:marBottom w:val="0"/>
          <w:divBdr>
            <w:top w:val="none" w:sz="0" w:space="0" w:color="auto"/>
            <w:left w:val="none" w:sz="0" w:space="0" w:color="auto"/>
            <w:bottom w:val="none" w:sz="0" w:space="0" w:color="auto"/>
            <w:right w:val="none" w:sz="0" w:space="0" w:color="auto"/>
          </w:divBdr>
        </w:div>
        <w:div w:id="1196387798">
          <w:marLeft w:val="640"/>
          <w:marRight w:val="0"/>
          <w:marTop w:val="0"/>
          <w:marBottom w:val="0"/>
          <w:divBdr>
            <w:top w:val="none" w:sz="0" w:space="0" w:color="auto"/>
            <w:left w:val="none" w:sz="0" w:space="0" w:color="auto"/>
            <w:bottom w:val="none" w:sz="0" w:space="0" w:color="auto"/>
            <w:right w:val="none" w:sz="0" w:space="0" w:color="auto"/>
          </w:divBdr>
        </w:div>
        <w:div w:id="1388187614">
          <w:marLeft w:val="640"/>
          <w:marRight w:val="0"/>
          <w:marTop w:val="0"/>
          <w:marBottom w:val="0"/>
          <w:divBdr>
            <w:top w:val="none" w:sz="0" w:space="0" w:color="auto"/>
            <w:left w:val="none" w:sz="0" w:space="0" w:color="auto"/>
            <w:bottom w:val="none" w:sz="0" w:space="0" w:color="auto"/>
            <w:right w:val="none" w:sz="0" w:space="0" w:color="auto"/>
          </w:divBdr>
        </w:div>
        <w:div w:id="1354263431">
          <w:marLeft w:val="640"/>
          <w:marRight w:val="0"/>
          <w:marTop w:val="0"/>
          <w:marBottom w:val="0"/>
          <w:divBdr>
            <w:top w:val="none" w:sz="0" w:space="0" w:color="auto"/>
            <w:left w:val="none" w:sz="0" w:space="0" w:color="auto"/>
            <w:bottom w:val="none" w:sz="0" w:space="0" w:color="auto"/>
            <w:right w:val="none" w:sz="0" w:space="0" w:color="auto"/>
          </w:divBdr>
        </w:div>
        <w:div w:id="900021444">
          <w:marLeft w:val="640"/>
          <w:marRight w:val="0"/>
          <w:marTop w:val="0"/>
          <w:marBottom w:val="0"/>
          <w:divBdr>
            <w:top w:val="none" w:sz="0" w:space="0" w:color="auto"/>
            <w:left w:val="none" w:sz="0" w:space="0" w:color="auto"/>
            <w:bottom w:val="none" w:sz="0" w:space="0" w:color="auto"/>
            <w:right w:val="none" w:sz="0" w:space="0" w:color="auto"/>
          </w:divBdr>
        </w:div>
        <w:div w:id="939681553">
          <w:marLeft w:val="640"/>
          <w:marRight w:val="0"/>
          <w:marTop w:val="0"/>
          <w:marBottom w:val="0"/>
          <w:divBdr>
            <w:top w:val="none" w:sz="0" w:space="0" w:color="auto"/>
            <w:left w:val="none" w:sz="0" w:space="0" w:color="auto"/>
            <w:bottom w:val="none" w:sz="0" w:space="0" w:color="auto"/>
            <w:right w:val="none" w:sz="0" w:space="0" w:color="auto"/>
          </w:divBdr>
        </w:div>
        <w:div w:id="418453237">
          <w:marLeft w:val="640"/>
          <w:marRight w:val="0"/>
          <w:marTop w:val="0"/>
          <w:marBottom w:val="0"/>
          <w:divBdr>
            <w:top w:val="none" w:sz="0" w:space="0" w:color="auto"/>
            <w:left w:val="none" w:sz="0" w:space="0" w:color="auto"/>
            <w:bottom w:val="none" w:sz="0" w:space="0" w:color="auto"/>
            <w:right w:val="none" w:sz="0" w:space="0" w:color="auto"/>
          </w:divBdr>
        </w:div>
        <w:div w:id="877353860">
          <w:marLeft w:val="640"/>
          <w:marRight w:val="0"/>
          <w:marTop w:val="0"/>
          <w:marBottom w:val="0"/>
          <w:divBdr>
            <w:top w:val="none" w:sz="0" w:space="0" w:color="auto"/>
            <w:left w:val="none" w:sz="0" w:space="0" w:color="auto"/>
            <w:bottom w:val="none" w:sz="0" w:space="0" w:color="auto"/>
            <w:right w:val="none" w:sz="0" w:space="0" w:color="auto"/>
          </w:divBdr>
        </w:div>
        <w:div w:id="1901019514">
          <w:marLeft w:val="640"/>
          <w:marRight w:val="0"/>
          <w:marTop w:val="0"/>
          <w:marBottom w:val="0"/>
          <w:divBdr>
            <w:top w:val="none" w:sz="0" w:space="0" w:color="auto"/>
            <w:left w:val="none" w:sz="0" w:space="0" w:color="auto"/>
            <w:bottom w:val="none" w:sz="0" w:space="0" w:color="auto"/>
            <w:right w:val="none" w:sz="0" w:space="0" w:color="auto"/>
          </w:divBdr>
        </w:div>
        <w:div w:id="1968930472">
          <w:marLeft w:val="640"/>
          <w:marRight w:val="0"/>
          <w:marTop w:val="0"/>
          <w:marBottom w:val="0"/>
          <w:divBdr>
            <w:top w:val="none" w:sz="0" w:space="0" w:color="auto"/>
            <w:left w:val="none" w:sz="0" w:space="0" w:color="auto"/>
            <w:bottom w:val="none" w:sz="0" w:space="0" w:color="auto"/>
            <w:right w:val="none" w:sz="0" w:space="0" w:color="auto"/>
          </w:divBdr>
        </w:div>
        <w:div w:id="597055296">
          <w:marLeft w:val="640"/>
          <w:marRight w:val="0"/>
          <w:marTop w:val="0"/>
          <w:marBottom w:val="0"/>
          <w:divBdr>
            <w:top w:val="none" w:sz="0" w:space="0" w:color="auto"/>
            <w:left w:val="none" w:sz="0" w:space="0" w:color="auto"/>
            <w:bottom w:val="none" w:sz="0" w:space="0" w:color="auto"/>
            <w:right w:val="none" w:sz="0" w:space="0" w:color="auto"/>
          </w:divBdr>
        </w:div>
        <w:div w:id="1636136528">
          <w:marLeft w:val="640"/>
          <w:marRight w:val="0"/>
          <w:marTop w:val="0"/>
          <w:marBottom w:val="0"/>
          <w:divBdr>
            <w:top w:val="none" w:sz="0" w:space="0" w:color="auto"/>
            <w:left w:val="none" w:sz="0" w:space="0" w:color="auto"/>
            <w:bottom w:val="none" w:sz="0" w:space="0" w:color="auto"/>
            <w:right w:val="none" w:sz="0" w:space="0" w:color="auto"/>
          </w:divBdr>
        </w:div>
        <w:div w:id="367606886">
          <w:marLeft w:val="640"/>
          <w:marRight w:val="0"/>
          <w:marTop w:val="0"/>
          <w:marBottom w:val="0"/>
          <w:divBdr>
            <w:top w:val="none" w:sz="0" w:space="0" w:color="auto"/>
            <w:left w:val="none" w:sz="0" w:space="0" w:color="auto"/>
            <w:bottom w:val="none" w:sz="0" w:space="0" w:color="auto"/>
            <w:right w:val="none" w:sz="0" w:space="0" w:color="auto"/>
          </w:divBdr>
        </w:div>
        <w:div w:id="748816793">
          <w:marLeft w:val="640"/>
          <w:marRight w:val="0"/>
          <w:marTop w:val="0"/>
          <w:marBottom w:val="0"/>
          <w:divBdr>
            <w:top w:val="none" w:sz="0" w:space="0" w:color="auto"/>
            <w:left w:val="none" w:sz="0" w:space="0" w:color="auto"/>
            <w:bottom w:val="none" w:sz="0" w:space="0" w:color="auto"/>
            <w:right w:val="none" w:sz="0" w:space="0" w:color="auto"/>
          </w:divBdr>
        </w:div>
        <w:div w:id="1097675075">
          <w:marLeft w:val="640"/>
          <w:marRight w:val="0"/>
          <w:marTop w:val="0"/>
          <w:marBottom w:val="0"/>
          <w:divBdr>
            <w:top w:val="none" w:sz="0" w:space="0" w:color="auto"/>
            <w:left w:val="none" w:sz="0" w:space="0" w:color="auto"/>
            <w:bottom w:val="none" w:sz="0" w:space="0" w:color="auto"/>
            <w:right w:val="none" w:sz="0" w:space="0" w:color="auto"/>
          </w:divBdr>
        </w:div>
        <w:div w:id="1996949797">
          <w:marLeft w:val="640"/>
          <w:marRight w:val="0"/>
          <w:marTop w:val="0"/>
          <w:marBottom w:val="0"/>
          <w:divBdr>
            <w:top w:val="none" w:sz="0" w:space="0" w:color="auto"/>
            <w:left w:val="none" w:sz="0" w:space="0" w:color="auto"/>
            <w:bottom w:val="none" w:sz="0" w:space="0" w:color="auto"/>
            <w:right w:val="none" w:sz="0" w:space="0" w:color="auto"/>
          </w:divBdr>
        </w:div>
        <w:div w:id="1318804941">
          <w:marLeft w:val="640"/>
          <w:marRight w:val="0"/>
          <w:marTop w:val="0"/>
          <w:marBottom w:val="0"/>
          <w:divBdr>
            <w:top w:val="none" w:sz="0" w:space="0" w:color="auto"/>
            <w:left w:val="none" w:sz="0" w:space="0" w:color="auto"/>
            <w:bottom w:val="none" w:sz="0" w:space="0" w:color="auto"/>
            <w:right w:val="none" w:sz="0" w:space="0" w:color="auto"/>
          </w:divBdr>
        </w:div>
        <w:div w:id="368379509">
          <w:marLeft w:val="640"/>
          <w:marRight w:val="0"/>
          <w:marTop w:val="0"/>
          <w:marBottom w:val="0"/>
          <w:divBdr>
            <w:top w:val="none" w:sz="0" w:space="0" w:color="auto"/>
            <w:left w:val="none" w:sz="0" w:space="0" w:color="auto"/>
            <w:bottom w:val="none" w:sz="0" w:space="0" w:color="auto"/>
            <w:right w:val="none" w:sz="0" w:space="0" w:color="auto"/>
          </w:divBdr>
        </w:div>
        <w:div w:id="1135297976">
          <w:marLeft w:val="640"/>
          <w:marRight w:val="0"/>
          <w:marTop w:val="0"/>
          <w:marBottom w:val="0"/>
          <w:divBdr>
            <w:top w:val="none" w:sz="0" w:space="0" w:color="auto"/>
            <w:left w:val="none" w:sz="0" w:space="0" w:color="auto"/>
            <w:bottom w:val="none" w:sz="0" w:space="0" w:color="auto"/>
            <w:right w:val="none" w:sz="0" w:space="0" w:color="auto"/>
          </w:divBdr>
        </w:div>
        <w:div w:id="1349259900">
          <w:marLeft w:val="640"/>
          <w:marRight w:val="0"/>
          <w:marTop w:val="0"/>
          <w:marBottom w:val="0"/>
          <w:divBdr>
            <w:top w:val="none" w:sz="0" w:space="0" w:color="auto"/>
            <w:left w:val="none" w:sz="0" w:space="0" w:color="auto"/>
            <w:bottom w:val="none" w:sz="0" w:space="0" w:color="auto"/>
            <w:right w:val="none" w:sz="0" w:space="0" w:color="auto"/>
          </w:divBdr>
        </w:div>
        <w:div w:id="680862355">
          <w:marLeft w:val="640"/>
          <w:marRight w:val="0"/>
          <w:marTop w:val="0"/>
          <w:marBottom w:val="0"/>
          <w:divBdr>
            <w:top w:val="none" w:sz="0" w:space="0" w:color="auto"/>
            <w:left w:val="none" w:sz="0" w:space="0" w:color="auto"/>
            <w:bottom w:val="none" w:sz="0" w:space="0" w:color="auto"/>
            <w:right w:val="none" w:sz="0" w:space="0" w:color="auto"/>
          </w:divBdr>
        </w:div>
        <w:div w:id="1942178979">
          <w:marLeft w:val="640"/>
          <w:marRight w:val="0"/>
          <w:marTop w:val="0"/>
          <w:marBottom w:val="0"/>
          <w:divBdr>
            <w:top w:val="none" w:sz="0" w:space="0" w:color="auto"/>
            <w:left w:val="none" w:sz="0" w:space="0" w:color="auto"/>
            <w:bottom w:val="none" w:sz="0" w:space="0" w:color="auto"/>
            <w:right w:val="none" w:sz="0" w:space="0" w:color="auto"/>
          </w:divBdr>
        </w:div>
        <w:div w:id="746343293">
          <w:marLeft w:val="640"/>
          <w:marRight w:val="0"/>
          <w:marTop w:val="0"/>
          <w:marBottom w:val="0"/>
          <w:divBdr>
            <w:top w:val="none" w:sz="0" w:space="0" w:color="auto"/>
            <w:left w:val="none" w:sz="0" w:space="0" w:color="auto"/>
            <w:bottom w:val="none" w:sz="0" w:space="0" w:color="auto"/>
            <w:right w:val="none" w:sz="0" w:space="0" w:color="auto"/>
          </w:divBdr>
        </w:div>
        <w:div w:id="171145821">
          <w:marLeft w:val="640"/>
          <w:marRight w:val="0"/>
          <w:marTop w:val="0"/>
          <w:marBottom w:val="0"/>
          <w:divBdr>
            <w:top w:val="none" w:sz="0" w:space="0" w:color="auto"/>
            <w:left w:val="none" w:sz="0" w:space="0" w:color="auto"/>
            <w:bottom w:val="none" w:sz="0" w:space="0" w:color="auto"/>
            <w:right w:val="none" w:sz="0" w:space="0" w:color="auto"/>
          </w:divBdr>
        </w:div>
        <w:div w:id="1745563922">
          <w:marLeft w:val="640"/>
          <w:marRight w:val="0"/>
          <w:marTop w:val="0"/>
          <w:marBottom w:val="0"/>
          <w:divBdr>
            <w:top w:val="none" w:sz="0" w:space="0" w:color="auto"/>
            <w:left w:val="none" w:sz="0" w:space="0" w:color="auto"/>
            <w:bottom w:val="none" w:sz="0" w:space="0" w:color="auto"/>
            <w:right w:val="none" w:sz="0" w:space="0" w:color="auto"/>
          </w:divBdr>
        </w:div>
        <w:div w:id="80562498">
          <w:marLeft w:val="640"/>
          <w:marRight w:val="0"/>
          <w:marTop w:val="0"/>
          <w:marBottom w:val="0"/>
          <w:divBdr>
            <w:top w:val="none" w:sz="0" w:space="0" w:color="auto"/>
            <w:left w:val="none" w:sz="0" w:space="0" w:color="auto"/>
            <w:bottom w:val="none" w:sz="0" w:space="0" w:color="auto"/>
            <w:right w:val="none" w:sz="0" w:space="0" w:color="auto"/>
          </w:divBdr>
        </w:div>
        <w:div w:id="2061632025">
          <w:marLeft w:val="640"/>
          <w:marRight w:val="0"/>
          <w:marTop w:val="0"/>
          <w:marBottom w:val="0"/>
          <w:divBdr>
            <w:top w:val="none" w:sz="0" w:space="0" w:color="auto"/>
            <w:left w:val="none" w:sz="0" w:space="0" w:color="auto"/>
            <w:bottom w:val="none" w:sz="0" w:space="0" w:color="auto"/>
            <w:right w:val="none" w:sz="0" w:space="0" w:color="auto"/>
          </w:divBdr>
        </w:div>
        <w:div w:id="1887260176">
          <w:marLeft w:val="640"/>
          <w:marRight w:val="0"/>
          <w:marTop w:val="0"/>
          <w:marBottom w:val="0"/>
          <w:divBdr>
            <w:top w:val="none" w:sz="0" w:space="0" w:color="auto"/>
            <w:left w:val="none" w:sz="0" w:space="0" w:color="auto"/>
            <w:bottom w:val="none" w:sz="0" w:space="0" w:color="auto"/>
            <w:right w:val="none" w:sz="0" w:space="0" w:color="auto"/>
          </w:divBdr>
        </w:div>
        <w:div w:id="1520781007">
          <w:marLeft w:val="640"/>
          <w:marRight w:val="0"/>
          <w:marTop w:val="0"/>
          <w:marBottom w:val="0"/>
          <w:divBdr>
            <w:top w:val="none" w:sz="0" w:space="0" w:color="auto"/>
            <w:left w:val="none" w:sz="0" w:space="0" w:color="auto"/>
            <w:bottom w:val="none" w:sz="0" w:space="0" w:color="auto"/>
            <w:right w:val="none" w:sz="0" w:space="0" w:color="auto"/>
          </w:divBdr>
        </w:div>
        <w:div w:id="385953772">
          <w:marLeft w:val="640"/>
          <w:marRight w:val="0"/>
          <w:marTop w:val="0"/>
          <w:marBottom w:val="0"/>
          <w:divBdr>
            <w:top w:val="none" w:sz="0" w:space="0" w:color="auto"/>
            <w:left w:val="none" w:sz="0" w:space="0" w:color="auto"/>
            <w:bottom w:val="none" w:sz="0" w:space="0" w:color="auto"/>
            <w:right w:val="none" w:sz="0" w:space="0" w:color="auto"/>
          </w:divBdr>
        </w:div>
        <w:div w:id="55907634">
          <w:marLeft w:val="640"/>
          <w:marRight w:val="0"/>
          <w:marTop w:val="0"/>
          <w:marBottom w:val="0"/>
          <w:divBdr>
            <w:top w:val="none" w:sz="0" w:space="0" w:color="auto"/>
            <w:left w:val="none" w:sz="0" w:space="0" w:color="auto"/>
            <w:bottom w:val="none" w:sz="0" w:space="0" w:color="auto"/>
            <w:right w:val="none" w:sz="0" w:space="0" w:color="auto"/>
          </w:divBdr>
        </w:div>
        <w:div w:id="780490965">
          <w:marLeft w:val="640"/>
          <w:marRight w:val="0"/>
          <w:marTop w:val="0"/>
          <w:marBottom w:val="0"/>
          <w:divBdr>
            <w:top w:val="none" w:sz="0" w:space="0" w:color="auto"/>
            <w:left w:val="none" w:sz="0" w:space="0" w:color="auto"/>
            <w:bottom w:val="none" w:sz="0" w:space="0" w:color="auto"/>
            <w:right w:val="none" w:sz="0" w:space="0" w:color="auto"/>
          </w:divBdr>
        </w:div>
        <w:div w:id="357899556">
          <w:marLeft w:val="640"/>
          <w:marRight w:val="0"/>
          <w:marTop w:val="0"/>
          <w:marBottom w:val="0"/>
          <w:divBdr>
            <w:top w:val="none" w:sz="0" w:space="0" w:color="auto"/>
            <w:left w:val="none" w:sz="0" w:space="0" w:color="auto"/>
            <w:bottom w:val="none" w:sz="0" w:space="0" w:color="auto"/>
            <w:right w:val="none" w:sz="0" w:space="0" w:color="auto"/>
          </w:divBdr>
        </w:div>
        <w:div w:id="2122449464">
          <w:marLeft w:val="640"/>
          <w:marRight w:val="0"/>
          <w:marTop w:val="0"/>
          <w:marBottom w:val="0"/>
          <w:divBdr>
            <w:top w:val="none" w:sz="0" w:space="0" w:color="auto"/>
            <w:left w:val="none" w:sz="0" w:space="0" w:color="auto"/>
            <w:bottom w:val="none" w:sz="0" w:space="0" w:color="auto"/>
            <w:right w:val="none" w:sz="0" w:space="0" w:color="auto"/>
          </w:divBdr>
        </w:div>
        <w:div w:id="890266142">
          <w:marLeft w:val="640"/>
          <w:marRight w:val="0"/>
          <w:marTop w:val="0"/>
          <w:marBottom w:val="0"/>
          <w:divBdr>
            <w:top w:val="none" w:sz="0" w:space="0" w:color="auto"/>
            <w:left w:val="none" w:sz="0" w:space="0" w:color="auto"/>
            <w:bottom w:val="none" w:sz="0" w:space="0" w:color="auto"/>
            <w:right w:val="none" w:sz="0" w:space="0" w:color="auto"/>
          </w:divBdr>
        </w:div>
        <w:div w:id="736781269">
          <w:marLeft w:val="640"/>
          <w:marRight w:val="0"/>
          <w:marTop w:val="0"/>
          <w:marBottom w:val="0"/>
          <w:divBdr>
            <w:top w:val="none" w:sz="0" w:space="0" w:color="auto"/>
            <w:left w:val="none" w:sz="0" w:space="0" w:color="auto"/>
            <w:bottom w:val="none" w:sz="0" w:space="0" w:color="auto"/>
            <w:right w:val="none" w:sz="0" w:space="0" w:color="auto"/>
          </w:divBdr>
        </w:div>
        <w:div w:id="436683367">
          <w:marLeft w:val="640"/>
          <w:marRight w:val="0"/>
          <w:marTop w:val="0"/>
          <w:marBottom w:val="0"/>
          <w:divBdr>
            <w:top w:val="none" w:sz="0" w:space="0" w:color="auto"/>
            <w:left w:val="none" w:sz="0" w:space="0" w:color="auto"/>
            <w:bottom w:val="none" w:sz="0" w:space="0" w:color="auto"/>
            <w:right w:val="none" w:sz="0" w:space="0" w:color="auto"/>
          </w:divBdr>
        </w:div>
        <w:div w:id="326053038">
          <w:marLeft w:val="640"/>
          <w:marRight w:val="0"/>
          <w:marTop w:val="0"/>
          <w:marBottom w:val="0"/>
          <w:divBdr>
            <w:top w:val="none" w:sz="0" w:space="0" w:color="auto"/>
            <w:left w:val="none" w:sz="0" w:space="0" w:color="auto"/>
            <w:bottom w:val="none" w:sz="0" w:space="0" w:color="auto"/>
            <w:right w:val="none" w:sz="0" w:space="0" w:color="auto"/>
          </w:divBdr>
        </w:div>
        <w:div w:id="918906931">
          <w:marLeft w:val="640"/>
          <w:marRight w:val="0"/>
          <w:marTop w:val="0"/>
          <w:marBottom w:val="0"/>
          <w:divBdr>
            <w:top w:val="none" w:sz="0" w:space="0" w:color="auto"/>
            <w:left w:val="none" w:sz="0" w:space="0" w:color="auto"/>
            <w:bottom w:val="none" w:sz="0" w:space="0" w:color="auto"/>
            <w:right w:val="none" w:sz="0" w:space="0" w:color="auto"/>
          </w:divBdr>
        </w:div>
        <w:div w:id="275211237">
          <w:marLeft w:val="640"/>
          <w:marRight w:val="0"/>
          <w:marTop w:val="0"/>
          <w:marBottom w:val="0"/>
          <w:divBdr>
            <w:top w:val="none" w:sz="0" w:space="0" w:color="auto"/>
            <w:left w:val="none" w:sz="0" w:space="0" w:color="auto"/>
            <w:bottom w:val="none" w:sz="0" w:space="0" w:color="auto"/>
            <w:right w:val="none" w:sz="0" w:space="0" w:color="auto"/>
          </w:divBdr>
        </w:div>
        <w:div w:id="1690914795">
          <w:marLeft w:val="640"/>
          <w:marRight w:val="0"/>
          <w:marTop w:val="0"/>
          <w:marBottom w:val="0"/>
          <w:divBdr>
            <w:top w:val="none" w:sz="0" w:space="0" w:color="auto"/>
            <w:left w:val="none" w:sz="0" w:space="0" w:color="auto"/>
            <w:bottom w:val="none" w:sz="0" w:space="0" w:color="auto"/>
            <w:right w:val="none" w:sz="0" w:space="0" w:color="auto"/>
          </w:divBdr>
        </w:div>
        <w:div w:id="417362733">
          <w:marLeft w:val="640"/>
          <w:marRight w:val="0"/>
          <w:marTop w:val="0"/>
          <w:marBottom w:val="0"/>
          <w:divBdr>
            <w:top w:val="none" w:sz="0" w:space="0" w:color="auto"/>
            <w:left w:val="none" w:sz="0" w:space="0" w:color="auto"/>
            <w:bottom w:val="none" w:sz="0" w:space="0" w:color="auto"/>
            <w:right w:val="none" w:sz="0" w:space="0" w:color="auto"/>
          </w:divBdr>
        </w:div>
        <w:div w:id="1101803206">
          <w:marLeft w:val="640"/>
          <w:marRight w:val="0"/>
          <w:marTop w:val="0"/>
          <w:marBottom w:val="0"/>
          <w:divBdr>
            <w:top w:val="none" w:sz="0" w:space="0" w:color="auto"/>
            <w:left w:val="none" w:sz="0" w:space="0" w:color="auto"/>
            <w:bottom w:val="none" w:sz="0" w:space="0" w:color="auto"/>
            <w:right w:val="none" w:sz="0" w:space="0" w:color="auto"/>
          </w:divBdr>
        </w:div>
        <w:div w:id="1800800032">
          <w:marLeft w:val="640"/>
          <w:marRight w:val="0"/>
          <w:marTop w:val="0"/>
          <w:marBottom w:val="0"/>
          <w:divBdr>
            <w:top w:val="none" w:sz="0" w:space="0" w:color="auto"/>
            <w:left w:val="none" w:sz="0" w:space="0" w:color="auto"/>
            <w:bottom w:val="none" w:sz="0" w:space="0" w:color="auto"/>
            <w:right w:val="none" w:sz="0" w:space="0" w:color="auto"/>
          </w:divBdr>
        </w:div>
        <w:div w:id="1699041941">
          <w:marLeft w:val="640"/>
          <w:marRight w:val="0"/>
          <w:marTop w:val="0"/>
          <w:marBottom w:val="0"/>
          <w:divBdr>
            <w:top w:val="none" w:sz="0" w:space="0" w:color="auto"/>
            <w:left w:val="none" w:sz="0" w:space="0" w:color="auto"/>
            <w:bottom w:val="none" w:sz="0" w:space="0" w:color="auto"/>
            <w:right w:val="none" w:sz="0" w:space="0" w:color="auto"/>
          </w:divBdr>
        </w:div>
        <w:div w:id="1273631828">
          <w:marLeft w:val="640"/>
          <w:marRight w:val="0"/>
          <w:marTop w:val="0"/>
          <w:marBottom w:val="0"/>
          <w:divBdr>
            <w:top w:val="none" w:sz="0" w:space="0" w:color="auto"/>
            <w:left w:val="none" w:sz="0" w:space="0" w:color="auto"/>
            <w:bottom w:val="none" w:sz="0" w:space="0" w:color="auto"/>
            <w:right w:val="none" w:sz="0" w:space="0" w:color="auto"/>
          </w:divBdr>
        </w:div>
        <w:div w:id="1896814943">
          <w:marLeft w:val="640"/>
          <w:marRight w:val="0"/>
          <w:marTop w:val="0"/>
          <w:marBottom w:val="0"/>
          <w:divBdr>
            <w:top w:val="none" w:sz="0" w:space="0" w:color="auto"/>
            <w:left w:val="none" w:sz="0" w:space="0" w:color="auto"/>
            <w:bottom w:val="none" w:sz="0" w:space="0" w:color="auto"/>
            <w:right w:val="none" w:sz="0" w:space="0" w:color="auto"/>
          </w:divBdr>
        </w:div>
        <w:div w:id="1768383275">
          <w:marLeft w:val="640"/>
          <w:marRight w:val="0"/>
          <w:marTop w:val="0"/>
          <w:marBottom w:val="0"/>
          <w:divBdr>
            <w:top w:val="none" w:sz="0" w:space="0" w:color="auto"/>
            <w:left w:val="none" w:sz="0" w:space="0" w:color="auto"/>
            <w:bottom w:val="none" w:sz="0" w:space="0" w:color="auto"/>
            <w:right w:val="none" w:sz="0" w:space="0" w:color="auto"/>
          </w:divBdr>
        </w:div>
        <w:div w:id="136924631">
          <w:marLeft w:val="640"/>
          <w:marRight w:val="0"/>
          <w:marTop w:val="0"/>
          <w:marBottom w:val="0"/>
          <w:divBdr>
            <w:top w:val="none" w:sz="0" w:space="0" w:color="auto"/>
            <w:left w:val="none" w:sz="0" w:space="0" w:color="auto"/>
            <w:bottom w:val="none" w:sz="0" w:space="0" w:color="auto"/>
            <w:right w:val="none" w:sz="0" w:space="0" w:color="auto"/>
          </w:divBdr>
        </w:div>
        <w:div w:id="1270813041">
          <w:marLeft w:val="640"/>
          <w:marRight w:val="0"/>
          <w:marTop w:val="0"/>
          <w:marBottom w:val="0"/>
          <w:divBdr>
            <w:top w:val="none" w:sz="0" w:space="0" w:color="auto"/>
            <w:left w:val="none" w:sz="0" w:space="0" w:color="auto"/>
            <w:bottom w:val="none" w:sz="0" w:space="0" w:color="auto"/>
            <w:right w:val="none" w:sz="0" w:space="0" w:color="auto"/>
          </w:divBdr>
        </w:div>
        <w:div w:id="771583375">
          <w:marLeft w:val="640"/>
          <w:marRight w:val="0"/>
          <w:marTop w:val="0"/>
          <w:marBottom w:val="0"/>
          <w:divBdr>
            <w:top w:val="none" w:sz="0" w:space="0" w:color="auto"/>
            <w:left w:val="none" w:sz="0" w:space="0" w:color="auto"/>
            <w:bottom w:val="none" w:sz="0" w:space="0" w:color="auto"/>
            <w:right w:val="none" w:sz="0" w:space="0" w:color="auto"/>
          </w:divBdr>
        </w:div>
        <w:div w:id="833037266">
          <w:marLeft w:val="640"/>
          <w:marRight w:val="0"/>
          <w:marTop w:val="0"/>
          <w:marBottom w:val="0"/>
          <w:divBdr>
            <w:top w:val="none" w:sz="0" w:space="0" w:color="auto"/>
            <w:left w:val="none" w:sz="0" w:space="0" w:color="auto"/>
            <w:bottom w:val="none" w:sz="0" w:space="0" w:color="auto"/>
            <w:right w:val="none" w:sz="0" w:space="0" w:color="auto"/>
          </w:divBdr>
        </w:div>
        <w:div w:id="1028915613">
          <w:marLeft w:val="640"/>
          <w:marRight w:val="0"/>
          <w:marTop w:val="0"/>
          <w:marBottom w:val="0"/>
          <w:divBdr>
            <w:top w:val="none" w:sz="0" w:space="0" w:color="auto"/>
            <w:left w:val="none" w:sz="0" w:space="0" w:color="auto"/>
            <w:bottom w:val="none" w:sz="0" w:space="0" w:color="auto"/>
            <w:right w:val="none" w:sz="0" w:space="0" w:color="auto"/>
          </w:divBdr>
        </w:div>
        <w:div w:id="1985043968">
          <w:marLeft w:val="640"/>
          <w:marRight w:val="0"/>
          <w:marTop w:val="0"/>
          <w:marBottom w:val="0"/>
          <w:divBdr>
            <w:top w:val="none" w:sz="0" w:space="0" w:color="auto"/>
            <w:left w:val="none" w:sz="0" w:space="0" w:color="auto"/>
            <w:bottom w:val="none" w:sz="0" w:space="0" w:color="auto"/>
            <w:right w:val="none" w:sz="0" w:space="0" w:color="auto"/>
          </w:divBdr>
        </w:div>
        <w:div w:id="1026633347">
          <w:marLeft w:val="640"/>
          <w:marRight w:val="0"/>
          <w:marTop w:val="0"/>
          <w:marBottom w:val="0"/>
          <w:divBdr>
            <w:top w:val="none" w:sz="0" w:space="0" w:color="auto"/>
            <w:left w:val="none" w:sz="0" w:space="0" w:color="auto"/>
            <w:bottom w:val="none" w:sz="0" w:space="0" w:color="auto"/>
            <w:right w:val="none" w:sz="0" w:space="0" w:color="auto"/>
          </w:divBdr>
        </w:div>
        <w:div w:id="1798911078">
          <w:marLeft w:val="640"/>
          <w:marRight w:val="0"/>
          <w:marTop w:val="0"/>
          <w:marBottom w:val="0"/>
          <w:divBdr>
            <w:top w:val="none" w:sz="0" w:space="0" w:color="auto"/>
            <w:left w:val="none" w:sz="0" w:space="0" w:color="auto"/>
            <w:bottom w:val="none" w:sz="0" w:space="0" w:color="auto"/>
            <w:right w:val="none" w:sz="0" w:space="0" w:color="auto"/>
          </w:divBdr>
        </w:div>
        <w:div w:id="974529638">
          <w:marLeft w:val="640"/>
          <w:marRight w:val="0"/>
          <w:marTop w:val="0"/>
          <w:marBottom w:val="0"/>
          <w:divBdr>
            <w:top w:val="none" w:sz="0" w:space="0" w:color="auto"/>
            <w:left w:val="none" w:sz="0" w:space="0" w:color="auto"/>
            <w:bottom w:val="none" w:sz="0" w:space="0" w:color="auto"/>
            <w:right w:val="none" w:sz="0" w:space="0" w:color="auto"/>
          </w:divBdr>
        </w:div>
        <w:div w:id="34476871">
          <w:marLeft w:val="640"/>
          <w:marRight w:val="0"/>
          <w:marTop w:val="0"/>
          <w:marBottom w:val="0"/>
          <w:divBdr>
            <w:top w:val="none" w:sz="0" w:space="0" w:color="auto"/>
            <w:left w:val="none" w:sz="0" w:space="0" w:color="auto"/>
            <w:bottom w:val="none" w:sz="0" w:space="0" w:color="auto"/>
            <w:right w:val="none" w:sz="0" w:space="0" w:color="auto"/>
          </w:divBdr>
        </w:div>
        <w:div w:id="365762770">
          <w:marLeft w:val="640"/>
          <w:marRight w:val="0"/>
          <w:marTop w:val="0"/>
          <w:marBottom w:val="0"/>
          <w:divBdr>
            <w:top w:val="none" w:sz="0" w:space="0" w:color="auto"/>
            <w:left w:val="none" w:sz="0" w:space="0" w:color="auto"/>
            <w:bottom w:val="none" w:sz="0" w:space="0" w:color="auto"/>
            <w:right w:val="none" w:sz="0" w:space="0" w:color="auto"/>
          </w:divBdr>
        </w:div>
        <w:div w:id="770050036">
          <w:marLeft w:val="640"/>
          <w:marRight w:val="0"/>
          <w:marTop w:val="0"/>
          <w:marBottom w:val="0"/>
          <w:divBdr>
            <w:top w:val="none" w:sz="0" w:space="0" w:color="auto"/>
            <w:left w:val="none" w:sz="0" w:space="0" w:color="auto"/>
            <w:bottom w:val="none" w:sz="0" w:space="0" w:color="auto"/>
            <w:right w:val="none" w:sz="0" w:space="0" w:color="auto"/>
          </w:divBdr>
        </w:div>
        <w:div w:id="621032273">
          <w:marLeft w:val="640"/>
          <w:marRight w:val="0"/>
          <w:marTop w:val="0"/>
          <w:marBottom w:val="0"/>
          <w:divBdr>
            <w:top w:val="none" w:sz="0" w:space="0" w:color="auto"/>
            <w:left w:val="none" w:sz="0" w:space="0" w:color="auto"/>
            <w:bottom w:val="none" w:sz="0" w:space="0" w:color="auto"/>
            <w:right w:val="none" w:sz="0" w:space="0" w:color="auto"/>
          </w:divBdr>
        </w:div>
        <w:div w:id="1323391856">
          <w:marLeft w:val="640"/>
          <w:marRight w:val="0"/>
          <w:marTop w:val="0"/>
          <w:marBottom w:val="0"/>
          <w:divBdr>
            <w:top w:val="none" w:sz="0" w:space="0" w:color="auto"/>
            <w:left w:val="none" w:sz="0" w:space="0" w:color="auto"/>
            <w:bottom w:val="none" w:sz="0" w:space="0" w:color="auto"/>
            <w:right w:val="none" w:sz="0" w:space="0" w:color="auto"/>
          </w:divBdr>
        </w:div>
        <w:div w:id="1756593017">
          <w:marLeft w:val="640"/>
          <w:marRight w:val="0"/>
          <w:marTop w:val="0"/>
          <w:marBottom w:val="0"/>
          <w:divBdr>
            <w:top w:val="none" w:sz="0" w:space="0" w:color="auto"/>
            <w:left w:val="none" w:sz="0" w:space="0" w:color="auto"/>
            <w:bottom w:val="none" w:sz="0" w:space="0" w:color="auto"/>
            <w:right w:val="none" w:sz="0" w:space="0" w:color="auto"/>
          </w:divBdr>
        </w:div>
        <w:div w:id="259025014">
          <w:marLeft w:val="640"/>
          <w:marRight w:val="0"/>
          <w:marTop w:val="0"/>
          <w:marBottom w:val="0"/>
          <w:divBdr>
            <w:top w:val="none" w:sz="0" w:space="0" w:color="auto"/>
            <w:left w:val="none" w:sz="0" w:space="0" w:color="auto"/>
            <w:bottom w:val="none" w:sz="0" w:space="0" w:color="auto"/>
            <w:right w:val="none" w:sz="0" w:space="0" w:color="auto"/>
          </w:divBdr>
        </w:div>
        <w:div w:id="566378493">
          <w:marLeft w:val="640"/>
          <w:marRight w:val="0"/>
          <w:marTop w:val="0"/>
          <w:marBottom w:val="0"/>
          <w:divBdr>
            <w:top w:val="none" w:sz="0" w:space="0" w:color="auto"/>
            <w:left w:val="none" w:sz="0" w:space="0" w:color="auto"/>
            <w:bottom w:val="none" w:sz="0" w:space="0" w:color="auto"/>
            <w:right w:val="none" w:sz="0" w:space="0" w:color="auto"/>
          </w:divBdr>
        </w:div>
        <w:div w:id="1654872881">
          <w:marLeft w:val="640"/>
          <w:marRight w:val="0"/>
          <w:marTop w:val="0"/>
          <w:marBottom w:val="0"/>
          <w:divBdr>
            <w:top w:val="none" w:sz="0" w:space="0" w:color="auto"/>
            <w:left w:val="none" w:sz="0" w:space="0" w:color="auto"/>
            <w:bottom w:val="none" w:sz="0" w:space="0" w:color="auto"/>
            <w:right w:val="none" w:sz="0" w:space="0" w:color="auto"/>
          </w:divBdr>
        </w:div>
        <w:div w:id="325984317">
          <w:marLeft w:val="640"/>
          <w:marRight w:val="0"/>
          <w:marTop w:val="0"/>
          <w:marBottom w:val="0"/>
          <w:divBdr>
            <w:top w:val="none" w:sz="0" w:space="0" w:color="auto"/>
            <w:left w:val="none" w:sz="0" w:space="0" w:color="auto"/>
            <w:bottom w:val="none" w:sz="0" w:space="0" w:color="auto"/>
            <w:right w:val="none" w:sz="0" w:space="0" w:color="auto"/>
          </w:divBdr>
        </w:div>
        <w:div w:id="1416584022">
          <w:marLeft w:val="640"/>
          <w:marRight w:val="0"/>
          <w:marTop w:val="0"/>
          <w:marBottom w:val="0"/>
          <w:divBdr>
            <w:top w:val="none" w:sz="0" w:space="0" w:color="auto"/>
            <w:left w:val="none" w:sz="0" w:space="0" w:color="auto"/>
            <w:bottom w:val="none" w:sz="0" w:space="0" w:color="auto"/>
            <w:right w:val="none" w:sz="0" w:space="0" w:color="auto"/>
          </w:divBdr>
        </w:div>
        <w:div w:id="120655375">
          <w:marLeft w:val="640"/>
          <w:marRight w:val="0"/>
          <w:marTop w:val="0"/>
          <w:marBottom w:val="0"/>
          <w:divBdr>
            <w:top w:val="none" w:sz="0" w:space="0" w:color="auto"/>
            <w:left w:val="none" w:sz="0" w:space="0" w:color="auto"/>
            <w:bottom w:val="none" w:sz="0" w:space="0" w:color="auto"/>
            <w:right w:val="none" w:sz="0" w:space="0" w:color="auto"/>
          </w:divBdr>
        </w:div>
        <w:div w:id="1895970157">
          <w:marLeft w:val="640"/>
          <w:marRight w:val="0"/>
          <w:marTop w:val="0"/>
          <w:marBottom w:val="0"/>
          <w:divBdr>
            <w:top w:val="none" w:sz="0" w:space="0" w:color="auto"/>
            <w:left w:val="none" w:sz="0" w:space="0" w:color="auto"/>
            <w:bottom w:val="none" w:sz="0" w:space="0" w:color="auto"/>
            <w:right w:val="none" w:sz="0" w:space="0" w:color="auto"/>
          </w:divBdr>
        </w:div>
        <w:div w:id="961574202">
          <w:marLeft w:val="640"/>
          <w:marRight w:val="0"/>
          <w:marTop w:val="0"/>
          <w:marBottom w:val="0"/>
          <w:divBdr>
            <w:top w:val="none" w:sz="0" w:space="0" w:color="auto"/>
            <w:left w:val="none" w:sz="0" w:space="0" w:color="auto"/>
            <w:bottom w:val="none" w:sz="0" w:space="0" w:color="auto"/>
            <w:right w:val="none" w:sz="0" w:space="0" w:color="auto"/>
          </w:divBdr>
        </w:div>
        <w:div w:id="1876455471">
          <w:marLeft w:val="640"/>
          <w:marRight w:val="0"/>
          <w:marTop w:val="0"/>
          <w:marBottom w:val="0"/>
          <w:divBdr>
            <w:top w:val="none" w:sz="0" w:space="0" w:color="auto"/>
            <w:left w:val="none" w:sz="0" w:space="0" w:color="auto"/>
            <w:bottom w:val="none" w:sz="0" w:space="0" w:color="auto"/>
            <w:right w:val="none" w:sz="0" w:space="0" w:color="auto"/>
          </w:divBdr>
        </w:div>
        <w:div w:id="1371687274">
          <w:marLeft w:val="640"/>
          <w:marRight w:val="0"/>
          <w:marTop w:val="0"/>
          <w:marBottom w:val="0"/>
          <w:divBdr>
            <w:top w:val="none" w:sz="0" w:space="0" w:color="auto"/>
            <w:left w:val="none" w:sz="0" w:space="0" w:color="auto"/>
            <w:bottom w:val="none" w:sz="0" w:space="0" w:color="auto"/>
            <w:right w:val="none" w:sz="0" w:space="0" w:color="auto"/>
          </w:divBdr>
        </w:div>
        <w:div w:id="310909568">
          <w:marLeft w:val="640"/>
          <w:marRight w:val="0"/>
          <w:marTop w:val="0"/>
          <w:marBottom w:val="0"/>
          <w:divBdr>
            <w:top w:val="none" w:sz="0" w:space="0" w:color="auto"/>
            <w:left w:val="none" w:sz="0" w:space="0" w:color="auto"/>
            <w:bottom w:val="none" w:sz="0" w:space="0" w:color="auto"/>
            <w:right w:val="none" w:sz="0" w:space="0" w:color="auto"/>
          </w:divBdr>
        </w:div>
        <w:div w:id="671686447">
          <w:marLeft w:val="640"/>
          <w:marRight w:val="0"/>
          <w:marTop w:val="0"/>
          <w:marBottom w:val="0"/>
          <w:divBdr>
            <w:top w:val="none" w:sz="0" w:space="0" w:color="auto"/>
            <w:left w:val="none" w:sz="0" w:space="0" w:color="auto"/>
            <w:bottom w:val="none" w:sz="0" w:space="0" w:color="auto"/>
            <w:right w:val="none" w:sz="0" w:space="0" w:color="auto"/>
          </w:divBdr>
        </w:div>
        <w:div w:id="1919359084">
          <w:marLeft w:val="640"/>
          <w:marRight w:val="0"/>
          <w:marTop w:val="0"/>
          <w:marBottom w:val="0"/>
          <w:divBdr>
            <w:top w:val="none" w:sz="0" w:space="0" w:color="auto"/>
            <w:left w:val="none" w:sz="0" w:space="0" w:color="auto"/>
            <w:bottom w:val="none" w:sz="0" w:space="0" w:color="auto"/>
            <w:right w:val="none" w:sz="0" w:space="0" w:color="auto"/>
          </w:divBdr>
        </w:div>
        <w:div w:id="1948612628">
          <w:marLeft w:val="640"/>
          <w:marRight w:val="0"/>
          <w:marTop w:val="0"/>
          <w:marBottom w:val="0"/>
          <w:divBdr>
            <w:top w:val="none" w:sz="0" w:space="0" w:color="auto"/>
            <w:left w:val="none" w:sz="0" w:space="0" w:color="auto"/>
            <w:bottom w:val="none" w:sz="0" w:space="0" w:color="auto"/>
            <w:right w:val="none" w:sz="0" w:space="0" w:color="auto"/>
          </w:divBdr>
        </w:div>
        <w:div w:id="950284386">
          <w:marLeft w:val="640"/>
          <w:marRight w:val="0"/>
          <w:marTop w:val="0"/>
          <w:marBottom w:val="0"/>
          <w:divBdr>
            <w:top w:val="none" w:sz="0" w:space="0" w:color="auto"/>
            <w:left w:val="none" w:sz="0" w:space="0" w:color="auto"/>
            <w:bottom w:val="none" w:sz="0" w:space="0" w:color="auto"/>
            <w:right w:val="none" w:sz="0" w:space="0" w:color="auto"/>
          </w:divBdr>
        </w:div>
        <w:div w:id="1208032545">
          <w:marLeft w:val="640"/>
          <w:marRight w:val="0"/>
          <w:marTop w:val="0"/>
          <w:marBottom w:val="0"/>
          <w:divBdr>
            <w:top w:val="none" w:sz="0" w:space="0" w:color="auto"/>
            <w:left w:val="none" w:sz="0" w:space="0" w:color="auto"/>
            <w:bottom w:val="none" w:sz="0" w:space="0" w:color="auto"/>
            <w:right w:val="none" w:sz="0" w:space="0" w:color="auto"/>
          </w:divBdr>
        </w:div>
        <w:div w:id="343479161">
          <w:marLeft w:val="640"/>
          <w:marRight w:val="0"/>
          <w:marTop w:val="0"/>
          <w:marBottom w:val="0"/>
          <w:divBdr>
            <w:top w:val="none" w:sz="0" w:space="0" w:color="auto"/>
            <w:left w:val="none" w:sz="0" w:space="0" w:color="auto"/>
            <w:bottom w:val="none" w:sz="0" w:space="0" w:color="auto"/>
            <w:right w:val="none" w:sz="0" w:space="0" w:color="auto"/>
          </w:divBdr>
        </w:div>
        <w:div w:id="463282055">
          <w:marLeft w:val="640"/>
          <w:marRight w:val="0"/>
          <w:marTop w:val="0"/>
          <w:marBottom w:val="0"/>
          <w:divBdr>
            <w:top w:val="none" w:sz="0" w:space="0" w:color="auto"/>
            <w:left w:val="none" w:sz="0" w:space="0" w:color="auto"/>
            <w:bottom w:val="none" w:sz="0" w:space="0" w:color="auto"/>
            <w:right w:val="none" w:sz="0" w:space="0" w:color="auto"/>
          </w:divBdr>
        </w:div>
        <w:div w:id="2125953850">
          <w:marLeft w:val="640"/>
          <w:marRight w:val="0"/>
          <w:marTop w:val="0"/>
          <w:marBottom w:val="0"/>
          <w:divBdr>
            <w:top w:val="none" w:sz="0" w:space="0" w:color="auto"/>
            <w:left w:val="none" w:sz="0" w:space="0" w:color="auto"/>
            <w:bottom w:val="none" w:sz="0" w:space="0" w:color="auto"/>
            <w:right w:val="none" w:sz="0" w:space="0" w:color="auto"/>
          </w:divBdr>
        </w:div>
        <w:div w:id="290326674">
          <w:marLeft w:val="640"/>
          <w:marRight w:val="0"/>
          <w:marTop w:val="0"/>
          <w:marBottom w:val="0"/>
          <w:divBdr>
            <w:top w:val="none" w:sz="0" w:space="0" w:color="auto"/>
            <w:left w:val="none" w:sz="0" w:space="0" w:color="auto"/>
            <w:bottom w:val="none" w:sz="0" w:space="0" w:color="auto"/>
            <w:right w:val="none" w:sz="0" w:space="0" w:color="auto"/>
          </w:divBdr>
        </w:div>
        <w:div w:id="1651906852">
          <w:marLeft w:val="640"/>
          <w:marRight w:val="0"/>
          <w:marTop w:val="0"/>
          <w:marBottom w:val="0"/>
          <w:divBdr>
            <w:top w:val="none" w:sz="0" w:space="0" w:color="auto"/>
            <w:left w:val="none" w:sz="0" w:space="0" w:color="auto"/>
            <w:bottom w:val="none" w:sz="0" w:space="0" w:color="auto"/>
            <w:right w:val="none" w:sz="0" w:space="0" w:color="auto"/>
          </w:divBdr>
        </w:div>
        <w:div w:id="408120019">
          <w:marLeft w:val="640"/>
          <w:marRight w:val="0"/>
          <w:marTop w:val="0"/>
          <w:marBottom w:val="0"/>
          <w:divBdr>
            <w:top w:val="none" w:sz="0" w:space="0" w:color="auto"/>
            <w:left w:val="none" w:sz="0" w:space="0" w:color="auto"/>
            <w:bottom w:val="none" w:sz="0" w:space="0" w:color="auto"/>
            <w:right w:val="none" w:sz="0" w:space="0" w:color="auto"/>
          </w:divBdr>
        </w:div>
        <w:div w:id="899367218">
          <w:marLeft w:val="640"/>
          <w:marRight w:val="0"/>
          <w:marTop w:val="0"/>
          <w:marBottom w:val="0"/>
          <w:divBdr>
            <w:top w:val="none" w:sz="0" w:space="0" w:color="auto"/>
            <w:left w:val="none" w:sz="0" w:space="0" w:color="auto"/>
            <w:bottom w:val="none" w:sz="0" w:space="0" w:color="auto"/>
            <w:right w:val="none" w:sz="0" w:space="0" w:color="auto"/>
          </w:divBdr>
        </w:div>
        <w:div w:id="645665645">
          <w:marLeft w:val="640"/>
          <w:marRight w:val="0"/>
          <w:marTop w:val="0"/>
          <w:marBottom w:val="0"/>
          <w:divBdr>
            <w:top w:val="none" w:sz="0" w:space="0" w:color="auto"/>
            <w:left w:val="none" w:sz="0" w:space="0" w:color="auto"/>
            <w:bottom w:val="none" w:sz="0" w:space="0" w:color="auto"/>
            <w:right w:val="none" w:sz="0" w:space="0" w:color="auto"/>
          </w:divBdr>
        </w:div>
        <w:div w:id="1059552703">
          <w:marLeft w:val="640"/>
          <w:marRight w:val="0"/>
          <w:marTop w:val="0"/>
          <w:marBottom w:val="0"/>
          <w:divBdr>
            <w:top w:val="none" w:sz="0" w:space="0" w:color="auto"/>
            <w:left w:val="none" w:sz="0" w:space="0" w:color="auto"/>
            <w:bottom w:val="none" w:sz="0" w:space="0" w:color="auto"/>
            <w:right w:val="none" w:sz="0" w:space="0" w:color="auto"/>
          </w:divBdr>
        </w:div>
        <w:div w:id="868757267">
          <w:marLeft w:val="640"/>
          <w:marRight w:val="0"/>
          <w:marTop w:val="0"/>
          <w:marBottom w:val="0"/>
          <w:divBdr>
            <w:top w:val="none" w:sz="0" w:space="0" w:color="auto"/>
            <w:left w:val="none" w:sz="0" w:space="0" w:color="auto"/>
            <w:bottom w:val="none" w:sz="0" w:space="0" w:color="auto"/>
            <w:right w:val="none" w:sz="0" w:space="0" w:color="auto"/>
          </w:divBdr>
        </w:div>
        <w:div w:id="2108186313">
          <w:marLeft w:val="640"/>
          <w:marRight w:val="0"/>
          <w:marTop w:val="0"/>
          <w:marBottom w:val="0"/>
          <w:divBdr>
            <w:top w:val="none" w:sz="0" w:space="0" w:color="auto"/>
            <w:left w:val="none" w:sz="0" w:space="0" w:color="auto"/>
            <w:bottom w:val="none" w:sz="0" w:space="0" w:color="auto"/>
            <w:right w:val="none" w:sz="0" w:space="0" w:color="auto"/>
          </w:divBdr>
        </w:div>
        <w:div w:id="1965966486">
          <w:marLeft w:val="640"/>
          <w:marRight w:val="0"/>
          <w:marTop w:val="0"/>
          <w:marBottom w:val="0"/>
          <w:divBdr>
            <w:top w:val="none" w:sz="0" w:space="0" w:color="auto"/>
            <w:left w:val="none" w:sz="0" w:space="0" w:color="auto"/>
            <w:bottom w:val="none" w:sz="0" w:space="0" w:color="auto"/>
            <w:right w:val="none" w:sz="0" w:space="0" w:color="auto"/>
          </w:divBdr>
        </w:div>
        <w:div w:id="1254826335">
          <w:marLeft w:val="640"/>
          <w:marRight w:val="0"/>
          <w:marTop w:val="0"/>
          <w:marBottom w:val="0"/>
          <w:divBdr>
            <w:top w:val="none" w:sz="0" w:space="0" w:color="auto"/>
            <w:left w:val="none" w:sz="0" w:space="0" w:color="auto"/>
            <w:bottom w:val="none" w:sz="0" w:space="0" w:color="auto"/>
            <w:right w:val="none" w:sz="0" w:space="0" w:color="auto"/>
          </w:divBdr>
        </w:div>
        <w:div w:id="1578906913">
          <w:marLeft w:val="640"/>
          <w:marRight w:val="0"/>
          <w:marTop w:val="0"/>
          <w:marBottom w:val="0"/>
          <w:divBdr>
            <w:top w:val="none" w:sz="0" w:space="0" w:color="auto"/>
            <w:left w:val="none" w:sz="0" w:space="0" w:color="auto"/>
            <w:bottom w:val="none" w:sz="0" w:space="0" w:color="auto"/>
            <w:right w:val="none" w:sz="0" w:space="0" w:color="auto"/>
          </w:divBdr>
        </w:div>
        <w:div w:id="1029379811">
          <w:marLeft w:val="640"/>
          <w:marRight w:val="0"/>
          <w:marTop w:val="0"/>
          <w:marBottom w:val="0"/>
          <w:divBdr>
            <w:top w:val="none" w:sz="0" w:space="0" w:color="auto"/>
            <w:left w:val="none" w:sz="0" w:space="0" w:color="auto"/>
            <w:bottom w:val="none" w:sz="0" w:space="0" w:color="auto"/>
            <w:right w:val="none" w:sz="0" w:space="0" w:color="auto"/>
          </w:divBdr>
        </w:div>
        <w:div w:id="2120945621">
          <w:marLeft w:val="640"/>
          <w:marRight w:val="0"/>
          <w:marTop w:val="0"/>
          <w:marBottom w:val="0"/>
          <w:divBdr>
            <w:top w:val="none" w:sz="0" w:space="0" w:color="auto"/>
            <w:left w:val="none" w:sz="0" w:space="0" w:color="auto"/>
            <w:bottom w:val="none" w:sz="0" w:space="0" w:color="auto"/>
            <w:right w:val="none" w:sz="0" w:space="0" w:color="auto"/>
          </w:divBdr>
        </w:div>
        <w:div w:id="1590580642">
          <w:marLeft w:val="640"/>
          <w:marRight w:val="0"/>
          <w:marTop w:val="0"/>
          <w:marBottom w:val="0"/>
          <w:divBdr>
            <w:top w:val="none" w:sz="0" w:space="0" w:color="auto"/>
            <w:left w:val="none" w:sz="0" w:space="0" w:color="auto"/>
            <w:bottom w:val="none" w:sz="0" w:space="0" w:color="auto"/>
            <w:right w:val="none" w:sz="0" w:space="0" w:color="auto"/>
          </w:divBdr>
        </w:div>
        <w:div w:id="1173178471">
          <w:marLeft w:val="640"/>
          <w:marRight w:val="0"/>
          <w:marTop w:val="0"/>
          <w:marBottom w:val="0"/>
          <w:divBdr>
            <w:top w:val="none" w:sz="0" w:space="0" w:color="auto"/>
            <w:left w:val="none" w:sz="0" w:space="0" w:color="auto"/>
            <w:bottom w:val="none" w:sz="0" w:space="0" w:color="auto"/>
            <w:right w:val="none" w:sz="0" w:space="0" w:color="auto"/>
          </w:divBdr>
        </w:div>
        <w:div w:id="751007685">
          <w:marLeft w:val="640"/>
          <w:marRight w:val="0"/>
          <w:marTop w:val="0"/>
          <w:marBottom w:val="0"/>
          <w:divBdr>
            <w:top w:val="none" w:sz="0" w:space="0" w:color="auto"/>
            <w:left w:val="none" w:sz="0" w:space="0" w:color="auto"/>
            <w:bottom w:val="none" w:sz="0" w:space="0" w:color="auto"/>
            <w:right w:val="none" w:sz="0" w:space="0" w:color="auto"/>
          </w:divBdr>
        </w:div>
        <w:div w:id="1857384892">
          <w:marLeft w:val="640"/>
          <w:marRight w:val="0"/>
          <w:marTop w:val="0"/>
          <w:marBottom w:val="0"/>
          <w:divBdr>
            <w:top w:val="none" w:sz="0" w:space="0" w:color="auto"/>
            <w:left w:val="none" w:sz="0" w:space="0" w:color="auto"/>
            <w:bottom w:val="none" w:sz="0" w:space="0" w:color="auto"/>
            <w:right w:val="none" w:sz="0" w:space="0" w:color="auto"/>
          </w:divBdr>
        </w:div>
        <w:div w:id="1738629154">
          <w:marLeft w:val="640"/>
          <w:marRight w:val="0"/>
          <w:marTop w:val="0"/>
          <w:marBottom w:val="0"/>
          <w:divBdr>
            <w:top w:val="none" w:sz="0" w:space="0" w:color="auto"/>
            <w:left w:val="none" w:sz="0" w:space="0" w:color="auto"/>
            <w:bottom w:val="none" w:sz="0" w:space="0" w:color="auto"/>
            <w:right w:val="none" w:sz="0" w:space="0" w:color="auto"/>
          </w:divBdr>
        </w:div>
        <w:div w:id="492255931">
          <w:marLeft w:val="640"/>
          <w:marRight w:val="0"/>
          <w:marTop w:val="0"/>
          <w:marBottom w:val="0"/>
          <w:divBdr>
            <w:top w:val="none" w:sz="0" w:space="0" w:color="auto"/>
            <w:left w:val="none" w:sz="0" w:space="0" w:color="auto"/>
            <w:bottom w:val="none" w:sz="0" w:space="0" w:color="auto"/>
            <w:right w:val="none" w:sz="0" w:space="0" w:color="auto"/>
          </w:divBdr>
        </w:div>
        <w:div w:id="834492406">
          <w:marLeft w:val="640"/>
          <w:marRight w:val="0"/>
          <w:marTop w:val="0"/>
          <w:marBottom w:val="0"/>
          <w:divBdr>
            <w:top w:val="none" w:sz="0" w:space="0" w:color="auto"/>
            <w:left w:val="none" w:sz="0" w:space="0" w:color="auto"/>
            <w:bottom w:val="none" w:sz="0" w:space="0" w:color="auto"/>
            <w:right w:val="none" w:sz="0" w:space="0" w:color="auto"/>
          </w:divBdr>
        </w:div>
        <w:div w:id="656736354">
          <w:marLeft w:val="640"/>
          <w:marRight w:val="0"/>
          <w:marTop w:val="0"/>
          <w:marBottom w:val="0"/>
          <w:divBdr>
            <w:top w:val="none" w:sz="0" w:space="0" w:color="auto"/>
            <w:left w:val="none" w:sz="0" w:space="0" w:color="auto"/>
            <w:bottom w:val="none" w:sz="0" w:space="0" w:color="auto"/>
            <w:right w:val="none" w:sz="0" w:space="0" w:color="auto"/>
          </w:divBdr>
        </w:div>
        <w:div w:id="996227025">
          <w:marLeft w:val="640"/>
          <w:marRight w:val="0"/>
          <w:marTop w:val="0"/>
          <w:marBottom w:val="0"/>
          <w:divBdr>
            <w:top w:val="none" w:sz="0" w:space="0" w:color="auto"/>
            <w:left w:val="none" w:sz="0" w:space="0" w:color="auto"/>
            <w:bottom w:val="none" w:sz="0" w:space="0" w:color="auto"/>
            <w:right w:val="none" w:sz="0" w:space="0" w:color="auto"/>
          </w:divBdr>
        </w:div>
        <w:div w:id="1574587475">
          <w:marLeft w:val="640"/>
          <w:marRight w:val="0"/>
          <w:marTop w:val="0"/>
          <w:marBottom w:val="0"/>
          <w:divBdr>
            <w:top w:val="none" w:sz="0" w:space="0" w:color="auto"/>
            <w:left w:val="none" w:sz="0" w:space="0" w:color="auto"/>
            <w:bottom w:val="none" w:sz="0" w:space="0" w:color="auto"/>
            <w:right w:val="none" w:sz="0" w:space="0" w:color="auto"/>
          </w:divBdr>
        </w:div>
        <w:div w:id="992178474">
          <w:marLeft w:val="640"/>
          <w:marRight w:val="0"/>
          <w:marTop w:val="0"/>
          <w:marBottom w:val="0"/>
          <w:divBdr>
            <w:top w:val="none" w:sz="0" w:space="0" w:color="auto"/>
            <w:left w:val="none" w:sz="0" w:space="0" w:color="auto"/>
            <w:bottom w:val="none" w:sz="0" w:space="0" w:color="auto"/>
            <w:right w:val="none" w:sz="0" w:space="0" w:color="auto"/>
          </w:divBdr>
        </w:div>
        <w:div w:id="215749676">
          <w:marLeft w:val="640"/>
          <w:marRight w:val="0"/>
          <w:marTop w:val="0"/>
          <w:marBottom w:val="0"/>
          <w:divBdr>
            <w:top w:val="none" w:sz="0" w:space="0" w:color="auto"/>
            <w:left w:val="none" w:sz="0" w:space="0" w:color="auto"/>
            <w:bottom w:val="none" w:sz="0" w:space="0" w:color="auto"/>
            <w:right w:val="none" w:sz="0" w:space="0" w:color="auto"/>
          </w:divBdr>
        </w:div>
        <w:div w:id="1726025292">
          <w:marLeft w:val="640"/>
          <w:marRight w:val="0"/>
          <w:marTop w:val="0"/>
          <w:marBottom w:val="0"/>
          <w:divBdr>
            <w:top w:val="none" w:sz="0" w:space="0" w:color="auto"/>
            <w:left w:val="none" w:sz="0" w:space="0" w:color="auto"/>
            <w:bottom w:val="none" w:sz="0" w:space="0" w:color="auto"/>
            <w:right w:val="none" w:sz="0" w:space="0" w:color="auto"/>
          </w:divBdr>
        </w:div>
        <w:div w:id="2112503035">
          <w:marLeft w:val="640"/>
          <w:marRight w:val="0"/>
          <w:marTop w:val="0"/>
          <w:marBottom w:val="0"/>
          <w:divBdr>
            <w:top w:val="none" w:sz="0" w:space="0" w:color="auto"/>
            <w:left w:val="none" w:sz="0" w:space="0" w:color="auto"/>
            <w:bottom w:val="none" w:sz="0" w:space="0" w:color="auto"/>
            <w:right w:val="none" w:sz="0" w:space="0" w:color="auto"/>
          </w:divBdr>
        </w:div>
        <w:div w:id="175582112">
          <w:marLeft w:val="640"/>
          <w:marRight w:val="0"/>
          <w:marTop w:val="0"/>
          <w:marBottom w:val="0"/>
          <w:divBdr>
            <w:top w:val="none" w:sz="0" w:space="0" w:color="auto"/>
            <w:left w:val="none" w:sz="0" w:space="0" w:color="auto"/>
            <w:bottom w:val="none" w:sz="0" w:space="0" w:color="auto"/>
            <w:right w:val="none" w:sz="0" w:space="0" w:color="auto"/>
          </w:divBdr>
        </w:div>
        <w:div w:id="881861918">
          <w:marLeft w:val="640"/>
          <w:marRight w:val="0"/>
          <w:marTop w:val="0"/>
          <w:marBottom w:val="0"/>
          <w:divBdr>
            <w:top w:val="none" w:sz="0" w:space="0" w:color="auto"/>
            <w:left w:val="none" w:sz="0" w:space="0" w:color="auto"/>
            <w:bottom w:val="none" w:sz="0" w:space="0" w:color="auto"/>
            <w:right w:val="none" w:sz="0" w:space="0" w:color="auto"/>
          </w:divBdr>
        </w:div>
        <w:div w:id="306322587">
          <w:marLeft w:val="640"/>
          <w:marRight w:val="0"/>
          <w:marTop w:val="0"/>
          <w:marBottom w:val="0"/>
          <w:divBdr>
            <w:top w:val="none" w:sz="0" w:space="0" w:color="auto"/>
            <w:left w:val="none" w:sz="0" w:space="0" w:color="auto"/>
            <w:bottom w:val="none" w:sz="0" w:space="0" w:color="auto"/>
            <w:right w:val="none" w:sz="0" w:space="0" w:color="auto"/>
          </w:divBdr>
        </w:div>
        <w:div w:id="1780760389">
          <w:marLeft w:val="640"/>
          <w:marRight w:val="0"/>
          <w:marTop w:val="0"/>
          <w:marBottom w:val="0"/>
          <w:divBdr>
            <w:top w:val="none" w:sz="0" w:space="0" w:color="auto"/>
            <w:left w:val="none" w:sz="0" w:space="0" w:color="auto"/>
            <w:bottom w:val="none" w:sz="0" w:space="0" w:color="auto"/>
            <w:right w:val="none" w:sz="0" w:space="0" w:color="auto"/>
          </w:divBdr>
        </w:div>
        <w:div w:id="1381856458">
          <w:marLeft w:val="640"/>
          <w:marRight w:val="0"/>
          <w:marTop w:val="0"/>
          <w:marBottom w:val="0"/>
          <w:divBdr>
            <w:top w:val="none" w:sz="0" w:space="0" w:color="auto"/>
            <w:left w:val="none" w:sz="0" w:space="0" w:color="auto"/>
            <w:bottom w:val="none" w:sz="0" w:space="0" w:color="auto"/>
            <w:right w:val="none" w:sz="0" w:space="0" w:color="auto"/>
          </w:divBdr>
        </w:div>
        <w:div w:id="397434575">
          <w:marLeft w:val="640"/>
          <w:marRight w:val="0"/>
          <w:marTop w:val="0"/>
          <w:marBottom w:val="0"/>
          <w:divBdr>
            <w:top w:val="none" w:sz="0" w:space="0" w:color="auto"/>
            <w:left w:val="none" w:sz="0" w:space="0" w:color="auto"/>
            <w:bottom w:val="none" w:sz="0" w:space="0" w:color="auto"/>
            <w:right w:val="none" w:sz="0" w:space="0" w:color="auto"/>
          </w:divBdr>
        </w:div>
        <w:div w:id="1201358563">
          <w:marLeft w:val="640"/>
          <w:marRight w:val="0"/>
          <w:marTop w:val="0"/>
          <w:marBottom w:val="0"/>
          <w:divBdr>
            <w:top w:val="none" w:sz="0" w:space="0" w:color="auto"/>
            <w:left w:val="none" w:sz="0" w:space="0" w:color="auto"/>
            <w:bottom w:val="none" w:sz="0" w:space="0" w:color="auto"/>
            <w:right w:val="none" w:sz="0" w:space="0" w:color="auto"/>
          </w:divBdr>
        </w:div>
        <w:div w:id="441732003">
          <w:marLeft w:val="640"/>
          <w:marRight w:val="0"/>
          <w:marTop w:val="0"/>
          <w:marBottom w:val="0"/>
          <w:divBdr>
            <w:top w:val="none" w:sz="0" w:space="0" w:color="auto"/>
            <w:left w:val="none" w:sz="0" w:space="0" w:color="auto"/>
            <w:bottom w:val="none" w:sz="0" w:space="0" w:color="auto"/>
            <w:right w:val="none" w:sz="0" w:space="0" w:color="auto"/>
          </w:divBdr>
        </w:div>
        <w:div w:id="983510467">
          <w:marLeft w:val="640"/>
          <w:marRight w:val="0"/>
          <w:marTop w:val="0"/>
          <w:marBottom w:val="0"/>
          <w:divBdr>
            <w:top w:val="none" w:sz="0" w:space="0" w:color="auto"/>
            <w:left w:val="none" w:sz="0" w:space="0" w:color="auto"/>
            <w:bottom w:val="none" w:sz="0" w:space="0" w:color="auto"/>
            <w:right w:val="none" w:sz="0" w:space="0" w:color="auto"/>
          </w:divBdr>
        </w:div>
        <w:div w:id="439373526">
          <w:marLeft w:val="640"/>
          <w:marRight w:val="0"/>
          <w:marTop w:val="0"/>
          <w:marBottom w:val="0"/>
          <w:divBdr>
            <w:top w:val="none" w:sz="0" w:space="0" w:color="auto"/>
            <w:left w:val="none" w:sz="0" w:space="0" w:color="auto"/>
            <w:bottom w:val="none" w:sz="0" w:space="0" w:color="auto"/>
            <w:right w:val="none" w:sz="0" w:space="0" w:color="auto"/>
          </w:divBdr>
        </w:div>
        <w:div w:id="412288092">
          <w:marLeft w:val="640"/>
          <w:marRight w:val="0"/>
          <w:marTop w:val="0"/>
          <w:marBottom w:val="0"/>
          <w:divBdr>
            <w:top w:val="none" w:sz="0" w:space="0" w:color="auto"/>
            <w:left w:val="none" w:sz="0" w:space="0" w:color="auto"/>
            <w:bottom w:val="none" w:sz="0" w:space="0" w:color="auto"/>
            <w:right w:val="none" w:sz="0" w:space="0" w:color="auto"/>
          </w:divBdr>
        </w:div>
        <w:div w:id="1453816632">
          <w:marLeft w:val="640"/>
          <w:marRight w:val="0"/>
          <w:marTop w:val="0"/>
          <w:marBottom w:val="0"/>
          <w:divBdr>
            <w:top w:val="none" w:sz="0" w:space="0" w:color="auto"/>
            <w:left w:val="none" w:sz="0" w:space="0" w:color="auto"/>
            <w:bottom w:val="none" w:sz="0" w:space="0" w:color="auto"/>
            <w:right w:val="none" w:sz="0" w:space="0" w:color="auto"/>
          </w:divBdr>
        </w:div>
        <w:div w:id="1302424622">
          <w:marLeft w:val="640"/>
          <w:marRight w:val="0"/>
          <w:marTop w:val="0"/>
          <w:marBottom w:val="0"/>
          <w:divBdr>
            <w:top w:val="none" w:sz="0" w:space="0" w:color="auto"/>
            <w:left w:val="none" w:sz="0" w:space="0" w:color="auto"/>
            <w:bottom w:val="none" w:sz="0" w:space="0" w:color="auto"/>
            <w:right w:val="none" w:sz="0" w:space="0" w:color="auto"/>
          </w:divBdr>
        </w:div>
        <w:div w:id="955017787">
          <w:marLeft w:val="640"/>
          <w:marRight w:val="0"/>
          <w:marTop w:val="0"/>
          <w:marBottom w:val="0"/>
          <w:divBdr>
            <w:top w:val="none" w:sz="0" w:space="0" w:color="auto"/>
            <w:left w:val="none" w:sz="0" w:space="0" w:color="auto"/>
            <w:bottom w:val="none" w:sz="0" w:space="0" w:color="auto"/>
            <w:right w:val="none" w:sz="0" w:space="0" w:color="auto"/>
          </w:divBdr>
        </w:div>
        <w:div w:id="1884900886">
          <w:marLeft w:val="640"/>
          <w:marRight w:val="0"/>
          <w:marTop w:val="0"/>
          <w:marBottom w:val="0"/>
          <w:divBdr>
            <w:top w:val="none" w:sz="0" w:space="0" w:color="auto"/>
            <w:left w:val="none" w:sz="0" w:space="0" w:color="auto"/>
            <w:bottom w:val="none" w:sz="0" w:space="0" w:color="auto"/>
            <w:right w:val="none" w:sz="0" w:space="0" w:color="auto"/>
          </w:divBdr>
        </w:div>
        <w:div w:id="1381638057">
          <w:marLeft w:val="640"/>
          <w:marRight w:val="0"/>
          <w:marTop w:val="0"/>
          <w:marBottom w:val="0"/>
          <w:divBdr>
            <w:top w:val="none" w:sz="0" w:space="0" w:color="auto"/>
            <w:left w:val="none" w:sz="0" w:space="0" w:color="auto"/>
            <w:bottom w:val="none" w:sz="0" w:space="0" w:color="auto"/>
            <w:right w:val="none" w:sz="0" w:space="0" w:color="auto"/>
          </w:divBdr>
        </w:div>
        <w:div w:id="361630710">
          <w:marLeft w:val="640"/>
          <w:marRight w:val="0"/>
          <w:marTop w:val="0"/>
          <w:marBottom w:val="0"/>
          <w:divBdr>
            <w:top w:val="none" w:sz="0" w:space="0" w:color="auto"/>
            <w:left w:val="none" w:sz="0" w:space="0" w:color="auto"/>
            <w:bottom w:val="none" w:sz="0" w:space="0" w:color="auto"/>
            <w:right w:val="none" w:sz="0" w:space="0" w:color="auto"/>
          </w:divBdr>
        </w:div>
        <w:div w:id="1581938063">
          <w:marLeft w:val="640"/>
          <w:marRight w:val="0"/>
          <w:marTop w:val="0"/>
          <w:marBottom w:val="0"/>
          <w:divBdr>
            <w:top w:val="none" w:sz="0" w:space="0" w:color="auto"/>
            <w:left w:val="none" w:sz="0" w:space="0" w:color="auto"/>
            <w:bottom w:val="none" w:sz="0" w:space="0" w:color="auto"/>
            <w:right w:val="none" w:sz="0" w:space="0" w:color="auto"/>
          </w:divBdr>
        </w:div>
        <w:div w:id="719791000">
          <w:marLeft w:val="640"/>
          <w:marRight w:val="0"/>
          <w:marTop w:val="0"/>
          <w:marBottom w:val="0"/>
          <w:divBdr>
            <w:top w:val="none" w:sz="0" w:space="0" w:color="auto"/>
            <w:left w:val="none" w:sz="0" w:space="0" w:color="auto"/>
            <w:bottom w:val="none" w:sz="0" w:space="0" w:color="auto"/>
            <w:right w:val="none" w:sz="0" w:space="0" w:color="auto"/>
          </w:divBdr>
        </w:div>
        <w:div w:id="248194492">
          <w:marLeft w:val="640"/>
          <w:marRight w:val="0"/>
          <w:marTop w:val="0"/>
          <w:marBottom w:val="0"/>
          <w:divBdr>
            <w:top w:val="none" w:sz="0" w:space="0" w:color="auto"/>
            <w:left w:val="none" w:sz="0" w:space="0" w:color="auto"/>
            <w:bottom w:val="none" w:sz="0" w:space="0" w:color="auto"/>
            <w:right w:val="none" w:sz="0" w:space="0" w:color="auto"/>
          </w:divBdr>
        </w:div>
        <w:div w:id="594749867">
          <w:marLeft w:val="640"/>
          <w:marRight w:val="0"/>
          <w:marTop w:val="0"/>
          <w:marBottom w:val="0"/>
          <w:divBdr>
            <w:top w:val="none" w:sz="0" w:space="0" w:color="auto"/>
            <w:left w:val="none" w:sz="0" w:space="0" w:color="auto"/>
            <w:bottom w:val="none" w:sz="0" w:space="0" w:color="auto"/>
            <w:right w:val="none" w:sz="0" w:space="0" w:color="auto"/>
          </w:divBdr>
        </w:div>
        <w:div w:id="739404916">
          <w:marLeft w:val="640"/>
          <w:marRight w:val="0"/>
          <w:marTop w:val="0"/>
          <w:marBottom w:val="0"/>
          <w:divBdr>
            <w:top w:val="none" w:sz="0" w:space="0" w:color="auto"/>
            <w:left w:val="none" w:sz="0" w:space="0" w:color="auto"/>
            <w:bottom w:val="none" w:sz="0" w:space="0" w:color="auto"/>
            <w:right w:val="none" w:sz="0" w:space="0" w:color="auto"/>
          </w:divBdr>
        </w:div>
        <w:div w:id="1144547201">
          <w:marLeft w:val="640"/>
          <w:marRight w:val="0"/>
          <w:marTop w:val="0"/>
          <w:marBottom w:val="0"/>
          <w:divBdr>
            <w:top w:val="none" w:sz="0" w:space="0" w:color="auto"/>
            <w:left w:val="none" w:sz="0" w:space="0" w:color="auto"/>
            <w:bottom w:val="none" w:sz="0" w:space="0" w:color="auto"/>
            <w:right w:val="none" w:sz="0" w:space="0" w:color="auto"/>
          </w:divBdr>
        </w:div>
        <w:div w:id="1627347561">
          <w:marLeft w:val="640"/>
          <w:marRight w:val="0"/>
          <w:marTop w:val="0"/>
          <w:marBottom w:val="0"/>
          <w:divBdr>
            <w:top w:val="none" w:sz="0" w:space="0" w:color="auto"/>
            <w:left w:val="none" w:sz="0" w:space="0" w:color="auto"/>
            <w:bottom w:val="none" w:sz="0" w:space="0" w:color="auto"/>
            <w:right w:val="none" w:sz="0" w:space="0" w:color="auto"/>
          </w:divBdr>
        </w:div>
        <w:div w:id="495995250">
          <w:marLeft w:val="640"/>
          <w:marRight w:val="0"/>
          <w:marTop w:val="0"/>
          <w:marBottom w:val="0"/>
          <w:divBdr>
            <w:top w:val="none" w:sz="0" w:space="0" w:color="auto"/>
            <w:left w:val="none" w:sz="0" w:space="0" w:color="auto"/>
            <w:bottom w:val="none" w:sz="0" w:space="0" w:color="auto"/>
            <w:right w:val="none" w:sz="0" w:space="0" w:color="auto"/>
          </w:divBdr>
        </w:div>
        <w:div w:id="1141311709">
          <w:marLeft w:val="640"/>
          <w:marRight w:val="0"/>
          <w:marTop w:val="0"/>
          <w:marBottom w:val="0"/>
          <w:divBdr>
            <w:top w:val="none" w:sz="0" w:space="0" w:color="auto"/>
            <w:left w:val="none" w:sz="0" w:space="0" w:color="auto"/>
            <w:bottom w:val="none" w:sz="0" w:space="0" w:color="auto"/>
            <w:right w:val="none" w:sz="0" w:space="0" w:color="auto"/>
          </w:divBdr>
        </w:div>
        <w:div w:id="360203411">
          <w:marLeft w:val="640"/>
          <w:marRight w:val="0"/>
          <w:marTop w:val="0"/>
          <w:marBottom w:val="0"/>
          <w:divBdr>
            <w:top w:val="none" w:sz="0" w:space="0" w:color="auto"/>
            <w:left w:val="none" w:sz="0" w:space="0" w:color="auto"/>
            <w:bottom w:val="none" w:sz="0" w:space="0" w:color="auto"/>
            <w:right w:val="none" w:sz="0" w:space="0" w:color="auto"/>
          </w:divBdr>
        </w:div>
        <w:div w:id="1437481364">
          <w:marLeft w:val="640"/>
          <w:marRight w:val="0"/>
          <w:marTop w:val="0"/>
          <w:marBottom w:val="0"/>
          <w:divBdr>
            <w:top w:val="none" w:sz="0" w:space="0" w:color="auto"/>
            <w:left w:val="none" w:sz="0" w:space="0" w:color="auto"/>
            <w:bottom w:val="none" w:sz="0" w:space="0" w:color="auto"/>
            <w:right w:val="none" w:sz="0" w:space="0" w:color="auto"/>
          </w:divBdr>
        </w:div>
        <w:div w:id="1841263907">
          <w:marLeft w:val="640"/>
          <w:marRight w:val="0"/>
          <w:marTop w:val="0"/>
          <w:marBottom w:val="0"/>
          <w:divBdr>
            <w:top w:val="none" w:sz="0" w:space="0" w:color="auto"/>
            <w:left w:val="none" w:sz="0" w:space="0" w:color="auto"/>
            <w:bottom w:val="none" w:sz="0" w:space="0" w:color="auto"/>
            <w:right w:val="none" w:sz="0" w:space="0" w:color="auto"/>
          </w:divBdr>
        </w:div>
        <w:div w:id="1983803953">
          <w:marLeft w:val="640"/>
          <w:marRight w:val="0"/>
          <w:marTop w:val="0"/>
          <w:marBottom w:val="0"/>
          <w:divBdr>
            <w:top w:val="none" w:sz="0" w:space="0" w:color="auto"/>
            <w:left w:val="none" w:sz="0" w:space="0" w:color="auto"/>
            <w:bottom w:val="none" w:sz="0" w:space="0" w:color="auto"/>
            <w:right w:val="none" w:sz="0" w:space="0" w:color="auto"/>
          </w:divBdr>
        </w:div>
        <w:div w:id="1792506320">
          <w:marLeft w:val="640"/>
          <w:marRight w:val="0"/>
          <w:marTop w:val="0"/>
          <w:marBottom w:val="0"/>
          <w:divBdr>
            <w:top w:val="none" w:sz="0" w:space="0" w:color="auto"/>
            <w:left w:val="none" w:sz="0" w:space="0" w:color="auto"/>
            <w:bottom w:val="none" w:sz="0" w:space="0" w:color="auto"/>
            <w:right w:val="none" w:sz="0" w:space="0" w:color="auto"/>
          </w:divBdr>
        </w:div>
        <w:div w:id="1434351875">
          <w:marLeft w:val="640"/>
          <w:marRight w:val="0"/>
          <w:marTop w:val="0"/>
          <w:marBottom w:val="0"/>
          <w:divBdr>
            <w:top w:val="none" w:sz="0" w:space="0" w:color="auto"/>
            <w:left w:val="none" w:sz="0" w:space="0" w:color="auto"/>
            <w:bottom w:val="none" w:sz="0" w:space="0" w:color="auto"/>
            <w:right w:val="none" w:sz="0" w:space="0" w:color="auto"/>
          </w:divBdr>
        </w:div>
        <w:div w:id="162742798">
          <w:marLeft w:val="640"/>
          <w:marRight w:val="0"/>
          <w:marTop w:val="0"/>
          <w:marBottom w:val="0"/>
          <w:divBdr>
            <w:top w:val="none" w:sz="0" w:space="0" w:color="auto"/>
            <w:left w:val="none" w:sz="0" w:space="0" w:color="auto"/>
            <w:bottom w:val="none" w:sz="0" w:space="0" w:color="auto"/>
            <w:right w:val="none" w:sz="0" w:space="0" w:color="auto"/>
          </w:divBdr>
        </w:div>
        <w:div w:id="528563871">
          <w:marLeft w:val="640"/>
          <w:marRight w:val="0"/>
          <w:marTop w:val="0"/>
          <w:marBottom w:val="0"/>
          <w:divBdr>
            <w:top w:val="none" w:sz="0" w:space="0" w:color="auto"/>
            <w:left w:val="none" w:sz="0" w:space="0" w:color="auto"/>
            <w:bottom w:val="none" w:sz="0" w:space="0" w:color="auto"/>
            <w:right w:val="none" w:sz="0" w:space="0" w:color="auto"/>
          </w:divBdr>
        </w:div>
        <w:div w:id="1824350235">
          <w:marLeft w:val="640"/>
          <w:marRight w:val="0"/>
          <w:marTop w:val="0"/>
          <w:marBottom w:val="0"/>
          <w:divBdr>
            <w:top w:val="none" w:sz="0" w:space="0" w:color="auto"/>
            <w:left w:val="none" w:sz="0" w:space="0" w:color="auto"/>
            <w:bottom w:val="none" w:sz="0" w:space="0" w:color="auto"/>
            <w:right w:val="none" w:sz="0" w:space="0" w:color="auto"/>
          </w:divBdr>
        </w:div>
        <w:div w:id="548077638">
          <w:marLeft w:val="640"/>
          <w:marRight w:val="0"/>
          <w:marTop w:val="0"/>
          <w:marBottom w:val="0"/>
          <w:divBdr>
            <w:top w:val="none" w:sz="0" w:space="0" w:color="auto"/>
            <w:left w:val="none" w:sz="0" w:space="0" w:color="auto"/>
            <w:bottom w:val="none" w:sz="0" w:space="0" w:color="auto"/>
            <w:right w:val="none" w:sz="0" w:space="0" w:color="auto"/>
          </w:divBdr>
        </w:div>
        <w:div w:id="277223028">
          <w:marLeft w:val="640"/>
          <w:marRight w:val="0"/>
          <w:marTop w:val="0"/>
          <w:marBottom w:val="0"/>
          <w:divBdr>
            <w:top w:val="none" w:sz="0" w:space="0" w:color="auto"/>
            <w:left w:val="none" w:sz="0" w:space="0" w:color="auto"/>
            <w:bottom w:val="none" w:sz="0" w:space="0" w:color="auto"/>
            <w:right w:val="none" w:sz="0" w:space="0" w:color="auto"/>
          </w:divBdr>
        </w:div>
        <w:div w:id="1869247833">
          <w:marLeft w:val="640"/>
          <w:marRight w:val="0"/>
          <w:marTop w:val="0"/>
          <w:marBottom w:val="0"/>
          <w:divBdr>
            <w:top w:val="none" w:sz="0" w:space="0" w:color="auto"/>
            <w:left w:val="none" w:sz="0" w:space="0" w:color="auto"/>
            <w:bottom w:val="none" w:sz="0" w:space="0" w:color="auto"/>
            <w:right w:val="none" w:sz="0" w:space="0" w:color="auto"/>
          </w:divBdr>
        </w:div>
        <w:div w:id="1992832433">
          <w:marLeft w:val="640"/>
          <w:marRight w:val="0"/>
          <w:marTop w:val="0"/>
          <w:marBottom w:val="0"/>
          <w:divBdr>
            <w:top w:val="none" w:sz="0" w:space="0" w:color="auto"/>
            <w:left w:val="none" w:sz="0" w:space="0" w:color="auto"/>
            <w:bottom w:val="none" w:sz="0" w:space="0" w:color="auto"/>
            <w:right w:val="none" w:sz="0" w:space="0" w:color="auto"/>
          </w:divBdr>
        </w:div>
        <w:div w:id="1703902460">
          <w:marLeft w:val="640"/>
          <w:marRight w:val="0"/>
          <w:marTop w:val="0"/>
          <w:marBottom w:val="0"/>
          <w:divBdr>
            <w:top w:val="none" w:sz="0" w:space="0" w:color="auto"/>
            <w:left w:val="none" w:sz="0" w:space="0" w:color="auto"/>
            <w:bottom w:val="none" w:sz="0" w:space="0" w:color="auto"/>
            <w:right w:val="none" w:sz="0" w:space="0" w:color="auto"/>
          </w:divBdr>
        </w:div>
        <w:div w:id="2146778697">
          <w:marLeft w:val="640"/>
          <w:marRight w:val="0"/>
          <w:marTop w:val="0"/>
          <w:marBottom w:val="0"/>
          <w:divBdr>
            <w:top w:val="none" w:sz="0" w:space="0" w:color="auto"/>
            <w:left w:val="none" w:sz="0" w:space="0" w:color="auto"/>
            <w:bottom w:val="none" w:sz="0" w:space="0" w:color="auto"/>
            <w:right w:val="none" w:sz="0" w:space="0" w:color="auto"/>
          </w:divBdr>
        </w:div>
      </w:divsChild>
    </w:div>
    <w:div w:id="510994220">
      <w:bodyDiv w:val="1"/>
      <w:marLeft w:val="0"/>
      <w:marRight w:val="0"/>
      <w:marTop w:val="0"/>
      <w:marBottom w:val="0"/>
      <w:divBdr>
        <w:top w:val="none" w:sz="0" w:space="0" w:color="auto"/>
        <w:left w:val="none" w:sz="0" w:space="0" w:color="auto"/>
        <w:bottom w:val="none" w:sz="0" w:space="0" w:color="auto"/>
        <w:right w:val="none" w:sz="0" w:space="0" w:color="auto"/>
      </w:divBdr>
      <w:divsChild>
        <w:div w:id="2075152273">
          <w:marLeft w:val="640"/>
          <w:marRight w:val="0"/>
          <w:marTop w:val="0"/>
          <w:marBottom w:val="0"/>
          <w:divBdr>
            <w:top w:val="none" w:sz="0" w:space="0" w:color="auto"/>
            <w:left w:val="none" w:sz="0" w:space="0" w:color="auto"/>
            <w:bottom w:val="none" w:sz="0" w:space="0" w:color="auto"/>
            <w:right w:val="none" w:sz="0" w:space="0" w:color="auto"/>
          </w:divBdr>
        </w:div>
        <w:div w:id="341082055">
          <w:marLeft w:val="640"/>
          <w:marRight w:val="0"/>
          <w:marTop w:val="0"/>
          <w:marBottom w:val="0"/>
          <w:divBdr>
            <w:top w:val="none" w:sz="0" w:space="0" w:color="auto"/>
            <w:left w:val="none" w:sz="0" w:space="0" w:color="auto"/>
            <w:bottom w:val="none" w:sz="0" w:space="0" w:color="auto"/>
            <w:right w:val="none" w:sz="0" w:space="0" w:color="auto"/>
          </w:divBdr>
        </w:div>
        <w:div w:id="722949125">
          <w:marLeft w:val="640"/>
          <w:marRight w:val="0"/>
          <w:marTop w:val="0"/>
          <w:marBottom w:val="0"/>
          <w:divBdr>
            <w:top w:val="none" w:sz="0" w:space="0" w:color="auto"/>
            <w:left w:val="none" w:sz="0" w:space="0" w:color="auto"/>
            <w:bottom w:val="none" w:sz="0" w:space="0" w:color="auto"/>
            <w:right w:val="none" w:sz="0" w:space="0" w:color="auto"/>
          </w:divBdr>
        </w:div>
        <w:div w:id="1875344170">
          <w:marLeft w:val="640"/>
          <w:marRight w:val="0"/>
          <w:marTop w:val="0"/>
          <w:marBottom w:val="0"/>
          <w:divBdr>
            <w:top w:val="none" w:sz="0" w:space="0" w:color="auto"/>
            <w:left w:val="none" w:sz="0" w:space="0" w:color="auto"/>
            <w:bottom w:val="none" w:sz="0" w:space="0" w:color="auto"/>
            <w:right w:val="none" w:sz="0" w:space="0" w:color="auto"/>
          </w:divBdr>
        </w:div>
        <w:div w:id="845097118">
          <w:marLeft w:val="640"/>
          <w:marRight w:val="0"/>
          <w:marTop w:val="0"/>
          <w:marBottom w:val="0"/>
          <w:divBdr>
            <w:top w:val="none" w:sz="0" w:space="0" w:color="auto"/>
            <w:left w:val="none" w:sz="0" w:space="0" w:color="auto"/>
            <w:bottom w:val="none" w:sz="0" w:space="0" w:color="auto"/>
            <w:right w:val="none" w:sz="0" w:space="0" w:color="auto"/>
          </w:divBdr>
        </w:div>
        <w:div w:id="1157190749">
          <w:marLeft w:val="640"/>
          <w:marRight w:val="0"/>
          <w:marTop w:val="0"/>
          <w:marBottom w:val="0"/>
          <w:divBdr>
            <w:top w:val="none" w:sz="0" w:space="0" w:color="auto"/>
            <w:left w:val="none" w:sz="0" w:space="0" w:color="auto"/>
            <w:bottom w:val="none" w:sz="0" w:space="0" w:color="auto"/>
            <w:right w:val="none" w:sz="0" w:space="0" w:color="auto"/>
          </w:divBdr>
        </w:div>
        <w:div w:id="624773534">
          <w:marLeft w:val="640"/>
          <w:marRight w:val="0"/>
          <w:marTop w:val="0"/>
          <w:marBottom w:val="0"/>
          <w:divBdr>
            <w:top w:val="none" w:sz="0" w:space="0" w:color="auto"/>
            <w:left w:val="none" w:sz="0" w:space="0" w:color="auto"/>
            <w:bottom w:val="none" w:sz="0" w:space="0" w:color="auto"/>
            <w:right w:val="none" w:sz="0" w:space="0" w:color="auto"/>
          </w:divBdr>
        </w:div>
        <w:div w:id="1306856044">
          <w:marLeft w:val="640"/>
          <w:marRight w:val="0"/>
          <w:marTop w:val="0"/>
          <w:marBottom w:val="0"/>
          <w:divBdr>
            <w:top w:val="none" w:sz="0" w:space="0" w:color="auto"/>
            <w:left w:val="none" w:sz="0" w:space="0" w:color="auto"/>
            <w:bottom w:val="none" w:sz="0" w:space="0" w:color="auto"/>
            <w:right w:val="none" w:sz="0" w:space="0" w:color="auto"/>
          </w:divBdr>
        </w:div>
        <w:div w:id="1849906418">
          <w:marLeft w:val="640"/>
          <w:marRight w:val="0"/>
          <w:marTop w:val="0"/>
          <w:marBottom w:val="0"/>
          <w:divBdr>
            <w:top w:val="none" w:sz="0" w:space="0" w:color="auto"/>
            <w:left w:val="none" w:sz="0" w:space="0" w:color="auto"/>
            <w:bottom w:val="none" w:sz="0" w:space="0" w:color="auto"/>
            <w:right w:val="none" w:sz="0" w:space="0" w:color="auto"/>
          </w:divBdr>
        </w:div>
        <w:div w:id="1850019838">
          <w:marLeft w:val="640"/>
          <w:marRight w:val="0"/>
          <w:marTop w:val="0"/>
          <w:marBottom w:val="0"/>
          <w:divBdr>
            <w:top w:val="none" w:sz="0" w:space="0" w:color="auto"/>
            <w:left w:val="none" w:sz="0" w:space="0" w:color="auto"/>
            <w:bottom w:val="none" w:sz="0" w:space="0" w:color="auto"/>
            <w:right w:val="none" w:sz="0" w:space="0" w:color="auto"/>
          </w:divBdr>
        </w:div>
        <w:div w:id="533463517">
          <w:marLeft w:val="640"/>
          <w:marRight w:val="0"/>
          <w:marTop w:val="0"/>
          <w:marBottom w:val="0"/>
          <w:divBdr>
            <w:top w:val="none" w:sz="0" w:space="0" w:color="auto"/>
            <w:left w:val="none" w:sz="0" w:space="0" w:color="auto"/>
            <w:bottom w:val="none" w:sz="0" w:space="0" w:color="auto"/>
            <w:right w:val="none" w:sz="0" w:space="0" w:color="auto"/>
          </w:divBdr>
        </w:div>
        <w:div w:id="1953396368">
          <w:marLeft w:val="640"/>
          <w:marRight w:val="0"/>
          <w:marTop w:val="0"/>
          <w:marBottom w:val="0"/>
          <w:divBdr>
            <w:top w:val="none" w:sz="0" w:space="0" w:color="auto"/>
            <w:left w:val="none" w:sz="0" w:space="0" w:color="auto"/>
            <w:bottom w:val="none" w:sz="0" w:space="0" w:color="auto"/>
            <w:right w:val="none" w:sz="0" w:space="0" w:color="auto"/>
          </w:divBdr>
        </w:div>
        <w:div w:id="432017793">
          <w:marLeft w:val="640"/>
          <w:marRight w:val="0"/>
          <w:marTop w:val="0"/>
          <w:marBottom w:val="0"/>
          <w:divBdr>
            <w:top w:val="none" w:sz="0" w:space="0" w:color="auto"/>
            <w:left w:val="none" w:sz="0" w:space="0" w:color="auto"/>
            <w:bottom w:val="none" w:sz="0" w:space="0" w:color="auto"/>
            <w:right w:val="none" w:sz="0" w:space="0" w:color="auto"/>
          </w:divBdr>
        </w:div>
        <w:div w:id="2140610328">
          <w:marLeft w:val="640"/>
          <w:marRight w:val="0"/>
          <w:marTop w:val="0"/>
          <w:marBottom w:val="0"/>
          <w:divBdr>
            <w:top w:val="none" w:sz="0" w:space="0" w:color="auto"/>
            <w:left w:val="none" w:sz="0" w:space="0" w:color="auto"/>
            <w:bottom w:val="none" w:sz="0" w:space="0" w:color="auto"/>
            <w:right w:val="none" w:sz="0" w:space="0" w:color="auto"/>
          </w:divBdr>
        </w:div>
        <w:div w:id="1926185795">
          <w:marLeft w:val="640"/>
          <w:marRight w:val="0"/>
          <w:marTop w:val="0"/>
          <w:marBottom w:val="0"/>
          <w:divBdr>
            <w:top w:val="none" w:sz="0" w:space="0" w:color="auto"/>
            <w:left w:val="none" w:sz="0" w:space="0" w:color="auto"/>
            <w:bottom w:val="none" w:sz="0" w:space="0" w:color="auto"/>
            <w:right w:val="none" w:sz="0" w:space="0" w:color="auto"/>
          </w:divBdr>
        </w:div>
        <w:div w:id="2059276950">
          <w:marLeft w:val="640"/>
          <w:marRight w:val="0"/>
          <w:marTop w:val="0"/>
          <w:marBottom w:val="0"/>
          <w:divBdr>
            <w:top w:val="none" w:sz="0" w:space="0" w:color="auto"/>
            <w:left w:val="none" w:sz="0" w:space="0" w:color="auto"/>
            <w:bottom w:val="none" w:sz="0" w:space="0" w:color="auto"/>
            <w:right w:val="none" w:sz="0" w:space="0" w:color="auto"/>
          </w:divBdr>
        </w:div>
        <w:div w:id="194738074">
          <w:marLeft w:val="640"/>
          <w:marRight w:val="0"/>
          <w:marTop w:val="0"/>
          <w:marBottom w:val="0"/>
          <w:divBdr>
            <w:top w:val="none" w:sz="0" w:space="0" w:color="auto"/>
            <w:left w:val="none" w:sz="0" w:space="0" w:color="auto"/>
            <w:bottom w:val="none" w:sz="0" w:space="0" w:color="auto"/>
            <w:right w:val="none" w:sz="0" w:space="0" w:color="auto"/>
          </w:divBdr>
        </w:div>
        <w:div w:id="2104761638">
          <w:marLeft w:val="640"/>
          <w:marRight w:val="0"/>
          <w:marTop w:val="0"/>
          <w:marBottom w:val="0"/>
          <w:divBdr>
            <w:top w:val="none" w:sz="0" w:space="0" w:color="auto"/>
            <w:left w:val="none" w:sz="0" w:space="0" w:color="auto"/>
            <w:bottom w:val="none" w:sz="0" w:space="0" w:color="auto"/>
            <w:right w:val="none" w:sz="0" w:space="0" w:color="auto"/>
          </w:divBdr>
        </w:div>
        <w:div w:id="1252397242">
          <w:marLeft w:val="640"/>
          <w:marRight w:val="0"/>
          <w:marTop w:val="0"/>
          <w:marBottom w:val="0"/>
          <w:divBdr>
            <w:top w:val="none" w:sz="0" w:space="0" w:color="auto"/>
            <w:left w:val="none" w:sz="0" w:space="0" w:color="auto"/>
            <w:bottom w:val="none" w:sz="0" w:space="0" w:color="auto"/>
            <w:right w:val="none" w:sz="0" w:space="0" w:color="auto"/>
          </w:divBdr>
        </w:div>
        <w:div w:id="1208227738">
          <w:marLeft w:val="640"/>
          <w:marRight w:val="0"/>
          <w:marTop w:val="0"/>
          <w:marBottom w:val="0"/>
          <w:divBdr>
            <w:top w:val="none" w:sz="0" w:space="0" w:color="auto"/>
            <w:left w:val="none" w:sz="0" w:space="0" w:color="auto"/>
            <w:bottom w:val="none" w:sz="0" w:space="0" w:color="auto"/>
            <w:right w:val="none" w:sz="0" w:space="0" w:color="auto"/>
          </w:divBdr>
        </w:div>
        <w:div w:id="2117482828">
          <w:marLeft w:val="640"/>
          <w:marRight w:val="0"/>
          <w:marTop w:val="0"/>
          <w:marBottom w:val="0"/>
          <w:divBdr>
            <w:top w:val="none" w:sz="0" w:space="0" w:color="auto"/>
            <w:left w:val="none" w:sz="0" w:space="0" w:color="auto"/>
            <w:bottom w:val="none" w:sz="0" w:space="0" w:color="auto"/>
            <w:right w:val="none" w:sz="0" w:space="0" w:color="auto"/>
          </w:divBdr>
        </w:div>
        <w:div w:id="1048803485">
          <w:marLeft w:val="640"/>
          <w:marRight w:val="0"/>
          <w:marTop w:val="0"/>
          <w:marBottom w:val="0"/>
          <w:divBdr>
            <w:top w:val="none" w:sz="0" w:space="0" w:color="auto"/>
            <w:left w:val="none" w:sz="0" w:space="0" w:color="auto"/>
            <w:bottom w:val="none" w:sz="0" w:space="0" w:color="auto"/>
            <w:right w:val="none" w:sz="0" w:space="0" w:color="auto"/>
          </w:divBdr>
        </w:div>
        <w:div w:id="1212309874">
          <w:marLeft w:val="640"/>
          <w:marRight w:val="0"/>
          <w:marTop w:val="0"/>
          <w:marBottom w:val="0"/>
          <w:divBdr>
            <w:top w:val="none" w:sz="0" w:space="0" w:color="auto"/>
            <w:left w:val="none" w:sz="0" w:space="0" w:color="auto"/>
            <w:bottom w:val="none" w:sz="0" w:space="0" w:color="auto"/>
            <w:right w:val="none" w:sz="0" w:space="0" w:color="auto"/>
          </w:divBdr>
        </w:div>
        <w:div w:id="1723165592">
          <w:marLeft w:val="640"/>
          <w:marRight w:val="0"/>
          <w:marTop w:val="0"/>
          <w:marBottom w:val="0"/>
          <w:divBdr>
            <w:top w:val="none" w:sz="0" w:space="0" w:color="auto"/>
            <w:left w:val="none" w:sz="0" w:space="0" w:color="auto"/>
            <w:bottom w:val="none" w:sz="0" w:space="0" w:color="auto"/>
            <w:right w:val="none" w:sz="0" w:space="0" w:color="auto"/>
          </w:divBdr>
        </w:div>
        <w:div w:id="1027176501">
          <w:marLeft w:val="640"/>
          <w:marRight w:val="0"/>
          <w:marTop w:val="0"/>
          <w:marBottom w:val="0"/>
          <w:divBdr>
            <w:top w:val="none" w:sz="0" w:space="0" w:color="auto"/>
            <w:left w:val="none" w:sz="0" w:space="0" w:color="auto"/>
            <w:bottom w:val="none" w:sz="0" w:space="0" w:color="auto"/>
            <w:right w:val="none" w:sz="0" w:space="0" w:color="auto"/>
          </w:divBdr>
        </w:div>
        <w:div w:id="933898976">
          <w:marLeft w:val="640"/>
          <w:marRight w:val="0"/>
          <w:marTop w:val="0"/>
          <w:marBottom w:val="0"/>
          <w:divBdr>
            <w:top w:val="none" w:sz="0" w:space="0" w:color="auto"/>
            <w:left w:val="none" w:sz="0" w:space="0" w:color="auto"/>
            <w:bottom w:val="none" w:sz="0" w:space="0" w:color="auto"/>
            <w:right w:val="none" w:sz="0" w:space="0" w:color="auto"/>
          </w:divBdr>
        </w:div>
        <w:div w:id="1523085042">
          <w:marLeft w:val="640"/>
          <w:marRight w:val="0"/>
          <w:marTop w:val="0"/>
          <w:marBottom w:val="0"/>
          <w:divBdr>
            <w:top w:val="none" w:sz="0" w:space="0" w:color="auto"/>
            <w:left w:val="none" w:sz="0" w:space="0" w:color="auto"/>
            <w:bottom w:val="none" w:sz="0" w:space="0" w:color="auto"/>
            <w:right w:val="none" w:sz="0" w:space="0" w:color="auto"/>
          </w:divBdr>
        </w:div>
        <w:div w:id="1691179538">
          <w:marLeft w:val="640"/>
          <w:marRight w:val="0"/>
          <w:marTop w:val="0"/>
          <w:marBottom w:val="0"/>
          <w:divBdr>
            <w:top w:val="none" w:sz="0" w:space="0" w:color="auto"/>
            <w:left w:val="none" w:sz="0" w:space="0" w:color="auto"/>
            <w:bottom w:val="none" w:sz="0" w:space="0" w:color="auto"/>
            <w:right w:val="none" w:sz="0" w:space="0" w:color="auto"/>
          </w:divBdr>
        </w:div>
        <w:div w:id="333342258">
          <w:marLeft w:val="640"/>
          <w:marRight w:val="0"/>
          <w:marTop w:val="0"/>
          <w:marBottom w:val="0"/>
          <w:divBdr>
            <w:top w:val="none" w:sz="0" w:space="0" w:color="auto"/>
            <w:left w:val="none" w:sz="0" w:space="0" w:color="auto"/>
            <w:bottom w:val="none" w:sz="0" w:space="0" w:color="auto"/>
            <w:right w:val="none" w:sz="0" w:space="0" w:color="auto"/>
          </w:divBdr>
        </w:div>
        <w:div w:id="1094936677">
          <w:marLeft w:val="640"/>
          <w:marRight w:val="0"/>
          <w:marTop w:val="0"/>
          <w:marBottom w:val="0"/>
          <w:divBdr>
            <w:top w:val="none" w:sz="0" w:space="0" w:color="auto"/>
            <w:left w:val="none" w:sz="0" w:space="0" w:color="auto"/>
            <w:bottom w:val="none" w:sz="0" w:space="0" w:color="auto"/>
            <w:right w:val="none" w:sz="0" w:space="0" w:color="auto"/>
          </w:divBdr>
        </w:div>
        <w:div w:id="2141609662">
          <w:marLeft w:val="640"/>
          <w:marRight w:val="0"/>
          <w:marTop w:val="0"/>
          <w:marBottom w:val="0"/>
          <w:divBdr>
            <w:top w:val="none" w:sz="0" w:space="0" w:color="auto"/>
            <w:left w:val="none" w:sz="0" w:space="0" w:color="auto"/>
            <w:bottom w:val="none" w:sz="0" w:space="0" w:color="auto"/>
            <w:right w:val="none" w:sz="0" w:space="0" w:color="auto"/>
          </w:divBdr>
        </w:div>
        <w:div w:id="905918396">
          <w:marLeft w:val="640"/>
          <w:marRight w:val="0"/>
          <w:marTop w:val="0"/>
          <w:marBottom w:val="0"/>
          <w:divBdr>
            <w:top w:val="none" w:sz="0" w:space="0" w:color="auto"/>
            <w:left w:val="none" w:sz="0" w:space="0" w:color="auto"/>
            <w:bottom w:val="none" w:sz="0" w:space="0" w:color="auto"/>
            <w:right w:val="none" w:sz="0" w:space="0" w:color="auto"/>
          </w:divBdr>
        </w:div>
        <w:div w:id="1200122510">
          <w:marLeft w:val="640"/>
          <w:marRight w:val="0"/>
          <w:marTop w:val="0"/>
          <w:marBottom w:val="0"/>
          <w:divBdr>
            <w:top w:val="none" w:sz="0" w:space="0" w:color="auto"/>
            <w:left w:val="none" w:sz="0" w:space="0" w:color="auto"/>
            <w:bottom w:val="none" w:sz="0" w:space="0" w:color="auto"/>
            <w:right w:val="none" w:sz="0" w:space="0" w:color="auto"/>
          </w:divBdr>
        </w:div>
        <w:div w:id="2098936030">
          <w:marLeft w:val="640"/>
          <w:marRight w:val="0"/>
          <w:marTop w:val="0"/>
          <w:marBottom w:val="0"/>
          <w:divBdr>
            <w:top w:val="none" w:sz="0" w:space="0" w:color="auto"/>
            <w:left w:val="none" w:sz="0" w:space="0" w:color="auto"/>
            <w:bottom w:val="none" w:sz="0" w:space="0" w:color="auto"/>
            <w:right w:val="none" w:sz="0" w:space="0" w:color="auto"/>
          </w:divBdr>
        </w:div>
        <w:div w:id="859316451">
          <w:marLeft w:val="640"/>
          <w:marRight w:val="0"/>
          <w:marTop w:val="0"/>
          <w:marBottom w:val="0"/>
          <w:divBdr>
            <w:top w:val="none" w:sz="0" w:space="0" w:color="auto"/>
            <w:left w:val="none" w:sz="0" w:space="0" w:color="auto"/>
            <w:bottom w:val="none" w:sz="0" w:space="0" w:color="auto"/>
            <w:right w:val="none" w:sz="0" w:space="0" w:color="auto"/>
          </w:divBdr>
        </w:div>
        <w:div w:id="832374918">
          <w:marLeft w:val="640"/>
          <w:marRight w:val="0"/>
          <w:marTop w:val="0"/>
          <w:marBottom w:val="0"/>
          <w:divBdr>
            <w:top w:val="none" w:sz="0" w:space="0" w:color="auto"/>
            <w:left w:val="none" w:sz="0" w:space="0" w:color="auto"/>
            <w:bottom w:val="none" w:sz="0" w:space="0" w:color="auto"/>
            <w:right w:val="none" w:sz="0" w:space="0" w:color="auto"/>
          </w:divBdr>
        </w:div>
        <w:div w:id="99377431">
          <w:marLeft w:val="640"/>
          <w:marRight w:val="0"/>
          <w:marTop w:val="0"/>
          <w:marBottom w:val="0"/>
          <w:divBdr>
            <w:top w:val="none" w:sz="0" w:space="0" w:color="auto"/>
            <w:left w:val="none" w:sz="0" w:space="0" w:color="auto"/>
            <w:bottom w:val="none" w:sz="0" w:space="0" w:color="auto"/>
            <w:right w:val="none" w:sz="0" w:space="0" w:color="auto"/>
          </w:divBdr>
        </w:div>
        <w:div w:id="1490903853">
          <w:marLeft w:val="640"/>
          <w:marRight w:val="0"/>
          <w:marTop w:val="0"/>
          <w:marBottom w:val="0"/>
          <w:divBdr>
            <w:top w:val="none" w:sz="0" w:space="0" w:color="auto"/>
            <w:left w:val="none" w:sz="0" w:space="0" w:color="auto"/>
            <w:bottom w:val="none" w:sz="0" w:space="0" w:color="auto"/>
            <w:right w:val="none" w:sz="0" w:space="0" w:color="auto"/>
          </w:divBdr>
        </w:div>
        <w:div w:id="1485127831">
          <w:marLeft w:val="640"/>
          <w:marRight w:val="0"/>
          <w:marTop w:val="0"/>
          <w:marBottom w:val="0"/>
          <w:divBdr>
            <w:top w:val="none" w:sz="0" w:space="0" w:color="auto"/>
            <w:left w:val="none" w:sz="0" w:space="0" w:color="auto"/>
            <w:bottom w:val="none" w:sz="0" w:space="0" w:color="auto"/>
            <w:right w:val="none" w:sz="0" w:space="0" w:color="auto"/>
          </w:divBdr>
        </w:div>
        <w:div w:id="2029912584">
          <w:marLeft w:val="640"/>
          <w:marRight w:val="0"/>
          <w:marTop w:val="0"/>
          <w:marBottom w:val="0"/>
          <w:divBdr>
            <w:top w:val="none" w:sz="0" w:space="0" w:color="auto"/>
            <w:left w:val="none" w:sz="0" w:space="0" w:color="auto"/>
            <w:bottom w:val="none" w:sz="0" w:space="0" w:color="auto"/>
            <w:right w:val="none" w:sz="0" w:space="0" w:color="auto"/>
          </w:divBdr>
        </w:div>
        <w:div w:id="2045446469">
          <w:marLeft w:val="640"/>
          <w:marRight w:val="0"/>
          <w:marTop w:val="0"/>
          <w:marBottom w:val="0"/>
          <w:divBdr>
            <w:top w:val="none" w:sz="0" w:space="0" w:color="auto"/>
            <w:left w:val="none" w:sz="0" w:space="0" w:color="auto"/>
            <w:bottom w:val="none" w:sz="0" w:space="0" w:color="auto"/>
            <w:right w:val="none" w:sz="0" w:space="0" w:color="auto"/>
          </w:divBdr>
        </w:div>
        <w:div w:id="845897385">
          <w:marLeft w:val="640"/>
          <w:marRight w:val="0"/>
          <w:marTop w:val="0"/>
          <w:marBottom w:val="0"/>
          <w:divBdr>
            <w:top w:val="none" w:sz="0" w:space="0" w:color="auto"/>
            <w:left w:val="none" w:sz="0" w:space="0" w:color="auto"/>
            <w:bottom w:val="none" w:sz="0" w:space="0" w:color="auto"/>
            <w:right w:val="none" w:sz="0" w:space="0" w:color="auto"/>
          </w:divBdr>
        </w:div>
        <w:div w:id="653295006">
          <w:marLeft w:val="640"/>
          <w:marRight w:val="0"/>
          <w:marTop w:val="0"/>
          <w:marBottom w:val="0"/>
          <w:divBdr>
            <w:top w:val="none" w:sz="0" w:space="0" w:color="auto"/>
            <w:left w:val="none" w:sz="0" w:space="0" w:color="auto"/>
            <w:bottom w:val="none" w:sz="0" w:space="0" w:color="auto"/>
            <w:right w:val="none" w:sz="0" w:space="0" w:color="auto"/>
          </w:divBdr>
        </w:div>
        <w:div w:id="1105810443">
          <w:marLeft w:val="640"/>
          <w:marRight w:val="0"/>
          <w:marTop w:val="0"/>
          <w:marBottom w:val="0"/>
          <w:divBdr>
            <w:top w:val="none" w:sz="0" w:space="0" w:color="auto"/>
            <w:left w:val="none" w:sz="0" w:space="0" w:color="auto"/>
            <w:bottom w:val="none" w:sz="0" w:space="0" w:color="auto"/>
            <w:right w:val="none" w:sz="0" w:space="0" w:color="auto"/>
          </w:divBdr>
        </w:div>
        <w:div w:id="1028870014">
          <w:marLeft w:val="640"/>
          <w:marRight w:val="0"/>
          <w:marTop w:val="0"/>
          <w:marBottom w:val="0"/>
          <w:divBdr>
            <w:top w:val="none" w:sz="0" w:space="0" w:color="auto"/>
            <w:left w:val="none" w:sz="0" w:space="0" w:color="auto"/>
            <w:bottom w:val="none" w:sz="0" w:space="0" w:color="auto"/>
            <w:right w:val="none" w:sz="0" w:space="0" w:color="auto"/>
          </w:divBdr>
        </w:div>
        <w:div w:id="1158109546">
          <w:marLeft w:val="640"/>
          <w:marRight w:val="0"/>
          <w:marTop w:val="0"/>
          <w:marBottom w:val="0"/>
          <w:divBdr>
            <w:top w:val="none" w:sz="0" w:space="0" w:color="auto"/>
            <w:left w:val="none" w:sz="0" w:space="0" w:color="auto"/>
            <w:bottom w:val="none" w:sz="0" w:space="0" w:color="auto"/>
            <w:right w:val="none" w:sz="0" w:space="0" w:color="auto"/>
          </w:divBdr>
        </w:div>
        <w:div w:id="1422800249">
          <w:marLeft w:val="640"/>
          <w:marRight w:val="0"/>
          <w:marTop w:val="0"/>
          <w:marBottom w:val="0"/>
          <w:divBdr>
            <w:top w:val="none" w:sz="0" w:space="0" w:color="auto"/>
            <w:left w:val="none" w:sz="0" w:space="0" w:color="auto"/>
            <w:bottom w:val="none" w:sz="0" w:space="0" w:color="auto"/>
            <w:right w:val="none" w:sz="0" w:space="0" w:color="auto"/>
          </w:divBdr>
        </w:div>
        <w:div w:id="2139563132">
          <w:marLeft w:val="640"/>
          <w:marRight w:val="0"/>
          <w:marTop w:val="0"/>
          <w:marBottom w:val="0"/>
          <w:divBdr>
            <w:top w:val="none" w:sz="0" w:space="0" w:color="auto"/>
            <w:left w:val="none" w:sz="0" w:space="0" w:color="auto"/>
            <w:bottom w:val="none" w:sz="0" w:space="0" w:color="auto"/>
            <w:right w:val="none" w:sz="0" w:space="0" w:color="auto"/>
          </w:divBdr>
        </w:div>
        <w:div w:id="739326412">
          <w:marLeft w:val="640"/>
          <w:marRight w:val="0"/>
          <w:marTop w:val="0"/>
          <w:marBottom w:val="0"/>
          <w:divBdr>
            <w:top w:val="none" w:sz="0" w:space="0" w:color="auto"/>
            <w:left w:val="none" w:sz="0" w:space="0" w:color="auto"/>
            <w:bottom w:val="none" w:sz="0" w:space="0" w:color="auto"/>
            <w:right w:val="none" w:sz="0" w:space="0" w:color="auto"/>
          </w:divBdr>
        </w:div>
        <w:div w:id="1434856886">
          <w:marLeft w:val="640"/>
          <w:marRight w:val="0"/>
          <w:marTop w:val="0"/>
          <w:marBottom w:val="0"/>
          <w:divBdr>
            <w:top w:val="none" w:sz="0" w:space="0" w:color="auto"/>
            <w:left w:val="none" w:sz="0" w:space="0" w:color="auto"/>
            <w:bottom w:val="none" w:sz="0" w:space="0" w:color="auto"/>
            <w:right w:val="none" w:sz="0" w:space="0" w:color="auto"/>
          </w:divBdr>
        </w:div>
        <w:div w:id="592278354">
          <w:marLeft w:val="640"/>
          <w:marRight w:val="0"/>
          <w:marTop w:val="0"/>
          <w:marBottom w:val="0"/>
          <w:divBdr>
            <w:top w:val="none" w:sz="0" w:space="0" w:color="auto"/>
            <w:left w:val="none" w:sz="0" w:space="0" w:color="auto"/>
            <w:bottom w:val="none" w:sz="0" w:space="0" w:color="auto"/>
            <w:right w:val="none" w:sz="0" w:space="0" w:color="auto"/>
          </w:divBdr>
        </w:div>
        <w:div w:id="1244684245">
          <w:marLeft w:val="640"/>
          <w:marRight w:val="0"/>
          <w:marTop w:val="0"/>
          <w:marBottom w:val="0"/>
          <w:divBdr>
            <w:top w:val="none" w:sz="0" w:space="0" w:color="auto"/>
            <w:left w:val="none" w:sz="0" w:space="0" w:color="auto"/>
            <w:bottom w:val="none" w:sz="0" w:space="0" w:color="auto"/>
            <w:right w:val="none" w:sz="0" w:space="0" w:color="auto"/>
          </w:divBdr>
        </w:div>
        <w:div w:id="245388700">
          <w:marLeft w:val="640"/>
          <w:marRight w:val="0"/>
          <w:marTop w:val="0"/>
          <w:marBottom w:val="0"/>
          <w:divBdr>
            <w:top w:val="none" w:sz="0" w:space="0" w:color="auto"/>
            <w:left w:val="none" w:sz="0" w:space="0" w:color="auto"/>
            <w:bottom w:val="none" w:sz="0" w:space="0" w:color="auto"/>
            <w:right w:val="none" w:sz="0" w:space="0" w:color="auto"/>
          </w:divBdr>
        </w:div>
        <w:div w:id="1719696242">
          <w:marLeft w:val="640"/>
          <w:marRight w:val="0"/>
          <w:marTop w:val="0"/>
          <w:marBottom w:val="0"/>
          <w:divBdr>
            <w:top w:val="none" w:sz="0" w:space="0" w:color="auto"/>
            <w:left w:val="none" w:sz="0" w:space="0" w:color="auto"/>
            <w:bottom w:val="none" w:sz="0" w:space="0" w:color="auto"/>
            <w:right w:val="none" w:sz="0" w:space="0" w:color="auto"/>
          </w:divBdr>
        </w:div>
        <w:div w:id="2056345247">
          <w:marLeft w:val="640"/>
          <w:marRight w:val="0"/>
          <w:marTop w:val="0"/>
          <w:marBottom w:val="0"/>
          <w:divBdr>
            <w:top w:val="none" w:sz="0" w:space="0" w:color="auto"/>
            <w:left w:val="none" w:sz="0" w:space="0" w:color="auto"/>
            <w:bottom w:val="none" w:sz="0" w:space="0" w:color="auto"/>
            <w:right w:val="none" w:sz="0" w:space="0" w:color="auto"/>
          </w:divBdr>
        </w:div>
        <w:div w:id="863178092">
          <w:marLeft w:val="640"/>
          <w:marRight w:val="0"/>
          <w:marTop w:val="0"/>
          <w:marBottom w:val="0"/>
          <w:divBdr>
            <w:top w:val="none" w:sz="0" w:space="0" w:color="auto"/>
            <w:left w:val="none" w:sz="0" w:space="0" w:color="auto"/>
            <w:bottom w:val="none" w:sz="0" w:space="0" w:color="auto"/>
            <w:right w:val="none" w:sz="0" w:space="0" w:color="auto"/>
          </w:divBdr>
        </w:div>
        <w:div w:id="58676504">
          <w:marLeft w:val="640"/>
          <w:marRight w:val="0"/>
          <w:marTop w:val="0"/>
          <w:marBottom w:val="0"/>
          <w:divBdr>
            <w:top w:val="none" w:sz="0" w:space="0" w:color="auto"/>
            <w:left w:val="none" w:sz="0" w:space="0" w:color="auto"/>
            <w:bottom w:val="none" w:sz="0" w:space="0" w:color="auto"/>
            <w:right w:val="none" w:sz="0" w:space="0" w:color="auto"/>
          </w:divBdr>
        </w:div>
        <w:div w:id="315377486">
          <w:marLeft w:val="640"/>
          <w:marRight w:val="0"/>
          <w:marTop w:val="0"/>
          <w:marBottom w:val="0"/>
          <w:divBdr>
            <w:top w:val="none" w:sz="0" w:space="0" w:color="auto"/>
            <w:left w:val="none" w:sz="0" w:space="0" w:color="auto"/>
            <w:bottom w:val="none" w:sz="0" w:space="0" w:color="auto"/>
            <w:right w:val="none" w:sz="0" w:space="0" w:color="auto"/>
          </w:divBdr>
        </w:div>
        <w:div w:id="384649784">
          <w:marLeft w:val="640"/>
          <w:marRight w:val="0"/>
          <w:marTop w:val="0"/>
          <w:marBottom w:val="0"/>
          <w:divBdr>
            <w:top w:val="none" w:sz="0" w:space="0" w:color="auto"/>
            <w:left w:val="none" w:sz="0" w:space="0" w:color="auto"/>
            <w:bottom w:val="none" w:sz="0" w:space="0" w:color="auto"/>
            <w:right w:val="none" w:sz="0" w:space="0" w:color="auto"/>
          </w:divBdr>
        </w:div>
        <w:div w:id="1407268276">
          <w:marLeft w:val="640"/>
          <w:marRight w:val="0"/>
          <w:marTop w:val="0"/>
          <w:marBottom w:val="0"/>
          <w:divBdr>
            <w:top w:val="none" w:sz="0" w:space="0" w:color="auto"/>
            <w:left w:val="none" w:sz="0" w:space="0" w:color="auto"/>
            <w:bottom w:val="none" w:sz="0" w:space="0" w:color="auto"/>
            <w:right w:val="none" w:sz="0" w:space="0" w:color="auto"/>
          </w:divBdr>
        </w:div>
        <w:div w:id="1344014792">
          <w:marLeft w:val="640"/>
          <w:marRight w:val="0"/>
          <w:marTop w:val="0"/>
          <w:marBottom w:val="0"/>
          <w:divBdr>
            <w:top w:val="none" w:sz="0" w:space="0" w:color="auto"/>
            <w:left w:val="none" w:sz="0" w:space="0" w:color="auto"/>
            <w:bottom w:val="none" w:sz="0" w:space="0" w:color="auto"/>
            <w:right w:val="none" w:sz="0" w:space="0" w:color="auto"/>
          </w:divBdr>
        </w:div>
        <w:div w:id="1064640826">
          <w:marLeft w:val="640"/>
          <w:marRight w:val="0"/>
          <w:marTop w:val="0"/>
          <w:marBottom w:val="0"/>
          <w:divBdr>
            <w:top w:val="none" w:sz="0" w:space="0" w:color="auto"/>
            <w:left w:val="none" w:sz="0" w:space="0" w:color="auto"/>
            <w:bottom w:val="none" w:sz="0" w:space="0" w:color="auto"/>
            <w:right w:val="none" w:sz="0" w:space="0" w:color="auto"/>
          </w:divBdr>
        </w:div>
        <w:div w:id="1063678081">
          <w:marLeft w:val="640"/>
          <w:marRight w:val="0"/>
          <w:marTop w:val="0"/>
          <w:marBottom w:val="0"/>
          <w:divBdr>
            <w:top w:val="none" w:sz="0" w:space="0" w:color="auto"/>
            <w:left w:val="none" w:sz="0" w:space="0" w:color="auto"/>
            <w:bottom w:val="none" w:sz="0" w:space="0" w:color="auto"/>
            <w:right w:val="none" w:sz="0" w:space="0" w:color="auto"/>
          </w:divBdr>
        </w:div>
        <w:div w:id="537158469">
          <w:marLeft w:val="640"/>
          <w:marRight w:val="0"/>
          <w:marTop w:val="0"/>
          <w:marBottom w:val="0"/>
          <w:divBdr>
            <w:top w:val="none" w:sz="0" w:space="0" w:color="auto"/>
            <w:left w:val="none" w:sz="0" w:space="0" w:color="auto"/>
            <w:bottom w:val="none" w:sz="0" w:space="0" w:color="auto"/>
            <w:right w:val="none" w:sz="0" w:space="0" w:color="auto"/>
          </w:divBdr>
        </w:div>
        <w:div w:id="1810441948">
          <w:marLeft w:val="640"/>
          <w:marRight w:val="0"/>
          <w:marTop w:val="0"/>
          <w:marBottom w:val="0"/>
          <w:divBdr>
            <w:top w:val="none" w:sz="0" w:space="0" w:color="auto"/>
            <w:left w:val="none" w:sz="0" w:space="0" w:color="auto"/>
            <w:bottom w:val="none" w:sz="0" w:space="0" w:color="auto"/>
            <w:right w:val="none" w:sz="0" w:space="0" w:color="auto"/>
          </w:divBdr>
        </w:div>
        <w:div w:id="1417365479">
          <w:marLeft w:val="640"/>
          <w:marRight w:val="0"/>
          <w:marTop w:val="0"/>
          <w:marBottom w:val="0"/>
          <w:divBdr>
            <w:top w:val="none" w:sz="0" w:space="0" w:color="auto"/>
            <w:left w:val="none" w:sz="0" w:space="0" w:color="auto"/>
            <w:bottom w:val="none" w:sz="0" w:space="0" w:color="auto"/>
            <w:right w:val="none" w:sz="0" w:space="0" w:color="auto"/>
          </w:divBdr>
        </w:div>
        <w:div w:id="374737486">
          <w:marLeft w:val="640"/>
          <w:marRight w:val="0"/>
          <w:marTop w:val="0"/>
          <w:marBottom w:val="0"/>
          <w:divBdr>
            <w:top w:val="none" w:sz="0" w:space="0" w:color="auto"/>
            <w:left w:val="none" w:sz="0" w:space="0" w:color="auto"/>
            <w:bottom w:val="none" w:sz="0" w:space="0" w:color="auto"/>
            <w:right w:val="none" w:sz="0" w:space="0" w:color="auto"/>
          </w:divBdr>
        </w:div>
        <w:div w:id="1740244512">
          <w:marLeft w:val="640"/>
          <w:marRight w:val="0"/>
          <w:marTop w:val="0"/>
          <w:marBottom w:val="0"/>
          <w:divBdr>
            <w:top w:val="none" w:sz="0" w:space="0" w:color="auto"/>
            <w:left w:val="none" w:sz="0" w:space="0" w:color="auto"/>
            <w:bottom w:val="none" w:sz="0" w:space="0" w:color="auto"/>
            <w:right w:val="none" w:sz="0" w:space="0" w:color="auto"/>
          </w:divBdr>
        </w:div>
        <w:div w:id="2087414842">
          <w:marLeft w:val="640"/>
          <w:marRight w:val="0"/>
          <w:marTop w:val="0"/>
          <w:marBottom w:val="0"/>
          <w:divBdr>
            <w:top w:val="none" w:sz="0" w:space="0" w:color="auto"/>
            <w:left w:val="none" w:sz="0" w:space="0" w:color="auto"/>
            <w:bottom w:val="none" w:sz="0" w:space="0" w:color="auto"/>
            <w:right w:val="none" w:sz="0" w:space="0" w:color="auto"/>
          </w:divBdr>
        </w:div>
        <w:div w:id="348992609">
          <w:marLeft w:val="640"/>
          <w:marRight w:val="0"/>
          <w:marTop w:val="0"/>
          <w:marBottom w:val="0"/>
          <w:divBdr>
            <w:top w:val="none" w:sz="0" w:space="0" w:color="auto"/>
            <w:left w:val="none" w:sz="0" w:space="0" w:color="auto"/>
            <w:bottom w:val="none" w:sz="0" w:space="0" w:color="auto"/>
            <w:right w:val="none" w:sz="0" w:space="0" w:color="auto"/>
          </w:divBdr>
        </w:div>
        <w:div w:id="289745386">
          <w:marLeft w:val="640"/>
          <w:marRight w:val="0"/>
          <w:marTop w:val="0"/>
          <w:marBottom w:val="0"/>
          <w:divBdr>
            <w:top w:val="none" w:sz="0" w:space="0" w:color="auto"/>
            <w:left w:val="none" w:sz="0" w:space="0" w:color="auto"/>
            <w:bottom w:val="none" w:sz="0" w:space="0" w:color="auto"/>
            <w:right w:val="none" w:sz="0" w:space="0" w:color="auto"/>
          </w:divBdr>
        </w:div>
        <w:div w:id="85999927">
          <w:marLeft w:val="640"/>
          <w:marRight w:val="0"/>
          <w:marTop w:val="0"/>
          <w:marBottom w:val="0"/>
          <w:divBdr>
            <w:top w:val="none" w:sz="0" w:space="0" w:color="auto"/>
            <w:left w:val="none" w:sz="0" w:space="0" w:color="auto"/>
            <w:bottom w:val="none" w:sz="0" w:space="0" w:color="auto"/>
            <w:right w:val="none" w:sz="0" w:space="0" w:color="auto"/>
          </w:divBdr>
        </w:div>
        <w:div w:id="138036221">
          <w:marLeft w:val="640"/>
          <w:marRight w:val="0"/>
          <w:marTop w:val="0"/>
          <w:marBottom w:val="0"/>
          <w:divBdr>
            <w:top w:val="none" w:sz="0" w:space="0" w:color="auto"/>
            <w:left w:val="none" w:sz="0" w:space="0" w:color="auto"/>
            <w:bottom w:val="none" w:sz="0" w:space="0" w:color="auto"/>
            <w:right w:val="none" w:sz="0" w:space="0" w:color="auto"/>
          </w:divBdr>
        </w:div>
        <w:div w:id="1760175470">
          <w:marLeft w:val="640"/>
          <w:marRight w:val="0"/>
          <w:marTop w:val="0"/>
          <w:marBottom w:val="0"/>
          <w:divBdr>
            <w:top w:val="none" w:sz="0" w:space="0" w:color="auto"/>
            <w:left w:val="none" w:sz="0" w:space="0" w:color="auto"/>
            <w:bottom w:val="none" w:sz="0" w:space="0" w:color="auto"/>
            <w:right w:val="none" w:sz="0" w:space="0" w:color="auto"/>
          </w:divBdr>
        </w:div>
        <w:div w:id="48237663">
          <w:marLeft w:val="640"/>
          <w:marRight w:val="0"/>
          <w:marTop w:val="0"/>
          <w:marBottom w:val="0"/>
          <w:divBdr>
            <w:top w:val="none" w:sz="0" w:space="0" w:color="auto"/>
            <w:left w:val="none" w:sz="0" w:space="0" w:color="auto"/>
            <w:bottom w:val="none" w:sz="0" w:space="0" w:color="auto"/>
            <w:right w:val="none" w:sz="0" w:space="0" w:color="auto"/>
          </w:divBdr>
        </w:div>
        <w:div w:id="359624119">
          <w:marLeft w:val="640"/>
          <w:marRight w:val="0"/>
          <w:marTop w:val="0"/>
          <w:marBottom w:val="0"/>
          <w:divBdr>
            <w:top w:val="none" w:sz="0" w:space="0" w:color="auto"/>
            <w:left w:val="none" w:sz="0" w:space="0" w:color="auto"/>
            <w:bottom w:val="none" w:sz="0" w:space="0" w:color="auto"/>
            <w:right w:val="none" w:sz="0" w:space="0" w:color="auto"/>
          </w:divBdr>
        </w:div>
        <w:div w:id="538973831">
          <w:marLeft w:val="640"/>
          <w:marRight w:val="0"/>
          <w:marTop w:val="0"/>
          <w:marBottom w:val="0"/>
          <w:divBdr>
            <w:top w:val="none" w:sz="0" w:space="0" w:color="auto"/>
            <w:left w:val="none" w:sz="0" w:space="0" w:color="auto"/>
            <w:bottom w:val="none" w:sz="0" w:space="0" w:color="auto"/>
            <w:right w:val="none" w:sz="0" w:space="0" w:color="auto"/>
          </w:divBdr>
        </w:div>
        <w:div w:id="1147548700">
          <w:marLeft w:val="640"/>
          <w:marRight w:val="0"/>
          <w:marTop w:val="0"/>
          <w:marBottom w:val="0"/>
          <w:divBdr>
            <w:top w:val="none" w:sz="0" w:space="0" w:color="auto"/>
            <w:left w:val="none" w:sz="0" w:space="0" w:color="auto"/>
            <w:bottom w:val="none" w:sz="0" w:space="0" w:color="auto"/>
            <w:right w:val="none" w:sz="0" w:space="0" w:color="auto"/>
          </w:divBdr>
        </w:div>
        <w:div w:id="521480896">
          <w:marLeft w:val="640"/>
          <w:marRight w:val="0"/>
          <w:marTop w:val="0"/>
          <w:marBottom w:val="0"/>
          <w:divBdr>
            <w:top w:val="none" w:sz="0" w:space="0" w:color="auto"/>
            <w:left w:val="none" w:sz="0" w:space="0" w:color="auto"/>
            <w:bottom w:val="none" w:sz="0" w:space="0" w:color="auto"/>
            <w:right w:val="none" w:sz="0" w:space="0" w:color="auto"/>
          </w:divBdr>
        </w:div>
        <w:div w:id="746224895">
          <w:marLeft w:val="640"/>
          <w:marRight w:val="0"/>
          <w:marTop w:val="0"/>
          <w:marBottom w:val="0"/>
          <w:divBdr>
            <w:top w:val="none" w:sz="0" w:space="0" w:color="auto"/>
            <w:left w:val="none" w:sz="0" w:space="0" w:color="auto"/>
            <w:bottom w:val="none" w:sz="0" w:space="0" w:color="auto"/>
            <w:right w:val="none" w:sz="0" w:space="0" w:color="auto"/>
          </w:divBdr>
        </w:div>
        <w:div w:id="1967272950">
          <w:marLeft w:val="640"/>
          <w:marRight w:val="0"/>
          <w:marTop w:val="0"/>
          <w:marBottom w:val="0"/>
          <w:divBdr>
            <w:top w:val="none" w:sz="0" w:space="0" w:color="auto"/>
            <w:left w:val="none" w:sz="0" w:space="0" w:color="auto"/>
            <w:bottom w:val="none" w:sz="0" w:space="0" w:color="auto"/>
            <w:right w:val="none" w:sz="0" w:space="0" w:color="auto"/>
          </w:divBdr>
        </w:div>
        <w:div w:id="2134857165">
          <w:marLeft w:val="640"/>
          <w:marRight w:val="0"/>
          <w:marTop w:val="0"/>
          <w:marBottom w:val="0"/>
          <w:divBdr>
            <w:top w:val="none" w:sz="0" w:space="0" w:color="auto"/>
            <w:left w:val="none" w:sz="0" w:space="0" w:color="auto"/>
            <w:bottom w:val="none" w:sz="0" w:space="0" w:color="auto"/>
            <w:right w:val="none" w:sz="0" w:space="0" w:color="auto"/>
          </w:divBdr>
        </w:div>
        <w:div w:id="757749745">
          <w:marLeft w:val="640"/>
          <w:marRight w:val="0"/>
          <w:marTop w:val="0"/>
          <w:marBottom w:val="0"/>
          <w:divBdr>
            <w:top w:val="none" w:sz="0" w:space="0" w:color="auto"/>
            <w:left w:val="none" w:sz="0" w:space="0" w:color="auto"/>
            <w:bottom w:val="none" w:sz="0" w:space="0" w:color="auto"/>
            <w:right w:val="none" w:sz="0" w:space="0" w:color="auto"/>
          </w:divBdr>
        </w:div>
        <w:div w:id="1260869696">
          <w:marLeft w:val="640"/>
          <w:marRight w:val="0"/>
          <w:marTop w:val="0"/>
          <w:marBottom w:val="0"/>
          <w:divBdr>
            <w:top w:val="none" w:sz="0" w:space="0" w:color="auto"/>
            <w:left w:val="none" w:sz="0" w:space="0" w:color="auto"/>
            <w:bottom w:val="none" w:sz="0" w:space="0" w:color="auto"/>
            <w:right w:val="none" w:sz="0" w:space="0" w:color="auto"/>
          </w:divBdr>
        </w:div>
        <w:div w:id="1018316866">
          <w:marLeft w:val="640"/>
          <w:marRight w:val="0"/>
          <w:marTop w:val="0"/>
          <w:marBottom w:val="0"/>
          <w:divBdr>
            <w:top w:val="none" w:sz="0" w:space="0" w:color="auto"/>
            <w:left w:val="none" w:sz="0" w:space="0" w:color="auto"/>
            <w:bottom w:val="none" w:sz="0" w:space="0" w:color="auto"/>
            <w:right w:val="none" w:sz="0" w:space="0" w:color="auto"/>
          </w:divBdr>
        </w:div>
        <w:div w:id="1000276529">
          <w:marLeft w:val="640"/>
          <w:marRight w:val="0"/>
          <w:marTop w:val="0"/>
          <w:marBottom w:val="0"/>
          <w:divBdr>
            <w:top w:val="none" w:sz="0" w:space="0" w:color="auto"/>
            <w:left w:val="none" w:sz="0" w:space="0" w:color="auto"/>
            <w:bottom w:val="none" w:sz="0" w:space="0" w:color="auto"/>
            <w:right w:val="none" w:sz="0" w:space="0" w:color="auto"/>
          </w:divBdr>
        </w:div>
        <w:div w:id="288366927">
          <w:marLeft w:val="640"/>
          <w:marRight w:val="0"/>
          <w:marTop w:val="0"/>
          <w:marBottom w:val="0"/>
          <w:divBdr>
            <w:top w:val="none" w:sz="0" w:space="0" w:color="auto"/>
            <w:left w:val="none" w:sz="0" w:space="0" w:color="auto"/>
            <w:bottom w:val="none" w:sz="0" w:space="0" w:color="auto"/>
            <w:right w:val="none" w:sz="0" w:space="0" w:color="auto"/>
          </w:divBdr>
        </w:div>
        <w:div w:id="1742290524">
          <w:marLeft w:val="640"/>
          <w:marRight w:val="0"/>
          <w:marTop w:val="0"/>
          <w:marBottom w:val="0"/>
          <w:divBdr>
            <w:top w:val="none" w:sz="0" w:space="0" w:color="auto"/>
            <w:left w:val="none" w:sz="0" w:space="0" w:color="auto"/>
            <w:bottom w:val="none" w:sz="0" w:space="0" w:color="auto"/>
            <w:right w:val="none" w:sz="0" w:space="0" w:color="auto"/>
          </w:divBdr>
        </w:div>
        <w:div w:id="1789857216">
          <w:marLeft w:val="640"/>
          <w:marRight w:val="0"/>
          <w:marTop w:val="0"/>
          <w:marBottom w:val="0"/>
          <w:divBdr>
            <w:top w:val="none" w:sz="0" w:space="0" w:color="auto"/>
            <w:left w:val="none" w:sz="0" w:space="0" w:color="auto"/>
            <w:bottom w:val="none" w:sz="0" w:space="0" w:color="auto"/>
            <w:right w:val="none" w:sz="0" w:space="0" w:color="auto"/>
          </w:divBdr>
        </w:div>
        <w:div w:id="145828701">
          <w:marLeft w:val="640"/>
          <w:marRight w:val="0"/>
          <w:marTop w:val="0"/>
          <w:marBottom w:val="0"/>
          <w:divBdr>
            <w:top w:val="none" w:sz="0" w:space="0" w:color="auto"/>
            <w:left w:val="none" w:sz="0" w:space="0" w:color="auto"/>
            <w:bottom w:val="none" w:sz="0" w:space="0" w:color="auto"/>
            <w:right w:val="none" w:sz="0" w:space="0" w:color="auto"/>
          </w:divBdr>
        </w:div>
        <w:div w:id="905921918">
          <w:marLeft w:val="640"/>
          <w:marRight w:val="0"/>
          <w:marTop w:val="0"/>
          <w:marBottom w:val="0"/>
          <w:divBdr>
            <w:top w:val="none" w:sz="0" w:space="0" w:color="auto"/>
            <w:left w:val="none" w:sz="0" w:space="0" w:color="auto"/>
            <w:bottom w:val="none" w:sz="0" w:space="0" w:color="auto"/>
            <w:right w:val="none" w:sz="0" w:space="0" w:color="auto"/>
          </w:divBdr>
        </w:div>
        <w:div w:id="507793796">
          <w:marLeft w:val="640"/>
          <w:marRight w:val="0"/>
          <w:marTop w:val="0"/>
          <w:marBottom w:val="0"/>
          <w:divBdr>
            <w:top w:val="none" w:sz="0" w:space="0" w:color="auto"/>
            <w:left w:val="none" w:sz="0" w:space="0" w:color="auto"/>
            <w:bottom w:val="none" w:sz="0" w:space="0" w:color="auto"/>
            <w:right w:val="none" w:sz="0" w:space="0" w:color="auto"/>
          </w:divBdr>
        </w:div>
        <w:div w:id="1563978969">
          <w:marLeft w:val="640"/>
          <w:marRight w:val="0"/>
          <w:marTop w:val="0"/>
          <w:marBottom w:val="0"/>
          <w:divBdr>
            <w:top w:val="none" w:sz="0" w:space="0" w:color="auto"/>
            <w:left w:val="none" w:sz="0" w:space="0" w:color="auto"/>
            <w:bottom w:val="none" w:sz="0" w:space="0" w:color="auto"/>
            <w:right w:val="none" w:sz="0" w:space="0" w:color="auto"/>
          </w:divBdr>
        </w:div>
        <w:div w:id="1899050537">
          <w:marLeft w:val="640"/>
          <w:marRight w:val="0"/>
          <w:marTop w:val="0"/>
          <w:marBottom w:val="0"/>
          <w:divBdr>
            <w:top w:val="none" w:sz="0" w:space="0" w:color="auto"/>
            <w:left w:val="none" w:sz="0" w:space="0" w:color="auto"/>
            <w:bottom w:val="none" w:sz="0" w:space="0" w:color="auto"/>
            <w:right w:val="none" w:sz="0" w:space="0" w:color="auto"/>
          </w:divBdr>
        </w:div>
        <w:div w:id="1730569563">
          <w:marLeft w:val="640"/>
          <w:marRight w:val="0"/>
          <w:marTop w:val="0"/>
          <w:marBottom w:val="0"/>
          <w:divBdr>
            <w:top w:val="none" w:sz="0" w:space="0" w:color="auto"/>
            <w:left w:val="none" w:sz="0" w:space="0" w:color="auto"/>
            <w:bottom w:val="none" w:sz="0" w:space="0" w:color="auto"/>
            <w:right w:val="none" w:sz="0" w:space="0" w:color="auto"/>
          </w:divBdr>
        </w:div>
        <w:div w:id="1941795704">
          <w:marLeft w:val="640"/>
          <w:marRight w:val="0"/>
          <w:marTop w:val="0"/>
          <w:marBottom w:val="0"/>
          <w:divBdr>
            <w:top w:val="none" w:sz="0" w:space="0" w:color="auto"/>
            <w:left w:val="none" w:sz="0" w:space="0" w:color="auto"/>
            <w:bottom w:val="none" w:sz="0" w:space="0" w:color="auto"/>
            <w:right w:val="none" w:sz="0" w:space="0" w:color="auto"/>
          </w:divBdr>
        </w:div>
        <w:div w:id="1722174509">
          <w:marLeft w:val="640"/>
          <w:marRight w:val="0"/>
          <w:marTop w:val="0"/>
          <w:marBottom w:val="0"/>
          <w:divBdr>
            <w:top w:val="none" w:sz="0" w:space="0" w:color="auto"/>
            <w:left w:val="none" w:sz="0" w:space="0" w:color="auto"/>
            <w:bottom w:val="none" w:sz="0" w:space="0" w:color="auto"/>
            <w:right w:val="none" w:sz="0" w:space="0" w:color="auto"/>
          </w:divBdr>
        </w:div>
        <w:div w:id="1768575874">
          <w:marLeft w:val="640"/>
          <w:marRight w:val="0"/>
          <w:marTop w:val="0"/>
          <w:marBottom w:val="0"/>
          <w:divBdr>
            <w:top w:val="none" w:sz="0" w:space="0" w:color="auto"/>
            <w:left w:val="none" w:sz="0" w:space="0" w:color="auto"/>
            <w:bottom w:val="none" w:sz="0" w:space="0" w:color="auto"/>
            <w:right w:val="none" w:sz="0" w:space="0" w:color="auto"/>
          </w:divBdr>
        </w:div>
        <w:div w:id="1278489001">
          <w:marLeft w:val="640"/>
          <w:marRight w:val="0"/>
          <w:marTop w:val="0"/>
          <w:marBottom w:val="0"/>
          <w:divBdr>
            <w:top w:val="none" w:sz="0" w:space="0" w:color="auto"/>
            <w:left w:val="none" w:sz="0" w:space="0" w:color="auto"/>
            <w:bottom w:val="none" w:sz="0" w:space="0" w:color="auto"/>
            <w:right w:val="none" w:sz="0" w:space="0" w:color="auto"/>
          </w:divBdr>
        </w:div>
        <w:div w:id="876890554">
          <w:marLeft w:val="640"/>
          <w:marRight w:val="0"/>
          <w:marTop w:val="0"/>
          <w:marBottom w:val="0"/>
          <w:divBdr>
            <w:top w:val="none" w:sz="0" w:space="0" w:color="auto"/>
            <w:left w:val="none" w:sz="0" w:space="0" w:color="auto"/>
            <w:bottom w:val="none" w:sz="0" w:space="0" w:color="auto"/>
            <w:right w:val="none" w:sz="0" w:space="0" w:color="auto"/>
          </w:divBdr>
        </w:div>
        <w:div w:id="2108041660">
          <w:marLeft w:val="640"/>
          <w:marRight w:val="0"/>
          <w:marTop w:val="0"/>
          <w:marBottom w:val="0"/>
          <w:divBdr>
            <w:top w:val="none" w:sz="0" w:space="0" w:color="auto"/>
            <w:left w:val="none" w:sz="0" w:space="0" w:color="auto"/>
            <w:bottom w:val="none" w:sz="0" w:space="0" w:color="auto"/>
            <w:right w:val="none" w:sz="0" w:space="0" w:color="auto"/>
          </w:divBdr>
        </w:div>
        <w:div w:id="740181190">
          <w:marLeft w:val="640"/>
          <w:marRight w:val="0"/>
          <w:marTop w:val="0"/>
          <w:marBottom w:val="0"/>
          <w:divBdr>
            <w:top w:val="none" w:sz="0" w:space="0" w:color="auto"/>
            <w:left w:val="none" w:sz="0" w:space="0" w:color="auto"/>
            <w:bottom w:val="none" w:sz="0" w:space="0" w:color="auto"/>
            <w:right w:val="none" w:sz="0" w:space="0" w:color="auto"/>
          </w:divBdr>
        </w:div>
        <w:div w:id="1960184488">
          <w:marLeft w:val="640"/>
          <w:marRight w:val="0"/>
          <w:marTop w:val="0"/>
          <w:marBottom w:val="0"/>
          <w:divBdr>
            <w:top w:val="none" w:sz="0" w:space="0" w:color="auto"/>
            <w:left w:val="none" w:sz="0" w:space="0" w:color="auto"/>
            <w:bottom w:val="none" w:sz="0" w:space="0" w:color="auto"/>
            <w:right w:val="none" w:sz="0" w:space="0" w:color="auto"/>
          </w:divBdr>
        </w:div>
        <w:div w:id="1297249629">
          <w:marLeft w:val="640"/>
          <w:marRight w:val="0"/>
          <w:marTop w:val="0"/>
          <w:marBottom w:val="0"/>
          <w:divBdr>
            <w:top w:val="none" w:sz="0" w:space="0" w:color="auto"/>
            <w:left w:val="none" w:sz="0" w:space="0" w:color="auto"/>
            <w:bottom w:val="none" w:sz="0" w:space="0" w:color="auto"/>
            <w:right w:val="none" w:sz="0" w:space="0" w:color="auto"/>
          </w:divBdr>
        </w:div>
        <w:div w:id="235937357">
          <w:marLeft w:val="640"/>
          <w:marRight w:val="0"/>
          <w:marTop w:val="0"/>
          <w:marBottom w:val="0"/>
          <w:divBdr>
            <w:top w:val="none" w:sz="0" w:space="0" w:color="auto"/>
            <w:left w:val="none" w:sz="0" w:space="0" w:color="auto"/>
            <w:bottom w:val="none" w:sz="0" w:space="0" w:color="auto"/>
            <w:right w:val="none" w:sz="0" w:space="0" w:color="auto"/>
          </w:divBdr>
        </w:div>
        <w:div w:id="320886137">
          <w:marLeft w:val="640"/>
          <w:marRight w:val="0"/>
          <w:marTop w:val="0"/>
          <w:marBottom w:val="0"/>
          <w:divBdr>
            <w:top w:val="none" w:sz="0" w:space="0" w:color="auto"/>
            <w:left w:val="none" w:sz="0" w:space="0" w:color="auto"/>
            <w:bottom w:val="none" w:sz="0" w:space="0" w:color="auto"/>
            <w:right w:val="none" w:sz="0" w:space="0" w:color="auto"/>
          </w:divBdr>
        </w:div>
        <w:div w:id="775518801">
          <w:marLeft w:val="640"/>
          <w:marRight w:val="0"/>
          <w:marTop w:val="0"/>
          <w:marBottom w:val="0"/>
          <w:divBdr>
            <w:top w:val="none" w:sz="0" w:space="0" w:color="auto"/>
            <w:left w:val="none" w:sz="0" w:space="0" w:color="auto"/>
            <w:bottom w:val="none" w:sz="0" w:space="0" w:color="auto"/>
            <w:right w:val="none" w:sz="0" w:space="0" w:color="auto"/>
          </w:divBdr>
        </w:div>
        <w:div w:id="441457592">
          <w:marLeft w:val="640"/>
          <w:marRight w:val="0"/>
          <w:marTop w:val="0"/>
          <w:marBottom w:val="0"/>
          <w:divBdr>
            <w:top w:val="none" w:sz="0" w:space="0" w:color="auto"/>
            <w:left w:val="none" w:sz="0" w:space="0" w:color="auto"/>
            <w:bottom w:val="none" w:sz="0" w:space="0" w:color="auto"/>
            <w:right w:val="none" w:sz="0" w:space="0" w:color="auto"/>
          </w:divBdr>
        </w:div>
        <w:div w:id="37709069">
          <w:marLeft w:val="640"/>
          <w:marRight w:val="0"/>
          <w:marTop w:val="0"/>
          <w:marBottom w:val="0"/>
          <w:divBdr>
            <w:top w:val="none" w:sz="0" w:space="0" w:color="auto"/>
            <w:left w:val="none" w:sz="0" w:space="0" w:color="auto"/>
            <w:bottom w:val="none" w:sz="0" w:space="0" w:color="auto"/>
            <w:right w:val="none" w:sz="0" w:space="0" w:color="auto"/>
          </w:divBdr>
        </w:div>
        <w:div w:id="1519346601">
          <w:marLeft w:val="640"/>
          <w:marRight w:val="0"/>
          <w:marTop w:val="0"/>
          <w:marBottom w:val="0"/>
          <w:divBdr>
            <w:top w:val="none" w:sz="0" w:space="0" w:color="auto"/>
            <w:left w:val="none" w:sz="0" w:space="0" w:color="auto"/>
            <w:bottom w:val="none" w:sz="0" w:space="0" w:color="auto"/>
            <w:right w:val="none" w:sz="0" w:space="0" w:color="auto"/>
          </w:divBdr>
        </w:div>
        <w:div w:id="33114921">
          <w:marLeft w:val="640"/>
          <w:marRight w:val="0"/>
          <w:marTop w:val="0"/>
          <w:marBottom w:val="0"/>
          <w:divBdr>
            <w:top w:val="none" w:sz="0" w:space="0" w:color="auto"/>
            <w:left w:val="none" w:sz="0" w:space="0" w:color="auto"/>
            <w:bottom w:val="none" w:sz="0" w:space="0" w:color="auto"/>
            <w:right w:val="none" w:sz="0" w:space="0" w:color="auto"/>
          </w:divBdr>
        </w:div>
        <w:div w:id="175194123">
          <w:marLeft w:val="640"/>
          <w:marRight w:val="0"/>
          <w:marTop w:val="0"/>
          <w:marBottom w:val="0"/>
          <w:divBdr>
            <w:top w:val="none" w:sz="0" w:space="0" w:color="auto"/>
            <w:left w:val="none" w:sz="0" w:space="0" w:color="auto"/>
            <w:bottom w:val="none" w:sz="0" w:space="0" w:color="auto"/>
            <w:right w:val="none" w:sz="0" w:space="0" w:color="auto"/>
          </w:divBdr>
        </w:div>
        <w:div w:id="1972786865">
          <w:marLeft w:val="640"/>
          <w:marRight w:val="0"/>
          <w:marTop w:val="0"/>
          <w:marBottom w:val="0"/>
          <w:divBdr>
            <w:top w:val="none" w:sz="0" w:space="0" w:color="auto"/>
            <w:left w:val="none" w:sz="0" w:space="0" w:color="auto"/>
            <w:bottom w:val="none" w:sz="0" w:space="0" w:color="auto"/>
            <w:right w:val="none" w:sz="0" w:space="0" w:color="auto"/>
          </w:divBdr>
        </w:div>
        <w:div w:id="1710377554">
          <w:marLeft w:val="640"/>
          <w:marRight w:val="0"/>
          <w:marTop w:val="0"/>
          <w:marBottom w:val="0"/>
          <w:divBdr>
            <w:top w:val="none" w:sz="0" w:space="0" w:color="auto"/>
            <w:left w:val="none" w:sz="0" w:space="0" w:color="auto"/>
            <w:bottom w:val="none" w:sz="0" w:space="0" w:color="auto"/>
            <w:right w:val="none" w:sz="0" w:space="0" w:color="auto"/>
          </w:divBdr>
        </w:div>
        <w:div w:id="1514949688">
          <w:marLeft w:val="640"/>
          <w:marRight w:val="0"/>
          <w:marTop w:val="0"/>
          <w:marBottom w:val="0"/>
          <w:divBdr>
            <w:top w:val="none" w:sz="0" w:space="0" w:color="auto"/>
            <w:left w:val="none" w:sz="0" w:space="0" w:color="auto"/>
            <w:bottom w:val="none" w:sz="0" w:space="0" w:color="auto"/>
            <w:right w:val="none" w:sz="0" w:space="0" w:color="auto"/>
          </w:divBdr>
        </w:div>
        <w:div w:id="421151564">
          <w:marLeft w:val="640"/>
          <w:marRight w:val="0"/>
          <w:marTop w:val="0"/>
          <w:marBottom w:val="0"/>
          <w:divBdr>
            <w:top w:val="none" w:sz="0" w:space="0" w:color="auto"/>
            <w:left w:val="none" w:sz="0" w:space="0" w:color="auto"/>
            <w:bottom w:val="none" w:sz="0" w:space="0" w:color="auto"/>
            <w:right w:val="none" w:sz="0" w:space="0" w:color="auto"/>
          </w:divBdr>
        </w:div>
        <w:div w:id="1573196535">
          <w:marLeft w:val="640"/>
          <w:marRight w:val="0"/>
          <w:marTop w:val="0"/>
          <w:marBottom w:val="0"/>
          <w:divBdr>
            <w:top w:val="none" w:sz="0" w:space="0" w:color="auto"/>
            <w:left w:val="none" w:sz="0" w:space="0" w:color="auto"/>
            <w:bottom w:val="none" w:sz="0" w:space="0" w:color="auto"/>
            <w:right w:val="none" w:sz="0" w:space="0" w:color="auto"/>
          </w:divBdr>
        </w:div>
        <w:div w:id="578833953">
          <w:marLeft w:val="640"/>
          <w:marRight w:val="0"/>
          <w:marTop w:val="0"/>
          <w:marBottom w:val="0"/>
          <w:divBdr>
            <w:top w:val="none" w:sz="0" w:space="0" w:color="auto"/>
            <w:left w:val="none" w:sz="0" w:space="0" w:color="auto"/>
            <w:bottom w:val="none" w:sz="0" w:space="0" w:color="auto"/>
            <w:right w:val="none" w:sz="0" w:space="0" w:color="auto"/>
          </w:divBdr>
        </w:div>
        <w:div w:id="1724408756">
          <w:marLeft w:val="640"/>
          <w:marRight w:val="0"/>
          <w:marTop w:val="0"/>
          <w:marBottom w:val="0"/>
          <w:divBdr>
            <w:top w:val="none" w:sz="0" w:space="0" w:color="auto"/>
            <w:left w:val="none" w:sz="0" w:space="0" w:color="auto"/>
            <w:bottom w:val="none" w:sz="0" w:space="0" w:color="auto"/>
            <w:right w:val="none" w:sz="0" w:space="0" w:color="auto"/>
          </w:divBdr>
        </w:div>
        <w:div w:id="121268681">
          <w:marLeft w:val="640"/>
          <w:marRight w:val="0"/>
          <w:marTop w:val="0"/>
          <w:marBottom w:val="0"/>
          <w:divBdr>
            <w:top w:val="none" w:sz="0" w:space="0" w:color="auto"/>
            <w:left w:val="none" w:sz="0" w:space="0" w:color="auto"/>
            <w:bottom w:val="none" w:sz="0" w:space="0" w:color="auto"/>
            <w:right w:val="none" w:sz="0" w:space="0" w:color="auto"/>
          </w:divBdr>
        </w:div>
        <w:div w:id="1995261044">
          <w:marLeft w:val="640"/>
          <w:marRight w:val="0"/>
          <w:marTop w:val="0"/>
          <w:marBottom w:val="0"/>
          <w:divBdr>
            <w:top w:val="none" w:sz="0" w:space="0" w:color="auto"/>
            <w:left w:val="none" w:sz="0" w:space="0" w:color="auto"/>
            <w:bottom w:val="none" w:sz="0" w:space="0" w:color="auto"/>
            <w:right w:val="none" w:sz="0" w:space="0" w:color="auto"/>
          </w:divBdr>
        </w:div>
        <w:div w:id="826171223">
          <w:marLeft w:val="640"/>
          <w:marRight w:val="0"/>
          <w:marTop w:val="0"/>
          <w:marBottom w:val="0"/>
          <w:divBdr>
            <w:top w:val="none" w:sz="0" w:space="0" w:color="auto"/>
            <w:left w:val="none" w:sz="0" w:space="0" w:color="auto"/>
            <w:bottom w:val="none" w:sz="0" w:space="0" w:color="auto"/>
            <w:right w:val="none" w:sz="0" w:space="0" w:color="auto"/>
          </w:divBdr>
        </w:div>
        <w:div w:id="768817954">
          <w:marLeft w:val="640"/>
          <w:marRight w:val="0"/>
          <w:marTop w:val="0"/>
          <w:marBottom w:val="0"/>
          <w:divBdr>
            <w:top w:val="none" w:sz="0" w:space="0" w:color="auto"/>
            <w:left w:val="none" w:sz="0" w:space="0" w:color="auto"/>
            <w:bottom w:val="none" w:sz="0" w:space="0" w:color="auto"/>
            <w:right w:val="none" w:sz="0" w:space="0" w:color="auto"/>
          </w:divBdr>
        </w:div>
        <w:div w:id="704135425">
          <w:marLeft w:val="640"/>
          <w:marRight w:val="0"/>
          <w:marTop w:val="0"/>
          <w:marBottom w:val="0"/>
          <w:divBdr>
            <w:top w:val="none" w:sz="0" w:space="0" w:color="auto"/>
            <w:left w:val="none" w:sz="0" w:space="0" w:color="auto"/>
            <w:bottom w:val="none" w:sz="0" w:space="0" w:color="auto"/>
            <w:right w:val="none" w:sz="0" w:space="0" w:color="auto"/>
          </w:divBdr>
        </w:div>
        <w:div w:id="1475490731">
          <w:marLeft w:val="640"/>
          <w:marRight w:val="0"/>
          <w:marTop w:val="0"/>
          <w:marBottom w:val="0"/>
          <w:divBdr>
            <w:top w:val="none" w:sz="0" w:space="0" w:color="auto"/>
            <w:left w:val="none" w:sz="0" w:space="0" w:color="auto"/>
            <w:bottom w:val="none" w:sz="0" w:space="0" w:color="auto"/>
            <w:right w:val="none" w:sz="0" w:space="0" w:color="auto"/>
          </w:divBdr>
        </w:div>
        <w:div w:id="798034969">
          <w:marLeft w:val="640"/>
          <w:marRight w:val="0"/>
          <w:marTop w:val="0"/>
          <w:marBottom w:val="0"/>
          <w:divBdr>
            <w:top w:val="none" w:sz="0" w:space="0" w:color="auto"/>
            <w:left w:val="none" w:sz="0" w:space="0" w:color="auto"/>
            <w:bottom w:val="none" w:sz="0" w:space="0" w:color="auto"/>
            <w:right w:val="none" w:sz="0" w:space="0" w:color="auto"/>
          </w:divBdr>
        </w:div>
        <w:div w:id="867790042">
          <w:marLeft w:val="640"/>
          <w:marRight w:val="0"/>
          <w:marTop w:val="0"/>
          <w:marBottom w:val="0"/>
          <w:divBdr>
            <w:top w:val="none" w:sz="0" w:space="0" w:color="auto"/>
            <w:left w:val="none" w:sz="0" w:space="0" w:color="auto"/>
            <w:bottom w:val="none" w:sz="0" w:space="0" w:color="auto"/>
            <w:right w:val="none" w:sz="0" w:space="0" w:color="auto"/>
          </w:divBdr>
        </w:div>
        <w:div w:id="366175053">
          <w:marLeft w:val="640"/>
          <w:marRight w:val="0"/>
          <w:marTop w:val="0"/>
          <w:marBottom w:val="0"/>
          <w:divBdr>
            <w:top w:val="none" w:sz="0" w:space="0" w:color="auto"/>
            <w:left w:val="none" w:sz="0" w:space="0" w:color="auto"/>
            <w:bottom w:val="none" w:sz="0" w:space="0" w:color="auto"/>
            <w:right w:val="none" w:sz="0" w:space="0" w:color="auto"/>
          </w:divBdr>
        </w:div>
        <w:div w:id="494493248">
          <w:marLeft w:val="640"/>
          <w:marRight w:val="0"/>
          <w:marTop w:val="0"/>
          <w:marBottom w:val="0"/>
          <w:divBdr>
            <w:top w:val="none" w:sz="0" w:space="0" w:color="auto"/>
            <w:left w:val="none" w:sz="0" w:space="0" w:color="auto"/>
            <w:bottom w:val="none" w:sz="0" w:space="0" w:color="auto"/>
            <w:right w:val="none" w:sz="0" w:space="0" w:color="auto"/>
          </w:divBdr>
        </w:div>
        <w:div w:id="1354574548">
          <w:marLeft w:val="640"/>
          <w:marRight w:val="0"/>
          <w:marTop w:val="0"/>
          <w:marBottom w:val="0"/>
          <w:divBdr>
            <w:top w:val="none" w:sz="0" w:space="0" w:color="auto"/>
            <w:left w:val="none" w:sz="0" w:space="0" w:color="auto"/>
            <w:bottom w:val="none" w:sz="0" w:space="0" w:color="auto"/>
            <w:right w:val="none" w:sz="0" w:space="0" w:color="auto"/>
          </w:divBdr>
        </w:div>
        <w:div w:id="240067775">
          <w:marLeft w:val="640"/>
          <w:marRight w:val="0"/>
          <w:marTop w:val="0"/>
          <w:marBottom w:val="0"/>
          <w:divBdr>
            <w:top w:val="none" w:sz="0" w:space="0" w:color="auto"/>
            <w:left w:val="none" w:sz="0" w:space="0" w:color="auto"/>
            <w:bottom w:val="none" w:sz="0" w:space="0" w:color="auto"/>
            <w:right w:val="none" w:sz="0" w:space="0" w:color="auto"/>
          </w:divBdr>
        </w:div>
        <w:div w:id="1005548319">
          <w:marLeft w:val="640"/>
          <w:marRight w:val="0"/>
          <w:marTop w:val="0"/>
          <w:marBottom w:val="0"/>
          <w:divBdr>
            <w:top w:val="none" w:sz="0" w:space="0" w:color="auto"/>
            <w:left w:val="none" w:sz="0" w:space="0" w:color="auto"/>
            <w:bottom w:val="none" w:sz="0" w:space="0" w:color="auto"/>
            <w:right w:val="none" w:sz="0" w:space="0" w:color="auto"/>
          </w:divBdr>
        </w:div>
        <w:div w:id="403797626">
          <w:marLeft w:val="640"/>
          <w:marRight w:val="0"/>
          <w:marTop w:val="0"/>
          <w:marBottom w:val="0"/>
          <w:divBdr>
            <w:top w:val="none" w:sz="0" w:space="0" w:color="auto"/>
            <w:left w:val="none" w:sz="0" w:space="0" w:color="auto"/>
            <w:bottom w:val="none" w:sz="0" w:space="0" w:color="auto"/>
            <w:right w:val="none" w:sz="0" w:space="0" w:color="auto"/>
          </w:divBdr>
        </w:div>
        <w:div w:id="1353147297">
          <w:marLeft w:val="640"/>
          <w:marRight w:val="0"/>
          <w:marTop w:val="0"/>
          <w:marBottom w:val="0"/>
          <w:divBdr>
            <w:top w:val="none" w:sz="0" w:space="0" w:color="auto"/>
            <w:left w:val="none" w:sz="0" w:space="0" w:color="auto"/>
            <w:bottom w:val="none" w:sz="0" w:space="0" w:color="auto"/>
            <w:right w:val="none" w:sz="0" w:space="0" w:color="auto"/>
          </w:divBdr>
        </w:div>
        <w:div w:id="1104807186">
          <w:marLeft w:val="640"/>
          <w:marRight w:val="0"/>
          <w:marTop w:val="0"/>
          <w:marBottom w:val="0"/>
          <w:divBdr>
            <w:top w:val="none" w:sz="0" w:space="0" w:color="auto"/>
            <w:left w:val="none" w:sz="0" w:space="0" w:color="auto"/>
            <w:bottom w:val="none" w:sz="0" w:space="0" w:color="auto"/>
            <w:right w:val="none" w:sz="0" w:space="0" w:color="auto"/>
          </w:divBdr>
        </w:div>
        <w:div w:id="393814814">
          <w:marLeft w:val="640"/>
          <w:marRight w:val="0"/>
          <w:marTop w:val="0"/>
          <w:marBottom w:val="0"/>
          <w:divBdr>
            <w:top w:val="none" w:sz="0" w:space="0" w:color="auto"/>
            <w:left w:val="none" w:sz="0" w:space="0" w:color="auto"/>
            <w:bottom w:val="none" w:sz="0" w:space="0" w:color="auto"/>
            <w:right w:val="none" w:sz="0" w:space="0" w:color="auto"/>
          </w:divBdr>
        </w:div>
        <w:div w:id="1519925413">
          <w:marLeft w:val="640"/>
          <w:marRight w:val="0"/>
          <w:marTop w:val="0"/>
          <w:marBottom w:val="0"/>
          <w:divBdr>
            <w:top w:val="none" w:sz="0" w:space="0" w:color="auto"/>
            <w:left w:val="none" w:sz="0" w:space="0" w:color="auto"/>
            <w:bottom w:val="none" w:sz="0" w:space="0" w:color="auto"/>
            <w:right w:val="none" w:sz="0" w:space="0" w:color="auto"/>
          </w:divBdr>
        </w:div>
        <w:div w:id="509568493">
          <w:marLeft w:val="640"/>
          <w:marRight w:val="0"/>
          <w:marTop w:val="0"/>
          <w:marBottom w:val="0"/>
          <w:divBdr>
            <w:top w:val="none" w:sz="0" w:space="0" w:color="auto"/>
            <w:left w:val="none" w:sz="0" w:space="0" w:color="auto"/>
            <w:bottom w:val="none" w:sz="0" w:space="0" w:color="auto"/>
            <w:right w:val="none" w:sz="0" w:space="0" w:color="auto"/>
          </w:divBdr>
        </w:div>
        <w:div w:id="1391222949">
          <w:marLeft w:val="640"/>
          <w:marRight w:val="0"/>
          <w:marTop w:val="0"/>
          <w:marBottom w:val="0"/>
          <w:divBdr>
            <w:top w:val="none" w:sz="0" w:space="0" w:color="auto"/>
            <w:left w:val="none" w:sz="0" w:space="0" w:color="auto"/>
            <w:bottom w:val="none" w:sz="0" w:space="0" w:color="auto"/>
            <w:right w:val="none" w:sz="0" w:space="0" w:color="auto"/>
          </w:divBdr>
        </w:div>
        <w:div w:id="1170755296">
          <w:marLeft w:val="640"/>
          <w:marRight w:val="0"/>
          <w:marTop w:val="0"/>
          <w:marBottom w:val="0"/>
          <w:divBdr>
            <w:top w:val="none" w:sz="0" w:space="0" w:color="auto"/>
            <w:left w:val="none" w:sz="0" w:space="0" w:color="auto"/>
            <w:bottom w:val="none" w:sz="0" w:space="0" w:color="auto"/>
            <w:right w:val="none" w:sz="0" w:space="0" w:color="auto"/>
          </w:divBdr>
        </w:div>
        <w:div w:id="2035496452">
          <w:marLeft w:val="640"/>
          <w:marRight w:val="0"/>
          <w:marTop w:val="0"/>
          <w:marBottom w:val="0"/>
          <w:divBdr>
            <w:top w:val="none" w:sz="0" w:space="0" w:color="auto"/>
            <w:left w:val="none" w:sz="0" w:space="0" w:color="auto"/>
            <w:bottom w:val="none" w:sz="0" w:space="0" w:color="auto"/>
            <w:right w:val="none" w:sz="0" w:space="0" w:color="auto"/>
          </w:divBdr>
        </w:div>
        <w:div w:id="1310742885">
          <w:marLeft w:val="640"/>
          <w:marRight w:val="0"/>
          <w:marTop w:val="0"/>
          <w:marBottom w:val="0"/>
          <w:divBdr>
            <w:top w:val="none" w:sz="0" w:space="0" w:color="auto"/>
            <w:left w:val="none" w:sz="0" w:space="0" w:color="auto"/>
            <w:bottom w:val="none" w:sz="0" w:space="0" w:color="auto"/>
            <w:right w:val="none" w:sz="0" w:space="0" w:color="auto"/>
          </w:divBdr>
        </w:div>
        <w:div w:id="257522759">
          <w:marLeft w:val="640"/>
          <w:marRight w:val="0"/>
          <w:marTop w:val="0"/>
          <w:marBottom w:val="0"/>
          <w:divBdr>
            <w:top w:val="none" w:sz="0" w:space="0" w:color="auto"/>
            <w:left w:val="none" w:sz="0" w:space="0" w:color="auto"/>
            <w:bottom w:val="none" w:sz="0" w:space="0" w:color="auto"/>
            <w:right w:val="none" w:sz="0" w:space="0" w:color="auto"/>
          </w:divBdr>
        </w:div>
        <w:div w:id="1852642710">
          <w:marLeft w:val="640"/>
          <w:marRight w:val="0"/>
          <w:marTop w:val="0"/>
          <w:marBottom w:val="0"/>
          <w:divBdr>
            <w:top w:val="none" w:sz="0" w:space="0" w:color="auto"/>
            <w:left w:val="none" w:sz="0" w:space="0" w:color="auto"/>
            <w:bottom w:val="none" w:sz="0" w:space="0" w:color="auto"/>
            <w:right w:val="none" w:sz="0" w:space="0" w:color="auto"/>
          </w:divBdr>
        </w:div>
        <w:div w:id="696345568">
          <w:marLeft w:val="640"/>
          <w:marRight w:val="0"/>
          <w:marTop w:val="0"/>
          <w:marBottom w:val="0"/>
          <w:divBdr>
            <w:top w:val="none" w:sz="0" w:space="0" w:color="auto"/>
            <w:left w:val="none" w:sz="0" w:space="0" w:color="auto"/>
            <w:bottom w:val="none" w:sz="0" w:space="0" w:color="auto"/>
            <w:right w:val="none" w:sz="0" w:space="0" w:color="auto"/>
          </w:divBdr>
        </w:div>
        <w:div w:id="956062531">
          <w:marLeft w:val="640"/>
          <w:marRight w:val="0"/>
          <w:marTop w:val="0"/>
          <w:marBottom w:val="0"/>
          <w:divBdr>
            <w:top w:val="none" w:sz="0" w:space="0" w:color="auto"/>
            <w:left w:val="none" w:sz="0" w:space="0" w:color="auto"/>
            <w:bottom w:val="none" w:sz="0" w:space="0" w:color="auto"/>
            <w:right w:val="none" w:sz="0" w:space="0" w:color="auto"/>
          </w:divBdr>
        </w:div>
        <w:div w:id="1004549792">
          <w:marLeft w:val="640"/>
          <w:marRight w:val="0"/>
          <w:marTop w:val="0"/>
          <w:marBottom w:val="0"/>
          <w:divBdr>
            <w:top w:val="none" w:sz="0" w:space="0" w:color="auto"/>
            <w:left w:val="none" w:sz="0" w:space="0" w:color="auto"/>
            <w:bottom w:val="none" w:sz="0" w:space="0" w:color="auto"/>
            <w:right w:val="none" w:sz="0" w:space="0" w:color="auto"/>
          </w:divBdr>
        </w:div>
        <w:div w:id="943609518">
          <w:marLeft w:val="640"/>
          <w:marRight w:val="0"/>
          <w:marTop w:val="0"/>
          <w:marBottom w:val="0"/>
          <w:divBdr>
            <w:top w:val="none" w:sz="0" w:space="0" w:color="auto"/>
            <w:left w:val="none" w:sz="0" w:space="0" w:color="auto"/>
            <w:bottom w:val="none" w:sz="0" w:space="0" w:color="auto"/>
            <w:right w:val="none" w:sz="0" w:space="0" w:color="auto"/>
          </w:divBdr>
        </w:div>
        <w:div w:id="2052724012">
          <w:marLeft w:val="640"/>
          <w:marRight w:val="0"/>
          <w:marTop w:val="0"/>
          <w:marBottom w:val="0"/>
          <w:divBdr>
            <w:top w:val="none" w:sz="0" w:space="0" w:color="auto"/>
            <w:left w:val="none" w:sz="0" w:space="0" w:color="auto"/>
            <w:bottom w:val="none" w:sz="0" w:space="0" w:color="auto"/>
            <w:right w:val="none" w:sz="0" w:space="0" w:color="auto"/>
          </w:divBdr>
        </w:div>
        <w:div w:id="923341298">
          <w:marLeft w:val="640"/>
          <w:marRight w:val="0"/>
          <w:marTop w:val="0"/>
          <w:marBottom w:val="0"/>
          <w:divBdr>
            <w:top w:val="none" w:sz="0" w:space="0" w:color="auto"/>
            <w:left w:val="none" w:sz="0" w:space="0" w:color="auto"/>
            <w:bottom w:val="none" w:sz="0" w:space="0" w:color="auto"/>
            <w:right w:val="none" w:sz="0" w:space="0" w:color="auto"/>
          </w:divBdr>
        </w:div>
        <w:div w:id="100534073">
          <w:marLeft w:val="640"/>
          <w:marRight w:val="0"/>
          <w:marTop w:val="0"/>
          <w:marBottom w:val="0"/>
          <w:divBdr>
            <w:top w:val="none" w:sz="0" w:space="0" w:color="auto"/>
            <w:left w:val="none" w:sz="0" w:space="0" w:color="auto"/>
            <w:bottom w:val="none" w:sz="0" w:space="0" w:color="auto"/>
            <w:right w:val="none" w:sz="0" w:space="0" w:color="auto"/>
          </w:divBdr>
        </w:div>
        <w:div w:id="766117077">
          <w:marLeft w:val="640"/>
          <w:marRight w:val="0"/>
          <w:marTop w:val="0"/>
          <w:marBottom w:val="0"/>
          <w:divBdr>
            <w:top w:val="none" w:sz="0" w:space="0" w:color="auto"/>
            <w:left w:val="none" w:sz="0" w:space="0" w:color="auto"/>
            <w:bottom w:val="none" w:sz="0" w:space="0" w:color="auto"/>
            <w:right w:val="none" w:sz="0" w:space="0" w:color="auto"/>
          </w:divBdr>
        </w:div>
        <w:div w:id="1452479398">
          <w:marLeft w:val="640"/>
          <w:marRight w:val="0"/>
          <w:marTop w:val="0"/>
          <w:marBottom w:val="0"/>
          <w:divBdr>
            <w:top w:val="none" w:sz="0" w:space="0" w:color="auto"/>
            <w:left w:val="none" w:sz="0" w:space="0" w:color="auto"/>
            <w:bottom w:val="none" w:sz="0" w:space="0" w:color="auto"/>
            <w:right w:val="none" w:sz="0" w:space="0" w:color="auto"/>
          </w:divBdr>
        </w:div>
        <w:div w:id="1309364443">
          <w:marLeft w:val="640"/>
          <w:marRight w:val="0"/>
          <w:marTop w:val="0"/>
          <w:marBottom w:val="0"/>
          <w:divBdr>
            <w:top w:val="none" w:sz="0" w:space="0" w:color="auto"/>
            <w:left w:val="none" w:sz="0" w:space="0" w:color="auto"/>
            <w:bottom w:val="none" w:sz="0" w:space="0" w:color="auto"/>
            <w:right w:val="none" w:sz="0" w:space="0" w:color="auto"/>
          </w:divBdr>
        </w:div>
        <w:div w:id="63845318">
          <w:marLeft w:val="640"/>
          <w:marRight w:val="0"/>
          <w:marTop w:val="0"/>
          <w:marBottom w:val="0"/>
          <w:divBdr>
            <w:top w:val="none" w:sz="0" w:space="0" w:color="auto"/>
            <w:left w:val="none" w:sz="0" w:space="0" w:color="auto"/>
            <w:bottom w:val="none" w:sz="0" w:space="0" w:color="auto"/>
            <w:right w:val="none" w:sz="0" w:space="0" w:color="auto"/>
          </w:divBdr>
        </w:div>
        <w:div w:id="992875508">
          <w:marLeft w:val="640"/>
          <w:marRight w:val="0"/>
          <w:marTop w:val="0"/>
          <w:marBottom w:val="0"/>
          <w:divBdr>
            <w:top w:val="none" w:sz="0" w:space="0" w:color="auto"/>
            <w:left w:val="none" w:sz="0" w:space="0" w:color="auto"/>
            <w:bottom w:val="none" w:sz="0" w:space="0" w:color="auto"/>
            <w:right w:val="none" w:sz="0" w:space="0" w:color="auto"/>
          </w:divBdr>
        </w:div>
        <w:div w:id="91627513">
          <w:marLeft w:val="640"/>
          <w:marRight w:val="0"/>
          <w:marTop w:val="0"/>
          <w:marBottom w:val="0"/>
          <w:divBdr>
            <w:top w:val="none" w:sz="0" w:space="0" w:color="auto"/>
            <w:left w:val="none" w:sz="0" w:space="0" w:color="auto"/>
            <w:bottom w:val="none" w:sz="0" w:space="0" w:color="auto"/>
            <w:right w:val="none" w:sz="0" w:space="0" w:color="auto"/>
          </w:divBdr>
        </w:div>
      </w:divsChild>
    </w:div>
    <w:div w:id="519591197">
      <w:bodyDiv w:val="1"/>
      <w:marLeft w:val="0"/>
      <w:marRight w:val="0"/>
      <w:marTop w:val="0"/>
      <w:marBottom w:val="0"/>
      <w:divBdr>
        <w:top w:val="none" w:sz="0" w:space="0" w:color="auto"/>
        <w:left w:val="none" w:sz="0" w:space="0" w:color="auto"/>
        <w:bottom w:val="none" w:sz="0" w:space="0" w:color="auto"/>
        <w:right w:val="none" w:sz="0" w:space="0" w:color="auto"/>
      </w:divBdr>
      <w:divsChild>
        <w:div w:id="227501446">
          <w:marLeft w:val="640"/>
          <w:marRight w:val="0"/>
          <w:marTop w:val="0"/>
          <w:marBottom w:val="0"/>
          <w:divBdr>
            <w:top w:val="none" w:sz="0" w:space="0" w:color="auto"/>
            <w:left w:val="none" w:sz="0" w:space="0" w:color="auto"/>
            <w:bottom w:val="none" w:sz="0" w:space="0" w:color="auto"/>
            <w:right w:val="none" w:sz="0" w:space="0" w:color="auto"/>
          </w:divBdr>
        </w:div>
        <w:div w:id="2039089112">
          <w:marLeft w:val="640"/>
          <w:marRight w:val="0"/>
          <w:marTop w:val="0"/>
          <w:marBottom w:val="0"/>
          <w:divBdr>
            <w:top w:val="none" w:sz="0" w:space="0" w:color="auto"/>
            <w:left w:val="none" w:sz="0" w:space="0" w:color="auto"/>
            <w:bottom w:val="none" w:sz="0" w:space="0" w:color="auto"/>
            <w:right w:val="none" w:sz="0" w:space="0" w:color="auto"/>
          </w:divBdr>
        </w:div>
        <w:div w:id="1742288974">
          <w:marLeft w:val="640"/>
          <w:marRight w:val="0"/>
          <w:marTop w:val="0"/>
          <w:marBottom w:val="0"/>
          <w:divBdr>
            <w:top w:val="none" w:sz="0" w:space="0" w:color="auto"/>
            <w:left w:val="none" w:sz="0" w:space="0" w:color="auto"/>
            <w:bottom w:val="none" w:sz="0" w:space="0" w:color="auto"/>
            <w:right w:val="none" w:sz="0" w:space="0" w:color="auto"/>
          </w:divBdr>
        </w:div>
        <w:div w:id="513156347">
          <w:marLeft w:val="640"/>
          <w:marRight w:val="0"/>
          <w:marTop w:val="0"/>
          <w:marBottom w:val="0"/>
          <w:divBdr>
            <w:top w:val="none" w:sz="0" w:space="0" w:color="auto"/>
            <w:left w:val="none" w:sz="0" w:space="0" w:color="auto"/>
            <w:bottom w:val="none" w:sz="0" w:space="0" w:color="auto"/>
            <w:right w:val="none" w:sz="0" w:space="0" w:color="auto"/>
          </w:divBdr>
        </w:div>
        <w:div w:id="1437821458">
          <w:marLeft w:val="640"/>
          <w:marRight w:val="0"/>
          <w:marTop w:val="0"/>
          <w:marBottom w:val="0"/>
          <w:divBdr>
            <w:top w:val="none" w:sz="0" w:space="0" w:color="auto"/>
            <w:left w:val="none" w:sz="0" w:space="0" w:color="auto"/>
            <w:bottom w:val="none" w:sz="0" w:space="0" w:color="auto"/>
            <w:right w:val="none" w:sz="0" w:space="0" w:color="auto"/>
          </w:divBdr>
        </w:div>
        <w:div w:id="1535921674">
          <w:marLeft w:val="640"/>
          <w:marRight w:val="0"/>
          <w:marTop w:val="0"/>
          <w:marBottom w:val="0"/>
          <w:divBdr>
            <w:top w:val="none" w:sz="0" w:space="0" w:color="auto"/>
            <w:left w:val="none" w:sz="0" w:space="0" w:color="auto"/>
            <w:bottom w:val="none" w:sz="0" w:space="0" w:color="auto"/>
            <w:right w:val="none" w:sz="0" w:space="0" w:color="auto"/>
          </w:divBdr>
        </w:div>
        <w:div w:id="2045402419">
          <w:marLeft w:val="640"/>
          <w:marRight w:val="0"/>
          <w:marTop w:val="0"/>
          <w:marBottom w:val="0"/>
          <w:divBdr>
            <w:top w:val="none" w:sz="0" w:space="0" w:color="auto"/>
            <w:left w:val="none" w:sz="0" w:space="0" w:color="auto"/>
            <w:bottom w:val="none" w:sz="0" w:space="0" w:color="auto"/>
            <w:right w:val="none" w:sz="0" w:space="0" w:color="auto"/>
          </w:divBdr>
        </w:div>
        <w:div w:id="66806588">
          <w:marLeft w:val="640"/>
          <w:marRight w:val="0"/>
          <w:marTop w:val="0"/>
          <w:marBottom w:val="0"/>
          <w:divBdr>
            <w:top w:val="none" w:sz="0" w:space="0" w:color="auto"/>
            <w:left w:val="none" w:sz="0" w:space="0" w:color="auto"/>
            <w:bottom w:val="none" w:sz="0" w:space="0" w:color="auto"/>
            <w:right w:val="none" w:sz="0" w:space="0" w:color="auto"/>
          </w:divBdr>
        </w:div>
        <w:div w:id="400716309">
          <w:marLeft w:val="640"/>
          <w:marRight w:val="0"/>
          <w:marTop w:val="0"/>
          <w:marBottom w:val="0"/>
          <w:divBdr>
            <w:top w:val="none" w:sz="0" w:space="0" w:color="auto"/>
            <w:left w:val="none" w:sz="0" w:space="0" w:color="auto"/>
            <w:bottom w:val="none" w:sz="0" w:space="0" w:color="auto"/>
            <w:right w:val="none" w:sz="0" w:space="0" w:color="auto"/>
          </w:divBdr>
        </w:div>
        <w:div w:id="1130366674">
          <w:marLeft w:val="640"/>
          <w:marRight w:val="0"/>
          <w:marTop w:val="0"/>
          <w:marBottom w:val="0"/>
          <w:divBdr>
            <w:top w:val="none" w:sz="0" w:space="0" w:color="auto"/>
            <w:left w:val="none" w:sz="0" w:space="0" w:color="auto"/>
            <w:bottom w:val="none" w:sz="0" w:space="0" w:color="auto"/>
            <w:right w:val="none" w:sz="0" w:space="0" w:color="auto"/>
          </w:divBdr>
        </w:div>
        <w:div w:id="533737299">
          <w:marLeft w:val="640"/>
          <w:marRight w:val="0"/>
          <w:marTop w:val="0"/>
          <w:marBottom w:val="0"/>
          <w:divBdr>
            <w:top w:val="none" w:sz="0" w:space="0" w:color="auto"/>
            <w:left w:val="none" w:sz="0" w:space="0" w:color="auto"/>
            <w:bottom w:val="none" w:sz="0" w:space="0" w:color="auto"/>
            <w:right w:val="none" w:sz="0" w:space="0" w:color="auto"/>
          </w:divBdr>
        </w:div>
        <w:div w:id="351616303">
          <w:marLeft w:val="640"/>
          <w:marRight w:val="0"/>
          <w:marTop w:val="0"/>
          <w:marBottom w:val="0"/>
          <w:divBdr>
            <w:top w:val="none" w:sz="0" w:space="0" w:color="auto"/>
            <w:left w:val="none" w:sz="0" w:space="0" w:color="auto"/>
            <w:bottom w:val="none" w:sz="0" w:space="0" w:color="auto"/>
            <w:right w:val="none" w:sz="0" w:space="0" w:color="auto"/>
          </w:divBdr>
        </w:div>
        <w:div w:id="1107584126">
          <w:marLeft w:val="640"/>
          <w:marRight w:val="0"/>
          <w:marTop w:val="0"/>
          <w:marBottom w:val="0"/>
          <w:divBdr>
            <w:top w:val="none" w:sz="0" w:space="0" w:color="auto"/>
            <w:left w:val="none" w:sz="0" w:space="0" w:color="auto"/>
            <w:bottom w:val="none" w:sz="0" w:space="0" w:color="auto"/>
            <w:right w:val="none" w:sz="0" w:space="0" w:color="auto"/>
          </w:divBdr>
        </w:div>
        <w:div w:id="1838037142">
          <w:marLeft w:val="640"/>
          <w:marRight w:val="0"/>
          <w:marTop w:val="0"/>
          <w:marBottom w:val="0"/>
          <w:divBdr>
            <w:top w:val="none" w:sz="0" w:space="0" w:color="auto"/>
            <w:left w:val="none" w:sz="0" w:space="0" w:color="auto"/>
            <w:bottom w:val="none" w:sz="0" w:space="0" w:color="auto"/>
            <w:right w:val="none" w:sz="0" w:space="0" w:color="auto"/>
          </w:divBdr>
        </w:div>
        <w:div w:id="1870029517">
          <w:marLeft w:val="640"/>
          <w:marRight w:val="0"/>
          <w:marTop w:val="0"/>
          <w:marBottom w:val="0"/>
          <w:divBdr>
            <w:top w:val="none" w:sz="0" w:space="0" w:color="auto"/>
            <w:left w:val="none" w:sz="0" w:space="0" w:color="auto"/>
            <w:bottom w:val="none" w:sz="0" w:space="0" w:color="auto"/>
            <w:right w:val="none" w:sz="0" w:space="0" w:color="auto"/>
          </w:divBdr>
        </w:div>
        <w:div w:id="15010647">
          <w:marLeft w:val="640"/>
          <w:marRight w:val="0"/>
          <w:marTop w:val="0"/>
          <w:marBottom w:val="0"/>
          <w:divBdr>
            <w:top w:val="none" w:sz="0" w:space="0" w:color="auto"/>
            <w:left w:val="none" w:sz="0" w:space="0" w:color="auto"/>
            <w:bottom w:val="none" w:sz="0" w:space="0" w:color="auto"/>
            <w:right w:val="none" w:sz="0" w:space="0" w:color="auto"/>
          </w:divBdr>
        </w:div>
        <w:div w:id="600141317">
          <w:marLeft w:val="640"/>
          <w:marRight w:val="0"/>
          <w:marTop w:val="0"/>
          <w:marBottom w:val="0"/>
          <w:divBdr>
            <w:top w:val="none" w:sz="0" w:space="0" w:color="auto"/>
            <w:left w:val="none" w:sz="0" w:space="0" w:color="auto"/>
            <w:bottom w:val="none" w:sz="0" w:space="0" w:color="auto"/>
            <w:right w:val="none" w:sz="0" w:space="0" w:color="auto"/>
          </w:divBdr>
        </w:div>
        <w:div w:id="1579363004">
          <w:marLeft w:val="640"/>
          <w:marRight w:val="0"/>
          <w:marTop w:val="0"/>
          <w:marBottom w:val="0"/>
          <w:divBdr>
            <w:top w:val="none" w:sz="0" w:space="0" w:color="auto"/>
            <w:left w:val="none" w:sz="0" w:space="0" w:color="auto"/>
            <w:bottom w:val="none" w:sz="0" w:space="0" w:color="auto"/>
            <w:right w:val="none" w:sz="0" w:space="0" w:color="auto"/>
          </w:divBdr>
        </w:div>
        <w:div w:id="180321561">
          <w:marLeft w:val="640"/>
          <w:marRight w:val="0"/>
          <w:marTop w:val="0"/>
          <w:marBottom w:val="0"/>
          <w:divBdr>
            <w:top w:val="none" w:sz="0" w:space="0" w:color="auto"/>
            <w:left w:val="none" w:sz="0" w:space="0" w:color="auto"/>
            <w:bottom w:val="none" w:sz="0" w:space="0" w:color="auto"/>
            <w:right w:val="none" w:sz="0" w:space="0" w:color="auto"/>
          </w:divBdr>
        </w:div>
        <w:div w:id="1198397099">
          <w:marLeft w:val="640"/>
          <w:marRight w:val="0"/>
          <w:marTop w:val="0"/>
          <w:marBottom w:val="0"/>
          <w:divBdr>
            <w:top w:val="none" w:sz="0" w:space="0" w:color="auto"/>
            <w:left w:val="none" w:sz="0" w:space="0" w:color="auto"/>
            <w:bottom w:val="none" w:sz="0" w:space="0" w:color="auto"/>
            <w:right w:val="none" w:sz="0" w:space="0" w:color="auto"/>
          </w:divBdr>
        </w:div>
        <w:div w:id="492337250">
          <w:marLeft w:val="640"/>
          <w:marRight w:val="0"/>
          <w:marTop w:val="0"/>
          <w:marBottom w:val="0"/>
          <w:divBdr>
            <w:top w:val="none" w:sz="0" w:space="0" w:color="auto"/>
            <w:left w:val="none" w:sz="0" w:space="0" w:color="auto"/>
            <w:bottom w:val="none" w:sz="0" w:space="0" w:color="auto"/>
            <w:right w:val="none" w:sz="0" w:space="0" w:color="auto"/>
          </w:divBdr>
        </w:div>
        <w:div w:id="1714576746">
          <w:marLeft w:val="640"/>
          <w:marRight w:val="0"/>
          <w:marTop w:val="0"/>
          <w:marBottom w:val="0"/>
          <w:divBdr>
            <w:top w:val="none" w:sz="0" w:space="0" w:color="auto"/>
            <w:left w:val="none" w:sz="0" w:space="0" w:color="auto"/>
            <w:bottom w:val="none" w:sz="0" w:space="0" w:color="auto"/>
            <w:right w:val="none" w:sz="0" w:space="0" w:color="auto"/>
          </w:divBdr>
        </w:div>
        <w:div w:id="1551576328">
          <w:marLeft w:val="640"/>
          <w:marRight w:val="0"/>
          <w:marTop w:val="0"/>
          <w:marBottom w:val="0"/>
          <w:divBdr>
            <w:top w:val="none" w:sz="0" w:space="0" w:color="auto"/>
            <w:left w:val="none" w:sz="0" w:space="0" w:color="auto"/>
            <w:bottom w:val="none" w:sz="0" w:space="0" w:color="auto"/>
            <w:right w:val="none" w:sz="0" w:space="0" w:color="auto"/>
          </w:divBdr>
        </w:div>
        <w:div w:id="308831472">
          <w:marLeft w:val="640"/>
          <w:marRight w:val="0"/>
          <w:marTop w:val="0"/>
          <w:marBottom w:val="0"/>
          <w:divBdr>
            <w:top w:val="none" w:sz="0" w:space="0" w:color="auto"/>
            <w:left w:val="none" w:sz="0" w:space="0" w:color="auto"/>
            <w:bottom w:val="none" w:sz="0" w:space="0" w:color="auto"/>
            <w:right w:val="none" w:sz="0" w:space="0" w:color="auto"/>
          </w:divBdr>
        </w:div>
        <w:div w:id="2072269151">
          <w:marLeft w:val="640"/>
          <w:marRight w:val="0"/>
          <w:marTop w:val="0"/>
          <w:marBottom w:val="0"/>
          <w:divBdr>
            <w:top w:val="none" w:sz="0" w:space="0" w:color="auto"/>
            <w:left w:val="none" w:sz="0" w:space="0" w:color="auto"/>
            <w:bottom w:val="none" w:sz="0" w:space="0" w:color="auto"/>
            <w:right w:val="none" w:sz="0" w:space="0" w:color="auto"/>
          </w:divBdr>
        </w:div>
        <w:div w:id="1401516995">
          <w:marLeft w:val="640"/>
          <w:marRight w:val="0"/>
          <w:marTop w:val="0"/>
          <w:marBottom w:val="0"/>
          <w:divBdr>
            <w:top w:val="none" w:sz="0" w:space="0" w:color="auto"/>
            <w:left w:val="none" w:sz="0" w:space="0" w:color="auto"/>
            <w:bottom w:val="none" w:sz="0" w:space="0" w:color="auto"/>
            <w:right w:val="none" w:sz="0" w:space="0" w:color="auto"/>
          </w:divBdr>
        </w:div>
        <w:div w:id="924649903">
          <w:marLeft w:val="640"/>
          <w:marRight w:val="0"/>
          <w:marTop w:val="0"/>
          <w:marBottom w:val="0"/>
          <w:divBdr>
            <w:top w:val="none" w:sz="0" w:space="0" w:color="auto"/>
            <w:left w:val="none" w:sz="0" w:space="0" w:color="auto"/>
            <w:bottom w:val="none" w:sz="0" w:space="0" w:color="auto"/>
            <w:right w:val="none" w:sz="0" w:space="0" w:color="auto"/>
          </w:divBdr>
        </w:div>
        <w:div w:id="158271147">
          <w:marLeft w:val="640"/>
          <w:marRight w:val="0"/>
          <w:marTop w:val="0"/>
          <w:marBottom w:val="0"/>
          <w:divBdr>
            <w:top w:val="none" w:sz="0" w:space="0" w:color="auto"/>
            <w:left w:val="none" w:sz="0" w:space="0" w:color="auto"/>
            <w:bottom w:val="none" w:sz="0" w:space="0" w:color="auto"/>
            <w:right w:val="none" w:sz="0" w:space="0" w:color="auto"/>
          </w:divBdr>
        </w:div>
        <w:div w:id="1311011166">
          <w:marLeft w:val="640"/>
          <w:marRight w:val="0"/>
          <w:marTop w:val="0"/>
          <w:marBottom w:val="0"/>
          <w:divBdr>
            <w:top w:val="none" w:sz="0" w:space="0" w:color="auto"/>
            <w:left w:val="none" w:sz="0" w:space="0" w:color="auto"/>
            <w:bottom w:val="none" w:sz="0" w:space="0" w:color="auto"/>
            <w:right w:val="none" w:sz="0" w:space="0" w:color="auto"/>
          </w:divBdr>
        </w:div>
        <w:div w:id="1461731340">
          <w:marLeft w:val="640"/>
          <w:marRight w:val="0"/>
          <w:marTop w:val="0"/>
          <w:marBottom w:val="0"/>
          <w:divBdr>
            <w:top w:val="none" w:sz="0" w:space="0" w:color="auto"/>
            <w:left w:val="none" w:sz="0" w:space="0" w:color="auto"/>
            <w:bottom w:val="none" w:sz="0" w:space="0" w:color="auto"/>
            <w:right w:val="none" w:sz="0" w:space="0" w:color="auto"/>
          </w:divBdr>
        </w:div>
        <w:div w:id="890385956">
          <w:marLeft w:val="640"/>
          <w:marRight w:val="0"/>
          <w:marTop w:val="0"/>
          <w:marBottom w:val="0"/>
          <w:divBdr>
            <w:top w:val="none" w:sz="0" w:space="0" w:color="auto"/>
            <w:left w:val="none" w:sz="0" w:space="0" w:color="auto"/>
            <w:bottom w:val="none" w:sz="0" w:space="0" w:color="auto"/>
            <w:right w:val="none" w:sz="0" w:space="0" w:color="auto"/>
          </w:divBdr>
        </w:div>
        <w:div w:id="282075281">
          <w:marLeft w:val="640"/>
          <w:marRight w:val="0"/>
          <w:marTop w:val="0"/>
          <w:marBottom w:val="0"/>
          <w:divBdr>
            <w:top w:val="none" w:sz="0" w:space="0" w:color="auto"/>
            <w:left w:val="none" w:sz="0" w:space="0" w:color="auto"/>
            <w:bottom w:val="none" w:sz="0" w:space="0" w:color="auto"/>
            <w:right w:val="none" w:sz="0" w:space="0" w:color="auto"/>
          </w:divBdr>
        </w:div>
        <w:div w:id="1626349756">
          <w:marLeft w:val="640"/>
          <w:marRight w:val="0"/>
          <w:marTop w:val="0"/>
          <w:marBottom w:val="0"/>
          <w:divBdr>
            <w:top w:val="none" w:sz="0" w:space="0" w:color="auto"/>
            <w:left w:val="none" w:sz="0" w:space="0" w:color="auto"/>
            <w:bottom w:val="none" w:sz="0" w:space="0" w:color="auto"/>
            <w:right w:val="none" w:sz="0" w:space="0" w:color="auto"/>
          </w:divBdr>
        </w:div>
        <w:div w:id="1343243805">
          <w:marLeft w:val="640"/>
          <w:marRight w:val="0"/>
          <w:marTop w:val="0"/>
          <w:marBottom w:val="0"/>
          <w:divBdr>
            <w:top w:val="none" w:sz="0" w:space="0" w:color="auto"/>
            <w:left w:val="none" w:sz="0" w:space="0" w:color="auto"/>
            <w:bottom w:val="none" w:sz="0" w:space="0" w:color="auto"/>
            <w:right w:val="none" w:sz="0" w:space="0" w:color="auto"/>
          </w:divBdr>
        </w:div>
        <w:div w:id="1476412415">
          <w:marLeft w:val="640"/>
          <w:marRight w:val="0"/>
          <w:marTop w:val="0"/>
          <w:marBottom w:val="0"/>
          <w:divBdr>
            <w:top w:val="none" w:sz="0" w:space="0" w:color="auto"/>
            <w:left w:val="none" w:sz="0" w:space="0" w:color="auto"/>
            <w:bottom w:val="none" w:sz="0" w:space="0" w:color="auto"/>
            <w:right w:val="none" w:sz="0" w:space="0" w:color="auto"/>
          </w:divBdr>
        </w:div>
        <w:div w:id="443421663">
          <w:marLeft w:val="640"/>
          <w:marRight w:val="0"/>
          <w:marTop w:val="0"/>
          <w:marBottom w:val="0"/>
          <w:divBdr>
            <w:top w:val="none" w:sz="0" w:space="0" w:color="auto"/>
            <w:left w:val="none" w:sz="0" w:space="0" w:color="auto"/>
            <w:bottom w:val="none" w:sz="0" w:space="0" w:color="auto"/>
            <w:right w:val="none" w:sz="0" w:space="0" w:color="auto"/>
          </w:divBdr>
        </w:div>
        <w:div w:id="1432162003">
          <w:marLeft w:val="640"/>
          <w:marRight w:val="0"/>
          <w:marTop w:val="0"/>
          <w:marBottom w:val="0"/>
          <w:divBdr>
            <w:top w:val="none" w:sz="0" w:space="0" w:color="auto"/>
            <w:left w:val="none" w:sz="0" w:space="0" w:color="auto"/>
            <w:bottom w:val="none" w:sz="0" w:space="0" w:color="auto"/>
            <w:right w:val="none" w:sz="0" w:space="0" w:color="auto"/>
          </w:divBdr>
        </w:div>
        <w:div w:id="1193811559">
          <w:marLeft w:val="640"/>
          <w:marRight w:val="0"/>
          <w:marTop w:val="0"/>
          <w:marBottom w:val="0"/>
          <w:divBdr>
            <w:top w:val="none" w:sz="0" w:space="0" w:color="auto"/>
            <w:left w:val="none" w:sz="0" w:space="0" w:color="auto"/>
            <w:bottom w:val="none" w:sz="0" w:space="0" w:color="auto"/>
            <w:right w:val="none" w:sz="0" w:space="0" w:color="auto"/>
          </w:divBdr>
        </w:div>
        <w:div w:id="1477725417">
          <w:marLeft w:val="640"/>
          <w:marRight w:val="0"/>
          <w:marTop w:val="0"/>
          <w:marBottom w:val="0"/>
          <w:divBdr>
            <w:top w:val="none" w:sz="0" w:space="0" w:color="auto"/>
            <w:left w:val="none" w:sz="0" w:space="0" w:color="auto"/>
            <w:bottom w:val="none" w:sz="0" w:space="0" w:color="auto"/>
            <w:right w:val="none" w:sz="0" w:space="0" w:color="auto"/>
          </w:divBdr>
        </w:div>
        <w:div w:id="382799454">
          <w:marLeft w:val="640"/>
          <w:marRight w:val="0"/>
          <w:marTop w:val="0"/>
          <w:marBottom w:val="0"/>
          <w:divBdr>
            <w:top w:val="none" w:sz="0" w:space="0" w:color="auto"/>
            <w:left w:val="none" w:sz="0" w:space="0" w:color="auto"/>
            <w:bottom w:val="none" w:sz="0" w:space="0" w:color="auto"/>
            <w:right w:val="none" w:sz="0" w:space="0" w:color="auto"/>
          </w:divBdr>
        </w:div>
        <w:div w:id="739253292">
          <w:marLeft w:val="640"/>
          <w:marRight w:val="0"/>
          <w:marTop w:val="0"/>
          <w:marBottom w:val="0"/>
          <w:divBdr>
            <w:top w:val="none" w:sz="0" w:space="0" w:color="auto"/>
            <w:left w:val="none" w:sz="0" w:space="0" w:color="auto"/>
            <w:bottom w:val="none" w:sz="0" w:space="0" w:color="auto"/>
            <w:right w:val="none" w:sz="0" w:space="0" w:color="auto"/>
          </w:divBdr>
        </w:div>
        <w:div w:id="1477723412">
          <w:marLeft w:val="640"/>
          <w:marRight w:val="0"/>
          <w:marTop w:val="0"/>
          <w:marBottom w:val="0"/>
          <w:divBdr>
            <w:top w:val="none" w:sz="0" w:space="0" w:color="auto"/>
            <w:left w:val="none" w:sz="0" w:space="0" w:color="auto"/>
            <w:bottom w:val="none" w:sz="0" w:space="0" w:color="auto"/>
            <w:right w:val="none" w:sz="0" w:space="0" w:color="auto"/>
          </w:divBdr>
        </w:div>
        <w:div w:id="856504687">
          <w:marLeft w:val="640"/>
          <w:marRight w:val="0"/>
          <w:marTop w:val="0"/>
          <w:marBottom w:val="0"/>
          <w:divBdr>
            <w:top w:val="none" w:sz="0" w:space="0" w:color="auto"/>
            <w:left w:val="none" w:sz="0" w:space="0" w:color="auto"/>
            <w:bottom w:val="none" w:sz="0" w:space="0" w:color="auto"/>
            <w:right w:val="none" w:sz="0" w:space="0" w:color="auto"/>
          </w:divBdr>
        </w:div>
        <w:div w:id="1994604157">
          <w:marLeft w:val="640"/>
          <w:marRight w:val="0"/>
          <w:marTop w:val="0"/>
          <w:marBottom w:val="0"/>
          <w:divBdr>
            <w:top w:val="none" w:sz="0" w:space="0" w:color="auto"/>
            <w:left w:val="none" w:sz="0" w:space="0" w:color="auto"/>
            <w:bottom w:val="none" w:sz="0" w:space="0" w:color="auto"/>
            <w:right w:val="none" w:sz="0" w:space="0" w:color="auto"/>
          </w:divBdr>
        </w:div>
        <w:div w:id="1255212470">
          <w:marLeft w:val="640"/>
          <w:marRight w:val="0"/>
          <w:marTop w:val="0"/>
          <w:marBottom w:val="0"/>
          <w:divBdr>
            <w:top w:val="none" w:sz="0" w:space="0" w:color="auto"/>
            <w:left w:val="none" w:sz="0" w:space="0" w:color="auto"/>
            <w:bottom w:val="none" w:sz="0" w:space="0" w:color="auto"/>
            <w:right w:val="none" w:sz="0" w:space="0" w:color="auto"/>
          </w:divBdr>
        </w:div>
        <w:div w:id="501355902">
          <w:marLeft w:val="640"/>
          <w:marRight w:val="0"/>
          <w:marTop w:val="0"/>
          <w:marBottom w:val="0"/>
          <w:divBdr>
            <w:top w:val="none" w:sz="0" w:space="0" w:color="auto"/>
            <w:left w:val="none" w:sz="0" w:space="0" w:color="auto"/>
            <w:bottom w:val="none" w:sz="0" w:space="0" w:color="auto"/>
            <w:right w:val="none" w:sz="0" w:space="0" w:color="auto"/>
          </w:divBdr>
        </w:div>
        <w:div w:id="234241249">
          <w:marLeft w:val="640"/>
          <w:marRight w:val="0"/>
          <w:marTop w:val="0"/>
          <w:marBottom w:val="0"/>
          <w:divBdr>
            <w:top w:val="none" w:sz="0" w:space="0" w:color="auto"/>
            <w:left w:val="none" w:sz="0" w:space="0" w:color="auto"/>
            <w:bottom w:val="none" w:sz="0" w:space="0" w:color="auto"/>
            <w:right w:val="none" w:sz="0" w:space="0" w:color="auto"/>
          </w:divBdr>
        </w:div>
        <w:div w:id="429129835">
          <w:marLeft w:val="640"/>
          <w:marRight w:val="0"/>
          <w:marTop w:val="0"/>
          <w:marBottom w:val="0"/>
          <w:divBdr>
            <w:top w:val="none" w:sz="0" w:space="0" w:color="auto"/>
            <w:left w:val="none" w:sz="0" w:space="0" w:color="auto"/>
            <w:bottom w:val="none" w:sz="0" w:space="0" w:color="auto"/>
            <w:right w:val="none" w:sz="0" w:space="0" w:color="auto"/>
          </w:divBdr>
        </w:div>
        <w:div w:id="463548591">
          <w:marLeft w:val="640"/>
          <w:marRight w:val="0"/>
          <w:marTop w:val="0"/>
          <w:marBottom w:val="0"/>
          <w:divBdr>
            <w:top w:val="none" w:sz="0" w:space="0" w:color="auto"/>
            <w:left w:val="none" w:sz="0" w:space="0" w:color="auto"/>
            <w:bottom w:val="none" w:sz="0" w:space="0" w:color="auto"/>
            <w:right w:val="none" w:sz="0" w:space="0" w:color="auto"/>
          </w:divBdr>
        </w:div>
        <w:div w:id="1270233073">
          <w:marLeft w:val="640"/>
          <w:marRight w:val="0"/>
          <w:marTop w:val="0"/>
          <w:marBottom w:val="0"/>
          <w:divBdr>
            <w:top w:val="none" w:sz="0" w:space="0" w:color="auto"/>
            <w:left w:val="none" w:sz="0" w:space="0" w:color="auto"/>
            <w:bottom w:val="none" w:sz="0" w:space="0" w:color="auto"/>
            <w:right w:val="none" w:sz="0" w:space="0" w:color="auto"/>
          </w:divBdr>
        </w:div>
        <w:div w:id="640623599">
          <w:marLeft w:val="640"/>
          <w:marRight w:val="0"/>
          <w:marTop w:val="0"/>
          <w:marBottom w:val="0"/>
          <w:divBdr>
            <w:top w:val="none" w:sz="0" w:space="0" w:color="auto"/>
            <w:left w:val="none" w:sz="0" w:space="0" w:color="auto"/>
            <w:bottom w:val="none" w:sz="0" w:space="0" w:color="auto"/>
            <w:right w:val="none" w:sz="0" w:space="0" w:color="auto"/>
          </w:divBdr>
        </w:div>
        <w:div w:id="669258899">
          <w:marLeft w:val="640"/>
          <w:marRight w:val="0"/>
          <w:marTop w:val="0"/>
          <w:marBottom w:val="0"/>
          <w:divBdr>
            <w:top w:val="none" w:sz="0" w:space="0" w:color="auto"/>
            <w:left w:val="none" w:sz="0" w:space="0" w:color="auto"/>
            <w:bottom w:val="none" w:sz="0" w:space="0" w:color="auto"/>
            <w:right w:val="none" w:sz="0" w:space="0" w:color="auto"/>
          </w:divBdr>
        </w:div>
        <w:div w:id="1367411051">
          <w:marLeft w:val="640"/>
          <w:marRight w:val="0"/>
          <w:marTop w:val="0"/>
          <w:marBottom w:val="0"/>
          <w:divBdr>
            <w:top w:val="none" w:sz="0" w:space="0" w:color="auto"/>
            <w:left w:val="none" w:sz="0" w:space="0" w:color="auto"/>
            <w:bottom w:val="none" w:sz="0" w:space="0" w:color="auto"/>
            <w:right w:val="none" w:sz="0" w:space="0" w:color="auto"/>
          </w:divBdr>
        </w:div>
        <w:div w:id="1437552897">
          <w:marLeft w:val="640"/>
          <w:marRight w:val="0"/>
          <w:marTop w:val="0"/>
          <w:marBottom w:val="0"/>
          <w:divBdr>
            <w:top w:val="none" w:sz="0" w:space="0" w:color="auto"/>
            <w:left w:val="none" w:sz="0" w:space="0" w:color="auto"/>
            <w:bottom w:val="none" w:sz="0" w:space="0" w:color="auto"/>
            <w:right w:val="none" w:sz="0" w:space="0" w:color="auto"/>
          </w:divBdr>
        </w:div>
        <w:div w:id="799886580">
          <w:marLeft w:val="640"/>
          <w:marRight w:val="0"/>
          <w:marTop w:val="0"/>
          <w:marBottom w:val="0"/>
          <w:divBdr>
            <w:top w:val="none" w:sz="0" w:space="0" w:color="auto"/>
            <w:left w:val="none" w:sz="0" w:space="0" w:color="auto"/>
            <w:bottom w:val="none" w:sz="0" w:space="0" w:color="auto"/>
            <w:right w:val="none" w:sz="0" w:space="0" w:color="auto"/>
          </w:divBdr>
        </w:div>
        <w:div w:id="1035040460">
          <w:marLeft w:val="640"/>
          <w:marRight w:val="0"/>
          <w:marTop w:val="0"/>
          <w:marBottom w:val="0"/>
          <w:divBdr>
            <w:top w:val="none" w:sz="0" w:space="0" w:color="auto"/>
            <w:left w:val="none" w:sz="0" w:space="0" w:color="auto"/>
            <w:bottom w:val="none" w:sz="0" w:space="0" w:color="auto"/>
            <w:right w:val="none" w:sz="0" w:space="0" w:color="auto"/>
          </w:divBdr>
        </w:div>
        <w:div w:id="693189554">
          <w:marLeft w:val="640"/>
          <w:marRight w:val="0"/>
          <w:marTop w:val="0"/>
          <w:marBottom w:val="0"/>
          <w:divBdr>
            <w:top w:val="none" w:sz="0" w:space="0" w:color="auto"/>
            <w:left w:val="none" w:sz="0" w:space="0" w:color="auto"/>
            <w:bottom w:val="none" w:sz="0" w:space="0" w:color="auto"/>
            <w:right w:val="none" w:sz="0" w:space="0" w:color="auto"/>
          </w:divBdr>
        </w:div>
        <w:div w:id="1055927854">
          <w:marLeft w:val="640"/>
          <w:marRight w:val="0"/>
          <w:marTop w:val="0"/>
          <w:marBottom w:val="0"/>
          <w:divBdr>
            <w:top w:val="none" w:sz="0" w:space="0" w:color="auto"/>
            <w:left w:val="none" w:sz="0" w:space="0" w:color="auto"/>
            <w:bottom w:val="none" w:sz="0" w:space="0" w:color="auto"/>
            <w:right w:val="none" w:sz="0" w:space="0" w:color="auto"/>
          </w:divBdr>
        </w:div>
        <w:div w:id="599874359">
          <w:marLeft w:val="640"/>
          <w:marRight w:val="0"/>
          <w:marTop w:val="0"/>
          <w:marBottom w:val="0"/>
          <w:divBdr>
            <w:top w:val="none" w:sz="0" w:space="0" w:color="auto"/>
            <w:left w:val="none" w:sz="0" w:space="0" w:color="auto"/>
            <w:bottom w:val="none" w:sz="0" w:space="0" w:color="auto"/>
            <w:right w:val="none" w:sz="0" w:space="0" w:color="auto"/>
          </w:divBdr>
        </w:div>
        <w:div w:id="1757705763">
          <w:marLeft w:val="640"/>
          <w:marRight w:val="0"/>
          <w:marTop w:val="0"/>
          <w:marBottom w:val="0"/>
          <w:divBdr>
            <w:top w:val="none" w:sz="0" w:space="0" w:color="auto"/>
            <w:left w:val="none" w:sz="0" w:space="0" w:color="auto"/>
            <w:bottom w:val="none" w:sz="0" w:space="0" w:color="auto"/>
            <w:right w:val="none" w:sz="0" w:space="0" w:color="auto"/>
          </w:divBdr>
        </w:div>
        <w:div w:id="1203592726">
          <w:marLeft w:val="640"/>
          <w:marRight w:val="0"/>
          <w:marTop w:val="0"/>
          <w:marBottom w:val="0"/>
          <w:divBdr>
            <w:top w:val="none" w:sz="0" w:space="0" w:color="auto"/>
            <w:left w:val="none" w:sz="0" w:space="0" w:color="auto"/>
            <w:bottom w:val="none" w:sz="0" w:space="0" w:color="auto"/>
            <w:right w:val="none" w:sz="0" w:space="0" w:color="auto"/>
          </w:divBdr>
        </w:div>
        <w:div w:id="676689276">
          <w:marLeft w:val="640"/>
          <w:marRight w:val="0"/>
          <w:marTop w:val="0"/>
          <w:marBottom w:val="0"/>
          <w:divBdr>
            <w:top w:val="none" w:sz="0" w:space="0" w:color="auto"/>
            <w:left w:val="none" w:sz="0" w:space="0" w:color="auto"/>
            <w:bottom w:val="none" w:sz="0" w:space="0" w:color="auto"/>
            <w:right w:val="none" w:sz="0" w:space="0" w:color="auto"/>
          </w:divBdr>
        </w:div>
        <w:div w:id="801075008">
          <w:marLeft w:val="640"/>
          <w:marRight w:val="0"/>
          <w:marTop w:val="0"/>
          <w:marBottom w:val="0"/>
          <w:divBdr>
            <w:top w:val="none" w:sz="0" w:space="0" w:color="auto"/>
            <w:left w:val="none" w:sz="0" w:space="0" w:color="auto"/>
            <w:bottom w:val="none" w:sz="0" w:space="0" w:color="auto"/>
            <w:right w:val="none" w:sz="0" w:space="0" w:color="auto"/>
          </w:divBdr>
        </w:div>
        <w:div w:id="192571125">
          <w:marLeft w:val="640"/>
          <w:marRight w:val="0"/>
          <w:marTop w:val="0"/>
          <w:marBottom w:val="0"/>
          <w:divBdr>
            <w:top w:val="none" w:sz="0" w:space="0" w:color="auto"/>
            <w:left w:val="none" w:sz="0" w:space="0" w:color="auto"/>
            <w:bottom w:val="none" w:sz="0" w:space="0" w:color="auto"/>
            <w:right w:val="none" w:sz="0" w:space="0" w:color="auto"/>
          </w:divBdr>
        </w:div>
        <w:div w:id="1761755687">
          <w:marLeft w:val="640"/>
          <w:marRight w:val="0"/>
          <w:marTop w:val="0"/>
          <w:marBottom w:val="0"/>
          <w:divBdr>
            <w:top w:val="none" w:sz="0" w:space="0" w:color="auto"/>
            <w:left w:val="none" w:sz="0" w:space="0" w:color="auto"/>
            <w:bottom w:val="none" w:sz="0" w:space="0" w:color="auto"/>
            <w:right w:val="none" w:sz="0" w:space="0" w:color="auto"/>
          </w:divBdr>
        </w:div>
        <w:div w:id="2060932379">
          <w:marLeft w:val="640"/>
          <w:marRight w:val="0"/>
          <w:marTop w:val="0"/>
          <w:marBottom w:val="0"/>
          <w:divBdr>
            <w:top w:val="none" w:sz="0" w:space="0" w:color="auto"/>
            <w:left w:val="none" w:sz="0" w:space="0" w:color="auto"/>
            <w:bottom w:val="none" w:sz="0" w:space="0" w:color="auto"/>
            <w:right w:val="none" w:sz="0" w:space="0" w:color="auto"/>
          </w:divBdr>
        </w:div>
        <w:div w:id="2140876225">
          <w:marLeft w:val="640"/>
          <w:marRight w:val="0"/>
          <w:marTop w:val="0"/>
          <w:marBottom w:val="0"/>
          <w:divBdr>
            <w:top w:val="none" w:sz="0" w:space="0" w:color="auto"/>
            <w:left w:val="none" w:sz="0" w:space="0" w:color="auto"/>
            <w:bottom w:val="none" w:sz="0" w:space="0" w:color="auto"/>
            <w:right w:val="none" w:sz="0" w:space="0" w:color="auto"/>
          </w:divBdr>
        </w:div>
        <w:div w:id="1445155734">
          <w:marLeft w:val="640"/>
          <w:marRight w:val="0"/>
          <w:marTop w:val="0"/>
          <w:marBottom w:val="0"/>
          <w:divBdr>
            <w:top w:val="none" w:sz="0" w:space="0" w:color="auto"/>
            <w:left w:val="none" w:sz="0" w:space="0" w:color="auto"/>
            <w:bottom w:val="none" w:sz="0" w:space="0" w:color="auto"/>
            <w:right w:val="none" w:sz="0" w:space="0" w:color="auto"/>
          </w:divBdr>
        </w:div>
        <w:div w:id="1370571731">
          <w:marLeft w:val="640"/>
          <w:marRight w:val="0"/>
          <w:marTop w:val="0"/>
          <w:marBottom w:val="0"/>
          <w:divBdr>
            <w:top w:val="none" w:sz="0" w:space="0" w:color="auto"/>
            <w:left w:val="none" w:sz="0" w:space="0" w:color="auto"/>
            <w:bottom w:val="none" w:sz="0" w:space="0" w:color="auto"/>
            <w:right w:val="none" w:sz="0" w:space="0" w:color="auto"/>
          </w:divBdr>
        </w:div>
        <w:div w:id="549464988">
          <w:marLeft w:val="640"/>
          <w:marRight w:val="0"/>
          <w:marTop w:val="0"/>
          <w:marBottom w:val="0"/>
          <w:divBdr>
            <w:top w:val="none" w:sz="0" w:space="0" w:color="auto"/>
            <w:left w:val="none" w:sz="0" w:space="0" w:color="auto"/>
            <w:bottom w:val="none" w:sz="0" w:space="0" w:color="auto"/>
            <w:right w:val="none" w:sz="0" w:space="0" w:color="auto"/>
          </w:divBdr>
        </w:div>
        <w:div w:id="318389897">
          <w:marLeft w:val="640"/>
          <w:marRight w:val="0"/>
          <w:marTop w:val="0"/>
          <w:marBottom w:val="0"/>
          <w:divBdr>
            <w:top w:val="none" w:sz="0" w:space="0" w:color="auto"/>
            <w:left w:val="none" w:sz="0" w:space="0" w:color="auto"/>
            <w:bottom w:val="none" w:sz="0" w:space="0" w:color="auto"/>
            <w:right w:val="none" w:sz="0" w:space="0" w:color="auto"/>
          </w:divBdr>
        </w:div>
        <w:div w:id="653920671">
          <w:marLeft w:val="640"/>
          <w:marRight w:val="0"/>
          <w:marTop w:val="0"/>
          <w:marBottom w:val="0"/>
          <w:divBdr>
            <w:top w:val="none" w:sz="0" w:space="0" w:color="auto"/>
            <w:left w:val="none" w:sz="0" w:space="0" w:color="auto"/>
            <w:bottom w:val="none" w:sz="0" w:space="0" w:color="auto"/>
            <w:right w:val="none" w:sz="0" w:space="0" w:color="auto"/>
          </w:divBdr>
        </w:div>
        <w:div w:id="485901358">
          <w:marLeft w:val="640"/>
          <w:marRight w:val="0"/>
          <w:marTop w:val="0"/>
          <w:marBottom w:val="0"/>
          <w:divBdr>
            <w:top w:val="none" w:sz="0" w:space="0" w:color="auto"/>
            <w:left w:val="none" w:sz="0" w:space="0" w:color="auto"/>
            <w:bottom w:val="none" w:sz="0" w:space="0" w:color="auto"/>
            <w:right w:val="none" w:sz="0" w:space="0" w:color="auto"/>
          </w:divBdr>
        </w:div>
        <w:div w:id="872574627">
          <w:marLeft w:val="640"/>
          <w:marRight w:val="0"/>
          <w:marTop w:val="0"/>
          <w:marBottom w:val="0"/>
          <w:divBdr>
            <w:top w:val="none" w:sz="0" w:space="0" w:color="auto"/>
            <w:left w:val="none" w:sz="0" w:space="0" w:color="auto"/>
            <w:bottom w:val="none" w:sz="0" w:space="0" w:color="auto"/>
            <w:right w:val="none" w:sz="0" w:space="0" w:color="auto"/>
          </w:divBdr>
        </w:div>
        <w:div w:id="490099015">
          <w:marLeft w:val="640"/>
          <w:marRight w:val="0"/>
          <w:marTop w:val="0"/>
          <w:marBottom w:val="0"/>
          <w:divBdr>
            <w:top w:val="none" w:sz="0" w:space="0" w:color="auto"/>
            <w:left w:val="none" w:sz="0" w:space="0" w:color="auto"/>
            <w:bottom w:val="none" w:sz="0" w:space="0" w:color="auto"/>
            <w:right w:val="none" w:sz="0" w:space="0" w:color="auto"/>
          </w:divBdr>
        </w:div>
        <w:div w:id="1093359514">
          <w:marLeft w:val="640"/>
          <w:marRight w:val="0"/>
          <w:marTop w:val="0"/>
          <w:marBottom w:val="0"/>
          <w:divBdr>
            <w:top w:val="none" w:sz="0" w:space="0" w:color="auto"/>
            <w:left w:val="none" w:sz="0" w:space="0" w:color="auto"/>
            <w:bottom w:val="none" w:sz="0" w:space="0" w:color="auto"/>
            <w:right w:val="none" w:sz="0" w:space="0" w:color="auto"/>
          </w:divBdr>
        </w:div>
        <w:div w:id="1056708758">
          <w:marLeft w:val="640"/>
          <w:marRight w:val="0"/>
          <w:marTop w:val="0"/>
          <w:marBottom w:val="0"/>
          <w:divBdr>
            <w:top w:val="none" w:sz="0" w:space="0" w:color="auto"/>
            <w:left w:val="none" w:sz="0" w:space="0" w:color="auto"/>
            <w:bottom w:val="none" w:sz="0" w:space="0" w:color="auto"/>
            <w:right w:val="none" w:sz="0" w:space="0" w:color="auto"/>
          </w:divBdr>
        </w:div>
        <w:div w:id="1287849963">
          <w:marLeft w:val="640"/>
          <w:marRight w:val="0"/>
          <w:marTop w:val="0"/>
          <w:marBottom w:val="0"/>
          <w:divBdr>
            <w:top w:val="none" w:sz="0" w:space="0" w:color="auto"/>
            <w:left w:val="none" w:sz="0" w:space="0" w:color="auto"/>
            <w:bottom w:val="none" w:sz="0" w:space="0" w:color="auto"/>
            <w:right w:val="none" w:sz="0" w:space="0" w:color="auto"/>
          </w:divBdr>
        </w:div>
        <w:div w:id="1313750036">
          <w:marLeft w:val="640"/>
          <w:marRight w:val="0"/>
          <w:marTop w:val="0"/>
          <w:marBottom w:val="0"/>
          <w:divBdr>
            <w:top w:val="none" w:sz="0" w:space="0" w:color="auto"/>
            <w:left w:val="none" w:sz="0" w:space="0" w:color="auto"/>
            <w:bottom w:val="none" w:sz="0" w:space="0" w:color="auto"/>
            <w:right w:val="none" w:sz="0" w:space="0" w:color="auto"/>
          </w:divBdr>
        </w:div>
        <w:div w:id="1484157506">
          <w:marLeft w:val="640"/>
          <w:marRight w:val="0"/>
          <w:marTop w:val="0"/>
          <w:marBottom w:val="0"/>
          <w:divBdr>
            <w:top w:val="none" w:sz="0" w:space="0" w:color="auto"/>
            <w:left w:val="none" w:sz="0" w:space="0" w:color="auto"/>
            <w:bottom w:val="none" w:sz="0" w:space="0" w:color="auto"/>
            <w:right w:val="none" w:sz="0" w:space="0" w:color="auto"/>
          </w:divBdr>
        </w:div>
        <w:div w:id="1709524472">
          <w:marLeft w:val="640"/>
          <w:marRight w:val="0"/>
          <w:marTop w:val="0"/>
          <w:marBottom w:val="0"/>
          <w:divBdr>
            <w:top w:val="none" w:sz="0" w:space="0" w:color="auto"/>
            <w:left w:val="none" w:sz="0" w:space="0" w:color="auto"/>
            <w:bottom w:val="none" w:sz="0" w:space="0" w:color="auto"/>
            <w:right w:val="none" w:sz="0" w:space="0" w:color="auto"/>
          </w:divBdr>
        </w:div>
        <w:div w:id="1544558542">
          <w:marLeft w:val="640"/>
          <w:marRight w:val="0"/>
          <w:marTop w:val="0"/>
          <w:marBottom w:val="0"/>
          <w:divBdr>
            <w:top w:val="none" w:sz="0" w:space="0" w:color="auto"/>
            <w:left w:val="none" w:sz="0" w:space="0" w:color="auto"/>
            <w:bottom w:val="none" w:sz="0" w:space="0" w:color="auto"/>
            <w:right w:val="none" w:sz="0" w:space="0" w:color="auto"/>
          </w:divBdr>
        </w:div>
        <w:div w:id="1052844043">
          <w:marLeft w:val="640"/>
          <w:marRight w:val="0"/>
          <w:marTop w:val="0"/>
          <w:marBottom w:val="0"/>
          <w:divBdr>
            <w:top w:val="none" w:sz="0" w:space="0" w:color="auto"/>
            <w:left w:val="none" w:sz="0" w:space="0" w:color="auto"/>
            <w:bottom w:val="none" w:sz="0" w:space="0" w:color="auto"/>
            <w:right w:val="none" w:sz="0" w:space="0" w:color="auto"/>
          </w:divBdr>
        </w:div>
        <w:div w:id="1388722200">
          <w:marLeft w:val="640"/>
          <w:marRight w:val="0"/>
          <w:marTop w:val="0"/>
          <w:marBottom w:val="0"/>
          <w:divBdr>
            <w:top w:val="none" w:sz="0" w:space="0" w:color="auto"/>
            <w:left w:val="none" w:sz="0" w:space="0" w:color="auto"/>
            <w:bottom w:val="none" w:sz="0" w:space="0" w:color="auto"/>
            <w:right w:val="none" w:sz="0" w:space="0" w:color="auto"/>
          </w:divBdr>
        </w:div>
        <w:div w:id="46228177">
          <w:marLeft w:val="640"/>
          <w:marRight w:val="0"/>
          <w:marTop w:val="0"/>
          <w:marBottom w:val="0"/>
          <w:divBdr>
            <w:top w:val="none" w:sz="0" w:space="0" w:color="auto"/>
            <w:left w:val="none" w:sz="0" w:space="0" w:color="auto"/>
            <w:bottom w:val="none" w:sz="0" w:space="0" w:color="auto"/>
            <w:right w:val="none" w:sz="0" w:space="0" w:color="auto"/>
          </w:divBdr>
        </w:div>
        <w:div w:id="484443549">
          <w:marLeft w:val="640"/>
          <w:marRight w:val="0"/>
          <w:marTop w:val="0"/>
          <w:marBottom w:val="0"/>
          <w:divBdr>
            <w:top w:val="none" w:sz="0" w:space="0" w:color="auto"/>
            <w:left w:val="none" w:sz="0" w:space="0" w:color="auto"/>
            <w:bottom w:val="none" w:sz="0" w:space="0" w:color="auto"/>
            <w:right w:val="none" w:sz="0" w:space="0" w:color="auto"/>
          </w:divBdr>
        </w:div>
        <w:div w:id="1522158120">
          <w:marLeft w:val="640"/>
          <w:marRight w:val="0"/>
          <w:marTop w:val="0"/>
          <w:marBottom w:val="0"/>
          <w:divBdr>
            <w:top w:val="none" w:sz="0" w:space="0" w:color="auto"/>
            <w:left w:val="none" w:sz="0" w:space="0" w:color="auto"/>
            <w:bottom w:val="none" w:sz="0" w:space="0" w:color="auto"/>
            <w:right w:val="none" w:sz="0" w:space="0" w:color="auto"/>
          </w:divBdr>
        </w:div>
        <w:div w:id="2131777256">
          <w:marLeft w:val="640"/>
          <w:marRight w:val="0"/>
          <w:marTop w:val="0"/>
          <w:marBottom w:val="0"/>
          <w:divBdr>
            <w:top w:val="none" w:sz="0" w:space="0" w:color="auto"/>
            <w:left w:val="none" w:sz="0" w:space="0" w:color="auto"/>
            <w:bottom w:val="none" w:sz="0" w:space="0" w:color="auto"/>
            <w:right w:val="none" w:sz="0" w:space="0" w:color="auto"/>
          </w:divBdr>
        </w:div>
        <w:div w:id="302003467">
          <w:marLeft w:val="640"/>
          <w:marRight w:val="0"/>
          <w:marTop w:val="0"/>
          <w:marBottom w:val="0"/>
          <w:divBdr>
            <w:top w:val="none" w:sz="0" w:space="0" w:color="auto"/>
            <w:left w:val="none" w:sz="0" w:space="0" w:color="auto"/>
            <w:bottom w:val="none" w:sz="0" w:space="0" w:color="auto"/>
            <w:right w:val="none" w:sz="0" w:space="0" w:color="auto"/>
          </w:divBdr>
        </w:div>
        <w:div w:id="38022204">
          <w:marLeft w:val="640"/>
          <w:marRight w:val="0"/>
          <w:marTop w:val="0"/>
          <w:marBottom w:val="0"/>
          <w:divBdr>
            <w:top w:val="none" w:sz="0" w:space="0" w:color="auto"/>
            <w:left w:val="none" w:sz="0" w:space="0" w:color="auto"/>
            <w:bottom w:val="none" w:sz="0" w:space="0" w:color="auto"/>
            <w:right w:val="none" w:sz="0" w:space="0" w:color="auto"/>
          </w:divBdr>
        </w:div>
        <w:div w:id="334260573">
          <w:marLeft w:val="640"/>
          <w:marRight w:val="0"/>
          <w:marTop w:val="0"/>
          <w:marBottom w:val="0"/>
          <w:divBdr>
            <w:top w:val="none" w:sz="0" w:space="0" w:color="auto"/>
            <w:left w:val="none" w:sz="0" w:space="0" w:color="auto"/>
            <w:bottom w:val="none" w:sz="0" w:space="0" w:color="auto"/>
            <w:right w:val="none" w:sz="0" w:space="0" w:color="auto"/>
          </w:divBdr>
        </w:div>
        <w:div w:id="694885511">
          <w:marLeft w:val="640"/>
          <w:marRight w:val="0"/>
          <w:marTop w:val="0"/>
          <w:marBottom w:val="0"/>
          <w:divBdr>
            <w:top w:val="none" w:sz="0" w:space="0" w:color="auto"/>
            <w:left w:val="none" w:sz="0" w:space="0" w:color="auto"/>
            <w:bottom w:val="none" w:sz="0" w:space="0" w:color="auto"/>
            <w:right w:val="none" w:sz="0" w:space="0" w:color="auto"/>
          </w:divBdr>
        </w:div>
        <w:div w:id="2128545054">
          <w:marLeft w:val="640"/>
          <w:marRight w:val="0"/>
          <w:marTop w:val="0"/>
          <w:marBottom w:val="0"/>
          <w:divBdr>
            <w:top w:val="none" w:sz="0" w:space="0" w:color="auto"/>
            <w:left w:val="none" w:sz="0" w:space="0" w:color="auto"/>
            <w:bottom w:val="none" w:sz="0" w:space="0" w:color="auto"/>
            <w:right w:val="none" w:sz="0" w:space="0" w:color="auto"/>
          </w:divBdr>
        </w:div>
        <w:div w:id="1226070229">
          <w:marLeft w:val="640"/>
          <w:marRight w:val="0"/>
          <w:marTop w:val="0"/>
          <w:marBottom w:val="0"/>
          <w:divBdr>
            <w:top w:val="none" w:sz="0" w:space="0" w:color="auto"/>
            <w:left w:val="none" w:sz="0" w:space="0" w:color="auto"/>
            <w:bottom w:val="none" w:sz="0" w:space="0" w:color="auto"/>
            <w:right w:val="none" w:sz="0" w:space="0" w:color="auto"/>
          </w:divBdr>
        </w:div>
        <w:div w:id="2044210533">
          <w:marLeft w:val="640"/>
          <w:marRight w:val="0"/>
          <w:marTop w:val="0"/>
          <w:marBottom w:val="0"/>
          <w:divBdr>
            <w:top w:val="none" w:sz="0" w:space="0" w:color="auto"/>
            <w:left w:val="none" w:sz="0" w:space="0" w:color="auto"/>
            <w:bottom w:val="none" w:sz="0" w:space="0" w:color="auto"/>
            <w:right w:val="none" w:sz="0" w:space="0" w:color="auto"/>
          </w:divBdr>
        </w:div>
        <w:div w:id="125783301">
          <w:marLeft w:val="640"/>
          <w:marRight w:val="0"/>
          <w:marTop w:val="0"/>
          <w:marBottom w:val="0"/>
          <w:divBdr>
            <w:top w:val="none" w:sz="0" w:space="0" w:color="auto"/>
            <w:left w:val="none" w:sz="0" w:space="0" w:color="auto"/>
            <w:bottom w:val="none" w:sz="0" w:space="0" w:color="auto"/>
            <w:right w:val="none" w:sz="0" w:space="0" w:color="auto"/>
          </w:divBdr>
        </w:div>
        <w:div w:id="1268929488">
          <w:marLeft w:val="640"/>
          <w:marRight w:val="0"/>
          <w:marTop w:val="0"/>
          <w:marBottom w:val="0"/>
          <w:divBdr>
            <w:top w:val="none" w:sz="0" w:space="0" w:color="auto"/>
            <w:left w:val="none" w:sz="0" w:space="0" w:color="auto"/>
            <w:bottom w:val="none" w:sz="0" w:space="0" w:color="auto"/>
            <w:right w:val="none" w:sz="0" w:space="0" w:color="auto"/>
          </w:divBdr>
        </w:div>
        <w:div w:id="2141723686">
          <w:marLeft w:val="640"/>
          <w:marRight w:val="0"/>
          <w:marTop w:val="0"/>
          <w:marBottom w:val="0"/>
          <w:divBdr>
            <w:top w:val="none" w:sz="0" w:space="0" w:color="auto"/>
            <w:left w:val="none" w:sz="0" w:space="0" w:color="auto"/>
            <w:bottom w:val="none" w:sz="0" w:space="0" w:color="auto"/>
            <w:right w:val="none" w:sz="0" w:space="0" w:color="auto"/>
          </w:divBdr>
        </w:div>
        <w:div w:id="1727025861">
          <w:marLeft w:val="640"/>
          <w:marRight w:val="0"/>
          <w:marTop w:val="0"/>
          <w:marBottom w:val="0"/>
          <w:divBdr>
            <w:top w:val="none" w:sz="0" w:space="0" w:color="auto"/>
            <w:left w:val="none" w:sz="0" w:space="0" w:color="auto"/>
            <w:bottom w:val="none" w:sz="0" w:space="0" w:color="auto"/>
            <w:right w:val="none" w:sz="0" w:space="0" w:color="auto"/>
          </w:divBdr>
        </w:div>
        <w:div w:id="2097483282">
          <w:marLeft w:val="640"/>
          <w:marRight w:val="0"/>
          <w:marTop w:val="0"/>
          <w:marBottom w:val="0"/>
          <w:divBdr>
            <w:top w:val="none" w:sz="0" w:space="0" w:color="auto"/>
            <w:left w:val="none" w:sz="0" w:space="0" w:color="auto"/>
            <w:bottom w:val="none" w:sz="0" w:space="0" w:color="auto"/>
            <w:right w:val="none" w:sz="0" w:space="0" w:color="auto"/>
          </w:divBdr>
        </w:div>
        <w:div w:id="1581018550">
          <w:marLeft w:val="640"/>
          <w:marRight w:val="0"/>
          <w:marTop w:val="0"/>
          <w:marBottom w:val="0"/>
          <w:divBdr>
            <w:top w:val="none" w:sz="0" w:space="0" w:color="auto"/>
            <w:left w:val="none" w:sz="0" w:space="0" w:color="auto"/>
            <w:bottom w:val="none" w:sz="0" w:space="0" w:color="auto"/>
            <w:right w:val="none" w:sz="0" w:space="0" w:color="auto"/>
          </w:divBdr>
        </w:div>
        <w:div w:id="123544666">
          <w:marLeft w:val="640"/>
          <w:marRight w:val="0"/>
          <w:marTop w:val="0"/>
          <w:marBottom w:val="0"/>
          <w:divBdr>
            <w:top w:val="none" w:sz="0" w:space="0" w:color="auto"/>
            <w:left w:val="none" w:sz="0" w:space="0" w:color="auto"/>
            <w:bottom w:val="none" w:sz="0" w:space="0" w:color="auto"/>
            <w:right w:val="none" w:sz="0" w:space="0" w:color="auto"/>
          </w:divBdr>
        </w:div>
        <w:div w:id="603850074">
          <w:marLeft w:val="640"/>
          <w:marRight w:val="0"/>
          <w:marTop w:val="0"/>
          <w:marBottom w:val="0"/>
          <w:divBdr>
            <w:top w:val="none" w:sz="0" w:space="0" w:color="auto"/>
            <w:left w:val="none" w:sz="0" w:space="0" w:color="auto"/>
            <w:bottom w:val="none" w:sz="0" w:space="0" w:color="auto"/>
            <w:right w:val="none" w:sz="0" w:space="0" w:color="auto"/>
          </w:divBdr>
        </w:div>
        <w:div w:id="1443721309">
          <w:marLeft w:val="640"/>
          <w:marRight w:val="0"/>
          <w:marTop w:val="0"/>
          <w:marBottom w:val="0"/>
          <w:divBdr>
            <w:top w:val="none" w:sz="0" w:space="0" w:color="auto"/>
            <w:left w:val="none" w:sz="0" w:space="0" w:color="auto"/>
            <w:bottom w:val="none" w:sz="0" w:space="0" w:color="auto"/>
            <w:right w:val="none" w:sz="0" w:space="0" w:color="auto"/>
          </w:divBdr>
        </w:div>
        <w:div w:id="1440877061">
          <w:marLeft w:val="640"/>
          <w:marRight w:val="0"/>
          <w:marTop w:val="0"/>
          <w:marBottom w:val="0"/>
          <w:divBdr>
            <w:top w:val="none" w:sz="0" w:space="0" w:color="auto"/>
            <w:left w:val="none" w:sz="0" w:space="0" w:color="auto"/>
            <w:bottom w:val="none" w:sz="0" w:space="0" w:color="auto"/>
            <w:right w:val="none" w:sz="0" w:space="0" w:color="auto"/>
          </w:divBdr>
        </w:div>
        <w:div w:id="1800606385">
          <w:marLeft w:val="640"/>
          <w:marRight w:val="0"/>
          <w:marTop w:val="0"/>
          <w:marBottom w:val="0"/>
          <w:divBdr>
            <w:top w:val="none" w:sz="0" w:space="0" w:color="auto"/>
            <w:left w:val="none" w:sz="0" w:space="0" w:color="auto"/>
            <w:bottom w:val="none" w:sz="0" w:space="0" w:color="auto"/>
            <w:right w:val="none" w:sz="0" w:space="0" w:color="auto"/>
          </w:divBdr>
        </w:div>
        <w:div w:id="637996790">
          <w:marLeft w:val="640"/>
          <w:marRight w:val="0"/>
          <w:marTop w:val="0"/>
          <w:marBottom w:val="0"/>
          <w:divBdr>
            <w:top w:val="none" w:sz="0" w:space="0" w:color="auto"/>
            <w:left w:val="none" w:sz="0" w:space="0" w:color="auto"/>
            <w:bottom w:val="none" w:sz="0" w:space="0" w:color="auto"/>
            <w:right w:val="none" w:sz="0" w:space="0" w:color="auto"/>
          </w:divBdr>
        </w:div>
        <w:div w:id="1908759100">
          <w:marLeft w:val="640"/>
          <w:marRight w:val="0"/>
          <w:marTop w:val="0"/>
          <w:marBottom w:val="0"/>
          <w:divBdr>
            <w:top w:val="none" w:sz="0" w:space="0" w:color="auto"/>
            <w:left w:val="none" w:sz="0" w:space="0" w:color="auto"/>
            <w:bottom w:val="none" w:sz="0" w:space="0" w:color="auto"/>
            <w:right w:val="none" w:sz="0" w:space="0" w:color="auto"/>
          </w:divBdr>
        </w:div>
        <w:div w:id="1291203599">
          <w:marLeft w:val="640"/>
          <w:marRight w:val="0"/>
          <w:marTop w:val="0"/>
          <w:marBottom w:val="0"/>
          <w:divBdr>
            <w:top w:val="none" w:sz="0" w:space="0" w:color="auto"/>
            <w:left w:val="none" w:sz="0" w:space="0" w:color="auto"/>
            <w:bottom w:val="none" w:sz="0" w:space="0" w:color="auto"/>
            <w:right w:val="none" w:sz="0" w:space="0" w:color="auto"/>
          </w:divBdr>
        </w:div>
        <w:div w:id="1000817340">
          <w:marLeft w:val="640"/>
          <w:marRight w:val="0"/>
          <w:marTop w:val="0"/>
          <w:marBottom w:val="0"/>
          <w:divBdr>
            <w:top w:val="none" w:sz="0" w:space="0" w:color="auto"/>
            <w:left w:val="none" w:sz="0" w:space="0" w:color="auto"/>
            <w:bottom w:val="none" w:sz="0" w:space="0" w:color="auto"/>
            <w:right w:val="none" w:sz="0" w:space="0" w:color="auto"/>
          </w:divBdr>
        </w:div>
        <w:div w:id="1008291727">
          <w:marLeft w:val="640"/>
          <w:marRight w:val="0"/>
          <w:marTop w:val="0"/>
          <w:marBottom w:val="0"/>
          <w:divBdr>
            <w:top w:val="none" w:sz="0" w:space="0" w:color="auto"/>
            <w:left w:val="none" w:sz="0" w:space="0" w:color="auto"/>
            <w:bottom w:val="none" w:sz="0" w:space="0" w:color="auto"/>
            <w:right w:val="none" w:sz="0" w:space="0" w:color="auto"/>
          </w:divBdr>
        </w:div>
        <w:div w:id="1319845857">
          <w:marLeft w:val="640"/>
          <w:marRight w:val="0"/>
          <w:marTop w:val="0"/>
          <w:marBottom w:val="0"/>
          <w:divBdr>
            <w:top w:val="none" w:sz="0" w:space="0" w:color="auto"/>
            <w:left w:val="none" w:sz="0" w:space="0" w:color="auto"/>
            <w:bottom w:val="none" w:sz="0" w:space="0" w:color="auto"/>
            <w:right w:val="none" w:sz="0" w:space="0" w:color="auto"/>
          </w:divBdr>
        </w:div>
        <w:div w:id="728574868">
          <w:marLeft w:val="640"/>
          <w:marRight w:val="0"/>
          <w:marTop w:val="0"/>
          <w:marBottom w:val="0"/>
          <w:divBdr>
            <w:top w:val="none" w:sz="0" w:space="0" w:color="auto"/>
            <w:left w:val="none" w:sz="0" w:space="0" w:color="auto"/>
            <w:bottom w:val="none" w:sz="0" w:space="0" w:color="auto"/>
            <w:right w:val="none" w:sz="0" w:space="0" w:color="auto"/>
          </w:divBdr>
        </w:div>
        <w:div w:id="1691445139">
          <w:marLeft w:val="640"/>
          <w:marRight w:val="0"/>
          <w:marTop w:val="0"/>
          <w:marBottom w:val="0"/>
          <w:divBdr>
            <w:top w:val="none" w:sz="0" w:space="0" w:color="auto"/>
            <w:left w:val="none" w:sz="0" w:space="0" w:color="auto"/>
            <w:bottom w:val="none" w:sz="0" w:space="0" w:color="auto"/>
            <w:right w:val="none" w:sz="0" w:space="0" w:color="auto"/>
          </w:divBdr>
        </w:div>
        <w:div w:id="670180917">
          <w:marLeft w:val="640"/>
          <w:marRight w:val="0"/>
          <w:marTop w:val="0"/>
          <w:marBottom w:val="0"/>
          <w:divBdr>
            <w:top w:val="none" w:sz="0" w:space="0" w:color="auto"/>
            <w:left w:val="none" w:sz="0" w:space="0" w:color="auto"/>
            <w:bottom w:val="none" w:sz="0" w:space="0" w:color="auto"/>
            <w:right w:val="none" w:sz="0" w:space="0" w:color="auto"/>
          </w:divBdr>
        </w:div>
        <w:div w:id="1284651771">
          <w:marLeft w:val="640"/>
          <w:marRight w:val="0"/>
          <w:marTop w:val="0"/>
          <w:marBottom w:val="0"/>
          <w:divBdr>
            <w:top w:val="none" w:sz="0" w:space="0" w:color="auto"/>
            <w:left w:val="none" w:sz="0" w:space="0" w:color="auto"/>
            <w:bottom w:val="none" w:sz="0" w:space="0" w:color="auto"/>
            <w:right w:val="none" w:sz="0" w:space="0" w:color="auto"/>
          </w:divBdr>
        </w:div>
        <w:div w:id="1498106092">
          <w:marLeft w:val="640"/>
          <w:marRight w:val="0"/>
          <w:marTop w:val="0"/>
          <w:marBottom w:val="0"/>
          <w:divBdr>
            <w:top w:val="none" w:sz="0" w:space="0" w:color="auto"/>
            <w:left w:val="none" w:sz="0" w:space="0" w:color="auto"/>
            <w:bottom w:val="none" w:sz="0" w:space="0" w:color="auto"/>
            <w:right w:val="none" w:sz="0" w:space="0" w:color="auto"/>
          </w:divBdr>
        </w:div>
        <w:div w:id="651720335">
          <w:marLeft w:val="640"/>
          <w:marRight w:val="0"/>
          <w:marTop w:val="0"/>
          <w:marBottom w:val="0"/>
          <w:divBdr>
            <w:top w:val="none" w:sz="0" w:space="0" w:color="auto"/>
            <w:left w:val="none" w:sz="0" w:space="0" w:color="auto"/>
            <w:bottom w:val="none" w:sz="0" w:space="0" w:color="auto"/>
            <w:right w:val="none" w:sz="0" w:space="0" w:color="auto"/>
          </w:divBdr>
        </w:div>
        <w:div w:id="48891036">
          <w:marLeft w:val="640"/>
          <w:marRight w:val="0"/>
          <w:marTop w:val="0"/>
          <w:marBottom w:val="0"/>
          <w:divBdr>
            <w:top w:val="none" w:sz="0" w:space="0" w:color="auto"/>
            <w:left w:val="none" w:sz="0" w:space="0" w:color="auto"/>
            <w:bottom w:val="none" w:sz="0" w:space="0" w:color="auto"/>
            <w:right w:val="none" w:sz="0" w:space="0" w:color="auto"/>
          </w:divBdr>
        </w:div>
        <w:div w:id="1408501398">
          <w:marLeft w:val="640"/>
          <w:marRight w:val="0"/>
          <w:marTop w:val="0"/>
          <w:marBottom w:val="0"/>
          <w:divBdr>
            <w:top w:val="none" w:sz="0" w:space="0" w:color="auto"/>
            <w:left w:val="none" w:sz="0" w:space="0" w:color="auto"/>
            <w:bottom w:val="none" w:sz="0" w:space="0" w:color="auto"/>
            <w:right w:val="none" w:sz="0" w:space="0" w:color="auto"/>
          </w:divBdr>
        </w:div>
        <w:div w:id="871651420">
          <w:marLeft w:val="640"/>
          <w:marRight w:val="0"/>
          <w:marTop w:val="0"/>
          <w:marBottom w:val="0"/>
          <w:divBdr>
            <w:top w:val="none" w:sz="0" w:space="0" w:color="auto"/>
            <w:left w:val="none" w:sz="0" w:space="0" w:color="auto"/>
            <w:bottom w:val="none" w:sz="0" w:space="0" w:color="auto"/>
            <w:right w:val="none" w:sz="0" w:space="0" w:color="auto"/>
          </w:divBdr>
        </w:div>
        <w:div w:id="1464810158">
          <w:marLeft w:val="640"/>
          <w:marRight w:val="0"/>
          <w:marTop w:val="0"/>
          <w:marBottom w:val="0"/>
          <w:divBdr>
            <w:top w:val="none" w:sz="0" w:space="0" w:color="auto"/>
            <w:left w:val="none" w:sz="0" w:space="0" w:color="auto"/>
            <w:bottom w:val="none" w:sz="0" w:space="0" w:color="auto"/>
            <w:right w:val="none" w:sz="0" w:space="0" w:color="auto"/>
          </w:divBdr>
        </w:div>
        <w:div w:id="796413859">
          <w:marLeft w:val="640"/>
          <w:marRight w:val="0"/>
          <w:marTop w:val="0"/>
          <w:marBottom w:val="0"/>
          <w:divBdr>
            <w:top w:val="none" w:sz="0" w:space="0" w:color="auto"/>
            <w:left w:val="none" w:sz="0" w:space="0" w:color="auto"/>
            <w:bottom w:val="none" w:sz="0" w:space="0" w:color="auto"/>
            <w:right w:val="none" w:sz="0" w:space="0" w:color="auto"/>
          </w:divBdr>
        </w:div>
        <w:div w:id="966861230">
          <w:marLeft w:val="640"/>
          <w:marRight w:val="0"/>
          <w:marTop w:val="0"/>
          <w:marBottom w:val="0"/>
          <w:divBdr>
            <w:top w:val="none" w:sz="0" w:space="0" w:color="auto"/>
            <w:left w:val="none" w:sz="0" w:space="0" w:color="auto"/>
            <w:bottom w:val="none" w:sz="0" w:space="0" w:color="auto"/>
            <w:right w:val="none" w:sz="0" w:space="0" w:color="auto"/>
          </w:divBdr>
        </w:div>
        <w:div w:id="303631945">
          <w:marLeft w:val="640"/>
          <w:marRight w:val="0"/>
          <w:marTop w:val="0"/>
          <w:marBottom w:val="0"/>
          <w:divBdr>
            <w:top w:val="none" w:sz="0" w:space="0" w:color="auto"/>
            <w:left w:val="none" w:sz="0" w:space="0" w:color="auto"/>
            <w:bottom w:val="none" w:sz="0" w:space="0" w:color="auto"/>
            <w:right w:val="none" w:sz="0" w:space="0" w:color="auto"/>
          </w:divBdr>
        </w:div>
        <w:div w:id="613555956">
          <w:marLeft w:val="640"/>
          <w:marRight w:val="0"/>
          <w:marTop w:val="0"/>
          <w:marBottom w:val="0"/>
          <w:divBdr>
            <w:top w:val="none" w:sz="0" w:space="0" w:color="auto"/>
            <w:left w:val="none" w:sz="0" w:space="0" w:color="auto"/>
            <w:bottom w:val="none" w:sz="0" w:space="0" w:color="auto"/>
            <w:right w:val="none" w:sz="0" w:space="0" w:color="auto"/>
          </w:divBdr>
        </w:div>
        <w:div w:id="58525921">
          <w:marLeft w:val="640"/>
          <w:marRight w:val="0"/>
          <w:marTop w:val="0"/>
          <w:marBottom w:val="0"/>
          <w:divBdr>
            <w:top w:val="none" w:sz="0" w:space="0" w:color="auto"/>
            <w:left w:val="none" w:sz="0" w:space="0" w:color="auto"/>
            <w:bottom w:val="none" w:sz="0" w:space="0" w:color="auto"/>
            <w:right w:val="none" w:sz="0" w:space="0" w:color="auto"/>
          </w:divBdr>
        </w:div>
        <w:div w:id="406003508">
          <w:marLeft w:val="640"/>
          <w:marRight w:val="0"/>
          <w:marTop w:val="0"/>
          <w:marBottom w:val="0"/>
          <w:divBdr>
            <w:top w:val="none" w:sz="0" w:space="0" w:color="auto"/>
            <w:left w:val="none" w:sz="0" w:space="0" w:color="auto"/>
            <w:bottom w:val="none" w:sz="0" w:space="0" w:color="auto"/>
            <w:right w:val="none" w:sz="0" w:space="0" w:color="auto"/>
          </w:divBdr>
        </w:div>
        <w:div w:id="216209516">
          <w:marLeft w:val="640"/>
          <w:marRight w:val="0"/>
          <w:marTop w:val="0"/>
          <w:marBottom w:val="0"/>
          <w:divBdr>
            <w:top w:val="none" w:sz="0" w:space="0" w:color="auto"/>
            <w:left w:val="none" w:sz="0" w:space="0" w:color="auto"/>
            <w:bottom w:val="none" w:sz="0" w:space="0" w:color="auto"/>
            <w:right w:val="none" w:sz="0" w:space="0" w:color="auto"/>
          </w:divBdr>
        </w:div>
        <w:div w:id="2128309548">
          <w:marLeft w:val="640"/>
          <w:marRight w:val="0"/>
          <w:marTop w:val="0"/>
          <w:marBottom w:val="0"/>
          <w:divBdr>
            <w:top w:val="none" w:sz="0" w:space="0" w:color="auto"/>
            <w:left w:val="none" w:sz="0" w:space="0" w:color="auto"/>
            <w:bottom w:val="none" w:sz="0" w:space="0" w:color="auto"/>
            <w:right w:val="none" w:sz="0" w:space="0" w:color="auto"/>
          </w:divBdr>
        </w:div>
        <w:div w:id="1695185738">
          <w:marLeft w:val="640"/>
          <w:marRight w:val="0"/>
          <w:marTop w:val="0"/>
          <w:marBottom w:val="0"/>
          <w:divBdr>
            <w:top w:val="none" w:sz="0" w:space="0" w:color="auto"/>
            <w:left w:val="none" w:sz="0" w:space="0" w:color="auto"/>
            <w:bottom w:val="none" w:sz="0" w:space="0" w:color="auto"/>
            <w:right w:val="none" w:sz="0" w:space="0" w:color="auto"/>
          </w:divBdr>
        </w:div>
        <w:div w:id="1867719099">
          <w:marLeft w:val="640"/>
          <w:marRight w:val="0"/>
          <w:marTop w:val="0"/>
          <w:marBottom w:val="0"/>
          <w:divBdr>
            <w:top w:val="none" w:sz="0" w:space="0" w:color="auto"/>
            <w:left w:val="none" w:sz="0" w:space="0" w:color="auto"/>
            <w:bottom w:val="none" w:sz="0" w:space="0" w:color="auto"/>
            <w:right w:val="none" w:sz="0" w:space="0" w:color="auto"/>
          </w:divBdr>
        </w:div>
        <w:div w:id="588974111">
          <w:marLeft w:val="640"/>
          <w:marRight w:val="0"/>
          <w:marTop w:val="0"/>
          <w:marBottom w:val="0"/>
          <w:divBdr>
            <w:top w:val="none" w:sz="0" w:space="0" w:color="auto"/>
            <w:left w:val="none" w:sz="0" w:space="0" w:color="auto"/>
            <w:bottom w:val="none" w:sz="0" w:space="0" w:color="auto"/>
            <w:right w:val="none" w:sz="0" w:space="0" w:color="auto"/>
          </w:divBdr>
        </w:div>
        <w:div w:id="310594910">
          <w:marLeft w:val="640"/>
          <w:marRight w:val="0"/>
          <w:marTop w:val="0"/>
          <w:marBottom w:val="0"/>
          <w:divBdr>
            <w:top w:val="none" w:sz="0" w:space="0" w:color="auto"/>
            <w:left w:val="none" w:sz="0" w:space="0" w:color="auto"/>
            <w:bottom w:val="none" w:sz="0" w:space="0" w:color="auto"/>
            <w:right w:val="none" w:sz="0" w:space="0" w:color="auto"/>
          </w:divBdr>
        </w:div>
        <w:div w:id="926842073">
          <w:marLeft w:val="640"/>
          <w:marRight w:val="0"/>
          <w:marTop w:val="0"/>
          <w:marBottom w:val="0"/>
          <w:divBdr>
            <w:top w:val="none" w:sz="0" w:space="0" w:color="auto"/>
            <w:left w:val="none" w:sz="0" w:space="0" w:color="auto"/>
            <w:bottom w:val="none" w:sz="0" w:space="0" w:color="auto"/>
            <w:right w:val="none" w:sz="0" w:space="0" w:color="auto"/>
          </w:divBdr>
        </w:div>
        <w:div w:id="892234145">
          <w:marLeft w:val="640"/>
          <w:marRight w:val="0"/>
          <w:marTop w:val="0"/>
          <w:marBottom w:val="0"/>
          <w:divBdr>
            <w:top w:val="none" w:sz="0" w:space="0" w:color="auto"/>
            <w:left w:val="none" w:sz="0" w:space="0" w:color="auto"/>
            <w:bottom w:val="none" w:sz="0" w:space="0" w:color="auto"/>
            <w:right w:val="none" w:sz="0" w:space="0" w:color="auto"/>
          </w:divBdr>
        </w:div>
        <w:div w:id="2041544222">
          <w:marLeft w:val="640"/>
          <w:marRight w:val="0"/>
          <w:marTop w:val="0"/>
          <w:marBottom w:val="0"/>
          <w:divBdr>
            <w:top w:val="none" w:sz="0" w:space="0" w:color="auto"/>
            <w:left w:val="none" w:sz="0" w:space="0" w:color="auto"/>
            <w:bottom w:val="none" w:sz="0" w:space="0" w:color="auto"/>
            <w:right w:val="none" w:sz="0" w:space="0" w:color="auto"/>
          </w:divBdr>
        </w:div>
        <w:div w:id="37820471">
          <w:marLeft w:val="640"/>
          <w:marRight w:val="0"/>
          <w:marTop w:val="0"/>
          <w:marBottom w:val="0"/>
          <w:divBdr>
            <w:top w:val="none" w:sz="0" w:space="0" w:color="auto"/>
            <w:left w:val="none" w:sz="0" w:space="0" w:color="auto"/>
            <w:bottom w:val="none" w:sz="0" w:space="0" w:color="auto"/>
            <w:right w:val="none" w:sz="0" w:space="0" w:color="auto"/>
          </w:divBdr>
        </w:div>
        <w:div w:id="396783687">
          <w:marLeft w:val="640"/>
          <w:marRight w:val="0"/>
          <w:marTop w:val="0"/>
          <w:marBottom w:val="0"/>
          <w:divBdr>
            <w:top w:val="none" w:sz="0" w:space="0" w:color="auto"/>
            <w:left w:val="none" w:sz="0" w:space="0" w:color="auto"/>
            <w:bottom w:val="none" w:sz="0" w:space="0" w:color="auto"/>
            <w:right w:val="none" w:sz="0" w:space="0" w:color="auto"/>
          </w:divBdr>
        </w:div>
        <w:div w:id="2068993504">
          <w:marLeft w:val="640"/>
          <w:marRight w:val="0"/>
          <w:marTop w:val="0"/>
          <w:marBottom w:val="0"/>
          <w:divBdr>
            <w:top w:val="none" w:sz="0" w:space="0" w:color="auto"/>
            <w:left w:val="none" w:sz="0" w:space="0" w:color="auto"/>
            <w:bottom w:val="none" w:sz="0" w:space="0" w:color="auto"/>
            <w:right w:val="none" w:sz="0" w:space="0" w:color="auto"/>
          </w:divBdr>
        </w:div>
        <w:div w:id="426737002">
          <w:marLeft w:val="640"/>
          <w:marRight w:val="0"/>
          <w:marTop w:val="0"/>
          <w:marBottom w:val="0"/>
          <w:divBdr>
            <w:top w:val="none" w:sz="0" w:space="0" w:color="auto"/>
            <w:left w:val="none" w:sz="0" w:space="0" w:color="auto"/>
            <w:bottom w:val="none" w:sz="0" w:space="0" w:color="auto"/>
            <w:right w:val="none" w:sz="0" w:space="0" w:color="auto"/>
          </w:divBdr>
        </w:div>
        <w:div w:id="2021010281">
          <w:marLeft w:val="640"/>
          <w:marRight w:val="0"/>
          <w:marTop w:val="0"/>
          <w:marBottom w:val="0"/>
          <w:divBdr>
            <w:top w:val="none" w:sz="0" w:space="0" w:color="auto"/>
            <w:left w:val="none" w:sz="0" w:space="0" w:color="auto"/>
            <w:bottom w:val="none" w:sz="0" w:space="0" w:color="auto"/>
            <w:right w:val="none" w:sz="0" w:space="0" w:color="auto"/>
          </w:divBdr>
        </w:div>
        <w:div w:id="41491167">
          <w:marLeft w:val="640"/>
          <w:marRight w:val="0"/>
          <w:marTop w:val="0"/>
          <w:marBottom w:val="0"/>
          <w:divBdr>
            <w:top w:val="none" w:sz="0" w:space="0" w:color="auto"/>
            <w:left w:val="none" w:sz="0" w:space="0" w:color="auto"/>
            <w:bottom w:val="none" w:sz="0" w:space="0" w:color="auto"/>
            <w:right w:val="none" w:sz="0" w:space="0" w:color="auto"/>
          </w:divBdr>
        </w:div>
        <w:div w:id="1657801236">
          <w:marLeft w:val="640"/>
          <w:marRight w:val="0"/>
          <w:marTop w:val="0"/>
          <w:marBottom w:val="0"/>
          <w:divBdr>
            <w:top w:val="none" w:sz="0" w:space="0" w:color="auto"/>
            <w:left w:val="none" w:sz="0" w:space="0" w:color="auto"/>
            <w:bottom w:val="none" w:sz="0" w:space="0" w:color="auto"/>
            <w:right w:val="none" w:sz="0" w:space="0" w:color="auto"/>
          </w:divBdr>
        </w:div>
        <w:div w:id="530382969">
          <w:marLeft w:val="640"/>
          <w:marRight w:val="0"/>
          <w:marTop w:val="0"/>
          <w:marBottom w:val="0"/>
          <w:divBdr>
            <w:top w:val="none" w:sz="0" w:space="0" w:color="auto"/>
            <w:left w:val="none" w:sz="0" w:space="0" w:color="auto"/>
            <w:bottom w:val="none" w:sz="0" w:space="0" w:color="auto"/>
            <w:right w:val="none" w:sz="0" w:space="0" w:color="auto"/>
          </w:divBdr>
        </w:div>
        <w:div w:id="939411529">
          <w:marLeft w:val="640"/>
          <w:marRight w:val="0"/>
          <w:marTop w:val="0"/>
          <w:marBottom w:val="0"/>
          <w:divBdr>
            <w:top w:val="none" w:sz="0" w:space="0" w:color="auto"/>
            <w:left w:val="none" w:sz="0" w:space="0" w:color="auto"/>
            <w:bottom w:val="none" w:sz="0" w:space="0" w:color="auto"/>
            <w:right w:val="none" w:sz="0" w:space="0" w:color="auto"/>
          </w:divBdr>
        </w:div>
        <w:div w:id="793060281">
          <w:marLeft w:val="640"/>
          <w:marRight w:val="0"/>
          <w:marTop w:val="0"/>
          <w:marBottom w:val="0"/>
          <w:divBdr>
            <w:top w:val="none" w:sz="0" w:space="0" w:color="auto"/>
            <w:left w:val="none" w:sz="0" w:space="0" w:color="auto"/>
            <w:bottom w:val="none" w:sz="0" w:space="0" w:color="auto"/>
            <w:right w:val="none" w:sz="0" w:space="0" w:color="auto"/>
          </w:divBdr>
        </w:div>
        <w:div w:id="64498018">
          <w:marLeft w:val="640"/>
          <w:marRight w:val="0"/>
          <w:marTop w:val="0"/>
          <w:marBottom w:val="0"/>
          <w:divBdr>
            <w:top w:val="none" w:sz="0" w:space="0" w:color="auto"/>
            <w:left w:val="none" w:sz="0" w:space="0" w:color="auto"/>
            <w:bottom w:val="none" w:sz="0" w:space="0" w:color="auto"/>
            <w:right w:val="none" w:sz="0" w:space="0" w:color="auto"/>
          </w:divBdr>
        </w:div>
        <w:div w:id="434860345">
          <w:marLeft w:val="640"/>
          <w:marRight w:val="0"/>
          <w:marTop w:val="0"/>
          <w:marBottom w:val="0"/>
          <w:divBdr>
            <w:top w:val="none" w:sz="0" w:space="0" w:color="auto"/>
            <w:left w:val="none" w:sz="0" w:space="0" w:color="auto"/>
            <w:bottom w:val="none" w:sz="0" w:space="0" w:color="auto"/>
            <w:right w:val="none" w:sz="0" w:space="0" w:color="auto"/>
          </w:divBdr>
        </w:div>
        <w:div w:id="1083140454">
          <w:marLeft w:val="640"/>
          <w:marRight w:val="0"/>
          <w:marTop w:val="0"/>
          <w:marBottom w:val="0"/>
          <w:divBdr>
            <w:top w:val="none" w:sz="0" w:space="0" w:color="auto"/>
            <w:left w:val="none" w:sz="0" w:space="0" w:color="auto"/>
            <w:bottom w:val="none" w:sz="0" w:space="0" w:color="auto"/>
            <w:right w:val="none" w:sz="0" w:space="0" w:color="auto"/>
          </w:divBdr>
        </w:div>
        <w:div w:id="612251199">
          <w:marLeft w:val="640"/>
          <w:marRight w:val="0"/>
          <w:marTop w:val="0"/>
          <w:marBottom w:val="0"/>
          <w:divBdr>
            <w:top w:val="none" w:sz="0" w:space="0" w:color="auto"/>
            <w:left w:val="none" w:sz="0" w:space="0" w:color="auto"/>
            <w:bottom w:val="none" w:sz="0" w:space="0" w:color="auto"/>
            <w:right w:val="none" w:sz="0" w:space="0" w:color="auto"/>
          </w:divBdr>
        </w:div>
        <w:div w:id="446855906">
          <w:marLeft w:val="640"/>
          <w:marRight w:val="0"/>
          <w:marTop w:val="0"/>
          <w:marBottom w:val="0"/>
          <w:divBdr>
            <w:top w:val="none" w:sz="0" w:space="0" w:color="auto"/>
            <w:left w:val="none" w:sz="0" w:space="0" w:color="auto"/>
            <w:bottom w:val="none" w:sz="0" w:space="0" w:color="auto"/>
            <w:right w:val="none" w:sz="0" w:space="0" w:color="auto"/>
          </w:divBdr>
        </w:div>
        <w:div w:id="1700814322">
          <w:marLeft w:val="640"/>
          <w:marRight w:val="0"/>
          <w:marTop w:val="0"/>
          <w:marBottom w:val="0"/>
          <w:divBdr>
            <w:top w:val="none" w:sz="0" w:space="0" w:color="auto"/>
            <w:left w:val="none" w:sz="0" w:space="0" w:color="auto"/>
            <w:bottom w:val="none" w:sz="0" w:space="0" w:color="auto"/>
            <w:right w:val="none" w:sz="0" w:space="0" w:color="auto"/>
          </w:divBdr>
        </w:div>
        <w:div w:id="681052198">
          <w:marLeft w:val="640"/>
          <w:marRight w:val="0"/>
          <w:marTop w:val="0"/>
          <w:marBottom w:val="0"/>
          <w:divBdr>
            <w:top w:val="none" w:sz="0" w:space="0" w:color="auto"/>
            <w:left w:val="none" w:sz="0" w:space="0" w:color="auto"/>
            <w:bottom w:val="none" w:sz="0" w:space="0" w:color="auto"/>
            <w:right w:val="none" w:sz="0" w:space="0" w:color="auto"/>
          </w:divBdr>
        </w:div>
        <w:div w:id="892084855">
          <w:marLeft w:val="640"/>
          <w:marRight w:val="0"/>
          <w:marTop w:val="0"/>
          <w:marBottom w:val="0"/>
          <w:divBdr>
            <w:top w:val="none" w:sz="0" w:space="0" w:color="auto"/>
            <w:left w:val="none" w:sz="0" w:space="0" w:color="auto"/>
            <w:bottom w:val="none" w:sz="0" w:space="0" w:color="auto"/>
            <w:right w:val="none" w:sz="0" w:space="0" w:color="auto"/>
          </w:divBdr>
        </w:div>
        <w:div w:id="1306274194">
          <w:marLeft w:val="640"/>
          <w:marRight w:val="0"/>
          <w:marTop w:val="0"/>
          <w:marBottom w:val="0"/>
          <w:divBdr>
            <w:top w:val="none" w:sz="0" w:space="0" w:color="auto"/>
            <w:left w:val="none" w:sz="0" w:space="0" w:color="auto"/>
            <w:bottom w:val="none" w:sz="0" w:space="0" w:color="auto"/>
            <w:right w:val="none" w:sz="0" w:space="0" w:color="auto"/>
          </w:divBdr>
        </w:div>
        <w:div w:id="1239246407">
          <w:marLeft w:val="640"/>
          <w:marRight w:val="0"/>
          <w:marTop w:val="0"/>
          <w:marBottom w:val="0"/>
          <w:divBdr>
            <w:top w:val="none" w:sz="0" w:space="0" w:color="auto"/>
            <w:left w:val="none" w:sz="0" w:space="0" w:color="auto"/>
            <w:bottom w:val="none" w:sz="0" w:space="0" w:color="auto"/>
            <w:right w:val="none" w:sz="0" w:space="0" w:color="auto"/>
          </w:divBdr>
        </w:div>
        <w:div w:id="1584533690">
          <w:marLeft w:val="640"/>
          <w:marRight w:val="0"/>
          <w:marTop w:val="0"/>
          <w:marBottom w:val="0"/>
          <w:divBdr>
            <w:top w:val="none" w:sz="0" w:space="0" w:color="auto"/>
            <w:left w:val="none" w:sz="0" w:space="0" w:color="auto"/>
            <w:bottom w:val="none" w:sz="0" w:space="0" w:color="auto"/>
            <w:right w:val="none" w:sz="0" w:space="0" w:color="auto"/>
          </w:divBdr>
        </w:div>
        <w:div w:id="789737280">
          <w:marLeft w:val="640"/>
          <w:marRight w:val="0"/>
          <w:marTop w:val="0"/>
          <w:marBottom w:val="0"/>
          <w:divBdr>
            <w:top w:val="none" w:sz="0" w:space="0" w:color="auto"/>
            <w:left w:val="none" w:sz="0" w:space="0" w:color="auto"/>
            <w:bottom w:val="none" w:sz="0" w:space="0" w:color="auto"/>
            <w:right w:val="none" w:sz="0" w:space="0" w:color="auto"/>
          </w:divBdr>
        </w:div>
        <w:div w:id="586503922">
          <w:marLeft w:val="640"/>
          <w:marRight w:val="0"/>
          <w:marTop w:val="0"/>
          <w:marBottom w:val="0"/>
          <w:divBdr>
            <w:top w:val="none" w:sz="0" w:space="0" w:color="auto"/>
            <w:left w:val="none" w:sz="0" w:space="0" w:color="auto"/>
            <w:bottom w:val="none" w:sz="0" w:space="0" w:color="auto"/>
            <w:right w:val="none" w:sz="0" w:space="0" w:color="auto"/>
          </w:divBdr>
        </w:div>
      </w:divsChild>
    </w:div>
    <w:div w:id="525603419">
      <w:bodyDiv w:val="1"/>
      <w:marLeft w:val="0"/>
      <w:marRight w:val="0"/>
      <w:marTop w:val="0"/>
      <w:marBottom w:val="0"/>
      <w:divBdr>
        <w:top w:val="none" w:sz="0" w:space="0" w:color="auto"/>
        <w:left w:val="none" w:sz="0" w:space="0" w:color="auto"/>
        <w:bottom w:val="none" w:sz="0" w:space="0" w:color="auto"/>
        <w:right w:val="none" w:sz="0" w:space="0" w:color="auto"/>
      </w:divBdr>
      <w:divsChild>
        <w:div w:id="1229725476">
          <w:marLeft w:val="640"/>
          <w:marRight w:val="0"/>
          <w:marTop w:val="0"/>
          <w:marBottom w:val="0"/>
          <w:divBdr>
            <w:top w:val="none" w:sz="0" w:space="0" w:color="auto"/>
            <w:left w:val="none" w:sz="0" w:space="0" w:color="auto"/>
            <w:bottom w:val="none" w:sz="0" w:space="0" w:color="auto"/>
            <w:right w:val="none" w:sz="0" w:space="0" w:color="auto"/>
          </w:divBdr>
        </w:div>
        <w:div w:id="643044341">
          <w:marLeft w:val="640"/>
          <w:marRight w:val="0"/>
          <w:marTop w:val="0"/>
          <w:marBottom w:val="0"/>
          <w:divBdr>
            <w:top w:val="none" w:sz="0" w:space="0" w:color="auto"/>
            <w:left w:val="none" w:sz="0" w:space="0" w:color="auto"/>
            <w:bottom w:val="none" w:sz="0" w:space="0" w:color="auto"/>
            <w:right w:val="none" w:sz="0" w:space="0" w:color="auto"/>
          </w:divBdr>
        </w:div>
        <w:div w:id="1011251333">
          <w:marLeft w:val="640"/>
          <w:marRight w:val="0"/>
          <w:marTop w:val="0"/>
          <w:marBottom w:val="0"/>
          <w:divBdr>
            <w:top w:val="none" w:sz="0" w:space="0" w:color="auto"/>
            <w:left w:val="none" w:sz="0" w:space="0" w:color="auto"/>
            <w:bottom w:val="none" w:sz="0" w:space="0" w:color="auto"/>
            <w:right w:val="none" w:sz="0" w:space="0" w:color="auto"/>
          </w:divBdr>
        </w:div>
        <w:div w:id="1117143031">
          <w:marLeft w:val="640"/>
          <w:marRight w:val="0"/>
          <w:marTop w:val="0"/>
          <w:marBottom w:val="0"/>
          <w:divBdr>
            <w:top w:val="none" w:sz="0" w:space="0" w:color="auto"/>
            <w:left w:val="none" w:sz="0" w:space="0" w:color="auto"/>
            <w:bottom w:val="none" w:sz="0" w:space="0" w:color="auto"/>
            <w:right w:val="none" w:sz="0" w:space="0" w:color="auto"/>
          </w:divBdr>
        </w:div>
        <w:div w:id="1981498899">
          <w:marLeft w:val="640"/>
          <w:marRight w:val="0"/>
          <w:marTop w:val="0"/>
          <w:marBottom w:val="0"/>
          <w:divBdr>
            <w:top w:val="none" w:sz="0" w:space="0" w:color="auto"/>
            <w:left w:val="none" w:sz="0" w:space="0" w:color="auto"/>
            <w:bottom w:val="none" w:sz="0" w:space="0" w:color="auto"/>
            <w:right w:val="none" w:sz="0" w:space="0" w:color="auto"/>
          </w:divBdr>
        </w:div>
        <w:div w:id="1838840748">
          <w:marLeft w:val="640"/>
          <w:marRight w:val="0"/>
          <w:marTop w:val="0"/>
          <w:marBottom w:val="0"/>
          <w:divBdr>
            <w:top w:val="none" w:sz="0" w:space="0" w:color="auto"/>
            <w:left w:val="none" w:sz="0" w:space="0" w:color="auto"/>
            <w:bottom w:val="none" w:sz="0" w:space="0" w:color="auto"/>
            <w:right w:val="none" w:sz="0" w:space="0" w:color="auto"/>
          </w:divBdr>
        </w:div>
        <w:div w:id="676276425">
          <w:marLeft w:val="640"/>
          <w:marRight w:val="0"/>
          <w:marTop w:val="0"/>
          <w:marBottom w:val="0"/>
          <w:divBdr>
            <w:top w:val="none" w:sz="0" w:space="0" w:color="auto"/>
            <w:left w:val="none" w:sz="0" w:space="0" w:color="auto"/>
            <w:bottom w:val="none" w:sz="0" w:space="0" w:color="auto"/>
            <w:right w:val="none" w:sz="0" w:space="0" w:color="auto"/>
          </w:divBdr>
        </w:div>
        <w:div w:id="1166019190">
          <w:marLeft w:val="640"/>
          <w:marRight w:val="0"/>
          <w:marTop w:val="0"/>
          <w:marBottom w:val="0"/>
          <w:divBdr>
            <w:top w:val="none" w:sz="0" w:space="0" w:color="auto"/>
            <w:left w:val="none" w:sz="0" w:space="0" w:color="auto"/>
            <w:bottom w:val="none" w:sz="0" w:space="0" w:color="auto"/>
            <w:right w:val="none" w:sz="0" w:space="0" w:color="auto"/>
          </w:divBdr>
        </w:div>
        <w:div w:id="1269001461">
          <w:marLeft w:val="640"/>
          <w:marRight w:val="0"/>
          <w:marTop w:val="0"/>
          <w:marBottom w:val="0"/>
          <w:divBdr>
            <w:top w:val="none" w:sz="0" w:space="0" w:color="auto"/>
            <w:left w:val="none" w:sz="0" w:space="0" w:color="auto"/>
            <w:bottom w:val="none" w:sz="0" w:space="0" w:color="auto"/>
            <w:right w:val="none" w:sz="0" w:space="0" w:color="auto"/>
          </w:divBdr>
        </w:div>
        <w:div w:id="504366122">
          <w:marLeft w:val="640"/>
          <w:marRight w:val="0"/>
          <w:marTop w:val="0"/>
          <w:marBottom w:val="0"/>
          <w:divBdr>
            <w:top w:val="none" w:sz="0" w:space="0" w:color="auto"/>
            <w:left w:val="none" w:sz="0" w:space="0" w:color="auto"/>
            <w:bottom w:val="none" w:sz="0" w:space="0" w:color="auto"/>
            <w:right w:val="none" w:sz="0" w:space="0" w:color="auto"/>
          </w:divBdr>
        </w:div>
        <w:div w:id="1380856675">
          <w:marLeft w:val="640"/>
          <w:marRight w:val="0"/>
          <w:marTop w:val="0"/>
          <w:marBottom w:val="0"/>
          <w:divBdr>
            <w:top w:val="none" w:sz="0" w:space="0" w:color="auto"/>
            <w:left w:val="none" w:sz="0" w:space="0" w:color="auto"/>
            <w:bottom w:val="none" w:sz="0" w:space="0" w:color="auto"/>
            <w:right w:val="none" w:sz="0" w:space="0" w:color="auto"/>
          </w:divBdr>
        </w:div>
        <w:div w:id="1982923457">
          <w:marLeft w:val="640"/>
          <w:marRight w:val="0"/>
          <w:marTop w:val="0"/>
          <w:marBottom w:val="0"/>
          <w:divBdr>
            <w:top w:val="none" w:sz="0" w:space="0" w:color="auto"/>
            <w:left w:val="none" w:sz="0" w:space="0" w:color="auto"/>
            <w:bottom w:val="none" w:sz="0" w:space="0" w:color="auto"/>
            <w:right w:val="none" w:sz="0" w:space="0" w:color="auto"/>
          </w:divBdr>
        </w:div>
        <w:div w:id="631525378">
          <w:marLeft w:val="640"/>
          <w:marRight w:val="0"/>
          <w:marTop w:val="0"/>
          <w:marBottom w:val="0"/>
          <w:divBdr>
            <w:top w:val="none" w:sz="0" w:space="0" w:color="auto"/>
            <w:left w:val="none" w:sz="0" w:space="0" w:color="auto"/>
            <w:bottom w:val="none" w:sz="0" w:space="0" w:color="auto"/>
            <w:right w:val="none" w:sz="0" w:space="0" w:color="auto"/>
          </w:divBdr>
        </w:div>
        <w:div w:id="54595745">
          <w:marLeft w:val="640"/>
          <w:marRight w:val="0"/>
          <w:marTop w:val="0"/>
          <w:marBottom w:val="0"/>
          <w:divBdr>
            <w:top w:val="none" w:sz="0" w:space="0" w:color="auto"/>
            <w:left w:val="none" w:sz="0" w:space="0" w:color="auto"/>
            <w:bottom w:val="none" w:sz="0" w:space="0" w:color="auto"/>
            <w:right w:val="none" w:sz="0" w:space="0" w:color="auto"/>
          </w:divBdr>
        </w:div>
        <w:div w:id="213203145">
          <w:marLeft w:val="640"/>
          <w:marRight w:val="0"/>
          <w:marTop w:val="0"/>
          <w:marBottom w:val="0"/>
          <w:divBdr>
            <w:top w:val="none" w:sz="0" w:space="0" w:color="auto"/>
            <w:left w:val="none" w:sz="0" w:space="0" w:color="auto"/>
            <w:bottom w:val="none" w:sz="0" w:space="0" w:color="auto"/>
            <w:right w:val="none" w:sz="0" w:space="0" w:color="auto"/>
          </w:divBdr>
        </w:div>
        <w:div w:id="127020668">
          <w:marLeft w:val="640"/>
          <w:marRight w:val="0"/>
          <w:marTop w:val="0"/>
          <w:marBottom w:val="0"/>
          <w:divBdr>
            <w:top w:val="none" w:sz="0" w:space="0" w:color="auto"/>
            <w:left w:val="none" w:sz="0" w:space="0" w:color="auto"/>
            <w:bottom w:val="none" w:sz="0" w:space="0" w:color="auto"/>
            <w:right w:val="none" w:sz="0" w:space="0" w:color="auto"/>
          </w:divBdr>
        </w:div>
        <w:div w:id="1594361444">
          <w:marLeft w:val="640"/>
          <w:marRight w:val="0"/>
          <w:marTop w:val="0"/>
          <w:marBottom w:val="0"/>
          <w:divBdr>
            <w:top w:val="none" w:sz="0" w:space="0" w:color="auto"/>
            <w:left w:val="none" w:sz="0" w:space="0" w:color="auto"/>
            <w:bottom w:val="none" w:sz="0" w:space="0" w:color="auto"/>
            <w:right w:val="none" w:sz="0" w:space="0" w:color="auto"/>
          </w:divBdr>
        </w:div>
        <w:div w:id="1025209618">
          <w:marLeft w:val="640"/>
          <w:marRight w:val="0"/>
          <w:marTop w:val="0"/>
          <w:marBottom w:val="0"/>
          <w:divBdr>
            <w:top w:val="none" w:sz="0" w:space="0" w:color="auto"/>
            <w:left w:val="none" w:sz="0" w:space="0" w:color="auto"/>
            <w:bottom w:val="none" w:sz="0" w:space="0" w:color="auto"/>
            <w:right w:val="none" w:sz="0" w:space="0" w:color="auto"/>
          </w:divBdr>
        </w:div>
        <w:div w:id="1702512942">
          <w:marLeft w:val="640"/>
          <w:marRight w:val="0"/>
          <w:marTop w:val="0"/>
          <w:marBottom w:val="0"/>
          <w:divBdr>
            <w:top w:val="none" w:sz="0" w:space="0" w:color="auto"/>
            <w:left w:val="none" w:sz="0" w:space="0" w:color="auto"/>
            <w:bottom w:val="none" w:sz="0" w:space="0" w:color="auto"/>
            <w:right w:val="none" w:sz="0" w:space="0" w:color="auto"/>
          </w:divBdr>
        </w:div>
        <w:div w:id="324862993">
          <w:marLeft w:val="640"/>
          <w:marRight w:val="0"/>
          <w:marTop w:val="0"/>
          <w:marBottom w:val="0"/>
          <w:divBdr>
            <w:top w:val="none" w:sz="0" w:space="0" w:color="auto"/>
            <w:left w:val="none" w:sz="0" w:space="0" w:color="auto"/>
            <w:bottom w:val="none" w:sz="0" w:space="0" w:color="auto"/>
            <w:right w:val="none" w:sz="0" w:space="0" w:color="auto"/>
          </w:divBdr>
        </w:div>
        <w:div w:id="390616596">
          <w:marLeft w:val="640"/>
          <w:marRight w:val="0"/>
          <w:marTop w:val="0"/>
          <w:marBottom w:val="0"/>
          <w:divBdr>
            <w:top w:val="none" w:sz="0" w:space="0" w:color="auto"/>
            <w:left w:val="none" w:sz="0" w:space="0" w:color="auto"/>
            <w:bottom w:val="none" w:sz="0" w:space="0" w:color="auto"/>
            <w:right w:val="none" w:sz="0" w:space="0" w:color="auto"/>
          </w:divBdr>
        </w:div>
        <w:div w:id="1809281263">
          <w:marLeft w:val="640"/>
          <w:marRight w:val="0"/>
          <w:marTop w:val="0"/>
          <w:marBottom w:val="0"/>
          <w:divBdr>
            <w:top w:val="none" w:sz="0" w:space="0" w:color="auto"/>
            <w:left w:val="none" w:sz="0" w:space="0" w:color="auto"/>
            <w:bottom w:val="none" w:sz="0" w:space="0" w:color="auto"/>
            <w:right w:val="none" w:sz="0" w:space="0" w:color="auto"/>
          </w:divBdr>
        </w:div>
        <w:div w:id="878779649">
          <w:marLeft w:val="640"/>
          <w:marRight w:val="0"/>
          <w:marTop w:val="0"/>
          <w:marBottom w:val="0"/>
          <w:divBdr>
            <w:top w:val="none" w:sz="0" w:space="0" w:color="auto"/>
            <w:left w:val="none" w:sz="0" w:space="0" w:color="auto"/>
            <w:bottom w:val="none" w:sz="0" w:space="0" w:color="auto"/>
            <w:right w:val="none" w:sz="0" w:space="0" w:color="auto"/>
          </w:divBdr>
        </w:div>
        <w:div w:id="934750446">
          <w:marLeft w:val="640"/>
          <w:marRight w:val="0"/>
          <w:marTop w:val="0"/>
          <w:marBottom w:val="0"/>
          <w:divBdr>
            <w:top w:val="none" w:sz="0" w:space="0" w:color="auto"/>
            <w:left w:val="none" w:sz="0" w:space="0" w:color="auto"/>
            <w:bottom w:val="none" w:sz="0" w:space="0" w:color="auto"/>
            <w:right w:val="none" w:sz="0" w:space="0" w:color="auto"/>
          </w:divBdr>
        </w:div>
        <w:div w:id="882055104">
          <w:marLeft w:val="640"/>
          <w:marRight w:val="0"/>
          <w:marTop w:val="0"/>
          <w:marBottom w:val="0"/>
          <w:divBdr>
            <w:top w:val="none" w:sz="0" w:space="0" w:color="auto"/>
            <w:left w:val="none" w:sz="0" w:space="0" w:color="auto"/>
            <w:bottom w:val="none" w:sz="0" w:space="0" w:color="auto"/>
            <w:right w:val="none" w:sz="0" w:space="0" w:color="auto"/>
          </w:divBdr>
        </w:div>
        <w:div w:id="658193757">
          <w:marLeft w:val="640"/>
          <w:marRight w:val="0"/>
          <w:marTop w:val="0"/>
          <w:marBottom w:val="0"/>
          <w:divBdr>
            <w:top w:val="none" w:sz="0" w:space="0" w:color="auto"/>
            <w:left w:val="none" w:sz="0" w:space="0" w:color="auto"/>
            <w:bottom w:val="none" w:sz="0" w:space="0" w:color="auto"/>
            <w:right w:val="none" w:sz="0" w:space="0" w:color="auto"/>
          </w:divBdr>
        </w:div>
        <w:div w:id="802039706">
          <w:marLeft w:val="640"/>
          <w:marRight w:val="0"/>
          <w:marTop w:val="0"/>
          <w:marBottom w:val="0"/>
          <w:divBdr>
            <w:top w:val="none" w:sz="0" w:space="0" w:color="auto"/>
            <w:left w:val="none" w:sz="0" w:space="0" w:color="auto"/>
            <w:bottom w:val="none" w:sz="0" w:space="0" w:color="auto"/>
            <w:right w:val="none" w:sz="0" w:space="0" w:color="auto"/>
          </w:divBdr>
        </w:div>
        <w:div w:id="1518304222">
          <w:marLeft w:val="640"/>
          <w:marRight w:val="0"/>
          <w:marTop w:val="0"/>
          <w:marBottom w:val="0"/>
          <w:divBdr>
            <w:top w:val="none" w:sz="0" w:space="0" w:color="auto"/>
            <w:left w:val="none" w:sz="0" w:space="0" w:color="auto"/>
            <w:bottom w:val="none" w:sz="0" w:space="0" w:color="auto"/>
            <w:right w:val="none" w:sz="0" w:space="0" w:color="auto"/>
          </w:divBdr>
        </w:div>
        <w:div w:id="291792969">
          <w:marLeft w:val="640"/>
          <w:marRight w:val="0"/>
          <w:marTop w:val="0"/>
          <w:marBottom w:val="0"/>
          <w:divBdr>
            <w:top w:val="none" w:sz="0" w:space="0" w:color="auto"/>
            <w:left w:val="none" w:sz="0" w:space="0" w:color="auto"/>
            <w:bottom w:val="none" w:sz="0" w:space="0" w:color="auto"/>
            <w:right w:val="none" w:sz="0" w:space="0" w:color="auto"/>
          </w:divBdr>
        </w:div>
        <w:div w:id="1827816963">
          <w:marLeft w:val="640"/>
          <w:marRight w:val="0"/>
          <w:marTop w:val="0"/>
          <w:marBottom w:val="0"/>
          <w:divBdr>
            <w:top w:val="none" w:sz="0" w:space="0" w:color="auto"/>
            <w:left w:val="none" w:sz="0" w:space="0" w:color="auto"/>
            <w:bottom w:val="none" w:sz="0" w:space="0" w:color="auto"/>
            <w:right w:val="none" w:sz="0" w:space="0" w:color="auto"/>
          </w:divBdr>
        </w:div>
        <w:div w:id="86850849">
          <w:marLeft w:val="640"/>
          <w:marRight w:val="0"/>
          <w:marTop w:val="0"/>
          <w:marBottom w:val="0"/>
          <w:divBdr>
            <w:top w:val="none" w:sz="0" w:space="0" w:color="auto"/>
            <w:left w:val="none" w:sz="0" w:space="0" w:color="auto"/>
            <w:bottom w:val="none" w:sz="0" w:space="0" w:color="auto"/>
            <w:right w:val="none" w:sz="0" w:space="0" w:color="auto"/>
          </w:divBdr>
        </w:div>
        <w:div w:id="773401317">
          <w:marLeft w:val="640"/>
          <w:marRight w:val="0"/>
          <w:marTop w:val="0"/>
          <w:marBottom w:val="0"/>
          <w:divBdr>
            <w:top w:val="none" w:sz="0" w:space="0" w:color="auto"/>
            <w:left w:val="none" w:sz="0" w:space="0" w:color="auto"/>
            <w:bottom w:val="none" w:sz="0" w:space="0" w:color="auto"/>
            <w:right w:val="none" w:sz="0" w:space="0" w:color="auto"/>
          </w:divBdr>
        </w:div>
        <w:div w:id="362246687">
          <w:marLeft w:val="640"/>
          <w:marRight w:val="0"/>
          <w:marTop w:val="0"/>
          <w:marBottom w:val="0"/>
          <w:divBdr>
            <w:top w:val="none" w:sz="0" w:space="0" w:color="auto"/>
            <w:left w:val="none" w:sz="0" w:space="0" w:color="auto"/>
            <w:bottom w:val="none" w:sz="0" w:space="0" w:color="auto"/>
            <w:right w:val="none" w:sz="0" w:space="0" w:color="auto"/>
          </w:divBdr>
        </w:div>
        <w:div w:id="815952248">
          <w:marLeft w:val="640"/>
          <w:marRight w:val="0"/>
          <w:marTop w:val="0"/>
          <w:marBottom w:val="0"/>
          <w:divBdr>
            <w:top w:val="none" w:sz="0" w:space="0" w:color="auto"/>
            <w:left w:val="none" w:sz="0" w:space="0" w:color="auto"/>
            <w:bottom w:val="none" w:sz="0" w:space="0" w:color="auto"/>
            <w:right w:val="none" w:sz="0" w:space="0" w:color="auto"/>
          </w:divBdr>
        </w:div>
        <w:div w:id="618952737">
          <w:marLeft w:val="640"/>
          <w:marRight w:val="0"/>
          <w:marTop w:val="0"/>
          <w:marBottom w:val="0"/>
          <w:divBdr>
            <w:top w:val="none" w:sz="0" w:space="0" w:color="auto"/>
            <w:left w:val="none" w:sz="0" w:space="0" w:color="auto"/>
            <w:bottom w:val="none" w:sz="0" w:space="0" w:color="auto"/>
            <w:right w:val="none" w:sz="0" w:space="0" w:color="auto"/>
          </w:divBdr>
        </w:div>
        <w:div w:id="804809686">
          <w:marLeft w:val="640"/>
          <w:marRight w:val="0"/>
          <w:marTop w:val="0"/>
          <w:marBottom w:val="0"/>
          <w:divBdr>
            <w:top w:val="none" w:sz="0" w:space="0" w:color="auto"/>
            <w:left w:val="none" w:sz="0" w:space="0" w:color="auto"/>
            <w:bottom w:val="none" w:sz="0" w:space="0" w:color="auto"/>
            <w:right w:val="none" w:sz="0" w:space="0" w:color="auto"/>
          </w:divBdr>
        </w:div>
        <w:div w:id="530922875">
          <w:marLeft w:val="640"/>
          <w:marRight w:val="0"/>
          <w:marTop w:val="0"/>
          <w:marBottom w:val="0"/>
          <w:divBdr>
            <w:top w:val="none" w:sz="0" w:space="0" w:color="auto"/>
            <w:left w:val="none" w:sz="0" w:space="0" w:color="auto"/>
            <w:bottom w:val="none" w:sz="0" w:space="0" w:color="auto"/>
            <w:right w:val="none" w:sz="0" w:space="0" w:color="auto"/>
          </w:divBdr>
        </w:div>
        <w:div w:id="879242796">
          <w:marLeft w:val="640"/>
          <w:marRight w:val="0"/>
          <w:marTop w:val="0"/>
          <w:marBottom w:val="0"/>
          <w:divBdr>
            <w:top w:val="none" w:sz="0" w:space="0" w:color="auto"/>
            <w:left w:val="none" w:sz="0" w:space="0" w:color="auto"/>
            <w:bottom w:val="none" w:sz="0" w:space="0" w:color="auto"/>
            <w:right w:val="none" w:sz="0" w:space="0" w:color="auto"/>
          </w:divBdr>
        </w:div>
        <w:div w:id="1679622949">
          <w:marLeft w:val="640"/>
          <w:marRight w:val="0"/>
          <w:marTop w:val="0"/>
          <w:marBottom w:val="0"/>
          <w:divBdr>
            <w:top w:val="none" w:sz="0" w:space="0" w:color="auto"/>
            <w:left w:val="none" w:sz="0" w:space="0" w:color="auto"/>
            <w:bottom w:val="none" w:sz="0" w:space="0" w:color="auto"/>
            <w:right w:val="none" w:sz="0" w:space="0" w:color="auto"/>
          </w:divBdr>
        </w:div>
        <w:div w:id="750009168">
          <w:marLeft w:val="640"/>
          <w:marRight w:val="0"/>
          <w:marTop w:val="0"/>
          <w:marBottom w:val="0"/>
          <w:divBdr>
            <w:top w:val="none" w:sz="0" w:space="0" w:color="auto"/>
            <w:left w:val="none" w:sz="0" w:space="0" w:color="auto"/>
            <w:bottom w:val="none" w:sz="0" w:space="0" w:color="auto"/>
            <w:right w:val="none" w:sz="0" w:space="0" w:color="auto"/>
          </w:divBdr>
        </w:div>
        <w:div w:id="2033142849">
          <w:marLeft w:val="640"/>
          <w:marRight w:val="0"/>
          <w:marTop w:val="0"/>
          <w:marBottom w:val="0"/>
          <w:divBdr>
            <w:top w:val="none" w:sz="0" w:space="0" w:color="auto"/>
            <w:left w:val="none" w:sz="0" w:space="0" w:color="auto"/>
            <w:bottom w:val="none" w:sz="0" w:space="0" w:color="auto"/>
            <w:right w:val="none" w:sz="0" w:space="0" w:color="auto"/>
          </w:divBdr>
        </w:div>
        <w:div w:id="4022466">
          <w:marLeft w:val="640"/>
          <w:marRight w:val="0"/>
          <w:marTop w:val="0"/>
          <w:marBottom w:val="0"/>
          <w:divBdr>
            <w:top w:val="none" w:sz="0" w:space="0" w:color="auto"/>
            <w:left w:val="none" w:sz="0" w:space="0" w:color="auto"/>
            <w:bottom w:val="none" w:sz="0" w:space="0" w:color="auto"/>
            <w:right w:val="none" w:sz="0" w:space="0" w:color="auto"/>
          </w:divBdr>
        </w:div>
        <w:div w:id="535435220">
          <w:marLeft w:val="640"/>
          <w:marRight w:val="0"/>
          <w:marTop w:val="0"/>
          <w:marBottom w:val="0"/>
          <w:divBdr>
            <w:top w:val="none" w:sz="0" w:space="0" w:color="auto"/>
            <w:left w:val="none" w:sz="0" w:space="0" w:color="auto"/>
            <w:bottom w:val="none" w:sz="0" w:space="0" w:color="auto"/>
            <w:right w:val="none" w:sz="0" w:space="0" w:color="auto"/>
          </w:divBdr>
        </w:div>
        <w:div w:id="878275460">
          <w:marLeft w:val="640"/>
          <w:marRight w:val="0"/>
          <w:marTop w:val="0"/>
          <w:marBottom w:val="0"/>
          <w:divBdr>
            <w:top w:val="none" w:sz="0" w:space="0" w:color="auto"/>
            <w:left w:val="none" w:sz="0" w:space="0" w:color="auto"/>
            <w:bottom w:val="none" w:sz="0" w:space="0" w:color="auto"/>
            <w:right w:val="none" w:sz="0" w:space="0" w:color="auto"/>
          </w:divBdr>
        </w:div>
        <w:div w:id="1319072282">
          <w:marLeft w:val="640"/>
          <w:marRight w:val="0"/>
          <w:marTop w:val="0"/>
          <w:marBottom w:val="0"/>
          <w:divBdr>
            <w:top w:val="none" w:sz="0" w:space="0" w:color="auto"/>
            <w:left w:val="none" w:sz="0" w:space="0" w:color="auto"/>
            <w:bottom w:val="none" w:sz="0" w:space="0" w:color="auto"/>
            <w:right w:val="none" w:sz="0" w:space="0" w:color="auto"/>
          </w:divBdr>
        </w:div>
        <w:div w:id="2018800096">
          <w:marLeft w:val="640"/>
          <w:marRight w:val="0"/>
          <w:marTop w:val="0"/>
          <w:marBottom w:val="0"/>
          <w:divBdr>
            <w:top w:val="none" w:sz="0" w:space="0" w:color="auto"/>
            <w:left w:val="none" w:sz="0" w:space="0" w:color="auto"/>
            <w:bottom w:val="none" w:sz="0" w:space="0" w:color="auto"/>
            <w:right w:val="none" w:sz="0" w:space="0" w:color="auto"/>
          </w:divBdr>
        </w:div>
        <w:div w:id="915094392">
          <w:marLeft w:val="640"/>
          <w:marRight w:val="0"/>
          <w:marTop w:val="0"/>
          <w:marBottom w:val="0"/>
          <w:divBdr>
            <w:top w:val="none" w:sz="0" w:space="0" w:color="auto"/>
            <w:left w:val="none" w:sz="0" w:space="0" w:color="auto"/>
            <w:bottom w:val="none" w:sz="0" w:space="0" w:color="auto"/>
            <w:right w:val="none" w:sz="0" w:space="0" w:color="auto"/>
          </w:divBdr>
        </w:div>
        <w:div w:id="2133816171">
          <w:marLeft w:val="640"/>
          <w:marRight w:val="0"/>
          <w:marTop w:val="0"/>
          <w:marBottom w:val="0"/>
          <w:divBdr>
            <w:top w:val="none" w:sz="0" w:space="0" w:color="auto"/>
            <w:left w:val="none" w:sz="0" w:space="0" w:color="auto"/>
            <w:bottom w:val="none" w:sz="0" w:space="0" w:color="auto"/>
            <w:right w:val="none" w:sz="0" w:space="0" w:color="auto"/>
          </w:divBdr>
        </w:div>
        <w:div w:id="1878278958">
          <w:marLeft w:val="640"/>
          <w:marRight w:val="0"/>
          <w:marTop w:val="0"/>
          <w:marBottom w:val="0"/>
          <w:divBdr>
            <w:top w:val="none" w:sz="0" w:space="0" w:color="auto"/>
            <w:left w:val="none" w:sz="0" w:space="0" w:color="auto"/>
            <w:bottom w:val="none" w:sz="0" w:space="0" w:color="auto"/>
            <w:right w:val="none" w:sz="0" w:space="0" w:color="auto"/>
          </w:divBdr>
        </w:div>
        <w:div w:id="1262449024">
          <w:marLeft w:val="640"/>
          <w:marRight w:val="0"/>
          <w:marTop w:val="0"/>
          <w:marBottom w:val="0"/>
          <w:divBdr>
            <w:top w:val="none" w:sz="0" w:space="0" w:color="auto"/>
            <w:left w:val="none" w:sz="0" w:space="0" w:color="auto"/>
            <w:bottom w:val="none" w:sz="0" w:space="0" w:color="auto"/>
            <w:right w:val="none" w:sz="0" w:space="0" w:color="auto"/>
          </w:divBdr>
        </w:div>
        <w:div w:id="1685084123">
          <w:marLeft w:val="640"/>
          <w:marRight w:val="0"/>
          <w:marTop w:val="0"/>
          <w:marBottom w:val="0"/>
          <w:divBdr>
            <w:top w:val="none" w:sz="0" w:space="0" w:color="auto"/>
            <w:left w:val="none" w:sz="0" w:space="0" w:color="auto"/>
            <w:bottom w:val="none" w:sz="0" w:space="0" w:color="auto"/>
            <w:right w:val="none" w:sz="0" w:space="0" w:color="auto"/>
          </w:divBdr>
        </w:div>
        <w:div w:id="291638363">
          <w:marLeft w:val="640"/>
          <w:marRight w:val="0"/>
          <w:marTop w:val="0"/>
          <w:marBottom w:val="0"/>
          <w:divBdr>
            <w:top w:val="none" w:sz="0" w:space="0" w:color="auto"/>
            <w:left w:val="none" w:sz="0" w:space="0" w:color="auto"/>
            <w:bottom w:val="none" w:sz="0" w:space="0" w:color="auto"/>
            <w:right w:val="none" w:sz="0" w:space="0" w:color="auto"/>
          </w:divBdr>
        </w:div>
        <w:div w:id="30150944">
          <w:marLeft w:val="640"/>
          <w:marRight w:val="0"/>
          <w:marTop w:val="0"/>
          <w:marBottom w:val="0"/>
          <w:divBdr>
            <w:top w:val="none" w:sz="0" w:space="0" w:color="auto"/>
            <w:left w:val="none" w:sz="0" w:space="0" w:color="auto"/>
            <w:bottom w:val="none" w:sz="0" w:space="0" w:color="auto"/>
            <w:right w:val="none" w:sz="0" w:space="0" w:color="auto"/>
          </w:divBdr>
        </w:div>
        <w:div w:id="181671833">
          <w:marLeft w:val="640"/>
          <w:marRight w:val="0"/>
          <w:marTop w:val="0"/>
          <w:marBottom w:val="0"/>
          <w:divBdr>
            <w:top w:val="none" w:sz="0" w:space="0" w:color="auto"/>
            <w:left w:val="none" w:sz="0" w:space="0" w:color="auto"/>
            <w:bottom w:val="none" w:sz="0" w:space="0" w:color="auto"/>
            <w:right w:val="none" w:sz="0" w:space="0" w:color="auto"/>
          </w:divBdr>
        </w:div>
        <w:div w:id="1503230597">
          <w:marLeft w:val="640"/>
          <w:marRight w:val="0"/>
          <w:marTop w:val="0"/>
          <w:marBottom w:val="0"/>
          <w:divBdr>
            <w:top w:val="none" w:sz="0" w:space="0" w:color="auto"/>
            <w:left w:val="none" w:sz="0" w:space="0" w:color="auto"/>
            <w:bottom w:val="none" w:sz="0" w:space="0" w:color="auto"/>
            <w:right w:val="none" w:sz="0" w:space="0" w:color="auto"/>
          </w:divBdr>
        </w:div>
        <w:div w:id="2108886784">
          <w:marLeft w:val="640"/>
          <w:marRight w:val="0"/>
          <w:marTop w:val="0"/>
          <w:marBottom w:val="0"/>
          <w:divBdr>
            <w:top w:val="none" w:sz="0" w:space="0" w:color="auto"/>
            <w:left w:val="none" w:sz="0" w:space="0" w:color="auto"/>
            <w:bottom w:val="none" w:sz="0" w:space="0" w:color="auto"/>
            <w:right w:val="none" w:sz="0" w:space="0" w:color="auto"/>
          </w:divBdr>
        </w:div>
        <w:div w:id="2109233659">
          <w:marLeft w:val="640"/>
          <w:marRight w:val="0"/>
          <w:marTop w:val="0"/>
          <w:marBottom w:val="0"/>
          <w:divBdr>
            <w:top w:val="none" w:sz="0" w:space="0" w:color="auto"/>
            <w:left w:val="none" w:sz="0" w:space="0" w:color="auto"/>
            <w:bottom w:val="none" w:sz="0" w:space="0" w:color="auto"/>
            <w:right w:val="none" w:sz="0" w:space="0" w:color="auto"/>
          </w:divBdr>
        </w:div>
        <w:div w:id="370692661">
          <w:marLeft w:val="640"/>
          <w:marRight w:val="0"/>
          <w:marTop w:val="0"/>
          <w:marBottom w:val="0"/>
          <w:divBdr>
            <w:top w:val="none" w:sz="0" w:space="0" w:color="auto"/>
            <w:left w:val="none" w:sz="0" w:space="0" w:color="auto"/>
            <w:bottom w:val="none" w:sz="0" w:space="0" w:color="auto"/>
            <w:right w:val="none" w:sz="0" w:space="0" w:color="auto"/>
          </w:divBdr>
        </w:div>
        <w:div w:id="1831484043">
          <w:marLeft w:val="640"/>
          <w:marRight w:val="0"/>
          <w:marTop w:val="0"/>
          <w:marBottom w:val="0"/>
          <w:divBdr>
            <w:top w:val="none" w:sz="0" w:space="0" w:color="auto"/>
            <w:left w:val="none" w:sz="0" w:space="0" w:color="auto"/>
            <w:bottom w:val="none" w:sz="0" w:space="0" w:color="auto"/>
            <w:right w:val="none" w:sz="0" w:space="0" w:color="auto"/>
          </w:divBdr>
        </w:div>
        <w:div w:id="137459084">
          <w:marLeft w:val="640"/>
          <w:marRight w:val="0"/>
          <w:marTop w:val="0"/>
          <w:marBottom w:val="0"/>
          <w:divBdr>
            <w:top w:val="none" w:sz="0" w:space="0" w:color="auto"/>
            <w:left w:val="none" w:sz="0" w:space="0" w:color="auto"/>
            <w:bottom w:val="none" w:sz="0" w:space="0" w:color="auto"/>
            <w:right w:val="none" w:sz="0" w:space="0" w:color="auto"/>
          </w:divBdr>
        </w:div>
        <w:div w:id="380398313">
          <w:marLeft w:val="640"/>
          <w:marRight w:val="0"/>
          <w:marTop w:val="0"/>
          <w:marBottom w:val="0"/>
          <w:divBdr>
            <w:top w:val="none" w:sz="0" w:space="0" w:color="auto"/>
            <w:left w:val="none" w:sz="0" w:space="0" w:color="auto"/>
            <w:bottom w:val="none" w:sz="0" w:space="0" w:color="auto"/>
            <w:right w:val="none" w:sz="0" w:space="0" w:color="auto"/>
          </w:divBdr>
        </w:div>
        <w:div w:id="539056572">
          <w:marLeft w:val="640"/>
          <w:marRight w:val="0"/>
          <w:marTop w:val="0"/>
          <w:marBottom w:val="0"/>
          <w:divBdr>
            <w:top w:val="none" w:sz="0" w:space="0" w:color="auto"/>
            <w:left w:val="none" w:sz="0" w:space="0" w:color="auto"/>
            <w:bottom w:val="none" w:sz="0" w:space="0" w:color="auto"/>
            <w:right w:val="none" w:sz="0" w:space="0" w:color="auto"/>
          </w:divBdr>
        </w:div>
        <w:div w:id="395975863">
          <w:marLeft w:val="640"/>
          <w:marRight w:val="0"/>
          <w:marTop w:val="0"/>
          <w:marBottom w:val="0"/>
          <w:divBdr>
            <w:top w:val="none" w:sz="0" w:space="0" w:color="auto"/>
            <w:left w:val="none" w:sz="0" w:space="0" w:color="auto"/>
            <w:bottom w:val="none" w:sz="0" w:space="0" w:color="auto"/>
            <w:right w:val="none" w:sz="0" w:space="0" w:color="auto"/>
          </w:divBdr>
        </w:div>
        <w:div w:id="851648892">
          <w:marLeft w:val="640"/>
          <w:marRight w:val="0"/>
          <w:marTop w:val="0"/>
          <w:marBottom w:val="0"/>
          <w:divBdr>
            <w:top w:val="none" w:sz="0" w:space="0" w:color="auto"/>
            <w:left w:val="none" w:sz="0" w:space="0" w:color="auto"/>
            <w:bottom w:val="none" w:sz="0" w:space="0" w:color="auto"/>
            <w:right w:val="none" w:sz="0" w:space="0" w:color="auto"/>
          </w:divBdr>
        </w:div>
        <w:div w:id="697119891">
          <w:marLeft w:val="640"/>
          <w:marRight w:val="0"/>
          <w:marTop w:val="0"/>
          <w:marBottom w:val="0"/>
          <w:divBdr>
            <w:top w:val="none" w:sz="0" w:space="0" w:color="auto"/>
            <w:left w:val="none" w:sz="0" w:space="0" w:color="auto"/>
            <w:bottom w:val="none" w:sz="0" w:space="0" w:color="auto"/>
            <w:right w:val="none" w:sz="0" w:space="0" w:color="auto"/>
          </w:divBdr>
        </w:div>
        <w:div w:id="1981104991">
          <w:marLeft w:val="640"/>
          <w:marRight w:val="0"/>
          <w:marTop w:val="0"/>
          <w:marBottom w:val="0"/>
          <w:divBdr>
            <w:top w:val="none" w:sz="0" w:space="0" w:color="auto"/>
            <w:left w:val="none" w:sz="0" w:space="0" w:color="auto"/>
            <w:bottom w:val="none" w:sz="0" w:space="0" w:color="auto"/>
            <w:right w:val="none" w:sz="0" w:space="0" w:color="auto"/>
          </w:divBdr>
        </w:div>
        <w:div w:id="770513264">
          <w:marLeft w:val="640"/>
          <w:marRight w:val="0"/>
          <w:marTop w:val="0"/>
          <w:marBottom w:val="0"/>
          <w:divBdr>
            <w:top w:val="none" w:sz="0" w:space="0" w:color="auto"/>
            <w:left w:val="none" w:sz="0" w:space="0" w:color="auto"/>
            <w:bottom w:val="none" w:sz="0" w:space="0" w:color="auto"/>
            <w:right w:val="none" w:sz="0" w:space="0" w:color="auto"/>
          </w:divBdr>
        </w:div>
        <w:div w:id="1673218040">
          <w:marLeft w:val="640"/>
          <w:marRight w:val="0"/>
          <w:marTop w:val="0"/>
          <w:marBottom w:val="0"/>
          <w:divBdr>
            <w:top w:val="none" w:sz="0" w:space="0" w:color="auto"/>
            <w:left w:val="none" w:sz="0" w:space="0" w:color="auto"/>
            <w:bottom w:val="none" w:sz="0" w:space="0" w:color="auto"/>
            <w:right w:val="none" w:sz="0" w:space="0" w:color="auto"/>
          </w:divBdr>
        </w:div>
        <w:div w:id="17855123">
          <w:marLeft w:val="640"/>
          <w:marRight w:val="0"/>
          <w:marTop w:val="0"/>
          <w:marBottom w:val="0"/>
          <w:divBdr>
            <w:top w:val="none" w:sz="0" w:space="0" w:color="auto"/>
            <w:left w:val="none" w:sz="0" w:space="0" w:color="auto"/>
            <w:bottom w:val="none" w:sz="0" w:space="0" w:color="auto"/>
            <w:right w:val="none" w:sz="0" w:space="0" w:color="auto"/>
          </w:divBdr>
        </w:div>
        <w:div w:id="369115782">
          <w:marLeft w:val="640"/>
          <w:marRight w:val="0"/>
          <w:marTop w:val="0"/>
          <w:marBottom w:val="0"/>
          <w:divBdr>
            <w:top w:val="none" w:sz="0" w:space="0" w:color="auto"/>
            <w:left w:val="none" w:sz="0" w:space="0" w:color="auto"/>
            <w:bottom w:val="none" w:sz="0" w:space="0" w:color="auto"/>
            <w:right w:val="none" w:sz="0" w:space="0" w:color="auto"/>
          </w:divBdr>
        </w:div>
        <w:div w:id="513346127">
          <w:marLeft w:val="640"/>
          <w:marRight w:val="0"/>
          <w:marTop w:val="0"/>
          <w:marBottom w:val="0"/>
          <w:divBdr>
            <w:top w:val="none" w:sz="0" w:space="0" w:color="auto"/>
            <w:left w:val="none" w:sz="0" w:space="0" w:color="auto"/>
            <w:bottom w:val="none" w:sz="0" w:space="0" w:color="auto"/>
            <w:right w:val="none" w:sz="0" w:space="0" w:color="auto"/>
          </w:divBdr>
        </w:div>
        <w:div w:id="60644370">
          <w:marLeft w:val="640"/>
          <w:marRight w:val="0"/>
          <w:marTop w:val="0"/>
          <w:marBottom w:val="0"/>
          <w:divBdr>
            <w:top w:val="none" w:sz="0" w:space="0" w:color="auto"/>
            <w:left w:val="none" w:sz="0" w:space="0" w:color="auto"/>
            <w:bottom w:val="none" w:sz="0" w:space="0" w:color="auto"/>
            <w:right w:val="none" w:sz="0" w:space="0" w:color="auto"/>
          </w:divBdr>
        </w:div>
        <w:div w:id="966543273">
          <w:marLeft w:val="640"/>
          <w:marRight w:val="0"/>
          <w:marTop w:val="0"/>
          <w:marBottom w:val="0"/>
          <w:divBdr>
            <w:top w:val="none" w:sz="0" w:space="0" w:color="auto"/>
            <w:left w:val="none" w:sz="0" w:space="0" w:color="auto"/>
            <w:bottom w:val="none" w:sz="0" w:space="0" w:color="auto"/>
            <w:right w:val="none" w:sz="0" w:space="0" w:color="auto"/>
          </w:divBdr>
        </w:div>
        <w:div w:id="690841264">
          <w:marLeft w:val="640"/>
          <w:marRight w:val="0"/>
          <w:marTop w:val="0"/>
          <w:marBottom w:val="0"/>
          <w:divBdr>
            <w:top w:val="none" w:sz="0" w:space="0" w:color="auto"/>
            <w:left w:val="none" w:sz="0" w:space="0" w:color="auto"/>
            <w:bottom w:val="none" w:sz="0" w:space="0" w:color="auto"/>
            <w:right w:val="none" w:sz="0" w:space="0" w:color="auto"/>
          </w:divBdr>
        </w:div>
        <w:div w:id="115873918">
          <w:marLeft w:val="640"/>
          <w:marRight w:val="0"/>
          <w:marTop w:val="0"/>
          <w:marBottom w:val="0"/>
          <w:divBdr>
            <w:top w:val="none" w:sz="0" w:space="0" w:color="auto"/>
            <w:left w:val="none" w:sz="0" w:space="0" w:color="auto"/>
            <w:bottom w:val="none" w:sz="0" w:space="0" w:color="auto"/>
            <w:right w:val="none" w:sz="0" w:space="0" w:color="auto"/>
          </w:divBdr>
        </w:div>
        <w:div w:id="365764182">
          <w:marLeft w:val="640"/>
          <w:marRight w:val="0"/>
          <w:marTop w:val="0"/>
          <w:marBottom w:val="0"/>
          <w:divBdr>
            <w:top w:val="none" w:sz="0" w:space="0" w:color="auto"/>
            <w:left w:val="none" w:sz="0" w:space="0" w:color="auto"/>
            <w:bottom w:val="none" w:sz="0" w:space="0" w:color="auto"/>
            <w:right w:val="none" w:sz="0" w:space="0" w:color="auto"/>
          </w:divBdr>
        </w:div>
        <w:div w:id="1336036863">
          <w:marLeft w:val="640"/>
          <w:marRight w:val="0"/>
          <w:marTop w:val="0"/>
          <w:marBottom w:val="0"/>
          <w:divBdr>
            <w:top w:val="none" w:sz="0" w:space="0" w:color="auto"/>
            <w:left w:val="none" w:sz="0" w:space="0" w:color="auto"/>
            <w:bottom w:val="none" w:sz="0" w:space="0" w:color="auto"/>
            <w:right w:val="none" w:sz="0" w:space="0" w:color="auto"/>
          </w:divBdr>
        </w:div>
        <w:div w:id="1547988580">
          <w:marLeft w:val="640"/>
          <w:marRight w:val="0"/>
          <w:marTop w:val="0"/>
          <w:marBottom w:val="0"/>
          <w:divBdr>
            <w:top w:val="none" w:sz="0" w:space="0" w:color="auto"/>
            <w:left w:val="none" w:sz="0" w:space="0" w:color="auto"/>
            <w:bottom w:val="none" w:sz="0" w:space="0" w:color="auto"/>
            <w:right w:val="none" w:sz="0" w:space="0" w:color="auto"/>
          </w:divBdr>
        </w:div>
        <w:div w:id="578904949">
          <w:marLeft w:val="640"/>
          <w:marRight w:val="0"/>
          <w:marTop w:val="0"/>
          <w:marBottom w:val="0"/>
          <w:divBdr>
            <w:top w:val="none" w:sz="0" w:space="0" w:color="auto"/>
            <w:left w:val="none" w:sz="0" w:space="0" w:color="auto"/>
            <w:bottom w:val="none" w:sz="0" w:space="0" w:color="auto"/>
            <w:right w:val="none" w:sz="0" w:space="0" w:color="auto"/>
          </w:divBdr>
        </w:div>
        <w:div w:id="707143409">
          <w:marLeft w:val="640"/>
          <w:marRight w:val="0"/>
          <w:marTop w:val="0"/>
          <w:marBottom w:val="0"/>
          <w:divBdr>
            <w:top w:val="none" w:sz="0" w:space="0" w:color="auto"/>
            <w:left w:val="none" w:sz="0" w:space="0" w:color="auto"/>
            <w:bottom w:val="none" w:sz="0" w:space="0" w:color="auto"/>
            <w:right w:val="none" w:sz="0" w:space="0" w:color="auto"/>
          </w:divBdr>
        </w:div>
        <w:div w:id="98456463">
          <w:marLeft w:val="640"/>
          <w:marRight w:val="0"/>
          <w:marTop w:val="0"/>
          <w:marBottom w:val="0"/>
          <w:divBdr>
            <w:top w:val="none" w:sz="0" w:space="0" w:color="auto"/>
            <w:left w:val="none" w:sz="0" w:space="0" w:color="auto"/>
            <w:bottom w:val="none" w:sz="0" w:space="0" w:color="auto"/>
            <w:right w:val="none" w:sz="0" w:space="0" w:color="auto"/>
          </w:divBdr>
        </w:div>
        <w:div w:id="745222858">
          <w:marLeft w:val="640"/>
          <w:marRight w:val="0"/>
          <w:marTop w:val="0"/>
          <w:marBottom w:val="0"/>
          <w:divBdr>
            <w:top w:val="none" w:sz="0" w:space="0" w:color="auto"/>
            <w:left w:val="none" w:sz="0" w:space="0" w:color="auto"/>
            <w:bottom w:val="none" w:sz="0" w:space="0" w:color="auto"/>
            <w:right w:val="none" w:sz="0" w:space="0" w:color="auto"/>
          </w:divBdr>
        </w:div>
        <w:div w:id="2082219013">
          <w:marLeft w:val="640"/>
          <w:marRight w:val="0"/>
          <w:marTop w:val="0"/>
          <w:marBottom w:val="0"/>
          <w:divBdr>
            <w:top w:val="none" w:sz="0" w:space="0" w:color="auto"/>
            <w:left w:val="none" w:sz="0" w:space="0" w:color="auto"/>
            <w:bottom w:val="none" w:sz="0" w:space="0" w:color="auto"/>
            <w:right w:val="none" w:sz="0" w:space="0" w:color="auto"/>
          </w:divBdr>
        </w:div>
        <w:div w:id="1440105156">
          <w:marLeft w:val="640"/>
          <w:marRight w:val="0"/>
          <w:marTop w:val="0"/>
          <w:marBottom w:val="0"/>
          <w:divBdr>
            <w:top w:val="none" w:sz="0" w:space="0" w:color="auto"/>
            <w:left w:val="none" w:sz="0" w:space="0" w:color="auto"/>
            <w:bottom w:val="none" w:sz="0" w:space="0" w:color="auto"/>
            <w:right w:val="none" w:sz="0" w:space="0" w:color="auto"/>
          </w:divBdr>
        </w:div>
        <w:div w:id="1890845874">
          <w:marLeft w:val="640"/>
          <w:marRight w:val="0"/>
          <w:marTop w:val="0"/>
          <w:marBottom w:val="0"/>
          <w:divBdr>
            <w:top w:val="none" w:sz="0" w:space="0" w:color="auto"/>
            <w:left w:val="none" w:sz="0" w:space="0" w:color="auto"/>
            <w:bottom w:val="none" w:sz="0" w:space="0" w:color="auto"/>
            <w:right w:val="none" w:sz="0" w:space="0" w:color="auto"/>
          </w:divBdr>
        </w:div>
        <w:div w:id="938637090">
          <w:marLeft w:val="640"/>
          <w:marRight w:val="0"/>
          <w:marTop w:val="0"/>
          <w:marBottom w:val="0"/>
          <w:divBdr>
            <w:top w:val="none" w:sz="0" w:space="0" w:color="auto"/>
            <w:left w:val="none" w:sz="0" w:space="0" w:color="auto"/>
            <w:bottom w:val="none" w:sz="0" w:space="0" w:color="auto"/>
            <w:right w:val="none" w:sz="0" w:space="0" w:color="auto"/>
          </w:divBdr>
        </w:div>
        <w:div w:id="274947056">
          <w:marLeft w:val="640"/>
          <w:marRight w:val="0"/>
          <w:marTop w:val="0"/>
          <w:marBottom w:val="0"/>
          <w:divBdr>
            <w:top w:val="none" w:sz="0" w:space="0" w:color="auto"/>
            <w:left w:val="none" w:sz="0" w:space="0" w:color="auto"/>
            <w:bottom w:val="none" w:sz="0" w:space="0" w:color="auto"/>
            <w:right w:val="none" w:sz="0" w:space="0" w:color="auto"/>
          </w:divBdr>
        </w:div>
        <w:div w:id="552959531">
          <w:marLeft w:val="640"/>
          <w:marRight w:val="0"/>
          <w:marTop w:val="0"/>
          <w:marBottom w:val="0"/>
          <w:divBdr>
            <w:top w:val="none" w:sz="0" w:space="0" w:color="auto"/>
            <w:left w:val="none" w:sz="0" w:space="0" w:color="auto"/>
            <w:bottom w:val="none" w:sz="0" w:space="0" w:color="auto"/>
            <w:right w:val="none" w:sz="0" w:space="0" w:color="auto"/>
          </w:divBdr>
        </w:div>
        <w:div w:id="1525049427">
          <w:marLeft w:val="640"/>
          <w:marRight w:val="0"/>
          <w:marTop w:val="0"/>
          <w:marBottom w:val="0"/>
          <w:divBdr>
            <w:top w:val="none" w:sz="0" w:space="0" w:color="auto"/>
            <w:left w:val="none" w:sz="0" w:space="0" w:color="auto"/>
            <w:bottom w:val="none" w:sz="0" w:space="0" w:color="auto"/>
            <w:right w:val="none" w:sz="0" w:space="0" w:color="auto"/>
          </w:divBdr>
        </w:div>
        <w:div w:id="1836875755">
          <w:marLeft w:val="640"/>
          <w:marRight w:val="0"/>
          <w:marTop w:val="0"/>
          <w:marBottom w:val="0"/>
          <w:divBdr>
            <w:top w:val="none" w:sz="0" w:space="0" w:color="auto"/>
            <w:left w:val="none" w:sz="0" w:space="0" w:color="auto"/>
            <w:bottom w:val="none" w:sz="0" w:space="0" w:color="auto"/>
            <w:right w:val="none" w:sz="0" w:space="0" w:color="auto"/>
          </w:divBdr>
        </w:div>
        <w:div w:id="321204303">
          <w:marLeft w:val="640"/>
          <w:marRight w:val="0"/>
          <w:marTop w:val="0"/>
          <w:marBottom w:val="0"/>
          <w:divBdr>
            <w:top w:val="none" w:sz="0" w:space="0" w:color="auto"/>
            <w:left w:val="none" w:sz="0" w:space="0" w:color="auto"/>
            <w:bottom w:val="none" w:sz="0" w:space="0" w:color="auto"/>
            <w:right w:val="none" w:sz="0" w:space="0" w:color="auto"/>
          </w:divBdr>
        </w:div>
        <w:div w:id="1445811273">
          <w:marLeft w:val="640"/>
          <w:marRight w:val="0"/>
          <w:marTop w:val="0"/>
          <w:marBottom w:val="0"/>
          <w:divBdr>
            <w:top w:val="none" w:sz="0" w:space="0" w:color="auto"/>
            <w:left w:val="none" w:sz="0" w:space="0" w:color="auto"/>
            <w:bottom w:val="none" w:sz="0" w:space="0" w:color="auto"/>
            <w:right w:val="none" w:sz="0" w:space="0" w:color="auto"/>
          </w:divBdr>
        </w:div>
        <w:div w:id="179245864">
          <w:marLeft w:val="640"/>
          <w:marRight w:val="0"/>
          <w:marTop w:val="0"/>
          <w:marBottom w:val="0"/>
          <w:divBdr>
            <w:top w:val="none" w:sz="0" w:space="0" w:color="auto"/>
            <w:left w:val="none" w:sz="0" w:space="0" w:color="auto"/>
            <w:bottom w:val="none" w:sz="0" w:space="0" w:color="auto"/>
            <w:right w:val="none" w:sz="0" w:space="0" w:color="auto"/>
          </w:divBdr>
        </w:div>
        <w:div w:id="1625886869">
          <w:marLeft w:val="640"/>
          <w:marRight w:val="0"/>
          <w:marTop w:val="0"/>
          <w:marBottom w:val="0"/>
          <w:divBdr>
            <w:top w:val="none" w:sz="0" w:space="0" w:color="auto"/>
            <w:left w:val="none" w:sz="0" w:space="0" w:color="auto"/>
            <w:bottom w:val="none" w:sz="0" w:space="0" w:color="auto"/>
            <w:right w:val="none" w:sz="0" w:space="0" w:color="auto"/>
          </w:divBdr>
        </w:div>
        <w:div w:id="692145378">
          <w:marLeft w:val="640"/>
          <w:marRight w:val="0"/>
          <w:marTop w:val="0"/>
          <w:marBottom w:val="0"/>
          <w:divBdr>
            <w:top w:val="none" w:sz="0" w:space="0" w:color="auto"/>
            <w:left w:val="none" w:sz="0" w:space="0" w:color="auto"/>
            <w:bottom w:val="none" w:sz="0" w:space="0" w:color="auto"/>
            <w:right w:val="none" w:sz="0" w:space="0" w:color="auto"/>
          </w:divBdr>
        </w:div>
        <w:div w:id="396629020">
          <w:marLeft w:val="640"/>
          <w:marRight w:val="0"/>
          <w:marTop w:val="0"/>
          <w:marBottom w:val="0"/>
          <w:divBdr>
            <w:top w:val="none" w:sz="0" w:space="0" w:color="auto"/>
            <w:left w:val="none" w:sz="0" w:space="0" w:color="auto"/>
            <w:bottom w:val="none" w:sz="0" w:space="0" w:color="auto"/>
            <w:right w:val="none" w:sz="0" w:space="0" w:color="auto"/>
          </w:divBdr>
        </w:div>
        <w:div w:id="4094453">
          <w:marLeft w:val="640"/>
          <w:marRight w:val="0"/>
          <w:marTop w:val="0"/>
          <w:marBottom w:val="0"/>
          <w:divBdr>
            <w:top w:val="none" w:sz="0" w:space="0" w:color="auto"/>
            <w:left w:val="none" w:sz="0" w:space="0" w:color="auto"/>
            <w:bottom w:val="none" w:sz="0" w:space="0" w:color="auto"/>
            <w:right w:val="none" w:sz="0" w:space="0" w:color="auto"/>
          </w:divBdr>
        </w:div>
        <w:div w:id="1335256257">
          <w:marLeft w:val="640"/>
          <w:marRight w:val="0"/>
          <w:marTop w:val="0"/>
          <w:marBottom w:val="0"/>
          <w:divBdr>
            <w:top w:val="none" w:sz="0" w:space="0" w:color="auto"/>
            <w:left w:val="none" w:sz="0" w:space="0" w:color="auto"/>
            <w:bottom w:val="none" w:sz="0" w:space="0" w:color="auto"/>
            <w:right w:val="none" w:sz="0" w:space="0" w:color="auto"/>
          </w:divBdr>
        </w:div>
        <w:div w:id="1658805889">
          <w:marLeft w:val="640"/>
          <w:marRight w:val="0"/>
          <w:marTop w:val="0"/>
          <w:marBottom w:val="0"/>
          <w:divBdr>
            <w:top w:val="none" w:sz="0" w:space="0" w:color="auto"/>
            <w:left w:val="none" w:sz="0" w:space="0" w:color="auto"/>
            <w:bottom w:val="none" w:sz="0" w:space="0" w:color="auto"/>
            <w:right w:val="none" w:sz="0" w:space="0" w:color="auto"/>
          </w:divBdr>
        </w:div>
        <w:div w:id="715009236">
          <w:marLeft w:val="640"/>
          <w:marRight w:val="0"/>
          <w:marTop w:val="0"/>
          <w:marBottom w:val="0"/>
          <w:divBdr>
            <w:top w:val="none" w:sz="0" w:space="0" w:color="auto"/>
            <w:left w:val="none" w:sz="0" w:space="0" w:color="auto"/>
            <w:bottom w:val="none" w:sz="0" w:space="0" w:color="auto"/>
            <w:right w:val="none" w:sz="0" w:space="0" w:color="auto"/>
          </w:divBdr>
        </w:div>
        <w:div w:id="1651396941">
          <w:marLeft w:val="640"/>
          <w:marRight w:val="0"/>
          <w:marTop w:val="0"/>
          <w:marBottom w:val="0"/>
          <w:divBdr>
            <w:top w:val="none" w:sz="0" w:space="0" w:color="auto"/>
            <w:left w:val="none" w:sz="0" w:space="0" w:color="auto"/>
            <w:bottom w:val="none" w:sz="0" w:space="0" w:color="auto"/>
            <w:right w:val="none" w:sz="0" w:space="0" w:color="auto"/>
          </w:divBdr>
        </w:div>
        <w:div w:id="391663142">
          <w:marLeft w:val="640"/>
          <w:marRight w:val="0"/>
          <w:marTop w:val="0"/>
          <w:marBottom w:val="0"/>
          <w:divBdr>
            <w:top w:val="none" w:sz="0" w:space="0" w:color="auto"/>
            <w:left w:val="none" w:sz="0" w:space="0" w:color="auto"/>
            <w:bottom w:val="none" w:sz="0" w:space="0" w:color="auto"/>
            <w:right w:val="none" w:sz="0" w:space="0" w:color="auto"/>
          </w:divBdr>
        </w:div>
        <w:div w:id="827214527">
          <w:marLeft w:val="640"/>
          <w:marRight w:val="0"/>
          <w:marTop w:val="0"/>
          <w:marBottom w:val="0"/>
          <w:divBdr>
            <w:top w:val="none" w:sz="0" w:space="0" w:color="auto"/>
            <w:left w:val="none" w:sz="0" w:space="0" w:color="auto"/>
            <w:bottom w:val="none" w:sz="0" w:space="0" w:color="auto"/>
            <w:right w:val="none" w:sz="0" w:space="0" w:color="auto"/>
          </w:divBdr>
        </w:div>
        <w:div w:id="487088803">
          <w:marLeft w:val="640"/>
          <w:marRight w:val="0"/>
          <w:marTop w:val="0"/>
          <w:marBottom w:val="0"/>
          <w:divBdr>
            <w:top w:val="none" w:sz="0" w:space="0" w:color="auto"/>
            <w:left w:val="none" w:sz="0" w:space="0" w:color="auto"/>
            <w:bottom w:val="none" w:sz="0" w:space="0" w:color="auto"/>
            <w:right w:val="none" w:sz="0" w:space="0" w:color="auto"/>
          </w:divBdr>
        </w:div>
        <w:div w:id="968124767">
          <w:marLeft w:val="640"/>
          <w:marRight w:val="0"/>
          <w:marTop w:val="0"/>
          <w:marBottom w:val="0"/>
          <w:divBdr>
            <w:top w:val="none" w:sz="0" w:space="0" w:color="auto"/>
            <w:left w:val="none" w:sz="0" w:space="0" w:color="auto"/>
            <w:bottom w:val="none" w:sz="0" w:space="0" w:color="auto"/>
            <w:right w:val="none" w:sz="0" w:space="0" w:color="auto"/>
          </w:divBdr>
        </w:div>
        <w:div w:id="1979991838">
          <w:marLeft w:val="640"/>
          <w:marRight w:val="0"/>
          <w:marTop w:val="0"/>
          <w:marBottom w:val="0"/>
          <w:divBdr>
            <w:top w:val="none" w:sz="0" w:space="0" w:color="auto"/>
            <w:left w:val="none" w:sz="0" w:space="0" w:color="auto"/>
            <w:bottom w:val="none" w:sz="0" w:space="0" w:color="auto"/>
            <w:right w:val="none" w:sz="0" w:space="0" w:color="auto"/>
          </w:divBdr>
        </w:div>
        <w:div w:id="1943873312">
          <w:marLeft w:val="640"/>
          <w:marRight w:val="0"/>
          <w:marTop w:val="0"/>
          <w:marBottom w:val="0"/>
          <w:divBdr>
            <w:top w:val="none" w:sz="0" w:space="0" w:color="auto"/>
            <w:left w:val="none" w:sz="0" w:space="0" w:color="auto"/>
            <w:bottom w:val="none" w:sz="0" w:space="0" w:color="auto"/>
            <w:right w:val="none" w:sz="0" w:space="0" w:color="auto"/>
          </w:divBdr>
        </w:div>
        <w:div w:id="307831964">
          <w:marLeft w:val="640"/>
          <w:marRight w:val="0"/>
          <w:marTop w:val="0"/>
          <w:marBottom w:val="0"/>
          <w:divBdr>
            <w:top w:val="none" w:sz="0" w:space="0" w:color="auto"/>
            <w:left w:val="none" w:sz="0" w:space="0" w:color="auto"/>
            <w:bottom w:val="none" w:sz="0" w:space="0" w:color="auto"/>
            <w:right w:val="none" w:sz="0" w:space="0" w:color="auto"/>
          </w:divBdr>
        </w:div>
        <w:div w:id="2016614028">
          <w:marLeft w:val="640"/>
          <w:marRight w:val="0"/>
          <w:marTop w:val="0"/>
          <w:marBottom w:val="0"/>
          <w:divBdr>
            <w:top w:val="none" w:sz="0" w:space="0" w:color="auto"/>
            <w:left w:val="none" w:sz="0" w:space="0" w:color="auto"/>
            <w:bottom w:val="none" w:sz="0" w:space="0" w:color="auto"/>
            <w:right w:val="none" w:sz="0" w:space="0" w:color="auto"/>
          </w:divBdr>
        </w:div>
        <w:div w:id="317075292">
          <w:marLeft w:val="640"/>
          <w:marRight w:val="0"/>
          <w:marTop w:val="0"/>
          <w:marBottom w:val="0"/>
          <w:divBdr>
            <w:top w:val="none" w:sz="0" w:space="0" w:color="auto"/>
            <w:left w:val="none" w:sz="0" w:space="0" w:color="auto"/>
            <w:bottom w:val="none" w:sz="0" w:space="0" w:color="auto"/>
            <w:right w:val="none" w:sz="0" w:space="0" w:color="auto"/>
          </w:divBdr>
        </w:div>
        <w:div w:id="1876886106">
          <w:marLeft w:val="640"/>
          <w:marRight w:val="0"/>
          <w:marTop w:val="0"/>
          <w:marBottom w:val="0"/>
          <w:divBdr>
            <w:top w:val="none" w:sz="0" w:space="0" w:color="auto"/>
            <w:left w:val="none" w:sz="0" w:space="0" w:color="auto"/>
            <w:bottom w:val="none" w:sz="0" w:space="0" w:color="auto"/>
            <w:right w:val="none" w:sz="0" w:space="0" w:color="auto"/>
          </w:divBdr>
        </w:div>
        <w:div w:id="915935516">
          <w:marLeft w:val="640"/>
          <w:marRight w:val="0"/>
          <w:marTop w:val="0"/>
          <w:marBottom w:val="0"/>
          <w:divBdr>
            <w:top w:val="none" w:sz="0" w:space="0" w:color="auto"/>
            <w:left w:val="none" w:sz="0" w:space="0" w:color="auto"/>
            <w:bottom w:val="none" w:sz="0" w:space="0" w:color="auto"/>
            <w:right w:val="none" w:sz="0" w:space="0" w:color="auto"/>
          </w:divBdr>
        </w:div>
        <w:div w:id="1888760369">
          <w:marLeft w:val="640"/>
          <w:marRight w:val="0"/>
          <w:marTop w:val="0"/>
          <w:marBottom w:val="0"/>
          <w:divBdr>
            <w:top w:val="none" w:sz="0" w:space="0" w:color="auto"/>
            <w:left w:val="none" w:sz="0" w:space="0" w:color="auto"/>
            <w:bottom w:val="none" w:sz="0" w:space="0" w:color="auto"/>
            <w:right w:val="none" w:sz="0" w:space="0" w:color="auto"/>
          </w:divBdr>
        </w:div>
        <w:div w:id="734352299">
          <w:marLeft w:val="640"/>
          <w:marRight w:val="0"/>
          <w:marTop w:val="0"/>
          <w:marBottom w:val="0"/>
          <w:divBdr>
            <w:top w:val="none" w:sz="0" w:space="0" w:color="auto"/>
            <w:left w:val="none" w:sz="0" w:space="0" w:color="auto"/>
            <w:bottom w:val="none" w:sz="0" w:space="0" w:color="auto"/>
            <w:right w:val="none" w:sz="0" w:space="0" w:color="auto"/>
          </w:divBdr>
        </w:div>
        <w:div w:id="2055420204">
          <w:marLeft w:val="640"/>
          <w:marRight w:val="0"/>
          <w:marTop w:val="0"/>
          <w:marBottom w:val="0"/>
          <w:divBdr>
            <w:top w:val="none" w:sz="0" w:space="0" w:color="auto"/>
            <w:left w:val="none" w:sz="0" w:space="0" w:color="auto"/>
            <w:bottom w:val="none" w:sz="0" w:space="0" w:color="auto"/>
            <w:right w:val="none" w:sz="0" w:space="0" w:color="auto"/>
          </w:divBdr>
        </w:div>
        <w:div w:id="1920749327">
          <w:marLeft w:val="640"/>
          <w:marRight w:val="0"/>
          <w:marTop w:val="0"/>
          <w:marBottom w:val="0"/>
          <w:divBdr>
            <w:top w:val="none" w:sz="0" w:space="0" w:color="auto"/>
            <w:left w:val="none" w:sz="0" w:space="0" w:color="auto"/>
            <w:bottom w:val="none" w:sz="0" w:space="0" w:color="auto"/>
            <w:right w:val="none" w:sz="0" w:space="0" w:color="auto"/>
          </w:divBdr>
        </w:div>
        <w:div w:id="350422161">
          <w:marLeft w:val="640"/>
          <w:marRight w:val="0"/>
          <w:marTop w:val="0"/>
          <w:marBottom w:val="0"/>
          <w:divBdr>
            <w:top w:val="none" w:sz="0" w:space="0" w:color="auto"/>
            <w:left w:val="none" w:sz="0" w:space="0" w:color="auto"/>
            <w:bottom w:val="none" w:sz="0" w:space="0" w:color="auto"/>
            <w:right w:val="none" w:sz="0" w:space="0" w:color="auto"/>
          </w:divBdr>
        </w:div>
        <w:div w:id="1088044910">
          <w:marLeft w:val="640"/>
          <w:marRight w:val="0"/>
          <w:marTop w:val="0"/>
          <w:marBottom w:val="0"/>
          <w:divBdr>
            <w:top w:val="none" w:sz="0" w:space="0" w:color="auto"/>
            <w:left w:val="none" w:sz="0" w:space="0" w:color="auto"/>
            <w:bottom w:val="none" w:sz="0" w:space="0" w:color="auto"/>
            <w:right w:val="none" w:sz="0" w:space="0" w:color="auto"/>
          </w:divBdr>
        </w:div>
        <w:div w:id="1887059064">
          <w:marLeft w:val="640"/>
          <w:marRight w:val="0"/>
          <w:marTop w:val="0"/>
          <w:marBottom w:val="0"/>
          <w:divBdr>
            <w:top w:val="none" w:sz="0" w:space="0" w:color="auto"/>
            <w:left w:val="none" w:sz="0" w:space="0" w:color="auto"/>
            <w:bottom w:val="none" w:sz="0" w:space="0" w:color="auto"/>
            <w:right w:val="none" w:sz="0" w:space="0" w:color="auto"/>
          </w:divBdr>
        </w:div>
        <w:div w:id="1602448641">
          <w:marLeft w:val="640"/>
          <w:marRight w:val="0"/>
          <w:marTop w:val="0"/>
          <w:marBottom w:val="0"/>
          <w:divBdr>
            <w:top w:val="none" w:sz="0" w:space="0" w:color="auto"/>
            <w:left w:val="none" w:sz="0" w:space="0" w:color="auto"/>
            <w:bottom w:val="none" w:sz="0" w:space="0" w:color="auto"/>
            <w:right w:val="none" w:sz="0" w:space="0" w:color="auto"/>
          </w:divBdr>
        </w:div>
        <w:div w:id="1722899828">
          <w:marLeft w:val="640"/>
          <w:marRight w:val="0"/>
          <w:marTop w:val="0"/>
          <w:marBottom w:val="0"/>
          <w:divBdr>
            <w:top w:val="none" w:sz="0" w:space="0" w:color="auto"/>
            <w:left w:val="none" w:sz="0" w:space="0" w:color="auto"/>
            <w:bottom w:val="none" w:sz="0" w:space="0" w:color="auto"/>
            <w:right w:val="none" w:sz="0" w:space="0" w:color="auto"/>
          </w:divBdr>
        </w:div>
        <w:div w:id="1168403791">
          <w:marLeft w:val="640"/>
          <w:marRight w:val="0"/>
          <w:marTop w:val="0"/>
          <w:marBottom w:val="0"/>
          <w:divBdr>
            <w:top w:val="none" w:sz="0" w:space="0" w:color="auto"/>
            <w:left w:val="none" w:sz="0" w:space="0" w:color="auto"/>
            <w:bottom w:val="none" w:sz="0" w:space="0" w:color="auto"/>
            <w:right w:val="none" w:sz="0" w:space="0" w:color="auto"/>
          </w:divBdr>
        </w:div>
        <w:div w:id="372120783">
          <w:marLeft w:val="640"/>
          <w:marRight w:val="0"/>
          <w:marTop w:val="0"/>
          <w:marBottom w:val="0"/>
          <w:divBdr>
            <w:top w:val="none" w:sz="0" w:space="0" w:color="auto"/>
            <w:left w:val="none" w:sz="0" w:space="0" w:color="auto"/>
            <w:bottom w:val="none" w:sz="0" w:space="0" w:color="auto"/>
            <w:right w:val="none" w:sz="0" w:space="0" w:color="auto"/>
          </w:divBdr>
        </w:div>
        <w:div w:id="1330255225">
          <w:marLeft w:val="640"/>
          <w:marRight w:val="0"/>
          <w:marTop w:val="0"/>
          <w:marBottom w:val="0"/>
          <w:divBdr>
            <w:top w:val="none" w:sz="0" w:space="0" w:color="auto"/>
            <w:left w:val="none" w:sz="0" w:space="0" w:color="auto"/>
            <w:bottom w:val="none" w:sz="0" w:space="0" w:color="auto"/>
            <w:right w:val="none" w:sz="0" w:space="0" w:color="auto"/>
          </w:divBdr>
        </w:div>
        <w:div w:id="1081416734">
          <w:marLeft w:val="640"/>
          <w:marRight w:val="0"/>
          <w:marTop w:val="0"/>
          <w:marBottom w:val="0"/>
          <w:divBdr>
            <w:top w:val="none" w:sz="0" w:space="0" w:color="auto"/>
            <w:left w:val="none" w:sz="0" w:space="0" w:color="auto"/>
            <w:bottom w:val="none" w:sz="0" w:space="0" w:color="auto"/>
            <w:right w:val="none" w:sz="0" w:space="0" w:color="auto"/>
          </w:divBdr>
        </w:div>
        <w:div w:id="914559017">
          <w:marLeft w:val="640"/>
          <w:marRight w:val="0"/>
          <w:marTop w:val="0"/>
          <w:marBottom w:val="0"/>
          <w:divBdr>
            <w:top w:val="none" w:sz="0" w:space="0" w:color="auto"/>
            <w:left w:val="none" w:sz="0" w:space="0" w:color="auto"/>
            <w:bottom w:val="none" w:sz="0" w:space="0" w:color="auto"/>
            <w:right w:val="none" w:sz="0" w:space="0" w:color="auto"/>
          </w:divBdr>
        </w:div>
        <w:div w:id="2069650789">
          <w:marLeft w:val="640"/>
          <w:marRight w:val="0"/>
          <w:marTop w:val="0"/>
          <w:marBottom w:val="0"/>
          <w:divBdr>
            <w:top w:val="none" w:sz="0" w:space="0" w:color="auto"/>
            <w:left w:val="none" w:sz="0" w:space="0" w:color="auto"/>
            <w:bottom w:val="none" w:sz="0" w:space="0" w:color="auto"/>
            <w:right w:val="none" w:sz="0" w:space="0" w:color="auto"/>
          </w:divBdr>
        </w:div>
        <w:div w:id="214392985">
          <w:marLeft w:val="640"/>
          <w:marRight w:val="0"/>
          <w:marTop w:val="0"/>
          <w:marBottom w:val="0"/>
          <w:divBdr>
            <w:top w:val="none" w:sz="0" w:space="0" w:color="auto"/>
            <w:left w:val="none" w:sz="0" w:space="0" w:color="auto"/>
            <w:bottom w:val="none" w:sz="0" w:space="0" w:color="auto"/>
            <w:right w:val="none" w:sz="0" w:space="0" w:color="auto"/>
          </w:divBdr>
        </w:div>
        <w:div w:id="2015299071">
          <w:marLeft w:val="640"/>
          <w:marRight w:val="0"/>
          <w:marTop w:val="0"/>
          <w:marBottom w:val="0"/>
          <w:divBdr>
            <w:top w:val="none" w:sz="0" w:space="0" w:color="auto"/>
            <w:left w:val="none" w:sz="0" w:space="0" w:color="auto"/>
            <w:bottom w:val="none" w:sz="0" w:space="0" w:color="auto"/>
            <w:right w:val="none" w:sz="0" w:space="0" w:color="auto"/>
          </w:divBdr>
        </w:div>
        <w:div w:id="90393901">
          <w:marLeft w:val="640"/>
          <w:marRight w:val="0"/>
          <w:marTop w:val="0"/>
          <w:marBottom w:val="0"/>
          <w:divBdr>
            <w:top w:val="none" w:sz="0" w:space="0" w:color="auto"/>
            <w:left w:val="none" w:sz="0" w:space="0" w:color="auto"/>
            <w:bottom w:val="none" w:sz="0" w:space="0" w:color="auto"/>
            <w:right w:val="none" w:sz="0" w:space="0" w:color="auto"/>
          </w:divBdr>
        </w:div>
        <w:div w:id="1254707769">
          <w:marLeft w:val="640"/>
          <w:marRight w:val="0"/>
          <w:marTop w:val="0"/>
          <w:marBottom w:val="0"/>
          <w:divBdr>
            <w:top w:val="none" w:sz="0" w:space="0" w:color="auto"/>
            <w:left w:val="none" w:sz="0" w:space="0" w:color="auto"/>
            <w:bottom w:val="none" w:sz="0" w:space="0" w:color="auto"/>
            <w:right w:val="none" w:sz="0" w:space="0" w:color="auto"/>
          </w:divBdr>
        </w:div>
        <w:div w:id="1805006297">
          <w:marLeft w:val="640"/>
          <w:marRight w:val="0"/>
          <w:marTop w:val="0"/>
          <w:marBottom w:val="0"/>
          <w:divBdr>
            <w:top w:val="none" w:sz="0" w:space="0" w:color="auto"/>
            <w:left w:val="none" w:sz="0" w:space="0" w:color="auto"/>
            <w:bottom w:val="none" w:sz="0" w:space="0" w:color="auto"/>
            <w:right w:val="none" w:sz="0" w:space="0" w:color="auto"/>
          </w:divBdr>
        </w:div>
        <w:div w:id="1327903618">
          <w:marLeft w:val="640"/>
          <w:marRight w:val="0"/>
          <w:marTop w:val="0"/>
          <w:marBottom w:val="0"/>
          <w:divBdr>
            <w:top w:val="none" w:sz="0" w:space="0" w:color="auto"/>
            <w:left w:val="none" w:sz="0" w:space="0" w:color="auto"/>
            <w:bottom w:val="none" w:sz="0" w:space="0" w:color="auto"/>
            <w:right w:val="none" w:sz="0" w:space="0" w:color="auto"/>
          </w:divBdr>
        </w:div>
        <w:div w:id="689184953">
          <w:marLeft w:val="640"/>
          <w:marRight w:val="0"/>
          <w:marTop w:val="0"/>
          <w:marBottom w:val="0"/>
          <w:divBdr>
            <w:top w:val="none" w:sz="0" w:space="0" w:color="auto"/>
            <w:left w:val="none" w:sz="0" w:space="0" w:color="auto"/>
            <w:bottom w:val="none" w:sz="0" w:space="0" w:color="auto"/>
            <w:right w:val="none" w:sz="0" w:space="0" w:color="auto"/>
          </w:divBdr>
        </w:div>
        <w:div w:id="1711102251">
          <w:marLeft w:val="640"/>
          <w:marRight w:val="0"/>
          <w:marTop w:val="0"/>
          <w:marBottom w:val="0"/>
          <w:divBdr>
            <w:top w:val="none" w:sz="0" w:space="0" w:color="auto"/>
            <w:left w:val="none" w:sz="0" w:space="0" w:color="auto"/>
            <w:bottom w:val="none" w:sz="0" w:space="0" w:color="auto"/>
            <w:right w:val="none" w:sz="0" w:space="0" w:color="auto"/>
          </w:divBdr>
        </w:div>
        <w:div w:id="2018147517">
          <w:marLeft w:val="640"/>
          <w:marRight w:val="0"/>
          <w:marTop w:val="0"/>
          <w:marBottom w:val="0"/>
          <w:divBdr>
            <w:top w:val="none" w:sz="0" w:space="0" w:color="auto"/>
            <w:left w:val="none" w:sz="0" w:space="0" w:color="auto"/>
            <w:bottom w:val="none" w:sz="0" w:space="0" w:color="auto"/>
            <w:right w:val="none" w:sz="0" w:space="0" w:color="auto"/>
          </w:divBdr>
        </w:div>
        <w:div w:id="2083285130">
          <w:marLeft w:val="640"/>
          <w:marRight w:val="0"/>
          <w:marTop w:val="0"/>
          <w:marBottom w:val="0"/>
          <w:divBdr>
            <w:top w:val="none" w:sz="0" w:space="0" w:color="auto"/>
            <w:left w:val="none" w:sz="0" w:space="0" w:color="auto"/>
            <w:bottom w:val="none" w:sz="0" w:space="0" w:color="auto"/>
            <w:right w:val="none" w:sz="0" w:space="0" w:color="auto"/>
          </w:divBdr>
        </w:div>
      </w:divsChild>
    </w:div>
    <w:div w:id="544945169">
      <w:bodyDiv w:val="1"/>
      <w:marLeft w:val="0"/>
      <w:marRight w:val="0"/>
      <w:marTop w:val="0"/>
      <w:marBottom w:val="0"/>
      <w:divBdr>
        <w:top w:val="none" w:sz="0" w:space="0" w:color="auto"/>
        <w:left w:val="none" w:sz="0" w:space="0" w:color="auto"/>
        <w:bottom w:val="none" w:sz="0" w:space="0" w:color="auto"/>
        <w:right w:val="none" w:sz="0" w:space="0" w:color="auto"/>
      </w:divBdr>
      <w:divsChild>
        <w:div w:id="1234780157">
          <w:marLeft w:val="640"/>
          <w:marRight w:val="0"/>
          <w:marTop w:val="0"/>
          <w:marBottom w:val="0"/>
          <w:divBdr>
            <w:top w:val="none" w:sz="0" w:space="0" w:color="auto"/>
            <w:left w:val="none" w:sz="0" w:space="0" w:color="auto"/>
            <w:bottom w:val="none" w:sz="0" w:space="0" w:color="auto"/>
            <w:right w:val="none" w:sz="0" w:space="0" w:color="auto"/>
          </w:divBdr>
        </w:div>
        <w:div w:id="1803764444">
          <w:marLeft w:val="640"/>
          <w:marRight w:val="0"/>
          <w:marTop w:val="0"/>
          <w:marBottom w:val="0"/>
          <w:divBdr>
            <w:top w:val="none" w:sz="0" w:space="0" w:color="auto"/>
            <w:left w:val="none" w:sz="0" w:space="0" w:color="auto"/>
            <w:bottom w:val="none" w:sz="0" w:space="0" w:color="auto"/>
            <w:right w:val="none" w:sz="0" w:space="0" w:color="auto"/>
          </w:divBdr>
        </w:div>
        <w:div w:id="487020503">
          <w:marLeft w:val="640"/>
          <w:marRight w:val="0"/>
          <w:marTop w:val="0"/>
          <w:marBottom w:val="0"/>
          <w:divBdr>
            <w:top w:val="none" w:sz="0" w:space="0" w:color="auto"/>
            <w:left w:val="none" w:sz="0" w:space="0" w:color="auto"/>
            <w:bottom w:val="none" w:sz="0" w:space="0" w:color="auto"/>
            <w:right w:val="none" w:sz="0" w:space="0" w:color="auto"/>
          </w:divBdr>
        </w:div>
        <w:div w:id="1852180044">
          <w:marLeft w:val="640"/>
          <w:marRight w:val="0"/>
          <w:marTop w:val="0"/>
          <w:marBottom w:val="0"/>
          <w:divBdr>
            <w:top w:val="none" w:sz="0" w:space="0" w:color="auto"/>
            <w:left w:val="none" w:sz="0" w:space="0" w:color="auto"/>
            <w:bottom w:val="none" w:sz="0" w:space="0" w:color="auto"/>
            <w:right w:val="none" w:sz="0" w:space="0" w:color="auto"/>
          </w:divBdr>
        </w:div>
        <w:div w:id="339283039">
          <w:marLeft w:val="640"/>
          <w:marRight w:val="0"/>
          <w:marTop w:val="0"/>
          <w:marBottom w:val="0"/>
          <w:divBdr>
            <w:top w:val="none" w:sz="0" w:space="0" w:color="auto"/>
            <w:left w:val="none" w:sz="0" w:space="0" w:color="auto"/>
            <w:bottom w:val="none" w:sz="0" w:space="0" w:color="auto"/>
            <w:right w:val="none" w:sz="0" w:space="0" w:color="auto"/>
          </w:divBdr>
        </w:div>
        <w:div w:id="467553236">
          <w:marLeft w:val="640"/>
          <w:marRight w:val="0"/>
          <w:marTop w:val="0"/>
          <w:marBottom w:val="0"/>
          <w:divBdr>
            <w:top w:val="none" w:sz="0" w:space="0" w:color="auto"/>
            <w:left w:val="none" w:sz="0" w:space="0" w:color="auto"/>
            <w:bottom w:val="none" w:sz="0" w:space="0" w:color="auto"/>
            <w:right w:val="none" w:sz="0" w:space="0" w:color="auto"/>
          </w:divBdr>
        </w:div>
        <w:div w:id="804276965">
          <w:marLeft w:val="640"/>
          <w:marRight w:val="0"/>
          <w:marTop w:val="0"/>
          <w:marBottom w:val="0"/>
          <w:divBdr>
            <w:top w:val="none" w:sz="0" w:space="0" w:color="auto"/>
            <w:left w:val="none" w:sz="0" w:space="0" w:color="auto"/>
            <w:bottom w:val="none" w:sz="0" w:space="0" w:color="auto"/>
            <w:right w:val="none" w:sz="0" w:space="0" w:color="auto"/>
          </w:divBdr>
        </w:div>
        <w:div w:id="1534610903">
          <w:marLeft w:val="640"/>
          <w:marRight w:val="0"/>
          <w:marTop w:val="0"/>
          <w:marBottom w:val="0"/>
          <w:divBdr>
            <w:top w:val="none" w:sz="0" w:space="0" w:color="auto"/>
            <w:left w:val="none" w:sz="0" w:space="0" w:color="auto"/>
            <w:bottom w:val="none" w:sz="0" w:space="0" w:color="auto"/>
            <w:right w:val="none" w:sz="0" w:space="0" w:color="auto"/>
          </w:divBdr>
        </w:div>
        <w:div w:id="1492790562">
          <w:marLeft w:val="640"/>
          <w:marRight w:val="0"/>
          <w:marTop w:val="0"/>
          <w:marBottom w:val="0"/>
          <w:divBdr>
            <w:top w:val="none" w:sz="0" w:space="0" w:color="auto"/>
            <w:left w:val="none" w:sz="0" w:space="0" w:color="auto"/>
            <w:bottom w:val="none" w:sz="0" w:space="0" w:color="auto"/>
            <w:right w:val="none" w:sz="0" w:space="0" w:color="auto"/>
          </w:divBdr>
        </w:div>
        <w:div w:id="85658442">
          <w:marLeft w:val="640"/>
          <w:marRight w:val="0"/>
          <w:marTop w:val="0"/>
          <w:marBottom w:val="0"/>
          <w:divBdr>
            <w:top w:val="none" w:sz="0" w:space="0" w:color="auto"/>
            <w:left w:val="none" w:sz="0" w:space="0" w:color="auto"/>
            <w:bottom w:val="none" w:sz="0" w:space="0" w:color="auto"/>
            <w:right w:val="none" w:sz="0" w:space="0" w:color="auto"/>
          </w:divBdr>
        </w:div>
        <w:div w:id="272638771">
          <w:marLeft w:val="640"/>
          <w:marRight w:val="0"/>
          <w:marTop w:val="0"/>
          <w:marBottom w:val="0"/>
          <w:divBdr>
            <w:top w:val="none" w:sz="0" w:space="0" w:color="auto"/>
            <w:left w:val="none" w:sz="0" w:space="0" w:color="auto"/>
            <w:bottom w:val="none" w:sz="0" w:space="0" w:color="auto"/>
            <w:right w:val="none" w:sz="0" w:space="0" w:color="auto"/>
          </w:divBdr>
        </w:div>
        <w:div w:id="1690452737">
          <w:marLeft w:val="640"/>
          <w:marRight w:val="0"/>
          <w:marTop w:val="0"/>
          <w:marBottom w:val="0"/>
          <w:divBdr>
            <w:top w:val="none" w:sz="0" w:space="0" w:color="auto"/>
            <w:left w:val="none" w:sz="0" w:space="0" w:color="auto"/>
            <w:bottom w:val="none" w:sz="0" w:space="0" w:color="auto"/>
            <w:right w:val="none" w:sz="0" w:space="0" w:color="auto"/>
          </w:divBdr>
        </w:div>
        <w:div w:id="671882128">
          <w:marLeft w:val="640"/>
          <w:marRight w:val="0"/>
          <w:marTop w:val="0"/>
          <w:marBottom w:val="0"/>
          <w:divBdr>
            <w:top w:val="none" w:sz="0" w:space="0" w:color="auto"/>
            <w:left w:val="none" w:sz="0" w:space="0" w:color="auto"/>
            <w:bottom w:val="none" w:sz="0" w:space="0" w:color="auto"/>
            <w:right w:val="none" w:sz="0" w:space="0" w:color="auto"/>
          </w:divBdr>
        </w:div>
        <w:div w:id="1922521446">
          <w:marLeft w:val="640"/>
          <w:marRight w:val="0"/>
          <w:marTop w:val="0"/>
          <w:marBottom w:val="0"/>
          <w:divBdr>
            <w:top w:val="none" w:sz="0" w:space="0" w:color="auto"/>
            <w:left w:val="none" w:sz="0" w:space="0" w:color="auto"/>
            <w:bottom w:val="none" w:sz="0" w:space="0" w:color="auto"/>
            <w:right w:val="none" w:sz="0" w:space="0" w:color="auto"/>
          </w:divBdr>
        </w:div>
        <w:div w:id="1405954352">
          <w:marLeft w:val="640"/>
          <w:marRight w:val="0"/>
          <w:marTop w:val="0"/>
          <w:marBottom w:val="0"/>
          <w:divBdr>
            <w:top w:val="none" w:sz="0" w:space="0" w:color="auto"/>
            <w:left w:val="none" w:sz="0" w:space="0" w:color="auto"/>
            <w:bottom w:val="none" w:sz="0" w:space="0" w:color="auto"/>
            <w:right w:val="none" w:sz="0" w:space="0" w:color="auto"/>
          </w:divBdr>
        </w:div>
        <w:div w:id="869732237">
          <w:marLeft w:val="640"/>
          <w:marRight w:val="0"/>
          <w:marTop w:val="0"/>
          <w:marBottom w:val="0"/>
          <w:divBdr>
            <w:top w:val="none" w:sz="0" w:space="0" w:color="auto"/>
            <w:left w:val="none" w:sz="0" w:space="0" w:color="auto"/>
            <w:bottom w:val="none" w:sz="0" w:space="0" w:color="auto"/>
            <w:right w:val="none" w:sz="0" w:space="0" w:color="auto"/>
          </w:divBdr>
        </w:div>
        <w:div w:id="736124677">
          <w:marLeft w:val="640"/>
          <w:marRight w:val="0"/>
          <w:marTop w:val="0"/>
          <w:marBottom w:val="0"/>
          <w:divBdr>
            <w:top w:val="none" w:sz="0" w:space="0" w:color="auto"/>
            <w:left w:val="none" w:sz="0" w:space="0" w:color="auto"/>
            <w:bottom w:val="none" w:sz="0" w:space="0" w:color="auto"/>
            <w:right w:val="none" w:sz="0" w:space="0" w:color="auto"/>
          </w:divBdr>
        </w:div>
        <w:div w:id="1476489079">
          <w:marLeft w:val="640"/>
          <w:marRight w:val="0"/>
          <w:marTop w:val="0"/>
          <w:marBottom w:val="0"/>
          <w:divBdr>
            <w:top w:val="none" w:sz="0" w:space="0" w:color="auto"/>
            <w:left w:val="none" w:sz="0" w:space="0" w:color="auto"/>
            <w:bottom w:val="none" w:sz="0" w:space="0" w:color="auto"/>
            <w:right w:val="none" w:sz="0" w:space="0" w:color="auto"/>
          </w:divBdr>
        </w:div>
        <w:div w:id="1225331086">
          <w:marLeft w:val="640"/>
          <w:marRight w:val="0"/>
          <w:marTop w:val="0"/>
          <w:marBottom w:val="0"/>
          <w:divBdr>
            <w:top w:val="none" w:sz="0" w:space="0" w:color="auto"/>
            <w:left w:val="none" w:sz="0" w:space="0" w:color="auto"/>
            <w:bottom w:val="none" w:sz="0" w:space="0" w:color="auto"/>
            <w:right w:val="none" w:sz="0" w:space="0" w:color="auto"/>
          </w:divBdr>
        </w:div>
        <w:div w:id="347102741">
          <w:marLeft w:val="640"/>
          <w:marRight w:val="0"/>
          <w:marTop w:val="0"/>
          <w:marBottom w:val="0"/>
          <w:divBdr>
            <w:top w:val="none" w:sz="0" w:space="0" w:color="auto"/>
            <w:left w:val="none" w:sz="0" w:space="0" w:color="auto"/>
            <w:bottom w:val="none" w:sz="0" w:space="0" w:color="auto"/>
            <w:right w:val="none" w:sz="0" w:space="0" w:color="auto"/>
          </w:divBdr>
        </w:div>
        <w:div w:id="2126078347">
          <w:marLeft w:val="640"/>
          <w:marRight w:val="0"/>
          <w:marTop w:val="0"/>
          <w:marBottom w:val="0"/>
          <w:divBdr>
            <w:top w:val="none" w:sz="0" w:space="0" w:color="auto"/>
            <w:left w:val="none" w:sz="0" w:space="0" w:color="auto"/>
            <w:bottom w:val="none" w:sz="0" w:space="0" w:color="auto"/>
            <w:right w:val="none" w:sz="0" w:space="0" w:color="auto"/>
          </w:divBdr>
        </w:div>
        <w:div w:id="605498653">
          <w:marLeft w:val="640"/>
          <w:marRight w:val="0"/>
          <w:marTop w:val="0"/>
          <w:marBottom w:val="0"/>
          <w:divBdr>
            <w:top w:val="none" w:sz="0" w:space="0" w:color="auto"/>
            <w:left w:val="none" w:sz="0" w:space="0" w:color="auto"/>
            <w:bottom w:val="none" w:sz="0" w:space="0" w:color="auto"/>
            <w:right w:val="none" w:sz="0" w:space="0" w:color="auto"/>
          </w:divBdr>
        </w:div>
        <w:div w:id="876893961">
          <w:marLeft w:val="640"/>
          <w:marRight w:val="0"/>
          <w:marTop w:val="0"/>
          <w:marBottom w:val="0"/>
          <w:divBdr>
            <w:top w:val="none" w:sz="0" w:space="0" w:color="auto"/>
            <w:left w:val="none" w:sz="0" w:space="0" w:color="auto"/>
            <w:bottom w:val="none" w:sz="0" w:space="0" w:color="auto"/>
            <w:right w:val="none" w:sz="0" w:space="0" w:color="auto"/>
          </w:divBdr>
        </w:div>
        <w:div w:id="348680191">
          <w:marLeft w:val="640"/>
          <w:marRight w:val="0"/>
          <w:marTop w:val="0"/>
          <w:marBottom w:val="0"/>
          <w:divBdr>
            <w:top w:val="none" w:sz="0" w:space="0" w:color="auto"/>
            <w:left w:val="none" w:sz="0" w:space="0" w:color="auto"/>
            <w:bottom w:val="none" w:sz="0" w:space="0" w:color="auto"/>
            <w:right w:val="none" w:sz="0" w:space="0" w:color="auto"/>
          </w:divBdr>
        </w:div>
        <w:div w:id="987826988">
          <w:marLeft w:val="640"/>
          <w:marRight w:val="0"/>
          <w:marTop w:val="0"/>
          <w:marBottom w:val="0"/>
          <w:divBdr>
            <w:top w:val="none" w:sz="0" w:space="0" w:color="auto"/>
            <w:left w:val="none" w:sz="0" w:space="0" w:color="auto"/>
            <w:bottom w:val="none" w:sz="0" w:space="0" w:color="auto"/>
            <w:right w:val="none" w:sz="0" w:space="0" w:color="auto"/>
          </w:divBdr>
        </w:div>
        <w:div w:id="361247033">
          <w:marLeft w:val="640"/>
          <w:marRight w:val="0"/>
          <w:marTop w:val="0"/>
          <w:marBottom w:val="0"/>
          <w:divBdr>
            <w:top w:val="none" w:sz="0" w:space="0" w:color="auto"/>
            <w:left w:val="none" w:sz="0" w:space="0" w:color="auto"/>
            <w:bottom w:val="none" w:sz="0" w:space="0" w:color="auto"/>
            <w:right w:val="none" w:sz="0" w:space="0" w:color="auto"/>
          </w:divBdr>
        </w:div>
        <w:div w:id="2045210954">
          <w:marLeft w:val="640"/>
          <w:marRight w:val="0"/>
          <w:marTop w:val="0"/>
          <w:marBottom w:val="0"/>
          <w:divBdr>
            <w:top w:val="none" w:sz="0" w:space="0" w:color="auto"/>
            <w:left w:val="none" w:sz="0" w:space="0" w:color="auto"/>
            <w:bottom w:val="none" w:sz="0" w:space="0" w:color="auto"/>
            <w:right w:val="none" w:sz="0" w:space="0" w:color="auto"/>
          </w:divBdr>
        </w:div>
        <w:div w:id="1289818767">
          <w:marLeft w:val="640"/>
          <w:marRight w:val="0"/>
          <w:marTop w:val="0"/>
          <w:marBottom w:val="0"/>
          <w:divBdr>
            <w:top w:val="none" w:sz="0" w:space="0" w:color="auto"/>
            <w:left w:val="none" w:sz="0" w:space="0" w:color="auto"/>
            <w:bottom w:val="none" w:sz="0" w:space="0" w:color="auto"/>
            <w:right w:val="none" w:sz="0" w:space="0" w:color="auto"/>
          </w:divBdr>
        </w:div>
        <w:div w:id="2112624234">
          <w:marLeft w:val="640"/>
          <w:marRight w:val="0"/>
          <w:marTop w:val="0"/>
          <w:marBottom w:val="0"/>
          <w:divBdr>
            <w:top w:val="none" w:sz="0" w:space="0" w:color="auto"/>
            <w:left w:val="none" w:sz="0" w:space="0" w:color="auto"/>
            <w:bottom w:val="none" w:sz="0" w:space="0" w:color="auto"/>
            <w:right w:val="none" w:sz="0" w:space="0" w:color="auto"/>
          </w:divBdr>
        </w:div>
        <w:div w:id="2131318152">
          <w:marLeft w:val="640"/>
          <w:marRight w:val="0"/>
          <w:marTop w:val="0"/>
          <w:marBottom w:val="0"/>
          <w:divBdr>
            <w:top w:val="none" w:sz="0" w:space="0" w:color="auto"/>
            <w:left w:val="none" w:sz="0" w:space="0" w:color="auto"/>
            <w:bottom w:val="none" w:sz="0" w:space="0" w:color="auto"/>
            <w:right w:val="none" w:sz="0" w:space="0" w:color="auto"/>
          </w:divBdr>
        </w:div>
        <w:div w:id="1360744692">
          <w:marLeft w:val="640"/>
          <w:marRight w:val="0"/>
          <w:marTop w:val="0"/>
          <w:marBottom w:val="0"/>
          <w:divBdr>
            <w:top w:val="none" w:sz="0" w:space="0" w:color="auto"/>
            <w:left w:val="none" w:sz="0" w:space="0" w:color="auto"/>
            <w:bottom w:val="none" w:sz="0" w:space="0" w:color="auto"/>
            <w:right w:val="none" w:sz="0" w:space="0" w:color="auto"/>
          </w:divBdr>
        </w:div>
        <w:div w:id="976571849">
          <w:marLeft w:val="640"/>
          <w:marRight w:val="0"/>
          <w:marTop w:val="0"/>
          <w:marBottom w:val="0"/>
          <w:divBdr>
            <w:top w:val="none" w:sz="0" w:space="0" w:color="auto"/>
            <w:left w:val="none" w:sz="0" w:space="0" w:color="auto"/>
            <w:bottom w:val="none" w:sz="0" w:space="0" w:color="auto"/>
            <w:right w:val="none" w:sz="0" w:space="0" w:color="auto"/>
          </w:divBdr>
        </w:div>
        <w:div w:id="1246067037">
          <w:marLeft w:val="640"/>
          <w:marRight w:val="0"/>
          <w:marTop w:val="0"/>
          <w:marBottom w:val="0"/>
          <w:divBdr>
            <w:top w:val="none" w:sz="0" w:space="0" w:color="auto"/>
            <w:left w:val="none" w:sz="0" w:space="0" w:color="auto"/>
            <w:bottom w:val="none" w:sz="0" w:space="0" w:color="auto"/>
            <w:right w:val="none" w:sz="0" w:space="0" w:color="auto"/>
          </w:divBdr>
        </w:div>
        <w:div w:id="158736327">
          <w:marLeft w:val="640"/>
          <w:marRight w:val="0"/>
          <w:marTop w:val="0"/>
          <w:marBottom w:val="0"/>
          <w:divBdr>
            <w:top w:val="none" w:sz="0" w:space="0" w:color="auto"/>
            <w:left w:val="none" w:sz="0" w:space="0" w:color="auto"/>
            <w:bottom w:val="none" w:sz="0" w:space="0" w:color="auto"/>
            <w:right w:val="none" w:sz="0" w:space="0" w:color="auto"/>
          </w:divBdr>
        </w:div>
        <w:div w:id="651566366">
          <w:marLeft w:val="640"/>
          <w:marRight w:val="0"/>
          <w:marTop w:val="0"/>
          <w:marBottom w:val="0"/>
          <w:divBdr>
            <w:top w:val="none" w:sz="0" w:space="0" w:color="auto"/>
            <w:left w:val="none" w:sz="0" w:space="0" w:color="auto"/>
            <w:bottom w:val="none" w:sz="0" w:space="0" w:color="auto"/>
            <w:right w:val="none" w:sz="0" w:space="0" w:color="auto"/>
          </w:divBdr>
        </w:div>
        <w:div w:id="596720952">
          <w:marLeft w:val="640"/>
          <w:marRight w:val="0"/>
          <w:marTop w:val="0"/>
          <w:marBottom w:val="0"/>
          <w:divBdr>
            <w:top w:val="none" w:sz="0" w:space="0" w:color="auto"/>
            <w:left w:val="none" w:sz="0" w:space="0" w:color="auto"/>
            <w:bottom w:val="none" w:sz="0" w:space="0" w:color="auto"/>
            <w:right w:val="none" w:sz="0" w:space="0" w:color="auto"/>
          </w:divBdr>
        </w:div>
        <w:div w:id="902182943">
          <w:marLeft w:val="640"/>
          <w:marRight w:val="0"/>
          <w:marTop w:val="0"/>
          <w:marBottom w:val="0"/>
          <w:divBdr>
            <w:top w:val="none" w:sz="0" w:space="0" w:color="auto"/>
            <w:left w:val="none" w:sz="0" w:space="0" w:color="auto"/>
            <w:bottom w:val="none" w:sz="0" w:space="0" w:color="auto"/>
            <w:right w:val="none" w:sz="0" w:space="0" w:color="auto"/>
          </w:divBdr>
        </w:div>
        <w:div w:id="593243320">
          <w:marLeft w:val="640"/>
          <w:marRight w:val="0"/>
          <w:marTop w:val="0"/>
          <w:marBottom w:val="0"/>
          <w:divBdr>
            <w:top w:val="none" w:sz="0" w:space="0" w:color="auto"/>
            <w:left w:val="none" w:sz="0" w:space="0" w:color="auto"/>
            <w:bottom w:val="none" w:sz="0" w:space="0" w:color="auto"/>
            <w:right w:val="none" w:sz="0" w:space="0" w:color="auto"/>
          </w:divBdr>
        </w:div>
        <w:div w:id="604504792">
          <w:marLeft w:val="640"/>
          <w:marRight w:val="0"/>
          <w:marTop w:val="0"/>
          <w:marBottom w:val="0"/>
          <w:divBdr>
            <w:top w:val="none" w:sz="0" w:space="0" w:color="auto"/>
            <w:left w:val="none" w:sz="0" w:space="0" w:color="auto"/>
            <w:bottom w:val="none" w:sz="0" w:space="0" w:color="auto"/>
            <w:right w:val="none" w:sz="0" w:space="0" w:color="auto"/>
          </w:divBdr>
        </w:div>
        <w:div w:id="688798919">
          <w:marLeft w:val="640"/>
          <w:marRight w:val="0"/>
          <w:marTop w:val="0"/>
          <w:marBottom w:val="0"/>
          <w:divBdr>
            <w:top w:val="none" w:sz="0" w:space="0" w:color="auto"/>
            <w:left w:val="none" w:sz="0" w:space="0" w:color="auto"/>
            <w:bottom w:val="none" w:sz="0" w:space="0" w:color="auto"/>
            <w:right w:val="none" w:sz="0" w:space="0" w:color="auto"/>
          </w:divBdr>
        </w:div>
        <w:div w:id="689070274">
          <w:marLeft w:val="640"/>
          <w:marRight w:val="0"/>
          <w:marTop w:val="0"/>
          <w:marBottom w:val="0"/>
          <w:divBdr>
            <w:top w:val="none" w:sz="0" w:space="0" w:color="auto"/>
            <w:left w:val="none" w:sz="0" w:space="0" w:color="auto"/>
            <w:bottom w:val="none" w:sz="0" w:space="0" w:color="auto"/>
            <w:right w:val="none" w:sz="0" w:space="0" w:color="auto"/>
          </w:divBdr>
        </w:div>
        <w:div w:id="247661205">
          <w:marLeft w:val="640"/>
          <w:marRight w:val="0"/>
          <w:marTop w:val="0"/>
          <w:marBottom w:val="0"/>
          <w:divBdr>
            <w:top w:val="none" w:sz="0" w:space="0" w:color="auto"/>
            <w:left w:val="none" w:sz="0" w:space="0" w:color="auto"/>
            <w:bottom w:val="none" w:sz="0" w:space="0" w:color="auto"/>
            <w:right w:val="none" w:sz="0" w:space="0" w:color="auto"/>
          </w:divBdr>
        </w:div>
        <w:div w:id="586236577">
          <w:marLeft w:val="640"/>
          <w:marRight w:val="0"/>
          <w:marTop w:val="0"/>
          <w:marBottom w:val="0"/>
          <w:divBdr>
            <w:top w:val="none" w:sz="0" w:space="0" w:color="auto"/>
            <w:left w:val="none" w:sz="0" w:space="0" w:color="auto"/>
            <w:bottom w:val="none" w:sz="0" w:space="0" w:color="auto"/>
            <w:right w:val="none" w:sz="0" w:space="0" w:color="auto"/>
          </w:divBdr>
        </w:div>
        <w:div w:id="1134102827">
          <w:marLeft w:val="640"/>
          <w:marRight w:val="0"/>
          <w:marTop w:val="0"/>
          <w:marBottom w:val="0"/>
          <w:divBdr>
            <w:top w:val="none" w:sz="0" w:space="0" w:color="auto"/>
            <w:left w:val="none" w:sz="0" w:space="0" w:color="auto"/>
            <w:bottom w:val="none" w:sz="0" w:space="0" w:color="auto"/>
            <w:right w:val="none" w:sz="0" w:space="0" w:color="auto"/>
          </w:divBdr>
        </w:div>
        <w:div w:id="1217014609">
          <w:marLeft w:val="640"/>
          <w:marRight w:val="0"/>
          <w:marTop w:val="0"/>
          <w:marBottom w:val="0"/>
          <w:divBdr>
            <w:top w:val="none" w:sz="0" w:space="0" w:color="auto"/>
            <w:left w:val="none" w:sz="0" w:space="0" w:color="auto"/>
            <w:bottom w:val="none" w:sz="0" w:space="0" w:color="auto"/>
            <w:right w:val="none" w:sz="0" w:space="0" w:color="auto"/>
          </w:divBdr>
        </w:div>
        <w:div w:id="1567912050">
          <w:marLeft w:val="640"/>
          <w:marRight w:val="0"/>
          <w:marTop w:val="0"/>
          <w:marBottom w:val="0"/>
          <w:divBdr>
            <w:top w:val="none" w:sz="0" w:space="0" w:color="auto"/>
            <w:left w:val="none" w:sz="0" w:space="0" w:color="auto"/>
            <w:bottom w:val="none" w:sz="0" w:space="0" w:color="auto"/>
            <w:right w:val="none" w:sz="0" w:space="0" w:color="auto"/>
          </w:divBdr>
        </w:div>
        <w:div w:id="1903324595">
          <w:marLeft w:val="640"/>
          <w:marRight w:val="0"/>
          <w:marTop w:val="0"/>
          <w:marBottom w:val="0"/>
          <w:divBdr>
            <w:top w:val="none" w:sz="0" w:space="0" w:color="auto"/>
            <w:left w:val="none" w:sz="0" w:space="0" w:color="auto"/>
            <w:bottom w:val="none" w:sz="0" w:space="0" w:color="auto"/>
            <w:right w:val="none" w:sz="0" w:space="0" w:color="auto"/>
          </w:divBdr>
        </w:div>
        <w:div w:id="547765459">
          <w:marLeft w:val="640"/>
          <w:marRight w:val="0"/>
          <w:marTop w:val="0"/>
          <w:marBottom w:val="0"/>
          <w:divBdr>
            <w:top w:val="none" w:sz="0" w:space="0" w:color="auto"/>
            <w:left w:val="none" w:sz="0" w:space="0" w:color="auto"/>
            <w:bottom w:val="none" w:sz="0" w:space="0" w:color="auto"/>
            <w:right w:val="none" w:sz="0" w:space="0" w:color="auto"/>
          </w:divBdr>
        </w:div>
        <w:div w:id="251401695">
          <w:marLeft w:val="640"/>
          <w:marRight w:val="0"/>
          <w:marTop w:val="0"/>
          <w:marBottom w:val="0"/>
          <w:divBdr>
            <w:top w:val="none" w:sz="0" w:space="0" w:color="auto"/>
            <w:left w:val="none" w:sz="0" w:space="0" w:color="auto"/>
            <w:bottom w:val="none" w:sz="0" w:space="0" w:color="auto"/>
            <w:right w:val="none" w:sz="0" w:space="0" w:color="auto"/>
          </w:divBdr>
        </w:div>
        <w:div w:id="511187025">
          <w:marLeft w:val="640"/>
          <w:marRight w:val="0"/>
          <w:marTop w:val="0"/>
          <w:marBottom w:val="0"/>
          <w:divBdr>
            <w:top w:val="none" w:sz="0" w:space="0" w:color="auto"/>
            <w:left w:val="none" w:sz="0" w:space="0" w:color="auto"/>
            <w:bottom w:val="none" w:sz="0" w:space="0" w:color="auto"/>
            <w:right w:val="none" w:sz="0" w:space="0" w:color="auto"/>
          </w:divBdr>
        </w:div>
        <w:div w:id="1944262543">
          <w:marLeft w:val="640"/>
          <w:marRight w:val="0"/>
          <w:marTop w:val="0"/>
          <w:marBottom w:val="0"/>
          <w:divBdr>
            <w:top w:val="none" w:sz="0" w:space="0" w:color="auto"/>
            <w:left w:val="none" w:sz="0" w:space="0" w:color="auto"/>
            <w:bottom w:val="none" w:sz="0" w:space="0" w:color="auto"/>
            <w:right w:val="none" w:sz="0" w:space="0" w:color="auto"/>
          </w:divBdr>
        </w:div>
        <w:div w:id="1591620763">
          <w:marLeft w:val="640"/>
          <w:marRight w:val="0"/>
          <w:marTop w:val="0"/>
          <w:marBottom w:val="0"/>
          <w:divBdr>
            <w:top w:val="none" w:sz="0" w:space="0" w:color="auto"/>
            <w:left w:val="none" w:sz="0" w:space="0" w:color="auto"/>
            <w:bottom w:val="none" w:sz="0" w:space="0" w:color="auto"/>
            <w:right w:val="none" w:sz="0" w:space="0" w:color="auto"/>
          </w:divBdr>
        </w:div>
        <w:div w:id="1097674533">
          <w:marLeft w:val="640"/>
          <w:marRight w:val="0"/>
          <w:marTop w:val="0"/>
          <w:marBottom w:val="0"/>
          <w:divBdr>
            <w:top w:val="none" w:sz="0" w:space="0" w:color="auto"/>
            <w:left w:val="none" w:sz="0" w:space="0" w:color="auto"/>
            <w:bottom w:val="none" w:sz="0" w:space="0" w:color="auto"/>
            <w:right w:val="none" w:sz="0" w:space="0" w:color="auto"/>
          </w:divBdr>
        </w:div>
        <w:div w:id="594896590">
          <w:marLeft w:val="640"/>
          <w:marRight w:val="0"/>
          <w:marTop w:val="0"/>
          <w:marBottom w:val="0"/>
          <w:divBdr>
            <w:top w:val="none" w:sz="0" w:space="0" w:color="auto"/>
            <w:left w:val="none" w:sz="0" w:space="0" w:color="auto"/>
            <w:bottom w:val="none" w:sz="0" w:space="0" w:color="auto"/>
            <w:right w:val="none" w:sz="0" w:space="0" w:color="auto"/>
          </w:divBdr>
        </w:div>
        <w:div w:id="551426138">
          <w:marLeft w:val="640"/>
          <w:marRight w:val="0"/>
          <w:marTop w:val="0"/>
          <w:marBottom w:val="0"/>
          <w:divBdr>
            <w:top w:val="none" w:sz="0" w:space="0" w:color="auto"/>
            <w:left w:val="none" w:sz="0" w:space="0" w:color="auto"/>
            <w:bottom w:val="none" w:sz="0" w:space="0" w:color="auto"/>
            <w:right w:val="none" w:sz="0" w:space="0" w:color="auto"/>
          </w:divBdr>
        </w:div>
        <w:div w:id="1185824352">
          <w:marLeft w:val="640"/>
          <w:marRight w:val="0"/>
          <w:marTop w:val="0"/>
          <w:marBottom w:val="0"/>
          <w:divBdr>
            <w:top w:val="none" w:sz="0" w:space="0" w:color="auto"/>
            <w:left w:val="none" w:sz="0" w:space="0" w:color="auto"/>
            <w:bottom w:val="none" w:sz="0" w:space="0" w:color="auto"/>
            <w:right w:val="none" w:sz="0" w:space="0" w:color="auto"/>
          </w:divBdr>
        </w:div>
        <w:div w:id="2125297755">
          <w:marLeft w:val="640"/>
          <w:marRight w:val="0"/>
          <w:marTop w:val="0"/>
          <w:marBottom w:val="0"/>
          <w:divBdr>
            <w:top w:val="none" w:sz="0" w:space="0" w:color="auto"/>
            <w:left w:val="none" w:sz="0" w:space="0" w:color="auto"/>
            <w:bottom w:val="none" w:sz="0" w:space="0" w:color="auto"/>
            <w:right w:val="none" w:sz="0" w:space="0" w:color="auto"/>
          </w:divBdr>
        </w:div>
        <w:div w:id="2049793079">
          <w:marLeft w:val="640"/>
          <w:marRight w:val="0"/>
          <w:marTop w:val="0"/>
          <w:marBottom w:val="0"/>
          <w:divBdr>
            <w:top w:val="none" w:sz="0" w:space="0" w:color="auto"/>
            <w:left w:val="none" w:sz="0" w:space="0" w:color="auto"/>
            <w:bottom w:val="none" w:sz="0" w:space="0" w:color="auto"/>
            <w:right w:val="none" w:sz="0" w:space="0" w:color="auto"/>
          </w:divBdr>
        </w:div>
        <w:div w:id="1352562745">
          <w:marLeft w:val="640"/>
          <w:marRight w:val="0"/>
          <w:marTop w:val="0"/>
          <w:marBottom w:val="0"/>
          <w:divBdr>
            <w:top w:val="none" w:sz="0" w:space="0" w:color="auto"/>
            <w:left w:val="none" w:sz="0" w:space="0" w:color="auto"/>
            <w:bottom w:val="none" w:sz="0" w:space="0" w:color="auto"/>
            <w:right w:val="none" w:sz="0" w:space="0" w:color="auto"/>
          </w:divBdr>
        </w:div>
        <w:div w:id="1603149332">
          <w:marLeft w:val="640"/>
          <w:marRight w:val="0"/>
          <w:marTop w:val="0"/>
          <w:marBottom w:val="0"/>
          <w:divBdr>
            <w:top w:val="none" w:sz="0" w:space="0" w:color="auto"/>
            <w:left w:val="none" w:sz="0" w:space="0" w:color="auto"/>
            <w:bottom w:val="none" w:sz="0" w:space="0" w:color="auto"/>
            <w:right w:val="none" w:sz="0" w:space="0" w:color="auto"/>
          </w:divBdr>
        </w:div>
        <w:div w:id="1838887767">
          <w:marLeft w:val="640"/>
          <w:marRight w:val="0"/>
          <w:marTop w:val="0"/>
          <w:marBottom w:val="0"/>
          <w:divBdr>
            <w:top w:val="none" w:sz="0" w:space="0" w:color="auto"/>
            <w:left w:val="none" w:sz="0" w:space="0" w:color="auto"/>
            <w:bottom w:val="none" w:sz="0" w:space="0" w:color="auto"/>
            <w:right w:val="none" w:sz="0" w:space="0" w:color="auto"/>
          </w:divBdr>
        </w:div>
        <w:div w:id="669329352">
          <w:marLeft w:val="640"/>
          <w:marRight w:val="0"/>
          <w:marTop w:val="0"/>
          <w:marBottom w:val="0"/>
          <w:divBdr>
            <w:top w:val="none" w:sz="0" w:space="0" w:color="auto"/>
            <w:left w:val="none" w:sz="0" w:space="0" w:color="auto"/>
            <w:bottom w:val="none" w:sz="0" w:space="0" w:color="auto"/>
            <w:right w:val="none" w:sz="0" w:space="0" w:color="auto"/>
          </w:divBdr>
        </w:div>
        <w:div w:id="731733297">
          <w:marLeft w:val="640"/>
          <w:marRight w:val="0"/>
          <w:marTop w:val="0"/>
          <w:marBottom w:val="0"/>
          <w:divBdr>
            <w:top w:val="none" w:sz="0" w:space="0" w:color="auto"/>
            <w:left w:val="none" w:sz="0" w:space="0" w:color="auto"/>
            <w:bottom w:val="none" w:sz="0" w:space="0" w:color="auto"/>
            <w:right w:val="none" w:sz="0" w:space="0" w:color="auto"/>
          </w:divBdr>
        </w:div>
        <w:div w:id="1173648925">
          <w:marLeft w:val="640"/>
          <w:marRight w:val="0"/>
          <w:marTop w:val="0"/>
          <w:marBottom w:val="0"/>
          <w:divBdr>
            <w:top w:val="none" w:sz="0" w:space="0" w:color="auto"/>
            <w:left w:val="none" w:sz="0" w:space="0" w:color="auto"/>
            <w:bottom w:val="none" w:sz="0" w:space="0" w:color="auto"/>
            <w:right w:val="none" w:sz="0" w:space="0" w:color="auto"/>
          </w:divBdr>
        </w:div>
        <w:div w:id="1758400764">
          <w:marLeft w:val="640"/>
          <w:marRight w:val="0"/>
          <w:marTop w:val="0"/>
          <w:marBottom w:val="0"/>
          <w:divBdr>
            <w:top w:val="none" w:sz="0" w:space="0" w:color="auto"/>
            <w:left w:val="none" w:sz="0" w:space="0" w:color="auto"/>
            <w:bottom w:val="none" w:sz="0" w:space="0" w:color="auto"/>
            <w:right w:val="none" w:sz="0" w:space="0" w:color="auto"/>
          </w:divBdr>
        </w:div>
        <w:div w:id="452485137">
          <w:marLeft w:val="640"/>
          <w:marRight w:val="0"/>
          <w:marTop w:val="0"/>
          <w:marBottom w:val="0"/>
          <w:divBdr>
            <w:top w:val="none" w:sz="0" w:space="0" w:color="auto"/>
            <w:left w:val="none" w:sz="0" w:space="0" w:color="auto"/>
            <w:bottom w:val="none" w:sz="0" w:space="0" w:color="auto"/>
            <w:right w:val="none" w:sz="0" w:space="0" w:color="auto"/>
          </w:divBdr>
        </w:div>
        <w:div w:id="2122722919">
          <w:marLeft w:val="640"/>
          <w:marRight w:val="0"/>
          <w:marTop w:val="0"/>
          <w:marBottom w:val="0"/>
          <w:divBdr>
            <w:top w:val="none" w:sz="0" w:space="0" w:color="auto"/>
            <w:left w:val="none" w:sz="0" w:space="0" w:color="auto"/>
            <w:bottom w:val="none" w:sz="0" w:space="0" w:color="auto"/>
            <w:right w:val="none" w:sz="0" w:space="0" w:color="auto"/>
          </w:divBdr>
        </w:div>
        <w:div w:id="1213929154">
          <w:marLeft w:val="640"/>
          <w:marRight w:val="0"/>
          <w:marTop w:val="0"/>
          <w:marBottom w:val="0"/>
          <w:divBdr>
            <w:top w:val="none" w:sz="0" w:space="0" w:color="auto"/>
            <w:left w:val="none" w:sz="0" w:space="0" w:color="auto"/>
            <w:bottom w:val="none" w:sz="0" w:space="0" w:color="auto"/>
            <w:right w:val="none" w:sz="0" w:space="0" w:color="auto"/>
          </w:divBdr>
        </w:div>
        <w:div w:id="659163236">
          <w:marLeft w:val="640"/>
          <w:marRight w:val="0"/>
          <w:marTop w:val="0"/>
          <w:marBottom w:val="0"/>
          <w:divBdr>
            <w:top w:val="none" w:sz="0" w:space="0" w:color="auto"/>
            <w:left w:val="none" w:sz="0" w:space="0" w:color="auto"/>
            <w:bottom w:val="none" w:sz="0" w:space="0" w:color="auto"/>
            <w:right w:val="none" w:sz="0" w:space="0" w:color="auto"/>
          </w:divBdr>
        </w:div>
        <w:div w:id="1726835727">
          <w:marLeft w:val="640"/>
          <w:marRight w:val="0"/>
          <w:marTop w:val="0"/>
          <w:marBottom w:val="0"/>
          <w:divBdr>
            <w:top w:val="none" w:sz="0" w:space="0" w:color="auto"/>
            <w:left w:val="none" w:sz="0" w:space="0" w:color="auto"/>
            <w:bottom w:val="none" w:sz="0" w:space="0" w:color="auto"/>
            <w:right w:val="none" w:sz="0" w:space="0" w:color="auto"/>
          </w:divBdr>
        </w:div>
        <w:div w:id="546836689">
          <w:marLeft w:val="640"/>
          <w:marRight w:val="0"/>
          <w:marTop w:val="0"/>
          <w:marBottom w:val="0"/>
          <w:divBdr>
            <w:top w:val="none" w:sz="0" w:space="0" w:color="auto"/>
            <w:left w:val="none" w:sz="0" w:space="0" w:color="auto"/>
            <w:bottom w:val="none" w:sz="0" w:space="0" w:color="auto"/>
            <w:right w:val="none" w:sz="0" w:space="0" w:color="auto"/>
          </w:divBdr>
        </w:div>
        <w:div w:id="692730151">
          <w:marLeft w:val="640"/>
          <w:marRight w:val="0"/>
          <w:marTop w:val="0"/>
          <w:marBottom w:val="0"/>
          <w:divBdr>
            <w:top w:val="none" w:sz="0" w:space="0" w:color="auto"/>
            <w:left w:val="none" w:sz="0" w:space="0" w:color="auto"/>
            <w:bottom w:val="none" w:sz="0" w:space="0" w:color="auto"/>
            <w:right w:val="none" w:sz="0" w:space="0" w:color="auto"/>
          </w:divBdr>
        </w:div>
        <w:div w:id="491146513">
          <w:marLeft w:val="640"/>
          <w:marRight w:val="0"/>
          <w:marTop w:val="0"/>
          <w:marBottom w:val="0"/>
          <w:divBdr>
            <w:top w:val="none" w:sz="0" w:space="0" w:color="auto"/>
            <w:left w:val="none" w:sz="0" w:space="0" w:color="auto"/>
            <w:bottom w:val="none" w:sz="0" w:space="0" w:color="auto"/>
            <w:right w:val="none" w:sz="0" w:space="0" w:color="auto"/>
          </w:divBdr>
        </w:div>
        <w:div w:id="711658554">
          <w:marLeft w:val="640"/>
          <w:marRight w:val="0"/>
          <w:marTop w:val="0"/>
          <w:marBottom w:val="0"/>
          <w:divBdr>
            <w:top w:val="none" w:sz="0" w:space="0" w:color="auto"/>
            <w:left w:val="none" w:sz="0" w:space="0" w:color="auto"/>
            <w:bottom w:val="none" w:sz="0" w:space="0" w:color="auto"/>
            <w:right w:val="none" w:sz="0" w:space="0" w:color="auto"/>
          </w:divBdr>
        </w:div>
        <w:div w:id="604076389">
          <w:marLeft w:val="640"/>
          <w:marRight w:val="0"/>
          <w:marTop w:val="0"/>
          <w:marBottom w:val="0"/>
          <w:divBdr>
            <w:top w:val="none" w:sz="0" w:space="0" w:color="auto"/>
            <w:left w:val="none" w:sz="0" w:space="0" w:color="auto"/>
            <w:bottom w:val="none" w:sz="0" w:space="0" w:color="auto"/>
            <w:right w:val="none" w:sz="0" w:space="0" w:color="auto"/>
          </w:divBdr>
        </w:div>
        <w:div w:id="895093921">
          <w:marLeft w:val="640"/>
          <w:marRight w:val="0"/>
          <w:marTop w:val="0"/>
          <w:marBottom w:val="0"/>
          <w:divBdr>
            <w:top w:val="none" w:sz="0" w:space="0" w:color="auto"/>
            <w:left w:val="none" w:sz="0" w:space="0" w:color="auto"/>
            <w:bottom w:val="none" w:sz="0" w:space="0" w:color="auto"/>
            <w:right w:val="none" w:sz="0" w:space="0" w:color="auto"/>
          </w:divBdr>
        </w:div>
        <w:div w:id="355887278">
          <w:marLeft w:val="640"/>
          <w:marRight w:val="0"/>
          <w:marTop w:val="0"/>
          <w:marBottom w:val="0"/>
          <w:divBdr>
            <w:top w:val="none" w:sz="0" w:space="0" w:color="auto"/>
            <w:left w:val="none" w:sz="0" w:space="0" w:color="auto"/>
            <w:bottom w:val="none" w:sz="0" w:space="0" w:color="auto"/>
            <w:right w:val="none" w:sz="0" w:space="0" w:color="auto"/>
          </w:divBdr>
        </w:div>
        <w:div w:id="149180479">
          <w:marLeft w:val="640"/>
          <w:marRight w:val="0"/>
          <w:marTop w:val="0"/>
          <w:marBottom w:val="0"/>
          <w:divBdr>
            <w:top w:val="none" w:sz="0" w:space="0" w:color="auto"/>
            <w:left w:val="none" w:sz="0" w:space="0" w:color="auto"/>
            <w:bottom w:val="none" w:sz="0" w:space="0" w:color="auto"/>
            <w:right w:val="none" w:sz="0" w:space="0" w:color="auto"/>
          </w:divBdr>
        </w:div>
        <w:div w:id="256332655">
          <w:marLeft w:val="640"/>
          <w:marRight w:val="0"/>
          <w:marTop w:val="0"/>
          <w:marBottom w:val="0"/>
          <w:divBdr>
            <w:top w:val="none" w:sz="0" w:space="0" w:color="auto"/>
            <w:left w:val="none" w:sz="0" w:space="0" w:color="auto"/>
            <w:bottom w:val="none" w:sz="0" w:space="0" w:color="auto"/>
            <w:right w:val="none" w:sz="0" w:space="0" w:color="auto"/>
          </w:divBdr>
        </w:div>
        <w:div w:id="1476410548">
          <w:marLeft w:val="640"/>
          <w:marRight w:val="0"/>
          <w:marTop w:val="0"/>
          <w:marBottom w:val="0"/>
          <w:divBdr>
            <w:top w:val="none" w:sz="0" w:space="0" w:color="auto"/>
            <w:left w:val="none" w:sz="0" w:space="0" w:color="auto"/>
            <w:bottom w:val="none" w:sz="0" w:space="0" w:color="auto"/>
            <w:right w:val="none" w:sz="0" w:space="0" w:color="auto"/>
          </w:divBdr>
        </w:div>
        <w:div w:id="1661083736">
          <w:marLeft w:val="640"/>
          <w:marRight w:val="0"/>
          <w:marTop w:val="0"/>
          <w:marBottom w:val="0"/>
          <w:divBdr>
            <w:top w:val="none" w:sz="0" w:space="0" w:color="auto"/>
            <w:left w:val="none" w:sz="0" w:space="0" w:color="auto"/>
            <w:bottom w:val="none" w:sz="0" w:space="0" w:color="auto"/>
            <w:right w:val="none" w:sz="0" w:space="0" w:color="auto"/>
          </w:divBdr>
        </w:div>
        <w:div w:id="1672563856">
          <w:marLeft w:val="640"/>
          <w:marRight w:val="0"/>
          <w:marTop w:val="0"/>
          <w:marBottom w:val="0"/>
          <w:divBdr>
            <w:top w:val="none" w:sz="0" w:space="0" w:color="auto"/>
            <w:left w:val="none" w:sz="0" w:space="0" w:color="auto"/>
            <w:bottom w:val="none" w:sz="0" w:space="0" w:color="auto"/>
            <w:right w:val="none" w:sz="0" w:space="0" w:color="auto"/>
          </w:divBdr>
        </w:div>
        <w:div w:id="1332635596">
          <w:marLeft w:val="640"/>
          <w:marRight w:val="0"/>
          <w:marTop w:val="0"/>
          <w:marBottom w:val="0"/>
          <w:divBdr>
            <w:top w:val="none" w:sz="0" w:space="0" w:color="auto"/>
            <w:left w:val="none" w:sz="0" w:space="0" w:color="auto"/>
            <w:bottom w:val="none" w:sz="0" w:space="0" w:color="auto"/>
            <w:right w:val="none" w:sz="0" w:space="0" w:color="auto"/>
          </w:divBdr>
        </w:div>
        <w:div w:id="493298509">
          <w:marLeft w:val="640"/>
          <w:marRight w:val="0"/>
          <w:marTop w:val="0"/>
          <w:marBottom w:val="0"/>
          <w:divBdr>
            <w:top w:val="none" w:sz="0" w:space="0" w:color="auto"/>
            <w:left w:val="none" w:sz="0" w:space="0" w:color="auto"/>
            <w:bottom w:val="none" w:sz="0" w:space="0" w:color="auto"/>
            <w:right w:val="none" w:sz="0" w:space="0" w:color="auto"/>
          </w:divBdr>
        </w:div>
        <w:div w:id="1537280681">
          <w:marLeft w:val="640"/>
          <w:marRight w:val="0"/>
          <w:marTop w:val="0"/>
          <w:marBottom w:val="0"/>
          <w:divBdr>
            <w:top w:val="none" w:sz="0" w:space="0" w:color="auto"/>
            <w:left w:val="none" w:sz="0" w:space="0" w:color="auto"/>
            <w:bottom w:val="none" w:sz="0" w:space="0" w:color="auto"/>
            <w:right w:val="none" w:sz="0" w:space="0" w:color="auto"/>
          </w:divBdr>
        </w:div>
        <w:div w:id="1894728914">
          <w:marLeft w:val="640"/>
          <w:marRight w:val="0"/>
          <w:marTop w:val="0"/>
          <w:marBottom w:val="0"/>
          <w:divBdr>
            <w:top w:val="none" w:sz="0" w:space="0" w:color="auto"/>
            <w:left w:val="none" w:sz="0" w:space="0" w:color="auto"/>
            <w:bottom w:val="none" w:sz="0" w:space="0" w:color="auto"/>
            <w:right w:val="none" w:sz="0" w:space="0" w:color="auto"/>
          </w:divBdr>
        </w:div>
        <w:div w:id="1357658782">
          <w:marLeft w:val="640"/>
          <w:marRight w:val="0"/>
          <w:marTop w:val="0"/>
          <w:marBottom w:val="0"/>
          <w:divBdr>
            <w:top w:val="none" w:sz="0" w:space="0" w:color="auto"/>
            <w:left w:val="none" w:sz="0" w:space="0" w:color="auto"/>
            <w:bottom w:val="none" w:sz="0" w:space="0" w:color="auto"/>
            <w:right w:val="none" w:sz="0" w:space="0" w:color="auto"/>
          </w:divBdr>
        </w:div>
        <w:div w:id="1520239215">
          <w:marLeft w:val="640"/>
          <w:marRight w:val="0"/>
          <w:marTop w:val="0"/>
          <w:marBottom w:val="0"/>
          <w:divBdr>
            <w:top w:val="none" w:sz="0" w:space="0" w:color="auto"/>
            <w:left w:val="none" w:sz="0" w:space="0" w:color="auto"/>
            <w:bottom w:val="none" w:sz="0" w:space="0" w:color="auto"/>
            <w:right w:val="none" w:sz="0" w:space="0" w:color="auto"/>
          </w:divBdr>
        </w:div>
        <w:div w:id="1543202145">
          <w:marLeft w:val="640"/>
          <w:marRight w:val="0"/>
          <w:marTop w:val="0"/>
          <w:marBottom w:val="0"/>
          <w:divBdr>
            <w:top w:val="none" w:sz="0" w:space="0" w:color="auto"/>
            <w:left w:val="none" w:sz="0" w:space="0" w:color="auto"/>
            <w:bottom w:val="none" w:sz="0" w:space="0" w:color="auto"/>
            <w:right w:val="none" w:sz="0" w:space="0" w:color="auto"/>
          </w:divBdr>
        </w:div>
        <w:div w:id="1856729501">
          <w:marLeft w:val="640"/>
          <w:marRight w:val="0"/>
          <w:marTop w:val="0"/>
          <w:marBottom w:val="0"/>
          <w:divBdr>
            <w:top w:val="none" w:sz="0" w:space="0" w:color="auto"/>
            <w:left w:val="none" w:sz="0" w:space="0" w:color="auto"/>
            <w:bottom w:val="none" w:sz="0" w:space="0" w:color="auto"/>
            <w:right w:val="none" w:sz="0" w:space="0" w:color="auto"/>
          </w:divBdr>
        </w:div>
        <w:div w:id="981079604">
          <w:marLeft w:val="640"/>
          <w:marRight w:val="0"/>
          <w:marTop w:val="0"/>
          <w:marBottom w:val="0"/>
          <w:divBdr>
            <w:top w:val="none" w:sz="0" w:space="0" w:color="auto"/>
            <w:left w:val="none" w:sz="0" w:space="0" w:color="auto"/>
            <w:bottom w:val="none" w:sz="0" w:space="0" w:color="auto"/>
            <w:right w:val="none" w:sz="0" w:space="0" w:color="auto"/>
          </w:divBdr>
        </w:div>
        <w:div w:id="1762750061">
          <w:marLeft w:val="640"/>
          <w:marRight w:val="0"/>
          <w:marTop w:val="0"/>
          <w:marBottom w:val="0"/>
          <w:divBdr>
            <w:top w:val="none" w:sz="0" w:space="0" w:color="auto"/>
            <w:left w:val="none" w:sz="0" w:space="0" w:color="auto"/>
            <w:bottom w:val="none" w:sz="0" w:space="0" w:color="auto"/>
            <w:right w:val="none" w:sz="0" w:space="0" w:color="auto"/>
          </w:divBdr>
        </w:div>
        <w:div w:id="20863161">
          <w:marLeft w:val="640"/>
          <w:marRight w:val="0"/>
          <w:marTop w:val="0"/>
          <w:marBottom w:val="0"/>
          <w:divBdr>
            <w:top w:val="none" w:sz="0" w:space="0" w:color="auto"/>
            <w:left w:val="none" w:sz="0" w:space="0" w:color="auto"/>
            <w:bottom w:val="none" w:sz="0" w:space="0" w:color="auto"/>
            <w:right w:val="none" w:sz="0" w:space="0" w:color="auto"/>
          </w:divBdr>
        </w:div>
        <w:div w:id="1224833741">
          <w:marLeft w:val="640"/>
          <w:marRight w:val="0"/>
          <w:marTop w:val="0"/>
          <w:marBottom w:val="0"/>
          <w:divBdr>
            <w:top w:val="none" w:sz="0" w:space="0" w:color="auto"/>
            <w:left w:val="none" w:sz="0" w:space="0" w:color="auto"/>
            <w:bottom w:val="none" w:sz="0" w:space="0" w:color="auto"/>
            <w:right w:val="none" w:sz="0" w:space="0" w:color="auto"/>
          </w:divBdr>
        </w:div>
        <w:div w:id="1066993685">
          <w:marLeft w:val="640"/>
          <w:marRight w:val="0"/>
          <w:marTop w:val="0"/>
          <w:marBottom w:val="0"/>
          <w:divBdr>
            <w:top w:val="none" w:sz="0" w:space="0" w:color="auto"/>
            <w:left w:val="none" w:sz="0" w:space="0" w:color="auto"/>
            <w:bottom w:val="none" w:sz="0" w:space="0" w:color="auto"/>
            <w:right w:val="none" w:sz="0" w:space="0" w:color="auto"/>
          </w:divBdr>
        </w:div>
        <w:div w:id="80487222">
          <w:marLeft w:val="640"/>
          <w:marRight w:val="0"/>
          <w:marTop w:val="0"/>
          <w:marBottom w:val="0"/>
          <w:divBdr>
            <w:top w:val="none" w:sz="0" w:space="0" w:color="auto"/>
            <w:left w:val="none" w:sz="0" w:space="0" w:color="auto"/>
            <w:bottom w:val="none" w:sz="0" w:space="0" w:color="auto"/>
            <w:right w:val="none" w:sz="0" w:space="0" w:color="auto"/>
          </w:divBdr>
        </w:div>
        <w:div w:id="1379284735">
          <w:marLeft w:val="640"/>
          <w:marRight w:val="0"/>
          <w:marTop w:val="0"/>
          <w:marBottom w:val="0"/>
          <w:divBdr>
            <w:top w:val="none" w:sz="0" w:space="0" w:color="auto"/>
            <w:left w:val="none" w:sz="0" w:space="0" w:color="auto"/>
            <w:bottom w:val="none" w:sz="0" w:space="0" w:color="auto"/>
            <w:right w:val="none" w:sz="0" w:space="0" w:color="auto"/>
          </w:divBdr>
        </w:div>
        <w:div w:id="2012444453">
          <w:marLeft w:val="640"/>
          <w:marRight w:val="0"/>
          <w:marTop w:val="0"/>
          <w:marBottom w:val="0"/>
          <w:divBdr>
            <w:top w:val="none" w:sz="0" w:space="0" w:color="auto"/>
            <w:left w:val="none" w:sz="0" w:space="0" w:color="auto"/>
            <w:bottom w:val="none" w:sz="0" w:space="0" w:color="auto"/>
            <w:right w:val="none" w:sz="0" w:space="0" w:color="auto"/>
          </w:divBdr>
        </w:div>
        <w:div w:id="1662346180">
          <w:marLeft w:val="640"/>
          <w:marRight w:val="0"/>
          <w:marTop w:val="0"/>
          <w:marBottom w:val="0"/>
          <w:divBdr>
            <w:top w:val="none" w:sz="0" w:space="0" w:color="auto"/>
            <w:left w:val="none" w:sz="0" w:space="0" w:color="auto"/>
            <w:bottom w:val="none" w:sz="0" w:space="0" w:color="auto"/>
            <w:right w:val="none" w:sz="0" w:space="0" w:color="auto"/>
          </w:divBdr>
        </w:div>
        <w:div w:id="1996297150">
          <w:marLeft w:val="640"/>
          <w:marRight w:val="0"/>
          <w:marTop w:val="0"/>
          <w:marBottom w:val="0"/>
          <w:divBdr>
            <w:top w:val="none" w:sz="0" w:space="0" w:color="auto"/>
            <w:left w:val="none" w:sz="0" w:space="0" w:color="auto"/>
            <w:bottom w:val="none" w:sz="0" w:space="0" w:color="auto"/>
            <w:right w:val="none" w:sz="0" w:space="0" w:color="auto"/>
          </w:divBdr>
        </w:div>
        <w:div w:id="1924559336">
          <w:marLeft w:val="640"/>
          <w:marRight w:val="0"/>
          <w:marTop w:val="0"/>
          <w:marBottom w:val="0"/>
          <w:divBdr>
            <w:top w:val="none" w:sz="0" w:space="0" w:color="auto"/>
            <w:left w:val="none" w:sz="0" w:space="0" w:color="auto"/>
            <w:bottom w:val="none" w:sz="0" w:space="0" w:color="auto"/>
            <w:right w:val="none" w:sz="0" w:space="0" w:color="auto"/>
          </w:divBdr>
        </w:div>
        <w:div w:id="1801995008">
          <w:marLeft w:val="640"/>
          <w:marRight w:val="0"/>
          <w:marTop w:val="0"/>
          <w:marBottom w:val="0"/>
          <w:divBdr>
            <w:top w:val="none" w:sz="0" w:space="0" w:color="auto"/>
            <w:left w:val="none" w:sz="0" w:space="0" w:color="auto"/>
            <w:bottom w:val="none" w:sz="0" w:space="0" w:color="auto"/>
            <w:right w:val="none" w:sz="0" w:space="0" w:color="auto"/>
          </w:divBdr>
        </w:div>
        <w:div w:id="1831016948">
          <w:marLeft w:val="640"/>
          <w:marRight w:val="0"/>
          <w:marTop w:val="0"/>
          <w:marBottom w:val="0"/>
          <w:divBdr>
            <w:top w:val="none" w:sz="0" w:space="0" w:color="auto"/>
            <w:left w:val="none" w:sz="0" w:space="0" w:color="auto"/>
            <w:bottom w:val="none" w:sz="0" w:space="0" w:color="auto"/>
            <w:right w:val="none" w:sz="0" w:space="0" w:color="auto"/>
          </w:divBdr>
        </w:div>
        <w:div w:id="861286802">
          <w:marLeft w:val="640"/>
          <w:marRight w:val="0"/>
          <w:marTop w:val="0"/>
          <w:marBottom w:val="0"/>
          <w:divBdr>
            <w:top w:val="none" w:sz="0" w:space="0" w:color="auto"/>
            <w:left w:val="none" w:sz="0" w:space="0" w:color="auto"/>
            <w:bottom w:val="none" w:sz="0" w:space="0" w:color="auto"/>
            <w:right w:val="none" w:sz="0" w:space="0" w:color="auto"/>
          </w:divBdr>
        </w:div>
        <w:div w:id="1096680702">
          <w:marLeft w:val="640"/>
          <w:marRight w:val="0"/>
          <w:marTop w:val="0"/>
          <w:marBottom w:val="0"/>
          <w:divBdr>
            <w:top w:val="none" w:sz="0" w:space="0" w:color="auto"/>
            <w:left w:val="none" w:sz="0" w:space="0" w:color="auto"/>
            <w:bottom w:val="none" w:sz="0" w:space="0" w:color="auto"/>
            <w:right w:val="none" w:sz="0" w:space="0" w:color="auto"/>
          </w:divBdr>
        </w:div>
        <w:div w:id="4526765">
          <w:marLeft w:val="640"/>
          <w:marRight w:val="0"/>
          <w:marTop w:val="0"/>
          <w:marBottom w:val="0"/>
          <w:divBdr>
            <w:top w:val="none" w:sz="0" w:space="0" w:color="auto"/>
            <w:left w:val="none" w:sz="0" w:space="0" w:color="auto"/>
            <w:bottom w:val="none" w:sz="0" w:space="0" w:color="auto"/>
            <w:right w:val="none" w:sz="0" w:space="0" w:color="auto"/>
          </w:divBdr>
        </w:div>
        <w:div w:id="2004165102">
          <w:marLeft w:val="640"/>
          <w:marRight w:val="0"/>
          <w:marTop w:val="0"/>
          <w:marBottom w:val="0"/>
          <w:divBdr>
            <w:top w:val="none" w:sz="0" w:space="0" w:color="auto"/>
            <w:left w:val="none" w:sz="0" w:space="0" w:color="auto"/>
            <w:bottom w:val="none" w:sz="0" w:space="0" w:color="auto"/>
            <w:right w:val="none" w:sz="0" w:space="0" w:color="auto"/>
          </w:divBdr>
        </w:div>
        <w:div w:id="1212352665">
          <w:marLeft w:val="640"/>
          <w:marRight w:val="0"/>
          <w:marTop w:val="0"/>
          <w:marBottom w:val="0"/>
          <w:divBdr>
            <w:top w:val="none" w:sz="0" w:space="0" w:color="auto"/>
            <w:left w:val="none" w:sz="0" w:space="0" w:color="auto"/>
            <w:bottom w:val="none" w:sz="0" w:space="0" w:color="auto"/>
            <w:right w:val="none" w:sz="0" w:space="0" w:color="auto"/>
          </w:divBdr>
        </w:div>
        <w:div w:id="1911496688">
          <w:marLeft w:val="640"/>
          <w:marRight w:val="0"/>
          <w:marTop w:val="0"/>
          <w:marBottom w:val="0"/>
          <w:divBdr>
            <w:top w:val="none" w:sz="0" w:space="0" w:color="auto"/>
            <w:left w:val="none" w:sz="0" w:space="0" w:color="auto"/>
            <w:bottom w:val="none" w:sz="0" w:space="0" w:color="auto"/>
            <w:right w:val="none" w:sz="0" w:space="0" w:color="auto"/>
          </w:divBdr>
        </w:div>
        <w:div w:id="1171918828">
          <w:marLeft w:val="640"/>
          <w:marRight w:val="0"/>
          <w:marTop w:val="0"/>
          <w:marBottom w:val="0"/>
          <w:divBdr>
            <w:top w:val="none" w:sz="0" w:space="0" w:color="auto"/>
            <w:left w:val="none" w:sz="0" w:space="0" w:color="auto"/>
            <w:bottom w:val="none" w:sz="0" w:space="0" w:color="auto"/>
            <w:right w:val="none" w:sz="0" w:space="0" w:color="auto"/>
          </w:divBdr>
        </w:div>
        <w:div w:id="1652904182">
          <w:marLeft w:val="640"/>
          <w:marRight w:val="0"/>
          <w:marTop w:val="0"/>
          <w:marBottom w:val="0"/>
          <w:divBdr>
            <w:top w:val="none" w:sz="0" w:space="0" w:color="auto"/>
            <w:left w:val="none" w:sz="0" w:space="0" w:color="auto"/>
            <w:bottom w:val="none" w:sz="0" w:space="0" w:color="auto"/>
            <w:right w:val="none" w:sz="0" w:space="0" w:color="auto"/>
          </w:divBdr>
        </w:div>
        <w:div w:id="380905136">
          <w:marLeft w:val="640"/>
          <w:marRight w:val="0"/>
          <w:marTop w:val="0"/>
          <w:marBottom w:val="0"/>
          <w:divBdr>
            <w:top w:val="none" w:sz="0" w:space="0" w:color="auto"/>
            <w:left w:val="none" w:sz="0" w:space="0" w:color="auto"/>
            <w:bottom w:val="none" w:sz="0" w:space="0" w:color="auto"/>
            <w:right w:val="none" w:sz="0" w:space="0" w:color="auto"/>
          </w:divBdr>
        </w:div>
        <w:div w:id="1377050027">
          <w:marLeft w:val="640"/>
          <w:marRight w:val="0"/>
          <w:marTop w:val="0"/>
          <w:marBottom w:val="0"/>
          <w:divBdr>
            <w:top w:val="none" w:sz="0" w:space="0" w:color="auto"/>
            <w:left w:val="none" w:sz="0" w:space="0" w:color="auto"/>
            <w:bottom w:val="none" w:sz="0" w:space="0" w:color="auto"/>
            <w:right w:val="none" w:sz="0" w:space="0" w:color="auto"/>
          </w:divBdr>
        </w:div>
        <w:div w:id="1073889088">
          <w:marLeft w:val="640"/>
          <w:marRight w:val="0"/>
          <w:marTop w:val="0"/>
          <w:marBottom w:val="0"/>
          <w:divBdr>
            <w:top w:val="none" w:sz="0" w:space="0" w:color="auto"/>
            <w:left w:val="none" w:sz="0" w:space="0" w:color="auto"/>
            <w:bottom w:val="none" w:sz="0" w:space="0" w:color="auto"/>
            <w:right w:val="none" w:sz="0" w:space="0" w:color="auto"/>
          </w:divBdr>
        </w:div>
        <w:div w:id="658387980">
          <w:marLeft w:val="640"/>
          <w:marRight w:val="0"/>
          <w:marTop w:val="0"/>
          <w:marBottom w:val="0"/>
          <w:divBdr>
            <w:top w:val="none" w:sz="0" w:space="0" w:color="auto"/>
            <w:left w:val="none" w:sz="0" w:space="0" w:color="auto"/>
            <w:bottom w:val="none" w:sz="0" w:space="0" w:color="auto"/>
            <w:right w:val="none" w:sz="0" w:space="0" w:color="auto"/>
          </w:divBdr>
        </w:div>
        <w:div w:id="1439175111">
          <w:marLeft w:val="640"/>
          <w:marRight w:val="0"/>
          <w:marTop w:val="0"/>
          <w:marBottom w:val="0"/>
          <w:divBdr>
            <w:top w:val="none" w:sz="0" w:space="0" w:color="auto"/>
            <w:left w:val="none" w:sz="0" w:space="0" w:color="auto"/>
            <w:bottom w:val="none" w:sz="0" w:space="0" w:color="auto"/>
            <w:right w:val="none" w:sz="0" w:space="0" w:color="auto"/>
          </w:divBdr>
        </w:div>
        <w:div w:id="2130851169">
          <w:marLeft w:val="640"/>
          <w:marRight w:val="0"/>
          <w:marTop w:val="0"/>
          <w:marBottom w:val="0"/>
          <w:divBdr>
            <w:top w:val="none" w:sz="0" w:space="0" w:color="auto"/>
            <w:left w:val="none" w:sz="0" w:space="0" w:color="auto"/>
            <w:bottom w:val="none" w:sz="0" w:space="0" w:color="auto"/>
            <w:right w:val="none" w:sz="0" w:space="0" w:color="auto"/>
          </w:divBdr>
        </w:div>
        <w:div w:id="1352754910">
          <w:marLeft w:val="640"/>
          <w:marRight w:val="0"/>
          <w:marTop w:val="0"/>
          <w:marBottom w:val="0"/>
          <w:divBdr>
            <w:top w:val="none" w:sz="0" w:space="0" w:color="auto"/>
            <w:left w:val="none" w:sz="0" w:space="0" w:color="auto"/>
            <w:bottom w:val="none" w:sz="0" w:space="0" w:color="auto"/>
            <w:right w:val="none" w:sz="0" w:space="0" w:color="auto"/>
          </w:divBdr>
        </w:div>
        <w:div w:id="1951400989">
          <w:marLeft w:val="640"/>
          <w:marRight w:val="0"/>
          <w:marTop w:val="0"/>
          <w:marBottom w:val="0"/>
          <w:divBdr>
            <w:top w:val="none" w:sz="0" w:space="0" w:color="auto"/>
            <w:left w:val="none" w:sz="0" w:space="0" w:color="auto"/>
            <w:bottom w:val="none" w:sz="0" w:space="0" w:color="auto"/>
            <w:right w:val="none" w:sz="0" w:space="0" w:color="auto"/>
          </w:divBdr>
        </w:div>
        <w:div w:id="1746491537">
          <w:marLeft w:val="640"/>
          <w:marRight w:val="0"/>
          <w:marTop w:val="0"/>
          <w:marBottom w:val="0"/>
          <w:divBdr>
            <w:top w:val="none" w:sz="0" w:space="0" w:color="auto"/>
            <w:left w:val="none" w:sz="0" w:space="0" w:color="auto"/>
            <w:bottom w:val="none" w:sz="0" w:space="0" w:color="auto"/>
            <w:right w:val="none" w:sz="0" w:space="0" w:color="auto"/>
          </w:divBdr>
        </w:div>
        <w:div w:id="1663386875">
          <w:marLeft w:val="640"/>
          <w:marRight w:val="0"/>
          <w:marTop w:val="0"/>
          <w:marBottom w:val="0"/>
          <w:divBdr>
            <w:top w:val="none" w:sz="0" w:space="0" w:color="auto"/>
            <w:left w:val="none" w:sz="0" w:space="0" w:color="auto"/>
            <w:bottom w:val="none" w:sz="0" w:space="0" w:color="auto"/>
            <w:right w:val="none" w:sz="0" w:space="0" w:color="auto"/>
          </w:divBdr>
        </w:div>
        <w:div w:id="2107921842">
          <w:marLeft w:val="640"/>
          <w:marRight w:val="0"/>
          <w:marTop w:val="0"/>
          <w:marBottom w:val="0"/>
          <w:divBdr>
            <w:top w:val="none" w:sz="0" w:space="0" w:color="auto"/>
            <w:left w:val="none" w:sz="0" w:space="0" w:color="auto"/>
            <w:bottom w:val="none" w:sz="0" w:space="0" w:color="auto"/>
            <w:right w:val="none" w:sz="0" w:space="0" w:color="auto"/>
          </w:divBdr>
        </w:div>
      </w:divsChild>
    </w:div>
    <w:div w:id="555821289">
      <w:bodyDiv w:val="1"/>
      <w:marLeft w:val="0"/>
      <w:marRight w:val="0"/>
      <w:marTop w:val="0"/>
      <w:marBottom w:val="0"/>
      <w:divBdr>
        <w:top w:val="none" w:sz="0" w:space="0" w:color="auto"/>
        <w:left w:val="none" w:sz="0" w:space="0" w:color="auto"/>
        <w:bottom w:val="none" w:sz="0" w:space="0" w:color="auto"/>
        <w:right w:val="none" w:sz="0" w:space="0" w:color="auto"/>
      </w:divBdr>
      <w:divsChild>
        <w:div w:id="254941059">
          <w:marLeft w:val="640"/>
          <w:marRight w:val="0"/>
          <w:marTop w:val="0"/>
          <w:marBottom w:val="0"/>
          <w:divBdr>
            <w:top w:val="none" w:sz="0" w:space="0" w:color="auto"/>
            <w:left w:val="none" w:sz="0" w:space="0" w:color="auto"/>
            <w:bottom w:val="none" w:sz="0" w:space="0" w:color="auto"/>
            <w:right w:val="none" w:sz="0" w:space="0" w:color="auto"/>
          </w:divBdr>
        </w:div>
        <w:div w:id="261452136">
          <w:marLeft w:val="640"/>
          <w:marRight w:val="0"/>
          <w:marTop w:val="0"/>
          <w:marBottom w:val="0"/>
          <w:divBdr>
            <w:top w:val="none" w:sz="0" w:space="0" w:color="auto"/>
            <w:left w:val="none" w:sz="0" w:space="0" w:color="auto"/>
            <w:bottom w:val="none" w:sz="0" w:space="0" w:color="auto"/>
            <w:right w:val="none" w:sz="0" w:space="0" w:color="auto"/>
          </w:divBdr>
        </w:div>
        <w:div w:id="1218276979">
          <w:marLeft w:val="640"/>
          <w:marRight w:val="0"/>
          <w:marTop w:val="0"/>
          <w:marBottom w:val="0"/>
          <w:divBdr>
            <w:top w:val="none" w:sz="0" w:space="0" w:color="auto"/>
            <w:left w:val="none" w:sz="0" w:space="0" w:color="auto"/>
            <w:bottom w:val="none" w:sz="0" w:space="0" w:color="auto"/>
            <w:right w:val="none" w:sz="0" w:space="0" w:color="auto"/>
          </w:divBdr>
        </w:div>
        <w:div w:id="1678078747">
          <w:marLeft w:val="640"/>
          <w:marRight w:val="0"/>
          <w:marTop w:val="0"/>
          <w:marBottom w:val="0"/>
          <w:divBdr>
            <w:top w:val="none" w:sz="0" w:space="0" w:color="auto"/>
            <w:left w:val="none" w:sz="0" w:space="0" w:color="auto"/>
            <w:bottom w:val="none" w:sz="0" w:space="0" w:color="auto"/>
            <w:right w:val="none" w:sz="0" w:space="0" w:color="auto"/>
          </w:divBdr>
        </w:div>
        <w:div w:id="2122454006">
          <w:marLeft w:val="640"/>
          <w:marRight w:val="0"/>
          <w:marTop w:val="0"/>
          <w:marBottom w:val="0"/>
          <w:divBdr>
            <w:top w:val="none" w:sz="0" w:space="0" w:color="auto"/>
            <w:left w:val="none" w:sz="0" w:space="0" w:color="auto"/>
            <w:bottom w:val="none" w:sz="0" w:space="0" w:color="auto"/>
            <w:right w:val="none" w:sz="0" w:space="0" w:color="auto"/>
          </w:divBdr>
        </w:div>
        <w:div w:id="1305544261">
          <w:marLeft w:val="640"/>
          <w:marRight w:val="0"/>
          <w:marTop w:val="0"/>
          <w:marBottom w:val="0"/>
          <w:divBdr>
            <w:top w:val="none" w:sz="0" w:space="0" w:color="auto"/>
            <w:left w:val="none" w:sz="0" w:space="0" w:color="auto"/>
            <w:bottom w:val="none" w:sz="0" w:space="0" w:color="auto"/>
            <w:right w:val="none" w:sz="0" w:space="0" w:color="auto"/>
          </w:divBdr>
        </w:div>
        <w:div w:id="213810130">
          <w:marLeft w:val="640"/>
          <w:marRight w:val="0"/>
          <w:marTop w:val="0"/>
          <w:marBottom w:val="0"/>
          <w:divBdr>
            <w:top w:val="none" w:sz="0" w:space="0" w:color="auto"/>
            <w:left w:val="none" w:sz="0" w:space="0" w:color="auto"/>
            <w:bottom w:val="none" w:sz="0" w:space="0" w:color="auto"/>
            <w:right w:val="none" w:sz="0" w:space="0" w:color="auto"/>
          </w:divBdr>
        </w:div>
        <w:div w:id="1609198598">
          <w:marLeft w:val="640"/>
          <w:marRight w:val="0"/>
          <w:marTop w:val="0"/>
          <w:marBottom w:val="0"/>
          <w:divBdr>
            <w:top w:val="none" w:sz="0" w:space="0" w:color="auto"/>
            <w:left w:val="none" w:sz="0" w:space="0" w:color="auto"/>
            <w:bottom w:val="none" w:sz="0" w:space="0" w:color="auto"/>
            <w:right w:val="none" w:sz="0" w:space="0" w:color="auto"/>
          </w:divBdr>
        </w:div>
        <w:div w:id="936987310">
          <w:marLeft w:val="640"/>
          <w:marRight w:val="0"/>
          <w:marTop w:val="0"/>
          <w:marBottom w:val="0"/>
          <w:divBdr>
            <w:top w:val="none" w:sz="0" w:space="0" w:color="auto"/>
            <w:left w:val="none" w:sz="0" w:space="0" w:color="auto"/>
            <w:bottom w:val="none" w:sz="0" w:space="0" w:color="auto"/>
            <w:right w:val="none" w:sz="0" w:space="0" w:color="auto"/>
          </w:divBdr>
        </w:div>
        <w:div w:id="600724868">
          <w:marLeft w:val="640"/>
          <w:marRight w:val="0"/>
          <w:marTop w:val="0"/>
          <w:marBottom w:val="0"/>
          <w:divBdr>
            <w:top w:val="none" w:sz="0" w:space="0" w:color="auto"/>
            <w:left w:val="none" w:sz="0" w:space="0" w:color="auto"/>
            <w:bottom w:val="none" w:sz="0" w:space="0" w:color="auto"/>
            <w:right w:val="none" w:sz="0" w:space="0" w:color="auto"/>
          </w:divBdr>
        </w:div>
        <w:div w:id="1099258078">
          <w:marLeft w:val="640"/>
          <w:marRight w:val="0"/>
          <w:marTop w:val="0"/>
          <w:marBottom w:val="0"/>
          <w:divBdr>
            <w:top w:val="none" w:sz="0" w:space="0" w:color="auto"/>
            <w:left w:val="none" w:sz="0" w:space="0" w:color="auto"/>
            <w:bottom w:val="none" w:sz="0" w:space="0" w:color="auto"/>
            <w:right w:val="none" w:sz="0" w:space="0" w:color="auto"/>
          </w:divBdr>
        </w:div>
        <w:div w:id="1438404609">
          <w:marLeft w:val="640"/>
          <w:marRight w:val="0"/>
          <w:marTop w:val="0"/>
          <w:marBottom w:val="0"/>
          <w:divBdr>
            <w:top w:val="none" w:sz="0" w:space="0" w:color="auto"/>
            <w:left w:val="none" w:sz="0" w:space="0" w:color="auto"/>
            <w:bottom w:val="none" w:sz="0" w:space="0" w:color="auto"/>
            <w:right w:val="none" w:sz="0" w:space="0" w:color="auto"/>
          </w:divBdr>
        </w:div>
        <w:div w:id="1127353087">
          <w:marLeft w:val="640"/>
          <w:marRight w:val="0"/>
          <w:marTop w:val="0"/>
          <w:marBottom w:val="0"/>
          <w:divBdr>
            <w:top w:val="none" w:sz="0" w:space="0" w:color="auto"/>
            <w:left w:val="none" w:sz="0" w:space="0" w:color="auto"/>
            <w:bottom w:val="none" w:sz="0" w:space="0" w:color="auto"/>
            <w:right w:val="none" w:sz="0" w:space="0" w:color="auto"/>
          </w:divBdr>
        </w:div>
        <w:div w:id="1558518273">
          <w:marLeft w:val="640"/>
          <w:marRight w:val="0"/>
          <w:marTop w:val="0"/>
          <w:marBottom w:val="0"/>
          <w:divBdr>
            <w:top w:val="none" w:sz="0" w:space="0" w:color="auto"/>
            <w:left w:val="none" w:sz="0" w:space="0" w:color="auto"/>
            <w:bottom w:val="none" w:sz="0" w:space="0" w:color="auto"/>
            <w:right w:val="none" w:sz="0" w:space="0" w:color="auto"/>
          </w:divBdr>
        </w:div>
        <w:div w:id="838037740">
          <w:marLeft w:val="640"/>
          <w:marRight w:val="0"/>
          <w:marTop w:val="0"/>
          <w:marBottom w:val="0"/>
          <w:divBdr>
            <w:top w:val="none" w:sz="0" w:space="0" w:color="auto"/>
            <w:left w:val="none" w:sz="0" w:space="0" w:color="auto"/>
            <w:bottom w:val="none" w:sz="0" w:space="0" w:color="auto"/>
            <w:right w:val="none" w:sz="0" w:space="0" w:color="auto"/>
          </w:divBdr>
        </w:div>
        <w:div w:id="915672335">
          <w:marLeft w:val="640"/>
          <w:marRight w:val="0"/>
          <w:marTop w:val="0"/>
          <w:marBottom w:val="0"/>
          <w:divBdr>
            <w:top w:val="none" w:sz="0" w:space="0" w:color="auto"/>
            <w:left w:val="none" w:sz="0" w:space="0" w:color="auto"/>
            <w:bottom w:val="none" w:sz="0" w:space="0" w:color="auto"/>
            <w:right w:val="none" w:sz="0" w:space="0" w:color="auto"/>
          </w:divBdr>
        </w:div>
        <w:div w:id="345445827">
          <w:marLeft w:val="640"/>
          <w:marRight w:val="0"/>
          <w:marTop w:val="0"/>
          <w:marBottom w:val="0"/>
          <w:divBdr>
            <w:top w:val="none" w:sz="0" w:space="0" w:color="auto"/>
            <w:left w:val="none" w:sz="0" w:space="0" w:color="auto"/>
            <w:bottom w:val="none" w:sz="0" w:space="0" w:color="auto"/>
            <w:right w:val="none" w:sz="0" w:space="0" w:color="auto"/>
          </w:divBdr>
        </w:div>
        <w:div w:id="1447430199">
          <w:marLeft w:val="640"/>
          <w:marRight w:val="0"/>
          <w:marTop w:val="0"/>
          <w:marBottom w:val="0"/>
          <w:divBdr>
            <w:top w:val="none" w:sz="0" w:space="0" w:color="auto"/>
            <w:left w:val="none" w:sz="0" w:space="0" w:color="auto"/>
            <w:bottom w:val="none" w:sz="0" w:space="0" w:color="auto"/>
            <w:right w:val="none" w:sz="0" w:space="0" w:color="auto"/>
          </w:divBdr>
        </w:div>
        <w:div w:id="834611979">
          <w:marLeft w:val="640"/>
          <w:marRight w:val="0"/>
          <w:marTop w:val="0"/>
          <w:marBottom w:val="0"/>
          <w:divBdr>
            <w:top w:val="none" w:sz="0" w:space="0" w:color="auto"/>
            <w:left w:val="none" w:sz="0" w:space="0" w:color="auto"/>
            <w:bottom w:val="none" w:sz="0" w:space="0" w:color="auto"/>
            <w:right w:val="none" w:sz="0" w:space="0" w:color="auto"/>
          </w:divBdr>
        </w:div>
        <w:div w:id="1261061660">
          <w:marLeft w:val="640"/>
          <w:marRight w:val="0"/>
          <w:marTop w:val="0"/>
          <w:marBottom w:val="0"/>
          <w:divBdr>
            <w:top w:val="none" w:sz="0" w:space="0" w:color="auto"/>
            <w:left w:val="none" w:sz="0" w:space="0" w:color="auto"/>
            <w:bottom w:val="none" w:sz="0" w:space="0" w:color="auto"/>
            <w:right w:val="none" w:sz="0" w:space="0" w:color="auto"/>
          </w:divBdr>
        </w:div>
        <w:div w:id="789662855">
          <w:marLeft w:val="640"/>
          <w:marRight w:val="0"/>
          <w:marTop w:val="0"/>
          <w:marBottom w:val="0"/>
          <w:divBdr>
            <w:top w:val="none" w:sz="0" w:space="0" w:color="auto"/>
            <w:left w:val="none" w:sz="0" w:space="0" w:color="auto"/>
            <w:bottom w:val="none" w:sz="0" w:space="0" w:color="auto"/>
            <w:right w:val="none" w:sz="0" w:space="0" w:color="auto"/>
          </w:divBdr>
        </w:div>
        <w:div w:id="2050523079">
          <w:marLeft w:val="640"/>
          <w:marRight w:val="0"/>
          <w:marTop w:val="0"/>
          <w:marBottom w:val="0"/>
          <w:divBdr>
            <w:top w:val="none" w:sz="0" w:space="0" w:color="auto"/>
            <w:left w:val="none" w:sz="0" w:space="0" w:color="auto"/>
            <w:bottom w:val="none" w:sz="0" w:space="0" w:color="auto"/>
            <w:right w:val="none" w:sz="0" w:space="0" w:color="auto"/>
          </w:divBdr>
        </w:div>
        <w:div w:id="487091449">
          <w:marLeft w:val="640"/>
          <w:marRight w:val="0"/>
          <w:marTop w:val="0"/>
          <w:marBottom w:val="0"/>
          <w:divBdr>
            <w:top w:val="none" w:sz="0" w:space="0" w:color="auto"/>
            <w:left w:val="none" w:sz="0" w:space="0" w:color="auto"/>
            <w:bottom w:val="none" w:sz="0" w:space="0" w:color="auto"/>
            <w:right w:val="none" w:sz="0" w:space="0" w:color="auto"/>
          </w:divBdr>
        </w:div>
        <w:div w:id="720636517">
          <w:marLeft w:val="640"/>
          <w:marRight w:val="0"/>
          <w:marTop w:val="0"/>
          <w:marBottom w:val="0"/>
          <w:divBdr>
            <w:top w:val="none" w:sz="0" w:space="0" w:color="auto"/>
            <w:left w:val="none" w:sz="0" w:space="0" w:color="auto"/>
            <w:bottom w:val="none" w:sz="0" w:space="0" w:color="auto"/>
            <w:right w:val="none" w:sz="0" w:space="0" w:color="auto"/>
          </w:divBdr>
        </w:div>
        <w:div w:id="1361202372">
          <w:marLeft w:val="640"/>
          <w:marRight w:val="0"/>
          <w:marTop w:val="0"/>
          <w:marBottom w:val="0"/>
          <w:divBdr>
            <w:top w:val="none" w:sz="0" w:space="0" w:color="auto"/>
            <w:left w:val="none" w:sz="0" w:space="0" w:color="auto"/>
            <w:bottom w:val="none" w:sz="0" w:space="0" w:color="auto"/>
            <w:right w:val="none" w:sz="0" w:space="0" w:color="auto"/>
          </w:divBdr>
        </w:div>
        <w:div w:id="350421513">
          <w:marLeft w:val="640"/>
          <w:marRight w:val="0"/>
          <w:marTop w:val="0"/>
          <w:marBottom w:val="0"/>
          <w:divBdr>
            <w:top w:val="none" w:sz="0" w:space="0" w:color="auto"/>
            <w:left w:val="none" w:sz="0" w:space="0" w:color="auto"/>
            <w:bottom w:val="none" w:sz="0" w:space="0" w:color="auto"/>
            <w:right w:val="none" w:sz="0" w:space="0" w:color="auto"/>
          </w:divBdr>
        </w:div>
        <w:div w:id="270747464">
          <w:marLeft w:val="640"/>
          <w:marRight w:val="0"/>
          <w:marTop w:val="0"/>
          <w:marBottom w:val="0"/>
          <w:divBdr>
            <w:top w:val="none" w:sz="0" w:space="0" w:color="auto"/>
            <w:left w:val="none" w:sz="0" w:space="0" w:color="auto"/>
            <w:bottom w:val="none" w:sz="0" w:space="0" w:color="auto"/>
            <w:right w:val="none" w:sz="0" w:space="0" w:color="auto"/>
          </w:divBdr>
        </w:div>
        <w:div w:id="600139428">
          <w:marLeft w:val="640"/>
          <w:marRight w:val="0"/>
          <w:marTop w:val="0"/>
          <w:marBottom w:val="0"/>
          <w:divBdr>
            <w:top w:val="none" w:sz="0" w:space="0" w:color="auto"/>
            <w:left w:val="none" w:sz="0" w:space="0" w:color="auto"/>
            <w:bottom w:val="none" w:sz="0" w:space="0" w:color="auto"/>
            <w:right w:val="none" w:sz="0" w:space="0" w:color="auto"/>
          </w:divBdr>
        </w:div>
        <w:div w:id="1342779864">
          <w:marLeft w:val="640"/>
          <w:marRight w:val="0"/>
          <w:marTop w:val="0"/>
          <w:marBottom w:val="0"/>
          <w:divBdr>
            <w:top w:val="none" w:sz="0" w:space="0" w:color="auto"/>
            <w:left w:val="none" w:sz="0" w:space="0" w:color="auto"/>
            <w:bottom w:val="none" w:sz="0" w:space="0" w:color="auto"/>
            <w:right w:val="none" w:sz="0" w:space="0" w:color="auto"/>
          </w:divBdr>
        </w:div>
        <w:div w:id="906380504">
          <w:marLeft w:val="640"/>
          <w:marRight w:val="0"/>
          <w:marTop w:val="0"/>
          <w:marBottom w:val="0"/>
          <w:divBdr>
            <w:top w:val="none" w:sz="0" w:space="0" w:color="auto"/>
            <w:left w:val="none" w:sz="0" w:space="0" w:color="auto"/>
            <w:bottom w:val="none" w:sz="0" w:space="0" w:color="auto"/>
            <w:right w:val="none" w:sz="0" w:space="0" w:color="auto"/>
          </w:divBdr>
        </w:div>
        <w:div w:id="955983811">
          <w:marLeft w:val="640"/>
          <w:marRight w:val="0"/>
          <w:marTop w:val="0"/>
          <w:marBottom w:val="0"/>
          <w:divBdr>
            <w:top w:val="none" w:sz="0" w:space="0" w:color="auto"/>
            <w:left w:val="none" w:sz="0" w:space="0" w:color="auto"/>
            <w:bottom w:val="none" w:sz="0" w:space="0" w:color="auto"/>
            <w:right w:val="none" w:sz="0" w:space="0" w:color="auto"/>
          </w:divBdr>
        </w:div>
        <w:div w:id="1957711866">
          <w:marLeft w:val="640"/>
          <w:marRight w:val="0"/>
          <w:marTop w:val="0"/>
          <w:marBottom w:val="0"/>
          <w:divBdr>
            <w:top w:val="none" w:sz="0" w:space="0" w:color="auto"/>
            <w:left w:val="none" w:sz="0" w:space="0" w:color="auto"/>
            <w:bottom w:val="none" w:sz="0" w:space="0" w:color="auto"/>
            <w:right w:val="none" w:sz="0" w:space="0" w:color="auto"/>
          </w:divBdr>
        </w:div>
        <w:div w:id="967933445">
          <w:marLeft w:val="640"/>
          <w:marRight w:val="0"/>
          <w:marTop w:val="0"/>
          <w:marBottom w:val="0"/>
          <w:divBdr>
            <w:top w:val="none" w:sz="0" w:space="0" w:color="auto"/>
            <w:left w:val="none" w:sz="0" w:space="0" w:color="auto"/>
            <w:bottom w:val="none" w:sz="0" w:space="0" w:color="auto"/>
            <w:right w:val="none" w:sz="0" w:space="0" w:color="auto"/>
          </w:divBdr>
        </w:div>
        <w:div w:id="632951652">
          <w:marLeft w:val="640"/>
          <w:marRight w:val="0"/>
          <w:marTop w:val="0"/>
          <w:marBottom w:val="0"/>
          <w:divBdr>
            <w:top w:val="none" w:sz="0" w:space="0" w:color="auto"/>
            <w:left w:val="none" w:sz="0" w:space="0" w:color="auto"/>
            <w:bottom w:val="none" w:sz="0" w:space="0" w:color="auto"/>
            <w:right w:val="none" w:sz="0" w:space="0" w:color="auto"/>
          </w:divBdr>
        </w:div>
        <w:div w:id="2078891901">
          <w:marLeft w:val="640"/>
          <w:marRight w:val="0"/>
          <w:marTop w:val="0"/>
          <w:marBottom w:val="0"/>
          <w:divBdr>
            <w:top w:val="none" w:sz="0" w:space="0" w:color="auto"/>
            <w:left w:val="none" w:sz="0" w:space="0" w:color="auto"/>
            <w:bottom w:val="none" w:sz="0" w:space="0" w:color="auto"/>
            <w:right w:val="none" w:sz="0" w:space="0" w:color="auto"/>
          </w:divBdr>
        </w:div>
        <w:div w:id="1431121206">
          <w:marLeft w:val="640"/>
          <w:marRight w:val="0"/>
          <w:marTop w:val="0"/>
          <w:marBottom w:val="0"/>
          <w:divBdr>
            <w:top w:val="none" w:sz="0" w:space="0" w:color="auto"/>
            <w:left w:val="none" w:sz="0" w:space="0" w:color="auto"/>
            <w:bottom w:val="none" w:sz="0" w:space="0" w:color="auto"/>
            <w:right w:val="none" w:sz="0" w:space="0" w:color="auto"/>
          </w:divBdr>
        </w:div>
        <w:div w:id="218135075">
          <w:marLeft w:val="640"/>
          <w:marRight w:val="0"/>
          <w:marTop w:val="0"/>
          <w:marBottom w:val="0"/>
          <w:divBdr>
            <w:top w:val="none" w:sz="0" w:space="0" w:color="auto"/>
            <w:left w:val="none" w:sz="0" w:space="0" w:color="auto"/>
            <w:bottom w:val="none" w:sz="0" w:space="0" w:color="auto"/>
            <w:right w:val="none" w:sz="0" w:space="0" w:color="auto"/>
          </w:divBdr>
        </w:div>
        <w:div w:id="788931347">
          <w:marLeft w:val="640"/>
          <w:marRight w:val="0"/>
          <w:marTop w:val="0"/>
          <w:marBottom w:val="0"/>
          <w:divBdr>
            <w:top w:val="none" w:sz="0" w:space="0" w:color="auto"/>
            <w:left w:val="none" w:sz="0" w:space="0" w:color="auto"/>
            <w:bottom w:val="none" w:sz="0" w:space="0" w:color="auto"/>
            <w:right w:val="none" w:sz="0" w:space="0" w:color="auto"/>
          </w:divBdr>
        </w:div>
        <w:div w:id="698240926">
          <w:marLeft w:val="640"/>
          <w:marRight w:val="0"/>
          <w:marTop w:val="0"/>
          <w:marBottom w:val="0"/>
          <w:divBdr>
            <w:top w:val="none" w:sz="0" w:space="0" w:color="auto"/>
            <w:left w:val="none" w:sz="0" w:space="0" w:color="auto"/>
            <w:bottom w:val="none" w:sz="0" w:space="0" w:color="auto"/>
            <w:right w:val="none" w:sz="0" w:space="0" w:color="auto"/>
          </w:divBdr>
        </w:div>
        <w:div w:id="2065324440">
          <w:marLeft w:val="640"/>
          <w:marRight w:val="0"/>
          <w:marTop w:val="0"/>
          <w:marBottom w:val="0"/>
          <w:divBdr>
            <w:top w:val="none" w:sz="0" w:space="0" w:color="auto"/>
            <w:left w:val="none" w:sz="0" w:space="0" w:color="auto"/>
            <w:bottom w:val="none" w:sz="0" w:space="0" w:color="auto"/>
            <w:right w:val="none" w:sz="0" w:space="0" w:color="auto"/>
          </w:divBdr>
        </w:div>
        <w:div w:id="739014948">
          <w:marLeft w:val="640"/>
          <w:marRight w:val="0"/>
          <w:marTop w:val="0"/>
          <w:marBottom w:val="0"/>
          <w:divBdr>
            <w:top w:val="none" w:sz="0" w:space="0" w:color="auto"/>
            <w:left w:val="none" w:sz="0" w:space="0" w:color="auto"/>
            <w:bottom w:val="none" w:sz="0" w:space="0" w:color="auto"/>
            <w:right w:val="none" w:sz="0" w:space="0" w:color="auto"/>
          </w:divBdr>
        </w:div>
        <w:div w:id="87702495">
          <w:marLeft w:val="640"/>
          <w:marRight w:val="0"/>
          <w:marTop w:val="0"/>
          <w:marBottom w:val="0"/>
          <w:divBdr>
            <w:top w:val="none" w:sz="0" w:space="0" w:color="auto"/>
            <w:left w:val="none" w:sz="0" w:space="0" w:color="auto"/>
            <w:bottom w:val="none" w:sz="0" w:space="0" w:color="auto"/>
            <w:right w:val="none" w:sz="0" w:space="0" w:color="auto"/>
          </w:divBdr>
        </w:div>
        <w:div w:id="2062363939">
          <w:marLeft w:val="640"/>
          <w:marRight w:val="0"/>
          <w:marTop w:val="0"/>
          <w:marBottom w:val="0"/>
          <w:divBdr>
            <w:top w:val="none" w:sz="0" w:space="0" w:color="auto"/>
            <w:left w:val="none" w:sz="0" w:space="0" w:color="auto"/>
            <w:bottom w:val="none" w:sz="0" w:space="0" w:color="auto"/>
            <w:right w:val="none" w:sz="0" w:space="0" w:color="auto"/>
          </w:divBdr>
        </w:div>
        <w:div w:id="896673407">
          <w:marLeft w:val="640"/>
          <w:marRight w:val="0"/>
          <w:marTop w:val="0"/>
          <w:marBottom w:val="0"/>
          <w:divBdr>
            <w:top w:val="none" w:sz="0" w:space="0" w:color="auto"/>
            <w:left w:val="none" w:sz="0" w:space="0" w:color="auto"/>
            <w:bottom w:val="none" w:sz="0" w:space="0" w:color="auto"/>
            <w:right w:val="none" w:sz="0" w:space="0" w:color="auto"/>
          </w:divBdr>
        </w:div>
        <w:div w:id="1702124143">
          <w:marLeft w:val="640"/>
          <w:marRight w:val="0"/>
          <w:marTop w:val="0"/>
          <w:marBottom w:val="0"/>
          <w:divBdr>
            <w:top w:val="none" w:sz="0" w:space="0" w:color="auto"/>
            <w:left w:val="none" w:sz="0" w:space="0" w:color="auto"/>
            <w:bottom w:val="none" w:sz="0" w:space="0" w:color="auto"/>
            <w:right w:val="none" w:sz="0" w:space="0" w:color="auto"/>
          </w:divBdr>
        </w:div>
        <w:div w:id="1715541909">
          <w:marLeft w:val="640"/>
          <w:marRight w:val="0"/>
          <w:marTop w:val="0"/>
          <w:marBottom w:val="0"/>
          <w:divBdr>
            <w:top w:val="none" w:sz="0" w:space="0" w:color="auto"/>
            <w:left w:val="none" w:sz="0" w:space="0" w:color="auto"/>
            <w:bottom w:val="none" w:sz="0" w:space="0" w:color="auto"/>
            <w:right w:val="none" w:sz="0" w:space="0" w:color="auto"/>
          </w:divBdr>
        </w:div>
        <w:div w:id="994188989">
          <w:marLeft w:val="640"/>
          <w:marRight w:val="0"/>
          <w:marTop w:val="0"/>
          <w:marBottom w:val="0"/>
          <w:divBdr>
            <w:top w:val="none" w:sz="0" w:space="0" w:color="auto"/>
            <w:left w:val="none" w:sz="0" w:space="0" w:color="auto"/>
            <w:bottom w:val="none" w:sz="0" w:space="0" w:color="auto"/>
            <w:right w:val="none" w:sz="0" w:space="0" w:color="auto"/>
          </w:divBdr>
        </w:div>
        <w:div w:id="1065565142">
          <w:marLeft w:val="640"/>
          <w:marRight w:val="0"/>
          <w:marTop w:val="0"/>
          <w:marBottom w:val="0"/>
          <w:divBdr>
            <w:top w:val="none" w:sz="0" w:space="0" w:color="auto"/>
            <w:left w:val="none" w:sz="0" w:space="0" w:color="auto"/>
            <w:bottom w:val="none" w:sz="0" w:space="0" w:color="auto"/>
            <w:right w:val="none" w:sz="0" w:space="0" w:color="auto"/>
          </w:divBdr>
        </w:div>
        <w:div w:id="444466276">
          <w:marLeft w:val="640"/>
          <w:marRight w:val="0"/>
          <w:marTop w:val="0"/>
          <w:marBottom w:val="0"/>
          <w:divBdr>
            <w:top w:val="none" w:sz="0" w:space="0" w:color="auto"/>
            <w:left w:val="none" w:sz="0" w:space="0" w:color="auto"/>
            <w:bottom w:val="none" w:sz="0" w:space="0" w:color="auto"/>
            <w:right w:val="none" w:sz="0" w:space="0" w:color="auto"/>
          </w:divBdr>
        </w:div>
        <w:div w:id="2112435857">
          <w:marLeft w:val="640"/>
          <w:marRight w:val="0"/>
          <w:marTop w:val="0"/>
          <w:marBottom w:val="0"/>
          <w:divBdr>
            <w:top w:val="none" w:sz="0" w:space="0" w:color="auto"/>
            <w:left w:val="none" w:sz="0" w:space="0" w:color="auto"/>
            <w:bottom w:val="none" w:sz="0" w:space="0" w:color="auto"/>
            <w:right w:val="none" w:sz="0" w:space="0" w:color="auto"/>
          </w:divBdr>
        </w:div>
        <w:div w:id="1691297524">
          <w:marLeft w:val="640"/>
          <w:marRight w:val="0"/>
          <w:marTop w:val="0"/>
          <w:marBottom w:val="0"/>
          <w:divBdr>
            <w:top w:val="none" w:sz="0" w:space="0" w:color="auto"/>
            <w:left w:val="none" w:sz="0" w:space="0" w:color="auto"/>
            <w:bottom w:val="none" w:sz="0" w:space="0" w:color="auto"/>
            <w:right w:val="none" w:sz="0" w:space="0" w:color="auto"/>
          </w:divBdr>
        </w:div>
        <w:div w:id="1660500208">
          <w:marLeft w:val="640"/>
          <w:marRight w:val="0"/>
          <w:marTop w:val="0"/>
          <w:marBottom w:val="0"/>
          <w:divBdr>
            <w:top w:val="none" w:sz="0" w:space="0" w:color="auto"/>
            <w:left w:val="none" w:sz="0" w:space="0" w:color="auto"/>
            <w:bottom w:val="none" w:sz="0" w:space="0" w:color="auto"/>
            <w:right w:val="none" w:sz="0" w:space="0" w:color="auto"/>
          </w:divBdr>
        </w:div>
        <w:div w:id="1742288551">
          <w:marLeft w:val="640"/>
          <w:marRight w:val="0"/>
          <w:marTop w:val="0"/>
          <w:marBottom w:val="0"/>
          <w:divBdr>
            <w:top w:val="none" w:sz="0" w:space="0" w:color="auto"/>
            <w:left w:val="none" w:sz="0" w:space="0" w:color="auto"/>
            <w:bottom w:val="none" w:sz="0" w:space="0" w:color="auto"/>
            <w:right w:val="none" w:sz="0" w:space="0" w:color="auto"/>
          </w:divBdr>
        </w:div>
        <w:div w:id="1038621983">
          <w:marLeft w:val="640"/>
          <w:marRight w:val="0"/>
          <w:marTop w:val="0"/>
          <w:marBottom w:val="0"/>
          <w:divBdr>
            <w:top w:val="none" w:sz="0" w:space="0" w:color="auto"/>
            <w:left w:val="none" w:sz="0" w:space="0" w:color="auto"/>
            <w:bottom w:val="none" w:sz="0" w:space="0" w:color="auto"/>
            <w:right w:val="none" w:sz="0" w:space="0" w:color="auto"/>
          </w:divBdr>
        </w:div>
        <w:div w:id="772701198">
          <w:marLeft w:val="640"/>
          <w:marRight w:val="0"/>
          <w:marTop w:val="0"/>
          <w:marBottom w:val="0"/>
          <w:divBdr>
            <w:top w:val="none" w:sz="0" w:space="0" w:color="auto"/>
            <w:left w:val="none" w:sz="0" w:space="0" w:color="auto"/>
            <w:bottom w:val="none" w:sz="0" w:space="0" w:color="auto"/>
            <w:right w:val="none" w:sz="0" w:space="0" w:color="auto"/>
          </w:divBdr>
        </w:div>
        <w:div w:id="1270355502">
          <w:marLeft w:val="640"/>
          <w:marRight w:val="0"/>
          <w:marTop w:val="0"/>
          <w:marBottom w:val="0"/>
          <w:divBdr>
            <w:top w:val="none" w:sz="0" w:space="0" w:color="auto"/>
            <w:left w:val="none" w:sz="0" w:space="0" w:color="auto"/>
            <w:bottom w:val="none" w:sz="0" w:space="0" w:color="auto"/>
            <w:right w:val="none" w:sz="0" w:space="0" w:color="auto"/>
          </w:divBdr>
        </w:div>
        <w:div w:id="1742827459">
          <w:marLeft w:val="640"/>
          <w:marRight w:val="0"/>
          <w:marTop w:val="0"/>
          <w:marBottom w:val="0"/>
          <w:divBdr>
            <w:top w:val="none" w:sz="0" w:space="0" w:color="auto"/>
            <w:left w:val="none" w:sz="0" w:space="0" w:color="auto"/>
            <w:bottom w:val="none" w:sz="0" w:space="0" w:color="auto"/>
            <w:right w:val="none" w:sz="0" w:space="0" w:color="auto"/>
          </w:divBdr>
        </w:div>
        <w:div w:id="1144931605">
          <w:marLeft w:val="640"/>
          <w:marRight w:val="0"/>
          <w:marTop w:val="0"/>
          <w:marBottom w:val="0"/>
          <w:divBdr>
            <w:top w:val="none" w:sz="0" w:space="0" w:color="auto"/>
            <w:left w:val="none" w:sz="0" w:space="0" w:color="auto"/>
            <w:bottom w:val="none" w:sz="0" w:space="0" w:color="auto"/>
            <w:right w:val="none" w:sz="0" w:space="0" w:color="auto"/>
          </w:divBdr>
        </w:div>
        <w:div w:id="1146510238">
          <w:marLeft w:val="640"/>
          <w:marRight w:val="0"/>
          <w:marTop w:val="0"/>
          <w:marBottom w:val="0"/>
          <w:divBdr>
            <w:top w:val="none" w:sz="0" w:space="0" w:color="auto"/>
            <w:left w:val="none" w:sz="0" w:space="0" w:color="auto"/>
            <w:bottom w:val="none" w:sz="0" w:space="0" w:color="auto"/>
            <w:right w:val="none" w:sz="0" w:space="0" w:color="auto"/>
          </w:divBdr>
        </w:div>
        <w:div w:id="1710763019">
          <w:marLeft w:val="640"/>
          <w:marRight w:val="0"/>
          <w:marTop w:val="0"/>
          <w:marBottom w:val="0"/>
          <w:divBdr>
            <w:top w:val="none" w:sz="0" w:space="0" w:color="auto"/>
            <w:left w:val="none" w:sz="0" w:space="0" w:color="auto"/>
            <w:bottom w:val="none" w:sz="0" w:space="0" w:color="auto"/>
            <w:right w:val="none" w:sz="0" w:space="0" w:color="auto"/>
          </w:divBdr>
        </w:div>
        <w:div w:id="1048839754">
          <w:marLeft w:val="640"/>
          <w:marRight w:val="0"/>
          <w:marTop w:val="0"/>
          <w:marBottom w:val="0"/>
          <w:divBdr>
            <w:top w:val="none" w:sz="0" w:space="0" w:color="auto"/>
            <w:left w:val="none" w:sz="0" w:space="0" w:color="auto"/>
            <w:bottom w:val="none" w:sz="0" w:space="0" w:color="auto"/>
            <w:right w:val="none" w:sz="0" w:space="0" w:color="auto"/>
          </w:divBdr>
        </w:div>
        <w:div w:id="1253006902">
          <w:marLeft w:val="640"/>
          <w:marRight w:val="0"/>
          <w:marTop w:val="0"/>
          <w:marBottom w:val="0"/>
          <w:divBdr>
            <w:top w:val="none" w:sz="0" w:space="0" w:color="auto"/>
            <w:left w:val="none" w:sz="0" w:space="0" w:color="auto"/>
            <w:bottom w:val="none" w:sz="0" w:space="0" w:color="auto"/>
            <w:right w:val="none" w:sz="0" w:space="0" w:color="auto"/>
          </w:divBdr>
        </w:div>
        <w:div w:id="1565678234">
          <w:marLeft w:val="640"/>
          <w:marRight w:val="0"/>
          <w:marTop w:val="0"/>
          <w:marBottom w:val="0"/>
          <w:divBdr>
            <w:top w:val="none" w:sz="0" w:space="0" w:color="auto"/>
            <w:left w:val="none" w:sz="0" w:space="0" w:color="auto"/>
            <w:bottom w:val="none" w:sz="0" w:space="0" w:color="auto"/>
            <w:right w:val="none" w:sz="0" w:space="0" w:color="auto"/>
          </w:divBdr>
        </w:div>
        <w:div w:id="1989937188">
          <w:marLeft w:val="640"/>
          <w:marRight w:val="0"/>
          <w:marTop w:val="0"/>
          <w:marBottom w:val="0"/>
          <w:divBdr>
            <w:top w:val="none" w:sz="0" w:space="0" w:color="auto"/>
            <w:left w:val="none" w:sz="0" w:space="0" w:color="auto"/>
            <w:bottom w:val="none" w:sz="0" w:space="0" w:color="auto"/>
            <w:right w:val="none" w:sz="0" w:space="0" w:color="auto"/>
          </w:divBdr>
        </w:div>
        <w:div w:id="1725982514">
          <w:marLeft w:val="640"/>
          <w:marRight w:val="0"/>
          <w:marTop w:val="0"/>
          <w:marBottom w:val="0"/>
          <w:divBdr>
            <w:top w:val="none" w:sz="0" w:space="0" w:color="auto"/>
            <w:left w:val="none" w:sz="0" w:space="0" w:color="auto"/>
            <w:bottom w:val="none" w:sz="0" w:space="0" w:color="auto"/>
            <w:right w:val="none" w:sz="0" w:space="0" w:color="auto"/>
          </w:divBdr>
        </w:div>
        <w:div w:id="484587563">
          <w:marLeft w:val="640"/>
          <w:marRight w:val="0"/>
          <w:marTop w:val="0"/>
          <w:marBottom w:val="0"/>
          <w:divBdr>
            <w:top w:val="none" w:sz="0" w:space="0" w:color="auto"/>
            <w:left w:val="none" w:sz="0" w:space="0" w:color="auto"/>
            <w:bottom w:val="none" w:sz="0" w:space="0" w:color="auto"/>
            <w:right w:val="none" w:sz="0" w:space="0" w:color="auto"/>
          </w:divBdr>
        </w:div>
        <w:div w:id="1590459807">
          <w:marLeft w:val="640"/>
          <w:marRight w:val="0"/>
          <w:marTop w:val="0"/>
          <w:marBottom w:val="0"/>
          <w:divBdr>
            <w:top w:val="none" w:sz="0" w:space="0" w:color="auto"/>
            <w:left w:val="none" w:sz="0" w:space="0" w:color="auto"/>
            <w:bottom w:val="none" w:sz="0" w:space="0" w:color="auto"/>
            <w:right w:val="none" w:sz="0" w:space="0" w:color="auto"/>
          </w:divBdr>
        </w:div>
        <w:div w:id="1537231469">
          <w:marLeft w:val="640"/>
          <w:marRight w:val="0"/>
          <w:marTop w:val="0"/>
          <w:marBottom w:val="0"/>
          <w:divBdr>
            <w:top w:val="none" w:sz="0" w:space="0" w:color="auto"/>
            <w:left w:val="none" w:sz="0" w:space="0" w:color="auto"/>
            <w:bottom w:val="none" w:sz="0" w:space="0" w:color="auto"/>
            <w:right w:val="none" w:sz="0" w:space="0" w:color="auto"/>
          </w:divBdr>
        </w:div>
        <w:div w:id="1753892891">
          <w:marLeft w:val="640"/>
          <w:marRight w:val="0"/>
          <w:marTop w:val="0"/>
          <w:marBottom w:val="0"/>
          <w:divBdr>
            <w:top w:val="none" w:sz="0" w:space="0" w:color="auto"/>
            <w:left w:val="none" w:sz="0" w:space="0" w:color="auto"/>
            <w:bottom w:val="none" w:sz="0" w:space="0" w:color="auto"/>
            <w:right w:val="none" w:sz="0" w:space="0" w:color="auto"/>
          </w:divBdr>
        </w:div>
        <w:div w:id="1348143518">
          <w:marLeft w:val="640"/>
          <w:marRight w:val="0"/>
          <w:marTop w:val="0"/>
          <w:marBottom w:val="0"/>
          <w:divBdr>
            <w:top w:val="none" w:sz="0" w:space="0" w:color="auto"/>
            <w:left w:val="none" w:sz="0" w:space="0" w:color="auto"/>
            <w:bottom w:val="none" w:sz="0" w:space="0" w:color="auto"/>
            <w:right w:val="none" w:sz="0" w:space="0" w:color="auto"/>
          </w:divBdr>
        </w:div>
        <w:div w:id="228393751">
          <w:marLeft w:val="640"/>
          <w:marRight w:val="0"/>
          <w:marTop w:val="0"/>
          <w:marBottom w:val="0"/>
          <w:divBdr>
            <w:top w:val="none" w:sz="0" w:space="0" w:color="auto"/>
            <w:left w:val="none" w:sz="0" w:space="0" w:color="auto"/>
            <w:bottom w:val="none" w:sz="0" w:space="0" w:color="auto"/>
            <w:right w:val="none" w:sz="0" w:space="0" w:color="auto"/>
          </w:divBdr>
        </w:div>
        <w:div w:id="93592821">
          <w:marLeft w:val="640"/>
          <w:marRight w:val="0"/>
          <w:marTop w:val="0"/>
          <w:marBottom w:val="0"/>
          <w:divBdr>
            <w:top w:val="none" w:sz="0" w:space="0" w:color="auto"/>
            <w:left w:val="none" w:sz="0" w:space="0" w:color="auto"/>
            <w:bottom w:val="none" w:sz="0" w:space="0" w:color="auto"/>
            <w:right w:val="none" w:sz="0" w:space="0" w:color="auto"/>
          </w:divBdr>
        </w:div>
        <w:div w:id="1890606827">
          <w:marLeft w:val="640"/>
          <w:marRight w:val="0"/>
          <w:marTop w:val="0"/>
          <w:marBottom w:val="0"/>
          <w:divBdr>
            <w:top w:val="none" w:sz="0" w:space="0" w:color="auto"/>
            <w:left w:val="none" w:sz="0" w:space="0" w:color="auto"/>
            <w:bottom w:val="none" w:sz="0" w:space="0" w:color="auto"/>
            <w:right w:val="none" w:sz="0" w:space="0" w:color="auto"/>
          </w:divBdr>
        </w:div>
        <w:div w:id="48650492">
          <w:marLeft w:val="640"/>
          <w:marRight w:val="0"/>
          <w:marTop w:val="0"/>
          <w:marBottom w:val="0"/>
          <w:divBdr>
            <w:top w:val="none" w:sz="0" w:space="0" w:color="auto"/>
            <w:left w:val="none" w:sz="0" w:space="0" w:color="auto"/>
            <w:bottom w:val="none" w:sz="0" w:space="0" w:color="auto"/>
            <w:right w:val="none" w:sz="0" w:space="0" w:color="auto"/>
          </w:divBdr>
        </w:div>
        <w:div w:id="1572813947">
          <w:marLeft w:val="640"/>
          <w:marRight w:val="0"/>
          <w:marTop w:val="0"/>
          <w:marBottom w:val="0"/>
          <w:divBdr>
            <w:top w:val="none" w:sz="0" w:space="0" w:color="auto"/>
            <w:left w:val="none" w:sz="0" w:space="0" w:color="auto"/>
            <w:bottom w:val="none" w:sz="0" w:space="0" w:color="auto"/>
            <w:right w:val="none" w:sz="0" w:space="0" w:color="auto"/>
          </w:divBdr>
        </w:div>
        <w:div w:id="1158378683">
          <w:marLeft w:val="640"/>
          <w:marRight w:val="0"/>
          <w:marTop w:val="0"/>
          <w:marBottom w:val="0"/>
          <w:divBdr>
            <w:top w:val="none" w:sz="0" w:space="0" w:color="auto"/>
            <w:left w:val="none" w:sz="0" w:space="0" w:color="auto"/>
            <w:bottom w:val="none" w:sz="0" w:space="0" w:color="auto"/>
            <w:right w:val="none" w:sz="0" w:space="0" w:color="auto"/>
          </w:divBdr>
        </w:div>
        <w:div w:id="1225144528">
          <w:marLeft w:val="640"/>
          <w:marRight w:val="0"/>
          <w:marTop w:val="0"/>
          <w:marBottom w:val="0"/>
          <w:divBdr>
            <w:top w:val="none" w:sz="0" w:space="0" w:color="auto"/>
            <w:left w:val="none" w:sz="0" w:space="0" w:color="auto"/>
            <w:bottom w:val="none" w:sz="0" w:space="0" w:color="auto"/>
            <w:right w:val="none" w:sz="0" w:space="0" w:color="auto"/>
          </w:divBdr>
        </w:div>
        <w:div w:id="696080052">
          <w:marLeft w:val="640"/>
          <w:marRight w:val="0"/>
          <w:marTop w:val="0"/>
          <w:marBottom w:val="0"/>
          <w:divBdr>
            <w:top w:val="none" w:sz="0" w:space="0" w:color="auto"/>
            <w:left w:val="none" w:sz="0" w:space="0" w:color="auto"/>
            <w:bottom w:val="none" w:sz="0" w:space="0" w:color="auto"/>
            <w:right w:val="none" w:sz="0" w:space="0" w:color="auto"/>
          </w:divBdr>
        </w:div>
        <w:div w:id="1602684535">
          <w:marLeft w:val="640"/>
          <w:marRight w:val="0"/>
          <w:marTop w:val="0"/>
          <w:marBottom w:val="0"/>
          <w:divBdr>
            <w:top w:val="none" w:sz="0" w:space="0" w:color="auto"/>
            <w:left w:val="none" w:sz="0" w:space="0" w:color="auto"/>
            <w:bottom w:val="none" w:sz="0" w:space="0" w:color="auto"/>
            <w:right w:val="none" w:sz="0" w:space="0" w:color="auto"/>
          </w:divBdr>
        </w:div>
        <w:div w:id="97677055">
          <w:marLeft w:val="640"/>
          <w:marRight w:val="0"/>
          <w:marTop w:val="0"/>
          <w:marBottom w:val="0"/>
          <w:divBdr>
            <w:top w:val="none" w:sz="0" w:space="0" w:color="auto"/>
            <w:left w:val="none" w:sz="0" w:space="0" w:color="auto"/>
            <w:bottom w:val="none" w:sz="0" w:space="0" w:color="auto"/>
            <w:right w:val="none" w:sz="0" w:space="0" w:color="auto"/>
          </w:divBdr>
        </w:div>
        <w:div w:id="1164781073">
          <w:marLeft w:val="640"/>
          <w:marRight w:val="0"/>
          <w:marTop w:val="0"/>
          <w:marBottom w:val="0"/>
          <w:divBdr>
            <w:top w:val="none" w:sz="0" w:space="0" w:color="auto"/>
            <w:left w:val="none" w:sz="0" w:space="0" w:color="auto"/>
            <w:bottom w:val="none" w:sz="0" w:space="0" w:color="auto"/>
            <w:right w:val="none" w:sz="0" w:space="0" w:color="auto"/>
          </w:divBdr>
        </w:div>
        <w:div w:id="1774085671">
          <w:marLeft w:val="640"/>
          <w:marRight w:val="0"/>
          <w:marTop w:val="0"/>
          <w:marBottom w:val="0"/>
          <w:divBdr>
            <w:top w:val="none" w:sz="0" w:space="0" w:color="auto"/>
            <w:left w:val="none" w:sz="0" w:space="0" w:color="auto"/>
            <w:bottom w:val="none" w:sz="0" w:space="0" w:color="auto"/>
            <w:right w:val="none" w:sz="0" w:space="0" w:color="auto"/>
          </w:divBdr>
        </w:div>
        <w:div w:id="107938820">
          <w:marLeft w:val="640"/>
          <w:marRight w:val="0"/>
          <w:marTop w:val="0"/>
          <w:marBottom w:val="0"/>
          <w:divBdr>
            <w:top w:val="none" w:sz="0" w:space="0" w:color="auto"/>
            <w:left w:val="none" w:sz="0" w:space="0" w:color="auto"/>
            <w:bottom w:val="none" w:sz="0" w:space="0" w:color="auto"/>
            <w:right w:val="none" w:sz="0" w:space="0" w:color="auto"/>
          </w:divBdr>
        </w:div>
        <w:div w:id="148982868">
          <w:marLeft w:val="640"/>
          <w:marRight w:val="0"/>
          <w:marTop w:val="0"/>
          <w:marBottom w:val="0"/>
          <w:divBdr>
            <w:top w:val="none" w:sz="0" w:space="0" w:color="auto"/>
            <w:left w:val="none" w:sz="0" w:space="0" w:color="auto"/>
            <w:bottom w:val="none" w:sz="0" w:space="0" w:color="auto"/>
            <w:right w:val="none" w:sz="0" w:space="0" w:color="auto"/>
          </w:divBdr>
        </w:div>
        <w:div w:id="1370035056">
          <w:marLeft w:val="640"/>
          <w:marRight w:val="0"/>
          <w:marTop w:val="0"/>
          <w:marBottom w:val="0"/>
          <w:divBdr>
            <w:top w:val="none" w:sz="0" w:space="0" w:color="auto"/>
            <w:left w:val="none" w:sz="0" w:space="0" w:color="auto"/>
            <w:bottom w:val="none" w:sz="0" w:space="0" w:color="auto"/>
            <w:right w:val="none" w:sz="0" w:space="0" w:color="auto"/>
          </w:divBdr>
        </w:div>
        <w:div w:id="1012956520">
          <w:marLeft w:val="640"/>
          <w:marRight w:val="0"/>
          <w:marTop w:val="0"/>
          <w:marBottom w:val="0"/>
          <w:divBdr>
            <w:top w:val="none" w:sz="0" w:space="0" w:color="auto"/>
            <w:left w:val="none" w:sz="0" w:space="0" w:color="auto"/>
            <w:bottom w:val="none" w:sz="0" w:space="0" w:color="auto"/>
            <w:right w:val="none" w:sz="0" w:space="0" w:color="auto"/>
          </w:divBdr>
        </w:div>
        <w:div w:id="1016662677">
          <w:marLeft w:val="640"/>
          <w:marRight w:val="0"/>
          <w:marTop w:val="0"/>
          <w:marBottom w:val="0"/>
          <w:divBdr>
            <w:top w:val="none" w:sz="0" w:space="0" w:color="auto"/>
            <w:left w:val="none" w:sz="0" w:space="0" w:color="auto"/>
            <w:bottom w:val="none" w:sz="0" w:space="0" w:color="auto"/>
            <w:right w:val="none" w:sz="0" w:space="0" w:color="auto"/>
          </w:divBdr>
        </w:div>
        <w:div w:id="96679024">
          <w:marLeft w:val="640"/>
          <w:marRight w:val="0"/>
          <w:marTop w:val="0"/>
          <w:marBottom w:val="0"/>
          <w:divBdr>
            <w:top w:val="none" w:sz="0" w:space="0" w:color="auto"/>
            <w:left w:val="none" w:sz="0" w:space="0" w:color="auto"/>
            <w:bottom w:val="none" w:sz="0" w:space="0" w:color="auto"/>
            <w:right w:val="none" w:sz="0" w:space="0" w:color="auto"/>
          </w:divBdr>
        </w:div>
        <w:div w:id="960763380">
          <w:marLeft w:val="640"/>
          <w:marRight w:val="0"/>
          <w:marTop w:val="0"/>
          <w:marBottom w:val="0"/>
          <w:divBdr>
            <w:top w:val="none" w:sz="0" w:space="0" w:color="auto"/>
            <w:left w:val="none" w:sz="0" w:space="0" w:color="auto"/>
            <w:bottom w:val="none" w:sz="0" w:space="0" w:color="auto"/>
            <w:right w:val="none" w:sz="0" w:space="0" w:color="auto"/>
          </w:divBdr>
        </w:div>
        <w:div w:id="1187988477">
          <w:marLeft w:val="640"/>
          <w:marRight w:val="0"/>
          <w:marTop w:val="0"/>
          <w:marBottom w:val="0"/>
          <w:divBdr>
            <w:top w:val="none" w:sz="0" w:space="0" w:color="auto"/>
            <w:left w:val="none" w:sz="0" w:space="0" w:color="auto"/>
            <w:bottom w:val="none" w:sz="0" w:space="0" w:color="auto"/>
            <w:right w:val="none" w:sz="0" w:space="0" w:color="auto"/>
          </w:divBdr>
        </w:div>
        <w:div w:id="1329865193">
          <w:marLeft w:val="640"/>
          <w:marRight w:val="0"/>
          <w:marTop w:val="0"/>
          <w:marBottom w:val="0"/>
          <w:divBdr>
            <w:top w:val="none" w:sz="0" w:space="0" w:color="auto"/>
            <w:left w:val="none" w:sz="0" w:space="0" w:color="auto"/>
            <w:bottom w:val="none" w:sz="0" w:space="0" w:color="auto"/>
            <w:right w:val="none" w:sz="0" w:space="0" w:color="auto"/>
          </w:divBdr>
        </w:div>
        <w:div w:id="1800688132">
          <w:marLeft w:val="640"/>
          <w:marRight w:val="0"/>
          <w:marTop w:val="0"/>
          <w:marBottom w:val="0"/>
          <w:divBdr>
            <w:top w:val="none" w:sz="0" w:space="0" w:color="auto"/>
            <w:left w:val="none" w:sz="0" w:space="0" w:color="auto"/>
            <w:bottom w:val="none" w:sz="0" w:space="0" w:color="auto"/>
            <w:right w:val="none" w:sz="0" w:space="0" w:color="auto"/>
          </w:divBdr>
        </w:div>
        <w:div w:id="101808764">
          <w:marLeft w:val="640"/>
          <w:marRight w:val="0"/>
          <w:marTop w:val="0"/>
          <w:marBottom w:val="0"/>
          <w:divBdr>
            <w:top w:val="none" w:sz="0" w:space="0" w:color="auto"/>
            <w:left w:val="none" w:sz="0" w:space="0" w:color="auto"/>
            <w:bottom w:val="none" w:sz="0" w:space="0" w:color="auto"/>
            <w:right w:val="none" w:sz="0" w:space="0" w:color="auto"/>
          </w:divBdr>
        </w:div>
        <w:div w:id="459690504">
          <w:marLeft w:val="640"/>
          <w:marRight w:val="0"/>
          <w:marTop w:val="0"/>
          <w:marBottom w:val="0"/>
          <w:divBdr>
            <w:top w:val="none" w:sz="0" w:space="0" w:color="auto"/>
            <w:left w:val="none" w:sz="0" w:space="0" w:color="auto"/>
            <w:bottom w:val="none" w:sz="0" w:space="0" w:color="auto"/>
            <w:right w:val="none" w:sz="0" w:space="0" w:color="auto"/>
          </w:divBdr>
        </w:div>
        <w:div w:id="369840639">
          <w:marLeft w:val="640"/>
          <w:marRight w:val="0"/>
          <w:marTop w:val="0"/>
          <w:marBottom w:val="0"/>
          <w:divBdr>
            <w:top w:val="none" w:sz="0" w:space="0" w:color="auto"/>
            <w:left w:val="none" w:sz="0" w:space="0" w:color="auto"/>
            <w:bottom w:val="none" w:sz="0" w:space="0" w:color="auto"/>
            <w:right w:val="none" w:sz="0" w:space="0" w:color="auto"/>
          </w:divBdr>
        </w:div>
        <w:div w:id="1452626674">
          <w:marLeft w:val="640"/>
          <w:marRight w:val="0"/>
          <w:marTop w:val="0"/>
          <w:marBottom w:val="0"/>
          <w:divBdr>
            <w:top w:val="none" w:sz="0" w:space="0" w:color="auto"/>
            <w:left w:val="none" w:sz="0" w:space="0" w:color="auto"/>
            <w:bottom w:val="none" w:sz="0" w:space="0" w:color="auto"/>
            <w:right w:val="none" w:sz="0" w:space="0" w:color="auto"/>
          </w:divBdr>
        </w:div>
        <w:div w:id="607083737">
          <w:marLeft w:val="640"/>
          <w:marRight w:val="0"/>
          <w:marTop w:val="0"/>
          <w:marBottom w:val="0"/>
          <w:divBdr>
            <w:top w:val="none" w:sz="0" w:space="0" w:color="auto"/>
            <w:left w:val="none" w:sz="0" w:space="0" w:color="auto"/>
            <w:bottom w:val="none" w:sz="0" w:space="0" w:color="auto"/>
            <w:right w:val="none" w:sz="0" w:space="0" w:color="auto"/>
          </w:divBdr>
        </w:div>
        <w:div w:id="388499231">
          <w:marLeft w:val="640"/>
          <w:marRight w:val="0"/>
          <w:marTop w:val="0"/>
          <w:marBottom w:val="0"/>
          <w:divBdr>
            <w:top w:val="none" w:sz="0" w:space="0" w:color="auto"/>
            <w:left w:val="none" w:sz="0" w:space="0" w:color="auto"/>
            <w:bottom w:val="none" w:sz="0" w:space="0" w:color="auto"/>
            <w:right w:val="none" w:sz="0" w:space="0" w:color="auto"/>
          </w:divBdr>
        </w:div>
        <w:div w:id="1219316001">
          <w:marLeft w:val="640"/>
          <w:marRight w:val="0"/>
          <w:marTop w:val="0"/>
          <w:marBottom w:val="0"/>
          <w:divBdr>
            <w:top w:val="none" w:sz="0" w:space="0" w:color="auto"/>
            <w:left w:val="none" w:sz="0" w:space="0" w:color="auto"/>
            <w:bottom w:val="none" w:sz="0" w:space="0" w:color="auto"/>
            <w:right w:val="none" w:sz="0" w:space="0" w:color="auto"/>
          </w:divBdr>
        </w:div>
        <w:div w:id="77137602">
          <w:marLeft w:val="640"/>
          <w:marRight w:val="0"/>
          <w:marTop w:val="0"/>
          <w:marBottom w:val="0"/>
          <w:divBdr>
            <w:top w:val="none" w:sz="0" w:space="0" w:color="auto"/>
            <w:left w:val="none" w:sz="0" w:space="0" w:color="auto"/>
            <w:bottom w:val="none" w:sz="0" w:space="0" w:color="auto"/>
            <w:right w:val="none" w:sz="0" w:space="0" w:color="auto"/>
          </w:divBdr>
        </w:div>
        <w:div w:id="1009259857">
          <w:marLeft w:val="640"/>
          <w:marRight w:val="0"/>
          <w:marTop w:val="0"/>
          <w:marBottom w:val="0"/>
          <w:divBdr>
            <w:top w:val="none" w:sz="0" w:space="0" w:color="auto"/>
            <w:left w:val="none" w:sz="0" w:space="0" w:color="auto"/>
            <w:bottom w:val="none" w:sz="0" w:space="0" w:color="auto"/>
            <w:right w:val="none" w:sz="0" w:space="0" w:color="auto"/>
          </w:divBdr>
        </w:div>
        <w:div w:id="1317764511">
          <w:marLeft w:val="640"/>
          <w:marRight w:val="0"/>
          <w:marTop w:val="0"/>
          <w:marBottom w:val="0"/>
          <w:divBdr>
            <w:top w:val="none" w:sz="0" w:space="0" w:color="auto"/>
            <w:left w:val="none" w:sz="0" w:space="0" w:color="auto"/>
            <w:bottom w:val="none" w:sz="0" w:space="0" w:color="auto"/>
            <w:right w:val="none" w:sz="0" w:space="0" w:color="auto"/>
          </w:divBdr>
        </w:div>
        <w:div w:id="1894538095">
          <w:marLeft w:val="640"/>
          <w:marRight w:val="0"/>
          <w:marTop w:val="0"/>
          <w:marBottom w:val="0"/>
          <w:divBdr>
            <w:top w:val="none" w:sz="0" w:space="0" w:color="auto"/>
            <w:left w:val="none" w:sz="0" w:space="0" w:color="auto"/>
            <w:bottom w:val="none" w:sz="0" w:space="0" w:color="auto"/>
            <w:right w:val="none" w:sz="0" w:space="0" w:color="auto"/>
          </w:divBdr>
        </w:div>
        <w:div w:id="1128084405">
          <w:marLeft w:val="640"/>
          <w:marRight w:val="0"/>
          <w:marTop w:val="0"/>
          <w:marBottom w:val="0"/>
          <w:divBdr>
            <w:top w:val="none" w:sz="0" w:space="0" w:color="auto"/>
            <w:left w:val="none" w:sz="0" w:space="0" w:color="auto"/>
            <w:bottom w:val="none" w:sz="0" w:space="0" w:color="auto"/>
            <w:right w:val="none" w:sz="0" w:space="0" w:color="auto"/>
          </w:divBdr>
        </w:div>
        <w:div w:id="1032459829">
          <w:marLeft w:val="640"/>
          <w:marRight w:val="0"/>
          <w:marTop w:val="0"/>
          <w:marBottom w:val="0"/>
          <w:divBdr>
            <w:top w:val="none" w:sz="0" w:space="0" w:color="auto"/>
            <w:left w:val="none" w:sz="0" w:space="0" w:color="auto"/>
            <w:bottom w:val="none" w:sz="0" w:space="0" w:color="auto"/>
            <w:right w:val="none" w:sz="0" w:space="0" w:color="auto"/>
          </w:divBdr>
        </w:div>
        <w:div w:id="191573702">
          <w:marLeft w:val="640"/>
          <w:marRight w:val="0"/>
          <w:marTop w:val="0"/>
          <w:marBottom w:val="0"/>
          <w:divBdr>
            <w:top w:val="none" w:sz="0" w:space="0" w:color="auto"/>
            <w:left w:val="none" w:sz="0" w:space="0" w:color="auto"/>
            <w:bottom w:val="none" w:sz="0" w:space="0" w:color="auto"/>
            <w:right w:val="none" w:sz="0" w:space="0" w:color="auto"/>
          </w:divBdr>
        </w:div>
        <w:div w:id="59402920">
          <w:marLeft w:val="640"/>
          <w:marRight w:val="0"/>
          <w:marTop w:val="0"/>
          <w:marBottom w:val="0"/>
          <w:divBdr>
            <w:top w:val="none" w:sz="0" w:space="0" w:color="auto"/>
            <w:left w:val="none" w:sz="0" w:space="0" w:color="auto"/>
            <w:bottom w:val="none" w:sz="0" w:space="0" w:color="auto"/>
            <w:right w:val="none" w:sz="0" w:space="0" w:color="auto"/>
          </w:divBdr>
        </w:div>
        <w:div w:id="1207832764">
          <w:marLeft w:val="640"/>
          <w:marRight w:val="0"/>
          <w:marTop w:val="0"/>
          <w:marBottom w:val="0"/>
          <w:divBdr>
            <w:top w:val="none" w:sz="0" w:space="0" w:color="auto"/>
            <w:left w:val="none" w:sz="0" w:space="0" w:color="auto"/>
            <w:bottom w:val="none" w:sz="0" w:space="0" w:color="auto"/>
            <w:right w:val="none" w:sz="0" w:space="0" w:color="auto"/>
          </w:divBdr>
        </w:div>
        <w:div w:id="2109348534">
          <w:marLeft w:val="640"/>
          <w:marRight w:val="0"/>
          <w:marTop w:val="0"/>
          <w:marBottom w:val="0"/>
          <w:divBdr>
            <w:top w:val="none" w:sz="0" w:space="0" w:color="auto"/>
            <w:left w:val="none" w:sz="0" w:space="0" w:color="auto"/>
            <w:bottom w:val="none" w:sz="0" w:space="0" w:color="auto"/>
            <w:right w:val="none" w:sz="0" w:space="0" w:color="auto"/>
          </w:divBdr>
        </w:div>
        <w:div w:id="1515998766">
          <w:marLeft w:val="640"/>
          <w:marRight w:val="0"/>
          <w:marTop w:val="0"/>
          <w:marBottom w:val="0"/>
          <w:divBdr>
            <w:top w:val="none" w:sz="0" w:space="0" w:color="auto"/>
            <w:left w:val="none" w:sz="0" w:space="0" w:color="auto"/>
            <w:bottom w:val="none" w:sz="0" w:space="0" w:color="auto"/>
            <w:right w:val="none" w:sz="0" w:space="0" w:color="auto"/>
          </w:divBdr>
        </w:div>
        <w:div w:id="1792236829">
          <w:marLeft w:val="640"/>
          <w:marRight w:val="0"/>
          <w:marTop w:val="0"/>
          <w:marBottom w:val="0"/>
          <w:divBdr>
            <w:top w:val="none" w:sz="0" w:space="0" w:color="auto"/>
            <w:left w:val="none" w:sz="0" w:space="0" w:color="auto"/>
            <w:bottom w:val="none" w:sz="0" w:space="0" w:color="auto"/>
            <w:right w:val="none" w:sz="0" w:space="0" w:color="auto"/>
          </w:divBdr>
        </w:div>
        <w:div w:id="1204946536">
          <w:marLeft w:val="640"/>
          <w:marRight w:val="0"/>
          <w:marTop w:val="0"/>
          <w:marBottom w:val="0"/>
          <w:divBdr>
            <w:top w:val="none" w:sz="0" w:space="0" w:color="auto"/>
            <w:left w:val="none" w:sz="0" w:space="0" w:color="auto"/>
            <w:bottom w:val="none" w:sz="0" w:space="0" w:color="auto"/>
            <w:right w:val="none" w:sz="0" w:space="0" w:color="auto"/>
          </w:divBdr>
        </w:div>
        <w:div w:id="1171219521">
          <w:marLeft w:val="640"/>
          <w:marRight w:val="0"/>
          <w:marTop w:val="0"/>
          <w:marBottom w:val="0"/>
          <w:divBdr>
            <w:top w:val="none" w:sz="0" w:space="0" w:color="auto"/>
            <w:left w:val="none" w:sz="0" w:space="0" w:color="auto"/>
            <w:bottom w:val="none" w:sz="0" w:space="0" w:color="auto"/>
            <w:right w:val="none" w:sz="0" w:space="0" w:color="auto"/>
          </w:divBdr>
        </w:div>
        <w:div w:id="938636098">
          <w:marLeft w:val="640"/>
          <w:marRight w:val="0"/>
          <w:marTop w:val="0"/>
          <w:marBottom w:val="0"/>
          <w:divBdr>
            <w:top w:val="none" w:sz="0" w:space="0" w:color="auto"/>
            <w:left w:val="none" w:sz="0" w:space="0" w:color="auto"/>
            <w:bottom w:val="none" w:sz="0" w:space="0" w:color="auto"/>
            <w:right w:val="none" w:sz="0" w:space="0" w:color="auto"/>
          </w:divBdr>
        </w:div>
        <w:div w:id="1689941606">
          <w:marLeft w:val="640"/>
          <w:marRight w:val="0"/>
          <w:marTop w:val="0"/>
          <w:marBottom w:val="0"/>
          <w:divBdr>
            <w:top w:val="none" w:sz="0" w:space="0" w:color="auto"/>
            <w:left w:val="none" w:sz="0" w:space="0" w:color="auto"/>
            <w:bottom w:val="none" w:sz="0" w:space="0" w:color="auto"/>
            <w:right w:val="none" w:sz="0" w:space="0" w:color="auto"/>
          </w:divBdr>
        </w:div>
        <w:div w:id="1093820457">
          <w:marLeft w:val="640"/>
          <w:marRight w:val="0"/>
          <w:marTop w:val="0"/>
          <w:marBottom w:val="0"/>
          <w:divBdr>
            <w:top w:val="none" w:sz="0" w:space="0" w:color="auto"/>
            <w:left w:val="none" w:sz="0" w:space="0" w:color="auto"/>
            <w:bottom w:val="none" w:sz="0" w:space="0" w:color="auto"/>
            <w:right w:val="none" w:sz="0" w:space="0" w:color="auto"/>
          </w:divBdr>
        </w:div>
        <w:div w:id="379978909">
          <w:marLeft w:val="640"/>
          <w:marRight w:val="0"/>
          <w:marTop w:val="0"/>
          <w:marBottom w:val="0"/>
          <w:divBdr>
            <w:top w:val="none" w:sz="0" w:space="0" w:color="auto"/>
            <w:left w:val="none" w:sz="0" w:space="0" w:color="auto"/>
            <w:bottom w:val="none" w:sz="0" w:space="0" w:color="auto"/>
            <w:right w:val="none" w:sz="0" w:space="0" w:color="auto"/>
          </w:divBdr>
        </w:div>
        <w:div w:id="113257208">
          <w:marLeft w:val="640"/>
          <w:marRight w:val="0"/>
          <w:marTop w:val="0"/>
          <w:marBottom w:val="0"/>
          <w:divBdr>
            <w:top w:val="none" w:sz="0" w:space="0" w:color="auto"/>
            <w:left w:val="none" w:sz="0" w:space="0" w:color="auto"/>
            <w:bottom w:val="none" w:sz="0" w:space="0" w:color="auto"/>
            <w:right w:val="none" w:sz="0" w:space="0" w:color="auto"/>
          </w:divBdr>
        </w:div>
        <w:div w:id="105783215">
          <w:marLeft w:val="640"/>
          <w:marRight w:val="0"/>
          <w:marTop w:val="0"/>
          <w:marBottom w:val="0"/>
          <w:divBdr>
            <w:top w:val="none" w:sz="0" w:space="0" w:color="auto"/>
            <w:left w:val="none" w:sz="0" w:space="0" w:color="auto"/>
            <w:bottom w:val="none" w:sz="0" w:space="0" w:color="auto"/>
            <w:right w:val="none" w:sz="0" w:space="0" w:color="auto"/>
          </w:divBdr>
        </w:div>
        <w:div w:id="463162292">
          <w:marLeft w:val="640"/>
          <w:marRight w:val="0"/>
          <w:marTop w:val="0"/>
          <w:marBottom w:val="0"/>
          <w:divBdr>
            <w:top w:val="none" w:sz="0" w:space="0" w:color="auto"/>
            <w:left w:val="none" w:sz="0" w:space="0" w:color="auto"/>
            <w:bottom w:val="none" w:sz="0" w:space="0" w:color="auto"/>
            <w:right w:val="none" w:sz="0" w:space="0" w:color="auto"/>
          </w:divBdr>
        </w:div>
        <w:div w:id="1353847218">
          <w:marLeft w:val="640"/>
          <w:marRight w:val="0"/>
          <w:marTop w:val="0"/>
          <w:marBottom w:val="0"/>
          <w:divBdr>
            <w:top w:val="none" w:sz="0" w:space="0" w:color="auto"/>
            <w:left w:val="none" w:sz="0" w:space="0" w:color="auto"/>
            <w:bottom w:val="none" w:sz="0" w:space="0" w:color="auto"/>
            <w:right w:val="none" w:sz="0" w:space="0" w:color="auto"/>
          </w:divBdr>
        </w:div>
        <w:div w:id="1960645461">
          <w:marLeft w:val="640"/>
          <w:marRight w:val="0"/>
          <w:marTop w:val="0"/>
          <w:marBottom w:val="0"/>
          <w:divBdr>
            <w:top w:val="none" w:sz="0" w:space="0" w:color="auto"/>
            <w:left w:val="none" w:sz="0" w:space="0" w:color="auto"/>
            <w:bottom w:val="none" w:sz="0" w:space="0" w:color="auto"/>
            <w:right w:val="none" w:sz="0" w:space="0" w:color="auto"/>
          </w:divBdr>
        </w:div>
        <w:div w:id="1036926696">
          <w:marLeft w:val="640"/>
          <w:marRight w:val="0"/>
          <w:marTop w:val="0"/>
          <w:marBottom w:val="0"/>
          <w:divBdr>
            <w:top w:val="none" w:sz="0" w:space="0" w:color="auto"/>
            <w:left w:val="none" w:sz="0" w:space="0" w:color="auto"/>
            <w:bottom w:val="none" w:sz="0" w:space="0" w:color="auto"/>
            <w:right w:val="none" w:sz="0" w:space="0" w:color="auto"/>
          </w:divBdr>
        </w:div>
        <w:div w:id="1982424947">
          <w:marLeft w:val="640"/>
          <w:marRight w:val="0"/>
          <w:marTop w:val="0"/>
          <w:marBottom w:val="0"/>
          <w:divBdr>
            <w:top w:val="none" w:sz="0" w:space="0" w:color="auto"/>
            <w:left w:val="none" w:sz="0" w:space="0" w:color="auto"/>
            <w:bottom w:val="none" w:sz="0" w:space="0" w:color="auto"/>
            <w:right w:val="none" w:sz="0" w:space="0" w:color="auto"/>
          </w:divBdr>
        </w:div>
        <w:div w:id="1405566861">
          <w:marLeft w:val="640"/>
          <w:marRight w:val="0"/>
          <w:marTop w:val="0"/>
          <w:marBottom w:val="0"/>
          <w:divBdr>
            <w:top w:val="none" w:sz="0" w:space="0" w:color="auto"/>
            <w:left w:val="none" w:sz="0" w:space="0" w:color="auto"/>
            <w:bottom w:val="none" w:sz="0" w:space="0" w:color="auto"/>
            <w:right w:val="none" w:sz="0" w:space="0" w:color="auto"/>
          </w:divBdr>
        </w:div>
        <w:div w:id="666521782">
          <w:marLeft w:val="640"/>
          <w:marRight w:val="0"/>
          <w:marTop w:val="0"/>
          <w:marBottom w:val="0"/>
          <w:divBdr>
            <w:top w:val="none" w:sz="0" w:space="0" w:color="auto"/>
            <w:left w:val="none" w:sz="0" w:space="0" w:color="auto"/>
            <w:bottom w:val="none" w:sz="0" w:space="0" w:color="auto"/>
            <w:right w:val="none" w:sz="0" w:space="0" w:color="auto"/>
          </w:divBdr>
        </w:div>
        <w:div w:id="1815174933">
          <w:marLeft w:val="640"/>
          <w:marRight w:val="0"/>
          <w:marTop w:val="0"/>
          <w:marBottom w:val="0"/>
          <w:divBdr>
            <w:top w:val="none" w:sz="0" w:space="0" w:color="auto"/>
            <w:left w:val="none" w:sz="0" w:space="0" w:color="auto"/>
            <w:bottom w:val="none" w:sz="0" w:space="0" w:color="auto"/>
            <w:right w:val="none" w:sz="0" w:space="0" w:color="auto"/>
          </w:divBdr>
        </w:div>
        <w:div w:id="1367751054">
          <w:marLeft w:val="640"/>
          <w:marRight w:val="0"/>
          <w:marTop w:val="0"/>
          <w:marBottom w:val="0"/>
          <w:divBdr>
            <w:top w:val="none" w:sz="0" w:space="0" w:color="auto"/>
            <w:left w:val="none" w:sz="0" w:space="0" w:color="auto"/>
            <w:bottom w:val="none" w:sz="0" w:space="0" w:color="auto"/>
            <w:right w:val="none" w:sz="0" w:space="0" w:color="auto"/>
          </w:divBdr>
        </w:div>
        <w:div w:id="324866287">
          <w:marLeft w:val="640"/>
          <w:marRight w:val="0"/>
          <w:marTop w:val="0"/>
          <w:marBottom w:val="0"/>
          <w:divBdr>
            <w:top w:val="none" w:sz="0" w:space="0" w:color="auto"/>
            <w:left w:val="none" w:sz="0" w:space="0" w:color="auto"/>
            <w:bottom w:val="none" w:sz="0" w:space="0" w:color="auto"/>
            <w:right w:val="none" w:sz="0" w:space="0" w:color="auto"/>
          </w:divBdr>
        </w:div>
        <w:div w:id="813110313">
          <w:marLeft w:val="640"/>
          <w:marRight w:val="0"/>
          <w:marTop w:val="0"/>
          <w:marBottom w:val="0"/>
          <w:divBdr>
            <w:top w:val="none" w:sz="0" w:space="0" w:color="auto"/>
            <w:left w:val="none" w:sz="0" w:space="0" w:color="auto"/>
            <w:bottom w:val="none" w:sz="0" w:space="0" w:color="auto"/>
            <w:right w:val="none" w:sz="0" w:space="0" w:color="auto"/>
          </w:divBdr>
        </w:div>
        <w:div w:id="8991740">
          <w:marLeft w:val="640"/>
          <w:marRight w:val="0"/>
          <w:marTop w:val="0"/>
          <w:marBottom w:val="0"/>
          <w:divBdr>
            <w:top w:val="none" w:sz="0" w:space="0" w:color="auto"/>
            <w:left w:val="none" w:sz="0" w:space="0" w:color="auto"/>
            <w:bottom w:val="none" w:sz="0" w:space="0" w:color="auto"/>
            <w:right w:val="none" w:sz="0" w:space="0" w:color="auto"/>
          </w:divBdr>
        </w:div>
        <w:div w:id="1951932653">
          <w:marLeft w:val="640"/>
          <w:marRight w:val="0"/>
          <w:marTop w:val="0"/>
          <w:marBottom w:val="0"/>
          <w:divBdr>
            <w:top w:val="none" w:sz="0" w:space="0" w:color="auto"/>
            <w:left w:val="none" w:sz="0" w:space="0" w:color="auto"/>
            <w:bottom w:val="none" w:sz="0" w:space="0" w:color="auto"/>
            <w:right w:val="none" w:sz="0" w:space="0" w:color="auto"/>
          </w:divBdr>
        </w:div>
        <w:div w:id="596213576">
          <w:marLeft w:val="640"/>
          <w:marRight w:val="0"/>
          <w:marTop w:val="0"/>
          <w:marBottom w:val="0"/>
          <w:divBdr>
            <w:top w:val="none" w:sz="0" w:space="0" w:color="auto"/>
            <w:left w:val="none" w:sz="0" w:space="0" w:color="auto"/>
            <w:bottom w:val="none" w:sz="0" w:space="0" w:color="auto"/>
            <w:right w:val="none" w:sz="0" w:space="0" w:color="auto"/>
          </w:divBdr>
        </w:div>
        <w:div w:id="612858406">
          <w:marLeft w:val="640"/>
          <w:marRight w:val="0"/>
          <w:marTop w:val="0"/>
          <w:marBottom w:val="0"/>
          <w:divBdr>
            <w:top w:val="none" w:sz="0" w:space="0" w:color="auto"/>
            <w:left w:val="none" w:sz="0" w:space="0" w:color="auto"/>
            <w:bottom w:val="none" w:sz="0" w:space="0" w:color="auto"/>
            <w:right w:val="none" w:sz="0" w:space="0" w:color="auto"/>
          </w:divBdr>
        </w:div>
        <w:div w:id="1112748627">
          <w:marLeft w:val="640"/>
          <w:marRight w:val="0"/>
          <w:marTop w:val="0"/>
          <w:marBottom w:val="0"/>
          <w:divBdr>
            <w:top w:val="none" w:sz="0" w:space="0" w:color="auto"/>
            <w:left w:val="none" w:sz="0" w:space="0" w:color="auto"/>
            <w:bottom w:val="none" w:sz="0" w:space="0" w:color="auto"/>
            <w:right w:val="none" w:sz="0" w:space="0" w:color="auto"/>
          </w:divBdr>
        </w:div>
        <w:div w:id="1002585339">
          <w:marLeft w:val="640"/>
          <w:marRight w:val="0"/>
          <w:marTop w:val="0"/>
          <w:marBottom w:val="0"/>
          <w:divBdr>
            <w:top w:val="none" w:sz="0" w:space="0" w:color="auto"/>
            <w:left w:val="none" w:sz="0" w:space="0" w:color="auto"/>
            <w:bottom w:val="none" w:sz="0" w:space="0" w:color="auto"/>
            <w:right w:val="none" w:sz="0" w:space="0" w:color="auto"/>
          </w:divBdr>
        </w:div>
        <w:div w:id="108160491">
          <w:marLeft w:val="640"/>
          <w:marRight w:val="0"/>
          <w:marTop w:val="0"/>
          <w:marBottom w:val="0"/>
          <w:divBdr>
            <w:top w:val="none" w:sz="0" w:space="0" w:color="auto"/>
            <w:left w:val="none" w:sz="0" w:space="0" w:color="auto"/>
            <w:bottom w:val="none" w:sz="0" w:space="0" w:color="auto"/>
            <w:right w:val="none" w:sz="0" w:space="0" w:color="auto"/>
          </w:divBdr>
        </w:div>
        <w:div w:id="211313836">
          <w:marLeft w:val="640"/>
          <w:marRight w:val="0"/>
          <w:marTop w:val="0"/>
          <w:marBottom w:val="0"/>
          <w:divBdr>
            <w:top w:val="none" w:sz="0" w:space="0" w:color="auto"/>
            <w:left w:val="none" w:sz="0" w:space="0" w:color="auto"/>
            <w:bottom w:val="none" w:sz="0" w:space="0" w:color="auto"/>
            <w:right w:val="none" w:sz="0" w:space="0" w:color="auto"/>
          </w:divBdr>
        </w:div>
        <w:div w:id="816461701">
          <w:marLeft w:val="640"/>
          <w:marRight w:val="0"/>
          <w:marTop w:val="0"/>
          <w:marBottom w:val="0"/>
          <w:divBdr>
            <w:top w:val="none" w:sz="0" w:space="0" w:color="auto"/>
            <w:left w:val="none" w:sz="0" w:space="0" w:color="auto"/>
            <w:bottom w:val="none" w:sz="0" w:space="0" w:color="auto"/>
            <w:right w:val="none" w:sz="0" w:space="0" w:color="auto"/>
          </w:divBdr>
        </w:div>
        <w:div w:id="87771972">
          <w:marLeft w:val="640"/>
          <w:marRight w:val="0"/>
          <w:marTop w:val="0"/>
          <w:marBottom w:val="0"/>
          <w:divBdr>
            <w:top w:val="none" w:sz="0" w:space="0" w:color="auto"/>
            <w:left w:val="none" w:sz="0" w:space="0" w:color="auto"/>
            <w:bottom w:val="none" w:sz="0" w:space="0" w:color="auto"/>
            <w:right w:val="none" w:sz="0" w:space="0" w:color="auto"/>
          </w:divBdr>
        </w:div>
        <w:div w:id="143593186">
          <w:marLeft w:val="640"/>
          <w:marRight w:val="0"/>
          <w:marTop w:val="0"/>
          <w:marBottom w:val="0"/>
          <w:divBdr>
            <w:top w:val="none" w:sz="0" w:space="0" w:color="auto"/>
            <w:left w:val="none" w:sz="0" w:space="0" w:color="auto"/>
            <w:bottom w:val="none" w:sz="0" w:space="0" w:color="auto"/>
            <w:right w:val="none" w:sz="0" w:space="0" w:color="auto"/>
          </w:divBdr>
        </w:div>
        <w:div w:id="1856456234">
          <w:marLeft w:val="640"/>
          <w:marRight w:val="0"/>
          <w:marTop w:val="0"/>
          <w:marBottom w:val="0"/>
          <w:divBdr>
            <w:top w:val="none" w:sz="0" w:space="0" w:color="auto"/>
            <w:left w:val="none" w:sz="0" w:space="0" w:color="auto"/>
            <w:bottom w:val="none" w:sz="0" w:space="0" w:color="auto"/>
            <w:right w:val="none" w:sz="0" w:space="0" w:color="auto"/>
          </w:divBdr>
        </w:div>
        <w:div w:id="1690644383">
          <w:marLeft w:val="640"/>
          <w:marRight w:val="0"/>
          <w:marTop w:val="0"/>
          <w:marBottom w:val="0"/>
          <w:divBdr>
            <w:top w:val="none" w:sz="0" w:space="0" w:color="auto"/>
            <w:left w:val="none" w:sz="0" w:space="0" w:color="auto"/>
            <w:bottom w:val="none" w:sz="0" w:space="0" w:color="auto"/>
            <w:right w:val="none" w:sz="0" w:space="0" w:color="auto"/>
          </w:divBdr>
        </w:div>
        <w:div w:id="2090271714">
          <w:marLeft w:val="640"/>
          <w:marRight w:val="0"/>
          <w:marTop w:val="0"/>
          <w:marBottom w:val="0"/>
          <w:divBdr>
            <w:top w:val="none" w:sz="0" w:space="0" w:color="auto"/>
            <w:left w:val="none" w:sz="0" w:space="0" w:color="auto"/>
            <w:bottom w:val="none" w:sz="0" w:space="0" w:color="auto"/>
            <w:right w:val="none" w:sz="0" w:space="0" w:color="auto"/>
          </w:divBdr>
        </w:div>
        <w:div w:id="2141872131">
          <w:marLeft w:val="640"/>
          <w:marRight w:val="0"/>
          <w:marTop w:val="0"/>
          <w:marBottom w:val="0"/>
          <w:divBdr>
            <w:top w:val="none" w:sz="0" w:space="0" w:color="auto"/>
            <w:left w:val="none" w:sz="0" w:space="0" w:color="auto"/>
            <w:bottom w:val="none" w:sz="0" w:space="0" w:color="auto"/>
            <w:right w:val="none" w:sz="0" w:space="0" w:color="auto"/>
          </w:divBdr>
        </w:div>
        <w:div w:id="170338744">
          <w:marLeft w:val="640"/>
          <w:marRight w:val="0"/>
          <w:marTop w:val="0"/>
          <w:marBottom w:val="0"/>
          <w:divBdr>
            <w:top w:val="none" w:sz="0" w:space="0" w:color="auto"/>
            <w:left w:val="none" w:sz="0" w:space="0" w:color="auto"/>
            <w:bottom w:val="none" w:sz="0" w:space="0" w:color="auto"/>
            <w:right w:val="none" w:sz="0" w:space="0" w:color="auto"/>
          </w:divBdr>
        </w:div>
        <w:div w:id="45498195">
          <w:marLeft w:val="640"/>
          <w:marRight w:val="0"/>
          <w:marTop w:val="0"/>
          <w:marBottom w:val="0"/>
          <w:divBdr>
            <w:top w:val="none" w:sz="0" w:space="0" w:color="auto"/>
            <w:left w:val="none" w:sz="0" w:space="0" w:color="auto"/>
            <w:bottom w:val="none" w:sz="0" w:space="0" w:color="auto"/>
            <w:right w:val="none" w:sz="0" w:space="0" w:color="auto"/>
          </w:divBdr>
        </w:div>
        <w:div w:id="1549488033">
          <w:marLeft w:val="640"/>
          <w:marRight w:val="0"/>
          <w:marTop w:val="0"/>
          <w:marBottom w:val="0"/>
          <w:divBdr>
            <w:top w:val="none" w:sz="0" w:space="0" w:color="auto"/>
            <w:left w:val="none" w:sz="0" w:space="0" w:color="auto"/>
            <w:bottom w:val="none" w:sz="0" w:space="0" w:color="auto"/>
            <w:right w:val="none" w:sz="0" w:space="0" w:color="auto"/>
          </w:divBdr>
        </w:div>
        <w:div w:id="85032583">
          <w:marLeft w:val="640"/>
          <w:marRight w:val="0"/>
          <w:marTop w:val="0"/>
          <w:marBottom w:val="0"/>
          <w:divBdr>
            <w:top w:val="none" w:sz="0" w:space="0" w:color="auto"/>
            <w:left w:val="none" w:sz="0" w:space="0" w:color="auto"/>
            <w:bottom w:val="none" w:sz="0" w:space="0" w:color="auto"/>
            <w:right w:val="none" w:sz="0" w:space="0" w:color="auto"/>
          </w:divBdr>
        </w:div>
        <w:div w:id="1043670864">
          <w:marLeft w:val="640"/>
          <w:marRight w:val="0"/>
          <w:marTop w:val="0"/>
          <w:marBottom w:val="0"/>
          <w:divBdr>
            <w:top w:val="none" w:sz="0" w:space="0" w:color="auto"/>
            <w:left w:val="none" w:sz="0" w:space="0" w:color="auto"/>
            <w:bottom w:val="none" w:sz="0" w:space="0" w:color="auto"/>
            <w:right w:val="none" w:sz="0" w:space="0" w:color="auto"/>
          </w:divBdr>
        </w:div>
        <w:div w:id="917593304">
          <w:marLeft w:val="640"/>
          <w:marRight w:val="0"/>
          <w:marTop w:val="0"/>
          <w:marBottom w:val="0"/>
          <w:divBdr>
            <w:top w:val="none" w:sz="0" w:space="0" w:color="auto"/>
            <w:left w:val="none" w:sz="0" w:space="0" w:color="auto"/>
            <w:bottom w:val="none" w:sz="0" w:space="0" w:color="auto"/>
            <w:right w:val="none" w:sz="0" w:space="0" w:color="auto"/>
          </w:divBdr>
        </w:div>
        <w:div w:id="2073918320">
          <w:marLeft w:val="640"/>
          <w:marRight w:val="0"/>
          <w:marTop w:val="0"/>
          <w:marBottom w:val="0"/>
          <w:divBdr>
            <w:top w:val="none" w:sz="0" w:space="0" w:color="auto"/>
            <w:left w:val="none" w:sz="0" w:space="0" w:color="auto"/>
            <w:bottom w:val="none" w:sz="0" w:space="0" w:color="auto"/>
            <w:right w:val="none" w:sz="0" w:space="0" w:color="auto"/>
          </w:divBdr>
        </w:div>
        <w:div w:id="863179658">
          <w:marLeft w:val="640"/>
          <w:marRight w:val="0"/>
          <w:marTop w:val="0"/>
          <w:marBottom w:val="0"/>
          <w:divBdr>
            <w:top w:val="none" w:sz="0" w:space="0" w:color="auto"/>
            <w:left w:val="none" w:sz="0" w:space="0" w:color="auto"/>
            <w:bottom w:val="none" w:sz="0" w:space="0" w:color="auto"/>
            <w:right w:val="none" w:sz="0" w:space="0" w:color="auto"/>
          </w:divBdr>
        </w:div>
        <w:div w:id="622930712">
          <w:marLeft w:val="640"/>
          <w:marRight w:val="0"/>
          <w:marTop w:val="0"/>
          <w:marBottom w:val="0"/>
          <w:divBdr>
            <w:top w:val="none" w:sz="0" w:space="0" w:color="auto"/>
            <w:left w:val="none" w:sz="0" w:space="0" w:color="auto"/>
            <w:bottom w:val="none" w:sz="0" w:space="0" w:color="auto"/>
            <w:right w:val="none" w:sz="0" w:space="0" w:color="auto"/>
          </w:divBdr>
        </w:div>
        <w:div w:id="1567253371">
          <w:marLeft w:val="640"/>
          <w:marRight w:val="0"/>
          <w:marTop w:val="0"/>
          <w:marBottom w:val="0"/>
          <w:divBdr>
            <w:top w:val="none" w:sz="0" w:space="0" w:color="auto"/>
            <w:left w:val="none" w:sz="0" w:space="0" w:color="auto"/>
            <w:bottom w:val="none" w:sz="0" w:space="0" w:color="auto"/>
            <w:right w:val="none" w:sz="0" w:space="0" w:color="auto"/>
          </w:divBdr>
        </w:div>
        <w:div w:id="2062826292">
          <w:marLeft w:val="640"/>
          <w:marRight w:val="0"/>
          <w:marTop w:val="0"/>
          <w:marBottom w:val="0"/>
          <w:divBdr>
            <w:top w:val="none" w:sz="0" w:space="0" w:color="auto"/>
            <w:left w:val="none" w:sz="0" w:space="0" w:color="auto"/>
            <w:bottom w:val="none" w:sz="0" w:space="0" w:color="auto"/>
            <w:right w:val="none" w:sz="0" w:space="0" w:color="auto"/>
          </w:divBdr>
        </w:div>
        <w:div w:id="1388648738">
          <w:marLeft w:val="640"/>
          <w:marRight w:val="0"/>
          <w:marTop w:val="0"/>
          <w:marBottom w:val="0"/>
          <w:divBdr>
            <w:top w:val="none" w:sz="0" w:space="0" w:color="auto"/>
            <w:left w:val="none" w:sz="0" w:space="0" w:color="auto"/>
            <w:bottom w:val="none" w:sz="0" w:space="0" w:color="auto"/>
            <w:right w:val="none" w:sz="0" w:space="0" w:color="auto"/>
          </w:divBdr>
        </w:div>
        <w:div w:id="843671709">
          <w:marLeft w:val="640"/>
          <w:marRight w:val="0"/>
          <w:marTop w:val="0"/>
          <w:marBottom w:val="0"/>
          <w:divBdr>
            <w:top w:val="none" w:sz="0" w:space="0" w:color="auto"/>
            <w:left w:val="none" w:sz="0" w:space="0" w:color="auto"/>
            <w:bottom w:val="none" w:sz="0" w:space="0" w:color="auto"/>
            <w:right w:val="none" w:sz="0" w:space="0" w:color="auto"/>
          </w:divBdr>
        </w:div>
        <w:div w:id="1716654731">
          <w:marLeft w:val="640"/>
          <w:marRight w:val="0"/>
          <w:marTop w:val="0"/>
          <w:marBottom w:val="0"/>
          <w:divBdr>
            <w:top w:val="none" w:sz="0" w:space="0" w:color="auto"/>
            <w:left w:val="none" w:sz="0" w:space="0" w:color="auto"/>
            <w:bottom w:val="none" w:sz="0" w:space="0" w:color="auto"/>
            <w:right w:val="none" w:sz="0" w:space="0" w:color="auto"/>
          </w:divBdr>
        </w:div>
        <w:div w:id="1907910520">
          <w:marLeft w:val="640"/>
          <w:marRight w:val="0"/>
          <w:marTop w:val="0"/>
          <w:marBottom w:val="0"/>
          <w:divBdr>
            <w:top w:val="none" w:sz="0" w:space="0" w:color="auto"/>
            <w:left w:val="none" w:sz="0" w:space="0" w:color="auto"/>
            <w:bottom w:val="none" w:sz="0" w:space="0" w:color="auto"/>
            <w:right w:val="none" w:sz="0" w:space="0" w:color="auto"/>
          </w:divBdr>
        </w:div>
        <w:div w:id="28917937">
          <w:marLeft w:val="640"/>
          <w:marRight w:val="0"/>
          <w:marTop w:val="0"/>
          <w:marBottom w:val="0"/>
          <w:divBdr>
            <w:top w:val="none" w:sz="0" w:space="0" w:color="auto"/>
            <w:left w:val="none" w:sz="0" w:space="0" w:color="auto"/>
            <w:bottom w:val="none" w:sz="0" w:space="0" w:color="auto"/>
            <w:right w:val="none" w:sz="0" w:space="0" w:color="auto"/>
          </w:divBdr>
        </w:div>
        <w:div w:id="1889756184">
          <w:marLeft w:val="640"/>
          <w:marRight w:val="0"/>
          <w:marTop w:val="0"/>
          <w:marBottom w:val="0"/>
          <w:divBdr>
            <w:top w:val="none" w:sz="0" w:space="0" w:color="auto"/>
            <w:left w:val="none" w:sz="0" w:space="0" w:color="auto"/>
            <w:bottom w:val="none" w:sz="0" w:space="0" w:color="auto"/>
            <w:right w:val="none" w:sz="0" w:space="0" w:color="auto"/>
          </w:divBdr>
        </w:div>
      </w:divsChild>
    </w:div>
    <w:div w:id="558904431">
      <w:bodyDiv w:val="1"/>
      <w:marLeft w:val="0"/>
      <w:marRight w:val="0"/>
      <w:marTop w:val="0"/>
      <w:marBottom w:val="0"/>
      <w:divBdr>
        <w:top w:val="none" w:sz="0" w:space="0" w:color="auto"/>
        <w:left w:val="none" w:sz="0" w:space="0" w:color="auto"/>
        <w:bottom w:val="none" w:sz="0" w:space="0" w:color="auto"/>
        <w:right w:val="none" w:sz="0" w:space="0" w:color="auto"/>
      </w:divBdr>
      <w:divsChild>
        <w:div w:id="2135250445">
          <w:marLeft w:val="640"/>
          <w:marRight w:val="0"/>
          <w:marTop w:val="0"/>
          <w:marBottom w:val="0"/>
          <w:divBdr>
            <w:top w:val="none" w:sz="0" w:space="0" w:color="auto"/>
            <w:left w:val="none" w:sz="0" w:space="0" w:color="auto"/>
            <w:bottom w:val="none" w:sz="0" w:space="0" w:color="auto"/>
            <w:right w:val="none" w:sz="0" w:space="0" w:color="auto"/>
          </w:divBdr>
        </w:div>
        <w:div w:id="1585259719">
          <w:marLeft w:val="640"/>
          <w:marRight w:val="0"/>
          <w:marTop w:val="0"/>
          <w:marBottom w:val="0"/>
          <w:divBdr>
            <w:top w:val="none" w:sz="0" w:space="0" w:color="auto"/>
            <w:left w:val="none" w:sz="0" w:space="0" w:color="auto"/>
            <w:bottom w:val="none" w:sz="0" w:space="0" w:color="auto"/>
            <w:right w:val="none" w:sz="0" w:space="0" w:color="auto"/>
          </w:divBdr>
        </w:div>
        <w:div w:id="1883900053">
          <w:marLeft w:val="640"/>
          <w:marRight w:val="0"/>
          <w:marTop w:val="0"/>
          <w:marBottom w:val="0"/>
          <w:divBdr>
            <w:top w:val="none" w:sz="0" w:space="0" w:color="auto"/>
            <w:left w:val="none" w:sz="0" w:space="0" w:color="auto"/>
            <w:bottom w:val="none" w:sz="0" w:space="0" w:color="auto"/>
            <w:right w:val="none" w:sz="0" w:space="0" w:color="auto"/>
          </w:divBdr>
        </w:div>
        <w:div w:id="1024749564">
          <w:marLeft w:val="640"/>
          <w:marRight w:val="0"/>
          <w:marTop w:val="0"/>
          <w:marBottom w:val="0"/>
          <w:divBdr>
            <w:top w:val="none" w:sz="0" w:space="0" w:color="auto"/>
            <w:left w:val="none" w:sz="0" w:space="0" w:color="auto"/>
            <w:bottom w:val="none" w:sz="0" w:space="0" w:color="auto"/>
            <w:right w:val="none" w:sz="0" w:space="0" w:color="auto"/>
          </w:divBdr>
        </w:div>
        <w:div w:id="963342610">
          <w:marLeft w:val="640"/>
          <w:marRight w:val="0"/>
          <w:marTop w:val="0"/>
          <w:marBottom w:val="0"/>
          <w:divBdr>
            <w:top w:val="none" w:sz="0" w:space="0" w:color="auto"/>
            <w:left w:val="none" w:sz="0" w:space="0" w:color="auto"/>
            <w:bottom w:val="none" w:sz="0" w:space="0" w:color="auto"/>
            <w:right w:val="none" w:sz="0" w:space="0" w:color="auto"/>
          </w:divBdr>
        </w:div>
        <w:div w:id="1734741935">
          <w:marLeft w:val="640"/>
          <w:marRight w:val="0"/>
          <w:marTop w:val="0"/>
          <w:marBottom w:val="0"/>
          <w:divBdr>
            <w:top w:val="none" w:sz="0" w:space="0" w:color="auto"/>
            <w:left w:val="none" w:sz="0" w:space="0" w:color="auto"/>
            <w:bottom w:val="none" w:sz="0" w:space="0" w:color="auto"/>
            <w:right w:val="none" w:sz="0" w:space="0" w:color="auto"/>
          </w:divBdr>
        </w:div>
        <w:div w:id="908075335">
          <w:marLeft w:val="640"/>
          <w:marRight w:val="0"/>
          <w:marTop w:val="0"/>
          <w:marBottom w:val="0"/>
          <w:divBdr>
            <w:top w:val="none" w:sz="0" w:space="0" w:color="auto"/>
            <w:left w:val="none" w:sz="0" w:space="0" w:color="auto"/>
            <w:bottom w:val="none" w:sz="0" w:space="0" w:color="auto"/>
            <w:right w:val="none" w:sz="0" w:space="0" w:color="auto"/>
          </w:divBdr>
        </w:div>
        <w:div w:id="946086015">
          <w:marLeft w:val="640"/>
          <w:marRight w:val="0"/>
          <w:marTop w:val="0"/>
          <w:marBottom w:val="0"/>
          <w:divBdr>
            <w:top w:val="none" w:sz="0" w:space="0" w:color="auto"/>
            <w:left w:val="none" w:sz="0" w:space="0" w:color="auto"/>
            <w:bottom w:val="none" w:sz="0" w:space="0" w:color="auto"/>
            <w:right w:val="none" w:sz="0" w:space="0" w:color="auto"/>
          </w:divBdr>
        </w:div>
        <w:div w:id="1164468827">
          <w:marLeft w:val="640"/>
          <w:marRight w:val="0"/>
          <w:marTop w:val="0"/>
          <w:marBottom w:val="0"/>
          <w:divBdr>
            <w:top w:val="none" w:sz="0" w:space="0" w:color="auto"/>
            <w:left w:val="none" w:sz="0" w:space="0" w:color="auto"/>
            <w:bottom w:val="none" w:sz="0" w:space="0" w:color="auto"/>
            <w:right w:val="none" w:sz="0" w:space="0" w:color="auto"/>
          </w:divBdr>
        </w:div>
        <w:div w:id="1741556737">
          <w:marLeft w:val="640"/>
          <w:marRight w:val="0"/>
          <w:marTop w:val="0"/>
          <w:marBottom w:val="0"/>
          <w:divBdr>
            <w:top w:val="none" w:sz="0" w:space="0" w:color="auto"/>
            <w:left w:val="none" w:sz="0" w:space="0" w:color="auto"/>
            <w:bottom w:val="none" w:sz="0" w:space="0" w:color="auto"/>
            <w:right w:val="none" w:sz="0" w:space="0" w:color="auto"/>
          </w:divBdr>
        </w:div>
        <w:div w:id="2112431335">
          <w:marLeft w:val="640"/>
          <w:marRight w:val="0"/>
          <w:marTop w:val="0"/>
          <w:marBottom w:val="0"/>
          <w:divBdr>
            <w:top w:val="none" w:sz="0" w:space="0" w:color="auto"/>
            <w:left w:val="none" w:sz="0" w:space="0" w:color="auto"/>
            <w:bottom w:val="none" w:sz="0" w:space="0" w:color="auto"/>
            <w:right w:val="none" w:sz="0" w:space="0" w:color="auto"/>
          </w:divBdr>
        </w:div>
        <w:div w:id="938179180">
          <w:marLeft w:val="640"/>
          <w:marRight w:val="0"/>
          <w:marTop w:val="0"/>
          <w:marBottom w:val="0"/>
          <w:divBdr>
            <w:top w:val="none" w:sz="0" w:space="0" w:color="auto"/>
            <w:left w:val="none" w:sz="0" w:space="0" w:color="auto"/>
            <w:bottom w:val="none" w:sz="0" w:space="0" w:color="auto"/>
            <w:right w:val="none" w:sz="0" w:space="0" w:color="auto"/>
          </w:divBdr>
        </w:div>
        <w:div w:id="942347593">
          <w:marLeft w:val="640"/>
          <w:marRight w:val="0"/>
          <w:marTop w:val="0"/>
          <w:marBottom w:val="0"/>
          <w:divBdr>
            <w:top w:val="none" w:sz="0" w:space="0" w:color="auto"/>
            <w:left w:val="none" w:sz="0" w:space="0" w:color="auto"/>
            <w:bottom w:val="none" w:sz="0" w:space="0" w:color="auto"/>
            <w:right w:val="none" w:sz="0" w:space="0" w:color="auto"/>
          </w:divBdr>
        </w:div>
        <w:div w:id="600649911">
          <w:marLeft w:val="640"/>
          <w:marRight w:val="0"/>
          <w:marTop w:val="0"/>
          <w:marBottom w:val="0"/>
          <w:divBdr>
            <w:top w:val="none" w:sz="0" w:space="0" w:color="auto"/>
            <w:left w:val="none" w:sz="0" w:space="0" w:color="auto"/>
            <w:bottom w:val="none" w:sz="0" w:space="0" w:color="auto"/>
            <w:right w:val="none" w:sz="0" w:space="0" w:color="auto"/>
          </w:divBdr>
        </w:div>
        <w:div w:id="101848223">
          <w:marLeft w:val="640"/>
          <w:marRight w:val="0"/>
          <w:marTop w:val="0"/>
          <w:marBottom w:val="0"/>
          <w:divBdr>
            <w:top w:val="none" w:sz="0" w:space="0" w:color="auto"/>
            <w:left w:val="none" w:sz="0" w:space="0" w:color="auto"/>
            <w:bottom w:val="none" w:sz="0" w:space="0" w:color="auto"/>
            <w:right w:val="none" w:sz="0" w:space="0" w:color="auto"/>
          </w:divBdr>
        </w:div>
        <w:div w:id="664011957">
          <w:marLeft w:val="640"/>
          <w:marRight w:val="0"/>
          <w:marTop w:val="0"/>
          <w:marBottom w:val="0"/>
          <w:divBdr>
            <w:top w:val="none" w:sz="0" w:space="0" w:color="auto"/>
            <w:left w:val="none" w:sz="0" w:space="0" w:color="auto"/>
            <w:bottom w:val="none" w:sz="0" w:space="0" w:color="auto"/>
            <w:right w:val="none" w:sz="0" w:space="0" w:color="auto"/>
          </w:divBdr>
        </w:div>
        <w:div w:id="746922648">
          <w:marLeft w:val="640"/>
          <w:marRight w:val="0"/>
          <w:marTop w:val="0"/>
          <w:marBottom w:val="0"/>
          <w:divBdr>
            <w:top w:val="none" w:sz="0" w:space="0" w:color="auto"/>
            <w:left w:val="none" w:sz="0" w:space="0" w:color="auto"/>
            <w:bottom w:val="none" w:sz="0" w:space="0" w:color="auto"/>
            <w:right w:val="none" w:sz="0" w:space="0" w:color="auto"/>
          </w:divBdr>
        </w:div>
        <w:div w:id="934051822">
          <w:marLeft w:val="640"/>
          <w:marRight w:val="0"/>
          <w:marTop w:val="0"/>
          <w:marBottom w:val="0"/>
          <w:divBdr>
            <w:top w:val="none" w:sz="0" w:space="0" w:color="auto"/>
            <w:left w:val="none" w:sz="0" w:space="0" w:color="auto"/>
            <w:bottom w:val="none" w:sz="0" w:space="0" w:color="auto"/>
            <w:right w:val="none" w:sz="0" w:space="0" w:color="auto"/>
          </w:divBdr>
        </w:div>
        <w:div w:id="1844733500">
          <w:marLeft w:val="640"/>
          <w:marRight w:val="0"/>
          <w:marTop w:val="0"/>
          <w:marBottom w:val="0"/>
          <w:divBdr>
            <w:top w:val="none" w:sz="0" w:space="0" w:color="auto"/>
            <w:left w:val="none" w:sz="0" w:space="0" w:color="auto"/>
            <w:bottom w:val="none" w:sz="0" w:space="0" w:color="auto"/>
            <w:right w:val="none" w:sz="0" w:space="0" w:color="auto"/>
          </w:divBdr>
        </w:div>
        <w:div w:id="759372122">
          <w:marLeft w:val="640"/>
          <w:marRight w:val="0"/>
          <w:marTop w:val="0"/>
          <w:marBottom w:val="0"/>
          <w:divBdr>
            <w:top w:val="none" w:sz="0" w:space="0" w:color="auto"/>
            <w:left w:val="none" w:sz="0" w:space="0" w:color="auto"/>
            <w:bottom w:val="none" w:sz="0" w:space="0" w:color="auto"/>
            <w:right w:val="none" w:sz="0" w:space="0" w:color="auto"/>
          </w:divBdr>
        </w:div>
        <w:div w:id="310255057">
          <w:marLeft w:val="640"/>
          <w:marRight w:val="0"/>
          <w:marTop w:val="0"/>
          <w:marBottom w:val="0"/>
          <w:divBdr>
            <w:top w:val="none" w:sz="0" w:space="0" w:color="auto"/>
            <w:left w:val="none" w:sz="0" w:space="0" w:color="auto"/>
            <w:bottom w:val="none" w:sz="0" w:space="0" w:color="auto"/>
            <w:right w:val="none" w:sz="0" w:space="0" w:color="auto"/>
          </w:divBdr>
        </w:div>
        <w:div w:id="1813864065">
          <w:marLeft w:val="640"/>
          <w:marRight w:val="0"/>
          <w:marTop w:val="0"/>
          <w:marBottom w:val="0"/>
          <w:divBdr>
            <w:top w:val="none" w:sz="0" w:space="0" w:color="auto"/>
            <w:left w:val="none" w:sz="0" w:space="0" w:color="auto"/>
            <w:bottom w:val="none" w:sz="0" w:space="0" w:color="auto"/>
            <w:right w:val="none" w:sz="0" w:space="0" w:color="auto"/>
          </w:divBdr>
        </w:div>
        <w:div w:id="457840302">
          <w:marLeft w:val="640"/>
          <w:marRight w:val="0"/>
          <w:marTop w:val="0"/>
          <w:marBottom w:val="0"/>
          <w:divBdr>
            <w:top w:val="none" w:sz="0" w:space="0" w:color="auto"/>
            <w:left w:val="none" w:sz="0" w:space="0" w:color="auto"/>
            <w:bottom w:val="none" w:sz="0" w:space="0" w:color="auto"/>
            <w:right w:val="none" w:sz="0" w:space="0" w:color="auto"/>
          </w:divBdr>
        </w:div>
        <w:div w:id="526918112">
          <w:marLeft w:val="640"/>
          <w:marRight w:val="0"/>
          <w:marTop w:val="0"/>
          <w:marBottom w:val="0"/>
          <w:divBdr>
            <w:top w:val="none" w:sz="0" w:space="0" w:color="auto"/>
            <w:left w:val="none" w:sz="0" w:space="0" w:color="auto"/>
            <w:bottom w:val="none" w:sz="0" w:space="0" w:color="auto"/>
            <w:right w:val="none" w:sz="0" w:space="0" w:color="auto"/>
          </w:divBdr>
        </w:div>
        <w:div w:id="400251315">
          <w:marLeft w:val="640"/>
          <w:marRight w:val="0"/>
          <w:marTop w:val="0"/>
          <w:marBottom w:val="0"/>
          <w:divBdr>
            <w:top w:val="none" w:sz="0" w:space="0" w:color="auto"/>
            <w:left w:val="none" w:sz="0" w:space="0" w:color="auto"/>
            <w:bottom w:val="none" w:sz="0" w:space="0" w:color="auto"/>
            <w:right w:val="none" w:sz="0" w:space="0" w:color="auto"/>
          </w:divBdr>
        </w:div>
        <w:div w:id="1013339316">
          <w:marLeft w:val="640"/>
          <w:marRight w:val="0"/>
          <w:marTop w:val="0"/>
          <w:marBottom w:val="0"/>
          <w:divBdr>
            <w:top w:val="none" w:sz="0" w:space="0" w:color="auto"/>
            <w:left w:val="none" w:sz="0" w:space="0" w:color="auto"/>
            <w:bottom w:val="none" w:sz="0" w:space="0" w:color="auto"/>
            <w:right w:val="none" w:sz="0" w:space="0" w:color="auto"/>
          </w:divBdr>
        </w:div>
        <w:div w:id="196621557">
          <w:marLeft w:val="640"/>
          <w:marRight w:val="0"/>
          <w:marTop w:val="0"/>
          <w:marBottom w:val="0"/>
          <w:divBdr>
            <w:top w:val="none" w:sz="0" w:space="0" w:color="auto"/>
            <w:left w:val="none" w:sz="0" w:space="0" w:color="auto"/>
            <w:bottom w:val="none" w:sz="0" w:space="0" w:color="auto"/>
            <w:right w:val="none" w:sz="0" w:space="0" w:color="auto"/>
          </w:divBdr>
        </w:div>
        <w:div w:id="789013702">
          <w:marLeft w:val="640"/>
          <w:marRight w:val="0"/>
          <w:marTop w:val="0"/>
          <w:marBottom w:val="0"/>
          <w:divBdr>
            <w:top w:val="none" w:sz="0" w:space="0" w:color="auto"/>
            <w:left w:val="none" w:sz="0" w:space="0" w:color="auto"/>
            <w:bottom w:val="none" w:sz="0" w:space="0" w:color="auto"/>
            <w:right w:val="none" w:sz="0" w:space="0" w:color="auto"/>
          </w:divBdr>
        </w:div>
        <w:div w:id="794177282">
          <w:marLeft w:val="640"/>
          <w:marRight w:val="0"/>
          <w:marTop w:val="0"/>
          <w:marBottom w:val="0"/>
          <w:divBdr>
            <w:top w:val="none" w:sz="0" w:space="0" w:color="auto"/>
            <w:left w:val="none" w:sz="0" w:space="0" w:color="auto"/>
            <w:bottom w:val="none" w:sz="0" w:space="0" w:color="auto"/>
            <w:right w:val="none" w:sz="0" w:space="0" w:color="auto"/>
          </w:divBdr>
        </w:div>
        <w:div w:id="1811634851">
          <w:marLeft w:val="640"/>
          <w:marRight w:val="0"/>
          <w:marTop w:val="0"/>
          <w:marBottom w:val="0"/>
          <w:divBdr>
            <w:top w:val="none" w:sz="0" w:space="0" w:color="auto"/>
            <w:left w:val="none" w:sz="0" w:space="0" w:color="auto"/>
            <w:bottom w:val="none" w:sz="0" w:space="0" w:color="auto"/>
            <w:right w:val="none" w:sz="0" w:space="0" w:color="auto"/>
          </w:divBdr>
        </w:div>
        <w:div w:id="913584793">
          <w:marLeft w:val="640"/>
          <w:marRight w:val="0"/>
          <w:marTop w:val="0"/>
          <w:marBottom w:val="0"/>
          <w:divBdr>
            <w:top w:val="none" w:sz="0" w:space="0" w:color="auto"/>
            <w:left w:val="none" w:sz="0" w:space="0" w:color="auto"/>
            <w:bottom w:val="none" w:sz="0" w:space="0" w:color="auto"/>
            <w:right w:val="none" w:sz="0" w:space="0" w:color="auto"/>
          </w:divBdr>
        </w:div>
        <w:div w:id="933900370">
          <w:marLeft w:val="640"/>
          <w:marRight w:val="0"/>
          <w:marTop w:val="0"/>
          <w:marBottom w:val="0"/>
          <w:divBdr>
            <w:top w:val="none" w:sz="0" w:space="0" w:color="auto"/>
            <w:left w:val="none" w:sz="0" w:space="0" w:color="auto"/>
            <w:bottom w:val="none" w:sz="0" w:space="0" w:color="auto"/>
            <w:right w:val="none" w:sz="0" w:space="0" w:color="auto"/>
          </w:divBdr>
        </w:div>
        <w:div w:id="1306350249">
          <w:marLeft w:val="640"/>
          <w:marRight w:val="0"/>
          <w:marTop w:val="0"/>
          <w:marBottom w:val="0"/>
          <w:divBdr>
            <w:top w:val="none" w:sz="0" w:space="0" w:color="auto"/>
            <w:left w:val="none" w:sz="0" w:space="0" w:color="auto"/>
            <w:bottom w:val="none" w:sz="0" w:space="0" w:color="auto"/>
            <w:right w:val="none" w:sz="0" w:space="0" w:color="auto"/>
          </w:divBdr>
        </w:div>
        <w:div w:id="1131166095">
          <w:marLeft w:val="640"/>
          <w:marRight w:val="0"/>
          <w:marTop w:val="0"/>
          <w:marBottom w:val="0"/>
          <w:divBdr>
            <w:top w:val="none" w:sz="0" w:space="0" w:color="auto"/>
            <w:left w:val="none" w:sz="0" w:space="0" w:color="auto"/>
            <w:bottom w:val="none" w:sz="0" w:space="0" w:color="auto"/>
            <w:right w:val="none" w:sz="0" w:space="0" w:color="auto"/>
          </w:divBdr>
        </w:div>
        <w:div w:id="862549590">
          <w:marLeft w:val="640"/>
          <w:marRight w:val="0"/>
          <w:marTop w:val="0"/>
          <w:marBottom w:val="0"/>
          <w:divBdr>
            <w:top w:val="none" w:sz="0" w:space="0" w:color="auto"/>
            <w:left w:val="none" w:sz="0" w:space="0" w:color="auto"/>
            <w:bottom w:val="none" w:sz="0" w:space="0" w:color="auto"/>
            <w:right w:val="none" w:sz="0" w:space="0" w:color="auto"/>
          </w:divBdr>
        </w:div>
        <w:div w:id="1998876677">
          <w:marLeft w:val="640"/>
          <w:marRight w:val="0"/>
          <w:marTop w:val="0"/>
          <w:marBottom w:val="0"/>
          <w:divBdr>
            <w:top w:val="none" w:sz="0" w:space="0" w:color="auto"/>
            <w:left w:val="none" w:sz="0" w:space="0" w:color="auto"/>
            <w:bottom w:val="none" w:sz="0" w:space="0" w:color="auto"/>
            <w:right w:val="none" w:sz="0" w:space="0" w:color="auto"/>
          </w:divBdr>
        </w:div>
        <w:div w:id="322468349">
          <w:marLeft w:val="640"/>
          <w:marRight w:val="0"/>
          <w:marTop w:val="0"/>
          <w:marBottom w:val="0"/>
          <w:divBdr>
            <w:top w:val="none" w:sz="0" w:space="0" w:color="auto"/>
            <w:left w:val="none" w:sz="0" w:space="0" w:color="auto"/>
            <w:bottom w:val="none" w:sz="0" w:space="0" w:color="auto"/>
            <w:right w:val="none" w:sz="0" w:space="0" w:color="auto"/>
          </w:divBdr>
        </w:div>
        <w:div w:id="94061310">
          <w:marLeft w:val="640"/>
          <w:marRight w:val="0"/>
          <w:marTop w:val="0"/>
          <w:marBottom w:val="0"/>
          <w:divBdr>
            <w:top w:val="none" w:sz="0" w:space="0" w:color="auto"/>
            <w:left w:val="none" w:sz="0" w:space="0" w:color="auto"/>
            <w:bottom w:val="none" w:sz="0" w:space="0" w:color="auto"/>
            <w:right w:val="none" w:sz="0" w:space="0" w:color="auto"/>
          </w:divBdr>
        </w:div>
        <w:div w:id="631061382">
          <w:marLeft w:val="640"/>
          <w:marRight w:val="0"/>
          <w:marTop w:val="0"/>
          <w:marBottom w:val="0"/>
          <w:divBdr>
            <w:top w:val="none" w:sz="0" w:space="0" w:color="auto"/>
            <w:left w:val="none" w:sz="0" w:space="0" w:color="auto"/>
            <w:bottom w:val="none" w:sz="0" w:space="0" w:color="auto"/>
            <w:right w:val="none" w:sz="0" w:space="0" w:color="auto"/>
          </w:divBdr>
        </w:div>
        <w:div w:id="319233382">
          <w:marLeft w:val="640"/>
          <w:marRight w:val="0"/>
          <w:marTop w:val="0"/>
          <w:marBottom w:val="0"/>
          <w:divBdr>
            <w:top w:val="none" w:sz="0" w:space="0" w:color="auto"/>
            <w:left w:val="none" w:sz="0" w:space="0" w:color="auto"/>
            <w:bottom w:val="none" w:sz="0" w:space="0" w:color="auto"/>
            <w:right w:val="none" w:sz="0" w:space="0" w:color="auto"/>
          </w:divBdr>
        </w:div>
        <w:div w:id="1446735517">
          <w:marLeft w:val="640"/>
          <w:marRight w:val="0"/>
          <w:marTop w:val="0"/>
          <w:marBottom w:val="0"/>
          <w:divBdr>
            <w:top w:val="none" w:sz="0" w:space="0" w:color="auto"/>
            <w:left w:val="none" w:sz="0" w:space="0" w:color="auto"/>
            <w:bottom w:val="none" w:sz="0" w:space="0" w:color="auto"/>
            <w:right w:val="none" w:sz="0" w:space="0" w:color="auto"/>
          </w:divBdr>
        </w:div>
        <w:div w:id="642933615">
          <w:marLeft w:val="640"/>
          <w:marRight w:val="0"/>
          <w:marTop w:val="0"/>
          <w:marBottom w:val="0"/>
          <w:divBdr>
            <w:top w:val="none" w:sz="0" w:space="0" w:color="auto"/>
            <w:left w:val="none" w:sz="0" w:space="0" w:color="auto"/>
            <w:bottom w:val="none" w:sz="0" w:space="0" w:color="auto"/>
            <w:right w:val="none" w:sz="0" w:space="0" w:color="auto"/>
          </w:divBdr>
        </w:div>
        <w:div w:id="1377194842">
          <w:marLeft w:val="640"/>
          <w:marRight w:val="0"/>
          <w:marTop w:val="0"/>
          <w:marBottom w:val="0"/>
          <w:divBdr>
            <w:top w:val="none" w:sz="0" w:space="0" w:color="auto"/>
            <w:left w:val="none" w:sz="0" w:space="0" w:color="auto"/>
            <w:bottom w:val="none" w:sz="0" w:space="0" w:color="auto"/>
            <w:right w:val="none" w:sz="0" w:space="0" w:color="auto"/>
          </w:divBdr>
        </w:div>
        <w:div w:id="907157209">
          <w:marLeft w:val="640"/>
          <w:marRight w:val="0"/>
          <w:marTop w:val="0"/>
          <w:marBottom w:val="0"/>
          <w:divBdr>
            <w:top w:val="none" w:sz="0" w:space="0" w:color="auto"/>
            <w:left w:val="none" w:sz="0" w:space="0" w:color="auto"/>
            <w:bottom w:val="none" w:sz="0" w:space="0" w:color="auto"/>
            <w:right w:val="none" w:sz="0" w:space="0" w:color="auto"/>
          </w:divBdr>
        </w:div>
        <w:div w:id="174226429">
          <w:marLeft w:val="640"/>
          <w:marRight w:val="0"/>
          <w:marTop w:val="0"/>
          <w:marBottom w:val="0"/>
          <w:divBdr>
            <w:top w:val="none" w:sz="0" w:space="0" w:color="auto"/>
            <w:left w:val="none" w:sz="0" w:space="0" w:color="auto"/>
            <w:bottom w:val="none" w:sz="0" w:space="0" w:color="auto"/>
            <w:right w:val="none" w:sz="0" w:space="0" w:color="auto"/>
          </w:divBdr>
        </w:div>
        <w:div w:id="1323005984">
          <w:marLeft w:val="640"/>
          <w:marRight w:val="0"/>
          <w:marTop w:val="0"/>
          <w:marBottom w:val="0"/>
          <w:divBdr>
            <w:top w:val="none" w:sz="0" w:space="0" w:color="auto"/>
            <w:left w:val="none" w:sz="0" w:space="0" w:color="auto"/>
            <w:bottom w:val="none" w:sz="0" w:space="0" w:color="auto"/>
            <w:right w:val="none" w:sz="0" w:space="0" w:color="auto"/>
          </w:divBdr>
        </w:div>
        <w:div w:id="365446525">
          <w:marLeft w:val="640"/>
          <w:marRight w:val="0"/>
          <w:marTop w:val="0"/>
          <w:marBottom w:val="0"/>
          <w:divBdr>
            <w:top w:val="none" w:sz="0" w:space="0" w:color="auto"/>
            <w:left w:val="none" w:sz="0" w:space="0" w:color="auto"/>
            <w:bottom w:val="none" w:sz="0" w:space="0" w:color="auto"/>
            <w:right w:val="none" w:sz="0" w:space="0" w:color="auto"/>
          </w:divBdr>
        </w:div>
        <w:div w:id="1878010986">
          <w:marLeft w:val="640"/>
          <w:marRight w:val="0"/>
          <w:marTop w:val="0"/>
          <w:marBottom w:val="0"/>
          <w:divBdr>
            <w:top w:val="none" w:sz="0" w:space="0" w:color="auto"/>
            <w:left w:val="none" w:sz="0" w:space="0" w:color="auto"/>
            <w:bottom w:val="none" w:sz="0" w:space="0" w:color="auto"/>
            <w:right w:val="none" w:sz="0" w:space="0" w:color="auto"/>
          </w:divBdr>
        </w:div>
        <w:div w:id="2120293275">
          <w:marLeft w:val="640"/>
          <w:marRight w:val="0"/>
          <w:marTop w:val="0"/>
          <w:marBottom w:val="0"/>
          <w:divBdr>
            <w:top w:val="none" w:sz="0" w:space="0" w:color="auto"/>
            <w:left w:val="none" w:sz="0" w:space="0" w:color="auto"/>
            <w:bottom w:val="none" w:sz="0" w:space="0" w:color="auto"/>
            <w:right w:val="none" w:sz="0" w:space="0" w:color="auto"/>
          </w:divBdr>
        </w:div>
        <w:div w:id="137575734">
          <w:marLeft w:val="640"/>
          <w:marRight w:val="0"/>
          <w:marTop w:val="0"/>
          <w:marBottom w:val="0"/>
          <w:divBdr>
            <w:top w:val="none" w:sz="0" w:space="0" w:color="auto"/>
            <w:left w:val="none" w:sz="0" w:space="0" w:color="auto"/>
            <w:bottom w:val="none" w:sz="0" w:space="0" w:color="auto"/>
            <w:right w:val="none" w:sz="0" w:space="0" w:color="auto"/>
          </w:divBdr>
        </w:div>
        <w:div w:id="1434788372">
          <w:marLeft w:val="640"/>
          <w:marRight w:val="0"/>
          <w:marTop w:val="0"/>
          <w:marBottom w:val="0"/>
          <w:divBdr>
            <w:top w:val="none" w:sz="0" w:space="0" w:color="auto"/>
            <w:left w:val="none" w:sz="0" w:space="0" w:color="auto"/>
            <w:bottom w:val="none" w:sz="0" w:space="0" w:color="auto"/>
            <w:right w:val="none" w:sz="0" w:space="0" w:color="auto"/>
          </w:divBdr>
        </w:div>
        <w:div w:id="1998413122">
          <w:marLeft w:val="640"/>
          <w:marRight w:val="0"/>
          <w:marTop w:val="0"/>
          <w:marBottom w:val="0"/>
          <w:divBdr>
            <w:top w:val="none" w:sz="0" w:space="0" w:color="auto"/>
            <w:left w:val="none" w:sz="0" w:space="0" w:color="auto"/>
            <w:bottom w:val="none" w:sz="0" w:space="0" w:color="auto"/>
            <w:right w:val="none" w:sz="0" w:space="0" w:color="auto"/>
          </w:divBdr>
        </w:div>
        <w:div w:id="1659109380">
          <w:marLeft w:val="640"/>
          <w:marRight w:val="0"/>
          <w:marTop w:val="0"/>
          <w:marBottom w:val="0"/>
          <w:divBdr>
            <w:top w:val="none" w:sz="0" w:space="0" w:color="auto"/>
            <w:left w:val="none" w:sz="0" w:space="0" w:color="auto"/>
            <w:bottom w:val="none" w:sz="0" w:space="0" w:color="auto"/>
            <w:right w:val="none" w:sz="0" w:space="0" w:color="auto"/>
          </w:divBdr>
        </w:div>
        <w:div w:id="879052622">
          <w:marLeft w:val="640"/>
          <w:marRight w:val="0"/>
          <w:marTop w:val="0"/>
          <w:marBottom w:val="0"/>
          <w:divBdr>
            <w:top w:val="none" w:sz="0" w:space="0" w:color="auto"/>
            <w:left w:val="none" w:sz="0" w:space="0" w:color="auto"/>
            <w:bottom w:val="none" w:sz="0" w:space="0" w:color="auto"/>
            <w:right w:val="none" w:sz="0" w:space="0" w:color="auto"/>
          </w:divBdr>
        </w:div>
        <w:div w:id="697850549">
          <w:marLeft w:val="640"/>
          <w:marRight w:val="0"/>
          <w:marTop w:val="0"/>
          <w:marBottom w:val="0"/>
          <w:divBdr>
            <w:top w:val="none" w:sz="0" w:space="0" w:color="auto"/>
            <w:left w:val="none" w:sz="0" w:space="0" w:color="auto"/>
            <w:bottom w:val="none" w:sz="0" w:space="0" w:color="auto"/>
            <w:right w:val="none" w:sz="0" w:space="0" w:color="auto"/>
          </w:divBdr>
        </w:div>
        <w:div w:id="2119325399">
          <w:marLeft w:val="640"/>
          <w:marRight w:val="0"/>
          <w:marTop w:val="0"/>
          <w:marBottom w:val="0"/>
          <w:divBdr>
            <w:top w:val="none" w:sz="0" w:space="0" w:color="auto"/>
            <w:left w:val="none" w:sz="0" w:space="0" w:color="auto"/>
            <w:bottom w:val="none" w:sz="0" w:space="0" w:color="auto"/>
            <w:right w:val="none" w:sz="0" w:space="0" w:color="auto"/>
          </w:divBdr>
        </w:div>
        <w:div w:id="461702375">
          <w:marLeft w:val="640"/>
          <w:marRight w:val="0"/>
          <w:marTop w:val="0"/>
          <w:marBottom w:val="0"/>
          <w:divBdr>
            <w:top w:val="none" w:sz="0" w:space="0" w:color="auto"/>
            <w:left w:val="none" w:sz="0" w:space="0" w:color="auto"/>
            <w:bottom w:val="none" w:sz="0" w:space="0" w:color="auto"/>
            <w:right w:val="none" w:sz="0" w:space="0" w:color="auto"/>
          </w:divBdr>
        </w:div>
        <w:div w:id="139034542">
          <w:marLeft w:val="640"/>
          <w:marRight w:val="0"/>
          <w:marTop w:val="0"/>
          <w:marBottom w:val="0"/>
          <w:divBdr>
            <w:top w:val="none" w:sz="0" w:space="0" w:color="auto"/>
            <w:left w:val="none" w:sz="0" w:space="0" w:color="auto"/>
            <w:bottom w:val="none" w:sz="0" w:space="0" w:color="auto"/>
            <w:right w:val="none" w:sz="0" w:space="0" w:color="auto"/>
          </w:divBdr>
        </w:div>
        <w:div w:id="1453406527">
          <w:marLeft w:val="640"/>
          <w:marRight w:val="0"/>
          <w:marTop w:val="0"/>
          <w:marBottom w:val="0"/>
          <w:divBdr>
            <w:top w:val="none" w:sz="0" w:space="0" w:color="auto"/>
            <w:left w:val="none" w:sz="0" w:space="0" w:color="auto"/>
            <w:bottom w:val="none" w:sz="0" w:space="0" w:color="auto"/>
            <w:right w:val="none" w:sz="0" w:space="0" w:color="auto"/>
          </w:divBdr>
        </w:div>
        <w:div w:id="1237016057">
          <w:marLeft w:val="640"/>
          <w:marRight w:val="0"/>
          <w:marTop w:val="0"/>
          <w:marBottom w:val="0"/>
          <w:divBdr>
            <w:top w:val="none" w:sz="0" w:space="0" w:color="auto"/>
            <w:left w:val="none" w:sz="0" w:space="0" w:color="auto"/>
            <w:bottom w:val="none" w:sz="0" w:space="0" w:color="auto"/>
            <w:right w:val="none" w:sz="0" w:space="0" w:color="auto"/>
          </w:divBdr>
        </w:div>
        <w:div w:id="883104000">
          <w:marLeft w:val="640"/>
          <w:marRight w:val="0"/>
          <w:marTop w:val="0"/>
          <w:marBottom w:val="0"/>
          <w:divBdr>
            <w:top w:val="none" w:sz="0" w:space="0" w:color="auto"/>
            <w:left w:val="none" w:sz="0" w:space="0" w:color="auto"/>
            <w:bottom w:val="none" w:sz="0" w:space="0" w:color="auto"/>
            <w:right w:val="none" w:sz="0" w:space="0" w:color="auto"/>
          </w:divBdr>
        </w:div>
        <w:div w:id="495607682">
          <w:marLeft w:val="640"/>
          <w:marRight w:val="0"/>
          <w:marTop w:val="0"/>
          <w:marBottom w:val="0"/>
          <w:divBdr>
            <w:top w:val="none" w:sz="0" w:space="0" w:color="auto"/>
            <w:left w:val="none" w:sz="0" w:space="0" w:color="auto"/>
            <w:bottom w:val="none" w:sz="0" w:space="0" w:color="auto"/>
            <w:right w:val="none" w:sz="0" w:space="0" w:color="auto"/>
          </w:divBdr>
        </w:div>
        <w:div w:id="507868565">
          <w:marLeft w:val="640"/>
          <w:marRight w:val="0"/>
          <w:marTop w:val="0"/>
          <w:marBottom w:val="0"/>
          <w:divBdr>
            <w:top w:val="none" w:sz="0" w:space="0" w:color="auto"/>
            <w:left w:val="none" w:sz="0" w:space="0" w:color="auto"/>
            <w:bottom w:val="none" w:sz="0" w:space="0" w:color="auto"/>
            <w:right w:val="none" w:sz="0" w:space="0" w:color="auto"/>
          </w:divBdr>
        </w:div>
        <w:div w:id="275256130">
          <w:marLeft w:val="640"/>
          <w:marRight w:val="0"/>
          <w:marTop w:val="0"/>
          <w:marBottom w:val="0"/>
          <w:divBdr>
            <w:top w:val="none" w:sz="0" w:space="0" w:color="auto"/>
            <w:left w:val="none" w:sz="0" w:space="0" w:color="auto"/>
            <w:bottom w:val="none" w:sz="0" w:space="0" w:color="auto"/>
            <w:right w:val="none" w:sz="0" w:space="0" w:color="auto"/>
          </w:divBdr>
        </w:div>
        <w:div w:id="1356539063">
          <w:marLeft w:val="640"/>
          <w:marRight w:val="0"/>
          <w:marTop w:val="0"/>
          <w:marBottom w:val="0"/>
          <w:divBdr>
            <w:top w:val="none" w:sz="0" w:space="0" w:color="auto"/>
            <w:left w:val="none" w:sz="0" w:space="0" w:color="auto"/>
            <w:bottom w:val="none" w:sz="0" w:space="0" w:color="auto"/>
            <w:right w:val="none" w:sz="0" w:space="0" w:color="auto"/>
          </w:divBdr>
        </w:div>
        <w:div w:id="29501049">
          <w:marLeft w:val="640"/>
          <w:marRight w:val="0"/>
          <w:marTop w:val="0"/>
          <w:marBottom w:val="0"/>
          <w:divBdr>
            <w:top w:val="none" w:sz="0" w:space="0" w:color="auto"/>
            <w:left w:val="none" w:sz="0" w:space="0" w:color="auto"/>
            <w:bottom w:val="none" w:sz="0" w:space="0" w:color="auto"/>
            <w:right w:val="none" w:sz="0" w:space="0" w:color="auto"/>
          </w:divBdr>
        </w:div>
        <w:div w:id="86658695">
          <w:marLeft w:val="640"/>
          <w:marRight w:val="0"/>
          <w:marTop w:val="0"/>
          <w:marBottom w:val="0"/>
          <w:divBdr>
            <w:top w:val="none" w:sz="0" w:space="0" w:color="auto"/>
            <w:left w:val="none" w:sz="0" w:space="0" w:color="auto"/>
            <w:bottom w:val="none" w:sz="0" w:space="0" w:color="auto"/>
            <w:right w:val="none" w:sz="0" w:space="0" w:color="auto"/>
          </w:divBdr>
        </w:div>
        <w:div w:id="657458827">
          <w:marLeft w:val="640"/>
          <w:marRight w:val="0"/>
          <w:marTop w:val="0"/>
          <w:marBottom w:val="0"/>
          <w:divBdr>
            <w:top w:val="none" w:sz="0" w:space="0" w:color="auto"/>
            <w:left w:val="none" w:sz="0" w:space="0" w:color="auto"/>
            <w:bottom w:val="none" w:sz="0" w:space="0" w:color="auto"/>
            <w:right w:val="none" w:sz="0" w:space="0" w:color="auto"/>
          </w:divBdr>
        </w:div>
        <w:div w:id="357778446">
          <w:marLeft w:val="640"/>
          <w:marRight w:val="0"/>
          <w:marTop w:val="0"/>
          <w:marBottom w:val="0"/>
          <w:divBdr>
            <w:top w:val="none" w:sz="0" w:space="0" w:color="auto"/>
            <w:left w:val="none" w:sz="0" w:space="0" w:color="auto"/>
            <w:bottom w:val="none" w:sz="0" w:space="0" w:color="auto"/>
            <w:right w:val="none" w:sz="0" w:space="0" w:color="auto"/>
          </w:divBdr>
        </w:div>
        <w:div w:id="2075229603">
          <w:marLeft w:val="640"/>
          <w:marRight w:val="0"/>
          <w:marTop w:val="0"/>
          <w:marBottom w:val="0"/>
          <w:divBdr>
            <w:top w:val="none" w:sz="0" w:space="0" w:color="auto"/>
            <w:left w:val="none" w:sz="0" w:space="0" w:color="auto"/>
            <w:bottom w:val="none" w:sz="0" w:space="0" w:color="auto"/>
            <w:right w:val="none" w:sz="0" w:space="0" w:color="auto"/>
          </w:divBdr>
        </w:div>
        <w:div w:id="230821021">
          <w:marLeft w:val="640"/>
          <w:marRight w:val="0"/>
          <w:marTop w:val="0"/>
          <w:marBottom w:val="0"/>
          <w:divBdr>
            <w:top w:val="none" w:sz="0" w:space="0" w:color="auto"/>
            <w:left w:val="none" w:sz="0" w:space="0" w:color="auto"/>
            <w:bottom w:val="none" w:sz="0" w:space="0" w:color="auto"/>
            <w:right w:val="none" w:sz="0" w:space="0" w:color="auto"/>
          </w:divBdr>
        </w:div>
        <w:div w:id="1787001262">
          <w:marLeft w:val="640"/>
          <w:marRight w:val="0"/>
          <w:marTop w:val="0"/>
          <w:marBottom w:val="0"/>
          <w:divBdr>
            <w:top w:val="none" w:sz="0" w:space="0" w:color="auto"/>
            <w:left w:val="none" w:sz="0" w:space="0" w:color="auto"/>
            <w:bottom w:val="none" w:sz="0" w:space="0" w:color="auto"/>
            <w:right w:val="none" w:sz="0" w:space="0" w:color="auto"/>
          </w:divBdr>
        </w:div>
        <w:div w:id="619997603">
          <w:marLeft w:val="640"/>
          <w:marRight w:val="0"/>
          <w:marTop w:val="0"/>
          <w:marBottom w:val="0"/>
          <w:divBdr>
            <w:top w:val="none" w:sz="0" w:space="0" w:color="auto"/>
            <w:left w:val="none" w:sz="0" w:space="0" w:color="auto"/>
            <w:bottom w:val="none" w:sz="0" w:space="0" w:color="auto"/>
            <w:right w:val="none" w:sz="0" w:space="0" w:color="auto"/>
          </w:divBdr>
        </w:div>
        <w:div w:id="916934935">
          <w:marLeft w:val="640"/>
          <w:marRight w:val="0"/>
          <w:marTop w:val="0"/>
          <w:marBottom w:val="0"/>
          <w:divBdr>
            <w:top w:val="none" w:sz="0" w:space="0" w:color="auto"/>
            <w:left w:val="none" w:sz="0" w:space="0" w:color="auto"/>
            <w:bottom w:val="none" w:sz="0" w:space="0" w:color="auto"/>
            <w:right w:val="none" w:sz="0" w:space="0" w:color="auto"/>
          </w:divBdr>
        </w:div>
        <w:div w:id="1982534410">
          <w:marLeft w:val="640"/>
          <w:marRight w:val="0"/>
          <w:marTop w:val="0"/>
          <w:marBottom w:val="0"/>
          <w:divBdr>
            <w:top w:val="none" w:sz="0" w:space="0" w:color="auto"/>
            <w:left w:val="none" w:sz="0" w:space="0" w:color="auto"/>
            <w:bottom w:val="none" w:sz="0" w:space="0" w:color="auto"/>
            <w:right w:val="none" w:sz="0" w:space="0" w:color="auto"/>
          </w:divBdr>
        </w:div>
        <w:div w:id="2096247677">
          <w:marLeft w:val="640"/>
          <w:marRight w:val="0"/>
          <w:marTop w:val="0"/>
          <w:marBottom w:val="0"/>
          <w:divBdr>
            <w:top w:val="none" w:sz="0" w:space="0" w:color="auto"/>
            <w:left w:val="none" w:sz="0" w:space="0" w:color="auto"/>
            <w:bottom w:val="none" w:sz="0" w:space="0" w:color="auto"/>
            <w:right w:val="none" w:sz="0" w:space="0" w:color="auto"/>
          </w:divBdr>
        </w:div>
        <w:div w:id="1556549782">
          <w:marLeft w:val="640"/>
          <w:marRight w:val="0"/>
          <w:marTop w:val="0"/>
          <w:marBottom w:val="0"/>
          <w:divBdr>
            <w:top w:val="none" w:sz="0" w:space="0" w:color="auto"/>
            <w:left w:val="none" w:sz="0" w:space="0" w:color="auto"/>
            <w:bottom w:val="none" w:sz="0" w:space="0" w:color="auto"/>
            <w:right w:val="none" w:sz="0" w:space="0" w:color="auto"/>
          </w:divBdr>
        </w:div>
        <w:div w:id="1495490429">
          <w:marLeft w:val="640"/>
          <w:marRight w:val="0"/>
          <w:marTop w:val="0"/>
          <w:marBottom w:val="0"/>
          <w:divBdr>
            <w:top w:val="none" w:sz="0" w:space="0" w:color="auto"/>
            <w:left w:val="none" w:sz="0" w:space="0" w:color="auto"/>
            <w:bottom w:val="none" w:sz="0" w:space="0" w:color="auto"/>
            <w:right w:val="none" w:sz="0" w:space="0" w:color="auto"/>
          </w:divBdr>
        </w:div>
        <w:div w:id="1778792717">
          <w:marLeft w:val="640"/>
          <w:marRight w:val="0"/>
          <w:marTop w:val="0"/>
          <w:marBottom w:val="0"/>
          <w:divBdr>
            <w:top w:val="none" w:sz="0" w:space="0" w:color="auto"/>
            <w:left w:val="none" w:sz="0" w:space="0" w:color="auto"/>
            <w:bottom w:val="none" w:sz="0" w:space="0" w:color="auto"/>
            <w:right w:val="none" w:sz="0" w:space="0" w:color="auto"/>
          </w:divBdr>
        </w:div>
        <w:div w:id="1101796003">
          <w:marLeft w:val="640"/>
          <w:marRight w:val="0"/>
          <w:marTop w:val="0"/>
          <w:marBottom w:val="0"/>
          <w:divBdr>
            <w:top w:val="none" w:sz="0" w:space="0" w:color="auto"/>
            <w:left w:val="none" w:sz="0" w:space="0" w:color="auto"/>
            <w:bottom w:val="none" w:sz="0" w:space="0" w:color="auto"/>
            <w:right w:val="none" w:sz="0" w:space="0" w:color="auto"/>
          </w:divBdr>
        </w:div>
        <w:div w:id="1932082493">
          <w:marLeft w:val="640"/>
          <w:marRight w:val="0"/>
          <w:marTop w:val="0"/>
          <w:marBottom w:val="0"/>
          <w:divBdr>
            <w:top w:val="none" w:sz="0" w:space="0" w:color="auto"/>
            <w:left w:val="none" w:sz="0" w:space="0" w:color="auto"/>
            <w:bottom w:val="none" w:sz="0" w:space="0" w:color="auto"/>
            <w:right w:val="none" w:sz="0" w:space="0" w:color="auto"/>
          </w:divBdr>
        </w:div>
        <w:div w:id="1600872812">
          <w:marLeft w:val="640"/>
          <w:marRight w:val="0"/>
          <w:marTop w:val="0"/>
          <w:marBottom w:val="0"/>
          <w:divBdr>
            <w:top w:val="none" w:sz="0" w:space="0" w:color="auto"/>
            <w:left w:val="none" w:sz="0" w:space="0" w:color="auto"/>
            <w:bottom w:val="none" w:sz="0" w:space="0" w:color="auto"/>
            <w:right w:val="none" w:sz="0" w:space="0" w:color="auto"/>
          </w:divBdr>
        </w:div>
        <w:div w:id="248582671">
          <w:marLeft w:val="640"/>
          <w:marRight w:val="0"/>
          <w:marTop w:val="0"/>
          <w:marBottom w:val="0"/>
          <w:divBdr>
            <w:top w:val="none" w:sz="0" w:space="0" w:color="auto"/>
            <w:left w:val="none" w:sz="0" w:space="0" w:color="auto"/>
            <w:bottom w:val="none" w:sz="0" w:space="0" w:color="auto"/>
            <w:right w:val="none" w:sz="0" w:space="0" w:color="auto"/>
          </w:divBdr>
        </w:div>
        <w:div w:id="1663772994">
          <w:marLeft w:val="640"/>
          <w:marRight w:val="0"/>
          <w:marTop w:val="0"/>
          <w:marBottom w:val="0"/>
          <w:divBdr>
            <w:top w:val="none" w:sz="0" w:space="0" w:color="auto"/>
            <w:left w:val="none" w:sz="0" w:space="0" w:color="auto"/>
            <w:bottom w:val="none" w:sz="0" w:space="0" w:color="auto"/>
            <w:right w:val="none" w:sz="0" w:space="0" w:color="auto"/>
          </w:divBdr>
        </w:div>
        <w:div w:id="1669286285">
          <w:marLeft w:val="640"/>
          <w:marRight w:val="0"/>
          <w:marTop w:val="0"/>
          <w:marBottom w:val="0"/>
          <w:divBdr>
            <w:top w:val="none" w:sz="0" w:space="0" w:color="auto"/>
            <w:left w:val="none" w:sz="0" w:space="0" w:color="auto"/>
            <w:bottom w:val="none" w:sz="0" w:space="0" w:color="auto"/>
            <w:right w:val="none" w:sz="0" w:space="0" w:color="auto"/>
          </w:divBdr>
        </w:div>
        <w:div w:id="1395811872">
          <w:marLeft w:val="640"/>
          <w:marRight w:val="0"/>
          <w:marTop w:val="0"/>
          <w:marBottom w:val="0"/>
          <w:divBdr>
            <w:top w:val="none" w:sz="0" w:space="0" w:color="auto"/>
            <w:left w:val="none" w:sz="0" w:space="0" w:color="auto"/>
            <w:bottom w:val="none" w:sz="0" w:space="0" w:color="auto"/>
            <w:right w:val="none" w:sz="0" w:space="0" w:color="auto"/>
          </w:divBdr>
        </w:div>
        <w:div w:id="1983654887">
          <w:marLeft w:val="640"/>
          <w:marRight w:val="0"/>
          <w:marTop w:val="0"/>
          <w:marBottom w:val="0"/>
          <w:divBdr>
            <w:top w:val="none" w:sz="0" w:space="0" w:color="auto"/>
            <w:left w:val="none" w:sz="0" w:space="0" w:color="auto"/>
            <w:bottom w:val="none" w:sz="0" w:space="0" w:color="auto"/>
            <w:right w:val="none" w:sz="0" w:space="0" w:color="auto"/>
          </w:divBdr>
        </w:div>
        <w:div w:id="1671325089">
          <w:marLeft w:val="640"/>
          <w:marRight w:val="0"/>
          <w:marTop w:val="0"/>
          <w:marBottom w:val="0"/>
          <w:divBdr>
            <w:top w:val="none" w:sz="0" w:space="0" w:color="auto"/>
            <w:left w:val="none" w:sz="0" w:space="0" w:color="auto"/>
            <w:bottom w:val="none" w:sz="0" w:space="0" w:color="auto"/>
            <w:right w:val="none" w:sz="0" w:space="0" w:color="auto"/>
          </w:divBdr>
        </w:div>
        <w:div w:id="2127960717">
          <w:marLeft w:val="640"/>
          <w:marRight w:val="0"/>
          <w:marTop w:val="0"/>
          <w:marBottom w:val="0"/>
          <w:divBdr>
            <w:top w:val="none" w:sz="0" w:space="0" w:color="auto"/>
            <w:left w:val="none" w:sz="0" w:space="0" w:color="auto"/>
            <w:bottom w:val="none" w:sz="0" w:space="0" w:color="auto"/>
            <w:right w:val="none" w:sz="0" w:space="0" w:color="auto"/>
          </w:divBdr>
        </w:div>
        <w:div w:id="462314940">
          <w:marLeft w:val="640"/>
          <w:marRight w:val="0"/>
          <w:marTop w:val="0"/>
          <w:marBottom w:val="0"/>
          <w:divBdr>
            <w:top w:val="none" w:sz="0" w:space="0" w:color="auto"/>
            <w:left w:val="none" w:sz="0" w:space="0" w:color="auto"/>
            <w:bottom w:val="none" w:sz="0" w:space="0" w:color="auto"/>
            <w:right w:val="none" w:sz="0" w:space="0" w:color="auto"/>
          </w:divBdr>
        </w:div>
        <w:div w:id="659382542">
          <w:marLeft w:val="640"/>
          <w:marRight w:val="0"/>
          <w:marTop w:val="0"/>
          <w:marBottom w:val="0"/>
          <w:divBdr>
            <w:top w:val="none" w:sz="0" w:space="0" w:color="auto"/>
            <w:left w:val="none" w:sz="0" w:space="0" w:color="auto"/>
            <w:bottom w:val="none" w:sz="0" w:space="0" w:color="auto"/>
            <w:right w:val="none" w:sz="0" w:space="0" w:color="auto"/>
          </w:divBdr>
        </w:div>
        <w:div w:id="167717635">
          <w:marLeft w:val="640"/>
          <w:marRight w:val="0"/>
          <w:marTop w:val="0"/>
          <w:marBottom w:val="0"/>
          <w:divBdr>
            <w:top w:val="none" w:sz="0" w:space="0" w:color="auto"/>
            <w:left w:val="none" w:sz="0" w:space="0" w:color="auto"/>
            <w:bottom w:val="none" w:sz="0" w:space="0" w:color="auto"/>
            <w:right w:val="none" w:sz="0" w:space="0" w:color="auto"/>
          </w:divBdr>
        </w:div>
        <w:div w:id="734351545">
          <w:marLeft w:val="640"/>
          <w:marRight w:val="0"/>
          <w:marTop w:val="0"/>
          <w:marBottom w:val="0"/>
          <w:divBdr>
            <w:top w:val="none" w:sz="0" w:space="0" w:color="auto"/>
            <w:left w:val="none" w:sz="0" w:space="0" w:color="auto"/>
            <w:bottom w:val="none" w:sz="0" w:space="0" w:color="auto"/>
            <w:right w:val="none" w:sz="0" w:space="0" w:color="auto"/>
          </w:divBdr>
        </w:div>
        <w:div w:id="1628973614">
          <w:marLeft w:val="640"/>
          <w:marRight w:val="0"/>
          <w:marTop w:val="0"/>
          <w:marBottom w:val="0"/>
          <w:divBdr>
            <w:top w:val="none" w:sz="0" w:space="0" w:color="auto"/>
            <w:left w:val="none" w:sz="0" w:space="0" w:color="auto"/>
            <w:bottom w:val="none" w:sz="0" w:space="0" w:color="auto"/>
            <w:right w:val="none" w:sz="0" w:space="0" w:color="auto"/>
          </w:divBdr>
        </w:div>
        <w:div w:id="1158692210">
          <w:marLeft w:val="640"/>
          <w:marRight w:val="0"/>
          <w:marTop w:val="0"/>
          <w:marBottom w:val="0"/>
          <w:divBdr>
            <w:top w:val="none" w:sz="0" w:space="0" w:color="auto"/>
            <w:left w:val="none" w:sz="0" w:space="0" w:color="auto"/>
            <w:bottom w:val="none" w:sz="0" w:space="0" w:color="auto"/>
            <w:right w:val="none" w:sz="0" w:space="0" w:color="auto"/>
          </w:divBdr>
        </w:div>
        <w:div w:id="1459761051">
          <w:marLeft w:val="640"/>
          <w:marRight w:val="0"/>
          <w:marTop w:val="0"/>
          <w:marBottom w:val="0"/>
          <w:divBdr>
            <w:top w:val="none" w:sz="0" w:space="0" w:color="auto"/>
            <w:left w:val="none" w:sz="0" w:space="0" w:color="auto"/>
            <w:bottom w:val="none" w:sz="0" w:space="0" w:color="auto"/>
            <w:right w:val="none" w:sz="0" w:space="0" w:color="auto"/>
          </w:divBdr>
        </w:div>
        <w:div w:id="1588004634">
          <w:marLeft w:val="640"/>
          <w:marRight w:val="0"/>
          <w:marTop w:val="0"/>
          <w:marBottom w:val="0"/>
          <w:divBdr>
            <w:top w:val="none" w:sz="0" w:space="0" w:color="auto"/>
            <w:left w:val="none" w:sz="0" w:space="0" w:color="auto"/>
            <w:bottom w:val="none" w:sz="0" w:space="0" w:color="auto"/>
            <w:right w:val="none" w:sz="0" w:space="0" w:color="auto"/>
          </w:divBdr>
        </w:div>
        <w:div w:id="1767338229">
          <w:marLeft w:val="640"/>
          <w:marRight w:val="0"/>
          <w:marTop w:val="0"/>
          <w:marBottom w:val="0"/>
          <w:divBdr>
            <w:top w:val="none" w:sz="0" w:space="0" w:color="auto"/>
            <w:left w:val="none" w:sz="0" w:space="0" w:color="auto"/>
            <w:bottom w:val="none" w:sz="0" w:space="0" w:color="auto"/>
            <w:right w:val="none" w:sz="0" w:space="0" w:color="auto"/>
          </w:divBdr>
        </w:div>
        <w:div w:id="856370">
          <w:marLeft w:val="640"/>
          <w:marRight w:val="0"/>
          <w:marTop w:val="0"/>
          <w:marBottom w:val="0"/>
          <w:divBdr>
            <w:top w:val="none" w:sz="0" w:space="0" w:color="auto"/>
            <w:left w:val="none" w:sz="0" w:space="0" w:color="auto"/>
            <w:bottom w:val="none" w:sz="0" w:space="0" w:color="auto"/>
            <w:right w:val="none" w:sz="0" w:space="0" w:color="auto"/>
          </w:divBdr>
        </w:div>
        <w:div w:id="949430077">
          <w:marLeft w:val="640"/>
          <w:marRight w:val="0"/>
          <w:marTop w:val="0"/>
          <w:marBottom w:val="0"/>
          <w:divBdr>
            <w:top w:val="none" w:sz="0" w:space="0" w:color="auto"/>
            <w:left w:val="none" w:sz="0" w:space="0" w:color="auto"/>
            <w:bottom w:val="none" w:sz="0" w:space="0" w:color="auto"/>
            <w:right w:val="none" w:sz="0" w:space="0" w:color="auto"/>
          </w:divBdr>
        </w:div>
        <w:div w:id="1745226639">
          <w:marLeft w:val="640"/>
          <w:marRight w:val="0"/>
          <w:marTop w:val="0"/>
          <w:marBottom w:val="0"/>
          <w:divBdr>
            <w:top w:val="none" w:sz="0" w:space="0" w:color="auto"/>
            <w:left w:val="none" w:sz="0" w:space="0" w:color="auto"/>
            <w:bottom w:val="none" w:sz="0" w:space="0" w:color="auto"/>
            <w:right w:val="none" w:sz="0" w:space="0" w:color="auto"/>
          </w:divBdr>
        </w:div>
        <w:div w:id="1757897981">
          <w:marLeft w:val="640"/>
          <w:marRight w:val="0"/>
          <w:marTop w:val="0"/>
          <w:marBottom w:val="0"/>
          <w:divBdr>
            <w:top w:val="none" w:sz="0" w:space="0" w:color="auto"/>
            <w:left w:val="none" w:sz="0" w:space="0" w:color="auto"/>
            <w:bottom w:val="none" w:sz="0" w:space="0" w:color="auto"/>
            <w:right w:val="none" w:sz="0" w:space="0" w:color="auto"/>
          </w:divBdr>
        </w:div>
        <w:div w:id="1556770065">
          <w:marLeft w:val="640"/>
          <w:marRight w:val="0"/>
          <w:marTop w:val="0"/>
          <w:marBottom w:val="0"/>
          <w:divBdr>
            <w:top w:val="none" w:sz="0" w:space="0" w:color="auto"/>
            <w:left w:val="none" w:sz="0" w:space="0" w:color="auto"/>
            <w:bottom w:val="none" w:sz="0" w:space="0" w:color="auto"/>
            <w:right w:val="none" w:sz="0" w:space="0" w:color="auto"/>
          </w:divBdr>
        </w:div>
        <w:div w:id="1186410072">
          <w:marLeft w:val="640"/>
          <w:marRight w:val="0"/>
          <w:marTop w:val="0"/>
          <w:marBottom w:val="0"/>
          <w:divBdr>
            <w:top w:val="none" w:sz="0" w:space="0" w:color="auto"/>
            <w:left w:val="none" w:sz="0" w:space="0" w:color="auto"/>
            <w:bottom w:val="none" w:sz="0" w:space="0" w:color="auto"/>
            <w:right w:val="none" w:sz="0" w:space="0" w:color="auto"/>
          </w:divBdr>
        </w:div>
        <w:div w:id="1797022902">
          <w:marLeft w:val="640"/>
          <w:marRight w:val="0"/>
          <w:marTop w:val="0"/>
          <w:marBottom w:val="0"/>
          <w:divBdr>
            <w:top w:val="none" w:sz="0" w:space="0" w:color="auto"/>
            <w:left w:val="none" w:sz="0" w:space="0" w:color="auto"/>
            <w:bottom w:val="none" w:sz="0" w:space="0" w:color="auto"/>
            <w:right w:val="none" w:sz="0" w:space="0" w:color="auto"/>
          </w:divBdr>
        </w:div>
        <w:div w:id="1248542963">
          <w:marLeft w:val="640"/>
          <w:marRight w:val="0"/>
          <w:marTop w:val="0"/>
          <w:marBottom w:val="0"/>
          <w:divBdr>
            <w:top w:val="none" w:sz="0" w:space="0" w:color="auto"/>
            <w:left w:val="none" w:sz="0" w:space="0" w:color="auto"/>
            <w:bottom w:val="none" w:sz="0" w:space="0" w:color="auto"/>
            <w:right w:val="none" w:sz="0" w:space="0" w:color="auto"/>
          </w:divBdr>
        </w:div>
        <w:div w:id="868832437">
          <w:marLeft w:val="640"/>
          <w:marRight w:val="0"/>
          <w:marTop w:val="0"/>
          <w:marBottom w:val="0"/>
          <w:divBdr>
            <w:top w:val="none" w:sz="0" w:space="0" w:color="auto"/>
            <w:left w:val="none" w:sz="0" w:space="0" w:color="auto"/>
            <w:bottom w:val="none" w:sz="0" w:space="0" w:color="auto"/>
            <w:right w:val="none" w:sz="0" w:space="0" w:color="auto"/>
          </w:divBdr>
        </w:div>
        <w:div w:id="1005010095">
          <w:marLeft w:val="640"/>
          <w:marRight w:val="0"/>
          <w:marTop w:val="0"/>
          <w:marBottom w:val="0"/>
          <w:divBdr>
            <w:top w:val="none" w:sz="0" w:space="0" w:color="auto"/>
            <w:left w:val="none" w:sz="0" w:space="0" w:color="auto"/>
            <w:bottom w:val="none" w:sz="0" w:space="0" w:color="auto"/>
            <w:right w:val="none" w:sz="0" w:space="0" w:color="auto"/>
          </w:divBdr>
        </w:div>
        <w:div w:id="287008354">
          <w:marLeft w:val="640"/>
          <w:marRight w:val="0"/>
          <w:marTop w:val="0"/>
          <w:marBottom w:val="0"/>
          <w:divBdr>
            <w:top w:val="none" w:sz="0" w:space="0" w:color="auto"/>
            <w:left w:val="none" w:sz="0" w:space="0" w:color="auto"/>
            <w:bottom w:val="none" w:sz="0" w:space="0" w:color="auto"/>
            <w:right w:val="none" w:sz="0" w:space="0" w:color="auto"/>
          </w:divBdr>
        </w:div>
        <w:div w:id="1750420123">
          <w:marLeft w:val="640"/>
          <w:marRight w:val="0"/>
          <w:marTop w:val="0"/>
          <w:marBottom w:val="0"/>
          <w:divBdr>
            <w:top w:val="none" w:sz="0" w:space="0" w:color="auto"/>
            <w:left w:val="none" w:sz="0" w:space="0" w:color="auto"/>
            <w:bottom w:val="none" w:sz="0" w:space="0" w:color="auto"/>
            <w:right w:val="none" w:sz="0" w:space="0" w:color="auto"/>
          </w:divBdr>
        </w:div>
        <w:div w:id="1281181003">
          <w:marLeft w:val="640"/>
          <w:marRight w:val="0"/>
          <w:marTop w:val="0"/>
          <w:marBottom w:val="0"/>
          <w:divBdr>
            <w:top w:val="none" w:sz="0" w:space="0" w:color="auto"/>
            <w:left w:val="none" w:sz="0" w:space="0" w:color="auto"/>
            <w:bottom w:val="none" w:sz="0" w:space="0" w:color="auto"/>
            <w:right w:val="none" w:sz="0" w:space="0" w:color="auto"/>
          </w:divBdr>
        </w:div>
        <w:div w:id="1969705658">
          <w:marLeft w:val="640"/>
          <w:marRight w:val="0"/>
          <w:marTop w:val="0"/>
          <w:marBottom w:val="0"/>
          <w:divBdr>
            <w:top w:val="none" w:sz="0" w:space="0" w:color="auto"/>
            <w:left w:val="none" w:sz="0" w:space="0" w:color="auto"/>
            <w:bottom w:val="none" w:sz="0" w:space="0" w:color="auto"/>
            <w:right w:val="none" w:sz="0" w:space="0" w:color="auto"/>
          </w:divBdr>
        </w:div>
        <w:div w:id="1181776389">
          <w:marLeft w:val="640"/>
          <w:marRight w:val="0"/>
          <w:marTop w:val="0"/>
          <w:marBottom w:val="0"/>
          <w:divBdr>
            <w:top w:val="none" w:sz="0" w:space="0" w:color="auto"/>
            <w:left w:val="none" w:sz="0" w:space="0" w:color="auto"/>
            <w:bottom w:val="none" w:sz="0" w:space="0" w:color="auto"/>
            <w:right w:val="none" w:sz="0" w:space="0" w:color="auto"/>
          </w:divBdr>
        </w:div>
        <w:div w:id="889616437">
          <w:marLeft w:val="640"/>
          <w:marRight w:val="0"/>
          <w:marTop w:val="0"/>
          <w:marBottom w:val="0"/>
          <w:divBdr>
            <w:top w:val="none" w:sz="0" w:space="0" w:color="auto"/>
            <w:left w:val="none" w:sz="0" w:space="0" w:color="auto"/>
            <w:bottom w:val="none" w:sz="0" w:space="0" w:color="auto"/>
            <w:right w:val="none" w:sz="0" w:space="0" w:color="auto"/>
          </w:divBdr>
        </w:div>
        <w:div w:id="645400974">
          <w:marLeft w:val="640"/>
          <w:marRight w:val="0"/>
          <w:marTop w:val="0"/>
          <w:marBottom w:val="0"/>
          <w:divBdr>
            <w:top w:val="none" w:sz="0" w:space="0" w:color="auto"/>
            <w:left w:val="none" w:sz="0" w:space="0" w:color="auto"/>
            <w:bottom w:val="none" w:sz="0" w:space="0" w:color="auto"/>
            <w:right w:val="none" w:sz="0" w:space="0" w:color="auto"/>
          </w:divBdr>
        </w:div>
        <w:div w:id="424226095">
          <w:marLeft w:val="640"/>
          <w:marRight w:val="0"/>
          <w:marTop w:val="0"/>
          <w:marBottom w:val="0"/>
          <w:divBdr>
            <w:top w:val="none" w:sz="0" w:space="0" w:color="auto"/>
            <w:left w:val="none" w:sz="0" w:space="0" w:color="auto"/>
            <w:bottom w:val="none" w:sz="0" w:space="0" w:color="auto"/>
            <w:right w:val="none" w:sz="0" w:space="0" w:color="auto"/>
          </w:divBdr>
        </w:div>
        <w:div w:id="2118090385">
          <w:marLeft w:val="640"/>
          <w:marRight w:val="0"/>
          <w:marTop w:val="0"/>
          <w:marBottom w:val="0"/>
          <w:divBdr>
            <w:top w:val="none" w:sz="0" w:space="0" w:color="auto"/>
            <w:left w:val="none" w:sz="0" w:space="0" w:color="auto"/>
            <w:bottom w:val="none" w:sz="0" w:space="0" w:color="auto"/>
            <w:right w:val="none" w:sz="0" w:space="0" w:color="auto"/>
          </w:divBdr>
        </w:div>
        <w:div w:id="676812006">
          <w:marLeft w:val="640"/>
          <w:marRight w:val="0"/>
          <w:marTop w:val="0"/>
          <w:marBottom w:val="0"/>
          <w:divBdr>
            <w:top w:val="none" w:sz="0" w:space="0" w:color="auto"/>
            <w:left w:val="none" w:sz="0" w:space="0" w:color="auto"/>
            <w:bottom w:val="none" w:sz="0" w:space="0" w:color="auto"/>
            <w:right w:val="none" w:sz="0" w:space="0" w:color="auto"/>
          </w:divBdr>
        </w:div>
        <w:div w:id="742026249">
          <w:marLeft w:val="640"/>
          <w:marRight w:val="0"/>
          <w:marTop w:val="0"/>
          <w:marBottom w:val="0"/>
          <w:divBdr>
            <w:top w:val="none" w:sz="0" w:space="0" w:color="auto"/>
            <w:left w:val="none" w:sz="0" w:space="0" w:color="auto"/>
            <w:bottom w:val="none" w:sz="0" w:space="0" w:color="auto"/>
            <w:right w:val="none" w:sz="0" w:space="0" w:color="auto"/>
          </w:divBdr>
        </w:div>
        <w:div w:id="1285574507">
          <w:marLeft w:val="640"/>
          <w:marRight w:val="0"/>
          <w:marTop w:val="0"/>
          <w:marBottom w:val="0"/>
          <w:divBdr>
            <w:top w:val="none" w:sz="0" w:space="0" w:color="auto"/>
            <w:left w:val="none" w:sz="0" w:space="0" w:color="auto"/>
            <w:bottom w:val="none" w:sz="0" w:space="0" w:color="auto"/>
            <w:right w:val="none" w:sz="0" w:space="0" w:color="auto"/>
          </w:divBdr>
        </w:div>
        <w:div w:id="1821993548">
          <w:marLeft w:val="640"/>
          <w:marRight w:val="0"/>
          <w:marTop w:val="0"/>
          <w:marBottom w:val="0"/>
          <w:divBdr>
            <w:top w:val="none" w:sz="0" w:space="0" w:color="auto"/>
            <w:left w:val="none" w:sz="0" w:space="0" w:color="auto"/>
            <w:bottom w:val="none" w:sz="0" w:space="0" w:color="auto"/>
            <w:right w:val="none" w:sz="0" w:space="0" w:color="auto"/>
          </w:divBdr>
        </w:div>
        <w:div w:id="8066606">
          <w:marLeft w:val="640"/>
          <w:marRight w:val="0"/>
          <w:marTop w:val="0"/>
          <w:marBottom w:val="0"/>
          <w:divBdr>
            <w:top w:val="none" w:sz="0" w:space="0" w:color="auto"/>
            <w:left w:val="none" w:sz="0" w:space="0" w:color="auto"/>
            <w:bottom w:val="none" w:sz="0" w:space="0" w:color="auto"/>
            <w:right w:val="none" w:sz="0" w:space="0" w:color="auto"/>
          </w:divBdr>
        </w:div>
        <w:div w:id="1916040651">
          <w:marLeft w:val="640"/>
          <w:marRight w:val="0"/>
          <w:marTop w:val="0"/>
          <w:marBottom w:val="0"/>
          <w:divBdr>
            <w:top w:val="none" w:sz="0" w:space="0" w:color="auto"/>
            <w:left w:val="none" w:sz="0" w:space="0" w:color="auto"/>
            <w:bottom w:val="none" w:sz="0" w:space="0" w:color="auto"/>
            <w:right w:val="none" w:sz="0" w:space="0" w:color="auto"/>
          </w:divBdr>
        </w:div>
        <w:div w:id="243415515">
          <w:marLeft w:val="640"/>
          <w:marRight w:val="0"/>
          <w:marTop w:val="0"/>
          <w:marBottom w:val="0"/>
          <w:divBdr>
            <w:top w:val="none" w:sz="0" w:space="0" w:color="auto"/>
            <w:left w:val="none" w:sz="0" w:space="0" w:color="auto"/>
            <w:bottom w:val="none" w:sz="0" w:space="0" w:color="auto"/>
            <w:right w:val="none" w:sz="0" w:space="0" w:color="auto"/>
          </w:divBdr>
        </w:div>
      </w:divsChild>
    </w:div>
    <w:div w:id="572202761">
      <w:bodyDiv w:val="1"/>
      <w:marLeft w:val="0"/>
      <w:marRight w:val="0"/>
      <w:marTop w:val="0"/>
      <w:marBottom w:val="0"/>
      <w:divBdr>
        <w:top w:val="none" w:sz="0" w:space="0" w:color="auto"/>
        <w:left w:val="none" w:sz="0" w:space="0" w:color="auto"/>
        <w:bottom w:val="none" w:sz="0" w:space="0" w:color="auto"/>
        <w:right w:val="none" w:sz="0" w:space="0" w:color="auto"/>
      </w:divBdr>
      <w:divsChild>
        <w:div w:id="20864887">
          <w:marLeft w:val="640"/>
          <w:marRight w:val="0"/>
          <w:marTop w:val="0"/>
          <w:marBottom w:val="0"/>
          <w:divBdr>
            <w:top w:val="none" w:sz="0" w:space="0" w:color="auto"/>
            <w:left w:val="none" w:sz="0" w:space="0" w:color="auto"/>
            <w:bottom w:val="none" w:sz="0" w:space="0" w:color="auto"/>
            <w:right w:val="none" w:sz="0" w:space="0" w:color="auto"/>
          </w:divBdr>
        </w:div>
        <w:div w:id="23680517">
          <w:marLeft w:val="640"/>
          <w:marRight w:val="0"/>
          <w:marTop w:val="0"/>
          <w:marBottom w:val="0"/>
          <w:divBdr>
            <w:top w:val="none" w:sz="0" w:space="0" w:color="auto"/>
            <w:left w:val="none" w:sz="0" w:space="0" w:color="auto"/>
            <w:bottom w:val="none" w:sz="0" w:space="0" w:color="auto"/>
            <w:right w:val="none" w:sz="0" w:space="0" w:color="auto"/>
          </w:divBdr>
        </w:div>
        <w:div w:id="32585664">
          <w:marLeft w:val="640"/>
          <w:marRight w:val="0"/>
          <w:marTop w:val="0"/>
          <w:marBottom w:val="0"/>
          <w:divBdr>
            <w:top w:val="none" w:sz="0" w:space="0" w:color="auto"/>
            <w:left w:val="none" w:sz="0" w:space="0" w:color="auto"/>
            <w:bottom w:val="none" w:sz="0" w:space="0" w:color="auto"/>
            <w:right w:val="none" w:sz="0" w:space="0" w:color="auto"/>
          </w:divBdr>
        </w:div>
        <w:div w:id="53630033">
          <w:marLeft w:val="640"/>
          <w:marRight w:val="0"/>
          <w:marTop w:val="0"/>
          <w:marBottom w:val="0"/>
          <w:divBdr>
            <w:top w:val="none" w:sz="0" w:space="0" w:color="auto"/>
            <w:left w:val="none" w:sz="0" w:space="0" w:color="auto"/>
            <w:bottom w:val="none" w:sz="0" w:space="0" w:color="auto"/>
            <w:right w:val="none" w:sz="0" w:space="0" w:color="auto"/>
          </w:divBdr>
        </w:div>
        <w:div w:id="73866424">
          <w:marLeft w:val="640"/>
          <w:marRight w:val="0"/>
          <w:marTop w:val="0"/>
          <w:marBottom w:val="0"/>
          <w:divBdr>
            <w:top w:val="none" w:sz="0" w:space="0" w:color="auto"/>
            <w:left w:val="none" w:sz="0" w:space="0" w:color="auto"/>
            <w:bottom w:val="none" w:sz="0" w:space="0" w:color="auto"/>
            <w:right w:val="none" w:sz="0" w:space="0" w:color="auto"/>
          </w:divBdr>
        </w:div>
        <w:div w:id="76709366">
          <w:marLeft w:val="640"/>
          <w:marRight w:val="0"/>
          <w:marTop w:val="0"/>
          <w:marBottom w:val="0"/>
          <w:divBdr>
            <w:top w:val="none" w:sz="0" w:space="0" w:color="auto"/>
            <w:left w:val="none" w:sz="0" w:space="0" w:color="auto"/>
            <w:bottom w:val="none" w:sz="0" w:space="0" w:color="auto"/>
            <w:right w:val="none" w:sz="0" w:space="0" w:color="auto"/>
          </w:divBdr>
        </w:div>
        <w:div w:id="93988444">
          <w:marLeft w:val="640"/>
          <w:marRight w:val="0"/>
          <w:marTop w:val="0"/>
          <w:marBottom w:val="0"/>
          <w:divBdr>
            <w:top w:val="none" w:sz="0" w:space="0" w:color="auto"/>
            <w:left w:val="none" w:sz="0" w:space="0" w:color="auto"/>
            <w:bottom w:val="none" w:sz="0" w:space="0" w:color="auto"/>
            <w:right w:val="none" w:sz="0" w:space="0" w:color="auto"/>
          </w:divBdr>
        </w:div>
        <w:div w:id="118692317">
          <w:marLeft w:val="640"/>
          <w:marRight w:val="0"/>
          <w:marTop w:val="0"/>
          <w:marBottom w:val="0"/>
          <w:divBdr>
            <w:top w:val="none" w:sz="0" w:space="0" w:color="auto"/>
            <w:left w:val="none" w:sz="0" w:space="0" w:color="auto"/>
            <w:bottom w:val="none" w:sz="0" w:space="0" w:color="auto"/>
            <w:right w:val="none" w:sz="0" w:space="0" w:color="auto"/>
          </w:divBdr>
        </w:div>
        <w:div w:id="121581961">
          <w:marLeft w:val="640"/>
          <w:marRight w:val="0"/>
          <w:marTop w:val="0"/>
          <w:marBottom w:val="0"/>
          <w:divBdr>
            <w:top w:val="none" w:sz="0" w:space="0" w:color="auto"/>
            <w:left w:val="none" w:sz="0" w:space="0" w:color="auto"/>
            <w:bottom w:val="none" w:sz="0" w:space="0" w:color="auto"/>
            <w:right w:val="none" w:sz="0" w:space="0" w:color="auto"/>
          </w:divBdr>
        </w:div>
        <w:div w:id="138770899">
          <w:marLeft w:val="640"/>
          <w:marRight w:val="0"/>
          <w:marTop w:val="0"/>
          <w:marBottom w:val="0"/>
          <w:divBdr>
            <w:top w:val="none" w:sz="0" w:space="0" w:color="auto"/>
            <w:left w:val="none" w:sz="0" w:space="0" w:color="auto"/>
            <w:bottom w:val="none" w:sz="0" w:space="0" w:color="auto"/>
            <w:right w:val="none" w:sz="0" w:space="0" w:color="auto"/>
          </w:divBdr>
        </w:div>
        <w:div w:id="143277666">
          <w:marLeft w:val="640"/>
          <w:marRight w:val="0"/>
          <w:marTop w:val="0"/>
          <w:marBottom w:val="0"/>
          <w:divBdr>
            <w:top w:val="none" w:sz="0" w:space="0" w:color="auto"/>
            <w:left w:val="none" w:sz="0" w:space="0" w:color="auto"/>
            <w:bottom w:val="none" w:sz="0" w:space="0" w:color="auto"/>
            <w:right w:val="none" w:sz="0" w:space="0" w:color="auto"/>
          </w:divBdr>
        </w:div>
        <w:div w:id="185217653">
          <w:marLeft w:val="640"/>
          <w:marRight w:val="0"/>
          <w:marTop w:val="0"/>
          <w:marBottom w:val="0"/>
          <w:divBdr>
            <w:top w:val="none" w:sz="0" w:space="0" w:color="auto"/>
            <w:left w:val="none" w:sz="0" w:space="0" w:color="auto"/>
            <w:bottom w:val="none" w:sz="0" w:space="0" w:color="auto"/>
            <w:right w:val="none" w:sz="0" w:space="0" w:color="auto"/>
          </w:divBdr>
        </w:div>
        <w:div w:id="192420617">
          <w:marLeft w:val="640"/>
          <w:marRight w:val="0"/>
          <w:marTop w:val="0"/>
          <w:marBottom w:val="0"/>
          <w:divBdr>
            <w:top w:val="none" w:sz="0" w:space="0" w:color="auto"/>
            <w:left w:val="none" w:sz="0" w:space="0" w:color="auto"/>
            <w:bottom w:val="none" w:sz="0" w:space="0" w:color="auto"/>
            <w:right w:val="none" w:sz="0" w:space="0" w:color="auto"/>
          </w:divBdr>
        </w:div>
        <w:div w:id="220336474">
          <w:marLeft w:val="640"/>
          <w:marRight w:val="0"/>
          <w:marTop w:val="0"/>
          <w:marBottom w:val="0"/>
          <w:divBdr>
            <w:top w:val="none" w:sz="0" w:space="0" w:color="auto"/>
            <w:left w:val="none" w:sz="0" w:space="0" w:color="auto"/>
            <w:bottom w:val="none" w:sz="0" w:space="0" w:color="auto"/>
            <w:right w:val="none" w:sz="0" w:space="0" w:color="auto"/>
          </w:divBdr>
        </w:div>
        <w:div w:id="222449822">
          <w:marLeft w:val="640"/>
          <w:marRight w:val="0"/>
          <w:marTop w:val="0"/>
          <w:marBottom w:val="0"/>
          <w:divBdr>
            <w:top w:val="none" w:sz="0" w:space="0" w:color="auto"/>
            <w:left w:val="none" w:sz="0" w:space="0" w:color="auto"/>
            <w:bottom w:val="none" w:sz="0" w:space="0" w:color="auto"/>
            <w:right w:val="none" w:sz="0" w:space="0" w:color="auto"/>
          </w:divBdr>
        </w:div>
        <w:div w:id="241070076">
          <w:marLeft w:val="640"/>
          <w:marRight w:val="0"/>
          <w:marTop w:val="0"/>
          <w:marBottom w:val="0"/>
          <w:divBdr>
            <w:top w:val="none" w:sz="0" w:space="0" w:color="auto"/>
            <w:left w:val="none" w:sz="0" w:space="0" w:color="auto"/>
            <w:bottom w:val="none" w:sz="0" w:space="0" w:color="auto"/>
            <w:right w:val="none" w:sz="0" w:space="0" w:color="auto"/>
          </w:divBdr>
        </w:div>
        <w:div w:id="257102887">
          <w:marLeft w:val="640"/>
          <w:marRight w:val="0"/>
          <w:marTop w:val="0"/>
          <w:marBottom w:val="0"/>
          <w:divBdr>
            <w:top w:val="none" w:sz="0" w:space="0" w:color="auto"/>
            <w:left w:val="none" w:sz="0" w:space="0" w:color="auto"/>
            <w:bottom w:val="none" w:sz="0" w:space="0" w:color="auto"/>
            <w:right w:val="none" w:sz="0" w:space="0" w:color="auto"/>
          </w:divBdr>
        </w:div>
        <w:div w:id="286276024">
          <w:marLeft w:val="640"/>
          <w:marRight w:val="0"/>
          <w:marTop w:val="0"/>
          <w:marBottom w:val="0"/>
          <w:divBdr>
            <w:top w:val="none" w:sz="0" w:space="0" w:color="auto"/>
            <w:left w:val="none" w:sz="0" w:space="0" w:color="auto"/>
            <w:bottom w:val="none" w:sz="0" w:space="0" w:color="auto"/>
            <w:right w:val="none" w:sz="0" w:space="0" w:color="auto"/>
          </w:divBdr>
        </w:div>
        <w:div w:id="318777513">
          <w:marLeft w:val="640"/>
          <w:marRight w:val="0"/>
          <w:marTop w:val="0"/>
          <w:marBottom w:val="0"/>
          <w:divBdr>
            <w:top w:val="none" w:sz="0" w:space="0" w:color="auto"/>
            <w:left w:val="none" w:sz="0" w:space="0" w:color="auto"/>
            <w:bottom w:val="none" w:sz="0" w:space="0" w:color="auto"/>
            <w:right w:val="none" w:sz="0" w:space="0" w:color="auto"/>
          </w:divBdr>
        </w:div>
        <w:div w:id="332490563">
          <w:marLeft w:val="640"/>
          <w:marRight w:val="0"/>
          <w:marTop w:val="0"/>
          <w:marBottom w:val="0"/>
          <w:divBdr>
            <w:top w:val="none" w:sz="0" w:space="0" w:color="auto"/>
            <w:left w:val="none" w:sz="0" w:space="0" w:color="auto"/>
            <w:bottom w:val="none" w:sz="0" w:space="0" w:color="auto"/>
            <w:right w:val="none" w:sz="0" w:space="0" w:color="auto"/>
          </w:divBdr>
        </w:div>
        <w:div w:id="384571705">
          <w:marLeft w:val="640"/>
          <w:marRight w:val="0"/>
          <w:marTop w:val="0"/>
          <w:marBottom w:val="0"/>
          <w:divBdr>
            <w:top w:val="none" w:sz="0" w:space="0" w:color="auto"/>
            <w:left w:val="none" w:sz="0" w:space="0" w:color="auto"/>
            <w:bottom w:val="none" w:sz="0" w:space="0" w:color="auto"/>
            <w:right w:val="none" w:sz="0" w:space="0" w:color="auto"/>
          </w:divBdr>
        </w:div>
        <w:div w:id="398407140">
          <w:marLeft w:val="640"/>
          <w:marRight w:val="0"/>
          <w:marTop w:val="0"/>
          <w:marBottom w:val="0"/>
          <w:divBdr>
            <w:top w:val="none" w:sz="0" w:space="0" w:color="auto"/>
            <w:left w:val="none" w:sz="0" w:space="0" w:color="auto"/>
            <w:bottom w:val="none" w:sz="0" w:space="0" w:color="auto"/>
            <w:right w:val="none" w:sz="0" w:space="0" w:color="auto"/>
          </w:divBdr>
        </w:div>
        <w:div w:id="422648587">
          <w:marLeft w:val="640"/>
          <w:marRight w:val="0"/>
          <w:marTop w:val="0"/>
          <w:marBottom w:val="0"/>
          <w:divBdr>
            <w:top w:val="none" w:sz="0" w:space="0" w:color="auto"/>
            <w:left w:val="none" w:sz="0" w:space="0" w:color="auto"/>
            <w:bottom w:val="none" w:sz="0" w:space="0" w:color="auto"/>
            <w:right w:val="none" w:sz="0" w:space="0" w:color="auto"/>
          </w:divBdr>
        </w:div>
        <w:div w:id="469829143">
          <w:marLeft w:val="640"/>
          <w:marRight w:val="0"/>
          <w:marTop w:val="0"/>
          <w:marBottom w:val="0"/>
          <w:divBdr>
            <w:top w:val="none" w:sz="0" w:space="0" w:color="auto"/>
            <w:left w:val="none" w:sz="0" w:space="0" w:color="auto"/>
            <w:bottom w:val="none" w:sz="0" w:space="0" w:color="auto"/>
            <w:right w:val="none" w:sz="0" w:space="0" w:color="auto"/>
          </w:divBdr>
        </w:div>
        <w:div w:id="519315549">
          <w:marLeft w:val="640"/>
          <w:marRight w:val="0"/>
          <w:marTop w:val="0"/>
          <w:marBottom w:val="0"/>
          <w:divBdr>
            <w:top w:val="none" w:sz="0" w:space="0" w:color="auto"/>
            <w:left w:val="none" w:sz="0" w:space="0" w:color="auto"/>
            <w:bottom w:val="none" w:sz="0" w:space="0" w:color="auto"/>
            <w:right w:val="none" w:sz="0" w:space="0" w:color="auto"/>
          </w:divBdr>
        </w:div>
        <w:div w:id="555968157">
          <w:marLeft w:val="640"/>
          <w:marRight w:val="0"/>
          <w:marTop w:val="0"/>
          <w:marBottom w:val="0"/>
          <w:divBdr>
            <w:top w:val="none" w:sz="0" w:space="0" w:color="auto"/>
            <w:left w:val="none" w:sz="0" w:space="0" w:color="auto"/>
            <w:bottom w:val="none" w:sz="0" w:space="0" w:color="auto"/>
            <w:right w:val="none" w:sz="0" w:space="0" w:color="auto"/>
          </w:divBdr>
        </w:div>
        <w:div w:id="557130038">
          <w:marLeft w:val="640"/>
          <w:marRight w:val="0"/>
          <w:marTop w:val="0"/>
          <w:marBottom w:val="0"/>
          <w:divBdr>
            <w:top w:val="none" w:sz="0" w:space="0" w:color="auto"/>
            <w:left w:val="none" w:sz="0" w:space="0" w:color="auto"/>
            <w:bottom w:val="none" w:sz="0" w:space="0" w:color="auto"/>
            <w:right w:val="none" w:sz="0" w:space="0" w:color="auto"/>
          </w:divBdr>
        </w:div>
        <w:div w:id="628315151">
          <w:marLeft w:val="640"/>
          <w:marRight w:val="0"/>
          <w:marTop w:val="0"/>
          <w:marBottom w:val="0"/>
          <w:divBdr>
            <w:top w:val="none" w:sz="0" w:space="0" w:color="auto"/>
            <w:left w:val="none" w:sz="0" w:space="0" w:color="auto"/>
            <w:bottom w:val="none" w:sz="0" w:space="0" w:color="auto"/>
            <w:right w:val="none" w:sz="0" w:space="0" w:color="auto"/>
          </w:divBdr>
        </w:div>
        <w:div w:id="635598679">
          <w:marLeft w:val="640"/>
          <w:marRight w:val="0"/>
          <w:marTop w:val="0"/>
          <w:marBottom w:val="0"/>
          <w:divBdr>
            <w:top w:val="none" w:sz="0" w:space="0" w:color="auto"/>
            <w:left w:val="none" w:sz="0" w:space="0" w:color="auto"/>
            <w:bottom w:val="none" w:sz="0" w:space="0" w:color="auto"/>
            <w:right w:val="none" w:sz="0" w:space="0" w:color="auto"/>
          </w:divBdr>
        </w:div>
        <w:div w:id="640619906">
          <w:marLeft w:val="640"/>
          <w:marRight w:val="0"/>
          <w:marTop w:val="0"/>
          <w:marBottom w:val="0"/>
          <w:divBdr>
            <w:top w:val="none" w:sz="0" w:space="0" w:color="auto"/>
            <w:left w:val="none" w:sz="0" w:space="0" w:color="auto"/>
            <w:bottom w:val="none" w:sz="0" w:space="0" w:color="auto"/>
            <w:right w:val="none" w:sz="0" w:space="0" w:color="auto"/>
          </w:divBdr>
        </w:div>
        <w:div w:id="641882458">
          <w:marLeft w:val="640"/>
          <w:marRight w:val="0"/>
          <w:marTop w:val="0"/>
          <w:marBottom w:val="0"/>
          <w:divBdr>
            <w:top w:val="none" w:sz="0" w:space="0" w:color="auto"/>
            <w:left w:val="none" w:sz="0" w:space="0" w:color="auto"/>
            <w:bottom w:val="none" w:sz="0" w:space="0" w:color="auto"/>
            <w:right w:val="none" w:sz="0" w:space="0" w:color="auto"/>
          </w:divBdr>
        </w:div>
        <w:div w:id="656615294">
          <w:marLeft w:val="640"/>
          <w:marRight w:val="0"/>
          <w:marTop w:val="0"/>
          <w:marBottom w:val="0"/>
          <w:divBdr>
            <w:top w:val="none" w:sz="0" w:space="0" w:color="auto"/>
            <w:left w:val="none" w:sz="0" w:space="0" w:color="auto"/>
            <w:bottom w:val="none" w:sz="0" w:space="0" w:color="auto"/>
            <w:right w:val="none" w:sz="0" w:space="0" w:color="auto"/>
          </w:divBdr>
        </w:div>
        <w:div w:id="681976989">
          <w:marLeft w:val="640"/>
          <w:marRight w:val="0"/>
          <w:marTop w:val="0"/>
          <w:marBottom w:val="0"/>
          <w:divBdr>
            <w:top w:val="none" w:sz="0" w:space="0" w:color="auto"/>
            <w:left w:val="none" w:sz="0" w:space="0" w:color="auto"/>
            <w:bottom w:val="none" w:sz="0" w:space="0" w:color="auto"/>
            <w:right w:val="none" w:sz="0" w:space="0" w:color="auto"/>
          </w:divBdr>
        </w:div>
        <w:div w:id="684750941">
          <w:marLeft w:val="640"/>
          <w:marRight w:val="0"/>
          <w:marTop w:val="0"/>
          <w:marBottom w:val="0"/>
          <w:divBdr>
            <w:top w:val="none" w:sz="0" w:space="0" w:color="auto"/>
            <w:left w:val="none" w:sz="0" w:space="0" w:color="auto"/>
            <w:bottom w:val="none" w:sz="0" w:space="0" w:color="auto"/>
            <w:right w:val="none" w:sz="0" w:space="0" w:color="auto"/>
          </w:divBdr>
        </w:div>
        <w:div w:id="721753505">
          <w:marLeft w:val="640"/>
          <w:marRight w:val="0"/>
          <w:marTop w:val="0"/>
          <w:marBottom w:val="0"/>
          <w:divBdr>
            <w:top w:val="none" w:sz="0" w:space="0" w:color="auto"/>
            <w:left w:val="none" w:sz="0" w:space="0" w:color="auto"/>
            <w:bottom w:val="none" w:sz="0" w:space="0" w:color="auto"/>
            <w:right w:val="none" w:sz="0" w:space="0" w:color="auto"/>
          </w:divBdr>
        </w:div>
        <w:div w:id="729883833">
          <w:marLeft w:val="640"/>
          <w:marRight w:val="0"/>
          <w:marTop w:val="0"/>
          <w:marBottom w:val="0"/>
          <w:divBdr>
            <w:top w:val="none" w:sz="0" w:space="0" w:color="auto"/>
            <w:left w:val="none" w:sz="0" w:space="0" w:color="auto"/>
            <w:bottom w:val="none" w:sz="0" w:space="0" w:color="auto"/>
            <w:right w:val="none" w:sz="0" w:space="0" w:color="auto"/>
          </w:divBdr>
        </w:div>
        <w:div w:id="733283969">
          <w:marLeft w:val="640"/>
          <w:marRight w:val="0"/>
          <w:marTop w:val="0"/>
          <w:marBottom w:val="0"/>
          <w:divBdr>
            <w:top w:val="none" w:sz="0" w:space="0" w:color="auto"/>
            <w:left w:val="none" w:sz="0" w:space="0" w:color="auto"/>
            <w:bottom w:val="none" w:sz="0" w:space="0" w:color="auto"/>
            <w:right w:val="none" w:sz="0" w:space="0" w:color="auto"/>
          </w:divBdr>
        </w:div>
        <w:div w:id="741686147">
          <w:marLeft w:val="640"/>
          <w:marRight w:val="0"/>
          <w:marTop w:val="0"/>
          <w:marBottom w:val="0"/>
          <w:divBdr>
            <w:top w:val="none" w:sz="0" w:space="0" w:color="auto"/>
            <w:left w:val="none" w:sz="0" w:space="0" w:color="auto"/>
            <w:bottom w:val="none" w:sz="0" w:space="0" w:color="auto"/>
            <w:right w:val="none" w:sz="0" w:space="0" w:color="auto"/>
          </w:divBdr>
        </w:div>
        <w:div w:id="745227098">
          <w:marLeft w:val="640"/>
          <w:marRight w:val="0"/>
          <w:marTop w:val="0"/>
          <w:marBottom w:val="0"/>
          <w:divBdr>
            <w:top w:val="none" w:sz="0" w:space="0" w:color="auto"/>
            <w:left w:val="none" w:sz="0" w:space="0" w:color="auto"/>
            <w:bottom w:val="none" w:sz="0" w:space="0" w:color="auto"/>
            <w:right w:val="none" w:sz="0" w:space="0" w:color="auto"/>
          </w:divBdr>
        </w:div>
        <w:div w:id="770009551">
          <w:marLeft w:val="640"/>
          <w:marRight w:val="0"/>
          <w:marTop w:val="0"/>
          <w:marBottom w:val="0"/>
          <w:divBdr>
            <w:top w:val="none" w:sz="0" w:space="0" w:color="auto"/>
            <w:left w:val="none" w:sz="0" w:space="0" w:color="auto"/>
            <w:bottom w:val="none" w:sz="0" w:space="0" w:color="auto"/>
            <w:right w:val="none" w:sz="0" w:space="0" w:color="auto"/>
          </w:divBdr>
        </w:div>
        <w:div w:id="827091918">
          <w:marLeft w:val="640"/>
          <w:marRight w:val="0"/>
          <w:marTop w:val="0"/>
          <w:marBottom w:val="0"/>
          <w:divBdr>
            <w:top w:val="none" w:sz="0" w:space="0" w:color="auto"/>
            <w:left w:val="none" w:sz="0" w:space="0" w:color="auto"/>
            <w:bottom w:val="none" w:sz="0" w:space="0" w:color="auto"/>
            <w:right w:val="none" w:sz="0" w:space="0" w:color="auto"/>
          </w:divBdr>
        </w:div>
        <w:div w:id="828520361">
          <w:marLeft w:val="640"/>
          <w:marRight w:val="0"/>
          <w:marTop w:val="0"/>
          <w:marBottom w:val="0"/>
          <w:divBdr>
            <w:top w:val="none" w:sz="0" w:space="0" w:color="auto"/>
            <w:left w:val="none" w:sz="0" w:space="0" w:color="auto"/>
            <w:bottom w:val="none" w:sz="0" w:space="0" w:color="auto"/>
            <w:right w:val="none" w:sz="0" w:space="0" w:color="auto"/>
          </w:divBdr>
        </w:div>
        <w:div w:id="829906325">
          <w:marLeft w:val="640"/>
          <w:marRight w:val="0"/>
          <w:marTop w:val="0"/>
          <w:marBottom w:val="0"/>
          <w:divBdr>
            <w:top w:val="none" w:sz="0" w:space="0" w:color="auto"/>
            <w:left w:val="none" w:sz="0" w:space="0" w:color="auto"/>
            <w:bottom w:val="none" w:sz="0" w:space="0" w:color="auto"/>
            <w:right w:val="none" w:sz="0" w:space="0" w:color="auto"/>
          </w:divBdr>
        </w:div>
        <w:div w:id="830370695">
          <w:marLeft w:val="640"/>
          <w:marRight w:val="0"/>
          <w:marTop w:val="0"/>
          <w:marBottom w:val="0"/>
          <w:divBdr>
            <w:top w:val="none" w:sz="0" w:space="0" w:color="auto"/>
            <w:left w:val="none" w:sz="0" w:space="0" w:color="auto"/>
            <w:bottom w:val="none" w:sz="0" w:space="0" w:color="auto"/>
            <w:right w:val="none" w:sz="0" w:space="0" w:color="auto"/>
          </w:divBdr>
        </w:div>
        <w:div w:id="848249993">
          <w:marLeft w:val="640"/>
          <w:marRight w:val="0"/>
          <w:marTop w:val="0"/>
          <w:marBottom w:val="0"/>
          <w:divBdr>
            <w:top w:val="none" w:sz="0" w:space="0" w:color="auto"/>
            <w:left w:val="none" w:sz="0" w:space="0" w:color="auto"/>
            <w:bottom w:val="none" w:sz="0" w:space="0" w:color="auto"/>
            <w:right w:val="none" w:sz="0" w:space="0" w:color="auto"/>
          </w:divBdr>
        </w:div>
        <w:div w:id="854997839">
          <w:marLeft w:val="640"/>
          <w:marRight w:val="0"/>
          <w:marTop w:val="0"/>
          <w:marBottom w:val="0"/>
          <w:divBdr>
            <w:top w:val="none" w:sz="0" w:space="0" w:color="auto"/>
            <w:left w:val="none" w:sz="0" w:space="0" w:color="auto"/>
            <w:bottom w:val="none" w:sz="0" w:space="0" w:color="auto"/>
            <w:right w:val="none" w:sz="0" w:space="0" w:color="auto"/>
          </w:divBdr>
        </w:div>
        <w:div w:id="860819168">
          <w:marLeft w:val="640"/>
          <w:marRight w:val="0"/>
          <w:marTop w:val="0"/>
          <w:marBottom w:val="0"/>
          <w:divBdr>
            <w:top w:val="none" w:sz="0" w:space="0" w:color="auto"/>
            <w:left w:val="none" w:sz="0" w:space="0" w:color="auto"/>
            <w:bottom w:val="none" w:sz="0" w:space="0" w:color="auto"/>
            <w:right w:val="none" w:sz="0" w:space="0" w:color="auto"/>
          </w:divBdr>
        </w:div>
        <w:div w:id="938679207">
          <w:marLeft w:val="640"/>
          <w:marRight w:val="0"/>
          <w:marTop w:val="0"/>
          <w:marBottom w:val="0"/>
          <w:divBdr>
            <w:top w:val="none" w:sz="0" w:space="0" w:color="auto"/>
            <w:left w:val="none" w:sz="0" w:space="0" w:color="auto"/>
            <w:bottom w:val="none" w:sz="0" w:space="0" w:color="auto"/>
            <w:right w:val="none" w:sz="0" w:space="0" w:color="auto"/>
          </w:divBdr>
        </w:div>
        <w:div w:id="958292418">
          <w:marLeft w:val="640"/>
          <w:marRight w:val="0"/>
          <w:marTop w:val="0"/>
          <w:marBottom w:val="0"/>
          <w:divBdr>
            <w:top w:val="none" w:sz="0" w:space="0" w:color="auto"/>
            <w:left w:val="none" w:sz="0" w:space="0" w:color="auto"/>
            <w:bottom w:val="none" w:sz="0" w:space="0" w:color="auto"/>
            <w:right w:val="none" w:sz="0" w:space="0" w:color="auto"/>
          </w:divBdr>
        </w:div>
        <w:div w:id="999889816">
          <w:marLeft w:val="640"/>
          <w:marRight w:val="0"/>
          <w:marTop w:val="0"/>
          <w:marBottom w:val="0"/>
          <w:divBdr>
            <w:top w:val="none" w:sz="0" w:space="0" w:color="auto"/>
            <w:left w:val="none" w:sz="0" w:space="0" w:color="auto"/>
            <w:bottom w:val="none" w:sz="0" w:space="0" w:color="auto"/>
            <w:right w:val="none" w:sz="0" w:space="0" w:color="auto"/>
          </w:divBdr>
        </w:div>
        <w:div w:id="1069115643">
          <w:marLeft w:val="640"/>
          <w:marRight w:val="0"/>
          <w:marTop w:val="0"/>
          <w:marBottom w:val="0"/>
          <w:divBdr>
            <w:top w:val="none" w:sz="0" w:space="0" w:color="auto"/>
            <w:left w:val="none" w:sz="0" w:space="0" w:color="auto"/>
            <w:bottom w:val="none" w:sz="0" w:space="0" w:color="auto"/>
            <w:right w:val="none" w:sz="0" w:space="0" w:color="auto"/>
          </w:divBdr>
        </w:div>
        <w:div w:id="1078139043">
          <w:marLeft w:val="640"/>
          <w:marRight w:val="0"/>
          <w:marTop w:val="0"/>
          <w:marBottom w:val="0"/>
          <w:divBdr>
            <w:top w:val="none" w:sz="0" w:space="0" w:color="auto"/>
            <w:left w:val="none" w:sz="0" w:space="0" w:color="auto"/>
            <w:bottom w:val="none" w:sz="0" w:space="0" w:color="auto"/>
            <w:right w:val="none" w:sz="0" w:space="0" w:color="auto"/>
          </w:divBdr>
        </w:div>
        <w:div w:id="1108044055">
          <w:marLeft w:val="640"/>
          <w:marRight w:val="0"/>
          <w:marTop w:val="0"/>
          <w:marBottom w:val="0"/>
          <w:divBdr>
            <w:top w:val="none" w:sz="0" w:space="0" w:color="auto"/>
            <w:left w:val="none" w:sz="0" w:space="0" w:color="auto"/>
            <w:bottom w:val="none" w:sz="0" w:space="0" w:color="auto"/>
            <w:right w:val="none" w:sz="0" w:space="0" w:color="auto"/>
          </w:divBdr>
        </w:div>
        <w:div w:id="1113524085">
          <w:marLeft w:val="640"/>
          <w:marRight w:val="0"/>
          <w:marTop w:val="0"/>
          <w:marBottom w:val="0"/>
          <w:divBdr>
            <w:top w:val="none" w:sz="0" w:space="0" w:color="auto"/>
            <w:left w:val="none" w:sz="0" w:space="0" w:color="auto"/>
            <w:bottom w:val="none" w:sz="0" w:space="0" w:color="auto"/>
            <w:right w:val="none" w:sz="0" w:space="0" w:color="auto"/>
          </w:divBdr>
        </w:div>
        <w:div w:id="1114860429">
          <w:marLeft w:val="640"/>
          <w:marRight w:val="0"/>
          <w:marTop w:val="0"/>
          <w:marBottom w:val="0"/>
          <w:divBdr>
            <w:top w:val="none" w:sz="0" w:space="0" w:color="auto"/>
            <w:left w:val="none" w:sz="0" w:space="0" w:color="auto"/>
            <w:bottom w:val="none" w:sz="0" w:space="0" w:color="auto"/>
            <w:right w:val="none" w:sz="0" w:space="0" w:color="auto"/>
          </w:divBdr>
        </w:div>
        <w:div w:id="1156071776">
          <w:marLeft w:val="640"/>
          <w:marRight w:val="0"/>
          <w:marTop w:val="0"/>
          <w:marBottom w:val="0"/>
          <w:divBdr>
            <w:top w:val="none" w:sz="0" w:space="0" w:color="auto"/>
            <w:left w:val="none" w:sz="0" w:space="0" w:color="auto"/>
            <w:bottom w:val="none" w:sz="0" w:space="0" w:color="auto"/>
            <w:right w:val="none" w:sz="0" w:space="0" w:color="auto"/>
          </w:divBdr>
        </w:div>
        <w:div w:id="1185706885">
          <w:marLeft w:val="640"/>
          <w:marRight w:val="0"/>
          <w:marTop w:val="0"/>
          <w:marBottom w:val="0"/>
          <w:divBdr>
            <w:top w:val="none" w:sz="0" w:space="0" w:color="auto"/>
            <w:left w:val="none" w:sz="0" w:space="0" w:color="auto"/>
            <w:bottom w:val="none" w:sz="0" w:space="0" w:color="auto"/>
            <w:right w:val="none" w:sz="0" w:space="0" w:color="auto"/>
          </w:divBdr>
        </w:div>
        <w:div w:id="1209686524">
          <w:marLeft w:val="640"/>
          <w:marRight w:val="0"/>
          <w:marTop w:val="0"/>
          <w:marBottom w:val="0"/>
          <w:divBdr>
            <w:top w:val="none" w:sz="0" w:space="0" w:color="auto"/>
            <w:left w:val="none" w:sz="0" w:space="0" w:color="auto"/>
            <w:bottom w:val="none" w:sz="0" w:space="0" w:color="auto"/>
            <w:right w:val="none" w:sz="0" w:space="0" w:color="auto"/>
          </w:divBdr>
        </w:div>
        <w:div w:id="1218276977">
          <w:marLeft w:val="640"/>
          <w:marRight w:val="0"/>
          <w:marTop w:val="0"/>
          <w:marBottom w:val="0"/>
          <w:divBdr>
            <w:top w:val="none" w:sz="0" w:space="0" w:color="auto"/>
            <w:left w:val="none" w:sz="0" w:space="0" w:color="auto"/>
            <w:bottom w:val="none" w:sz="0" w:space="0" w:color="auto"/>
            <w:right w:val="none" w:sz="0" w:space="0" w:color="auto"/>
          </w:divBdr>
        </w:div>
        <w:div w:id="1334449436">
          <w:marLeft w:val="640"/>
          <w:marRight w:val="0"/>
          <w:marTop w:val="0"/>
          <w:marBottom w:val="0"/>
          <w:divBdr>
            <w:top w:val="none" w:sz="0" w:space="0" w:color="auto"/>
            <w:left w:val="none" w:sz="0" w:space="0" w:color="auto"/>
            <w:bottom w:val="none" w:sz="0" w:space="0" w:color="auto"/>
            <w:right w:val="none" w:sz="0" w:space="0" w:color="auto"/>
          </w:divBdr>
        </w:div>
        <w:div w:id="1366978761">
          <w:marLeft w:val="640"/>
          <w:marRight w:val="0"/>
          <w:marTop w:val="0"/>
          <w:marBottom w:val="0"/>
          <w:divBdr>
            <w:top w:val="none" w:sz="0" w:space="0" w:color="auto"/>
            <w:left w:val="none" w:sz="0" w:space="0" w:color="auto"/>
            <w:bottom w:val="none" w:sz="0" w:space="0" w:color="auto"/>
            <w:right w:val="none" w:sz="0" w:space="0" w:color="auto"/>
          </w:divBdr>
        </w:div>
        <w:div w:id="1388530167">
          <w:marLeft w:val="640"/>
          <w:marRight w:val="0"/>
          <w:marTop w:val="0"/>
          <w:marBottom w:val="0"/>
          <w:divBdr>
            <w:top w:val="none" w:sz="0" w:space="0" w:color="auto"/>
            <w:left w:val="none" w:sz="0" w:space="0" w:color="auto"/>
            <w:bottom w:val="none" w:sz="0" w:space="0" w:color="auto"/>
            <w:right w:val="none" w:sz="0" w:space="0" w:color="auto"/>
          </w:divBdr>
        </w:div>
        <w:div w:id="1403258186">
          <w:marLeft w:val="640"/>
          <w:marRight w:val="0"/>
          <w:marTop w:val="0"/>
          <w:marBottom w:val="0"/>
          <w:divBdr>
            <w:top w:val="none" w:sz="0" w:space="0" w:color="auto"/>
            <w:left w:val="none" w:sz="0" w:space="0" w:color="auto"/>
            <w:bottom w:val="none" w:sz="0" w:space="0" w:color="auto"/>
            <w:right w:val="none" w:sz="0" w:space="0" w:color="auto"/>
          </w:divBdr>
        </w:div>
        <w:div w:id="1420785311">
          <w:marLeft w:val="640"/>
          <w:marRight w:val="0"/>
          <w:marTop w:val="0"/>
          <w:marBottom w:val="0"/>
          <w:divBdr>
            <w:top w:val="none" w:sz="0" w:space="0" w:color="auto"/>
            <w:left w:val="none" w:sz="0" w:space="0" w:color="auto"/>
            <w:bottom w:val="none" w:sz="0" w:space="0" w:color="auto"/>
            <w:right w:val="none" w:sz="0" w:space="0" w:color="auto"/>
          </w:divBdr>
        </w:div>
        <w:div w:id="1426270433">
          <w:marLeft w:val="640"/>
          <w:marRight w:val="0"/>
          <w:marTop w:val="0"/>
          <w:marBottom w:val="0"/>
          <w:divBdr>
            <w:top w:val="none" w:sz="0" w:space="0" w:color="auto"/>
            <w:left w:val="none" w:sz="0" w:space="0" w:color="auto"/>
            <w:bottom w:val="none" w:sz="0" w:space="0" w:color="auto"/>
            <w:right w:val="none" w:sz="0" w:space="0" w:color="auto"/>
          </w:divBdr>
        </w:div>
        <w:div w:id="1444152459">
          <w:marLeft w:val="640"/>
          <w:marRight w:val="0"/>
          <w:marTop w:val="0"/>
          <w:marBottom w:val="0"/>
          <w:divBdr>
            <w:top w:val="none" w:sz="0" w:space="0" w:color="auto"/>
            <w:left w:val="none" w:sz="0" w:space="0" w:color="auto"/>
            <w:bottom w:val="none" w:sz="0" w:space="0" w:color="auto"/>
            <w:right w:val="none" w:sz="0" w:space="0" w:color="auto"/>
          </w:divBdr>
        </w:div>
        <w:div w:id="1463882976">
          <w:marLeft w:val="640"/>
          <w:marRight w:val="0"/>
          <w:marTop w:val="0"/>
          <w:marBottom w:val="0"/>
          <w:divBdr>
            <w:top w:val="none" w:sz="0" w:space="0" w:color="auto"/>
            <w:left w:val="none" w:sz="0" w:space="0" w:color="auto"/>
            <w:bottom w:val="none" w:sz="0" w:space="0" w:color="auto"/>
            <w:right w:val="none" w:sz="0" w:space="0" w:color="auto"/>
          </w:divBdr>
        </w:div>
        <w:div w:id="1475416772">
          <w:marLeft w:val="640"/>
          <w:marRight w:val="0"/>
          <w:marTop w:val="0"/>
          <w:marBottom w:val="0"/>
          <w:divBdr>
            <w:top w:val="none" w:sz="0" w:space="0" w:color="auto"/>
            <w:left w:val="none" w:sz="0" w:space="0" w:color="auto"/>
            <w:bottom w:val="none" w:sz="0" w:space="0" w:color="auto"/>
            <w:right w:val="none" w:sz="0" w:space="0" w:color="auto"/>
          </w:divBdr>
        </w:div>
        <w:div w:id="1504665086">
          <w:marLeft w:val="640"/>
          <w:marRight w:val="0"/>
          <w:marTop w:val="0"/>
          <w:marBottom w:val="0"/>
          <w:divBdr>
            <w:top w:val="none" w:sz="0" w:space="0" w:color="auto"/>
            <w:left w:val="none" w:sz="0" w:space="0" w:color="auto"/>
            <w:bottom w:val="none" w:sz="0" w:space="0" w:color="auto"/>
            <w:right w:val="none" w:sz="0" w:space="0" w:color="auto"/>
          </w:divBdr>
        </w:div>
        <w:div w:id="1514758768">
          <w:marLeft w:val="640"/>
          <w:marRight w:val="0"/>
          <w:marTop w:val="0"/>
          <w:marBottom w:val="0"/>
          <w:divBdr>
            <w:top w:val="none" w:sz="0" w:space="0" w:color="auto"/>
            <w:left w:val="none" w:sz="0" w:space="0" w:color="auto"/>
            <w:bottom w:val="none" w:sz="0" w:space="0" w:color="auto"/>
            <w:right w:val="none" w:sz="0" w:space="0" w:color="auto"/>
          </w:divBdr>
        </w:div>
        <w:div w:id="1518739658">
          <w:marLeft w:val="640"/>
          <w:marRight w:val="0"/>
          <w:marTop w:val="0"/>
          <w:marBottom w:val="0"/>
          <w:divBdr>
            <w:top w:val="none" w:sz="0" w:space="0" w:color="auto"/>
            <w:left w:val="none" w:sz="0" w:space="0" w:color="auto"/>
            <w:bottom w:val="none" w:sz="0" w:space="0" w:color="auto"/>
            <w:right w:val="none" w:sz="0" w:space="0" w:color="auto"/>
          </w:divBdr>
        </w:div>
        <w:div w:id="1533376308">
          <w:marLeft w:val="640"/>
          <w:marRight w:val="0"/>
          <w:marTop w:val="0"/>
          <w:marBottom w:val="0"/>
          <w:divBdr>
            <w:top w:val="none" w:sz="0" w:space="0" w:color="auto"/>
            <w:left w:val="none" w:sz="0" w:space="0" w:color="auto"/>
            <w:bottom w:val="none" w:sz="0" w:space="0" w:color="auto"/>
            <w:right w:val="none" w:sz="0" w:space="0" w:color="auto"/>
          </w:divBdr>
        </w:div>
        <w:div w:id="1550456145">
          <w:marLeft w:val="640"/>
          <w:marRight w:val="0"/>
          <w:marTop w:val="0"/>
          <w:marBottom w:val="0"/>
          <w:divBdr>
            <w:top w:val="none" w:sz="0" w:space="0" w:color="auto"/>
            <w:left w:val="none" w:sz="0" w:space="0" w:color="auto"/>
            <w:bottom w:val="none" w:sz="0" w:space="0" w:color="auto"/>
            <w:right w:val="none" w:sz="0" w:space="0" w:color="auto"/>
          </w:divBdr>
        </w:div>
        <w:div w:id="1558934523">
          <w:marLeft w:val="640"/>
          <w:marRight w:val="0"/>
          <w:marTop w:val="0"/>
          <w:marBottom w:val="0"/>
          <w:divBdr>
            <w:top w:val="none" w:sz="0" w:space="0" w:color="auto"/>
            <w:left w:val="none" w:sz="0" w:space="0" w:color="auto"/>
            <w:bottom w:val="none" w:sz="0" w:space="0" w:color="auto"/>
            <w:right w:val="none" w:sz="0" w:space="0" w:color="auto"/>
          </w:divBdr>
        </w:div>
        <w:div w:id="1586380114">
          <w:marLeft w:val="640"/>
          <w:marRight w:val="0"/>
          <w:marTop w:val="0"/>
          <w:marBottom w:val="0"/>
          <w:divBdr>
            <w:top w:val="none" w:sz="0" w:space="0" w:color="auto"/>
            <w:left w:val="none" w:sz="0" w:space="0" w:color="auto"/>
            <w:bottom w:val="none" w:sz="0" w:space="0" w:color="auto"/>
            <w:right w:val="none" w:sz="0" w:space="0" w:color="auto"/>
          </w:divBdr>
        </w:div>
        <w:div w:id="1592813892">
          <w:marLeft w:val="640"/>
          <w:marRight w:val="0"/>
          <w:marTop w:val="0"/>
          <w:marBottom w:val="0"/>
          <w:divBdr>
            <w:top w:val="none" w:sz="0" w:space="0" w:color="auto"/>
            <w:left w:val="none" w:sz="0" w:space="0" w:color="auto"/>
            <w:bottom w:val="none" w:sz="0" w:space="0" w:color="auto"/>
            <w:right w:val="none" w:sz="0" w:space="0" w:color="auto"/>
          </w:divBdr>
        </w:div>
        <w:div w:id="1599363332">
          <w:marLeft w:val="640"/>
          <w:marRight w:val="0"/>
          <w:marTop w:val="0"/>
          <w:marBottom w:val="0"/>
          <w:divBdr>
            <w:top w:val="none" w:sz="0" w:space="0" w:color="auto"/>
            <w:left w:val="none" w:sz="0" w:space="0" w:color="auto"/>
            <w:bottom w:val="none" w:sz="0" w:space="0" w:color="auto"/>
            <w:right w:val="none" w:sz="0" w:space="0" w:color="auto"/>
          </w:divBdr>
        </w:div>
        <w:div w:id="1601137693">
          <w:marLeft w:val="640"/>
          <w:marRight w:val="0"/>
          <w:marTop w:val="0"/>
          <w:marBottom w:val="0"/>
          <w:divBdr>
            <w:top w:val="none" w:sz="0" w:space="0" w:color="auto"/>
            <w:left w:val="none" w:sz="0" w:space="0" w:color="auto"/>
            <w:bottom w:val="none" w:sz="0" w:space="0" w:color="auto"/>
            <w:right w:val="none" w:sz="0" w:space="0" w:color="auto"/>
          </w:divBdr>
        </w:div>
        <w:div w:id="1624000333">
          <w:marLeft w:val="640"/>
          <w:marRight w:val="0"/>
          <w:marTop w:val="0"/>
          <w:marBottom w:val="0"/>
          <w:divBdr>
            <w:top w:val="none" w:sz="0" w:space="0" w:color="auto"/>
            <w:left w:val="none" w:sz="0" w:space="0" w:color="auto"/>
            <w:bottom w:val="none" w:sz="0" w:space="0" w:color="auto"/>
            <w:right w:val="none" w:sz="0" w:space="0" w:color="auto"/>
          </w:divBdr>
        </w:div>
        <w:div w:id="1717007448">
          <w:marLeft w:val="640"/>
          <w:marRight w:val="0"/>
          <w:marTop w:val="0"/>
          <w:marBottom w:val="0"/>
          <w:divBdr>
            <w:top w:val="none" w:sz="0" w:space="0" w:color="auto"/>
            <w:left w:val="none" w:sz="0" w:space="0" w:color="auto"/>
            <w:bottom w:val="none" w:sz="0" w:space="0" w:color="auto"/>
            <w:right w:val="none" w:sz="0" w:space="0" w:color="auto"/>
          </w:divBdr>
        </w:div>
        <w:div w:id="1719629269">
          <w:marLeft w:val="640"/>
          <w:marRight w:val="0"/>
          <w:marTop w:val="0"/>
          <w:marBottom w:val="0"/>
          <w:divBdr>
            <w:top w:val="none" w:sz="0" w:space="0" w:color="auto"/>
            <w:left w:val="none" w:sz="0" w:space="0" w:color="auto"/>
            <w:bottom w:val="none" w:sz="0" w:space="0" w:color="auto"/>
            <w:right w:val="none" w:sz="0" w:space="0" w:color="auto"/>
          </w:divBdr>
        </w:div>
        <w:div w:id="1728526203">
          <w:marLeft w:val="640"/>
          <w:marRight w:val="0"/>
          <w:marTop w:val="0"/>
          <w:marBottom w:val="0"/>
          <w:divBdr>
            <w:top w:val="none" w:sz="0" w:space="0" w:color="auto"/>
            <w:left w:val="none" w:sz="0" w:space="0" w:color="auto"/>
            <w:bottom w:val="none" w:sz="0" w:space="0" w:color="auto"/>
            <w:right w:val="none" w:sz="0" w:space="0" w:color="auto"/>
          </w:divBdr>
        </w:div>
        <w:div w:id="1735812236">
          <w:marLeft w:val="640"/>
          <w:marRight w:val="0"/>
          <w:marTop w:val="0"/>
          <w:marBottom w:val="0"/>
          <w:divBdr>
            <w:top w:val="none" w:sz="0" w:space="0" w:color="auto"/>
            <w:left w:val="none" w:sz="0" w:space="0" w:color="auto"/>
            <w:bottom w:val="none" w:sz="0" w:space="0" w:color="auto"/>
            <w:right w:val="none" w:sz="0" w:space="0" w:color="auto"/>
          </w:divBdr>
        </w:div>
        <w:div w:id="1768109628">
          <w:marLeft w:val="640"/>
          <w:marRight w:val="0"/>
          <w:marTop w:val="0"/>
          <w:marBottom w:val="0"/>
          <w:divBdr>
            <w:top w:val="none" w:sz="0" w:space="0" w:color="auto"/>
            <w:left w:val="none" w:sz="0" w:space="0" w:color="auto"/>
            <w:bottom w:val="none" w:sz="0" w:space="0" w:color="auto"/>
            <w:right w:val="none" w:sz="0" w:space="0" w:color="auto"/>
          </w:divBdr>
        </w:div>
        <w:div w:id="1770077264">
          <w:marLeft w:val="640"/>
          <w:marRight w:val="0"/>
          <w:marTop w:val="0"/>
          <w:marBottom w:val="0"/>
          <w:divBdr>
            <w:top w:val="none" w:sz="0" w:space="0" w:color="auto"/>
            <w:left w:val="none" w:sz="0" w:space="0" w:color="auto"/>
            <w:bottom w:val="none" w:sz="0" w:space="0" w:color="auto"/>
            <w:right w:val="none" w:sz="0" w:space="0" w:color="auto"/>
          </w:divBdr>
        </w:div>
        <w:div w:id="1779791587">
          <w:marLeft w:val="640"/>
          <w:marRight w:val="0"/>
          <w:marTop w:val="0"/>
          <w:marBottom w:val="0"/>
          <w:divBdr>
            <w:top w:val="none" w:sz="0" w:space="0" w:color="auto"/>
            <w:left w:val="none" w:sz="0" w:space="0" w:color="auto"/>
            <w:bottom w:val="none" w:sz="0" w:space="0" w:color="auto"/>
            <w:right w:val="none" w:sz="0" w:space="0" w:color="auto"/>
          </w:divBdr>
        </w:div>
        <w:div w:id="1781728204">
          <w:marLeft w:val="640"/>
          <w:marRight w:val="0"/>
          <w:marTop w:val="0"/>
          <w:marBottom w:val="0"/>
          <w:divBdr>
            <w:top w:val="none" w:sz="0" w:space="0" w:color="auto"/>
            <w:left w:val="none" w:sz="0" w:space="0" w:color="auto"/>
            <w:bottom w:val="none" w:sz="0" w:space="0" w:color="auto"/>
            <w:right w:val="none" w:sz="0" w:space="0" w:color="auto"/>
          </w:divBdr>
        </w:div>
        <w:div w:id="1793013695">
          <w:marLeft w:val="640"/>
          <w:marRight w:val="0"/>
          <w:marTop w:val="0"/>
          <w:marBottom w:val="0"/>
          <w:divBdr>
            <w:top w:val="none" w:sz="0" w:space="0" w:color="auto"/>
            <w:left w:val="none" w:sz="0" w:space="0" w:color="auto"/>
            <w:bottom w:val="none" w:sz="0" w:space="0" w:color="auto"/>
            <w:right w:val="none" w:sz="0" w:space="0" w:color="auto"/>
          </w:divBdr>
        </w:div>
        <w:div w:id="1837500984">
          <w:marLeft w:val="640"/>
          <w:marRight w:val="0"/>
          <w:marTop w:val="0"/>
          <w:marBottom w:val="0"/>
          <w:divBdr>
            <w:top w:val="none" w:sz="0" w:space="0" w:color="auto"/>
            <w:left w:val="none" w:sz="0" w:space="0" w:color="auto"/>
            <w:bottom w:val="none" w:sz="0" w:space="0" w:color="auto"/>
            <w:right w:val="none" w:sz="0" w:space="0" w:color="auto"/>
          </w:divBdr>
        </w:div>
        <w:div w:id="1841236531">
          <w:marLeft w:val="640"/>
          <w:marRight w:val="0"/>
          <w:marTop w:val="0"/>
          <w:marBottom w:val="0"/>
          <w:divBdr>
            <w:top w:val="none" w:sz="0" w:space="0" w:color="auto"/>
            <w:left w:val="none" w:sz="0" w:space="0" w:color="auto"/>
            <w:bottom w:val="none" w:sz="0" w:space="0" w:color="auto"/>
            <w:right w:val="none" w:sz="0" w:space="0" w:color="auto"/>
          </w:divBdr>
        </w:div>
        <w:div w:id="1855880096">
          <w:marLeft w:val="640"/>
          <w:marRight w:val="0"/>
          <w:marTop w:val="0"/>
          <w:marBottom w:val="0"/>
          <w:divBdr>
            <w:top w:val="none" w:sz="0" w:space="0" w:color="auto"/>
            <w:left w:val="none" w:sz="0" w:space="0" w:color="auto"/>
            <w:bottom w:val="none" w:sz="0" w:space="0" w:color="auto"/>
            <w:right w:val="none" w:sz="0" w:space="0" w:color="auto"/>
          </w:divBdr>
        </w:div>
        <w:div w:id="1876043732">
          <w:marLeft w:val="640"/>
          <w:marRight w:val="0"/>
          <w:marTop w:val="0"/>
          <w:marBottom w:val="0"/>
          <w:divBdr>
            <w:top w:val="none" w:sz="0" w:space="0" w:color="auto"/>
            <w:left w:val="none" w:sz="0" w:space="0" w:color="auto"/>
            <w:bottom w:val="none" w:sz="0" w:space="0" w:color="auto"/>
            <w:right w:val="none" w:sz="0" w:space="0" w:color="auto"/>
          </w:divBdr>
        </w:div>
        <w:div w:id="1882355172">
          <w:marLeft w:val="640"/>
          <w:marRight w:val="0"/>
          <w:marTop w:val="0"/>
          <w:marBottom w:val="0"/>
          <w:divBdr>
            <w:top w:val="none" w:sz="0" w:space="0" w:color="auto"/>
            <w:left w:val="none" w:sz="0" w:space="0" w:color="auto"/>
            <w:bottom w:val="none" w:sz="0" w:space="0" w:color="auto"/>
            <w:right w:val="none" w:sz="0" w:space="0" w:color="auto"/>
          </w:divBdr>
        </w:div>
        <w:div w:id="1884442762">
          <w:marLeft w:val="640"/>
          <w:marRight w:val="0"/>
          <w:marTop w:val="0"/>
          <w:marBottom w:val="0"/>
          <w:divBdr>
            <w:top w:val="none" w:sz="0" w:space="0" w:color="auto"/>
            <w:left w:val="none" w:sz="0" w:space="0" w:color="auto"/>
            <w:bottom w:val="none" w:sz="0" w:space="0" w:color="auto"/>
            <w:right w:val="none" w:sz="0" w:space="0" w:color="auto"/>
          </w:divBdr>
        </w:div>
        <w:div w:id="1974093565">
          <w:marLeft w:val="640"/>
          <w:marRight w:val="0"/>
          <w:marTop w:val="0"/>
          <w:marBottom w:val="0"/>
          <w:divBdr>
            <w:top w:val="none" w:sz="0" w:space="0" w:color="auto"/>
            <w:left w:val="none" w:sz="0" w:space="0" w:color="auto"/>
            <w:bottom w:val="none" w:sz="0" w:space="0" w:color="auto"/>
            <w:right w:val="none" w:sz="0" w:space="0" w:color="auto"/>
          </w:divBdr>
        </w:div>
        <w:div w:id="1998533641">
          <w:marLeft w:val="640"/>
          <w:marRight w:val="0"/>
          <w:marTop w:val="0"/>
          <w:marBottom w:val="0"/>
          <w:divBdr>
            <w:top w:val="none" w:sz="0" w:space="0" w:color="auto"/>
            <w:left w:val="none" w:sz="0" w:space="0" w:color="auto"/>
            <w:bottom w:val="none" w:sz="0" w:space="0" w:color="auto"/>
            <w:right w:val="none" w:sz="0" w:space="0" w:color="auto"/>
          </w:divBdr>
        </w:div>
        <w:div w:id="2035762181">
          <w:marLeft w:val="640"/>
          <w:marRight w:val="0"/>
          <w:marTop w:val="0"/>
          <w:marBottom w:val="0"/>
          <w:divBdr>
            <w:top w:val="none" w:sz="0" w:space="0" w:color="auto"/>
            <w:left w:val="none" w:sz="0" w:space="0" w:color="auto"/>
            <w:bottom w:val="none" w:sz="0" w:space="0" w:color="auto"/>
            <w:right w:val="none" w:sz="0" w:space="0" w:color="auto"/>
          </w:divBdr>
        </w:div>
        <w:div w:id="2054965006">
          <w:marLeft w:val="640"/>
          <w:marRight w:val="0"/>
          <w:marTop w:val="0"/>
          <w:marBottom w:val="0"/>
          <w:divBdr>
            <w:top w:val="none" w:sz="0" w:space="0" w:color="auto"/>
            <w:left w:val="none" w:sz="0" w:space="0" w:color="auto"/>
            <w:bottom w:val="none" w:sz="0" w:space="0" w:color="auto"/>
            <w:right w:val="none" w:sz="0" w:space="0" w:color="auto"/>
          </w:divBdr>
        </w:div>
        <w:div w:id="2079593665">
          <w:marLeft w:val="640"/>
          <w:marRight w:val="0"/>
          <w:marTop w:val="0"/>
          <w:marBottom w:val="0"/>
          <w:divBdr>
            <w:top w:val="none" w:sz="0" w:space="0" w:color="auto"/>
            <w:left w:val="none" w:sz="0" w:space="0" w:color="auto"/>
            <w:bottom w:val="none" w:sz="0" w:space="0" w:color="auto"/>
            <w:right w:val="none" w:sz="0" w:space="0" w:color="auto"/>
          </w:divBdr>
        </w:div>
      </w:divsChild>
    </w:div>
    <w:div w:id="578566703">
      <w:bodyDiv w:val="1"/>
      <w:marLeft w:val="0"/>
      <w:marRight w:val="0"/>
      <w:marTop w:val="0"/>
      <w:marBottom w:val="0"/>
      <w:divBdr>
        <w:top w:val="none" w:sz="0" w:space="0" w:color="auto"/>
        <w:left w:val="none" w:sz="0" w:space="0" w:color="auto"/>
        <w:bottom w:val="none" w:sz="0" w:space="0" w:color="auto"/>
        <w:right w:val="none" w:sz="0" w:space="0" w:color="auto"/>
      </w:divBdr>
      <w:divsChild>
        <w:div w:id="1323509553">
          <w:marLeft w:val="640"/>
          <w:marRight w:val="0"/>
          <w:marTop w:val="0"/>
          <w:marBottom w:val="0"/>
          <w:divBdr>
            <w:top w:val="none" w:sz="0" w:space="0" w:color="auto"/>
            <w:left w:val="none" w:sz="0" w:space="0" w:color="auto"/>
            <w:bottom w:val="none" w:sz="0" w:space="0" w:color="auto"/>
            <w:right w:val="none" w:sz="0" w:space="0" w:color="auto"/>
          </w:divBdr>
        </w:div>
        <w:div w:id="202792221">
          <w:marLeft w:val="640"/>
          <w:marRight w:val="0"/>
          <w:marTop w:val="0"/>
          <w:marBottom w:val="0"/>
          <w:divBdr>
            <w:top w:val="none" w:sz="0" w:space="0" w:color="auto"/>
            <w:left w:val="none" w:sz="0" w:space="0" w:color="auto"/>
            <w:bottom w:val="none" w:sz="0" w:space="0" w:color="auto"/>
            <w:right w:val="none" w:sz="0" w:space="0" w:color="auto"/>
          </w:divBdr>
        </w:div>
        <w:div w:id="1429345680">
          <w:marLeft w:val="640"/>
          <w:marRight w:val="0"/>
          <w:marTop w:val="0"/>
          <w:marBottom w:val="0"/>
          <w:divBdr>
            <w:top w:val="none" w:sz="0" w:space="0" w:color="auto"/>
            <w:left w:val="none" w:sz="0" w:space="0" w:color="auto"/>
            <w:bottom w:val="none" w:sz="0" w:space="0" w:color="auto"/>
            <w:right w:val="none" w:sz="0" w:space="0" w:color="auto"/>
          </w:divBdr>
        </w:div>
        <w:div w:id="1179000423">
          <w:marLeft w:val="640"/>
          <w:marRight w:val="0"/>
          <w:marTop w:val="0"/>
          <w:marBottom w:val="0"/>
          <w:divBdr>
            <w:top w:val="none" w:sz="0" w:space="0" w:color="auto"/>
            <w:left w:val="none" w:sz="0" w:space="0" w:color="auto"/>
            <w:bottom w:val="none" w:sz="0" w:space="0" w:color="auto"/>
            <w:right w:val="none" w:sz="0" w:space="0" w:color="auto"/>
          </w:divBdr>
        </w:div>
        <w:div w:id="1666471662">
          <w:marLeft w:val="640"/>
          <w:marRight w:val="0"/>
          <w:marTop w:val="0"/>
          <w:marBottom w:val="0"/>
          <w:divBdr>
            <w:top w:val="none" w:sz="0" w:space="0" w:color="auto"/>
            <w:left w:val="none" w:sz="0" w:space="0" w:color="auto"/>
            <w:bottom w:val="none" w:sz="0" w:space="0" w:color="auto"/>
            <w:right w:val="none" w:sz="0" w:space="0" w:color="auto"/>
          </w:divBdr>
        </w:div>
        <w:div w:id="316423414">
          <w:marLeft w:val="640"/>
          <w:marRight w:val="0"/>
          <w:marTop w:val="0"/>
          <w:marBottom w:val="0"/>
          <w:divBdr>
            <w:top w:val="none" w:sz="0" w:space="0" w:color="auto"/>
            <w:left w:val="none" w:sz="0" w:space="0" w:color="auto"/>
            <w:bottom w:val="none" w:sz="0" w:space="0" w:color="auto"/>
            <w:right w:val="none" w:sz="0" w:space="0" w:color="auto"/>
          </w:divBdr>
        </w:div>
        <w:div w:id="1220627362">
          <w:marLeft w:val="640"/>
          <w:marRight w:val="0"/>
          <w:marTop w:val="0"/>
          <w:marBottom w:val="0"/>
          <w:divBdr>
            <w:top w:val="none" w:sz="0" w:space="0" w:color="auto"/>
            <w:left w:val="none" w:sz="0" w:space="0" w:color="auto"/>
            <w:bottom w:val="none" w:sz="0" w:space="0" w:color="auto"/>
            <w:right w:val="none" w:sz="0" w:space="0" w:color="auto"/>
          </w:divBdr>
        </w:div>
        <w:div w:id="296031488">
          <w:marLeft w:val="640"/>
          <w:marRight w:val="0"/>
          <w:marTop w:val="0"/>
          <w:marBottom w:val="0"/>
          <w:divBdr>
            <w:top w:val="none" w:sz="0" w:space="0" w:color="auto"/>
            <w:left w:val="none" w:sz="0" w:space="0" w:color="auto"/>
            <w:bottom w:val="none" w:sz="0" w:space="0" w:color="auto"/>
            <w:right w:val="none" w:sz="0" w:space="0" w:color="auto"/>
          </w:divBdr>
        </w:div>
        <w:div w:id="602304564">
          <w:marLeft w:val="640"/>
          <w:marRight w:val="0"/>
          <w:marTop w:val="0"/>
          <w:marBottom w:val="0"/>
          <w:divBdr>
            <w:top w:val="none" w:sz="0" w:space="0" w:color="auto"/>
            <w:left w:val="none" w:sz="0" w:space="0" w:color="auto"/>
            <w:bottom w:val="none" w:sz="0" w:space="0" w:color="auto"/>
            <w:right w:val="none" w:sz="0" w:space="0" w:color="auto"/>
          </w:divBdr>
        </w:div>
        <w:div w:id="580650247">
          <w:marLeft w:val="640"/>
          <w:marRight w:val="0"/>
          <w:marTop w:val="0"/>
          <w:marBottom w:val="0"/>
          <w:divBdr>
            <w:top w:val="none" w:sz="0" w:space="0" w:color="auto"/>
            <w:left w:val="none" w:sz="0" w:space="0" w:color="auto"/>
            <w:bottom w:val="none" w:sz="0" w:space="0" w:color="auto"/>
            <w:right w:val="none" w:sz="0" w:space="0" w:color="auto"/>
          </w:divBdr>
        </w:div>
        <w:div w:id="1673604609">
          <w:marLeft w:val="640"/>
          <w:marRight w:val="0"/>
          <w:marTop w:val="0"/>
          <w:marBottom w:val="0"/>
          <w:divBdr>
            <w:top w:val="none" w:sz="0" w:space="0" w:color="auto"/>
            <w:left w:val="none" w:sz="0" w:space="0" w:color="auto"/>
            <w:bottom w:val="none" w:sz="0" w:space="0" w:color="auto"/>
            <w:right w:val="none" w:sz="0" w:space="0" w:color="auto"/>
          </w:divBdr>
        </w:div>
        <w:div w:id="1855723485">
          <w:marLeft w:val="640"/>
          <w:marRight w:val="0"/>
          <w:marTop w:val="0"/>
          <w:marBottom w:val="0"/>
          <w:divBdr>
            <w:top w:val="none" w:sz="0" w:space="0" w:color="auto"/>
            <w:left w:val="none" w:sz="0" w:space="0" w:color="auto"/>
            <w:bottom w:val="none" w:sz="0" w:space="0" w:color="auto"/>
            <w:right w:val="none" w:sz="0" w:space="0" w:color="auto"/>
          </w:divBdr>
        </w:div>
        <w:div w:id="447550751">
          <w:marLeft w:val="640"/>
          <w:marRight w:val="0"/>
          <w:marTop w:val="0"/>
          <w:marBottom w:val="0"/>
          <w:divBdr>
            <w:top w:val="none" w:sz="0" w:space="0" w:color="auto"/>
            <w:left w:val="none" w:sz="0" w:space="0" w:color="auto"/>
            <w:bottom w:val="none" w:sz="0" w:space="0" w:color="auto"/>
            <w:right w:val="none" w:sz="0" w:space="0" w:color="auto"/>
          </w:divBdr>
        </w:div>
        <w:div w:id="1373725959">
          <w:marLeft w:val="640"/>
          <w:marRight w:val="0"/>
          <w:marTop w:val="0"/>
          <w:marBottom w:val="0"/>
          <w:divBdr>
            <w:top w:val="none" w:sz="0" w:space="0" w:color="auto"/>
            <w:left w:val="none" w:sz="0" w:space="0" w:color="auto"/>
            <w:bottom w:val="none" w:sz="0" w:space="0" w:color="auto"/>
            <w:right w:val="none" w:sz="0" w:space="0" w:color="auto"/>
          </w:divBdr>
        </w:div>
        <w:div w:id="1869178258">
          <w:marLeft w:val="640"/>
          <w:marRight w:val="0"/>
          <w:marTop w:val="0"/>
          <w:marBottom w:val="0"/>
          <w:divBdr>
            <w:top w:val="none" w:sz="0" w:space="0" w:color="auto"/>
            <w:left w:val="none" w:sz="0" w:space="0" w:color="auto"/>
            <w:bottom w:val="none" w:sz="0" w:space="0" w:color="auto"/>
            <w:right w:val="none" w:sz="0" w:space="0" w:color="auto"/>
          </w:divBdr>
        </w:div>
        <w:div w:id="1015696241">
          <w:marLeft w:val="640"/>
          <w:marRight w:val="0"/>
          <w:marTop w:val="0"/>
          <w:marBottom w:val="0"/>
          <w:divBdr>
            <w:top w:val="none" w:sz="0" w:space="0" w:color="auto"/>
            <w:left w:val="none" w:sz="0" w:space="0" w:color="auto"/>
            <w:bottom w:val="none" w:sz="0" w:space="0" w:color="auto"/>
            <w:right w:val="none" w:sz="0" w:space="0" w:color="auto"/>
          </w:divBdr>
        </w:div>
        <w:div w:id="1458255965">
          <w:marLeft w:val="640"/>
          <w:marRight w:val="0"/>
          <w:marTop w:val="0"/>
          <w:marBottom w:val="0"/>
          <w:divBdr>
            <w:top w:val="none" w:sz="0" w:space="0" w:color="auto"/>
            <w:left w:val="none" w:sz="0" w:space="0" w:color="auto"/>
            <w:bottom w:val="none" w:sz="0" w:space="0" w:color="auto"/>
            <w:right w:val="none" w:sz="0" w:space="0" w:color="auto"/>
          </w:divBdr>
        </w:div>
        <w:div w:id="1799958484">
          <w:marLeft w:val="640"/>
          <w:marRight w:val="0"/>
          <w:marTop w:val="0"/>
          <w:marBottom w:val="0"/>
          <w:divBdr>
            <w:top w:val="none" w:sz="0" w:space="0" w:color="auto"/>
            <w:left w:val="none" w:sz="0" w:space="0" w:color="auto"/>
            <w:bottom w:val="none" w:sz="0" w:space="0" w:color="auto"/>
            <w:right w:val="none" w:sz="0" w:space="0" w:color="auto"/>
          </w:divBdr>
        </w:div>
        <w:div w:id="2039231279">
          <w:marLeft w:val="640"/>
          <w:marRight w:val="0"/>
          <w:marTop w:val="0"/>
          <w:marBottom w:val="0"/>
          <w:divBdr>
            <w:top w:val="none" w:sz="0" w:space="0" w:color="auto"/>
            <w:left w:val="none" w:sz="0" w:space="0" w:color="auto"/>
            <w:bottom w:val="none" w:sz="0" w:space="0" w:color="auto"/>
            <w:right w:val="none" w:sz="0" w:space="0" w:color="auto"/>
          </w:divBdr>
        </w:div>
        <w:div w:id="676424358">
          <w:marLeft w:val="640"/>
          <w:marRight w:val="0"/>
          <w:marTop w:val="0"/>
          <w:marBottom w:val="0"/>
          <w:divBdr>
            <w:top w:val="none" w:sz="0" w:space="0" w:color="auto"/>
            <w:left w:val="none" w:sz="0" w:space="0" w:color="auto"/>
            <w:bottom w:val="none" w:sz="0" w:space="0" w:color="auto"/>
            <w:right w:val="none" w:sz="0" w:space="0" w:color="auto"/>
          </w:divBdr>
        </w:div>
        <w:div w:id="396898316">
          <w:marLeft w:val="640"/>
          <w:marRight w:val="0"/>
          <w:marTop w:val="0"/>
          <w:marBottom w:val="0"/>
          <w:divBdr>
            <w:top w:val="none" w:sz="0" w:space="0" w:color="auto"/>
            <w:left w:val="none" w:sz="0" w:space="0" w:color="auto"/>
            <w:bottom w:val="none" w:sz="0" w:space="0" w:color="auto"/>
            <w:right w:val="none" w:sz="0" w:space="0" w:color="auto"/>
          </w:divBdr>
        </w:div>
        <w:div w:id="1243220267">
          <w:marLeft w:val="640"/>
          <w:marRight w:val="0"/>
          <w:marTop w:val="0"/>
          <w:marBottom w:val="0"/>
          <w:divBdr>
            <w:top w:val="none" w:sz="0" w:space="0" w:color="auto"/>
            <w:left w:val="none" w:sz="0" w:space="0" w:color="auto"/>
            <w:bottom w:val="none" w:sz="0" w:space="0" w:color="auto"/>
            <w:right w:val="none" w:sz="0" w:space="0" w:color="auto"/>
          </w:divBdr>
        </w:div>
        <w:div w:id="1266645909">
          <w:marLeft w:val="640"/>
          <w:marRight w:val="0"/>
          <w:marTop w:val="0"/>
          <w:marBottom w:val="0"/>
          <w:divBdr>
            <w:top w:val="none" w:sz="0" w:space="0" w:color="auto"/>
            <w:left w:val="none" w:sz="0" w:space="0" w:color="auto"/>
            <w:bottom w:val="none" w:sz="0" w:space="0" w:color="auto"/>
            <w:right w:val="none" w:sz="0" w:space="0" w:color="auto"/>
          </w:divBdr>
        </w:div>
        <w:div w:id="840240406">
          <w:marLeft w:val="640"/>
          <w:marRight w:val="0"/>
          <w:marTop w:val="0"/>
          <w:marBottom w:val="0"/>
          <w:divBdr>
            <w:top w:val="none" w:sz="0" w:space="0" w:color="auto"/>
            <w:left w:val="none" w:sz="0" w:space="0" w:color="auto"/>
            <w:bottom w:val="none" w:sz="0" w:space="0" w:color="auto"/>
            <w:right w:val="none" w:sz="0" w:space="0" w:color="auto"/>
          </w:divBdr>
        </w:div>
        <w:div w:id="2118132022">
          <w:marLeft w:val="640"/>
          <w:marRight w:val="0"/>
          <w:marTop w:val="0"/>
          <w:marBottom w:val="0"/>
          <w:divBdr>
            <w:top w:val="none" w:sz="0" w:space="0" w:color="auto"/>
            <w:left w:val="none" w:sz="0" w:space="0" w:color="auto"/>
            <w:bottom w:val="none" w:sz="0" w:space="0" w:color="auto"/>
            <w:right w:val="none" w:sz="0" w:space="0" w:color="auto"/>
          </w:divBdr>
        </w:div>
        <w:div w:id="466894508">
          <w:marLeft w:val="640"/>
          <w:marRight w:val="0"/>
          <w:marTop w:val="0"/>
          <w:marBottom w:val="0"/>
          <w:divBdr>
            <w:top w:val="none" w:sz="0" w:space="0" w:color="auto"/>
            <w:left w:val="none" w:sz="0" w:space="0" w:color="auto"/>
            <w:bottom w:val="none" w:sz="0" w:space="0" w:color="auto"/>
            <w:right w:val="none" w:sz="0" w:space="0" w:color="auto"/>
          </w:divBdr>
        </w:div>
        <w:div w:id="1731154049">
          <w:marLeft w:val="640"/>
          <w:marRight w:val="0"/>
          <w:marTop w:val="0"/>
          <w:marBottom w:val="0"/>
          <w:divBdr>
            <w:top w:val="none" w:sz="0" w:space="0" w:color="auto"/>
            <w:left w:val="none" w:sz="0" w:space="0" w:color="auto"/>
            <w:bottom w:val="none" w:sz="0" w:space="0" w:color="auto"/>
            <w:right w:val="none" w:sz="0" w:space="0" w:color="auto"/>
          </w:divBdr>
        </w:div>
        <w:div w:id="385297703">
          <w:marLeft w:val="640"/>
          <w:marRight w:val="0"/>
          <w:marTop w:val="0"/>
          <w:marBottom w:val="0"/>
          <w:divBdr>
            <w:top w:val="none" w:sz="0" w:space="0" w:color="auto"/>
            <w:left w:val="none" w:sz="0" w:space="0" w:color="auto"/>
            <w:bottom w:val="none" w:sz="0" w:space="0" w:color="auto"/>
            <w:right w:val="none" w:sz="0" w:space="0" w:color="auto"/>
          </w:divBdr>
        </w:div>
        <w:div w:id="1296714077">
          <w:marLeft w:val="640"/>
          <w:marRight w:val="0"/>
          <w:marTop w:val="0"/>
          <w:marBottom w:val="0"/>
          <w:divBdr>
            <w:top w:val="none" w:sz="0" w:space="0" w:color="auto"/>
            <w:left w:val="none" w:sz="0" w:space="0" w:color="auto"/>
            <w:bottom w:val="none" w:sz="0" w:space="0" w:color="auto"/>
            <w:right w:val="none" w:sz="0" w:space="0" w:color="auto"/>
          </w:divBdr>
        </w:div>
        <w:div w:id="472262178">
          <w:marLeft w:val="640"/>
          <w:marRight w:val="0"/>
          <w:marTop w:val="0"/>
          <w:marBottom w:val="0"/>
          <w:divBdr>
            <w:top w:val="none" w:sz="0" w:space="0" w:color="auto"/>
            <w:left w:val="none" w:sz="0" w:space="0" w:color="auto"/>
            <w:bottom w:val="none" w:sz="0" w:space="0" w:color="auto"/>
            <w:right w:val="none" w:sz="0" w:space="0" w:color="auto"/>
          </w:divBdr>
        </w:div>
        <w:div w:id="16129696">
          <w:marLeft w:val="640"/>
          <w:marRight w:val="0"/>
          <w:marTop w:val="0"/>
          <w:marBottom w:val="0"/>
          <w:divBdr>
            <w:top w:val="none" w:sz="0" w:space="0" w:color="auto"/>
            <w:left w:val="none" w:sz="0" w:space="0" w:color="auto"/>
            <w:bottom w:val="none" w:sz="0" w:space="0" w:color="auto"/>
            <w:right w:val="none" w:sz="0" w:space="0" w:color="auto"/>
          </w:divBdr>
        </w:div>
        <w:div w:id="1700550899">
          <w:marLeft w:val="640"/>
          <w:marRight w:val="0"/>
          <w:marTop w:val="0"/>
          <w:marBottom w:val="0"/>
          <w:divBdr>
            <w:top w:val="none" w:sz="0" w:space="0" w:color="auto"/>
            <w:left w:val="none" w:sz="0" w:space="0" w:color="auto"/>
            <w:bottom w:val="none" w:sz="0" w:space="0" w:color="auto"/>
            <w:right w:val="none" w:sz="0" w:space="0" w:color="auto"/>
          </w:divBdr>
        </w:div>
        <w:div w:id="312804679">
          <w:marLeft w:val="640"/>
          <w:marRight w:val="0"/>
          <w:marTop w:val="0"/>
          <w:marBottom w:val="0"/>
          <w:divBdr>
            <w:top w:val="none" w:sz="0" w:space="0" w:color="auto"/>
            <w:left w:val="none" w:sz="0" w:space="0" w:color="auto"/>
            <w:bottom w:val="none" w:sz="0" w:space="0" w:color="auto"/>
            <w:right w:val="none" w:sz="0" w:space="0" w:color="auto"/>
          </w:divBdr>
        </w:div>
        <w:div w:id="110707224">
          <w:marLeft w:val="640"/>
          <w:marRight w:val="0"/>
          <w:marTop w:val="0"/>
          <w:marBottom w:val="0"/>
          <w:divBdr>
            <w:top w:val="none" w:sz="0" w:space="0" w:color="auto"/>
            <w:left w:val="none" w:sz="0" w:space="0" w:color="auto"/>
            <w:bottom w:val="none" w:sz="0" w:space="0" w:color="auto"/>
            <w:right w:val="none" w:sz="0" w:space="0" w:color="auto"/>
          </w:divBdr>
        </w:div>
        <w:div w:id="705527342">
          <w:marLeft w:val="640"/>
          <w:marRight w:val="0"/>
          <w:marTop w:val="0"/>
          <w:marBottom w:val="0"/>
          <w:divBdr>
            <w:top w:val="none" w:sz="0" w:space="0" w:color="auto"/>
            <w:left w:val="none" w:sz="0" w:space="0" w:color="auto"/>
            <w:bottom w:val="none" w:sz="0" w:space="0" w:color="auto"/>
            <w:right w:val="none" w:sz="0" w:space="0" w:color="auto"/>
          </w:divBdr>
        </w:div>
        <w:div w:id="1683555623">
          <w:marLeft w:val="640"/>
          <w:marRight w:val="0"/>
          <w:marTop w:val="0"/>
          <w:marBottom w:val="0"/>
          <w:divBdr>
            <w:top w:val="none" w:sz="0" w:space="0" w:color="auto"/>
            <w:left w:val="none" w:sz="0" w:space="0" w:color="auto"/>
            <w:bottom w:val="none" w:sz="0" w:space="0" w:color="auto"/>
            <w:right w:val="none" w:sz="0" w:space="0" w:color="auto"/>
          </w:divBdr>
        </w:div>
        <w:div w:id="549608030">
          <w:marLeft w:val="640"/>
          <w:marRight w:val="0"/>
          <w:marTop w:val="0"/>
          <w:marBottom w:val="0"/>
          <w:divBdr>
            <w:top w:val="none" w:sz="0" w:space="0" w:color="auto"/>
            <w:left w:val="none" w:sz="0" w:space="0" w:color="auto"/>
            <w:bottom w:val="none" w:sz="0" w:space="0" w:color="auto"/>
            <w:right w:val="none" w:sz="0" w:space="0" w:color="auto"/>
          </w:divBdr>
        </w:div>
        <w:div w:id="1822310793">
          <w:marLeft w:val="640"/>
          <w:marRight w:val="0"/>
          <w:marTop w:val="0"/>
          <w:marBottom w:val="0"/>
          <w:divBdr>
            <w:top w:val="none" w:sz="0" w:space="0" w:color="auto"/>
            <w:left w:val="none" w:sz="0" w:space="0" w:color="auto"/>
            <w:bottom w:val="none" w:sz="0" w:space="0" w:color="auto"/>
            <w:right w:val="none" w:sz="0" w:space="0" w:color="auto"/>
          </w:divBdr>
        </w:div>
        <w:div w:id="983704359">
          <w:marLeft w:val="640"/>
          <w:marRight w:val="0"/>
          <w:marTop w:val="0"/>
          <w:marBottom w:val="0"/>
          <w:divBdr>
            <w:top w:val="none" w:sz="0" w:space="0" w:color="auto"/>
            <w:left w:val="none" w:sz="0" w:space="0" w:color="auto"/>
            <w:bottom w:val="none" w:sz="0" w:space="0" w:color="auto"/>
            <w:right w:val="none" w:sz="0" w:space="0" w:color="auto"/>
          </w:divBdr>
        </w:div>
        <w:div w:id="456602247">
          <w:marLeft w:val="640"/>
          <w:marRight w:val="0"/>
          <w:marTop w:val="0"/>
          <w:marBottom w:val="0"/>
          <w:divBdr>
            <w:top w:val="none" w:sz="0" w:space="0" w:color="auto"/>
            <w:left w:val="none" w:sz="0" w:space="0" w:color="auto"/>
            <w:bottom w:val="none" w:sz="0" w:space="0" w:color="auto"/>
            <w:right w:val="none" w:sz="0" w:space="0" w:color="auto"/>
          </w:divBdr>
        </w:div>
        <w:div w:id="1787771215">
          <w:marLeft w:val="640"/>
          <w:marRight w:val="0"/>
          <w:marTop w:val="0"/>
          <w:marBottom w:val="0"/>
          <w:divBdr>
            <w:top w:val="none" w:sz="0" w:space="0" w:color="auto"/>
            <w:left w:val="none" w:sz="0" w:space="0" w:color="auto"/>
            <w:bottom w:val="none" w:sz="0" w:space="0" w:color="auto"/>
            <w:right w:val="none" w:sz="0" w:space="0" w:color="auto"/>
          </w:divBdr>
        </w:div>
        <w:div w:id="934216077">
          <w:marLeft w:val="640"/>
          <w:marRight w:val="0"/>
          <w:marTop w:val="0"/>
          <w:marBottom w:val="0"/>
          <w:divBdr>
            <w:top w:val="none" w:sz="0" w:space="0" w:color="auto"/>
            <w:left w:val="none" w:sz="0" w:space="0" w:color="auto"/>
            <w:bottom w:val="none" w:sz="0" w:space="0" w:color="auto"/>
            <w:right w:val="none" w:sz="0" w:space="0" w:color="auto"/>
          </w:divBdr>
        </w:div>
        <w:div w:id="55247783">
          <w:marLeft w:val="640"/>
          <w:marRight w:val="0"/>
          <w:marTop w:val="0"/>
          <w:marBottom w:val="0"/>
          <w:divBdr>
            <w:top w:val="none" w:sz="0" w:space="0" w:color="auto"/>
            <w:left w:val="none" w:sz="0" w:space="0" w:color="auto"/>
            <w:bottom w:val="none" w:sz="0" w:space="0" w:color="auto"/>
            <w:right w:val="none" w:sz="0" w:space="0" w:color="auto"/>
          </w:divBdr>
        </w:div>
        <w:div w:id="869613790">
          <w:marLeft w:val="640"/>
          <w:marRight w:val="0"/>
          <w:marTop w:val="0"/>
          <w:marBottom w:val="0"/>
          <w:divBdr>
            <w:top w:val="none" w:sz="0" w:space="0" w:color="auto"/>
            <w:left w:val="none" w:sz="0" w:space="0" w:color="auto"/>
            <w:bottom w:val="none" w:sz="0" w:space="0" w:color="auto"/>
            <w:right w:val="none" w:sz="0" w:space="0" w:color="auto"/>
          </w:divBdr>
        </w:div>
        <w:div w:id="848062319">
          <w:marLeft w:val="640"/>
          <w:marRight w:val="0"/>
          <w:marTop w:val="0"/>
          <w:marBottom w:val="0"/>
          <w:divBdr>
            <w:top w:val="none" w:sz="0" w:space="0" w:color="auto"/>
            <w:left w:val="none" w:sz="0" w:space="0" w:color="auto"/>
            <w:bottom w:val="none" w:sz="0" w:space="0" w:color="auto"/>
            <w:right w:val="none" w:sz="0" w:space="0" w:color="auto"/>
          </w:divBdr>
        </w:div>
        <w:div w:id="778599856">
          <w:marLeft w:val="640"/>
          <w:marRight w:val="0"/>
          <w:marTop w:val="0"/>
          <w:marBottom w:val="0"/>
          <w:divBdr>
            <w:top w:val="none" w:sz="0" w:space="0" w:color="auto"/>
            <w:left w:val="none" w:sz="0" w:space="0" w:color="auto"/>
            <w:bottom w:val="none" w:sz="0" w:space="0" w:color="auto"/>
            <w:right w:val="none" w:sz="0" w:space="0" w:color="auto"/>
          </w:divBdr>
        </w:div>
        <w:div w:id="2094351647">
          <w:marLeft w:val="640"/>
          <w:marRight w:val="0"/>
          <w:marTop w:val="0"/>
          <w:marBottom w:val="0"/>
          <w:divBdr>
            <w:top w:val="none" w:sz="0" w:space="0" w:color="auto"/>
            <w:left w:val="none" w:sz="0" w:space="0" w:color="auto"/>
            <w:bottom w:val="none" w:sz="0" w:space="0" w:color="auto"/>
            <w:right w:val="none" w:sz="0" w:space="0" w:color="auto"/>
          </w:divBdr>
        </w:div>
        <w:div w:id="1204753282">
          <w:marLeft w:val="640"/>
          <w:marRight w:val="0"/>
          <w:marTop w:val="0"/>
          <w:marBottom w:val="0"/>
          <w:divBdr>
            <w:top w:val="none" w:sz="0" w:space="0" w:color="auto"/>
            <w:left w:val="none" w:sz="0" w:space="0" w:color="auto"/>
            <w:bottom w:val="none" w:sz="0" w:space="0" w:color="auto"/>
            <w:right w:val="none" w:sz="0" w:space="0" w:color="auto"/>
          </w:divBdr>
        </w:div>
        <w:div w:id="2036299024">
          <w:marLeft w:val="640"/>
          <w:marRight w:val="0"/>
          <w:marTop w:val="0"/>
          <w:marBottom w:val="0"/>
          <w:divBdr>
            <w:top w:val="none" w:sz="0" w:space="0" w:color="auto"/>
            <w:left w:val="none" w:sz="0" w:space="0" w:color="auto"/>
            <w:bottom w:val="none" w:sz="0" w:space="0" w:color="auto"/>
            <w:right w:val="none" w:sz="0" w:space="0" w:color="auto"/>
          </w:divBdr>
        </w:div>
        <w:div w:id="215354778">
          <w:marLeft w:val="640"/>
          <w:marRight w:val="0"/>
          <w:marTop w:val="0"/>
          <w:marBottom w:val="0"/>
          <w:divBdr>
            <w:top w:val="none" w:sz="0" w:space="0" w:color="auto"/>
            <w:left w:val="none" w:sz="0" w:space="0" w:color="auto"/>
            <w:bottom w:val="none" w:sz="0" w:space="0" w:color="auto"/>
            <w:right w:val="none" w:sz="0" w:space="0" w:color="auto"/>
          </w:divBdr>
        </w:div>
        <w:div w:id="1793593983">
          <w:marLeft w:val="640"/>
          <w:marRight w:val="0"/>
          <w:marTop w:val="0"/>
          <w:marBottom w:val="0"/>
          <w:divBdr>
            <w:top w:val="none" w:sz="0" w:space="0" w:color="auto"/>
            <w:left w:val="none" w:sz="0" w:space="0" w:color="auto"/>
            <w:bottom w:val="none" w:sz="0" w:space="0" w:color="auto"/>
            <w:right w:val="none" w:sz="0" w:space="0" w:color="auto"/>
          </w:divBdr>
        </w:div>
        <w:div w:id="538904962">
          <w:marLeft w:val="640"/>
          <w:marRight w:val="0"/>
          <w:marTop w:val="0"/>
          <w:marBottom w:val="0"/>
          <w:divBdr>
            <w:top w:val="none" w:sz="0" w:space="0" w:color="auto"/>
            <w:left w:val="none" w:sz="0" w:space="0" w:color="auto"/>
            <w:bottom w:val="none" w:sz="0" w:space="0" w:color="auto"/>
            <w:right w:val="none" w:sz="0" w:space="0" w:color="auto"/>
          </w:divBdr>
        </w:div>
        <w:div w:id="1508052868">
          <w:marLeft w:val="640"/>
          <w:marRight w:val="0"/>
          <w:marTop w:val="0"/>
          <w:marBottom w:val="0"/>
          <w:divBdr>
            <w:top w:val="none" w:sz="0" w:space="0" w:color="auto"/>
            <w:left w:val="none" w:sz="0" w:space="0" w:color="auto"/>
            <w:bottom w:val="none" w:sz="0" w:space="0" w:color="auto"/>
            <w:right w:val="none" w:sz="0" w:space="0" w:color="auto"/>
          </w:divBdr>
        </w:div>
        <w:div w:id="1026174225">
          <w:marLeft w:val="640"/>
          <w:marRight w:val="0"/>
          <w:marTop w:val="0"/>
          <w:marBottom w:val="0"/>
          <w:divBdr>
            <w:top w:val="none" w:sz="0" w:space="0" w:color="auto"/>
            <w:left w:val="none" w:sz="0" w:space="0" w:color="auto"/>
            <w:bottom w:val="none" w:sz="0" w:space="0" w:color="auto"/>
            <w:right w:val="none" w:sz="0" w:space="0" w:color="auto"/>
          </w:divBdr>
        </w:div>
        <w:div w:id="86314963">
          <w:marLeft w:val="640"/>
          <w:marRight w:val="0"/>
          <w:marTop w:val="0"/>
          <w:marBottom w:val="0"/>
          <w:divBdr>
            <w:top w:val="none" w:sz="0" w:space="0" w:color="auto"/>
            <w:left w:val="none" w:sz="0" w:space="0" w:color="auto"/>
            <w:bottom w:val="none" w:sz="0" w:space="0" w:color="auto"/>
            <w:right w:val="none" w:sz="0" w:space="0" w:color="auto"/>
          </w:divBdr>
        </w:div>
        <w:div w:id="421803876">
          <w:marLeft w:val="640"/>
          <w:marRight w:val="0"/>
          <w:marTop w:val="0"/>
          <w:marBottom w:val="0"/>
          <w:divBdr>
            <w:top w:val="none" w:sz="0" w:space="0" w:color="auto"/>
            <w:left w:val="none" w:sz="0" w:space="0" w:color="auto"/>
            <w:bottom w:val="none" w:sz="0" w:space="0" w:color="auto"/>
            <w:right w:val="none" w:sz="0" w:space="0" w:color="auto"/>
          </w:divBdr>
        </w:div>
        <w:div w:id="54747477">
          <w:marLeft w:val="640"/>
          <w:marRight w:val="0"/>
          <w:marTop w:val="0"/>
          <w:marBottom w:val="0"/>
          <w:divBdr>
            <w:top w:val="none" w:sz="0" w:space="0" w:color="auto"/>
            <w:left w:val="none" w:sz="0" w:space="0" w:color="auto"/>
            <w:bottom w:val="none" w:sz="0" w:space="0" w:color="auto"/>
            <w:right w:val="none" w:sz="0" w:space="0" w:color="auto"/>
          </w:divBdr>
        </w:div>
        <w:div w:id="385033781">
          <w:marLeft w:val="640"/>
          <w:marRight w:val="0"/>
          <w:marTop w:val="0"/>
          <w:marBottom w:val="0"/>
          <w:divBdr>
            <w:top w:val="none" w:sz="0" w:space="0" w:color="auto"/>
            <w:left w:val="none" w:sz="0" w:space="0" w:color="auto"/>
            <w:bottom w:val="none" w:sz="0" w:space="0" w:color="auto"/>
            <w:right w:val="none" w:sz="0" w:space="0" w:color="auto"/>
          </w:divBdr>
        </w:div>
        <w:div w:id="1543252975">
          <w:marLeft w:val="640"/>
          <w:marRight w:val="0"/>
          <w:marTop w:val="0"/>
          <w:marBottom w:val="0"/>
          <w:divBdr>
            <w:top w:val="none" w:sz="0" w:space="0" w:color="auto"/>
            <w:left w:val="none" w:sz="0" w:space="0" w:color="auto"/>
            <w:bottom w:val="none" w:sz="0" w:space="0" w:color="auto"/>
            <w:right w:val="none" w:sz="0" w:space="0" w:color="auto"/>
          </w:divBdr>
        </w:div>
        <w:div w:id="24990755">
          <w:marLeft w:val="640"/>
          <w:marRight w:val="0"/>
          <w:marTop w:val="0"/>
          <w:marBottom w:val="0"/>
          <w:divBdr>
            <w:top w:val="none" w:sz="0" w:space="0" w:color="auto"/>
            <w:left w:val="none" w:sz="0" w:space="0" w:color="auto"/>
            <w:bottom w:val="none" w:sz="0" w:space="0" w:color="auto"/>
            <w:right w:val="none" w:sz="0" w:space="0" w:color="auto"/>
          </w:divBdr>
        </w:div>
        <w:div w:id="1949197104">
          <w:marLeft w:val="640"/>
          <w:marRight w:val="0"/>
          <w:marTop w:val="0"/>
          <w:marBottom w:val="0"/>
          <w:divBdr>
            <w:top w:val="none" w:sz="0" w:space="0" w:color="auto"/>
            <w:left w:val="none" w:sz="0" w:space="0" w:color="auto"/>
            <w:bottom w:val="none" w:sz="0" w:space="0" w:color="auto"/>
            <w:right w:val="none" w:sz="0" w:space="0" w:color="auto"/>
          </w:divBdr>
        </w:div>
        <w:div w:id="1562057229">
          <w:marLeft w:val="640"/>
          <w:marRight w:val="0"/>
          <w:marTop w:val="0"/>
          <w:marBottom w:val="0"/>
          <w:divBdr>
            <w:top w:val="none" w:sz="0" w:space="0" w:color="auto"/>
            <w:left w:val="none" w:sz="0" w:space="0" w:color="auto"/>
            <w:bottom w:val="none" w:sz="0" w:space="0" w:color="auto"/>
            <w:right w:val="none" w:sz="0" w:space="0" w:color="auto"/>
          </w:divBdr>
        </w:div>
        <w:div w:id="84546310">
          <w:marLeft w:val="640"/>
          <w:marRight w:val="0"/>
          <w:marTop w:val="0"/>
          <w:marBottom w:val="0"/>
          <w:divBdr>
            <w:top w:val="none" w:sz="0" w:space="0" w:color="auto"/>
            <w:left w:val="none" w:sz="0" w:space="0" w:color="auto"/>
            <w:bottom w:val="none" w:sz="0" w:space="0" w:color="auto"/>
            <w:right w:val="none" w:sz="0" w:space="0" w:color="auto"/>
          </w:divBdr>
        </w:div>
        <w:div w:id="1395542699">
          <w:marLeft w:val="640"/>
          <w:marRight w:val="0"/>
          <w:marTop w:val="0"/>
          <w:marBottom w:val="0"/>
          <w:divBdr>
            <w:top w:val="none" w:sz="0" w:space="0" w:color="auto"/>
            <w:left w:val="none" w:sz="0" w:space="0" w:color="auto"/>
            <w:bottom w:val="none" w:sz="0" w:space="0" w:color="auto"/>
            <w:right w:val="none" w:sz="0" w:space="0" w:color="auto"/>
          </w:divBdr>
        </w:div>
        <w:div w:id="737871394">
          <w:marLeft w:val="640"/>
          <w:marRight w:val="0"/>
          <w:marTop w:val="0"/>
          <w:marBottom w:val="0"/>
          <w:divBdr>
            <w:top w:val="none" w:sz="0" w:space="0" w:color="auto"/>
            <w:left w:val="none" w:sz="0" w:space="0" w:color="auto"/>
            <w:bottom w:val="none" w:sz="0" w:space="0" w:color="auto"/>
            <w:right w:val="none" w:sz="0" w:space="0" w:color="auto"/>
          </w:divBdr>
        </w:div>
        <w:div w:id="1637031913">
          <w:marLeft w:val="640"/>
          <w:marRight w:val="0"/>
          <w:marTop w:val="0"/>
          <w:marBottom w:val="0"/>
          <w:divBdr>
            <w:top w:val="none" w:sz="0" w:space="0" w:color="auto"/>
            <w:left w:val="none" w:sz="0" w:space="0" w:color="auto"/>
            <w:bottom w:val="none" w:sz="0" w:space="0" w:color="auto"/>
            <w:right w:val="none" w:sz="0" w:space="0" w:color="auto"/>
          </w:divBdr>
        </w:div>
        <w:div w:id="749303779">
          <w:marLeft w:val="640"/>
          <w:marRight w:val="0"/>
          <w:marTop w:val="0"/>
          <w:marBottom w:val="0"/>
          <w:divBdr>
            <w:top w:val="none" w:sz="0" w:space="0" w:color="auto"/>
            <w:left w:val="none" w:sz="0" w:space="0" w:color="auto"/>
            <w:bottom w:val="none" w:sz="0" w:space="0" w:color="auto"/>
            <w:right w:val="none" w:sz="0" w:space="0" w:color="auto"/>
          </w:divBdr>
        </w:div>
        <w:div w:id="1986079714">
          <w:marLeft w:val="640"/>
          <w:marRight w:val="0"/>
          <w:marTop w:val="0"/>
          <w:marBottom w:val="0"/>
          <w:divBdr>
            <w:top w:val="none" w:sz="0" w:space="0" w:color="auto"/>
            <w:left w:val="none" w:sz="0" w:space="0" w:color="auto"/>
            <w:bottom w:val="none" w:sz="0" w:space="0" w:color="auto"/>
            <w:right w:val="none" w:sz="0" w:space="0" w:color="auto"/>
          </w:divBdr>
        </w:div>
        <w:div w:id="545021221">
          <w:marLeft w:val="640"/>
          <w:marRight w:val="0"/>
          <w:marTop w:val="0"/>
          <w:marBottom w:val="0"/>
          <w:divBdr>
            <w:top w:val="none" w:sz="0" w:space="0" w:color="auto"/>
            <w:left w:val="none" w:sz="0" w:space="0" w:color="auto"/>
            <w:bottom w:val="none" w:sz="0" w:space="0" w:color="auto"/>
            <w:right w:val="none" w:sz="0" w:space="0" w:color="auto"/>
          </w:divBdr>
        </w:div>
        <w:div w:id="30541550">
          <w:marLeft w:val="640"/>
          <w:marRight w:val="0"/>
          <w:marTop w:val="0"/>
          <w:marBottom w:val="0"/>
          <w:divBdr>
            <w:top w:val="none" w:sz="0" w:space="0" w:color="auto"/>
            <w:left w:val="none" w:sz="0" w:space="0" w:color="auto"/>
            <w:bottom w:val="none" w:sz="0" w:space="0" w:color="auto"/>
            <w:right w:val="none" w:sz="0" w:space="0" w:color="auto"/>
          </w:divBdr>
        </w:div>
        <w:div w:id="1922792612">
          <w:marLeft w:val="640"/>
          <w:marRight w:val="0"/>
          <w:marTop w:val="0"/>
          <w:marBottom w:val="0"/>
          <w:divBdr>
            <w:top w:val="none" w:sz="0" w:space="0" w:color="auto"/>
            <w:left w:val="none" w:sz="0" w:space="0" w:color="auto"/>
            <w:bottom w:val="none" w:sz="0" w:space="0" w:color="auto"/>
            <w:right w:val="none" w:sz="0" w:space="0" w:color="auto"/>
          </w:divBdr>
        </w:div>
        <w:div w:id="1547641149">
          <w:marLeft w:val="640"/>
          <w:marRight w:val="0"/>
          <w:marTop w:val="0"/>
          <w:marBottom w:val="0"/>
          <w:divBdr>
            <w:top w:val="none" w:sz="0" w:space="0" w:color="auto"/>
            <w:left w:val="none" w:sz="0" w:space="0" w:color="auto"/>
            <w:bottom w:val="none" w:sz="0" w:space="0" w:color="auto"/>
            <w:right w:val="none" w:sz="0" w:space="0" w:color="auto"/>
          </w:divBdr>
        </w:div>
        <w:div w:id="745879413">
          <w:marLeft w:val="640"/>
          <w:marRight w:val="0"/>
          <w:marTop w:val="0"/>
          <w:marBottom w:val="0"/>
          <w:divBdr>
            <w:top w:val="none" w:sz="0" w:space="0" w:color="auto"/>
            <w:left w:val="none" w:sz="0" w:space="0" w:color="auto"/>
            <w:bottom w:val="none" w:sz="0" w:space="0" w:color="auto"/>
            <w:right w:val="none" w:sz="0" w:space="0" w:color="auto"/>
          </w:divBdr>
        </w:div>
        <w:div w:id="738864964">
          <w:marLeft w:val="640"/>
          <w:marRight w:val="0"/>
          <w:marTop w:val="0"/>
          <w:marBottom w:val="0"/>
          <w:divBdr>
            <w:top w:val="none" w:sz="0" w:space="0" w:color="auto"/>
            <w:left w:val="none" w:sz="0" w:space="0" w:color="auto"/>
            <w:bottom w:val="none" w:sz="0" w:space="0" w:color="auto"/>
            <w:right w:val="none" w:sz="0" w:space="0" w:color="auto"/>
          </w:divBdr>
        </w:div>
        <w:div w:id="1587113760">
          <w:marLeft w:val="640"/>
          <w:marRight w:val="0"/>
          <w:marTop w:val="0"/>
          <w:marBottom w:val="0"/>
          <w:divBdr>
            <w:top w:val="none" w:sz="0" w:space="0" w:color="auto"/>
            <w:left w:val="none" w:sz="0" w:space="0" w:color="auto"/>
            <w:bottom w:val="none" w:sz="0" w:space="0" w:color="auto"/>
            <w:right w:val="none" w:sz="0" w:space="0" w:color="auto"/>
          </w:divBdr>
        </w:div>
        <w:div w:id="1048796665">
          <w:marLeft w:val="640"/>
          <w:marRight w:val="0"/>
          <w:marTop w:val="0"/>
          <w:marBottom w:val="0"/>
          <w:divBdr>
            <w:top w:val="none" w:sz="0" w:space="0" w:color="auto"/>
            <w:left w:val="none" w:sz="0" w:space="0" w:color="auto"/>
            <w:bottom w:val="none" w:sz="0" w:space="0" w:color="auto"/>
            <w:right w:val="none" w:sz="0" w:space="0" w:color="auto"/>
          </w:divBdr>
        </w:div>
        <w:div w:id="1348412361">
          <w:marLeft w:val="640"/>
          <w:marRight w:val="0"/>
          <w:marTop w:val="0"/>
          <w:marBottom w:val="0"/>
          <w:divBdr>
            <w:top w:val="none" w:sz="0" w:space="0" w:color="auto"/>
            <w:left w:val="none" w:sz="0" w:space="0" w:color="auto"/>
            <w:bottom w:val="none" w:sz="0" w:space="0" w:color="auto"/>
            <w:right w:val="none" w:sz="0" w:space="0" w:color="auto"/>
          </w:divBdr>
        </w:div>
        <w:div w:id="1899364446">
          <w:marLeft w:val="640"/>
          <w:marRight w:val="0"/>
          <w:marTop w:val="0"/>
          <w:marBottom w:val="0"/>
          <w:divBdr>
            <w:top w:val="none" w:sz="0" w:space="0" w:color="auto"/>
            <w:left w:val="none" w:sz="0" w:space="0" w:color="auto"/>
            <w:bottom w:val="none" w:sz="0" w:space="0" w:color="auto"/>
            <w:right w:val="none" w:sz="0" w:space="0" w:color="auto"/>
          </w:divBdr>
        </w:div>
        <w:div w:id="787547102">
          <w:marLeft w:val="640"/>
          <w:marRight w:val="0"/>
          <w:marTop w:val="0"/>
          <w:marBottom w:val="0"/>
          <w:divBdr>
            <w:top w:val="none" w:sz="0" w:space="0" w:color="auto"/>
            <w:left w:val="none" w:sz="0" w:space="0" w:color="auto"/>
            <w:bottom w:val="none" w:sz="0" w:space="0" w:color="auto"/>
            <w:right w:val="none" w:sz="0" w:space="0" w:color="auto"/>
          </w:divBdr>
        </w:div>
        <w:div w:id="1528983817">
          <w:marLeft w:val="640"/>
          <w:marRight w:val="0"/>
          <w:marTop w:val="0"/>
          <w:marBottom w:val="0"/>
          <w:divBdr>
            <w:top w:val="none" w:sz="0" w:space="0" w:color="auto"/>
            <w:left w:val="none" w:sz="0" w:space="0" w:color="auto"/>
            <w:bottom w:val="none" w:sz="0" w:space="0" w:color="auto"/>
            <w:right w:val="none" w:sz="0" w:space="0" w:color="auto"/>
          </w:divBdr>
        </w:div>
        <w:div w:id="417100084">
          <w:marLeft w:val="640"/>
          <w:marRight w:val="0"/>
          <w:marTop w:val="0"/>
          <w:marBottom w:val="0"/>
          <w:divBdr>
            <w:top w:val="none" w:sz="0" w:space="0" w:color="auto"/>
            <w:left w:val="none" w:sz="0" w:space="0" w:color="auto"/>
            <w:bottom w:val="none" w:sz="0" w:space="0" w:color="auto"/>
            <w:right w:val="none" w:sz="0" w:space="0" w:color="auto"/>
          </w:divBdr>
        </w:div>
        <w:div w:id="131869597">
          <w:marLeft w:val="640"/>
          <w:marRight w:val="0"/>
          <w:marTop w:val="0"/>
          <w:marBottom w:val="0"/>
          <w:divBdr>
            <w:top w:val="none" w:sz="0" w:space="0" w:color="auto"/>
            <w:left w:val="none" w:sz="0" w:space="0" w:color="auto"/>
            <w:bottom w:val="none" w:sz="0" w:space="0" w:color="auto"/>
            <w:right w:val="none" w:sz="0" w:space="0" w:color="auto"/>
          </w:divBdr>
        </w:div>
        <w:div w:id="1040324362">
          <w:marLeft w:val="640"/>
          <w:marRight w:val="0"/>
          <w:marTop w:val="0"/>
          <w:marBottom w:val="0"/>
          <w:divBdr>
            <w:top w:val="none" w:sz="0" w:space="0" w:color="auto"/>
            <w:left w:val="none" w:sz="0" w:space="0" w:color="auto"/>
            <w:bottom w:val="none" w:sz="0" w:space="0" w:color="auto"/>
            <w:right w:val="none" w:sz="0" w:space="0" w:color="auto"/>
          </w:divBdr>
        </w:div>
        <w:div w:id="1952318596">
          <w:marLeft w:val="640"/>
          <w:marRight w:val="0"/>
          <w:marTop w:val="0"/>
          <w:marBottom w:val="0"/>
          <w:divBdr>
            <w:top w:val="none" w:sz="0" w:space="0" w:color="auto"/>
            <w:left w:val="none" w:sz="0" w:space="0" w:color="auto"/>
            <w:bottom w:val="none" w:sz="0" w:space="0" w:color="auto"/>
            <w:right w:val="none" w:sz="0" w:space="0" w:color="auto"/>
          </w:divBdr>
        </w:div>
        <w:div w:id="1472139969">
          <w:marLeft w:val="640"/>
          <w:marRight w:val="0"/>
          <w:marTop w:val="0"/>
          <w:marBottom w:val="0"/>
          <w:divBdr>
            <w:top w:val="none" w:sz="0" w:space="0" w:color="auto"/>
            <w:left w:val="none" w:sz="0" w:space="0" w:color="auto"/>
            <w:bottom w:val="none" w:sz="0" w:space="0" w:color="auto"/>
            <w:right w:val="none" w:sz="0" w:space="0" w:color="auto"/>
          </w:divBdr>
        </w:div>
        <w:div w:id="2058971971">
          <w:marLeft w:val="640"/>
          <w:marRight w:val="0"/>
          <w:marTop w:val="0"/>
          <w:marBottom w:val="0"/>
          <w:divBdr>
            <w:top w:val="none" w:sz="0" w:space="0" w:color="auto"/>
            <w:left w:val="none" w:sz="0" w:space="0" w:color="auto"/>
            <w:bottom w:val="none" w:sz="0" w:space="0" w:color="auto"/>
            <w:right w:val="none" w:sz="0" w:space="0" w:color="auto"/>
          </w:divBdr>
        </w:div>
        <w:div w:id="460656397">
          <w:marLeft w:val="640"/>
          <w:marRight w:val="0"/>
          <w:marTop w:val="0"/>
          <w:marBottom w:val="0"/>
          <w:divBdr>
            <w:top w:val="none" w:sz="0" w:space="0" w:color="auto"/>
            <w:left w:val="none" w:sz="0" w:space="0" w:color="auto"/>
            <w:bottom w:val="none" w:sz="0" w:space="0" w:color="auto"/>
            <w:right w:val="none" w:sz="0" w:space="0" w:color="auto"/>
          </w:divBdr>
        </w:div>
        <w:div w:id="1728452554">
          <w:marLeft w:val="640"/>
          <w:marRight w:val="0"/>
          <w:marTop w:val="0"/>
          <w:marBottom w:val="0"/>
          <w:divBdr>
            <w:top w:val="none" w:sz="0" w:space="0" w:color="auto"/>
            <w:left w:val="none" w:sz="0" w:space="0" w:color="auto"/>
            <w:bottom w:val="none" w:sz="0" w:space="0" w:color="auto"/>
            <w:right w:val="none" w:sz="0" w:space="0" w:color="auto"/>
          </w:divBdr>
        </w:div>
        <w:div w:id="700595231">
          <w:marLeft w:val="640"/>
          <w:marRight w:val="0"/>
          <w:marTop w:val="0"/>
          <w:marBottom w:val="0"/>
          <w:divBdr>
            <w:top w:val="none" w:sz="0" w:space="0" w:color="auto"/>
            <w:left w:val="none" w:sz="0" w:space="0" w:color="auto"/>
            <w:bottom w:val="none" w:sz="0" w:space="0" w:color="auto"/>
            <w:right w:val="none" w:sz="0" w:space="0" w:color="auto"/>
          </w:divBdr>
        </w:div>
        <w:div w:id="42680997">
          <w:marLeft w:val="640"/>
          <w:marRight w:val="0"/>
          <w:marTop w:val="0"/>
          <w:marBottom w:val="0"/>
          <w:divBdr>
            <w:top w:val="none" w:sz="0" w:space="0" w:color="auto"/>
            <w:left w:val="none" w:sz="0" w:space="0" w:color="auto"/>
            <w:bottom w:val="none" w:sz="0" w:space="0" w:color="auto"/>
            <w:right w:val="none" w:sz="0" w:space="0" w:color="auto"/>
          </w:divBdr>
        </w:div>
        <w:div w:id="1211306915">
          <w:marLeft w:val="640"/>
          <w:marRight w:val="0"/>
          <w:marTop w:val="0"/>
          <w:marBottom w:val="0"/>
          <w:divBdr>
            <w:top w:val="none" w:sz="0" w:space="0" w:color="auto"/>
            <w:left w:val="none" w:sz="0" w:space="0" w:color="auto"/>
            <w:bottom w:val="none" w:sz="0" w:space="0" w:color="auto"/>
            <w:right w:val="none" w:sz="0" w:space="0" w:color="auto"/>
          </w:divBdr>
        </w:div>
        <w:div w:id="1610158587">
          <w:marLeft w:val="640"/>
          <w:marRight w:val="0"/>
          <w:marTop w:val="0"/>
          <w:marBottom w:val="0"/>
          <w:divBdr>
            <w:top w:val="none" w:sz="0" w:space="0" w:color="auto"/>
            <w:left w:val="none" w:sz="0" w:space="0" w:color="auto"/>
            <w:bottom w:val="none" w:sz="0" w:space="0" w:color="auto"/>
            <w:right w:val="none" w:sz="0" w:space="0" w:color="auto"/>
          </w:divBdr>
        </w:div>
        <w:div w:id="1401445835">
          <w:marLeft w:val="640"/>
          <w:marRight w:val="0"/>
          <w:marTop w:val="0"/>
          <w:marBottom w:val="0"/>
          <w:divBdr>
            <w:top w:val="none" w:sz="0" w:space="0" w:color="auto"/>
            <w:left w:val="none" w:sz="0" w:space="0" w:color="auto"/>
            <w:bottom w:val="none" w:sz="0" w:space="0" w:color="auto"/>
            <w:right w:val="none" w:sz="0" w:space="0" w:color="auto"/>
          </w:divBdr>
        </w:div>
        <w:div w:id="1466848200">
          <w:marLeft w:val="640"/>
          <w:marRight w:val="0"/>
          <w:marTop w:val="0"/>
          <w:marBottom w:val="0"/>
          <w:divBdr>
            <w:top w:val="none" w:sz="0" w:space="0" w:color="auto"/>
            <w:left w:val="none" w:sz="0" w:space="0" w:color="auto"/>
            <w:bottom w:val="none" w:sz="0" w:space="0" w:color="auto"/>
            <w:right w:val="none" w:sz="0" w:space="0" w:color="auto"/>
          </w:divBdr>
        </w:div>
        <w:div w:id="1144933521">
          <w:marLeft w:val="640"/>
          <w:marRight w:val="0"/>
          <w:marTop w:val="0"/>
          <w:marBottom w:val="0"/>
          <w:divBdr>
            <w:top w:val="none" w:sz="0" w:space="0" w:color="auto"/>
            <w:left w:val="none" w:sz="0" w:space="0" w:color="auto"/>
            <w:bottom w:val="none" w:sz="0" w:space="0" w:color="auto"/>
            <w:right w:val="none" w:sz="0" w:space="0" w:color="auto"/>
          </w:divBdr>
        </w:div>
        <w:div w:id="1691833400">
          <w:marLeft w:val="640"/>
          <w:marRight w:val="0"/>
          <w:marTop w:val="0"/>
          <w:marBottom w:val="0"/>
          <w:divBdr>
            <w:top w:val="none" w:sz="0" w:space="0" w:color="auto"/>
            <w:left w:val="none" w:sz="0" w:space="0" w:color="auto"/>
            <w:bottom w:val="none" w:sz="0" w:space="0" w:color="auto"/>
            <w:right w:val="none" w:sz="0" w:space="0" w:color="auto"/>
          </w:divBdr>
        </w:div>
        <w:div w:id="2136173351">
          <w:marLeft w:val="640"/>
          <w:marRight w:val="0"/>
          <w:marTop w:val="0"/>
          <w:marBottom w:val="0"/>
          <w:divBdr>
            <w:top w:val="none" w:sz="0" w:space="0" w:color="auto"/>
            <w:left w:val="none" w:sz="0" w:space="0" w:color="auto"/>
            <w:bottom w:val="none" w:sz="0" w:space="0" w:color="auto"/>
            <w:right w:val="none" w:sz="0" w:space="0" w:color="auto"/>
          </w:divBdr>
        </w:div>
        <w:div w:id="1609653950">
          <w:marLeft w:val="640"/>
          <w:marRight w:val="0"/>
          <w:marTop w:val="0"/>
          <w:marBottom w:val="0"/>
          <w:divBdr>
            <w:top w:val="none" w:sz="0" w:space="0" w:color="auto"/>
            <w:left w:val="none" w:sz="0" w:space="0" w:color="auto"/>
            <w:bottom w:val="none" w:sz="0" w:space="0" w:color="auto"/>
            <w:right w:val="none" w:sz="0" w:space="0" w:color="auto"/>
          </w:divBdr>
        </w:div>
        <w:div w:id="1045451417">
          <w:marLeft w:val="640"/>
          <w:marRight w:val="0"/>
          <w:marTop w:val="0"/>
          <w:marBottom w:val="0"/>
          <w:divBdr>
            <w:top w:val="none" w:sz="0" w:space="0" w:color="auto"/>
            <w:left w:val="none" w:sz="0" w:space="0" w:color="auto"/>
            <w:bottom w:val="none" w:sz="0" w:space="0" w:color="auto"/>
            <w:right w:val="none" w:sz="0" w:space="0" w:color="auto"/>
          </w:divBdr>
        </w:div>
        <w:div w:id="1496728782">
          <w:marLeft w:val="640"/>
          <w:marRight w:val="0"/>
          <w:marTop w:val="0"/>
          <w:marBottom w:val="0"/>
          <w:divBdr>
            <w:top w:val="none" w:sz="0" w:space="0" w:color="auto"/>
            <w:left w:val="none" w:sz="0" w:space="0" w:color="auto"/>
            <w:bottom w:val="none" w:sz="0" w:space="0" w:color="auto"/>
            <w:right w:val="none" w:sz="0" w:space="0" w:color="auto"/>
          </w:divBdr>
        </w:div>
        <w:div w:id="551775088">
          <w:marLeft w:val="640"/>
          <w:marRight w:val="0"/>
          <w:marTop w:val="0"/>
          <w:marBottom w:val="0"/>
          <w:divBdr>
            <w:top w:val="none" w:sz="0" w:space="0" w:color="auto"/>
            <w:left w:val="none" w:sz="0" w:space="0" w:color="auto"/>
            <w:bottom w:val="none" w:sz="0" w:space="0" w:color="auto"/>
            <w:right w:val="none" w:sz="0" w:space="0" w:color="auto"/>
          </w:divBdr>
        </w:div>
        <w:div w:id="1038701727">
          <w:marLeft w:val="640"/>
          <w:marRight w:val="0"/>
          <w:marTop w:val="0"/>
          <w:marBottom w:val="0"/>
          <w:divBdr>
            <w:top w:val="none" w:sz="0" w:space="0" w:color="auto"/>
            <w:left w:val="none" w:sz="0" w:space="0" w:color="auto"/>
            <w:bottom w:val="none" w:sz="0" w:space="0" w:color="auto"/>
            <w:right w:val="none" w:sz="0" w:space="0" w:color="auto"/>
          </w:divBdr>
        </w:div>
        <w:div w:id="1998074162">
          <w:marLeft w:val="640"/>
          <w:marRight w:val="0"/>
          <w:marTop w:val="0"/>
          <w:marBottom w:val="0"/>
          <w:divBdr>
            <w:top w:val="none" w:sz="0" w:space="0" w:color="auto"/>
            <w:left w:val="none" w:sz="0" w:space="0" w:color="auto"/>
            <w:bottom w:val="none" w:sz="0" w:space="0" w:color="auto"/>
            <w:right w:val="none" w:sz="0" w:space="0" w:color="auto"/>
          </w:divBdr>
        </w:div>
        <w:div w:id="1430664677">
          <w:marLeft w:val="640"/>
          <w:marRight w:val="0"/>
          <w:marTop w:val="0"/>
          <w:marBottom w:val="0"/>
          <w:divBdr>
            <w:top w:val="none" w:sz="0" w:space="0" w:color="auto"/>
            <w:left w:val="none" w:sz="0" w:space="0" w:color="auto"/>
            <w:bottom w:val="none" w:sz="0" w:space="0" w:color="auto"/>
            <w:right w:val="none" w:sz="0" w:space="0" w:color="auto"/>
          </w:divBdr>
        </w:div>
        <w:div w:id="621614664">
          <w:marLeft w:val="640"/>
          <w:marRight w:val="0"/>
          <w:marTop w:val="0"/>
          <w:marBottom w:val="0"/>
          <w:divBdr>
            <w:top w:val="none" w:sz="0" w:space="0" w:color="auto"/>
            <w:left w:val="none" w:sz="0" w:space="0" w:color="auto"/>
            <w:bottom w:val="none" w:sz="0" w:space="0" w:color="auto"/>
            <w:right w:val="none" w:sz="0" w:space="0" w:color="auto"/>
          </w:divBdr>
        </w:div>
        <w:div w:id="1643387088">
          <w:marLeft w:val="640"/>
          <w:marRight w:val="0"/>
          <w:marTop w:val="0"/>
          <w:marBottom w:val="0"/>
          <w:divBdr>
            <w:top w:val="none" w:sz="0" w:space="0" w:color="auto"/>
            <w:left w:val="none" w:sz="0" w:space="0" w:color="auto"/>
            <w:bottom w:val="none" w:sz="0" w:space="0" w:color="auto"/>
            <w:right w:val="none" w:sz="0" w:space="0" w:color="auto"/>
          </w:divBdr>
        </w:div>
        <w:div w:id="1636570725">
          <w:marLeft w:val="640"/>
          <w:marRight w:val="0"/>
          <w:marTop w:val="0"/>
          <w:marBottom w:val="0"/>
          <w:divBdr>
            <w:top w:val="none" w:sz="0" w:space="0" w:color="auto"/>
            <w:left w:val="none" w:sz="0" w:space="0" w:color="auto"/>
            <w:bottom w:val="none" w:sz="0" w:space="0" w:color="auto"/>
            <w:right w:val="none" w:sz="0" w:space="0" w:color="auto"/>
          </w:divBdr>
        </w:div>
        <w:div w:id="492529197">
          <w:marLeft w:val="640"/>
          <w:marRight w:val="0"/>
          <w:marTop w:val="0"/>
          <w:marBottom w:val="0"/>
          <w:divBdr>
            <w:top w:val="none" w:sz="0" w:space="0" w:color="auto"/>
            <w:left w:val="none" w:sz="0" w:space="0" w:color="auto"/>
            <w:bottom w:val="none" w:sz="0" w:space="0" w:color="auto"/>
            <w:right w:val="none" w:sz="0" w:space="0" w:color="auto"/>
          </w:divBdr>
        </w:div>
        <w:div w:id="1723559760">
          <w:marLeft w:val="640"/>
          <w:marRight w:val="0"/>
          <w:marTop w:val="0"/>
          <w:marBottom w:val="0"/>
          <w:divBdr>
            <w:top w:val="none" w:sz="0" w:space="0" w:color="auto"/>
            <w:left w:val="none" w:sz="0" w:space="0" w:color="auto"/>
            <w:bottom w:val="none" w:sz="0" w:space="0" w:color="auto"/>
            <w:right w:val="none" w:sz="0" w:space="0" w:color="auto"/>
          </w:divBdr>
        </w:div>
        <w:div w:id="205459573">
          <w:marLeft w:val="640"/>
          <w:marRight w:val="0"/>
          <w:marTop w:val="0"/>
          <w:marBottom w:val="0"/>
          <w:divBdr>
            <w:top w:val="none" w:sz="0" w:space="0" w:color="auto"/>
            <w:left w:val="none" w:sz="0" w:space="0" w:color="auto"/>
            <w:bottom w:val="none" w:sz="0" w:space="0" w:color="auto"/>
            <w:right w:val="none" w:sz="0" w:space="0" w:color="auto"/>
          </w:divBdr>
        </w:div>
        <w:div w:id="1712001299">
          <w:marLeft w:val="640"/>
          <w:marRight w:val="0"/>
          <w:marTop w:val="0"/>
          <w:marBottom w:val="0"/>
          <w:divBdr>
            <w:top w:val="none" w:sz="0" w:space="0" w:color="auto"/>
            <w:left w:val="none" w:sz="0" w:space="0" w:color="auto"/>
            <w:bottom w:val="none" w:sz="0" w:space="0" w:color="auto"/>
            <w:right w:val="none" w:sz="0" w:space="0" w:color="auto"/>
          </w:divBdr>
        </w:div>
        <w:div w:id="382366809">
          <w:marLeft w:val="640"/>
          <w:marRight w:val="0"/>
          <w:marTop w:val="0"/>
          <w:marBottom w:val="0"/>
          <w:divBdr>
            <w:top w:val="none" w:sz="0" w:space="0" w:color="auto"/>
            <w:left w:val="none" w:sz="0" w:space="0" w:color="auto"/>
            <w:bottom w:val="none" w:sz="0" w:space="0" w:color="auto"/>
            <w:right w:val="none" w:sz="0" w:space="0" w:color="auto"/>
          </w:divBdr>
        </w:div>
        <w:div w:id="546456432">
          <w:marLeft w:val="640"/>
          <w:marRight w:val="0"/>
          <w:marTop w:val="0"/>
          <w:marBottom w:val="0"/>
          <w:divBdr>
            <w:top w:val="none" w:sz="0" w:space="0" w:color="auto"/>
            <w:left w:val="none" w:sz="0" w:space="0" w:color="auto"/>
            <w:bottom w:val="none" w:sz="0" w:space="0" w:color="auto"/>
            <w:right w:val="none" w:sz="0" w:space="0" w:color="auto"/>
          </w:divBdr>
        </w:div>
        <w:div w:id="964196968">
          <w:marLeft w:val="640"/>
          <w:marRight w:val="0"/>
          <w:marTop w:val="0"/>
          <w:marBottom w:val="0"/>
          <w:divBdr>
            <w:top w:val="none" w:sz="0" w:space="0" w:color="auto"/>
            <w:left w:val="none" w:sz="0" w:space="0" w:color="auto"/>
            <w:bottom w:val="none" w:sz="0" w:space="0" w:color="auto"/>
            <w:right w:val="none" w:sz="0" w:space="0" w:color="auto"/>
          </w:divBdr>
        </w:div>
        <w:div w:id="422341928">
          <w:marLeft w:val="640"/>
          <w:marRight w:val="0"/>
          <w:marTop w:val="0"/>
          <w:marBottom w:val="0"/>
          <w:divBdr>
            <w:top w:val="none" w:sz="0" w:space="0" w:color="auto"/>
            <w:left w:val="none" w:sz="0" w:space="0" w:color="auto"/>
            <w:bottom w:val="none" w:sz="0" w:space="0" w:color="auto"/>
            <w:right w:val="none" w:sz="0" w:space="0" w:color="auto"/>
          </w:divBdr>
        </w:div>
        <w:div w:id="1395930048">
          <w:marLeft w:val="640"/>
          <w:marRight w:val="0"/>
          <w:marTop w:val="0"/>
          <w:marBottom w:val="0"/>
          <w:divBdr>
            <w:top w:val="none" w:sz="0" w:space="0" w:color="auto"/>
            <w:left w:val="none" w:sz="0" w:space="0" w:color="auto"/>
            <w:bottom w:val="none" w:sz="0" w:space="0" w:color="auto"/>
            <w:right w:val="none" w:sz="0" w:space="0" w:color="auto"/>
          </w:divBdr>
        </w:div>
        <w:div w:id="1551989967">
          <w:marLeft w:val="640"/>
          <w:marRight w:val="0"/>
          <w:marTop w:val="0"/>
          <w:marBottom w:val="0"/>
          <w:divBdr>
            <w:top w:val="none" w:sz="0" w:space="0" w:color="auto"/>
            <w:left w:val="none" w:sz="0" w:space="0" w:color="auto"/>
            <w:bottom w:val="none" w:sz="0" w:space="0" w:color="auto"/>
            <w:right w:val="none" w:sz="0" w:space="0" w:color="auto"/>
          </w:divBdr>
        </w:div>
        <w:div w:id="1280601281">
          <w:marLeft w:val="640"/>
          <w:marRight w:val="0"/>
          <w:marTop w:val="0"/>
          <w:marBottom w:val="0"/>
          <w:divBdr>
            <w:top w:val="none" w:sz="0" w:space="0" w:color="auto"/>
            <w:left w:val="none" w:sz="0" w:space="0" w:color="auto"/>
            <w:bottom w:val="none" w:sz="0" w:space="0" w:color="auto"/>
            <w:right w:val="none" w:sz="0" w:space="0" w:color="auto"/>
          </w:divBdr>
        </w:div>
        <w:div w:id="1262683901">
          <w:marLeft w:val="640"/>
          <w:marRight w:val="0"/>
          <w:marTop w:val="0"/>
          <w:marBottom w:val="0"/>
          <w:divBdr>
            <w:top w:val="none" w:sz="0" w:space="0" w:color="auto"/>
            <w:left w:val="none" w:sz="0" w:space="0" w:color="auto"/>
            <w:bottom w:val="none" w:sz="0" w:space="0" w:color="auto"/>
            <w:right w:val="none" w:sz="0" w:space="0" w:color="auto"/>
          </w:divBdr>
        </w:div>
        <w:div w:id="657803911">
          <w:marLeft w:val="640"/>
          <w:marRight w:val="0"/>
          <w:marTop w:val="0"/>
          <w:marBottom w:val="0"/>
          <w:divBdr>
            <w:top w:val="none" w:sz="0" w:space="0" w:color="auto"/>
            <w:left w:val="none" w:sz="0" w:space="0" w:color="auto"/>
            <w:bottom w:val="none" w:sz="0" w:space="0" w:color="auto"/>
            <w:right w:val="none" w:sz="0" w:space="0" w:color="auto"/>
          </w:divBdr>
        </w:div>
        <w:div w:id="1193952989">
          <w:marLeft w:val="640"/>
          <w:marRight w:val="0"/>
          <w:marTop w:val="0"/>
          <w:marBottom w:val="0"/>
          <w:divBdr>
            <w:top w:val="none" w:sz="0" w:space="0" w:color="auto"/>
            <w:left w:val="none" w:sz="0" w:space="0" w:color="auto"/>
            <w:bottom w:val="none" w:sz="0" w:space="0" w:color="auto"/>
            <w:right w:val="none" w:sz="0" w:space="0" w:color="auto"/>
          </w:divBdr>
        </w:div>
        <w:div w:id="420679962">
          <w:marLeft w:val="640"/>
          <w:marRight w:val="0"/>
          <w:marTop w:val="0"/>
          <w:marBottom w:val="0"/>
          <w:divBdr>
            <w:top w:val="none" w:sz="0" w:space="0" w:color="auto"/>
            <w:left w:val="none" w:sz="0" w:space="0" w:color="auto"/>
            <w:bottom w:val="none" w:sz="0" w:space="0" w:color="auto"/>
            <w:right w:val="none" w:sz="0" w:space="0" w:color="auto"/>
          </w:divBdr>
        </w:div>
        <w:div w:id="428742559">
          <w:marLeft w:val="640"/>
          <w:marRight w:val="0"/>
          <w:marTop w:val="0"/>
          <w:marBottom w:val="0"/>
          <w:divBdr>
            <w:top w:val="none" w:sz="0" w:space="0" w:color="auto"/>
            <w:left w:val="none" w:sz="0" w:space="0" w:color="auto"/>
            <w:bottom w:val="none" w:sz="0" w:space="0" w:color="auto"/>
            <w:right w:val="none" w:sz="0" w:space="0" w:color="auto"/>
          </w:divBdr>
        </w:div>
        <w:div w:id="1080639708">
          <w:marLeft w:val="640"/>
          <w:marRight w:val="0"/>
          <w:marTop w:val="0"/>
          <w:marBottom w:val="0"/>
          <w:divBdr>
            <w:top w:val="none" w:sz="0" w:space="0" w:color="auto"/>
            <w:left w:val="none" w:sz="0" w:space="0" w:color="auto"/>
            <w:bottom w:val="none" w:sz="0" w:space="0" w:color="auto"/>
            <w:right w:val="none" w:sz="0" w:space="0" w:color="auto"/>
          </w:divBdr>
        </w:div>
        <w:div w:id="1607031946">
          <w:marLeft w:val="640"/>
          <w:marRight w:val="0"/>
          <w:marTop w:val="0"/>
          <w:marBottom w:val="0"/>
          <w:divBdr>
            <w:top w:val="none" w:sz="0" w:space="0" w:color="auto"/>
            <w:left w:val="none" w:sz="0" w:space="0" w:color="auto"/>
            <w:bottom w:val="none" w:sz="0" w:space="0" w:color="auto"/>
            <w:right w:val="none" w:sz="0" w:space="0" w:color="auto"/>
          </w:divBdr>
        </w:div>
        <w:div w:id="768283316">
          <w:marLeft w:val="640"/>
          <w:marRight w:val="0"/>
          <w:marTop w:val="0"/>
          <w:marBottom w:val="0"/>
          <w:divBdr>
            <w:top w:val="none" w:sz="0" w:space="0" w:color="auto"/>
            <w:left w:val="none" w:sz="0" w:space="0" w:color="auto"/>
            <w:bottom w:val="none" w:sz="0" w:space="0" w:color="auto"/>
            <w:right w:val="none" w:sz="0" w:space="0" w:color="auto"/>
          </w:divBdr>
        </w:div>
        <w:div w:id="208692779">
          <w:marLeft w:val="640"/>
          <w:marRight w:val="0"/>
          <w:marTop w:val="0"/>
          <w:marBottom w:val="0"/>
          <w:divBdr>
            <w:top w:val="none" w:sz="0" w:space="0" w:color="auto"/>
            <w:left w:val="none" w:sz="0" w:space="0" w:color="auto"/>
            <w:bottom w:val="none" w:sz="0" w:space="0" w:color="auto"/>
            <w:right w:val="none" w:sz="0" w:space="0" w:color="auto"/>
          </w:divBdr>
        </w:div>
        <w:div w:id="686373134">
          <w:marLeft w:val="640"/>
          <w:marRight w:val="0"/>
          <w:marTop w:val="0"/>
          <w:marBottom w:val="0"/>
          <w:divBdr>
            <w:top w:val="none" w:sz="0" w:space="0" w:color="auto"/>
            <w:left w:val="none" w:sz="0" w:space="0" w:color="auto"/>
            <w:bottom w:val="none" w:sz="0" w:space="0" w:color="auto"/>
            <w:right w:val="none" w:sz="0" w:space="0" w:color="auto"/>
          </w:divBdr>
        </w:div>
        <w:div w:id="1464078764">
          <w:marLeft w:val="640"/>
          <w:marRight w:val="0"/>
          <w:marTop w:val="0"/>
          <w:marBottom w:val="0"/>
          <w:divBdr>
            <w:top w:val="none" w:sz="0" w:space="0" w:color="auto"/>
            <w:left w:val="none" w:sz="0" w:space="0" w:color="auto"/>
            <w:bottom w:val="none" w:sz="0" w:space="0" w:color="auto"/>
            <w:right w:val="none" w:sz="0" w:space="0" w:color="auto"/>
          </w:divBdr>
        </w:div>
        <w:div w:id="234583582">
          <w:marLeft w:val="640"/>
          <w:marRight w:val="0"/>
          <w:marTop w:val="0"/>
          <w:marBottom w:val="0"/>
          <w:divBdr>
            <w:top w:val="none" w:sz="0" w:space="0" w:color="auto"/>
            <w:left w:val="none" w:sz="0" w:space="0" w:color="auto"/>
            <w:bottom w:val="none" w:sz="0" w:space="0" w:color="auto"/>
            <w:right w:val="none" w:sz="0" w:space="0" w:color="auto"/>
          </w:divBdr>
        </w:div>
        <w:div w:id="2082829038">
          <w:marLeft w:val="640"/>
          <w:marRight w:val="0"/>
          <w:marTop w:val="0"/>
          <w:marBottom w:val="0"/>
          <w:divBdr>
            <w:top w:val="none" w:sz="0" w:space="0" w:color="auto"/>
            <w:left w:val="none" w:sz="0" w:space="0" w:color="auto"/>
            <w:bottom w:val="none" w:sz="0" w:space="0" w:color="auto"/>
            <w:right w:val="none" w:sz="0" w:space="0" w:color="auto"/>
          </w:divBdr>
        </w:div>
        <w:div w:id="1035010616">
          <w:marLeft w:val="640"/>
          <w:marRight w:val="0"/>
          <w:marTop w:val="0"/>
          <w:marBottom w:val="0"/>
          <w:divBdr>
            <w:top w:val="none" w:sz="0" w:space="0" w:color="auto"/>
            <w:left w:val="none" w:sz="0" w:space="0" w:color="auto"/>
            <w:bottom w:val="none" w:sz="0" w:space="0" w:color="auto"/>
            <w:right w:val="none" w:sz="0" w:space="0" w:color="auto"/>
          </w:divBdr>
        </w:div>
        <w:div w:id="793475574">
          <w:marLeft w:val="640"/>
          <w:marRight w:val="0"/>
          <w:marTop w:val="0"/>
          <w:marBottom w:val="0"/>
          <w:divBdr>
            <w:top w:val="none" w:sz="0" w:space="0" w:color="auto"/>
            <w:left w:val="none" w:sz="0" w:space="0" w:color="auto"/>
            <w:bottom w:val="none" w:sz="0" w:space="0" w:color="auto"/>
            <w:right w:val="none" w:sz="0" w:space="0" w:color="auto"/>
          </w:divBdr>
        </w:div>
        <w:div w:id="11304035">
          <w:marLeft w:val="640"/>
          <w:marRight w:val="0"/>
          <w:marTop w:val="0"/>
          <w:marBottom w:val="0"/>
          <w:divBdr>
            <w:top w:val="none" w:sz="0" w:space="0" w:color="auto"/>
            <w:left w:val="none" w:sz="0" w:space="0" w:color="auto"/>
            <w:bottom w:val="none" w:sz="0" w:space="0" w:color="auto"/>
            <w:right w:val="none" w:sz="0" w:space="0" w:color="auto"/>
          </w:divBdr>
        </w:div>
        <w:div w:id="255091854">
          <w:marLeft w:val="640"/>
          <w:marRight w:val="0"/>
          <w:marTop w:val="0"/>
          <w:marBottom w:val="0"/>
          <w:divBdr>
            <w:top w:val="none" w:sz="0" w:space="0" w:color="auto"/>
            <w:left w:val="none" w:sz="0" w:space="0" w:color="auto"/>
            <w:bottom w:val="none" w:sz="0" w:space="0" w:color="auto"/>
            <w:right w:val="none" w:sz="0" w:space="0" w:color="auto"/>
          </w:divBdr>
        </w:div>
        <w:div w:id="1255281874">
          <w:marLeft w:val="640"/>
          <w:marRight w:val="0"/>
          <w:marTop w:val="0"/>
          <w:marBottom w:val="0"/>
          <w:divBdr>
            <w:top w:val="none" w:sz="0" w:space="0" w:color="auto"/>
            <w:left w:val="none" w:sz="0" w:space="0" w:color="auto"/>
            <w:bottom w:val="none" w:sz="0" w:space="0" w:color="auto"/>
            <w:right w:val="none" w:sz="0" w:space="0" w:color="auto"/>
          </w:divBdr>
        </w:div>
        <w:div w:id="1532063623">
          <w:marLeft w:val="640"/>
          <w:marRight w:val="0"/>
          <w:marTop w:val="0"/>
          <w:marBottom w:val="0"/>
          <w:divBdr>
            <w:top w:val="none" w:sz="0" w:space="0" w:color="auto"/>
            <w:left w:val="none" w:sz="0" w:space="0" w:color="auto"/>
            <w:bottom w:val="none" w:sz="0" w:space="0" w:color="auto"/>
            <w:right w:val="none" w:sz="0" w:space="0" w:color="auto"/>
          </w:divBdr>
        </w:div>
        <w:div w:id="620376387">
          <w:marLeft w:val="640"/>
          <w:marRight w:val="0"/>
          <w:marTop w:val="0"/>
          <w:marBottom w:val="0"/>
          <w:divBdr>
            <w:top w:val="none" w:sz="0" w:space="0" w:color="auto"/>
            <w:left w:val="none" w:sz="0" w:space="0" w:color="auto"/>
            <w:bottom w:val="none" w:sz="0" w:space="0" w:color="auto"/>
            <w:right w:val="none" w:sz="0" w:space="0" w:color="auto"/>
          </w:divBdr>
        </w:div>
        <w:div w:id="1870872373">
          <w:marLeft w:val="640"/>
          <w:marRight w:val="0"/>
          <w:marTop w:val="0"/>
          <w:marBottom w:val="0"/>
          <w:divBdr>
            <w:top w:val="none" w:sz="0" w:space="0" w:color="auto"/>
            <w:left w:val="none" w:sz="0" w:space="0" w:color="auto"/>
            <w:bottom w:val="none" w:sz="0" w:space="0" w:color="auto"/>
            <w:right w:val="none" w:sz="0" w:space="0" w:color="auto"/>
          </w:divBdr>
        </w:div>
        <w:div w:id="1646199067">
          <w:marLeft w:val="640"/>
          <w:marRight w:val="0"/>
          <w:marTop w:val="0"/>
          <w:marBottom w:val="0"/>
          <w:divBdr>
            <w:top w:val="none" w:sz="0" w:space="0" w:color="auto"/>
            <w:left w:val="none" w:sz="0" w:space="0" w:color="auto"/>
            <w:bottom w:val="none" w:sz="0" w:space="0" w:color="auto"/>
            <w:right w:val="none" w:sz="0" w:space="0" w:color="auto"/>
          </w:divBdr>
        </w:div>
        <w:div w:id="2116749255">
          <w:marLeft w:val="640"/>
          <w:marRight w:val="0"/>
          <w:marTop w:val="0"/>
          <w:marBottom w:val="0"/>
          <w:divBdr>
            <w:top w:val="none" w:sz="0" w:space="0" w:color="auto"/>
            <w:left w:val="none" w:sz="0" w:space="0" w:color="auto"/>
            <w:bottom w:val="none" w:sz="0" w:space="0" w:color="auto"/>
            <w:right w:val="none" w:sz="0" w:space="0" w:color="auto"/>
          </w:divBdr>
        </w:div>
        <w:div w:id="1696425829">
          <w:marLeft w:val="640"/>
          <w:marRight w:val="0"/>
          <w:marTop w:val="0"/>
          <w:marBottom w:val="0"/>
          <w:divBdr>
            <w:top w:val="none" w:sz="0" w:space="0" w:color="auto"/>
            <w:left w:val="none" w:sz="0" w:space="0" w:color="auto"/>
            <w:bottom w:val="none" w:sz="0" w:space="0" w:color="auto"/>
            <w:right w:val="none" w:sz="0" w:space="0" w:color="auto"/>
          </w:divBdr>
        </w:div>
        <w:div w:id="1122386149">
          <w:marLeft w:val="640"/>
          <w:marRight w:val="0"/>
          <w:marTop w:val="0"/>
          <w:marBottom w:val="0"/>
          <w:divBdr>
            <w:top w:val="none" w:sz="0" w:space="0" w:color="auto"/>
            <w:left w:val="none" w:sz="0" w:space="0" w:color="auto"/>
            <w:bottom w:val="none" w:sz="0" w:space="0" w:color="auto"/>
            <w:right w:val="none" w:sz="0" w:space="0" w:color="auto"/>
          </w:divBdr>
        </w:div>
      </w:divsChild>
    </w:div>
    <w:div w:id="592710152">
      <w:bodyDiv w:val="1"/>
      <w:marLeft w:val="0"/>
      <w:marRight w:val="0"/>
      <w:marTop w:val="0"/>
      <w:marBottom w:val="0"/>
      <w:divBdr>
        <w:top w:val="none" w:sz="0" w:space="0" w:color="auto"/>
        <w:left w:val="none" w:sz="0" w:space="0" w:color="auto"/>
        <w:bottom w:val="none" w:sz="0" w:space="0" w:color="auto"/>
        <w:right w:val="none" w:sz="0" w:space="0" w:color="auto"/>
      </w:divBdr>
      <w:divsChild>
        <w:div w:id="1107844781">
          <w:marLeft w:val="640"/>
          <w:marRight w:val="0"/>
          <w:marTop w:val="0"/>
          <w:marBottom w:val="0"/>
          <w:divBdr>
            <w:top w:val="none" w:sz="0" w:space="0" w:color="auto"/>
            <w:left w:val="none" w:sz="0" w:space="0" w:color="auto"/>
            <w:bottom w:val="none" w:sz="0" w:space="0" w:color="auto"/>
            <w:right w:val="none" w:sz="0" w:space="0" w:color="auto"/>
          </w:divBdr>
        </w:div>
        <w:div w:id="708575678">
          <w:marLeft w:val="640"/>
          <w:marRight w:val="0"/>
          <w:marTop w:val="0"/>
          <w:marBottom w:val="0"/>
          <w:divBdr>
            <w:top w:val="none" w:sz="0" w:space="0" w:color="auto"/>
            <w:left w:val="none" w:sz="0" w:space="0" w:color="auto"/>
            <w:bottom w:val="none" w:sz="0" w:space="0" w:color="auto"/>
            <w:right w:val="none" w:sz="0" w:space="0" w:color="auto"/>
          </w:divBdr>
        </w:div>
        <w:div w:id="1637444103">
          <w:marLeft w:val="640"/>
          <w:marRight w:val="0"/>
          <w:marTop w:val="0"/>
          <w:marBottom w:val="0"/>
          <w:divBdr>
            <w:top w:val="none" w:sz="0" w:space="0" w:color="auto"/>
            <w:left w:val="none" w:sz="0" w:space="0" w:color="auto"/>
            <w:bottom w:val="none" w:sz="0" w:space="0" w:color="auto"/>
            <w:right w:val="none" w:sz="0" w:space="0" w:color="auto"/>
          </w:divBdr>
        </w:div>
        <w:div w:id="613443590">
          <w:marLeft w:val="640"/>
          <w:marRight w:val="0"/>
          <w:marTop w:val="0"/>
          <w:marBottom w:val="0"/>
          <w:divBdr>
            <w:top w:val="none" w:sz="0" w:space="0" w:color="auto"/>
            <w:left w:val="none" w:sz="0" w:space="0" w:color="auto"/>
            <w:bottom w:val="none" w:sz="0" w:space="0" w:color="auto"/>
            <w:right w:val="none" w:sz="0" w:space="0" w:color="auto"/>
          </w:divBdr>
        </w:div>
        <w:div w:id="1177385128">
          <w:marLeft w:val="640"/>
          <w:marRight w:val="0"/>
          <w:marTop w:val="0"/>
          <w:marBottom w:val="0"/>
          <w:divBdr>
            <w:top w:val="none" w:sz="0" w:space="0" w:color="auto"/>
            <w:left w:val="none" w:sz="0" w:space="0" w:color="auto"/>
            <w:bottom w:val="none" w:sz="0" w:space="0" w:color="auto"/>
            <w:right w:val="none" w:sz="0" w:space="0" w:color="auto"/>
          </w:divBdr>
        </w:div>
        <w:div w:id="2094619778">
          <w:marLeft w:val="640"/>
          <w:marRight w:val="0"/>
          <w:marTop w:val="0"/>
          <w:marBottom w:val="0"/>
          <w:divBdr>
            <w:top w:val="none" w:sz="0" w:space="0" w:color="auto"/>
            <w:left w:val="none" w:sz="0" w:space="0" w:color="auto"/>
            <w:bottom w:val="none" w:sz="0" w:space="0" w:color="auto"/>
            <w:right w:val="none" w:sz="0" w:space="0" w:color="auto"/>
          </w:divBdr>
        </w:div>
        <w:div w:id="405422673">
          <w:marLeft w:val="640"/>
          <w:marRight w:val="0"/>
          <w:marTop w:val="0"/>
          <w:marBottom w:val="0"/>
          <w:divBdr>
            <w:top w:val="none" w:sz="0" w:space="0" w:color="auto"/>
            <w:left w:val="none" w:sz="0" w:space="0" w:color="auto"/>
            <w:bottom w:val="none" w:sz="0" w:space="0" w:color="auto"/>
            <w:right w:val="none" w:sz="0" w:space="0" w:color="auto"/>
          </w:divBdr>
        </w:div>
        <w:div w:id="1102645289">
          <w:marLeft w:val="640"/>
          <w:marRight w:val="0"/>
          <w:marTop w:val="0"/>
          <w:marBottom w:val="0"/>
          <w:divBdr>
            <w:top w:val="none" w:sz="0" w:space="0" w:color="auto"/>
            <w:left w:val="none" w:sz="0" w:space="0" w:color="auto"/>
            <w:bottom w:val="none" w:sz="0" w:space="0" w:color="auto"/>
            <w:right w:val="none" w:sz="0" w:space="0" w:color="auto"/>
          </w:divBdr>
        </w:div>
        <w:div w:id="606812544">
          <w:marLeft w:val="640"/>
          <w:marRight w:val="0"/>
          <w:marTop w:val="0"/>
          <w:marBottom w:val="0"/>
          <w:divBdr>
            <w:top w:val="none" w:sz="0" w:space="0" w:color="auto"/>
            <w:left w:val="none" w:sz="0" w:space="0" w:color="auto"/>
            <w:bottom w:val="none" w:sz="0" w:space="0" w:color="auto"/>
            <w:right w:val="none" w:sz="0" w:space="0" w:color="auto"/>
          </w:divBdr>
        </w:div>
        <w:div w:id="2144537809">
          <w:marLeft w:val="640"/>
          <w:marRight w:val="0"/>
          <w:marTop w:val="0"/>
          <w:marBottom w:val="0"/>
          <w:divBdr>
            <w:top w:val="none" w:sz="0" w:space="0" w:color="auto"/>
            <w:left w:val="none" w:sz="0" w:space="0" w:color="auto"/>
            <w:bottom w:val="none" w:sz="0" w:space="0" w:color="auto"/>
            <w:right w:val="none" w:sz="0" w:space="0" w:color="auto"/>
          </w:divBdr>
        </w:div>
        <w:div w:id="1239560813">
          <w:marLeft w:val="640"/>
          <w:marRight w:val="0"/>
          <w:marTop w:val="0"/>
          <w:marBottom w:val="0"/>
          <w:divBdr>
            <w:top w:val="none" w:sz="0" w:space="0" w:color="auto"/>
            <w:left w:val="none" w:sz="0" w:space="0" w:color="auto"/>
            <w:bottom w:val="none" w:sz="0" w:space="0" w:color="auto"/>
            <w:right w:val="none" w:sz="0" w:space="0" w:color="auto"/>
          </w:divBdr>
        </w:div>
        <w:div w:id="337772913">
          <w:marLeft w:val="640"/>
          <w:marRight w:val="0"/>
          <w:marTop w:val="0"/>
          <w:marBottom w:val="0"/>
          <w:divBdr>
            <w:top w:val="none" w:sz="0" w:space="0" w:color="auto"/>
            <w:left w:val="none" w:sz="0" w:space="0" w:color="auto"/>
            <w:bottom w:val="none" w:sz="0" w:space="0" w:color="auto"/>
            <w:right w:val="none" w:sz="0" w:space="0" w:color="auto"/>
          </w:divBdr>
        </w:div>
        <w:div w:id="1646933526">
          <w:marLeft w:val="640"/>
          <w:marRight w:val="0"/>
          <w:marTop w:val="0"/>
          <w:marBottom w:val="0"/>
          <w:divBdr>
            <w:top w:val="none" w:sz="0" w:space="0" w:color="auto"/>
            <w:left w:val="none" w:sz="0" w:space="0" w:color="auto"/>
            <w:bottom w:val="none" w:sz="0" w:space="0" w:color="auto"/>
            <w:right w:val="none" w:sz="0" w:space="0" w:color="auto"/>
          </w:divBdr>
        </w:div>
        <w:div w:id="310790406">
          <w:marLeft w:val="640"/>
          <w:marRight w:val="0"/>
          <w:marTop w:val="0"/>
          <w:marBottom w:val="0"/>
          <w:divBdr>
            <w:top w:val="none" w:sz="0" w:space="0" w:color="auto"/>
            <w:left w:val="none" w:sz="0" w:space="0" w:color="auto"/>
            <w:bottom w:val="none" w:sz="0" w:space="0" w:color="auto"/>
            <w:right w:val="none" w:sz="0" w:space="0" w:color="auto"/>
          </w:divBdr>
        </w:div>
        <w:div w:id="2020305519">
          <w:marLeft w:val="640"/>
          <w:marRight w:val="0"/>
          <w:marTop w:val="0"/>
          <w:marBottom w:val="0"/>
          <w:divBdr>
            <w:top w:val="none" w:sz="0" w:space="0" w:color="auto"/>
            <w:left w:val="none" w:sz="0" w:space="0" w:color="auto"/>
            <w:bottom w:val="none" w:sz="0" w:space="0" w:color="auto"/>
            <w:right w:val="none" w:sz="0" w:space="0" w:color="auto"/>
          </w:divBdr>
        </w:div>
        <w:div w:id="1394429032">
          <w:marLeft w:val="640"/>
          <w:marRight w:val="0"/>
          <w:marTop w:val="0"/>
          <w:marBottom w:val="0"/>
          <w:divBdr>
            <w:top w:val="none" w:sz="0" w:space="0" w:color="auto"/>
            <w:left w:val="none" w:sz="0" w:space="0" w:color="auto"/>
            <w:bottom w:val="none" w:sz="0" w:space="0" w:color="auto"/>
            <w:right w:val="none" w:sz="0" w:space="0" w:color="auto"/>
          </w:divBdr>
        </w:div>
        <w:div w:id="1557358058">
          <w:marLeft w:val="640"/>
          <w:marRight w:val="0"/>
          <w:marTop w:val="0"/>
          <w:marBottom w:val="0"/>
          <w:divBdr>
            <w:top w:val="none" w:sz="0" w:space="0" w:color="auto"/>
            <w:left w:val="none" w:sz="0" w:space="0" w:color="auto"/>
            <w:bottom w:val="none" w:sz="0" w:space="0" w:color="auto"/>
            <w:right w:val="none" w:sz="0" w:space="0" w:color="auto"/>
          </w:divBdr>
        </w:div>
        <w:div w:id="2043283122">
          <w:marLeft w:val="640"/>
          <w:marRight w:val="0"/>
          <w:marTop w:val="0"/>
          <w:marBottom w:val="0"/>
          <w:divBdr>
            <w:top w:val="none" w:sz="0" w:space="0" w:color="auto"/>
            <w:left w:val="none" w:sz="0" w:space="0" w:color="auto"/>
            <w:bottom w:val="none" w:sz="0" w:space="0" w:color="auto"/>
            <w:right w:val="none" w:sz="0" w:space="0" w:color="auto"/>
          </w:divBdr>
        </w:div>
        <w:div w:id="1782453931">
          <w:marLeft w:val="640"/>
          <w:marRight w:val="0"/>
          <w:marTop w:val="0"/>
          <w:marBottom w:val="0"/>
          <w:divBdr>
            <w:top w:val="none" w:sz="0" w:space="0" w:color="auto"/>
            <w:left w:val="none" w:sz="0" w:space="0" w:color="auto"/>
            <w:bottom w:val="none" w:sz="0" w:space="0" w:color="auto"/>
            <w:right w:val="none" w:sz="0" w:space="0" w:color="auto"/>
          </w:divBdr>
        </w:div>
        <w:div w:id="471599700">
          <w:marLeft w:val="640"/>
          <w:marRight w:val="0"/>
          <w:marTop w:val="0"/>
          <w:marBottom w:val="0"/>
          <w:divBdr>
            <w:top w:val="none" w:sz="0" w:space="0" w:color="auto"/>
            <w:left w:val="none" w:sz="0" w:space="0" w:color="auto"/>
            <w:bottom w:val="none" w:sz="0" w:space="0" w:color="auto"/>
            <w:right w:val="none" w:sz="0" w:space="0" w:color="auto"/>
          </w:divBdr>
        </w:div>
        <w:div w:id="1079212544">
          <w:marLeft w:val="640"/>
          <w:marRight w:val="0"/>
          <w:marTop w:val="0"/>
          <w:marBottom w:val="0"/>
          <w:divBdr>
            <w:top w:val="none" w:sz="0" w:space="0" w:color="auto"/>
            <w:left w:val="none" w:sz="0" w:space="0" w:color="auto"/>
            <w:bottom w:val="none" w:sz="0" w:space="0" w:color="auto"/>
            <w:right w:val="none" w:sz="0" w:space="0" w:color="auto"/>
          </w:divBdr>
        </w:div>
        <w:div w:id="171380297">
          <w:marLeft w:val="640"/>
          <w:marRight w:val="0"/>
          <w:marTop w:val="0"/>
          <w:marBottom w:val="0"/>
          <w:divBdr>
            <w:top w:val="none" w:sz="0" w:space="0" w:color="auto"/>
            <w:left w:val="none" w:sz="0" w:space="0" w:color="auto"/>
            <w:bottom w:val="none" w:sz="0" w:space="0" w:color="auto"/>
            <w:right w:val="none" w:sz="0" w:space="0" w:color="auto"/>
          </w:divBdr>
        </w:div>
        <w:div w:id="58601969">
          <w:marLeft w:val="640"/>
          <w:marRight w:val="0"/>
          <w:marTop w:val="0"/>
          <w:marBottom w:val="0"/>
          <w:divBdr>
            <w:top w:val="none" w:sz="0" w:space="0" w:color="auto"/>
            <w:left w:val="none" w:sz="0" w:space="0" w:color="auto"/>
            <w:bottom w:val="none" w:sz="0" w:space="0" w:color="auto"/>
            <w:right w:val="none" w:sz="0" w:space="0" w:color="auto"/>
          </w:divBdr>
        </w:div>
        <w:div w:id="284969103">
          <w:marLeft w:val="640"/>
          <w:marRight w:val="0"/>
          <w:marTop w:val="0"/>
          <w:marBottom w:val="0"/>
          <w:divBdr>
            <w:top w:val="none" w:sz="0" w:space="0" w:color="auto"/>
            <w:left w:val="none" w:sz="0" w:space="0" w:color="auto"/>
            <w:bottom w:val="none" w:sz="0" w:space="0" w:color="auto"/>
            <w:right w:val="none" w:sz="0" w:space="0" w:color="auto"/>
          </w:divBdr>
        </w:div>
        <w:div w:id="1156343395">
          <w:marLeft w:val="640"/>
          <w:marRight w:val="0"/>
          <w:marTop w:val="0"/>
          <w:marBottom w:val="0"/>
          <w:divBdr>
            <w:top w:val="none" w:sz="0" w:space="0" w:color="auto"/>
            <w:left w:val="none" w:sz="0" w:space="0" w:color="auto"/>
            <w:bottom w:val="none" w:sz="0" w:space="0" w:color="auto"/>
            <w:right w:val="none" w:sz="0" w:space="0" w:color="auto"/>
          </w:divBdr>
        </w:div>
        <w:div w:id="2015188052">
          <w:marLeft w:val="640"/>
          <w:marRight w:val="0"/>
          <w:marTop w:val="0"/>
          <w:marBottom w:val="0"/>
          <w:divBdr>
            <w:top w:val="none" w:sz="0" w:space="0" w:color="auto"/>
            <w:left w:val="none" w:sz="0" w:space="0" w:color="auto"/>
            <w:bottom w:val="none" w:sz="0" w:space="0" w:color="auto"/>
            <w:right w:val="none" w:sz="0" w:space="0" w:color="auto"/>
          </w:divBdr>
        </w:div>
        <w:div w:id="1091003824">
          <w:marLeft w:val="640"/>
          <w:marRight w:val="0"/>
          <w:marTop w:val="0"/>
          <w:marBottom w:val="0"/>
          <w:divBdr>
            <w:top w:val="none" w:sz="0" w:space="0" w:color="auto"/>
            <w:left w:val="none" w:sz="0" w:space="0" w:color="auto"/>
            <w:bottom w:val="none" w:sz="0" w:space="0" w:color="auto"/>
            <w:right w:val="none" w:sz="0" w:space="0" w:color="auto"/>
          </w:divBdr>
        </w:div>
        <w:div w:id="611668528">
          <w:marLeft w:val="640"/>
          <w:marRight w:val="0"/>
          <w:marTop w:val="0"/>
          <w:marBottom w:val="0"/>
          <w:divBdr>
            <w:top w:val="none" w:sz="0" w:space="0" w:color="auto"/>
            <w:left w:val="none" w:sz="0" w:space="0" w:color="auto"/>
            <w:bottom w:val="none" w:sz="0" w:space="0" w:color="auto"/>
            <w:right w:val="none" w:sz="0" w:space="0" w:color="auto"/>
          </w:divBdr>
        </w:div>
        <w:div w:id="785003890">
          <w:marLeft w:val="640"/>
          <w:marRight w:val="0"/>
          <w:marTop w:val="0"/>
          <w:marBottom w:val="0"/>
          <w:divBdr>
            <w:top w:val="none" w:sz="0" w:space="0" w:color="auto"/>
            <w:left w:val="none" w:sz="0" w:space="0" w:color="auto"/>
            <w:bottom w:val="none" w:sz="0" w:space="0" w:color="auto"/>
            <w:right w:val="none" w:sz="0" w:space="0" w:color="auto"/>
          </w:divBdr>
        </w:div>
        <w:div w:id="1936210419">
          <w:marLeft w:val="640"/>
          <w:marRight w:val="0"/>
          <w:marTop w:val="0"/>
          <w:marBottom w:val="0"/>
          <w:divBdr>
            <w:top w:val="none" w:sz="0" w:space="0" w:color="auto"/>
            <w:left w:val="none" w:sz="0" w:space="0" w:color="auto"/>
            <w:bottom w:val="none" w:sz="0" w:space="0" w:color="auto"/>
            <w:right w:val="none" w:sz="0" w:space="0" w:color="auto"/>
          </w:divBdr>
        </w:div>
        <w:div w:id="861750736">
          <w:marLeft w:val="640"/>
          <w:marRight w:val="0"/>
          <w:marTop w:val="0"/>
          <w:marBottom w:val="0"/>
          <w:divBdr>
            <w:top w:val="none" w:sz="0" w:space="0" w:color="auto"/>
            <w:left w:val="none" w:sz="0" w:space="0" w:color="auto"/>
            <w:bottom w:val="none" w:sz="0" w:space="0" w:color="auto"/>
            <w:right w:val="none" w:sz="0" w:space="0" w:color="auto"/>
          </w:divBdr>
        </w:div>
        <w:div w:id="1614050863">
          <w:marLeft w:val="640"/>
          <w:marRight w:val="0"/>
          <w:marTop w:val="0"/>
          <w:marBottom w:val="0"/>
          <w:divBdr>
            <w:top w:val="none" w:sz="0" w:space="0" w:color="auto"/>
            <w:left w:val="none" w:sz="0" w:space="0" w:color="auto"/>
            <w:bottom w:val="none" w:sz="0" w:space="0" w:color="auto"/>
            <w:right w:val="none" w:sz="0" w:space="0" w:color="auto"/>
          </w:divBdr>
        </w:div>
        <w:div w:id="216363152">
          <w:marLeft w:val="640"/>
          <w:marRight w:val="0"/>
          <w:marTop w:val="0"/>
          <w:marBottom w:val="0"/>
          <w:divBdr>
            <w:top w:val="none" w:sz="0" w:space="0" w:color="auto"/>
            <w:left w:val="none" w:sz="0" w:space="0" w:color="auto"/>
            <w:bottom w:val="none" w:sz="0" w:space="0" w:color="auto"/>
            <w:right w:val="none" w:sz="0" w:space="0" w:color="auto"/>
          </w:divBdr>
        </w:div>
        <w:div w:id="1561019222">
          <w:marLeft w:val="640"/>
          <w:marRight w:val="0"/>
          <w:marTop w:val="0"/>
          <w:marBottom w:val="0"/>
          <w:divBdr>
            <w:top w:val="none" w:sz="0" w:space="0" w:color="auto"/>
            <w:left w:val="none" w:sz="0" w:space="0" w:color="auto"/>
            <w:bottom w:val="none" w:sz="0" w:space="0" w:color="auto"/>
            <w:right w:val="none" w:sz="0" w:space="0" w:color="auto"/>
          </w:divBdr>
        </w:div>
        <w:div w:id="1689719804">
          <w:marLeft w:val="640"/>
          <w:marRight w:val="0"/>
          <w:marTop w:val="0"/>
          <w:marBottom w:val="0"/>
          <w:divBdr>
            <w:top w:val="none" w:sz="0" w:space="0" w:color="auto"/>
            <w:left w:val="none" w:sz="0" w:space="0" w:color="auto"/>
            <w:bottom w:val="none" w:sz="0" w:space="0" w:color="auto"/>
            <w:right w:val="none" w:sz="0" w:space="0" w:color="auto"/>
          </w:divBdr>
        </w:div>
        <w:div w:id="825558830">
          <w:marLeft w:val="640"/>
          <w:marRight w:val="0"/>
          <w:marTop w:val="0"/>
          <w:marBottom w:val="0"/>
          <w:divBdr>
            <w:top w:val="none" w:sz="0" w:space="0" w:color="auto"/>
            <w:left w:val="none" w:sz="0" w:space="0" w:color="auto"/>
            <w:bottom w:val="none" w:sz="0" w:space="0" w:color="auto"/>
            <w:right w:val="none" w:sz="0" w:space="0" w:color="auto"/>
          </w:divBdr>
        </w:div>
        <w:div w:id="2083064939">
          <w:marLeft w:val="640"/>
          <w:marRight w:val="0"/>
          <w:marTop w:val="0"/>
          <w:marBottom w:val="0"/>
          <w:divBdr>
            <w:top w:val="none" w:sz="0" w:space="0" w:color="auto"/>
            <w:left w:val="none" w:sz="0" w:space="0" w:color="auto"/>
            <w:bottom w:val="none" w:sz="0" w:space="0" w:color="auto"/>
            <w:right w:val="none" w:sz="0" w:space="0" w:color="auto"/>
          </w:divBdr>
        </w:div>
        <w:div w:id="1893686258">
          <w:marLeft w:val="640"/>
          <w:marRight w:val="0"/>
          <w:marTop w:val="0"/>
          <w:marBottom w:val="0"/>
          <w:divBdr>
            <w:top w:val="none" w:sz="0" w:space="0" w:color="auto"/>
            <w:left w:val="none" w:sz="0" w:space="0" w:color="auto"/>
            <w:bottom w:val="none" w:sz="0" w:space="0" w:color="auto"/>
            <w:right w:val="none" w:sz="0" w:space="0" w:color="auto"/>
          </w:divBdr>
        </w:div>
        <w:div w:id="1792360227">
          <w:marLeft w:val="640"/>
          <w:marRight w:val="0"/>
          <w:marTop w:val="0"/>
          <w:marBottom w:val="0"/>
          <w:divBdr>
            <w:top w:val="none" w:sz="0" w:space="0" w:color="auto"/>
            <w:left w:val="none" w:sz="0" w:space="0" w:color="auto"/>
            <w:bottom w:val="none" w:sz="0" w:space="0" w:color="auto"/>
            <w:right w:val="none" w:sz="0" w:space="0" w:color="auto"/>
          </w:divBdr>
        </w:div>
        <w:div w:id="954949144">
          <w:marLeft w:val="640"/>
          <w:marRight w:val="0"/>
          <w:marTop w:val="0"/>
          <w:marBottom w:val="0"/>
          <w:divBdr>
            <w:top w:val="none" w:sz="0" w:space="0" w:color="auto"/>
            <w:left w:val="none" w:sz="0" w:space="0" w:color="auto"/>
            <w:bottom w:val="none" w:sz="0" w:space="0" w:color="auto"/>
            <w:right w:val="none" w:sz="0" w:space="0" w:color="auto"/>
          </w:divBdr>
        </w:div>
        <w:div w:id="1759249637">
          <w:marLeft w:val="640"/>
          <w:marRight w:val="0"/>
          <w:marTop w:val="0"/>
          <w:marBottom w:val="0"/>
          <w:divBdr>
            <w:top w:val="none" w:sz="0" w:space="0" w:color="auto"/>
            <w:left w:val="none" w:sz="0" w:space="0" w:color="auto"/>
            <w:bottom w:val="none" w:sz="0" w:space="0" w:color="auto"/>
            <w:right w:val="none" w:sz="0" w:space="0" w:color="auto"/>
          </w:divBdr>
        </w:div>
        <w:div w:id="1586845095">
          <w:marLeft w:val="640"/>
          <w:marRight w:val="0"/>
          <w:marTop w:val="0"/>
          <w:marBottom w:val="0"/>
          <w:divBdr>
            <w:top w:val="none" w:sz="0" w:space="0" w:color="auto"/>
            <w:left w:val="none" w:sz="0" w:space="0" w:color="auto"/>
            <w:bottom w:val="none" w:sz="0" w:space="0" w:color="auto"/>
            <w:right w:val="none" w:sz="0" w:space="0" w:color="auto"/>
          </w:divBdr>
        </w:div>
        <w:div w:id="2038699353">
          <w:marLeft w:val="640"/>
          <w:marRight w:val="0"/>
          <w:marTop w:val="0"/>
          <w:marBottom w:val="0"/>
          <w:divBdr>
            <w:top w:val="none" w:sz="0" w:space="0" w:color="auto"/>
            <w:left w:val="none" w:sz="0" w:space="0" w:color="auto"/>
            <w:bottom w:val="none" w:sz="0" w:space="0" w:color="auto"/>
            <w:right w:val="none" w:sz="0" w:space="0" w:color="auto"/>
          </w:divBdr>
        </w:div>
        <w:div w:id="17508137">
          <w:marLeft w:val="640"/>
          <w:marRight w:val="0"/>
          <w:marTop w:val="0"/>
          <w:marBottom w:val="0"/>
          <w:divBdr>
            <w:top w:val="none" w:sz="0" w:space="0" w:color="auto"/>
            <w:left w:val="none" w:sz="0" w:space="0" w:color="auto"/>
            <w:bottom w:val="none" w:sz="0" w:space="0" w:color="auto"/>
            <w:right w:val="none" w:sz="0" w:space="0" w:color="auto"/>
          </w:divBdr>
        </w:div>
        <w:div w:id="1727297987">
          <w:marLeft w:val="640"/>
          <w:marRight w:val="0"/>
          <w:marTop w:val="0"/>
          <w:marBottom w:val="0"/>
          <w:divBdr>
            <w:top w:val="none" w:sz="0" w:space="0" w:color="auto"/>
            <w:left w:val="none" w:sz="0" w:space="0" w:color="auto"/>
            <w:bottom w:val="none" w:sz="0" w:space="0" w:color="auto"/>
            <w:right w:val="none" w:sz="0" w:space="0" w:color="auto"/>
          </w:divBdr>
        </w:div>
        <w:div w:id="1539708480">
          <w:marLeft w:val="640"/>
          <w:marRight w:val="0"/>
          <w:marTop w:val="0"/>
          <w:marBottom w:val="0"/>
          <w:divBdr>
            <w:top w:val="none" w:sz="0" w:space="0" w:color="auto"/>
            <w:left w:val="none" w:sz="0" w:space="0" w:color="auto"/>
            <w:bottom w:val="none" w:sz="0" w:space="0" w:color="auto"/>
            <w:right w:val="none" w:sz="0" w:space="0" w:color="auto"/>
          </w:divBdr>
        </w:div>
        <w:div w:id="414939762">
          <w:marLeft w:val="640"/>
          <w:marRight w:val="0"/>
          <w:marTop w:val="0"/>
          <w:marBottom w:val="0"/>
          <w:divBdr>
            <w:top w:val="none" w:sz="0" w:space="0" w:color="auto"/>
            <w:left w:val="none" w:sz="0" w:space="0" w:color="auto"/>
            <w:bottom w:val="none" w:sz="0" w:space="0" w:color="auto"/>
            <w:right w:val="none" w:sz="0" w:space="0" w:color="auto"/>
          </w:divBdr>
        </w:div>
        <w:div w:id="291136536">
          <w:marLeft w:val="640"/>
          <w:marRight w:val="0"/>
          <w:marTop w:val="0"/>
          <w:marBottom w:val="0"/>
          <w:divBdr>
            <w:top w:val="none" w:sz="0" w:space="0" w:color="auto"/>
            <w:left w:val="none" w:sz="0" w:space="0" w:color="auto"/>
            <w:bottom w:val="none" w:sz="0" w:space="0" w:color="auto"/>
            <w:right w:val="none" w:sz="0" w:space="0" w:color="auto"/>
          </w:divBdr>
        </w:div>
        <w:div w:id="7680049">
          <w:marLeft w:val="640"/>
          <w:marRight w:val="0"/>
          <w:marTop w:val="0"/>
          <w:marBottom w:val="0"/>
          <w:divBdr>
            <w:top w:val="none" w:sz="0" w:space="0" w:color="auto"/>
            <w:left w:val="none" w:sz="0" w:space="0" w:color="auto"/>
            <w:bottom w:val="none" w:sz="0" w:space="0" w:color="auto"/>
            <w:right w:val="none" w:sz="0" w:space="0" w:color="auto"/>
          </w:divBdr>
        </w:div>
        <w:div w:id="1808081118">
          <w:marLeft w:val="640"/>
          <w:marRight w:val="0"/>
          <w:marTop w:val="0"/>
          <w:marBottom w:val="0"/>
          <w:divBdr>
            <w:top w:val="none" w:sz="0" w:space="0" w:color="auto"/>
            <w:left w:val="none" w:sz="0" w:space="0" w:color="auto"/>
            <w:bottom w:val="none" w:sz="0" w:space="0" w:color="auto"/>
            <w:right w:val="none" w:sz="0" w:space="0" w:color="auto"/>
          </w:divBdr>
        </w:div>
        <w:div w:id="1878270873">
          <w:marLeft w:val="640"/>
          <w:marRight w:val="0"/>
          <w:marTop w:val="0"/>
          <w:marBottom w:val="0"/>
          <w:divBdr>
            <w:top w:val="none" w:sz="0" w:space="0" w:color="auto"/>
            <w:left w:val="none" w:sz="0" w:space="0" w:color="auto"/>
            <w:bottom w:val="none" w:sz="0" w:space="0" w:color="auto"/>
            <w:right w:val="none" w:sz="0" w:space="0" w:color="auto"/>
          </w:divBdr>
        </w:div>
        <w:div w:id="706878423">
          <w:marLeft w:val="640"/>
          <w:marRight w:val="0"/>
          <w:marTop w:val="0"/>
          <w:marBottom w:val="0"/>
          <w:divBdr>
            <w:top w:val="none" w:sz="0" w:space="0" w:color="auto"/>
            <w:left w:val="none" w:sz="0" w:space="0" w:color="auto"/>
            <w:bottom w:val="none" w:sz="0" w:space="0" w:color="auto"/>
            <w:right w:val="none" w:sz="0" w:space="0" w:color="auto"/>
          </w:divBdr>
        </w:div>
        <w:div w:id="97987716">
          <w:marLeft w:val="640"/>
          <w:marRight w:val="0"/>
          <w:marTop w:val="0"/>
          <w:marBottom w:val="0"/>
          <w:divBdr>
            <w:top w:val="none" w:sz="0" w:space="0" w:color="auto"/>
            <w:left w:val="none" w:sz="0" w:space="0" w:color="auto"/>
            <w:bottom w:val="none" w:sz="0" w:space="0" w:color="auto"/>
            <w:right w:val="none" w:sz="0" w:space="0" w:color="auto"/>
          </w:divBdr>
        </w:div>
        <w:div w:id="1739788630">
          <w:marLeft w:val="640"/>
          <w:marRight w:val="0"/>
          <w:marTop w:val="0"/>
          <w:marBottom w:val="0"/>
          <w:divBdr>
            <w:top w:val="none" w:sz="0" w:space="0" w:color="auto"/>
            <w:left w:val="none" w:sz="0" w:space="0" w:color="auto"/>
            <w:bottom w:val="none" w:sz="0" w:space="0" w:color="auto"/>
            <w:right w:val="none" w:sz="0" w:space="0" w:color="auto"/>
          </w:divBdr>
        </w:div>
        <w:div w:id="736779104">
          <w:marLeft w:val="640"/>
          <w:marRight w:val="0"/>
          <w:marTop w:val="0"/>
          <w:marBottom w:val="0"/>
          <w:divBdr>
            <w:top w:val="none" w:sz="0" w:space="0" w:color="auto"/>
            <w:left w:val="none" w:sz="0" w:space="0" w:color="auto"/>
            <w:bottom w:val="none" w:sz="0" w:space="0" w:color="auto"/>
            <w:right w:val="none" w:sz="0" w:space="0" w:color="auto"/>
          </w:divBdr>
        </w:div>
        <w:div w:id="342702872">
          <w:marLeft w:val="640"/>
          <w:marRight w:val="0"/>
          <w:marTop w:val="0"/>
          <w:marBottom w:val="0"/>
          <w:divBdr>
            <w:top w:val="none" w:sz="0" w:space="0" w:color="auto"/>
            <w:left w:val="none" w:sz="0" w:space="0" w:color="auto"/>
            <w:bottom w:val="none" w:sz="0" w:space="0" w:color="auto"/>
            <w:right w:val="none" w:sz="0" w:space="0" w:color="auto"/>
          </w:divBdr>
        </w:div>
        <w:div w:id="526604874">
          <w:marLeft w:val="640"/>
          <w:marRight w:val="0"/>
          <w:marTop w:val="0"/>
          <w:marBottom w:val="0"/>
          <w:divBdr>
            <w:top w:val="none" w:sz="0" w:space="0" w:color="auto"/>
            <w:left w:val="none" w:sz="0" w:space="0" w:color="auto"/>
            <w:bottom w:val="none" w:sz="0" w:space="0" w:color="auto"/>
            <w:right w:val="none" w:sz="0" w:space="0" w:color="auto"/>
          </w:divBdr>
        </w:div>
        <w:div w:id="1581869261">
          <w:marLeft w:val="640"/>
          <w:marRight w:val="0"/>
          <w:marTop w:val="0"/>
          <w:marBottom w:val="0"/>
          <w:divBdr>
            <w:top w:val="none" w:sz="0" w:space="0" w:color="auto"/>
            <w:left w:val="none" w:sz="0" w:space="0" w:color="auto"/>
            <w:bottom w:val="none" w:sz="0" w:space="0" w:color="auto"/>
            <w:right w:val="none" w:sz="0" w:space="0" w:color="auto"/>
          </w:divBdr>
        </w:div>
        <w:div w:id="408501716">
          <w:marLeft w:val="640"/>
          <w:marRight w:val="0"/>
          <w:marTop w:val="0"/>
          <w:marBottom w:val="0"/>
          <w:divBdr>
            <w:top w:val="none" w:sz="0" w:space="0" w:color="auto"/>
            <w:left w:val="none" w:sz="0" w:space="0" w:color="auto"/>
            <w:bottom w:val="none" w:sz="0" w:space="0" w:color="auto"/>
            <w:right w:val="none" w:sz="0" w:space="0" w:color="auto"/>
          </w:divBdr>
        </w:div>
        <w:div w:id="2091809515">
          <w:marLeft w:val="640"/>
          <w:marRight w:val="0"/>
          <w:marTop w:val="0"/>
          <w:marBottom w:val="0"/>
          <w:divBdr>
            <w:top w:val="none" w:sz="0" w:space="0" w:color="auto"/>
            <w:left w:val="none" w:sz="0" w:space="0" w:color="auto"/>
            <w:bottom w:val="none" w:sz="0" w:space="0" w:color="auto"/>
            <w:right w:val="none" w:sz="0" w:space="0" w:color="auto"/>
          </w:divBdr>
        </w:div>
        <w:div w:id="826701853">
          <w:marLeft w:val="640"/>
          <w:marRight w:val="0"/>
          <w:marTop w:val="0"/>
          <w:marBottom w:val="0"/>
          <w:divBdr>
            <w:top w:val="none" w:sz="0" w:space="0" w:color="auto"/>
            <w:left w:val="none" w:sz="0" w:space="0" w:color="auto"/>
            <w:bottom w:val="none" w:sz="0" w:space="0" w:color="auto"/>
            <w:right w:val="none" w:sz="0" w:space="0" w:color="auto"/>
          </w:divBdr>
        </w:div>
        <w:div w:id="355426647">
          <w:marLeft w:val="640"/>
          <w:marRight w:val="0"/>
          <w:marTop w:val="0"/>
          <w:marBottom w:val="0"/>
          <w:divBdr>
            <w:top w:val="none" w:sz="0" w:space="0" w:color="auto"/>
            <w:left w:val="none" w:sz="0" w:space="0" w:color="auto"/>
            <w:bottom w:val="none" w:sz="0" w:space="0" w:color="auto"/>
            <w:right w:val="none" w:sz="0" w:space="0" w:color="auto"/>
          </w:divBdr>
        </w:div>
        <w:div w:id="1502307360">
          <w:marLeft w:val="640"/>
          <w:marRight w:val="0"/>
          <w:marTop w:val="0"/>
          <w:marBottom w:val="0"/>
          <w:divBdr>
            <w:top w:val="none" w:sz="0" w:space="0" w:color="auto"/>
            <w:left w:val="none" w:sz="0" w:space="0" w:color="auto"/>
            <w:bottom w:val="none" w:sz="0" w:space="0" w:color="auto"/>
            <w:right w:val="none" w:sz="0" w:space="0" w:color="auto"/>
          </w:divBdr>
        </w:div>
        <w:div w:id="1440876519">
          <w:marLeft w:val="640"/>
          <w:marRight w:val="0"/>
          <w:marTop w:val="0"/>
          <w:marBottom w:val="0"/>
          <w:divBdr>
            <w:top w:val="none" w:sz="0" w:space="0" w:color="auto"/>
            <w:left w:val="none" w:sz="0" w:space="0" w:color="auto"/>
            <w:bottom w:val="none" w:sz="0" w:space="0" w:color="auto"/>
            <w:right w:val="none" w:sz="0" w:space="0" w:color="auto"/>
          </w:divBdr>
        </w:div>
        <w:div w:id="736250759">
          <w:marLeft w:val="640"/>
          <w:marRight w:val="0"/>
          <w:marTop w:val="0"/>
          <w:marBottom w:val="0"/>
          <w:divBdr>
            <w:top w:val="none" w:sz="0" w:space="0" w:color="auto"/>
            <w:left w:val="none" w:sz="0" w:space="0" w:color="auto"/>
            <w:bottom w:val="none" w:sz="0" w:space="0" w:color="auto"/>
            <w:right w:val="none" w:sz="0" w:space="0" w:color="auto"/>
          </w:divBdr>
        </w:div>
        <w:div w:id="298268167">
          <w:marLeft w:val="640"/>
          <w:marRight w:val="0"/>
          <w:marTop w:val="0"/>
          <w:marBottom w:val="0"/>
          <w:divBdr>
            <w:top w:val="none" w:sz="0" w:space="0" w:color="auto"/>
            <w:left w:val="none" w:sz="0" w:space="0" w:color="auto"/>
            <w:bottom w:val="none" w:sz="0" w:space="0" w:color="auto"/>
            <w:right w:val="none" w:sz="0" w:space="0" w:color="auto"/>
          </w:divBdr>
        </w:div>
        <w:div w:id="918101629">
          <w:marLeft w:val="640"/>
          <w:marRight w:val="0"/>
          <w:marTop w:val="0"/>
          <w:marBottom w:val="0"/>
          <w:divBdr>
            <w:top w:val="none" w:sz="0" w:space="0" w:color="auto"/>
            <w:left w:val="none" w:sz="0" w:space="0" w:color="auto"/>
            <w:bottom w:val="none" w:sz="0" w:space="0" w:color="auto"/>
            <w:right w:val="none" w:sz="0" w:space="0" w:color="auto"/>
          </w:divBdr>
        </w:div>
        <w:div w:id="1086458195">
          <w:marLeft w:val="640"/>
          <w:marRight w:val="0"/>
          <w:marTop w:val="0"/>
          <w:marBottom w:val="0"/>
          <w:divBdr>
            <w:top w:val="none" w:sz="0" w:space="0" w:color="auto"/>
            <w:left w:val="none" w:sz="0" w:space="0" w:color="auto"/>
            <w:bottom w:val="none" w:sz="0" w:space="0" w:color="auto"/>
            <w:right w:val="none" w:sz="0" w:space="0" w:color="auto"/>
          </w:divBdr>
        </w:div>
        <w:div w:id="793711740">
          <w:marLeft w:val="640"/>
          <w:marRight w:val="0"/>
          <w:marTop w:val="0"/>
          <w:marBottom w:val="0"/>
          <w:divBdr>
            <w:top w:val="none" w:sz="0" w:space="0" w:color="auto"/>
            <w:left w:val="none" w:sz="0" w:space="0" w:color="auto"/>
            <w:bottom w:val="none" w:sz="0" w:space="0" w:color="auto"/>
            <w:right w:val="none" w:sz="0" w:space="0" w:color="auto"/>
          </w:divBdr>
        </w:div>
        <w:div w:id="1713843846">
          <w:marLeft w:val="640"/>
          <w:marRight w:val="0"/>
          <w:marTop w:val="0"/>
          <w:marBottom w:val="0"/>
          <w:divBdr>
            <w:top w:val="none" w:sz="0" w:space="0" w:color="auto"/>
            <w:left w:val="none" w:sz="0" w:space="0" w:color="auto"/>
            <w:bottom w:val="none" w:sz="0" w:space="0" w:color="auto"/>
            <w:right w:val="none" w:sz="0" w:space="0" w:color="auto"/>
          </w:divBdr>
        </w:div>
        <w:div w:id="1869442352">
          <w:marLeft w:val="640"/>
          <w:marRight w:val="0"/>
          <w:marTop w:val="0"/>
          <w:marBottom w:val="0"/>
          <w:divBdr>
            <w:top w:val="none" w:sz="0" w:space="0" w:color="auto"/>
            <w:left w:val="none" w:sz="0" w:space="0" w:color="auto"/>
            <w:bottom w:val="none" w:sz="0" w:space="0" w:color="auto"/>
            <w:right w:val="none" w:sz="0" w:space="0" w:color="auto"/>
          </w:divBdr>
        </w:div>
        <w:div w:id="1991324499">
          <w:marLeft w:val="640"/>
          <w:marRight w:val="0"/>
          <w:marTop w:val="0"/>
          <w:marBottom w:val="0"/>
          <w:divBdr>
            <w:top w:val="none" w:sz="0" w:space="0" w:color="auto"/>
            <w:left w:val="none" w:sz="0" w:space="0" w:color="auto"/>
            <w:bottom w:val="none" w:sz="0" w:space="0" w:color="auto"/>
            <w:right w:val="none" w:sz="0" w:space="0" w:color="auto"/>
          </w:divBdr>
        </w:div>
        <w:div w:id="460805499">
          <w:marLeft w:val="640"/>
          <w:marRight w:val="0"/>
          <w:marTop w:val="0"/>
          <w:marBottom w:val="0"/>
          <w:divBdr>
            <w:top w:val="none" w:sz="0" w:space="0" w:color="auto"/>
            <w:left w:val="none" w:sz="0" w:space="0" w:color="auto"/>
            <w:bottom w:val="none" w:sz="0" w:space="0" w:color="auto"/>
            <w:right w:val="none" w:sz="0" w:space="0" w:color="auto"/>
          </w:divBdr>
        </w:div>
        <w:div w:id="2131168632">
          <w:marLeft w:val="640"/>
          <w:marRight w:val="0"/>
          <w:marTop w:val="0"/>
          <w:marBottom w:val="0"/>
          <w:divBdr>
            <w:top w:val="none" w:sz="0" w:space="0" w:color="auto"/>
            <w:left w:val="none" w:sz="0" w:space="0" w:color="auto"/>
            <w:bottom w:val="none" w:sz="0" w:space="0" w:color="auto"/>
            <w:right w:val="none" w:sz="0" w:space="0" w:color="auto"/>
          </w:divBdr>
        </w:div>
        <w:div w:id="1373769797">
          <w:marLeft w:val="640"/>
          <w:marRight w:val="0"/>
          <w:marTop w:val="0"/>
          <w:marBottom w:val="0"/>
          <w:divBdr>
            <w:top w:val="none" w:sz="0" w:space="0" w:color="auto"/>
            <w:left w:val="none" w:sz="0" w:space="0" w:color="auto"/>
            <w:bottom w:val="none" w:sz="0" w:space="0" w:color="auto"/>
            <w:right w:val="none" w:sz="0" w:space="0" w:color="auto"/>
          </w:divBdr>
        </w:div>
        <w:div w:id="609044553">
          <w:marLeft w:val="640"/>
          <w:marRight w:val="0"/>
          <w:marTop w:val="0"/>
          <w:marBottom w:val="0"/>
          <w:divBdr>
            <w:top w:val="none" w:sz="0" w:space="0" w:color="auto"/>
            <w:left w:val="none" w:sz="0" w:space="0" w:color="auto"/>
            <w:bottom w:val="none" w:sz="0" w:space="0" w:color="auto"/>
            <w:right w:val="none" w:sz="0" w:space="0" w:color="auto"/>
          </w:divBdr>
        </w:div>
        <w:div w:id="671178317">
          <w:marLeft w:val="640"/>
          <w:marRight w:val="0"/>
          <w:marTop w:val="0"/>
          <w:marBottom w:val="0"/>
          <w:divBdr>
            <w:top w:val="none" w:sz="0" w:space="0" w:color="auto"/>
            <w:left w:val="none" w:sz="0" w:space="0" w:color="auto"/>
            <w:bottom w:val="none" w:sz="0" w:space="0" w:color="auto"/>
            <w:right w:val="none" w:sz="0" w:space="0" w:color="auto"/>
          </w:divBdr>
        </w:div>
        <w:div w:id="1480876118">
          <w:marLeft w:val="640"/>
          <w:marRight w:val="0"/>
          <w:marTop w:val="0"/>
          <w:marBottom w:val="0"/>
          <w:divBdr>
            <w:top w:val="none" w:sz="0" w:space="0" w:color="auto"/>
            <w:left w:val="none" w:sz="0" w:space="0" w:color="auto"/>
            <w:bottom w:val="none" w:sz="0" w:space="0" w:color="auto"/>
            <w:right w:val="none" w:sz="0" w:space="0" w:color="auto"/>
          </w:divBdr>
        </w:div>
        <w:div w:id="1551571616">
          <w:marLeft w:val="640"/>
          <w:marRight w:val="0"/>
          <w:marTop w:val="0"/>
          <w:marBottom w:val="0"/>
          <w:divBdr>
            <w:top w:val="none" w:sz="0" w:space="0" w:color="auto"/>
            <w:left w:val="none" w:sz="0" w:space="0" w:color="auto"/>
            <w:bottom w:val="none" w:sz="0" w:space="0" w:color="auto"/>
            <w:right w:val="none" w:sz="0" w:space="0" w:color="auto"/>
          </w:divBdr>
        </w:div>
        <w:div w:id="1826973286">
          <w:marLeft w:val="640"/>
          <w:marRight w:val="0"/>
          <w:marTop w:val="0"/>
          <w:marBottom w:val="0"/>
          <w:divBdr>
            <w:top w:val="none" w:sz="0" w:space="0" w:color="auto"/>
            <w:left w:val="none" w:sz="0" w:space="0" w:color="auto"/>
            <w:bottom w:val="none" w:sz="0" w:space="0" w:color="auto"/>
            <w:right w:val="none" w:sz="0" w:space="0" w:color="auto"/>
          </w:divBdr>
        </w:div>
        <w:div w:id="129131799">
          <w:marLeft w:val="640"/>
          <w:marRight w:val="0"/>
          <w:marTop w:val="0"/>
          <w:marBottom w:val="0"/>
          <w:divBdr>
            <w:top w:val="none" w:sz="0" w:space="0" w:color="auto"/>
            <w:left w:val="none" w:sz="0" w:space="0" w:color="auto"/>
            <w:bottom w:val="none" w:sz="0" w:space="0" w:color="auto"/>
            <w:right w:val="none" w:sz="0" w:space="0" w:color="auto"/>
          </w:divBdr>
        </w:div>
        <w:div w:id="1182160475">
          <w:marLeft w:val="640"/>
          <w:marRight w:val="0"/>
          <w:marTop w:val="0"/>
          <w:marBottom w:val="0"/>
          <w:divBdr>
            <w:top w:val="none" w:sz="0" w:space="0" w:color="auto"/>
            <w:left w:val="none" w:sz="0" w:space="0" w:color="auto"/>
            <w:bottom w:val="none" w:sz="0" w:space="0" w:color="auto"/>
            <w:right w:val="none" w:sz="0" w:space="0" w:color="auto"/>
          </w:divBdr>
        </w:div>
        <w:div w:id="2076463474">
          <w:marLeft w:val="640"/>
          <w:marRight w:val="0"/>
          <w:marTop w:val="0"/>
          <w:marBottom w:val="0"/>
          <w:divBdr>
            <w:top w:val="none" w:sz="0" w:space="0" w:color="auto"/>
            <w:left w:val="none" w:sz="0" w:space="0" w:color="auto"/>
            <w:bottom w:val="none" w:sz="0" w:space="0" w:color="auto"/>
            <w:right w:val="none" w:sz="0" w:space="0" w:color="auto"/>
          </w:divBdr>
        </w:div>
        <w:div w:id="618027361">
          <w:marLeft w:val="640"/>
          <w:marRight w:val="0"/>
          <w:marTop w:val="0"/>
          <w:marBottom w:val="0"/>
          <w:divBdr>
            <w:top w:val="none" w:sz="0" w:space="0" w:color="auto"/>
            <w:left w:val="none" w:sz="0" w:space="0" w:color="auto"/>
            <w:bottom w:val="none" w:sz="0" w:space="0" w:color="auto"/>
            <w:right w:val="none" w:sz="0" w:space="0" w:color="auto"/>
          </w:divBdr>
        </w:div>
        <w:div w:id="243613867">
          <w:marLeft w:val="640"/>
          <w:marRight w:val="0"/>
          <w:marTop w:val="0"/>
          <w:marBottom w:val="0"/>
          <w:divBdr>
            <w:top w:val="none" w:sz="0" w:space="0" w:color="auto"/>
            <w:left w:val="none" w:sz="0" w:space="0" w:color="auto"/>
            <w:bottom w:val="none" w:sz="0" w:space="0" w:color="auto"/>
            <w:right w:val="none" w:sz="0" w:space="0" w:color="auto"/>
          </w:divBdr>
        </w:div>
        <w:div w:id="2117945330">
          <w:marLeft w:val="640"/>
          <w:marRight w:val="0"/>
          <w:marTop w:val="0"/>
          <w:marBottom w:val="0"/>
          <w:divBdr>
            <w:top w:val="none" w:sz="0" w:space="0" w:color="auto"/>
            <w:left w:val="none" w:sz="0" w:space="0" w:color="auto"/>
            <w:bottom w:val="none" w:sz="0" w:space="0" w:color="auto"/>
            <w:right w:val="none" w:sz="0" w:space="0" w:color="auto"/>
          </w:divBdr>
        </w:div>
        <w:div w:id="835413580">
          <w:marLeft w:val="640"/>
          <w:marRight w:val="0"/>
          <w:marTop w:val="0"/>
          <w:marBottom w:val="0"/>
          <w:divBdr>
            <w:top w:val="none" w:sz="0" w:space="0" w:color="auto"/>
            <w:left w:val="none" w:sz="0" w:space="0" w:color="auto"/>
            <w:bottom w:val="none" w:sz="0" w:space="0" w:color="auto"/>
            <w:right w:val="none" w:sz="0" w:space="0" w:color="auto"/>
          </w:divBdr>
        </w:div>
        <w:div w:id="139032629">
          <w:marLeft w:val="640"/>
          <w:marRight w:val="0"/>
          <w:marTop w:val="0"/>
          <w:marBottom w:val="0"/>
          <w:divBdr>
            <w:top w:val="none" w:sz="0" w:space="0" w:color="auto"/>
            <w:left w:val="none" w:sz="0" w:space="0" w:color="auto"/>
            <w:bottom w:val="none" w:sz="0" w:space="0" w:color="auto"/>
            <w:right w:val="none" w:sz="0" w:space="0" w:color="auto"/>
          </w:divBdr>
        </w:div>
        <w:div w:id="782189118">
          <w:marLeft w:val="640"/>
          <w:marRight w:val="0"/>
          <w:marTop w:val="0"/>
          <w:marBottom w:val="0"/>
          <w:divBdr>
            <w:top w:val="none" w:sz="0" w:space="0" w:color="auto"/>
            <w:left w:val="none" w:sz="0" w:space="0" w:color="auto"/>
            <w:bottom w:val="none" w:sz="0" w:space="0" w:color="auto"/>
            <w:right w:val="none" w:sz="0" w:space="0" w:color="auto"/>
          </w:divBdr>
        </w:div>
        <w:div w:id="1883666176">
          <w:marLeft w:val="640"/>
          <w:marRight w:val="0"/>
          <w:marTop w:val="0"/>
          <w:marBottom w:val="0"/>
          <w:divBdr>
            <w:top w:val="none" w:sz="0" w:space="0" w:color="auto"/>
            <w:left w:val="none" w:sz="0" w:space="0" w:color="auto"/>
            <w:bottom w:val="none" w:sz="0" w:space="0" w:color="auto"/>
            <w:right w:val="none" w:sz="0" w:space="0" w:color="auto"/>
          </w:divBdr>
        </w:div>
        <w:div w:id="1774980967">
          <w:marLeft w:val="640"/>
          <w:marRight w:val="0"/>
          <w:marTop w:val="0"/>
          <w:marBottom w:val="0"/>
          <w:divBdr>
            <w:top w:val="none" w:sz="0" w:space="0" w:color="auto"/>
            <w:left w:val="none" w:sz="0" w:space="0" w:color="auto"/>
            <w:bottom w:val="none" w:sz="0" w:space="0" w:color="auto"/>
            <w:right w:val="none" w:sz="0" w:space="0" w:color="auto"/>
          </w:divBdr>
        </w:div>
        <w:div w:id="1591087014">
          <w:marLeft w:val="640"/>
          <w:marRight w:val="0"/>
          <w:marTop w:val="0"/>
          <w:marBottom w:val="0"/>
          <w:divBdr>
            <w:top w:val="none" w:sz="0" w:space="0" w:color="auto"/>
            <w:left w:val="none" w:sz="0" w:space="0" w:color="auto"/>
            <w:bottom w:val="none" w:sz="0" w:space="0" w:color="auto"/>
            <w:right w:val="none" w:sz="0" w:space="0" w:color="auto"/>
          </w:divBdr>
        </w:div>
        <w:div w:id="1532962619">
          <w:marLeft w:val="640"/>
          <w:marRight w:val="0"/>
          <w:marTop w:val="0"/>
          <w:marBottom w:val="0"/>
          <w:divBdr>
            <w:top w:val="none" w:sz="0" w:space="0" w:color="auto"/>
            <w:left w:val="none" w:sz="0" w:space="0" w:color="auto"/>
            <w:bottom w:val="none" w:sz="0" w:space="0" w:color="auto"/>
            <w:right w:val="none" w:sz="0" w:space="0" w:color="auto"/>
          </w:divBdr>
        </w:div>
        <w:div w:id="601259926">
          <w:marLeft w:val="640"/>
          <w:marRight w:val="0"/>
          <w:marTop w:val="0"/>
          <w:marBottom w:val="0"/>
          <w:divBdr>
            <w:top w:val="none" w:sz="0" w:space="0" w:color="auto"/>
            <w:left w:val="none" w:sz="0" w:space="0" w:color="auto"/>
            <w:bottom w:val="none" w:sz="0" w:space="0" w:color="auto"/>
            <w:right w:val="none" w:sz="0" w:space="0" w:color="auto"/>
          </w:divBdr>
        </w:div>
        <w:div w:id="1443526780">
          <w:marLeft w:val="640"/>
          <w:marRight w:val="0"/>
          <w:marTop w:val="0"/>
          <w:marBottom w:val="0"/>
          <w:divBdr>
            <w:top w:val="none" w:sz="0" w:space="0" w:color="auto"/>
            <w:left w:val="none" w:sz="0" w:space="0" w:color="auto"/>
            <w:bottom w:val="none" w:sz="0" w:space="0" w:color="auto"/>
            <w:right w:val="none" w:sz="0" w:space="0" w:color="auto"/>
          </w:divBdr>
        </w:div>
        <w:div w:id="1735351583">
          <w:marLeft w:val="640"/>
          <w:marRight w:val="0"/>
          <w:marTop w:val="0"/>
          <w:marBottom w:val="0"/>
          <w:divBdr>
            <w:top w:val="none" w:sz="0" w:space="0" w:color="auto"/>
            <w:left w:val="none" w:sz="0" w:space="0" w:color="auto"/>
            <w:bottom w:val="none" w:sz="0" w:space="0" w:color="auto"/>
            <w:right w:val="none" w:sz="0" w:space="0" w:color="auto"/>
          </w:divBdr>
        </w:div>
        <w:div w:id="433521946">
          <w:marLeft w:val="640"/>
          <w:marRight w:val="0"/>
          <w:marTop w:val="0"/>
          <w:marBottom w:val="0"/>
          <w:divBdr>
            <w:top w:val="none" w:sz="0" w:space="0" w:color="auto"/>
            <w:left w:val="none" w:sz="0" w:space="0" w:color="auto"/>
            <w:bottom w:val="none" w:sz="0" w:space="0" w:color="auto"/>
            <w:right w:val="none" w:sz="0" w:space="0" w:color="auto"/>
          </w:divBdr>
        </w:div>
        <w:div w:id="884219921">
          <w:marLeft w:val="640"/>
          <w:marRight w:val="0"/>
          <w:marTop w:val="0"/>
          <w:marBottom w:val="0"/>
          <w:divBdr>
            <w:top w:val="none" w:sz="0" w:space="0" w:color="auto"/>
            <w:left w:val="none" w:sz="0" w:space="0" w:color="auto"/>
            <w:bottom w:val="none" w:sz="0" w:space="0" w:color="auto"/>
            <w:right w:val="none" w:sz="0" w:space="0" w:color="auto"/>
          </w:divBdr>
        </w:div>
        <w:div w:id="883902953">
          <w:marLeft w:val="640"/>
          <w:marRight w:val="0"/>
          <w:marTop w:val="0"/>
          <w:marBottom w:val="0"/>
          <w:divBdr>
            <w:top w:val="none" w:sz="0" w:space="0" w:color="auto"/>
            <w:left w:val="none" w:sz="0" w:space="0" w:color="auto"/>
            <w:bottom w:val="none" w:sz="0" w:space="0" w:color="auto"/>
            <w:right w:val="none" w:sz="0" w:space="0" w:color="auto"/>
          </w:divBdr>
        </w:div>
        <w:div w:id="346716866">
          <w:marLeft w:val="640"/>
          <w:marRight w:val="0"/>
          <w:marTop w:val="0"/>
          <w:marBottom w:val="0"/>
          <w:divBdr>
            <w:top w:val="none" w:sz="0" w:space="0" w:color="auto"/>
            <w:left w:val="none" w:sz="0" w:space="0" w:color="auto"/>
            <w:bottom w:val="none" w:sz="0" w:space="0" w:color="auto"/>
            <w:right w:val="none" w:sz="0" w:space="0" w:color="auto"/>
          </w:divBdr>
        </w:div>
        <w:div w:id="133913223">
          <w:marLeft w:val="640"/>
          <w:marRight w:val="0"/>
          <w:marTop w:val="0"/>
          <w:marBottom w:val="0"/>
          <w:divBdr>
            <w:top w:val="none" w:sz="0" w:space="0" w:color="auto"/>
            <w:left w:val="none" w:sz="0" w:space="0" w:color="auto"/>
            <w:bottom w:val="none" w:sz="0" w:space="0" w:color="auto"/>
            <w:right w:val="none" w:sz="0" w:space="0" w:color="auto"/>
          </w:divBdr>
        </w:div>
        <w:div w:id="223686235">
          <w:marLeft w:val="640"/>
          <w:marRight w:val="0"/>
          <w:marTop w:val="0"/>
          <w:marBottom w:val="0"/>
          <w:divBdr>
            <w:top w:val="none" w:sz="0" w:space="0" w:color="auto"/>
            <w:left w:val="none" w:sz="0" w:space="0" w:color="auto"/>
            <w:bottom w:val="none" w:sz="0" w:space="0" w:color="auto"/>
            <w:right w:val="none" w:sz="0" w:space="0" w:color="auto"/>
          </w:divBdr>
        </w:div>
        <w:div w:id="1854146233">
          <w:marLeft w:val="640"/>
          <w:marRight w:val="0"/>
          <w:marTop w:val="0"/>
          <w:marBottom w:val="0"/>
          <w:divBdr>
            <w:top w:val="none" w:sz="0" w:space="0" w:color="auto"/>
            <w:left w:val="none" w:sz="0" w:space="0" w:color="auto"/>
            <w:bottom w:val="none" w:sz="0" w:space="0" w:color="auto"/>
            <w:right w:val="none" w:sz="0" w:space="0" w:color="auto"/>
          </w:divBdr>
        </w:div>
        <w:div w:id="1577977828">
          <w:marLeft w:val="640"/>
          <w:marRight w:val="0"/>
          <w:marTop w:val="0"/>
          <w:marBottom w:val="0"/>
          <w:divBdr>
            <w:top w:val="none" w:sz="0" w:space="0" w:color="auto"/>
            <w:left w:val="none" w:sz="0" w:space="0" w:color="auto"/>
            <w:bottom w:val="none" w:sz="0" w:space="0" w:color="auto"/>
            <w:right w:val="none" w:sz="0" w:space="0" w:color="auto"/>
          </w:divBdr>
        </w:div>
        <w:div w:id="1085955182">
          <w:marLeft w:val="640"/>
          <w:marRight w:val="0"/>
          <w:marTop w:val="0"/>
          <w:marBottom w:val="0"/>
          <w:divBdr>
            <w:top w:val="none" w:sz="0" w:space="0" w:color="auto"/>
            <w:left w:val="none" w:sz="0" w:space="0" w:color="auto"/>
            <w:bottom w:val="none" w:sz="0" w:space="0" w:color="auto"/>
            <w:right w:val="none" w:sz="0" w:space="0" w:color="auto"/>
          </w:divBdr>
        </w:div>
        <w:div w:id="264460079">
          <w:marLeft w:val="640"/>
          <w:marRight w:val="0"/>
          <w:marTop w:val="0"/>
          <w:marBottom w:val="0"/>
          <w:divBdr>
            <w:top w:val="none" w:sz="0" w:space="0" w:color="auto"/>
            <w:left w:val="none" w:sz="0" w:space="0" w:color="auto"/>
            <w:bottom w:val="none" w:sz="0" w:space="0" w:color="auto"/>
            <w:right w:val="none" w:sz="0" w:space="0" w:color="auto"/>
          </w:divBdr>
        </w:div>
        <w:div w:id="1241326924">
          <w:marLeft w:val="640"/>
          <w:marRight w:val="0"/>
          <w:marTop w:val="0"/>
          <w:marBottom w:val="0"/>
          <w:divBdr>
            <w:top w:val="none" w:sz="0" w:space="0" w:color="auto"/>
            <w:left w:val="none" w:sz="0" w:space="0" w:color="auto"/>
            <w:bottom w:val="none" w:sz="0" w:space="0" w:color="auto"/>
            <w:right w:val="none" w:sz="0" w:space="0" w:color="auto"/>
          </w:divBdr>
        </w:div>
        <w:div w:id="1776486136">
          <w:marLeft w:val="640"/>
          <w:marRight w:val="0"/>
          <w:marTop w:val="0"/>
          <w:marBottom w:val="0"/>
          <w:divBdr>
            <w:top w:val="none" w:sz="0" w:space="0" w:color="auto"/>
            <w:left w:val="none" w:sz="0" w:space="0" w:color="auto"/>
            <w:bottom w:val="none" w:sz="0" w:space="0" w:color="auto"/>
            <w:right w:val="none" w:sz="0" w:space="0" w:color="auto"/>
          </w:divBdr>
        </w:div>
        <w:div w:id="1380982482">
          <w:marLeft w:val="640"/>
          <w:marRight w:val="0"/>
          <w:marTop w:val="0"/>
          <w:marBottom w:val="0"/>
          <w:divBdr>
            <w:top w:val="none" w:sz="0" w:space="0" w:color="auto"/>
            <w:left w:val="none" w:sz="0" w:space="0" w:color="auto"/>
            <w:bottom w:val="none" w:sz="0" w:space="0" w:color="auto"/>
            <w:right w:val="none" w:sz="0" w:space="0" w:color="auto"/>
          </w:divBdr>
        </w:div>
        <w:div w:id="2114323453">
          <w:marLeft w:val="640"/>
          <w:marRight w:val="0"/>
          <w:marTop w:val="0"/>
          <w:marBottom w:val="0"/>
          <w:divBdr>
            <w:top w:val="none" w:sz="0" w:space="0" w:color="auto"/>
            <w:left w:val="none" w:sz="0" w:space="0" w:color="auto"/>
            <w:bottom w:val="none" w:sz="0" w:space="0" w:color="auto"/>
            <w:right w:val="none" w:sz="0" w:space="0" w:color="auto"/>
          </w:divBdr>
        </w:div>
        <w:div w:id="90048244">
          <w:marLeft w:val="640"/>
          <w:marRight w:val="0"/>
          <w:marTop w:val="0"/>
          <w:marBottom w:val="0"/>
          <w:divBdr>
            <w:top w:val="none" w:sz="0" w:space="0" w:color="auto"/>
            <w:left w:val="none" w:sz="0" w:space="0" w:color="auto"/>
            <w:bottom w:val="none" w:sz="0" w:space="0" w:color="auto"/>
            <w:right w:val="none" w:sz="0" w:space="0" w:color="auto"/>
          </w:divBdr>
        </w:div>
        <w:div w:id="897205310">
          <w:marLeft w:val="640"/>
          <w:marRight w:val="0"/>
          <w:marTop w:val="0"/>
          <w:marBottom w:val="0"/>
          <w:divBdr>
            <w:top w:val="none" w:sz="0" w:space="0" w:color="auto"/>
            <w:left w:val="none" w:sz="0" w:space="0" w:color="auto"/>
            <w:bottom w:val="none" w:sz="0" w:space="0" w:color="auto"/>
            <w:right w:val="none" w:sz="0" w:space="0" w:color="auto"/>
          </w:divBdr>
        </w:div>
        <w:div w:id="513691555">
          <w:marLeft w:val="640"/>
          <w:marRight w:val="0"/>
          <w:marTop w:val="0"/>
          <w:marBottom w:val="0"/>
          <w:divBdr>
            <w:top w:val="none" w:sz="0" w:space="0" w:color="auto"/>
            <w:left w:val="none" w:sz="0" w:space="0" w:color="auto"/>
            <w:bottom w:val="none" w:sz="0" w:space="0" w:color="auto"/>
            <w:right w:val="none" w:sz="0" w:space="0" w:color="auto"/>
          </w:divBdr>
        </w:div>
        <w:div w:id="904097988">
          <w:marLeft w:val="640"/>
          <w:marRight w:val="0"/>
          <w:marTop w:val="0"/>
          <w:marBottom w:val="0"/>
          <w:divBdr>
            <w:top w:val="none" w:sz="0" w:space="0" w:color="auto"/>
            <w:left w:val="none" w:sz="0" w:space="0" w:color="auto"/>
            <w:bottom w:val="none" w:sz="0" w:space="0" w:color="auto"/>
            <w:right w:val="none" w:sz="0" w:space="0" w:color="auto"/>
          </w:divBdr>
        </w:div>
        <w:div w:id="919488790">
          <w:marLeft w:val="640"/>
          <w:marRight w:val="0"/>
          <w:marTop w:val="0"/>
          <w:marBottom w:val="0"/>
          <w:divBdr>
            <w:top w:val="none" w:sz="0" w:space="0" w:color="auto"/>
            <w:left w:val="none" w:sz="0" w:space="0" w:color="auto"/>
            <w:bottom w:val="none" w:sz="0" w:space="0" w:color="auto"/>
            <w:right w:val="none" w:sz="0" w:space="0" w:color="auto"/>
          </w:divBdr>
        </w:div>
        <w:div w:id="1990667952">
          <w:marLeft w:val="640"/>
          <w:marRight w:val="0"/>
          <w:marTop w:val="0"/>
          <w:marBottom w:val="0"/>
          <w:divBdr>
            <w:top w:val="none" w:sz="0" w:space="0" w:color="auto"/>
            <w:left w:val="none" w:sz="0" w:space="0" w:color="auto"/>
            <w:bottom w:val="none" w:sz="0" w:space="0" w:color="auto"/>
            <w:right w:val="none" w:sz="0" w:space="0" w:color="auto"/>
          </w:divBdr>
        </w:div>
        <w:div w:id="1028683874">
          <w:marLeft w:val="640"/>
          <w:marRight w:val="0"/>
          <w:marTop w:val="0"/>
          <w:marBottom w:val="0"/>
          <w:divBdr>
            <w:top w:val="none" w:sz="0" w:space="0" w:color="auto"/>
            <w:left w:val="none" w:sz="0" w:space="0" w:color="auto"/>
            <w:bottom w:val="none" w:sz="0" w:space="0" w:color="auto"/>
            <w:right w:val="none" w:sz="0" w:space="0" w:color="auto"/>
          </w:divBdr>
        </w:div>
        <w:div w:id="61686068">
          <w:marLeft w:val="640"/>
          <w:marRight w:val="0"/>
          <w:marTop w:val="0"/>
          <w:marBottom w:val="0"/>
          <w:divBdr>
            <w:top w:val="none" w:sz="0" w:space="0" w:color="auto"/>
            <w:left w:val="none" w:sz="0" w:space="0" w:color="auto"/>
            <w:bottom w:val="none" w:sz="0" w:space="0" w:color="auto"/>
            <w:right w:val="none" w:sz="0" w:space="0" w:color="auto"/>
          </w:divBdr>
        </w:div>
        <w:div w:id="374545997">
          <w:marLeft w:val="640"/>
          <w:marRight w:val="0"/>
          <w:marTop w:val="0"/>
          <w:marBottom w:val="0"/>
          <w:divBdr>
            <w:top w:val="none" w:sz="0" w:space="0" w:color="auto"/>
            <w:left w:val="none" w:sz="0" w:space="0" w:color="auto"/>
            <w:bottom w:val="none" w:sz="0" w:space="0" w:color="auto"/>
            <w:right w:val="none" w:sz="0" w:space="0" w:color="auto"/>
          </w:divBdr>
        </w:div>
        <w:div w:id="1946158085">
          <w:marLeft w:val="640"/>
          <w:marRight w:val="0"/>
          <w:marTop w:val="0"/>
          <w:marBottom w:val="0"/>
          <w:divBdr>
            <w:top w:val="none" w:sz="0" w:space="0" w:color="auto"/>
            <w:left w:val="none" w:sz="0" w:space="0" w:color="auto"/>
            <w:bottom w:val="none" w:sz="0" w:space="0" w:color="auto"/>
            <w:right w:val="none" w:sz="0" w:space="0" w:color="auto"/>
          </w:divBdr>
        </w:div>
        <w:div w:id="937903645">
          <w:marLeft w:val="640"/>
          <w:marRight w:val="0"/>
          <w:marTop w:val="0"/>
          <w:marBottom w:val="0"/>
          <w:divBdr>
            <w:top w:val="none" w:sz="0" w:space="0" w:color="auto"/>
            <w:left w:val="none" w:sz="0" w:space="0" w:color="auto"/>
            <w:bottom w:val="none" w:sz="0" w:space="0" w:color="auto"/>
            <w:right w:val="none" w:sz="0" w:space="0" w:color="auto"/>
          </w:divBdr>
        </w:div>
        <w:div w:id="1909344868">
          <w:marLeft w:val="640"/>
          <w:marRight w:val="0"/>
          <w:marTop w:val="0"/>
          <w:marBottom w:val="0"/>
          <w:divBdr>
            <w:top w:val="none" w:sz="0" w:space="0" w:color="auto"/>
            <w:left w:val="none" w:sz="0" w:space="0" w:color="auto"/>
            <w:bottom w:val="none" w:sz="0" w:space="0" w:color="auto"/>
            <w:right w:val="none" w:sz="0" w:space="0" w:color="auto"/>
          </w:divBdr>
        </w:div>
        <w:div w:id="206337525">
          <w:marLeft w:val="640"/>
          <w:marRight w:val="0"/>
          <w:marTop w:val="0"/>
          <w:marBottom w:val="0"/>
          <w:divBdr>
            <w:top w:val="none" w:sz="0" w:space="0" w:color="auto"/>
            <w:left w:val="none" w:sz="0" w:space="0" w:color="auto"/>
            <w:bottom w:val="none" w:sz="0" w:space="0" w:color="auto"/>
            <w:right w:val="none" w:sz="0" w:space="0" w:color="auto"/>
          </w:divBdr>
        </w:div>
        <w:div w:id="1644000316">
          <w:marLeft w:val="640"/>
          <w:marRight w:val="0"/>
          <w:marTop w:val="0"/>
          <w:marBottom w:val="0"/>
          <w:divBdr>
            <w:top w:val="none" w:sz="0" w:space="0" w:color="auto"/>
            <w:left w:val="none" w:sz="0" w:space="0" w:color="auto"/>
            <w:bottom w:val="none" w:sz="0" w:space="0" w:color="auto"/>
            <w:right w:val="none" w:sz="0" w:space="0" w:color="auto"/>
          </w:divBdr>
        </w:div>
        <w:div w:id="1420563652">
          <w:marLeft w:val="640"/>
          <w:marRight w:val="0"/>
          <w:marTop w:val="0"/>
          <w:marBottom w:val="0"/>
          <w:divBdr>
            <w:top w:val="none" w:sz="0" w:space="0" w:color="auto"/>
            <w:left w:val="none" w:sz="0" w:space="0" w:color="auto"/>
            <w:bottom w:val="none" w:sz="0" w:space="0" w:color="auto"/>
            <w:right w:val="none" w:sz="0" w:space="0" w:color="auto"/>
          </w:divBdr>
        </w:div>
        <w:div w:id="733964843">
          <w:marLeft w:val="640"/>
          <w:marRight w:val="0"/>
          <w:marTop w:val="0"/>
          <w:marBottom w:val="0"/>
          <w:divBdr>
            <w:top w:val="none" w:sz="0" w:space="0" w:color="auto"/>
            <w:left w:val="none" w:sz="0" w:space="0" w:color="auto"/>
            <w:bottom w:val="none" w:sz="0" w:space="0" w:color="auto"/>
            <w:right w:val="none" w:sz="0" w:space="0" w:color="auto"/>
          </w:divBdr>
        </w:div>
        <w:div w:id="407652743">
          <w:marLeft w:val="640"/>
          <w:marRight w:val="0"/>
          <w:marTop w:val="0"/>
          <w:marBottom w:val="0"/>
          <w:divBdr>
            <w:top w:val="none" w:sz="0" w:space="0" w:color="auto"/>
            <w:left w:val="none" w:sz="0" w:space="0" w:color="auto"/>
            <w:bottom w:val="none" w:sz="0" w:space="0" w:color="auto"/>
            <w:right w:val="none" w:sz="0" w:space="0" w:color="auto"/>
          </w:divBdr>
        </w:div>
        <w:div w:id="1712682849">
          <w:marLeft w:val="640"/>
          <w:marRight w:val="0"/>
          <w:marTop w:val="0"/>
          <w:marBottom w:val="0"/>
          <w:divBdr>
            <w:top w:val="none" w:sz="0" w:space="0" w:color="auto"/>
            <w:left w:val="none" w:sz="0" w:space="0" w:color="auto"/>
            <w:bottom w:val="none" w:sz="0" w:space="0" w:color="auto"/>
            <w:right w:val="none" w:sz="0" w:space="0" w:color="auto"/>
          </w:divBdr>
        </w:div>
        <w:div w:id="2037463606">
          <w:marLeft w:val="640"/>
          <w:marRight w:val="0"/>
          <w:marTop w:val="0"/>
          <w:marBottom w:val="0"/>
          <w:divBdr>
            <w:top w:val="none" w:sz="0" w:space="0" w:color="auto"/>
            <w:left w:val="none" w:sz="0" w:space="0" w:color="auto"/>
            <w:bottom w:val="none" w:sz="0" w:space="0" w:color="auto"/>
            <w:right w:val="none" w:sz="0" w:space="0" w:color="auto"/>
          </w:divBdr>
        </w:div>
        <w:div w:id="1338538641">
          <w:marLeft w:val="640"/>
          <w:marRight w:val="0"/>
          <w:marTop w:val="0"/>
          <w:marBottom w:val="0"/>
          <w:divBdr>
            <w:top w:val="none" w:sz="0" w:space="0" w:color="auto"/>
            <w:left w:val="none" w:sz="0" w:space="0" w:color="auto"/>
            <w:bottom w:val="none" w:sz="0" w:space="0" w:color="auto"/>
            <w:right w:val="none" w:sz="0" w:space="0" w:color="auto"/>
          </w:divBdr>
        </w:div>
        <w:div w:id="874346709">
          <w:marLeft w:val="640"/>
          <w:marRight w:val="0"/>
          <w:marTop w:val="0"/>
          <w:marBottom w:val="0"/>
          <w:divBdr>
            <w:top w:val="none" w:sz="0" w:space="0" w:color="auto"/>
            <w:left w:val="none" w:sz="0" w:space="0" w:color="auto"/>
            <w:bottom w:val="none" w:sz="0" w:space="0" w:color="auto"/>
            <w:right w:val="none" w:sz="0" w:space="0" w:color="auto"/>
          </w:divBdr>
        </w:div>
        <w:div w:id="662513708">
          <w:marLeft w:val="640"/>
          <w:marRight w:val="0"/>
          <w:marTop w:val="0"/>
          <w:marBottom w:val="0"/>
          <w:divBdr>
            <w:top w:val="none" w:sz="0" w:space="0" w:color="auto"/>
            <w:left w:val="none" w:sz="0" w:space="0" w:color="auto"/>
            <w:bottom w:val="none" w:sz="0" w:space="0" w:color="auto"/>
            <w:right w:val="none" w:sz="0" w:space="0" w:color="auto"/>
          </w:divBdr>
        </w:div>
        <w:div w:id="773598382">
          <w:marLeft w:val="640"/>
          <w:marRight w:val="0"/>
          <w:marTop w:val="0"/>
          <w:marBottom w:val="0"/>
          <w:divBdr>
            <w:top w:val="none" w:sz="0" w:space="0" w:color="auto"/>
            <w:left w:val="none" w:sz="0" w:space="0" w:color="auto"/>
            <w:bottom w:val="none" w:sz="0" w:space="0" w:color="auto"/>
            <w:right w:val="none" w:sz="0" w:space="0" w:color="auto"/>
          </w:divBdr>
        </w:div>
        <w:div w:id="832062506">
          <w:marLeft w:val="640"/>
          <w:marRight w:val="0"/>
          <w:marTop w:val="0"/>
          <w:marBottom w:val="0"/>
          <w:divBdr>
            <w:top w:val="none" w:sz="0" w:space="0" w:color="auto"/>
            <w:left w:val="none" w:sz="0" w:space="0" w:color="auto"/>
            <w:bottom w:val="none" w:sz="0" w:space="0" w:color="auto"/>
            <w:right w:val="none" w:sz="0" w:space="0" w:color="auto"/>
          </w:divBdr>
        </w:div>
        <w:div w:id="347830460">
          <w:marLeft w:val="640"/>
          <w:marRight w:val="0"/>
          <w:marTop w:val="0"/>
          <w:marBottom w:val="0"/>
          <w:divBdr>
            <w:top w:val="none" w:sz="0" w:space="0" w:color="auto"/>
            <w:left w:val="none" w:sz="0" w:space="0" w:color="auto"/>
            <w:bottom w:val="none" w:sz="0" w:space="0" w:color="auto"/>
            <w:right w:val="none" w:sz="0" w:space="0" w:color="auto"/>
          </w:divBdr>
        </w:div>
        <w:div w:id="1645045117">
          <w:marLeft w:val="640"/>
          <w:marRight w:val="0"/>
          <w:marTop w:val="0"/>
          <w:marBottom w:val="0"/>
          <w:divBdr>
            <w:top w:val="none" w:sz="0" w:space="0" w:color="auto"/>
            <w:left w:val="none" w:sz="0" w:space="0" w:color="auto"/>
            <w:bottom w:val="none" w:sz="0" w:space="0" w:color="auto"/>
            <w:right w:val="none" w:sz="0" w:space="0" w:color="auto"/>
          </w:divBdr>
        </w:div>
        <w:div w:id="10957261">
          <w:marLeft w:val="640"/>
          <w:marRight w:val="0"/>
          <w:marTop w:val="0"/>
          <w:marBottom w:val="0"/>
          <w:divBdr>
            <w:top w:val="none" w:sz="0" w:space="0" w:color="auto"/>
            <w:left w:val="none" w:sz="0" w:space="0" w:color="auto"/>
            <w:bottom w:val="none" w:sz="0" w:space="0" w:color="auto"/>
            <w:right w:val="none" w:sz="0" w:space="0" w:color="auto"/>
          </w:divBdr>
        </w:div>
        <w:div w:id="175047476">
          <w:marLeft w:val="640"/>
          <w:marRight w:val="0"/>
          <w:marTop w:val="0"/>
          <w:marBottom w:val="0"/>
          <w:divBdr>
            <w:top w:val="none" w:sz="0" w:space="0" w:color="auto"/>
            <w:left w:val="none" w:sz="0" w:space="0" w:color="auto"/>
            <w:bottom w:val="none" w:sz="0" w:space="0" w:color="auto"/>
            <w:right w:val="none" w:sz="0" w:space="0" w:color="auto"/>
          </w:divBdr>
        </w:div>
        <w:div w:id="1725713094">
          <w:marLeft w:val="640"/>
          <w:marRight w:val="0"/>
          <w:marTop w:val="0"/>
          <w:marBottom w:val="0"/>
          <w:divBdr>
            <w:top w:val="none" w:sz="0" w:space="0" w:color="auto"/>
            <w:left w:val="none" w:sz="0" w:space="0" w:color="auto"/>
            <w:bottom w:val="none" w:sz="0" w:space="0" w:color="auto"/>
            <w:right w:val="none" w:sz="0" w:space="0" w:color="auto"/>
          </w:divBdr>
        </w:div>
        <w:div w:id="990787900">
          <w:marLeft w:val="640"/>
          <w:marRight w:val="0"/>
          <w:marTop w:val="0"/>
          <w:marBottom w:val="0"/>
          <w:divBdr>
            <w:top w:val="none" w:sz="0" w:space="0" w:color="auto"/>
            <w:left w:val="none" w:sz="0" w:space="0" w:color="auto"/>
            <w:bottom w:val="none" w:sz="0" w:space="0" w:color="auto"/>
            <w:right w:val="none" w:sz="0" w:space="0" w:color="auto"/>
          </w:divBdr>
        </w:div>
        <w:div w:id="1025055869">
          <w:marLeft w:val="640"/>
          <w:marRight w:val="0"/>
          <w:marTop w:val="0"/>
          <w:marBottom w:val="0"/>
          <w:divBdr>
            <w:top w:val="none" w:sz="0" w:space="0" w:color="auto"/>
            <w:left w:val="none" w:sz="0" w:space="0" w:color="auto"/>
            <w:bottom w:val="none" w:sz="0" w:space="0" w:color="auto"/>
            <w:right w:val="none" w:sz="0" w:space="0" w:color="auto"/>
          </w:divBdr>
        </w:div>
        <w:div w:id="1812284517">
          <w:marLeft w:val="640"/>
          <w:marRight w:val="0"/>
          <w:marTop w:val="0"/>
          <w:marBottom w:val="0"/>
          <w:divBdr>
            <w:top w:val="none" w:sz="0" w:space="0" w:color="auto"/>
            <w:left w:val="none" w:sz="0" w:space="0" w:color="auto"/>
            <w:bottom w:val="none" w:sz="0" w:space="0" w:color="auto"/>
            <w:right w:val="none" w:sz="0" w:space="0" w:color="auto"/>
          </w:divBdr>
        </w:div>
        <w:div w:id="1929196856">
          <w:marLeft w:val="640"/>
          <w:marRight w:val="0"/>
          <w:marTop w:val="0"/>
          <w:marBottom w:val="0"/>
          <w:divBdr>
            <w:top w:val="none" w:sz="0" w:space="0" w:color="auto"/>
            <w:left w:val="none" w:sz="0" w:space="0" w:color="auto"/>
            <w:bottom w:val="none" w:sz="0" w:space="0" w:color="auto"/>
            <w:right w:val="none" w:sz="0" w:space="0" w:color="auto"/>
          </w:divBdr>
        </w:div>
        <w:div w:id="1150747879">
          <w:marLeft w:val="640"/>
          <w:marRight w:val="0"/>
          <w:marTop w:val="0"/>
          <w:marBottom w:val="0"/>
          <w:divBdr>
            <w:top w:val="none" w:sz="0" w:space="0" w:color="auto"/>
            <w:left w:val="none" w:sz="0" w:space="0" w:color="auto"/>
            <w:bottom w:val="none" w:sz="0" w:space="0" w:color="auto"/>
            <w:right w:val="none" w:sz="0" w:space="0" w:color="auto"/>
          </w:divBdr>
        </w:div>
        <w:div w:id="721757207">
          <w:marLeft w:val="640"/>
          <w:marRight w:val="0"/>
          <w:marTop w:val="0"/>
          <w:marBottom w:val="0"/>
          <w:divBdr>
            <w:top w:val="none" w:sz="0" w:space="0" w:color="auto"/>
            <w:left w:val="none" w:sz="0" w:space="0" w:color="auto"/>
            <w:bottom w:val="none" w:sz="0" w:space="0" w:color="auto"/>
            <w:right w:val="none" w:sz="0" w:space="0" w:color="auto"/>
          </w:divBdr>
        </w:div>
        <w:div w:id="389816429">
          <w:marLeft w:val="640"/>
          <w:marRight w:val="0"/>
          <w:marTop w:val="0"/>
          <w:marBottom w:val="0"/>
          <w:divBdr>
            <w:top w:val="none" w:sz="0" w:space="0" w:color="auto"/>
            <w:left w:val="none" w:sz="0" w:space="0" w:color="auto"/>
            <w:bottom w:val="none" w:sz="0" w:space="0" w:color="auto"/>
            <w:right w:val="none" w:sz="0" w:space="0" w:color="auto"/>
          </w:divBdr>
        </w:div>
        <w:div w:id="21323099">
          <w:marLeft w:val="640"/>
          <w:marRight w:val="0"/>
          <w:marTop w:val="0"/>
          <w:marBottom w:val="0"/>
          <w:divBdr>
            <w:top w:val="none" w:sz="0" w:space="0" w:color="auto"/>
            <w:left w:val="none" w:sz="0" w:space="0" w:color="auto"/>
            <w:bottom w:val="none" w:sz="0" w:space="0" w:color="auto"/>
            <w:right w:val="none" w:sz="0" w:space="0" w:color="auto"/>
          </w:divBdr>
        </w:div>
        <w:div w:id="419060328">
          <w:marLeft w:val="640"/>
          <w:marRight w:val="0"/>
          <w:marTop w:val="0"/>
          <w:marBottom w:val="0"/>
          <w:divBdr>
            <w:top w:val="none" w:sz="0" w:space="0" w:color="auto"/>
            <w:left w:val="none" w:sz="0" w:space="0" w:color="auto"/>
            <w:bottom w:val="none" w:sz="0" w:space="0" w:color="auto"/>
            <w:right w:val="none" w:sz="0" w:space="0" w:color="auto"/>
          </w:divBdr>
        </w:div>
        <w:div w:id="1793941228">
          <w:marLeft w:val="640"/>
          <w:marRight w:val="0"/>
          <w:marTop w:val="0"/>
          <w:marBottom w:val="0"/>
          <w:divBdr>
            <w:top w:val="none" w:sz="0" w:space="0" w:color="auto"/>
            <w:left w:val="none" w:sz="0" w:space="0" w:color="auto"/>
            <w:bottom w:val="none" w:sz="0" w:space="0" w:color="auto"/>
            <w:right w:val="none" w:sz="0" w:space="0" w:color="auto"/>
          </w:divBdr>
        </w:div>
        <w:div w:id="964579180">
          <w:marLeft w:val="640"/>
          <w:marRight w:val="0"/>
          <w:marTop w:val="0"/>
          <w:marBottom w:val="0"/>
          <w:divBdr>
            <w:top w:val="none" w:sz="0" w:space="0" w:color="auto"/>
            <w:left w:val="none" w:sz="0" w:space="0" w:color="auto"/>
            <w:bottom w:val="none" w:sz="0" w:space="0" w:color="auto"/>
            <w:right w:val="none" w:sz="0" w:space="0" w:color="auto"/>
          </w:divBdr>
        </w:div>
        <w:div w:id="212694106">
          <w:marLeft w:val="640"/>
          <w:marRight w:val="0"/>
          <w:marTop w:val="0"/>
          <w:marBottom w:val="0"/>
          <w:divBdr>
            <w:top w:val="none" w:sz="0" w:space="0" w:color="auto"/>
            <w:left w:val="none" w:sz="0" w:space="0" w:color="auto"/>
            <w:bottom w:val="none" w:sz="0" w:space="0" w:color="auto"/>
            <w:right w:val="none" w:sz="0" w:space="0" w:color="auto"/>
          </w:divBdr>
        </w:div>
        <w:div w:id="970864737">
          <w:marLeft w:val="640"/>
          <w:marRight w:val="0"/>
          <w:marTop w:val="0"/>
          <w:marBottom w:val="0"/>
          <w:divBdr>
            <w:top w:val="none" w:sz="0" w:space="0" w:color="auto"/>
            <w:left w:val="none" w:sz="0" w:space="0" w:color="auto"/>
            <w:bottom w:val="none" w:sz="0" w:space="0" w:color="auto"/>
            <w:right w:val="none" w:sz="0" w:space="0" w:color="auto"/>
          </w:divBdr>
        </w:div>
        <w:div w:id="1738742675">
          <w:marLeft w:val="640"/>
          <w:marRight w:val="0"/>
          <w:marTop w:val="0"/>
          <w:marBottom w:val="0"/>
          <w:divBdr>
            <w:top w:val="none" w:sz="0" w:space="0" w:color="auto"/>
            <w:left w:val="none" w:sz="0" w:space="0" w:color="auto"/>
            <w:bottom w:val="none" w:sz="0" w:space="0" w:color="auto"/>
            <w:right w:val="none" w:sz="0" w:space="0" w:color="auto"/>
          </w:divBdr>
        </w:div>
        <w:div w:id="1589076896">
          <w:marLeft w:val="640"/>
          <w:marRight w:val="0"/>
          <w:marTop w:val="0"/>
          <w:marBottom w:val="0"/>
          <w:divBdr>
            <w:top w:val="none" w:sz="0" w:space="0" w:color="auto"/>
            <w:left w:val="none" w:sz="0" w:space="0" w:color="auto"/>
            <w:bottom w:val="none" w:sz="0" w:space="0" w:color="auto"/>
            <w:right w:val="none" w:sz="0" w:space="0" w:color="auto"/>
          </w:divBdr>
        </w:div>
        <w:div w:id="142279384">
          <w:marLeft w:val="640"/>
          <w:marRight w:val="0"/>
          <w:marTop w:val="0"/>
          <w:marBottom w:val="0"/>
          <w:divBdr>
            <w:top w:val="none" w:sz="0" w:space="0" w:color="auto"/>
            <w:left w:val="none" w:sz="0" w:space="0" w:color="auto"/>
            <w:bottom w:val="none" w:sz="0" w:space="0" w:color="auto"/>
            <w:right w:val="none" w:sz="0" w:space="0" w:color="auto"/>
          </w:divBdr>
        </w:div>
        <w:div w:id="548804651">
          <w:marLeft w:val="640"/>
          <w:marRight w:val="0"/>
          <w:marTop w:val="0"/>
          <w:marBottom w:val="0"/>
          <w:divBdr>
            <w:top w:val="none" w:sz="0" w:space="0" w:color="auto"/>
            <w:left w:val="none" w:sz="0" w:space="0" w:color="auto"/>
            <w:bottom w:val="none" w:sz="0" w:space="0" w:color="auto"/>
            <w:right w:val="none" w:sz="0" w:space="0" w:color="auto"/>
          </w:divBdr>
        </w:div>
        <w:div w:id="1068768873">
          <w:marLeft w:val="640"/>
          <w:marRight w:val="0"/>
          <w:marTop w:val="0"/>
          <w:marBottom w:val="0"/>
          <w:divBdr>
            <w:top w:val="none" w:sz="0" w:space="0" w:color="auto"/>
            <w:left w:val="none" w:sz="0" w:space="0" w:color="auto"/>
            <w:bottom w:val="none" w:sz="0" w:space="0" w:color="auto"/>
            <w:right w:val="none" w:sz="0" w:space="0" w:color="auto"/>
          </w:divBdr>
        </w:div>
      </w:divsChild>
    </w:div>
    <w:div w:id="600452980">
      <w:bodyDiv w:val="1"/>
      <w:marLeft w:val="0"/>
      <w:marRight w:val="0"/>
      <w:marTop w:val="0"/>
      <w:marBottom w:val="0"/>
      <w:divBdr>
        <w:top w:val="none" w:sz="0" w:space="0" w:color="auto"/>
        <w:left w:val="none" w:sz="0" w:space="0" w:color="auto"/>
        <w:bottom w:val="none" w:sz="0" w:space="0" w:color="auto"/>
        <w:right w:val="none" w:sz="0" w:space="0" w:color="auto"/>
      </w:divBdr>
      <w:divsChild>
        <w:div w:id="1168981374">
          <w:marLeft w:val="640"/>
          <w:marRight w:val="0"/>
          <w:marTop w:val="0"/>
          <w:marBottom w:val="0"/>
          <w:divBdr>
            <w:top w:val="none" w:sz="0" w:space="0" w:color="auto"/>
            <w:left w:val="none" w:sz="0" w:space="0" w:color="auto"/>
            <w:bottom w:val="none" w:sz="0" w:space="0" w:color="auto"/>
            <w:right w:val="none" w:sz="0" w:space="0" w:color="auto"/>
          </w:divBdr>
        </w:div>
        <w:div w:id="501089379">
          <w:marLeft w:val="640"/>
          <w:marRight w:val="0"/>
          <w:marTop w:val="0"/>
          <w:marBottom w:val="0"/>
          <w:divBdr>
            <w:top w:val="none" w:sz="0" w:space="0" w:color="auto"/>
            <w:left w:val="none" w:sz="0" w:space="0" w:color="auto"/>
            <w:bottom w:val="none" w:sz="0" w:space="0" w:color="auto"/>
            <w:right w:val="none" w:sz="0" w:space="0" w:color="auto"/>
          </w:divBdr>
        </w:div>
        <w:div w:id="1192568749">
          <w:marLeft w:val="640"/>
          <w:marRight w:val="0"/>
          <w:marTop w:val="0"/>
          <w:marBottom w:val="0"/>
          <w:divBdr>
            <w:top w:val="none" w:sz="0" w:space="0" w:color="auto"/>
            <w:left w:val="none" w:sz="0" w:space="0" w:color="auto"/>
            <w:bottom w:val="none" w:sz="0" w:space="0" w:color="auto"/>
            <w:right w:val="none" w:sz="0" w:space="0" w:color="auto"/>
          </w:divBdr>
        </w:div>
        <w:div w:id="471291983">
          <w:marLeft w:val="640"/>
          <w:marRight w:val="0"/>
          <w:marTop w:val="0"/>
          <w:marBottom w:val="0"/>
          <w:divBdr>
            <w:top w:val="none" w:sz="0" w:space="0" w:color="auto"/>
            <w:left w:val="none" w:sz="0" w:space="0" w:color="auto"/>
            <w:bottom w:val="none" w:sz="0" w:space="0" w:color="auto"/>
            <w:right w:val="none" w:sz="0" w:space="0" w:color="auto"/>
          </w:divBdr>
        </w:div>
        <w:div w:id="1651330192">
          <w:marLeft w:val="640"/>
          <w:marRight w:val="0"/>
          <w:marTop w:val="0"/>
          <w:marBottom w:val="0"/>
          <w:divBdr>
            <w:top w:val="none" w:sz="0" w:space="0" w:color="auto"/>
            <w:left w:val="none" w:sz="0" w:space="0" w:color="auto"/>
            <w:bottom w:val="none" w:sz="0" w:space="0" w:color="auto"/>
            <w:right w:val="none" w:sz="0" w:space="0" w:color="auto"/>
          </w:divBdr>
        </w:div>
        <w:div w:id="1353529020">
          <w:marLeft w:val="640"/>
          <w:marRight w:val="0"/>
          <w:marTop w:val="0"/>
          <w:marBottom w:val="0"/>
          <w:divBdr>
            <w:top w:val="none" w:sz="0" w:space="0" w:color="auto"/>
            <w:left w:val="none" w:sz="0" w:space="0" w:color="auto"/>
            <w:bottom w:val="none" w:sz="0" w:space="0" w:color="auto"/>
            <w:right w:val="none" w:sz="0" w:space="0" w:color="auto"/>
          </w:divBdr>
        </w:div>
        <w:div w:id="1617833654">
          <w:marLeft w:val="640"/>
          <w:marRight w:val="0"/>
          <w:marTop w:val="0"/>
          <w:marBottom w:val="0"/>
          <w:divBdr>
            <w:top w:val="none" w:sz="0" w:space="0" w:color="auto"/>
            <w:left w:val="none" w:sz="0" w:space="0" w:color="auto"/>
            <w:bottom w:val="none" w:sz="0" w:space="0" w:color="auto"/>
            <w:right w:val="none" w:sz="0" w:space="0" w:color="auto"/>
          </w:divBdr>
        </w:div>
        <w:div w:id="314720238">
          <w:marLeft w:val="640"/>
          <w:marRight w:val="0"/>
          <w:marTop w:val="0"/>
          <w:marBottom w:val="0"/>
          <w:divBdr>
            <w:top w:val="none" w:sz="0" w:space="0" w:color="auto"/>
            <w:left w:val="none" w:sz="0" w:space="0" w:color="auto"/>
            <w:bottom w:val="none" w:sz="0" w:space="0" w:color="auto"/>
            <w:right w:val="none" w:sz="0" w:space="0" w:color="auto"/>
          </w:divBdr>
        </w:div>
        <w:div w:id="926495336">
          <w:marLeft w:val="640"/>
          <w:marRight w:val="0"/>
          <w:marTop w:val="0"/>
          <w:marBottom w:val="0"/>
          <w:divBdr>
            <w:top w:val="none" w:sz="0" w:space="0" w:color="auto"/>
            <w:left w:val="none" w:sz="0" w:space="0" w:color="auto"/>
            <w:bottom w:val="none" w:sz="0" w:space="0" w:color="auto"/>
            <w:right w:val="none" w:sz="0" w:space="0" w:color="auto"/>
          </w:divBdr>
        </w:div>
        <w:div w:id="1504859635">
          <w:marLeft w:val="640"/>
          <w:marRight w:val="0"/>
          <w:marTop w:val="0"/>
          <w:marBottom w:val="0"/>
          <w:divBdr>
            <w:top w:val="none" w:sz="0" w:space="0" w:color="auto"/>
            <w:left w:val="none" w:sz="0" w:space="0" w:color="auto"/>
            <w:bottom w:val="none" w:sz="0" w:space="0" w:color="auto"/>
            <w:right w:val="none" w:sz="0" w:space="0" w:color="auto"/>
          </w:divBdr>
        </w:div>
        <w:div w:id="1911382810">
          <w:marLeft w:val="640"/>
          <w:marRight w:val="0"/>
          <w:marTop w:val="0"/>
          <w:marBottom w:val="0"/>
          <w:divBdr>
            <w:top w:val="none" w:sz="0" w:space="0" w:color="auto"/>
            <w:left w:val="none" w:sz="0" w:space="0" w:color="auto"/>
            <w:bottom w:val="none" w:sz="0" w:space="0" w:color="auto"/>
            <w:right w:val="none" w:sz="0" w:space="0" w:color="auto"/>
          </w:divBdr>
        </w:div>
        <w:div w:id="121391449">
          <w:marLeft w:val="640"/>
          <w:marRight w:val="0"/>
          <w:marTop w:val="0"/>
          <w:marBottom w:val="0"/>
          <w:divBdr>
            <w:top w:val="none" w:sz="0" w:space="0" w:color="auto"/>
            <w:left w:val="none" w:sz="0" w:space="0" w:color="auto"/>
            <w:bottom w:val="none" w:sz="0" w:space="0" w:color="auto"/>
            <w:right w:val="none" w:sz="0" w:space="0" w:color="auto"/>
          </w:divBdr>
        </w:div>
        <w:div w:id="90009434">
          <w:marLeft w:val="640"/>
          <w:marRight w:val="0"/>
          <w:marTop w:val="0"/>
          <w:marBottom w:val="0"/>
          <w:divBdr>
            <w:top w:val="none" w:sz="0" w:space="0" w:color="auto"/>
            <w:left w:val="none" w:sz="0" w:space="0" w:color="auto"/>
            <w:bottom w:val="none" w:sz="0" w:space="0" w:color="auto"/>
            <w:right w:val="none" w:sz="0" w:space="0" w:color="auto"/>
          </w:divBdr>
        </w:div>
        <w:div w:id="153575523">
          <w:marLeft w:val="640"/>
          <w:marRight w:val="0"/>
          <w:marTop w:val="0"/>
          <w:marBottom w:val="0"/>
          <w:divBdr>
            <w:top w:val="none" w:sz="0" w:space="0" w:color="auto"/>
            <w:left w:val="none" w:sz="0" w:space="0" w:color="auto"/>
            <w:bottom w:val="none" w:sz="0" w:space="0" w:color="auto"/>
            <w:right w:val="none" w:sz="0" w:space="0" w:color="auto"/>
          </w:divBdr>
        </w:div>
        <w:div w:id="1782843869">
          <w:marLeft w:val="640"/>
          <w:marRight w:val="0"/>
          <w:marTop w:val="0"/>
          <w:marBottom w:val="0"/>
          <w:divBdr>
            <w:top w:val="none" w:sz="0" w:space="0" w:color="auto"/>
            <w:left w:val="none" w:sz="0" w:space="0" w:color="auto"/>
            <w:bottom w:val="none" w:sz="0" w:space="0" w:color="auto"/>
            <w:right w:val="none" w:sz="0" w:space="0" w:color="auto"/>
          </w:divBdr>
        </w:div>
        <w:div w:id="1604536759">
          <w:marLeft w:val="640"/>
          <w:marRight w:val="0"/>
          <w:marTop w:val="0"/>
          <w:marBottom w:val="0"/>
          <w:divBdr>
            <w:top w:val="none" w:sz="0" w:space="0" w:color="auto"/>
            <w:left w:val="none" w:sz="0" w:space="0" w:color="auto"/>
            <w:bottom w:val="none" w:sz="0" w:space="0" w:color="auto"/>
            <w:right w:val="none" w:sz="0" w:space="0" w:color="auto"/>
          </w:divBdr>
        </w:div>
        <w:div w:id="387459001">
          <w:marLeft w:val="640"/>
          <w:marRight w:val="0"/>
          <w:marTop w:val="0"/>
          <w:marBottom w:val="0"/>
          <w:divBdr>
            <w:top w:val="none" w:sz="0" w:space="0" w:color="auto"/>
            <w:left w:val="none" w:sz="0" w:space="0" w:color="auto"/>
            <w:bottom w:val="none" w:sz="0" w:space="0" w:color="auto"/>
            <w:right w:val="none" w:sz="0" w:space="0" w:color="auto"/>
          </w:divBdr>
        </w:div>
        <w:div w:id="2903166">
          <w:marLeft w:val="640"/>
          <w:marRight w:val="0"/>
          <w:marTop w:val="0"/>
          <w:marBottom w:val="0"/>
          <w:divBdr>
            <w:top w:val="none" w:sz="0" w:space="0" w:color="auto"/>
            <w:left w:val="none" w:sz="0" w:space="0" w:color="auto"/>
            <w:bottom w:val="none" w:sz="0" w:space="0" w:color="auto"/>
            <w:right w:val="none" w:sz="0" w:space="0" w:color="auto"/>
          </w:divBdr>
        </w:div>
        <w:div w:id="390468838">
          <w:marLeft w:val="640"/>
          <w:marRight w:val="0"/>
          <w:marTop w:val="0"/>
          <w:marBottom w:val="0"/>
          <w:divBdr>
            <w:top w:val="none" w:sz="0" w:space="0" w:color="auto"/>
            <w:left w:val="none" w:sz="0" w:space="0" w:color="auto"/>
            <w:bottom w:val="none" w:sz="0" w:space="0" w:color="auto"/>
            <w:right w:val="none" w:sz="0" w:space="0" w:color="auto"/>
          </w:divBdr>
        </w:div>
        <w:div w:id="1138107174">
          <w:marLeft w:val="640"/>
          <w:marRight w:val="0"/>
          <w:marTop w:val="0"/>
          <w:marBottom w:val="0"/>
          <w:divBdr>
            <w:top w:val="none" w:sz="0" w:space="0" w:color="auto"/>
            <w:left w:val="none" w:sz="0" w:space="0" w:color="auto"/>
            <w:bottom w:val="none" w:sz="0" w:space="0" w:color="auto"/>
            <w:right w:val="none" w:sz="0" w:space="0" w:color="auto"/>
          </w:divBdr>
        </w:div>
        <w:div w:id="1880505093">
          <w:marLeft w:val="640"/>
          <w:marRight w:val="0"/>
          <w:marTop w:val="0"/>
          <w:marBottom w:val="0"/>
          <w:divBdr>
            <w:top w:val="none" w:sz="0" w:space="0" w:color="auto"/>
            <w:left w:val="none" w:sz="0" w:space="0" w:color="auto"/>
            <w:bottom w:val="none" w:sz="0" w:space="0" w:color="auto"/>
            <w:right w:val="none" w:sz="0" w:space="0" w:color="auto"/>
          </w:divBdr>
        </w:div>
        <w:div w:id="1163010556">
          <w:marLeft w:val="640"/>
          <w:marRight w:val="0"/>
          <w:marTop w:val="0"/>
          <w:marBottom w:val="0"/>
          <w:divBdr>
            <w:top w:val="none" w:sz="0" w:space="0" w:color="auto"/>
            <w:left w:val="none" w:sz="0" w:space="0" w:color="auto"/>
            <w:bottom w:val="none" w:sz="0" w:space="0" w:color="auto"/>
            <w:right w:val="none" w:sz="0" w:space="0" w:color="auto"/>
          </w:divBdr>
        </w:div>
        <w:div w:id="1495102412">
          <w:marLeft w:val="640"/>
          <w:marRight w:val="0"/>
          <w:marTop w:val="0"/>
          <w:marBottom w:val="0"/>
          <w:divBdr>
            <w:top w:val="none" w:sz="0" w:space="0" w:color="auto"/>
            <w:left w:val="none" w:sz="0" w:space="0" w:color="auto"/>
            <w:bottom w:val="none" w:sz="0" w:space="0" w:color="auto"/>
            <w:right w:val="none" w:sz="0" w:space="0" w:color="auto"/>
          </w:divBdr>
        </w:div>
        <w:div w:id="59910529">
          <w:marLeft w:val="640"/>
          <w:marRight w:val="0"/>
          <w:marTop w:val="0"/>
          <w:marBottom w:val="0"/>
          <w:divBdr>
            <w:top w:val="none" w:sz="0" w:space="0" w:color="auto"/>
            <w:left w:val="none" w:sz="0" w:space="0" w:color="auto"/>
            <w:bottom w:val="none" w:sz="0" w:space="0" w:color="auto"/>
            <w:right w:val="none" w:sz="0" w:space="0" w:color="auto"/>
          </w:divBdr>
        </w:div>
        <w:div w:id="1619682749">
          <w:marLeft w:val="640"/>
          <w:marRight w:val="0"/>
          <w:marTop w:val="0"/>
          <w:marBottom w:val="0"/>
          <w:divBdr>
            <w:top w:val="none" w:sz="0" w:space="0" w:color="auto"/>
            <w:left w:val="none" w:sz="0" w:space="0" w:color="auto"/>
            <w:bottom w:val="none" w:sz="0" w:space="0" w:color="auto"/>
            <w:right w:val="none" w:sz="0" w:space="0" w:color="auto"/>
          </w:divBdr>
        </w:div>
        <w:div w:id="644820317">
          <w:marLeft w:val="640"/>
          <w:marRight w:val="0"/>
          <w:marTop w:val="0"/>
          <w:marBottom w:val="0"/>
          <w:divBdr>
            <w:top w:val="none" w:sz="0" w:space="0" w:color="auto"/>
            <w:left w:val="none" w:sz="0" w:space="0" w:color="auto"/>
            <w:bottom w:val="none" w:sz="0" w:space="0" w:color="auto"/>
            <w:right w:val="none" w:sz="0" w:space="0" w:color="auto"/>
          </w:divBdr>
        </w:div>
        <w:div w:id="1299073280">
          <w:marLeft w:val="640"/>
          <w:marRight w:val="0"/>
          <w:marTop w:val="0"/>
          <w:marBottom w:val="0"/>
          <w:divBdr>
            <w:top w:val="none" w:sz="0" w:space="0" w:color="auto"/>
            <w:left w:val="none" w:sz="0" w:space="0" w:color="auto"/>
            <w:bottom w:val="none" w:sz="0" w:space="0" w:color="auto"/>
            <w:right w:val="none" w:sz="0" w:space="0" w:color="auto"/>
          </w:divBdr>
        </w:div>
        <w:div w:id="365914286">
          <w:marLeft w:val="640"/>
          <w:marRight w:val="0"/>
          <w:marTop w:val="0"/>
          <w:marBottom w:val="0"/>
          <w:divBdr>
            <w:top w:val="none" w:sz="0" w:space="0" w:color="auto"/>
            <w:left w:val="none" w:sz="0" w:space="0" w:color="auto"/>
            <w:bottom w:val="none" w:sz="0" w:space="0" w:color="auto"/>
            <w:right w:val="none" w:sz="0" w:space="0" w:color="auto"/>
          </w:divBdr>
        </w:div>
        <w:div w:id="173541958">
          <w:marLeft w:val="640"/>
          <w:marRight w:val="0"/>
          <w:marTop w:val="0"/>
          <w:marBottom w:val="0"/>
          <w:divBdr>
            <w:top w:val="none" w:sz="0" w:space="0" w:color="auto"/>
            <w:left w:val="none" w:sz="0" w:space="0" w:color="auto"/>
            <w:bottom w:val="none" w:sz="0" w:space="0" w:color="auto"/>
            <w:right w:val="none" w:sz="0" w:space="0" w:color="auto"/>
          </w:divBdr>
        </w:div>
        <w:div w:id="871575531">
          <w:marLeft w:val="640"/>
          <w:marRight w:val="0"/>
          <w:marTop w:val="0"/>
          <w:marBottom w:val="0"/>
          <w:divBdr>
            <w:top w:val="none" w:sz="0" w:space="0" w:color="auto"/>
            <w:left w:val="none" w:sz="0" w:space="0" w:color="auto"/>
            <w:bottom w:val="none" w:sz="0" w:space="0" w:color="auto"/>
            <w:right w:val="none" w:sz="0" w:space="0" w:color="auto"/>
          </w:divBdr>
        </w:div>
        <w:div w:id="1380351130">
          <w:marLeft w:val="640"/>
          <w:marRight w:val="0"/>
          <w:marTop w:val="0"/>
          <w:marBottom w:val="0"/>
          <w:divBdr>
            <w:top w:val="none" w:sz="0" w:space="0" w:color="auto"/>
            <w:left w:val="none" w:sz="0" w:space="0" w:color="auto"/>
            <w:bottom w:val="none" w:sz="0" w:space="0" w:color="auto"/>
            <w:right w:val="none" w:sz="0" w:space="0" w:color="auto"/>
          </w:divBdr>
        </w:div>
        <w:div w:id="1402678596">
          <w:marLeft w:val="640"/>
          <w:marRight w:val="0"/>
          <w:marTop w:val="0"/>
          <w:marBottom w:val="0"/>
          <w:divBdr>
            <w:top w:val="none" w:sz="0" w:space="0" w:color="auto"/>
            <w:left w:val="none" w:sz="0" w:space="0" w:color="auto"/>
            <w:bottom w:val="none" w:sz="0" w:space="0" w:color="auto"/>
            <w:right w:val="none" w:sz="0" w:space="0" w:color="auto"/>
          </w:divBdr>
        </w:div>
        <w:div w:id="467089242">
          <w:marLeft w:val="640"/>
          <w:marRight w:val="0"/>
          <w:marTop w:val="0"/>
          <w:marBottom w:val="0"/>
          <w:divBdr>
            <w:top w:val="none" w:sz="0" w:space="0" w:color="auto"/>
            <w:left w:val="none" w:sz="0" w:space="0" w:color="auto"/>
            <w:bottom w:val="none" w:sz="0" w:space="0" w:color="auto"/>
            <w:right w:val="none" w:sz="0" w:space="0" w:color="auto"/>
          </w:divBdr>
        </w:div>
        <w:div w:id="318047835">
          <w:marLeft w:val="640"/>
          <w:marRight w:val="0"/>
          <w:marTop w:val="0"/>
          <w:marBottom w:val="0"/>
          <w:divBdr>
            <w:top w:val="none" w:sz="0" w:space="0" w:color="auto"/>
            <w:left w:val="none" w:sz="0" w:space="0" w:color="auto"/>
            <w:bottom w:val="none" w:sz="0" w:space="0" w:color="auto"/>
            <w:right w:val="none" w:sz="0" w:space="0" w:color="auto"/>
          </w:divBdr>
        </w:div>
        <w:div w:id="1737125453">
          <w:marLeft w:val="640"/>
          <w:marRight w:val="0"/>
          <w:marTop w:val="0"/>
          <w:marBottom w:val="0"/>
          <w:divBdr>
            <w:top w:val="none" w:sz="0" w:space="0" w:color="auto"/>
            <w:left w:val="none" w:sz="0" w:space="0" w:color="auto"/>
            <w:bottom w:val="none" w:sz="0" w:space="0" w:color="auto"/>
            <w:right w:val="none" w:sz="0" w:space="0" w:color="auto"/>
          </w:divBdr>
        </w:div>
        <w:div w:id="799374877">
          <w:marLeft w:val="640"/>
          <w:marRight w:val="0"/>
          <w:marTop w:val="0"/>
          <w:marBottom w:val="0"/>
          <w:divBdr>
            <w:top w:val="none" w:sz="0" w:space="0" w:color="auto"/>
            <w:left w:val="none" w:sz="0" w:space="0" w:color="auto"/>
            <w:bottom w:val="none" w:sz="0" w:space="0" w:color="auto"/>
            <w:right w:val="none" w:sz="0" w:space="0" w:color="auto"/>
          </w:divBdr>
        </w:div>
        <w:div w:id="1585996117">
          <w:marLeft w:val="640"/>
          <w:marRight w:val="0"/>
          <w:marTop w:val="0"/>
          <w:marBottom w:val="0"/>
          <w:divBdr>
            <w:top w:val="none" w:sz="0" w:space="0" w:color="auto"/>
            <w:left w:val="none" w:sz="0" w:space="0" w:color="auto"/>
            <w:bottom w:val="none" w:sz="0" w:space="0" w:color="auto"/>
            <w:right w:val="none" w:sz="0" w:space="0" w:color="auto"/>
          </w:divBdr>
        </w:div>
        <w:div w:id="316345619">
          <w:marLeft w:val="640"/>
          <w:marRight w:val="0"/>
          <w:marTop w:val="0"/>
          <w:marBottom w:val="0"/>
          <w:divBdr>
            <w:top w:val="none" w:sz="0" w:space="0" w:color="auto"/>
            <w:left w:val="none" w:sz="0" w:space="0" w:color="auto"/>
            <w:bottom w:val="none" w:sz="0" w:space="0" w:color="auto"/>
            <w:right w:val="none" w:sz="0" w:space="0" w:color="auto"/>
          </w:divBdr>
        </w:div>
        <w:div w:id="259072803">
          <w:marLeft w:val="640"/>
          <w:marRight w:val="0"/>
          <w:marTop w:val="0"/>
          <w:marBottom w:val="0"/>
          <w:divBdr>
            <w:top w:val="none" w:sz="0" w:space="0" w:color="auto"/>
            <w:left w:val="none" w:sz="0" w:space="0" w:color="auto"/>
            <w:bottom w:val="none" w:sz="0" w:space="0" w:color="auto"/>
            <w:right w:val="none" w:sz="0" w:space="0" w:color="auto"/>
          </w:divBdr>
        </w:div>
        <w:div w:id="69735390">
          <w:marLeft w:val="640"/>
          <w:marRight w:val="0"/>
          <w:marTop w:val="0"/>
          <w:marBottom w:val="0"/>
          <w:divBdr>
            <w:top w:val="none" w:sz="0" w:space="0" w:color="auto"/>
            <w:left w:val="none" w:sz="0" w:space="0" w:color="auto"/>
            <w:bottom w:val="none" w:sz="0" w:space="0" w:color="auto"/>
            <w:right w:val="none" w:sz="0" w:space="0" w:color="auto"/>
          </w:divBdr>
        </w:div>
        <w:div w:id="843712570">
          <w:marLeft w:val="640"/>
          <w:marRight w:val="0"/>
          <w:marTop w:val="0"/>
          <w:marBottom w:val="0"/>
          <w:divBdr>
            <w:top w:val="none" w:sz="0" w:space="0" w:color="auto"/>
            <w:left w:val="none" w:sz="0" w:space="0" w:color="auto"/>
            <w:bottom w:val="none" w:sz="0" w:space="0" w:color="auto"/>
            <w:right w:val="none" w:sz="0" w:space="0" w:color="auto"/>
          </w:divBdr>
        </w:div>
        <w:div w:id="437287800">
          <w:marLeft w:val="640"/>
          <w:marRight w:val="0"/>
          <w:marTop w:val="0"/>
          <w:marBottom w:val="0"/>
          <w:divBdr>
            <w:top w:val="none" w:sz="0" w:space="0" w:color="auto"/>
            <w:left w:val="none" w:sz="0" w:space="0" w:color="auto"/>
            <w:bottom w:val="none" w:sz="0" w:space="0" w:color="auto"/>
            <w:right w:val="none" w:sz="0" w:space="0" w:color="auto"/>
          </w:divBdr>
        </w:div>
        <w:div w:id="1467963579">
          <w:marLeft w:val="640"/>
          <w:marRight w:val="0"/>
          <w:marTop w:val="0"/>
          <w:marBottom w:val="0"/>
          <w:divBdr>
            <w:top w:val="none" w:sz="0" w:space="0" w:color="auto"/>
            <w:left w:val="none" w:sz="0" w:space="0" w:color="auto"/>
            <w:bottom w:val="none" w:sz="0" w:space="0" w:color="auto"/>
            <w:right w:val="none" w:sz="0" w:space="0" w:color="auto"/>
          </w:divBdr>
        </w:div>
        <w:div w:id="737747534">
          <w:marLeft w:val="640"/>
          <w:marRight w:val="0"/>
          <w:marTop w:val="0"/>
          <w:marBottom w:val="0"/>
          <w:divBdr>
            <w:top w:val="none" w:sz="0" w:space="0" w:color="auto"/>
            <w:left w:val="none" w:sz="0" w:space="0" w:color="auto"/>
            <w:bottom w:val="none" w:sz="0" w:space="0" w:color="auto"/>
            <w:right w:val="none" w:sz="0" w:space="0" w:color="auto"/>
          </w:divBdr>
        </w:div>
        <w:div w:id="694186761">
          <w:marLeft w:val="640"/>
          <w:marRight w:val="0"/>
          <w:marTop w:val="0"/>
          <w:marBottom w:val="0"/>
          <w:divBdr>
            <w:top w:val="none" w:sz="0" w:space="0" w:color="auto"/>
            <w:left w:val="none" w:sz="0" w:space="0" w:color="auto"/>
            <w:bottom w:val="none" w:sz="0" w:space="0" w:color="auto"/>
            <w:right w:val="none" w:sz="0" w:space="0" w:color="auto"/>
          </w:divBdr>
        </w:div>
        <w:div w:id="1009258150">
          <w:marLeft w:val="640"/>
          <w:marRight w:val="0"/>
          <w:marTop w:val="0"/>
          <w:marBottom w:val="0"/>
          <w:divBdr>
            <w:top w:val="none" w:sz="0" w:space="0" w:color="auto"/>
            <w:left w:val="none" w:sz="0" w:space="0" w:color="auto"/>
            <w:bottom w:val="none" w:sz="0" w:space="0" w:color="auto"/>
            <w:right w:val="none" w:sz="0" w:space="0" w:color="auto"/>
          </w:divBdr>
        </w:div>
        <w:div w:id="2134782062">
          <w:marLeft w:val="640"/>
          <w:marRight w:val="0"/>
          <w:marTop w:val="0"/>
          <w:marBottom w:val="0"/>
          <w:divBdr>
            <w:top w:val="none" w:sz="0" w:space="0" w:color="auto"/>
            <w:left w:val="none" w:sz="0" w:space="0" w:color="auto"/>
            <w:bottom w:val="none" w:sz="0" w:space="0" w:color="auto"/>
            <w:right w:val="none" w:sz="0" w:space="0" w:color="auto"/>
          </w:divBdr>
        </w:div>
        <w:div w:id="43676127">
          <w:marLeft w:val="640"/>
          <w:marRight w:val="0"/>
          <w:marTop w:val="0"/>
          <w:marBottom w:val="0"/>
          <w:divBdr>
            <w:top w:val="none" w:sz="0" w:space="0" w:color="auto"/>
            <w:left w:val="none" w:sz="0" w:space="0" w:color="auto"/>
            <w:bottom w:val="none" w:sz="0" w:space="0" w:color="auto"/>
            <w:right w:val="none" w:sz="0" w:space="0" w:color="auto"/>
          </w:divBdr>
        </w:div>
        <w:div w:id="392047653">
          <w:marLeft w:val="640"/>
          <w:marRight w:val="0"/>
          <w:marTop w:val="0"/>
          <w:marBottom w:val="0"/>
          <w:divBdr>
            <w:top w:val="none" w:sz="0" w:space="0" w:color="auto"/>
            <w:left w:val="none" w:sz="0" w:space="0" w:color="auto"/>
            <w:bottom w:val="none" w:sz="0" w:space="0" w:color="auto"/>
            <w:right w:val="none" w:sz="0" w:space="0" w:color="auto"/>
          </w:divBdr>
        </w:div>
        <w:div w:id="719331364">
          <w:marLeft w:val="640"/>
          <w:marRight w:val="0"/>
          <w:marTop w:val="0"/>
          <w:marBottom w:val="0"/>
          <w:divBdr>
            <w:top w:val="none" w:sz="0" w:space="0" w:color="auto"/>
            <w:left w:val="none" w:sz="0" w:space="0" w:color="auto"/>
            <w:bottom w:val="none" w:sz="0" w:space="0" w:color="auto"/>
            <w:right w:val="none" w:sz="0" w:space="0" w:color="auto"/>
          </w:divBdr>
        </w:div>
        <w:div w:id="66222919">
          <w:marLeft w:val="640"/>
          <w:marRight w:val="0"/>
          <w:marTop w:val="0"/>
          <w:marBottom w:val="0"/>
          <w:divBdr>
            <w:top w:val="none" w:sz="0" w:space="0" w:color="auto"/>
            <w:left w:val="none" w:sz="0" w:space="0" w:color="auto"/>
            <w:bottom w:val="none" w:sz="0" w:space="0" w:color="auto"/>
            <w:right w:val="none" w:sz="0" w:space="0" w:color="auto"/>
          </w:divBdr>
        </w:div>
        <w:div w:id="1878270404">
          <w:marLeft w:val="640"/>
          <w:marRight w:val="0"/>
          <w:marTop w:val="0"/>
          <w:marBottom w:val="0"/>
          <w:divBdr>
            <w:top w:val="none" w:sz="0" w:space="0" w:color="auto"/>
            <w:left w:val="none" w:sz="0" w:space="0" w:color="auto"/>
            <w:bottom w:val="none" w:sz="0" w:space="0" w:color="auto"/>
            <w:right w:val="none" w:sz="0" w:space="0" w:color="auto"/>
          </w:divBdr>
        </w:div>
        <w:div w:id="1596790103">
          <w:marLeft w:val="640"/>
          <w:marRight w:val="0"/>
          <w:marTop w:val="0"/>
          <w:marBottom w:val="0"/>
          <w:divBdr>
            <w:top w:val="none" w:sz="0" w:space="0" w:color="auto"/>
            <w:left w:val="none" w:sz="0" w:space="0" w:color="auto"/>
            <w:bottom w:val="none" w:sz="0" w:space="0" w:color="auto"/>
            <w:right w:val="none" w:sz="0" w:space="0" w:color="auto"/>
          </w:divBdr>
        </w:div>
        <w:div w:id="1224026680">
          <w:marLeft w:val="640"/>
          <w:marRight w:val="0"/>
          <w:marTop w:val="0"/>
          <w:marBottom w:val="0"/>
          <w:divBdr>
            <w:top w:val="none" w:sz="0" w:space="0" w:color="auto"/>
            <w:left w:val="none" w:sz="0" w:space="0" w:color="auto"/>
            <w:bottom w:val="none" w:sz="0" w:space="0" w:color="auto"/>
            <w:right w:val="none" w:sz="0" w:space="0" w:color="auto"/>
          </w:divBdr>
        </w:div>
        <w:div w:id="923298995">
          <w:marLeft w:val="640"/>
          <w:marRight w:val="0"/>
          <w:marTop w:val="0"/>
          <w:marBottom w:val="0"/>
          <w:divBdr>
            <w:top w:val="none" w:sz="0" w:space="0" w:color="auto"/>
            <w:left w:val="none" w:sz="0" w:space="0" w:color="auto"/>
            <w:bottom w:val="none" w:sz="0" w:space="0" w:color="auto"/>
            <w:right w:val="none" w:sz="0" w:space="0" w:color="auto"/>
          </w:divBdr>
        </w:div>
        <w:div w:id="1072967957">
          <w:marLeft w:val="640"/>
          <w:marRight w:val="0"/>
          <w:marTop w:val="0"/>
          <w:marBottom w:val="0"/>
          <w:divBdr>
            <w:top w:val="none" w:sz="0" w:space="0" w:color="auto"/>
            <w:left w:val="none" w:sz="0" w:space="0" w:color="auto"/>
            <w:bottom w:val="none" w:sz="0" w:space="0" w:color="auto"/>
            <w:right w:val="none" w:sz="0" w:space="0" w:color="auto"/>
          </w:divBdr>
        </w:div>
        <w:div w:id="63601919">
          <w:marLeft w:val="640"/>
          <w:marRight w:val="0"/>
          <w:marTop w:val="0"/>
          <w:marBottom w:val="0"/>
          <w:divBdr>
            <w:top w:val="none" w:sz="0" w:space="0" w:color="auto"/>
            <w:left w:val="none" w:sz="0" w:space="0" w:color="auto"/>
            <w:bottom w:val="none" w:sz="0" w:space="0" w:color="auto"/>
            <w:right w:val="none" w:sz="0" w:space="0" w:color="auto"/>
          </w:divBdr>
        </w:div>
        <w:div w:id="40639730">
          <w:marLeft w:val="640"/>
          <w:marRight w:val="0"/>
          <w:marTop w:val="0"/>
          <w:marBottom w:val="0"/>
          <w:divBdr>
            <w:top w:val="none" w:sz="0" w:space="0" w:color="auto"/>
            <w:left w:val="none" w:sz="0" w:space="0" w:color="auto"/>
            <w:bottom w:val="none" w:sz="0" w:space="0" w:color="auto"/>
            <w:right w:val="none" w:sz="0" w:space="0" w:color="auto"/>
          </w:divBdr>
        </w:div>
        <w:div w:id="1925337297">
          <w:marLeft w:val="640"/>
          <w:marRight w:val="0"/>
          <w:marTop w:val="0"/>
          <w:marBottom w:val="0"/>
          <w:divBdr>
            <w:top w:val="none" w:sz="0" w:space="0" w:color="auto"/>
            <w:left w:val="none" w:sz="0" w:space="0" w:color="auto"/>
            <w:bottom w:val="none" w:sz="0" w:space="0" w:color="auto"/>
            <w:right w:val="none" w:sz="0" w:space="0" w:color="auto"/>
          </w:divBdr>
        </w:div>
        <w:div w:id="1931498345">
          <w:marLeft w:val="640"/>
          <w:marRight w:val="0"/>
          <w:marTop w:val="0"/>
          <w:marBottom w:val="0"/>
          <w:divBdr>
            <w:top w:val="none" w:sz="0" w:space="0" w:color="auto"/>
            <w:left w:val="none" w:sz="0" w:space="0" w:color="auto"/>
            <w:bottom w:val="none" w:sz="0" w:space="0" w:color="auto"/>
            <w:right w:val="none" w:sz="0" w:space="0" w:color="auto"/>
          </w:divBdr>
        </w:div>
        <w:div w:id="211238233">
          <w:marLeft w:val="640"/>
          <w:marRight w:val="0"/>
          <w:marTop w:val="0"/>
          <w:marBottom w:val="0"/>
          <w:divBdr>
            <w:top w:val="none" w:sz="0" w:space="0" w:color="auto"/>
            <w:left w:val="none" w:sz="0" w:space="0" w:color="auto"/>
            <w:bottom w:val="none" w:sz="0" w:space="0" w:color="auto"/>
            <w:right w:val="none" w:sz="0" w:space="0" w:color="auto"/>
          </w:divBdr>
        </w:div>
        <w:div w:id="208147601">
          <w:marLeft w:val="640"/>
          <w:marRight w:val="0"/>
          <w:marTop w:val="0"/>
          <w:marBottom w:val="0"/>
          <w:divBdr>
            <w:top w:val="none" w:sz="0" w:space="0" w:color="auto"/>
            <w:left w:val="none" w:sz="0" w:space="0" w:color="auto"/>
            <w:bottom w:val="none" w:sz="0" w:space="0" w:color="auto"/>
            <w:right w:val="none" w:sz="0" w:space="0" w:color="auto"/>
          </w:divBdr>
        </w:div>
        <w:div w:id="191067710">
          <w:marLeft w:val="640"/>
          <w:marRight w:val="0"/>
          <w:marTop w:val="0"/>
          <w:marBottom w:val="0"/>
          <w:divBdr>
            <w:top w:val="none" w:sz="0" w:space="0" w:color="auto"/>
            <w:left w:val="none" w:sz="0" w:space="0" w:color="auto"/>
            <w:bottom w:val="none" w:sz="0" w:space="0" w:color="auto"/>
            <w:right w:val="none" w:sz="0" w:space="0" w:color="auto"/>
          </w:divBdr>
        </w:div>
        <w:div w:id="1108961769">
          <w:marLeft w:val="640"/>
          <w:marRight w:val="0"/>
          <w:marTop w:val="0"/>
          <w:marBottom w:val="0"/>
          <w:divBdr>
            <w:top w:val="none" w:sz="0" w:space="0" w:color="auto"/>
            <w:left w:val="none" w:sz="0" w:space="0" w:color="auto"/>
            <w:bottom w:val="none" w:sz="0" w:space="0" w:color="auto"/>
            <w:right w:val="none" w:sz="0" w:space="0" w:color="auto"/>
          </w:divBdr>
        </w:div>
        <w:div w:id="915483037">
          <w:marLeft w:val="640"/>
          <w:marRight w:val="0"/>
          <w:marTop w:val="0"/>
          <w:marBottom w:val="0"/>
          <w:divBdr>
            <w:top w:val="none" w:sz="0" w:space="0" w:color="auto"/>
            <w:left w:val="none" w:sz="0" w:space="0" w:color="auto"/>
            <w:bottom w:val="none" w:sz="0" w:space="0" w:color="auto"/>
            <w:right w:val="none" w:sz="0" w:space="0" w:color="auto"/>
          </w:divBdr>
        </w:div>
        <w:div w:id="288555462">
          <w:marLeft w:val="640"/>
          <w:marRight w:val="0"/>
          <w:marTop w:val="0"/>
          <w:marBottom w:val="0"/>
          <w:divBdr>
            <w:top w:val="none" w:sz="0" w:space="0" w:color="auto"/>
            <w:left w:val="none" w:sz="0" w:space="0" w:color="auto"/>
            <w:bottom w:val="none" w:sz="0" w:space="0" w:color="auto"/>
            <w:right w:val="none" w:sz="0" w:space="0" w:color="auto"/>
          </w:divBdr>
        </w:div>
        <w:div w:id="77489075">
          <w:marLeft w:val="640"/>
          <w:marRight w:val="0"/>
          <w:marTop w:val="0"/>
          <w:marBottom w:val="0"/>
          <w:divBdr>
            <w:top w:val="none" w:sz="0" w:space="0" w:color="auto"/>
            <w:left w:val="none" w:sz="0" w:space="0" w:color="auto"/>
            <w:bottom w:val="none" w:sz="0" w:space="0" w:color="auto"/>
            <w:right w:val="none" w:sz="0" w:space="0" w:color="auto"/>
          </w:divBdr>
        </w:div>
        <w:div w:id="23484718">
          <w:marLeft w:val="640"/>
          <w:marRight w:val="0"/>
          <w:marTop w:val="0"/>
          <w:marBottom w:val="0"/>
          <w:divBdr>
            <w:top w:val="none" w:sz="0" w:space="0" w:color="auto"/>
            <w:left w:val="none" w:sz="0" w:space="0" w:color="auto"/>
            <w:bottom w:val="none" w:sz="0" w:space="0" w:color="auto"/>
            <w:right w:val="none" w:sz="0" w:space="0" w:color="auto"/>
          </w:divBdr>
        </w:div>
        <w:div w:id="1392575868">
          <w:marLeft w:val="640"/>
          <w:marRight w:val="0"/>
          <w:marTop w:val="0"/>
          <w:marBottom w:val="0"/>
          <w:divBdr>
            <w:top w:val="none" w:sz="0" w:space="0" w:color="auto"/>
            <w:left w:val="none" w:sz="0" w:space="0" w:color="auto"/>
            <w:bottom w:val="none" w:sz="0" w:space="0" w:color="auto"/>
            <w:right w:val="none" w:sz="0" w:space="0" w:color="auto"/>
          </w:divBdr>
        </w:div>
        <w:div w:id="1874731523">
          <w:marLeft w:val="640"/>
          <w:marRight w:val="0"/>
          <w:marTop w:val="0"/>
          <w:marBottom w:val="0"/>
          <w:divBdr>
            <w:top w:val="none" w:sz="0" w:space="0" w:color="auto"/>
            <w:left w:val="none" w:sz="0" w:space="0" w:color="auto"/>
            <w:bottom w:val="none" w:sz="0" w:space="0" w:color="auto"/>
            <w:right w:val="none" w:sz="0" w:space="0" w:color="auto"/>
          </w:divBdr>
        </w:div>
        <w:div w:id="1865168178">
          <w:marLeft w:val="640"/>
          <w:marRight w:val="0"/>
          <w:marTop w:val="0"/>
          <w:marBottom w:val="0"/>
          <w:divBdr>
            <w:top w:val="none" w:sz="0" w:space="0" w:color="auto"/>
            <w:left w:val="none" w:sz="0" w:space="0" w:color="auto"/>
            <w:bottom w:val="none" w:sz="0" w:space="0" w:color="auto"/>
            <w:right w:val="none" w:sz="0" w:space="0" w:color="auto"/>
          </w:divBdr>
        </w:div>
        <w:div w:id="1481002789">
          <w:marLeft w:val="640"/>
          <w:marRight w:val="0"/>
          <w:marTop w:val="0"/>
          <w:marBottom w:val="0"/>
          <w:divBdr>
            <w:top w:val="none" w:sz="0" w:space="0" w:color="auto"/>
            <w:left w:val="none" w:sz="0" w:space="0" w:color="auto"/>
            <w:bottom w:val="none" w:sz="0" w:space="0" w:color="auto"/>
            <w:right w:val="none" w:sz="0" w:space="0" w:color="auto"/>
          </w:divBdr>
        </w:div>
        <w:div w:id="1895970919">
          <w:marLeft w:val="640"/>
          <w:marRight w:val="0"/>
          <w:marTop w:val="0"/>
          <w:marBottom w:val="0"/>
          <w:divBdr>
            <w:top w:val="none" w:sz="0" w:space="0" w:color="auto"/>
            <w:left w:val="none" w:sz="0" w:space="0" w:color="auto"/>
            <w:bottom w:val="none" w:sz="0" w:space="0" w:color="auto"/>
            <w:right w:val="none" w:sz="0" w:space="0" w:color="auto"/>
          </w:divBdr>
        </w:div>
        <w:div w:id="1541698968">
          <w:marLeft w:val="640"/>
          <w:marRight w:val="0"/>
          <w:marTop w:val="0"/>
          <w:marBottom w:val="0"/>
          <w:divBdr>
            <w:top w:val="none" w:sz="0" w:space="0" w:color="auto"/>
            <w:left w:val="none" w:sz="0" w:space="0" w:color="auto"/>
            <w:bottom w:val="none" w:sz="0" w:space="0" w:color="auto"/>
            <w:right w:val="none" w:sz="0" w:space="0" w:color="auto"/>
          </w:divBdr>
        </w:div>
        <w:div w:id="1805151610">
          <w:marLeft w:val="640"/>
          <w:marRight w:val="0"/>
          <w:marTop w:val="0"/>
          <w:marBottom w:val="0"/>
          <w:divBdr>
            <w:top w:val="none" w:sz="0" w:space="0" w:color="auto"/>
            <w:left w:val="none" w:sz="0" w:space="0" w:color="auto"/>
            <w:bottom w:val="none" w:sz="0" w:space="0" w:color="auto"/>
            <w:right w:val="none" w:sz="0" w:space="0" w:color="auto"/>
          </w:divBdr>
        </w:div>
        <w:div w:id="439883038">
          <w:marLeft w:val="640"/>
          <w:marRight w:val="0"/>
          <w:marTop w:val="0"/>
          <w:marBottom w:val="0"/>
          <w:divBdr>
            <w:top w:val="none" w:sz="0" w:space="0" w:color="auto"/>
            <w:left w:val="none" w:sz="0" w:space="0" w:color="auto"/>
            <w:bottom w:val="none" w:sz="0" w:space="0" w:color="auto"/>
            <w:right w:val="none" w:sz="0" w:space="0" w:color="auto"/>
          </w:divBdr>
        </w:div>
        <w:div w:id="941187742">
          <w:marLeft w:val="640"/>
          <w:marRight w:val="0"/>
          <w:marTop w:val="0"/>
          <w:marBottom w:val="0"/>
          <w:divBdr>
            <w:top w:val="none" w:sz="0" w:space="0" w:color="auto"/>
            <w:left w:val="none" w:sz="0" w:space="0" w:color="auto"/>
            <w:bottom w:val="none" w:sz="0" w:space="0" w:color="auto"/>
            <w:right w:val="none" w:sz="0" w:space="0" w:color="auto"/>
          </w:divBdr>
        </w:div>
        <w:div w:id="1512066985">
          <w:marLeft w:val="640"/>
          <w:marRight w:val="0"/>
          <w:marTop w:val="0"/>
          <w:marBottom w:val="0"/>
          <w:divBdr>
            <w:top w:val="none" w:sz="0" w:space="0" w:color="auto"/>
            <w:left w:val="none" w:sz="0" w:space="0" w:color="auto"/>
            <w:bottom w:val="none" w:sz="0" w:space="0" w:color="auto"/>
            <w:right w:val="none" w:sz="0" w:space="0" w:color="auto"/>
          </w:divBdr>
        </w:div>
        <w:div w:id="792794897">
          <w:marLeft w:val="640"/>
          <w:marRight w:val="0"/>
          <w:marTop w:val="0"/>
          <w:marBottom w:val="0"/>
          <w:divBdr>
            <w:top w:val="none" w:sz="0" w:space="0" w:color="auto"/>
            <w:left w:val="none" w:sz="0" w:space="0" w:color="auto"/>
            <w:bottom w:val="none" w:sz="0" w:space="0" w:color="auto"/>
            <w:right w:val="none" w:sz="0" w:space="0" w:color="auto"/>
          </w:divBdr>
        </w:div>
        <w:div w:id="128522612">
          <w:marLeft w:val="640"/>
          <w:marRight w:val="0"/>
          <w:marTop w:val="0"/>
          <w:marBottom w:val="0"/>
          <w:divBdr>
            <w:top w:val="none" w:sz="0" w:space="0" w:color="auto"/>
            <w:left w:val="none" w:sz="0" w:space="0" w:color="auto"/>
            <w:bottom w:val="none" w:sz="0" w:space="0" w:color="auto"/>
            <w:right w:val="none" w:sz="0" w:space="0" w:color="auto"/>
          </w:divBdr>
        </w:div>
        <w:div w:id="265504298">
          <w:marLeft w:val="640"/>
          <w:marRight w:val="0"/>
          <w:marTop w:val="0"/>
          <w:marBottom w:val="0"/>
          <w:divBdr>
            <w:top w:val="none" w:sz="0" w:space="0" w:color="auto"/>
            <w:left w:val="none" w:sz="0" w:space="0" w:color="auto"/>
            <w:bottom w:val="none" w:sz="0" w:space="0" w:color="auto"/>
            <w:right w:val="none" w:sz="0" w:space="0" w:color="auto"/>
          </w:divBdr>
        </w:div>
        <w:div w:id="1282809014">
          <w:marLeft w:val="640"/>
          <w:marRight w:val="0"/>
          <w:marTop w:val="0"/>
          <w:marBottom w:val="0"/>
          <w:divBdr>
            <w:top w:val="none" w:sz="0" w:space="0" w:color="auto"/>
            <w:left w:val="none" w:sz="0" w:space="0" w:color="auto"/>
            <w:bottom w:val="none" w:sz="0" w:space="0" w:color="auto"/>
            <w:right w:val="none" w:sz="0" w:space="0" w:color="auto"/>
          </w:divBdr>
        </w:div>
        <w:div w:id="90440276">
          <w:marLeft w:val="640"/>
          <w:marRight w:val="0"/>
          <w:marTop w:val="0"/>
          <w:marBottom w:val="0"/>
          <w:divBdr>
            <w:top w:val="none" w:sz="0" w:space="0" w:color="auto"/>
            <w:left w:val="none" w:sz="0" w:space="0" w:color="auto"/>
            <w:bottom w:val="none" w:sz="0" w:space="0" w:color="auto"/>
            <w:right w:val="none" w:sz="0" w:space="0" w:color="auto"/>
          </w:divBdr>
        </w:div>
        <w:div w:id="1661154198">
          <w:marLeft w:val="640"/>
          <w:marRight w:val="0"/>
          <w:marTop w:val="0"/>
          <w:marBottom w:val="0"/>
          <w:divBdr>
            <w:top w:val="none" w:sz="0" w:space="0" w:color="auto"/>
            <w:left w:val="none" w:sz="0" w:space="0" w:color="auto"/>
            <w:bottom w:val="none" w:sz="0" w:space="0" w:color="auto"/>
            <w:right w:val="none" w:sz="0" w:space="0" w:color="auto"/>
          </w:divBdr>
        </w:div>
        <w:div w:id="529034954">
          <w:marLeft w:val="640"/>
          <w:marRight w:val="0"/>
          <w:marTop w:val="0"/>
          <w:marBottom w:val="0"/>
          <w:divBdr>
            <w:top w:val="none" w:sz="0" w:space="0" w:color="auto"/>
            <w:left w:val="none" w:sz="0" w:space="0" w:color="auto"/>
            <w:bottom w:val="none" w:sz="0" w:space="0" w:color="auto"/>
            <w:right w:val="none" w:sz="0" w:space="0" w:color="auto"/>
          </w:divBdr>
        </w:div>
        <w:div w:id="1512451156">
          <w:marLeft w:val="640"/>
          <w:marRight w:val="0"/>
          <w:marTop w:val="0"/>
          <w:marBottom w:val="0"/>
          <w:divBdr>
            <w:top w:val="none" w:sz="0" w:space="0" w:color="auto"/>
            <w:left w:val="none" w:sz="0" w:space="0" w:color="auto"/>
            <w:bottom w:val="none" w:sz="0" w:space="0" w:color="auto"/>
            <w:right w:val="none" w:sz="0" w:space="0" w:color="auto"/>
          </w:divBdr>
        </w:div>
        <w:div w:id="697390791">
          <w:marLeft w:val="640"/>
          <w:marRight w:val="0"/>
          <w:marTop w:val="0"/>
          <w:marBottom w:val="0"/>
          <w:divBdr>
            <w:top w:val="none" w:sz="0" w:space="0" w:color="auto"/>
            <w:left w:val="none" w:sz="0" w:space="0" w:color="auto"/>
            <w:bottom w:val="none" w:sz="0" w:space="0" w:color="auto"/>
            <w:right w:val="none" w:sz="0" w:space="0" w:color="auto"/>
          </w:divBdr>
        </w:div>
        <w:div w:id="1142235118">
          <w:marLeft w:val="640"/>
          <w:marRight w:val="0"/>
          <w:marTop w:val="0"/>
          <w:marBottom w:val="0"/>
          <w:divBdr>
            <w:top w:val="none" w:sz="0" w:space="0" w:color="auto"/>
            <w:left w:val="none" w:sz="0" w:space="0" w:color="auto"/>
            <w:bottom w:val="none" w:sz="0" w:space="0" w:color="auto"/>
            <w:right w:val="none" w:sz="0" w:space="0" w:color="auto"/>
          </w:divBdr>
        </w:div>
        <w:div w:id="2009408600">
          <w:marLeft w:val="640"/>
          <w:marRight w:val="0"/>
          <w:marTop w:val="0"/>
          <w:marBottom w:val="0"/>
          <w:divBdr>
            <w:top w:val="none" w:sz="0" w:space="0" w:color="auto"/>
            <w:left w:val="none" w:sz="0" w:space="0" w:color="auto"/>
            <w:bottom w:val="none" w:sz="0" w:space="0" w:color="auto"/>
            <w:right w:val="none" w:sz="0" w:space="0" w:color="auto"/>
          </w:divBdr>
        </w:div>
        <w:div w:id="1164123217">
          <w:marLeft w:val="640"/>
          <w:marRight w:val="0"/>
          <w:marTop w:val="0"/>
          <w:marBottom w:val="0"/>
          <w:divBdr>
            <w:top w:val="none" w:sz="0" w:space="0" w:color="auto"/>
            <w:left w:val="none" w:sz="0" w:space="0" w:color="auto"/>
            <w:bottom w:val="none" w:sz="0" w:space="0" w:color="auto"/>
            <w:right w:val="none" w:sz="0" w:space="0" w:color="auto"/>
          </w:divBdr>
        </w:div>
        <w:div w:id="1407221428">
          <w:marLeft w:val="640"/>
          <w:marRight w:val="0"/>
          <w:marTop w:val="0"/>
          <w:marBottom w:val="0"/>
          <w:divBdr>
            <w:top w:val="none" w:sz="0" w:space="0" w:color="auto"/>
            <w:left w:val="none" w:sz="0" w:space="0" w:color="auto"/>
            <w:bottom w:val="none" w:sz="0" w:space="0" w:color="auto"/>
            <w:right w:val="none" w:sz="0" w:space="0" w:color="auto"/>
          </w:divBdr>
        </w:div>
        <w:div w:id="1533155505">
          <w:marLeft w:val="640"/>
          <w:marRight w:val="0"/>
          <w:marTop w:val="0"/>
          <w:marBottom w:val="0"/>
          <w:divBdr>
            <w:top w:val="none" w:sz="0" w:space="0" w:color="auto"/>
            <w:left w:val="none" w:sz="0" w:space="0" w:color="auto"/>
            <w:bottom w:val="none" w:sz="0" w:space="0" w:color="auto"/>
            <w:right w:val="none" w:sz="0" w:space="0" w:color="auto"/>
          </w:divBdr>
        </w:div>
        <w:div w:id="1056390952">
          <w:marLeft w:val="640"/>
          <w:marRight w:val="0"/>
          <w:marTop w:val="0"/>
          <w:marBottom w:val="0"/>
          <w:divBdr>
            <w:top w:val="none" w:sz="0" w:space="0" w:color="auto"/>
            <w:left w:val="none" w:sz="0" w:space="0" w:color="auto"/>
            <w:bottom w:val="none" w:sz="0" w:space="0" w:color="auto"/>
            <w:right w:val="none" w:sz="0" w:space="0" w:color="auto"/>
          </w:divBdr>
        </w:div>
        <w:div w:id="38938089">
          <w:marLeft w:val="640"/>
          <w:marRight w:val="0"/>
          <w:marTop w:val="0"/>
          <w:marBottom w:val="0"/>
          <w:divBdr>
            <w:top w:val="none" w:sz="0" w:space="0" w:color="auto"/>
            <w:left w:val="none" w:sz="0" w:space="0" w:color="auto"/>
            <w:bottom w:val="none" w:sz="0" w:space="0" w:color="auto"/>
            <w:right w:val="none" w:sz="0" w:space="0" w:color="auto"/>
          </w:divBdr>
        </w:div>
        <w:div w:id="2108847027">
          <w:marLeft w:val="640"/>
          <w:marRight w:val="0"/>
          <w:marTop w:val="0"/>
          <w:marBottom w:val="0"/>
          <w:divBdr>
            <w:top w:val="none" w:sz="0" w:space="0" w:color="auto"/>
            <w:left w:val="none" w:sz="0" w:space="0" w:color="auto"/>
            <w:bottom w:val="none" w:sz="0" w:space="0" w:color="auto"/>
            <w:right w:val="none" w:sz="0" w:space="0" w:color="auto"/>
          </w:divBdr>
        </w:div>
        <w:div w:id="1424909278">
          <w:marLeft w:val="640"/>
          <w:marRight w:val="0"/>
          <w:marTop w:val="0"/>
          <w:marBottom w:val="0"/>
          <w:divBdr>
            <w:top w:val="none" w:sz="0" w:space="0" w:color="auto"/>
            <w:left w:val="none" w:sz="0" w:space="0" w:color="auto"/>
            <w:bottom w:val="none" w:sz="0" w:space="0" w:color="auto"/>
            <w:right w:val="none" w:sz="0" w:space="0" w:color="auto"/>
          </w:divBdr>
        </w:div>
        <w:div w:id="1880243730">
          <w:marLeft w:val="640"/>
          <w:marRight w:val="0"/>
          <w:marTop w:val="0"/>
          <w:marBottom w:val="0"/>
          <w:divBdr>
            <w:top w:val="none" w:sz="0" w:space="0" w:color="auto"/>
            <w:left w:val="none" w:sz="0" w:space="0" w:color="auto"/>
            <w:bottom w:val="none" w:sz="0" w:space="0" w:color="auto"/>
            <w:right w:val="none" w:sz="0" w:space="0" w:color="auto"/>
          </w:divBdr>
        </w:div>
        <w:div w:id="1078863678">
          <w:marLeft w:val="640"/>
          <w:marRight w:val="0"/>
          <w:marTop w:val="0"/>
          <w:marBottom w:val="0"/>
          <w:divBdr>
            <w:top w:val="none" w:sz="0" w:space="0" w:color="auto"/>
            <w:left w:val="none" w:sz="0" w:space="0" w:color="auto"/>
            <w:bottom w:val="none" w:sz="0" w:space="0" w:color="auto"/>
            <w:right w:val="none" w:sz="0" w:space="0" w:color="auto"/>
          </w:divBdr>
        </w:div>
        <w:div w:id="2006274575">
          <w:marLeft w:val="640"/>
          <w:marRight w:val="0"/>
          <w:marTop w:val="0"/>
          <w:marBottom w:val="0"/>
          <w:divBdr>
            <w:top w:val="none" w:sz="0" w:space="0" w:color="auto"/>
            <w:left w:val="none" w:sz="0" w:space="0" w:color="auto"/>
            <w:bottom w:val="none" w:sz="0" w:space="0" w:color="auto"/>
            <w:right w:val="none" w:sz="0" w:space="0" w:color="auto"/>
          </w:divBdr>
        </w:div>
        <w:div w:id="764689027">
          <w:marLeft w:val="640"/>
          <w:marRight w:val="0"/>
          <w:marTop w:val="0"/>
          <w:marBottom w:val="0"/>
          <w:divBdr>
            <w:top w:val="none" w:sz="0" w:space="0" w:color="auto"/>
            <w:left w:val="none" w:sz="0" w:space="0" w:color="auto"/>
            <w:bottom w:val="none" w:sz="0" w:space="0" w:color="auto"/>
            <w:right w:val="none" w:sz="0" w:space="0" w:color="auto"/>
          </w:divBdr>
        </w:div>
        <w:div w:id="1505123437">
          <w:marLeft w:val="640"/>
          <w:marRight w:val="0"/>
          <w:marTop w:val="0"/>
          <w:marBottom w:val="0"/>
          <w:divBdr>
            <w:top w:val="none" w:sz="0" w:space="0" w:color="auto"/>
            <w:left w:val="none" w:sz="0" w:space="0" w:color="auto"/>
            <w:bottom w:val="none" w:sz="0" w:space="0" w:color="auto"/>
            <w:right w:val="none" w:sz="0" w:space="0" w:color="auto"/>
          </w:divBdr>
        </w:div>
        <w:div w:id="1664313408">
          <w:marLeft w:val="640"/>
          <w:marRight w:val="0"/>
          <w:marTop w:val="0"/>
          <w:marBottom w:val="0"/>
          <w:divBdr>
            <w:top w:val="none" w:sz="0" w:space="0" w:color="auto"/>
            <w:left w:val="none" w:sz="0" w:space="0" w:color="auto"/>
            <w:bottom w:val="none" w:sz="0" w:space="0" w:color="auto"/>
            <w:right w:val="none" w:sz="0" w:space="0" w:color="auto"/>
          </w:divBdr>
        </w:div>
        <w:div w:id="151484627">
          <w:marLeft w:val="640"/>
          <w:marRight w:val="0"/>
          <w:marTop w:val="0"/>
          <w:marBottom w:val="0"/>
          <w:divBdr>
            <w:top w:val="none" w:sz="0" w:space="0" w:color="auto"/>
            <w:left w:val="none" w:sz="0" w:space="0" w:color="auto"/>
            <w:bottom w:val="none" w:sz="0" w:space="0" w:color="auto"/>
            <w:right w:val="none" w:sz="0" w:space="0" w:color="auto"/>
          </w:divBdr>
        </w:div>
        <w:div w:id="1570380040">
          <w:marLeft w:val="640"/>
          <w:marRight w:val="0"/>
          <w:marTop w:val="0"/>
          <w:marBottom w:val="0"/>
          <w:divBdr>
            <w:top w:val="none" w:sz="0" w:space="0" w:color="auto"/>
            <w:left w:val="none" w:sz="0" w:space="0" w:color="auto"/>
            <w:bottom w:val="none" w:sz="0" w:space="0" w:color="auto"/>
            <w:right w:val="none" w:sz="0" w:space="0" w:color="auto"/>
          </w:divBdr>
        </w:div>
        <w:div w:id="1496216536">
          <w:marLeft w:val="640"/>
          <w:marRight w:val="0"/>
          <w:marTop w:val="0"/>
          <w:marBottom w:val="0"/>
          <w:divBdr>
            <w:top w:val="none" w:sz="0" w:space="0" w:color="auto"/>
            <w:left w:val="none" w:sz="0" w:space="0" w:color="auto"/>
            <w:bottom w:val="none" w:sz="0" w:space="0" w:color="auto"/>
            <w:right w:val="none" w:sz="0" w:space="0" w:color="auto"/>
          </w:divBdr>
        </w:div>
        <w:div w:id="1407845078">
          <w:marLeft w:val="640"/>
          <w:marRight w:val="0"/>
          <w:marTop w:val="0"/>
          <w:marBottom w:val="0"/>
          <w:divBdr>
            <w:top w:val="none" w:sz="0" w:space="0" w:color="auto"/>
            <w:left w:val="none" w:sz="0" w:space="0" w:color="auto"/>
            <w:bottom w:val="none" w:sz="0" w:space="0" w:color="auto"/>
            <w:right w:val="none" w:sz="0" w:space="0" w:color="auto"/>
          </w:divBdr>
        </w:div>
        <w:div w:id="1577517493">
          <w:marLeft w:val="640"/>
          <w:marRight w:val="0"/>
          <w:marTop w:val="0"/>
          <w:marBottom w:val="0"/>
          <w:divBdr>
            <w:top w:val="none" w:sz="0" w:space="0" w:color="auto"/>
            <w:left w:val="none" w:sz="0" w:space="0" w:color="auto"/>
            <w:bottom w:val="none" w:sz="0" w:space="0" w:color="auto"/>
            <w:right w:val="none" w:sz="0" w:space="0" w:color="auto"/>
          </w:divBdr>
        </w:div>
        <w:div w:id="1920483105">
          <w:marLeft w:val="640"/>
          <w:marRight w:val="0"/>
          <w:marTop w:val="0"/>
          <w:marBottom w:val="0"/>
          <w:divBdr>
            <w:top w:val="none" w:sz="0" w:space="0" w:color="auto"/>
            <w:left w:val="none" w:sz="0" w:space="0" w:color="auto"/>
            <w:bottom w:val="none" w:sz="0" w:space="0" w:color="auto"/>
            <w:right w:val="none" w:sz="0" w:space="0" w:color="auto"/>
          </w:divBdr>
        </w:div>
        <w:div w:id="1792672597">
          <w:marLeft w:val="640"/>
          <w:marRight w:val="0"/>
          <w:marTop w:val="0"/>
          <w:marBottom w:val="0"/>
          <w:divBdr>
            <w:top w:val="none" w:sz="0" w:space="0" w:color="auto"/>
            <w:left w:val="none" w:sz="0" w:space="0" w:color="auto"/>
            <w:bottom w:val="none" w:sz="0" w:space="0" w:color="auto"/>
            <w:right w:val="none" w:sz="0" w:space="0" w:color="auto"/>
          </w:divBdr>
        </w:div>
        <w:div w:id="1427535824">
          <w:marLeft w:val="640"/>
          <w:marRight w:val="0"/>
          <w:marTop w:val="0"/>
          <w:marBottom w:val="0"/>
          <w:divBdr>
            <w:top w:val="none" w:sz="0" w:space="0" w:color="auto"/>
            <w:left w:val="none" w:sz="0" w:space="0" w:color="auto"/>
            <w:bottom w:val="none" w:sz="0" w:space="0" w:color="auto"/>
            <w:right w:val="none" w:sz="0" w:space="0" w:color="auto"/>
          </w:divBdr>
        </w:div>
        <w:div w:id="444470690">
          <w:marLeft w:val="640"/>
          <w:marRight w:val="0"/>
          <w:marTop w:val="0"/>
          <w:marBottom w:val="0"/>
          <w:divBdr>
            <w:top w:val="none" w:sz="0" w:space="0" w:color="auto"/>
            <w:left w:val="none" w:sz="0" w:space="0" w:color="auto"/>
            <w:bottom w:val="none" w:sz="0" w:space="0" w:color="auto"/>
            <w:right w:val="none" w:sz="0" w:space="0" w:color="auto"/>
          </w:divBdr>
        </w:div>
        <w:div w:id="1795636531">
          <w:marLeft w:val="640"/>
          <w:marRight w:val="0"/>
          <w:marTop w:val="0"/>
          <w:marBottom w:val="0"/>
          <w:divBdr>
            <w:top w:val="none" w:sz="0" w:space="0" w:color="auto"/>
            <w:left w:val="none" w:sz="0" w:space="0" w:color="auto"/>
            <w:bottom w:val="none" w:sz="0" w:space="0" w:color="auto"/>
            <w:right w:val="none" w:sz="0" w:space="0" w:color="auto"/>
          </w:divBdr>
        </w:div>
        <w:div w:id="1474249880">
          <w:marLeft w:val="640"/>
          <w:marRight w:val="0"/>
          <w:marTop w:val="0"/>
          <w:marBottom w:val="0"/>
          <w:divBdr>
            <w:top w:val="none" w:sz="0" w:space="0" w:color="auto"/>
            <w:left w:val="none" w:sz="0" w:space="0" w:color="auto"/>
            <w:bottom w:val="none" w:sz="0" w:space="0" w:color="auto"/>
            <w:right w:val="none" w:sz="0" w:space="0" w:color="auto"/>
          </w:divBdr>
        </w:div>
        <w:div w:id="274677394">
          <w:marLeft w:val="640"/>
          <w:marRight w:val="0"/>
          <w:marTop w:val="0"/>
          <w:marBottom w:val="0"/>
          <w:divBdr>
            <w:top w:val="none" w:sz="0" w:space="0" w:color="auto"/>
            <w:left w:val="none" w:sz="0" w:space="0" w:color="auto"/>
            <w:bottom w:val="none" w:sz="0" w:space="0" w:color="auto"/>
            <w:right w:val="none" w:sz="0" w:space="0" w:color="auto"/>
          </w:divBdr>
        </w:div>
        <w:div w:id="247815957">
          <w:marLeft w:val="640"/>
          <w:marRight w:val="0"/>
          <w:marTop w:val="0"/>
          <w:marBottom w:val="0"/>
          <w:divBdr>
            <w:top w:val="none" w:sz="0" w:space="0" w:color="auto"/>
            <w:left w:val="none" w:sz="0" w:space="0" w:color="auto"/>
            <w:bottom w:val="none" w:sz="0" w:space="0" w:color="auto"/>
            <w:right w:val="none" w:sz="0" w:space="0" w:color="auto"/>
          </w:divBdr>
        </w:div>
        <w:div w:id="1432432567">
          <w:marLeft w:val="640"/>
          <w:marRight w:val="0"/>
          <w:marTop w:val="0"/>
          <w:marBottom w:val="0"/>
          <w:divBdr>
            <w:top w:val="none" w:sz="0" w:space="0" w:color="auto"/>
            <w:left w:val="none" w:sz="0" w:space="0" w:color="auto"/>
            <w:bottom w:val="none" w:sz="0" w:space="0" w:color="auto"/>
            <w:right w:val="none" w:sz="0" w:space="0" w:color="auto"/>
          </w:divBdr>
        </w:div>
        <w:div w:id="586232377">
          <w:marLeft w:val="640"/>
          <w:marRight w:val="0"/>
          <w:marTop w:val="0"/>
          <w:marBottom w:val="0"/>
          <w:divBdr>
            <w:top w:val="none" w:sz="0" w:space="0" w:color="auto"/>
            <w:left w:val="none" w:sz="0" w:space="0" w:color="auto"/>
            <w:bottom w:val="none" w:sz="0" w:space="0" w:color="auto"/>
            <w:right w:val="none" w:sz="0" w:space="0" w:color="auto"/>
          </w:divBdr>
        </w:div>
        <w:div w:id="1255899025">
          <w:marLeft w:val="640"/>
          <w:marRight w:val="0"/>
          <w:marTop w:val="0"/>
          <w:marBottom w:val="0"/>
          <w:divBdr>
            <w:top w:val="none" w:sz="0" w:space="0" w:color="auto"/>
            <w:left w:val="none" w:sz="0" w:space="0" w:color="auto"/>
            <w:bottom w:val="none" w:sz="0" w:space="0" w:color="auto"/>
            <w:right w:val="none" w:sz="0" w:space="0" w:color="auto"/>
          </w:divBdr>
        </w:div>
        <w:div w:id="2047488241">
          <w:marLeft w:val="640"/>
          <w:marRight w:val="0"/>
          <w:marTop w:val="0"/>
          <w:marBottom w:val="0"/>
          <w:divBdr>
            <w:top w:val="none" w:sz="0" w:space="0" w:color="auto"/>
            <w:left w:val="none" w:sz="0" w:space="0" w:color="auto"/>
            <w:bottom w:val="none" w:sz="0" w:space="0" w:color="auto"/>
            <w:right w:val="none" w:sz="0" w:space="0" w:color="auto"/>
          </w:divBdr>
        </w:div>
        <w:div w:id="589656889">
          <w:marLeft w:val="640"/>
          <w:marRight w:val="0"/>
          <w:marTop w:val="0"/>
          <w:marBottom w:val="0"/>
          <w:divBdr>
            <w:top w:val="none" w:sz="0" w:space="0" w:color="auto"/>
            <w:left w:val="none" w:sz="0" w:space="0" w:color="auto"/>
            <w:bottom w:val="none" w:sz="0" w:space="0" w:color="auto"/>
            <w:right w:val="none" w:sz="0" w:space="0" w:color="auto"/>
          </w:divBdr>
        </w:div>
        <w:div w:id="1889341326">
          <w:marLeft w:val="640"/>
          <w:marRight w:val="0"/>
          <w:marTop w:val="0"/>
          <w:marBottom w:val="0"/>
          <w:divBdr>
            <w:top w:val="none" w:sz="0" w:space="0" w:color="auto"/>
            <w:left w:val="none" w:sz="0" w:space="0" w:color="auto"/>
            <w:bottom w:val="none" w:sz="0" w:space="0" w:color="auto"/>
            <w:right w:val="none" w:sz="0" w:space="0" w:color="auto"/>
          </w:divBdr>
        </w:div>
        <w:div w:id="979964534">
          <w:marLeft w:val="640"/>
          <w:marRight w:val="0"/>
          <w:marTop w:val="0"/>
          <w:marBottom w:val="0"/>
          <w:divBdr>
            <w:top w:val="none" w:sz="0" w:space="0" w:color="auto"/>
            <w:left w:val="none" w:sz="0" w:space="0" w:color="auto"/>
            <w:bottom w:val="none" w:sz="0" w:space="0" w:color="auto"/>
            <w:right w:val="none" w:sz="0" w:space="0" w:color="auto"/>
          </w:divBdr>
        </w:div>
        <w:div w:id="1371608955">
          <w:marLeft w:val="640"/>
          <w:marRight w:val="0"/>
          <w:marTop w:val="0"/>
          <w:marBottom w:val="0"/>
          <w:divBdr>
            <w:top w:val="none" w:sz="0" w:space="0" w:color="auto"/>
            <w:left w:val="none" w:sz="0" w:space="0" w:color="auto"/>
            <w:bottom w:val="none" w:sz="0" w:space="0" w:color="auto"/>
            <w:right w:val="none" w:sz="0" w:space="0" w:color="auto"/>
          </w:divBdr>
        </w:div>
        <w:div w:id="1674142515">
          <w:marLeft w:val="640"/>
          <w:marRight w:val="0"/>
          <w:marTop w:val="0"/>
          <w:marBottom w:val="0"/>
          <w:divBdr>
            <w:top w:val="none" w:sz="0" w:space="0" w:color="auto"/>
            <w:left w:val="none" w:sz="0" w:space="0" w:color="auto"/>
            <w:bottom w:val="none" w:sz="0" w:space="0" w:color="auto"/>
            <w:right w:val="none" w:sz="0" w:space="0" w:color="auto"/>
          </w:divBdr>
        </w:div>
        <w:div w:id="1092236090">
          <w:marLeft w:val="640"/>
          <w:marRight w:val="0"/>
          <w:marTop w:val="0"/>
          <w:marBottom w:val="0"/>
          <w:divBdr>
            <w:top w:val="none" w:sz="0" w:space="0" w:color="auto"/>
            <w:left w:val="none" w:sz="0" w:space="0" w:color="auto"/>
            <w:bottom w:val="none" w:sz="0" w:space="0" w:color="auto"/>
            <w:right w:val="none" w:sz="0" w:space="0" w:color="auto"/>
          </w:divBdr>
        </w:div>
        <w:div w:id="1429152084">
          <w:marLeft w:val="640"/>
          <w:marRight w:val="0"/>
          <w:marTop w:val="0"/>
          <w:marBottom w:val="0"/>
          <w:divBdr>
            <w:top w:val="none" w:sz="0" w:space="0" w:color="auto"/>
            <w:left w:val="none" w:sz="0" w:space="0" w:color="auto"/>
            <w:bottom w:val="none" w:sz="0" w:space="0" w:color="auto"/>
            <w:right w:val="none" w:sz="0" w:space="0" w:color="auto"/>
          </w:divBdr>
        </w:div>
        <w:div w:id="850995063">
          <w:marLeft w:val="640"/>
          <w:marRight w:val="0"/>
          <w:marTop w:val="0"/>
          <w:marBottom w:val="0"/>
          <w:divBdr>
            <w:top w:val="none" w:sz="0" w:space="0" w:color="auto"/>
            <w:left w:val="none" w:sz="0" w:space="0" w:color="auto"/>
            <w:bottom w:val="none" w:sz="0" w:space="0" w:color="auto"/>
            <w:right w:val="none" w:sz="0" w:space="0" w:color="auto"/>
          </w:divBdr>
        </w:div>
        <w:div w:id="489828527">
          <w:marLeft w:val="640"/>
          <w:marRight w:val="0"/>
          <w:marTop w:val="0"/>
          <w:marBottom w:val="0"/>
          <w:divBdr>
            <w:top w:val="none" w:sz="0" w:space="0" w:color="auto"/>
            <w:left w:val="none" w:sz="0" w:space="0" w:color="auto"/>
            <w:bottom w:val="none" w:sz="0" w:space="0" w:color="auto"/>
            <w:right w:val="none" w:sz="0" w:space="0" w:color="auto"/>
          </w:divBdr>
        </w:div>
        <w:div w:id="973831753">
          <w:marLeft w:val="640"/>
          <w:marRight w:val="0"/>
          <w:marTop w:val="0"/>
          <w:marBottom w:val="0"/>
          <w:divBdr>
            <w:top w:val="none" w:sz="0" w:space="0" w:color="auto"/>
            <w:left w:val="none" w:sz="0" w:space="0" w:color="auto"/>
            <w:bottom w:val="none" w:sz="0" w:space="0" w:color="auto"/>
            <w:right w:val="none" w:sz="0" w:space="0" w:color="auto"/>
          </w:divBdr>
        </w:div>
        <w:div w:id="1779565343">
          <w:marLeft w:val="640"/>
          <w:marRight w:val="0"/>
          <w:marTop w:val="0"/>
          <w:marBottom w:val="0"/>
          <w:divBdr>
            <w:top w:val="none" w:sz="0" w:space="0" w:color="auto"/>
            <w:left w:val="none" w:sz="0" w:space="0" w:color="auto"/>
            <w:bottom w:val="none" w:sz="0" w:space="0" w:color="auto"/>
            <w:right w:val="none" w:sz="0" w:space="0" w:color="auto"/>
          </w:divBdr>
        </w:div>
        <w:div w:id="1369644309">
          <w:marLeft w:val="640"/>
          <w:marRight w:val="0"/>
          <w:marTop w:val="0"/>
          <w:marBottom w:val="0"/>
          <w:divBdr>
            <w:top w:val="none" w:sz="0" w:space="0" w:color="auto"/>
            <w:left w:val="none" w:sz="0" w:space="0" w:color="auto"/>
            <w:bottom w:val="none" w:sz="0" w:space="0" w:color="auto"/>
            <w:right w:val="none" w:sz="0" w:space="0" w:color="auto"/>
          </w:divBdr>
        </w:div>
        <w:div w:id="1118796940">
          <w:marLeft w:val="640"/>
          <w:marRight w:val="0"/>
          <w:marTop w:val="0"/>
          <w:marBottom w:val="0"/>
          <w:divBdr>
            <w:top w:val="none" w:sz="0" w:space="0" w:color="auto"/>
            <w:left w:val="none" w:sz="0" w:space="0" w:color="auto"/>
            <w:bottom w:val="none" w:sz="0" w:space="0" w:color="auto"/>
            <w:right w:val="none" w:sz="0" w:space="0" w:color="auto"/>
          </w:divBdr>
        </w:div>
        <w:div w:id="764837461">
          <w:marLeft w:val="640"/>
          <w:marRight w:val="0"/>
          <w:marTop w:val="0"/>
          <w:marBottom w:val="0"/>
          <w:divBdr>
            <w:top w:val="none" w:sz="0" w:space="0" w:color="auto"/>
            <w:left w:val="none" w:sz="0" w:space="0" w:color="auto"/>
            <w:bottom w:val="none" w:sz="0" w:space="0" w:color="auto"/>
            <w:right w:val="none" w:sz="0" w:space="0" w:color="auto"/>
          </w:divBdr>
        </w:div>
      </w:divsChild>
    </w:div>
    <w:div w:id="600796977">
      <w:bodyDiv w:val="1"/>
      <w:marLeft w:val="0"/>
      <w:marRight w:val="0"/>
      <w:marTop w:val="0"/>
      <w:marBottom w:val="0"/>
      <w:divBdr>
        <w:top w:val="none" w:sz="0" w:space="0" w:color="auto"/>
        <w:left w:val="none" w:sz="0" w:space="0" w:color="auto"/>
        <w:bottom w:val="none" w:sz="0" w:space="0" w:color="auto"/>
        <w:right w:val="none" w:sz="0" w:space="0" w:color="auto"/>
      </w:divBdr>
      <w:divsChild>
        <w:div w:id="1747723226">
          <w:marLeft w:val="640"/>
          <w:marRight w:val="0"/>
          <w:marTop w:val="0"/>
          <w:marBottom w:val="0"/>
          <w:divBdr>
            <w:top w:val="none" w:sz="0" w:space="0" w:color="auto"/>
            <w:left w:val="none" w:sz="0" w:space="0" w:color="auto"/>
            <w:bottom w:val="none" w:sz="0" w:space="0" w:color="auto"/>
            <w:right w:val="none" w:sz="0" w:space="0" w:color="auto"/>
          </w:divBdr>
        </w:div>
        <w:div w:id="1708337334">
          <w:marLeft w:val="640"/>
          <w:marRight w:val="0"/>
          <w:marTop w:val="0"/>
          <w:marBottom w:val="0"/>
          <w:divBdr>
            <w:top w:val="none" w:sz="0" w:space="0" w:color="auto"/>
            <w:left w:val="none" w:sz="0" w:space="0" w:color="auto"/>
            <w:bottom w:val="none" w:sz="0" w:space="0" w:color="auto"/>
            <w:right w:val="none" w:sz="0" w:space="0" w:color="auto"/>
          </w:divBdr>
        </w:div>
        <w:div w:id="1694259213">
          <w:marLeft w:val="640"/>
          <w:marRight w:val="0"/>
          <w:marTop w:val="0"/>
          <w:marBottom w:val="0"/>
          <w:divBdr>
            <w:top w:val="none" w:sz="0" w:space="0" w:color="auto"/>
            <w:left w:val="none" w:sz="0" w:space="0" w:color="auto"/>
            <w:bottom w:val="none" w:sz="0" w:space="0" w:color="auto"/>
            <w:right w:val="none" w:sz="0" w:space="0" w:color="auto"/>
          </w:divBdr>
        </w:div>
        <w:div w:id="237640126">
          <w:marLeft w:val="640"/>
          <w:marRight w:val="0"/>
          <w:marTop w:val="0"/>
          <w:marBottom w:val="0"/>
          <w:divBdr>
            <w:top w:val="none" w:sz="0" w:space="0" w:color="auto"/>
            <w:left w:val="none" w:sz="0" w:space="0" w:color="auto"/>
            <w:bottom w:val="none" w:sz="0" w:space="0" w:color="auto"/>
            <w:right w:val="none" w:sz="0" w:space="0" w:color="auto"/>
          </w:divBdr>
        </w:div>
        <w:div w:id="271281978">
          <w:marLeft w:val="640"/>
          <w:marRight w:val="0"/>
          <w:marTop w:val="0"/>
          <w:marBottom w:val="0"/>
          <w:divBdr>
            <w:top w:val="none" w:sz="0" w:space="0" w:color="auto"/>
            <w:left w:val="none" w:sz="0" w:space="0" w:color="auto"/>
            <w:bottom w:val="none" w:sz="0" w:space="0" w:color="auto"/>
            <w:right w:val="none" w:sz="0" w:space="0" w:color="auto"/>
          </w:divBdr>
        </w:div>
        <w:div w:id="505486207">
          <w:marLeft w:val="640"/>
          <w:marRight w:val="0"/>
          <w:marTop w:val="0"/>
          <w:marBottom w:val="0"/>
          <w:divBdr>
            <w:top w:val="none" w:sz="0" w:space="0" w:color="auto"/>
            <w:left w:val="none" w:sz="0" w:space="0" w:color="auto"/>
            <w:bottom w:val="none" w:sz="0" w:space="0" w:color="auto"/>
            <w:right w:val="none" w:sz="0" w:space="0" w:color="auto"/>
          </w:divBdr>
        </w:div>
        <w:div w:id="2041664851">
          <w:marLeft w:val="640"/>
          <w:marRight w:val="0"/>
          <w:marTop w:val="0"/>
          <w:marBottom w:val="0"/>
          <w:divBdr>
            <w:top w:val="none" w:sz="0" w:space="0" w:color="auto"/>
            <w:left w:val="none" w:sz="0" w:space="0" w:color="auto"/>
            <w:bottom w:val="none" w:sz="0" w:space="0" w:color="auto"/>
            <w:right w:val="none" w:sz="0" w:space="0" w:color="auto"/>
          </w:divBdr>
        </w:div>
        <w:div w:id="1987513560">
          <w:marLeft w:val="640"/>
          <w:marRight w:val="0"/>
          <w:marTop w:val="0"/>
          <w:marBottom w:val="0"/>
          <w:divBdr>
            <w:top w:val="none" w:sz="0" w:space="0" w:color="auto"/>
            <w:left w:val="none" w:sz="0" w:space="0" w:color="auto"/>
            <w:bottom w:val="none" w:sz="0" w:space="0" w:color="auto"/>
            <w:right w:val="none" w:sz="0" w:space="0" w:color="auto"/>
          </w:divBdr>
        </w:div>
        <w:div w:id="1021929203">
          <w:marLeft w:val="640"/>
          <w:marRight w:val="0"/>
          <w:marTop w:val="0"/>
          <w:marBottom w:val="0"/>
          <w:divBdr>
            <w:top w:val="none" w:sz="0" w:space="0" w:color="auto"/>
            <w:left w:val="none" w:sz="0" w:space="0" w:color="auto"/>
            <w:bottom w:val="none" w:sz="0" w:space="0" w:color="auto"/>
            <w:right w:val="none" w:sz="0" w:space="0" w:color="auto"/>
          </w:divBdr>
        </w:div>
        <w:div w:id="277375026">
          <w:marLeft w:val="640"/>
          <w:marRight w:val="0"/>
          <w:marTop w:val="0"/>
          <w:marBottom w:val="0"/>
          <w:divBdr>
            <w:top w:val="none" w:sz="0" w:space="0" w:color="auto"/>
            <w:left w:val="none" w:sz="0" w:space="0" w:color="auto"/>
            <w:bottom w:val="none" w:sz="0" w:space="0" w:color="auto"/>
            <w:right w:val="none" w:sz="0" w:space="0" w:color="auto"/>
          </w:divBdr>
        </w:div>
        <w:div w:id="1906065569">
          <w:marLeft w:val="640"/>
          <w:marRight w:val="0"/>
          <w:marTop w:val="0"/>
          <w:marBottom w:val="0"/>
          <w:divBdr>
            <w:top w:val="none" w:sz="0" w:space="0" w:color="auto"/>
            <w:left w:val="none" w:sz="0" w:space="0" w:color="auto"/>
            <w:bottom w:val="none" w:sz="0" w:space="0" w:color="auto"/>
            <w:right w:val="none" w:sz="0" w:space="0" w:color="auto"/>
          </w:divBdr>
        </w:div>
        <w:div w:id="2133863932">
          <w:marLeft w:val="640"/>
          <w:marRight w:val="0"/>
          <w:marTop w:val="0"/>
          <w:marBottom w:val="0"/>
          <w:divBdr>
            <w:top w:val="none" w:sz="0" w:space="0" w:color="auto"/>
            <w:left w:val="none" w:sz="0" w:space="0" w:color="auto"/>
            <w:bottom w:val="none" w:sz="0" w:space="0" w:color="auto"/>
            <w:right w:val="none" w:sz="0" w:space="0" w:color="auto"/>
          </w:divBdr>
        </w:div>
        <w:div w:id="1075280332">
          <w:marLeft w:val="640"/>
          <w:marRight w:val="0"/>
          <w:marTop w:val="0"/>
          <w:marBottom w:val="0"/>
          <w:divBdr>
            <w:top w:val="none" w:sz="0" w:space="0" w:color="auto"/>
            <w:left w:val="none" w:sz="0" w:space="0" w:color="auto"/>
            <w:bottom w:val="none" w:sz="0" w:space="0" w:color="auto"/>
            <w:right w:val="none" w:sz="0" w:space="0" w:color="auto"/>
          </w:divBdr>
        </w:div>
        <w:div w:id="767384096">
          <w:marLeft w:val="640"/>
          <w:marRight w:val="0"/>
          <w:marTop w:val="0"/>
          <w:marBottom w:val="0"/>
          <w:divBdr>
            <w:top w:val="none" w:sz="0" w:space="0" w:color="auto"/>
            <w:left w:val="none" w:sz="0" w:space="0" w:color="auto"/>
            <w:bottom w:val="none" w:sz="0" w:space="0" w:color="auto"/>
            <w:right w:val="none" w:sz="0" w:space="0" w:color="auto"/>
          </w:divBdr>
        </w:div>
        <w:div w:id="825585377">
          <w:marLeft w:val="640"/>
          <w:marRight w:val="0"/>
          <w:marTop w:val="0"/>
          <w:marBottom w:val="0"/>
          <w:divBdr>
            <w:top w:val="none" w:sz="0" w:space="0" w:color="auto"/>
            <w:left w:val="none" w:sz="0" w:space="0" w:color="auto"/>
            <w:bottom w:val="none" w:sz="0" w:space="0" w:color="auto"/>
            <w:right w:val="none" w:sz="0" w:space="0" w:color="auto"/>
          </w:divBdr>
        </w:div>
        <w:div w:id="1392733680">
          <w:marLeft w:val="640"/>
          <w:marRight w:val="0"/>
          <w:marTop w:val="0"/>
          <w:marBottom w:val="0"/>
          <w:divBdr>
            <w:top w:val="none" w:sz="0" w:space="0" w:color="auto"/>
            <w:left w:val="none" w:sz="0" w:space="0" w:color="auto"/>
            <w:bottom w:val="none" w:sz="0" w:space="0" w:color="auto"/>
            <w:right w:val="none" w:sz="0" w:space="0" w:color="auto"/>
          </w:divBdr>
        </w:div>
        <w:div w:id="1210219433">
          <w:marLeft w:val="640"/>
          <w:marRight w:val="0"/>
          <w:marTop w:val="0"/>
          <w:marBottom w:val="0"/>
          <w:divBdr>
            <w:top w:val="none" w:sz="0" w:space="0" w:color="auto"/>
            <w:left w:val="none" w:sz="0" w:space="0" w:color="auto"/>
            <w:bottom w:val="none" w:sz="0" w:space="0" w:color="auto"/>
            <w:right w:val="none" w:sz="0" w:space="0" w:color="auto"/>
          </w:divBdr>
        </w:div>
        <w:div w:id="558177294">
          <w:marLeft w:val="640"/>
          <w:marRight w:val="0"/>
          <w:marTop w:val="0"/>
          <w:marBottom w:val="0"/>
          <w:divBdr>
            <w:top w:val="none" w:sz="0" w:space="0" w:color="auto"/>
            <w:left w:val="none" w:sz="0" w:space="0" w:color="auto"/>
            <w:bottom w:val="none" w:sz="0" w:space="0" w:color="auto"/>
            <w:right w:val="none" w:sz="0" w:space="0" w:color="auto"/>
          </w:divBdr>
        </w:div>
        <w:div w:id="1270045293">
          <w:marLeft w:val="640"/>
          <w:marRight w:val="0"/>
          <w:marTop w:val="0"/>
          <w:marBottom w:val="0"/>
          <w:divBdr>
            <w:top w:val="none" w:sz="0" w:space="0" w:color="auto"/>
            <w:left w:val="none" w:sz="0" w:space="0" w:color="auto"/>
            <w:bottom w:val="none" w:sz="0" w:space="0" w:color="auto"/>
            <w:right w:val="none" w:sz="0" w:space="0" w:color="auto"/>
          </w:divBdr>
        </w:div>
        <w:div w:id="648942426">
          <w:marLeft w:val="640"/>
          <w:marRight w:val="0"/>
          <w:marTop w:val="0"/>
          <w:marBottom w:val="0"/>
          <w:divBdr>
            <w:top w:val="none" w:sz="0" w:space="0" w:color="auto"/>
            <w:left w:val="none" w:sz="0" w:space="0" w:color="auto"/>
            <w:bottom w:val="none" w:sz="0" w:space="0" w:color="auto"/>
            <w:right w:val="none" w:sz="0" w:space="0" w:color="auto"/>
          </w:divBdr>
        </w:div>
        <w:div w:id="1625622918">
          <w:marLeft w:val="640"/>
          <w:marRight w:val="0"/>
          <w:marTop w:val="0"/>
          <w:marBottom w:val="0"/>
          <w:divBdr>
            <w:top w:val="none" w:sz="0" w:space="0" w:color="auto"/>
            <w:left w:val="none" w:sz="0" w:space="0" w:color="auto"/>
            <w:bottom w:val="none" w:sz="0" w:space="0" w:color="auto"/>
            <w:right w:val="none" w:sz="0" w:space="0" w:color="auto"/>
          </w:divBdr>
        </w:div>
        <w:div w:id="1660386256">
          <w:marLeft w:val="640"/>
          <w:marRight w:val="0"/>
          <w:marTop w:val="0"/>
          <w:marBottom w:val="0"/>
          <w:divBdr>
            <w:top w:val="none" w:sz="0" w:space="0" w:color="auto"/>
            <w:left w:val="none" w:sz="0" w:space="0" w:color="auto"/>
            <w:bottom w:val="none" w:sz="0" w:space="0" w:color="auto"/>
            <w:right w:val="none" w:sz="0" w:space="0" w:color="auto"/>
          </w:divBdr>
        </w:div>
        <w:div w:id="339742572">
          <w:marLeft w:val="640"/>
          <w:marRight w:val="0"/>
          <w:marTop w:val="0"/>
          <w:marBottom w:val="0"/>
          <w:divBdr>
            <w:top w:val="none" w:sz="0" w:space="0" w:color="auto"/>
            <w:left w:val="none" w:sz="0" w:space="0" w:color="auto"/>
            <w:bottom w:val="none" w:sz="0" w:space="0" w:color="auto"/>
            <w:right w:val="none" w:sz="0" w:space="0" w:color="auto"/>
          </w:divBdr>
        </w:div>
        <w:div w:id="788158074">
          <w:marLeft w:val="640"/>
          <w:marRight w:val="0"/>
          <w:marTop w:val="0"/>
          <w:marBottom w:val="0"/>
          <w:divBdr>
            <w:top w:val="none" w:sz="0" w:space="0" w:color="auto"/>
            <w:left w:val="none" w:sz="0" w:space="0" w:color="auto"/>
            <w:bottom w:val="none" w:sz="0" w:space="0" w:color="auto"/>
            <w:right w:val="none" w:sz="0" w:space="0" w:color="auto"/>
          </w:divBdr>
        </w:div>
        <w:div w:id="496505606">
          <w:marLeft w:val="640"/>
          <w:marRight w:val="0"/>
          <w:marTop w:val="0"/>
          <w:marBottom w:val="0"/>
          <w:divBdr>
            <w:top w:val="none" w:sz="0" w:space="0" w:color="auto"/>
            <w:left w:val="none" w:sz="0" w:space="0" w:color="auto"/>
            <w:bottom w:val="none" w:sz="0" w:space="0" w:color="auto"/>
            <w:right w:val="none" w:sz="0" w:space="0" w:color="auto"/>
          </w:divBdr>
        </w:div>
        <w:div w:id="1257517854">
          <w:marLeft w:val="640"/>
          <w:marRight w:val="0"/>
          <w:marTop w:val="0"/>
          <w:marBottom w:val="0"/>
          <w:divBdr>
            <w:top w:val="none" w:sz="0" w:space="0" w:color="auto"/>
            <w:left w:val="none" w:sz="0" w:space="0" w:color="auto"/>
            <w:bottom w:val="none" w:sz="0" w:space="0" w:color="auto"/>
            <w:right w:val="none" w:sz="0" w:space="0" w:color="auto"/>
          </w:divBdr>
        </w:div>
        <w:div w:id="803078968">
          <w:marLeft w:val="640"/>
          <w:marRight w:val="0"/>
          <w:marTop w:val="0"/>
          <w:marBottom w:val="0"/>
          <w:divBdr>
            <w:top w:val="none" w:sz="0" w:space="0" w:color="auto"/>
            <w:left w:val="none" w:sz="0" w:space="0" w:color="auto"/>
            <w:bottom w:val="none" w:sz="0" w:space="0" w:color="auto"/>
            <w:right w:val="none" w:sz="0" w:space="0" w:color="auto"/>
          </w:divBdr>
        </w:div>
        <w:div w:id="1988052675">
          <w:marLeft w:val="640"/>
          <w:marRight w:val="0"/>
          <w:marTop w:val="0"/>
          <w:marBottom w:val="0"/>
          <w:divBdr>
            <w:top w:val="none" w:sz="0" w:space="0" w:color="auto"/>
            <w:left w:val="none" w:sz="0" w:space="0" w:color="auto"/>
            <w:bottom w:val="none" w:sz="0" w:space="0" w:color="auto"/>
            <w:right w:val="none" w:sz="0" w:space="0" w:color="auto"/>
          </w:divBdr>
        </w:div>
        <w:div w:id="838689746">
          <w:marLeft w:val="640"/>
          <w:marRight w:val="0"/>
          <w:marTop w:val="0"/>
          <w:marBottom w:val="0"/>
          <w:divBdr>
            <w:top w:val="none" w:sz="0" w:space="0" w:color="auto"/>
            <w:left w:val="none" w:sz="0" w:space="0" w:color="auto"/>
            <w:bottom w:val="none" w:sz="0" w:space="0" w:color="auto"/>
            <w:right w:val="none" w:sz="0" w:space="0" w:color="auto"/>
          </w:divBdr>
        </w:div>
        <w:div w:id="389884371">
          <w:marLeft w:val="640"/>
          <w:marRight w:val="0"/>
          <w:marTop w:val="0"/>
          <w:marBottom w:val="0"/>
          <w:divBdr>
            <w:top w:val="none" w:sz="0" w:space="0" w:color="auto"/>
            <w:left w:val="none" w:sz="0" w:space="0" w:color="auto"/>
            <w:bottom w:val="none" w:sz="0" w:space="0" w:color="auto"/>
            <w:right w:val="none" w:sz="0" w:space="0" w:color="auto"/>
          </w:divBdr>
        </w:div>
        <w:div w:id="144393272">
          <w:marLeft w:val="640"/>
          <w:marRight w:val="0"/>
          <w:marTop w:val="0"/>
          <w:marBottom w:val="0"/>
          <w:divBdr>
            <w:top w:val="none" w:sz="0" w:space="0" w:color="auto"/>
            <w:left w:val="none" w:sz="0" w:space="0" w:color="auto"/>
            <w:bottom w:val="none" w:sz="0" w:space="0" w:color="auto"/>
            <w:right w:val="none" w:sz="0" w:space="0" w:color="auto"/>
          </w:divBdr>
        </w:div>
        <w:div w:id="707612019">
          <w:marLeft w:val="640"/>
          <w:marRight w:val="0"/>
          <w:marTop w:val="0"/>
          <w:marBottom w:val="0"/>
          <w:divBdr>
            <w:top w:val="none" w:sz="0" w:space="0" w:color="auto"/>
            <w:left w:val="none" w:sz="0" w:space="0" w:color="auto"/>
            <w:bottom w:val="none" w:sz="0" w:space="0" w:color="auto"/>
            <w:right w:val="none" w:sz="0" w:space="0" w:color="auto"/>
          </w:divBdr>
        </w:div>
        <w:div w:id="1313488085">
          <w:marLeft w:val="640"/>
          <w:marRight w:val="0"/>
          <w:marTop w:val="0"/>
          <w:marBottom w:val="0"/>
          <w:divBdr>
            <w:top w:val="none" w:sz="0" w:space="0" w:color="auto"/>
            <w:left w:val="none" w:sz="0" w:space="0" w:color="auto"/>
            <w:bottom w:val="none" w:sz="0" w:space="0" w:color="auto"/>
            <w:right w:val="none" w:sz="0" w:space="0" w:color="auto"/>
          </w:divBdr>
        </w:div>
        <w:div w:id="1559900434">
          <w:marLeft w:val="640"/>
          <w:marRight w:val="0"/>
          <w:marTop w:val="0"/>
          <w:marBottom w:val="0"/>
          <w:divBdr>
            <w:top w:val="none" w:sz="0" w:space="0" w:color="auto"/>
            <w:left w:val="none" w:sz="0" w:space="0" w:color="auto"/>
            <w:bottom w:val="none" w:sz="0" w:space="0" w:color="auto"/>
            <w:right w:val="none" w:sz="0" w:space="0" w:color="auto"/>
          </w:divBdr>
        </w:div>
        <w:div w:id="363750866">
          <w:marLeft w:val="640"/>
          <w:marRight w:val="0"/>
          <w:marTop w:val="0"/>
          <w:marBottom w:val="0"/>
          <w:divBdr>
            <w:top w:val="none" w:sz="0" w:space="0" w:color="auto"/>
            <w:left w:val="none" w:sz="0" w:space="0" w:color="auto"/>
            <w:bottom w:val="none" w:sz="0" w:space="0" w:color="auto"/>
            <w:right w:val="none" w:sz="0" w:space="0" w:color="auto"/>
          </w:divBdr>
        </w:div>
        <w:div w:id="1580285277">
          <w:marLeft w:val="640"/>
          <w:marRight w:val="0"/>
          <w:marTop w:val="0"/>
          <w:marBottom w:val="0"/>
          <w:divBdr>
            <w:top w:val="none" w:sz="0" w:space="0" w:color="auto"/>
            <w:left w:val="none" w:sz="0" w:space="0" w:color="auto"/>
            <w:bottom w:val="none" w:sz="0" w:space="0" w:color="auto"/>
            <w:right w:val="none" w:sz="0" w:space="0" w:color="auto"/>
          </w:divBdr>
        </w:div>
        <w:div w:id="601449344">
          <w:marLeft w:val="640"/>
          <w:marRight w:val="0"/>
          <w:marTop w:val="0"/>
          <w:marBottom w:val="0"/>
          <w:divBdr>
            <w:top w:val="none" w:sz="0" w:space="0" w:color="auto"/>
            <w:left w:val="none" w:sz="0" w:space="0" w:color="auto"/>
            <w:bottom w:val="none" w:sz="0" w:space="0" w:color="auto"/>
            <w:right w:val="none" w:sz="0" w:space="0" w:color="auto"/>
          </w:divBdr>
        </w:div>
        <w:div w:id="1433014718">
          <w:marLeft w:val="640"/>
          <w:marRight w:val="0"/>
          <w:marTop w:val="0"/>
          <w:marBottom w:val="0"/>
          <w:divBdr>
            <w:top w:val="none" w:sz="0" w:space="0" w:color="auto"/>
            <w:left w:val="none" w:sz="0" w:space="0" w:color="auto"/>
            <w:bottom w:val="none" w:sz="0" w:space="0" w:color="auto"/>
            <w:right w:val="none" w:sz="0" w:space="0" w:color="auto"/>
          </w:divBdr>
        </w:div>
        <w:div w:id="782267755">
          <w:marLeft w:val="640"/>
          <w:marRight w:val="0"/>
          <w:marTop w:val="0"/>
          <w:marBottom w:val="0"/>
          <w:divBdr>
            <w:top w:val="none" w:sz="0" w:space="0" w:color="auto"/>
            <w:left w:val="none" w:sz="0" w:space="0" w:color="auto"/>
            <w:bottom w:val="none" w:sz="0" w:space="0" w:color="auto"/>
            <w:right w:val="none" w:sz="0" w:space="0" w:color="auto"/>
          </w:divBdr>
        </w:div>
        <w:div w:id="676228397">
          <w:marLeft w:val="640"/>
          <w:marRight w:val="0"/>
          <w:marTop w:val="0"/>
          <w:marBottom w:val="0"/>
          <w:divBdr>
            <w:top w:val="none" w:sz="0" w:space="0" w:color="auto"/>
            <w:left w:val="none" w:sz="0" w:space="0" w:color="auto"/>
            <w:bottom w:val="none" w:sz="0" w:space="0" w:color="auto"/>
            <w:right w:val="none" w:sz="0" w:space="0" w:color="auto"/>
          </w:divBdr>
        </w:div>
        <w:div w:id="1913390460">
          <w:marLeft w:val="640"/>
          <w:marRight w:val="0"/>
          <w:marTop w:val="0"/>
          <w:marBottom w:val="0"/>
          <w:divBdr>
            <w:top w:val="none" w:sz="0" w:space="0" w:color="auto"/>
            <w:left w:val="none" w:sz="0" w:space="0" w:color="auto"/>
            <w:bottom w:val="none" w:sz="0" w:space="0" w:color="auto"/>
            <w:right w:val="none" w:sz="0" w:space="0" w:color="auto"/>
          </w:divBdr>
        </w:div>
        <w:div w:id="8458828">
          <w:marLeft w:val="640"/>
          <w:marRight w:val="0"/>
          <w:marTop w:val="0"/>
          <w:marBottom w:val="0"/>
          <w:divBdr>
            <w:top w:val="none" w:sz="0" w:space="0" w:color="auto"/>
            <w:left w:val="none" w:sz="0" w:space="0" w:color="auto"/>
            <w:bottom w:val="none" w:sz="0" w:space="0" w:color="auto"/>
            <w:right w:val="none" w:sz="0" w:space="0" w:color="auto"/>
          </w:divBdr>
        </w:div>
        <w:div w:id="1917738241">
          <w:marLeft w:val="640"/>
          <w:marRight w:val="0"/>
          <w:marTop w:val="0"/>
          <w:marBottom w:val="0"/>
          <w:divBdr>
            <w:top w:val="none" w:sz="0" w:space="0" w:color="auto"/>
            <w:left w:val="none" w:sz="0" w:space="0" w:color="auto"/>
            <w:bottom w:val="none" w:sz="0" w:space="0" w:color="auto"/>
            <w:right w:val="none" w:sz="0" w:space="0" w:color="auto"/>
          </w:divBdr>
        </w:div>
        <w:div w:id="494297658">
          <w:marLeft w:val="640"/>
          <w:marRight w:val="0"/>
          <w:marTop w:val="0"/>
          <w:marBottom w:val="0"/>
          <w:divBdr>
            <w:top w:val="none" w:sz="0" w:space="0" w:color="auto"/>
            <w:left w:val="none" w:sz="0" w:space="0" w:color="auto"/>
            <w:bottom w:val="none" w:sz="0" w:space="0" w:color="auto"/>
            <w:right w:val="none" w:sz="0" w:space="0" w:color="auto"/>
          </w:divBdr>
        </w:div>
        <w:div w:id="1694571798">
          <w:marLeft w:val="640"/>
          <w:marRight w:val="0"/>
          <w:marTop w:val="0"/>
          <w:marBottom w:val="0"/>
          <w:divBdr>
            <w:top w:val="none" w:sz="0" w:space="0" w:color="auto"/>
            <w:left w:val="none" w:sz="0" w:space="0" w:color="auto"/>
            <w:bottom w:val="none" w:sz="0" w:space="0" w:color="auto"/>
            <w:right w:val="none" w:sz="0" w:space="0" w:color="auto"/>
          </w:divBdr>
        </w:div>
        <w:div w:id="1929726806">
          <w:marLeft w:val="640"/>
          <w:marRight w:val="0"/>
          <w:marTop w:val="0"/>
          <w:marBottom w:val="0"/>
          <w:divBdr>
            <w:top w:val="none" w:sz="0" w:space="0" w:color="auto"/>
            <w:left w:val="none" w:sz="0" w:space="0" w:color="auto"/>
            <w:bottom w:val="none" w:sz="0" w:space="0" w:color="auto"/>
            <w:right w:val="none" w:sz="0" w:space="0" w:color="auto"/>
          </w:divBdr>
        </w:div>
        <w:div w:id="1053230779">
          <w:marLeft w:val="640"/>
          <w:marRight w:val="0"/>
          <w:marTop w:val="0"/>
          <w:marBottom w:val="0"/>
          <w:divBdr>
            <w:top w:val="none" w:sz="0" w:space="0" w:color="auto"/>
            <w:left w:val="none" w:sz="0" w:space="0" w:color="auto"/>
            <w:bottom w:val="none" w:sz="0" w:space="0" w:color="auto"/>
            <w:right w:val="none" w:sz="0" w:space="0" w:color="auto"/>
          </w:divBdr>
        </w:div>
        <w:div w:id="1236553122">
          <w:marLeft w:val="640"/>
          <w:marRight w:val="0"/>
          <w:marTop w:val="0"/>
          <w:marBottom w:val="0"/>
          <w:divBdr>
            <w:top w:val="none" w:sz="0" w:space="0" w:color="auto"/>
            <w:left w:val="none" w:sz="0" w:space="0" w:color="auto"/>
            <w:bottom w:val="none" w:sz="0" w:space="0" w:color="auto"/>
            <w:right w:val="none" w:sz="0" w:space="0" w:color="auto"/>
          </w:divBdr>
        </w:div>
        <w:div w:id="1885672449">
          <w:marLeft w:val="640"/>
          <w:marRight w:val="0"/>
          <w:marTop w:val="0"/>
          <w:marBottom w:val="0"/>
          <w:divBdr>
            <w:top w:val="none" w:sz="0" w:space="0" w:color="auto"/>
            <w:left w:val="none" w:sz="0" w:space="0" w:color="auto"/>
            <w:bottom w:val="none" w:sz="0" w:space="0" w:color="auto"/>
            <w:right w:val="none" w:sz="0" w:space="0" w:color="auto"/>
          </w:divBdr>
        </w:div>
        <w:div w:id="68429872">
          <w:marLeft w:val="640"/>
          <w:marRight w:val="0"/>
          <w:marTop w:val="0"/>
          <w:marBottom w:val="0"/>
          <w:divBdr>
            <w:top w:val="none" w:sz="0" w:space="0" w:color="auto"/>
            <w:left w:val="none" w:sz="0" w:space="0" w:color="auto"/>
            <w:bottom w:val="none" w:sz="0" w:space="0" w:color="auto"/>
            <w:right w:val="none" w:sz="0" w:space="0" w:color="auto"/>
          </w:divBdr>
        </w:div>
        <w:div w:id="1249659034">
          <w:marLeft w:val="640"/>
          <w:marRight w:val="0"/>
          <w:marTop w:val="0"/>
          <w:marBottom w:val="0"/>
          <w:divBdr>
            <w:top w:val="none" w:sz="0" w:space="0" w:color="auto"/>
            <w:left w:val="none" w:sz="0" w:space="0" w:color="auto"/>
            <w:bottom w:val="none" w:sz="0" w:space="0" w:color="auto"/>
            <w:right w:val="none" w:sz="0" w:space="0" w:color="auto"/>
          </w:divBdr>
        </w:div>
        <w:div w:id="1578393900">
          <w:marLeft w:val="640"/>
          <w:marRight w:val="0"/>
          <w:marTop w:val="0"/>
          <w:marBottom w:val="0"/>
          <w:divBdr>
            <w:top w:val="none" w:sz="0" w:space="0" w:color="auto"/>
            <w:left w:val="none" w:sz="0" w:space="0" w:color="auto"/>
            <w:bottom w:val="none" w:sz="0" w:space="0" w:color="auto"/>
            <w:right w:val="none" w:sz="0" w:space="0" w:color="auto"/>
          </w:divBdr>
        </w:div>
        <w:div w:id="2140299264">
          <w:marLeft w:val="640"/>
          <w:marRight w:val="0"/>
          <w:marTop w:val="0"/>
          <w:marBottom w:val="0"/>
          <w:divBdr>
            <w:top w:val="none" w:sz="0" w:space="0" w:color="auto"/>
            <w:left w:val="none" w:sz="0" w:space="0" w:color="auto"/>
            <w:bottom w:val="none" w:sz="0" w:space="0" w:color="auto"/>
            <w:right w:val="none" w:sz="0" w:space="0" w:color="auto"/>
          </w:divBdr>
        </w:div>
        <w:div w:id="341126805">
          <w:marLeft w:val="640"/>
          <w:marRight w:val="0"/>
          <w:marTop w:val="0"/>
          <w:marBottom w:val="0"/>
          <w:divBdr>
            <w:top w:val="none" w:sz="0" w:space="0" w:color="auto"/>
            <w:left w:val="none" w:sz="0" w:space="0" w:color="auto"/>
            <w:bottom w:val="none" w:sz="0" w:space="0" w:color="auto"/>
            <w:right w:val="none" w:sz="0" w:space="0" w:color="auto"/>
          </w:divBdr>
        </w:div>
        <w:div w:id="708720191">
          <w:marLeft w:val="640"/>
          <w:marRight w:val="0"/>
          <w:marTop w:val="0"/>
          <w:marBottom w:val="0"/>
          <w:divBdr>
            <w:top w:val="none" w:sz="0" w:space="0" w:color="auto"/>
            <w:left w:val="none" w:sz="0" w:space="0" w:color="auto"/>
            <w:bottom w:val="none" w:sz="0" w:space="0" w:color="auto"/>
            <w:right w:val="none" w:sz="0" w:space="0" w:color="auto"/>
          </w:divBdr>
        </w:div>
        <w:div w:id="583145895">
          <w:marLeft w:val="640"/>
          <w:marRight w:val="0"/>
          <w:marTop w:val="0"/>
          <w:marBottom w:val="0"/>
          <w:divBdr>
            <w:top w:val="none" w:sz="0" w:space="0" w:color="auto"/>
            <w:left w:val="none" w:sz="0" w:space="0" w:color="auto"/>
            <w:bottom w:val="none" w:sz="0" w:space="0" w:color="auto"/>
            <w:right w:val="none" w:sz="0" w:space="0" w:color="auto"/>
          </w:divBdr>
        </w:div>
        <w:div w:id="710033619">
          <w:marLeft w:val="640"/>
          <w:marRight w:val="0"/>
          <w:marTop w:val="0"/>
          <w:marBottom w:val="0"/>
          <w:divBdr>
            <w:top w:val="none" w:sz="0" w:space="0" w:color="auto"/>
            <w:left w:val="none" w:sz="0" w:space="0" w:color="auto"/>
            <w:bottom w:val="none" w:sz="0" w:space="0" w:color="auto"/>
            <w:right w:val="none" w:sz="0" w:space="0" w:color="auto"/>
          </w:divBdr>
        </w:div>
        <w:div w:id="2043701296">
          <w:marLeft w:val="640"/>
          <w:marRight w:val="0"/>
          <w:marTop w:val="0"/>
          <w:marBottom w:val="0"/>
          <w:divBdr>
            <w:top w:val="none" w:sz="0" w:space="0" w:color="auto"/>
            <w:left w:val="none" w:sz="0" w:space="0" w:color="auto"/>
            <w:bottom w:val="none" w:sz="0" w:space="0" w:color="auto"/>
            <w:right w:val="none" w:sz="0" w:space="0" w:color="auto"/>
          </w:divBdr>
        </w:div>
        <w:div w:id="523634154">
          <w:marLeft w:val="640"/>
          <w:marRight w:val="0"/>
          <w:marTop w:val="0"/>
          <w:marBottom w:val="0"/>
          <w:divBdr>
            <w:top w:val="none" w:sz="0" w:space="0" w:color="auto"/>
            <w:left w:val="none" w:sz="0" w:space="0" w:color="auto"/>
            <w:bottom w:val="none" w:sz="0" w:space="0" w:color="auto"/>
            <w:right w:val="none" w:sz="0" w:space="0" w:color="auto"/>
          </w:divBdr>
        </w:div>
        <w:div w:id="1792282095">
          <w:marLeft w:val="640"/>
          <w:marRight w:val="0"/>
          <w:marTop w:val="0"/>
          <w:marBottom w:val="0"/>
          <w:divBdr>
            <w:top w:val="none" w:sz="0" w:space="0" w:color="auto"/>
            <w:left w:val="none" w:sz="0" w:space="0" w:color="auto"/>
            <w:bottom w:val="none" w:sz="0" w:space="0" w:color="auto"/>
            <w:right w:val="none" w:sz="0" w:space="0" w:color="auto"/>
          </w:divBdr>
        </w:div>
        <w:div w:id="45565252">
          <w:marLeft w:val="640"/>
          <w:marRight w:val="0"/>
          <w:marTop w:val="0"/>
          <w:marBottom w:val="0"/>
          <w:divBdr>
            <w:top w:val="none" w:sz="0" w:space="0" w:color="auto"/>
            <w:left w:val="none" w:sz="0" w:space="0" w:color="auto"/>
            <w:bottom w:val="none" w:sz="0" w:space="0" w:color="auto"/>
            <w:right w:val="none" w:sz="0" w:space="0" w:color="auto"/>
          </w:divBdr>
        </w:div>
        <w:div w:id="1732314472">
          <w:marLeft w:val="640"/>
          <w:marRight w:val="0"/>
          <w:marTop w:val="0"/>
          <w:marBottom w:val="0"/>
          <w:divBdr>
            <w:top w:val="none" w:sz="0" w:space="0" w:color="auto"/>
            <w:left w:val="none" w:sz="0" w:space="0" w:color="auto"/>
            <w:bottom w:val="none" w:sz="0" w:space="0" w:color="auto"/>
            <w:right w:val="none" w:sz="0" w:space="0" w:color="auto"/>
          </w:divBdr>
        </w:div>
        <w:div w:id="43330604">
          <w:marLeft w:val="640"/>
          <w:marRight w:val="0"/>
          <w:marTop w:val="0"/>
          <w:marBottom w:val="0"/>
          <w:divBdr>
            <w:top w:val="none" w:sz="0" w:space="0" w:color="auto"/>
            <w:left w:val="none" w:sz="0" w:space="0" w:color="auto"/>
            <w:bottom w:val="none" w:sz="0" w:space="0" w:color="auto"/>
            <w:right w:val="none" w:sz="0" w:space="0" w:color="auto"/>
          </w:divBdr>
        </w:div>
        <w:div w:id="603881213">
          <w:marLeft w:val="640"/>
          <w:marRight w:val="0"/>
          <w:marTop w:val="0"/>
          <w:marBottom w:val="0"/>
          <w:divBdr>
            <w:top w:val="none" w:sz="0" w:space="0" w:color="auto"/>
            <w:left w:val="none" w:sz="0" w:space="0" w:color="auto"/>
            <w:bottom w:val="none" w:sz="0" w:space="0" w:color="auto"/>
            <w:right w:val="none" w:sz="0" w:space="0" w:color="auto"/>
          </w:divBdr>
        </w:div>
        <w:div w:id="1371417208">
          <w:marLeft w:val="640"/>
          <w:marRight w:val="0"/>
          <w:marTop w:val="0"/>
          <w:marBottom w:val="0"/>
          <w:divBdr>
            <w:top w:val="none" w:sz="0" w:space="0" w:color="auto"/>
            <w:left w:val="none" w:sz="0" w:space="0" w:color="auto"/>
            <w:bottom w:val="none" w:sz="0" w:space="0" w:color="auto"/>
            <w:right w:val="none" w:sz="0" w:space="0" w:color="auto"/>
          </w:divBdr>
        </w:div>
        <w:div w:id="1276644204">
          <w:marLeft w:val="640"/>
          <w:marRight w:val="0"/>
          <w:marTop w:val="0"/>
          <w:marBottom w:val="0"/>
          <w:divBdr>
            <w:top w:val="none" w:sz="0" w:space="0" w:color="auto"/>
            <w:left w:val="none" w:sz="0" w:space="0" w:color="auto"/>
            <w:bottom w:val="none" w:sz="0" w:space="0" w:color="auto"/>
            <w:right w:val="none" w:sz="0" w:space="0" w:color="auto"/>
          </w:divBdr>
        </w:div>
        <w:div w:id="1182544831">
          <w:marLeft w:val="640"/>
          <w:marRight w:val="0"/>
          <w:marTop w:val="0"/>
          <w:marBottom w:val="0"/>
          <w:divBdr>
            <w:top w:val="none" w:sz="0" w:space="0" w:color="auto"/>
            <w:left w:val="none" w:sz="0" w:space="0" w:color="auto"/>
            <w:bottom w:val="none" w:sz="0" w:space="0" w:color="auto"/>
            <w:right w:val="none" w:sz="0" w:space="0" w:color="auto"/>
          </w:divBdr>
        </w:div>
        <w:div w:id="1292514622">
          <w:marLeft w:val="640"/>
          <w:marRight w:val="0"/>
          <w:marTop w:val="0"/>
          <w:marBottom w:val="0"/>
          <w:divBdr>
            <w:top w:val="none" w:sz="0" w:space="0" w:color="auto"/>
            <w:left w:val="none" w:sz="0" w:space="0" w:color="auto"/>
            <w:bottom w:val="none" w:sz="0" w:space="0" w:color="auto"/>
            <w:right w:val="none" w:sz="0" w:space="0" w:color="auto"/>
          </w:divBdr>
        </w:div>
        <w:div w:id="500394066">
          <w:marLeft w:val="640"/>
          <w:marRight w:val="0"/>
          <w:marTop w:val="0"/>
          <w:marBottom w:val="0"/>
          <w:divBdr>
            <w:top w:val="none" w:sz="0" w:space="0" w:color="auto"/>
            <w:left w:val="none" w:sz="0" w:space="0" w:color="auto"/>
            <w:bottom w:val="none" w:sz="0" w:space="0" w:color="auto"/>
            <w:right w:val="none" w:sz="0" w:space="0" w:color="auto"/>
          </w:divBdr>
        </w:div>
        <w:div w:id="1250962396">
          <w:marLeft w:val="640"/>
          <w:marRight w:val="0"/>
          <w:marTop w:val="0"/>
          <w:marBottom w:val="0"/>
          <w:divBdr>
            <w:top w:val="none" w:sz="0" w:space="0" w:color="auto"/>
            <w:left w:val="none" w:sz="0" w:space="0" w:color="auto"/>
            <w:bottom w:val="none" w:sz="0" w:space="0" w:color="auto"/>
            <w:right w:val="none" w:sz="0" w:space="0" w:color="auto"/>
          </w:divBdr>
        </w:div>
        <w:div w:id="643630902">
          <w:marLeft w:val="640"/>
          <w:marRight w:val="0"/>
          <w:marTop w:val="0"/>
          <w:marBottom w:val="0"/>
          <w:divBdr>
            <w:top w:val="none" w:sz="0" w:space="0" w:color="auto"/>
            <w:left w:val="none" w:sz="0" w:space="0" w:color="auto"/>
            <w:bottom w:val="none" w:sz="0" w:space="0" w:color="auto"/>
            <w:right w:val="none" w:sz="0" w:space="0" w:color="auto"/>
          </w:divBdr>
        </w:div>
        <w:div w:id="590241429">
          <w:marLeft w:val="640"/>
          <w:marRight w:val="0"/>
          <w:marTop w:val="0"/>
          <w:marBottom w:val="0"/>
          <w:divBdr>
            <w:top w:val="none" w:sz="0" w:space="0" w:color="auto"/>
            <w:left w:val="none" w:sz="0" w:space="0" w:color="auto"/>
            <w:bottom w:val="none" w:sz="0" w:space="0" w:color="auto"/>
            <w:right w:val="none" w:sz="0" w:space="0" w:color="auto"/>
          </w:divBdr>
        </w:div>
        <w:div w:id="786850279">
          <w:marLeft w:val="640"/>
          <w:marRight w:val="0"/>
          <w:marTop w:val="0"/>
          <w:marBottom w:val="0"/>
          <w:divBdr>
            <w:top w:val="none" w:sz="0" w:space="0" w:color="auto"/>
            <w:left w:val="none" w:sz="0" w:space="0" w:color="auto"/>
            <w:bottom w:val="none" w:sz="0" w:space="0" w:color="auto"/>
            <w:right w:val="none" w:sz="0" w:space="0" w:color="auto"/>
          </w:divBdr>
        </w:div>
        <w:div w:id="2073428110">
          <w:marLeft w:val="640"/>
          <w:marRight w:val="0"/>
          <w:marTop w:val="0"/>
          <w:marBottom w:val="0"/>
          <w:divBdr>
            <w:top w:val="none" w:sz="0" w:space="0" w:color="auto"/>
            <w:left w:val="none" w:sz="0" w:space="0" w:color="auto"/>
            <w:bottom w:val="none" w:sz="0" w:space="0" w:color="auto"/>
            <w:right w:val="none" w:sz="0" w:space="0" w:color="auto"/>
          </w:divBdr>
        </w:div>
        <w:div w:id="1208640268">
          <w:marLeft w:val="640"/>
          <w:marRight w:val="0"/>
          <w:marTop w:val="0"/>
          <w:marBottom w:val="0"/>
          <w:divBdr>
            <w:top w:val="none" w:sz="0" w:space="0" w:color="auto"/>
            <w:left w:val="none" w:sz="0" w:space="0" w:color="auto"/>
            <w:bottom w:val="none" w:sz="0" w:space="0" w:color="auto"/>
            <w:right w:val="none" w:sz="0" w:space="0" w:color="auto"/>
          </w:divBdr>
        </w:div>
        <w:div w:id="1879201256">
          <w:marLeft w:val="640"/>
          <w:marRight w:val="0"/>
          <w:marTop w:val="0"/>
          <w:marBottom w:val="0"/>
          <w:divBdr>
            <w:top w:val="none" w:sz="0" w:space="0" w:color="auto"/>
            <w:left w:val="none" w:sz="0" w:space="0" w:color="auto"/>
            <w:bottom w:val="none" w:sz="0" w:space="0" w:color="auto"/>
            <w:right w:val="none" w:sz="0" w:space="0" w:color="auto"/>
          </w:divBdr>
        </w:div>
        <w:div w:id="972323670">
          <w:marLeft w:val="640"/>
          <w:marRight w:val="0"/>
          <w:marTop w:val="0"/>
          <w:marBottom w:val="0"/>
          <w:divBdr>
            <w:top w:val="none" w:sz="0" w:space="0" w:color="auto"/>
            <w:left w:val="none" w:sz="0" w:space="0" w:color="auto"/>
            <w:bottom w:val="none" w:sz="0" w:space="0" w:color="auto"/>
            <w:right w:val="none" w:sz="0" w:space="0" w:color="auto"/>
          </w:divBdr>
        </w:div>
        <w:div w:id="897863256">
          <w:marLeft w:val="640"/>
          <w:marRight w:val="0"/>
          <w:marTop w:val="0"/>
          <w:marBottom w:val="0"/>
          <w:divBdr>
            <w:top w:val="none" w:sz="0" w:space="0" w:color="auto"/>
            <w:left w:val="none" w:sz="0" w:space="0" w:color="auto"/>
            <w:bottom w:val="none" w:sz="0" w:space="0" w:color="auto"/>
            <w:right w:val="none" w:sz="0" w:space="0" w:color="auto"/>
          </w:divBdr>
        </w:div>
        <w:div w:id="868033287">
          <w:marLeft w:val="640"/>
          <w:marRight w:val="0"/>
          <w:marTop w:val="0"/>
          <w:marBottom w:val="0"/>
          <w:divBdr>
            <w:top w:val="none" w:sz="0" w:space="0" w:color="auto"/>
            <w:left w:val="none" w:sz="0" w:space="0" w:color="auto"/>
            <w:bottom w:val="none" w:sz="0" w:space="0" w:color="auto"/>
            <w:right w:val="none" w:sz="0" w:space="0" w:color="auto"/>
          </w:divBdr>
        </w:div>
        <w:div w:id="1383944601">
          <w:marLeft w:val="640"/>
          <w:marRight w:val="0"/>
          <w:marTop w:val="0"/>
          <w:marBottom w:val="0"/>
          <w:divBdr>
            <w:top w:val="none" w:sz="0" w:space="0" w:color="auto"/>
            <w:left w:val="none" w:sz="0" w:space="0" w:color="auto"/>
            <w:bottom w:val="none" w:sz="0" w:space="0" w:color="auto"/>
            <w:right w:val="none" w:sz="0" w:space="0" w:color="auto"/>
          </w:divBdr>
        </w:div>
        <w:div w:id="2061435282">
          <w:marLeft w:val="640"/>
          <w:marRight w:val="0"/>
          <w:marTop w:val="0"/>
          <w:marBottom w:val="0"/>
          <w:divBdr>
            <w:top w:val="none" w:sz="0" w:space="0" w:color="auto"/>
            <w:left w:val="none" w:sz="0" w:space="0" w:color="auto"/>
            <w:bottom w:val="none" w:sz="0" w:space="0" w:color="auto"/>
            <w:right w:val="none" w:sz="0" w:space="0" w:color="auto"/>
          </w:divBdr>
        </w:div>
        <w:div w:id="1372804910">
          <w:marLeft w:val="640"/>
          <w:marRight w:val="0"/>
          <w:marTop w:val="0"/>
          <w:marBottom w:val="0"/>
          <w:divBdr>
            <w:top w:val="none" w:sz="0" w:space="0" w:color="auto"/>
            <w:left w:val="none" w:sz="0" w:space="0" w:color="auto"/>
            <w:bottom w:val="none" w:sz="0" w:space="0" w:color="auto"/>
            <w:right w:val="none" w:sz="0" w:space="0" w:color="auto"/>
          </w:divBdr>
        </w:div>
        <w:div w:id="470293368">
          <w:marLeft w:val="640"/>
          <w:marRight w:val="0"/>
          <w:marTop w:val="0"/>
          <w:marBottom w:val="0"/>
          <w:divBdr>
            <w:top w:val="none" w:sz="0" w:space="0" w:color="auto"/>
            <w:left w:val="none" w:sz="0" w:space="0" w:color="auto"/>
            <w:bottom w:val="none" w:sz="0" w:space="0" w:color="auto"/>
            <w:right w:val="none" w:sz="0" w:space="0" w:color="auto"/>
          </w:divBdr>
        </w:div>
        <w:div w:id="1725639257">
          <w:marLeft w:val="640"/>
          <w:marRight w:val="0"/>
          <w:marTop w:val="0"/>
          <w:marBottom w:val="0"/>
          <w:divBdr>
            <w:top w:val="none" w:sz="0" w:space="0" w:color="auto"/>
            <w:left w:val="none" w:sz="0" w:space="0" w:color="auto"/>
            <w:bottom w:val="none" w:sz="0" w:space="0" w:color="auto"/>
            <w:right w:val="none" w:sz="0" w:space="0" w:color="auto"/>
          </w:divBdr>
        </w:div>
        <w:div w:id="882328368">
          <w:marLeft w:val="640"/>
          <w:marRight w:val="0"/>
          <w:marTop w:val="0"/>
          <w:marBottom w:val="0"/>
          <w:divBdr>
            <w:top w:val="none" w:sz="0" w:space="0" w:color="auto"/>
            <w:left w:val="none" w:sz="0" w:space="0" w:color="auto"/>
            <w:bottom w:val="none" w:sz="0" w:space="0" w:color="auto"/>
            <w:right w:val="none" w:sz="0" w:space="0" w:color="auto"/>
          </w:divBdr>
        </w:div>
        <w:div w:id="639115439">
          <w:marLeft w:val="640"/>
          <w:marRight w:val="0"/>
          <w:marTop w:val="0"/>
          <w:marBottom w:val="0"/>
          <w:divBdr>
            <w:top w:val="none" w:sz="0" w:space="0" w:color="auto"/>
            <w:left w:val="none" w:sz="0" w:space="0" w:color="auto"/>
            <w:bottom w:val="none" w:sz="0" w:space="0" w:color="auto"/>
            <w:right w:val="none" w:sz="0" w:space="0" w:color="auto"/>
          </w:divBdr>
        </w:div>
        <w:div w:id="2026202293">
          <w:marLeft w:val="640"/>
          <w:marRight w:val="0"/>
          <w:marTop w:val="0"/>
          <w:marBottom w:val="0"/>
          <w:divBdr>
            <w:top w:val="none" w:sz="0" w:space="0" w:color="auto"/>
            <w:left w:val="none" w:sz="0" w:space="0" w:color="auto"/>
            <w:bottom w:val="none" w:sz="0" w:space="0" w:color="auto"/>
            <w:right w:val="none" w:sz="0" w:space="0" w:color="auto"/>
          </w:divBdr>
        </w:div>
        <w:div w:id="391973142">
          <w:marLeft w:val="640"/>
          <w:marRight w:val="0"/>
          <w:marTop w:val="0"/>
          <w:marBottom w:val="0"/>
          <w:divBdr>
            <w:top w:val="none" w:sz="0" w:space="0" w:color="auto"/>
            <w:left w:val="none" w:sz="0" w:space="0" w:color="auto"/>
            <w:bottom w:val="none" w:sz="0" w:space="0" w:color="auto"/>
            <w:right w:val="none" w:sz="0" w:space="0" w:color="auto"/>
          </w:divBdr>
        </w:div>
        <w:div w:id="656032175">
          <w:marLeft w:val="640"/>
          <w:marRight w:val="0"/>
          <w:marTop w:val="0"/>
          <w:marBottom w:val="0"/>
          <w:divBdr>
            <w:top w:val="none" w:sz="0" w:space="0" w:color="auto"/>
            <w:left w:val="none" w:sz="0" w:space="0" w:color="auto"/>
            <w:bottom w:val="none" w:sz="0" w:space="0" w:color="auto"/>
            <w:right w:val="none" w:sz="0" w:space="0" w:color="auto"/>
          </w:divBdr>
        </w:div>
        <w:div w:id="2066293979">
          <w:marLeft w:val="640"/>
          <w:marRight w:val="0"/>
          <w:marTop w:val="0"/>
          <w:marBottom w:val="0"/>
          <w:divBdr>
            <w:top w:val="none" w:sz="0" w:space="0" w:color="auto"/>
            <w:left w:val="none" w:sz="0" w:space="0" w:color="auto"/>
            <w:bottom w:val="none" w:sz="0" w:space="0" w:color="auto"/>
            <w:right w:val="none" w:sz="0" w:space="0" w:color="auto"/>
          </w:divBdr>
        </w:div>
        <w:div w:id="31348822">
          <w:marLeft w:val="640"/>
          <w:marRight w:val="0"/>
          <w:marTop w:val="0"/>
          <w:marBottom w:val="0"/>
          <w:divBdr>
            <w:top w:val="none" w:sz="0" w:space="0" w:color="auto"/>
            <w:left w:val="none" w:sz="0" w:space="0" w:color="auto"/>
            <w:bottom w:val="none" w:sz="0" w:space="0" w:color="auto"/>
            <w:right w:val="none" w:sz="0" w:space="0" w:color="auto"/>
          </w:divBdr>
        </w:div>
        <w:div w:id="2048288043">
          <w:marLeft w:val="640"/>
          <w:marRight w:val="0"/>
          <w:marTop w:val="0"/>
          <w:marBottom w:val="0"/>
          <w:divBdr>
            <w:top w:val="none" w:sz="0" w:space="0" w:color="auto"/>
            <w:left w:val="none" w:sz="0" w:space="0" w:color="auto"/>
            <w:bottom w:val="none" w:sz="0" w:space="0" w:color="auto"/>
            <w:right w:val="none" w:sz="0" w:space="0" w:color="auto"/>
          </w:divBdr>
        </w:div>
        <w:div w:id="1051422763">
          <w:marLeft w:val="640"/>
          <w:marRight w:val="0"/>
          <w:marTop w:val="0"/>
          <w:marBottom w:val="0"/>
          <w:divBdr>
            <w:top w:val="none" w:sz="0" w:space="0" w:color="auto"/>
            <w:left w:val="none" w:sz="0" w:space="0" w:color="auto"/>
            <w:bottom w:val="none" w:sz="0" w:space="0" w:color="auto"/>
            <w:right w:val="none" w:sz="0" w:space="0" w:color="auto"/>
          </w:divBdr>
        </w:div>
        <w:div w:id="1255747075">
          <w:marLeft w:val="640"/>
          <w:marRight w:val="0"/>
          <w:marTop w:val="0"/>
          <w:marBottom w:val="0"/>
          <w:divBdr>
            <w:top w:val="none" w:sz="0" w:space="0" w:color="auto"/>
            <w:left w:val="none" w:sz="0" w:space="0" w:color="auto"/>
            <w:bottom w:val="none" w:sz="0" w:space="0" w:color="auto"/>
            <w:right w:val="none" w:sz="0" w:space="0" w:color="auto"/>
          </w:divBdr>
        </w:div>
        <w:div w:id="976373670">
          <w:marLeft w:val="640"/>
          <w:marRight w:val="0"/>
          <w:marTop w:val="0"/>
          <w:marBottom w:val="0"/>
          <w:divBdr>
            <w:top w:val="none" w:sz="0" w:space="0" w:color="auto"/>
            <w:left w:val="none" w:sz="0" w:space="0" w:color="auto"/>
            <w:bottom w:val="none" w:sz="0" w:space="0" w:color="auto"/>
            <w:right w:val="none" w:sz="0" w:space="0" w:color="auto"/>
          </w:divBdr>
        </w:div>
        <w:div w:id="918248836">
          <w:marLeft w:val="640"/>
          <w:marRight w:val="0"/>
          <w:marTop w:val="0"/>
          <w:marBottom w:val="0"/>
          <w:divBdr>
            <w:top w:val="none" w:sz="0" w:space="0" w:color="auto"/>
            <w:left w:val="none" w:sz="0" w:space="0" w:color="auto"/>
            <w:bottom w:val="none" w:sz="0" w:space="0" w:color="auto"/>
            <w:right w:val="none" w:sz="0" w:space="0" w:color="auto"/>
          </w:divBdr>
        </w:div>
        <w:div w:id="638808553">
          <w:marLeft w:val="640"/>
          <w:marRight w:val="0"/>
          <w:marTop w:val="0"/>
          <w:marBottom w:val="0"/>
          <w:divBdr>
            <w:top w:val="none" w:sz="0" w:space="0" w:color="auto"/>
            <w:left w:val="none" w:sz="0" w:space="0" w:color="auto"/>
            <w:bottom w:val="none" w:sz="0" w:space="0" w:color="auto"/>
            <w:right w:val="none" w:sz="0" w:space="0" w:color="auto"/>
          </w:divBdr>
        </w:div>
        <w:div w:id="243607859">
          <w:marLeft w:val="640"/>
          <w:marRight w:val="0"/>
          <w:marTop w:val="0"/>
          <w:marBottom w:val="0"/>
          <w:divBdr>
            <w:top w:val="none" w:sz="0" w:space="0" w:color="auto"/>
            <w:left w:val="none" w:sz="0" w:space="0" w:color="auto"/>
            <w:bottom w:val="none" w:sz="0" w:space="0" w:color="auto"/>
            <w:right w:val="none" w:sz="0" w:space="0" w:color="auto"/>
          </w:divBdr>
        </w:div>
        <w:div w:id="217977988">
          <w:marLeft w:val="640"/>
          <w:marRight w:val="0"/>
          <w:marTop w:val="0"/>
          <w:marBottom w:val="0"/>
          <w:divBdr>
            <w:top w:val="none" w:sz="0" w:space="0" w:color="auto"/>
            <w:left w:val="none" w:sz="0" w:space="0" w:color="auto"/>
            <w:bottom w:val="none" w:sz="0" w:space="0" w:color="auto"/>
            <w:right w:val="none" w:sz="0" w:space="0" w:color="auto"/>
          </w:divBdr>
        </w:div>
        <w:div w:id="142167371">
          <w:marLeft w:val="640"/>
          <w:marRight w:val="0"/>
          <w:marTop w:val="0"/>
          <w:marBottom w:val="0"/>
          <w:divBdr>
            <w:top w:val="none" w:sz="0" w:space="0" w:color="auto"/>
            <w:left w:val="none" w:sz="0" w:space="0" w:color="auto"/>
            <w:bottom w:val="none" w:sz="0" w:space="0" w:color="auto"/>
            <w:right w:val="none" w:sz="0" w:space="0" w:color="auto"/>
          </w:divBdr>
        </w:div>
        <w:div w:id="1720931712">
          <w:marLeft w:val="640"/>
          <w:marRight w:val="0"/>
          <w:marTop w:val="0"/>
          <w:marBottom w:val="0"/>
          <w:divBdr>
            <w:top w:val="none" w:sz="0" w:space="0" w:color="auto"/>
            <w:left w:val="none" w:sz="0" w:space="0" w:color="auto"/>
            <w:bottom w:val="none" w:sz="0" w:space="0" w:color="auto"/>
            <w:right w:val="none" w:sz="0" w:space="0" w:color="auto"/>
          </w:divBdr>
        </w:div>
        <w:div w:id="1083641934">
          <w:marLeft w:val="640"/>
          <w:marRight w:val="0"/>
          <w:marTop w:val="0"/>
          <w:marBottom w:val="0"/>
          <w:divBdr>
            <w:top w:val="none" w:sz="0" w:space="0" w:color="auto"/>
            <w:left w:val="none" w:sz="0" w:space="0" w:color="auto"/>
            <w:bottom w:val="none" w:sz="0" w:space="0" w:color="auto"/>
            <w:right w:val="none" w:sz="0" w:space="0" w:color="auto"/>
          </w:divBdr>
        </w:div>
        <w:div w:id="140656369">
          <w:marLeft w:val="640"/>
          <w:marRight w:val="0"/>
          <w:marTop w:val="0"/>
          <w:marBottom w:val="0"/>
          <w:divBdr>
            <w:top w:val="none" w:sz="0" w:space="0" w:color="auto"/>
            <w:left w:val="none" w:sz="0" w:space="0" w:color="auto"/>
            <w:bottom w:val="none" w:sz="0" w:space="0" w:color="auto"/>
            <w:right w:val="none" w:sz="0" w:space="0" w:color="auto"/>
          </w:divBdr>
        </w:div>
        <w:div w:id="826438065">
          <w:marLeft w:val="640"/>
          <w:marRight w:val="0"/>
          <w:marTop w:val="0"/>
          <w:marBottom w:val="0"/>
          <w:divBdr>
            <w:top w:val="none" w:sz="0" w:space="0" w:color="auto"/>
            <w:left w:val="none" w:sz="0" w:space="0" w:color="auto"/>
            <w:bottom w:val="none" w:sz="0" w:space="0" w:color="auto"/>
            <w:right w:val="none" w:sz="0" w:space="0" w:color="auto"/>
          </w:divBdr>
        </w:div>
        <w:div w:id="966424952">
          <w:marLeft w:val="640"/>
          <w:marRight w:val="0"/>
          <w:marTop w:val="0"/>
          <w:marBottom w:val="0"/>
          <w:divBdr>
            <w:top w:val="none" w:sz="0" w:space="0" w:color="auto"/>
            <w:left w:val="none" w:sz="0" w:space="0" w:color="auto"/>
            <w:bottom w:val="none" w:sz="0" w:space="0" w:color="auto"/>
            <w:right w:val="none" w:sz="0" w:space="0" w:color="auto"/>
          </w:divBdr>
        </w:div>
        <w:div w:id="778262297">
          <w:marLeft w:val="640"/>
          <w:marRight w:val="0"/>
          <w:marTop w:val="0"/>
          <w:marBottom w:val="0"/>
          <w:divBdr>
            <w:top w:val="none" w:sz="0" w:space="0" w:color="auto"/>
            <w:left w:val="none" w:sz="0" w:space="0" w:color="auto"/>
            <w:bottom w:val="none" w:sz="0" w:space="0" w:color="auto"/>
            <w:right w:val="none" w:sz="0" w:space="0" w:color="auto"/>
          </w:divBdr>
        </w:div>
        <w:div w:id="2011985258">
          <w:marLeft w:val="640"/>
          <w:marRight w:val="0"/>
          <w:marTop w:val="0"/>
          <w:marBottom w:val="0"/>
          <w:divBdr>
            <w:top w:val="none" w:sz="0" w:space="0" w:color="auto"/>
            <w:left w:val="none" w:sz="0" w:space="0" w:color="auto"/>
            <w:bottom w:val="none" w:sz="0" w:space="0" w:color="auto"/>
            <w:right w:val="none" w:sz="0" w:space="0" w:color="auto"/>
          </w:divBdr>
        </w:div>
        <w:div w:id="248972127">
          <w:marLeft w:val="640"/>
          <w:marRight w:val="0"/>
          <w:marTop w:val="0"/>
          <w:marBottom w:val="0"/>
          <w:divBdr>
            <w:top w:val="none" w:sz="0" w:space="0" w:color="auto"/>
            <w:left w:val="none" w:sz="0" w:space="0" w:color="auto"/>
            <w:bottom w:val="none" w:sz="0" w:space="0" w:color="auto"/>
            <w:right w:val="none" w:sz="0" w:space="0" w:color="auto"/>
          </w:divBdr>
        </w:div>
        <w:div w:id="1362780303">
          <w:marLeft w:val="640"/>
          <w:marRight w:val="0"/>
          <w:marTop w:val="0"/>
          <w:marBottom w:val="0"/>
          <w:divBdr>
            <w:top w:val="none" w:sz="0" w:space="0" w:color="auto"/>
            <w:left w:val="none" w:sz="0" w:space="0" w:color="auto"/>
            <w:bottom w:val="none" w:sz="0" w:space="0" w:color="auto"/>
            <w:right w:val="none" w:sz="0" w:space="0" w:color="auto"/>
          </w:divBdr>
        </w:div>
        <w:div w:id="1721899257">
          <w:marLeft w:val="640"/>
          <w:marRight w:val="0"/>
          <w:marTop w:val="0"/>
          <w:marBottom w:val="0"/>
          <w:divBdr>
            <w:top w:val="none" w:sz="0" w:space="0" w:color="auto"/>
            <w:left w:val="none" w:sz="0" w:space="0" w:color="auto"/>
            <w:bottom w:val="none" w:sz="0" w:space="0" w:color="auto"/>
            <w:right w:val="none" w:sz="0" w:space="0" w:color="auto"/>
          </w:divBdr>
        </w:div>
        <w:div w:id="173109020">
          <w:marLeft w:val="640"/>
          <w:marRight w:val="0"/>
          <w:marTop w:val="0"/>
          <w:marBottom w:val="0"/>
          <w:divBdr>
            <w:top w:val="none" w:sz="0" w:space="0" w:color="auto"/>
            <w:left w:val="none" w:sz="0" w:space="0" w:color="auto"/>
            <w:bottom w:val="none" w:sz="0" w:space="0" w:color="auto"/>
            <w:right w:val="none" w:sz="0" w:space="0" w:color="auto"/>
          </w:divBdr>
        </w:div>
        <w:div w:id="716472118">
          <w:marLeft w:val="640"/>
          <w:marRight w:val="0"/>
          <w:marTop w:val="0"/>
          <w:marBottom w:val="0"/>
          <w:divBdr>
            <w:top w:val="none" w:sz="0" w:space="0" w:color="auto"/>
            <w:left w:val="none" w:sz="0" w:space="0" w:color="auto"/>
            <w:bottom w:val="none" w:sz="0" w:space="0" w:color="auto"/>
            <w:right w:val="none" w:sz="0" w:space="0" w:color="auto"/>
          </w:divBdr>
        </w:div>
        <w:div w:id="1475026747">
          <w:marLeft w:val="640"/>
          <w:marRight w:val="0"/>
          <w:marTop w:val="0"/>
          <w:marBottom w:val="0"/>
          <w:divBdr>
            <w:top w:val="none" w:sz="0" w:space="0" w:color="auto"/>
            <w:left w:val="none" w:sz="0" w:space="0" w:color="auto"/>
            <w:bottom w:val="none" w:sz="0" w:space="0" w:color="auto"/>
            <w:right w:val="none" w:sz="0" w:space="0" w:color="auto"/>
          </w:divBdr>
        </w:div>
        <w:div w:id="784159657">
          <w:marLeft w:val="640"/>
          <w:marRight w:val="0"/>
          <w:marTop w:val="0"/>
          <w:marBottom w:val="0"/>
          <w:divBdr>
            <w:top w:val="none" w:sz="0" w:space="0" w:color="auto"/>
            <w:left w:val="none" w:sz="0" w:space="0" w:color="auto"/>
            <w:bottom w:val="none" w:sz="0" w:space="0" w:color="auto"/>
            <w:right w:val="none" w:sz="0" w:space="0" w:color="auto"/>
          </w:divBdr>
        </w:div>
      </w:divsChild>
    </w:div>
    <w:div w:id="602109462">
      <w:bodyDiv w:val="1"/>
      <w:marLeft w:val="0"/>
      <w:marRight w:val="0"/>
      <w:marTop w:val="0"/>
      <w:marBottom w:val="0"/>
      <w:divBdr>
        <w:top w:val="none" w:sz="0" w:space="0" w:color="auto"/>
        <w:left w:val="none" w:sz="0" w:space="0" w:color="auto"/>
        <w:bottom w:val="none" w:sz="0" w:space="0" w:color="auto"/>
        <w:right w:val="none" w:sz="0" w:space="0" w:color="auto"/>
      </w:divBdr>
      <w:divsChild>
        <w:div w:id="798914342">
          <w:marLeft w:val="640"/>
          <w:marRight w:val="0"/>
          <w:marTop w:val="0"/>
          <w:marBottom w:val="0"/>
          <w:divBdr>
            <w:top w:val="none" w:sz="0" w:space="0" w:color="auto"/>
            <w:left w:val="none" w:sz="0" w:space="0" w:color="auto"/>
            <w:bottom w:val="none" w:sz="0" w:space="0" w:color="auto"/>
            <w:right w:val="none" w:sz="0" w:space="0" w:color="auto"/>
          </w:divBdr>
        </w:div>
        <w:div w:id="195196269">
          <w:marLeft w:val="640"/>
          <w:marRight w:val="0"/>
          <w:marTop w:val="0"/>
          <w:marBottom w:val="0"/>
          <w:divBdr>
            <w:top w:val="none" w:sz="0" w:space="0" w:color="auto"/>
            <w:left w:val="none" w:sz="0" w:space="0" w:color="auto"/>
            <w:bottom w:val="none" w:sz="0" w:space="0" w:color="auto"/>
            <w:right w:val="none" w:sz="0" w:space="0" w:color="auto"/>
          </w:divBdr>
        </w:div>
        <w:div w:id="339891042">
          <w:marLeft w:val="640"/>
          <w:marRight w:val="0"/>
          <w:marTop w:val="0"/>
          <w:marBottom w:val="0"/>
          <w:divBdr>
            <w:top w:val="none" w:sz="0" w:space="0" w:color="auto"/>
            <w:left w:val="none" w:sz="0" w:space="0" w:color="auto"/>
            <w:bottom w:val="none" w:sz="0" w:space="0" w:color="auto"/>
            <w:right w:val="none" w:sz="0" w:space="0" w:color="auto"/>
          </w:divBdr>
        </w:div>
        <w:div w:id="1863935516">
          <w:marLeft w:val="640"/>
          <w:marRight w:val="0"/>
          <w:marTop w:val="0"/>
          <w:marBottom w:val="0"/>
          <w:divBdr>
            <w:top w:val="none" w:sz="0" w:space="0" w:color="auto"/>
            <w:left w:val="none" w:sz="0" w:space="0" w:color="auto"/>
            <w:bottom w:val="none" w:sz="0" w:space="0" w:color="auto"/>
            <w:right w:val="none" w:sz="0" w:space="0" w:color="auto"/>
          </w:divBdr>
        </w:div>
        <w:div w:id="1514538364">
          <w:marLeft w:val="640"/>
          <w:marRight w:val="0"/>
          <w:marTop w:val="0"/>
          <w:marBottom w:val="0"/>
          <w:divBdr>
            <w:top w:val="none" w:sz="0" w:space="0" w:color="auto"/>
            <w:left w:val="none" w:sz="0" w:space="0" w:color="auto"/>
            <w:bottom w:val="none" w:sz="0" w:space="0" w:color="auto"/>
            <w:right w:val="none" w:sz="0" w:space="0" w:color="auto"/>
          </w:divBdr>
        </w:div>
        <w:div w:id="1602836778">
          <w:marLeft w:val="640"/>
          <w:marRight w:val="0"/>
          <w:marTop w:val="0"/>
          <w:marBottom w:val="0"/>
          <w:divBdr>
            <w:top w:val="none" w:sz="0" w:space="0" w:color="auto"/>
            <w:left w:val="none" w:sz="0" w:space="0" w:color="auto"/>
            <w:bottom w:val="none" w:sz="0" w:space="0" w:color="auto"/>
            <w:right w:val="none" w:sz="0" w:space="0" w:color="auto"/>
          </w:divBdr>
        </w:div>
        <w:div w:id="1351879328">
          <w:marLeft w:val="640"/>
          <w:marRight w:val="0"/>
          <w:marTop w:val="0"/>
          <w:marBottom w:val="0"/>
          <w:divBdr>
            <w:top w:val="none" w:sz="0" w:space="0" w:color="auto"/>
            <w:left w:val="none" w:sz="0" w:space="0" w:color="auto"/>
            <w:bottom w:val="none" w:sz="0" w:space="0" w:color="auto"/>
            <w:right w:val="none" w:sz="0" w:space="0" w:color="auto"/>
          </w:divBdr>
        </w:div>
        <w:div w:id="653727000">
          <w:marLeft w:val="640"/>
          <w:marRight w:val="0"/>
          <w:marTop w:val="0"/>
          <w:marBottom w:val="0"/>
          <w:divBdr>
            <w:top w:val="none" w:sz="0" w:space="0" w:color="auto"/>
            <w:left w:val="none" w:sz="0" w:space="0" w:color="auto"/>
            <w:bottom w:val="none" w:sz="0" w:space="0" w:color="auto"/>
            <w:right w:val="none" w:sz="0" w:space="0" w:color="auto"/>
          </w:divBdr>
        </w:div>
        <w:div w:id="1216048128">
          <w:marLeft w:val="640"/>
          <w:marRight w:val="0"/>
          <w:marTop w:val="0"/>
          <w:marBottom w:val="0"/>
          <w:divBdr>
            <w:top w:val="none" w:sz="0" w:space="0" w:color="auto"/>
            <w:left w:val="none" w:sz="0" w:space="0" w:color="auto"/>
            <w:bottom w:val="none" w:sz="0" w:space="0" w:color="auto"/>
            <w:right w:val="none" w:sz="0" w:space="0" w:color="auto"/>
          </w:divBdr>
        </w:div>
        <w:div w:id="1925458201">
          <w:marLeft w:val="640"/>
          <w:marRight w:val="0"/>
          <w:marTop w:val="0"/>
          <w:marBottom w:val="0"/>
          <w:divBdr>
            <w:top w:val="none" w:sz="0" w:space="0" w:color="auto"/>
            <w:left w:val="none" w:sz="0" w:space="0" w:color="auto"/>
            <w:bottom w:val="none" w:sz="0" w:space="0" w:color="auto"/>
            <w:right w:val="none" w:sz="0" w:space="0" w:color="auto"/>
          </w:divBdr>
        </w:div>
        <w:div w:id="1110078679">
          <w:marLeft w:val="640"/>
          <w:marRight w:val="0"/>
          <w:marTop w:val="0"/>
          <w:marBottom w:val="0"/>
          <w:divBdr>
            <w:top w:val="none" w:sz="0" w:space="0" w:color="auto"/>
            <w:left w:val="none" w:sz="0" w:space="0" w:color="auto"/>
            <w:bottom w:val="none" w:sz="0" w:space="0" w:color="auto"/>
            <w:right w:val="none" w:sz="0" w:space="0" w:color="auto"/>
          </w:divBdr>
        </w:div>
        <w:div w:id="377241898">
          <w:marLeft w:val="640"/>
          <w:marRight w:val="0"/>
          <w:marTop w:val="0"/>
          <w:marBottom w:val="0"/>
          <w:divBdr>
            <w:top w:val="none" w:sz="0" w:space="0" w:color="auto"/>
            <w:left w:val="none" w:sz="0" w:space="0" w:color="auto"/>
            <w:bottom w:val="none" w:sz="0" w:space="0" w:color="auto"/>
            <w:right w:val="none" w:sz="0" w:space="0" w:color="auto"/>
          </w:divBdr>
        </w:div>
        <w:div w:id="1895893994">
          <w:marLeft w:val="640"/>
          <w:marRight w:val="0"/>
          <w:marTop w:val="0"/>
          <w:marBottom w:val="0"/>
          <w:divBdr>
            <w:top w:val="none" w:sz="0" w:space="0" w:color="auto"/>
            <w:left w:val="none" w:sz="0" w:space="0" w:color="auto"/>
            <w:bottom w:val="none" w:sz="0" w:space="0" w:color="auto"/>
            <w:right w:val="none" w:sz="0" w:space="0" w:color="auto"/>
          </w:divBdr>
        </w:div>
        <w:div w:id="230116982">
          <w:marLeft w:val="640"/>
          <w:marRight w:val="0"/>
          <w:marTop w:val="0"/>
          <w:marBottom w:val="0"/>
          <w:divBdr>
            <w:top w:val="none" w:sz="0" w:space="0" w:color="auto"/>
            <w:left w:val="none" w:sz="0" w:space="0" w:color="auto"/>
            <w:bottom w:val="none" w:sz="0" w:space="0" w:color="auto"/>
            <w:right w:val="none" w:sz="0" w:space="0" w:color="auto"/>
          </w:divBdr>
        </w:div>
        <w:div w:id="318583363">
          <w:marLeft w:val="640"/>
          <w:marRight w:val="0"/>
          <w:marTop w:val="0"/>
          <w:marBottom w:val="0"/>
          <w:divBdr>
            <w:top w:val="none" w:sz="0" w:space="0" w:color="auto"/>
            <w:left w:val="none" w:sz="0" w:space="0" w:color="auto"/>
            <w:bottom w:val="none" w:sz="0" w:space="0" w:color="auto"/>
            <w:right w:val="none" w:sz="0" w:space="0" w:color="auto"/>
          </w:divBdr>
        </w:div>
        <w:div w:id="1215510430">
          <w:marLeft w:val="640"/>
          <w:marRight w:val="0"/>
          <w:marTop w:val="0"/>
          <w:marBottom w:val="0"/>
          <w:divBdr>
            <w:top w:val="none" w:sz="0" w:space="0" w:color="auto"/>
            <w:left w:val="none" w:sz="0" w:space="0" w:color="auto"/>
            <w:bottom w:val="none" w:sz="0" w:space="0" w:color="auto"/>
            <w:right w:val="none" w:sz="0" w:space="0" w:color="auto"/>
          </w:divBdr>
        </w:div>
        <w:div w:id="907378203">
          <w:marLeft w:val="640"/>
          <w:marRight w:val="0"/>
          <w:marTop w:val="0"/>
          <w:marBottom w:val="0"/>
          <w:divBdr>
            <w:top w:val="none" w:sz="0" w:space="0" w:color="auto"/>
            <w:left w:val="none" w:sz="0" w:space="0" w:color="auto"/>
            <w:bottom w:val="none" w:sz="0" w:space="0" w:color="auto"/>
            <w:right w:val="none" w:sz="0" w:space="0" w:color="auto"/>
          </w:divBdr>
        </w:div>
        <w:div w:id="196892733">
          <w:marLeft w:val="640"/>
          <w:marRight w:val="0"/>
          <w:marTop w:val="0"/>
          <w:marBottom w:val="0"/>
          <w:divBdr>
            <w:top w:val="none" w:sz="0" w:space="0" w:color="auto"/>
            <w:left w:val="none" w:sz="0" w:space="0" w:color="auto"/>
            <w:bottom w:val="none" w:sz="0" w:space="0" w:color="auto"/>
            <w:right w:val="none" w:sz="0" w:space="0" w:color="auto"/>
          </w:divBdr>
        </w:div>
        <w:div w:id="1274556191">
          <w:marLeft w:val="640"/>
          <w:marRight w:val="0"/>
          <w:marTop w:val="0"/>
          <w:marBottom w:val="0"/>
          <w:divBdr>
            <w:top w:val="none" w:sz="0" w:space="0" w:color="auto"/>
            <w:left w:val="none" w:sz="0" w:space="0" w:color="auto"/>
            <w:bottom w:val="none" w:sz="0" w:space="0" w:color="auto"/>
            <w:right w:val="none" w:sz="0" w:space="0" w:color="auto"/>
          </w:divBdr>
        </w:div>
        <w:div w:id="1311011018">
          <w:marLeft w:val="640"/>
          <w:marRight w:val="0"/>
          <w:marTop w:val="0"/>
          <w:marBottom w:val="0"/>
          <w:divBdr>
            <w:top w:val="none" w:sz="0" w:space="0" w:color="auto"/>
            <w:left w:val="none" w:sz="0" w:space="0" w:color="auto"/>
            <w:bottom w:val="none" w:sz="0" w:space="0" w:color="auto"/>
            <w:right w:val="none" w:sz="0" w:space="0" w:color="auto"/>
          </w:divBdr>
        </w:div>
        <w:div w:id="601454179">
          <w:marLeft w:val="640"/>
          <w:marRight w:val="0"/>
          <w:marTop w:val="0"/>
          <w:marBottom w:val="0"/>
          <w:divBdr>
            <w:top w:val="none" w:sz="0" w:space="0" w:color="auto"/>
            <w:left w:val="none" w:sz="0" w:space="0" w:color="auto"/>
            <w:bottom w:val="none" w:sz="0" w:space="0" w:color="auto"/>
            <w:right w:val="none" w:sz="0" w:space="0" w:color="auto"/>
          </w:divBdr>
        </w:div>
        <w:div w:id="1727408205">
          <w:marLeft w:val="640"/>
          <w:marRight w:val="0"/>
          <w:marTop w:val="0"/>
          <w:marBottom w:val="0"/>
          <w:divBdr>
            <w:top w:val="none" w:sz="0" w:space="0" w:color="auto"/>
            <w:left w:val="none" w:sz="0" w:space="0" w:color="auto"/>
            <w:bottom w:val="none" w:sz="0" w:space="0" w:color="auto"/>
            <w:right w:val="none" w:sz="0" w:space="0" w:color="auto"/>
          </w:divBdr>
        </w:div>
        <w:div w:id="667053633">
          <w:marLeft w:val="640"/>
          <w:marRight w:val="0"/>
          <w:marTop w:val="0"/>
          <w:marBottom w:val="0"/>
          <w:divBdr>
            <w:top w:val="none" w:sz="0" w:space="0" w:color="auto"/>
            <w:left w:val="none" w:sz="0" w:space="0" w:color="auto"/>
            <w:bottom w:val="none" w:sz="0" w:space="0" w:color="auto"/>
            <w:right w:val="none" w:sz="0" w:space="0" w:color="auto"/>
          </w:divBdr>
        </w:div>
        <w:div w:id="1256674886">
          <w:marLeft w:val="640"/>
          <w:marRight w:val="0"/>
          <w:marTop w:val="0"/>
          <w:marBottom w:val="0"/>
          <w:divBdr>
            <w:top w:val="none" w:sz="0" w:space="0" w:color="auto"/>
            <w:left w:val="none" w:sz="0" w:space="0" w:color="auto"/>
            <w:bottom w:val="none" w:sz="0" w:space="0" w:color="auto"/>
            <w:right w:val="none" w:sz="0" w:space="0" w:color="auto"/>
          </w:divBdr>
        </w:div>
        <w:div w:id="1742483121">
          <w:marLeft w:val="640"/>
          <w:marRight w:val="0"/>
          <w:marTop w:val="0"/>
          <w:marBottom w:val="0"/>
          <w:divBdr>
            <w:top w:val="none" w:sz="0" w:space="0" w:color="auto"/>
            <w:left w:val="none" w:sz="0" w:space="0" w:color="auto"/>
            <w:bottom w:val="none" w:sz="0" w:space="0" w:color="auto"/>
            <w:right w:val="none" w:sz="0" w:space="0" w:color="auto"/>
          </w:divBdr>
        </w:div>
        <w:div w:id="1203441793">
          <w:marLeft w:val="640"/>
          <w:marRight w:val="0"/>
          <w:marTop w:val="0"/>
          <w:marBottom w:val="0"/>
          <w:divBdr>
            <w:top w:val="none" w:sz="0" w:space="0" w:color="auto"/>
            <w:left w:val="none" w:sz="0" w:space="0" w:color="auto"/>
            <w:bottom w:val="none" w:sz="0" w:space="0" w:color="auto"/>
            <w:right w:val="none" w:sz="0" w:space="0" w:color="auto"/>
          </w:divBdr>
        </w:div>
        <w:div w:id="1136681569">
          <w:marLeft w:val="640"/>
          <w:marRight w:val="0"/>
          <w:marTop w:val="0"/>
          <w:marBottom w:val="0"/>
          <w:divBdr>
            <w:top w:val="none" w:sz="0" w:space="0" w:color="auto"/>
            <w:left w:val="none" w:sz="0" w:space="0" w:color="auto"/>
            <w:bottom w:val="none" w:sz="0" w:space="0" w:color="auto"/>
            <w:right w:val="none" w:sz="0" w:space="0" w:color="auto"/>
          </w:divBdr>
        </w:div>
        <w:div w:id="1299071778">
          <w:marLeft w:val="640"/>
          <w:marRight w:val="0"/>
          <w:marTop w:val="0"/>
          <w:marBottom w:val="0"/>
          <w:divBdr>
            <w:top w:val="none" w:sz="0" w:space="0" w:color="auto"/>
            <w:left w:val="none" w:sz="0" w:space="0" w:color="auto"/>
            <w:bottom w:val="none" w:sz="0" w:space="0" w:color="auto"/>
            <w:right w:val="none" w:sz="0" w:space="0" w:color="auto"/>
          </w:divBdr>
        </w:div>
        <w:div w:id="817599">
          <w:marLeft w:val="640"/>
          <w:marRight w:val="0"/>
          <w:marTop w:val="0"/>
          <w:marBottom w:val="0"/>
          <w:divBdr>
            <w:top w:val="none" w:sz="0" w:space="0" w:color="auto"/>
            <w:left w:val="none" w:sz="0" w:space="0" w:color="auto"/>
            <w:bottom w:val="none" w:sz="0" w:space="0" w:color="auto"/>
            <w:right w:val="none" w:sz="0" w:space="0" w:color="auto"/>
          </w:divBdr>
        </w:div>
        <w:div w:id="1134640634">
          <w:marLeft w:val="640"/>
          <w:marRight w:val="0"/>
          <w:marTop w:val="0"/>
          <w:marBottom w:val="0"/>
          <w:divBdr>
            <w:top w:val="none" w:sz="0" w:space="0" w:color="auto"/>
            <w:left w:val="none" w:sz="0" w:space="0" w:color="auto"/>
            <w:bottom w:val="none" w:sz="0" w:space="0" w:color="auto"/>
            <w:right w:val="none" w:sz="0" w:space="0" w:color="auto"/>
          </w:divBdr>
        </w:div>
        <w:div w:id="934704774">
          <w:marLeft w:val="640"/>
          <w:marRight w:val="0"/>
          <w:marTop w:val="0"/>
          <w:marBottom w:val="0"/>
          <w:divBdr>
            <w:top w:val="none" w:sz="0" w:space="0" w:color="auto"/>
            <w:left w:val="none" w:sz="0" w:space="0" w:color="auto"/>
            <w:bottom w:val="none" w:sz="0" w:space="0" w:color="auto"/>
            <w:right w:val="none" w:sz="0" w:space="0" w:color="auto"/>
          </w:divBdr>
        </w:div>
        <w:div w:id="476412306">
          <w:marLeft w:val="640"/>
          <w:marRight w:val="0"/>
          <w:marTop w:val="0"/>
          <w:marBottom w:val="0"/>
          <w:divBdr>
            <w:top w:val="none" w:sz="0" w:space="0" w:color="auto"/>
            <w:left w:val="none" w:sz="0" w:space="0" w:color="auto"/>
            <w:bottom w:val="none" w:sz="0" w:space="0" w:color="auto"/>
            <w:right w:val="none" w:sz="0" w:space="0" w:color="auto"/>
          </w:divBdr>
        </w:div>
        <w:div w:id="322127616">
          <w:marLeft w:val="640"/>
          <w:marRight w:val="0"/>
          <w:marTop w:val="0"/>
          <w:marBottom w:val="0"/>
          <w:divBdr>
            <w:top w:val="none" w:sz="0" w:space="0" w:color="auto"/>
            <w:left w:val="none" w:sz="0" w:space="0" w:color="auto"/>
            <w:bottom w:val="none" w:sz="0" w:space="0" w:color="auto"/>
            <w:right w:val="none" w:sz="0" w:space="0" w:color="auto"/>
          </w:divBdr>
        </w:div>
        <w:div w:id="1640452708">
          <w:marLeft w:val="640"/>
          <w:marRight w:val="0"/>
          <w:marTop w:val="0"/>
          <w:marBottom w:val="0"/>
          <w:divBdr>
            <w:top w:val="none" w:sz="0" w:space="0" w:color="auto"/>
            <w:left w:val="none" w:sz="0" w:space="0" w:color="auto"/>
            <w:bottom w:val="none" w:sz="0" w:space="0" w:color="auto"/>
            <w:right w:val="none" w:sz="0" w:space="0" w:color="auto"/>
          </w:divBdr>
        </w:div>
        <w:div w:id="1424568529">
          <w:marLeft w:val="640"/>
          <w:marRight w:val="0"/>
          <w:marTop w:val="0"/>
          <w:marBottom w:val="0"/>
          <w:divBdr>
            <w:top w:val="none" w:sz="0" w:space="0" w:color="auto"/>
            <w:left w:val="none" w:sz="0" w:space="0" w:color="auto"/>
            <w:bottom w:val="none" w:sz="0" w:space="0" w:color="auto"/>
            <w:right w:val="none" w:sz="0" w:space="0" w:color="auto"/>
          </w:divBdr>
        </w:div>
        <w:div w:id="1305545341">
          <w:marLeft w:val="640"/>
          <w:marRight w:val="0"/>
          <w:marTop w:val="0"/>
          <w:marBottom w:val="0"/>
          <w:divBdr>
            <w:top w:val="none" w:sz="0" w:space="0" w:color="auto"/>
            <w:left w:val="none" w:sz="0" w:space="0" w:color="auto"/>
            <w:bottom w:val="none" w:sz="0" w:space="0" w:color="auto"/>
            <w:right w:val="none" w:sz="0" w:space="0" w:color="auto"/>
          </w:divBdr>
        </w:div>
        <w:div w:id="1816950123">
          <w:marLeft w:val="640"/>
          <w:marRight w:val="0"/>
          <w:marTop w:val="0"/>
          <w:marBottom w:val="0"/>
          <w:divBdr>
            <w:top w:val="none" w:sz="0" w:space="0" w:color="auto"/>
            <w:left w:val="none" w:sz="0" w:space="0" w:color="auto"/>
            <w:bottom w:val="none" w:sz="0" w:space="0" w:color="auto"/>
            <w:right w:val="none" w:sz="0" w:space="0" w:color="auto"/>
          </w:divBdr>
        </w:div>
        <w:div w:id="1001471263">
          <w:marLeft w:val="640"/>
          <w:marRight w:val="0"/>
          <w:marTop w:val="0"/>
          <w:marBottom w:val="0"/>
          <w:divBdr>
            <w:top w:val="none" w:sz="0" w:space="0" w:color="auto"/>
            <w:left w:val="none" w:sz="0" w:space="0" w:color="auto"/>
            <w:bottom w:val="none" w:sz="0" w:space="0" w:color="auto"/>
            <w:right w:val="none" w:sz="0" w:space="0" w:color="auto"/>
          </w:divBdr>
        </w:div>
        <w:div w:id="1941987778">
          <w:marLeft w:val="640"/>
          <w:marRight w:val="0"/>
          <w:marTop w:val="0"/>
          <w:marBottom w:val="0"/>
          <w:divBdr>
            <w:top w:val="none" w:sz="0" w:space="0" w:color="auto"/>
            <w:left w:val="none" w:sz="0" w:space="0" w:color="auto"/>
            <w:bottom w:val="none" w:sz="0" w:space="0" w:color="auto"/>
            <w:right w:val="none" w:sz="0" w:space="0" w:color="auto"/>
          </w:divBdr>
        </w:div>
        <w:div w:id="1639723285">
          <w:marLeft w:val="640"/>
          <w:marRight w:val="0"/>
          <w:marTop w:val="0"/>
          <w:marBottom w:val="0"/>
          <w:divBdr>
            <w:top w:val="none" w:sz="0" w:space="0" w:color="auto"/>
            <w:left w:val="none" w:sz="0" w:space="0" w:color="auto"/>
            <w:bottom w:val="none" w:sz="0" w:space="0" w:color="auto"/>
            <w:right w:val="none" w:sz="0" w:space="0" w:color="auto"/>
          </w:divBdr>
        </w:div>
        <w:div w:id="271784492">
          <w:marLeft w:val="640"/>
          <w:marRight w:val="0"/>
          <w:marTop w:val="0"/>
          <w:marBottom w:val="0"/>
          <w:divBdr>
            <w:top w:val="none" w:sz="0" w:space="0" w:color="auto"/>
            <w:left w:val="none" w:sz="0" w:space="0" w:color="auto"/>
            <w:bottom w:val="none" w:sz="0" w:space="0" w:color="auto"/>
            <w:right w:val="none" w:sz="0" w:space="0" w:color="auto"/>
          </w:divBdr>
        </w:div>
        <w:div w:id="537202819">
          <w:marLeft w:val="640"/>
          <w:marRight w:val="0"/>
          <w:marTop w:val="0"/>
          <w:marBottom w:val="0"/>
          <w:divBdr>
            <w:top w:val="none" w:sz="0" w:space="0" w:color="auto"/>
            <w:left w:val="none" w:sz="0" w:space="0" w:color="auto"/>
            <w:bottom w:val="none" w:sz="0" w:space="0" w:color="auto"/>
            <w:right w:val="none" w:sz="0" w:space="0" w:color="auto"/>
          </w:divBdr>
        </w:div>
        <w:div w:id="2080899105">
          <w:marLeft w:val="640"/>
          <w:marRight w:val="0"/>
          <w:marTop w:val="0"/>
          <w:marBottom w:val="0"/>
          <w:divBdr>
            <w:top w:val="none" w:sz="0" w:space="0" w:color="auto"/>
            <w:left w:val="none" w:sz="0" w:space="0" w:color="auto"/>
            <w:bottom w:val="none" w:sz="0" w:space="0" w:color="auto"/>
            <w:right w:val="none" w:sz="0" w:space="0" w:color="auto"/>
          </w:divBdr>
        </w:div>
        <w:div w:id="1933468945">
          <w:marLeft w:val="640"/>
          <w:marRight w:val="0"/>
          <w:marTop w:val="0"/>
          <w:marBottom w:val="0"/>
          <w:divBdr>
            <w:top w:val="none" w:sz="0" w:space="0" w:color="auto"/>
            <w:left w:val="none" w:sz="0" w:space="0" w:color="auto"/>
            <w:bottom w:val="none" w:sz="0" w:space="0" w:color="auto"/>
            <w:right w:val="none" w:sz="0" w:space="0" w:color="auto"/>
          </w:divBdr>
        </w:div>
        <w:div w:id="1830436931">
          <w:marLeft w:val="640"/>
          <w:marRight w:val="0"/>
          <w:marTop w:val="0"/>
          <w:marBottom w:val="0"/>
          <w:divBdr>
            <w:top w:val="none" w:sz="0" w:space="0" w:color="auto"/>
            <w:left w:val="none" w:sz="0" w:space="0" w:color="auto"/>
            <w:bottom w:val="none" w:sz="0" w:space="0" w:color="auto"/>
            <w:right w:val="none" w:sz="0" w:space="0" w:color="auto"/>
          </w:divBdr>
        </w:div>
        <w:div w:id="1636524445">
          <w:marLeft w:val="640"/>
          <w:marRight w:val="0"/>
          <w:marTop w:val="0"/>
          <w:marBottom w:val="0"/>
          <w:divBdr>
            <w:top w:val="none" w:sz="0" w:space="0" w:color="auto"/>
            <w:left w:val="none" w:sz="0" w:space="0" w:color="auto"/>
            <w:bottom w:val="none" w:sz="0" w:space="0" w:color="auto"/>
            <w:right w:val="none" w:sz="0" w:space="0" w:color="auto"/>
          </w:divBdr>
        </w:div>
        <w:div w:id="1486317819">
          <w:marLeft w:val="640"/>
          <w:marRight w:val="0"/>
          <w:marTop w:val="0"/>
          <w:marBottom w:val="0"/>
          <w:divBdr>
            <w:top w:val="none" w:sz="0" w:space="0" w:color="auto"/>
            <w:left w:val="none" w:sz="0" w:space="0" w:color="auto"/>
            <w:bottom w:val="none" w:sz="0" w:space="0" w:color="auto"/>
            <w:right w:val="none" w:sz="0" w:space="0" w:color="auto"/>
          </w:divBdr>
        </w:div>
        <w:div w:id="522060624">
          <w:marLeft w:val="640"/>
          <w:marRight w:val="0"/>
          <w:marTop w:val="0"/>
          <w:marBottom w:val="0"/>
          <w:divBdr>
            <w:top w:val="none" w:sz="0" w:space="0" w:color="auto"/>
            <w:left w:val="none" w:sz="0" w:space="0" w:color="auto"/>
            <w:bottom w:val="none" w:sz="0" w:space="0" w:color="auto"/>
            <w:right w:val="none" w:sz="0" w:space="0" w:color="auto"/>
          </w:divBdr>
        </w:div>
        <w:div w:id="254944785">
          <w:marLeft w:val="640"/>
          <w:marRight w:val="0"/>
          <w:marTop w:val="0"/>
          <w:marBottom w:val="0"/>
          <w:divBdr>
            <w:top w:val="none" w:sz="0" w:space="0" w:color="auto"/>
            <w:left w:val="none" w:sz="0" w:space="0" w:color="auto"/>
            <w:bottom w:val="none" w:sz="0" w:space="0" w:color="auto"/>
            <w:right w:val="none" w:sz="0" w:space="0" w:color="auto"/>
          </w:divBdr>
        </w:div>
        <w:div w:id="1521049394">
          <w:marLeft w:val="640"/>
          <w:marRight w:val="0"/>
          <w:marTop w:val="0"/>
          <w:marBottom w:val="0"/>
          <w:divBdr>
            <w:top w:val="none" w:sz="0" w:space="0" w:color="auto"/>
            <w:left w:val="none" w:sz="0" w:space="0" w:color="auto"/>
            <w:bottom w:val="none" w:sz="0" w:space="0" w:color="auto"/>
            <w:right w:val="none" w:sz="0" w:space="0" w:color="auto"/>
          </w:divBdr>
        </w:div>
        <w:div w:id="736438458">
          <w:marLeft w:val="640"/>
          <w:marRight w:val="0"/>
          <w:marTop w:val="0"/>
          <w:marBottom w:val="0"/>
          <w:divBdr>
            <w:top w:val="none" w:sz="0" w:space="0" w:color="auto"/>
            <w:left w:val="none" w:sz="0" w:space="0" w:color="auto"/>
            <w:bottom w:val="none" w:sz="0" w:space="0" w:color="auto"/>
            <w:right w:val="none" w:sz="0" w:space="0" w:color="auto"/>
          </w:divBdr>
        </w:div>
        <w:div w:id="54358999">
          <w:marLeft w:val="640"/>
          <w:marRight w:val="0"/>
          <w:marTop w:val="0"/>
          <w:marBottom w:val="0"/>
          <w:divBdr>
            <w:top w:val="none" w:sz="0" w:space="0" w:color="auto"/>
            <w:left w:val="none" w:sz="0" w:space="0" w:color="auto"/>
            <w:bottom w:val="none" w:sz="0" w:space="0" w:color="auto"/>
            <w:right w:val="none" w:sz="0" w:space="0" w:color="auto"/>
          </w:divBdr>
        </w:div>
        <w:div w:id="565989805">
          <w:marLeft w:val="640"/>
          <w:marRight w:val="0"/>
          <w:marTop w:val="0"/>
          <w:marBottom w:val="0"/>
          <w:divBdr>
            <w:top w:val="none" w:sz="0" w:space="0" w:color="auto"/>
            <w:left w:val="none" w:sz="0" w:space="0" w:color="auto"/>
            <w:bottom w:val="none" w:sz="0" w:space="0" w:color="auto"/>
            <w:right w:val="none" w:sz="0" w:space="0" w:color="auto"/>
          </w:divBdr>
        </w:div>
        <w:div w:id="1991711892">
          <w:marLeft w:val="640"/>
          <w:marRight w:val="0"/>
          <w:marTop w:val="0"/>
          <w:marBottom w:val="0"/>
          <w:divBdr>
            <w:top w:val="none" w:sz="0" w:space="0" w:color="auto"/>
            <w:left w:val="none" w:sz="0" w:space="0" w:color="auto"/>
            <w:bottom w:val="none" w:sz="0" w:space="0" w:color="auto"/>
            <w:right w:val="none" w:sz="0" w:space="0" w:color="auto"/>
          </w:divBdr>
        </w:div>
        <w:div w:id="2071417499">
          <w:marLeft w:val="640"/>
          <w:marRight w:val="0"/>
          <w:marTop w:val="0"/>
          <w:marBottom w:val="0"/>
          <w:divBdr>
            <w:top w:val="none" w:sz="0" w:space="0" w:color="auto"/>
            <w:left w:val="none" w:sz="0" w:space="0" w:color="auto"/>
            <w:bottom w:val="none" w:sz="0" w:space="0" w:color="auto"/>
            <w:right w:val="none" w:sz="0" w:space="0" w:color="auto"/>
          </w:divBdr>
        </w:div>
        <w:div w:id="468015512">
          <w:marLeft w:val="640"/>
          <w:marRight w:val="0"/>
          <w:marTop w:val="0"/>
          <w:marBottom w:val="0"/>
          <w:divBdr>
            <w:top w:val="none" w:sz="0" w:space="0" w:color="auto"/>
            <w:left w:val="none" w:sz="0" w:space="0" w:color="auto"/>
            <w:bottom w:val="none" w:sz="0" w:space="0" w:color="auto"/>
            <w:right w:val="none" w:sz="0" w:space="0" w:color="auto"/>
          </w:divBdr>
        </w:div>
        <w:div w:id="1059282764">
          <w:marLeft w:val="640"/>
          <w:marRight w:val="0"/>
          <w:marTop w:val="0"/>
          <w:marBottom w:val="0"/>
          <w:divBdr>
            <w:top w:val="none" w:sz="0" w:space="0" w:color="auto"/>
            <w:left w:val="none" w:sz="0" w:space="0" w:color="auto"/>
            <w:bottom w:val="none" w:sz="0" w:space="0" w:color="auto"/>
            <w:right w:val="none" w:sz="0" w:space="0" w:color="auto"/>
          </w:divBdr>
        </w:div>
        <w:div w:id="449133379">
          <w:marLeft w:val="640"/>
          <w:marRight w:val="0"/>
          <w:marTop w:val="0"/>
          <w:marBottom w:val="0"/>
          <w:divBdr>
            <w:top w:val="none" w:sz="0" w:space="0" w:color="auto"/>
            <w:left w:val="none" w:sz="0" w:space="0" w:color="auto"/>
            <w:bottom w:val="none" w:sz="0" w:space="0" w:color="auto"/>
            <w:right w:val="none" w:sz="0" w:space="0" w:color="auto"/>
          </w:divBdr>
        </w:div>
        <w:div w:id="75904455">
          <w:marLeft w:val="640"/>
          <w:marRight w:val="0"/>
          <w:marTop w:val="0"/>
          <w:marBottom w:val="0"/>
          <w:divBdr>
            <w:top w:val="none" w:sz="0" w:space="0" w:color="auto"/>
            <w:left w:val="none" w:sz="0" w:space="0" w:color="auto"/>
            <w:bottom w:val="none" w:sz="0" w:space="0" w:color="auto"/>
            <w:right w:val="none" w:sz="0" w:space="0" w:color="auto"/>
          </w:divBdr>
        </w:div>
        <w:div w:id="805708705">
          <w:marLeft w:val="640"/>
          <w:marRight w:val="0"/>
          <w:marTop w:val="0"/>
          <w:marBottom w:val="0"/>
          <w:divBdr>
            <w:top w:val="none" w:sz="0" w:space="0" w:color="auto"/>
            <w:left w:val="none" w:sz="0" w:space="0" w:color="auto"/>
            <w:bottom w:val="none" w:sz="0" w:space="0" w:color="auto"/>
            <w:right w:val="none" w:sz="0" w:space="0" w:color="auto"/>
          </w:divBdr>
        </w:div>
        <w:div w:id="2029327989">
          <w:marLeft w:val="640"/>
          <w:marRight w:val="0"/>
          <w:marTop w:val="0"/>
          <w:marBottom w:val="0"/>
          <w:divBdr>
            <w:top w:val="none" w:sz="0" w:space="0" w:color="auto"/>
            <w:left w:val="none" w:sz="0" w:space="0" w:color="auto"/>
            <w:bottom w:val="none" w:sz="0" w:space="0" w:color="auto"/>
            <w:right w:val="none" w:sz="0" w:space="0" w:color="auto"/>
          </w:divBdr>
        </w:div>
        <w:div w:id="276522962">
          <w:marLeft w:val="640"/>
          <w:marRight w:val="0"/>
          <w:marTop w:val="0"/>
          <w:marBottom w:val="0"/>
          <w:divBdr>
            <w:top w:val="none" w:sz="0" w:space="0" w:color="auto"/>
            <w:left w:val="none" w:sz="0" w:space="0" w:color="auto"/>
            <w:bottom w:val="none" w:sz="0" w:space="0" w:color="auto"/>
            <w:right w:val="none" w:sz="0" w:space="0" w:color="auto"/>
          </w:divBdr>
        </w:div>
        <w:div w:id="489979565">
          <w:marLeft w:val="640"/>
          <w:marRight w:val="0"/>
          <w:marTop w:val="0"/>
          <w:marBottom w:val="0"/>
          <w:divBdr>
            <w:top w:val="none" w:sz="0" w:space="0" w:color="auto"/>
            <w:left w:val="none" w:sz="0" w:space="0" w:color="auto"/>
            <w:bottom w:val="none" w:sz="0" w:space="0" w:color="auto"/>
            <w:right w:val="none" w:sz="0" w:space="0" w:color="auto"/>
          </w:divBdr>
        </w:div>
        <w:div w:id="1349331328">
          <w:marLeft w:val="640"/>
          <w:marRight w:val="0"/>
          <w:marTop w:val="0"/>
          <w:marBottom w:val="0"/>
          <w:divBdr>
            <w:top w:val="none" w:sz="0" w:space="0" w:color="auto"/>
            <w:left w:val="none" w:sz="0" w:space="0" w:color="auto"/>
            <w:bottom w:val="none" w:sz="0" w:space="0" w:color="auto"/>
            <w:right w:val="none" w:sz="0" w:space="0" w:color="auto"/>
          </w:divBdr>
        </w:div>
        <w:div w:id="817184810">
          <w:marLeft w:val="640"/>
          <w:marRight w:val="0"/>
          <w:marTop w:val="0"/>
          <w:marBottom w:val="0"/>
          <w:divBdr>
            <w:top w:val="none" w:sz="0" w:space="0" w:color="auto"/>
            <w:left w:val="none" w:sz="0" w:space="0" w:color="auto"/>
            <w:bottom w:val="none" w:sz="0" w:space="0" w:color="auto"/>
            <w:right w:val="none" w:sz="0" w:space="0" w:color="auto"/>
          </w:divBdr>
        </w:div>
        <w:div w:id="660355235">
          <w:marLeft w:val="640"/>
          <w:marRight w:val="0"/>
          <w:marTop w:val="0"/>
          <w:marBottom w:val="0"/>
          <w:divBdr>
            <w:top w:val="none" w:sz="0" w:space="0" w:color="auto"/>
            <w:left w:val="none" w:sz="0" w:space="0" w:color="auto"/>
            <w:bottom w:val="none" w:sz="0" w:space="0" w:color="auto"/>
            <w:right w:val="none" w:sz="0" w:space="0" w:color="auto"/>
          </w:divBdr>
        </w:div>
        <w:div w:id="1835801637">
          <w:marLeft w:val="640"/>
          <w:marRight w:val="0"/>
          <w:marTop w:val="0"/>
          <w:marBottom w:val="0"/>
          <w:divBdr>
            <w:top w:val="none" w:sz="0" w:space="0" w:color="auto"/>
            <w:left w:val="none" w:sz="0" w:space="0" w:color="auto"/>
            <w:bottom w:val="none" w:sz="0" w:space="0" w:color="auto"/>
            <w:right w:val="none" w:sz="0" w:space="0" w:color="auto"/>
          </w:divBdr>
        </w:div>
        <w:div w:id="1079904221">
          <w:marLeft w:val="640"/>
          <w:marRight w:val="0"/>
          <w:marTop w:val="0"/>
          <w:marBottom w:val="0"/>
          <w:divBdr>
            <w:top w:val="none" w:sz="0" w:space="0" w:color="auto"/>
            <w:left w:val="none" w:sz="0" w:space="0" w:color="auto"/>
            <w:bottom w:val="none" w:sz="0" w:space="0" w:color="auto"/>
            <w:right w:val="none" w:sz="0" w:space="0" w:color="auto"/>
          </w:divBdr>
        </w:div>
        <w:div w:id="799885476">
          <w:marLeft w:val="640"/>
          <w:marRight w:val="0"/>
          <w:marTop w:val="0"/>
          <w:marBottom w:val="0"/>
          <w:divBdr>
            <w:top w:val="none" w:sz="0" w:space="0" w:color="auto"/>
            <w:left w:val="none" w:sz="0" w:space="0" w:color="auto"/>
            <w:bottom w:val="none" w:sz="0" w:space="0" w:color="auto"/>
            <w:right w:val="none" w:sz="0" w:space="0" w:color="auto"/>
          </w:divBdr>
        </w:div>
        <w:div w:id="1674797115">
          <w:marLeft w:val="640"/>
          <w:marRight w:val="0"/>
          <w:marTop w:val="0"/>
          <w:marBottom w:val="0"/>
          <w:divBdr>
            <w:top w:val="none" w:sz="0" w:space="0" w:color="auto"/>
            <w:left w:val="none" w:sz="0" w:space="0" w:color="auto"/>
            <w:bottom w:val="none" w:sz="0" w:space="0" w:color="auto"/>
            <w:right w:val="none" w:sz="0" w:space="0" w:color="auto"/>
          </w:divBdr>
        </w:div>
        <w:div w:id="1263105482">
          <w:marLeft w:val="640"/>
          <w:marRight w:val="0"/>
          <w:marTop w:val="0"/>
          <w:marBottom w:val="0"/>
          <w:divBdr>
            <w:top w:val="none" w:sz="0" w:space="0" w:color="auto"/>
            <w:left w:val="none" w:sz="0" w:space="0" w:color="auto"/>
            <w:bottom w:val="none" w:sz="0" w:space="0" w:color="auto"/>
            <w:right w:val="none" w:sz="0" w:space="0" w:color="auto"/>
          </w:divBdr>
        </w:div>
        <w:div w:id="1749033315">
          <w:marLeft w:val="640"/>
          <w:marRight w:val="0"/>
          <w:marTop w:val="0"/>
          <w:marBottom w:val="0"/>
          <w:divBdr>
            <w:top w:val="none" w:sz="0" w:space="0" w:color="auto"/>
            <w:left w:val="none" w:sz="0" w:space="0" w:color="auto"/>
            <w:bottom w:val="none" w:sz="0" w:space="0" w:color="auto"/>
            <w:right w:val="none" w:sz="0" w:space="0" w:color="auto"/>
          </w:divBdr>
        </w:div>
        <w:div w:id="2001929451">
          <w:marLeft w:val="640"/>
          <w:marRight w:val="0"/>
          <w:marTop w:val="0"/>
          <w:marBottom w:val="0"/>
          <w:divBdr>
            <w:top w:val="none" w:sz="0" w:space="0" w:color="auto"/>
            <w:left w:val="none" w:sz="0" w:space="0" w:color="auto"/>
            <w:bottom w:val="none" w:sz="0" w:space="0" w:color="auto"/>
            <w:right w:val="none" w:sz="0" w:space="0" w:color="auto"/>
          </w:divBdr>
        </w:div>
        <w:div w:id="614794966">
          <w:marLeft w:val="640"/>
          <w:marRight w:val="0"/>
          <w:marTop w:val="0"/>
          <w:marBottom w:val="0"/>
          <w:divBdr>
            <w:top w:val="none" w:sz="0" w:space="0" w:color="auto"/>
            <w:left w:val="none" w:sz="0" w:space="0" w:color="auto"/>
            <w:bottom w:val="none" w:sz="0" w:space="0" w:color="auto"/>
            <w:right w:val="none" w:sz="0" w:space="0" w:color="auto"/>
          </w:divBdr>
        </w:div>
        <w:div w:id="1492133311">
          <w:marLeft w:val="640"/>
          <w:marRight w:val="0"/>
          <w:marTop w:val="0"/>
          <w:marBottom w:val="0"/>
          <w:divBdr>
            <w:top w:val="none" w:sz="0" w:space="0" w:color="auto"/>
            <w:left w:val="none" w:sz="0" w:space="0" w:color="auto"/>
            <w:bottom w:val="none" w:sz="0" w:space="0" w:color="auto"/>
            <w:right w:val="none" w:sz="0" w:space="0" w:color="auto"/>
          </w:divBdr>
        </w:div>
        <w:div w:id="711418506">
          <w:marLeft w:val="640"/>
          <w:marRight w:val="0"/>
          <w:marTop w:val="0"/>
          <w:marBottom w:val="0"/>
          <w:divBdr>
            <w:top w:val="none" w:sz="0" w:space="0" w:color="auto"/>
            <w:left w:val="none" w:sz="0" w:space="0" w:color="auto"/>
            <w:bottom w:val="none" w:sz="0" w:space="0" w:color="auto"/>
            <w:right w:val="none" w:sz="0" w:space="0" w:color="auto"/>
          </w:divBdr>
        </w:div>
        <w:div w:id="1991320883">
          <w:marLeft w:val="640"/>
          <w:marRight w:val="0"/>
          <w:marTop w:val="0"/>
          <w:marBottom w:val="0"/>
          <w:divBdr>
            <w:top w:val="none" w:sz="0" w:space="0" w:color="auto"/>
            <w:left w:val="none" w:sz="0" w:space="0" w:color="auto"/>
            <w:bottom w:val="none" w:sz="0" w:space="0" w:color="auto"/>
            <w:right w:val="none" w:sz="0" w:space="0" w:color="auto"/>
          </w:divBdr>
        </w:div>
        <w:div w:id="518592111">
          <w:marLeft w:val="640"/>
          <w:marRight w:val="0"/>
          <w:marTop w:val="0"/>
          <w:marBottom w:val="0"/>
          <w:divBdr>
            <w:top w:val="none" w:sz="0" w:space="0" w:color="auto"/>
            <w:left w:val="none" w:sz="0" w:space="0" w:color="auto"/>
            <w:bottom w:val="none" w:sz="0" w:space="0" w:color="auto"/>
            <w:right w:val="none" w:sz="0" w:space="0" w:color="auto"/>
          </w:divBdr>
        </w:div>
        <w:div w:id="588663982">
          <w:marLeft w:val="640"/>
          <w:marRight w:val="0"/>
          <w:marTop w:val="0"/>
          <w:marBottom w:val="0"/>
          <w:divBdr>
            <w:top w:val="none" w:sz="0" w:space="0" w:color="auto"/>
            <w:left w:val="none" w:sz="0" w:space="0" w:color="auto"/>
            <w:bottom w:val="none" w:sz="0" w:space="0" w:color="auto"/>
            <w:right w:val="none" w:sz="0" w:space="0" w:color="auto"/>
          </w:divBdr>
        </w:div>
        <w:div w:id="1569881378">
          <w:marLeft w:val="640"/>
          <w:marRight w:val="0"/>
          <w:marTop w:val="0"/>
          <w:marBottom w:val="0"/>
          <w:divBdr>
            <w:top w:val="none" w:sz="0" w:space="0" w:color="auto"/>
            <w:left w:val="none" w:sz="0" w:space="0" w:color="auto"/>
            <w:bottom w:val="none" w:sz="0" w:space="0" w:color="auto"/>
            <w:right w:val="none" w:sz="0" w:space="0" w:color="auto"/>
          </w:divBdr>
        </w:div>
        <w:div w:id="474300472">
          <w:marLeft w:val="640"/>
          <w:marRight w:val="0"/>
          <w:marTop w:val="0"/>
          <w:marBottom w:val="0"/>
          <w:divBdr>
            <w:top w:val="none" w:sz="0" w:space="0" w:color="auto"/>
            <w:left w:val="none" w:sz="0" w:space="0" w:color="auto"/>
            <w:bottom w:val="none" w:sz="0" w:space="0" w:color="auto"/>
            <w:right w:val="none" w:sz="0" w:space="0" w:color="auto"/>
          </w:divBdr>
        </w:div>
        <w:div w:id="1071737744">
          <w:marLeft w:val="640"/>
          <w:marRight w:val="0"/>
          <w:marTop w:val="0"/>
          <w:marBottom w:val="0"/>
          <w:divBdr>
            <w:top w:val="none" w:sz="0" w:space="0" w:color="auto"/>
            <w:left w:val="none" w:sz="0" w:space="0" w:color="auto"/>
            <w:bottom w:val="none" w:sz="0" w:space="0" w:color="auto"/>
            <w:right w:val="none" w:sz="0" w:space="0" w:color="auto"/>
          </w:divBdr>
        </w:div>
        <w:div w:id="591746075">
          <w:marLeft w:val="640"/>
          <w:marRight w:val="0"/>
          <w:marTop w:val="0"/>
          <w:marBottom w:val="0"/>
          <w:divBdr>
            <w:top w:val="none" w:sz="0" w:space="0" w:color="auto"/>
            <w:left w:val="none" w:sz="0" w:space="0" w:color="auto"/>
            <w:bottom w:val="none" w:sz="0" w:space="0" w:color="auto"/>
            <w:right w:val="none" w:sz="0" w:space="0" w:color="auto"/>
          </w:divBdr>
        </w:div>
        <w:div w:id="897589214">
          <w:marLeft w:val="640"/>
          <w:marRight w:val="0"/>
          <w:marTop w:val="0"/>
          <w:marBottom w:val="0"/>
          <w:divBdr>
            <w:top w:val="none" w:sz="0" w:space="0" w:color="auto"/>
            <w:left w:val="none" w:sz="0" w:space="0" w:color="auto"/>
            <w:bottom w:val="none" w:sz="0" w:space="0" w:color="auto"/>
            <w:right w:val="none" w:sz="0" w:space="0" w:color="auto"/>
          </w:divBdr>
        </w:div>
        <w:div w:id="368258364">
          <w:marLeft w:val="640"/>
          <w:marRight w:val="0"/>
          <w:marTop w:val="0"/>
          <w:marBottom w:val="0"/>
          <w:divBdr>
            <w:top w:val="none" w:sz="0" w:space="0" w:color="auto"/>
            <w:left w:val="none" w:sz="0" w:space="0" w:color="auto"/>
            <w:bottom w:val="none" w:sz="0" w:space="0" w:color="auto"/>
            <w:right w:val="none" w:sz="0" w:space="0" w:color="auto"/>
          </w:divBdr>
        </w:div>
        <w:div w:id="2119710472">
          <w:marLeft w:val="640"/>
          <w:marRight w:val="0"/>
          <w:marTop w:val="0"/>
          <w:marBottom w:val="0"/>
          <w:divBdr>
            <w:top w:val="none" w:sz="0" w:space="0" w:color="auto"/>
            <w:left w:val="none" w:sz="0" w:space="0" w:color="auto"/>
            <w:bottom w:val="none" w:sz="0" w:space="0" w:color="auto"/>
            <w:right w:val="none" w:sz="0" w:space="0" w:color="auto"/>
          </w:divBdr>
        </w:div>
        <w:div w:id="946426759">
          <w:marLeft w:val="640"/>
          <w:marRight w:val="0"/>
          <w:marTop w:val="0"/>
          <w:marBottom w:val="0"/>
          <w:divBdr>
            <w:top w:val="none" w:sz="0" w:space="0" w:color="auto"/>
            <w:left w:val="none" w:sz="0" w:space="0" w:color="auto"/>
            <w:bottom w:val="none" w:sz="0" w:space="0" w:color="auto"/>
            <w:right w:val="none" w:sz="0" w:space="0" w:color="auto"/>
          </w:divBdr>
        </w:div>
        <w:div w:id="2127233948">
          <w:marLeft w:val="640"/>
          <w:marRight w:val="0"/>
          <w:marTop w:val="0"/>
          <w:marBottom w:val="0"/>
          <w:divBdr>
            <w:top w:val="none" w:sz="0" w:space="0" w:color="auto"/>
            <w:left w:val="none" w:sz="0" w:space="0" w:color="auto"/>
            <w:bottom w:val="none" w:sz="0" w:space="0" w:color="auto"/>
            <w:right w:val="none" w:sz="0" w:space="0" w:color="auto"/>
          </w:divBdr>
        </w:div>
        <w:div w:id="210388429">
          <w:marLeft w:val="640"/>
          <w:marRight w:val="0"/>
          <w:marTop w:val="0"/>
          <w:marBottom w:val="0"/>
          <w:divBdr>
            <w:top w:val="none" w:sz="0" w:space="0" w:color="auto"/>
            <w:left w:val="none" w:sz="0" w:space="0" w:color="auto"/>
            <w:bottom w:val="none" w:sz="0" w:space="0" w:color="auto"/>
            <w:right w:val="none" w:sz="0" w:space="0" w:color="auto"/>
          </w:divBdr>
        </w:div>
        <w:div w:id="1941256987">
          <w:marLeft w:val="640"/>
          <w:marRight w:val="0"/>
          <w:marTop w:val="0"/>
          <w:marBottom w:val="0"/>
          <w:divBdr>
            <w:top w:val="none" w:sz="0" w:space="0" w:color="auto"/>
            <w:left w:val="none" w:sz="0" w:space="0" w:color="auto"/>
            <w:bottom w:val="none" w:sz="0" w:space="0" w:color="auto"/>
            <w:right w:val="none" w:sz="0" w:space="0" w:color="auto"/>
          </w:divBdr>
        </w:div>
        <w:div w:id="264462162">
          <w:marLeft w:val="640"/>
          <w:marRight w:val="0"/>
          <w:marTop w:val="0"/>
          <w:marBottom w:val="0"/>
          <w:divBdr>
            <w:top w:val="none" w:sz="0" w:space="0" w:color="auto"/>
            <w:left w:val="none" w:sz="0" w:space="0" w:color="auto"/>
            <w:bottom w:val="none" w:sz="0" w:space="0" w:color="auto"/>
            <w:right w:val="none" w:sz="0" w:space="0" w:color="auto"/>
          </w:divBdr>
        </w:div>
        <w:div w:id="1930238994">
          <w:marLeft w:val="640"/>
          <w:marRight w:val="0"/>
          <w:marTop w:val="0"/>
          <w:marBottom w:val="0"/>
          <w:divBdr>
            <w:top w:val="none" w:sz="0" w:space="0" w:color="auto"/>
            <w:left w:val="none" w:sz="0" w:space="0" w:color="auto"/>
            <w:bottom w:val="none" w:sz="0" w:space="0" w:color="auto"/>
            <w:right w:val="none" w:sz="0" w:space="0" w:color="auto"/>
          </w:divBdr>
        </w:div>
        <w:div w:id="2071150799">
          <w:marLeft w:val="640"/>
          <w:marRight w:val="0"/>
          <w:marTop w:val="0"/>
          <w:marBottom w:val="0"/>
          <w:divBdr>
            <w:top w:val="none" w:sz="0" w:space="0" w:color="auto"/>
            <w:left w:val="none" w:sz="0" w:space="0" w:color="auto"/>
            <w:bottom w:val="none" w:sz="0" w:space="0" w:color="auto"/>
            <w:right w:val="none" w:sz="0" w:space="0" w:color="auto"/>
          </w:divBdr>
        </w:div>
        <w:div w:id="1862821083">
          <w:marLeft w:val="640"/>
          <w:marRight w:val="0"/>
          <w:marTop w:val="0"/>
          <w:marBottom w:val="0"/>
          <w:divBdr>
            <w:top w:val="none" w:sz="0" w:space="0" w:color="auto"/>
            <w:left w:val="none" w:sz="0" w:space="0" w:color="auto"/>
            <w:bottom w:val="none" w:sz="0" w:space="0" w:color="auto"/>
            <w:right w:val="none" w:sz="0" w:space="0" w:color="auto"/>
          </w:divBdr>
        </w:div>
        <w:div w:id="1014303088">
          <w:marLeft w:val="640"/>
          <w:marRight w:val="0"/>
          <w:marTop w:val="0"/>
          <w:marBottom w:val="0"/>
          <w:divBdr>
            <w:top w:val="none" w:sz="0" w:space="0" w:color="auto"/>
            <w:left w:val="none" w:sz="0" w:space="0" w:color="auto"/>
            <w:bottom w:val="none" w:sz="0" w:space="0" w:color="auto"/>
            <w:right w:val="none" w:sz="0" w:space="0" w:color="auto"/>
          </w:divBdr>
        </w:div>
        <w:div w:id="156725642">
          <w:marLeft w:val="640"/>
          <w:marRight w:val="0"/>
          <w:marTop w:val="0"/>
          <w:marBottom w:val="0"/>
          <w:divBdr>
            <w:top w:val="none" w:sz="0" w:space="0" w:color="auto"/>
            <w:left w:val="none" w:sz="0" w:space="0" w:color="auto"/>
            <w:bottom w:val="none" w:sz="0" w:space="0" w:color="auto"/>
            <w:right w:val="none" w:sz="0" w:space="0" w:color="auto"/>
          </w:divBdr>
        </w:div>
        <w:div w:id="1805343077">
          <w:marLeft w:val="640"/>
          <w:marRight w:val="0"/>
          <w:marTop w:val="0"/>
          <w:marBottom w:val="0"/>
          <w:divBdr>
            <w:top w:val="none" w:sz="0" w:space="0" w:color="auto"/>
            <w:left w:val="none" w:sz="0" w:space="0" w:color="auto"/>
            <w:bottom w:val="none" w:sz="0" w:space="0" w:color="auto"/>
            <w:right w:val="none" w:sz="0" w:space="0" w:color="auto"/>
          </w:divBdr>
        </w:div>
        <w:div w:id="371460502">
          <w:marLeft w:val="640"/>
          <w:marRight w:val="0"/>
          <w:marTop w:val="0"/>
          <w:marBottom w:val="0"/>
          <w:divBdr>
            <w:top w:val="none" w:sz="0" w:space="0" w:color="auto"/>
            <w:left w:val="none" w:sz="0" w:space="0" w:color="auto"/>
            <w:bottom w:val="none" w:sz="0" w:space="0" w:color="auto"/>
            <w:right w:val="none" w:sz="0" w:space="0" w:color="auto"/>
          </w:divBdr>
        </w:div>
        <w:div w:id="1507093441">
          <w:marLeft w:val="640"/>
          <w:marRight w:val="0"/>
          <w:marTop w:val="0"/>
          <w:marBottom w:val="0"/>
          <w:divBdr>
            <w:top w:val="none" w:sz="0" w:space="0" w:color="auto"/>
            <w:left w:val="none" w:sz="0" w:space="0" w:color="auto"/>
            <w:bottom w:val="none" w:sz="0" w:space="0" w:color="auto"/>
            <w:right w:val="none" w:sz="0" w:space="0" w:color="auto"/>
          </w:divBdr>
        </w:div>
        <w:div w:id="1881044059">
          <w:marLeft w:val="640"/>
          <w:marRight w:val="0"/>
          <w:marTop w:val="0"/>
          <w:marBottom w:val="0"/>
          <w:divBdr>
            <w:top w:val="none" w:sz="0" w:space="0" w:color="auto"/>
            <w:left w:val="none" w:sz="0" w:space="0" w:color="auto"/>
            <w:bottom w:val="none" w:sz="0" w:space="0" w:color="auto"/>
            <w:right w:val="none" w:sz="0" w:space="0" w:color="auto"/>
          </w:divBdr>
        </w:div>
        <w:div w:id="57898446">
          <w:marLeft w:val="640"/>
          <w:marRight w:val="0"/>
          <w:marTop w:val="0"/>
          <w:marBottom w:val="0"/>
          <w:divBdr>
            <w:top w:val="none" w:sz="0" w:space="0" w:color="auto"/>
            <w:left w:val="none" w:sz="0" w:space="0" w:color="auto"/>
            <w:bottom w:val="none" w:sz="0" w:space="0" w:color="auto"/>
            <w:right w:val="none" w:sz="0" w:space="0" w:color="auto"/>
          </w:divBdr>
        </w:div>
        <w:div w:id="483207653">
          <w:marLeft w:val="640"/>
          <w:marRight w:val="0"/>
          <w:marTop w:val="0"/>
          <w:marBottom w:val="0"/>
          <w:divBdr>
            <w:top w:val="none" w:sz="0" w:space="0" w:color="auto"/>
            <w:left w:val="none" w:sz="0" w:space="0" w:color="auto"/>
            <w:bottom w:val="none" w:sz="0" w:space="0" w:color="auto"/>
            <w:right w:val="none" w:sz="0" w:space="0" w:color="auto"/>
          </w:divBdr>
        </w:div>
        <w:div w:id="1196193605">
          <w:marLeft w:val="640"/>
          <w:marRight w:val="0"/>
          <w:marTop w:val="0"/>
          <w:marBottom w:val="0"/>
          <w:divBdr>
            <w:top w:val="none" w:sz="0" w:space="0" w:color="auto"/>
            <w:left w:val="none" w:sz="0" w:space="0" w:color="auto"/>
            <w:bottom w:val="none" w:sz="0" w:space="0" w:color="auto"/>
            <w:right w:val="none" w:sz="0" w:space="0" w:color="auto"/>
          </w:divBdr>
        </w:div>
        <w:div w:id="1123689757">
          <w:marLeft w:val="640"/>
          <w:marRight w:val="0"/>
          <w:marTop w:val="0"/>
          <w:marBottom w:val="0"/>
          <w:divBdr>
            <w:top w:val="none" w:sz="0" w:space="0" w:color="auto"/>
            <w:left w:val="none" w:sz="0" w:space="0" w:color="auto"/>
            <w:bottom w:val="none" w:sz="0" w:space="0" w:color="auto"/>
            <w:right w:val="none" w:sz="0" w:space="0" w:color="auto"/>
          </w:divBdr>
        </w:div>
        <w:div w:id="1804885543">
          <w:marLeft w:val="640"/>
          <w:marRight w:val="0"/>
          <w:marTop w:val="0"/>
          <w:marBottom w:val="0"/>
          <w:divBdr>
            <w:top w:val="none" w:sz="0" w:space="0" w:color="auto"/>
            <w:left w:val="none" w:sz="0" w:space="0" w:color="auto"/>
            <w:bottom w:val="none" w:sz="0" w:space="0" w:color="auto"/>
            <w:right w:val="none" w:sz="0" w:space="0" w:color="auto"/>
          </w:divBdr>
        </w:div>
        <w:div w:id="269704711">
          <w:marLeft w:val="640"/>
          <w:marRight w:val="0"/>
          <w:marTop w:val="0"/>
          <w:marBottom w:val="0"/>
          <w:divBdr>
            <w:top w:val="none" w:sz="0" w:space="0" w:color="auto"/>
            <w:left w:val="none" w:sz="0" w:space="0" w:color="auto"/>
            <w:bottom w:val="none" w:sz="0" w:space="0" w:color="auto"/>
            <w:right w:val="none" w:sz="0" w:space="0" w:color="auto"/>
          </w:divBdr>
        </w:div>
        <w:div w:id="1137533080">
          <w:marLeft w:val="640"/>
          <w:marRight w:val="0"/>
          <w:marTop w:val="0"/>
          <w:marBottom w:val="0"/>
          <w:divBdr>
            <w:top w:val="none" w:sz="0" w:space="0" w:color="auto"/>
            <w:left w:val="none" w:sz="0" w:space="0" w:color="auto"/>
            <w:bottom w:val="none" w:sz="0" w:space="0" w:color="auto"/>
            <w:right w:val="none" w:sz="0" w:space="0" w:color="auto"/>
          </w:divBdr>
        </w:div>
        <w:div w:id="1594703721">
          <w:marLeft w:val="640"/>
          <w:marRight w:val="0"/>
          <w:marTop w:val="0"/>
          <w:marBottom w:val="0"/>
          <w:divBdr>
            <w:top w:val="none" w:sz="0" w:space="0" w:color="auto"/>
            <w:left w:val="none" w:sz="0" w:space="0" w:color="auto"/>
            <w:bottom w:val="none" w:sz="0" w:space="0" w:color="auto"/>
            <w:right w:val="none" w:sz="0" w:space="0" w:color="auto"/>
          </w:divBdr>
        </w:div>
        <w:div w:id="739013964">
          <w:marLeft w:val="640"/>
          <w:marRight w:val="0"/>
          <w:marTop w:val="0"/>
          <w:marBottom w:val="0"/>
          <w:divBdr>
            <w:top w:val="none" w:sz="0" w:space="0" w:color="auto"/>
            <w:left w:val="none" w:sz="0" w:space="0" w:color="auto"/>
            <w:bottom w:val="none" w:sz="0" w:space="0" w:color="auto"/>
            <w:right w:val="none" w:sz="0" w:space="0" w:color="auto"/>
          </w:divBdr>
        </w:div>
        <w:div w:id="228032407">
          <w:marLeft w:val="640"/>
          <w:marRight w:val="0"/>
          <w:marTop w:val="0"/>
          <w:marBottom w:val="0"/>
          <w:divBdr>
            <w:top w:val="none" w:sz="0" w:space="0" w:color="auto"/>
            <w:left w:val="none" w:sz="0" w:space="0" w:color="auto"/>
            <w:bottom w:val="none" w:sz="0" w:space="0" w:color="auto"/>
            <w:right w:val="none" w:sz="0" w:space="0" w:color="auto"/>
          </w:divBdr>
        </w:div>
        <w:div w:id="77484615">
          <w:marLeft w:val="640"/>
          <w:marRight w:val="0"/>
          <w:marTop w:val="0"/>
          <w:marBottom w:val="0"/>
          <w:divBdr>
            <w:top w:val="none" w:sz="0" w:space="0" w:color="auto"/>
            <w:left w:val="none" w:sz="0" w:space="0" w:color="auto"/>
            <w:bottom w:val="none" w:sz="0" w:space="0" w:color="auto"/>
            <w:right w:val="none" w:sz="0" w:space="0" w:color="auto"/>
          </w:divBdr>
        </w:div>
        <w:div w:id="2133011027">
          <w:marLeft w:val="640"/>
          <w:marRight w:val="0"/>
          <w:marTop w:val="0"/>
          <w:marBottom w:val="0"/>
          <w:divBdr>
            <w:top w:val="none" w:sz="0" w:space="0" w:color="auto"/>
            <w:left w:val="none" w:sz="0" w:space="0" w:color="auto"/>
            <w:bottom w:val="none" w:sz="0" w:space="0" w:color="auto"/>
            <w:right w:val="none" w:sz="0" w:space="0" w:color="auto"/>
          </w:divBdr>
        </w:div>
        <w:div w:id="1479541071">
          <w:marLeft w:val="640"/>
          <w:marRight w:val="0"/>
          <w:marTop w:val="0"/>
          <w:marBottom w:val="0"/>
          <w:divBdr>
            <w:top w:val="none" w:sz="0" w:space="0" w:color="auto"/>
            <w:left w:val="none" w:sz="0" w:space="0" w:color="auto"/>
            <w:bottom w:val="none" w:sz="0" w:space="0" w:color="auto"/>
            <w:right w:val="none" w:sz="0" w:space="0" w:color="auto"/>
          </w:divBdr>
        </w:div>
        <w:div w:id="1081566553">
          <w:marLeft w:val="640"/>
          <w:marRight w:val="0"/>
          <w:marTop w:val="0"/>
          <w:marBottom w:val="0"/>
          <w:divBdr>
            <w:top w:val="none" w:sz="0" w:space="0" w:color="auto"/>
            <w:left w:val="none" w:sz="0" w:space="0" w:color="auto"/>
            <w:bottom w:val="none" w:sz="0" w:space="0" w:color="auto"/>
            <w:right w:val="none" w:sz="0" w:space="0" w:color="auto"/>
          </w:divBdr>
        </w:div>
        <w:div w:id="699211540">
          <w:marLeft w:val="640"/>
          <w:marRight w:val="0"/>
          <w:marTop w:val="0"/>
          <w:marBottom w:val="0"/>
          <w:divBdr>
            <w:top w:val="none" w:sz="0" w:space="0" w:color="auto"/>
            <w:left w:val="none" w:sz="0" w:space="0" w:color="auto"/>
            <w:bottom w:val="none" w:sz="0" w:space="0" w:color="auto"/>
            <w:right w:val="none" w:sz="0" w:space="0" w:color="auto"/>
          </w:divBdr>
        </w:div>
        <w:div w:id="1274050544">
          <w:marLeft w:val="640"/>
          <w:marRight w:val="0"/>
          <w:marTop w:val="0"/>
          <w:marBottom w:val="0"/>
          <w:divBdr>
            <w:top w:val="none" w:sz="0" w:space="0" w:color="auto"/>
            <w:left w:val="none" w:sz="0" w:space="0" w:color="auto"/>
            <w:bottom w:val="none" w:sz="0" w:space="0" w:color="auto"/>
            <w:right w:val="none" w:sz="0" w:space="0" w:color="auto"/>
          </w:divBdr>
        </w:div>
        <w:div w:id="1424453652">
          <w:marLeft w:val="640"/>
          <w:marRight w:val="0"/>
          <w:marTop w:val="0"/>
          <w:marBottom w:val="0"/>
          <w:divBdr>
            <w:top w:val="none" w:sz="0" w:space="0" w:color="auto"/>
            <w:left w:val="none" w:sz="0" w:space="0" w:color="auto"/>
            <w:bottom w:val="none" w:sz="0" w:space="0" w:color="auto"/>
            <w:right w:val="none" w:sz="0" w:space="0" w:color="auto"/>
          </w:divBdr>
        </w:div>
        <w:div w:id="1270115205">
          <w:marLeft w:val="640"/>
          <w:marRight w:val="0"/>
          <w:marTop w:val="0"/>
          <w:marBottom w:val="0"/>
          <w:divBdr>
            <w:top w:val="none" w:sz="0" w:space="0" w:color="auto"/>
            <w:left w:val="none" w:sz="0" w:space="0" w:color="auto"/>
            <w:bottom w:val="none" w:sz="0" w:space="0" w:color="auto"/>
            <w:right w:val="none" w:sz="0" w:space="0" w:color="auto"/>
          </w:divBdr>
        </w:div>
        <w:div w:id="2025591501">
          <w:marLeft w:val="640"/>
          <w:marRight w:val="0"/>
          <w:marTop w:val="0"/>
          <w:marBottom w:val="0"/>
          <w:divBdr>
            <w:top w:val="none" w:sz="0" w:space="0" w:color="auto"/>
            <w:left w:val="none" w:sz="0" w:space="0" w:color="auto"/>
            <w:bottom w:val="none" w:sz="0" w:space="0" w:color="auto"/>
            <w:right w:val="none" w:sz="0" w:space="0" w:color="auto"/>
          </w:divBdr>
        </w:div>
        <w:div w:id="1249340316">
          <w:marLeft w:val="640"/>
          <w:marRight w:val="0"/>
          <w:marTop w:val="0"/>
          <w:marBottom w:val="0"/>
          <w:divBdr>
            <w:top w:val="none" w:sz="0" w:space="0" w:color="auto"/>
            <w:left w:val="none" w:sz="0" w:space="0" w:color="auto"/>
            <w:bottom w:val="none" w:sz="0" w:space="0" w:color="auto"/>
            <w:right w:val="none" w:sz="0" w:space="0" w:color="auto"/>
          </w:divBdr>
        </w:div>
        <w:div w:id="1589268175">
          <w:marLeft w:val="640"/>
          <w:marRight w:val="0"/>
          <w:marTop w:val="0"/>
          <w:marBottom w:val="0"/>
          <w:divBdr>
            <w:top w:val="none" w:sz="0" w:space="0" w:color="auto"/>
            <w:left w:val="none" w:sz="0" w:space="0" w:color="auto"/>
            <w:bottom w:val="none" w:sz="0" w:space="0" w:color="auto"/>
            <w:right w:val="none" w:sz="0" w:space="0" w:color="auto"/>
          </w:divBdr>
        </w:div>
        <w:div w:id="1752124167">
          <w:marLeft w:val="640"/>
          <w:marRight w:val="0"/>
          <w:marTop w:val="0"/>
          <w:marBottom w:val="0"/>
          <w:divBdr>
            <w:top w:val="none" w:sz="0" w:space="0" w:color="auto"/>
            <w:left w:val="none" w:sz="0" w:space="0" w:color="auto"/>
            <w:bottom w:val="none" w:sz="0" w:space="0" w:color="auto"/>
            <w:right w:val="none" w:sz="0" w:space="0" w:color="auto"/>
          </w:divBdr>
        </w:div>
        <w:div w:id="1527868485">
          <w:marLeft w:val="640"/>
          <w:marRight w:val="0"/>
          <w:marTop w:val="0"/>
          <w:marBottom w:val="0"/>
          <w:divBdr>
            <w:top w:val="none" w:sz="0" w:space="0" w:color="auto"/>
            <w:left w:val="none" w:sz="0" w:space="0" w:color="auto"/>
            <w:bottom w:val="none" w:sz="0" w:space="0" w:color="auto"/>
            <w:right w:val="none" w:sz="0" w:space="0" w:color="auto"/>
          </w:divBdr>
        </w:div>
        <w:div w:id="1236092309">
          <w:marLeft w:val="640"/>
          <w:marRight w:val="0"/>
          <w:marTop w:val="0"/>
          <w:marBottom w:val="0"/>
          <w:divBdr>
            <w:top w:val="none" w:sz="0" w:space="0" w:color="auto"/>
            <w:left w:val="none" w:sz="0" w:space="0" w:color="auto"/>
            <w:bottom w:val="none" w:sz="0" w:space="0" w:color="auto"/>
            <w:right w:val="none" w:sz="0" w:space="0" w:color="auto"/>
          </w:divBdr>
        </w:div>
        <w:div w:id="29188780">
          <w:marLeft w:val="640"/>
          <w:marRight w:val="0"/>
          <w:marTop w:val="0"/>
          <w:marBottom w:val="0"/>
          <w:divBdr>
            <w:top w:val="none" w:sz="0" w:space="0" w:color="auto"/>
            <w:left w:val="none" w:sz="0" w:space="0" w:color="auto"/>
            <w:bottom w:val="none" w:sz="0" w:space="0" w:color="auto"/>
            <w:right w:val="none" w:sz="0" w:space="0" w:color="auto"/>
          </w:divBdr>
        </w:div>
        <w:div w:id="238945735">
          <w:marLeft w:val="640"/>
          <w:marRight w:val="0"/>
          <w:marTop w:val="0"/>
          <w:marBottom w:val="0"/>
          <w:divBdr>
            <w:top w:val="none" w:sz="0" w:space="0" w:color="auto"/>
            <w:left w:val="none" w:sz="0" w:space="0" w:color="auto"/>
            <w:bottom w:val="none" w:sz="0" w:space="0" w:color="auto"/>
            <w:right w:val="none" w:sz="0" w:space="0" w:color="auto"/>
          </w:divBdr>
        </w:div>
        <w:div w:id="934705259">
          <w:marLeft w:val="640"/>
          <w:marRight w:val="0"/>
          <w:marTop w:val="0"/>
          <w:marBottom w:val="0"/>
          <w:divBdr>
            <w:top w:val="none" w:sz="0" w:space="0" w:color="auto"/>
            <w:left w:val="none" w:sz="0" w:space="0" w:color="auto"/>
            <w:bottom w:val="none" w:sz="0" w:space="0" w:color="auto"/>
            <w:right w:val="none" w:sz="0" w:space="0" w:color="auto"/>
          </w:divBdr>
        </w:div>
        <w:div w:id="1218862476">
          <w:marLeft w:val="640"/>
          <w:marRight w:val="0"/>
          <w:marTop w:val="0"/>
          <w:marBottom w:val="0"/>
          <w:divBdr>
            <w:top w:val="none" w:sz="0" w:space="0" w:color="auto"/>
            <w:left w:val="none" w:sz="0" w:space="0" w:color="auto"/>
            <w:bottom w:val="none" w:sz="0" w:space="0" w:color="auto"/>
            <w:right w:val="none" w:sz="0" w:space="0" w:color="auto"/>
          </w:divBdr>
        </w:div>
        <w:div w:id="2044211610">
          <w:marLeft w:val="640"/>
          <w:marRight w:val="0"/>
          <w:marTop w:val="0"/>
          <w:marBottom w:val="0"/>
          <w:divBdr>
            <w:top w:val="none" w:sz="0" w:space="0" w:color="auto"/>
            <w:left w:val="none" w:sz="0" w:space="0" w:color="auto"/>
            <w:bottom w:val="none" w:sz="0" w:space="0" w:color="auto"/>
            <w:right w:val="none" w:sz="0" w:space="0" w:color="auto"/>
          </w:divBdr>
        </w:div>
        <w:div w:id="2068721458">
          <w:marLeft w:val="640"/>
          <w:marRight w:val="0"/>
          <w:marTop w:val="0"/>
          <w:marBottom w:val="0"/>
          <w:divBdr>
            <w:top w:val="none" w:sz="0" w:space="0" w:color="auto"/>
            <w:left w:val="none" w:sz="0" w:space="0" w:color="auto"/>
            <w:bottom w:val="none" w:sz="0" w:space="0" w:color="auto"/>
            <w:right w:val="none" w:sz="0" w:space="0" w:color="auto"/>
          </w:divBdr>
        </w:div>
        <w:div w:id="412363922">
          <w:marLeft w:val="640"/>
          <w:marRight w:val="0"/>
          <w:marTop w:val="0"/>
          <w:marBottom w:val="0"/>
          <w:divBdr>
            <w:top w:val="none" w:sz="0" w:space="0" w:color="auto"/>
            <w:left w:val="none" w:sz="0" w:space="0" w:color="auto"/>
            <w:bottom w:val="none" w:sz="0" w:space="0" w:color="auto"/>
            <w:right w:val="none" w:sz="0" w:space="0" w:color="auto"/>
          </w:divBdr>
        </w:div>
        <w:div w:id="1836337587">
          <w:marLeft w:val="640"/>
          <w:marRight w:val="0"/>
          <w:marTop w:val="0"/>
          <w:marBottom w:val="0"/>
          <w:divBdr>
            <w:top w:val="none" w:sz="0" w:space="0" w:color="auto"/>
            <w:left w:val="none" w:sz="0" w:space="0" w:color="auto"/>
            <w:bottom w:val="none" w:sz="0" w:space="0" w:color="auto"/>
            <w:right w:val="none" w:sz="0" w:space="0" w:color="auto"/>
          </w:divBdr>
        </w:div>
        <w:div w:id="60374319">
          <w:marLeft w:val="640"/>
          <w:marRight w:val="0"/>
          <w:marTop w:val="0"/>
          <w:marBottom w:val="0"/>
          <w:divBdr>
            <w:top w:val="none" w:sz="0" w:space="0" w:color="auto"/>
            <w:left w:val="none" w:sz="0" w:space="0" w:color="auto"/>
            <w:bottom w:val="none" w:sz="0" w:space="0" w:color="auto"/>
            <w:right w:val="none" w:sz="0" w:space="0" w:color="auto"/>
          </w:divBdr>
        </w:div>
        <w:div w:id="1359117076">
          <w:marLeft w:val="640"/>
          <w:marRight w:val="0"/>
          <w:marTop w:val="0"/>
          <w:marBottom w:val="0"/>
          <w:divBdr>
            <w:top w:val="none" w:sz="0" w:space="0" w:color="auto"/>
            <w:left w:val="none" w:sz="0" w:space="0" w:color="auto"/>
            <w:bottom w:val="none" w:sz="0" w:space="0" w:color="auto"/>
            <w:right w:val="none" w:sz="0" w:space="0" w:color="auto"/>
          </w:divBdr>
        </w:div>
        <w:div w:id="1686861935">
          <w:marLeft w:val="640"/>
          <w:marRight w:val="0"/>
          <w:marTop w:val="0"/>
          <w:marBottom w:val="0"/>
          <w:divBdr>
            <w:top w:val="none" w:sz="0" w:space="0" w:color="auto"/>
            <w:left w:val="none" w:sz="0" w:space="0" w:color="auto"/>
            <w:bottom w:val="none" w:sz="0" w:space="0" w:color="auto"/>
            <w:right w:val="none" w:sz="0" w:space="0" w:color="auto"/>
          </w:divBdr>
        </w:div>
        <w:div w:id="1783917060">
          <w:marLeft w:val="640"/>
          <w:marRight w:val="0"/>
          <w:marTop w:val="0"/>
          <w:marBottom w:val="0"/>
          <w:divBdr>
            <w:top w:val="none" w:sz="0" w:space="0" w:color="auto"/>
            <w:left w:val="none" w:sz="0" w:space="0" w:color="auto"/>
            <w:bottom w:val="none" w:sz="0" w:space="0" w:color="auto"/>
            <w:right w:val="none" w:sz="0" w:space="0" w:color="auto"/>
          </w:divBdr>
        </w:div>
        <w:div w:id="1268200713">
          <w:marLeft w:val="640"/>
          <w:marRight w:val="0"/>
          <w:marTop w:val="0"/>
          <w:marBottom w:val="0"/>
          <w:divBdr>
            <w:top w:val="none" w:sz="0" w:space="0" w:color="auto"/>
            <w:left w:val="none" w:sz="0" w:space="0" w:color="auto"/>
            <w:bottom w:val="none" w:sz="0" w:space="0" w:color="auto"/>
            <w:right w:val="none" w:sz="0" w:space="0" w:color="auto"/>
          </w:divBdr>
        </w:div>
        <w:div w:id="1023168577">
          <w:marLeft w:val="640"/>
          <w:marRight w:val="0"/>
          <w:marTop w:val="0"/>
          <w:marBottom w:val="0"/>
          <w:divBdr>
            <w:top w:val="none" w:sz="0" w:space="0" w:color="auto"/>
            <w:left w:val="none" w:sz="0" w:space="0" w:color="auto"/>
            <w:bottom w:val="none" w:sz="0" w:space="0" w:color="auto"/>
            <w:right w:val="none" w:sz="0" w:space="0" w:color="auto"/>
          </w:divBdr>
        </w:div>
        <w:div w:id="2007437379">
          <w:marLeft w:val="640"/>
          <w:marRight w:val="0"/>
          <w:marTop w:val="0"/>
          <w:marBottom w:val="0"/>
          <w:divBdr>
            <w:top w:val="none" w:sz="0" w:space="0" w:color="auto"/>
            <w:left w:val="none" w:sz="0" w:space="0" w:color="auto"/>
            <w:bottom w:val="none" w:sz="0" w:space="0" w:color="auto"/>
            <w:right w:val="none" w:sz="0" w:space="0" w:color="auto"/>
          </w:divBdr>
        </w:div>
        <w:div w:id="1502814693">
          <w:marLeft w:val="640"/>
          <w:marRight w:val="0"/>
          <w:marTop w:val="0"/>
          <w:marBottom w:val="0"/>
          <w:divBdr>
            <w:top w:val="none" w:sz="0" w:space="0" w:color="auto"/>
            <w:left w:val="none" w:sz="0" w:space="0" w:color="auto"/>
            <w:bottom w:val="none" w:sz="0" w:space="0" w:color="auto"/>
            <w:right w:val="none" w:sz="0" w:space="0" w:color="auto"/>
          </w:divBdr>
        </w:div>
        <w:div w:id="1615089739">
          <w:marLeft w:val="640"/>
          <w:marRight w:val="0"/>
          <w:marTop w:val="0"/>
          <w:marBottom w:val="0"/>
          <w:divBdr>
            <w:top w:val="none" w:sz="0" w:space="0" w:color="auto"/>
            <w:left w:val="none" w:sz="0" w:space="0" w:color="auto"/>
            <w:bottom w:val="none" w:sz="0" w:space="0" w:color="auto"/>
            <w:right w:val="none" w:sz="0" w:space="0" w:color="auto"/>
          </w:divBdr>
        </w:div>
        <w:div w:id="1946770286">
          <w:marLeft w:val="640"/>
          <w:marRight w:val="0"/>
          <w:marTop w:val="0"/>
          <w:marBottom w:val="0"/>
          <w:divBdr>
            <w:top w:val="none" w:sz="0" w:space="0" w:color="auto"/>
            <w:left w:val="none" w:sz="0" w:space="0" w:color="auto"/>
            <w:bottom w:val="none" w:sz="0" w:space="0" w:color="auto"/>
            <w:right w:val="none" w:sz="0" w:space="0" w:color="auto"/>
          </w:divBdr>
        </w:div>
        <w:div w:id="462430027">
          <w:marLeft w:val="640"/>
          <w:marRight w:val="0"/>
          <w:marTop w:val="0"/>
          <w:marBottom w:val="0"/>
          <w:divBdr>
            <w:top w:val="none" w:sz="0" w:space="0" w:color="auto"/>
            <w:left w:val="none" w:sz="0" w:space="0" w:color="auto"/>
            <w:bottom w:val="none" w:sz="0" w:space="0" w:color="auto"/>
            <w:right w:val="none" w:sz="0" w:space="0" w:color="auto"/>
          </w:divBdr>
        </w:div>
        <w:div w:id="244874943">
          <w:marLeft w:val="640"/>
          <w:marRight w:val="0"/>
          <w:marTop w:val="0"/>
          <w:marBottom w:val="0"/>
          <w:divBdr>
            <w:top w:val="none" w:sz="0" w:space="0" w:color="auto"/>
            <w:left w:val="none" w:sz="0" w:space="0" w:color="auto"/>
            <w:bottom w:val="none" w:sz="0" w:space="0" w:color="auto"/>
            <w:right w:val="none" w:sz="0" w:space="0" w:color="auto"/>
          </w:divBdr>
        </w:div>
        <w:div w:id="334385009">
          <w:marLeft w:val="640"/>
          <w:marRight w:val="0"/>
          <w:marTop w:val="0"/>
          <w:marBottom w:val="0"/>
          <w:divBdr>
            <w:top w:val="none" w:sz="0" w:space="0" w:color="auto"/>
            <w:left w:val="none" w:sz="0" w:space="0" w:color="auto"/>
            <w:bottom w:val="none" w:sz="0" w:space="0" w:color="auto"/>
            <w:right w:val="none" w:sz="0" w:space="0" w:color="auto"/>
          </w:divBdr>
        </w:div>
        <w:div w:id="1234269606">
          <w:marLeft w:val="640"/>
          <w:marRight w:val="0"/>
          <w:marTop w:val="0"/>
          <w:marBottom w:val="0"/>
          <w:divBdr>
            <w:top w:val="none" w:sz="0" w:space="0" w:color="auto"/>
            <w:left w:val="none" w:sz="0" w:space="0" w:color="auto"/>
            <w:bottom w:val="none" w:sz="0" w:space="0" w:color="auto"/>
            <w:right w:val="none" w:sz="0" w:space="0" w:color="auto"/>
          </w:divBdr>
        </w:div>
        <w:div w:id="502282657">
          <w:marLeft w:val="640"/>
          <w:marRight w:val="0"/>
          <w:marTop w:val="0"/>
          <w:marBottom w:val="0"/>
          <w:divBdr>
            <w:top w:val="none" w:sz="0" w:space="0" w:color="auto"/>
            <w:left w:val="none" w:sz="0" w:space="0" w:color="auto"/>
            <w:bottom w:val="none" w:sz="0" w:space="0" w:color="auto"/>
            <w:right w:val="none" w:sz="0" w:space="0" w:color="auto"/>
          </w:divBdr>
        </w:div>
        <w:div w:id="1720006355">
          <w:marLeft w:val="640"/>
          <w:marRight w:val="0"/>
          <w:marTop w:val="0"/>
          <w:marBottom w:val="0"/>
          <w:divBdr>
            <w:top w:val="none" w:sz="0" w:space="0" w:color="auto"/>
            <w:left w:val="none" w:sz="0" w:space="0" w:color="auto"/>
            <w:bottom w:val="none" w:sz="0" w:space="0" w:color="auto"/>
            <w:right w:val="none" w:sz="0" w:space="0" w:color="auto"/>
          </w:divBdr>
        </w:div>
        <w:div w:id="1471746717">
          <w:marLeft w:val="640"/>
          <w:marRight w:val="0"/>
          <w:marTop w:val="0"/>
          <w:marBottom w:val="0"/>
          <w:divBdr>
            <w:top w:val="none" w:sz="0" w:space="0" w:color="auto"/>
            <w:left w:val="none" w:sz="0" w:space="0" w:color="auto"/>
            <w:bottom w:val="none" w:sz="0" w:space="0" w:color="auto"/>
            <w:right w:val="none" w:sz="0" w:space="0" w:color="auto"/>
          </w:divBdr>
        </w:div>
        <w:div w:id="589849843">
          <w:marLeft w:val="640"/>
          <w:marRight w:val="0"/>
          <w:marTop w:val="0"/>
          <w:marBottom w:val="0"/>
          <w:divBdr>
            <w:top w:val="none" w:sz="0" w:space="0" w:color="auto"/>
            <w:left w:val="none" w:sz="0" w:space="0" w:color="auto"/>
            <w:bottom w:val="none" w:sz="0" w:space="0" w:color="auto"/>
            <w:right w:val="none" w:sz="0" w:space="0" w:color="auto"/>
          </w:divBdr>
        </w:div>
        <w:div w:id="1786122020">
          <w:marLeft w:val="640"/>
          <w:marRight w:val="0"/>
          <w:marTop w:val="0"/>
          <w:marBottom w:val="0"/>
          <w:divBdr>
            <w:top w:val="none" w:sz="0" w:space="0" w:color="auto"/>
            <w:left w:val="none" w:sz="0" w:space="0" w:color="auto"/>
            <w:bottom w:val="none" w:sz="0" w:space="0" w:color="auto"/>
            <w:right w:val="none" w:sz="0" w:space="0" w:color="auto"/>
          </w:divBdr>
        </w:div>
        <w:div w:id="1447580527">
          <w:marLeft w:val="640"/>
          <w:marRight w:val="0"/>
          <w:marTop w:val="0"/>
          <w:marBottom w:val="0"/>
          <w:divBdr>
            <w:top w:val="none" w:sz="0" w:space="0" w:color="auto"/>
            <w:left w:val="none" w:sz="0" w:space="0" w:color="auto"/>
            <w:bottom w:val="none" w:sz="0" w:space="0" w:color="auto"/>
            <w:right w:val="none" w:sz="0" w:space="0" w:color="auto"/>
          </w:divBdr>
        </w:div>
        <w:div w:id="2033722818">
          <w:marLeft w:val="640"/>
          <w:marRight w:val="0"/>
          <w:marTop w:val="0"/>
          <w:marBottom w:val="0"/>
          <w:divBdr>
            <w:top w:val="none" w:sz="0" w:space="0" w:color="auto"/>
            <w:left w:val="none" w:sz="0" w:space="0" w:color="auto"/>
            <w:bottom w:val="none" w:sz="0" w:space="0" w:color="auto"/>
            <w:right w:val="none" w:sz="0" w:space="0" w:color="auto"/>
          </w:divBdr>
        </w:div>
        <w:div w:id="419452118">
          <w:marLeft w:val="640"/>
          <w:marRight w:val="0"/>
          <w:marTop w:val="0"/>
          <w:marBottom w:val="0"/>
          <w:divBdr>
            <w:top w:val="none" w:sz="0" w:space="0" w:color="auto"/>
            <w:left w:val="none" w:sz="0" w:space="0" w:color="auto"/>
            <w:bottom w:val="none" w:sz="0" w:space="0" w:color="auto"/>
            <w:right w:val="none" w:sz="0" w:space="0" w:color="auto"/>
          </w:divBdr>
        </w:div>
        <w:div w:id="973831719">
          <w:marLeft w:val="640"/>
          <w:marRight w:val="0"/>
          <w:marTop w:val="0"/>
          <w:marBottom w:val="0"/>
          <w:divBdr>
            <w:top w:val="none" w:sz="0" w:space="0" w:color="auto"/>
            <w:left w:val="none" w:sz="0" w:space="0" w:color="auto"/>
            <w:bottom w:val="none" w:sz="0" w:space="0" w:color="auto"/>
            <w:right w:val="none" w:sz="0" w:space="0" w:color="auto"/>
          </w:divBdr>
        </w:div>
        <w:div w:id="1131482616">
          <w:marLeft w:val="640"/>
          <w:marRight w:val="0"/>
          <w:marTop w:val="0"/>
          <w:marBottom w:val="0"/>
          <w:divBdr>
            <w:top w:val="none" w:sz="0" w:space="0" w:color="auto"/>
            <w:left w:val="none" w:sz="0" w:space="0" w:color="auto"/>
            <w:bottom w:val="none" w:sz="0" w:space="0" w:color="auto"/>
            <w:right w:val="none" w:sz="0" w:space="0" w:color="auto"/>
          </w:divBdr>
        </w:div>
        <w:div w:id="1578859943">
          <w:marLeft w:val="640"/>
          <w:marRight w:val="0"/>
          <w:marTop w:val="0"/>
          <w:marBottom w:val="0"/>
          <w:divBdr>
            <w:top w:val="none" w:sz="0" w:space="0" w:color="auto"/>
            <w:left w:val="none" w:sz="0" w:space="0" w:color="auto"/>
            <w:bottom w:val="none" w:sz="0" w:space="0" w:color="auto"/>
            <w:right w:val="none" w:sz="0" w:space="0" w:color="auto"/>
          </w:divBdr>
        </w:div>
      </w:divsChild>
    </w:div>
    <w:div w:id="636691193">
      <w:bodyDiv w:val="1"/>
      <w:marLeft w:val="0"/>
      <w:marRight w:val="0"/>
      <w:marTop w:val="0"/>
      <w:marBottom w:val="0"/>
      <w:divBdr>
        <w:top w:val="none" w:sz="0" w:space="0" w:color="auto"/>
        <w:left w:val="none" w:sz="0" w:space="0" w:color="auto"/>
        <w:bottom w:val="none" w:sz="0" w:space="0" w:color="auto"/>
        <w:right w:val="none" w:sz="0" w:space="0" w:color="auto"/>
      </w:divBdr>
      <w:divsChild>
        <w:div w:id="1333754011">
          <w:marLeft w:val="640"/>
          <w:marRight w:val="0"/>
          <w:marTop w:val="0"/>
          <w:marBottom w:val="0"/>
          <w:divBdr>
            <w:top w:val="none" w:sz="0" w:space="0" w:color="auto"/>
            <w:left w:val="none" w:sz="0" w:space="0" w:color="auto"/>
            <w:bottom w:val="none" w:sz="0" w:space="0" w:color="auto"/>
            <w:right w:val="none" w:sz="0" w:space="0" w:color="auto"/>
          </w:divBdr>
        </w:div>
        <w:div w:id="2018919990">
          <w:marLeft w:val="640"/>
          <w:marRight w:val="0"/>
          <w:marTop w:val="0"/>
          <w:marBottom w:val="0"/>
          <w:divBdr>
            <w:top w:val="none" w:sz="0" w:space="0" w:color="auto"/>
            <w:left w:val="none" w:sz="0" w:space="0" w:color="auto"/>
            <w:bottom w:val="none" w:sz="0" w:space="0" w:color="auto"/>
            <w:right w:val="none" w:sz="0" w:space="0" w:color="auto"/>
          </w:divBdr>
        </w:div>
        <w:div w:id="812211966">
          <w:marLeft w:val="640"/>
          <w:marRight w:val="0"/>
          <w:marTop w:val="0"/>
          <w:marBottom w:val="0"/>
          <w:divBdr>
            <w:top w:val="none" w:sz="0" w:space="0" w:color="auto"/>
            <w:left w:val="none" w:sz="0" w:space="0" w:color="auto"/>
            <w:bottom w:val="none" w:sz="0" w:space="0" w:color="auto"/>
            <w:right w:val="none" w:sz="0" w:space="0" w:color="auto"/>
          </w:divBdr>
        </w:div>
        <w:div w:id="1223518166">
          <w:marLeft w:val="640"/>
          <w:marRight w:val="0"/>
          <w:marTop w:val="0"/>
          <w:marBottom w:val="0"/>
          <w:divBdr>
            <w:top w:val="none" w:sz="0" w:space="0" w:color="auto"/>
            <w:left w:val="none" w:sz="0" w:space="0" w:color="auto"/>
            <w:bottom w:val="none" w:sz="0" w:space="0" w:color="auto"/>
            <w:right w:val="none" w:sz="0" w:space="0" w:color="auto"/>
          </w:divBdr>
        </w:div>
        <w:div w:id="902519637">
          <w:marLeft w:val="640"/>
          <w:marRight w:val="0"/>
          <w:marTop w:val="0"/>
          <w:marBottom w:val="0"/>
          <w:divBdr>
            <w:top w:val="none" w:sz="0" w:space="0" w:color="auto"/>
            <w:left w:val="none" w:sz="0" w:space="0" w:color="auto"/>
            <w:bottom w:val="none" w:sz="0" w:space="0" w:color="auto"/>
            <w:right w:val="none" w:sz="0" w:space="0" w:color="auto"/>
          </w:divBdr>
        </w:div>
        <w:div w:id="2106487465">
          <w:marLeft w:val="640"/>
          <w:marRight w:val="0"/>
          <w:marTop w:val="0"/>
          <w:marBottom w:val="0"/>
          <w:divBdr>
            <w:top w:val="none" w:sz="0" w:space="0" w:color="auto"/>
            <w:left w:val="none" w:sz="0" w:space="0" w:color="auto"/>
            <w:bottom w:val="none" w:sz="0" w:space="0" w:color="auto"/>
            <w:right w:val="none" w:sz="0" w:space="0" w:color="auto"/>
          </w:divBdr>
        </w:div>
        <w:div w:id="1575360265">
          <w:marLeft w:val="640"/>
          <w:marRight w:val="0"/>
          <w:marTop w:val="0"/>
          <w:marBottom w:val="0"/>
          <w:divBdr>
            <w:top w:val="none" w:sz="0" w:space="0" w:color="auto"/>
            <w:left w:val="none" w:sz="0" w:space="0" w:color="auto"/>
            <w:bottom w:val="none" w:sz="0" w:space="0" w:color="auto"/>
            <w:right w:val="none" w:sz="0" w:space="0" w:color="auto"/>
          </w:divBdr>
        </w:div>
        <w:div w:id="976760553">
          <w:marLeft w:val="640"/>
          <w:marRight w:val="0"/>
          <w:marTop w:val="0"/>
          <w:marBottom w:val="0"/>
          <w:divBdr>
            <w:top w:val="none" w:sz="0" w:space="0" w:color="auto"/>
            <w:left w:val="none" w:sz="0" w:space="0" w:color="auto"/>
            <w:bottom w:val="none" w:sz="0" w:space="0" w:color="auto"/>
            <w:right w:val="none" w:sz="0" w:space="0" w:color="auto"/>
          </w:divBdr>
        </w:div>
        <w:div w:id="1153791131">
          <w:marLeft w:val="640"/>
          <w:marRight w:val="0"/>
          <w:marTop w:val="0"/>
          <w:marBottom w:val="0"/>
          <w:divBdr>
            <w:top w:val="none" w:sz="0" w:space="0" w:color="auto"/>
            <w:left w:val="none" w:sz="0" w:space="0" w:color="auto"/>
            <w:bottom w:val="none" w:sz="0" w:space="0" w:color="auto"/>
            <w:right w:val="none" w:sz="0" w:space="0" w:color="auto"/>
          </w:divBdr>
        </w:div>
        <w:div w:id="249969296">
          <w:marLeft w:val="640"/>
          <w:marRight w:val="0"/>
          <w:marTop w:val="0"/>
          <w:marBottom w:val="0"/>
          <w:divBdr>
            <w:top w:val="none" w:sz="0" w:space="0" w:color="auto"/>
            <w:left w:val="none" w:sz="0" w:space="0" w:color="auto"/>
            <w:bottom w:val="none" w:sz="0" w:space="0" w:color="auto"/>
            <w:right w:val="none" w:sz="0" w:space="0" w:color="auto"/>
          </w:divBdr>
        </w:div>
        <w:div w:id="1284730058">
          <w:marLeft w:val="640"/>
          <w:marRight w:val="0"/>
          <w:marTop w:val="0"/>
          <w:marBottom w:val="0"/>
          <w:divBdr>
            <w:top w:val="none" w:sz="0" w:space="0" w:color="auto"/>
            <w:left w:val="none" w:sz="0" w:space="0" w:color="auto"/>
            <w:bottom w:val="none" w:sz="0" w:space="0" w:color="auto"/>
            <w:right w:val="none" w:sz="0" w:space="0" w:color="auto"/>
          </w:divBdr>
        </w:div>
        <w:div w:id="506989761">
          <w:marLeft w:val="640"/>
          <w:marRight w:val="0"/>
          <w:marTop w:val="0"/>
          <w:marBottom w:val="0"/>
          <w:divBdr>
            <w:top w:val="none" w:sz="0" w:space="0" w:color="auto"/>
            <w:left w:val="none" w:sz="0" w:space="0" w:color="auto"/>
            <w:bottom w:val="none" w:sz="0" w:space="0" w:color="auto"/>
            <w:right w:val="none" w:sz="0" w:space="0" w:color="auto"/>
          </w:divBdr>
        </w:div>
        <w:div w:id="1623227876">
          <w:marLeft w:val="640"/>
          <w:marRight w:val="0"/>
          <w:marTop w:val="0"/>
          <w:marBottom w:val="0"/>
          <w:divBdr>
            <w:top w:val="none" w:sz="0" w:space="0" w:color="auto"/>
            <w:left w:val="none" w:sz="0" w:space="0" w:color="auto"/>
            <w:bottom w:val="none" w:sz="0" w:space="0" w:color="auto"/>
            <w:right w:val="none" w:sz="0" w:space="0" w:color="auto"/>
          </w:divBdr>
        </w:div>
        <w:div w:id="885876656">
          <w:marLeft w:val="640"/>
          <w:marRight w:val="0"/>
          <w:marTop w:val="0"/>
          <w:marBottom w:val="0"/>
          <w:divBdr>
            <w:top w:val="none" w:sz="0" w:space="0" w:color="auto"/>
            <w:left w:val="none" w:sz="0" w:space="0" w:color="auto"/>
            <w:bottom w:val="none" w:sz="0" w:space="0" w:color="auto"/>
            <w:right w:val="none" w:sz="0" w:space="0" w:color="auto"/>
          </w:divBdr>
        </w:div>
        <w:div w:id="1847475951">
          <w:marLeft w:val="640"/>
          <w:marRight w:val="0"/>
          <w:marTop w:val="0"/>
          <w:marBottom w:val="0"/>
          <w:divBdr>
            <w:top w:val="none" w:sz="0" w:space="0" w:color="auto"/>
            <w:left w:val="none" w:sz="0" w:space="0" w:color="auto"/>
            <w:bottom w:val="none" w:sz="0" w:space="0" w:color="auto"/>
            <w:right w:val="none" w:sz="0" w:space="0" w:color="auto"/>
          </w:divBdr>
        </w:div>
        <w:div w:id="1799638233">
          <w:marLeft w:val="640"/>
          <w:marRight w:val="0"/>
          <w:marTop w:val="0"/>
          <w:marBottom w:val="0"/>
          <w:divBdr>
            <w:top w:val="none" w:sz="0" w:space="0" w:color="auto"/>
            <w:left w:val="none" w:sz="0" w:space="0" w:color="auto"/>
            <w:bottom w:val="none" w:sz="0" w:space="0" w:color="auto"/>
            <w:right w:val="none" w:sz="0" w:space="0" w:color="auto"/>
          </w:divBdr>
        </w:div>
        <w:div w:id="1141730622">
          <w:marLeft w:val="640"/>
          <w:marRight w:val="0"/>
          <w:marTop w:val="0"/>
          <w:marBottom w:val="0"/>
          <w:divBdr>
            <w:top w:val="none" w:sz="0" w:space="0" w:color="auto"/>
            <w:left w:val="none" w:sz="0" w:space="0" w:color="auto"/>
            <w:bottom w:val="none" w:sz="0" w:space="0" w:color="auto"/>
            <w:right w:val="none" w:sz="0" w:space="0" w:color="auto"/>
          </w:divBdr>
        </w:div>
        <w:div w:id="41026778">
          <w:marLeft w:val="640"/>
          <w:marRight w:val="0"/>
          <w:marTop w:val="0"/>
          <w:marBottom w:val="0"/>
          <w:divBdr>
            <w:top w:val="none" w:sz="0" w:space="0" w:color="auto"/>
            <w:left w:val="none" w:sz="0" w:space="0" w:color="auto"/>
            <w:bottom w:val="none" w:sz="0" w:space="0" w:color="auto"/>
            <w:right w:val="none" w:sz="0" w:space="0" w:color="auto"/>
          </w:divBdr>
        </w:div>
        <w:div w:id="471794711">
          <w:marLeft w:val="640"/>
          <w:marRight w:val="0"/>
          <w:marTop w:val="0"/>
          <w:marBottom w:val="0"/>
          <w:divBdr>
            <w:top w:val="none" w:sz="0" w:space="0" w:color="auto"/>
            <w:left w:val="none" w:sz="0" w:space="0" w:color="auto"/>
            <w:bottom w:val="none" w:sz="0" w:space="0" w:color="auto"/>
            <w:right w:val="none" w:sz="0" w:space="0" w:color="auto"/>
          </w:divBdr>
        </w:div>
        <w:div w:id="2096243308">
          <w:marLeft w:val="640"/>
          <w:marRight w:val="0"/>
          <w:marTop w:val="0"/>
          <w:marBottom w:val="0"/>
          <w:divBdr>
            <w:top w:val="none" w:sz="0" w:space="0" w:color="auto"/>
            <w:left w:val="none" w:sz="0" w:space="0" w:color="auto"/>
            <w:bottom w:val="none" w:sz="0" w:space="0" w:color="auto"/>
            <w:right w:val="none" w:sz="0" w:space="0" w:color="auto"/>
          </w:divBdr>
        </w:div>
        <w:div w:id="217477617">
          <w:marLeft w:val="640"/>
          <w:marRight w:val="0"/>
          <w:marTop w:val="0"/>
          <w:marBottom w:val="0"/>
          <w:divBdr>
            <w:top w:val="none" w:sz="0" w:space="0" w:color="auto"/>
            <w:left w:val="none" w:sz="0" w:space="0" w:color="auto"/>
            <w:bottom w:val="none" w:sz="0" w:space="0" w:color="auto"/>
            <w:right w:val="none" w:sz="0" w:space="0" w:color="auto"/>
          </w:divBdr>
        </w:div>
        <w:div w:id="1137185013">
          <w:marLeft w:val="640"/>
          <w:marRight w:val="0"/>
          <w:marTop w:val="0"/>
          <w:marBottom w:val="0"/>
          <w:divBdr>
            <w:top w:val="none" w:sz="0" w:space="0" w:color="auto"/>
            <w:left w:val="none" w:sz="0" w:space="0" w:color="auto"/>
            <w:bottom w:val="none" w:sz="0" w:space="0" w:color="auto"/>
            <w:right w:val="none" w:sz="0" w:space="0" w:color="auto"/>
          </w:divBdr>
        </w:div>
        <w:div w:id="382146657">
          <w:marLeft w:val="640"/>
          <w:marRight w:val="0"/>
          <w:marTop w:val="0"/>
          <w:marBottom w:val="0"/>
          <w:divBdr>
            <w:top w:val="none" w:sz="0" w:space="0" w:color="auto"/>
            <w:left w:val="none" w:sz="0" w:space="0" w:color="auto"/>
            <w:bottom w:val="none" w:sz="0" w:space="0" w:color="auto"/>
            <w:right w:val="none" w:sz="0" w:space="0" w:color="auto"/>
          </w:divBdr>
        </w:div>
        <w:div w:id="1651399345">
          <w:marLeft w:val="640"/>
          <w:marRight w:val="0"/>
          <w:marTop w:val="0"/>
          <w:marBottom w:val="0"/>
          <w:divBdr>
            <w:top w:val="none" w:sz="0" w:space="0" w:color="auto"/>
            <w:left w:val="none" w:sz="0" w:space="0" w:color="auto"/>
            <w:bottom w:val="none" w:sz="0" w:space="0" w:color="auto"/>
            <w:right w:val="none" w:sz="0" w:space="0" w:color="auto"/>
          </w:divBdr>
        </w:div>
        <w:div w:id="1300572397">
          <w:marLeft w:val="640"/>
          <w:marRight w:val="0"/>
          <w:marTop w:val="0"/>
          <w:marBottom w:val="0"/>
          <w:divBdr>
            <w:top w:val="none" w:sz="0" w:space="0" w:color="auto"/>
            <w:left w:val="none" w:sz="0" w:space="0" w:color="auto"/>
            <w:bottom w:val="none" w:sz="0" w:space="0" w:color="auto"/>
            <w:right w:val="none" w:sz="0" w:space="0" w:color="auto"/>
          </w:divBdr>
        </w:div>
        <w:div w:id="601495689">
          <w:marLeft w:val="640"/>
          <w:marRight w:val="0"/>
          <w:marTop w:val="0"/>
          <w:marBottom w:val="0"/>
          <w:divBdr>
            <w:top w:val="none" w:sz="0" w:space="0" w:color="auto"/>
            <w:left w:val="none" w:sz="0" w:space="0" w:color="auto"/>
            <w:bottom w:val="none" w:sz="0" w:space="0" w:color="auto"/>
            <w:right w:val="none" w:sz="0" w:space="0" w:color="auto"/>
          </w:divBdr>
        </w:div>
        <w:div w:id="1523780289">
          <w:marLeft w:val="640"/>
          <w:marRight w:val="0"/>
          <w:marTop w:val="0"/>
          <w:marBottom w:val="0"/>
          <w:divBdr>
            <w:top w:val="none" w:sz="0" w:space="0" w:color="auto"/>
            <w:left w:val="none" w:sz="0" w:space="0" w:color="auto"/>
            <w:bottom w:val="none" w:sz="0" w:space="0" w:color="auto"/>
            <w:right w:val="none" w:sz="0" w:space="0" w:color="auto"/>
          </w:divBdr>
        </w:div>
        <w:div w:id="121004607">
          <w:marLeft w:val="640"/>
          <w:marRight w:val="0"/>
          <w:marTop w:val="0"/>
          <w:marBottom w:val="0"/>
          <w:divBdr>
            <w:top w:val="none" w:sz="0" w:space="0" w:color="auto"/>
            <w:left w:val="none" w:sz="0" w:space="0" w:color="auto"/>
            <w:bottom w:val="none" w:sz="0" w:space="0" w:color="auto"/>
            <w:right w:val="none" w:sz="0" w:space="0" w:color="auto"/>
          </w:divBdr>
        </w:div>
        <w:div w:id="1082752389">
          <w:marLeft w:val="640"/>
          <w:marRight w:val="0"/>
          <w:marTop w:val="0"/>
          <w:marBottom w:val="0"/>
          <w:divBdr>
            <w:top w:val="none" w:sz="0" w:space="0" w:color="auto"/>
            <w:left w:val="none" w:sz="0" w:space="0" w:color="auto"/>
            <w:bottom w:val="none" w:sz="0" w:space="0" w:color="auto"/>
            <w:right w:val="none" w:sz="0" w:space="0" w:color="auto"/>
          </w:divBdr>
        </w:div>
        <w:div w:id="2069644437">
          <w:marLeft w:val="640"/>
          <w:marRight w:val="0"/>
          <w:marTop w:val="0"/>
          <w:marBottom w:val="0"/>
          <w:divBdr>
            <w:top w:val="none" w:sz="0" w:space="0" w:color="auto"/>
            <w:left w:val="none" w:sz="0" w:space="0" w:color="auto"/>
            <w:bottom w:val="none" w:sz="0" w:space="0" w:color="auto"/>
            <w:right w:val="none" w:sz="0" w:space="0" w:color="auto"/>
          </w:divBdr>
        </w:div>
        <w:div w:id="614168126">
          <w:marLeft w:val="640"/>
          <w:marRight w:val="0"/>
          <w:marTop w:val="0"/>
          <w:marBottom w:val="0"/>
          <w:divBdr>
            <w:top w:val="none" w:sz="0" w:space="0" w:color="auto"/>
            <w:left w:val="none" w:sz="0" w:space="0" w:color="auto"/>
            <w:bottom w:val="none" w:sz="0" w:space="0" w:color="auto"/>
            <w:right w:val="none" w:sz="0" w:space="0" w:color="auto"/>
          </w:divBdr>
        </w:div>
        <w:div w:id="1484352820">
          <w:marLeft w:val="640"/>
          <w:marRight w:val="0"/>
          <w:marTop w:val="0"/>
          <w:marBottom w:val="0"/>
          <w:divBdr>
            <w:top w:val="none" w:sz="0" w:space="0" w:color="auto"/>
            <w:left w:val="none" w:sz="0" w:space="0" w:color="auto"/>
            <w:bottom w:val="none" w:sz="0" w:space="0" w:color="auto"/>
            <w:right w:val="none" w:sz="0" w:space="0" w:color="auto"/>
          </w:divBdr>
        </w:div>
        <w:div w:id="149490253">
          <w:marLeft w:val="640"/>
          <w:marRight w:val="0"/>
          <w:marTop w:val="0"/>
          <w:marBottom w:val="0"/>
          <w:divBdr>
            <w:top w:val="none" w:sz="0" w:space="0" w:color="auto"/>
            <w:left w:val="none" w:sz="0" w:space="0" w:color="auto"/>
            <w:bottom w:val="none" w:sz="0" w:space="0" w:color="auto"/>
            <w:right w:val="none" w:sz="0" w:space="0" w:color="auto"/>
          </w:divBdr>
        </w:div>
        <w:div w:id="1166357981">
          <w:marLeft w:val="640"/>
          <w:marRight w:val="0"/>
          <w:marTop w:val="0"/>
          <w:marBottom w:val="0"/>
          <w:divBdr>
            <w:top w:val="none" w:sz="0" w:space="0" w:color="auto"/>
            <w:left w:val="none" w:sz="0" w:space="0" w:color="auto"/>
            <w:bottom w:val="none" w:sz="0" w:space="0" w:color="auto"/>
            <w:right w:val="none" w:sz="0" w:space="0" w:color="auto"/>
          </w:divBdr>
        </w:div>
        <w:div w:id="2058163709">
          <w:marLeft w:val="640"/>
          <w:marRight w:val="0"/>
          <w:marTop w:val="0"/>
          <w:marBottom w:val="0"/>
          <w:divBdr>
            <w:top w:val="none" w:sz="0" w:space="0" w:color="auto"/>
            <w:left w:val="none" w:sz="0" w:space="0" w:color="auto"/>
            <w:bottom w:val="none" w:sz="0" w:space="0" w:color="auto"/>
            <w:right w:val="none" w:sz="0" w:space="0" w:color="auto"/>
          </w:divBdr>
        </w:div>
        <w:div w:id="394158718">
          <w:marLeft w:val="640"/>
          <w:marRight w:val="0"/>
          <w:marTop w:val="0"/>
          <w:marBottom w:val="0"/>
          <w:divBdr>
            <w:top w:val="none" w:sz="0" w:space="0" w:color="auto"/>
            <w:left w:val="none" w:sz="0" w:space="0" w:color="auto"/>
            <w:bottom w:val="none" w:sz="0" w:space="0" w:color="auto"/>
            <w:right w:val="none" w:sz="0" w:space="0" w:color="auto"/>
          </w:divBdr>
        </w:div>
        <w:div w:id="845943575">
          <w:marLeft w:val="640"/>
          <w:marRight w:val="0"/>
          <w:marTop w:val="0"/>
          <w:marBottom w:val="0"/>
          <w:divBdr>
            <w:top w:val="none" w:sz="0" w:space="0" w:color="auto"/>
            <w:left w:val="none" w:sz="0" w:space="0" w:color="auto"/>
            <w:bottom w:val="none" w:sz="0" w:space="0" w:color="auto"/>
            <w:right w:val="none" w:sz="0" w:space="0" w:color="auto"/>
          </w:divBdr>
        </w:div>
        <w:div w:id="1515343599">
          <w:marLeft w:val="640"/>
          <w:marRight w:val="0"/>
          <w:marTop w:val="0"/>
          <w:marBottom w:val="0"/>
          <w:divBdr>
            <w:top w:val="none" w:sz="0" w:space="0" w:color="auto"/>
            <w:left w:val="none" w:sz="0" w:space="0" w:color="auto"/>
            <w:bottom w:val="none" w:sz="0" w:space="0" w:color="auto"/>
            <w:right w:val="none" w:sz="0" w:space="0" w:color="auto"/>
          </w:divBdr>
        </w:div>
        <w:div w:id="1289093245">
          <w:marLeft w:val="640"/>
          <w:marRight w:val="0"/>
          <w:marTop w:val="0"/>
          <w:marBottom w:val="0"/>
          <w:divBdr>
            <w:top w:val="none" w:sz="0" w:space="0" w:color="auto"/>
            <w:left w:val="none" w:sz="0" w:space="0" w:color="auto"/>
            <w:bottom w:val="none" w:sz="0" w:space="0" w:color="auto"/>
            <w:right w:val="none" w:sz="0" w:space="0" w:color="auto"/>
          </w:divBdr>
        </w:div>
        <w:div w:id="1266618816">
          <w:marLeft w:val="640"/>
          <w:marRight w:val="0"/>
          <w:marTop w:val="0"/>
          <w:marBottom w:val="0"/>
          <w:divBdr>
            <w:top w:val="none" w:sz="0" w:space="0" w:color="auto"/>
            <w:left w:val="none" w:sz="0" w:space="0" w:color="auto"/>
            <w:bottom w:val="none" w:sz="0" w:space="0" w:color="auto"/>
            <w:right w:val="none" w:sz="0" w:space="0" w:color="auto"/>
          </w:divBdr>
        </w:div>
        <w:div w:id="129785666">
          <w:marLeft w:val="640"/>
          <w:marRight w:val="0"/>
          <w:marTop w:val="0"/>
          <w:marBottom w:val="0"/>
          <w:divBdr>
            <w:top w:val="none" w:sz="0" w:space="0" w:color="auto"/>
            <w:left w:val="none" w:sz="0" w:space="0" w:color="auto"/>
            <w:bottom w:val="none" w:sz="0" w:space="0" w:color="auto"/>
            <w:right w:val="none" w:sz="0" w:space="0" w:color="auto"/>
          </w:divBdr>
        </w:div>
        <w:div w:id="437987037">
          <w:marLeft w:val="640"/>
          <w:marRight w:val="0"/>
          <w:marTop w:val="0"/>
          <w:marBottom w:val="0"/>
          <w:divBdr>
            <w:top w:val="none" w:sz="0" w:space="0" w:color="auto"/>
            <w:left w:val="none" w:sz="0" w:space="0" w:color="auto"/>
            <w:bottom w:val="none" w:sz="0" w:space="0" w:color="auto"/>
            <w:right w:val="none" w:sz="0" w:space="0" w:color="auto"/>
          </w:divBdr>
        </w:div>
        <w:div w:id="8989562">
          <w:marLeft w:val="640"/>
          <w:marRight w:val="0"/>
          <w:marTop w:val="0"/>
          <w:marBottom w:val="0"/>
          <w:divBdr>
            <w:top w:val="none" w:sz="0" w:space="0" w:color="auto"/>
            <w:left w:val="none" w:sz="0" w:space="0" w:color="auto"/>
            <w:bottom w:val="none" w:sz="0" w:space="0" w:color="auto"/>
            <w:right w:val="none" w:sz="0" w:space="0" w:color="auto"/>
          </w:divBdr>
        </w:div>
        <w:div w:id="2062485106">
          <w:marLeft w:val="640"/>
          <w:marRight w:val="0"/>
          <w:marTop w:val="0"/>
          <w:marBottom w:val="0"/>
          <w:divBdr>
            <w:top w:val="none" w:sz="0" w:space="0" w:color="auto"/>
            <w:left w:val="none" w:sz="0" w:space="0" w:color="auto"/>
            <w:bottom w:val="none" w:sz="0" w:space="0" w:color="auto"/>
            <w:right w:val="none" w:sz="0" w:space="0" w:color="auto"/>
          </w:divBdr>
        </w:div>
        <w:div w:id="981806752">
          <w:marLeft w:val="640"/>
          <w:marRight w:val="0"/>
          <w:marTop w:val="0"/>
          <w:marBottom w:val="0"/>
          <w:divBdr>
            <w:top w:val="none" w:sz="0" w:space="0" w:color="auto"/>
            <w:left w:val="none" w:sz="0" w:space="0" w:color="auto"/>
            <w:bottom w:val="none" w:sz="0" w:space="0" w:color="auto"/>
            <w:right w:val="none" w:sz="0" w:space="0" w:color="auto"/>
          </w:divBdr>
        </w:div>
        <w:div w:id="1168131594">
          <w:marLeft w:val="640"/>
          <w:marRight w:val="0"/>
          <w:marTop w:val="0"/>
          <w:marBottom w:val="0"/>
          <w:divBdr>
            <w:top w:val="none" w:sz="0" w:space="0" w:color="auto"/>
            <w:left w:val="none" w:sz="0" w:space="0" w:color="auto"/>
            <w:bottom w:val="none" w:sz="0" w:space="0" w:color="auto"/>
            <w:right w:val="none" w:sz="0" w:space="0" w:color="auto"/>
          </w:divBdr>
        </w:div>
        <w:div w:id="189877709">
          <w:marLeft w:val="640"/>
          <w:marRight w:val="0"/>
          <w:marTop w:val="0"/>
          <w:marBottom w:val="0"/>
          <w:divBdr>
            <w:top w:val="none" w:sz="0" w:space="0" w:color="auto"/>
            <w:left w:val="none" w:sz="0" w:space="0" w:color="auto"/>
            <w:bottom w:val="none" w:sz="0" w:space="0" w:color="auto"/>
            <w:right w:val="none" w:sz="0" w:space="0" w:color="auto"/>
          </w:divBdr>
        </w:div>
        <w:div w:id="1642614729">
          <w:marLeft w:val="640"/>
          <w:marRight w:val="0"/>
          <w:marTop w:val="0"/>
          <w:marBottom w:val="0"/>
          <w:divBdr>
            <w:top w:val="none" w:sz="0" w:space="0" w:color="auto"/>
            <w:left w:val="none" w:sz="0" w:space="0" w:color="auto"/>
            <w:bottom w:val="none" w:sz="0" w:space="0" w:color="auto"/>
            <w:right w:val="none" w:sz="0" w:space="0" w:color="auto"/>
          </w:divBdr>
        </w:div>
        <w:div w:id="1797407466">
          <w:marLeft w:val="640"/>
          <w:marRight w:val="0"/>
          <w:marTop w:val="0"/>
          <w:marBottom w:val="0"/>
          <w:divBdr>
            <w:top w:val="none" w:sz="0" w:space="0" w:color="auto"/>
            <w:left w:val="none" w:sz="0" w:space="0" w:color="auto"/>
            <w:bottom w:val="none" w:sz="0" w:space="0" w:color="auto"/>
            <w:right w:val="none" w:sz="0" w:space="0" w:color="auto"/>
          </w:divBdr>
        </w:div>
        <w:div w:id="653948263">
          <w:marLeft w:val="640"/>
          <w:marRight w:val="0"/>
          <w:marTop w:val="0"/>
          <w:marBottom w:val="0"/>
          <w:divBdr>
            <w:top w:val="none" w:sz="0" w:space="0" w:color="auto"/>
            <w:left w:val="none" w:sz="0" w:space="0" w:color="auto"/>
            <w:bottom w:val="none" w:sz="0" w:space="0" w:color="auto"/>
            <w:right w:val="none" w:sz="0" w:space="0" w:color="auto"/>
          </w:divBdr>
        </w:div>
        <w:div w:id="215089708">
          <w:marLeft w:val="640"/>
          <w:marRight w:val="0"/>
          <w:marTop w:val="0"/>
          <w:marBottom w:val="0"/>
          <w:divBdr>
            <w:top w:val="none" w:sz="0" w:space="0" w:color="auto"/>
            <w:left w:val="none" w:sz="0" w:space="0" w:color="auto"/>
            <w:bottom w:val="none" w:sz="0" w:space="0" w:color="auto"/>
            <w:right w:val="none" w:sz="0" w:space="0" w:color="auto"/>
          </w:divBdr>
        </w:div>
        <w:div w:id="1392653705">
          <w:marLeft w:val="640"/>
          <w:marRight w:val="0"/>
          <w:marTop w:val="0"/>
          <w:marBottom w:val="0"/>
          <w:divBdr>
            <w:top w:val="none" w:sz="0" w:space="0" w:color="auto"/>
            <w:left w:val="none" w:sz="0" w:space="0" w:color="auto"/>
            <w:bottom w:val="none" w:sz="0" w:space="0" w:color="auto"/>
            <w:right w:val="none" w:sz="0" w:space="0" w:color="auto"/>
          </w:divBdr>
        </w:div>
        <w:div w:id="1707410197">
          <w:marLeft w:val="640"/>
          <w:marRight w:val="0"/>
          <w:marTop w:val="0"/>
          <w:marBottom w:val="0"/>
          <w:divBdr>
            <w:top w:val="none" w:sz="0" w:space="0" w:color="auto"/>
            <w:left w:val="none" w:sz="0" w:space="0" w:color="auto"/>
            <w:bottom w:val="none" w:sz="0" w:space="0" w:color="auto"/>
            <w:right w:val="none" w:sz="0" w:space="0" w:color="auto"/>
          </w:divBdr>
        </w:div>
        <w:div w:id="1062798950">
          <w:marLeft w:val="640"/>
          <w:marRight w:val="0"/>
          <w:marTop w:val="0"/>
          <w:marBottom w:val="0"/>
          <w:divBdr>
            <w:top w:val="none" w:sz="0" w:space="0" w:color="auto"/>
            <w:left w:val="none" w:sz="0" w:space="0" w:color="auto"/>
            <w:bottom w:val="none" w:sz="0" w:space="0" w:color="auto"/>
            <w:right w:val="none" w:sz="0" w:space="0" w:color="auto"/>
          </w:divBdr>
        </w:div>
        <w:div w:id="38284898">
          <w:marLeft w:val="640"/>
          <w:marRight w:val="0"/>
          <w:marTop w:val="0"/>
          <w:marBottom w:val="0"/>
          <w:divBdr>
            <w:top w:val="none" w:sz="0" w:space="0" w:color="auto"/>
            <w:left w:val="none" w:sz="0" w:space="0" w:color="auto"/>
            <w:bottom w:val="none" w:sz="0" w:space="0" w:color="auto"/>
            <w:right w:val="none" w:sz="0" w:space="0" w:color="auto"/>
          </w:divBdr>
        </w:div>
        <w:div w:id="211776598">
          <w:marLeft w:val="640"/>
          <w:marRight w:val="0"/>
          <w:marTop w:val="0"/>
          <w:marBottom w:val="0"/>
          <w:divBdr>
            <w:top w:val="none" w:sz="0" w:space="0" w:color="auto"/>
            <w:left w:val="none" w:sz="0" w:space="0" w:color="auto"/>
            <w:bottom w:val="none" w:sz="0" w:space="0" w:color="auto"/>
            <w:right w:val="none" w:sz="0" w:space="0" w:color="auto"/>
          </w:divBdr>
        </w:div>
        <w:div w:id="903418342">
          <w:marLeft w:val="640"/>
          <w:marRight w:val="0"/>
          <w:marTop w:val="0"/>
          <w:marBottom w:val="0"/>
          <w:divBdr>
            <w:top w:val="none" w:sz="0" w:space="0" w:color="auto"/>
            <w:left w:val="none" w:sz="0" w:space="0" w:color="auto"/>
            <w:bottom w:val="none" w:sz="0" w:space="0" w:color="auto"/>
            <w:right w:val="none" w:sz="0" w:space="0" w:color="auto"/>
          </w:divBdr>
        </w:div>
        <w:div w:id="1115563165">
          <w:marLeft w:val="640"/>
          <w:marRight w:val="0"/>
          <w:marTop w:val="0"/>
          <w:marBottom w:val="0"/>
          <w:divBdr>
            <w:top w:val="none" w:sz="0" w:space="0" w:color="auto"/>
            <w:left w:val="none" w:sz="0" w:space="0" w:color="auto"/>
            <w:bottom w:val="none" w:sz="0" w:space="0" w:color="auto"/>
            <w:right w:val="none" w:sz="0" w:space="0" w:color="auto"/>
          </w:divBdr>
        </w:div>
        <w:div w:id="1014966039">
          <w:marLeft w:val="640"/>
          <w:marRight w:val="0"/>
          <w:marTop w:val="0"/>
          <w:marBottom w:val="0"/>
          <w:divBdr>
            <w:top w:val="none" w:sz="0" w:space="0" w:color="auto"/>
            <w:left w:val="none" w:sz="0" w:space="0" w:color="auto"/>
            <w:bottom w:val="none" w:sz="0" w:space="0" w:color="auto"/>
            <w:right w:val="none" w:sz="0" w:space="0" w:color="auto"/>
          </w:divBdr>
        </w:div>
        <w:div w:id="698237671">
          <w:marLeft w:val="640"/>
          <w:marRight w:val="0"/>
          <w:marTop w:val="0"/>
          <w:marBottom w:val="0"/>
          <w:divBdr>
            <w:top w:val="none" w:sz="0" w:space="0" w:color="auto"/>
            <w:left w:val="none" w:sz="0" w:space="0" w:color="auto"/>
            <w:bottom w:val="none" w:sz="0" w:space="0" w:color="auto"/>
            <w:right w:val="none" w:sz="0" w:space="0" w:color="auto"/>
          </w:divBdr>
        </w:div>
        <w:div w:id="784957140">
          <w:marLeft w:val="640"/>
          <w:marRight w:val="0"/>
          <w:marTop w:val="0"/>
          <w:marBottom w:val="0"/>
          <w:divBdr>
            <w:top w:val="none" w:sz="0" w:space="0" w:color="auto"/>
            <w:left w:val="none" w:sz="0" w:space="0" w:color="auto"/>
            <w:bottom w:val="none" w:sz="0" w:space="0" w:color="auto"/>
            <w:right w:val="none" w:sz="0" w:space="0" w:color="auto"/>
          </w:divBdr>
        </w:div>
        <w:div w:id="1195190601">
          <w:marLeft w:val="640"/>
          <w:marRight w:val="0"/>
          <w:marTop w:val="0"/>
          <w:marBottom w:val="0"/>
          <w:divBdr>
            <w:top w:val="none" w:sz="0" w:space="0" w:color="auto"/>
            <w:left w:val="none" w:sz="0" w:space="0" w:color="auto"/>
            <w:bottom w:val="none" w:sz="0" w:space="0" w:color="auto"/>
            <w:right w:val="none" w:sz="0" w:space="0" w:color="auto"/>
          </w:divBdr>
        </w:div>
        <w:div w:id="2009668418">
          <w:marLeft w:val="640"/>
          <w:marRight w:val="0"/>
          <w:marTop w:val="0"/>
          <w:marBottom w:val="0"/>
          <w:divBdr>
            <w:top w:val="none" w:sz="0" w:space="0" w:color="auto"/>
            <w:left w:val="none" w:sz="0" w:space="0" w:color="auto"/>
            <w:bottom w:val="none" w:sz="0" w:space="0" w:color="auto"/>
            <w:right w:val="none" w:sz="0" w:space="0" w:color="auto"/>
          </w:divBdr>
        </w:div>
        <w:div w:id="1055811284">
          <w:marLeft w:val="640"/>
          <w:marRight w:val="0"/>
          <w:marTop w:val="0"/>
          <w:marBottom w:val="0"/>
          <w:divBdr>
            <w:top w:val="none" w:sz="0" w:space="0" w:color="auto"/>
            <w:left w:val="none" w:sz="0" w:space="0" w:color="auto"/>
            <w:bottom w:val="none" w:sz="0" w:space="0" w:color="auto"/>
            <w:right w:val="none" w:sz="0" w:space="0" w:color="auto"/>
          </w:divBdr>
        </w:div>
        <w:div w:id="88935271">
          <w:marLeft w:val="640"/>
          <w:marRight w:val="0"/>
          <w:marTop w:val="0"/>
          <w:marBottom w:val="0"/>
          <w:divBdr>
            <w:top w:val="none" w:sz="0" w:space="0" w:color="auto"/>
            <w:left w:val="none" w:sz="0" w:space="0" w:color="auto"/>
            <w:bottom w:val="none" w:sz="0" w:space="0" w:color="auto"/>
            <w:right w:val="none" w:sz="0" w:space="0" w:color="auto"/>
          </w:divBdr>
        </w:div>
        <w:div w:id="1940025288">
          <w:marLeft w:val="640"/>
          <w:marRight w:val="0"/>
          <w:marTop w:val="0"/>
          <w:marBottom w:val="0"/>
          <w:divBdr>
            <w:top w:val="none" w:sz="0" w:space="0" w:color="auto"/>
            <w:left w:val="none" w:sz="0" w:space="0" w:color="auto"/>
            <w:bottom w:val="none" w:sz="0" w:space="0" w:color="auto"/>
            <w:right w:val="none" w:sz="0" w:space="0" w:color="auto"/>
          </w:divBdr>
        </w:div>
        <w:div w:id="2036995950">
          <w:marLeft w:val="640"/>
          <w:marRight w:val="0"/>
          <w:marTop w:val="0"/>
          <w:marBottom w:val="0"/>
          <w:divBdr>
            <w:top w:val="none" w:sz="0" w:space="0" w:color="auto"/>
            <w:left w:val="none" w:sz="0" w:space="0" w:color="auto"/>
            <w:bottom w:val="none" w:sz="0" w:space="0" w:color="auto"/>
            <w:right w:val="none" w:sz="0" w:space="0" w:color="auto"/>
          </w:divBdr>
        </w:div>
        <w:div w:id="1695693084">
          <w:marLeft w:val="640"/>
          <w:marRight w:val="0"/>
          <w:marTop w:val="0"/>
          <w:marBottom w:val="0"/>
          <w:divBdr>
            <w:top w:val="none" w:sz="0" w:space="0" w:color="auto"/>
            <w:left w:val="none" w:sz="0" w:space="0" w:color="auto"/>
            <w:bottom w:val="none" w:sz="0" w:space="0" w:color="auto"/>
            <w:right w:val="none" w:sz="0" w:space="0" w:color="auto"/>
          </w:divBdr>
        </w:div>
        <w:div w:id="1993287946">
          <w:marLeft w:val="640"/>
          <w:marRight w:val="0"/>
          <w:marTop w:val="0"/>
          <w:marBottom w:val="0"/>
          <w:divBdr>
            <w:top w:val="none" w:sz="0" w:space="0" w:color="auto"/>
            <w:left w:val="none" w:sz="0" w:space="0" w:color="auto"/>
            <w:bottom w:val="none" w:sz="0" w:space="0" w:color="auto"/>
            <w:right w:val="none" w:sz="0" w:space="0" w:color="auto"/>
          </w:divBdr>
        </w:div>
        <w:div w:id="185215478">
          <w:marLeft w:val="640"/>
          <w:marRight w:val="0"/>
          <w:marTop w:val="0"/>
          <w:marBottom w:val="0"/>
          <w:divBdr>
            <w:top w:val="none" w:sz="0" w:space="0" w:color="auto"/>
            <w:left w:val="none" w:sz="0" w:space="0" w:color="auto"/>
            <w:bottom w:val="none" w:sz="0" w:space="0" w:color="auto"/>
            <w:right w:val="none" w:sz="0" w:space="0" w:color="auto"/>
          </w:divBdr>
        </w:div>
        <w:div w:id="1188984116">
          <w:marLeft w:val="640"/>
          <w:marRight w:val="0"/>
          <w:marTop w:val="0"/>
          <w:marBottom w:val="0"/>
          <w:divBdr>
            <w:top w:val="none" w:sz="0" w:space="0" w:color="auto"/>
            <w:left w:val="none" w:sz="0" w:space="0" w:color="auto"/>
            <w:bottom w:val="none" w:sz="0" w:space="0" w:color="auto"/>
            <w:right w:val="none" w:sz="0" w:space="0" w:color="auto"/>
          </w:divBdr>
        </w:div>
        <w:div w:id="66388888">
          <w:marLeft w:val="640"/>
          <w:marRight w:val="0"/>
          <w:marTop w:val="0"/>
          <w:marBottom w:val="0"/>
          <w:divBdr>
            <w:top w:val="none" w:sz="0" w:space="0" w:color="auto"/>
            <w:left w:val="none" w:sz="0" w:space="0" w:color="auto"/>
            <w:bottom w:val="none" w:sz="0" w:space="0" w:color="auto"/>
            <w:right w:val="none" w:sz="0" w:space="0" w:color="auto"/>
          </w:divBdr>
        </w:div>
        <w:div w:id="1536388197">
          <w:marLeft w:val="640"/>
          <w:marRight w:val="0"/>
          <w:marTop w:val="0"/>
          <w:marBottom w:val="0"/>
          <w:divBdr>
            <w:top w:val="none" w:sz="0" w:space="0" w:color="auto"/>
            <w:left w:val="none" w:sz="0" w:space="0" w:color="auto"/>
            <w:bottom w:val="none" w:sz="0" w:space="0" w:color="auto"/>
            <w:right w:val="none" w:sz="0" w:space="0" w:color="auto"/>
          </w:divBdr>
        </w:div>
        <w:div w:id="282660302">
          <w:marLeft w:val="640"/>
          <w:marRight w:val="0"/>
          <w:marTop w:val="0"/>
          <w:marBottom w:val="0"/>
          <w:divBdr>
            <w:top w:val="none" w:sz="0" w:space="0" w:color="auto"/>
            <w:left w:val="none" w:sz="0" w:space="0" w:color="auto"/>
            <w:bottom w:val="none" w:sz="0" w:space="0" w:color="auto"/>
            <w:right w:val="none" w:sz="0" w:space="0" w:color="auto"/>
          </w:divBdr>
        </w:div>
        <w:div w:id="454300153">
          <w:marLeft w:val="640"/>
          <w:marRight w:val="0"/>
          <w:marTop w:val="0"/>
          <w:marBottom w:val="0"/>
          <w:divBdr>
            <w:top w:val="none" w:sz="0" w:space="0" w:color="auto"/>
            <w:left w:val="none" w:sz="0" w:space="0" w:color="auto"/>
            <w:bottom w:val="none" w:sz="0" w:space="0" w:color="auto"/>
            <w:right w:val="none" w:sz="0" w:space="0" w:color="auto"/>
          </w:divBdr>
        </w:div>
        <w:div w:id="314727536">
          <w:marLeft w:val="640"/>
          <w:marRight w:val="0"/>
          <w:marTop w:val="0"/>
          <w:marBottom w:val="0"/>
          <w:divBdr>
            <w:top w:val="none" w:sz="0" w:space="0" w:color="auto"/>
            <w:left w:val="none" w:sz="0" w:space="0" w:color="auto"/>
            <w:bottom w:val="none" w:sz="0" w:space="0" w:color="auto"/>
            <w:right w:val="none" w:sz="0" w:space="0" w:color="auto"/>
          </w:divBdr>
        </w:div>
        <w:div w:id="1654597834">
          <w:marLeft w:val="640"/>
          <w:marRight w:val="0"/>
          <w:marTop w:val="0"/>
          <w:marBottom w:val="0"/>
          <w:divBdr>
            <w:top w:val="none" w:sz="0" w:space="0" w:color="auto"/>
            <w:left w:val="none" w:sz="0" w:space="0" w:color="auto"/>
            <w:bottom w:val="none" w:sz="0" w:space="0" w:color="auto"/>
            <w:right w:val="none" w:sz="0" w:space="0" w:color="auto"/>
          </w:divBdr>
        </w:div>
        <w:div w:id="1325939406">
          <w:marLeft w:val="640"/>
          <w:marRight w:val="0"/>
          <w:marTop w:val="0"/>
          <w:marBottom w:val="0"/>
          <w:divBdr>
            <w:top w:val="none" w:sz="0" w:space="0" w:color="auto"/>
            <w:left w:val="none" w:sz="0" w:space="0" w:color="auto"/>
            <w:bottom w:val="none" w:sz="0" w:space="0" w:color="auto"/>
            <w:right w:val="none" w:sz="0" w:space="0" w:color="auto"/>
          </w:divBdr>
        </w:div>
        <w:div w:id="2046176484">
          <w:marLeft w:val="640"/>
          <w:marRight w:val="0"/>
          <w:marTop w:val="0"/>
          <w:marBottom w:val="0"/>
          <w:divBdr>
            <w:top w:val="none" w:sz="0" w:space="0" w:color="auto"/>
            <w:left w:val="none" w:sz="0" w:space="0" w:color="auto"/>
            <w:bottom w:val="none" w:sz="0" w:space="0" w:color="auto"/>
            <w:right w:val="none" w:sz="0" w:space="0" w:color="auto"/>
          </w:divBdr>
        </w:div>
        <w:div w:id="767196348">
          <w:marLeft w:val="640"/>
          <w:marRight w:val="0"/>
          <w:marTop w:val="0"/>
          <w:marBottom w:val="0"/>
          <w:divBdr>
            <w:top w:val="none" w:sz="0" w:space="0" w:color="auto"/>
            <w:left w:val="none" w:sz="0" w:space="0" w:color="auto"/>
            <w:bottom w:val="none" w:sz="0" w:space="0" w:color="auto"/>
            <w:right w:val="none" w:sz="0" w:space="0" w:color="auto"/>
          </w:divBdr>
        </w:div>
        <w:div w:id="1992247832">
          <w:marLeft w:val="640"/>
          <w:marRight w:val="0"/>
          <w:marTop w:val="0"/>
          <w:marBottom w:val="0"/>
          <w:divBdr>
            <w:top w:val="none" w:sz="0" w:space="0" w:color="auto"/>
            <w:left w:val="none" w:sz="0" w:space="0" w:color="auto"/>
            <w:bottom w:val="none" w:sz="0" w:space="0" w:color="auto"/>
            <w:right w:val="none" w:sz="0" w:space="0" w:color="auto"/>
          </w:divBdr>
        </w:div>
        <w:div w:id="306981845">
          <w:marLeft w:val="640"/>
          <w:marRight w:val="0"/>
          <w:marTop w:val="0"/>
          <w:marBottom w:val="0"/>
          <w:divBdr>
            <w:top w:val="none" w:sz="0" w:space="0" w:color="auto"/>
            <w:left w:val="none" w:sz="0" w:space="0" w:color="auto"/>
            <w:bottom w:val="none" w:sz="0" w:space="0" w:color="auto"/>
            <w:right w:val="none" w:sz="0" w:space="0" w:color="auto"/>
          </w:divBdr>
        </w:div>
        <w:div w:id="589510227">
          <w:marLeft w:val="640"/>
          <w:marRight w:val="0"/>
          <w:marTop w:val="0"/>
          <w:marBottom w:val="0"/>
          <w:divBdr>
            <w:top w:val="none" w:sz="0" w:space="0" w:color="auto"/>
            <w:left w:val="none" w:sz="0" w:space="0" w:color="auto"/>
            <w:bottom w:val="none" w:sz="0" w:space="0" w:color="auto"/>
            <w:right w:val="none" w:sz="0" w:space="0" w:color="auto"/>
          </w:divBdr>
        </w:div>
        <w:div w:id="905140310">
          <w:marLeft w:val="640"/>
          <w:marRight w:val="0"/>
          <w:marTop w:val="0"/>
          <w:marBottom w:val="0"/>
          <w:divBdr>
            <w:top w:val="none" w:sz="0" w:space="0" w:color="auto"/>
            <w:left w:val="none" w:sz="0" w:space="0" w:color="auto"/>
            <w:bottom w:val="none" w:sz="0" w:space="0" w:color="auto"/>
            <w:right w:val="none" w:sz="0" w:space="0" w:color="auto"/>
          </w:divBdr>
        </w:div>
        <w:div w:id="1907302211">
          <w:marLeft w:val="640"/>
          <w:marRight w:val="0"/>
          <w:marTop w:val="0"/>
          <w:marBottom w:val="0"/>
          <w:divBdr>
            <w:top w:val="none" w:sz="0" w:space="0" w:color="auto"/>
            <w:left w:val="none" w:sz="0" w:space="0" w:color="auto"/>
            <w:bottom w:val="none" w:sz="0" w:space="0" w:color="auto"/>
            <w:right w:val="none" w:sz="0" w:space="0" w:color="auto"/>
          </w:divBdr>
        </w:div>
        <w:div w:id="1277904511">
          <w:marLeft w:val="640"/>
          <w:marRight w:val="0"/>
          <w:marTop w:val="0"/>
          <w:marBottom w:val="0"/>
          <w:divBdr>
            <w:top w:val="none" w:sz="0" w:space="0" w:color="auto"/>
            <w:left w:val="none" w:sz="0" w:space="0" w:color="auto"/>
            <w:bottom w:val="none" w:sz="0" w:space="0" w:color="auto"/>
            <w:right w:val="none" w:sz="0" w:space="0" w:color="auto"/>
          </w:divBdr>
        </w:div>
        <w:div w:id="344479738">
          <w:marLeft w:val="640"/>
          <w:marRight w:val="0"/>
          <w:marTop w:val="0"/>
          <w:marBottom w:val="0"/>
          <w:divBdr>
            <w:top w:val="none" w:sz="0" w:space="0" w:color="auto"/>
            <w:left w:val="none" w:sz="0" w:space="0" w:color="auto"/>
            <w:bottom w:val="none" w:sz="0" w:space="0" w:color="auto"/>
            <w:right w:val="none" w:sz="0" w:space="0" w:color="auto"/>
          </w:divBdr>
        </w:div>
        <w:div w:id="979767163">
          <w:marLeft w:val="640"/>
          <w:marRight w:val="0"/>
          <w:marTop w:val="0"/>
          <w:marBottom w:val="0"/>
          <w:divBdr>
            <w:top w:val="none" w:sz="0" w:space="0" w:color="auto"/>
            <w:left w:val="none" w:sz="0" w:space="0" w:color="auto"/>
            <w:bottom w:val="none" w:sz="0" w:space="0" w:color="auto"/>
            <w:right w:val="none" w:sz="0" w:space="0" w:color="auto"/>
          </w:divBdr>
        </w:div>
        <w:div w:id="1673991686">
          <w:marLeft w:val="640"/>
          <w:marRight w:val="0"/>
          <w:marTop w:val="0"/>
          <w:marBottom w:val="0"/>
          <w:divBdr>
            <w:top w:val="none" w:sz="0" w:space="0" w:color="auto"/>
            <w:left w:val="none" w:sz="0" w:space="0" w:color="auto"/>
            <w:bottom w:val="none" w:sz="0" w:space="0" w:color="auto"/>
            <w:right w:val="none" w:sz="0" w:space="0" w:color="auto"/>
          </w:divBdr>
        </w:div>
        <w:div w:id="1820345285">
          <w:marLeft w:val="640"/>
          <w:marRight w:val="0"/>
          <w:marTop w:val="0"/>
          <w:marBottom w:val="0"/>
          <w:divBdr>
            <w:top w:val="none" w:sz="0" w:space="0" w:color="auto"/>
            <w:left w:val="none" w:sz="0" w:space="0" w:color="auto"/>
            <w:bottom w:val="none" w:sz="0" w:space="0" w:color="auto"/>
            <w:right w:val="none" w:sz="0" w:space="0" w:color="auto"/>
          </w:divBdr>
        </w:div>
        <w:div w:id="156113788">
          <w:marLeft w:val="640"/>
          <w:marRight w:val="0"/>
          <w:marTop w:val="0"/>
          <w:marBottom w:val="0"/>
          <w:divBdr>
            <w:top w:val="none" w:sz="0" w:space="0" w:color="auto"/>
            <w:left w:val="none" w:sz="0" w:space="0" w:color="auto"/>
            <w:bottom w:val="none" w:sz="0" w:space="0" w:color="auto"/>
            <w:right w:val="none" w:sz="0" w:space="0" w:color="auto"/>
          </w:divBdr>
        </w:div>
        <w:div w:id="2007971508">
          <w:marLeft w:val="640"/>
          <w:marRight w:val="0"/>
          <w:marTop w:val="0"/>
          <w:marBottom w:val="0"/>
          <w:divBdr>
            <w:top w:val="none" w:sz="0" w:space="0" w:color="auto"/>
            <w:left w:val="none" w:sz="0" w:space="0" w:color="auto"/>
            <w:bottom w:val="none" w:sz="0" w:space="0" w:color="auto"/>
            <w:right w:val="none" w:sz="0" w:space="0" w:color="auto"/>
          </w:divBdr>
        </w:div>
        <w:div w:id="552696785">
          <w:marLeft w:val="640"/>
          <w:marRight w:val="0"/>
          <w:marTop w:val="0"/>
          <w:marBottom w:val="0"/>
          <w:divBdr>
            <w:top w:val="none" w:sz="0" w:space="0" w:color="auto"/>
            <w:left w:val="none" w:sz="0" w:space="0" w:color="auto"/>
            <w:bottom w:val="none" w:sz="0" w:space="0" w:color="auto"/>
            <w:right w:val="none" w:sz="0" w:space="0" w:color="auto"/>
          </w:divBdr>
        </w:div>
        <w:div w:id="461313321">
          <w:marLeft w:val="640"/>
          <w:marRight w:val="0"/>
          <w:marTop w:val="0"/>
          <w:marBottom w:val="0"/>
          <w:divBdr>
            <w:top w:val="none" w:sz="0" w:space="0" w:color="auto"/>
            <w:left w:val="none" w:sz="0" w:space="0" w:color="auto"/>
            <w:bottom w:val="none" w:sz="0" w:space="0" w:color="auto"/>
            <w:right w:val="none" w:sz="0" w:space="0" w:color="auto"/>
          </w:divBdr>
        </w:div>
        <w:div w:id="1360741223">
          <w:marLeft w:val="640"/>
          <w:marRight w:val="0"/>
          <w:marTop w:val="0"/>
          <w:marBottom w:val="0"/>
          <w:divBdr>
            <w:top w:val="none" w:sz="0" w:space="0" w:color="auto"/>
            <w:left w:val="none" w:sz="0" w:space="0" w:color="auto"/>
            <w:bottom w:val="none" w:sz="0" w:space="0" w:color="auto"/>
            <w:right w:val="none" w:sz="0" w:space="0" w:color="auto"/>
          </w:divBdr>
        </w:div>
        <w:div w:id="1480656855">
          <w:marLeft w:val="640"/>
          <w:marRight w:val="0"/>
          <w:marTop w:val="0"/>
          <w:marBottom w:val="0"/>
          <w:divBdr>
            <w:top w:val="none" w:sz="0" w:space="0" w:color="auto"/>
            <w:left w:val="none" w:sz="0" w:space="0" w:color="auto"/>
            <w:bottom w:val="none" w:sz="0" w:space="0" w:color="auto"/>
            <w:right w:val="none" w:sz="0" w:space="0" w:color="auto"/>
          </w:divBdr>
        </w:div>
        <w:div w:id="1501388989">
          <w:marLeft w:val="640"/>
          <w:marRight w:val="0"/>
          <w:marTop w:val="0"/>
          <w:marBottom w:val="0"/>
          <w:divBdr>
            <w:top w:val="none" w:sz="0" w:space="0" w:color="auto"/>
            <w:left w:val="none" w:sz="0" w:space="0" w:color="auto"/>
            <w:bottom w:val="none" w:sz="0" w:space="0" w:color="auto"/>
            <w:right w:val="none" w:sz="0" w:space="0" w:color="auto"/>
          </w:divBdr>
        </w:div>
        <w:div w:id="1725374403">
          <w:marLeft w:val="640"/>
          <w:marRight w:val="0"/>
          <w:marTop w:val="0"/>
          <w:marBottom w:val="0"/>
          <w:divBdr>
            <w:top w:val="none" w:sz="0" w:space="0" w:color="auto"/>
            <w:left w:val="none" w:sz="0" w:space="0" w:color="auto"/>
            <w:bottom w:val="none" w:sz="0" w:space="0" w:color="auto"/>
            <w:right w:val="none" w:sz="0" w:space="0" w:color="auto"/>
          </w:divBdr>
        </w:div>
        <w:div w:id="444080777">
          <w:marLeft w:val="640"/>
          <w:marRight w:val="0"/>
          <w:marTop w:val="0"/>
          <w:marBottom w:val="0"/>
          <w:divBdr>
            <w:top w:val="none" w:sz="0" w:space="0" w:color="auto"/>
            <w:left w:val="none" w:sz="0" w:space="0" w:color="auto"/>
            <w:bottom w:val="none" w:sz="0" w:space="0" w:color="auto"/>
            <w:right w:val="none" w:sz="0" w:space="0" w:color="auto"/>
          </w:divBdr>
        </w:div>
        <w:div w:id="1972634869">
          <w:marLeft w:val="640"/>
          <w:marRight w:val="0"/>
          <w:marTop w:val="0"/>
          <w:marBottom w:val="0"/>
          <w:divBdr>
            <w:top w:val="none" w:sz="0" w:space="0" w:color="auto"/>
            <w:left w:val="none" w:sz="0" w:space="0" w:color="auto"/>
            <w:bottom w:val="none" w:sz="0" w:space="0" w:color="auto"/>
            <w:right w:val="none" w:sz="0" w:space="0" w:color="auto"/>
          </w:divBdr>
        </w:div>
        <w:div w:id="578369878">
          <w:marLeft w:val="640"/>
          <w:marRight w:val="0"/>
          <w:marTop w:val="0"/>
          <w:marBottom w:val="0"/>
          <w:divBdr>
            <w:top w:val="none" w:sz="0" w:space="0" w:color="auto"/>
            <w:left w:val="none" w:sz="0" w:space="0" w:color="auto"/>
            <w:bottom w:val="none" w:sz="0" w:space="0" w:color="auto"/>
            <w:right w:val="none" w:sz="0" w:space="0" w:color="auto"/>
          </w:divBdr>
        </w:div>
        <w:div w:id="802430244">
          <w:marLeft w:val="640"/>
          <w:marRight w:val="0"/>
          <w:marTop w:val="0"/>
          <w:marBottom w:val="0"/>
          <w:divBdr>
            <w:top w:val="none" w:sz="0" w:space="0" w:color="auto"/>
            <w:left w:val="none" w:sz="0" w:space="0" w:color="auto"/>
            <w:bottom w:val="none" w:sz="0" w:space="0" w:color="auto"/>
            <w:right w:val="none" w:sz="0" w:space="0" w:color="auto"/>
          </w:divBdr>
        </w:div>
        <w:div w:id="267546158">
          <w:marLeft w:val="640"/>
          <w:marRight w:val="0"/>
          <w:marTop w:val="0"/>
          <w:marBottom w:val="0"/>
          <w:divBdr>
            <w:top w:val="none" w:sz="0" w:space="0" w:color="auto"/>
            <w:left w:val="none" w:sz="0" w:space="0" w:color="auto"/>
            <w:bottom w:val="none" w:sz="0" w:space="0" w:color="auto"/>
            <w:right w:val="none" w:sz="0" w:space="0" w:color="auto"/>
          </w:divBdr>
        </w:div>
        <w:div w:id="299070606">
          <w:marLeft w:val="640"/>
          <w:marRight w:val="0"/>
          <w:marTop w:val="0"/>
          <w:marBottom w:val="0"/>
          <w:divBdr>
            <w:top w:val="none" w:sz="0" w:space="0" w:color="auto"/>
            <w:left w:val="none" w:sz="0" w:space="0" w:color="auto"/>
            <w:bottom w:val="none" w:sz="0" w:space="0" w:color="auto"/>
            <w:right w:val="none" w:sz="0" w:space="0" w:color="auto"/>
          </w:divBdr>
        </w:div>
        <w:div w:id="394208150">
          <w:marLeft w:val="640"/>
          <w:marRight w:val="0"/>
          <w:marTop w:val="0"/>
          <w:marBottom w:val="0"/>
          <w:divBdr>
            <w:top w:val="none" w:sz="0" w:space="0" w:color="auto"/>
            <w:left w:val="none" w:sz="0" w:space="0" w:color="auto"/>
            <w:bottom w:val="none" w:sz="0" w:space="0" w:color="auto"/>
            <w:right w:val="none" w:sz="0" w:space="0" w:color="auto"/>
          </w:divBdr>
        </w:div>
        <w:div w:id="1065445087">
          <w:marLeft w:val="640"/>
          <w:marRight w:val="0"/>
          <w:marTop w:val="0"/>
          <w:marBottom w:val="0"/>
          <w:divBdr>
            <w:top w:val="none" w:sz="0" w:space="0" w:color="auto"/>
            <w:left w:val="none" w:sz="0" w:space="0" w:color="auto"/>
            <w:bottom w:val="none" w:sz="0" w:space="0" w:color="auto"/>
            <w:right w:val="none" w:sz="0" w:space="0" w:color="auto"/>
          </w:divBdr>
        </w:div>
        <w:div w:id="794952939">
          <w:marLeft w:val="640"/>
          <w:marRight w:val="0"/>
          <w:marTop w:val="0"/>
          <w:marBottom w:val="0"/>
          <w:divBdr>
            <w:top w:val="none" w:sz="0" w:space="0" w:color="auto"/>
            <w:left w:val="none" w:sz="0" w:space="0" w:color="auto"/>
            <w:bottom w:val="none" w:sz="0" w:space="0" w:color="auto"/>
            <w:right w:val="none" w:sz="0" w:space="0" w:color="auto"/>
          </w:divBdr>
        </w:div>
        <w:div w:id="930508386">
          <w:marLeft w:val="640"/>
          <w:marRight w:val="0"/>
          <w:marTop w:val="0"/>
          <w:marBottom w:val="0"/>
          <w:divBdr>
            <w:top w:val="none" w:sz="0" w:space="0" w:color="auto"/>
            <w:left w:val="none" w:sz="0" w:space="0" w:color="auto"/>
            <w:bottom w:val="none" w:sz="0" w:space="0" w:color="auto"/>
            <w:right w:val="none" w:sz="0" w:space="0" w:color="auto"/>
          </w:divBdr>
        </w:div>
        <w:div w:id="1364205294">
          <w:marLeft w:val="640"/>
          <w:marRight w:val="0"/>
          <w:marTop w:val="0"/>
          <w:marBottom w:val="0"/>
          <w:divBdr>
            <w:top w:val="none" w:sz="0" w:space="0" w:color="auto"/>
            <w:left w:val="none" w:sz="0" w:space="0" w:color="auto"/>
            <w:bottom w:val="none" w:sz="0" w:space="0" w:color="auto"/>
            <w:right w:val="none" w:sz="0" w:space="0" w:color="auto"/>
          </w:divBdr>
        </w:div>
        <w:div w:id="701900862">
          <w:marLeft w:val="640"/>
          <w:marRight w:val="0"/>
          <w:marTop w:val="0"/>
          <w:marBottom w:val="0"/>
          <w:divBdr>
            <w:top w:val="none" w:sz="0" w:space="0" w:color="auto"/>
            <w:left w:val="none" w:sz="0" w:space="0" w:color="auto"/>
            <w:bottom w:val="none" w:sz="0" w:space="0" w:color="auto"/>
            <w:right w:val="none" w:sz="0" w:space="0" w:color="auto"/>
          </w:divBdr>
        </w:div>
        <w:div w:id="1632251160">
          <w:marLeft w:val="640"/>
          <w:marRight w:val="0"/>
          <w:marTop w:val="0"/>
          <w:marBottom w:val="0"/>
          <w:divBdr>
            <w:top w:val="none" w:sz="0" w:space="0" w:color="auto"/>
            <w:left w:val="none" w:sz="0" w:space="0" w:color="auto"/>
            <w:bottom w:val="none" w:sz="0" w:space="0" w:color="auto"/>
            <w:right w:val="none" w:sz="0" w:space="0" w:color="auto"/>
          </w:divBdr>
        </w:div>
        <w:div w:id="2005471198">
          <w:marLeft w:val="640"/>
          <w:marRight w:val="0"/>
          <w:marTop w:val="0"/>
          <w:marBottom w:val="0"/>
          <w:divBdr>
            <w:top w:val="none" w:sz="0" w:space="0" w:color="auto"/>
            <w:left w:val="none" w:sz="0" w:space="0" w:color="auto"/>
            <w:bottom w:val="none" w:sz="0" w:space="0" w:color="auto"/>
            <w:right w:val="none" w:sz="0" w:space="0" w:color="auto"/>
          </w:divBdr>
        </w:div>
        <w:div w:id="1385331824">
          <w:marLeft w:val="640"/>
          <w:marRight w:val="0"/>
          <w:marTop w:val="0"/>
          <w:marBottom w:val="0"/>
          <w:divBdr>
            <w:top w:val="none" w:sz="0" w:space="0" w:color="auto"/>
            <w:left w:val="none" w:sz="0" w:space="0" w:color="auto"/>
            <w:bottom w:val="none" w:sz="0" w:space="0" w:color="auto"/>
            <w:right w:val="none" w:sz="0" w:space="0" w:color="auto"/>
          </w:divBdr>
        </w:div>
        <w:div w:id="290598106">
          <w:marLeft w:val="640"/>
          <w:marRight w:val="0"/>
          <w:marTop w:val="0"/>
          <w:marBottom w:val="0"/>
          <w:divBdr>
            <w:top w:val="none" w:sz="0" w:space="0" w:color="auto"/>
            <w:left w:val="none" w:sz="0" w:space="0" w:color="auto"/>
            <w:bottom w:val="none" w:sz="0" w:space="0" w:color="auto"/>
            <w:right w:val="none" w:sz="0" w:space="0" w:color="auto"/>
          </w:divBdr>
        </w:div>
        <w:div w:id="800003401">
          <w:marLeft w:val="640"/>
          <w:marRight w:val="0"/>
          <w:marTop w:val="0"/>
          <w:marBottom w:val="0"/>
          <w:divBdr>
            <w:top w:val="none" w:sz="0" w:space="0" w:color="auto"/>
            <w:left w:val="none" w:sz="0" w:space="0" w:color="auto"/>
            <w:bottom w:val="none" w:sz="0" w:space="0" w:color="auto"/>
            <w:right w:val="none" w:sz="0" w:space="0" w:color="auto"/>
          </w:divBdr>
        </w:div>
        <w:div w:id="820658875">
          <w:marLeft w:val="640"/>
          <w:marRight w:val="0"/>
          <w:marTop w:val="0"/>
          <w:marBottom w:val="0"/>
          <w:divBdr>
            <w:top w:val="none" w:sz="0" w:space="0" w:color="auto"/>
            <w:left w:val="none" w:sz="0" w:space="0" w:color="auto"/>
            <w:bottom w:val="none" w:sz="0" w:space="0" w:color="auto"/>
            <w:right w:val="none" w:sz="0" w:space="0" w:color="auto"/>
          </w:divBdr>
        </w:div>
        <w:div w:id="414864292">
          <w:marLeft w:val="640"/>
          <w:marRight w:val="0"/>
          <w:marTop w:val="0"/>
          <w:marBottom w:val="0"/>
          <w:divBdr>
            <w:top w:val="none" w:sz="0" w:space="0" w:color="auto"/>
            <w:left w:val="none" w:sz="0" w:space="0" w:color="auto"/>
            <w:bottom w:val="none" w:sz="0" w:space="0" w:color="auto"/>
            <w:right w:val="none" w:sz="0" w:space="0" w:color="auto"/>
          </w:divBdr>
        </w:div>
        <w:div w:id="1357776107">
          <w:marLeft w:val="640"/>
          <w:marRight w:val="0"/>
          <w:marTop w:val="0"/>
          <w:marBottom w:val="0"/>
          <w:divBdr>
            <w:top w:val="none" w:sz="0" w:space="0" w:color="auto"/>
            <w:left w:val="none" w:sz="0" w:space="0" w:color="auto"/>
            <w:bottom w:val="none" w:sz="0" w:space="0" w:color="auto"/>
            <w:right w:val="none" w:sz="0" w:space="0" w:color="auto"/>
          </w:divBdr>
        </w:div>
        <w:div w:id="1005985097">
          <w:marLeft w:val="640"/>
          <w:marRight w:val="0"/>
          <w:marTop w:val="0"/>
          <w:marBottom w:val="0"/>
          <w:divBdr>
            <w:top w:val="none" w:sz="0" w:space="0" w:color="auto"/>
            <w:left w:val="none" w:sz="0" w:space="0" w:color="auto"/>
            <w:bottom w:val="none" w:sz="0" w:space="0" w:color="auto"/>
            <w:right w:val="none" w:sz="0" w:space="0" w:color="auto"/>
          </w:divBdr>
        </w:div>
        <w:div w:id="364257854">
          <w:marLeft w:val="640"/>
          <w:marRight w:val="0"/>
          <w:marTop w:val="0"/>
          <w:marBottom w:val="0"/>
          <w:divBdr>
            <w:top w:val="none" w:sz="0" w:space="0" w:color="auto"/>
            <w:left w:val="none" w:sz="0" w:space="0" w:color="auto"/>
            <w:bottom w:val="none" w:sz="0" w:space="0" w:color="auto"/>
            <w:right w:val="none" w:sz="0" w:space="0" w:color="auto"/>
          </w:divBdr>
        </w:div>
        <w:div w:id="779685681">
          <w:marLeft w:val="640"/>
          <w:marRight w:val="0"/>
          <w:marTop w:val="0"/>
          <w:marBottom w:val="0"/>
          <w:divBdr>
            <w:top w:val="none" w:sz="0" w:space="0" w:color="auto"/>
            <w:left w:val="none" w:sz="0" w:space="0" w:color="auto"/>
            <w:bottom w:val="none" w:sz="0" w:space="0" w:color="auto"/>
            <w:right w:val="none" w:sz="0" w:space="0" w:color="auto"/>
          </w:divBdr>
        </w:div>
        <w:div w:id="1629817487">
          <w:marLeft w:val="640"/>
          <w:marRight w:val="0"/>
          <w:marTop w:val="0"/>
          <w:marBottom w:val="0"/>
          <w:divBdr>
            <w:top w:val="none" w:sz="0" w:space="0" w:color="auto"/>
            <w:left w:val="none" w:sz="0" w:space="0" w:color="auto"/>
            <w:bottom w:val="none" w:sz="0" w:space="0" w:color="auto"/>
            <w:right w:val="none" w:sz="0" w:space="0" w:color="auto"/>
          </w:divBdr>
        </w:div>
        <w:div w:id="434789376">
          <w:marLeft w:val="640"/>
          <w:marRight w:val="0"/>
          <w:marTop w:val="0"/>
          <w:marBottom w:val="0"/>
          <w:divBdr>
            <w:top w:val="none" w:sz="0" w:space="0" w:color="auto"/>
            <w:left w:val="none" w:sz="0" w:space="0" w:color="auto"/>
            <w:bottom w:val="none" w:sz="0" w:space="0" w:color="auto"/>
            <w:right w:val="none" w:sz="0" w:space="0" w:color="auto"/>
          </w:divBdr>
        </w:div>
        <w:div w:id="458911926">
          <w:marLeft w:val="640"/>
          <w:marRight w:val="0"/>
          <w:marTop w:val="0"/>
          <w:marBottom w:val="0"/>
          <w:divBdr>
            <w:top w:val="none" w:sz="0" w:space="0" w:color="auto"/>
            <w:left w:val="none" w:sz="0" w:space="0" w:color="auto"/>
            <w:bottom w:val="none" w:sz="0" w:space="0" w:color="auto"/>
            <w:right w:val="none" w:sz="0" w:space="0" w:color="auto"/>
          </w:divBdr>
        </w:div>
      </w:divsChild>
    </w:div>
    <w:div w:id="638994121">
      <w:bodyDiv w:val="1"/>
      <w:marLeft w:val="0"/>
      <w:marRight w:val="0"/>
      <w:marTop w:val="0"/>
      <w:marBottom w:val="0"/>
      <w:divBdr>
        <w:top w:val="none" w:sz="0" w:space="0" w:color="auto"/>
        <w:left w:val="none" w:sz="0" w:space="0" w:color="auto"/>
        <w:bottom w:val="none" w:sz="0" w:space="0" w:color="auto"/>
        <w:right w:val="none" w:sz="0" w:space="0" w:color="auto"/>
      </w:divBdr>
      <w:divsChild>
        <w:div w:id="167916273">
          <w:marLeft w:val="640"/>
          <w:marRight w:val="0"/>
          <w:marTop w:val="0"/>
          <w:marBottom w:val="0"/>
          <w:divBdr>
            <w:top w:val="none" w:sz="0" w:space="0" w:color="auto"/>
            <w:left w:val="none" w:sz="0" w:space="0" w:color="auto"/>
            <w:bottom w:val="none" w:sz="0" w:space="0" w:color="auto"/>
            <w:right w:val="none" w:sz="0" w:space="0" w:color="auto"/>
          </w:divBdr>
        </w:div>
        <w:div w:id="1540244125">
          <w:marLeft w:val="640"/>
          <w:marRight w:val="0"/>
          <w:marTop w:val="0"/>
          <w:marBottom w:val="0"/>
          <w:divBdr>
            <w:top w:val="none" w:sz="0" w:space="0" w:color="auto"/>
            <w:left w:val="none" w:sz="0" w:space="0" w:color="auto"/>
            <w:bottom w:val="none" w:sz="0" w:space="0" w:color="auto"/>
            <w:right w:val="none" w:sz="0" w:space="0" w:color="auto"/>
          </w:divBdr>
        </w:div>
        <w:div w:id="791363857">
          <w:marLeft w:val="640"/>
          <w:marRight w:val="0"/>
          <w:marTop w:val="0"/>
          <w:marBottom w:val="0"/>
          <w:divBdr>
            <w:top w:val="none" w:sz="0" w:space="0" w:color="auto"/>
            <w:left w:val="none" w:sz="0" w:space="0" w:color="auto"/>
            <w:bottom w:val="none" w:sz="0" w:space="0" w:color="auto"/>
            <w:right w:val="none" w:sz="0" w:space="0" w:color="auto"/>
          </w:divBdr>
        </w:div>
        <w:div w:id="902183916">
          <w:marLeft w:val="640"/>
          <w:marRight w:val="0"/>
          <w:marTop w:val="0"/>
          <w:marBottom w:val="0"/>
          <w:divBdr>
            <w:top w:val="none" w:sz="0" w:space="0" w:color="auto"/>
            <w:left w:val="none" w:sz="0" w:space="0" w:color="auto"/>
            <w:bottom w:val="none" w:sz="0" w:space="0" w:color="auto"/>
            <w:right w:val="none" w:sz="0" w:space="0" w:color="auto"/>
          </w:divBdr>
        </w:div>
        <w:div w:id="1875457548">
          <w:marLeft w:val="640"/>
          <w:marRight w:val="0"/>
          <w:marTop w:val="0"/>
          <w:marBottom w:val="0"/>
          <w:divBdr>
            <w:top w:val="none" w:sz="0" w:space="0" w:color="auto"/>
            <w:left w:val="none" w:sz="0" w:space="0" w:color="auto"/>
            <w:bottom w:val="none" w:sz="0" w:space="0" w:color="auto"/>
            <w:right w:val="none" w:sz="0" w:space="0" w:color="auto"/>
          </w:divBdr>
        </w:div>
        <w:div w:id="1871987537">
          <w:marLeft w:val="640"/>
          <w:marRight w:val="0"/>
          <w:marTop w:val="0"/>
          <w:marBottom w:val="0"/>
          <w:divBdr>
            <w:top w:val="none" w:sz="0" w:space="0" w:color="auto"/>
            <w:left w:val="none" w:sz="0" w:space="0" w:color="auto"/>
            <w:bottom w:val="none" w:sz="0" w:space="0" w:color="auto"/>
            <w:right w:val="none" w:sz="0" w:space="0" w:color="auto"/>
          </w:divBdr>
        </w:div>
        <w:div w:id="632835731">
          <w:marLeft w:val="640"/>
          <w:marRight w:val="0"/>
          <w:marTop w:val="0"/>
          <w:marBottom w:val="0"/>
          <w:divBdr>
            <w:top w:val="none" w:sz="0" w:space="0" w:color="auto"/>
            <w:left w:val="none" w:sz="0" w:space="0" w:color="auto"/>
            <w:bottom w:val="none" w:sz="0" w:space="0" w:color="auto"/>
            <w:right w:val="none" w:sz="0" w:space="0" w:color="auto"/>
          </w:divBdr>
        </w:div>
        <w:div w:id="53048318">
          <w:marLeft w:val="640"/>
          <w:marRight w:val="0"/>
          <w:marTop w:val="0"/>
          <w:marBottom w:val="0"/>
          <w:divBdr>
            <w:top w:val="none" w:sz="0" w:space="0" w:color="auto"/>
            <w:left w:val="none" w:sz="0" w:space="0" w:color="auto"/>
            <w:bottom w:val="none" w:sz="0" w:space="0" w:color="auto"/>
            <w:right w:val="none" w:sz="0" w:space="0" w:color="auto"/>
          </w:divBdr>
        </w:div>
        <w:div w:id="158472645">
          <w:marLeft w:val="640"/>
          <w:marRight w:val="0"/>
          <w:marTop w:val="0"/>
          <w:marBottom w:val="0"/>
          <w:divBdr>
            <w:top w:val="none" w:sz="0" w:space="0" w:color="auto"/>
            <w:left w:val="none" w:sz="0" w:space="0" w:color="auto"/>
            <w:bottom w:val="none" w:sz="0" w:space="0" w:color="auto"/>
            <w:right w:val="none" w:sz="0" w:space="0" w:color="auto"/>
          </w:divBdr>
        </w:div>
        <w:div w:id="837187522">
          <w:marLeft w:val="640"/>
          <w:marRight w:val="0"/>
          <w:marTop w:val="0"/>
          <w:marBottom w:val="0"/>
          <w:divBdr>
            <w:top w:val="none" w:sz="0" w:space="0" w:color="auto"/>
            <w:left w:val="none" w:sz="0" w:space="0" w:color="auto"/>
            <w:bottom w:val="none" w:sz="0" w:space="0" w:color="auto"/>
            <w:right w:val="none" w:sz="0" w:space="0" w:color="auto"/>
          </w:divBdr>
        </w:div>
        <w:div w:id="2106731406">
          <w:marLeft w:val="640"/>
          <w:marRight w:val="0"/>
          <w:marTop w:val="0"/>
          <w:marBottom w:val="0"/>
          <w:divBdr>
            <w:top w:val="none" w:sz="0" w:space="0" w:color="auto"/>
            <w:left w:val="none" w:sz="0" w:space="0" w:color="auto"/>
            <w:bottom w:val="none" w:sz="0" w:space="0" w:color="auto"/>
            <w:right w:val="none" w:sz="0" w:space="0" w:color="auto"/>
          </w:divBdr>
        </w:div>
        <w:div w:id="112021273">
          <w:marLeft w:val="640"/>
          <w:marRight w:val="0"/>
          <w:marTop w:val="0"/>
          <w:marBottom w:val="0"/>
          <w:divBdr>
            <w:top w:val="none" w:sz="0" w:space="0" w:color="auto"/>
            <w:left w:val="none" w:sz="0" w:space="0" w:color="auto"/>
            <w:bottom w:val="none" w:sz="0" w:space="0" w:color="auto"/>
            <w:right w:val="none" w:sz="0" w:space="0" w:color="auto"/>
          </w:divBdr>
        </w:div>
        <w:div w:id="185027207">
          <w:marLeft w:val="640"/>
          <w:marRight w:val="0"/>
          <w:marTop w:val="0"/>
          <w:marBottom w:val="0"/>
          <w:divBdr>
            <w:top w:val="none" w:sz="0" w:space="0" w:color="auto"/>
            <w:left w:val="none" w:sz="0" w:space="0" w:color="auto"/>
            <w:bottom w:val="none" w:sz="0" w:space="0" w:color="auto"/>
            <w:right w:val="none" w:sz="0" w:space="0" w:color="auto"/>
          </w:divBdr>
        </w:div>
        <w:div w:id="978218735">
          <w:marLeft w:val="640"/>
          <w:marRight w:val="0"/>
          <w:marTop w:val="0"/>
          <w:marBottom w:val="0"/>
          <w:divBdr>
            <w:top w:val="none" w:sz="0" w:space="0" w:color="auto"/>
            <w:left w:val="none" w:sz="0" w:space="0" w:color="auto"/>
            <w:bottom w:val="none" w:sz="0" w:space="0" w:color="auto"/>
            <w:right w:val="none" w:sz="0" w:space="0" w:color="auto"/>
          </w:divBdr>
        </w:div>
        <w:div w:id="1905876213">
          <w:marLeft w:val="640"/>
          <w:marRight w:val="0"/>
          <w:marTop w:val="0"/>
          <w:marBottom w:val="0"/>
          <w:divBdr>
            <w:top w:val="none" w:sz="0" w:space="0" w:color="auto"/>
            <w:left w:val="none" w:sz="0" w:space="0" w:color="auto"/>
            <w:bottom w:val="none" w:sz="0" w:space="0" w:color="auto"/>
            <w:right w:val="none" w:sz="0" w:space="0" w:color="auto"/>
          </w:divBdr>
        </w:div>
        <w:div w:id="1377662871">
          <w:marLeft w:val="640"/>
          <w:marRight w:val="0"/>
          <w:marTop w:val="0"/>
          <w:marBottom w:val="0"/>
          <w:divBdr>
            <w:top w:val="none" w:sz="0" w:space="0" w:color="auto"/>
            <w:left w:val="none" w:sz="0" w:space="0" w:color="auto"/>
            <w:bottom w:val="none" w:sz="0" w:space="0" w:color="auto"/>
            <w:right w:val="none" w:sz="0" w:space="0" w:color="auto"/>
          </w:divBdr>
        </w:div>
        <w:div w:id="19403338">
          <w:marLeft w:val="640"/>
          <w:marRight w:val="0"/>
          <w:marTop w:val="0"/>
          <w:marBottom w:val="0"/>
          <w:divBdr>
            <w:top w:val="none" w:sz="0" w:space="0" w:color="auto"/>
            <w:left w:val="none" w:sz="0" w:space="0" w:color="auto"/>
            <w:bottom w:val="none" w:sz="0" w:space="0" w:color="auto"/>
            <w:right w:val="none" w:sz="0" w:space="0" w:color="auto"/>
          </w:divBdr>
        </w:div>
        <w:div w:id="590356462">
          <w:marLeft w:val="640"/>
          <w:marRight w:val="0"/>
          <w:marTop w:val="0"/>
          <w:marBottom w:val="0"/>
          <w:divBdr>
            <w:top w:val="none" w:sz="0" w:space="0" w:color="auto"/>
            <w:left w:val="none" w:sz="0" w:space="0" w:color="auto"/>
            <w:bottom w:val="none" w:sz="0" w:space="0" w:color="auto"/>
            <w:right w:val="none" w:sz="0" w:space="0" w:color="auto"/>
          </w:divBdr>
        </w:div>
        <w:div w:id="2086535250">
          <w:marLeft w:val="640"/>
          <w:marRight w:val="0"/>
          <w:marTop w:val="0"/>
          <w:marBottom w:val="0"/>
          <w:divBdr>
            <w:top w:val="none" w:sz="0" w:space="0" w:color="auto"/>
            <w:left w:val="none" w:sz="0" w:space="0" w:color="auto"/>
            <w:bottom w:val="none" w:sz="0" w:space="0" w:color="auto"/>
            <w:right w:val="none" w:sz="0" w:space="0" w:color="auto"/>
          </w:divBdr>
        </w:div>
        <w:div w:id="1466507837">
          <w:marLeft w:val="640"/>
          <w:marRight w:val="0"/>
          <w:marTop w:val="0"/>
          <w:marBottom w:val="0"/>
          <w:divBdr>
            <w:top w:val="none" w:sz="0" w:space="0" w:color="auto"/>
            <w:left w:val="none" w:sz="0" w:space="0" w:color="auto"/>
            <w:bottom w:val="none" w:sz="0" w:space="0" w:color="auto"/>
            <w:right w:val="none" w:sz="0" w:space="0" w:color="auto"/>
          </w:divBdr>
        </w:div>
        <w:div w:id="373583018">
          <w:marLeft w:val="640"/>
          <w:marRight w:val="0"/>
          <w:marTop w:val="0"/>
          <w:marBottom w:val="0"/>
          <w:divBdr>
            <w:top w:val="none" w:sz="0" w:space="0" w:color="auto"/>
            <w:left w:val="none" w:sz="0" w:space="0" w:color="auto"/>
            <w:bottom w:val="none" w:sz="0" w:space="0" w:color="auto"/>
            <w:right w:val="none" w:sz="0" w:space="0" w:color="auto"/>
          </w:divBdr>
        </w:div>
        <w:div w:id="1801455121">
          <w:marLeft w:val="640"/>
          <w:marRight w:val="0"/>
          <w:marTop w:val="0"/>
          <w:marBottom w:val="0"/>
          <w:divBdr>
            <w:top w:val="none" w:sz="0" w:space="0" w:color="auto"/>
            <w:left w:val="none" w:sz="0" w:space="0" w:color="auto"/>
            <w:bottom w:val="none" w:sz="0" w:space="0" w:color="auto"/>
            <w:right w:val="none" w:sz="0" w:space="0" w:color="auto"/>
          </w:divBdr>
        </w:div>
        <w:div w:id="958803877">
          <w:marLeft w:val="640"/>
          <w:marRight w:val="0"/>
          <w:marTop w:val="0"/>
          <w:marBottom w:val="0"/>
          <w:divBdr>
            <w:top w:val="none" w:sz="0" w:space="0" w:color="auto"/>
            <w:left w:val="none" w:sz="0" w:space="0" w:color="auto"/>
            <w:bottom w:val="none" w:sz="0" w:space="0" w:color="auto"/>
            <w:right w:val="none" w:sz="0" w:space="0" w:color="auto"/>
          </w:divBdr>
        </w:div>
        <w:div w:id="1749227499">
          <w:marLeft w:val="640"/>
          <w:marRight w:val="0"/>
          <w:marTop w:val="0"/>
          <w:marBottom w:val="0"/>
          <w:divBdr>
            <w:top w:val="none" w:sz="0" w:space="0" w:color="auto"/>
            <w:left w:val="none" w:sz="0" w:space="0" w:color="auto"/>
            <w:bottom w:val="none" w:sz="0" w:space="0" w:color="auto"/>
            <w:right w:val="none" w:sz="0" w:space="0" w:color="auto"/>
          </w:divBdr>
        </w:div>
        <w:div w:id="347558595">
          <w:marLeft w:val="640"/>
          <w:marRight w:val="0"/>
          <w:marTop w:val="0"/>
          <w:marBottom w:val="0"/>
          <w:divBdr>
            <w:top w:val="none" w:sz="0" w:space="0" w:color="auto"/>
            <w:left w:val="none" w:sz="0" w:space="0" w:color="auto"/>
            <w:bottom w:val="none" w:sz="0" w:space="0" w:color="auto"/>
            <w:right w:val="none" w:sz="0" w:space="0" w:color="auto"/>
          </w:divBdr>
        </w:div>
        <w:div w:id="313529671">
          <w:marLeft w:val="640"/>
          <w:marRight w:val="0"/>
          <w:marTop w:val="0"/>
          <w:marBottom w:val="0"/>
          <w:divBdr>
            <w:top w:val="none" w:sz="0" w:space="0" w:color="auto"/>
            <w:left w:val="none" w:sz="0" w:space="0" w:color="auto"/>
            <w:bottom w:val="none" w:sz="0" w:space="0" w:color="auto"/>
            <w:right w:val="none" w:sz="0" w:space="0" w:color="auto"/>
          </w:divBdr>
        </w:div>
        <w:div w:id="1147554514">
          <w:marLeft w:val="640"/>
          <w:marRight w:val="0"/>
          <w:marTop w:val="0"/>
          <w:marBottom w:val="0"/>
          <w:divBdr>
            <w:top w:val="none" w:sz="0" w:space="0" w:color="auto"/>
            <w:left w:val="none" w:sz="0" w:space="0" w:color="auto"/>
            <w:bottom w:val="none" w:sz="0" w:space="0" w:color="auto"/>
            <w:right w:val="none" w:sz="0" w:space="0" w:color="auto"/>
          </w:divBdr>
        </w:div>
        <w:div w:id="2080709190">
          <w:marLeft w:val="640"/>
          <w:marRight w:val="0"/>
          <w:marTop w:val="0"/>
          <w:marBottom w:val="0"/>
          <w:divBdr>
            <w:top w:val="none" w:sz="0" w:space="0" w:color="auto"/>
            <w:left w:val="none" w:sz="0" w:space="0" w:color="auto"/>
            <w:bottom w:val="none" w:sz="0" w:space="0" w:color="auto"/>
            <w:right w:val="none" w:sz="0" w:space="0" w:color="auto"/>
          </w:divBdr>
        </w:div>
        <w:div w:id="2064598588">
          <w:marLeft w:val="640"/>
          <w:marRight w:val="0"/>
          <w:marTop w:val="0"/>
          <w:marBottom w:val="0"/>
          <w:divBdr>
            <w:top w:val="none" w:sz="0" w:space="0" w:color="auto"/>
            <w:left w:val="none" w:sz="0" w:space="0" w:color="auto"/>
            <w:bottom w:val="none" w:sz="0" w:space="0" w:color="auto"/>
            <w:right w:val="none" w:sz="0" w:space="0" w:color="auto"/>
          </w:divBdr>
        </w:div>
        <w:div w:id="2011253906">
          <w:marLeft w:val="640"/>
          <w:marRight w:val="0"/>
          <w:marTop w:val="0"/>
          <w:marBottom w:val="0"/>
          <w:divBdr>
            <w:top w:val="none" w:sz="0" w:space="0" w:color="auto"/>
            <w:left w:val="none" w:sz="0" w:space="0" w:color="auto"/>
            <w:bottom w:val="none" w:sz="0" w:space="0" w:color="auto"/>
            <w:right w:val="none" w:sz="0" w:space="0" w:color="auto"/>
          </w:divBdr>
        </w:div>
        <w:div w:id="276985078">
          <w:marLeft w:val="640"/>
          <w:marRight w:val="0"/>
          <w:marTop w:val="0"/>
          <w:marBottom w:val="0"/>
          <w:divBdr>
            <w:top w:val="none" w:sz="0" w:space="0" w:color="auto"/>
            <w:left w:val="none" w:sz="0" w:space="0" w:color="auto"/>
            <w:bottom w:val="none" w:sz="0" w:space="0" w:color="auto"/>
            <w:right w:val="none" w:sz="0" w:space="0" w:color="auto"/>
          </w:divBdr>
        </w:div>
        <w:div w:id="868758636">
          <w:marLeft w:val="640"/>
          <w:marRight w:val="0"/>
          <w:marTop w:val="0"/>
          <w:marBottom w:val="0"/>
          <w:divBdr>
            <w:top w:val="none" w:sz="0" w:space="0" w:color="auto"/>
            <w:left w:val="none" w:sz="0" w:space="0" w:color="auto"/>
            <w:bottom w:val="none" w:sz="0" w:space="0" w:color="auto"/>
            <w:right w:val="none" w:sz="0" w:space="0" w:color="auto"/>
          </w:divBdr>
        </w:div>
        <w:div w:id="472915181">
          <w:marLeft w:val="640"/>
          <w:marRight w:val="0"/>
          <w:marTop w:val="0"/>
          <w:marBottom w:val="0"/>
          <w:divBdr>
            <w:top w:val="none" w:sz="0" w:space="0" w:color="auto"/>
            <w:left w:val="none" w:sz="0" w:space="0" w:color="auto"/>
            <w:bottom w:val="none" w:sz="0" w:space="0" w:color="auto"/>
            <w:right w:val="none" w:sz="0" w:space="0" w:color="auto"/>
          </w:divBdr>
        </w:div>
        <w:div w:id="1186600885">
          <w:marLeft w:val="640"/>
          <w:marRight w:val="0"/>
          <w:marTop w:val="0"/>
          <w:marBottom w:val="0"/>
          <w:divBdr>
            <w:top w:val="none" w:sz="0" w:space="0" w:color="auto"/>
            <w:left w:val="none" w:sz="0" w:space="0" w:color="auto"/>
            <w:bottom w:val="none" w:sz="0" w:space="0" w:color="auto"/>
            <w:right w:val="none" w:sz="0" w:space="0" w:color="auto"/>
          </w:divBdr>
        </w:div>
        <w:div w:id="9380543">
          <w:marLeft w:val="640"/>
          <w:marRight w:val="0"/>
          <w:marTop w:val="0"/>
          <w:marBottom w:val="0"/>
          <w:divBdr>
            <w:top w:val="none" w:sz="0" w:space="0" w:color="auto"/>
            <w:left w:val="none" w:sz="0" w:space="0" w:color="auto"/>
            <w:bottom w:val="none" w:sz="0" w:space="0" w:color="auto"/>
            <w:right w:val="none" w:sz="0" w:space="0" w:color="auto"/>
          </w:divBdr>
        </w:div>
        <w:div w:id="354501378">
          <w:marLeft w:val="640"/>
          <w:marRight w:val="0"/>
          <w:marTop w:val="0"/>
          <w:marBottom w:val="0"/>
          <w:divBdr>
            <w:top w:val="none" w:sz="0" w:space="0" w:color="auto"/>
            <w:left w:val="none" w:sz="0" w:space="0" w:color="auto"/>
            <w:bottom w:val="none" w:sz="0" w:space="0" w:color="auto"/>
            <w:right w:val="none" w:sz="0" w:space="0" w:color="auto"/>
          </w:divBdr>
        </w:div>
        <w:div w:id="949121850">
          <w:marLeft w:val="640"/>
          <w:marRight w:val="0"/>
          <w:marTop w:val="0"/>
          <w:marBottom w:val="0"/>
          <w:divBdr>
            <w:top w:val="none" w:sz="0" w:space="0" w:color="auto"/>
            <w:left w:val="none" w:sz="0" w:space="0" w:color="auto"/>
            <w:bottom w:val="none" w:sz="0" w:space="0" w:color="auto"/>
            <w:right w:val="none" w:sz="0" w:space="0" w:color="auto"/>
          </w:divBdr>
        </w:div>
        <w:div w:id="485442436">
          <w:marLeft w:val="640"/>
          <w:marRight w:val="0"/>
          <w:marTop w:val="0"/>
          <w:marBottom w:val="0"/>
          <w:divBdr>
            <w:top w:val="none" w:sz="0" w:space="0" w:color="auto"/>
            <w:left w:val="none" w:sz="0" w:space="0" w:color="auto"/>
            <w:bottom w:val="none" w:sz="0" w:space="0" w:color="auto"/>
            <w:right w:val="none" w:sz="0" w:space="0" w:color="auto"/>
          </w:divBdr>
        </w:div>
        <w:div w:id="940576210">
          <w:marLeft w:val="640"/>
          <w:marRight w:val="0"/>
          <w:marTop w:val="0"/>
          <w:marBottom w:val="0"/>
          <w:divBdr>
            <w:top w:val="none" w:sz="0" w:space="0" w:color="auto"/>
            <w:left w:val="none" w:sz="0" w:space="0" w:color="auto"/>
            <w:bottom w:val="none" w:sz="0" w:space="0" w:color="auto"/>
            <w:right w:val="none" w:sz="0" w:space="0" w:color="auto"/>
          </w:divBdr>
        </w:div>
        <w:div w:id="749814398">
          <w:marLeft w:val="640"/>
          <w:marRight w:val="0"/>
          <w:marTop w:val="0"/>
          <w:marBottom w:val="0"/>
          <w:divBdr>
            <w:top w:val="none" w:sz="0" w:space="0" w:color="auto"/>
            <w:left w:val="none" w:sz="0" w:space="0" w:color="auto"/>
            <w:bottom w:val="none" w:sz="0" w:space="0" w:color="auto"/>
            <w:right w:val="none" w:sz="0" w:space="0" w:color="auto"/>
          </w:divBdr>
        </w:div>
        <w:div w:id="1884707346">
          <w:marLeft w:val="640"/>
          <w:marRight w:val="0"/>
          <w:marTop w:val="0"/>
          <w:marBottom w:val="0"/>
          <w:divBdr>
            <w:top w:val="none" w:sz="0" w:space="0" w:color="auto"/>
            <w:left w:val="none" w:sz="0" w:space="0" w:color="auto"/>
            <w:bottom w:val="none" w:sz="0" w:space="0" w:color="auto"/>
            <w:right w:val="none" w:sz="0" w:space="0" w:color="auto"/>
          </w:divBdr>
        </w:div>
        <w:div w:id="87392024">
          <w:marLeft w:val="640"/>
          <w:marRight w:val="0"/>
          <w:marTop w:val="0"/>
          <w:marBottom w:val="0"/>
          <w:divBdr>
            <w:top w:val="none" w:sz="0" w:space="0" w:color="auto"/>
            <w:left w:val="none" w:sz="0" w:space="0" w:color="auto"/>
            <w:bottom w:val="none" w:sz="0" w:space="0" w:color="auto"/>
            <w:right w:val="none" w:sz="0" w:space="0" w:color="auto"/>
          </w:divBdr>
        </w:div>
        <w:div w:id="1688286741">
          <w:marLeft w:val="640"/>
          <w:marRight w:val="0"/>
          <w:marTop w:val="0"/>
          <w:marBottom w:val="0"/>
          <w:divBdr>
            <w:top w:val="none" w:sz="0" w:space="0" w:color="auto"/>
            <w:left w:val="none" w:sz="0" w:space="0" w:color="auto"/>
            <w:bottom w:val="none" w:sz="0" w:space="0" w:color="auto"/>
            <w:right w:val="none" w:sz="0" w:space="0" w:color="auto"/>
          </w:divBdr>
        </w:div>
        <w:div w:id="1619070625">
          <w:marLeft w:val="640"/>
          <w:marRight w:val="0"/>
          <w:marTop w:val="0"/>
          <w:marBottom w:val="0"/>
          <w:divBdr>
            <w:top w:val="none" w:sz="0" w:space="0" w:color="auto"/>
            <w:left w:val="none" w:sz="0" w:space="0" w:color="auto"/>
            <w:bottom w:val="none" w:sz="0" w:space="0" w:color="auto"/>
            <w:right w:val="none" w:sz="0" w:space="0" w:color="auto"/>
          </w:divBdr>
        </w:div>
        <w:div w:id="1288468482">
          <w:marLeft w:val="640"/>
          <w:marRight w:val="0"/>
          <w:marTop w:val="0"/>
          <w:marBottom w:val="0"/>
          <w:divBdr>
            <w:top w:val="none" w:sz="0" w:space="0" w:color="auto"/>
            <w:left w:val="none" w:sz="0" w:space="0" w:color="auto"/>
            <w:bottom w:val="none" w:sz="0" w:space="0" w:color="auto"/>
            <w:right w:val="none" w:sz="0" w:space="0" w:color="auto"/>
          </w:divBdr>
        </w:div>
        <w:div w:id="471482056">
          <w:marLeft w:val="640"/>
          <w:marRight w:val="0"/>
          <w:marTop w:val="0"/>
          <w:marBottom w:val="0"/>
          <w:divBdr>
            <w:top w:val="none" w:sz="0" w:space="0" w:color="auto"/>
            <w:left w:val="none" w:sz="0" w:space="0" w:color="auto"/>
            <w:bottom w:val="none" w:sz="0" w:space="0" w:color="auto"/>
            <w:right w:val="none" w:sz="0" w:space="0" w:color="auto"/>
          </w:divBdr>
        </w:div>
        <w:div w:id="575281428">
          <w:marLeft w:val="640"/>
          <w:marRight w:val="0"/>
          <w:marTop w:val="0"/>
          <w:marBottom w:val="0"/>
          <w:divBdr>
            <w:top w:val="none" w:sz="0" w:space="0" w:color="auto"/>
            <w:left w:val="none" w:sz="0" w:space="0" w:color="auto"/>
            <w:bottom w:val="none" w:sz="0" w:space="0" w:color="auto"/>
            <w:right w:val="none" w:sz="0" w:space="0" w:color="auto"/>
          </w:divBdr>
        </w:div>
        <w:div w:id="880553284">
          <w:marLeft w:val="640"/>
          <w:marRight w:val="0"/>
          <w:marTop w:val="0"/>
          <w:marBottom w:val="0"/>
          <w:divBdr>
            <w:top w:val="none" w:sz="0" w:space="0" w:color="auto"/>
            <w:left w:val="none" w:sz="0" w:space="0" w:color="auto"/>
            <w:bottom w:val="none" w:sz="0" w:space="0" w:color="auto"/>
            <w:right w:val="none" w:sz="0" w:space="0" w:color="auto"/>
          </w:divBdr>
        </w:div>
        <w:div w:id="528950035">
          <w:marLeft w:val="640"/>
          <w:marRight w:val="0"/>
          <w:marTop w:val="0"/>
          <w:marBottom w:val="0"/>
          <w:divBdr>
            <w:top w:val="none" w:sz="0" w:space="0" w:color="auto"/>
            <w:left w:val="none" w:sz="0" w:space="0" w:color="auto"/>
            <w:bottom w:val="none" w:sz="0" w:space="0" w:color="auto"/>
            <w:right w:val="none" w:sz="0" w:space="0" w:color="auto"/>
          </w:divBdr>
        </w:div>
        <w:div w:id="830371317">
          <w:marLeft w:val="640"/>
          <w:marRight w:val="0"/>
          <w:marTop w:val="0"/>
          <w:marBottom w:val="0"/>
          <w:divBdr>
            <w:top w:val="none" w:sz="0" w:space="0" w:color="auto"/>
            <w:left w:val="none" w:sz="0" w:space="0" w:color="auto"/>
            <w:bottom w:val="none" w:sz="0" w:space="0" w:color="auto"/>
            <w:right w:val="none" w:sz="0" w:space="0" w:color="auto"/>
          </w:divBdr>
        </w:div>
        <w:div w:id="1834879200">
          <w:marLeft w:val="640"/>
          <w:marRight w:val="0"/>
          <w:marTop w:val="0"/>
          <w:marBottom w:val="0"/>
          <w:divBdr>
            <w:top w:val="none" w:sz="0" w:space="0" w:color="auto"/>
            <w:left w:val="none" w:sz="0" w:space="0" w:color="auto"/>
            <w:bottom w:val="none" w:sz="0" w:space="0" w:color="auto"/>
            <w:right w:val="none" w:sz="0" w:space="0" w:color="auto"/>
          </w:divBdr>
        </w:div>
        <w:div w:id="94371948">
          <w:marLeft w:val="640"/>
          <w:marRight w:val="0"/>
          <w:marTop w:val="0"/>
          <w:marBottom w:val="0"/>
          <w:divBdr>
            <w:top w:val="none" w:sz="0" w:space="0" w:color="auto"/>
            <w:left w:val="none" w:sz="0" w:space="0" w:color="auto"/>
            <w:bottom w:val="none" w:sz="0" w:space="0" w:color="auto"/>
            <w:right w:val="none" w:sz="0" w:space="0" w:color="auto"/>
          </w:divBdr>
        </w:div>
        <w:div w:id="1071392181">
          <w:marLeft w:val="640"/>
          <w:marRight w:val="0"/>
          <w:marTop w:val="0"/>
          <w:marBottom w:val="0"/>
          <w:divBdr>
            <w:top w:val="none" w:sz="0" w:space="0" w:color="auto"/>
            <w:left w:val="none" w:sz="0" w:space="0" w:color="auto"/>
            <w:bottom w:val="none" w:sz="0" w:space="0" w:color="auto"/>
            <w:right w:val="none" w:sz="0" w:space="0" w:color="auto"/>
          </w:divBdr>
        </w:div>
        <w:div w:id="346717120">
          <w:marLeft w:val="640"/>
          <w:marRight w:val="0"/>
          <w:marTop w:val="0"/>
          <w:marBottom w:val="0"/>
          <w:divBdr>
            <w:top w:val="none" w:sz="0" w:space="0" w:color="auto"/>
            <w:left w:val="none" w:sz="0" w:space="0" w:color="auto"/>
            <w:bottom w:val="none" w:sz="0" w:space="0" w:color="auto"/>
            <w:right w:val="none" w:sz="0" w:space="0" w:color="auto"/>
          </w:divBdr>
        </w:div>
        <w:div w:id="723329086">
          <w:marLeft w:val="640"/>
          <w:marRight w:val="0"/>
          <w:marTop w:val="0"/>
          <w:marBottom w:val="0"/>
          <w:divBdr>
            <w:top w:val="none" w:sz="0" w:space="0" w:color="auto"/>
            <w:left w:val="none" w:sz="0" w:space="0" w:color="auto"/>
            <w:bottom w:val="none" w:sz="0" w:space="0" w:color="auto"/>
            <w:right w:val="none" w:sz="0" w:space="0" w:color="auto"/>
          </w:divBdr>
        </w:div>
        <w:div w:id="1896575681">
          <w:marLeft w:val="640"/>
          <w:marRight w:val="0"/>
          <w:marTop w:val="0"/>
          <w:marBottom w:val="0"/>
          <w:divBdr>
            <w:top w:val="none" w:sz="0" w:space="0" w:color="auto"/>
            <w:left w:val="none" w:sz="0" w:space="0" w:color="auto"/>
            <w:bottom w:val="none" w:sz="0" w:space="0" w:color="auto"/>
            <w:right w:val="none" w:sz="0" w:space="0" w:color="auto"/>
          </w:divBdr>
        </w:div>
        <w:div w:id="1845591425">
          <w:marLeft w:val="640"/>
          <w:marRight w:val="0"/>
          <w:marTop w:val="0"/>
          <w:marBottom w:val="0"/>
          <w:divBdr>
            <w:top w:val="none" w:sz="0" w:space="0" w:color="auto"/>
            <w:left w:val="none" w:sz="0" w:space="0" w:color="auto"/>
            <w:bottom w:val="none" w:sz="0" w:space="0" w:color="auto"/>
            <w:right w:val="none" w:sz="0" w:space="0" w:color="auto"/>
          </w:divBdr>
        </w:div>
        <w:div w:id="1839152491">
          <w:marLeft w:val="640"/>
          <w:marRight w:val="0"/>
          <w:marTop w:val="0"/>
          <w:marBottom w:val="0"/>
          <w:divBdr>
            <w:top w:val="none" w:sz="0" w:space="0" w:color="auto"/>
            <w:left w:val="none" w:sz="0" w:space="0" w:color="auto"/>
            <w:bottom w:val="none" w:sz="0" w:space="0" w:color="auto"/>
            <w:right w:val="none" w:sz="0" w:space="0" w:color="auto"/>
          </w:divBdr>
        </w:div>
        <w:div w:id="1580212874">
          <w:marLeft w:val="640"/>
          <w:marRight w:val="0"/>
          <w:marTop w:val="0"/>
          <w:marBottom w:val="0"/>
          <w:divBdr>
            <w:top w:val="none" w:sz="0" w:space="0" w:color="auto"/>
            <w:left w:val="none" w:sz="0" w:space="0" w:color="auto"/>
            <w:bottom w:val="none" w:sz="0" w:space="0" w:color="auto"/>
            <w:right w:val="none" w:sz="0" w:space="0" w:color="auto"/>
          </w:divBdr>
        </w:div>
        <w:div w:id="140928998">
          <w:marLeft w:val="640"/>
          <w:marRight w:val="0"/>
          <w:marTop w:val="0"/>
          <w:marBottom w:val="0"/>
          <w:divBdr>
            <w:top w:val="none" w:sz="0" w:space="0" w:color="auto"/>
            <w:left w:val="none" w:sz="0" w:space="0" w:color="auto"/>
            <w:bottom w:val="none" w:sz="0" w:space="0" w:color="auto"/>
            <w:right w:val="none" w:sz="0" w:space="0" w:color="auto"/>
          </w:divBdr>
        </w:div>
        <w:div w:id="2115201609">
          <w:marLeft w:val="640"/>
          <w:marRight w:val="0"/>
          <w:marTop w:val="0"/>
          <w:marBottom w:val="0"/>
          <w:divBdr>
            <w:top w:val="none" w:sz="0" w:space="0" w:color="auto"/>
            <w:left w:val="none" w:sz="0" w:space="0" w:color="auto"/>
            <w:bottom w:val="none" w:sz="0" w:space="0" w:color="auto"/>
            <w:right w:val="none" w:sz="0" w:space="0" w:color="auto"/>
          </w:divBdr>
        </w:div>
        <w:div w:id="593783748">
          <w:marLeft w:val="640"/>
          <w:marRight w:val="0"/>
          <w:marTop w:val="0"/>
          <w:marBottom w:val="0"/>
          <w:divBdr>
            <w:top w:val="none" w:sz="0" w:space="0" w:color="auto"/>
            <w:left w:val="none" w:sz="0" w:space="0" w:color="auto"/>
            <w:bottom w:val="none" w:sz="0" w:space="0" w:color="auto"/>
            <w:right w:val="none" w:sz="0" w:space="0" w:color="auto"/>
          </w:divBdr>
        </w:div>
        <w:div w:id="1420785298">
          <w:marLeft w:val="640"/>
          <w:marRight w:val="0"/>
          <w:marTop w:val="0"/>
          <w:marBottom w:val="0"/>
          <w:divBdr>
            <w:top w:val="none" w:sz="0" w:space="0" w:color="auto"/>
            <w:left w:val="none" w:sz="0" w:space="0" w:color="auto"/>
            <w:bottom w:val="none" w:sz="0" w:space="0" w:color="auto"/>
            <w:right w:val="none" w:sz="0" w:space="0" w:color="auto"/>
          </w:divBdr>
        </w:div>
        <w:div w:id="1788355376">
          <w:marLeft w:val="640"/>
          <w:marRight w:val="0"/>
          <w:marTop w:val="0"/>
          <w:marBottom w:val="0"/>
          <w:divBdr>
            <w:top w:val="none" w:sz="0" w:space="0" w:color="auto"/>
            <w:left w:val="none" w:sz="0" w:space="0" w:color="auto"/>
            <w:bottom w:val="none" w:sz="0" w:space="0" w:color="auto"/>
            <w:right w:val="none" w:sz="0" w:space="0" w:color="auto"/>
          </w:divBdr>
        </w:div>
        <w:div w:id="1772817657">
          <w:marLeft w:val="640"/>
          <w:marRight w:val="0"/>
          <w:marTop w:val="0"/>
          <w:marBottom w:val="0"/>
          <w:divBdr>
            <w:top w:val="none" w:sz="0" w:space="0" w:color="auto"/>
            <w:left w:val="none" w:sz="0" w:space="0" w:color="auto"/>
            <w:bottom w:val="none" w:sz="0" w:space="0" w:color="auto"/>
            <w:right w:val="none" w:sz="0" w:space="0" w:color="auto"/>
          </w:divBdr>
        </w:div>
        <w:div w:id="1232691713">
          <w:marLeft w:val="640"/>
          <w:marRight w:val="0"/>
          <w:marTop w:val="0"/>
          <w:marBottom w:val="0"/>
          <w:divBdr>
            <w:top w:val="none" w:sz="0" w:space="0" w:color="auto"/>
            <w:left w:val="none" w:sz="0" w:space="0" w:color="auto"/>
            <w:bottom w:val="none" w:sz="0" w:space="0" w:color="auto"/>
            <w:right w:val="none" w:sz="0" w:space="0" w:color="auto"/>
          </w:divBdr>
        </w:div>
        <w:div w:id="1773469724">
          <w:marLeft w:val="640"/>
          <w:marRight w:val="0"/>
          <w:marTop w:val="0"/>
          <w:marBottom w:val="0"/>
          <w:divBdr>
            <w:top w:val="none" w:sz="0" w:space="0" w:color="auto"/>
            <w:left w:val="none" w:sz="0" w:space="0" w:color="auto"/>
            <w:bottom w:val="none" w:sz="0" w:space="0" w:color="auto"/>
            <w:right w:val="none" w:sz="0" w:space="0" w:color="auto"/>
          </w:divBdr>
        </w:div>
        <w:div w:id="1210340023">
          <w:marLeft w:val="640"/>
          <w:marRight w:val="0"/>
          <w:marTop w:val="0"/>
          <w:marBottom w:val="0"/>
          <w:divBdr>
            <w:top w:val="none" w:sz="0" w:space="0" w:color="auto"/>
            <w:left w:val="none" w:sz="0" w:space="0" w:color="auto"/>
            <w:bottom w:val="none" w:sz="0" w:space="0" w:color="auto"/>
            <w:right w:val="none" w:sz="0" w:space="0" w:color="auto"/>
          </w:divBdr>
        </w:div>
        <w:div w:id="1426917888">
          <w:marLeft w:val="640"/>
          <w:marRight w:val="0"/>
          <w:marTop w:val="0"/>
          <w:marBottom w:val="0"/>
          <w:divBdr>
            <w:top w:val="none" w:sz="0" w:space="0" w:color="auto"/>
            <w:left w:val="none" w:sz="0" w:space="0" w:color="auto"/>
            <w:bottom w:val="none" w:sz="0" w:space="0" w:color="auto"/>
            <w:right w:val="none" w:sz="0" w:space="0" w:color="auto"/>
          </w:divBdr>
        </w:div>
        <w:div w:id="954143326">
          <w:marLeft w:val="640"/>
          <w:marRight w:val="0"/>
          <w:marTop w:val="0"/>
          <w:marBottom w:val="0"/>
          <w:divBdr>
            <w:top w:val="none" w:sz="0" w:space="0" w:color="auto"/>
            <w:left w:val="none" w:sz="0" w:space="0" w:color="auto"/>
            <w:bottom w:val="none" w:sz="0" w:space="0" w:color="auto"/>
            <w:right w:val="none" w:sz="0" w:space="0" w:color="auto"/>
          </w:divBdr>
        </w:div>
        <w:div w:id="638999256">
          <w:marLeft w:val="640"/>
          <w:marRight w:val="0"/>
          <w:marTop w:val="0"/>
          <w:marBottom w:val="0"/>
          <w:divBdr>
            <w:top w:val="none" w:sz="0" w:space="0" w:color="auto"/>
            <w:left w:val="none" w:sz="0" w:space="0" w:color="auto"/>
            <w:bottom w:val="none" w:sz="0" w:space="0" w:color="auto"/>
            <w:right w:val="none" w:sz="0" w:space="0" w:color="auto"/>
          </w:divBdr>
        </w:div>
        <w:div w:id="757025916">
          <w:marLeft w:val="640"/>
          <w:marRight w:val="0"/>
          <w:marTop w:val="0"/>
          <w:marBottom w:val="0"/>
          <w:divBdr>
            <w:top w:val="none" w:sz="0" w:space="0" w:color="auto"/>
            <w:left w:val="none" w:sz="0" w:space="0" w:color="auto"/>
            <w:bottom w:val="none" w:sz="0" w:space="0" w:color="auto"/>
            <w:right w:val="none" w:sz="0" w:space="0" w:color="auto"/>
          </w:divBdr>
        </w:div>
        <w:div w:id="1616133687">
          <w:marLeft w:val="640"/>
          <w:marRight w:val="0"/>
          <w:marTop w:val="0"/>
          <w:marBottom w:val="0"/>
          <w:divBdr>
            <w:top w:val="none" w:sz="0" w:space="0" w:color="auto"/>
            <w:left w:val="none" w:sz="0" w:space="0" w:color="auto"/>
            <w:bottom w:val="none" w:sz="0" w:space="0" w:color="auto"/>
            <w:right w:val="none" w:sz="0" w:space="0" w:color="auto"/>
          </w:divBdr>
        </w:div>
        <w:div w:id="1786927681">
          <w:marLeft w:val="640"/>
          <w:marRight w:val="0"/>
          <w:marTop w:val="0"/>
          <w:marBottom w:val="0"/>
          <w:divBdr>
            <w:top w:val="none" w:sz="0" w:space="0" w:color="auto"/>
            <w:left w:val="none" w:sz="0" w:space="0" w:color="auto"/>
            <w:bottom w:val="none" w:sz="0" w:space="0" w:color="auto"/>
            <w:right w:val="none" w:sz="0" w:space="0" w:color="auto"/>
          </w:divBdr>
        </w:div>
        <w:div w:id="208037238">
          <w:marLeft w:val="640"/>
          <w:marRight w:val="0"/>
          <w:marTop w:val="0"/>
          <w:marBottom w:val="0"/>
          <w:divBdr>
            <w:top w:val="none" w:sz="0" w:space="0" w:color="auto"/>
            <w:left w:val="none" w:sz="0" w:space="0" w:color="auto"/>
            <w:bottom w:val="none" w:sz="0" w:space="0" w:color="auto"/>
            <w:right w:val="none" w:sz="0" w:space="0" w:color="auto"/>
          </w:divBdr>
        </w:div>
        <w:div w:id="375011744">
          <w:marLeft w:val="640"/>
          <w:marRight w:val="0"/>
          <w:marTop w:val="0"/>
          <w:marBottom w:val="0"/>
          <w:divBdr>
            <w:top w:val="none" w:sz="0" w:space="0" w:color="auto"/>
            <w:left w:val="none" w:sz="0" w:space="0" w:color="auto"/>
            <w:bottom w:val="none" w:sz="0" w:space="0" w:color="auto"/>
            <w:right w:val="none" w:sz="0" w:space="0" w:color="auto"/>
          </w:divBdr>
        </w:div>
        <w:div w:id="1378624221">
          <w:marLeft w:val="640"/>
          <w:marRight w:val="0"/>
          <w:marTop w:val="0"/>
          <w:marBottom w:val="0"/>
          <w:divBdr>
            <w:top w:val="none" w:sz="0" w:space="0" w:color="auto"/>
            <w:left w:val="none" w:sz="0" w:space="0" w:color="auto"/>
            <w:bottom w:val="none" w:sz="0" w:space="0" w:color="auto"/>
            <w:right w:val="none" w:sz="0" w:space="0" w:color="auto"/>
          </w:divBdr>
        </w:div>
        <w:div w:id="2100833838">
          <w:marLeft w:val="640"/>
          <w:marRight w:val="0"/>
          <w:marTop w:val="0"/>
          <w:marBottom w:val="0"/>
          <w:divBdr>
            <w:top w:val="none" w:sz="0" w:space="0" w:color="auto"/>
            <w:left w:val="none" w:sz="0" w:space="0" w:color="auto"/>
            <w:bottom w:val="none" w:sz="0" w:space="0" w:color="auto"/>
            <w:right w:val="none" w:sz="0" w:space="0" w:color="auto"/>
          </w:divBdr>
        </w:div>
        <w:div w:id="537477568">
          <w:marLeft w:val="640"/>
          <w:marRight w:val="0"/>
          <w:marTop w:val="0"/>
          <w:marBottom w:val="0"/>
          <w:divBdr>
            <w:top w:val="none" w:sz="0" w:space="0" w:color="auto"/>
            <w:left w:val="none" w:sz="0" w:space="0" w:color="auto"/>
            <w:bottom w:val="none" w:sz="0" w:space="0" w:color="auto"/>
            <w:right w:val="none" w:sz="0" w:space="0" w:color="auto"/>
          </w:divBdr>
        </w:div>
        <w:div w:id="1824084153">
          <w:marLeft w:val="640"/>
          <w:marRight w:val="0"/>
          <w:marTop w:val="0"/>
          <w:marBottom w:val="0"/>
          <w:divBdr>
            <w:top w:val="none" w:sz="0" w:space="0" w:color="auto"/>
            <w:left w:val="none" w:sz="0" w:space="0" w:color="auto"/>
            <w:bottom w:val="none" w:sz="0" w:space="0" w:color="auto"/>
            <w:right w:val="none" w:sz="0" w:space="0" w:color="auto"/>
          </w:divBdr>
        </w:div>
        <w:div w:id="2012826847">
          <w:marLeft w:val="640"/>
          <w:marRight w:val="0"/>
          <w:marTop w:val="0"/>
          <w:marBottom w:val="0"/>
          <w:divBdr>
            <w:top w:val="none" w:sz="0" w:space="0" w:color="auto"/>
            <w:left w:val="none" w:sz="0" w:space="0" w:color="auto"/>
            <w:bottom w:val="none" w:sz="0" w:space="0" w:color="auto"/>
            <w:right w:val="none" w:sz="0" w:space="0" w:color="auto"/>
          </w:divBdr>
        </w:div>
        <w:div w:id="757100356">
          <w:marLeft w:val="640"/>
          <w:marRight w:val="0"/>
          <w:marTop w:val="0"/>
          <w:marBottom w:val="0"/>
          <w:divBdr>
            <w:top w:val="none" w:sz="0" w:space="0" w:color="auto"/>
            <w:left w:val="none" w:sz="0" w:space="0" w:color="auto"/>
            <w:bottom w:val="none" w:sz="0" w:space="0" w:color="auto"/>
            <w:right w:val="none" w:sz="0" w:space="0" w:color="auto"/>
          </w:divBdr>
        </w:div>
        <w:div w:id="807474732">
          <w:marLeft w:val="640"/>
          <w:marRight w:val="0"/>
          <w:marTop w:val="0"/>
          <w:marBottom w:val="0"/>
          <w:divBdr>
            <w:top w:val="none" w:sz="0" w:space="0" w:color="auto"/>
            <w:left w:val="none" w:sz="0" w:space="0" w:color="auto"/>
            <w:bottom w:val="none" w:sz="0" w:space="0" w:color="auto"/>
            <w:right w:val="none" w:sz="0" w:space="0" w:color="auto"/>
          </w:divBdr>
        </w:div>
        <w:div w:id="826016906">
          <w:marLeft w:val="640"/>
          <w:marRight w:val="0"/>
          <w:marTop w:val="0"/>
          <w:marBottom w:val="0"/>
          <w:divBdr>
            <w:top w:val="none" w:sz="0" w:space="0" w:color="auto"/>
            <w:left w:val="none" w:sz="0" w:space="0" w:color="auto"/>
            <w:bottom w:val="none" w:sz="0" w:space="0" w:color="auto"/>
            <w:right w:val="none" w:sz="0" w:space="0" w:color="auto"/>
          </w:divBdr>
        </w:div>
        <w:div w:id="435254784">
          <w:marLeft w:val="640"/>
          <w:marRight w:val="0"/>
          <w:marTop w:val="0"/>
          <w:marBottom w:val="0"/>
          <w:divBdr>
            <w:top w:val="none" w:sz="0" w:space="0" w:color="auto"/>
            <w:left w:val="none" w:sz="0" w:space="0" w:color="auto"/>
            <w:bottom w:val="none" w:sz="0" w:space="0" w:color="auto"/>
            <w:right w:val="none" w:sz="0" w:space="0" w:color="auto"/>
          </w:divBdr>
        </w:div>
        <w:div w:id="108668195">
          <w:marLeft w:val="640"/>
          <w:marRight w:val="0"/>
          <w:marTop w:val="0"/>
          <w:marBottom w:val="0"/>
          <w:divBdr>
            <w:top w:val="none" w:sz="0" w:space="0" w:color="auto"/>
            <w:left w:val="none" w:sz="0" w:space="0" w:color="auto"/>
            <w:bottom w:val="none" w:sz="0" w:space="0" w:color="auto"/>
            <w:right w:val="none" w:sz="0" w:space="0" w:color="auto"/>
          </w:divBdr>
        </w:div>
        <w:div w:id="1159537781">
          <w:marLeft w:val="640"/>
          <w:marRight w:val="0"/>
          <w:marTop w:val="0"/>
          <w:marBottom w:val="0"/>
          <w:divBdr>
            <w:top w:val="none" w:sz="0" w:space="0" w:color="auto"/>
            <w:left w:val="none" w:sz="0" w:space="0" w:color="auto"/>
            <w:bottom w:val="none" w:sz="0" w:space="0" w:color="auto"/>
            <w:right w:val="none" w:sz="0" w:space="0" w:color="auto"/>
          </w:divBdr>
        </w:div>
        <w:div w:id="815683158">
          <w:marLeft w:val="640"/>
          <w:marRight w:val="0"/>
          <w:marTop w:val="0"/>
          <w:marBottom w:val="0"/>
          <w:divBdr>
            <w:top w:val="none" w:sz="0" w:space="0" w:color="auto"/>
            <w:left w:val="none" w:sz="0" w:space="0" w:color="auto"/>
            <w:bottom w:val="none" w:sz="0" w:space="0" w:color="auto"/>
            <w:right w:val="none" w:sz="0" w:space="0" w:color="auto"/>
          </w:divBdr>
        </w:div>
        <w:div w:id="1340309065">
          <w:marLeft w:val="640"/>
          <w:marRight w:val="0"/>
          <w:marTop w:val="0"/>
          <w:marBottom w:val="0"/>
          <w:divBdr>
            <w:top w:val="none" w:sz="0" w:space="0" w:color="auto"/>
            <w:left w:val="none" w:sz="0" w:space="0" w:color="auto"/>
            <w:bottom w:val="none" w:sz="0" w:space="0" w:color="auto"/>
            <w:right w:val="none" w:sz="0" w:space="0" w:color="auto"/>
          </w:divBdr>
        </w:div>
        <w:div w:id="1803575032">
          <w:marLeft w:val="640"/>
          <w:marRight w:val="0"/>
          <w:marTop w:val="0"/>
          <w:marBottom w:val="0"/>
          <w:divBdr>
            <w:top w:val="none" w:sz="0" w:space="0" w:color="auto"/>
            <w:left w:val="none" w:sz="0" w:space="0" w:color="auto"/>
            <w:bottom w:val="none" w:sz="0" w:space="0" w:color="auto"/>
            <w:right w:val="none" w:sz="0" w:space="0" w:color="auto"/>
          </w:divBdr>
        </w:div>
        <w:div w:id="2043748306">
          <w:marLeft w:val="640"/>
          <w:marRight w:val="0"/>
          <w:marTop w:val="0"/>
          <w:marBottom w:val="0"/>
          <w:divBdr>
            <w:top w:val="none" w:sz="0" w:space="0" w:color="auto"/>
            <w:left w:val="none" w:sz="0" w:space="0" w:color="auto"/>
            <w:bottom w:val="none" w:sz="0" w:space="0" w:color="auto"/>
            <w:right w:val="none" w:sz="0" w:space="0" w:color="auto"/>
          </w:divBdr>
        </w:div>
        <w:div w:id="1443380636">
          <w:marLeft w:val="640"/>
          <w:marRight w:val="0"/>
          <w:marTop w:val="0"/>
          <w:marBottom w:val="0"/>
          <w:divBdr>
            <w:top w:val="none" w:sz="0" w:space="0" w:color="auto"/>
            <w:left w:val="none" w:sz="0" w:space="0" w:color="auto"/>
            <w:bottom w:val="none" w:sz="0" w:space="0" w:color="auto"/>
            <w:right w:val="none" w:sz="0" w:space="0" w:color="auto"/>
          </w:divBdr>
        </w:div>
        <w:div w:id="765736460">
          <w:marLeft w:val="640"/>
          <w:marRight w:val="0"/>
          <w:marTop w:val="0"/>
          <w:marBottom w:val="0"/>
          <w:divBdr>
            <w:top w:val="none" w:sz="0" w:space="0" w:color="auto"/>
            <w:left w:val="none" w:sz="0" w:space="0" w:color="auto"/>
            <w:bottom w:val="none" w:sz="0" w:space="0" w:color="auto"/>
            <w:right w:val="none" w:sz="0" w:space="0" w:color="auto"/>
          </w:divBdr>
        </w:div>
        <w:div w:id="301277794">
          <w:marLeft w:val="640"/>
          <w:marRight w:val="0"/>
          <w:marTop w:val="0"/>
          <w:marBottom w:val="0"/>
          <w:divBdr>
            <w:top w:val="none" w:sz="0" w:space="0" w:color="auto"/>
            <w:left w:val="none" w:sz="0" w:space="0" w:color="auto"/>
            <w:bottom w:val="none" w:sz="0" w:space="0" w:color="auto"/>
            <w:right w:val="none" w:sz="0" w:space="0" w:color="auto"/>
          </w:divBdr>
        </w:div>
        <w:div w:id="696277360">
          <w:marLeft w:val="640"/>
          <w:marRight w:val="0"/>
          <w:marTop w:val="0"/>
          <w:marBottom w:val="0"/>
          <w:divBdr>
            <w:top w:val="none" w:sz="0" w:space="0" w:color="auto"/>
            <w:left w:val="none" w:sz="0" w:space="0" w:color="auto"/>
            <w:bottom w:val="none" w:sz="0" w:space="0" w:color="auto"/>
            <w:right w:val="none" w:sz="0" w:space="0" w:color="auto"/>
          </w:divBdr>
        </w:div>
        <w:div w:id="1256330112">
          <w:marLeft w:val="640"/>
          <w:marRight w:val="0"/>
          <w:marTop w:val="0"/>
          <w:marBottom w:val="0"/>
          <w:divBdr>
            <w:top w:val="none" w:sz="0" w:space="0" w:color="auto"/>
            <w:left w:val="none" w:sz="0" w:space="0" w:color="auto"/>
            <w:bottom w:val="none" w:sz="0" w:space="0" w:color="auto"/>
            <w:right w:val="none" w:sz="0" w:space="0" w:color="auto"/>
          </w:divBdr>
        </w:div>
        <w:div w:id="383063105">
          <w:marLeft w:val="640"/>
          <w:marRight w:val="0"/>
          <w:marTop w:val="0"/>
          <w:marBottom w:val="0"/>
          <w:divBdr>
            <w:top w:val="none" w:sz="0" w:space="0" w:color="auto"/>
            <w:left w:val="none" w:sz="0" w:space="0" w:color="auto"/>
            <w:bottom w:val="none" w:sz="0" w:space="0" w:color="auto"/>
            <w:right w:val="none" w:sz="0" w:space="0" w:color="auto"/>
          </w:divBdr>
        </w:div>
        <w:div w:id="547910563">
          <w:marLeft w:val="640"/>
          <w:marRight w:val="0"/>
          <w:marTop w:val="0"/>
          <w:marBottom w:val="0"/>
          <w:divBdr>
            <w:top w:val="none" w:sz="0" w:space="0" w:color="auto"/>
            <w:left w:val="none" w:sz="0" w:space="0" w:color="auto"/>
            <w:bottom w:val="none" w:sz="0" w:space="0" w:color="auto"/>
            <w:right w:val="none" w:sz="0" w:space="0" w:color="auto"/>
          </w:divBdr>
        </w:div>
        <w:div w:id="1410737564">
          <w:marLeft w:val="640"/>
          <w:marRight w:val="0"/>
          <w:marTop w:val="0"/>
          <w:marBottom w:val="0"/>
          <w:divBdr>
            <w:top w:val="none" w:sz="0" w:space="0" w:color="auto"/>
            <w:left w:val="none" w:sz="0" w:space="0" w:color="auto"/>
            <w:bottom w:val="none" w:sz="0" w:space="0" w:color="auto"/>
            <w:right w:val="none" w:sz="0" w:space="0" w:color="auto"/>
          </w:divBdr>
        </w:div>
        <w:div w:id="1727487399">
          <w:marLeft w:val="640"/>
          <w:marRight w:val="0"/>
          <w:marTop w:val="0"/>
          <w:marBottom w:val="0"/>
          <w:divBdr>
            <w:top w:val="none" w:sz="0" w:space="0" w:color="auto"/>
            <w:left w:val="none" w:sz="0" w:space="0" w:color="auto"/>
            <w:bottom w:val="none" w:sz="0" w:space="0" w:color="auto"/>
            <w:right w:val="none" w:sz="0" w:space="0" w:color="auto"/>
          </w:divBdr>
        </w:div>
        <w:div w:id="2051831405">
          <w:marLeft w:val="640"/>
          <w:marRight w:val="0"/>
          <w:marTop w:val="0"/>
          <w:marBottom w:val="0"/>
          <w:divBdr>
            <w:top w:val="none" w:sz="0" w:space="0" w:color="auto"/>
            <w:left w:val="none" w:sz="0" w:space="0" w:color="auto"/>
            <w:bottom w:val="none" w:sz="0" w:space="0" w:color="auto"/>
            <w:right w:val="none" w:sz="0" w:space="0" w:color="auto"/>
          </w:divBdr>
        </w:div>
        <w:div w:id="1492866472">
          <w:marLeft w:val="640"/>
          <w:marRight w:val="0"/>
          <w:marTop w:val="0"/>
          <w:marBottom w:val="0"/>
          <w:divBdr>
            <w:top w:val="none" w:sz="0" w:space="0" w:color="auto"/>
            <w:left w:val="none" w:sz="0" w:space="0" w:color="auto"/>
            <w:bottom w:val="none" w:sz="0" w:space="0" w:color="auto"/>
            <w:right w:val="none" w:sz="0" w:space="0" w:color="auto"/>
          </w:divBdr>
        </w:div>
      </w:divsChild>
    </w:div>
    <w:div w:id="639577790">
      <w:bodyDiv w:val="1"/>
      <w:marLeft w:val="0"/>
      <w:marRight w:val="0"/>
      <w:marTop w:val="0"/>
      <w:marBottom w:val="0"/>
      <w:divBdr>
        <w:top w:val="none" w:sz="0" w:space="0" w:color="auto"/>
        <w:left w:val="none" w:sz="0" w:space="0" w:color="auto"/>
        <w:bottom w:val="none" w:sz="0" w:space="0" w:color="auto"/>
        <w:right w:val="none" w:sz="0" w:space="0" w:color="auto"/>
      </w:divBdr>
      <w:divsChild>
        <w:div w:id="746003279">
          <w:marLeft w:val="640"/>
          <w:marRight w:val="0"/>
          <w:marTop w:val="0"/>
          <w:marBottom w:val="0"/>
          <w:divBdr>
            <w:top w:val="none" w:sz="0" w:space="0" w:color="auto"/>
            <w:left w:val="none" w:sz="0" w:space="0" w:color="auto"/>
            <w:bottom w:val="none" w:sz="0" w:space="0" w:color="auto"/>
            <w:right w:val="none" w:sz="0" w:space="0" w:color="auto"/>
          </w:divBdr>
        </w:div>
        <w:div w:id="1197044573">
          <w:marLeft w:val="640"/>
          <w:marRight w:val="0"/>
          <w:marTop w:val="0"/>
          <w:marBottom w:val="0"/>
          <w:divBdr>
            <w:top w:val="none" w:sz="0" w:space="0" w:color="auto"/>
            <w:left w:val="none" w:sz="0" w:space="0" w:color="auto"/>
            <w:bottom w:val="none" w:sz="0" w:space="0" w:color="auto"/>
            <w:right w:val="none" w:sz="0" w:space="0" w:color="auto"/>
          </w:divBdr>
        </w:div>
        <w:div w:id="1651640343">
          <w:marLeft w:val="640"/>
          <w:marRight w:val="0"/>
          <w:marTop w:val="0"/>
          <w:marBottom w:val="0"/>
          <w:divBdr>
            <w:top w:val="none" w:sz="0" w:space="0" w:color="auto"/>
            <w:left w:val="none" w:sz="0" w:space="0" w:color="auto"/>
            <w:bottom w:val="none" w:sz="0" w:space="0" w:color="auto"/>
            <w:right w:val="none" w:sz="0" w:space="0" w:color="auto"/>
          </w:divBdr>
        </w:div>
        <w:div w:id="1428160951">
          <w:marLeft w:val="640"/>
          <w:marRight w:val="0"/>
          <w:marTop w:val="0"/>
          <w:marBottom w:val="0"/>
          <w:divBdr>
            <w:top w:val="none" w:sz="0" w:space="0" w:color="auto"/>
            <w:left w:val="none" w:sz="0" w:space="0" w:color="auto"/>
            <w:bottom w:val="none" w:sz="0" w:space="0" w:color="auto"/>
            <w:right w:val="none" w:sz="0" w:space="0" w:color="auto"/>
          </w:divBdr>
        </w:div>
        <w:div w:id="1687827395">
          <w:marLeft w:val="640"/>
          <w:marRight w:val="0"/>
          <w:marTop w:val="0"/>
          <w:marBottom w:val="0"/>
          <w:divBdr>
            <w:top w:val="none" w:sz="0" w:space="0" w:color="auto"/>
            <w:left w:val="none" w:sz="0" w:space="0" w:color="auto"/>
            <w:bottom w:val="none" w:sz="0" w:space="0" w:color="auto"/>
            <w:right w:val="none" w:sz="0" w:space="0" w:color="auto"/>
          </w:divBdr>
        </w:div>
        <w:div w:id="1187603155">
          <w:marLeft w:val="640"/>
          <w:marRight w:val="0"/>
          <w:marTop w:val="0"/>
          <w:marBottom w:val="0"/>
          <w:divBdr>
            <w:top w:val="none" w:sz="0" w:space="0" w:color="auto"/>
            <w:left w:val="none" w:sz="0" w:space="0" w:color="auto"/>
            <w:bottom w:val="none" w:sz="0" w:space="0" w:color="auto"/>
            <w:right w:val="none" w:sz="0" w:space="0" w:color="auto"/>
          </w:divBdr>
        </w:div>
        <w:div w:id="1511984952">
          <w:marLeft w:val="640"/>
          <w:marRight w:val="0"/>
          <w:marTop w:val="0"/>
          <w:marBottom w:val="0"/>
          <w:divBdr>
            <w:top w:val="none" w:sz="0" w:space="0" w:color="auto"/>
            <w:left w:val="none" w:sz="0" w:space="0" w:color="auto"/>
            <w:bottom w:val="none" w:sz="0" w:space="0" w:color="auto"/>
            <w:right w:val="none" w:sz="0" w:space="0" w:color="auto"/>
          </w:divBdr>
        </w:div>
        <w:div w:id="1759598148">
          <w:marLeft w:val="640"/>
          <w:marRight w:val="0"/>
          <w:marTop w:val="0"/>
          <w:marBottom w:val="0"/>
          <w:divBdr>
            <w:top w:val="none" w:sz="0" w:space="0" w:color="auto"/>
            <w:left w:val="none" w:sz="0" w:space="0" w:color="auto"/>
            <w:bottom w:val="none" w:sz="0" w:space="0" w:color="auto"/>
            <w:right w:val="none" w:sz="0" w:space="0" w:color="auto"/>
          </w:divBdr>
        </w:div>
        <w:div w:id="460653391">
          <w:marLeft w:val="640"/>
          <w:marRight w:val="0"/>
          <w:marTop w:val="0"/>
          <w:marBottom w:val="0"/>
          <w:divBdr>
            <w:top w:val="none" w:sz="0" w:space="0" w:color="auto"/>
            <w:left w:val="none" w:sz="0" w:space="0" w:color="auto"/>
            <w:bottom w:val="none" w:sz="0" w:space="0" w:color="auto"/>
            <w:right w:val="none" w:sz="0" w:space="0" w:color="auto"/>
          </w:divBdr>
        </w:div>
        <w:div w:id="1907062641">
          <w:marLeft w:val="640"/>
          <w:marRight w:val="0"/>
          <w:marTop w:val="0"/>
          <w:marBottom w:val="0"/>
          <w:divBdr>
            <w:top w:val="none" w:sz="0" w:space="0" w:color="auto"/>
            <w:left w:val="none" w:sz="0" w:space="0" w:color="auto"/>
            <w:bottom w:val="none" w:sz="0" w:space="0" w:color="auto"/>
            <w:right w:val="none" w:sz="0" w:space="0" w:color="auto"/>
          </w:divBdr>
        </w:div>
        <w:div w:id="1733650944">
          <w:marLeft w:val="640"/>
          <w:marRight w:val="0"/>
          <w:marTop w:val="0"/>
          <w:marBottom w:val="0"/>
          <w:divBdr>
            <w:top w:val="none" w:sz="0" w:space="0" w:color="auto"/>
            <w:left w:val="none" w:sz="0" w:space="0" w:color="auto"/>
            <w:bottom w:val="none" w:sz="0" w:space="0" w:color="auto"/>
            <w:right w:val="none" w:sz="0" w:space="0" w:color="auto"/>
          </w:divBdr>
        </w:div>
        <w:div w:id="943195849">
          <w:marLeft w:val="640"/>
          <w:marRight w:val="0"/>
          <w:marTop w:val="0"/>
          <w:marBottom w:val="0"/>
          <w:divBdr>
            <w:top w:val="none" w:sz="0" w:space="0" w:color="auto"/>
            <w:left w:val="none" w:sz="0" w:space="0" w:color="auto"/>
            <w:bottom w:val="none" w:sz="0" w:space="0" w:color="auto"/>
            <w:right w:val="none" w:sz="0" w:space="0" w:color="auto"/>
          </w:divBdr>
        </w:div>
        <w:div w:id="1139961364">
          <w:marLeft w:val="640"/>
          <w:marRight w:val="0"/>
          <w:marTop w:val="0"/>
          <w:marBottom w:val="0"/>
          <w:divBdr>
            <w:top w:val="none" w:sz="0" w:space="0" w:color="auto"/>
            <w:left w:val="none" w:sz="0" w:space="0" w:color="auto"/>
            <w:bottom w:val="none" w:sz="0" w:space="0" w:color="auto"/>
            <w:right w:val="none" w:sz="0" w:space="0" w:color="auto"/>
          </w:divBdr>
        </w:div>
        <w:div w:id="735712084">
          <w:marLeft w:val="640"/>
          <w:marRight w:val="0"/>
          <w:marTop w:val="0"/>
          <w:marBottom w:val="0"/>
          <w:divBdr>
            <w:top w:val="none" w:sz="0" w:space="0" w:color="auto"/>
            <w:left w:val="none" w:sz="0" w:space="0" w:color="auto"/>
            <w:bottom w:val="none" w:sz="0" w:space="0" w:color="auto"/>
            <w:right w:val="none" w:sz="0" w:space="0" w:color="auto"/>
          </w:divBdr>
        </w:div>
        <w:div w:id="9068861">
          <w:marLeft w:val="640"/>
          <w:marRight w:val="0"/>
          <w:marTop w:val="0"/>
          <w:marBottom w:val="0"/>
          <w:divBdr>
            <w:top w:val="none" w:sz="0" w:space="0" w:color="auto"/>
            <w:left w:val="none" w:sz="0" w:space="0" w:color="auto"/>
            <w:bottom w:val="none" w:sz="0" w:space="0" w:color="auto"/>
            <w:right w:val="none" w:sz="0" w:space="0" w:color="auto"/>
          </w:divBdr>
        </w:div>
        <w:div w:id="99110145">
          <w:marLeft w:val="640"/>
          <w:marRight w:val="0"/>
          <w:marTop w:val="0"/>
          <w:marBottom w:val="0"/>
          <w:divBdr>
            <w:top w:val="none" w:sz="0" w:space="0" w:color="auto"/>
            <w:left w:val="none" w:sz="0" w:space="0" w:color="auto"/>
            <w:bottom w:val="none" w:sz="0" w:space="0" w:color="auto"/>
            <w:right w:val="none" w:sz="0" w:space="0" w:color="auto"/>
          </w:divBdr>
        </w:div>
        <w:div w:id="1187405869">
          <w:marLeft w:val="640"/>
          <w:marRight w:val="0"/>
          <w:marTop w:val="0"/>
          <w:marBottom w:val="0"/>
          <w:divBdr>
            <w:top w:val="none" w:sz="0" w:space="0" w:color="auto"/>
            <w:left w:val="none" w:sz="0" w:space="0" w:color="auto"/>
            <w:bottom w:val="none" w:sz="0" w:space="0" w:color="auto"/>
            <w:right w:val="none" w:sz="0" w:space="0" w:color="auto"/>
          </w:divBdr>
        </w:div>
        <w:div w:id="1362125854">
          <w:marLeft w:val="640"/>
          <w:marRight w:val="0"/>
          <w:marTop w:val="0"/>
          <w:marBottom w:val="0"/>
          <w:divBdr>
            <w:top w:val="none" w:sz="0" w:space="0" w:color="auto"/>
            <w:left w:val="none" w:sz="0" w:space="0" w:color="auto"/>
            <w:bottom w:val="none" w:sz="0" w:space="0" w:color="auto"/>
            <w:right w:val="none" w:sz="0" w:space="0" w:color="auto"/>
          </w:divBdr>
        </w:div>
        <w:div w:id="1930498935">
          <w:marLeft w:val="640"/>
          <w:marRight w:val="0"/>
          <w:marTop w:val="0"/>
          <w:marBottom w:val="0"/>
          <w:divBdr>
            <w:top w:val="none" w:sz="0" w:space="0" w:color="auto"/>
            <w:left w:val="none" w:sz="0" w:space="0" w:color="auto"/>
            <w:bottom w:val="none" w:sz="0" w:space="0" w:color="auto"/>
            <w:right w:val="none" w:sz="0" w:space="0" w:color="auto"/>
          </w:divBdr>
        </w:div>
        <w:div w:id="1067650397">
          <w:marLeft w:val="640"/>
          <w:marRight w:val="0"/>
          <w:marTop w:val="0"/>
          <w:marBottom w:val="0"/>
          <w:divBdr>
            <w:top w:val="none" w:sz="0" w:space="0" w:color="auto"/>
            <w:left w:val="none" w:sz="0" w:space="0" w:color="auto"/>
            <w:bottom w:val="none" w:sz="0" w:space="0" w:color="auto"/>
            <w:right w:val="none" w:sz="0" w:space="0" w:color="auto"/>
          </w:divBdr>
        </w:div>
        <w:div w:id="834611099">
          <w:marLeft w:val="640"/>
          <w:marRight w:val="0"/>
          <w:marTop w:val="0"/>
          <w:marBottom w:val="0"/>
          <w:divBdr>
            <w:top w:val="none" w:sz="0" w:space="0" w:color="auto"/>
            <w:left w:val="none" w:sz="0" w:space="0" w:color="auto"/>
            <w:bottom w:val="none" w:sz="0" w:space="0" w:color="auto"/>
            <w:right w:val="none" w:sz="0" w:space="0" w:color="auto"/>
          </w:divBdr>
        </w:div>
        <w:div w:id="5983767">
          <w:marLeft w:val="640"/>
          <w:marRight w:val="0"/>
          <w:marTop w:val="0"/>
          <w:marBottom w:val="0"/>
          <w:divBdr>
            <w:top w:val="none" w:sz="0" w:space="0" w:color="auto"/>
            <w:left w:val="none" w:sz="0" w:space="0" w:color="auto"/>
            <w:bottom w:val="none" w:sz="0" w:space="0" w:color="auto"/>
            <w:right w:val="none" w:sz="0" w:space="0" w:color="auto"/>
          </w:divBdr>
        </w:div>
        <w:div w:id="1744837629">
          <w:marLeft w:val="640"/>
          <w:marRight w:val="0"/>
          <w:marTop w:val="0"/>
          <w:marBottom w:val="0"/>
          <w:divBdr>
            <w:top w:val="none" w:sz="0" w:space="0" w:color="auto"/>
            <w:left w:val="none" w:sz="0" w:space="0" w:color="auto"/>
            <w:bottom w:val="none" w:sz="0" w:space="0" w:color="auto"/>
            <w:right w:val="none" w:sz="0" w:space="0" w:color="auto"/>
          </w:divBdr>
        </w:div>
        <w:div w:id="1142772100">
          <w:marLeft w:val="640"/>
          <w:marRight w:val="0"/>
          <w:marTop w:val="0"/>
          <w:marBottom w:val="0"/>
          <w:divBdr>
            <w:top w:val="none" w:sz="0" w:space="0" w:color="auto"/>
            <w:left w:val="none" w:sz="0" w:space="0" w:color="auto"/>
            <w:bottom w:val="none" w:sz="0" w:space="0" w:color="auto"/>
            <w:right w:val="none" w:sz="0" w:space="0" w:color="auto"/>
          </w:divBdr>
        </w:div>
        <w:div w:id="1399746037">
          <w:marLeft w:val="640"/>
          <w:marRight w:val="0"/>
          <w:marTop w:val="0"/>
          <w:marBottom w:val="0"/>
          <w:divBdr>
            <w:top w:val="none" w:sz="0" w:space="0" w:color="auto"/>
            <w:left w:val="none" w:sz="0" w:space="0" w:color="auto"/>
            <w:bottom w:val="none" w:sz="0" w:space="0" w:color="auto"/>
            <w:right w:val="none" w:sz="0" w:space="0" w:color="auto"/>
          </w:divBdr>
        </w:div>
        <w:div w:id="2122871351">
          <w:marLeft w:val="640"/>
          <w:marRight w:val="0"/>
          <w:marTop w:val="0"/>
          <w:marBottom w:val="0"/>
          <w:divBdr>
            <w:top w:val="none" w:sz="0" w:space="0" w:color="auto"/>
            <w:left w:val="none" w:sz="0" w:space="0" w:color="auto"/>
            <w:bottom w:val="none" w:sz="0" w:space="0" w:color="auto"/>
            <w:right w:val="none" w:sz="0" w:space="0" w:color="auto"/>
          </w:divBdr>
        </w:div>
        <w:div w:id="1222254940">
          <w:marLeft w:val="640"/>
          <w:marRight w:val="0"/>
          <w:marTop w:val="0"/>
          <w:marBottom w:val="0"/>
          <w:divBdr>
            <w:top w:val="none" w:sz="0" w:space="0" w:color="auto"/>
            <w:left w:val="none" w:sz="0" w:space="0" w:color="auto"/>
            <w:bottom w:val="none" w:sz="0" w:space="0" w:color="auto"/>
            <w:right w:val="none" w:sz="0" w:space="0" w:color="auto"/>
          </w:divBdr>
        </w:div>
        <w:div w:id="1687125160">
          <w:marLeft w:val="640"/>
          <w:marRight w:val="0"/>
          <w:marTop w:val="0"/>
          <w:marBottom w:val="0"/>
          <w:divBdr>
            <w:top w:val="none" w:sz="0" w:space="0" w:color="auto"/>
            <w:left w:val="none" w:sz="0" w:space="0" w:color="auto"/>
            <w:bottom w:val="none" w:sz="0" w:space="0" w:color="auto"/>
            <w:right w:val="none" w:sz="0" w:space="0" w:color="auto"/>
          </w:divBdr>
        </w:div>
        <w:div w:id="1589076976">
          <w:marLeft w:val="640"/>
          <w:marRight w:val="0"/>
          <w:marTop w:val="0"/>
          <w:marBottom w:val="0"/>
          <w:divBdr>
            <w:top w:val="none" w:sz="0" w:space="0" w:color="auto"/>
            <w:left w:val="none" w:sz="0" w:space="0" w:color="auto"/>
            <w:bottom w:val="none" w:sz="0" w:space="0" w:color="auto"/>
            <w:right w:val="none" w:sz="0" w:space="0" w:color="auto"/>
          </w:divBdr>
        </w:div>
        <w:div w:id="400061167">
          <w:marLeft w:val="640"/>
          <w:marRight w:val="0"/>
          <w:marTop w:val="0"/>
          <w:marBottom w:val="0"/>
          <w:divBdr>
            <w:top w:val="none" w:sz="0" w:space="0" w:color="auto"/>
            <w:left w:val="none" w:sz="0" w:space="0" w:color="auto"/>
            <w:bottom w:val="none" w:sz="0" w:space="0" w:color="auto"/>
            <w:right w:val="none" w:sz="0" w:space="0" w:color="auto"/>
          </w:divBdr>
        </w:div>
        <w:div w:id="2002467969">
          <w:marLeft w:val="640"/>
          <w:marRight w:val="0"/>
          <w:marTop w:val="0"/>
          <w:marBottom w:val="0"/>
          <w:divBdr>
            <w:top w:val="none" w:sz="0" w:space="0" w:color="auto"/>
            <w:left w:val="none" w:sz="0" w:space="0" w:color="auto"/>
            <w:bottom w:val="none" w:sz="0" w:space="0" w:color="auto"/>
            <w:right w:val="none" w:sz="0" w:space="0" w:color="auto"/>
          </w:divBdr>
        </w:div>
        <w:div w:id="972907585">
          <w:marLeft w:val="640"/>
          <w:marRight w:val="0"/>
          <w:marTop w:val="0"/>
          <w:marBottom w:val="0"/>
          <w:divBdr>
            <w:top w:val="none" w:sz="0" w:space="0" w:color="auto"/>
            <w:left w:val="none" w:sz="0" w:space="0" w:color="auto"/>
            <w:bottom w:val="none" w:sz="0" w:space="0" w:color="auto"/>
            <w:right w:val="none" w:sz="0" w:space="0" w:color="auto"/>
          </w:divBdr>
        </w:div>
        <w:div w:id="830220791">
          <w:marLeft w:val="640"/>
          <w:marRight w:val="0"/>
          <w:marTop w:val="0"/>
          <w:marBottom w:val="0"/>
          <w:divBdr>
            <w:top w:val="none" w:sz="0" w:space="0" w:color="auto"/>
            <w:left w:val="none" w:sz="0" w:space="0" w:color="auto"/>
            <w:bottom w:val="none" w:sz="0" w:space="0" w:color="auto"/>
            <w:right w:val="none" w:sz="0" w:space="0" w:color="auto"/>
          </w:divBdr>
        </w:div>
        <w:div w:id="41564849">
          <w:marLeft w:val="640"/>
          <w:marRight w:val="0"/>
          <w:marTop w:val="0"/>
          <w:marBottom w:val="0"/>
          <w:divBdr>
            <w:top w:val="none" w:sz="0" w:space="0" w:color="auto"/>
            <w:left w:val="none" w:sz="0" w:space="0" w:color="auto"/>
            <w:bottom w:val="none" w:sz="0" w:space="0" w:color="auto"/>
            <w:right w:val="none" w:sz="0" w:space="0" w:color="auto"/>
          </w:divBdr>
        </w:div>
        <w:div w:id="717440996">
          <w:marLeft w:val="640"/>
          <w:marRight w:val="0"/>
          <w:marTop w:val="0"/>
          <w:marBottom w:val="0"/>
          <w:divBdr>
            <w:top w:val="none" w:sz="0" w:space="0" w:color="auto"/>
            <w:left w:val="none" w:sz="0" w:space="0" w:color="auto"/>
            <w:bottom w:val="none" w:sz="0" w:space="0" w:color="auto"/>
            <w:right w:val="none" w:sz="0" w:space="0" w:color="auto"/>
          </w:divBdr>
        </w:div>
        <w:div w:id="68814252">
          <w:marLeft w:val="640"/>
          <w:marRight w:val="0"/>
          <w:marTop w:val="0"/>
          <w:marBottom w:val="0"/>
          <w:divBdr>
            <w:top w:val="none" w:sz="0" w:space="0" w:color="auto"/>
            <w:left w:val="none" w:sz="0" w:space="0" w:color="auto"/>
            <w:bottom w:val="none" w:sz="0" w:space="0" w:color="auto"/>
            <w:right w:val="none" w:sz="0" w:space="0" w:color="auto"/>
          </w:divBdr>
        </w:div>
        <w:div w:id="330331919">
          <w:marLeft w:val="640"/>
          <w:marRight w:val="0"/>
          <w:marTop w:val="0"/>
          <w:marBottom w:val="0"/>
          <w:divBdr>
            <w:top w:val="none" w:sz="0" w:space="0" w:color="auto"/>
            <w:left w:val="none" w:sz="0" w:space="0" w:color="auto"/>
            <w:bottom w:val="none" w:sz="0" w:space="0" w:color="auto"/>
            <w:right w:val="none" w:sz="0" w:space="0" w:color="auto"/>
          </w:divBdr>
        </w:div>
        <w:div w:id="505440194">
          <w:marLeft w:val="640"/>
          <w:marRight w:val="0"/>
          <w:marTop w:val="0"/>
          <w:marBottom w:val="0"/>
          <w:divBdr>
            <w:top w:val="none" w:sz="0" w:space="0" w:color="auto"/>
            <w:left w:val="none" w:sz="0" w:space="0" w:color="auto"/>
            <w:bottom w:val="none" w:sz="0" w:space="0" w:color="auto"/>
            <w:right w:val="none" w:sz="0" w:space="0" w:color="auto"/>
          </w:divBdr>
        </w:div>
        <w:div w:id="747649579">
          <w:marLeft w:val="640"/>
          <w:marRight w:val="0"/>
          <w:marTop w:val="0"/>
          <w:marBottom w:val="0"/>
          <w:divBdr>
            <w:top w:val="none" w:sz="0" w:space="0" w:color="auto"/>
            <w:left w:val="none" w:sz="0" w:space="0" w:color="auto"/>
            <w:bottom w:val="none" w:sz="0" w:space="0" w:color="auto"/>
            <w:right w:val="none" w:sz="0" w:space="0" w:color="auto"/>
          </w:divBdr>
        </w:div>
        <w:div w:id="477115351">
          <w:marLeft w:val="640"/>
          <w:marRight w:val="0"/>
          <w:marTop w:val="0"/>
          <w:marBottom w:val="0"/>
          <w:divBdr>
            <w:top w:val="none" w:sz="0" w:space="0" w:color="auto"/>
            <w:left w:val="none" w:sz="0" w:space="0" w:color="auto"/>
            <w:bottom w:val="none" w:sz="0" w:space="0" w:color="auto"/>
            <w:right w:val="none" w:sz="0" w:space="0" w:color="auto"/>
          </w:divBdr>
        </w:div>
        <w:div w:id="1276328463">
          <w:marLeft w:val="640"/>
          <w:marRight w:val="0"/>
          <w:marTop w:val="0"/>
          <w:marBottom w:val="0"/>
          <w:divBdr>
            <w:top w:val="none" w:sz="0" w:space="0" w:color="auto"/>
            <w:left w:val="none" w:sz="0" w:space="0" w:color="auto"/>
            <w:bottom w:val="none" w:sz="0" w:space="0" w:color="auto"/>
            <w:right w:val="none" w:sz="0" w:space="0" w:color="auto"/>
          </w:divBdr>
        </w:div>
        <w:div w:id="1856725394">
          <w:marLeft w:val="640"/>
          <w:marRight w:val="0"/>
          <w:marTop w:val="0"/>
          <w:marBottom w:val="0"/>
          <w:divBdr>
            <w:top w:val="none" w:sz="0" w:space="0" w:color="auto"/>
            <w:left w:val="none" w:sz="0" w:space="0" w:color="auto"/>
            <w:bottom w:val="none" w:sz="0" w:space="0" w:color="auto"/>
            <w:right w:val="none" w:sz="0" w:space="0" w:color="auto"/>
          </w:divBdr>
        </w:div>
        <w:div w:id="1204246971">
          <w:marLeft w:val="640"/>
          <w:marRight w:val="0"/>
          <w:marTop w:val="0"/>
          <w:marBottom w:val="0"/>
          <w:divBdr>
            <w:top w:val="none" w:sz="0" w:space="0" w:color="auto"/>
            <w:left w:val="none" w:sz="0" w:space="0" w:color="auto"/>
            <w:bottom w:val="none" w:sz="0" w:space="0" w:color="auto"/>
            <w:right w:val="none" w:sz="0" w:space="0" w:color="auto"/>
          </w:divBdr>
        </w:div>
        <w:div w:id="1894727104">
          <w:marLeft w:val="640"/>
          <w:marRight w:val="0"/>
          <w:marTop w:val="0"/>
          <w:marBottom w:val="0"/>
          <w:divBdr>
            <w:top w:val="none" w:sz="0" w:space="0" w:color="auto"/>
            <w:left w:val="none" w:sz="0" w:space="0" w:color="auto"/>
            <w:bottom w:val="none" w:sz="0" w:space="0" w:color="auto"/>
            <w:right w:val="none" w:sz="0" w:space="0" w:color="auto"/>
          </w:divBdr>
        </w:div>
        <w:div w:id="197087043">
          <w:marLeft w:val="640"/>
          <w:marRight w:val="0"/>
          <w:marTop w:val="0"/>
          <w:marBottom w:val="0"/>
          <w:divBdr>
            <w:top w:val="none" w:sz="0" w:space="0" w:color="auto"/>
            <w:left w:val="none" w:sz="0" w:space="0" w:color="auto"/>
            <w:bottom w:val="none" w:sz="0" w:space="0" w:color="auto"/>
            <w:right w:val="none" w:sz="0" w:space="0" w:color="auto"/>
          </w:divBdr>
        </w:div>
        <w:div w:id="1537810963">
          <w:marLeft w:val="640"/>
          <w:marRight w:val="0"/>
          <w:marTop w:val="0"/>
          <w:marBottom w:val="0"/>
          <w:divBdr>
            <w:top w:val="none" w:sz="0" w:space="0" w:color="auto"/>
            <w:left w:val="none" w:sz="0" w:space="0" w:color="auto"/>
            <w:bottom w:val="none" w:sz="0" w:space="0" w:color="auto"/>
            <w:right w:val="none" w:sz="0" w:space="0" w:color="auto"/>
          </w:divBdr>
        </w:div>
        <w:div w:id="1344359499">
          <w:marLeft w:val="640"/>
          <w:marRight w:val="0"/>
          <w:marTop w:val="0"/>
          <w:marBottom w:val="0"/>
          <w:divBdr>
            <w:top w:val="none" w:sz="0" w:space="0" w:color="auto"/>
            <w:left w:val="none" w:sz="0" w:space="0" w:color="auto"/>
            <w:bottom w:val="none" w:sz="0" w:space="0" w:color="auto"/>
            <w:right w:val="none" w:sz="0" w:space="0" w:color="auto"/>
          </w:divBdr>
        </w:div>
        <w:div w:id="1698502781">
          <w:marLeft w:val="640"/>
          <w:marRight w:val="0"/>
          <w:marTop w:val="0"/>
          <w:marBottom w:val="0"/>
          <w:divBdr>
            <w:top w:val="none" w:sz="0" w:space="0" w:color="auto"/>
            <w:left w:val="none" w:sz="0" w:space="0" w:color="auto"/>
            <w:bottom w:val="none" w:sz="0" w:space="0" w:color="auto"/>
            <w:right w:val="none" w:sz="0" w:space="0" w:color="auto"/>
          </w:divBdr>
        </w:div>
        <w:div w:id="89930649">
          <w:marLeft w:val="640"/>
          <w:marRight w:val="0"/>
          <w:marTop w:val="0"/>
          <w:marBottom w:val="0"/>
          <w:divBdr>
            <w:top w:val="none" w:sz="0" w:space="0" w:color="auto"/>
            <w:left w:val="none" w:sz="0" w:space="0" w:color="auto"/>
            <w:bottom w:val="none" w:sz="0" w:space="0" w:color="auto"/>
            <w:right w:val="none" w:sz="0" w:space="0" w:color="auto"/>
          </w:divBdr>
        </w:div>
        <w:div w:id="1946838664">
          <w:marLeft w:val="640"/>
          <w:marRight w:val="0"/>
          <w:marTop w:val="0"/>
          <w:marBottom w:val="0"/>
          <w:divBdr>
            <w:top w:val="none" w:sz="0" w:space="0" w:color="auto"/>
            <w:left w:val="none" w:sz="0" w:space="0" w:color="auto"/>
            <w:bottom w:val="none" w:sz="0" w:space="0" w:color="auto"/>
            <w:right w:val="none" w:sz="0" w:space="0" w:color="auto"/>
          </w:divBdr>
        </w:div>
        <w:div w:id="488054993">
          <w:marLeft w:val="640"/>
          <w:marRight w:val="0"/>
          <w:marTop w:val="0"/>
          <w:marBottom w:val="0"/>
          <w:divBdr>
            <w:top w:val="none" w:sz="0" w:space="0" w:color="auto"/>
            <w:left w:val="none" w:sz="0" w:space="0" w:color="auto"/>
            <w:bottom w:val="none" w:sz="0" w:space="0" w:color="auto"/>
            <w:right w:val="none" w:sz="0" w:space="0" w:color="auto"/>
          </w:divBdr>
        </w:div>
        <w:div w:id="2137870303">
          <w:marLeft w:val="640"/>
          <w:marRight w:val="0"/>
          <w:marTop w:val="0"/>
          <w:marBottom w:val="0"/>
          <w:divBdr>
            <w:top w:val="none" w:sz="0" w:space="0" w:color="auto"/>
            <w:left w:val="none" w:sz="0" w:space="0" w:color="auto"/>
            <w:bottom w:val="none" w:sz="0" w:space="0" w:color="auto"/>
            <w:right w:val="none" w:sz="0" w:space="0" w:color="auto"/>
          </w:divBdr>
        </w:div>
        <w:div w:id="720011135">
          <w:marLeft w:val="640"/>
          <w:marRight w:val="0"/>
          <w:marTop w:val="0"/>
          <w:marBottom w:val="0"/>
          <w:divBdr>
            <w:top w:val="none" w:sz="0" w:space="0" w:color="auto"/>
            <w:left w:val="none" w:sz="0" w:space="0" w:color="auto"/>
            <w:bottom w:val="none" w:sz="0" w:space="0" w:color="auto"/>
            <w:right w:val="none" w:sz="0" w:space="0" w:color="auto"/>
          </w:divBdr>
        </w:div>
        <w:div w:id="1424254465">
          <w:marLeft w:val="640"/>
          <w:marRight w:val="0"/>
          <w:marTop w:val="0"/>
          <w:marBottom w:val="0"/>
          <w:divBdr>
            <w:top w:val="none" w:sz="0" w:space="0" w:color="auto"/>
            <w:left w:val="none" w:sz="0" w:space="0" w:color="auto"/>
            <w:bottom w:val="none" w:sz="0" w:space="0" w:color="auto"/>
            <w:right w:val="none" w:sz="0" w:space="0" w:color="auto"/>
          </w:divBdr>
        </w:div>
        <w:div w:id="1622834642">
          <w:marLeft w:val="640"/>
          <w:marRight w:val="0"/>
          <w:marTop w:val="0"/>
          <w:marBottom w:val="0"/>
          <w:divBdr>
            <w:top w:val="none" w:sz="0" w:space="0" w:color="auto"/>
            <w:left w:val="none" w:sz="0" w:space="0" w:color="auto"/>
            <w:bottom w:val="none" w:sz="0" w:space="0" w:color="auto"/>
            <w:right w:val="none" w:sz="0" w:space="0" w:color="auto"/>
          </w:divBdr>
        </w:div>
        <w:div w:id="127162902">
          <w:marLeft w:val="640"/>
          <w:marRight w:val="0"/>
          <w:marTop w:val="0"/>
          <w:marBottom w:val="0"/>
          <w:divBdr>
            <w:top w:val="none" w:sz="0" w:space="0" w:color="auto"/>
            <w:left w:val="none" w:sz="0" w:space="0" w:color="auto"/>
            <w:bottom w:val="none" w:sz="0" w:space="0" w:color="auto"/>
            <w:right w:val="none" w:sz="0" w:space="0" w:color="auto"/>
          </w:divBdr>
        </w:div>
        <w:div w:id="592512487">
          <w:marLeft w:val="640"/>
          <w:marRight w:val="0"/>
          <w:marTop w:val="0"/>
          <w:marBottom w:val="0"/>
          <w:divBdr>
            <w:top w:val="none" w:sz="0" w:space="0" w:color="auto"/>
            <w:left w:val="none" w:sz="0" w:space="0" w:color="auto"/>
            <w:bottom w:val="none" w:sz="0" w:space="0" w:color="auto"/>
            <w:right w:val="none" w:sz="0" w:space="0" w:color="auto"/>
          </w:divBdr>
        </w:div>
        <w:div w:id="2077318342">
          <w:marLeft w:val="640"/>
          <w:marRight w:val="0"/>
          <w:marTop w:val="0"/>
          <w:marBottom w:val="0"/>
          <w:divBdr>
            <w:top w:val="none" w:sz="0" w:space="0" w:color="auto"/>
            <w:left w:val="none" w:sz="0" w:space="0" w:color="auto"/>
            <w:bottom w:val="none" w:sz="0" w:space="0" w:color="auto"/>
            <w:right w:val="none" w:sz="0" w:space="0" w:color="auto"/>
          </w:divBdr>
        </w:div>
        <w:div w:id="761072724">
          <w:marLeft w:val="640"/>
          <w:marRight w:val="0"/>
          <w:marTop w:val="0"/>
          <w:marBottom w:val="0"/>
          <w:divBdr>
            <w:top w:val="none" w:sz="0" w:space="0" w:color="auto"/>
            <w:left w:val="none" w:sz="0" w:space="0" w:color="auto"/>
            <w:bottom w:val="none" w:sz="0" w:space="0" w:color="auto"/>
            <w:right w:val="none" w:sz="0" w:space="0" w:color="auto"/>
          </w:divBdr>
        </w:div>
        <w:div w:id="1906794903">
          <w:marLeft w:val="640"/>
          <w:marRight w:val="0"/>
          <w:marTop w:val="0"/>
          <w:marBottom w:val="0"/>
          <w:divBdr>
            <w:top w:val="none" w:sz="0" w:space="0" w:color="auto"/>
            <w:left w:val="none" w:sz="0" w:space="0" w:color="auto"/>
            <w:bottom w:val="none" w:sz="0" w:space="0" w:color="auto"/>
            <w:right w:val="none" w:sz="0" w:space="0" w:color="auto"/>
          </w:divBdr>
        </w:div>
        <w:div w:id="226308848">
          <w:marLeft w:val="640"/>
          <w:marRight w:val="0"/>
          <w:marTop w:val="0"/>
          <w:marBottom w:val="0"/>
          <w:divBdr>
            <w:top w:val="none" w:sz="0" w:space="0" w:color="auto"/>
            <w:left w:val="none" w:sz="0" w:space="0" w:color="auto"/>
            <w:bottom w:val="none" w:sz="0" w:space="0" w:color="auto"/>
            <w:right w:val="none" w:sz="0" w:space="0" w:color="auto"/>
          </w:divBdr>
        </w:div>
        <w:div w:id="848063831">
          <w:marLeft w:val="640"/>
          <w:marRight w:val="0"/>
          <w:marTop w:val="0"/>
          <w:marBottom w:val="0"/>
          <w:divBdr>
            <w:top w:val="none" w:sz="0" w:space="0" w:color="auto"/>
            <w:left w:val="none" w:sz="0" w:space="0" w:color="auto"/>
            <w:bottom w:val="none" w:sz="0" w:space="0" w:color="auto"/>
            <w:right w:val="none" w:sz="0" w:space="0" w:color="auto"/>
          </w:divBdr>
        </w:div>
        <w:div w:id="1364743631">
          <w:marLeft w:val="640"/>
          <w:marRight w:val="0"/>
          <w:marTop w:val="0"/>
          <w:marBottom w:val="0"/>
          <w:divBdr>
            <w:top w:val="none" w:sz="0" w:space="0" w:color="auto"/>
            <w:left w:val="none" w:sz="0" w:space="0" w:color="auto"/>
            <w:bottom w:val="none" w:sz="0" w:space="0" w:color="auto"/>
            <w:right w:val="none" w:sz="0" w:space="0" w:color="auto"/>
          </w:divBdr>
        </w:div>
        <w:div w:id="2011715439">
          <w:marLeft w:val="640"/>
          <w:marRight w:val="0"/>
          <w:marTop w:val="0"/>
          <w:marBottom w:val="0"/>
          <w:divBdr>
            <w:top w:val="none" w:sz="0" w:space="0" w:color="auto"/>
            <w:left w:val="none" w:sz="0" w:space="0" w:color="auto"/>
            <w:bottom w:val="none" w:sz="0" w:space="0" w:color="auto"/>
            <w:right w:val="none" w:sz="0" w:space="0" w:color="auto"/>
          </w:divBdr>
        </w:div>
        <w:div w:id="1527480066">
          <w:marLeft w:val="640"/>
          <w:marRight w:val="0"/>
          <w:marTop w:val="0"/>
          <w:marBottom w:val="0"/>
          <w:divBdr>
            <w:top w:val="none" w:sz="0" w:space="0" w:color="auto"/>
            <w:left w:val="none" w:sz="0" w:space="0" w:color="auto"/>
            <w:bottom w:val="none" w:sz="0" w:space="0" w:color="auto"/>
            <w:right w:val="none" w:sz="0" w:space="0" w:color="auto"/>
          </w:divBdr>
        </w:div>
        <w:div w:id="756904958">
          <w:marLeft w:val="640"/>
          <w:marRight w:val="0"/>
          <w:marTop w:val="0"/>
          <w:marBottom w:val="0"/>
          <w:divBdr>
            <w:top w:val="none" w:sz="0" w:space="0" w:color="auto"/>
            <w:left w:val="none" w:sz="0" w:space="0" w:color="auto"/>
            <w:bottom w:val="none" w:sz="0" w:space="0" w:color="auto"/>
            <w:right w:val="none" w:sz="0" w:space="0" w:color="auto"/>
          </w:divBdr>
        </w:div>
        <w:div w:id="2137678111">
          <w:marLeft w:val="640"/>
          <w:marRight w:val="0"/>
          <w:marTop w:val="0"/>
          <w:marBottom w:val="0"/>
          <w:divBdr>
            <w:top w:val="none" w:sz="0" w:space="0" w:color="auto"/>
            <w:left w:val="none" w:sz="0" w:space="0" w:color="auto"/>
            <w:bottom w:val="none" w:sz="0" w:space="0" w:color="auto"/>
            <w:right w:val="none" w:sz="0" w:space="0" w:color="auto"/>
          </w:divBdr>
        </w:div>
        <w:div w:id="2117403911">
          <w:marLeft w:val="640"/>
          <w:marRight w:val="0"/>
          <w:marTop w:val="0"/>
          <w:marBottom w:val="0"/>
          <w:divBdr>
            <w:top w:val="none" w:sz="0" w:space="0" w:color="auto"/>
            <w:left w:val="none" w:sz="0" w:space="0" w:color="auto"/>
            <w:bottom w:val="none" w:sz="0" w:space="0" w:color="auto"/>
            <w:right w:val="none" w:sz="0" w:space="0" w:color="auto"/>
          </w:divBdr>
        </w:div>
        <w:div w:id="1751540350">
          <w:marLeft w:val="640"/>
          <w:marRight w:val="0"/>
          <w:marTop w:val="0"/>
          <w:marBottom w:val="0"/>
          <w:divBdr>
            <w:top w:val="none" w:sz="0" w:space="0" w:color="auto"/>
            <w:left w:val="none" w:sz="0" w:space="0" w:color="auto"/>
            <w:bottom w:val="none" w:sz="0" w:space="0" w:color="auto"/>
            <w:right w:val="none" w:sz="0" w:space="0" w:color="auto"/>
          </w:divBdr>
        </w:div>
        <w:div w:id="474612411">
          <w:marLeft w:val="640"/>
          <w:marRight w:val="0"/>
          <w:marTop w:val="0"/>
          <w:marBottom w:val="0"/>
          <w:divBdr>
            <w:top w:val="none" w:sz="0" w:space="0" w:color="auto"/>
            <w:left w:val="none" w:sz="0" w:space="0" w:color="auto"/>
            <w:bottom w:val="none" w:sz="0" w:space="0" w:color="auto"/>
            <w:right w:val="none" w:sz="0" w:space="0" w:color="auto"/>
          </w:divBdr>
        </w:div>
        <w:div w:id="908612883">
          <w:marLeft w:val="640"/>
          <w:marRight w:val="0"/>
          <w:marTop w:val="0"/>
          <w:marBottom w:val="0"/>
          <w:divBdr>
            <w:top w:val="none" w:sz="0" w:space="0" w:color="auto"/>
            <w:left w:val="none" w:sz="0" w:space="0" w:color="auto"/>
            <w:bottom w:val="none" w:sz="0" w:space="0" w:color="auto"/>
            <w:right w:val="none" w:sz="0" w:space="0" w:color="auto"/>
          </w:divBdr>
        </w:div>
        <w:div w:id="1727534686">
          <w:marLeft w:val="640"/>
          <w:marRight w:val="0"/>
          <w:marTop w:val="0"/>
          <w:marBottom w:val="0"/>
          <w:divBdr>
            <w:top w:val="none" w:sz="0" w:space="0" w:color="auto"/>
            <w:left w:val="none" w:sz="0" w:space="0" w:color="auto"/>
            <w:bottom w:val="none" w:sz="0" w:space="0" w:color="auto"/>
            <w:right w:val="none" w:sz="0" w:space="0" w:color="auto"/>
          </w:divBdr>
        </w:div>
        <w:div w:id="903218981">
          <w:marLeft w:val="640"/>
          <w:marRight w:val="0"/>
          <w:marTop w:val="0"/>
          <w:marBottom w:val="0"/>
          <w:divBdr>
            <w:top w:val="none" w:sz="0" w:space="0" w:color="auto"/>
            <w:left w:val="none" w:sz="0" w:space="0" w:color="auto"/>
            <w:bottom w:val="none" w:sz="0" w:space="0" w:color="auto"/>
            <w:right w:val="none" w:sz="0" w:space="0" w:color="auto"/>
          </w:divBdr>
        </w:div>
        <w:div w:id="593048446">
          <w:marLeft w:val="640"/>
          <w:marRight w:val="0"/>
          <w:marTop w:val="0"/>
          <w:marBottom w:val="0"/>
          <w:divBdr>
            <w:top w:val="none" w:sz="0" w:space="0" w:color="auto"/>
            <w:left w:val="none" w:sz="0" w:space="0" w:color="auto"/>
            <w:bottom w:val="none" w:sz="0" w:space="0" w:color="auto"/>
            <w:right w:val="none" w:sz="0" w:space="0" w:color="auto"/>
          </w:divBdr>
        </w:div>
        <w:div w:id="268202401">
          <w:marLeft w:val="640"/>
          <w:marRight w:val="0"/>
          <w:marTop w:val="0"/>
          <w:marBottom w:val="0"/>
          <w:divBdr>
            <w:top w:val="none" w:sz="0" w:space="0" w:color="auto"/>
            <w:left w:val="none" w:sz="0" w:space="0" w:color="auto"/>
            <w:bottom w:val="none" w:sz="0" w:space="0" w:color="auto"/>
            <w:right w:val="none" w:sz="0" w:space="0" w:color="auto"/>
          </w:divBdr>
        </w:div>
        <w:div w:id="1392849162">
          <w:marLeft w:val="640"/>
          <w:marRight w:val="0"/>
          <w:marTop w:val="0"/>
          <w:marBottom w:val="0"/>
          <w:divBdr>
            <w:top w:val="none" w:sz="0" w:space="0" w:color="auto"/>
            <w:left w:val="none" w:sz="0" w:space="0" w:color="auto"/>
            <w:bottom w:val="none" w:sz="0" w:space="0" w:color="auto"/>
            <w:right w:val="none" w:sz="0" w:space="0" w:color="auto"/>
          </w:divBdr>
        </w:div>
        <w:div w:id="1430662190">
          <w:marLeft w:val="640"/>
          <w:marRight w:val="0"/>
          <w:marTop w:val="0"/>
          <w:marBottom w:val="0"/>
          <w:divBdr>
            <w:top w:val="none" w:sz="0" w:space="0" w:color="auto"/>
            <w:left w:val="none" w:sz="0" w:space="0" w:color="auto"/>
            <w:bottom w:val="none" w:sz="0" w:space="0" w:color="auto"/>
            <w:right w:val="none" w:sz="0" w:space="0" w:color="auto"/>
          </w:divBdr>
        </w:div>
        <w:div w:id="1801415816">
          <w:marLeft w:val="640"/>
          <w:marRight w:val="0"/>
          <w:marTop w:val="0"/>
          <w:marBottom w:val="0"/>
          <w:divBdr>
            <w:top w:val="none" w:sz="0" w:space="0" w:color="auto"/>
            <w:left w:val="none" w:sz="0" w:space="0" w:color="auto"/>
            <w:bottom w:val="none" w:sz="0" w:space="0" w:color="auto"/>
            <w:right w:val="none" w:sz="0" w:space="0" w:color="auto"/>
          </w:divBdr>
        </w:div>
        <w:div w:id="1485199956">
          <w:marLeft w:val="640"/>
          <w:marRight w:val="0"/>
          <w:marTop w:val="0"/>
          <w:marBottom w:val="0"/>
          <w:divBdr>
            <w:top w:val="none" w:sz="0" w:space="0" w:color="auto"/>
            <w:left w:val="none" w:sz="0" w:space="0" w:color="auto"/>
            <w:bottom w:val="none" w:sz="0" w:space="0" w:color="auto"/>
            <w:right w:val="none" w:sz="0" w:space="0" w:color="auto"/>
          </w:divBdr>
        </w:div>
        <w:div w:id="2083017522">
          <w:marLeft w:val="640"/>
          <w:marRight w:val="0"/>
          <w:marTop w:val="0"/>
          <w:marBottom w:val="0"/>
          <w:divBdr>
            <w:top w:val="none" w:sz="0" w:space="0" w:color="auto"/>
            <w:left w:val="none" w:sz="0" w:space="0" w:color="auto"/>
            <w:bottom w:val="none" w:sz="0" w:space="0" w:color="auto"/>
            <w:right w:val="none" w:sz="0" w:space="0" w:color="auto"/>
          </w:divBdr>
        </w:div>
        <w:div w:id="1428117990">
          <w:marLeft w:val="640"/>
          <w:marRight w:val="0"/>
          <w:marTop w:val="0"/>
          <w:marBottom w:val="0"/>
          <w:divBdr>
            <w:top w:val="none" w:sz="0" w:space="0" w:color="auto"/>
            <w:left w:val="none" w:sz="0" w:space="0" w:color="auto"/>
            <w:bottom w:val="none" w:sz="0" w:space="0" w:color="auto"/>
            <w:right w:val="none" w:sz="0" w:space="0" w:color="auto"/>
          </w:divBdr>
        </w:div>
        <w:div w:id="1924802194">
          <w:marLeft w:val="640"/>
          <w:marRight w:val="0"/>
          <w:marTop w:val="0"/>
          <w:marBottom w:val="0"/>
          <w:divBdr>
            <w:top w:val="none" w:sz="0" w:space="0" w:color="auto"/>
            <w:left w:val="none" w:sz="0" w:space="0" w:color="auto"/>
            <w:bottom w:val="none" w:sz="0" w:space="0" w:color="auto"/>
            <w:right w:val="none" w:sz="0" w:space="0" w:color="auto"/>
          </w:divBdr>
        </w:div>
        <w:div w:id="1395546769">
          <w:marLeft w:val="640"/>
          <w:marRight w:val="0"/>
          <w:marTop w:val="0"/>
          <w:marBottom w:val="0"/>
          <w:divBdr>
            <w:top w:val="none" w:sz="0" w:space="0" w:color="auto"/>
            <w:left w:val="none" w:sz="0" w:space="0" w:color="auto"/>
            <w:bottom w:val="none" w:sz="0" w:space="0" w:color="auto"/>
            <w:right w:val="none" w:sz="0" w:space="0" w:color="auto"/>
          </w:divBdr>
        </w:div>
        <w:div w:id="59520896">
          <w:marLeft w:val="640"/>
          <w:marRight w:val="0"/>
          <w:marTop w:val="0"/>
          <w:marBottom w:val="0"/>
          <w:divBdr>
            <w:top w:val="none" w:sz="0" w:space="0" w:color="auto"/>
            <w:left w:val="none" w:sz="0" w:space="0" w:color="auto"/>
            <w:bottom w:val="none" w:sz="0" w:space="0" w:color="auto"/>
            <w:right w:val="none" w:sz="0" w:space="0" w:color="auto"/>
          </w:divBdr>
        </w:div>
        <w:div w:id="957881289">
          <w:marLeft w:val="640"/>
          <w:marRight w:val="0"/>
          <w:marTop w:val="0"/>
          <w:marBottom w:val="0"/>
          <w:divBdr>
            <w:top w:val="none" w:sz="0" w:space="0" w:color="auto"/>
            <w:left w:val="none" w:sz="0" w:space="0" w:color="auto"/>
            <w:bottom w:val="none" w:sz="0" w:space="0" w:color="auto"/>
            <w:right w:val="none" w:sz="0" w:space="0" w:color="auto"/>
          </w:divBdr>
        </w:div>
        <w:div w:id="256333480">
          <w:marLeft w:val="640"/>
          <w:marRight w:val="0"/>
          <w:marTop w:val="0"/>
          <w:marBottom w:val="0"/>
          <w:divBdr>
            <w:top w:val="none" w:sz="0" w:space="0" w:color="auto"/>
            <w:left w:val="none" w:sz="0" w:space="0" w:color="auto"/>
            <w:bottom w:val="none" w:sz="0" w:space="0" w:color="auto"/>
            <w:right w:val="none" w:sz="0" w:space="0" w:color="auto"/>
          </w:divBdr>
        </w:div>
        <w:div w:id="488209645">
          <w:marLeft w:val="640"/>
          <w:marRight w:val="0"/>
          <w:marTop w:val="0"/>
          <w:marBottom w:val="0"/>
          <w:divBdr>
            <w:top w:val="none" w:sz="0" w:space="0" w:color="auto"/>
            <w:left w:val="none" w:sz="0" w:space="0" w:color="auto"/>
            <w:bottom w:val="none" w:sz="0" w:space="0" w:color="auto"/>
            <w:right w:val="none" w:sz="0" w:space="0" w:color="auto"/>
          </w:divBdr>
        </w:div>
        <w:div w:id="1295329810">
          <w:marLeft w:val="640"/>
          <w:marRight w:val="0"/>
          <w:marTop w:val="0"/>
          <w:marBottom w:val="0"/>
          <w:divBdr>
            <w:top w:val="none" w:sz="0" w:space="0" w:color="auto"/>
            <w:left w:val="none" w:sz="0" w:space="0" w:color="auto"/>
            <w:bottom w:val="none" w:sz="0" w:space="0" w:color="auto"/>
            <w:right w:val="none" w:sz="0" w:space="0" w:color="auto"/>
          </w:divBdr>
        </w:div>
        <w:div w:id="104465003">
          <w:marLeft w:val="640"/>
          <w:marRight w:val="0"/>
          <w:marTop w:val="0"/>
          <w:marBottom w:val="0"/>
          <w:divBdr>
            <w:top w:val="none" w:sz="0" w:space="0" w:color="auto"/>
            <w:left w:val="none" w:sz="0" w:space="0" w:color="auto"/>
            <w:bottom w:val="none" w:sz="0" w:space="0" w:color="auto"/>
            <w:right w:val="none" w:sz="0" w:space="0" w:color="auto"/>
          </w:divBdr>
        </w:div>
        <w:div w:id="1141576274">
          <w:marLeft w:val="640"/>
          <w:marRight w:val="0"/>
          <w:marTop w:val="0"/>
          <w:marBottom w:val="0"/>
          <w:divBdr>
            <w:top w:val="none" w:sz="0" w:space="0" w:color="auto"/>
            <w:left w:val="none" w:sz="0" w:space="0" w:color="auto"/>
            <w:bottom w:val="none" w:sz="0" w:space="0" w:color="auto"/>
            <w:right w:val="none" w:sz="0" w:space="0" w:color="auto"/>
          </w:divBdr>
        </w:div>
        <w:div w:id="1627738134">
          <w:marLeft w:val="640"/>
          <w:marRight w:val="0"/>
          <w:marTop w:val="0"/>
          <w:marBottom w:val="0"/>
          <w:divBdr>
            <w:top w:val="none" w:sz="0" w:space="0" w:color="auto"/>
            <w:left w:val="none" w:sz="0" w:space="0" w:color="auto"/>
            <w:bottom w:val="none" w:sz="0" w:space="0" w:color="auto"/>
            <w:right w:val="none" w:sz="0" w:space="0" w:color="auto"/>
          </w:divBdr>
        </w:div>
        <w:div w:id="1775128855">
          <w:marLeft w:val="640"/>
          <w:marRight w:val="0"/>
          <w:marTop w:val="0"/>
          <w:marBottom w:val="0"/>
          <w:divBdr>
            <w:top w:val="none" w:sz="0" w:space="0" w:color="auto"/>
            <w:left w:val="none" w:sz="0" w:space="0" w:color="auto"/>
            <w:bottom w:val="none" w:sz="0" w:space="0" w:color="auto"/>
            <w:right w:val="none" w:sz="0" w:space="0" w:color="auto"/>
          </w:divBdr>
        </w:div>
        <w:div w:id="229388973">
          <w:marLeft w:val="640"/>
          <w:marRight w:val="0"/>
          <w:marTop w:val="0"/>
          <w:marBottom w:val="0"/>
          <w:divBdr>
            <w:top w:val="none" w:sz="0" w:space="0" w:color="auto"/>
            <w:left w:val="none" w:sz="0" w:space="0" w:color="auto"/>
            <w:bottom w:val="none" w:sz="0" w:space="0" w:color="auto"/>
            <w:right w:val="none" w:sz="0" w:space="0" w:color="auto"/>
          </w:divBdr>
        </w:div>
        <w:div w:id="462507672">
          <w:marLeft w:val="640"/>
          <w:marRight w:val="0"/>
          <w:marTop w:val="0"/>
          <w:marBottom w:val="0"/>
          <w:divBdr>
            <w:top w:val="none" w:sz="0" w:space="0" w:color="auto"/>
            <w:left w:val="none" w:sz="0" w:space="0" w:color="auto"/>
            <w:bottom w:val="none" w:sz="0" w:space="0" w:color="auto"/>
            <w:right w:val="none" w:sz="0" w:space="0" w:color="auto"/>
          </w:divBdr>
        </w:div>
        <w:div w:id="1262184406">
          <w:marLeft w:val="640"/>
          <w:marRight w:val="0"/>
          <w:marTop w:val="0"/>
          <w:marBottom w:val="0"/>
          <w:divBdr>
            <w:top w:val="none" w:sz="0" w:space="0" w:color="auto"/>
            <w:left w:val="none" w:sz="0" w:space="0" w:color="auto"/>
            <w:bottom w:val="none" w:sz="0" w:space="0" w:color="auto"/>
            <w:right w:val="none" w:sz="0" w:space="0" w:color="auto"/>
          </w:divBdr>
        </w:div>
        <w:div w:id="519047234">
          <w:marLeft w:val="640"/>
          <w:marRight w:val="0"/>
          <w:marTop w:val="0"/>
          <w:marBottom w:val="0"/>
          <w:divBdr>
            <w:top w:val="none" w:sz="0" w:space="0" w:color="auto"/>
            <w:left w:val="none" w:sz="0" w:space="0" w:color="auto"/>
            <w:bottom w:val="none" w:sz="0" w:space="0" w:color="auto"/>
            <w:right w:val="none" w:sz="0" w:space="0" w:color="auto"/>
          </w:divBdr>
        </w:div>
        <w:div w:id="1597666997">
          <w:marLeft w:val="640"/>
          <w:marRight w:val="0"/>
          <w:marTop w:val="0"/>
          <w:marBottom w:val="0"/>
          <w:divBdr>
            <w:top w:val="none" w:sz="0" w:space="0" w:color="auto"/>
            <w:left w:val="none" w:sz="0" w:space="0" w:color="auto"/>
            <w:bottom w:val="none" w:sz="0" w:space="0" w:color="auto"/>
            <w:right w:val="none" w:sz="0" w:space="0" w:color="auto"/>
          </w:divBdr>
        </w:div>
        <w:div w:id="509174028">
          <w:marLeft w:val="640"/>
          <w:marRight w:val="0"/>
          <w:marTop w:val="0"/>
          <w:marBottom w:val="0"/>
          <w:divBdr>
            <w:top w:val="none" w:sz="0" w:space="0" w:color="auto"/>
            <w:left w:val="none" w:sz="0" w:space="0" w:color="auto"/>
            <w:bottom w:val="none" w:sz="0" w:space="0" w:color="auto"/>
            <w:right w:val="none" w:sz="0" w:space="0" w:color="auto"/>
          </w:divBdr>
        </w:div>
        <w:div w:id="765926076">
          <w:marLeft w:val="640"/>
          <w:marRight w:val="0"/>
          <w:marTop w:val="0"/>
          <w:marBottom w:val="0"/>
          <w:divBdr>
            <w:top w:val="none" w:sz="0" w:space="0" w:color="auto"/>
            <w:left w:val="none" w:sz="0" w:space="0" w:color="auto"/>
            <w:bottom w:val="none" w:sz="0" w:space="0" w:color="auto"/>
            <w:right w:val="none" w:sz="0" w:space="0" w:color="auto"/>
          </w:divBdr>
        </w:div>
        <w:div w:id="860781982">
          <w:marLeft w:val="640"/>
          <w:marRight w:val="0"/>
          <w:marTop w:val="0"/>
          <w:marBottom w:val="0"/>
          <w:divBdr>
            <w:top w:val="none" w:sz="0" w:space="0" w:color="auto"/>
            <w:left w:val="none" w:sz="0" w:space="0" w:color="auto"/>
            <w:bottom w:val="none" w:sz="0" w:space="0" w:color="auto"/>
            <w:right w:val="none" w:sz="0" w:space="0" w:color="auto"/>
          </w:divBdr>
        </w:div>
        <w:div w:id="1413694589">
          <w:marLeft w:val="640"/>
          <w:marRight w:val="0"/>
          <w:marTop w:val="0"/>
          <w:marBottom w:val="0"/>
          <w:divBdr>
            <w:top w:val="none" w:sz="0" w:space="0" w:color="auto"/>
            <w:left w:val="none" w:sz="0" w:space="0" w:color="auto"/>
            <w:bottom w:val="none" w:sz="0" w:space="0" w:color="auto"/>
            <w:right w:val="none" w:sz="0" w:space="0" w:color="auto"/>
          </w:divBdr>
        </w:div>
        <w:div w:id="303202181">
          <w:marLeft w:val="640"/>
          <w:marRight w:val="0"/>
          <w:marTop w:val="0"/>
          <w:marBottom w:val="0"/>
          <w:divBdr>
            <w:top w:val="none" w:sz="0" w:space="0" w:color="auto"/>
            <w:left w:val="none" w:sz="0" w:space="0" w:color="auto"/>
            <w:bottom w:val="none" w:sz="0" w:space="0" w:color="auto"/>
            <w:right w:val="none" w:sz="0" w:space="0" w:color="auto"/>
          </w:divBdr>
        </w:div>
        <w:div w:id="874658180">
          <w:marLeft w:val="640"/>
          <w:marRight w:val="0"/>
          <w:marTop w:val="0"/>
          <w:marBottom w:val="0"/>
          <w:divBdr>
            <w:top w:val="none" w:sz="0" w:space="0" w:color="auto"/>
            <w:left w:val="none" w:sz="0" w:space="0" w:color="auto"/>
            <w:bottom w:val="none" w:sz="0" w:space="0" w:color="auto"/>
            <w:right w:val="none" w:sz="0" w:space="0" w:color="auto"/>
          </w:divBdr>
        </w:div>
        <w:div w:id="514925058">
          <w:marLeft w:val="640"/>
          <w:marRight w:val="0"/>
          <w:marTop w:val="0"/>
          <w:marBottom w:val="0"/>
          <w:divBdr>
            <w:top w:val="none" w:sz="0" w:space="0" w:color="auto"/>
            <w:left w:val="none" w:sz="0" w:space="0" w:color="auto"/>
            <w:bottom w:val="none" w:sz="0" w:space="0" w:color="auto"/>
            <w:right w:val="none" w:sz="0" w:space="0" w:color="auto"/>
          </w:divBdr>
        </w:div>
        <w:div w:id="868378228">
          <w:marLeft w:val="640"/>
          <w:marRight w:val="0"/>
          <w:marTop w:val="0"/>
          <w:marBottom w:val="0"/>
          <w:divBdr>
            <w:top w:val="none" w:sz="0" w:space="0" w:color="auto"/>
            <w:left w:val="none" w:sz="0" w:space="0" w:color="auto"/>
            <w:bottom w:val="none" w:sz="0" w:space="0" w:color="auto"/>
            <w:right w:val="none" w:sz="0" w:space="0" w:color="auto"/>
          </w:divBdr>
        </w:div>
        <w:div w:id="84040966">
          <w:marLeft w:val="640"/>
          <w:marRight w:val="0"/>
          <w:marTop w:val="0"/>
          <w:marBottom w:val="0"/>
          <w:divBdr>
            <w:top w:val="none" w:sz="0" w:space="0" w:color="auto"/>
            <w:left w:val="none" w:sz="0" w:space="0" w:color="auto"/>
            <w:bottom w:val="none" w:sz="0" w:space="0" w:color="auto"/>
            <w:right w:val="none" w:sz="0" w:space="0" w:color="auto"/>
          </w:divBdr>
        </w:div>
        <w:div w:id="1153793724">
          <w:marLeft w:val="640"/>
          <w:marRight w:val="0"/>
          <w:marTop w:val="0"/>
          <w:marBottom w:val="0"/>
          <w:divBdr>
            <w:top w:val="none" w:sz="0" w:space="0" w:color="auto"/>
            <w:left w:val="none" w:sz="0" w:space="0" w:color="auto"/>
            <w:bottom w:val="none" w:sz="0" w:space="0" w:color="auto"/>
            <w:right w:val="none" w:sz="0" w:space="0" w:color="auto"/>
          </w:divBdr>
        </w:div>
        <w:div w:id="246112112">
          <w:marLeft w:val="640"/>
          <w:marRight w:val="0"/>
          <w:marTop w:val="0"/>
          <w:marBottom w:val="0"/>
          <w:divBdr>
            <w:top w:val="none" w:sz="0" w:space="0" w:color="auto"/>
            <w:left w:val="none" w:sz="0" w:space="0" w:color="auto"/>
            <w:bottom w:val="none" w:sz="0" w:space="0" w:color="auto"/>
            <w:right w:val="none" w:sz="0" w:space="0" w:color="auto"/>
          </w:divBdr>
        </w:div>
        <w:div w:id="33232702">
          <w:marLeft w:val="640"/>
          <w:marRight w:val="0"/>
          <w:marTop w:val="0"/>
          <w:marBottom w:val="0"/>
          <w:divBdr>
            <w:top w:val="none" w:sz="0" w:space="0" w:color="auto"/>
            <w:left w:val="none" w:sz="0" w:space="0" w:color="auto"/>
            <w:bottom w:val="none" w:sz="0" w:space="0" w:color="auto"/>
            <w:right w:val="none" w:sz="0" w:space="0" w:color="auto"/>
          </w:divBdr>
        </w:div>
        <w:div w:id="1119493884">
          <w:marLeft w:val="640"/>
          <w:marRight w:val="0"/>
          <w:marTop w:val="0"/>
          <w:marBottom w:val="0"/>
          <w:divBdr>
            <w:top w:val="none" w:sz="0" w:space="0" w:color="auto"/>
            <w:left w:val="none" w:sz="0" w:space="0" w:color="auto"/>
            <w:bottom w:val="none" w:sz="0" w:space="0" w:color="auto"/>
            <w:right w:val="none" w:sz="0" w:space="0" w:color="auto"/>
          </w:divBdr>
        </w:div>
        <w:div w:id="1246303830">
          <w:marLeft w:val="640"/>
          <w:marRight w:val="0"/>
          <w:marTop w:val="0"/>
          <w:marBottom w:val="0"/>
          <w:divBdr>
            <w:top w:val="none" w:sz="0" w:space="0" w:color="auto"/>
            <w:left w:val="none" w:sz="0" w:space="0" w:color="auto"/>
            <w:bottom w:val="none" w:sz="0" w:space="0" w:color="auto"/>
            <w:right w:val="none" w:sz="0" w:space="0" w:color="auto"/>
          </w:divBdr>
        </w:div>
        <w:div w:id="2072145156">
          <w:marLeft w:val="640"/>
          <w:marRight w:val="0"/>
          <w:marTop w:val="0"/>
          <w:marBottom w:val="0"/>
          <w:divBdr>
            <w:top w:val="none" w:sz="0" w:space="0" w:color="auto"/>
            <w:left w:val="none" w:sz="0" w:space="0" w:color="auto"/>
            <w:bottom w:val="none" w:sz="0" w:space="0" w:color="auto"/>
            <w:right w:val="none" w:sz="0" w:space="0" w:color="auto"/>
          </w:divBdr>
        </w:div>
        <w:div w:id="1782917526">
          <w:marLeft w:val="640"/>
          <w:marRight w:val="0"/>
          <w:marTop w:val="0"/>
          <w:marBottom w:val="0"/>
          <w:divBdr>
            <w:top w:val="none" w:sz="0" w:space="0" w:color="auto"/>
            <w:left w:val="none" w:sz="0" w:space="0" w:color="auto"/>
            <w:bottom w:val="none" w:sz="0" w:space="0" w:color="auto"/>
            <w:right w:val="none" w:sz="0" w:space="0" w:color="auto"/>
          </w:divBdr>
        </w:div>
        <w:div w:id="1720009004">
          <w:marLeft w:val="640"/>
          <w:marRight w:val="0"/>
          <w:marTop w:val="0"/>
          <w:marBottom w:val="0"/>
          <w:divBdr>
            <w:top w:val="none" w:sz="0" w:space="0" w:color="auto"/>
            <w:left w:val="none" w:sz="0" w:space="0" w:color="auto"/>
            <w:bottom w:val="none" w:sz="0" w:space="0" w:color="auto"/>
            <w:right w:val="none" w:sz="0" w:space="0" w:color="auto"/>
          </w:divBdr>
        </w:div>
        <w:div w:id="1219824804">
          <w:marLeft w:val="640"/>
          <w:marRight w:val="0"/>
          <w:marTop w:val="0"/>
          <w:marBottom w:val="0"/>
          <w:divBdr>
            <w:top w:val="none" w:sz="0" w:space="0" w:color="auto"/>
            <w:left w:val="none" w:sz="0" w:space="0" w:color="auto"/>
            <w:bottom w:val="none" w:sz="0" w:space="0" w:color="auto"/>
            <w:right w:val="none" w:sz="0" w:space="0" w:color="auto"/>
          </w:divBdr>
        </w:div>
        <w:div w:id="225188207">
          <w:marLeft w:val="640"/>
          <w:marRight w:val="0"/>
          <w:marTop w:val="0"/>
          <w:marBottom w:val="0"/>
          <w:divBdr>
            <w:top w:val="none" w:sz="0" w:space="0" w:color="auto"/>
            <w:left w:val="none" w:sz="0" w:space="0" w:color="auto"/>
            <w:bottom w:val="none" w:sz="0" w:space="0" w:color="auto"/>
            <w:right w:val="none" w:sz="0" w:space="0" w:color="auto"/>
          </w:divBdr>
        </w:div>
        <w:div w:id="1159808743">
          <w:marLeft w:val="640"/>
          <w:marRight w:val="0"/>
          <w:marTop w:val="0"/>
          <w:marBottom w:val="0"/>
          <w:divBdr>
            <w:top w:val="none" w:sz="0" w:space="0" w:color="auto"/>
            <w:left w:val="none" w:sz="0" w:space="0" w:color="auto"/>
            <w:bottom w:val="none" w:sz="0" w:space="0" w:color="auto"/>
            <w:right w:val="none" w:sz="0" w:space="0" w:color="auto"/>
          </w:divBdr>
        </w:div>
        <w:div w:id="975184744">
          <w:marLeft w:val="640"/>
          <w:marRight w:val="0"/>
          <w:marTop w:val="0"/>
          <w:marBottom w:val="0"/>
          <w:divBdr>
            <w:top w:val="none" w:sz="0" w:space="0" w:color="auto"/>
            <w:left w:val="none" w:sz="0" w:space="0" w:color="auto"/>
            <w:bottom w:val="none" w:sz="0" w:space="0" w:color="auto"/>
            <w:right w:val="none" w:sz="0" w:space="0" w:color="auto"/>
          </w:divBdr>
        </w:div>
        <w:div w:id="1764035185">
          <w:marLeft w:val="640"/>
          <w:marRight w:val="0"/>
          <w:marTop w:val="0"/>
          <w:marBottom w:val="0"/>
          <w:divBdr>
            <w:top w:val="none" w:sz="0" w:space="0" w:color="auto"/>
            <w:left w:val="none" w:sz="0" w:space="0" w:color="auto"/>
            <w:bottom w:val="none" w:sz="0" w:space="0" w:color="auto"/>
            <w:right w:val="none" w:sz="0" w:space="0" w:color="auto"/>
          </w:divBdr>
        </w:div>
        <w:div w:id="238760055">
          <w:marLeft w:val="640"/>
          <w:marRight w:val="0"/>
          <w:marTop w:val="0"/>
          <w:marBottom w:val="0"/>
          <w:divBdr>
            <w:top w:val="none" w:sz="0" w:space="0" w:color="auto"/>
            <w:left w:val="none" w:sz="0" w:space="0" w:color="auto"/>
            <w:bottom w:val="none" w:sz="0" w:space="0" w:color="auto"/>
            <w:right w:val="none" w:sz="0" w:space="0" w:color="auto"/>
          </w:divBdr>
        </w:div>
        <w:div w:id="1374187693">
          <w:marLeft w:val="640"/>
          <w:marRight w:val="0"/>
          <w:marTop w:val="0"/>
          <w:marBottom w:val="0"/>
          <w:divBdr>
            <w:top w:val="none" w:sz="0" w:space="0" w:color="auto"/>
            <w:left w:val="none" w:sz="0" w:space="0" w:color="auto"/>
            <w:bottom w:val="none" w:sz="0" w:space="0" w:color="auto"/>
            <w:right w:val="none" w:sz="0" w:space="0" w:color="auto"/>
          </w:divBdr>
        </w:div>
        <w:div w:id="1269506802">
          <w:marLeft w:val="640"/>
          <w:marRight w:val="0"/>
          <w:marTop w:val="0"/>
          <w:marBottom w:val="0"/>
          <w:divBdr>
            <w:top w:val="none" w:sz="0" w:space="0" w:color="auto"/>
            <w:left w:val="none" w:sz="0" w:space="0" w:color="auto"/>
            <w:bottom w:val="none" w:sz="0" w:space="0" w:color="auto"/>
            <w:right w:val="none" w:sz="0" w:space="0" w:color="auto"/>
          </w:divBdr>
        </w:div>
        <w:div w:id="1046875585">
          <w:marLeft w:val="640"/>
          <w:marRight w:val="0"/>
          <w:marTop w:val="0"/>
          <w:marBottom w:val="0"/>
          <w:divBdr>
            <w:top w:val="none" w:sz="0" w:space="0" w:color="auto"/>
            <w:left w:val="none" w:sz="0" w:space="0" w:color="auto"/>
            <w:bottom w:val="none" w:sz="0" w:space="0" w:color="auto"/>
            <w:right w:val="none" w:sz="0" w:space="0" w:color="auto"/>
          </w:divBdr>
        </w:div>
        <w:div w:id="609627248">
          <w:marLeft w:val="640"/>
          <w:marRight w:val="0"/>
          <w:marTop w:val="0"/>
          <w:marBottom w:val="0"/>
          <w:divBdr>
            <w:top w:val="none" w:sz="0" w:space="0" w:color="auto"/>
            <w:left w:val="none" w:sz="0" w:space="0" w:color="auto"/>
            <w:bottom w:val="none" w:sz="0" w:space="0" w:color="auto"/>
            <w:right w:val="none" w:sz="0" w:space="0" w:color="auto"/>
          </w:divBdr>
        </w:div>
        <w:div w:id="1800681244">
          <w:marLeft w:val="640"/>
          <w:marRight w:val="0"/>
          <w:marTop w:val="0"/>
          <w:marBottom w:val="0"/>
          <w:divBdr>
            <w:top w:val="none" w:sz="0" w:space="0" w:color="auto"/>
            <w:left w:val="none" w:sz="0" w:space="0" w:color="auto"/>
            <w:bottom w:val="none" w:sz="0" w:space="0" w:color="auto"/>
            <w:right w:val="none" w:sz="0" w:space="0" w:color="auto"/>
          </w:divBdr>
        </w:div>
        <w:div w:id="874271406">
          <w:marLeft w:val="640"/>
          <w:marRight w:val="0"/>
          <w:marTop w:val="0"/>
          <w:marBottom w:val="0"/>
          <w:divBdr>
            <w:top w:val="none" w:sz="0" w:space="0" w:color="auto"/>
            <w:left w:val="none" w:sz="0" w:space="0" w:color="auto"/>
            <w:bottom w:val="none" w:sz="0" w:space="0" w:color="auto"/>
            <w:right w:val="none" w:sz="0" w:space="0" w:color="auto"/>
          </w:divBdr>
        </w:div>
        <w:div w:id="196741979">
          <w:marLeft w:val="640"/>
          <w:marRight w:val="0"/>
          <w:marTop w:val="0"/>
          <w:marBottom w:val="0"/>
          <w:divBdr>
            <w:top w:val="none" w:sz="0" w:space="0" w:color="auto"/>
            <w:left w:val="none" w:sz="0" w:space="0" w:color="auto"/>
            <w:bottom w:val="none" w:sz="0" w:space="0" w:color="auto"/>
            <w:right w:val="none" w:sz="0" w:space="0" w:color="auto"/>
          </w:divBdr>
        </w:div>
        <w:div w:id="497769595">
          <w:marLeft w:val="640"/>
          <w:marRight w:val="0"/>
          <w:marTop w:val="0"/>
          <w:marBottom w:val="0"/>
          <w:divBdr>
            <w:top w:val="none" w:sz="0" w:space="0" w:color="auto"/>
            <w:left w:val="none" w:sz="0" w:space="0" w:color="auto"/>
            <w:bottom w:val="none" w:sz="0" w:space="0" w:color="auto"/>
            <w:right w:val="none" w:sz="0" w:space="0" w:color="auto"/>
          </w:divBdr>
        </w:div>
        <w:div w:id="1850023916">
          <w:marLeft w:val="640"/>
          <w:marRight w:val="0"/>
          <w:marTop w:val="0"/>
          <w:marBottom w:val="0"/>
          <w:divBdr>
            <w:top w:val="none" w:sz="0" w:space="0" w:color="auto"/>
            <w:left w:val="none" w:sz="0" w:space="0" w:color="auto"/>
            <w:bottom w:val="none" w:sz="0" w:space="0" w:color="auto"/>
            <w:right w:val="none" w:sz="0" w:space="0" w:color="auto"/>
          </w:divBdr>
        </w:div>
        <w:div w:id="989601494">
          <w:marLeft w:val="640"/>
          <w:marRight w:val="0"/>
          <w:marTop w:val="0"/>
          <w:marBottom w:val="0"/>
          <w:divBdr>
            <w:top w:val="none" w:sz="0" w:space="0" w:color="auto"/>
            <w:left w:val="none" w:sz="0" w:space="0" w:color="auto"/>
            <w:bottom w:val="none" w:sz="0" w:space="0" w:color="auto"/>
            <w:right w:val="none" w:sz="0" w:space="0" w:color="auto"/>
          </w:divBdr>
        </w:div>
        <w:div w:id="2051881345">
          <w:marLeft w:val="640"/>
          <w:marRight w:val="0"/>
          <w:marTop w:val="0"/>
          <w:marBottom w:val="0"/>
          <w:divBdr>
            <w:top w:val="none" w:sz="0" w:space="0" w:color="auto"/>
            <w:left w:val="none" w:sz="0" w:space="0" w:color="auto"/>
            <w:bottom w:val="none" w:sz="0" w:space="0" w:color="auto"/>
            <w:right w:val="none" w:sz="0" w:space="0" w:color="auto"/>
          </w:divBdr>
        </w:div>
        <w:div w:id="852570070">
          <w:marLeft w:val="640"/>
          <w:marRight w:val="0"/>
          <w:marTop w:val="0"/>
          <w:marBottom w:val="0"/>
          <w:divBdr>
            <w:top w:val="none" w:sz="0" w:space="0" w:color="auto"/>
            <w:left w:val="none" w:sz="0" w:space="0" w:color="auto"/>
            <w:bottom w:val="none" w:sz="0" w:space="0" w:color="auto"/>
            <w:right w:val="none" w:sz="0" w:space="0" w:color="auto"/>
          </w:divBdr>
        </w:div>
        <w:div w:id="1184172836">
          <w:marLeft w:val="640"/>
          <w:marRight w:val="0"/>
          <w:marTop w:val="0"/>
          <w:marBottom w:val="0"/>
          <w:divBdr>
            <w:top w:val="none" w:sz="0" w:space="0" w:color="auto"/>
            <w:left w:val="none" w:sz="0" w:space="0" w:color="auto"/>
            <w:bottom w:val="none" w:sz="0" w:space="0" w:color="auto"/>
            <w:right w:val="none" w:sz="0" w:space="0" w:color="auto"/>
          </w:divBdr>
        </w:div>
        <w:div w:id="2142573451">
          <w:marLeft w:val="640"/>
          <w:marRight w:val="0"/>
          <w:marTop w:val="0"/>
          <w:marBottom w:val="0"/>
          <w:divBdr>
            <w:top w:val="none" w:sz="0" w:space="0" w:color="auto"/>
            <w:left w:val="none" w:sz="0" w:space="0" w:color="auto"/>
            <w:bottom w:val="none" w:sz="0" w:space="0" w:color="auto"/>
            <w:right w:val="none" w:sz="0" w:space="0" w:color="auto"/>
          </w:divBdr>
        </w:div>
        <w:div w:id="1289703017">
          <w:marLeft w:val="640"/>
          <w:marRight w:val="0"/>
          <w:marTop w:val="0"/>
          <w:marBottom w:val="0"/>
          <w:divBdr>
            <w:top w:val="none" w:sz="0" w:space="0" w:color="auto"/>
            <w:left w:val="none" w:sz="0" w:space="0" w:color="auto"/>
            <w:bottom w:val="none" w:sz="0" w:space="0" w:color="auto"/>
            <w:right w:val="none" w:sz="0" w:space="0" w:color="auto"/>
          </w:divBdr>
        </w:div>
        <w:div w:id="1020814477">
          <w:marLeft w:val="640"/>
          <w:marRight w:val="0"/>
          <w:marTop w:val="0"/>
          <w:marBottom w:val="0"/>
          <w:divBdr>
            <w:top w:val="none" w:sz="0" w:space="0" w:color="auto"/>
            <w:left w:val="none" w:sz="0" w:space="0" w:color="auto"/>
            <w:bottom w:val="none" w:sz="0" w:space="0" w:color="auto"/>
            <w:right w:val="none" w:sz="0" w:space="0" w:color="auto"/>
          </w:divBdr>
        </w:div>
        <w:div w:id="356320499">
          <w:marLeft w:val="640"/>
          <w:marRight w:val="0"/>
          <w:marTop w:val="0"/>
          <w:marBottom w:val="0"/>
          <w:divBdr>
            <w:top w:val="none" w:sz="0" w:space="0" w:color="auto"/>
            <w:left w:val="none" w:sz="0" w:space="0" w:color="auto"/>
            <w:bottom w:val="none" w:sz="0" w:space="0" w:color="auto"/>
            <w:right w:val="none" w:sz="0" w:space="0" w:color="auto"/>
          </w:divBdr>
        </w:div>
        <w:div w:id="1533499078">
          <w:marLeft w:val="640"/>
          <w:marRight w:val="0"/>
          <w:marTop w:val="0"/>
          <w:marBottom w:val="0"/>
          <w:divBdr>
            <w:top w:val="none" w:sz="0" w:space="0" w:color="auto"/>
            <w:left w:val="none" w:sz="0" w:space="0" w:color="auto"/>
            <w:bottom w:val="none" w:sz="0" w:space="0" w:color="auto"/>
            <w:right w:val="none" w:sz="0" w:space="0" w:color="auto"/>
          </w:divBdr>
        </w:div>
        <w:div w:id="376274749">
          <w:marLeft w:val="640"/>
          <w:marRight w:val="0"/>
          <w:marTop w:val="0"/>
          <w:marBottom w:val="0"/>
          <w:divBdr>
            <w:top w:val="none" w:sz="0" w:space="0" w:color="auto"/>
            <w:left w:val="none" w:sz="0" w:space="0" w:color="auto"/>
            <w:bottom w:val="none" w:sz="0" w:space="0" w:color="auto"/>
            <w:right w:val="none" w:sz="0" w:space="0" w:color="auto"/>
          </w:divBdr>
        </w:div>
        <w:div w:id="1693607249">
          <w:marLeft w:val="640"/>
          <w:marRight w:val="0"/>
          <w:marTop w:val="0"/>
          <w:marBottom w:val="0"/>
          <w:divBdr>
            <w:top w:val="none" w:sz="0" w:space="0" w:color="auto"/>
            <w:left w:val="none" w:sz="0" w:space="0" w:color="auto"/>
            <w:bottom w:val="none" w:sz="0" w:space="0" w:color="auto"/>
            <w:right w:val="none" w:sz="0" w:space="0" w:color="auto"/>
          </w:divBdr>
        </w:div>
        <w:div w:id="2128310182">
          <w:marLeft w:val="640"/>
          <w:marRight w:val="0"/>
          <w:marTop w:val="0"/>
          <w:marBottom w:val="0"/>
          <w:divBdr>
            <w:top w:val="none" w:sz="0" w:space="0" w:color="auto"/>
            <w:left w:val="none" w:sz="0" w:space="0" w:color="auto"/>
            <w:bottom w:val="none" w:sz="0" w:space="0" w:color="auto"/>
            <w:right w:val="none" w:sz="0" w:space="0" w:color="auto"/>
          </w:divBdr>
        </w:div>
        <w:div w:id="1313363605">
          <w:marLeft w:val="640"/>
          <w:marRight w:val="0"/>
          <w:marTop w:val="0"/>
          <w:marBottom w:val="0"/>
          <w:divBdr>
            <w:top w:val="none" w:sz="0" w:space="0" w:color="auto"/>
            <w:left w:val="none" w:sz="0" w:space="0" w:color="auto"/>
            <w:bottom w:val="none" w:sz="0" w:space="0" w:color="auto"/>
            <w:right w:val="none" w:sz="0" w:space="0" w:color="auto"/>
          </w:divBdr>
        </w:div>
        <w:div w:id="870845961">
          <w:marLeft w:val="640"/>
          <w:marRight w:val="0"/>
          <w:marTop w:val="0"/>
          <w:marBottom w:val="0"/>
          <w:divBdr>
            <w:top w:val="none" w:sz="0" w:space="0" w:color="auto"/>
            <w:left w:val="none" w:sz="0" w:space="0" w:color="auto"/>
            <w:bottom w:val="none" w:sz="0" w:space="0" w:color="auto"/>
            <w:right w:val="none" w:sz="0" w:space="0" w:color="auto"/>
          </w:divBdr>
        </w:div>
        <w:div w:id="36510609">
          <w:marLeft w:val="640"/>
          <w:marRight w:val="0"/>
          <w:marTop w:val="0"/>
          <w:marBottom w:val="0"/>
          <w:divBdr>
            <w:top w:val="none" w:sz="0" w:space="0" w:color="auto"/>
            <w:left w:val="none" w:sz="0" w:space="0" w:color="auto"/>
            <w:bottom w:val="none" w:sz="0" w:space="0" w:color="auto"/>
            <w:right w:val="none" w:sz="0" w:space="0" w:color="auto"/>
          </w:divBdr>
        </w:div>
        <w:div w:id="500704192">
          <w:marLeft w:val="640"/>
          <w:marRight w:val="0"/>
          <w:marTop w:val="0"/>
          <w:marBottom w:val="0"/>
          <w:divBdr>
            <w:top w:val="none" w:sz="0" w:space="0" w:color="auto"/>
            <w:left w:val="none" w:sz="0" w:space="0" w:color="auto"/>
            <w:bottom w:val="none" w:sz="0" w:space="0" w:color="auto"/>
            <w:right w:val="none" w:sz="0" w:space="0" w:color="auto"/>
          </w:divBdr>
        </w:div>
        <w:div w:id="422727701">
          <w:marLeft w:val="640"/>
          <w:marRight w:val="0"/>
          <w:marTop w:val="0"/>
          <w:marBottom w:val="0"/>
          <w:divBdr>
            <w:top w:val="none" w:sz="0" w:space="0" w:color="auto"/>
            <w:left w:val="none" w:sz="0" w:space="0" w:color="auto"/>
            <w:bottom w:val="none" w:sz="0" w:space="0" w:color="auto"/>
            <w:right w:val="none" w:sz="0" w:space="0" w:color="auto"/>
          </w:divBdr>
        </w:div>
        <w:div w:id="1616600453">
          <w:marLeft w:val="640"/>
          <w:marRight w:val="0"/>
          <w:marTop w:val="0"/>
          <w:marBottom w:val="0"/>
          <w:divBdr>
            <w:top w:val="none" w:sz="0" w:space="0" w:color="auto"/>
            <w:left w:val="none" w:sz="0" w:space="0" w:color="auto"/>
            <w:bottom w:val="none" w:sz="0" w:space="0" w:color="auto"/>
            <w:right w:val="none" w:sz="0" w:space="0" w:color="auto"/>
          </w:divBdr>
        </w:div>
        <w:div w:id="1762024298">
          <w:marLeft w:val="640"/>
          <w:marRight w:val="0"/>
          <w:marTop w:val="0"/>
          <w:marBottom w:val="0"/>
          <w:divBdr>
            <w:top w:val="none" w:sz="0" w:space="0" w:color="auto"/>
            <w:left w:val="none" w:sz="0" w:space="0" w:color="auto"/>
            <w:bottom w:val="none" w:sz="0" w:space="0" w:color="auto"/>
            <w:right w:val="none" w:sz="0" w:space="0" w:color="auto"/>
          </w:divBdr>
        </w:div>
        <w:div w:id="498471439">
          <w:marLeft w:val="640"/>
          <w:marRight w:val="0"/>
          <w:marTop w:val="0"/>
          <w:marBottom w:val="0"/>
          <w:divBdr>
            <w:top w:val="none" w:sz="0" w:space="0" w:color="auto"/>
            <w:left w:val="none" w:sz="0" w:space="0" w:color="auto"/>
            <w:bottom w:val="none" w:sz="0" w:space="0" w:color="auto"/>
            <w:right w:val="none" w:sz="0" w:space="0" w:color="auto"/>
          </w:divBdr>
        </w:div>
        <w:div w:id="1507599728">
          <w:marLeft w:val="640"/>
          <w:marRight w:val="0"/>
          <w:marTop w:val="0"/>
          <w:marBottom w:val="0"/>
          <w:divBdr>
            <w:top w:val="none" w:sz="0" w:space="0" w:color="auto"/>
            <w:left w:val="none" w:sz="0" w:space="0" w:color="auto"/>
            <w:bottom w:val="none" w:sz="0" w:space="0" w:color="auto"/>
            <w:right w:val="none" w:sz="0" w:space="0" w:color="auto"/>
          </w:divBdr>
        </w:div>
        <w:div w:id="1395084043">
          <w:marLeft w:val="640"/>
          <w:marRight w:val="0"/>
          <w:marTop w:val="0"/>
          <w:marBottom w:val="0"/>
          <w:divBdr>
            <w:top w:val="none" w:sz="0" w:space="0" w:color="auto"/>
            <w:left w:val="none" w:sz="0" w:space="0" w:color="auto"/>
            <w:bottom w:val="none" w:sz="0" w:space="0" w:color="auto"/>
            <w:right w:val="none" w:sz="0" w:space="0" w:color="auto"/>
          </w:divBdr>
        </w:div>
        <w:div w:id="271282600">
          <w:marLeft w:val="640"/>
          <w:marRight w:val="0"/>
          <w:marTop w:val="0"/>
          <w:marBottom w:val="0"/>
          <w:divBdr>
            <w:top w:val="none" w:sz="0" w:space="0" w:color="auto"/>
            <w:left w:val="none" w:sz="0" w:space="0" w:color="auto"/>
            <w:bottom w:val="none" w:sz="0" w:space="0" w:color="auto"/>
            <w:right w:val="none" w:sz="0" w:space="0" w:color="auto"/>
          </w:divBdr>
        </w:div>
        <w:div w:id="1740206881">
          <w:marLeft w:val="640"/>
          <w:marRight w:val="0"/>
          <w:marTop w:val="0"/>
          <w:marBottom w:val="0"/>
          <w:divBdr>
            <w:top w:val="none" w:sz="0" w:space="0" w:color="auto"/>
            <w:left w:val="none" w:sz="0" w:space="0" w:color="auto"/>
            <w:bottom w:val="none" w:sz="0" w:space="0" w:color="auto"/>
            <w:right w:val="none" w:sz="0" w:space="0" w:color="auto"/>
          </w:divBdr>
        </w:div>
        <w:div w:id="1782992655">
          <w:marLeft w:val="640"/>
          <w:marRight w:val="0"/>
          <w:marTop w:val="0"/>
          <w:marBottom w:val="0"/>
          <w:divBdr>
            <w:top w:val="none" w:sz="0" w:space="0" w:color="auto"/>
            <w:left w:val="none" w:sz="0" w:space="0" w:color="auto"/>
            <w:bottom w:val="none" w:sz="0" w:space="0" w:color="auto"/>
            <w:right w:val="none" w:sz="0" w:space="0" w:color="auto"/>
          </w:divBdr>
        </w:div>
        <w:div w:id="70154483">
          <w:marLeft w:val="640"/>
          <w:marRight w:val="0"/>
          <w:marTop w:val="0"/>
          <w:marBottom w:val="0"/>
          <w:divBdr>
            <w:top w:val="none" w:sz="0" w:space="0" w:color="auto"/>
            <w:left w:val="none" w:sz="0" w:space="0" w:color="auto"/>
            <w:bottom w:val="none" w:sz="0" w:space="0" w:color="auto"/>
            <w:right w:val="none" w:sz="0" w:space="0" w:color="auto"/>
          </w:divBdr>
        </w:div>
      </w:divsChild>
    </w:div>
    <w:div w:id="639771350">
      <w:bodyDiv w:val="1"/>
      <w:marLeft w:val="0"/>
      <w:marRight w:val="0"/>
      <w:marTop w:val="0"/>
      <w:marBottom w:val="0"/>
      <w:divBdr>
        <w:top w:val="none" w:sz="0" w:space="0" w:color="auto"/>
        <w:left w:val="none" w:sz="0" w:space="0" w:color="auto"/>
        <w:bottom w:val="none" w:sz="0" w:space="0" w:color="auto"/>
        <w:right w:val="none" w:sz="0" w:space="0" w:color="auto"/>
      </w:divBdr>
      <w:divsChild>
        <w:div w:id="605768615">
          <w:marLeft w:val="640"/>
          <w:marRight w:val="0"/>
          <w:marTop w:val="0"/>
          <w:marBottom w:val="0"/>
          <w:divBdr>
            <w:top w:val="none" w:sz="0" w:space="0" w:color="auto"/>
            <w:left w:val="none" w:sz="0" w:space="0" w:color="auto"/>
            <w:bottom w:val="none" w:sz="0" w:space="0" w:color="auto"/>
            <w:right w:val="none" w:sz="0" w:space="0" w:color="auto"/>
          </w:divBdr>
        </w:div>
        <w:div w:id="1947468764">
          <w:marLeft w:val="640"/>
          <w:marRight w:val="0"/>
          <w:marTop w:val="0"/>
          <w:marBottom w:val="0"/>
          <w:divBdr>
            <w:top w:val="none" w:sz="0" w:space="0" w:color="auto"/>
            <w:left w:val="none" w:sz="0" w:space="0" w:color="auto"/>
            <w:bottom w:val="none" w:sz="0" w:space="0" w:color="auto"/>
            <w:right w:val="none" w:sz="0" w:space="0" w:color="auto"/>
          </w:divBdr>
        </w:div>
        <w:div w:id="511921453">
          <w:marLeft w:val="640"/>
          <w:marRight w:val="0"/>
          <w:marTop w:val="0"/>
          <w:marBottom w:val="0"/>
          <w:divBdr>
            <w:top w:val="none" w:sz="0" w:space="0" w:color="auto"/>
            <w:left w:val="none" w:sz="0" w:space="0" w:color="auto"/>
            <w:bottom w:val="none" w:sz="0" w:space="0" w:color="auto"/>
            <w:right w:val="none" w:sz="0" w:space="0" w:color="auto"/>
          </w:divBdr>
        </w:div>
        <w:div w:id="1234006553">
          <w:marLeft w:val="640"/>
          <w:marRight w:val="0"/>
          <w:marTop w:val="0"/>
          <w:marBottom w:val="0"/>
          <w:divBdr>
            <w:top w:val="none" w:sz="0" w:space="0" w:color="auto"/>
            <w:left w:val="none" w:sz="0" w:space="0" w:color="auto"/>
            <w:bottom w:val="none" w:sz="0" w:space="0" w:color="auto"/>
            <w:right w:val="none" w:sz="0" w:space="0" w:color="auto"/>
          </w:divBdr>
        </w:div>
        <w:div w:id="1494175583">
          <w:marLeft w:val="640"/>
          <w:marRight w:val="0"/>
          <w:marTop w:val="0"/>
          <w:marBottom w:val="0"/>
          <w:divBdr>
            <w:top w:val="none" w:sz="0" w:space="0" w:color="auto"/>
            <w:left w:val="none" w:sz="0" w:space="0" w:color="auto"/>
            <w:bottom w:val="none" w:sz="0" w:space="0" w:color="auto"/>
            <w:right w:val="none" w:sz="0" w:space="0" w:color="auto"/>
          </w:divBdr>
        </w:div>
        <w:div w:id="513374910">
          <w:marLeft w:val="640"/>
          <w:marRight w:val="0"/>
          <w:marTop w:val="0"/>
          <w:marBottom w:val="0"/>
          <w:divBdr>
            <w:top w:val="none" w:sz="0" w:space="0" w:color="auto"/>
            <w:left w:val="none" w:sz="0" w:space="0" w:color="auto"/>
            <w:bottom w:val="none" w:sz="0" w:space="0" w:color="auto"/>
            <w:right w:val="none" w:sz="0" w:space="0" w:color="auto"/>
          </w:divBdr>
        </w:div>
        <w:div w:id="1753046648">
          <w:marLeft w:val="640"/>
          <w:marRight w:val="0"/>
          <w:marTop w:val="0"/>
          <w:marBottom w:val="0"/>
          <w:divBdr>
            <w:top w:val="none" w:sz="0" w:space="0" w:color="auto"/>
            <w:left w:val="none" w:sz="0" w:space="0" w:color="auto"/>
            <w:bottom w:val="none" w:sz="0" w:space="0" w:color="auto"/>
            <w:right w:val="none" w:sz="0" w:space="0" w:color="auto"/>
          </w:divBdr>
        </w:div>
        <w:div w:id="1302464646">
          <w:marLeft w:val="640"/>
          <w:marRight w:val="0"/>
          <w:marTop w:val="0"/>
          <w:marBottom w:val="0"/>
          <w:divBdr>
            <w:top w:val="none" w:sz="0" w:space="0" w:color="auto"/>
            <w:left w:val="none" w:sz="0" w:space="0" w:color="auto"/>
            <w:bottom w:val="none" w:sz="0" w:space="0" w:color="auto"/>
            <w:right w:val="none" w:sz="0" w:space="0" w:color="auto"/>
          </w:divBdr>
        </w:div>
        <w:div w:id="2115511453">
          <w:marLeft w:val="640"/>
          <w:marRight w:val="0"/>
          <w:marTop w:val="0"/>
          <w:marBottom w:val="0"/>
          <w:divBdr>
            <w:top w:val="none" w:sz="0" w:space="0" w:color="auto"/>
            <w:left w:val="none" w:sz="0" w:space="0" w:color="auto"/>
            <w:bottom w:val="none" w:sz="0" w:space="0" w:color="auto"/>
            <w:right w:val="none" w:sz="0" w:space="0" w:color="auto"/>
          </w:divBdr>
        </w:div>
        <w:div w:id="1079525904">
          <w:marLeft w:val="640"/>
          <w:marRight w:val="0"/>
          <w:marTop w:val="0"/>
          <w:marBottom w:val="0"/>
          <w:divBdr>
            <w:top w:val="none" w:sz="0" w:space="0" w:color="auto"/>
            <w:left w:val="none" w:sz="0" w:space="0" w:color="auto"/>
            <w:bottom w:val="none" w:sz="0" w:space="0" w:color="auto"/>
            <w:right w:val="none" w:sz="0" w:space="0" w:color="auto"/>
          </w:divBdr>
        </w:div>
        <w:div w:id="24986709">
          <w:marLeft w:val="640"/>
          <w:marRight w:val="0"/>
          <w:marTop w:val="0"/>
          <w:marBottom w:val="0"/>
          <w:divBdr>
            <w:top w:val="none" w:sz="0" w:space="0" w:color="auto"/>
            <w:left w:val="none" w:sz="0" w:space="0" w:color="auto"/>
            <w:bottom w:val="none" w:sz="0" w:space="0" w:color="auto"/>
            <w:right w:val="none" w:sz="0" w:space="0" w:color="auto"/>
          </w:divBdr>
        </w:div>
        <w:div w:id="81606205">
          <w:marLeft w:val="640"/>
          <w:marRight w:val="0"/>
          <w:marTop w:val="0"/>
          <w:marBottom w:val="0"/>
          <w:divBdr>
            <w:top w:val="none" w:sz="0" w:space="0" w:color="auto"/>
            <w:left w:val="none" w:sz="0" w:space="0" w:color="auto"/>
            <w:bottom w:val="none" w:sz="0" w:space="0" w:color="auto"/>
            <w:right w:val="none" w:sz="0" w:space="0" w:color="auto"/>
          </w:divBdr>
        </w:div>
        <w:div w:id="1295215118">
          <w:marLeft w:val="640"/>
          <w:marRight w:val="0"/>
          <w:marTop w:val="0"/>
          <w:marBottom w:val="0"/>
          <w:divBdr>
            <w:top w:val="none" w:sz="0" w:space="0" w:color="auto"/>
            <w:left w:val="none" w:sz="0" w:space="0" w:color="auto"/>
            <w:bottom w:val="none" w:sz="0" w:space="0" w:color="auto"/>
            <w:right w:val="none" w:sz="0" w:space="0" w:color="auto"/>
          </w:divBdr>
        </w:div>
        <w:div w:id="1144197440">
          <w:marLeft w:val="640"/>
          <w:marRight w:val="0"/>
          <w:marTop w:val="0"/>
          <w:marBottom w:val="0"/>
          <w:divBdr>
            <w:top w:val="none" w:sz="0" w:space="0" w:color="auto"/>
            <w:left w:val="none" w:sz="0" w:space="0" w:color="auto"/>
            <w:bottom w:val="none" w:sz="0" w:space="0" w:color="auto"/>
            <w:right w:val="none" w:sz="0" w:space="0" w:color="auto"/>
          </w:divBdr>
        </w:div>
        <w:div w:id="1321999826">
          <w:marLeft w:val="640"/>
          <w:marRight w:val="0"/>
          <w:marTop w:val="0"/>
          <w:marBottom w:val="0"/>
          <w:divBdr>
            <w:top w:val="none" w:sz="0" w:space="0" w:color="auto"/>
            <w:left w:val="none" w:sz="0" w:space="0" w:color="auto"/>
            <w:bottom w:val="none" w:sz="0" w:space="0" w:color="auto"/>
            <w:right w:val="none" w:sz="0" w:space="0" w:color="auto"/>
          </w:divBdr>
        </w:div>
        <w:div w:id="69159120">
          <w:marLeft w:val="640"/>
          <w:marRight w:val="0"/>
          <w:marTop w:val="0"/>
          <w:marBottom w:val="0"/>
          <w:divBdr>
            <w:top w:val="none" w:sz="0" w:space="0" w:color="auto"/>
            <w:left w:val="none" w:sz="0" w:space="0" w:color="auto"/>
            <w:bottom w:val="none" w:sz="0" w:space="0" w:color="auto"/>
            <w:right w:val="none" w:sz="0" w:space="0" w:color="auto"/>
          </w:divBdr>
        </w:div>
        <w:div w:id="2007902659">
          <w:marLeft w:val="640"/>
          <w:marRight w:val="0"/>
          <w:marTop w:val="0"/>
          <w:marBottom w:val="0"/>
          <w:divBdr>
            <w:top w:val="none" w:sz="0" w:space="0" w:color="auto"/>
            <w:left w:val="none" w:sz="0" w:space="0" w:color="auto"/>
            <w:bottom w:val="none" w:sz="0" w:space="0" w:color="auto"/>
            <w:right w:val="none" w:sz="0" w:space="0" w:color="auto"/>
          </w:divBdr>
        </w:div>
        <w:div w:id="826283329">
          <w:marLeft w:val="640"/>
          <w:marRight w:val="0"/>
          <w:marTop w:val="0"/>
          <w:marBottom w:val="0"/>
          <w:divBdr>
            <w:top w:val="none" w:sz="0" w:space="0" w:color="auto"/>
            <w:left w:val="none" w:sz="0" w:space="0" w:color="auto"/>
            <w:bottom w:val="none" w:sz="0" w:space="0" w:color="auto"/>
            <w:right w:val="none" w:sz="0" w:space="0" w:color="auto"/>
          </w:divBdr>
        </w:div>
        <w:div w:id="1669207560">
          <w:marLeft w:val="640"/>
          <w:marRight w:val="0"/>
          <w:marTop w:val="0"/>
          <w:marBottom w:val="0"/>
          <w:divBdr>
            <w:top w:val="none" w:sz="0" w:space="0" w:color="auto"/>
            <w:left w:val="none" w:sz="0" w:space="0" w:color="auto"/>
            <w:bottom w:val="none" w:sz="0" w:space="0" w:color="auto"/>
            <w:right w:val="none" w:sz="0" w:space="0" w:color="auto"/>
          </w:divBdr>
        </w:div>
        <w:div w:id="838816522">
          <w:marLeft w:val="640"/>
          <w:marRight w:val="0"/>
          <w:marTop w:val="0"/>
          <w:marBottom w:val="0"/>
          <w:divBdr>
            <w:top w:val="none" w:sz="0" w:space="0" w:color="auto"/>
            <w:left w:val="none" w:sz="0" w:space="0" w:color="auto"/>
            <w:bottom w:val="none" w:sz="0" w:space="0" w:color="auto"/>
            <w:right w:val="none" w:sz="0" w:space="0" w:color="auto"/>
          </w:divBdr>
        </w:div>
        <w:div w:id="1405951082">
          <w:marLeft w:val="640"/>
          <w:marRight w:val="0"/>
          <w:marTop w:val="0"/>
          <w:marBottom w:val="0"/>
          <w:divBdr>
            <w:top w:val="none" w:sz="0" w:space="0" w:color="auto"/>
            <w:left w:val="none" w:sz="0" w:space="0" w:color="auto"/>
            <w:bottom w:val="none" w:sz="0" w:space="0" w:color="auto"/>
            <w:right w:val="none" w:sz="0" w:space="0" w:color="auto"/>
          </w:divBdr>
        </w:div>
        <w:div w:id="646934387">
          <w:marLeft w:val="640"/>
          <w:marRight w:val="0"/>
          <w:marTop w:val="0"/>
          <w:marBottom w:val="0"/>
          <w:divBdr>
            <w:top w:val="none" w:sz="0" w:space="0" w:color="auto"/>
            <w:left w:val="none" w:sz="0" w:space="0" w:color="auto"/>
            <w:bottom w:val="none" w:sz="0" w:space="0" w:color="auto"/>
            <w:right w:val="none" w:sz="0" w:space="0" w:color="auto"/>
          </w:divBdr>
        </w:div>
        <w:div w:id="1234051920">
          <w:marLeft w:val="640"/>
          <w:marRight w:val="0"/>
          <w:marTop w:val="0"/>
          <w:marBottom w:val="0"/>
          <w:divBdr>
            <w:top w:val="none" w:sz="0" w:space="0" w:color="auto"/>
            <w:left w:val="none" w:sz="0" w:space="0" w:color="auto"/>
            <w:bottom w:val="none" w:sz="0" w:space="0" w:color="auto"/>
            <w:right w:val="none" w:sz="0" w:space="0" w:color="auto"/>
          </w:divBdr>
        </w:div>
        <w:div w:id="1259288279">
          <w:marLeft w:val="640"/>
          <w:marRight w:val="0"/>
          <w:marTop w:val="0"/>
          <w:marBottom w:val="0"/>
          <w:divBdr>
            <w:top w:val="none" w:sz="0" w:space="0" w:color="auto"/>
            <w:left w:val="none" w:sz="0" w:space="0" w:color="auto"/>
            <w:bottom w:val="none" w:sz="0" w:space="0" w:color="auto"/>
            <w:right w:val="none" w:sz="0" w:space="0" w:color="auto"/>
          </w:divBdr>
        </w:div>
        <w:div w:id="1577280764">
          <w:marLeft w:val="640"/>
          <w:marRight w:val="0"/>
          <w:marTop w:val="0"/>
          <w:marBottom w:val="0"/>
          <w:divBdr>
            <w:top w:val="none" w:sz="0" w:space="0" w:color="auto"/>
            <w:left w:val="none" w:sz="0" w:space="0" w:color="auto"/>
            <w:bottom w:val="none" w:sz="0" w:space="0" w:color="auto"/>
            <w:right w:val="none" w:sz="0" w:space="0" w:color="auto"/>
          </w:divBdr>
        </w:div>
        <w:div w:id="780295576">
          <w:marLeft w:val="640"/>
          <w:marRight w:val="0"/>
          <w:marTop w:val="0"/>
          <w:marBottom w:val="0"/>
          <w:divBdr>
            <w:top w:val="none" w:sz="0" w:space="0" w:color="auto"/>
            <w:left w:val="none" w:sz="0" w:space="0" w:color="auto"/>
            <w:bottom w:val="none" w:sz="0" w:space="0" w:color="auto"/>
            <w:right w:val="none" w:sz="0" w:space="0" w:color="auto"/>
          </w:divBdr>
        </w:div>
        <w:div w:id="774784231">
          <w:marLeft w:val="640"/>
          <w:marRight w:val="0"/>
          <w:marTop w:val="0"/>
          <w:marBottom w:val="0"/>
          <w:divBdr>
            <w:top w:val="none" w:sz="0" w:space="0" w:color="auto"/>
            <w:left w:val="none" w:sz="0" w:space="0" w:color="auto"/>
            <w:bottom w:val="none" w:sz="0" w:space="0" w:color="auto"/>
            <w:right w:val="none" w:sz="0" w:space="0" w:color="auto"/>
          </w:divBdr>
        </w:div>
        <w:div w:id="1789591712">
          <w:marLeft w:val="640"/>
          <w:marRight w:val="0"/>
          <w:marTop w:val="0"/>
          <w:marBottom w:val="0"/>
          <w:divBdr>
            <w:top w:val="none" w:sz="0" w:space="0" w:color="auto"/>
            <w:left w:val="none" w:sz="0" w:space="0" w:color="auto"/>
            <w:bottom w:val="none" w:sz="0" w:space="0" w:color="auto"/>
            <w:right w:val="none" w:sz="0" w:space="0" w:color="auto"/>
          </w:divBdr>
        </w:div>
        <w:div w:id="235819433">
          <w:marLeft w:val="640"/>
          <w:marRight w:val="0"/>
          <w:marTop w:val="0"/>
          <w:marBottom w:val="0"/>
          <w:divBdr>
            <w:top w:val="none" w:sz="0" w:space="0" w:color="auto"/>
            <w:left w:val="none" w:sz="0" w:space="0" w:color="auto"/>
            <w:bottom w:val="none" w:sz="0" w:space="0" w:color="auto"/>
            <w:right w:val="none" w:sz="0" w:space="0" w:color="auto"/>
          </w:divBdr>
        </w:div>
        <w:div w:id="1623464346">
          <w:marLeft w:val="640"/>
          <w:marRight w:val="0"/>
          <w:marTop w:val="0"/>
          <w:marBottom w:val="0"/>
          <w:divBdr>
            <w:top w:val="none" w:sz="0" w:space="0" w:color="auto"/>
            <w:left w:val="none" w:sz="0" w:space="0" w:color="auto"/>
            <w:bottom w:val="none" w:sz="0" w:space="0" w:color="auto"/>
            <w:right w:val="none" w:sz="0" w:space="0" w:color="auto"/>
          </w:divBdr>
        </w:div>
        <w:div w:id="751125897">
          <w:marLeft w:val="640"/>
          <w:marRight w:val="0"/>
          <w:marTop w:val="0"/>
          <w:marBottom w:val="0"/>
          <w:divBdr>
            <w:top w:val="none" w:sz="0" w:space="0" w:color="auto"/>
            <w:left w:val="none" w:sz="0" w:space="0" w:color="auto"/>
            <w:bottom w:val="none" w:sz="0" w:space="0" w:color="auto"/>
            <w:right w:val="none" w:sz="0" w:space="0" w:color="auto"/>
          </w:divBdr>
        </w:div>
        <w:div w:id="1216896560">
          <w:marLeft w:val="640"/>
          <w:marRight w:val="0"/>
          <w:marTop w:val="0"/>
          <w:marBottom w:val="0"/>
          <w:divBdr>
            <w:top w:val="none" w:sz="0" w:space="0" w:color="auto"/>
            <w:left w:val="none" w:sz="0" w:space="0" w:color="auto"/>
            <w:bottom w:val="none" w:sz="0" w:space="0" w:color="auto"/>
            <w:right w:val="none" w:sz="0" w:space="0" w:color="auto"/>
          </w:divBdr>
        </w:div>
        <w:div w:id="119765705">
          <w:marLeft w:val="640"/>
          <w:marRight w:val="0"/>
          <w:marTop w:val="0"/>
          <w:marBottom w:val="0"/>
          <w:divBdr>
            <w:top w:val="none" w:sz="0" w:space="0" w:color="auto"/>
            <w:left w:val="none" w:sz="0" w:space="0" w:color="auto"/>
            <w:bottom w:val="none" w:sz="0" w:space="0" w:color="auto"/>
            <w:right w:val="none" w:sz="0" w:space="0" w:color="auto"/>
          </w:divBdr>
        </w:div>
        <w:div w:id="531304014">
          <w:marLeft w:val="640"/>
          <w:marRight w:val="0"/>
          <w:marTop w:val="0"/>
          <w:marBottom w:val="0"/>
          <w:divBdr>
            <w:top w:val="none" w:sz="0" w:space="0" w:color="auto"/>
            <w:left w:val="none" w:sz="0" w:space="0" w:color="auto"/>
            <w:bottom w:val="none" w:sz="0" w:space="0" w:color="auto"/>
            <w:right w:val="none" w:sz="0" w:space="0" w:color="auto"/>
          </w:divBdr>
        </w:div>
        <w:div w:id="1517232593">
          <w:marLeft w:val="640"/>
          <w:marRight w:val="0"/>
          <w:marTop w:val="0"/>
          <w:marBottom w:val="0"/>
          <w:divBdr>
            <w:top w:val="none" w:sz="0" w:space="0" w:color="auto"/>
            <w:left w:val="none" w:sz="0" w:space="0" w:color="auto"/>
            <w:bottom w:val="none" w:sz="0" w:space="0" w:color="auto"/>
            <w:right w:val="none" w:sz="0" w:space="0" w:color="auto"/>
          </w:divBdr>
        </w:div>
        <w:div w:id="1771584295">
          <w:marLeft w:val="640"/>
          <w:marRight w:val="0"/>
          <w:marTop w:val="0"/>
          <w:marBottom w:val="0"/>
          <w:divBdr>
            <w:top w:val="none" w:sz="0" w:space="0" w:color="auto"/>
            <w:left w:val="none" w:sz="0" w:space="0" w:color="auto"/>
            <w:bottom w:val="none" w:sz="0" w:space="0" w:color="auto"/>
            <w:right w:val="none" w:sz="0" w:space="0" w:color="auto"/>
          </w:divBdr>
        </w:div>
        <w:div w:id="1358966060">
          <w:marLeft w:val="640"/>
          <w:marRight w:val="0"/>
          <w:marTop w:val="0"/>
          <w:marBottom w:val="0"/>
          <w:divBdr>
            <w:top w:val="none" w:sz="0" w:space="0" w:color="auto"/>
            <w:left w:val="none" w:sz="0" w:space="0" w:color="auto"/>
            <w:bottom w:val="none" w:sz="0" w:space="0" w:color="auto"/>
            <w:right w:val="none" w:sz="0" w:space="0" w:color="auto"/>
          </w:divBdr>
        </w:div>
        <w:div w:id="205217929">
          <w:marLeft w:val="640"/>
          <w:marRight w:val="0"/>
          <w:marTop w:val="0"/>
          <w:marBottom w:val="0"/>
          <w:divBdr>
            <w:top w:val="none" w:sz="0" w:space="0" w:color="auto"/>
            <w:left w:val="none" w:sz="0" w:space="0" w:color="auto"/>
            <w:bottom w:val="none" w:sz="0" w:space="0" w:color="auto"/>
            <w:right w:val="none" w:sz="0" w:space="0" w:color="auto"/>
          </w:divBdr>
        </w:div>
        <w:div w:id="128399625">
          <w:marLeft w:val="640"/>
          <w:marRight w:val="0"/>
          <w:marTop w:val="0"/>
          <w:marBottom w:val="0"/>
          <w:divBdr>
            <w:top w:val="none" w:sz="0" w:space="0" w:color="auto"/>
            <w:left w:val="none" w:sz="0" w:space="0" w:color="auto"/>
            <w:bottom w:val="none" w:sz="0" w:space="0" w:color="auto"/>
            <w:right w:val="none" w:sz="0" w:space="0" w:color="auto"/>
          </w:divBdr>
        </w:div>
        <w:div w:id="936140236">
          <w:marLeft w:val="640"/>
          <w:marRight w:val="0"/>
          <w:marTop w:val="0"/>
          <w:marBottom w:val="0"/>
          <w:divBdr>
            <w:top w:val="none" w:sz="0" w:space="0" w:color="auto"/>
            <w:left w:val="none" w:sz="0" w:space="0" w:color="auto"/>
            <w:bottom w:val="none" w:sz="0" w:space="0" w:color="auto"/>
            <w:right w:val="none" w:sz="0" w:space="0" w:color="auto"/>
          </w:divBdr>
        </w:div>
        <w:div w:id="1844665175">
          <w:marLeft w:val="640"/>
          <w:marRight w:val="0"/>
          <w:marTop w:val="0"/>
          <w:marBottom w:val="0"/>
          <w:divBdr>
            <w:top w:val="none" w:sz="0" w:space="0" w:color="auto"/>
            <w:left w:val="none" w:sz="0" w:space="0" w:color="auto"/>
            <w:bottom w:val="none" w:sz="0" w:space="0" w:color="auto"/>
            <w:right w:val="none" w:sz="0" w:space="0" w:color="auto"/>
          </w:divBdr>
        </w:div>
        <w:div w:id="728305572">
          <w:marLeft w:val="640"/>
          <w:marRight w:val="0"/>
          <w:marTop w:val="0"/>
          <w:marBottom w:val="0"/>
          <w:divBdr>
            <w:top w:val="none" w:sz="0" w:space="0" w:color="auto"/>
            <w:left w:val="none" w:sz="0" w:space="0" w:color="auto"/>
            <w:bottom w:val="none" w:sz="0" w:space="0" w:color="auto"/>
            <w:right w:val="none" w:sz="0" w:space="0" w:color="auto"/>
          </w:divBdr>
        </w:div>
        <w:div w:id="270861694">
          <w:marLeft w:val="640"/>
          <w:marRight w:val="0"/>
          <w:marTop w:val="0"/>
          <w:marBottom w:val="0"/>
          <w:divBdr>
            <w:top w:val="none" w:sz="0" w:space="0" w:color="auto"/>
            <w:left w:val="none" w:sz="0" w:space="0" w:color="auto"/>
            <w:bottom w:val="none" w:sz="0" w:space="0" w:color="auto"/>
            <w:right w:val="none" w:sz="0" w:space="0" w:color="auto"/>
          </w:divBdr>
        </w:div>
        <w:div w:id="1140269142">
          <w:marLeft w:val="640"/>
          <w:marRight w:val="0"/>
          <w:marTop w:val="0"/>
          <w:marBottom w:val="0"/>
          <w:divBdr>
            <w:top w:val="none" w:sz="0" w:space="0" w:color="auto"/>
            <w:left w:val="none" w:sz="0" w:space="0" w:color="auto"/>
            <w:bottom w:val="none" w:sz="0" w:space="0" w:color="auto"/>
            <w:right w:val="none" w:sz="0" w:space="0" w:color="auto"/>
          </w:divBdr>
        </w:div>
        <w:div w:id="579295369">
          <w:marLeft w:val="640"/>
          <w:marRight w:val="0"/>
          <w:marTop w:val="0"/>
          <w:marBottom w:val="0"/>
          <w:divBdr>
            <w:top w:val="none" w:sz="0" w:space="0" w:color="auto"/>
            <w:left w:val="none" w:sz="0" w:space="0" w:color="auto"/>
            <w:bottom w:val="none" w:sz="0" w:space="0" w:color="auto"/>
            <w:right w:val="none" w:sz="0" w:space="0" w:color="auto"/>
          </w:divBdr>
        </w:div>
        <w:div w:id="813180092">
          <w:marLeft w:val="640"/>
          <w:marRight w:val="0"/>
          <w:marTop w:val="0"/>
          <w:marBottom w:val="0"/>
          <w:divBdr>
            <w:top w:val="none" w:sz="0" w:space="0" w:color="auto"/>
            <w:left w:val="none" w:sz="0" w:space="0" w:color="auto"/>
            <w:bottom w:val="none" w:sz="0" w:space="0" w:color="auto"/>
            <w:right w:val="none" w:sz="0" w:space="0" w:color="auto"/>
          </w:divBdr>
        </w:div>
        <w:div w:id="1077627421">
          <w:marLeft w:val="640"/>
          <w:marRight w:val="0"/>
          <w:marTop w:val="0"/>
          <w:marBottom w:val="0"/>
          <w:divBdr>
            <w:top w:val="none" w:sz="0" w:space="0" w:color="auto"/>
            <w:left w:val="none" w:sz="0" w:space="0" w:color="auto"/>
            <w:bottom w:val="none" w:sz="0" w:space="0" w:color="auto"/>
            <w:right w:val="none" w:sz="0" w:space="0" w:color="auto"/>
          </w:divBdr>
        </w:div>
        <w:div w:id="1216552792">
          <w:marLeft w:val="640"/>
          <w:marRight w:val="0"/>
          <w:marTop w:val="0"/>
          <w:marBottom w:val="0"/>
          <w:divBdr>
            <w:top w:val="none" w:sz="0" w:space="0" w:color="auto"/>
            <w:left w:val="none" w:sz="0" w:space="0" w:color="auto"/>
            <w:bottom w:val="none" w:sz="0" w:space="0" w:color="auto"/>
            <w:right w:val="none" w:sz="0" w:space="0" w:color="auto"/>
          </w:divBdr>
        </w:div>
        <w:div w:id="156768085">
          <w:marLeft w:val="640"/>
          <w:marRight w:val="0"/>
          <w:marTop w:val="0"/>
          <w:marBottom w:val="0"/>
          <w:divBdr>
            <w:top w:val="none" w:sz="0" w:space="0" w:color="auto"/>
            <w:left w:val="none" w:sz="0" w:space="0" w:color="auto"/>
            <w:bottom w:val="none" w:sz="0" w:space="0" w:color="auto"/>
            <w:right w:val="none" w:sz="0" w:space="0" w:color="auto"/>
          </w:divBdr>
        </w:div>
        <w:div w:id="886796480">
          <w:marLeft w:val="640"/>
          <w:marRight w:val="0"/>
          <w:marTop w:val="0"/>
          <w:marBottom w:val="0"/>
          <w:divBdr>
            <w:top w:val="none" w:sz="0" w:space="0" w:color="auto"/>
            <w:left w:val="none" w:sz="0" w:space="0" w:color="auto"/>
            <w:bottom w:val="none" w:sz="0" w:space="0" w:color="auto"/>
            <w:right w:val="none" w:sz="0" w:space="0" w:color="auto"/>
          </w:divBdr>
        </w:div>
        <w:div w:id="765229376">
          <w:marLeft w:val="640"/>
          <w:marRight w:val="0"/>
          <w:marTop w:val="0"/>
          <w:marBottom w:val="0"/>
          <w:divBdr>
            <w:top w:val="none" w:sz="0" w:space="0" w:color="auto"/>
            <w:left w:val="none" w:sz="0" w:space="0" w:color="auto"/>
            <w:bottom w:val="none" w:sz="0" w:space="0" w:color="auto"/>
            <w:right w:val="none" w:sz="0" w:space="0" w:color="auto"/>
          </w:divBdr>
        </w:div>
        <w:div w:id="662122822">
          <w:marLeft w:val="640"/>
          <w:marRight w:val="0"/>
          <w:marTop w:val="0"/>
          <w:marBottom w:val="0"/>
          <w:divBdr>
            <w:top w:val="none" w:sz="0" w:space="0" w:color="auto"/>
            <w:left w:val="none" w:sz="0" w:space="0" w:color="auto"/>
            <w:bottom w:val="none" w:sz="0" w:space="0" w:color="auto"/>
            <w:right w:val="none" w:sz="0" w:space="0" w:color="auto"/>
          </w:divBdr>
        </w:div>
        <w:div w:id="1384989712">
          <w:marLeft w:val="640"/>
          <w:marRight w:val="0"/>
          <w:marTop w:val="0"/>
          <w:marBottom w:val="0"/>
          <w:divBdr>
            <w:top w:val="none" w:sz="0" w:space="0" w:color="auto"/>
            <w:left w:val="none" w:sz="0" w:space="0" w:color="auto"/>
            <w:bottom w:val="none" w:sz="0" w:space="0" w:color="auto"/>
            <w:right w:val="none" w:sz="0" w:space="0" w:color="auto"/>
          </w:divBdr>
        </w:div>
        <w:div w:id="971325840">
          <w:marLeft w:val="640"/>
          <w:marRight w:val="0"/>
          <w:marTop w:val="0"/>
          <w:marBottom w:val="0"/>
          <w:divBdr>
            <w:top w:val="none" w:sz="0" w:space="0" w:color="auto"/>
            <w:left w:val="none" w:sz="0" w:space="0" w:color="auto"/>
            <w:bottom w:val="none" w:sz="0" w:space="0" w:color="auto"/>
            <w:right w:val="none" w:sz="0" w:space="0" w:color="auto"/>
          </w:divBdr>
        </w:div>
        <w:div w:id="1250115007">
          <w:marLeft w:val="640"/>
          <w:marRight w:val="0"/>
          <w:marTop w:val="0"/>
          <w:marBottom w:val="0"/>
          <w:divBdr>
            <w:top w:val="none" w:sz="0" w:space="0" w:color="auto"/>
            <w:left w:val="none" w:sz="0" w:space="0" w:color="auto"/>
            <w:bottom w:val="none" w:sz="0" w:space="0" w:color="auto"/>
            <w:right w:val="none" w:sz="0" w:space="0" w:color="auto"/>
          </w:divBdr>
        </w:div>
        <w:div w:id="1642614627">
          <w:marLeft w:val="640"/>
          <w:marRight w:val="0"/>
          <w:marTop w:val="0"/>
          <w:marBottom w:val="0"/>
          <w:divBdr>
            <w:top w:val="none" w:sz="0" w:space="0" w:color="auto"/>
            <w:left w:val="none" w:sz="0" w:space="0" w:color="auto"/>
            <w:bottom w:val="none" w:sz="0" w:space="0" w:color="auto"/>
            <w:right w:val="none" w:sz="0" w:space="0" w:color="auto"/>
          </w:divBdr>
        </w:div>
        <w:div w:id="785079843">
          <w:marLeft w:val="640"/>
          <w:marRight w:val="0"/>
          <w:marTop w:val="0"/>
          <w:marBottom w:val="0"/>
          <w:divBdr>
            <w:top w:val="none" w:sz="0" w:space="0" w:color="auto"/>
            <w:left w:val="none" w:sz="0" w:space="0" w:color="auto"/>
            <w:bottom w:val="none" w:sz="0" w:space="0" w:color="auto"/>
            <w:right w:val="none" w:sz="0" w:space="0" w:color="auto"/>
          </w:divBdr>
        </w:div>
        <w:div w:id="135605564">
          <w:marLeft w:val="640"/>
          <w:marRight w:val="0"/>
          <w:marTop w:val="0"/>
          <w:marBottom w:val="0"/>
          <w:divBdr>
            <w:top w:val="none" w:sz="0" w:space="0" w:color="auto"/>
            <w:left w:val="none" w:sz="0" w:space="0" w:color="auto"/>
            <w:bottom w:val="none" w:sz="0" w:space="0" w:color="auto"/>
            <w:right w:val="none" w:sz="0" w:space="0" w:color="auto"/>
          </w:divBdr>
        </w:div>
        <w:div w:id="1677616260">
          <w:marLeft w:val="640"/>
          <w:marRight w:val="0"/>
          <w:marTop w:val="0"/>
          <w:marBottom w:val="0"/>
          <w:divBdr>
            <w:top w:val="none" w:sz="0" w:space="0" w:color="auto"/>
            <w:left w:val="none" w:sz="0" w:space="0" w:color="auto"/>
            <w:bottom w:val="none" w:sz="0" w:space="0" w:color="auto"/>
            <w:right w:val="none" w:sz="0" w:space="0" w:color="auto"/>
          </w:divBdr>
        </w:div>
        <w:div w:id="1157839770">
          <w:marLeft w:val="640"/>
          <w:marRight w:val="0"/>
          <w:marTop w:val="0"/>
          <w:marBottom w:val="0"/>
          <w:divBdr>
            <w:top w:val="none" w:sz="0" w:space="0" w:color="auto"/>
            <w:left w:val="none" w:sz="0" w:space="0" w:color="auto"/>
            <w:bottom w:val="none" w:sz="0" w:space="0" w:color="auto"/>
            <w:right w:val="none" w:sz="0" w:space="0" w:color="auto"/>
          </w:divBdr>
        </w:div>
        <w:div w:id="688681804">
          <w:marLeft w:val="640"/>
          <w:marRight w:val="0"/>
          <w:marTop w:val="0"/>
          <w:marBottom w:val="0"/>
          <w:divBdr>
            <w:top w:val="none" w:sz="0" w:space="0" w:color="auto"/>
            <w:left w:val="none" w:sz="0" w:space="0" w:color="auto"/>
            <w:bottom w:val="none" w:sz="0" w:space="0" w:color="auto"/>
            <w:right w:val="none" w:sz="0" w:space="0" w:color="auto"/>
          </w:divBdr>
        </w:div>
        <w:div w:id="1263611981">
          <w:marLeft w:val="640"/>
          <w:marRight w:val="0"/>
          <w:marTop w:val="0"/>
          <w:marBottom w:val="0"/>
          <w:divBdr>
            <w:top w:val="none" w:sz="0" w:space="0" w:color="auto"/>
            <w:left w:val="none" w:sz="0" w:space="0" w:color="auto"/>
            <w:bottom w:val="none" w:sz="0" w:space="0" w:color="auto"/>
            <w:right w:val="none" w:sz="0" w:space="0" w:color="auto"/>
          </w:divBdr>
        </w:div>
        <w:div w:id="326982270">
          <w:marLeft w:val="640"/>
          <w:marRight w:val="0"/>
          <w:marTop w:val="0"/>
          <w:marBottom w:val="0"/>
          <w:divBdr>
            <w:top w:val="none" w:sz="0" w:space="0" w:color="auto"/>
            <w:left w:val="none" w:sz="0" w:space="0" w:color="auto"/>
            <w:bottom w:val="none" w:sz="0" w:space="0" w:color="auto"/>
            <w:right w:val="none" w:sz="0" w:space="0" w:color="auto"/>
          </w:divBdr>
        </w:div>
        <w:div w:id="945044708">
          <w:marLeft w:val="640"/>
          <w:marRight w:val="0"/>
          <w:marTop w:val="0"/>
          <w:marBottom w:val="0"/>
          <w:divBdr>
            <w:top w:val="none" w:sz="0" w:space="0" w:color="auto"/>
            <w:left w:val="none" w:sz="0" w:space="0" w:color="auto"/>
            <w:bottom w:val="none" w:sz="0" w:space="0" w:color="auto"/>
            <w:right w:val="none" w:sz="0" w:space="0" w:color="auto"/>
          </w:divBdr>
        </w:div>
        <w:div w:id="513689808">
          <w:marLeft w:val="640"/>
          <w:marRight w:val="0"/>
          <w:marTop w:val="0"/>
          <w:marBottom w:val="0"/>
          <w:divBdr>
            <w:top w:val="none" w:sz="0" w:space="0" w:color="auto"/>
            <w:left w:val="none" w:sz="0" w:space="0" w:color="auto"/>
            <w:bottom w:val="none" w:sz="0" w:space="0" w:color="auto"/>
            <w:right w:val="none" w:sz="0" w:space="0" w:color="auto"/>
          </w:divBdr>
        </w:div>
        <w:div w:id="1907908739">
          <w:marLeft w:val="640"/>
          <w:marRight w:val="0"/>
          <w:marTop w:val="0"/>
          <w:marBottom w:val="0"/>
          <w:divBdr>
            <w:top w:val="none" w:sz="0" w:space="0" w:color="auto"/>
            <w:left w:val="none" w:sz="0" w:space="0" w:color="auto"/>
            <w:bottom w:val="none" w:sz="0" w:space="0" w:color="auto"/>
            <w:right w:val="none" w:sz="0" w:space="0" w:color="auto"/>
          </w:divBdr>
        </w:div>
        <w:div w:id="885338718">
          <w:marLeft w:val="640"/>
          <w:marRight w:val="0"/>
          <w:marTop w:val="0"/>
          <w:marBottom w:val="0"/>
          <w:divBdr>
            <w:top w:val="none" w:sz="0" w:space="0" w:color="auto"/>
            <w:left w:val="none" w:sz="0" w:space="0" w:color="auto"/>
            <w:bottom w:val="none" w:sz="0" w:space="0" w:color="auto"/>
            <w:right w:val="none" w:sz="0" w:space="0" w:color="auto"/>
          </w:divBdr>
        </w:div>
        <w:div w:id="1260747935">
          <w:marLeft w:val="640"/>
          <w:marRight w:val="0"/>
          <w:marTop w:val="0"/>
          <w:marBottom w:val="0"/>
          <w:divBdr>
            <w:top w:val="none" w:sz="0" w:space="0" w:color="auto"/>
            <w:left w:val="none" w:sz="0" w:space="0" w:color="auto"/>
            <w:bottom w:val="none" w:sz="0" w:space="0" w:color="auto"/>
            <w:right w:val="none" w:sz="0" w:space="0" w:color="auto"/>
          </w:divBdr>
        </w:div>
        <w:div w:id="339625319">
          <w:marLeft w:val="640"/>
          <w:marRight w:val="0"/>
          <w:marTop w:val="0"/>
          <w:marBottom w:val="0"/>
          <w:divBdr>
            <w:top w:val="none" w:sz="0" w:space="0" w:color="auto"/>
            <w:left w:val="none" w:sz="0" w:space="0" w:color="auto"/>
            <w:bottom w:val="none" w:sz="0" w:space="0" w:color="auto"/>
            <w:right w:val="none" w:sz="0" w:space="0" w:color="auto"/>
          </w:divBdr>
        </w:div>
        <w:div w:id="545531223">
          <w:marLeft w:val="640"/>
          <w:marRight w:val="0"/>
          <w:marTop w:val="0"/>
          <w:marBottom w:val="0"/>
          <w:divBdr>
            <w:top w:val="none" w:sz="0" w:space="0" w:color="auto"/>
            <w:left w:val="none" w:sz="0" w:space="0" w:color="auto"/>
            <w:bottom w:val="none" w:sz="0" w:space="0" w:color="auto"/>
            <w:right w:val="none" w:sz="0" w:space="0" w:color="auto"/>
          </w:divBdr>
        </w:div>
        <w:div w:id="496580672">
          <w:marLeft w:val="640"/>
          <w:marRight w:val="0"/>
          <w:marTop w:val="0"/>
          <w:marBottom w:val="0"/>
          <w:divBdr>
            <w:top w:val="none" w:sz="0" w:space="0" w:color="auto"/>
            <w:left w:val="none" w:sz="0" w:space="0" w:color="auto"/>
            <w:bottom w:val="none" w:sz="0" w:space="0" w:color="auto"/>
            <w:right w:val="none" w:sz="0" w:space="0" w:color="auto"/>
          </w:divBdr>
        </w:div>
        <w:div w:id="45378505">
          <w:marLeft w:val="640"/>
          <w:marRight w:val="0"/>
          <w:marTop w:val="0"/>
          <w:marBottom w:val="0"/>
          <w:divBdr>
            <w:top w:val="none" w:sz="0" w:space="0" w:color="auto"/>
            <w:left w:val="none" w:sz="0" w:space="0" w:color="auto"/>
            <w:bottom w:val="none" w:sz="0" w:space="0" w:color="auto"/>
            <w:right w:val="none" w:sz="0" w:space="0" w:color="auto"/>
          </w:divBdr>
        </w:div>
        <w:div w:id="406806445">
          <w:marLeft w:val="640"/>
          <w:marRight w:val="0"/>
          <w:marTop w:val="0"/>
          <w:marBottom w:val="0"/>
          <w:divBdr>
            <w:top w:val="none" w:sz="0" w:space="0" w:color="auto"/>
            <w:left w:val="none" w:sz="0" w:space="0" w:color="auto"/>
            <w:bottom w:val="none" w:sz="0" w:space="0" w:color="auto"/>
            <w:right w:val="none" w:sz="0" w:space="0" w:color="auto"/>
          </w:divBdr>
        </w:div>
        <w:div w:id="192572839">
          <w:marLeft w:val="640"/>
          <w:marRight w:val="0"/>
          <w:marTop w:val="0"/>
          <w:marBottom w:val="0"/>
          <w:divBdr>
            <w:top w:val="none" w:sz="0" w:space="0" w:color="auto"/>
            <w:left w:val="none" w:sz="0" w:space="0" w:color="auto"/>
            <w:bottom w:val="none" w:sz="0" w:space="0" w:color="auto"/>
            <w:right w:val="none" w:sz="0" w:space="0" w:color="auto"/>
          </w:divBdr>
        </w:div>
        <w:div w:id="1167211296">
          <w:marLeft w:val="640"/>
          <w:marRight w:val="0"/>
          <w:marTop w:val="0"/>
          <w:marBottom w:val="0"/>
          <w:divBdr>
            <w:top w:val="none" w:sz="0" w:space="0" w:color="auto"/>
            <w:left w:val="none" w:sz="0" w:space="0" w:color="auto"/>
            <w:bottom w:val="none" w:sz="0" w:space="0" w:color="auto"/>
            <w:right w:val="none" w:sz="0" w:space="0" w:color="auto"/>
          </w:divBdr>
        </w:div>
        <w:div w:id="1502814460">
          <w:marLeft w:val="640"/>
          <w:marRight w:val="0"/>
          <w:marTop w:val="0"/>
          <w:marBottom w:val="0"/>
          <w:divBdr>
            <w:top w:val="none" w:sz="0" w:space="0" w:color="auto"/>
            <w:left w:val="none" w:sz="0" w:space="0" w:color="auto"/>
            <w:bottom w:val="none" w:sz="0" w:space="0" w:color="auto"/>
            <w:right w:val="none" w:sz="0" w:space="0" w:color="auto"/>
          </w:divBdr>
        </w:div>
        <w:div w:id="1690179530">
          <w:marLeft w:val="640"/>
          <w:marRight w:val="0"/>
          <w:marTop w:val="0"/>
          <w:marBottom w:val="0"/>
          <w:divBdr>
            <w:top w:val="none" w:sz="0" w:space="0" w:color="auto"/>
            <w:left w:val="none" w:sz="0" w:space="0" w:color="auto"/>
            <w:bottom w:val="none" w:sz="0" w:space="0" w:color="auto"/>
            <w:right w:val="none" w:sz="0" w:space="0" w:color="auto"/>
          </w:divBdr>
        </w:div>
        <w:div w:id="806705797">
          <w:marLeft w:val="640"/>
          <w:marRight w:val="0"/>
          <w:marTop w:val="0"/>
          <w:marBottom w:val="0"/>
          <w:divBdr>
            <w:top w:val="none" w:sz="0" w:space="0" w:color="auto"/>
            <w:left w:val="none" w:sz="0" w:space="0" w:color="auto"/>
            <w:bottom w:val="none" w:sz="0" w:space="0" w:color="auto"/>
            <w:right w:val="none" w:sz="0" w:space="0" w:color="auto"/>
          </w:divBdr>
        </w:div>
        <w:div w:id="1058940299">
          <w:marLeft w:val="640"/>
          <w:marRight w:val="0"/>
          <w:marTop w:val="0"/>
          <w:marBottom w:val="0"/>
          <w:divBdr>
            <w:top w:val="none" w:sz="0" w:space="0" w:color="auto"/>
            <w:left w:val="none" w:sz="0" w:space="0" w:color="auto"/>
            <w:bottom w:val="none" w:sz="0" w:space="0" w:color="auto"/>
            <w:right w:val="none" w:sz="0" w:space="0" w:color="auto"/>
          </w:divBdr>
        </w:div>
        <w:div w:id="1752311562">
          <w:marLeft w:val="640"/>
          <w:marRight w:val="0"/>
          <w:marTop w:val="0"/>
          <w:marBottom w:val="0"/>
          <w:divBdr>
            <w:top w:val="none" w:sz="0" w:space="0" w:color="auto"/>
            <w:left w:val="none" w:sz="0" w:space="0" w:color="auto"/>
            <w:bottom w:val="none" w:sz="0" w:space="0" w:color="auto"/>
            <w:right w:val="none" w:sz="0" w:space="0" w:color="auto"/>
          </w:divBdr>
        </w:div>
        <w:div w:id="963081252">
          <w:marLeft w:val="640"/>
          <w:marRight w:val="0"/>
          <w:marTop w:val="0"/>
          <w:marBottom w:val="0"/>
          <w:divBdr>
            <w:top w:val="none" w:sz="0" w:space="0" w:color="auto"/>
            <w:left w:val="none" w:sz="0" w:space="0" w:color="auto"/>
            <w:bottom w:val="none" w:sz="0" w:space="0" w:color="auto"/>
            <w:right w:val="none" w:sz="0" w:space="0" w:color="auto"/>
          </w:divBdr>
        </w:div>
        <w:div w:id="1022708512">
          <w:marLeft w:val="640"/>
          <w:marRight w:val="0"/>
          <w:marTop w:val="0"/>
          <w:marBottom w:val="0"/>
          <w:divBdr>
            <w:top w:val="none" w:sz="0" w:space="0" w:color="auto"/>
            <w:left w:val="none" w:sz="0" w:space="0" w:color="auto"/>
            <w:bottom w:val="none" w:sz="0" w:space="0" w:color="auto"/>
            <w:right w:val="none" w:sz="0" w:space="0" w:color="auto"/>
          </w:divBdr>
        </w:div>
        <w:div w:id="493379151">
          <w:marLeft w:val="640"/>
          <w:marRight w:val="0"/>
          <w:marTop w:val="0"/>
          <w:marBottom w:val="0"/>
          <w:divBdr>
            <w:top w:val="none" w:sz="0" w:space="0" w:color="auto"/>
            <w:left w:val="none" w:sz="0" w:space="0" w:color="auto"/>
            <w:bottom w:val="none" w:sz="0" w:space="0" w:color="auto"/>
            <w:right w:val="none" w:sz="0" w:space="0" w:color="auto"/>
          </w:divBdr>
        </w:div>
        <w:div w:id="417019544">
          <w:marLeft w:val="640"/>
          <w:marRight w:val="0"/>
          <w:marTop w:val="0"/>
          <w:marBottom w:val="0"/>
          <w:divBdr>
            <w:top w:val="none" w:sz="0" w:space="0" w:color="auto"/>
            <w:left w:val="none" w:sz="0" w:space="0" w:color="auto"/>
            <w:bottom w:val="none" w:sz="0" w:space="0" w:color="auto"/>
            <w:right w:val="none" w:sz="0" w:space="0" w:color="auto"/>
          </w:divBdr>
        </w:div>
        <w:div w:id="147406524">
          <w:marLeft w:val="640"/>
          <w:marRight w:val="0"/>
          <w:marTop w:val="0"/>
          <w:marBottom w:val="0"/>
          <w:divBdr>
            <w:top w:val="none" w:sz="0" w:space="0" w:color="auto"/>
            <w:left w:val="none" w:sz="0" w:space="0" w:color="auto"/>
            <w:bottom w:val="none" w:sz="0" w:space="0" w:color="auto"/>
            <w:right w:val="none" w:sz="0" w:space="0" w:color="auto"/>
          </w:divBdr>
        </w:div>
        <w:div w:id="1476801504">
          <w:marLeft w:val="640"/>
          <w:marRight w:val="0"/>
          <w:marTop w:val="0"/>
          <w:marBottom w:val="0"/>
          <w:divBdr>
            <w:top w:val="none" w:sz="0" w:space="0" w:color="auto"/>
            <w:left w:val="none" w:sz="0" w:space="0" w:color="auto"/>
            <w:bottom w:val="none" w:sz="0" w:space="0" w:color="auto"/>
            <w:right w:val="none" w:sz="0" w:space="0" w:color="auto"/>
          </w:divBdr>
        </w:div>
        <w:div w:id="994147608">
          <w:marLeft w:val="640"/>
          <w:marRight w:val="0"/>
          <w:marTop w:val="0"/>
          <w:marBottom w:val="0"/>
          <w:divBdr>
            <w:top w:val="none" w:sz="0" w:space="0" w:color="auto"/>
            <w:left w:val="none" w:sz="0" w:space="0" w:color="auto"/>
            <w:bottom w:val="none" w:sz="0" w:space="0" w:color="auto"/>
            <w:right w:val="none" w:sz="0" w:space="0" w:color="auto"/>
          </w:divBdr>
        </w:div>
        <w:div w:id="765422566">
          <w:marLeft w:val="640"/>
          <w:marRight w:val="0"/>
          <w:marTop w:val="0"/>
          <w:marBottom w:val="0"/>
          <w:divBdr>
            <w:top w:val="none" w:sz="0" w:space="0" w:color="auto"/>
            <w:left w:val="none" w:sz="0" w:space="0" w:color="auto"/>
            <w:bottom w:val="none" w:sz="0" w:space="0" w:color="auto"/>
            <w:right w:val="none" w:sz="0" w:space="0" w:color="auto"/>
          </w:divBdr>
        </w:div>
        <w:div w:id="1854832435">
          <w:marLeft w:val="640"/>
          <w:marRight w:val="0"/>
          <w:marTop w:val="0"/>
          <w:marBottom w:val="0"/>
          <w:divBdr>
            <w:top w:val="none" w:sz="0" w:space="0" w:color="auto"/>
            <w:left w:val="none" w:sz="0" w:space="0" w:color="auto"/>
            <w:bottom w:val="none" w:sz="0" w:space="0" w:color="auto"/>
            <w:right w:val="none" w:sz="0" w:space="0" w:color="auto"/>
          </w:divBdr>
        </w:div>
        <w:div w:id="1979335030">
          <w:marLeft w:val="640"/>
          <w:marRight w:val="0"/>
          <w:marTop w:val="0"/>
          <w:marBottom w:val="0"/>
          <w:divBdr>
            <w:top w:val="none" w:sz="0" w:space="0" w:color="auto"/>
            <w:left w:val="none" w:sz="0" w:space="0" w:color="auto"/>
            <w:bottom w:val="none" w:sz="0" w:space="0" w:color="auto"/>
            <w:right w:val="none" w:sz="0" w:space="0" w:color="auto"/>
          </w:divBdr>
        </w:div>
        <w:div w:id="1870953033">
          <w:marLeft w:val="640"/>
          <w:marRight w:val="0"/>
          <w:marTop w:val="0"/>
          <w:marBottom w:val="0"/>
          <w:divBdr>
            <w:top w:val="none" w:sz="0" w:space="0" w:color="auto"/>
            <w:left w:val="none" w:sz="0" w:space="0" w:color="auto"/>
            <w:bottom w:val="none" w:sz="0" w:space="0" w:color="auto"/>
            <w:right w:val="none" w:sz="0" w:space="0" w:color="auto"/>
          </w:divBdr>
        </w:div>
        <w:div w:id="1972057120">
          <w:marLeft w:val="640"/>
          <w:marRight w:val="0"/>
          <w:marTop w:val="0"/>
          <w:marBottom w:val="0"/>
          <w:divBdr>
            <w:top w:val="none" w:sz="0" w:space="0" w:color="auto"/>
            <w:left w:val="none" w:sz="0" w:space="0" w:color="auto"/>
            <w:bottom w:val="none" w:sz="0" w:space="0" w:color="auto"/>
            <w:right w:val="none" w:sz="0" w:space="0" w:color="auto"/>
          </w:divBdr>
        </w:div>
        <w:div w:id="1020886960">
          <w:marLeft w:val="640"/>
          <w:marRight w:val="0"/>
          <w:marTop w:val="0"/>
          <w:marBottom w:val="0"/>
          <w:divBdr>
            <w:top w:val="none" w:sz="0" w:space="0" w:color="auto"/>
            <w:left w:val="none" w:sz="0" w:space="0" w:color="auto"/>
            <w:bottom w:val="none" w:sz="0" w:space="0" w:color="auto"/>
            <w:right w:val="none" w:sz="0" w:space="0" w:color="auto"/>
          </w:divBdr>
        </w:div>
        <w:div w:id="660962464">
          <w:marLeft w:val="640"/>
          <w:marRight w:val="0"/>
          <w:marTop w:val="0"/>
          <w:marBottom w:val="0"/>
          <w:divBdr>
            <w:top w:val="none" w:sz="0" w:space="0" w:color="auto"/>
            <w:left w:val="none" w:sz="0" w:space="0" w:color="auto"/>
            <w:bottom w:val="none" w:sz="0" w:space="0" w:color="auto"/>
            <w:right w:val="none" w:sz="0" w:space="0" w:color="auto"/>
          </w:divBdr>
        </w:div>
        <w:div w:id="1053308192">
          <w:marLeft w:val="640"/>
          <w:marRight w:val="0"/>
          <w:marTop w:val="0"/>
          <w:marBottom w:val="0"/>
          <w:divBdr>
            <w:top w:val="none" w:sz="0" w:space="0" w:color="auto"/>
            <w:left w:val="none" w:sz="0" w:space="0" w:color="auto"/>
            <w:bottom w:val="none" w:sz="0" w:space="0" w:color="auto"/>
            <w:right w:val="none" w:sz="0" w:space="0" w:color="auto"/>
          </w:divBdr>
        </w:div>
        <w:div w:id="302582478">
          <w:marLeft w:val="640"/>
          <w:marRight w:val="0"/>
          <w:marTop w:val="0"/>
          <w:marBottom w:val="0"/>
          <w:divBdr>
            <w:top w:val="none" w:sz="0" w:space="0" w:color="auto"/>
            <w:left w:val="none" w:sz="0" w:space="0" w:color="auto"/>
            <w:bottom w:val="none" w:sz="0" w:space="0" w:color="auto"/>
            <w:right w:val="none" w:sz="0" w:space="0" w:color="auto"/>
          </w:divBdr>
        </w:div>
        <w:div w:id="2094230341">
          <w:marLeft w:val="640"/>
          <w:marRight w:val="0"/>
          <w:marTop w:val="0"/>
          <w:marBottom w:val="0"/>
          <w:divBdr>
            <w:top w:val="none" w:sz="0" w:space="0" w:color="auto"/>
            <w:left w:val="none" w:sz="0" w:space="0" w:color="auto"/>
            <w:bottom w:val="none" w:sz="0" w:space="0" w:color="auto"/>
            <w:right w:val="none" w:sz="0" w:space="0" w:color="auto"/>
          </w:divBdr>
        </w:div>
        <w:div w:id="1304577996">
          <w:marLeft w:val="640"/>
          <w:marRight w:val="0"/>
          <w:marTop w:val="0"/>
          <w:marBottom w:val="0"/>
          <w:divBdr>
            <w:top w:val="none" w:sz="0" w:space="0" w:color="auto"/>
            <w:left w:val="none" w:sz="0" w:space="0" w:color="auto"/>
            <w:bottom w:val="none" w:sz="0" w:space="0" w:color="auto"/>
            <w:right w:val="none" w:sz="0" w:space="0" w:color="auto"/>
          </w:divBdr>
        </w:div>
        <w:div w:id="1998070499">
          <w:marLeft w:val="640"/>
          <w:marRight w:val="0"/>
          <w:marTop w:val="0"/>
          <w:marBottom w:val="0"/>
          <w:divBdr>
            <w:top w:val="none" w:sz="0" w:space="0" w:color="auto"/>
            <w:left w:val="none" w:sz="0" w:space="0" w:color="auto"/>
            <w:bottom w:val="none" w:sz="0" w:space="0" w:color="auto"/>
            <w:right w:val="none" w:sz="0" w:space="0" w:color="auto"/>
          </w:divBdr>
        </w:div>
        <w:div w:id="2096432026">
          <w:marLeft w:val="640"/>
          <w:marRight w:val="0"/>
          <w:marTop w:val="0"/>
          <w:marBottom w:val="0"/>
          <w:divBdr>
            <w:top w:val="none" w:sz="0" w:space="0" w:color="auto"/>
            <w:left w:val="none" w:sz="0" w:space="0" w:color="auto"/>
            <w:bottom w:val="none" w:sz="0" w:space="0" w:color="auto"/>
            <w:right w:val="none" w:sz="0" w:space="0" w:color="auto"/>
          </w:divBdr>
        </w:div>
        <w:div w:id="898710414">
          <w:marLeft w:val="640"/>
          <w:marRight w:val="0"/>
          <w:marTop w:val="0"/>
          <w:marBottom w:val="0"/>
          <w:divBdr>
            <w:top w:val="none" w:sz="0" w:space="0" w:color="auto"/>
            <w:left w:val="none" w:sz="0" w:space="0" w:color="auto"/>
            <w:bottom w:val="none" w:sz="0" w:space="0" w:color="auto"/>
            <w:right w:val="none" w:sz="0" w:space="0" w:color="auto"/>
          </w:divBdr>
        </w:div>
        <w:div w:id="1042830963">
          <w:marLeft w:val="640"/>
          <w:marRight w:val="0"/>
          <w:marTop w:val="0"/>
          <w:marBottom w:val="0"/>
          <w:divBdr>
            <w:top w:val="none" w:sz="0" w:space="0" w:color="auto"/>
            <w:left w:val="none" w:sz="0" w:space="0" w:color="auto"/>
            <w:bottom w:val="none" w:sz="0" w:space="0" w:color="auto"/>
            <w:right w:val="none" w:sz="0" w:space="0" w:color="auto"/>
          </w:divBdr>
        </w:div>
        <w:div w:id="628052301">
          <w:marLeft w:val="640"/>
          <w:marRight w:val="0"/>
          <w:marTop w:val="0"/>
          <w:marBottom w:val="0"/>
          <w:divBdr>
            <w:top w:val="none" w:sz="0" w:space="0" w:color="auto"/>
            <w:left w:val="none" w:sz="0" w:space="0" w:color="auto"/>
            <w:bottom w:val="none" w:sz="0" w:space="0" w:color="auto"/>
            <w:right w:val="none" w:sz="0" w:space="0" w:color="auto"/>
          </w:divBdr>
        </w:div>
        <w:div w:id="518204728">
          <w:marLeft w:val="640"/>
          <w:marRight w:val="0"/>
          <w:marTop w:val="0"/>
          <w:marBottom w:val="0"/>
          <w:divBdr>
            <w:top w:val="none" w:sz="0" w:space="0" w:color="auto"/>
            <w:left w:val="none" w:sz="0" w:space="0" w:color="auto"/>
            <w:bottom w:val="none" w:sz="0" w:space="0" w:color="auto"/>
            <w:right w:val="none" w:sz="0" w:space="0" w:color="auto"/>
          </w:divBdr>
        </w:div>
        <w:div w:id="1080172498">
          <w:marLeft w:val="640"/>
          <w:marRight w:val="0"/>
          <w:marTop w:val="0"/>
          <w:marBottom w:val="0"/>
          <w:divBdr>
            <w:top w:val="none" w:sz="0" w:space="0" w:color="auto"/>
            <w:left w:val="none" w:sz="0" w:space="0" w:color="auto"/>
            <w:bottom w:val="none" w:sz="0" w:space="0" w:color="auto"/>
            <w:right w:val="none" w:sz="0" w:space="0" w:color="auto"/>
          </w:divBdr>
        </w:div>
        <w:div w:id="1032612954">
          <w:marLeft w:val="640"/>
          <w:marRight w:val="0"/>
          <w:marTop w:val="0"/>
          <w:marBottom w:val="0"/>
          <w:divBdr>
            <w:top w:val="none" w:sz="0" w:space="0" w:color="auto"/>
            <w:left w:val="none" w:sz="0" w:space="0" w:color="auto"/>
            <w:bottom w:val="none" w:sz="0" w:space="0" w:color="auto"/>
            <w:right w:val="none" w:sz="0" w:space="0" w:color="auto"/>
          </w:divBdr>
        </w:div>
        <w:div w:id="1540584370">
          <w:marLeft w:val="640"/>
          <w:marRight w:val="0"/>
          <w:marTop w:val="0"/>
          <w:marBottom w:val="0"/>
          <w:divBdr>
            <w:top w:val="none" w:sz="0" w:space="0" w:color="auto"/>
            <w:left w:val="none" w:sz="0" w:space="0" w:color="auto"/>
            <w:bottom w:val="none" w:sz="0" w:space="0" w:color="auto"/>
            <w:right w:val="none" w:sz="0" w:space="0" w:color="auto"/>
          </w:divBdr>
        </w:div>
        <w:div w:id="774907065">
          <w:marLeft w:val="640"/>
          <w:marRight w:val="0"/>
          <w:marTop w:val="0"/>
          <w:marBottom w:val="0"/>
          <w:divBdr>
            <w:top w:val="none" w:sz="0" w:space="0" w:color="auto"/>
            <w:left w:val="none" w:sz="0" w:space="0" w:color="auto"/>
            <w:bottom w:val="none" w:sz="0" w:space="0" w:color="auto"/>
            <w:right w:val="none" w:sz="0" w:space="0" w:color="auto"/>
          </w:divBdr>
        </w:div>
        <w:div w:id="1333341587">
          <w:marLeft w:val="640"/>
          <w:marRight w:val="0"/>
          <w:marTop w:val="0"/>
          <w:marBottom w:val="0"/>
          <w:divBdr>
            <w:top w:val="none" w:sz="0" w:space="0" w:color="auto"/>
            <w:left w:val="none" w:sz="0" w:space="0" w:color="auto"/>
            <w:bottom w:val="none" w:sz="0" w:space="0" w:color="auto"/>
            <w:right w:val="none" w:sz="0" w:space="0" w:color="auto"/>
          </w:divBdr>
        </w:div>
        <w:div w:id="1690332484">
          <w:marLeft w:val="640"/>
          <w:marRight w:val="0"/>
          <w:marTop w:val="0"/>
          <w:marBottom w:val="0"/>
          <w:divBdr>
            <w:top w:val="none" w:sz="0" w:space="0" w:color="auto"/>
            <w:left w:val="none" w:sz="0" w:space="0" w:color="auto"/>
            <w:bottom w:val="none" w:sz="0" w:space="0" w:color="auto"/>
            <w:right w:val="none" w:sz="0" w:space="0" w:color="auto"/>
          </w:divBdr>
        </w:div>
        <w:div w:id="1968468000">
          <w:marLeft w:val="640"/>
          <w:marRight w:val="0"/>
          <w:marTop w:val="0"/>
          <w:marBottom w:val="0"/>
          <w:divBdr>
            <w:top w:val="none" w:sz="0" w:space="0" w:color="auto"/>
            <w:left w:val="none" w:sz="0" w:space="0" w:color="auto"/>
            <w:bottom w:val="none" w:sz="0" w:space="0" w:color="auto"/>
            <w:right w:val="none" w:sz="0" w:space="0" w:color="auto"/>
          </w:divBdr>
        </w:div>
        <w:div w:id="425930128">
          <w:marLeft w:val="640"/>
          <w:marRight w:val="0"/>
          <w:marTop w:val="0"/>
          <w:marBottom w:val="0"/>
          <w:divBdr>
            <w:top w:val="none" w:sz="0" w:space="0" w:color="auto"/>
            <w:left w:val="none" w:sz="0" w:space="0" w:color="auto"/>
            <w:bottom w:val="none" w:sz="0" w:space="0" w:color="auto"/>
            <w:right w:val="none" w:sz="0" w:space="0" w:color="auto"/>
          </w:divBdr>
        </w:div>
        <w:div w:id="135949869">
          <w:marLeft w:val="640"/>
          <w:marRight w:val="0"/>
          <w:marTop w:val="0"/>
          <w:marBottom w:val="0"/>
          <w:divBdr>
            <w:top w:val="none" w:sz="0" w:space="0" w:color="auto"/>
            <w:left w:val="none" w:sz="0" w:space="0" w:color="auto"/>
            <w:bottom w:val="none" w:sz="0" w:space="0" w:color="auto"/>
            <w:right w:val="none" w:sz="0" w:space="0" w:color="auto"/>
          </w:divBdr>
        </w:div>
        <w:div w:id="1411850128">
          <w:marLeft w:val="640"/>
          <w:marRight w:val="0"/>
          <w:marTop w:val="0"/>
          <w:marBottom w:val="0"/>
          <w:divBdr>
            <w:top w:val="none" w:sz="0" w:space="0" w:color="auto"/>
            <w:left w:val="none" w:sz="0" w:space="0" w:color="auto"/>
            <w:bottom w:val="none" w:sz="0" w:space="0" w:color="auto"/>
            <w:right w:val="none" w:sz="0" w:space="0" w:color="auto"/>
          </w:divBdr>
        </w:div>
        <w:div w:id="2006470414">
          <w:marLeft w:val="640"/>
          <w:marRight w:val="0"/>
          <w:marTop w:val="0"/>
          <w:marBottom w:val="0"/>
          <w:divBdr>
            <w:top w:val="none" w:sz="0" w:space="0" w:color="auto"/>
            <w:left w:val="none" w:sz="0" w:space="0" w:color="auto"/>
            <w:bottom w:val="none" w:sz="0" w:space="0" w:color="auto"/>
            <w:right w:val="none" w:sz="0" w:space="0" w:color="auto"/>
          </w:divBdr>
        </w:div>
        <w:div w:id="1659655583">
          <w:marLeft w:val="640"/>
          <w:marRight w:val="0"/>
          <w:marTop w:val="0"/>
          <w:marBottom w:val="0"/>
          <w:divBdr>
            <w:top w:val="none" w:sz="0" w:space="0" w:color="auto"/>
            <w:left w:val="none" w:sz="0" w:space="0" w:color="auto"/>
            <w:bottom w:val="none" w:sz="0" w:space="0" w:color="auto"/>
            <w:right w:val="none" w:sz="0" w:space="0" w:color="auto"/>
          </w:divBdr>
        </w:div>
        <w:div w:id="1470784454">
          <w:marLeft w:val="640"/>
          <w:marRight w:val="0"/>
          <w:marTop w:val="0"/>
          <w:marBottom w:val="0"/>
          <w:divBdr>
            <w:top w:val="none" w:sz="0" w:space="0" w:color="auto"/>
            <w:left w:val="none" w:sz="0" w:space="0" w:color="auto"/>
            <w:bottom w:val="none" w:sz="0" w:space="0" w:color="auto"/>
            <w:right w:val="none" w:sz="0" w:space="0" w:color="auto"/>
          </w:divBdr>
        </w:div>
        <w:div w:id="1055472846">
          <w:marLeft w:val="640"/>
          <w:marRight w:val="0"/>
          <w:marTop w:val="0"/>
          <w:marBottom w:val="0"/>
          <w:divBdr>
            <w:top w:val="none" w:sz="0" w:space="0" w:color="auto"/>
            <w:left w:val="none" w:sz="0" w:space="0" w:color="auto"/>
            <w:bottom w:val="none" w:sz="0" w:space="0" w:color="auto"/>
            <w:right w:val="none" w:sz="0" w:space="0" w:color="auto"/>
          </w:divBdr>
        </w:div>
        <w:div w:id="1408306028">
          <w:marLeft w:val="640"/>
          <w:marRight w:val="0"/>
          <w:marTop w:val="0"/>
          <w:marBottom w:val="0"/>
          <w:divBdr>
            <w:top w:val="none" w:sz="0" w:space="0" w:color="auto"/>
            <w:left w:val="none" w:sz="0" w:space="0" w:color="auto"/>
            <w:bottom w:val="none" w:sz="0" w:space="0" w:color="auto"/>
            <w:right w:val="none" w:sz="0" w:space="0" w:color="auto"/>
          </w:divBdr>
        </w:div>
        <w:div w:id="1236017220">
          <w:marLeft w:val="640"/>
          <w:marRight w:val="0"/>
          <w:marTop w:val="0"/>
          <w:marBottom w:val="0"/>
          <w:divBdr>
            <w:top w:val="none" w:sz="0" w:space="0" w:color="auto"/>
            <w:left w:val="none" w:sz="0" w:space="0" w:color="auto"/>
            <w:bottom w:val="none" w:sz="0" w:space="0" w:color="auto"/>
            <w:right w:val="none" w:sz="0" w:space="0" w:color="auto"/>
          </w:divBdr>
        </w:div>
        <w:div w:id="1416512354">
          <w:marLeft w:val="640"/>
          <w:marRight w:val="0"/>
          <w:marTop w:val="0"/>
          <w:marBottom w:val="0"/>
          <w:divBdr>
            <w:top w:val="none" w:sz="0" w:space="0" w:color="auto"/>
            <w:left w:val="none" w:sz="0" w:space="0" w:color="auto"/>
            <w:bottom w:val="none" w:sz="0" w:space="0" w:color="auto"/>
            <w:right w:val="none" w:sz="0" w:space="0" w:color="auto"/>
          </w:divBdr>
        </w:div>
        <w:div w:id="380905540">
          <w:marLeft w:val="640"/>
          <w:marRight w:val="0"/>
          <w:marTop w:val="0"/>
          <w:marBottom w:val="0"/>
          <w:divBdr>
            <w:top w:val="none" w:sz="0" w:space="0" w:color="auto"/>
            <w:left w:val="none" w:sz="0" w:space="0" w:color="auto"/>
            <w:bottom w:val="none" w:sz="0" w:space="0" w:color="auto"/>
            <w:right w:val="none" w:sz="0" w:space="0" w:color="auto"/>
          </w:divBdr>
        </w:div>
        <w:div w:id="984163859">
          <w:marLeft w:val="640"/>
          <w:marRight w:val="0"/>
          <w:marTop w:val="0"/>
          <w:marBottom w:val="0"/>
          <w:divBdr>
            <w:top w:val="none" w:sz="0" w:space="0" w:color="auto"/>
            <w:left w:val="none" w:sz="0" w:space="0" w:color="auto"/>
            <w:bottom w:val="none" w:sz="0" w:space="0" w:color="auto"/>
            <w:right w:val="none" w:sz="0" w:space="0" w:color="auto"/>
          </w:divBdr>
        </w:div>
        <w:div w:id="1244100110">
          <w:marLeft w:val="640"/>
          <w:marRight w:val="0"/>
          <w:marTop w:val="0"/>
          <w:marBottom w:val="0"/>
          <w:divBdr>
            <w:top w:val="none" w:sz="0" w:space="0" w:color="auto"/>
            <w:left w:val="none" w:sz="0" w:space="0" w:color="auto"/>
            <w:bottom w:val="none" w:sz="0" w:space="0" w:color="auto"/>
            <w:right w:val="none" w:sz="0" w:space="0" w:color="auto"/>
          </w:divBdr>
        </w:div>
      </w:divsChild>
    </w:div>
    <w:div w:id="651953620">
      <w:bodyDiv w:val="1"/>
      <w:marLeft w:val="0"/>
      <w:marRight w:val="0"/>
      <w:marTop w:val="0"/>
      <w:marBottom w:val="0"/>
      <w:divBdr>
        <w:top w:val="none" w:sz="0" w:space="0" w:color="auto"/>
        <w:left w:val="none" w:sz="0" w:space="0" w:color="auto"/>
        <w:bottom w:val="none" w:sz="0" w:space="0" w:color="auto"/>
        <w:right w:val="none" w:sz="0" w:space="0" w:color="auto"/>
      </w:divBdr>
      <w:divsChild>
        <w:div w:id="1814904197">
          <w:marLeft w:val="640"/>
          <w:marRight w:val="0"/>
          <w:marTop w:val="0"/>
          <w:marBottom w:val="0"/>
          <w:divBdr>
            <w:top w:val="none" w:sz="0" w:space="0" w:color="auto"/>
            <w:left w:val="none" w:sz="0" w:space="0" w:color="auto"/>
            <w:bottom w:val="none" w:sz="0" w:space="0" w:color="auto"/>
            <w:right w:val="none" w:sz="0" w:space="0" w:color="auto"/>
          </w:divBdr>
        </w:div>
        <w:div w:id="561914386">
          <w:marLeft w:val="640"/>
          <w:marRight w:val="0"/>
          <w:marTop w:val="0"/>
          <w:marBottom w:val="0"/>
          <w:divBdr>
            <w:top w:val="none" w:sz="0" w:space="0" w:color="auto"/>
            <w:left w:val="none" w:sz="0" w:space="0" w:color="auto"/>
            <w:bottom w:val="none" w:sz="0" w:space="0" w:color="auto"/>
            <w:right w:val="none" w:sz="0" w:space="0" w:color="auto"/>
          </w:divBdr>
        </w:div>
        <w:div w:id="408039381">
          <w:marLeft w:val="640"/>
          <w:marRight w:val="0"/>
          <w:marTop w:val="0"/>
          <w:marBottom w:val="0"/>
          <w:divBdr>
            <w:top w:val="none" w:sz="0" w:space="0" w:color="auto"/>
            <w:left w:val="none" w:sz="0" w:space="0" w:color="auto"/>
            <w:bottom w:val="none" w:sz="0" w:space="0" w:color="auto"/>
            <w:right w:val="none" w:sz="0" w:space="0" w:color="auto"/>
          </w:divBdr>
        </w:div>
        <w:div w:id="377749717">
          <w:marLeft w:val="640"/>
          <w:marRight w:val="0"/>
          <w:marTop w:val="0"/>
          <w:marBottom w:val="0"/>
          <w:divBdr>
            <w:top w:val="none" w:sz="0" w:space="0" w:color="auto"/>
            <w:left w:val="none" w:sz="0" w:space="0" w:color="auto"/>
            <w:bottom w:val="none" w:sz="0" w:space="0" w:color="auto"/>
            <w:right w:val="none" w:sz="0" w:space="0" w:color="auto"/>
          </w:divBdr>
        </w:div>
        <w:div w:id="2109497117">
          <w:marLeft w:val="640"/>
          <w:marRight w:val="0"/>
          <w:marTop w:val="0"/>
          <w:marBottom w:val="0"/>
          <w:divBdr>
            <w:top w:val="none" w:sz="0" w:space="0" w:color="auto"/>
            <w:left w:val="none" w:sz="0" w:space="0" w:color="auto"/>
            <w:bottom w:val="none" w:sz="0" w:space="0" w:color="auto"/>
            <w:right w:val="none" w:sz="0" w:space="0" w:color="auto"/>
          </w:divBdr>
        </w:div>
        <w:div w:id="50814842">
          <w:marLeft w:val="640"/>
          <w:marRight w:val="0"/>
          <w:marTop w:val="0"/>
          <w:marBottom w:val="0"/>
          <w:divBdr>
            <w:top w:val="none" w:sz="0" w:space="0" w:color="auto"/>
            <w:left w:val="none" w:sz="0" w:space="0" w:color="auto"/>
            <w:bottom w:val="none" w:sz="0" w:space="0" w:color="auto"/>
            <w:right w:val="none" w:sz="0" w:space="0" w:color="auto"/>
          </w:divBdr>
        </w:div>
        <w:div w:id="1774351696">
          <w:marLeft w:val="640"/>
          <w:marRight w:val="0"/>
          <w:marTop w:val="0"/>
          <w:marBottom w:val="0"/>
          <w:divBdr>
            <w:top w:val="none" w:sz="0" w:space="0" w:color="auto"/>
            <w:left w:val="none" w:sz="0" w:space="0" w:color="auto"/>
            <w:bottom w:val="none" w:sz="0" w:space="0" w:color="auto"/>
            <w:right w:val="none" w:sz="0" w:space="0" w:color="auto"/>
          </w:divBdr>
        </w:div>
        <w:div w:id="871648327">
          <w:marLeft w:val="640"/>
          <w:marRight w:val="0"/>
          <w:marTop w:val="0"/>
          <w:marBottom w:val="0"/>
          <w:divBdr>
            <w:top w:val="none" w:sz="0" w:space="0" w:color="auto"/>
            <w:left w:val="none" w:sz="0" w:space="0" w:color="auto"/>
            <w:bottom w:val="none" w:sz="0" w:space="0" w:color="auto"/>
            <w:right w:val="none" w:sz="0" w:space="0" w:color="auto"/>
          </w:divBdr>
        </w:div>
        <w:div w:id="1538813675">
          <w:marLeft w:val="640"/>
          <w:marRight w:val="0"/>
          <w:marTop w:val="0"/>
          <w:marBottom w:val="0"/>
          <w:divBdr>
            <w:top w:val="none" w:sz="0" w:space="0" w:color="auto"/>
            <w:left w:val="none" w:sz="0" w:space="0" w:color="auto"/>
            <w:bottom w:val="none" w:sz="0" w:space="0" w:color="auto"/>
            <w:right w:val="none" w:sz="0" w:space="0" w:color="auto"/>
          </w:divBdr>
        </w:div>
        <w:div w:id="1449399353">
          <w:marLeft w:val="640"/>
          <w:marRight w:val="0"/>
          <w:marTop w:val="0"/>
          <w:marBottom w:val="0"/>
          <w:divBdr>
            <w:top w:val="none" w:sz="0" w:space="0" w:color="auto"/>
            <w:left w:val="none" w:sz="0" w:space="0" w:color="auto"/>
            <w:bottom w:val="none" w:sz="0" w:space="0" w:color="auto"/>
            <w:right w:val="none" w:sz="0" w:space="0" w:color="auto"/>
          </w:divBdr>
        </w:div>
        <w:div w:id="1775053395">
          <w:marLeft w:val="640"/>
          <w:marRight w:val="0"/>
          <w:marTop w:val="0"/>
          <w:marBottom w:val="0"/>
          <w:divBdr>
            <w:top w:val="none" w:sz="0" w:space="0" w:color="auto"/>
            <w:left w:val="none" w:sz="0" w:space="0" w:color="auto"/>
            <w:bottom w:val="none" w:sz="0" w:space="0" w:color="auto"/>
            <w:right w:val="none" w:sz="0" w:space="0" w:color="auto"/>
          </w:divBdr>
        </w:div>
        <w:div w:id="980769691">
          <w:marLeft w:val="640"/>
          <w:marRight w:val="0"/>
          <w:marTop w:val="0"/>
          <w:marBottom w:val="0"/>
          <w:divBdr>
            <w:top w:val="none" w:sz="0" w:space="0" w:color="auto"/>
            <w:left w:val="none" w:sz="0" w:space="0" w:color="auto"/>
            <w:bottom w:val="none" w:sz="0" w:space="0" w:color="auto"/>
            <w:right w:val="none" w:sz="0" w:space="0" w:color="auto"/>
          </w:divBdr>
        </w:div>
        <w:div w:id="1572691123">
          <w:marLeft w:val="640"/>
          <w:marRight w:val="0"/>
          <w:marTop w:val="0"/>
          <w:marBottom w:val="0"/>
          <w:divBdr>
            <w:top w:val="none" w:sz="0" w:space="0" w:color="auto"/>
            <w:left w:val="none" w:sz="0" w:space="0" w:color="auto"/>
            <w:bottom w:val="none" w:sz="0" w:space="0" w:color="auto"/>
            <w:right w:val="none" w:sz="0" w:space="0" w:color="auto"/>
          </w:divBdr>
        </w:div>
        <w:div w:id="1569682583">
          <w:marLeft w:val="640"/>
          <w:marRight w:val="0"/>
          <w:marTop w:val="0"/>
          <w:marBottom w:val="0"/>
          <w:divBdr>
            <w:top w:val="none" w:sz="0" w:space="0" w:color="auto"/>
            <w:left w:val="none" w:sz="0" w:space="0" w:color="auto"/>
            <w:bottom w:val="none" w:sz="0" w:space="0" w:color="auto"/>
            <w:right w:val="none" w:sz="0" w:space="0" w:color="auto"/>
          </w:divBdr>
        </w:div>
        <w:div w:id="1975674319">
          <w:marLeft w:val="640"/>
          <w:marRight w:val="0"/>
          <w:marTop w:val="0"/>
          <w:marBottom w:val="0"/>
          <w:divBdr>
            <w:top w:val="none" w:sz="0" w:space="0" w:color="auto"/>
            <w:left w:val="none" w:sz="0" w:space="0" w:color="auto"/>
            <w:bottom w:val="none" w:sz="0" w:space="0" w:color="auto"/>
            <w:right w:val="none" w:sz="0" w:space="0" w:color="auto"/>
          </w:divBdr>
        </w:div>
        <w:div w:id="1384675113">
          <w:marLeft w:val="640"/>
          <w:marRight w:val="0"/>
          <w:marTop w:val="0"/>
          <w:marBottom w:val="0"/>
          <w:divBdr>
            <w:top w:val="none" w:sz="0" w:space="0" w:color="auto"/>
            <w:left w:val="none" w:sz="0" w:space="0" w:color="auto"/>
            <w:bottom w:val="none" w:sz="0" w:space="0" w:color="auto"/>
            <w:right w:val="none" w:sz="0" w:space="0" w:color="auto"/>
          </w:divBdr>
        </w:div>
        <w:div w:id="426925729">
          <w:marLeft w:val="640"/>
          <w:marRight w:val="0"/>
          <w:marTop w:val="0"/>
          <w:marBottom w:val="0"/>
          <w:divBdr>
            <w:top w:val="none" w:sz="0" w:space="0" w:color="auto"/>
            <w:left w:val="none" w:sz="0" w:space="0" w:color="auto"/>
            <w:bottom w:val="none" w:sz="0" w:space="0" w:color="auto"/>
            <w:right w:val="none" w:sz="0" w:space="0" w:color="auto"/>
          </w:divBdr>
        </w:div>
        <w:div w:id="1739088410">
          <w:marLeft w:val="640"/>
          <w:marRight w:val="0"/>
          <w:marTop w:val="0"/>
          <w:marBottom w:val="0"/>
          <w:divBdr>
            <w:top w:val="none" w:sz="0" w:space="0" w:color="auto"/>
            <w:left w:val="none" w:sz="0" w:space="0" w:color="auto"/>
            <w:bottom w:val="none" w:sz="0" w:space="0" w:color="auto"/>
            <w:right w:val="none" w:sz="0" w:space="0" w:color="auto"/>
          </w:divBdr>
        </w:div>
        <w:div w:id="421218827">
          <w:marLeft w:val="640"/>
          <w:marRight w:val="0"/>
          <w:marTop w:val="0"/>
          <w:marBottom w:val="0"/>
          <w:divBdr>
            <w:top w:val="none" w:sz="0" w:space="0" w:color="auto"/>
            <w:left w:val="none" w:sz="0" w:space="0" w:color="auto"/>
            <w:bottom w:val="none" w:sz="0" w:space="0" w:color="auto"/>
            <w:right w:val="none" w:sz="0" w:space="0" w:color="auto"/>
          </w:divBdr>
        </w:div>
        <w:div w:id="944535047">
          <w:marLeft w:val="640"/>
          <w:marRight w:val="0"/>
          <w:marTop w:val="0"/>
          <w:marBottom w:val="0"/>
          <w:divBdr>
            <w:top w:val="none" w:sz="0" w:space="0" w:color="auto"/>
            <w:left w:val="none" w:sz="0" w:space="0" w:color="auto"/>
            <w:bottom w:val="none" w:sz="0" w:space="0" w:color="auto"/>
            <w:right w:val="none" w:sz="0" w:space="0" w:color="auto"/>
          </w:divBdr>
        </w:div>
        <w:div w:id="519898851">
          <w:marLeft w:val="640"/>
          <w:marRight w:val="0"/>
          <w:marTop w:val="0"/>
          <w:marBottom w:val="0"/>
          <w:divBdr>
            <w:top w:val="none" w:sz="0" w:space="0" w:color="auto"/>
            <w:left w:val="none" w:sz="0" w:space="0" w:color="auto"/>
            <w:bottom w:val="none" w:sz="0" w:space="0" w:color="auto"/>
            <w:right w:val="none" w:sz="0" w:space="0" w:color="auto"/>
          </w:divBdr>
        </w:div>
        <w:div w:id="841318058">
          <w:marLeft w:val="640"/>
          <w:marRight w:val="0"/>
          <w:marTop w:val="0"/>
          <w:marBottom w:val="0"/>
          <w:divBdr>
            <w:top w:val="none" w:sz="0" w:space="0" w:color="auto"/>
            <w:left w:val="none" w:sz="0" w:space="0" w:color="auto"/>
            <w:bottom w:val="none" w:sz="0" w:space="0" w:color="auto"/>
            <w:right w:val="none" w:sz="0" w:space="0" w:color="auto"/>
          </w:divBdr>
        </w:div>
        <w:div w:id="1980185160">
          <w:marLeft w:val="640"/>
          <w:marRight w:val="0"/>
          <w:marTop w:val="0"/>
          <w:marBottom w:val="0"/>
          <w:divBdr>
            <w:top w:val="none" w:sz="0" w:space="0" w:color="auto"/>
            <w:left w:val="none" w:sz="0" w:space="0" w:color="auto"/>
            <w:bottom w:val="none" w:sz="0" w:space="0" w:color="auto"/>
            <w:right w:val="none" w:sz="0" w:space="0" w:color="auto"/>
          </w:divBdr>
        </w:div>
        <w:div w:id="98336752">
          <w:marLeft w:val="640"/>
          <w:marRight w:val="0"/>
          <w:marTop w:val="0"/>
          <w:marBottom w:val="0"/>
          <w:divBdr>
            <w:top w:val="none" w:sz="0" w:space="0" w:color="auto"/>
            <w:left w:val="none" w:sz="0" w:space="0" w:color="auto"/>
            <w:bottom w:val="none" w:sz="0" w:space="0" w:color="auto"/>
            <w:right w:val="none" w:sz="0" w:space="0" w:color="auto"/>
          </w:divBdr>
        </w:div>
        <w:div w:id="1309017630">
          <w:marLeft w:val="640"/>
          <w:marRight w:val="0"/>
          <w:marTop w:val="0"/>
          <w:marBottom w:val="0"/>
          <w:divBdr>
            <w:top w:val="none" w:sz="0" w:space="0" w:color="auto"/>
            <w:left w:val="none" w:sz="0" w:space="0" w:color="auto"/>
            <w:bottom w:val="none" w:sz="0" w:space="0" w:color="auto"/>
            <w:right w:val="none" w:sz="0" w:space="0" w:color="auto"/>
          </w:divBdr>
        </w:div>
        <w:div w:id="765266797">
          <w:marLeft w:val="640"/>
          <w:marRight w:val="0"/>
          <w:marTop w:val="0"/>
          <w:marBottom w:val="0"/>
          <w:divBdr>
            <w:top w:val="none" w:sz="0" w:space="0" w:color="auto"/>
            <w:left w:val="none" w:sz="0" w:space="0" w:color="auto"/>
            <w:bottom w:val="none" w:sz="0" w:space="0" w:color="auto"/>
            <w:right w:val="none" w:sz="0" w:space="0" w:color="auto"/>
          </w:divBdr>
        </w:div>
        <w:div w:id="1817184962">
          <w:marLeft w:val="640"/>
          <w:marRight w:val="0"/>
          <w:marTop w:val="0"/>
          <w:marBottom w:val="0"/>
          <w:divBdr>
            <w:top w:val="none" w:sz="0" w:space="0" w:color="auto"/>
            <w:left w:val="none" w:sz="0" w:space="0" w:color="auto"/>
            <w:bottom w:val="none" w:sz="0" w:space="0" w:color="auto"/>
            <w:right w:val="none" w:sz="0" w:space="0" w:color="auto"/>
          </w:divBdr>
        </w:div>
        <w:div w:id="870460566">
          <w:marLeft w:val="640"/>
          <w:marRight w:val="0"/>
          <w:marTop w:val="0"/>
          <w:marBottom w:val="0"/>
          <w:divBdr>
            <w:top w:val="none" w:sz="0" w:space="0" w:color="auto"/>
            <w:left w:val="none" w:sz="0" w:space="0" w:color="auto"/>
            <w:bottom w:val="none" w:sz="0" w:space="0" w:color="auto"/>
            <w:right w:val="none" w:sz="0" w:space="0" w:color="auto"/>
          </w:divBdr>
        </w:div>
        <w:div w:id="444035387">
          <w:marLeft w:val="640"/>
          <w:marRight w:val="0"/>
          <w:marTop w:val="0"/>
          <w:marBottom w:val="0"/>
          <w:divBdr>
            <w:top w:val="none" w:sz="0" w:space="0" w:color="auto"/>
            <w:left w:val="none" w:sz="0" w:space="0" w:color="auto"/>
            <w:bottom w:val="none" w:sz="0" w:space="0" w:color="auto"/>
            <w:right w:val="none" w:sz="0" w:space="0" w:color="auto"/>
          </w:divBdr>
        </w:div>
        <w:div w:id="163134341">
          <w:marLeft w:val="640"/>
          <w:marRight w:val="0"/>
          <w:marTop w:val="0"/>
          <w:marBottom w:val="0"/>
          <w:divBdr>
            <w:top w:val="none" w:sz="0" w:space="0" w:color="auto"/>
            <w:left w:val="none" w:sz="0" w:space="0" w:color="auto"/>
            <w:bottom w:val="none" w:sz="0" w:space="0" w:color="auto"/>
            <w:right w:val="none" w:sz="0" w:space="0" w:color="auto"/>
          </w:divBdr>
        </w:div>
        <w:div w:id="1689871205">
          <w:marLeft w:val="640"/>
          <w:marRight w:val="0"/>
          <w:marTop w:val="0"/>
          <w:marBottom w:val="0"/>
          <w:divBdr>
            <w:top w:val="none" w:sz="0" w:space="0" w:color="auto"/>
            <w:left w:val="none" w:sz="0" w:space="0" w:color="auto"/>
            <w:bottom w:val="none" w:sz="0" w:space="0" w:color="auto"/>
            <w:right w:val="none" w:sz="0" w:space="0" w:color="auto"/>
          </w:divBdr>
        </w:div>
        <w:div w:id="1115053299">
          <w:marLeft w:val="640"/>
          <w:marRight w:val="0"/>
          <w:marTop w:val="0"/>
          <w:marBottom w:val="0"/>
          <w:divBdr>
            <w:top w:val="none" w:sz="0" w:space="0" w:color="auto"/>
            <w:left w:val="none" w:sz="0" w:space="0" w:color="auto"/>
            <w:bottom w:val="none" w:sz="0" w:space="0" w:color="auto"/>
            <w:right w:val="none" w:sz="0" w:space="0" w:color="auto"/>
          </w:divBdr>
        </w:div>
        <w:div w:id="1847288588">
          <w:marLeft w:val="640"/>
          <w:marRight w:val="0"/>
          <w:marTop w:val="0"/>
          <w:marBottom w:val="0"/>
          <w:divBdr>
            <w:top w:val="none" w:sz="0" w:space="0" w:color="auto"/>
            <w:left w:val="none" w:sz="0" w:space="0" w:color="auto"/>
            <w:bottom w:val="none" w:sz="0" w:space="0" w:color="auto"/>
            <w:right w:val="none" w:sz="0" w:space="0" w:color="auto"/>
          </w:divBdr>
        </w:div>
        <w:div w:id="1761638343">
          <w:marLeft w:val="640"/>
          <w:marRight w:val="0"/>
          <w:marTop w:val="0"/>
          <w:marBottom w:val="0"/>
          <w:divBdr>
            <w:top w:val="none" w:sz="0" w:space="0" w:color="auto"/>
            <w:left w:val="none" w:sz="0" w:space="0" w:color="auto"/>
            <w:bottom w:val="none" w:sz="0" w:space="0" w:color="auto"/>
            <w:right w:val="none" w:sz="0" w:space="0" w:color="auto"/>
          </w:divBdr>
        </w:div>
        <w:div w:id="955063119">
          <w:marLeft w:val="640"/>
          <w:marRight w:val="0"/>
          <w:marTop w:val="0"/>
          <w:marBottom w:val="0"/>
          <w:divBdr>
            <w:top w:val="none" w:sz="0" w:space="0" w:color="auto"/>
            <w:left w:val="none" w:sz="0" w:space="0" w:color="auto"/>
            <w:bottom w:val="none" w:sz="0" w:space="0" w:color="auto"/>
            <w:right w:val="none" w:sz="0" w:space="0" w:color="auto"/>
          </w:divBdr>
        </w:div>
        <w:div w:id="691301589">
          <w:marLeft w:val="640"/>
          <w:marRight w:val="0"/>
          <w:marTop w:val="0"/>
          <w:marBottom w:val="0"/>
          <w:divBdr>
            <w:top w:val="none" w:sz="0" w:space="0" w:color="auto"/>
            <w:left w:val="none" w:sz="0" w:space="0" w:color="auto"/>
            <w:bottom w:val="none" w:sz="0" w:space="0" w:color="auto"/>
            <w:right w:val="none" w:sz="0" w:space="0" w:color="auto"/>
          </w:divBdr>
        </w:div>
        <w:div w:id="1605379761">
          <w:marLeft w:val="640"/>
          <w:marRight w:val="0"/>
          <w:marTop w:val="0"/>
          <w:marBottom w:val="0"/>
          <w:divBdr>
            <w:top w:val="none" w:sz="0" w:space="0" w:color="auto"/>
            <w:left w:val="none" w:sz="0" w:space="0" w:color="auto"/>
            <w:bottom w:val="none" w:sz="0" w:space="0" w:color="auto"/>
            <w:right w:val="none" w:sz="0" w:space="0" w:color="auto"/>
          </w:divBdr>
        </w:div>
        <w:div w:id="1998264137">
          <w:marLeft w:val="640"/>
          <w:marRight w:val="0"/>
          <w:marTop w:val="0"/>
          <w:marBottom w:val="0"/>
          <w:divBdr>
            <w:top w:val="none" w:sz="0" w:space="0" w:color="auto"/>
            <w:left w:val="none" w:sz="0" w:space="0" w:color="auto"/>
            <w:bottom w:val="none" w:sz="0" w:space="0" w:color="auto"/>
            <w:right w:val="none" w:sz="0" w:space="0" w:color="auto"/>
          </w:divBdr>
        </w:div>
        <w:div w:id="1549298728">
          <w:marLeft w:val="640"/>
          <w:marRight w:val="0"/>
          <w:marTop w:val="0"/>
          <w:marBottom w:val="0"/>
          <w:divBdr>
            <w:top w:val="none" w:sz="0" w:space="0" w:color="auto"/>
            <w:left w:val="none" w:sz="0" w:space="0" w:color="auto"/>
            <w:bottom w:val="none" w:sz="0" w:space="0" w:color="auto"/>
            <w:right w:val="none" w:sz="0" w:space="0" w:color="auto"/>
          </w:divBdr>
        </w:div>
        <w:div w:id="1518083499">
          <w:marLeft w:val="640"/>
          <w:marRight w:val="0"/>
          <w:marTop w:val="0"/>
          <w:marBottom w:val="0"/>
          <w:divBdr>
            <w:top w:val="none" w:sz="0" w:space="0" w:color="auto"/>
            <w:left w:val="none" w:sz="0" w:space="0" w:color="auto"/>
            <w:bottom w:val="none" w:sz="0" w:space="0" w:color="auto"/>
            <w:right w:val="none" w:sz="0" w:space="0" w:color="auto"/>
          </w:divBdr>
        </w:div>
        <w:div w:id="1020741135">
          <w:marLeft w:val="640"/>
          <w:marRight w:val="0"/>
          <w:marTop w:val="0"/>
          <w:marBottom w:val="0"/>
          <w:divBdr>
            <w:top w:val="none" w:sz="0" w:space="0" w:color="auto"/>
            <w:left w:val="none" w:sz="0" w:space="0" w:color="auto"/>
            <w:bottom w:val="none" w:sz="0" w:space="0" w:color="auto"/>
            <w:right w:val="none" w:sz="0" w:space="0" w:color="auto"/>
          </w:divBdr>
        </w:div>
        <w:div w:id="1010914229">
          <w:marLeft w:val="640"/>
          <w:marRight w:val="0"/>
          <w:marTop w:val="0"/>
          <w:marBottom w:val="0"/>
          <w:divBdr>
            <w:top w:val="none" w:sz="0" w:space="0" w:color="auto"/>
            <w:left w:val="none" w:sz="0" w:space="0" w:color="auto"/>
            <w:bottom w:val="none" w:sz="0" w:space="0" w:color="auto"/>
            <w:right w:val="none" w:sz="0" w:space="0" w:color="auto"/>
          </w:divBdr>
        </w:div>
        <w:div w:id="1876775449">
          <w:marLeft w:val="640"/>
          <w:marRight w:val="0"/>
          <w:marTop w:val="0"/>
          <w:marBottom w:val="0"/>
          <w:divBdr>
            <w:top w:val="none" w:sz="0" w:space="0" w:color="auto"/>
            <w:left w:val="none" w:sz="0" w:space="0" w:color="auto"/>
            <w:bottom w:val="none" w:sz="0" w:space="0" w:color="auto"/>
            <w:right w:val="none" w:sz="0" w:space="0" w:color="auto"/>
          </w:divBdr>
        </w:div>
        <w:div w:id="761990164">
          <w:marLeft w:val="640"/>
          <w:marRight w:val="0"/>
          <w:marTop w:val="0"/>
          <w:marBottom w:val="0"/>
          <w:divBdr>
            <w:top w:val="none" w:sz="0" w:space="0" w:color="auto"/>
            <w:left w:val="none" w:sz="0" w:space="0" w:color="auto"/>
            <w:bottom w:val="none" w:sz="0" w:space="0" w:color="auto"/>
            <w:right w:val="none" w:sz="0" w:space="0" w:color="auto"/>
          </w:divBdr>
        </w:div>
        <w:div w:id="1656838896">
          <w:marLeft w:val="640"/>
          <w:marRight w:val="0"/>
          <w:marTop w:val="0"/>
          <w:marBottom w:val="0"/>
          <w:divBdr>
            <w:top w:val="none" w:sz="0" w:space="0" w:color="auto"/>
            <w:left w:val="none" w:sz="0" w:space="0" w:color="auto"/>
            <w:bottom w:val="none" w:sz="0" w:space="0" w:color="auto"/>
            <w:right w:val="none" w:sz="0" w:space="0" w:color="auto"/>
          </w:divBdr>
        </w:div>
        <w:div w:id="1014920094">
          <w:marLeft w:val="640"/>
          <w:marRight w:val="0"/>
          <w:marTop w:val="0"/>
          <w:marBottom w:val="0"/>
          <w:divBdr>
            <w:top w:val="none" w:sz="0" w:space="0" w:color="auto"/>
            <w:left w:val="none" w:sz="0" w:space="0" w:color="auto"/>
            <w:bottom w:val="none" w:sz="0" w:space="0" w:color="auto"/>
            <w:right w:val="none" w:sz="0" w:space="0" w:color="auto"/>
          </w:divBdr>
        </w:div>
        <w:div w:id="314723589">
          <w:marLeft w:val="640"/>
          <w:marRight w:val="0"/>
          <w:marTop w:val="0"/>
          <w:marBottom w:val="0"/>
          <w:divBdr>
            <w:top w:val="none" w:sz="0" w:space="0" w:color="auto"/>
            <w:left w:val="none" w:sz="0" w:space="0" w:color="auto"/>
            <w:bottom w:val="none" w:sz="0" w:space="0" w:color="auto"/>
            <w:right w:val="none" w:sz="0" w:space="0" w:color="auto"/>
          </w:divBdr>
        </w:div>
        <w:div w:id="1553879773">
          <w:marLeft w:val="640"/>
          <w:marRight w:val="0"/>
          <w:marTop w:val="0"/>
          <w:marBottom w:val="0"/>
          <w:divBdr>
            <w:top w:val="none" w:sz="0" w:space="0" w:color="auto"/>
            <w:left w:val="none" w:sz="0" w:space="0" w:color="auto"/>
            <w:bottom w:val="none" w:sz="0" w:space="0" w:color="auto"/>
            <w:right w:val="none" w:sz="0" w:space="0" w:color="auto"/>
          </w:divBdr>
        </w:div>
        <w:div w:id="467820909">
          <w:marLeft w:val="640"/>
          <w:marRight w:val="0"/>
          <w:marTop w:val="0"/>
          <w:marBottom w:val="0"/>
          <w:divBdr>
            <w:top w:val="none" w:sz="0" w:space="0" w:color="auto"/>
            <w:left w:val="none" w:sz="0" w:space="0" w:color="auto"/>
            <w:bottom w:val="none" w:sz="0" w:space="0" w:color="auto"/>
            <w:right w:val="none" w:sz="0" w:space="0" w:color="auto"/>
          </w:divBdr>
        </w:div>
        <w:div w:id="1213881198">
          <w:marLeft w:val="640"/>
          <w:marRight w:val="0"/>
          <w:marTop w:val="0"/>
          <w:marBottom w:val="0"/>
          <w:divBdr>
            <w:top w:val="none" w:sz="0" w:space="0" w:color="auto"/>
            <w:left w:val="none" w:sz="0" w:space="0" w:color="auto"/>
            <w:bottom w:val="none" w:sz="0" w:space="0" w:color="auto"/>
            <w:right w:val="none" w:sz="0" w:space="0" w:color="auto"/>
          </w:divBdr>
        </w:div>
        <w:div w:id="1016344675">
          <w:marLeft w:val="640"/>
          <w:marRight w:val="0"/>
          <w:marTop w:val="0"/>
          <w:marBottom w:val="0"/>
          <w:divBdr>
            <w:top w:val="none" w:sz="0" w:space="0" w:color="auto"/>
            <w:left w:val="none" w:sz="0" w:space="0" w:color="auto"/>
            <w:bottom w:val="none" w:sz="0" w:space="0" w:color="auto"/>
            <w:right w:val="none" w:sz="0" w:space="0" w:color="auto"/>
          </w:divBdr>
        </w:div>
        <w:div w:id="1738626590">
          <w:marLeft w:val="640"/>
          <w:marRight w:val="0"/>
          <w:marTop w:val="0"/>
          <w:marBottom w:val="0"/>
          <w:divBdr>
            <w:top w:val="none" w:sz="0" w:space="0" w:color="auto"/>
            <w:left w:val="none" w:sz="0" w:space="0" w:color="auto"/>
            <w:bottom w:val="none" w:sz="0" w:space="0" w:color="auto"/>
            <w:right w:val="none" w:sz="0" w:space="0" w:color="auto"/>
          </w:divBdr>
        </w:div>
        <w:div w:id="1467309001">
          <w:marLeft w:val="640"/>
          <w:marRight w:val="0"/>
          <w:marTop w:val="0"/>
          <w:marBottom w:val="0"/>
          <w:divBdr>
            <w:top w:val="none" w:sz="0" w:space="0" w:color="auto"/>
            <w:left w:val="none" w:sz="0" w:space="0" w:color="auto"/>
            <w:bottom w:val="none" w:sz="0" w:space="0" w:color="auto"/>
            <w:right w:val="none" w:sz="0" w:space="0" w:color="auto"/>
          </w:divBdr>
        </w:div>
        <w:div w:id="1321231910">
          <w:marLeft w:val="640"/>
          <w:marRight w:val="0"/>
          <w:marTop w:val="0"/>
          <w:marBottom w:val="0"/>
          <w:divBdr>
            <w:top w:val="none" w:sz="0" w:space="0" w:color="auto"/>
            <w:left w:val="none" w:sz="0" w:space="0" w:color="auto"/>
            <w:bottom w:val="none" w:sz="0" w:space="0" w:color="auto"/>
            <w:right w:val="none" w:sz="0" w:space="0" w:color="auto"/>
          </w:divBdr>
        </w:div>
        <w:div w:id="1530990633">
          <w:marLeft w:val="640"/>
          <w:marRight w:val="0"/>
          <w:marTop w:val="0"/>
          <w:marBottom w:val="0"/>
          <w:divBdr>
            <w:top w:val="none" w:sz="0" w:space="0" w:color="auto"/>
            <w:left w:val="none" w:sz="0" w:space="0" w:color="auto"/>
            <w:bottom w:val="none" w:sz="0" w:space="0" w:color="auto"/>
            <w:right w:val="none" w:sz="0" w:space="0" w:color="auto"/>
          </w:divBdr>
        </w:div>
        <w:div w:id="19362346">
          <w:marLeft w:val="640"/>
          <w:marRight w:val="0"/>
          <w:marTop w:val="0"/>
          <w:marBottom w:val="0"/>
          <w:divBdr>
            <w:top w:val="none" w:sz="0" w:space="0" w:color="auto"/>
            <w:left w:val="none" w:sz="0" w:space="0" w:color="auto"/>
            <w:bottom w:val="none" w:sz="0" w:space="0" w:color="auto"/>
            <w:right w:val="none" w:sz="0" w:space="0" w:color="auto"/>
          </w:divBdr>
        </w:div>
        <w:div w:id="1382634933">
          <w:marLeft w:val="640"/>
          <w:marRight w:val="0"/>
          <w:marTop w:val="0"/>
          <w:marBottom w:val="0"/>
          <w:divBdr>
            <w:top w:val="none" w:sz="0" w:space="0" w:color="auto"/>
            <w:left w:val="none" w:sz="0" w:space="0" w:color="auto"/>
            <w:bottom w:val="none" w:sz="0" w:space="0" w:color="auto"/>
            <w:right w:val="none" w:sz="0" w:space="0" w:color="auto"/>
          </w:divBdr>
        </w:div>
        <w:div w:id="521095693">
          <w:marLeft w:val="640"/>
          <w:marRight w:val="0"/>
          <w:marTop w:val="0"/>
          <w:marBottom w:val="0"/>
          <w:divBdr>
            <w:top w:val="none" w:sz="0" w:space="0" w:color="auto"/>
            <w:left w:val="none" w:sz="0" w:space="0" w:color="auto"/>
            <w:bottom w:val="none" w:sz="0" w:space="0" w:color="auto"/>
            <w:right w:val="none" w:sz="0" w:space="0" w:color="auto"/>
          </w:divBdr>
        </w:div>
        <w:div w:id="1701081780">
          <w:marLeft w:val="640"/>
          <w:marRight w:val="0"/>
          <w:marTop w:val="0"/>
          <w:marBottom w:val="0"/>
          <w:divBdr>
            <w:top w:val="none" w:sz="0" w:space="0" w:color="auto"/>
            <w:left w:val="none" w:sz="0" w:space="0" w:color="auto"/>
            <w:bottom w:val="none" w:sz="0" w:space="0" w:color="auto"/>
            <w:right w:val="none" w:sz="0" w:space="0" w:color="auto"/>
          </w:divBdr>
        </w:div>
        <w:div w:id="2140100669">
          <w:marLeft w:val="640"/>
          <w:marRight w:val="0"/>
          <w:marTop w:val="0"/>
          <w:marBottom w:val="0"/>
          <w:divBdr>
            <w:top w:val="none" w:sz="0" w:space="0" w:color="auto"/>
            <w:left w:val="none" w:sz="0" w:space="0" w:color="auto"/>
            <w:bottom w:val="none" w:sz="0" w:space="0" w:color="auto"/>
            <w:right w:val="none" w:sz="0" w:space="0" w:color="auto"/>
          </w:divBdr>
        </w:div>
        <w:div w:id="1159804076">
          <w:marLeft w:val="640"/>
          <w:marRight w:val="0"/>
          <w:marTop w:val="0"/>
          <w:marBottom w:val="0"/>
          <w:divBdr>
            <w:top w:val="none" w:sz="0" w:space="0" w:color="auto"/>
            <w:left w:val="none" w:sz="0" w:space="0" w:color="auto"/>
            <w:bottom w:val="none" w:sz="0" w:space="0" w:color="auto"/>
            <w:right w:val="none" w:sz="0" w:space="0" w:color="auto"/>
          </w:divBdr>
        </w:div>
        <w:div w:id="1085032811">
          <w:marLeft w:val="640"/>
          <w:marRight w:val="0"/>
          <w:marTop w:val="0"/>
          <w:marBottom w:val="0"/>
          <w:divBdr>
            <w:top w:val="none" w:sz="0" w:space="0" w:color="auto"/>
            <w:left w:val="none" w:sz="0" w:space="0" w:color="auto"/>
            <w:bottom w:val="none" w:sz="0" w:space="0" w:color="auto"/>
            <w:right w:val="none" w:sz="0" w:space="0" w:color="auto"/>
          </w:divBdr>
        </w:div>
        <w:div w:id="964966351">
          <w:marLeft w:val="640"/>
          <w:marRight w:val="0"/>
          <w:marTop w:val="0"/>
          <w:marBottom w:val="0"/>
          <w:divBdr>
            <w:top w:val="none" w:sz="0" w:space="0" w:color="auto"/>
            <w:left w:val="none" w:sz="0" w:space="0" w:color="auto"/>
            <w:bottom w:val="none" w:sz="0" w:space="0" w:color="auto"/>
            <w:right w:val="none" w:sz="0" w:space="0" w:color="auto"/>
          </w:divBdr>
        </w:div>
        <w:div w:id="234434381">
          <w:marLeft w:val="640"/>
          <w:marRight w:val="0"/>
          <w:marTop w:val="0"/>
          <w:marBottom w:val="0"/>
          <w:divBdr>
            <w:top w:val="none" w:sz="0" w:space="0" w:color="auto"/>
            <w:left w:val="none" w:sz="0" w:space="0" w:color="auto"/>
            <w:bottom w:val="none" w:sz="0" w:space="0" w:color="auto"/>
            <w:right w:val="none" w:sz="0" w:space="0" w:color="auto"/>
          </w:divBdr>
        </w:div>
        <w:div w:id="962686089">
          <w:marLeft w:val="640"/>
          <w:marRight w:val="0"/>
          <w:marTop w:val="0"/>
          <w:marBottom w:val="0"/>
          <w:divBdr>
            <w:top w:val="none" w:sz="0" w:space="0" w:color="auto"/>
            <w:left w:val="none" w:sz="0" w:space="0" w:color="auto"/>
            <w:bottom w:val="none" w:sz="0" w:space="0" w:color="auto"/>
            <w:right w:val="none" w:sz="0" w:space="0" w:color="auto"/>
          </w:divBdr>
        </w:div>
        <w:div w:id="2122651051">
          <w:marLeft w:val="640"/>
          <w:marRight w:val="0"/>
          <w:marTop w:val="0"/>
          <w:marBottom w:val="0"/>
          <w:divBdr>
            <w:top w:val="none" w:sz="0" w:space="0" w:color="auto"/>
            <w:left w:val="none" w:sz="0" w:space="0" w:color="auto"/>
            <w:bottom w:val="none" w:sz="0" w:space="0" w:color="auto"/>
            <w:right w:val="none" w:sz="0" w:space="0" w:color="auto"/>
          </w:divBdr>
        </w:div>
        <w:div w:id="1384333947">
          <w:marLeft w:val="640"/>
          <w:marRight w:val="0"/>
          <w:marTop w:val="0"/>
          <w:marBottom w:val="0"/>
          <w:divBdr>
            <w:top w:val="none" w:sz="0" w:space="0" w:color="auto"/>
            <w:left w:val="none" w:sz="0" w:space="0" w:color="auto"/>
            <w:bottom w:val="none" w:sz="0" w:space="0" w:color="auto"/>
            <w:right w:val="none" w:sz="0" w:space="0" w:color="auto"/>
          </w:divBdr>
        </w:div>
        <w:div w:id="99375071">
          <w:marLeft w:val="640"/>
          <w:marRight w:val="0"/>
          <w:marTop w:val="0"/>
          <w:marBottom w:val="0"/>
          <w:divBdr>
            <w:top w:val="none" w:sz="0" w:space="0" w:color="auto"/>
            <w:left w:val="none" w:sz="0" w:space="0" w:color="auto"/>
            <w:bottom w:val="none" w:sz="0" w:space="0" w:color="auto"/>
            <w:right w:val="none" w:sz="0" w:space="0" w:color="auto"/>
          </w:divBdr>
        </w:div>
        <w:div w:id="504325202">
          <w:marLeft w:val="640"/>
          <w:marRight w:val="0"/>
          <w:marTop w:val="0"/>
          <w:marBottom w:val="0"/>
          <w:divBdr>
            <w:top w:val="none" w:sz="0" w:space="0" w:color="auto"/>
            <w:left w:val="none" w:sz="0" w:space="0" w:color="auto"/>
            <w:bottom w:val="none" w:sz="0" w:space="0" w:color="auto"/>
            <w:right w:val="none" w:sz="0" w:space="0" w:color="auto"/>
          </w:divBdr>
        </w:div>
        <w:div w:id="1302153268">
          <w:marLeft w:val="640"/>
          <w:marRight w:val="0"/>
          <w:marTop w:val="0"/>
          <w:marBottom w:val="0"/>
          <w:divBdr>
            <w:top w:val="none" w:sz="0" w:space="0" w:color="auto"/>
            <w:left w:val="none" w:sz="0" w:space="0" w:color="auto"/>
            <w:bottom w:val="none" w:sz="0" w:space="0" w:color="auto"/>
            <w:right w:val="none" w:sz="0" w:space="0" w:color="auto"/>
          </w:divBdr>
        </w:div>
        <w:div w:id="66537137">
          <w:marLeft w:val="640"/>
          <w:marRight w:val="0"/>
          <w:marTop w:val="0"/>
          <w:marBottom w:val="0"/>
          <w:divBdr>
            <w:top w:val="none" w:sz="0" w:space="0" w:color="auto"/>
            <w:left w:val="none" w:sz="0" w:space="0" w:color="auto"/>
            <w:bottom w:val="none" w:sz="0" w:space="0" w:color="auto"/>
            <w:right w:val="none" w:sz="0" w:space="0" w:color="auto"/>
          </w:divBdr>
        </w:div>
        <w:div w:id="125049788">
          <w:marLeft w:val="640"/>
          <w:marRight w:val="0"/>
          <w:marTop w:val="0"/>
          <w:marBottom w:val="0"/>
          <w:divBdr>
            <w:top w:val="none" w:sz="0" w:space="0" w:color="auto"/>
            <w:left w:val="none" w:sz="0" w:space="0" w:color="auto"/>
            <w:bottom w:val="none" w:sz="0" w:space="0" w:color="auto"/>
            <w:right w:val="none" w:sz="0" w:space="0" w:color="auto"/>
          </w:divBdr>
        </w:div>
        <w:div w:id="501160052">
          <w:marLeft w:val="640"/>
          <w:marRight w:val="0"/>
          <w:marTop w:val="0"/>
          <w:marBottom w:val="0"/>
          <w:divBdr>
            <w:top w:val="none" w:sz="0" w:space="0" w:color="auto"/>
            <w:left w:val="none" w:sz="0" w:space="0" w:color="auto"/>
            <w:bottom w:val="none" w:sz="0" w:space="0" w:color="auto"/>
            <w:right w:val="none" w:sz="0" w:space="0" w:color="auto"/>
          </w:divBdr>
        </w:div>
        <w:div w:id="1003971718">
          <w:marLeft w:val="640"/>
          <w:marRight w:val="0"/>
          <w:marTop w:val="0"/>
          <w:marBottom w:val="0"/>
          <w:divBdr>
            <w:top w:val="none" w:sz="0" w:space="0" w:color="auto"/>
            <w:left w:val="none" w:sz="0" w:space="0" w:color="auto"/>
            <w:bottom w:val="none" w:sz="0" w:space="0" w:color="auto"/>
            <w:right w:val="none" w:sz="0" w:space="0" w:color="auto"/>
          </w:divBdr>
        </w:div>
        <w:div w:id="334571351">
          <w:marLeft w:val="640"/>
          <w:marRight w:val="0"/>
          <w:marTop w:val="0"/>
          <w:marBottom w:val="0"/>
          <w:divBdr>
            <w:top w:val="none" w:sz="0" w:space="0" w:color="auto"/>
            <w:left w:val="none" w:sz="0" w:space="0" w:color="auto"/>
            <w:bottom w:val="none" w:sz="0" w:space="0" w:color="auto"/>
            <w:right w:val="none" w:sz="0" w:space="0" w:color="auto"/>
          </w:divBdr>
        </w:div>
        <w:div w:id="1422683390">
          <w:marLeft w:val="640"/>
          <w:marRight w:val="0"/>
          <w:marTop w:val="0"/>
          <w:marBottom w:val="0"/>
          <w:divBdr>
            <w:top w:val="none" w:sz="0" w:space="0" w:color="auto"/>
            <w:left w:val="none" w:sz="0" w:space="0" w:color="auto"/>
            <w:bottom w:val="none" w:sz="0" w:space="0" w:color="auto"/>
            <w:right w:val="none" w:sz="0" w:space="0" w:color="auto"/>
          </w:divBdr>
        </w:div>
        <w:div w:id="1740596396">
          <w:marLeft w:val="640"/>
          <w:marRight w:val="0"/>
          <w:marTop w:val="0"/>
          <w:marBottom w:val="0"/>
          <w:divBdr>
            <w:top w:val="none" w:sz="0" w:space="0" w:color="auto"/>
            <w:left w:val="none" w:sz="0" w:space="0" w:color="auto"/>
            <w:bottom w:val="none" w:sz="0" w:space="0" w:color="auto"/>
            <w:right w:val="none" w:sz="0" w:space="0" w:color="auto"/>
          </w:divBdr>
        </w:div>
        <w:div w:id="1291128950">
          <w:marLeft w:val="640"/>
          <w:marRight w:val="0"/>
          <w:marTop w:val="0"/>
          <w:marBottom w:val="0"/>
          <w:divBdr>
            <w:top w:val="none" w:sz="0" w:space="0" w:color="auto"/>
            <w:left w:val="none" w:sz="0" w:space="0" w:color="auto"/>
            <w:bottom w:val="none" w:sz="0" w:space="0" w:color="auto"/>
            <w:right w:val="none" w:sz="0" w:space="0" w:color="auto"/>
          </w:divBdr>
        </w:div>
        <w:div w:id="30692667">
          <w:marLeft w:val="640"/>
          <w:marRight w:val="0"/>
          <w:marTop w:val="0"/>
          <w:marBottom w:val="0"/>
          <w:divBdr>
            <w:top w:val="none" w:sz="0" w:space="0" w:color="auto"/>
            <w:left w:val="none" w:sz="0" w:space="0" w:color="auto"/>
            <w:bottom w:val="none" w:sz="0" w:space="0" w:color="auto"/>
            <w:right w:val="none" w:sz="0" w:space="0" w:color="auto"/>
          </w:divBdr>
        </w:div>
        <w:div w:id="1312980704">
          <w:marLeft w:val="640"/>
          <w:marRight w:val="0"/>
          <w:marTop w:val="0"/>
          <w:marBottom w:val="0"/>
          <w:divBdr>
            <w:top w:val="none" w:sz="0" w:space="0" w:color="auto"/>
            <w:left w:val="none" w:sz="0" w:space="0" w:color="auto"/>
            <w:bottom w:val="none" w:sz="0" w:space="0" w:color="auto"/>
            <w:right w:val="none" w:sz="0" w:space="0" w:color="auto"/>
          </w:divBdr>
        </w:div>
        <w:div w:id="1969047055">
          <w:marLeft w:val="640"/>
          <w:marRight w:val="0"/>
          <w:marTop w:val="0"/>
          <w:marBottom w:val="0"/>
          <w:divBdr>
            <w:top w:val="none" w:sz="0" w:space="0" w:color="auto"/>
            <w:left w:val="none" w:sz="0" w:space="0" w:color="auto"/>
            <w:bottom w:val="none" w:sz="0" w:space="0" w:color="auto"/>
            <w:right w:val="none" w:sz="0" w:space="0" w:color="auto"/>
          </w:divBdr>
        </w:div>
        <w:div w:id="1084497620">
          <w:marLeft w:val="640"/>
          <w:marRight w:val="0"/>
          <w:marTop w:val="0"/>
          <w:marBottom w:val="0"/>
          <w:divBdr>
            <w:top w:val="none" w:sz="0" w:space="0" w:color="auto"/>
            <w:left w:val="none" w:sz="0" w:space="0" w:color="auto"/>
            <w:bottom w:val="none" w:sz="0" w:space="0" w:color="auto"/>
            <w:right w:val="none" w:sz="0" w:space="0" w:color="auto"/>
          </w:divBdr>
        </w:div>
        <w:div w:id="1109160393">
          <w:marLeft w:val="640"/>
          <w:marRight w:val="0"/>
          <w:marTop w:val="0"/>
          <w:marBottom w:val="0"/>
          <w:divBdr>
            <w:top w:val="none" w:sz="0" w:space="0" w:color="auto"/>
            <w:left w:val="none" w:sz="0" w:space="0" w:color="auto"/>
            <w:bottom w:val="none" w:sz="0" w:space="0" w:color="auto"/>
            <w:right w:val="none" w:sz="0" w:space="0" w:color="auto"/>
          </w:divBdr>
        </w:div>
        <w:div w:id="1598517252">
          <w:marLeft w:val="640"/>
          <w:marRight w:val="0"/>
          <w:marTop w:val="0"/>
          <w:marBottom w:val="0"/>
          <w:divBdr>
            <w:top w:val="none" w:sz="0" w:space="0" w:color="auto"/>
            <w:left w:val="none" w:sz="0" w:space="0" w:color="auto"/>
            <w:bottom w:val="none" w:sz="0" w:space="0" w:color="auto"/>
            <w:right w:val="none" w:sz="0" w:space="0" w:color="auto"/>
          </w:divBdr>
        </w:div>
        <w:div w:id="48890384">
          <w:marLeft w:val="640"/>
          <w:marRight w:val="0"/>
          <w:marTop w:val="0"/>
          <w:marBottom w:val="0"/>
          <w:divBdr>
            <w:top w:val="none" w:sz="0" w:space="0" w:color="auto"/>
            <w:left w:val="none" w:sz="0" w:space="0" w:color="auto"/>
            <w:bottom w:val="none" w:sz="0" w:space="0" w:color="auto"/>
            <w:right w:val="none" w:sz="0" w:space="0" w:color="auto"/>
          </w:divBdr>
        </w:div>
        <w:div w:id="893852375">
          <w:marLeft w:val="640"/>
          <w:marRight w:val="0"/>
          <w:marTop w:val="0"/>
          <w:marBottom w:val="0"/>
          <w:divBdr>
            <w:top w:val="none" w:sz="0" w:space="0" w:color="auto"/>
            <w:left w:val="none" w:sz="0" w:space="0" w:color="auto"/>
            <w:bottom w:val="none" w:sz="0" w:space="0" w:color="auto"/>
            <w:right w:val="none" w:sz="0" w:space="0" w:color="auto"/>
          </w:divBdr>
        </w:div>
        <w:div w:id="1022785324">
          <w:marLeft w:val="640"/>
          <w:marRight w:val="0"/>
          <w:marTop w:val="0"/>
          <w:marBottom w:val="0"/>
          <w:divBdr>
            <w:top w:val="none" w:sz="0" w:space="0" w:color="auto"/>
            <w:left w:val="none" w:sz="0" w:space="0" w:color="auto"/>
            <w:bottom w:val="none" w:sz="0" w:space="0" w:color="auto"/>
            <w:right w:val="none" w:sz="0" w:space="0" w:color="auto"/>
          </w:divBdr>
        </w:div>
        <w:div w:id="1986010947">
          <w:marLeft w:val="640"/>
          <w:marRight w:val="0"/>
          <w:marTop w:val="0"/>
          <w:marBottom w:val="0"/>
          <w:divBdr>
            <w:top w:val="none" w:sz="0" w:space="0" w:color="auto"/>
            <w:left w:val="none" w:sz="0" w:space="0" w:color="auto"/>
            <w:bottom w:val="none" w:sz="0" w:space="0" w:color="auto"/>
            <w:right w:val="none" w:sz="0" w:space="0" w:color="auto"/>
          </w:divBdr>
        </w:div>
        <w:div w:id="1805124825">
          <w:marLeft w:val="640"/>
          <w:marRight w:val="0"/>
          <w:marTop w:val="0"/>
          <w:marBottom w:val="0"/>
          <w:divBdr>
            <w:top w:val="none" w:sz="0" w:space="0" w:color="auto"/>
            <w:left w:val="none" w:sz="0" w:space="0" w:color="auto"/>
            <w:bottom w:val="none" w:sz="0" w:space="0" w:color="auto"/>
            <w:right w:val="none" w:sz="0" w:space="0" w:color="auto"/>
          </w:divBdr>
        </w:div>
        <w:div w:id="176772531">
          <w:marLeft w:val="640"/>
          <w:marRight w:val="0"/>
          <w:marTop w:val="0"/>
          <w:marBottom w:val="0"/>
          <w:divBdr>
            <w:top w:val="none" w:sz="0" w:space="0" w:color="auto"/>
            <w:left w:val="none" w:sz="0" w:space="0" w:color="auto"/>
            <w:bottom w:val="none" w:sz="0" w:space="0" w:color="auto"/>
            <w:right w:val="none" w:sz="0" w:space="0" w:color="auto"/>
          </w:divBdr>
        </w:div>
        <w:div w:id="1429809830">
          <w:marLeft w:val="640"/>
          <w:marRight w:val="0"/>
          <w:marTop w:val="0"/>
          <w:marBottom w:val="0"/>
          <w:divBdr>
            <w:top w:val="none" w:sz="0" w:space="0" w:color="auto"/>
            <w:left w:val="none" w:sz="0" w:space="0" w:color="auto"/>
            <w:bottom w:val="none" w:sz="0" w:space="0" w:color="auto"/>
            <w:right w:val="none" w:sz="0" w:space="0" w:color="auto"/>
          </w:divBdr>
        </w:div>
        <w:div w:id="873273000">
          <w:marLeft w:val="640"/>
          <w:marRight w:val="0"/>
          <w:marTop w:val="0"/>
          <w:marBottom w:val="0"/>
          <w:divBdr>
            <w:top w:val="none" w:sz="0" w:space="0" w:color="auto"/>
            <w:left w:val="none" w:sz="0" w:space="0" w:color="auto"/>
            <w:bottom w:val="none" w:sz="0" w:space="0" w:color="auto"/>
            <w:right w:val="none" w:sz="0" w:space="0" w:color="auto"/>
          </w:divBdr>
        </w:div>
        <w:div w:id="1030497375">
          <w:marLeft w:val="640"/>
          <w:marRight w:val="0"/>
          <w:marTop w:val="0"/>
          <w:marBottom w:val="0"/>
          <w:divBdr>
            <w:top w:val="none" w:sz="0" w:space="0" w:color="auto"/>
            <w:left w:val="none" w:sz="0" w:space="0" w:color="auto"/>
            <w:bottom w:val="none" w:sz="0" w:space="0" w:color="auto"/>
            <w:right w:val="none" w:sz="0" w:space="0" w:color="auto"/>
          </w:divBdr>
        </w:div>
        <w:div w:id="1924293620">
          <w:marLeft w:val="640"/>
          <w:marRight w:val="0"/>
          <w:marTop w:val="0"/>
          <w:marBottom w:val="0"/>
          <w:divBdr>
            <w:top w:val="none" w:sz="0" w:space="0" w:color="auto"/>
            <w:left w:val="none" w:sz="0" w:space="0" w:color="auto"/>
            <w:bottom w:val="none" w:sz="0" w:space="0" w:color="auto"/>
            <w:right w:val="none" w:sz="0" w:space="0" w:color="auto"/>
          </w:divBdr>
        </w:div>
        <w:div w:id="1022900396">
          <w:marLeft w:val="640"/>
          <w:marRight w:val="0"/>
          <w:marTop w:val="0"/>
          <w:marBottom w:val="0"/>
          <w:divBdr>
            <w:top w:val="none" w:sz="0" w:space="0" w:color="auto"/>
            <w:left w:val="none" w:sz="0" w:space="0" w:color="auto"/>
            <w:bottom w:val="none" w:sz="0" w:space="0" w:color="auto"/>
            <w:right w:val="none" w:sz="0" w:space="0" w:color="auto"/>
          </w:divBdr>
        </w:div>
        <w:div w:id="684676127">
          <w:marLeft w:val="640"/>
          <w:marRight w:val="0"/>
          <w:marTop w:val="0"/>
          <w:marBottom w:val="0"/>
          <w:divBdr>
            <w:top w:val="none" w:sz="0" w:space="0" w:color="auto"/>
            <w:left w:val="none" w:sz="0" w:space="0" w:color="auto"/>
            <w:bottom w:val="none" w:sz="0" w:space="0" w:color="auto"/>
            <w:right w:val="none" w:sz="0" w:space="0" w:color="auto"/>
          </w:divBdr>
        </w:div>
        <w:div w:id="1532835948">
          <w:marLeft w:val="640"/>
          <w:marRight w:val="0"/>
          <w:marTop w:val="0"/>
          <w:marBottom w:val="0"/>
          <w:divBdr>
            <w:top w:val="none" w:sz="0" w:space="0" w:color="auto"/>
            <w:left w:val="none" w:sz="0" w:space="0" w:color="auto"/>
            <w:bottom w:val="none" w:sz="0" w:space="0" w:color="auto"/>
            <w:right w:val="none" w:sz="0" w:space="0" w:color="auto"/>
          </w:divBdr>
        </w:div>
        <w:div w:id="664280768">
          <w:marLeft w:val="640"/>
          <w:marRight w:val="0"/>
          <w:marTop w:val="0"/>
          <w:marBottom w:val="0"/>
          <w:divBdr>
            <w:top w:val="none" w:sz="0" w:space="0" w:color="auto"/>
            <w:left w:val="none" w:sz="0" w:space="0" w:color="auto"/>
            <w:bottom w:val="none" w:sz="0" w:space="0" w:color="auto"/>
            <w:right w:val="none" w:sz="0" w:space="0" w:color="auto"/>
          </w:divBdr>
        </w:div>
        <w:div w:id="1154837063">
          <w:marLeft w:val="640"/>
          <w:marRight w:val="0"/>
          <w:marTop w:val="0"/>
          <w:marBottom w:val="0"/>
          <w:divBdr>
            <w:top w:val="none" w:sz="0" w:space="0" w:color="auto"/>
            <w:left w:val="none" w:sz="0" w:space="0" w:color="auto"/>
            <w:bottom w:val="none" w:sz="0" w:space="0" w:color="auto"/>
            <w:right w:val="none" w:sz="0" w:space="0" w:color="auto"/>
          </w:divBdr>
        </w:div>
        <w:div w:id="998926466">
          <w:marLeft w:val="640"/>
          <w:marRight w:val="0"/>
          <w:marTop w:val="0"/>
          <w:marBottom w:val="0"/>
          <w:divBdr>
            <w:top w:val="none" w:sz="0" w:space="0" w:color="auto"/>
            <w:left w:val="none" w:sz="0" w:space="0" w:color="auto"/>
            <w:bottom w:val="none" w:sz="0" w:space="0" w:color="auto"/>
            <w:right w:val="none" w:sz="0" w:space="0" w:color="auto"/>
          </w:divBdr>
        </w:div>
        <w:div w:id="1961567163">
          <w:marLeft w:val="640"/>
          <w:marRight w:val="0"/>
          <w:marTop w:val="0"/>
          <w:marBottom w:val="0"/>
          <w:divBdr>
            <w:top w:val="none" w:sz="0" w:space="0" w:color="auto"/>
            <w:left w:val="none" w:sz="0" w:space="0" w:color="auto"/>
            <w:bottom w:val="none" w:sz="0" w:space="0" w:color="auto"/>
            <w:right w:val="none" w:sz="0" w:space="0" w:color="auto"/>
          </w:divBdr>
        </w:div>
        <w:div w:id="1286617740">
          <w:marLeft w:val="640"/>
          <w:marRight w:val="0"/>
          <w:marTop w:val="0"/>
          <w:marBottom w:val="0"/>
          <w:divBdr>
            <w:top w:val="none" w:sz="0" w:space="0" w:color="auto"/>
            <w:left w:val="none" w:sz="0" w:space="0" w:color="auto"/>
            <w:bottom w:val="none" w:sz="0" w:space="0" w:color="auto"/>
            <w:right w:val="none" w:sz="0" w:space="0" w:color="auto"/>
          </w:divBdr>
        </w:div>
        <w:div w:id="728458066">
          <w:marLeft w:val="640"/>
          <w:marRight w:val="0"/>
          <w:marTop w:val="0"/>
          <w:marBottom w:val="0"/>
          <w:divBdr>
            <w:top w:val="none" w:sz="0" w:space="0" w:color="auto"/>
            <w:left w:val="none" w:sz="0" w:space="0" w:color="auto"/>
            <w:bottom w:val="none" w:sz="0" w:space="0" w:color="auto"/>
            <w:right w:val="none" w:sz="0" w:space="0" w:color="auto"/>
          </w:divBdr>
        </w:div>
        <w:div w:id="1837722923">
          <w:marLeft w:val="640"/>
          <w:marRight w:val="0"/>
          <w:marTop w:val="0"/>
          <w:marBottom w:val="0"/>
          <w:divBdr>
            <w:top w:val="none" w:sz="0" w:space="0" w:color="auto"/>
            <w:left w:val="none" w:sz="0" w:space="0" w:color="auto"/>
            <w:bottom w:val="none" w:sz="0" w:space="0" w:color="auto"/>
            <w:right w:val="none" w:sz="0" w:space="0" w:color="auto"/>
          </w:divBdr>
        </w:div>
        <w:div w:id="1039933535">
          <w:marLeft w:val="640"/>
          <w:marRight w:val="0"/>
          <w:marTop w:val="0"/>
          <w:marBottom w:val="0"/>
          <w:divBdr>
            <w:top w:val="none" w:sz="0" w:space="0" w:color="auto"/>
            <w:left w:val="none" w:sz="0" w:space="0" w:color="auto"/>
            <w:bottom w:val="none" w:sz="0" w:space="0" w:color="auto"/>
            <w:right w:val="none" w:sz="0" w:space="0" w:color="auto"/>
          </w:divBdr>
        </w:div>
        <w:div w:id="1622151146">
          <w:marLeft w:val="640"/>
          <w:marRight w:val="0"/>
          <w:marTop w:val="0"/>
          <w:marBottom w:val="0"/>
          <w:divBdr>
            <w:top w:val="none" w:sz="0" w:space="0" w:color="auto"/>
            <w:left w:val="none" w:sz="0" w:space="0" w:color="auto"/>
            <w:bottom w:val="none" w:sz="0" w:space="0" w:color="auto"/>
            <w:right w:val="none" w:sz="0" w:space="0" w:color="auto"/>
          </w:divBdr>
        </w:div>
        <w:div w:id="61173576">
          <w:marLeft w:val="640"/>
          <w:marRight w:val="0"/>
          <w:marTop w:val="0"/>
          <w:marBottom w:val="0"/>
          <w:divBdr>
            <w:top w:val="none" w:sz="0" w:space="0" w:color="auto"/>
            <w:left w:val="none" w:sz="0" w:space="0" w:color="auto"/>
            <w:bottom w:val="none" w:sz="0" w:space="0" w:color="auto"/>
            <w:right w:val="none" w:sz="0" w:space="0" w:color="auto"/>
          </w:divBdr>
        </w:div>
        <w:div w:id="862520861">
          <w:marLeft w:val="640"/>
          <w:marRight w:val="0"/>
          <w:marTop w:val="0"/>
          <w:marBottom w:val="0"/>
          <w:divBdr>
            <w:top w:val="none" w:sz="0" w:space="0" w:color="auto"/>
            <w:left w:val="none" w:sz="0" w:space="0" w:color="auto"/>
            <w:bottom w:val="none" w:sz="0" w:space="0" w:color="auto"/>
            <w:right w:val="none" w:sz="0" w:space="0" w:color="auto"/>
          </w:divBdr>
        </w:div>
        <w:div w:id="219022282">
          <w:marLeft w:val="640"/>
          <w:marRight w:val="0"/>
          <w:marTop w:val="0"/>
          <w:marBottom w:val="0"/>
          <w:divBdr>
            <w:top w:val="none" w:sz="0" w:space="0" w:color="auto"/>
            <w:left w:val="none" w:sz="0" w:space="0" w:color="auto"/>
            <w:bottom w:val="none" w:sz="0" w:space="0" w:color="auto"/>
            <w:right w:val="none" w:sz="0" w:space="0" w:color="auto"/>
          </w:divBdr>
        </w:div>
        <w:div w:id="1392459861">
          <w:marLeft w:val="640"/>
          <w:marRight w:val="0"/>
          <w:marTop w:val="0"/>
          <w:marBottom w:val="0"/>
          <w:divBdr>
            <w:top w:val="none" w:sz="0" w:space="0" w:color="auto"/>
            <w:left w:val="none" w:sz="0" w:space="0" w:color="auto"/>
            <w:bottom w:val="none" w:sz="0" w:space="0" w:color="auto"/>
            <w:right w:val="none" w:sz="0" w:space="0" w:color="auto"/>
          </w:divBdr>
        </w:div>
        <w:div w:id="673995389">
          <w:marLeft w:val="640"/>
          <w:marRight w:val="0"/>
          <w:marTop w:val="0"/>
          <w:marBottom w:val="0"/>
          <w:divBdr>
            <w:top w:val="none" w:sz="0" w:space="0" w:color="auto"/>
            <w:left w:val="none" w:sz="0" w:space="0" w:color="auto"/>
            <w:bottom w:val="none" w:sz="0" w:space="0" w:color="auto"/>
            <w:right w:val="none" w:sz="0" w:space="0" w:color="auto"/>
          </w:divBdr>
        </w:div>
        <w:div w:id="550044290">
          <w:marLeft w:val="640"/>
          <w:marRight w:val="0"/>
          <w:marTop w:val="0"/>
          <w:marBottom w:val="0"/>
          <w:divBdr>
            <w:top w:val="none" w:sz="0" w:space="0" w:color="auto"/>
            <w:left w:val="none" w:sz="0" w:space="0" w:color="auto"/>
            <w:bottom w:val="none" w:sz="0" w:space="0" w:color="auto"/>
            <w:right w:val="none" w:sz="0" w:space="0" w:color="auto"/>
          </w:divBdr>
        </w:div>
        <w:div w:id="1279682033">
          <w:marLeft w:val="640"/>
          <w:marRight w:val="0"/>
          <w:marTop w:val="0"/>
          <w:marBottom w:val="0"/>
          <w:divBdr>
            <w:top w:val="none" w:sz="0" w:space="0" w:color="auto"/>
            <w:left w:val="none" w:sz="0" w:space="0" w:color="auto"/>
            <w:bottom w:val="none" w:sz="0" w:space="0" w:color="auto"/>
            <w:right w:val="none" w:sz="0" w:space="0" w:color="auto"/>
          </w:divBdr>
        </w:div>
        <w:div w:id="1873153229">
          <w:marLeft w:val="640"/>
          <w:marRight w:val="0"/>
          <w:marTop w:val="0"/>
          <w:marBottom w:val="0"/>
          <w:divBdr>
            <w:top w:val="none" w:sz="0" w:space="0" w:color="auto"/>
            <w:left w:val="none" w:sz="0" w:space="0" w:color="auto"/>
            <w:bottom w:val="none" w:sz="0" w:space="0" w:color="auto"/>
            <w:right w:val="none" w:sz="0" w:space="0" w:color="auto"/>
          </w:divBdr>
        </w:div>
        <w:div w:id="773281840">
          <w:marLeft w:val="640"/>
          <w:marRight w:val="0"/>
          <w:marTop w:val="0"/>
          <w:marBottom w:val="0"/>
          <w:divBdr>
            <w:top w:val="none" w:sz="0" w:space="0" w:color="auto"/>
            <w:left w:val="none" w:sz="0" w:space="0" w:color="auto"/>
            <w:bottom w:val="none" w:sz="0" w:space="0" w:color="auto"/>
            <w:right w:val="none" w:sz="0" w:space="0" w:color="auto"/>
          </w:divBdr>
        </w:div>
        <w:div w:id="1546795520">
          <w:marLeft w:val="640"/>
          <w:marRight w:val="0"/>
          <w:marTop w:val="0"/>
          <w:marBottom w:val="0"/>
          <w:divBdr>
            <w:top w:val="none" w:sz="0" w:space="0" w:color="auto"/>
            <w:left w:val="none" w:sz="0" w:space="0" w:color="auto"/>
            <w:bottom w:val="none" w:sz="0" w:space="0" w:color="auto"/>
            <w:right w:val="none" w:sz="0" w:space="0" w:color="auto"/>
          </w:divBdr>
        </w:div>
        <w:div w:id="1027608679">
          <w:marLeft w:val="640"/>
          <w:marRight w:val="0"/>
          <w:marTop w:val="0"/>
          <w:marBottom w:val="0"/>
          <w:divBdr>
            <w:top w:val="none" w:sz="0" w:space="0" w:color="auto"/>
            <w:left w:val="none" w:sz="0" w:space="0" w:color="auto"/>
            <w:bottom w:val="none" w:sz="0" w:space="0" w:color="auto"/>
            <w:right w:val="none" w:sz="0" w:space="0" w:color="auto"/>
          </w:divBdr>
        </w:div>
        <w:div w:id="1209682534">
          <w:marLeft w:val="640"/>
          <w:marRight w:val="0"/>
          <w:marTop w:val="0"/>
          <w:marBottom w:val="0"/>
          <w:divBdr>
            <w:top w:val="none" w:sz="0" w:space="0" w:color="auto"/>
            <w:left w:val="none" w:sz="0" w:space="0" w:color="auto"/>
            <w:bottom w:val="none" w:sz="0" w:space="0" w:color="auto"/>
            <w:right w:val="none" w:sz="0" w:space="0" w:color="auto"/>
          </w:divBdr>
        </w:div>
        <w:div w:id="1476992244">
          <w:marLeft w:val="640"/>
          <w:marRight w:val="0"/>
          <w:marTop w:val="0"/>
          <w:marBottom w:val="0"/>
          <w:divBdr>
            <w:top w:val="none" w:sz="0" w:space="0" w:color="auto"/>
            <w:left w:val="none" w:sz="0" w:space="0" w:color="auto"/>
            <w:bottom w:val="none" w:sz="0" w:space="0" w:color="auto"/>
            <w:right w:val="none" w:sz="0" w:space="0" w:color="auto"/>
          </w:divBdr>
        </w:div>
        <w:div w:id="1217855913">
          <w:marLeft w:val="640"/>
          <w:marRight w:val="0"/>
          <w:marTop w:val="0"/>
          <w:marBottom w:val="0"/>
          <w:divBdr>
            <w:top w:val="none" w:sz="0" w:space="0" w:color="auto"/>
            <w:left w:val="none" w:sz="0" w:space="0" w:color="auto"/>
            <w:bottom w:val="none" w:sz="0" w:space="0" w:color="auto"/>
            <w:right w:val="none" w:sz="0" w:space="0" w:color="auto"/>
          </w:divBdr>
        </w:div>
        <w:div w:id="765153742">
          <w:marLeft w:val="640"/>
          <w:marRight w:val="0"/>
          <w:marTop w:val="0"/>
          <w:marBottom w:val="0"/>
          <w:divBdr>
            <w:top w:val="none" w:sz="0" w:space="0" w:color="auto"/>
            <w:left w:val="none" w:sz="0" w:space="0" w:color="auto"/>
            <w:bottom w:val="none" w:sz="0" w:space="0" w:color="auto"/>
            <w:right w:val="none" w:sz="0" w:space="0" w:color="auto"/>
          </w:divBdr>
        </w:div>
        <w:div w:id="1659452831">
          <w:marLeft w:val="640"/>
          <w:marRight w:val="0"/>
          <w:marTop w:val="0"/>
          <w:marBottom w:val="0"/>
          <w:divBdr>
            <w:top w:val="none" w:sz="0" w:space="0" w:color="auto"/>
            <w:left w:val="none" w:sz="0" w:space="0" w:color="auto"/>
            <w:bottom w:val="none" w:sz="0" w:space="0" w:color="auto"/>
            <w:right w:val="none" w:sz="0" w:space="0" w:color="auto"/>
          </w:divBdr>
        </w:div>
      </w:divsChild>
    </w:div>
    <w:div w:id="658316285">
      <w:bodyDiv w:val="1"/>
      <w:marLeft w:val="0"/>
      <w:marRight w:val="0"/>
      <w:marTop w:val="0"/>
      <w:marBottom w:val="0"/>
      <w:divBdr>
        <w:top w:val="none" w:sz="0" w:space="0" w:color="auto"/>
        <w:left w:val="none" w:sz="0" w:space="0" w:color="auto"/>
        <w:bottom w:val="none" w:sz="0" w:space="0" w:color="auto"/>
        <w:right w:val="none" w:sz="0" w:space="0" w:color="auto"/>
      </w:divBdr>
      <w:divsChild>
        <w:div w:id="198010401">
          <w:marLeft w:val="640"/>
          <w:marRight w:val="0"/>
          <w:marTop w:val="0"/>
          <w:marBottom w:val="0"/>
          <w:divBdr>
            <w:top w:val="none" w:sz="0" w:space="0" w:color="auto"/>
            <w:left w:val="none" w:sz="0" w:space="0" w:color="auto"/>
            <w:bottom w:val="none" w:sz="0" w:space="0" w:color="auto"/>
            <w:right w:val="none" w:sz="0" w:space="0" w:color="auto"/>
          </w:divBdr>
        </w:div>
        <w:div w:id="935209217">
          <w:marLeft w:val="640"/>
          <w:marRight w:val="0"/>
          <w:marTop w:val="0"/>
          <w:marBottom w:val="0"/>
          <w:divBdr>
            <w:top w:val="none" w:sz="0" w:space="0" w:color="auto"/>
            <w:left w:val="none" w:sz="0" w:space="0" w:color="auto"/>
            <w:bottom w:val="none" w:sz="0" w:space="0" w:color="auto"/>
            <w:right w:val="none" w:sz="0" w:space="0" w:color="auto"/>
          </w:divBdr>
        </w:div>
        <w:div w:id="697631172">
          <w:marLeft w:val="640"/>
          <w:marRight w:val="0"/>
          <w:marTop w:val="0"/>
          <w:marBottom w:val="0"/>
          <w:divBdr>
            <w:top w:val="none" w:sz="0" w:space="0" w:color="auto"/>
            <w:left w:val="none" w:sz="0" w:space="0" w:color="auto"/>
            <w:bottom w:val="none" w:sz="0" w:space="0" w:color="auto"/>
            <w:right w:val="none" w:sz="0" w:space="0" w:color="auto"/>
          </w:divBdr>
        </w:div>
        <w:div w:id="1322080660">
          <w:marLeft w:val="640"/>
          <w:marRight w:val="0"/>
          <w:marTop w:val="0"/>
          <w:marBottom w:val="0"/>
          <w:divBdr>
            <w:top w:val="none" w:sz="0" w:space="0" w:color="auto"/>
            <w:left w:val="none" w:sz="0" w:space="0" w:color="auto"/>
            <w:bottom w:val="none" w:sz="0" w:space="0" w:color="auto"/>
            <w:right w:val="none" w:sz="0" w:space="0" w:color="auto"/>
          </w:divBdr>
        </w:div>
        <w:div w:id="664162705">
          <w:marLeft w:val="640"/>
          <w:marRight w:val="0"/>
          <w:marTop w:val="0"/>
          <w:marBottom w:val="0"/>
          <w:divBdr>
            <w:top w:val="none" w:sz="0" w:space="0" w:color="auto"/>
            <w:left w:val="none" w:sz="0" w:space="0" w:color="auto"/>
            <w:bottom w:val="none" w:sz="0" w:space="0" w:color="auto"/>
            <w:right w:val="none" w:sz="0" w:space="0" w:color="auto"/>
          </w:divBdr>
        </w:div>
        <w:div w:id="1285237780">
          <w:marLeft w:val="640"/>
          <w:marRight w:val="0"/>
          <w:marTop w:val="0"/>
          <w:marBottom w:val="0"/>
          <w:divBdr>
            <w:top w:val="none" w:sz="0" w:space="0" w:color="auto"/>
            <w:left w:val="none" w:sz="0" w:space="0" w:color="auto"/>
            <w:bottom w:val="none" w:sz="0" w:space="0" w:color="auto"/>
            <w:right w:val="none" w:sz="0" w:space="0" w:color="auto"/>
          </w:divBdr>
        </w:div>
        <w:div w:id="248199959">
          <w:marLeft w:val="640"/>
          <w:marRight w:val="0"/>
          <w:marTop w:val="0"/>
          <w:marBottom w:val="0"/>
          <w:divBdr>
            <w:top w:val="none" w:sz="0" w:space="0" w:color="auto"/>
            <w:left w:val="none" w:sz="0" w:space="0" w:color="auto"/>
            <w:bottom w:val="none" w:sz="0" w:space="0" w:color="auto"/>
            <w:right w:val="none" w:sz="0" w:space="0" w:color="auto"/>
          </w:divBdr>
        </w:div>
        <w:div w:id="31073325">
          <w:marLeft w:val="640"/>
          <w:marRight w:val="0"/>
          <w:marTop w:val="0"/>
          <w:marBottom w:val="0"/>
          <w:divBdr>
            <w:top w:val="none" w:sz="0" w:space="0" w:color="auto"/>
            <w:left w:val="none" w:sz="0" w:space="0" w:color="auto"/>
            <w:bottom w:val="none" w:sz="0" w:space="0" w:color="auto"/>
            <w:right w:val="none" w:sz="0" w:space="0" w:color="auto"/>
          </w:divBdr>
        </w:div>
        <w:div w:id="1776516463">
          <w:marLeft w:val="640"/>
          <w:marRight w:val="0"/>
          <w:marTop w:val="0"/>
          <w:marBottom w:val="0"/>
          <w:divBdr>
            <w:top w:val="none" w:sz="0" w:space="0" w:color="auto"/>
            <w:left w:val="none" w:sz="0" w:space="0" w:color="auto"/>
            <w:bottom w:val="none" w:sz="0" w:space="0" w:color="auto"/>
            <w:right w:val="none" w:sz="0" w:space="0" w:color="auto"/>
          </w:divBdr>
        </w:div>
        <w:div w:id="1246575740">
          <w:marLeft w:val="640"/>
          <w:marRight w:val="0"/>
          <w:marTop w:val="0"/>
          <w:marBottom w:val="0"/>
          <w:divBdr>
            <w:top w:val="none" w:sz="0" w:space="0" w:color="auto"/>
            <w:left w:val="none" w:sz="0" w:space="0" w:color="auto"/>
            <w:bottom w:val="none" w:sz="0" w:space="0" w:color="auto"/>
            <w:right w:val="none" w:sz="0" w:space="0" w:color="auto"/>
          </w:divBdr>
        </w:div>
        <w:div w:id="81879910">
          <w:marLeft w:val="640"/>
          <w:marRight w:val="0"/>
          <w:marTop w:val="0"/>
          <w:marBottom w:val="0"/>
          <w:divBdr>
            <w:top w:val="none" w:sz="0" w:space="0" w:color="auto"/>
            <w:left w:val="none" w:sz="0" w:space="0" w:color="auto"/>
            <w:bottom w:val="none" w:sz="0" w:space="0" w:color="auto"/>
            <w:right w:val="none" w:sz="0" w:space="0" w:color="auto"/>
          </w:divBdr>
        </w:div>
        <w:div w:id="1794396805">
          <w:marLeft w:val="640"/>
          <w:marRight w:val="0"/>
          <w:marTop w:val="0"/>
          <w:marBottom w:val="0"/>
          <w:divBdr>
            <w:top w:val="none" w:sz="0" w:space="0" w:color="auto"/>
            <w:left w:val="none" w:sz="0" w:space="0" w:color="auto"/>
            <w:bottom w:val="none" w:sz="0" w:space="0" w:color="auto"/>
            <w:right w:val="none" w:sz="0" w:space="0" w:color="auto"/>
          </w:divBdr>
        </w:div>
        <w:div w:id="1699771430">
          <w:marLeft w:val="640"/>
          <w:marRight w:val="0"/>
          <w:marTop w:val="0"/>
          <w:marBottom w:val="0"/>
          <w:divBdr>
            <w:top w:val="none" w:sz="0" w:space="0" w:color="auto"/>
            <w:left w:val="none" w:sz="0" w:space="0" w:color="auto"/>
            <w:bottom w:val="none" w:sz="0" w:space="0" w:color="auto"/>
            <w:right w:val="none" w:sz="0" w:space="0" w:color="auto"/>
          </w:divBdr>
        </w:div>
        <w:div w:id="1863860565">
          <w:marLeft w:val="640"/>
          <w:marRight w:val="0"/>
          <w:marTop w:val="0"/>
          <w:marBottom w:val="0"/>
          <w:divBdr>
            <w:top w:val="none" w:sz="0" w:space="0" w:color="auto"/>
            <w:left w:val="none" w:sz="0" w:space="0" w:color="auto"/>
            <w:bottom w:val="none" w:sz="0" w:space="0" w:color="auto"/>
            <w:right w:val="none" w:sz="0" w:space="0" w:color="auto"/>
          </w:divBdr>
        </w:div>
        <w:div w:id="1737967408">
          <w:marLeft w:val="640"/>
          <w:marRight w:val="0"/>
          <w:marTop w:val="0"/>
          <w:marBottom w:val="0"/>
          <w:divBdr>
            <w:top w:val="none" w:sz="0" w:space="0" w:color="auto"/>
            <w:left w:val="none" w:sz="0" w:space="0" w:color="auto"/>
            <w:bottom w:val="none" w:sz="0" w:space="0" w:color="auto"/>
            <w:right w:val="none" w:sz="0" w:space="0" w:color="auto"/>
          </w:divBdr>
        </w:div>
        <w:div w:id="191070113">
          <w:marLeft w:val="640"/>
          <w:marRight w:val="0"/>
          <w:marTop w:val="0"/>
          <w:marBottom w:val="0"/>
          <w:divBdr>
            <w:top w:val="none" w:sz="0" w:space="0" w:color="auto"/>
            <w:left w:val="none" w:sz="0" w:space="0" w:color="auto"/>
            <w:bottom w:val="none" w:sz="0" w:space="0" w:color="auto"/>
            <w:right w:val="none" w:sz="0" w:space="0" w:color="auto"/>
          </w:divBdr>
        </w:div>
        <w:div w:id="1614287750">
          <w:marLeft w:val="640"/>
          <w:marRight w:val="0"/>
          <w:marTop w:val="0"/>
          <w:marBottom w:val="0"/>
          <w:divBdr>
            <w:top w:val="none" w:sz="0" w:space="0" w:color="auto"/>
            <w:left w:val="none" w:sz="0" w:space="0" w:color="auto"/>
            <w:bottom w:val="none" w:sz="0" w:space="0" w:color="auto"/>
            <w:right w:val="none" w:sz="0" w:space="0" w:color="auto"/>
          </w:divBdr>
        </w:div>
        <w:div w:id="278266270">
          <w:marLeft w:val="640"/>
          <w:marRight w:val="0"/>
          <w:marTop w:val="0"/>
          <w:marBottom w:val="0"/>
          <w:divBdr>
            <w:top w:val="none" w:sz="0" w:space="0" w:color="auto"/>
            <w:left w:val="none" w:sz="0" w:space="0" w:color="auto"/>
            <w:bottom w:val="none" w:sz="0" w:space="0" w:color="auto"/>
            <w:right w:val="none" w:sz="0" w:space="0" w:color="auto"/>
          </w:divBdr>
        </w:div>
        <w:div w:id="123425346">
          <w:marLeft w:val="640"/>
          <w:marRight w:val="0"/>
          <w:marTop w:val="0"/>
          <w:marBottom w:val="0"/>
          <w:divBdr>
            <w:top w:val="none" w:sz="0" w:space="0" w:color="auto"/>
            <w:left w:val="none" w:sz="0" w:space="0" w:color="auto"/>
            <w:bottom w:val="none" w:sz="0" w:space="0" w:color="auto"/>
            <w:right w:val="none" w:sz="0" w:space="0" w:color="auto"/>
          </w:divBdr>
        </w:div>
        <w:div w:id="1157039364">
          <w:marLeft w:val="640"/>
          <w:marRight w:val="0"/>
          <w:marTop w:val="0"/>
          <w:marBottom w:val="0"/>
          <w:divBdr>
            <w:top w:val="none" w:sz="0" w:space="0" w:color="auto"/>
            <w:left w:val="none" w:sz="0" w:space="0" w:color="auto"/>
            <w:bottom w:val="none" w:sz="0" w:space="0" w:color="auto"/>
            <w:right w:val="none" w:sz="0" w:space="0" w:color="auto"/>
          </w:divBdr>
        </w:div>
        <w:div w:id="1644695455">
          <w:marLeft w:val="640"/>
          <w:marRight w:val="0"/>
          <w:marTop w:val="0"/>
          <w:marBottom w:val="0"/>
          <w:divBdr>
            <w:top w:val="none" w:sz="0" w:space="0" w:color="auto"/>
            <w:left w:val="none" w:sz="0" w:space="0" w:color="auto"/>
            <w:bottom w:val="none" w:sz="0" w:space="0" w:color="auto"/>
            <w:right w:val="none" w:sz="0" w:space="0" w:color="auto"/>
          </w:divBdr>
        </w:div>
        <w:div w:id="1539197339">
          <w:marLeft w:val="640"/>
          <w:marRight w:val="0"/>
          <w:marTop w:val="0"/>
          <w:marBottom w:val="0"/>
          <w:divBdr>
            <w:top w:val="none" w:sz="0" w:space="0" w:color="auto"/>
            <w:left w:val="none" w:sz="0" w:space="0" w:color="auto"/>
            <w:bottom w:val="none" w:sz="0" w:space="0" w:color="auto"/>
            <w:right w:val="none" w:sz="0" w:space="0" w:color="auto"/>
          </w:divBdr>
        </w:div>
        <w:div w:id="1564869525">
          <w:marLeft w:val="640"/>
          <w:marRight w:val="0"/>
          <w:marTop w:val="0"/>
          <w:marBottom w:val="0"/>
          <w:divBdr>
            <w:top w:val="none" w:sz="0" w:space="0" w:color="auto"/>
            <w:left w:val="none" w:sz="0" w:space="0" w:color="auto"/>
            <w:bottom w:val="none" w:sz="0" w:space="0" w:color="auto"/>
            <w:right w:val="none" w:sz="0" w:space="0" w:color="auto"/>
          </w:divBdr>
        </w:div>
        <w:div w:id="1759520990">
          <w:marLeft w:val="640"/>
          <w:marRight w:val="0"/>
          <w:marTop w:val="0"/>
          <w:marBottom w:val="0"/>
          <w:divBdr>
            <w:top w:val="none" w:sz="0" w:space="0" w:color="auto"/>
            <w:left w:val="none" w:sz="0" w:space="0" w:color="auto"/>
            <w:bottom w:val="none" w:sz="0" w:space="0" w:color="auto"/>
            <w:right w:val="none" w:sz="0" w:space="0" w:color="auto"/>
          </w:divBdr>
        </w:div>
        <w:div w:id="1849363761">
          <w:marLeft w:val="640"/>
          <w:marRight w:val="0"/>
          <w:marTop w:val="0"/>
          <w:marBottom w:val="0"/>
          <w:divBdr>
            <w:top w:val="none" w:sz="0" w:space="0" w:color="auto"/>
            <w:left w:val="none" w:sz="0" w:space="0" w:color="auto"/>
            <w:bottom w:val="none" w:sz="0" w:space="0" w:color="auto"/>
            <w:right w:val="none" w:sz="0" w:space="0" w:color="auto"/>
          </w:divBdr>
        </w:div>
        <w:div w:id="315646298">
          <w:marLeft w:val="640"/>
          <w:marRight w:val="0"/>
          <w:marTop w:val="0"/>
          <w:marBottom w:val="0"/>
          <w:divBdr>
            <w:top w:val="none" w:sz="0" w:space="0" w:color="auto"/>
            <w:left w:val="none" w:sz="0" w:space="0" w:color="auto"/>
            <w:bottom w:val="none" w:sz="0" w:space="0" w:color="auto"/>
            <w:right w:val="none" w:sz="0" w:space="0" w:color="auto"/>
          </w:divBdr>
        </w:div>
        <w:div w:id="1736932030">
          <w:marLeft w:val="640"/>
          <w:marRight w:val="0"/>
          <w:marTop w:val="0"/>
          <w:marBottom w:val="0"/>
          <w:divBdr>
            <w:top w:val="none" w:sz="0" w:space="0" w:color="auto"/>
            <w:left w:val="none" w:sz="0" w:space="0" w:color="auto"/>
            <w:bottom w:val="none" w:sz="0" w:space="0" w:color="auto"/>
            <w:right w:val="none" w:sz="0" w:space="0" w:color="auto"/>
          </w:divBdr>
        </w:div>
        <w:div w:id="1830709729">
          <w:marLeft w:val="640"/>
          <w:marRight w:val="0"/>
          <w:marTop w:val="0"/>
          <w:marBottom w:val="0"/>
          <w:divBdr>
            <w:top w:val="none" w:sz="0" w:space="0" w:color="auto"/>
            <w:left w:val="none" w:sz="0" w:space="0" w:color="auto"/>
            <w:bottom w:val="none" w:sz="0" w:space="0" w:color="auto"/>
            <w:right w:val="none" w:sz="0" w:space="0" w:color="auto"/>
          </w:divBdr>
        </w:div>
        <w:div w:id="294871782">
          <w:marLeft w:val="640"/>
          <w:marRight w:val="0"/>
          <w:marTop w:val="0"/>
          <w:marBottom w:val="0"/>
          <w:divBdr>
            <w:top w:val="none" w:sz="0" w:space="0" w:color="auto"/>
            <w:left w:val="none" w:sz="0" w:space="0" w:color="auto"/>
            <w:bottom w:val="none" w:sz="0" w:space="0" w:color="auto"/>
            <w:right w:val="none" w:sz="0" w:space="0" w:color="auto"/>
          </w:divBdr>
        </w:div>
        <w:div w:id="711614326">
          <w:marLeft w:val="640"/>
          <w:marRight w:val="0"/>
          <w:marTop w:val="0"/>
          <w:marBottom w:val="0"/>
          <w:divBdr>
            <w:top w:val="none" w:sz="0" w:space="0" w:color="auto"/>
            <w:left w:val="none" w:sz="0" w:space="0" w:color="auto"/>
            <w:bottom w:val="none" w:sz="0" w:space="0" w:color="auto"/>
            <w:right w:val="none" w:sz="0" w:space="0" w:color="auto"/>
          </w:divBdr>
        </w:div>
        <w:div w:id="1747916464">
          <w:marLeft w:val="640"/>
          <w:marRight w:val="0"/>
          <w:marTop w:val="0"/>
          <w:marBottom w:val="0"/>
          <w:divBdr>
            <w:top w:val="none" w:sz="0" w:space="0" w:color="auto"/>
            <w:left w:val="none" w:sz="0" w:space="0" w:color="auto"/>
            <w:bottom w:val="none" w:sz="0" w:space="0" w:color="auto"/>
            <w:right w:val="none" w:sz="0" w:space="0" w:color="auto"/>
          </w:divBdr>
        </w:div>
        <w:div w:id="1605460808">
          <w:marLeft w:val="640"/>
          <w:marRight w:val="0"/>
          <w:marTop w:val="0"/>
          <w:marBottom w:val="0"/>
          <w:divBdr>
            <w:top w:val="none" w:sz="0" w:space="0" w:color="auto"/>
            <w:left w:val="none" w:sz="0" w:space="0" w:color="auto"/>
            <w:bottom w:val="none" w:sz="0" w:space="0" w:color="auto"/>
            <w:right w:val="none" w:sz="0" w:space="0" w:color="auto"/>
          </w:divBdr>
        </w:div>
        <w:div w:id="1596668088">
          <w:marLeft w:val="640"/>
          <w:marRight w:val="0"/>
          <w:marTop w:val="0"/>
          <w:marBottom w:val="0"/>
          <w:divBdr>
            <w:top w:val="none" w:sz="0" w:space="0" w:color="auto"/>
            <w:left w:val="none" w:sz="0" w:space="0" w:color="auto"/>
            <w:bottom w:val="none" w:sz="0" w:space="0" w:color="auto"/>
            <w:right w:val="none" w:sz="0" w:space="0" w:color="auto"/>
          </w:divBdr>
        </w:div>
        <w:div w:id="74278497">
          <w:marLeft w:val="640"/>
          <w:marRight w:val="0"/>
          <w:marTop w:val="0"/>
          <w:marBottom w:val="0"/>
          <w:divBdr>
            <w:top w:val="none" w:sz="0" w:space="0" w:color="auto"/>
            <w:left w:val="none" w:sz="0" w:space="0" w:color="auto"/>
            <w:bottom w:val="none" w:sz="0" w:space="0" w:color="auto"/>
            <w:right w:val="none" w:sz="0" w:space="0" w:color="auto"/>
          </w:divBdr>
        </w:div>
        <w:div w:id="1332223935">
          <w:marLeft w:val="640"/>
          <w:marRight w:val="0"/>
          <w:marTop w:val="0"/>
          <w:marBottom w:val="0"/>
          <w:divBdr>
            <w:top w:val="none" w:sz="0" w:space="0" w:color="auto"/>
            <w:left w:val="none" w:sz="0" w:space="0" w:color="auto"/>
            <w:bottom w:val="none" w:sz="0" w:space="0" w:color="auto"/>
            <w:right w:val="none" w:sz="0" w:space="0" w:color="auto"/>
          </w:divBdr>
        </w:div>
        <w:div w:id="1685010822">
          <w:marLeft w:val="640"/>
          <w:marRight w:val="0"/>
          <w:marTop w:val="0"/>
          <w:marBottom w:val="0"/>
          <w:divBdr>
            <w:top w:val="none" w:sz="0" w:space="0" w:color="auto"/>
            <w:left w:val="none" w:sz="0" w:space="0" w:color="auto"/>
            <w:bottom w:val="none" w:sz="0" w:space="0" w:color="auto"/>
            <w:right w:val="none" w:sz="0" w:space="0" w:color="auto"/>
          </w:divBdr>
        </w:div>
        <w:div w:id="1466385523">
          <w:marLeft w:val="640"/>
          <w:marRight w:val="0"/>
          <w:marTop w:val="0"/>
          <w:marBottom w:val="0"/>
          <w:divBdr>
            <w:top w:val="none" w:sz="0" w:space="0" w:color="auto"/>
            <w:left w:val="none" w:sz="0" w:space="0" w:color="auto"/>
            <w:bottom w:val="none" w:sz="0" w:space="0" w:color="auto"/>
            <w:right w:val="none" w:sz="0" w:space="0" w:color="auto"/>
          </w:divBdr>
        </w:div>
        <w:div w:id="62678417">
          <w:marLeft w:val="640"/>
          <w:marRight w:val="0"/>
          <w:marTop w:val="0"/>
          <w:marBottom w:val="0"/>
          <w:divBdr>
            <w:top w:val="none" w:sz="0" w:space="0" w:color="auto"/>
            <w:left w:val="none" w:sz="0" w:space="0" w:color="auto"/>
            <w:bottom w:val="none" w:sz="0" w:space="0" w:color="auto"/>
            <w:right w:val="none" w:sz="0" w:space="0" w:color="auto"/>
          </w:divBdr>
        </w:div>
        <w:div w:id="77799532">
          <w:marLeft w:val="640"/>
          <w:marRight w:val="0"/>
          <w:marTop w:val="0"/>
          <w:marBottom w:val="0"/>
          <w:divBdr>
            <w:top w:val="none" w:sz="0" w:space="0" w:color="auto"/>
            <w:left w:val="none" w:sz="0" w:space="0" w:color="auto"/>
            <w:bottom w:val="none" w:sz="0" w:space="0" w:color="auto"/>
            <w:right w:val="none" w:sz="0" w:space="0" w:color="auto"/>
          </w:divBdr>
        </w:div>
        <w:div w:id="1392926895">
          <w:marLeft w:val="640"/>
          <w:marRight w:val="0"/>
          <w:marTop w:val="0"/>
          <w:marBottom w:val="0"/>
          <w:divBdr>
            <w:top w:val="none" w:sz="0" w:space="0" w:color="auto"/>
            <w:left w:val="none" w:sz="0" w:space="0" w:color="auto"/>
            <w:bottom w:val="none" w:sz="0" w:space="0" w:color="auto"/>
            <w:right w:val="none" w:sz="0" w:space="0" w:color="auto"/>
          </w:divBdr>
        </w:div>
        <w:div w:id="963385771">
          <w:marLeft w:val="640"/>
          <w:marRight w:val="0"/>
          <w:marTop w:val="0"/>
          <w:marBottom w:val="0"/>
          <w:divBdr>
            <w:top w:val="none" w:sz="0" w:space="0" w:color="auto"/>
            <w:left w:val="none" w:sz="0" w:space="0" w:color="auto"/>
            <w:bottom w:val="none" w:sz="0" w:space="0" w:color="auto"/>
            <w:right w:val="none" w:sz="0" w:space="0" w:color="auto"/>
          </w:divBdr>
        </w:div>
        <w:div w:id="961233613">
          <w:marLeft w:val="640"/>
          <w:marRight w:val="0"/>
          <w:marTop w:val="0"/>
          <w:marBottom w:val="0"/>
          <w:divBdr>
            <w:top w:val="none" w:sz="0" w:space="0" w:color="auto"/>
            <w:left w:val="none" w:sz="0" w:space="0" w:color="auto"/>
            <w:bottom w:val="none" w:sz="0" w:space="0" w:color="auto"/>
            <w:right w:val="none" w:sz="0" w:space="0" w:color="auto"/>
          </w:divBdr>
        </w:div>
        <w:div w:id="1049767994">
          <w:marLeft w:val="640"/>
          <w:marRight w:val="0"/>
          <w:marTop w:val="0"/>
          <w:marBottom w:val="0"/>
          <w:divBdr>
            <w:top w:val="none" w:sz="0" w:space="0" w:color="auto"/>
            <w:left w:val="none" w:sz="0" w:space="0" w:color="auto"/>
            <w:bottom w:val="none" w:sz="0" w:space="0" w:color="auto"/>
            <w:right w:val="none" w:sz="0" w:space="0" w:color="auto"/>
          </w:divBdr>
        </w:div>
        <w:div w:id="781612635">
          <w:marLeft w:val="640"/>
          <w:marRight w:val="0"/>
          <w:marTop w:val="0"/>
          <w:marBottom w:val="0"/>
          <w:divBdr>
            <w:top w:val="none" w:sz="0" w:space="0" w:color="auto"/>
            <w:left w:val="none" w:sz="0" w:space="0" w:color="auto"/>
            <w:bottom w:val="none" w:sz="0" w:space="0" w:color="auto"/>
            <w:right w:val="none" w:sz="0" w:space="0" w:color="auto"/>
          </w:divBdr>
        </w:div>
        <w:div w:id="478309116">
          <w:marLeft w:val="640"/>
          <w:marRight w:val="0"/>
          <w:marTop w:val="0"/>
          <w:marBottom w:val="0"/>
          <w:divBdr>
            <w:top w:val="none" w:sz="0" w:space="0" w:color="auto"/>
            <w:left w:val="none" w:sz="0" w:space="0" w:color="auto"/>
            <w:bottom w:val="none" w:sz="0" w:space="0" w:color="auto"/>
            <w:right w:val="none" w:sz="0" w:space="0" w:color="auto"/>
          </w:divBdr>
        </w:div>
        <w:div w:id="1768697184">
          <w:marLeft w:val="640"/>
          <w:marRight w:val="0"/>
          <w:marTop w:val="0"/>
          <w:marBottom w:val="0"/>
          <w:divBdr>
            <w:top w:val="none" w:sz="0" w:space="0" w:color="auto"/>
            <w:left w:val="none" w:sz="0" w:space="0" w:color="auto"/>
            <w:bottom w:val="none" w:sz="0" w:space="0" w:color="auto"/>
            <w:right w:val="none" w:sz="0" w:space="0" w:color="auto"/>
          </w:divBdr>
        </w:div>
        <w:div w:id="1086078375">
          <w:marLeft w:val="640"/>
          <w:marRight w:val="0"/>
          <w:marTop w:val="0"/>
          <w:marBottom w:val="0"/>
          <w:divBdr>
            <w:top w:val="none" w:sz="0" w:space="0" w:color="auto"/>
            <w:left w:val="none" w:sz="0" w:space="0" w:color="auto"/>
            <w:bottom w:val="none" w:sz="0" w:space="0" w:color="auto"/>
            <w:right w:val="none" w:sz="0" w:space="0" w:color="auto"/>
          </w:divBdr>
        </w:div>
        <w:div w:id="1043822470">
          <w:marLeft w:val="640"/>
          <w:marRight w:val="0"/>
          <w:marTop w:val="0"/>
          <w:marBottom w:val="0"/>
          <w:divBdr>
            <w:top w:val="none" w:sz="0" w:space="0" w:color="auto"/>
            <w:left w:val="none" w:sz="0" w:space="0" w:color="auto"/>
            <w:bottom w:val="none" w:sz="0" w:space="0" w:color="auto"/>
            <w:right w:val="none" w:sz="0" w:space="0" w:color="auto"/>
          </w:divBdr>
        </w:div>
        <w:div w:id="1981686406">
          <w:marLeft w:val="640"/>
          <w:marRight w:val="0"/>
          <w:marTop w:val="0"/>
          <w:marBottom w:val="0"/>
          <w:divBdr>
            <w:top w:val="none" w:sz="0" w:space="0" w:color="auto"/>
            <w:left w:val="none" w:sz="0" w:space="0" w:color="auto"/>
            <w:bottom w:val="none" w:sz="0" w:space="0" w:color="auto"/>
            <w:right w:val="none" w:sz="0" w:space="0" w:color="auto"/>
          </w:divBdr>
        </w:div>
        <w:div w:id="193271830">
          <w:marLeft w:val="640"/>
          <w:marRight w:val="0"/>
          <w:marTop w:val="0"/>
          <w:marBottom w:val="0"/>
          <w:divBdr>
            <w:top w:val="none" w:sz="0" w:space="0" w:color="auto"/>
            <w:left w:val="none" w:sz="0" w:space="0" w:color="auto"/>
            <w:bottom w:val="none" w:sz="0" w:space="0" w:color="auto"/>
            <w:right w:val="none" w:sz="0" w:space="0" w:color="auto"/>
          </w:divBdr>
        </w:div>
        <w:div w:id="134571055">
          <w:marLeft w:val="640"/>
          <w:marRight w:val="0"/>
          <w:marTop w:val="0"/>
          <w:marBottom w:val="0"/>
          <w:divBdr>
            <w:top w:val="none" w:sz="0" w:space="0" w:color="auto"/>
            <w:left w:val="none" w:sz="0" w:space="0" w:color="auto"/>
            <w:bottom w:val="none" w:sz="0" w:space="0" w:color="auto"/>
            <w:right w:val="none" w:sz="0" w:space="0" w:color="auto"/>
          </w:divBdr>
        </w:div>
        <w:div w:id="1971858109">
          <w:marLeft w:val="640"/>
          <w:marRight w:val="0"/>
          <w:marTop w:val="0"/>
          <w:marBottom w:val="0"/>
          <w:divBdr>
            <w:top w:val="none" w:sz="0" w:space="0" w:color="auto"/>
            <w:left w:val="none" w:sz="0" w:space="0" w:color="auto"/>
            <w:bottom w:val="none" w:sz="0" w:space="0" w:color="auto"/>
            <w:right w:val="none" w:sz="0" w:space="0" w:color="auto"/>
          </w:divBdr>
        </w:div>
        <w:div w:id="701370232">
          <w:marLeft w:val="640"/>
          <w:marRight w:val="0"/>
          <w:marTop w:val="0"/>
          <w:marBottom w:val="0"/>
          <w:divBdr>
            <w:top w:val="none" w:sz="0" w:space="0" w:color="auto"/>
            <w:left w:val="none" w:sz="0" w:space="0" w:color="auto"/>
            <w:bottom w:val="none" w:sz="0" w:space="0" w:color="auto"/>
            <w:right w:val="none" w:sz="0" w:space="0" w:color="auto"/>
          </w:divBdr>
        </w:div>
        <w:div w:id="1750692903">
          <w:marLeft w:val="640"/>
          <w:marRight w:val="0"/>
          <w:marTop w:val="0"/>
          <w:marBottom w:val="0"/>
          <w:divBdr>
            <w:top w:val="none" w:sz="0" w:space="0" w:color="auto"/>
            <w:left w:val="none" w:sz="0" w:space="0" w:color="auto"/>
            <w:bottom w:val="none" w:sz="0" w:space="0" w:color="auto"/>
            <w:right w:val="none" w:sz="0" w:space="0" w:color="auto"/>
          </w:divBdr>
        </w:div>
        <w:div w:id="455687526">
          <w:marLeft w:val="640"/>
          <w:marRight w:val="0"/>
          <w:marTop w:val="0"/>
          <w:marBottom w:val="0"/>
          <w:divBdr>
            <w:top w:val="none" w:sz="0" w:space="0" w:color="auto"/>
            <w:left w:val="none" w:sz="0" w:space="0" w:color="auto"/>
            <w:bottom w:val="none" w:sz="0" w:space="0" w:color="auto"/>
            <w:right w:val="none" w:sz="0" w:space="0" w:color="auto"/>
          </w:divBdr>
        </w:div>
        <w:div w:id="2041592523">
          <w:marLeft w:val="640"/>
          <w:marRight w:val="0"/>
          <w:marTop w:val="0"/>
          <w:marBottom w:val="0"/>
          <w:divBdr>
            <w:top w:val="none" w:sz="0" w:space="0" w:color="auto"/>
            <w:left w:val="none" w:sz="0" w:space="0" w:color="auto"/>
            <w:bottom w:val="none" w:sz="0" w:space="0" w:color="auto"/>
            <w:right w:val="none" w:sz="0" w:space="0" w:color="auto"/>
          </w:divBdr>
        </w:div>
        <w:div w:id="284122790">
          <w:marLeft w:val="640"/>
          <w:marRight w:val="0"/>
          <w:marTop w:val="0"/>
          <w:marBottom w:val="0"/>
          <w:divBdr>
            <w:top w:val="none" w:sz="0" w:space="0" w:color="auto"/>
            <w:left w:val="none" w:sz="0" w:space="0" w:color="auto"/>
            <w:bottom w:val="none" w:sz="0" w:space="0" w:color="auto"/>
            <w:right w:val="none" w:sz="0" w:space="0" w:color="auto"/>
          </w:divBdr>
        </w:div>
        <w:div w:id="1027373168">
          <w:marLeft w:val="640"/>
          <w:marRight w:val="0"/>
          <w:marTop w:val="0"/>
          <w:marBottom w:val="0"/>
          <w:divBdr>
            <w:top w:val="none" w:sz="0" w:space="0" w:color="auto"/>
            <w:left w:val="none" w:sz="0" w:space="0" w:color="auto"/>
            <w:bottom w:val="none" w:sz="0" w:space="0" w:color="auto"/>
            <w:right w:val="none" w:sz="0" w:space="0" w:color="auto"/>
          </w:divBdr>
        </w:div>
        <w:div w:id="397165587">
          <w:marLeft w:val="640"/>
          <w:marRight w:val="0"/>
          <w:marTop w:val="0"/>
          <w:marBottom w:val="0"/>
          <w:divBdr>
            <w:top w:val="none" w:sz="0" w:space="0" w:color="auto"/>
            <w:left w:val="none" w:sz="0" w:space="0" w:color="auto"/>
            <w:bottom w:val="none" w:sz="0" w:space="0" w:color="auto"/>
            <w:right w:val="none" w:sz="0" w:space="0" w:color="auto"/>
          </w:divBdr>
        </w:div>
        <w:div w:id="947930596">
          <w:marLeft w:val="640"/>
          <w:marRight w:val="0"/>
          <w:marTop w:val="0"/>
          <w:marBottom w:val="0"/>
          <w:divBdr>
            <w:top w:val="none" w:sz="0" w:space="0" w:color="auto"/>
            <w:left w:val="none" w:sz="0" w:space="0" w:color="auto"/>
            <w:bottom w:val="none" w:sz="0" w:space="0" w:color="auto"/>
            <w:right w:val="none" w:sz="0" w:space="0" w:color="auto"/>
          </w:divBdr>
        </w:div>
        <w:div w:id="1802923043">
          <w:marLeft w:val="640"/>
          <w:marRight w:val="0"/>
          <w:marTop w:val="0"/>
          <w:marBottom w:val="0"/>
          <w:divBdr>
            <w:top w:val="none" w:sz="0" w:space="0" w:color="auto"/>
            <w:left w:val="none" w:sz="0" w:space="0" w:color="auto"/>
            <w:bottom w:val="none" w:sz="0" w:space="0" w:color="auto"/>
            <w:right w:val="none" w:sz="0" w:space="0" w:color="auto"/>
          </w:divBdr>
        </w:div>
        <w:div w:id="329332465">
          <w:marLeft w:val="640"/>
          <w:marRight w:val="0"/>
          <w:marTop w:val="0"/>
          <w:marBottom w:val="0"/>
          <w:divBdr>
            <w:top w:val="none" w:sz="0" w:space="0" w:color="auto"/>
            <w:left w:val="none" w:sz="0" w:space="0" w:color="auto"/>
            <w:bottom w:val="none" w:sz="0" w:space="0" w:color="auto"/>
            <w:right w:val="none" w:sz="0" w:space="0" w:color="auto"/>
          </w:divBdr>
        </w:div>
        <w:div w:id="1494492204">
          <w:marLeft w:val="640"/>
          <w:marRight w:val="0"/>
          <w:marTop w:val="0"/>
          <w:marBottom w:val="0"/>
          <w:divBdr>
            <w:top w:val="none" w:sz="0" w:space="0" w:color="auto"/>
            <w:left w:val="none" w:sz="0" w:space="0" w:color="auto"/>
            <w:bottom w:val="none" w:sz="0" w:space="0" w:color="auto"/>
            <w:right w:val="none" w:sz="0" w:space="0" w:color="auto"/>
          </w:divBdr>
        </w:div>
        <w:div w:id="759835320">
          <w:marLeft w:val="640"/>
          <w:marRight w:val="0"/>
          <w:marTop w:val="0"/>
          <w:marBottom w:val="0"/>
          <w:divBdr>
            <w:top w:val="none" w:sz="0" w:space="0" w:color="auto"/>
            <w:left w:val="none" w:sz="0" w:space="0" w:color="auto"/>
            <w:bottom w:val="none" w:sz="0" w:space="0" w:color="auto"/>
            <w:right w:val="none" w:sz="0" w:space="0" w:color="auto"/>
          </w:divBdr>
        </w:div>
        <w:div w:id="1454404947">
          <w:marLeft w:val="640"/>
          <w:marRight w:val="0"/>
          <w:marTop w:val="0"/>
          <w:marBottom w:val="0"/>
          <w:divBdr>
            <w:top w:val="none" w:sz="0" w:space="0" w:color="auto"/>
            <w:left w:val="none" w:sz="0" w:space="0" w:color="auto"/>
            <w:bottom w:val="none" w:sz="0" w:space="0" w:color="auto"/>
            <w:right w:val="none" w:sz="0" w:space="0" w:color="auto"/>
          </w:divBdr>
        </w:div>
        <w:div w:id="604386455">
          <w:marLeft w:val="640"/>
          <w:marRight w:val="0"/>
          <w:marTop w:val="0"/>
          <w:marBottom w:val="0"/>
          <w:divBdr>
            <w:top w:val="none" w:sz="0" w:space="0" w:color="auto"/>
            <w:left w:val="none" w:sz="0" w:space="0" w:color="auto"/>
            <w:bottom w:val="none" w:sz="0" w:space="0" w:color="auto"/>
            <w:right w:val="none" w:sz="0" w:space="0" w:color="auto"/>
          </w:divBdr>
        </w:div>
        <w:div w:id="347484590">
          <w:marLeft w:val="640"/>
          <w:marRight w:val="0"/>
          <w:marTop w:val="0"/>
          <w:marBottom w:val="0"/>
          <w:divBdr>
            <w:top w:val="none" w:sz="0" w:space="0" w:color="auto"/>
            <w:left w:val="none" w:sz="0" w:space="0" w:color="auto"/>
            <w:bottom w:val="none" w:sz="0" w:space="0" w:color="auto"/>
            <w:right w:val="none" w:sz="0" w:space="0" w:color="auto"/>
          </w:divBdr>
        </w:div>
        <w:div w:id="1989093542">
          <w:marLeft w:val="640"/>
          <w:marRight w:val="0"/>
          <w:marTop w:val="0"/>
          <w:marBottom w:val="0"/>
          <w:divBdr>
            <w:top w:val="none" w:sz="0" w:space="0" w:color="auto"/>
            <w:left w:val="none" w:sz="0" w:space="0" w:color="auto"/>
            <w:bottom w:val="none" w:sz="0" w:space="0" w:color="auto"/>
            <w:right w:val="none" w:sz="0" w:space="0" w:color="auto"/>
          </w:divBdr>
        </w:div>
        <w:div w:id="1967346500">
          <w:marLeft w:val="640"/>
          <w:marRight w:val="0"/>
          <w:marTop w:val="0"/>
          <w:marBottom w:val="0"/>
          <w:divBdr>
            <w:top w:val="none" w:sz="0" w:space="0" w:color="auto"/>
            <w:left w:val="none" w:sz="0" w:space="0" w:color="auto"/>
            <w:bottom w:val="none" w:sz="0" w:space="0" w:color="auto"/>
            <w:right w:val="none" w:sz="0" w:space="0" w:color="auto"/>
          </w:divBdr>
        </w:div>
        <w:div w:id="89860277">
          <w:marLeft w:val="640"/>
          <w:marRight w:val="0"/>
          <w:marTop w:val="0"/>
          <w:marBottom w:val="0"/>
          <w:divBdr>
            <w:top w:val="none" w:sz="0" w:space="0" w:color="auto"/>
            <w:left w:val="none" w:sz="0" w:space="0" w:color="auto"/>
            <w:bottom w:val="none" w:sz="0" w:space="0" w:color="auto"/>
            <w:right w:val="none" w:sz="0" w:space="0" w:color="auto"/>
          </w:divBdr>
        </w:div>
        <w:div w:id="1295451328">
          <w:marLeft w:val="640"/>
          <w:marRight w:val="0"/>
          <w:marTop w:val="0"/>
          <w:marBottom w:val="0"/>
          <w:divBdr>
            <w:top w:val="none" w:sz="0" w:space="0" w:color="auto"/>
            <w:left w:val="none" w:sz="0" w:space="0" w:color="auto"/>
            <w:bottom w:val="none" w:sz="0" w:space="0" w:color="auto"/>
            <w:right w:val="none" w:sz="0" w:space="0" w:color="auto"/>
          </w:divBdr>
        </w:div>
        <w:div w:id="974484461">
          <w:marLeft w:val="640"/>
          <w:marRight w:val="0"/>
          <w:marTop w:val="0"/>
          <w:marBottom w:val="0"/>
          <w:divBdr>
            <w:top w:val="none" w:sz="0" w:space="0" w:color="auto"/>
            <w:left w:val="none" w:sz="0" w:space="0" w:color="auto"/>
            <w:bottom w:val="none" w:sz="0" w:space="0" w:color="auto"/>
            <w:right w:val="none" w:sz="0" w:space="0" w:color="auto"/>
          </w:divBdr>
        </w:div>
        <w:div w:id="1987272044">
          <w:marLeft w:val="640"/>
          <w:marRight w:val="0"/>
          <w:marTop w:val="0"/>
          <w:marBottom w:val="0"/>
          <w:divBdr>
            <w:top w:val="none" w:sz="0" w:space="0" w:color="auto"/>
            <w:left w:val="none" w:sz="0" w:space="0" w:color="auto"/>
            <w:bottom w:val="none" w:sz="0" w:space="0" w:color="auto"/>
            <w:right w:val="none" w:sz="0" w:space="0" w:color="auto"/>
          </w:divBdr>
        </w:div>
        <w:div w:id="618493134">
          <w:marLeft w:val="640"/>
          <w:marRight w:val="0"/>
          <w:marTop w:val="0"/>
          <w:marBottom w:val="0"/>
          <w:divBdr>
            <w:top w:val="none" w:sz="0" w:space="0" w:color="auto"/>
            <w:left w:val="none" w:sz="0" w:space="0" w:color="auto"/>
            <w:bottom w:val="none" w:sz="0" w:space="0" w:color="auto"/>
            <w:right w:val="none" w:sz="0" w:space="0" w:color="auto"/>
          </w:divBdr>
        </w:div>
        <w:div w:id="571043511">
          <w:marLeft w:val="640"/>
          <w:marRight w:val="0"/>
          <w:marTop w:val="0"/>
          <w:marBottom w:val="0"/>
          <w:divBdr>
            <w:top w:val="none" w:sz="0" w:space="0" w:color="auto"/>
            <w:left w:val="none" w:sz="0" w:space="0" w:color="auto"/>
            <w:bottom w:val="none" w:sz="0" w:space="0" w:color="auto"/>
            <w:right w:val="none" w:sz="0" w:space="0" w:color="auto"/>
          </w:divBdr>
        </w:div>
        <w:div w:id="54277797">
          <w:marLeft w:val="640"/>
          <w:marRight w:val="0"/>
          <w:marTop w:val="0"/>
          <w:marBottom w:val="0"/>
          <w:divBdr>
            <w:top w:val="none" w:sz="0" w:space="0" w:color="auto"/>
            <w:left w:val="none" w:sz="0" w:space="0" w:color="auto"/>
            <w:bottom w:val="none" w:sz="0" w:space="0" w:color="auto"/>
            <w:right w:val="none" w:sz="0" w:space="0" w:color="auto"/>
          </w:divBdr>
        </w:div>
        <w:div w:id="1594242382">
          <w:marLeft w:val="640"/>
          <w:marRight w:val="0"/>
          <w:marTop w:val="0"/>
          <w:marBottom w:val="0"/>
          <w:divBdr>
            <w:top w:val="none" w:sz="0" w:space="0" w:color="auto"/>
            <w:left w:val="none" w:sz="0" w:space="0" w:color="auto"/>
            <w:bottom w:val="none" w:sz="0" w:space="0" w:color="auto"/>
            <w:right w:val="none" w:sz="0" w:space="0" w:color="auto"/>
          </w:divBdr>
        </w:div>
        <w:div w:id="470290729">
          <w:marLeft w:val="640"/>
          <w:marRight w:val="0"/>
          <w:marTop w:val="0"/>
          <w:marBottom w:val="0"/>
          <w:divBdr>
            <w:top w:val="none" w:sz="0" w:space="0" w:color="auto"/>
            <w:left w:val="none" w:sz="0" w:space="0" w:color="auto"/>
            <w:bottom w:val="none" w:sz="0" w:space="0" w:color="auto"/>
            <w:right w:val="none" w:sz="0" w:space="0" w:color="auto"/>
          </w:divBdr>
        </w:div>
        <w:div w:id="1478764679">
          <w:marLeft w:val="640"/>
          <w:marRight w:val="0"/>
          <w:marTop w:val="0"/>
          <w:marBottom w:val="0"/>
          <w:divBdr>
            <w:top w:val="none" w:sz="0" w:space="0" w:color="auto"/>
            <w:left w:val="none" w:sz="0" w:space="0" w:color="auto"/>
            <w:bottom w:val="none" w:sz="0" w:space="0" w:color="auto"/>
            <w:right w:val="none" w:sz="0" w:space="0" w:color="auto"/>
          </w:divBdr>
        </w:div>
        <w:div w:id="1151629252">
          <w:marLeft w:val="640"/>
          <w:marRight w:val="0"/>
          <w:marTop w:val="0"/>
          <w:marBottom w:val="0"/>
          <w:divBdr>
            <w:top w:val="none" w:sz="0" w:space="0" w:color="auto"/>
            <w:left w:val="none" w:sz="0" w:space="0" w:color="auto"/>
            <w:bottom w:val="none" w:sz="0" w:space="0" w:color="auto"/>
            <w:right w:val="none" w:sz="0" w:space="0" w:color="auto"/>
          </w:divBdr>
        </w:div>
        <w:div w:id="1052584793">
          <w:marLeft w:val="640"/>
          <w:marRight w:val="0"/>
          <w:marTop w:val="0"/>
          <w:marBottom w:val="0"/>
          <w:divBdr>
            <w:top w:val="none" w:sz="0" w:space="0" w:color="auto"/>
            <w:left w:val="none" w:sz="0" w:space="0" w:color="auto"/>
            <w:bottom w:val="none" w:sz="0" w:space="0" w:color="auto"/>
            <w:right w:val="none" w:sz="0" w:space="0" w:color="auto"/>
          </w:divBdr>
        </w:div>
        <w:div w:id="367141961">
          <w:marLeft w:val="640"/>
          <w:marRight w:val="0"/>
          <w:marTop w:val="0"/>
          <w:marBottom w:val="0"/>
          <w:divBdr>
            <w:top w:val="none" w:sz="0" w:space="0" w:color="auto"/>
            <w:left w:val="none" w:sz="0" w:space="0" w:color="auto"/>
            <w:bottom w:val="none" w:sz="0" w:space="0" w:color="auto"/>
            <w:right w:val="none" w:sz="0" w:space="0" w:color="auto"/>
          </w:divBdr>
        </w:div>
        <w:div w:id="420641900">
          <w:marLeft w:val="640"/>
          <w:marRight w:val="0"/>
          <w:marTop w:val="0"/>
          <w:marBottom w:val="0"/>
          <w:divBdr>
            <w:top w:val="none" w:sz="0" w:space="0" w:color="auto"/>
            <w:left w:val="none" w:sz="0" w:space="0" w:color="auto"/>
            <w:bottom w:val="none" w:sz="0" w:space="0" w:color="auto"/>
            <w:right w:val="none" w:sz="0" w:space="0" w:color="auto"/>
          </w:divBdr>
        </w:div>
        <w:div w:id="1532452592">
          <w:marLeft w:val="640"/>
          <w:marRight w:val="0"/>
          <w:marTop w:val="0"/>
          <w:marBottom w:val="0"/>
          <w:divBdr>
            <w:top w:val="none" w:sz="0" w:space="0" w:color="auto"/>
            <w:left w:val="none" w:sz="0" w:space="0" w:color="auto"/>
            <w:bottom w:val="none" w:sz="0" w:space="0" w:color="auto"/>
            <w:right w:val="none" w:sz="0" w:space="0" w:color="auto"/>
          </w:divBdr>
        </w:div>
        <w:div w:id="1331327699">
          <w:marLeft w:val="640"/>
          <w:marRight w:val="0"/>
          <w:marTop w:val="0"/>
          <w:marBottom w:val="0"/>
          <w:divBdr>
            <w:top w:val="none" w:sz="0" w:space="0" w:color="auto"/>
            <w:left w:val="none" w:sz="0" w:space="0" w:color="auto"/>
            <w:bottom w:val="none" w:sz="0" w:space="0" w:color="auto"/>
            <w:right w:val="none" w:sz="0" w:space="0" w:color="auto"/>
          </w:divBdr>
        </w:div>
        <w:div w:id="740832036">
          <w:marLeft w:val="640"/>
          <w:marRight w:val="0"/>
          <w:marTop w:val="0"/>
          <w:marBottom w:val="0"/>
          <w:divBdr>
            <w:top w:val="none" w:sz="0" w:space="0" w:color="auto"/>
            <w:left w:val="none" w:sz="0" w:space="0" w:color="auto"/>
            <w:bottom w:val="none" w:sz="0" w:space="0" w:color="auto"/>
            <w:right w:val="none" w:sz="0" w:space="0" w:color="auto"/>
          </w:divBdr>
        </w:div>
        <w:div w:id="186605318">
          <w:marLeft w:val="640"/>
          <w:marRight w:val="0"/>
          <w:marTop w:val="0"/>
          <w:marBottom w:val="0"/>
          <w:divBdr>
            <w:top w:val="none" w:sz="0" w:space="0" w:color="auto"/>
            <w:left w:val="none" w:sz="0" w:space="0" w:color="auto"/>
            <w:bottom w:val="none" w:sz="0" w:space="0" w:color="auto"/>
            <w:right w:val="none" w:sz="0" w:space="0" w:color="auto"/>
          </w:divBdr>
        </w:div>
        <w:div w:id="2118013445">
          <w:marLeft w:val="640"/>
          <w:marRight w:val="0"/>
          <w:marTop w:val="0"/>
          <w:marBottom w:val="0"/>
          <w:divBdr>
            <w:top w:val="none" w:sz="0" w:space="0" w:color="auto"/>
            <w:left w:val="none" w:sz="0" w:space="0" w:color="auto"/>
            <w:bottom w:val="none" w:sz="0" w:space="0" w:color="auto"/>
            <w:right w:val="none" w:sz="0" w:space="0" w:color="auto"/>
          </w:divBdr>
        </w:div>
        <w:div w:id="753010838">
          <w:marLeft w:val="640"/>
          <w:marRight w:val="0"/>
          <w:marTop w:val="0"/>
          <w:marBottom w:val="0"/>
          <w:divBdr>
            <w:top w:val="none" w:sz="0" w:space="0" w:color="auto"/>
            <w:left w:val="none" w:sz="0" w:space="0" w:color="auto"/>
            <w:bottom w:val="none" w:sz="0" w:space="0" w:color="auto"/>
            <w:right w:val="none" w:sz="0" w:space="0" w:color="auto"/>
          </w:divBdr>
        </w:div>
        <w:div w:id="2103719621">
          <w:marLeft w:val="640"/>
          <w:marRight w:val="0"/>
          <w:marTop w:val="0"/>
          <w:marBottom w:val="0"/>
          <w:divBdr>
            <w:top w:val="none" w:sz="0" w:space="0" w:color="auto"/>
            <w:left w:val="none" w:sz="0" w:space="0" w:color="auto"/>
            <w:bottom w:val="none" w:sz="0" w:space="0" w:color="auto"/>
            <w:right w:val="none" w:sz="0" w:space="0" w:color="auto"/>
          </w:divBdr>
        </w:div>
        <w:div w:id="1198273852">
          <w:marLeft w:val="640"/>
          <w:marRight w:val="0"/>
          <w:marTop w:val="0"/>
          <w:marBottom w:val="0"/>
          <w:divBdr>
            <w:top w:val="none" w:sz="0" w:space="0" w:color="auto"/>
            <w:left w:val="none" w:sz="0" w:space="0" w:color="auto"/>
            <w:bottom w:val="none" w:sz="0" w:space="0" w:color="auto"/>
            <w:right w:val="none" w:sz="0" w:space="0" w:color="auto"/>
          </w:divBdr>
        </w:div>
        <w:div w:id="1688827310">
          <w:marLeft w:val="640"/>
          <w:marRight w:val="0"/>
          <w:marTop w:val="0"/>
          <w:marBottom w:val="0"/>
          <w:divBdr>
            <w:top w:val="none" w:sz="0" w:space="0" w:color="auto"/>
            <w:left w:val="none" w:sz="0" w:space="0" w:color="auto"/>
            <w:bottom w:val="none" w:sz="0" w:space="0" w:color="auto"/>
            <w:right w:val="none" w:sz="0" w:space="0" w:color="auto"/>
          </w:divBdr>
        </w:div>
        <w:div w:id="794644685">
          <w:marLeft w:val="640"/>
          <w:marRight w:val="0"/>
          <w:marTop w:val="0"/>
          <w:marBottom w:val="0"/>
          <w:divBdr>
            <w:top w:val="none" w:sz="0" w:space="0" w:color="auto"/>
            <w:left w:val="none" w:sz="0" w:space="0" w:color="auto"/>
            <w:bottom w:val="none" w:sz="0" w:space="0" w:color="auto"/>
            <w:right w:val="none" w:sz="0" w:space="0" w:color="auto"/>
          </w:divBdr>
        </w:div>
        <w:div w:id="1955595435">
          <w:marLeft w:val="640"/>
          <w:marRight w:val="0"/>
          <w:marTop w:val="0"/>
          <w:marBottom w:val="0"/>
          <w:divBdr>
            <w:top w:val="none" w:sz="0" w:space="0" w:color="auto"/>
            <w:left w:val="none" w:sz="0" w:space="0" w:color="auto"/>
            <w:bottom w:val="none" w:sz="0" w:space="0" w:color="auto"/>
            <w:right w:val="none" w:sz="0" w:space="0" w:color="auto"/>
          </w:divBdr>
        </w:div>
        <w:div w:id="616374567">
          <w:marLeft w:val="640"/>
          <w:marRight w:val="0"/>
          <w:marTop w:val="0"/>
          <w:marBottom w:val="0"/>
          <w:divBdr>
            <w:top w:val="none" w:sz="0" w:space="0" w:color="auto"/>
            <w:left w:val="none" w:sz="0" w:space="0" w:color="auto"/>
            <w:bottom w:val="none" w:sz="0" w:space="0" w:color="auto"/>
            <w:right w:val="none" w:sz="0" w:space="0" w:color="auto"/>
          </w:divBdr>
        </w:div>
        <w:div w:id="1935282437">
          <w:marLeft w:val="640"/>
          <w:marRight w:val="0"/>
          <w:marTop w:val="0"/>
          <w:marBottom w:val="0"/>
          <w:divBdr>
            <w:top w:val="none" w:sz="0" w:space="0" w:color="auto"/>
            <w:left w:val="none" w:sz="0" w:space="0" w:color="auto"/>
            <w:bottom w:val="none" w:sz="0" w:space="0" w:color="auto"/>
            <w:right w:val="none" w:sz="0" w:space="0" w:color="auto"/>
          </w:divBdr>
        </w:div>
        <w:div w:id="2023781553">
          <w:marLeft w:val="640"/>
          <w:marRight w:val="0"/>
          <w:marTop w:val="0"/>
          <w:marBottom w:val="0"/>
          <w:divBdr>
            <w:top w:val="none" w:sz="0" w:space="0" w:color="auto"/>
            <w:left w:val="none" w:sz="0" w:space="0" w:color="auto"/>
            <w:bottom w:val="none" w:sz="0" w:space="0" w:color="auto"/>
            <w:right w:val="none" w:sz="0" w:space="0" w:color="auto"/>
          </w:divBdr>
        </w:div>
        <w:div w:id="1310866452">
          <w:marLeft w:val="640"/>
          <w:marRight w:val="0"/>
          <w:marTop w:val="0"/>
          <w:marBottom w:val="0"/>
          <w:divBdr>
            <w:top w:val="none" w:sz="0" w:space="0" w:color="auto"/>
            <w:left w:val="none" w:sz="0" w:space="0" w:color="auto"/>
            <w:bottom w:val="none" w:sz="0" w:space="0" w:color="auto"/>
            <w:right w:val="none" w:sz="0" w:space="0" w:color="auto"/>
          </w:divBdr>
        </w:div>
        <w:div w:id="1585072084">
          <w:marLeft w:val="640"/>
          <w:marRight w:val="0"/>
          <w:marTop w:val="0"/>
          <w:marBottom w:val="0"/>
          <w:divBdr>
            <w:top w:val="none" w:sz="0" w:space="0" w:color="auto"/>
            <w:left w:val="none" w:sz="0" w:space="0" w:color="auto"/>
            <w:bottom w:val="none" w:sz="0" w:space="0" w:color="auto"/>
            <w:right w:val="none" w:sz="0" w:space="0" w:color="auto"/>
          </w:divBdr>
        </w:div>
        <w:div w:id="1044594912">
          <w:marLeft w:val="640"/>
          <w:marRight w:val="0"/>
          <w:marTop w:val="0"/>
          <w:marBottom w:val="0"/>
          <w:divBdr>
            <w:top w:val="none" w:sz="0" w:space="0" w:color="auto"/>
            <w:left w:val="none" w:sz="0" w:space="0" w:color="auto"/>
            <w:bottom w:val="none" w:sz="0" w:space="0" w:color="auto"/>
            <w:right w:val="none" w:sz="0" w:space="0" w:color="auto"/>
          </w:divBdr>
        </w:div>
        <w:div w:id="2128114116">
          <w:marLeft w:val="640"/>
          <w:marRight w:val="0"/>
          <w:marTop w:val="0"/>
          <w:marBottom w:val="0"/>
          <w:divBdr>
            <w:top w:val="none" w:sz="0" w:space="0" w:color="auto"/>
            <w:left w:val="none" w:sz="0" w:space="0" w:color="auto"/>
            <w:bottom w:val="none" w:sz="0" w:space="0" w:color="auto"/>
            <w:right w:val="none" w:sz="0" w:space="0" w:color="auto"/>
          </w:divBdr>
        </w:div>
        <w:div w:id="385106877">
          <w:marLeft w:val="640"/>
          <w:marRight w:val="0"/>
          <w:marTop w:val="0"/>
          <w:marBottom w:val="0"/>
          <w:divBdr>
            <w:top w:val="none" w:sz="0" w:space="0" w:color="auto"/>
            <w:left w:val="none" w:sz="0" w:space="0" w:color="auto"/>
            <w:bottom w:val="none" w:sz="0" w:space="0" w:color="auto"/>
            <w:right w:val="none" w:sz="0" w:space="0" w:color="auto"/>
          </w:divBdr>
        </w:div>
        <w:div w:id="1420520835">
          <w:marLeft w:val="640"/>
          <w:marRight w:val="0"/>
          <w:marTop w:val="0"/>
          <w:marBottom w:val="0"/>
          <w:divBdr>
            <w:top w:val="none" w:sz="0" w:space="0" w:color="auto"/>
            <w:left w:val="none" w:sz="0" w:space="0" w:color="auto"/>
            <w:bottom w:val="none" w:sz="0" w:space="0" w:color="auto"/>
            <w:right w:val="none" w:sz="0" w:space="0" w:color="auto"/>
          </w:divBdr>
        </w:div>
        <w:div w:id="1895071302">
          <w:marLeft w:val="640"/>
          <w:marRight w:val="0"/>
          <w:marTop w:val="0"/>
          <w:marBottom w:val="0"/>
          <w:divBdr>
            <w:top w:val="none" w:sz="0" w:space="0" w:color="auto"/>
            <w:left w:val="none" w:sz="0" w:space="0" w:color="auto"/>
            <w:bottom w:val="none" w:sz="0" w:space="0" w:color="auto"/>
            <w:right w:val="none" w:sz="0" w:space="0" w:color="auto"/>
          </w:divBdr>
        </w:div>
        <w:div w:id="1921862559">
          <w:marLeft w:val="640"/>
          <w:marRight w:val="0"/>
          <w:marTop w:val="0"/>
          <w:marBottom w:val="0"/>
          <w:divBdr>
            <w:top w:val="none" w:sz="0" w:space="0" w:color="auto"/>
            <w:left w:val="none" w:sz="0" w:space="0" w:color="auto"/>
            <w:bottom w:val="none" w:sz="0" w:space="0" w:color="auto"/>
            <w:right w:val="none" w:sz="0" w:space="0" w:color="auto"/>
          </w:divBdr>
        </w:div>
        <w:div w:id="619848631">
          <w:marLeft w:val="640"/>
          <w:marRight w:val="0"/>
          <w:marTop w:val="0"/>
          <w:marBottom w:val="0"/>
          <w:divBdr>
            <w:top w:val="none" w:sz="0" w:space="0" w:color="auto"/>
            <w:left w:val="none" w:sz="0" w:space="0" w:color="auto"/>
            <w:bottom w:val="none" w:sz="0" w:space="0" w:color="auto"/>
            <w:right w:val="none" w:sz="0" w:space="0" w:color="auto"/>
          </w:divBdr>
        </w:div>
        <w:div w:id="681589743">
          <w:marLeft w:val="640"/>
          <w:marRight w:val="0"/>
          <w:marTop w:val="0"/>
          <w:marBottom w:val="0"/>
          <w:divBdr>
            <w:top w:val="none" w:sz="0" w:space="0" w:color="auto"/>
            <w:left w:val="none" w:sz="0" w:space="0" w:color="auto"/>
            <w:bottom w:val="none" w:sz="0" w:space="0" w:color="auto"/>
            <w:right w:val="none" w:sz="0" w:space="0" w:color="auto"/>
          </w:divBdr>
        </w:div>
        <w:div w:id="1756777179">
          <w:marLeft w:val="640"/>
          <w:marRight w:val="0"/>
          <w:marTop w:val="0"/>
          <w:marBottom w:val="0"/>
          <w:divBdr>
            <w:top w:val="none" w:sz="0" w:space="0" w:color="auto"/>
            <w:left w:val="none" w:sz="0" w:space="0" w:color="auto"/>
            <w:bottom w:val="none" w:sz="0" w:space="0" w:color="auto"/>
            <w:right w:val="none" w:sz="0" w:space="0" w:color="auto"/>
          </w:divBdr>
        </w:div>
        <w:div w:id="1397170452">
          <w:marLeft w:val="640"/>
          <w:marRight w:val="0"/>
          <w:marTop w:val="0"/>
          <w:marBottom w:val="0"/>
          <w:divBdr>
            <w:top w:val="none" w:sz="0" w:space="0" w:color="auto"/>
            <w:left w:val="none" w:sz="0" w:space="0" w:color="auto"/>
            <w:bottom w:val="none" w:sz="0" w:space="0" w:color="auto"/>
            <w:right w:val="none" w:sz="0" w:space="0" w:color="auto"/>
          </w:divBdr>
        </w:div>
        <w:div w:id="155338986">
          <w:marLeft w:val="640"/>
          <w:marRight w:val="0"/>
          <w:marTop w:val="0"/>
          <w:marBottom w:val="0"/>
          <w:divBdr>
            <w:top w:val="none" w:sz="0" w:space="0" w:color="auto"/>
            <w:left w:val="none" w:sz="0" w:space="0" w:color="auto"/>
            <w:bottom w:val="none" w:sz="0" w:space="0" w:color="auto"/>
            <w:right w:val="none" w:sz="0" w:space="0" w:color="auto"/>
          </w:divBdr>
        </w:div>
        <w:div w:id="1571160372">
          <w:marLeft w:val="640"/>
          <w:marRight w:val="0"/>
          <w:marTop w:val="0"/>
          <w:marBottom w:val="0"/>
          <w:divBdr>
            <w:top w:val="none" w:sz="0" w:space="0" w:color="auto"/>
            <w:left w:val="none" w:sz="0" w:space="0" w:color="auto"/>
            <w:bottom w:val="none" w:sz="0" w:space="0" w:color="auto"/>
            <w:right w:val="none" w:sz="0" w:space="0" w:color="auto"/>
          </w:divBdr>
        </w:div>
        <w:div w:id="676998494">
          <w:marLeft w:val="640"/>
          <w:marRight w:val="0"/>
          <w:marTop w:val="0"/>
          <w:marBottom w:val="0"/>
          <w:divBdr>
            <w:top w:val="none" w:sz="0" w:space="0" w:color="auto"/>
            <w:left w:val="none" w:sz="0" w:space="0" w:color="auto"/>
            <w:bottom w:val="none" w:sz="0" w:space="0" w:color="auto"/>
            <w:right w:val="none" w:sz="0" w:space="0" w:color="auto"/>
          </w:divBdr>
        </w:div>
        <w:div w:id="396439249">
          <w:marLeft w:val="640"/>
          <w:marRight w:val="0"/>
          <w:marTop w:val="0"/>
          <w:marBottom w:val="0"/>
          <w:divBdr>
            <w:top w:val="none" w:sz="0" w:space="0" w:color="auto"/>
            <w:left w:val="none" w:sz="0" w:space="0" w:color="auto"/>
            <w:bottom w:val="none" w:sz="0" w:space="0" w:color="auto"/>
            <w:right w:val="none" w:sz="0" w:space="0" w:color="auto"/>
          </w:divBdr>
        </w:div>
      </w:divsChild>
    </w:div>
    <w:div w:id="666591247">
      <w:bodyDiv w:val="1"/>
      <w:marLeft w:val="0"/>
      <w:marRight w:val="0"/>
      <w:marTop w:val="0"/>
      <w:marBottom w:val="0"/>
      <w:divBdr>
        <w:top w:val="none" w:sz="0" w:space="0" w:color="auto"/>
        <w:left w:val="none" w:sz="0" w:space="0" w:color="auto"/>
        <w:bottom w:val="none" w:sz="0" w:space="0" w:color="auto"/>
        <w:right w:val="none" w:sz="0" w:space="0" w:color="auto"/>
      </w:divBdr>
      <w:divsChild>
        <w:div w:id="943659676">
          <w:marLeft w:val="640"/>
          <w:marRight w:val="0"/>
          <w:marTop w:val="0"/>
          <w:marBottom w:val="0"/>
          <w:divBdr>
            <w:top w:val="none" w:sz="0" w:space="0" w:color="auto"/>
            <w:left w:val="none" w:sz="0" w:space="0" w:color="auto"/>
            <w:bottom w:val="none" w:sz="0" w:space="0" w:color="auto"/>
            <w:right w:val="none" w:sz="0" w:space="0" w:color="auto"/>
          </w:divBdr>
        </w:div>
        <w:div w:id="1929729388">
          <w:marLeft w:val="640"/>
          <w:marRight w:val="0"/>
          <w:marTop w:val="0"/>
          <w:marBottom w:val="0"/>
          <w:divBdr>
            <w:top w:val="none" w:sz="0" w:space="0" w:color="auto"/>
            <w:left w:val="none" w:sz="0" w:space="0" w:color="auto"/>
            <w:bottom w:val="none" w:sz="0" w:space="0" w:color="auto"/>
            <w:right w:val="none" w:sz="0" w:space="0" w:color="auto"/>
          </w:divBdr>
        </w:div>
        <w:div w:id="1027829681">
          <w:marLeft w:val="640"/>
          <w:marRight w:val="0"/>
          <w:marTop w:val="0"/>
          <w:marBottom w:val="0"/>
          <w:divBdr>
            <w:top w:val="none" w:sz="0" w:space="0" w:color="auto"/>
            <w:left w:val="none" w:sz="0" w:space="0" w:color="auto"/>
            <w:bottom w:val="none" w:sz="0" w:space="0" w:color="auto"/>
            <w:right w:val="none" w:sz="0" w:space="0" w:color="auto"/>
          </w:divBdr>
        </w:div>
        <w:div w:id="19597416">
          <w:marLeft w:val="640"/>
          <w:marRight w:val="0"/>
          <w:marTop w:val="0"/>
          <w:marBottom w:val="0"/>
          <w:divBdr>
            <w:top w:val="none" w:sz="0" w:space="0" w:color="auto"/>
            <w:left w:val="none" w:sz="0" w:space="0" w:color="auto"/>
            <w:bottom w:val="none" w:sz="0" w:space="0" w:color="auto"/>
            <w:right w:val="none" w:sz="0" w:space="0" w:color="auto"/>
          </w:divBdr>
        </w:div>
        <w:div w:id="2074811341">
          <w:marLeft w:val="640"/>
          <w:marRight w:val="0"/>
          <w:marTop w:val="0"/>
          <w:marBottom w:val="0"/>
          <w:divBdr>
            <w:top w:val="none" w:sz="0" w:space="0" w:color="auto"/>
            <w:left w:val="none" w:sz="0" w:space="0" w:color="auto"/>
            <w:bottom w:val="none" w:sz="0" w:space="0" w:color="auto"/>
            <w:right w:val="none" w:sz="0" w:space="0" w:color="auto"/>
          </w:divBdr>
        </w:div>
        <w:div w:id="470442348">
          <w:marLeft w:val="640"/>
          <w:marRight w:val="0"/>
          <w:marTop w:val="0"/>
          <w:marBottom w:val="0"/>
          <w:divBdr>
            <w:top w:val="none" w:sz="0" w:space="0" w:color="auto"/>
            <w:left w:val="none" w:sz="0" w:space="0" w:color="auto"/>
            <w:bottom w:val="none" w:sz="0" w:space="0" w:color="auto"/>
            <w:right w:val="none" w:sz="0" w:space="0" w:color="auto"/>
          </w:divBdr>
        </w:div>
        <w:div w:id="1321132">
          <w:marLeft w:val="640"/>
          <w:marRight w:val="0"/>
          <w:marTop w:val="0"/>
          <w:marBottom w:val="0"/>
          <w:divBdr>
            <w:top w:val="none" w:sz="0" w:space="0" w:color="auto"/>
            <w:left w:val="none" w:sz="0" w:space="0" w:color="auto"/>
            <w:bottom w:val="none" w:sz="0" w:space="0" w:color="auto"/>
            <w:right w:val="none" w:sz="0" w:space="0" w:color="auto"/>
          </w:divBdr>
        </w:div>
        <w:div w:id="1402677778">
          <w:marLeft w:val="640"/>
          <w:marRight w:val="0"/>
          <w:marTop w:val="0"/>
          <w:marBottom w:val="0"/>
          <w:divBdr>
            <w:top w:val="none" w:sz="0" w:space="0" w:color="auto"/>
            <w:left w:val="none" w:sz="0" w:space="0" w:color="auto"/>
            <w:bottom w:val="none" w:sz="0" w:space="0" w:color="auto"/>
            <w:right w:val="none" w:sz="0" w:space="0" w:color="auto"/>
          </w:divBdr>
        </w:div>
        <w:div w:id="324165114">
          <w:marLeft w:val="640"/>
          <w:marRight w:val="0"/>
          <w:marTop w:val="0"/>
          <w:marBottom w:val="0"/>
          <w:divBdr>
            <w:top w:val="none" w:sz="0" w:space="0" w:color="auto"/>
            <w:left w:val="none" w:sz="0" w:space="0" w:color="auto"/>
            <w:bottom w:val="none" w:sz="0" w:space="0" w:color="auto"/>
            <w:right w:val="none" w:sz="0" w:space="0" w:color="auto"/>
          </w:divBdr>
        </w:div>
        <w:div w:id="1667005064">
          <w:marLeft w:val="640"/>
          <w:marRight w:val="0"/>
          <w:marTop w:val="0"/>
          <w:marBottom w:val="0"/>
          <w:divBdr>
            <w:top w:val="none" w:sz="0" w:space="0" w:color="auto"/>
            <w:left w:val="none" w:sz="0" w:space="0" w:color="auto"/>
            <w:bottom w:val="none" w:sz="0" w:space="0" w:color="auto"/>
            <w:right w:val="none" w:sz="0" w:space="0" w:color="auto"/>
          </w:divBdr>
        </w:div>
        <w:div w:id="1398434316">
          <w:marLeft w:val="640"/>
          <w:marRight w:val="0"/>
          <w:marTop w:val="0"/>
          <w:marBottom w:val="0"/>
          <w:divBdr>
            <w:top w:val="none" w:sz="0" w:space="0" w:color="auto"/>
            <w:left w:val="none" w:sz="0" w:space="0" w:color="auto"/>
            <w:bottom w:val="none" w:sz="0" w:space="0" w:color="auto"/>
            <w:right w:val="none" w:sz="0" w:space="0" w:color="auto"/>
          </w:divBdr>
        </w:div>
        <w:div w:id="1924755348">
          <w:marLeft w:val="640"/>
          <w:marRight w:val="0"/>
          <w:marTop w:val="0"/>
          <w:marBottom w:val="0"/>
          <w:divBdr>
            <w:top w:val="none" w:sz="0" w:space="0" w:color="auto"/>
            <w:left w:val="none" w:sz="0" w:space="0" w:color="auto"/>
            <w:bottom w:val="none" w:sz="0" w:space="0" w:color="auto"/>
            <w:right w:val="none" w:sz="0" w:space="0" w:color="auto"/>
          </w:divBdr>
        </w:div>
        <w:div w:id="464158407">
          <w:marLeft w:val="640"/>
          <w:marRight w:val="0"/>
          <w:marTop w:val="0"/>
          <w:marBottom w:val="0"/>
          <w:divBdr>
            <w:top w:val="none" w:sz="0" w:space="0" w:color="auto"/>
            <w:left w:val="none" w:sz="0" w:space="0" w:color="auto"/>
            <w:bottom w:val="none" w:sz="0" w:space="0" w:color="auto"/>
            <w:right w:val="none" w:sz="0" w:space="0" w:color="auto"/>
          </w:divBdr>
        </w:div>
        <w:div w:id="1320580331">
          <w:marLeft w:val="640"/>
          <w:marRight w:val="0"/>
          <w:marTop w:val="0"/>
          <w:marBottom w:val="0"/>
          <w:divBdr>
            <w:top w:val="none" w:sz="0" w:space="0" w:color="auto"/>
            <w:left w:val="none" w:sz="0" w:space="0" w:color="auto"/>
            <w:bottom w:val="none" w:sz="0" w:space="0" w:color="auto"/>
            <w:right w:val="none" w:sz="0" w:space="0" w:color="auto"/>
          </w:divBdr>
        </w:div>
        <w:div w:id="249243696">
          <w:marLeft w:val="640"/>
          <w:marRight w:val="0"/>
          <w:marTop w:val="0"/>
          <w:marBottom w:val="0"/>
          <w:divBdr>
            <w:top w:val="none" w:sz="0" w:space="0" w:color="auto"/>
            <w:left w:val="none" w:sz="0" w:space="0" w:color="auto"/>
            <w:bottom w:val="none" w:sz="0" w:space="0" w:color="auto"/>
            <w:right w:val="none" w:sz="0" w:space="0" w:color="auto"/>
          </w:divBdr>
        </w:div>
        <w:div w:id="1061636071">
          <w:marLeft w:val="640"/>
          <w:marRight w:val="0"/>
          <w:marTop w:val="0"/>
          <w:marBottom w:val="0"/>
          <w:divBdr>
            <w:top w:val="none" w:sz="0" w:space="0" w:color="auto"/>
            <w:left w:val="none" w:sz="0" w:space="0" w:color="auto"/>
            <w:bottom w:val="none" w:sz="0" w:space="0" w:color="auto"/>
            <w:right w:val="none" w:sz="0" w:space="0" w:color="auto"/>
          </w:divBdr>
        </w:div>
        <w:div w:id="182549421">
          <w:marLeft w:val="640"/>
          <w:marRight w:val="0"/>
          <w:marTop w:val="0"/>
          <w:marBottom w:val="0"/>
          <w:divBdr>
            <w:top w:val="none" w:sz="0" w:space="0" w:color="auto"/>
            <w:left w:val="none" w:sz="0" w:space="0" w:color="auto"/>
            <w:bottom w:val="none" w:sz="0" w:space="0" w:color="auto"/>
            <w:right w:val="none" w:sz="0" w:space="0" w:color="auto"/>
          </w:divBdr>
        </w:div>
        <w:div w:id="1495220524">
          <w:marLeft w:val="640"/>
          <w:marRight w:val="0"/>
          <w:marTop w:val="0"/>
          <w:marBottom w:val="0"/>
          <w:divBdr>
            <w:top w:val="none" w:sz="0" w:space="0" w:color="auto"/>
            <w:left w:val="none" w:sz="0" w:space="0" w:color="auto"/>
            <w:bottom w:val="none" w:sz="0" w:space="0" w:color="auto"/>
            <w:right w:val="none" w:sz="0" w:space="0" w:color="auto"/>
          </w:divBdr>
        </w:div>
        <w:div w:id="1227031328">
          <w:marLeft w:val="640"/>
          <w:marRight w:val="0"/>
          <w:marTop w:val="0"/>
          <w:marBottom w:val="0"/>
          <w:divBdr>
            <w:top w:val="none" w:sz="0" w:space="0" w:color="auto"/>
            <w:left w:val="none" w:sz="0" w:space="0" w:color="auto"/>
            <w:bottom w:val="none" w:sz="0" w:space="0" w:color="auto"/>
            <w:right w:val="none" w:sz="0" w:space="0" w:color="auto"/>
          </w:divBdr>
        </w:div>
        <w:div w:id="1599874877">
          <w:marLeft w:val="640"/>
          <w:marRight w:val="0"/>
          <w:marTop w:val="0"/>
          <w:marBottom w:val="0"/>
          <w:divBdr>
            <w:top w:val="none" w:sz="0" w:space="0" w:color="auto"/>
            <w:left w:val="none" w:sz="0" w:space="0" w:color="auto"/>
            <w:bottom w:val="none" w:sz="0" w:space="0" w:color="auto"/>
            <w:right w:val="none" w:sz="0" w:space="0" w:color="auto"/>
          </w:divBdr>
        </w:div>
        <w:div w:id="1826047558">
          <w:marLeft w:val="640"/>
          <w:marRight w:val="0"/>
          <w:marTop w:val="0"/>
          <w:marBottom w:val="0"/>
          <w:divBdr>
            <w:top w:val="none" w:sz="0" w:space="0" w:color="auto"/>
            <w:left w:val="none" w:sz="0" w:space="0" w:color="auto"/>
            <w:bottom w:val="none" w:sz="0" w:space="0" w:color="auto"/>
            <w:right w:val="none" w:sz="0" w:space="0" w:color="auto"/>
          </w:divBdr>
        </w:div>
        <w:div w:id="2119904448">
          <w:marLeft w:val="640"/>
          <w:marRight w:val="0"/>
          <w:marTop w:val="0"/>
          <w:marBottom w:val="0"/>
          <w:divBdr>
            <w:top w:val="none" w:sz="0" w:space="0" w:color="auto"/>
            <w:left w:val="none" w:sz="0" w:space="0" w:color="auto"/>
            <w:bottom w:val="none" w:sz="0" w:space="0" w:color="auto"/>
            <w:right w:val="none" w:sz="0" w:space="0" w:color="auto"/>
          </w:divBdr>
        </w:div>
        <w:div w:id="1463382040">
          <w:marLeft w:val="640"/>
          <w:marRight w:val="0"/>
          <w:marTop w:val="0"/>
          <w:marBottom w:val="0"/>
          <w:divBdr>
            <w:top w:val="none" w:sz="0" w:space="0" w:color="auto"/>
            <w:left w:val="none" w:sz="0" w:space="0" w:color="auto"/>
            <w:bottom w:val="none" w:sz="0" w:space="0" w:color="auto"/>
            <w:right w:val="none" w:sz="0" w:space="0" w:color="auto"/>
          </w:divBdr>
        </w:div>
        <w:div w:id="2127120737">
          <w:marLeft w:val="640"/>
          <w:marRight w:val="0"/>
          <w:marTop w:val="0"/>
          <w:marBottom w:val="0"/>
          <w:divBdr>
            <w:top w:val="none" w:sz="0" w:space="0" w:color="auto"/>
            <w:left w:val="none" w:sz="0" w:space="0" w:color="auto"/>
            <w:bottom w:val="none" w:sz="0" w:space="0" w:color="auto"/>
            <w:right w:val="none" w:sz="0" w:space="0" w:color="auto"/>
          </w:divBdr>
        </w:div>
        <w:div w:id="423302196">
          <w:marLeft w:val="640"/>
          <w:marRight w:val="0"/>
          <w:marTop w:val="0"/>
          <w:marBottom w:val="0"/>
          <w:divBdr>
            <w:top w:val="none" w:sz="0" w:space="0" w:color="auto"/>
            <w:left w:val="none" w:sz="0" w:space="0" w:color="auto"/>
            <w:bottom w:val="none" w:sz="0" w:space="0" w:color="auto"/>
            <w:right w:val="none" w:sz="0" w:space="0" w:color="auto"/>
          </w:divBdr>
        </w:div>
        <w:div w:id="611863785">
          <w:marLeft w:val="640"/>
          <w:marRight w:val="0"/>
          <w:marTop w:val="0"/>
          <w:marBottom w:val="0"/>
          <w:divBdr>
            <w:top w:val="none" w:sz="0" w:space="0" w:color="auto"/>
            <w:left w:val="none" w:sz="0" w:space="0" w:color="auto"/>
            <w:bottom w:val="none" w:sz="0" w:space="0" w:color="auto"/>
            <w:right w:val="none" w:sz="0" w:space="0" w:color="auto"/>
          </w:divBdr>
        </w:div>
        <w:div w:id="688021276">
          <w:marLeft w:val="640"/>
          <w:marRight w:val="0"/>
          <w:marTop w:val="0"/>
          <w:marBottom w:val="0"/>
          <w:divBdr>
            <w:top w:val="none" w:sz="0" w:space="0" w:color="auto"/>
            <w:left w:val="none" w:sz="0" w:space="0" w:color="auto"/>
            <w:bottom w:val="none" w:sz="0" w:space="0" w:color="auto"/>
            <w:right w:val="none" w:sz="0" w:space="0" w:color="auto"/>
          </w:divBdr>
        </w:div>
        <w:div w:id="1651441796">
          <w:marLeft w:val="640"/>
          <w:marRight w:val="0"/>
          <w:marTop w:val="0"/>
          <w:marBottom w:val="0"/>
          <w:divBdr>
            <w:top w:val="none" w:sz="0" w:space="0" w:color="auto"/>
            <w:left w:val="none" w:sz="0" w:space="0" w:color="auto"/>
            <w:bottom w:val="none" w:sz="0" w:space="0" w:color="auto"/>
            <w:right w:val="none" w:sz="0" w:space="0" w:color="auto"/>
          </w:divBdr>
        </w:div>
        <w:div w:id="1449738298">
          <w:marLeft w:val="640"/>
          <w:marRight w:val="0"/>
          <w:marTop w:val="0"/>
          <w:marBottom w:val="0"/>
          <w:divBdr>
            <w:top w:val="none" w:sz="0" w:space="0" w:color="auto"/>
            <w:left w:val="none" w:sz="0" w:space="0" w:color="auto"/>
            <w:bottom w:val="none" w:sz="0" w:space="0" w:color="auto"/>
            <w:right w:val="none" w:sz="0" w:space="0" w:color="auto"/>
          </w:divBdr>
        </w:div>
        <w:div w:id="2051999649">
          <w:marLeft w:val="640"/>
          <w:marRight w:val="0"/>
          <w:marTop w:val="0"/>
          <w:marBottom w:val="0"/>
          <w:divBdr>
            <w:top w:val="none" w:sz="0" w:space="0" w:color="auto"/>
            <w:left w:val="none" w:sz="0" w:space="0" w:color="auto"/>
            <w:bottom w:val="none" w:sz="0" w:space="0" w:color="auto"/>
            <w:right w:val="none" w:sz="0" w:space="0" w:color="auto"/>
          </w:divBdr>
        </w:div>
        <w:div w:id="1165781245">
          <w:marLeft w:val="640"/>
          <w:marRight w:val="0"/>
          <w:marTop w:val="0"/>
          <w:marBottom w:val="0"/>
          <w:divBdr>
            <w:top w:val="none" w:sz="0" w:space="0" w:color="auto"/>
            <w:left w:val="none" w:sz="0" w:space="0" w:color="auto"/>
            <w:bottom w:val="none" w:sz="0" w:space="0" w:color="auto"/>
            <w:right w:val="none" w:sz="0" w:space="0" w:color="auto"/>
          </w:divBdr>
        </w:div>
        <w:div w:id="1507940702">
          <w:marLeft w:val="640"/>
          <w:marRight w:val="0"/>
          <w:marTop w:val="0"/>
          <w:marBottom w:val="0"/>
          <w:divBdr>
            <w:top w:val="none" w:sz="0" w:space="0" w:color="auto"/>
            <w:left w:val="none" w:sz="0" w:space="0" w:color="auto"/>
            <w:bottom w:val="none" w:sz="0" w:space="0" w:color="auto"/>
            <w:right w:val="none" w:sz="0" w:space="0" w:color="auto"/>
          </w:divBdr>
        </w:div>
        <w:div w:id="2100713342">
          <w:marLeft w:val="640"/>
          <w:marRight w:val="0"/>
          <w:marTop w:val="0"/>
          <w:marBottom w:val="0"/>
          <w:divBdr>
            <w:top w:val="none" w:sz="0" w:space="0" w:color="auto"/>
            <w:left w:val="none" w:sz="0" w:space="0" w:color="auto"/>
            <w:bottom w:val="none" w:sz="0" w:space="0" w:color="auto"/>
            <w:right w:val="none" w:sz="0" w:space="0" w:color="auto"/>
          </w:divBdr>
        </w:div>
        <w:div w:id="680623867">
          <w:marLeft w:val="640"/>
          <w:marRight w:val="0"/>
          <w:marTop w:val="0"/>
          <w:marBottom w:val="0"/>
          <w:divBdr>
            <w:top w:val="none" w:sz="0" w:space="0" w:color="auto"/>
            <w:left w:val="none" w:sz="0" w:space="0" w:color="auto"/>
            <w:bottom w:val="none" w:sz="0" w:space="0" w:color="auto"/>
            <w:right w:val="none" w:sz="0" w:space="0" w:color="auto"/>
          </w:divBdr>
        </w:div>
        <w:div w:id="2118327996">
          <w:marLeft w:val="640"/>
          <w:marRight w:val="0"/>
          <w:marTop w:val="0"/>
          <w:marBottom w:val="0"/>
          <w:divBdr>
            <w:top w:val="none" w:sz="0" w:space="0" w:color="auto"/>
            <w:left w:val="none" w:sz="0" w:space="0" w:color="auto"/>
            <w:bottom w:val="none" w:sz="0" w:space="0" w:color="auto"/>
            <w:right w:val="none" w:sz="0" w:space="0" w:color="auto"/>
          </w:divBdr>
        </w:div>
        <w:div w:id="420492364">
          <w:marLeft w:val="640"/>
          <w:marRight w:val="0"/>
          <w:marTop w:val="0"/>
          <w:marBottom w:val="0"/>
          <w:divBdr>
            <w:top w:val="none" w:sz="0" w:space="0" w:color="auto"/>
            <w:left w:val="none" w:sz="0" w:space="0" w:color="auto"/>
            <w:bottom w:val="none" w:sz="0" w:space="0" w:color="auto"/>
            <w:right w:val="none" w:sz="0" w:space="0" w:color="auto"/>
          </w:divBdr>
        </w:div>
        <w:div w:id="1389645644">
          <w:marLeft w:val="640"/>
          <w:marRight w:val="0"/>
          <w:marTop w:val="0"/>
          <w:marBottom w:val="0"/>
          <w:divBdr>
            <w:top w:val="none" w:sz="0" w:space="0" w:color="auto"/>
            <w:left w:val="none" w:sz="0" w:space="0" w:color="auto"/>
            <w:bottom w:val="none" w:sz="0" w:space="0" w:color="auto"/>
            <w:right w:val="none" w:sz="0" w:space="0" w:color="auto"/>
          </w:divBdr>
        </w:div>
        <w:div w:id="1088502955">
          <w:marLeft w:val="640"/>
          <w:marRight w:val="0"/>
          <w:marTop w:val="0"/>
          <w:marBottom w:val="0"/>
          <w:divBdr>
            <w:top w:val="none" w:sz="0" w:space="0" w:color="auto"/>
            <w:left w:val="none" w:sz="0" w:space="0" w:color="auto"/>
            <w:bottom w:val="none" w:sz="0" w:space="0" w:color="auto"/>
            <w:right w:val="none" w:sz="0" w:space="0" w:color="auto"/>
          </w:divBdr>
        </w:div>
        <w:div w:id="120925685">
          <w:marLeft w:val="640"/>
          <w:marRight w:val="0"/>
          <w:marTop w:val="0"/>
          <w:marBottom w:val="0"/>
          <w:divBdr>
            <w:top w:val="none" w:sz="0" w:space="0" w:color="auto"/>
            <w:left w:val="none" w:sz="0" w:space="0" w:color="auto"/>
            <w:bottom w:val="none" w:sz="0" w:space="0" w:color="auto"/>
            <w:right w:val="none" w:sz="0" w:space="0" w:color="auto"/>
          </w:divBdr>
        </w:div>
        <w:div w:id="439029751">
          <w:marLeft w:val="640"/>
          <w:marRight w:val="0"/>
          <w:marTop w:val="0"/>
          <w:marBottom w:val="0"/>
          <w:divBdr>
            <w:top w:val="none" w:sz="0" w:space="0" w:color="auto"/>
            <w:left w:val="none" w:sz="0" w:space="0" w:color="auto"/>
            <w:bottom w:val="none" w:sz="0" w:space="0" w:color="auto"/>
            <w:right w:val="none" w:sz="0" w:space="0" w:color="auto"/>
          </w:divBdr>
        </w:div>
        <w:div w:id="16853105">
          <w:marLeft w:val="640"/>
          <w:marRight w:val="0"/>
          <w:marTop w:val="0"/>
          <w:marBottom w:val="0"/>
          <w:divBdr>
            <w:top w:val="none" w:sz="0" w:space="0" w:color="auto"/>
            <w:left w:val="none" w:sz="0" w:space="0" w:color="auto"/>
            <w:bottom w:val="none" w:sz="0" w:space="0" w:color="auto"/>
            <w:right w:val="none" w:sz="0" w:space="0" w:color="auto"/>
          </w:divBdr>
        </w:div>
        <w:div w:id="504175828">
          <w:marLeft w:val="640"/>
          <w:marRight w:val="0"/>
          <w:marTop w:val="0"/>
          <w:marBottom w:val="0"/>
          <w:divBdr>
            <w:top w:val="none" w:sz="0" w:space="0" w:color="auto"/>
            <w:left w:val="none" w:sz="0" w:space="0" w:color="auto"/>
            <w:bottom w:val="none" w:sz="0" w:space="0" w:color="auto"/>
            <w:right w:val="none" w:sz="0" w:space="0" w:color="auto"/>
          </w:divBdr>
        </w:div>
        <w:div w:id="35783164">
          <w:marLeft w:val="640"/>
          <w:marRight w:val="0"/>
          <w:marTop w:val="0"/>
          <w:marBottom w:val="0"/>
          <w:divBdr>
            <w:top w:val="none" w:sz="0" w:space="0" w:color="auto"/>
            <w:left w:val="none" w:sz="0" w:space="0" w:color="auto"/>
            <w:bottom w:val="none" w:sz="0" w:space="0" w:color="auto"/>
            <w:right w:val="none" w:sz="0" w:space="0" w:color="auto"/>
          </w:divBdr>
        </w:div>
        <w:div w:id="649410467">
          <w:marLeft w:val="640"/>
          <w:marRight w:val="0"/>
          <w:marTop w:val="0"/>
          <w:marBottom w:val="0"/>
          <w:divBdr>
            <w:top w:val="none" w:sz="0" w:space="0" w:color="auto"/>
            <w:left w:val="none" w:sz="0" w:space="0" w:color="auto"/>
            <w:bottom w:val="none" w:sz="0" w:space="0" w:color="auto"/>
            <w:right w:val="none" w:sz="0" w:space="0" w:color="auto"/>
          </w:divBdr>
        </w:div>
        <w:div w:id="74860261">
          <w:marLeft w:val="640"/>
          <w:marRight w:val="0"/>
          <w:marTop w:val="0"/>
          <w:marBottom w:val="0"/>
          <w:divBdr>
            <w:top w:val="none" w:sz="0" w:space="0" w:color="auto"/>
            <w:left w:val="none" w:sz="0" w:space="0" w:color="auto"/>
            <w:bottom w:val="none" w:sz="0" w:space="0" w:color="auto"/>
            <w:right w:val="none" w:sz="0" w:space="0" w:color="auto"/>
          </w:divBdr>
        </w:div>
        <w:div w:id="1508642215">
          <w:marLeft w:val="640"/>
          <w:marRight w:val="0"/>
          <w:marTop w:val="0"/>
          <w:marBottom w:val="0"/>
          <w:divBdr>
            <w:top w:val="none" w:sz="0" w:space="0" w:color="auto"/>
            <w:left w:val="none" w:sz="0" w:space="0" w:color="auto"/>
            <w:bottom w:val="none" w:sz="0" w:space="0" w:color="auto"/>
            <w:right w:val="none" w:sz="0" w:space="0" w:color="auto"/>
          </w:divBdr>
        </w:div>
        <w:div w:id="1374618481">
          <w:marLeft w:val="640"/>
          <w:marRight w:val="0"/>
          <w:marTop w:val="0"/>
          <w:marBottom w:val="0"/>
          <w:divBdr>
            <w:top w:val="none" w:sz="0" w:space="0" w:color="auto"/>
            <w:left w:val="none" w:sz="0" w:space="0" w:color="auto"/>
            <w:bottom w:val="none" w:sz="0" w:space="0" w:color="auto"/>
            <w:right w:val="none" w:sz="0" w:space="0" w:color="auto"/>
          </w:divBdr>
        </w:div>
        <w:div w:id="369499777">
          <w:marLeft w:val="640"/>
          <w:marRight w:val="0"/>
          <w:marTop w:val="0"/>
          <w:marBottom w:val="0"/>
          <w:divBdr>
            <w:top w:val="none" w:sz="0" w:space="0" w:color="auto"/>
            <w:left w:val="none" w:sz="0" w:space="0" w:color="auto"/>
            <w:bottom w:val="none" w:sz="0" w:space="0" w:color="auto"/>
            <w:right w:val="none" w:sz="0" w:space="0" w:color="auto"/>
          </w:divBdr>
        </w:div>
        <w:div w:id="1524057671">
          <w:marLeft w:val="640"/>
          <w:marRight w:val="0"/>
          <w:marTop w:val="0"/>
          <w:marBottom w:val="0"/>
          <w:divBdr>
            <w:top w:val="none" w:sz="0" w:space="0" w:color="auto"/>
            <w:left w:val="none" w:sz="0" w:space="0" w:color="auto"/>
            <w:bottom w:val="none" w:sz="0" w:space="0" w:color="auto"/>
            <w:right w:val="none" w:sz="0" w:space="0" w:color="auto"/>
          </w:divBdr>
        </w:div>
        <w:div w:id="722024891">
          <w:marLeft w:val="640"/>
          <w:marRight w:val="0"/>
          <w:marTop w:val="0"/>
          <w:marBottom w:val="0"/>
          <w:divBdr>
            <w:top w:val="none" w:sz="0" w:space="0" w:color="auto"/>
            <w:left w:val="none" w:sz="0" w:space="0" w:color="auto"/>
            <w:bottom w:val="none" w:sz="0" w:space="0" w:color="auto"/>
            <w:right w:val="none" w:sz="0" w:space="0" w:color="auto"/>
          </w:divBdr>
        </w:div>
        <w:div w:id="1134057984">
          <w:marLeft w:val="640"/>
          <w:marRight w:val="0"/>
          <w:marTop w:val="0"/>
          <w:marBottom w:val="0"/>
          <w:divBdr>
            <w:top w:val="none" w:sz="0" w:space="0" w:color="auto"/>
            <w:left w:val="none" w:sz="0" w:space="0" w:color="auto"/>
            <w:bottom w:val="none" w:sz="0" w:space="0" w:color="auto"/>
            <w:right w:val="none" w:sz="0" w:space="0" w:color="auto"/>
          </w:divBdr>
        </w:div>
        <w:div w:id="1534801025">
          <w:marLeft w:val="640"/>
          <w:marRight w:val="0"/>
          <w:marTop w:val="0"/>
          <w:marBottom w:val="0"/>
          <w:divBdr>
            <w:top w:val="none" w:sz="0" w:space="0" w:color="auto"/>
            <w:left w:val="none" w:sz="0" w:space="0" w:color="auto"/>
            <w:bottom w:val="none" w:sz="0" w:space="0" w:color="auto"/>
            <w:right w:val="none" w:sz="0" w:space="0" w:color="auto"/>
          </w:divBdr>
        </w:div>
        <w:div w:id="1109738603">
          <w:marLeft w:val="640"/>
          <w:marRight w:val="0"/>
          <w:marTop w:val="0"/>
          <w:marBottom w:val="0"/>
          <w:divBdr>
            <w:top w:val="none" w:sz="0" w:space="0" w:color="auto"/>
            <w:left w:val="none" w:sz="0" w:space="0" w:color="auto"/>
            <w:bottom w:val="none" w:sz="0" w:space="0" w:color="auto"/>
            <w:right w:val="none" w:sz="0" w:space="0" w:color="auto"/>
          </w:divBdr>
        </w:div>
        <w:div w:id="1667591680">
          <w:marLeft w:val="640"/>
          <w:marRight w:val="0"/>
          <w:marTop w:val="0"/>
          <w:marBottom w:val="0"/>
          <w:divBdr>
            <w:top w:val="none" w:sz="0" w:space="0" w:color="auto"/>
            <w:left w:val="none" w:sz="0" w:space="0" w:color="auto"/>
            <w:bottom w:val="none" w:sz="0" w:space="0" w:color="auto"/>
            <w:right w:val="none" w:sz="0" w:space="0" w:color="auto"/>
          </w:divBdr>
        </w:div>
        <w:div w:id="471751933">
          <w:marLeft w:val="640"/>
          <w:marRight w:val="0"/>
          <w:marTop w:val="0"/>
          <w:marBottom w:val="0"/>
          <w:divBdr>
            <w:top w:val="none" w:sz="0" w:space="0" w:color="auto"/>
            <w:left w:val="none" w:sz="0" w:space="0" w:color="auto"/>
            <w:bottom w:val="none" w:sz="0" w:space="0" w:color="auto"/>
            <w:right w:val="none" w:sz="0" w:space="0" w:color="auto"/>
          </w:divBdr>
        </w:div>
        <w:div w:id="1947807757">
          <w:marLeft w:val="640"/>
          <w:marRight w:val="0"/>
          <w:marTop w:val="0"/>
          <w:marBottom w:val="0"/>
          <w:divBdr>
            <w:top w:val="none" w:sz="0" w:space="0" w:color="auto"/>
            <w:left w:val="none" w:sz="0" w:space="0" w:color="auto"/>
            <w:bottom w:val="none" w:sz="0" w:space="0" w:color="auto"/>
            <w:right w:val="none" w:sz="0" w:space="0" w:color="auto"/>
          </w:divBdr>
        </w:div>
        <w:div w:id="1960641653">
          <w:marLeft w:val="640"/>
          <w:marRight w:val="0"/>
          <w:marTop w:val="0"/>
          <w:marBottom w:val="0"/>
          <w:divBdr>
            <w:top w:val="none" w:sz="0" w:space="0" w:color="auto"/>
            <w:left w:val="none" w:sz="0" w:space="0" w:color="auto"/>
            <w:bottom w:val="none" w:sz="0" w:space="0" w:color="auto"/>
            <w:right w:val="none" w:sz="0" w:space="0" w:color="auto"/>
          </w:divBdr>
        </w:div>
        <w:div w:id="297418968">
          <w:marLeft w:val="640"/>
          <w:marRight w:val="0"/>
          <w:marTop w:val="0"/>
          <w:marBottom w:val="0"/>
          <w:divBdr>
            <w:top w:val="none" w:sz="0" w:space="0" w:color="auto"/>
            <w:left w:val="none" w:sz="0" w:space="0" w:color="auto"/>
            <w:bottom w:val="none" w:sz="0" w:space="0" w:color="auto"/>
            <w:right w:val="none" w:sz="0" w:space="0" w:color="auto"/>
          </w:divBdr>
        </w:div>
        <w:div w:id="1069958403">
          <w:marLeft w:val="640"/>
          <w:marRight w:val="0"/>
          <w:marTop w:val="0"/>
          <w:marBottom w:val="0"/>
          <w:divBdr>
            <w:top w:val="none" w:sz="0" w:space="0" w:color="auto"/>
            <w:left w:val="none" w:sz="0" w:space="0" w:color="auto"/>
            <w:bottom w:val="none" w:sz="0" w:space="0" w:color="auto"/>
            <w:right w:val="none" w:sz="0" w:space="0" w:color="auto"/>
          </w:divBdr>
        </w:div>
        <w:div w:id="733626697">
          <w:marLeft w:val="640"/>
          <w:marRight w:val="0"/>
          <w:marTop w:val="0"/>
          <w:marBottom w:val="0"/>
          <w:divBdr>
            <w:top w:val="none" w:sz="0" w:space="0" w:color="auto"/>
            <w:left w:val="none" w:sz="0" w:space="0" w:color="auto"/>
            <w:bottom w:val="none" w:sz="0" w:space="0" w:color="auto"/>
            <w:right w:val="none" w:sz="0" w:space="0" w:color="auto"/>
          </w:divBdr>
        </w:div>
        <w:div w:id="469177857">
          <w:marLeft w:val="640"/>
          <w:marRight w:val="0"/>
          <w:marTop w:val="0"/>
          <w:marBottom w:val="0"/>
          <w:divBdr>
            <w:top w:val="none" w:sz="0" w:space="0" w:color="auto"/>
            <w:left w:val="none" w:sz="0" w:space="0" w:color="auto"/>
            <w:bottom w:val="none" w:sz="0" w:space="0" w:color="auto"/>
            <w:right w:val="none" w:sz="0" w:space="0" w:color="auto"/>
          </w:divBdr>
        </w:div>
        <w:div w:id="639263668">
          <w:marLeft w:val="640"/>
          <w:marRight w:val="0"/>
          <w:marTop w:val="0"/>
          <w:marBottom w:val="0"/>
          <w:divBdr>
            <w:top w:val="none" w:sz="0" w:space="0" w:color="auto"/>
            <w:left w:val="none" w:sz="0" w:space="0" w:color="auto"/>
            <w:bottom w:val="none" w:sz="0" w:space="0" w:color="auto"/>
            <w:right w:val="none" w:sz="0" w:space="0" w:color="auto"/>
          </w:divBdr>
        </w:div>
        <w:div w:id="583422283">
          <w:marLeft w:val="640"/>
          <w:marRight w:val="0"/>
          <w:marTop w:val="0"/>
          <w:marBottom w:val="0"/>
          <w:divBdr>
            <w:top w:val="none" w:sz="0" w:space="0" w:color="auto"/>
            <w:left w:val="none" w:sz="0" w:space="0" w:color="auto"/>
            <w:bottom w:val="none" w:sz="0" w:space="0" w:color="auto"/>
            <w:right w:val="none" w:sz="0" w:space="0" w:color="auto"/>
          </w:divBdr>
        </w:div>
        <w:div w:id="1368020456">
          <w:marLeft w:val="640"/>
          <w:marRight w:val="0"/>
          <w:marTop w:val="0"/>
          <w:marBottom w:val="0"/>
          <w:divBdr>
            <w:top w:val="none" w:sz="0" w:space="0" w:color="auto"/>
            <w:left w:val="none" w:sz="0" w:space="0" w:color="auto"/>
            <w:bottom w:val="none" w:sz="0" w:space="0" w:color="auto"/>
            <w:right w:val="none" w:sz="0" w:space="0" w:color="auto"/>
          </w:divBdr>
        </w:div>
        <w:div w:id="1025474392">
          <w:marLeft w:val="640"/>
          <w:marRight w:val="0"/>
          <w:marTop w:val="0"/>
          <w:marBottom w:val="0"/>
          <w:divBdr>
            <w:top w:val="none" w:sz="0" w:space="0" w:color="auto"/>
            <w:left w:val="none" w:sz="0" w:space="0" w:color="auto"/>
            <w:bottom w:val="none" w:sz="0" w:space="0" w:color="auto"/>
            <w:right w:val="none" w:sz="0" w:space="0" w:color="auto"/>
          </w:divBdr>
        </w:div>
        <w:div w:id="1935742657">
          <w:marLeft w:val="640"/>
          <w:marRight w:val="0"/>
          <w:marTop w:val="0"/>
          <w:marBottom w:val="0"/>
          <w:divBdr>
            <w:top w:val="none" w:sz="0" w:space="0" w:color="auto"/>
            <w:left w:val="none" w:sz="0" w:space="0" w:color="auto"/>
            <w:bottom w:val="none" w:sz="0" w:space="0" w:color="auto"/>
            <w:right w:val="none" w:sz="0" w:space="0" w:color="auto"/>
          </w:divBdr>
        </w:div>
        <w:div w:id="145898340">
          <w:marLeft w:val="640"/>
          <w:marRight w:val="0"/>
          <w:marTop w:val="0"/>
          <w:marBottom w:val="0"/>
          <w:divBdr>
            <w:top w:val="none" w:sz="0" w:space="0" w:color="auto"/>
            <w:left w:val="none" w:sz="0" w:space="0" w:color="auto"/>
            <w:bottom w:val="none" w:sz="0" w:space="0" w:color="auto"/>
            <w:right w:val="none" w:sz="0" w:space="0" w:color="auto"/>
          </w:divBdr>
        </w:div>
        <w:div w:id="292248109">
          <w:marLeft w:val="640"/>
          <w:marRight w:val="0"/>
          <w:marTop w:val="0"/>
          <w:marBottom w:val="0"/>
          <w:divBdr>
            <w:top w:val="none" w:sz="0" w:space="0" w:color="auto"/>
            <w:left w:val="none" w:sz="0" w:space="0" w:color="auto"/>
            <w:bottom w:val="none" w:sz="0" w:space="0" w:color="auto"/>
            <w:right w:val="none" w:sz="0" w:space="0" w:color="auto"/>
          </w:divBdr>
        </w:div>
        <w:div w:id="52051205">
          <w:marLeft w:val="640"/>
          <w:marRight w:val="0"/>
          <w:marTop w:val="0"/>
          <w:marBottom w:val="0"/>
          <w:divBdr>
            <w:top w:val="none" w:sz="0" w:space="0" w:color="auto"/>
            <w:left w:val="none" w:sz="0" w:space="0" w:color="auto"/>
            <w:bottom w:val="none" w:sz="0" w:space="0" w:color="auto"/>
            <w:right w:val="none" w:sz="0" w:space="0" w:color="auto"/>
          </w:divBdr>
        </w:div>
        <w:div w:id="25448602">
          <w:marLeft w:val="640"/>
          <w:marRight w:val="0"/>
          <w:marTop w:val="0"/>
          <w:marBottom w:val="0"/>
          <w:divBdr>
            <w:top w:val="none" w:sz="0" w:space="0" w:color="auto"/>
            <w:left w:val="none" w:sz="0" w:space="0" w:color="auto"/>
            <w:bottom w:val="none" w:sz="0" w:space="0" w:color="auto"/>
            <w:right w:val="none" w:sz="0" w:space="0" w:color="auto"/>
          </w:divBdr>
        </w:div>
        <w:div w:id="899293478">
          <w:marLeft w:val="640"/>
          <w:marRight w:val="0"/>
          <w:marTop w:val="0"/>
          <w:marBottom w:val="0"/>
          <w:divBdr>
            <w:top w:val="none" w:sz="0" w:space="0" w:color="auto"/>
            <w:left w:val="none" w:sz="0" w:space="0" w:color="auto"/>
            <w:bottom w:val="none" w:sz="0" w:space="0" w:color="auto"/>
            <w:right w:val="none" w:sz="0" w:space="0" w:color="auto"/>
          </w:divBdr>
        </w:div>
        <w:div w:id="1296983623">
          <w:marLeft w:val="640"/>
          <w:marRight w:val="0"/>
          <w:marTop w:val="0"/>
          <w:marBottom w:val="0"/>
          <w:divBdr>
            <w:top w:val="none" w:sz="0" w:space="0" w:color="auto"/>
            <w:left w:val="none" w:sz="0" w:space="0" w:color="auto"/>
            <w:bottom w:val="none" w:sz="0" w:space="0" w:color="auto"/>
            <w:right w:val="none" w:sz="0" w:space="0" w:color="auto"/>
          </w:divBdr>
        </w:div>
        <w:div w:id="1793858888">
          <w:marLeft w:val="640"/>
          <w:marRight w:val="0"/>
          <w:marTop w:val="0"/>
          <w:marBottom w:val="0"/>
          <w:divBdr>
            <w:top w:val="none" w:sz="0" w:space="0" w:color="auto"/>
            <w:left w:val="none" w:sz="0" w:space="0" w:color="auto"/>
            <w:bottom w:val="none" w:sz="0" w:space="0" w:color="auto"/>
            <w:right w:val="none" w:sz="0" w:space="0" w:color="auto"/>
          </w:divBdr>
        </w:div>
        <w:div w:id="1460806321">
          <w:marLeft w:val="640"/>
          <w:marRight w:val="0"/>
          <w:marTop w:val="0"/>
          <w:marBottom w:val="0"/>
          <w:divBdr>
            <w:top w:val="none" w:sz="0" w:space="0" w:color="auto"/>
            <w:left w:val="none" w:sz="0" w:space="0" w:color="auto"/>
            <w:bottom w:val="none" w:sz="0" w:space="0" w:color="auto"/>
            <w:right w:val="none" w:sz="0" w:space="0" w:color="auto"/>
          </w:divBdr>
        </w:div>
        <w:div w:id="2113895049">
          <w:marLeft w:val="640"/>
          <w:marRight w:val="0"/>
          <w:marTop w:val="0"/>
          <w:marBottom w:val="0"/>
          <w:divBdr>
            <w:top w:val="none" w:sz="0" w:space="0" w:color="auto"/>
            <w:left w:val="none" w:sz="0" w:space="0" w:color="auto"/>
            <w:bottom w:val="none" w:sz="0" w:space="0" w:color="auto"/>
            <w:right w:val="none" w:sz="0" w:space="0" w:color="auto"/>
          </w:divBdr>
        </w:div>
        <w:div w:id="1954363441">
          <w:marLeft w:val="640"/>
          <w:marRight w:val="0"/>
          <w:marTop w:val="0"/>
          <w:marBottom w:val="0"/>
          <w:divBdr>
            <w:top w:val="none" w:sz="0" w:space="0" w:color="auto"/>
            <w:left w:val="none" w:sz="0" w:space="0" w:color="auto"/>
            <w:bottom w:val="none" w:sz="0" w:space="0" w:color="auto"/>
            <w:right w:val="none" w:sz="0" w:space="0" w:color="auto"/>
          </w:divBdr>
        </w:div>
        <w:div w:id="1285035640">
          <w:marLeft w:val="640"/>
          <w:marRight w:val="0"/>
          <w:marTop w:val="0"/>
          <w:marBottom w:val="0"/>
          <w:divBdr>
            <w:top w:val="none" w:sz="0" w:space="0" w:color="auto"/>
            <w:left w:val="none" w:sz="0" w:space="0" w:color="auto"/>
            <w:bottom w:val="none" w:sz="0" w:space="0" w:color="auto"/>
            <w:right w:val="none" w:sz="0" w:space="0" w:color="auto"/>
          </w:divBdr>
        </w:div>
        <w:div w:id="1998416153">
          <w:marLeft w:val="640"/>
          <w:marRight w:val="0"/>
          <w:marTop w:val="0"/>
          <w:marBottom w:val="0"/>
          <w:divBdr>
            <w:top w:val="none" w:sz="0" w:space="0" w:color="auto"/>
            <w:left w:val="none" w:sz="0" w:space="0" w:color="auto"/>
            <w:bottom w:val="none" w:sz="0" w:space="0" w:color="auto"/>
            <w:right w:val="none" w:sz="0" w:space="0" w:color="auto"/>
          </w:divBdr>
        </w:div>
        <w:div w:id="471288994">
          <w:marLeft w:val="640"/>
          <w:marRight w:val="0"/>
          <w:marTop w:val="0"/>
          <w:marBottom w:val="0"/>
          <w:divBdr>
            <w:top w:val="none" w:sz="0" w:space="0" w:color="auto"/>
            <w:left w:val="none" w:sz="0" w:space="0" w:color="auto"/>
            <w:bottom w:val="none" w:sz="0" w:space="0" w:color="auto"/>
            <w:right w:val="none" w:sz="0" w:space="0" w:color="auto"/>
          </w:divBdr>
        </w:div>
        <w:div w:id="2076580801">
          <w:marLeft w:val="640"/>
          <w:marRight w:val="0"/>
          <w:marTop w:val="0"/>
          <w:marBottom w:val="0"/>
          <w:divBdr>
            <w:top w:val="none" w:sz="0" w:space="0" w:color="auto"/>
            <w:left w:val="none" w:sz="0" w:space="0" w:color="auto"/>
            <w:bottom w:val="none" w:sz="0" w:space="0" w:color="auto"/>
            <w:right w:val="none" w:sz="0" w:space="0" w:color="auto"/>
          </w:divBdr>
        </w:div>
        <w:div w:id="1014959270">
          <w:marLeft w:val="640"/>
          <w:marRight w:val="0"/>
          <w:marTop w:val="0"/>
          <w:marBottom w:val="0"/>
          <w:divBdr>
            <w:top w:val="none" w:sz="0" w:space="0" w:color="auto"/>
            <w:left w:val="none" w:sz="0" w:space="0" w:color="auto"/>
            <w:bottom w:val="none" w:sz="0" w:space="0" w:color="auto"/>
            <w:right w:val="none" w:sz="0" w:space="0" w:color="auto"/>
          </w:divBdr>
        </w:div>
        <w:div w:id="1016804340">
          <w:marLeft w:val="640"/>
          <w:marRight w:val="0"/>
          <w:marTop w:val="0"/>
          <w:marBottom w:val="0"/>
          <w:divBdr>
            <w:top w:val="none" w:sz="0" w:space="0" w:color="auto"/>
            <w:left w:val="none" w:sz="0" w:space="0" w:color="auto"/>
            <w:bottom w:val="none" w:sz="0" w:space="0" w:color="auto"/>
            <w:right w:val="none" w:sz="0" w:space="0" w:color="auto"/>
          </w:divBdr>
        </w:div>
        <w:div w:id="620259134">
          <w:marLeft w:val="640"/>
          <w:marRight w:val="0"/>
          <w:marTop w:val="0"/>
          <w:marBottom w:val="0"/>
          <w:divBdr>
            <w:top w:val="none" w:sz="0" w:space="0" w:color="auto"/>
            <w:left w:val="none" w:sz="0" w:space="0" w:color="auto"/>
            <w:bottom w:val="none" w:sz="0" w:space="0" w:color="auto"/>
            <w:right w:val="none" w:sz="0" w:space="0" w:color="auto"/>
          </w:divBdr>
        </w:div>
        <w:div w:id="1609239627">
          <w:marLeft w:val="640"/>
          <w:marRight w:val="0"/>
          <w:marTop w:val="0"/>
          <w:marBottom w:val="0"/>
          <w:divBdr>
            <w:top w:val="none" w:sz="0" w:space="0" w:color="auto"/>
            <w:left w:val="none" w:sz="0" w:space="0" w:color="auto"/>
            <w:bottom w:val="none" w:sz="0" w:space="0" w:color="auto"/>
            <w:right w:val="none" w:sz="0" w:space="0" w:color="auto"/>
          </w:divBdr>
        </w:div>
        <w:div w:id="352651486">
          <w:marLeft w:val="640"/>
          <w:marRight w:val="0"/>
          <w:marTop w:val="0"/>
          <w:marBottom w:val="0"/>
          <w:divBdr>
            <w:top w:val="none" w:sz="0" w:space="0" w:color="auto"/>
            <w:left w:val="none" w:sz="0" w:space="0" w:color="auto"/>
            <w:bottom w:val="none" w:sz="0" w:space="0" w:color="auto"/>
            <w:right w:val="none" w:sz="0" w:space="0" w:color="auto"/>
          </w:divBdr>
        </w:div>
        <w:div w:id="927739381">
          <w:marLeft w:val="640"/>
          <w:marRight w:val="0"/>
          <w:marTop w:val="0"/>
          <w:marBottom w:val="0"/>
          <w:divBdr>
            <w:top w:val="none" w:sz="0" w:space="0" w:color="auto"/>
            <w:left w:val="none" w:sz="0" w:space="0" w:color="auto"/>
            <w:bottom w:val="none" w:sz="0" w:space="0" w:color="auto"/>
            <w:right w:val="none" w:sz="0" w:space="0" w:color="auto"/>
          </w:divBdr>
        </w:div>
        <w:div w:id="699358484">
          <w:marLeft w:val="640"/>
          <w:marRight w:val="0"/>
          <w:marTop w:val="0"/>
          <w:marBottom w:val="0"/>
          <w:divBdr>
            <w:top w:val="none" w:sz="0" w:space="0" w:color="auto"/>
            <w:left w:val="none" w:sz="0" w:space="0" w:color="auto"/>
            <w:bottom w:val="none" w:sz="0" w:space="0" w:color="auto"/>
            <w:right w:val="none" w:sz="0" w:space="0" w:color="auto"/>
          </w:divBdr>
        </w:div>
        <w:div w:id="1564638424">
          <w:marLeft w:val="640"/>
          <w:marRight w:val="0"/>
          <w:marTop w:val="0"/>
          <w:marBottom w:val="0"/>
          <w:divBdr>
            <w:top w:val="none" w:sz="0" w:space="0" w:color="auto"/>
            <w:left w:val="none" w:sz="0" w:space="0" w:color="auto"/>
            <w:bottom w:val="none" w:sz="0" w:space="0" w:color="auto"/>
            <w:right w:val="none" w:sz="0" w:space="0" w:color="auto"/>
          </w:divBdr>
        </w:div>
        <w:div w:id="96027595">
          <w:marLeft w:val="640"/>
          <w:marRight w:val="0"/>
          <w:marTop w:val="0"/>
          <w:marBottom w:val="0"/>
          <w:divBdr>
            <w:top w:val="none" w:sz="0" w:space="0" w:color="auto"/>
            <w:left w:val="none" w:sz="0" w:space="0" w:color="auto"/>
            <w:bottom w:val="none" w:sz="0" w:space="0" w:color="auto"/>
            <w:right w:val="none" w:sz="0" w:space="0" w:color="auto"/>
          </w:divBdr>
        </w:div>
        <w:div w:id="1565606433">
          <w:marLeft w:val="640"/>
          <w:marRight w:val="0"/>
          <w:marTop w:val="0"/>
          <w:marBottom w:val="0"/>
          <w:divBdr>
            <w:top w:val="none" w:sz="0" w:space="0" w:color="auto"/>
            <w:left w:val="none" w:sz="0" w:space="0" w:color="auto"/>
            <w:bottom w:val="none" w:sz="0" w:space="0" w:color="auto"/>
            <w:right w:val="none" w:sz="0" w:space="0" w:color="auto"/>
          </w:divBdr>
        </w:div>
        <w:div w:id="51468779">
          <w:marLeft w:val="640"/>
          <w:marRight w:val="0"/>
          <w:marTop w:val="0"/>
          <w:marBottom w:val="0"/>
          <w:divBdr>
            <w:top w:val="none" w:sz="0" w:space="0" w:color="auto"/>
            <w:left w:val="none" w:sz="0" w:space="0" w:color="auto"/>
            <w:bottom w:val="none" w:sz="0" w:space="0" w:color="auto"/>
            <w:right w:val="none" w:sz="0" w:space="0" w:color="auto"/>
          </w:divBdr>
        </w:div>
        <w:div w:id="712383254">
          <w:marLeft w:val="640"/>
          <w:marRight w:val="0"/>
          <w:marTop w:val="0"/>
          <w:marBottom w:val="0"/>
          <w:divBdr>
            <w:top w:val="none" w:sz="0" w:space="0" w:color="auto"/>
            <w:left w:val="none" w:sz="0" w:space="0" w:color="auto"/>
            <w:bottom w:val="none" w:sz="0" w:space="0" w:color="auto"/>
            <w:right w:val="none" w:sz="0" w:space="0" w:color="auto"/>
          </w:divBdr>
        </w:div>
        <w:div w:id="469710968">
          <w:marLeft w:val="640"/>
          <w:marRight w:val="0"/>
          <w:marTop w:val="0"/>
          <w:marBottom w:val="0"/>
          <w:divBdr>
            <w:top w:val="none" w:sz="0" w:space="0" w:color="auto"/>
            <w:left w:val="none" w:sz="0" w:space="0" w:color="auto"/>
            <w:bottom w:val="none" w:sz="0" w:space="0" w:color="auto"/>
            <w:right w:val="none" w:sz="0" w:space="0" w:color="auto"/>
          </w:divBdr>
        </w:div>
        <w:div w:id="1521432470">
          <w:marLeft w:val="640"/>
          <w:marRight w:val="0"/>
          <w:marTop w:val="0"/>
          <w:marBottom w:val="0"/>
          <w:divBdr>
            <w:top w:val="none" w:sz="0" w:space="0" w:color="auto"/>
            <w:left w:val="none" w:sz="0" w:space="0" w:color="auto"/>
            <w:bottom w:val="none" w:sz="0" w:space="0" w:color="auto"/>
            <w:right w:val="none" w:sz="0" w:space="0" w:color="auto"/>
          </w:divBdr>
        </w:div>
        <w:div w:id="275061736">
          <w:marLeft w:val="640"/>
          <w:marRight w:val="0"/>
          <w:marTop w:val="0"/>
          <w:marBottom w:val="0"/>
          <w:divBdr>
            <w:top w:val="none" w:sz="0" w:space="0" w:color="auto"/>
            <w:left w:val="none" w:sz="0" w:space="0" w:color="auto"/>
            <w:bottom w:val="none" w:sz="0" w:space="0" w:color="auto"/>
            <w:right w:val="none" w:sz="0" w:space="0" w:color="auto"/>
          </w:divBdr>
        </w:div>
        <w:div w:id="818114752">
          <w:marLeft w:val="640"/>
          <w:marRight w:val="0"/>
          <w:marTop w:val="0"/>
          <w:marBottom w:val="0"/>
          <w:divBdr>
            <w:top w:val="none" w:sz="0" w:space="0" w:color="auto"/>
            <w:left w:val="none" w:sz="0" w:space="0" w:color="auto"/>
            <w:bottom w:val="none" w:sz="0" w:space="0" w:color="auto"/>
            <w:right w:val="none" w:sz="0" w:space="0" w:color="auto"/>
          </w:divBdr>
        </w:div>
        <w:div w:id="459151967">
          <w:marLeft w:val="640"/>
          <w:marRight w:val="0"/>
          <w:marTop w:val="0"/>
          <w:marBottom w:val="0"/>
          <w:divBdr>
            <w:top w:val="none" w:sz="0" w:space="0" w:color="auto"/>
            <w:left w:val="none" w:sz="0" w:space="0" w:color="auto"/>
            <w:bottom w:val="none" w:sz="0" w:space="0" w:color="auto"/>
            <w:right w:val="none" w:sz="0" w:space="0" w:color="auto"/>
          </w:divBdr>
        </w:div>
        <w:div w:id="988553706">
          <w:marLeft w:val="640"/>
          <w:marRight w:val="0"/>
          <w:marTop w:val="0"/>
          <w:marBottom w:val="0"/>
          <w:divBdr>
            <w:top w:val="none" w:sz="0" w:space="0" w:color="auto"/>
            <w:left w:val="none" w:sz="0" w:space="0" w:color="auto"/>
            <w:bottom w:val="none" w:sz="0" w:space="0" w:color="auto"/>
            <w:right w:val="none" w:sz="0" w:space="0" w:color="auto"/>
          </w:divBdr>
        </w:div>
        <w:div w:id="513614719">
          <w:marLeft w:val="640"/>
          <w:marRight w:val="0"/>
          <w:marTop w:val="0"/>
          <w:marBottom w:val="0"/>
          <w:divBdr>
            <w:top w:val="none" w:sz="0" w:space="0" w:color="auto"/>
            <w:left w:val="none" w:sz="0" w:space="0" w:color="auto"/>
            <w:bottom w:val="none" w:sz="0" w:space="0" w:color="auto"/>
            <w:right w:val="none" w:sz="0" w:space="0" w:color="auto"/>
          </w:divBdr>
        </w:div>
        <w:div w:id="1233853676">
          <w:marLeft w:val="640"/>
          <w:marRight w:val="0"/>
          <w:marTop w:val="0"/>
          <w:marBottom w:val="0"/>
          <w:divBdr>
            <w:top w:val="none" w:sz="0" w:space="0" w:color="auto"/>
            <w:left w:val="none" w:sz="0" w:space="0" w:color="auto"/>
            <w:bottom w:val="none" w:sz="0" w:space="0" w:color="auto"/>
            <w:right w:val="none" w:sz="0" w:space="0" w:color="auto"/>
          </w:divBdr>
        </w:div>
        <w:div w:id="544680440">
          <w:marLeft w:val="640"/>
          <w:marRight w:val="0"/>
          <w:marTop w:val="0"/>
          <w:marBottom w:val="0"/>
          <w:divBdr>
            <w:top w:val="none" w:sz="0" w:space="0" w:color="auto"/>
            <w:left w:val="none" w:sz="0" w:space="0" w:color="auto"/>
            <w:bottom w:val="none" w:sz="0" w:space="0" w:color="auto"/>
            <w:right w:val="none" w:sz="0" w:space="0" w:color="auto"/>
          </w:divBdr>
        </w:div>
        <w:div w:id="567418232">
          <w:marLeft w:val="640"/>
          <w:marRight w:val="0"/>
          <w:marTop w:val="0"/>
          <w:marBottom w:val="0"/>
          <w:divBdr>
            <w:top w:val="none" w:sz="0" w:space="0" w:color="auto"/>
            <w:left w:val="none" w:sz="0" w:space="0" w:color="auto"/>
            <w:bottom w:val="none" w:sz="0" w:space="0" w:color="auto"/>
            <w:right w:val="none" w:sz="0" w:space="0" w:color="auto"/>
          </w:divBdr>
        </w:div>
        <w:div w:id="43910716">
          <w:marLeft w:val="640"/>
          <w:marRight w:val="0"/>
          <w:marTop w:val="0"/>
          <w:marBottom w:val="0"/>
          <w:divBdr>
            <w:top w:val="none" w:sz="0" w:space="0" w:color="auto"/>
            <w:left w:val="none" w:sz="0" w:space="0" w:color="auto"/>
            <w:bottom w:val="none" w:sz="0" w:space="0" w:color="auto"/>
            <w:right w:val="none" w:sz="0" w:space="0" w:color="auto"/>
          </w:divBdr>
        </w:div>
      </w:divsChild>
    </w:div>
    <w:div w:id="694112742">
      <w:bodyDiv w:val="1"/>
      <w:marLeft w:val="0"/>
      <w:marRight w:val="0"/>
      <w:marTop w:val="0"/>
      <w:marBottom w:val="0"/>
      <w:divBdr>
        <w:top w:val="none" w:sz="0" w:space="0" w:color="auto"/>
        <w:left w:val="none" w:sz="0" w:space="0" w:color="auto"/>
        <w:bottom w:val="none" w:sz="0" w:space="0" w:color="auto"/>
        <w:right w:val="none" w:sz="0" w:space="0" w:color="auto"/>
      </w:divBdr>
      <w:divsChild>
        <w:div w:id="417293667">
          <w:marLeft w:val="640"/>
          <w:marRight w:val="0"/>
          <w:marTop w:val="0"/>
          <w:marBottom w:val="0"/>
          <w:divBdr>
            <w:top w:val="none" w:sz="0" w:space="0" w:color="auto"/>
            <w:left w:val="none" w:sz="0" w:space="0" w:color="auto"/>
            <w:bottom w:val="none" w:sz="0" w:space="0" w:color="auto"/>
            <w:right w:val="none" w:sz="0" w:space="0" w:color="auto"/>
          </w:divBdr>
        </w:div>
        <w:div w:id="650906515">
          <w:marLeft w:val="640"/>
          <w:marRight w:val="0"/>
          <w:marTop w:val="0"/>
          <w:marBottom w:val="0"/>
          <w:divBdr>
            <w:top w:val="none" w:sz="0" w:space="0" w:color="auto"/>
            <w:left w:val="none" w:sz="0" w:space="0" w:color="auto"/>
            <w:bottom w:val="none" w:sz="0" w:space="0" w:color="auto"/>
            <w:right w:val="none" w:sz="0" w:space="0" w:color="auto"/>
          </w:divBdr>
        </w:div>
        <w:div w:id="565183801">
          <w:marLeft w:val="640"/>
          <w:marRight w:val="0"/>
          <w:marTop w:val="0"/>
          <w:marBottom w:val="0"/>
          <w:divBdr>
            <w:top w:val="none" w:sz="0" w:space="0" w:color="auto"/>
            <w:left w:val="none" w:sz="0" w:space="0" w:color="auto"/>
            <w:bottom w:val="none" w:sz="0" w:space="0" w:color="auto"/>
            <w:right w:val="none" w:sz="0" w:space="0" w:color="auto"/>
          </w:divBdr>
        </w:div>
        <w:div w:id="1965187094">
          <w:marLeft w:val="640"/>
          <w:marRight w:val="0"/>
          <w:marTop w:val="0"/>
          <w:marBottom w:val="0"/>
          <w:divBdr>
            <w:top w:val="none" w:sz="0" w:space="0" w:color="auto"/>
            <w:left w:val="none" w:sz="0" w:space="0" w:color="auto"/>
            <w:bottom w:val="none" w:sz="0" w:space="0" w:color="auto"/>
            <w:right w:val="none" w:sz="0" w:space="0" w:color="auto"/>
          </w:divBdr>
        </w:div>
        <w:div w:id="1134981730">
          <w:marLeft w:val="640"/>
          <w:marRight w:val="0"/>
          <w:marTop w:val="0"/>
          <w:marBottom w:val="0"/>
          <w:divBdr>
            <w:top w:val="none" w:sz="0" w:space="0" w:color="auto"/>
            <w:left w:val="none" w:sz="0" w:space="0" w:color="auto"/>
            <w:bottom w:val="none" w:sz="0" w:space="0" w:color="auto"/>
            <w:right w:val="none" w:sz="0" w:space="0" w:color="auto"/>
          </w:divBdr>
        </w:div>
        <w:div w:id="923145962">
          <w:marLeft w:val="640"/>
          <w:marRight w:val="0"/>
          <w:marTop w:val="0"/>
          <w:marBottom w:val="0"/>
          <w:divBdr>
            <w:top w:val="none" w:sz="0" w:space="0" w:color="auto"/>
            <w:left w:val="none" w:sz="0" w:space="0" w:color="auto"/>
            <w:bottom w:val="none" w:sz="0" w:space="0" w:color="auto"/>
            <w:right w:val="none" w:sz="0" w:space="0" w:color="auto"/>
          </w:divBdr>
        </w:div>
        <w:div w:id="373234780">
          <w:marLeft w:val="640"/>
          <w:marRight w:val="0"/>
          <w:marTop w:val="0"/>
          <w:marBottom w:val="0"/>
          <w:divBdr>
            <w:top w:val="none" w:sz="0" w:space="0" w:color="auto"/>
            <w:left w:val="none" w:sz="0" w:space="0" w:color="auto"/>
            <w:bottom w:val="none" w:sz="0" w:space="0" w:color="auto"/>
            <w:right w:val="none" w:sz="0" w:space="0" w:color="auto"/>
          </w:divBdr>
        </w:div>
        <w:div w:id="216673693">
          <w:marLeft w:val="640"/>
          <w:marRight w:val="0"/>
          <w:marTop w:val="0"/>
          <w:marBottom w:val="0"/>
          <w:divBdr>
            <w:top w:val="none" w:sz="0" w:space="0" w:color="auto"/>
            <w:left w:val="none" w:sz="0" w:space="0" w:color="auto"/>
            <w:bottom w:val="none" w:sz="0" w:space="0" w:color="auto"/>
            <w:right w:val="none" w:sz="0" w:space="0" w:color="auto"/>
          </w:divBdr>
        </w:div>
        <w:div w:id="2019891569">
          <w:marLeft w:val="640"/>
          <w:marRight w:val="0"/>
          <w:marTop w:val="0"/>
          <w:marBottom w:val="0"/>
          <w:divBdr>
            <w:top w:val="none" w:sz="0" w:space="0" w:color="auto"/>
            <w:left w:val="none" w:sz="0" w:space="0" w:color="auto"/>
            <w:bottom w:val="none" w:sz="0" w:space="0" w:color="auto"/>
            <w:right w:val="none" w:sz="0" w:space="0" w:color="auto"/>
          </w:divBdr>
        </w:div>
        <w:div w:id="620110946">
          <w:marLeft w:val="640"/>
          <w:marRight w:val="0"/>
          <w:marTop w:val="0"/>
          <w:marBottom w:val="0"/>
          <w:divBdr>
            <w:top w:val="none" w:sz="0" w:space="0" w:color="auto"/>
            <w:left w:val="none" w:sz="0" w:space="0" w:color="auto"/>
            <w:bottom w:val="none" w:sz="0" w:space="0" w:color="auto"/>
            <w:right w:val="none" w:sz="0" w:space="0" w:color="auto"/>
          </w:divBdr>
        </w:div>
        <w:div w:id="1293053638">
          <w:marLeft w:val="640"/>
          <w:marRight w:val="0"/>
          <w:marTop w:val="0"/>
          <w:marBottom w:val="0"/>
          <w:divBdr>
            <w:top w:val="none" w:sz="0" w:space="0" w:color="auto"/>
            <w:left w:val="none" w:sz="0" w:space="0" w:color="auto"/>
            <w:bottom w:val="none" w:sz="0" w:space="0" w:color="auto"/>
            <w:right w:val="none" w:sz="0" w:space="0" w:color="auto"/>
          </w:divBdr>
        </w:div>
        <w:div w:id="1190296571">
          <w:marLeft w:val="640"/>
          <w:marRight w:val="0"/>
          <w:marTop w:val="0"/>
          <w:marBottom w:val="0"/>
          <w:divBdr>
            <w:top w:val="none" w:sz="0" w:space="0" w:color="auto"/>
            <w:left w:val="none" w:sz="0" w:space="0" w:color="auto"/>
            <w:bottom w:val="none" w:sz="0" w:space="0" w:color="auto"/>
            <w:right w:val="none" w:sz="0" w:space="0" w:color="auto"/>
          </w:divBdr>
        </w:div>
        <w:div w:id="1721517469">
          <w:marLeft w:val="640"/>
          <w:marRight w:val="0"/>
          <w:marTop w:val="0"/>
          <w:marBottom w:val="0"/>
          <w:divBdr>
            <w:top w:val="none" w:sz="0" w:space="0" w:color="auto"/>
            <w:left w:val="none" w:sz="0" w:space="0" w:color="auto"/>
            <w:bottom w:val="none" w:sz="0" w:space="0" w:color="auto"/>
            <w:right w:val="none" w:sz="0" w:space="0" w:color="auto"/>
          </w:divBdr>
        </w:div>
        <w:div w:id="666055318">
          <w:marLeft w:val="640"/>
          <w:marRight w:val="0"/>
          <w:marTop w:val="0"/>
          <w:marBottom w:val="0"/>
          <w:divBdr>
            <w:top w:val="none" w:sz="0" w:space="0" w:color="auto"/>
            <w:left w:val="none" w:sz="0" w:space="0" w:color="auto"/>
            <w:bottom w:val="none" w:sz="0" w:space="0" w:color="auto"/>
            <w:right w:val="none" w:sz="0" w:space="0" w:color="auto"/>
          </w:divBdr>
        </w:div>
        <w:div w:id="980160469">
          <w:marLeft w:val="640"/>
          <w:marRight w:val="0"/>
          <w:marTop w:val="0"/>
          <w:marBottom w:val="0"/>
          <w:divBdr>
            <w:top w:val="none" w:sz="0" w:space="0" w:color="auto"/>
            <w:left w:val="none" w:sz="0" w:space="0" w:color="auto"/>
            <w:bottom w:val="none" w:sz="0" w:space="0" w:color="auto"/>
            <w:right w:val="none" w:sz="0" w:space="0" w:color="auto"/>
          </w:divBdr>
        </w:div>
        <w:div w:id="2004119676">
          <w:marLeft w:val="640"/>
          <w:marRight w:val="0"/>
          <w:marTop w:val="0"/>
          <w:marBottom w:val="0"/>
          <w:divBdr>
            <w:top w:val="none" w:sz="0" w:space="0" w:color="auto"/>
            <w:left w:val="none" w:sz="0" w:space="0" w:color="auto"/>
            <w:bottom w:val="none" w:sz="0" w:space="0" w:color="auto"/>
            <w:right w:val="none" w:sz="0" w:space="0" w:color="auto"/>
          </w:divBdr>
        </w:div>
        <w:div w:id="1650087405">
          <w:marLeft w:val="640"/>
          <w:marRight w:val="0"/>
          <w:marTop w:val="0"/>
          <w:marBottom w:val="0"/>
          <w:divBdr>
            <w:top w:val="none" w:sz="0" w:space="0" w:color="auto"/>
            <w:left w:val="none" w:sz="0" w:space="0" w:color="auto"/>
            <w:bottom w:val="none" w:sz="0" w:space="0" w:color="auto"/>
            <w:right w:val="none" w:sz="0" w:space="0" w:color="auto"/>
          </w:divBdr>
        </w:div>
        <w:div w:id="218786623">
          <w:marLeft w:val="640"/>
          <w:marRight w:val="0"/>
          <w:marTop w:val="0"/>
          <w:marBottom w:val="0"/>
          <w:divBdr>
            <w:top w:val="none" w:sz="0" w:space="0" w:color="auto"/>
            <w:left w:val="none" w:sz="0" w:space="0" w:color="auto"/>
            <w:bottom w:val="none" w:sz="0" w:space="0" w:color="auto"/>
            <w:right w:val="none" w:sz="0" w:space="0" w:color="auto"/>
          </w:divBdr>
        </w:div>
        <w:div w:id="1886216296">
          <w:marLeft w:val="640"/>
          <w:marRight w:val="0"/>
          <w:marTop w:val="0"/>
          <w:marBottom w:val="0"/>
          <w:divBdr>
            <w:top w:val="none" w:sz="0" w:space="0" w:color="auto"/>
            <w:left w:val="none" w:sz="0" w:space="0" w:color="auto"/>
            <w:bottom w:val="none" w:sz="0" w:space="0" w:color="auto"/>
            <w:right w:val="none" w:sz="0" w:space="0" w:color="auto"/>
          </w:divBdr>
        </w:div>
        <w:div w:id="183633911">
          <w:marLeft w:val="640"/>
          <w:marRight w:val="0"/>
          <w:marTop w:val="0"/>
          <w:marBottom w:val="0"/>
          <w:divBdr>
            <w:top w:val="none" w:sz="0" w:space="0" w:color="auto"/>
            <w:left w:val="none" w:sz="0" w:space="0" w:color="auto"/>
            <w:bottom w:val="none" w:sz="0" w:space="0" w:color="auto"/>
            <w:right w:val="none" w:sz="0" w:space="0" w:color="auto"/>
          </w:divBdr>
        </w:div>
        <w:div w:id="619147858">
          <w:marLeft w:val="640"/>
          <w:marRight w:val="0"/>
          <w:marTop w:val="0"/>
          <w:marBottom w:val="0"/>
          <w:divBdr>
            <w:top w:val="none" w:sz="0" w:space="0" w:color="auto"/>
            <w:left w:val="none" w:sz="0" w:space="0" w:color="auto"/>
            <w:bottom w:val="none" w:sz="0" w:space="0" w:color="auto"/>
            <w:right w:val="none" w:sz="0" w:space="0" w:color="auto"/>
          </w:divBdr>
        </w:div>
        <w:div w:id="1290890201">
          <w:marLeft w:val="640"/>
          <w:marRight w:val="0"/>
          <w:marTop w:val="0"/>
          <w:marBottom w:val="0"/>
          <w:divBdr>
            <w:top w:val="none" w:sz="0" w:space="0" w:color="auto"/>
            <w:left w:val="none" w:sz="0" w:space="0" w:color="auto"/>
            <w:bottom w:val="none" w:sz="0" w:space="0" w:color="auto"/>
            <w:right w:val="none" w:sz="0" w:space="0" w:color="auto"/>
          </w:divBdr>
        </w:div>
        <w:div w:id="239297183">
          <w:marLeft w:val="640"/>
          <w:marRight w:val="0"/>
          <w:marTop w:val="0"/>
          <w:marBottom w:val="0"/>
          <w:divBdr>
            <w:top w:val="none" w:sz="0" w:space="0" w:color="auto"/>
            <w:left w:val="none" w:sz="0" w:space="0" w:color="auto"/>
            <w:bottom w:val="none" w:sz="0" w:space="0" w:color="auto"/>
            <w:right w:val="none" w:sz="0" w:space="0" w:color="auto"/>
          </w:divBdr>
        </w:div>
        <w:div w:id="617495359">
          <w:marLeft w:val="640"/>
          <w:marRight w:val="0"/>
          <w:marTop w:val="0"/>
          <w:marBottom w:val="0"/>
          <w:divBdr>
            <w:top w:val="none" w:sz="0" w:space="0" w:color="auto"/>
            <w:left w:val="none" w:sz="0" w:space="0" w:color="auto"/>
            <w:bottom w:val="none" w:sz="0" w:space="0" w:color="auto"/>
            <w:right w:val="none" w:sz="0" w:space="0" w:color="auto"/>
          </w:divBdr>
        </w:div>
        <w:div w:id="1878857025">
          <w:marLeft w:val="640"/>
          <w:marRight w:val="0"/>
          <w:marTop w:val="0"/>
          <w:marBottom w:val="0"/>
          <w:divBdr>
            <w:top w:val="none" w:sz="0" w:space="0" w:color="auto"/>
            <w:left w:val="none" w:sz="0" w:space="0" w:color="auto"/>
            <w:bottom w:val="none" w:sz="0" w:space="0" w:color="auto"/>
            <w:right w:val="none" w:sz="0" w:space="0" w:color="auto"/>
          </w:divBdr>
        </w:div>
        <w:div w:id="1523201364">
          <w:marLeft w:val="640"/>
          <w:marRight w:val="0"/>
          <w:marTop w:val="0"/>
          <w:marBottom w:val="0"/>
          <w:divBdr>
            <w:top w:val="none" w:sz="0" w:space="0" w:color="auto"/>
            <w:left w:val="none" w:sz="0" w:space="0" w:color="auto"/>
            <w:bottom w:val="none" w:sz="0" w:space="0" w:color="auto"/>
            <w:right w:val="none" w:sz="0" w:space="0" w:color="auto"/>
          </w:divBdr>
        </w:div>
        <w:div w:id="2121486856">
          <w:marLeft w:val="640"/>
          <w:marRight w:val="0"/>
          <w:marTop w:val="0"/>
          <w:marBottom w:val="0"/>
          <w:divBdr>
            <w:top w:val="none" w:sz="0" w:space="0" w:color="auto"/>
            <w:left w:val="none" w:sz="0" w:space="0" w:color="auto"/>
            <w:bottom w:val="none" w:sz="0" w:space="0" w:color="auto"/>
            <w:right w:val="none" w:sz="0" w:space="0" w:color="auto"/>
          </w:divBdr>
        </w:div>
        <w:div w:id="718169460">
          <w:marLeft w:val="640"/>
          <w:marRight w:val="0"/>
          <w:marTop w:val="0"/>
          <w:marBottom w:val="0"/>
          <w:divBdr>
            <w:top w:val="none" w:sz="0" w:space="0" w:color="auto"/>
            <w:left w:val="none" w:sz="0" w:space="0" w:color="auto"/>
            <w:bottom w:val="none" w:sz="0" w:space="0" w:color="auto"/>
            <w:right w:val="none" w:sz="0" w:space="0" w:color="auto"/>
          </w:divBdr>
        </w:div>
        <w:div w:id="977878844">
          <w:marLeft w:val="640"/>
          <w:marRight w:val="0"/>
          <w:marTop w:val="0"/>
          <w:marBottom w:val="0"/>
          <w:divBdr>
            <w:top w:val="none" w:sz="0" w:space="0" w:color="auto"/>
            <w:left w:val="none" w:sz="0" w:space="0" w:color="auto"/>
            <w:bottom w:val="none" w:sz="0" w:space="0" w:color="auto"/>
            <w:right w:val="none" w:sz="0" w:space="0" w:color="auto"/>
          </w:divBdr>
        </w:div>
        <w:div w:id="1863322349">
          <w:marLeft w:val="640"/>
          <w:marRight w:val="0"/>
          <w:marTop w:val="0"/>
          <w:marBottom w:val="0"/>
          <w:divBdr>
            <w:top w:val="none" w:sz="0" w:space="0" w:color="auto"/>
            <w:left w:val="none" w:sz="0" w:space="0" w:color="auto"/>
            <w:bottom w:val="none" w:sz="0" w:space="0" w:color="auto"/>
            <w:right w:val="none" w:sz="0" w:space="0" w:color="auto"/>
          </w:divBdr>
        </w:div>
        <w:div w:id="654261709">
          <w:marLeft w:val="640"/>
          <w:marRight w:val="0"/>
          <w:marTop w:val="0"/>
          <w:marBottom w:val="0"/>
          <w:divBdr>
            <w:top w:val="none" w:sz="0" w:space="0" w:color="auto"/>
            <w:left w:val="none" w:sz="0" w:space="0" w:color="auto"/>
            <w:bottom w:val="none" w:sz="0" w:space="0" w:color="auto"/>
            <w:right w:val="none" w:sz="0" w:space="0" w:color="auto"/>
          </w:divBdr>
        </w:div>
        <w:div w:id="132601913">
          <w:marLeft w:val="640"/>
          <w:marRight w:val="0"/>
          <w:marTop w:val="0"/>
          <w:marBottom w:val="0"/>
          <w:divBdr>
            <w:top w:val="none" w:sz="0" w:space="0" w:color="auto"/>
            <w:left w:val="none" w:sz="0" w:space="0" w:color="auto"/>
            <w:bottom w:val="none" w:sz="0" w:space="0" w:color="auto"/>
            <w:right w:val="none" w:sz="0" w:space="0" w:color="auto"/>
          </w:divBdr>
        </w:div>
        <w:div w:id="581109750">
          <w:marLeft w:val="640"/>
          <w:marRight w:val="0"/>
          <w:marTop w:val="0"/>
          <w:marBottom w:val="0"/>
          <w:divBdr>
            <w:top w:val="none" w:sz="0" w:space="0" w:color="auto"/>
            <w:left w:val="none" w:sz="0" w:space="0" w:color="auto"/>
            <w:bottom w:val="none" w:sz="0" w:space="0" w:color="auto"/>
            <w:right w:val="none" w:sz="0" w:space="0" w:color="auto"/>
          </w:divBdr>
        </w:div>
        <w:div w:id="1657025777">
          <w:marLeft w:val="640"/>
          <w:marRight w:val="0"/>
          <w:marTop w:val="0"/>
          <w:marBottom w:val="0"/>
          <w:divBdr>
            <w:top w:val="none" w:sz="0" w:space="0" w:color="auto"/>
            <w:left w:val="none" w:sz="0" w:space="0" w:color="auto"/>
            <w:bottom w:val="none" w:sz="0" w:space="0" w:color="auto"/>
            <w:right w:val="none" w:sz="0" w:space="0" w:color="auto"/>
          </w:divBdr>
        </w:div>
        <w:div w:id="149758899">
          <w:marLeft w:val="640"/>
          <w:marRight w:val="0"/>
          <w:marTop w:val="0"/>
          <w:marBottom w:val="0"/>
          <w:divBdr>
            <w:top w:val="none" w:sz="0" w:space="0" w:color="auto"/>
            <w:left w:val="none" w:sz="0" w:space="0" w:color="auto"/>
            <w:bottom w:val="none" w:sz="0" w:space="0" w:color="auto"/>
            <w:right w:val="none" w:sz="0" w:space="0" w:color="auto"/>
          </w:divBdr>
        </w:div>
        <w:div w:id="407582506">
          <w:marLeft w:val="640"/>
          <w:marRight w:val="0"/>
          <w:marTop w:val="0"/>
          <w:marBottom w:val="0"/>
          <w:divBdr>
            <w:top w:val="none" w:sz="0" w:space="0" w:color="auto"/>
            <w:left w:val="none" w:sz="0" w:space="0" w:color="auto"/>
            <w:bottom w:val="none" w:sz="0" w:space="0" w:color="auto"/>
            <w:right w:val="none" w:sz="0" w:space="0" w:color="auto"/>
          </w:divBdr>
        </w:div>
        <w:div w:id="1823543315">
          <w:marLeft w:val="640"/>
          <w:marRight w:val="0"/>
          <w:marTop w:val="0"/>
          <w:marBottom w:val="0"/>
          <w:divBdr>
            <w:top w:val="none" w:sz="0" w:space="0" w:color="auto"/>
            <w:left w:val="none" w:sz="0" w:space="0" w:color="auto"/>
            <w:bottom w:val="none" w:sz="0" w:space="0" w:color="auto"/>
            <w:right w:val="none" w:sz="0" w:space="0" w:color="auto"/>
          </w:divBdr>
        </w:div>
        <w:div w:id="998768961">
          <w:marLeft w:val="640"/>
          <w:marRight w:val="0"/>
          <w:marTop w:val="0"/>
          <w:marBottom w:val="0"/>
          <w:divBdr>
            <w:top w:val="none" w:sz="0" w:space="0" w:color="auto"/>
            <w:left w:val="none" w:sz="0" w:space="0" w:color="auto"/>
            <w:bottom w:val="none" w:sz="0" w:space="0" w:color="auto"/>
            <w:right w:val="none" w:sz="0" w:space="0" w:color="auto"/>
          </w:divBdr>
        </w:div>
        <w:div w:id="500123212">
          <w:marLeft w:val="640"/>
          <w:marRight w:val="0"/>
          <w:marTop w:val="0"/>
          <w:marBottom w:val="0"/>
          <w:divBdr>
            <w:top w:val="none" w:sz="0" w:space="0" w:color="auto"/>
            <w:left w:val="none" w:sz="0" w:space="0" w:color="auto"/>
            <w:bottom w:val="none" w:sz="0" w:space="0" w:color="auto"/>
            <w:right w:val="none" w:sz="0" w:space="0" w:color="auto"/>
          </w:divBdr>
        </w:div>
        <w:div w:id="1957715728">
          <w:marLeft w:val="640"/>
          <w:marRight w:val="0"/>
          <w:marTop w:val="0"/>
          <w:marBottom w:val="0"/>
          <w:divBdr>
            <w:top w:val="none" w:sz="0" w:space="0" w:color="auto"/>
            <w:left w:val="none" w:sz="0" w:space="0" w:color="auto"/>
            <w:bottom w:val="none" w:sz="0" w:space="0" w:color="auto"/>
            <w:right w:val="none" w:sz="0" w:space="0" w:color="auto"/>
          </w:divBdr>
        </w:div>
        <w:div w:id="143553024">
          <w:marLeft w:val="640"/>
          <w:marRight w:val="0"/>
          <w:marTop w:val="0"/>
          <w:marBottom w:val="0"/>
          <w:divBdr>
            <w:top w:val="none" w:sz="0" w:space="0" w:color="auto"/>
            <w:left w:val="none" w:sz="0" w:space="0" w:color="auto"/>
            <w:bottom w:val="none" w:sz="0" w:space="0" w:color="auto"/>
            <w:right w:val="none" w:sz="0" w:space="0" w:color="auto"/>
          </w:divBdr>
        </w:div>
        <w:div w:id="34236563">
          <w:marLeft w:val="640"/>
          <w:marRight w:val="0"/>
          <w:marTop w:val="0"/>
          <w:marBottom w:val="0"/>
          <w:divBdr>
            <w:top w:val="none" w:sz="0" w:space="0" w:color="auto"/>
            <w:left w:val="none" w:sz="0" w:space="0" w:color="auto"/>
            <w:bottom w:val="none" w:sz="0" w:space="0" w:color="auto"/>
            <w:right w:val="none" w:sz="0" w:space="0" w:color="auto"/>
          </w:divBdr>
        </w:div>
        <w:div w:id="1921450626">
          <w:marLeft w:val="640"/>
          <w:marRight w:val="0"/>
          <w:marTop w:val="0"/>
          <w:marBottom w:val="0"/>
          <w:divBdr>
            <w:top w:val="none" w:sz="0" w:space="0" w:color="auto"/>
            <w:left w:val="none" w:sz="0" w:space="0" w:color="auto"/>
            <w:bottom w:val="none" w:sz="0" w:space="0" w:color="auto"/>
            <w:right w:val="none" w:sz="0" w:space="0" w:color="auto"/>
          </w:divBdr>
        </w:div>
        <w:div w:id="1319381165">
          <w:marLeft w:val="640"/>
          <w:marRight w:val="0"/>
          <w:marTop w:val="0"/>
          <w:marBottom w:val="0"/>
          <w:divBdr>
            <w:top w:val="none" w:sz="0" w:space="0" w:color="auto"/>
            <w:left w:val="none" w:sz="0" w:space="0" w:color="auto"/>
            <w:bottom w:val="none" w:sz="0" w:space="0" w:color="auto"/>
            <w:right w:val="none" w:sz="0" w:space="0" w:color="auto"/>
          </w:divBdr>
        </w:div>
        <w:div w:id="62803253">
          <w:marLeft w:val="640"/>
          <w:marRight w:val="0"/>
          <w:marTop w:val="0"/>
          <w:marBottom w:val="0"/>
          <w:divBdr>
            <w:top w:val="none" w:sz="0" w:space="0" w:color="auto"/>
            <w:left w:val="none" w:sz="0" w:space="0" w:color="auto"/>
            <w:bottom w:val="none" w:sz="0" w:space="0" w:color="auto"/>
            <w:right w:val="none" w:sz="0" w:space="0" w:color="auto"/>
          </w:divBdr>
        </w:div>
        <w:div w:id="249657722">
          <w:marLeft w:val="640"/>
          <w:marRight w:val="0"/>
          <w:marTop w:val="0"/>
          <w:marBottom w:val="0"/>
          <w:divBdr>
            <w:top w:val="none" w:sz="0" w:space="0" w:color="auto"/>
            <w:left w:val="none" w:sz="0" w:space="0" w:color="auto"/>
            <w:bottom w:val="none" w:sz="0" w:space="0" w:color="auto"/>
            <w:right w:val="none" w:sz="0" w:space="0" w:color="auto"/>
          </w:divBdr>
        </w:div>
        <w:div w:id="1529290844">
          <w:marLeft w:val="640"/>
          <w:marRight w:val="0"/>
          <w:marTop w:val="0"/>
          <w:marBottom w:val="0"/>
          <w:divBdr>
            <w:top w:val="none" w:sz="0" w:space="0" w:color="auto"/>
            <w:left w:val="none" w:sz="0" w:space="0" w:color="auto"/>
            <w:bottom w:val="none" w:sz="0" w:space="0" w:color="auto"/>
            <w:right w:val="none" w:sz="0" w:space="0" w:color="auto"/>
          </w:divBdr>
        </w:div>
        <w:div w:id="2044287577">
          <w:marLeft w:val="640"/>
          <w:marRight w:val="0"/>
          <w:marTop w:val="0"/>
          <w:marBottom w:val="0"/>
          <w:divBdr>
            <w:top w:val="none" w:sz="0" w:space="0" w:color="auto"/>
            <w:left w:val="none" w:sz="0" w:space="0" w:color="auto"/>
            <w:bottom w:val="none" w:sz="0" w:space="0" w:color="auto"/>
            <w:right w:val="none" w:sz="0" w:space="0" w:color="auto"/>
          </w:divBdr>
        </w:div>
        <w:div w:id="799421000">
          <w:marLeft w:val="640"/>
          <w:marRight w:val="0"/>
          <w:marTop w:val="0"/>
          <w:marBottom w:val="0"/>
          <w:divBdr>
            <w:top w:val="none" w:sz="0" w:space="0" w:color="auto"/>
            <w:left w:val="none" w:sz="0" w:space="0" w:color="auto"/>
            <w:bottom w:val="none" w:sz="0" w:space="0" w:color="auto"/>
            <w:right w:val="none" w:sz="0" w:space="0" w:color="auto"/>
          </w:divBdr>
        </w:div>
        <w:div w:id="333148745">
          <w:marLeft w:val="640"/>
          <w:marRight w:val="0"/>
          <w:marTop w:val="0"/>
          <w:marBottom w:val="0"/>
          <w:divBdr>
            <w:top w:val="none" w:sz="0" w:space="0" w:color="auto"/>
            <w:left w:val="none" w:sz="0" w:space="0" w:color="auto"/>
            <w:bottom w:val="none" w:sz="0" w:space="0" w:color="auto"/>
            <w:right w:val="none" w:sz="0" w:space="0" w:color="auto"/>
          </w:divBdr>
        </w:div>
        <w:div w:id="338705259">
          <w:marLeft w:val="640"/>
          <w:marRight w:val="0"/>
          <w:marTop w:val="0"/>
          <w:marBottom w:val="0"/>
          <w:divBdr>
            <w:top w:val="none" w:sz="0" w:space="0" w:color="auto"/>
            <w:left w:val="none" w:sz="0" w:space="0" w:color="auto"/>
            <w:bottom w:val="none" w:sz="0" w:space="0" w:color="auto"/>
            <w:right w:val="none" w:sz="0" w:space="0" w:color="auto"/>
          </w:divBdr>
        </w:div>
        <w:div w:id="47458650">
          <w:marLeft w:val="640"/>
          <w:marRight w:val="0"/>
          <w:marTop w:val="0"/>
          <w:marBottom w:val="0"/>
          <w:divBdr>
            <w:top w:val="none" w:sz="0" w:space="0" w:color="auto"/>
            <w:left w:val="none" w:sz="0" w:space="0" w:color="auto"/>
            <w:bottom w:val="none" w:sz="0" w:space="0" w:color="auto"/>
            <w:right w:val="none" w:sz="0" w:space="0" w:color="auto"/>
          </w:divBdr>
        </w:div>
        <w:div w:id="1707292621">
          <w:marLeft w:val="640"/>
          <w:marRight w:val="0"/>
          <w:marTop w:val="0"/>
          <w:marBottom w:val="0"/>
          <w:divBdr>
            <w:top w:val="none" w:sz="0" w:space="0" w:color="auto"/>
            <w:left w:val="none" w:sz="0" w:space="0" w:color="auto"/>
            <w:bottom w:val="none" w:sz="0" w:space="0" w:color="auto"/>
            <w:right w:val="none" w:sz="0" w:space="0" w:color="auto"/>
          </w:divBdr>
        </w:div>
        <w:div w:id="1506359465">
          <w:marLeft w:val="640"/>
          <w:marRight w:val="0"/>
          <w:marTop w:val="0"/>
          <w:marBottom w:val="0"/>
          <w:divBdr>
            <w:top w:val="none" w:sz="0" w:space="0" w:color="auto"/>
            <w:left w:val="none" w:sz="0" w:space="0" w:color="auto"/>
            <w:bottom w:val="none" w:sz="0" w:space="0" w:color="auto"/>
            <w:right w:val="none" w:sz="0" w:space="0" w:color="auto"/>
          </w:divBdr>
        </w:div>
        <w:div w:id="986979281">
          <w:marLeft w:val="640"/>
          <w:marRight w:val="0"/>
          <w:marTop w:val="0"/>
          <w:marBottom w:val="0"/>
          <w:divBdr>
            <w:top w:val="none" w:sz="0" w:space="0" w:color="auto"/>
            <w:left w:val="none" w:sz="0" w:space="0" w:color="auto"/>
            <w:bottom w:val="none" w:sz="0" w:space="0" w:color="auto"/>
            <w:right w:val="none" w:sz="0" w:space="0" w:color="auto"/>
          </w:divBdr>
        </w:div>
        <w:div w:id="745305656">
          <w:marLeft w:val="640"/>
          <w:marRight w:val="0"/>
          <w:marTop w:val="0"/>
          <w:marBottom w:val="0"/>
          <w:divBdr>
            <w:top w:val="none" w:sz="0" w:space="0" w:color="auto"/>
            <w:left w:val="none" w:sz="0" w:space="0" w:color="auto"/>
            <w:bottom w:val="none" w:sz="0" w:space="0" w:color="auto"/>
            <w:right w:val="none" w:sz="0" w:space="0" w:color="auto"/>
          </w:divBdr>
        </w:div>
        <w:div w:id="2126461913">
          <w:marLeft w:val="640"/>
          <w:marRight w:val="0"/>
          <w:marTop w:val="0"/>
          <w:marBottom w:val="0"/>
          <w:divBdr>
            <w:top w:val="none" w:sz="0" w:space="0" w:color="auto"/>
            <w:left w:val="none" w:sz="0" w:space="0" w:color="auto"/>
            <w:bottom w:val="none" w:sz="0" w:space="0" w:color="auto"/>
            <w:right w:val="none" w:sz="0" w:space="0" w:color="auto"/>
          </w:divBdr>
        </w:div>
        <w:div w:id="883060882">
          <w:marLeft w:val="640"/>
          <w:marRight w:val="0"/>
          <w:marTop w:val="0"/>
          <w:marBottom w:val="0"/>
          <w:divBdr>
            <w:top w:val="none" w:sz="0" w:space="0" w:color="auto"/>
            <w:left w:val="none" w:sz="0" w:space="0" w:color="auto"/>
            <w:bottom w:val="none" w:sz="0" w:space="0" w:color="auto"/>
            <w:right w:val="none" w:sz="0" w:space="0" w:color="auto"/>
          </w:divBdr>
        </w:div>
        <w:div w:id="720398730">
          <w:marLeft w:val="640"/>
          <w:marRight w:val="0"/>
          <w:marTop w:val="0"/>
          <w:marBottom w:val="0"/>
          <w:divBdr>
            <w:top w:val="none" w:sz="0" w:space="0" w:color="auto"/>
            <w:left w:val="none" w:sz="0" w:space="0" w:color="auto"/>
            <w:bottom w:val="none" w:sz="0" w:space="0" w:color="auto"/>
            <w:right w:val="none" w:sz="0" w:space="0" w:color="auto"/>
          </w:divBdr>
        </w:div>
        <w:div w:id="110437228">
          <w:marLeft w:val="640"/>
          <w:marRight w:val="0"/>
          <w:marTop w:val="0"/>
          <w:marBottom w:val="0"/>
          <w:divBdr>
            <w:top w:val="none" w:sz="0" w:space="0" w:color="auto"/>
            <w:left w:val="none" w:sz="0" w:space="0" w:color="auto"/>
            <w:bottom w:val="none" w:sz="0" w:space="0" w:color="auto"/>
            <w:right w:val="none" w:sz="0" w:space="0" w:color="auto"/>
          </w:divBdr>
        </w:div>
        <w:div w:id="2098364397">
          <w:marLeft w:val="640"/>
          <w:marRight w:val="0"/>
          <w:marTop w:val="0"/>
          <w:marBottom w:val="0"/>
          <w:divBdr>
            <w:top w:val="none" w:sz="0" w:space="0" w:color="auto"/>
            <w:left w:val="none" w:sz="0" w:space="0" w:color="auto"/>
            <w:bottom w:val="none" w:sz="0" w:space="0" w:color="auto"/>
            <w:right w:val="none" w:sz="0" w:space="0" w:color="auto"/>
          </w:divBdr>
        </w:div>
        <w:div w:id="1455557665">
          <w:marLeft w:val="640"/>
          <w:marRight w:val="0"/>
          <w:marTop w:val="0"/>
          <w:marBottom w:val="0"/>
          <w:divBdr>
            <w:top w:val="none" w:sz="0" w:space="0" w:color="auto"/>
            <w:left w:val="none" w:sz="0" w:space="0" w:color="auto"/>
            <w:bottom w:val="none" w:sz="0" w:space="0" w:color="auto"/>
            <w:right w:val="none" w:sz="0" w:space="0" w:color="auto"/>
          </w:divBdr>
        </w:div>
        <w:div w:id="1308625625">
          <w:marLeft w:val="640"/>
          <w:marRight w:val="0"/>
          <w:marTop w:val="0"/>
          <w:marBottom w:val="0"/>
          <w:divBdr>
            <w:top w:val="none" w:sz="0" w:space="0" w:color="auto"/>
            <w:left w:val="none" w:sz="0" w:space="0" w:color="auto"/>
            <w:bottom w:val="none" w:sz="0" w:space="0" w:color="auto"/>
            <w:right w:val="none" w:sz="0" w:space="0" w:color="auto"/>
          </w:divBdr>
        </w:div>
        <w:div w:id="730037765">
          <w:marLeft w:val="640"/>
          <w:marRight w:val="0"/>
          <w:marTop w:val="0"/>
          <w:marBottom w:val="0"/>
          <w:divBdr>
            <w:top w:val="none" w:sz="0" w:space="0" w:color="auto"/>
            <w:left w:val="none" w:sz="0" w:space="0" w:color="auto"/>
            <w:bottom w:val="none" w:sz="0" w:space="0" w:color="auto"/>
            <w:right w:val="none" w:sz="0" w:space="0" w:color="auto"/>
          </w:divBdr>
        </w:div>
        <w:div w:id="690574613">
          <w:marLeft w:val="640"/>
          <w:marRight w:val="0"/>
          <w:marTop w:val="0"/>
          <w:marBottom w:val="0"/>
          <w:divBdr>
            <w:top w:val="none" w:sz="0" w:space="0" w:color="auto"/>
            <w:left w:val="none" w:sz="0" w:space="0" w:color="auto"/>
            <w:bottom w:val="none" w:sz="0" w:space="0" w:color="auto"/>
            <w:right w:val="none" w:sz="0" w:space="0" w:color="auto"/>
          </w:divBdr>
        </w:div>
        <w:div w:id="748232389">
          <w:marLeft w:val="640"/>
          <w:marRight w:val="0"/>
          <w:marTop w:val="0"/>
          <w:marBottom w:val="0"/>
          <w:divBdr>
            <w:top w:val="none" w:sz="0" w:space="0" w:color="auto"/>
            <w:left w:val="none" w:sz="0" w:space="0" w:color="auto"/>
            <w:bottom w:val="none" w:sz="0" w:space="0" w:color="auto"/>
            <w:right w:val="none" w:sz="0" w:space="0" w:color="auto"/>
          </w:divBdr>
        </w:div>
        <w:div w:id="49891259">
          <w:marLeft w:val="640"/>
          <w:marRight w:val="0"/>
          <w:marTop w:val="0"/>
          <w:marBottom w:val="0"/>
          <w:divBdr>
            <w:top w:val="none" w:sz="0" w:space="0" w:color="auto"/>
            <w:left w:val="none" w:sz="0" w:space="0" w:color="auto"/>
            <w:bottom w:val="none" w:sz="0" w:space="0" w:color="auto"/>
            <w:right w:val="none" w:sz="0" w:space="0" w:color="auto"/>
          </w:divBdr>
        </w:div>
        <w:div w:id="1684086537">
          <w:marLeft w:val="640"/>
          <w:marRight w:val="0"/>
          <w:marTop w:val="0"/>
          <w:marBottom w:val="0"/>
          <w:divBdr>
            <w:top w:val="none" w:sz="0" w:space="0" w:color="auto"/>
            <w:left w:val="none" w:sz="0" w:space="0" w:color="auto"/>
            <w:bottom w:val="none" w:sz="0" w:space="0" w:color="auto"/>
            <w:right w:val="none" w:sz="0" w:space="0" w:color="auto"/>
          </w:divBdr>
        </w:div>
        <w:div w:id="669024034">
          <w:marLeft w:val="640"/>
          <w:marRight w:val="0"/>
          <w:marTop w:val="0"/>
          <w:marBottom w:val="0"/>
          <w:divBdr>
            <w:top w:val="none" w:sz="0" w:space="0" w:color="auto"/>
            <w:left w:val="none" w:sz="0" w:space="0" w:color="auto"/>
            <w:bottom w:val="none" w:sz="0" w:space="0" w:color="auto"/>
            <w:right w:val="none" w:sz="0" w:space="0" w:color="auto"/>
          </w:divBdr>
        </w:div>
        <w:div w:id="1714580398">
          <w:marLeft w:val="640"/>
          <w:marRight w:val="0"/>
          <w:marTop w:val="0"/>
          <w:marBottom w:val="0"/>
          <w:divBdr>
            <w:top w:val="none" w:sz="0" w:space="0" w:color="auto"/>
            <w:left w:val="none" w:sz="0" w:space="0" w:color="auto"/>
            <w:bottom w:val="none" w:sz="0" w:space="0" w:color="auto"/>
            <w:right w:val="none" w:sz="0" w:space="0" w:color="auto"/>
          </w:divBdr>
        </w:div>
        <w:div w:id="276445947">
          <w:marLeft w:val="640"/>
          <w:marRight w:val="0"/>
          <w:marTop w:val="0"/>
          <w:marBottom w:val="0"/>
          <w:divBdr>
            <w:top w:val="none" w:sz="0" w:space="0" w:color="auto"/>
            <w:left w:val="none" w:sz="0" w:space="0" w:color="auto"/>
            <w:bottom w:val="none" w:sz="0" w:space="0" w:color="auto"/>
            <w:right w:val="none" w:sz="0" w:space="0" w:color="auto"/>
          </w:divBdr>
        </w:div>
        <w:div w:id="1021052007">
          <w:marLeft w:val="640"/>
          <w:marRight w:val="0"/>
          <w:marTop w:val="0"/>
          <w:marBottom w:val="0"/>
          <w:divBdr>
            <w:top w:val="none" w:sz="0" w:space="0" w:color="auto"/>
            <w:left w:val="none" w:sz="0" w:space="0" w:color="auto"/>
            <w:bottom w:val="none" w:sz="0" w:space="0" w:color="auto"/>
            <w:right w:val="none" w:sz="0" w:space="0" w:color="auto"/>
          </w:divBdr>
        </w:div>
        <w:div w:id="1711102833">
          <w:marLeft w:val="640"/>
          <w:marRight w:val="0"/>
          <w:marTop w:val="0"/>
          <w:marBottom w:val="0"/>
          <w:divBdr>
            <w:top w:val="none" w:sz="0" w:space="0" w:color="auto"/>
            <w:left w:val="none" w:sz="0" w:space="0" w:color="auto"/>
            <w:bottom w:val="none" w:sz="0" w:space="0" w:color="auto"/>
            <w:right w:val="none" w:sz="0" w:space="0" w:color="auto"/>
          </w:divBdr>
        </w:div>
        <w:div w:id="494614717">
          <w:marLeft w:val="640"/>
          <w:marRight w:val="0"/>
          <w:marTop w:val="0"/>
          <w:marBottom w:val="0"/>
          <w:divBdr>
            <w:top w:val="none" w:sz="0" w:space="0" w:color="auto"/>
            <w:left w:val="none" w:sz="0" w:space="0" w:color="auto"/>
            <w:bottom w:val="none" w:sz="0" w:space="0" w:color="auto"/>
            <w:right w:val="none" w:sz="0" w:space="0" w:color="auto"/>
          </w:divBdr>
        </w:div>
        <w:div w:id="1290015987">
          <w:marLeft w:val="640"/>
          <w:marRight w:val="0"/>
          <w:marTop w:val="0"/>
          <w:marBottom w:val="0"/>
          <w:divBdr>
            <w:top w:val="none" w:sz="0" w:space="0" w:color="auto"/>
            <w:left w:val="none" w:sz="0" w:space="0" w:color="auto"/>
            <w:bottom w:val="none" w:sz="0" w:space="0" w:color="auto"/>
            <w:right w:val="none" w:sz="0" w:space="0" w:color="auto"/>
          </w:divBdr>
        </w:div>
        <w:div w:id="1108431412">
          <w:marLeft w:val="640"/>
          <w:marRight w:val="0"/>
          <w:marTop w:val="0"/>
          <w:marBottom w:val="0"/>
          <w:divBdr>
            <w:top w:val="none" w:sz="0" w:space="0" w:color="auto"/>
            <w:left w:val="none" w:sz="0" w:space="0" w:color="auto"/>
            <w:bottom w:val="none" w:sz="0" w:space="0" w:color="auto"/>
            <w:right w:val="none" w:sz="0" w:space="0" w:color="auto"/>
          </w:divBdr>
        </w:div>
        <w:div w:id="585304490">
          <w:marLeft w:val="640"/>
          <w:marRight w:val="0"/>
          <w:marTop w:val="0"/>
          <w:marBottom w:val="0"/>
          <w:divBdr>
            <w:top w:val="none" w:sz="0" w:space="0" w:color="auto"/>
            <w:left w:val="none" w:sz="0" w:space="0" w:color="auto"/>
            <w:bottom w:val="none" w:sz="0" w:space="0" w:color="auto"/>
            <w:right w:val="none" w:sz="0" w:space="0" w:color="auto"/>
          </w:divBdr>
        </w:div>
        <w:div w:id="1209218237">
          <w:marLeft w:val="640"/>
          <w:marRight w:val="0"/>
          <w:marTop w:val="0"/>
          <w:marBottom w:val="0"/>
          <w:divBdr>
            <w:top w:val="none" w:sz="0" w:space="0" w:color="auto"/>
            <w:left w:val="none" w:sz="0" w:space="0" w:color="auto"/>
            <w:bottom w:val="none" w:sz="0" w:space="0" w:color="auto"/>
            <w:right w:val="none" w:sz="0" w:space="0" w:color="auto"/>
          </w:divBdr>
        </w:div>
        <w:div w:id="1140150528">
          <w:marLeft w:val="640"/>
          <w:marRight w:val="0"/>
          <w:marTop w:val="0"/>
          <w:marBottom w:val="0"/>
          <w:divBdr>
            <w:top w:val="none" w:sz="0" w:space="0" w:color="auto"/>
            <w:left w:val="none" w:sz="0" w:space="0" w:color="auto"/>
            <w:bottom w:val="none" w:sz="0" w:space="0" w:color="auto"/>
            <w:right w:val="none" w:sz="0" w:space="0" w:color="auto"/>
          </w:divBdr>
        </w:div>
        <w:div w:id="83694766">
          <w:marLeft w:val="640"/>
          <w:marRight w:val="0"/>
          <w:marTop w:val="0"/>
          <w:marBottom w:val="0"/>
          <w:divBdr>
            <w:top w:val="none" w:sz="0" w:space="0" w:color="auto"/>
            <w:left w:val="none" w:sz="0" w:space="0" w:color="auto"/>
            <w:bottom w:val="none" w:sz="0" w:space="0" w:color="auto"/>
            <w:right w:val="none" w:sz="0" w:space="0" w:color="auto"/>
          </w:divBdr>
        </w:div>
        <w:div w:id="1383556518">
          <w:marLeft w:val="640"/>
          <w:marRight w:val="0"/>
          <w:marTop w:val="0"/>
          <w:marBottom w:val="0"/>
          <w:divBdr>
            <w:top w:val="none" w:sz="0" w:space="0" w:color="auto"/>
            <w:left w:val="none" w:sz="0" w:space="0" w:color="auto"/>
            <w:bottom w:val="none" w:sz="0" w:space="0" w:color="auto"/>
            <w:right w:val="none" w:sz="0" w:space="0" w:color="auto"/>
          </w:divBdr>
        </w:div>
        <w:div w:id="1155103401">
          <w:marLeft w:val="640"/>
          <w:marRight w:val="0"/>
          <w:marTop w:val="0"/>
          <w:marBottom w:val="0"/>
          <w:divBdr>
            <w:top w:val="none" w:sz="0" w:space="0" w:color="auto"/>
            <w:left w:val="none" w:sz="0" w:space="0" w:color="auto"/>
            <w:bottom w:val="none" w:sz="0" w:space="0" w:color="auto"/>
            <w:right w:val="none" w:sz="0" w:space="0" w:color="auto"/>
          </w:divBdr>
        </w:div>
        <w:div w:id="1082872367">
          <w:marLeft w:val="640"/>
          <w:marRight w:val="0"/>
          <w:marTop w:val="0"/>
          <w:marBottom w:val="0"/>
          <w:divBdr>
            <w:top w:val="none" w:sz="0" w:space="0" w:color="auto"/>
            <w:left w:val="none" w:sz="0" w:space="0" w:color="auto"/>
            <w:bottom w:val="none" w:sz="0" w:space="0" w:color="auto"/>
            <w:right w:val="none" w:sz="0" w:space="0" w:color="auto"/>
          </w:divBdr>
        </w:div>
        <w:div w:id="1739285317">
          <w:marLeft w:val="640"/>
          <w:marRight w:val="0"/>
          <w:marTop w:val="0"/>
          <w:marBottom w:val="0"/>
          <w:divBdr>
            <w:top w:val="none" w:sz="0" w:space="0" w:color="auto"/>
            <w:left w:val="none" w:sz="0" w:space="0" w:color="auto"/>
            <w:bottom w:val="none" w:sz="0" w:space="0" w:color="auto"/>
            <w:right w:val="none" w:sz="0" w:space="0" w:color="auto"/>
          </w:divBdr>
        </w:div>
        <w:div w:id="1936553283">
          <w:marLeft w:val="640"/>
          <w:marRight w:val="0"/>
          <w:marTop w:val="0"/>
          <w:marBottom w:val="0"/>
          <w:divBdr>
            <w:top w:val="none" w:sz="0" w:space="0" w:color="auto"/>
            <w:left w:val="none" w:sz="0" w:space="0" w:color="auto"/>
            <w:bottom w:val="none" w:sz="0" w:space="0" w:color="auto"/>
            <w:right w:val="none" w:sz="0" w:space="0" w:color="auto"/>
          </w:divBdr>
        </w:div>
        <w:div w:id="846284094">
          <w:marLeft w:val="640"/>
          <w:marRight w:val="0"/>
          <w:marTop w:val="0"/>
          <w:marBottom w:val="0"/>
          <w:divBdr>
            <w:top w:val="none" w:sz="0" w:space="0" w:color="auto"/>
            <w:left w:val="none" w:sz="0" w:space="0" w:color="auto"/>
            <w:bottom w:val="none" w:sz="0" w:space="0" w:color="auto"/>
            <w:right w:val="none" w:sz="0" w:space="0" w:color="auto"/>
          </w:divBdr>
        </w:div>
        <w:div w:id="2083522111">
          <w:marLeft w:val="640"/>
          <w:marRight w:val="0"/>
          <w:marTop w:val="0"/>
          <w:marBottom w:val="0"/>
          <w:divBdr>
            <w:top w:val="none" w:sz="0" w:space="0" w:color="auto"/>
            <w:left w:val="none" w:sz="0" w:space="0" w:color="auto"/>
            <w:bottom w:val="none" w:sz="0" w:space="0" w:color="auto"/>
            <w:right w:val="none" w:sz="0" w:space="0" w:color="auto"/>
          </w:divBdr>
        </w:div>
        <w:div w:id="601300784">
          <w:marLeft w:val="640"/>
          <w:marRight w:val="0"/>
          <w:marTop w:val="0"/>
          <w:marBottom w:val="0"/>
          <w:divBdr>
            <w:top w:val="none" w:sz="0" w:space="0" w:color="auto"/>
            <w:left w:val="none" w:sz="0" w:space="0" w:color="auto"/>
            <w:bottom w:val="none" w:sz="0" w:space="0" w:color="auto"/>
            <w:right w:val="none" w:sz="0" w:space="0" w:color="auto"/>
          </w:divBdr>
        </w:div>
        <w:div w:id="2003269586">
          <w:marLeft w:val="640"/>
          <w:marRight w:val="0"/>
          <w:marTop w:val="0"/>
          <w:marBottom w:val="0"/>
          <w:divBdr>
            <w:top w:val="none" w:sz="0" w:space="0" w:color="auto"/>
            <w:left w:val="none" w:sz="0" w:space="0" w:color="auto"/>
            <w:bottom w:val="none" w:sz="0" w:space="0" w:color="auto"/>
            <w:right w:val="none" w:sz="0" w:space="0" w:color="auto"/>
          </w:divBdr>
        </w:div>
        <w:div w:id="1529637765">
          <w:marLeft w:val="640"/>
          <w:marRight w:val="0"/>
          <w:marTop w:val="0"/>
          <w:marBottom w:val="0"/>
          <w:divBdr>
            <w:top w:val="none" w:sz="0" w:space="0" w:color="auto"/>
            <w:left w:val="none" w:sz="0" w:space="0" w:color="auto"/>
            <w:bottom w:val="none" w:sz="0" w:space="0" w:color="auto"/>
            <w:right w:val="none" w:sz="0" w:space="0" w:color="auto"/>
          </w:divBdr>
        </w:div>
        <w:div w:id="1655794979">
          <w:marLeft w:val="640"/>
          <w:marRight w:val="0"/>
          <w:marTop w:val="0"/>
          <w:marBottom w:val="0"/>
          <w:divBdr>
            <w:top w:val="none" w:sz="0" w:space="0" w:color="auto"/>
            <w:left w:val="none" w:sz="0" w:space="0" w:color="auto"/>
            <w:bottom w:val="none" w:sz="0" w:space="0" w:color="auto"/>
            <w:right w:val="none" w:sz="0" w:space="0" w:color="auto"/>
          </w:divBdr>
        </w:div>
        <w:div w:id="15928227">
          <w:marLeft w:val="640"/>
          <w:marRight w:val="0"/>
          <w:marTop w:val="0"/>
          <w:marBottom w:val="0"/>
          <w:divBdr>
            <w:top w:val="none" w:sz="0" w:space="0" w:color="auto"/>
            <w:left w:val="none" w:sz="0" w:space="0" w:color="auto"/>
            <w:bottom w:val="none" w:sz="0" w:space="0" w:color="auto"/>
            <w:right w:val="none" w:sz="0" w:space="0" w:color="auto"/>
          </w:divBdr>
        </w:div>
        <w:div w:id="35399758">
          <w:marLeft w:val="640"/>
          <w:marRight w:val="0"/>
          <w:marTop w:val="0"/>
          <w:marBottom w:val="0"/>
          <w:divBdr>
            <w:top w:val="none" w:sz="0" w:space="0" w:color="auto"/>
            <w:left w:val="none" w:sz="0" w:space="0" w:color="auto"/>
            <w:bottom w:val="none" w:sz="0" w:space="0" w:color="auto"/>
            <w:right w:val="none" w:sz="0" w:space="0" w:color="auto"/>
          </w:divBdr>
        </w:div>
        <w:div w:id="1146824629">
          <w:marLeft w:val="640"/>
          <w:marRight w:val="0"/>
          <w:marTop w:val="0"/>
          <w:marBottom w:val="0"/>
          <w:divBdr>
            <w:top w:val="none" w:sz="0" w:space="0" w:color="auto"/>
            <w:left w:val="none" w:sz="0" w:space="0" w:color="auto"/>
            <w:bottom w:val="none" w:sz="0" w:space="0" w:color="auto"/>
            <w:right w:val="none" w:sz="0" w:space="0" w:color="auto"/>
          </w:divBdr>
        </w:div>
        <w:div w:id="1617130497">
          <w:marLeft w:val="640"/>
          <w:marRight w:val="0"/>
          <w:marTop w:val="0"/>
          <w:marBottom w:val="0"/>
          <w:divBdr>
            <w:top w:val="none" w:sz="0" w:space="0" w:color="auto"/>
            <w:left w:val="none" w:sz="0" w:space="0" w:color="auto"/>
            <w:bottom w:val="none" w:sz="0" w:space="0" w:color="auto"/>
            <w:right w:val="none" w:sz="0" w:space="0" w:color="auto"/>
          </w:divBdr>
        </w:div>
        <w:div w:id="113329015">
          <w:marLeft w:val="640"/>
          <w:marRight w:val="0"/>
          <w:marTop w:val="0"/>
          <w:marBottom w:val="0"/>
          <w:divBdr>
            <w:top w:val="none" w:sz="0" w:space="0" w:color="auto"/>
            <w:left w:val="none" w:sz="0" w:space="0" w:color="auto"/>
            <w:bottom w:val="none" w:sz="0" w:space="0" w:color="auto"/>
            <w:right w:val="none" w:sz="0" w:space="0" w:color="auto"/>
          </w:divBdr>
        </w:div>
        <w:div w:id="1340692869">
          <w:marLeft w:val="640"/>
          <w:marRight w:val="0"/>
          <w:marTop w:val="0"/>
          <w:marBottom w:val="0"/>
          <w:divBdr>
            <w:top w:val="none" w:sz="0" w:space="0" w:color="auto"/>
            <w:left w:val="none" w:sz="0" w:space="0" w:color="auto"/>
            <w:bottom w:val="none" w:sz="0" w:space="0" w:color="auto"/>
            <w:right w:val="none" w:sz="0" w:space="0" w:color="auto"/>
          </w:divBdr>
        </w:div>
        <w:div w:id="1928999285">
          <w:marLeft w:val="640"/>
          <w:marRight w:val="0"/>
          <w:marTop w:val="0"/>
          <w:marBottom w:val="0"/>
          <w:divBdr>
            <w:top w:val="none" w:sz="0" w:space="0" w:color="auto"/>
            <w:left w:val="none" w:sz="0" w:space="0" w:color="auto"/>
            <w:bottom w:val="none" w:sz="0" w:space="0" w:color="auto"/>
            <w:right w:val="none" w:sz="0" w:space="0" w:color="auto"/>
          </w:divBdr>
        </w:div>
        <w:div w:id="1711832530">
          <w:marLeft w:val="640"/>
          <w:marRight w:val="0"/>
          <w:marTop w:val="0"/>
          <w:marBottom w:val="0"/>
          <w:divBdr>
            <w:top w:val="none" w:sz="0" w:space="0" w:color="auto"/>
            <w:left w:val="none" w:sz="0" w:space="0" w:color="auto"/>
            <w:bottom w:val="none" w:sz="0" w:space="0" w:color="auto"/>
            <w:right w:val="none" w:sz="0" w:space="0" w:color="auto"/>
          </w:divBdr>
        </w:div>
        <w:div w:id="209341727">
          <w:marLeft w:val="640"/>
          <w:marRight w:val="0"/>
          <w:marTop w:val="0"/>
          <w:marBottom w:val="0"/>
          <w:divBdr>
            <w:top w:val="none" w:sz="0" w:space="0" w:color="auto"/>
            <w:left w:val="none" w:sz="0" w:space="0" w:color="auto"/>
            <w:bottom w:val="none" w:sz="0" w:space="0" w:color="auto"/>
            <w:right w:val="none" w:sz="0" w:space="0" w:color="auto"/>
          </w:divBdr>
        </w:div>
        <w:div w:id="1063135927">
          <w:marLeft w:val="640"/>
          <w:marRight w:val="0"/>
          <w:marTop w:val="0"/>
          <w:marBottom w:val="0"/>
          <w:divBdr>
            <w:top w:val="none" w:sz="0" w:space="0" w:color="auto"/>
            <w:left w:val="none" w:sz="0" w:space="0" w:color="auto"/>
            <w:bottom w:val="none" w:sz="0" w:space="0" w:color="auto"/>
            <w:right w:val="none" w:sz="0" w:space="0" w:color="auto"/>
          </w:divBdr>
        </w:div>
        <w:div w:id="1029066391">
          <w:marLeft w:val="640"/>
          <w:marRight w:val="0"/>
          <w:marTop w:val="0"/>
          <w:marBottom w:val="0"/>
          <w:divBdr>
            <w:top w:val="none" w:sz="0" w:space="0" w:color="auto"/>
            <w:left w:val="none" w:sz="0" w:space="0" w:color="auto"/>
            <w:bottom w:val="none" w:sz="0" w:space="0" w:color="auto"/>
            <w:right w:val="none" w:sz="0" w:space="0" w:color="auto"/>
          </w:divBdr>
        </w:div>
        <w:div w:id="639724524">
          <w:marLeft w:val="640"/>
          <w:marRight w:val="0"/>
          <w:marTop w:val="0"/>
          <w:marBottom w:val="0"/>
          <w:divBdr>
            <w:top w:val="none" w:sz="0" w:space="0" w:color="auto"/>
            <w:left w:val="none" w:sz="0" w:space="0" w:color="auto"/>
            <w:bottom w:val="none" w:sz="0" w:space="0" w:color="auto"/>
            <w:right w:val="none" w:sz="0" w:space="0" w:color="auto"/>
          </w:divBdr>
        </w:div>
        <w:div w:id="1633946417">
          <w:marLeft w:val="640"/>
          <w:marRight w:val="0"/>
          <w:marTop w:val="0"/>
          <w:marBottom w:val="0"/>
          <w:divBdr>
            <w:top w:val="none" w:sz="0" w:space="0" w:color="auto"/>
            <w:left w:val="none" w:sz="0" w:space="0" w:color="auto"/>
            <w:bottom w:val="none" w:sz="0" w:space="0" w:color="auto"/>
            <w:right w:val="none" w:sz="0" w:space="0" w:color="auto"/>
          </w:divBdr>
        </w:div>
        <w:div w:id="1620382027">
          <w:marLeft w:val="640"/>
          <w:marRight w:val="0"/>
          <w:marTop w:val="0"/>
          <w:marBottom w:val="0"/>
          <w:divBdr>
            <w:top w:val="none" w:sz="0" w:space="0" w:color="auto"/>
            <w:left w:val="none" w:sz="0" w:space="0" w:color="auto"/>
            <w:bottom w:val="none" w:sz="0" w:space="0" w:color="auto"/>
            <w:right w:val="none" w:sz="0" w:space="0" w:color="auto"/>
          </w:divBdr>
        </w:div>
        <w:div w:id="1842891273">
          <w:marLeft w:val="640"/>
          <w:marRight w:val="0"/>
          <w:marTop w:val="0"/>
          <w:marBottom w:val="0"/>
          <w:divBdr>
            <w:top w:val="none" w:sz="0" w:space="0" w:color="auto"/>
            <w:left w:val="none" w:sz="0" w:space="0" w:color="auto"/>
            <w:bottom w:val="none" w:sz="0" w:space="0" w:color="auto"/>
            <w:right w:val="none" w:sz="0" w:space="0" w:color="auto"/>
          </w:divBdr>
        </w:div>
        <w:div w:id="1361974037">
          <w:marLeft w:val="640"/>
          <w:marRight w:val="0"/>
          <w:marTop w:val="0"/>
          <w:marBottom w:val="0"/>
          <w:divBdr>
            <w:top w:val="none" w:sz="0" w:space="0" w:color="auto"/>
            <w:left w:val="none" w:sz="0" w:space="0" w:color="auto"/>
            <w:bottom w:val="none" w:sz="0" w:space="0" w:color="auto"/>
            <w:right w:val="none" w:sz="0" w:space="0" w:color="auto"/>
          </w:divBdr>
        </w:div>
        <w:div w:id="536090570">
          <w:marLeft w:val="640"/>
          <w:marRight w:val="0"/>
          <w:marTop w:val="0"/>
          <w:marBottom w:val="0"/>
          <w:divBdr>
            <w:top w:val="none" w:sz="0" w:space="0" w:color="auto"/>
            <w:left w:val="none" w:sz="0" w:space="0" w:color="auto"/>
            <w:bottom w:val="none" w:sz="0" w:space="0" w:color="auto"/>
            <w:right w:val="none" w:sz="0" w:space="0" w:color="auto"/>
          </w:divBdr>
        </w:div>
        <w:div w:id="1018046883">
          <w:marLeft w:val="640"/>
          <w:marRight w:val="0"/>
          <w:marTop w:val="0"/>
          <w:marBottom w:val="0"/>
          <w:divBdr>
            <w:top w:val="none" w:sz="0" w:space="0" w:color="auto"/>
            <w:left w:val="none" w:sz="0" w:space="0" w:color="auto"/>
            <w:bottom w:val="none" w:sz="0" w:space="0" w:color="auto"/>
            <w:right w:val="none" w:sz="0" w:space="0" w:color="auto"/>
          </w:divBdr>
        </w:div>
        <w:div w:id="1761639381">
          <w:marLeft w:val="640"/>
          <w:marRight w:val="0"/>
          <w:marTop w:val="0"/>
          <w:marBottom w:val="0"/>
          <w:divBdr>
            <w:top w:val="none" w:sz="0" w:space="0" w:color="auto"/>
            <w:left w:val="none" w:sz="0" w:space="0" w:color="auto"/>
            <w:bottom w:val="none" w:sz="0" w:space="0" w:color="auto"/>
            <w:right w:val="none" w:sz="0" w:space="0" w:color="auto"/>
          </w:divBdr>
        </w:div>
        <w:div w:id="1192524507">
          <w:marLeft w:val="640"/>
          <w:marRight w:val="0"/>
          <w:marTop w:val="0"/>
          <w:marBottom w:val="0"/>
          <w:divBdr>
            <w:top w:val="none" w:sz="0" w:space="0" w:color="auto"/>
            <w:left w:val="none" w:sz="0" w:space="0" w:color="auto"/>
            <w:bottom w:val="none" w:sz="0" w:space="0" w:color="auto"/>
            <w:right w:val="none" w:sz="0" w:space="0" w:color="auto"/>
          </w:divBdr>
        </w:div>
        <w:div w:id="1112943214">
          <w:marLeft w:val="640"/>
          <w:marRight w:val="0"/>
          <w:marTop w:val="0"/>
          <w:marBottom w:val="0"/>
          <w:divBdr>
            <w:top w:val="none" w:sz="0" w:space="0" w:color="auto"/>
            <w:left w:val="none" w:sz="0" w:space="0" w:color="auto"/>
            <w:bottom w:val="none" w:sz="0" w:space="0" w:color="auto"/>
            <w:right w:val="none" w:sz="0" w:space="0" w:color="auto"/>
          </w:divBdr>
        </w:div>
        <w:div w:id="1096440872">
          <w:marLeft w:val="640"/>
          <w:marRight w:val="0"/>
          <w:marTop w:val="0"/>
          <w:marBottom w:val="0"/>
          <w:divBdr>
            <w:top w:val="none" w:sz="0" w:space="0" w:color="auto"/>
            <w:left w:val="none" w:sz="0" w:space="0" w:color="auto"/>
            <w:bottom w:val="none" w:sz="0" w:space="0" w:color="auto"/>
            <w:right w:val="none" w:sz="0" w:space="0" w:color="auto"/>
          </w:divBdr>
        </w:div>
        <w:div w:id="298537073">
          <w:marLeft w:val="640"/>
          <w:marRight w:val="0"/>
          <w:marTop w:val="0"/>
          <w:marBottom w:val="0"/>
          <w:divBdr>
            <w:top w:val="none" w:sz="0" w:space="0" w:color="auto"/>
            <w:left w:val="none" w:sz="0" w:space="0" w:color="auto"/>
            <w:bottom w:val="none" w:sz="0" w:space="0" w:color="auto"/>
            <w:right w:val="none" w:sz="0" w:space="0" w:color="auto"/>
          </w:divBdr>
        </w:div>
        <w:div w:id="269164072">
          <w:marLeft w:val="640"/>
          <w:marRight w:val="0"/>
          <w:marTop w:val="0"/>
          <w:marBottom w:val="0"/>
          <w:divBdr>
            <w:top w:val="none" w:sz="0" w:space="0" w:color="auto"/>
            <w:left w:val="none" w:sz="0" w:space="0" w:color="auto"/>
            <w:bottom w:val="none" w:sz="0" w:space="0" w:color="auto"/>
            <w:right w:val="none" w:sz="0" w:space="0" w:color="auto"/>
          </w:divBdr>
        </w:div>
        <w:div w:id="48310909">
          <w:marLeft w:val="640"/>
          <w:marRight w:val="0"/>
          <w:marTop w:val="0"/>
          <w:marBottom w:val="0"/>
          <w:divBdr>
            <w:top w:val="none" w:sz="0" w:space="0" w:color="auto"/>
            <w:left w:val="none" w:sz="0" w:space="0" w:color="auto"/>
            <w:bottom w:val="none" w:sz="0" w:space="0" w:color="auto"/>
            <w:right w:val="none" w:sz="0" w:space="0" w:color="auto"/>
          </w:divBdr>
        </w:div>
        <w:div w:id="353501864">
          <w:marLeft w:val="640"/>
          <w:marRight w:val="0"/>
          <w:marTop w:val="0"/>
          <w:marBottom w:val="0"/>
          <w:divBdr>
            <w:top w:val="none" w:sz="0" w:space="0" w:color="auto"/>
            <w:left w:val="none" w:sz="0" w:space="0" w:color="auto"/>
            <w:bottom w:val="none" w:sz="0" w:space="0" w:color="auto"/>
            <w:right w:val="none" w:sz="0" w:space="0" w:color="auto"/>
          </w:divBdr>
        </w:div>
        <w:div w:id="1596018246">
          <w:marLeft w:val="640"/>
          <w:marRight w:val="0"/>
          <w:marTop w:val="0"/>
          <w:marBottom w:val="0"/>
          <w:divBdr>
            <w:top w:val="none" w:sz="0" w:space="0" w:color="auto"/>
            <w:left w:val="none" w:sz="0" w:space="0" w:color="auto"/>
            <w:bottom w:val="none" w:sz="0" w:space="0" w:color="auto"/>
            <w:right w:val="none" w:sz="0" w:space="0" w:color="auto"/>
          </w:divBdr>
        </w:div>
        <w:div w:id="1865710489">
          <w:marLeft w:val="640"/>
          <w:marRight w:val="0"/>
          <w:marTop w:val="0"/>
          <w:marBottom w:val="0"/>
          <w:divBdr>
            <w:top w:val="none" w:sz="0" w:space="0" w:color="auto"/>
            <w:left w:val="none" w:sz="0" w:space="0" w:color="auto"/>
            <w:bottom w:val="none" w:sz="0" w:space="0" w:color="auto"/>
            <w:right w:val="none" w:sz="0" w:space="0" w:color="auto"/>
          </w:divBdr>
        </w:div>
        <w:div w:id="1370766626">
          <w:marLeft w:val="640"/>
          <w:marRight w:val="0"/>
          <w:marTop w:val="0"/>
          <w:marBottom w:val="0"/>
          <w:divBdr>
            <w:top w:val="none" w:sz="0" w:space="0" w:color="auto"/>
            <w:left w:val="none" w:sz="0" w:space="0" w:color="auto"/>
            <w:bottom w:val="none" w:sz="0" w:space="0" w:color="auto"/>
            <w:right w:val="none" w:sz="0" w:space="0" w:color="auto"/>
          </w:divBdr>
        </w:div>
        <w:div w:id="1315254979">
          <w:marLeft w:val="640"/>
          <w:marRight w:val="0"/>
          <w:marTop w:val="0"/>
          <w:marBottom w:val="0"/>
          <w:divBdr>
            <w:top w:val="none" w:sz="0" w:space="0" w:color="auto"/>
            <w:left w:val="none" w:sz="0" w:space="0" w:color="auto"/>
            <w:bottom w:val="none" w:sz="0" w:space="0" w:color="auto"/>
            <w:right w:val="none" w:sz="0" w:space="0" w:color="auto"/>
          </w:divBdr>
        </w:div>
        <w:div w:id="1958559146">
          <w:marLeft w:val="640"/>
          <w:marRight w:val="0"/>
          <w:marTop w:val="0"/>
          <w:marBottom w:val="0"/>
          <w:divBdr>
            <w:top w:val="none" w:sz="0" w:space="0" w:color="auto"/>
            <w:left w:val="none" w:sz="0" w:space="0" w:color="auto"/>
            <w:bottom w:val="none" w:sz="0" w:space="0" w:color="auto"/>
            <w:right w:val="none" w:sz="0" w:space="0" w:color="auto"/>
          </w:divBdr>
        </w:div>
        <w:div w:id="726413986">
          <w:marLeft w:val="640"/>
          <w:marRight w:val="0"/>
          <w:marTop w:val="0"/>
          <w:marBottom w:val="0"/>
          <w:divBdr>
            <w:top w:val="none" w:sz="0" w:space="0" w:color="auto"/>
            <w:left w:val="none" w:sz="0" w:space="0" w:color="auto"/>
            <w:bottom w:val="none" w:sz="0" w:space="0" w:color="auto"/>
            <w:right w:val="none" w:sz="0" w:space="0" w:color="auto"/>
          </w:divBdr>
        </w:div>
        <w:div w:id="2129006690">
          <w:marLeft w:val="640"/>
          <w:marRight w:val="0"/>
          <w:marTop w:val="0"/>
          <w:marBottom w:val="0"/>
          <w:divBdr>
            <w:top w:val="none" w:sz="0" w:space="0" w:color="auto"/>
            <w:left w:val="none" w:sz="0" w:space="0" w:color="auto"/>
            <w:bottom w:val="none" w:sz="0" w:space="0" w:color="auto"/>
            <w:right w:val="none" w:sz="0" w:space="0" w:color="auto"/>
          </w:divBdr>
        </w:div>
        <w:div w:id="2074501091">
          <w:marLeft w:val="640"/>
          <w:marRight w:val="0"/>
          <w:marTop w:val="0"/>
          <w:marBottom w:val="0"/>
          <w:divBdr>
            <w:top w:val="none" w:sz="0" w:space="0" w:color="auto"/>
            <w:left w:val="none" w:sz="0" w:space="0" w:color="auto"/>
            <w:bottom w:val="none" w:sz="0" w:space="0" w:color="auto"/>
            <w:right w:val="none" w:sz="0" w:space="0" w:color="auto"/>
          </w:divBdr>
        </w:div>
        <w:div w:id="855339980">
          <w:marLeft w:val="640"/>
          <w:marRight w:val="0"/>
          <w:marTop w:val="0"/>
          <w:marBottom w:val="0"/>
          <w:divBdr>
            <w:top w:val="none" w:sz="0" w:space="0" w:color="auto"/>
            <w:left w:val="none" w:sz="0" w:space="0" w:color="auto"/>
            <w:bottom w:val="none" w:sz="0" w:space="0" w:color="auto"/>
            <w:right w:val="none" w:sz="0" w:space="0" w:color="auto"/>
          </w:divBdr>
        </w:div>
        <w:div w:id="2111269692">
          <w:marLeft w:val="640"/>
          <w:marRight w:val="0"/>
          <w:marTop w:val="0"/>
          <w:marBottom w:val="0"/>
          <w:divBdr>
            <w:top w:val="none" w:sz="0" w:space="0" w:color="auto"/>
            <w:left w:val="none" w:sz="0" w:space="0" w:color="auto"/>
            <w:bottom w:val="none" w:sz="0" w:space="0" w:color="auto"/>
            <w:right w:val="none" w:sz="0" w:space="0" w:color="auto"/>
          </w:divBdr>
        </w:div>
        <w:div w:id="332145637">
          <w:marLeft w:val="640"/>
          <w:marRight w:val="0"/>
          <w:marTop w:val="0"/>
          <w:marBottom w:val="0"/>
          <w:divBdr>
            <w:top w:val="none" w:sz="0" w:space="0" w:color="auto"/>
            <w:left w:val="none" w:sz="0" w:space="0" w:color="auto"/>
            <w:bottom w:val="none" w:sz="0" w:space="0" w:color="auto"/>
            <w:right w:val="none" w:sz="0" w:space="0" w:color="auto"/>
          </w:divBdr>
        </w:div>
        <w:div w:id="371657183">
          <w:marLeft w:val="640"/>
          <w:marRight w:val="0"/>
          <w:marTop w:val="0"/>
          <w:marBottom w:val="0"/>
          <w:divBdr>
            <w:top w:val="none" w:sz="0" w:space="0" w:color="auto"/>
            <w:left w:val="none" w:sz="0" w:space="0" w:color="auto"/>
            <w:bottom w:val="none" w:sz="0" w:space="0" w:color="auto"/>
            <w:right w:val="none" w:sz="0" w:space="0" w:color="auto"/>
          </w:divBdr>
        </w:div>
        <w:div w:id="1059207337">
          <w:marLeft w:val="640"/>
          <w:marRight w:val="0"/>
          <w:marTop w:val="0"/>
          <w:marBottom w:val="0"/>
          <w:divBdr>
            <w:top w:val="none" w:sz="0" w:space="0" w:color="auto"/>
            <w:left w:val="none" w:sz="0" w:space="0" w:color="auto"/>
            <w:bottom w:val="none" w:sz="0" w:space="0" w:color="auto"/>
            <w:right w:val="none" w:sz="0" w:space="0" w:color="auto"/>
          </w:divBdr>
        </w:div>
        <w:div w:id="1430392507">
          <w:marLeft w:val="640"/>
          <w:marRight w:val="0"/>
          <w:marTop w:val="0"/>
          <w:marBottom w:val="0"/>
          <w:divBdr>
            <w:top w:val="none" w:sz="0" w:space="0" w:color="auto"/>
            <w:left w:val="none" w:sz="0" w:space="0" w:color="auto"/>
            <w:bottom w:val="none" w:sz="0" w:space="0" w:color="auto"/>
            <w:right w:val="none" w:sz="0" w:space="0" w:color="auto"/>
          </w:divBdr>
        </w:div>
        <w:div w:id="544368771">
          <w:marLeft w:val="640"/>
          <w:marRight w:val="0"/>
          <w:marTop w:val="0"/>
          <w:marBottom w:val="0"/>
          <w:divBdr>
            <w:top w:val="none" w:sz="0" w:space="0" w:color="auto"/>
            <w:left w:val="none" w:sz="0" w:space="0" w:color="auto"/>
            <w:bottom w:val="none" w:sz="0" w:space="0" w:color="auto"/>
            <w:right w:val="none" w:sz="0" w:space="0" w:color="auto"/>
          </w:divBdr>
        </w:div>
        <w:div w:id="173693812">
          <w:marLeft w:val="640"/>
          <w:marRight w:val="0"/>
          <w:marTop w:val="0"/>
          <w:marBottom w:val="0"/>
          <w:divBdr>
            <w:top w:val="none" w:sz="0" w:space="0" w:color="auto"/>
            <w:left w:val="none" w:sz="0" w:space="0" w:color="auto"/>
            <w:bottom w:val="none" w:sz="0" w:space="0" w:color="auto"/>
            <w:right w:val="none" w:sz="0" w:space="0" w:color="auto"/>
          </w:divBdr>
        </w:div>
        <w:div w:id="247154113">
          <w:marLeft w:val="640"/>
          <w:marRight w:val="0"/>
          <w:marTop w:val="0"/>
          <w:marBottom w:val="0"/>
          <w:divBdr>
            <w:top w:val="none" w:sz="0" w:space="0" w:color="auto"/>
            <w:left w:val="none" w:sz="0" w:space="0" w:color="auto"/>
            <w:bottom w:val="none" w:sz="0" w:space="0" w:color="auto"/>
            <w:right w:val="none" w:sz="0" w:space="0" w:color="auto"/>
          </w:divBdr>
        </w:div>
        <w:div w:id="518930786">
          <w:marLeft w:val="640"/>
          <w:marRight w:val="0"/>
          <w:marTop w:val="0"/>
          <w:marBottom w:val="0"/>
          <w:divBdr>
            <w:top w:val="none" w:sz="0" w:space="0" w:color="auto"/>
            <w:left w:val="none" w:sz="0" w:space="0" w:color="auto"/>
            <w:bottom w:val="none" w:sz="0" w:space="0" w:color="auto"/>
            <w:right w:val="none" w:sz="0" w:space="0" w:color="auto"/>
          </w:divBdr>
        </w:div>
        <w:div w:id="1790396403">
          <w:marLeft w:val="640"/>
          <w:marRight w:val="0"/>
          <w:marTop w:val="0"/>
          <w:marBottom w:val="0"/>
          <w:divBdr>
            <w:top w:val="none" w:sz="0" w:space="0" w:color="auto"/>
            <w:left w:val="none" w:sz="0" w:space="0" w:color="auto"/>
            <w:bottom w:val="none" w:sz="0" w:space="0" w:color="auto"/>
            <w:right w:val="none" w:sz="0" w:space="0" w:color="auto"/>
          </w:divBdr>
        </w:div>
        <w:div w:id="1508058267">
          <w:marLeft w:val="640"/>
          <w:marRight w:val="0"/>
          <w:marTop w:val="0"/>
          <w:marBottom w:val="0"/>
          <w:divBdr>
            <w:top w:val="none" w:sz="0" w:space="0" w:color="auto"/>
            <w:left w:val="none" w:sz="0" w:space="0" w:color="auto"/>
            <w:bottom w:val="none" w:sz="0" w:space="0" w:color="auto"/>
            <w:right w:val="none" w:sz="0" w:space="0" w:color="auto"/>
          </w:divBdr>
        </w:div>
        <w:div w:id="1325940004">
          <w:marLeft w:val="640"/>
          <w:marRight w:val="0"/>
          <w:marTop w:val="0"/>
          <w:marBottom w:val="0"/>
          <w:divBdr>
            <w:top w:val="none" w:sz="0" w:space="0" w:color="auto"/>
            <w:left w:val="none" w:sz="0" w:space="0" w:color="auto"/>
            <w:bottom w:val="none" w:sz="0" w:space="0" w:color="auto"/>
            <w:right w:val="none" w:sz="0" w:space="0" w:color="auto"/>
          </w:divBdr>
        </w:div>
        <w:div w:id="843518155">
          <w:marLeft w:val="640"/>
          <w:marRight w:val="0"/>
          <w:marTop w:val="0"/>
          <w:marBottom w:val="0"/>
          <w:divBdr>
            <w:top w:val="none" w:sz="0" w:space="0" w:color="auto"/>
            <w:left w:val="none" w:sz="0" w:space="0" w:color="auto"/>
            <w:bottom w:val="none" w:sz="0" w:space="0" w:color="auto"/>
            <w:right w:val="none" w:sz="0" w:space="0" w:color="auto"/>
          </w:divBdr>
        </w:div>
        <w:div w:id="1076168747">
          <w:marLeft w:val="640"/>
          <w:marRight w:val="0"/>
          <w:marTop w:val="0"/>
          <w:marBottom w:val="0"/>
          <w:divBdr>
            <w:top w:val="none" w:sz="0" w:space="0" w:color="auto"/>
            <w:left w:val="none" w:sz="0" w:space="0" w:color="auto"/>
            <w:bottom w:val="none" w:sz="0" w:space="0" w:color="auto"/>
            <w:right w:val="none" w:sz="0" w:space="0" w:color="auto"/>
          </w:divBdr>
        </w:div>
        <w:div w:id="1809123856">
          <w:marLeft w:val="640"/>
          <w:marRight w:val="0"/>
          <w:marTop w:val="0"/>
          <w:marBottom w:val="0"/>
          <w:divBdr>
            <w:top w:val="none" w:sz="0" w:space="0" w:color="auto"/>
            <w:left w:val="none" w:sz="0" w:space="0" w:color="auto"/>
            <w:bottom w:val="none" w:sz="0" w:space="0" w:color="auto"/>
            <w:right w:val="none" w:sz="0" w:space="0" w:color="auto"/>
          </w:divBdr>
        </w:div>
        <w:div w:id="113259757">
          <w:marLeft w:val="640"/>
          <w:marRight w:val="0"/>
          <w:marTop w:val="0"/>
          <w:marBottom w:val="0"/>
          <w:divBdr>
            <w:top w:val="none" w:sz="0" w:space="0" w:color="auto"/>
            <w:left w:val="none" w:sz="0" w:space="0" w:color="auto"/>
            <w:bottom w:val="none" w:sz="0" w:space="0" w:color="auto"/>
            <w:right w:val="none" w:sz="0" w:space="0" w:color="auto"/>
          </w:divBdr>
        </w:div>
        <w:div w:id="2126774850">
          <w:marLeft w:val="640"/>
          <w:marRight w:val="0"/>
          <w:marTop w:val="0"/>
          <w:marBottom w:val="0"/>
          <w:divBdr>
            <w:top w:val="none" w:sz="0" w:space="0" w:color="auto"/>
            <w:left w:val="none" w:sz="0" w:space="0" w:color="auto"/>
            <w:bottom w:val="none" w:sz="0" w:space="0" w:color="auto"/>
            <w:right w:val="none" w:sz="0" w:space="0" w:color="auto"/>
          </w:divBdr>
        </w:div>
        <w:div w:id="931011299">
          <w:marLeft w:val="640"/>
          <w:marRight w:val="0"/>
          <w:marTop w:val="0"/>
          <w:marBottom w:val="0"/>
          <w:divBdr>
            <w:top w:val="none" w:sz="0" w:space="0" w:color="auto"/>
            <w:left w:val="none" w:sz="0" w:space="0" w:color="auto"/>
            <w:bottom w:val="none" w:sz="0" w:space="0" w:color="auto"/>
            <w:right w:val="none" w:sz="0" w:space="0" w:color="auto"/>
          </w:divBdr>
        </w:div>
        <w:div w:id="198322032">
          <w:marLeft w:val="640"/>
          <w:marRight w:val="0"/>
          <w:marTop w:val="0"/>
          <w:marBottom w:val="0"/>
          <w:divBdr>
            <w:top w:val="none" w:sz="0" w:space="0" w:color="auto"/>
            <w:left w:val="none" w:sz="0" w:space="0" w:color="auto"/>
            <w:bottom w:val="none" w:sz="0" w:space="0" w:color="auto"/>
            <w:right w:val="none" w:sz="0" w:space="0" w:color="auto"/>
          </w:divBdr>
        </w:div>
        <w:div w:id="272903364">
          <w:marLeft w:val="640"/>
          <w:marRight w:val="0"/>
          <w:marTop w:val="0"/>
          <w:marBottom w:val="0"/>
          <w:divBdr>
            <w:top w:val="none" w:sz="0" w:space="0" w:color="auto"/>
            <w:left w:val="none" w:sz="0" w:space="0" w:color="auto"/>
            <w:bottom w:val="none" w:sz="0" w:space="0" w:color="auto"/>
            <w:right w:val="none" w:sz="0" w:space="0" w:color="auto"/>
          </w:divBdr>
        </w:div>
        <w:div w:id="1731881500">
          <w:marLeft w:val="640"/>
          <w:marRight w:val="0"/>
          <w:marTop w:val="0"/>
          <w:marBottom w:val="0"/>
          <w:divBdr>
            <w:top w:val="none" w:sz="0" w:space="0" w:color="auto"/>
            <w:left w:val="none" w:sz="0" w:space="0" w:color="auto"/>
            <w:bottom w:val="none" w:sz="0" w:space="0" w:color="auto"/>
            <w:right w:val="none" w:sz="0" w:space="0" w:color="auto"/>
          </w:divBdr>
        </w:div>
        <w:div w:id="1713773236">
          <w:marLeft w:val="640"/>
          <w:marRight w:val="0"/>
          <w:marTop w:val="0"/>
          <w:marBottom w:val="0"/>
          <w:divBdr>
            <w:top w:val="none" w:sz="0" w:space="0" w:color="auto"/>
            <w:left w:val="none" w:sz="0" w:space="0" w:color="auto"/>
            <w:bottom w:val="none" w:sz="0" w:space="0" w:color="auto"/>
            <w:right w:val="none" w:sz="0" w:space="0" w:color="auto"/>
          </w:divBdr>
        </w:div>
        <w:div w:id="107314644">
          <w:marLeft w:val="640"/>
          <w:marRight w:val="0"/>
          <w:marTop w:val="0"/>
          <w:marBottom w:val="0"/>
          <w:divBdr>
            <w:top w:val="none" w:sz="0" w:space="0" w:color="auto"/>
            <w:left w:val="none" w:sz="0" w:space="0" w:color="auto"/>
            <w:bottom w:val="none" w:sz="0" w:space="0" w:color="auto"/>
            <w:right w:val="none" w:sz="0" w:space="0" w:color="auto"/>
          </w:divBdr>
        </w:div>
        <w:div w:id="1474256382">
          <w:marLeft w:val="640"/>
          <w:marRight w:val="0"/>
          <w:marTop w:val="0"/>
          <w:marBottom w:val="0"/>
          <w:divBdr>
            <w:top w:val="none" w:sz="0" w:space="0" w:color="auto"/>
            <w:left w:val="none" w:sz="0" w:space="0" w:color="auto"/>
            <w:bottom w:val="none" w:sz="0" w:space="0" w:color="auto"/>
            <w:right w:val="none" w:sz="0" w:space="0" w:color="auto"/>
          </w:divBdr>
        </w:div>
        <w:div w:id="1935430899">
          <w:marLeft w:val="640"/>
          <w:marRight w:val="0"/>
          <w:marTop w:val="0"/>
          <w:marBottom w:val="0"/>
          <w:divBdr>
            <w:top w:val="none" w:sz="0" w:space="0" w:color="auto"/>
            <w:left w:val="none" w:sz="0" w:space="0" w:color="auto"/>
            <w:bottom w:val="none" w:sz="0" w:space="0" w:color="auto"/>
            <w:right w:val="none" w:sz="0" w:space="0" w:color="auto"/>
          </w:divBdr>
        </w:div>
        <w:div w:id="280459912">
          <w:marLeft w:val="640"/>
          <w:marRight w:val="0"/>
          <w:marTop w:val="0"/>
          <w:marBottom w:val="0"/>
          <w:divBdr>
            <w:top w:val="none" w:sz="0" w:space="0" w:color="auto"/>
            <w:left w:val="none" w:sz="0" w:space="0" w:color="auto"/>
            <w:bottom w:val="none" w:sz="0" w:space="0" w:color="auto"/>
            <w:right w:val="none" w:sz="0" w:space="0" w:color="auto"/>
          </w:divBdr>
        </w:div>
        <w:div w:id="1915357297">
          <w:marLeft w:val="640"/>
          <w:marRight w:val="0"/>
          <w:marTop w:val="0"/>
          <w:marBottom w:val="0"/>
          <w:divBdr>
            <w:top w:val="none" w:sz="0" w:space="0" w:color="auto"/>
            <w:left w:val="none" w:sz="0" w:space="0" w:color="auto"/>
            <w:bottom w:val="none" w:sz="0" w:space="0" w:color="auto"/>
            <w:right w:val="none" w:sz="0" w:space="0" w:color="auto"/>
          </w:divBdr>
        </w:div>
        <w:div w:id="1440953223">
          <w:marLeft w:val="640"/>
          <w:marRight w:val="0"/>
          <w:marTop w:val="0"/>
          <w:marBottom w:val="0"/>
          <w:divBdr>
            <w:top w:val="none" w:sz="0" w:space="0" w:color="auto"/>
            <w:left w:val="none" w:sz="0" w:space="0" w:color="auto"/>
            <w:bottom w:val="none" w:sz="0" w:space="0" w:color="auto"/>
            <w:right w:val="none" w:sz="0" w:space="0" w:color="auto"/>
          </w:divBdr>
        </w:div>
        <w:div w:id="1357123573">
          <w:marLeft w:val="640"/>
          <w:marRight w:val="0"/>
          <w:marTop w:val="0"/>
          <w:marBottom w:val="0"/>
          <w:divBdr>
            <w:top w:val="none" w:sz="0" w:space="0" w:color="auto"/>
            <w:left w:val="none" w:sz="0" w:space="0" w:color="auto"/>
            <w:bottom w:val="none" w:sz="0" w:space="0" w:color="auto"/>
            <w:right w:val="none" w:sz="0" w:space="0" w:color="auto"/>
          </w:divBdr>
        </w:div>
        <w:div w:id="681857087">
          <w:marLeft w:val="640"/>
          <w:marRight w:val="0"/>
          <w:marTop w:val="0"/>
          <w:marBottom w:val="0"/>
          <w:divBdr>
            <w:top w:val="none" w:sz="0" w:space="0" w:color="auto"/>
            <w:left w:val="none" w:sz="0" w:space="0" w:color="auto"/>
            <w:bottom w:val="none" w:sz="0" w:space="0" w:color="auto"/>
            <w:right w:val="none" w:sz="0" w:space="0" w:color="auto"/>
          </w:divBdr>
        </w:div>
      </w:divsChild>
    </w:div>
    <w:div w:id="698748899">
      <w:bodyDiv w:val="1"/>
      <w:marLeft w:val="0"/>
      <w:marRight w:val="0"/>
      <w:marTop w:val="0"/>
      <w:marBottom w:val="0"/>
      <w:divBdr>
        <w:top w:val="none" w:sz="0" w:space="0" w:color="auto"/>
        <w:left w:val="none" w:sz="0" w:space="0" w:color="auto"/>
        <w:bottom w:val="none" w:sz="0" w:space="0" w:color="auto"/>
        <w:right w:val="none" w:sz="0" w:space="0" w:color="auto"/>
      </w:divBdr>
      <w:divsChild>
        <w:div w:id="224030793">
          <w:marLeft w:val="640"/>
          <w:marRight w:val="0"/>
          <w:marTop w:val="0"/>
          <w:marBottom w:val="0"/>
          <w:divBdr>
            <w:top w:val="none" w:sz="0" w:space="0" w:color="auto"/>
            <w:left w:val="none" w:sz="0" w:space="0" w:color="auto"/>
            <w:bottom w:val="none" w:sz="0" w:space="0" w:color="auto"/>
            <w:right w:val="none" w:sz="0" w:space="0" w:color="auto"/>
          </w:divBdr>
        </w:div>
        <w:div w:id="1306350357">
          <w:marLeft w:val="640"/>
          <w:marRight w:val="0"/>
          <w:marTop w:val="0"/>
          <w:marBottom w:val="0"/>
          <w:divBdr>
            <w:top w:val="none" w:sz="0" w:space="0" w:color="auto"/>
            <w:left w:val="none" w:sz="0" w:space="0" w:color="auto"/>
            <w:bottom w:val="none" w:sz="0" w:space="0" w:color="auto"/>
            <w:right w:val="none" w:sz="0" w:space="0" w:color="auto"/>
          </w:divBdr>
        </w:div>
        <w:div w:id="1532500295">
          <w:marLeft w:val="640"/>
          <w:marRight w:val="0"/>
          <w:marTop w:val="0"/>
          <w:marBottom w:val="0"/>
          <w:divBdr>
            <w:top w:val="none" w:sz="0" w:space="0" w:color="auto"/>
            <w:left w:val="none" w:sz="0" w:space="0" w:color="auto"/>
            <w:bottom w:val="none" w:sz="0" w:space="0" w:color="auto"/>
            <w:right w:val="none" w:sz="0" w:space="0" w:color="auto"/>
          </w:divBdr>
        </w:div>
        <w:div w:id="1139610945">
          <w:marLeft w:val="640"/>
          <w:marRight w:val="0"/>
          <w:marTop w:val="0"/>
          <w:marBottom w:val="0"/>
          <w:divBdr>
            <w:top w:val="none" w:sz="0" w:space="0" w:color="auto"/>
            <w:left w:val="none" w:sz="0" w:space="0" w:color="auto"/>
            <w:bottom w:val="none" w:sz="0" w:space="0" w:color="auto"/>
            <w:right w:val="none" w:sz="0" w:space="0" w:color="auto"/>
          </w:divBdr>
        </w:div>
        <w:div w:id="1731806266">
          <w:marLeft w:val="640"/>
          <w:marRight w:val="0"/>
          <w:marTop w:val="0"/>
          <w:marBottom w:val="0"/>
          <w:divBdr>
            <w:top w:val="none" w:sz="0" w:space="0" w:color="auto"/>
            <w:left w:val="none" w:sz="0" w:space="0" w:color="auto"/>
            <w:bottom w:val="none" w:sz="0" w:space="0" w:color="auto"/>
            <w:right w:val="none" w:sz="0" w:space="0" w:color="auto"/>
          </w:divBdr>
        </w:div>
        <w:div w:id="224730898">
          <w:marLeft w:val="640"/>
          <w:marRight w:val="0"/>
          <w:marTop w:val="0"/>
          <w:marBottom w:val="0"/>
          <w:divBdr>
            <w:top w:val="none" w:sz="0" w:space="0" w:color="auto"/>
            <w:left w:val="none" w:sz="0" w:space="0" w:color="auto"/>
            <w:bottom w:val="none" w:sz="0" w:space="0" w:color="auto"/>
            <w:right w:val="none" w:sz="0" w:space="0" w:color="auto"/>
          </w:divBdr>
        </w:div>
        <w:div w:id="433670363">
          <w:marLeft w:val="640"/>
          <w:marRight w:val="0"/>
          <w:marTop w:val="0"/>
          <w:marBottom w:val="0"/>
          <w:divBdr>
            <w:top w:val="none" w:sz="0" w:space="0" w:color="auto"/>
            <w:left w:val="none" w:sz="0" w:space="0" w:color="auto"/>
            <w:bottom w:val="none" w:sz="0" w:space="0" w:color="auto"/>
            <w:right w:val="none" w:sz="0" w:space="0" w:color="auto"/>
          </w:divBdr>
        </w:div>
        <w:div w:id="494029510">
          <w:marLeft w:val="640"/>
          <w:marRight w:val="0"/>
          <w:marTop w:val="0"/>
          <w:marBottom w:val="0"/>
          <w:divBdr>
            <w:top w:val="none" w:sz="0" w:space="0" w:color="auto"/>
            <w:left w:val="none" w:sz="0" w:space="0" w:color="auto"/>
            <w:bottom w:val="none" w:sz="0" w:space="0" w:color="auto"/>
            <w:right w:val="none" w:sz="0" w:space="0" w:color="auto"/>
          </w:divBdr>
        </w:div>
        <w:div w:id="1014262234">
          <w:marLeft w:val="640"/>
          <w:marRight w:val="0"/>
          <w:marTop w:val="0"/>
          <w:marBottom w:val="0"/>
          <w:divBdr>
            <w:top w:val="none" w:sz="0" w:space="0" w:color="auto"/>
            <w:left w:val="none" w:sz="0" w:space="0" w:color="auto"/>
            <w:bottom w:val="none" w:sz="0" w:space="0" w:color="auto"/>
            <w:right w:val="none" w:sz="0" w:space="0" w:color="auto"/>
          </w:divBdr>
        </w:div>
        <w:div w:id="90585716">
          <w:marLeft w:val="640"/>
          <w:marRight w:val="0"/>
          <w:marTop w:val="0"/>
          <w:marBottom w:val="0"/>
          <w:divBdr>
            <w:top w:val="none" w:sz="0" w:space="0" w:color="auto"/>
            <w:left w:val="none" w:sz="0" w:space="0" w:color="auto"/>
            <w:bottom w:val="none" w:sz="0" w:space="0" w:color="auto"/>
            <w:right w:val="none" w:sz="0" w:space="0" w:color="auto"/>
          </w:divBdr>
        </w:div>
        <w:div w:id="389115659">
          <w:marLeft w:val="640"/>
          <w:marRight w:val="0"/>
          <w:marTop w:val="0"/>
          <w:marBottom w:val="0"/>
          <w:divBdr>
            <w:top w:val="none" w:sz="0" w:space="0" w:color="auto"/>
            <w:left w:val="none" w:sz="0" w:space="0" w:color="auto"/>
            <w:bottom w:val="none" w:sz="0" w:space="0" w:color="auto"/>
            <w:right w:val="none" w:sz="0" w:space="0" w:color="auto"/>
          </w:divBdr>
        </w:div>
        <w:div w:id="597711550">
          <w:marLeft w:val="640"/>
          <w:marRight w:val="0"/>
          <w:marTop w:val="0"/>
          <w:marBottom w:val="0"/>
          <w:divBdr>
            <w:top w:val="none" w:sz="0" w:space="0" w:color="auto"/>
            <w:left w:val="none" w:sz="0" w:space="0" w:color="auto"/>
            <w:bottom w:val="none" w:sz="0" w:space="0" w:color="auto"/>
            <w:right w:val="none" w:sz="0" w:space="0" w:color="auto"/>
          </w:divBdr>
        </w:div>
        <w:div w:id="1538008682">
          <w:marLeft w:val="640"/>
          <w:marRight w:val="0"/>
          <w:marTop w:val="0"/>
          <w:marBottom w:val="0"/>
          <w:divBdr>
            <w:top w:val="none" w:sz="0" w:space="0" w:color="auto"/>
            <w:left w:val="none" w:sz="0" w:space="0" w:color="auto"/>
            <w:bottom w:val="none" w:sz="0" w:space="0" w:color="auto"/>
            <w:right w:val="none" w:sz="0" w:space="0" w:color="auto"/>
          </w:divBdr>
        </w:div>
        <w:div w:id="1129742002">
          <w:marLeft w:val="640"/>
          <w:marRight w:val="0"/>
          <w:marTop w:val="0"/>
          <w:marBottom w:val="0"/>
          <w:divBdr>
            <w:top w:val="none" w:sz="0" w:space="0" w:color="auto"/>
            <w:left w:val="none" w:sz="0" w:space="0" w:color="auto"/>
            <w:bottom w:val="none" w:sz="0" w:space="0" w:color="auto"/>
            <w:right w:val="none" w:sz="0" w:space="0" w:color="auto"/>
          </w:divBdr>
        </w:div>
        <w:div w:id="452288160">
          <w:marLeft w:val="640"/>
          <w:marRight w:val="0"/>
          <w:marTop w:val="0"/>
          <w:marBottom w:val="0"/>
          <w:divBdr>
            <w:top w:val="none" w:sz="0" w:space="0" w:color="auto"/>
            <w:left w:val="none" w:sz="0" w:space="0" w:color="auto"/>
            <w:bottom w:val="none" w:sz="0" w:space="0" w:color="auto"/>
            <w:right w:val="none" w:sz="0" w:space="0" w:color="auto"/>
          </w:divBdr>
        </w:div>
        <w:div w:id="1262370373">
          <w:marLeft w:val="640"/>
          <w:marRight w:val="0"/>
          <w:marTop w:val="0"/>
          <w:marBottom w:val="0"/>
          <w:divBdr>
            <w:top w:val="none" w:sz="0" w:space="0" w:color="auto"/>
            <w:left w:val="none" w:sz="0" w:space="0" w:color="auto"/>
            <w:bottom w:val="none" w:sz="0" w:space="0" w:color="auto"/>
            <w:right w:val="none" w:sz="0" w:space="0" w:color="auto"/>
          </w:divBdr>
        </w:div>
        <w:div w:id="2055736837">
          <w:marLeft w:val="640"/>
          <w:marRight w:val="0"/>
          <w:marTop w:val="0"/>
          <w:marBottom w:val="0"/>
          <w:divBdr>
            <w:top w:val="none" w:sz="0" w:space="0" w:color="auto"/>
            <w:left w:val="none" w:sz="0" w:space="0" w:color="auto"/>
            <w:bottom w:val="none" w:sz="0" w:space="0" w:color="auto"/>
            <w:right w:val="none" w:sz="0" w:space="0" w:color="auto"/>
          </w:divBdr>
        </w:div>
        <w:div w:id="1547990738">
          <w:marLeft w:val="640"/>
          <w:marRight w:val="0"/>
          <w:marTop w:val="0"/>
          <w:marBottom w:val="0"/>
          <w:divBdr>
            <w:top w:val="none" w:sz="0" w:space="0" w:color="auto"/>
            <w:left w:val="none" w:sz="0" w:space="0" w:color="auto"/>
            <w:bottom w:val="none" w:sz="0" w:space="0" w:color="auto"/>
            <w:right w:val="none" w:sz="0" w:space="0" w:color="auto"/>
          </w:divBdr>
        </w:div>
        <w:div w:id="188227614">
          <w:marLeft w:val="640"/>
          <w:marRight w:val="0"/>
          <w:marTop w:val="0"/>
          <w:marBottom w:val="0"/>
          <w:divBdr>
            <w:top w:val="none" w:sz="0" w:space="0" w:color="auto"/>
            <w:left w:val="none" w:sz="0" w:space="0" w:color="auto"/>
            <w:bottom w:val="none" w:sz="0" w:space="0" w:color="auto"/>
            <w:right w:val="none" w:sz="0" w:space="0" w:color="auto"/>
          </w:divBdr>
        </w:div>
        <w:div w:id="1053892142">
          <w:marLeft w:val="640"/>
          <w:marRight w:val="0"/>
          <w:marTop w:val="0"/>
          <w:marBottom w:val="0"/>
          <w:divBdr>
            <w:top w:val="none" w:sz="0" w:space="0" w:color="auto"/>
            <w:left w:val="none" w:sz="0" w:space="0" w:color="auto"/>
            <w:bottom w:val="none" w:sz="0" w:space="0" w:color="auto"/>
            <w:right w:val="none" w:sz="0" w:space="0" w:color="auto"/>
          </w:divBdr>
        </w:div>
        <w:div w:id="1677610944">
          <w:marLeft w:val="640"/>
          <w:marRight w:val="0"/>
          <w:marTop w:val="0"/>
          <w:marBottom w:val="0"/>
          <w:divBdr>
            <w:top w:val="none" w:sz="0" w:space="0" w:color="auto"/>
            <w:left w:val="none" w:sz="0" w:space="0" w:color="auto"/>
            <w:bottom w:val="none" w:sz="0" w:space="0" w:color="auto"/>
            <w:right w:val="none" w:sz="0" w:space="0" w:color="auto"/>
          </w:divBdr>
        </w:div>
        <w:div w:id="377243327">
          <w:marLeft w:val="640"/>
          <w:marRight w:val="0"/>
          <w:marTop w:val="0"/>
          <w:marBottom w:val="0"/>
          <w:divBdr>
            <w:top w:val="none" w:sz="0" w:space="0" w:color="auto"/>
            <w:left w:val="none" w:sz="0" w:space="0" w:color="auto"/>
            <w:bottom w:val="none" w:sz="0" w:space="0" w:color="auto"/>
            <w:right w:val="none" w:sz="0" w:space="0" w:color="auto"/>
          </w:divBdr>
        </w:div>
        <w:div w:id="755710878">
          <w:marLeft w:val="640"/>
          <w:marRight w:val="0"/>
          <w:marTop w:val="0"/>
          <w:marBottom w:val="0"/>
          <w:divBdr>
            <w:top w:val="none" w:sz="0" w:space="0" w:color="auto"/>
            <w:left w:val="none" w:sz="0" w:space="0" w:color="auto"/>
            <w:bottom w:val="none" w:sz="0" w:space="0" w:color="auto"/>
            <w:right w:val="none" w:sz="0" w:space="0" w:color="auto"/>
          </w:divBdr>
        </w:div>
        <w:div w:id="1109816328">
          <w:marLeft w:val="640"/>
          <w:marRight w:val="0"/>
          <w:marTop w:val="0"/>
          <w:marBottom w:val="0"/>
          <w:divBdr>
            <w:top w:val="none" w:sz="0" w:space="0" w:color="auto"/>
            <w:left w:val="none" w:sz="0" w:space="0" w:color="auto"/>
            <w:bottom w:val="none" w:sz="0" w:space="0" w:color="auto"/>
            <w:right w:val="none" w:sz="0" w:space="0" w:color="auto"/>
          </w:divBdr>
        </w:div>
        <w:div w:id="1882326249">
          <w:marLeft w:val="640"/>
          <w:marRight w:val="0"/>
          <w:marTop w:val="0"/>
          <w:marBottom w:val="0"/>
          <w:divBdr>
            <w:top w:val="none" w:sz="0" w:space="0" w:color="auto"/>
            <w:left w:val="none" w:sz="0" w:space="0" w:color="auto"/>
            <w:bottom w:val="none" w:sz="0" w:space="0" w:color="auto"/>
            <w:right w:val="none" w:sz="0" w:space="0" w:color="auto"/>
          </w:divBdr>
        </w:div>
        <w:div w:id="2026592276">
          <w:marLeft w:val="640"/>
          <w:marRight w:val="0"/>
          <w:marTop w:val="0"/>
          <w:marBottom w:val="0"/>
          <w:divBdr>
            <w:top w:val="none" w:sz="0" w:space="0" w:color="auto"/>
            <w:left w:val="none" w:sz="0" w:space="0" w:color="auto"/>
            <w:bottom w:val="none" w:sz="0" w:space="0" w:color="auto"/>
            <w:right w:val="none" w:sz="0" w:space="0" w:color="auto"/>
          </w:divBdr>
        </w:div>
        <w:div w:id="140391346">
          <w:marLeft w:val="640"/>
          <w:marRight w:val="0"/>
          <w:marTop w:val="0"/>
          <w:marBottom w:val="0"/>
          <w:divBdr>
            <w:top w:val="none" w:sz="0" w:space="0" w:color="auto"/>
            <w:left w:val="none" w:sz="0" w:space="0" w:color="auto"/>
            <w:bottom w:val="none" w:sz="0" w:space="0" w:color="auto"/>
            <w:right w:val="none" w:sz="0" w:space="0" w:color="auto"/>
          </w:divBdr>
        </w:div>
        <w:div w:id="1340428164">
          <w:marLeft w:val="640"/>
          <w:marRight w:val="0"/>
          <w:marTop w:val="0"/>
          <w:marBottom w:val="0"/>
          <w:divBdr>
            <w:top w:val="none" w:sz="0" w:space="0" w:color="auto"/>
            <w:left w:val="none" w:sz="0" w:space="0" w:color="auto"/>
            <w:bottom w:val="none" w:sz="0" w:space="0" w:color="auto"/>
            <w:right w:val="none" w:sz="0" w:space="0" w:color="auto"/>
          </w:divBdr>
        </w:div>
        <w:div w:id="652565482">
          <w:marLeft w:val="640"/>
          <w:marRight w:val="0"/>
          <w:marTop w:val="0"/>
          <w:marBottom w:val="0"/>
          <w:divBdr>
            <w:top w:val="none" w:sz="0" w:space="0" w:color="auto"/>
            <w:left w:val="none" w:sz="0" w:space="0" w:color="auto"/>
            <w:bottom w:val="none" w:sz="0" w:space="0" w:color="auto"/>
            <w:right w:val="none" w:sz="0" w:space="0" w:color="auto"/>
          </w:divBdr>
        </w:div>
        <w:div w:id="922690336">
          <w:marLeft w:val="640"/>
          <w:marRight w:val="0"/>
          <w:marTop w:val="0"/>
          <w:marBottom w:val="0"/>
          <w:divBdr>
            <w:top w:val="none" w:sz="0" w:space="0" w:color="auto"/>
            <w:left w:val="none" w:sz="0" w:space="0" w:color="auto"/>
            <w:bottom w:val="none" w:sz="0" w:space="0" w:color="auto"/>
            <w:right w:val="none" w:sz="0" w:space="0" w:color="auto"/>
          </w:divBdr>
        </w:div>
        <w:div w:id="551773045">
          <w:marLeft w:val="640"/>
          <w:marRight w:val="0"/>
          <w:marTop w:val="0"/>
          <w:marBottom w:val="0"/>
          <w:divBdr>
            <w:top w:val="none" w:sz="0" w:space="0" w:color="auto"/>
            <w:left w:val="none" w:sz="0" w:space="0" w:color="auto"/>
            <w:bottom w:val="none" w:sz="0" w:space="0" w:color="auto"/>
            <w:right w:val="none" w:sz="0" w:space="0" w:color="auto"/>
          </w:divBdr>
        </w:div>
        <w:div w:id="913777989">
          <w:marLeft w:val="640"/>
          <w:marRight w:val="0"/>
          <w:marTop w:val="0"/>
          <w:marBottom w:val="0"/>
          <w:divBdr>
            <w:top w:val="none" w:sz="0" w:space="0" w:color="auto"/>
            <w:left w:val="none" w:sz="0" w:space="0" w:color="auto"/>
            <w:bottom w:val="none" w:sz="0" w:space="0" w:color="auto"/>
            <w:right w:val="none" w:sz="0" w:space="0" w:color="auto"/>
          </w:divBdr>
        </w:div>
        <w:div w:id="1400395996">
          <w:marLeft w:val="640"/>
          <w:marRight w:val="0"/>
          <w:marTop w:val="0"/>
          <w:marBottom w:val="0"/>
          <w:divBdr>
            <w:top w:val="none" w:sz="0" w:space="0" w:color="auto"/>
            <w:left w:val="none" w:sz="0" w:space="0" w:color="auto"/>
            <w:bottom w:val="none" w:sz="0" w:space="0" w:color="auto"/>
            <w:right w:val="none" w:sz="0" w:space="0" w:color="auto"/>
          </w:divBdr>
        </w:div>
        <w:div w:id="7565761">
          <w:marLeft w:val="640"/>
          <w:marRight w:val="0"/>
          <w:marTop w:val="0"/>
          <w:marBottom w:val="0"/>
          <w:divBdr>
            <w:top w:val="none" w:sz="0" w:space="0" w:color="auto"/>
            <w:left w:val="none" w:sz="0" w:space="0" w:color="auto"/>
            <w:bottom w:val="none" w:sz="0" w:space="0" w:color="auto"/>
            <w:right w:val="none" w:sz="0" w:space="0" w:color="auto"/>
          </w:divBdr>
        </w:div>
        <w:div w:id="327250684">
          <w:marLeft w:val="640"/>
          <w:marRight w:val="0"/>
          <w:marTop w:val="0"/>
          <w:marBottom w:val="0"/>
          <w:divBdr>
            <w:top w:val="none" w:sz="0" w:space="0" w:color="auto"/>
            <w:left w:val="none" w:sz="0" w:space="0" w:color="auto"/>
            <w:bottom w:val="none" w:sz="0" w:space="0" w:color="auto"/>
            <w:right w:val="none" w:sz="0" w:space="0" w:color="auto"/>
          </w:divBdr>
        </w:div>
        <w:div w:id="1596670788">
          <w:marLeft w:val="640"/>
          <w:marRight w:val="0"/>
          <w:marTop w:val="0"/>
          <w:marBottom w:val="0"/>
          <w:divBdr>
            <w:top w:val="none" w:sz="0" w:space="0" w:color="auto"/>
            <w:left w:val="none" w:sz="0" w:space="0" w:color="auto"/>
            <w:bottom w:val="none" w:sz="0" w:space="0" w:color="auto"/>
            <w:right w:val="none" w:sz="0" w:space="0" w:color="auto"/>
          </w:divBdr>
        </w:div>
        <w:div w:id="496650057">
          <w:marLeft w:val="640"/>
          <w:marRight w:val="0"/>
          <w:marTop w:val="0"/>
          <w:marBottom w:val="0"/>
          <w:divBdr>
            <w:top w:val="none" w:sz="0" w:space="0" w:color="auto"/>
            <w:left w:val="none" w:sz="0" w:space="0" w:color="auto"/>
            <w:bottom w:val="none" w:sz="0" w:space="0" w:color="auto"/>
            <w:right w:val="none" w:sz="0" w:space="0" w:color="auto"/>
          </w:divBdr>
        </w:div>
        <w:div w:id="1219318795">
          <w:marLeft w:val="640"/>
          <w:marRight w:val="0"/>
          <w:marTop w:val="0"/>
          <w:marBottom w:val="0"/>
          <w:divBdr>
            <w:top w:val="none" w:sz="0" w:space="0" w:color="auto"/>
            <w:left w:val="none" w:sz="0" w:space="0" w:color="auto"/>
            <w:bottom w:val="none" w:sz="0" w:space="0" w:color="auto"/>
            <w:right w:val="none" w:sz="0" w:space="0" w:color="auto"/>
          </w:divBdr>
        </w:div>
        <w:div w:id="1304434345">
          <w:marLeft w:val="640"/>
          <w:marRight w:val="0"/>
          <w:marTop w:val="0"/>
          <w:marBottom w:val="0"/>
          <w:divBdr>
            <w:top w:val="none" w:sz="0" w:space="0" w:color="auto"/>
            <w:left w:val="none" w:sz="0" w:space="0" w:color="auto"/>
            <w:bottom w:val="none" w:sz="0" w:space="0" w:color="auto"/>
            <w:right w:val="none" w:sz="0" w:space="0" w:color="auto"/>
          </w:divBdr>
        </w:div>
        <w:div w:id="1807892920">
          <w:marLeft w:val="640"/>
          <w:marRight w:val="0"/>
          <w:marTop w:val="0"/>
          <w:marBottom w:val="0"/>
          <w:divBdr>
            <w:top w:val="none" w:sz="0" w:space="0" w:color="auto"/>
            <w:left w:val="none" w:sz="0" w:space="0" w:color="auto"/>
            <w:bottom w:val="none" w:sz="0" w:space="0" w:color="auto"/>
            <w:right w:val="none" w:sz="0" w:space="0" w:color="auto"/>
          </w:divBdr>
        </w:div>
        <w:div w:id="1494494353">
          <w:marLeft w:val="640"/>
          <w:marRight w:val="0"/>
          <w:marTop w:val="0"/>
          <w:marBottom w:val="0"/>
          <w:divBdr>
            <w:top w:val="none" w:sz="0" w:space="0" w:color="auto"/>
            <w:left w:val="none" w:sz="0" w:space="0" w:color="auto"/>
            <w:bottom w:val="none" w:sz="0" w:space="0" w:color="auto"/>
            <w:right w:val="none" w:sz="0" w:space="0" w:color="auto"/>
          </w:divBdr>
        </w:div>
        <w:div w:id="1221940735">
          <w:marLeft w:val="640"/>
          <w:marRight w:val="0"/>
          <w:marTop w:val="0"/>
          <w:marBottom w:val="0"/>
          <w:divBdr>
            <w:top w:val="none" w:sz="0" w:space="0" w:color="auto"/>
            <w:left w:val="none" w:sz="0" w:space="0" w:color="auto"/>
            <w:bottom w:val="none" w:sz="0" w:space="0" w:color="auto"/>
            <w:right w:val="none" w:sz="0" w:space="0" w:color="auto"/>
          </w:divBdr>
        </w:div>
        <w:div w:id="640620629">
          <w:marLeft w:val="640"/>
          <w:marRight w:val="0"/>
          <w:marTop w:val="0"/>
          <w:marBottom w:val="0"/>
          <w:divBdr>
            <w:top w:val="none" w:sz="0" w:space="0" w:color="auto"/>
            <w:left w:val="none" w:sz="0" w:space="0" w:color="auto"/>
            <w:bottom w:val="none" w:sz="0" w:space="0" w:color="auto"/>
            <w:right w:val="none" w:sz="0" w:space="0" w:color="auto"/>
          </w:divBdr>
        </w:div>
        <w:div w:id="2025282121">
          <w:marLeft w:val="640"/>
          <w:marRight w:val="0"/>
          <w:marTop w:val="0"/>
          <w:marBottom w:val="0"/>
          <w:divBdr>
            <w:top w:val="none" w:sz="0" w:space="0" w:color="auto"/>
            <w:left w:val="none" w:sz="0" w:space="0" w:color="auto"/>
            <w:bottom w:val="none" w:sz="0" w:space="0" w:color="auto"/>
            <w:right w:val="none" w:sz="0" w:space="0" w:color="auto"/>
          </w:divBdr>
        </w:div>
        <w:div w:id="910431425">
          <w:marLeft w:val="640"/>
          <w:marRight w:val="0"/>
          <w:marTop w:val="0"/>
          <w:marBottom w:val="0"/>
          <w:divBdr>
            <w:top w:val="none" w:sz="0" w:space="0" w:color="auto"/>
            <w:left w:val="none" w:sz="0" w:space="0" w:color="auto"/>
            <w:bottom w:val="none" w:sz="0" w:space="0" w:color="auto"/>
            <w:right w:val="none" w:sz="0" w:space="0" w:color="auto"/>
          </w:divBdr>
        </w:div>
        <w:div w:id="803812311">
          <w:marLeft w:val="640"/>
          <w:marRight w:val="0"/>
          <w:marTop w:val="0"/>
          <w:marBottom w:val="0"/>
          <w:divBdr>
            <w:top w:val="none" w:sz="0" w:space="0" w:color="auto"/>
            <w:left w:val="none" w:sz="0" w:space="0" w:color="auto"/>
            <w:bottom w:val="none" w:sz="0" w:space="0" w:color="auto"/>
            <w:right w:val="none" w:sz="0" w:space="0" w:color="auto"/>
          </w:divBdr>
        </w:div>
        <w:div w:id="1133447368">
          <w:marLeft w:val="640"/>
          <w:marRight w:val="0"/>
          <w:marTop w:val="0"/>
          <w:marBottom w:val="0"/>
          <w:divBdr>
            <w:top w:val="none" w:sz="0" w:space="0" w:color="auto"/>
            <w:left w:val="none" w:sz="0" w:space="0" w:color="auto"/>
            <w:bottom w:val="none" w:sz="0" w:space="0" w:color="auto"/>
            <w:right w:val="none" w:sz="0" w:space="0" w:color="auto"/>
          </w:divBdr>
        </w:div>
        <w:div w:id="1535532343">
          <w:marLeft w:val="640"/>
          <w:marRight w:val="0"/>
          <w:marTop w:val="0"/>
          <w:marBottom w:val="0"/>
          <w:divBdr>
            <w:top w:val="none" w:sz="0" w:space="0" w:color="auto"/>
            <w:left w:val="none" w:sz="0" w:space="0" w:color="auto"/>
            <w:bottom w:val="none" w:sz="0" w:space="0" w:color="auto"/>
            <w:right w:val="none" w:sz="0" w:space="0" w:color="auto"/>
          </w:divBdr>
        </w:div>
        <w:div w:id="549538006">
          <w:marLeft w:val="640"/>
          <w:marRight w:val="0"/>
          <w:marTop w:val="0"/>
          <w:marBottom w:val="0"/>
          <w:divBdr>
            <w:top w:val="none" w:sz="0" w:space="0" w:color="auto"/>
            <w:left w:val="none" w:sz="0" w:space="0" w:color="auto"/>
            <w:bottom w:val="none" w:sz="0" w:space="0" w:color="auto"/>
            <w:right w:val="none" w:sz="0" w:space="0" w:color="auto"/>
          </w:divBdr>
        </w:div>
        <w:div w:id="1743289377">
          <w:marLeft w:val="640"/>
          <w:marRight w:val="0"/>
          <w:marTop w:val="0"/>
          <w:marBottom w:val="0"/>
          <w:divBdr>
            <w:top w:val="none" w:sz="0" w:space="0" w:color="auto"/>
            <w:left w:val="none" w:sz="0" w:space="0" w:color="auto"/>
            <w:bottom w:val="none" w:sz="0" w:space="0" w:color="auto"/>
            <w:right w:val="none" w:sz="0" w:space="0" w:color="auto"/>
          </w:divBdr>
        </w:div>
        <w:div w:id="952513770">
          <w:marLeft w:val="640"/>
          <w:marRight w:val="0"/>
          <w:marTop w:val="0"/>
          <w:marBottom w:val="0"/>
          <w:divBdr>
            <w:top w:val="none" w:sz="0" w:space="0" w:color="auto"/>
            <w:left w:val="none" w:sz="0" w:space="0" w:color="auto"/>
            <w:bottom w:val="none" w:sz="0" w:space="0" w:color="auto"/>
            <w:right w:val="none" w:sz="0" w:space="0" w:color="auto"/>
          </w:divBdr>
        </w:div>
        <w:div w:id="359747044">
          <w:marLeft w:val="640"/>
          <w:marRight w:val="0"/>
          <w:marTop w:val="0"/>
          <w:marBottom w:val="0"/>
          <w:divBdr>
            <w:top w:val="none" w:sz="0" w:space="0" w:color="auto"/>
            <w:left w:val="none" w:sz="0" w:space="0" w:color="auto"/>
            <w:bottom w:val="none" w:sz="0" w:space="0" w:color="auto"/>
            <w:right w:val="none" w:sz="0" w:space="0" w:color="auto"/>
          </w:divBdr>
        </w:div>
        <w:div w:id="1216507109">
          <w:marLeft w:val="640"/>
          <w:marRight w:val="0"/>
          <w:marTop w:val="0"/>
          <w:marBottom w:val="0"/>
          <w:divBdr>
            <w:top w:val="none" w:sz="0" w:space="0" w:color="auto"/>
            <w:left w:val="none" w:sz="0" w:space="0" w:color="auto"/>
            <w:bottom w:val="none" w:sz="0" w:space="0" w:color="auto"/>
            <w:right w:val="none" w:sz="0" w:space="0" w:color="auto"/>
          </w:divBdr>
        </w:div>
        <w:div w:id="875965344">
          <w:marLeft w:val="640"/>
          <w:marRight w:val="0"/>
          <w:marTop w:val="0"/>
          <w:marBottom w:val="0"/>
          <w:divBdr>
            <w:top w:val="none" w:sz="0" w:space="0" w:color="auto"/>
            <w:left w:val="none" w:sz="0" w:space="0" w:color="auto"/>
            <w:bottom w:val="none" w:sz="0" w:space="0" w:color="auto"/>
            <w:right w:val="none" w:sz="0" w:space="0" w:color="auto"/>
          </w:divBdr>
        </w:div>
        <w:div w:id="454448087">
          <w:marLeft w:val="640"/>
          <w:marRight w:val="0"/>
          <w:marTop w:val="0"/>
          <w:marBottom w:val="0"/>
          <w:divBdr>
            <w:top w:val="none" w:sz="0" w:space="0" w:color="auto"/>
            <w:left w:val="none" w:sz="0" w:space="0" w:color="auto"/>
            <w:bottom w:val="none" w:sz="0" w:space="0" w:color="auto"/>
            <w:right w:val="none" w:sz="0" w:space="0" w:color="auto"/>
          </w:divBdr>
        </w:div>
        <w:div w:id="2026979250">
          <w:marLeft w:val="640"/>
          <w:marRight w:val="0"/>
          <w:marTop w:val="0"/>
          <w:marBottom w:val="0"/>
          <w:divBdr>
            <w:top w:val="none" w:sz="0" w:space="0" w:color="auto"/>
            <w:left w:val="none" w:sz="0" w:space="0" w:color="auto"/>
            <w:bottom w:val="none" w:sz="0" w:space="0" w:color="auto"/>
            <w:right w:val="none" w:sz="0" w:space="0" w:color="auto"/>
          </w:divBdr>
        </w:div>
        <w:div w:id="949824757">
          <w:marLeft w:val="640"/>
          <w:marRight w:val="0"/>
          <w:marTop w:val="0"/>
          <w:marBottom w:val="0"/>
          <w:divBdr>
            <w:top w:val="none" w:sz="0" w:space="0" w:color="auto"/>
            <w:left w:val="none" w:sz="0" w:space="0" w:color="auto"/>
            <w:bottom w:val="none" w:sz="0" w:space="0" w:color="auto"/>
            <w:right w:val="none" w:sz="0" w:space="0" w:color="auto"/>
          </w:divBdr>
        </w:div>
        <w:div w:id="1459299389">
          <w:marLeft w:val="640"/>
          <w:marRight w:val="0"/>
          <w:marTop w:val="0"/>
          <w:marBottom w:val="0"/>
          <w:divBdr>
            <w:top w:val="none" w:sz="0" w:space="0" w:color="auto"/>
            <w:left w:val="none" w:sz="0" w:space="0" w:color="auto"/>
            <w:bottom w:val="none" w:sz="0" w:space="0" w:color="auto"/>
            <w:right w:val="none" w:sz="0" w:space="0" w:color="auto"/>
          </w:divBdr>
        </w:div>
        <w:div w:id="1005938412">
          <w:marLeft w:val="640"/>
          <w:marRight w:val="0"/>
          <w:marTop w:val="0"/>
          <w:marBottom w:val="0"/>
          <w:divBdr>
            <w:top w:val="none" w:sz="0" w:space="0" w:color="auto"/>
            <w:left w:val="none" w:sz="0" w:space="0" w:color="auto"/>
            <w:bottom w:val="none" w:sz="0" w:space="0" w:color="auto"/>
            <w:right w:val="none" w:sz="0" w:space="0" w:color="auto"/>
          </w:divBdr>
        </w:div>
        <w:div w:id="280691674">
          <w:marLeft w:val="640"/>
          <w:marRight w:val="0"/>
          <w:marTop w:val="0"/>
          <w:marBottom w:val="0"/>
          <w:divBdr>
            <w:top w:val="none" w:sz="0" w:space="0" w:color="auto"/>
            <w:left w:val="none" w:sz="0" w:space="0" w:color="auto"/>
            <w:bottom w:val="none" w:sz="0" w:space="0" w:color="auto"/>
            <w:right w:val="none" w:sz="0" w:space="0" w:color="auto"/>
          </w:divBdr>
        </w:div>
        <w:div w:id="1326208667">
          <w:marLeft w:val="640"/>
          <w:marRight w:val="0"/>
          <w:marTop w:val="0"/>
          <w:marBottom w:val="0"/>
          <w:divBdr>
            <w:top w:val="none" w:sz="0" w:space="0" w:color="auto"/>
            <w:left w:val="none" w:sz="0" w:space="0" w:color="auto"/>
            <w:bottom w:val="none" w:sz="0" w:space="0" w:color="auto"/>
            <w:right w:val="none" w:sz="0" w:space="0" w:color="auto"/>
          </w:divBdr>
        </w:div>
        <w:div w:id="258877882">
          <w:marLeft w:val="640"/>
          <w:marRight w:val="0"/>
          <w:marTop w:val="0"/>
          <w:marBottom w:val="0"/>
          <w:divBdr>
            <w:top w:val="none" w:sz="0" w:space="0" w:color="auto"/>
            <w:left w:val="none" w:sz="0" w:space="0" w:color="auto"/>
            <w:bottom w:val="none" w:sz="0" w:space="0" w:color="auto"/>
            <w:right w:val="none" w:sz="0" w:space="0" w:color="auto"/>
          </w:divBdr>
        </w:div>
        <w:div w:id="1789081050">
          <w:marLeft w:val="640"/>
          <w:marRight w:val="0"/>
          <w:marTop w:val="0"/>
          <w:marBottom w:val="0"/>
          <w:divBdr>
            <w:top w:val="none" w:sz="0" w:space="0" w:color="auto"/>
            <w:left w:val="none" w:sz="0" w:space="0" w:color="auto"/>
            <w:bottom w:val="none" w:sz="0" w:space="0" w:color="auto"/>
            <w:right w:val="none" w:sz="0" w:space="0" w:color="auto"/>
          </w:divBdr>
        </w:div>
        <w:div w:id="21902795">
          <w:marLeft w:val="640"/>
          <w:marRight w:val="0"/>
          <w:marTop w:val="0"/>
          <w:marBottom w:val="0"/>
          <w:divBdr>
            <w:top w:val="none" w:sz="0" w:space="0" w:color="auto"/>
            <w:left w:val="none" w:sz="0" w:space="0" w:color="auto"/>
            <w:bottom w:val="none" w:sz="0" w:space="0" w:color="auto"/>
            <w:right w:val="none" w:sz="0" w:space="0" w:color="auto"/>
          </w:divBdr>
        </w:div>
        <w:div w:id="881864613">
          <w:marLeft w:val="640"/>
          <w:marRight w:val="0"/>
          <w:marTop w:val="0"/>
          <w:marBottom w:val="0"/>
          <w:divBdr>
            <w:top w:val="none" w:sz="0" w:space="0" w:color="auto"/>
            <w:left w:val="none" w:sz="0" w:space="0" w:color="auto"/>
            <w:bottom w:val="none" w:sz="0" w:space="0" w:color="auto"/>
            <w:right w:val="none" w:sz="0" w:space="0" w:color="auto"/>
          </w:divBdr>
        </w:div>
        <w:div w:id="1864441053">
          <w:marLeft w:val="640"/>
          <w:marRight w:val="0"/>
          <w:marTop w:val="0"/>
          <w:marBottom w:val="0"/>
          <w:divBdr>
            <w:top w:val="none" w:sz="0" w:space="0" w:color="auto"/>
            <w:left w:val="none" w:sz="0" w:space="0" w:color="auto"/>
            <w:bottom w:val="none" w:sz="0" w:space="0" w:color="auto"/>
            <w:right w:val="none" w:sz="0" w:space="0" w:color="auto"/>
          </w:divBdr>
        </w:div>
        <w:div w:id="1447771960">
          <w:marLeft w:val="640"/>
          <w:marRight w:val="0"/>
          <w:marTop w:val="0"/>
          <w:marBottom w:val="0"/>
          <w:divBdr>
            <w:top w:val="none" w:sz="0" w:space="0" w:color="auto"/>
            <w:left w:val="none" w:sz="0" w:space="0" w:color="auto"/>
            <w:bottom w:val="none" w:sz="0" w:space="0" w:color="auto"/>
            <w:right w:val="none" w:sz="0" w:space="0" w:color="auto"/>
          </w:divBdr>
        </w:div>
        <w:div w:id="1862930407">
          <w:marLeft w:val="640"/>
          <w:marRight w:val="0"/>
          <w:marTop w:val="0"/>
          <w:marBottom w:val="0"/>
          <w:divBdr>
            <w:top w:val="none" w:sz="0" w:space="0" w:color="auto"/>
            <w:left w:val="none" w:sz="0" w:space="0" w:color="auto"/>
            <w:bottom w:val="none" w:sz="0" w:space="0" w:color="auto"/>
            <w:right w:val="none" w:sz="0" w:space="0" w:color="auto"/>
          </w:divBdr>
        </w:div>
        <w:div w:id="432942843">
          <w:marLeft w:val="640"/>
          <w:marRight w:val="0"/>
          <w:marTop w:val="0"/>
          <w:marBottom w:val="0"/>
          <w:divBdr>
            <w:top w:val="none" w:sz="0" w:space="0" w:color="auto"/>
            <w:left w:val="none" w:sz="0" w:space="0" w:color="auto"/>
            <w:bottom w:val="none" w:sz="0" w:space="0" w:color="auto"/>
            <w:right w:val="none" w:sz="0" w:space="0" w:color="auto"/>
          </w:divBdr>
        </w:div>
        <w:div w:id="1879736213">
          <w:marLeft w:val="640"/>
          <w:marRight w:val="0"/>
          <w:marTop w:val="0"/>
          <w:marBottom w:val="0"/>
          <w:divBdr>
            <w:top w:val="none" w:sz="0" w:space="0" w:color="auto"/>
            <w:left w:val="none" w:sz="0" w:space="0" w:color="auto"/>
            <w:bottom w:val="none" w:sz="0" w:space="0" w:color="auto"/>
            <w:right w:val="none" w:sz="0" w:space="0" w:color="auto"/>
          </w:divBdr>
        </w:div>
        <w:div w:id="673799635">
          <w:marLeft w:val="640"/>
          <w:marRight w:val="0"/>
          <w:marTop w:val="0"/>
          <w:marBottom w:val="0"/>
          <w:divBdr>
            <w:top w:val="none" w:sz="0" w:space="0" w:color="auto"/>
            <w:left w:val="none" w:sz="0" w:space="0" w:color="auto"/>
            <w:bottom w:val="none" w:sz="0" w:space="0" w:color="auto"/>
            <w:right w:val="none" w:sz="0" w:space="0" w:color="auto"/>
          </w:divBdr>
        </w:div>
        <w:div w:id="15232625">
          <w:marLeft w:val="640"/>
          <w:marRight w:val="0"/>
          <w:marTop w:val="0"/>
          <w:marBottom w:val="0"/>
          <w:divBdr>
            <w:top w:val="none" w:sz="0" w:space="0" w:color="auto"/>
            <w:left w:val="none" w:sz="0" w:space="0" w:color="auto"/>
            <w:bottom w:val="none" w:sz="0" w:space="0" w:color="auto"/>
            <w:right w:val="none" w:sz="0" w:space="0" w:color="auto"/>
          </w:divBdr>
        </w:div>
        <w:div w:id="333723970">
          <w:marLeft w:val="640"/>
          <w:marRight w:val="0"/>
          <w:marTop w:val="0"/>
          <w:marBottom w:val="0"/>
          <w:divBdr>
            <w:top w:val="none" w:sz="0" w:space="0" w:color="auto"/>
            <w:left w:val="none" w:sz="0" w:space="0" w:color="auto"/>
            <w:bottom w:val="none" w:sz="0" w:space="0" w:color="auto"/>
            <w:right w:val="none" w:sz="0" w:space="0" w:color="auto"/>
          </w:divBdr>
        </w:div>
        <w:div w:id="604967195">
          <w:marLeft w:val="640"/>
          <w:marRight w:val="0"/>
          <w:marTop w:val="0"/>
          <w:marBottom w:val="0"/>
          <w:divBdr>
            <w:top w:val="none" w:sz="0" w:space="0" w:color="auto"/>
            <w:left w:val="none" w:sz="0" w:space="0" w:color="auto"/>
            <w:bottom w:val="none" w:sz="0" w:space="0" w:color="auto"/>
            <w:right w:val="none" w:sz="0" w:space="0" w:color="auto"/>
          </w:divBdr>
        </w:div>
        <w:div w:id="1278028236">
          <w:marLeft w:val="640"/>
          <w:marRight w:val="0"/>
          <w:marTop w:val="0"/>
          <w:marBottom w:val="0"/>
          <w:divBdr>
            <w:top w:val="none" w:sz="0" w:space="0" w:color="auto"/>
            <w:left w:val="none" w:sz="0" w:space="0" w:color="auto"/>
            <w:bottom w:val="none" w:sz="0" w:space="0" w:color="auto"/>
            <w:right w:val="none" w:sz="0" w:space="0" w:color="auto"/>
          </w:divBdr>
        </w:div>
        <w:div w:id="248782047">
          <w:marLeft w:val="640"/>
          <w:marRight w:val="0"/>
          <w:marTop w:val="0"/>
          <w:marBottom w:val="0"/>
          <w:divBdr>
            <w:top w:val="none" w:sz="0" w:space="0" w:color="auto"/>
            <w:left w:val="none" w:sz="0" w:space="0" w:color="auto"/>
            <w:bottom w:val="none" w:sz="0" w:space="0" w:color="auto"/>
            <w:right w:val="none" w:sz="0" w:space="0" w:color="auto"/>
          </w:divBdr>
        </w:div>
        <w:div w:id="528419103">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1182622133">
          <w:marLeft w:val="640"/>
          <w:marRight w:val="0"/>
          <w:marTop w:val="0"/>
          <w:marBottom w:val="0"/>
          <w:divBdr>
            <w:top w:val="none" w:sz="0" w:space="0" w:color="auto"/>
            <w:left w:val="none" w:sz="0" w:space="0" w:color="auto"/>
            <w:bottom w:val="none" w:sz="0" w:space="0" w:color="auto"/>
            <w:right w:val="none" w:sz="0" w:space="0" w:color="auto"/>
          </w:divBdr>
        </w:div>
        <w:div w:id="2084326311">
          <w:marLeft w:val="640"/>
          <w:marRight w:val="0"/>
          <w:marTop w:val="0"/>
          <w:marBottom w:val="0"/>
          <w:divBdr>
            <w:top w:val="none" w:sz="0" w:space="0" w:color="auto"/>
            <w:left w:val="none" w:sz="0" w:space="0" w:color="auto"/>
            <w:bottom w:val="none" w:sz="0" w:space="0" w:color="auto"/>
            <w:right w:val="none" w:sz="0" w:space="0" w:color="auto"/>
          </w:divBdr>
        </w:div>
        <w:div w:id="1518612732">
          <w:marLeft w:val="640"/>
          <w:marRight w:val="0"/>
          <w:marTop w:val="0"/>
          <w:marBottom w:val="0"/>
          <w:divBdr>
            <w:top w:val="none" w:sz="0" w:space="0" w:color="auto"/>
            <w:left w:val="none" w:sz="0" w:space="0" w:color="auto"/>
            <w:bottom w:val="none" w:sz="0" w:space="0" w:color="auto"/>
            <w:right w:val="none" w:sz="0" w:space="0" w:color="auto"/>
          </w:divBdr>
        </w:div>
        <w:div w:id="1469518221">
          <w:marLeft w:val="640"/>
          <w:marRight w:val="0"/>
          <w:marTop w:val="0"/>
          <w:marBottom w:val="0"/>
          <w:divBdr>
            <w:top w:val="none" w:sz="0" w:space="0" w:color="auto"/>
            <w:left w:val="none" w:sz="0" w:space="0" w:color="auto"/>
            <w:bottom w:val="none" w:sz="0" w:space="0" w:color="auto"/>
            <w:right w:val="none" w:sz="0" w:space="0" w:color="auto"/>
          </w:divBdr>
        </w:div>
        <w:div w:id="1433553785">
          <w:marLeft w:val="640"/>
          <w:marRight w:val="0"/>
          <w:marTop w:val="0"/>
          <w:marBottom w:val="0"/>
          <w:divBdr>
            <w:top w:val="none" w:sz="0" w:space="0" w:color="auto"/>
            <w:left w:val="none" w:sz="0" w:space="0" w:color="auto"/>
            <w:bottom w:val="none" w:sz="0" w:space="0" w:color="auto"/>
            <w:right w:val="none" w:sz="0" w:space="0" w:color="auto"/>
          </w:divBdr>
        </w:div>
        <w:div w:id="1858616235">
          <w:marLeft w:val="640"/>
          <w:marRight w:val="0"/>
          <w:marTop w:val="0"/>
          <w:marBottom w:val="0"/>
          <w:divBdr>
            <w:top w:val="none" w:sz="0" w:space="0" w:color="auto"/>
            <w:left w:val="none" w:sz="0" w:space="0" w:color="auto"/>
            <w:bottom w:val="none" w:sz="0" w:space="0" w:color="auto"/>
            <w:right w:val="none" w:sz="0" w:space="0" w:color="auto"/>
          </w:divBdr>
        </w:div>
        <w:div w:id="601491572">
          <w:marLeft w:val="640"/>
          <w:marRight w:val="0"/>
          <w:marTop w:val="0"/>
          <w:marBottom w:val="0"/>
          <w:divBdr>
            <w:top w:val="none" w:sz="0" w:space="0" w:color="auto"/>
            <w:left w:val="none" w:sz="0" w:space="0" w:color="auto"/>
            <w:bottom w:val="none" w:sz="0" w:space="0" w:color="auto"/>
            <w:right w:val="none" w:sz="0" w:space="0" w:color="auto"/>
          </w:divBdr>
        </w:div>
        <w:div w:id="1549099244">
          <w:marLeft w:val="640"/>
          <w:marRight w:val="0"/>
          <w:marTop w:val="0"/>
          <w:marBottom w:val="0"/>
          <w:divBdr>
            <w:top w:val="none" w:sz="0" w:space="0" w:color="auto"/>
            <w:left w:val="none" w:sz="0" w:space="0" w:color="auto"/>
            <w:bottom w:val="none" w:sz="0" w:space="0" w:color="auto"/>
            <w:right w:val="none" w:sz="0" w:space="0" w:color="auto"/>
          </w:divBdr>
        </w:div>
        <w:div w:id="1885828962">
          <w:marLeft w:val="640"/>
          <w:marRight w:val="0"/>
          <w:marTop w:val="0"/>
          <w:marBottom w:val="0"/>
          <w:divBdr>
            <w:top w:val="none" w:sz="0" w:space="0" w:color="auto"/>
            <w:left w:val="none" w:sz="0" w:space="0" w:color="auto"/>
            <w:bottom w:val="none" w:sz="0" w:space="0" w:color="auto"/>
            <w:right w:val="none" w:sz="0" w:space="0" w:color="auto"/>
          </w:divBdr>
        </w:div>
        <w:div w:id="97797768">
          <w:marLeft w:val="640"/>
          <w:marRight w:val="0"/>
          <w:marTop w:val="0"/>
          <w:marBottom w:val="0"/>
          <w:divBdr>
            <w:top w:val="none" w:sz="0" w:space="0" w:color="auto"/>
            <w:left w:val="none" w:sz="0" w:space="0" w:color="auto"/>
            <w:bottom w:val="none" w:sz="0" w:space="0" w:color="auto"/>
            <w:right w:val="none" w:sz="0" w:space="0" w:color="auto"/>
          </w:divBdr>
        </w:div>
        <w:div w:id="1771588761">
          <w:marLeft w:val="640"/>
          <w:marRight w:val="0"/>
          <w:marTop w:val="0"/>
          <w:marBottom w:val="0"/>
          <w:divBdr>
            <w:top w:val="none" w:sz="0" w:space="0" w:color="auto"/>
            <w:left w:val="none" w:sz="0" w:space="0" w:color="auto"/>
            <w:bottom w:val="none" w:sz="0" w:space="0" w:color="auto"/>
            <w:right w:val="none" w:sz="0" w:space="0" w:color="auto"/>
          </w:divBdr>
        </w:div>
        <w:div w:id="655572271">
          <w:marLeft w:val="640"/>
          <w:marRight w:val="0"/>
          <w:marTop w:val="0"/>
          <w:marBottom w:val="0"/>
          <w:divBdr>
            <w:top w:val="none" w:sz="0" w:space="0" w:color="auto"/>
            <w:left w:val="none" w:sz="0" w:space="0" w:color="auto"/>
            <w:bottom w:val="none" w:sz="0" w:space="0" w:color="auto"/>
            <w:right w:val="none" w:sz="0" w:space="0" w:color="auto"/>
          </w:divBdr>
        </w:div>
        <w:div w:id="1572427254">
          <w:marLeft w:val="640"/>
          <w:marRight w:val="0"/>
          <w:marTop w:val="0"/>
          <w:marBottom w:val="0"/>
          <w:divBdr>
            <w:top w:val="none" w:sz="0" w:space="0" w:color="auto"/>
            <w:left w:val="none" w:sz="0" w:space="0" w:color="auto"/>
            <w:bottom w:val="none" w:sz="0" w:space="0" w:color="auto"/>
            <w:right w:val="none" w:sz="0" w:space="0" w:color="auto"/>
          </w:divBdr>
        </w:div>
        <w:div w:id="1913393889">
          <w:marLeft w:val="640"/>
          <w:marRight w:val="0"/>
          <w:marTop w:val="0"/>
          <w:marBottom w:val="0"/>
          <w:divBdr>
            <w:top w:val="none" w:sz="0" w:space="0" w:color="auto"/>
            <w:left w:val="none" w:sz="0" w:space="0" w:color="auto"/>
            <w:bottom w:val="none" w:sz="0" w:space="0" w:color="auto"/>
            <w:right w:val="none" w:sz="0" w:space="0" w:color="auto"/>
          </w:divBdr>
        </w:div>
        <w:div w:id="1326278922">
          <w:marLeft w:val="640"/>
          <w:marRight w:val="0"/>
          <w:marTop w:val="0"/>
          <w:marBottom w:val="0"/>
          <w:divBdr>
            <w:top w:val="none" w:sz="0" w:space="0" w:color="auto"/>
            <w:left w:val="none" w:sz="0" w:space="0" w:color="auto"/>
            <w:bottom w:val="none" w:sz="0" w:space="0" w:color="auto"/>
            <w:right w:val="none" w:sz="0" w:space="0" w:color="auto"/>
          </w:divBdr>
        </w:div>
        <w:div w:id="1149983623">
          <w:marLeft w:val="640"/>
          <w:marRight w:val="0"/>
          <w:marTop w:val="0"/>
          <w:marBottom w:val="0"/>
          <w:divBdr>
            <w:top w:val="none" w:sz="0" w:space="0" w:color="auto"/>
            <w:left w:val="none" w:sz="0" w:space="0" w:color="auto"/>
            <w:bottom w:val="none" w:sz="0" w:space="0" w:color="auto"/>
            <w:right w:val="none" w:sz="0" w:space="0" w:color="auto"/>
          </w:divBdr>
        </w:div>
        <w:div w:id="2977216">
          <w:marLeft w:val="640"/>
          <w:marRight w:val="0"/>
          <w:marTop w:val="0"/>
          <w:marBottom w:val="0"/>
          <w:divBdr>
            <w:top w:val="none" w:sz="0" w:space="0" w:color="auto"/>
            <w:left w:val="none" w:sz="0" w:space="0" w:color="auto"/>
            <w:bottom w:val="none" w:sz="0" w:space="0" w:color="auto"/>
            <w:right w:val="none" w:sz="0" w:space="0" w:color="auto"/>
          </w:divBdr>
        </w:div>
        <w:div w:id="1960839905">
          <w:marLeft w:val="640"/>
          <w:marRight w:val="0"/>
          <w:marTop w:val="0"/>
          <w:marBottom w:val="0"/>
          <w:divBdr>
            <w:top w:val="none" w:sz="0" w:space="0" w:color="auto"/>
            <w:left w:val="none" w:sz="0" w:space="0" w:color="auto"/>
            <w:bottom w:val="none" w:sz="0" w:space="0" w:color="auto"/>
            <w:right w:val="none" w:sz="0" w:space="0" w:color="auto"/>
          </w:divBdr>
        </w:div>
        <w:div w:id="1811089772">
          <w:marLeft w:val="640"/>
          <w:marRight w:val="0"/>
          <w:marTop w:val="0"/>
          <w:marBottom w:val="0"/>
          <w:divBdr>
            <w:top w:val="none" w:sz="0" w:space="0" w:color="auto"/>
            <w:left w:val="none" w:sz="0" w:space="0" w:color="auto"/>
            <w:bottom w:val="none" w:sz="0" w:space="0" w:color="auto"/>
            <w:right w:val="none" w:sz="0" w:space="0" w:color="auto"/>
          </w:divBdr>
        </w:div>
        <w:div w:id="1838492857">
          <w:marLeft w:val="640"/>
          <w:marRight w:val="0"/>
          <w:marTop w:val="0"/>
          <w:marBottom w:val="0"/>
          <w:divBdr>
            <w:top w:val="none" w:sz="0" w:space="0" w:color="auto"/>
            <w:left w:val="none" w:sz="0" w:space="0" w:color="auto"/>
            <w:bottom w:val="none" w:sz="0" w:space="0" w:color="auto"/>
            <w:right w:val="none" w:sz="0" w:space="0" w:color="auto"/>
          </w:divBdr>
        </w:div>
        <w:div w:id="1254046498">
          <w:marLeft w:val="640"/>
          <w:marRight w:val="0"/>
          <w:marTop w:val="0"/>
          <w:marBottom w:val="0"/>
          <w:divBdr>
            <w:top w:val="none" w:sz="0" w:space="0" w:color="auto"/>
            <w:left w:val="none" w:sz="0" w:space="0" w:color="auto"/>
            <w:bottom w:val="none" w:sz="0" w:space="0" w:color="auto"/>
            <w:right w:val="none" w:sz="0" w:space="0" w:color="auto"/>
          </w:divBdr>
        </w:div>
        <w:div w:id="648749838">
          <w:marLeft w:val="640"/>
          <w:marRight w:val="0"/>
          <w:marTop w:val="0"/>
          <w:marBottom w:val="0"/>
          <w:divBdr>
            <w:top w:val="none" w:sz="0" w:space="0" w:color="auto"/>
            <w:left w:val="none" w:sz="0" w:space="0" w:color="auto"/>
            <w:bottom w:val="none" w:sz="0" w:space="0" w:color="auto"/>
            <w:right w:val="none" w:sz="0" w:space="0" w:color="auto"/>
          </w:divBdr>
        </w:div>
        <w:div w:id="1740441237">
          <w:marLeft w:val="640"/>
          <w:marRight w:val="0"/>
          <w:marTop w:val="0"/>
          <w:marBottom w:val="0"/>
          <w:divBdr>
            <w:top w:val="none" w:sz="0" w:space="0" w:color="auto"/>
            <w:left w:val="none" w:sz="0" w:space="0" w:color="auto"/>
            <w:bottom w:val="none" w:sz="0" w:space="0" w:color="auto"/>
            <w:right w:val="none" w:sz="0" w:space="0" w:color="auto"/>
          </w:divBdr>
        </w:div>
        <w:div w:id="2099669077">
          <w:marLeft w:val="640"/>
          <w:marRight w:val="0"/>
          <w:marTop w:val="0"/>
          <w:marBottom w:val="0"/>
          <w:divBdr>
            <w:top w:val="none" w:sz="0" w:space="0" w:color="auto"/>
            <w:left w:val="none" w:sz="0" w:space="0" w:color="auto"/>
            <w:bottom w:val="none" w:sz="0" w:space="0" w:color="auto"/>
            <w:right w:val="none" w:sz="0" w:space="0" w:color="auto"/>
          </w:divBdr>
        </w:div>
      </w:divsChild>
    </w:div>
    <w:div w:id="715741228">
      <w:bodyDiv w:val="1"/>
      <w:marLeft w:val="0"/>
      <w:marRight w:val="0"/>
      <w:marTop w:val="0"/>
      <w:marBottom w:val="0"/>
      <w:divBdr>
        <w:top w:val="none" w:sz="0" w:space="0" w:color="auto"/>
        <w:left w:val="none" w:sz="0" w:space="0" w:color="auto"/>
        <w:bottom w:val="none" w:sz="0" w:space="0" w:color="auto"/>
        <w:right w:val="none" w:sz="0" w:space="0" w:color="auto"/>
      </w:divBdr>
      <w:divsChild>
        <w:div w:id="1855878363">
          <w:marLeft w:val="640"/>
          <w:marRight w:val="0"/>
          <w:marTop w:val="0"/>
          <w:marBottom w:val="0"/>
          <w:divBdr>
            <w:top w:val="none" w:sz="0" w:space="0" w:color="auto"/>
            <w:left w:val="none" w:sz="0" w:space="0" w:color="auto"/>
            <w:bottom w:val="none" w:sz="0" w:space="0" w:color="auto"/>
            <w:right w:val="none" w:sz="0" w:space="0" w:color="auto"/>
          </w:divBdr>
        </w:div>
        <w:div w:id="406731178">
          <w:marLeft w:val="640"/>
          <w:marRight w:val="0"/>
          <w:marTop w:val="0"/>
          <w:marBottom w:val="0"/>
          <w:divBdr>
            <w:top w:val="none" w:sz="0" w:space="0" w:color="auto"/>
            <w:left w:val="none" w:sz="0" w:space="0" w:color="auto"/>
            <w:bottom w:val="none" w:sz="0" w:space="0" w:color="auto"/>
            <w:right w:val="none" w:sz="0" w:space="0" w:color="auto"/>
          </w:divBdr>
        </w:div>
        <w:div w:id="1080326672">
          <w:marLeft w:val="640"/>
          <w:marRight w:val="0"/>
          <w:marTop w:val="0"/>
          <w:marBottom w:val="0"/>
          <w:divBdr>
            <w:top w:val="none" w:sz="0" w:space="0" w:color="auto"/>
            <w:left w:val="none" w:sz="0" w:space="0" w:color="auto"/>
            <w:bottom w:val="none" w:sz="0" w:space="0" w:color="auto"/>
            <w:right w:val="none" w:sz="0" w:space="0" w:color="auto"/>
          </w:divBdr>
        </w:div>
        <w:div w:id="1745420617">
          <w:marLeft w:val="640"/>
          <w:marRight w:val="0"/>
          <w:marTop w:val="0"/>
          <w:marBottom w:val="0"/>
          <w:divBdr>
            <w:top w:val="none" w:sz="0" w:space="0" w:color="auto"/>
            <w:left w:val="none" w:sz="0" w:space="0" w:color="auto"/>
            <w:bottom w:val="none" w:sz="0" w:space="0" w:color="auto"/>
            <w:right w:val="none" w:sz="0" w:space="0" w:color="auto"/>
          </w:divBdr>
        </w:div>
        <w:div w:id="1426459217">
          <w:marLeft w:val="640"/>
          <w:marRight w:val="0"/>
          <w:marTop w:val="0"/>
          <w:marBottom w:val="0"/>
          <w:divBdr>
            <w:top w:val="none" w:sz="0" w:space="0" w:color="auto"/>
            <w:left w:val="none" w:sz="0" w:space="0" w:color="auto"/>
            <w:bottom w:val="none" w:sz="0" w:space="0" w:color="auto"/>
            <w:right w:val="none" w:sz="0" w:space="0" w:color="auto"/>
          </w:divBdr>
        </w:div>
        <w:div w:id="1177697771">
          <w:marLeft w:val="640"/>
          <w:marRight w:val="0"/>
          <w:marTop w:val="0"/>
          <w:marBottom w:val="0"/>
          <w:divBdr>
            <w:top w:val="none" w:sz="0" w:space="0" w:color="auto"/>
            <w:left w:val="none" w:sz="0" w:space="0" w:color="auto"/>
            <w:bottom w:val="none" w:sz="0" w:space="0" w:color="auto"/>
            <w:right w:val="none" w:sz="0" w:space="0" w:color="auto"/>
          </w:divBdr>
        </w:div>
        <w:div w:id="2005089704">
          <w:marLeft w:val="640"/>
          <w:marRight w:val="0"/>
          <w:marTop w:val="0"/>
          <w:marBottom w:val="0"/>
          <w:divBdr>
            <w:top w:val="none" w:sz="0" w:space="0" w:color="auto"/>
            <w:left w:val="none" w:sz="0" w:space="0" w:color="auto"/>
            <w:bottom w:val="none" w:sz="0" w:space="0" w:color="auto"/>
            <w:right w:val="none" w:sz="0" w:space="0" w:color="auto"/>
          </w:divBdr>
        </w:div>
        <w:div w:id="2015642988">
          <w:marLeft w:val="640"/>
          <w:marRight w:val="0"/>
          <w:marTop w:val="0"/>
          <w:marBottom w:val="0"/>
          <w:divBdr>
            <w:top w:val="none" w:sz="0" w:space="0" w:color="auto"/>
            <w:left w:val="none" w:sz="0" w:space="0" w:color="auto"/>
            <w:bottom w:val="none" w:sz="0" w:space="0" w:color="auto"/>
            <w:right w:val="none" w:sz="0" w:space="0" w:color="auto"/>
          </w:divBdr>
        </w:div>
        <w:div w:id="1661156793">
          <w:marLeft w:val="640"/>
          <w:marRight w:val="0"/>
          <w:marTop w:val="0"/>
          <w:marBottom w:val="0"/>
          <w:divBdr>
            <w:top w:val="none" w:sz="0" w:space="0" w:color="auto"/>
            <w:left w:val="none" w:sz="0" w:space="0" w:color="auto"/>
            <w:bottom w:val="none" w:sz="0" w:space="0" w:color="auto"/>
            <w:right w:val="none" w:sz="0" w:space="0" w:color="auto"/>
          </w:divBdr>
        </w:div>
        <w:div w:id="2132623680">
          <w:marLeft w:val="640"/>
          <w:marRight w:val="0"/>
          <w:marTop w:val="0"/>
          <w:marBottom w:val="0"/>
          <w:divBdr>
            <w:top w:val="none" w:sz="0" w:space="0" w:color="auto"/>
            <w:left w:val="none" w:sz="0" w:space="0" w:color="auto"/>
            <w:bottom w:val="none" w:sz="0" w:space="0" w:color="auto"/>
            <w:right w:val="none" w:sz="0" w:space="0" w:color="auto"/>
          </w:divBdr>
        </w:div>
        <w:div w:id="1070158190">
          <w:marLeft w:val="640"/>
          <w:marRight w:val="0"/>
          <w:marTop w:val="0"/>
          <w:marBottom w:val="0"/>
          <w:divBdr>
            <w:top w:val="none" w:sz="0" w:space="0" w:color="auto"/>
            <w:left w:val="none" w:sz="0" w:space="0" w:color="auto"/>
            <w:bottom w:val="none" w:sz="0" w:space="0" w:color="auto"/>
            <w:right w:val="none" w:sz="0" w:space="0" w:color="auto"/>
          </w:divBdr>
        </w:div>
        <w:div w:id="331494083">
          <w:marLeft w:val="640"/>
          <w:marRight w:val="0"/>
          <w:marTop w:val="0"/>
          <w:marBottom w:val="0"/>
          <w:divBdr>
            <w:top w:val="none" w:sz="0" w:space="0" w:color="auto"/>
            <w:left w:val="none" w:sz="0" w:space="0" w:color="auto"/>
            <w:bottom w:val="none" w:sz="0" w:space="0" w:color="auto"/>
            <w:right w:val="none" w:sz="0" w:space="0" w:color="auto"/>
          </w:divBdr>
        </w:div>
        <w:div w:id="2122022904">
          <w:marLeft w:val="640"/>
          <w:marRight w:val="0"/>
          <w:marTop w:val="0"/>
          <w:marBottom w:val="0"/>
          <w:divBdr>
            <w:top w:val="none" w:sz="0" w:space="0" w:color="auto"/>
            <w:left w:val="none" w:sz="0" w:space="0" w:color="auto"/>
            <w:bottom w:val="none" w:sz="0" w:space="0" w:color="auto"/>
            <w:right w:val="none" w:sz="0" w:space="0" w:color="auto"/>
          </w:divBdr>
        </w:div>
        <w:div w:id="125853098">
          <w:marLeft w:val="640"/>
          <w:marRight w:val="0"/>
          <w:marTop w:val="0"/>
          <w:marBottom w:val="0"/>
          <w:divBdr>
            <w:top w:val="none" w:sz="0" w:space="0" w:color="auto"/>
            <w:left w:val="none" w:sz="0" w:space="0" w:color="auto"/>
            <w:bottom w:val="none" w:sz="0" w:space="0" w:color="auto"/>
            <w:right w:val="none" w:sz="0" w:space="0" w:color="auto"/>
          </w:divBdr>
        </w:div>
        <w:div w:id="1663048722">
          <w:marLeft w:val="640"/>
          <w:marRight w:val="0"/>
          <w:marTop w:val="0"/>
          <w:marBottom w:val="0"/>
          <w:divBdr>
            <w:top w:val="none" w:sz="0" w:space="0" w:color="auto"/>
            <w:left w:val="none" w:sz="0" w:space="0" w:color="auto"/>
            <w:bottom w:val="none" w:sz="0" w:space="0" w:color="auto"/>
            <w:right w:val="none" w:sz="0" w:space="0" w:color="auto"/>
          </w:divBdr>
        </w:div>
        <w:div w:id="1622299699">
          <w:marLeft w:val="640"/>
          <w:marRight w:val="0"/>
          <w:marTop w:val="0"/>
          <w:marBottom w:val="0"/>
          <w:divBdr>
            <w:top w:val="none" w:sz="0" w:space="0" w:color="auto"/>
            <w:left w:val="none" w:sz="0" w:space="0" w:color="auto"/>
            <w:bottom w:val="none" w:sz="0" w:space="0" w:color="auto"/>
            <w:right w:val="none" w:sz="0" w:space="0" w:color="auto"/>
          </w:divBdr>
        </w:div>
        <w:div w:id="975837926">
          <w:marLeft w:val="640"/>
          <w:marRight w:val="0"/>
          <w:marTop w:val="0"/>
          <w:marBottom w:val="0"/>
          <w:divBdr>
            <w:top w:val="none" w:sz="0" w:space="0" w:color="auto"/>
            <w:left w:val="none" w:sz="0" w:space="0" w:color="auto"/>
            <w:bottom w:val="none" w:sz="0" w:space="0" w:color="auto"/>
            <w:right w:val="none" w:sz="0" w:space="0" w:color="auto"/>
          </w:divBdr>
        </w:div>
        <w:div w:id="2115514893">
          <w:marLeft w:val="640"/>
          <w:marRight w:val="0"/>
          <w:marTop w:val="0"/>
          <w:marBottom w:val="0"/>
          <w:divBdr>
            <w:top w:val="none" w:sz="0" w:space="0" w:color="auto"/>
            <w:left w:val="none" w:sz="0" w:space="0" w:color="auto"/>
            <w:bottom w:val="none" w:sz="0" w:space="0" w:color="auto"/>
            <w:right w:val="none" w:sz="0" w:space="0" w:color="auto"/>
          </w:divBdr>
        </w:div>
        <w:div w:id="1057899279">
          <w:marLeft w:val="640"/>
          <w:marRight w:val="0"/>
          <w:marTop w:val="0"/>
          <w:marBottom w:val="0"/>
          <w:divBdr>
            <w:top w:val="none" w:sz="0" w:space="0" w:color="auto"/>
            <w:left w:val="none" w:sz="0" w:space="0" w:color="auto"/>
            <w:bottom w:val="none" w:sz="0" w:space="0" w:color="auto"/>
            <w:right w:val="none" w:sz="0" w:space="0" w:color="auto"/>
          </w:divBdr>
        </w:div>
        <w:div w:id="754206806">
          <w:marLeft w:val="640"/>
          <w:marRight w:val="0"/>
          <w:marTop w:val="0"/>
          <w:marBottom w:val="0"/>
          <w:divBdr>
            <w:top w:val="none" w:sz="0" w:space="0" w:color="auto"/>
            <w:left w:val="none" w:sz="0" w:space="0" w:color="auto"/>
            <w:bottom w:val="none" w:sz="0" w:space="0" w:color="auto"/>
            <w:right w:val="none" w:sz="0" w:space="0" w:color="auto"/>
          </w:divBdr>
        </w:div>
        <w:div w:id="933779637">
          <w:marLeft w:val="640"/>
          <w:marRight w:val="0"/>
          <w:marTop w:val="0"/>
          <w:marBottom w:val="0"/>
          <w:divBdr>
            <w:top w:val="none" w:sz="0" w:space="0" w:color="auto"/>
            <w:left w:val="none" w:sz="0" w:space="0" w:color="auto"/>
            <w:bottom w:val="none" w:sz="0" w:space="0" w:color="auto"/>
            <w:right w:val="none" w:sz="0" w:space="0" w:color="auto"/>
          </w:divBdr>
        </w:div>
        <w:div w:id="1232501103">
          <w:marLeft w:val="640"/>
          <w:marRight w:val="0"/>
          <w:marTop w:val="0"/>
          <w:marBottom w:val="0"/>
          <w:divBdr>
            <w:top w:val="none" w:sz="0" w:space="0" w:color="auto"/>
            <w:left w:val="none" w:sz="0" w:space="0" w:color="auto"/>
            <w:bottom w:val="none" w:sz="0" w:space="0" w:color="auto"/>
            <w:right w:val="none" w:sz="0" w:space="0" w:color="auto"/>
          </w:divBdr>
        </w:div>
        <w:div w:id="1280915213">
          <w:marLeft w:val="640"/>
          <w:marRight w:val="0"/>
          <w:marTop w:val="0"/>
          <w:marBottom w:val="0"/>
          <w:divBdr>
            <w:top w:val="none" w:sz="0" w:space="0" w:color="auto"/>
            <w:left w:val="none" w:sz="0" w:space="0" w:color="auto"/>
            <w:bottom w:val="none" w:sz="0" w:space="0" w:color="auto"/>
            <w:right w:val="none" w:sz="0" w:space="0" w:color="auto"/>
          </w:divBdr>
        </w:div>
        <w:div w:id="208760810">
          <w:marLeft w:val="640"/>
          <w:marRight w:val="0"/>
          <w:marTop w:val="0"/>
          <w:marBottom w:val="0"/>
          <w:divBdr>
            <w:top w:val="none" w:sz="0" w:space="0" w:color="auto"/>
            <w:left w:val="none" w:sz="0" w:space="0" w:color="auto"/>
            <w:bottom w:val="none" w:sz="0" w:space="0" w:color="auto"/>
            <w:right w:val="none" w:sz="0" w:space="0" w:color="auto"/>
          </w:divBdr>
        </w:div>
        <w:div w:id="40058545">
          <w:marLeft w:val="640"/>
          <w:marRight w:val="0"/>
          <w:marTop w:val="0"/>
          <w:marBottom w:val="0"/>
          <w:divBdr>
            <w:top w:val="none" w:sz="0" w:space="0" w:color="auto"/>
            <w:left w:val="none" w:sz="0" w:space="0" w:color="auto"/>
            <w:bottom w:val="none" w:sz="0" w:space="0" w:color="auto"/>
            <w:right w:val="none" w:sz="0" w:space="0" w:color="auto"/>
          </w:divBdr>
        </w:div>
        <w:div w:id="373584324">
          <w:marLeft w:val="640"/>
          <w:marRight w:val="0"/>
          <w:marTop w:val="0"/>
          <w:marBottom w:val="0"/>
          <w:divBdr>
            <w:top w:val="none" w:sz="0" w:space="0" w:color="auto"/>
            <w:left w:val="none" w:sz="0" w:space="0" w:color="auto"/>
            <w:bottom w:val="none" w:sz="0" w:space="0" w:color="auto"/>
            <w:right w:val="none" w:sz="0" w:space="0" w:color="auto"/>
          </w:divBdr>
        </w:div>
        <w:div w:id="463432678">
          <w:marLeft w:val="640"/>
          <w:marRight w:val="0"/>
          <w:marTop w:val="0"/>
          <w:marBottom w:val="0"/>
          <w:divBdr>
            <w:top w:val="none" w:sz="0" w:space="0" w:color="auto"/>
            <w:left w:val="none" w:sz="0" w:space="0" w:color="auto"/>
            <w:bottom w:val="none" w:sz="0" w:space="0" w:color="auto"/>
            <w:right w:val="none" w:sz="0" w:space="0" w:color="auto"/>
          </w:divBdr>
        </w:div>
        <w:div w:id="2034723947">
          <w:marLeft w:val="640"/>
          <w:marRight w:val="0"/>
          <w:marTop w:val="0"/>
          <w:marBottom w:val="0"/>
          <w:divBdr>
            <w:top w:val="none" w:sz="0" w:space="0" w:color="auto"/>
            <w:left w:val="none" w:sz="0" w:space="0" w:color="auto"/>
            <w:bottom w:val="none" w:sz="0" w:space="0" w:color="auto"/>
            <w:right w:val="none" w:sz="0" w:space="0" w:color="auto"/>
          </w:divBdr>
        </w:div>
        <w:div w:id="1826971507">
          <w:marLeft w:val="640"/>
          <w:marRight w:val="0"/>
          <w:marTop w:val="0"/>
          <w:marBottom w:val="0"/>
          <w:divBdr>
            <w:top w:val="none" w:sz="0" w:space="0" w:color="auto"/>
            <w:left w:val="none" w:sz="0" w:space="0" w:color="auto"/>
            <w:bottom w:val="none" w:sz="0" w:space="0" w:color="auto"/>
            <w:right w:val="none" w:sz="0" w:space="0" w:color="auto"/>
          </w:divBdr>
        </w:div>
        <w:div w:id="1892419301">
          <w:marLeft w:val="640"/>
          <w:marRight w:val="0"/>
          <w:marTop w:val="0"/>
          <w:marBottom w:val="0"/>
          <w:divBdr>
            <w:top w:val="none" w:sz="0" w:space="0" w:color="auto"/>
            <w:left w:val="none" w:sz="0" w:space="0" w:color="auto"/>
            <w:bottom w:val="none" w:sz="0" w:space="0" w:color="auto"/>
            <w:right w:val="none" w:sz="0" w:space="0" w:color="auto"/>
          </w:divBdr>
        </w:div>
        <w:div w:id="43063827">
          <w:marLeft w:val="640"/>
          <w:marRight w:val="0"/>
          <w:marTop w:val="0"/>
          <w:marBottom w:val="0"/>
          <w:divBdr>
            <w:top w:val="none" w:sz="0" w:space="0" w:color="auto"/>
            <w:left w:val="none" w:sz="0" w:space="0" w:color="auto"/>
            <w:bottom w:val="none" w:sz="0" w:space="0" w:color="auto"/>
            <w:right w:val="none" w:sz="0" w:space="0" w:color="auto"/>
          </w:divBdr>
        </w:div>
        <w:div w:id="1327514623">
          <w:marLeft w:val="640"/>
          <w:marRight w:val="0"/>
          <w:marTop w:val="0"/>
          <w:marBottom w:val="0"/>
          <w:divBdr>
            <w:top w:val="none" w:sz="0" w:space="0" w:color="auto"/>
            <w:left w:val="none" w:sz="0" w:space="0" w:color="auto"/>
            <w:bottom w:val="none" w:sz="0" w:space="0" w:color="auto"/>
            <w:right w:val="none" w:sz="0" w:space="0" w:color="auto"/>
          </w:divBdr>
        </w:div>
        <w:div w:id="853376773">
          <w:marLeft w:val="640"/>
          <w:marRight w:val="0"/>
          <w:marTop w:val="0"/>
          <w:marBottom w:val="0"/>
          <w:divBdr>
            <w:top w:val="none" w:sz="0" w:space="0" w:color="auto"/>
            <w:left w:val="none" w:sz="0" w:space="0" w:color="auto"/>
            <w:bottom w:val="none" w:sz="0" w:space="0" w:color="auto"/>
            <w:right w:val="none" w:sz="0" w:space="0" w:color="auto"/>
          </w:divBdr>
        </w:div>
        <w:div w:id="462623714">
          <w:marLeft w:val="640"/>
          <w:marRight w:val="0"/>
          <w:marTop w:val="0"/>
          <w:marBottom w:val="0"/>
          <w:divBdr>
            <w:top w:val="none" w:sz="0" w:space="0" w:color="auto"/>
            <w:left w:val="none" w:sz="0" w:space="0" w:color="auto"/>
            <w:bottom w:val="none" w:sz="0" w:space="0" w:color="auto"/>
            <w:right w:val="none" w:sz="0" w:space="0" w:color="auto"/>
          </w:divBdr>
        </w:div>
        <w:div w:id="1126898940">
          <w:marLeft w:val="640"/>
          <w:marRight w:val="0"/>
          <w:marTop w:val="0"/>
          <w:marBottom w:val="0"/>
          <w:divBdr>
            <w:top w:val="none" w:sz="0" w:space="0" w:color="auto"/>
            <w:left w:val="none" w:sz="0" w:space="0" w:color="auto"/>
            <w:bottom w:val="none" w:sz="0" w:space="0" w:color="auto"/>
            <w:right w:val="none" w:sz="0" w:space="0" w:color="auto"/>
          </w:divBdr>
        </w:div>
        <w:div w:id="206458133">
          <w:marLeft w:val="640"/>
          <w:marRight w:val="0"/>
          <w:marTop w:val="0"/>
          <w:marBottom w:val="0"/>
          <w:divBdr>
            <w:top w:val="none" w:sz="0" w:space="0" w:color="auto"/>
            <w:left w:val="none" w:sz="0" w:space="0" w:color="auto"/>
            <w:bottom w:val="none" w:sz="0" w:space="0" w:color="auto"/>
            <w:right w:val="none" w:sz="0" w:space="0" w:color="auto"/>
          </w:divBdr>
        </w:div>
        <w:div w:id="1310013160">
          <w:marLeft w:val="640"/>
          <w:marRight w:val="0"/>
          <w:marTop w:val="0"/>
          <w:marBottom w:val="0"/>
          <w:divBdr>
            <w:top w:val="none" w:sz="0" w:space="0" w:color="auto"/>
            <w:left w:val="none" w:sz="0" w:space="0" w:color="auto"/>
            <w:bottom w:val="none" w:sz="0" w:space="0" w:color="auto"/>
            <w:right w:val="none" w:sz="0" w:space="0" w:color="auto"/>
          </w:divBdr>
        </w:div>
        <w:div w:id="2047631784">
          <w:marLeft w:val="640"/>
          <w:marRight w:val="0"/>
          <w:marTop w:val="0"/>
          <w:marBottom w:val="0"/>
          <w:divBdr>
            <w:top w:val="none" w:sz="0" w:space="0" w:color="auto"/>
            <w:left w:val="none" w:sz="0" w:space="0" w:color="auto"/>
            <w:bottom w:val="none" w:sz="0" w:space="0" w:color="auto"/>
            <w:right w:val="none" w:sz="0" w:space="0" w:color="auto"/>
          </w:divBdr>
        </w:div>
        <w:div w:id="560946483">
          <w:marLeft w:val="640"/>
          <w:marRight w:val="0"/>
          <w:marTop w:val="0"/>
          <w:marBottom w:val="0"/>
          <w:divBdr>
            <w:top w:val="none" w:sz="0" w:space="0" w:color="auto"/>
            <w:left w:val="none" w:sz="0" w:space="0" w:color="auto"/>
            <w:bottom w:val="none" w:sz="0" w:space="0" w:color="auto"/>
            <w:right w:val="none" w:sz="0" w:space="0" w:color="auto"/>
          </w:divBdr>
        </w:div>
        <w:div w:id="2144689787">
          <w:marLeft w:val="640"/>
          <w:marRight w:val="0"/>
          <w:marTop w:val="0"/>
          <w:marBottom w:val="0"/>
          <w:divBdr>
            <w:top w:val="none" w:sz="0" w:space="0" w:color="auto"/>
            <w:left w:val="none" w:sz="0" w:space="0" w:color="auto"/>
            <w:bottom w:val="none" w:sz="0" w:space="0" w:color="auto"/>
            <w:right w:val="none" w:sz="0" w:space="0" w:color="auto"/>
          </w:divBdr>
        </w:div>
        <w:div w:id="1109399314">
          <w:marLeft w:val="640"/>
          <w:marRight w:val="0"/>
          <w:marTop w:val="0"/>
          <w:marBottom w:val="0"/>
          <w:divBdr>
            <w:top w:val="none" w:sz="0" w:space="0" w:color="auto"/>
            <w:left w:val="none" w:sz="0" w:space="0" w:color="auto"/>
            <w:bottom w:val="none" w:sz="0" w:space="0" w:color="auto"/>
            <w:right w:val="none" w:sz="0" w:space="0" w:color="auto"/>
          </w:divBdr>
        </w:div>
        <w:div w:id="474836976">
          <w:marLeft w:val="640"/>
          <w:marRight w:val="0"/>
          <w:marTop w:val="0"/>
          <w:marBottom w:val="0"/>
          <w:divBdr>
            <w:top w:val="none" w:sz="0" w:space="0" w:color="auto"/>
            <w:left w:val="none" w:sz="0" w:space="0" w:color="auto"/>
            <w:bottom w:val="none" w:sz="0" w:space="0" w:color="auto"/>
            <w:right w:val="none" w:sz="0" w:space="0" w:color="auto"/>
          </w:divBdr>
        </w:div>
        <w:div w:id="1990162951">
          <w:marLeft w:val="640"/>
          <w:marRight w:val="0"/>
          <w:marTop w:val="0"/>
          <w:marBottom w:val="0"/>
          <w:divBdr>
            <w:top w:val="none" w:sz="0" w:space="0" w:color="auto"/>
            <w:left w:val="none" w:sz="0" w:space="0" w:color="auto"/>
            <w:bottom w:val="none" w:sz="0" w:space="0" w:color="auto"/>
            <w:right w:val="none" w:sz="0" w:space="0" w:color="auto"/>
          </w:divBdr>
        </w:div>
        <w:div w:id="471488813">
          <w:marLeft w:val="640"/>
          <w:marRight w:val="0"/>
          <w:marTop w:val="0"/>
          <w:marBottom w:val="0"/>
          <w:divBdr>
            <w:top w:val="none" w:sz="0" w:space="0" w:color="auto"/>
            <w:left w:val="none" w:sz="0" w:space="0" w:color="auto"/>
            <w:bottom w:val="none" w:sz="0" w:space="0" w:color="auto"/>
            <w:right w:val="none" w:sz="0" w:space="0" w:color="auto"/>
          </w:divBdr>
        </w:div>
        <w:div w:id="881597569">
          <w:marLeft w:val="640"/>
          <w:marRight w:val="0"/>
          <w:marTop w:val="0"/>
          <w:marBottom w:val="0"/>
          <w:divBdr>
            <w:top w:val="none" w:sz="0" w:space="0" w:color="auto"/>
            <w:left w:val="none" w:sz="0" w:space="0" w:color="auto"/>
            <w:bottom w:val="none" w:sz="0" w:space="0" w:color="auto"/>
            <w:right w:val="none" w:sz="0" w:space="0" w:color="auto"/>
          </w:divBdr>
        </w:div>
        <w:div w:id="123931208">
          <w:marLeft w:val="640"/>
          <w:marRight w:val="0"/>
          <w:marTop w:val="0"/>
          <w:marBottom w:val="0"/>
          <w:divBdr>
            <w:top w:val="none" w:sz="0" w:space="0" w:color="auto"/>
            <w:left w:val="none" w:sz="0" w:space="0" w:color="auto"/>
            <w:bottom w:val="none" w:sz="0" w:space="0" w:color="auto"/>
            <w:right w:val="none" w:sz="0" w:space="0" w:color="auto"/>
          </w:divBdr>
        </w:div>
        <w:div w:id="89663974">
          <w:marLeft w:val="640"/>
          <w:marRight w:val="0"/>
          <w:marTop w:val="0"/>
          <w:marBottom w:val="0"/>
          <w:divBdr>
            <w:top w:val="none" w:sz="0" w:space="0" w:color="auto"/>
            <w:left w:val="none" w:sz="0" w:space="0" w:color="auto"/>
            <w:bottom w:val="none" w:sz="0" w:space="0" w:color="auto"/>
            <w:right w:val="none" w:sz="0" w:space="0" w:color="auto"/>
          </w:divBdr>
        </w:div>
        <w:div w:id="1950770383">
          <w:marLeft w:val="640"/>
          <w:marRight w:val="0"/>
          <w:marTop w:val="0"/>
          <w:marBottom w:val="0"/>
          <w:divBdr>
            <w:top w:val="none" w:sz="0" w:space="0" w:color="auto"/>
            <w:left w:val="none" w:sz="0" w:space="0" w:color="auto"/>
            <w:bottom w:val="none" w:sz="0" w:space="0" w:color="auto"/>
            <w:right w:val="none" w:sz="0" w:space="0" w:color="auto"/>
          </w:divBdr>
        </w:div>
        <w:div w:id="90854630">
          <w:marLeft w:val="640"/>
          <w:marRight w:val="0"/>
          <w:marTop w:val="0"/>
          <w:marBottom w:val="0"/>
          <w:divBdr>
            <w:top w:val="none" w:sz="0" w:space="0" w:color="auto"/>
            <w:left w:val="none" w:sz="0" w:space="0" w:color="auto"/>
            <w:bottom w:val="none" w:sz="0" w:space="0" w:color="auto"/>
            <w:right w:val="none" w:sz="0" w:space="0" w:color="auto"/>
          </w:divBdr>
        </w:div>
        <w:div w:id="575013553">
          <w:marLeft w:val="640"/>
          <w:marRight w:val="0"/>
          <w:marTop w:val="0"/>
          <w:marBottom w:val="0"/>
          <w:divBdr>
            <w:top w:val="none" w:sz="0" w:space="0" w:color="auto"/>
            <w:left w:val="none" w:sz="0" w:space="0" w:color="auto"/>
            <w:bottom w:val="none" w:sz="0" w:space="0" w:color="auto"/>
            <w:right w:val="none" w:sz="0" w:space="0" w:color="auto"/>
          </w:divBdr>
        </w:div>
        <w:div w:id="944114375">
          <w:marLeft w:val="640"/>
          <w:marRight w:val="0"/>
          <w:marTop w:val="0"/>
          <w:marBottom w:val="0"/>
          <w:divBdr>
            <w:top w:val="none" w:sz="0" w:space="0" w:color="auto"/>
            <w:left w:val="none" w:sz="0" w:space="0" w:color="auto"/>
            <w:bottom w:val="none" w:sz="0" w:space="0" w:color="auto"/>
            <w:right w:val="none" w:sz="0" w:space="0" w:color="auto"/>
          </w:divBdr>
        </w:div>
        <w:div w:id="1997954123">
          <w:marLeft w:val="640"/>
          <w:marRight w:val="0"/>
          <w:marTop w:val="0"/>
          <w:marBottom w:val="0"/>
          <w:divBdr>
            <w:top w:val="none" w:sz="0" w:space="0" w:color="auto"/>
            <w:left w:val="none" w:sz="0" w:space="0" w:color="auto"/>
            <w:bottom w:val="none" w:sz="0" w:space="0" w:color="auto"/>
            <w:right w:val="none" w:sz="0" w:space="0" w:color="auto"/>
          </w:divBdr>
        </w:div>
        <w:div w:id="1337611816">
          <w:marLeft w:val="640"/>
          <w:marRight w:val="0"/>
          <w:marTop w:val="0"/>
          <w:marBottom w:val="0"/>
          <w:divBdr>
            <w:top w:val="none" w:sz="0" w:space="0" w:color="auto"/>
            <w:left w:val="none" w:sz="0" w:space="0" w:color="auto"/>
            <w:bottom w:val="none" w:sz="0" w:space="0" w:color="auto"/>
            <w:right w:val="none" w:sz="0" w:space="0" w:color="auto"/>
          </w:divBdr>
        </w:div>
        <w:div w:id="1486625676">
          <w:marLeft w:val="640"/>
          <w:marRight w:val="0"/>
          <w:marTop w:val="0"/>
          <w:marBottom w:val="0"/>
          <w:divBdr>
            <w:top w:val="none" w:sz="0" w:space="0" w:color="auto"/>
            <w:left w:val="none" w:sz="0" w:space="0" w:color="auto"/>
            <w:bottom w:val="none" w:sz="0" w:space="0" w:color="auto"/>
            <w:right w:val="none" w:sz="0" w:space="0" w:color="auto"/>
          </w:divBdr>
        </w:div>
        <w:div w:id="1779375875">
          <w:marLeft w:val="640"/>
          <w:marRight w:val="0"/>
          <w:marTop w:val="0"/>
          <w:marBottom w:val="0"/>
          <w:divBdr>
            <w:top w:val="none" w:sz="0" w:space="0" w:color="auto"/>
            <w:left w:val="none" w:sz="0" w:space="0" w:color="auto"/>
            <w:bottom w:val="none" w:sz="0" w:space="0" w:color="auto"/>
            <w:right w:val="none" w:sz="0" w:space="0" w:color="auto"/>
          </w:divBdr>
        </w:div>
        <w:div w:id="1205946681">
          <w:marLeft w:val="640"/>
          <w:marRight w:val="0"/>
          <w:marTop w:val="0"/>
          <w:marBottom w:val="0"/>
          <w:divBdr>
            <w:top w:val="none" w:sz="0" w:space="0" w:color="auto"/>
            <w:left w:val="none" w:sz="0" w:space="0" w:color="auto"/>
            <w:bottom w:val="none" w:sz="0" w:space="0" w:color="auto"/>
            <w:right w:val="none" w:sz="0" w:space="0" w:color="auto"/>
          </w:divBdr>
        </w:div>
        <w:div w:id="552354441">
          <w:marLeft w:val="640"/>
          <w:marRight w:val="0"/>
          <w:marTop w:val="0"/>
          <w:marBottom w:val="0"/>
          <w:divBdr>
            <w:top w:val="none" w:sz="0" w:space="0" w:color="auto"/>
            <w:left w:val="none" w:sz="0" w:space="0" w:color="auto"/>
            <w:bottom w:val="none" w:sz="0" w:space="0" w:color="auto"/>
            <w:right w:val="none" w:sz="0" w:space="0" w:color="auto"/>
          </w:divBdr>
        </w:div>
        <w:div w:id="670568133">
          <w:marLeft w:val="640"/>
          <w:marRight w:val="0"/>
          <w:marTop w:val="0"/>
          <w:marBottom w:val="0"/>
          <w:divBdr>
            <w:top w:val="none" w:sz="0" w:space="0" w:color="auto"/>
            <w:left w:val="none" w:sz="0" w:space="0" w:color="auto"/>
            <w:bottom w:val="none" w:sz="0" w:space="0" w:color="auto"/>
            <w:right w:val="none" w:sz="0" w:space="0" w:color="auto"/>
          </w:divBdr>
        </w:div>
        <w:div w:id="590967329">
          <w:marLeft w:val="640"/>
          <w:marRight w:val="0"/>
          <w:marTop w:val="0"/>
          <w:marBottom w:val="0"/>
          <w:divBdr>
            <w:top w:val="none" w:sz="0" w:space="0" w:color="auto"/>
            <w:left w:val="none" w:sz="0" w:space="0" w:color="auto"/>
            <w:bottom w:val="none" w:sz="0" w:space="0" w:color="auto"/>
            <w:right w:val="none" w:sz="0" w:space="0" w:color="auto"/>
          </w:divBdr>
        </w:div>
        <w:div w:id="2137411986">
          <w:marLeft w:val="640"/>
          <w:marRight w:val="0"/>
          <w:marTop w:val="0"/>
          <w:marBottom w:val="0"/>
          <w:divBdr>
            <w:top w:val="none" w:sz="0" w:space="0" w:color="auto"/>
            <w:left w:val="none" w:sz="0" w:space="0" w:color="auto"/>
            <w:bottom w:val="none" w:sz="0" w:space="0" w:color="auto"/>
            <w:right w:val="none" w:sz="0" w:space="0" w:color="auto"/>
          </w:divBdr>
        </w:div>
        <w:div w:id="2009480597">
          <w:marLeft w:val="640"/>
          <w:marRight w:val="0"/>
          <w:marTop w:val="0"/>
          <w:marBottom w:val="0"/>
          <w:divBdr>
            <w:top w:val="none" w:sz="0" w:space="0" w:color="auto"/>
            <w:left w:val="none" w:sz="0" w:space="0" w:color="auto"/>
            <w:bottom w:val="none" w:sz="0" w:space="0" w:color="auto"/>
            <w:right w:val="none" w:sz="0" w:space="0" w:color="auto"/>
          </w:divBdr>
        </w:div>
        <w:div w:id="190070069">
          <w:marLeft w:val="640"/>
          <w:marRight w:val="0"/>
          <w:marTop w:val="0"/>
          <w:marBottom w:val="0"/>
          <w:divBdr>
            <w:top w:val="none" w:sz="0" w:space="0" w:color="auto"/>
            <w:left w:val="none" w:sz="0" w:space="0" w:color="auto"/>
            <w:bottom w:val="none" w:sz="0" w:space="0" w:color="auto"/>
            <w:right w:val="none" w:sz="0" w:space="0" w:color="auto"/>
          </w:divBdr>
        </w:div>
        <w:div w:id="938491660">
          <w:marLeft w:val="640"/>
          <w:marRight w:val="0"/>
          <w:marTop w:val="0"/>
          <w:marBottom w:val="0"/>
          <w:divBdr>
            <w:top w:val="none" w:sz="0" w:space="0" w:color="auto"/>
            <w:left w:val="none" w:sz="0" w:space="0" w:color="auto"/>
            <w:bottom w:val="none" w:sz="0" w:space="0" w:color="auto"/>
            <w:right w:val="none" w:sz="0" w:space="0" w:color="auto"/>
          </w:divBdr>
        </w:div>
        <w:div w:id="1442140626">
          <w:marLeft w:val="640"/>
          <w:marRight w:val="0"/>
          <w:marTop w:val="0"/>
          <w:marBottom w:val="0"/>
          <w:divBdr>
            <w:top w:val="none" w:sz="0" w:space="0" w:color="auto"/>
            <w:left w:val="none" w:sz="0" w:space="0" w:color="auto"/>
            <w:bottom w:val="none" w:sz="0" w:space="0" w:color="auto"/>
            <w:right w:val="none" w:sz="0" w:space="0" w:color="auto"/>
          </w:divBdr>
        </w:div>
        <w:div w:id="125709645">
          <w:marLeft w:val="640"/>
          <w:marRight w:val="0"/>
          <w:marTop w:val="0"/>
          <w:marBottom w:val="0"/>
          <w:divBdr>
            <w:top w:val="none" w:sz="0" w:space="0" w:color="auto"/>
            <w:left w:val="none" w:sz="0" w:space="0" w:color="auto"/>
            <w:bottom w:val="none" w:sz="0" w:space="0" w:color="auto"/>
            <w:right w:val="none" w:sz="0" w:space="0" w:color="auto"/>
          </w:divBdr>
        </w:div>
        <w:div w:id="1714882565">
          <w:marLeft w:val="640"/>
          <w:marRight w:val="0"/>
          <w:marTop w:val="0"/>
          <w:marBottom w:val="0"/>
          <w:divBdr>
            <w:top w:val="none" w:sz="0" w:space="0" w:color="auto"/>
            <w:left w:val="none" w:sz="0" w:space="0" w:color="auto"/>
            <w:bottom w:val="none" w:sz="0" w:space="0" w:color="auto"/>
            <w:right w:val="none" w:sz="0" w:space="0" w:color="auto"/>
          </w:divBdr>
        </w:div>
        <w:div w:id="845242245">
          <w:marLeft w:val="640"/>
          <w:marRight w:val="0"/>
          <w:marTop w:val="0"/>
          <w:marBottom w:val="0"/>
          <w:divBdr>
            <w:top w:val="none" w:sz="0" w:space="0" w:color="auto"/>
            <w:left w:val="none" w:sz="0" w:space="0" w:color="auto"/>
            <w:bottom w:val="none" w:sz="0" w:space="0" w:color="auto"/>
            <w:right w:val="none" w:sz="0" w:space="0" w:color="auto"/>
          </w:divBdr>
        </w:div>
        <w:div w:id="538133340">
          <w:marLeft w:val="640"/>
          <w:marRight w:val="0"/>
          <w:marTop w:val="0"/>
          <w:marBottom w:val="0"/>
          <w:divBdr>
            <w:top w:val="none" w:sz="0" w:space="0" w:color="auto"/>
            <w:left w:val="none" w:sz="0" w:space="0" w:color="auto"/>
            <w:bottom w:val="none" w:sz="0" w:space="0" w:color="auto"/>
            <w:right w:val="none" w:sz="0" w:space="0" w:color="auto"/>
          </w:divBdr>
        </w:div>
        <w:div w:id="890728154">
          <w:marLeft w:val="640"/>
          <w:marRight w:val="0"/>
          <w:marTop w:val="0"/>
          <w:marBottom w:val="0"/>
          <w:divBdr>
            <w:top w:val="none" w:sz="0" w:space="0" w:color="auto"/>
            <w:left w:val="none" w:sz="0" w:space="0" w:color="auto"/>
            <w:bottom w:val="none" w:sz="0" w:space="0" w:color="auto"/>
            <w:right w:val="none" w:sz="0" w:space="0" w:color="auto"/>
          </w:divBdr>
        </w:div>
        <w:div w:id="1126267279">
          <w:marLeft w:val="640"/>
          <w:marRight w:val="0"/>
          <w:marTop w:val="0"/>
          <w:marBottom w:val="0"/>
          <w:divBdr>
            <w:top w:val="none" w:sz="0" w:space="0" w:color="auto"/>
            <w:left w:val="none" w:sz="0" w:space="0" w:color="auto"/>
            <w:bottom w:val="none" w:sz="0" w:space="0" w:color="auto"/>
            <w:right w:val="none" w:sz="0" w:space="0" w:color="auto"/>
          </w:divBdr>
        </w:div>
        <w:div w:id="572157164">
          <w:marLeft w:val="640"/>
          <w:marRight w:val="0"/>
          <w:marTop w:val="0"/>
          <w:marBottom w:val="0"/>
          <w:divBdr>
            <w:top w:val="none" w:sz="0" w:space="0" w:color="auto"/>
            <w:left w:val="none" w:sz="0" w:space="0" w:color="auto"/>
            <w:bottom w:val="none" w:sz="0" w:space="0" w:color="auto"/>
            <w:right w:val="none" w:sz="0" w:space="0" w:color="auto"/>
          </w:divBdr>
        </w:div>
        <w:div w:id="1375082119">
          <w:marLeft w:val="640"/>
          <w:marRight w:val="0"/>
          <w:marTop w:val="0"/>
          <w:marBottom w:val="0"/>
          <w:divBdr>
            <w:top w:val="none" w:sz="0" w:space="0" w:color="auto"/>
            <w:left w:val="none" w:sz="0" w:space="0" w:color="auto"/>
            <w:bottom w:val="none" w:sz="0" w:space="0" w:color="auto"/>
            <w:right w:val="none" w:sz="0" w:space="0" w:color="auto"/>
          </w:divBdr>
        </w:div>
        <w:div w:id="1455830540">
          <w:marLeft w:val="640"/>
          <w:marRight w:val="0"/>
          <w:marTop w:val="0"/>
          <w:marBottom w:val="0"/>
          <w:divBdr>
            <w:top w:val="none" w:sz="0" w:space="0" w:color="auto"/>
            <w:left w:val="none" w:sz="0" w:space="0" w:color="auto"/>
            <w:bottom w:val="none" w:sz="0" w:space="0" w:color="auto"/>
            <w:right w:val="none" w:sz="0" w:space="0" w:color="auto"/>
          </w:divBdr>
        </w:div>
        <w:div w:id="89199833">
          <w:marLeft w:val="640"/>
          <w:marRight w:val="0"/>
          <w:marTop w:val="0"/>
          <w:marBottom w:val="0"/>
          <w:divBdr>
            <w:top w:val="none" w:sz="0" w:space="0" w:color="auto"/>
            <w:left w:val="none" w:sz="0" w:space="0" w:color="auto"/>
            <w:bottom w:val="none" w:sz="0" w:space="0" w:color="auto"/>
            <w:right w:val="none" w:sz="0" w:space="0" w:color="auto"/>
          </w:divBdr>
        </w:div>
        <w:div w:id="1141656918">
          <w:marLeft w:val="640"/>
          <w:marRight w:val="0"/>
          <w:marTop w:val="0"/>
          <w:marBottom w:val="0"/>
          <w:divBdr>
            <w:top w:val="none" w:sz="0" w:space="0" w:color="auto"/>
            <w:left w:val="none" w:sz="0" w:space="0" w:color="auto"/>
            <w:bottom w:val="none" w:sz="0" w:space="0" w:color="auto"/>
            <w:right w:val="none" w:sz="0" w:space="0" w:color="auto"/>
          </w:divBdr>
        </w:div>
        <w:div w:id="81413635">
          <w:marLeft w:val="640"/>
          <w:marRight w:val="0"/>
          <w:marTop w:val="0"/>
          <w:marBottom w:val="0"/>
          <w:divBdr>
            <w:top w:val="none" w:sz="0" w:space="0" w:color="auto"/>
            <w:left w:val="none" w:sz="0" w:space="0" w:color="auto"/>
            <w:bottom w:val="none" w:sz="0" w:space="0" w:color="auto"/>
            <w:right w:val="none" w:sz="0" w:space="0" w:color="auto"/>
          </w:divBdr>
        </w:div>
        <w:div w:id="2101178309">
          <w:marLeft w:val="640"/>
          <w:marRight w:val="0"/>
          <w:marTop w:val="0"/>
          <w:marBottom w:val="0"/>
          <w:divBdr>
            <w:top w:val="none" w:sz="0" w:space="0" w:color="auto"/>
            <w:left w:val="none" w:sz="0" w:space="0" w:color="auto"/>
            <w:bottom w:val="none" w:sz="0" w:space="0" w:color="auto"/>
            <w:right w:val="none" w:sz="0" w:space="0" w:color="auto"/>
          </w:divBdr>
        </w:div>
        <w:div w:id="1948468229">
          <w:marLeft w:val="640"/>
          <w:marRight w:val="0"/>
          <w:marTop w:val="0"/>
          <w:marBottom w:val="0"/>
          <w:divBdr>
            <w:top w:val="none" w:sz="0" w:space="0" w:color="auto"/>
            <w:left w:val="none" w:sz="0" w:space="0" w:color="auto"/>
            <w:bottom w:val="none" w:sz="0" w:space="0" w:color="auto"/>
            <w:right w:val="none" w:sz="0" w:space="0" w:color="auto"/>
          </w:divBdr>
        </w:div>
        <w:div w:id="342711899">
          <w:marLeft w:val="640"/>
          <w:marRight w:val="0"/>
          <w:marTop w:val="0"/>
          <w:marBottom w:val="0"/>
          <w:divBdr>
            <w:top w:val="none" w:sz="0" w:space="0" w:color="auto"/>
            <w:left w:val="none" w:sz="0" w:space="0" w:color="auto"/>
            <w:bottom w:val="none" w:sz="0" w:space="0" w:color="auto"/>
            <w:right w:val="none" w:sz="0" w:space="0" w:color="auto"/>
          </w:divBdr>
        </w:div>
        <w:div w:id="1612009309">
          <w:marLeft w:val="640"/>
          <w:marRight w:val="0"/>
          <w:marTop w:val="0"/>
          <w:marBottom w:val="0"/>
          <w:divBdr>
            <w:top w:val="none" w:sz="0" w:space="0" w:color="auto"/>
            <w:left w:val="none" w:sz="0" w:space="0" w:color="auto"/>
            <w:bottom w:val="none" w:sz="0" w:space="0" w:color="auto"/>
            <w:right w:val="none" w:sz="0" w:space="0" w:color="auto"/>
          </w:divBdr>
        </w:div>
        <w:div w:id="1046219484">
          <w:marLeft w:val="640"/>
          <w:marRight w:val="0"/>
          <w:marTop w:val="0"/>
          <w:marBottom w:val="0"/>
          <w:divBdr>
            <w:top w:val="none" w:sz="0" w:space="0" w:color="auto"/>
            <w:left w:val="none" w:sz="0" w:space="0" w:color="auto"/>
            <w:bottom w:val="none" w:sz="0" w:space="0" w:color="auto"/>
            <w:right w:val="none" w:sz="0" w:space="0" w:color="auto"/>
          </w:divBdr>
        </w:div>
        <w:div w:id="645739591">
          <w:marLeft w:val="640"/>
          <w:marRight w:val="0"/>
          <w:marTop w:val="0"/>
          <w:marBottom w:val="0"/>
          <w:divBdr>
            <w:top w:val="none" w:sz="0" w:space="0" w:color="auto"/>
            <w:left w:val="none" w:sz="0" w:space="0" w:color="auto"/>
            <w:bottom w:val="none" w:sz="0" w:space="0" w:color="auto"/>
            <w:right w:val="none" w:sz="0" w:space="0" w:color="auto"/>
          </w:divBdr>
        </w:div>
        <w:div w:id="836766940">
          <w:marLeft w:val="640"/>
          <w:marRight w:val="0"/>
          <w:marTop w:val="0"/>
          <w:marBottom w:val="0"/>
          <w:divBdr>
            <w:top w:val="none" w:sz="0" w:space="0" w:color="auto"/>
            <w:left w:val="none" w:sz="0" w:space="0" w:color="auto"/>
            <w:bottom w:val="none" w:sz="0" w:space="0" w:color="auto"/>
            <w:right w:val="none" w:sz="0" w:space="0" w:color="auto"/>
          </w:divBdr>
        </w:div>
        <w:div w:id="1449004203">
          <w:marLeft w:val="640"/>
          <w:marRight w:val="0"/>
          <w:marTop w:val="0"/>
          <w:marBottom w:val="0"/>
          <w:divBdr>
            <w:top w:val="none" w:sz="0" w:space="0" w:color="auto"/>
            <w:left w:val="none" w:sz="0" w:space="0" w:color="auto"/>
            <w:bottom w:val="none" w:sz="0" w:space="0" w:color="auto"/>
            <w:right w:val="none" w:sz="0" w:space="0" w:color="auto"/>
          </w:divBdr>
        </w:div>
        <w:div w:id="2106030074">
          <w:marLeft w:val="640"/>
          <w:marRight w:val="0"/>
          <w:marTop w:val="0"/>
          <w:marBottom w:val="0"/>
          <w:divBdr>
            <w:top w:val="none" w:sz="0" w:space="0" w:color="auto"/>
            <w:left w:val="none" w:sz="0" w:space="0" w:color="auto"/>
            <w:bottom w:val="none" w:sz="0" w:space="0" w:color="auto"/>
            <w:right w:val="none" w:sz="0" w:space="0" w:color="auto"/>
          </w:divBdr>
        </w:div>
        <w:div w:id="1265768953">
          <w:marLeft w:val="640"/>
          <w:marRight w:val="0"/>
          <w:marTop w:val="0"/>
          <w:marBottom w:val="0"/>
          <w:divBdr>
            <w:top w:val="none" w:sz="0" w:space="0" w:color="auto"/>
            <w:left w:val="none" w:sz="0" w:space="0" w:color="auto"/>
            <w:bottom w:val="none" w:sz="0" w:space="0" w:color="auto"/>
            <w:right w:val="none" w:sz="0" w:space="0" w:color="auto"/>
          </w:divBdr>
        </w:div>
        <w:div w:id="130103487">
          <w:marLeft w:val="640"/>
          <w:marRight w:val="0"/>
          <w:marTop w:val="0"/>
          <w:marBottom w:val="0"/>
          <w:divBdr>
            <w:top w:val="none" w:sz="0" w:space="0" w:color="auto"/>
            <w:left w:val="none" w:sz="0" w:space="0" w:color="auto"/>
            <w:bottom w:val="none" w:sz="0" w:space="0" w:color="auto"/>
            <w:right w:val="none" w:sz="0" w:space="0" w:color="auto"/>
          </w:divBdr>
        </w:div>
        <w:div w:id="168250592">
          <w:marLeft w:val="640"/>
          <w:marRight w:val="0"/>
          <w:marTop w:val="0"/>
          <w:marBottom w:val="0"/>
          <w:divBdr>
            <w:top w:val="none" w:sz="0" w:space="0" w:color="auto"/>
            <w:left w:val="none" w:sz="0" w:space="0" w:color="auto"/>
            <w:bottom w:val="none" w:sz="0" w:space="0" w:color="auto"/>
            <w:right w:val="none" w:sz="0" w:space="0" w:color="auto"/>
          </w:divBdr>
        </w:div>
        <w:div w:id="1155956138">
          <w:marLeft w:val="640"/>
          <w:marRight w:val="0"/>
          <w:marTop w:val="0"/>
          <w:marBottom w:val="0"/>
          <w:divBdr>
            <w:top w:val="none" w:sz="0" w:space="0" w:color="auto"/>
            <w:left w:val="none" w:sz="0" w:space="0" w:color="auto"/>
            <w:bottom w:val="none" w:sz="0" w:space="0" w:color="auto"/>
            <w:right w:val="none" w:sz="0" w:space="0" w:color="auto"/>
          </w:divBdr>
        </w:div>
        <w:div w:id="500238817">
          <w:marLeft w:val="640"/>
          <w:marRight w:val="0"/>
          <w:marTop w:val="0"/>
          <w:marBottom w:val="0"/>
          <w:divBdr>
            <w:top w:val="none" w:sz="0" w:space="0" w:color="auto"/>
            <w:left w:val="none" w:sz="0" w:space="0" w:color="auto"/>
            <w:bottom w:val="none" w:sz="0" w:space="0" w:color="auto"/>
            <w:right w:val="none" w:sz="0" w:space="0" w:color="auto"/>
          </w:divBdr>
        </w:div>
        <w:div w:id="261887594">
          <w:marLeft w:val="640"/>
          <w:marRight w:val="0"/>
          <w:marTop w:val="0"/>
          <w:marBottom w:val="0"/>
          <w:divBdr>
            <w:top w:val="none" w:sz="0" w:space="0" w:color="auto"/>
            <w:left w:val="none" w:sz="0" w:space="0" w:color="auto"/>
            <w:bottom w:val="none" w:sz="0" w:space="0" w:color="auto"/>
            <w:right w:val="none" w:sz="0" w:space="0" w:color="auto"/>
          </w:divBdr>
        </w:div>
        <w:div w:id="1871063966">
          <w:marLeft w:val="640"/>
          <w:marRight w:val="0"/>
          <w:marTop w:val="0"/>
          <w:marBottom w:val="0"/>
          <w:divBdr>
            <w:top w:val="none" w:sz="0" w:space="0" w:color="auto"/>
            <w:left w:val="none" w:sz="0" w:space="0" w:color="auto"/>
            <w:bottom w:val="none" w:sz="0" w:space="0" w:color="auto"/>
            <w:right w:val="none" w:sz="0" w:space="0" w:color="auto"/>
          </w:divBdr>
        </w:div>
        <w:div w:id="1696882708">
          <w:marLeft w:val="640"/>
          <w:marRight w:val="0"/>
          <w:marTop w:val="0"/>
          <w:marBottom w:val="0"/>
          <w:divBdr>
            <w:top w:val="none" w:sz="0" w:space="0" w:color="auto"/>
            <w:left w:val="none" w:sz="0" w:space="0" w:color="auto"/>
            <w:bottom w:val="none" w:sz="0" w:space="0" w:color="auto"/>
            <w:right w:val="none" w:sz="0" w:space="0" w:color="auto"/>
          </w:divBdr>
        </w:div>
        <w:div w:id="267468755">
          <w:marLeft w:val="640"/>
          <w:marRight w:val="0"/>
          <w:marTop w:val="0"/>
          <w:marBottom w:val="0"/>
          <w:divBdr>
            <w:top w:val="none" w:sz="0" w:space="0" w:color="auto"/>
            <w:left w:val="none" w:sz="0" w:space="0" w:color="auto"/>
            <w:bottom w:val="none" w:sz="0" w:space="0" w:color="auto"/>
            <w:right w:val="none" w:sz="0" w:space="0" w:color="auto"/>
          </w:divBdr>
        </w:div>
        <w:div w:id="702248150">
          <w:marLeft w:val="640"/>
          <w:marRight w:val="0"/>
          <w:marTop w:val="0"/>
          <w:marBottom w:val="0"/>
          <w:divBdr>
            <w:top w:val="none" w:sz="0" w:space="0" w:color="auto"/>
            <w:left w:val="none" w:sz="0" w:space="0" w:color="auto"/>
            <w:bottom w:val="none" w:sz="0" w:space="0" w:color="auto"/>
            <w:right w:val="none" w:sz="0" w:space="0" w:color="auto"/>
          </w:divBdr>
        </w:div>
        <w:div w:id="1420910667">
          <w:marLeft w:val="640"/>
          <w:marRight w:val="0"/>
          <w:marTop w:val="0"/>
          <w:marBottom w:val="0"/>
          <w:divBdr>
            <w:top w:val="none" w:sz="0" w:space="0" w:color="auto"/>
            <w:left w:val="none" w:sz="0" w:space="0" w:color="auto"/>
            <w:bottom w:val="none" w:sz="0" w:space="0" w:color="auto"/>
            <w:right w:val="none" w:sz="0" w:space="0" w:color="auto"/>
          </w:divBdr>
        </w:div>
        <w:div w:id="1374378240">
          <w:marLeft w:val="640"/>
          <w:marRight w:val="0"/>
          <w:marTop w:val="0"/>
          <w:marBottom w:val="0"/>
          <w:divBdr>
            <w:top w:val="none" w:sz="0" w:space="0" w:color="auto"/>
            <w:left w:val="none" w:sz="0" w:space="0" w:color="auto"/>
            <w:bottom w:val="none" w:sz="0" w:space="0" w:color="auto"/>
            <w:right w:val="none" w:sz="0" w:space="0" w:color="auto"/>
          </w:divBdr>
        </w:div>
        <w:div w:id="1901594492">
          <w:marLeft w:val="640"/>
          <w:marRight w:val="0"/>
          <w:marTop w:val="0"/>
          <w:marBottom w:val="0"/>
          <w:divBdr>
            <w:top w:val="none" w:sz="0" w:space="0" w:color="auto"/>
            <w:left w:val="none" w:sz="0" w:space="0" w:color="auto"/>
            <w:bottom w:val="none" w:sz="0" w:space="0" w:color="auto"/>
            <w:right w:val="none" w:sz="0" w:space="0" w:color="auto"/>
          </w:divBdr>
        </w:div>
        <w:div w:id="539705362">
          <w:marLeft w:val="640"/>
          <w:marRight w:val="0"/>
          <w:marTop w:val="0"/>
          <w:marBottom w:val="0"/>
          <w:divBdr>
            <w:top w:val="none" w:sz="0" w:space="0" w:color="auto"/>
            <w:left w:val="none" w:sz="0" w:space="0" w:color="auto"/>
            <w:bottom w:val="none" w:sz="0" w:space="0" w:color="auto"/>
            <w:right w:val="none" w:sz="0" w:space="0" w:color="auto"/>
          </w:divBdr>
        </w:div>
        <w:div w:id="2054844676">
          <w:marLeft w:val="640"/>
          <w:marRight w:val="0"/>
          <w:marTop w:val="0"/>
          <w:marBottom w:val="0"/>
          <w:divBdr>
            <w:top w:val="none" w:sz="0" w:space="0" w:color="auto"/>
            <w:left w:val="none" w:sz="0" w:space="0" w:color="auto"/>
            <w:bottom w:val="none" w:sz="0" w:space="0" w:color="auto"/>
            <w:right w:val="none" w:sz="0" w:space="0" w:color="auto"/>
          </w:divBdr>
        </w:div>
        <w:div w:id="1565141886">
          <w:marLeft w:val="640"/>
          <w:marRight w:val="0"/>
          <w:marTop w:val="0"/>
          <w:marBottom w:val="0"/>
          <w:divBdr>
            <w:top w:val="none" w:sz="0" w:space="0" w:color="auto"/>
            <w:left w:val="none" w:sz="0" w:space="0" w:color="auto"/>
            <w:bottom w:val="none" w:sz="0" w:space="0" w:color="auto"/>
            <w:right w:val="none" w:sz="0" w:space="0" w:color="auto"/>
          </w:divBdr>
        </w:div>
        <w:div w:id="96022326">
          <w:marLeft w:val="640"/>
          <w:marRight w:val="0"/>
          <w:marTop w:val="0"/>
          <w:marBottom w:val="0"/>
          <w:divBdr>
            <w:top w:val="none" w:sz="0" w:space="0" w:color="auto"/>
            <w:left w:val="none" w:sz="0" w:space="0" w:color="auto"/>
            <w:bottom w:val="none" w:sz="0" w:space="0" w:color="auto"/>
            <w:right w:val="none" w:sz="0" w:space="0" w:color="auto"/>
          </w:divBdr>
        </w:div>
        <w:div w:id="1150517177">
          <w:marLeft w:val="640"/>
          <w:marRight w:val="0"/>
          <w:marTop w:val="0"/>
          <w:marBottom w:val="0"/>
          <w:divBdr>
            <w:top w:val="none" w:sz="0" w:space="0" w:color="auto"/>
            <w:left w:val="none" w:sz="0" w:space="0" w:color="auto"/>
            <w:bottom w:val="none" w:sz="0" w:space="0" w:color="auto"/>
            <w:right w:val="none" w:sz="0" w:space="0" w:color="auto"/>
          </w:divBdr>
        </w:div>
        <w:div w:id="438765526">
          <w:marLeft w:val="640"/>
          <w:marRight w:val="0"/>
          <w:marTop w:val="0"/>
          <w:marBottom w:val="0"/>
          <w:divBdr>
            <w:top w:val="none" w:sz="0" w:space="0" w:color="auto"/>
            <w:left w:val="none" w:sz="0" w:space="0" w:color="auto"/>
            <w:bottom w:val="none" w:sz="0" w:space="0" w:color="auto"/>
            <w:right w:val="none" w:sz="0" w:space="0" w:color="auto"/>
          </w:divBdr>
        </w:div>
        <w:div w:id="527330005">
          <w:marLeft w:val="640"/>
          <w:marRight w:val="0"/>
          <w:marTop w:val="0"/>
          <w:marBottom w:val="0"/>
          <w:divBdr>
            <w:top w:val="none" w:sz="0" w:space="0" w:color="auto"/>
            <w:left w:val="none" w:sz="0" w:space="0" w:color="auto"/>
            <w:bottom w:val="none" w:sz="0" w:space="0" w:color="auto"/>
            <w:right w:val="none" w:sz="0" w:space="0" w:color="auto"/>
          </w:divBdr>
        </w:div>
        <w:div w:id="150371171">
          <w:marLeft w:val="640"/>
          <w:marRight w:val="0"/>
          <w:marTop w:val="0"/>
          <w:marBottom w:val="0"/>
          <w:divBdr>
            <w:top w:val="none" w:sz="0" w:space="0" w:color="auto"/>
            <w:left w:val="none" w:sz="0" w:space="0" w:color="auto"/>
            <w:bottom w:val="none" w:sz="0" w:space="0" w:color="auto"/>
            <w:right w:val="none" w:sz="0" w:space="0" w:color="auto"/>
          </w:divBdr>
        </w:div>
        <w:div w:id="884030329">
          <w:marLeft w:val="640"/>
          <w:marRight w:val="0"/>
          <w:marTop w:val="0"/>
          <w:marBottom w:val="0"/>
          <w:divBdr>
            <w:top w:val="none" w:sz="0" w:space="0" w:color="auto"/>
            <w:left w:val="none" w:sz="0" w:space="0" w:color="auto"/>
            <w:bottom w:val="none" w:sz="0" w:space="0" w:color="auto"/>
            <w:right w:val="none" w:sz="0" w:space="0" w:color="auto"/>
          </w:divBdr>
        </w:div>
        <w:div w:id="809253142">
          <w:marLeft w:val="640"/>
          <w:marRight w:val="0"/>
          <w:marTop w:val="0"/>
          <w:marBottom w:val="0"/>
          <w:divBdr>
            <w:top w:val="none" w:sz="0" w:space="0" w:color="auto"/>
            <w:left w:val="none" w:sz="0" w:space="0" w:color="auto"/>
            <w:bottom w:val="none" w:sz="0" w:space="0" w:color="auto"/>
            <w:right w:val="none" w:sz="0" w:space="0" w:color="auto"/>
          </w:divBdr>
        </w:div>
        <w:div w:id="496650823">
          <w:marLeft w:val="640"/>
          <w:marRight w:val="0"/>
          <w:marTop w:val="0"/>
          <w:marBottom w:val="0"/>
          <w:divBdr>
            <w:top w:val="none" w:sz="0" w:space="0" w:color="auto"/>
            <w:left w:val="none" w:sz="0" w:space="0" w:color="auto"/>
            <w:bottom w:val="none" w:sz="0" w:space="0" w:color="auto"/>
            <w:right w:val="none" w:sz="0" w:space="0" w:color="auto"/>
          </w:divBdr>
        </w:div>
        <w:div w:id="546649153">
          <w:marLeft w:val="640"/>
          <w:marRight w:val="0"/>
          <w:marTop w:val="0"/>
          <w:marBottom w:val="0"/>
          <w:divBdr>
            <w:top w:val="none" w:sz="0" w:space="0" w:color="auto"/>
            <w:left w:val="none" w:sz="0" w:space="0" w:color="auto"/>
            <w:bottom w:val="none" w:sz="0" w:space="0" w:color="auto"/>
            <w:right w:val="none" w:sz="0" w:space="0" w:color="auto"/>
          </w:divBdr>
        </w:div>
        <w:div w:id="1153906547">
          <w:marLeft w:val="640"/>
          <w:marRight w:val="0"/>
          <w:marTop w:val="0"/>
          <w:marBottom w:val="0"/>
          <w:divBdr>
            <w:top w:val="none" w:sz="0" w:space="0" w:color="auto"/>
            <w:left w:val="none" w:sz="0" w:space="0" w:color="auto"/>
            <w:bottom w:val="none" w:sz="0" w:space="0" w:color="auto"/>
            <w:right w:val="none" w:sz="0" w:space="0" w:color="auto"/>
          </w:divBdr>
        </w:div>
        <w:div w:id="1437796816">
          <w:marLeft w:val="640"/>
          <w:marRight w:val="0"/>
          <w:marTop w:val="0"/>
          <w:marBottom w:val="0"/>
          <w:divBdr>
            <w:top w:val="none" w:sz="0" w:space="0" w:color="auto"/>
            <w:left w:val="none" w:sz="0" w:space="0" w:color="auto"/>
            <w:bottom w:val="none" w:sz="0" w:space="0" w:color="auto"/>
            <w:right w:val="none" w:sz="0" w:space="0" w:color="auto"/>
          </w:divBdr>
        </w:div>
        <w:div w:id="2106727400">
          <w:marLeft w:val="640"/>
          <w:marRight w:val="0"/>
          <w:marTop w:val="0"/>
          <w:marBottom w:val="0"/>
          <w:divBdr>
            <w:top w:val="none" w:sz="0" w:space="0" w:color="auto"/>
            <w:left w:val="none" w:sz="0" w:space="0" w:color="auto"/>
            <w:bottom w:val="none" w:sz="0" w:space="0" w:color="auto"/>
            <w:right w:val="none" w:sz="0" w:space="0" w:color="auto"/>
          </w:divBdr>
        </w:div>
        <w:div w:id="761069865">
          <w:marLeft w:val="640"/>
          <w:marRight w:val="0"/>
          <w:marTop w:val="0"/>
          <w:marBottom w:val="0"/>
          <w:divBdr>
            <w:top w:val="none" w:sz="0" w:space="0" w:color="auto"/>
            <w:left w:val="none" w:sz="0" w:space="0" w:color="auto"/>
            <w:bottom w:val="none" w:sz="0" w:space="0" w:color="auto"/>
            <w:right w:val="none" w:sz="0" w:space="0" w:color="auto"/>
          </w:divBdr>
        </w:div>
        <w:div w:id="382875243">
          <w:marLeft w:val="640"/>
          <w:marRight w:val="0"/>
          <w:marTop w:val="0"/>
          <w:marBottom w:val="0"/>
          <w:divBdr>
            <w:top w:val="none" w:sz="0" w:space="0" w:color="auto"/>
            <w:left w:val="none" w:sz="0" w:space="0" w:color="auto"/>
            <w:bottom w:val="none" w:sz="0" w:space="0" w:color="auto"/>
            <w:right w:val="none" w:sz="0" w:space="0" w:color="auto"/>
          </w:divBdr>
        </w:div>
        <w:div w:id="819811725">
          <w:marLeft w:val="640"/>
          <w:marRight w:val="0"/>
          <w:marTop w:val="0"/>
          <w:marBottom w:val="0"/>
          <w:divBdr>
            <w:top w:val="none" w:sz="0" w:space="0" w:color="auto"/>
            <w:left w:val="none" w:sz="0" w:space="0" w:color="auto"/>
            <w:bottom w:val="none" w:sz="0" w:space="0" w:color="auto"/>
            <w:right w:val="none" w:sz="0" w:space="0" w:color="auto"/>
          </w:divBdr>
        </w:div>
        <w:div w:id="721365483">
          <w:marLeft w:val="640"/>
          <w:marRight w:val="0"/>
          <w:marTop w:val="0"/>
          <w:marBottom w:val="0"/>
          <w:divBdr>
            <w:top w:val="none" w:sz="0" w:space="0" w:color="auto"/>
            <w:left w:val="none" w:sz="0" w:space="0" w:color="auto"/>
            <w:bottom w:val="none" w:sz="0" w:space="0" w:color="auto"/>
            <w:right w:val="none" w:sz="0" w:space="0" w:color="auto"/>
          </w:divBdr>
        </w:div>
        <w:div w:id="570194632">
          <w:marLeft w:val="640"/>
          <w:marRight w:val="0"/>
          <w:marTop w:val="0"/>
          <w:marBottom w:val="0"/>
          <w:divBdr>
            <w:top w:val="none" w:sz="0" w:space="0" w:color="auto"/>
            <w:left w:val="none" w:sz="0" w:space="0" w:color="auto"/>
            <w:bottom w:val="none" w:sz="0" w:space="0" w:color="auto"/>
            <w:right w:val="none" w:sz="0" w:space="0" w:color="auto"/>
          </w:divBdr>
        </w:div>
        <w:div w:id="2010138306">
          <w:marLeft w:val="640"/>
          <w:marRight w:val="0"/>
          <w:marTop w:val="0"/>
          <w:marBottom w:val="0"/>
          <w:divBdr>
            <w:top w:val="none" w:sz="0" w:space="0" w:color="auto"/>
            <w:left w:val="none" w:sz="0" w:space="0" w:color="auto"/>
            <w:bottom w:val="none" w:sz="0" w:space="0" w:color="auto"/>
            <w:right w:val="none" w:sz="0" w:space="0" w:color="auto"/>
          </w:divBdr>
        </w:div>
        <w:div w:id="631711840">
          <w:marLeft w:val="640"/>
          <w:marRight w:val="0"/>
          <w:marTop w:val="0"/>
          <w:marBottom w:val="0"/>
          <w:divBdr>
            <w:top w:val="none" w:sz="0" w:space="0" w:color="auto"/>
            <w:left w:val="none" w:sz="0" w:space="0" w:color="auto"/>
            <w:bottom w:val="none" w:sz="0" w:space="0" w:color="auto"/>
            <w:right w:val="none" w:sz="0" w:space="0" w:color="auto"/>
          </w:divBdr>
        </w:div>
        <w:div w:id="1994991269">
          <w:marLeft w:val="640"/>
          <w:marRight w:val="0"/>
          <w:marTop w:val="0"/>
          <w:marBottom w:val="0"/>
          <w:divBdr>
            <w:top w:val="none" w:sz="0" w:space="0" w:color="auto"/>
            <w:left w:val="none" w:sz="0" w:space="0" w:color="auto"/>
            <w:bottom w:val="none" w:sz="0" w:space="0" w:color="auto"/>
            <w:right w:val="none" w:sz="0" w:space="0" w:color="auto"/>
          </w:divBdr>
        </w:div>
        <w:div w:id="475538738">
          <w:marLeft w:val="640"/>
          <w:marRight w:val="0"/>
          <w:marTop w:val="0"/>
          <w:marBottom w:val="0"/>
          <w:divBdr>
            <w:top w:val="none" w:sz="0" w:space="0" w:color="auto"/>
            <w:left w:val="none" w:sz="0" w:space="0" w:color="auto"/>
            <w:bottom w:val="none" w:sz="0" w:space="0" w:color="auto"/>
            <w:right w:val="none" w:sz="0" w:space="0" w:color="auto"/>
          </w:divBdr>
        </w:div>
        <w:div w:id="286786750">
          <w:marLeft w:val="640"/>
          <w:marRight w:val="0"/>
          <w:marTop w:val="0"/>
          <w:marBottom w:val="0"/>
          <w:divBdr>
            <w:top w:val="none" w:sz="0" w:space="0" w:color="auto"/>
            <w:left w:val="none" w:sz="0" w:space="0" w:color="auto"/>
            <w:bottom w:val="none" w:sz="0" w:space="0" w:color="auto"/>
            <w:right w:val="none" w:sz="0" w:space="0" w:color="auto"/>
          </w:divBdr>
        </w:div>
        <w:div w:id="1810977675">
          <w:marLeft w:val="640"/>
          <w:marRight w:val="0"/>
          <w:marTop w:val="0"/>
          <w:marBottom w:val="0"/>
          <w:divBdr>
            <w:top w:val="none" w:sz="0" w:space="0" w:color="auto"/>
            <w:left w:val="none" w:sz="0" w:space="0" w:color="auto"/>
            <w:bottom w:val="none" w:sz="0" w:space="0" w:color="auto"/>
            <w:right w:val="none" w:sz="0" w:space="0" w:color="auto"/>
          </w:divBdr>
        </w:div>
        <w:div w:id="400367391">
          <w:marLeft w:val="640"/>
          <w:marRight w:val="0"/>
          <w:marTop w:val="0"/>
          <w:marBottom w:val="0"/>
          <w:divBdr>
            <w:top w:val="none" w:sz="0" w:space="0" w:color="auto"/>
            <w:left w:val="none" w:sz="0" w:space="0" w:color="auto"/>
            <w:bottom w:val="none" w:sz="0" w:space="0" w:color="auto"/>
            <w:right w:val="none" w:sz="0" w:space="0" w:color="auto"/>
          </w:divBdr>
        </w:div>
        <w:div w:id="1860123821">
          <w:marLeft w:val="640"/>
          <w:marRight w:val="0"/>
          <w:marTop w:val="0"/>
          <w:marBottom w:val="0"/>
          <w:divBdr>
            <w:top w:val="none" w:sz="0" w:space="0" w:color="auto"/>
            <w:left w:val="none" w:sz="0" w:space="0" w:color="auto"/>
            <w:bottom w:val="none" w:sz="0" w:space="0" w:color="auto"/>
            <w:right w:val="none" w:sz="0" w:space="0" w:color="auto"/>
          </w:divBdr>
        </w:div>
        <w:div w:id="1143275818">
          <w:marLeft w:val="640"/>
          <w:marRight w:val="0"/>
          <w:marTop w:val="0"/>
          <w:marBottom w:val="0"/>
          <w:divBdr>
            <w:top w:val="none" w:sz="0" w:space="0" w:color="auto"/>
            <w:left w:val="none" w:sz="0" w:space="0" w:color="auto"/>
            <w:bottom w:val="none" w:sz="0" w:space="0" w:color="auto"/>
            <w:right w:val="none" w:sz="0" w:space="0" w:color="auto"/>
          </w:divBdr>
        </w:div>
        <w:div w:id="686560948">
          <w:marLeft w:val="640"/>
          <w:marRight w:val="0"/>
          <w:marTop w:val="0"/>
          <w:marBottom w:val="0"/>
          <w:divBdr>
            <w:top w:val="none" w:sz="0" w:space="0" w:color="auto"/>
            <w:left w:val="none" w:sz="0" w:space="0" w:color="auto"/>
            <w:bottom w:val="none" w:sz="0" w:space="0" w:color="auto"/>
            <w:right w:val="none" w:sz="0" w:space="0" w:color="auto"/>
          </w:divBdr>
        </w:div>
        <w:div w:id="293340180">
          <w:marLeft w:val="640"/>
          <w:marRight w:val="0"/>
          <w:marTop w:val="0"/>
          <w:marBottom w:val="0"/>
          <w:divBdr>
            <w:top w:val="none" w:sz="0" w:space="0" w:color="auto"/>
            <w:left w:val="none" w:sz="0" w:space="0" w:color="auto"/>
            <w:bottom w:val="none" w:sz="0" w:space="0" w:color="auto"/>
            <w:right w:val="none" w:sz="0" w:space="0" w:color="auto"/>
          </w:divBdr>
        </w:div>
        <w:div w:id="1770154801">
          <w:marLeft w:val="640"/>
          <w:marRight w:val="0"/>
          <w:marTop w:val="0"/>
          <w:marBottom w:val="0"/>
          <w:divBdr>
            <w:top w:val="none" w:sz="0" w:space="0" w:color="auto"/>
            <w:left w:val="none" w:sz="0" w:space="0" w:color="auto"/>
            <w:bottom w:val="none" w:sz="0" w:space="0" w:color="auto"/>
            <w:right w:val="none" w:sz="0" w:space="0" w:color="auto"/>
          </w:divBdr>
        </w:div>
        <w:div w:id="1420522375">
          <w:marLeft w:val="640"/>
          <w:marRight w:val="0"/>
          <w:marTop w:val="0"/>
          <w:marBottom w:val="0"/>
          <w:divBdr>
            <w:top w:val="none" w:sz="0" w:space="0" w:color="auto"/>
            <w:left w:val="none" w:sz="0" w:space="0" w:color="auto"/>
            <w:bottom w:val="none" w:sz="0" w:space="0" w:color="auto"/>
            <w:right w:val="none" w:sz="0" w:space="0" w:color="auto"/>
          </w:divBdr>
        </w:div>
        <w:div w:id="610170349">
          <w:marLeft w:val="640"/>
          <w:marRight w:val="0"/>
          <w:marTop w:val="0"/>
          <w:marBottom w:val="0"/>
          <w:divBdr>
            <w:top w:val="none" w:sz="0" w:space="0" w:color="auto"/>
            <w:left w:val="none" w:sz="0" w:space="0" w:color="auto"/>
            <w:bottom w:val="none" w:sz="0" w:space="0" w:color="auto"/>
            <w:right w:val="none" w:sz="0" w:space="0" w:color="auto"/>
          </w:divBdr>
        </w:div>
        <w:div w:id="1017391915">
          <w:marLeft w:val="640"/>
          <w:marRight w:val="0"/>
          <w:marTop w:val="0"/>
          <w:marBottom w:val="0"/>
          <w:divBdr>
            <w:top w:val="none" w:sz="0" w:space="0" w:color="auto"/>
            <w:left w:val="none" w:sz="0" w:space="0" w:color="auto"/>
            <w:bottom w:val="none" w:sz="0" w:space="0" w:color="auto"/>
            <w:right w:val="none" w:sz="0" w:space="0" w:color="auto"/>
          </w:divBdr>
        </w:div>
        <w:div w:id="504127718">
          <w:marLeft w:val="640"/>
          <w:marRight w:val="0"/>
          <w:marTop w:val="0"/>
          <w:marBottom w:val="0"/>
          <w:divBdr>
            <w:top w:val="none" w:sz="0" w:space="0" w:color="auto"/>
            <w:left w:val="none" w:sz="0" w:space="0" w:color="auto"/>
            <w:bottom w:val="none" w:sz="0" w:space="0" w:color="auto"/>
            <w:right w:val="none" w:sz="0" w:space="0" w:color="auto"/>
          </w:divBdr>
        </w:div>
        <w:div w:id="2008095588">
          <w:marLeft w:val="640"/>
          <w:marRight w:val="0"/>
          <w:marTop w:val="0"/>
          <w:marBottom w:val="0"/>
          <w:divBdr>
            <w:top w:val="none" w:sz="0" w:space="0" w:color="auto"/>
            <w:left w:val="none" w:sz="0" w:space="0" w:color="auto"/>
            <w:bottom w:val="none" w:sz="0" w:space="0" w:color="auto"/>
            <w:right w:val="none" w:sz="0" w:space="0" w:color="auto"/>
          </w:divBdr>
        </w:div>
        <w:div w:id="1335188666">
          <w:marLeft w:val="640"/>
          <w:marRight w:val="0"/>
          <w:marTop w:val="0"/>
          <w:marBottom w:val="0"/>
          <w:divBdr>
            <w:top w:val="none" w:sz="0" w:space="0" w:color="auto"/>
            <w:left w:val="none" w:sz="0" w:space="0" w:color="auto"/>
            <w:bottom w:val="none" w:sz="0" w:space="0" w:color="auto"/>
            <w:right w:val="none" w:sz="0" w:space="0" w:color="auto"/>
          </w:divBdr>
        </w:div>
        <w:div w:id="1970940774">
          <w:marLeft w:val="640"/>
          <w:marRight w:val="0"/>
          <w:marTop w:val="0"/>
          <w:marBottom w:val="0"/>
          <w:divBdr>
            <w:top w:val="none" w:sz="0" w:space="0" w:color="auto"/>
            <w:left w:val="none" w:sz="0" w:space="0" w:color="auto"/>
            <w:bottom w:val="none" w:sz="0" w:space="0" w:color="auto"/>
            <w:right w:val="none" w:sz="0" w:space="0" w:color="auto"/>
          </w:divBdr>
        </w:div>
        <w:div w:id="2011056517">
          <w:marLeft w:val="640"/>
          <w:marRight w:val="0"/>
          <w:marTop w:val="0"/>
          <w:marBottom w:val="0"/>
          <w:divBdr>
            <w:top w:val="none" w:sz="0" w:space="0" w:color="auto"/>
            <w:left w:val="none" w:sz="0" w:space="0" w:color="auto"/>
            <w:bottom w:val="none" w:sz="0" w:space="0" w:color="auto"/>
            <w:right w:val="none" w:sz="0" w:space="0" w:color="auto"/>
          </w:divBdr>
        </w:div>
        <w:div w:id="366419766">
          <w:marLeft w:val="640"/>
          <w:marRight w:val="0"/>
          <w:marTop w:val="0"/>
          <w:marBottom w:val="0"/>
          <w:divBdr>
            <w:top w:val="none" w:sz="0" w:space="0" w:color="auto"/>
            <w:left w:val="none" w:sz="0" w:space="0" w:color="auto"/>
            <w:bottom w:val="none" w:sz="0" w:space="0" w:color="auto"/>
            <w:right w:val="none" w:sz="0" w:space="0" w:color="auto"/>
          </w:divBdr>
        </w:div>
        <w:div w:id="1553730552">
          <w:marLeft w:val="640"/>
          <w:marRight w:val="0"/>
          <w:marTop w:val="0"/>
          <w:marBottom w:val="0"/>
          <w:divBdr>
            <w:top w:val="none" w:sz="0" w:space="0" w:color="auto"/>
            <w:left w:val="none" w:sz="0" w:space="0" w:color="auto"/>
            <w:bottom w:val="none" w:sz="0" w:space="0" w:color="auto"/>
            <w:right w:val="none" w:sz="0" w:space="0" w:color="auto"/>
          </w:divBdr>
        </w:div>
        <w:div w:id="816414515">
          <w:marLeft w:val="640"/>
          <w:marRight w:val="0"/>
          <w:marTop w:val="0"/>
          <w:marBottom w:val="0"/>
          <w:divBdr>
            <w:top w:val="none" w:sz="0" w:space="0" w:color="auto"/>
            <w:left w:val="none" w:sz="0" w:space="0" w:color="auto"/>
            <w:bottom w:val="none" w:sz="0" w:space="0" w:color="auto"/>
            <w:right w:val="none" w:sz="0" w:space="0" w:color="auto"/>
          </w:divBdr>
        </w:div>
        <w:div w:id="1913731656">
          <w:marLeft w:val="640"/>
          <w:marRight w:val="0"/>
          <w:marTop w:val="0"/>
          <w:marBottom w:val="0"/>
          <w:divBdr>
            <w:top w:val="none" w:sz="0" w:space="0" w:color="auto"/>
            <w:left w:val="none" w:sz="0" w:space="0" w:color="auto"/>
            <w:bottom w:val="none" w:sz="0" w:space="0" w:color="auto"/>
            <w:right w:val="none" w:sz="0" w:space="0" w:color="auto"/>
          </w:divBdr>
        </w:div>
        <w:div w:id="1964269151">
          <w:marLeft w:val="640"/>
          <w:marRight w:val="0"/>
          <w:marTop w:val="0"/>
          <w:marBottom w:val="0"/>
          <w:divBdr>
            <w:top w:val="none" w:sz="0" w:space="0" w:color="auto"/>
            <w:left w:val="none" w:sz="0" w:space="0" w:color="auto"/>
            <w:bottom w:val="none" w:sz="0" w:space="0" w:color="auto"/>
            <w:right w:val="none" w:sz="0" w:space="0" w:color="auto"/>
          </w:divBdr>
        </w:div>
        <w:div w:id="2115204252">
          <w:marLeft w:val="640"/>
          <w:marRight w:val="0"/>
          <w:marTop w:val="0"/>
          <w:marBottom w:val="0"/>
          <w:divBdr>
            <w:top w:val="none" w:sz="0" w:space="0" w:color="auto"/>
            <w:left w:val="none" w:sz="0" w:space="0" w:color="auto"/>
            <w:bottom w:val="none" w:sz="0" w:space="0" w:color="auto"/>
            <w:right w:val="none" w:sz="0" w:space="0" w:color="auto"/>
          </w:divBdr>
        </w:div>
        <w:div w:id="769350393">
          <w:marLeft w:val="640"/>
          <w:marRight w:val="0"/>
          <w:marTop w:val="0"/>
          <w:marBottom w:val="0"/>
          <w:divBdr>
            <w:top w:val="none" w:sz="0" w:space="0" w:color="auto"/>
            <w:left w:val="none" w:sz="0" w:space="0" w:color="auto"/>
            <w:bottom w:val="none" w:sz="0" w:space="0" w:color="auto"/>
            <w:right w:val="none" w:sz="0" w:space="0" w:color="auto"/>
          </w:divBdr>
        </w:div>
        <w:div w:id="495653173">
          <w:marLeft w:val="640"/>
          <w:marRight w:val="0"/>
          <w:marTop w:val="0"/>
          <w:marBottom w:val="0"/>
          <w:divBdr>
            <w:top w:val="none" w:sz="0" w:space="0" w:color="auto"/>
            <w:left w:val="none" w:sz="0" w:space="0" w:color="auto"/>
            <w:bottom w:val="none" w:sz="0" w:space="0" w:color="auto"/>
            <w:right w:val="none" w:sz="0" w:space="0" w:color="auto"/>
          </w:divBdr>
        </w:div>
        <w:div w:id="1022197248">
          <w:marLeft w:val="640"/>
          <w:marRight w:val="0"/>
          <w:marTop w:val="0"/>
          <w:marBottom w:val="0"/>
          <w:divBdr>
            <w:top w:val="none" w:sz="0" w:space="0" w:color="auto"/>
            <w:left w:val="none" w:sz="0" w:space="0" w:color="auto"/>
            <w:bottom w:val="none" w:sz="0" w:space="0" w:color="auto"/>
            <w:right w:val="none" w:sz="0" w:space="0" w:color="auto"/>
          </w:divBdr>
        </w:div>
        <w:div w:id="2041322896">
          <w:marLeft w:val="640"/>
          <w:marRight w:val="0"/>
          <w:marTop w:val="0"/>
          <w:marBottom w:val="0"/>
          <w:divBdr>
            <w:top w:val="none" w:sz="0" w:space="0" w:color="auto"/>
            <w:left w:val="none" w:sz="0" w:space="0" w:color="auto"/>
            <w:bottom w:val="none" w:sz="0" w:space="0" w:color="auto"/>
            <w:right w:val="none" w:sz="0" w:space="0" w:color="auto"/>
          </w:divBdr>
        </w:div>
        <w:div w:id="1006326887">
          <w:marLeft w:val="640"/>
          <w:marRight w:val="0"/>
          <w:marTop w:val="0"/>
          <w:marBottom w:val="0"/>
          <w:divBdr>
            <w:top w:val="none" w:sz="0" w:space="0" w:color="auto"/>
            <w:left w:val="none" w:sz="0" w:space="0" w:color="auto"/>
            <w:bottom w:val="none" w:sz="0" w:space="0" w:color="auto"/>
            <w:right w:val="none" w:sz="0" w:space="0" w:color="auto"/>
          </w:divBdr>
        </w:div>
        <w:div w:id="441613822">
          <w:marLeft w:val="640"/>
          <w:marRight w:val="0"/>
          <w:marTop w:val="0"/>
          <w:marBottom w:val="0"/>
          <w:divBdr>
            <w:top w:val="none" w:sz="0" w:space="0" w:color="auto"/>
            <w:left w:val="none" w:sz="0" w:space="0" w:color="auto"/>
            <w:bottom w:val="none" w:sz="0" w:space="0" w:color="auto"/>
            <w:right w:val="none" w:sz="0" w:space="0" w:color="auto"/>
          </w:divBdr>
        </w:div>
        <w:div w:id="940451868">
          <w:marLeft w:val="640"/>
          <w:marRight w:val="0"/>
          <w:marTop w:val="0"/>
          <w:marBottom w:val="0"/>
          <w:divBdr>
            <w:top w:val="none" w:sz="0" w:space="0" w:color="auto"/>
            <w:left w:val="none" w:sz="0" w:space="0" w:color="auto"/>
            <w:bottom w:val="none" w:sz="0" w:space="0" w:color="auto"/>
            <w:right w:val="none" w:sz="0" w:space="0" w:color="auto"/>
          </w:divBdr>
        </w:div>
        <w:div w:id="1542671422">
          <w:marLeft w:val="640"/>
          <w:marRight w:val="0"/>
          <w:marTop w:val="0"/>
          <w:marBottom w:val="0"/>
          <w:divBdr>
            <w:top w:val="none" w:sz="0" w:space="0" w:color="auto"/>
            <w:left w:val="none" w:sz="0" w:space="0" w:color="auto"/>
            <w:bottom w:val="none" w:sz="0" w:space="0" w:color="auto"/>
            <w:right w:val="none" w:sz="0" w:space="0" w:color="auto"/>
          </w:divBdr>
        </w:div>
        <w:div w:id="385685053">
          <w:marLeft w:val="640"/>
          <w:marRight w:val="0"/>
          <w:marTop w:val="0"/>
          <w:marBottom w:val="0"/>
          <w:divBdr>
            <w:top w:val="none" w:sz="0" w:space="0" w:color="auto"/>
            <w:left w:val="none" w:sz="0" w:space="0" w:color="auto"/>
            <w:bottom w:val="none" w:sz="0" w:space="0" w:color="auto"/>
            <w:right w:val="none" w:sz="0" w:space="0" w:color="auto"/>
          </w:divBdr>
        </w:div>
        <w:div w:id="521284289">
          <w:marLeft w:val="640"/>
          <w:marRight w:val="0"/>
          <w:marTop w:val="0"/>
          <w:marBottom w:val="0"/>
          <w:divBdr>
            <w:top w:val="none" w:sz="0" w:space="0" w:color="auto"/>
            <w:left w:val="none" w:sz="0" w:space="0" w:color="auto"/>
            <w:bottom w:val="none" w:sz="0" w:space="0" w:color="auto"/>
            <w:right w:val="none" w:sz="0" w:space="0" w:color="auto"/>
          </w:divBdr>
        </w:div>
        <w:div w:id="803087351">
          <w:marLeft w:val="640"/>
          <w:marRight w:val="0"/>
          <w:marTop w:val="0"/>
          <w:marBottom w:val="0"/>
          <w:divBdr>
            <w:top w:val="none" w:sz="0" w:space="0" w:color="auto"/>
            <w:left w:val="none" w:sz="0" w:space="0" w:color="auto"/>
            <w:bottom w:val="none" w:sz="0" w:space="0" w:color="auto"/>
            <w:right w:val="none" w:sz="0" w:space="0" w:color="auto"/>
          </w:divBdr>
        </w:div>
        <w:div w:id="1321419728">
          <w:marLeft w:val="640"/>
          <w:marRight w:val="0"/>
          <w:marTop w:val="0"/>
          <w:marBottom w:val="0"/>
          <w:divBdr>
            <w:top w:val="none" w:sz="0" w:space="0" w:color="auto"/>
            <w:left w:val="none" w:sz="0" w:space="0" w:color="auto"/>
            <w:bottom w:val="none" w:sz="0" w:space="0" w:color="auto"/>
            <w:right w:val="none" w:sz="0" w:space="0" w:color="auto"/>
          </w:divBdr>
        </w:div>
        <w:div w:id="294288870">
          <w:marLeft w:val="640"/>
          <w:marRight w:val="0"/>
          <w:marTop w:val="0"/>
          <w:marBottom w:val="0"/>
          <w:divBdr>
            <w:top w:val="none" w:sz="0" w:space="0" w:color="auto"/>
            <w:left w:val="none" w:sz="0" w:space="0" w:color="auto"/>
            <w:bottom w:val="none" w:sz="0" w:space="0" w:color="auto"/>
            <w:right w:val="none" w:sz="0" w:space="0" w:color="auto"/>
          </w:divBdr>
        </w:div>
        <w:div w:id="371736810">
          <w:marLeft w:val="640"/>
          <w:marRight w:val="0"/>
          <w:marTop w:val="0"/>
          <w:marBottom w:val="0"/>
          <w:divBdr>
            <w:top w:val="none" w:sz="0" w:space="0" w:color="auto"/>
            <w:left w:val="none" w:sz="0" w:space="0" w:color="auto"/>
            <w:bottom w:val="none" w:sz="0" w:space="0" w:color="auto"/>
            <w:right w:val="none" w:sz="0" w:space="0" w:color="auto"/>
          </w:divBdr>
        </w:div>
        <w:div w:id="1998683172">
          <w:marLeft w:val="640"/>
          <w:marRight w:val="0"/>
          <w:marTop w:val="0"/>
          <w:marBottom w:val="0"/>
          <w:divBdr>
            <w:top w:val="none" w:sz="0" w:space="0" w:color="auto"/>
            <w:left w:val="none" w:sz="0" w:space="0" w:color="auto"/>
            <w:bottom w:val="none" w:sz="0" w:space="0" w:color="auto"/>
            <w:right w:val="none" w:sz="0" w:space="0" w:color="auto"/>
          </w:divBdr>
        </w:div>
        <w:div w:id="475756008">
          <w:marLeft w:val="640"/>
          <w:marRight w:val="0"/>
          <w:marTop w:val="0"/>
          <w:marBottom w:val="0"/>
          <w:divBdr>
            <w:top w:val="none" w:sz="0" w:space="0" w:color="auto"/>
            <w:left w:val="none" w:sz="0" w:space="0" w:color="auto"/>
            <w:bottom w:val="none" w:sz="0" w:space="0" w:color="auto"/>
            <w:right w:val="none" w:sz="0" w:space="0" w:color="auto"/>
          </w:divBdr>
        </w:div>
        <w:div w:id="1968664317">
          <w:marLeft w:val="640"/>
          <w:marRight w:val="0"/>
          <w:marTop w:val="0"/>
          <w:marBottom w:val="0"/>
          <w:divBdr>
            <w:top w:val="none" w:sz="0" w:space="0" w:color="auto"/>
            <w:left w:val="none" w:sz="0" w:space="0" w:color="auto"/>
            <w:bottom w:val="none" w:sz="0" w:space="0" w:color="auto"/>
            <w:right w:val="none" w:sz="0" w:space="0" w:color="auto"/>
          </w:divBdr>
        </w:div>
        <w:div w:id="99376472">
          <w:marLeft w:val="640"/>
          <w:marRight w:val="0"/>
          <w:marTop w:val="0"/>
          <w:marBottom w:val="0"/>
          <w:divBdr>
            <w:top w:val="none" w:sz="0" w:space="0" w:color="auto"/>
            <w:left w:val="none" w:sz="0" w:space="0" w:color="auto"/>
            <w:bottom w:val="none" w:sz="0" w:space="0" w:color="auto"/>
            <w:right w:val="none" w:sz="0" w:space="0" w:color="auto"/>
          </w:divBdr>
        </w:div>
      </w:divsChild>
    </w:div>
    <w:div w:id="715936624">
      <w:bodyDiv w:val="1"/>
      <w:marLeft w:val="0"/>
      <w:marRight w:val="0"/>
      <w:marTop w:val="0"/>
      <w:marBottom w:val="0"/>
      <w:divBdr>
        <w:top w:val="none" w:sz="0" w:space="0" w:color="auto"/>
        <w:left w:val="none" w:sz="0" w:space="0" w:color="auto"/>
        <w:bottom w:val="none" w:sz="0" w:space="0" w:color="auto"/>
        <w:right w:val="none" w:sz="0" w:space="0" w:color="auto"/>
      </w:divBdr>
      <w:divsChild>
        <w:div w:id="257711159">
          <w:marLeft w:val="640"/>
          <w:marRight w:val="0"/>
          <w:marTop w:val="0"/>
          <w:marBottom w:val="0"/>
          <w:divBdr>
            <w:top w:val="none" w:sz="0" w:space="0" w:color="auto"/>
            <w:left w:val="none" w:sz="0" w:space="0" w:color="auto"/>
            <w:bottom w:val="none" w:sz="0" w:space="0" w:color="auto"/>
            <w:right w:val="none" w:sz="0" w:space="0" w:color="auto"/>
          </w:divBdr>
        </w:div>
        <w:div w:id="1285581866">
          <w:marLeft w:val="640"/>
          <w:marRight w:val="0"/>
          <w:marTop w:val="0"/>
          <w:marBottom w:val="0"/>
          <w:divBdr>
            <w:top w:val="none" w:sz="0" w:space="0" w:color="auto"/>
            <w:left w:val="none" w:sz="0" w:space="0" w:color="auto"/>
            <w:bottom w:val="none" w:sz="0" w:space="0" w:color="auto"/>
            <w:right w:val="none" w:sz="0" w:space="0" w:color="auto"/>
          </w:divBdr>
        </w:div>
        <w:div w:id="816266092">
          <w:marLeft w:val="640"/>
          <w:marRight w:val="0"/>
          <w:marTop w:val="0"/>
          <w:marBottom w:val="0"/>
          <w:divBdr>
            <w:top w:val="none" w:sz="0" w:space="0" w:color="auto"/>
            <w:left w:val="none" w:sz="0" w:space="0" w:color="auto"/>
            <w:bottom w:val="none" w:sz="0" w:space="0" w:color="auto"/>
            <w:right w:val="none" w:sz="0" w:space="0" w:color="auto"/>
          </w:divBdr>
        </w:div>
        <w:div w:id="1206914132">
          <w:marLeft w:val="640"/>
          <w:marRight w:val="0"/>
          <w:marTop w:val="0"/>
          <w:marBottom w:val="0"/>
          <w:divBdr>
            <w:top w:val="none" w:sz="0" w:space="0" w:color="auto"/>
            <w:left w:val="none" w:sz="0" w:space="0" w:color="auto"/>
            <w:bottom w:val="none" w:sz="0" w:space="0" w:color="auto"/>
            <w:right w:val="none" w:sz="0" w:space="0" w:color="auto"/>
          </w:divBdr>
        </w:div>
        <w:div w:id="170221867">
          <w:marLeft w:val="640"/>
          <w:marRight w:val="0"/>
          <w:marTop w:val="0"/>
          <w:marBottom w:val="0"/>
          <w:divBdr>
            <w:top w:val="none" w:sz="0" w:space="0" w:color="auto"/>
            <w:left w:val="none" w:sz="0" w:space="0" w:color="auto"/>
            <w:bottom w:val="none" w:sz="0" w:space="0" w:color="auto"/>
            <w:right w:val="none" w:sz="0" w:space="0" w:color="auto"/>
          </w:divBdr>
        </w:div>
        <w:div w:id="1139153394">
          <w:marLeft w:val="640"/>
          <w:marRight w:val="0"/>
          <w:marTop w:val="0"/>
          <w:marBottom w:val="0"/>
          <w:divBdr>
            <w:top w:val="none" w:sz="0" w:space="0" w:color="auto"/>
            <w:left w:val="none" w:sz="0" w:space="0" w:color="auto"/>
            <w:bottom w:val="none" w:sz="0" w:space="0" w:color="auto"/>
            <w:right w:val="none" w:sz="0" w:space="0" w:color="auto"/>
          </w:divBdr>
        </w:div>
        <w:div w:id="1677881611">
          <w:marLeft w:val="640"/>
          <w:marRight w:val="0"/>
          <w:marTop w:val="0"/>
          <w:marBottom w:val="0"/>
          <w:divBdr>
            <w:top w:val="none" w:sz="0" w:space="0" w:color="auto"/>
            <w:left w:val="none" w:sz="0" w:space="0" w:color="auto"/>
            <w:bottom w:val="none" w:sz="0" w:space="0" w:color="auto"/>
            <w:right w:val="none" w:sz="0" w:space="0" w:color="auto"/>
          </w:divBdr>
        </w:div>
        <w:div w:id="1812750448">
          <w:marLeft w:val="640"/>
          <w:marRight w:val="0"/>
          <w:marTop w:val="0"/>
          <w:marBottom w:val="0"/>
          <w:divBdr>
            <w:top w:val="none" w:sz="0" w:space="0" w:color="auto"/>
            <w:left w:val="none" w:sz="0" w:space="0" w:color="auto"/>
            <w:bottom w:val="none" w:sz="0" w:space="0" w:color="auto"/>
            <w:right w:val="none" w:sz="0" w:space="0" w:color="auto"/>
          </w:divBdr>
        </w:div>
        <w:div w:id="1039089911">
          <w:marLeft w:val="640"/>
          <w:marRight w:val="0"/>
          <w:marTop w:val="0"/>
          <w:marBottom w:val="0"/>
          <w:divBdr>
            <w:top w:val="none" w:sz="0" w:space="0" w:color="auto"/>
            <w:left w:val="none" w:sz="0" w:space="0" w:color="auto"/>
            <w:bottom w:val="none" w:sz="0" w:space="0" w:color="auto"/>
            <w:right w:val="none" w:sz="0" w:space="0" w:color="auto"/>
          </w:divBdr>
        </w:div>
        <w:div w:id="1885018563">
          <w:marLeft w:val="640"/>
          <w:marRight w:val="0"/>
          <w:marTop w:val="0"/>
          <w:marBottom w:val="0"/>
          <w:divBdr>
            <w:top w:val="none" w:sz="0" w:space="0" w:color="auto"/>
            <w:left w:val="none" w:sz="0" w:space="0" w:color="auto"/>
            <w:bottom w:val="none" w:sz="0" w:space="0" w:color="auto"/>
            <w:right w:val="none" w:sz="0" w:space="0" w:color="auto"/>
          </w:divBdr>
        </w:div>
        <w:div w:id="1853647048">
          <w:marLeft w:val="640"/>
          <w:marRight w:val="0"/>
          <w:marTop w:val="0"/>
          <w:marBottom w:val="0"/>
          <w:divBdr>
            <w:top w:val="none" w:sz="0" w:space="0" w:color="auto"/>
            <w:left w:val="none" w:sz="0" w:space="0" w:color="auto"/>
            <w:bottom w:val="none" w:sz="0" w:space="0" w:color="auto"/>
            <w:right w:val="none" w:sz="0" w:space="0" w:color="auto"/>
          </w:divBdr>
        </w:div>
        <w:div w:id="1852182788">
          <w:marLeft w:val="640"/>
          <w:marRight w:val="0"/>
          <w:marTop w:val="0"/>
          <w:marBottom w:val="0"/>
          <w:divBdr>
            <w:top w:val="none" w:sz="0" w:space="0" w:color="auto"/>
            <w:left w:val="none" w:sz="0" w:space="0" w:color="auto"/>
            <w:bottom w:val="none" w:sz="0" w:space="0" w:color="auto"/>
            <w:right w:val="none" w:sz="0" w:space="0" w:color="auto"/>
          </w:divBdr>
        </w:div>
        <w:div w:id="1156265158">
          <w:marLeft w:val="640"/>
          <w:marRight w:val="0"/>
          <w:marTop w:val="0"/>
          <w:marBottom w:val="0"/>
          <w:divBdr>
            <w:top w:val="none" w:sz="0" w:space="0" w:color="auto"/>
            <w:left w:val="none" w:sz="0" w:space="0" w:color="auto"/>
            <w:bottom w:val="none" w:sz="0" w:space="0" w:color="auto"/>
            <w:right w:val="none" w:sz="0" w:space="0" w:color="auto"/>
          </w:divBdr>
        </w:div>
        <w:div w:id="631784766">
          <w:marLeft w:val="640"/>
          <w:marRight w:val="0"/>
          <w:marTop w:val="0"/>
          <w:marBottom w:val="0"/>
          <w:divBdr>
            <w:top w:val="none" w:sz="0" w:space="0" w:color="auto"/>
            <w:left w:val="none" w:sz="0" w:space="0" w:color="auto"/>
            <w:bottom w:val="none" w:sz="0" w:space="0" w:color="auto"/>
            <w:right w:val="none" w:sz="0" w:space="0" w:color="auto"/>
          </w:divBdr>
        </w:div>
        <w:div w:id="1891072464">
          <w:marLeft w:val="640"/>
          <w:marRight w:val="0"/>
          <w:marTop w:val="0"/>
          <w:marBottom w:val="0"/>
          <w:divBdr>
            <w:top w:val="none" w:sz="0" w:space="0" w:color="auto"/>
            <w:left w:val="none" w:sz="0" w:space="0" w:color="auto"/>
            <w:bottom w:val="none" w:sz="0" w:space="0" w:color="auto"/>
            <w:right w:val="none" w:sz="0" w:space="0" w:color="auto"/>
          </w:divBdr>
        </w:div>
        <w:div w:id="1401487961">
          <w:marLeft w:val="640"/>
          <w:marRight w:val="0"/>
          <w:marTop w:val="0"/>
          <w:marBottom w:val="0"/>
          <w:divBdr>
            <w:top w:val="none" w:sz="0" w:space="0" w:color="auto"/>
            <w:left w:val="none" w:sz="0" w:space="0" w:color="auto"/>
            <w:bottom w:val="none" w:sz="0" w:space="0" w:color="auto"/>
            <w:right w:val="none" w:sz="0" w:space="0" w:color="auto"/>
          </w:divBdr>
        </w:div>
        <w:div w:id="454101045">
          <w:marLeft w:val="640"/>
          <w:marRight w:val="0"/>
          <w:marTop w:val="0"/>
          <w:marBottom w:val="0"/>
          <w:divBdr>
            <w:top w:val="none" w:sz="0" w:space="0" w:color="auto"/>
            <w:left w:val="none" w:sz="0" w:space="0" w:color="auto"/>
            <w:bottom w:val="none" w:sz="0" w:space="0" w:color="auto"/>
            <w:right w:val="none" w:sz="0" w:space="0" w:color="auto"/>
          </w:divBdr>
        </w:div>
        <w:div w:id="1894123917">
          <w:marLeft w:val="640"/>
          <w:marRight w:val="0"/>
          <w:marTop w:val="0"/>
          <w:marBottom w:val="0"/>
          <w:divBdr>
            <w:top w:val="none" w:sz="0" w:space="0" w:color="auto"/>
            <w:left w:val="none" w:sz="0" w:space="0" w:color="auto"/>
            <w:bottom w:val="none" w:sz="0" w:space="0" w:color="auto"/>
            <w:right w:val="none" w:sz="0" w:space="0" w:color="auto"/>
          </w:divBdr>
        </w:div>
        <w:div w:id="1839885041">
          <w:marLeft w:val="640"/>
          <w:marRight w:val="0"/>
          <w:marTop w:val="0"/>
          <w:marBottom w:val="0"/>
          <w:divBdr>
            <w:top w:val="none" w:sz="0" w:space="0" w:color="auto"/>
            <w:left w:val="none" w:sz="0" w:space="0" w:color="auto"/>
            <w:bottom w:val="none" w:sz="0" w:space="0" w:color="auto"/>
            <w:right w:val="none" w:sz="0" w:space="0" w:color="auto"/>
          </w:divBdr>
        </w:div>
        <w:div w:id="892352974">
          <w:marLeft w:val="640"/>
          <w:marRight w:val="0"/>
          <w:marTop w:val="0"/>
          <w:marBottom w:val="0"/>
          <w:divBdr>
            <w:top w:val="none" w:sz="0" w:space="0" w:color="auto"/>
            <w:left w:val="none" w:sz="0" w:space="0" w:color="auto"/>
            <w:bottom w:val="none" w:sz="0" w:space="0" w:color="auto"/>
            <w:right w:val="none" w:sz="0" w:space="0" w:color="auto"/>
          </w:divBdr>
        </w:div>
        <w:div w:id="689336512">
          <w:marLeft w:val="640"/>
          <w:marRight w:val="0"/>
          <w:marTop w:val="0"/>
          <w:marBottom w:val="0"/>
          <w:divBdr>
            <w:top w:val="none" w:sz="0" w:space="0" w:color="auto"/>
            <w:left w:val="none" w:sz="0" w:space="0" w:color="auto"/>
            <w:bottom w:val="none" w:sz="0" w:space="0" w:color="auto"/>
            <w:right w:val="none" w:sz="0" w:space="0" w:color="auto"/>
          </w:divBdr>
        </w:div>
        <w:div w:id="403795189">
          <w:marLeft w:val="640"/>
          <w:marRight w:val="0"/>
          <w:marTop w:val="0"/>
          <w:marBottom w:val="0"/>
          <w:divBdr>
            <w:top w:val="none" w:sz="0" w:space="0" w:color="auto"/>
            <w:left w:val="none" w:sz="0" w:space="0" w:color="auto"/>
            <w:bottom w:val="none" w:sz="0" w:space="0" w:color="auto"/>
            <w:right w:val="none" w:sz="0" w:space="0" w:color="auto"/>
          </w:divBdr>
        </w:div>
        <w:div w:id="569657617">
          <w:marLeft w:val="640"/>
          <w:marRight w:val="0"/>
          <w:marTop w:val="0"/>
          <w:marBottom w:val="0"/>
          <w:divBdr>
            <w:top w:val="none" w:sz="0" w:space="0" w:color="auto"/>
            <w:left w:val="none" w:sz="0" w:space="0" w:color="auto"/>
            <w:bottom w:val="none" w:sz="0" w:space="0" w:color="auto"/>
            <w:right w:val="none" w:sz="0" w:space="0" w:color="auto"/>
          </w:divBdr>
        </w:div>
        <w:div w:id="1103456153">
          <w:marLeft w:val="640"/>
          <w:marRight w:val="0"/>
          <w:marTop w:val="0"/>
          <w:marBottom w:val="0"/>
          <w:divBdr>
            <w:top w:val="none" w:sz="0" w:space="0" w:color="auto"/>
            <w:left w:val="none" w:sz="0" w:space="0" w:color="auto"/>
            <w:bottom w:val="none" w:sz="0" w:space="0" w:color="auto"/>
            <w:right w:val="none" w:sz="0" w:space="0" w:color="auto"/>
          </w:divBdr>
        </w:div>
        <w:div w:id="1930236624">
          <w:marLeft w:val="640"/>
          <w:marRight w:val="0"/>
          <w:marTop w:val="0"/>
          <w:marBottom w:val="0"/>
          <w:divBdr>
            <w:top w:val="none" w:sz="0" w:space="0" w:color="auto"/>
            <w:left w:val="none" w:sz="0" w:space="0" w:color="auto"/>
            <w:bottom w:val="none" w:sz="0" w:space="0" w:color="auto"/>
            <w:right w:val="none" w:sz="0" w:space="0" w:color="auto"/>
          </w:divBdr>
        </w:div>
        <w:div w:id="1268738668">
          <w:marLeft w:val="640"/>
          <w:marRight w:val="0"/>
          <w:marTop w:val="0"/>
          <w:marBottom w:val="0"/>
          <w:divBdr>
            <w:top w:val="none" w:sz="0" w:space="0" w:color="auto"/>
            <w:left w:val="none" w:sz="0" w:space="0" w:color="auto"/>
            <w:bottom w:val="none" w:sz="0" w:space="0" w:color="auto"/>
            <w:right w:val="none" w:sz="0" w:space="0" w:color="auto"/>
          </w:divBdr>
        </w:div>
        <w:div w:id="1413695858">
          <w:marLeft w:val="640"/>
          <w:marRight w:val="0"/>
          <w:marTop w:val="0"/>
          <w:marBottom w:val="0"/>
          <w:divBdr>
            <w:top w:val="none" w:sz="0" w:space="0" w:color="auto"/>
            <w:left w:val="none" w:sz="0" w:space="0" w:color="auto"/>
            <w:bottom w:val="none" w:sz="0" w:space="0" w:color="auto"/>
            <w:right w:val="none" w:sz="0" w:space="0" w:color="auto"/>
          </w:divBdr>
        </w:div>
        <w:div w:id="857236500">
          <w:marLeft w:val="640"/>
          <w:marRight w:val="0"/>
          <w:marTop w:val="0"/>
          <w:marBottom w:val="0"/>
          <w:divBdr>
            <w:top w:val="none" w:sz="0" w:space="0" w:color="auto"/>
            <w:left w:val="none" w:sz="0" w:space="0" w:color="auto"/>
            <w:bottom w:val="none" w:sz="0" w:space="0" w:color="auto"/>
            <w:right w:val="none" w:sz="0" w:space="0" w:color="auto"/>
          </w:divBdr>
        </w:div>
        <w:div w:id="2129733732">
          <w:marLeft w:val="640"/>
          <w:marRight w:val="0"/>
          <w:marTop w:val="0"/>
          <w:marBottom w:val="0"/>
          <w:divBdr>
            <w:top w:val="none" w:sz="0" w:space="0" w:color="auto"/>
            <w:left w:val="none" w:sz="0" w:space="0" w:color="auto"/>
            <w:bottom w:val="none" w:sz="0" w:space="0" w:color="auto"/>
            <w:right w:val="none" w:sz="0" w:space="0" w:color="auto"/>
          </w:divBdr>
        </w:div>
        <w:div w:id="299043128">
          <w:marLeft w:val="640"/>
          <w:marRight w:val="0"/>
          <w:marTop w:val="0"/>
          <w:marBottom w:val="0"/>
          <w:divBdr>
            <w:top w:val="none" w:sz="0" w:space="0" w:color="auto"/>
            <w:left w:val="none" w:sz="0" w:space="0" w:color="auto"/>
            <w:bottom w:val="none" w:sz="0" w:space="0" w:color="auto"/>
            <w:right w:val="none" w:sz="0" w:space="0" w:color="auto"/>
          </w:divBdr>
        </w:div>
        <w:div w:id="995381391">
          <w:marLeft w:val="640"/>
          <w:marRight w:val="0"/>
          <w:marTop w:val="0"/>
          <w:marBottom w:val="0"/>
          <w:divBdr>
            <w:top w:val="none" w:sz="0" w:space="0" w:color="auto"/>
            <w:left w:val="none" w:sz="0" w:space="0" w:color="auto"/>
            <w:bottom w:val="none" w:sz="0" w:space="0" w:color="auto"/>
            <w:right w:val="none" w:sz="0" w:space="0" w:color="auto"/>
          </w:divBdr>
        </w:div>
        <w:div w:id="251354125">
          <w:marLeft w:val="640"/>
          <w:marRight w:val="0"/>
          <w:marTop w:val="0"/>
          <w:marBottom w:val="0"/>
          <w:divBdr>
            <w:top w:val="none" w:sz="0" w:space="0" w:color="auto"/>
            <w:left w:val="none" w:sz="0" w:space="0" w:color="auto"/>
            <w:bottom w:val="none" w:sz="0" w:space="0" w:color="auto"/>
            <w:right w:val="none" w:sz="0" w:space="0" w:color="auto"/>
          </w:divBdr>
        </w:div>
        <w:div w:id="4476826">
          <w:marLeft w:val="640"/>
          <w:marRight w:val="0"/>
          <w:marTop w:val="0"/>
          <w:marBottom w:val="0"/>
          <w:divBdr>
            <w:top w:val="none" w:sz="0" w:space="0" w:color="auto"/>
            <w:left w:val="none" w:sz="0" w:space="0" w:color="auto"/>
            <w:bottom w:val="none" w:sz="0" w:space="0" w:color="auto"/>
            <w:right w:val="none" w:sz="0" w:space="0" w:color="auto"/>
          </w:divBdr>
        </w:div>
        <w:div w:id="2020816549">
          <w:marLeft w:val="640"/>
          <w:marRight w:val="0"/>
          <w:marTop w:val="0"/>
          <w:marBottom w:val="0"/>
          <w:divBdr>
            <w:top w:val="none" w:sz="0" w:space="0" w:color="auto"/>
            <w:left w:val="none" w:sz="0" w:space="0" w:color="auto"/>
            <w:bottom w:val="none" w:sz="0" w:space="0" w:color="auto"/>
            <w:right w:val="none" w:sz="0" w:space="0" w:color="auto"/>
          </w:divBdr>
        </w:div>
        <w:div w:id="1875730036">
          <w:marLeft w:val="640"/>
          <w:marRight w:val="0"/>
          <w:marTop w:val="0"/>
          <w:marBottom w:val="0"/>
          <w:divBdr>
            <w:top w:val="none" w:sz="0" w:space="0" w:color="auto"/>
            <w:left w:val="none" w:sz="0" w:space="0" w:color="auto"/>
            <w:bottom w:val="none" w:sz="0" w:space="0" w:color="auto"/>
            <w:right w:val="none" w:sz="0" w:space="0" w:color="auto"/>
          </w:divBdr>
        </w:div>
        <w:div w:id="741414518">
          <w:marLeft w:val="640"/>
          <w:marRight w:val="0"/>
          <w:marTop w:val="0"/>
          <w:marBottom w:val="0"/>
          <w:divBdr>
            <w:top w:val="none" w:sz="0" w:space="0" w:color="auto"/>
            <w:left w:val="none" w:sz="0" w:space="0" w:color="auto"/>
            <w:bottom w:val="none" w:sz="0" w:space="0" w:color="auto"/>
            <w:right w:val="none" w:sz="0" w:space="0" w:color="auto"/>
          </w:divBdr>
        </w:div>
        <w:div w:id="973366290">
          <w:marLeft w:val="640"/>
          <w:marRight w:val="0"/>
          <w:marTop w:val="0"/>
          <w:marBottom w:val="0"/>
          <w:divBdr>
            <w:top w:val="none" w:sz="0" w:space="0" w:color="auto"/>
            <w:left w:val="none" w:sz="0" w:space="0" w:color="auto"/>
            <w:bottom w:val="none" w:sz="0" w:space="0" w:color="auto"/>
            <w:right w:val="none" w:sz="0" w:space="0" w:color="auto"/>
          </w:divBdr>
        </w:div>
        <w:div w:id="788742350">
          <w:marLeft w:val="640"/>
          <w:marRight w:val="0"/>
          <w:marTop w:val="0"/>
          <w:marBottom w:val="0"/>
          <w:divBdr>
            <w:top w:val="none" w:sz="0" w:space="0" w:color="auto"/>
            <w:left w:val="none" w:sz="0" w:space="0" w:color="auto"/>
            <w:bottom w:val="none" w:sz="0" w:space="0" w:color="auto"/>
            <w:right w:val="none" w:sz="0" w:space="0" w:color="auto"/>
          </w:divBdr>
        </w:div>
        <w:div w:id="757752200">
          <w:marLeft w:val="640"/>
          <w:marRight w:val="0"/>
          <w:marTop w:val="0"/>
          <w:marBottom w:val="0"/>
          <w:divBdr>
            <w:top w:val="none" w:sz="0" w:space="0" w:color="auto"/>
            <w:left w:val="none" w:sz="0" w:space="0" w:color="auto"/>
            <w:bottom w:val="none" w:sz="0" w:space="0" w:color="auto"/>
            <w:right w:val="none" w:sz="0" w:space="0" w:color="auto"/>
          </w:divBdr>
        </w:div>
        <w:div w:id="1214849171">
          <w:marLeft w:val="640"/>
          <w:marRight w:val="0"/>
          <w:marTop w:val="0"/>
          <w:marBottom w:val="0"/>
          <w:divBdr>
            <w:top w:val="none" w:sz="0" w:space="0" w:color="auto"/>
            <w:left w:val="none" w:sz="0" w:space="0" w:color="auto"/>
            <w:bottom w:val="none" w:sz="0" w:space="0" w:color="auto"/>
            <w:right w:val="none" w:sz="0" w:space="0" w:color="auto"/>
          </w:divBdr>
        </w:div>
        <w:div w:id="793792584">
          <w:marLeft w:val="640"/>
          <w:marRight w:val="0"/>
          <w:marTop w:val="0"/>
          <w:marBottom w:val="0"/>
          <w:divBdr>
            <w:top w:val="none" w:sz="0" w:space="0" w:color="auto"/>
            <w:left w:val="none" w:sz="0" w:space="0" w:color="auto"/>
            <w:bottom w:val="none" w:sz="0" w:space="0" w:color="auto"/>
            <w:right w:val="none" w:sz="0" w:space="0" w:color="auto"/>
          </w:divBdr>
        </w:div>
        <w:div w:id="184251304">
          <w:marLeft w:val="640"/>
          <w:marRight w:val="0"/>
          <w:marTop w:val="0"/>
          <w:marBottom w:val="0"/>
          <w:divBdr>
            <w:top w:val="none" w:sz="0" w:space="0" w:color="auto"/>
            <w:left w:val="none" w:sz="0" w:space="0" w:color="auto"/>
            <w:bottom w:val="none" w:sz="0" w:space="0" w:color="auto"/>
            <w:right w:val="none" w:sz="0" w:space="0" w:color="auto"/>
          </w:divBdr>
        </w:div>
        <w:div w:id="749278663">
          <w:marLeft w:val="640"/>
          <w:marRight w:val="0"/>
          <w:marTop w:val="0"/>
          <w:marBottom w:val="0"/>
          <w:divBdr>
            <w:top w:val="none" w:sz="0" w:space="0" w:color="auto"/>
            <w:left w:val="none" w:sz="0" w:space="0" w:color="auto"/>
            <w:bottom w:val="none" w:sz="0" w:space="0" w:color="auto"/>
            <w:right w:val="none" w:sz="0" w:space="0" w:color="auto"/>
          </w:divBdr>
        </w:div>
        <w:div w:id="1858470575">
          <w:marLeft w:val="640"/>
          <w:marRight w:val="0"/>
          <w:marTop w:val="0"/>
          <w:marBottom w:val="0"/>
          <w:divBdr>
            <w:top w:val="none" w:sz="0" w:space="0" w:color="auto"/>
            <w:left w:val="none" w:sz="0" w:space="0" w:color="auto"/>
            <w:bottom w:val="none" w:sz="0" w:space="0" w:color="auto"/>
            <w:right w:val="none" w:sz="0" w:space="0" w:color="auto"/>
          </w:divBdr>
        </w:div>
        <w:div w:id="146284103">
          <w:marLeft w:val="640"/>
          <w:marRight w:val="0"/>
          <w:marTop w:val="0"/>
          <w:marBottom w:val="0"/>
          <w:divBdr>
            <w:top w:val="none" w:sz="0" w:space="0" w:color="auto"/>
            <w:left w:val="none" w:sz="0" w:space="0" w:color="auto"/>
            <w:bottom w:val="none" w:sz="0" w:space="0" w:color="auto"/>
            <w:right w:val="none" w:sz="0" w:space="0" w:color="auto"/>
          </w:divBdr>
        </w:div>
        <w:div w:id="258147066">
          <w:marLeft w:val="640"/>
          <w:marRight w:val="0"/>
          <w:marTop w:val="0"/>
          <w:marBottom w:val="0"/>
          <w:divBdr>
            <w:top w:val="none" w:sz="0" w:space="0" w:color="auto"/>
            <w:left w:val="none" w:sz="0" w:space="0" w:color="auto"/>
            <w:bottom w:val="none" w:sz="0" w:space="0" w:color="auto"/>
            <w:right w:val="none" w:sz="0" w:space="0" w:color="auto"/>
          </w:divBdr>
        </w:div>
        <w:div w:id="1033383899">
          <w:marLeft w:val="640"/>
          <w:marRight w:val="0"/>
          <w:marTop w:val="0"/>
          <w:marBottom w:val="0"/>
          <w:divBdr>
            <w:top w:val="none" w:sz="0" w:space="0" w:color="auto"/>
            <w:left w:val="none" w:sz="0" w:space="0" w:color="auto"/>
            <w:bottom w:val="none" w:sz="0" w:space="0" w:color="auto"/>
            <w:right w:val="none" w:sz="0" w:space="0" w:color="auto"/>
          </w:divBdr>
        </w:div>
        <w:div w:id="181480027">
          <w:marLeft w:val="640"/>
          <w:marRight w:val="0"/>
          <w:marTop w:val="0"/>
          <w:marBottom w:val="0"/>
          <w:divBdr>
            <w:top w:val="none" w:sz="0" w:space="0" w:color="auto"/>
            <w:left w:val="none" w:sz="0" w:space="0" w:color="auto"/>
            <w:bottom w:val="none" w:sz="0" w:space="0" w:color="auto"/>
            <w:right w:val="none" w:sz="0" w:space="0" w:color="auto"/>
          </w:divBdr>
        </w:div>
        <w:div w:id="1988704049">
          <w:marLeft w:val="640"/>
          <w:marRight w:val="0"/>
          <w:marTop w:val="0"/>
          <w:marBottom w:val="0"/>
          <w:divBdr>
            <w:top w:val="none" w:sz="0" w:space="0" w:color="auto"/>
            <w:left w:val="none" w:sz="0" w:space="0" w:color="auto"/>
            <w:bottom w:val="none" w:sz="0" w:space="0" w:color="auto"/>
            <w:right w:val="none" w:sz="0" w:space="0" w:color="auto"/>
          </w:divBdr>
        </w:div>
        <w:div w:id="1573462785">
          <w:marLeft w:val="640"/>
          <w:marRight w:val="0"/>
          <w:marTop w:val="0"/>
          <w:marBottom w:val="0"/>
          <w:divBdr>
            <w:top w:val="none" w:sz="0" w:space="0" w:color="auto"/>
            <w:left w:val="none" w:sz="0" w:space="0" w:color="auto"/>
            <w:bottom w:val="none" w:sz="0" w:space="0" w:color="auto"/>
            <w:right w:val="none" w:sz="0" w:space="0" w:color="auto"/>
          </w:divBdr>
        </w:div>
        <w:div w:id="1823811293">
          <w:marLeft w:val="640"/>
          <w:marRight w:val="0"/>
          <w:marTop w:val="0"/>
          <w:marBottom w:val="0"/>
          <w:divBdr>
            <w:top w:val="none" w:sz="0" w:space="0" w:color="auto"/>
            <w:left w:val="none" w:sz="0" w:space="0" w:color="auto"/>
            <w:bottom w:val="none" w:sz="0" w:space="0" w:color="auto"/>
            <w:right w:val="none" w:sz="0" w:space="0" w:color="auto"/>
          </w:divBdr>
        </w:div>
        <w:div w:id="1954286182">
          <w:marLeft w:val="640"/>
          <w:marRight w:val="0"/>
          <w:marTop w:val="0"/>
          <w:marBottom w:val="0"/>
          <w:divBdr>
            <w:top w:val="none" w:sz="0" w:space="0" w:color="auto"/>
            <w:left w:val="none" w:sz="0" w:space="0" w:color="auto"/>
            <w:bottom w:val="none" w:sz="0" w:space="0" w:color="auto"/>
            <w:right w:val="none" w:sz="0" w:space="0" w:color="auto"/>
          </w:divBdr>
        </w:div>
        <w:div w:id="2136096952">
          <w:marLeft w:val="640"/>
          <w:marRight w:val="0"/>
          <w:marTop w:val="0"/>
          <w:marBottom w:val="0"/>
          <w:divBdr>
            <w:top w:val="none" w:sz="0" w:space="0" w:color="auto"/>
            <w:left w:val="none" w:sz="0" w:space="0" w:color="auto"/>
            <w:bottom w:val="none" w:sz="0" w:space="0" w:color="auto"/>
            <w:right w:val="none" w:sz="0" w:space="0" w:color="auto"/>
          </w:divBdr>
        </w:div>
        <w:div w:id="1591233911">
          <w:marLeft w:val="640"/>
          <w:marRight w:val="0"/>
          <w:marTop w:val="0"/>
          <w:marBottom w:val="0"/>
          <w:divBdr>
            <w:top w:val="none" w:sz="0" w:space="0" w:color="auto"/>
            <w:left w:val="none" w:sz="0" w:space="0" w:color="auto"/>
            <w:bottom w:val="none" w:sz="0" w:space="0" w:color="auto"/>
            <w:right w:val="none" w:sz="0" w:space="0" w:color="auto"/>
          </w:divBdr>
        </w:div>
        <w:div w:id="1641229577">
          <w:marLeft w:val="640"/>
          <w:marRight w:val="0"/>
          <w:marTop w:val="0"/>
          <w:marBottom w:val="0"/>
          <w:divBdr>
            <w:top w:val="none" w:sz="0" w:space="0" w:color="auto"/>
            <w:left w:val="none" w:sz="0" w:space="0" w:color="auto"/>
            <w:bottom w:val="none" w:sz="0" w:space="0" w:color="auto"/>
            <w:right w:val="none" w:sz="0" w:space="0" w:color="auto"/>
          </w:divBdr>
        </w:div>
        <w:div w:id="1196431464">
          <w:marLeft w:val="640"/>
          <w:marRight w:val="0"/>
          <w:marTop w:val="0"/>
          <w:marBottom w:val="0"/>
          <w:divBdr>
            <w:top w:val="none" w:sz="0" w:space="0" w:color="auto"/>
            <w:left w:val="none" w:sz="0" w:space="0" w:color="auto"/>
            <w:bottom w:val="none" w:sz="0" w:space="0" w:color="auto"/>
            <w:right w:val="none" w:sz="0" w:space="0" w:color="auto"/>
          </w:divBdr>
        </w:div>
        <w:div w:id="1305698480">
          <w:marLeft w:val="640"/>
          <w:marRight w:val="0"/>
          <w:marTop w:val="0"/>
          <w:marBottom w:val="0"/>
          <w:divBdr>
            <w:top w:val="none" w:sz="0" w:space="0" w:color="auto"/>
            <w:left w:val="none" w:sz="0" w:space="0" w:color="auto"/>
            <w:bottom w:val="none" w:sz="0" w:space="0" w:color="auto"/>
            <w:right w:val="none" w:sz="0" w:space="0" w:color="auto"/>
          </w:divBdr>
        </w:div>
        <w:div w:id="1736008166">
          <w:marLeft w:val="640"/>
          <w:marRight w:val="0"/>
          <w:marTop w:val="0"/>
          <w:marBottom w:val="0"/>
          <w:divBdr>
            <w:top w:val="none" w:sz="0" w:space="0" w:color="auto"/>
            <w:left w:val="none" w:sz="0" w:space="0" w:color="auto"/>
            <w:bottom w:val="none" w:sz="0" w:space="0" w:color="auto"/>
            <w:right w:val="none" w:sz="0" w:space="0" w:color="auto"/>
          </w:divBdr>
        </w:div>
        <w:div w:id="1803502756">
          <w:marLeft w:val="640"/>
          <w:marRight w:val="0"/>
          <w:marTop w:val="0"/>
          <w:marBottom w:val="0"/>
          <w:divBdr>
            <w:top w:val="none" w:sz="0" w:space="0" w:color="auto"/>
            <w:left w:val="none" w:sz="0" w:space="0" w:color="auto"/>
            <w:bottom w:val="none" w:sz="0" w:space="0" w:color="auto"/>
            <w:right w:val="none" w:sz="0" w:space="0" w:color="auto"/>
          </w:divBdr>
        </w:div>
        <w:div w:id="1504465825">
          <w:marLeft w:val="640"/>
          <w:marRight w:val="0"/>
          <w:marTop w:val="0"/>
          <w:marBottom w:val="0"/>
          <w:divBdr>
            <w:top w:val="none" w:sz="0" w:space="0" w:color="auto"/>
            <w:left w:val="none" w:sz="0" w:space="0" w:color="auto"/>
            <w:bottom w:val="none" w:sz="0" w:space="0" w:color="auto"/>
            <w:right w:val="none" w:sz="0" w:space="0" w:color="auto"/>
          </w:divBdr>
        </w:div>
        <w:div w:id="1982078245">
          <w:marLeft w:val="640"/>
          <w:marRight w:val="0"/>
          <w:marTop w:val="0"/>
          <w:marBottom w:val="0"/>
          <w:divBdr>
            <w:top w:val="none" w:sz="0" w:space="0" w:color="auto"/>
            <w:left w:val="none" w:sz="0" w:space="0" w:color="auto"/>
            <w:bottom w:val="none" w:sz="0" w:space="0" w:color="auto"/>
            <w:right w:val="none" w:sz="0" w:space="0" w:color="auto"/>
          </w:divBdr>
        </w:div>
        <w:div w:id="786002701">
          <w:marLeft w:val="640"/>
          <w:marRight w:val="0"/>
          <w:marTop w:val="0"/>
          <w:marBottom w:val="0"/>
          <w:divBdr>
            <w:top w:val="none" w:sz="0" w:space="0" w:color="auto"/>
            <w:left w:val="none" w:sz="0" w:space="0" w:color="auto"/>
            <w:bottom w:val="none" w:sz="0" w:space="0" w:color="auto"/>
            <w:right w:val="none" w:sz="0" w:space="0" w:color="auto"/>
          </w:divBdr>
        </w:div>
        <w:div w:id="1480030797">
          <w:marLeft w:val="640"/>
          <w:marRight w:val="0"/>
          <w:marTop w:val="0"/>
          <w:marBottom w:val="0"/>
          <w:divBdr>
            <w:top w:val="none" w:sz="0" w:space="0" w:color="auto"/>
            <w:left w:val="none" w:sz="0" w:space="0" w:color="auto"/>
            <w:bottom w:val="none" w:sz="0" w:space="0" w:color="auto"/>
            <w:right w:val="none" w:sz="0" w:space="0" w:color="auto"/>
          </w:divBdr>
        </w:div>
        <w:div w:id="431442198">
          <w:marLeft w:val="640"/>
          <w:marRight w:val="0"/>
          <w:marTop w:val="0"/>
          <w:marBottom w:val="0"/>
          <w:divBdr>
            <w:top w:val="none" w:sz="0" w:space="0" w:color="auto"/>
            <w:left w:val="none" w:sz="0" w:space="0" w:color="auto"/>
            <w:bottom w:val="none" w:sz="0" w:space="0" w:color="auto"/>
            <w:right w:val="none" w:sz="0" w:space="0" w:color="auto"/>
          </w:divBdr>
        </w:div>
        <w:div w:id="1760441805">
          <w:marLeft w:val="640"/>
          <w:marRight w:val="0"/>
          <w:marTop w:val="0"/>
          <w:marBottom w:val="0"/>
          <w:divBdr>
            <w:top w:val="none" w:sz="0" w:space="0" w:color="auto"/>
            <w:left w:val="none" w:sz="0" w:space="0" w:color="auto"/>
            <w:bottom w:val="none" w:sz="0" w:space="0" w:color="auto"/>
            <w:right w:val="none" w:sz="0" w:space="0" w:color="auto"/>
          </w:divBdr>
        </w:div>
        <w:div w:id="372342560">
          <w:marLeft w:val="640"/>
          <w:marRight w:val="0"/>
          <w:marTop w:val="0"/>
          <w:marBottom w:val="0"/>
          <w:divBdr>
            <w:top w:val="none" w:sz="0" w:space="0" w:color="auto"/>
            <w:left w:val="none" w:sz="0" w:space="0" w:color="auto"/>
            <w:bottom w:val="none" w:sz="0" w:space="0" w:color="auto"/>
            <w:right w:val="none" w:sz="0" w:space="0" w:color="auto"/>
          </w:divBdr>
        </w:div>
        <w:div w:id="384763356">
          <w:marLeft w:val="640"/>
          <w:marRight w:val="0"/>
          <w:marTop w:val="0"/>
          <w:marBottom w:val="0"/>
          <w:divBdr>
            <w:top w:val="none" w:sz="0" w:space="0" w:color="auto"/>
            <w:left w:val="none" w:sz="0" w:space="0" w:color="auto"/>
            <w:bottom w:val="none" w:sz="0" w:space="0" w:color="auto"/>
            <w:right w:val="none" w:sz="0" w:space="0" w:color="auto"/>
          </w:divBdr>
        </w:div>
        <w:div w:id="1102216727">
          <w:marLeft w:val="640"/>
          <w:marRight w:val="0"/>
          <w:marTop w:val="0"/>
          <w:marBottom w:val="0"/>
          <w:divBdr>
            <w:top w:val="none" w:sz="0" w:space="0" w:color="auto"/>
            <w:left w:val="none" w:sz="0" w:space="0" w:color="auto"/>
            <w:bottom w:val="none" w:sz="0" w:space="0" w:color="auto"/>
            <w:right w:val="none" w:sz="0" w:space="0" w:color="auto"/>
          </w:divBdr>
        </w:div>
        <w:div w:id="1429960834">
          <w:marLeft w:val="640"/>
          <w:marRight w:val="0"/>
          <w:marTop w:val="0"/>
          <w:marBottom w:val="0"/>
          <w:divBdr>
            <w:top w:val="none" w:sz="0" w:space="0" w:color="auto"/>
            <w:left w:val="none" w:sz="0" w:space="0" w:color="auto"/>
            <w:bottom w:val="none" w:sz="0" w:space="0" w:color="auto"/>
            <w:right w:val="none" w:sz="0" w:space="0" w:color="auto"/>
          </w:divBdr>
        </w:div>
        <w:div w:id="797602340">
          <w:marLeft w:val="640"/>
          <w:marRight w:val="0"/>
          <w:marTop w:val="0"/>
          <w:marBottom w:val="0"/>
          <w:divBdr>
            <w:top w:val="none" w:sz="0" w:space="0" w:color="auto"/>
            <w:left w:val="none" w:sz="0" w:space="0" w:color="auto"/>
            <w:bottom w:val="none" w:sz="0" w:space="0" w:color="auto"/>
            <w:right w:val="none" w:sz="0" w:space="0" w:color="auto"/>
          </w:divBdr>
        </w:div>
        <w:div w:id="118308563">
          <w:marLeft w:val="640"/>
          <w:marRight w:val="0"/>
          <w:marTop w:val="0"/>
          <w:marBottom w:val="0"/>
          <w:divBdr>
            <w:top w:val="none" w:sz="0" w:space="0" w:color="auto"/>
            <w:left w:val="none" w:sz="0" w:space="0" w:color="auto"/>
            <w:bottom w:val="none" w:sz="0" w:space="0" w:color="auto"/>
            <w:right w:val="none" w:sz="0" w:space="0" w:color="auto"/>
          </w:divBdr>
        </w:div>
        <w:div w:id="912472488">
          <w:marLeft w:val="640"/>
          <w:marRight w:val="0"/>
          <w:marTop w:val="0"/>
          <w:marBottom w:val="0"/>
          <w:divBdr>
            <w:top w:val="none" w:sz="0" w:space="0" w:color="auto"/>
            <w:left w:val="none" w:sz="0" w:space="0" w:color="auto"/>
            <w:bottom w:val="none" w:sz="0" w:space="0" w:color="auto"/>
            <w:right w:val="none" w:sz="0" w:space="0" w:color="auto"/>
          </w:divBdr>
        </w:div>
        <w:div w:id="1981499014">
          <w:marLeft w:val="640"/>
          <w:marRight w:val="0"/>
          <w:marTop w:val="0"/>
          <w:marBottom w:val="0"/>
          <w:divBdr>
            <w:top w:val="none" w:sz="0" w:space="0" w:color="auto"/>
            <w:left w:val="none" w:sz="0" w:space="0" w:color="auto"/>
            <w:bottom w:val="none" w:sz="0" w:space="0" w:color="auto"/>
            <w:right w:val="none" w:sz="0" w:space="0" w:color="auto"/>
          </w:divBdr>
        </w:div>
        <w:div w:id="280769238">
          <w:marLeft w:val="640"/>
          <w:marRight w:val="0"/>
          <w:marTop w:val="0"/>
          <w:marBottom w:val="0"/>
          <w:divBdr>
            <w:top w:val="none" w:sz="0" w:space="0" w:color="auto"/>
            <w:left w:val="none" w:sz="0" w:space="0" w:color="auto"/>
            <w:bottom w:val="none" w:sz="0" w:space="0" w:color="auto"/>
            <w:right w:val="none" w:sz="0" w:space="0" w:color="auto"/>
          </w:divBdr>
        </w:div>
        <w:div w:id="1303342343">
          <w:marLeft w:val="640"/>
          <w:marRight w:val="0"/>
          <w:marTop w:val="0"/>
          <w:marBottom w:val="0"/>
          <w:divBdr>
            <w:top w:val="none" w:sz="0" w:space="0" w:color="auto"/>
            <w:left w:val="none" w:sz="0" w:space="0" w:color="auto"/>
            <w:bottom w:val="none" w:sz="0" w:space="0" w:color="auto"/>
            <w:right w:val="none" w:sz="0" w:space="0" w:color="auto"/>
          </w:divBdr>
        </w:div>
        <w:div w:id="1065103438">
          <w:marLeft w:val="640"/>
          <w:marRight w:val="0"/>
          <w:marTop w:val="0"/>
          <w:marBottom w:val="0"/>
          <w:divBdr>
            <w:top w:val="none" w:sz="0" w:space="0" w:color="auto"/>
            <w:left w:val="none" w:sz="0" w:space="0" w:color="auto"/>
            <w:bottom w:val="none" w:sz="0" w:space="0" w:color="auto"/>
            <w:right w:val="none" w:sz="0" w:space="0" w:color="auto"/>
          </w:divBdr>
        </w:div>
        <w:div w:id="984554359">
          <w:marLeft w:val="640"/>
          <w:marRight w:val="0"/>
          <w:marTop w:val="0"/>
          <w:marBottom w:val="0"/>
          <w:divBdr>
            <w:top w:val="none" w:sz="0" w:space="0" w:color="auto"/>
            <w:left w:val="none" w:sz="0" w:space="0" w:color="auto"/>
            <w:bottom w:val="none" w:sz="0" w:space="0" w:color="auto"/>
            <w:right w:val="none" w:sz="0" w:space="0" w:color="auto"/>
          </w:divBdr>
        </w:div>
        <w:div w:id="765461992">
          <w:marLeft w:val="640"/>
          <w:marRight w:val="0"/>
          <w:marTop w:val="0"/>
          <w:marBottom w:val="0"/>
          <w:divBdr>
            <w:top w:val="none" w:sz="0" w:space="0" w:color="auto"/>
            <w:left w:val="none" w:sz="0" w:space="0" w:color="auto"/>
            <w:bottom w:val="none" w:sz="0" w:space="0" w:color="auto"/>
            <w:right w:val="none" w:sz="0" w:space="0" w:color="auto"/>
          </w:divBdr>
        </w:div>
        <w:div w:id="437023751">
          <w:marLeft w:val="640"/>
          <w:marRight w:val="0"/>
          <w:marTop w:val="0"/>
          <w:marBottom w:val="0"/>
          <w:divBdr>
            <w:top w:val="none" w:sz="0" w:space="0" w:color="auto"/>
            <w:left w:val="none" w:sz="0" w:space="0" w:color="auto"/>
            <w:bottom w:val="none" w:sz="0" w:space="0" w:color="auto"/>
            <w:right w:val="none" w:sz="0" w:space="0" w:color="auto"/>
          </w:divBdr>
        </w:div>
        <w:div w:id="1489325040">
          <w:marLeft w:val="640"/>
          <w:marRight w:val="0"/>
          <w:marTop w:val="0"/>
          <w:marBottom w:val="0"/>
          <w:divBdr>
            <w:top w:val="none" w:sz="0" w:space="0" w:color="auto"/>
            <w:left w:val="none" w:sz="0" w:space="0" w:color="auto"/>
            <w:bottom w:val="none" w:sz="0" w:space="0" w:color="auto"/>
            <w:right w:val="none" w:sz="0" w:space="0" w:color="auto"/>
          </w:divBdr>
        </w:div>
        <w:div w:id="1618246643">
          <w:marLeft w:val="640"/>
          <w:marRight w:val="0"/>
          <w:marTop w:val="0"/>
          <w:marBottom w:val="0"/>
          <w:divBdr>
            <w:top w:val="none" w:sz="0" w:space="0" w:color="auto"/>
            <w:left w:val="none" w:sz="0" w:space="0" w:color="auto"/>
            <w:bottom w:val="none" w:sz="0" w:space="0" w:color="auto"/>
            <w:right w:val="none" w:sz="0" w:space="0" w:color="auto"/>
          </w:divBdr>
        </w:div>
        <w:div w:id="943727904">
          <w:marLeft w:val="640"/>
          <w:marRight w:val="0"/>
          <w:marTop w:val="0"/>
          <w:marBottom w:val="0"/>
          <w:divBdr>
            <w:top w:val="none" w:sz="0" w:space="0" w:color="auto"/>
            <w:left w:val="none" w:sz="0" w:space="0" w:color="auto"/>
            <w:bottom w:val="none" w:sz="0" w:space="0" w:color="auto"/>
            <w:right w:val="none" w:sz="0" w:space="0" w:color="auto"/>
          </w:divBdr>
        </w:div>
        <w:div w:id="1394811793">
          <w:marLeft w:val="640"/>
          <w:marRight w:val="0"/>
          <w:marTop w:val="0"/>
          <w:marBottom w:val="0"/>
          <w:divBdr>
            <w:top w:val="none" w:sz="0" w:space="0" w:color="auto"/>
            <w:left w:val="none" w:sz="0" w:space="0" w:color="auto"/>
            <w:bottom w:val="none" w:sz="0" w:space="0" w:color="auto"/>
            <w:right w:val="none" w:sz="0" w:space="0" w:color="auto"/>
          </w:divBdr>
        </w:div>
        <w:div w:id="71123131">
          <w:marLeft w:val="640"/>
          <w:marRight w:val="0"/>
          <w:marTop w:val="0"/>
          <w:marBottom w:val="0"/>
          <w:divBdr>
            <w:top w:val="none" w:sz="0" w:space="0" w:color="auto"/>
            <w:left w:val="none" w:sz="0" w:space="0" w:color="auto"/>
            <w:bottom w:val="none" w:sz="0" w:space="0" w:color="auto"/>
            <w:right w:val="none" w:sz="0" w:space="0" w:color="auto"/>
          </w:divBdr>
        </w:div>
        <w:div w:id="1927879499">
          <w:marLeft w:val="640"/>
          <w:marRight w:val="0"/>
          <w:marTop w:val="0"/>
          <w:marBottom w:val="0"/>
          <w:divBdr>
            <w:top w:val="none" w:sz="0" w:space="0" w:color="auto"/>
            <w:left w:val="none" w:sz="0" w:space="0" w:color="auto"/>
            <w:bottom w:val="none" w:sz="0" w:space="0" w:color="auto"/>
            <w:right w:val="none" w:sz="0" w:space="0" w:color="auto"/>
          </w:divBdr>
        </w:div>
        <w:div w:id="455804138">
          <w:marLeft w:val="640"/>
          <w:marRight w:val="0"/>
          <w:marTop w:val="0"/>
          <w:marBottom w:val="0"/>
          <w:divBdr>
            <w:top w:val="none" w:sz="0" w:space="0" w:color="auto"/>
            <w:left w:val="none" w:sz="0" w:space="0" w:color="auto"/>
            <w:bottom w:val="none" w:sz="0" w:space="0" w:color="auto"/>
            <w:right w:val="none" w:sz="0" w:space="0" w:color="auto"/>
          </w:divBdr>
        </w:div>
        <w:div w:id="37708671">
          <w:marLeft w:val="640"/>
          <w:marRight w:val="0"/>
          <w:marTop w:val="0"/>
          <w:marBottom w:val="0"/>
          <w:divBdr>
            <w:top w:val="none" w:sz="0" w:space="0" w:color="auto"/>
            <w:left w:val="none" w:sz="0" w:space="0" w:color="auto"/>
            <w:bottom w:val="none" w:sz="0" w:space="0" w:color="auto"/>
            <w:right w:val="none" w:sz="0" w:space="0" w:color="auto"/>
          </w:divBdr>
        </w:div>
        <w:div w:id="490366999">
          <w:marLeft w:val="640"/>
          <w:marRight w:val="0"/>
          <w:marTop w:val="0"/>
          <w:marBottom w:val="0"/>
          <w:divBdr>
            <w:top w:val="none" w:sz="0" w:space="0" w:color="auto"/>
            <w:left w:val="none" w:sz="0" w:space="0" w:color="auto"/>
            <w:bottom w:val="none" w:sz="0" w:space="0" w:color="auto"/>
            <w:right w:val="none" w:sz="0" w:space="0" w:color="auto"/>
          </w:divBdr>
        </w:div>
        <w:div w:id="1931506777">
          <w:marLeft w:val="640"/>
          <w:marRight w:val="0"/>
          <w:marTop w:val="0"/>
          <w:marBottom w:val="0"/>
          <w:divBdr>
            <w:top w:val="none" w:sz="0" w:space="0" w:color="auto"/>
            <w:left w:val="none" w:sz="0" w:space="0" w:color="auto"/>
            <w:bottom w:val="none" w:sz="0" w:space="0" w:color="auto"/>
            <w:right w:val="none" w:sz="0" w:space="0" w:color="auto"/>
          </w:divBdr>
        </w:div>
        <w:div w:id="800147063">
          <w:marLeft w:val="640"/>
          <w:marRight w:val="0"/>
          <w:marTop w:val="0"/>
          <w:marBottom w:val="0"/>
          <w:divBdr>
            <w:top w:val="none" w:sz="0" w:space="0" w:color="auto"/>
            <w:left w:val="none" w:sz="0" w:space="0" w:color="auto"/>
            <w:bottom w:val="none" w:sz="0" w:space="0" w:color="auto"/>
            <w:right w:val="none" w:sz="0" w:space="0" w:color="auto"/>
          </w:divBdr>
        </w:div>
        <w:div w:id="1884051793">
          <w:marLeft w:val="640"/>
          <w:marRight w:val="0"/>
          <w:marTop w:val="0"/>
          <w:marBottom w:val="0"/>
          <w:divBdr>
            <w:top w:val="none" w:sz="0" w:space="0" w:color="auto"/>
            <w:left w:val="none" w:sz="0" w:space="0" w:color="auto"/>
            <w:bottom w:val="none" w:sz="0" w:space="0" w:color="auto"/>
            <w:right w:val="none" w:sz="0" w:space="0" w:color="auto"/>
          </w:divBdr>
        </w:div>
        <w:div w:id="184100238">
          <w:marLeft w:val="640"/>
          <w:marRight w:val="0"/>
          <w:marTop w:val="0"/>
          <w:marBottom w:val="0"/>
          <w:divBdr>
            <w:top w:val="none" w:sz="0" w:space="0" w:color="auto"/>
            <w:left w:val="none" w:sz="0" w:space="0" w:color="auto"/>
            <w:bottom w:val="none" w:sz="0" w:space="0" w:color="auto"/>
            <w:right w:val="none" w:sz="0" w:space="0" w:color="auto"/>
          </w:divBdr>
        </w:div>
        <w:div w:id="1417822091">
          <w:marLeft w:val="640"/>
          <w:marRight w:val="0"/>
          <w:marTop w:val="0"/>
          <w:marBottom w:val="0"/>
          <w:divBdr>
            <w:top w:val="none" w:sz="0" w:space="0" w:color="auto"/>
            <w:left w:val="none" w:sz="0" w:space="0" w:color="auto"/>
            <w:bottom w:val="none" w:sz="0" w:space="0" w:color="auto"/>
            <w:right w:val="none" w:sz="0" w:space="0" w:color="auto"/>
          </w:divBdr>
        </w:div>
        <w:div w:id="1249271793">
          <w:marLeft w:val="640"/>
          <w:marRight w:val="0"/>
          <w:marTop w:val="0"/>
          <w:marBottom w:val="0"/>
          <w:divBdr>
            <w:top w:val="none" w:sz="0" w:space="0" w:color="auto"/>
            <w:left w:val="none" w:sz="0" w:space="0" w:color="auto"/>
            <w:bottom w:val="none" w:sz="0" w:space="0" w:color="auto"/>
            <w:right w:val="none" w:sz="0" w:space="0" w:color="auto"/>
          </w:divBdr>
        </w:div>
        <w:div w:id="1374842757">
          <w:marLeft w:val="640"/>
          <w:marRight w:val="0"/>
          <w:marTop w:val="0"/>
          <w:marBottom w:val="0"/>
          <w:divBdr>
            <w:top w:val="none" w:sz="0" w:space="0" w:color="auto"/>
            <w:left w:val="none" w:sz="0" w:space="0" w:color="auto"/>
            <w:bottom w:val="none" w:sz="0" w:space="0" w:color="auto"/>
            <w:right w:val="none" w:sz="0" w:space="0" w:color="auto"/>
          </w:divBdr>
        </w:div>
        <w:div w:id="1916432247">
          <w:marLeft w:val="640"/>
          <w:marRight w:val="0"/>
          <w:marTop w:val="0"/>
          <w:marBottom w:val="0"/>
          <w:divBdr>
            <w:top w:val="none" w:sz="0" w:space="0" w:color="auto"/>
            <w:left w:val="none" w:sz="0" w:space="0" w:color="auto"/>
            <w:bottom w:val="none" w:sz="0" w:space="0" w:color="auto"/>
            <w:right w:val="none" w:sz="0" w:space="0" w:color="auto"/>
          </w:divBdr>
        </w:div>
        <w:div w:id="1362628084">
          <w:marLeft w:val="640"/>
          <w:marRight w:val="0"/>
          <w:marTop w:val="0"/>
          <w:marBottom w:val="0"/>
          <w:divBdr>
            <w:top w:val="none" w:sz="0" w:space="0" w:color="auto"/>
            <w:left w:val="none" w:sz="0" w:space="0" w:color="auto"/>
            <w:bottom w:val="none" w:sz="0" w:space="0" w:color="auto"/>
            <w:right w:val="none" w:sz="0" w:space="0" w:color="auto"/>
          </w:divBdr>
        </w:div>
        <w:div w:id="1529684613">
          <w:marLeft w:val="640"/>
          <w:marRight w:val="0"/>
          <w:marTop w:val="0"/>
          <w:marBottom w:val="0"/>
          <w:divBdr>
            <w:top w:val="none" w:sz="0" w:space="0" w:color="auto"/>
            <w:left w:val="none" w:sz="0" w:space="0" w:color="auto"/>
            <w:bottom w:val="none" w:sz="0" w:space="0" w:color="auto"/>
            <w:right w:val="none" w:sz="0" w:space="0" w:color="auto"/>
          </w:divBdr>
        </w:div>
        <w:div w:id="1440223161">
          <w:marLeft w:val="640"/>
          <w:marRight w:val="0"/>
          <w:marTop w:val="0"/>
          <w:marBottom w:val="0"/>
          <w:divBdr>
            <w:top w:val="none" w:sz="0" w:space="0" w:color="auto"/>
            <w:left w:val="none" w:sz="0" w:space="0" w:color="auto"/>
            <w:bottom w:val="none" w:sz="0" w:space="0" w:color="auto"/>
            <w:right w:val="none" w:sz="0" w:space="0" w:color="auto"/>
          </w:divBdr>
        </w:div>
        <w:div w:id="867327864">
          <w:marLeft w:val="640"/>
          <w:marRight w:val="0"/>
          <w:marTop w:val="0"/>
          <w:marBottom w:val="0"/>
          <w:divBdr>
            <w:top w:val="none" w:sz="0" w:space="0" w:color="auto"/>
            <w:left w:val="none" w:sz="0" w:space="0" w:color="auto"/>
            <w:bottom w:val="none" w:sz="0" w:space="0" w:color="auto"/>
            <w:right w:val="none" w:sz="0" w:space="0" w:color="auto"/>
          </w:divBdr>
        </w:div>
        <w:div w:id="603078751">
          <w:marLeft w:val="640"/>
          <w:marRight w:val="0"/>
          <w:marTop w:val="0"/>
          <w:marBottom w:val="0"/>
          <w:divBdr>
            <w:top w:val="none" w:sz="0" w:space="0" w:color="auto"/>
            <w:left w:val="none" w:sz="0" w:space="0" w:color="auto"/>
            <w:bottom w:val="none" w:sz="0" w:space="0" w:color="auto"/>
            <w:right w:val="none" w:sz="0" w:space="0" w:color="auto"/>
          </w:divBdr>
        </w:div>
        <w:div w:id="157424874">
          <w:marLeft w:val="640"/>
          <w:marRight w:val="0"/>
          <w:marTop w:val="0"/>
          <w:marBottom w:val="0"/>
          <w:divBdr>
            <w:top w:val="none" w:sz="0" w:space="0" w:color="auto"/>
            <w:left w:val="none" w:sz="0" w:space="0" w:color="auto"/>
            <w:bottom w:val="none" w:sz="0" w:space="0" w:color="auto"/>
            <w:right w:val="none" w:sz="0" w:space="0" w:color="auto"/>
          </w:divBdr>
        </w:div>
        <w:div w:id="1158303918">
          <w:marLeft w:val="640"/>
          <w:marRight w:val="0"/>
          <w:marTop w:val="0"/>
          <w:marBottom w:val="0"/>
          <w:divBdr>
            <w:top w:val="none" w:sz="0" w:space="0" w:color="auto"/>
            <w:left w:val="none" w:sz="0" w:space="0" w:color="auto"/>
            <w:bottom w:val="none" w:sz="0" w:space="0" w:color="auto"/>
            <w:right w:val="none" w:sz="0" w:space="0" w:color="auto"/>
          </w:divBdr>
        </w:div>
        <w:div w:id="847989005">
          <w:marLeft w:val="640"/>
          <w:marRight w:val="0"/>
          <w:marTop w:val="0"/>
          <w:marBottom w:val="0"/>
          <w:divBdr>
            <w:top w:val="none" w:sz="0" w:space="0" w:color="auto"/>
            <w:left w:val="none" w:sz="0" w:space="0" w:color="auto"/>
            <w:bottom w:val="none" w:sz="0" w:space="0" w:color="auto"/>
            <w:right w:val="none" w:sz="0" w:space="0" w:color="auto"/>
          </w:divBdr>
        </w:div>
        <w:div w:id="370688132">
          <w:marLeft w:val="640"/>
          <w:marRight w:val="0"/>
          <w:marTop w:val="0"/>
          <w:marBottom w:val="0"/>
          <w:divBdr>
            <w:top w:val="none" w:sz="0" w:space="0" w:color="auto"/>
            <w:left w:val="none" w:sz="0" w:space="0" w:color="auto"/>
            <w:bottom w:val="none" w:sz="0" w:space="0" w:color="auto"/>
            <w:right w:val="none" w:sz="0" w:space="0" w:color="auto"/>
          </w:divBdr>
        </w:div>
        <w:div w:id="734207121">
          <w:marLeft w:val="640"/>
          <w:marRight w:val="0"/>
          <w:marTop w:val="0"/>
          <w:marBottom w:val="0"/>
          <w:divBdr>
            <w:top w:val="none" w:sz="0" w:space="0" w:color="auto"/>
            <w:left w:val="none" w:sz="0" w:space="0" w:color="auto"/>
            <w:bottom w:val="none" w:sz="0" w:space="0" w:color="auto"/>
            <w:right w:val="none" w:sz="0" w:space="0" w:color="auto"/>
          </w:divBdr>
        </w:div>
        <w:div w:id="145635588">
          <w:marLeft w:val="640"/>
          <w:marRight w:val="0"/>
          <w:marTop w:val="0"/>
          <w:marBottom w:val="0"/>
          <w:divBdr>
            <w:top w:val="none" w:sz="0" w:space="0" w:color="auto"/>
            <w:left w:val="none" w:sz="0" w:space="0" w:color="auto"/>
            <w:bottom w:val="none" w:sz="0" w:space="0" w:color="auto"/>
            <w:right w:val="none" w:sz="0" w:space="0" w:color="auto"/>
          </w:divBdr>
        </w:div>
        <w:div w:id="1546480893">
          <w:marLeft w:val="640"/>
          <w:marRight w:val="0"/>
          <w:marTop w:val="0"/>
          <w:marBottom w:val="0"/>
          <w:divBdr>
            <w:top w:val="none" w:sz="0" w:space="0" w:color="auto"/>
            <w:left w:val="none" w:sz="0" w:space="0" w:color="auto"/>
            <w:bottom w:val="none" w:sz="0" w:space="0" w:color="auto"/>
            <w:right w:val="none" w:sz="0" w:space="0" w:color="auto"/>
          </w:divBdr>
        </w:div>
        <w:div w:id="1445465876">
          <w:marLeft w:val="640"/>
          <w:marRight w:val="0"/>
          <w:marTop w:val="0"/>
          <w:marBottom w:val="0"/>
          <w:divBdr>
            <w:top w:val="none" w:sz="0" w:space="0" w:color="auto"/>
            <w:left w:val="none" w:sz="0" w:space="0" w:color="auto"/>
            <w:bottom w:val="none" w:sz="0" w:space="0" w:color="auto"/>
            <w:right w:val="none" w:sz="0" w:space="0" w:color="auto"/>
          </w:divBdr>
        </w:div>
        <w:div w:id="1882086940">
          <w:marLeft w:val="640"/>
          <w:marRight w:val="0"/>
          <w:marTop w:val="0"/>
          <w:marBottom w:val="0"/>
          <w:divBdr>
            <w:top w:val="none" w:sz="0" w:space="0" w:color="auto"/>
            <w:left w:val="none" w:sz="0" w:space="0" w:color="auto"/>
            <w:bottom w:val="none" w:sz="0" w:space="0" w:color="auto"/>
            <w:right w:val="none" w:sz="0" w:space="0" w:color="auto"/>
          </w:divBdr>
        </w:div>
        <w:div w:id="1837646567">
          <w:marLeft w:val="640"/>
          <w:marRight w:val="0"/>
          <w:marTop w:val="0"/>
          <w:marBottom w:val="0"/>
          <w:divBdr>
            <w:top w:val="none" w:sz="0" w:space="0" w:color="auto"/>
            <w:left w:val="none" w:sz="0" w:space="0" w:color="auto"/>
            <w:bottom w:val="none" w:sz="0" w:space="0" w:color="auto"/>
            <w:right w:val="none" w:sz="0" w:space="0" w:color="auto"/>
          </w:divBdr>
        </w:div>
        <w:div w:id="915239214">
          <w:marLeft w:val="640"/>
          <w:marRight w:val="0"/>
          <w:marTop w:val="0"/>
          <w:marBottom w:val="0"/>
          <w:divBdr>
            <w:top w:val="none" w:sz="0" w:space="0" w:color="auto"/>
            <w:left w:val="none" w:sz="0" w:space="0" w:color="auto"/>
            <w:bottom w:val="none" w:sz="0" w:space="0" w:color="auto"/>
            <w:right w:val="none" w:sz="0" w:space="0" w:color="auto"/>
          </w:divBdr>
        </w:div>
        <w:div w:id="435833255">
          <w:marLeft w:val="640"/>
          <w:marRight w:val="0"/>
          <w:marTop w:val="0"/>
          <w:marBottom w:val="0"/>
          <w:divBdr>
            <w:top w:val="none" w:sz="0" w:space="0" w:color="auto"/>
            <w:left w:val="none" w:sz="0" w:space="0" w:color="auto"/>
            <w:bottom w:val="none" w:sz="0" w:space="0" w:color="auto"/>
            <w:right w:val="none" w:sz="0" w:space="0" w:color="auto"/>
          </w:divBdr>
        </w:div>
        <w:div w:id="814446799">
          <w:marLeft w:val="640"/>
          <w:marRight w:val="0"/>
          <w:marTop w:val="0"/>
          <w:marBottom w:val="0"/>
          <w:divBdr>
            <w:top w:val="none" w:sz="0" w:space="0" w:color="auto"/>
            <w:left w:val="none" w:sz="0" w:space="0" w:color="auto"/>
            <w:bottom w:val="none" w:sz="0" w:space="0" w:color="auto"/>
            <w:right w:val="none" w:sz="0" w:space="0" w:color="auto"/>
          </w:divBdr>
        </w:div>
        <w:div w:id="926351375">
          <w:marLeft w:val="640"/>
          <w:marRight w:val="0"/>
          <w:marTop w:val="0"/>
          <w:marBottom w:val="0"/>
          <w:divBdr>
            <w:top w:val="none" w:sz="0" w:space="0" w:color="auto"/>
            <w:left w:val="none" w:sz="0" w:space="0" w:color="auto"/>
            <w:bottom w:val="none" w:sz="0" w:space="0" w:color="auto"/>
            <w:right w:val="none" w:sz="0" w:space="0" w:color="auto"/>
          </w:divBdr>
        </w:div>
        <w:div w:id="968978839">
          <w:marLeft w:val="640"/>
          <w:marRight w:val="0"/>
          <w:marTop w:val="0"/>
          <w:marBottom w:val="0"/>
          <w:divBdr>
            <w:top w:val="none" w:sz="0" w:space="0" w:color="auto"/>
            <w:left w:val="none" w:sz="0" w:space="0" w:color="auto"/>
            <w:bottom w:val="none" w:sz="0" w:space="0" w:color="auto"/>
            <w:right w:val="none" w:sz="0" w:space="0" w:color="auto"/>
          </w:divBdr>
        </w:div>
        <w:div w:id="1771972412">
          <w:marLeft w:val="640"/>
          <w:marRight w:val="0"/>
          <w:marTop w:val="0"/>
          <w:marBottom w:val="0"/>
          <w:divBdr>
            <w:top w:val="none" w:sz="0" w:space="0" w:color="auto"/>
            <w:left w:val="none" w:sz="0" w:space="0" w:color="auto"/>
            <w:bottom w:val="none" w:sz="0" w:space="0" w:color="auto"/>
            <w:right w:val="none" w:sz="0" w:space="0" w:color="auto"/>
          </w:divBdr>
        </w:div>
        <w:div w:id="1237282155">
          <w:marLeft w:val="640"/>
          <w:marRight w:val="0"/>
          <w:marTop w:val="0"/>
          <w:marBottom w:val="0"/>
          <w:divBdr>
            <w:top w:val="none" w:sz="0" w:space="0" w:color="auto"/>
            <w:left w:val="none" w:sz="0" w:space="0" w:color="auto"/>
            <w:bottom w:val="none" w:sz="0" w:space="0" w:color="auto"/>
            <w:right w:val="none" w:sz="0" w:space="0" w:color="auto"/>
          </w:divBdr>
        </w:div>
        <w:div w:id="1289899243">
          <w:marLeft w:val="640"/>
          <w:marRight w:val="0"/>
          <w:marTop w:val="0"/>
          <w:marBottom w:val="0"/>
          <w:divBdr>
            <w:top w:val="none" w:sz="0" w:space="0" w:color="auto"/>
            <w:left w:val="none" w:sz="0" w:space="0" w:color="auto"/>
            <w:bottom w:val="none" w:sz="0" w:space="0" w:color="auto"/>
            <w:right w:val="none" w:sz="0" w:space="0" w:color="auto"/>
          </w:divBdr>
        </w:div>
        <w:div w:id="66804746">
          <w:marLeft w:val="640"/>
          <w:marRight w:val="0"/>
          <w:marTop w:val="0"/>
          <w:marBottom w:val="0"/>
          <w:divBdr>
            <w:top w:val="none" w:sz="0" w:space="0" w:color="auto"/>
            <w:left w:val="none" w:sz="0" w:space="0" w:color="auto"/>
            <w:bottom w:val="none" w:sz="0" w:space="0" w:color="auto"/>
            <w:right w:val="none" w:sz="0" w:space="0" w:color="auto"/>
          </w:divBdr>
        </w:div>
        <w:div w:id="43648294">
          <w:marLeft w:val="640"/>
          <w:marRight w:val="0"/>
          <w:marTop w:val="0"/>
          <w:marBottom w:val="0"/>
          <w:divBdr>
            <w:top w:val="none" w:sz="0" w:space="0" w:color="auto"/>
            <w:left w:val="none" w:sz="0" w:space="0" w:color="auto"/>
            <w:bottom w:val="none" w:sz="0" w:space="0" w:color="auto"/>
            <w:right w:val="none" w:sz="0" w:space="0" w:color="auto"/>
          </w:divBdr>
        </w:div>
        <w:div w:id="105975784">
          <w:marLeft w:val="640"/>
          <w:marRight w:val="0"/>
          <w:marTop w:val="0"/>
          <w:marBottom w:val="0"/>
          <w:divBdr>
            <w:top w:val="none" w:sz="0" w:space="0" w:color="auto"/>
            <w:left w:val="none" w:sz="0" w:space="0" w:color="auto"/>
            <w:bottom w:val="none" w:sz="0" w:space="0" w:color="auto"/>
            <w:right w:val="none" w:sz="0" w:space="0" w:color="auto"/>
          </w:divBdr>
        </w:div>
        <w:div w:id="1433668768">
          <w:marLeft w:val="640"/>
          <w:marRight w:val="0"/>
          <w:marTop w:val="0"/>
          <w:marBottom w:val="0"/>
          <w:divBdr>
            <w:top w:val="none" w:sz="0" w:space="0" w:color="auto"/>
            <w:left w:val="none" w:sz="0" w:space="0" w:color="auto"/>
            <w:bottom w:val="none" w:sz="0" w:space="0" w:color="auto"/>
            <w:right w:val="none" w:sz="0" w:space="0" w:color="auto"/>
          </w:divBdr>
        </w:div>
        <w:div w:id="1919094988">
          <w:marLeft w:val="640"/>
          <w:marRight w:val="0"/>
          <w:marTop w:val="0"/>
          <w:marBottom w:val="0"/>
          <w:divBdr>
            <w:top w:val="none" w:sz="0" w:space="0" w:color="auto"/>
            <w:left w:val="none" w:sz="0" w:space="0" w:color="auto"/>
            <w:bottom w:val="none" w:sz="0" w:space="0" w:color="auto"/>
            <w:right w:val="none" w:sz="0" w:space="0" w:color="auto"/>
          </w:divBdr>
        </w:div>
        <w:div w:id="1784228668">
          <w:marLeft w:val="640"/>
          <w:marRight w:val="0"/>
          <w:marTop w:val="0"/>
          <w:marBottom w:val="0"/>
          <w:divBdr>
            <w:top w:val="none" w:sz="0" w:space="0" w:color="auto"/>
            <w:left w:val="none" w:sz="0" w:space="0" w:color="auto"/>
            <w:bottom w:val="none" w:sz="0" w:space="0" w:color="auto"/>
            <w:right w:val="none" w:sz="0" w:space="0" w:color="auto"/>
          </w:divBdr>
        </w:div>
        <w:div w:id="611014604">
          <w:marLeft w:val="640"/>
          <w:marRight w:val="0"/>
          <w:marTop w:val="0"/>
          <w:marBottom w:val="0"/>
          <w:divBdr>
            <w:top w:val="none" w:sz="0" w:space="0" w:color="auto"/>
            <w:left w:val="none" w:sz="0" w:space="0" w:color="auto"/>
            <w:bottom w:val="none" w:sz="0" w:space="0" w:color="auto"/>
            <w:right w:val="none" w:sz="0" w:space="0" w:color="auto"/>
          </w:divBdr>
        </w:div>
        <w:div w:id="1229608501">
          <w:marLeft w:val="640"/>
          <w:marRight w:val="0"/>
          <w:marTop w:val="0"/>
          <w:marBottom w:val="0"/>
          <w:divBdr>
            <w:top w:val="none" w:sz="0" w:space="0" w:color="auto"/>
            <w:left w:val="none" w:sz="0" w:space="0" w:color="auto"/>
            <w:bottom w:val="none" w:sz="0" w:space="0" w:color="auto"/>
            <w:right w:val="none" w:sz="0" w:space="0" w:color="auto"/>
          </w:divBdr>
        </w:div>
        <w:div w:id="1177882999">
          <w:marLeft w:val="640"/>
          <w:marRight w:val="0"/>
          <w:marTop w:val="0"/>
          <w:marBottom w:val="0"/>
          <w:divBdr>
            <w:top w:val="none" w:sz="0" w:space="0" w:color="auto"/>
            <w:left w:val="none" w:sz="0" w:space="0" w:color="auto"/>
            <w:bottom w:val="none" w:sz="0" w:space="0" w:color="auto"/>
            <w:right w:val="none" w:sz="0" w:space="0" w:color="auto"/>
          </w:divBdr>
        </w:div>
        <w:div w:id="98717322">
          <w:marLeft w:val="640"/>
          <w:marRight w:val="0"/>
          <w:marTop w:val="0"/>
          <w:marBottom w:val="0"/>
          <w:divBdr>
            <w:top w:val="none" w:sz="0" w:space="0" w:color="auto"/>
            <w:left w:val="none" w:sz="0" w:space="0" w:color="auto"/>
            <w:bottom w:val="none" w:sz="0" w:space="0" w:color="auto"/>
            <w:right w:val="none" w:sz="0" w:space="0" w:color="auto"/>
          </w:divBdr>
        </w:div>
        <w:div w:id="605191528">
          <w:marLeft w:val="640"/>
          <w:marRight w:val="0"/>
          <w:marTop w:val="0"/>
          <w:marBottom w:val="0"/>
          <w:divBdr>
            <w:top w:val="none" w:sz="0" w:space="0" w:color="auto"/>
            <w:left w:val="none" w:sz="0" w:space="0" w:color="auto"/>
            <w:bottom w:val="none" w:sz="0" w:space="0" w:color="auto"/>
            <w:right w:val="none" w:sz="0" w:space="0" w:color="auto"/>
          </w:divBdr>
        </w:div>
        <w:div w:id="1006901491">
          <w:marLeft w:val="640"/>
          <w:marRight w:val="0"/>
          <w:marTop w:val="0"/>
          <w:marBottom w:val="0"/>
          <w:divBdr>
            <w:top w:val="none" w:sz="0" w:space="0" w:color="auto"/>
            <w:left w:val="none" w:sz="0" w:space="0" w:color="auto"/>
            <w:bottom w:val="none" w:sz="0" w:space="0" w:color="auto"/>
            <w:right w:val="none" w:sz="0" w:space="0" w:color="auto"/>
          </w:divBdr>
        </w:div>
        <w:div w:id="918440514">
          <w:marLeft w:val="640"/>
          <w:marRight w:val="0"/>
          <w:marTop w:val="0"/>
          <w:marBottom w:val="0"/>
          <w:divBdr>
            <w:top w:val="none" w:sz="0" w:space="0" w:color="auto"/>
            <w:left w:val="none" w:sz="0" w:space="0" w:color="auto"/>
            <w:bottom w:val="none" w:sz="0" w:space="0" w:color="auto"/>
            <w:right w:val="none" w:sz="0" w:space="0" w:color="auto"/>
          </w:divBdr>
        </w:div>
        <w:div w:id="1742291280">
          <w:marLeft w:val="640"/>
          <w:marRight w:val="0"/>
          <w:marTop w:val="0"/>
          <w:marBottom w:val="0"/>
          <w:divBdr>
            <w:top w:val="none" w:sz="0" w:space="0" w:color="auto"/>
            <w:left w:val="none" w:sz="0" w:space="0" w:color="auto"/>
            <w:bottom w:val="none" w:sz="0" w:space="0" w:color="auto"/>
            <w:right w:val="none" w:sz="0" w:space="0" w:color="auto"/>
          </w:divBdr>
        </w:div>
        <w:div w:id="859665258">
          <w:marLeft w:val="640"/>
          <w:marRight w:val="0"/>
          <w:marTop w:val="0"/>
          <w:marBottom w:val="0"/>
          <w:divBdr>
            <w:top w:val="none" w:sz="0" w:space="0" w:color="auto"/>
            <w:left w:val="none" w:sz="0" w:space="0" w:color="auto"/>
            <w:bottom w:val="none" w:sz="0" w:space="0" w:color="auto"/>
            <w:right w:val="none" w:sz="0" w:space="0" w:color="auto"/>
          </w:divBdr>
        </w:div>
        <w:div w:id="1267232390">
          <w:marLeft w:val="640"/>
          <w:marRight w:val="0"/>
          <w:marTop w:val="0"/>
          <w:marBottom w:val="0"/>
          <w:divBdr>
            <w:top w:val="none" w:sz="0" w:space="0" w:color="auto"/>
            <w:left w:val="none" w:sz="0" w:space="0" w:color="auto"/>
            <w:bottom w:val="none" w:sz="0" w:space="0" w:color="auto"/>
            <w:right w:val="none" w:sz="0" w:space="0" w:color="auto"/>
          </w:divBdr>
        </w:div>
        <w:div w:id="818770101">
          <w:marLeft w:val="640"/>
          <w:marRight w:val="0"/>
          <w:marTop w:val="0"/>
          <w:marBottom w:val="0"/>
          <w:divBdr>
            <w:top w:val="none" w:sz="0" w:space="0" w:color="auto"/>
            <w:left w:val="none" w:sz="0" w:space="0" w:color="auto"/>
            <w:bottom w:val="none" w:sz="0" w:space="0" w:color="auto"/>
            <w:right w:val="none" w:sz="0" w:space="0" w:color="auto"/>
          </w:divBdr>
        </w:div>
        <w:div w:id="117334829">
          <w:marLeft w:val="640"/>
          <w:marRight w:val="0"/>
          <w:marTop w:val="0"/>
          <w:marBottom w:val="0"/>
          <w:divBdr>
            <w:top w:val="none" w:sz="0" w:space="0" w:color="auto"/>
            <w:left w:val="none" w:sz="0" w:space="0" w:color="auto"/>
            <w:bottom w:val="none" w:sz="0" w:space="0" w:color="auto"/>
            <w:right w:val="none" w:sz="0" w:space="0" w:color="auto"/>
          </w:divBdr>
        </w:div>
        <w:div w:id="1678927204">
          <w:marLeft w:val="640"/>
          <w:marRight w:val="0"/>
          <w:marTop w:val="0"/>
          <w:marBottom w:val="0"/>
          <w:divBdr>
            <w:top w:val="none" w:sz="0" w:space="0" w:color="auto"/>
            <w:left w:val="none" w:sz="0" w:space="0" w:color="auto"/>
            <w:bottom w:val="none" w:sz="0" w:space="0" w:color="auto"/>
            <w:right w:val="none" w:sz="0" w:space="0" w:color="auto"/>
          </w:divBdr>
        </w:div>
        <w:div w:id="1262568222">
          <w:marLeft w:val="640"/>
          <w:marRight w:val="0"/>
          <w:marTop w:val="0"/>
          <w:marBottom w:val="0"/>
          <w:divBdr>
            <w:top w:val="none" w:sz="0" w:space="0" w:color="auto"/>
            <w:left w:val="none" w:sz="0" w:space="0" w:color="auto"/>
            <w:bottom w:val="none" w:sz="0" w:space="0" w:color="auto"/>
            <w:right w:val="none" w:sz="0" w:space="0" w:color="auto"/>
          </w:divBdr>
        </w:div>
        <w:div w:id="1702053744">
          <w:marLeft w:val="640"/>
          <w:marRight w:val="0"/>
          <w:marTop w:val="0"/>
          <w:marBottom w:val="0"/>
          <w:divBdr>
            <w:top w:val="none" w:sz="0" w:space="0" w:color="auto"/>
            <w:left w:val="none" w:sz="0" w:space="0" w:color="auto"/>
            <w:bottom w:val="none" w:sz="0" w:space="0" w:color="auto"/>
            <w:right w:val="none" w:sz="0" w:space="0" w:color="auto"/>
          </w:divBdr>
        </w:div>
        <w:div w:id="916793516">
          <w:marLeft w:val="640"/>
          <w:marRight w:val="0"/>
          <w:marTop w:val="0"/>
          <w:marBottom w:val="0"/>
          <w:divBdr>
            <w:top w:val="none" w:sz="0" w:space="0" w:color="auto"/>
            <w:left w:val="none" w:sz="0" w:space="0" w:color="auto"/>
            <w:bottom w:val="none" w:sz="0" w:space="0" w:color="auto"/>
            <w:right w:val="none" w:sz="0" w:space="0" w:color="auto"/>
          </w:divBdr>
        </w:div>
        <w:div w:id="1550611124">
          <w:marLeft w:val="640"/>
          <w:marRight w:val="0"/>
          <w:marTop w:val="0"/>
          <w:marBottom w:val="0"/>
          <w:divBdr>
            <w:top w:val="none" w:sz="0" w:space="0" w:color="auto"/>
            <w:left w:val="none" w:sz="0" w:space="0" w:color="auto"/>
            <w:bottom w:val="none" w:sz="0" w:space="0" w:color="auto"/>
            <w:right w:val="none" w:sz="0" w:space="0" w:color="auto"/>
          </w:divBdr>
        </w:div>
        <w:div w:id="415244504">
          <w:marLeft w:val="640"/>
          <w:marRight w:val="0"/>
          <w:marTop w:val="0"/>
          <w:marBottom w:val="0"/>
          <w:divBdr>
            <w:top w:val="none" w:sz="0" w:space="0" w:color="auto"/>
            <w:left w:val="none" w:sz="0" w:space="0" w:color="auto"/>
            <w:bottom w:val="none" w:sz="0" w:space="0" w:color="auto"/>
            <w:right w:val="none" w:sz="0" w:space="0" w:color="auto"/>
          </w:divBdr>
        </w:div>
        <w:div w:id="458695153">
          <w:marLeft w:val="640"/>
          <w:marRight w:val="0"/>
          <w:marTop w:val="0"/>
          <w:marBottom w:val="0"/>
          <w:divBdr>
            <w:top w:val="none" w:sz="0" w:space="0" w:color="auto"/>
            <w:left w:val="none" w:sz="0" w:space="0" w:color="auto"/>
            <w:bottom w:val="none" w:sz="0" w:space="0" w:color="auto"/>
            <w:right w:val="none" w:sz="0" w:space="0" w:color="auto"/>
          </w:divBdr>
        </w:div>
        <w:div w:id="475608957">
          <w:marLeft w:val="640"/>
          <w:marRight w:val="0"/>
          <w:marTop w:val="0"/>
          <w:marBottom w:val="0"/>
          <w:divBdr>
            <w:top w:val="none" w:sz="0" w:space="0" w:color="auto"/>
            <w:left w:val="none" w:sz="0" w:space="0" w:color="auto"/>
            <w:bottom w:val="none" w:sz="0" w:space="0" w:color="auto"/>
            <w:right w:val="none" w:sz="0" w:space="0" w:color="auto"/>
          </w:divBdr>
        </w:div>
        <w:div w:id="1284996727">
          <w:marLeft w:val="640"/>
          <w:marRight w:val="0"/>
          <w:marTop w:val="0"/>
          <w:marBottom w:val="0"/>
          <w:divBdr>
            <w:top w:val="none" w:sz="0" w:space="0" w:color="auto"/>
            <w:left w:val="none" w:sz="0" w:space="0" w:color="auto"/>
            <w:bottom w:val="none" w:sz="0" w:space="0" w:color="auto"/>
            <w:right w:val="none" w:sz="0" w:space="0" w:color="auto"/>
          </w:divBdr>
        </w:div>
        <w:div w:id="1437797978">
          <w:marLeft w:val="640"/>
          <w:marRight w:val="0"/>
          <w:marTop w:val="0"/>
          <w:marBottom w:val="0"/>
          <w:divBdr>
            <w:top w:val="none" w:sz="0" w:space="0" w:color="auto"/>
            <w:left w:val="none" w:sz="0" w:space="0" w:color="auto"/>
            <w:bottom w:val="none" w:sz="0" w:space="0" w:color="auto"/>
            <w:right w:val="none" w:sz="0" w:space="0" w:color="auto"/>
          </w:divBdr>
        </w:div>
        <w:div w:id="742290707">
          <w:marLeft w:val="640"/>
          <w:marRight w:val="0"/>
          <w:marTop w:val="0"/>
          <w:marBottom w:val="0"/>
          <w:divBdr>
            <w:top w:val="none" w:sz="0" w:space="0" w:color="auto"/>
            <w:left w:val="none" w:sz="0" w:space="0" w:color="auto"/>
            <w:bottom w:val="none" w:sz="0" w:space="0" w:color="auto"/>
            <w:right w:val="none" w:sz="0" w:space="0" w:color="auto"/>
          </w:divBdr>
        </w:div>
        <w:div w:id="51999578">
          <w:marLeft w:val="640"/>
          <w:marRight w:val="0"/>
          <w:marTop w:val="0"/>
          <w:marBottom w:val="0"/>
          <w:divBdr>
            <w:top w:val="none" w:sz="0" w:space="0" w:color="auto"/>
            <w:left w:val="none" w:sz="0" w:space="0" w:color="auto"/>
            <w:bottom w:val="none" w:sz="0" w:space="0" w:color="auto"/>
            <w:right w:val="none" w:sz="0" w:space="0" w:color="auto"/>
          </w:divBdr>
        </w:div>
        <w:div w:id="1949268822">
          <w:marLeft w:val="640"/>
          <w:marRight w:val="0"/>
          <w:marTop w:val="0"/>
          <w:marBottom w:val="0"/>
          <w:divBdr>
            <w:top w:val="none" w:sz="0" w:space="0" w:color="auto"/>
            <w:left w:val="none" w:sz="0" w:space="0" w:color="auto"/>
            <w:bottom w:val="none" w:sz="0" w:space="0" w:color="auto"/>
            <w:right w:val="none" w:sz="0" w:space="0" w:color="auto"/>
          </w:divBdr>
        </w:div>
        <w:div w:id="1307933976">
          <w:marLeft w:val="640"/>
          <w:marRight w:val="0"/>
          <w:marTop w:val="0"/>
          <w:marBottom w:val="0"/>
          <w:divBdr>
            <w:top w:val="none" w:sz="0" w:space="0" w:color="auto"/>
            <w:left w:val="none" w:sz="0" w:space="0" w:color="auto"/>
            <w:bottom w:val="none" w:sz="0" w:space="0" w:color="auto"/>
            <w:right w:val="none" w:sz="0" w:space="0" w:color="auto"/>
          </w:divBdr>
        </w:div>
        <w:div w:id="700790435">
          <w:marLeft w:val="640"/>
          <w:marRight w:val="0"/>
          <w:marTop w:val="0"/>
          <w:marBottom w:val="0"/>
          <w:divBdr>
            <w:top w:val="none" w:sz="0" w:space="0" w:color="auto"/>
            <w:left w:val="none" w:sz="0" w:space="0" w:color="auto"/>
            <w:bottom w:val="none" w:sz="0" w:space="0" w:color="auto"/>
            <w:right w:val="none" w:sz="0" w:space="0" w:color="auto"/>
          </w:divBdr>
        </w:div>
        <w:div w:id="751391980">
          <w:marLeft w:val="640"/>
          <w:marRight w:val="0"/>
          <w:marTop w:val="0"/>
          <w:marBottom w:val="0"/>
          <w:divBdr>
            <w:top w:val="none" w:sz="0" w:space="0" w:color="auto"/>
            <w:left w:val="none" w:sz="0" w:space="0" w:color="auto"/>
            <w:bottom w:val="none" w:sz="0" w:space="0" w:color="auto"/>
            <w:right w:val="none" w:sz="0" w:space="0" w:color="auto"/>
          </w:divBdr>
        </w:div>
        <w:div w:id="51387997">
          <w:marLeft w:val="640"/>
          <w:marRight w:val="0"/>
          <w:marTop w:val="0"/>
          <w:marBottom w:val="0"/>
          <w:divBdr>
            <w:top w:val="none" w:sz="0" w:space="0" w:color="auto"/>
            <w:left w:val="none" w:sz="0" w:space="0" w:color="auto"/>
            <w:bottom w:val="none" w:sz="0" w:space="0" w:color="auto"/>
            <w:right w:val="none" w:sz="0" w:space="0" w:color="auto"/>
          </w:divBdr>
        </w:div>
        <w:div w:id="1906523242">
          <w:marLeft w:val="640"/>
          <w:marRight w:val="0"/>
          <w:marTop w:val="0"/>
          <w:marBottom w:val="0"/>
          <w:divBdr>
            <w:top w:val="none" w:sz="0" w:space="0" w:color="auto"/>
            <w:left w:val="none" w:sz="0" w:space="0" w:color="auto"/>
            <w:bottom w:val="none" w:sz="0" w:space="0" w:color="auto"/>
            <w:right w:val="none" w:sz="0" w:space="0" w:color="auto"/>
          </w:divBdr>
        </w:div>
        <w:div w:id="1386833071">
          <w:marLeft w:val="640"/>
          <w:marRight w:val="0"/>
          <w:marTop w:val="0"/>
          <w:marBottom w:val="0"/>
          <w:divBdr>
            <w:top w:val="none" w:sz="0" w:space="0" w:color="auto"/>
            <w:left w:val="none" w:sz="0" w:space="0" w:color="auto"/>
            <w:bottom w:val="none" w:sz="0" w:space="0" w:color="auto"/>
            <w:right w:val="none" w:sz="0" w:space="0" w:color="auto"/>
          </w:divBdr>
        </w:div>
      </w:divsChild>
    </w:div>
    <w:div w:id="718361489">
      <w:bodyDiv w:val="1"/>
      <w:marLeft w:val="0"/>
      <w:marRight w:val="0"/>
      <w:marTop w:val="0"/>
      <w:marBottom w:val="0"/>
      <w:divBdr>
        <w:top w:val="none" w:sz="0" w:space="0" w:color="auto"/>
        <w:left w:val="none" w:sz="0" w:space="0" w:color="auto"/>
        <w:bottom w:val="none" w:sz="0" w:space="0" w:color="auto"/>
        <w:right w:val="none" w:sz="0" w:space="0" w:color="auto"/>
      </w:divBdr>
      <w:divsChild>
        <w:div w:id="1414666117">
          <w:marLeft w:val="640"/>
          <w:marRight w:val="0"/>
          <w:marTop w:val="0"/>
          <w:marBottom w:val="0"/>
          <w:divBdr>
            <w:top w:val="none" w:sz="0" w:space="0" w:color="auto"/>
            <w:left w:val="none" w:sz="0" w:space="0" w:color="auto"/>
            <w:bottom w:val="none" w:sz="0" w:space="0" w:color="auto"/>
            <w:right w:val="none" w:sz="0" w:space="0" w:color="auto"/>
          </w:divBdr>
        </w:div>
        <w:div w:id="1381171592">
          <w:marLeft w:val="640"/>
          <w:marRight w:val="0"/>
          <w:marTop w:val="0"/>
          <w:marBottom w:val="0"/>
          <w:divBdr>
            <w:top w:val="none" w:sz="0" w:space="0" w:color="auto"/>
            <w:left w:val="none" w:sz="0" w:space="0" w:color="auto"/>
            <w:bottom w:val="none" w:sz="0" w:space="0" w:color="auto"/>
            <w:right w:val="none" w:sz="0" w:space="0" w:color="auto"/>
          </w:divBdr>
        </w:div>
        <w:div w:id="1173182295">
          <w:marLeft w:val="640"/>
          <w:marRight w:val="0"/>
          <w:marTop w:val="0"/>
          <w:marBottom w:val="0"/>
          <w:divBdr>
            <w:top w:val="none" w:sz="0" w:space="0" w:color="auto"/>
            <w:left w:val="none" w:sz="0" w:space="0" w:color="auto"/>
            <w:bottom w:val="none" w:sz="0" w:space="0" w:color="auto"/>
            <w:right w:val="none" w:sz="0" w:space="0" w:color="auto"/>
          </w:divBdr>
        </w:div>
        <w:div w:id="1116951966">
          <w:marLeft w:val="640"/>
          <w:marRight w:val="0"/>
          <w:marTop w:val="0"/>
          <w:marBottom w:val="0"/>
          <w:divBdr>
            <w:top w:val="none" w:sz="0" w:space="0" w:color="auto"/>
            <w:left w:val="none" w:sz="0" w:space="0" w:color="auto"/>
            <w:bottom w:val="none" w:sz="0" w:space="0" w:color="auto"/>
            <w:right w:val="none" w:sz="0" w:space="0" w:color="auto"/>
          </w:divBdr>
        </w:div>
        <w:div w:id="1079869248">
          <w:marLeft w:val="640"/>
          <w:marRight w:val="0"/>
          <w:marTop w:val="0"/>
          <w:marBottom w:val="0"/>
          <w:divBdr>
            <w:top w:val="none" w:sz="0" w:space="0" w:color="auto"/>
            <w:left w:val="none" w:sz="0" w:space="0" w:color="auto"/>
            <w:bottom w:val="none" w:sz="0" w:space="0" w:color="auto"/>
            <w:right w:val="none" w:sz="0" w:space="0" w:color="auto"/>
          </w:divBdr>
        </w:div>
        <w:div w:id="1554081276">
          <w:marLeft w:val="640"/>
          <w:marRight w:val="0"/>
          <w:marTop w:val="0"/>
          <w:marBottom w:val="0"/>
          <w:divBdr>
            <w:top w:val="none" w:sz="0" w:space="0" w:color="auto"/>
            <w:left w:val="none" w:sz="0" w:space="0" w:color="auto"/>
            <w:bottom w:val="none" w:sz="0" w:space="0" w:color="auto"/>
            <w:right w:val="none" w:sz="0" w:space="0" w:color="auto"/>
          </w:divBdr>
        </w:div>
        <w:div w:id="397559959">
          <w:marLeft w:val="640"/>
          <w:marRight w:val="0"/>
          <w:marTop w:val="0"/>
          <w:marBottom w:val="0"/>
          <w:divBdr>
            <w:top w:val="none" w:sz="0" w:space="0" w:color="auto"/>
            <w:left w:val="none" w:sz="0" w:space="0" w:color="auto"/>
            <w:bottom w:val="none" w:sz="0" w:space="0" w:color="auto"/>
            <w:right w:val="none" w:sz="0" w:space="0" w:color="auto"/>
          </w:divBdr>
        </w:div>
        <w:div w:id="1705404209">
          <w:marLeft w:val="640"/>
          <w:marRight w:val="0"/>
          <w:marTop w:val="0"/>
          <w:marBottom w:val="0"/>
          <w:divBdr>
            <w:top w:val="none" w:sz="0" w:space="0" w:color="auto"/>
            <w:left w:val="none" w:sz="0" w:space="0" w:color="auto"/>
            <w:bottom w:val="none" w:sz="0" w:space="0" w:color="auto"/>
            <w:right w:val="none" w:sz="0" w:space="0" w:color="auto"/>
          </w:divBdr>
        </w:div>
        <w:div w:id="1604654339">
          <w:marLeft w:val="640"/>
          <w:marRight w:val="0"/>
          <w:marTop w:val="0"/>
          <w:marBottom w:val="0"/>
          <w:divBdr>
            <w:top w:val="none" w:sz="0" w:space="0" w:color="auto"/>
            <w:left w:val="none" w:sz="0" w:space="0" w:color="auto"/>
            <w:bottom w:val="none" w:sz="0" w:space="0" w:color="auto"/>
            <w:right w:val="none" w:sz="0" w:space="0" w:color="auto"/>
          </w:divBdr>
        </w:div>
        <w:div w:id="315113196">
          <w:marLeft w:val="640"/>
          <w:marRight w:val="0"/>
          <w:marTop w:val="0"/>
          <w:marBottom w:val="0"/>
          <w:divBdr>
            <w:top w:val="none" w:sz="0" w:space="0" w:color="auto"/>
            <w:left w:val="none" w:sz="0" w:space="0" w:color="auto"/>
            <w:bottom w:val="none" w:sz="0" w:space="0" w:color="auto"/>
            <w:right w:val="none" w:sz="0" w:space="0" w:color="auto"/>
          </w:divBdr>
        </w:div>
        <w:div w:id="120850382">
          <w:marLeft w:val="640"/>
          <w:marRight w:val="0"/>
          <w:marTop w:val="0"/>
          <w:marBottom w:val="0"/>
          <w:divBdr>
            <w:top w:val="none" w:sz="0" w:space="0" w:color="auto"/>
            <w:left w:val="none" w:sz="0" w:space="0" w:color="auto"/>
            <w:bottom w:val="none" w:sz="0" w:space="0" w:color="auto"/>
            <w:right w:val="none" w:sz="0" w:space="0" w:color="auto"/>
          </w:divBdr>
        </w:div>
        <w:div w:id="1707751482">
          <w:marLeft w:val="640"/>
          <w:marRight w:val="0"/>
          <w:marTop w:val="0"/>
          <w:marBottom w:val="0"/>
          <w:divBdr>
            <w:top w:val="none" w:sz="0" w:space="0" w:color="auto"/>
            <w:left w:val="none" w:sz="0" w:space="0" w:color="auto"/>
            <w:bottom w:val="none" w:sz="0" w:space="0" w:color="auto"/>
            <w:right w:val="none" w:sz="0" w:space="0" w:color="auto"/>
          </w:divBdr>
        </w:div>
        <w:div w:id="857741066">
          <w:marLeft w:val="640"/>
          <w:marRight w:val="0"/>
          <w:marTop w:val="0"/>
          <w:marBottom w:val="0"/>
          <w:divBdr>
            <w:top w:val="none" w:sz="0" w:space="0" w:color="auto"/>
            <w:left w:val="none" w:sz="0" w:space="0" w:color="auto"/>
            <w:bottom w:val="none" w:sz="0" w:space="0" w:color="auto"/>
            <w:right w:val="none" w:sz="0" w:space="0" w:color="auto"/>
          </w:divBdr>
        </w:div>
        <w:div w:id="1864242921">
          <w:marLeft w:val="640"/>
          <w:marRight w:val="0"/>
          <w:marTop w:val="0"/>
          <w:marBottom w:val="0"/>
          <w:divBdr>
            <w:top w:val="none" w:sz="0" w:space="0" w:color="auto"/>
            <w:left w:val="none" w:sz="0" w:space="0" w:color="auto"/>
            <w:bottom w:val="none" w:sz="0" w:space="0" w:color="auto"/>
            <w:right w:val="none" w:sz="0" w:space="0" w:color="auto"/>
          </w:divBdr>
        </w:div>
        <w:div w:id="1886481769">
          <w:marLeft w:val="640"/>
          <w:marRight w:val="0"/>
          <w:marTop w:val="0"/>
          <w:marBottom w:val="0"/>
          <w:divBdr>
            <w:top w:val="none" w:sz="0" w:space="0" w:color="auto"/>
            <w:left w:val="none" w:sz="0" w:space="0" w:color="auto"/>
            <w:bottom w:val="none" w:sz="0" w:space="0" w:color="auto"/>
            <w:right w:val="none" w:sz="0" w:space="0" w:color="auto"/>
          </w:divBdr>
        </w:div>
        <w:div w:id="208037701">
          <w:marLeft w:val="640"/>
          <w:marRight w:val="0"/>
          <w:marTop w:val="0"/>
          <w:marBottom w:val="0"/>
          <w:divBdr>
            <w:top w:val="none" w:sz="0" w:space="0" w:color="auto"/>
            <w:left w:val="none" w:sz="0" w:space="0" w:color="auto"/>
            <w:bottom w:val="none" w:sz="0" w:space="0" w:color="auto"/>
            <w:right w:val="none" w:sz="0" w:space="0" w:color="auto"/>
          </w:divBdr>
        </w:div>
        <w:div w:id="1990092089">
          <w:marLeft w:val="640"/>
          <w:marRight w:val="0"/>
          <w:marTop w:val="0"/>
          <w:marBottom w:val="0"/>
          <w:divBdr>
            <w:top w:val="none" w:sz="0" w:space="0" w:color="auto"/>
            <w:left w:val="none" w:sz="0" w:space="0" w:color="auto"/>
            <w:bottom w:val="none" w:sz="0" w:space="0" w:color="auto"/>
            <w:right w:val="none" w:sz="0" w:space="0" w:color="auto"/>
          </w:divBdr>
        </w:div>
        <w:div w:id="1530296335">
          <w:marLeft w:val="640"/>
          <w:marRight w:val="0"/>
          <w:marTop w:val="0"/>
          <w:marBottom w:val="0"/>
          <w:divBdr>
            <w:top w:val="none" w:sz="0" w:space="0" w:color="auto"/>
            <w:left w:val="none" w:sz="0" w:space="0" w:color="auto"/>
            <w:bottom w:val="none" w:sz="0" w:space="0" w:color="auto"/>
            <w:right w:val="none" w:sz="0" w:space="0" w:color="auto"/>
          </w:divBdr>
        </w:div>
        <w:div w:id="276179082">
          <w:marLeft w:val="640"/>
          <w:marRight w:val="0"/>
          <w:marTop w:val="0"/>
          <w:marBottom w:val="0"/>
          <w:divBdr>
            <w:top w:val="none" w:sz="0" w:space="0" w:color="auto"/>
            <w:left w:val="none" w:sz="0" w:space="0" w:color="auto"/>
            <w:bottom w:val="none" w:sz="0" w:space="0" w:color="auto"/>
            <w:right w:val="none" w:sz="0" w:space="0" w:color="auto"/>
          </w:divBdr>
        </w:div>
        <w:div w:id="1086078735">
          <w:marLeft w:val="640"/>
          <w:marRight w:val="0"/>
          <w:marTop w:val="0"/>
          <w:marBottom w:val="0"/>
          <w:divBdr>
            <w:top w:val="none" w:sz="0" w:space="0" w:color="auto"/>
            <w:left w:val="none" w:sz="0" w:space="0" w:color="auto"/>
            <w:bottom w:val="none" w:sz="0" w:space="0" w:color="auto"/>
            <w:right w:val="none" w:sz="0" w:space="0" w:color="auto"/>
          </w:divBdr>
        </w:div>
        <w:div w:id="1287660639">
          <w:marLeft w:val="640"/>
          <w:marRight w:val="0"/>
          <w:marTop w:val="0"/>
          <w:marBottom w:val="0"/>
          <w:divBdr>
            <w:top w:val="none" w:sz="0" w:space="0" w:color="auto"/>
            <w:left w:val="none" w:sz="0" w:space="0" w:color="auto"/>
            <w:bottom w:val="none" w:sz="0" w:space="0" w:color="auto"/>
            <w:right w:val="none" w:sz="0" w:space="0" w:color="auto"/>
          </w:divBdr>
        </w:div>
        <w:div w:id="1432509614">
          <w:marLeft w:val="640"/>
          <w:marRight w:val="0"/>
          <w:marTop w:val="0"/>
          <w:marBottom w:val="0"/>
          <w:divBdr>
            <w:top w:val="none" w:sz="0" w:space="0" w:color="auto"/>
            <w:left w:val="none" w:sz="0" w:space="0" w:color="auto"/>
            <w:bottom w:val="none" w:sz="0" w:space="0" w:color="auto"/>
            <w:right w:val="none" w:sz="0" w:space="0" w:color="auto"/>
          </w:divBdr>
        </w:div>
        <w:div w:id="590820893">
          <w:marLeft w:val="640"/>
          <w:marRight w:val="0"/>
          <w:marTop w:val="0"/>
          <w:marBottom w:val="0"/>
          <w:divBdr>
            <w:top w:val="none" w:sz="0" w:space="0" w:color="auto"/>
            <w:left w:val="none" w:sz="0" w:space="0" w:color="auto"/>
            <w:bottom w:val="none" w:sz="0" w:space="0" w:color="auto"/>
            <w:right w:val="none" w:sz="0" w:space="0" w:color="auto"/>
          </w:divBdr>
        </w:div>
        <w:div w:id="483742753">
          <w:marLeft w:val="640"/>
          <w:marRight w:val="0"/>
          <w:marTop w:val="0"/>
          <w:marBottom w:val="0"/>
          <w:divBdr>
            <w:top w:val="none" w:sz="0" w:space="0" w:color="auto"/>
            <w:left w:val="none" w:sz="0" w:space="0" w:color="auto"/>
            <w:bottom w:val="none" w:sz="0" w:space="0" w:color="auto"/>
            <w:right w:val="none" w:sz="0" w:space="0" w:color="auto"/>
          </w:divBdr>
        </w:div>
        <w:div w:id="338119871">
          <w:marLeft w:val="640"/>
          <w:marRight w:val="0"/>
          <w:marTop w:val="0"/>
          <w:marBottom w:val="0"/>
          <w:divBdr>
            <w:top w:val="none" w:sz="0" w:space="0" w:color="auto"/>
            <w:left w:val="none" w:sz="0" w:space="0" w:color="auto"/>
            <w:bottom w:val="none" w:sz="0" w:space="0" w:color="auto"/>
            <w:right w:val="none" w:sz="0" w:space="0" w:color="auto"/>
          </w:divBdr>
        </w:div>
        <w:div w:id="1386485816">
          <w:marLeft w:val="640"/>
          <w:marRight w:val="0"/>
          <w:marTop w:val="0"/>
          <w:marBottom w:val="0"/>
          <w:divBdr>
            <w:top w:val="none" w:sz="0" w:space="0" w:color="auto"/>
            <w:left w:val="none" w:sz="0" w:space="0" w:color="auto"/>
            <w:bottom w:val="none" w:sz="0" w:space="0" w:color="auto"/>
            <w:right w:val="none" w:sz="0" w:space="0" w:color="auto"/>
          </w:divBdr>
        </w:div>
        <w:div w:id="597299536">
          <w:marLeft w:val="640"/>
          <w:marRight w:val="0"/>
          <w:marTop w:val="0"/>
          <w:marBottom w:val="0"/>
          <w:divBdr>
            <w:top w:val="none" w:sz="0" w:space="0" w:color="auto"/>
            <w:left w:val="none" w:sz="0" w:space="0" w:color="auto"/>
            <w:bottom w:val="none" w:sz="0" w:space="0" w:color="auto"/>
            <w:right w:val="none" w:sz="0" w:space="0" w:color="auto"/>
          </w:divBdr>
        </w:div>
        <w:div w:id="938952089">
          <w:marLeft w:val="640"/>
          <w:marRight w:val="0"/>
          <w:marTop w:val="0"/>
          <w:marBottom w:val="0"/>
          <w:divBdr>
            <w:top w:val="none" w:sz="0" w:space="0" w:color="auto"/>
            <w:left w:val="none" w:sz="0" w:space="0" w:color="auto"/>
            <w:bottom w:val="none" w:sz="0" w:space="0" w:color="auto"/>
            <w:right w:val="none" w:sz="0" w:space="0" w:color="auto"/>
          </w:divBdr>
        </w:div>
        <w:div w:id="730421147">
          <w:marLeft w:val="640"/>
          <w:marRight w:val="0"/>
          <w:marTop w:val="0"/>
          <w:marBottom w:val="0"/>
          <w:divBdr>
            <w:top w:val="none" w:sz="0" w:space="0" w:color="auto"/>
            <w:left w:val="none" w:sz="0" w:space="0" w:color="auto"/>
            <w:bottom w:val="none" w:sz="0" w:space="0" w:color="auto"/>
            <w:right w:val="none" w:sz="0" w:space="0" w:color="auto"/>
          </w:divBdr>
        </w:div>
        <w:div w:id="2059546678">
          <w:marLeft w:val="640"/>
          <w:marRight w:val="0"/>
          <w:marTop w:val="0"/>
          <w:marBottom w:val="0"/>
          <w:divBdr>
            <w:top w:val="none" w:sz="0" w:space="0" w:color="auto"/>
            <w:left w:val="none" w:sz="0" w:space="0" w:color="auto"/>
            <w:bottom w:val="none" w:sz="0" w:space="0" w:color="auto"/>
            <w:right w:val="none" w:sz="0" w:space="0" w:color="auto"/>
          </w:divBdr>
        </w:div>
        <w:div w:id="226452798">
          <w:marLeft w:val="640"/>
          <w:marRight w:val="0"/>
          <w:marTop w:val="0"/>
          <w:marBottom w:val="0"/>
          <w:divBdr>
            <w:top w:val="none" w:sz="0" w:space="0" w:color="auto"/>
            <w:left w:val="none" w:sz="0" w:space="0" w:color="auto"/>
            <w:bottom w:val="none" w:sz="0" w:space="0" w:color="auto"/>
            <w:right w:val="none" w:sz="0" w:space="0" w:color="auto"/>
          </w:divBdr>
        </w:div>
        <w:div w:id="604001902">
          <w:marLeft w:val="640"/>
          <w:marRight w:val="0"/>
          <w:marTop w:val="0"/>
          <w:marBottom w:val="0"/>
          <w:divBdr>
            <w:top w:val="none" w:sz="0" w:space="0" w:color="auto"/>
            <w:left w:val="none" w:sz="0" w:space="0" w:color="auto"/>
            <w:bottom w:val="none" w:sz="0" w:space="0" w:color="auto"/>
            <w:right w:val="none" w:sz="0" w:space="0" w:color="auto"/>
          </w:divBdr>
        </w:div>
        <w:div w:id="1809279450">
          <w:marLeft w:val="640"/>
          <w:marRight w:val="0"/>
          <w:marTop w:val="0"/>
          <w:marBottom w:val="0"/>
          <w:divBdr>
            <w:top w:val="none" w:sz="0" w:space="0" w:color="auto"/>
            <w:left w:val="none" w:sz="0" w:space="0" w:color="auto"/>
            <w:bottom w:val="none" w:sz="0" w:space="0" w:color="auto"/>
            <w:right w:val="none" w:sz="0" w:space="0" w:color="auto"/>
          </w:divBdr>
        </w:div>
        <w:div w:id="1889609023">
          <w:marLeft w:val="640"/>
          <w:marRight w:val="0"/>
          <w:marTop w:val="0"/>
          <w:marBottom w:val="0"/>
          <w:divBdr>
            <w:top w:val="none" w:sz="0" w:space="0" w:color="auto"/>
            <w:left w:val="none" w:sz="0" w:space="0" w:color="auto"/>
            <w:bottom w:val="none" w:sz="0" w:space="0" w:color="auto"/>
            <w:right w:val="none" w:sz="0" w:space="0" w:color="auto"/>
          </w:divBdr>
        </w:div>
        <w:div w:id="9764935">
          <w:marLeft w:val="640"/>
          <w:marRight w:val="0"/>
          <w:marTop w:val="0"/>
          <w:marBottom w:val="0"/>
          <w:divBdr>
            <w:top w:val="none" w:sz="0" w:space="0" w:color="auto"/>
            <w:left w:val="none" w:sz="0" w:space="0" w:color="auto"/>
            <w:bottom w:val="none" w:sz="0" w:space="0" w:color="auto"/>
            <w:right w:val="none" w:sz="0" w:space="0" w:color="auto"/>
          </w:divBdr>
        </w:div>
        <w:div w:id="726144244">
          <w:marLeft w:val="640"/>
          <w:marRight w:val="0"/>
          <w:marTop w:val="0"/>
          <w:marBottom w:val="0"/>
          <w:divBdr>
            <w:top w:val="none" w:sz="0" w:space="0" w:color="auto"/>
            <w:left w:val="none" w:sz="0" w:space="0" w:color="auto"/>
            <w:bottom w:val="none" w:sz="0" w:space="0" w:color="auto"/>
            <w:right w:val="none" w:sz="0" w:space="0" w:color="auto"/>
          </w:divBdr>
        </w:div>
        <w:div w:id="1512791861">
          <w:marLeft w:val="640"/>
          <w:marRight w:val="0"/>
          <w:marTop w:val="0"/>
          <w:marBottom w:val="0"/>
          <w:divBdr>
            <w:top w:val="none" w:sz="0" w:space="0" w:color="auto"/>
            <w:left w:val="none" w:sz="0" w:space="0" w:color="auto"/>
            <w:bottom w:val="none" w:sz="0" w:space="0" w:color="auto"/>
            <w:right w:val="none" w:sz="0" w:space="0" w:color="auto"/>
          </w:divBdr>
        </w:div>
        <w:div w:id="262108744">
          <w:marLeft w:val="640"/>
          <w:marRight w:val="0"/>
          <w:marTop w:val="0"/>
          <w:marBottom w:val="0"/>
          <w:divBdr>
            <w:top w:val="none" w:sz="0" w:space="0" w:color="auto"/>
            <w:left w:val="none" w:sz="0" w:space="0" w:color="auto"/>
            <w:bottom w:val="none" w:sz="0" w:space="0" w:color="auto"/>
            <w:right w:val="none" w:sz="0" w:space="0" w:color="auto"/>
          </w:divBdr>
        </w:div>
        <w:div w:id="1295678620">
          <w:marLeft w:val="640"/>
          <w:marRight w:val="0"/>
          <w:marTop w:val="0"/>
          <w:marBottom w:val="0"/>
          <w:divBdr>
            <w:top w:val="none" w:sz="0" w:space="0" w:color="auto"/>
            <w:left w:val="none" w:sz="0" w:space="0" w:color="auto"/>
            <w:bottom w:val="none" w:sz="0" w:space="0" w:color="auto"/>
            <w:right w:val="none" w:sz="0" w:space="0" w:color="auto"/>
          </w:divBdr>
        </w:div>
        <w:div w:id="170727359">
          <w:marLeft w:val="640"/>
          <w:marRight w:val="0"/>
          <w:marTop w:val="0"/>
          <w:marBottom w:val="0"/>
          <w:divBdr>
            <w:top w:val="none" w:sz="0" w:space="0" w:color="auto"/>
            <w:left w:val="none" w:sz="0" w:space="0" w:color="auto"/>
            <w:bottom w:val="none" w:sz="0" w:space="0" w:color="auto"/>
            <w:right w:val="none" w:sz="0" w:space="0" w:color="auto"/>
          </w:divBdr>
        </w:div>
        <w:div w:id="384138597">
          <w:marLeft w:val="640"/>
          <w:marRight w:val="0"/>
          <w:marTop w:val="0"/>
          <w:marBottom w:val="0"/>
          <w:divBdr>
            <w:top w:val="none" w:sz="0" w:space="0" w:color="auto"/>
            <w:left w:val="none" w:sz="0" w:space="0" w:color="auto"/>
            <w:bottom w:val="none" w:sz="0" w:space="0" w:color="auto"/>
            <w:right w:val="none" w:sz="0" w:space="0" w:color="auto"/>
          </w:divBdr>
        </w:div>
        <w:div w:id="701369285">
          <w:marLeft w:val="640"/>
          <w:marRight w:val="0"/>
          <w:marTop w:val="0"/>
          <w:marBottom w:val="0"/>
          <w:divBdr>
            <w:top w:val="none" w:sz="0" w:space="0" w:color="auto"/>
            <w:left w:val="none" w:sz="0" w:space="0" w:color="auto"/>
            <w:bottom w:val="none" w:sz="0" w:space="0" w:color="auto"/>
            <w:right w:val="none" w:sz="0" w:space="0" w:color="auto"/>
          </w:divBdr>
        </w:div>
        <w:div w:id="72431724">
          <w:marLeft w:val="640"/>
          <w:marRight w:val="0"/>
          <w:marTop w:val="0"/>
          <w:marBottom w:val="0"/>
          <w:divBdr>
            <w:top w:val="none" w:sz="0" w:space="0" w:color="auto"/>
            <w:left w:val="none" w:sz="0" w:space="0" w:color="auto"/>
            <w:bottom w:val="none" w:sz="0" w:space="0" w:color="auto"/>
            <w:right w:val="none" w:sz="0" w:space="0" w:color="auto"/>
          </w:divBdr>
        </w:div>
        <w:div w:id="544098683">
          <w:marLeft w:val="640"/>
          <w:marRight w:val="0"/>
          <w:marTop w:val="0"/>
          <w:marBottom w:val="0"/>
          <w:divBdr>
            <w:top w:val="none" w:sz="0" w:space="0" w:color="auto"/>
            <w:left w:val="none" w:sz="0" w:space="0" w:color="auto"/>
            <w:bottom w:val="none" w:sz="0" w:space="0" w:color="auto"/>
            <w:right w:val="none" w:sz="0" w:space="0" w:color="auto"/>
          </w:divBdr>
        </w:div>
        <w:div w:id="250239240">
          <w:marLeft w:val="640"/>
          <w:marRight w:val="0"/>
          <w:marTop w:val="0"/>
          <w:marBottom w:val="0"/>
          <w:divBdr>
            <w:top w:val="none" w:sz="0" w:space="0" w:color="auto"/>
            <w:left w:val="none" w:sz="0" w:space="0" w:color="auto"/>
            <w:bottom w:val="none" w:sz="0" w:space="0" w:color="auto"/>
            <w:right w:val="none" w:sz="0" w:space="0" w:color="auto"/>
          </w:divBdr>
        </w:div>
        <w:div w:id="785003336">
          <w:marLeft w:val="640"/>
          <w:marRight w:val="0"/>
          <w:marTop w:val="0"/>
          <w:marBottom w:val="0"/>
          <w:divBdr>
            <w:top w:val="none" w:sz="0" w:space="0" w:color="auto"/>
            <w:left w:val="none" w:sz="0" w:space="0" w:color="auto"/>
            <w:bottom w:val="none" w:sz="0" w:space="0" w:color="auto"/>
            <w:right w:val="none" w:sz="0" w:space="0" w:color="auto"/>
          </w:divBdr>
        </w:div>
        <w:div w:id="1911967097">
          <w:marLeft w:val="640"/>
          <w:marRight w:val="0"/>
          <w:marTop w:val="0"/>
          <w:marBottom w:val="0"/>
          <w:divBdr>
            <w:top w:val="none" w:sz="0" w:space="0" w:color="auto"/>
            <w:left w:val="none" w:sz="0" w:space="0" w:color="auto"/>
            <w:bottom w:val="none" w:sz="0" w:space="0" w:color="auto"/>
            <w:right w:val="none" w:sz="0" w:space="0" w:color="auto"/>
          </w:divBdr>
        </w:div>
        <w:div w:id="1295401741">
          <w:marLeft w:val="640"/>
          <w:marRight w:val="0"/>
          <w:marTop w:val="0"/>
          <w:marBottom w:val="0"/>
          <w:divBdr>
            <w:top w:val="none" w:sz="0" w:space="0" w:color="auto"/>
            <w:left w:val="none" w:sz="0" w:space="0" w:color="auto"/>
            <w:bottom w:val="none" w:sz="0" w:space="0" w:color="auto"/>
            <w:right w:val="none" w:sz="0" w:space="0" w:color="auto"/>
          </w:divBdr>
        </w:div>
        <w:div w:id="1947224810">
          <w:marLeft w:val="640"/>
          <w:marRight w:val="0"/>
          <w:marTop w:val="0"/>
          <w:marBottom w:val="0"/>
          <w:divBdr>
            <w:top w:val="none" w:sz="0" w:space="0" w:color="auto"/>
            <w:left w:val="none" w:sz="0" w:space="0" w:color="auto"/>
            <w:bottom w:val="none" w:sz="0" w:space="0" w:color="auto"/>
            <w:right w:val="none" w:sz="0" w:space="0" w:color="auto"/>
          </w:divBdr>
        </w:div>
        <w:div w:id="464469676">
          <w:marLeft w:val="640"/>
          <w:marRight w:val="0"/>
          <w:marTop w:val="0"/>
          <w:marBottom w:val="0"/>
          <w:divBdr>
            <w:top w:val="none" w:sz="0" w:space="0" w:color="auto"/>
            <w:left w:val="none" w:sz="0" w:space="0" w:color="auto"/>
            <w:bottom w:val="none" w:sz="0" w:space="0" w:color="auto"/>
            <w:right w:val="none" w:sz="0" w:space="0" w:color="auto"/>
          </w:divBdr>
        </w:div>
        <w:div w:id="1495224956">
          <w:marLeft w:val="640"/>
          <w:marRight w:val="0"/>
          <w:marTop w:val="0"/>
          <w:marBottom w:val="0"/>
          <w:divBdr>
            <w:top w:val="none" w:sz="0" w:space="0" w:color="auto"/>
            <w:left w:val="none" w:sz="0" w:space="0" w:color="auto"/>
            <w:bottom w:val="none" w:sz="0" w:space="0" w:color="auto"/>
            <w:right w:val="none" w:sz="0" w:space="0" w:color="auto"/>
          </w:divBdr>
        </w:div>
        <w:div w:id="2069913720">
          <w:marLeft w:val="640"/>
          <w:marRight w:val="0"/>
          <w:marTop w:val="0"/>
          <w:marBottom w:val="0"/>
          <w:divBdr>
            <w:top w:val="none" w:sz="0" w:space="0" w:color="auto"/>
            <w:left w:val="none" w:sz="0" w:space="0" w:color="auto"/>
            <w:bottom w:val="none" w:sz="0" w:space="0" w:color="auto"/>
            <w:right w:val="none" w:sz="0" w:space="0" w:color="auto"/>
          </w:divBdr>
        </w:div>
        <w:div w:id="1921937332">
          <w:marLeft w:val="640"/>
          <w:marRight w:val="0"/>
          <w:marTop w:val="0"/>
          <w:marBottom w:val="0"/>
          <w:divBdr>
            <w:top w:val="none" w:sz="0" w:space="0" w:color="auto"/>
            <w:left w:val="none" w:sz="0" w:space="0" w:color="auto"/>
            <w:bottom w:val="none" w:sz="0" w:space="0" w:color="auto"/>
            <w:right w:val="none" w:sz="0" w:space="0" w:color="auto"/>
          </w:divBdr>
        </w:div>
        <w:div w:id="7755636">
          <w:marLeft w:val="640"/>
          <w:marRight w:val="0"/>
          <w:marTop w:val="0"/>
          <w:marBottom w:val="0"/>
          <w:divBdr>
            <w:top w:val="none" w:sz="0" w:space="0" w:color="auto"/>
            <w:left w:val="none" w:sz="0" w:space="0" w:color="auto"/>
            <w:bottom w:val="none" w:sz="0" w:space="0" w:color="auto"/>
            <w:right w:val="none" w:sz="0" w:space="0" w:color="auto"/>
          </w:divBdr>
        </w:div>
        <w:div w:id="408577062">
          <w:marLeft w:val="640"/>
          <w:marRight w:val="0"/>
          <w:marTop w:val="0"/>
          <w:marBottom w:val="0"/>
          <w:divBdr>
            <w:top w:val="none" w:sz="0" w:space="0" w:color="auto"/>
            <w:left w:val="none" w:sz="0" w:space="0" w:color="auto"/>
            <w:bottom w:val="none" w:sz="0" w:space="0" w:color="auto"/>
            <w:right w:val="none" w:sz="0" w:space="0" w:color="auto"/>
          </w:divBdr>
        </w:div>
        <w:div w:id="614869495">
          <w:marLeft w:val="640"/>
          <w:marRight w:val="0"/>
          <w:marTop w:val="0"/>
          <w:marBottom w:val="0"/>
          <w:divBdr>
            <w:top w:val="none" w:sz="0" w:space="0" w:color="auto"/>
            <w:left w:val="none" w:sz="0" w:space="0" w:color="auto"/>
            <w:bottom w:val="none" w:sz="0" w:space="0" w:color="auto"/>
            <w:right w:val="none" w:sz="0" w:space="0" w:color="auto"/>
          </w:divBdr>
        </w:div>
        <w:div w:id="2033413502">
          <w:marLeft w:val="640"/>
          <w:marRight w:val="0"/>
          <w:marTop w:val="0"/>
          <w:marBottom w:val="0"/>
          <w:divBdr>
            <w:top w:val="none" w:sz="0" w:space="0" w:color="auto"/>
            <w:left w:val="none" w:sz="0" w:space="0" w:color="auto"/>
            <w:bottom w:val="none" w:sz="0" w:space="0" w:color="auto"/>
            <w:right w:val="none" w:sz="0" w:space="0" w:color="auto"/>
          </w:divBdr>
        </w:div>
        <w:div w:id="863907842">
          <w:marLeft w:val="640"/>
          <w:marRight w:val="0"/>
          <w:marTop w:val="0"/>
          <w:marBottom w:val="0"/>
          <w:divBdr>
            <w:top w:val="none" w:sz="0" w:space="0" w:color="auto"/>
            <w:left w:val="none" w:sz="0" w:space="0" w:color="auto"/>
            <w:bottom w:val="none" w:sz="0" w:space="0" w:color="auto"/>
            <w:right w:val="none" w:sz="0" w:space="0" w:color="auto"/>
          </w:divBdr>
        </w:div>
        <w:div w:id="1595437631">
          <w:marLeft w:val="640"/>
          <w:marRight w:val="0"/>
          <w:marTop w:val="0"/>
          <w:marBottom w:val="0"/>
          <w:divBdr>
            <w:top w:val="none" w:sz="0" w:space="0" w:color="auto"/>
            <w:left w:val="none" w:sz="0" w:space="0" w:color="auto"/>
            <w:bottom w:val="none" w:sz="0" w:space="0" w:color="auto"/>
            <w:right w:val="none" w:sz="0" w:space="0" w:color="auto"/>
          </w:divBdr>
        </w:div>
        <w:div w:id="328413379">
          <w:marLeft w:val="640"/>
          <w:marRight w:val="0"/>
          <w:marTop w:val="0"/>
          <w:marBottom w:val="0"/>
          <w:divBdr>
            <w:top w:val="none" w:sz="0" w:space="0" w:color="auto"/>
            <w:left w:val="none" w:sz="0" w:space="0" w:color="auto"/>
            <w:bottom w:val="none" w:sz="0" w:space="0" w:color="auto"/>
            <w:right w:val="none" w:sz="0" w:space="0" w:color="auto"/>
          </w:divBdr>
        </w:div>
        <w:div w:id="1198740027">
          <w:marLeft w:val="640"/>
          <w:marRight w:val="0"/>
          <w:marTop w:val="0"/>
          <w:marBottom w:val="0"/>
          <w:divBdr>
            <w:top w:val="none" w:sz="0" w:space="0" w:color="auto"/>
            <w:left w:val="none" w:sz="0" w:space="0" w:color="auto"/>
            <w:bottom w:val="none" w:sz="0" w:space="0" w:color="auto"/>
            <w:right w:val="none" w:sz="0" w:space="0" w:color="auto"/>
          </w:divBdr>
        </w:div>
        <w:div w:id="1129588024">
          <w:marLeft w:val="640"/>
          <w:marRight w:val="0"/>
          <w:marTop w:val="0"/>
          <w:marBottom w:val="0"/>
          <w:divBdr>
            <w:top w:val="none" w:sz="0" w:space="0" w:color="auto"/>
            <w:left w:val="none" w:sz="0" w:space="0" w:color="auto"/>
            <w:bottom w:val="none" w:sz="0" w:space="0" w:color="auto"/>
            <w:right w:val="none" w:sz="0" w:space="0" w:color="auto"/>
          </w:divBdr>
        </w:div>
        <w:div w:id="2049715019">
          <w:marLeft w:val="640"/>
          <w:marRight w:val="0"/>
          <w:marTop w:val="0"/>
          <w:marBottom w:val="0"/>
          <w:divBdr>
            <w:top w:val="none" w:sz="0" w:space="0" w:color="auto"/>
            <w:left w:val="none" w:sz="0" w:space="0" w:color="auto"/>
            <w:bottom w:val="none" w:sz="0" w:space="0" w:color="auto"/>
            <w:right w:val="none" w:sz="0" w:space="0" w:color="auto"/>
          </w:divBdr>
        </w:div>
        <w:div w:id="1583369624">
          <w:marLeft w:val="640"/>
          <w:marRight w:val="0"/>
          <w:marTop w:val="0"/>
          <w:marBottom w:val="0"/>
          <w:divBdr>
            <w:top w:val="none" w:sz="0" w:space="0" w:color="auto"/>
            <w:left w:val="none" w:sz="0" w:space="0" w:color="auto"/>
            <w:bottom w:val="none" w:sz="0" w:space="0" w:color="auto"/>
            <w:right w:val="none" w:sz="0" w:space="0" w:color="auto"/>
          </w:divBdr>
        </w:div>
        <w:div w:id="1427119688">
          <w:marLeft w:val="640"/>
          <w:marRight w:val="0"/>
          <w:marTop w:val="0"/>
          <w:marBottom w:val="0"/>
          <w:divBdr>
            <w:top w:val="none" w:sz="0" w:space="0" w:color="auto"/>
            <w:left w:val="none" w:sz="0" w:space="0" w:color="auto"/>
            <w:bottom w:val="none" w:sz="0" w:space="0" w:color="auto"/>
            <w:right w:val="none" w:sz="0" w:space="0" w:color="auto"/>
          </w:divBdr>
        </w:div>
        <w:div w:id="940724456">
          <w:marLeft w:val="640"/>
          <w:marRight w:val="0"/>
          <w:marTop w:val="0"/>
          <w:marBottom w:val="0"/>
          <w:divBdr>
            <w:top w:val="none" w:sz="0" w:space="0" w:color="auto"/>
            <w:left w:val="none" w:sz="0" w:space="0" w:color="auto"/>
            <w:bottom w:val="none" w:sz="0" w:space="0" w:color="auto"/>
            <w:right w:val="none" w:sz="0" w:space="0" w:color="auto"/>
          </w:divBdr>
        </w:div>
        <w:div w:id="1909684503">
          <w:marLeft w:val="640"/>
          <w:marRight w:val="0"/>
          <w:marTop w:val="0"/>
          <w:marBottom w:val="0"/>
          <w:divBdr>
            <w:top w:val="none" w:sz="0" w:space="0" w:color="auto"/>
            <w:left w:val="none" w:sz="0" w:space="0" w:color="auto"/>
            <w:bottom w:val="none" w:sz="0" w:space="0" w:color="auto"/>
            <w:right w:val="none" w:sz="0" w:space="0" w:color="auto"/>
          </w:divBdr>
        </w:div>
        <w:div w:id="465665004">
          <w:marLeft w:val="640"/>
          <w:marRight w:val="0"/>
          <w:marTop w:val="0"/>
          <w:marBottom w:val="0"/>
          <w:divBdr>
            <w:top w:val="none" w:sz="0" w:space="0" w:color="auto"/>
            <w:left w:val="none" w:sz="0" w:space="0" w:color="auto"/>
            <w:bottom w:val="none" w:sz="0" w:space="0" w:color="auto"/>
            <w:right w:val="none" w:sz="0" w:space="0" w:color="auto"/>
          </w:divBdr>
        </w:div>
        <w:div w:id="1266423510">
          <w:marLeft w:val="640"/>
          <w:marRight w:val="0"/>
          <w:marTop w:val="0"/>
          <w:marBottom w:val="0"/>
          <w:divBdr>
            <w:top w:val="none" w:sz="0" w:space="0" w:color="auto"/>
            <w:left w:val="none" w:sz="0" w:space="0" w:color="auto"/>
            <w:bottom w:val="none" w:sz="0" w:space="0" w:color="auto"/>
            <w:right w:val="none" w:sz="0" w:space="0" w:color="auto"/>
          </w:divBdr>
        </w:div>
        <w:div w:id="769009996">
          <w:marLeft w:val="640"/>
          <w:marRight w:val="0"/>
          <w:marTop w:val="0"/>
          <w:marBottom w:val="0"/>
          <w:divBdr>
            <w:top w:val="none" w:sz="0" w:space="0" w:color="auto"/>
            <w:left w:val="none" w:sz="0" w:space="0" w:color="auto"/>
            <w:bottom w:val="none" w:sz="0" w:space="0" w:color="auto"/>
            <w:right w:val="none" w:sz="0" w:space="0" w:color="auto"/>
          </w:divBdr>
        </w:div>
        <w:div w:id="1729961304">
          <w:marLeft w:val="640"/>
          <w:marRight w:val="0"/>
          <w:marTop w:val="0"/>
          <w:marBottom w:val="0"/>
          <w:divBdr>
            <w:top w:val="none" w:sz="0" w:space="0" w:color="auto"/>
            <w:left w:val="none" w:sz="0" w:space="0" w:color="auto"/>
            <w:bottom w:val="none" w:sz="0" w:space="0" w:color="auto"/>
            <w:right w:val="none" w:sz="0" w:space="0" w:color="auto"/>
          </w:divBdr>
        </w:div>
        <w:div w:id="1013460997">
          <w:marLeft w:val="640"/>
          <w:marRight w:val="0"/>
          <w:marTop w:val="0"/>
          <w:marBottom w:val="0"/>
          <w:divBdr>
            <w:top w:val="none" w:sz="0" w:space="0" w:color="auto"/>
            <w:left w:val="none" w:sz="0" w:space="0" w:color="auto"/>
            <w:bottom w:val="none" w:sz="0" w:space="0" w:color="auto"/>
            <w:right w:val="none" w:sz="0" w:space="0" w:color="auto"/>
          </w:divBdr>
        </w:div>
        <w:div w:id="1305312752">
          <w:marLeft w:val="640"/>
          <w:marRight w:val="0"/>
          <w:marTop w:val="0"/>
          <w:marBottom w:val="0"/>
          <w:divBdr>
            <w:top w:val="none" w:sz="0" w:space="0" w:color="auto"/>
            <w:left w:val="none" w:sz="0" w:space="0" w:color="auto"/>
            <w:bottom w:val="none" w:sz="0" w:space="0" w:color="auto"/>
            <w:right w:val="none" w:sz="0" w:space="0" w:color="auto"/>
          </w:divBdr>
        </w:div>
        <w:div w:id="2094666608">
          <w:marLeft w:val="640"/>
          <w:marRight w:val="0"/>
          <w:marTop w:val="0"/>
          <w:marBottom w:val="0"/>
          <w:divBdr>
            <w:top w:val="none" w:sz="0" w:space="0" w:color="auto"/>
            <w:left w:val="none" w:sz="0" w:space="0" w:color="auto"/>
            <w:bottom w:val="none" w:sz="0" w:space="0" w:color="auto"/>
            <w:right w:val="none" w:sz="0" w:space="0" w:color="auto"/>
          </w:divBdr>
        </w:div>
        <w:div w:id="912394986">
          <w:marLeft w:val="640"/>
          <w:marRight w:val="0"/>
          <w:marTop w:val="0"/>
          <w:marBottom w:val="0"/>
          <w:divBdr>
            <w:top w:val="none" w:sz="0" w:space="0" w:color="auto"/>
            <w:left w:val="none" w:sz="0" w:space="0" w:color="auto"/>
            <w:bottom w:val="none" w:sz="0" w:space="0" w:color="auto"/>
            <w:right w:val="none" w:sz="0" w:space="0" w:color="auto"/>
          </w:divBdr>
        </w:div>
        <w:div w:id="815995168">
          <w:marLeft w:val="640"/>
          <w:marRight w:val="0"/>
          <w:marTop w:val="0"/>
          <w:marBottom w:val="0"/>
          <w:divBdr>
            <w:top w:val="none" w:sz="0" w:space="0" w:color="auto"/>
            <w:left w:val="none" w:sz="0" w:space="0" w:color="auto"/>
            <w:bottom w:val="none" w:sz="0" w:space="0" w:color="auto"/>
            <w:right w:val="none" w:sz="0" w:space="0" w:color="auto"/>
          </w:divBdr>
        </w:div>
        <w:div w:id="2127119403">
          <w:marLeft w:val="640"/>
          <w:marRight w:val="0"/>
          <w:marTop w:val="0"/>
          <w:marBottom w:val="0"/>
          <w:divBdr>
            <w:top w:val="none" w:sz="0" w:space="0" w:color="auto"/>
            <w:left w:val="none" w:sz="0" w:space="0" w:color="auto"/>
            <w:bottom w:val="none" w:sz="0" w:space="0" w:color="auto"/>
            <w:right w:val="none" w:sz="0" w:space="0" w:color="auto"/>
          </w:divBdr>
        </w:div>
        <w:div w:id="1185902677">
          <w:marLeft w:val="640"/>
          <w:marRight w:val="0"/>
          <w:marTop w:val="0"/>
          <w:marBottom w:val="0"/>
          <w:divBdr>
            <w:top w:val="none" w:sz="0" w:space="0" w:color="auto"/>
            <w:left w:val="none" w:sz="0" w:space="0" w:color="auto"/>
            <w:bottom w:val="none" w:sz="0" w:space="0" w:color="auto"/>
            <w:right w:val="none" w:sz="0" w:space="0" w:color="auto"/>
          </w:divBdr>
        </w:div>
        <w:div w:id="293683408">
          <w:marLeft w:val="640"/>
          <w:marRight w:val="0"/>
          <w:marTop w:val="0"/>
          <w:marBottom w:val="0"/>
          <w:divBdr>
            <w:top w:val="none" w:sz="0" w:space="0" w:color="auto"/>
            <w:left w:val="none" w:sz="0" w:space="0" w:color="auto"/>
            <w:bottom w:val="none" w:sz="0" w:space="0" w:color="auto"/>
            <w:right w:val="none" w:sz="0" w:space="0" w:color="auto"/>
          </w:divBdr>
        </w:div>
        <w:div w:id="325592782">
          <w:marLeft w:val="640"/>
          <w:marRight w:val="0"/>
          <w:marTop w:val="0"/>
          <w:marBottom w:val="0"/>
          <w:divBdr>
            <w:top w:val="none" w:sz="0" w:space="0" w:color="auto"/>
            <w:left w:val="none" w:sz="0" w:space="0" w:color="auto"/>
            <w:bottom w:val="none" w:sz="0" w:space="0" w:color="auto"/>
            <w:right w:val="none" w:sz="0" w:space="0" w:color="auto"/>
          </w:divBdr>
        </w:div>
        <w:div w:id="1321546387">
          <w:marLeft w:val="640"/>
          <w:marRight w:val="0"/>
          <w:marTop w:val="0"/>
          <w:marBottom w:val="0"/>
          <w:divBdr>
            <w:top w:val="none" w:sz="0" w:space="0" w:color="auto"/>
            <w:left w:val="none" w:sz="0" w:space="0" w:color="auto"/>
            <w:bottom w:val="none" w:sz="0" w:space="0" w:color="auto"/>
            <w:right w:val="none" w:sz="0" w:space="0" w:color="auto"/>
          </w:divBdr>
        </w:div>
        <w:div w:id="1499230782">
          <w:marLeft w:val="640"/>
          <w:marRight w:val="0"/>
          <w:marTop w:val="0"/>
          <w:marBottom w:val="0"/>
          <w:divBdr>
            <w:top w:val="none" w:sz="0" w:space="0" w:color="auto"/>
            <w:left w:val="none" w:sz="0" w:space="0" w:color="auto"/>
            <w:bottom w:val="none" w:sz="0" w:space="0" w:color="auto"/>
            <w:right w:val="none" w:sz="0" w:space="0" w:color="auto"/>
          </w:divBdr>
        </w:div>
        <w:div w:id="1814591878">
          <w:marLeft w:val="640"/>
          <w:marRight w:val="0"/>
          <w:marTop w:val="0"/>
          <w:marBottom w:val="0"/>
          <w:divBdr>
            <w:top w:val="none" w:sz="0" w:space="0" w:color="auto"/>
            <w:left w:val="none" w:sz="0" w:space="0" w:color="auto"/>
            <w:bottom w:val="none" w:sz="0" w:space="0" w:color="auto"/>
            <w:right w:val="none" w:sz="0" w:space="0" w:color="auto"/>
          </w:divBdr>
        </w:div>
        <w:div w:id="625042629">
          <w:marLeft w:val="640"/>
          <w:marRight w:val="0"/>
          <w:marTop w:val="0"/>
          <w:marBottom w:val="0"/>
          <w:divBdr>
            <w:top w:val="none" w:sz="0" w:space="0" w:color="auto"/>
            <w:left w:val="none" w:sz="0" w:space="0" w:color="auto"/>
            <w:bottom w:val="none" w:sz="0" w:space="0" w:color="auto"/>
            <w:right w:val="none" w:sz="0" w:space="0" w:color="auto"/>
          </w:divBdr>
        </w:div>
        <w:div w:id="201752299">
          <w:marLeft w:val="640"/>
          <w:marRight w:val="0"/>
          <w:marTop w:val="0"/>
          <w:marBottom w:val="0"/>
          <w:divBdr>
            <w:top w:val="none" w:sz="0" w:space="0" w:color="auto"/>
            <w:left w:val="none" w:sz="0" w:space="0" w:color="auto"/>
            <w:bottom w:val="none" w:sz="0" w:space="0" w:color="auto"/>
            <w:right w:val="none" w:sz="0" w:space="0" w:color="auto"/>
          </w:divBdr>
        </w:div>
        <w:div w:id="769004991">
          <w:marLeft w:val="640"/>
          <w:marRight w:val="0"/>
          <w:marTop w:val="0"/>
          <w:marBottom w:val="0"/>
          <w:divBdr>
            <w:top w:val="none" w:sz="0" w:space="0" w:color="auto"/>
            <w:left w:val="none" w:sz="0" w:space="0" w:color="auto"/>
            <w:bottom w:val="none" w:sz="0" w:space="0" w:color="auto"/>
            <w:right w:val="none" w:sz="0" w:space="0" w:color="auto"/>
          </w:divBdr>
        </w:div>
        <w:div w:id="1124619456">
          <w:marLeft w:val="640"/>
          <w:marRight w:val="0"/>
          <w:marTop w:val="0"/>
          <w:marBottom w:val="0"/>
          <w:divBdr>
            <w:top w:val="none" w:sz="0" w:space="0" w:color="auto"/>
            <w:left w:val="none" w:sz="0" w:space="0" w:color="auto"/>
            <w:bottom w:val="none" w:sz="0" w:space="0" w:color="auto"/>
            <w:right w:val="none" w:sz="0" w:space="0" w:color="auto"/>
          </w:divBdr>
        </w:div>
        <w:div w:id="2081321118">
          <w:marLeft w:val="640"/>
          <w:marRight w:val="0"/>
          <w:marTop w:val="0"/>
          <w:marBottom w:val="0"/>
          <w:divBdr>
            <w:top w:val="none" w:sz="0" w:space="0" w:color="auto"/>
            <w:left w:val="none" w:sz="0" w:space="0" w:color="auto"/>
            <w:bottom w:val="none" w:sz="0" w:space="0" w:color="auto"/>
            <w:right w:val="none" w:sz="0" w:space="0" w:color="auto"/>
          </w:divBdr>
        </w:div>
        <w:div w:id="167137407">
          <w:marLeft w:val="640"/>
          <w:marRight w:val="0"/>
          <w:marTop w:val="0"/>
          <w:marBottom w:val="0"/>
          <w:divBdr>
            <w:top w:val="none" w:sz="0" w:space="0" w:color="auto"/>
            <w:left w:val="none" w:sz="0" w:space="0" w:color="auto"/>
            <w:bottom w:val="none" w:sz="0" w:space="0" w:color="auto"/>
            <w:right w:val="none" w:sz="0" w:space="0" w:color="auto"/>
          </w:divBdr>
        </w:div>
        <w:div w:id="1256356170">
          <w:marLeft w:val="640"/>
          <w:marRight w:val="0"/>
          <w:marTop w:val="0"/>
          <w:marBottom w:val="0"/>
          <w:divBdr>
            <w:top w:val="none" w:sz="0" w:space="0" w:color="auto"/>
            <w:left w:val="none" w:sz="0" w:space="0" w:color="auto"/>
            <w:bottom w:val="none" w:sz="0" w:space="0" w:color="auto"/>
            <w:right w:val="none" w:sz="0" w:space="0" w:color="auto"/>
          </w:divBdr>
        </w:div>
        <w:div w:id="649594911">
          <w:marLeft w:val="640"/>
          <w:marRight w:val="0"/>
          <w:marTop w:val="0"/>
          <w:marBottom w:val="0"/>
          <w:divBdr>
            <w:top w:val="none" w:sz="0" w:space="0" w:color="auto"/>
            <w:left w:val="none" w:sz="0" w:space="0" w:color="auto"/>
            <w:bottom w:val="none" w:sz="0" w:space="0" w:color="auto"/>
            <w:right w:val="none" w:sz="0" w:space="0" w:color="auto"/>
          </w:divBdr>
        </w:div>
        <w:div w:id="269319669">
          <w:marLeft w:val="640"/>
          <w:marRight w:val="0"/>
          <w:marTop w:val="0"/>
          <w:marBottom w:val="0"/>
          <w:divBdr>
            <w:top w:val="none" w:sz="0" w:space="0" w:color="auto"/>
            <w:left w:val="none" w:sz="0" w:space="0" w:color="auto"/>
            <w:bottom w:val="none" w:sz="0" w:space="0" w:color="auto"/>
            <w:right w:val="none" w:sz="0" w:space="0" w:color="auto"/>
          </w:divBdr>
        </w:div>
        <w:div w:id="1278289536">
          <w:marLeft w:val="640"/>
          <w:marRight w:val="0"/>
          <w:marTop w:val="0"/>
          <w:marBottom w:val="0"/>
          <w:divBdr>
            <w:top w:val="none" w:sz="0" w:space="0" w:color="auto"/>
            <w:left w:val="none" w:sz="0" w:space="0" w:color="auto"/>
            <w:bottom w:val="none" w:sz="0" w:space="0" w:color="auto"/>
            <w:right w:val="none" w:sz="0" w:space="0" w:color="auto"/>
          </w:divBdr>
        </w:div>
        <w:div w:id="62067137">
          <w:marLeft w:val="640"/>
          <w:marRight w:val="0"/>
          <w:marTop w:val="0"/>
          <w:marBottom w:val="0"/>
          <w:divBdr>
            <w:top w:val="none" w:sz="0" w:space="0" w:color="auto"/>
            <w:left w:val="none" w:sz="0" w:space="0" w:color="auto"/>
            <w:bottom w:val="none" w:sz="0" w:space="0" w:color="auto"/>
            <w:right w:val="none" w:sz="0" w:space="0" w:color="auto"/>
          </w:divBdr>
        </w:div>
        <w:div w:id="344751514">
          <w:marLeft w:val="640"/>
          <w:marRight w:val="0"/>
          <w:marTop w:val="0"/>
          <w:marBottom w:val="0"/>
          <w:divBdr>
            <w:top w:val="none" w:sz="0" w:space="0" w:color="auto"/>
            <w:left w:val="none" w:sz="0" w:space="0" w:color="auto"/>
            <w:bottom w:val="none" w:sz="0" w:space="0" w:color="auto"/>
            <w:right w:val="none" w:sz="0" w:space="0" w:color="auto"/>
          </w:divBdr>
        </w:div>
        <w:div w:id="781071020">
          <w:marLeft w:val="640"/>
          <w:marRight w:val="0"/>
          <w:marTop w:val="0"/>
          <w:marBottom w:val="0"/>
          <w:divBdr>
            <w:top w:val="none" w:sz="0" w:space="0" w:color="auto"/>
            <w:left w:val="none" w:sz="0" w:space="0" w:color="auto"/>
            <w:bottom w:val="none" w:sz="0" w:space="0" w:color="auto"/>
            <w:right w:val="none" w:sz="0" w:space="0" w:color="auto"/>
          </w:divBdr>
        </w:div>
        <w:div w:id="157548760">
          <w:marLeft w:val="640"/>
          <w:marRight w:val="0"/>
          <w:marTop w:val="0"/>
          <w:marBottom w:val="0"/>
          <w:divBdr>
            <w:top w:val="none" w:sz="0" w:space="0" w:color="auto"/>
            <w:left w:val="none" w:sz="0" w:space="0" w:color="auto"/>
            <w:bottom w:val="none" w:sz="0" w:space="0" w:color="auto"/>
            <w:right w:val="none" w:sz="0" w:space="0" w:color="auto"/>
          </w:divBdr>
        </w:div>
        <w:div w:id="1503743773">
          <w:marLeft w:val="640"/>
          <w:marRight w:val="0"/>
          <w:marTop w:val="0"/>
          <w:marBottom w:val="0"/>
          <w:divBdr>
            <w:top w:val="none" w:sz="0" w:space="0" w:color="auto"/>
            <w:left w:val="none" w:sz="0" w:space="0" w:color="auto"/>
            <w:bottom w:val="none" w:sz="0" w:space="0" w:color="auto"/>
            <w:right w:val="none" w:sz="0" w:space="0" w:color="auto"/>
          </w:divBdr>
        </w:div>
        <w:div w:id="774984425">
          <w:marLeft w:val="640"/>
          <w:marRight w:val="0"/>
          <w:marTop w:val="0"/>
          <w:marBottom w:val="0"/>
          <w:divBdr>
            <w:top w:val="none" w:sz="0" w:space="0" w:color="auto"/>
            <w:left w:val="none" w:sz="0" w:space="0" w:color="auto"/>
            <w:bottom w:val="none" w:sz="0" w:space="0" w:color="auto"/>
            <w:right w:val="none" w:sz="0" w:space="0" w:color="auto"/>
          </w:divBdr>
        </w:div>
        <w:div w:id="1470706477">
          <w:marLeft w:val="640"/>
          <w:marRight w:val="0"/>
          <w:marTop w:val="0"/>
          <w:marBottom w:val="0"/>
          <w:divBdr>
            <w:top w:val="none" w:sz="0" w:space="0" w:color="auto"/>
            <w:left w:val="none" w:sz="0" w:space="0" w:color="auto"/>
            <w:bottom w:val="none" w:sz="0" w:space="0" w:color="auto"/>
            <w:right w:val="none" w:sz="0" w:space="0" w:color="auto"/>
          </w:divBdr>
        </w:div>
        <w:div w:id="1733692053">
          <w:marLeft w:val="640"/>
          <w:marRight w:val="0"/>
          <w:marTop w:val="0"/>
          <w:marBottom w:val="0"/>
          <w:divBdr>
            <w:top w:val="none" w:sz="0" w:space="0" w:color="auto"/>
            <w:left w:val="none" w:sz="0" w:space="0" w:color="auto"/>
            <w:bottom w:val="none" w:sz="0" w:space="0" w:color="auto"/>
            <w:right w:val="none" w:sz="0" w:space="0" w:color="auto"/>
          </w:divBdr>
        </w:div>
        <w:div w:id="1951426171">
          <w:marLeft w:val="640"/>
          <w:marRight w:val="0"/>
          <w:marTop w:val="0"/>
          <w:marBottom w:val="0"/>
          <w:divBdr>
            <w:top w:val="none" w:sz="0" w:space="0" w:color="auto"/>
            <w:left w:val="none" w:sz="0" w:space="0" w:color="auto"/>
            <w:bottom w:val="none" w:sz="0" w:space="0" w:color="auto"/>
            <w:right w:val="none" w:sz="0" w:space="0" w:color="auto"/>
          </w:divBdr>
        </w:div>
        <w:div w:id="438179068">
          <w:marLeft w:val="640"/>
          <w:marRight w:val="0"/>
          <w:marTop w:val="0"/>
          <w:marBottom w:val="0"/>
          <w:divBdr>
            <w:top w:val="none" w:sz="0" w:space="0" w:color="auto"/>
            <w:left w:val="none" w:sz="0" w:space="0" w:color="auto"/>
            <w:bottom w:val="none" w:sz="0" w:space="0" w:color="auto"/>
            <w:right w:val="none" w:sz="0" w:space="0" w:color="auto"/>
          </w:divBdr>
        </w:div>
        <w:div w:id="161698405">
          <w:marLeft w:val="640"/>
          <w:marRight w:val="0"/>
          <w:marTop w:val="0"/>
          <w:marBottom w:val="0"/>
          <w:divBdr>
            <w:top w:val="none" w:sz="0" w:space="0" w:color="auto"/>
            <w:left w:val="none" w:sz="0" w:space="0" w:color="auto"/>
            <w:bottom w:val="none" w:sz="0" w:space="0" w:color="auto"/>
            <w:right w:val="none" w:sz="0" w:space="0" w:color="auto"/>
          </w:divBdr>
        </w:div>
        <w:div w:id="285738990">
          <w:marLeft w:val="640"/>
          <w:marRight w:val="0"/>
          <w:marTop w:val="0"/>
          <w:marBottom w:val="0"/>
          <w:divBdr>
            <w:top w:val="none" w:sz="0" w:space="0" w:color="auto"/>
            <w:left w:val="none" w:sz="0" w:space="0" w:color="auto"/>
            <w:bottom w:val="none" w:sz="0" w:space="0" w:color="auto"/>
            <w:right w:val="none" w:sz="0" w:space="0" w:color="auto"/>
          </w:divBdr>
        </w:div>
        <w:div w:id="779497333">
          <w:marLeft w:val="640"/>
          <w:marRight w:val="0"/>
          <w:marTop w:val="0"/>
          <w:marBottom w:val="0"/>
          <w:divBdr>
            <w:top w:val="none" w:sz="0" w:space="0" w:color="auto"/>
            <w:left w:val="none" w:sz="0" w:space="0" w:color="auto"/>
            <w:bottom w:val="none" w:sz="0" w:space="0" w:color="auto"/>
            <w:right w:val="none" w:sz="0" w:space="0" w:color="auto"/>
          </w:divBdr>
        </w:div>
        <w:div w:id="1060205080">
          <w:marLeft w:val="640"/>
          <w:marRight w:val="0"/>
          <w:marTop w:val="0"/>
          <w:marBottom w:val="0"/>
          <w:divBdr>
            <w:top w:val="none" w:sz="0" w:space="0" w:color="auto"/>
            <w:left w:val="none" w:sz="0" w:space="0" w:color="auto"/>
            <w:bottom w:val="none" w:sz="0" w:space="0" w:color="auto"/>
            <w:right w:val="none" w:sz="0" w:space="0" w:color="auto"/>
          </w:divBdr>
        </w:div>
        <w:div w:id="606622747">
          <w:marLeft w:val="640"/>
          <w:marRight w:val="0"/>
          <w:marTop w:val="0"/>
          <w:marBottom w:val="0"/>
          <w:divBdr>
            <w:top w:val="none" w:sz="0" w:space="0" w:color="auto"/>
            <w:left w:val="none" w:sz="0" w:space="0" w:color="auto"/>
            <w:bottom w:val="none" w:sz="0" w:space="0" w:color="auto"/>
            <w:right w:val="none" w:sz="0" w:space="0" w:color="auto"/>
          </w:divBdr>
        </w:div>
        <w:div w:id="1122920041">
          <w:marLeft w:val="640"/>
          <w:marRight w:val="0"/>
          <w:marTop w:val="0"/>
          <w:marBottom w:val="0"/>
          <w:divBdr>
            <w:top w:val="none" w:sz="0" w:space="0" w:color="auto"/>
            <w:left w:val="none" w:sz="0" w:space="0" w:color="auto"/>
            <w:bottom w:val="none" w:sz="0" w:space="0" w:color="auto"/>
            <w:right w:val="none" w:sz="0" w:space="0" w:color="auto"/>
          </w:divBdr>
        </w:div>
        <w:div w:id="1797285788">
          <w:marLeft w:val="640"/>
          <w:marRight w:val="0"/>
          <w:marTop w:val="0"/>
          <w:marBottom w:val="0"/>
          <w:divBdr>
            <w:top w:val="none" w:sz="0" w:space="0" w:color="auto"/>
            <w:left w:val="none" w:sz="0" w:space="0" w:color="auto"/>
            <w:bottom w:val="none" w:sz="0" w:space="0" w:color="auto"/>
            <w:right w:val="none" w:sz="0" w:space="0" w:color="auto"/>
          </w:divBdr>
        </w:div>
        <w:div w:id="2141801406">
          <w:marLeft w:val="640"/>
          <w:marRight w:val="0"/>
          <w:marTop w:val="0"/>
          <w:marBottom w:val="0"/>
          <w:divBdr>
            <w:top w:val="none" w:sz="0" w:space="0" w:color="auto"/>
            <w:left w:val="none" w:sz="0" w:space="0" w:color="auto"/>
            <w:bottom w:val="none" w:sz="0" w:space="0" w:color="auto"/>
            <w:right w:val="none" w:sz="0" w:space="0" w:color="auto"/>
          </w:divBdr>
        </w:div>
        <w:div w:id="1706439810">
          <w:marLeft w:val="640"/>
          <w:marRight w:val="0"/>
          <w:marTop w:val="0"/>
          <w:marBottom w:val="0"/>
          <w:divBdr>
            <w:top w:val="none" w:sz="0" w:space="0" w:color="auto"/>
            <w:left w:val="none" w:sz="0" w:space="0" w:color="auto"/>
            <w:bottom w:val="none" w:sz="0" w:space="0" w:color="auto"/>
            <w:right w:val="none" w:sz="0" w:space="0" w:color="auto"/>
          </w:divBdr>
        </w:div>
        <w:div w:id="125510863">
          <w:marLeft w:val="640"/>
          <w:marRight w:val="0"/>
          <w:marTop w:val="0"/>
          <w:marBottom w:val="0"/>
          <w:divBdr>
            <w:top w:val="none" w:sz="0" w:space="0" w:color="auto"/>
            <w:left w:val="none" w:sz="0" w:space="0" w:color="auto"/>
            <w:bottom w:val="none" w:sz="0" w:space="0" w:color="auto"/>
            <w:right w:val="none" w:sz="0" w:space="0" w:color="auto"/>
          </w:divBdr>
        </w:div>
        <w:div w:id="732121591">
          <w:marLeft w:val="640"/>
          <w:marRight w:val="0"/>
          <w:marTop w:val="0"/>
          <w:marBottom w:val="0"/>
          <w:divBdr>
            <w:top w:val="none" w:sz="0" w:space="0" w:color="auto"/>
            <w:left w:val="none" w:sz="0" w:space="0" w:color="auto"/>
            <w:bottom w:val="none" w:sz="0" w:space="0" w:color="auto"/>
            <w:right w:val="none" w:sz="0" w:space="0" w:color="auto"/>
          </w:divBdr>
        </w:div>
        <w:div w:id="839275695">
          <w:marLeft w:val="640"/>
          <w:marRight w:val="0"/>
          <w:marTop w:val="0"/>
          <w:marBottom w:val="0"/>
          <w:divBdr>
            <w:top w:val="none" w:sz="0" w:space="0" w:color="auto"/>
            <w:left w:val="none" w:sz="0" w:space="0" w:color="auto"/>
            <w:bottom w:val="none" w:sz="0" w:space="0" w:color="auto"/>
            <w:right w:val="none" w:sz="0" w:space="0" w:color="auto"/>
          </w:divBdr>
        </w:div>
        <w:div w:id="1499034661">
          <w:marLeft w:val="640"/>
          <w:marRight w:val="0"/>
          <w:marTop w:val="0"/>
          <w:marBottom w:val="0"/>
          <w:divBdr>
            <w:top w:val="none" w:sz="0" w:space="0" w:color="auto"/>
            <w:left w:val="none" w:sz="0" w:space="0" w:color="auto"/>
            <w:bottom w:val="none" w:sz="0" w:space="0" w:color="auto"/>
            <w:right w:val="none" w:sz="0" w:space="0" w:color="auto"/>
          </w:divBdr>
        </w:div>
        <w:div w:id="1407335957">
          <w:marLeft w:val="640"/>
          <w:marRight w:val="0"/>
          <w:marTop w:val="0"/>
          <w:marBottom w:val="0"/>
          <w:divBdr>
            <w:top w:val="none" w:sz="0" w:space="0" w:color="auto"/>
            <w:left w:val="none" w:sz="0" w:space="0" w:color="auto"/>
            <w:bottom w:val="none" w:sz="0" w:space="0" w:color="auto"/>
            <w:right w:val="none" w:sz="0" w:space="0" w:color="auto"/>
          </w:divBdr>
        </w:div>
        <w:div w:id="1008095315">
          <w:marLeft w:val="640"/>
          <w:marRight w:val="0"/>
          <w:marTop w:val="0"/>
          <w:marBottom w:val="0"/>
          <w:divBdr>
            <w:top w:val="none" w:sz="0" w:space="0" w:color="auto"/>
            <w:left w:val="none" w:sz="0" w:space="0" w:color="auto"/>
            <w:bottom w:val="none" w:sz="0" w:space="0" w:color="auto"/>
            <w:right w:val="none" w:sz="0" w:space="0" w:color="auto"/>
          </w:divBdr>
        </w:div>
        <w:div w:id="501312600">
          <w:marLeft w:val="640"/>
          <w:marRight w:val="0"/>
          <w:marTop w:val="0"/>
          <w:marBottom w:val="0"/>
          <w:divBdr>
            <w:top w:val="none" w:sz="0" w:space="0" w:color="auto"/>
            <w:left w:val="none" w:sz="0" w:space="0" w:color="auto"/>
            <w:bottom w:val="none" w:sz="0" w:space="0" w:color="auto"/>
            <w:right w:val="none" w:sz="0" w:space="0" w:color="auto"/>
          </w:divBdr>
        </w:div>
        <w:div w:id="237635275">
          <w:marLeft w:val="640"/>
          <w:marRight w:val="0"/>
          <w:marTop w:val="0"/>
          <w:marBottom w:val="0"/>
          <w:divBdr>
            <w:top w:val="none" w:sz="0" w:space="0" w:color="auto"/>
            <w:left w:val="none" w:sz="0" w:space="0" w:color="auto"/>
            <w:bottom w:val="none" w:sz="0" w:space="0" w:color="auto"/>
            <w:right w:val="none" w:sz="0" w:space="0" w:color="auto"/>
          </w:divBdr>
        </w:div>
        <w:div w:id="673847521">
          <w:marLeft w:val="640"/>
          <w:marRight w:val="0"/>
          <w:marTop w:val="0"/>
          <w:marBottom w:val="0"/>
          <w:divBdr>
            <w:top w:val="none" w:sz="0" w:space="0" w:color="auto"/>
            <w:left w:val="none" w:sz="0" w:space="0" w:color="auto"/>
            <w:bottom w:val="none" w:sz="0" w:space="0" w:color="auto"/>
            <w:right w:val="none" w:sz="0" w:space="0" w:color="auto"/>
          </w:divBdr>
        </w:div>
        <w:div w:id="2129855696">
          <w:marLeft w:val="640"/>
          <w:marRight w:val="0"/>
          <w:marTop w:val="0"/>
          <w:marBottom w:val="0"/>
          <w:divBdr>
            <w:top w:val="none" w:sz="0" w:space="0" w:color="auto"/>
            <w:left w:val="none" w:sz="0" w:space="0" w:color="auto"/>
            <w:bottom w:val="none" w:sz="0" w:space="0" w:color="auto"/>
            <w:right w:val="none" w:sz="0" w:space="0" w:color="auto"/>
          </w:divBdr>
        </w:div>
        <w:div w:id="592979211">
          <w:marLeft w:val="640"/>
          <w:marRight w:val="0"/>
          <w:marTop w:val="0"/>
          <w:marBottom w:val="0"/>
          <w:divBdr>
            <w:top w:val="none" w:sz="0" w:space="0" w:color="auto"/>
            <w:left w:val="none" w:sz="0" w:space="0" w:color="auto"/>
            <w:bottom w:val="none" w:sz="0" w:space="0" w:color="auto"/>
            <w:right w:val="none" w:sz="0" w:space="0" w:color="auto"/>
          </w:divBdr>
        </w:div>
        <w:div w:id="383527764">
          <w:marLeft w:val="640"/>
          <w:marRight w:val="0"/>
          <w:marTop w:val="0"/>
          <w:marBottom w:val="0"/>
          <w:divBdr>
            <w:top w:val="none" w:sz="0" w:space="0" w:color="auto"/>
            <w:left w:val="none" w:sz="0" w:space="0" w:color="auto"/>
            <w:bottom w:val="none" w:sz="0" w:space="0" w:color="auto"/>
            <w:right w:val="none" w:sz="0" w:space="0" w:color="auto"/>
          </w:divBdr>
        </w:div>
        <w:div w:id="1097170047">
          <w:marLeft w:val="640"/>
          <w:marRight w:val="0"/>
          <w:marTop w:val="0"/>
          <w:marBottom w:val="0"/>
          <w:divBdr>
            <w:top w:val="none" w:sz="0" w:space="0" w:color="auto"/>
            <w:left w:val="none" w:sz="0" w:space="0" w:color="auto"/>
            <w:bottom w:val="none" w:sz="0" w:space="0" w:color="auto"/>
            <w:right w:val="none" w:sz="0" w:space="0" w:color="auto"/>
          </w:divBdr>
        </w:div>
        <w:div w:id="1345092050">
          <w:marLeft w:val="640"/>
          <w:marRight w:val="0"/>
          <w:marTop w:val="0"/>
          <w:marBottom w:val="0"/>
          <w:divBdr>
            <w:top w:val="none" w:sz="0" w:space="0" w:color="auto"/>
            <w:left w:val="none" w:sz="0" w:space="0" w:color="auto"/>
            <w:bottom w:val="none" w:sz="0" w:space="0" w:color="auto"/>
            <w:right w:val="none" w:sz="0" w:space="0" w:color="auto"/>
          </w:divBdr>
        </w:div>
        <w:div w:id="522090972">
          <w:marLeft w:val="640"/>
          <w:marRight w:val="0"/>
          <w:marTop w:val="0"/>
          <w:marBottom w:val="0"/>
          <w:divBdr>
            <w:top w:val="none" w:sz="0" w:space="0" w:color="auto"/>
            <w:left w:val="none" w:sz="0" w:space="0" w:color="auto"/>
            <w:bottom w:val="none" w:sz="0" w:space="0" w:color="auto"/>
            <w:right w:val="none" w:sz="0" w:space="0" w:color="auto"/>
          </w:divBdr>
        </w:div>
      </w:divsChild>
    </w:div>
    <w:div w:id="719594642">
      <w:bodyDiv w:val="1"/>
      <w:marLeft w:val="0"/>
      <w:marRight w:val="0"/>
      <w:marTop w:val="0"/>
      <w:marBottom w:val="0"/>
      <w:divBdr>
        <w:top w:val="none" w:sz="0" w:space="0" w:color="auto"/>
        <w:left w:val="none" w:sz="0" w:space="0" w:color="auto"/>
        <w:bottom w:val="none" w:sz="0" w:space="0" w:color="auto"/>
        <w:right w:val="none" w:sz="0" w:space="0" w:color="auto"/>
      </w:divBdr>
      <w:divsChild>
        <w:div w:id="543058152">
          <w:marLeft w:val="640"/>
          <w:marRight w:val="0"/>
          <w:marTop w:val="0"/>
          <w:marBottom w:val="0"/>
          <w:divBdr>
            <w:top w:val="none" w:sz="0" w:space="0" w:color="auto"/>
            <w:left w:val="none" w:sz="0" w:space="0" w:color="auto"/>
            <w:bottom w:val="none" w:sz="0" w:space="0" w:color="auto"/>
            <w:right w:val="none" w:sz="0" w:space="0" w:color="auto"/>
          </w:divBdr>
        </w:div>
        <w:div w:id="1137188893">
          <w:marLeft w:val="640"/>
          <w:marRight w:val="0"/>
          <w:marTop w:val="0"/>
          <w:marBottom w:val="0"/>
          <w:divBdr>
            <w:top w:val="none" w:sz="0" w:space="0" w:color="auto"/>
            <w:left w:val="none" w:sz="0" w:space="0" w:color="auto"/>
            <w:bottom w:val="none" w:sz="0" w:space="0" w:color="auto"/>
            <w:right w:val="none" w:sz="0" w:space="0" w:color="auto"/>
          </w:divBdr>
        </w:div>
        <w:div w:id="351881010">
          <w:marLeft w:val="640"/>
          <w:marRight w:val="0"/>
          <w:marTop w:val="0"/>
          <w:marBottom w:val="0"/>
          <w:divBdr>
            <w:top w:val="none" w:sz="0" w:space="0" w:color="auto"/>
            <w:left w:val="none" w:sz="0" w:space="0" w:color="auto"/>
            <w:bottom w:val="none" w:sz="0" w:space="0" w:color="auto"/>
            <w:right w:val="none" w:sz="0" w:space="0" w:color="auto"/>
          </w:divBdr>
        </w:div>
        <w:div w:id="1564678442">
          <w:marLeft w:val="640"/>
          <w:marRight w:val="0"/>
          <w:marTop w:val="0"/>
          <w:marBottom w:val="0"/>
          <w:divBdr>
            <w:top w:val="none" w:sz="0" w:space="0" w:color="auto"/>
            <w:left w:val="none" w:sz="0" w:space="0" w:color="auto"/>
            <w:bottom w:val="none" w:sz="0" w:space="0" w:color="auto"/>
            <w:right w:val="none" w:sz="0" w:space="0" w:color="auto"/>
          </w:divBdr>
        </w:div>
        <w:div w:id="1882135729">
          <w:marLeft w:val="640"/>
          <w:marRight w:val="0"/>
          <w:marTop w:val="0"/>
          <w:marBottom w:val="0"/>
          <w:divBdr>
            <w:top w:val="none" w:sz="0" w:space="0" w:color="auto"/>
            <w:left w:val="none" w:sz="0" w:space="0" w:color="auto"/>
            <w:bottom w:val="none" w:sz="0" w:space="0" w:color="auto"/>
            <w:right w:val="none" w:sz="0" w:space="0" w:color="auto"/>
          </w:divBdr>
        </w:div>
        <w:div w:id="1022710433">
          <w:marLeft w:val="640"/>
          <w:marRight w:val="0"/>
          <w:marTop w:val="0"/>
          <w:marBottom w:val="0"/>
          <w:divBdr>
            <w:top w:val="none" w:sz="0" w:space="0" w:color="auto"/>
            <w:left w:val="none" w:sz="0" w:space="0" w:color="auto"/>
            <w:bottom w:val="none" w:sz="0" w:space="0" w:color="auto"/>
            <w:right w:val="none" w:sz="0" w:space="0" w:color="auto"/>
          </w:divBdr>
        </w:div>
        <w:div w:id="253709235">
          <w:marLeft w:val="640"/>
          <w:marRight w:val="0"/>
          <w:marTop w:val="0"/>
          <w:marBottom w:val="0"/>
          <w:divBdr>
            <w:top w:val="none" w:sz="0" w:space="0" w:color="auto"/>
            <w:left w:val="none" w:sz="0" w:space="0" w:color="auto"/>
            <w:bottom w:val="none" w:sz="0" w:space="0" w:color="auto"/>
            <w:right w:val="none" w:sz="0" w:space="0" w:color="auto"/>
          </w:divBdr>
        </w:div>
        <w:div w:id="1013145583">
          <w:marLeft w:val="640"/>
          <w:marRight w:val="0"/>
          <w:marTop w:val="0"/>
          <w:marBottom w:val="0"/>
          <w:divBdr>
            <w:top w:val="none" w:sz="0" w:space="0" w:color="auto"/>
            <w:left w:val="none" w:sz="0" w:space="0" w:color="auto"/>
            <w:bottom w:val="none" w:sz="0" w:space="0" w:color="auto"/>
            <w:right w:val="none" w:sz="0" w:space="0" w:color="auto"/>
          </w:divBdr>
        </w:div>
        <w:div w:id="2095781229">
          <w:marLeft w:val="640"/>
          <w:marRight w:val="0"/>
          <w:marTop w:val="0"/>
          <w:marBottom w:val="0"/>
          <w:divBdr>
            <w:top w:val="none" w:sz="0" w:space="0" w:color="auto"/>
            <w:left w:val="none" w:sz="0" w:space="0" w:color="auto"/>
            <w:bottom w:val="none" w:sz="0" w:space="0" w:color="auto"/>
            <w:right w:val="none" w:sz="0" w:space="0" w:color="auto"/>
          </w:divBdr>
        </w:div>
        <w:div w:id="2079939737">
          <w:marLeft w:val="640"/>
          <w:marRight w:val="0"/>
          <w:marTop w:val="0"/>
          <w:marBottom w:val="0"/>
          <w:divBdr>
            <w:top w:val="none" w:sz="0" w:space="0" w:color="auto"/>
            <w:left w:val="none" w:sz="0" w:space="0" w:color="auto"/>
            <w:bottom w:val="none" w:sz="0" w:space="0" w:color="auto"/>
            <w:right w:val="none" w:sz="0" w:space="0" w:color="auto"/>
          </w:divBdr>
        </w:div>
        <w:div w:id="2077319434">
          <w:marLeft w:val="640"/>
          <w:marRight w:val="0"/>
          <w:marTop w:val="0"/>
          <w:marBottom w:val="0"/>
          <w:divBdr>
            <w:top w:val="none" w:sz="0" w:space="0" w:color="auto"/>
            <w:left w:val="none" w:sz="0" w:space="0" w:color="auto"/>
            <w:bottom w:val="none" w:sz="0" w:space="0" w:color="auto"/>
            <w:right w:val="none" w:sz="0" w:space="0" w:color="auto"/>
          </w:divBdr>
        </w:div>
        <w:div w:id="1406879230">
          <w:marLeft w:val="640"/>
          <w:marRight w:val="0"/>
          <w:marTop w:val="0"/>
          <w:marBottom w:val="0"/>
          <w:divBdr>
            <w:top w:val="none" w:sz="0" w:space="0" w:color="auto"/>
            <w:left w:val="none" w:sz="0" w:space="0" w:color="auto"/>
            <w:bottom w:val="none" w:sz="0" w:space="0" w:color="auto"/>
            <w:right w:val="none" w:sz="0" w:space="0" w:color="auto"/>
          </w:divBdr>
        </w:div>
        <w:div w:id="897203616">
          <w:marLeft w:val="640"/>
          <w:marRight w:val="0"/>
          <w:marTop w:val="0"/>
          <w:marBottom w:val="0"/>
          <w:divBdr>
            <w:top w:val="none" w:sz="0" w:space="0" w:color="auto"/>
            <w:left w:val="none" w:sz="0" w:space="0" w:color="auto"/>
            <w:bottom w:val="none" w:sz="0" w:space="0" w:color="auto"/>
            <w:right w:val="none" w:sz="0" w:space="0" w:color="auto"/>
          </w:divBdr>
        </w:div>
        <w:div w:id="976490297">
          <w:marLeft w:val="640"/>
          <w:marRight w:val="0"/>
          <w:marTop w:val="0"/>
          <w:marBottom w:val="0"/>
          <w:divBdr>
            <w:top w:val="none" w:sz="0" w:space="0" w:color="auto"/>
            <w:left w:val="none" w:sz="0" w:space="0" w:color="auto"/>
            <w:bottom w:val="none" w:sz="0" w:space="0" w:color="auto"/>
            <w:right w:val="none" w:sz="0" w:space="0" w:color="auto"/>
          </w:divBdr>
        </w:div>
        <w:div w:id="30963357">
          <w:marLeft w:val="640"/>
          <w:marRight w:val="0"/>
          <w:marTop w:val="0"/>
          <w:marBottom w:val="0"/>
          <w:divBdr>
            <w:top w:val="none" w:sz="0" w:space="0" w:color="auto"/>
            <w:left w:val="none" w:sz="0" w:space="0" w:color="auto"/>
            <w:bottom w:val="none" w:sz="0" w:space="0" w:color="auto"/>
            <w:right w:val="none" w:sz="0" w:space="0" w:color="auto"/>
          </w:divBdr>
        </w:div>
        <w:div w:id="70587505">
          <w:marLeft w:val="640"/>
          <w:marRight w:val="0"/>
          <w:marTop w:val="0"/>
          <w:marBottom w:val="0"/>
          <w:divBdr>
            <w:top w:val="none" w:sz="0" w:space="0" w:color="auto"/>
            <w:left w:val="none" w:sz="0" w:space="0" w:color="auto"/>
            <w:bottom w:val="none" w:sz="0" w:space="0" w:color="auto"/>
            <w:right w:val="none" w:sz="0" w:space="0" w:color="auto"/>
          </w:divBdr>
        </w:div>
        <w:div w:id="1227758324">
          <w:marLeft w:val="640"/>
          <w:marRight w:val="0"/>
          <w:marTop w:val="0"/>
          <w:marBottom w:val="0"/>
          <w:divBdr>
            <w:top w:val="none" w:sz="0" w:space="0" w:color="auto"/>
            <w:left w:val="none" w:sz="0" w:space="0" w:color="auto"/>
            <w:bottom w:val="none" w:sz="0" w:space="0" w:color="auto"/>
            <w:right w:val="none" w:sz="0" w:space="0" w:color="auto"/>
          </w:divBdr>
        </w:div>
        <w:div w:id="11345042">
          <w:marLeft w:val="640"/>
          <w:marRight w:val="0"/>
          <w:marTop w:val="0"/>
          <w:marBottom w:val="0"/>
          <w:divBdr>
            <w:top w:val="none" w:sz="0" w:space="0" w:color="auto"/>
            <w:left w:val="none" w:sz="0" w:space="0" w:color="auto"/>
            <w:bottom w:val="none" w:sz="0" w:space="0" w:color="auto"/>
            <w:right w:val="none" w:sz="0" w:space="0" w:color="auto"/>
          </w:divBdr>
        </w:div>
        <w:div w:id="673260582">
          <w:marLeft w:val="640"/>
          <w:marRight w:val="0"/>
          <w:marTop w:val="0"/>
          <w:marBottom w:val="0"/>
          <w:divBdr>
            <w:top w:val="none" w:sz="0" w:space="0" w:color="auto"/>
            <w:left w:val="none" w:sz="0" w:space="0" w:color="auto"/>
            <w:bottom w:val="none" w:sz="0" w:space="0" w:color="auto"/>
            <w:right w:val="none" w:sz="0" w:space="0" w:color="auto"/>
          </w:divBdr>
        </w:div>
        <w:div w:id="1684818190">
          <w:marLeft w:val="640"/>
          <w:marRight w:val="0"/>
          <w:marTop w:val="0"/>
          <w:marBottom w:val="0"/>
          <w:divBdr>
            <w:top w:val="none" w:sz="0" w:space="0" w:color="auto"/>
            <w:left w:val="none" w:sz="0" w:space="0" w:color="auto"/>
            <w:bottom w:val="none" w:sz="0" w:space="0" w:color="auto"/>
            <w:right w:val="none" w:sz="0" w:space="0" w:color="auto"/>
          </w:divBdr>
        </w:div>
        <w:div w:id="985890806">
          <w:marLeft w:val="640"/>
          <w:marRight w:val="0"/>
          <w:marTop w:val="0"/>
          <w:marBottom w:val="0"/>
          <w:divBdr>
            <w:top w:val="none" w:sz="0" w:space="0" w:color="auto"/>
            <w:left w:val="none" w:sz="0" w:space="0" w:color="auto"/>
            <w:bottom w:val="none" w:sz="0" w:space="0" w:color="auto"/>
            <w:right w:val="none" w:sz="0" w:space="0" w:color="auto"/>
          </w:divBdr>
        </w:div>
        <w:div w:id="653606599">
          <w:marLeft w:val="640"/>
          <w:marRight w:val="0"/>
          <w:marTop w:val="0"/>
          <w:marBottom w:val="0"/>
          <w:divBdr>
            <w:top w:val="none" w:sz="0" w:space="0" w:color="auto"/>
            <w:left w:val="none" w:sz="0" w:space="0" w:color="auto"/>
            <w:bottom w:val="none" w:sz="0" w:space="0" w:color="auto"/>
            <w:right w:val="none" w:sz="0" w:space="0" w:color="auto"/>
          </w:divBdr>
        </w:div>
        <w:div w:id="2106268106">
          <w:marLeft w:val="640"/>
          <w:marRight w:val="0"/>
          <w:marTop w:val="0"/>
          <w:marBottom w:val="0"/>
          <w:divBdr>
            <w:top w:val="none" w:sz="0" w:space="0" w:color="auto"/>
            <w:left w:val="none" w:sz="0" w:space="0" w:color="auto"/>
            <w:bottom w:val="none" w:sz="0" w:space="0" w:color="auto"/>
            <w:right w:val="none" w:sz="0" w:space="0" w:color="auto"/>
          </w:divBdr>
        </w:div>
        <w:div w:id="1473870090">
          <w:marLeft w:val="640"/>
          <w:marRight w:val="0"/>
          <w:marTop w:val="0"/>
          <w:marBottom w:val="0"/>
          <w:divBdr>
            <w:top w:val="none" w:sz="0" w:space="0" w:color="auto"/>
            <w:left w:val="none" w:sz="0" w:space="0" w:color="auto"/>
            <w:bottom w:val="none" w:sz="0" w:space="0" w:color="auto"/>
            <w:right w:val="none" w:sz="0" w:space="0" w:color="auto"/>
          </w:divBdr>
        </w:div>
        <w:div w:id="427192960">
          <w:marLeft w:val="640"/>
          <w:marRight w:val="0"/>
          <w:marTop w:val="0"/>
          <w:marBottom w:val="0"/>
          <w:divBdr>
            <w:top w:val="none" w:sz="0" w:space="0" w:color="auto"/>
            <w:left w:val="none" w:sz="0" w:space="0" w:color="auto"/>
            <w:bottom w:val="none" w:sz="0" w:space="0" w:color="auto"/>
            <w:right w:val="none" w:sz="0" w:space="0" w:color="auto"/>
          </w:divBdr>
        </w:div>
        <w:div w:id="907230096">
          <w:marLeft w:val="640"/>
          <w:marRight w:val="0"/>
          <w:marTop w:val="0"/>
          <w:marBottom w:val="0"/>
          <w:divBdr>
            <w:top w:val="none" w:sz="0" w:space="0" w:color="auto"/>
            <w:left w:val="none" w:sz="0" w:space="0" w:color="auto"/>
            <w:bottom w:val="none" w:sz="0" w:space="0" w:color="auto"/>
            <w:right w:val="none" w:sz="0" w:space="0" w:color="auto"/>
          </w:divBdr>
        </w:div>
        <w:div w:id="749698398">
          <w:marLeft w:val="640"/>
          <w:marRight w:val="0"/>
          <w:marTop w:val="0"/>
          <w:marBottom w:val="0"/>
          <w:divBdr>
            <w:top w:val="none" w:sz="0" w:space="0" w:color="auto"/>
            <w:left w:val="none" w:sz="0" w:space="0" w:color="auto"/>
            <w:bottom w:val="none" w:sz="0" w:space="0" w:color="auto"/>
            <w:right w:val="none" w:sz="0" w:space="0" w:color="auto"/>
          </w:divBdr>
        </w:div>
        <w:div w:id="584998166">
          <w:marLeft w:val="640"/>
          <w:marRight w:val="0"/>
          <w:marTop w:val="0"/>
          <w:marBottom w:val="0"/>
          <w:divBdr>
            <w:top w:val="none" w:sz="0" w:space="0" w:color="auto"/>
            <w:left w:val="none" w:sz="0" w:space="0" w:color="auto"/>
            <w:bottom w:val="none" w:sz="0" w:space="0" w:color="auto"/>
            <w:right w:val="none" w:sz="0" w:space="0" w:color="auto"/>
          </w:divBdr>
        </w:div>
        <w:div w:id="749470428">
          <w:marLeft w:val="640"/>
          <w:marRight w:val="0"/>
          <w:marTop w:val="0"/>
          <w:marBottom w:val="0"/>
          <w:divBdr>
            <w:top w:val="none" w:sz="0" w:space="0" w:color="auto"/>
            <w:left w:val="none" w:sz="0" w:space="0" w:color="auto"/>
            <w:bottom w:val="none" w:sz="0" w:space="0" w:color="auto"/>
            <w:right w:val="none" w:sz="0" w:space="0" w:color="auto"/>
          </w:divBdr>
        </w:div>
        <w:div w:id="707416151">
          <w:marLeft w:val="640"/>
          <w:marRight w:val="0"/>
          <w:marTop w:val="0"/>
          <w:marBottom w:val="0"/>
          <w:divBdr>
            <w:top w:val="none" w:sz="0" w:space="0" w:color="auto"/>
            <w:left w:val="none" w:sz="0" w:space="0" w:color="auto"/>
            <w:bottom w:val="none" w:sz="0" w:space="0" w:color="auto"/>
            <w:right w:val="none" w:sz="0" w:space="0" w:color="auto"/>
          </w:divBdr>
        </w:div>
        <w:div w:id="1225144211">
          <w:marLeft w:val="640"/>
          <w:marRight w:val="0"/>
          <w:marTop w:val="0"/>
          <w:marBottom w:val="0"/>
          <w:divBdr>
            <w:top w:val="none" w:sz="0" w:space="0" w:color="auto"/>
            <w:left w:val="none" w:sz="0" w:space="0" w:color="auto"/>
            <w:bottom w:val="none" w:sz="0" w:space="0" w:color="auto"/>
            <w:right w:val="none" w:sz="0" w:space="0" w:color="auto"/>
          </w:divBdr>
        </w:div>
        <w:div w:id="367531419">
          <w:marLeft w:val="640"/>
          <w:marRight w:val="0"/>
          <w:marTop w:val="0"/>
          <w:marBottom w:val="0"/>
          <w:divBdr>
            <w:top w:val="none" w:sz="0" w:space="0" w:color="auto"/>
            <w:left w:val="none" w:sz="0" w:space="0" w:color="auto"/>
            <w:bottom w:val="none" w:sz="0" w:space="0" w:color="auto"/>
            <w:right w:val="none" w:sz="0" w:space="0" w:color="auto"/>
          </w:divBdr>
        </w:div>
        <w:div w:id="1843276918">
          <w:marLeft w:val="640"/>
          <w:marRight w:val="0"/>
          <w:marTop w:val="0"/>
          <w:marBottom w:val="0"/>
          <w:divBdr>
            <w:top w:val="none" w:sz="0" w:space="0" w:color="auto"/>
            <w:left w:val="none" w:sz="0" w:space="0" w:color="auto"/>
            <w:bottom w:val="none" w:sz="0" w:space="0" w:color="auto"/>
            <w:right w:val="none" w:sz="0" w:space="0" w:color="auto"/>
          </w:divBdr>
        </w:div>
        <w:div w:id="1075124014">
          <w:marLeft w:val="640"/>
          <w:marRight w:val="0"/>
          <w:marTop w:val="0"/>
          <w:marBottom w:val="0"/>
          <w:divBdr>
            <w:top w:val="none" w:sz="0" w:space="0" w:color="auto"/>
            <w:left w:val="none" w:sz="0" w:space="0" w:color="auto"/>
            <w:bottom w:val="none" w:sz="0" w:space="0" w:color="auto"/>
            <w:right w:val="none" w:sz="0" w:space="0" w:color="auto"/>
          </w:divBdr>
        </w:div>
        <w:div w:id="1032072060">
          <w:marLeft w:val="640"/>
          <w:marRight w:val="0"/>
          <w:marTop w:val="0"/>
          <w:marBottom w:val="0"/>
          <w:divBdr>
            <w:top w:val="none" w:sz="0" w:space="0" w:color="auto"/>
            <w:left w:val="none" w:sz="0" w:space="0" w:color="auto"/>
            <w:bottom w:val="none" w:sz="0" w:space="0" w:color="auto"/>
            <w:right w:val="none" w:sz="0" w:space="0" w:color="auto"/>
          </w:divBdr>
        </w:div>
        <w:div w:id="988171984">
          <w:marLeft w:val="640"/>
          <w:marRight w:val="0"/>
          <w:marTop w:val="0"/>
          <w:marBottom w:val="0"/>
          <w:divBdr>
            <w:top w:val="none" w:sz="0" w:space="0" w:color="auto"/>
            <w:left w:val="none" w:sz="0" w:space="0" w:color="auto"/>
            <w:bottom w:val="none" w:sz="0" w:space="0" w:color="auto"/>
            <w:right w:val="none" w:sz="0" w:space="0" w:color="auto"/>
          </w:divBdr>
        </w:div>
        <w:div w:id="696080729">
          <w:marLeft w:val="640"/>
          <w:marRight w:val="0"/>
          <w:marTop w:val="0"/>
          <w:marBottom w:val="0"/>
          <w:divBdr>
            <w:top w:val="none" w:sz="0" w:space="0" w:color="auto"/>
            <w:left w:val="none" w:sz="0" w:space="0" w:color="auto"/>
            <w:bottom w:val="none" w:sz="0" w:space="0" w:color="auto"/>
            <w:right w:val="none" w:sz="0" w:space="0" w:color="auto"/>
          </w:divBdr>
        </w:div>
        <w:div w:id="1591154622">
          <w:marLeft w:val="640"/>
          <w:marRight w:val="0"/>
          <w:marTop w:val="0"/>
          <w:marBottom w:val="0"/>
          <w:divBdr>
            <w:top w:val="none" w:sz="0" w:space="0" w:color="auto"/>
            <w:left w:val="none" w:sz="0" w:space="0" w:color="auto"/>
            <w:bottom w:val="none" w:sz="0" w:space="0" w:color="auto"/>
            <w:right w:val="none" w:sz="0" w:space="0" w:color="auto"/>
          </w:divBdr>
        </w:div>
        <w:div w:id="1721974648">
          <w:marLeft w:val="640"/>
          <w:marRight w:val="0"/>
          <w:marTop w:val="0"/>
          <w:marBottom w:val="0"/>
          <w:divBdr>
            <w:top w:val="none" w:sz="0" w:space="0" w:color="auto"/>
            <w:left w:val="none" w:sz="0" w:space="0" w:color="auto"/>
            <w:bottom w:val="none" w:sz="0" w:space="0" w:color="auto"/>
            <w:right w:val="none" w:sz="0" w:space="0" w:color="auto"/>
          </w:divBdr>
        </w:div>
        <w:div w:id="1821313332">
          <w:marLeft w:val="640"/>
          <w:marRight w:val="0"/>
          <w:marTop w:val="0"/>
          <w:marBottom w:val="0"/>
          <w:divBdr>
            <w:top w:val="none" w:sz="0" w:space="0" w:color="auto"/>
            <w:left w:val="none" w:sz="0" w:space="0" w:color="auto"/>
            <w:bottom w:val="none" w:sz="0" w:space="0" w:color="auto"/>
            <w:right w:val="none" w:sz="0" w:space="0" w:color="auto"/>
          </w:divBdr>
        </w:div>
        <w:div w:id="159734867">
          <w:marLeft w:val="640"/>
          <w:marRight w:val="0"/>
          <w:marTop w:val="0"/>
          <w:marBottom w:val="0"/>
          <w:divBdr>
            <w:top w:val="none" w:sz="0" w:space="0" w:color="auto"/>
            <w:left w:val="none" w:sz="0" w:space="0" w:color="auto"/>
            <w:bottom w:val="none" w:sz="0" w:space="0" w:color="auto"/>
            <w:right w:val="none" w:sz="0" w:space="0" w:color="auto"/>
          </w:divBdr>
        </w:div>
        <w:div w:id="239095994">
          <w:marLeft w:val="640"/>
          <w:marRight w:val="0"/>
          <w:marTop w:val="0"/>
          <w:marBottom w:val="0"/>
          <w:divBdr>
            <w:top w:val="none" w:sz="0" w:space="0" w:color="auto"/>
            <w:left w:val="none" w:sz="0" w:space="0" w:color="auto"/>
            <w:bottom w:val="none" w:sz="0" w:space="0" w:color="auto"/>
            <w:right w:val="none" w:sz="0" w:space="0" w:color="auto"/>
          </w:divBdr>
        </w:div>
        <w:div w:id="571624563">
          <w:marLeft w:val="640"/>
          <w:marRight w:val="0"/>
          <w:marTop w:val="0"/>
          <w:marBottom w:val="0"/>
          <w:divBdr>
            <w:top w:val="none" w:sz="0" w:space="0" w:color="auto"/>
            <w:left w:val="none" w:sz="0" w:space="0" w:color="auto"/>
            <w:bottom w:val="none" w:sz="0" w:space="0" w:color="auto"/>
            <w:right w:val="none" w:sz="0" w:space="0" w:color="auto"/>
          </w:divBdr>
        </w:div>
        <w:div w:id="2122456646">
          <w:marLeft w:val="640"/>
          <w:marRight w:val="0"/>
          <w:marTop w:val="0"/>
          <w:marBottom w:val="0"/>
          <w:divBdr>
            <w:top w:val="none" w:sz="0" w:space="0" w:color="auto"/>
            <w:left w:val="none" w:sz="0" w:space="0" w:color="auto"/>
            <w:bottom w:val="none" w:sz="0" w:space="0" w:color="auto"/>
            <w:right w:val="none" w:sz="0" w:space="0" w:color="auto"/>
          </w:divBdr>
        </w:div>
        <w:div w:id="82382124">
          <w:marLeft w:val="640"/>
          <w:marRight w:val="0"/>
          <w:marTop w:val="0"/>
          <w:marBottom w:val="0"/>
          <w:divBdr>
            <w:top w:val="none" w:sz="0" w:space="0" w:color="auto"/>
            <w:left w:val="none" w:sz="0" w:space="0" w:color="auto"/>
            <w:bottom w:val="none" w:sz="0" w:space="0" w:color="auto"/>
            <w:right w:val="none" w:sz="0" w:space="0" w:color="auto"/>
          </w:divBdr>
        </w:div>
        <w:div w:id="1650548547">
          <w:marLeft w:val="640"/>
          <w:marRight w:val="0"/>
          <w:marTop w:val="0"/>
          <w:marBottom w:val="0"/>
          <w:divBdr>
            <w:top w:val="none" w:sz="0" w:space="0" w:color="auto"/>
            <w:left w:val="none" w:sz="0" w:space="0" w:color="auto"/>
            <w:bottom w:val="none" w:sz="0" w:space="0" w:color="auto"/>
            <w:right w:val="none" w:sz="0" w:space="0" w:color="auto"/>
          </w:divBdr>
        </w:div>
        <w:div w:id="1024983153">
          <w:marLeft w:val="640"/>
          <w:marRight w:val="0"/>
          <w:marTop w:val="0"/>
          <w:marBottom w:val="0"/>
          <w:divBdr>
            <w:top w:val="none" w:sz="0" w:space="0" w:color="auto"/>
            <w:left w:val="none" w:sz="0" w:space="0" w:color="auto"/>
            <w:bottom w:val="none" w:sz="0" w:space="0" w:color="auto"/>
            <w:right w:val="none" w:sz="0" w:space="0" w:color="auto"/>
          </w:divBdr>
        </w:div>
        <w:div w:id="2144958711">
          <w:marLeft w:val="640"/>
          <w:marRight w:val="0"/>
          <w:marTop w:val="0"/>
          <w:marBottom w:val="0"/>
          <w:divBdr>
            <w:top w:val="none" w:sz="0" w:space="0" w:color="auto"/>
            <w:left w:val="none" w:sz="0" w:space="0" w:color="auto"/>
            <w:bottom w:val="none" w:sz="0" w:space="0" w:color="auto"/>
            <w:right w:val="none" w:sz="0" w:space="0" w:color="auto"/>
          </w:divBdr>
        </w:div>
        <w:div w:id="1026754756">
          <w:marLeft w:val="640"/>
          <w:marRight w:val="0"/>
          <w:marTop w:val="0"/>
          <w:marBottom w:val="0"/>
          <w:divBdr>
            <w:top w:val="none" w:sz="0" w:space="0" w:color="auto"/>
            <w:left w:val="none" w:sz="0" w:space="0" w:color="auto"/>
            <w:bottom w:val="none" w:sz="0" w:space="0" w:color="auto"/>
            <w:right w:val="none" w:sz="0" w:space="0" w:color="auto"/>
          </w:divBdr>
        </w:div>
        <w:div w:id="1072240379">
          <w:marLeft w:val="640"/>
          <w:marRight w:val="0"/>
          <w:marTop w:val="0"/>
          <w:marBottom w:val="0"/>
          <w:divBdr>
            <w:top w:val="none" w:sz="0" w:space="0" w:color="auto"/>
            <w:left w:val="none" w:sz="0" w:space="0" w:color="auto"/>
            <w:bottom w:val="none" w:sz="0" w:space="0" w:color="auto"/>
            <w:right w:val="none" w:sz="0" w:space="0" w:color="auto"/>
          </w:divBdr>
        </w:div>
        <w:div w:id="495650840">
          <w:marLeft w:val="640"/>
          <w:marRight w:val="0"/>
          <w:marTop w:val="0"/>
          <w:marBottom w:val="0"/>
          <w:divBdr>
            <w:top w:val="none" w:sz="0" w:space="0" w:color="auto"/>
            <w:left w:val="none" w:sz="0" w:space="0" w:color="auto"/>
            <w:bottom w:val="none" w:sz="0" w:space="0" w:color="auto"/>
            <w:right w:val="none" w:sz="0" w:space="0" w:color="auto"/>
          </w:divBdr>
        </w:div>
        <w:div w:id="179395852">
          <w:marLeft w:val="640"/>
          <w:marRight w:val="0"/>
          <w:marTop w:val="0"/>
          <w:marBottom w:val="0"/>
          <w:divBdr>
            <w:top w:val="none" w:sz="0" w:space="0" w:color="auto"/>
            <w:left w:val="none" w:sz="0" w:space="0" w:color="auto"/>
            <w:bottom w:val="none" w:sz="0" w:space="0" w:color="auto"/>
            <w:right w:val="none" w:sz="0" w:space="0" w:color="auto"/>
          </w:divBdr>
        </w:div>
        <w:div w:id="737093218">
          <w:marLeft w:val="640"/>
          <w:marRight w:val="0"/>
          <w:marTop w:val="0"/>
          <w:marBottom w:val="0"/>
          <w:divBdr>
            <w:top w:val="none" w:sz="0" w:space="0" w:color="auto"/>
            <w:left w:val="none" w:sz="0" w:space="0" w:color="auto"/>
            <w:bottom w:val="none" w:sz="0" w:space="0" w:color="auto"/>
            <w:right w:val="none" w:sz="0" w:space="0" w:color="auto"/>
          </w:divBdr>
        </w:div>
        <w:div w:id="86000258">
          <w:marLeft w:val="640"/>
          <w:marRight w:val="0"/>
          <w:marTop w:val="0"/>
          <w:marBottom w:val="0"/>
          <w:divBdr>
            <w:top w:val="none" w:sz="0" w:space="0" w:color="auto"/>
            <w:left w:val="none" w:sz="0" w:space="0" w:color="auto"/>
            <w:bottom w:val="none" w:sz="0" w:space="0" w:color="auto"/>
            <w:right w:val="none" w:sz="0" w:space="0" w:color="auto"/>
          </w:divBdr>
        </w:div>
        <w:div w:id="434641532">
          <w:marLeft w:val="640"/>
          <w:marRight w:val="0"/>
          <w:marTop w:val="0"/>
          <w:marBottom w:val="0"/>
          <w:divBdr>
            <w:top w:val="none" w:sz="0" w:space="0" w:color="auto"/>
            <w:left w:val="none" w:sz="0" w:space="0" w:color="auto"/>
            <w:bottom w:val="none" w:sz="0" w:space="0" w:color="auto"/>
            <w:right w:val="none" w:sz="0" w:space="0" w:color="auto"/>
          </w:divBdr>
        </w:div>
        <w:div w:id="535313369">
          <w:marLeft w:val="640"/>
          <w:marRight w:val="0"/>
          <w:marTop w:val="0"/>
          <w:marBottom w:val="0"/>
          <w:divBdr>
            <w:top w:val="none" w:sz="0" w:space="0" w:color="auto"/>
            <w:left w:val="none" w:sz="0" w:space="0" w:color="auto"/>
            <w:bottom w:val="none" w:sz="0" w:space="0" w:color="auto"/>
            <w:right w:val="none" w:sz="0" w:space="0" w:color="auto"/>
          </w:divBdr>
        </w:div>
        <w:div w:id="329022855">
          <w:marLeft w:val="640"/>
          <w:marRight w:val="0"/>
          <w:marTop w:val="0"/>
          <w:marBottom w:val="0"/>
          <w:divBdr>
            <w:top w:val="none" w:sz="0" w:space="0" w:color="auto"/>
            <w:left w:val="none" w:sz="0" w:space="0" w:color="auto"/>
            <w:bottom w:val="none" w:sz="0" w:space="0" w:color="auto"/>
            <w:right w:val="none" w:sz="0" w:space="0" w:color="auto"/>
          </w:divBdr>
        </w:div>
        <w:div w:id="1108428195">
          <w:marLeft w:val="640"/>
          <w:marRight w:val="0"/>
          <w:marTop w:val="0"/>
          <w:marBottom w:val="0"/>
          <w:divBdr>
            <w:top w:val="none" w:sz="0" w:space="0" w:color="auto"/>
            <w:left w:val="none" w:sz="0" w:space="0" w:color="auto"/>
            <w:bottom w:val="none" w:sz="0" w:space="0" w:color="auto"/>
            <w:right w:val="none" w:sz="0" w:space="0" w:color="auto"/>
          </w:divBdr>
        </w:div>
        <w:div w:id="660236342">
          <w:marLeft w:val="640"/>
          <w:marRight w:val="0"/>
          <w:marTop w:val="0"/>
          <w:marBottom w:val="0"/>
          <w:divBdr>
            <w:top w:val="none" w:sz="0" w:space="0" w:color="auto"/>
            <w:left w:val="none" w:sz="0" w:space="0" w:color="auto"/>
            <w:bottom w:val="none" w:sz="0" w:space="0" w:color="auto"/>
            <w:right w:val="none" w:sz="0" w:space="0" w:color="auto"/>
          </w:divBdr>
        </w:div>
        <w:div w:id="305160542">
          <w:marLeft w:val="640"/>
          <w:marRight w:val="0"/>
          <w:marTop w:val="0"/>
          <w:marBottom w:val="0"/>
          <w:divBdr>
            <w:top w:val="none" w:sz="0" w:space="0" w:color="auto"/>
            <w:left w:val="none" w:sz="0" w:space="0" w:color="auto"/>
            <w:bottom w:val="none" w:sz="0" w:space="0" w:color="auto"/>
            <w:right w:val="none" w:sz="0" w:space="0" w:color="auto"/>
          </w:divBdr>
        </w:div>
        <w:div w:id="2029333629">
          <w:marLeft w:val="640"/>
          <w:marRight w:val="0"/>
          <w:marTop w:val="0"/>
          <w:marBottom w:val="0"/>
          <w:divBdr>
            <w:top w:val="none" w:sz="0" w:space="0" w:color="auto"/>
            <w:left w:val="none" w:sz="0" w:space="0" w:color="auto"/>
            <w:bottom w:val="none" w:sz="0" w:space="0" w:color="auto"/>
            <w:right w:val="none" w:sz="0" w:space="0" w:color="auto"/>
          </w:divBdr>
        </w:div>
        <w:div w:id="970209853">
          <w:marLeft w:val="640"/>
          <w:marRight w:val="0"/>
          <w:marTop w:val="0"/>
          <w:marBottom w:val="0"/>
          <w:divBdr>
            <w:top w:val="none" w:sz="0" w:space="0" w:color="auto"/>
            <w:left w:val="none" w:sz="0" w:space="0" w:color="auto"/>
            <w:bottom w:val="none" w:sz="0" w:space="0" w:color="auto"/>
            <w:right w:val="none" w:sz="0" w:space="0" w:color="auto"/>
          </w:divBdr>
        </w:div>
        <w:div w:id="1244678805">
          <w:marLeft w:val="640"/>
          <w:marRight w:val="0"/>
          <w:marTop w:val="0"/>
          <w:marBottom w:val="0"/>
          <w:divBdr>
            <w:top w:val="none" w:sz="0" w:space="0" w:color="auto"/>
            <w:left w:val="none" w:sz="0" w:space="0" w:color="auto"/>
            <w:bottom w:val="none" w:sz="0" w:space="0" w:color="auto"/>
            <w:right w:val="none" w:sz="0" w:space="0" w:color="auto"/>
          </w:divBdr>
        </w:div>
        <w:div w:id="1483231559">
          <w:marLeft w:val="640"/>
          <w:marRight w:val="0"/>
          <w:marTop w:val="0"/>
          <w:marBottom w:val="0"/>
          <w:divBdr>
            <w:top w:val="none" w:sz="0" w:space="0" w:color="auto"/>
            <w:left w:val="none" w:sz="0" w:space="0" w:color="auto"/>
            <w:bottom w:val="none" w:sz="0" w:space="0" w:color="auto"/>
            <w:right w:val="none" w:sz="0" w:space="0" w:color="auto"/>
          </w:divBdr>
        </w:div>
        <w:div w:id="704597580">
          <w:marLeft w:val="640"/>
          <w:marRight w:val="0"/>
          <w:marTop w:val="0"/>
          <w:marBottom w:val="0"/>
          <w:divBdr>
            <w:top w:val="none" w:sz="0" w:space="0" w:color="auto"/>
            <w:left w:val="none" w:sz="0" w:space="0" w:color="auto"/>
            <w:bottom w:val="none" w:sz="0" w:space="0" w:color="auto"/>
            <w:right w:val="none" w:sz="0" w:space="0" w:color="auto"/>
          </w:divBdr>
        </w:div>
        <w:div w:id="1385836356">
          <w:marLeft w:val="640"/>
          <w:marRight w:val="0"/>
          <w:marTop w:val="0"/>
          <w:marBottom w:val="0"/>
          <w:divBdr>
            <w:top w:val="none" w:sz="0" w:space="0" w:color="auto"/>
            <w:left w:val="none" w:sz="0" w:space="0" w:color="auto"/>
            <w:bottom w:val="none" w:sz="0" w:space="0" w:color="auto"/>
            <w:right w:val="none" w:sz="0" w:space="0" w:color="auto"/>
          </w:divBdr>
        </w:div>
        <w:div w:id="1281231135">
          <w:marLeft w:val="640"/>
          <w:marRight w:val="0"/>
          <w:marTop w:val="0"/>
          <w:marBottom w:val="0"/>
          <w:divBdr>
            <w:top w:val="none" w:sz="0" w:space="0" w:color="auto"/>
            <w:left w:val="none" w:sz="0" w:space="0" w:color="auto"/>
            <w:bottom w:val="none" w:sz="0" w:space="0" w:color="auto"/>
            <w:right w:val="none" w:sz="0" w:space="0" w:color="auto"/>
          </w:divBdr>
        </w:div>
        <w:div w:id="2028633766">
          <w:marLeft w:val="640"/>
          <w:marRight w:val="0"/>
          <w:marTop w:val="0"/>
          <w:marBottom w:val="0"/>
          <w:divBdr>
            <w:top w:val="none" w:sz="0" w:space="0" w:color="auto"/>
            <w:left w:val="none" w:sz="0" w:space="0" w:color="auto"/>
            <w:bottom w:val="none" w:sz="0" w:space="0" w:color="auto"/>
            <w:right w:val="none" w:sz="0" w:space="0" w:color="auto"/>
          </w:divBdr>
        </w:div>
        <w:div w:id="1441340118">
          <w:marLeft w:val="640"/>
          <w:marRight w:val="0"/>
          <w:marTop w:val="0"/>
          <w:marBottom w:val="0"/>
          <w:divBdr>
            <w:top w:val="none" w:sz="0" w:space="0" w:color="auto"/>
            <w:left w:val="none" w:sz="0" w:space="0" w:color="auto"/>
            <w:bottom w:val="none" w:sz="0" w:space="0" w:color="auto"/>
            <w:right w:val="none" w:sz="0" w:space="0" w:color="auto"/>
          </w:divBdr>
        </w:div>
        <w:div w:id="568073961">
          <w:marLeft w:val="640"/>
          <w:marRight w:val="0"/>
          <w:marTop w:val="0"/>
          <w:marBottom w:val="0"/>
          <w:divBdr>
            <w:top w:val="none" w:sz="0" w:space="0" w:color="auto"/>
            <w:left w:val="none" w:sz="0" w:space="0" w:color="auto"/>
            <w:bottom w:val="none" w:sz="0" w:space="0" w:color="auto"/>
            <w:right w:val="none" w:sz="0" w:space="0" w:color="auto"/>
          </w:divBdr>
        </w:div>
        <w:div w:id="1909416512">
          <w:marLeft w:val="640"/>
          <w:marRight w:val="0"/>
          <w:marTop w:val="0"/>
          <w:marBottom w:val="0"/>
          <w:divBdr>
            <w:top w:val="none" w:sz="0" w:space="0" w:color="auto"/>
            <w:left w:val="none" w:sz="0" w:space="0" w:color="auto"/>
            <w:bottom w:val="none" w:sz="0" w:space="0" w:color="auto"/>
            <w:right w:val="none" w:sz="0" w:space="0" w:color="auto"/>
          </w:divBdr>
        </w:div>
        <w:div w:id="1229002015">
          <w:marLeft w:val="640"/>
          <w:marRight w:val="0"/>
          <w:marTop w:val="0"/>
          <w:marBottom w:val="0"/>
          <w:divBdr>
            <w:top w:val="none" w:sz="0" w:space="0" w:color="auto"/>
            <w:left w:val="none" w:sz="0" w:space="0" w:color="auto"/>
            <w:bottom w:val="none" w:sz="0" w:space="0" w:color="auto"/>
            <w:right w:val="none" w:sz="0" w:space="0" w:color="auto"/>
          </w:divBdr>
        </w:div>
        <w:div w:id="1564483666">
          <w:marLeft w:val="640"/>
          <w:marRight w:val="0"/>
          <w:marTop w:val="0"/>
          <w:marBottom w:val="0"/>
          <w:divBdr>
            <w:top w:val="none" w:sz="0" w:space="0" w:color="auto"/>
            <w:left w:val="none" w:sz="0" w:space="0" w:color="auto"/>
            <w:bottom w:val="none" w:sz="0" w:space="0" w:color="auto"/>
            <w:right w:val="none" w:sz="0" w:space="0" w:color="auto"/>
          </w:divBdr>
        </w:div>
        <w:div w:id="230776824">
          <w:marLeft w:val="640"/>
          <w:marRight w:val="0"/>
          <w:marTop w:val="0"/>
          <w:marBottom w:val="0"/>
          <w:divBdr>
            <w:top w:val="none" w:sz="0" w:space="0" w:color="auto"/>
            <w:left w:val="none" w:sz="0" w:space="0" w:color="auto"/>
            <w:bottom w:val="none" w:sz="0" w:space="0" w:color="auto"/>
            <w:right w:val="none" w:sz="0" w:space="0" w:color="auto"/>
          </w:divBdr>
        </w:div>
        <w:div w:id="1506749066">
          <w:marLeft w:val="640"/>
          <w:marRight w:val="0"/>
          <w:marTop w:val="0"/>
          <w:marBottom w:val="0"/>
          <w:divBdr>
            <w:top w:val="none" w:sz="0" w:space="0" w:color="auto"/>
            <w:left w:val="none" w:sz="0" w:space="0" w:color="auto"/>
            <w:bottom w:val="none" w:sz="0" w:space="0" w:color="auto"/>
            <w:right w:val="none" w:sz="0" w:space="0" w:color="auto"/>
          </w:divBdr>
        </w:div>
        <w:div w:id="196939922">
          <w:marLeft w:val="640"/>
          <w:marRight w:val="0"/>
          <w:marTop w:val="0"/>
          <w:marBottom w:val="0"/>
          <w:divBdr>
            <w:top w:val="none" w:sz="0" w:space="0" w:color="auto"/>
            <w:left w:val="none" w:sz="0" w:space="0" w:color="auto"/>
            <w:bottom w:val="none" w:sz="0" w:space="0" w:color="auto"/>
            <w:right w:val="none" w:sz="0" w:space="0" w:color="auto"/>
          </w:divBdr>
        </w:div>
        <w:div w:id="895704336">
          <w:marLeft w:val="640"/>
          <w:marRight w:val="0"/>
          <w:marTop w:val="0"/>
          <w:marBottom w:val="0"/>
          <w:divBdr>
            <w:top w:val="none" w:sz="0" w:space="0" w:color="auto"/>
            <w:left w:val="none" w:sz="0" w:space="0" w:color="auto"/>
            <w:bottom w:val="none" w:sz="0" w:space="0" w:color="auto"/>
            <w:right w:val="none" w:sz="0" w:space="0" w:color="auto"/>
          </w:divBdr>
        </w:div>
        <w:div w:id="1503622676">
          <w:marLeft w:val="640"/>
          <w:marRight w:val="0"/>
          <w:marTop w:val="0"/>
          <w:marBottom w:val="0"/>
          <w:divBdr>
            <w:top w:val="none" w:sz="0" w:space="0" w:color="auto"/>
            <w:left w:val="none" w:sz="0" w:space="0" w:color="auto"/>
            <w:bottom w:val="none" w:sz="0" w:space="0" w:color="auto"/>
            <w:right w:val="none" w:sz="0" w:space="0" w:color="auto"/>
          </w:divBdr>
        </w:div>
        <w:div w:id="312686221">
          <w:marLeft w:val="640"/>
          <w:marRight w:val="0"/>
          <w:marTop w:val="0"/>
          <w:marBottom w:val="0"/>
          <w:divBdr>
            <w:top w:val="none" w:sz="0" w:space="0" w:color="auto"/>
            <w:left w:val="none" w:sz="0" w:space="0" w:color="auto"/>
            <w:bottom w:val="none" w:sz="0" w:space="0" w:color="auto"/>
            <w:right w:val="none" w:sz="0" w:space="0" w:color="auto"/>
          </w:divBdr>
        </w:div>
        <w:div w:id="1497916882">
          <w:marLeft w:val="640"/>
          <w:marRight w:val="0"/>
          <w:marTop w:val="0"/>
          <w:marBottom w:val="0"/>
          <w:divBdr>
            <w:top w:val="none" w:sz="0" w:space="0" w:color="auto"/>
            <w:left w:val="none" w:sz="0" w:space="0" w:color="auto"/>
            <w:bottom w:val="none" w:sz="0" w:space="0" w:color="auto"/>
            <w:right w:val="none" w:sz="0" w:space="0" w:color="auto"/>
          </w:divBdr>
        </w:div>
        <w:div w:id="1100490132">
          <w:marLeft w:val="640"/>
          <w:marRight w:val="0"/>
          <w:marTop w:val="0"/>
          <w:marBottom w:val="0"/>
          <w:divBdr>
            <w:top w:val="none" w:sz="0" w:space="0" w:color="auto"/>
            <w:left w:val="none" w:sz="0" w:space="0" w:color="auto"/>
            <w:bottom w:val="none" w:sz="0" w:space="0" w:color="auto"/>
            <w:right w:val="none" w:sz="0" w:space="0" w:color="auto"/>
          </w:divBdr>
        </w:div>
        <w:div w:id="898590094">
          <w:marLeft w:val="640"/>
          <w:marRight w:val="0"/>
          <w:marTop w:val="0"/>
          <w:marBottom w:val="0"/>
          <w:divBdr>
            <w:top w:val="none" w:sz="0" w:space="0" w:color="auto"/>
            <w:left w:val="none" w:sz="0" w:space="0" w:color="auto"/>
            <w:bottom w:val="none" w:sz="0" w:space="0" w:color="auto"/>
            <w:right w:val="none" w:sz="0" w:space="0" w:color="auto"/>
          </w:divBdr>
        </w:div>
        <w:div w:id="382873594">
          <w:marLeft w:val="640"/>
          <w:marRight w:val="0"/>
          <w:marTop w:val="0"/>
          <w:marBottom w:val="0"/>
          <w:divBdr>
            <w:top w:val="none" w:sz="0" w:space="0" w:color="auto"/>
            <w:left w:val="none" w:sz="0" w:space="0" w:color="auto"/>
            <w:bottom w:val="none" w:sz="0" w:space="0" w:color="auto"/>
            <w:right w:val="none" w:sz="0" w:space="0" w:color="auto"/>
          </w:divBdr>
        </w:div>
        <w:div w:id="408382909">
          <w:marLeft w:val="640"/>
          <w:marRight w:val="0"/>
          <w:marTop w:val="0"/>
          <w:marBottom w:val="0"/>
          <w:divBdr>
            <w:top w:val="none" w:sz="0" w:space="0" w:color="auto"/>
            <w:left w:val="none" w:sz="0" w:space="0" w:color="auto"/>
            <w:bottom w:val="none" w:sz="0" w:space="0" w:color="auto"/>
            <w:right w:val="none" w:sz="0" w:space="0" w:color="auto"/>
          </w:divBdr>
        </w:div>
        <w:div w:id="570965814">
          <w:marLeft w:val="640"/>
          <w:marRight w:val="0"/>
          <w:marTop w:val="0"/>
          <w:marBottom w:val="0"/>
          <w:divBdr>
            <w:top w:val="none" w:sz="0" w:space="0" w:color="auto"/>
            <w:left w:val="none" w:sz="0" w:space="0" w:color="auto"/>
            <w:bottom w:val="none" w:sz="0" w:space="0" w:color="auto"/>
            <w:right w:val="none" w:sz="0" w:space="0" w:color="auto"/>
          </w:divBdr>
        </w:div>
        <w:div w:id="93870358">
          <w:marLeft w:val="640"/>
          <w:marRight w:val="0"/>
          <w:marTop w:val="0"/>
          <w:marBottom w:val="0"/>
          <w:divBdr>
            <w:top w:val="none" w:sz="0" w:space="0" w:color="auto"/>
            <w:left w:val="none" w:sz="0" w:space="0" w:color="auto"/>
            <w:bottom w:val="none" w:sz="0" w:space="0" w:color="auto"/>
            <w:right w:val="none" w:sz="0" w:space="0" w:color="auto"/>
          </w:divBdr>
        </w:div>
        <w:div w:id="1333751357">
          <w:marLeft w:val="640"/>
          <w:marRight w:val="0"/>
          <w:marTop w:val="0"/>
          <w:marBottom w:val="0"/>
          <w:divBdr>
            <w:top w:val="none" w:sz="0" w:space="0" w:color="auto"/>
            <w:left w:val="none" w:sz="0" w:space="0" w:color="auto"/>
            <w:bottom w:val="none" w:sz="0" w:space="0" w:color="auto"/>
            <w:right w:val="none" w:sz="0" w:space="0" w:color="auto"/>
          </w:divBdr>
        </w:div>
        <w:div w:id="859972276">
          <w:marLeft w:val="640"/>
          <w:marRight w:val="0"/>
          <w:marTop w:val="0"/>
          <w:marBottom w:val="0"/>
          <w:divBdr>
            <w:top w:val="none" w:sz="0" w:space="0" w:color="auto"/>
            <w:left w:val="none" w:sz="0" w:space="0" w:color="auto"/>
            <w:bottom w:val="none" w:sz="0" w:space="0" w:color="auto"/>
            <w:right w:val="none" w:sz="0" w:space="0" w:color="auto"/>
          </w:divBdr>
        </w:div>
        <w:div w:id="1818035988">
          <w:marLeft w:val="640"/>
          <w:marRight w:val="0"/>
          <w:marTop w:val="0"/>
          <w:marBottom w:val="0"/>
          <w:divBdr>
            <w:top w:val="none" w:sz="0" w:space="0" w:color="auto"/>
            <w:left w:val="none" w:sz="0" w:space="0" w:color="auto"/>
            <w:bottom w:val="none" w:sz="0" w:space="0" w:color="auto"/>
            <w:right w:val="none" w:sz="0" w:space="0" w:color="auto"/>
          </w:divBdr>
        </w:div>
        <w:div w:id="32122196">
          <w:marLeft w:val="640"/>
          <w:marRight w:val="0"/>
          <w:marTop w:val="0"/>
          <w:marBottom w:val="0"/>
          <w:divBdr>
            <w:top w:val="none" w:sz="0" w:space="0" w:color="auto"/>
            <w:left w:val="none" w:sz="0" w:space="0" w:color="auto"/>
            <w:bottom w:val="none" w:sz="0" w:space="0" w:color="auto"/>
            <w:right w:val="none" w:sz="0" w:space="0" w:color="auto"/>
          </w:divBdr>
        </w:div>
        <w:div w:id="442573537">
          <w:marLeft w:val="640"/>
          <w:marRight w:val="0"/>
          <w:marTop w:val="0"/>
          <w:marBottom w:val="0"/>
          <w:divBdr>
            <w:top w:val="none" w:sz="0" w:space="0" w:color="auto"/>
            <w:left w:val="none" w:sz="0" w:space="0" w:color="auto"/>
            <w:bottom w:val="none" w:sz="0" w:space="0" w:color="auto"/>
            <w:right w:val="none" w:sz="0" w:space="0" w:color="auto"/>
          </w:divBdr>
        </w:div>
        <w:div w:id="315455084">
          <w:marLeft w:val="640"/>
          <w:marRight w:val="0"/>
          <w:marTop w:val="0"/>
          <w:marBottom w:val="0"/>
          <w:divBdr>
            <w:top w:val="none" w:sz="0" w:space="0" w:color="auto"/>
            <w:left w:val="none" w:sz="0" w:space="0" w:color="auto"/>
            <w:bottom w:val="none" w:sz="0" w:space="0" w:color="auto"/>
            <w:right w:val="none" w:sz="0" w:space="0" w:color="auto"/>
          </w:divBdr>
        </w:div>
        <w:div w:id="1264339812">
          <w:marLeft w:val="640"/>
          <w:marRight w:val="0"/>
          <w:marTop w:val="0"/>
          <w:marBottom w:val="0"/>
          <w:divBdr>
            <w:top w:val="none" w:sz="0" w:space="0" w:color="auto"/>
            <w:left w:val="none" w:sz="0" w:space="0" w:color="auto"/>
            <w:bottom w:val="none" w:sz="0" w:space="0" w:color="auto"/>
            <w:right w:val="none" w:sz="0" w:space="0" w:color="auto"/>
          </w:divBdr>
        </w:div>
        <w:div w:id="1597518610">
          <w:marLeft w:val="640"/>
          <w:marRight w:val="0"/>
          <w:marTop w:val="0"/>
          <w:marBottom w:val="0"/>
          <w:divBdr>
            <w:top w:val="none" w:sz="0" w:space="0" w:color="auto"/>
            <w:left w:val="none" w:sz="0" w:space="0" w:color="auto"/>
            <w:bottom w:val="none" w:sz="0" w:space="0" w:color="auto"/>
            <w:right w:val="none" w:sz="0" w:space="0" w:color="auto"/>
          </w:divBdr>
        </w:div>
        <w:div w:id="1496652774">
          <w:marLeft w:val="640"/>
          <w:marRight w:val="0"/>
          <w:marTop w:val="0"/>
          <w:marBottom w:val="0"/>
          <w:divBdr>
            <w:top w:val="none" w:sz="0" w:space="0" w:color="auto"/>
            <w:left w:val="none" w:sz="0" w:space="0" w:color="auto"/>
            <w:bottom w:val="none" w:sz="0" w:space="0" w:color="auto"/>
            <w:right w:val="none" w:sz="0" w:space="0" w:color="auto"/>
          </w:divBdr>
        </w:div>
        <w:div w:id="1138887289">
          <w:marLeft w:val="640"/>
          <w:marRight w:val="0"/>
          <w:marTop w:val="0"/>
          <w:marBottom w:val="0"/>
          <w:divBdr>
            <w:top w:val="none" w:sz="0" w:space="0" w:color="auto"/>
            <w:left w:val="none" w:sz="0" w:space="0" w:color="auto"/>
            <w:bottom w:val="none" w:sz="0" w:space="0" w:color="auto"/>
            <w:right w:val="none" w:sz="0" w:space="0" w:color="auto"/>
          </w:divBdr>
        </w:div>
        <w:div w:id="1087074677">
          <w:marLeft w:val="640"/>
          <w:marRight w:val="0"/>
          <w:marTop w:val="0"/>
          <w:marBottom w:val="0"/>
          <w:divBdr>
            <w:top w:val="none" w:sz="0" w:space="0" w:color="auto"/>
            <w:left w:val="none" w:sz="0" w:space="0" w:color="auto"/>
            <w:bottom w:val="none" w:sz="0" w:space="0" w:color="auto"/>
            <w:right w:val="none" w:sz="0" w:space="0" w:color="auto"/>
          </w:divBdr>
        </w:div>
        <w:div w:id="906185158">
          <w:marLeft w:val="640"/>
          <w:marRight w:val="0"/>
          <w:marTop w:val="0"/>
          <w:marBottom w:val="0"/>
          <w:divBdr>
            <w:top w:val="none" w:sz="0" w:space="0" w:color="auto"/>
            <w:left w:val="none" w:sz="0" w:space="0" w:color="auto"/>
            <w:bottom w:val="none" w:sz="0" w:space="0" w:color="auto"/>
            <w:right w:val="none" w:sz="0" w:space="0" w:color="auto"/>
          </w:divBdr>
        </w:div>
        <w:div w:id="1075055151">
          <w:marLeft w:val="640"/>
          <w:marRight w:val="0"/>
          <w:marTop w:val="0"/>
          <w:marBottom w:val="0"/>
          <w:divBdr>
            <w:top w:val="none" w:sz="0" w:space="0" w:color="auto"/>
            <w:left w:val="none" w:sz="0" w:space="0" w:color="auto"/>
            <w:bottom w:val="none" w:sz="0" w:space="0" w:color="auto"/>
            <w:right w:val="none" w:sz="0" w:space="0" w:color="auto"/>
          </w:divBdr>
        </w:div>
        <w:div w:id="1011836402">
          <w:marLeft w:val="640"/>
          <w:marRight w:val="0"/>
          <w:marTop w:val="0"/>
          <w:marBottom w:val="0"/>
          <w:divBdr>
            <w:top w:val="none" w:sz="0" w:space="0" w:color="auto"/>
            <w:left w:val="none" w:sz="0" w:space="0" w:color="auto"/>
            <w:bottom w:val="none" w:sz="0" w:space="0" w:color="auto"/>
            <w:right w:val="none" w:sz="0" w:space="0" w:color="auto"/>
          </w:divBdr>
        </w:div>
        <w:div w:id="148982697">
          <w:marLeft w:val="640"/>
          <w:marRight w:val="0"/>
          <w:marTop w:val="0"/>
          <w:marBottom w:val="0"/>
          <w:divBdr>
            <w:top w:val="none" w:sz="0" w:space="0" w:color="auto"/>
            <w:left w:val="none" w:sz="0" w:space="0" w:color="auto"/>
            <w:bottom w:val="none" w:sz="0" w:space="0" w:color="auto"/>
            <w:right w:val="none" w:sz="0" w:space="0" w:color="auto"/>
          </w:divBdr>
        </w:div>
        <w:div w:id="1041903201">
          <w:marLeft w:val="640"/>
          <w:marRight w:val="0"/>
          <w:marTop w:val="0"/>
          <w:marBottom w:val="0"/>
          <w:divBdr>
            <w:top w:val="none" w:sz="0" w:space="0" w:color="auto"/>
            <w:left w:val="none" w:sz="0" w:space="0" w:color="auto"/>
            <w:bottom w:val="none" w:sz="0" w:space="0" w:color="auto"/>
            <w:right w:val="none" w:sz="0" w:space="0" w:color="auto"/>
          </w:divBdr>
        </w:div>
        <w:div w:id="1224834846">
          <w:marLeft w:val="640"/>
          <w:marRight w:val="0"/>
          <w:marTop w:val="0"/>
          <w:marBottom w:val="0"/>
          <w:divBdr>
            <w:top w:val="none" w:sz="0" w:space="0" w:color="auto"/>
            <w:left w:val="none" w:sz="0" w:space="0" w:color="auto"/>
            <w:bottom w:val="none" w:sz="0" w:space="0" w:color="auto"/>
            <w:right w:val="none" w:sz="0" w:space="0" w:color="auto"/>
          </w:divBdr>
        </w:div>
        <w:div w:id="1483307160">
          <w:marLeft w:val="640"/>
          <w:marRight w:val="0"/>
          <w:marTop w:val="0"/>
          <w:marBottom w:val="0"/>
          <w:divBdr>
            <w:top w:val="none" w:sz="0" w:space="0" w:color="auto"/>
            <w:left w:val="none" w:sz="0" w:space="0" w:color="auto"/>
            <w:bottom w:val="none" w:sz="0" w:space="0" w:color="auto"/>
            <w:right w:val="none" w:sz="0" w:space="0" w:color="auto"/>
          </w:divBdr>
        </w:div>
        <w:div w:id="468984067">
          <w:marLeft w:val="640"/>
          <w:marRight w:val="0"/>
          <w:marTop w:val="0"/>
          <w:marBottom w:val="0"/>
          <w:divBdr>
            <w:top w:val="none" w:sz="0" w:space="0" w:color="auto"/>
            <w:left w:val="none" w:sz="0" w:space="0" w:color="auto"/>
            <w:bottom w:val="none" w:sz="0" w:space="0" w:color="auto"/>
            <w:right w:val="none" w:sz="0" w:space="0" w:color="auto"/>
          </w:divBdr>
        </w:div>
        <w:div w:id="352150045">
          <w:marLeft w:val="640"/>
          <w:marRight w:val="0"/>
          <w:marTop w:val="0"/>
          <w:marBottom w:val="0"/>
          <w:divBdr>
            <w:top w:val="none" w:sz="0" w:space="0" w:color="auto"/>
            <w:left w:val="none" w:sz="0" w:space="0" w:color="auto"/>
            <w:bottom w:val="none" w:sz="0" w:space="0" w:color="auto"/>
            <w:right w:val="none" w:sz="0" w:space="0" w:color="auto"/>
          </w:divBdr>
        </w:div>
        <w:div w:id="467357749">
          <w:marLeft w:val="640"/>
          <w:marRight w:val="0"/>
          <w:marTop w:val="0"/>
          <w:marBottom w:val="0"/>
          <w:divBdr>
            <w:top w:val="none" w:sz="0" w:space="0" w:color="auto"/>
            <w:left w:val="none" w:sz="0" w:space="0" w:color="auto"/>
            <w:bottom w:val="none" w:sz="0" w:space="0" w:color="auto"/>
            <w:right w:val="none" w:sz="0" w:space="0" w:color="auto"/>
          </w:divBdr>
        </w:div>
        <w:div w:id="796796398">
          <w:marLeft w:val="640"/>
          <w:marRight w:val="0"/>
          <w:marTop w:val="0"/>
          <w:marBottom w:val="0"/>
          <w:divBdr>
            <w:top w:val="none" w:sz="0" w:space="0" w:color="auto"/>
            <w:left w:val="none" w:sz="0" w:space="0" w:color="auto"/>
            <w:bottom w:val="none" w:sz="0" w:space="0" w:color="auto"/>
            <w:right w:val="none" w:sz="0" w:space="0" w:color="auto"/>
          </w:divBdr>
        </w:div>
        <w:div w:id="1013874033">
          <w:marLeft w:val="640"/>
          <w:marRight w:val="0"/>
          <w:marTop w:val="0"/>
          <w:marBottom w:val="0"/>
          <w:divBdr>
            <w:top w:val="none" w:sz="0" w:space="0" w:color="auto"/>
            <w:left w:val="none" w:sz="0" w:space="0" w:color="auto"/>
            <w:bottom w:val="none" w:sz="0" w:space="0" w:color="auto"/>
            <w:right w:val="none" w:sz="0" w:space="0" w:color="auto"/>
          </w:divBdr>
        </w:div>
        <w:div w:id="372965805">
          <w:marLeft w:val="640"/>
          <w:marRight w:val="0"/>
          <w:marTop w:val="0"/>
          <w:marBottom w:val="0"/>
          <w:divBdr>
            <w:top w:val="none" w:sz="0" w:space="0" w:color="auto"/>
            <w:left w:val="none" w:sz="0" w:space="0" w:color="auto"/>
            <w:bottom w:val="none" w:sz="0" w:space="0" w:color="auto"/>
            <w:right w:val="none" w:sz="0" w:space="0" w:color="auto"/>
          </w:divBdr>
        </w:div>
        <w:div w:id="1106581623">
          <w:marLeft w:val="640"/>
          <w:marRight w:val="0"/>
          <w:marTop w:val="0"/>
          <w:marBottom w:val="0"/>
          <w:divBdr>
            <w:top w:val="none" w:sz="0" w:space="0" w:color="auto"/>
            <w:left w:val="none" w:sz="0" w:space="0" w:color="auto"/>
            <w:bottom w:val="none" w:sz="0" w:space="0" w:color="auto"/>
            <w:right w:val="none" w:sz="0" w:space="0" w:color="auto"/>
          </w:divBdr>
        </w:div>
        <w:div w:id="291592505">
          <w:marLeft w:val="640"/>
          <w:marRight w:val="0"/>
          <w:marTop w:val="0"/>
          <w:marBottom w:val="0"/>
          <w:divBdr>
            <w:top w:val="none" w:sz="0" w:space="0" w:color="auto"/>
            <w:left w:val="none" w:sz="0" w:space="0" w:color="auto"/>
            <w:bottom w:val="none" w:sz="0" w:space="0" w:color="auto"/>
            <w:right w:val="none" w:sz="0" w:space="0" w:color="auto"/>
          </w:divBdr>
        </w:div>
        <w:div w:id="1909220880">
          <w:marLeft w:val="640"/>
          <w:marRight w:val="0"/>
          <w:marTop w:val="0"/>
          <w:marBottom w:val="0"/>
          <w:divBdr>
            <w:top w:val="none" w:sz="0" w:space="0" w:color="auto"/>
            <w:left w:val="none" w:sz="0" w:space="0" w:color="auto"/>
            <w:bottom w:val="none" w:sz="0" w:space="0" w:color="auto"/>
            <w:right w:val="none" w:sz="0" w:space="0" w:color="auto"/>
          </w:divBdr>
        </w:div>
        <w:div w:id="134108769">
          <w:marLeft w:val="640"/>
          <w:marRight w:val="0"/>
          <w:marTop w:val="0"/>
          <w:marBottom w:val="0"/>
          <w:divBdr>
            <w:top w:val="none" w:sz="0" w:space="0" w:color="auto"/>
            <w:left w:val="none" w:sz="0" w:space="0" w:color="auto"/>
            <w:bottom w:val="none" w:sz="0" w:space="0" w:color="auto"/>
            <w:right w:val="none" w:sz="0" w:space="0" w:color="auto"/>
          </w:divBdr>
        </w:div>
        <w:div w:id="1453666186">
          <w:marLeft w:val="640"/>
          <w:marRight w:val="0"/>
          <w:marTop w:val="0"/>
          <w:marBottom w:val="0"/>
          <w:divBdr>
            <w:top w:val="none" w:sz="0" w:space="0" w:color="auto"/>
            <w:left w:val="none" w:sz="0" w:space="0" w:color="auto"/>
            <w:bottom w:val="none" w:sz="0" w:space="0" w:color="auto"/>
            <w:right w:val="none" w:sz="0" w:space="0" w:color="auto"/>
          </w:divBdr>
        </w:div>
        <w:div w:id="1398898059">
          <w:marLeft w:val="640"/>
          <w:marRight w:val="0"/>
          <w:marTop w:val="0"/>
          <w:marBottom w:val="0"/>
          <w:divBdr>
            <w:top w:val="none" w:sz="0" w:space="0" w:color="auto"/>
            <w:left w:val="none" w:sz="0" w:space="0" w:color="auto"/>
            <w:bottom w:val="none" w:sz="0" w:space="0" w:color="auto"/>
            <w:right w:val="none" w:sz="0" w:space="0" w:color="auto"/>
          </w:divBdr>
        </w:div>
        <w:div w:id="1965185947">
          <w:marLeft w:val="640"/>
          <w:marRight w:val="0"/>
          <w:marTop w:val="0"/>
          <w:marBottom w:val="0"/>
          <w:divBdr>
            <w:top w:val="none" w:sz="0" w:space="0" w:color="auto"/>
            <w:left w:val="none" w:sz="0" w:space="0" w:color="auto"/>
            <w:bottom w:val="none" w:sz="0" w:space="0" w:color="auto"/>
            <w:right w:val="none" w:sz="0" w:space="0" w:color="auto"/>
          </w:divBdr>
        </w:div>
        <w:div w:id="1532915049">
          <w:marLeft w:val="640"/>
          <w:marRight w:val="0"/>
          <w:marTop w:val="0"/>
          <w:marBottom w:val="0"/>
          <w:divBdr>
            <w:top w:val="none" w:sz="0" w:space="0" w:color="auto"/>
            <w:left w:val="none" w:sz="0" w:space="0" w:color="auto"/>
            <w:bottom w:val="none" w:sz="0" w:space="0" w:color="auto"/>
            <w:right w:val="none" w:sz="0" w:space="0" w:color="auto"/>
          </w:divBdr>
        </w:div>
        <w:div w:id="101651796">
          <w:marLeft w:val="640"/>
          <w:marRight w:val="0"/>
          <w:marTop w:val="0"/>
          <w:marBottom w:val="0"/>
          <w:divBdr>
            <w:top w:val="none" w:sz="0" w:space="0" w:color="auto"/>
            <w:left w:val="none" w:sz="0" w:space="0" w:color="auto"/>
            <w:bottom w:val="none" w:sz="0" w:space="0" w:color="auto"/>
            <w:right w:val="none" w:sz="0" w:space="0" w:color="auto"/>
          </w:divBdr>
        </w:div>
        <w:div w:id="1475412410">
          <w:marLeft w:val="640"/>
          <w:marRight w:val="0"/>
          <w:marTop w:val="0"/>
          <w:marBottom w:val="0"/>
          <w:divBdr>
            <w:top w:val="none" w:sz="0" w:space="0" w:color="auto"/>
            <w:left w:val="none" w:sz="0" w:space="0" w:color="auto"/>
            <w:bottom w:val="none" w:sz="0" w:space="0" w:color="auto"/>
            <w:right w:val="none" w:sz="0" w:space="0" w:color="auto"/>
          </w:divBdr>
        </w:div>
        <w:div w:id="950747471">
          <w:marLeft w:val="640"/>
          <w:marRight w:val="0"/>
          <w:marTop w:val="0"/>
          <w:marBottom w:val="0"/>
          <w:divBdr>
            <w:top w:val="none" w:sz="0" w:space="0" w:color="auto"/>
            <w:left w:val="none" w:sz="0" w:space="0" w:color="auto"/>
            <w:bottom w:val="none" w:sz="0" w:space="0" w:color="auto"/>
            <w:right w:val="none" w:sz="0" w:space="0" w:color="auto"/>
          </w:divBdr>
        </w:div>
        <w:div w:id="53748474">
          <w:marLeft w:val="640"/>
          <w:marRight w:val="0"/>
          <w:marTop w:val="0"/>
          <w:marBottom w:val="0"/>
          <w:divBdr>
            <w:top w:val="none" w:sz="0" w:space="0" w:color="auto"/>
            <w:left w:val="none" w:sz="0" w:space="0" w:color="auto"/>
            <w:bottom w:val="none" w:sz="0" w:space="0" w:color="auto"/>
            <w:right w:val="none" w:sz="0" w:space="0" w:color="auto"/>
          </w:divBdr>
        </w:div>
        <w:div w:id="1612667354">
          <w:marLeft w:val="640"/>
          <w:marRight w:val="0"/>
          <w:marTop w:val="0"/>
          <w:marBottom w:val="0"/>
          <w:divBdr>
            <w:top w:val="none" w:sz="0" w:space="0" w:color="auto"/>
            <w:left w:val="none" w:sz="0" w:space="0" w:color="auto"/>
            <w:bottom w:val="none" w:sz="0" w:space="0" w:color="auto"/>
            <w:right w:val="none" w:sz="0" w:space="0" w:color="auto"/>
          </w:divBdr>
        </w:div>
      </w:divsChild>
    </w:div>
    <w:div w:id="735787903">
      <w:bodyDiv w:val="1"/>
      <w:marLeft w:val="0"/>
      <w:marRight w:val="0"/>
      <w:marTop w:val="0"/>
      <w:marBottom w:val="0"/>
      <w:divBdr>
        <w:top w:val="none" w:sz="0" w:space="0" w:color="auto"/>
        <w:left w:val="none" w:sz="0" w:space="0" w:color="auto"/>
        <w:bottom w:val="none" w:sz="0" w:space="0" w:color="auto"/>
        <w:right w:val="none" w:sz="0" w:space="0" w:color="auto"/>
      </w:divBdr>
      <w:divsChild>
        <w:div w:id="4326189">
          <w:marLeft w:val="640"/>
          <w:marRight w:val="0"/>
          <w:marTop w:val="0"/>
          <w:marBottom w:val="0"/>
          <w:divBdr>
            <w:top w:val="none" w:sz="0" w:space="0" w:color="auto"/>
            <w:left w:val="none" w:sz="0" w:space="0" w:color="auto"/>
            <w:bottom w:val="none" w:sz="0" w:space="0" w:color="auto"/>
            <w:right w:val="none" w:sz="0" w:space="0" w:color="auto"/>
          </w:divBdr>
        </w:div>
        <w:div w:id="22679036">
          <w:marLeft w:val="640"/>
          <w:marRight w:val="0"/>
          <w:marTop w:val="0"/>
          <w:marBottom w:val="0"/>
          <w:divBdr>
            <w:top w:val="none" w:sz="0" w:space="0" w:color="auto"/>
            <w:left w:val="none" w:sz="0" w:space="0" w:color="auto"/>
            <w:bottom w:val="none" w:sz="0" w:space="0" w:color="auto"/>
            <w:right w:val="none" w:sz="0" w:space="0" w:color="auto"/>
          </w:divBdr>
        </w:div>
        <w:div w:id="79982722">
          <w:marLeft w:val="640"/>
          <w:marRight w:val="0"/>
          <w:marTop w:val="0"/>
          <w:marBottom w:val="0"/>
          <w:divBdr>
            <w:top w:val="none" w:sz="0" w:space="0" w:color="auto"/>
            <w:left w:val="none" w:sz="0" w:space="0" w:color="auto"/>
            <w:bottom w:val="none" w:sz="0" w:space="0" w:color="auto"/>
            <w:right w:val="none" w:sz="0" w:space="0" w:color="auto"/>
          </w:divBdr>
        </w:div>
        <w:div w:id="102963783">
          <w:marLeft w:val="640"/>
          <w:marRight w:val="0"/>
          <w:marTop w:val="0"/>
          <w:marBottom w:val="0"/>
          <w:divBdr>
            <w:top w:val="none" w:sz="0" w:space="0" w:color="auto"/>
            <w:left w:val="none" w:sz="0" w:space="0" w:color="auto"/>
            <w:bottom w:val="none" w:sz="0" w:space="0" w:color="auto"/>
            <w:right w:val="none" w:sz="0" w:space="0" w:color="auto"/>
          </w:divBdr>
        </w:div>
        <w:div w:id="108594726">
          <w:marLeft w:val="640"/>
          <w:marRight w:val="0"/>
          <w:marTop w:val="0"/>
          <w:marBottom w:val="0"/>
          <w:divBdr>
            <w:top w:val="none" w:sz="0" w:space="0" w:color="auto"/>
            <w:left w:val="none" w:sz="0" w:space="0" w:color="auto"/>
            <w:bottom w:val="none" w:sz="0" w:space="0" w:color="auto"/>
            <w:right w:val="none" w:sz="0" w:space="0" w:color="auto"/>
          </w:divBdr>
        </w:div>
        <w:div w:id="115494198">
          <w:marLeft w:val="640"/>
          <w:marRight w:val="0"/>
          <w:marTop w:val="0"/>
          <w:marBottom w:val="0"/>
          <w:divBdr>
            <w:top w:val="none" w:sz="0" w:space="0" w:color="auto"/>
            <w:left w:val="none" w:sz="0" w:space="0" w:color="auto"/>
            <w:bottom w:val="none" w:sz="0" w:space="0" w:color="auto"/>
            <w:right w:val="none" w:sz="0" w:space="0" w:color="auto"/>
          </w:divBdr>
        </w:div>
        <w:div w:id="115759503">
          <w:marLeft w:val="640"/>
          <w:marRight w:val="0"/>
          <w:marTop w:val="0"/>
          <w:marBottom w:val="0"/>
          <w:divBdr>
            <w:top w:val="none" w:sz="0" w:space="0" w:color="auto"/>
            <w:left w:val="none" w:sz="0" w:space="0" w:color="auto"/>
            <w:bottom w:val="none" w:sz="0" w:space="0" w:color="auto"/>
            <w:right w:val="none" w:sz="0" w:space="0" w:color="auto"/>
          </w:divBdr>
        </w:div>
        <w:div w:id="156003055">
          <w:marLeft w:val="640"/>
          <w:marRight w:val="0"/>
          <w:marTop w:val="0"/>
          <w:marBottom w:val="0"/>
          <w:divBdr>
            <w:top w:val="none" w:sz="0" w:space="0" w:color="auto"/>
            <w:left w:val="none" w:sz="0" w:space="0" w:color="auto"/>
            <w:bottom w:val="none" w:sz="0" w:space="0" w:color="auto"/>
            <w:right w:val="none" w:sz="0" w:space="0" w:color="auto"/>
          </w:divBdr>
        </w:div>
        <w:div w:id="172577859">
          <w:marLeft w:val="640"/>
          <w:marRight w:val="0"/>
          <w:marTop w:val="0"/>
          <w:marBottom w:val="0"/>
          <w:divBdr>
            <w:top w:val="none" w:sz="0" w:space="0" w:color="auto"/>
            <w:left w:val="none" w:sz="0" w:space="0" w:color="auto"/>
            <w:bottom w:val="none" w:sz="0" w:space="0" w:color="auto"/>
            <w:right w:val="none" w:sz="0" w:space="0" w:color="auto"/>
          </w:divBdr>
        </w:div>
        <w:div w:id="179049287">
          <w:marLeft w:val="640"/>
          <w:marRight w:val="0"/>
          <w:marTop w:val="0"/>
          <w:marBottom w:val="0"/>
          <w:divBdr>
            <w:top w:val="none" w:sz="0" w:space="0" w:color="auto"/>
            <w:left w:val="none" w:sz="0" w:space="0" w:color="auto"/>
            <w:bottom w:val="none" w:sz="0" w:space="0" w:color="auto"/>
            <w:right w:val="none" w:sz="0" w:space="0" w:color="auto"/>
          </w:divBdr>
        </w:div>
        <w:div w:id="227308237">
          <w:marLeft w:val="640"/>
          <w:marRight w:val="0"/>
          <w:marTop w:val="0"/>
          <w:marBottom w:val="0"/>
          <w:divBdr>
            <w:top w:val="none" w:sz="0" w:space="0" w:color="auto"/>
            <w:left w:val="none" w:sz="0" w:space="0" w:color="auto"/>
            <w:bottom w:val="none" w:sz="0" w:space="0" w:color="auto"/>
            <w:right w:val="none" w:sz="0" w:space="0" w:color="auto"/>
          </w:divBdr>
        </w:div>
        <w:div w:id="242640341">
          <w:marLeft w:val="640"/>
          <w:marRight w:val="0"/>
          <w:marTop w:val="0"/>
          <w:marBottom w:val="0"/>
          <w:divBdr>
            <w:top w:val="none" w:sz="0" w:space="0" w:color="auto"/>
            <w:left w:val="none" w:sz="0" w:space="0" w:color="auto"/>
            <w:bottom w:val="none" w:sz="0" w:space="0" w:color="auto"/>
            <w:right w:val="none" w:sz="0" w:space="0" w:color="auto"/>
          </w:divBdr>
        </w:div>
        <w:div w:id="252395136">
          <w:marLeft w:val="640"/>
          <w:marRight w:val="0"/>
          <w:marTop w:val="0"/>
          <w:marBottom w:val="0"/>
          <w:divBdr>
            <w:top w:val="none" w:sz="0" w:space="0" w:color="auto"/>
            <w:left w:val="none" w:sz="0" w:space="0" w:color="auto"/>
            <w:bottom w:val="none" w:sz="0" w:space="0" w:color="auto"/>
            <w:right w:val="none" w:sz="0" w:space="0" w:color="auto"/>
          </w:divBdr>
        </w:div>
        <w:div w:id="261186560">
          <w:marLeft w:val="640"/>
          <w:marRight w:val="0"/>
          <w:marTop w:val="0"/>
          <w:marBottom w:val="0"/>
          <w:divBdr>
            <w:top w:val="none" w:sz="0" w:space="0" w:color="auto"/>
            <w:left w:val="none" w:sz="0" w:space="0" w:color="auto"/>
            <w:bottom w:val="none" w:sz="0" w:space="0" w:color="auto"/>
            <w:right w:val="none" w:sz="0" w:space="0" w:color="auto"/>
          </w:divBdr>
        </w:div>
        <w:div w:id="301548194">
          <w:marLeft w:val="640"/>
          <w:marRight w:val="0"/>
          <w:marTop w:val="0"/>
          <w:marBottom w:val="0"/>
          <w:divBdr>
            <w:top w:val="none" w:sz="0" w:space="0" w:color="auto"/>
            <w:left w:val="none" w:sz="0" w:space="0" w:color="auto"/>
            <w:bottom w:val="none" w:sz="0" w:space="0" w:color="auto"/>
            <w:right w:val="none" w:sz="0" w:space="0" w:color="auto"/>
          </w:divBdr>
        </w:div>
        <w:div w:id="347293311">
          <w:marLeft w:val="640"/>
          <w:marRight w:val="0"/>
          <w:marTop w:val="0"/>
          <w:marBottom w:val="0"/>
          <w:divBdr>
            <w:top w:val="none" w:sz="0" w:space="0" w:color="auto"/>
            <w:left w:val="none" w:sz="0" w:space="0" w:color="auto"/>
            <w:bottom w:val="none" w:sz="0" w:space="0" w:color="auto"/>
            <w:right w:val="none" w:sz="0" w:space="0" w:color="auto"/>
          </w:divBdr>
        </w:div>
        <w:div w:id="425997761">
          <w:marLeft w:val="640"/>
          <w:marRight w:val="0"/>
          <w:marTop w:val="0"/>
          <w:marBottom w:val="0"/>
          <w:divBdr>
            <w:top w:val="none" w:sz="0" w:space="0" w:color="auto"/>
            <w:left w:val="none" w:sz="0" w:space="0" w:color="auto"/>
            <w:bottom w:val="none" w:sz="0" w:space="0" w:color="auto"/>
            <w:right w:val="none" w:sz="0" w:space="0" w:color="auto"/>
          </w:divBdr>
        </w:div>
        <w:div w:id="441609883">
          <w:marLeft w:val="640"/>
          <w:marRight w:val="0"/>
          <w:marTop w:val="0"/>
          <w:marBottom w:val="0"/>
          <w:divBdr>
            <w:top w:val="none" w:sz="0" w:space="0" w:color="auto"/>
            <w:left w:val="none" w:sz="0" w:space="0" w:color="auto"/>
            <w:bottom w:val="none" w:sz="0" w:space="0" w:color="auto"/>
            <w:right w:val="none" w:sz="0" w:space="0" w:color="auto"/>
          </w:divBdr>
        </w:div>
        <w:div w:id="461919476">
          <w:marLeft w:val="640"/>
          <w:marRight w:val="0"/>
          <w:marTop w:val="0"/>
          <w:marBottom w:val="0"/>
          <w:divBdr>
            <w:top w:val="none" w:sz="0" w:space="0" w:color="auto"/>
            <w:left w:val="none" w:sz="0" w:space="0" w:color="auto"/>
            <w:bottom w:val="none" w:sz="0" w:space="0" w:color="auto"/>
            <w:right w:val="none" w:sz="0" w:space="0" w:color="auto"/>
          </w:divBdr>
        </w:div>
        <w:div w:id="468977171">
          <w:marLeft w:val="640"/>
          <w:marRight w:val="0"/>
          <w:marTop w:val="0"/>
          <w:marBottom w:val="0"/>
          <w:divBdr>
            <w:top w:val="none" w:sz="0" w:space="0" w:color="auto"/>
            <w:left w:val="none" w:sz="0" w:space="0" w:color="auto"/>
            <w:bottom w:val="none" w:sz="0" w:space="0" w:color="auto"/>
            <w:right w:val="none" w:sz="0" w:space="0" w:color="auto"/>
          </w:divBdr>
        </w:div>
        <w:div w:id="508644717">
          <w:marLeft w:val="640"/>
          <w:marRight w:val="0"/>
          <w:marTop w:val="0"/>
          <w:marBottom w:val="0"/>
          <w:divBdr>
            <w:top w:val="none" w:sz="0" w:space="0" w:color="auto"/>
            <w:left w:val="none" w:sz="0" w:space="0" w:color="auto"/>
            <w:bottom w:val="none" w:sz="0" w:space="0" w:color="auto"/>
            <w:right w:val="none" w:sz="0" w:space="0" w:color="auto"/>
          </w:divBdr>
        </w:div>
        <w:div w:id="527257731">
          <w:marLeft w:val="640"/>
          <w:marRight w:val="0"/>
          <w:marTop w:val="0"/>
          <w:marBottom w:val="0"/>
          <w:divBdr>
            <w:top w:val="none" w:sz="0" w:space="0" w:color="auto"/>
            <w:left w:val="none" w:sz="0" w:space="0" w:color="auto"/>
            <w:bottom w:val="none" w:sz="0" w:space="0" w:color="auto"/>
            <w:right w:val="none" w:sz="0" w:space="0" w:color="auto"/>
          </w:divBdr>
        </w:div>
        <w:div w:id="534778414">
          <w:marLeft w:val="640"/>
          <w:marRight w:val="0"/>
          <w:marTop w:val="0"/>
          <w:marBottom w:val="0"/>
          <w:divBdr>
            <w:top w:val="none" w:sz="0" w:space="0" w:color="auto"/>
            <w:left w:val="none" w:sz="0" w:space="0" w:color="auto"/>
            <w:bottom w:val="none" w:sz="0" w:space="0" w:color="auto"/>
            <w:right w:val="none" w:sz="0" w:space="0" w:color="auto"/>
          </w:divBdr>
        </w:div>
        <w:div w:id="540747248">
          <w:marLeft w:val="640"/>
          <w:marRight w:val="0"/>
          <w:marTop w:val="0"/>
          <w:marBottom w:val="0"/>
          <w:divBdr>
            <w:top w:val="none" w:sz="0" w:space="0" w:color="auto"/>
            <w:left w:val="none" w:sz="0" w:space="0" w:color="auto"/>
            <w:bottom w:val="none" w:sz="0" w:space="0" w:color="auto"/>
            <w:right w:val="none" w:sz="0" w:space="0" w:color="auto"/>
          </w:divBdr>
        </w:div>
        <w:div w:id="546839202">
          <w:marLeft w:val="640"/>
          <w:marRight w:val="0"/>
          <w:marTop w:val="0"/>
          <w:marBottom w:val="0"/>
          <w:divBdr>
            <w:top w:val="none" w:sz="0" w:space="0" w:color="auto"/>
            <w:left w:val="none" w:sz="0" w:space="0" w:color="auto"/>
            <w:bottom w:val="none" w:sz="0" w:space="0" w:color="auto"/>
            <w:right w:val="none" w:sz="0" w:space="0" w:color="auto"/>
          </w:divBdr>
        </w:div>
        <w:div w:id="558058811">
          <w:marLeft w:val="640"/>
          <w:marRight w:val="0"/>
          <w:marTop w:val="0"/>
          <w:marBottom w:val="0"/>
          <w:divBdr>
            <w:top w:val="none" w:sz="0" w:space="0" w:color="auto"/>
            <w:left w:val="none" w:sz="0" w:space="0" w:color="auto"/>
            <w:bottom w:val="none" w:sz="0" w:space="0" w:color="auto"/>
            <w:right w:val="none" w:sz="0" w:space="0" w:color="auto"/>
          </w:divBdr>
        </w:div>
        <w:div w:id="561601381">
          <w:marLeft w:val="640"/>
          <w:marRight w:val="0"/>
          <w:marTop w:val="0"/>
          <w:marBottom w:val="0"/>
          <w:divBdr>
            <w:top w:val="none" w:sz="0" w:space="0" w:color="auto"/>
            <w:left w:val="none" w:sz="0" w:space="0" w:color="auto"/>
            <w:bottom w:val="none" w:sz="0" w:space="0" w:color="auto"/>
            <w:right w:val="none" w:sz="0" w:space="0" w:color="auto"/>
          </w:divBdr>
        </w:div>
        <w:div w:id="600840674">
          <w:marLeft w:val="640"/>
          <w:marRight w:val="0"/>
          <w:marTop w:val="0"/>
          <w:marBottom w:val="0"/>
          <w:divBdr>
            <w:top w:val="none" w:sz="0" w:space="0" w:color="auto"/>
            <w:left w:val="none" w:sz="0" w:space="0" w:color="auto"/>
            <w:bottom w:val="none" w:sz="0" w:space="0" w:color="auto"/>
            <w:right w:val="none" w:sz="0" w:space="0" w:color="auto"/>
          </w:divBdr>
        </w:div>
        <w:div w:id="605501645">
          <w:marLeft w:val="640"/>
          <w:marRight w:val="0"/>
          <w:marTop w:val="0"/>
          <w:marBottom w:val="0"/>
          <w:divBdr>
            <w:top w:val="none" w:sz="0" w:space="0" w:color="auto"/>
            <w:left w:val="none" w:sz="0" w:space="0" w:color="auto"/>
            <w:bottom w:val="none" w:sz="0" w:space="0" w:color="auto"/>
            <w:right w:val="none" w:sz="0" w:space="0" w:color="auto"/>
          </w:divBdr>
        </w:div>
        <w:div w:id="677196337">
          <w:marLeft w:val="640"/>
          <w:marRight w:val="0"/>
          <w:marTop w:val="0"/>
          <w:marBottom w:val="0"/>
          <w:divBdr>
            <w:top w:val="none" w:sz="0" w:space="0" w:color="auto"/>
            <w:left w:val="none" w:sz="0" w:space="0" w:color="auto"/>
            <w:bottom w:val="none" w:sz="0" w:space="0" w:color="auto"/>
            <w:right w:val="none" w:sz="0" w:space="0" w:color="auto"/>
          </w:divBdr>
        </w:div>
        <w:div w:id="693963943">
          <w:marLeft w:val="640"/>
          <w:marRight w:val="0"/>
          <w:marTop w:val="0"/>
          <w:marBottom w:val="0"/>
          <w:divBdr>
            <w:top w:val="none" w:sz="0" w:space="0" w:color="auto"/>
            <w:left w:val="none" w:sz="0" w:space="0" w:color="auto"/>
            <w:bottom w:val="none" w:sz="0" w:space="0" w:color="auto"/>
            <w:right w:val="none" w:sz="0" w:space="0" w:color="auto"/>
          </w:divBdr>
        </w:div>
        <w:div w:id="696152552">
          <w:marLeft w:val="640"/>
          <w:marRight w:val="0"/>
          <w:marTop w:val="0"/>
          <w:marBottom w:val="0"/>
          <w:divBdr>
            <w:top w:val="none" w:sz="0" w:space="0" w:color="auto"/>
            <w:left w:val="none" w:sz="0" w:space="0" w:color="auto"/>
            <w:bottom w:val="none" w:sz="0" w:space="0" w:color="auto"/>
            <w:right w:val="none" w:sz="0" w:space="0" w:color="auto"/>
          </w:divBdr>
        </w:div>
        <w:div w:id="801193982">
          <w:marLeft w:val="640"/>
          <w:marRight w:val="0"/>
          <w:marTop w:val="0"/>
          <w:marBottom w:val="0"/>
          <w:divBdr>
            <w:top w:val="none" w:sz="0" w:space="0" w:color="auto"/>
            <w:left w:val="none" w:sz="0" w:space="0" w:color="auto"/>
            <w:bottom w:val="none" w:sz="0" w:space="0" w:color="auto"/>
            <w:right w:val="none" w:sz="0" w:space="0" w:color="auto"/>
          </w:divBdr>
        </w:div>
        <w:div w:id="838352896">
          <w:marLeft w:val="640"/>
          <w:marRight w:val="0"/>
          <w:marTop w:val="0"/>
          <w:marBottom w:val="0"/>
          <w:divBdr>
            <w:top w:val="none" w:sz="0" w:space="0" w:color="auto"/>
            <w:left w:val="none" w:sz="0" w:space="0" w:color="auto"/>
            <w:bottom w:val="none" w:sz="0" w:space="0" w:color="auto"/>
            <w:right w:val="none" w:sz="0" w:space="0" w:color="auto"/>
          </w:divBdr>
        </w:div>
        <w:div w:id="843278849">
          <w:marLeft w:val="640"/>
          <w:marRight w:val="0"/>
          <w:marTop w:val="0"/>
          <w:marBottom w:val="0"/>
          <w:divBdr>
            <w:top w:val="none" w:sz="0" w:space="0" w:color="auto"/>
            <w:left w:val="none" w:sz="0" w:space="0" w:color="auto"/>
            <w:bottom w:val="none" w:sz="0" w:space="0" w:color="auto"/>
            <w:right w:val="none" w:sz="0" w:space="0" w:color="auto"/>
          </w:divBdr>
        </w:div>
        <w:div w:id="860434641">
          <w:marLeft w:val="640"/>
          <w:marRight w:val="0"/>
          <w:marTop w:val="0"/>
          <w:marBottom w:val="0"/>
          <w:divBdr>
            <w:top w:val="none" w:sz="0" w:space="0" w:color="auto"/>
            <w:left w:val="none" w:sz="0" w:space="0" w:color="auto"/>
            <w:bottom w:val="none" w:sz="0" w:space="0" w:color="auto"/>
            <w:right w:val="none" w:sz="0" w:space="0" w:color="auto"/>
          </w:divBdr>
        </w:div>
        <w:div w:id="871110585">
          <w:marLeft w:val="640"/>
          <w:marRight w:val="0"/>
          <w:marTop w:val="0"/>
          <w:marBottom w:val="0"/>
          <w:divBdr>
            <w:top w:val="none" w:sz="0" w:space="0" w:color="auto"/>
            <w:left w:val="none" w:sz="0" w:space="0" w:color="auto"/>
            <w:bottom w:val="none" w:sz="0" w:space="0" w:color="auto"/>
            <w:right w:val="none" w:sz="0" w:space="0" w:color="auto"/>
          </w:divBdr>
        </w:div>
        <w:div w:id="884223455">
          <w:marLeft w:val="640"/>
          <w:marRight w:val="0"/>
          <w:marTop w:val="0"/>
          <w:marBottom w:val="0"/>
          <w:divBdr>
            <w:top w:val="none" w:sz="0" w:space="0" w:color="auto"/>
            <w:left w:val="none" w:sz="0" w:space="0" w:color="auto"/>
            <w:bottom w:val="none" w:sz="0" w:space="0" w:color="auto"/>
            <w:right w:val="none" w:sz="0" w:space="0" w:color="auto"/>
          </w:divBdr>
        </w:div>
        <w:div w:id="886794013">
          <w:marLeft w:val="640"/>
          <w:marRight w:val="0"/>
          <w:marTop w:val="0"/>
          <w:marBottom w:val="0"/>
          <w:divBdr>
            <w:top w:val="none" w:sz="0" w:space="0" w:color="auto"/>
            <w:left w:val="none" w:sz="0" w:space="0" w:color="auto"/>
            <w:bottom w:val="none" w:sz="0" w:space="0" w:color="auto"/>
            <w:right w:val="none" w:sz="0" w:space="0" w:color="auto"/>
          </w:divBdr>
        </w:div>
        <w:div w:id="942735521">
          <w:marLeft w:val="640"/>
          <w:marRight w:val="0"/>
          <w:marTop w:val="0"/>
          <w:marBottom w:val="0"/>
          <w:divBdr>
            <w:top w:val="none" w:sz="0" w:space="0" w:color="auto"/>
            <w:left w:val="none" w:sz="0" w:space="0" w:color="auto"/>
            <w:bottom w:val="none" w:sz="0" w:space="0" w:color="auto"/>
            <w:right w:val="none" w:sz="0" w:space="0" w:color="auto"/>
          </w:divBdr>
        </w:div>
        <w:div w:id="978532757">
          <w:marLeft w:val="640"/>
          <w:marRight w:val="0"/>
          <w:marTop w:val="0"/>
          <w:marBottom w:val="0"/>
          <w:divBdr>
            <w:top w:val="none" w:sz="0" w:space="0" w:color="auto"/>
            <w:left w:val="none" w:sz="0" w:space="0" w:color="auto"/>
            <w:bottom w:val="none" w:sz="0" w:space="0" w:color="auto"/>
            <w:right w:val="none" w:sz="0" w:space="0" w:color="auto"/>
          </w:divBdr>
        </w:div>
        <w:div w:id="1004894669">
          <w:marLeft w:val="640"/>
          <w:marRight w:val="0"/>
          <w:marTop w:val="0"/>
          <w:marBottom w:val="0"/>
          <w:divBdr>
            <w:top w:val="none" w:sz="0" w:space="0" w:color="auto"/>
            <w:left w:val="none" w:sz="0" w:space="0" w:color="auto"/>
            <w:bottom w:val="none" w:sz="0" w:space="0" w:color="auto"/>
            <w:right w:val="none" w:sz="0" w:space="0" w:color="auto"/>
          </w:divBdr>
        </w:div>
        <w:div w:id="1012755071">
          <w:marLeft w:val="640"/>
          <w:marRight w:val="0"/>
          <w:marTop w:val="0"/>
          <w:marBottom w:val="0"/>
          <w:divBdr>
            <w:top w:val="none" w:sz="0" w:space="0" w:color="auto"/>
            <w:left w:val="none" w:sz="0" w:space="0" w:color="auto"/>
            <w:bottom w:val="none" w:sz="0" w:space="0" w:color="auto"/>
            <w:right w:val="none" w:sz="0" w:space="0" w:color="auto"/>
          </w:divBdr>
        </w:div>
        <w:div w:id="1065029908">
          <w:marLeft w:val="640"/>
          <w:marRight w:val="0"/>
          <w:marTop w:val="0"/>
          <w:marBottom w:val="0"/>
          <w:divBdr>
            <w:top w:val="none" w:sz="0" w:space="0" w:color="auto"/>
            <w:left w:val="none" w:sz="0" w:space="0" w:color="auto"/>
            <w:bottom w:val="none" w:sz="0" w:space="0" w:color="auto"/>
            <w:right w:val="none" w:sz="0" w:space="0" w:color="auto"/>
          </w:divBdr>
        </w:div>
        <w:div w:id="1068695768">
          <w:marLeft w:val="640"/>
          <w:marRight w:val="0"/>
          <w:marTop w:val="0"/>
          <w:marBottom w:val="0"/>
          <w:divBdr>
            <w:top w:val="none" w:sz="0" w:space="0" w:color="auto"/>
            <w:left w:val="none" w:sz="0" w:space="0" w:color="auto"/>
            <w:bottom w:val="none" w:sz="0" w:space="0" w:color="auto"/>
            <w:right w:val="none" w:sz="0" w:space="0" w:color="auto"/>
          </w:divBdr>
        </w:div>
        <w:div w:id="1076171346">
          <w:marLeft w:val="640"/>
          <w:marRight w:val="0"/>
          <w:marTop w:val="0"/>
          <w:marBottom w:val="0"/>
          <w:divBdr>
            <w:top w:val="none" w:sz="0" w:space="0" w:color="auto"/>
            <w:left w:val="none" w:sz="0" w:space="0" w:color="auto"/>
            <w:bottom w:val="none" w:sz="0" w:space="0" w:color="auto"/>
            <w:right w:val="none" w:sz="0" w:space="0" w:color="auto"/>
          </w:divBdr>
        </w:div>
        <w:div w:id="1135172680">
          <w:marLeft w:val="640"/>
          <w:marRight w:val="0"/>
          <w:marTop w:val="0"/>
          <w:marBottom w:val="0"/>
          <w:divBdr>
            <w:top w:val="none" w:sz="0" w:space="0" w:color="auto"/>
            <w:left w:val="none" w:sz="0" w:space="0" w:color="auto"/>
            <w:bottom w:val="none" w:sz="0" w:space="0" w:color="auto"/>
            <w:right w:val="none" w:sz="0" w:space="0" w:color="auto"/>
          </w:divBdr>
        </w:div>
        <w:div w:id="1190291045">
          <w:marLeft w:val="640"/>
          <w:marRight w:val="0"/>
          <w:marTop w:val="0"/>
          <w:marBottom w:val="0"/>
          <w:divBdr>
            <w:top w:val="none" w:sz="0" w:space="0" w:color="auto"/>
            <w:left w:val="none" w:sz="0" w:space="0" w:color="auto"/>
            <w:bottom w:val="none" w:sz="0" w:space="0" w:color="auto"/>
            <w:right w:val="none" w:sz="0" w:space="0" w:color="auto"/>
          </w:divBdr>
        </w:div>
        <w:div w:id="1203985088">
          <w:marLeft w:val="640"/>
          <w:marRight w:val="0"/>
          <w:marTop w:val="0"/>
          <w:marBottom w:val="0"/>
          <w:divBdr>
            <w:top w:val="none" w:sz="0" w:space="0" w:color="auto"/>
            <w:left w:val="none" w:sz="0" w:space="0" w:color="auto"/>
            <w:bottom w:val="none" w:sz="0" w:space="0" w:color="auto"/>
            <w:right w:val="none" w:sz="0" w:space="0" w:color="auto"/>
          </w:divBdr>
        </w:div>
        <w:div w:id="1210145689">
          <w:marLeft w:val="640"/>
          <w:marRight w:val="0"/>
          <w:marTop w:val="0"/>
          <w:marBottom w:val="0"/>
          <w:divBdr>
            <w:top w:val="none" w:sz="0" w:space="0" w:color="auto"/>
            <w:left w:val="none" w:sz="0" w:space="0" w:color="auto"/>
            <w:bottom w:val="none" w:sz="0" w:space="0" w:color="auto"/>
            <w:right w:val="none" w:sz="0" w:space="0" w:color="auto"/>
          </w:divBdr>
        </w:div>
        <w:div w:id="1257596996">
          <w:marLeft w:val="640"/>
          <w:marRight w:val="0"/>
          <w:marTop w:val="0"/>
          <w:marBottom w:val="0"/>
          <w:divBdr>
            <w:top w:val="none" w:sz="0" w:space="0" w:color="auto"/>
            <w:left w:val="none" w:sz="0" w:space="0" w:color="auto"/>
            <w:bottom w:val="none" w:sz="0" w:space="0" w:color="auto"/>
            <w:right w:val="none" w:sz="0" w:space="0" w:color="auto"/>
          </w:divBdr>
        </w:div>
        <w:div w:id="1268193904">
          <w:marLeft w:val="640"/>
          <w:marRight w:val="0"/>
          <w:marTop w:val="0"/>
          <w:marBottom w:val="0"/>
          <w:divBdr>
            <w:top w:val="none" w:sz="0" w:space="0" w:color="auto"/>
            <w:left w:val="none" w:sz="0" w:space="0" w:color="auto"/>
            <w:bottom w:val="none" w:sz="0" w:space="0" w:color="auto"/>
            <w:right w:val="none" w:sz="0" w:space="0" w:color="auto"/>
          </w:divBdr>
        </w:div>
        <w:div w:id="1276208388">
          <w:marLeft w:val="640"/>
          <w:marRight w:val="0"/>
          <w:marTop w:val="0"/>
          <w:marBottom w:val="0"/>
          <w:divBdr>
            <w:top w:val="none" w:sz="0" w:space="0" w:color="auto"/>
            <w:left w:val="none" w:sz="0" w:space="0" w:color="auto"/>
            <w:bottom w:val="none" w:sz="0" w:space="0" w:color="auto"/>
            <w:right w:val="none" w:sz="0" w:space="0" w:color="auto"/>
          </w:divBdr>
        </w:div>
        <w:div w:id="1280067065">
          <w:marLeft w:val="640"/>
          <w:marRight w:val="0"/>
          <w:marTop w:val="0"/>
          <w:marBottom w:val="0"/>
          <w:divBdr>
            <w:top w:val="none" w:sz="0" w:space="0" w:color="auto"/>
            <w:left w:val="none" w:sz="0" w:space="0" w:color="auto"/>
            <w:bottom w:val="none" w:sz="0" w:space="0" w:color="auto"/>
            <w:right w:val="none" w:sz="0" w:space="0" w:color="auto"/>
          </w:divBdr>
        </w:div>
        <w:div w:id="1283999912">
          <w:marLeft w:val="640"/>
          <w:marRight w:val="0"/>
          <w:marTop w:val="0"/>
          <w:marBottom w:val="0"/>
          <w:divBdr>
            <w:top w:val="none" w:sz="0" w:space="0" w:color="auto"/>
            <w:left w:val="none" w:sz="0" w:space="0" w:color="auto"/>
            <w:bottom w:val="none" w:sz="0" w:space="0" w:color="auto"/>
            <w:right w:val="none" w:sz="0" w:space="0" w:color="auto"/>
          </w:divBdr>
        </w:div>
        <w:div w:id="1315377588">
          <w:marLeft w:val="640"/>
          <w:marRight w:val="0"/>
          <w:marTop w:val="0"/>
          <w:marBottom w:val="0"/>
          <w:divBdr>
            <w:top w:val="none" w:sz="0" w:space="0" w:color="auto"/>
            <w:left w:val="none" w:sz="0" w:space="0" w:color="auto"/>
            <w:bottom w:val="none" w:sz="0" w:space="0" w:color="auto"/>
            <w:right w:val="none" w:sz="0" w:space="0" w:color="auto"/>
          </w:divBdr>
        </w:div>
        <w:div w:id="1321887094">
          <w:marLeft w:val="640"/>
          <w:marRight w:val="0"/>
          <w:marTop w:val="0"/>
          <w:marBottom w:val="0"/>
          <w:divBdr>
            <w:top w:val="none" w:sz="0" w:space="0" w:color="auto"/>
            <w:left w:val="none" w:sz="0" w:space="0" w:color="auto"/>
            <w:bottom w:val="none" w:sz="0" w:space="0" w:color="auto"/>
            <w:right w:val="none" w:sz="0" w:space="0" w:color="auto"/>
          </w:divBdr>
        </w:div>
        <w:div w:id="1330718227">
          <w:marLeft w:val="640"/>
          <w:marRight w:val="0"/>
          <w:marTop w:val="0"/>
          <w:marBottom w:val="0"/>
          <w:divBdr>
            <w:top w:val="none" w:sz="0" w:space="0" w:color="auto"/>
            <w:left w:val="none" w:sz="0" w:space="0" w:color="auto"/>
            <w:bottom w:val="none" w:sz="0" w:space="0" w:color="auto"/>
            <w:right w:val="none" w:sz="0" w:space="0" w:color="auto"/>
          </w:divBdr>
        </w:div>
        <w:div w:id="1342901122">
          <w:marLeft w:val="640"/>
          <w:marRight w:val="0"/>
          <w:marTop w:val="0"/>
          <w:marBottom w:val="0"/>
          <w:divBdr>
            <w:top w:val="none" w:sz="0" w:space="0" w:color="auto"/>
            <w:left w:val="none" w:sz="0" w:space="0" w:color="auto"/>
            <w:bottom w:val="none" w:sz="0" w:space="0" w:color="auto"/>
            <w:right w:val="none" w:sz="0" w:space="0" w:color="auto"/>
          </w:divBdr>
        </w:div>
        <w:div w:id="1355382182">
          <w:marLeft w:val="640"/>
          <w:marRight w:val="0"/>
          <w:marTop w:val="0"/>
          <w:marBottom w:val="0"/>
          <w:divBdr>
            <w:top w:val="none" w:sz="0" w:space="0" w:color="auto"/>
            <w:left w:val="none" w:sz="0" w:space="0" w:color="auto"/>
            <w:bottom w:val="none" w:sz="0" w:space="0" w:color="auto"/>
            <w:right w:val="none" w:sz="0" w:space="0" w:color="auto"/>
          </w:divBdr>
        </w:div>
        <w:div w:id="1386904664">
          <w:marLeft w:val="640"/>
          <w:marRight w:val="0"/>
          <w:marTop w:val="0"/>
          <w:marBottom w:val="0"/>
          <w:divBdr>
            <w:top w:val="none" w:sz="0" w:space="0" w:color="auto"/>
            <w:left w:val="none" w:sz="0" w:space="0" w:color="auto"/>
            <w:bottom w:val="none" w:sz="0" w:space="0" w:color="auto"/>
            <w:right w:val="none" w:sz="0" w:space="0" w:color="auto"/>
          </w:divBdr>
        </w:div>
        <w:div w:id="1424255646">
          <w:marLeft w:val="640"/>
          <w:marRight w:val="0"/>
          <w:marTop w:val="0"/>
          <w:marBottom w:val="0"/>
          <w:divBdr>
            <w:top w:val="none" w:sz="0" w:space="0" w:color="auto"/>
            <w:left w:val="none" w:sz="0" w:space="0" w:color="auto"/>
            <w:bottom w:val="none" w:sz="0" w:space="0" w:color="auto"/>
            <w:right w:val="none" w:sz="0" w:space="0" w:color="auto"/>
          </w:divBdr>
        </w:div>
        <w:div w:id="1427186763">
          <w:marLeft w:val="640"/>
          <w:marRight w:val="0"/>
          <w:marTop w:val="0"/>
          <w:marBottom w:val="0"/>
          <w:divBdr>
            <w:top w:val="none" w:sz="0" w:space="0" w:color="auto"/>
            <w:left w:val="none" w:sz="0" w:space="0" w:color="auto"/>
            <w:bottom w:val="none" w:sz="0" w:space="0" w:color="auto"/>
            <w:right w:val="none" w:sz="0" w:space="0" w:color="auto"/>
          </w:divBdr>
        </w:div>
        <w:div w:id="1486894641">
          <w:marLeft w:val="640"/>
          <w:marRight w:val="0"/>
          <w:marTop w:val="0"/>
          <w:marBottom w:val="0"/>
          <w:divBdr>
            <w:top w:val="none" w:sz="0" w:space="0" w:color="auto"/>
            <w:left w:val="none" w:sz="0" w:space="0" w:color="auto"/>
            <w:bottom w:val="none" w:sz="0" w:space="0" w:color="auto"/>
            <w:right w:val="none" w:sz="0" w:space="0" w:color="auto"/>
          </w:divBdr>
        </w:div>
        <w:div w:id="1509254596">
          <w:marLeft w:val="640"/>
          <w:marRight w:val="0"/>
          <w:marTop w:val="0"/>
          <w:marBottom w:val="0"/>
          <w:divBdr>
            <w:top w:val="none" w:sz="0" w:space="0" w:color="auto"/>
            <w:left w:val="none" w:sz="0" w:space="0" w:color="auto"/>
            <w:bottom w:val="none" w:sz="0" w:space="0" w:color="auto"/>
            <w:right w:val="none" w:sz="0" w:space="0" w:color="auto"/>
          </w:divBdr>
        </w:div>
        <w:div w:id="1518884199">
          <w:marLeft w:val="640"/>
          <w:marRight w:val="0"/>
          <w:marTop w:val="0"/>
          <w:marBottom w:val="0"/>
          <w:divBdr>
            <w:top w:val="none" w:sz="0" w:space="0" w:color="auto"/>
            <w:left w:val="none" w:sz="0" w:space="0" w:color="auto"/>
            <w:bottom w:val="none" w:sz="0" w:space="0" w:color="auto"/>
            <w:right w:val="none" w:sz="0" w:space="0" w:color="auto"/>
          </w:divBdr>
        </w:div>
        <w:div w:id="1546066110">
          <w:marLeft w:val="640"/>
          <w:marRight w:val="0"/>
          <w:marTop w:val="0"/>
          <w:marBottom w:val="0"/>
          <w:divBdr>
            <w:top w:val="none" w:sz="0" w:space="0" w:color="auto"/>
            <w:left w:val="none" w:sz="0" w:space="0" w:color="auto"/>
            <w:bottom w:val="none" w:sz="0" w:space="0" w:color="auto"/>
            <w:right w:val="none" w:sz="0" w:space="0" w:color="auto"/>
          </w:divBdr>
        </w:div>
        <w:div w:id="1581062209">
          <w:marLeft w:val="640"/>
          <w:marRight w:val="0"/>
          <w:marTop w:val="0"/>
          <w:marBottom w:val="0"/>
          <w:divBdr>
            <w:top w:val="none" w:sz="0" w:space="0" w:color="auto"/>
            <w:left w:val="none" w:sz="0" w:space="0" w:color="auto"/>
            <w:bottom w:val="none" w:sz="0" w:space="0" w:color="auto"/>
            <w:right w:val="none" w:sz="0" w:space="0" w:color="auto"/>
          </w:divBdr>
        </w:div>
        <w:div w:id="1625504541">
          <w:marLeft w:val="640"/>
          <w:marRight w:val="0"/>
          <w:marTop w:val="0"/>
          <w:marBottom w:val="0"/>
          <w:divBdr>
            <w:top w:val="none" w:sz="0" w:space="0" w:color="auto"/>
            <w:left w:val="none" w:sz="0" w:space="0" w:color="auto"/>
            <w:bottom w:val="none" w:sz="0" w:space="0" w:color="auto"/>
            <w:right w:val="none" w:sz="0" w:space="0" w:color="auto"/>
          </w:divBdr>
        </w:div>
        <w:div w:id="1629124690">
          <w:marLeft w:val="640"/>
          <w:marRight w:val="0"/>
          <w:marTop w:val="0"/>
          <w:marBottom w:val="0"/>
          <w:divBdr>
            <w:top w:val="none" w:sz="0" w:space="0" w:color="auto"/>
            <w:left w:val="none" w:sz="0" w:space="0" w:color="auto"/>
            <w:bottom w:val="none" w:sz="0" w:space="0" w:color="auto"/>
            <w:right w:val="none" w:sz="0" w:space="0" w:color="auto"/>
          </w:divBdr>
        </w:div>
        <w:div w:id="1634943921">
          <w:marLeft w:val="640"/>
          <w:marRight w:val="0"/>
          <w:marTop w:val="0"/>
          <w:marBottom w:val="0"/>
          <w:divBdr>
            <w:top w:val="none" w:sz="0" w:space="0" w:color="auto"/>
            <w:left w:val="none" w:sz="0" w:space="0" w:color="auto"/>
            <w:bottom w:val="none" w:sz="0" w:space="0" w:color="auto"/>
            <w:right w:val="none" w:sz="0" w:space="0" w:color="auto"/>
          </w:divBdr>
        </w:div>
        <w:div w:id="1647197412">
          <w:marLeft w:val="640"/>
          <w:marRight w:val="0"/>
          <w:marTop w:val="0"/>
          <w:marBottom w:val="0"/>
          <w:divBdr>
            <w:top w:val="none" w:sz="0" w:space="0" w:color="auto"/>
            <w:left w:val="none" w:sz="0" w:space="0" w:color="auto"/>
            <w:bottom w:val="none" w:sz="0" w:space="0" w:color="auto"/>
            <w:right w:val="none" w:sz="0" w:space="0" w:color="auto"/>
          </w:divBdr>
        </w:div>
        <w:div w:id="1676616405">
          <w:marLeft w:val="640"/>
          <w:marRight w:val="0"/>
          <w:marTop w:val="0"/>
          <w:marBottom w:val="0"/>
          <w:divBdr>
            <w:top w:val="none" w:sz="0" w:space="0" w:color="auto"/>
            <w:left w:val="none" w:sz="0" w:space="0" w:color="auto"/>
            <w:bottom w:val="none" w:sz="0" w:space="0" w:color="auto"/>
            <w:right w:val="none" w:sz="0" w:space="0" w:color="auto"/>
          </w:divBdr>
        </w:div>
        <w:div w:id="1725526056">
          <w:marLeft w:val="640"/>
          <w:marRight w:val="0"/>
          <w:marTop w:val="0"/>
          <w:marBottom w:val="0"/>
          <w:divBdr>
            <w:top w:val="none" w:sz="0" w:space="0" w:color="auto"/>
            <w:left w:val="none" w:sz="0" w:space="0" w:color="auto"/>
            <w:bottom w:val="none" w:sz="0" w:space="0" w:color="auto"/>
            <w:right w:val="none" w:sz="0" w:space="0" w:color="auto"/>
          </w:divBdr>
        </w:div>
        <w:div w:id="1734159150">
          <w:marLeft w:val="640"/>
          <w:marRight w:val="0"/>
          <w:marTop w:val="0"/>
          <w:marBottom w:val="0"/>
          <w:divBdr>
            <w:top w:val="none" w:sz="0" w:space="0" w:color="auto"/>
            <w:left w:val="none" w:sz="0" w:space="0" w:color="auto"/>
            <w:bottom w:val="none" w:sz="0" w:space="0" w:color="auto"/>
            <w:right w:val="none" w:sz="0" w:space="0" w:color="auto"/>
          </w:divBdr>
        </w:div>
        <w:div w:id="1735858142">
          <w:marLeft w:val="640"/>
          <w:marRight w:val="0"/>
          <w:marTop w:val="0"/>
          <w:marBottom w:val="0"/>
          <w:divBdr>
            <w:top w:val="none" w:sz="0" w:space="0" w:color="auto"/>
            <w:left w:val="none" w:sz="0" w:space="0" w:color="auto"/>
            <w:bottom w:val="none" w:sz="0" w:space="0" w:color="auto"/>
            <w:right w:val="none" w:sz="0" w:space="0" w:color="auto"/>
          </w:divBdr>
        </w:div>
        <w:div w:id="1746416789">
          <w:marLeft w:val="640"/>
          <w:marRight w:val="0"/>
          <w:marTop w:val="0"/>
          <w:marBottom w:val="0"/>
          <w:divBdr>
            <w:top w:val="none" w:sz="0" w:space="0" w:color="auto"/>
            <w:left w:val="none" w:sz="0" w:space="0" w:color="auto"/>
            <w:bottom w:val="none" w:sz="0" w:space="0" w:color="auto"/>
            <w:right w:val="none" w:sz="0" w:space="0" w:color="auto"/>
          </w:divBdr>
        </w:div>
        <w:div w:id="1759670494">
          <w:marLeft w:val="640"/>
          <w:marRight w:val="0"/>
          <w:marTop w:val="0"/>
          <w:marBottom w:val="0"/>
          <w:divBdr>
            <w:top w:val="none" w:sz="0" w:space="0" w:color="auto"/>
            <w:left w:val="none" w:sz="0" w:space="0" w:color="auto"/>
            <w:bottom w:val="none" w:sz="0" w:space="0" w:color="auto"/>
            <w:right w:val="none" w:sz="0" w:space="0" w:color="auto"/>
          </w:divBdr>
        </w:div>
        <w:div w:id="1772312427">
          <w:marLeft w:val="640"/>
          <w:marRight w:val="0"/>
          <w:marTop w:val="0"/>
          <w:marBottom w:val="0"/>
          <w:divBdr>
            <w:top w:val="none" w:sz="0" w:space="0" w:color="auto"/>
            <w:left w:val="none" w:sz="0" w:space="0" w:color="auto"/>
            <w:bottom w:val="none" w:sz="0" w:space="0" w:color="auto"/>
            <w:right w:val="none" w:sz="0" w:space="0" w:color="auto"/>
          </w:divBdr>
        </w:div>
        <w:div w:id="1871916406">
          <w:marLeft w:val="640"/>
          <w:marRight w:val="0"/>
          <w:marTop w:val="0"/>
          <w:marBottom w:val="0"/>
          <w:divBdr>
            <w:top w:val="none" w:sz="0" w:space="0" w:color="auto"/>
            <w:left w:val="none" w:sz="0" w:space="0" w:color="auto"/>
            <w:bottom w:val="none" w:sz="0" w:space="0" w:color="auto"/>
            <w:right w:val="none" w:sz="0" w:space="0" w:color="auto"/>
          </w:divBdr>
        </w:div>
        <w:div w:id="1875650863">
          <w:marLeft w:val="640"/>
          <w:marRight w:val="0"/>
          <w:marTop w:val="0"/>
          <w:marBottom w:val="0"/>
          <w:divBdr>
            <w:top w:val="none" w:sz="0" w:space="0" w:color="auto"/>
            <w:left w:val="none" w:sz="0" w:space="0" w:color="auto"/>
            <w:bottom w:val="none" w:sz="0" w:space="0" w:color="auto"/>
            <w:right w:val="none" w:sz="0" w:space="0" w:color="auto"/>
          </w:divBdr>
        </w:div>
        <w:div w:id="1890531623">
          <w:marLeft w:val="640"/>
          <w:marRight w:val="0"/>
          <w:marTop w:val="0"/>
          <w:marBottom w:val="0"/>
          <w:divBdr>
            <w:top w:val="none" w:sz="0" w:space="0" w:color="auto"/>
            <w:left w:val="none" w:sz="0" w:space="0" w:color="auto"/>
            <w:bottom w:val="none" w:sz="0" w:space="0" w:color="auto"/>
            <w:right w:val="none" w:sz="0" w:space="0" w:color="auto"/>
          </w:divBdr>
        </w:div>
        <w:div w:id="1898666723">
          <w:marLeft w:val="640"/>
          <w:marRight w:val="0"/>
          <w:marTop w:val="0"/>
          <w:marBottom w:val="0"/>
          <w:divBdr>
            <w:top w:val="none" w:sz="0" w:space="0" w:color="auto"/>
            <w:left w:val="none" w:sz="0" w:space="0" w:color="auto"/>
            <w:bottom w:val="none" w:sz="0" w:space="0" w:color="auto"/>
            <w:right w:val="none" w:sz="0" w:space="0" w:color="auto"/>
          </w:divBdr>
        </w:div>
        <w:div w:id="1908028521">
          <w:marLeft w:val="640"/>
          <w:marRight w:val="0"/>
          <w:marTop w:val="0"/>
          <w:marBottom w:val="0"/>
          <w:divBdr>
            <w:top w:val="none" w:sz="0" w:space="0" w:color="auto"/>
            <w:left w:val="none" w:sz="0" w:space="0" w:color="auto"/>
            <w:bottom w:val="none" w:sz="0" w:space="0" w:color="auto"/>
            <w:right w:val="none" w:sz="0" w:space="0" w:color="auto"/>
          </w:divBdr>
        </w:div>
        <w:div w:id="1924412346">
          <w:marLeft w:val="640"/>
          <w:marRight w:val="0"/>
          <w:marTop w:val="0"/>
          <w:marBottom w:val="0"/>
          <w:divBdr>
            <w:top w:val="none" w:sz="0" w:space="0" w:color="auto"/>
            <w:left w:val="none" w:sz="0" w:space="0" w:color="auto"/>
            <w:bottom w:val="none" w:sz="0" w:space="0" w:color="auto"/>
            <w:right w:val="none" w:sz="0" w:space="0" w:color="auto"/>
          </w:divBdr>
        </w:div>
        <w:div w:id="1938321025">
          <w:marLeft w:val="640"/>
          <w:marRight w:val="0"/>
          <w:marTop w:val="0"/>
          <w:marBottom w:val="0"/>
          <w:divBdr>
            <w:top w:val="none" w:sz="0" w:space="0" w:color="auto"/>
            <w:left w:val="none" w:sz="0" w:space="0" w:color="auto"/>
            <w:bottom w:val="none" w:sz="0" w:space="0" w:color="auto"/>
            <w:right w:val="none" w:sz="0" w:space="0" w:color="auto"/>
          </w:divBdr>
        </w:div>
        <w:div w:id="1946495386">
          <w:marLeft w:val="640"/>
          <w:marRight w:val="0"/>
          <w:marTop w:val="0"/>
          <w:marBottom w:val="0"/>
          <w:divBdr>
            <w:top w:val="none" w:sz="0" w:space="0" w:color="auto"/>
            <w:left w:val="none" w:sz="0" w:space="0" w:color="auto"/>
            <w:bottom w:val="none" w:sz="0" w:space="0" w:color="auto"/>
            <w:right w:val="none" w:sz="0" w:space="0" w:color="auto"/>
          </w:divBdr>
        </w:div>
        <w:div w:id="1974821811">
          <w:marLeft w:val="640"/>
          <w:marRight w:val="0"/>
          <w:marTop w:val="0"/>
          <w:marBottom w:val="0"/>
          <w:divBdr>
            <w:top w:val="none" w:sz="0" w:space="0" w:color="auto"/>
            <w:left w:val="none" w:sz="0" w:space="0" w:color="auto"/>
            <w:bottom w:val="none" w:sz="0" w:space="0" w:color="auto"/>
            <w:right w:val="none" w:sz="0" w:space="0" w:color="auto"/>
          </w:divBdr>
        </w:div>
        <w:div w:id="1985307674">
          <w:marLeft w:val="640"/>
          <w:marRight w:val="0"/>
          <w:marTop w:val="0"/>
          <w:marBottom w:val="0"/>
          <w:divBdr>
            <w:top w:val="none" w:sz="0" w:space="0" w:color="auto"/>
            <w:left w:val="none" w:sz="0" w:space="0" w:color="auto"/>
            <w:bottom w:val="none" w:sz="0" w:space="0" w:color="auto"/>
            <w:right w:val="none" w:sz="0" w:space="0" w:color="auto"/>
          </w:divBdr>
        </w:div>
        <w:div w:id="2017803132">
          <w:marLeft w:val="640"/>
          <w:marRight w:val="0"/>
          <w:marTop w:val="0"/>
          <w:marBottom w:val="0"/>
          <w:divBdr>
            <w:top w:val="none" w:sz="0" w:space="0" w:color="auto"/>
            <w:left w:val="none" w:sz="0" w:space="0" w:color="auto"/>
            <w:bottom w:val="none" w:sz="0" w:space="0" w:color="auto"/>
            <w:right w:val="none" w:sz="0" w:space="0" w:color="auto"/>
          </w:divBdr>
        </w:div>
        <w:div w:id="2036543582">
          <w:marLeft w:val="640"/>
          <w:marRight w:val="0"/>
          <w:marTop w:val="0"/>
          <w:marBottom w:val="0"/>
          <w:divBdr>
            <w:top w:val="none" w:sz="0" w:space="0" w:color="auto"/>
            <w:left w:val="none" w:sz="0" w:space="0" w:color="auto"/>
            <w:bottom w:val="none" w:sz="0" w:space="0" w:color="auto"/>
            <w:right w:val="none" w:sz="0" w:space="0" w:color="auto"/>
          </w:divBdr>
        </w:div>
        <w:div w:id="2068920014">
          <w:marLeft w:val="640"/>
          <w:marRight w:val="0"/>
          <w:marTop w:val="0"/>
          <w:marBottom w:val="0"/>
          <w:divBdr>
            <w:top w:val="none" w:sz="0" w:space="0" w:color="auto"/>
            <w:left w:val="none" w:sz="0" w:space="0" w:color="auto"/>
            <w:bottom w:val="none" w:sz="0" w:space="0" w:color="auto"/>
            <w:right w:val="none" w:sz="0" w:space="0" w:color="auto"/>
          </w:divBdr>
        </w:div>
        <w:div w:id="2088380945">
          <w:marLeft w:val="640"/>
          <w:marRight w:val="0"/>
          <w:marTop w:val="0"/>
          <w:marBottom w:val="0"/>
          <w:divBdr>
            <w:top w:val="none" w:sz="0" w:space="0" w:color="auto"/>
            <w:left w:val="none" w:sz="0" w:space="0" w:color="auto"/>
            <w:bottom w:val="none" w:sz="0" w:space="0" w:color="auto"/>
            <w:right w:val="none" w:sz="0" w:space="0" w:color="auto"/>
          </w:divBdr>
        </w:div>
      </w:divsChild>
    </w:div>
    <w:div w:id="737940055">
      <w:bodyDiv w:val="1"/>
      <w:marLeft w:val="0"/>
      <w:marRight w:val="0"/>
      <w:marTop w:val="0"/>
      <w:marBottom w:val="0"/>
      <w:divBdr>
        <w:top w:val="none" w:sz="0" w:space="0" w:color="auto"/>
        <w:left w:val="none" w:sz="0" w:space="0" w:color="auto"/>
        <w:bottom w:val="none" w:sz="0" w:space="0" w:color="auto"/>
        <w:right w:val="none" w:sz="0" w:space="0" w:color="auto"/>
      </w:divBdr>
      <w:divsChild>
        <w:div w:id="362481611">
          <w:marLeft w:val="640"/>
          <w:marRight w:val="0"/>
          <w:marTop w:val="0"/>
          <w:marBottom w:val="0"/>
          <w:divBdr>
            <w:top w:val="none" w:sz="0" w:space="0" w:color="auto"/>
            <w:left w:val="none" w:sz="0" w:space="0" w:color="auto"/>
            <w:bottom w:val="none" w:sz="0" w:space="0" w:color="auto"/>
            <w:right w:val="none" w:sz="0" w:space="0" w:color="auto"/>
          </w:divBdr>
        </w:div>
        <w:div w:id="1857186750">
          <w:marLeft w:val="640"/>
          <w:marRight w:val="0"/>
          <w:marTop w:val="0"/>
          <w:marBottom w:val="0"/>
          <w:divBdr>
            <w:top w:val="none" w:sz="0" w:space="0" w:color="auto"/>
            <w:left w:val="none" w:sz="0" w:space="0" w:color="auto"/>
            <w:bottom w:val="none" w:sz="0" w:space="0" w:color="auto"/>
            <w:right w:val="none" w:sz="0" w:space="0" w:color="auto"/>
          </w:divBdr>
        </w:div>
        <w:div w:id="160171036">
          <w:marLeft w:val="640"/>
          <w:marRight w:val="0"/>
          <w:marTop w:val="0"/>
          <w:marBottom w:val="0"/>
          <w:divBdr>
            <w:top w:val="none" w:sz="0" w:space="0" w:color="auto"/>
            <w:left w:val="none" w:sz="0" w:space="0" w:color="auto"/>
            <w:bottom w:val="none" w:sz="0" w:space="0" w:color="auto"/>
            <w:right w:val="none" w:sz="0" w:space="0" w:color="auto"/>
          </w:divBdr>
        </w:div>
        <w:div w:id="520552652">
          <w:marLeft w:val="640"/>
          <w:marRight w:val="0"/>
          <w:marTop w:val="0"/>
          <w:marBottom w:val="0"/>
          <w:divBdr>
            <w:top w:val="none" w:sz="0" w:space="0" w:color="auto"/>
            <w:left w:val="none" w:sz="0" w:space="0" w:color="auto"/>
            <w:bottom w:val="none" w:sz="0" w:space="0" w:color="auto"/>
            <w:right w:val="none" w:sz="0" w:space="0" w:color="auto"/>
          </w:divBdr>
        </w:div>
        <w:div w:id="179708923">
          <w:marLeft w:val="640"/>
          <w:marRight w:val="0"/>
          <w:marTop w:val="0"/>
          <w:marBottom w:val="0"/>
          <w:divBdr>
            <w:top w:val="none" w:sz="0" w:space="0" w:color="auto"/>
            <w:left w:val="none" w:sz="0" w:space="0" w:color="auto"/>
            <w:bottom w:val="none" w:sz="0" w:space="0" w:color="auto"/>
            <w:right w:val="none" w:sz="0" w:space="0" w:color="auto"/>
          </w:divBdr>
        </w:div>
        <w:div w:id="1585797020">
          <w:marLeft w:val="640"/>
          <w:marRight w:val="0"/>
          <w:marTop w:val="0"/>
          <w:marBottom w:val="0"/>
          <w:divBdr>
            <w:top w:val="none" w:sz="0" w:space="0" w:color="auto"/>
            <w:left w:val="none" w:sz="0" w:space="0" w:color="auto"/>
            <w:bottom w:val="none" w:sz="0" w:space="0" w:color="auto"/>
            <w:right w:val="none" w:sz="0" w:space="0" w:color="auto"/>
          </w:divBdr>
        </w:div>
        <w:div w:id="557399936">
          <w:marLeft w:val="640"/>
          <w:marRight w:val="0"/>
          <w:marTop w:val="0"/>
          <w:marBottom w:val="0"/>
          <w:divBdr>
            <w:top w:val="none" w:sz="0" w:space="0" w:color="auto"/>
            <w:left w:val="none" w:sz="0" w:space="0" w:color="auto"/>
            <w:bottom w:val="none" w:sz="0" w:space="0" w:color="auto"/>
            <w:right w:val="none" w:sz="0" w:space="0" w:color="auto"/>
          </w:divBdr>
        </w:div>
        <w:div w:id="1049451606">
          <w:marLeft w:val="640"/>
          <w:marRight w:val="0"/>
          <w:marTop w:val="0"/>
          <w:marBottom w:val="0"/>
          <w:divBdr>
            <w:top w:val="none" w:sz="0" w:space="0" w:color="auto"/>
            <w:left w:val="none" w:sz="0" w:space="0" w:color="auto"/>
            <w:bottom w:val="none" w:sz="0" w:space="0" w:color="auto"/>
            <w:right w:val="none" w:sz="0" w:space="0" w:color="auto"/>
          </w:divBdr>
        </w:div>
        <w:div w:id="2059238011">
          <w:marLeft w:val="640"/>
          <w:marRight w:val="0"/>
          <w:marTop w:val="0"/>
          <w:marBottom w:val="0"/>
          <w:divBdr>
            <w:top w:val="none" w:sz="0" w:space="0" w:color="auto"/>
            <w:left w:val="none" w:sz="0" w:space="0" w:color="auto"/>
            <w:bottom w:val="none" w:sz="0" w:space="0" w:color="auto"/>
            <w:right w:val="none" w:sz="0" w:space="0" w:color="auto"/>
          </w:divBdr>
        </w:div>
        <w:div w:id="1959558332">
          <w:marLeft w:val="640"/>
          <w:marRight w:val="0"/>
          <w:marTop w:val="0"/>
          <w:marBottom w:val="0"/>
          <w:divBdr>
            <w:top w:val="none" w:sz="0" w:space="0" w:color="auto"/>
            <w:left w:val="none" w:sz="0" w:space="0" w:color="auto"/>
            <w:bottom w:val="none" w:sz="0" w:space="0" w:color="auto"/>
            <w:right w:val="none" w:sz="0" w:space="0" w:color="auto"/>
          </w:divBdr>
        </w:div>
        <w:div w:id="1666476156">
          <w:marLeft w:val="640"/>
          <w:marRight w:val="0"/>
          <w:marTop w:val="0"/>
          <w:marBottom w:val="0"/>
          <w:divBdr>
            <w:top w:val="none" w:sz="0" w:space="0" w:color="auto"/>
            <w:left w:val="none" w:sz="0" w:space="0" w:color="auto"/>
            <w:bottom w:val="none" w:sz="0" w:space="0" w:color="auto"/>
            <w:right w:val="none" w:sz="0" w:space="0" w:color="auto"/>
          </w:divBdr>
        </w:div>
        <w:div w:id="150950473">
          <w:marLeft w:val="640"/>
          <w:marRight w:val="0"/>
          <w:marTop w:val="0"/>
          <w:marBottom w:val="0"/>
          <w:divBdr>
            <w:top w:val="none" w:sz="0" w:space="0" w:color="auto"/>
            <w:left w:val="none" w:sz="0" w:space="0" w:color="auto"/>
            <w:bottom w:val="none" w:sz="0" w:space="0" w:color="auto"/>
            <w:right w:val="none" w:sz="0" w:space="0" w:color="auto"/>
          </w:divBdr>
        </w:div>
        <w:div w:id="1258908835">
          <w:marLeft w:val="640"/>
          <w:marRight w:val="0"/>
          <w:marTop w:val="0"/>
          <w:marBottom w:val="0"/>
          <w:divBdr>
            <w:top w:val="none" w:sz="0" w:space="0" w:color="auto"/>
            <w:left w:val="none" w:sz="0" w:space="0" w:color="auto"/>
            <w:bottom w:val="none" w:sz="0" w:space="0" w:color="auto"/>
            <w:right w:val="none" w:sz="0" w:space="0" w:color="auto"/>
          </w:divBdr>
        </w:div>
        <w:div w:id="1575436906">
          <w:marLeft w:val="640"/>
          <w:marRight w:val="0"/>
          <w:marTop w:val="0"/>
          <w:marBottom w:val="0"/>
          <w:divBdr>
            <w:top w:val="none" w:sz="0" w:space="0" w:color="auto"/>
            <w:left w:val="none" w:sz="0" w:space="0" w:color="auto"/>
            <w:bottom w:val="none" w:sz="0" w:space="0" w:color="auto"/>
            <w:right w:val="none" w:sz="0" w:space="0" w:color="auto"/>
          </w:divBdr>
        </w:div>
        <w:div w:id="103623978">
          <w:marLeft w:val="640"/>
          <w:marRight w:val="0"/>
          <w:marTop w:val="0"/>
          <w:marBottom w:val="0"/>
          <w:divBdr>
            <w:top w:val="none" w:sz="0" w:space="0" w:color="auto"/>
            <w:left w:val="none" w:sz="0" w:space="0" w:color="auto"/>
            <w:bottom w:val="none" w:sz="0" w:space="0" w:color="auto"/>
            <w:right w:val="none" w:sz="0" w:space="0" w:color="auto"/>
          </w:divBdr>
        </w:div>
        <w:div w:id="653029011">
          <w:marLeft w:val="640"/>
          <w:marRight w:val="0"/>
          <w:marTop w:val="0"/>
          <w:marBottom w:val="0"/>
          <w:divBdr>
            <w:top w:val="none" w:sz="0" w:space="0" w:color="auto"/>
            <w:left w:val="none" w:sz="0" w:space="0" w:color="auto"/>
            <w:bottom w:val="none" w:sz="0" w:space="0" w:color="auto"/>
            <w:right w:val="none" w:sz="0" w:space="0" w:color="auto"/>
          </w:divBdr>
        </w:div>
        <w:div w:id="465895899">
          <w:marLeft w:val="640"/>
          <w:marRight w:val="0"/>
          <w:marTop w:val="0"/>
          <w:marBottom w:val="0"/>
          <w:divBdr>
            <w:top w:val="none" w:sz="0" w:space="0" w:color="auto"/>
            <w:left w:val="none" w:sz="0" w:space="0" w:color="auto"/>
            <w:bottom w:val="none" w:sz="0" w:space="0" w:color="auto"/>
            <w:right w:val="none" w:sz="0" w:space="0" w:color="auto"/>
          </w:divBdr>
        </w:div>
        <w:div w:id="622199199">
          <w:marLeft w:val="640"/>
          <w:marRight w:val="0"/>
          <w:marTop w:val="0"/>
          <w:marBottom w:val="0"/>
          <w:divBdr>
            <w:top w:val="none" w:sz="0" w:space="0" w:color="auto"/>
            <w:left w:val="none" w:sz="0" w:space="0" w:color="auto"/>
            <w:bottom w:val="none" w:sz="0" w:space="0" w:color="auto"/>
            <w:right w:val="none" w:sz="0" w:space="0" w:color="auto"/>
          </w:divBdr>
        </w:div>
        <w:div w:id="1222667030">
          <w:marLeft w:val="640"/>
          <w:marRight w:val="0"/>
          <w:marTop w:val="0"/>
          <w:marBottom w:val="0"/>
          <w:divBdr>
            <w:top w:val="none" w:sz="0" w:space="0" w:color="auto"/>
            <w:left w:val="none" w:sz="0" w:space="0" w:color="auto"/>
            <w:bottom w:val="none" w:sz="0" w:space="0" w:color="auto"/>
            <w:right w:val="none" w:sz="0" w:space="0" w:color="auto"/>
          </w:divBdr>
        </w:div>
        <w:div w:id="1202015865">
          <w:marLeft w:val="640"/>
          <w:marRight w:val="0"/>
          <w:marTop w:val="0"/>
          <w:marBottom w:val="0"/>
          <w:divBdr>
            <w:top w:val="none" w:sz="0" w:space="0" w:color="auto"/>
            <w:left w:val="none" w:sz="0" w:space="0" w:color="auto"/>
            <w:bottom w:val="none" w:sz="0" w:space="0" w:color="auto"/>
            <w:right w:val="none" w:sz="0" w:space="0" w:color="auto"/>
          </w:divBdr>
        </w:div>
        <w:div w:id="311913671">
          <w:marLeft w:val="640"/>
          <w:marRight w:val="0"/>
          <w:marTop w:val="0"/>
          <w:marBottom w:val="0"/>
          <w:divBdr>
            <w:top w:val="none" w:sz="0" w:space="0" w:color="auto"/>
            <w:left w:val="none" w:sz="0" w:space="0" w:color="auto"/>
            <w:bottom w:val="none" w:sz="0" w:space="0" w:color="auto"/>
            <w:right w:val="none" w:sz="0" w:space="0" w:color="auto"/>
          </w:divBdr>
        </w:div>
        <w:div w:id="803350168">
          <w:marLeft w:val="640"/>
          <w:marRight w:val="0"/>
          <w:marTop w:val="0"/>
          <w:marBottom w:val="0"/>
          <w:divBdr>
            <w:top w:val="none" w:sz="0" w:space="0" w:color="auto"/>
            <w:left w:val="none" w:sz="0" w:space="0" w:color="auto"/>
            <w:bottom w:val="none" w:sz="0" w:space="0" w:color="auto"/>
            <w:right w:val="none" w:sz="0" w:space="0" w:color="auto"/>
          </w:divBdr>
        </w:div>
        <w:div w:id="476533510">
          <w:marLeft w:val="640"/>
          <w:marRight w:val="0"/>
          <w:marTop w:val="0"/>
          <w:marBottom w:val="0"/>
          <w:divBdr>
            <w:top w:val="none" w:sz="0" w:space="0" w:color="auto"/>
            <w:left w:val="none" w:sz="0" w:space="0" w:color="auto"/>
            <w:bottom w:val="none" w:sz="0" w:space="0" w:color="auto"/>
            <w:right w:val="none" w:sz="0" w:space="0" w:color="auto"/>
          </w:divBdr>
        </w:div>
        <w:div w:id="588275940">
          <w:marLeft w:val="640"/>
          <w:marRight w:val="0"/>
          <w:marTop w:val="0"/>
          <w:marBottom w:val="0"/>
          <w:divBdr>
            <w:top w:val="none" w:sz="0" w:space="0" w:color="auto"/>
            <w:left w:val="none" w:sz="0" w:space="0" w:color="auto"/>
            <w:bottom w:val="none" w:sz="0" w:space="0" w:color="auto"/>
            <w:right w:val="none" w:sz="0" w:space="0" w:color="auto"/>
          </w:divBdr>
        </w:div>
        <w:div w:id="721565402">
          <w:marLeft w:val="640"/>
          <w:marRight w:val="0"/>
          <w:marTop w:val="0"/>
          <w:marBottom w:val="0"/>
          <w:divBdr>
            <w:top w:val="none" w:sz="0" w:space="0" w:color="auto"/>
            <w:left w:val="none" w:sz="0" w:space="0" w:color="auto"/>
            <w:bottom w:val="none" w:sz="0" w:space="0" w:color="auto"/>
            <w:right w:val="none" w:sz="0" w:space="0" w:color="auto"/>
          </w:divBdr>
        </w:div>
        <w:div w:id="1580863787">
          <w:marLeft w:val="640"/>
          <w:marRight w:val="0"/>
          <w:marTop w:val="0"/>
          <w:marBottom w:val="0"/>
          <w:divBdr>
            <w:top w:val="none" w:sz="0" w:space="0" w:color="auto"/>
            <w:left w:val="none" w:sz="0" w:space="0" w:color="auto"/>
            <w:bottom w:val="none" w:sz="0" w:space="0" w:color="auto"/>
            <w:right w:val="none" w:sz="0" w:space="0" w:color="auto"/>
          </w:divBdr>
        </w:div>
        <w:div w:id="549152837">
          <w:marLeft w:val="640"/>
          <w:marRight w:val="0"/>
          <w:marTop w:val="0"/>
          <w:marBottom w:val="0"/>
          <w:divBdr>
            <w:top w:val="none" w:sz="0" w:space="0" w:color="auto"/>
            <w:left w:val="none" w:sz="0" w:space="0" w:color="auto"/>
            <w:bottom w:val="none" w:sz="0" w:space="0" w:color="auto"/>
            <w:right w:val="none" w:sz="0" w:space="0" w:color="auto"/>
          </w:divBdr>
        </w:div>
        <w:div w:id="1264916873">
          <w:marLeft w:val="640"/>
          <w:marRight w:val="0"/>
          <w:marTop w:val="0"/>
          <w:marBottom w:val="0"/>
          <w:divBdr>
            <w:top w:val="none" w:sz="0" w:space="0" w:color="auto"/>
            <w:left w:val="none" w:sz="0" w:space="0" w:color="auto"/>
            <w:bottom w:val="none" w:sz="0" w:space="0" w:color="auto"/>
            <w:right w:val="none" w:sz="0" w:space="0" w:color="auto"/>
          </w:divBdr>
        </w:div>
        <w:div w:id="1010568998">
          <w:marLeft w:val="640"/>
          <w:marRight w:val="0"/>
          <w:marTop w:val="0"/>
          <w:marBottom w:val="0"/>
          <w:divBdr>
            <w:top w:val="none" w:sz="0" w:space="0" w:color="auto"/>
            <w:left w:val="none" w:sz="0" w:space="0" w:color="auto"/>
            <w:bottom w:val="none" w:sz="0" w:space="0" w:color="auto"/>
            <w:right w:val="none" w:sz="0" w:space="0" w:color="auto"/>
          </w:divBdr>
        </w:div>
        <w:div w:id="1045562101">
          <w:marLeft w:val="640"/>
          <w:marRight w:val="0"/>
          <w:marTop w:val="0"/>
          <w:marBottom w:val="0"/>
          <w:divBdr>
            <w:top w:val="none" w:sz="0" w:space="0" w:color="auto"/>
            <w:left w:val="none" w:sz="0" w:space="0" w:color="auto"/>
            <w:bottom w:val="none" w:sz="0" w:space="0" w:color="auto"/>
            <w:right w:val="none" w:sz="0" w:space="0" w:color="auto"/>
          </w:divBdr>
        </w:div>
        <w:div w:id="1847088764">
          <w:marLeft w:val="640"/>
          <w:marRight w:val="0"/>
          <w:marTop w:val="0"/>
          <w:marBottom w:val="0"/>
          <w:divBdr>
            <w:top w:val="none" w:sz="0" w:space="0" w:color="auto"/>
            <w:left w:val="none" w:sz="0" w:space="0" w:color="auto"/>
            <w:bottom w:val="none" w:sz="0" w:space="0" w:color="auto"/>
            <w:right w:val="none" w:sz="0" w:space="0" w:color="auto"/>
          </w:divBdr>
        </w:div>
        <w:div w:id="1917976702">
          <w:marLeft w:val="640"/>
          <w:marRight w:val="0"/>
          <w:marTop w:val="0"/>
          <w:marBottom w:val="0"/>
          <w:divBdr>
            <w:top w:val="none" w:sz="0" w:space="0" w:color="auto"/>
            <w:left w:val="none" w:sz="0" w:space="0" w:color="auto"/>
            <w:bottom w:val="none" w:sz="0" w:space="0" w:color="auto"/>
            <w:right w:val="none" w:sz="0" w:space="0" w:color="auto"/>
          </w:divBdr>
        </w:div>
        <w:div w:id="1500849845">
          <w:marLeft w:val="640"/>
          <w:marRight w:val="0"/>
          <w:marTop w:val="0"/>
          <w:marBottom w:val="0"/>
          <w:divBdr>
            <w:top w:val="none" w:sz="0" w:space="0" w:color="auto"/>
            <w:left w:val="none" w:sz="0" w:space="0" w:color="auto"/>
            <w:bottom w:val="none" w:sz="0" w:space="0" w:color="auto"/>
            <w:right w:val="none" w:sz="0" w:space="0" w:color="auto"/>
          </w:divBdr>
        </w:div>
        <w:div w:id="2100827455">
          <w:marLeft w:val="640"/>
          <w:marRight w:val="0"/>
          <w:marTop w:val="0"/>
          <w:marBottom w:val="0"/>
          <w:divBdr>
            <w:top w:val="none" w:sz="0" w:space="0" w:color="auto"/>
            <w:left w:val="none" w:sz="0" w:space="0" w:color="auto"/>
            <w:bottom w:val="none" w:sz="0" w:space="0" w:color="auto"/>
            <w:right w:val="none" w:sz="0" w:space="0" w:color="auto"/>
          </w:divBdr>
        </w:div>
        <w:div w:id="446387005">
          <w:marLeft w:val="640"/>
          <w:marRight w:val="0"/>
          <w:marTop w:val="0"/>
          <w:marBottom w:val="0"/>
          <w:divBdr>
            <w:top w:val="none" w:sz="0" w:space="0" w:color="auto"/>
            <w:left w:val="none" w:sz="0" w:space="0" w:color="auto"/>
            <w:bottom w:val="none" w:sz="0" w:space="0" w:color="auto"/>
            <w:right w:val="none" w:sz="0" w:space="0" w:color="auto"/>
          </w:divBdr>
        </w:div>
        <w:div w:id="1987926774">
          <w:marLeft w:val="640"/>
          <w:marRight w:val="0"/>
          <w:marTop w:val="0"/>
          <w:marBottom w:val="0"/>
          <w:divBdr>
            <w:top w:val="none" w:sz="0" w:space="0" w:color="auto"/>
            <w:left w:val="none" w:sz="0" w:space="0" w:color="auto"/>
            <w:bottom w:val="none" w:sz="0" w:space="0" w:color="auto"/>
            <w:right w:val="none" w:sz="0" w:space="0" w:color="auto"/>
          </w:divBdr>
        </w:div>
        <w:div w:id="1135216226">
          <w:marLeft w:val="640"/>
          <w:marRight w:val="0"/>
          <w:marTop w:val="0"/>
          <w:marBottom w:val="0"/>
          <w:divBdr>
            <w:top w:val="none" w:sz="0" w:space="0" w:color="auto"/>
            <w:left w:val="none" w:sz="0" w:space="0" w:color="auto"/>
            <w:bottom w:val="none" w:sz="0" w:space="0" w:color="auto"/>
            <w:right w:val="none" w:sz="0" w:space="0" w:color="auto"/>
          </w:divBdr>
        </w:div>
        <w:div w:id="1901593345">
          <w:marLeft w:val="640"/>
          <w:marRight w:val="0"/>
          <w:marTop w:val="0"/>
          <w:marBottom w:val="0"/>
          <w:divBdr>
            <w:top w:val="none" w:sz="0" w:space="0" w:color="auto"/>
            <w:left w:val="none" w:sz="0" w:space="0" w:color="auto"/>
            <w:bottom w:val="none" w:sz="0" w:space="0" w:color="auto"/>
            <w:right w:val="none" w:sz="0" w:space="0" w:color="auto"/>
          </w:divBdr>
        </w:div>
        <w:div w:id="1011104345">
          <w:marLeft w:val="640"/>
          <w:marRight w:val="0"/>
          <w:marTop w:val="0"/>
          <w:marBottom w:val="0"/>
          <w:divBdr>
            <w:top w:val="none" w:sz="0" w:space="0" w:color="auto"/>
            <w:left w:val="none" w:sz="0" w:space="0" w:color="auto"/>
            <w:bottom w:val="none" w:sz="0" w:space="0" w:color="auto"/>
            <w:right w:val="none" w:sz="0" w:space="0" w:color="auto"/>
          </w:divBdr>
        </w:div>
        <w:div w:id="1933051218">
          <w:marLeft w:val="640"/>
          <w:marRight w:val="0"/>
          <w:marTop w:val="0"/>
          <w:marBottom w:val="0"/>
          <w:divBdr>
            <w:top w:val="none" w:sz="0" w:space="0" w:color="auto"/>
            <w:left w:val="none" w:sz="0" w:space="0" w:color="auto"/>
            <w:bottom w:val="none" w:sz="0" w:space="0" w:color="auto"/>
            <w:right w:val="none" w:sz="0" w:space="0" w:color="auto"/>
          </w:divBdr>
        </w:div>
        <w:div w:id="469202476">
          <w:marLeft w:val="640"/>
          <w:marRight w:val="0"/>
          <w:marTop w:val="0"/>
          <w:marBottom w:val="0"/>
          <w:divBdr>
            <w:top w:val="none" w:sz="0" w:space="0" w:color="auto"/>
            <w:left w:val="none" w:sz="0" w:space="0" w:color="auto"/>
            <w:bottom w:val="none" w:sz="0" w:space="0" w:color="auto"/>
            <w:right w:val="none" w:sz="0" w:space="0" w:color="auto"/>
          </w:divBdr>
        </w:div>
        <w:div w:id="432745310">
          <w:marLeft w:val="640"/>
          <w:marRight w:val="0"/>
          <w:marTop w:val="0"/>
          <w:marBottom w:val="0"/>
          <w:divBdr>
            <w:top w:val="none" w:sz="0" w:space="0" w:color="auto"/>
            <w:left w:val="none" w:sz="0" w:space="0" w:color="auto"/>
            <w:bottom w:val="none" w:sz="0" w:space="0" w:color="auto"/>
            <w:right w:val="none" w:sz="0" w:space="0" w:color="auto"/>
          </w:divBdr>
        </w:div>
        <w:div w:id="1333336414">
          <w:marLeft w:val="640"/>
          <w:marRight w:val="0"/>
          <w:marTop w:val="0"/>
          <w:marBottom w:val="0"/>
          <w:divBdr>
            <w:top w:val="none" w:sz="0" w:space="0" w:color="auto"/>
            <w:left w:val="none" w:sz="0" w:space="0" w:color="auto"/>
            <w:bottom w:val="none" w:sz="0" w:space="0" w:color="auto"/>
            <w:right w:val="none" w:sz="0" w:space="0" w:color="auto"/>
          </w:divBdr>
        </w:div>
        <w:div w:id="960309321">
          <w:marLeft w:val="640"/>
          <w:marRight w:val="0"/>
          <w:marTop w:val="0"/>
          <w:marBottom w:val="0"/>
          <w:divBdr>
            <w:top w:val="none" w:sz="0" w:space="0" w:color="auto"/>
            <w:left w:val="none" w:sz="0" w:space="0" w:color="auto"/>
            <w:bottom w:val="none" w:sz="0" w:space="0" w:color="auto"/>
            <w:right w:val="none" w:sz="0" w:space="0" w:color="auto"/>
          </w:divBdr>
        </w:div>
        <w:div w:id="165827442">
          <w:marLeft w:val="640"/>
          <w:marRight w:val="0"/>
          <w:marTop w:val="0"/>
          <w:marBottom w:val="0"/>
          <w:divBdr>
            <w:top w:val="none" w:sz="0" w:space="0" w:color="auto"/>
            <w:left w:val="none" w:sz="0" w:space="0" w:color="auto"/>
            <w:bottom w:val="none" w:sz="0" w:space="0" w:color="auto"/>
            <w:right w:val="none" w:sz="0" w:space="0" w:color="auto"/>
          </w:divBdr>
        </w:div>
        <w:div w:id="1788036393">
          <w:marLeft w:val="640"/>
          <w:marRight w:val="0"/>
          <w:marTop w:val="0"/>
          <w:marBottom w:val="0"/>
          <w:divBdr>
            <w:top w:val="none" w:sz="0" w:space="0" w:color="auto"/>
            <w:left w:val="none" w:sz="0" w:space="0" w:color="auto"/>
            <w:bottom w:val="none" w:sz="0" w:space="0" w:color="auto"/>
            <w:right w:val="none" w:sz="0" w:space="0" w:color="auto"/>
          </w:divBdr>
        </w:div>
        <w:div w:id="1163198711">
          <w:marLeft w:val="640"/>
          <w:marRight w:val="0"/>
          <w:marTop w:val="0"/>
          <w:marBottom w:val="0"/>
          <w:divBdr>
            <w:top w:val="none" w:sz="0" w:space="0" w:color="auto"/>
            <w:left w:val="none" w:sz="0" w:space="0" w:color="auto"/>
            <w:bottom w:val="none" w:sz="0" w:space="0" w:color="auto"/>
            <w:right w:val="none" w:sz="0" w:space="0" w:color="auto"/>
          </w:divBdr>
        </w:div>
        <w:div w:id="381639661">
          <w:marLeft w:val="640"/>
          <w:marRight w:val="0"/>
          <w:marTop w:val="0"/>
          <w:marBottom w:val="0"/>
          <w:divBdr>
            <w:top w:val="none" w:sz="0" w:space="0" w:color="auto"/>
            <w:left w:val="none" w:sz="0" w:space="0" w:color="auto"/>
            <w:bottom w:val="none" w:sz="0" w:space="0" w:color="auto"/>
            <w:right w:val="none" w:sz="0" w:space="0" w:color="auto"/>
          </w:divBdr>
        </w:div>
        <w:div w:id="782961837">
          <w:marLeft w:val="640"/>
          <w:marRight w:val="0"/>
          <w:marTop w:val="0"/>
          <w:marBottom w:val="0"/>
          <w:divBdr>
            <w:top w:val="none" w:sz="0" w:space="0" w:color="auto"/>
            <w:left w:val="none" w:sz="0" w:space="0" w:color="auto"/>
            <w:bottom w:val="none" w:sz="0" w:space="0" w:color="auto"/>
            <w:right w:val="none" w:sz="0" w:space="0" w:color="auto"/>
          </w:divBdr>
        </w:div>
        <w:div w:id="1357729811">
          <w:marLeft w:val="640"/>
          <w:marRight w:val="0"/>
          <w:marTop w:val="0"/>
          <w:marBottom w:val="0"/>
          <w:divBdr>
            <w:top w:val="none" w:sz="0" w:space="0" w:color="auto"/>
            <w:left w:val="none" w:sz="0" w:space="0" w:color="auto"/>
            <w:bottom w:val="none" w:sz="0" w:space="0" w:color="auto"/>
            <w:right w:val="none" w:sz="0" w:space="0" w:color="auto"/>
          </w:divBdr>
        </w:div>
        <w:div w:id="414254360">
          <w:marLeft w:val="640"/>
          <w:marRight w:val="0"/>
          <w:marTop w:val="0"/>
          <w:marBottom w:val="0"/>
          <w:divBdr>
            <w:top w:val="none" w:sz="0" w:space="0" w:color="auto"/>
            <w:left w:val="none" w:sz="0" w:space="0" w:color="auto"/>
            <w:bottom w:val="none" w:sz="0" w:space="0" w:color="auto"/>
            <w:right w:val="none" w:sz="0" w:space="0" w:color="auto"/>
          </w:divBdr>
        </w:div>
        <w:div w:id="1799957338">
          <w:marLeft w:val="640"/>
          <w:marRight w:val="0"/>
          <w:marTop w:val="0"/>
          <w:marBottom w:val="0"/>
          <w:divBdr>
            <w:top w:val="none" w:sz="0" w:space="0" w:color="auto"/>
            <w:left w:val="none" w:sz="0" w:space="0" w:color="auto"/>
            <w:bottom w:val="none" w:sz="0" w:space="0" w:color="auto"/>
            <w:right w:val="none" w:sz="0" w:space="0" w:color="auto"/>
          </w:divBdr>
        </w:div>
        <w:div w:id="816579969">
          <w:marLeft w:val="640"/>
          <w:marRight w:val="0"/>
          <w:marTop w:val="0"/>
          <w:marBottom w:val="0"/>
          <w:divBdr>
            <w:top w:val="none" w:sz="0" w:space="0" w:color="auto"/>
            <w:left w:val="none" w:sz="0" w:space="0" w:color="auto"/>
            <w:bottom w:val="none" w:sz="0" w:space="0" w:color="auto"/>
            <w:right w:val="none" w:sz="0" w:space="0" w:color="auto"/>
          </w:divBdr>
        </w:div>
        <w:div w:id="894388856">
          <w:marLeft w:val="640"/>
          <w:marRight w:val="0"/>
          <w:marTop w:val="0"/>
          <w:marBottom w:val="0"/>
          <w:divBdr>
            <w:top w:val="none" w:sz="0" w:space="0" w:color="auto"/>
            <w:left w:val="none" w:sz="0" w:space="0" w:color="auto"/>
            <w:bottom w:val="none" w:sz="0" w:space="0" w:color="auto"/>
            <w:right w:val="none" w:sz="0" w:space="0" w:color="auto"/>
          </w:divBdr>
        </w:div>
        <w:div w:id="1848866645">
          <w:marLeft w:val="640"/>
          <w:marRight w:val="0"/>
          <w:marTop w:val="0"/>
          <w:marBottom w:val="0"/>
          <w:divBdr>
            <w:top w:val="none" w:sz="0" w:space="0" w:color="auto"/>
            <w:left w:val="none" w:sz="0" w:space="0" w:color="auto"/>
            <w:bottom w:val="none" w:sz="0" w:space="0" w:color="auto"/>
            <w:right w:val="none" w:sz="0" w:space="0" w:color="auto"/>
          </w:divBdr>
        </w:div>
        <w:div w:id="295721441">
          <w:marLeft w:val="640"/>
          <w:marRight w:val="0"/>
          <w:marTop w:val="0"/>
          <w:marBottom w:val="0"/>
          <w:divBdr>
            <w:top w:val="none" w:sz="0" w:space="0" w:color="auto"/>
            <w:left w:val="none" w:sz="0" w:space="0" w:color="auto"/>
            <w:bottom w:val="none" w:sz="0" w:space="0" w:color="auto"/>
            <w:right w:val="none" w:sz="0" w:space="0" w:color="auto"/>
          </w:divBdr>
        </w:div>
        <w:div w:id="1008025819">
          <w:marLeft w:val="640"/>
          <w:marRight w:val="0"/>
          <w:marTop w:val="0"/>
          <w:marBottom w:val="0"/>
          <w:divBdr>
            <w:top w:val="none" w:sz="0" w:space="0" w:color="auto"/>
            <w:left w:val="none" w:sz="0" w:space="0" w:color="auto"/>
            <w:bottom w:val="none" w:sz="0" w:space="0" w:color="auto"/>
            <w:right w:val="none" w:sz="0" w:space="0" w:color="auto"/>
          </w:divBdr>
        </w:div>
        <w:div w:id="970282062">
          <w:marLeft w:val="640"/>
          <w:marRight w:val="0"/>
          <w:marTop w:val="0"/>
          <w:marBottom w:val="0"/>
          <w:divBdr>
            <w:top w:val="none" w:sz="0" w:space="0" w:color="auto"/>
            <w:left w:val="none" w:sz="0" w:space="0" w:color="auto"/>
            <w:bottom w:val="none" w:sz="0" w:space="0" w:color="auto"/>
            <w:right w:val="none" w:sz="0" w:space="0" w:color="auto"/>
          </w:divBdr>
        </w:div>
        <w:div w:id="1572887746">
          <w:marLeft w:val="640"/>
          <w:marRight w:val="0"/>
          <w:marTop w:val="0"/>
          <w:marBottom w:val="0"/>
          <w:divBdr>
            <w:top w:val="none" w:sz="0" w:space="0" w:color="auto"/>
            <w:left w:val="none" w:sz="0" w:space="0" w:color="auto"/>
            <w:bottom w:val="none" w:sz="0" w:space="0" w:color="auto"/>
            <w:right w:val="none" w:sz="0" w:space="0" w:color="auto"/>
          </w:divBdr>
        </w:div>
        <w:div w:id="402870911">
          <w:marLeft w:val="640"/>
          <w:marRight w:val="0"/>
          <w:marTop w:val="0"/>
          <w:marBottom w:val="0"/>
          <w:divBdr>
            <w:top w:val="none" w:sz="0" w:space="0" w:color="auto"/>
            <w:left w:val="none" w:sz="0" w:space="0" w:color="auto"/>
            <w:bottom w:val="none" w:sz="0" w:space="0" w:color="auto"/>
            <w:right w:val="none" w:sz="0" w:space="0" w:color="auto"/>
          </w:divBdr>
        </w:div>
        <w:div w:id="82186024">
          <w:marLeft w:val="640"/>
          <w:marRight w:val="0"/>
          <w:marTop w:val="0"/>
          <w:marBottom w:val="0"/>
          <w:divBdr>
            <w:top w:val="none" w:sz="0" w:space="0" w:color="auto"/>
            <w:left w:val="none" w:sz="0" w:space="0" w:color="auto"/>
            <w:bottom w:val="none" w:sz="0" w:space="0" w:color="auto"/>
            <w:right w:val="none" w:sz="0" w:space="0" w:color="auto"/>
          </w:divBdr>
        </w:div>
        <w:div w:id="250705661">
          <w:marLeft w:val="640"/>
          <w:marRight w:val="0"/>
          <w:marTop w:val="0"/>
          <w:marBottom w:val="0"/>
          <w:divBdr>
            <w:top w:val="none" w:sz="0" w:space="0" w:color="auto"/>
            <w:left w:val="none" w:sz="0" w:space="0" w:color="auto"/>
            <w:bottom w:val="none" w:sz="0" w:space="0" w:color="auto"/>
            <w:right w:val="none" w:sz="0" w:space="0" w:color="auto"/>
          </w:divBdr>
        </w:div>
        <w:div w:id="2091123507">
          <w:marLeft w:val="640"/>
          <w:marRight w:val="0"/>
          <w:marTop w:val="0"/>
          <w:marBottom w:val="0"/>
          <w:divBdr>
            <w:top w:val="none" w:sz="0" w:space="0" w:color="auto"/>
            <w:left w:val="none" w:sz="0" w:space="0" w:color="auto"/>
            <w:bottom w:val="none" w:sz="0" w:space="0" w:color="auto"/>
            <w:right w:val="none" w:sz="0" w:space="0" w:color="auto"/>
          </w:divBdr>
        </w:div>
        <w:div w:id="1311061036">
          <w:marLeft w:val="640"/>
          <w:marRight w:val="0"/>
          <w:marTop w:val="0"/>
          <w:marBottom w:val="0"/>
          <w:divBdr>
            <w:top w:val="none" w:sz="0" w:space="0" w:color="auto"/>
            <w:left w:val="none" w:sz="0" w:space="0" w:color="auto"/>
            <w:bottom w:val="none" w:sz="0" w:space="0" w:color="auto"/>
            <w:right w:val="none" w:sz="0" w:space="0" w:color="auto"/>
          </w:divBdr>
        </w:div>
        <w:div w:id="406878980">
          <w:marLeft w:val="640"/>
          <w:marRight w:val="0"/>
          <w:marTop w:val="0"/>
          <w:marBottom w:val="0"/>
          <w:divBdr>
            <w:top w:val="none" w:sz="0" w:space="0" w:color="auto"/>
            <w:left w:val="none" w:sz="0" w:space="0" w:color="auto"/>
            <w:bottom w:val="none" w:sz="0" w:space="0" w:color="auto"/>
            <w:right w:val="none" w:sz="0" w:space="0" w:color="auto"/>
          </w:divBdr>
        </w:div>
        <w:div w:id="134104857">
          <w:marLeft w:val="640"/>
          <w:marRight w:val="0"/>
          <w:marTop w:val="0"/>
          <w:marBottom w:val="0"/>
          <w:divBdr>
            <w:top w:val="none" w:sz="0" w:space="0" w:color="auto"/>
            <w:left w:val="none" w:sz="0" w:space="0" w:color="auto"/>
            <w:bottom w:val="none" w:sz="0" w:space="0" w:color="auto"/>
            <w:right w:val="none" w:sz="0" w:space="0" w:color="auto"/>
          </w:divBdr>
        </w:div>
        <w:div w:id="598219791">
          <w:marLeft w:val="640"/>
          <w:marRight w:val="0"/>
          <w:marTop w:val="0"/>
          <w:marBottom w:val="0"/>
          <w:divBdr>
            <w:top w:val="none" w:sz="0" w:space="0" w:color="auto"/>
            <w:left w:val="none" w:sz="0" w:space="0" w:color="auto"/>
            <w:bottom w:val="none" w:sz="0" w:space="0" w:color="auto"/>
            <w:right w:val="none" w:sz="0" w:space="0" w:color="auto"/>
          </w:divBdr>
        </w:div>
        <w:div w:id="19209527">
          <w:marLeft w:val="640"/>
          <w:marRight w:val="0"/>
          <w:marTop w:val="0"/>
          <w:marBottom w:val="0"/>
          <w:divBdr>
            <w:top w:val="none" w:sz="0" w:space="0" w:color="auto"/>
            <w:left w:val="none" w:sz="0" w:space="0" w:color="auto"/>
            <w:bottom w:val="none" w:sz="0" w:space="0" w:color="auto"/>
            <w:right w:val="none" w:sz="0" w:space="0" w:color="auto"/>
          </w:divBdr>
        </w:div>
        <w:div w:id="1432361109">
          <w:marLeft w:val="640"/>
          <w:marRight w:val="0"/>
          <w:marTop w:val="0"/>
          <w:marBottom w:val="0"/>
          <w:divBdr>
            <w:top w:val="none" w:sz="0" w:space="0" w:color="auto"/>
            <w:left w:val="none" w:sz="0" w:space="0" w:color="auto"/>
            <w:bottom w:val="none" w:sz="0" w:space="0" w:color="auto"/>
            <w:right w:val="none" w:sz="0" w:space="0" w:color="auto"/>
          </w:divBdr>
        </w:div>
        <w:div w:id="601693140">
          <w:marLeft w:val="640"/>
          <w:marRight w:val="0"/>
          <w:marTop w:val="0"/>
          <w:marBottom w:val="0"/>
          <w:divBdr>
            <w:top w:val="none" w:sz="0" w:space="0" w:color="auto"/>
            <w:left w:val="none" w:sz="0" w:space="0" w:color="auto"/>
            <w:bottom w:val="none" w:sz="0" w:space="0" w:color="auto"/>
            <w:right w:val="none" w:sz="0" w:space="0" w:color="auto"/>
          </w:divBdr>
        </w:div>
        <w:div w:id="726027428">
          <w:marLeft w:val="640"/>
          <w:marRight w:val="0"/>
          <w:marTop w:val="0"/>
          <w:marBottom w:val="0"/>
          <w:divBdr>
            <w:top w:val="none" w:sz="0" w:space="0" w:color="auto"/>
            <w:left w:val="none" w:sz="0" w:space="0" w:color="auto"/>
            <w:bottom w:val="none" w:sz="0" w:space="0" w:color="auto"/>
            <w:right w:val="none" w:sz="0" w:space="0" w:color="auto"/>
          </w:divBdr>
        </w:div>
        <w:div w:id="1398284832">
          <w:marLeft w:val="640"/>
          <w:marRight w:val="0"/>
          <w:marTop w:val="0"/>
          <w:marBottom w:val="0"/>
          <w:divBdr>
            <w:top w:val="none" w:sz="0" w:space="0" w:color="auto"/>
            <w:left w:val="none" w:sz="0" w:space="0" w:color="auto"/>
            <w:bottom w:val="none" w:sz="0" w:space="0" w:color="auto"/>
            <w:right w:val="none" w:sz="0" w:space="0" w:color="auto"/>
          </w:divBdr>
        </w:div>
        <w:div w:id="1167405185">
          <w:marLeft w:val="640"/>
          <w:marRight w:val="0"/>
          <w:marTop w:val="0"/>
          <w:marBottom w:val="0"/>
          <w:divBdr>
            <w:top w:val="none" w:sz="0" w:space="0" w:color="auto"/>
            <w:left w:val="none" w:sz="0" w:space="0" w:color="auto"/>
            <w:bottom w:val="none" w:sz="0" w:space="0" w:color="auto"/>
            <w:right w:val="none" w:sz="0" w:space="0" w:color="auto"/>
          </w:divBdr>
        </w:div>
        <w:div w:id="1424837673">
          <w:marLeft w:val="640"/>
          <w:marRight w:val="0"/>
          <w:marTop w:val="0"/>
          <w:marBottom w:val="0"/>
          <w:divBdr>
            <w:top w:val="none" w:sz="0" w:space="0" w:color="auto"/>
            <w:left w:val="none" w:sz="0" w:space="0" w:color="auto"/>
            <w:bottom w:val="none" w:sz="0" w:space="0" w:color="auto"/>
            <w:right w:val="none" w:sz="0" w:space="0" w:color="auto"/>
          </w:divBdr>
        </w:div>
        <w:div w:id="1457262334">
          <w:marLeft w:val="640"/>
          <w:marRight w:val="0"/>
          <w:marTop w:val="0"/>
          <w:marBottom w:val="0"/>
          <w:divBdr>
            <w:top w:val="none" w:sz="0" w:space="0" w:color="auto"/>
            <w:left w:val="none" w:sz="0" w:space="0" w:color="auto"/>
            <w:bottom w:val="none" w:sz="0" w:space="0" w:color="auto"/>
            <w:right w:val="none" w:sz="0" w:space="0" w:color="auto"/>
          </w:divBdr>
        </w:div>
        <w:div w:id="898638045">
          <w:marLeft w:val="640"/>
          <w:marRight w:val="0"/>
          <w:marTop w:val="0"/>
          <w:marBottom w:val="0"/>
          <w:divBdr>
            <w:top w:val="none" w:sz="0" w:space="0" w:color="auto"/>
            <w:left w:val="none" w:sz="0" w:space="0" w:color="auto"/>
            <w:bottom w:val="none" w:sz="0" w:space="0" w:color="auto"/>
            <w:right w:val="none" w:sz="0" w:space="0" w:color="auto"/>
          </w:divBdr>
        </w:div>
        <w:div w:id="1355695338">
          <w:marLeft w:val="640"/>
          <w:marRight w:val="0"/>
          <w:marTop w:val="0"/>
          <w:marBottom w:val="0"/>
          <w:divBdr>
            <w:top w:val="none" w:sz="0" w:space="0" w:color="auto"/>
            <w:left w:val="none" w:sz="0" w:space="0" w:color="auto"/>
            <w:bottom w:val="none" w:sz="0" w:space="0" w:color="auto"/>
            <w:right w:val="none" w:sz="0" w:space="0" w:color="auto"/>
          </w:divBdr>
        </w:div>
        <w:div w:id="1390149910">
          <w:marLeft w:val="640"/>
          <w:marRight w:val="0"/>
          <w:marTop w:val="0"/>
          <w:marBottom w:val="0"/>
          <w:divBdr>
            <w:top w:val="none" w:sz="0" w:space="0" w:color="auto"/>
            <w:left w:val="none" w:sz="0" w:space="0" w:color="auto"/>
            <w:bottom w:val="none" w:sz="0" w:space="0" w:color="auto"/>
            <w:right w:val="none" w:sz="0" w:space="0" w:color="auto"/>
          </w:divBdr>
        </w:div>
        <w:div w:id="1142382459">
          <w:marLeft w:val="640"/>
          <w:marRight w:val="0"/>
          <w:marTop w:val="0"/>
          <w:marBottom w:val="0"/>
          <w:divBdr>
            <w:top w:val="none" w:sz="0" w:space="0" w:color="auto"/>
            <w:left w:val="none" w:sz="0" w:space="0" w:color="auto"/>
            <w:bottom w:val="none" w:sz="0" w:space="0" w:color="auto"/>
            <w:right w:val="none" w:sz="0" w:space="0" w:color="auto"/>
          </w:divBdr>
        </w:div>
        <w:div w:id="324864920">
          <w:marLeft w:val="640"/>
          <w:marRight w:val="0"/>
          <w:marTop w:val="0"/>
          <w:marBottom w:val="0"/>
          <w:divBdr>
            <w:top w:val="none" w:sz="0" w:space="0" w:color="auto"/>
            <w:left w:val="none" w:sz="0" w:space="0" w:color="auto"/>
            <w:bottom w:val="none" w:sz="0" w:space="0" w:color="auto"/>
            <w:right w:val="none" w:sz="0" w:space="0" w:color="auto"/>
          </w:divBdr>
        </w:div>
        <w:div w:id="1432387069">
          <w:marLeft w:val="640"/>
          <w:marRight w:val="0"/>
          <w:marTop w:val="0"/>
          <w:marBottom w:val="0"/>
          <w:divBdr>
            <w:top w:val="none" w:sz="0" w:space="0" w:color="auto"/>
            <w:left w:val="none" w:sz="0" w:space="0" w:color="auto"/>
            <w:bottom w:val="none" w:sz="0" w:space="0" w:color="auto"/>
            <w:right w:val="none" w:sz="0" w:space="0" w:color="auto"/>
          </w:divBdr>
        </w:div>
        <w:div w:id="257909336">
          <w:marLeft w:val="640"/>
          <w:marRight w:val="0"/>
          <w:marTop w:val="0"/>
          <w:marBottom w:val="0"/>
          <w:divBdr>
            <w:top w:val="none" w:sz="0" w:space="0" w:color="auto"/>
            <w:left w:val="none" w:sz="0" w:space="0" w:color="auto"/>
            <w:bottom w:val="none" w:sz="0" w:space="0" w:color="auto"/>
            <w:right w:val="none" w:sz="0" w:space="0" w:color="auto"/>
          </w:divBdr>
        </w:div>
        <w:div w:id="1601643355">
          <w:marLeft w:val="640"/>
          <w:marRight w:val="0"/>
          <w:marTop w:val="0"/>
          <w:marBottom w:val="0"/>
          <w:divBdr>
            <w:top w:val="none" w:sz="0" w:space="0" w:color="auto"/>
            <w:left w:val="none" w:sz="0" w:space="0" w:color="auto"/>
            <w:bottom w:val="none" w:sz="0" w:space="0" w:color="auto"/>
            <w:right w:val="none" w:sz="0" w:space="0" w:color="auto"/>
          </w:divBdr>
        </w:div>
        <w:div w:id="1765417952">
          <w:marLeft w:val="640"/>
          <w:marRight w:val="0"/>
          <w:marTop w:val="0"/>
          <w:marBottom w:val="0"/>
          <w:divBdr>
            <w:top w:val="none" w:sz="0" w:space="0" w:color="auto"/>
            <w:left w:val="none" w:sz="0" w:space="0" w:color="auto"/>
            <w:bottom w:val="none" w:sz="0" w:space="0" w:color="auto"/>
            <w:right w:val="none" w:sz="0" w:space="0" w:color="auto"/>
          </w:divBdr>
        </w:div>
        <w:div w:id="1302618271">
          <w:marLeft w:val="640"/>
          <w:marRight w:val="0"/>
          <w:marTop w:val="0"/>
          <w:marBottom w:val="0"/>
          <w:divBdr>
            <w:top w:val="none" w:sz="0" w:space="0" w:color="auto"/>
            <w:left w:val="none" w:sz="0" w:space="0" w:color="auto"/>
            <w:bottom w:val="none" w:sz="0" w:space="0" w:color="auto"/>
            <w:right w:val="none" w:sz="0" w:space="0" w:color="auto"/>
          </w:divBdr>
        </w:div>
        <w:div w:id="1514998227">
          <w:marLeft w:val="640"/>
          <w:marRight w:val="0"/>
          <w:marTop w:val="0"/>
          <w:marBottom w:val="0"/>
          <w:divBdr>
            <w:top w:val="none" w:sz="0" w:space="0" w:color="auto"/>
            <w:left w:val="none" w:sz="0" w:space="0" w:color="auto"/>
            <w:bottom w:val="none" w:sz="0" w:space="0" w:color="auto"/>
            <w:right w:val="none" w:sz="0" w:space="0" w:color="auto"/>
          </w:divBdr>
        </w:div>
        <w:div w:id="1675261658">
          <w:marLeft w:val="640"/>
          <w:marRight w:val="0"/>
          <w:marTop w:val="0"/>
          <w:marBottom w:val="0"/>
          <w:divBdr>
            <w:top w:val="none" w:sz="0" w:space="0" w:color="auto"/>
            <w:left w:val="none" w:sz="0" w:space="0" w:color="auto"/>
            <w:bottom w:val="none" w:sz="0" w:space="0" w:color="auto"/>
            <w:right w:val="none" w:sz="0" w:space="0" w:color="auto"/>
          </w:divBdr>
        </w:div>
        <w:div w:id="857737258">
          <w:marLeft w:val="640"/>
          <w:marRight w:val="0"/>
          <w:marTop w:val="0"/>
          <w:marBottom w:val="0"/>
          <w:divBdr>
            <w:top w:val="none" w:sz="0" w:space="0" w:color="auto"/>
            <w:left w:val="none" w:sz="0" w:space="0" w:color="auto"/>
            <w:bottom w:val="none" w:sz="0" w:space="0" w:color="auto"/>
            <w:right w:val="none" w:sz="0" w:space="0" w:color="auto"/>
          </w:divBdr>
        </w:div>
        <w:div w:id="1140414889">
          <w:marLeft w:val="640"/>
          <w:marRight w:val="0"/>
          <w:marTop w:val="0"/>
          <w:marBottom w:val="0"/>
          <w:divBdr>
            <w:top w:val="none" w:sz="0" w:space="0" w:color="auto"/>
            <w:left w:val="none" w:sz="0" w:space="0" w:color="auto"/>
            <w:bottom w:val="none" w:sz="0" w:space="0" w:color="auto"/>
            <w:right w:val="none" w:sz="0" w:space="0" w:color="auto"/>
          </w:divBdr>
        </w:div>
        <w:div w:id="1568959952">
          <w:marLeft w:val="640"/>
          <w:marRight w:val="0"/>
          <w:marTop w:val="0"/>
          <w:marBottom w:val="0"/>
          <w:divBdr>
            <w:top w:val="none" w:sz="0" w:space="0" w:color="auto"/>
            <w:left w:val="none" w:sz="0" w:space="0" w:color="auto"/>
            <w:bottom w:val="none" w:sz="0" w:space="0" w:color="auto"/>
            <w:right w:val="none" w:sz="0" w:space="0" w:color="auto"/>
          </w:divBdr>
        </w:div>
        <w:div w:id="1754858756">
          <w:marLeft w:val="640"/>
          <w:marRight w:val="0"/>
          <w:marTop w:val="0"/>
          <w:marBottom w:val="0"/>
          <w:divBdr>
            <w:top w:val="none" w:sz="0" w:space="0" w:color="auto"/>
            <w:left w:val="none" w:sz="0" w:space="0" w:color="auto"/>
            <w:bottom w:val="none" w:sz="0" w:space="0" w:color="auto"/>
            <w:right w:val="none" w:sz="0" w:space="0" w:color="auto"/>
          </w:divBdr>
        </w:div>
        <w:div w:id="1655792858">
          <w:marLeft w:val="640"/>
          <w:marRight w:val="0"/>
          <w:marTop w:val="0"/>
          <w:marBottom w:val="0"/>
          <w:divBdr>
            <w:top w:val="none" w:sz="0" w:space="0" w:color="auto"/>
            <w:left w:val="none" w:sz="0" w:space="0" w:color="auto"/>
            <w:bottom w:val="none" w:sz="0" w:space="0" w:color="auto"/>
            <w:right w:val="none" w:sz="0" w:space="0" w:color="auto"/>
          </w:divBdr>
        </w:div>
        <w:div w:id="402340155">
          <w:marLeft w:val="640"/>
          <w:marRight w:val="0"/>
          <w:marTop w:val="0"/>
          <w:marBottom w:val="0"/>
          <w:divBdr>
            <w:top w:val="none" w:sz="0" w:space="0" w:color="auto"/>
            <w:left w:val="none" w:sz="0" w:space="0" w:color="auto"/>
            <w:bottom w:val="none" w:sz="0" w:space="0" w:color="auto"/>
            <w:right w:val="none" w:sz="0" w:space="0" w:color="auto"/>
          </w:divBdr>
        </w:div>
        <w:div w:id="569509472">
          <w:marLeft w:val="640"/>
          <w:marRight w:val="0"/>
          <w:marTop w:val="0"/>
          <w:marBottom w:val="0"/>
          <w:divBdr>
            <w:top w:val="none" w:sz="0" w:space="0" w:color="auto"/>
            <w:left w:val="none" w:sz="0" w:space="0" w:color="auto"/>
            <w:bottom w:val="none" w:sz="0" w:space="0" w:color="auto"/>
            <w:right w:val="none" w:sz="0" w:space="0" w:color="auto"/>
          </w:divBdr>
        </w:div>
        <w:div w:id="602569158">
          <w:marLeft w:val="640"/>
          <w:marRight w:val="0"/>
          <w:marTop w:val="0"/>
          <w:marBottom w:val="0"/>
          <w:divBdr>
            <w:top w:val="none" w:sz="0" w:space="0" w:color="auto"/>
            <w:left w:val="none" w:sz="0" w:space="0" w:color="auto"/>
            <w:bottom w:val="none" w:sz="0" w:space="0" w:color="auto"/>
            <w:right w:val="none" w:sz="0" w:space="0" w:color="auto"/>
          </w:divBdr>
        </w:div>
        <w:div w:id="994911862">
          <w:marLeft w:val="640"/>
          <w:marRight w:val="0"/>
          <w:marTop w:val="0"/>
          <w:marBottom w:val="0"/>
          <w:divBdr>
            <w:top w:val="none" w:sz="0" w:space="0" w:color="auto"/>
            <w:left w:val="none" w:sz="0" w:space="0" w:color="auto"/>
            <w:bottom w:val="none" w:sz="0" w:space="0" w:color="auto"/>
            <w:right w:val="none" w:sz="0" w:space="0" w:color="auto"/>
          </w:divBdr>
        </w:div>
        <w:div w:id="550651667">
          <w:marLeft w:val="640"/>
          <w:marRight w:val="0"/>
          <w:marTop w:val="0"/>
          <w:marBottom w:val="0"/>
          <w:divBdr>
            <w:top w:val="none" w:sz="0" w:space="0" w:color="auto"/>
            <w:left w:val="none" w:sz="0" w:space="0" w:color="auto"/>
            <w:bottom w:val="none" w:sz="0" w:space="0" w:color="auto"/>
            <w:right w:val="none" w:sz="0" w:space="0" w:color="auto"/>
          </w:divBdr>
        </w:div>
        <w:div w:id="931742454">
          <w:marLeft w:val="640"/>
          <w:marRight w:val="0"/>
          <w:marTop w:val="0"/>
          <w:marBottom w:val="0"/>
          <w:divBdr>
            <w:top w:val="none" w:sz="0" w:space="0" w:color="auto"/>
            <w:left w:val="none" w:sz="0" w:space="0" w:color="auto"/>
            <w:bottom w:val="none" w:sz="0" w:space="0" w:color="auto"/>
            <w:right w:val="none" w:sz="0" w:space="0" w:color="auto"/>
          </w:divBdr>
        </w:div>
        <w:div w:id="1907955256">
          <w:marLeft w:val="640"/>
          <w:marRight w:val="0"/>
          <w:marTop w:val="0"/>
          <w:marBottom w:val="0"/>
          <w:divBdr>
            <w:top w:val="none" w:sz="0" w:space="0" w:color="auto"/>
            <w:left w:val="none" w:sz="0" w:space="0" w:color="auto"/>
            <w:bottom w:val="none" w:sz="0" w:space="0" w:color="auto"/>
            <w:right w:val="none" w:sz="0" w:space="0" w:color="auto"/>
          </w:divBdr>
        </w:div>
        <w:div w:id="1834878275">
          <w:marLeft w:val="640"/>
          <w:marRight w:val="0"/>
          <w:marTop w:val="0"/>
          <w:marBottom w:val="0"/>
          <w:divBdr>
            <w:top w:val="none" w:sz="0" w:space="0" w:color="auto"/>
            <w:left w:val="none" w:sz="0" w:space="0" w:color="auto"/>
            <w:bottom w:val="none" w:sz="0" w:space="0" w:color="auto"/>
            <w:right w:val="none" w:sz="0" w:space="0" w:color="auto"/>
          </w:divBdr>
        </w:div>
        <w:div w:id="1641568160">
          <w:marLeft w:val="640"/>
          <w:marRight w:val="0"/>
          <w:marTop w:val="0"/>
          <w:marBottom w:val="0"/>
          <w:divBdr>
            <w:top w:val="none" w:sz="0" w:space="0" w:color="auto"/>
            <w:left w:val="none" w:sz="0" w:space="0" w:color="auto"/>
            <w:bottom w:val="none" w:sz="0" w:space="0" w:color="auto"/>
            <w:right w:val="none" w:sz="0" w:space="0" w:color="auto"/>
          </w:divBdr>
        </w:div>
        <w:div w:id="1039091474">
          <w:marLeft w:val="640"/>
          <w:marRight w:val="0"/>
          <w:marTop w:val="0"/>
          <w:marBottom w:val="0"/>
          <w:divBdr>
            <w:top w:val="none" w:sz="0" w:space="0" w:color="auto"/>
            <w:left w:val="none" w:sz="0" w:space="0" w:color="auto"/>
            <w:bottom w:val="none" w:sz="0" w:space="0" w:color="auto"/>
            <w:right w:val="none" w:sz="0" w:space="0" w:color="auto"/>
          </w:divBdr>
        </w:div>
        <w:div w:id="186650138">
          <w:marLeft w:val="640"/>
          <w:marRight w:val="0"/>
          <w:marTop w:val="0"/>
          <w:marBottom w:val="0"/>
          <w:divBdr>
            <w:top w:val="none" w:sz="0" w:space="0" w:color="auto"/>
            <w:left w:val="none" w:sz="0" w:space="0" w:color="auto"/>
            <w:bottom w:val="none" w:sz="0" w:space="0" w:color="auto"/>
            <w:right w:val="none" w:sz="0" w:space="0" w:color="auto"/>
          </w:divBdr>
        </w:div>
        <w:div w:id="2074347677">
          <w:marLeft w:val="640"/>
          <w:marRight w:val="0"/>
          <w:marTop w:val="0"/>
          <w:marBottom w:val="0"/>
          <w:divBdr>
            <w:top w:val="none" w:sz="0" w:space="0" w:color="auto"/>
            <w:left w:val="none" w:sz="0" w:space="0" w:color="auto"/>
            <w:bottom w:val="none" w:sz="0" w:space="0" w:color="auto"/>
            <w:right w:val="none" w:sz="0" w:space="0" w:color="auto"/>
          </w:divBdr>
        </w:div>
        <w:div w:id="2089306982">
          <w:marLeft w:val="640"/>
          <w:marRight w:val="0"/>
          <w:marTop w:val="0"/>
          <w:marBottom w:val="0"/>
          <w:divBdr>
            <w:top w:val="none" w:sz="0" w:space="0" w:color="auto"/>
            <w:left w:val="none" w:sz="0" w:space="0" w:color="auto"/>
            <w:bottom w:val="none" w:sz="0" w:space="0" w:color="auto"/>
            <w:right w:val="none" w:sz="0" w:space="0" w:color="auto"/>
          </w:divBdr>
        </w:div>
        <w:div w:id="785122055">
          <w:marLeft w:val="640"/>
          <w:marRight w:val="0"/>
          <w:marTop w:val="0"/>
          <w:marBottom w:val="0"/>
          <w:divBdr>
            <w:top w:val="none" w:sz="0" w:space="0" w:color="auto"/>
            <w:left w:val="none" w:sz="0" w:space="0" w:color="auto"/>
            <w:bottom w:val="none" w:sz="0" w:space="0" w:color="auto"/>
            <w:right w:val="none" w:sz="0" w:space="0" w:color="auto"/>
          </w:divBdr>
        </w:div>
        <w:div w:id="583686617">
          <w:marLeft w:val="640"/>
          <w:marRight w:val="0"/>
          <w:marTop w:val="0"/>
          <w:marBottom w:val="0"/>
          <w:divBdr>
            <w:top w:val="none" w:sz="0" w:space="0" w:color="auto"/>
            <w:left w:val="none" w:sz="0" w:space="0" w:color="auto"/>
            <w:bottom w:val="none" w:sz="0" w:space="0" w:color="auto"/>
            <w:right w:val="none" w:sz="0" w:space="0" w:color="auto"/>
          </w:divBdr>
        </w:div>
        <w:div w:id="189417609">
          <w:marLeft w:val="640"/>
          <w:marRight w:val="0"/>
          <w:marTop w:val="0"/>
          <w:marBottom w:val="0"/>
          <w:divBdr>
            <w:top w:val="none" w:sz="0" w:space="0" w:color="auto"/>
            <w:left w:val="none" w:sz="0" w:space="0" w:color="auto"/>
            <w:bottom w:val="none" w:sz="0" w:space="0" w:color="auto"/>
            <w:right w:val="none" w:sz="0" w:space="0" w:color="auto"/>
          </w:divBdr>
        </w:div>
        <w:div w:id="1491360580">
          <w:marLeft w:val="640"/>
          <w:marRight w:val="0"/>
          <w:marTop w:val="0"/>
          <w:marBottom w:val="0"/>
          <w:divBdr>
            <w:top w:val="none" w:sz="0" w:space="0" w:color="auto"/>
            <w:left w:val="none" w:sz="0" w:space="0" w:color="auto"/>
            <w:bottom w:val="none" w:sz="0" w:space="0" w:color="auto"/>
            <w:right w:val="none" w:sz="0" w:space="0" w:color="auto"/>
          </w:divBdr>
        </w:div>
        <w:div w:id="1606578865">
          <w:marLeft w:val="640"/>
          <w:marRight w:val="0"/>
          <w:marTop w:val="0"/>
          <w:marBottom w:val="0"/>
          <w:divBdr>
            <w:top w:val="none" w:sz="0" w:space="0" w:color="auto"/>
            <w:left w:val="none" w:sz="0" w:space="0" w:color="auto"/>
            <w:bottom w:val="none" w:sz="0" w:space="0" w:color="auto"/>
            <w:right w:val="none" w:sz="0" w:space="0" w:color="auto"/>
          </w:divBdr>
        </w:div>
        <w:div w:id="358437462">
          <w:marLeft w:val="640"/>
          <w:marRight w:val="0"/>
          <w:marTop w:val="0"/>
          <w:marBottom w:val="0"/>
          <w:divBdr>
            <w:top w:val="none" w:sz="0" w:space="0" w:color="auto"/>
            <w:left w:val="none" w:sz="0" w:space="0" w:color="auto"/>
            <w:bottom w:val="none" w:sz="0" w:space="0" w:color="auto"/>
            <w:right w:val="none" w:sz="0" w:space="0" w:color="auto"/>
          </w:divBdr>
        </w:div>
        <w:div w:id="1553729021">
          <w:marLeft w:val="640"/>
          <w:marRight w:val="0"/>
          <w:marTop w:val="0"/>
          <w:marBottom w:val="0"/>
          <w:divBdr>
            <w:top w:val="none" w:sz="0" w:space="0" w:color="auto"/>
            <w:left w:val="none" w:sz="0" w:space="0" w:color="auto"/>
            <w:bottom w:val="none" w:sz="0" w:space="0" w:color="auto"/>
            <w:right w:val="none" w:sz="0" w:space="0" w:color="auto"/>
          </w:divBdr>
        </w:div>
        <w:div w:id="1104032758">
          <w:marLeft w:val="640"/>
          <w:marRight w:val="0"/>
          <w:marTop w:val="0"/>
          <w:marBottom w:val="0"/>
          <w:divBdr>
            <w:top w:val="none" w:sz="0" w:space="0" w:color="auto"/>
            <w:left w:val="none" w:sz="0" w:space="0" w:color="auto"/>
            <w:bottom w:val="none" w:sz="0" w:space="0" w:color="auto"/>
            <w:right w:val="none" w:sz="0" w:space="0" w:color="auto"/>
          </w:divBdr>
        </w:div>
        <w:div w:id="193347927">
          <w:marLeft w:val="640"/>
          <w:marRight w:val="0"/>
          <w:marTop w:val="0"/>
          <w:marBottom w:val="0"/>
          <w:divBdr>
            <w:top w:val="none" w:sz="0" w:space="0" w:color="auto"/>
            <w:left w:val="none" w:sz="0" w:space="0" w:color="auto"/>
            <w:bottom w:val="none" w:sz="0" w:space="0" w:color="auto"/>
            <w:right w:val="none" w:sz="0" w:space="0" w:color="auto"/>
          </w:divBdr>
        </w:div>
        <w:div w:id="806238162">
          <w:marLeft w:val="640"/>
          <w:marRight w:val="0"/>
          <w:marTop w:val="0"/>
          <w:marBottom w:val="0"/>
          <w:divBdr>
            <w:top w:val="none" w:sz="0" w:space="0" w:color="auto"/>
            <w:left w:val="none" w:sz="0" w:space="0" w:color="auto"/>
            <w:bottom w:val="none" w:sz="0" w:space="0" w:color="auto"/>
            <w:right w:val="none" w:sz="0" w:space="0" w:color="auto"/>
          </w:divBdr>
        </w:div>
        <w:div w:id="2025789248">
          <w:marLeft w:val="640"/>
          <w:marRight w:val="0"/>
          <w:marTop w:val="0"/>
          <w:marBottom w:val="0"/>
          <w:divBdr>
            <w:top w:val="none" w:sz="0" w:space="0" w:color="auto"/>
            <w:left w:val="none" w:sz="0" w:space="0" w:color="auto"/>
            <w:bottom w:val="none" w:sz="0" w:space="0" w:color="auto"/>
            <w:right w:val="none" w:sz="0" w:space="0" w:color="auto"/>
          </w:divBdr>
        </w:div>
        <w:div w:id="187109867">
          <w:marLeft w:val="640"/>
          <w:marRight w:val="0"/>
          <w:marTop w:val="0"/>
          <w:marBottom w:val="0"/>
          <w:divBdr>
            <w:top w:val="none" w:sz="0" w:space="0" w:color="auto"/>
            <w:left w:val="none" w:sz="0" w:space="0" w:color="auto"/>
            <w:bottom w:val="none" w:sz="0" w:space="0" w:color="auto"/>
            <w:right w:val="none" w:sz="0" w:space="0" w:color="auto"/>
          </w:divBdr>
        </w:div>
        <w:div w:id="1644919793">
          <w:marLeft w:val="640"/>
          <w:marRight w:val="0"/>
          <w:marTop w:val="0"/>
          <w:marBottom w:val="0"/>
          <w:divBdr>
            <w:top w:val="none" w:sz="0" w:space="0" w:color="auto"/>
            <w:left w:val="none" w:sz="0" w:space="0" w:color="auto"/>
            <w:bottom w:val="none" w:sz="0" w:space="0" w:color="auto"/>
            <w:right w:val="none" w:sz="0" w:space="0" w:color="auto"/>
          </w:divBdr>
        </w:div>
        <w:div w:id="133569876">
          <w:marLeft w:val="640"/>
          <w:marRight w:val="0"/>
          <w:marTop w:val="0"/>
          <w:marBottom w:val="0"/>
          <w:divBdr>
            <w:top w:val="none" w:sz="0" w:space="0" w:color="auto"/>
            <w:left w:val="none" w:sz="0" w:space="0" w:color="auto"/>
            <w:bottom w:val="none" w:sz="0" w:space="0" w:color="auto"/>
            <w:right w:val="none" w:sz="0" w:space="0" w:color="auto"/>
          </w:divBdr>
        </w:div>
        <w:div w:id="694424506">
          <w:marLeft w:val="640"/>
          <w:marRight w:val="0"/>
          <w:marTop w:val="0"/>
          <w:marBottom w:val="0"/>
          <w:divBdr>
            <w:top w:val="none" w:sz="0" w:space="0" w:color="auto"/>
            <w:left w:val="none" w:sz="0" w:space="0" w:color="auto"/>
            <w:bottom w:val="none" w:sz="0" w:space="0" w:color="auto"/>
            <w:right w:val="none" w:sz="0" w:space="0" w:color="auto"/>
          </w:divBdr>
        </w:div>
        <w:div w:id="1727071221">
          <w:marLeft w:val="640"/>
          <w:marRight w:val="0"/>
          <w:marTop w:val="0"/>
          <w:marBottom w:val="0"/>
          <w:divBdr>
            <w:top w:val="none" w:sz="0" w:space="0" w:color="auto"/>
            <w:left w:val="none" w:sz="0" w:space="0" w:color="auto"/>
            <w:bottom w:val="none" w:sz="0" w:space="0" w:color="auto"/>
            <w:right w:val="none" w:sz="0" w:space="0" w:color="auto"/>
          </w:divBdr>
        </w:div>
        <w:div w:id="1229535780">
          <w:marLeft w:val="640"/>
          <w:marRight w:val="0"/>
          <w:marTop w:val="0"/>
          <w:marBottom w:val="0"/>
          <w:divBdr>
            <w:top w:val="none" w:sz="0" w:space="0" w:color="auto"/>
            <w:left w:val="none" w:sz="0" w:space="0" w:color="auto"/>
            <w:bottom w:val="none" w:sz="0" w:space="0" w:color="auto"/>
            <w:right w:val="none" w:sz="0" w:space="0" w:color="auto"/>
          </w:divBdr>
        </w:div>
        <w:div w:id="392655426">
          <w:marLeft w:val="640"/>
          <w:marRight w:val="0"/>
          <w:marTop w:val="0"/>
          <w:marBottom w:val="0"/>
          <w:divBdr>
            <w:top w:val="none" w:sz="0" w:space="0" w:color="auto"/>
            <w:left w:val="none" w:sz="0" w:space="0" w:color="auto"/>
            <w:bottom w:val="none" w:sz="0" w:space="0" w:color="auto"/>
            <w:right w:val="none" w:sz="0" w:space="0" w:color="auto"/>
          </w:divBdr>
        </w:div>
        <w:div w:id="2128040358">
          <w:marLeft w:val="640"/>
          <w:marRight w:val="0"/>
          <w:marTop w:val="0"/>
          <w:marBottom w:val="0"/>
          <w:divBdr>
            <w:top w:val="none" w:sz="0" w:space="0" w:color="auto"/>
            <w:left w:val="none" w:sz="0" w:space="0" w:color="auto"/>
            <w:bottom w:val="none" w:sz="0" w:space="0" w:color="auto"/>
            <w:right w:val="none" w:sz="0" w:space="0" w:color="auto"/>
          </w:divBdr>
        </w:div>
        <w:div w:id="2064988562">
          <w:marLeft w:val="640"/>
          <w:marRight w:val="0"/>
          <w:marTop w:val="0"/>
          <w:marBottom w:val="0"/>
          <w:divBdr>
            <w:top w:val="none" w:sz="0" w:space="0" w:color="auto"/>
            <w:left w:val="none" w:sz="0" w:space="0" w:color="auto"/>
            <w:bottom w:val="none" w:sz="0" w:space="0" w:color="auto"/>
            <w:right w:val="none" w:sz="0" w:space="0" w:color="auto"/>
          </w:divBdr>
        </w:div>
      </w:divsChild>
    </w:div>
    <w:div w:id="750154193">
      <w:bodyDiv w:val="1"/>
      <w:marLeft w:val="0"/>
      <w:marRight w:val="0"/>
      <w:marTop w:val="0"/>
      <w:marBottom w:val="0"/>
      <w:divBdr>
        <w:top w:val="none" w:sz="0" w:space="0" w:color="auto"/>
        <w:left w:val="none" w:sz="0" w:space="0" w:color="auto"/>
        <w:bottom w:val="none" w:sz="0" w:space="0" w:color="auto"/>
        <w:right w:val="none" w:sz="0" w:space="0" w:color="auto"/>
      </w:divBdr>
      <w:divsChild>
        <w:div w:id="1745640762">
          <w:marLeft w:val="640"/>
          <w:marRight w:val="0"/>
          <w:marTop w:val="0"/>
          <w:marBottom w:val="0"/>
          <w:divBdr>
            <w:top w:val="none" w:sz="0" w:space="0" w:color="auto"/>
            <w:left w:val="none" w:sz="0" w:space="0" w:color="auto"/>
            <w:bottom w:val="none" w:sz="0" w:space="0" w:color="auto"/>
            <w:right w:val="none" w:sz="0" w:space="0" w:color="auto"/>
          </w:divBdr>
        </w:div>
        <w:div w:id="535199240">
          <w:marLeft w:val="640"/>
          <w:marRight w:val="0"/>
          <w:marTop w:val="0"/>
          <w:marBottom w:val="0"/>
          <w:divBdr>
            <w:top w:val="none" w:sz="0" w:space="0" w:color="auto"/>
            <w:left w:val="none" w:sz="0" w:space="0" w:color="auto"/>
            <w:bottom w:val="none" w:sz="0" w:space="0" w:color="auto"/>
            <w:right w:val="none" w:sz="0" w:space="0" w:color="auto"/>
          </w:divBdr>
        </w:div>
        <w:div w:id="349576157">
          <w:marLeft w:val="640"/>
          <w:marRight w:val="0"/>
          <w:marTop w:val="0"/>
          <w:marBottom w:val="0"/>
          <w:divBdr>
            <w:top w:val="none" w:sz="0" w:space="0" w:color="auto"/>
            <w:left w:val="none" w:sz="0" w:space="0" w:color="auto"/>
            <w:bottom w:val="none" w:sz="0" w:space="0" w:color="auto"/>
            <w:right w:val="none" w:sz="0" w:space="0" w:color="auto"/>
          </w:divBdr>
        </w:div>
        <w:div w:id="1853837529">
          <w:marLeft w:val="640"/>
          <w:marRight w:val="0"/>
          <w:marTop w:val="0"/>
          <w:marBottom w:val="0"/>
          <w:divBdr>
            <w:top w:val="none" w:sz="0" w:space="0" w:color="auto"/>
            <w:left w:val="none" w:sz="0" w:space="0" w:color="auto"/>
            <w:bottom w:val="none" w:sz="0" w:space="0" w:color="auto"/>
            <w:right w:val="none" w:sz="0" w:space="0" w:color="auto"/>
          </w:divBdr>
        </w:div>
        <w:div w:id="605577752">
          <w:marLeft w:val="640"/>
          <w:marRight w:val="0"/>
          <w:marTop w:val="0"/>
          <w:marBottom w:val="0"/>
          <w:divBdr>
            <w:top w:val="none" w:sz="0" w:space="0" w:color="auto"/>
            <w:left w:val="none" w:sz="0" w:space="0" w:color="auto"/>
            <w:bottom w:val="none" w:sz="0" w:space="0" w:color="auto"/>
            <w:right w:val="none" w:sz="0" w:space="0" w:color="auto"/>
          </w:divBdr>
        </w:div>
        <w:div w:id="1454249634">
          <w:marLeft w:val="640"/>
          <w:marRight w:val="0"/>
          <w:marTop w:val="0"/>
          <w:marBottom w:val="0"/>
          <w:divBdr>
            <w:top w:val="none" w:sz="0" w:space="0" w:color="auto"/>
            <w:left w:val="none" w:sz="0" w:space="0" w:color="auto"/>
            <w:bottom w:val="none" w:sz="0" w:space="0" w:color="auto"/>
            <w:right w:val="none" w:sz="0" w:space="0" w:color="auto"/>
          </w:divBdr>
        </w:div>
        <w:div w:id="1101340953">
          <w:marLeft w:val="640"/>
          <w:marRight w:val="0"/>
          <w:marTop w:val="0"/>
          <w:marBottom w:val="0"/>
          <w:divBdr>
            <w:top w:val="none" w:sz="0" w:space="0" w:color="auto"/>
            <w:left w:val="none" w:sz="0" w:space="0" w:color="auto"/>
            <w:bottom w:val="none" w:sz="0" w:space="0" w:color="auto"/>
            <w:right w:val="none" w:sz="0" w:space="0" w:color="auto"/>
          </w:divBdr>
        </w:div>
        <w:div w:id="1013456857">
          <w:marLeft w:val="640"/>
          <w:marRight w:val="0"/>
          <w:marTop w:val="0"/>
          <w:marBottom w:val="0"/>
          <w:divBdr>
            <w:top w:val="none" w:sz="0" w:space="0" w:color="auto"/>
            <w:left w:val="none" w:sz="0" w:space="0" w:color="auto"/>
            <w:bottom w:val="none" w:sz="0" w:space="0" w:color="auto"/>
            <w:right w:val="none" w:sz="0" w:space="0" w:color="auto"/>
          </w:divBdr>
        </w:div>
        <w:div w:id="1206865658">
          <w:marLeft w:val="640"/>
          <w:marRight w:val="0"/>
          <w:marTop w:val="0"/>
          <w:marBottom w:val="0"/>
          <w:divBdr>
            <w:top w:val="none" w:sz="0" w:space="0" w:color="auto"/>
            <w:left w:val="none" w:sz="0" w:space="0" w:color="auto"/>
            <w:bottom w:val="none" w:sz="0" w:space="0" w:color="auto"/>
            <w:right w:val="none" w:sz="0" w:space="0" w:color="auto"/>
          </w:divBdr>
        </w:div>
        <w:div w:id="1691226221">
          <w:marLeft w:val="640"/>
          <w:marRight w:val="0"/>
          <w:marTop w:val="0"/>
          <w:marBottom w:val="0"/>
          <w:divBdr>
            <w:top w:val="none" w:sz="0" w:space="0" w:color="auto"/>
            <w:left w:val="none" w:sz="0" w:space="0" w:color="auto"/>
            <w:bottom w:val="none" w:sz="0" w:space="0" w:color="auto"/>
            <w:right w:val="none" w:sz="0" w:space="0" w:color="auto"/>
          </w:divBdr>
        </w:div>
        <w:div w:id="1101028345">
          <w:marLeft w:val="640"/>
          <w:marRight w:val="0"/>
          <w:marTop w:val="0"/>
          <w:marBottom w:val="0"/>
          <w:divBdr>
            <w:top w:val="none" w:sz="0" w:space="0" w:color="auto"/>
            <w:left w:val="none" w:sz="0" w:space="0" w:color="auto"/>
            <w:bottom w:val="none" w:sz="0" w:space="0" w:color="auto"/>
            <w:right w:val="none" w:sz="0" w:space="0" w:color="auto"/>
          </w:divBdr>
        </w:div>
        <w:div w:id="219021428">
          <w:marLeft w:val="640"/>
          <w:marRight w:val="0"/>
          <w:marTop w:val="0"/>
          <w:marBottom w:val="0"/>
          <w:divBdr>
            <w:top w:val="none" w:sz="0" w:space="0" w:color="auto"/>
            <w:left w:val="none" w:sz="0" w:space="0" w:color="auto"/>
            <w:bottom w:val="none" w:sz="0" w:space="0" w:color="auto"/>
            <w:right w:val="none" w:sz="0" w:space="0" w:color="auto"/>
          </w:divBdr>
        </w:div>
        <w:div w:id="1918829036">
          <w:marLeft w:val="640"/>
          <w:marRight w:val="0"/>
          <w:marTop w:val="0"/>
          <w:marBottom w:val="0"/>
          <w:divBdr>
            <w:top w:val="none" w:sz="0" w:space="0" w:color="auto"/>
            <w:left w:val="none" w:sz="0" w:space="0" w:color="auto"/>
            <w:bottom w:val="none" w:sz="0" w:space="0" w:color="auto"/>
            <w:right w:val="none" w:sz="0" w:space="0" w:color="auto"/>
          </w:divBdr>
        </w:div>
        <w:div w:id="1100881086">
          <w:marLeft w:val="640"/>
          <w:marRight w:val="0"/>
          <w:marTop w:val="0"/>
          <w:marBottom w:val="0"/>
          <w:divBdr>
            <w:top w:val="none" w:sz="0" w:space="0" w:color="auto"/>
            <w:left w:val="none" w:sz="0" w:space="0" w:color="auto"/>
            <w:bottom w:val="none" w:sz="0" w:space="0" w:color="auto"/>
            <w:right w:val="none" w:sz="0" w:space="0" w:color="auto"/>
          </w:divBdr>
        </w:div>
        <w:div w:id="874849141">
          <w:marLeft w:val="640"/>
          <w:marRight w:val="0"/>
          <w:marTop w:val="0"/>
          <w:marBottom w:val="0"/>
          <w:divBdr>
            <w:top w:val="none" w:sz="0" w:space="0" w:color="auto"/>
            <w:left w:val="none" w:sz="0" w:space="0" w:color="auto"/>
            <w:bottom w:val="none" w:sz="0" w:space="0" w:color="auto"/>
            <w:right w:val="none" w:sz="0" w:space="0" w:color="auto"/>
          </w:divBdr>
        </w:div>
        <w:div w:id="1071580406">
          <w:marLeft w:val="640"/>
          <w:marRight w:val="0"/>
          <w:marTop w:val="0"/>
          <w:marBottom w:val="0"/>
          <w:divBdr>
            <w:top w:val="none" w:sz="0" w:space="0" w:color="auto"/>
            <w:left w:val="none" w:sz="0" w:space="0" w:color="auto"/>
            <w:bottom w:val="none" w:sz="0" w:space="0" w:color="auto"/>
            <w:right w:val="none" w:sz="0" w:space="0" w:color="auto"/>
          </w:divBdr>
        </w:div>
        <w:div w:id="1823229322">
          <w:marLeft w:val="640"/>
          <w:marRight w:val="0"/>
          <w:marTop w:val="0"/>
          <w:marBottom w:val="0"/>
          <w:divBdr>
            <w:top w:val="none" w:sz="0" w:space="0" w:color="auto"/>
            <w:left w:val="none" w:sz="0" w:space="0" w:color="auto"/>
            <w:bottom w:val="none" w:sz="0" w:space="0" w:color="auto"/>
            <w:right w:val="none" w:sz="0" w:space="0" w:color="auto"/>
          </w:divBdr>
        </w:div>
        <w:div w:id="1351031555">
          <w:marLeft w:val="640"/>
          <w:marRight w:val="0"/>
          <w:marTop w:val="0"/>
          <w:marBottom w:val="0"/>
          <w:divBdr>
            <w:top w:val="none" w:sz="0" w:space="0" w:color="auto"/>
            <w:left w:val="none" w:sz="0" w:space="0" w:color="auto"/>
            <w:bottom w:val="none" w:sz="0" w:space="0" w:color="auto"/>
            <w:right w:val="none" w:sz="0" w:space="0" w:color="auto"/>
          </w:divBdr>
        </w:div>
        <w:div w:id="1332492443">
          <w:marLeft w:val="640"/>
          <w:marRight w:val="0"/>
          <w:marTop w:val="0"/>
          <w:marBottom w:val="0"/>
          <w:divBdr>
            <w:top w:val="none" w:sz="0" w:space="0" w:color="auto"/>
            <w:left w:val="none" w:sz="0" w:space="0" w:color="auto"/>
            <w:bottom w:val="none" w:sz="0" w:space="0" w:color="auto"/>
            <w:right w:val="none" w:sz="0" w:space="0" w:color="auto"/>
          </w:divBdr>
        </w:div>
        <w:div w:id="850796438">
          <w:marLeft w:val="640"/>
          <w:marRight w:val="0"/>
          <w:marTop w:val="0"/>
          <w:marBottom w:val="0"/>
          <w:divBdr>
            <w:top w:val="none" w:sz="0" w:space="0" w:color="auto"/>
            <w:left w:val="none" w:sz="0" w:space="0" w:color="auto"/>
            <w:bottom w:val="none" w:sz="0" w:space="0" w:color="auto"/>
            <w:right w:val="none" w:sz="0" w:space="0" w:color="auto"/>
          </w:divBdr>
        </w:div>
        <w:div w:id="1054738151">
          <w:marLeft w:val="640"/>
          <w:marRight w:val="0"/>
          <w:marTop w:val="0"/>
          <w:marBottom w:val="0"/>
          <w:divBdr>
            <w:top w:val="none" w:sz="0" w:space="0" w:color="auto"/>
            <w:left w:val="none" w:sz="0" w:space="0" w:color="auto"/>
            <w:bottom w:val="none" w:sz="0" w:space="0" w:color="auto"/>
            <w:right w:val="none" w:sz="0" w:space="0" w:color="auto"/>
          </w:divBdr>
        </w:div>
        <w:div w:id="1139493428">
          <w:marLeft w:val="640"/>
          <w:marRight w:val="0"/>
          <w:marTop w:val="0"/>
          <w:marBottom w:val="0"/>
          <w:divBdr>
            <w:top w:val="none" w:sz="0" w:space="0" w:color="auto"/>
            <w:left w:val="none" w:sz="0" w:space="0" w:color="auto"/>
            <w:bottom w:val="none" w:sz="0" w:space="0" w:color="auto"/>
            <w:right w:val="none" w:sz="0" w:space="0" w:color="auto"/>
          </w:divBdr>
        </w:div>
        <w:div w:id="1363939985">
          <w:marLeft w:val="640"/>
          <w:marRight w:val="0"/>
          <w:marTop w:val="0"/>
          <w:marBottom w:val="0"/>
          <w:divBdr>
            <w:top w:val="none" w:sz="0" w:space="0" w:color="auto"/>
            <w:left w:val="none" w:sz="0" w:space="0" w:color="auto"/>
            <w:bottom w:val="none" w:sz="0" w:space="0" w:color="auto"/>
            <w:right w:val="none" w:sz="0" w:space="0" w:color="auto"/>
          </w:divBdr>
        </w:div>
        <w:div w:id="1350914876">
          <w:marLeft w:val="640"/>
          <w:marRight w:val="0"/>
          <w:marTop w:val="0"/>
          <w:marBottom w:val="0"/>
          <w:divBdr>
            <w:top w:val="none" w:sz="0" w:space="0" w:color="auto"/>
            <w:left w:val="none" w:sz="0" w:space="0" w:color="auto"/>
            <w:bottom w:val="none" w:sz="0" w:space="0" w:color="auto"/>
            <w:right w:val="none" w:sz="0" w:space="0" w:color="auto"/>
          </w:divBdr>
        </w:div>
        <w:div w:id="1430933863">
          <w:marLeft w:val="640"/>
          <w:marRight w:val="0"/>
          <w:marTop w:val="0"/>
          <w:marBottom w:val="0"/>
          <w:divBdr>
            <w:top w:val="none" w:sz="0" w:space="0" w:color="auto"/>
            <w:left w:val="none" w:sz="0" w:space="0" w:color="auto"/>
            <w:bottom w:val="none" w:sz="0" w:space="0" w:color="auto"/>
            <w:right w:val="none" w:sz="0" w:space="0" w:color="auto"/>
          </w:divBdr>
        </w:div>
        <w:div w:id="1884634940">
          <w:marLeft w:val="640"/>
          <w:marRight w:val="0"/>
          <w:marTop w:val="0"/>
          <w:marBottom w:val="0"/>
          <w:divBdr>
            <w:top w:val="none" w:sz="0" w:space="0" w:color="auto"/>
            <w:left w:val="none" w:sz="0" w:space="0" w:color="auto"/>
            <w:bottom w:val="none" w:sz="0" w:space="0" w:color="auto"/>
            <w:right w:val="none" w:sz="0" w:space="0" w:color="auto"/>
          </w:divBdr>
        </w:div>
        <w:div w:id="102849775">
          <w:marLeft w:val="640"/>
          <w:marRight w:val="0"/>
          <w:marTop w:val="0"/>
          <w:marBottom w:val="0"/>
          <w:divBdr>
            <w:top w:val="none" w:sz="0" w:space="0" w:color="auto"/>
            <w:left w:val="none" w:sz="0" w:space="0" w:color="auto"/>
            <w:bottom w:val="none" w:sz="0" w:space="0" w:color="auto"/>
            <w:right w:val="none" w:sz="0" w:space="0" w:color="auto"/>
          </w:divBdr>
        </w:div>
        <w:div w:id="1325158028">
          <w:marLeft w:val="640"/>
          <w:marRight w:val="0"/>
          <w:marTop w:val="0"/>
          <w:marBottom w:val="0"/>
          <w:divBdr>
            <w:top w:val="none" w:sz="0" w:space="0" w:color="auto"/>
            <w:left w:val="none" w:sz="0" w:space="0" w:color="auto"/>
            <w:bottom w:val="none" w:sz="0" w:space="0" w:color="auto"/>
            <w:right w:val="none" w:sz="0" w:space="0" w:color="auto"/>
          </w:divBdr>
        </w:div>
        <w:div w:id="1849445397">
          <w:marLeft w:val="640"/>
          <w:marRight w:val="0"/>
          <w:marTop w:val="0"/>
          <w:marBottom w:val="0"/>
          <w:divBdr>
            <w:top w:val="none" w:sz="0" w:space="0" w:color="auto"/>
            <w:left w:val="none" w:sz="0" w:space="0" w:color="auto"/>
            <w:bottom w:val="none" w:sz="0" w:space="0" w:color="auto"/>
            <w:right w:val="none" w:sz="0" w:space="0" w:color="auto"/>
          </w:divBdr>
        </w:div>
        <w:div w:id="1484538853">
          <w:marLeft w:val="640"/>
          <w:marRight w:val="0"/>
          <w:marTop w:val="0"/>
          <w:marBottom w:val="0"/>
          <w:divBdr>
            <w:top w:val="none" w:sz="0" w:space="0" w:color="auto"/>
            <w:left w:val="none" w:sz="0" w:space="0" w:color="auto"/>
            <w:bottom w:val="none" w:sz="0" w:space="0" w:color="auto"/>
            <w:right w:val="none" w:sz="0" w:space="0" w:color="auto"/>
          </w:divBdr>
        </w:div>
        <w:div w:id="858591596">
          <w:marLeft w:val="640"/>
          <w:marRight w:val="0"/>
          <w:marTop w:val="0"/>
          <w:marBottom w:val="0"/>
          <w:divBdr>
            <w:top w:val="none" w:sz="0" w:space="0" w:color="auto"/>
            <w:left w:val="none" w:sz="0" w:space="0" w:color="auto"/>
            <w:bottom w:val="none" w:sz="0" w:space="0" w:color="auto"/>
            <w:right w:val="none" w:sz="0" w:space="0" w:color="auto"/>
          </w:divBdr>
        </w:div>
        <w:div w:id="1792675206">
          <w:marLeft w:val="640"/>
          <w:marRight w:val="0"/>
          <w:marTop w:val="0"/>
          <w:marBottom w:val="0"/>
          <w:divBdr>
            <w:top w:val="none" w:sz="0" w:space="0" w:color="auto"/>
            <w:left w:val="none" w:sz="0" w:space="0" w:color="auto"/>
            <w:bottom w:val="none" w:sz="0" w:space="0" w:color="auto"/>
            <w:right w:val="none" w:sz="0" w:space="0" w:color="auto"/>
          </w:divBdr>
        </w:div>
        <w:div w:id="1331787769">
          <w:marLeft w:val="640"/>
          <w:marRight w:val="0"/>
          <w:marTop w:val="0"/>
          <w:marBottom w:val="0"/>
          <w:divBdr>
            <w:top w:val="none" w:sz="0" w:space="0" w:color="auto"/>
            <w:left w:val="none" w:sz="0" w:space="0" w:color="auto"/>
            <w:bottom w:val="none" w:sz="0" w:space="0" w:color="auto"/>
            <w:right w:val="none" w:sz="0" w:space="0" w:color="auto"/>
          </w:divBdr>
        </w:div>
        <w:div w:id="872572848">
          <w:marLeft w:val="640"/>
          <w:marRight w:val="0"/>
          <w:marTop w:val="0"/>
          <w:marBottom w:val="0"/>
          <w:divBdr>
            <w:top w:val="none" w:sz="0" w:space="0" w:color="auto"/>
            <w:left w:val="none" w:sz="0" w:space="0" w:color="auto"/>
            <w:bottom w:val="none" w:sz="0" w:space="0" w:color="auto"/>
            <w:right w:val="none" w:sz="0" w:space="0" w:color="auto"/>
          </w:divBdr>
        </w:div>
        <w:div w:id="2076313733">
          <w:marLeft w:val="640"/>
          <w:marRight w:val="0"/>
          <w:marTop w:val="0"/>
          <w:marBottom w:val="0"/>
          <w:divBdr>
            <w:top w:val="none" w:sz="0" w:space="0" w:color="auto"/>
            <w:left w:val="none" w:sz="0" w:space="0" w:color="auto"/>
            <w:bottom w:val="none" w:sz="0" w:space="0" w:color="auto"/>
            <w:right w:val="none" w:sz="0" w:space="0" w:color="auto"/>
          </w:divBdr>
        </w:div>
        <w:div w:id="1925534501">
          <w:marLeft w:val="640"/>
          <w:marRight w:val="0"/>
          <w:marTop w:val="0"/>
          <w:marBottom w:val="0"/>
          <w:divBdr>
            <w:top w:val="none" w:sz="0" w:space="0" w:color="auto"/>
            <w:left w:val="none" w:sz="0" w:space="0" w:color="auto"/>
            <w:bottom w:val="none" w:sz="0" w:space="0" w:color="auto"/>
            <w:right w:val="none" w:sz="0" w:space="0" w:color="auto"/>
          </w:divBdr>
        </w:div>
        <w:div w:id="1118259364">
          <w:marLeft w:val="640"/>
          <w:marRight w:val="0"/>
          <w:marTop w:val="0"/>
          <w:marBottom w:val="0"/>
          <w:divBdr>
            <w:top w:val="none" w:sz="0" w:space="0" w:color="auto"/>
            <w:left w:val="none" w:sz="0" w:space="0" w:color="auto"/>
            <w:bottom w:val="none" w:sz="0" w:space="0" w:color="auto"/>
            <w:right w:val="none" w:sz="0" w:space="0" w:color="auto"/>
          </w:divBdr>
        </w:div>
        <w:div w:id="1278833173">
          <w:marLeft w:val="640"/>
          <w:marRight w:val="0"/>
          <w:marTop w:val="0"/>
          <w:marBottom w:val="0"/>
          <w:divBdr>
            <w:top w:val="none" w:sz="0" w:space="0" w:color="auto"/>
            <w:left w:val="none" w:sz="0" w:space="0" w:color="auto"/>
            <w:bottom w:val="none" w:sz="0" w:space="0" w:color="auto"/>
            <w:right w:val="none" w:sz="0" w:space="0" w:color="auto"/>
          </w:divBdr>
        </w:div>
        <w:div w:id="1192377338">
          <w:marLeft w:val="640"/>
          <w:marRight w:val="0"/>
          <w:marTop w:val="0"/>
          <w:marBottom w:val="0"/>
          <w:divBdr>
            <w:top w:val="none" w:sz="0" w:space="0" w:color="auto"/>
            <w:left w:val="none" w:sz="0" w:space="0" w:color="auto"/>
            <w:bottom w:val="none" w:sz="0" w:space="0" w:color="auto"/>
            <w:right w:val="none" w:sz="0" w:space="0" w:color="auto"/>
          </w:divBdr>
        </w:div>
        <w:div w:id="1832018046">
          <w:marLeft w:val="640"/>
          <w:marRight w:val="0"/>
          <w:marTop w:val="0"/>
          <w:marBottom w:val="0"/>
          <w:divBdr>
            <w:top w:val="none" w:sz="0" w:space="0" w:color="auto"/>
            <w:left w:val="none" w:sz="0" w:space="0" w:color="auto"/>
            <w:bottom w:val="none" w:sz="0" w:space="0" w:color="auto"/>
            <w:right w:val="none" w:sz="0" w:space="0" w:color="auto"/>
          </w:divBdr>
        </w:div>
        <w:div w:id="1875340345">
          <w:marLeft w:val="640"/>
          <w:marRight w:val="0"/>
          <w:marTop w:val="0"/>
          <w:marBottom w:val="0"/>
          <w:divBdr>
            <w:top w:val="none" w:sz="0" w:space="0" w:color="auto"/>
            <w:left w:val="none" w:sz="0" w:space="0" w:color="auto"/>
            <w:bottom w:val="none" w:sz="0" w:space="0" w:color="auto"/>
            <w:right w:val="none" w:sz="0" w:space="0" w:color="auto"/>
          </w:divBdr>
        </w:div>
        <w:div w:id="1549607423">
          <w:marLeft w:val="640"/>
          <w:marRight w:val="0"/>
          <w:marTop w:val="0"/>
          <w:marBottom w:val="0"/>
          <w:divBdr>
            <w:top w:val="none" w:sz="0" w:space="0" w:color="auto"/>
            <w:left w:val="none" w:sz="0" w:space="0" w:color="auto"/>
            <w:bottom w:val="none" w:sz="0" w:space="0" w:color="auto"/>
            <w:right w:val="none" w:sz="0" w:space="0" w:color="auto"/>
          </w:divBdr>
        </w:div>
        <w:div w:id="1172649536">
          <w:marLeft w:val="640"/>
          <w:marRight w:val="0"/>
          <w:marTop w:val="0"/>
          <w:marBottom w:val="0"/>
          <w:divBdr>
            <w:top w:val="none" w:sz="0" w:space="0" w:color="auto"/>
            <w:left w:val="none" w:sz="0" w:space="0" w:color="auto"/>
            <w:bottom w:val="none" w:sz="0" w:space="0" w:color="auto"/>
            <w:right w:val="none" w:sz="0" w:space="0" w:color="auto"/>
          </w:divBdr>
        </w:div>
        <w:div w:id="1275407307">
          <w:marLeft w:val="640"/>
          <w:marRight w:val="0"/>
          <w:marTop w:val="0"/>
          <w:marBottom w:val="0"/>
          <w:divBdr>
            <w:top w:val="none" w:sz="0" w:space="0" w:color="auto"/>
            <w:left w:val="none" w:sz="0" w:space="0" w:color="auto"/>
            <w:bottom w:val="none" w:sz="0" w:space="0" w:color="auto"/>
            <w:right w:val="none" w:sz="0" w:space="0" w:color="auto"/>
          </w:divBdr>
        </w:div>
        <w:div w:id="825557780">
          <w:marLeft w:val="640"/>
          <w:marRight w:val="0"/>
          <w:marTop w:val="0"/>
          <w:marBottom w:val="0"/>
          <w:divBdr>
            <w:top w:val="none" w:sz="0" w:space="0" w:color="auto"/>
            <w:left w:val="none" w:sz="0" w:space="0" w:color="auto"/>
            <w:bottom w:val="none" w:sz="0" w:space="0" w:color="auto"/>
            <w:right w:val="none" w:sz="0" w:space="0" w:color="auto"/>
          </w:divBdr>
        </w:div>
        <w:div w:id="329406570">
          <w:marLeft w:val="640"/>
          <w:marRight w:val="0"/>
          <w:marTop w:val="0"/>
          <w:marBottom w:val="0"/>
          <w:divBdr>
            <w:top w:val="none" w:sz="0" w:space="0" w:color="auto"/>
            <w:left w:val="none" w:sz="0" w:space="0" w:color="auto"/>
            <w:bottom w:val="none" w:sz="0" w:space="0" w:color="auto"/>
            <w:right w:val="none" w:sz="0" w:space="0" w:color="auto"/>
          </w:divBdr>
        </w:div>
        <w:div w:id="229196275">
          <w:marLeft w:val="640"/>
          <w:marRight w:val="0"/>
          <w:marTop w:val="0"/>
          <w:marBottom w:val="0"/>
          <w:divBdr>
            <w:top w:val="none" w:sz="0" w:space="0" w:color="auto"/>
            <w:left w:val="none" w:sz="0" w:space="0" w:color="auto"/>
            <w:bottom w:val="none" w:sz="0" w:space="0" w:color="auto"/>
            <w:right w:val="none" w:sz="0" w:space="0" w:color="auto"/>
          </w:divBdr>
        </w:div>
        <w:div w:id="755638001">
          <w:marLeft w:val="640"/>
          <w:marRight w:val="0"/>
          <w:marTop w:val="0"/>
          <w:marBottom w:val="0"/>
          <w:divBdr>
            <w:top w:val="none" w:sz="0" w:space="0" w:color="auto"/>
            <w:left w:val="none" w:sz="0" w:space="0" w:color="auto"/>
            <w:bottom w:val="none" w:sz="0" w:space="0" w:color="auto"/>
            <w:right w:val="none" w:sz="0" w:space="0" w:color="auto"/>
          </w:divBdr>
        </w:div>
        <w:div w:id="505363672">
          <w:marLeft w:val="640"/>
          <w:marRight w:val="0"/>
          <w:marTop w:val="0"/>
          <w:marBottom w:val="0"/>
          <w:divBdr>
            <w:top w:val="none" w:sz="0" w:space="0" w:color="auto"/>
            <w:left w:val="none" w:sz="0" w:space="0" w:color="auto"/>
            <w:bottom w:val="none" w:sz="0" w:space="0" w:color="auto"/>
            <w:right w:val="none" w:sz="0" w:space="0" w:color="auto"/>
          </w:divBdr>
        </w:div>
        <w:div w:id="938875894">
          <w:marLeft w:val="640"/>
          <w:marRight w:val="0"/>
          <w:marTop w:val="0"/>
          <w:marBottom w:val="0"/>
          <w:divBdr>
            <w:top w:val="none" w:sz="0" w:space="0" w:color="auto"/>
            <w:left w:val="none" w:sz="0" w:space="0" w:color="auto"/>
            <w:bottom w:val="none" w:sz="0" w:space="0" w:color="auto"/>
            <w:right w:val="none" w:sz="0" w:space="0" w:color="auto"/>
          </w:divBdr>
        </w:div>
        <w:div w:id="695276733">
          <w:marLeft w:val="640"/>
          <w:marRight w:val="0"/>
          <w:marTop w:val="0"/>
          <w:marBottom w:val="0"/>
          <w:divBdr>
            <w:top w:val="none" w:sz="0" w:space="0" w:color="auto"/>
            <w:left w:val="none" w:sz="0" w:space="0" w:color="auto"/>
            <w:bottom w:val="none" w:sz="0" w:space="0" w:color="auto"/>
            <w:right w:val="none" w:sz="0" w:space="0" w:color="auto"/>
          </w:divBdr>
        </w:div>
        <w:div w:id="484973809">
          <w:marLeft w:val="640"/>
          <w:marRight w:val="0"/>
          <w:marTop w:val="0"/>
          <w:marBottom w:val="0"/>
          <w:divBdr>
            <w:top w:val="none" w:sz="0" w:space="0" w:color="auto"/>
            <w:left w:val="none" w:sz="0" w:space="0" w:color="auto"/>
            <w:bottom w:val="none" w:sz="0" w:space="0" w:color="auto"/>
            <w:right w:val="none" w:sz="0" w:space="0" w:color="auto"/>
          </w:divBdr>
        </w:div>
        <w:div w:id="1347755061">
          <w:marLeft w:val="640"/>
          <w:marRight w:val="0"/>
          <w:marTop w:val="0"/>
          <w:marBottom w:val="0"/>
          <w:divBdr>
            <w:top w:val="none" w:sz="0" w:space="0" w:color="auto"/>
            <w:left w:val="none" w:sz="0" w:space="0" w:color="auto"/>
            <w:bottom w:val="none" w:sz="0" w:space="0" w:color="auto"/>
            <w:right w:val="none" w:sz="0" w:space="0" w:color="auto"/>
          </w:divBdr>
        </w:div>
        <w:div w:id="1073696124">
          <w:marLeft w:val="640"/>
          <w:marRight w:val="0"/>
          <w:marTop w:val="0"/>
          <w:marBottom w:val="0"/>
          <w:divBdr>
            <w:top w:val="none" w:sz="0" w:space="0" w:color="auto"/>
            <w:left w:val="none" w:sz="0" w:space="0" w:color="auto"/>
            <w:bottom w:val="none" w:sz="0" w:space="0" w:color="auto"/>
            <w:right w:val="none" w:sz="0" w:space="0" w:color="auto"/>
          </w:divBdr>
        </w:div>
        <w:div w:id="1019239472">
          <w:marLeft w:val="640"/>
          <w:marRight w:val="0"/>
          <w:marTop w:val="0"/>
          <w:marBottom w:val="0"/>
          <w:divBdr>
            <w:top w:val="none" w:sz="0" w:space="0" w:color="auto"/>
            <w:left w:val="none" w:sz="0" w:space="0" w:color="auto"/>
            <w:bottom w:val="none" w:sz="0" w:space="0" w:color="auto"/>
            <w:right w:val="none" w:sz="0" w:space="0" w:color="auto"/>
          </w:divBdr>
        </w:div>
        <w:div w:id="1107580223">
          <w:marLeft w:val="640"/>
          <w:marRight w:val="0"/>
          <w:marTop w:val="0"/>
          <w:marBottom w:val="0"/>
          <w:divBdr>
            <w:top w:val="none" w:sz="0" w:space="0" w:color="auto"/>
            <w:left w:val="none" w:sz="0" w:space="0" w:color="auto"/>
            <w:bottom w:val="none" w:sz="0" w:space="0" w:color="auto"/>
            <w:right w:val="none" w:sz="0" w:space="0" w:color="auto"/>
          </w:divBdr>
        </w:div>
        <w:div w:id="1935241981">
          <w:marLeft w:val="640"/>
          <w:marRight w:val="0"/>
          <w:marTop w:val="0"/>
          <w:marBottom w:val="0"/>
          <w:divBdr>
            <w:top w:val="none" w:sz="0" w:space="0" w:color="auto"/>
            <w:left w:val="none" w:sz="0" w:space="0" w:color="auto"/>
            <w:bottom w:val="none" w:sz="0" w:space="0" w:color="auto"/>
            <w:right w:val="none" w:sz="0" w:space="0" w:color="auto"/>
          </w:divBdr>
        </w:div>
        <w:div w:id="2098282496">
          <w:marLeft w:val="640"/>
          <w:marRight w:val="0"/>
          <w:marTop w:val="0"/>
          <w:marBottom w:val="0"/>
          <w:divBdr>
            <w:top w:val="none" w:sz="0" w:space="0" w:color="auto"/>
            <w:left w:val="none" w:sz="0" w:space="0" w:color="auto"/>
            <w:bottom w:val="none" w:sz="0" w:space="0" w:color="auto"/>
            <w:right w:val="none" w:sz="0" w:space="0" w:color="auto"/>
          </w:divBdr>
        </w:div>
        <w:div w:id="1781560629">
          <w:marLeft w:val="640"/>
          <w:marRight w:val="0"/>
          <w:marTop w:val="0"/>
          <w:marBottom w:val="0"/>
          <w:divBdr>
            <w:top w:val="none" w:sz="0" w:space="0" w:color="auto"/>
            <w:left w:val="none" w:sz="0" w:space="0" w:color="auto"/>
            <w:bottom w:val="none" w:sz="0" w:space="0" w:color="auto"/>
            <w:right w:val="none" w:sz="0" w:space="0" w:color="auto"/>
          </w:divBdr>
        </w:div>
        <w:div w:id="312681178">
          <w:marLeft w:val="640"/>
          <w:marRight w:val="0"/>
          <w:marTop w:val="0"/>
          <w:marBottom w:val="0"/>
          <w:divBdr>
            <w:top w:val="none" w:sz="0" w:space="0" w:color="auto"/>
            <w:left w:val="none" w:sz="0" w:space="0" w:color="auto"/>
            <w:bottom w:val="none" w:sz="0" w:space="0" w:color="auto"/>
            <w:right w:val="none" w:sz="0" w:space="0" w:color="auto"/>
          </w:divBdr>
        </w:div>
        <w:div w:id="626813651">
          <w:marLeft w:val="640"/>
          <w:marRight w:val="0"/>
          <w:marTop w:val="0"/>
          <w:marBottom w:val="0"/>
          <w:divBdr>
            <w:top w:val="none" w:sz="0" w:space="0" w:color="auto"/>
            <w:left w:val="none" w:sz="0" w:space="0" w:color="auto"/>
            <w:bottom w:val="none" w:sz="0" w:space="0" w:color="auto"/>
            <w:right w:val="none" w:sz="0" w:space="0" w:color="auto"/>
          </w:divBdr>
        </w:div>
        <w:div w:id="1451633589">
          <w:marLeft w:val="640"/>
          <w:marRight w:val="0"/>
          <w:marTop w:val="0"/>
          <w:marBottom w:val="0"/>
          <w:divBdr>
            <w:top w:val="none" w:sz="0" w:space="0" w:color="auto"/>
            <w:left w:val="none" w:sz="0" w:space="0" w:color="auto"/>
            <w:bottom w:val="none" w:sz="0" w:space="0" w:color="auto"/>
            <w:right w:val="none" w:sz="0" w:space="0" w:color="auto"/>
          </w:divBdr>
        </w:div>
        <w:div w:id="1677925411">
          <w:marLeft w:val="640"/>
          <w:marRight w:val="0"/>
          <w:marTop w:val="0"/>
          <w:marBottom w:val="0"/>
          <w:divBdr>
            <w:top w:val="none" w:sz="0" w:space="0" w:color="auto"/>
            <w:left w:val="none" w:sz="0" w:space="0" w:color="auto"/>
            <w:bottom w:val="none" w:sz="0" w:space="0" w:color="auto"/>
            <w:right w:val="none" w:sz="0" w:space="0" w:color="auto"/>
          </w:divBdr>
        </w:div>
        <w:div w:id="1988583928">
          <w:marLeft w:val="640"/>
          <w:marRight w:val="0"/>
          <w:marTop w:val="0"/>
          <w:marBottom w:val="0"/>
          <w:divBdr>
            <w:top w:val="none" w:sz="0" w:space="0" w:color="auto"/>
            <w:left w:val="none" w:sz="0" w:space="0" w:color="auto"/>
            <w:bottom w:val="none" w:sz="0" w:space="0" w:color="auto"/>
            <w:right w:val="none" w:sz="0" w:space="0" w:color="auto"/>
          </w:divBdr>
        </w:div>
        <w:div w:id="56326733">
          <w:marLeft w:val="640"/>
          <w:marRight w:val="0"/>
          <w:marTop w:val="0"/>
          <w:marBottom w:val="0"/>
          <w:divBdr>
            <w:top w:val="none" w:sz="0" w:space="0" w:color="auto"/>
            <w:left w:val="none" w:sz="0" w:space="0" w:color="auto"/>
            <w:bottom w:val="none" w:sz="0" w:space="0" w:color="auto"/>
            <w:right w:val="none" w:sz="0" w:space="0" w:color="auto"/>
          </w:divBdr>
        </w:div>
        <w:div w:id="416364742">
          <w:marLeft w:val="640"/>
          <w:marRight w:val="0"/>
          <w:marTop w:val="0"/>
          <w:marBottom w:val="0"/>
          <w:divBdr>
            <w:top w:val="none" w:sz="0" w:space="0" w:color="auto"/>
            <w:left w:val="none" w:sz="0" w:space="0" w:color="auto"/>
            <w:bottom w:val="none" w:sz="0" w:space="0" w:color="auto"/>
            <w:right w:val="none" w:sz="0" w:space="0" w:color="auto"/>
          </w:divBdr>
        </w:div>
        <w:div w:id="447046238">
          <w:marLeft w:val="640"/>
          <w:marRight w:val="0"/>
          <w:marTop w:val="0"/>
          <w:marBottom w:val="0"/>
          <w:divBdr>
            <w:top w:val="none" w:sz="0" w:space="0" w:color="auto"/>
            <w:left w:val="none" w:sz="0" w:space="0" w:color="auto"/>
            <w:bottom w:val="none" w:sz="0" w:space="0" w:color="auto"/>
            <w:right w:val="none" w:sz="0" w:space="0" w:color="auto"/>
          </w:divBdr>
        </w:div>
        <w:div w:id="1333096278">
          <w:marLeft w:val="640"/>
          <w:marRight w:val="0"/>
          <w:marTop w:val="0"/>
          <w:marBottom w:val="0"/>
          <w:divBdr>
            <w:top w:val="none" w:sz="0" w:space="0" w:color="auto"/>
            <w:left w:val="none" w:sz="0" w:space="0" w:color="auto"/>
            <w:bottom w:val="none" w:sz="0" w:space="0" w:color="auto"/>
            <w:right w:val="none" w:sz="0" w:space="0" w:color="auto"/>
          </w:divBdr>
        </w:div>
        <w:div w:id="1870948208">
          <w:marLeft w:val="640"/>
          <w:marRight w:val="0"/>
          <w:marTop w:val="0"/>
          <w:marBottom w:val="0"/>
          <w:divBdr>
            <w:top w:val="none" w:sz="0" w:space="0" w:color="auto"/>
            <w:left w:val="none" w:sz="0" w:space="0" w:color="auto"/>
            <w:bottom w:val="none" w:sz="0" w:space="0" w:color="auto"/>
            <w:right w:val="none" w:sz="0" w:space="0" w:color="auto"/>
          </w:divBdr>
        </w:div>
        <w:div w:id="1795904655">
          <w:marLeft w:val="640"/>
          <w:marRight w:val="0"/>
          <w:marTop w:val="0"/>
          <w:marBottom w:val="0"/>
          <w:divBdr>
            <w:top w:val="none" w:sz="0" w:space="0" w:color="auto"/>
            <w:left w:val="none" w:sz="0" w:space="0" w:color="auto"/>
            <w:bottom w:val="none" w:sz="0" w:space="0" w:color="auto"/>
            <w:right w:val="none" w:sz="0" w:space="0" w:color="auto"/>
          </w:divBdr>
        </w:div>
        <w:div w:id="17507978">
          <w:marLeft w:val="640"/>
          <w:marRight w:val="0"/>
          <w:marTop w:val="0"/>
          <w:marBottom w:val="0"/>
          <w:divBdr>
            <w:top w:val="none" w:sz="0" w:space="0" w:color="auto"/>
            <w:left w:val="none" w:sz="0" w:space="0" w:color="auto"/>
            <w:bottom w:val="none" w:sz="0" w:space="0" w:color="auto"/>
            <w:right w:val="none" w:sz="0" w:space="0" w:color="auto"/>
          </w:divBdr>
        </w:div>
        <w:div w:id="390539763">
          <w:marLeft w:val="640"/>
          <w:marRight w:val="0"/>
          <w:marTop w:val="0"/>
          <w:marBottom w:val="0"/>
          <w:divBdr>
            <w:top w:val="none" w:sz="0" w:space="0" w:color="auto"/>
            <w:left w:val="none" w:sz="0" w:space="0" w:color="auto"/>
            <w:bottom w:val="none" w:sz="0" w:space="0" w:color="auto"/>
            <w:right w:val="none" w:sz="0" w:space="0" w:color="auto"/>
          </w:divBdr>
        </w:div>
        <w:div w:id="1628968120">
          <w:marLeft w:val="640"/>
          <w:marRight w:val="0"/>
          <w:marTop w:val="0"/>
          <w:marBottom w:val="0"/>
          <w:divBdr>
            <w:top w:val="none" w:sz="0" w:space="0" w:color="auto"/>
            <w:left w:val="none" w:sz="0" w:space="0" w:color="auto"/>
            <w:bottom w:val="none" w:sz="0" w:space="0" w:color="auto"/>
            <w:right w:val="none" w:sz="0" w:space="0" w:color="auto"/>
          </w:divBdr>
        </w:div>
        <w:div w:id="1467352990">
          <w:marLeft w:val="640"/>
          <w:marRight w:val="0"/>
          <w:marTop w:val="0"/>
          <w:marBottom w:val="0"/>
          <w:divBdr>
            <w:top w:val="none" w:sz="0" w:space="0" w:color="auto"/>
            <w:left w:val="none" w:sz="0" w:space="0" w:color="auto"/>
            <w:bottom w:val="none" w:sz="0" w:space="0" w:color="auto"/>
            <w:right w:val="none" w:sz="0" w:space="0" w:color="auto"/>
          </w:divBdr>
        </w:div>
        <w:div w:id="1230770628">
          <w:marLeft w:val="640"/>
          <w:marRight w:val="0"/>
          <w:marTop w:val="0"/>
          <w:marBottom w:val="0"/>
          <w:divBdr>
            <w:top w:val="none" w:sz="0" w:space="0" w:color="auto"/>
            <w:left w:val="none" w:sz="0" w:space="0" w:color="auto"/>
            <w:bottom w:val="none" w:sz="0" w:space="0" w:color="auto"/>
            <w:right w:val="none" w:sz="0" w:space="0" w:color="auto"/>
          </w:divBdr>
        </w:div>
        <w:div w:id="446848765">
          <w:marLeft w:val="640"/>
          <w:marRight w:val="0"/>
          <w:marTop w:val="0"/>
          <w:marBottom w:val="0"/>
          <w:divBdr>
            <w:top w:val="none" w:sz="0" w:space="0" w:color="auto"/>
            <w:left w:val="none" w:sz="0" w:space="0" w:color="auto"/>
            <w:bottom w:val="none" w:sz="0" w:space="0" w:color="auto"/>
            <w:right w:val="none" w:sz="0" w:space="0" w:color="auto"/>
          </w:divBdr>
        </w:div>
        <w:div w:id="836572861">
          <w:marLeft w:val="640"/>
          <w:marRight w:val="0"/>
          <w:marTop w:val="0"/>
          <w:marBottom w:val="0"/>
          <w:divBdr>
            <w:top w:val="none" w:sz="0" w:space="0" w:color="auto"/>
            <w:left w:val="none" w:sz="0" w:space="0" w:color="auto"/>
            <w:bottom w:val="none" w:sz="0" w:space="0" w:color="auto"/>
            <w:right w:val="none" w:sz="0" w:space="0" w:color="auto"/>
          </w:divBdr>
        </w:div>
        <w:div w:id="1914000822">
          <w:marLeft w:val="640"/>
          <w:marRight w:val="0"/>
          <w:marTop w:val="0"/>
          <w:marBottom w:val="0"/>
          <w:divBdr>
            <w:top w:val="none" w:sz="0" w:space="0" w:color="auto"/>
            <w:left w:val="none" w:sz="0" w:space="0" w:color="auto"/>
            <w:bottom w:val="none" w:sz="0" w:space="0" w:color="auto"/>
            <w:right w:val="none" w:sz="0" w:space="0" w:color="auto"/>
          </w:divBdr>
        </w:div>
        <w:div w:id="1401905299">
          <w:marLeft w:val="640"/>
          <w:marRight w:val="0"/>
          <w:marTop w:val="0"/>
          <w:marBottom w:val="0"/>
          <w:divBdr>
            <w:top w:val="none" w:sz="0" w:space="0" w:color="auto"/>
            <w:left w:val="none" w:sz="0" w:space="0" w:color="auto"/>
            <w:bottom w:val="none" w:sz="0" w:space="0" w:color="auto"/>
            <w:right w:val="none" w:sz="0" w:space="0" w:color="auto"/>
          </w:divBdr>
        </w:div>
        <w:div w:id="2057506197">
          <w:marLeft w:val="640"/>
          <w:marRight w:val="0"/>
          <w:marTop w:val="0"/>
          <w:marBottom w:val="0"/>
          <w:divBdr>
            <w:top w:val="none" w:sz="0" w:space="0" w:color="auto"/>
            <w:left w:val="none" w:sz="0" w:space="0" w:color="auto"/>
            <w:bottom w:val="none" w:sz="0" w:space="0" w:color="auto"/>
            <w:right w:val="none" w:sz="0" w:space="0" w:color="auto"/>
          </w:divBdr>
        </w:div>
        <w:div w:id="204830098">
          <w:marLeft w:val="640"/>
          <w:marRight w:val="0"/>
          <w:marTop w:val="0"/>
          <w:marBottom w:val="0"/>
          <w:divBdr>
            <w:top w:val="none" w:sz="0" w:space="0" w:color="auto"/>
            <w:left w:val="none" w:sz="0" w:space="0" w:color="auto"/>
            <w:bottom w:val="none" w:sz="0" w:space="0" w:color="auto"/>
            <w:right w:val="none" w:sz="0" w:space="0" w:color="auto"/>
          </w:divBdr>
        </w:div>
        <w:div w:id="510098023">
          <w:marLeft w:val="640"/>
          <w:marRight w:val="0"/>
          <w:marTop w:val="0"/>
          <w:marBottom w:val="0"/>
          <w:divBdr>
            <w:top w:val="none" w:sz="0" w:space="0" w:color="auto"/>
            <w:left w:val="none" w:sz="0" w:space="0" w:color="auto"/>
            <w:bottom w:val="none" w:sz="0" w:space="0" w:color="auto"/>
            <w:right w:val="none" w:sz="0" w:space="0" w:color="auto"/>
          </w:divBdr>
        </w:div>
        <w:div w:id="1955555669">
          <w:marLeft w:val="640"/>
          <w:marRight w:val="0"/>
          <w:marTop w:val="0"/>
          <w:marBottom w:val="0"/>
          <w:divBdr>
            <w:top w:val="none" w:sz="0" w:space="0" w:color="auto"/>
            <w:left w:val="none" w:sz="0" w:space="0" w:color="auto"/>
            <w:bottom w:val="none" w:sz="0" w:space="0" w:color="auto"/>
            <w:right w:val="none" w:sz="0" w:space="0" w:color="auto"/>
          </w:divBdr>
        </w:div>
        <w:div w:id="309095721">
          <w:marLeft w:val="640"/>
          <w:marRight w:val="0"/>
          <w:marTop w:val="0"/>
          <w:marBottom w:val="0"/>
          <w:divBdr>
            <w:top w:val="none" w:sz="0" w:space="0" w:color="auto"/>
            <w:left w:val="none" w:sz="0" w:space="0" w:color="auto"/>
            <w:bottom w:val="none" w:sz="0" w:space="0" w:color="auto"/>
            <w:right w:val="none" w:sz="0" w:space="0" w:color="auto"/>
          </w:divBdr>
        </w:div>
        <w:div w:id="1857384183">
          <w:marLeft w:val="640"/>
          <w:marRight w:val="0"/>
          <w:marTop w:val="0"/>
          <w:marBottom w:val="0"/>
          <w:divBdr>
            <w:top w:val="none" w:sz="0" w:space="0" w:color="auto"/>
            <w:left w:val="none" w:sz="0" w:space="0" w:color="auto"/>
            <w:bottom w:val="none" w:sz="0" w:space="0" w:color="auto"/>
            <w:right w:val="none" w:sz="0" w:space="0" w:color="auto"/>
          </w:divBdr>
        </w:div>
        <w:div w:id="700397726">
          <w:marLeft w:val="640"/>
          <w:marRight w:val="0"/>
          <w:marTop w:val="0"/>
          <w:marBottom w:val="0"/>
          <w:divBdr>
            <w:top w:val="none" w:sz="0" w:space="0" w:color="auto"/>
            <w:left w:val="none" w:sz="0" w:space="0" w:color="auto"/>
            <w:bottom w:val="none" w:sz="0" w:space="0" w:color="auto"/>
            <w:right w:val="none" w:sz="0" w:space="0" w:color="auto"/>
          </w:divBdr>
        </w:div>
        <w:div w:id="746076969">
          <w:marLeft w:val="640"/>
          <w:marRight w:val="0"/>
          <w:marTop w:val="0"/>
          <w:marBottom w:val="0"/>
          <w:divBdr>
            <w:top w:val="none" w:sz="0" w:space="0" w:color="auto"/>
            <w:left w:val="none" w:sz="0" w:space="0" w:color="auto"/>
            <w:bottom w:val="none" w:sz="0" w:space="0" w:color="auto"/>
            <w:right w:val="none" w:sz="0" w:space="0" w:color="auto"/>
          </w:divBdr>
        </w:div>
        <w:div w:id="966156792">
          <w:marLeft w:val="640"/>
          <w:marRight w:val="0"/>
          <w:marTop w:val="0"/>
          <w:marBottom w:val="0"/>
          <w:divBdr>
            <w:top w:val="none" w:sz="0" w:space="0" w:color="auto"/>
            <w:left w:val="none" w:sz="0" w:space="0" w:color="auto"/>
            <w:bottom w:val="none" w:sz="0" w:space="0" w:color="auto"/>
            <w:right w:val="none" w:sz="0" w:space="0" w:color="auto"/>
          </w:divBdr>
        </w:div>
        <w:div w:id="82730421">
          <w:marLeft w:val="640"/>
          <w:marRight w:val="0"/>
          <w:marTop w:val="0"/>
          <w:marBottom w:val="0"/>
          <w:divBdr>
            <w:top w:val="none" w:sz="0" w:space="0" w:color="auto"/>
            <w:left w:val="none" w:sz="0" w:space="0" w:color="auto"/>
            <w:bottom w:val="none" w:sz="0" w:space="0" w:color="auto"/>
            <w:right w:val="none" w:sz="0" w:space="0" w:color="auto"/>
          </w:divBdr>
        </w:div>
        <w:div w:id="208491135">
          <w:marLeft w:val="640"/>
          <w:marRight w:val="0"/>
          <w:marTop w:val="0"/>
          <w:marBottom w:val="0"/>
          <w:divBdr>
            <w:top w:val="none" w:sz="0" w:space="0" w:color="auto"/>
            <w:left w:val="none" w:sz="0" w:space="0" w:color="auto"/>
            <w:bottom w:val="none" w:sz="0" w:space="0" w:color="auto"/>
            <w:right w:val="none" w:sz="0" w:space="0" w:color="auto"/>
          </w:divBdr>
        </w:div>
        <w:div w:id="1640764118">
          <w:marLeft w:val="640"/>
          <w:marRight w:val="0"/>
          <w:marTop w:val="0"/>
          <w:marBottom w:val="0"/>
          <w:divBdr>
            <w:top w:val="none" w:sz="0" w:space="0" w:color="auto"/>
            <w:left w:val="none" w:sz="0" w:space="0" w:color="auto"/>
            <w:bottom w:val="none" w:sz="0" w:space="0" w:color="auto"/>
            <w:right w:val="none" w:sz="0" w:space="0" w:color="auto"/>
          </w:divBdr>
        </w:div>
        <w:div w:id="378823799">
          <w:marLeft w:val="640"/>
          <w:marRight w:val="0"/>
          <w:marTop w:val="0"/>
          <w:marBottom w:val="0"/>
          <w:divBdr>
            <w:top w:val="none" w:sz="0" w:space="0" w:color="auto"/>
            <w:left w:val="none" w:sz="0" w:space="0" w:color="auto"/>
            <w:bottom w:val="none" w:sz="0" w:space="0" w:color="auto"/>
            <w:right w:val="none" w:sz="0" w:space="0" w:color="auto"/>
          </w:divBdr>
        </w:div>
        <w:div w:id="1587808583">
          <w:marLeft w:val="640"/>
          <w:marRight w:val="0"/>
          <w:marTop w:val="0"/>
          <w:marBottom w:val="0"/>
          <w:divBdr>
            <w:top w:val="none" w:sz="0" w:space="0" w:color="auto"/>
            <w:left w:val="none" w:sz="0" w:space="0" w:color="auto"/>
            <w:bottom w:val="none" w:sz="0" w:space="0" w:color="auto"/>
            <w:right w:val="none" w:sz="0" w:space="0" w:color="auto"/>
          </w:divBdr>
        </w:div>
        <w:div w:id="1634556811">
          <w:marLeft w:val="640"/>
          <w:marRight w:val="0"/>
          <w:marTop w:val="0"/>
          <w:marBottom w:val="0"/>
          <w:divBdr>
            <w:top w:val="none" w:sz="0" w:space="0" w:color="auto"/>
            <w:left w:val="none" w:sz="0" w:space="0" w:color="auto"/>
            <w:bottom w:val="none" w:sz="0" w:space="0" w:color="auto"/>
            <w:right w:val="none" w:sz="0" w:space="0" w:color="auto"/>
          </w:divBdr>
        </w:div>
        <w:div w:id="2070111366">
          <w:marLeft w:val="640"/>
          <w:marRight w:val="0"/>
          <w:marTop w:val="0"/>
          <w:marBottom w:val="0"/>
          <w:divBdr>
            <w:top w:val="none" w:sz="0" w:space="0" w:color="auto"/>
            <w:left w:val="none" w:sz="0" w:space="0" w:color="auto"/>
            <w:bottom w:val="none" w:sz="0" w:space="0" w:color="auto"/>
            <w:right w:val="none" w:sz="0" w:space="0" w:color="auto"/>
          </w:divBdr>
        </w:div>
        <w:div w:id="214388999">
          <w:marLeft w:val="640"/>
          <w:marRight w:val="0"/>
          <w:marTop w:val="0"/>
          <w:marBottom w:val="0"/>
          <w:divBdr>
            <w:top w:val="none" w:sz="0" w:space="0" w:color="auto"/>
            <w:left w:val="none" w:sz="0" w:space="0" w:color="auto"/>
            <w:bottom w:val="none" w:sz="0" w:space="0" w:color="auto"/>
            <w:right w:val="none" w:sz="0" w:space="0" w:color="auto"/>
          </w:divBdr>
        </w:div>
        <w:div w:id="256715015">
          <w:marLeft w:val="640"/>
          <w:marRight w:val="0"/>
          <w:marTop w:val="0"/>
          <w:marBottom w:val="0"/>
          <w:divBdr>
            <w:top w:val="none" w:sz="0" w:space="0" w:color="auto"/>
            <w:left w:val="none" w:sz="0" w:space="0" w:color="auto"/>
            <w:bottom w:val="none" w:sz="0" w:space="0" w:color="auto"/>
            <w:right w:val="none" w:sz="0" w:space="0" w:color="auto"/>
          </w:divBdr>
        </w:div>
        <w:div w:id="1922130508">
          <w:marLeft w:val="640"/>
          <w:marRight w:val="0"/>
          <w:marTop w:val="0"/>
          <w:marBottom w:val="0"/>
          <w:divBdr>
            <w:top w:val="none" w:sz="0" w:space="0" w:color="auto"/>
            <w:left w:val="none" w:sz="0" w:space="0" w:color="auto"/>
            <w:bottom w:val="none" w:sz="0" w:space="0" w:color="auto"/>
            <w:right w:val="none" w:sz="0" w:space="0" w:color="auto"/>
          </w:divBdr>
        </w:div>
        <w:div w:id="326371138">
          <w:marLeft w:val="640"/>
          <w:marRight w:val="0"/>
          <w:marTop w:val="0"/>
          <w:marBottom w:val="0"/>
          <w:divBdr>
            <w:top w:val="none" w:sz="0" w:space="0" w:color="auto"/>
            <w:left w:val="none" w:sz="0" w:space="0" w:color="auto"/>
            <w:bottom w:val="none" w:sz="0" w:space="0" w:color="auto"/>
            <w:right w:val="none" w:sz="0" w:space="0" w:color="auto"/>
          </w:divBdr>
        </w:div>
        <w:div w:id="31151837">
          <w:marLeft w:val="640"/>
          <w:marRight w:val="0"/>
          <w:marTop w:val="0"/>
          <w:marBottom w:val="0"/>
          <w:divBdr>
            <w:top w:val="none" w:sz="0" w:space="0" w:color="auto"/>
            <w:left w:val="none" w:sz="0" w:space="0" w:color="auto"/>
            <w:bottom w:val="none" w:sz="0" w:space="0" w:color="auto"/>
            <w:right w:val="none" w:sz="0" w:space="0" w:color="auto"/>
          </w:divBdr>
        </w:div>
        <w:div w:id="207766270">
          <w:marLeft w:val="640"/>
          <w:marRight w:val="0"/>
          <w:marTop w:val="0"/>
          <w:marBottom w:val="0"/>
          <w:divBdr>
            <w:top w:val="none" w:sz="0" w:space="0" w:color="auto"/>
            <w:left w:val="none" w:sz="0" w:space="0" w:color="auto"/>
            <w:bottom w:val="none" w:sz="0" w:space="0" w:color="auto"/>
            <w:right w:val="none" w:sz="0" w:space="0" w:color="auto"/>
          </w:divBdr>
        </w:div>
        <w:div w:id="796680744">
          <w:marLeft w:val="640"/>
          <w:marRight w:val="0"/>
          <w:marTop w:val="0"/>
          <w:marBottom w:val="0"/>
          <w:divBdr>
            <w:top w:val="none" w:sz="0" w:space="0" w:color="auto"/>
            <w:left w:val="none" w:sz="0" w:space="0" w:color="auto"/>
            <w:bottom w:val="none" w:sz="0" w:space="0" w:color="auto"/>
            <w:right w:val="none" w:sz="0" w:space="0" w:color="auto"/>
          </w:divBdr>
        </w:div>
        <w:div w:id="1043409069">
          <w:marLeft w:val="640"/>
          <w:marRight w:val="0"/>
          <w:marTop w:val="0"/>
          <w:marBottom w:val="0"/>
          <w:divBdr>
            <w:top w:val="none" w:sz="0" w:space="0" w:color="auto"/>
            <w:left w:val="none" w:sz="0" w:space="0" w:color="auto"/>
            <w:bottom w:val="none" w:sz="0" w:space="0" w:color="auto"/>
            <w:right w:val="none" w:sz="0" w:space="0" w:color="auto"/>
          </w:divBdr>
        </w:div>
        <w:div w:id="127019194">
          <w:marLeft w:val="640"/>
          <w:marRight w:val="0"/>
          <w:marTop w:val="0"/>
          <w:marBottom w:val="0"/>
          <w:divBdr>
            <w:top w:val="none" w:sz="0" w:space="0" w:color="auto"/>
            <w:left w:val="none" w:sz="0" w:space="0" w:color="auto"/>
            <w:bottom w:val="none" w:sz="0" w:space="0" w:color="auto"/>
            <w:right w:val="none" w:sz="0" w:space="0" w:color="auto"/>
          </w:divBdr>
        </w:div>
        <w:div w:id="2060472070">
          <w:marLeft w:val="640"/>
          <w:marRight w:val="0"/>
          <w:marTop w:val="0"/>
          <w:marBottom w:val="0"/>
          <w:divBdr>
            <w:top w:val="none" w:sz="0" w:space="0" w:color="auto"/>
            <w:left w:val="none" w:sz="0" w:space="0" w:color="auto"/>
            <w:bottom w:val="none" w:sz="0" w:space="0" w:color="auto"/>
            <w:right w:val="none" w:sz="0" w:space="0" w:color="auto"/>
          </w:divBdr>
        </w:div>
        <w:div w:id="911352988">
          <w:marLeft w:val="640"/>
          <w:marRight w:val="0"/>
          <w:marTop w:val="0"/>
          <w:marBottom w:val="0"/>
          <w:divBdr>
            <w:top w:val="none" w:sz="0" w:space="0" w:color="auto"/>
            <w:left w:val="none" w:sz="0" w:space="0" w:color="auto"/>
            <w:bottom w:val="none" w:sz="0" w:space="0" w:color="auto"/>
            <w:right w:val="none" w:sz="0" w:space="0" w:color="auto"/>
          </w:divBdr>
        </w:div>
        <w:div w:id="222640451">
          <w:marLeft w:val="640"/>
          <w:marRight w:val="0"/>
          <w:marTop w:val="0"/>
          <w:marBottom w:val="0"/>
          <w:divBdr>
            <w:top w:val="none" w:sz="0" w:space="0" w:color="auto"/>
            <w:left w:val="none" w:sz="0" w:space="0" w:color="auto"/>
            <w:bottom w:val="none" w:sz="0" w:space="0" w:color="auto"/>
            <w:right w:val="none" w:sz="0" w:space="0" w:color="auto"/>
          </w:divBdr>
        </w:div>
        <w:div w:id="1453094473">
          <w:marLeft w:val="640"/>
          <w:marRight w:val="0"/>
          <w:marTop w:val="0"/>
          <w:marBottom w:val="0"/>
          <w:divBdr>
            <w:top w:val="none" w:sz="0" w:space="0" w:color="auto"/>
            <w:left w:val="none" w:sz="0" w:space="0" w:color="auto"/>
            <w:bottom w:val="none" w:sz="0" w:space="0" w:color="auto"/>
            <w:right w:val="none" w:sz="0" w:space="0" w:color="auto"/>
          </w:divBdr>
        </w:div>
        <w:div w:id="2029524298">
          <w:marLeft w:val="640"/>
          <w:marRight w:val="0"/>
          <w:marTop w:val="0"/>
          <w:marBottom w:val="0"/>
          <w:divBdr>
            <w:top w:val="none" w:sz="0" w:space="0" w:color="auto"/>
            <w:left w:val="none" w:sz="0" w:space="0" w:color="auto"/>
            <w:bottom w:val="none" w:sz="0" w:space="0" w:color="auto"/>
            <w:right w:val="none" w:sz="0" w:space="0" w:color="auto"/>
          </w:divBdr>
        </w:div>
        <w:div w:id="1207066311">
          <w:marLeft w:val="640"/>
          <w:marRight w:val="0"/>
          <w:marTop w:val="0"/>
          <w:marBottom w:val="0"/>
          <w:divBdr>
            <w:top w:val="none" w:sz="0" w:space="0" w:color="auto"/>
            <w:left w:val="none" w:sz="0" w:space="0" w:color="auto"/>
            <w:bottom w:val="none" w:sz="0" w:space="0" w:color="auto"/>
            <w:right w:val="none" w:sz="0" w:space="0" w:color="auto"/>
          </w:divBdr>
        </w:div>
        <w:div w:id="299843684">
          <w:marLeft w:val="640"/>
          <w:marRight w:val="0"/>
          <w:marTop w:val="0"/>
          <w:marBottom w:val="0"/>
          <w:divBdr>
            <w:top w:val="none" w:sz="0" w:space="0" w:color="auto"/>
            <w:left w:val="none" w:sz="0" w:space="0" w:color="auto"/>
            <w:bottom w:val="none" w:sz="0" w:space="0" w:color="auto"/>
            <w:right w:val="none" w:sz="0" w:space="0" w:color="auto"/>
          </w:divBdr>
        </w:div>
        <w:div w:id="1442382931">
          <w:marLeft w:val="640"/>
          <w:marRight w:val="0"/>
          <w:marTop w:val="0"/>
          <w:marBottom w:val="0"/>
          <w:divBdr>
            <w:top w:val="none" w:sz="0" w:space="0" w:color="auto"/>
            <w:left w:val="none" w:sz="0" w:space="0" w:color="auto"/>
            <w:bottom w:val="none" w:sz="0" w:space="0" w:color="auto"/>
            <w:right w:val="none" w:sz="0" w:space="0" w:color="auto"/>
          </w:divBdr>
        </w:div>
        <w:div w:id="1786538157">
          <w:marLeft w:val="640"/>
          <w:marRight w:val="0"/>
          <w:marTop w:val="0"/>
          <w:marBottom w:val="0"/>
          <w:divBdr>
            <w:top w:val="none" w:sz="0" w:space="0" w:color="auto"/>
            <w:left w:val="none" w:sz="0" w:space="0" w:color="auto"/>
            <w:bottom w:val="none" w:sz="0" w:space="0" w:color="auto"/>
            <w:right w:val="none" w:sz="0" w:space="0" w:color="auto"/>
          </w:divBdr>
        </w:div>
        <w:div w:id="1717852647">
          <w:marLeft w:val="640"/>
          <w:marRight w:val="0"/>
          <w:marTop w:val="0"/>
          <w:marBottom w:val="0"/>
          <w:divBdr>
            <w:top w:val="none" w:sz="0" w:space="0" w:color="auto"/>
            <w:left w:val="none" w:sz="0" w:space="0" w:color="auto"/>
            <w:bottom w:val="none" w:sz="0" w:space="0" w:color="auto"/>
            <w:right w:val="none" w:sz="0" w:space="0" w:color="auto"/>
          </w:divBdr>
        </w:div>
        <w:div w:id="535973848">
          <w:marLeft w:val="640"/>
          <w:marRight w:val="0"/>
          <w:marTop w:val="0"/>
          <w:marBottom w:val="0"/>
          <w:divBdr>
            <w:top w:val="none" w:sz="0" w:space="0" w:color="auto"/>
            <w:left w:val="none" w:sz="0" w:space="0" w:color="auto"/>
            <w:bottom w:val="none" w:sz="0" w:space="0" w:color="auto"/>
            <w:right w:val="none" w:sz="0" w:space="0" w:color="auto"/>
          </w:divBdr>
        </w:div>
        <w:div w:id="597760945">
          <w:marLeft w:val="640"/>
          <w:marRight w:val="0"/>
          <w:marTop w:val="0"/>
          <w:marBottom w:val="0"/>
          <w:divBdr>
            <w:top w:val="none" w:sz="0" w:space="0" w:color="auto"/>
            <w:left w:val="none" w:sz="0" w:space="0" w:color="auto"/>
            <w:bottom w:val="none" w:sz="0" w:space="0" w:color="auto"/>
            <w:right w:val="none" w:sz="0" w:space="0" w:color="auto"/>
          </w:divBdr>
        </w:div>
        <w:div w:id="1966427374">
          <w:marLeft w:val="640"/>
          <w:marRight w:val="0"/>
          <w:marTop w:val="0"/>
          <w:marBottom w:val="0"/>
          <w:divBdr>
            <w:top w:val="none" w:sz="0" w:space="0" w:color="auto"/>
            <w:left w:val="none" w:sz="0" w:space="0" w:color="auto"/>
            <w:bottom w:val="none" w:sz="0" w:space="0" w:color="auto"/>
            <w:right w:val="none" w:sz="0" w:space="0" w:color="auto"/>
          </w:divBdr>
        </w:div>
        <w:div w:id="1692678526">
          <w:marLeft w:val="640"/>
          <w:marRight w:val="0"/>
          <w:marTop w:val="0"/>
          <w:marBottom w:val="0"/>
          <w:divBdr>
            <w:top w:val="none" w:sz="0" w:space="0" w:color="auto"/>
            <w:left w:val="none" w:sz="0" w:space="0" w:color="auto"/>
            <w:bottom w:val="none" w:sz="0" w:space="0" w:color="auto"/>
            <w:right w:val="none" w:sz="0" w:space="0" w:color="auto"/>
          </w:divBdr>
        </w:div>
        <w:div w:id="645818436">
          <w:marLeft w:val="640"/>
          <w:marRight w:val="0"/>
          <w:marTop w:val="0"/>
          <w:marBottom w:val="0"/>
          <w:divBdr>
            <w:top w:val="none" w:sz="0" w:space="0" w:color="auto"/>
            <w:left w:val="none" w:sz="0" w:space="0" w:color="auto"/>
            <w:bottom w:val="none" w:sz="0" w:space="0" w:color="auto"/>
            <w:right w:val="none" w:sz="0" w:space="0" w:color="auto"/>
          </w:divBdr>
        </w:div>
      </w:divsChild>
    </w:div>
    <w:div w:id="757218689">
      <w:bodyDiv w:val="1"/>
      <w:marLeft w:val="0"/>
      <w:marRight w:val="0"/>
      <w:marTop w:val="0"/>
      <w:marBottom w:val="0"/>
      <w:divBdr>
        <w:top w:val="none" w:sz="0" w:space="0" w:color="auto"/>
        <w:left w:val="none" w:sz="0" w:space="0" w:color="auto"/>
        <w:bottom w:val="none" w:sz="0" w:space="0" w:color="auto"/>
        <w:right w:val="none" w:sz="0" w:space="0" w:color="auto"/>
      </w:divBdr>
      <w:divsChild>
        <w:div w:id="1872961033">
          <w:marLeft w:val="640"/>
          <w:marRight w:val="0"/>
          <w:marTop w:val="0"/>
          <w:marBottom w:val="0"/>
          <w:divBdr>
            <w:top w:val="none" w:sz="0" w:space="0" w:color="auto"/>
            <w:left w:val="none" w:sz="0" w:space="0" w:color="auto"/>
            <w:bottom w:val="none" w:sz="0" w:space="0" w:color="auto"/>
            <w:right w:val="none" w:sz="0" w:space="0" w:color="auto"/>
          </w:divBdr>
        </w:div>
        <w:div w:id="1273905366">
          <w:marLeft w:val="640"/>
          <w:marRight w:val="0"/>
          <w:marTop w:val="0"/>
          <w:marBottom w:val="0"/>
          <w:divBdr>
            <w:top w:val="none" w:sz="0" w:space="0" w:color="auto"/>
            <w:left w:val="none" w:sz="0" w:space="0" w:color="auto"/>
            <w:bottom w:val="none" w:sz="0" w:space="0" w:color="auto"/>
            <w:right w:val="none" w:sz="0" w:space="0" w:color="auto"/>
          </w:divBdr>
        </w:div>
        <w:div w:id="1642153668">
          <w:marLeft w:val="640"/>
          <w:marRight w:val="0"/>
          <w:marTop w:val="0"/>
          <w:marBottom w:val="0"/>
          <w:divBdr>
            <w:top w:val="none" w:sz="0" w:space="0" w:color="auto"/>
            <w:left w:val="none" w:sz="0" w:space="0" w:color="auto"/>
            <w:bottom w:val="none" w:sz="0" w:space="0" w:color="auto"/>
            <w:right w:val="none" w:sz="0" w:space="0" w:color="auto"/>
          </w:divBdr>
        </w:div>
        <w:div w:id="1472556621">
          <w:marLeft w:val="640"/>
          <w:marRight w:val="0"/>
          <w:marTop w:val="0"/>
          <w:marBottom w:val="0"/>
          <w:divBdr>
            <w:top w:val="none" w:sz="0" w:space="0" w:color="auto"/>
            <w:left w:val="none" w:sz="0" w:space="0" w:color="auto"/>
            <w:bottom w:val="none" w:sz="0" w:space="0" w:color="auto"/>
            <w:right w:val="none" w:sz="0" w:space="0" w:color="auto"/>
          </w:divBdr>
        </w:div>
        <w:div w:id="957103343">
          <w:marLeft w:val="640"/>
          <w:marRight w:val="0"/>
          <w:marTop w:val="0"/>
          <w:marBottom w:val="0"/>
          <w:divBdr>
            <w:top w:val="none" w:sz="0" w:space="0" w:color="auto"/>
            <w:left w:val="none" w:sz="0" w:space="0" w:color="auto"/>
            <w:bottom w:val="none" w:sz="0" w:space="0" w:color="auto"/>
            <w:right w:val="none" w:sz="0" w:space="0" w:color="auto"/>
          </w:divBdr>
        </w:div>
        <w:div w:id="712116408">
          <w:marLeft w:val="640"/>
          <w:marRight w:val="0"/>
          <w:marTop w:val="0"/>
          <w:marBottom w:val="0"/>
          <w:divBdr>
            <w:top w:val="none" w:sz="0" w:space="0" w:color="auto"/>
            <w:left w:val="none" w:sz="0" w:space="0" w:color="auto"/>
            <w:bottom w:val="none" w:sz="0" w:space="0" w:color="auto"/>
            <w:right w:val="none" w:sz="0" w:space="0" w:color="auto"/>
          </w:divBdr>
        </w:div>
        <w:div w:id="2005432820">
          <w:marLeft w:val="640"/>
          <w:marRight w:val="0"/>
          <w:marTop w:val="0"/>
          <w:marBottom w:val="0"/>
          <w:divBdr>
            <w:top w:val="none" w:sz="0" w:space="0" w:color="auto"/>
            <w:left w:val="none" w:sz="0" w:space="0" w:color="auto"/>
            <w:bottom w:val="none" w:sz="0" w:space="0" w:color="auto"/>
            <w:right w:val="none" w:sz="0" w:space="0" w:color="auto"/>
          </w:divBdr>
        </w:div>
        <w:div w:id="649947805">
          <w:marLeft w:val="640"/>
          <w:marRight w:val="0"/>
          <w:marTop w:val="0"/>
          <w:marBottom w:val="0"/>
          <w:divBdr>
            <w:top w:val="none" w:sz="0" w:space="0" w:color="auto"/>
            <w:left w:val="none" w:sz="0" w:space="0" w:color="auto"/>
            <w:bottom w:val="none" w:sz="0" w:space="0" w:color="auto"/>
            <w:right w:val="none" w:sz="0" w:space="0" w:color="auto"/>
          </w:divBdr>
        </w:div>
        <w:div w:id="1031568722">
          <w:marLeft w:val="640"/>
          <w:marRight w:val="0"/>
          <w:marTop w:val="0"/>
          <w:marBottom w:val="0"/>
          <w:divBdr>
            <w:top w:val="none" w:sz="0" w:space="0" w:color="auto"/>
            <w:left w:val="none" w:sz="0" w:space="0" w:color="auto"/>
            <w:bottom w:val="none" w:sz="0" w:space="0" w:color="auto"/>
            <w:right w:val="none" w:sz="0" w:space="0" w:color="auto"/>
          </w:divBdr>
        </w:div>
        <w:div w:id="1747727738">
          <w:marLeft w:val="640"/>
          <w:marRight w:val="0"/>
          <w:marTop w:val="0"/>
          <w:marBottom w:val="0"/>
          <w:divBdr>
            <w:top w:val="none" w:sz="0" w:space="0" w:color="auto"/>
            <w:left w:val="none" w:sz="0" w:space="0" w:color="auto"/>
            <w:bottom w:val="none" w:sz="0" w:space="0" w:color="auto"/>
            <w:right w:val="none" w:sz="0" w:space="0" w:color="auto"/>
          </w:divBdr>
        </w:div>
        <w:div w:id="561335251">
          <w:marLeft w:val="640"/>
          <w:marRight w:val="0"/>
          <w:marTop w:val="0"/>
          <w:marBottom w:val="0"/>
          <w:divBdr>
            <w:top w:val="none" w:sz="0" w:space="0" w:color="auto"/>
            <w:left w:val="none" w:sz="0" w:space="0" w:color="auto"/>
            <w:bottom w:val="none" w:sz="0" w:space="0" w:color="auto"/>
            <w:right w:val="none" w:sz="0" w:space="0" w:color="auto"/>
          </w:divBdr>
        </w:div>
        <w:div w:id="1950121621">
          <w:marLeft w:val="640"/>
          <w:marRight w:val="0"/>
          <w:marTop w:val="0"/>
          <w:marBottom w:val="0"/>
          <w:divBdr>
            <w:top w:val="none" w:sz="0" w:space="0" w:color="auto"/>
            <w:left w:val="none" w:sz="0" w:space="0" w:color="auto"/>
            <w:bottom w:val="none" w:sz="0" w:space="0" w:color="auto"/>
            <w:right w:val="none" w:sz="0" w:space="0" w:color="auto"/>
          </w:divBdr>
        </w:div>
        <w:div w:id="1258367468">
          <w:marLeft w:val="640"/>
          <w:marRight w:val="0"/>
          <w:marTop w:val="0"/>
          <w:marBottom w:val="0"/>
          <w:divBdr>
            <w:top w:val="none" w:sz="0" w:space="0" w:color="auto"/>
            <w:left w:val="none" w:sz="0" w:space="0" w:color="auto"/>
            <w:bottom w:val="none" w:sz="0" w:space="0" w:color="auto"/>
            <w:right w:val="none" w:sz="0" w:space="0" w:color="auto"/>
          </w:divBdr>
        </w:div>
        <w:div w:id="1322350373">
          <w:marLeft w:val="640"/>
          <w:marRight w:val="0"/>
          <w:marTop w:val="0"/>
          <w:marBottom w:val="0"/>
          <w:divBdr>
            <w:top w:val="none" w:sz="0" w:space="0" w:color="auto"/>
            <w:left w:val="none" w:sz="0" w:space="0" w:color="auto"/>
            <w:bottom w:val="none" w:sz="0" w:space="0" w:color="auto"/>
            <w:right w:val="none" w:sz="0" w:space="0" w:color="auto"/>
          </w:divBdr>
        </w:div>
        <w:div w:id="1896119020">
          <w:marLeft w:val="640"/>
          <w:marRight w:val="0"/>
          <w:marTop w:val="0"/>
          <w:marBottom w:val="0"/>
          <w:divBdr>
            <w:top w:val="none" w:sz="0" w:space="0" w:color="auto"/>
            <w:left w:val="none" w:sz="0" w:space="0" w:color="auto"/>
            <w:bottom w:val="none" w:sz="0" w:space="0" w:color="auto"/>
            <w:right w:val="none" w:sz="0" w:space="0" w:color="auto"/>
          </w:divBdr>
        </w:div>
        <w:div w:id="1768958089">
          <w:marLeft w:val="640"/>
          <w:marRight w:val="0"/>
          <w:marTop w:val="0"/>
          <w:marBottom w:val="0"/>
          <w:divBdr>
            <w:top w:val="none" w:sz="0" w:space="0" w:color="auto"/>
            <w:left w:val="none" w:sz="0" w:space="0" w:color="auto"/>
            <w:bottom w:val="none" w:sz="0" w:space="0" w:color="auto"/>
            <w:right w:val="none" w:sz="0" w:space="0" w:color="auto"/>
          </w:divBdr>
        </w:div>
        <w:div w:id="588000320">
          <w:marLeft w:val="640"/>
          <w:marRight w:val="0"/>
          <w:marTop w:val="0"/>
          <w:marBottom w:val="0"/>
          <w:divBdr>
            <w:top w:val="none" w:sz="0" w:space="0" w:color="auto"/>
            <w:left w:val="none" w:sz="0" w:space="0" w:color="auto"/>
            <w:bottom w:val="none" w:sz="0" w:space="0" w:color="auto"/>
            <w:right w:val="none" w:sz="0" w:space="0" w:color="auto"/>
          </w:divBdr>
        </w:div>
        <w:div w:id="355884749">
          <w:marLeft w:val="640"/>
          <w:marRight w:val="0"/>
          <w:marTop w:val="0"/>
          <w:marBottom w:val="0"/>
          <w:divBdr>
            <w:top w:val="none" w:sz="0" w:space="0" w:color="auto"/>
            <w:left w:val="none" w:sz="0" w:space="0" w:color="auto"/>
            <w:bottom w:val="none" w:sz="0" w:space="0" w:color="auto"/>
            <w:right w:val="none" w:sz="0" w:space="0" w:color="auto"/>
          </w:divBdr>
        </w:div>
        <w:div w:id="248396002">
          <w:marLeft w:val="640"/>
          <w:marRight w:val="0"/>
          <w:marTop w:val="0"/>
          <w:marBottom w:val="0"/>
          <w:divBdr>
            <w:top w:val="none" w:sz="0" w:space="0" w:color="auto"/>
            <w:left w:val="none" w:sz="0" w:space="0" w:color="auto"/>
            <w:bottom w:val="none" w:sz="0" w:space="0" w:color="auto"/>
            <w:right w:val="none" w:sz="0" w:space="0" w:color="auto"/>
          </w:divBdr>
        </w:div>
        <w:div w:id="1149711532">
          <w:marLeft w:val="640"/>
          <w:marRight w:val="0"/>
          <w:marTop w:val="0"/>
          <w:marBottom w:val="0"/>
          <w:divBdr>
            <w:top w:val="none" w:sz="0" w:space="0" w:color="auto"/>
            <w:left w:val="none" w:sz="0" w:space="0" w:color="auto"/>
            <w:bottom w:val="none" w:sz="0" w:space="0" w:color="auto"/>
            <w:right w:val="none" w:sz="0" w:space="0" w:color="auto"/>
          </w:divBdr>
        </w:div>
        <w:div w:id="1159542220">
          <w:marLeft w:val="640"/>
          <w:marRight w:val="0"/>
          <w:marTop w:val="0"/>
          <w:marBottom w:val="0"/>
          <w:divBdr>
            <w:top w:val="none" w:sz="0" w:space="0" w:color="auto"/>
            <w:left w:val="none" w:sz="0" w:space="0" w:color="auto"/>
            <w:bottom w:val="none" w:sz="0" w:space="0" w:color="auto"/>
            <w:right w:val="none" w:sz="0" w:space="0" w:color="auto"/>
          </w:divBdr>
        </w:div>
        <w:div w:id="1482191660">
          <w:marLeft w:val="640"/>
          <w:marRight w:val="0"/>
          <w:marTop w:val="0"/>
          <w:marBottom w:val="0"/>
          <w:divBdr>
            <w:top w:val="none" w:sz="0" w:space="0" w:color="auto"/>
            <w:left w:val="none" w:sz="0" w:space="0" w:color="auto"/>
            <w:bottom w:val="none" w:sz="0" w:space="0" w:color="auto"/>
            <w:right w:val="none" w:sz="0" w:space="0" w:color="auto"/>
          </w:divBdr>
        </w:div>
        <w:div w:id="225073396">
          <w:marLeft w:val="640"/>
          <w:marRight w:val="0"/>
          <w:marTop w:val="0"/>
          <w:marBottom w:val="0"/>
          <w:divBdr>
            <w:top w:val="none" w:sz="0" w:space="0" w:color="auto"/>
            <w:left w:val="none" w:sz="0" w:space="0" w:color="auto"/>
            <w:bottom w:val="none" w:sz="0" w:space="0" w:color="auto"/>
            <w:right w:val="none" w:sz="0" w:space="0" w:color="auto"/>
          </w:divBdr>
        </w:div>
        <w:div w:id="938685102">
          <w:marLeft w:val="640"/>
          <w:marRight w:val="0"/>
          <w:marTop w:val="0"/>
          <w:marBottom w:val="0"/>
          <w:divBdr>
            <w:top w:val="none" w:sz="0" w:space="0" w:color="auto"/>
            <w:left w:val="none" w:sz="0" w:space="0" w:color="auto"/>
            <w:bottom w:val="none" w:sz="0" w:space="0" w:color="auto"/>
            <w:right w:val="none" w:sz="0" w:space="0" w:color="auto"/>
          </w:divBdr>
        </w:div>
        <w:div w:id="1455519996">
          <w:marLeft w:val="640"/>
          <w:marRight w:val="0"/>
          <w:marTop w:val="0"/>
          <w:marBottom w:val="0"/>
          <w:divBdr>
            <w:top w:val="none" w:sz="0" w:space="0" w:color="auto"/>
            <w:left w:val="none" w:sz="0" w:space="0" w:color="auto"/>
            <w:bottom w:val="none" w:sz="0" w:space="0" w:color="auto"/>
            <w:right w:val="none" w:sz="0" w:space="0" w:color="auto"/>
          </w:divBdr>
        </w:div>
        <w:div w:id="415398286">
          <w:marLeft w:val="640"/>
          <w:marRight w:val="0"/>
          <w:marTop w:val="0"/>
          <w:marBottom w:val="0"/>
          <w:divBdr>
            <w:top w:val="none" w:sz="0" w:space="0" w:color="auto"/>
            <w:left w:val="none" w:sz="0" w:space="0" w:color="auto"/>
            <w:bottom w:val="none" w:sz="0" w:space="0" w:color="auto"/>
            <w:right w:val="none" w:sz="0" w:space="0" w:color="auto"/>
          </w:divBdr>
        </w:div>
        <w:div w:id="1475640623">
          <w:marLeft w:val="640"/>
          <w:marRight w:val="0"/>
          <w:marTop w:val="0"/>
          <w:marBottom w:val="0"/>
          <w:divBdr>
            <w:top w:val="none" w:sz="0" w:space="0" w:color="auto"/>
            <w:left w:val="none" w:sz="0" w:space="0" w:color="auto"/>
            <w:bottom w:val="none" w:sz="0" w:space="0" w:color="auto"/>
            <w:right w:val="none" w:sz="0" w:space="0" w:color="auto"/>
          </w:divBdr>
        </w:div>
        <w:div w:id="241644559">
          <w:marLeft w:val="640"/>
          <w:marRight w:val="0"/>
          <w:marTop w:val="0"/>
          <w:marBottom w:val="0"/>
          <w:divBdr>
            <w:top w:val="none" w:sz="0" w:space="0" w:color="auto"/>
            <w:left w:val="none" w:sz="0" w:space="0" w:color="auto"/>
            <w:bottom w:val="none" w:sz="0" w:space="0" w:color="auto"/>
            <w:right w:val="none" w:sz="0" w:space="0" w:color="auto"/>
          </w:divBdr>
        </w:div>
        <w:div w:id="1155494413">
          <w:marLeft w:val="640"/>
          <w:marRight w:val="0"/>
          <w:marTop w:val="0"/>
          <w:marBottom w:val="0"/>
          <w:divBdr>
            <w:top w:val="none" w:sz="0" w:space="0" w:color="auto"/>
            <w:left w:val="none" w:sz="0" w:space="0" w:color="auto"/>
            <w:bottom w:val="none" w:sz="0" w:space="0" w:color="auto"/>
            <w:right w:val="none" w:sz="0" w:space="0" w:color="auto"/>
          </w:divBdr>
        </w:div>
        <w:div w:id="261303428">
          <w:marLeft w:val="640"/>
          <w:marRight w:val="0"/>
          <w:marTop w:val="0"/>
          <w:marBottom w:val="0"/>
          <w:divBdr>
            <w:top w:val="none" w:sz="0" w:space="0" w:color="auto"/>
            <w:left w:val="none" w:sz="0" w:space="0" w:color="auto"/>
            <w:bottom w:val="none" w:sz="0" w:space="0" w:color="auto"/>
            <w:right w:val="none" w:sz="0" w:space="0" w:color="auto"/>
          </w:divBdr>
        </w:div>
        <w:div w:id="1246913603">
          <w:marLeft w:val="640"/>
          <w:marRight w:val="0"/>
          <w:marTop w:val="0"/>
          <w:marBottom w:val="0"/>
          <w:divBdr>
            <w:top w:val="none" w:sz="0" w:space="0" w:color="auto"/>
            <w:left w:val="none" w:sz="0" w:space="0" w:color="auto"/>
            <w:bottom w:val="none" w:sz="0" w:space="0" w:color="auto"/>
            <w:right w:val="none" w:sz="0" w:space="0" w:color="auto"/>
          </w:divBdr>
        </w:div>
        <w:div w:id="249047656">
          <w:marLeft w:val="640"/>
          <w:marRight w:val="0"/>
          <w:marTop w:val="0"/>
          <w:marBottom w:val="0"/>
          <w:divBdr>
            <w:top w:val="none" w:sz="0" w:space="0" w:color="auto"/>
            <w:left w:val="none" w:sz="0" w:space="0" w:color="auto"/>
            <w:bottom w:val="none" w:sz="0" w:space="0" w:color="auto"/>
            <w:right w:val="none" w:sz="0" w:space="0" w:color="auto"/>
          </w:divBdr>
        </w:div>
        <w:div w:id="1998532810">
          <w:marLeft w:val="640"/>
          <w:marRight w:val="0"/>
          <w:marTop w:val="0"/>
          <w:marBottom w:val="0"/>
          <w:divBdr>
            <w:top w:val="none" w:sz="0" w:space="0" w:color="auto"/>
            <w:left w:val="none" w:sz="0" w:space="0" w:color="auto"/>
            <w:bottom w:val="none" w:sz="0" w:space="0" w:color="auto"/>
            <w:right w:val="none" w:sz="0" w:space="0" w:color="auto"/>
          </w:divBdr>
        </w:div>
        <w:div w:id="1149324081">
          <w:marLeft w:val="640"/>
          <w:marRight w:val="0"/>
          <w:marTop w:val="0"/>
          <w:marBottom w:val="0"/>
          <w:divBdr>
            <w:top w:val="none" w:sz="0" w:space="0" w:color="auto"/>
            <w:left w:val="none" w:sz="0" w:space="0" w:color="auto"/>
            <w:bottom w:val="none" w:sz="0" w:space="0" w:color="auto"/>
            <w:right w:val="none" w:sz="0" w:space="0" w:color="auto"/>
          </w:divBdr>
        </w:div>
        <w:div w:id="1020011478">
          <w:marLeft w:val="640"/>
          <w:marRight w:val="0"/>
          <w:marTop w:val="0"/>
          <w:marBottom w:val="0"/>
          <w:divBdr>
            <w:top w:val="none" w:sz="0" w:space="0" w:color="auto"/>
            <w:left w:val="none" w:sz="0" w:space="0" w:color="auto"/>
            <w:bottom w:val="none" w:sz="0" w:space="0" w:color="auto"/>
            <w:right w:val="none" w:sz="0" w:space="0" w:color="auto"/>
          </w:divBdr>
        </w:div>
        <w:div w:id="1322848261">
          <w:marLeft w:val="640"/>
          <w:marRight w:val="0"/>
          <w:marTop w:val="0"/>
          <w:marBottom w:val="0"/>
          <w:divBdr>
            <w:top w:val="none" w:sz="0" w:space="0" w:color="auto"/>
            <w:left w:val="none" w:sz="0" w:space="0" w:color="auto"/>
            <w:bottom w:val="none" w:sz="0" w:space="0" w:color="auto"/>
            <w:right w:val="none" w:sz="0" w:space="0" w:color="auto"/>
          </w:divBdr>
        </w:div>
        <w:div w:id="702360990">
          <w:marLeft w:val="640"/>
          <w:marRight w:val="0"/>
          <w:marTop w:val="0"/>
          <w:marBottom w:val="0"/>
          <w:divBdr>
            <w:top w:val="none" w:sz="0" w:space="0" w:color="auto"/>
            <w:left w:val="none" w:sz="0" w:space="0" w:color="auto"/>
            <w:bottom w:val="none" w:sz="0" w:space="0" w:color="auto"/>
            <w:right w:val="none" w:sz="0" w:space="0" w:color="auto"/>
          </w:divBdr>
        </w:div>
        <w:div w:id="565144046">
          <w:marLeft w:val="640"/>
          <w:marRight w:val="0"/>
          <w:marTop w:val="0"/>
          <w:marBottom w:val="0"/>
          <w:divBdr>
            <w:top w:val="none" w:sz="0" w:space="0" w:color="auto"/>
            <w:left w:val="none" w:sz="0" w:space="0" w:color="auto"/>
            <w:bottom w:val="none" w:sz="0" w:space="0" w:color="auto"/>
            <w:right w:val="none" w:sz="0" w:space="0" w:color="auto"/>
          </w:divBdr>
        </w:div>
        <w:div w:id="1921862654">
          <w:marLeft w:val="640"/>
          <w:marRight w:val="0"/>
          <w:marTop w:val="0"/>
          <w:marBottom w:val="0"/>
          <w:divBdr>
            <w:top w:val="none" w:sz="0" w:space="0" w:color="auto"/>
            <w:left w:val="none" w:sz="0" w:space="0" w:color="auto"/>
            <w:bottom w:val="none" w:sz="0" w:space="0" w:color="auto"/>
            <w:right w:val="none" w:sz="0" w:space="0" w:color="auto"/>
          </w:divBdr>
        </w:div>
        <w:div w:id="1666322265">
          <w:marLeft w:val="640"/>
          <w:marRight w:val="0"/>
          <w:marTop w:val="0"/>
          <w:marBottom w:val="0"/>
          <w:divBdr>
            <w:top w:val="none" w:sz="0" w:space="0" w:color="auto"/>
            <w:left w:val="none" w:sz="0" w:space="0" w:color="auto"/>
            <w:bottom w:val="none" w:sz="0" w:space="0" w:color="auto"/>
            <w:right w:val="none" w:sz="0" w:space="0" w:color="auto"/>
          </w:divBdr>
        </w:div>
        <w:div w:id="1365600461">
          <w:marLeft w:val="640"/>
          <w:marRight w:val="0"/>
          <w:marTop w:val="0"/>
          <w:marBottom w:val="0"/>
          <w:divBdr>
            <w:top w:val="none" w:sz="0" w:space="0" w:color="auto"/>
            <w:left w:val="none" w:sz="0" w:space="0" w:color="auto"/>
            <w:bottom w:val="none" w:sz="0" w:space="0" w:color="auto"/>
            <w:right w:val="none" w:sz="0" w:space="0" w:color="auto"/>
          </w:divBdr>
        </w:div>
        <w:div w:id="548029175">
          <w:marLeft w:val="640"/>
          <w:marRight w:val="0"/>
          <w:marTop w:val="0"/>
          <w:marBottom w:val="0"/>
          <w:divBdr>
            <w:top w:val="none" w:sz="0" w:space="0" w:color="auto"/>
            <w:left w:val="none" w:sz="0" w:space="0" w:color="auto"/>
            <w:bottom w:val="none" w:sz="0" w:space="0" w:color="auto"/>
            <w:right w:val="none" w:sz="0" w:space="0" w:color="auto"/>
          </w:divBdr>
        </w:div>
        <w:div w:id="136537944">
          <w:marLeft w:val="640"/>
          <w:marRight w:val="0"/>
          <w:marTop w:val="0"/>
          <w:marBottom w:val="0"/>
          <w:divBdr>
            <w:top w:val="none" w:sz="0" w:space="0" w:color="auto"/>
            <w:left w:val="none" w:sz="0" w:space="0" w:color="auto"/>
            <w:bottom w:val="none" w:sz="0" w:space="0" w:color="auto"/>
            <w:right w:val="none" w:sz="0" w:space="0" w:color="auto"/>
          </w:divBdr>
        </w:div>
        <w:div w:id="995257781">
          <w:marLeft w:val="640"/>
          <w:marRight w:val="0"/>
          <w:marTop w:val="0"/>
          <w:marBottom w:val="0"/>
          <w:divBdr>
            <w:top w:val="none" w:sz="0" w:space="0" w:color="auto"/>
            <w:left w:val="none" w:sz="0" w:space="0" w:color="auto"/>
            <w:bottom w:val="none" w:sz="0" w:space="0" w:color="auto"/>
            <w:right w:val="none" w:sz="0" w:space="0" w:color="auto"/>
          </w:divBdr>
        </w:div>
        <w:div w:id="1903641784">
          <w:marLeft w:val="640"/>
          <w:marRight w:val="0"/>
          <w:marTop w:val="0"/>
          <w:marBottom w:val="0"/>
          <w:divBdr>
            <w:top w:val="none" w:sz="0" w:space="0" w:color="auto"/>
            <w:left w:val="none" w:sz="0" w:space="0" w:color="auto"/>
            <w:bottom w:val="none" w:sz="0" w:space="0" w:color="auto"/>
            <w:right w:val="none" w:sz="0" w:space="0" w:color="auto"/>
          </w:divBdr>
        </w:div>
        <w:div w:id="1749646525">
          <w:marLeft w:val="640"/>
          <w:marRight w:val="0"/>
          <w:marTop w:val="0"/>
          <w:marBottom w:val="0"/>
          <w:divBdr>
            <w:top w:val="none" w:sz="0" w:space="0" w:color="auto"/>
            <w:left w:val="none" w:sz="0" w:space="0" w:color="auto"/>
            <w:bottom w:val="none" w:sz="0" w:space="0" w:color="auto"/>
            <w:right w:val="none" w:sz="0" w:space="0" w:color="auto"/>
          </w:divBdr>
        </w:div>
        <w:div w:id="76175723">
          <w:marLeft w:val="640"/>
          <w:marRight w:val="0"/>
          <w:marTop w:val="0"/>
          <w:marBottom w:val="0"/>
          <w:divBdr>
            <w:top w:val="none" w:sz="0" w:space="0" w:color="auto"/>
            <w:left w:val="none" w:sz="0" w:space="0" w:color="auto"/>
            <w:bottom w:val="none" w:sz="0" w:space="0" w:color="auto"/>
            <w:right w:val="none" w:sz="0" w:space="0" w:color="auto"/>
          </w:divBdr>
        </w:div>
        <w:div w:id="1953903541">
          <w:marLeft w:val="640"/>
          <w:marRight w:val="0"/>
          <w:marTop w:val="0"/>
          <w:marBottom w:val="0"/>
          <w:divBdr>
            <w:top w:val="none" w:sz="0" w:space="0" w:color="auto"/>
            <w:left w:val="none" w:sz="0" w:space="0" w:color="auto"/>
            <w:bottom w:val="none" w:sz="0" w:space="0" w:color="auto"/>
            <w:right w:val="none" w:sz="0" w:space="0" w:color="auto"/>
          </w:divBdr>
        </w:div>
        <w:div w:id="901061002">
          <w:marLeft w:val="640"/>
          <w:marRight w:val="0"/>
          <w:marTop w:val="0"/>
          <w:marBottom w:val="0"/>
          <w:divBdr>
            <w:top w:val="none" w:sz="0" w:space="0" w:color="auto"/>
            <w:left w:val="none" w:sz="0" w:space="0" w:color="auto"/>
            <w:bottom w:val="none" w:sz="0" w:space="0" w:color="auto"/>
            <w:right w:val="none" w:sz="0" w:space="0" w:color="auto"/>
          </w:divBdr>
        </w:div>
        <w:div w:id="1214998123">
          <w:marLeft w:val="640"/>
          <w:marRight w:val="0"/>
          <w:marTop w:val="0"/>
          <w:marBottom w:val="0"/>
          <w:divBdr>
            <w:top w:val="none" w:sz="0" w:space="0" w:color="auto"/>
            <w:left w:val="none" w:sz="0" w:space="0" w:color="auto"/>
            <w:bottom w:val="none" w:sz="0" w:space="0" w:color="auto"/>
            <w:right w:val="none" w:sz="0" w:space="0" w:color="auto"/>
          </w:divBdr>
        </w:div>
        <w:div w:id="944772966">
          <w:marLeft w:val="640"/>
          <w:marRight w:val="0"/>
          <w:marTop w:val="0"/>
          <w:marBottom w:val="0"/>
          <w:divBdr>
            <w:top w:val="none" w:sz="0" w:space="0" w:color="auto"/>
            <w:left w:val="none" w:sz="0" w:space="0" w:color="auto"/>
            <w:bottom w:val="none" w:sz="0" w:space="0" w:color="auto"/>
            <w:right w:val="none" w:sz="0" w:space="0" w:color="auto"/>
          </w:divBdr>
        </w:div>
        <w:div w:id="651376505">
          <w:marLeft w:val="640"/>
          <w:marRight w:val="0"/>
          <w:marTop w:val="0"/>
          <w:marBottom w:val="0"/>
          <w:divBdr>
            <w:top w:val="none" w:sz="0" w:space="0" w:color="auto"/>
            <w:left w:val="none" w:sz="0" w:space="0" w:color="auto"/>
            <w:bottom w:val="none" w:sz="0" w:space="0" w:color="auto"/>
            <w:right w:val="none" w:sz="0" w:space="0" w:color="auto"/>
          </w:divBdr>
        </w:div>
        <w:div w:id="1100905677">
          <w:marLeft w:val="640"/>
          <w:marRight w:val="0"/>
          <w:marTop w:val="0"/>
          <w:marBottom w:val="0"/>
          <w:divBdr>
            <w:top w:val="none" w:sz="0" w:space="0" w:color="auto"/>
            <w:left w:val="none" w:sz="0" w:space="0" w:color="auto"/>
            <w:bottom w:val="none" w:sz="0" w:space="0" w:color="auto"/>
            <w:right w:val="none" w:sz="0" w:space="0" w:color="auto"/>
          </w:divBdr>
        </w:div>
        <w:div w:id="1836649008">
          <w:marLeft w:val="640"/>
          <w:marRight w:val="0"/>
          <w:marTop w:val="0"/>
          <w:marBottom w:val="0"/>
          <w:divBdr>
            <w:top w:val="none" w:sz="0" w:space="0" w:color="auto"/>
            <w:left w:val="none" w:sz="0" w:space="0" w:color="auto"/>
            <w:bottom w:val="none" w:sz="0" w:space="0" w:color="auto"/>
            <w:right w:val="none" w:sz="0" w:space="0" w:color="auto"/>
          </w:divBdr>
        </w:div>
        <w:div w:id="1362168193">
          <w:marLeft w:val="640"/>
          <w:marRight w:val="0"/>
          <w:marTop w:val="0"/>
          <w:marBottom w:val="0"/>
          <w:divBdr>
            <w:top w:val="none" w:sz="0" w:space="0" w:color="auto"/>
            <w:left w:val="none" w:sz="0" w:space="0" w:color="auto"/>
            <w:bottom w:val="none" w:sz="0" w:space="0" w:color="auto"/>
            <w:right w:val="none" w:sz="0" w:space="0" w:color="auto"/>
          </w:divBdr>
        </w:div>
        <w:div w:id="375354667">
          <w:marLeft w:val="640"/>
          <w:marRight w:val="0"/>
          <w:marTop w:val="0"/>
          <w:marBottom w:val="0"/>
          <w:divBdr>
            <w:top w:val="none" w:sz="0" w:space="0" w:color="auto"/>
            <w:left w:val="none" w:sz="0" w:space="0" w:color="auto"/>
            <w:bottom w:val="none" w:sz="0" w:space="0" w:color="auto"/>
            <w:right w:val="none" w:sz="0" w:space="0" w:color="auto"/>
          </w:divBdr>
        </w:div>
        <w:div w:id="228270108">
          <w:marLeft w:val="640"/>
          <w:marRight w:val="0"/>
          <w:marTop w:val="0"/>
          <w:marBottom w:val="0"/>
          <w:divBdr>
            <w:top w:val="none" w:sz="0" w:space="0" w:color="auto"/>
            <w:left w:val="none" w:sz="0" w:space="0" w:color="auto"/>
            <w:bottom w:val="none" w:sz="0" w:space="0" w:color="auto"/>
            <w:right w:val="none" w:sz="0" w:space="0" w:color="auto"/>
          </w:divBdr>
        </w:div>
        <w:div w:id="1933119502">
          <w:marLeft w:val="640"/>
          <w:marRight w:val="0"/>
          <w:marTop w:val="0"/>
          <w:marBottom w:val="0"/>
          <w:divBdr>
            <w:top w:val="none" w:sz="0" w:space="0" w:color="auto"/>
            <w:left w:val="none" w:sz="0" w:space="0" w:color="auto"/>
            <w:bottom w:val="none" w:sz="0" w:space="0" w:color="auto"/>
            <w:right w:val="none" w:sz="0" w:space="0" w:color="auto"/>
          </w:divBdr>
        </w:div>
        <w:div w:id="82921658">
          <w:marLeft w:val="640"/>
          <w:marRight w:val="0"/>
          <w:marTop w:val="0"/>
          <w:marBottom w:val="0"/>
          <w:divBdr>
            <w:top w:val="none" w:sz="0" w:space="0" w:color="auto"/>
            <w:left w:val="none" w:sz="0" w:space="0" w:color="auto"/>
            <w:bottom w:val="none" w:sz="0" w:space="0" w:color="auto"/>
            <w:right w:val="none" w:sz="0" w:space="0" w:color="auto"/>
          </w:divBdr>
        </w:div>
        <w:div w:id="929893790">
          <w:marLeft w:val="640"/>
          <w:marRight w:val="0"/>
          <w:marTop w:val="0"/>
          <w:marBottom w:val="0"/>
          <w:divBdr>
            <w:top w:val="none" w:sz="0" w:space="0" w:color="auto"/>
            <w:left w:val="none" w:sz="0" w:space="0" w:color="auto"/>
            <w:bottom w:val="none" w:sz="0" w:space="0" w:color="auto"/>
            <w:right w:val="none" w:sz="0" w:space="0" w:color="auto"/>
          </w:divBdr>
        </w:div>
        <w:div w:id="2128965509">
          <w:marLeft w:val="640"/>
          <w:marRight w:val="0"/>
          <w:marTop w:val="0"/>
          <w:marBottom w:val="0"/>
          <w:divBdr>
            <w:top w:val="none" w:sz="0" w:space="0" w:color="auto"/>
            <w:left w:val="none" w:sz="0" w:space="0" w:color="auto"/>
            <w:bottom w:val="none" w:sz="0" w:space="0" w:color="auto"/>
            <w:right w:val="none" w:sz="0" w:space="0" w:color="auto"/>
          </w:divBdr>
        </w:div>
        <w:div w:id="1489707936">
          <w:marLeft w:val="640"/>
          <w:marRight w:val="0"/>
          <w:marTop w:val="0"/>
          <w:marBottom w:val="0"/>
          <w:divBdr>
            <w:top w:val="none" w:sz="0" w:space="0" w:color="auto"/>
            <w:left w:val="none" w:sz="0" w:space="0" w:color="auto"/>
            <w:bottom w:val="none" w:sz="0" w:space="0" w:color="auto"/>
            <w:right w:val="none" w:sz="0" w:space="0" w:color="auto"/>
          </w:divBdr>
        </w:div>
        <w:div w:id="1433666815">
          <w:marLeft w:val="640"/>
          <w:marRight w:val="0"/>
          <w:marTop w:val="0"/>
          <w:marBottom w:val="0"/>
          <w:divBdr>
            <w:top w:val="none" w:sz="0" w:space="0" w:color="auto"/>
            <w:left w:val="none" w:sz="0" w:space="0" w:color="auto"/>
            <w:bottom w:val="none" w:sz="0" w:space="0" w:color="auto"/>
            <w:right w:val="none" w:sz="0" w:space="0" w:color="auto"/>
          </w:divBdr>
        </w:div>
        <w:div w:id="1010259210">
          <w:marLeft w:val="640"/>
          <w:marRight w:val="0"/>
          <w:marTop w:val="0"/>
          <w:marBottom w:val="0"/>
          <w:divBdr>
            <w:top w:val="none" w:sz="0" w:space="0" w:color="auto"/>
            <w:left w:val="none" w:sz="0" w:space="0" w:color="auto"/>
            <w:bottom w:val="none" w:sz="0" w:space="0" w:color="auto"/>
            <w:right w:val="none" w:sz="0" w:space="0" w:color="auto"/>
          </w:divBdr>
        </w:div>
        <w:div w:id="1989165456">
          <w:marLeft w:val="640"/>
          <w:marRight w:val="0"/>
          <w:marTop w:val="0"/>
          <w:marBottom w:val="0"/>
          <w:divBdr>
            <w:top w:val="none" w:sz="0" w:space="0" w:color="auto"/>
            <w:left w:val="none" w:sz="0" w:space="0" w:color="auto"/>
            <w:bottom w:val="none" w:sz="0" w:space="0" w:color="auto"/>
            <w:right w:val="none" w:sz="0" w:space="0" w:color="auto"/>
          </w:divBdr>
        </w:div>
        <w:div w:id="1068268669">
          <w:marLeft w:val="640"/>
          <w:marRight w:val="0"/>
          <w:marTop w:val="0"/>
          <w:marBottom w:val="0"/>
          <w:divBdr>
            <w:top w:val="none" w:sz="0" w:space="0" w:color="auto"/>
            <w:left w:val="none" w:sz="0" w:space="0" w:color="auto"/>
            <w:bottom w:val="none" w:sz="0" w:space="0" w:color="auto"/>
            <w:right w:val="none" w:sz="0" w:space="0" w:color="auto"/>
          </w:divBdr>
        </w:div>
        <w:div w:id="1718967734">
          <w:marLeft w:val="640"/>
          <w:marRight w:val="0"/>
          <w:marTop w:val="0"/>
          <w:marBottom w:val="0"/>
          <w:divBdr>
            <w:top w:val="none" w:sz="0" w:space="0" w:color="auto"/>
            <w:left w:val="none" w:sz="0" w:space="0" w:color="auto"/>
            <w:bottom w:val="none" w:sz="0" w:space="0" w:color="auto"/>
            <w:right w:val="none" w:sz="0" w:space="0" w:color="auto"/>
          </w:divBdr>
        </w:div>
        <w:div w:id="664550618">
          <w:marLeft w:val="640"/>
          <w:marRight w:val="0"/>
          <w:marTop w:val="0"/>
          <w:marBottom w:val="0"/>
          <w:divBdr>
            <w:top w:val="none" w:sz="0" w:space="0" w:color="auto"/>
            <w:left w:val="none" w:sz="0" w:space="0" w:color="auto"/>
            <w:bottom w:val="none" w:sz="0" w:space="0" w:color="auto"/>
            <w:right w:val="none" w:sz="0" w:space="0" w:color="auto"/>
          </w:divBdr>
        </w:div>
        <w:div w:id="479346802">
          <w:marLeft w:val="640"/>
          <w:marRight w:val="0"/>
          <w:marTop w:val="0"/>
          <w:marBottom w:val="0"/>
          <w:divBdr>
            <w:top w:val="none" w:sz="0" w:space="0" w:color="auto"/>
            <w:left w:val="none" w:sz="0" w:space="0" w:color="auto"/>
            <w:bottom w:val="none" w:sz="0" w:space="0" w:color="auto"/>
            <w:right w:val="none" w:sz="0" w:space="0" w:color="auto"/>
          </w:divBdr>
        </w:div>
        <w:div w:id="1620650906">
          <w:marLeft w:val="640"/>
          <w:marRight w:val="0"/>
          <w:marTop w:val="0"/>
          <w:marBottom w:val="0"/>
          <w:divBdr>
            <w:top w:val="none" w:sz="0" w:space="0" w:color="auto"/>
            <w:left w:val="none" w:sz="0" w:space="0" w:color="auto"/>
            <w:bottom w:val="none" w:sz="0" w:space="0" w:color="auto"/>
            <w:right w:val="none" w:sz="0" w:space="0" w:color="auto"/>
          </w:divBdr>
        </w:div>
        <w:div w:id="1448700369">
          <w:marLeft w:val="640"/>
          <w:marRight w:val="0"/>
          <w:marTop w:val="0"/>
          <w:marBottom w:val="0"/>
          <w:divBdr>
            <w:top w:val="none" w:sz="0" w:space="0" w:color="auto"/>
            <w:left w:val="none" w:sz="0" w:space="0" w:color="auto"/>
            <w:bottom w:val="none" w:sz="0" w:space="0" w:color="auto"/>
            <w:right w:val="none" w:sz="0" w:space="0" w:color="auto"/>
          </w:divBdr>
        </w:div>
        <w:div w:id="418020476">
          <w:marLeft w:val="640"/>
          <w:marRight w:val="0"/>
          <w:marTop w:val="0"/>
          <w:marBottom w:val="0"/>
          <w:divBdr>
            <w:top w:val="none" w:sz="0" w:space="0" w:color="auto"/>
            <w:left w:val="none" w:sz="0" w:space="0" w:color="auto"/>
            <w:bottom w:val="none" w:sz="0" w:space="0" w:color="auto"/>
            <w:right w:val="none" w:sz="0" w:space="0" w:color="auto"/>
          </w:divBdr>
        </w:div>
        <w:div w:id="1182815276">
          <w:marLeft w:val="640"/>
          <w:marRight w:val="0"/>
          <w:marTop w:val="0"/>
          <w:marBottom w:val="0"/>
          <w:divBdr>
            <w:top w:val="none" w:sz="0" w:space="0" w:color="auto"/>
            <w:left w:val="none" w:sz="0" w:space="0" w:color="auto"/>
            <w:bottom w:val="none" w:sz="0" w:space="0" w:color="auto"/>
            <w:right w:val="none" w:sz="0" w:space="0" w:color="auto"/>
          </w:divBdr>
        </w:div>
        <w:div w:id="842663892">
          <w:marLeft w:val="640"/>
          <w:marRight w:val="0"/>
          <w:marTop w:val="0"/>
          <w:marBottom w:val="0"/>
          <w:divBdr>
            <w:top w:val="none" w:sz="0" w:space="0" w:color="auto"/>
            <w:left w:val="none" w:sz="0" w:space="0" w:color="auto"/>
            <w:bottom w:val="none" w:sz="0" w:space="0" w:color="auto"/>
            <w:right w:val="none" w:sz="0" w:space="0" w:color="auto"/>
          </w:divBdr>
        </w:div>
        <w:div w:id="1243756601">
          <w:marLeft w:val="640"/>
          <w:marRight w:val="0"/>
          <w:marTop w:val="0"/>
          <w:marBottom w:val="0"/>
          <w:divBdr>
            <w:top w:val="none" w:sz="0" w:space="0" w:color="auto"/>
            <w:left w:val="none" w:sz="0" w:space="0" w:color="auto"/>
            <w:bottom w:val="none" w:sz="0" w:space="0" w:color="auto"/>
            <w:right w:val="none" w:sz="0" w:space="0" w:color="auto"/>
          </w:divBdr>
        </w:div>
        <w:div w:id="147593412">
          <w:marLeft w:val="640"/>
          <w:marRight w:val="0"/>
          <w:marTop w:val="0"/>
          <w:marBottom w:val="0"/>
          <w:divBdr>
            <w:top w:val="none" w:sz="0" w:space="0" w:color="auto"/>
            <w:left w:val="none" w:sz="0" w:space="0" w:color="auto"/>
            <w:bottom w:val="none" w:sz="0" w:space="0" w:color="auto"/>
            <w:right w:val="none" w:sz="0" w:space="0" w:color="auto"/>
          </w:divBdr>
        </w:div>
        <w:div w:id="787046136">
          <w:marLeft w:val="640"/>
          <w:marRight w:val="0"/>
          <w:marTop w:val="0"/>
          <w:marBottom w:val="0"/>
          <w:divBdr>
            <w:top w:val="none" w:sz="0" w:space="0" w:color="auto"/>
            <w:left w:val="none" w:sz="0" w:space="0" w:color="auto"/>
            <w:bottom w:val="none" w:sz="0" w:space="0" w:color="auto"/>
            <w:right w:val="none" w:sz="0" w:space="0" w:color="auto"/>
          </w:divBdr>
        </w:div>
        <w:div w:id="2024624249">
          <w:marLeft w:val="640"/>
          <w:marRight w:val="0"/>
          <w:marTop w:val="0"/>
          <w:marBottom w:val="0"/>
          <w:divBdr>
            <w:top w:val="none" w:sz="0" w:space="0" w:color="auto"/>
            <w:left w:val="none" w:sz="0" w:space="0" w:color="auto"/>
            <w:bottom w:val="none" w:sz="0" w:space="0" w:color="auto"/>
            <w:right w:val="none" w:sz="0" w:space="0" w:color="auto"/>
          </w:divBdr>
        </w:div>
        <w:div w:id="1423646944">
          <w:marLeft w:val="640"/>
          <w:marRight w:val="0"/>
          <w:marTop w:val="0"/>
          <w:marBottom w:val="0"/>
          <w:divBdr>
            <w:top w:val="none" w:sz="0" w:space="0" w:color="auto"/>
            <w:left w:val="none" w:sz="0" w:space="0" w:color="auto"/>
            <w:bottom w:val="none" w:sz="0" w:space="0" w:color="auto"/>
            <w:right w:val="none" w:sz="0" w:space="0" w:color="auto"/>
          </w:divBdr>
        </w:div>
        <w:div w:id="1389526042">
          <w:marLeft w:val="640"/>
          <w:marRight w:val="0"/>
          <w:marTop w:val="0"/>
          <w:marBottom w:val="0"/>
          <w:divBdr>
            <w:top w:val="none" w:sz="0" w:space="0" w:color="auto"/>
            <w:left w:val="none" w:sz="0" w:space="0" w:color="auto"/>
            <w:bottom w:val="none" w:sz="0" w:space="0" w:color="auto"/>
            <w:right w:val="none" w:sz="0" w:space="0" w:color="auto"/>
          </w:divBdr>
        </w:div>
        <w:div w:id="708067927">
          <w:marLeft w:val="640"/>
          <w:marRight w:val="0"/>
          <w:marTop w:val="0"/>
          <w:marBottom w:val="0"/>
          <w:divBdr>
            <w:top w:val="none" w:sz="0" w:space="0" w:color="auto"/>
            <w:left w:val="none" w:sz="0" w:space="0" w:color="auto"/>
            <w:bottom w:val="none" w:sz="0" w:space="0" w:color="auto"/>
            <w:right w:val="none" w:sz="0" w:space="0" w:color="auto"/>
          </w:divBdr>
        </w:div>
        <w:div w:id="502163011">
          <w:marLeft w:val="640"/>
          <w:marRight w:val="0"/>
          <w:marTop w:val="0"/>
          <w:marBottom w:val="0"/>
          <w:divBdr>
            <w:top w:val="none" w:sz="0" w:space="0" w:color="auto"/>
            <w:left w:val="none" w:sz="0" w:space="0" w:color="auto"/>
            <w:bottom w:val="none" w:sz="0" w:space="0" w:color="auto"/>
            <w:right w:val="none" w:sz="0" w:space="0" w:color="auto"/>
          </w:divBdr>
        </w:div>
        <w:div w:id="1154639142">
          <w:marLeft w:val="640"/>
          <w:marRight w:val="0"/>
          <w:marTop w:val="0"/>
          <w:marBottom w:val="0"/>
          <w:divBdr>
            <w:top w:val="none" w:sz="0" w:space="0" w:color="auto"/>
            <w:left w:val="none" w:sz="0" w:space="0" w:color="auto"/>
            <w:bottom w:val="none" w:sz="0" w:space="0" w:color="auto"/>
            <w:right w:val="none" w:sz="0" w:space="0" w:color="auto"/>
          </w:divBdr>
        </w:div>
        <w:div w:id="289435497">
          <w:marLeft w:val="640"/>
          <w:marRight w:val="0"/>
          <w:marTop w:val="0"/>
          <w:marBottom w:val="0"/>
          <w:divBdr>
            <w:top w:val="none" w:sz="0" w:space="0" w:color="auto"/>
            <w:left w:val="none" w:sz="0" w:space="0" w:color="auto"/>
            <w:bottom w:val="none" w:sz="0" w:space="0" w:color="auto"/>
            <w:right w:val="none" w:sz="0" w:space="0" w:color="auto"/>
          </w:divBdr>
        </w:div>
        <w:div w:id="1155993535">
          <w:marLeft w:val="640"/>
          <w:marRight w:val="0"/>
          <w:marTop w:val="0"/>
          <w:marBottom w:val="0"/>
          <w:divBdr>
            <w:top w:val="none" w:sz="0" w:space="0" w:color="auto"/>
            <w:left w:val="none" w:sz="0" w:space="0" w:color="auto"/>
            <w:bottom w:val="none" w:sz="0" w:space="0" w:color="auto"/>
            <w:right w:val="none" w:sz="0" w:space="0" w:color="auto"/>
          </w:divBdr>
        </w:div>
        <w:div w:id="468714081">
          <w:marLeft w:val="640"/>
          <w:marRight w:val="0"/>
          <w:marTop w:val="0"/>
          <w:marBottom w:val="0"/>
          <w:divBdr>
            <w:top w:val="none" w:sz="0" w:space="0" w:color="auto"/>
            <w:left w:val="none" w:sz="0" w:space="0" w:color="auto"/>
            <w:bottom w:val="none" w:sz="0" w:space="0" w:color="auto"/>
            <w:right w:val="none" w:sz="0" w:space="0" w:color="auto"/>
          </w:divBdr>
        </w:div>
        <w:div w:id="1070813693">
          <w:marLeft w:val="640"/>
          <w:marRight w:val="0"/>
          <w:marTop w:val="0"/>
          <w:marBottom w:val="0"/>
          <w:divBdr>
            <w:top w:val="none" w:sz="0" w:space="0" w:color="auto"/>
            <w:left w:val="none" w:sz="0" w:space="0" w:color="auto"/>
            <w:bottom w:val="none" w:sz="0" w:space="0" w:color="auto"/>
            <w:right w:val="none" w:sz="0" w:space="0" w:color="auto"/>
          </w:divBdr>
        </w:div>
        <w:div w:id="168569024">
          <w:marLeft w:val="640"/>
          <w:marRight w:val="0"/>
          <w:marTop w:val="0"/>
          <w:marBottom w:val="0"/>
          <w:divBdr>
            <w:top w:val="none" w:sz="0" w:space="0" w:color="auto"/>
            <w:left w:val="none" w:sz="0" w:space="0" w:color="auto"/>
            <w:bottom w:val="none" w:sz="0" w:space="0" w:color="auto"/>
            <w:right w:val="none" w:sz="0" w:space="0" w:color="auto"/>
          </w:divBdr>
        </w:div>
        <w:div w:id="1414430545">
          <w:marLeft w:val="640"/>
          <w:marRight w:val="0"/>
          <w:marTop w:val="0"/>
          <w:marBottom w:val="0"/>
          <w:divBdr>
            <w:top w:val="none" w:sz="0" w:space="0" w:color="auto"/>
            <w:left w:val="none" w:sz="0" w:space="0" w:color="auto"/>
            <w:bottom w:val="none" w:sz="0" w:space="0" w:color="auto"/>
            <w:right w:val="none" w:sz="0" w:space="0" w:color="auto"/>
          </w:divBdr>
        </w:div>
        <w:div w:id="1798718711">
          <w:marLeft w:val="640"/>
          <w:marRight w:val="0"/>
          <w:marTop w:val="0"/>
          <w:marBottom w:val="0"/>
          <w:divBdr>
            <w:top w:val="none" w:sz="0" w:space="0" w:color="auto"/>
            <w:left w:val="none" w:sz="0" w:space="0" w:color="auto"/>
            <w:bottom w:val="none" w:sz="0" w:space="0" w:color="auto"/>
            <w:right w:val="none" w:sz="0" w:space="0" w:color="auto"/>
          </w:divBdr>
        </w:div>
        <w:div w:id="1630085433">
          <w:marLeft w:val="640"/>
          <w:marRight w:val="0"/>
          <w:marTop w:val="0"/>
          <w:marBottom w:val="0"/>
          <w:divBdr>
            <w:top w:val="none" w:sz="0" w:space="0" w:color="auto"/>
            <w:left w:val="none" w:sz="0" w:space="0" w:color="auto"/>
            <w:bottom w:val="none" w:sz="0" w:space="0" w:color="auto"/>
            <w:right w:val="none" w:sz="0" w:space="0" w:color="auto"/>
          </w:divBdr>
        </w:div>
        <w:div w:id="481428653">
          <w:marLeft w:val="640"/>
          <w:marRight w:val="0"/>
          <w:marTop w:val="0"/>
          <w:marBottom w:val="0"/>
          <w:divBdr>
            <w:top w:val="none" w:sz="0" w:space="0" w:color="auto"/>
            <w:left w:val="none" w:sz="0" w:space="0" w:color="auto"/>
            <w:bottom w:val="none" w:sz="0" w:space="0" w:color="auto"/>
            <w:right w:val="none" w:sz="0" w:space="0" w:color="auto"/>
          </w:divBdr>
        </w:div>
        <w:div w:id="1817649297">
          <w:marLeft w:val="640"/>
          <w:marRight w:val="0"/>
          <w:marTop w:val="0"/>
          <w:marBottom w:val="0"/>
          <w:divBdr>
            <w:top w:val="none" w:sz="0" w:space="0" w:color="auto"/>
            <w:left w:val="none" w:sz="0" w:space="0" w:color="auto"/>
            <w:bottom w:val="none" w:sz="0" w:space="0" w:color="auto"/>
            <w:right w:val="none" w:sz="0" w:space="0" w:color="auto"/>
          </w:divBdr>
        </w:div>
        <w:div w:id="2056661772">
          <w:marLeft w:val="640"/>
          <w:marRight w:val="0"/>
          <w:marTop w:val="0"/>
          <w:marBottom w:val="0"/>
          <w:divBdr>
            <w:top w:val="none" w:sz="0" w:space="0" w:color="auto"/>
            <w:left w:val="none" w:sz="0" w:space="0" w:color="auto"/>
            <w:bottom w:val="none" w:sz="0" w:space="0" w:color="auto"/>
            <w:right w:val="none" w:sz="0" w:space="0" w:color="auto"/>
          </w:divBdr>
        </w:div>
        <w:div w:id="67390422">
          <w:marLeft w:val="640"/>
          <w:marRight w:val="0"/>
          <w:marTop w:val="0"/>
          <w:marBottom w:val="0"/>
          <w:divBdr>
            <w:top w:val="none" w:sz="0" w:space="0" w:color="auto"/>
            <w:left w:val="none" w:sz="0" w:space="0" w:color="auto"/>
            <w:bottom w:val="none" w:sz="0" w:space="0" w:color="auto"/>
            <w:right w:val="none" w:sz="0" w:space="0" w:color="auto"/>
          </w:divBdr>
        </w:div>
        <w:div w:id="1845974912">
          <w:marLeft w:val="640"/>
          <w:marRight w:val="0"/>
          <w:marTop w:val="0"/>
          <w:marBottom w:val="0"/>
          <w:divBdr>
            <w:top w:val="none" w:sz="0" w:space="0" w:color="auto"/>
            <w:left w:val="none" w:sz="0" w:space="0" w:color="auto"/>
            <w:bottom w:val="none" w:sz="0" w:space="0" w:color="auto"/>
            <w:right w:val="none" w:sz="0" w:space="0" w:color="auto"/>
          </w:divBdr>
        </w:div>
        <w:div w:id="2001149913">
          <w:marLeft w:val="640"/>
          <w:marRight w:val="0"/>
          <w:marTop w:val="0"/>
          <w:marBottom w:val="0"/>
          <w:divBdr>
            <w:top w:val="none" w:sz="0" w:space="0" w:color="auto"/>
            <w:left w:val="none" w:sz="0" w:space="0" w:color="auto"/>
            <w:bottom w:val="none" w:sz="0" w:space="0" w:color="auto"/>
            <w:right w:val="none" w:sz="0" w:space="0" w:color="auto"/>
          </w:divBdr>
        </w:div>
        <w:div w:id="1647010456">
          <w:marLeft w:val="640"/>
          <w:marRight w:val="0"/>
          <w:marTop w:val="0"/>
          <w:marBottom w:val="0"/>
          <w:divBdr>
            <w:top w:val="none" w:sz="0" w:space="0" w:color="auto"/>
            <w:left w:val="none" w:sz="0" w:space="0" w:color="auto"/>
            <w:bottom w:val="none" w:sz="0" w:space="0" w:color="auto"/>
            <w:right w:val="none" w:sz="0" w:space="0" w:color="auto"/>
          </w:divBdr>
        </w:div>
        <w:div w:id="1939412729">
          <w:marLeft w:val="640"/>
          <w:marRight w:val="0"/>
          <w:marTop w:val="0"/>
          <w:marBottom w:val="0"/>
          <w:divBdr>
            <w:top w:val="none" w:sz="0" w:space="0" w:color="auto"/>
            <w:left w:val="none" w:sz="0" w:space="0" w:color="auto"/>
            <w:bottom w:val="none" w:sz="0" w:space="0" w:color="auto"/>
            <w:right w:val="none" w:sz="0" w:space="0" w:color="auto"/>
          </w:divBdr>
        </w:div>
        <w:div w:id="1681813046">
          <w:marLeft w:val="640"/>
          <w:marRight w:val="0"/>
          <w:marTop w:val="0"/>
          <w:marBottom w:val="0"/>
          <w:divBdr>
            <w:top w:val="none" w:sz="0" w:space="0" w:color="auto"/>
            <w:left w:val="none" w:sz="0" w:space="0" w:color="auto"/>
            <w:bottom w:val="none" w:sz="0" w:space="0" w:color="auto"/>
            <w:right w:val="none" w:sz="0" w:space="0" w:color="auto"/>
          </w:divBdr>
        </w:div>
        <w:div w:id="930896989">
          <w:marLeft w:val="640"/>
          <w:marRight w:val="0"/>
          <w:marTop w:val="0"/>
          <w:marBottom w:val="0"/>
          <w:divBdr>
            <w:top w:val="none" w:sz="0" w:space="0" w:color="auto"/>
            <w:left w:val="none" w:sz="0" w:space="0" w:color="auto"/>
            <w:bottom w:val="none" w:sz="0" w:space="0" w:color="auto"/>
            <w:right w:val="none" w:sz="0" w:space="0" w:color="auto"/>
          </w:divBdr>
        </w:div>
        <w:div w:id="1959214969">
          <w:marLeft w:val="640"/>
          <w:marRight w:val="0"/>
          <w:marTop w:val="0"/>
          <w:marBottom w:val="0"/>
          <w:divBdr>
            <w:top w:val="none" w:sz="0" w:space="0" w:color="auto"/>
            <w:left w:val="none" w:sz="0" w:space="0" w:color="auto"/>
            <w:bottom w:val="none" w:sz="0" w:space="0" w:color="auto"/>
            <w:right w:val="none" w:sz="0" w:space="0" w:color="auto"/>
          </w:divBdr>
        </w:div>
        <w:div w:id="222954724">
          <w:marLeft w:val="640"/>
          <w:marRight w:val="0"/>
          <w:marTop w:val="0"/>
          <w:marBottom w:val="0"/>
          <w:divBdr>
            <w:top w:val="none" w:sz="0" w:space="0" w:color="auto"/>
            <w:left w:val="none" w:sz="0" w:space="0" w:color="auto"/>
            <w:bottom w:val="none" w:sz="0" w:space="0" w:color="auto"/>
            <w:right w:val="none" w:sz="0" w:space="0" w:color="auto"/>
          </w:divBdr>
        </w:div>
        <w:div w:id="594290689">
          <w:marLeft w:val="640"/>
          <w:marRight w:val="0"/>
          <w:marTop w:val="0"/>
          <w:marBottom w:val="0"/>
          <w:divBdr>
            <w:top w:val="none" w:sz="0" w:space="0" w:color="auto"/>
            <w:left w:val="none" w:sz="0" w:space="0" w:color="auto"/>
            <w:bottom w:val="none" w:sz="0" w:space="0" w:color="auto"/>
            <w:right w:val="none" w:sz="0" w:space="0" w:color="auto"/>
          </w:divBdr>
        </w:div>
        <w:div w:id="824901769">
          <w:marLeft w:val="640"/>
          <w:marRight w:val="0"/>
          <w:marTop w:val="0"/>
          <w:marBottom w:val="0"/>
          <w:divBdr>
            <w:top w:val="none" w:sz="0" w:space="0" w:color="auto"/>
            <w:left w:val="none" w:sz="0" w:space="0" w:color="auto"/>
            <w:bottom w:val="none" w:sz="0" w:space="0" w:color="auto"/>
            <w:right w:val="none" w:sz="0" w:space="0" w:color="auto"/>
          </w:divBdr>
        </w:div>
        <w:div w:id="337925681">
          <w:marLeft w:val="640"/>
          <w:marRight w:val="0"/>
          <w:marTop w:val="0"/>
          <w:marBottom w:val="0"/>
          <w:divBdr>
            <w:top w:val="none" w:sz="0" w:space="0" w:color="auto"/>
            <w:left w:val="none" w:sz="0" w:space="0" w:color="auto"/>
            <w:bottom w:val="none" w:sz="0" w:space="0" w:color="auto"/>
            <w:right w:val="none" w:sz="0" w:space="0" w:color="auto"/>
          </w:divBdr>
        </w:div>
        <w:div w:id="1038776632">
          <w:marLeft w:val="640"/>
          <w:marRight w:val="0"/>
          <w:marTop w:val="0"/>
          <w:marBottom w:val="0"/>
          <w:divBdr>
            <w:top w:val="none" w:sz="0" w:space="0" w:color="auto"/>
            <w:left w:val="none" w:sz="0" w:space="0" w:color="auto"/>
            <w:bottom w:val="none" w:sz="0" w:space="0" w:color="auto"/>
            <w:right w:val="none" w:sz="0" w:space="0" w:color="auto"/>
          </w:divBdr>
        </w:div>
        <w:div w:id="172301406">
          <w:marLeft w:val="640"/>
          <w:marRight w:val="0"/>
          <w:marTop w:val="0"/>
          <w:marBottom w:val="0"/>
          <w:divBdr>
            <w:top w:val="none" w:sz="0" w:space="0" w:color="auto"/>
            <w:left w:val="none" w:sz="0" w:space="0" w:color="auto"/>
            <w:bottom w:val="none" w:sz="0" w:space="0" w:color="auto"/>
            <w:right w:val="none" w:sz="0" w:space="0" w:color="auto"/>
          </w:divBdr>
        </w:div>
        <w:div w:id="1510947484">
          <w:marLeft w:val="640"/>
          <w:marRight w:val="0"/>
          <w:marTop w:val="0"/>
          <w:marBottom w:val="0"/>
          <w:divBdr>
            <w:top w:val="none" w:sz="0" w:space="0" w:color="auto"/>
            <w:left w:val="none" w:sz="0" w:space="0" w:color="auto"/>
            <w:bottom w:val="none" w:sz="0" w:space="0" w:color="auto"/>
            <w:right w:val="none" w:sz="0" w:space="0" w:color="auto"/>
          </w:divBdr>
        </w:div>
        <w:div w:id="2129003518">
          <w:marLeft w:val="640"/>
          <w:marRight w:val="0"/>
          <w:marTop w:val="0"/>
          <w:marBottom w:val="0"/>
          <w:divBdr>
            <w:top w:val="none" w:sz="0" w:space="0" w:color="auto"/>
            <w:left w:val="none" w:sz="0" w:space="0" w:color="auto"/>
            <w:bottom w:val="none" w:sz="0" w:space="0" w:color="auto"/>
            <w:right w:val="none" w:sz="0" w:space="0" w:color="auto"/>
          </w:divBdr>
        </w:div>
        <w:div w:id="1072854367">
          <w:marLeft w:val="640"/>
          <w:marRight w:val="0"/>
          <w:marTop w:val="0"/>
          <w:marBottom w:val="0"/>
          <w:divBdr>
            <w:top w:val="none" w:sz="0" w:space="0" w:color="auto"/>
            <w:left w:val="none" w:sz="0" w:space="0" w:color="auto"/>
            <w:bottom w:val="none" w:sz="0" w:space="0" w:color="auto"/>
            <w:right w:val="none" w:sz="0" w:space="0" w:color="auto"/>
          </w:divBdr>
        </w:div>
        <w:div w:id="1602377156">
          <w:marLeft w:val="640"/>
          <w:marRight w:val="0"/>
          <w:marTop w:val="0"/>
          <w:marBottom w:val="0"/>
          <w:divBdr>
            <w:top w:val="none" w:sz="0" w:space="0" w:color="auto"/>
            <w:left w:val="none" w:sz="0" w:space="0" w:color="auto"/>
            <w:bottom w:val="none" w:sz="0" w:space="0" w:color="auto"/>
            <w:right w:val="none" w:sz="0" w:space="0" w:color="auto"/>
          </w:divBdr>
        </w:div>
        <w:div w:id="1899052231">
          <w:marLeft w:val="640"/>
          <w:marRight w:val="0"/>
          <w:marTop w:val="0"/>
          <w:marBottom w:val="0"/>
          <w:divBdr>
            <w:top w:val="none" w:sz="0" w:space="0" w:color="auto"/>
            <w:left w:val="none" w:sz="0" w:space="0" w:color="auto"/>
            <w:bottom w:val="none" w:sz="0" w:space="0" w:color="auto"/>
            <w:right w:val="none" w:sz="0" w:space="0" w:color="auto"/>
          </w:divBdr>
        </w:div>
        <w:div w:id="1159619556">
          <w:marLeft w:val="640"/>
          <w:marRight w:val="0"/>
          <w:marTop w:val="0"/>
          <w:marBottom w:val="0"/>
          <w:divBdr>
            <w:top w:val="none" w:sz="0" w:space="0" w:color="auto"/>
            <w:left w:val="none" w:sz="0" w:space="0" w:color="auto"/>
            <w:bottom w:val="none" w:sz="0" w:space="0" w:color="auto"/>
            <w:right w:val="none" w:sz="0" w:space="0" w:color="auto"/>
          </w:divBdr>
        </w:div>
        <w:div w:id="1118572797">
          <w:marLeft w:val="640"/>
          <w:marRight w:val="0"/>
          <w:marTop w:val="0"/>
          <w:marBottom w:val="0"/>
          <w:divBdr>
            <w:top w:val="none" w:sz="0" w:space="0" w:color="auto"/>
            <w:left w:val="none" w:sz="0" w:space="0" w:color="auto"/>
            <w:bottom w:val="none" w:sz="0" w:space="0" w:color="auto"/>
            <w:right w:val="none" w:sz="0" w:space="0" w:color="auto"/>
          </w:divBdr>
        </w:div>
        <w:div w:id="1140197452">
          <w:marLeft w:val="640"/>
          <w:marRight w:val="0"/>
          <w:marTop w:val="0"/>
          <w:marBottom w:val="0"/>
          <w:divBdr>
            <w:top w:val="none" w:sz="0" w:space="0" w:color="auto"/>
            <w:left w:val="none" w:sz="0" w:space="0" w:color="auto"/>
            <w:bottom w:val="none" w:sz="0" w:space="0" w:color="auto"/>
            <w:right w:val="none" w:sz="0" w:space="0" w:color="auto"/>
          </w:divBdr>
        </w:div>
        <w:div w:id="1294674137">
          <w:marLeft w:val="640"/>
          <w:marRight w:val="0"/>
          <w:marTop w:val="0"/>
          <w:marBottom w:val="0"/>
          <w:divBdr>
            <w:top w:val="none" w:sz="0" w:space="0" w:color="auto"/>
            <w:left w:val="none" w:sz="0" w:space="0" w:color="auto"/>
            <w:bottom w:val="none" w:sz="0" w:space="0" w:color="auto"/>
            <w:right w:val="none" w:sz="0" w:space="0" w:color="auto"/>
          </w:divBdr>
        </w:div>
        <w:div w:id="267390454">
          <w:marLeft w:val="640"/>
          <w:marRight w:val="0"/>
          <w:marTop w:val="0"/>
          <w:marBottom w:val="0"/>
          <w:divBdr>
            <w:top w:val="none" w:sz="0" w:space="0" w:color="auto"/>
            <w:left w:val="none" w:sz="0" w:space="0" w:color="auto"/>
            <w:bottom w:val="none" w:sz="0" w:space="0" w:color="auto"/>
            <w:right w:val="none" w:sz="0" w:space="0" w:color="auto"/>
          </w:divBdr>
        </w:div>
        <w:div w:id="714351533">
          <w:marLeft w:val="640"/>
          <w:marRight w:val="0"/>
          <w:marTop w:val="0"/>
          <w:marBottom w:val="0"/>
          <w:divBdr>
            <w:top w:val="none" w:sz="0" w:space="0" w:color="auto"/>
            <w:left w:val="none" w:sz="0" w:space="0" w:color="auto"/>
            <w:bottom w:val="none" w:sz="0" w:space="0" w:color="auto"/>
            <w:right w:val="none" w:sz="0" w:space="0" w:color="auto"/>
          </w:divBdr>
        </w:div>
        <w:div w:id="870067498">
          <w:marLeft w:val="640"/>
          <w:marRight w:val="0"/>
          <w:marTop w:val="0"/>
          <w:marBottom w:val="0"/>
          <w:divBdr>
            <w:top w:val="none" w:sz="0" w:space="0" w:color="auto"/>
            <w:left w:val="none" w:sz="0" w:space="0" w:color="auto"/>
            <w:bottom w:val="none" w:sz="0" w:space="0" w:color="auto"/>
            <w:right w:val="none" w:sz="0" w:space="0" w:color="auto"/>
          </w:divBdr>
        </w:div>
        <w:div w:id="1166477658">
          <w:marLeft w:val="640"/>
          <w:marRight w:val="0"/>
          <w:marTop w:val="0"/>
          <w:marBottom w:val="0"/>
          <w:divBdr>
            <w:top w:val="none" w:sz="0" w:space="0" w:color="auto"/>
            <w:left w:val="none" w:sz="0" w:space="0" w:color="auto"/>
            <w:bottom w:val="none" w:sz="0" w:space="0" w:color="auto"/>
            <w:right w:val="none" w:sz="0" w:space="0" w:color="auto"/>
          </w:divBdr>
        </w:div>
        <w:div w:id="1418940843">
          <w:marLeft w:val="640"/>
          <w:marRight w:val="0"/>
          <w:marTop w:val="0"/>
          <w:marBottom w:val="0"/>
          <w:divBdr>
            <w:top w:val="none" w:sz="0" w:space="0" w:color="auto"/>
            <w:left w:val="none" w:sz="0" w:space="0" w:color="auto"/>
            <w:bottom w:val="none" w:sz="0" w:space="0" w:color="auto"/>
            <w:right w:val="none" w:sz="0" w:space="0" w:color="auto"/>
          </w:divBdr>
        </w:div>
        <w:div w:id="481460202">
          <w:marLeft w:val="640"/>
          <w:marRight w:val="0"/>
          <w:marTop w:val="0"/>
          <w:marBottom w:val="0"/>
          <w:divBdr>
            <w:top w:val="none" w:sz="0" w:space="0" w:color="auto"/>
            <w:left w:val="none" w:sz="0" w:space="0" w:color="auto"/>
            <w:bottom w:val="none" w:sz="0" w:space="0" w:color="auto"/>
            <w:right w:val="none" w:sz="0" w:space="0" w:color="auto"/>
          </w:divBdr>
        </w:div>
        <w:div w:id="1350984144">
          <w:marLeft w:val="640"/>
          <w:marRight w:val="0"/>
          <w:marTop w:val="0"/>
          <w:marBottom w:val="0"/>
          <w:divBdr>
            <w:top w:val="none" w:sz="0" w:space="0" w:color="auto"/>
            <w:left w:val="none" w:sz="0" w:space="0" w:color="auto"/>
            <w:bottom w:val="none" w:sz="0" w:space="0" w:color="auto"/>
            <w:right w:val="none" w:sz="0" w:space="0" w:color="auto"/>
          </w:divBdr>
        </w:div>
        <w:div w:id="434863239">
          <w:marLeft w:val="640"/>
          <w:marRight w:val="0"/>
          <w:marTop w:val="0"/>
          <w:marBottom w:val="0"/>
          <w:divBdr>
            <w:top w:val="none" w:sz="0" w:space="0" w:color="auto"/>
            <w:left w:val="none" w:sz="0" w:space="0" w:color="auto"/>
            <w:bottom w:val="none" w:sz="0" w:space="0" w:color="auto"/>
            <w:right w:val="none" w:sz="0" w:space="0" w:color="auto"/>
          </w:divBdr>
        </w:div>
        <w:div w:id="1713336327">
          <w:marLeft w:val="640"/>
          <w:marRight w:val="0"/>
          <w:marTop w:val="0"/>
          <w:marBottom w:val="0"/>
          <w:divBdr>
            <w:top w:val="none" w:sz="0" w:space="0" w:color="auto"/>
            <w:left w:val="none" w:sz="0" w:space="0" w:color="auto"/>
            <w:bottom w:val="none" w:sz="0" w:space="0" w:color="auto"/>
            <w:right w:val="none" w:sz="0" w:space="0" w:color="auto"/>
          </w:divBdr>
        </w:div>
        <w:div w:id="1611358462">
          <w:marLeft w:val="640"/>
          <w:marRight w:val="0"/>
          <w:marTop w:val="0"/>
          <w:marBottom w:val="0"/>
          <w:divBdr>
            <w:top w:val="none" w:sz="0" w:space="0" w:color="auto"/>
            <w:left w:val="none" w:sz="0" w:space="0" w:color="auto"/>
            <w:bottom w:val="none" w:sz="0" w:space="0" w:color="auto"/>
            <w:right w:val="none" w:sz="0" w:space="0" w:color="auto"/>
          </w:divBdr>
        </w:div>
        <w:div w:id="533352320">
          <w:marLeft w:val="640"/>
          <w:marRight w:val="0"/>
          <w:marTop w:val="0"/>
          <w:marBottom w:val="0"/>
          <w:divBdr>
            <w:top w:val="none" w:sz="0" w:space="0" w:color="auto"/>
            <w:left w:val="none" w:sz="0" w:space="0" w:color="auto"/>
            <w:bottom w:val="none" w:sz="0" w:space="0" w:color="auto"/>
            <w:right w:val="none" w:sz="0" w:space="0" w:color="auto"/>
          </w:divBdr>
        </w:div>
        <w:div w:id="1938832370">
          <w:marLeft w:val="640"/>
          <w:marRight w:val="0"/>
          <w:marTop w:val="0"/>
          <w:marBottom w:val="0"/>
          <w:divBdr>
            <w:top w:val="none" w:sz="0" w:space="0" w:color="auto"/>
            <w:left w:val="none" w:sz="0" w:space="0" w:color="auto"/>
            <w:bottom w:val="none" w:sz="0" w:space="0" w:color="auto"/>
            <w:right w:val="none" w:sz="0" w:space="0" w:color="auto"/>
          </w:divBdr>
        </w:div>
        <w:div w:id="1547718854">
          <w:marLeft w:val="640"/>
          <w:marRight w:val="0"/>
          <w:marTop w:val="0"/>
          <w:marBottom w:val="0"/>
          <w:divBdr>
            <w:top w:val="none" w:sz="0" w:space="0" w:color="auto"/>
            <w:left w:val="none" w:sz="0" w:space="0" w:color="auto"/>
            <w:bottom w:val="none" w:sz="0" w:space="0" w:color="auto"/>
            <w:right w:val="none" w:sz="0" w:space="0" w:color="auto"/>
          </w:divBdr>
        </w:div>
        <w:div w:id="1701971939">
          <w:marLeft w:val="640"/>
          <w:marRight w:val="0"/>
          <w:marTop w:val="0"/>
          <w:marBottom w:val="0"/>
          <w:divBdr>
            <w:top w:val="none" w:sz="0" w:space="0" w:color="auto"/>
            <w:left w:val="none" w:sz="0" w:space="0" w:color="auto"/>
            <w:bottom w:val="none" w:sz="0" w:space="0" w:color="auto"/>
            <w:right w:val="none" w:sz="0" w:space="0" w:color="auto"/>
          </w:divBdr>
        </w:div>
        <w:div w:id="245843252">
          <w:marLeft w:val="640"/>
          <w:marRight w:val="0"/>
          <w:marTop w:val="0"/>
          <w:marBottom w:val="0"/>
          <w:divBdr>
            <w:top w:val="none" w:sz="0" w:space="0" w:color="auto"/>
            <w:left w:val="none" w:sz="0" w:space="0" w:color="auto"/>
            <w:bottom w:val="none" w:sz="0" w:space="0" w:color="auto"/>
            <w:right w:val="none" w:sz="0" w:space="0" w:color="auto"/>
          </w:divBdr>
        </w:div>
        <w:div w:id="2015259998">
          <w:marLeft w:val="640"/>
          <w:marRight w:val="0"/>
          <w:marTop w:val="0"/>
          <w:marBottom w:val="0"/>
          <w:divBdr>
            <w:top w:val="none" w:sz="0" w:space="0" w:color="auto"/>
            <w:left w:val="none" w:sz="0" w:space="0" w:color="auto"/>
            <w:bottom w:val="none" w:sz="0" w:space="0" w:color="auto"/>
            <w:right w:val="none" w:sz="0" w:space="0" w:color="auto"/>
          </w:divBdr>
        </w:div>
        <w:div w:id="1672755829">
          <w:marLeft w:val="640"/>
          <w:marRight w:val="0"/>
          <w:marTop w:val="0"/>
          <w:marBottom w:val="0"/>
          <w:divBdr>
            <w:top w:val="none" w:sz="0" w:space="0" w:color="auto"/>
            <w:left w:val="none" w:sz="0" w:space="0" w:color="auto"/>
            <w:bottom w:val="none" w:sz="0" w:space="0" w:color="auto"/>
            <w:right w:val="none" w:sz="0" w:space="0" w:color="auto"/>
          </w:divBdr>
        </w:div>
        <w:div w:id="560291535">
          <w:marLeft w:val="640"/>
          <w:marRight w:val="0"/>
          <w:marTop w:val="0"/>
          <w:marBottom w:val="0"/>
          <w:divBdr>
            <w:top w:val="none" w:sz="0" w:space="0" w:color="auto"/>
            <w:left w:val="none" w:sz="0" w:space="0" w:color="auto"/>
            <w:bottom w:val="none" w:sz="0" w:space="0" w:color="auto"/>
            <w:right w:val="none" w:sz="0" w:space="0" w:color="auto"/>
          </w:divBdr>
        </w:div>
        <w:div w:id="1163812971">
          <w:marLeft w:val="640"/>
          <w:marRight w:val="0"/>
          <w:marTop w:val="0"/>
          <w:marBottom w:val="0"/>
          <w:divBdr>
            <w:top w:val="none" w:sz="0" w:space="0" w:color="auto"/>
            <w:left w:val="none" w:sz="0" w:space="0" w:color="auto"/>
            <w:bottom w:val="none" w:sz="0" w:space="0" w:color="auto"/>
            <w:right w:val="none" w:sz="0" w:space="0" w:color="auto"/>
          </w:divBdr>
        </w:div>
        <w:div w:id="196553587">
          <w:marLeft w:val="640"/>
          <w:marRight w:val="0"/>
          <w:marTop w:val="0"/>
          <w:marBottom w:val="0"/>
          <w:divBdr>
            <w:top w:val="none" w:sz="0" w:space="0" w:color="auto"/>
            <w:left w:val="none" w:sz="0" w:space="0" w:color="auto"/>
            <w:bottom w:val="none" w:sz="0" w:space="0" w:color="auto"/>
            <w:right w:val="none" w:sz="0" w:space="0" w:color="auto"/>
          </w:divBdr>
        </w:div>
        <w:div w:id="2115902883">
          <w:marLeft w:val="640"/>
          <w:marRight w:val="0"/>
          <w:marTop w:val="0"/>
          <w:marBottom w:val="0"/>
          <w:divBdr>
            <w:top w:val="none" w:sz="0" w:space="0" w:color="auto"/>
            <w:left w:val="none" w:sz="0" w:space="0" w:color="auto"/>
            <w:bottom w:val="none" w:sz="0" w:space="0" w:color="auto"/>
            <w:right w:val="none" w:sz="0" w:space="0" w:color="auto"/>
          </w:divBdr>
        </w:div>
        <w:div w:id="64692797">
          <w:marLeft w:val="640"/>
          <w:marRight w:val="0"/>
          <w:marTop w:val="0"/>
          <w:marBottom w:val="0"/>
          <w:divBdr>
            <w:top w:val="none" w:sz="0" w:space="0" w:color="auto"/>
            <w:left w:val="none" w:sz="0" w:space="0" w:color="auto"/>
            <w:bottom w:val="none" w:sz="0" w:space="0" w:color="auto"/>
            <w:right w:val="none" w:sz="0" w:space="0" w:color="auto"/>
          </w:divBdr>
        </w:div>
        <w:div w:id="150604470">
          <w:marLeft w:val="640"/>
          <w:marRight w:val="0"/>
          <w:marTop w:val="0"/>
          <w:marBottom w:val="0"/>
          <w:divBdr>
            <w:top w:val="none" w:sz="0" w:space="0" w:color="auto"/>
            <w:left w:val="none" w:sz="0" w:space="0" w:color="auto"/>
            <w:bottom w:val="none" w:sz="0" w:space="0" w:color="auto"/>
            <w:right w:val="none" w:sz="0" w:space="0" w:color="auto"/>
          </w:divBdr>
        </w:div>
        <w:div w:id="2098746912">
          <w:marLeft w:val="640"/>
          <w:marRight w:val="0"/>
          <w:marTop w:val="0"/>
          <w:marBottom w:val="0"/>
          <w:divBdr>
            <w:top w:val="none" w:sz="0" w:space="0" w:color="auto"/>
            <w:left w:val="none" w:sz="0" w:space="0" w:color="auto"/>
            <w:bottom w:val="none" w:sz="0" w:space="0" w:color="auto"/>
            <w:right w:val="none" w:sz="0" w:space="0" w:color="auto"/>
          </w:divBdr>
        </w:div>
        <w:div w:id="908154800">
          <w:marLeft w:val="640"/>
          <w:marRight w:val="0"/>
          <w:marTop w:val="0"/>
          <w:marBottom w:val="0"/>
          <w:divBdr>
            <w:top w:val="none" w:sz="0" w:space="0" w:color="auto"/>
            <w:left w:val="none" w:sz="0" w:space="0" w:color="auto"/>
            <w:bottom w:val="none" w:sz="0" w:space="0" w:color="auto"/>
            <w:right w:val="none" w:sz="0" w:space="0" w:color="auto"/>
          </w:divBdr>
        </w:div>
        <w:div w:id="276909479">
          <w:marLeft w:val="640"/>
          <w:marRight w:val="0"/>
          <w:marTop w:val="0"/>
          <w:marBottom w:val="0"/>
          <w:divBdr>
            <w:top w:val="none" w:sz="0" w:space="0" w:color="auto"/>
            <w:left w:val="none" w:sz="0" w:space="0" w:color="auto"/>
            <w:bottom w:val="none" w:sz="0" w:space="0" w:color="auto"/>
            <w:right w:val="none" w:sz="0" w:space="0" w:color="auto"/>
          </w:divBdr>
        </w:div>
        <w:div w:id="475414761">
          <w:marLeft w:val="640"/>
          <w:marRight w:val="0"/>
          <w:marTop w:val="0"/>
          <w:marBottom w:val="0"/>
          <w:divBdr>
            <w:top w:val="none" w:sz="0" w:space="0" w:color="auto"/>
            <w:left w:val="none" w:sz="0" w:space="0" w:color="auto"/>
            <w:bottom w:val="none" w:sz="0" w:space="0" w:color="auto"/>
            <w:right w:val="none" w:sz="0" w:space="0" w:color="auto"/>
          </w:divBdr>
        </w:div>
        <w:div w:id="868880119">
          <w:marLeft w:val="640"/>
          <w:marRight w:val="0"/>
          <w:marTop w:val="0"/>
          <w:marBottom w:val="0"/>
          <w:divBdr>
            <w:top w:val="none" w:sz="0" w:space="0" w:color="auto"/>
            <w:left w:val="none" w:sz="0" w:space="0" w:color="auto"/>
            <w:bottom w:val="none" w:sz="0" w:space="0" w:color="auto"/>
            <w:right w:val="none" w:sz="0" w:space="0" w:color="auto"/>
          </w:divBdr>
        </w:div>
        <w:div w:id="915633061">
          <w:marLeft w:val="640"/>
          <w:marRight w:val="0"/>
          <w:marTop w:val="0"/>
          <w:marBottom w:val="0"/>
          <w:divBdr>
            <w:top w:val="none" w:sz="0" w:space="0" w:color="auto"/>
            <w:left w:val="none" w:sz="0" w:space="0" w:color="auto"/>
            <w:bottom w:val="none" w:sz="0" w:space="0" w:color="auto"/>
            <w:right w:val="none" w:sz="0" w:space="0" w:color="auto"/>
          </w:divBdr>
        </w:div>
        <w:div w:id="519707580">
          <w:marLeft w:val="640"/>
          <w:marRight w:val="0"/>
          <w:marTop w:val="0"/>
          <w:marBottom w:val="0"/>
          <w:divBdr>
            <w:top w:val="none" w:sz="0" w:space="0" w:color="auto"/>
            <w:left w:val="none" w:sz="0" w:space="0" w:color="auto"/>
            <w:bottom w:val="none" w:sz="0" w:space="0" w:color="auto"/>
            <w:right w:val="none" w:sz="0" w:space="0" w:color="auto"/>
          </w:divBdr>
        </w:div>
        <w:div w:id="432358115">
          <w:marLeft w:val="640"/>
          <w:marRight w:val="0"/>
          <w:marTop w:val="0"/>
          <w:marBottom w:val="0"/>
          <w:divBdr>
            <w:top w:val="none" w:sz="0" w:space="0" w:color="auto"/>
            <w:left w:val="none" w:sz="0" w:space="0" w:color="auto"/>
            <w:bottom w:val="none" w:sz="0" w:space="0" w:color="auto"/>
            <w:right w:val="none" w:sz="0" w:space="0" w:color="auto"/>
          </w:divBdr>
        </w:div>
        <w:div w:id="375931853">
          <w:marLeft w:val="640"/>
          <w:marRight w:val="0"/>
          <w:marTop w:val="0"/>
          <w:marBottom w:val="0"/>
          <w:divBdr>
            <w:top w:val="none" w:sz="0" w:space="0" w:color="auto"/>
            <w:left w:val="none" w:sz="0" w:space="0" w:color="auto"/>
            <w:bottom w:val="none" w:sz="0" w:space="0" w:color="auto"/>
            <w:right w:val="none" w:sz="0" w:space="0" w:color="auto"/>
          </w:divBdr>
        </w:div>
        <w:div w:id="833569809">
          <w:marLeft w:val="640"/>
          <w:marRight w:val="0"/>
          <w:marTop w:val="0"/>
          <w:marBottom w:val="0"/>
          <w:divBdr>
            <w:top w:val="none" w:sz="0" w:space="0" w:color="auto"/>
            <w:left w:val="none" w:sz="0" w:space="0" w:color="auto"/>
            <w:bottom w:val="none" w:sz="0" w:space="0" w:color="auto"/>
            <w:right w:val="none" w:sz="0" w:space="0" w:color="auto"/>
          </w:divBdr>
        </w:div>
        <w:div w:id="1330258012">
          <w:marLeft w:val="640"/>
          <w:marRight w:val="0"/>
          <w:marTop w:val="0"/>
          <w:marBottom w:val="0"/>
          <w:divBdr>
            <w:top w:val="none" w:sz="0" w:space="0" w:color="auto"/>
            <w:left w:val="none" w:sz="0" w:space="0" w:color="auto"/>
            <w:bottom w:val="none" w:sz="0" w:space="0" w:color="auto"/>
            <w:right w:val="none" w:sz="0" w:space="0" w:color="auto"/>
          </w:divBdr>
        </w:div>
        <w:div w:id="2033190574">
          <w:marLeft w:val="640"/>
          <w:marRight w:val="0"/>
          <w:marTop w:val="0"/>
          <w:marBottom w:val="0"/>
          <w:divBdr>
            <w:top w:val="none" w:sz="0" w:space="0" w:color="auto"/>
            <w:left w:val="none" w:sz="0" w:space="0" w:color="auto"/>
            <w:bottom w:val="none" w:sz="0" w:space="0" w:color="auto"/>
            <w:right w:val="none" w:sz="0" w:space="0" w:color="auto"/>
          </w:divBdr>
        </w:div>
        <w:div w:id="1403260184">
          <w:marLeft w:val="640"/>
          <w:marRight w:val="0"/>
          <w:marTop w:val="0"/>
          <w:marBottom w:val="0"/>
          <w:divBdr>
            <w:top w:val="none" w:sz="0" w:space="0" w:color="auto"/>
            <w:left w:val="none" w:sz="0" w:space="0" w:color="auto"/>
            <w:bottom w:val="none" w:sz="0" w:space="0" w:color="auto"/>
            <w:right w:val="none" w:sz="0" w:space="0" w:color="auto"/>
          </w:divBdr>
        </w:div>
        <w:div w:id="1753431813">
          <w:marLeft w:val="640"/>
          <w:marRight w:val="0"/>
          <w:marTop w:val="0"/>
          <w:marBottom w:val="0"/>
          <w:divBdr>
            <w:top w:val="none" w:sz="0" w:space="0" w:color="auto"/>
            <w:left w:val="none" w:sz="0" w:space="0" w:color="auto"/>
            <w:bottom w:val="none" w:sz="0" w:space="0" w:color="auto"/>
            <w:right w:val="none" w:sz="0" w:space="0" w:color="auto"/>
          </w:divBdr>
        </w:div>
        <w:div w:id="761998342">
          <w:marLeft w:val="640"/>
          <w:marRight w:val="0"/>
          <w:marTop w:val="0"/>
          <w:marBottom w:val="0"/>
          <w:divBdr>
            <w:top w:val="none" w:sz="0" w:space="0" w:color="auto"/>
            <w:left w:val="none" w:sz="0" w:space="0" w:color="auto"/>
            <w:bottom w:val="none" w:sz="0" w:space="0" w:color="auto"/>
            <w:right w:val="none" w:sz="0" w:space="0" w:color="auto"/>
          </w:divBdr>
        </w:div>
        <w:div w:id="1882135077">
          <w:marLeft w:val="640"/>
          <w:marRight w:val="0"/>
          <w:marTop w:val="0"/>
          <w:marBottom w:val="0"/>
          <w:divBdr>
            <w:top w:val="none" w:sz="0" w:space="0" w:color="auto"/>
            <w:left w:val="none" w:sz="0" w:space="0" w:color="auto"/>
            <w:bottom w:val="none" w:sz="0" w:space="0" w:color="auto"/>
            <w:right w:val="none" w:sz="0" w:space="0" w:color="auto"/>
          </w:divBdr>
        </w:div>
        <w:div w:id="492573775">
          <w:marLeft w:val="640"/>
          <w:marRight w:val="0"/>
          <w:marTop w:val="0"/>
          <w:marBottom w:val="0"/>
          <w:divBdr>
            <w:top w:val="none" w:sz="0" w:space="0" w:color="auto"/>
            <w:left w:val="none" w:sz="0" w:space="0" w:color="auto"/>
            <w:bottom w:val="none" w:sz="0" w:space="0" w:color="auto"/>
            <w:right w:val="none" w:sz="0" w:space="0" w:color="auto"/>
          </w:divBdr>
        </w:div>
      </w:divsChild>
    </w:div>
    <w:div w:id="759062716">
      <w:bodyDiv w:val="1"/>
      <w:marLeft w:val="0"/>
      <w:marRight w:val="0"/>
      <w:marTop w:val="0"/>
      <w:marBottom w:val="0"/>
      <w:divBdr>
        <w:top w:val="none" w:sz="0" w:space="0" w:color="auto"/>
        <w:left w:val="none" w:sz="0" w:space="0" w:color="auto"/>
        <w:bottom w:val="none" w:sz="0" w:space="0" w:color="auto"/>
        <w:right w:val="none" w:sz="0" w:space="0" w:color="auto"/>
      </w:divBdr>
      <w:divsChild>
        <w:div w:id="1967546393">
          <w:marLeft w:val="640"/>
          <w:marRight w:val="0"/>
          <w:marTop w:val="0"/>
          <w:marBottom w:val="0"/>
          <w:divBdr>
            <w:top w:val="none" w:sz="0" w:space="0" w:color="auto"/>
            <w:left w:val="none" w:sz="0" w:space="0" w:color="auto"/>
            <w:bottom w:val="none" w:sz="0" w:space="0" w:color="auto"/>
            <w:right w:val="none" w:sz="0" w:space="0" w:color="auto"/>
          </w:divBdr>
        </w:div>
        <w:div w:id="1199003366">
          <w:marLeft w:val="640"/>
          <w:marRight w:val="0"/>
          <w:marTop w:val="0"/>
          <w:marBottom w:val="0"/>
          <w:divBdr>
            <w:top w:val="none" w:sz="0" w:space="0" w:color="auto"/>
            <w:left w:val="none" w:sz="0" w:space="0" w:color="auto"/>
            <w:bottom w:val="none" w:sz="0" w:space="0" w:color="auto"/>
            <w:right w:val="none" w:sz="0" w:space="0" w:color="auto"/>
          </w:divBdr>
        </w:div>
        <w:div w:id="1544252859">
          <w:marLeft w:val="640"/>
          <w:marRight w:val="0"/>
          <w:marTop w:val="0"/>
          <w:marBottom w:val="0"/>
          <w:divBdr>
            <w:top w:val="none" w:sz="0" w:space="0" w:color="auto"/>
            <w:left w:val="none" w:sz="0" w:space="0" w:color="auto"/>
            <w:bottom w:val="none" w:sz="0" w:space="0" w:color="auto"/>
            <w:right w:val="none" w:sz="0" w:space="0" w:color="auto"/>
          </w:divBdr>
        </w:div>
        <w:div w:id="1287081782">
          <w:marLeft w:val="640"/>
          <w:marRight w:val="0"/>
          <w:marTop w:val="0"/>
          <w:marBottom w:val="0"/>
          <w:divBdr>
            <w:top w:val="none" w:sz="0" w:space="0" w:color="auto"/>
            <w:left w:val="none" w:sz="0" w:space="0" w:color="auto"/>
            <w:bottom w:val="none" w:sz="0" w:space="0" w:color="auto"/>
            <w:right w:val="none" w:sz="0" w:space="0" w:color="auto"/>
          </w:divBdr>
        </w:div>
        <w:div w:id="1545026344">
          <w:marLeft w:val="640"/>
          <w:marRight w:val="0"/>
          <w:marTop w:val="0"/>
          <w:marBottom w:val="0"/>
          <w:divBdr>
            <w:top w:val="none" w:sz="0" w:space="0" w:color="auto"/>
            <w:left w:val="none" w:sz="0" w:space="0" w:color="auto"/>
            <w:bottom w:val="none" w:sz="0" w:space="0" w:color="auto"/>
            <w:right w:val="none" w:sz="0" w:space="0" w:color="auto"/>
          </w:divBdr>
        </w:div>
        <w:div w:id="253518193">
          <w:marLeft w:val="640"/>
          <w:marRight w:val="0"/>
          <w:marTop w:val="0"/>
          <w:marBottom w:val="0"/>
          <w:divBdr>
            <w:top w:val="none" w:sz="0" w:space="0" w:color="auto"/>
            <w:left w:val="none" w:sz="0" w:space="0" w:color="auto"/>
            <w:bottom w:val="none" w:sz="0" w:space="0" w:color="auto"/>
            <w:right w:val="none" w:sz="0" w:space="0" w:color="auto"/>
          </w:divBdr>
        </w:div>
        <w:div w:id="1260523969">
          <w:marLeft w:val="640"/>
          <w:marRight w:val="0"/>
          <w:marTop w:val="0"/>
          <w:marBottom w:val="0"/>
          <w:divBdr>
            <w:top w:val="none" w:sz="0" w:space="0" w:color="auto"/>
            <w:left w:val="none" w:sz="0" w:space="0" w:color="auto"/>
            <w:bottom w:val="none" w:sz="0" w:space="0" w:color="auto"/>
            <w:right w:val="none" w:sz="0" w:space="0" w:color="auto"/>
          </w:divBdr>
        </w:div>
        <w:div w:id="778722096">
          <w:marLeft w:val="640"/>
          <w:marRight w:val="0"/>
          <w:marTop w:val="0"/>
          <w:marBottom w:val="0"/>
          <w:divBdr>
            <w:top w:val="none" w:sz="0" w:space="0" w:color="auto"/>
            <w:left w:val="none" w:sz="0" w:space="0" w:color="auto"/>
            <w:bottom w:val="none" w:sz="0" w:space="0" w:color="auto"/>
            <w:right w:val="none" w:sz="0" w:space="0" w:color="auto"/>
          </w:divBdr>
        </w:div>
        <w:div w:id="1612124470">
          <w:marLeft w:val="640"/>
          <w:marRight w:val="0"/>
          <w:marTop w:val="0"/>
          <w:marBottom w:val="0"/>
          <w:divBdr>
            <w:top w:val="none" w:sz="0" w:space="0" w:color="auto"/>
            <w:left w:val="none" w:sz="0" w:space="0" w:color="auto"/>
            <w:bottom w:val="none" w:sz="0" w:space="0" w:color="auto"/>
            <w:right w:val="none" w:sz="0" w:space="0" w:color="auto"/>
          </w:divBdr>
        </w:div>
        <w:div w:id="1060906497">
          <w:marLeft w:val="640"/>
          <w:marRight w:val="0"/>
          <w:marTop w:val="0"/>
          <w:marBottom w:val="0"/>
          <w:divBdr>
            <w:top w:val="none" w:sz="0" w:space="0" w:color="auto"/>
            <w:left w:val="none" w:sz="0" w:space="0" w:color="auto"/>
            <w:bottom w:val="none" w:sz="0" w:space="0" w:color="auto"/>
            <w:right w:val="none" w:sz="0" w:space="0" w:color="auto"/>
          </w:divBdr>
        </w:div>
        <w:div w:id="117259901">
          <w:marLeft w:val="640"/>
          <w:marRight w:val="0"/>
          <w:marTop w:val="0"/>
          <w:marBottom w:val="0"/>
          <w:divBdr>
            <w:top w:val="none" w:sz="0" w:space="0" w:color="auto"/>
            <w:left w:val="none" w:sz="0" w:space="0" w:color="auto"/>
            <w:bottom w:val="none" w:sz="0" w:space="0" w:color="auto"/>
            <w:right w:val="none" w:sz="0" w:space="0" w:color="auto"/>
          </w:divBdr>
        </w:div>
        <w:div w:id="1513300874">
          <w:marLeft w:val="640"/>
          <w:marRight w:val="0"/>
          <w:marTop w:val="0"/>
          <w:marBottom w:val="0"/>
          <w:divBdr>
            <w:top w:val="none" w:sz="0" w:space="0" w:color="auto"/>
            <w:left w:val="none" w:sz="0" w:space="0" w:color="auto"/>
            <w:bottom w:val="none" w:sz="0" w:space="0" w:color="auto"/>
            <w:right w:val="none" w:sz="0" w:space="0" w:color="auto"/>
          </w:divBdr>
        </w:div>
        <w:div w:id="1726678919">
          <w:marLeft w:val="640"/>
          <w:marRight w:val="0"/>
          <w:marTop w:val="0"/>
          <w:marBottom w:val="0"/>
          <w:divBdr>
            <w:top w:val="none" w:sz="0" w:space="0" w:color="auto"/>
            <w:left w:val="none" w:sz="0" w:space="0" w:color="auto"/>
            <w:bottom w:val="none" w:sz="0" w:space="0" w:color="auto"/>
            <w:right w:val="none" w:sz="0" w:space="0" w:color="auto"/>
          </w:divBdr>
        </w:div>
        <w:div w:id="1607153936">
          <w:marLeft w:val="640"/>
          <w:marRight w:val="0"/>
          <w:marTop w:val="0"/>
          <w:marBottom w:val="0"/>
          <w:divBdr>
            <w:top w:val="none" w:sz="0" w:space="0" w:color="auto"/>
            <w:left w:val="none" w:sz="0" w:space="0" w:color="auto"/>
            <w:bottom w:val="none" w:sz="0" w:space="0" w:color="auto"/>
            <w:right w:val="none" w:sz="0" w:space="0" w:color="auto"/>
          </w:divBdr>
        </w:div>
        <w:div w:id="1140340331">
          <w:marLeft w:val="640"/>
          <w:marRight w:val="0"/>
          <w:marTop w:val="0"/>
          <w:marBottom w:val="0"/>
          <w:divBdr>
            <w:top w:val="none" w:sz="0" w:space="0" w:color="auto"/>
            <w:left w:val="none" w:sz="0" w:space="0" w:color="auto"/>
            <w:bottom w:val="none" w:sz="0" w:space="0" w:color="auto"/>
            <w:right w:val="none" w:sz="0" w:space="0" w:color="auto"/>
          </w:divBdr>
        </w:div>
        <w:div w:id="936523155">
          <w:marLeft w:val="640"/>
          <w:marRight w:val="0"/>
          <w:marTop w:val="0"/>
          <w:marBottom w:val="0"/>
          <w:divBdr>
            <w:top w:val="none" w:sz="0" w:space="0" w:color="auto"/>
            <w:left w:val="none" w:sz="0" w:space="0" w:color="auto"/>
            <w:bottom w:val="none" w:sz="0" w:space="0" w:color="auto"/>
            <w:right w:val="none" w:sz="0" w:space="0" w:color="auto"/>
          </w:divBdr>
        </w:div>
        <w:div w:id="1601915857">
          <w:marLeft w:val="640"/>
          <w:marRight w:val="0"/>
          <w:marTop w:val="0"/>
          <w:marBottom w:val="0"/>
          <w:divBdr>
            <w:top w:val="none" w:sz="0" w:space="0" w:color="auto"/>
            <w:left w:val="none" w:sz="0" w:space="0" w:color="auto"/>
            <w:bottom w:val="none" w:sz="0" w:space="0" w:color="auto"/>
            <w:right w:val="none" w:sz="0" w:space="0" w:color="auto"/>
          </w:divBdr>
        </w:div>
        <w:div w:id="1051153603">
          <w:marLeft w:val="640"/>
          <w:marRight w:val="0"/>
          <w:marTop w:val="0"/>
          <w:marBottom w:val="0"/>
          <w:divBdr>
            <w:top w:val="none" w:sz="0" w:space="0" w:color="auto"/>
            <w:left w:val="none" w:sz="0" w:space="0" w:color="auto"/>
            <w:bottom w:val="none" w:sz="0" w:space="0" w:color="auto"/>
            <w:right w:val="none" w:sz="0" w:space="0" w:color="auto"/>
          </w:divBdr>
        </w:div>
        <w:div w:id="1299336000">
          <w:marLeft w:val="640"/>
          <w:marRight w:val="0"/>
          <w:marTop w:val="0"/>
          <w:marBottom w:val="0"/>
          <w:divBdr>
            <w:top w:val="none" w:sz="0" w:space="0" w:color="auto"/>
            <w:left w:val="none" w:sz="0" w:space="0" w:color="auto"/>
            <w:bottom w:val="none" w:sz="0" w:space="0" w:color="auto"/>
            <w:right w:val="none" w:sz="0" w:space="0" w:color="auto"/>
          </w:divBdr>
        </w:div>
        <w:div w:id="2080587879">
          <w:marLeft w:val="640"/>
          <w:marRight w:val="0"/>
          <w:marTop w:val="0"/>
          <w:marBottom w:val="0"/>
          <w:divBdr>
            <w:top w:val="none" w:sz="0" w:space="0" w:color="auto"/>
            <w:left w:val="none" w:sz="0" w:space="0" w:color="auto"/>
            <w:bottom w:val="none" w:sz="0" w:space="0" w:color="auto"/>
            <w:right w:val="none" w:sz="0" w:space="0" w:color="auto"/>
          </w:divBdr>
        </w:div>
        <w:div w:id="1144591376">
          <w:marLeft w:val="640"/>
          <w:marRight w:val="0"/>
          <w:marTop w:val="0"/>
          <w:marBottom w:val="0"/>
          <w:divBdr>
            <w:top w:val="none" w:sz="0" w:space="0" w:color="auto"/>
            <w:left w:val="none" w:sz="0" w:space="0" w:color="auto"/>
            <w:bottom w:val="none" w:sz="0" w:space="0" w:color="auto"/>
            <w:right w:val="none" w:sz="0" w:space="0" w:color="auto"/>
          </w:divBdr>
        </w:div>
        <w:div w:id="1223638532">
          <w:marLeft w:val="640"/>
          <w:marRight w:val="0"/>
          <w:marTop w:val="0"/>
          <w:marBottom w:val="0"/>
          <w:divBdr>
            <w:top w:val="none" w:sz="0" w:space="0" w:color="auto"/>
            <w:left w:val="none" w:sz="0" w:space="0" w:color="auto"/>
            <w:bottom w:val="none" w:sz="0" w:space="0" w:color="auto"/>
            <w:right w:val="none" w:sz="0" w:space="0" w:color="auto"/>
          </w:divBdr>
        </w:div>
        <w:div w:id="1129395280">
          <w:marLeft w:val="640"/>
          <w:marRight w:val="0"/>
          <w:marTop w:val="0"/>
          <w:marBottom w:val="0"/>
          <w:divBdr>
            <w:top w:val="none" w:sz="0" w:space="0" w:color="auto"/>
            <w:left w:val="none" w:sz="0" w:space="0" w:color="auto"/>
            <w:bottom w:val="none" w:sz="0" w:space="0" w:color="auto"/>
            <w:right w:val="none" w:sz="0" w:space="0" w:color="auto"/>
          </w:divBdr>
        </w:div>
        <w:div w:id="18512514">
          <w:marLeft w:val="640"/>
          <w:marRight w:val="0"/>
          <w:marTop w:val="0"/>
          <w:marBottom w:val="0"/>
          <w:divBdr>
            <w:top w:val="none" w:sz="0" w:space="0" w:color="auto"/>
            <w:left w:val="none" w:sz="0" w:space="0" w:color="auto"/>
            <w:bottom w:val="none" w:sz="0" w:space="0" w:color="auto"/>
            <w:right w:val="none" w:sz="0" w:space="0" w:color="auto"/>
          </w:divBdr>
        </w:div>
        <w:div w:id="59910121">
          <w:marLeft w:val="640"/>
          <w:marRight w:val="0"/>
          <w:marTop w:val="0"/>
          <w:marBottom w:val="0"/>
          <w:divBdr>
            <w:top w:val="none" w:sz="0" w:space="0" w:color="auto"/>
            <w:left w:val="none" w:sz="0" w:space="0" w:color="auto"/>
            <w:bottom w:val="none" w:sz="0" w:space="0" w:color="auto"/>
            <w:right w:val="none" w:sz="0" w:space="0" w:color="auto"/>
          </w:divBdr>
        </w:div>
        <w:div w:id="458033149">
          <w:marLeft w:val="640"/>
          <w:marRight w:val="0"/>
          <w:marTop w:val="0"/>
          <w:marBottom w:val="0"/>
          <w:divBdr>
            <w:top w:val="none" w:sz="0" w:space="0" w:color="auto"/>
            <w:left w:val="none" w:sz="0" w:space="0" w:color="auto"/>
            <w:bottom w:val="none" w:sz="0" w:space="0" w:color="auto"/>
            <w:right w:val="none" w:sz="0" w:space="0" w:color="auto"/>
          </w:divBdr>
        </w:div>
        <w:div w:id="1846289274">
          <w:marLeft w:val="640"/>
          <w:marRight w:val="0"/>
          <w:marTop w:val="0"/>
          <w:marBottom w:val="0"/>
          <w:divBdr>
            <w:top w:val="none" w:sz="0" w:space="0" w:color="auto"/>
            <w:left w:val="none" w:sz="0" w:space="0" w:color="auto"/>
            <w:bottom w:val="none" w:sz="0" w:space="0" w:color="auto"/>
            <w:right w:val="none" w:sz="0" w:space="0" w:color="auto"/>
          </w:divBdr>
        </w:div>
        <w:div w:id="73626954">
          <w:marLeft w:val="640"/>
          <w:marRight w:val="0"/>
          <w:marTop w:val="0"/>
          <w:marBottom w:val="0"/>
          <w:divBdr>
            <w:top w:val="none" w:sz="0" w:space="0" w:color="auto"/>
            <w:left w:val="none" w:sz="0" w:space="0" w:color="auto"/>
            <w:bottom w:val="none" w:sz="0" w:space="0" w:color="auto"/>
            <w:right w:val="none" w:sz="0" w:space="0" w:color="auto"/>
          </w:divBdr>
        </w:div>
        <w:div w:id="1036196306">
          <w:marLeft w:val="640"/>
          <w:marRight w:val="0"/>
          <w:marTop w:val="0"/>
          <w:marBottom w:val="0"/>
          <w:divBdr>
            <w:top w:val="none" w:sz="0" w:space="0" w:color="auto"/>
            <w:left w:val="none" w:sz="0" w:space="0" w:color="auto"/>
            <w:bottom w:val="none" w:sz="0" w:space="0" w:color="auto"/>
            <w:right w:val="none" w:sz="0" w:space="0" w:color="auto"/>
          </w:divBdr>
        </w:div>
        <w:div w:id="742794829">
          <w:marLeft w:val="640"/>
          <w:marRight w:val="0"/>
          <w:marTop w:val="0"/>
          <w:marBottom w:val="0"/>
          <w:divBdr>
            <w:top w:val="none" w:sz="0" w:space="0" w:color="auto"/>
            <w:left w:val="none" w:sz="0" w:space="0" w:color="auto"/>
            <w:bottom w:val="none" w:sz="0" w:space="0" w:color="auto"/>
            <w:right w:val="none" w:sz="0" w:space="0" w:color="auto"/>
          </w:divBdr>
        </w:div>
        <w:div w:id="1999796239">
          <w:marLeft w:val="640"/>
          <w:marRight w:val="0"/>
          <w:marTop w:val="0"/>
          <w:marBottom w:val="0"/>
          <w:divBdr>
            <w:top w:val="none" w:sz="0" w:space="0" w:color="auto"/>
            <w:left w:val="none" w:sz="0" w:space="0" w:color="auto"/>
            <w:bottom w:val="none" w:sz="0" w:space="0" w:color="auto"/>
            <w:right w:val="none" w:sz="0" w:space="0" w:color="auto"/>
          </w:divBdr>
        </w:div>
        <w:div w:id="264001946">
          <w:marLeft w:val="640"/>
          <w:marRight w:val="0"/>
          <w:marTop w:val="0"/>
          <w:marBottom w:val="0"/>
          <w:divBdr>
            <w:top w:val="none" w:sz="0" w:space="0" w:color="auto"/>
            <w:left w:val="none" w:sz="0" w:space="0" w:color="auto"/>
            <w:bottom w:val="none" w:sz="0" w:space="0" w:color="auto"/>
            <w:right w:val="none" w:sz="0" w:space="0" w:color="auto"/>
          </w:divBdr>
        </w:div>
        <w:div w:id="458307746">
          <w:marLeft w:val="640"/>
          <w:marRight w:val="0"/>
          <w:marTop w:val="0"/>
          <w:marBottom w:val="0"/>
          <w:divBdr>
            <w:top w:val="none" w:sz="0" w:space="0" w:color="auto"/>
            <w:left w:val="none" w:sz="0" w:space="0" w:color="auto"/>
            <w:bottom w:val="none" w:sz="0" w:space="0" w:color="auto"/>
            <w:right w:val="none" w:sz="0" w:space="0" w:color="auto"/>
          </w:divBdr>
        </w:div>
        <w:div w:id="1199319383">
          <w:marLeft w:val="640"/>
          <w:marRight w:val="0"/>
          <w:marTop w:val="0"/>
          <w:marBottom w:val="0"/>
          <w:divBdr>
            <w:top w:val="none" w:sz="0" w:space="0" w:color="auto"/>
            <w:left w:val="none" w:sz="0" w:space="0" w:color="auto"/>
            <w:bottom w:val="none" w:sz="0" w:space="0" w:color="auto"/>
            <w:right w:val="none" w:sz="0" w:space="0" w:color="auto"/>
          </w:divBdr>
        </w:div>
        <w:div w:id="79447297">
          <w:marLeft w:val="640"/>
          <w:marRight w:val="0"/>
          <w:marTop w:val="0"/>
          <w:marBottom w:val="0"/>
          <w:divBdr>
            <w:top w:val="none" w:sz="0" w:space="0" w:color="auto"/>
            <w:left w:val="none" w:sz="0" w:space="0" w:color="auto"/>
            <w:bottom w:val="none" w:sz="0" w:space="0" w:color="auto"/>
            <w:right w:val="none" w:sz="0" w:space="0" w:color="auto"/>
          </w:divBdr>
        </w:div>
        <w:div w:id="1580553642">
          <w:marLeft w:val="640"/>
          <w:marRight w:val="0"/>
          <w:marTop w:val="0"/>
          <w:marBottom w:val="0"/>
          <w:divBdr>
            <w:top w:val="none" w:sz="0" w:space="0" w:color="auto"/>
            <w:left w:val="none" w:sz="0" w:space="0" w:color="auto"/>
            <w:bottom w:val="none" w:sz="0" w:space="0" w:color="auto"/>
            <w:right w:val="none" w:sz="0" w:space="0" w:color="auto"/>
          </w:divBdr>
        </w:div>
        <w:div w:id="65302736">
          <w:marLeft w:val="640"/>
          <w:marRight w:val="0"/>
          <w:marTop w:val="0"/>
          <w:marBottom w:val="0"/>
          <w:divBdr>
            <w:top w:val="none" w:sz="0" w:space="0" w:color="auto"/>
            <w:left w:val="none" w:sz="0" w:space="0" w:color="auto"/>
            <w:bottom w:val="none" w:sz="0" w:space="0" w:color="auto"/>
            <w:right w:val="none" w:sz="0" w:space="0" w:color="auto"/>
          </w:divBdr>
        </w:div>
        <w:div w:id="85730854">
          <w:marLeft w:val="640"/>
          <w:marRight w:val="0"/>
          <w:marTop w:val="0"/>
          <w:marBottom w:val="0"/>
          <w:divBdr>
            <w:top w:val="none" w:sz="0" w:space="0" w:color="auto"/>
            <w:left w:val="none" w:sz="0" w:space="0" w:color="auto"/>
            <w:bottom w:val="none" w:sz="0" w:space="0" w:color="auto"/>
            <w:right w:val="none" w:sz="0" w:space="0" w:color="auto"/>
          </w:divBdr>
        </w:div>
        <w:div w:id="266040631">
          <w:marLeft w:val="640"/>
          <w:marRight w:val="0"/>
          <w:marTop w:val="0"/>
          <w:marBottom w:val="0"/>
          <w:divBdr>
            <w:top w:val="none" w:sz="0" w:space="0" w:color="auto"/>
            <w:left w:val="none" w:sz="0" w:space="0" w:color="auto"/>
            <w:bottom w:val="none" w:sz="0" w:space="0" w:color="auto"/>
            <w:right w:val="none" w:sz="0" w:space="0" w:color="auto"/>
          </w:divBdr>
        </w:div>
        <w:div w:id="1618947346">
          <w:marLeft w:val="640"/>
          <w:marRight w:val="0"/>
          <w:marTop w:val="0"/>
          <w:marBottom w:val="0"/>
          <w:divBdr>
            <w:top w:val="none" w:sz="0" w:space="0" w:color="auto"/>
            <w:left w:val="none" w:sz="0" w:space="0" w:color="auto"/>
            <w:bottom w:val="none" w:sz="0" w:space="0" w:color="auto"/>
            <w:right w:val="none" w:sz="0" w:space="0" w:color="auto"/>
          </w:divBdr>
        </w:div>
        <w:div w:id="699739459">
          <w:marLeft w:val="640"/>
          <w:marRight w:val="0"/>
          <w:marTop w:val="0"/>
          <w:marBottom w:val="0"/>
          <w:divBdr>
            <w:top w:val="none" w:sz="0" w:space="0" w:color="auto"/>
            <w:left w:val="none" w:sz="0" w:space="0" w:color="auto"/>
            <w:bottom w:val="none" w:sz="0" w:space="0" w:color="auto"/>
            <w:right w:val="none" w:sz="0" w:space="0" w:color="auto"/>
          </w:divBdr>
        </w:div>
        <w:div w:id="158428733">
          <w:marLeft w:val="640"/>
          <w:marRight w:val="0"/>
          <w:marTop w:val="0"/>
          <w:marBottom w:val="0"/>
          <w:divBdr>
            <w:top w:val="none" w:sz="0" w:space="0" w:color="auto"/>
            <w:left w:val="none" w:sz="0" w:space="0" w:color="auto"/>
            <w:bottom w:val="none" w:sz="0" w:space="0" w:color="auto"/>
            <w:right w:val="none" w:sz="0" w:space="0" w:color="auto"/>
          </w:divBdr>
        </w:div>
        <w:div w:id="1372919446">
          <w:marLeft w:val="640"/>
          <w:marRight w:val="0"/>
          <w:marTop w:val="0"/>
          <w:marBottom w:val="0"/>
          <w:divBdr>
            <w:top w:val="none" w:sz="0" w:space="0" w:color="auto"/>
            <w:left w:val="none" w:sz="0" w:space="0" w:color="auto"/>
            <w:bottom w:val="none" w:sz="0" w:space="0" w:color="auto"/>
            <w:right w:val="none" w:sz="0" w:space="0" w:color="auto"/>
          </w:divBdr>
        </w:div>
        <w:div w:id="192117995">
          <w:marLeft w:val="640"/>
          <w:marRight w:val="0"/>
          <w:marTop w:val="0"/>
          <w:marBottom w:val="0"/>
          <w:divBdr>
            <w:top w:val="none" w:sz="0" w:space="0" w:color="auto"/>
            <w:left w:val="none" w:sz="0" w:space="0" w:color="auto"/>
            <w:bottom w:val="none" w:sz="0" w:space="0" w:color="auto"/>
            <w:right w:val="none" w:sz="0" w:space="0" w:color="auto"/>
          </w:divBdr>
        </w:div>
        <w:div w:id="2061241647">
          <w:marLeft w:val="640"/>
          <w:marRight w:val="0"/>
          <w:marTop w:val="0"/>
          <w:marBottom w:val="0"/>
          <w:divBdr>
            <w:top w:val="none" w:sz="0" w:space="0" w:color="auto"/>
            <w:left w:val="none" w:sz="0" w:space="0" w:color="auto"/>
            <w:bottom w:val="none" w:sz="0" w:space="0" w:color="auto"/>
            <w:right w:val="none" w:sz="0" w:space="0" w:color="auto"/>
          </w:divBdr>
        </w:div>
        <w:div w:id="1552687585">
          <w:marLeft w:val="640"/>
          <w:marRight w:val="0"/>
          <w:marTop w:val="0"/>
          <w:marBottom w:val="0"/>
          <w:divBdr>
            <w:top w:val="none" w:sz="0" w:space="0" w:color="auto"/>
            <w:left w:val="none" w:sz="0" w:space="0" w:color="auto"/>
            <w:bottom w:val="none" w:sz="0" w:space="0" w:color="auto"/>
            <w:right w:val="none" w:sz="0" w:space="0" w:color="auto"/>
          </w:divBdr>
        </w:div>
        <w:div w:id="908420337">
          <w:marLeft w:val="640"/>
          <w:marRight w:val="0"/>
          <w:marTop w:val="0"/>
          <w:marBottom w:val="0"/>
          <w:divBdr>
            <w:top w:val="none" w:sz="0" w:space="0" w:color="auto"/>
            <w:left w:val="none" w:sz="0" w:space="0" w:color="auto"/>
            <w:bottom w:val="none" w:sz="0" w:space="0" w:color="auto"/>
            <w:right w:val="none" w:sz="0" w:space="0" w:color="auto"/>
          </w:divBdr>
        </w:div>
        <w:div w:id="251403366">
          <w:marLeft w:val="640"/>
          <w:marRight w:val="0"/>
          <w:marTop w:val="0"/>
          <w:marBottom w:val="0"/>
          <w:divBdr>
            <w:top w:val="none" w:sz="0" w:space="0" w:color="auto"/>
            <w:left w:val="none" w:sz="0" w:space="0" w:color="auto"/>
            <w:bottom w:val="none" w:sz="0" w:space="0" w:color="auto"/>
            <w:right w:val="none" w:sz="0" w:space="0" w:color="auto"/>
          </w:divBdr>
        </w:div>
        <w:div w:id="2073384837">
          <w:marLeft w:val="640"/>
          <w:marRight w:val="0"/>
          <w:marTop w:val="0"/>
          <w:marBottom w:val="0"/>
          <w:divBdr>
            <w:top w:val="none" w:sz="0" w:space="0" w:color="auto"/>
            <w:left w:val="none" w:sz="0" w:space="0" w:color="auto"/>
            <w:bottom w:val="none" w:sz="0" w:space="0" w:color="auto"/>
            <w:right w:val="none" w:sz="0" w:space="0" w:color="auto"/>
          </w:divBdr>
        </w:div>
        <w:div w:id="1036396535">
          <w:marLeft w:val="640"/>
          <w:marRight w:val="0"/>
          <w:marTop w:val="0"/>
          <w:marBottom w:val="0"/>
          <w:divBdr>
            <w:top w:val="none" w:sz="0" w:space="0" w:color="auto"/>
            <w:left w:val="none" w:sz="0" w:space="0" w:color="auto"/>
            <w:bottom w:val="none" w:sz="0" w:space="0" w:color="auto"/>
            <w:right w:val="none" w:sz="0" w:space="0" w:color="auto"/>
          </w:divBdr>
        </w:div>
        <w:div w:id="1379740530">
          <w:marLeft w:val="640"/>
          <w:marRight w:val="0"/>
          <w:marTop w:val="0"/>
          <w:marBottom w:val="0"/>
          <w:divBdr>
            <w:top w:val="none" w:sz="0" w:space="0" w:color="auto"/>
            <w:left w:val="none" w:sz="0" w:space="0" w:color="auto"/>
            <w:bottom w:val="none" w:sz="0" w:space="0" w:color="auto"/>
            <w:right w:val="none" w:sz="0" w:space="0" w:color="auto"/>
          </w:divBdr>
        </w:div>
        <w:div w:id="1360666375">
          <w:marLeft w:val="640"/>
          <w:marRight w:val="0"/>
          <w:marTop w:val="0"/>
          <w:marBottom w:val="0"/>
          <w:divBdr>
            <w:top w:val="none" w:sz="0" w:space="0" w:color="auto"/>
            <w:left w:val="none" w:sz="0" w:space="0" w:color="auto"/>
            <w:bottom w:val="none" w:sz="0" w:space="0" w:color="auto"/>
            <w:right w:val="none" w:sz="0" w:space="0" w:color="auto"/>
          </w:divBdr>
        </w:div>
        <w:div w:id="1590314409">
          <w:marLeft w:val="640"/>
          <w:marRight w:val="0"/>
          <w:marTop w:val="0"/>
          <w:marBottom w:val="0"/>
          <w:divBdr>
            <w:top w:val="none" w:sz="0" w:space="0" w:color="auto"/>
            <w:left w:val="none" w:sz="0" w:space="0" w:color="auto"/>
            <w:bottom w:val="none" w:sz="0" w:space="0" w:color="auto"/>
            <w:right w:val="none" w:sz="0" w:space="0" w:color="auto"/>
          </w:divBdr>
        </w:div>
        <w:div w:id="2122723819">
          <w:marLeft w:val="640"/>
          <w:marRight w:val="0"/>
          <w:marTop w:val="0"/>
          <w:marBottom w:val="0"/>
          <w:divBdr>
            <w:top w:val="none" w:sz="0" w:space="0" w:color="auto"/>
            <w:left w:val="none" w:sz="0" w:space="0" w:color="auto"/>
            <w:bottom w:val="none" w:sz="0" w:space="0" w:color="auto"/>
            <w:right w:val="none" w:sz="0" w:space="0" w:color="auto"/>
          </w:divBdr>
        </w:div>
        <w:div w:id="681513276">
          <w:marLeft w:val="640"/>
          <w:marRight w:val="0"/>
          <w:marTop w:val="0"/>
          <w:marBottom w:val="0"/>
          <w:divBdr>
            <w:top w:val="none" w:sz="0" w:space="0" w:color="auto"/>
            <w:left w:val="none" w:sz="0" w:space="0" w:color="auto"/>
            <w:bottom w:val="none" w:sz="0" w:space="0" w:color="auto"/>
            <w:right w:val="none" w:sz="0" w:space="0" w:color="auto"/>
          </w:divBdr>
        </w:div>
        <w:div w:id="660349384">
          <w:marLeft w:val="640"/>
          <w:marRight w:val="0"/>
          <w:marTop w:val="0"/>
          <w:marBottom w:val="0"/>
          <w:divBdr>
            <w:top w:val="none" w:sz="0" w:space="0" w:color="auto"/>
            <w:left w:val="none" w:sz="0" w:space="0" w:color="auto"/>
            <w:bottom w:val="none" w:sz="0" w:space="0" w:color="auto"/>
            <w:right w:val="none" w:sz="0" w:space="0" w:color="auto"/>
          </w:divBdr>
        </w:div>
        <w:div w:id="2062558846">
          <w:marLeft w:val="640"/>
          <w:marRight w:val="0"/>
          <w:marTop w:val="0"/>
          <w:marBottom w:val="0"/>
          <w:divBdr>
            <w:top w:val="none" w:sz="0" w:space="0" w:color="auto"/>
            <w:left w:val="none" w:sz="0" w:space="0" w:color="auto"/>
            <w:bottom w:val="none" w:sz="0" w:space="0" w:color="auto"/>
            <w:right w:val="none" w:sz="0" w:space="0" w:color="auto"/>
          </w:divBdr>
        </w:div>
        <w:div w:id="1000430848">
          <w:marLeft w:val="640"/>
          <w:marRight w:val="0"/>
          <w:marTop w:val="0"/>
          <w:marBottom w:val="0"/>
          <w:divBdr>
            <w:top w:val="none" w:sz="0" w:space="0" w:color="auto"/>
            <w:left w:val="none" w:sz="0" w:space="0" w:color="auto"/>
            <w:bottom w:val="none" w:sz="0" w:space="0" w:color="auto"/>
            <w:right w:val="none" w:sz="0" w:space="0" w:color="auto"/>
          </w:divBdr>
        </w:div>
        <w:div w:id="1655602600">
          <w:marLeft w:val="640"/>
          <w:marRight w:val="0"/>
          <w:marTop w:val="0"/>
          <w:marBottom w:val="0"/>
          <w:divBdr>
            <w:top w:val="none" w:sz="0" w:space="0" w:color="auto"/>
            <w:left w:val="none" w:sz="0" w:space="0" w:color="auto"/>
            <w:bottom w:val="none" w:sz="0" w:space="0" w:color="auto"/>
            <w:right w:val="none" w:sz="0" w:space="0" w:color="auto"/>
          </w:divBdr>
        </w:div>
        <w:div w:id="1006790703">
          <w:marLeft w:val="640"/>
          <w:marRight w:val="0"/>
          <w:marTop w:val="0"/>
          <w:marBottom w:val="0"/>
          <w:divBdr>
            <w:top w:val="none" w:sz="0" w:space="0" w:color="auto"/>
            <w:left w:val="none" w:sz="0" w:space="0" w:color="auto"/>
            <w:bottom w:val="none" w:sz="0" w:space="0" w:color="auto"/>
            <w:right w:val="none" w:sz="0" w:space="0" w:color="auto"/>
          </w:divBdr>
        </w:div>
        <w:div w:id="116074618">
          <w:marLeft w:val="640"/>
          <w:marRight w:val="0"/>
          <w:marTop w:val="0"/>
          <w:marBottom w:val="0"/>
          <w:divBdr>
            <w:top w:val="none" w:sz="0" w:space="0" w:color="auto"/>
            <w:left w:val="none" w:sz="0" w:space="0" w:color="auto"/>
            <w:bottom w:val="none" w:sz="0" w:space="0" w:color="auto"/>
            <w:right w:val="none" w:sz="0" w:space="0" w:color="auto"/>
          </w:divBdr>
        </w:div>
        <w:div w:id="1829323840">
          <w:marLeft w:val="640"/>
          <w:marRight w:val="0"/>
          <w:marTop w:val="0"/>
          <w:marBottom w:val="0"/>
          <w:divBdr>
            <w:top w:val="none" w:sz="0" w:space="0" w:color="auto"/>
            <w:left w:val="none" w:sz="0" w:space="0" w:color="auto"/>
            <w:bottom w:val="none" w:sz="0" w:space="0" w:color="auto"/>
            <w:right w:val="none" w:sz="0" w:space="0" w:color="auto"/>
          </w:divBdr>
        </w:div>
        <w:div w:id="1550606571">
          <w:marLeft w:val="640"/>
          <w:marRight w:val="0"/>
          <w:marTop w:val="0"/>
          <w:marBottom w:val="0"/>
          <w:divBdr>
            <w:top w:val="none" w:sz="0" w:space="0" w:color="auto"/>
            <w:left w:val="none" w:sz="0" w:space="0" w:color="auto"/>
            <w:bottom w:val="none" w:sz="0" w:space="0" w:color="auto"/>
            <w:right w:val="none" w:sz="0" w:space="0" w:color="auto"/>
          </w:divBdr>
        </w:div>
        <w:div w:id="998384790">
          <w:marLeft w:val="640"/>
          <w:marRight w:val="0"/>
          <w:marTop w:val="0"/>
          <w:marBottom w:val="0"/>
          <w:divBdr>
            <w:top w:val="none" w:sz="0" w:space="0" w:color="auto"/>
            <w:left w:val="none" w:sz="0" w:space="0" w:color="auto"/>
            <w:bottom w:val="none" w:sz="0" w:space="0" w:color="auto"/>
            <w:right w:val="none" w:sz="0" w:space="0" w:color="auto"/>
          </w:divBdr>
        </w:div>
        <w:div w:id="561258631">
          <w:marLeft w:val="640"/>
          <w:marRight w:val="0"/>
          <w:marTop w:val="0"/>
          <w:marBottom w:val="0"/>
          <w:divBdr>
            <w:top w:val="none" w:sz="0" w:space="0" w:color="auto"/>
            <w:left w:val="none" w:sz="0" w:space="0" w:color="auto"/>
            <w:bottom w:val="none" w:sz="0" w:space="0" w:color="auto"/>
            <w:right w:val="none" w:sz="0" w:space="0" w:color="auto"/>
          </w:divBdr>
        </w:div>
        <w:div w:id="1610817668">
          <w:marLeft w:val="640"/>
          <w:marRight w:val="0"/>
          <w:marTop w:val="0"/>
          <w:marBottom w:val="0"/>
          <w:divBdr>
            <w:top w:val="none" w:sz="0" w:space="0" w:color="auto"/>
            <w:left w:val="none" w:sz="0" w:space="0" w:color="auto"/>
            <w:bottom w:val="none" w:sz="0" w:space="0" w:color="auto"/>
            <w:right w:val="none" w:sz="0" w:space="0" w:color="auto"/>
          </w:divBdr>
        </w:div>
        <w:div w:id="145629607">
          <w:marLeft w:val="640"/>
          <w:marRight w:val="0"/>
          <w:marTop w:val="0"/>
          <w:marBottom w:val="0"/>
          <w:divBdr>
            <w:top w:val="none" w:sz="0" w:space="0" w:color="auto"/>
            <w:left w:val="none" w:sz="0" w:space="0" w:color="auto"/>
            <w:bottom w:val="none" w:sz="0" w:space="0" w:color="auto"/>
            <w:right w:val="none" w:sz="0" w:space="0" w:color="auto"/>
          </w:divBdr>
        </w:div>
        <w:div w:id="341124022">
          <w:marLeft w:val="640"/>
          <w:marRight w:val="0"/>
          <w:marTop w:val="0"/>
          <w:marBottom w:val="0"/>
          <w:divBdr>
            <w:top w:val="none" w:sz="0" w:space="0" w:color="auto"/>
            <w:left w:val="none" w:sz="0" w:space="0" w:color="auto"/>
            <w:bottom w:val="none" w:sz="0" w:space="0" w:color="auto"/>
            <w:right w:val="none" w:sz="0" w:space="0" w:color="auto"/>
          </w:divBdr>
        </w:div>
        <w:div w:id="363211881">
          <w:marLeft w:val="640"/>
          <w:marRight w:val="0"/>
          <w:marTop w:val="0"/>
          <w:marBottom w:val="0"/>
          <w:divBdr>
            <w:top w:val="none" w:sz="0" w:space="0" w:color="auto"/>
            <w:left w:val="none" w:sz="0" w:space="0" w:color="auto"/>
            <w:bottom w:val="none" w:sz="0" w:space="0" w:color="auto"/>
            <w:right w:val="none" w:sz="0" w:space="0" w:color="auto"/>
          </w:divBdr>
        </w:div>
        <w:div w:id="1497110788">
          <w:marLeft w:val="640"/>
          <w:marRight w:val="0"/>
          <w:marTop w:val="0"/>
          <w:marBottom w:val="0"/>
          <w:divBdr>
            <w:top w:val="none" w:sz="0" w:space="0" w:color="auto"/>
            <w:left w:val="none" w:sz="0" w:space="0" w:color="auto"/>
            <w:bottom w:val="none" w:sz="0" w:space="0" w:color="auto"/>
            <w:right w:val="none" w:sz="0" w:space="0" w:color="auto"/>
          </w:divBdr>
        </w:div>
        <w:div w:id="1253704037">
          <w:marLeft w:val="640"/>
          <w:marRight w:val="0"/>
          <w:marTop w:val="0"/>
          <w:marBottom w:val="0"/>
          <w:divBdr>
            <w:top w:val="none" w:sz="0" w:space="0" w:color="auto"/>
            <w:left w:val="none" w:sz="0" w:space="0" w:color="auto"/>
            <w:bottom w:val="none" w:sz="0" w:space="0" w:color="auto"/>
            <w:right w:val="none" w:sz="0" w:space="0" w:color="auto"/>
          </w:divBdr>
        </w:div>
        <w:div w:id="2095320514">
          <w:marLeft w:val="640"/>
          <w:marRight w:val="0"/>
          <w:marTop w:val="0"/>
          <w:marBottom w:val="0"/>
          <w:divBdr>
            <w:top w:val="none" w:sz="0" w:space="0" w:color="auto"/>
            <w:left w:val="none" w:sz="0" w:space="0" w:color="auto"/>
            <w:bottom w:val="none" w:sz="0" w:space="0" w:color="auto"/>
            <w:right w:val="none" w:sz="0" w:space="0" w:color="auto"/>
          </w:divBdr>
        </w:div>
        <w:div w:id="1221403972">
          <w:marLeft w:val="640"/>
          <w:marRight w:val="0"/>
          <w:marTop w:val="0"/>
          <w:marBottom w:val="0"/>
          <w:divBdr>
            <w:top w:val="none" w:sz="0" w:space="0" w:color="auto"/>
            <w:left w:val="none" w:sz="0" w:space="0" w:color="auto"/>
            <w:bottom w:val="none" w:sz="0" w:space="0" w:color="auto"/>
            <w:right w:val="none" w:sz="0" w:space="0" w:color="auto"/>
          </w:divBdr>
        </w:div>
        <w:div w:id="574709880">
          <w:marLeft w:val="640"/>
          <w:marRight w:val="0"/>
          <w:marTop w:val="0"/>
          <w:marBottom w:val="0"/>
          <w:divBdr>
            <w:top w:val="none" w:sz="0" w:space="0" w:color="auto"/>
            <w:left w:val="none" w:sz="0" w:space="0" w:color="auto"/>
            <w:bottom w:val="none" w:sz="0" w:space="0" w:color="auto"/>
            <w:right w:val="none" w:sz="0" w:space="0" w:color="auto"/>
          </w:divBdr>
        </w:div>
        <w:div w:id="2121948597">
          <w:marLeft w:val="640"/>
          <w:marRight w:val="0"/>
          <w:marTop w:val="0"/>
          <w:marBottom w:val="0"/>
          <w:divBdr>
            <w:top w:val="none" w:sz="0" w:space="0" w:color="auto"/>
            <w:left w:val="none" w:sz="0" w:space="0" w:color="auto"/>
            <w:bottom w:val="none" w:sz="0" w:space="0" w:color="auto"/>
            <w:right w:val="none" w:sz="0" w:space="0" w:color="auto"/>
          </w:divBdr>
        </w:div>
        <w:div w:id="2138914402">
          <w:marLeft w:val="640"/>
          <w:marRight w:val="0"/>
          <w:marTop w:val="0"/>
          <w:marBottom w:val="0"/>
          <w:divBdr>
            <w:top w:val="none" w:sz="0" w:space="0" w:color="auto"/>
            <w:left w:val="none" w:sz="0" w:space="0" w:color="auto"/>
            <w:bottom w:val="none" w:sz="0" w:space="0" w:color="auto"/>
            <w:right w:val="none" w:sz="0" w:space="0" w:color="auto"/>
          </w:divBdr>
        </w:div>
        <w:div w:id="1183743966">
          <w:marLeft w:val="640"/>
          <w:marRight w:val="0"/>
          <w:marTop w:val="0"/>
          <w:marBottom w:val="0"/>
          <w:divBdr>
            <w:top w:val="none" w:sz="0" w:space="0" w:color="auto"/>
            <w:left w:val="none" w:sz="0" w:space="0" w:color="auto"/>
            <w:bottom w:val="none" w:sz="0" w:space="0" w:color="auto"/>
            <w:right w:val="none" w:sz="0" w:space="0" w:color="auto"/>
          </w:divBdr>
        </w:div>
        <w:div w:id="486629202">
          <w:marLeft w:val="640"/>
          <w:marRight w:val="0"/>
          <w:marTop w:val="0"/>
          <w:marBottom w:val="0"/>
          <w:divBdr>
            <w:top w:val="none" w:sz="0" w:space="0" w:color="auto"/>
            <w:left w:val="none" w:sz="0" w:space="0" w:color="auto"/>
            <w:bottom w:val="none" w:sz="0" w:space="0" w:color="auto"/>
            <w:right w:val="none" w:sz="0" w:space="0" w:color="auto"/>
          </w:divBdr>
        </w:div>
        <w:div w:id="1787196293">
          <w:marLeft w:val="640"/>
          <w:marRight w:val="0"/>
          <w:marTop w:val="0"/>
          <w:marBottom w:val="0"/>
          <w:divBdr>
            <w:top w:val="none" w:sz="0" w:space="0" w:color="auto"/>
            <w:left w:val="none" w:sz="0" w:space="0" w:color="auto"/>
            <w:bottom w:val="none" w:sz="0" w:space="0" w:color="auto"/>
            <w:right w:val="none" w:sz="0" w:space="0" w:color="auto"/>
          </w:divBdr>
        </w:div>
        <w:div w:id="1521509388">
          <w:marLeft w:val="640"/>
          <w:marRight w:val="0"/>
          <w:marTop w:val="0"/>
          <w:marBottom w:val="0"/>
          <w:divBdr>
            <w:top w:val="none" w:sz="0" w:space="0" w:color="auto"/>
            <w:left w:val="none" w:sz="0" w:space="0" w:color="auto"/>
            <w:bottom w:val="none" w:sz="0" w:space="0" w:color="auto"/>
            <w:right w:val="none" w:sz="0" w:space="0" w:color="auto"/>
          </w:divBdr>
        </w:div>
        <w:div w:id="1113599349">
          <w:marLeft w:val="640"/>
          <w:marRight w:val="0"/>
          <w:marTop w:val="0"/>
          <w:marBottom w:val="0"/>
          <w:divBdr>
            <w:top w:val="none" w:sz="0" w:space="0" w:color="auto"/>
            <w:left w:val="none" w:sz="0" w:space="0" w:color="auto"/>
            <w:bottom w:val="none" w:sz="0" w:space="0" w:color="auto"/>
            <w:right w:val="none" w:sz="0" w:space="0" w:color="auto"/>
          </w:divBdr>
        </w:div>
        <w:div w:id="1690525015">
          <w:marLeft w:val="640"/>
          <w:marRight w:val="0"/>
          <w:marTop w:val="0"/>
          <w:marBottom w:val="0"/>
          <w:divBdr>
            <w:top w:val="none" w:sz="0" w:space="0" w:color="auto"/>
            <w:left w:val="none" w:sz="0" w:space="0" w:color="auto"/>
            <w:bottom w:val="none" w:sz="0" w:space="0" w:color="auto"/>
            <w:right w:val="none" w:sz="0" w:space="0" w:color="auto"/>
          </w:divBdr>
        </w:div>
        <w:div w:id="91628654">
          <w:marLeft w:val="640"/>
          <w:marRight w:val="0"/>
          <w:marTop w:val="0"/>
          <w:marBottom w:val="0"/>
          <w:divBdr>
            <w:top w:val="none" w:sz="0" w:space="0" w:color="auto"/>
            <w:left w:val="none" w:sz="0" w:space="0" w:color="auto"/>
            <w:bottom w:val="none" w:sz="0" w:space="0" w:color="auto"/>
            <w:right w:val="none" w:sz="0" w:space="0" w:color="auto"/>
          </w:divBdr>
        </w:div>
        <w:div w:id="782383738">
          <w:marLeft w:val="640"/>
          <w:marRight w:val="0"/>
          <w:marTop w:val="0"/>
          <w:marBottom w:val="0"/>
          <w:divBdr>
            <w:top w:val="none" w:sz="0" w:space="0" w:color="auto"/>
            <w:left w:val="none" w:sz="0" w:space="0" w:color="auto"/>
            <w:bottom w:val="none" w:sz="0" w:space="0" w:color="auto"/>
            <w:right w:val="none" w:sz="0" w:space="0" w:color="auto"/>
          </w:divBdr>
        </w:div>
        <w:div w:id="1927104368">
          <w:marLeft w:val="640"/>
          <w:marRight w:val="0"/>
          <w:marTop w:val="0"/>
          <w:marBottom w:val="0"/>
          <w:divBdr>
            <w:top w:val="none" w:sz="0" w:space="0" w:color="auto"/>
            <w:left w:val="none" w:sz="0" w:space="0" w:color="auto"/>
            <w:bottom w:val="none" w:sz="0" w:space="0" w:color="auto"/>
            <w:right w:val="none" w:sz="0" w:space="0" w:color="auto"/>
          </w:divBdr>
        </w:div>
        <w:div w:id="592713642">
          <w:marLeft w:val="640"/>
          <w:marRight w:val="0"/>
          <w:marTop w:val="0"/>
          <w:marBottom w:val="0"/>
          <w:divBdr>
            <w:top w:val="none" w:sz="0" w:space="0" w:color="auto"/>
            <w:left w:val="none" w:sz="0" w:space="0" w:color="auto"/>
            <w:bottom w:val="none" w:sz="0" w:space="0" w:color="auto"/>
            <w:right w:val="none" w:sz="0" w:space="0" w:color="auto"/>
          </w:divBdr>
        </w:div>
        <w:div w:id="1474370896">
          <w:marLeft w:val="640"/>
          <w:marRight w:val="0"/>
          <w:marTop w:val="0"/>
          <w:marBottom w:val="0"/>
          <w:divBdr>
            <w:top w:val="none" w:sz="0" w:space="0" w:color="auto"/>
            <w:left w:val="none" w:sz="0" w:space="0" w:color="auto"/>
            <w:bottom w:val="none" w:sz="0" w:space="0" w:color="auto"/>
            <w:right w:val="none" w:sz="0" w:space="0" w:color="auto"/>
          </w:divBdr>
        </w:div>
        <w:div w:id="505366874">
          <w:marLeft w:val="640"/>
          <w:marRight w:val="0"/>
          <w:marTop w:val="0"/>
          <w:marBottom w:val="0"/>
          <w:divBdr>
            <w:top w:val="none" w:sz="0" w:space="0" w:color="auto"/>
            <w:left w:val="none" w:sz="0" w:space="0" w:color="auto"/>
            <w:bottom w:val="none" w:sz="0" w:space="0" w:color="auto"/>
            <w:right w:val="none" w:sz="0" w:space="0" w:color="auto"/>
          </w:divBdr>
        </w:div>
        <w:div w:id="417142554">
          <w:marLeft w:val="640"/>
          <w:marRight w:val="0"/>
          <w:marTop w:val="0"/>
          <w:marBottom w:val="0"/>
          <w:divBdr>
            <w:top w:val="none" w:sz="0" w:space="0" w:color="auto"/>
            <w:left w:val="none" w:sz="0" w:space="0" w:color="auto"/>
            <w:bottom w:val="none" w:sz="0" w:space="0" w:color="auto"/>
            <w:right w:val="none" w:sz="0" w:space="0" w:color="auto"/>
          </w:divBdr>
        </w:div>
        <w:div w:id="1569153334">
          <w:marLeft w:val="640"/>
          <w:marRight w:val="0"/>
          <w:marTop w:val="0"/>
          <w:marBottom w:val="0"/>
          <w:divBdr>
            <w:top w:val="none" w:sz="0" w:space="0" w:color="auto"/>
            <w:left w:val="none" w:sz="0" w:space="0" w:color="auto"/>
            <w:bottom w:val="none" w:sz="0" w:space="0" w:color="auto"/>
            <w:right w:val="none" w:sz="0" w:space="0" w:color="auto"/>
          </w:divBdr>
        </w:div>
        <w:div w:id="2111929125">
          <w:marLeft w:val="640"/>
          <w:marRight w:val="0"/>
          <w:marTop w:val="0"/>
          <w:marBottom w:val="0"/>
          <w:divBdr>
            <w:top w:val="none" w:sz="0" w:space="0" w:color="auto"/>
            <w:left w:val="none" w:sz="0" w:space="0" w:color="auto"/>
            <w:bottom w:val="none" w:sz="0" w:space="0" w:color="auto"/>
            <w:right w:val="none" w:sz="0" w:space="0" w:color="auto"/>
          </w:divBdr>
        </w:div>
        <w:div w:id="1814906690">
          <w:marLeft w:val="640"/>
          <w:marRight w:val="0"/>
          <w:marTop w:val="0"/>
          <w:marBottom w:val="0"/>
          <w:divBdr>
            <w:top w:val="none" w:sz="0" w:space="0" w:color="auto"/>
            <w:left w:val="none" w:sz="0" w:space="0" w:color="auto"/>
            <w:bottom w:val="none" w:sz="0" w:space="0" w:color="auto"/>
            <w:right w:val="none" w:sz="0" w:space="0" w:color="auto"/>
          </w:divBdr>
        </w:div>
        <w:div w:id="1251695888">
          <w:marLeft w:val="640"/>
          <w:marRight w:val="0"/>
          <w:marTop w:val="0"/>
          <w:marBottom w:val="0"/>
          <w:divBdr>
            <w:top w:val="none" w:sz="0" w:space="0" w:color="auto"/>
            <w:left w:val="none" w:sz="0" w:space="0" w:color="auto"/>
            <w:bottom w:val="none" w:sz="0" w:space="0" w:color="auto"/>
            <w:right w:val="none" w:sz="0" w:space="0" w:color="auto"/>
          </w:divBdr>
        </w:div>
        <w:div w:id="1219366707">
          <w:marLeft w:val="640"/>
          <w:marRight w:val="0"/>
          <w:marTop w:val="0"/>
          <w:marBottom w:val="0"/>
          <w:divBdr>
            <w:top w:val="none" w:sz="0" w:space="0" w:color="auto"/>
            <w:left w:val="none" w:sz="0" w:space="0" w:color="auto"/>
            <w:bottom w:val="none" w:sz="0" w:space="0" w:color="auto"/>
            <w:right w:val="none" w:sz="0" w:space="0" w:color="auto"/>
          </w:divBdr>
        </w:div>
        <w:div w:id="383795829">
          <w:marLeft w:val="640"/>
          <w:marRight w:val="0"/>
          <w:marTop w:val="0"/>
          <w:marBottom w:val="0"/>
          <w:divBdr>
            <w:top w:val="none" w:sz="0" w:space="0" w:color="auto"/>
            <w:left w:val="none" w:sz="0" w:space="0" w:color="auto"/>
            <w:bottom w:val="none" w:sz="0" w:space="0" w:color="auto"/>
            <w:right w:val="none" w:sz="0" w:space="0" w:color="auto"/>
          </w:divBdr>
        </w:div>
        <w:div w:id="682778515">
          <w:marLeft w:val="640"/>
          <w:marRight w:val="0"/>
          <w:marTop w:val="0"/>
          <w:marBottom w:val="0"/>
          <w:divBdr>
            <w:top w:val="none" w:sz="0" w:space="0" w:color="auto"/>
            <w:left w:val="none" w:sz="0" w:space="0" w:color="auto"/>
            <w:bottom w:val="none" w:sz="0" w:space="0" w:color="auto"/>
            <w:right w:val="none" w:sz="0" w:space="0" w:color="auto"/>
          </w:divBdr>
        </w:div>
        <w:div w:id="699555044">
          <w:marLeft w:val="640"/>
          <w:marRight w:val="0"/>
          <w:marTop w:val="0"/>
          <w:marBottom w:val="0"/>
          <w:divBdr>
            <w:top w:val="none" w:sz="0" w:space="0" w:color="auto"/>
            <w:left w:val="none" w:sz="0" w:space="0" w:color="auto"/>
            <w:bottom w:val="none" w:sz="0" w:space="0" w:color="auto"/>
            <w:right w:val="none" w:sz="0" w:space="0" w:color="auto"/>
          </w:divBdr>
        </w:div>
        <w:div w:id="1167866069">
          <w:marLeft w:val="640"/>
          <w:marRight w:val="0"/>
          <w:marTop w:val="0"/>
          <w:marBottom w:val="0"/>
          <w:divBdr>
            <w:top w:val="none" w:sz="0" w:space="0" w:color="auto"/>
            <w:left w:val="none" w:sz="0" w:space="0" w:color="auto"/>
            <w:bottom w:val="none" w:sz="0" w:space="0" w:color="auto"/>
            <w:right w:val="none" w:sz="0" w:space="0" w:color="auto"/>
          </w:divBdr>
        </w:div>
        <w:div w:id="1504465867">
          <w:marLeft w:val="640"/>
          <w:marRight w:val="0"/>
          <w:marTop w:val="0"/>
          <w:marBottom w:val="0"/>
          <w:divBdr>
            <w:top w:val="none" w:sz="0" w:space="0" w:color="auto"/>
            <w:left w:val="none" w:sz="0" w:space="0" w:color="auto"/>
            <w:bottom w:val="none" w:sz="0" w:space="0" w:color="auto"/>
            <w:right w:val="none" w:sz="0" w:space="0" w:color="auto"/>
          </w:divBdr>
        </w:div>
        <w:div w:id="1127964492">
          <w:marLeft w:val="640"/>
          <w:marRight w:val="0"/>
          <w:marTop w:val="0"/>
          <w:marBottom w:val="0"/>
          <w:divBdr>
            <w:top w:val="none" w:sz="0" w:space="0" w:color="auto"/>
            <w:left w:val="none" w:sz="0" w:space="0" w:color="auto"/>
            <w:bottom w:val="none" w:sz="0" w:space="0" w:color="auto"/>
            <w:right w:val="none" w:sz="0" w:space="0" w:color="auto"/>
          </w:divBdr>
        </w:div>
        <w:div w:id="2075659944">
          <w:marLeft w:val="640"/>
          <w:marRight w:val="0"/>
          <w:marTop w:val="0"/>
          <w:marBottom w:val="0"/>
          <w:divBdr>
            <w:top w:val="none" w:sz="0" w:space="0" w:color="auto"/>
            <w:left w:val="none" w:sz="0" w:space="0" w:color="auto"/>
            <w:bottom w:val="none" w:sz="0" w:space="0" w:color="auto"/>
            <w:right w:val="none" w:sz="0" w:space="0" w:color="auto"/>
          </w:divBdr>
        </w:div>
        <w:div w:id="1651055356">
          <w:marLeft w:val="640"/>
          <w:marRight w:val="0"/>
          <w:marTop w:val="0"/>
          <w:marBottom w:val="0"/>
          <w:divBdr>
            <w:top w:val="none" w:sz="0" w:space="0" w:color="auto"/>
            <w:left w:val="none" w:sz="0" w:space="0" w:color="auto"/>
            <w:bottom w:val="none" w:sz="0" w:space="0" w:color="auto"/>
            <w:right w:val="none" w:sz="0" w:space="0" w:color="auto"/>
          </w:divBdr>
        </w:div>
        <w:div w:id="920986868">
          <w:marLeft w:val="640"/>
          <w:marRight w:val="0"/>
          <w:marTop w:val="0"/>
          <w:marBottom w:val="0"/>
          <w:divBdr>
            <w:top w:val="none" w:sz="0" w:space="0" w:color="auto"/>
            <w:left w:val="none" w:sz="0" w:space="0" w:color="auto"/>
            <w:bottom w:val="none" w:sz="0" w:space="0" w:color="auto"/>
            <w:right w:val="none" w:sz="0" w:space="0" w:color="auto"/>
          </w:divBdr>
        </w:div>
        <w:div w:id="1203831513">
          <w:marLeft w:val="640"/>
          <w:marRight w:val="0"/>
          <w:marTop w:val="0"/>
          <w:marBottom w:val="0"/>
          <w:divBdr>
            <w:top w:val="none" w:sz="0" w:space="0" w:color="auto"/>
            <w:left w:val="none" w:sz="0" w:space="0" w:color="auto"/>
            <w:bottom w:val="none" w:sz="0" w:space="0" w:color="auto"/>
            <w:right w:val="none" w:sz="0" w:space="0" w:color="auto"/>
          </w:divBdr>
        </w:div>
        <w:div w:id="1165776689">
          <w:marLeft w:val="640"/>
          <w:marRight w:val="0"/>
          <w:marTop w:val="0"/>
          <w:marBottom w:val="0"/>
          <w:divBdr>
            <w:top w:val="none" w:sz="0" w:space="0" w:color="auto"/>
            <w:left w:val="none" w:sz="0" w:space="0" w:color="auto"/>
            <w:bottom w:val="none" w:sz="0" w:space="0" w:color="auto"/>
            <w:right w:val="none" w:sz="0" w:space="0" w:color="auto"/>
          </w:divBdr>
        </w:div>
        <w:div w:id="242953218">
          <w:marLeft w:val="640"/>
          <w:marRight w:val="0"/>
          <w:marTop w:val="0"/>
          <w:marBottom w:val="0"/>
          <w:divBdr>
            <w:top w:val="none" w:sz="0" w:space="0" w:color="auto"/>
            <w:left w:val="none" w:sz="0" w:space="0" w:color="auto"/>
            <w:bottom w:val="none" w:sz="0" w:space="0" w:color="auto"/>
            <w:right w:val="none" w:sz="0" w:space="0" w:color="auto"/>
          </w:divBdr>
        </w:div>
        <w:div w:id="1545487483">
          <w:marLeft w:val="640"/>
          <w:marRight w:val="0"/>
          <w:marTop w:val="0"/>
          <w:marBottom w:val="0"/>
          <w:divBdr>
            <w:top w:val="none" w:sz="0" w:space="0" w:color="auto"/>
            <w:left w:val="none" w:sz="0" w:space="0" w:color="auto"/>
            <w:bottom w:val="none" w:sz="0" w:space="0" w:color="auto"/>
            <w:right w:val="none" w:sz="0" w:space="0" w:color="auto"/>
          </w:divBdr>
        </w:div>
        <w:div w:id="940064351">
          <w:marLeft w:val="640"/>
          <w:marRight w:val="0"/>
          <w:marTop w:val="0"/>
          <w:marBottom w:val="0"/>
          <w:divBdr>
            <w:top w:val="none" w:sz="0" w:space="0" w:color="auto"/>
            <w:left w:val="none" w:sz="0" w:space="0" w:color="auto"/>
            <w:bottom w:val="none" w:sz="0" w:space="0" w:color="auto"/>
            <w:right w:val="none" w:sz="0" w:space="0" w:color="auto"/>
          </w:divBdr>
        </w:div>
        <w:div w:id="1307512548">
          <w:marLeft w:val="640"/>
          <w:marRight w:val="0"/>
          <w:marTop w:val="0"/>
          <w:marBottom w:val="0"/>
          <w:divBdr>
            <w:top w:val="none" w:sz="0" w:space="0" w:color="auto"/>
            <w:left w:val="none" w:sz="0" w:space="0" w:color="auto"/>
            <w:bottom w:val="none" w:sz="0" w:space="0" w:color="auto"/>
            <w:right w:val="none" w:sz="0" w:space="0" w:color="auto"/>
          </w:divBdr>
        </w:div>
        <w:div w:id="1094088267">
          <w:marLeft w:val="640"/>
          <w:marRight w:val="0"/>
          <w:marTop w:val="0"/>
          <w:marBottom w:val="0"/>
          <w:divBdr>
            <w:top w:val="none" w:sz="0" w:space="0" w:color="auto"/>
            <w:left w:val="none" w:sz="0" w:space="0" w:color="auto"/>
            <w:bottom w:val="none" w:sz="0" w:space="0" w:color="auto"/>
            <w:right w:val="none" w:sz="0" w:space="0" w:color="auto"/>
          </w:divBdr>
        </w:div>
        <w:div w:id="1470825718">
          <w:marLeft w:val="640"/>
          <w:marRight w:val="0"/>
          <w:marTop w:val="0"/>
          <w:marBottom w:val="0"/>
          <w:divBdr>
            <w:top w:val="none" w:sz="0" w:space="0" w:color="auto"/>
            <w:left w:val="none" w:sz="0" w:space="0" w:color="auto"/>
            <w:bottom w:val="none" w:sz="0" w:space="0" w:color="auto"/>
            <w:right w:val="none" w:sz="0" w:space="0" w:color="auto"/>
          </w:divBdr>
        </w:div>
        <w:div w:id="1628899769">
          <w:marLeft w:val="640"/>
          <w:marRight w:val="0"/>
          <w:marTop w:val="0"/>
          <w:marBottom w:val="0"/>
          <w:divBdr>
            <w:top w:val="none" w:sz="0" w:space="0" w:color="auto"/>
            <w:left w:val="none" w:sz="0" w:space="0" w:color="auto"/>
            <w:bottom w:val="none" w:sz="0" w:space="0" w:color="auto"/>
            <w:right w:val="none" w:sz="0" w:space="0" w:color="auto"/>
          </w:divBdr>
        </w:div>
        <w:div w:id="2105030517">
          <w:marLeft w:val="640"/>
          <w:marRight w:val="0"/>
          <w:marTop w:val="0"/>
          <w:marBottom w:val="0"/>
          <w:divBdr>
            <w:top w:val="none" w:sz="0" w:space="0" w:color="auto"/>
            <w:left w:val="none" w:sz="0" w:space="0" w:color="auto"/>
            <w:bottom w:val="none" w:sz="0" w:space="0" w:color="auto"/>
            <w:right w:val="none" w:sz="0" w:space="0" w:color="auto"/>
          </w:divBdr>
        </w:div>
        <w:div w:id="324364546">
          <w:marLeft w:val="640"/>
          <w:marRight w:val="0"/>
          <w:marTop w:val="0"/>
          <w:marBottom w:val="0"/>
          <w:divBdr>
            <w:top w:val="none" w:sz="0" w:space="0" w:color="auto"/>
            <w:left w:val="none" w:sz="0" w:space="0" w:color="auto"/>
            <w:bottom w:val="none" w:sz="0" w:space="0" w:color="auto"/>
            <w:right w:val="none" w:sz="0" w:space="0" w:color="auto"/>
          </w:divBdr>
        </w:div>
        <w:div w:id="217129076">
          <w:marLeft w:val="640"/>
          <w:marRight w:val="0"/>
          <w:marTop w:val="0"/>
          <w:marBottom w:val="0"/>
          <w:divBdr>
            <w:top w:val="none" w:sz="0" w:space="0" w:color="auto"/>
            <w:left w:val="none" w:sz="0" w:space="0" w:color="auto"/>
            <w:bottom w:val="none" w:sz="0" w:space="0" w:color="auto"/>
            <w:right w:val="none" w:sz="0" w:space="0" w:color="auto"/>
          </w:divBdr>
        </w:div>
        <w:div w:id="385379651">
          <w:marLeft w:val="640"/>
          <w:marRight w:val="0"/>
          <w:marTop w:val="0"/>
          <w:marBottom w:val="0"/>
          <w:divBdr>
            <w:top w:val="none" w:sz="0" w:space="0" w:color="auto"/>
            <w:left w:val="none" w:sz="0" w:space="0" w:color="auto"/>
            <w:bottom w:val="none" w:sz="0" w:space="0" w:color="auto"/>
            <w:right w:val="none" w:sz="0" w:space="0" w:color="auto"/>
          </w:divBdr>
        </w:div>
        <w:div w:id="1193765580">
          <w:marLeft w:val="640"/>
          <w:marRight w:val="0"/>
          <w:marTop w:val="0"/>
          <w:marBottom w:val="0"/>
          <w:divBdr>
            <w:top w:val="none" w:sz="0" w:space="0" w:color="auto"/>
            <w:left w:val="none" w:sz="0" w:space="0" w:color="auto"/>
            <w:bottom w:val="none" w:sz="0" w:space="0" w:color="auto"/>
            <w:right w:val="none" w:sz="0" w:space="0" w:color="auto"/>
          </w:divBdr>
        </w:div>
      </w:divsChild>
    </w:div>
    <w:div w:id="762142734">
      <w:bodyDiv w:val="1"/>
      <w:marLeft w:val="0"/>
      <w:marRight w:val="0"/>
      <w:marTop w:val="0"/>
      <w:marBottom w:val="0"/>
      <w:divBdr>
        <w:top w:val="none" w:sz="0" w:space="0" w:color="auto"/>
        <w:left w:val="none" w:sz="0" w:space="0" w:color="auto"/>
        <w:bottom w:val="none" w:sz="0" w:space="0" w:color="auto"/>
        <w:right w:val="none" w:sz="0" w:space="0" w:color="auto"/>
      </w:divBdr>
      <w:divsChild>
        <w:div w:id="359549754">
          <w:marLeft w:val="640"/>
          <w:marRight w:val="0"/>
          <w:marTop w:val="0"/>
          <w:marBottom w:val="0"/>
          <w:divBdr>
            <w:top w:val="none" w:sz="0" w:space="0" w:color="auto"/>
            <w:left w:val="none" w:sz="0" w:space="0" w:color="auto"/>
            <w:bottom w:val="none" w:sz="0" w:space="0" w:color="auto"/>
            <w:right w:val="none" w:sz="0" w:space="0" w:color="auto"/>
          </w:divBdr>
        </w:div>
        <w:div w:id="499930836">
          <w:marLeft w:val="640"/>
          <w:marRight w:val="0"/>
          <w:marTop w:val="0"/>
          <w:marBottom w:val="0"/>
          <w:divBdr>
            <w:top w:val="none" w:sz="0" w:space="0" w:color="auto"/>
            <w:left w:val="none" w:sz="0" w:space="0" w:color="auto"/>
            <w:bottom w:val="none" w:sz="0" w:space="0" w:color="auto"/>
            <w:right w:val="none" w:sz="0" w:space="0" w:color="auto"/>
          </w:divBdr>
        </w:div>
        <w:div w:id="526605432">
          <w:marLeft w:val="640"/>
          <w:marRight w:val="0"/>
          <w:marTop w:val="0"/>
          <w:marBottom w:val="0"/>
          <w:divBdr>
            <w:top w:val="none" w:sz="0" w:space="0" w:color="auto"/>
            <w:left w:val="none" w:sz="0" w:space="0" w:color="auto"/>
            <w:bottom w:val="none" w:sz="0" w:space="0" w:color="auto"/>
            <w:right w:val="none" w:sz="0" w:space="0" w:color="auto"/>
          </w:divBdr>
        </w:div>
        <w:div w:id="64575860">
          <w:marLeft w:val="640"/>
          <w:marRight w:val="0"/>
          <w:marTop w:val="0"/>
          <w:marBottom w:val="0"/>
          <w:divBdr>
            <w:top w:val="none" w:sz="0" w:space="0" w:color="auto"/>
            <w:left w:val="none" w:sz="0" w:space="0" w:color="auto"/>
            <w:bottom w:val="none" w:sz="0" w:space="0" w:color="auto"/>
            <w:right w:val="none" w:sz="0" w:space="0" w:color="auto"/>
          </w:divBdr>
        </w:div>
        <w:div w:id="1266888604">
          <w:marLeft w:val="640"/>
          <w:marRight w:val="0"/>
          <w:marTop w:val="0"/>
          <w:marBottom w:val="0"/>
          <w:divBdr>
            <w:top w:val="none" w:sz="0" w:space="0" w:color="auto"/>
            <w:left w:val="none" w:sz="0" w:space="0" w:color="auto"/>
            <w:bottom w:val="none" w:sz="0" w:space="0" w:color="auto"/>
            <w:right w:val="none" w:sz="0" w:space="0" w:color="auto"/>
          </w:divBdr>
        </w:div>
        <w:div w:id="151604127">
          <w:marLeft w:val="640"/>
          <w:marRight w:val="0"/>
          <w:marTop w:val="0"/>
          <w:marBottom w:val="0"/>
          <w:divBdr>
            <w:top w:val="none" w:sz="0" w:space="0" w:color="auto"/>
            <w:left w:val="none" w:sz="0" w:space="0" w:color="auto"/>
            <w:bottom w:val="none" w:sz="0" w:space="0" w:color="auto"/>
            <w:right w:val="none" w:sz="0" w:space="0" w:color="auto"/>
          </w:divBdr>
        </w:div>
        <w:div w:id="584341883">
          <w:marLeft w:val="640"/>
          <w:marRight w:val="0"/>
          <w:marTop w:val="0"/>
          <w:marBottom w:val="0"/>
          <w:divBdr>
            <w:top w:val="none" w:sz="0" w:space="0" w:color="auto"/>
            <w:left w:val="none" w:sz="0" w:space="0" w:color="auto"/>
            <w:bottom w:val="none" w:sz="0" w:space="0" w:color="auto"/>
            <w:right w:val="none" w:sz="0" w:space="0" w:color="auto"/>
          </w:divBdr>
        </w:div>
        <w:div w:id="1797408310">
          <w:marLeft w:val="640"/>
          <w:marRight w:val="0"/>
          <w:marTop w:val="0"/>
          <w:marBottom w:val="0"/>
          <w:divBdr>
            <w:top w:val="none" w:sz="0" w:space="0" w:color="auto"/>
            <w:left w:val="none" w:sz="0" w:space="0" w:color="auto"/>
            <w:bottom w:val="none" w:sz="0" w:space="0" w:color="auto"/>
            <w:right w:val="none" w:sz="0" w:space="0" w:color="auto"/>
          </w:divBdr>
        </w:div>
        <w:div w:id="771896887">
          <w:marLeft w:val="640"/>
          <w:marRight w:val="0"/>
          <w:marTop w:val="0"/>
          <w:marBottom w:val="0"/>
          <w:divBdr>
            <w:top w:val="none" w:sz="0" w:space="0" w:color="auto"/>
            <w:left w:val="none" w:sz="0" w:space="0" w:color="auto"/>
            <w:bottom w:val="none" w:sz="0" w:space="0" w:color="auto"/>
            <w:right w:val="none" w:sz="0" w:space="0" w:color="auto"/>
          </w:divBdr>
        </w:div>
        <w:div w:id="3561716">
          <w:marLeft w:val="640"/>
          <w:marRight w:val="0"/>
          <w:marTop w:val="0"/>
          <w:marBottom w:val="0"/>
          <w:divBdr>
            <w:top w:val="none" w:sz="0" w:space="0" w:color="auto"/>
            <w:left w:val="none" w:sz="0" w:space="0" w:color="auto"/>
            <w:bottom w:val="none" w:sz="0" w:space="0" w:color="auto"/>
            <w:right w:val="none" w:sz="0" w:space="0" w:color="auto"/>
          </w:divBdr>
        </w:div>
        <w:div w:id="953630847">
          <w:marLeft w:val="640"/>
          <w:marRight w:val="0"/>
          <w:marTop w:val="0"/>
          <w:marBottom w:val="0"/>
          <w:divBdr>
            <w:top w:val="none" w:sz="0" w:space="0" w:color="auto"/>
            <w:left w:val="none" w:sz="0" w:space="0" w:color="auto"/>
            <w:bottom w:val="none" w:sz="0" w:space="0" w:color="auto"/>
            <w:right w:val="none" w:sz="0" w:space="0" w:color="auto"/>
          </w:divBdr>
        </w:div>
        <w:div w:id="1451898113">
          <w:marLeft w:val="640"/>
          <w:marRight w:val="0"/>
          <w:marTop w:val="0"/>
          <w:marBottom w:val="0"/>
          <w:divBdr>
            <w:top w:val="none" w:sz="0" w:space="0" w:color="auto"/>
            <w:left w:val="none" w:sz="0" w:space="0" w:color="auto"/>
            <w:bottom w:val="none" w:sz="0" w:space="0" w:color="auto"/>
            <w:right w:val="none" w:sz="0" w:space="0" w:color="auto"/>
          </w:divBdr>
        </w:div>
        <w:div w:id="1913927193">
          <w:marLeft w:val="640"/>
          <w:marRight w:val="0"/>
          <w:marTop w:val="0"/>
          <w:marBottom w:val="0"/>
          <w:divBdr>
            <w:top w:val="none" w:sz="0" w:space="0" w:color="auto"/>
            <w:left w:val="none" w:sz="0" w:space="0" w:color="auto"/>
            <w:bottom w:val="none" w:sz="0" w:space="0" w:color="auto"/>
            <w:right w:val="none" w:sz="0" w:space="0" w:color="auto"/>
          </w:divBdr>
        </w:div>
        <w:div w:id="1684430867">
          <w:marLeft w:val="640"/>
          <w:marRight w:val="0"/>
          <w:marTop w:val="0"/>
          <w:marBottom w:val="0"/>
          <w:divBdr>
            <w:top w:val="none" w:sz="0" w:space="0" w:color="auto"/>
            <w:left w:val="none" w:sz="0" w:space="0" w:color="auto"/>
            <w:bottom w:val="none" w:sz="0" w:space="0" w:color="auto"/>
            <w:right w:val="none" w:sz="0" w:space="0" w:color="auto"/>
          </w:divBdr>
        </w:div>
        <w:div w:id="1436097209">
          <w:marLeft w:val="640"/>
          <w:marRight w:val="0"/>
          <w:marTop w:val="0"/>
          <w:marBottom w:val="0"/>
          <w:divBdr>
            <w:top w:val="none" w:sz="0" w:space="0" w:color="auto"/>
            <w:left w:val="none" w:sz="0" w:space="0" w:color="auto"/>
            <w:bottom w:val="none" w:sz="0" w:space="0" w:color="auto"/>
            <w:right w:val="none" w:sz="0" w:space="0" w:color="auto"/>
          </w:divBdr>
        </w:div>
        <w:div w:id="1185287011">
          <w:marLeft w:val="640"/>
          <w:marRight w:val="0"/>
          <w:marTop w:val="0"/>
          <w:marBottom w:val="0"/>
          <w:divBdr>
            <w:top w:val="none" w:sz="0" w:space="0" w:color="auto"/>
            <w:left w:val="none" w:sz="0" w:space="0" w:color="auto"/>
            <w:bottom w:val="none" w:sz="0" w:space="0" w:color="auto"/>
            <w:right w:val="none" w:sz="0" w:space="0" w:color="auto"/>
          </w:divBdr>
        </w:div>
        <w:div w:id="1546063760">
          <w:marLeft w:val="640"/>
          <w:marRight w:val="0"/>
          <w:marTop w:val="0"/>
          <w:marBottom w:val="0"/>
          <w:divBdr>
            <w:top w:val="none" w:sz="0" w:space="0" w:color="auto"/>
            <w:left w:val="none" w:sz="0" w:space="0" w:color="auto"/>
            <w:bottom w:val="none" w:sz="0" w:space="0" w:color="auto"/>
            <w:right w:val="none" w:sz="0" w:space="0" w:color="auto"/>
          </w:divBdr>
        </w:div>
        <w:div w:id="495456378">
          <w:marLeft w:val="640"/>
          <w:marRight w:val="0"/>
          <w:marTop w:val="0"/>
          <w:marBottom w:val="0"/>
          <w:divBdr>
            <w:top w:val="none" w:sz="0" w:space="0" w:color="auto"/>
            <w:left w:val="none" w:sz="0" w:space="0" w:color="auto"/>
            <w:bottom w:val="none" w:sz="0" w:space="0" w:color="auto"/>
            <w:right w:val="none" w:sz="0" w:space="0" w:color="auto"/>
          </w:divBdr>
        </w:div>
        <w:div w:id="651570041">
          <w:marLeft w:val="640"/>
          <w:marRight w:val="0"/>
          <w:marTop w:val="0"/>
          <w:marBottom w:val="0"/>
          <w:divBdr>
            <w:top w:val="none" w:sz="0" w:space="0" w:color="auto"/>
            <w:left w:val="none" w:sz="0" w:space="0" w:color="auto"/>
            <w:bottom w:val="none" w:sz="0" w:space="0" w:color="auto"/>
            <w:right w:val="none" w:sz="0" w:space="0" w:color="auto"/>
          </w:divBdr>
        </w:div>
        <w:div w:id="1152140021">
          <w:marLeft w:val="640"/>
          <w:marRight w:val="0"/>
          <w:marTop w:val="0"/>
          <w:marBottom w:val="0"/>
          <w:divBdr>
            <w:top w:val="none" w:sz="0" w:space="0" w:color="auto"/>
            <w:left w:val="none" w:sz="0" w:space="0" w:color="auto"/>
            <w:bottom w:val="none" w:sz="0" w:space="0" w:color="auto"/>
            <w:right w:val="none" w:sz="0" w:space="0" w:color="auto"/>
          </w:divBdr>
        </w:div>
        <w:div w:id="1060593706">
          <w:marLeft w:val="640"/>
          <w:marRight w:val="0"/>
          <w:marTop w:val="0"/>
          <w:marBottom w:val="0"/>
          <w:divBdr>
            <w:top w:val="none" w:sz="0" w:space="0" w:color="auto"/>
            <w:left w:val="none" w:sz="0" w:space="0" w:color="auto"/>
            <w:bottom w:val="none" w:sz="0" w:space="0" w:color="auto"/>
            <w:right w:val="none" w:sz="0" w:space="0" w:color="auto"/>
          </w:divBdr>
        </w:div>
        <w:div w:id="1233470351">
          <w:marLeft w:val="640"/>
          <w:marRight w:val="0"/>
          <w:marTop w:val="0"/>
          <w:marBottom w:val="0"/>
          <w:divBdr>
            <w:top w:val="none" w:sz="0" w:space="0" w:color="auto"/>
            <w:left w:val="none" w:sz="0" w:space="0" w:color="auto"/>
            <w:bottom w:val="none" w:sz="0" w:space="0" w:color="auto"/>
            <w:right w:val="none" w:sz="0" w:space="0" w:color="auto"/>
          </w:divBdr>
        </w:div>
        <w:div w:id="1579436624">
          <w:marLeft w:val="640"/>
          <w:marRight w:val="0"/>
          <w:marTop w:val="0"/>
          <w:marBottom w:val="0"/>
          <w:divBdr>
            <w:top w:val="none" w:sz="0" w:space="0" w:color="auto"/>
            <w:left w:val="none" w:sz="0" w:space="0" w:color="auto"/>
            <w:bottom w:val="none" w:sz="0" w:space="0" w:color="auto"/>
            <w:right w:val="none" w:sz="0" w:space="0" w:color="auto"/>
          </w:divBdr>
        </w:div>
        <w:div w:id="1925600359">
          <w:marLeft w:val="640"/>
          <w:marRight w:val="0"/>
          <w:marTop w:val="0"/>
          <w:marBottom w:val="0"/>
          <w:divBdr>
            <w:top w:val="none" w:sz="0" w:space="0" w:color="auto"/>
            <w:left w:val="none" w:sz="0" w:space="0" w:color="auto"/>
            <w:bottom w:val="none" w:sz="0" w:space="0" w:color="auto"/>
            <w:right w:val="none" w:sz="0" w:space="0" w:color="auto"/>
          </w:divBdr>
        </w:div>
        <w:div w:id="348529438">
          <w:marLeft w:val="640"/>
          <w:marRight w:val="0"/>
          <w:marTop w:val="0"/>
          <w:marBottom w:val="0"/>
          <w:divBdr>
            <w:top w:val="none" w:sz="0" w:space="0" w:color="auto"/>
            <w:left w:val="none" w:sz="0" w:space="0" w:color="auto"/>
            <w:bottom w:val="none" w:sz="0" w:space="0" w:color="auto"/>
            <w:right w:val="none" w:sz="0" w:space="0" w:color="auto"/>
          </w:divBdr>
        </w:div>
        <w:div w:id="1532110714">
          <w:marLeft w:val="640"/>
          <w:marRight w:val="0"/>
          <w:marTop w:val="0"/>
          <w:marBottom w:val="0"/>
          <w:divBdr>
            <w:top w:val="none" w:sz="0" w:space="0" w:color="auto"/>
            <w:left w:val="none" w:sz="0" w:space="0" w:color="auto"/>
            <w:bottom w:val="none" w:sz="0" w:space="0" w:color="auto"/>
            <w:right w:val="none" w:sz="0" w:space="0" w:color="auto"/>
          </w:divBdr>
        </w:div>
        <w:div w:id="255329857">
          <w:marLeft w:val="640"/>
          <w:marRight w:val="0"/>
          <w:marTop w:val="0"/>
          <w:marBottom w:val="0"/>
          <w:divBdr>
            <w:top w:val="none" w:sz="0" w:space="0" w:color="auto"/>
            <w:left w:val="none" w:sz="0" w:space="0" w:color="auto"/>
            <w:bottom w:val="none" w:sz="0" w:space="0" w:color="auto"/>
            <w:right w:val="none" w:sz="0" w:space="0" w:color="auto"/>
          </w:divBdr>
        </w:div>
        <w:div w:id="1730499209">
          <w:marLeft w:val="640"/>
          <w:marRight w:val="0"/>
          <w:marTop w:val="0"/>
          <w:marBottom w:val="0"/>
          <w:divBdr>
            <w:top w:val="none" w:sz="0" w:space="0" w:color="auto"/>
            <w:left w:val="none" w:sz="0" w:space="0" w:color="auto"/>
            <w:bottom w:val="none" w:sz="0" w:space="0" w:color="auto"/>
            <w:right w:val="none" w:sz="0" w:space="0" w:color="auto"/>
          </w:divBdr>
        </w:div>
        <w:div w:id="2142726018">
          <w:marLeft w:val="640"/>
          <w:marRight w:val="0"/>
          <w:marTop w:val="0"/>
          <w:marBottom w:val="0"/>
          <w:divBdr>
            <w:top w:val="none" w:sz="0" w:space="0" w:color="auto"/>
            <w:left w:val="none" w:sz="0" w:space="0" w:color="auto"/>
            <w:bottom w:val="none" w:sz="0" w:space="0" w:color="auto"/>
            <w:right w:val="none" w:sz="0" w:space="0" w:color="auto"/>
          </w:divBdr>
        </w:div>
        <w:div w:id="491260093">
          <w:marLeft w:val="640"/>
          <w:marRight w:val="0"/>
          <w:marTop w:val="0"/>
          <w:marBottom w:val="0"/>
          <w:divBdr>
            <w:top w:val="none" w:sz="0" w:space="0" w:color="auto"/>
            <w:left w:val="none" w:sz="0" w:space="0" w:color="auto"/>
            <w:bottom w:val="none" w:sz="0" w:space="0" w:color="auto"/>
            <w:right w:val="none" w:sz="0" w:space="0" w:color="auto"/>
          </w:divBdr>
        </w:div>
        <w:div w:id="1282759213">
          <w:marLeft w:val="640"/>
          <w:marRight w:val="0"/>
          <w:marTop w:val="0"/>
          <w:marBottom w:val="0"/>
          <w:divBdr>
            <w:top w:val="none" w:sz="0" w:space="0" w:color="auto"/>
            <w:left w:val="none" w:sz="0" w:space="0" w:color="auto"/>
            <w:bottom w:val="none" w:sz="0" w:space="0" w:color="auto"/>
            <w:right w:val="none" w:sz="0" w:space="0" w:color="auto"/>
          </w:divBdr>
        </w:div>
        <w:div w:id="222177291">
          <w:marLeft w:val="640"/>
          <w:marRight w:val="0"/>
          <w:marTop w:val="0"/>
          <w:marBottom w:val="0"/>
          <w:divBdr>
            <w:top w:val="none" w:sz="0" w:space="0" w:color="auto"/>
            <w:left w:val="none" w:sz="0" w:space="0" w:color="auto"/>
            <w:bottom w:val="none" w:sz="0" w:space="0" w:color="auto"/>
            <w:right w:val="none" w:sz="0" w:space="0" w:color="auto"/>
          </w:divBdr>
        </w:div>
        <w:div w:id="1236473201">
          <w:marLeft w:val="640"/>
          <w:marRight w:val="0"/>
          <w:marTop w:val="0"/>
          <w:marBottom w:val="0"/>
          <w:divBdr>
            <w:top w:val="none" w:sz="0" w:space="0" w:color="auto"/>
            <w:left w:val="none" w:sz="0" w:space="0" w:color="auto"/>
            <w:bottom w:val="none" w:sz="0" w:space="0" w:color="auto"/>
            <w:right w:val="none" w:sz="0" w:space="0" w:color="auto"/>
          </w:divBdr>
        </w:div>
        <w:div w:id="771780311">
          <w:marLeft w:val="640"/>
          <w:marRight w:val="0"/>
          <w:marTop w:val="0"/>
          <w:marBottom w:val="0"/>
          <w:divBdr>
            <w:top w:val="none" w:sz="0" w:space="0" w:color="auto"/>
            <w:left w:val="none" w:sz="0" w:space="0" w:color="auto"/>
            <w:bottom w:val="none" w:sz="0" w:space="0" w:color="auto"/>
            <w:right w:val="none" w:sz="0" w:space="0" w:color="auto"/>
          </w:divBdr>
        </w:div>
        <w:div w:id="1603217995">
          <w:marLeft w:val="640"/>
          <w:marRight w:val="0"/>
          <w:marTop w:val="0"/>
          <w:marBottom w:val="0"/>
          <w:divBdr>
            <w:top w:val="none" w:sz="0" w:space="0" w:color="auto"/>
            <w:left w:val="none" w:sz="0" w:space="0" w:color="auto"/>
            <w:bottom w:val="none" w:sz="0" w:space="0" w:color="auto"/>
            <w:right w:val="none" w:sz="0" w:space="0" w:color="auto"/>
          </w:divBdr>
        </w:div>
        <w:div w:id="66078457">
          <w:marLeft w:val="640"/>
          <w:marRight w:val="0"/>
          <w:marTop w:val="0"/>
          <w:marBottom w:val="0"/>
          <w:divBdr>
            <w:top w:val="none" w:sz="0" w:space="0" w:color="auto"/>
            <w:left w:val="none" w:sz="0" w:space="0" w:color="auto"/>
            <w:bottom w:val="none" w:sz="0" w:space="0" w:color="auto"/>
            <w:right w:val="none" w:sz="0" w:space="0" w:color="auto"/>
          </w:divBdr>
        </w:div>
        <w:div w:id="1339037505">
          <w:marLeft w:val="640"/>
          <w:marRight w:val="0"/>
          <w:marTop w:val="0"/>
          <w:marBottom w:val="0"/>
          <w:divBdr>
            <w:top w:val="none" w:sz="0" w:space="0" w:color="auto"/>
            <w:left w:val="none" w:sz="0" w:space="0" w:color="auto"/>
            <w:bottom w:val="none" w:sz="0" w:space="0" w:color="auto"/>
            <w:right w:val="none" w:sz="0" w:space="0" w:color="auto"/>
          </w:divBdr>
        </w:div>
        <w:div w:id="753937773">
          <w:marLeft w:val="640"/>
          <w:marRight w:val="0"/>
          <w:marTop w:val="0"/>
          <w:marBottom w:val="0"/>
          <w:divBdr>
            <w:top w:val="none" w:sz="0" w:space="0" w:color="auto"/>
            <w:left w:val="none" w:sz="0" w:space="0" w:color="auto"/>
            <w:bottom w:val="none" w:sz="0" w:space="0" w:color="auto"/>
            <w:right w:val="none" w:sz="0" w:space="0" w:color="auto"/>
          </w:divBdr>
        </w:div>
        <w:div w:id="1073819507">
          <w:marLeft w:val="640"/>
          <w:marRight w:val="0"/>
          <w:marTop w:val="0"/>
          <w:marBottom w:val="0"/>
          <w:divBdr>
            <w:top w:val="none" w:sz="0" w:space="0" w:color="auto"/>
            <w:left w:val="none" w:sz="0" w:space="0" w:color="auto"/>
            <w:bottom w:val="none" w:sz="0" w:space="0" w:color="auto"/>
            <w:right w:val="none" w:sz="0" w:space="0" w:color="auto"/>
          </w:divBdr>
        </w:div>
        <w:div w:id="1871381942">
          <w:marLeft w:val="640"/>
          <w:marRight w:val="0"/>
          <w:marTop w:val="0"/>
          <w:marBottom w:val="0"/>
          <w:divBdr>
            <w:top w:val="none" w:sz="0" w:space="0" w:color="auto"/>
            <w:left w:val="none" w:sz="0" w:space="0" w:color="auto"/>
            <w:bottom w:val="none" w:sz="0" w:space="0" w:color="auto"/>
            <w:right w:val="none" w:sz="0" w:space="0" w:color="auto"/>
          </w:divBdr>
        </w:div>
        <w:div w:id="413673048">
          <w:marLeft w:val="640"/>
          <w:marRight w:val="0"/>
          <w:marTop w:val="0"/>
          <w:marBottom w:val="0"/>
          <w:divBdr>
            <w:top w:val="none" w:sz="0" w:space="0" w:color="auto"/>
            <w:left w:val="none" w:sz="0" w:space="0" w:color="auto"/>
            <w:bottom w:val="none" w:sz="0" w:space="0" w:color="auto"/>
            <w:right w:val="none" w:sz="0" w:space="0" w:color="auto"/>
          </w:divBdr>
        </w:div>
        <w:div w:id="334040334">
          <w:marLeft w:val="640"/>
          <w:marRight w:val="0"/>
          <w:marTop w:val="0"/>
          <w:marBottom w:val="0"/>
          <w:divBdr>
            <w:top w:val="none" w:sz="0" w:space="0" w:color="auto"/>
            <w:left w:val="none" w:sz="0" w:space="0" w:color="auto"/>
            <w:bottom w:val="none" w:sz="0" w:space="0" w:color="auto"/>
            <w:right w:val="none" w:sz="0" w:space="0" w:color="auto"/>
          </w:divBdr>
        </w:div>
        <w:div w:id="1836648686">
          <w:marLeft w:val="640"/>
          <w:marRight w:val="0"/>
          <w:marTop w:val="0"/>
          <w:marBottom w:val="0"/>
          <w:divBdr>
            <w:top w:val="none" w:sz="0" w:space="0" w:color="auto"/>
            <w:left w:val="none" w:sz="0" w:space="0" w:color="auto"/>
            <w:bottom w:val="none" w:sz="0" w:space="0" w:color="auto"/>
            <w:right w:val="none" w:sz="0" w:space="0" w:color="auto"/>
          </w:divBdr>
        </w:div>
        <w:div w:id="690372520">
          <w:marLeft w:val="640"/>
          <w:marRight w:val="0"/>
          <w:marTop w:val="0"/>
          <w:marBottom w:val="0"/>
          <w:divBdr>
            <w:top w:val="none" w:sz="0" w:space="0" w:color="auto"/>
            <w:left w:val="none" w:sz="0" w:space="0" w:color="auto"/>
            <w:bottom w:val="none" w:sz="0" w:space="0" w:color="auto"/>
            <w:right w:val="none" w:sz="0" w:space="0" w:color="auto"/>
          </w:divBdr>
        </w:div>
        <w:div w:id="998655811">
          <w:marLeft w:val="640"/>
          <w:marRight w:val="0"/>
          <w:marTop w:val="0"/>
          <w:marBottom w:val="0"/>
          <w:divBdr>
            <w:top w:val="none" w:sz="0" w:space="0" w:color="auto"/>
            <w:left w:val="none" w:sz="0" w:space="0" w:color="auto"/>
            <w:bottom w:val="none" w:sz="0" w:space="0" w:color="auto"/>
            <w:right w:val="none" w:sz="0" w:space="0" w:color="auto"/>
          </w:divBdr>
        </w:div>
        <w:div w:id="2094735092">
          <w:marLeft w:val="640"/>
          <w:marRight w:val="0"/>
          <w:marTop w:val="0"/>
          <w:marBottom w:val="0"/>
          <w:divBdr>
            <w:top w:val="none" w:sz="0" w:space="0" w:color="auto"/>
            <w:left w:val="none" w:sz="0" w:space="0" w:color="auto"/>
            <w:bottom w:val="none" w:sz="0" w:space="0" w:color="auto"/>
            <w:right w:val="none" w:sz="0" w:space="0" w:color="auto"/>
          </w:divBdr>
        </w:div>
        <w:div w:id="449127491">
          <w:marLeft w:val="640"/>
          <w:marRight w:val="0"/>
          <w:marTop w:val="0"/>
          <w:marBottom w:val="0"/>
          <w:divBdr>
            <w:top w:val="none" w:sz="0" w:space="0" w:color="auto"/>
            <w:left w:val="none" w:sz="0" w:space="0" w:color="auto"/>
            <w:bottom w:val="none" w:sz="0" w:space="0" w:color="auto"/>
            <w:right w:val="none" w:sz="0" w:space="0" w:color="auto"/>
          </w:divBdr>
        </w:div>
        <w:div w:id="1030958894">
          <w:marLeft w:val="640"/>
          <w:marRight w:val="0"/>
          <w:marTop w:val="0"/>
          <w:marBottom w:val="0"/>
          <w:divBdr>
            <w:top w:val="none" w:sz="0" w:space="0" w:color="auto"/>
            <w:left w:val="none" w:sz="0" w:space="0" w:color="auto"/>
            <w:bottom w:val="none" w:sz="0" w:space="0" w:color="auto"/>
            <w:right w:val="none" w:sz="0" w:space="0" w:color="auto"/>
          </w:divBdr>
        </w:div>
        <w:div w:id="2091081665">
          <w:marLeft w:val="640"/>
          <w:marRight w:val="0"/>
          <w:marTop w:val="0"/>
          <w:marBottom w:val="0"/>
          <w:divBdr>
            <w:top w:val="none" w:sz="0" w:space="0" w:color="auto"/>
            <w:left w:val="none" w:sz="0" w:space="0" w:color="auto"/>
            <w:bottom w:val="none" w:sz="0" w:space="0" w:color="auto"/>
            <w:right w:val="none" w:sz="0" w:space="0" w:color="auto"/>
          </w:divBdr>
        </w:div>
        <w:div w:id="333998698">
          <w:marLeft w:val="640"/>
          <w:marRight w:val="0"/>
          <w:marTop w:val="0"/>
          <w:marBottom w:val="0"/>
          <w:divBdr>
            <w:top w:val="none" w:sz="0" w:space="0" w:color="auto"/>
            <w:left w:val="none" w:sz="0" w:space="0" w:color="auto"/>
            <w:bottom w:val="none" w:sz="0" w:space="0" w:color="auto"/>
            <w:right w:val="none" w:sz="0" w:space="0" w:color="auto"/>
          </w:divBdr>
        </w:div>
        <w:div w:id="2048135516">
          <w:marLeft w:val="640"/>
          <w:marRight w:val="0"/>
          <w:marTop w:val="0"/>
          <w:marBottom w:val="0"/>
          <w:divBdr>
            <w:top w:val="none" w:sz="0" w:space="0" w:color="auto"/>
            <w:left w:val="none" w:sz="0" w:space="0" w:color="auto"/>
            <w:bottom w:val="none" w:sz="0" w:space="0" w:color="auto"/>
            <w:right w:val="none" w:sz="0" w:space="0" w:color="auto"/>
          </w:divBdr>
        </w:div>
        <w:div w:id="143663595">
          <w:marLeft w:val="640"/>
          <w:marRight w:val="0"/>
          <w:marTop w:val="0"/>
          <w:marBottom w:val="0"/>
          <w:divBdr>
            <w:top w:val="none" w:sz="0" w:space="0" w:color="auto"/>
            <w:left w:val="none" w:sz="0" w:space="0" w:color="auto"/>
            <w:bottom w:val="none" w:sz="0" w:space="0" w:color="auto"/>
            <w:right w:val="none" w:sz="0" w:space="0" w:color="auto"/>
          </w:divBdr>
        </w:div>
        <w:div w:id="1418212596">
          <w:marLeft w:val="640"/>
          <w:marRight w:val="0"/>
          <w:marTop w:val="0"/>
          <w:marBottom w:val="0"/>
          <w:divBdr>
            <w:top w:val="none" w:sz="0" w:space="0" w:color="auto"/>
            <w:left w:val="none" w:sz="0" w:space="0" w:color="auto"/>
            <w:bottom w:val="none" w:sz="0" w:space="0" w:color="auto"/>
            <w:right w:val="none" w:sz="0" w:space="0" w:color="auto"/>
          </w:divBdr>
        </w:div>
        <w:div w:id="520124136">
          <w:marLeft w:val="640"/>
          <w:marRight w:val="0"/>
          <w:marTop w:val="0"/>
          <w:marBottom w:val="0"/>
          <w:divBdr>
            <w:top w:val="none" w:sz="0" w:space="0" w:color="auto"/>
            <w:left w:val="none" w:sz="0" w:space="0" w:color="auto"/>
            <w:bottom w:val="none" w:sz="0" w:space="0" w:color="auto"/>
            <w:right w:val="none" w:sz="0" w:space="0" w:color="auto"/>
          </w:divBdr>
        </w:div>
        <w:div w:id="1555963749">
          <w:marLeft w:val="640"/>
          <w:marRight w:val="0"/>
          <w:marTop w:val="0"/>
          <w:marBottom w:val="0"/>
          <w:divBdr>
            <w:top w:val="none" w:sz="0" w:space="0" w:color="auto"/>
            <w:left w:val="none" w:sz="0" w:space="0" w:color="auto"/>
            <w:bottom w:val="none" w:sz="0" w:space="0" w:color="auto"/>
            <w:right w:val="none" w:sz="0" w:space="0" w:color="auto"/>
          </w:divBdr>
        </w:div>
        <w:div w:id="1983347790">
          <w:marLeft w:val="640"/>
          <w:marRight w:val="0"/>
          <w:marTop w:val="0"/>
          <w:marBottom w:val="0"/>
          <w:divBdr>
            <w:top w:val="none" w:sz="0" w:space="0" w:color="auto"/>
            <w:left w:val="none" w:sz="0" w:space="0" w:color="auto"/>
            <w:bottom w:val="none" w:sz="0" w:space="0" w:color="auto"/>
            <w:right w:val="none" w:sz="0" w:space="0" w:color="auto"/>
          </w:divBdr>
        </w:div>
        <w:div w:id="1741830828">
          <w:marLeft w:val="640"/>
          <w:marRight w:val="0"/>
          <w:marTop w:val="0"/>
          <w:marBottom w:val="0"/>
          <w:divBdr>
            <w:top w:val="none" w:sz="0" w:space="0" w:color="auto"/>
            <w:left w:val="none" w:sz="0" w:space="0" w:color="auto"/>
            <w:bottom w:val="none" w:sz="0" w:space="0" w:color="auto"/>
            <w:right w:val="none" w:sz="0" w:space="0" w:color="auto"/>
          </w:divBdr>
        </w:div>
        <w:div w:id="1704331621">
          <w:marLeft w:val="640"/>
          <w:marRight w:val="0"/>
          <w:marTop w:val="0"/>
          <w:marBottom w:val="0"/>
          <w:divBdr>
            <w:top w:val="none" w:sz="0" w:space="0" w:color="auto"/>
            <w:left w:val="none" w:sz="0" w:space="0" w:color="auto"/>
            <w:bottom w:val="none" w:sz="0" w:space="0" w:color="auto"/>
            <w:right w:val="none" w:sz="0" w:space="0" w:color="auto"/>
          </w:divBdr>
        </w:div>
        <w:div w:id="1716854227">
          <w:marLeft w:val="640"/>
          <w:marRight w:val="0"/>
          <w:marTop w:val="0"/>
          <w:marBottom w:val="0"/>
          <w:divBdr>
            <w:top w:val="none" w:sz="0" w:space="0" w:color="auto"/>
            <w:left w:val="none" w:sz="0" w:space="0" w:color="auto"/>
            <w:bottom w:val="none" w:sz="0" w:space="0" w:color="auto"/>
            <w:right w:val="none" w:sz="0" w:space="0" w:color="auto"/>
          </w:divBdr>
        </w:div>
        <w:div w:id="1207256989">
          <w:marLeft w:val="640"/>
          <w:marRight w:val="0"/>
          <w:marTop w:val="0"/>
          <w:marBottom w:val="0"/>
          <w:divBdr>
            <w:top w:val="none" w:sz="0" w:space="0" w:color="auto"/>
            <w:left w:val="none" w:sz="0" w:space="0" w:color="auto"/>
            <w:bottom w:val="none" w:sz="0" w:space="0" w:color="auto"/>
            <w:right w:val="none" w:sz="0" w:space="0" w:color="auto"/>
          </w:divBdr>
        </w:div>
        <w:div w:id="1739664988">
          <w:marLeft w:val="640"/>
          <w:marRight w:val="0"/>
          <w:marTop w:val="0"/>
          <w:marBottom w:val="0"/>
          <w:divBdr>
            <w:top w:val="none" w:sz="0" w:space="0" w:color="auto"/>
            <w:left w:val="none" w:sz="0" w:space="0" w:color="auto"/>
            <w:bottom w:val="none" w:sz="0" w:space="0" w:color="auto"/>
            <w:right w:val="none" w:sz="0" w:space="0" w:color="auto"/>
          </w:divBdr>
        </w:div>
        <w:div w:id="481042602">
          <w:marLeft w:val="640"/>
          <w:marRight w:val="0"/>
          <w:marTop w:val="0"/>
          <w:marBottom w:val="0"/>
          <w:divBdr>
            <w:top w:val="none" w:sz="0" w:space="0" w:color="auto"/>
            <w:left w:val="none" w:sz="0" w:space="0" w:color="auto"/>
            <w:bottom w:val="none" w:sz="0" w:space="0" w:color="auto"/>
            <w:right w:val="none" w:sz="0" w:space="0" w:color="auto"/>
          </w:divBdr>
        </w:div>
        <w:div w:id="977228895">
          <w:marLeft w:val="640"/>
          <w:marRight w:val="0"/>
          <w:marTop w:val="0"/>
          <w:marBottom w:val="0"/>
          <w:divBdr>
            <w:top w:val="none" w:sz="0" w:space="0" w:color="auto"/>
            <w:left w:val="none" w:sz="0" w:space="0" w:color="auto"/>
            <w:bottom w:val="none" w:sz="0" w:space="0" w:color="auto"/>
            <w:right w:val="none" w:sz="0" w:space="0" w:color="auto"/>
          </w:divBdr>
        </w:div>
        <w:div w:id="1827891963">
          <w:marLeft w:val="640"/>
          <w:marRight w:val="0"/>
          <w:marTop w:val="0"/>
          <w:marBottom w:val="0"/>
          <w:divBdr>
            <w:top w:val="none" w:sz="0" w:space="0" w:color="auto"/>
            <w:left w:val="none" w:sz="0" w:space="0" w:color="auto"/>
            <w:bottom w:val="none" w:sz="0" w:space="0" w:color="auto"/>
            <w:right w:val="none" w:sz="0" w:space="0" w:color="auto"/>
          </w:divBdr>
        </w:div>
        <w:div w:id="950435668">
          <w:marLeft w:val="640"/>
          <w:marRight w:val="0"/>
          <w:marTop w:val="0"/>
          <w:marBottom w:val="0"/>
          <w:divBdr>
            <w:top w:val="none" w:sz="0" w:space="0" w:color="auto"/>
            <w:left w:val="none" w:sz="0" w:space="0" w:color="auto"/>
            <w:bottom w:val="none" w:sz="0" w:space="0" w:color="auto"/>
            <w:right w:val="none" w:sz="0" w:space="0" w:color="auto"/>
          </w:divBdr>
        </w:div>
        <w:div w:id="1829831331">
          <w:marLeft w:val="640"/>
          <w:marRight w:val="0"/>
          <w:marTop w:val="0"/>
          <w:marBottom w:val="0"/>
          <w:divBdr>
            <w:top w:val="none" w:sz="0" w:space="0" w:color="auto"/>
            <w:left w:val="none" w:sz="0" w:space="0" w:color="auto"/>
            <w:bottom w:val="none" w:sz="0" w:space="0" w:color="auto"/>
            <w:right w:val="none" w:sz="0" w:space="0" w:color="auto"/>
          </w:divBdr>
        </w:div>
        <w:div w:id="826869704">
          <w:marLeft w:val="640"/>
          <w:marRight w:val="0"/>
          <w:marTop w:val="0"/>
          <w:marBottom w:val="0"/>
          <w:divBdr>
            <w:top w:val="none" w:sz="0" w:space="0" w:color="auto"/>
            <w:left w:val="none" w:sz="0" w:space="0" w:color="auto"/>
            <w:bottom w:val="none" w:sz="0" w:space="0" w:color="auto"/>
            <w:right w:val="none" w:sz="0" w:space="0" w:color="auto"/>
          </w:divBdr>
        </w:div>
        <w:div w:id="122895507">
          <w:marLeft w:val="640"/>
          <w:marRight w:val="0"/>
          <w:marTop w:val="0"/>
          <w:marBottom w:val="0"/>
          <w:divBdr>
            <w:top w:val="none" w:sz="0" w:space="0" w:color="auto"/>
            <w:left w:val="none" w:sz="0" w:space="0" w:color="auto"/>
            <w:bottom w:val="none" w:sz="0" w:space="0" w:color="auto"/>
            <w:right w:val="none" w:sz="0" w:space="0" w:color="auto"/>
          </w:divBdr>
        </w:div>
        <w:div w:id="1897741236">
          <w:marLeft w:val="640"/>
          <w:marRight w:val="0"/>
          <w:marTop w:val="0"/>
          <w:marBottom w:val="0"/>
          <w:divBdr>
            <w:top w:val="none" w:sz="0" w:space="0" w:color="auto"/>
            <w:left w:val="none" w:sz="0" w:space="0" w:color="auto"/>
            <w:bottom w:val="none" w:sz="0" w:space="0" w:color="auto"/>
            <w:right w:val="none" w:sz="0" w:space="0" w:color="auto"/>
          </w:divBdr>
        </w:div>
        <w:div w:id="1996253959">
          <w:marLeft w:val="640"/>
          <w:marRight w:val="0"/>
          <w:marTop w:val="0"/>
          <w:marBottom w:val="0"/>
          <w:divBdr>
            <w:top w:val="none" w:sz="0" w:space="0" w:color="auto"/>
            <w:left w:val="none" w:sz="0" w:space="0" w:color="auto"/>
            <w:bottom w:val="none" w:sz="0" w:space="0" w:color="auto"/>
            <w:right w:val="none" w:sz="0" w:space="0" w:color="auto"/>
          </w:divBdr>
        </w:div>
        <w:div w:id="414983520">
          <w:marLeft w:val="640"/>
          <w:marRight w:val="0"/>
          <w:marTop w:val="0"/>
          <w:marBottom w:val="0"/>
          <w:divBdr>
            <w:top w:val="none" w:sz="0" w:space="0" w:color="auto"/>
            <w:left w:val="none" w:sz="0" w:space="0" w:color="auto"/>
            <w:bottom w:val="none" w:sz="0" w:space="0" w:color="auto"/>
            <w:right w:val="none" w:sz="0" w:space="0" w:color="auto"/>
          </w:divBdr>
        </w:div>
        <w:div w:id="1783764737">
          <w:marLeft w:val="640"/>
          <w:marRight w:val="0"/>
          <w:marTop w:val="0"/>
          <w:marBottom w:val="0"/>
          <w:divBdr>
            <w:top w:val="none" w:sz="0" w:space="0" w:color="auto"/>
            <w:left w:val="none" w:sz="0" w:space="0" w:color="auto"/>
            <w:bottom w:val="none" w:sz="0" w:space="0" w:color="auto"/>
            <w:right w:val="none" w:sz="0" w:space="0" w:color="auto"/>
          </w:divBdr>
        </w:div>
        <w:div w:id="489177484">
          <w:marLeft w:val="640"/>
          <w:marRight w:val="0"/>
          <w:marTop w:val="0"/>
          <w:marBottom w:val="0"/>
          <w:divBdr>
            <w:top w:val="none" w:sz="0" w:space="0" w:color="auto"/>
            <w:left w:val="none" w:sz="0" w:space="0" w:color="auto"/>
            <w:bottom w:val="none" w:sz="0" w:space="0" w:color="auto"/>
            <w:right w:val="none" w:sz="0" w:space="0" w:color="auto"/>
          </w:divBdr>
        </w:div>
        <w:div w:id="632519565">
          <w:marLeft w:val="640"/>
          <w:marRight w:val="0"/>
          <w:marTop w:val="0"/>
          <w:marBottom w:val="0"/>
          <w:divBdr>
            <w:top w:val="none" w:sz="0" w:space="0" w:color="auto"/>
            <w:left w:val="none" w:sz="0" w:space="0" w:color="auto"/>
            <w:bottom w:val="none" w:sz="0" w:space="0" w:color="auto"/>
            <w:right w:val="none" w:sz="0" w:space="0" w:color="auto"/>
          </w:divBdr>
        </w:div>
        <w:div w:id="149716356">
          <w:marLeft w:val="640"/>
          <w:marRight w:val="0"/>
          <w:marTop w:val="0"/>
          <w:marBottom w:val="0"/>
          <w:divBdr>
            <w:top w:val="none" w:sz="0" w:space="0" w:color="auto"/>
            <w:left w:val="none" w:sz="0" w:space="0" w:color="auto"/>
            <w:bottom w:val="none" w:sz="0" w:space="0" w:color="auto"/>
            <w:right w:val="none" w:sz="0" w:space="0" w:color="auto"/>
          </w:divBdr>
        </w:div>
        <w:div w:id="1848326045">
          <w:marLeft w:val="640"/>
          <w:marRight w:val="0"/>
          <w:marTop w:val="0"/>
          <w:marBottom w:val="0"/>
          <w:divBdr>
            <w:top w:val="none" w:sz="0" w:space="0" w:color="auto"/>
            <w:left w:val="none" w:sz="0" w:space="0" w:color="auto"/>
            <w:bottom w:val="none" w:sz="0" w:space="0" w:color="auto"/>
            <w:right w:val="none" w:sz="0" w:space="0" w:color="auto"/>
          </w:divBdr>
        </w:div>
        <w:div w:id="681980047">
          <w:marLeft w:val="640"/>
          <w:marRight w:val="0"/>
          <w:marTop w:val="0"/>
          <w:marBottom w:val="0"/>
          <w:divBdr>
            <w:top w:val="none" w:sz="0" w:space="0" w:color="auto"/>
            <w:left w:val="none" w:sz="0" w:space="0" w:color="auto"/>
            <w:bottom w:val="none" w:sz="0" w:space="0" w:color="auto"/>
            <w:right w:val="none" w:sz="0" w:space="0" w:color="auto"/>
          </w:divBdr>
        </w:div>
        <w:div w:id="1793790938">
          <w:marLeft w:val="640"/>
          <w:marRight w:val="0"/>
          <w:marTop w:val="0"/>
          <w:marBottom w:val="0"/>
          <w:divBdr>
            <w:top w:val="none" w:sz="0" w:space="0" w:color="auto"/>
            <w:left w:val="none" w:sz="0" w:space="0" w:color="auto"/>
            <w:bottom w:val="none" w:sz="0" w:space="0" w:color="auto"/>
            <w:right w:val="none" w:sz="0" w:space="0" w:color="auto"/>
          </w:divBdr>
        </w:div>
        <w:div w:id="580334305">
          <w:marLeft w:val="640"/>
          <w:marRight w:val="0"/>
          <w:marTop w:val="0"/>
          <w:marBottom w:val="0"/>
          <w:divBdr>
            <w:top w:val="none" w:sz="0" w:space="0" w:color="auto"/>
            <w:left w:val="none" w:sz="0" w:space="0" w:color="auto"/>
            <w:bottom w:val="none" w:sz="0" w:space="0" w:color="auto"/>
            <w:right w:val="none" w:sz="0" w:space="0" w:color="auto"/>
          </w:divBdr>
        </w:div>
        <w:div w:id="154998339">
          <w:marLeft w:val="640"/>
          <w:marRight w:val="0"/>
          <w:marTop w:val="0"/>
          <w:marBottom w:val="0"/>
          <w:divBdr>
            <w:top w:val="none" w:sz="0" w:space="0" w:color="auto"/>
            <w:left w:val="none" w:sz="0" w:space="0" w:color="auto"/>
            <w:bottom w:val="none" w:sz="0" w:space="0" w:color="auto"/>
            <w:right w:val="none" w:sz="0" w:space="0" w:color="auto"/>
          </w:divBdr>
        </w:div>
        <w:div w:id="145635188">
          <w:marLeft w:val="640"/>
          <w:marRight w:val="0"/>
          <w:marTop w:val="0"/>
          <w:marBottom w:val="0"/>
          <w:divBdr>
            <w:top w:val="none" w:sz="0" w:space="0" w:color="auto"/>
            <w:left w:val="none" w:sz="0" w:space="0" w:color="auto"/>
            <w:bottom w:val="none" w:sz="0" w:space="0" w:color="auto"/>
            <w:right w:val="none" w:sz="0" w:space="0" w:color="auto"/>
          </w:divBdr>
        </w:div>
        <w:div w:id="1678923210">
          <w:marLeft w:val="640"/>
          <w:marRight w:val="0"/>
          <w:marTop w:val="0"/>
          <w:marBottom w:val="0"/>
          <w:divBdr>
            <w:top w:val="none" w:sz="0" w:space="0" w:color="auto"/>
            <w:left w:val="none" w:sz="0" w:space="0" w:color="auto"/>
            <w:bottom w:val="none" w:sz="0" w:space="0" w:color="auto"/>
            <w:right w:val="none" w:sz="0" w:space="0" w:color="auto"/>
          </w:divBdr>
        </w:div>
        <w:div w:id="1494299600">
          <w:marLeft w:val="640"/>
          <w:marRight w:val="0"/>
          <w:marTop w:val="0"/>
          <w:marBottom w:val="0"/>
          <w:divBdr>
            <w:top w:val="none" w:sz="0" w:space="0" w:color="auto"/>
            <w:left w:val="none" w:sz="0" w:space="0" w:color="auto"/>
            <w:bottom w:val="none" w:sz="0" w:space="0" w:color="auto"/>
            <w:right w:val="none" w:sz="0" w:space="0" w:color="auto"/>
          </w:divBdr>
        </w:div>
        <w:div w:id="1521120837">
          <w:marLeft w:val="640"/>
          <w:marRight w:val="0"/>
          <w:marTop w:val="0"/>
          <w:marBottom w:val="0"/>
          <w:divBdr>
            <w:top w:val="none" w:sz="0" w:space="0" w:color="auto"/>
            <w:left w:val="none" w:sz="0" w:space="0" w:color="auto"/>
            <w:bottom w:val="none" w:sz="0" w:space="0" w:color="auto"/>
            <w:right w:val="none" w:sz="0" w:space="0" w:color="auto"/>
          </w:divBdr>
        </w:div>
        <w:div w:id="1458140943">
          <w:marLeft w:val="640"/>
          <w:marRight w:val="0"/>
          <w:marTop w:val="0"/>
          <w:marBottom w:val="0"/>
          <w:divBdr>
            <w:top w:val="none" w:sz="0" w:space="0" w:color="auto"/>
            <w:left w:val="none" w:sz="0" w:space="0" w:color="auto"/>
            <w:bottom w:val="none" w:sz="0" w:space="0" w:color="auto"/>
            <w:right w:val="none" w:sz="0" w:space="0" w:color="auto"/>
          </w:divBdr>
        </w:div>
        <w:div w:id="873227117">
          <w:marLeft w:val="640"/>
          <w:marRight w:val="0"/>
          <w:marTop w:val="0"/>
          <w:marBottom w:val="0"/>
          <w:divBdr>
            <w:top w:val="none" w:sz="0" w:space="0" w:color="auto"/>
            <w:left w:val="none" w:sz="0" w:space="0" w:color="auto"/>
            <w:bottom w:val="none" w:sz="0" w:space="0" w:color="auto"/>
            <w:right w:val="none" w:sz="0" w:space="0" w:color="auto"/>
          </w:divBdr>
        </w:div>
        <w:div w:id="1979918207">
          <w:marLeft w:val="640"/>
          <w:marRight w:val="0"/>
          <w:marTop w:val="0"/>
          <w:marBottom w:val="0"/>
          <w:divBdr>
            <w:top w:val="none" w:sz="0" w:space="0" w:color="auto"/>
            <w:left w:val="none" w:sz="0" w:space="0" w:color="auto"/>
            <w:bottom w:val="none" w:sz="0" w:space="0" w:color="auto"/>
            <w:right w:val="none" w:sz="0" w:space="0" w:color="auto"/>
          </w:divBdr>
        </w:div>
        <w:div w:id="1364936396">
          <w:marLeft w:val="640"/>
          <w:marRight w:val="0"/>
          <w:marTop w:val="0"/>
          <w:marBottom w:val="0"/>
          <w:divBdr>
            <w:top w:val="none" w:sz="0" w:space="0" w:color="auto"/>
            <w:left w:val="none" w:sz="0" w:space="0" w:color="auto"/>
            <w:bottom w:val="none" w:sz="0" w:space="0" w:color="auto"/>
            <w:right w:val="none" w:sz="0" w:space="0" w:color="auto"/>
          </w:divBdr>
        </w:div>
        <w:div w:id="349456199">
          <w:marLeft w:val="640"/>
          <w:marRight w:val="0"/>
          <w:marTop w:val="0"/>
          <w:marBottom w:val="0"/>
          <w:divBdr>
            <w:top w:val="none" w:sz="0" w:space="0" w:color="auto"/>
            <w:left w:val="none" w:sz="0" w:space="0" w:color="auto"/>
            <w:bottom w:val="none" w:sz="0" w:space="0" w:color="auto"/>
            <w:right w:val="none" w:sz="0" w:space="0" w:color="auto"/>
          </w:divBdr>
        </w:div>
        <w:div w:id="79641520">
          <w:marLeft w:val="640"/>
          <w:marRight w:val="0"/>
          <w:marTop w:val="0"/>
          <w:marBottom w:val="0"/>
          <w:divBdr>
            <w:top w:val="none" w:sz="0" w:space="0" w:color="auto"/>
            <w:left w:val="none" w:sz="0" w:space="0" w:color="auto"/>
            <w:bottom w:val="none" w:sz="0" w:space="0" w:color="auto"/>
            <w:right w:val="none" w:sz="0" w:space="0" w:color="auto"/>
          </w:divBdr>
        </w:div>
        <w:div w:id="1900819763">
          <w:marLeft w:val="640"/>
          <w:marRight w:val="0"/>
          <w:marTop w:val="0"/>
          <w:marBottom w:val="0"/>
          <w:divBdr>
            <w:top w:val="none" w:sz="0" w:space="0" w:color="auto"/>
            <w:left w:val="none" w:sz="0" w:space="0" w:color="auto"/>
            <w:bottom w:val="none" w:sz="0" w:space="0" w:color="auto"/>
            <w:right w:val="none" w:sz="0" w:space="0" w:color="auto"/>
          </w:divBdr>
        </w:div>
        <w:div w:id="2097094034">
          <w:marLeft w:val="640"/>
          <w:marRight w:val="0"/>
          <w:marTop w:val="0"/>
          <w:marBottom w:val="0"/>
          <w:divBdr>
            <w:top w:val="none" w:sz="0" w:space="0" w:color="auto"/>
            <w:left w:val="none" w:sz="0" w:space="0" w:color="auto"/>
            <w:bottom w:val="none" w:sz="0" w:space="0" w:color="auto"/>
            <w:right w:val="none" w:sz="0" w:space="0" w:color="auto"/>
          </w:divBdr>
        </w:div>
        <w:div w:id="1895922946">
          <w:marLeft w:val="640"/>
          <w:marRight w:val="0"/>
          <w:marTop w:val="0"/>
          <w:marBottom w:val="0"/>
          <w:divBdr>
            <w:top w:val="none" w:sz="0" w:space="0" w:color="auto"/>
            <w:left w:val="none" w:sz="0" w:space="0" w:color="auto"/>
            <w:bottom w:val="none" w:sz="0" w:space="0" w:color="auto"/>
            <w:right w:val="none" w:sz="0" w:space="0" w:color="auto"/>
          </w:divBdr>
        </w:div>
        <w:div w:id="1409571793">
          <w:marLeft w:val="640"/>
          <w:marRight w:val="0"/>
          <w:marTop w:val="0"/>
          <w:marBottom w:val="0"/>
          <w:divBdr>
            <w:top w:val="none" w:sz="0" w:space="0" w:color="auto"/>
            <w:left w:val="none" w:sz="0" w:space="0" w:color="auto"/>
            <w:bottom w:val="none" w:sz="0" w:space="0" w:color="auto"/>
            <w:right w:val="none" w:sz="0" w:space="0" w:color="auto"/>
          </w:divBdr>
        </w:div>
        <w:div w:id="44648368">
          <w:marLeft w:val="640"/>
          <w:marRight w:val="0"/>
          <w:marTop w:val="0"/>
          <w:marBottom w:val="0"/>
          <w:divBdr>
            <w:top w:val="none" w:sz="0" w:space="0" w:color="auto"/>
            <w:left w:val="none" w:sz="0" w:space="0" w:color="auto"/>
            <w:bottom w:val="none" w:sz="0" w:space="0" w:color="auto"/>
            <w:right w:val="none" w:sz="0" w:space="0" w:color="auto"/>
          </w:divBdr>
        </w:div>
        <w:div w:id="1273438627">
          <w:marLeft w:val="640"/>
          <w:marRight w:val="0"/>
          <w:marTop w:val="0"/>
          <w:marBottom w:val="0"/>
          <w:divBdr>
            <w:top w:val="none" w:sz="0" w:space="0" w:color="auto"/>
            <w:left w:val="none" w:sz="0" w:space="0" w:color="auto"/>
            <w:bottom w:val="none" w:sz="0" w:space="0" w:color="auto"/>
            <w:right w:val="none" w:sz="0" w:space="0" w:color="auto"/>
          </w:divBdr>
        </w:div>
        <w:div w:id="1943688042">
          <w:marLeft w:val="640"/>
          <w:marRight w:val="0"/>
          <w:marTop w:val="0"/>
          <w:marBottom w:val="0"/>
          <w:divBdr>
            <w:top w:val="none" w:sz="0" w:space="0" w:color="auto"/>
            <w:left w:val="none" w:sz="0" w:space="0" w:color="auto"/>
            <w:bottom w:val="none" w:sz="0" w:space="0" w:color="auto"/>
            <w:right w:val="none" w:sz="0" w:space="0" w:color="auto"/>
          </w:divBdr>
        </w:div>
        <w:div w:id="415826908">
          <w:marLeft w:val="640"/>
          <w:marRight w:val="0"/>
          <w:marTop w:val="0"/>
          <w:marBottom w:val="0"/>
          <w:divBdr>
            <w:top w:val="none" w:sz="0" w:space="0" w:color="auto"/>
            <w:left w:val="none" w:sz="0" w:space="0" w:color="auto"/>
            <w:bottom w:val="none" w:sz="0" w:space="0" w:color="auto"/>
            <w:right w:val="none" w:sz="0" w:space="0" w:color="auto"/>
          </w:divBdr>
        </w:div>
        <w:div w:id="358239045">
          <w:marLeft w:val="640"/>
          <w:marRight w:val="0"/>
          <w:marTop w:val="0"/>
          <w:marBottom w:val="0"/>
          <w:divBdr>
            <w:top w:val="none" w:sz="0" w:space="0" w:color="auto"/>
            <w:left w:val="none" w:sz="0" w:space="0" w:color="auto"/>
            <w:bottom w:val="none" w:sz="0" w:space="0" w:color="auto"/>
            <w:right w:val="none" w:sz="0" w:space="0" w:color="auto"/>
          </w:divBdr>
        </w:div>
        <w:div w:id="1183589547">
          <w:marLeft w:val="640"/>
          <w:marRight w:val="0"/>
          <w:marTop w:val="0"/>
          <w:marBottom w:val="0"/>
          <w:divBdr>
            <w:top w:val="none" w:sz="0" w:space="0" w:color="auto"/>
            <w:left w:val="none" w:sz="0" w:space="0" w:color="auto"/>
            <w:bottom w:val="none" w:sz="0" w:space="0" w:color="auto"/>
            <w:right w:val="none" w:sz="0" w:space="0" w:color="auto"/>
          </w:divBdr>
        </w:div>
        <w:div w:id="896285005">
          <w:marLeft w:val="640"/>
          <w:marRight w:val="0"/>
          <w:marTop w:val="0"/>
          <w:marBottom w:val="0"/>
          <w:divBdr>
            <w:top w:val="none" w:sz="0" w:space="0" w:color="auto"/>
            <w:left w:val="none" w:sz="0" w:space="0" w:color="auto"/>
            <w:bottom w:val="none" w:sz="0" w:space="0" w:color="auto"/>
            <w:right w:val="none" w:sz="0" w:space="0" w:color="auto"/>
          </w:divBdr>
        </w:div>
        <w:div w:id="1544832613">
          <w:marLeft w:val="640"/>
          <w:marRight w:val="0"/>
          <w:marTop w:val="0"/>
          <w:marBottom w:val="0"/>
          <w:divBdr>
            <w:top w:val="none" w:sz="0" w:space="0" w:color="auto"/>
            <w:left w:val="none" w:sz="0" w:space="0" w:color="auto"/>
            <w:bottom w:val="none" w:sz="0" w:space="0" w:color="auto"/>
            <w:right w:val="none" w:sz="0" w:space="0" w:color="auto"/>
          </w:divBdr>
        </w:div>
        <w:div w:id="963194510">
          <w:marLeft w:val="640"/>
          <w:marRight w:val="0"/>
          <w:marTop w:val="0"/>
          <w:marBottom w:val="0"/>
          <w:divBdr>
            <w:top w:val="none" w:sz="0" w:space="0" w:color="auto"/>
            <w:left w:val="none" w:sz="0" w:space="0" w:color="auto"/>
            <w:bottom w:val="none" w:sz="0" w:space="0" w:color="auto"/>
            <w:right w:val="none" w:sz="0" w:space="0" w:color="auto"/>
          </w:divBdr>
        </w:div>
        <w:div w:id="451555946">
          <w:marLeft w:val="640"/>
          <w:marRight w:val="0"/>
          <w:marTop w:val="0"/>
          <w:marBottom w:val="0"/>
          <w:divBdr>
            <w:top w:val="none" w:sz="0" w:space="0" w:color="auto"/>
            <w:left w:val="none" w:sz="0" w:space="0" w:color="auto"/>
            <w:bottom w:val="none" w:sz="0" w:space="0" w:color="auto"/>
            <w:right w:val="none" w:sz="0" w:space="0" w:color="auto"/>
          </w:divBdr>
        </w:div>
        <w:div w:id="304437343">
          <w:marLeft w:val="640"/>
          <w:marRight w:val="0"/>
          <w:marTop w:val="0"/>
          <w:marBottom w:val="0"/>
          <w:divBdr>
            <w:top w:val="none" w:sz="0" w:space="0" w:color="auto"/>
            <w:left w:val="none" w:sz="0" w:space="0" w:color="auto"/>
            <w:bottom w:val="none" w:sz="0" w:space="0" w:color="auto"/>
            <w:right w:val="none" w:sz="0" w:space="0" w:color="auto"/>
          </w:divBdr>
        </w:div>
        <w:div w:id="1640457010">
          <w:marLeft w:val="640"/>
          <w:marRight w:val="0"/>
          <w:marTop w:val="0"/>
          <w:marBottom w:val="0"/>
          <w:divBdr>
            <w:top w:val="none" w:sz="0" w:space="0" w:color="auto"/>
            <w:left w:val="none" w:sz="0" w:space="0" w:color="auto"/>
            <w:bottom w:val="none" w:sz="0" w:space="0" w:color="auto"/>
            <w:right w:val="none" w:sz="0" w:space="0" w:color="auto"/>
          </w:divBdr>
        </w:div>
        <w:div w:id="425738385">
          <w:marLeft w:val="640"/>
          <w:marRight w:val="0"/>
          <w:marTop w:val="0"/>
          <w:marBottom w:val="0"/>
          <w:divBdr>
            <w:top w:val="none" w:sz="0" w:space="0" w:color="auto"/>
            <w:left w:val="none" w:sz="0" w:space="0" w:color="auto"/>
            <w:bottom w:val="none" w:sz="0" w:space="0" w:color="auto"/>
            <w:right w:val="none" w:sz="0" w:space="0" w:color="auto"/>
          </w:divBdr>
        </w:div>
        <w:div w:id="590041407">
          <w:marLeft w:val="640"/>
          <w:marRight w:val="0"/>
          <w:marTop w:val="0"/>
          <w:marBottom w:val="0"/>
          <w:divBdr>
            <w:top w:val="none" w:sz="0" w:space="0" w:color="auto"/>
            <w:left w:val="none" w:sz="0" w:space="0" w:color="auto"/>
            <w:bottom w:val="none" w:sz="0" w:space="0" w:color="auto"/>
            <w:right w:val="none" w:sz="0" w:space="0" w:color="auto"/>
          </w:divBdr>
        </w:div>
        <w:div w:id="1933857383">
          <w:marLeft w:val="640"/>
          <w:marRight w:val="0"/>
          <w:marTop w:val="0"/>
          <w:marBottom w:val="0"/>
          <w:divBdr>
            <w:top w:val="none" w:sz="0" w:space="0" w:color="auto"/>
            <w:left w:val="none" w:sz="0" w:space="0" w:color="auto"/>
            <w:bottom w:val="none" w:sz="0" w:space="0" w:color="auto"/>
            <w:right w:val="none" w:sz="0" w:space="0" w:color="auto"/>
          </w:divBdr>
        </w:div>
        <w:div w:id="1188330853">
          <w:marLeft w:val="640"/>
          <w:marRight w:val="0"/>
          <w:marTop w:val="0"/>
          <w:marBottom w:val="0"/>
          <w:divBdr>
            <w:top w:val="none" w:sz="0" w:space="0" w:color="auto"/>
            <w:left w:val="none" w:sz="0" w:space="0" w:color="auto"/>
            <w:bottom w:val="none" w:sz="0" w:space="0" w:color="auto"/>
            <w:right w:val="none" w:sz="0" w:space="0" w:color="auto"/>
          </w:divBdr>
        </w:div>
        <w:div w:id="752363403">
          <w:marLeft w:val="640"/>
          <w:marRight w:val="0"/>
          <w:marTop w:val="0"/>
          <w:marBottom w:val="0"/>
          <w:divBdr>
            <w:top w:val="none" w:sz="0" w:space="0" w:color="auto"/>
            <w:left w:val="none" w:sz="0" w:space="0" w:color="auto"/>
            <w:bottom w:val="none" w:sz="0" w:space="0" w:color="auto"/>
            <w:right w:val="none" w:sz="0" w:space="0" w:color="auto"/>
          </w:divBdr>
        </w:div>
        <w:div w:id="193008413">
          <w:marLeft w:val="640"/>
          <w:marRight w:val="0"/>
          <w:marTop w:val="0"/>
          <w:marBottom w:val="0"/>
          <w:divBdr>
            <w:top w:val="none" w:sz="0" w:space="0" w:color="auto"/>
            <w:left w:val="none" w:sz="0" w:space="0" w:color="auto"/>
            <w:bottom w:val="none" w:sz="0" w:space="0" w:color="auto"/>
            <w:right w:val="none" w:sz="0" w:space="0" w:color="auto"/>
          </w:divBdr>
        </w:div>
        <w:div w:id="983850356">
          <w:marLeft w:val="640"/>
          <w:marRight w:val="0"/>
          <w:marTop w:val="0"/>
          <w:marBottom w:val="0"/>
          <w:divBdr>
            <w:top w:val="none" w:sz="0" w:space="0" w:color="auto"/>
            <w:left w:val="none" w:sz="0" w:space="0" w:color="auto"/>
            <w:bottom w:val="none" w:sz="0" w:space="0" w:color="auto"/>
            <w:right w:val="none" w:sz="0" w:space="0" w:color="auto"/>
          </w:divBdr>
        </w:div>
        <w:div w:id="1583417800">
          <w:marLeft w:val="640"/>
          <w:marRight w:val="0"/>
          <w:marTop w:val="0"/>
          <w:marBottom w:val="0"/>
          <w:divBdr>
            <w:top w:val="none" w:sz="0" w:space="0" w:color="auto"/>
            <w:left w:val="none" w:sz="0" w:space="0" w:color="auto"/>
            <w:bottom w:val="none" w:sz="0" w:space="0" w:color="auto"/>
            <w:right w:val="none" w:sz="0" w:space="0" w:color="auto"/>
          </w:divBdr>
        </w:div>
        <w:div w:id="1017384868">
          <w:marLeft w:val="640"/>
          <w:marRight w:val="0"/>
          <w:marTop w:val="0"/>
          <w:marBottom w:val="0"/>
          <w:divBdr>
            <w:top w:val="none" w:sz="0" w:space="0" w:color="auto"/>
            <w:left w:val="none" w:sz="0" w:space="0" w:color="auto"/>
            <w:bottom w:val="none" w:sz="0" w:space="0" w:color="auto"/>
            <w:right w:val="none" w:sz="0" w:space="0" w:color="auto"/>
          </w:divBdr>
        </w:div>
        <w:div w:id="286744557">
          <w:marLeft w:val="640"/>
          <w:marRight w:val="0"/>
          <w:marTop w:val="0"/>
          <w:marBottom w:val="0"/>
          <w:divBdr>
            <w:top w:val="none" w:sz="0" w:space="0" w:color="auto"/>
            <w:left w:val="none" w:sz="0" w:space="0" w:color="auto"/>
            <w:bottom w:val="none" w:sz="0" w:space="0" w:color="auto"/>
            <w:right w:val="none" w:sz="0" w:space="0" w:color="auto"/>
          </w:divBdr>
        </w:div>
        <w:div w:id="678429818">
          <w:marLeft w:val="640"/>
          <w:marRight w:val="0"/>
          <w:marTop w:val="0"/>
          <w:marBottom w:val="0"/>
          <w:divBdr>
            <w:top w:val="none" w:sz="0" w:space="0" w:color="auto"/>
            <w:left w:val="none" w:sz="0" w:space="0" w:color="auto"/>
            <w:bottom w:val="none" w:sz="0" w:space="0" w:color="auto"/>
            <w:right w:val="none" w:sz="0" w:space="0" w:color="auto"/>
          </w:divBdr>
        </w:div>
        <w:div w:id="1319311579">
          <w:marLeft w:val="640"/>
          <w:marRight w:val="0"/>
          <w:marTop w:val="0"/>
          <w:marBottom w:val="0"/>
          <w:divBdr>
            <w:top w:val="none" w:sz="0" w:space="0" w:color="auto"/>
            <w:left w:val="none" w:sz="0" w:space="0" w:color="auto"/>
            <w:bottom w:val="none" w:sz="0" w:space="0" w:color="auto"/>
            <w:right w:val="none" w:sz="0" w:space="0" w:color="auto"/>
          </w:divBdr>
        </w:div>
        <w:div w:id="728309891">
          <w:marLeft w:val="640"/>
          <w:marRight w:val="0"/>
          <w:marTop w:val="0"/>
          <w:marBottom w:val="0"/>
          <w:divBdr>
            <w:top w:val="none" w:sz="0" w:space="0" w:color="auto"/>
            <w:left w:val="none" w:sz="0" w:space="0" w:color="auto"/>
            <w:bottom w:val="none" w:sz="0" w:space="0" w:color="auto"/>
            <w:right w:val="none" w:sz="0" w:space="0" w:color="auto"/>
          </w:divBdr>
        </w:div>
        <w:div w:id="1152790849">
          <w:marLeft w:val="640"/>
          <w:marRight w:val="0"/>
          <w:marTop w:val="0"/>
          <w:marBottom w:val="0"/>
          <w:divBdr>
            <w:top w:val="none" w:sz="0" w:space="0" w:color="auto"/>
            <w:left w:val="none" w:sz="0" w:space="0" w:color="auto"/>
            <w:bottom w:val="none" w:sz="0" w:space="0" w:color="auto"/>
            <w:right w:val="none" w:sz="0" w:space="0" w:color="auto"/>
          </w:divBdr>
        </w:div>
        <w:div w:id="742261889">
          <w:marLeft w:val="640"/>
          <w:marRight w:val="0"/>
          <w:marTop w:val="0"/>
          <w:marBottom w:val="0"/>
          <w:divBdr>
            <w:top w:val="none" w:sz="0" w:space="0" w:color="auto"/>
            <w:left w:val="none" w:sz="0" w:space="0" w:color="auto"/>
            <w:bottom w:val="none" w:sz="0" w:space="0" w:color="auto"/>
            <w:right w:val="none" w:sz="0" w:space="0" w:color="auto"/>
          </w:divBdr>
        </w:div>
        <w:div w:id="1412577493">
          <w:marLeft w:val="640"/>
          <w:marRight w:val="0"/>
          <w:marTop w:val="0"/>
          <w:marBottom w:val="0"/>
          <w:divBdr>
            <w:top w:val="none" w:sz="0" w:space="0" w:color="auto"/>
            <w:left w:val="none" w:sz="0" w:space="0" w:color="auto"/>
            <w:bottom w:val="none" w:sz="0" w:space="0" w:color="auto"/>
            <w:right w:val="none" w:sz="0" w:space="0" w:color="auto"/>
          </w:divBdr>
        </w:div>
        <w:div w:id="1359314609">
          <w:marLeft w:val="640"/>
          <w:marRight w:val="0"/>
          <w:marTop w:val="0"/>
          <w:marBottom w:val="0"/>
          <w:divBdr>
            <w:top w:val="none" w:sz="0" w:space="0" w:color="auto"/>
            <w:left w:val="none" w:sz="0" w:space="0" w:color="auto"/>
            <w:bottom w:val="none" w:sz="0" w:space="0" w:color="auto"/>
            <w:right w:val="none" w:sz="0" w:space="0" w:color="auto"/>
          </w:divBdr>
        </w:div>
        <w:div w:id="1806704623">
          <w:marLeft w:val="640"/>
          <w:marRight w:val="0"/>
          <w:marTop w:val="0"/>
          <w:marBottom w:val="0"/>
          <w:divBdr>
            <w:top w:val="none" w:sz="0" w:space="0" w:color="auto"/>
            <w:left w:val="none" w:sz="0" w:space="0" w:color="auto"/>
            <w:bottom w:val="none" w:sz="0" w:space="0" w:color="auto"/>
            <w:right w:val="none" w:sz="0" w:space="0" w:color="auto"/>
          </w:divBdr>
        </w:div>
        <w:div w:id="777523931">
          <w:marLeft w:val="640"/>
          <w:marRight w:val="0"/>
          <w:marTop w:val="0"/>
          <w:marBottom w:val="0"/>
          <w:divBdr>
            <w:top w:val="none" w:sz="0" w:space="0" w:color="auto"/>
            <w:left w:val="none" w:sz="0" w:space="0" w:color="auto"/>
            <w:bottom w:val="none" w:sz="0" w:space="0" w:color="auto"/>
            <w:right w:val="none" w:sz="0" w:space="0" w:color="auto"/>
          </w:divBdr>
        </w:div>
        <w:div w:id="1697579614">
          <w:marLeft w:val="640"/>
          <w:marRight w:val="0"/>
          <w:marTop w:val="0"/>
          <w:marBottom w:val="0"/>
          <w:divBdr>
            <w:top w:val="none" w:sz="0" w:space="0" w:color="auto"/>
            <w:left w:val="none" w:sz="0" w:space="0" w:color="auto"/>
            <w:bottom w:val="none" w:sz="0" w:space="0" w:color="auto"/>
            <w:right w:val="none" w:sz="0" w:space="0" w:color="auto"/>
          </w:divBdr>
        </w:div>
        <w:div w:id="1208027193">
          <w:marLeft w:val="640"/>
          <w:marRight w:val="0"/>
          <w:marTop w:val="0"/>
          <w:marBottom w:val="0"/>
          <w:divBdr>
            <w:top w:val="none" w:sz="0" w:space="0" w:color="auto"/>
            <w:left w:val="none" w:sz="0" w:space="0" w:color="auto"/>
            <w:bottom w:val="none" w:sz="0" w:space="0" w:color="auto"/>
            <w:right w:val="none" w:sz="0" w:space="0" w:color="auto"/>
          </w:divBdr>
        </w:div>
        <w:div w:id="195125462">
          <w:marLeft w:val="640"/>
          <w:marRight w:val="0"/>
          <w:marTop w:val="0"/>
          <w:marBottom w:val="0"/>
          <w:divBdr>
            <w:top w:val="none" w:sz="0" w:space="0" w:color="auto"/>
            <w:left w:val="none" w:sz="0" w:space="0" w:color="auto"/>
            <w:bottom w:val="none" w:sz="0" w:space="0" w:color="auto"/>
            <w:right w:val="none" w:sz="0" w:space="0" w:color="auto"/>
          </w:divBdr>
        </w:div>
        <w:div w:id="492769007">
          <w:marLeft w:val="640"/>
          <w:marRight w:val="0"/>
          <w:marTop w:val="0"/>
          <w:marBottom w:val="0"/>
          <w:divBdr>
            <w:top w:val="none" w:sz="0" w:space="0" w:color="auto"/>
            <w:left w:val="none" w:sz="0" w:space="0" w:color="auto"/>
            <w:bottom w:val="none" w:sz="0" w:space="0" w:color="auto"/>
            <w:right w:val="none" w:sz="0" w:space="0" w:color="auto"/>
          </w:divBdr>
        </w:div>
        <w:div w:id="49152121">
          <w:marLeft w:val="640"/>
          <w:marRight w:val="0"/>
          <w:marTop w:val="0"/>
          <w:marBottom w:val="0"/>
          <w:divBdr>
            <w:top w:val="none" w:sz="0" w:space="0" w:color="auto"/>
            <w:left w:val="none" w:sz="0" w:space="0" w:color="auto"/>
            <w:bottom w:val="none" w:sz="0" w:space="0" w:color="auto"/>
            <w:right w:val="none" w:sz="0" w:space="0" w:color="auto"/>
          </w:divBdr>
        </w:div>
        <w:div w:id="975835415">
          <w:marLeft w:val="640"/>
          <w:marRight w:val="0"/>
          <w:marTop w:val="0"/>
          <w:marBottom w:val="0"/>
          <w:divBdr>
            <w:top w:val="none" w:sz="0" w:space="0" w:color="auto"/>
            <w:left w:val="none" w:sz="0" w:space="0" w:color="auto"/>
            <w:bottom w:val="none" w:sz="0" w:space="0" w:color="auto"/>
            <w:right w:val="none" w:sz="0" w:space="0" w:color="auto"/>
          </w:divBdr>
        </w:div>
        <w:div w:id="489102696">
          <w:marLeft w:val="640"/>
          <w:marRight w:val="0"/>
          <w:marTop w:val="0"/>
          <w:marBottom w:val="0"/>
          <w:divBdr>
            <w:top w:val="none" w:sz="0" w:space="0" w:color="auto"/>
            <w:left w:val="none" w:sz="0" w:space="0" w:color="auto"/>
            <w:bottom w:val="none" w:sz="0" w:space="0" w:color="auto"/>
            <w:right w:val="none" w:sz="0" w:space="0" w:color="auto"/>
          </w:divBdr>
        </w:div>
        <w:div w:id="953287281">
          <w:marLeft w:val="640"/>
          <w:marRight w:val="0"/>
          <w:marTop w:val="0"/>
          <w:marBottom w:val="0"/>
          <w:divBdr>
            <w:top w:val="none" w:sz="0" w:space="0" w:color="auto"/>
            <w:left w:val="none" w:sz="0" w:space="0" w:color="auto"/>
            <w:bottom w:val="none" w:sz="0" w:space="0" w:color="auto"/>
            <w:right w:val="none" w:sz="0" w:space="0" w:color="auto"/>
          </w:divBdr>
        </w:div>
        <w:div w:id="647830611">
          <w:marLeft w:val="640"/>
          <w:marRight w:val="0"/>
          <w:marTop w:val="0"/>
          <w:marBottom w:val="0"/>
          <w:divBdr>
            <w:top w:val="none" w:sz="0" w:space="0" w:color="auto"/>
            <w:left w:val="none" w:sz="0" w:space="0" w:color="auto"/>
            <w:bottom w:val="none" w:sz="0" w:space="0" w:color="auto"/>
            <w:right w:val="none" w:sz="0" w:space="0" w:color="auto"/>
          </w:divBdr>
        </w:div>
        <w:div w:id="627667617">
          <w:marLeft w:val="640"/>
          <w:marRight w:val="0"/>
          <w:marTop w:val="0"/>
          <w:marBottom w:val="0"/>
          <w:divBdr>
            <w:top w:val="none" w:sz="0" w:space="0" w:color="auto"/>
            <w:left w:val="none" w:sz="0" w:space="0" w:color="auto"/>
            <w:bottom w:val="none" w:sz="0" w:space="0" w:color="auto"/>
            <w:right w:val="none" w:sz="0" w:space="0" w:color="auto"/>
          </w:divBdr>
        </w:div>
        <w:div w:id="862981202">
          <w:marLeft w:val="640"/>
          <w:marRight w:val="0"/>
          <w:marTop w:val="0"/>
          <w:marBottom w:val="0"/>
          <w:divBdr>
            <w:top w:val="none" w:sz="0" w:space="0" w:color="auto"/>
            <w:left w:val="none" w:sz="0" w:space="0" w:color="auto"/>
            <w:bottom w:val="none" w:sz="0" w:space="0" w:color="auto"/>
            <w:right w:val="none" w:sz="0" w:space="0" w:color="auto"/>
          </w:divBdr>
        </w:div>
        <w:div w:id="773093775">
          <w:marLeft w:val="640"/>
          <w:marRight w:val="0"/>
          <w:marTop w:val="0"/>
          <w:marBottom w:val="0"/>
          <w:divBdr>
            <w:top w:val="none" w:sz="0" w:space="0" w:color="auto"/>
            <w:left w:val="none" w:sz="0" w:space="0" w:color="auto"/>
            <w:bottom w:val="none" w:sz="0" w:space="0" w:color="auto"/>
            <w:right w:val="none" w:sz="0" w:space="0" w:color="auto"/>
          </w:divBdr>
        </w:div>
        <w:div w:id="183832506">
          <w:marLeft w:val="640"/>
          <w:marRight w:val="0"/>
          <w:marTop w:val="0"/>
          <w:marBottom w:val="0"/>
          <w:divBdr>
            <w:top w:val="none" w:sz="0" w:space="0" w:color="auto"/>
            <w:left w:val="none" w:sz="0" w:space="0" w:color="auto"/>
            <w:bottom w:val="none" w:sz="0" w:space="0" w:color="auto"/>
            <w:right w:val="none" w:sz="0" w:space="0" w:color="auto"/>
          </w:divBdr>
        </w:div>
        <w:div w:id="1592272113">
          <w:marLeft w:val="640"/>
          <w:marRight w:val="0"/>
          <w:marTop w:val="0"/>
          <w:marBottom w:val="0"/>
          <w:divBdr>
            <w:top w:val="none" w:sz="0" w:space="0" w:color="auto"/>
            <w:left w:val="none" w:sz="0" w:space="0" w:color="auto"/>
            <w:bottom w:val="none" w:sz="0" w:space="0" w:color="auto"/>
            <w:right w:val="none" w:sz="0" w:space="0" w:color="auto"/>
          </w:divBdr>
        </w:div>
        <w:div w:id="1375304132">
          <w:marLeft w:val="640"/>
          <w:marRight w:val="0"/>
          <w:marTop w:val="0"/>
          <w:marBottom w:val="0"/>
          <w:divBdr>
            <w:top w:val="none" w:sz="0" w:space="0" w:color="auto"/>
            <w:left w:val="none" w:sz="0" w:space="0" w:color="auto"/>
            <w:bottom w:val="none" w:sz="0" w:space="0" w:color="auto"/>
            <w:right w:val="none" w:sz="0" w:space="0" w:color="auto"/>
          </w:divBdr>
        </w:div>
        <w:div w:id="200435086">
          <w:marLeft w:val="640"/>
          <w:marRight w:val="0"/>
          <w:marTop w:val="0"/>
          <w:marBottom w:val="0"/>
          <w:divBdr>
            <w:top w:val="none" w:sz="0" w:space="0" w:color="auto"/>
            <w:left w:val="none" w:sz="0" w:space="0" w:color="auto"/>
            <w:bottom w:val="none" w:sz="0" w:space="0" w:color="auto"/>
            <w:right w:val="none" w:sz="0" w:space="0" w:color="auto"/>
          </w:divBdr>
        </w:div>
        <w:div w:id="626353172">
          <w:marLeft w:val="640"/>
          <w:marRight w:val="0"/>
          <w:marTop w:val="0"/>
          <w:marBottom w:val="0"/>
          <w:divBdr>
            <w:top w:val="none" w:sz="0" w:space="0" w:color="auto"/>
            <w:left w:val="none" w:sz="0" w:space="0" w:color="auto"/>
            <w:bottom w:val="none" w:sz="0" w:space="0" w:color="auto"/>
            <w:right w:val="none" w:sz="0" w:space="0" w:color="auto"/>
          </w:divBdr>
        </w:div>
        <w:div w:id="190848766">
          <w:marLeft w:val="640"/>
          <w:marRight w:val="0"/>
          <w:marTop w:val="0"/>
          <w:marBottom w:val="0"/>
          <w:divBdr>
            <w:top w:val="none" w:sz="0" w:space="0" w:color="auto"/>
            <w:left w:val="none" w:sz="0" w:space="0" w:color="auto"/>
            <w:bottom w:val="none" w:sz="0" w:space="0" w:color="auto"/>
            <w:right w:val="none" w:sz="0" w:space="0" w:color="auto"/>
          </w:divBdr>
        </w:div>
        <w:div w:id="1972204843">
          <w:marLeft w:val="640"/>
          <w:marRight w:val="0"/>
          <w:marTop w:val="0"/>
          <w:marBottom w:val="0"/>
          <w:divBdr>
            <w:top w:val="none" w:sz="0" w:space="0" w:color="auto"/>
            <w:left w:val="none" w:sz="0" w:space="0" w:color="auto"/>
            <w:bottom w:val="none" w:sz="0" w:space="0" w:color="auto"/>
            <w:right w:val="none" w:sz="0" w:space="0" w:color="auto"/>
          </w:divBdr>
        </w:div>
        <w:div w:id="583152523">
          <w:marLeft w:val="640"/>
          <w:marRight w:val="0"/>
          <w:marTop w:val="0"/>
          <w:marBottom w:val="0"/>
          <w:divBdr>
            <w:top w:val="none" w:sz="0" w:space="0" w:color="auto"/>
            <w:left w:val="none" w:sz="0" w:space="0" w:color="auto"/>
            <w:bottom w:val="none" w:sz="0" w:space="0" w:color="auto"/>
            <w:right w:val="none" w:sz="0" w:space="0" w:color="auto"/>
          </w:divBdr>
        </w:div>
        <w:div w:id="1963219113">
          <w:marLeft w:val="640"/>
          <w:marRight w:val="0"/>
          <w:marTop w:val="0"/>
          <w:marBottom w:val="0"/>
          <w:divBdr>
            <w:top w:val="none" w:sz="0" w:space="0" w:color="auto"/>
            <w:left w:val="none" w:sz="0" w:space="0" w:color="auto"/>
            <w:bottom w:val="none" w:sz="0" w:space="0" w:color="auto"/>
            <w:right w:val="none" w:sz="0" w:space="0" w:color="auto"/>
          </w:divBdr>
        </w:div>
        <w:div w:id="1716346774">
          <w:marLeft w:val="640"/>
          <w:marRight w:val="0"/>
          <w:marTop w:val="0"/>
          <w:marBottom w:val="0"/>
          <w:divBdr>
            <w:top w:val="none" w:sz="0" w:space="0" w:color="auto"/>
            <w:left w:val="none" w:sz="0" w:space="0" w:color="auto"/>
            <w:bottom w:val="none" w:sz="0" w:space="0" w:color="auto"/>
            <w:right w:val="none" w:sz="0" w:space="0" w:color="auto"/>
          </w:divBdr>
        </w:div>
        <w:div w:id="714046417">
          <w:marLeft w:val="640"/>
          <w:marRight w:val="0"/>
          <w:marTop w:val="0"/>
          <w:marBottom w:val="0"/>
          <w:divBdr>
            <w:top w:val="none" w:sz="0" w:space="0" w:color="auto"/>
            <w:left w:val="none" w:sz="0" w:space="0" w:color="auto"/>
            <w:bottom w:val="none" w:sz="0" w:space="0" w:color="auto"/>
            <w:right w:val="none" w:sz="0" w:space="0" w:color="auto"/>
          </w:divBdr>
        </w:div>
        <w:div w:id="1033188226">
          <w:marLeft w:val="640"/>
          <w:marRight w:val="0"/>
          <w:marTop w:val="0"/>
          <w:marBottom w:val="0"/>
          <w:divBdr>
            <w:top w:val="none" w:sz="0" w:space="0" w:color="auto"/>
            <w:left w:val="none" w:sz="0" w:space="0" w:color="auto"/>
            <w:bottom w:val="none" w:sz="0" w:space="0" w:color="auto"/>
            <w:right w:val="none" w:sz="0" w:space="0" w:color="auto"/>
          </w:divBdr>
        </w:div>
        <w:div w:id="585109978">
          <w:marLeft w:val="640"/>
          <w:marRight w:val="0"/>
          <w:marTop w:val="0"/>
          <w:marBottom w:val="0"/>
          <w:divBdr>
            <w:top w:val="none" w:sz="0" w:space="0" w:color="auto"/>
            <w:left w:val="none" w:sz="0" w:space="0" w:color="auto"/>
            <w:bottom w:val="none" w:sz="0" w:space="0" w:color="auto"/>
            <w:right w:val="none" w:sz="0" w:space="0" w:color="auto"/>
          </w:divBdr>
        </w:div>
        <w:div w:id="1529678665">
          <w:marLeft w:val="640"/>
          <w:marRight w:val="0"/>
          <w:marTop w:val="0"/>
          <w:marBottom w:val="0"/>
          <w:divBdr>
            <w:top w:val="none" w:sz="0" w:space="0" w:color="auto"/>
            <w:left w:val="none" w:sz="0" w:space="0" w:color="auto"/>
            <w:bottom w:val="none" w:sz="0" w:space="0" w:color="auto"/>
            <w:right w:val="none" w:sz="0" w:space="0" w:color="auto"/>
          </w:divBdr>
        </w:div>
        <w:div w:id="178274463">
          <w:marLeft w:val="640"/>
          <w:marRight w:val="0"/>
          <w:marTop w:val="0"/>
          <w:marBottom w:val="0"/>
          <w:divBdr>
            <w:top w:val="none" w:sz="0" w:space="0" w:color="auto"/>
            <w:left w:val="none" w:sz="0" w:space="0" w:color="auto"/>
            <w:bottom w:val="none" w:sz="0" w:space="0" w:color="auto"/>
            <w:right w:val="none" w:sz="0" w:space="0" w:color="auto"/>
          </w:divBdr>
        </w:div>
        <w:div w:id="881213392">
          <w:marLeft w:val="640"/>
          <w:marRight w:val="0"/>
          <w:marTop w:val="0"/>
          <w:marBottom w:val="0"/>
          <w:divBdr>
            <w:top w:val="none" w:sz="0" w:space="0" w:color="auto"/>
            <w:left w:val="none" w:sz="0" w:space="0" w:color="auto"/>
            <w:bottom w:val="none" w:sz="0" w:space="0" w:color="auto"/>
            <w:right w:val="none" w:sz="0" w:space="0" w:color="auto"/>
          </w:divBdr>
        </w:div>
      </w:divsChild>
    </w:div>
    <w:div w:id="765075138">
      <w:bodyDiv w:val="1"/>
      <w:marLeft w:val="0"/>
      <w:marRight w:val="0"/>
      <w:marTop w:val="0"/>
      <w:marBottom w:val="0"/>
      <w:divBdr>
        <w:top w:val="none" w:sz="0" w:space="0" w:color="auto"/>
        <w:left w:val="none" w:sz="0" w:space="0" w:color="auto"/>
        <w:bottom w:val="none" w:sz="0" w:space="0" w:color="auto"/>
        <w:right w:val="none" w:sz="0" w:space="0" w:color="auto"/>
      </w:divBdr>
      <w:divsChild>
        <w:div w:id="1896046256">
          <w:marLeft w:val="640"/>
          <w:marRight w:val="0"/>
          <w:marTop w:val="0"/>
          <w:marBottom w:val="0"/>
          <w:divBdr>
            <w:top w:val="none" w:sz="0" w:space="0" w:color="auto"/>
            <w:left w:val="none" w:sz="0" w:space="0" w:color="auto"/>
            <w:bottom w:val="none" w:sz="0" w:space="0" w:color="auto"/>
            <w:right w:val="none" w:sz="0" w:space="0" w:color="auto"/>
          </w:divBdr>
        </w:div>
        <w:div w:id="438572051">
          <w:marLeft w:val="640"/>
          <w:marRight w:val="0"/>
          <w:marTop w:val="0"/>
          <w:marBottom w:val="0"/>
          <w:divBdr>
            <w:top w:val="none" w:sz="0" w:space="0" w:color="auto"/>
            <w:left w:val="none" w:sz="0" w:space="0" w:color="auto"/>
            <w:bottom w:val="none" w:sz="0" w:space="0" w:color="auto"/>
            <w:right w:val="none" w:sz="0" w:space="0" w:color="auto"/>
          </w:divBdr>
        </w:div>
        <w:div w:id="781340485">
          <w:marLeft w:val="640"/>
          <w:marRight w:val="0"/>
          <w:marTop w:val="0"/>
          <w:marBottom w:val="0"/>
          <w:divBdr>
            <w:top w:val="none" w:sz="0" w:space="0" w:color="auto"/>
            <w:left w:val="none" w:sz="0" w:space="0" w:color="auto"/>
            <w:bottom w:val="none" w:sz="0" w:space="0" w:color="auto"/>
            <w:right w:val="none" w:sz="0" w:space="0" w:color="auto"/>
          </w:divBdr>
        </w:div>
        <w:div w:id="552428845">
          <w:marLeft w:val="640"/>
          <w:marRight w:val="0"/>
          <w:marTop w:val="0"/>
          <w:marBottom w:val="0"/>
          <w:divBdr>
            <w:top w:val="none" w:sz="0" w:space="0" w:color="auto"/>
            <w:left w:val="none" w:sz="0" w:space="0" w:color="auto"/>
            <w:bottom w:val="none" w:sz="0" w:space="0" w:color="auto"/>
            <w:right w:val="none" w:sz="0" w:space="0" w:color="auto"/>
          </w:divBdr>
        </w:div>
        <w:div w:id="428621256">
          <w:marLeft w:val="640"/>
          <w:marRight w:val="0"/>
          <w:marTop w:val="0"/>
          <w:marBottom w:val="0"/>
          <w:divBdr>
            <w:top w:val="none" w:sz="0" w:space="0" w:color="auto"/>
            <w:left w:val="none" w:sz="0" w:space="0" w:color="auto"/>
            <w:bottom w:val="none" w:sz="0" w:space="0" w:color="auto"/>
            <w:right w:val="none" w:sz="0" w:space="0" w:color="auto"/>
          </w:divBdr>
        </w:div>
        <w:div w:id="763649552">
          <w:marLeft w:val="640"/>
          <w:marRight w:val="0"/>
          <w:marTop w:val="0"/>
          <w:marBottom w:val="0"/>
          <w:divBdr>
            <w:top w:val="none" w:sz="0" w:space="0" w:color="auto"/>
            <w:left w:val="none" w:sz="0" w:space="0" w:color="auto"/>
            <w:bottom w:val="none" w:sz="0" w:space="0" w:color="auto"/>
            <w:right w:val="none" w:sz="0" w:space="0" w:color="auto"/>
          </w:divBdr>
        </w:div>
        <w:div w:id="958560807">
          <w:marLeft w:val="640"/>
          <w:marRight w:val="0"/>
          <w:marTop w:val="0"/>
          <w:marBottom w:val="0"/>
          <w:divBdr>
            <w:top w:val="none" w:sz="0" w:space="0" w:color="auto"/>
            <w:left w:val="none" w:sz="0" w:space="0" w:color="auto"/>
            <w:bottom w:val="none" w:sz="0" w:space="0" w:color="auto"/>
            <w:right w:val="none" w:sz="0" w:space="0" w:color="auto"/>
          </w:divBdr>
        </w:div>
        <w:div w:id="1215462336">
          <w:marLeft w:val="640"/>
          <w:marRight w:val="0"/>
          <w:marTop w:val="0"/>
          <w:marBottom w:val="0"/>
          <w:divBdr>
            <w:top w:val="none" w:sz="0" w:space="0" w:color="auto"/>
            <w:left w:val="none" w:sz="0" w:space="0" w:color="auto"/>
            <w:bottom w:val="none" w:sz="0" w:space="0" w:color="auto"/>
            <w:right w:val="none" w:sz="0" w:space="0" w:color="auto"/>
          </w:divBdr>
        </w:div>
        <w:div w:id="814301641">
          <w:marLeft w:val="640"/>
          <w:marRight w:val="0"/>
          <w:marTop w:val="0"/>
          <w:marBottom w:val="0"/>
          <w:divBdr>
            <w:top w:val="none" w:sz="0" w:space="0" w:color="auto"/>
            <w:left w:val="none" w:sz="0" w:space="0" w:color="auto"/>
            <w:bottom w:val="none" w:sz="0" w:space="0" w:color="auto"/>
            <w:right w:val="none" w:sz="0" w:space="0" w:color="auto"/>
          </w:divBdr>
        </w:div>
        <w:div w:id="1643997069">
          <w:marLeft w:val="640"/>
          <w:marRight w:val="0"/>
          <w:marTop w:val="0"/>
          <w:marBottom w:val="0"/>
          <w:divBdr>
            <w:top w:val="none" w:sz="0" w:space="0" w:color="auto"/>
            <w:left w:val="none" w:sz="0" w:space="0" w:color="auto"/>
            <w:bottom w:val="none" w:sz="0" w:space="0" w:color="auto"/>
            <w:right w:val="none" w:sz="0" w:space="0" w:color="auto"/>
          </w:divBdr>
        </w:div>
        <w:div w:id="587929279">
          <w:marLeft w:val="640"/>
          <w:marRight w:val="0"/>
          <w:marTop w:val="0"/>
          <w:marBottom w:val="0"/>
          <w:divBdr>
            <w:top w:val="none" w:sz="0" w:space="0" w:color="auto"/>
            <w:left w:val="none" w:sz="0" w:space="0" w:color="auto"/>
            <w:bottom w:val="none" w:sz="0" w:space="0" w:color="auto"/>
            <w:right w:val="none" w:sz="0" w:space="0" w:color="auto"/>
          </w:divBdr>
        </w:div>
        <w:div w:id="534737935">
          <w:marLeft w:val="640"/>
          <w:marRight w:val="0"/>
          <w:marTop w:val="0"/>
          <w:marBottom w:val="0"/>
          <w:divBdr>
            <w:top w:val="none" w:sz="0" w:space="0" w:color="auto"/>
            <w:left w:val="none" w:sz="0" w:space="0" w:color="auto"/>
            <w:bottom w:val="none" w:sz="0" w:space="0" w:color="auto"/>
            <w:right w:val="none" w:sz="0" w:space="0" w:color="auto"/>
          </w:divBdr>
        </w:div>
        <w:div w:id="31461467">
          <w:marLeft w:val="640"/>
          <w:marRight w:val="0"/>
          <w:marTop w:val="0"/>
          <w:marBottom w:val="0"/>
          <w:divBdr>
            <w:top w:val="none" w:sz="0" w:space="0" w:color="auto"/>
            <w:left w:val="none" w:sz="0" w:space="0" w:color="auto"/>
            <w:bottom w:val="none" w:sz="0" w:space="0" w:color="auto"/>
            <w:right w:val="none" w:sz="0" w:space="0" w:color="auto"/>
          </w:divBdr>
        </w:div>
        <w:div w:id="2008435299">
          <w:marLeft w:val="640"/>
          <w:marRight w:val="0"/>
          <w:marTop w:val="0"/>
          <w:marBottom w:val="0"/>
          <w:divBdr>
            <w:top w:val="none" w:sz="0" w:space="0" w:color="auto"/>
            <w:left w:val="none" w:sz="0" w:space="0" w:color="auto"/>
            <w:bottom w:val="none" w:sz="0" w:space="0" w:color="auto"/>
            <w:right w:val="none" w:sz="0" w:space="0" w:color="auto"/>
          </w:divBdr>
        </w:div>
        <w:div w:id="1138841478">
          <w:marLeft w:val="640"/>
          <w:marRight w:val="0"/>
          <w:marTop w:val="0"/>
          <w:marBottom w:val="0"/>
          <w:divBdr>
            <w:top w:val="none" w:sz="0" w:space="0" w:color="auto"/>
            <w:left w:val="none" w:sz="0" w:space="0" w:color="auto"/>
            <w:bottom w:val="none" w:sz="0" w:space="0" w:color="auto"/>
            <w:right w:val="none" w:sz="0" w:space="0" w:color="auto"/>
          </w:divBdr>
        </w:div>
        <w:div w:id="1116750433">
          <w:marLeft w:val="640"/>
          <w:marRight w:val="0"/>
          <w:marTop w:val="0"/>
          <w:marBottom w:val="0"/>
          <w:divBdr>
            <w:top w:val="none" w:sz="0" w:space="0" w:color="auto"/>
            <w:left w:val="none" w:sz="0" w:space="0" w:color="auto"/>
            <w:bottom w:val="none" w:sz="0" w:space="0" w:color="auto"/>
            <w:right w:val="none" w:sz="0" w:space="0" w:color="auto"/>
          </w:divBdr>
        </w:div>
        <w:div w:id="697051449">
          <w:marLeft w:val="640"/>
          <w:marRight w:val="0"/>
          <w:marTop w:val="0"/>
          <w:marBottom w:val="0"/>
          <w:divBdr>
            <w:top w:val="none" w:sz="0" w:space="0" w:color="auto"/>
            <w:left w:val="none" w:sz="0" w:space="0" w:color="auto"/>
            <w:bottom w:val="none" w:sz="0" w:space="0" w:color="auto"/>
            <w:right w:val="none" w:sz="0" w:space="0" w:color="auto"/>
          </w:divBdr>
        </w:div>
        <w:div w:id="2141729162">
          <w:marLeft w:val="640"/>
          <w:marRight w:val="0"/>
          <w:marTop w:val="0"/>
          <w:marBottom w:val="0"/>
          <w:divBdr>
            <w:top w:val="none" w:sz="0" w:space="0" w:color="auto"/>
            <w:left w:val="none" w:sz="0" w:space="0" w:color="auto"/>
            <w:bottom w:val="none" w:sz="0" w:space="0" w:color="auto"/>
            <w:right w:val="none" w:sz="0" w:space="0" w:color="auto"/>
          </w:divBdr>
        </w:div>
        <w:div w:id="353923557">
          <w:marLeft w:val="640"/>
          <w:marRight w:val="0"/>
          <w:marTop w:val="0"/>
          <w:marBottom w:val="0"/>
          <w:divBdr>
            <w:top w:val="none" w:sz="0" w:space="0" w:color="auto"/>
            <w:left w:val="none" w:sz="0" w:space="0" w:color="auto"/>
            <w:bottom w:val="none" w:sz="0" w:space="0" w:color="auto"/>
            <w:right w:val="none" w:sz="0" w:space="0" w:color="auto"/>
          </w:divBdr>
        </w:div>
        <w:div w:id="436948857">
          <w:marLeft w:val="640"/>
          <w:marRight w:val="0"/>
          <w:marTop w:val="0"/>
          <w:marBottom w:val="0"/>
          <w:divBdr>
            <w:top w:val="none" w:sz="0" w:space="0" w:color="auto"/>
            <w:left w:val="none" w:sz="0" w:space="0" w:color="auto"/>
            <w:bottom w:val="none" w:sz="0" w:space="0" w:color="auto"/>
            <w:right w:val="none" w:sz="0" w:space="0" w:color="auto"/>
          </w:divBdr>
        </w:div>
        <w:div w:id="1815827327">
          <w:marLeft w:val="640"/>
          <w:marRight w:val="0"/>
          <w:marTop w:val="0"/>
          <w:marBottom w:val="0"/>
          <w:divBdr>
            <w:top w:val="none" w:sz="0" w:space="0" w:color="auto"/>
            <w:left w:val="none" w:sz="0" w:space="0" w:color="auto"/>
            <w:bottom w:val="none" w:sz="0" w:space="0" w:color="auto"/>
            <w:right w:val="none" w:sz="0" w:space="0" w:color="auto"/>
          </w:divBdr>
        </w:div>
        <w:div w:id="1154641811">
          <w:marLeft w:val="640"/>
          <w:marRight w:val="0"/>
          <w:marTop w:val="0"/>
          <w:marBottom w:val="0"/>
          <w:divBdr>
            <w:top w:val="none" w:sz="0" w:space="0" w:color="auto"/>
            <w:left w:val="none" w:sz="0" w:space="0" w:color="auto"/>
            <w:bottom w:val="none" w:sz="0" w:space="0" w:color="auto"/>
            <w:right w:val="none" w:sz="0" w:space="0" w:color="auto"/>
          </w:divBdr>
        </w:div>
        <w:div w:id="350881267">
          <w:marLeft w:val="640"/>
          <w:marRight w:val="0"/>
          <w:marTop w:val="0"/>
          <w:marBottom w:val="0"/>
          <w:divBdr>
            <w:top w:val="none" w:sz="0" w:space="0" w:color="auto"/>
            <w:left w:val="none" w:sz="0" w:space="0" w:color="auto"/>
            <w:bottom w:val="none" w:sz="0" w:space="0" w:color="auto"/>
            <w:right w:val="none" w:sz="0" w:space="0" w:color="auto"/>
          </w:divBdr>
        </w:div>
        <w:div w:id="1262957278">
          <w:marLeft w:val="640"/>
          <w:marRight w:val="0"/>
          <w:marTop w:val="0"/>
          <w:marBottom w:val="0"/>
          <w:divBdr>
            <w:top w:val="none" w:sz="0" w:space="0" w:color="auto"/>
            <w:left w:val="none" w:sz="0" w:space="0" w:color="auto"/>
            <w:bottom w:val="none" w:sz="0" w:space="0" w:color="auto"/>
            <w:right w:val="none" w:sz="0" w:space="0" w:color="auto"/>
          </w:divBdr>
        </w:div>
        <w:div w:id="1951740457">
          <w:marLeft w:val="640"/>
          <w:marRight w:val="0"/>
          <w:marTop w:val="0"/>
          <w:marBottom w:val="0"/>
          <w:divBdr>
            <w:top w:val="none" w:sz="0" w:space="0" w:color="auto"/>
            <w:left w:val="none" w:sz="0" w:space="0" w:color="auto"/>
            <w:bottom w:val="none" w:sz="0" w:space="0" w:color="auto"/>
            <w:right w:val="none" w:sz="0" w:space="0" w:color="auto"/>
          </w:divBdr>
        </w:div>
        <w:div w:id="1450776482">
          <w:marLeft w:val="640"/>
          <w:marRight w:val="0"/>
          <w:marTop w:val="0"/>
          <w:marBottom w:val="0"/>
          <w:divBdr>
            <w:top w:val="none" w:sz="0" w:space="0" w:color="auto"/>
            <w:left w:val="none" w:sz="0" w:space="0" w:color="auto"/>
            <w:bottom w:val="none" w:sz="0" w:space="0" w:color="auto"/>
            <w:right w:val="none" w:sz="0" w:space="0" w:color="auto"/>
          </w:divBdr>
        </w:div>
        <w:div w:id="1125805849">
          <w:marLeft w:val="640"/>
          <w:marRight w:val="0"/>
          <w:marTop w:val="0"/>
          <w:marBottom w:val="0"/>
          <w:divBdr>
            <w:top w:val="none" w:sz="0" w:space="0" w:color="auto"/>
            <w:left w:val="none" w:sz="0" w:space="0" w:color="auto"/>
            <w:bottom w:val="none" w:sz="0" w:space="0" w:color="auto"/>
            <w:right w:val="none" w:sz="0" w:space="0" w:color="auto"/>
          </w:divBdr>
        </w:div>
        <w:div w:id="690566737">
          <w:marLeft w:val="640"/>
          <w:marRight w:val="0"/>
          <w:marTop w:val="0"/>
          <w:marBottom w:val="0"/>
          <w:divBdr>
            <w:top w:val="none" w:sz="0" w:space="0" w:color="auto"/>
            <w:left w:val="none" w:sz="0" w:space="0" w:color="auto"/>
            <w:bottom w:val="none" w:sz="0" w:space="0" w:color="auto"/>
            <w:right w:val="none" w:sz="0" w:space="0" w:color="auto"/>
          </w:divBdr>
        </w:div>
        <w:div w:id="1820995808">
          <w:marLeft w:val="640"/>
          <w:marRight w:val="0"/>
          <w:marTop w:val="0"/>
          <w:marBottom w:val="0"/>
          <w:divBdr>
            <w:top w:val="none" w:sz="0" w:space="0" w:color="auto"/>
            <w:left w:val="none" w:sz="0" w:space="0" w:color="auto"/>
            <w:bottom w:val="none" w:sz="0" w:space="0" w:color="auto"/>
            <w:right w:val="none" w:sz="0" w:space="0" w:color="auto"/>
          </w:divBdr>
        </w:div>
        <w:div w:id="302808520">
          <w:marLeft w:val="640"/>
          <w:marRight w:val="0"/>
          <w:marTop w:val="0"/>
          <w:marBottom w:val="0"/>
          <w:divBdr>
            <w:top w:val="none" w:sz="0" w:space="0" w:color="auto"/>
            <w:left w:val="none" w:sz="0" w:space="0" w:color="auto"/>
            <w:bottom w:val="none" w:sz="0" w:space="0" w:color="auto"/>
            <w:right w:val="none" w:sz="0" w:space="0" w:color="auto"/>
          </w:divBdr>
        </w:div>
        <w:div w:id="2108773831">
          <w:marLeft w:val="640"/>
          <w:marRight w:val="0"/>
          <w:marTop w:val="0"/>
          <w:marBottom w:val="0"/>
          <w:divBdr>
            <w:top w:val="none" w:sz="0" w:space="0" w:color="auto"/>
            <w:left w:val="none" w:sz="0" w:space="0" w:color="auto"/>
            <w:bottom w:val="none" w:sz="0" w:space="0" w:color="auto"/>
            <w:right w:val="none" w:sz="0" w:space="0" w:color="auto"/>
          </w:divBdr>
        </w:div>
        <w:div w:id="1326477503">
          <w:marLeft w:val="640"/>
          <w:marRight w:val="0"/>
          <w:marTop w:val="0"/>
          <w:marBottom w:val="0"/>
          <w:divBdr>
            <w:top w:val="none" w:sz="0" w:space="0" w:color="auto"/>
            <w:left w:val="none" w:sz="0" w:space="0" w:color="auto"/>
            <w:bottom w:val="none" w:sz="0" w:space="0" w:color="auto"/>
            <w:right w:val="none" w:sz="0" w:space="0" w:color="auto"/>
          </w:divBdr>
        </w:div>
        <w:div w:id="1811750812">
          <w:marLeft w:val="640"/>
          <w:marRight w:val="0"/>
          <w:marTop w:val="0"/>
          <w:marBottom w:val="0"/>
          <w:divBdr>
            <w:top w:val="none" w:sz="0" w:space="0" w:color="auto"/>
            <w:left w:val="none" w:sz="0" w:space="0" w:color="auto"/>
            <w:bottom w:val="none" w:sz="0" w:space="0" w:color="auto"/>
            <w:right w:val="none" w:sz="0" w:space="0" w:color="auto"/>
          </w:divBdr>
        </w:div>
        <w:div w:id="1186988237">
          <w:marLeft w:val="640"/>
          <w:marRight w:val="0"/>
          <w:marTop w:val="0"/>
          <w:marBottom w:val="0"/>
          <w:divBdr>
            <w:top w:val="none" w:sz="0" w:space="0" w:color="auto"/>
            <w:left w:val="none" w:sz="0" w:space="0" w:color="auto"/>
            <w:bottom w:val="none" w:sz="0" w:space="0" w:color="auto"/>
            <w:right w:val="none" w:sz="0" w:space="0" w:color="auto"/>
          </w:divBdr>
        </w:div>
        <w:div w:id="1364553468">
          <w:marLeft w:val="640"/>
          <w:marRight w:val="0"/>
          <w:marTop w:val="0"/>
          <w:marBottom w:val="0"/>
          <w:divBdr>
            <w:top w:val="none" w:sz="0" w:space="0" w:color="auto"/>
            <w:left w:val="none" w:sz="0" w:space="0" w:color="auto"/>
            <w:bottom w:val="none" w:sz="0" w:space="0" w:color="auto"/>
            <w:right w:val="none" w:sz="0" w:space="0" w:color="auto"/>
          </w:divBdr>
        </w:div>
        <w:div w:id="1582831738">
          <w:marLeft w:val="640"/>
          <w:marRight w:val="0"/>
          <w:marTop w:val="0"/>
          <w:marBottom w:val="0"/>
          <w:divBdr>
            <w:top w:val="none" w:sz="0" w:space="0" w:color="auto"/>
            <w:left w:val="none" w:sz="0" w:space="0" w:color="auto"/>
            <w:bottom w:val="none" w:sz="0" w:space="0" w:color="auto"/>
            <w:right w:val="none" w:sz="0" w:space="0" w:color="auto"/>
          </w:divBdr>
        </w:div>
        <w:div w:id="43720848">
          <w:marLeft w:val="640"/>
          <w:marRight w:val="0"/>
          <w:marTop w:val="0"/>
          <w:marBottom w:val="0"/>
          <w:divBdr>
            <w:top w:val="none" w:sz="0" w:space="0" w:color="auto"/>
            <w:left w:val="none" w:sz="0" w:space="0" w:color="auto"/>
            <w:bottom w:val="none" w:sz="0" w:space="0" w:color="auto"/>
            <w:right w:val="none" w:sz="0" w:space="0" w:color="auto"/>
          </w:divBdr>
        </w:div>
        <w:div w:id="864371576">
          <w:marLeft w:val="640"/>
          <w:marRight w:val="0"/>
          <w:marTop w:val="0"/>
          <w:marBottom w:val="0"/>
          <w:divBdr>
            <w:top w:val="none" w:sz="0" w:space="0" w:color="auto"/>
            <w:left w:val="none" w:sz="0" w:space="0" w:color="auto"/>
            <w:bottom w:val="none" w:sz="0" w:space="0" w:color="auto"/>
            <w:right w:val="none" w:sz="0" w:space="0" w:color="auto"/>
          </w:divBdr>
        </w:div>
        <w:div w:id="1629235738">
          <w:marLeft w:val="640"/>
          <w:marRight w:val="0"/>
          <w:marTop w:val="0"/>
          <w:marBottom w:val="0"/>
          <w:divBdr>
            <w:top w:val="none" w:sz="0" w:space="0" w:color="auto"/>
            <w:left w:val="none" w:sz="0" w:space="0" w:color="auto"/>
            <w:bottom w:val="none" w:sz="0" w:space="0" w:color="auto"/>
            <w:right w:val="none" w:sz="0" w:space="0" w:color="auto"/>
          </w:divBdr>
        </w:div>
        <w:div w:id="1210536030">
          <w:marLeft w:val="640"/>
          <w:marRight w:val="0"/>
          <w:marTop w:val="0"/>
          <w:marBottom w:val="0"/>
          <w:divBdr>
            <w:top w:val="none" w:sz="0" w:space="0" w:color="auto"/>
            <w:left w:val="none" w:sz="0" w:space="0" w:color="auto"/>
            <w:bottom w:val="none" w:sz="0" w:space="0" w:color="auto"/>
            <w:right w:val="none" w:sz="0" w:space="0" w:color="auto"/>
          </w:divBdr>
        </w:div>
        <w:div w:id="1081222497">
          <w:marLeft w:val="640"/>
          <w:marRight w:val="0"/>
          <w:marTop w:val="0"/>
          <w:marBottom w:val="0"/>
          <w:divBdr>
            <w:top w:val="none" w:sz="0" w:space="0" w:color="auto"/>
            <w:left w:val="none" w:sz="0" w:space="0" w:color="auto"/>
            <w:bottom w:val="none" w:sz="0" w:space="0" w:color="auto"/>
            <w:right w:val="none" w:sz="0" w:space="0" w:color="auto"/>
          </w:divBdr>
        </w:div>
        <w:div w:id="421069235">
          <w:marLeft w:val="640"/>
          <w:marRight w:val="0"/>
          <w:marTop w:val="0"/>
          <w:marBottom w:val="0"/>
          <w:divBdr>
            <w:top w:val="none" w:sz="0" w:space="0" w:color="auto"/>
            <w:left w:val="none" w:sz="0" w:space="0" w:color="auto"/>
            <w:bottom w:val="none" w:sz="0" w:space="0" w:color="auto"/>
            <w:right w:val="none" w:sz="0" w:space="0" w:color="auto"/>
          </w:divBdr>
        </w:div>
        <w:div w:id="894124555">
          <w:marLeft w:val="640"/>
          <w:marRight w:val="0"/>
          <w:marTop w:val="0"/>
          <w:marBottom w:val="0"/>
          <w:divBdr>
            <w:top w:val="none" w:sz="0" w:space="0" w:color="auto"/>
            <w:left w:val="none" w:sz="0" w:space="0" w:color="auto"/>
            <w:bottom w:val="none" w:sz="0" w:space="0" w:color="auto"/>
            <w:right w:val="none" w:sz="0" w:space="0" w:color="auto"/>
          </w:divBdr>
        </w:div>
        <w:div w:id="929851182">
          <w:marLeft w:val="640"/>
          <w:marRight w:val="0"/>
          <w:marTop w:val="0"/>
          <w:marBottom w:val="0"/>
          <w:divBdr>
            <w:top w:val="none" w:sz="0" w:space="0" w:color="auto"/>
            <w:left w:val="none" w:sz="0" w:space="0" w:color="auto"/>
            <w:bottom w:val="none" w:sz="0" w:space="0" w:color="auto"/>
            <w:right w:val="none" w:sz="0" w:space="0" w:color="auto"/>
          </w:divBdr>
        </w:div>
        <w:div w:id="2072070901">
          <w:marLeft w:val="640"/>
          <w:marRight w:val="0"/>
          <w:marTop w:val="0"/>
          <w:marBottom w:val="0"/>
          <w:divBdr>
            <w:top w:val="none" w:sz="0" w:space="0" w:color="auto"/>
            <w:left w:val="none" w:sz="0" w:space="0" w:color="auto"/>
            <w:bottom w:val="none" w:sz="0" w:space="0" w:color="auto"/>
            <w:right w:val="none" w:sz="0" w:space="0" w:color="auto"/>
          </w:divBdr>
        </w:div>
        <w:div w:id="1124540136">
          <w:marLeft w:val="640"/>
          <w:marRight w:val="0"/>
          <w:marTop w:val="0"/>
          <w:marBottom w:val="0"/>
          <w:divBdr>
            <w:top w:val="none" w:sz="0" w:space="0" w:color="auto"/>
            <w:left w:val="none" w:sz="0" w:space="0" w:color="auto"/>
            <w:bottom w:val="none" w:sz="0" w:space="0" w:color="auto"/>
            <w:right w:val="none" w:sz="0" w:space="0" w:color="auto"/>
          </w:divBdr>
        </w:div>
        <w:div w:id="789322080">
          <w:marLeft w:val="640"/>
          <w:marRight w:val="0"/>
          <w:marTop w:val="0"/>
          <w:marBottom w:val="0"/>
          <w:divBdr>
            <w:top w:val="none" w:sz="0" w:space="0" w:color="auto"/>
            <w:left w:val="none" w:sz="0" w:space="0" w:color="auto"/>
            <w:bottom w:val="none" w:sz="0" w:space="0" w:color="auto"/>
            <w:right w:val="none" w:sz="0" w:space="0" w:color="auto"/>
          </w:divBdr>
        </w:div>
        <w:div w:id="171454798">
          <w:marLeft w:val="640"/>
          <w:marRight w:val="0"/>
          <w:marTop w:val="0"/>
          <w:marBottom w:val="0"/>
          <w:divBdr>
            <w:top w:val="none" w:sz="0" w:space="0" w:color="auto"/>
            <w:left w:val="none" w:sz="0" w:space="0" w:color="auto"/>
            <w:bottom w:val="none" w:sz="0" w:space="0" w:color="auto"/>
            <w:right w:val="none" w:sz="0" w:space="0" w:color="auto"/>
          </w:divBdr>
        </w:div>
        <w:div w:id="177889162">
          <w:marLeft w:val="640"/>
          <w:marRight w:val="0"/>
          <w:marTop w:val="0"/>
          <w:marBottom w:val="0"/>
          <w:divBdr>
            <w:top w:val="none" w:sz="0" w:space="0" w:color="auto"/>
            <w:left w:val="none" w:sz="0" w:space="0" w:color="auto"/>
            <w:bottom w:val="none" w:sz="0" w:space="0" w:color="auto"/>
            <w:right w:val="none" w:sz="0" w:space="0" w:color="auto"/>
          </w:divBdr>
        </w:div>
        <w:div w:id="1436440274">
          <w:marLeft w:val="640"/>
          <w:marRight w:val="0"/>
          <w:marTop w:val="0"/>
          <w:marBottom w:val="0"/>
          <w:divBdr>
            <w:top w:val="none" w:sz="0" w:space="0" w:color="auto"/>
            <w:left w:val="none" w:sz="0" w:space="0" w:color="auto"/>
            <w:bottom w:val="none" w:sz="0" w:space="0" w:color="auto"/>
            <w:right w:val="none" w:sz="0" w:space="0" w:color="auto"/>
          </w:divBdr>
        </w:div>
        <w:div w:id="1553078743">
          <w:marLeft w:val="640"/>
          <w:marRight w:val="0"/>
          <w:marTop w:val="0"/>
          <w:marBottom w:val="0"/>
          <w:divBdr>
            <w:top w:val="none" w:sz="0" w:space="0" w:color="auto"/>
            <w:left w:val="none" w:sz="0" w:space="0" w:color="auto"/>
            <w:bottom w:val="none" w:sz="0" w:space="0" w:color="auto"/>
            <w:right w:val="none" w:sz="0" w:space="0" w:color="auto"/>
          </w:divBdr>
        </w:div>
        <w:div w:id="1675373742">
          <w:marLeft w:val="640"/>
          <w:marRight w:val="0"/>
          <w:marTop w:val="0"/>
          <w:marBottom w:val="0"/>
          <w:divBdr>
            <w:top w:val="none" w:sz="0" w:space="0" w:color="auto"/>
            <w:left w:val="none" w:sz="0" w:space="0" w:color="auto"/>
            <w:bottom w:val="none" w:sz="0" w:space="0" w:color="auto"/>
            <w:right w:val="none" w:sz="0" w:space="0" w:color="auto"/>
          </w:divBdr>
        </w:div>
        <w:div w:id="803084729">
          <w:marLeft w:val="640"/>
          <w:marRight w:val="0"/>
          <w:marTop w:val="0"/>
          <w:marBottom w:val="0"/>
          <w:divBdr>
            <w:top w:val="none" w:sz="0" w:space="0" w:color="auto"/>
            <w:left w:val="none" w:sz="0" w:space="0" w:color="auto"/>
            <w:bottom w:val="none" w:sz="0" w:space="0" w:color="auto"/>
            <w:right w:val="none" w:sz="0" w:space="0" w:color="auto"/>
          </w:divBdr>
        </w:div>
        <w:div w:id="1317953240">
          <w:marLeft w:val="640"/>
          <w:marRight w:val="0"/>
          <w:marTop w:val="0"/>
          <w:marBottom w:val="0"/>
          <w:divBdr>
            <w:top w:val="none" w:sz="0" w:space="0" w:color="auto"/>
            <w:left w:val="none" w:sz="0" w:space="0" w:color="auto"/>
            <w:bottom w:val="none" w:sz="0" w:space="0" w:color="auto"/>
            <w:right w:val="none" w:sz="0" w:space="0" w:color="auto"/>
          </w:divBdr>
        </w:div>
        <w:div w:id="398749001">
          <w:marLeft w:val="640"/>
          <w:marRight w:val="0"/>
          <w:marTop w:val="0"/>
          <w:marBottom w:val="0"/>
          <w:divBdr>
            <w:top w:val="none" w:sz="0" w:space="0" w:color="auto"/>
            <w:left w:val="none" w:sz="0" w:space="0" w:color="auto"/>
            <w:bottom w:val="none" w:sz="0" w:space="0" w:color="auto"/>
            <w:right w:val="none" w:sz="0" w:space="0" w:color="auto"/>
          </w:divBdr>
        </w:div>
        <w:div w:id="859588197">
          <w:marLeft w:val="640"/>
          <w:marRight w:val="0"/>
          <w:marTop w:val="0"/>
          <w:marBottom w:val="0"/>
          <w:divBdr>
            <w:top w:val="none" w:sz="0" w:space="0" w:color="auto"/>
            <w:left w:val="none" w:sz="0" w:space="0" w:color="auto"/>
            <w:bottom w:val="none" w:sz="0" w:space="0" w:color="auto"/>
            <w:right w:val="none" w:sz="0" w:space="0" w:color="auto"/>
          </w:divBdr>
        </w:div>
        <w:div w:id="729034631">
          <w:marLeft w:val="640"/>
          <w:marRight w:val="0"/>
          <w:marTop w:val="0"/>
          <w:marBottom w:val="0"/>
          <w:divBdr>
            <w:top w:val="none" w:sz="0" w:space="0" w:color="auto"/>
            <w:left w:val="none" w:sz="0" w:space="0" w:color="auto"/>
            <w:bottom w:val="none" w:sz="0" w:space="0" w:color="auto"/>
            <w:right w:val="none" w:sz="0" w:space="0" w:color="auto"/>
          </w:divBdr>
        </w:div>
        <w:div w:id="1822041502">
          <w:marLeft w:val="640"/>
          <w:marRight w:val="0"/>
          <w:marTop w:val="0"/>
          <w:marBottom w:val="0"/>
          <w:divBdr>
            <w:top w:val="none" w:sz="0" w:space="0" w:color="auto"/>
            <w:left w:val="none" w:sz="0" w:space="0" w:color="auto"/>
            <w:bottom w:val="none" w:sz="0" w:space="0" w:color="auto"/>
            <w:right w:val="none" w:sz="0" w:space="0" w:color="auto"/>
          </w:divBdr>
        </w:div>
        <w:div w:id="581959722">
          <w:marLeft w:val="640"/>
          <w:marRight w:val="0"/>
          <w:marTop w:val="0"/>
          <w:marBottom w:val="0"/>
          <w:divBdr>
            <w:top w:val="none" w:sz="0" w:space="0" w:color="auto"/>
            <w:left w:val="none" w:sz="0" w:space="0" w:color="auto"/>
            <w:bottom w:val="none" w:sz="0" w:space="0" w:color="auto"/>
            <w:right w:val="none" w:sz="0" w:space="0" w:color="auto"/>
          </w:divBdr>
        </w:div>
        <w:div w:id="1101880548">
          <w:marLeft w:val="640"/>
          <w:marRight w:val="0"/>
          <w:marTop w:val="0"/>
          <w:marBottom w:val="0"/>
          <w:divBdr>
            <w:top w:val="none" w:sz="0" w:space="0" w:color="auto"/>
            <w:left w:val="none" w:sz="0" w:space="0" w:color="auto"/>
            <w:bottom w:val="none" w:sz="0" w:space="0" w:color="auto"/>
            <w:right w:val="none" w:sz="0" w:space="0" w:color="auto"/>
          </w:divBdr>
        </w:div>
        <w:div w:id="983393133">
          <w:marLeft w:val="640"/>
          <w:marRight w:val="0"/>
          <w:marTop w:val="0"/>
          <w:marBottom w:val="0"/>
          <w:divBdr>
            <w:top w:val="none" w:sz="0" w:space="0" w:color="auto"/>
            <w:left w:val="none" w:sz="0" w:space="0" w:color="auto"/>
            <w:bottom w:val="none" w:sz="0" w:space="0" w:color="auto"/>
            <w:right w:val="none" w:sz="0" w:space="0" w:color="auto"/>
          </w:divBdr>
        </w:div>
        <w:div w:id="14576103">
          <w:marLeft w:val="640"/>
          <w:marRight w:val="0"/>
          <w:marTop w:val="0"/>
          <w:marBottom w:val="0"/>
          <w:divBdr>
            <w:top w:val="none" w:sz="0" w:space="0" w:color="auto"/>
            <w:left w:val="none" w:sz="0" w:space="0" w:color="auto"/>
            <w:bottom w:val="none" w:sz="0" w:space="0" w:color="auto"/>
            <w:right w:val="none" w:sz="0" w:space="0" w:color="auto"/>
          </w:divBdr>
        </w:div>
        <w:div w:id="1819764530">
          <w:marLeft w:val="640"/>
          <w:marRight w:val="0"/>
          <w:marTop w:val="0"/>
          <w:marBottom w:val="0"/>
          <w:divBdr>
            <w:top w:val="none" w:sz="0" w:space="0" w:color="auto"/>
            <w:left w:val="none" w:sz="0" w:space="0" w:color="auto"/>
            <w:bottom w:val="none" w:sz="0" w:space="0" w:color="auto"/>
            <w:right w:val="none" w:sz="0" w:space="0" w:color="auto"/>
          </w:divBdr>
        </w:div>
        <w:div w:id="2114133556">
          <w:marLeft w:val="640"/>
          <w:marRight w:val="0"/>
          <w:marTop w:val="0"/>
          <w:marBottom w:val="0"/>
          <w:divBdr>
            <w:top w:val="none" w:sz="0" w:space="0" w:color="auto"/>
            <w:left w:val="none" w:sz="0" w:space="0" w:color="auto"/>
            <w:bottom w:val="none" w:sz="0" w:space="0" w:color="auto"/>
            <w:right w:val="none" w:sz="0" w:space="0" w:color="auto"/>
          </w:divBdr>
        </w:div>
        <w:div w:id="1377852019">
          <w:marLeft w:val="640"/>
          <w:marRight w:val="0"/>
          <w:marTop w:val="0"/>
          <w:marBottom w:val="0"/>
          <w:divBdr>
            <w:top w:val="none" w:sz="0" w:space="0" w:color="auto"/>
            <w:left w:val="none" w:sz="0" w:space="0" w:color="auto"/>
            <w:bottom w:val="none" w:sz="0" w:space="0" w:color="auto"/>
            <w:right w:val="none" w:sz="0" w:space="0" w:color="auto"/>
          </w:divBdr>
        </w:div>
        <w:div w:id="137042437">
          <w:marLeft w:val="640"/>
          <w:marRight w:val="0"/>
          <w:marTop w:val="0"/>
          <w:marBottom w:val="0"/>
          <w:divBdr>
            <w:top w:val="none" w:sz="0" w:space="0" w:color="auto"/>
            <w:left w:val="none" w:sz="0" w:space="0" w:color="auto"/>
            <w:bottom w:val="none" w:sz="0" w:space="0" w:color="auto"/>
            <w:right w:val="none" w:sz="0" w:space="0" w:color="auto"/>
          </w:divBdr>
        </w:div>
        <w:div w:id="1209612847">
          <w:marLeft w:val="640"/>
          <w:marRight w:val="0"/>
          <w:marTop w:val="0"/>
          <w:marBottom w:val="0"/>
          <w:divBdr>
            <w:top w:val="none" w:sz="0" w:space="0" w:color="auto"/>
            <w:left w:val="none" w:sz="0" w:space="0" w:color="auto"/>
            <w:bottom w:val="none" w:sz="0" w:space="0" w:color="auto"/>
            <w:right w:val="none" w:sz="0" w:space="0" w:color="auto"/>
          </w:divBdr>
        </w:div>
        <w:div w:id="640038716">
          <w:marLeft w:val="640"/>
          <w:marRight w:val="0"/>
          <w:marTop w:val="0"/>
          <w:marBottom w:val="0"/>
          <w:divBdr>
            <w:top w:val="none" w:sz="0" w:space="0" w:color="auto"/>
            <w:left w:val="none" w:sz="0" w:space="0" w:color="auto"/>
            <w:bottom w:val="none" w:sz="0" w:space="0" w:color="auto"/>
            <w:right w:val="none" w:sz="0" w:space="0" w:color="auto"/>
          </w:divBdr>
        </w:div>
        <w:div w:id="407963393">
          <w:marLeft w:val="640"/>
          <w:marRight w:val="0"/>
          <w:marTop w:val="0"/>
          <w:marBottom w:val="0"/>
          <w:divBdr>
            <w:top w:val="none" w:sz="0" w:space="0" w:color="auto"/>
            <w:left w:val="none" w:sz="0" w:space="0" w:color="auto"/>
            <w:bottom w:val="none" w:sz="0" w:space="0" w:color="auto"/>
            <w:right w:val="none" w:sz="0" w:space="0" w:color="auto"/>
          </w:divBdr>
        </w:div>
        <w:div w:id="1172992157">
          <w:marLeft w:val="640"/>
          <w:marRight w:val="0"/>
          <w:marTop w:val="0"/>
          <w:marBottom w:val="0"/>
          <w:divBdr>
            <w:top w:val="none" w:sz="0" w:space="0" w:color="auto"/>
            <w:left w:val="none" w:sz="0" w:space="0" w:color="auto"/>
            <w:bottom w:val="none" w:sz="0" w:space="0" w:color="auto"/>
            <w:right w:val="none" w:sz="0" w:space="0" w:color="auto"/>
          </w:divBdr>
        </w:div>
        <w:div w:id="1762919195">
          <w:marLeft w:val="640"/>
          <w:marRight w:val="0"/>
          <w:marTop w:val="0"/>
          <w:marBottom w:val="0"/>
          <w:divBdr>
            <w:top w:val="none" w:sz="0" w:space="0" w:color="auto"/>
            <w:left w:val="none" w:sz="0" w:space="0" w:color="auto"/>
            <w:bottom w:val="none" w:sz="0" w:space="0" w:color="auto"/>
            <w:right w:val="none" w:sz="0" w:space="0" w:color="auto"/>
          </w:divBdr>
        </w:div>
        <w:div w:id="622686266">
          <w:marLeft w:val="640"/>
          <w:marRight w:val="0"/>
          <w:marTop w:val="0"/>
          <w:marBottom w:val="0"/>
          <w:divBdr>
            <w:top w:val="none" w:sz="0" w:space="0" w:color="auto"/>
            <w:left w:val="none" w:sz="0" w:space="0" w:color="auto"/>
            <w:bottom w:val="none" w:sz="0" w:space="0" w:color="auto"/>
            <w:right w:val="none" w:sz="0" w:space="0" w:color="auto"/>
          </w:divBdr>
        </w:div>
        <w:div w:id="188764216">
          <w:marLeft w:val="640"/>
          <w:marRight w:val="0"/>
          <w:marTop w:val="0"/>
          <w:marBottom w:val="0"/>
          <w:divBdr>
            <w:top w:val="none" w:sz="0" w:space="0" w:color="auto"/>
            <w:left w:val="none" w:sz="0" w:space="0" w:color="auto"/>
            <w:bottom w:val="none" w:sz="0" w:space="0" w:color="auto"/>
            <w:right w:val="none" w:sz="0" w:space="0" w:color="auto"/>
          </w:divBdr>
        </w:div>
        <w:div w:id="221137508">
          <w:marLeft w:val="640"/>
          <w:marRight w:val="0"/>
          <w:marTop w:val="0"/>
          <w:marBottom w:val="0"/>
          <w:divBdr>
            <w:top w:val="none" w:sz="0" w:space="0" w:color="auto"/>
            <w:left w:val="none" w:sz="0" w:space="0" w:color="auto"/>
            <w:bottom w:val="none" w:sz="0" w:space="0" w:color="auto"/>
            <w:right w:val="none" w:sz="0" w:space="0" w:color="auto"/>
          </w:divBdr>
        </w:div>
        <w:div w:id="2090424760">
          <w:marLeft w:val="640"/>
          <w:marRight w:val="0"/>
          <w:marTop w:val="0"/>
          <w:marBottom w:val="0"/>
          <w:divBdr>
            <w:top w:val="none" w:sz="0" w:space="0" w:color="auto"/>
            <w:left w:val="none" w:sz="0" w:space="0" w:color="auto"/>
            <w:bottom w:val="none" w:sz="0" w:space="0" w:color="auto"/>
            <w:right w:val="none" w:sz="0" w:space="0" w:color="auto"/>
          </w:divBdr>
        </w:div>
        <w:div w:id="472915889">
          <w:marLeft w:val="640"/>
          <w:marRight w:val="0"/>
          <w:marTop w:val="0"/>
          <w:marBottom w:val="0"/>
          <w:divBdr>
            <w:top w:val="none" w:sz="0" w:space="0" w:color="auto"/>
            <w:left w:val="none" w:sz="0" w:space="0" w:color="auto"/>
            <w:bottom w:val="none" w:sz="0" w:space="0" w:color="auto"/>
            <w:right w:val="none" w:sz="0" w:space="0" w:color="auto"/>
          </w:divBdr>
        </w:div>
        <w:div w:id="1702510207">
          <w:marLeft w:val="640"/>
          <w:marRight w:val="0"/>
          <w:marTop w:val="0"/>
          <w:marBottom w:val="0"/>
          <w:divBdr>
            <w:top w:val="none" w:sz="0" w:space="0" w:color="auto"/>
            <w:left w:val="none" w:sz="0" w:space="0" w:color="auto"/>
            <w:bottom w:val="none" w:sz="0" w:space="0" w:color="auto"/>
            <w:right w:val="none" w:sz="0" w:space="0" w:color="auto"/>
          </w:divBdr>
        </w:div>
        <w:div w:id="936138260">
          <w:marLeft w:val="640"/>
          <w:marRight w:val="0"/>
          <w:marTop w:val="0"/>
          <w:marBottom w:val="0"/>
          <w:divBdr>
            <w:top w:val="none" w:sz="0" w:space="0" w:color="auto"/>
            <w:left w:val="none" w:sz="0" w:space="0" w:color="auto"/>
            <w:bottom w:val="none" w:sz="0" w:space="0" w:color="auto"/>
            <w:right w:val="none" w:sz="0" w:space="0" w:color="auto"/>
          </w:divBdr>
        </w:div>
        <w:div w:id="1368719675">
          <w:marLeft w:val="640"/>
          <w:marRight w:val="0"/>
          <w:marTop w:val="0"/>
          <w:marBottom w:val="0"/>
          <w:divBdr>
            <w:top w:val="none" w:sz="0" w:space="0" w:color="auto"/>
            <w:left w:val="none" w:sz="0" w:space="0" w:color="auto"/>
            <w:bottom w:val="none" w:sz="0" w:space="0" w:color="auto"/>
            <w:right w:val="none" w:sz="0" w:space="0" w:color="auto"/>
          </w:divBdr>
        </w:div>
        <w:div w:id="1212420201">
          <w:marLeft w:val="640"/>
          <w:marRight w:val="0"/>
          <w:marTop w:val="0"/>
          <w:marBottom w:val="0"/>
          <w:divBdr>
            <w:top w:val="none" w:sz="0" w:space="0" w:color="auto"/>
            <w:left w:val="none" w:sz="0" w:space="0" w:color="auto"/>
            <w:bottom w:val="none" w:sz="0" w:space="0" w:color="auto"/>
            <w:right w:val="none" w:sz="0" w:space="0" w:color="auto"/>
          </w:divBdr>
        </w:div>
        <w:div w:id="633751821">
          <w:marLeft w:val="640"/>
          <w:marRight w:val="0"/>
          <w:marTop w:val="0"/>
          <w:marBottom w:val="0"/>
          <w:divBdr>
            <w:top w:val="none" w:sz="0" w:space="0" w:color="auto"/>
            <w:left w:val="none" w:sz="0" w:space="0" w:color="auto"/>
            <w:bottom w:val="none" w:sz="0" w:space="0" w:color="auto"/>
            <w:right w:val="none" w:sz="0" w:space="0" w:color="auto"/>
          </w:divBdr>
        </w:div>
        <w:div w:id="142621236">
          <w:marLeft w:val="640"/>
          <w:marRight w:val="0"/>
          <w:marTop w:val="0"/>
          <w:marBottom w:val="0"/>
          <w:divBdr>
            <w:top w:val="none" w:sz="0" w:space="0" w:color="auto"/>
            <w:left w:val="none" w:sz="0" w:space="0" w:color="auto"/>
            <w:bottom w:val="none" w:sz="0" w:space="0" w:color="auto"/>
            <w:right w:val="none" w:sz="0" w:space="0" w:color="auto"/>
          </w:divBdr>
        </w:div>
        <w:div w:id="1990548701">
          <w:marLeft w:val="640"/>
          <w:marRight w:val="0"/>
          <w:marTop w:val="0"/>
          <w:marBottom w:val="0"/>
          <w:divBdr>
            <w:top w:val="none" w:sz="0" w:space="0" w:color="auto"/>
            <w:left w:val="none" w:sz="0" w:space="0" w:color="auto"/>
            <w:bottom w:val="none" w:sz="0" w:space="0" w:color="auto"/>
            <w:right w:val="none" w:sz="0" w:space="0" w:color="auto"/>
          </w:divBdr>
        </w:div>
        <w:div w:id="552010723">
          <w:marLeft w:val="640"/>
          <w:marRight w:val="0"/>
          <w:marTop w:val="0"/>
          <w:marBottom w:val="0"/>
          <w:divBdr>
            <w:top w:val="none" w:sz="0" w:space="0" w:color="auto"/>
            <w:left w:val="none" w:sz="0" w:space="0" w:color="auto"/>
            <w:bottom w:val="none" w:sz="0" w:space="0" w:color="auto"/>
            <w:right w:val="none" w:sz="0" w:space="0" w:color="auto"/>
          </w:divBdr>
        </w:div>
        <w:div w:id="552079508">
          <w:marLeft w:val="640"/>
          <w:marRight w:val="0"/>
          <w:marTop w:val="0"/>
          <w:marBottom w:val="0"/>
          <w:divBdr>
            <w:top w:val="none" w:sz="0" w:space="0" w:color="auto"/>
            <w:left w:val="none" w:sz="0" w:space="0" w:color="auto"/>
            <w:bottom w:val="none" w:sz="0" w:space="0" w:color="auto"/>
            <w:right w:val="none" w:sz="0" w:space="0" w:color="auto"/>
          </w:divBdr>
        </w:div>
        <w:div w:id="122308300">
          <w:marLeft w:val="640"/>
          <w:marRight w:val="0"/>
          <w:marTop w:val="0"/>
          <w:marBottom w:val="0"/>
          <w:divBdr>
            <w:top w:val="none" w:sz="0" w:space="0" w:color="auto"/>
            <w:left w:val="none" w:sz="0" w:space="0" w:color="auto"/>
            <w:bottom w:val="none" w:sz="0" w:space="0" w:color="auto"/>
            <w:right w:val="none" w:sz="0" w:space="0" w:color="auto"/>
          </w:divBdr>
        </w:div>
        <w:div w:id="430006424">
          <w:marLeft w:val="640"/>
          <w:marRight w:val="0"/>
          <w:marTop w:val="0"/>
          <w:marBottom w:val="0"/>
          <w:divBdr>
            <w:top w:val="none" w:sz="0" w:space="0" w:color="auto"/>
            <w:left w:val="none" w:sz="0" w:space="0" w:color="auto"/>
            <w:bottom w:val="none" w:sz="0" w:space="0" w:color="auto"/>
            <w:right w:val="none" w:sz="0" w:space="0" w:color="auto"/>
          </w:divBdr>
        </w:div>
        <w:div w:id="1421104276">
          <w:marLeft w:val="640"/>
          <w:marRight w:val="0"/>
          <w:marTop w:val="0"/>
          <w:marBottom w:val="0"/>
          <w:divBdr>
            <w:top w:val="none" w:sz="0" w:space="0" w:color="auto"/>
            <w:left w:val="none" w:sz="0" w:space="0" w:color="auto"/>
            <w:bottom w:val="none" w:sz="0" w:space="0" w:color="auto"/>
            <w:right w:val="none" w:sz="0" w:space="0" w:color="auto"/>
          </w:divBdr>
        </w:div>
        <w:div w:id="1086265956">
          <w:marLeft w:val="640"/>
          <w:marRight w:val="0"/>
          <w:marTop w:val="0"/>
          <w:marBottom w:val="0"/>
          <w:divBdr>
            <w:top w:val="none" w:sz="0" w:space="0" w:color="auto"/>
            <w:left w:val="none" w:sz="0" w:space="0" w:color="auto"/>
            <w:bottom w:val="none" w:sz="0" w:space="0" w:color="auto"/>
            <w:right w:val="none" w:sz="0" w:space="0" w:color="auto"/>
          </w:divBdr>
        </w:div>
        <w:div w:id="157884373">
          <w:marLeft w:val="640"/>
          <w:marRight w:val="0"/>
          <w:marTop w:val="0"/>
          <w:marBottom w:val="0"/>
          <w:divBdr>
            <w:top w:val="none" w:sz="0" w:space="0" w:color="auto"/>
            <w:left w:val="none" w:sz="0" w:space="0" w:color="auto"/>
            <w:bottom w:val="none" w:sz="0" w:space="0" w:color="auto"/>
            <w:right w:val="none" w:sz="0" w:space="0" w:color="auto"/>
          </w:divBdr>
        </w:div>
        <w:div w:id="1161964983">
          <w:marLeft w:val="640"/>
          <w:marRight w:val="0"/>
          <w:marTop w:val="0"/>
          <w:marBottom w:val="0"/>
          <w:divBdr>
            <w:top w:val="none" w:sz="0" w:space="0" w:color="auto"/>
            <w:left w:val="none" w:sz="0" w:space="0" w:color="auto"/>
            <w:bottom w:val="none" w:sz="0" w:space="0" w:color="auto"/>
            <w:right w:val="none" w:sz="0" w:space="0" w:color="auto"/>
          </w:divBdr>
        </w:div>
        <w:div w:id="1387951686">
          <w:marLeft w:val="640"/>
          <w:marRight w:val="0"/>
          <w:marTop w:val="0"/>
          <w:marBottom w:val="0"/>
          <w:divBdr>
            <w:top w:val="none" w:sz="0" w:space="0" w:color="auto"/>
            <w:left w:val="none" w:sz="0" w:space="0" w:color="auto"/>
            <w:bottom w:val="none" w:sz="0" w:space="0" w:color="auto"/>
            <w:right w:val="none" w:sz="0" w:space="0" w:color="auto"/>
          </w:divBdr>
        </w:div>
        <w:div w:id="352803655">
          <w:marLeft w:val="640"/>
          <w:marRight w:val="0"/>
          <w:marTop w:val="0"/>
          <w:marBottom w:val="0"/>
          <w:divBdr>
            <w:top w:val="none" w:sz="0" w:space="0" w:color="auto"/>
            <w:left w:val="none" w:sz="0" w:space="0" w:color="auto"/>
            <w:bottom w:val="none" w:sz="0" w:space="0" w:color="auto"/>
            <w:right w:val="none" w:sz="0" w:space="0" w:color="auto"/>
          </w:divBdr>
        </w:div>
        <w:div w:id="1298995079">
          <w:marLeft w:val="640"/>
          <w:marRight w:val="0"/>
          <w:marTop w:val="0"/>
          <w:marBottom w:val="0"/>
          <w:divBdr>
            <w:top w:val="none" w:sz="0" w:space="0" w:color="auto"/>
            <w:left w:val="none" w:sz="0" w:space="0" w:color="auto"/>
            <w:bottom w:val="none" w:sz="0" w:space="0" w:color="auto"/>
            <w:right w:val="none" w:sz="0" w:space="0" w:color="auto"/>
          </w:divBdr>
        </w:div>
        <w:div w:id="730465993">
          <w:marLeft w:val="640"/>
          <w:marRight w:val="0"/>
          <w:marTop w:val="0"/>
          <w:marBottom w:val="0"/>
          <w:divBdr>
            <w:top w:val="none" w:sz="0" w:space="0" w:color="auto"/>
            <w:left w:val="none" w:sz="0" w:space="0" w:color="auto"/>
            <w:bottom w:val="none" w:sz="0" w:space="0" w:color="auto"/>
            <w:right w:val="none" w:sz="0" w:space="0" w:color="auto"/>
          </w:divBdr>
        </w:div>
        <w:div w:id="1730767975">
          <w:marLeft w:val="640"/>
          <w:marRight w:val="0"/>
          <w:marTop w:val="0"/>
          <w:marBottom w:val="0"/>
          <w:divBdr>
            <w:top w:val="none" w:sz="0" w:space="0" w:color="auto"/>
            <w:left w:val="none" w:sz="0" w:space="0" w:color="auto"/>
            <w:bottom w:val="none" w:sz="0" w:space="0" w:color="auto"/>
            <w:right w:val="none" w:sz="0" w:space="0" w:color="auto"/>
          </w:divBdr>
        </w:div>
        <w:div w:id="1149908136">
          <w:marLeft w:val="640"/>
          <w:marRight w:val="0"/>
          <w:marTop w:val="0"/>
          <w:marBottom w:val="0"/>
          <w:divBdr>
            <w:top w:val="none" w:sz="0" w:space="0" w:color="auto"/>
            <w:left w:val="none" w:sz="0" w:space="0" w:color="auto"/>
            <w:bottom w:val="none" w:sz="0" w:space="0" w:color="auto"/>
            <w:right w:val="none" w:sz="0" w:space="0" w:color="auto"/>
          </w:divBdr>
        </w:div>
        <w:div w:id="503933210">
          <w:marLeft w:val="640"/>
          <w:marRight w:val="0"/>
          <w:marTop w:val="0"/>
          <w:marBottom w:val="0"/>
          <w:divBdr>
            <w:top w:val="none" w:sz="0" w:space="0" w:color="auto"/>
            <w:left w:val="none" w:sz="0" w:space="0" w:color="auto"/>
            <w:bottom w:val="none" w:sz="0" w:space="0" w:color="auto"/>
            <w:right w:val="none" w:sz="0" w:space="0" w:color="auto"/>
          </w:divBdr>
        </w:div>
        <w:div w:id="791244842">
          <w:marLeft w:val="640"/>
          <w:marRight w:val="0"/>
          <w:marTop w:val="0"/>
          <w:marBottom w:val="0"/>
          <w:divBdr>
            <w:top w:val="none" w:sz="0" w:space="0" w:color="auto"/>
            <w:left w:val="none" w:sz="0" w:space="0" w:color="auto"/>
            <w:bottom w:val="none" w:sz="0" w:space="0" w:color="auto"/>
            <w:right w:val="none" w:sz="0" w:space="0" w:color="auto"/>
          </w:divBdr>
        </w:div>
        <w:div w:id="735202609">
          <w:marLeft w:val="640"/>
          <w:marRight w:val="0"/>
          <w:marTop w:val="0"/>
          <w:marBottom w:val="0"/>
          <w:divBdr>
            <w:top w:val="none" w:sz="0" w:space="0" w:color="auto"/>
            <w:left w:val="none" w:sz="0" w:space="0" w:color="auto"/>
            <w:bottom w:val="none" w:sz="0" w:space="0" w:color="auto"/>
            <w:right w:val="none" w:sz="0" w:space="0" w:color="auto"/>
          </w:divBdr>
        </w:div>
        <w:div w:id="2114546764">
          <w:marLeft w:val="640"/>
          <w:marRight w:val="0"/>
          <w:marTop w:val="0"/>
          <w:marBottom w:val="0"/>
          <w:divBdr>
            <w:top w:val="none" w:sz="0" w:space="0" w:color="auto"/>
            <w:left w:val="none" w:sz="0" w:space="0" w:color="auto"/>
            <w:bottom w:val="none" w:sz="0" w:space="0" w:color="auto"/>
            <w:right w:val="none" w:sz="0" w:space="0" w:color="auto"/>
          </w:divBdr>
        </w:div>
        <w:div w:id="1293752488">
          <w:marLeft w:val="640"/>
          <w:marRight w:val="0"/>
          <w:marTop w:val="0"/>
          <w:marBottom w:val="0"/>
          <w:divBdr>
            <w:top w:val="none" w:sz="0" w:space="0" w:color="auto"/>
            <w:left w:val="none" w:sz="0" w:space="0" w:color="auto"/>
            <w:bottom w:val="none" w:sz="0" w:space="0" w:color="auto"/>
            <w:right w:val="none" w:sz="0" w:space="0" w:color="auto"/>
          </w:divBdr>
        </w:div>
        <w:div w:id="1684547702">
          <w:marLeft w:val="640"/>
          <w:marRight w:val="0"/>
          <w:marTop w:val="0"/>
          <w:marBottom w:val="0"/>
          <w:divBdr>
            <w:top w:val="none" w:sz="0" w:space="0" w:color="auto"/>
            <w:left w:val="none" w:sz="0" w:space="0" w:color="auto"/>
            <w:bottom w:val="none" w:sz="0" w:space="0" w:color="auto"/>
            <w:right w:val="none" w:sz="0" w:space="0" w:color="auto"/>
          </w:divBdr>
        </w:div>
        <w:div w:id="1414010717">
          <w:marLeft w:val="640"/>
          <w:marRight w:val="0"/>
          <w:marTop w:val="0"/>
          <w:marBottom w:val="0"/>
          <w:divBdr>
            <w:top w:val="none" w:sz="0" w:space="0" w:color="auto"/>
            <w:left w:val="none" w:sz="0" w:space="0" w:color="auto"/>
            <w:bottom w:val="none" w:sz="0" w:space="0" w:color="auto"/>
            <w:right w:val="none" w:sz="0" w:space="0" w:color="auto"/>
          </w:divBdr>
        </w:div>
        <w:div w:id="1344286568">
          <w:marLeft w:val="640"/>
          <w:marRight w:val="0"/>
          <w:marTop w:val="0"/>
          <w:marBottom w:val="0"/>
          <w:divBdr>
            <w:top w:val="none" w:sz="0" w:space="0" w:color="auto"/>
            <w:left w:val="none" w:sz="0" w:space="0" w:color="auto"/>
            <w:bottom w:val="none" w:sz="0" w:space="0" w:color="auto"/>
            <w:right w:val="none" w:sz="0" w:space="0" w:color="auto"/>
          </w:divBdr>
        </w:div>
        <w:div w:id="1149248026">
          <w:marLeft w:val="640"/>
          <w:marRight w:val="0"/>
          <w:marTop w:val="0"/>
          <w:marBottom w:val="0"/>
          <w:divBdr>
            <w:top w:val="none" w:sz="0" w:space="0" w:color="auto"/>
            <w:left w:val="none" w:sz="0" w:space="0" w:color="auto"/>
            <w:bottom w:val="none" w:sz="0" w:space="0" w:color="auto"/>
            <w:right w:val="none" w:sz="0" w:space="0" w:color="auto"/>
          </w:divBdr>
        </w:div>
        <w:div w:id="1163161527">
          <w:marLeft w:val="640"/>
          <w:marRight w:val="0"/>
          <w:marTop w:val="0"/>
          <w:marBottom w:val="0"/>
          <w:divBdr>
            <w:top w:val="none" w:sz="0" w:space="0" w:color="auto"/>
            <w:left w:val="none" w:sz="0" w:space="0" w:color="auto"/>
            <w:bottom w:val="none" w:sz="0" w:space="0" w:color="auto"/>
            <w:right w:val="none" w:sz="0" w:space="0" w:color="auto"/>
          </w:divBdr>
        </w:div>
        <w:div w:id="1599437636">
          <w:marLeft w:val="640"/>
          <w:marRight w:val="0"/>
          <w:marTop w:val="0"/>
          <w:marBottom w:val="0"/>
          <w:divBdr>
            <w:top w:val="none" w:sz="0" w:space="0" w:color="auto"/>
            <w:left w:val="none" w:sz="0" w:space="0" w:color="auto"/>
            <w:bottom w:val="none" w:sz="0" w:space="0" w:color="auto"/>
            <w:right w:val="none" w:sz="0" w:space="0" w:color="auto"/>
          </w:divBdr>
        </w:div>
        <w:div w:id="2082174586">
          <w:marLeft w:val="640"/>
          <w:marRight w:val="0"/>
          <w:marTop w:val="0"/>
          <w:marBottom w:val="0"/>
          <w:divBdr>
            <w:top w:val="none" w:sz="0" w:space="0" w:color="auto"/>
            <w:left w:val="none" w:sz="0" w:space="0" w:color="auto"/>
            <w:bottom w:val="none" w:sz="0" w:space="0" w:color="auto"/>
            <w:right w:val="none" w:sz="0" w:space="0" w:color="auto"/>
          </w:divBdr>
        </w:div>
        <w:div w:id="1097945724">
          <w:marLeft w:val="640"/>
          <w:marRight w:val="0"/>
          <w:marTop w:val="0"/>
          <w:marBottom w:val="0"/>
          <w:divBdr>
            <w:top w:val="none" w:sz="0" w:space="0" w:color="auto"/>
            <w:left w:val="none" w:sz="0" w:space="0" w:color="auto"/>
            <w:bottom w:val="none" w:sz="0" w:space="0" w:color="auto"/>
            <w:right w:val="none" w:sz="0" w:space="0" w:color="auto"/>
          </w:divBdr>
        </w:div>
        <w:div w:id="282880528">
          <w:marLeft w:val="640"/>
          <w:marRight w:val="0"/>
          <w:marTop w:val="0"/>
          <w:marBottom w:val="0"/>
          <w:divBdr>
            <w:top w:val="none" w:sz="0" w:space="0" w:color="auto"/>
            <w:left w:val="none" w:sz="0" w:space="0" w:color="auto"/>
            <w:bottom w:val="none" w:sz="0" w:space="0" w:color="auto"/>
            <w:right w:val="none" w:sz="0" w:space="0" w:color="auto"/>
          </w:divBdr>
        </w:div>
        <w:div w:id="76480777">
          <w:marLeft w:val="640"/>
          <w:marRight w:val="0"/>
          <w:marTop w:val="0"/>
          <w:marBottom w:val="0"/>
          <w:divBdr>
            <w:top w:val="none" w:sz="0" w:space="0" w:color="auto"/>
            <w:left w:val="none" w:sz="0" w:space="0" w:color="auto"/>
            <w:bottom w:val="none" w:sz="0" w:space="0" w:color="auto"/>
            <w:right w:val="none" w:sz="0" w:space="0" w:color="auto"/>
          </w:divBdr>
        </w:div>
        <w:div w:id="865141510">
          <w:marLeft w:val="640"/>
          <w:marRight w:val="0"/>
          <w:marTop w:val="0"/>
          <w:marBottom w:val="0"/>
          <w:divBdr>
            <w:top w:val="none" w:sz="0" w:space="0" w:color="auto"/>
            <w:left w:val="none" w:sz="0" w:space="0" w:color="auto"/>
            <w:bottom w:val="none" w:sz="0" w:space="0" w:color="auto"/>
            <w:right w:val="none" w:sz="0" w:space="0" w:color="auto"/>
          </w:divBdr>
        </w:div>
        <w:div w:id="34045519">
          <w:marLeft w:val="640"/>
          <w:marRight w:val="0"/>
          <w:marTop w:val="0"/>
          <w:marBottom w:val="0"/>
          <w:divBdr>
            <w:top w:val="none" w:sz="0" w:space="0" w:color="auto"/>
            <w:left w:val="none" w:sz="0" w:space="0" w:color="auto"/>
            <w:bottom w:val="none" w:sz="0" w:space="0" w:color="auto"/>
            <w:right w:val="none" w:sz="0" w:space="0" w:color="auto"/>
          </w:divBdr>
        </w:div>
        <w:div w:id="1299384644">
          <w:marLeft w:val="640"/>
          <w:marRight w:val="0"/>
          <w:marTop w:val="0"/>
          <w:marBottom w:val="0"/>
          <w:divBdr>
            <w:top w:val="none" w:sz="0" w:space="0" w:color="auto"/>
            <w:left w:val="none" w:sz="0" w:space="0" w:color="auto"/>
            <w:bottom w:val="none" w:sz="0" w:space="0" w:color="auto"/>
            <w:right w:val="none" w:sz="0" w:space="0" w:color="auto"/>
          </w:divBdr>
        </w:div>
        <w:div w:id="2111851562">
          <w:marLeft w:val="640"/>
          <w:marRight w:val="0"/>
          <w:marTop w:val="0"/>
          <w:marBottom w:val="0"/>
          <w:divBdr>
            <w:top w:val="none" w:sz="0" w:space="0" w:color="auto"/>
            <w:left w:val="none" w:sz="0" w:space="0" w:color="auto"/>
            <w:bottom w:val="none" w:sz="0" w:space="0" w:color="auto"/>
            <w:right w:val="none" w:sz="0" w:space="0" w:color="auto"/>
          </w:divBdr>
        </w:div>
        <w:div w:id="367225623">
          <w:marLeft w:val="640"/>
          <w:marRight w:val="0"/>
          <w:marTop w:val="0"/>
          <w:marBottom w:val="0"/>
          <w:divBdr>
            <w:top w:val="none" w:sz="0" w:space="0" w:color="auto"/>
            <w:left w:val="none" w:sz="0" w:space="0" w:color="auto"/>
            <w:bottom w:val="none" w:sz="0" w:space="0" w:color="auto"/>
            <w:right w:val="none" w:sz="0" w:space="0" w:color="auto"/>
          </w:divBdr>
        </w:div>
        <w:div w:id="1985309781">
          <w:marLeft w:val="640"/>
          <w:marRight w:val="0"/>
          <w:marTop w:val="0"/>
          <w:marBottom w:val="0"/>
          <w:divBdr>
            <w:top w:val="none" w:sz="0" w:space="0" w:color="auto"/>
            <w:left w:val="none" w:sz="0" w:space="0" w:color="auto"/>
            <w:bottom w:val="none" w:sz="0" w:space="0" w:color="auto"/>
            <w:right w:val="none" w:sz="0" w:space="0" w:color="auto"/>
          </w:divBdr>
        </w:div>
        <w:div w:id="599140879">
          <w:marLeft w:val="640"/>
          <w:marRight w:val="0"/>
          <w:marTop w:val="0"/>
          <w:marBottom w:val="0"/>
          <w:divBdr>
            <w:top w:val="none" w:sz="0" w:space="0" w:color="auto"/>
            <w:left w:val="none" w:sz="0" w:space="0" w:color="auto"/>
            <w:bottom w:val="none" w:sz="0" w:space="0" w:color="auto"/>
            <w:right w:val="none" w:sz="0" w:space="0" w:color="auto"/>
          </w:divBdr>
        </w:div>
        <w:div w:id="341201527">
          <w:marLeft w:val="640"/>
          <w:marRight w:val="0"/>
          <w:marTop w:val="0"/>
          <w:marBottom w:val="0"/>
          <w:divBdr>
            <w:top w:val="none" w:sz="0" w:space="0" w:color="auto"/>
            <w:left w:val="none" w:sz="0" w:space="0" w:color="auto"/>
            <w:bottom w:val="none" w:sz="0" w:space="0" w:color="auto"/>
            <w:right w:val="none" w:sz="0" w:space="0" w:color="auto"/>
          </w:divBdr>
        </w:div>
        <w:div w:id="1196886214">
          <w:marLeft w:val="640"/>
          <w:marRight w:val="0"/>
          <w:marTop w:val="0"/>
          <w:marBottom w:val="0"/>
          <w:divBdr>
            <w:top w:val="none" w:sz="0" w:space="0" w:color="auto"/>
            <w:left w:val="none" w:sz="0" w:space="0" w:color="auto"/>
            <w:bottom w:val="none" w:sz="0" w:space="0" w:color="auto"/>
            <w:right w:val="none" w:sz="0" w:space="0" w:color="auto"/>
          </w:divBdr>
        </w:div>
        <w:div w:id="373429016">
          <w:marLeft w:val="640"/>
          <w:marRight w:val="0"/>
          <w:marTop w:val="0"/>
          <w:marBottom w:val="0"/>
          <w:divBdr>
            <w:top w:val="none" w:sz="0" w:space="0" w:color="auto"/>
            <w:left w:val="none" w:sz="0" w:space="0" w:color="auto"/>
            <w:bottom w:val="none" w:sz="0" w:space="0" w:color="auto"/>
            <w:right w:val="none" w:sz="0" w:space="0" w:color="auto"/>
          </w:divBdr>
        </w:div>
        <w:div w:id="493767178">
          <w:marLeft w:val="640"/>
          <w:marRight w:val="0"/>
          <w:marTop w:val="0"/>
          <w:marBottom w:val="0"/>
          <w:divBdr>
            <w:top w:val="none" w:sz="0" w:space="0" w:color="auto"/>
            <w:left w:val="none" w:sz="0" w:space="0" w:color="auto"/>
            <w:bottom w:val="none" w:sz="0" w:space="0" w:color="auto"/>
            <w:right w:val="none" w:sz="0" w:space="0" w:color="auto"/>
          </w:divBdr>
        </w:div>
        <w:div w:id="1895003364">
          <w:marLeft w:val="640"/>
          <w:marRight w:val="0"/>
          <w:marTop w:val="0"/>
          <w:marBottom w:val="0"/>
          <w:divBdr>
            <w:top w:val="none" w:sz="0" w:space="0" w:color="auto"/>
            <w:left w:val="none" w:sz="0" w:space="0" w:color="auto"/>
            <w:bottom w:val="none" w:sz="0" w:space="0" w:color="auto"/>
            <w:right w:val="none" w:sz="0" w:space="0" w:color="auto"/>
          </w:divBdr>
        </w:div>
        <w:div w:id="123155738">
          <w:marLeft w:val="640"/>
          <w:marRight w:val="0"/>
          <w:marTop w:val="0"/>
          <w:marBottom w:val="0"/>
          <w:divBdr>
            <w:top w:val="none" w:sz="0" w:space="0" w:color="auto"/>
            <w:left w:val="none" w:sz="0" w:space="0" w:color="auto"/>
            <w:bottom w:val="none" w:sz="0" w:space="0" w:color="auto"/>
            <w:right w:val="none" w:sz="0" w:space="0" w:color="auto"/>
          </w:divBdr>
        </w:div>
        <w:div w:id="880947290">
          <w:marLeft w:val="640"/>
          <w:marRight w:val="0"/>
          <w:marTop w:val="0"/>
          <w:marBottom w:val="0"/>
          <w:divBdr>
            <w:top w:val="none" w:sz="0" w:space="0" w:color="auto"/>
            <w:left w:val="none" w:sz="0" w:space="0" w:color="auto"/>
            <w:bottom w:val="none" w:sz="0" w:space="0" w:color="auto"/>
            <w:right w:val="none" w:sz="0" w:space="0" w:color="auto"/>
          </w:divBdr>
        </w:div>
        <w:div w:id="123161001">
          <w:marLeft w:val="640"/>
          <w:marRight w:val="0"/>
          <w:marTop w:val="0"/>
          <w:marBottom w:val="0"/>
          <w:divBdr>
            <w:top w:val="none" w:sz="0" w:space="0" w:color="auto"/>
            <w:left w:val="none" w:sz="0" w:space="0" w:color="auto"/>
            <w:bottom w:val="none" w:sz="0" w:space="0" w:color="auto"/>
            <w:right w:val="none" w:sz="0" w:space="0" w:color="auto"/>
          </w:divBdr>
        </w:div>
        <w:div w:id="157114412">
          <w:marLeft w:val="640"/>
          <w:marRight w:val="0"/>
          <w:marTop w:val="0"/>
          <w:marBottom w:val="0"/>
          <w:divBdr>
            <w:top w:val="none" w:sz="0" w:space="0" w:color="auto"/>
            <w:left w:val="none" w:sz="0" w:space="0" w:color="auto"/>
            <w:bottom w:val="none" w:sz="0" w:space="0" w:color="auto"/>
            <w:right w:val="none" w:sz="0" w:space="0" w:color="auto"/>
          </w:divBdr>
        </w:div>
        <w:div w:id="765421226">
          <w:marLeft w:val="640"/>
          <w:marRight w:val="0"/>
          <w:marTop w:val="0"/>
          <w:marBottom w:val="0"/>
          <w:divBdr>
            <w:top w:val="none" w:sz="0" w:space="0" w:color="auto"/>
            <w:left w:val="none" w:sz="0" w:space="0" w:color="auto"/>
            <w:bottom w:val="none" w:sz="0" w:space="0" w:color="auto"/>
            <w:right w:val="none" w:sz="0" w:space="0" w:color="auto"/>
          </w:divBdr>
        </w:div>
        <w:div w:id="729228507">
          <w:marLeft w:val="640"/>
          <w:marRight w:val="0"/>
          <w:marTop w:val="0"/>
          <w:marBottom w:val="0"/>
          <w:divBdr>
            <w:top w:val="none" w:sz="0" w:space="0" w:color="auto"/>
            <w:left w:val="none" w:sz="0" w:space="0" w:color="auto"/>
            <w:bottom w:val="none" w:sz="0" w:space="0" w:color="auto"/>
            <w:right w:val="none" w:sz="0" w:space="0" w:color="auto"/>
          </w:divBdr>
        </w:div>
        <w:div w:id="1972053947">
          <w:marLeft w:val="640"/>
          <w:marRight w:val="0"/>
          <w:marTop w:val="0"/>
          <w:marBottom w:val="0"/>
          <w:divBdr>
            <w:top w:val="none" w:sz="0" w:space="0" w:color="auto"/>
            <w:left w:val="none" w:sz="0" w:space="0" w:color="auto"/>
            <w:bottom w:val="none" w:sz="0" w:space="0" w:color="auto"/>
            <w:right w:val="none" w:sz="0" w:space="0" w:color="auto"/>
          </w:divBdr>
        </w:div>
        <w:div w:id="952905470">
          <w:marLeft w:val="640"/>
          <w:marRight w:val="0"/>
          <w:marTop w:val="0"/>
          <w:marBottom w:val="0"/>
          <w:divBdr>
            <w:top w:val="none" w:sz="0" w:space="0" w:color="auto"/>
            <w:left w:val="none" w:sz="0" w:space="0" w:color="auto"/>
            <w:bottom w:val="none" w:sz="0" w:space="0" w:color="auto"/>
            <w:right w:val="none" w:sz="0" w:space="0" w:color="auto"/>
          </w:divBdr>
        </w:div>
        <w:div w:id="1677658439">
          <w:marLeft w:val="640"/>
          <w:marRight w:val="0"/>
          <w:marTop w:val="0"/>
          <w:marBottom w:val="0"/>
          <w:divBdr>
            <w:top w:val="none" w:sz="0" w:space="0" w:color="auto"/>
            <w:left w:val="none" w:sz="0" w:space="0" w:color="auto"/>
            <w:bottom w:val="none" w:sz="0" w:space="0" w:color="auto"/>
            <w:right w:val="none" w:sz="0" w:space="0" w:color="auto"/>
          </w:divBdr>
        </w:div>
        <w:div w:id="1649554704">
          <w:marLeft w:val="640"/>
          <w:marRight w:val="0"/>
          <w:marTop w:val="0"/>
          <w:marBottom w:val="0"/>
          <w:divBdr>
            <w:top w:val="none" w:sz="0" w:space="0" w:color="auto"/>
            <w:left w:val="none" w:sz="0" w:space="0" w:color="auto"/>
            <w:bottom w:val="none" w:sz="0" w:space="0" w:color="auto"/>
            <w:right w:val="none" w:sz="0" w:space="0" w:color="auto"/>
          </w:divBdr>
        </w:div>
        <w:div w:id="728647555">
          <w:marLeft w:val="640"/>
          <w:marRight w:val="0"/>
          <w:marTop w:val="0"/>
          <w:marBottom w:val="0"/>
          <w:divBdr>
            <w:top w:val="none" w:sz="0" w:space="0" w:color="auto"/>
            <w:left w:val="none" w:sz="0" w:space="0" w:color="auto"/>
            <w:bottom w:val="none" w:sz="0" w:space="0" w:color="auto"/>
            <w:right w:val="none" w:sz="0" w:space="0" w:color="auto"/>
          </w:divBdr>
        </w:div>
        <w:div w:id="2093238803">
          <w:marLeft w:val="640"/>
          <w:marRight w:val="0"/>
          <w:marTop w:val="0"/>
          <w:marBottom w:val="0"/>
          <w:divBdr>
            <w:top w:val="none" w:sz="0" w:space="0" w:color="auto"/>
            <w:left w:val="none" w:sz="0" w:space="0" w:color="auto"/>
            <w:bottom w:val="none" w:sz="0" w:space="0" w:color="auto"/>
            <w:right w:val="none" w:sz="0" w:space="0" w:color="auto"/>
          </w:divBdr>
        </w:div>
        <w:div w:id="1430807657">
          <w:marLeft w:val="640"/>
          <w:marRight w:val="0"/>
          <w:marTop w:val="0"/>
          <w:marBottom w:val="0"/>
          <w:divBdr>
            <w:top w:val="none" w:sz="0" w:space="0" w:color="auto"/>
            <w:left w:val="none" w:sz="0" w:space="0" w:color="auto"/>
            <w:bottom w:val="none" w:sz="0" w:space="0" w:color="auto"/>
            <w:right w:val="none" w:sz="0" w:space="0" w:color="auto"/>
          </w:divBdr>
        </w:div>
        <w:div w:id="805272756">
          <w:marLeft w:val="640"/>
          <w:marRight w:val="0"/>
          <w:marTop w:val="0"/>
          <w:marBottom w:val="0"/>
          <w:divBdr>
            <w:top w:val="none" w:sz="0" w:space="0" w:color="auto"/>
            <w:left w:val="none" w:sz="0" w:space="0" w:color="auto"/>
            <w:bottom w:val="none" w:sz="0" w:space="0" w:color="auto"/>
            <w:right w:val="none" w:sz="0" w:space="0" w:color="auto"/>
          </w:divBdr>
        </w:div>
        <w:div w:id="566260059">
          <w:marLeft w:val="640"/>
          <w:marRight w:val="0"/>
          <w:marTop w:val="0"/>
          <w:marBottom w:val="0"/>
          <w:divBdr>
            <w:top w:val="none" w:sz="0" w:space="0" w:color="auto"/>
            <w:left w:val="none" w:sz="0" w:space="0" w:color="auto"/>
            <w:bottom w:val="none" w:sz="0" w:space="0" w:color="auto"/>
            <w:right w:val="none" w:sz="0" w:space="0" w:color="auto"/>
          </w:divBdr>
        </w:div>
        <w:div w:id="1276136532">
          <w:marLeft w:val="640"/>
          <w:marRight w:val="0"/>
          <w:marTop w:val="0"/>
          <w:marBottom w:val="0"/>
          <w:divBdr>
            <w:top w:val="none" w:sz="0" w:space="0" w:color="auto"/>
            <w:left w:val="none" w:sz="0" w:space="0" w:color="auto"/>
            <w:bottom w:val="none" w:sz="0" w:space="0" w:color="auto"/>
            <w:right w:val="none" w:sz="0" w:space="0" w:color="auto"/>
          </w:divBdr>
        </w:div>
        <w:div w:id="1275668434">
          <w:marLeft w:val="640"/>
          <w:marRight w:val="0"/>
          <w:marTop w:val="0"/>
          <w:marBottom w:val="0"/>
          <w:divBdr>
            <w:top w:val="none" w:sz="0" w:space="0" w:color="auto"/>
            <w:left w:val="none" w:sz="0" w:space="0" w:color="auto"/>
            <w:bottom w:val="none" w:sz="0" w:space="0" w:color="auto"/>
            <w:right w:val="none" w:sz="0" w:space="0" w:color="auto"/>
          </w:divBdr>
        </w:div>
        <w:div w:id="1220090688">
          <w:marLeft w:val="640"/>
          <w:marRight w:val="0"/>
          <w:marTop w:val="0"/>
          <w:marBottom w:val="0"/>
          <w:divBdr>
            <w:top w:val="none" w:sz="0" w:space="0" w:color="auto"/>
            <w:left w:val="none" w:sz="0" w:space="0" w:color="auto"/>
            <w:bottom w:val="none" w:sz="0" w:space="0" w:color="auto"/>
            <w:right w:val="none" w:sz="0" w:space="0" w:color="auto"/>
          </w:divBdr>
        </w:div>
        <w:div w:id="1781802371">
          <w:marLeft w:val="640"/>
          <w:marRight w:val="0"/>
          <w:marTop w:val="0"/>
          <w:marBottom w:val="0"/>
          <w:divBdr>
            <w:top w:val="none" w:sz="0" w:space="0" w:color="auto"/>
            <w:left w:val="none" w:sz="0" w:space="0" w:color="auto"/>
            <w:bottom w:val="none" w:sz="0" w:space="0" w:color="auto"/>
            <w:right w:val="none" w:sz="0" w:space="0" w:color="auto"/>
          </w:divBdr>
        </w:div>
        <w:div w:id="944652278">
          <w:marLeft w:val="640"/>
          <w:marRight w:val="0"/>
          <w:marTop w:val="0"/>
          <w:marBottom w:val="0"/>
          <w:divBdr>
            <w:top w:val="none" w:sz="0" w:space="0" w:color="auto"/>
            <w:left w:val="none" w:sz="0" w:space="0" w:color="auto"/>
            <w:bottom w:val="none" w:sz="0" w:space="0" w:color="auto"/>
            <w:right w:val="none" w:sz="0" w:space="0" w:color="auto"/>
          </w:divBdr>
        </w:div>
        <w:div w:id="1363241149">
          <w:marLeft w:val="640"/>
          <w:marRight w:val="0"/>
          <w:marTop w:val="0"/>
          <w:marBottom w:val="0"/>
          <w:divBdr>
            <w:top w:val="none" w:sz="0" w:space="0" w:color="auto"/>
            <w:left w:val="none" w:sz="0" w:space="0" w:color="auto"/>
            <w:bottom w:val="none" w:sz="0" w:space="0" w:color="auto"/>
            <w:right w:val="none" w:sz="0" w:space="0" w:color="auto"/>
          </w:divBdr>
        </w:div>
        <w:div w:id="1029601570">
          <w:marLeft w:val="640"/>
          <w:marRight w:val="0"/>
          <w:marTop w:val="0"/>
          <w:marBottom w:val="0"/>
          <w:divBdr>
            <w:top w:val="none" w:sz="0" w:space="0" w:color="auto"/>
            <w:left w:val="none" w:sz="0" w:space="0" w:color="auto"/>
            <w:bottom w:val="none" w:sz="0" w:space="0" w:color="auto"/>
            <w:right w:val="none" w:sz="0" w:space="0" w:color="auto"/>
          </w:divBdr>
        </w:div>
        <w:div w:id="771322557">
          <w:marLeft w:val="640"/>
          <w:marRight w:val="0"/>
          <w:marTop w:val="0"/>
          <w:marBottom w:val="0"/>
          <w:divBdr>
            <w:top w:val="none" w:sz="0" w:space="0" w:color="auto"/>
            <w:left w:val="none" w:sz="0" w:space="0" w:color="auto"/>
            <w:bottom w:val="none" w:sz="0" w:space="0" w:color="auto"/>
            <w:right w:val="none" w:sz="0" w:space="0" w:color="auto"/>
          </w:divBdr>
        </w:div>
        <w:div w:id="2043703868">
          <w:marLeft w:val="640"/>
          <w:marRight w:val="0"/>
          <w:marTop w:val="0"/>
          <w:marBottom w:val="0"/>
          <w:divBdr>
            <w:top w:val="none" w:sz="0" w:space="0" w:color="auto"/>
            <w:left w:val="none" w:sz="0" w:space="0" w:color="auto"/>
            <w:bottom w:val="none" w:sz="0" w:space="0" w:color="auto"/>
            <w:right w:val="none" w:sz="0" w:space="0" w:color="auto"/>
          </w:divBdr>
        </w:div>
        <w:div w:id="267811824">
          <w:marLeft w:val="640"/>
          <w:marRight w:val="0"/>
          <w:marTop w:val="0"/>
          <w:marBottom w:val="0"/>
          <w:divBdr>
            <w:top w:val="none" w:sz="0" w:space="0" w:color="auto"/>
            <w:left w:val="none" w:sz="0" w:space="0" w:color="auto"/>
            <w:bottom w:val="none" w:sz="0" w:space="0" w:color="auto"/>
            <w:right w:val="none" w:sz="0" w:space="0" w:color="auto"/>
          </w:divBdr>
        </w:div>
        <w:div w:id="1225528274">
          <w:marLeft w:val="640"/>
          <w:marRight w:val="0"/>
          <w:marTop w:val="0"/>
          <w:marBottom w:val="0"/>
          <w:divBdr>
            <w:top w:val="none" w:sz="0" w:space="0" w:color="auto"/>
            <w:left w:val="none" w:sz="0" w:space="0" w:color="auto"/>
            <w:bottom w:val="none" w:sz="0" w:space="0" w:color="auto"/>
            <w:right w:val="none" w:sz="0" w:space="0" w:color="auto"/>
          </w:divBdr>
        </w:div>
        <w:div w:id="1538154691">
          <w:marLeft w:val="640"/>
          <w:marRight w:val="0"/>
          <w:marTop w:val="0"/>
          <w:marBottom w:val="0"/>
          <w:divBdr>
            <w:top w:val="none" w:sz="0" w:space="0" w:color="auto"/>
            <w:left w:val="none" w:sz="0" w:space="0" w:color="auto"/>
            <w:bottom w:val="none" w:sz="0" w:space="0" w:color="auto"/>
            <w:right w:val="none" w:sz="0" w:space="0" w:color="auto"/>
          </w:divBdr>
        </w:div>
        <w:div w:id="1178082086">
          <w:marLeft w:val="640"/>
          <w:marRight w:val="0"/>
          <w:marTop w:val="0"/>
          <w:marBottom w:val="0"/>
          <w:divBdr>
            <w:top w:val="none" w:sz="0" w:space="0" w:color="auto"/>
            <w:left w:val="none" w:sz="0" w:space="0" w:color="auto"/>
            <w:bottom w:val="none" w:sz="0" w:space="0" w:color="auto"/>
            <w:right w:val="none" w:sz="0" w:space="0" w:color="auto"/>
          </w:divBdr>
        </w:div>
        <w:div w:id="505484957">
          <w:marLeft w:val="640"/>
          <w:marRight w:val="0"/>
          <w:marTop w:val="0"/>
          <w:marBottom w:val="0"/>
          <w:divBdr>
            <w:top w:val="none" w:sz="0" w:space="0" w:color="auto"/>
            <w:left w:val="none" w:sz="0" w:space="0" w:color="auto"/>
            <w:bottom w:val="none" w:sz="0" w:space="0" w:color="auto"/>
            <w:right w:val="none" w:sz="0" w:space="0" w:color="auto"/>
          </w:divBdr>
        </w:div>
        <w:div w:id="607853334">
          <w:marLeft w:val="640"/>
          <w:marRight w:val="0"/>
          <w:marTop w:val="0"/>
          <w:marBottom w:val="0"/>
          <w:divBdr>
            <w:top w:val="none" w:sz="0" w:space="0" w:color="auto"/>
            <w:left w:val="none" w:sz="0" w:space="0" w:color="auto"/>
            <w:bottom w:val="none" w:sz="0" w:space="0" w:color="auto"/>
            <w:right w:val="none" w:sz="0" w:space="0" w:color="auto"/>
          </w:divBdr>
        </w:div>
      </w:divsChild>
    </w:div>
    <w:div w:id="767847811">
      <w:bodyDiv w:val="1"/>
      <w:marLeft w:val="0"/>
      <w:marRight w:val="0"/>
      <w:marTop w:val="0"/>
      <w:marBottom w:val="0"/>
      <w:divBdr>
        <w:top w:val="none" w:sz="0" w:space="0" w:color="auto"/>
        <w:left w:val="none" w:sz="0" w:space="0" w:color="auto"/>
        <w:bottom w:val="none" w:sz="0" w:space="0" w:color="auto"/>
        <w:right w:val="none" w:sz="0" w:space="0" w:color="auto"/>
      </w:divBdr>
      <w:divsChild>
        <w:div w:id="866143855">
          <w:marLeft w:val="640"/>
          <w:marRight w:val="0"/>
          <w:marTop w:val="0"/>
          <w:marBottom w:val="0"/>
          <w:divBdr>
            <w:top w:val="none" w:sz="0" w:space="0" w:color="auto"/>
            <w:left w:val="none" w:sz="0" w:space="0" w:color="auto"/>
            <w:bottom w:val="none" w:sz="0" w:space="0" w:color="auto"/>
            <w:right w:val="none" w:sz="0" w:space="0" w:color="auto"/>
          </w:divBdr>
        </w:div>
        <w:div w:id="525213316">
          <w:marLeft w:val="640"/>
          <w:marRight w:val="0"/>
          <w:marTop w:val="0"/>
          <w:marBottom w:val="0"/>
          <w:divBdr>
            <w:top w:val="none" w:sz="0" w:space="0" w:color="auto"/>
            <w:left w:val="none" w:sz="0" w:space="0" w:color="auto"/>
            <w:bottom w:val="none" w:sz="0" w:space="0" w:color="auto"/>
            <w:right w:val="none" w:sz="0" w:space="0" w:color="auto"/>
          </w:divBdr>
        </w:div>
        <w:div w:id="788818413">
          <w:marLeft w:val="640"/>
          <w:marRight w:val="0"/>
          <w:marTop w:val="0"/>
          <w:marBottom w:val="0"/>
          <w:divBdr>
            <w:top w:val="none" w:sz="0" w:space="0" w:color="auto"/>
            <w:left w:val="none" w:sz="0" w:space="0" w:color="auto"/>
            <w:bottom w:val="none" w:sz="0" w:space="0" w:color="auto"/>
            <w:right w:val="none" w:sz="0" w:space="0" w:color="auto"/>
          </w:divBdr>
        </w:div>
        <w:div w:id="1456094529">
          <w:marLeft w:val="640"/>
          <w:marRight w:val="0"/>
          <w:marTop w:val="0"/>
          <w:marBottom w:val="0"/>
          <w:divBdr>
            <w:top w:val="none" w:sz="0" w:space="0" w:color="auto"/>
            <w:left w:val="none" w:sz="0" w:space="0" w:color="auto"/>
            <w:bottom w:val="none" w:sz="0" w:space="0" w:color="auto"/>
            <w:right w:val="none" w:sz="0" w:space="0" w:color="auto"/>
          </w:divBdr>
        </w:div>
        <w:div w:id="2111974446">
          <w:marLeft w:val="640"/>
          <w:marRight w:val="0"/>
          <w:marTop w:val="0"/>
          <w:marBottom w:val="0"/>
          <w:divBdr>
            <w:top w:val="none" w:sz="0" w:space="0" w:color="auto"/>
            <w:left w:val="none" w:sz="0" w:space="0" w:color="auto"/>
            <w:bottom w:val="none" w:sz="0" w:space="0" w:color="auto"/>
            <w:right w:val="none" w:sz="0" w:space="0" w:color="auto"/>
          </w:divBdr>
        </w:div>
        <w:div w:id="2025356310">
          <w:marLeft w:val="640"/>
          <w:marRight w:val="0"/>
          <w:marTop w:val="0"/>
          <w:marBottom w:val="0"/>
          <w:divBdr>
            <w:top w:val="none" w:sz="0" w:space="0" w:color="auto"/>
            <w:left w:val="none" w:sz="0" w:space="0" w:color="auto"/>
            <w:bottom w:val="none" w:sz="0" w:space="0" w:color="auto"/>
            <w:right w:val="none" w:sz="0" w:space="0" w:color="auto"/>
          </w:divBdr>
        </w:div>
        <w:div w:id="2074889873">
          <w:marLeft w:val="640"/>
          <w:marRight w:val="0"/>
          <w:marTop w:val="0"/>
          <w:marBottom w:val="0"/>
          <w:divBdr>
            <w:top w:val="none" w:sz="0" w:space="0" w:color="auto"/>
            <w:left w:val="none" w:sz="0" w:space="0" w:color="auto"/>
            <w:bottom w:val="none" w:sz="0" w:space="0" w:color="auto"/>
            <w:right w:val="none" w:sz="0" w:space="0" w:color="auto"/>
          </w:divBdr>
        </w:div>
        <w:div w:id="797070568">
          <w:marLeft w:val="640"/>
          <w:marRight w:val="0"/>
          <w:marTop w:val="0"/>
          <w:marBottom w:val="0"/>
          <w:divBdr>
            <w:top w:val="none" w:sz="0" w:space="0" w:color="auto"/>
            <w:left w:val="none" w:sz="0" w:space="0" w:color="auto"/>
            <w:bottom w:val="none" w:sz="0" w:space="0" w:color="auto"/>
            <w:right w:val="none" w:sz="0" w:space="0" w:color="auto"/>
          </w:divBdr>
        </w:div>
        <w:div w:id="1593464385">
          <w:marLeft w:val="640"/>
          <w:marRight w:val="0"/>
          <w:marTop w:val="0"/>
          <w:marBottom w:val="0"/>
          <w:divBdr>
            <w:top w:val="none" w:sz="0" w:space="0" w:color="auto"/>
            <w:left w:val="none" w:sz="0" w:space="0" w:color="auto"/>
            <w:bottom w:val="none" w:sz="0" w:space="0" w:color="auto"/>
            <w:right w:val="none" w:sz="0" w:space="0" w:color="auto"/>
          </w:divBdr>
        </w:div>
        <w:div w:id="689599376">
          <w:marLeft w:val="640"/>
          <w:marRight w:val="0"/>
          <w:marTop w:val="0"/>
          <w:marBottom w:val="0"/>
          <w:divBdr>
            <w:top w:val="none" w:sz="0" w:space="0" w:color="auto"/>
            <w:left w:val="none" w:sz="0" w:space="0" w:color="auto"/>
            <w:bottom w:val="none" w:sz="0" w:space="0" w:color="auto"/>
            <w:right w:val="none" w:sz="0" w:space="0" w:color="auto"/>
          </w:divBdr>
        </w:div>
        <w:div w:id="341594590">
          <w:marLeft w:val="640"/>
          <w:marRight w:val="0"/>
          <w:marTop w:val="0"/>
          <w:marBottom w:val="0"/>
          <w:divBdr>
            <w:top w:val="none" w:sz="0" w:space="0" w:color="auto"/>
            <w:left w:val="none" w:sz="0" w:space="0" w:color="auto"/>
            <w:bottom w:val="none" w:sz="0" w:space="0" w:color="auto"/>
            <w:right w:val="none" w:sz="0" w:space="0" w:color="auto"/>
          </w:divBdr>
        </w:div>
        <w:div w:id="1340037525">
          <w:marLeft w:val="640"/>
          <w:marRight w:val="0"/>
          <w:marTop w:val="0"/>
          <w:marBottom w:val="0"/>
          <w:divBdr>
            <w:top w:val="none" w:sz="0" w:space="0" w:color="auto"/>
            <w:left w:val="none" w:sz="0" w:space="0" w:color="auto"/>
            <w:bottom w:val="none" w:sz="0" w:space="0" w:color="auto"/>
            <w:right w:val="none" w:sz="0" w:space="0" w:color="auto"/>
          </w:divBdr>
        </w:div>
        <w:div w:id="1154492319">
          <w:marLeft w:val="640"/>
          <w:marRight w:val="0"/>
          <w:marTop w:val="0"/>
          <w:marBottom w:val="0"/>
          <w:divBdr>
            <w:top w:val="none" w:sz="0" w:space="0" w:color="auto"/>
            <w:left w:val="none" w:sz="0" w:space="0" w:color="auto"/>
            <w:bottom w:val="none" w:sz="0" w:space="0" w:color="auto"/>
            <w:right w:val="none" w:sz="0" w:space="0" w:color="auto"/>
          </w:divBdr>
        </w:div>
        <w:div w:id="498468783">
          <w:marLeft w:val="640"/>
          <w:marRight w:val="0"/>
          <w:marTop w:val="0"/>
          <w:marBottom w:val="0"/>
          <w:divBdr>
            <w:top w:val="none" w:sz="0" w:space="0" w:color="auto"/>
            <w:left w:val="none" w:sz="0" w:space="0" w:color="auto"/>
            <w:bottom w:val="none" w:sz="0" w:space="0" w:color="auto"/>
            <w:right w:val="none" w:sz="0" w:space="0" w:color="auto"/>
          </w:divBdr>
        </w:div>
        <w:div w:id="1357609857">
          <w:marLeft w:val="640"/>
          <w:marRight w:val="0"/>
          <w:marTop w:val="0"/>
          <w:marBottom w:val="0"/>
          <w:divBdr>
            <w:top w:val="none" w:sz="0" w:space="0" w:color="auto"/>
            <w:left w:val="none" w:sz="0" w:space="0" w:color="auto"/>
            <w:bottom w:val="none" w:sz="0" w:space="0" w:color="auto"/>
            <w:right w:val="none" w:sz="0" w:space="0" w:color="auto"/>
          </w:divBdr>
        </w:div>
        <w:div w:id="828639105">
          <w:marLeft w:val="640"/>
          <w:marRight w:val="0"/>
          <w:marTop w:val="0"/>
          <w:marBottom w:val="0"/>
          <w:divBdr>
            <w:top w:val="none" w:sz="0" w:space="0" w:color="auto"/>
            <w:left w:val="none" w:sz="0" w:space="0" w:color="auto"/>
            <w:bottom w:val="none" w:sz="0" w:space="0" w:color="auto"/>
            <w:right w:val="none" w:sz="0" w:space="0" w:color="auto"/>
          </w:divBdr>
        </w:div>
        <w:div w:id="1708019173">
          <w:marLeft w:val="640"/>
          <w:marRight w:val="0"/>
          <w:marTop w:val="0"/>
          <w:marBottom w:val="0"/>
          <w:divBdr>
            <w:top w:val="none" w:sz="0" w:space="0" w:color="auto"/>
            <w:left w:val="none" w:sz="0" w:space="0" w:color="auto"/>
            <w:bottom w:val="none" w:sz="0" w:space="0" w:color="auto"/>
            <w:right w:val="none" w:sz="0" w:space="0" w:color="auto"/>
          </w:divBdr>
        </w:div>
        <w:div w:id="1982616432">
          <w:marLeft w:val="640"/>
          <w:marRight w:val="0"/>
          <w:marTop w:val="0"/>
          <w:marBottom w:val="0"/>
          <w:divBdr>
            <w:top w:val="none" w:sz="0" w:space="0" w:color="auto"/>
            <w:left w:val="none" w:sz="0" w:space="0" w:color="auto"/>
            <w:bottom w:val="none" w:sz="0" w:space="0" w:color="auto"/>
            <w:right w:val="none" w:sz="0" w:space="0" w:color="auto"/>
          </w:divBdr>
        </w:div>
        <w:div w:id="203755554">
          <w:marLeft w:val="640"/>
          <w:marRight w:val="0"/>
          <w:marTop w:val="0"/>
          <w:marBottom w:val="0"/>
          <w:divBdr>
            <w:top w:val="none" w:sz="0" w:space="0" w:color="auto"/>
            <w:left w:val="none" w:sz="0" w:space="0" w:color="auto"/>
            <w:bottom w:val="none" w:sz="0" w:space="0" w:color="auto"/>
            <w:right w:val="none" w:sz="0" w:space="0" w:color="auto"/>
          </w:divBdr>
        </w:div>
        <w:div w:id="1651667596">
          <w:marLeft w:val="640"/>
          <w:marRight w:val="0"/>
          <w:marTop w:val="0"/>
          <w:marBottom w:val="0"/>
          <w:divBdr>
            <w:top w:val="none" w:sz="0" w:space="0" w:color="auto"/>
            <w:left w:val="none" w:sz="0" w:space="0" w:color="auto"/>
            <w:bottom w:val="none" w:sz="0" w:space="0" w:color="auto"/>
            <w:right w:val="none" w:sz="0" w:space="0" w:color="auto"/>
          </w:divBdr>
        </w:div>
        <w:div w:id="179974714">
          <w:marLeft w:val="640"/>
          <w:marRight w:val="0"/>
          <w:marTop w:val="0"/>
          <w:marBottom w:val="0"/>
          <w:divBdr>
            <w:top w:val="none" w:sz="0" w:space="0" w:color="auto"/>
            <w:left w:val="none" w:sz="0" w:space="0" w:color="auto"/>
            <w:bottom w:val="none" w:sz="0" w:space="0" w:color="auto"/>
            <w:right w:val="none" w:sz="0" w:space="0" w:color="auto"/>
          </w:divBdr>
        </w:div>
        <w:div w:id="65930064">
          <w:marLeft w:val="640"/>
          <w:marRight w:val="0"/>
          <w:marTop w:val="0"/>
          <w:marBottom w:val="0"/>
          <w:divBdr>
            <w:top w:val="none" w:sz="0" w:space="0" w:color="auto"/>
            <w:left w:val="none" w:sz="0" w:space="0" w:color="auto"/>
            <w:bottom w:val="none" w:sz="0" w:space="0" w:color="auto"/>
            <w:right w:val="none" w:sz="0" w:space="0" w:color="auto"/>
          </w:divBdr>
        </w:div>
        <w:div w:id="532160669">
          <w:marLeft w:val="640"/>
          <w:marRight w:val="0"/>
          <w:marTop w:val="0"/>
          <w:marBottom w:val="0"/>
          <w:divBdr>
            <w:top w:val="none" w:sz="0" w:space="0" w:color="auto"/>
            <w:left w:val="none" w:sz="0" w:space="0" w:color="auto"/>
            <w:bottom w:val="none" w:sz="0" w:space="0" w:color="auto"/>
            <w:right w:val="none" w:sz="0" w:space="0" w:color="auto"/>
          </w:divBdr>
        </w:div>
        <w:div w:id="779568638">
          <w:marLeft w:val="640"/>
          <w:marRight w:val="0"/>
          <w:marTop w:val="0"/>
          <w:marBottom w:val="0"/>
          <w:divBdr>
            <w:top w:val="none" w:sz="0" w:space="0" w:color="auto"/>
            <w:left w:val="none" w:sz="0" w:space="0" w:color="auto"/>
            <w:bottom w:val="none" w:sz="0" w:space="0" w:color="auto"/>
            <w:right w:val="none" w:sz="0" w:space="0" w:color="auto"/>
          </w:divBdr>
        </w:div>
        <w:div w:id="1083256656">
          <w:marLeft w:val="640"/>
          <w:marRight w:val="0"/>
          <w:marTop w:val="0"/>
          <w:marBottom w:val="0"/>
          <w:divBdr>
            <w:top w:val="none" w:sz="0" w:space="0" w:color="auto"/>
            <w:left w:val="none" w:sz="0" w:space="0" w:color="auto"/>
            <w:bottom w:val="none" w:sz="0" w:space="0" w:color="auto"/>
            <w:right w:val="none" w:sz="0" w:space="0" w:color="auto"/>
          </w:divBdr>
        </w:div>
        <w:div w:id="743143273">
          <w:marLeft w:val="640"/>
          <w:marRight w:val="0"/>
          <w:marTop w:val="0"/>
          <w:marBottom w:val="0"/>
          <w:divBdr>
            <w:top w:val="none" w:sz="0" w:space="0" w:color="auto"/>
            <w:left w:val="none" w:sz="0" w:space="0" w:color="auto"/>
            <w:bottom w:val="none" w:sz="0" w:space="0" w:color="auto"/>
            <w:right w:val="none" w:sz="0" w:space="0" w:color="auto"/>
          </w:divBdr>
        </w:div>
        <w:div w:id="647905417">
          <w:marLeft w:val="640"/>
          <w:marRight w:val="0"/>
          <w:marTop w:val="0"/>
          <w:marBottom w:val="0"/>
          <w:divBdr>
            <w:top w:val="none" w:sz="0" w:space="0" w:color="auto"/>
            <w:left w:val="none" w:sz="0" w:space="0" w:color="auto"/>
            <w:bottom w:val="none" w:sz="0" w:space="0" w:color="auto"/>
            <w:right w:val="none" w:sz="0" w:space="0" w:color="auto"/>
          </w:divBdr>
        </w:div>
        <w:div w:id="1475219371">
          <w:marLeft w:val="640"/>
          <w:marRight w:val="0"/>
          <w:marTop w:val="0"/>
          <w:marBottom w:val="0"/>
          <w:divBdr>
            <w:top w:val="none" w:sz="0" w:space="0" w:color="auto"/>
            <w:left w:val="none" w:sz="0" w:space="0" w:color="auto"/>
            <w:bottom w:val="none" w:sz="0" w:space="0" w:color="auto"/>
            <w:right w:val="none" w:sz="0" w:space="0" w:color="auto"/>
          </w:divBdr>
        </w:div>
        <w:div w:id="254170289">
          <w:marLeft w:val="640"/>
          <w:marRight w:val="0"/>
          <w:marTop w:val="0"/>
          <w:marBottom w:val="0"/>
          <w:divBdr>
            <w:top w:val="none" w:sz="0" w:space="0" w:color="auto"/>
            <w:left w:val="none" w:sz="0" w:space="0" w:color="auto"/>
            <w:bottom w:val="none" w:sz="0" w:space="0" w:color="auto"/>
            <w:right w:val="none" w:sz="0" w:space="0" w:color="auto"/>
          </w:divBdr>
        </w:div>
        <w:div w:id="565650403">
          <w:marLeft w:val="640"/>
          <w:marRight w:val="0"/>
          <w:marTop w:val="0"/>
          <w:marBottom w:val="0"/>
          <w:divBdr>
            <w:top w:val="none" w:sz="0" w:space="0" w:color="auto"/>
            <w:left w:val="none" w:sz="0" w:space="0" w:color="auto"/>
            <w:bottom w:val="none" w:sz="0" w:space="0" w:color="auto"/>
            <w:right w:val="none" w:sz="0" w:space="0" w:color="auto"/>
          </w:divBdr>
        </w:div>
        <w:div w:id="1598707609">
          <w:marLeft w:val="640"/>
          <w:marRight w:val="0"/>
          <w:marTop w:val="0"/>
          <w:marBottom w:val="0"/>
          <w:divBdr>
            <w:top w:val="none" w:sz="0" w:space="0" w:color="auto"/>
            <w:left w:val="none" w:sz="0" w:space="0" w:color="auto"/>
            <w:bottom w:val="none" w:sz="0" w:space="0" w:color="auto"/>
            <w:right w:val="none" w:sz="0" w:space="0" w:color="auto"/>
          </w:divBdr>
        </w:div>
        <w:div w:id="818419809">
          <w:marLeft w:val="640"/>
          <w:marRight w:val="0"/>
          <w:marTop w:val="0"/>
          <w:marBottom w:val="0"/>
          <w:divBdr>
            <w:top w:val="none" w:sz="0" w:space="0" w:color="auto"/>
            <w:left w:val="none" w:sz="0" w:space="0" w:color="auto"/>
            <w:bottom w:val="none" w:sz="0" w:space="0" w:color="auto"/>
            <w:right w:val="none" w:sz="0" w:space="0" w:color="auto"/>
          </w:divBdr>
        </w:div>
        <w:div w:id="1295792897">
          <w:marLeft w:val="640"/>
          <w:marRight w:val="0"/>
          <w:marTop w:val="0"/>
          <w:marBottom w:val="0"/>
          <w:divBdr>
            <w:top w:val="none" w:sz="0" w:space="0" w:color="auto"/>
            <w:left w:val="none" w:sz="0" w:space="0" w:color="auto"/>
            <w:bottom w:val="none" w:sz="0" w:space="0" w:color="auto"/>
            <w:right w:val="none" w:sz="0" w:space="0" w:color="auto"/>
          </w:divBdr>
        </w:div>
        <w:div w:id="890845802">
          <w:marLeft w:val="640"/>
          <w:marRight w:val="0"/>
          <w:marTop w:val="0"/>
          <w:marBottom w:val="0"/>
          <w:divBdr>
            <w:top w:val="none" w:sz="0" w:space="0" w:color="auto"/>
            <w:left w:val="none" w:sz="0" w:space="0" w:color="auto"/>
            <w:bottom w:val="none" w:sz="0" w:space="0" w:color="auto"/>
            <w:right w:val="none" w:sz="0" w:space="0" w:color="auto"/>
          </w:divBdr>
        </w:div>
        <w:div w:id="172302538">
          <w:marLeft w:val="640"/>
          <w:marRight w:val="0"/>
          <w:marTop w:val="0"/>
          <w:marBottom w:val="0"/>
          <w:divBdr>
            <w:top w:val="none" w:sz="0" w:space="0" w:color="auto"/>
            <w:left w:val="none" w:sz="0" w:space="0" w:color="auto"/>
            <w:bottom w:val="none" w:sz="0" w:space="0" w:color="auto"/>
            <w:right w:val="none" w:sz="0" w:space="0" w:color="auto"/>
          </w:divBdr>
        </w:div>
        <w:div w:id="2100252072">
          <w:marLeft w:val="640"/>
          <w:marRight w:val="0"/>
          <w:marTop w:val="0"/>
          <w:marBottom w:val="0"/>
          <w:divBdr>
            <w:top w:val="none" w:sz="0" w:space="0" w:color="auto"/>
            <w:left w:val="none" w:sz="0" w:space="0" w:color="auto"/>
            <w:bottom w:val="none" w:sz="0" w:space="0" w:color="auto"/>
            <w:right w:val="none" w:sz="0" w:space="0" w:color="auto"/>
          </w:divBdr>
        </w:div>
        <w:div w:id="1383167148">
          <w:marLeft w:val="640"/>
          <w:marRight w:val="0"/>
          <w:marTop w:val="0"/>
          <w:marBottom w:val="0"/>
          <w:divBdr>
            <w:top w:val="none" w:sz="0" w:space="0" w:color="auto"/>
            <w:left w:val="none" w:sz="0" w:space="0" w:color="auto"/>
            <w:bottom w:val="none" w:sz="0" w:space="0" w:color="auto"/>
            <w:right w:val="none" w:sz="0" w:space="0" w:color="auto"/>
          </w:divBdr>
        </w:div>
        <w:div w:id="140663148">
          <w:marLeft w:val="640"/>
          <w:marRight w:val="0"/>
          <w:marTop w:val="0"/>
          <w:marBottom w:val="0"/>
          <w:divBdr>
            <w:top w:val="none" w:sz="0" w:space="0" w:color="auto"/>
            <w:left w:val="none" w:sz="0" w:space="0" w:color="auto"/>
            <w:bottom w:val="none" w:sz="0" w:space="0" w:color="auto"/>
            <w:right w:val="none" w:sz="0" w:space="0" w:color="auto"/>
          </w:divBdr>
        </w:div>
        <w:div w:id="922757851">
          <w:marLeft w:val="640"/>
          <w:marRight w:val="0"/>
          <w:marTop w:val="0"/>
          <w:marBottom w:val="0"/>
          <w:divBdr>
            <w:top w:val="none" w:sz="0" w:space="0" w:color="auto"/>
            <w:left w:val="none" w:sz="0" w:space="0" w:color="auto"/>
            <w:bottom w:val="none" w:sz="0" w:space="0" w:color="auto"/>
            <w:right w:val="none" w:sz="0" w:space="0" w:color="auto"/>
          </w:divBdr>
        </w:div>
        <w:div w:id="964889935">
          <w:marLeft w:val="640"/>
          <w:marRight w:val="0"/>
          <w:marTop w:val="0"/>
          <w:marBottom w:val="0"/>
          <w:divBdr>
            <w:top w:val="none" w:sz="0" w:space="0" w:color="auto"/>
            <w:left w:val="none" w:sz="0" w:space="0" w:color="auto"/>
            <w:bottom w:val="none" w:sz="0" w:space="0" w:color="auto"/>
            <w:right w:val="none" w:sz="0" w:space="0" w:color="auto"/>
          </w:divBdr>
        </w:div>
        <w:div w:id="710879514">
          <w:marLeft w:val="640"/>
          <w:marRight w:val="0"/>
          <w:marTop w:val="0"/>
          <w:marBottom w:val="0"/>
          <w:divBdr>
            <w:top w:val="none" w:sz="0" w:space="0" w:color="auto"/>
            <w:left w:val="none" w:sz="0" w:space="0" w:color="auto"/>
            <w:bottom w:val="none" w:sz="0" w:space="0" w:color="auto"/>
            <w:right w:val="none" w:sz="0" w:space="0" w:color="auto"/>
          </w:divBdr>
        </w:div>
        <w:div w:id="1677226674">
          <w:marLeft w:val="640"/>
          <w:marRight w:val="0"/>
          <w:marTop w:val="0"/>
          <w:marBottom w:val="0"/>
          <w:divBdr>
            <w:top w:val="none" w:sz="0" w:space="0" w:color="auto"/>
            <w:left w:val="none" w:sz="0" w:space="0" w:color="auto"/>
            <w:bottom w:val="none" w:sz="0" w:space="0" w:color="auto"/>
            <w:right w:val="none" w:sz="0" w:space="0" w:color="auto"/>
          </w:divBdr>
        </w:div>
        <w:div w:id="1090004926">
          <w:marLeft w:val="640"/>
          <w:marRight w:val="0"/>
          <w:marTop w:val="0"/>
          <w:marBottom w:val="0"/>
          <w:divBdr>
            <w:top w:val="none" w:sz="0" w:space="0" w:color="auto"/>
            <w:left w:val="none" w:sz="0" w:space="0" w:color="auto"/>
            <w:bottom w:val="none" w:sz="0" w:space="0" w:color="auto"/>
            <w:right w:val="none" w:sz="0" w:space="0" w:color="auto"/>
          </w:divBdr>
        </w:div>
        <w:div w:id="1167673050">
          <w:marLeft w:val="640"/>
          <w:marRight w:val="0"/>
          <w:marTop w:val="0"/>
          <w:marBottom w:val="0"/>
          <w:divBdr>
            <w:top w:val="none" w:sz="0" w:space="0" w:color="auto"/>
            <w:left w:val="none" w:sz="0" w:space="0" w:color="auto"/>
            <w:bottom w:val="none" w:sz="0" w:space="0" w:color="auto"/>
            <w:right w:val="none" w:sz="0" w:space="0" w:color="auto"/>
          </w:divBdr>
        </w:div>
        <w:div w:id="742216263">
          <w:marLeft w:val="640"/>
          <w:marRight w:val="0"/>
          <w:marTop w:val="0"/>
          <w:marBottom w:val="0"/>
          <w:divBdr>
            <w:top w:val="none" w:sz="0" w:space="0" w:color="auto"/>
            <w:left w:val="none" w:sz="0" w:space="0" w:color="auto"/>
            <w:bottom w:val="none" w:sz="0" w:space="0" w:color="auto"/>
            <w:right w:val="none" w:sz="0" w:space="0" w:color="auto"/>
          </w:divBdr>
        </w:div>
        <w:div w:id="303123432">
          <w:marLeft w:val="640"/>
          <w:marRight w:val="0"/>
          <w:marTop w:val="0"/>
          <w:marBottom w:val="0"/>
          <w:divBdr>
            <w:top w:val="none" w:sz="0" w:space="0" w:color="auto"/>
            <w:left w:val="none" w:sz="0" w:space="0" w:color="auto"/>
            <w:bottom w:val="none" w:sz="0" w:space="0" w:color="auto"/>
            <w:right w:val="none" w:sz="0" w:space="0" w:color="auto"/>
          </w:divBdr>
        </w:div>
        <w:div w:id="806582213">
          <w:marLeft w:val="640"/>
          <w:marRight w:val="0"/>
          <w:marTop w:val="0"/>
          <w:marBottom w:val="0"/>
          <w:divBdr>
            <w:top w:val="none" w:sz="0" w:space="0" w:color="auto"/>
            <w:left w:val="none" w:sz="0" w:space="0" w:color="auto"/>
            <w:bottom w:val="none" w:sz="0" w:space="0" w:color="auto"/>
            <w:right w:val="none" w:sz="0" w:space="0" w:color="auto"/>
          </w:divBdr>
        </w:div>
        <w:div w:id="1617833360">
          <w:marLeft w:val="640"/>
          <w:marRight w:val="0"/>
          <w:marTop w:val="0"/>
          <w:marBottom w:val="0"/>
          <w:divBdr>
            <w:top w:val="none" w:sz="0" w:space="0" w:color="auto"/>
            <w:left w:val="none" w:sz="0" w:space="0" w:color="auto"/>
            <w:bottom w:val="none" w:sz="0" w:space="0" w:color="auto"/>
            <w:right w:val="none" w:sz="0" w:space="0" w:color="auto"/>
          </w:divBdr>
        </w:div>
        <w:div w:id="1874539791">
          <w:marLeft w:val="640"/>
          <w:marRight w:val="0"/>
          <w:marTop w:val="0"/>
          <w:marBottom w:val="0"/>
          <w:divBdr>
            <w:top w:val="none" w:sz="0" w:space="0" w:color="auto"/>
            <w:left w:val="none" w:sz="0" w:space="0" w:color="auto"/>
            <w:bottom w:val="none" w:sz="0" w:space="0" w:color="auto"/>
            <w:right w:val="none" w:sz="0" w:space="0" w:color="auto"/>
          </w:divBdr>
        </w:div>
        <w:div w:id="420565985">
          <w:marLeft w:val="640"/>
          <w:marRight w:val="0"/>
          <w:marTop w:val="0"/>
          <w:marBottom w:val="0"/>
          <w:divBdr>
            <w:top w:val="none" w:sz="0" w:space="0" w:color="auto"/>
            <w:left w:val="none" w:sz="0" w:space="0" w:color="auto"/>
            <w:bottom w:val="none" w:sz="0" w:space="0" w:color="auto"/>
            <w:right w:val="none" w:sz="0" w:space="0" w:color="auto"/>
          </w:divBdr>
        </w:div>
        <w:div w:id="277882902">
          <w:marLeft w:val="640"/>
          <w:marRight w:val="0"/>
          <w:marTop w:val="0"/>
          <w:marBottom w:val="0"/>
          <w:divBdr>
            <w:top w:val="none" w:sz="0" w:space="0" w:color="auto"/>
            <w:left w:val="none" w:sz="0" w:space="0" w:color="auto"/>
            <w:bottom w:val="none" w:sz="0" w:space="0" w:color="auto"/>
            <w:right w:val="none" w:sz="0" w:space="0" w:color="auto"/>
          </w:divBdr>
        </w:div>
        <w:div w:id="1687907022">
          <w:marLeft w:val="640"/>
          <w:marRight w:val="0"/>
          <w:marTop w:val="0"/>
          <w:marBottom w:val="0"/>
          <w:divBdr>
            <w:top w:val="none" w:sz="0" w:space="0" w:color="auto"/>
            <w:left w:val="none" w:sz="0" w:space="0" w:color="auto"/>
            <w:bottom w:val="none" w:sz="0" w:space="0" w:color="auto"/>
            <w:right w:val="none" w:sz="0" w:space="0" w:color="auto"/>
          </w:divBdr>
        </w:div>
        <w:div w:id="431556790">
          <w:marLeft w:val="640"/>
          <w:marRight w:val="0"/>
          <w:marTop w:val="0"/>
          <w:marBottom w:val="0"/>
          <w:divBdr>
            <w:top w:val="none" w:sz="0" w:space="0" w:color="auto"/>
            <w:left w:val="none" w:sz="0" w:space="0" w:color="auto"/>
            <w:bottom w:val="none" w:sz="0" w:space="0" w:color="auto"/>
            <w:right w:val="none" w:sz="0" w:space="0" w:color="auto"/>
          </w:divBdr>
        </w:div>
        <w:div w:id="1256983912">
          <w:marLeft w:val="640"/>
          <w:marRight w:val="0"/>
          <w:marTop w:val="0"/>
          <w:marBottom w:val="0"/>
          <w:divBdr>
            <w:top w:val="none" w:sz="0" w:space="0" w:color="auto"/>
            <w:left w:val="none" w:sz="0" w:space="0" w:color="auto"/>
            <w:bottom w:val="none" w:sz="0" w:space="0" w:color="auto"/>
            <w:right w:val="none" w:sz="0" w:space="0" w:color="auto"/>
          </w:divBdr>
        </w:div>
        <w:div w:id="1446315680">
          <w:marLeft w:val="640"/>
          <w:marRight w:val="0"/>
          <w:marTop w:val="0"/>
          <w:marBottom w:val="0"/>
          <w:divBdr>
            <w:top w:val="none" w:sz="0" w:space="0" w:color="auto"/>
            <w:left w:val="none" w:sz="0" w:space="0" w:color="auto"/>
            <w:bottom w:val="none" w:sz="0" w:space="0" w:color="auto"/>
            <w:right w:val="none" w:sz="0" w:space="0" w:color="auto"/>
          </w:divBdr>
        </w:div>
        <w:div w:id="595753982">
          <w:marLeft w:val="640"/>
          <w:marRight w:val="0"/>
          <w:marTop w:val="0"/>
          <w:marBottom w:val="0"/>
          <w:divBdr>
            <w:top w:val="none" w:sz="0" w:space="0" w:color="auto"/>
            <w:left w:val="none" w:sz="0" w:space="0" w:color="auto"/>
            <w:bottom w:val="none" w:sz="0" w:space="0" w:color="auto"/>
            <w:right w:val="none" w:sz="0" w:space="0" w:color="auto"/>
          </w:divBdr>
        </w:div>
        <w:div w:id="2017346587">
          <w:marLeft w:val="640"/>
          <w:marRight w:val="0"/>
          <w:marTop w:val="0"/>
          <w:marBottom w:val="0"/>
          <w:divBdr>
            <w:top w:val="none" w:sz="0" w:space="0" w:color="auto"/>
            <w:left w:val="none" w:sz="0" w:space="0" w:color="auto"/>
            <w:bottom w:val="none" w:sz="0" w:space="0" w:color="auto"/>
            <w:right w:val="none" w:sz="0" w:space="0" w:color="auto"/>
          </w:divBdr>
        </w:div>
        <w:div w:id="1792288769">
          <w:marLeft w:val="640"/>
          <w:marRight w:val="0"/>
          <w:marTop w:val="0"/>
          <w:marBottom w:val="0"/>
          <w:divBdr>
            <w:top w:val="none" w:sz="0" w:space="0" w:color="auto"/>
            <w:left w:val="none" w:sz="0" w:space="0" w:color="auto"/>
            <w:bottom w:val="none" w:sz="0" w:space="0" w:color="auto"/>
            <w:right w:val="none" w:sz="0" w:space="0" w:color="auto"/>
          </w:divBdr>
        </w:div>
        <w:div w:id="972635100">
          <w:marLeft w:val="640"/>
          <w:marRight w:val="0"/>
          <w:marTop w:val="0"/>
          <w:marBottom w:val="0"/>
          <w:divBdr>
            <w:top w:val="none" w:sz="0" w:space="0" w:color="auto"/>
            <w:left w:val="none" w:sz="0" w:space="0" w:color="auto"/>
            <w:bottom w:val="none" w:sz="0" w:space="0" w:color="auto"/>
            <w:right w:val="none" w:sz="0" w:space="0" w:color="auto"/>
          </w:divBdr>
        </w:div>
        <w:div w:id="2014338187">
          <w:marLeft w:val="640"/>
          <w:marRight w:val="0"/>
          <w:marTop w:val="0"/>
          <w:marBottom w:val="0"/>
          <w:divBdr>
            <w:top w:val="none" w:sz="0" w:space="0" w:color="auto"/>
            <w:left w:val="none" w:sz="0" w:space="0" w:color="auto"/>
            <w:bottom w:val="none" w:sz="0" w:space="0" w:color="auto"/>
            <w:right w:val="none" w:sz="0" w:space="0" w:color="auto"/>
          </w:divBdr>
        </w:div>
        <w:div w:id="1965697554">
          <w:marLeft w:val="640"/>
          <w:marRight w:val="0"/>
          <w:marTop w:val="0"/>
          <w:marBottom w:val="0"/>
          <w:divBdr>
            <w:top w:val="none" w:sz="0" w:space="0" w:color="auto"/>
            <w:left w:val="none" w:sz="0" w:space="0" w:color="auto"/>
            <w:bottom w:val="none" w:sz="0" w:space="0" w:color="auto"/>
            <w:right w:val="none" w:sz="0" w:space="0" w:color="auto"/>
          </w:divBdr>
        </w:div>
        <w:div w:id="2107798419">
          <w:marLeft w:val="640"/>
          <w:marRight w:val="0"/>
          <w:marTop w:val="0"/>
          <w:marBottom w:val="0"/>
          <w:divBdr>
            <w:top w:val="none" w:sz="0" w:space="0" w:color="auto"/>
            <w:left w:val="none" w:sz="0" w:space="0" w:color="auto"/>
            <w:bottom w:val="none" w:sz="0" w:space="0" w:color="auto"/>
            <w:right w:val="none" w:sz="0" w:space="0" w:color="auto"/>
          </w:divBdr>
        </w:div>
        <w:div w:id="61564208">
          <w:marLeft w:val="640"/>
          <w:marRight w:val="0"/>
          <w:marTop w:val="0"/>
          <w:marBottom w:val="0"/>
          <w:divBdr>
            <w:top w:val="none" w:sz="0" w:space="0" w:color="auto"/>
            <w:left w:val="none" w:sz="0" w:space="0" w:color="auto"/>
            <w:bottom w:val="none" w:sz="0" w:space="0" w:color="auto"/>
            <w:right w:val="none" w:sz="0" w:space="0" w:color="auto"/>
          </w:divBdr>
        </w:div>
        <w:div w:id="345911299">
          <w:marLeft w:val="640"/>
          <w:marRight w:val="0"/>
          <w:marTop w:val="0"/>
          <w:marBottom w:val="0"/>
          <w:divBdr>
            <w:top w:val="none" w:sz="0" w:space="0" w:color="auto"/>
            <w:left w:val="none" w:sz="0" w:space="0" w:color="auto"/>
            <w:bottom w:val="none" w:sz="0" w:space="0" w:color="auto"/>
            <w:right w:val="none" w:sz="0" w:space="0" w:color="auto"/>
          </w:divBdr>
        </w:div>
        <w:div w:id="1807118175">
          <w:marLeft w:val="640"/>
          <w:marRight w:val="0"/>
          <w:marTop w:val="0"/>
          <w:marBottom w:val="0"/>
          <w:divBdr>
            <w:top w:val="none" w:sz="0" w:space="0" w:color="auto"/>
            <w:left w:val="none" w:sz="0" w:space="0" w:color="auto"/>
            <w:bottom w:val="none" w:sz="0" w:space="0" w:color="auto"/>
            <w:right w:val="none" w:sz="0" w:space="0" w:color="auto"/>
          </w:divBdr>
        </w:div>
        <w:div w:id="1106652595">
          <w:marLeft w:val="640"/>
          <w:marRight w:val="0"/>
          <w:marTop w:val="0"/>
          <w:marBottom w:val="0"/>
          <w:divBdr>
            <w:top w:val="none" w:sz="0" w:space="0" w:color="auto"/>
            <w:left w:val="none" w:sz="0" w:space="0" w:color="auto"/>
            <w:bottom w:val="none" w:sz="0" w:space="0" w:color="auto"/>
            <w:right w:val="none" w:sz="0" w:space="0" w:color="auto"/>
          </w:divBdr>
        </w:div>
        <w:div w:id="1391152647">
          <w:marLeft w:val="640"/>
          <w:marRight w:val="0"/>
          <w:marTop w:val="0"/>
          <w:marBottom w:val="0"/>
          <w:divBdr>
            <w:top w:val="none" w:sz="0" w:space="0" w:color="auto"/>
            <w:left w:val="none" w:sz="0" w:space="0" w:color="auto"/>
            <w:bottom w:val="none" w:sz="0" w:space="0" w:color="auto"/>
            <w:right w:val="none" w:sz="0" w:space="0" w:color="auto"/>
          </w:divBdr>
        </w:div>
        <w:div w:id="290526253">
          <w:marLeft w:val="640"/>
          <w:marRight w:val="0"/>
          <w:marTop w:val="0"/>
          <w:marBottom w:val="0"/>
          <w:divBdr>
            <w:top w:val="none" w:sz="0" w:space="0" w:color="auto"/>
            <w:left w:val="none" w:sz="0" w:space="0" w:color="auto"/>
            <w:bottom w:val="none" w:sz="0" w:space="0" w:color="auto"/>
            <w:right w:val="none" w:sz="0" w:space="0" w:color="auto"/>
          </w:divBdr>
        </w:div>
        <w:div w:id="239948758">
          <w:marLeft w:val="640"/>
          <w:marRight w:val="0"/>
          <w:marTop w:val="0"/>
          <w:marBottom w:val="0"/>
          <w:divBdr>
            <w:top w:val="none" w:sz="0" w:space="0" w:color="auto"/>
            <w:left w:val="none" w:sz="0" w:space="0" w:color="auto"/>
            <w:bottom w:val="none" w:sz="0" w:space="0" w:color="auto"/>
            <w:right w:val="none" w:sz="0" w:space="0" w:color="auto"/>
          </w:divBdr>
        </w:div>
        <w:div w:id="1787654343">
          <w:marLeft w:val="640"/>
          <w:marRight w:val="0"/>
          <w:marTop w:val="0"/>
          <w:marBottom w:val="0"/>
          <w:divBdr>
            <w:top w:val="none" w:sz="0" w:space="0" w:color="auto"/>
            <w:left w:val="none" w:sz="0" w:space="0" w:color="auto"/>
            <w:bottom w:val="none" w:sz="0" w:space="0" w:color="auto"/>
            <w:right w:val="none" w:sz="0" w:space="0" w:color="auto"/>
          </w:divBdr>
        </w:div>
        <w:div w:id="857087399">
          <w:marLeft w:val="640"/>
          <w:marRight w:val="0"/>
          <w:marTop w:val="0"/>
          <w:marBottom w:val="0"/>
          <w:divBdr>
            <w:top w:val="none" w:sz="0" w:space="0" w:color="auto"/>
            <w:left w:val="none" w:sz="0" w:space="0" w:color="auto"/>
            <w:bottom w:val="none" w:sz="0" w:space="0" w:color="auto"/>
            <w:right w:val="none" w:sz="0" w:space="0" w:color="auto"/>
          </w:divBdr>
        </w:div>
        <w:div w:id="849569054">
          <w:marLeft w:val="640"/>
          <w:marRight w:val="0"/>
          <w:marTop w:val="0"/>
          <w:marBottom w:val="0"/>
          <w:divBdr>
            <w:top w:val="none" w:sz="0" w:space="0" w:color="auto"/>
            <w:left w:val="none" w:sz="0" w:space="0" w:color="auto"/>
            <w:bottom w:val="none" w:sz="0" w:space="0" w:color="auto"/>
            <w:right w:val="none" w:sz="0" w:space="0" w:color="auto"/>
          </w:divBdr>
        </w:div>
        <w:div w:id="1165706496">
          <w:marLeft w:val="640"/>
          <w:marRight w:val="0"/>
          <w:marTop w:val="0"/>
          <w:marBottom w:val="0"/>
          <w:divBdr>
            <w:top w:val="none" w:sz="0" w:space="0" w:color="auto"/>
            <w:left w:val="none" w:sz="0" w:space="0" w:color="auto"/>
            <w:bottom w:val="none" w:sz="0" w:space="0" w:color="auto"/>
            <w:right w:val="none" w:sz="0" w:space="0" w:color="auto"/>
          </w:divBdr>
        </w:div>
        <w:div w:id="726025728">
          <w:marLeft w:val="640"/>
          <w:marRight w:val="0"/>
          <w:marTop w:val="0"/>
          <w:marBottom w:val="0"/>
          <w:divBdr>
            <w:top w:val="none" w:sz="0" w:space="0" w:color="auto"/>
            <w:left w:val="none" w:sz="0" w:space="0" w:color="auto"/>
            <w:bottom w:val="none" w:sz="0" w:space="0" w:color="auto"/>
            <w:right w:val="none" w:sz="0" w:space="0" w:color="auto"/>
          </w:divBdr>
        </w:div>
        <w:div w:id="188956859">
          <w:marLeft w:val="640"/>
          <w:marRight w:val="0"/>
          <w:marTop w:val="0"/>
          <w:marBottom w:val="0"/>
          <w:divBdr>
            <w:top w:val="none" w:sz="0" w:space="0" w:color="auto"/>
            <w:left w:val="none" w:sz="0" w:space="0" w:color="auto"/>
            <w:bottom w:val="none" w:sz="0" w:space="0" w:color="auto"/>
            <w:right w:val="none" w:sz="0" w:space="0" w:color="auto"/>
          </w:divBdr>
        </w:div>
        <w:div w:id="1498037048">
          <w:marLeft w:val="640"/>
          <w:marRight w:val="0"/>
          <w:marTop w:val="0"/>
          <w:marBottom w:val="0"/>
          <w:divBdr>
            <w:top w:val="none" w:sz="0" w:space="0" w:color="auto"/>
            <w:left w:val="none" w:sz="0" w:space="0" w:color="auto"/>
            <w:bottom w:val="none" w:sz="0" w:space="0" w:color="auto"/>
            <w:right w:val="none" w:sz="0" w:space="0" w:color="auto"/>
          </w:divBdr>
        </w:div>
        <w:div w:id="1592274944">
          <w:marLeft w:val="640"/>
          <w:marRight w:val="0"/>
          <w:marTop w:val="0"/>
          <w:marBottom w:val="0"/>
          <w:divBdr>
            <w:top w:val="none" w:sz="0" w:space="0" w:color="auto"/>
            <w:left w:val="none" w:sz="0" w:space="0" w:color="auto"/>
            <w:bottom w:val="none" w:sz="0" w:space="0" w:color="auto"/>
            <w:right w:val="none" w:sz="0" w:space="0" w:color="auto"/>
          </w:divBdr>
        </w:div>
        <w:div w:id="275254606">
          <w:marLeft w:val="640"/>
          <w:marRight w:val="0"/>
          <w:marTop w:val="0"/>
          <w:marBottom w:val="0"/>
          <w:divBdr>
            <w:top w:val="none" w:sz="0" w:space="0" w:color="auto"/>
            <w:left w:val="none" w:sz="0" w:space="0" w:color="auto"/>
            <w:bottom w:val="none" w:sz="0" w:space="0" w:color="auto"/>
            <w:right w:val="none" w:sz="0" w:space="0" w:color="auto"/>
          </w:divBdr>
        </w:div>
        <w:div w:id="1794443752">
          <w:marLeft w:val="640"/>
          <w:marRight w:val="0"/>
          <w:marTop w:val="0"/>
          <w:marBottom w:val="0"/>
          <w:divBdr>
            <w:top w:val="none" w:sz="0" w:space="0" w:color="auto"/>
            <w:left w:val="none" w:sz="0" w:space="0" w:color="auto"/>
            <w:bottom w:val="none" w:sz="0" w:space="0" w:color="auto"/>
            <w:right w:val="none" w:sz="0" w:space="0" w:color="auto"/>
          </w:divBdr>
        </w:div>
        <w:div w:id="477308214">
          <w:marLeft w:val="640"/>
          <w:marRight w:val="0"/>
          <w:marTop w:val="0"/>
          <w:marBottom w:val="0"/>
          <w:divBdr>
            <w:top w:val="none" w:sz="0" w:space="0" w:color="auto"/>
            <w:left w:val="none" w:sz="0" w:space="0" w:color="auto"/>
            <w:bottom w:val="none" w:sz="0" w:space="0" w:color="auto"/>
            <w:right w:val="none" w:sz="0" w:space="0" w:color="auto"/>
          </w:divBdr>
        </w:div>
        <w:div w:id="678506819">
          <w:marLeft w:val="640"/>
          <w:marRight w:val="0"/>
          <w:marTop w:val="0"/>
          <w:marBottom w:val="0"/>
          <w:divBdr>
            <w:top w:val="none" w:sz="0" w:space="0" w:color="auto"/>
            <w:left w:val="none" w:sz="0" w:space="0" w:color="auto"/>
            <w:bottom w:val="none" w:sz="0" w:space="0" w:color="auto"/>
            <w:right w:val="none" w:sz="0" w:space="0" w:color="auto"/>
          </w:divBdr>
        </w:div>
        <w:div w:id="1786996730">
          <w:marLeft w:val="640"/>
          <w:marRight w:val="0"/>
          <w:marTop w:val="0"/>
          <w:marBottom w:val="0"/>
          <w:divBdr>
            <w:top w:val="none" w:sz="0" w:space="0" w:color="auto"/>
            <w:left w:val="none" w:sz="0" w:space="0" w:color="auto"/>
            <w:bottom w:val="none" w:sz="0" w:space="0" w:color="auto"/>
            <w:right w:val="none" w:sz="0" w:space="0" w:color="auto"/>
          </w:divBdr>
        </w:div>
        <w:div w:id="324431534">
          <w:marLeft w:val="640"/>
          <w:marRight w:val="0"/>
          <w:marTop w:val="0"/>
          <w:marBottom w:val="0"/>
          <w:divBdr>
            <w:top w:val="none" w:sz="0" w:space="0" w:color="auto"/>
            <w:left w:val="none" w:sz="0" w:space="0" w:color="auto"/>
            <w:bottom w:val="none" w:sz="0" w:space="0" w:color="auto"/>
            <w:right w:val="none" w:sz="0" w:space="0" w:color="auto"/>
          </w:divBdr>
        </w:div>
        <w:div w:id="763763733">
          <w:marLeft w:val="640"/>
          <w:marRight w:val="0"/>
          <w:marTop w:val="0"/>
          <w:marBottom w:val="0"/>
          <w:divBdr>
            <w:top w:val="none" w:sz="0" w:space="0" w:color="auto"/>
            <w:left w:val="none" w:sz="0" w:space="0" w:color="auto"/>
            <w:bottom w:val="none" w:sz="0" w:space="0" w:color="auto"/>
            <w:right w:val="none" w:sz="0" w:space="0" w:color="auto"/>
          </w:divBdr>
        </w:div>
        <w:div w:id="1442072658">
          <w:marLeft w:val="640"/>
          <w:marRight w:val="0"/>
          <w:marTop w:val="0"/>
          <w:marBottom w:val="0"/>
          <w:divBdr>
            <w:top w:val="none" w:sz="0" w:space="0" w:color="auto"/>
            <w:left w:val="none" w:sz="0" w:space="0" w:color="auto"/>
            <w:bottom w:val="none" w:sz="0" w:space="0" w:color="auto"/>
            <w:right w:val="none" w:sz="0" w:space="0" w:color="auto"/>
          </w:divBdr>
        </w:div>
        <w:div w:id="148405579">
          <w:marLeft w:val="640"/>
          <w:marRight w:val="0"/>
          <w:marTop w:val="0"/>
          <w:marBottom w:val="0"/>
          <w:divBdr>
            <w:top w:val="none" w:sz="0" w:space="0" w:color="auto"/>
            <w:left w:val="none" w:sz="0" w:space="0" w:color="auto"/>
            <w:bottom w:val="none" w:sz="0" w:space="0" w:color="auto"/>
            <w:right w:val="none" w:sz="0" w:space="0" w:color="auto"/>
          </w:divBdr>
        </w:div>
        <w:div w:id="1694916466">
          <w:marLeft w:val="640"/>
          <w:marRight w:val="0"/>
          <w:marTop w:val="0"/>
          <w:marBottom w:val="0"/>
          <w:divBdr>
            <w:top w:val="none" w:sz="0" w:space="0" w:color="auto"/>
            <w:left w:val="none" w:sz="0" w:space="0" w:color="auto"/>
            <w:bottom w:val="none" w:sz="0" w:space="0" w:color="auto"/>
            <w:right w:val="none" w:sz="0" w:space="0" w:color="auto"/>
          </w:divBdr>
        </w:div>
        <w:div w:id="1024944040">
          <w:marLeft w:val="640"/>
          <w:marRight w:val="0"/>
          <w:marTop w:val="0"/>
          <w:marBottom w:val="0"/>
          <w:divBdr>
            <w:top w:val="none" w:sz="0" w:space="0" w:color="auto"/>
            <w:left w:val="none" w:sz="0" w:space="0" w:color="auto"/>
            <w:bottom w:val="none" w:sz="0" w:space="0" w:color="auto"/>
            <w:right w:val="none" w:sz="0" w:space="0" w:color="auto"/>
          </w:divBdr>
        </w:div>
        <w:div w:id="1287857153">
          <w:marLeft w:val="640"/>
          <w:marRight w:val="0"/>
          <w:marTop w:val="0"/>
          <w:marBottom w:val="0"/>
          <w:divBdr>
            <w:top w:val="none" w:sz="0" w:space="0" w:color="auto"/>
            <w:left w:val="none" w:sz="0" w:space="0" w:color="auto"/>
            <w:bottom w:val="none" w:sz="0" w:space="0" w:color="auto"/>
            <w:right w:val="none" w:sz="0" w:space="0" w:color="auto"/>
          </w:divBdr>
        </w:div>
        <w:div w:id="1079060245">
          <w:marLeft w:val="640"/>
          <w:marRight w:val="0"/>
          <w:marTop w:val="0"/>
          <w:marBottom w:val="0"/>
          <w:divBdr>
            <w:top w:val="none" w:sz="0" w:space="0" w:color="auto"/>
            <w:left w:val="none" w:sz="0" w:space="0" w:color="auto"/>
            <w:bottom w:val="none" w:sz="0" w:space="0" w:color="auto"/>
            <w:right w:val="none" w:sz="0" w:space="0" w:color="auto"/>
          </w:divBdr>
        </w:div>
        <w:div w:id="1492258792">
          <w:marLeft w:val="640"/>
          <w:marRight w:val="0"/>
          <w:marTop w:val="0"/>
          <w:marBottom w:val="0"/>
          <w:divBdr>
            <w:top w:val="none" w:sz="0" w:space="0" w:color="auto"/>
            <w:left w:val="none" w:sz="0" w:space="0" w:color="auto"/>
            <w:bottom w:val="none" w:sz="0" w:space="0" w:color="auto"/>
            <w:right w:val="none" w:sz="0" w:space="0" w:color="auto"/>
          </w:divBdr>
        </w:div>
        <w:div w:id="930577919">
          <w:marLeft w:val="640"/>
          <w:marRight w:val="0"/>
          <w:marTop w:val="0"/>
          <w:marBottom w:val="0"/>
          <w:divBdr>
            <w:top w:val="none" w:sz="0" w:space="0" w:color="auto"/>
            <w:left w:val="none" w:sz="0" w:space="0" w:color="auto"/>
            <w:bottom w:val="none" w:sz="0" w:space="0" w:color="auto"/>
            <w:right w:val="none" w:sz="0" w:space="0" w:color="auto"/>
          </w:divBdr>
        </w:div>
        <w:div w:id="1172259296">
          <w:marLeft w:val="640"/>
          <w:marRight w:val="0"/>
          <w:marTop w:val="0"/>
          <w:marBottom w:val="0"/>
          <w:divBdr>
            <w:top w:val="none" w:sz="0" w:space="0" w:color="auto"/>
            <w:left w:val="none" w:sz="0" w:space="0" w:color="auto"/>
            <w:bottom w:val="none" w:sz="0" w:space="0" w:color="auto"/>
            <w:right w:val="none" w:sz="0" w:space="0" w:color="auto"/>
          </w:divBdr>
        </w:div>
        <w:div w:id="1255742065">
          <w:marLeft w:val="640"/>
          <w:marRight w:val="0"/>
          <w:marTop w:val="0"/>
          <w:marBottom w:val="0"/>
          <w:divBdr>
            <w:top w:val="none" w:sz="0" w:space="0" w:color="auto"/>
            <w:left w:val="none" w:sz="0" w:space="0" w:color="auto"/>
            <w:bottom w:val="none" w:sz="0" w:space="0" w:color="auto"/>
            <w:right w:val="none" w:sz="0" w:space="0" w:color="auto"/>
          </w:divBdr>
        </w:div>
        <w:div w:id="1998800091">
          <w:marLeft w:val="640"/>
          <w:marRight w:val="0"/>
          <w:marTop w:val="0"/>
          <w:marBottom w:val="0"/>
          <w:divBdr>
            <w:top w:val="none" w:sz="0" w:space="0" w:color="auto"/>
            <w:left w:val="none" w:sz="0" w:space="0" w:color="auto"/>
            <w:bottom w:val="none" w:sz="0" w:space="0" w:color="auto"/>
            <w:right w:val="none" w:sz="0" w:space="0" w:color="auto"/>
          </w:divBdr>
        </w:div>
        <w:div w:id="266734298">
          <w:marLeft w:val="640"/>
          <w:marRight w:val="0"/>
          <w:marTop w:val="0"/>
          <w:marBottom w:val="0"/>
          <w:divBdr>
            <w:top w:val="none" w:sz="0" w:space="0" w:color="auto"/>
            <w:left w:val="none" w:sz="0" w:space="0" w:color="auto"/>
            <w:bottom w:val="none" w:sz="0" w:space="0" w:color="auto"/>
            <w:right w:val="none" w:sz="0" w:space="0" w:color="auto"/>
          </w:divBdr>
        </w:div>
        <w:div w:id="1224364583">
          <w:marLeft w:val="640"/>
          <w:marRight w:val="0"/>
          <w:marTop w:val="0"/>
          <w:marBottom w:val="0"/>
          <w:divBdr>
            <w:top w:val="none" w:sz="0" w:space="0" w:color="auto"/>
            <w:left w:val="none" w:sz="0" w:space="0" w:color="auto"/>
            <w:bottom w:val="none" w:sz="0" w:space="0" w:color="auto"/>
            <w:right w:val="none" w:sz="0" w:space="0" w:color="auto"/>
          </w:divBdr>
        </w:div>
        <w:div w:id="938869812">
          <w:marLeft w:val="640"/>
          <w:marRight w:val="0"/>
          <w:marTop w:val="0"/>
          <w:marBottom w:val="0"/>
          <w:divBdr>
            <w:top w:val="none" w:sz="0" w:space="0" w:color="auto"/>
            <w:left w:val="none" w:sz="0" w:space="0" w:color="auto"/>
            <w:bottom w:val="none" w:sz="0" w:space="0" w:color="auto"/>
            <w:right w:val="none" w:sz="0" w:space="0" w:color="auto"/>
          </w:divBdr>
        </w:div>
        <w:div w:id="1217664000">
          <w:marLeft w:val="640"/>
          <w:marRight w:val="0"/>
          <w:marTop w:val="0"/>
          <w:marBottom w:val="0"/>
          <w:divBdr>
            <w:top w:val="none" w:sz="0" w:space="0" w:color="auto"/>
            <w:left w:val="none" w:sz="0" w:space="0" w:color="auto"/>
            <w:bottom w:val="none" w:sz="0" w:space="0" w:color="auto"/>
            <w:right w:val="none" w:sz="0" w:space="0" w:color="auto"/>
          </w:divBdr>
        </w:div>
        <w:div w:id="1162962615">
          <w:marLeft w:val="640"/>
          <w:marRight w:val="0"/>
          <w:marTop w:val="0"/>
          <w:marBottom w:val="0"/>
          <w:divBdr>
            <w:top w:val="none" w:sz="0" w:space="0" w:color="auto"/>
            <w:left w:val="none" w:sz="0" w:space="0" w:color="auto"/>
            <w:bottom w:val="none" w:sz="0" w:space="0" w:color="auto"/>
            <w:right w:val="none" w:sz="0" w:space="0" w:color="auto"/>
          </w:divBdr>
        </w:div>
        <w:div w:id="634408208">
          <w:marLeft w:val="640"/>
          <w:marRight w:val="0"/>
          <w:marTop w:val="0"/>
          <w:marBottom w:val="0"/>
          <w:divBdr>
            <w:top w:val="none" w:sz="0" w:space="0" w:color="auto"/>
            <w:left w:val="none" w:sz="0" w:space="0" w:color="auto"/>
            <w:bottom w:val="none" w:sz="0" w:space="0" w:color="auto"/>
            <w:right w:val="none" w:sz="0" w:space="0" w:color="auto"/>
          </w:divBdr>
        </w:div>
        <w:div w:id="186218176">
          <w:marLeft w:val="640"/>
          <w:marRight w:val="0"/>
          <w:marTop w:val="0"/>
          <w:marBottom w:val="0"/>
          <w:divBdr>
            <w:top w:val="none" w:sz="0" w:space="0" w:color="auto"/>
            <w:left w:val="none" w:sz="0" w:space="0" w:color="auto"/>
            <w:bottom w:val="none" w:sz="0" w:space="0" w:color="auto"/>
            <w:right w:val="none" w:sz="0" w:space="0" w:color="auto"/>
          </w:divBdr>
        </w:div>
        <w:div w:id="1496992126">
          <w:marLeft w:val="640"/>
          <w:marRight w:val="0"/>
          <w:marTop w:val="0"/>
          <w:marBottom w:val="0"/>
          <w:divBdr>
            <w:top w:val="none" w:sz="0" w:space="0" w:color="auto"/>
            <w:left w:val="none" w:sz="0" w:space="0" w:color="auto"/>
            <w:bottom w:val="none" w:sz="0" w:space="0" w:color="auto"/>
            <w:right w:val="none" w:sz="0" w:space="0" w:color="auto"/>
          </w:divBdr>
        </w:div>
        <w:div w:id="1977567684">
          <w:marLeft w:val="640"/>
          <w:marRight w:val="0"/>
          <w:marTop w:val="0"/>
          <w:marBottom w:val="0"/>
          <w:divBdr>
            <w:top w:val="none" w:sz="0" w:space="0" w:color="auto"/>
            <w:left w:val="none" w:sz="0" w:space="0" w:color="auto"/>
            <w:bottom w:val="none" w:sz="0" w:space="0" w:color="auto"/>
            <w:right w:val="none" w:sz="0" w:space="0" w:color="auto"/>
          </w:divBdr>
        </w:div>
        <w:div w:id="330111240">
          <w:marLeft w:val="640"/>
          <w:marRight w:val="0"/>
          <w:marTop w:val="0"/>
          <w:marBottom w:val="0"/>
          <w:divBdr>
            <w:top w:val="none" w:sz="0" w:space="0" w:color="auto"/>
            <w:left w:val="none" w:sz="0" w:space="0" w:color="auto"/>
            <w:bottom w:val="none" w:sz="0" w:space="0" w:color="auto"/>
            <w:right w:val="none" w:sz="0" w:space="0" w:color="auto"/>
          </w:divBdr>
        </w:div>
        <w:div w:id="1154222048">
          <w:marLeft w:val="640"/>
          <w:marRight w:val="0"/>
          <w:marTop w:val="0"/>
          <w:marBottom w:val="0"/>
          <w:divBdr>
            <w:top w:val="none" w:sz="0" w:space="0" w:color="auto"/>
            <w:left w:val="none" w:sz="0" w:space="0" w:color="auto"/>
            <w:bottom w:val="none" w:sz="0" w:space="0" w:color="auto"/>
            <w:right w:val="none" w:sz="0" w:space="0" w:color="auto"/>
          </w:divBdr>
        </w:div>
        <w:div w:id="949774988">
          <w:marLeft w:val="640"/>
          <w:marRight w:val="0"/>
          <w:marTop w:val="0"/>
          <w:marBottom w:val="0"/>
          <w:divBdr>
            <w:top w:val="none" w:sz="0" w:space="0" w:color="auto"/>
            <w:left w:val="none" w:sz="0" w:space="0" w:color="auto"/>
            <w:bottom w:val="none" w:sz="0" w:space="0" w:color="auto"/>
            <w:right w:val="none" w:sz="0" w:space="0" w:color="auto"/>
          </w:divBdr>
        </w:div>
        <w:div w:id="471558216">
          <w:marLeft w:val="640"/>
          <w:marRight w:val="0"/>
          <w:marTop w:val="0"/>
          <w:marBottom w:val="0"/>
          <w:divBdr>
            <w:top w:val="none" w:sz="0" w:space="0" w:color="auto"/>
            <w:left w:val="none" w:sz="0" w:space="0" w:color="auto"/>
            <w:bottom w:val="none" w:sz="0" w:space="0" w:color="auto"/>
            <w:right w:val="none" w:sz="0" w:space="0" w:color="auto"/>
          </w:divBdr>
        </w:div>
        <w:div w:id="874346238">
          <w:marLeft w:val="640"/>
          <w:marRight w:val="0"/>
          <w:marTop w:val="0"/>
          <w:marBottom w:val="0"/>
          <w:divBdr>
            <w:top w:val="none" w:sz="0" w:space="0" w:color="auto"/>
            <w:left w:val="none" w:sz="0" w:space="0" w:color="auto"/>
            <w:bottom w:val="none" w:sz="0" w:space="0" w:color="auto"/>
            <w:right w:val="none" w:sz="0" w:space="0" w:color="auto"/>
          </w:divBdr>
        </w:div>
        <w:div w:id="568349902">
          <w:marLeft w:val="640"/>
          <w:marRight w:val="0"/>
          <w:marTop w:val="0"/>
          <w:marBottom w:val="0"/>
          <w:divBdr>
            <w:top w:val="none" w:sz="0" w:space="0" w:color="auto"/>
            <w:left w:val="none" w:sz="0" w:space="0" w:color="auto"/>
            <w:bottom w:val="none" w:sz="0" w:space="0" w:color="auto"/>
            <w:right w:val="none" w:sz="0" w:space="0" w:color="auto"/>
          </w:divBdr>
        </w:div>
        <w:div w:id="306207177">
          <w:marLeft w:val="640"/>
          <w:marRight w:val="0"/>
          <w:marTop w:val="0"/>
          <w:marBottom w:val="0"/>
          <w:divBdr>
            <w:top w:val="none" w:sz="0" w:space="0" w:color="auto"/>
            <w:left w:val="none" w:sz="0" w:space="0" w:color="auto"/>
            <w:bottom w:val="none" w:sz="0" w:space="0" w:color="auto"/>
            <w:right w:val="none" w:sz="0" w:space="0" w:color="auto"/>
          </w:divBdr>
        </w:div>
        <w:div w:id="605310749">
          <w:marLeft w:val="640"/>
          <w:marRight w:val="0"/>
          <w:marTop w:val="0"/>
          <w:marBottom w:val="0"/>
          <w:divBdr>
            <w:top w:val="none" w:sz="0" w:space="0" w:color="auto"/>
            <w:left w:val="none" w:sz="0" w:space="0" w:color="auto"/>
            <w:bottom w:val="none" w:sz="0" w:space="0" w:color="auto"/>
            <w:right w:val="none" w:sz="0" w:space="0" w:color="auto"/>
          </w:divBdr>
        </w:div>
        <w:div w:id="878669027">
          <w:marLeft w:val="640"/>
          <w:marRight w:val="0"/>
          <w:marTop w:val="0"/>
          <w:marBottom w:val="0"/>
          <w:divBdr>
            <w:top w:val="none" w:sz="0" w:space="0" w:color="auto"/>
            <w:left w:val="none" w:sz="0" w:space="0" w:color="auto"/>
            <w:bottom w:val="none" w:sz="0" w:space="0" w:color="auto"/>
            <w:right w:val="none" w:sz="0" w:space="0" w:color="auto"/>
          </w:divBdr>
        </w:div>
        <w:div w:id="2005861767">
          <w:marLeft w:val="640"/>
          <w:marRight w:val="0"/>
          <w:marTop w:val="0"/>
          <w:marBottom w:val="0"/>
          <w:divBdr>
            <w:top w:val="none" w:sz="0" w:space="0" w:color="auto"/>
            <w:left w:val="none" w:sz="0" w:space="0" w:color="auto"/>
            <w:bottom w:val="none" w:sz="0" w:space="0" w:color="auto"/>
            <w:right w:val="none" w:sz="0" w:space="0" w:color="auto"/>
          </w:divBdr>
        </w:div>
        <w:div w:id="572132114">
          <w:marLeft w:val="640"/>
          <w:marRight w:val="0"/>
          <w:marTop w:val="0"/>
          <w:marBottom w:val="0"/>
          <w:divBdr>
            <w:top w:val="none" w:sz="0" w:space="0" w:color="auto"/>
            <w:left w:val="none" w:sz="0" w:space="0" w:color="auto"/>
            <w:bottom w:val="none" w:sz="0" w:space="0" w:color="auto"/>
            <w:right w:val="none" w:sz="0" w:space="0" w:color="auto"/>
          </w:divBdr>
        </w:div>
        <w:div w:id="1123697225">
          <w:marLeft w:val="640"/>
          <w:marRight w:val="0"/>
          <w:marTop w:val="0"/>
          <w:marBottom w:val="0"/>
          <w:divBdr>
            <w:top w:val="none" w:sz="0" w:space="0" w:color="auto"/>
            <w:left w:val="none" w:sz="0" w:space="0" w:color="auto"/>
            <w:bottom w:val="none" w:sz="0" w:space="0" w:color="auto"/>
            <w:right w:val="none" w:sz="0" w:space="0" w:color="auto"/>
          </w:divBdr>
        </w:div>
        <w:div w:id="150870972">
          <w:marLeft w:val="640"/>
          <w:marRight w:val="0"/>
          <w:marTop w:val="0"/>
          <w:marBottom w:val="0"/>
          <w:divBdr>
            <w:top w:val="none" w:sz="0" w:space="0" w:color="auto"/>
            <w:left w:val="none" w:sz="0" w:space="0" w:color="auto"/>
            <w:bottom w:val="none" w:sz="0" w:space="0" w:color="auto"/>
            <w:right w:val="none" w:sz="0" w:space="0" w:color="auto"/>
          </w:divBdr>
        </w:div>
        <w:div w:id="2047828950">
          <w:marLeft w:val="640"/>
          <w:marRight w:val="0"/>
          <w:marTop w:val="0"/>
          <w:marBottom w:val="0"/>
          <w:divBdr>
            <w:top w:val="none" w:sz="0" w:space="0" w:color="auto"/>
            <w:left w:val="none" w:sz="0" w:space="0" w:color="auto"/>
            <w:bottom w:val="none" w:sz="0" w:space="0" w:color="auto"/>
            <w:right w:val="none" w:sz="0" w:space="0" w:color="auto"/>
          </w:divBdr>
        </w:div>
        <w:div w:id="942416607">
          <w:marLeft w:val="640"/>
          <w:marRight w:val="0"/>
          <w:marTop w:val="0"/>
          <w:marBottom w:val="0"/>
          <w:divBdr>
            <w:top w:val="none" w:sz="0" w:space="0" w:color="auto"/>
            <w:left w:val="none" w:sz="0" w:space="0" w:color="auto"/>
            <w:bottom w:val="none" w:sz="0" w:space="0" w:color="auto"/>
            <w:right w:val="none" w:sz="0" w:space="0" w:color="auto"/>
          </w:divBdr>
        </w:div>
        <w:div w:id="1304584581">
          <w:marLeft w:val="640"/>
          <w:marRight w:val="0"/>
          <w:marTop w:val="0"/>
          <w:marBottom w:val="0"/>
          <w:divBdr>
            <w:top w:val="none" w:sz="0" w:space="0" w:color="auto"/>
            <w:left w:val="none" w:sz="0" w:space="0" w:color="auto"/>
            <w:bottom w:val="none" w:sz="0" w:space="0" w:color="auto"/>
            <w:right w:val="none" w:sz="0" w:space="0" w:color="auto"/>
          </w:divBdr>
        </w:div>
        <w:div w:id="1323894462">
          <w:marLeft w:val="640"/>
          <w:marRight w:val="0"/>
          <w:marTop w:val="0"/>
          <w:marBottom w:val="0"/>
          <w:divBdr>
            <w:top w:val="none" w:sz="0" w:space="0" w:color="auto"/>
            <w:left w:val="none" w:sz="0" w:space="0" w:color="auto"/>
            <w:bottom w:val="none" w:sz="0" w:space="0" w:color="auto"/>
            <w:right w:val="none" w:sz="0" w:space="0" w:color="auto"/>
          </w:divBdr>
        </w:div>
        <w:div w:id="1059862671">
          <w:marLeft w:val="640"/>
          <w:marRight w:val="0"/>
          <w:marTop w:val="0"/>
          <w:marBottom w:val="0"/>
          <w:divBdr>
            <w:top w:val="none" w:sz="0" w:space="0" w:color="auto"/>
            <w:left w:val="none" w:sz="0" w:space="0" w:color="auto"/>
            <w:bottom w:val="none" w:sz="0" w:space="0" w:color="auto"/>
            <w:right w:val="none" w:sz="0" w:space="0" w:color="auto"/>
          </w:divBdr>
        </w:div>
        <w:div w:id="1771583333">
          <w:marLeft w:val="640"/>
          <w:marRight w:val="0"/>
          <w:marTop w:val="0"/>
          <w:marBottom w:val="0"/>
          <w:divBdr>
            <w:top w:val="none" w:sz="0" w:space="0" w:color="auto"/>
            <w:left w:val="none" w:sz="0" w:space="0" w:color="auto"/>
            <w:bottom w:val="none" w:sz="0" w:space="0" w:color="auto"/>
            <w:right w:val="none" w:sz="0" w:space="0" w:color="auto"/>
          </w:divBdr>
        </w:div>
        <w:div w:id="796219602">
          <w:marLeft w:val="640"/>
          <w:marRight w:val="0"/>
          <w:marTop w:val="0"/>
          <w:marBottom w:val="0"/>
          <w:divBdr>
            <w:top w:val="none" w:sz="0" w:space="0" w:color="auto"/>
            <w:left w:val="none" w:sz="0" w:space="0" w:color="auto"/>
            <w:bottom w:val="none" w:sz="0" w:space="0" w:color="auto"/>
            <w:right w:val="none" w:sz="0" w:space="0" w:color="auto"/>
          </w:divBdr>
        </w:div>
        <w:div w:id="198015557">
          <w:marLeft w:val="640"/>
          <w:marRight w:val="0"/>
          <w:marTop w:val="0"/>
          <w:marBottom w:val="0"/>
          <w:divBdr>
            <w:top w:val="none" w:sz="0" w:space="0" w:color="auto"/>
            <w:left w:val="none" w:sz="0" w:space="0" w:color="auto"/>
            <w:bottom w:val="none" w:sz="0" w:space="0" w:color="auto"/>
            <w:right w:val="none" w:sz="0" w:space="0" w:color="auto"/>
          </w:divBdr>
        </w:div>
        <w:div w:id="1243950460">
          <w:marLeft w:val="640"/>
          <w:marRight w:val="0"/>
          <w:marTop w:val="0"/>
          <w:marBottom w:val="0"/>
          <w:divBdr>
            <w:top w:val="none" w:sz="0" w:space="0" w:color="auto"/>
            <w:left w:val="none" w:sz="0" w:space="0" w:color="auto"/>
            <w:bottom w:val="none" w:sz="0" w:space="0" w:color="auto"/>
            <w:right w:val="none" w:sz="0" w:space="0" w:color="auto"/>
          </w:divBdr>
        </w:div>
        <w:div w:id="1970626767">
          <w:marLeft w:val="640"/>
          <w:marRight w:val="0"/>
          <w:marTop w:val="0"/>
          <w:marBottom w:val="0"/>
          <w:divBdr>
            <w:top w:val="none" w:sz="0" w:space="0" w:color="auto"/>
            <w:left w:val="none" w:sz="0" w:space="0" w:color="auto"/>
            <w:bottom w:val="none" w:sz="0" w:space="0" w:color="auto"/>
            <w:right w:val="none" w:sz="0" w:space="0" w:color="auto"/>
          </w:divBdr>
        </w:div>
        <w:div w:id="56562875">
          <w:marLeft w:val="640"/>
          <w:marRight w:val="0"/>
          <w:marTop w:val="0"/>
          <w:marBottom w:val="0"/>
          <w:divBdr>
            <w:top w:val="none" w:sz="0" w:space="0" w:color="auto"/>
            <w:left w:val="none" w:sz="0" w:space="0" w:color="auto"/>
            <w:bottom w:val="none" w:sz="0" w:space="0" w:color="auto"/>
            <w:right w:val="none" w:sz="0" w:space="0" w:color="auto"/>
          </w:divBdr>
        </w:div>
        <w:div w:id="1260065783">
          <w:marLeft w:val="640"/>
          <w:marRight w:val="0"/>
          <w:marTop w:val="0"/>
          <w:marBottom w:val="0"/>
          <w:divBdr>
            <w:top w:val="none" w:sz="0" w:space="0" w:color="auto"/>
            <w:left w:val="none" w:sz="0" w:space="0" w:color="auto"/>
            <w:bottom w:val="none" w:sz="0" w:space="0" w:color="auto"/>
            <w:right w:val="none" w:sz="0" w:space="0" w:color="auto"/>
          </w:divBdr>
        </w:div>
        <w:div w:id="1927495629">
          <w:marLeft w:val="640"/>
          <w:marRight w:val="0"/>
          <w:marTop w:val="0"/>
          <w:marBottom w:val="0"/>
          <w:divBdr>
            <w:top w:val="none" w:sz="0" w:space="0" w:color="auto"/>
            <w:left w:val="none" w:sz="0" w:space="0" w:color="auto"/>
            <w:bottom w:val="none" w:sz="0" w:space="0" w:color="auto"/>
            <w:right w:val="none" w:sz="0" w:space="0" w:color="auto"/>
          </w:divBdr>
        </w:div>
        <w:div w:id="792401203">
          <w:marLeft w:val="640"/>
          <w:marRight w:val="0"/>
          <w:marTop w:val="0"/>
          <w:marBottom w:val="0"/>
          <w:divBdr>
            <w:top w:val="none" w:sz="0" w:space="0" w:color="auto"/>
            <w:left w:val="none" w:sz="0" w:space="0" w:color="auto"/>
            <w:bottom w:val="none" w:sz="0" w:space="0" w:color="auto"/>
            <w:right w:val="none" w:sz="0" w:space="0" w:color="auto"/>
          </w:divBdr>
        </w:div>
        <w:div w:id="1516728252">
          <w:marLeft w:val="640"/>
          <w:marRight w:val="0"/>
          <w:marTop w:val="0"/>
          <w:marBottom w:val="0"/>
          <w:divBdr>
            <w:top w:val="none" w:sz="0" w:space="0" w:color="auto"/>
            <w:left w:val="none" w:sz="0" w:space="0" w:color="auto"/>
            <w:bottom w:val="none" w:sz="0" w:space="0" w:color="auto"/>
            <w:right w:val="none" w:sz="0" w:space="0" w:color="auto"/>
          </w:divBdr>
        </w:div>
        <w:div w:id="670451311">
          <w:marLeft w:val="640"/>
          <w:marRight w:val="0"/>
          <w:marTop w:val="0"/>
          <w:marBottom w:val="0"/>
          <w:divBdr>
            <w:top w:val="none" w:sz="0" w:space="0" w:color="auto"/>
            <w:left w:val="none" w:sz="0" w:space="0" w:color="auto"/>
            <w:bottom w:val="none" w:sz="0" w:space="0" w:color="auto"/>
            <w:right w:val="none" w:sz="0" w:space="0" w:color="auto"/>
          </w:divBdr>
        </w:div>
        <w:div w:id="691758679">
          <w:marLeft w:val="640"/>
          <w:marRight w:val="0"/>
          <w:marTop w:val="0"/>
          <w:marBottom w:val="0"/>
          <w:divBdr>
            <w:top w:val="none" w:sz="0" w:space="0" w:color="auto"/>
            <w:left w:val="none" w:sz="0" w:space="0" w:color="auto"/>
            <w:bottom w:val="none" w:sz="0" w:space="0" w:color="auto"/>
            <w:right w:val="none" w:sz="0" w:space="0" w:color="auto"/>
          </w:divBdr>
        </w:div>
        <w:div w:id="1262296262">
          <w:marLeft w:val="640"/>
          <w:marRight w:val="0"/>
          <w:marTop w:val="0"/>
          <w:marBottom w:val="0"/>
          <w:divBdr>
            <w:top w:val="none" w:sz="0" w:space="0" w:color="auto"/>
            <w:left w:val="none" w:sz="0" w:space="0" w:color="auto"/>
            <w:bottom w:val="none" w:sz="0" w:space="0" w:color="auto"/>
            <w:right w:val="none" w:sz="0" w:space="0" w:color="auto"/>
          </w:divBdr>
        </w:div>
        <w:div w:id="1558515374">
          <w:marLeft w:val="640"/>
          <w:marRight w:val="0"/>
          <w:marTop w:val="0"/>
          <w:marBottom w:val="0"/>
          <w:divBdr>
            <w:top w:val="none" w:sz="0" w:space="0" w:color="auto"/>
            <w:left w:val="none" w:sz="0" w:space="0" w:color="auto"/>
            <w:bottom w:val="none" w:sz="0" w:space="0" w:color="auto"/>
            <w:right w:val="none" w:sz="0" w:space="0" w:color="auto"/>
          </w:divBdr>
        </w:div>
        <w:div w:id="866061925">
          <w:marLeft w:val="640"/>
          <w:marRight w:val="0"/>
          <w:marTop w:val="0"/>
          <w:marBottom w:val="0"/>
          <w:divBdr>
            <w:top w:val="none" w:sz="0" w:space="0" w:color="auto"/>
            <w:left w:val="none" w:sz="0" w:space="0" w:color="auto"/>
            <w:bottom w:val="none" w:sz="0" w:space="0" w:color="auto"/>
            <w:right w:val="none" w:sz="0" w:space="0" w:color="auto"/>
          </w:divBdr>
        </w:div>
        <w:div w:id="1161656708">
          <w:marLeft w:val="640"/>
          <w:marRight w:val="0"/>
          <w:marTop w:val="0"/>
          <w:marBottom w:val="0"/>
          <w:divBdr>
            <w:top w:val="none" w:sz="0" w:space="0" w:color="auto"/>
            <w:left w:val="none" w:sz="0" w:space="0" w:color="auto"/>
            <w:bottom w:val="none" w:sz="0" w:space="0" w:color="auto"/>
            <w:right w:val="none" w:sz="0" w:space="0" w:color="auto"/>
          </w:divBdr>
        </w:div>
        <w:div w:id="1798256632">
          <w:marLeft w:val="640"/>
          <w:marRight w:val="0"/>
          <w:marTop w:val="0"/>
          <w:marBottom w:val="0"/>
          <w:divBdr>
            <w:top w:val="none" w:sz="0" w:space="0" w:color="auto"/>
            <w:left w:val="none" w:sz="0" w:space="0" w:color="auto"/>
            <w:bottom w:val="none" w:sz="0" w:space="0" w:color="auto"/>
            <w:right w:val="none" w:sz="0" w:space="0" w:color="auto"/>
          </w:divBdr>
        </w:div>
        <w:div w:id="795176928">
          <w:marLeft w:val="640"/>
          <w:marRight w:val="0"/>
          <w:marTop w:val="0"/>
          <w:marBottom w:val="0"/>
          <w:divBdr>
            <w:top w:val="none" w:sz="0" w:space="0" w:color="auto"/>
            <w:left w:val="none" w:sz="0" w:space="0" w:color="auto"/>
            <w:bottom w:val="none" w:sz="0" w:space="0" w:color="auto"/>
            <w:right w:val="none" w:sz="0" w:space="0" w:color="auto"/>
          </w:divBdr>
        </w:div>
        <w:div w:id="492307047">
          <w:marLeft w:val="640"/>
          <w:marRight w:val="0"/>
          <w:marTop w:val="0"/>
          <w:marBottom w:val="0"/>
          <w:divBdr>
            <w:top w:val="none" w:sz="0" w:space="0" w:color="auto"/>
            <w:left w:val="none" w:sz="0" w:space="0" w:color="auto"/>
            <w:bottom w:val="none" w:sz="0" w:space="0" w:color="auto"/>
            <w:right w:val="none" w:sz="0" w:space="0" w:color="auto"/>
          </w:divBdr>
        </w:div>
        <w:div w:id="748579216">
          <w:marLeft w:val="640"/>
          <w:marRight w:val="0"/>
          <w:marTop w:val="0"/>
          <w:marBottom w:val="0"/>
          <w:divBdr>
            <w:top w:val="none" w:sz="0" w:space="0" w:color="auto"/>
            <w:left w:val="none" w:sz="0" w:space="0" w:color="auto"/>
            <w:bottom w:val="none" w:sz="0" w:space="0" w:color="auto"/>
            <w:right w:val="none" w:sz="0" w:space="0" w:color="auto"/>
          </w:divBdr>
        </w:div>
        <w:div w:id="1573347443">
          <w:marLeft w:val="640"/>
          <w:marRight w:val="0"/>
          <w:marTop w:val="0"/>
          <w:marBottom w:val="0"/>
          <w:divBdr>
            <w:top w:val="none" w:sz="0" w:space="0" w:color="auto"/>
            <w:left w:val="none" w:sz="0" w:space="0" w:color="auto"/>
            <w:bottom w:val="none" w:sz="0" w:space="0" w:color="auto"/>
            <w:right w:val="none" w:sz="0" w:space="0" w:color="auto"/>
          </w:divBdr>
        </w:div>
        <w:div w:id="803888530">
          <w:marLeft w:val="640"/>
          <w:marRight w:val="0"/>
          <w:marTop w:val="0"/>
          <w:marBottom w:val="0"/>
          <w:divBdr>
            <w:top w:val="none" w:sz="0" w:space="0" w:color="auto"/>
            <w:left w:val="none" w:sz="0" w:space="0" w:color="auto"/>
            <w:bottom w:val="none" w:sz="0" w:space="0" w:color="auto"/>
            <w:right w:val="none" w:sz="0" w:space="0" w:color="auto"/>
          </w:divBdr>
        </w:div>
        <w:div w:id="999389971">
          <w:marLeft w:val="640"/>
          <w:marRight w:val="0"/>
          <w:marTop w:val="0"/>
          <w:marBottom w:val="0"/>
          <w:divBdr>
            <w:top w:val="none" w:sz="0" w:space="0" w:color="auto"/>
            <w:left w:val="none" w:sz="0" w:space="0" w:color="auto"/>
            <w:bottom w:val="none" w:sz="0" w:space="0" w:color="auto"/>
            <w:right w:val="none" w:sz="0" w:space="0" w:color="auto"/>
          </w:divBdr>
        </w:div>
        <w:div w:id="840123812">
          <w:marLeft w:val="640"/>
          <w:marRight w:val="0"/>
          <w:marTop w:val="0"/>
          <w:marBottom w:val="0"/>
          <w:divBdr>
            <w:top w:val="none" w:sz="0" w:space="0" w:color="auto"/>
            <w:left w:val="none" w:sz="0" w:space="0" w:color="auto"/>
            <w:bottom w:val="none" w:sz="0" w:space="0" w:color="auto"/>
            <w:right w:val="none" w:sz="0" w:space="0" w:color="auto"/>
          </w:divBdr>
        </w:div>
        <w:div w:id="1389067381">
          <w:marLeft w:val="640"/>
          <w:marRight w:val="0"/>
          <w:marTop w:val="0"/>
          <w:marBottom w:val="0"/>
          <w:divBdr>
            <w:top w:val="none" w:sz="0" w:space="0" w:color="auto"/>
            <w:left w:val="none" w:sz="0" w:space="0" w:color="auto"/>
            <w:bottom w:val="none" w:sz="0" w:space="0" w:color="auto"/>
            <w:right w:val="none" w:sz="0" w:space="0" w:color="auto"/>
          </w:divBdr>
        </w:div>
        <w:div w:id="823863140">
          <w:marLeft w:val="640"/>
          <w:marRight w:val="0"/>
          <w:marTop w:val="0"/>
          <w:marBottom w:val="0"/>
          <w:divBdr>
            <w:top w:val="none" w:sz="0" w:space="0" w:color="auto"/>
            <w:left w:val="none" w:sz="0" w:space="0" w:color="auto"/>
            <w:bottom w:val="none" w:sz="0" w:space="0" w:color="auto"/>
            <w:right w:val="none" w:sz="0" w:space="0" w:color="auto"/>
          </w:divBdr>
        </w:div>
        <w:div w:id="1080953748">
          <w:marLeft w:val="640"/>
          <w:marRight w:val="0"/>
          <w:marTop w:val="0"/>
          <w:marBottom w:val="0"/>
          <w:divBdr>
            <w:top w:val="none" w:sz="0" w:space="0" w:color="auto"/>
            <w:left w:val="none" w:sz="0" w:space="0" w:color="auto"/>
            <w:bottom w:val="none" w:sz="0" w:space="0" w:color="auto"/>
            <w:right w:val="none" w:sz="0" w:space="0" w:color="auto"/>
          </w:divBdr>
        </w:div>
        <w:div w:id="654340358">
          <w:marLeft w:val="640"/>
          <w:marRight w:val="0"/>
          <w:marTop w:val="0"/>
          <w:marBottom w:val="0"/>
          <w:divBdr>
            <w:top w:val="none" w:sz="0" w:space="0" w:color="auto"/>
            <w:left w:val="none" w:sz="0" w:space="0" w:color="auto"/>
            <w:bottom w:val="none" w:sz="0" w:space="0" w:color="auto"/>
            <w:right w:val="none" w:sz="0" w:space="0" w:color="auto"/>
          </w:divBdr>
        </w:div>
        <w:div w:id="329597815">
          <w:marLeft w:val="640"/>
          <w:marRight w:val="0"/>
          <w:marTop w:val="0"/>
          <w:marBottom w:val="0"/>
          <w:divBdr>
            <w:top w:val="none" w:sz="0" w:space="0" w:color="auto"/>
            <w:left w:val="none" w:sz="0" w:space="0" w:color="auto"/>
            <w:bottom w:val="none" w:sz="0" w:space="0" w:color="auto"/>
            <w:right w:val="none" w:sz="0" w:space="0" w:color="auto"/>
          </w:divBdr>
        </w:div>
        <w:div w:id="1307011831">
          <w:marLeft w:val="640"/>
          <w:marRight w:val="0"/>
          <w:marTop w:val="0"/>
          <w:marBottom w:val="0"/>
          <w:divBdr>
            <w:top w:val="none" w:sz="0" w:space="0" w:color="auto"/>
            <w:left w:val="none" w:sz="0" w:space="0" w:color="auto"/>
            <w:bottom w:val="none" w:sz="0" w:space="0" w:color="auto"/>
            <w:right w:val="none" w:sz="0" w:space="0" w:color="auto"/>
          </w:divBdr>
        </w:div>
        <w:div w:id="621695521">
          <w:marLeft w:val="640"/>
          <w:marRight w:val="0"/>
          <w:marTop w:val="0"/>
          <w:marBottom w:val="0"/>
          <w:divBdr>
            <w:top w:val="none" w:sz="0" w:space="0" w:color="auto"/>
            <w:left w:val="none" w:sz="0" w:space="0" w:color="auto"/>
            <w:bottom w:val="none" w:sz="0" w:space="0" w:color="auto"/>
            <w:right w:val="none" w:sz="0" w:space="0" w:color="auto"/>
          </w:divBdr>
        </w:div>
        <w:div w:id="1283079103">
          <w:marLeft w:val="640"/>
          <w:marRight w:val="0"/>
          <w:marTop w:val="0"/>
          <w:marBottom w:val="0"/>
          <w:divBdr>
            <w:top w:val="none" w:sz="0" w:space="0" w:color="auto"/>
            <w:left w:val="none" w:sz="0" w:space="0" w:color="auto"/>
            <w:bottom w:val="none" w:sz="0" w:space="0" w:color="auto"/>
            <w:right w:val="none" w:sz="0" w:space="0" w:color="auto"/>
          </w:divBdr>
        </w:div>
      </w:divsChild>
    </w:div>
    <w:div w:id="772936359">
      <w:bodyDiv w:val="1"/>
      <w:marLeft w:val="0"/>
      <w:marRight w:val="0"/>
      <w:marTop w:val="0"/>
      <w:marBottom w:val="0"/>
      <w:divBdr>
        <w:top w:val="none" w:sz="0" w:space="0" w:color="auto"/>
        <w:left w:val="none" w:sz="0" w:space="0" w:color="auto"/>
        <w:bottom w:val="none" w:sz="0" w:space="0" w:color="auto"/>
        <w:right w:val="none" w:sz="0" w:space="0" w:color="auto"/>
      </w:divBdr>
      <w:divsChild>
        <w:div w:id="22946323">
          <w:marLeft w:val="640"/>
          <w:marRight w:val="0"/>
          <w:marTop w:val="0"/>
          <w:marBottom w:val="0"/>
          <w:divBdr>
            <w:top w:val="none" w:sz="0" w:space="0" w:color="auto"/>
            <w:left w:val="none" w:sz="0" w:space="0" w:color="auto"/>
            <w:bottom w:val="none" w:sz="0" w:space="0" w:color="auto"/>
            <w:right w:val="none" w:sz="0" w:space="0" w:color="auto"/>
          </w:divBdr>
        </w:div>
        <w:div w:id="100925518">
          <w:marLeft w:val="640"/>
          <w:marRight w:val="0"/>
          <w:marTop w:val="0"/>
          <w:marBottom w:val="0"/>
          <w:divBdr>
            <w:top w:val="none" w:sz="0" w:space="0" w:color="auto"/>
            <w:left w:val="none" w:sz="0" w:space="0" w:color="auto"/>
            <w:bottom w:val="none" w:sz="0" w:space="0" w:color="auto"/>
            <w:right w:val="none" w:sz="0" w:space="0" w:color="auto"/>
          </w:divBdr>
        </w:div>
        <w:div w:id="169610192">
          <w:marLeft w:val="640"/>
          <w:marRight w:val="0"/>
          <w:marTop w:val="0"/>
          <w:marBottom w:val="0"/>
          <w:divBdr>
            <w:top w:val="none" w:sz="0" w:space="0" w:color="auto"/>
            <w:left w:val="none" w:sz="0" w:space="0" w:color="auto"/>
            <w:bottom w:val="none" w:sz="0" w:space="0" w:color="auto"/>
            <w:right w:val="none" w:sz="0" w:space="0" w:color="auto"/>
          </w:divBdr>
        </w:div>
        <w:div w:id="172453768">
          <w:marLeft w:val="640"/>
          <w:marRight w:val="0"/>
          <w:marTop w:val="0"/>
          <w:marBottom w:val="0"/>
          <w:divBdr>
            <w:top w:val="none" w:sz="0" w:space="0" w:color="auto"/>
            <w:left w:val="none" w:sz="0" w:space="0" w:color="auto"/>
            <w:bottom w:val="none" w:sz="0" w:space="0" w:color="auto"/>
            <w:right w:val="none" w:sz="0" w:space="0" w:color="auto"/>
          </w:divBdr>
        </w:div>
        <w:div w:id="196092377">
          <w:marLeft w:val="640"/>
          <w:marRight w:val="0"/>
          <w:marTop w:val="0"/>
          <w:marBottom w:val="0"/>
          <w:divBdr>
            <w:top w:val="none" w:sz="0" w:space="0" w:color="auto"/>
            <w:left w:val="none" w:sz="0" w:space="0" w:color="auto"/>
            <w:bottom w:val="none" w:sz="0" w:space="0" w:color="auto"/>
            <w:right w:val="none" w:sz="0" w:space="0" w:color="auto"/>
          </w:divBdr>
        </w:div>
        <w:div w:id="254631992">
          <w:marLeft w:val="640"/>
          <w:marRight w:val="0"/>
          <w:marTop w:val="0"/>
          <w:marBottom w:val="0"/>
          <w:divBdr>
            <w:top w:val="none" w:sz="0" w:space="0" w:color="auto"/>
            <w:left w:val="none" w:sz="0" w:space="0" w:color="auto"/>
            <w:bottom w:val="none" w:sz="0" w:space="0" w:color="auto"/>
            <w:right w:val="none" w:sz="0" w:space="0" w:color="auto"/>
          </w:divBdr>
        </w:div>
        <w:div w:id="263463390">
          <w:marLeft w:val="640"/>
          <w:marRight w:val="0"/>
          <w:marTop w:val="0"/>
          <w:marBottom w:val="0"/>
          <w:divBdr>
            <w:top w:val="none" w:sz="0" w:space="0" w:color="auto"/>
            <w:left w:val="none" w:sz="0" w:space="0" w:color="auto"/>
            <w:bottom w:val="none" w:sz="0" w:space="0" w:color="auto"/>
            <w:right w:val="none" w:sz="0" w:space="0" w:color="auto"/>
          </w:divBdr>
        </w:div>
        <w:div w:id="347218565">
          <w:marLeft w:val="640"/>
          <w:marRight w:val="0"/>
          <w:marTop w:val="0"/>
          <w:marBottom w:val="0"/>
          <w:divBdr>
            <w:top w:val="none" w:sz="0" w:space="0" w:color="auto"/>
            <w:left w:val="none" w:sz="0" w:space="0" w:color="auto"/>
            <w:bottom w:val="none" w:sz="0" w:space="0" w:color="auto"/>
            <w:right w:val="none" w:sz="0" w:space="0" w:color="auto"/>
          </w:divBdr>
        </w:div>
        <w:div w:id="353848467">
          <w:marLeft w:val="640"/>
          <w:marRight w:val="0"/>
          <w:marTop w:val="0"/>
          <w:marBottom w:val="0"/>
          <w:divBdr>
            <w:top w:val="none" w:sz="0" w:space="0" w:color="auto"/>
            <w:left w:val="none" w:sz="0" w:space="0" w:color="auto"/>
            <w:bottom w:val="none" w:sz="0" w:space="0" w:color="auto"/>
            <w:right w:val="none" w:sz="0" w:space="0" w:color="auto"/>
          </w:divBdr>
        </w:div>
        <w:div w:id="353925113">
          <w:marLeft w:val="640"/>
          <w:marRight w:val="0"/>
          <w:marTop w:val="0"/>
          <w:marBottom w:val="0"/>
          <w:divBdr>
            <w:top w:val="none" w:sz="0" w:space="0" w:color="auto"/>
            <w:left w:val="none" w:sz="0" w:space="0" w:color="auto"/>
            <w:bottom w:val="none" w:sz="0" w:space="0" w:color="auto"/>
            <w:right w:val="none" w:sz="0" w:space="0" w:color="auto"/>
          </w:divBdr>
        </w:div>
        <w:div w:id="362562563">
          <w:marLeft w:val="640"/>
          <w:marRight w:val="0"/>
          <w:marTop w:val="0"/>
          <w:marBottom w:val="0"/>
          <w:divBdr>
            <w:top w:val="none" w:sz="0" w:space="0" w:color="auto"/>
            <w:left w:val="none" w:sz="0" w:space="0" w:color="auto"/>
            <w:bottom w:val="none" w:sz="0" w:space="0" w:color="auto"/>
            <w:right w:val="none" w:sz="0" w:space="0" w:color="auto"/>
          </w:divBdr>
        </w:div>
        <w:div w:id="382025586">
          <w:marLeft w:val="640"/>
          <w:marRight w:val="0"/>
          <w:marTop w:val="0"/>
          <w:marBottom w:val="0"/>
          <w:divBdr>
            <w:top w:val="none" w:sz="0" w:space="0" w:color="auto"/>
            <w:left w:val="none" w:sz="0" w:space="0" w:color="auto"/>
            <w:bottom w:val="none" w:sz="0" w:space="0" w:color="auto"/>
            <w:right w:val="none" w:sz="0" w:space="0" w:color="auto"/>
          </w:divBdr>
        </w:div>
        <w:div w:id="389812298">
          <w:marLeft w:val="640"/>
          <w:marRight w:val="0"/>
          <w:marTop w:val="0"/>
          <w:marBottom w:val="0"/>
          <w:divBdr>
            <w:top w:val="none" w:sz="0" w:space="0" w:color="auto"/>
            <w:left w:val="none" w:sz="0" w:space="0" w:color="auto"/>
            <w:bottom w:val="none" w:sz="0" w:space="0" w:color="auto"/>
            <w:right w:val="none" w:sz="0" w:space="0" w:color="auto"/>
          </w:divBdr>
        </w:div>
        <w:div w:id="396363760">
          <w:marLeft w:val="640"/>
          <w:marRight w:val="0"/>
          <w:marTop w:val="0"/>
          <w:marBottom w:val="0"/>
          <w:divBdr>
            <w:top w:val="none" w:sz="0" w:space="0" w:color="auto"/>
            <w:left w:val="none" w:sz="0" w:space="0" w:color="auto"/>
            <w:bottom w:val="none" w:sz="0" w:space="0" w:color="auto"/>
            <w:right w:val="none" w:sz="0" w:space="0" w:color="auto"/>
          </w:divBdr>
        </w:div>
        <w:div w:id="401828612">
          <w:marLeft w:val="640"/>
          <w:marRight w:val="0"/>
          <w:marTop w:val="0"/>
          <w:marBottom w:val="0"/>
          <w:divBdr>
            <w:top w:val="none" w:sz="0" w:space="0" w:color="auto"/>
            <w:left w:val="none" w:sz="0" w:space="0" w:color="auto"/>
            <w:bottom w:val="none" w:sz="0" w:space="0" w:color="auto"/>
            <w:right w:val="none" w:sz="0" w:space="0" w:color="auto"/>
          </w:divBdr>
        </w:div>
        <w:div w:id="419371839">
          <w:marLeft w:val="640"/>
          <w:marRight w:val="0"/>
          <w:marTop w:val="0"/>
          <w:marBottom w:val="0"/>
          <w:divBdr>
            <w:top w:val="none" w:sz="0" w:space="0" w:color="auto"/>
            <w:left w:val="none" w:sz="0" w:space="0" w:color="auto"/>
            <w:bottom w:val="none" w:sz="0" w:space="0" w:color="auto"/>
            <w:right w:val="none" w:sz="0" w:space="0" w:color="auto"/>
          </w:divBdr>
        </w:div>
        <w:div w:id="448931766">
          <w:marLeft w:val="640"/>
          <w:marRight w:val="0"/>
          <w:marTop w:val="0"/>
          <w:marBottom w:val="0"/>
          <w:divBdr>
            <w:top w:val="none" w:sz="0" w:space="0" w:color="auto"/>
            <w:left w:val="none" w:sz="0" w:space="0" w:color="auto"/>
            <w:bottom w:val="none" w:sz="0" w:space="0" w:color="auto"/>
            <w:right w:val="none" w:sz="0" w:space="0" w:color="auto"/>
          </w:divBdr>
        </w:div>
        <w:div w:id="469709487">
          <w:marLeft w:val="640"/>
          <w:marRight w:val="0"/>
          <w:marTop w:val="0"/>
          <w:marBottom w:val="0"/>
          <w:divBdr>
            <w:top w:val="none" w:sz="0" w:space="0" w:color="auto"/>
            <w:left w:val="none" w:sz="0" w:space="0" w:color="auto"/>
            <w:bottom w:val="none" w:sz="0" w:space="0" w:color="auto"/>
            <w:right w:val="none" w:sz="0" w:space="0" w:color="auto"/>
          </w:divBdr>
        </w:div>
        <w:div w:id="480511590">
          <w:marLeft w:val="640"/>
          <w:marRight w:val="0"/>
          <w:marTop w:val="0"/>
          <w:marBottom w:val="0"/>
          <w:divBdr>
            <w:top w:val="none" w:sz="0" w:space="0" w:color="auto"/>
            <w:left w:val="none" w:sz="0" w:space="0" w:color="auto"/>
            <w:bottom w:val="none" w:sz="0" w:space="0" w:color="auto"/>
            <w:right w:val="none" w:sz="0" w:space="0" w:color="auto"/>
          </w:divBdr>
        </w:div>
        <w:div w:id="538275833">
          <w:marLeft w:val="640"/>
          <w:marRight w:val="0"/>
          <w:marTop w:val="0"/>
          <w:marBottom w:val="0"/>
          <w:divBdr>
            <w:top w:val="none" w:sz="0" w:space="0" w:color="auto"/>
            <w:left w:val="none" w:sz="0" w:space="0" w:color="auto"/>
            <w:bottom w:val="none" w:sz="0" w:space="0" w:color="auto"/>
            <w:right w:val="none" w:sz="0" w:space="0" w:color="auto"/>
          </w:divBdr>
        </w:div>
        <w:div w:id="556818618">
          <w:marLeft w:val="640"/>
          <w:marRight w:val="0"/>
          <w:marTop w:val="0"/>
          <w:marBottom w:val="0"/>
          <w:divBdr>
            <w:top w:val="none" w:sz="0" w:space="0" w:color="auto"/>
            <w:left w:val="none" w:sz="0" w:space="0" w:color="auto"/>
            <w:bottom w:val="none" w:sz="0" w:space="0" w:color="auto"/>
            <w:right w:val="none" w:sz="0" w:space="0" w:color="auto"/>
          </w:divBdr>
        </w:div>
        <w:div w:id="571891810">
          <w:marLeft w:val="640"/>
          <w:marRight w:val="0"/>
          <w:marTop w:val="0"/>
          <w:marBottom w:val="0"/>
          <w:divBdr>
            <w:top w:val="none" w:sz="0" w:space="0" w:color="auto"/>
            <w:left w:val="none" w:sz="0" w:space="0" w:color="auto"/>
            <w:bottom w:val="none" w:sz="0" w:space="0" w:color="auto"/>
            <w:right w:val="none" w:sz="0" w:space="0" w:color="auto"/>
          </w:divBdr>
        </w:div>
        <w:div w:id="572009957">
          <w:marLeft w:val="640"/>
          <w:marRight w:val="0"/>
          <w:marTop w:val="0"/>
          <w:marBottom w:val="0"/>
          <w:divBdr>
            <w:top w:val="none" w:sz="0" w:space="0" w:color="auto"/>
            <w:left w:val="none" w:sz="0" w:space="0" w:color="auto"/>
            <w:bottom w:val="none" w:sz="0" w:space="0" w:color="auto"/>
            <w:right w:val="none" w:sz="0" w:space="0" w:color="auto"/>
          </w:divBdr>
        </w:div>
        <w:div w:id="714893816">
          <w:marLeft w:val="640"/>
          <w:marRight w:val="0"/>
          <w:marTop w:val="0"/>
          <w:marBottom w:val="0"/>
          <w:divBdr>
            <w:top w:val="none" w:sz="0" w:space="0" w:color="auto"/>
            <w:left w:val="none" w:sz="0" w:space="0" w:color="auto"/>
            <w:bottom w:val="none" w:sz="0" w:space="0" w:color="auto"/>
            <w:right w:val="none" w:sz="0" w:space="0" w:color="auto"/>
          </w:divBdr>
        </w:div>
        <w:div w:id="787238814">
          <w:marLeft w:val="640"/>
          <w:marRight w:val="0"/>
          <w:marTop w:val="0"/>
          <w:marBottom w:val="0"/>
          <w:divBdr>
            <w:top w:val="none" w:sz="0" w:space="0" w:color="auto"/>
            <w:left w:val="none" w:sz="0" w:space="0" w:color="auto"/>
            <w:bottom w:val="none" w:sz="0" w:space="0" w:color="auto"/>
            <w:right w:val="none" w:sz="0" w:space="0" w:color="auto"/>
          </w:divBdr>
        </w:div>
        <w:div w:id="816410905">
          <w:marLeft w:val="640"/>
          <w:marRight w:val="0"/>
          <w:marTop w:val="0"/>
          <w:marBottom w:val="0"/>
          <w:divBdr>
            <w:top w:val="none" w:sz="0" w:space="0" w:color="auto"/>
            <w:left w:val="none" w:sz="0" w:space="0" w:color="auto"/>
            <w:bottom w:val="none" w:sz="0" w:space="0" w:color="auto"/>
            <w:right w:val="none" w:sz="0" w:space="0" w:color="auto"/>
          </w:divBdr>
        </w:div>
        <w:div w:id="816412157">
          <w:marLeft w:val="640"/>
          <w:marRight w:val="0"/>
          <w:marTop w:val="0"/>
          <w:marBottom w:val="0"/>
          <w:divBdr>
            <w:top w:val="none" w:sz="0" w:space="0" w:color="auto"/>
            <w:left w:val="none" w:sz="0" w:space="0" w:color="auto"/>
            <w:bottom w:val="none" w:sz="0" w:space="0" w:color="auto"/>
            <w:right w:val="none" w:sz="0" w:space="0" w:color="auto"/>
          </w:divBdr>
        </w:div>
        <w:div w:id="879048680">
          <w:marLeft w:val="640"/>
          <w:marRight w:val="0"/>
          <w:marTop w:val="0"/>
          <w:marBottom w:val="0"/>
          <w:divBdr>
            <w:top w:val="none" w:sz="0" w:space="0" w:color="auto"/>
            <w:left w:val="none" w:sz="0" w:space="0" w:color="auto"/>
            <w:bottom w:val="none" w:sz="0" w:space="0" w:color="auto"/>
            <w:right w:val="none" w:sz="0" w:space="0" w:color="auto"/>
          </w:divBdr>
        </w:div>
        <w:div w:id="921333286">
          <w:marLeft w:val="640"/>
          <w:marRight w:val="0"/>
          <w:marTop w:val="0"/>
          <w:marBottom w:val="0"/>
          <w:divBdr>
            <w:top w:val="none" w:sz="0" w:space="0" w:color="auto"/>
            <w:left w:val="none" w:sz="0" w:space="0" w:color="auto"/>
            <w:bottom w:val="none" w:sz="0" w:space="0" w:color="auto"/>
            <w:right w:val="none" w:sz="0" w:space="0" w:color="auto"/>
          </w:divBdr>
        </w:div>
        <w:div w:id="961228678">
          <w:marLeft w:val="640"/>
          <w:marRight w:val="0"/>
          <w:marTop w:val="0"/>
          <w:marBottom w:val="0"/>
          <w:divBdr>
            <w:top w:val="none" w:sz="0" w:space="0" w:color="auto"/>
            <w:left w:val="none" w:sz="0" w:space="0" w:color="auto"/>
            <w:bottom w:val="none" w:sz="0" w:space="0" w:color="auto"/>
            <w:right w:val="none" w:sz="0" w:space="0" w:color="auto"/>
          </w:divBdr>
        </w:div>
        <w:div w:id="1014764982">
          <w:marLeft w:val="640"/>
          <w:marRight w:val="0"/>
          <w:marTop w:val="0"/>
          <w:marBottom w:val="0"/>
          <w:divBdr>
            <w:top w:val="none" w:sz="0" w:space="0" w:color="auto"/>
            <w:left w:val="none" w:sz="0" w:space="0" w:color="auto"/>
            <w:bottom w:val="none" w:sz="0" w:space="0" w:color="auto"/>
            <w:right w:val="none" w:sz="0" w:space="0" w:color="auto"/>
          </w:divBdr>
        </w:div>
        <w:div w:id="1048650269">
          <w:marLeft w:val="640"/>
          <w:marRight w:val="0"/>
          <w:marTop w:val="0"/>
          <w:marBottom w:val="0"/>
          <w:divBdr>
            <w:top w:val="none" w:sz="0" w:space="0" w:color="auto"/>
            <w:left w:val="none" w:sz="0" w:space="0" w:color="auto"/>
            <w:bottom w:val="none" w:sz="0" w:space="0" w:color="auto"/>
            <w:right w:val="none" w:sz="0" w:space="0" w:color="auto"/>
          </w:divBdr>
        </w:div>
        <w:div w:id="1102148619">
          <w:marLeft w:val="640"/>
          <w:marRight w:val="0"/>
          <w:marTop w:val="0"/>
          <w:marBottom w:val="0"/>
          <w:divBdr>
            <w:top w:val="none" w:sz="0" w:space="0" w:color="auto"/>
            <w:left w:val="none" w:sz="0" w:space="0" w:color="auto"/>
            <w:bottom w:val="none" w:sz="0" w:space="0" w:color="auto"/>
            <w:right w:val="none" w:sz="0" w:space="0" w:color="auto"/>
          </w:divBdr>
        </w:div>
        <w:div w:id="1110391140">
          <w:marLeft w:val="640"/>
          <w:marRight w:val="0"/>
          <w:marTop w:val="0"/>
          <w:marBottom w:val="0"/>
          <w:divBdr>
            <w:top w:val="none" w:sz="0" w:space="0" w:color="auto"/>
            <w:left w:val="none" w:sz="0" w:space="0" w:color="auto"/>
            <w:bottom w:val="none" w:sz="0" w:space="0" w:color="auto"/>
            <w:right w:val="none" w:sz="0" w:space="0" w:color="auto"/>
          </w:divBdr>
        </w:div>
        <w:div w:id="1128358935">
          <w:marLeft w:val="640"/>
          <w:marRight w:val="0"/>
          <w:marTop w:val="0"/>
          <w:marBottom w:val="0"/>
          <w:divBdr>
            <w:top w:val="none" w:sz="0" w:space="0" w:color="auto"/>
            <w:left w:val="none" w:sz="0" w:space="0" w:color="auto"/>
            <w:bottom w:val="none" w:sz="0" w:space="0" w:color="auto"/>
            <w:right w:val="none" w:sz="0" w:space="0" w:color="auto"/>
          </w:divBdr>
        </w:div>
        <w:div w:id="1129084444">
          <w:marLeft w:val="640"/>
          <w:marRight w:val="0"/>
          <w:marTop w:val="0"/>
          <w:marBottom w:val="0"/>
          <w:divBdr>
            <w:top w:val="none" w:sz="0" w:space="0" w:color="auto"/>
            <w:left w:val="none" w:sz="0" w:space="0" w:color="auto"/>
            <w:bottom w:val="none" w:sz="0" w:space="0" w:color="auto"/>
            <w:right w:val="none" w:sz="0" w:space="0" w:color="auto"/>
          </w:divBdr>
        </w:div>
        <w:div w:id="1149904162">
          <w:marLeft w:val="640"/>
          <w:marRight w:val="0"/>
          <w:marTop w:val="0"/>
          <w:marBottom w:val="0"/>
          <w:divBdr>
            <w:top w:val="none" w:sz="0" w:space="0" w:color="auto"/>
            <w:left w:val="none" w:sz="0" w:space="0" w:color="auto"/>
            <w:bottom w:val="none" w:sz="0" w:space="0" w:color="auto"/>
            <w:right w:val="none" w:sz="0" w:space="0" w:color="auto"/>
          </w:divBdr>
        </w:div>
        <w:div w:id="1150175197">
          <w:marLeft w:val="640"/>
          <w:marRight w:val="0"/>
          <w:marTop w:val="0"/>
          <w:marBottom w:val="0"/>
          <w:divBdr>
            <w:top w:val="none" w:sz="0" w:space="0" w:color="auto"/>
            <w:left w:val="none" w:sz="0" w:space="0" w:color="auto"/>
            <w:bottom w:val="none" w:sz="0" w:space="0" w:color="auto"/>
            <w:right w:val="none" w:sz="0" w:space="0" w:color="auto"/>
          </w:divBdr>
        </w:div>
        <w:div w:id="1161459895">
          <w:marLeft w:val="640"/>
          <w:marRight w:val="0"/>
          <w:marTop w:val="0"/>
          <w:marBottom w:val="0"/>
          <w:divBdr>
            <w:top w:val="none" w:sz="0" w:space="0" w:color="auto"/>
            <w:left w:val="none" w:sz="0" w:space="0" w:color="auto"/>
            <w:bottom w:val="none" w:sz="0" w:space="0" w:color="auto"/>
            <w:right w:val="none" w:sz="0" w:space="0" w:color="auto"/>
          </w:divBdr>
        </w:div>
        <w:div w:id="1169714846">
          <w:marLeft w:val="640"/>
          <w:marRight w:val="0"/>
          <w:marTop w:val="0"/>
          <w:marBottom w:val="0"/>
          <w:divBdr>
            <w:top w:val="none" w:sz="0" w:space="0" w:color="auto"/>
            <w:left w:val="none" w:sz="0" w:space="0" w:color="auto"/>
            <w:bottom w:val="none" w:sz="0" w:space="0" w:color="auto"/>
            <w:right w:val="none" w:sz="0" w:space="0" w:color="auto"/>
          </w:divBdr>
        </w:div>
        <w:div w:id="1180385749">
          <w:marLeft w:val="640"/>
          <w:marRight w:val="0"/>
          <w:marTop w:val="0"/>
          <w:marBottom w:val="0"/>
          <w:divBdr>
            <w:top w:val="none" w:sz="0" w:space="0" w:color="auto"/>
            <w:left w:val="none" w:sz="0" w:space="0" w:color="auto"/>
            <w:bottom w:val="none" w:sz="0" w:space="0" w:color="auto"/>
            <w:right w:val="none" w:sz="0" w:space="0" w:color="auto"/>
          </w:divBdr>
        </w:div>
        <w:div w:id="1184707288">
          <w:marLeft w:val="640"/>
          <w:marRight w:val="0"/>
          <w:marTop w:val="0"/>
          <w:marBottom w:val="0"/>
          <w:divBdr>
            <w:top w:val="none" w:sz="0" w:space="0" w:color="auto"/>
            <w:left w:val="none" w:sz="0" w:space="0" w:color="auto"/>
            <w:bottom w:val="none" w:sz="0" w:space="0" w:color="auto"/>
            <w:right w:val="none" w:sz="0" w:space="0" w:color="auto"/>
          </w:divBdr>
        </w:div>
        <w:div w:id="1189837216">
          <w:marLeft w:val="640"/>
          <w:marRight w:val="0"/>
          <w:marTop w:val="0"/>
          <w:marBottom w:val="0"/>
          <w:divBdr>
            <w:top w:val="none" w:sz="0" w:space="0" w:color="auto"/>
            <w:left w:val="none" w:sz="0" w:space="0" w:color="auto"/>
            <w:bottom w:val="none" w:sz="0" w:space="0" w:color="auto"/>
            <w:right w:val="none" w:sz="0" w:space="0" w:color="auto"/>
          </w:divBdr>
        </w:div>
        <w:div w:id="1199850581">
          <w:marLeft w:val="640"/>
          <w:marRight w:val="0"/>
          <w:marTop w:val="0"/>
          <w:marBottom w:val="0"/>
          <w:divBdr>
            <w:top w:val="none" w:sz="0" w:space="0" w:color="auto"/>
            <w:left w:val="none" w:sz="0" w:space="0" w:color="auto"/>
            <w:bottom w:val="none" w:sz="0" w:space="0" w:color="auto"/>
            <w:right w:val="none" w:sz="0" w:space="0" w:color="auto"/>
          </w:divBdr>
        </w:div>
        <w:div w:id="1230504118">
          <w:marLeft w:val="640"/>
          <w:marRight w:val="0"/>
          <w:marTop w:val="0"/>
          <w:marBottom w:val="0"/>
          <w:divBdr>
            <w:top w:val="none" w:sz="0" w:space="0" w:color="auto"/>
            <w:left w:val="none" w:sz="0" w:space="0" w:color="auto"/>
            <w:bottom w:val="none" w:sz="0" w:space="0" w:color="auto"/>
            <w:right w:val="none" w:sz="0" w:space="0" w:color="auto"/>
          </w:divBdr>
        </w:div>
        <w:div w:id="1238594314">
          <w:marLeft w:val="640"/>
          <w:marRight w:val="0"/>
          <w:marTop w:val="0"/>
          <w:marBottom w:val="0"/>
          <w:divBdr>
            <w:top w:val="none" w:sz="0" w:space="0" w:color="auto"/>
            <w:left w:val="none" w:sz="0" w:space="0" w:color="auto"/>
            <w:bottom w:val="none" w:sz="0" w:space="0" w:color="auto"/>
            <w:right w:val="none" w:sz="0" w:space="0" w:color="auto"/>
          </w:divBdr>
        </w:div>
        <w:div w:id="1264533003">
          <w:marLeft w:val="640"/>
          <w:marRight w:val="0"/>
          <w:marTop w:val="0"/>
          <w:marBottom w:val="0"/>
          <w:divBdr>
            <w:top w:val="none" w:sz="0" w:space="0" w:color="auto"/>
            <w:left w:val="none" w:sz="0" w:space="0" w:color="auto"/>
            <w:bottom w:val="none" w:sz="0" w:space="0" w:color="auto"/>
            <w:right w:val="none" w:sz="0" w:space="0" w:color="auto"/>
          </w:divBdr>
        </w:div>
        <w:div w:id="1292902451">
          <w:marLeft w:val="640"/>
          <w:marRight w:val="0"/>
          <w:marTop w:val="0"/>
          <w:marBottom w:val="0"/>
          <w:divBdr>
            <w:top w:val="none" w:sz="0" w:space="0" w:color="auto"/>
            <w:left w:val="none" w:sz="0" w:space="0" w:color="auto"/>
            <w:bottom w:val="none" w:sz="0" w:space="0" w:color="auto"/>
            <w:right w:val="none" w:sz="0" w:space="0" w:color="auto"/>
          </w:divBdr>
        </w:div>
        <w:div w:id="1295477749">
          <w:marLeft w:val="640"/>
          <w:marRight w:val="0"/>
          <w:marTop w:val="0"/>
          <w:marBottom w:val="0"/>
          <w:divBdr>
            <w:top w:val="none" w:sz="0" w:space="0" w:color="auto"/>
            <w:left w:val="none" w:sz="0" w:space="0" w:color="auto"/>
            <w:bottom w:val="none" w:sz="0" w:space="0" w:color="auto"/>
            <w:right w:val="none" w:sz="0" w:space="0" w:color="auto"/>
          </w:divBdr>
        </w:div>
        <w:div w:id="1301613774">
          <w:marLeft w:val="640"/>
          <w:marRight w:val="0"/>
          <w:marTop w:val="0"/>
          <w:marBottom w:val="0"/>
          <w:divBdr>
            <w:top w:val="none" w:sz="0" w:space="0" w:color="auto"/>
            <w:left w:val="none" w:sz="0" w:space="0" w:color="auto"/>
            <w:bottom w:val="none" w:sz="0" w:space="0" w:color="auto"/>
            <w:right w:val="none" w:sz="0" w:space="0" w:color="auto"/>
          </w:divBdr>
        </w:div>
        <w:div w:id="1311983075">
          <w:marLeft w:val="640"/>
          <w:marRight w:val="0"/>
          <w:marTop w:val="0"/>
          <w:marBottom w:val="0"/>
          <w:divBdr>
            <w:top w:val="none" w:sz="0" w:space="0" w:color="auto"/>
            <w:left w:val="none" w:sz="0" w:space="0" w:color="auto"/>
            <w:bottom w:val="none" w:sz="0" w:space="0" w:color="auto"/>
            <w:right w:val="none" w:sz="0" w:space="0" w:color="auto"/>
          </w:divBdr>
        </w:div>
        <w:div w:id="1348403936">
          <w:marLeft w:val="640"/>
          <w:marRight w:val="0"/>
          <w:marTop w:val="0"/>
          <w:marBottom w:val="0"/>
          <w:divBdr>
            <w:top w:val="none" w:sz="0" w:space="0" w:color="auto"/>
            <w:left w:val="none" w:sz="0" w:space="0" w:color="auto"/>
            <w:bottom w:val="none" w:sz="0" w:space="0" w:color="auto"/>
            <w:right w:val="none" w:sz="0" w:space="0" w:color="auto"/>
          </w:divBdr>
        </w:div>
        <w:div w:id="1382316620">
          <w:marLeft w:val="640"/>
          <w:marRight w:val="0"/>
          <w:marTop w:val="0"/>
          <w:marBottom w:val="0"/>
          <w:divBdr>
            <w:top w:val="none" w:sz="0" w:space="0" w:color="auto"/>
            <w:left w:val="none" w:sz="0" w:space="0" w:color="auto"/>
            <w:bottom w:val="none" w:sz="0" w:space="0" w:color="auto"/>
            <w:right w:val="none" w:sz="0" w:space="0" w:color="auto"/>
          </w:divBdr>
        </w:div>
        <w:div w:id="1396389238">
          <w:marLeft w:val="640"/>
          <w:marRight w:val="0"/>
          <w:marTop w:val="0"/>
          <w:marBottom w:val="0"/>
          <w:divBdr>
            <w:top w:val="none" w:sz="0" w:space="0" w:color="auto"/>
            <w:left w:val="none" w:sz="0" w:space="0" w:color="auto"/>
            <w:bottom w:val="none" w:sz="0" w:space="0" w:color="auto"/>
            <w:right w:val="none" w:sz="0" w:space="0" w:color="auto"/>
          </w:divBdr>
        </w:div>
        <w:div w:id="1399399859">
          <w:marLeft w:val="640"/>
          <w:marRight w:val="0"/>
          <w:marTop w:val="0"/>
          <w:marBottom w:val="0"/>
          <w:divBdr>
            <w:top w:val="none" w:sz="0" w:space="0" w:color="auto"/>
            <w:left w:val="none" w:sz="0" w:space="0" w:color="auto"/>
            <w:bottom w:val="none" w:sz="0" w:space="0" w:color="auto"/>
            <w:right w:val="none" w:sz="0" w:space="0" w:color="auto"/>
          </w:divBdr>
        </w:div>
        <w:div w:id="1400786865">
          <w:marLeft w:val="640"/>
          <w:marRight w:val="0"/>
          <w:marTop w:val="0"/>
          <w:marBottom w:val="0"/>
          <w:divBdr>
            <w:top w:val="none" w:sz="0" w:space="0" w:color="auto"/>
            <w:left w:val="none" w:sz="0" w:space="0" w:color="auto"/>
            <w:bottom w:val="none" w:sz="0" w:space="0" w:color="auto"/>
            <w:right w:val="none" w:sz="0" w:space="0" w:color="auto"/>
          </w:divBdr>
        </w:div>
        <w:div w:id="1415278483">
          <w:marLeft w:val="640"/>
          <w:marRight w:val="0"/>
          <w:marTop w:val="0"/>
          <w:marBottom w:val="0"/>
          <w:divBdr>
            <w:top w:val="none" w:sz="0" w:space="0" w:color="auto"/>
            <w:left w:val="none" w:sz="0" w:space="0" w:color="auto"/>
            <w:bottom w:val="none" w:sz="0" w:space="0" w:color="auto"/>
            <w:right w:val="none" w:sz="0" w:space="0" w:color="auto"/>
          </w:divBdr>
        </w:div>
        <w:div w:id="1420255695">
          <w:marLeft w:val="640"/>
          <w:marRight w:val="0"/>
          <w:marTop w:val="0"/>
          <w:marBottom w:val="0"/>
          <w:divBdr>
            <w:top w:val="none" w:sz="0" w:space="0" w:color="auto"/>
            <w:left w:val="none" w:sz="0" w:space="0" w:color="auto"/>
            <w:bottom w:val="none" w:sz="0" w:space="0" w:color="auto"/>
            <w:right w:val="none" w:sz="0" w:space="0" w:color="auto"/>
          </w:divBdr>
        </w:div>
        <w:div w:id="1436708453">
          <w:marLeft w:val="640"/>
          <w:marRight w:val="0"/>
          <w:marTop w:val="0"/>
          <w:marBottom w:val="0"/>
          <w:divBdr>
            <w:top w:val="none" w:sz="0" w:space="0" w:color="auto"/>
            <w:left w:val="none" w:sz="0" w:space="0" w:color="auto"/>
            <w:bottom w:val="none" w:sz="0" w:space="0" w:color="auto"/>
            <w:right w:val="none" w:sz="0" w:space="0" w:color="auto"/>
          </w:divBdr>
        </w:div>
        <w:div w:id="1437673327">
          <w:marLeft w:val="640"/>
          <w:marRight w:val="0"/>
          <w:marTop w:val="0"/>
          <w:marBottom w:val="0"/>
          <w:divBdr>
            <w:top w:val="none" w:sz="0" w:space="0" w:color="auto"/>
            <w:left w:val="none" w:sz="0" w:space="0" w:color="auto"/>
            <w:bottom w:val="none" w:sz="0" w:space="0" w:color="auto"/>
            <w:right w:val="none" w:sz="0" w:space="0" w:color="auto"/>
          </w:divBdr>
        </w:div>
        <w:div w:id="1469934480">
          <w:marLeft w:val="640"/>
          <w:marRight w:val="0"/>
          <w:marTop w:val="0"/>
          <w:marBottom w:val="0"/>
          <w:divBdr>
            <w:top w:val="none" w:sz="0" w:space="0" w:color="auto"/>
            <w:left w:val="none" w:sz="0" w:space="0" w:color="auto"/>
            <w:bottom w:val="none" w:sz="0" w:space="0" w:color="auto"/>
            <w:right w:val="none" w:sz="0" w:space="0" w:color="auto"/>
          </w:divBdr>
        </w:div>
        <w:div w:id="1470786401">
          <w:marLeft w:val="640"/>
          <w:marRight w:val="0"/>
          <w:marTop w:val="0"/>
          <w:marBottom w:val="0"/>
          <w:divBdr>
            <w:top w:val="none" w:sz="0" w:space="0" w:color="auto"/>
            <w:left w:val="none" w:sz="0" w:space="0" w:color="auto"/>
            <w:bottom w:val="none" w:sz="0" w:space="0" w:color="auto"/>
            <w:right w:val="none" w:sz="0" w:space="0" w:color="auto"/>
          </w:divBdr>
        </w:div>
        <w:div w:id="1472551464">
          <w:marLeft w:val="640"/>
          <w:marRight w:val="0"/>
          <w:marTop w:val="0"/>
          <w:marBottom w:val="0"/>
          <w:divBdr>
            <w:top w:val="none" w:sz="0" w:space="0" w:color="auto"/>
            <w:left w:val="none" w:sz="0" w:space="0" w:color="auto"/>
            <w:bottom w:val="none" w:sz="0" w:space="0" w:color="auto"/>
            <w:right w:val="none" w:sz="0" w:space="0" w:color="auto"/>
          </w:divBdr>
        </w:div>
        <w:div w:id="1483623226">
          <w:marLeft w:val="640"/>
          <w:marRight w:val="0"/>
          <w:marTop w:val="0"/>
          <w:marBottom w:val="0"/>
          <w:divBdr>
            <w:top w:val="none" w:sz="0" w:space="0" w:color="auto"/>
            <w:left w:val="none" w:sz="0" w:space="0" w:color="auto"/>
            <w:bottom w:val="none" w:sz="0" w:space="0" w:color="auto"/>
            <w:right w:val="none" w:sz="0" w:space="0" w:color="auto"/>
          </w:divBdr>
        </w:div>
        <w:div w:id="1484928780">
          <w:marLeft w:val="640"/>
          <w:marRight w:val="0"/>
          <w:marTop w:val="0"/>
          <w:marBottom w:val="0"/>
          <w:divBdr>
            <w:top w:val="none" w:sz="0" w:space="0" w:color="auto"/>
            <w:left w:val="none" w:sz="0" w:space="0" w:color="auto"/>
            <w:bottom w:val="none" w:sz="0" w:space="0" w:color="auto"/>
            <w:right w:val="none" w:sz="0" w:space="0" w:color="auto"/>
          </w:divBdr>
        </w:div>
        <w:div w:id="1492600409">
          <w:marLeft w:val="640"/>
          <w:marRight w:val="0"/>
          <w:marTop w:val="0"/>
          <w:marBottom w:val="0"/>
          <w:divBdr>
            <w:top w:val="none" w:sz="0" w:space="0" w:color="auto"/>
            <w:left w:val="none" w:sz="0" w:space="0" w:color="auto"/>
            <w:bottom w:val="none" w:sz="0" w:space="0" w:color="auto"/>
            <w:right w:val="none" w:sz="0" w:space="0" w:color="auto"/>
          </w:divBdr>
        </w:div>
        <w:div w:id="1497067583">
          <w:marLeft w:val="640"/>
          <w:marRight w:val="0"/>
          <w:marTop w:val="0"/>
          <w:marBottom w:val="0"/>
          <w:divBdr>
            <w:top w:val="none" w:sz="0" w:space="0" w:color="auto"/>
            <w:left w:val="none" w:sz="0" w:space="0" w:color="auto"/>
            <w:bottom w:val="none" w:sz="0" w:space="0" w:color="auto"/>
            <w:right w:val="none" w:sz="0" w:space="0" w:color="auto"/>
          </w:divBdr>
        </w:div>
        <w:div w:id="1500269721">
          <w:marLeft w:val="640"/>
          <w:marRight w:val="0"/>
          <w:marTop w:val="0"/>
          <w:marBottom w:val="0"/>
          <w:divBdr>
            <w:top w:val="none" w:sz="0" w:space="0" w:color="auto"/>
            <w:left w:val="none" w:sz="0" w:space="0" w:color="auto"/>
            <w:bottom w:val="none" w:sz="0" w:space="0" w:color="auto"/>
            <w:right w:val="none" w:sz="0" w:space="0" w:color="auto"/>
          </w:divBdr>
        </w:div>
        <w:div w:id="1527139541">
          <w:marLeft w:val="640"/>
          <w:marRight w:val="0"/>
          <w:marTop w:val="0"/>
          <w:marBottom w:val="0"/>
          <w:divBdr>
            <w:top w:val="none" w:sz="0" w:space="0" w:color="auto"/>
            <w:left w:val="none" w:sz="0" w:space="0" w:color="auto"/>
            <w:bottom w:val="none" w:sz="0" w:space="0" w:color="auto"/>
            <w:right w:val="none" w:sz="0" w:space="0" w:color="auto"/>
          </w:divBdr>
        </w:div>
        <w:div w:id="1563177212">
          <w:marLeft w:val="640"/>
          <w:marRight w:val="0"/>
          <w:marTop w:val="0"/>
          <w:marBottom w:val="0"/>
          <w:divBdr>
            <w:top w:val="none" w:sz="0" w:space="0" w:color="auto"/>
            <w:left w:val="none" w:sz="0" w:space="0" w:color="auto"/>
            <w:bottom w:val="none" w:sz="0" w:space="0" w:color="auto"/>
            <w:right w:val="none" w:sz="0" w:space="0" w:color="auto"/>
          </w:divBdr>
        </w:div>
        <w:div w:id="1589773373">
          <w:marLeft w:val="640"/>
          <w:marRight w:val="0"/>
          <w:marTop w:val="0"/>
          <w:marBottom w:val="0"/>
          <w:divBdr>
            <w:top w:val="none" w:sz="0" w:space="0" w:color="auto"/>
            <w:left w:val="none" w:sz="0" w:space="0" w:color="auto"/>
            <w:bottom w:val="none" w:sz="0" w:space="0" w:color="auto"/>
            <w:right w:val="none" w:sz="0" w:space="0" w:color="auto"/>
          </w:divBdr>
        </w:div>
        <w:div w:id="1611430144">
          <w:marLeft w:val="640"/>
          <w:marRight w:val="0"/>
          <w:marTop w:val="0"/>
          <w:marBottom w:val="0"/>
          <w:divBdr>
            <w:top w:val="none" w:sz="0" w:space="0" w:color="auto"/>
            <w:left w:val="none" w:sz="0" w:space="0" w:color="auto"/>
            <w:bottom w:val="none" w:sz="0" w:space="0" w:color="auto"/>
            <w:right w:val="none" w:sz="0" w:space="0" w:color="auto"/>
          </w:divBdr>
        </w:div>
        <w:div w:id="1614166674">
          <w:marLeft w:val="640"/>
          <w:marRight w:val="0"/>
          <w:marTop w:val="0"/>
          <w:marBottom w:val="0"/>
          <w:divBdr>
            <w:top w:val="none" w:sz="0" w:space="0" w:color="auto"/>
            <w:left w:val="none" w:sz="0" w:space="0" w:color="auto"/>
            <w:bottom w:val="none" w:sz="0" w:space="0" w:color="auto"/>
            <w:right w:val="none" w:sz="0" w:space="0" w:color="auto"/>
          </w:divBdr>
        </w:div>
        <w:div w:id="1630015601">
          <w:marLeft w:val="640"/>
          <w:marRight w:val="0"/>
          <w:marTop w:val="0"/>
          <w:marBottom w:val="0"/>
          <w:divBdr>
            <w:top w:val="none" w:sz="0" w:space="0" w:color="auto"/>
            <w:left w:val="none" w:sz="0" w:space="0" w:color="auto"/>
            <w:bottom w:val="none" w:sz="0" w:space="0" w:color="auto"/>
            <w:right w:val="none" w:sz="0" w:space="0" w:color="auto"/>
          </w:divBdr>
        </w:div>
        <w:div w:id="1650137213">
          <w:marLeft w:val="640"/>
          <w:marRight w:val="0"/>
          <w:marTop w:val="0"/>
          <w:marBottom w:val="0"/>
          <w:divBdr>
            <w:top w:val="none" w:sz="0" w:space="0" w:color="auto"/>
            <w:left w:val="none" w:sz="0" w:space="0" w:color="auto"/>
            <w:bottom w:val="none" w:sz="0" w:space="0" w:color="auto"/>
            <w:right w:val="none" w:sz="0" w:space="0" w:color="auto"/>
          </w:divBdr>
        </w:div>
        <w:div w:id="1696417796">
          <w:marLeft w:val="640"/>
          <w:marRight w:val="0"/>
          <w:marTop w:val="0"/>
          <w:marBottom w:val="0"/>
          <w:divBdr>
            <w:top w:val="none" w:sz="0" w:space="0" w:color="auto"/>
            <w:left w:val="none" w:sz="0" w:space="0" w:color="auto"/>
            <w:bottom w:val="none" w:sz="0" w:space="0" w:color="auto"/>
            <w:right w:val="none" w:sz="0" w:space="0" w:color="auto"/>
          </w:divBdr>
        </w:div>
        <w:div w:id="1726220382">
          <w:marLeft w:val="640"/>
          <w:marRight w:val="0"/>
          <w:marTop w:val="0"/>
          <w:marBottom w:val="0"/>
          <w:divBdr>
            <w:top w:val="none" w:sz="0" w:space="0" w:color="auto"/>
            <w:left w:val="none" w:sz="0" w:space="0" w:color="auto"/>
            <w:bottom w:val="none" w:sz="0" w:space="0" w:color="auto"/>
            <w:right w:val="none" w:sz="0" w:space="0" w:color="auto"/>
          </w:divBdr>
        </w:div>
        <w:div w:id="1731804200">
          <w:marLeft w:val="640"/>
          <w:marRight w:val="0"/>
          <w:marTop w:val="0"/>
          <w:marBottom w:val="0"/>
          <w:divBdr>
            <w:top w:val="none" w:sz="0" w:space="0" w:color="auto"/>
            <w:left w:val="none" w:sz="0" w:space="0" w:color="auto"/>
            <w:bottom w:val="none" w:sz="0" w:space="0" w:color="auto"/>
            <w:right w:val="none" w:sz="0" w:space="0" w:color="auto"/>
          </w:divBdr>
        </w:div>
        <w:div w:id="1736397154">
          <w:marLeft w:val="640"/>
          <w:marRight w:val="0"/>
          <w:marTop w:val="0"/>
          <w:marBottom w:val="0"/>
          <w:divBdr>
            <w:top w:val="none" w:sz="0" w:space="0" w:color="auto"/>
            <w:left w:val="none" w:sz="0" w:space="0" w:color="auto"/>
            <w:bottom w:val="none" w:sz="0" w:space="0" w:color="auto"/>
            <w:right w:val="none" w:sz="0" w:space="0" w:color="auto"/>
          </w:divBdr>
        </w:div>
        <w:div w:id="1749039305">
          <w:marLeft w:val="640"/>
          <w:marRight w:val="0"/>
          <w:marTop w:val="0"/>
          <w:marBottom w:val="0"/>
          <w:divBdr>
            <w:top w:val="none" w:sz="0" w:space="0" w:color="auto"/>
            <w:left w:val="none" w:sz="0" w:space="0" w:color="auto"/>
            <w:bottom w:val="none" w:sz="0" w:space="0" w:color="auto"/>
            <w:right w:val="none" w:sz="0" w:space="0" w:color="auto"/>
          </w:divBdr>
        </w:div>
        <w:div w:id="1765612741">
          <w:marLeft w:val="640"/>
          <w:marRight w:val="0"/>
          <w:marTop w:val="0"/>
          <w:marBottom w:val="0"/>
          <w:divBdr>
            <w:top w:val="none" w:sz="0" w:space="0" w:color="auto"/>
            <w:left w:val="none" w:sz="0" w:space="0" w:color="auto"/>
            <w:bottom w:val="none" w:sz="0" w:space="0" w:color="auto"/>
            <w:right w:val="none" w:sz="0" w:space="0" w:color="auto"/>
          </w:divBdr>
        </w:div>
        <w:div w:id="1789154986">
          <w:marLeft w:val="640"/>
          <w:marRight w:val="0"/>
          <w:marTop w:val="0"/>
          <w:marBottom w:val="0"/>
          <w:divBdr>
            <w:top w:val="none" w:sz="0" w:space="0" w:color="auto"/>
            <w:left w:val="none" w:sz="0" w:space="0" w:color="auto"/>
            <w:bottom w:val="none" w:sz="0" w:space="0" w:color="auto"/>
            <w:right w:val="none" w:sz="0" w:space="0" w:color="auto"/>
          </w:divBdr>
        </w:div>
        <w:div w:id="1867055448">
          <w:marLeft w:val="640"/>
          <w:marRight w:val="0"/>
          <w:marTop w:val="0"/>
          <w:marBottom w:val="0"/>
          <w:divBdr>
            <w:top w:val="none" w:sz="0" w:space="0" w:color="auto"/>
            <w:left w:val="none" w:sz="0" w:space="0" w:color="auto"/>
            <w:bottom w:val="none" w:sz="0" w:space="0" w:color="auto"/>
            <w:right w:val="none" w:sz="0" w:space="0" w:color="auto"/>
          </w:divBdr>
        </w:div>
        <w:div w:id="1921475216">
          <w:marLeft w:val="640"/>
          <w:marRight w:val="0"/>
          <w:marTop w:val="0"/>
          <w:marBottom w:val="0"/>
          <w:divBdr>
            <w:top w:val="none" w:sz="0" w:space="0" w:color="auto"/>
            <w:left w:val="none" w:sz="0" w:space="0" w:color="auto"/>
            <w:bottom w:val="none" w:sz="0" w:space="0" w:color="auto"/>
            <w:right w:val="none" w:sz="0" w:space="0" w:color="auto"/>
          </w:divBdr>
        </w:div>
        <w:div w:id="1934435706">
          <w:marLeft w:val="640"/>
          <w:marRight w:val="0"/>
          <w:marTop w:val="0"/>
          <w:marBottom w:val="0"/>
          <w:divBdr>
            <w:top w:val="none" w:sz="0" w:space="0" w:color="auto"/>
            <w:left w:val="none" w:sz="0" w:space="0" w:color="auto"/>
            <w:bottom w:val="none" w:sz="0" w:space="0" w:color="auto"/>
            <w:right w:val="none" w:sz="0" w:space="0" w:color="auto"/>
          </w:divBdr>
        </w:div>
        <w:div w:id="1940985328">
          <w:marLeft w:val="640"/>
          <w:marRight w:val="0"/>
          <w:marTop w:val="0"/>
          <w:marBottom w:val="0"/>
          <w:divBdr>
            <w:top w:val="none" w:sz="0" w:space="0" w:color="auto"/>
            <w:left w:val="none" w:sz="0" w:space="0" w:color="auto"/>
            <w:bottom w:val="none" w:sz="0" w:space="0" w:color="auto"/>
            <w:right w:val="none" w:sz="0" w:space="0" w:color="auto"/>
          </w:divBdr>
        </w:div>
        <w:div w:id="1948847274">
          <w:marLeft w:val="640"/>
          <w:marRight w:val="0"/>
          <w:marTop w:val="0"/>
          <w:marBottom w:val="0"/>
          <w:divBdr>
            <w:top w:val="none" w:sz="0" w:space="0" w:color="auto"/>
            <w:left w:val="none" w:sz="0" w:space="0" w:color="auto"/>
            <w:bottom w:val="none" w:sz="0" w:space="0" w:color="auto"/>
            <w:right w:val="none" w:sz="0" w:space="0" w:color="auto"/>
          </w:divBdr>
        </w:div>
        <w:div w:id="2046639828">
          <w:marLeft w:val="640"/>
          <w:marRight w:val="0"/>
          <w:marTop w:val="0"/>
          <w:marBottom w:val="0"/>
          <w:divBdr>
            <w:top w:val="none" w:sz="0" w:space="0" w:color="auto"/>
            <w:left w:val="none" w:sz="0" w:space="0" w:color="auto"/>
            <w:bottom w:val="none" w:sz="0" w:space="0" w:color="auto"/>
            <w:right w:val="none" w:sz="0" w:space="0" w:color="auto"/>
          </w:divBdr>
        </w:div>
        <w:div w:id="2054429165">
          <w:marLeft w:val="640"/>
          <w:marRight w:val="0"/>
          <w:marTop w:val="0"/>
          <w:marBottom w:val="0"/>
          <w:divBdr>
            <w:top w:val="none" w:sz="0" w:space="0" w:color="auto"/>
            <w:left w:val="none" w:sz="0" w:space="0" w:color="auto"/>
            <w:bottom w:val="none" w:sz="0" w:space="0" w:color="auto"/>
            <w:right w:val="none" w:sz="0" w:space="0" w:color="auto"/>
          </w:divBdr>
        </w:div>
        <w:div w:id="2059359467">
          <w:marLeft w:val="640"/>
          <w:marRight w:val="0"/>
          <w:marTop w:val="0"/>
          <w:marBottom w:val="0"/>
          <w:divBdr>
            <w:top w:val="none" w:sz="0" w:space="0" w:color="auto"/>
            <w:left w:val="none" w:sz="0" w:space="0" w:color="auto"/>
            <w:bottom w:val="none" w:sz="0" w:space="0" w:color="auto"/>
            <w:right w:val="none" w:sz="0" w:space="0" w:color="auto"/>
          </w:divBdr>
        </w:div>
        <w:div w:id="2070415543">
          <w:marLeft w:val="640"/>
          <w:marRight w:val="0"/>
          <w:marTop w:val="0"/>
          <w:marBottom w:val="0"/>
          <w:divBdr>
            <w:top w:val="none" w:sz="0" w:space="0" w:color="auto"/>
            <w:left w:val="none" w:sz="0" w:space="0" w:color="auto"/>
            <w:bottom w:val="none" w:sz="0" w:space="0" w:color="auto"/>
            <w:right w:val="none" w:sz="0" w:space="0" w:color="auto"/>
          </w:divBdr>
        </w:div>
        <w:div w:id="2076081877">
          <w:marLeft w:val="640"/>
          <w:marRight w:val="0"/>
          <w:marTop w:val="0"/>
          <w:marBottom w:val="0"/>
          <w:divBdr>
            <w:top w:val="none" w:sz="0" w:space="0" w:color="auto"/>
            <w:left w:val="none" w:sz="0" w:space="0" w:color="auto"/>
            <w:bottom w:val="none" w:sz="0" w:space="0" w:color="auto"/>
            <w:right w:val="none" w:sz="0" w:space="0" w:color="auto"/>
          </w:divBdr>
        </w:div>
        <w:div w:id="2109499431">
          <w:marLeft w:val="640"/>
          <w:marRight w:val="0"/>
          <w:marTop w:val="0"/>
          <w:marBottom w:val="0"/>
          <w:divBdr>
            <w:top w:val="none" w:sz="0" w:space="0" w:color="auto"/>
            <w:left w:val="none" w:sz="0" w:space="0" w:color="auto"/>
            <w:bottom w:val="none" w:sz="0" w:space="0" w:color="auto"/>
            <w:right w:val="none" w:sz="0" w:space="0" w:color="auto"/>
          </w:divBdr>
        </w:div>
      </w:divsChild>
    </w:div>
    <w:div w:id="787622301">
      <w:bodyDiv w:val="1"/>
      <w:marLeft w:val="0"/>
      <w:marRight w:val="0"/>
      <w:marTop w:val="0"/>
      <w:marBottom w:val="0"/>
      <w:divBdr>
        <w:top w:val="none" w:sz="0" w:space="0" w:color="auto"/>
        <w:left w:val="none" w:sz="0" w:space="0" w:color="auto"/>
        <w:bottom w:val="none" w:sz="0" w:space="0" w:color="auto"/>
        <w:right w:val="none" w:sz="0" w:space="0" w:color="auto"/>
      </w:divBdr>
      <w:divsChild>
        <w:div w:id="1585408953">
          <w:marLeft w:val="640"/>
          <w:marRight w:val="0"/>
          <w:marTop w:val="0"/>
          <w:marBottom w:val="0"/>
          <w:divBdr>
            <w:top w:val="none" w:sz="0" w:space="0" w:color="auto"/>
            <w:left w:val="none" w:sz="0" w:space="0" w:color="auto"/>
            <w:bottom w:val="none" w:sz="0" w:space="0" w:color="auto"/>
            <w:right w:val="none" w:sz="0" w:space="0" w:color="auto"/>
          </w:divBdr>
        </w:div>
        <w:div w:id="956914757">
          <w:marLeft w:val="640"/>
          <w:marRight w:val="0"/>
          <w:marTop w:val="0"/>
          <w:marBottom w:val="0"/>
          <w:divBdr>
            <w:top w:val="none" w:sz="0" w:space="0" w:color="auto"/>
            <w:left w:val="none" w:sz="0" w:space="0" w:color="auto"/>
            <w:bottom w:val="none" w:sz="0" w:space="0" w:color="auto"/>
            <w:right w:val="none" w:sz="0" w:space="0" w:color="auto"/>
          </w:divBdr>
        </w:div>
        <w:div w:id="2028866930">
          <w:marLeft w:val="640"/>
          <w:marRight w:val="0"/>
          <w:marTop w:val="0"/>
          <w:marBottom w:val="0"/>
          <w:divBdr>
            <w:top w:val="none" w:sz="0" w:space="0" w:color="auto"/>
            <w:left w:val="none" w:sz="0" w:space="0" w:color="auto"/>
            <w:bottom w:val="none" w:sz="0" w:space="0" w:color="auto"/>
            <w:right w:val="none" w:sz="0" w:space="0" w:color="auto"/>
          </w:divBdr>
        </w:div>
        <w:div w:id="1672484310">
          <w:marLeft w:val="640"/>
          <w:marRight w:val="0"/>
          <w:marTop w:val="0"/>
          <w:marBottom w:val="0"/>
          <w:divBdr>
            <w:top w:val="none" w:sz="0" w:space="0" w:color="auto"/>
            <w:left w:val="none" w:sz="0" w:space="0" w:color="auto"/>
            <w:bottom w:val="none" w:sz="0" w:space="0" w:color="auto"/>
            <w:right w:val="none" w:sz="0" w:space="0" w:color="auto"/>
          </w:divBdr>
        </w:div>
        <w:div w:id="1303269100">
          <w:marLeft w:val="640"/>
          <w:marRight w:val="0"/>
          <w:marTop w:val="0"/>
          <w:marBottom w:val="0"/>
          <w:divBdr>
            <w:top w:val="none" w:sz="0" w:space="0" w:color="auto"/>
            <w:left w:val="none" w:sz="0" w:space="0" w:color="auto"/>
            <w:bottom w:val="none" w:sz="0" w:space="0" w:color="auto"/>
            <w:right w:val="none" w:sz="0" w:space="0" w:color="auto"/>
          </w:divBdr>
        </w:div>
        <w:div w:id="1246038586">
          <w:marLeft w:val="640"/>
          <w:marRight w:val="0"/>
          <w:marTop w:val="0"/>
          <w:marBottom w:val="0"/>
          <w:divBdr>
            <w:top w:val="none" w:sz="0" w:space="0" w:color="auto"/>
            <w:left w:val="none" w:sz="0" w:space="0" w:color="auto"/>
            <w:bottom w:val="none" w:sz="0" w:space="0" w:color="auto"/>
            <w:right w:val="none" w:sz="0" w:space="0" w:color="auto"/>
          </w:divBdr>
        </w:div>
        <w:div w:id="1319187645">
          <w:marLeft w:val="640"/>
          <w:marRight w:val="0"/>
          <w:marTop w:val="0"/>
          <w:marBottom w:val="0"/>
          <w:divBdr>
            <w:top w:val="none" w:sz="0" w:space="0" w:color="auto"/>
            <w:left w:val="none" w:sz="0" w:space="0" w:color="auto"/>
            <w:bottom w:val="none" w:sz="0" w:space="0" w:color="auto"/>
            <w:right w:val="none" w:sz="0" w:space="0" w:color="auto"/>
          </w:divBdr>
        </w:div>
        <w:div w:id="1051341768">
          <w:marLeft w:val="640"/>
          <w:marRight w:val="0"/>
          <w:marTop w:val="0"/>
          <w:marBottom w:val="0"/>
          <w:divBdr>
            <w:top w:val="none" w:sz="0" w:space="0" w:color="auto"/>
            <w:left w:val="none" w:sz="0" w:space="0" w:color="auto"/>
            <w:bottom w:val="none" w:sz="0" w:space="0" w:color="auto"/>
            <w:right w:val="none" w:sz="0" w:space="0" w:color="auto"/>
          </w:divBdr>
        </w:div>
        <w:div w:id="250165176">
          <w:marLeft w:val="640"/>
          <w:marRight w:val="0"/>
          <w:marTop w:val="0"/>
          <w:marBottom w:val="0"/>
          <w:divBdr>
            <w:top w:val="none" w:sz="0" w:space="0" w:color="auto"/>
            <w:left w:val="none" w:sz="0" w:space="0" w:color="auto"/>
            <w:bottom w:val="none" w:sz="0" w:space="0" w:color="auto"/>
            <w:right w:val="none" w:sz="0" w:space="0" w:color="auto"/>
          </w:divBdr>
        </w:div>
        <w:div w:id="594636506">
          <w:marLeft w:val="640"/>
          <w:marRight w:val="0"/>
          <w:marTop w:val="0"/>
          <w:marBottom w:val="0"/>
          <w:divBdr>
            <w:top w:val="none" w:sz="0" w:space="0" w:color="auto"/>
            <w:left w:val="none" w:sz="0" w:space="0" w:color="auto"/>
            <w:bottom w:val="none" w:sz="0" w:space="0" w:color="auto"/>
            <w:right w:val="none" w:sz="0" w:space="0" w:color="auto"/>
          </w:divBdr>
        </w:div>
        <w:div w:id="1521696065">
          <w:marLeft w:val="640"/>
          <w:marRight w:val="0"/>
          <w:marTop w:val="0"/>
          <w:marBottom w:val="0"/>
          <w:divBdr>
            <w:top w:val="none" w:sz="0" w:space="0" w:color="auto"/>
            <w:left w:val="none" w:sz="0" w:space="0" w:color="auto"/>
            <w:bottom w:val="none" w:sz="0" w:space="0" w:color="auto"/>
            <w:right w:val="none" w:sz="0" w:space="0" w:color="auto"/>
          </w:divBdr>
        </w:div>
        <w:div w:id="2137405254">
          <w:marLeft w:val="640"/>
          <w:marRight w:val="0"/>
          <w:marTop w:val="0"/>
          <w:marBottom w:val="0"/>
          <w:divBdr>
            <w:top w:val="none" w:sz="0" w:space="0" w:color="auto"/>
            <w:left w:val="none" w:sz="0" w:space="0" w:color="auto"/>
            <w:bottom w:val="none" w:sz="0" w:space="0" w:color="auto"/>
            <w:right w:val="none" w:sz="0" w:space="0" w:color="auto"/>
          </w:divBdr>
        </w:div>
        <w:div w:id="422072205">
          <w:marLeft w:val="640"/>
          <w:marRight w:val="0"/>
          <w:marTop w:val="0"/>
          <w:marBottom w:val="0"/>
          <w:divBdr>
            <w:top w:val="none" w:sz="0" w:space="0" w:color="auto"/>
            <w:left w:val="none" w:sz="0" w:space="0" w:color="auto"/>
            <w:bottom w:val="none" w:sz="0" w:space="0" w:color="auto"/>
            <w:right w:val="none" w:sz="0" w:space="0" w:color="auto"/>
          </w:divBdr>
        </w:div>
        <w:div w:id="46532875">
          <w:marLeft w:val="640"/>
          <w:marRight w:val="0"/>
          <w:marTop w:val="0"/>
          <w:marBottom w:val="0"/>
          <w:divBdr>
            <w:top w:val="none" w:sz="0" w:space="0" w:color="auto"/>
            <w:left w:val="none" w:sz="0" w:space="0" w:color="auto"/>
            <w:bottom w:val="none" w:sz="0" w:space="0" w:color="auto"/>
            <w:right w:val="none" w:sz="0" w:space="0" w:color="auto"/>
          </w:divBdr>
        </w:div>
        <w:div w:id="1657804062">
          <w:marLeft w:val="640"/>
          <w:marRight w:val="0"/>
          <w:marTop w:val="0"/>
          <w:marBottom w:val="0"/>
          <w:divBdr>
            <w:top w:val="none" w:sz="0" w:space="0" w:color="auto"/>
            <w:left w:val="none" w:sz="0" w:space="0" w:color="auto"/>
            <w:bottom w:val="none" w:sz="0" w:space="0" w:color="auto"/>
            <w:right w:val="none" w:sz="0" w:space="0" w:color="auto"/>
          </w:divBdr>
        </w:div>
        <w:div w:id="711152989">
          <w:marLeft w:val="640"/>
          <w:marRight w:val="0"/>
          <w:marTop w:val="0"/>
          <w:marBottom w:val="0"/>
          <w:divBdr>
            <w:top w:val="none" w:sz="0" w:space="0" w:color="auto"/>
            <w:left w:val="none" w:sz="0" w:space="0" w:color="auto"/>
            <w:bottom w:val="none" w:sz="0" w:space="0" w:color="auto"/>
            <w:right w:val="none" w:sz="0" w:space="0" w:color="auto"/>
          </w:divBdr>
        </w:div>
        <w:div w:id="2074695165">
          <w:marLeft w:val="640"/>
          <w:marRight w:val="0"/>
          <w:marTop w:val="0"/>
          <w:marBottom w:val="0"/>
          <w:divBdr>
            <w:top w:val="none" w:sz="0" w:space="0" w:color="auto"/>
            <w:left w:val="none" w:sz="0" w:space="0" w:color="auto"/>
            <w:bottom w:val="none" w:sz="0" w:space="0" w:color="auto"/>
            <w:right w:val="none" w:sz="0" w:space="0" w:color="auto"/>
          </w:divBdr>
        </w:div>
        <w:div w:id="1670014012">
          <w:marLeft w:val="640"/>
          <w:marRight w:val="0"/>
          <w:marTop w:val="0"/>
          <w:marBottom w:val="0"/>
          <w:divBdr>
            <w:top w:val="none" w:sz="0" w:space="0" w:color="auto"/>
            <w:left w:val="none" w:sz="0" w:space="0" w:color="auto"/>
            <w:bottom w:val="none" w:sz="0" w:space="0" w:color="auto"/>
            <w:right w:val="none" w:sz="0" w:space="0" w:color="auto"/>
          </w:divBdr>
        </w:div>
        <w:div w:id="69931777">
          <w:marLeft w:val="640"/>
          <w:marRight w:val="0"/>
          <w:marTop w:val="0"/>
          <w:marBottom w:val="0"/>
          <w:divBdr>
            <w:top w:val="none" w:sz="0" w:space="0" w:color="auto"/>
            <w:left w:val="none" w:sz="0" w:space="0" w:color="auto"/>
            <w:bottom w:val="none" w:sz="0" w:space="0" w:color="auto"/>
            <w:right w:val="none" w:sz="0" w:space="0" w:color="auto"/>
          </w:divBdr>
        </w:div>
        <w:div w:id="578947457">
          <w:marLeft w:val="640"/>
          <w:marRight w:val="0"/>
          <w:marTop w:val="0"/>
          <w:marBottom w:val="0"/>
          <w:divBdr>
            <w:top w:val="none" w:sz="0" w:space="0" w:color="auto"/>
            <w:left w:val="none" w:sz="0" w:space="0" w:color="auto"/>
            <w:bottom w:val="none" w:sz="0" w:space="0" w:color="auto"/>
            <w:right w:val="none" w:sz="0" w:space="0" w:color="auto"/>
          </w:divBdr>
        </w:div>
        <w:div w:id="361898912">
          <w:marLeft w:val="640"/>
          <w:marRight w:val="0"/>
          <w:marTop w:val="0"/>
          <w:marBottom w:val="0"/>
          <w:divBdr>
            <w:top w:val="none" w:sz="0" w:space="0" w:color="auto"/>
            <w:left w:val="none" w:sz="0" w:space="0" w:color="auto"/>
            <w:bottom w:val="none" w:sz="0" w:space="0" w:color="auto"/>
            <w:right w:val="none" w:sz="0" w:space="0" w:color="auto"/>
          </w:divBdr>
        </w:div>
        <w:div w:id="927427882">
          <w:marLeft w:val="640"/>
          <w:marRight w:val="0"/>
          <w:marTop w:val="0"/>
          <w:marBottom w:val="0"/>
          <w:divBdr>
            <w:top w:val="none" w:sz="0" w:space="0" w:color="auto"/>
            <w:left w:val="none" w:sz="0" w:space="0" w:color="auto"/>
            <w:bottom w:val="none" w:sz="0" w:space="0" w:color="auto"/>
            <w:right w:val="none" w:sz="0" w:space="0" w:color="auto"/>
          </w:divBdr>
        </w:div>
        <w:div w:id="2057854955">
          <w:marLeft w:val="640"/>
          <w:marRight w:val="0"/>
          <w:marTop w:val="0"/>
          <w:marBottom w:val="0"/>
          <w:divBdr>
            <w:top w:val="none" w:sz="0" w:space="0" w:color="auto"/>
            <w:left w:val="none" w:sz="0" w:space="0" w:color="auto"/>
            <w:bottom w:val="none" w:sz="0" w:space="0" w:color="auto"/>
            <w:right w:val="none" w:sz="0" w:space="0" w:color="auto"/>
          </w:divBdr>
        </w:div>
        <w:div w:id="1678654547">
          <w:marLeft w:val="640"/>
          <w:marRight w:val="0"/>
          <w:marTop w:val="0"/>
          <w:marBottom w:val="0"/>
          <w:divBdr>
            <w:top w:val="none" w:sz="0" w:space="0" w:color="auto"/>
            <w:left w:val="none" w:sz="0" w:space="0" w:color="auto"/>
            <w:bottom w:val="none" w:sz="0" w:space="0" w:color="auto"/>
            <w:right w:val="none" w:sz="0" w:space="0" w:color="auto"/>
          </w:divBdr>
        </w:div>
        <w:div w:id="1422068165">
          <w:marLeft w:val="640"/>
          <w:marRight w:val="0"/>
          <w:marTop w:val="0"/>
          <w:marBottom w:val="0"/>
          <w:divBdr>
            <w:top w:val="none" w:sz="0" w:space="0" w:color="auto"/>
            <w:left w:val="none" w:sz="0" w:space="0" w:color="auto"/>
            <w:bottom w:val="none" w:sz="0" w:space="0" w:color="auto"/>
            <w:right w:val="none" w:sz="0" w:space="0" w:color="auto"/>
          </w:divBdr>
        </w:div>
        <w:div w:id="1135902656">
          <w:marLeft w:val="640"/>
          <w:marRight w:val="0"/>
          <w:marTop w:val="0"/>
          <w:marBottom w:val="0"/>
          <w:divBdr>
            <w:top w:val="none" w:sz="0" w:space="0" w:color="auto"/>
            <w:left w:val="none" w:sz="0" w:space="0" w:color="auto"/>
            <w:bottom w:val="none" w:sz="0" w:space="0" w:color="auto"/>
            <w:right w:val="none" w:sz="0" w:space="0" w:color="auto"/>
          </w:divBdr>
        </w:div>
        <w:div w:id="411585455">
          <w:marLeft w:val="640"/>
          <w:marRight w:val="0"/>
          <w:marTop w:val="0"/>
          <w:marBottom w:val="0"/>
          <w:divBdr>
            <w:top w:val="none" w:sz="0" w:space="0" w:color="auto"/>
            <w:left w:val="none" w:sz="0" w:space="0" w:color="auto"/>
            <w:bottom w:val="none" w:sz="0" w:space="0" w:color="auto"/>
            <w:right w:val="none" w:sz="0" w:space="0" w:color="auto"/>
          </w:divBdr>
        </w:div>
        <w:div w:id="465047381">
          <w:marLeft w:val="640"/>
          <w:marRight w:val="0"/>
          <w:marTop w:val="0"/>
          <w:marBottom w:val="0"/>
          <w:divBdr>
            <w:top w:val="none" w:sz="0" w:space="0" w:color="auto"/>
            <w:left w:val="none" w:sz="0" w:space="0" w:color="auto"/>
            <w:bottom w:val="none" w:sz="0" w:space="0" w:color="auto"/>
            <w:right w:val="none" w:sz="0" w:space="0" w:color="auto"/>
          </w:divBdr>
        </w:div>
        <w:div w:id="707535031">
          <w:marLeft w:val="640"/>
          <w:marRight w:val="0"/>
          <w:marTop w:val="0"/>
          <w:marBottom w:val="0"/>
          <w:divBdr>
            <w:top w:val="none" w:sz="0" w:space="0" w:color="auto"/>
            <w:left w:val="none" w:sz="0" w:space="0" w:color="auto"/>
            <w:bottom w:val="none" w:sz="0" w:space="0" w:color="auto"/>
            <w:right w:val="none" w:sz="0" w:space="0" w:color="auto"/>
          </w:divBdr>
        </w:div>
        <w:div w:id="804391700">
          <w:marLeft w:val="640"/>
          <w:marRight w:val="0"/>
          <w:marTop w:val="0"/>
          <w:marBottom w:val="0"/>
          <w:divBdr>
            <w:top w:val="none" w:sz="0" w:space="0" w:color="auto"/>
            <w:left w:val="none" w:sz="0" w:space="0" w:color="auto"/>
            <w:bottom w:val="none" w:sz="0" w:space="0" w:color="auto"/>
            <w:right w:val="none" w:sz="0" w:space="0" w:color="auto"/>
          </w:divBdr>
        </w:div>
        <w:div w:id="305089862">
          <w:marLeft w:val="640"/>
          <w:marRight w:val="0"/>
          <w:marTop w:val="0"/>
          <w:marBottom w:val="0"/>
          <w:divBdr>
            <w:top w:val="none" w:sz="0" w:space="0" w:color="auto"/>
            <w:left w:val="none" w:sz="0" w:space="0" w:color="auto"/>
            <w:bottom w:val="none" w:sz="0" w:space="0" w:color="auto"/>
            <w:right w:val="none" w:sz="0" w:space="0" w:color="auto"/>
          </w:divBdr>
        </w:div>
        <w:div w:id="192810805">
          <w:marLeft w:val="640"/>
          <w:marRight w:val="0"/>
          <w:marTop w:val="0"/>
          <w:marBottom w:val="0"/>
          <w:divBdr>
            <w:top w:val="none" w:sz="0" w:space="0" w:color="auto"/>
            <w:left w:val="none" w:sz="0" w:space="0" w:color="auto"/>
            <w:bottom w:val="none" w:sz="0" w:space="0" w:color="auto"/>
            <w:right w:val="none" w:sz="0" w:space="0" w:color="auto"/>
          </w:divBdr>
        </w:div>
        <w:div w:id="1696033447">
          <w:marLeft w:val="640"/>
          <w:marRight w:val="0"/>
          <w:marTop w:val="0"/>
          <w:marBottom w:val="0"/>
          <w:divBdr>
            <w:top w:val="none" w:sz="0" w:space="0" w:color="auto"/>
            <w:left w:val="none" w:sz="0" w:space="0" w:color="auto"/>
            <w:bottom w:val="none" w:sz="0" w:space="0" w:color="auto"/>
            <w:right w:val="none" w:sz="0" w:space="0" w:color="auto"/>
          </w:divBdr>
        </w:div>
        <w:div w:id="696926577">
          <w:marLeft w:val="640"/>
          <w:marRight w:val="0"/>
          <w:marTop w:val="0"/>
          <w:marBottom w:val="0"/>
          <w:divBdr>
            <w:top w:val="none" w:sz="0" w:space="0" w:color="auto"/>
            <w:left w:val="none" w:sz="0" w:space="0" w:color="auto"/>
            <w:bottom w:val="none" w:sz="0" w:space="0" w:color="auto"/>
            <w:right w:val="none" w:sz="0" w:space="0" w:color="auto"/>
          </w:divBdr>
        </w:div>
        <w:div w:id="745104669">
          <w:marLeft w:val="640"/>
          <w:marRight w:val="0"/>
          <w:marTop w:val="0"/>
          <w:marBottom w:val="0"/>
          <w:divBdr>
            <w:top w:val="none" w:sz="0" w:space="0" w:color="auto"/>
            <w:left w:val="none" w:sz="0" w:space="0" w:color="auto"/>
            <w:bottom w:val="none" w:sz="0" w:space="0" w:color="auto"/>
            <w:right w:val="none" w:sz="0" w:space="0" w:color="auto"/>
          </w:divBdr>
        </w:div>
        <w:div w:id="648628988">
          <w:marLeft w:val="640"/>
          <w:marRight w:val="0"/>
          <w:marTop w:val="0"/>
          <w:marBottom w:val="0"/>
          <w:divBdr>
            <w:top w:val="none" w:sz="0" w:space="0" w:color="auto"/>
            <w:left w:val="none" w:sz="0" w:space="0" w:color="auto"/>
            <w:bottom w:val="none" w:sz="0" w:space="0" w:color="auto"/>
            <w:right w:val="none" w:sz="0" w:space="0" w:color="auto"/>
          </w:divBdr>
        </w:div>
        <w:div w:id="1135370644">
          <w:marLeft w:val="640"/>
          <w:marRight w:val="0"/>
          <w:marTop w:val="0"/>
          <w:marBottom w:val="0"/>
          <w:divBdr>
            <w:top w:val="none" w:sz="0" w:space="0" w:color="auto"/>
            <w:left w:val="none" w:sz="0" w:space="0" w:color="auto"/>
            <w:bottom w:val="none" w:sz="0" w:space="0" w:color="auto"/>
            <w:right w:val="none" w:sz="0" w:space="0" w:color="auto"/>
          </w:divBdr>
        </w:div>
        <w:div w:id="2105374531">
          <w:marLeft w:val="640"/>
          <w:marRight w:val="0"/>
          <w:marTop w:val="0"/>
          <w:marBottom w:val="0"/>
          <w:divBdr>
            <w:top w:val="none" w:sz="0" w:space="0" w:color="auto"/>
            <w:left w:val="none" w:sz="0" w:space="0" w:color="auto"/>
            <w:bottom w:val="none" w:sz="0" w:space="0" w:color="auto"/>
            <w:right w:val="none" w:sz="0" w:space="0" w:color="auto"/>
          </w:divBdr>
        </w:div>
        <w:div w:id="1648894739">
          <w:marLeft w:val="640"/>
          <w:marRight w:val="0"/>
          <w:marTop w:val="0"/>
          <w:marBottom w:val="0"/>
          <w:divBdr>
            <w:top w:val="none" w:sz="0" w:space="0" w:color="auto"/>
            <w:left w:val="none" w:sz="0" w:space="0" w:color="auto"/>
            <w:bottom w:val="none" w:sz="0" w:space="0" w:color="auto"/>
            <w:right w:val="none" w:sz="0" w:space="0" w:color="auto"/>
          </w:divBdr>
        </w:div>
        <w:div w:id="313727299">
          <w:marLeft w:val="640"/>
          <w:marRight w:val="0"/>
          <w:marTop w:val="0"/>
          <w:marBottom w:val="0"/>
          <w:divBdr>
            <w:top w:val="none" w:sz="0" w:space="0" w:color="auto"/>
            <w:left w:val="none" w:sz="0" w:space="0" w:color="auto"/>
            <w:bottom w:val="none" w:sz="0" w:space="0" w:color="auto"/>
            <w:right w:val="none" w:sz="0" w:space="0" w:color="auto"/>
          </w:divBdr>
        </w:div>
        <w:div w:id="786432293">
          <w:marLeft w:val="640"/>
          <w:marRight w:val="0"/>
          <w:marTop w:val="0"/>
          <w:marBottom w:val="0"/>
          <w:divBdr>
            <w:top w:val="none" w:sz="0" w:space="0" w:color="auto"/>
            <w:left w:val="none" w:sz="0" w:space="0" w:color="auto"/>
            <w:bottom w:val="none" w:sz="0" w:space="0" w:color="auto"/>
            <w:right w:val="none" w:sz="0" w:space="0" w:color="auto"/>
          </w:divBdr>
        </w:div>
        <w:div w:id="1620381858">
          <w:marLeft w:val="640"/>
          <w:marRight w:val="0"/>
          <w:marTop w:val="0"/>
          <w:marBottom w:val="0"/>
          <w:divBdr>
            <w:top w:val="none" w:sz="0" w:space="0" w:color="auto"/>
            <w:left w:val="none" w:sz="0" w:space="0" w:color="auto"/>
            <w:bottom w:val="none" w:sz="0" w:space="0" w:color="auto"/>
            <w:right w:val="none" w:sz="0" w:space="0" w:color="auto"/>
          </w:divBdr>
        </w:div>
        <w:div w:id="363096224">
          <w:marLeft w:val="640"/>
          <w:marRight w:val="0"/>
          <w:marTop w:val="0"/>
          <w:marBottom w:val="0"/>
          <w:divBdr>
            <w:top w:val="none" w:sz="0" w:space="0" w:color="auto"/>
            <w:left w:val="none" w:sz="0" w:space="0" w:color="auto"/>
            <w:bottom w:val="none" w:sz="0" w:space="0" w:color="auto"/>
            <w:right w:val="none" w:sz="0" w:space="0" w:color="auto"/>
          </w:divBdr>
        </w:div>
        <w:div w:id="1604610690">
          <w:marLeft w:val="640"/>
          <w:marRight w:val="0"/>
          <w:marTop w:val="0"/>
          <w:marBottom w:val="0"/>
          <w:divBdr>
            <w:top w:val="none" w:sz="0" w:space="0" w:color="auto"/>
            <w:left w:val="none" w:sz="0" w:space="0" w:color="auto"/>
            <w:bottom w:val="none" w:sz="0" w:space="0" w:color="auto"/>
            <w:right w:val="none" w:sz="0" w:space="0" w:color="auto"/>
          </w:divBdr>
        </w:div>
        <w:div w:id="858273304">
          <w:marLeft w:val="640"/>
          <w:marRight w:val="0"/>
          <w:marTop w:val="0"/>
          <w:marBottom w:val="0"/>
          <w:divBdr>
            <w:top w:val="none" w:sz="0" w:space="0" w:color="auto"/>
            <w:left w:val="none" w:sz="0" w:space="0" w:color="auto"/>
            <w:bottom w:val="none" w:sz="0" w:space="0" w:color="auto"/>
            <w:right w:val="none" w:sz="0" w:space="0" w:color="auto"/>
          </w:divBdr>
        </w:div>
        <w:div w:id="1095907424">
          <w:marLeft w:val="640"/>
          <w:marRight w:val="0"/>
          <w:marTop w:val="0"/>
          <w:marBottom w:val="0"/>
          <w:divBdr>
            <w:top w:val="none" w:sz="0" w:space="0" w:color="auto"/>
            <w:left w:val="none" w:sz="0" w:space="0" w:color="auto"/>
            <w:bottom w:val="none" w:sz="0" w:space="0" w:color="auto"/>
            <w:right w:val="none" w:sz="0" w:space="0" w:color="auto"/>
          </w:divBdr>
        </w:div>
        <w:div w:id="1168473343">
          <w:marLeft w:val="640"/>
          <w:marRight w:val="0"/>
          <w:marTop w:val="0"/>
          <w:marBottom w:val="0"/>
          <w:divBdr>
            <w:top w:val="none" w:sz="0" w:space="0" w:color="auto"/>
            <w:left w:val="none" w:sz="0" w:space="0" w:color="auto"/>
            <w:bottom w:val="none" w:sz="0" w:space="0" w:color="auto"/>
            <w:right w:val="none" w:sz="0" w:space="0" w:color="auto"/>
          </w:divBdr>
        </w:div>
        <w:div w:id="1910529435">
          <w:marLeft w:val="640"/>
          <w:marRight w:val="0"/>
          <w:marTop w:val="0"/>
          <w:marBottom w:val="0"/>
          <w:divBdr>
            <w:top w:val="none" w:sz="0" w:space="0" w:color="auto"/>
            <w:left w:val="none" w:sz="0" w:space="0" w:color="auto"/>
            <w:bottom w:val="none" w:sz="0" w:space="0" w:color="auto"/>
            <w:right w:val="none" w:sz="0" w:space="0" w:color="auto"/>
          </w:divBdr>
        </w:div>
        <w:div w:id="375206215">
          <w:marLeft w:val="640"/>
          <w:marRight w:val="0"/>
          <w:marTop w:val="0"/>
          <w:marBottom w:val="0"/>
          <w:divBdr>
            <w:top w:val="none" w:sz="0" w:space="0" w:color="auto"/>
            <w:left w:val="none" w:sz="0" w:space="0" w:color="auto"/>
            <w:bottom w:val="none" w:sz="0" w:space="0" w:color="auto"/>
            <w:right w:val="none" w:sz="0" w:space="0" w:color="auto"/>
          </w:divBdr>
        </w:div>
        <w:div w:id="2124612134">
          <w:marLeft w:val="640"/>
          <w:marRight w:val="0"/>
          <w:marTop w:val="0"/>
          <w:marBottom w:val="0"/>
          <w:divBdr>
            <w:top w:val="none" w:sz="0" w:space="0" w:color="auto"/>
            <w:left w:val="none" w:sz="0" w:space="0" w:color="auto"/>
            <w:bottom w:val="none" w:sz="0" w:space="0" w:color="auto"/>
            <w:right w:val="none" w:sz="0" w:space="0" w:color="auto"/>
          </w:divBdr>
        </w:div>
        <w:div w:id="1856262413">
          <w:marLeft w:val="640"/>
          <w:marRight w:val="0"/>
          <w:marTop w:val="0"/>
          <w:marBottom w:val="0"/>
          <w:divBdr>
            <w:top w:val="none" w:sz="0" w:space="0" w:color="auto"/>
            <w:left w:val="none" w:sz="0" w:space="0" w:color="auto"/>
            <w:bottom w:val="none" w:sz="0" w:space="0" w:color="auto"/>
            <w:right w:val="none" w:sz="0" w:space="0" w:color="auto"/>
          </w:divBdr>
        </w:div>
        <w:div w:id="2097895514">
          <w:marLeft w:val="640"/>
          <w:marRight w:val="0"/>
          <w:marTop w:val="0"/>
          <w:marBottom w:val="0"/>
          <w:divBdr>
            <w:top w:val="none" w:sz="0" w:space="0" w:color="auto"/>
            <w:left w:val="none" w:sz="0" w:space="0" w:color="auto"/>
            <w:bottom w:val="none" w:sz="0" w:space="0" w:color="auto"/>
            <w:right w:val="none" w:sz="0" w:space="0" w:color="auto"/>
          </w:divBdr>
        </w:div>
        <w:div w:id="248928526">
          <w:marLeft w:val="640"/>
          <w:marRight w:val="0"/>
          <w:marTop w:val="0"/>
          <w:marBottom w:val="0"/>
          <w:divBdr>
            <w:top w:val="none" w:sz="0" w:space="0" w:color="auto"/>
            <w:left w:val="none" w:sz="0" w:space="0" w:color="auto"/>
            <w:bottom w:val="none" w:sz="0" w:space="0" w:color="auto"/>
            <w:right w:val="none" w:sz="0" w:space="0" w:color="auto"/>
          </w:divBdr>
        </w:div>
        <w:div w:id="4133696">
          <w:marLeft w:val="640"/>
          <w:marRight w:val="0"/>
          <w:marTop w:val="0"/>
          <w:marBottom w:val="0"/>
          <w:divBdr>
            <w:top w:val="none" w:sz="0" w:space="0" w:color="auto"/>
            <w:left w:val="none" w:sz="0" w:space="0" w:color="auto"/>
            <w:bottom w:val="none" w:sz="0" w:space="0" w:color="auto"/>
            <w:right w:val="none" w:sz="0" w:space="0" w:color="auto"/>
          </w:divBdr>
        </w:div>
        <w:div w:id="37828492">
          <w:marLeft w:val="640"/>
          <w:marRight w:val="0"/>
          <w:marTop w:val="0"/>
          <w:marBottom w:val="0"/>
          <w:divBdr>
            <w:top w:val="none" w:sz="0" w:space="0" w:color="auto"/>
            <w:left w:val="none" w:sz="0" w:space="0" w:color="auto"/>
            <w:bottom w:val="none" w:sz="0" w:space="0" w:color="auto"/>
            <w:right w:val="none" w:sz="0" w:space="0" w:color="auto"/>
          </w:divBdr>
        </w:div>
        <w:div w:id="207762698">
          <w:marLeft w:val="640"/>
          <w:marRight w:val="0"/>
          <w:marTop w:val="0"/>
          <w:marBottom w:val="0"/>
          <w:divBdr>
            <w:top w:val="none" w:sz="0" w:space="0" w:color="auto"/>
            <w:left w:val="none" w:sz="0" w:space="0" w:color="auto"/>
            <w:bottom w:val="none" w:sz="0" w:space="0" w:color="auto"/>
            <w:right w:val="none" w:sz="0" w:space="0" w:color="auto"/>
          </w:divBdr>
        </w:div>
        <w:div w:id="1467619753">
          <w:marLeft w:val="640"/>
          <w:marRight w:val="0"/>
          <w:marTop w:val="0"/>
          <w:marBottom w:val="0"/>
          <w:divBdr>
            <w:top w:val="none" w:sz="0" w:space="0" w:color="auto"/>
            <w:left w:val="none" w:sz="0" w:space="0" w:color="auto"/>
            <w:bottom w:val="none" w:sz="0" w:space="0" w:color="auto"/>
            <w:right w:val="none" w:sz="0" w:space="0" w:color="auto"/>
          </w:divBdr>
        </w:div>
        <w:div w:id="1984508547">
          <w:marLeft w:val="640"/>
          <w:marRight w:val="0"/>
          <w:marTop w:val="0"/>
          <w:marBottom w:val="0"/>
          <w:divBdr>
            <w:top w:val="none" w:sz="0" w:space="0" w:color="auto"/>
            <w:left w:val="none" w:sz="0" w:space="0" w:color="auto"/>
            <w:bottom w:val="none" w:sz="0" w:space="0" w:color="auto"/>
            <w:right w:val="none" w:sz="0" w:space="0" w:color="auto"/>
          </w:divBdr>
        </w:div>
        <w:div w:id="1937134856">
          <w:marLeft w:val="640"/>
          <w:marRight w:val="0"/>
          <w:marTop w:val="0"/>
          <w:marBottom w:val="0"/>
          <w:divBdr>
            <w:top w:val="none" w:sz="0" w:space="0" w:color="auto"/>
            <w:left w:val="none" w:sz="0" w:space="0" w:color="auto"/>
            <w:bottom w:val="none" w:sz="0" w:space="0" w:color="auto"/>
            <w:right w:val="none" w:sz="0" w:space="0" w:color="auto"/>
          </w:divBdr>
        </w:div>
        <w:div w:id="1162158578">
          <w:marLeft w:val="640"/>
          <w:marRight w:val="0"/>
          <w:marTop w:val="0"/>
          <w:marBottom w:val="0"/>
          <w:divBdr>
            <w:top w:val="none" w:sz="0" w:space="0" w:color="auto"/>
            <w:left w:val="none" w:sz="0" w:space="0" w:color="auto"/>
            <w:bottom w:val="none" w:sz="0" w:space="0" w:color="auto"/>
            <w:right w:val="none" w:sz="0" w:space="0" w:color="auto"/>
          </w:divBdr>
        </w:div>
        <w:div w:id="1440299215">
          <w:marLeft w:val="640"/>
          <w:marRight w:val="0"/>
          <w:marTop w:val="0"/>
          <w:marBottom w:val="0"/>
          <w:divBdr>
            <w:top w:val="none" w:sz="0" w:space="0" w:color="auto"/>
            <w:left w:val="none" w:sz="0" w:space="0" w:color="auto"/>
            <w:bottom w:val="none" w:sz="0" w:space="0" w:color="auto"/>
            <w:right w:val="none" w:sz="0" w:space="0" w:color="auto"/>
          </w:divBdr>
        </w:div>
        <w:div w:id="34283608">
          <w:marLeft w:val="640"/>
          <w:marRight w:val="0"/>
          <w:marTop w:val="0"/>
          <w:marBottom w:val="0"/>
          <w:divBdr>
            <w:top w:val="none" w:sz="0" w:space="0" w:color="auto"/>
            <w:left w:val="none" w:sz="0" w:space="0" w:color="auto"/>
            <w:bottom w:val="none" w:sz="0" w:space="0" w:color="auto"/>
            <w:right w:val="none" w:sz="0" w:space="0" w:color="auto"/>
          </w:divBdr>
        </w:div>
        <w:div w:id="1708262487">
          <w:marLeft w:val="640"/>
          <w:marRight w:val="0"/>
          <w:marTop w:val="0"/>
          <w:marBottom w:val="0"/>
          <w:divBdr>
            <w:top w:val="none" w:sz="0" w:space="0" w:color="auto"/>
            <w:left w:val="none" w:sz="0" w:space="0" w:color="auto"/>
            <w:bottom w:val="none" w:sz="0" w:space="0" w:color="auto"/>
            <w:right w:val="none" w:sz="0" w:space="0" w:color="auto"/>
          </w:divBdr>
        </w:div>
        <w:div w:id="331959351">
          <w:marLeft w:val="640"/>
          <w:marRight w:val="0"/>
          <w:marTop w:val="0"/>
          <w:marBottom w:val="0"/>
          <w:divBdr>
            <w:top w:val="none" w:sz="0" w:space="0" w:color="auto"/>
            <w:left w:val="none" w:sz="0" w:space="0" w:color="auto"/>
            <w:bottom w:val="none" w:sz="0" w:space="0" w:color="auto"/>
            <w:right w:val="none" w:sz="0" w:space="0" w:color="auto"/>
          </w:divBdr>
        </w:div>
        <w:div w:id="1714308084">
          <w:marLeft w:val="640"/>
          <w:marRight w:val="0"/>
          <w:marTop w:val="0"/>
          <w:marBottom w:val="0"/>
          <w:divBdr>
            <w:top w:val="none" w:sz="0" w:space="0" w:color="auto"/>
            <w:left w:val="none" w:sz="0" w:space="0" w:color="auto"/>
            <w:bottom w:val="none" w:sz="0" w:space="0" w:color="auto"/>
            <w:right w:val="none" w:sz="0" w:space="0" w:color="auto"/>
          </w:divBdr>
        </w:div>
        <w:div w:id="2053536088">
          <w:marLeft w:val="640"/>
          <w:marRight w:val="0"/>
          <w:marTop w:val="0"/>
          <w:marBottom w:val="0"/>
          <w:divBdr>
            <w:top w:val="none" w:sz="0" w:space="0" w:color="auto"/>
            <w:left w:val="none" w:sz="0" w:space="0" w:color="auto"/>
            <w:bottom w:val="none" w:sz="0" w:space="0" w:color="auto"/>
            <w:right w:val="none" w:sz="0" w:space="0" w:color="auto"/>
          </w:divBdr>
        </w:div>
        <w:div w:id="1074551155">
          <w:marLeft w:val="640"/>
          <w:marRight w:val="0"/>
          <w:marTop w:val="0"/>
          <w:marBottom w:val="0"/>
          <w:divBdr>
            <w:top w:val="none" w:sz="0" w:space="0" w:color="auto"/>
            <w:left w:val="none" w:sz="0" w:space="0" w:color="auto"/>
            <w:bottom w:val="none" w:sz="0" w:space="0" w:color="auto"/>
            <w:right w:val="none" w:sz="0" w:space="0" w:color="auto"/>
          </w:divBdr>
        </w:div>
        <w:div w:id="754517666">
          <w:marLeft w:val="640"/>
          <w:marRight w:val="0"/>
          <w:marTop w:val="0"/>
          <w:marBottom w:val="0"/>
          <w:divBdr>
            <w:top w:val="none" w:sz="0" w:space="0" w:color="auto"/>
            <w:left w:val="none" w:sz="0" w:space="0" w:color="auto"/>
            <w:bottom w:val="none" w:sz="0" w:space="0" w:color="auto"/>
            <w:right w:val="none" w:sz="0" w:space="0" w:color="auto"/>
          </w:divBdr>
        </w:div>
        <w:div w:id="2009399487">
          <w:marLeft w:val="640"/>
          <w:marRight w:val="0"/>
          <w:marTop w:val="0"/>
          <w:marBottom w:val="0"/>
          <w:divBdr>
            <w:top w:val="none" w:sz="0" w:space="0" w:color="auto"/>
            <w:left w:val="none" w:sz="0" w:space="0" w:color="auto"/>
            <w:bottom w:val="none" w:sz="0" w:space="0" w:color="auto"/>
            <w:right w:val="none" w:sz="0" w:space="0" w:color="auto"/>
          </w:divBdr>
        </w:div>
        <w:div w:id="830102954">
          <w:marLeft w:val="640"/>
          <w:marRight w:val="0"/>
          <w:marTop w:val="0"/>
          <w:marBottom w:val="0"/>
          <w:divBdr>
            <w:top w:val="none" w:sz="0" w:space="0" w:color="auto"/>
            <w:left w:val="none" w:sz="0" w:space="0" w:color="auto"/>
            <w:bottom w:val="none" w:sz="0" w:space="0" w:color="auto"/>
            <w:right w:val="none" w:sz="0" w:space="0" w:color="auto"/>
          </w:divBdr>
        </w:div>
        <w:div w:id="1740054391">
          <w:marLeft w:val="640"/>
          <w:marRight w:val="0"/>
          <w:marTop w:val="0"/>
          <w:marBottom w:val="0"/>
          <w:divBdr>
            <w:top w:val="none" w:sz="0" w:space="0" w:color="auto"/>
            <w:left w:val="none" w:sz="0" w:space="0" w:color="auto"/>
            <w:bottom w:val="none" w:sz="0" w:space="0" w:color="auto"/>
            <w:right w:val="none" w:sz="0" w:space="0" w:color="auto"/>
          </w:divBdr>
        </w:div>
        <w:div w:id="718630541">
          <w:marLeft w:val="640"/>
          <w:marRight w:val="0"/>
          <w:marTop w:val="0"/>
          <w:marBottom w:val="0"/>
          <w:divBdr>
            <w:top w:val="none" w:sz="0" w:space="0" w:color="auto"/>
            <w:left w:val="none" w:sz="0" w:space="0" w:color="auto"/>
            <w:bottom w:val="none" w:sz="0" w:space="0" w:color="auto"/>
            <w:right w:val="none" w:sz="0" w:space="0" w:color="auto"/>
          </w:divBdr>
        </w:div>
        <w:div w:id="1149513995">
          <w:marLeft w:val="640"/>
          <w:marRight w:val="0"/>
          <w:marTop w:val="0"/>
          <w:marBottom w:val="0"/>
          <w:divBdr>
            <w:top w:val="none" w:sz="0" w:space="0" w:color="auto"/>
            <w:left w:val="none" w:sz="0" w:space="0" w:color="auto"/>
            <w:bottom w:val="none" w:sz="0" w:space="0" w:color="auto"/>
            <w:right w:val="none" w:sz="0" w:space="0" w:color="auto"/>
          </w:divBdr>
        </w:div>
        <w:div w:id="263655359">
          <w:marLeft w:val="640"/>
          <w:marRight w:val="0"/>
          <w:marTop w:val="0"/>
          <w:marBottom w:val="0"/>
          <w:divBdr>
            <w:top w:val="none" w:sz="0" w:space="0" w:color="auto"/>
            <w:left w:val="none" w:sz="0" w:space="0" w:color="auto"/>
            <w:bottom w:val="none" w:sz="0" w:space="0" w:color="auto"/>
            <w:right w:val="none" w:sz="0" w:space="0" w:color="auto"/>
          </w:divBdr>
        </w:div>
        <w:div w:id="622922675">
          <w:marLeft w:val="640"/>
          <w:marRight w:val="0"/>
          <w:marTop w:val="0"/>
          <w:marBottom w:val="0"/>
          <w:divBdr>
            <w:top w:val="none" w:sz="0" w:space="0" w:color="auto"/>
            <w:left w:val="none" w:sz="0" w:space="0" w:color="auto"/>
            <w:bottom w:val="none" w:sz="0" w:space="0" w:color="auto"/>
            <w:right w:val="none" w:sz="0" w:space="0" w:color="auto"/>
          </w:divBdr>
        </w:div>
        <w:div w:id="1871994066">
          <w:marLeft w:val="640"/>
          <w:marRight w:val="0"/>
          <w:marTop w:val="0"/>
          <w:marBottom w:val="0"/>
          <w:divBdr>
            <w:top w:val="none" w:sz="0" w:space="0" w:color="auto"/>
            <w:left w:val="none" w:sz="0" w:space="0" w:color="auto"/>
            <w:bottom w:val="none" w:sz="0" w:space="0" w:color="auto"/>
            <w:right w:val="none" w:sz="0" w:space="0" w:color="auto"/>
          </w:divBdr>
        </w:div>
        <w:div w:id="424113837">
          <w:marLeft w:val="640"/>
          <w:marRight w:val="0"/>
          <w:marTop w:val="0"/>
          <w:marBottom w:val="0"/>
          <w:divBdr>
            <w:top w:val="none" w:sz="0" w:space="0" w:color="auto"/>
            <w:left w:val="none" w:sz="0" w:space="0" w:color="auto"/>
            <w:bottom w:val="none" w:sz="0" w:space="0" w:color="auto"/>
            <w:right w:val="none" w:sz="0" w:space="0" w:color="auto"/>
          </w:divBdr>
        </w:div>
        <w:div w:id="4095150">
          <w:marLeft w:val="640"/>
          <w:marRight w:val="0"/>
          <w:marTop w:val="0"/>
          <w:marBottom w:val="0"/>
          <w:divBdr>
            <w:top w:val="none" w:sz="0" w:space="0" w:color="auto"/>
            <w:left w:val="none" w:sz="0" w:space="0" w:color="auto"/>
            <w:bottom w:val="none" w:sz="0" w:space="0" w:color="auto"/>
            <w:right w:val="none" w:sz="0" w:space="0" w:color="auto"/>
          </w:divBdr>
        </w:div>
        <w:div w:id="1274244297">
          <w:marLeft w:val="640"/>
          <w:marRight w:val="0"/>
          <w:marTop w:val="0"/>
          <w:marBottom w:val="0"/>
          <w:divBdr>
            <w:top w:val="none" w:sz="0" w:space="0" w:color="auto"/>
            <w:left w:val="none" w:sz="0" w:space="0" w:color="auto"/>
            <w:bottom w:val="none" w:sz="0" w:space="0" w:color="auto"/>
            <w:right w:val="none" w:sz="0" w:space="0" w:color="auto"/>
          </w:divBdr>
        </w:div>
        <w:div w:id="262689091">
          <w:marLeft w:val="640"/>
          <w:marRight w:val="0"/>
          <w:marTop w:val="0"/>
          <w:marBottom w:val="0"/>
          <w:divBdr>
            <w:top w:val="none" w:sz="0" w:space="0" w:color="auto"/>
            <w:left w:val="none" w:sz="0" w:space="0" w:color="auto"/>
            <w:bottom w:val="none" w:sz="0" w:space="0" w:color="auto"/>
            <w:right w:val="none" w:sz="0" w:space="0" w:color="auto"/>
          </w:divBdr>
        </w:div>
        <w:div w:id="450518985">
          <w:marLeft w:val="640"/>
          <w:marRight w:val="0"/>
          <w:marTop w:val="0"/>
          <w:marBottom w:val="0"/>
          <w:divBdr>
            <w:top w:val="none" w:sz="0" w:space="0" w:color="auto"/>
            <w:left w:val="none" w:sz="0" w:space="0" w:color="auto"/>
            <w:bottom w:val="none" w:sz="0" w:space="0" w:color="auto"/>
            <w:right w:val="none" w:sz="0" w:space="0" w:color="auto"/>
          </w:divBdr>
        </w:div>
        <w:div w:id="994378850">
          <w:marLeft w:val="640"/>
          <w:marRight w:val="0"/>
          <w:marTop w:val="0"/>
          <w:marBottom w:val="0"/>
          <w:divBdr>
            <w:top w:val="none" w:sz="0" w:space="0" w:color="auto"/>
            <w:left w:val="none" w:sz="0" w:space="0" w:color="auto"/>
            <w:bottom w:val="none" w:sz="0" w:space="0" w:color="auto"/>
            <w:right w:val="none" w:sz="0" w:space="0" w:color="auto"/>
          </w:divBdr>
        </w:div>
        <w:div w:id="462382995">
          <w:marLeft w:val="640"/>
          <w:marRight w:val="0"/>
          <w:marTop w:val="0"/>
          <w:marBottom w:val="0"/>
          <w:divBdr>
            <w:top w:val="none" w:sz="0" w:space="0" w:color="auto"/>
            <w:left w:val="none" w:sz="0" w:space="0" w:color="auto"/>
            <w:bottom w:val="none" w:sz="0" w:space="0" w:color="auto"/>
            <w:right w:val="none" w:sz="0" w:space="0" w:color="auto"/>
          </w:divBdr>
        </w:div>
        <w:div w:id="469636058">
          <w:marLeft w:val="640"/>
          <w:marRight w:val="0"/>
          <w:marTop w:val="0"/>
          <w:marBottom w:val="0"/>
          <w:divBdr>
            <w:top w:val="none" w:sz="0" w:space="0" w:color="auto"/>
            <w:left w:val="none" w:sz="0" w:space="0" w:color="auto"/>
            <w:bottom w:val="none" w:sz="0" w:space="0" w:color="auto"/>
            <w:right w:val="none" w:sz="0" w:space="0" w:color="auto"/>
          </w:divBdr>
        </w:div>
        <w:div w:id="234513262">
          <w:marLeft w:val="640"/>
          <w:marRight w:val="0"/>
          <w:marTop w:val="0"/>
          <w:marBottom w:val="0"/>
          <w:divBdr>
            <w:top w:val="none" w:sz="0" w:space="0" w:color="auto"/>
            <w:left w:val="none" w:sz="0" w:space="0" w:color="auto"/>
            <w:bottom w:val="none" w:sz="0" w:space="0" w:color="auto"/>
            <w:right w:val="none" w:sz="0" w:space="0" w:color="auto"/>
          </w:divBdr>
        </w:div>
        <w:div w:id="701902760">
          <w:marLeft w:val="640"/>
          <w:marRight w:val="0"/>
          <w:marTop w:val="0"/>
          <w:marBottom w:val="0"/>
          <w:divBdr>
            <w:top w:val="none" w:sz="0" w:space="0" w:color="auto"/>
            <w:left w:val="none" w:sz="0" w:space="0" w:color="auto"/>
            <w:bottom w:val="none" w:sz="0" w:space="0" w:color="auto"/>
            <w:right w:val="none" w:sz="0" w:space="0" w:color="auto"/>
          </w:divBdr>
        </w:div>
        <w:div w:id="1128859388">
          <w:marLeft w:val="640"/>
          <w:marRight w:val="0"/>
          <w:marTop w:val="0"/>
          <w:marBottom w:val="0"/>
          <w:divBdr>
            <w:top w:val="none" w:sz="0" w:space="0" w:color="auto"/>
            <w:left w:val="none" w:sz="0" w:space="0" w:color="auto"/>
            <w:bottom w:val="none" w:sz="0" w:space="0" w:color="auto"/>
            <w:right w:val="none" w:sz="0" w:space="0" w:color="auto"/>
          </w:divBdr>
        </w:div>
        <w:div w:id="123233343">
          <w:marLeft w:val="640"/>
          <w:marRight w:val="0"/>
          <w:marTop w:val="0"/>
          <w:marBottom w:val="0"/>
          <w:divBdr>
            <w:top w:val="none" w:sz="0" w:space="0" w:color="auto"/>
            <w:left w:val="none" w:sz="0" w:space="0" w:color="auto"/>
            <w:bottom w:val="none" w:sz="0" w:space="0" w:color="auto"/>
            <w:right w:val="none" w:sz="0" w:space="0" w:color="auto"/>
          </w:divBdr>
        </w:div>
        <w:div w:id="1810005639">
          <w:marLeft w:val="640"/>
          <w:marRight w:val="0"/>
          <w:marTop w:val="0"/>
          <w:marBottom w:val="0"/>
          <w:divBdr>
            <w:top w:val="none" w:sz="0" w:space="0" w:color="auto"/>
            <w:left w:val="none" w:sz="0" w:space="0" w:color="auto"/>
            <w:bottom w:val="none" w:sz="0" w:space="0" w:color="auto"/>
            <w:right w:val="none" w:sz="0" w:space="0" w:color="auto"/>
          </w:divBdr>
        </w:div>
        <w:div w:id="740098407">
          <w:marLeft w:val="640"/>
          <w:marRight w:val="0"/>
          <w:marTop w:val="0"/>
          <w:marBottom w:val="0"/>
          <w:divBdr>
            <w:top w:val="none" w:sz="0" w:space="0" w:color="auto"/>
            <w:left w:val="none" w:sz="0" w:space="0" w:color="auto"/>
            <w:bottom w:val="none" w:sz="0" w:space="0" w:color="auto"/>
            <w:right w:val="none" w:sz="0" w:space="0" w:color="auto"/>
          </w:divBdr>
        </w:div>
        <w:div w:id="1578056413">
          <w:marLeft w:val="640"/>
          <w:marRight w:val="0"/>
          <w:marTop w:val="0"/>
          <w:marBottom w:val="0"/>
          <w:divBdr>
            <w:top w:val="none" w:sz="0" w:space="0" w:color="auto"/>
            <w:left w:val="none" w:sz="0" w:space="0" w:color="auto"/>
            <w:bottom w:val="none" w:sz="0" w:space="0" w:color="auto"/>
            <w:right w:val="none" w:sz="0" w:space="0" w:color="auto"/>
          </w:divBdr>
        </w:div>
        <w:div w:id="1447121639">
          <w:marLeft w:val="640"/>
          <w:marRight w:val="0"/>
          <w:marTop w:val="0"/>
          <w:marBottom w:val="0"/>
          <w:divBdr>
            <w:top w:val="none" w:sz="0" w:space="0" w:color="auto"/>
            <w:left w:val="none" w:sz="0" w:space="0" w:color="auto"/>
            <w:bottom w:val="none" w:sz="0" w:space="0" w:color="auto"/>
            <w:right w:val="none" w:sz="0" w:space="0" w:color="auto"/>
          </w:divBdr>
        </w:div>
        <w:div w:id="2033678422">
          <w:marLeft w:val="640"/>
          <w:marRight w:val="0"/>
          <w:marTop w:val="0"/>
          <w:marBottom w:val="0"/>
          <w:divBdr>
            <w:top w:val="none" w:sz="0" w:space="0" w:color="auto"/>
            <w:left w:val="none" w:sz="0" w:space="0" w:color="auto"/>
            <w:bottom w:val="none" w:sz="0" w:space="0" w:color="auto"/>
            <w:right w:val="none" w:sz="0" w:space="0" w:color="auto"/>
          </w:divBdr>
        </w:div>
        <w:div w:id="547648696">
          <w:marLeft w:val="640"/>
          <w:marRight w:val="0"/>
          <w:marTop w:val="0"/>
          <w:marBottom w:val="0"/>
          <w:divBdr>
            <w:top w:val="none" w:sz="0" w:space="0" w:color="auto"/>
            <w:left w:val="none" w:sz="0" w:space="0" w:color="auto"/>
            <w:bottom w:val="none" w:sz="0" w:space="0" w:color="auto"/>
            <w:right w:val="none" w:sz="0" w:space="0" w:color="auto"/>
          </w:divBdr>
        </w:div>
        <w:div w:id="1527016118">
          <w:marLeft w:val="640"/>
          <w:marRight w:val="0"/>
          <w:marTop w:val="0"/>
          <w:marBottom w:val="0"/>
          <w:divBdr>
            <w:top w:val="none" w:sz="0" w:space="0" w:color="auto"/>
            <w:left w:val="none" w:sz="0" w:space="0" w:color="auto"/>
            <w:bottom w:val="none" w:sz="0" w:space="0" w:color="auto"/>
            <w:right w:val="none" w:sz="0" w:space="0" w:color="auto"/>
          </w:divBdr>
        </w:div>
        <w:div w:id="1840929162">
          <w:marLeft w:val="640"/>
          <w:marRight w:val="0"/>
          <w:marTop w:val="0"/>
          <w:marBottom w:val="0"/>
          <w:divBdr>
            <w:top w:val="none" w:sz="0" w:space="0" w:color="auto"/>
            <w:left w:val="none" w:sz="0" w:space="0" w:color="auto"/>
            <w:bottom w:val="none" w:sz="0" w:space="0" w:color="auto"/>
            <w:right w:val="none" w:sz="0" w:space="0" w:color="auto"/>
          </w:divBdr>
        </w:div>
        <w:div w:id="652372216">
          <w:marLeft w:val="640"/>
          <w:marRight w:val="0"/>
          <w:marTop w:val="0"/>
          <w:marBottom w:val="0"/>
          <w:divBdr>
            <w:top w:val="none" w:sz="0" w:space="0" w:color="auto"/>
            <w:left w:val="none" w:sz="0" w:space="0" w:color="auto"/>
            <w:bottom w:val="none" w:sz="0" w:space="0" w:color="auto"/>
            <w:right w:val="none" w:sz="0" w:space="0" w:color="auto"/>
          </w:divBdr>
        </w:div>
        <w:div w:id="252595194">
          <w:marLeft w:val="640"/>
          <w:marRight w:val="0"/>
          <w:marTop w:val="0"/>
          <w:marBottom w:val="0"/>
          <w:divBdr>
            <w:top w:val="none" w:sz="0" w:space="0" w:color="auto"/>
            <w:left w:val="none" w:sz="0" w:space="0" w:color="auto"/>
            <w:bottom w:val="none" w:sz="0" w:space="0" w:color="auto"/>
            <w:right w:val="none" w:sz="0" w:space="0" w:color="auto"/>
          </w:divBdr>
        </w:div>
        <w:div w:id="1642268445">
          <w:marLeft w:val="640"/>
          <w:marRight w:val="0"/>
          <w:marTop w:val="0"/>
          <w:marBottom w:val="0"/>
          <w:divBdr>
            <w:top w:val="none" w:sz="0" w:space="0" w:color="auto"/>
            <w:left w:val="none" w:sz="0" w:space="0" w:color="auto"/>
            <w:bottom w:val="none" w:sz="0" w:space="0" w:color="auto"/>
            <w:right w:val="none" w:sz="0" w:space="0" w:color="auto"/>
          </w:divBdr>
        </w:div>
        <w:div w:id="1808891875">
          <w:marLeft w:val="640"/>
          <w:marRight w:val="0"/>
          <w:marTop w:val="0"/>
          <w:marBottom w:val="0"/>
          <w:divBdr>
            <w:top w:val="none" w:sz="0" w:space="0" w:color="auto"/>
            <w:left w:val="none" w:sz="0" w:space="0" w:color="auto"/>
            <w:bottom w:val="none" w:sz="0" w:space="0" w:color="auto"/>
            <w:right w:val="none" w:sz="0" w:space="0" w:color="auto"/>
          </w:divBdr>
        </w:div>
        <w:div w:id="1556623811">
          <w:marLeft w:val="640"/>
          <w:marRight w:val="0"/>
          <w:marTop w:val="0"/>
          <w:marBottom w:val="0"/>
          <w:divBdr>
            <w:top w:val="none" w:sz="0" w:space="0" w:color="auto"/>
            <w:left w:val="none" w:sz="0" w:space="0" w:color="auto"/>
            <w:bottom w:val="none" w:sz="0" w:space="0" w:color="auto"/>
            <w:right w:val="none" w:sz="0" w:space="0" w:color="auto"/>
          </w:divBdr>
        </w:div>
        <w:div w:id="724648352">
          <w:marLeft w:val="640"/>
          <w:marRight w:val="0"/>
          <w:marTop w:val="0"/>
          <w:marBottom w:val="0"/>
          <w:divBdr>
            <w:top w:val="none" w:sz="0" w:space="0" w:color="auto"/>
            <w:left w:val="none" w:sz="0" w:space="0" w:color="auto"/>
            <w:bottom w:val="none" w:sz="0" w:space="0" w:color="auto"/>
            <w:right w:val="none" w:sz="0" w:space="0" w:color="auto"/>
          </w:divBdr>
        </w:div>
        <w:div w:id="609362338">
          <w:marLeft w:val="640"/>
          <w:marRight w:val="0"/>
          <w:marTop w:val="0"/>
          <w:marBottom w:val="0"/>
          <w:divBdr>
            <w:top w:val="none" w:sz="0" w:space="0" w:color="auto"/>
            <w:left w:val="none" w:sz="0" w:space="0" w:color="auto"/>
            <w:bottom w:val="none" w:sz="0" w:space="0" w:color="auto"/>
            <w:right w:val="none" w:sz="0" w:space="0" w:color="auto"/>
          </w:divBdr>
        </w:div>
        <w:div w:id="1758165233">
          <w:marLeft w:val="640"/>
          <w:marRight w:val="0"/>
          <w:marTop w:val="0"/>
          <w:marBottom w:val="0"/>
          <w:divBdr>
            <w:top w:val="none" w:sz="0" w:space="0" w:color="auto"/>
            <w:left w:val="none" w:sz="0" w:space="0" w:color="auto"/>
            <w:bottom w:val="none" w:sz="0" w:space="0" w:color="auto"/>
            <w:right w:val="none" w:sz="0" w:space="0" w:color="auto"/>
          </w:divBdr>
        </w:div>
        <w:div w:id="1752267133">
          <w:marLeft w:val="640"/>
          <w:marRight w:val="0"/>
          <w:marTop w:val="0"/>
          <w:marBottom w:val="0"/>
          <w:divBdr>
            <w:top w:val="none" w:sz="0" w:space="0" w:color="auto"/>
            <w:left w:val="none" w:sz="0" w:space="0" w:color="auto"/>
            <w:bottom w:val="none" w:sz="0" w:space="0" w:color="auto"/>
            <w:right w:val="none" w:sz="0" w:space="0" w:color="auto"/>
          </w:divBdr>
        </w:div>
        <w:div w:id="1244341935">
          <w:marLeft w:val="640"/>
          <w:marRight w:val="0"/>
          <w:marTop w:val="0"/>
          <w:marBottom w:val="0"/>
          <w:divBdr>
            <w:top w:val="none" w:sz="0" w:space="0" w:color="auto"/>
            <w:left w:val="none" w:sz="0" w:space="0" w:color="auto"/>
            <w:bottom w:val="none" w:sz="0" w:space="0" w:color="auto"/>
            <w:right w:val="none" w:sz="0" w:space="0" w:color="auto"/>
          </w:divBdr>
        </w:div>
        <w:div w:id="595601391">
          <w:marLeft w:val="640"/>
          <w:marRight w:val="0"/>
          <w:marTop w:val="0"/>
          <w:marBottom w:val="0"/>
          <w:divBdr>
            <w:top w:val="none" w:sz="0" w:space="0" w:color="auto"/>
            <w:left w:val="none" w:sz="0" w:space="0" w:color="auto"/>
            <w:bottom w:val="none" w:sz="0" w:space="0" w:color="auto"/>
            <w:right w:val="none" w:sz="0" w:space="0" w:color="auto"/>
          </w:divBdr>
        </w:div>
        <w:div w:id="2108425352">
          <w:marLeft w:val="640"/>
          <w:marRight w:val="0"/>
          <w:marTop w:val="0"/>
          <w:marBottom w:val="0"/>
          <w:divBdr>
            <w:top w:val="none" w:sz="0" w:space="0" w:color="auto"/>
            <w:left w:val="none" w:sz="0" w:space="0" w:color="auto"/>
            <w:bottom w:val="none" w:sz="0" w:space="0" w:color="auto"/>
            <w:right w:val="none" w:sz="0" w:space="0" w:color="auto"/>
          </w:divBdr>
        </w:div>
        <w:div w:id="1886872525">
          <w:marLeft w:val="640"/>
          <w:marRight w:val="0"/>
          <w:marTop w:val="0"/>
          <w:marBottom w:val="0"/>
          <w:divBdr>
            <w:top w:val="none" w:sz="0" w:space="0" w:color="auto"/>
            <w:left w:val="none" w:sz="0" w:space="0" w:color="auto"/>
            <w:bottom w:val="none" w:sz="0" w:space="0" w:color="auto"/>
            <w:right w:val="none" w:sz="0" w:space="0" w:color="auto"/>
          </w:divBdr>
        </w:div>
        <w:div w:id="1651246153">
          <w:marLeft w:val="640"/>
          <w:marRight w:val="0"/>
          <w:marTop w:val="0"/>
          <w:marBottom w:val="0"/>
          <w:divBdr>
            <w:top w:val="none" w:sz="0" w:space="0" w:color="auto"/>
            <w:left w:val="none" w:sz="0" w:space="0" w:color="auto"/>
            <w:bottom w:val="none" w:sz="0" w:space="0" w:color="auto"/>
            <w:right w:val="none" w:sz="0" w:space="0" w:color="auto"/>
          </w:divBdr>
        </w:div>
        <w:div w:id="1840197225">
          <w:marLeft w:val="640"/>
          <w:marRight w:val="0"/>
          <w:marTop w:val="0"/>
          <w:marBottom w:val="0"/>
          <w:divBdr>
            <w:top w:val="none" w:sz="0" w:space="0" w:color="auto"/>
            <w:left w:val="none" w:sz="0" w:space="0" w:color="auto"/>
            <w:bottom w:val="none" w:sz="0" w:space="0" w:color="auto"/>
            <w:right w:val="none" w:sz="0" w:space="0" w:color="auto"/>
          </w:divBdr>
        </w:div>
        <w:div w:id="80225246">
          <w:marLeft w:val="640"/>
          <w:marRight w:val="0"/>
          <w:marTop w:val="0"/>
          <w:marBottom w:val="0"/>
          <w:divBdr>
            <w:top w:val="none" w:sz="0" w:space="0" w:color="auto"/>
            <w:left w:val="none" w:sz="0" w:space="0" w:color="auto"/>
            <w:bottom w:val="none" w:sz="0" w:space="0" w:color="auto"/>
            <w:right w:val="none" w:sz="0" w:space="0" w:color="auto"/>
          </w:divBdr>
        </w:div>
        <w:div w:id="149060208">
          <w:marLeft w:val="640"/>
          <w:marRight w:val="0"/>
          <w:marTop w:val="0"/>
          <w:marBottom w:val="0"/>
          <w:divBdr>
            <w:top w:val="none" w:sz="0" w:space="0" w:color="auto"/>
            <w:left w:val="none" w:sz="0" w:space="0" w:color="auto"/>
            <w:bottom w:val="none" w:sz="0" w:space="0" w:color="auto"/>
            <w:right w:val="none" w:sz="0" w:space="0" w:color="auto"/>
          </w:divBdr>
        </w:div>
        <w:div w:id="1268809658">
          <w:marLeft w:val="640"/>
          <w:marRight w:val="0"/>
          <w:marTop w:val="0"/>
          <w:marBottom w:val="0"/>
          <w:divBdr>
            <w:top w:val="none" w:sz="0" w:space="0" w:color="auto"/>
            <w:left w:val="none" w:sz="0" w:space="0" w:color="auto"/>
            <w:bottom w:val="none" w:sz="0" w:space="0" w:color="auto"/>
            <w:right w:val="none" w:sz="0" w:space="0" w:color="auto"/>
          </w:divBdr>
        </w:div>
        <w:div w:id="1077366800">
          <w:marLeft w:val="640"/>
          <w:marRight w:val="0"/>
          <w:marTop w:val="0"/>
          <w:marBottom w:val="0"/>
          <w:divBdr>
            <w:top w:val="none" w:sz="0" w:space="0" w:color="auto"/>
            <w:left w:val="none" w:sz="0" w:space="0" w:color="auto"/>
            <w:bottom w:val="none" w:sz="0" w:space="0" w:color="auto"/>
            <w:right w:val="none" w:sz="0" w:space="0" w:color="auto"/>
          </w:divBdr>
        </w:div>
        <w:div w:id="185103707">
          <w:marLeft w:val="640"/>
          <w:marRight w:val="0"/>
          <w:marTop w:val="0"/>
          <w:marBottom w:val="0"/>
          <w:divBdr>
            <w:top w:val="none" w:sz="0" w:space="0" w:color="auto"/>
            <w:left w:val="none" w:sz="0" w:space="0" w:color="auto"/>
            <w:bottom w:val="none" w:sz="0" w:space="0" w:color="auto"/>
            <w:right w:val="none" w:sz="0" w:space="0" w:color="auto"/>
          </w:divBdr>
        </w:div>
        <w:div w:id="1271939323">
          <w:marLeft w:val="640"/>
          <w:marRight w:val="0"/>
          <w:marTop w:val="0"/>
          <w:marBottom w:val="0"/>
          <w:divBdr>
            <w:top w:val="none" w:sz="0" w:space="0" w:color="auto"/>
            <w:left w:val="none" w:sz="0" w:space="0" w:color="auto"/>
            <w:bottom w:val="none" w:sz="0" w:space="0" w:color="auto"/>
            <w:right w:val="none" w:sz="0" w:space="0" w:color="auto"/>
          </w:divBdr>
        </w:div>
        <w:div w:id="114299530">
          <w:marLeft w:val="640"/>
          <w:marRight w:val="0"/>
          <w:marTop w:val="0"/>
          <w:marBottom w:val="0"/>
          <w:divBdr>
            <w:top w:val="none" w:sz="0" w:space="0" w:color="auto"/>
            <w:left w:val="none" w:sz="0" w:space="0" w:color="auto"/>
            <w:bottom w:val="none" w:sz="0" w:space="0" w:color="auto"/>
            <w:right w:val="none" w:sz="0" w:space="0" w:color="auto"/>
          </w:divBdr>
        </w:div>
        <w:div w:id="1380741385">
          <w:marLeft w:val="640"/>
          <w:marRight w:val="0"/>
          <w:marTop w:val="0"/>
          <w:marBottom w:val="0"/>
          <w:divBdr>
            <w:top w:val="none" w:sz="0" w:space="0" w:color="auto"/>
            <w:left w:val="none" w:sz="0" w:space="0" w:color="auto"/>
            <w:bottom w:val="none" w:sz="0" w:space="0" w:color="auto"/>
            <w:right w:val="none" w:sz="0" w:space="0" w:color="auto"/>
          </w:divBdr>
        </w:div>
        <w:div w:id="326059851">
          <w:marLeft w:val="640"/>
          <w:marRight w:val="0"/>
          <w:marTop w:val="0"/>
          <w:marBottom w:val="0"/>
          <w:divBdr>
            <w:top w:val="none" w:sz="0" w:space="0" w:color="auto"/>
            <w:left w:val="none" w:sz="0" w:space="0" w:color="auto"/>
            <w:bottom w:val="none" w:sz="0" w:space="0" w:color="auto"/>
            <w:right w:val="none" w:sz="0" w:space="0" w:color="auto"/>
          </w:divBdr>
        </w:div>
        <w:div w:id="738331650">
          <w:marLeft w:val="640"/>
          <w:marRight w:val="0"/>
          <w:marTop w:val="0"/>
          <w:marBottom w:val="0"/>
          <w:divBdr>
            <w:top w:val="none" w:sz="0" w:space="0" w:color="auto"/>
            <w:left w:val="none" w:sz="0" w:space="0" w:color="auto"/>
            <w:bottom w:val="none" w:sz="0" w:space="0" w:color="auto"/>
            <w:right w:val="none" w:sz="0" w:space="0" w:color="auto"/>
          </w:divBdr>
        </w:div>
        <w:div w:id="1110275653">
          <w:marLeft w:val="640"/>
          <w:marRight w:val="0"/>
          <w:marTop w:val="0"/>
          <w:marBottom w:val="0"/>
          <w:divBdr>
            <w:top w:val="none" w:sz="0" w:space="0" w:color="auto"/>
            <w:left w:val="none" w:sz="0" w:space="0" w:color="auto"/>
            <w:bottom w:val="none" w:sz="0" w:space="0" w:color="auto"/>
            <w:right w:val="none" w:sz="0" w:space="0" w:color="auto"/>
          </w:divBdr>
        </w:div>
        <w:div w:id="1715427711">
          <w:marLeft w:val="640"/>
          <w:marRight w:val="0"/>
          <w:marTop w:val="0"/>
          <w:marBottom w:val="0"/>
          <w:divBdr>
            <w:top w:val="none" w:sz="0" w:space="0" w:color="auto"/>
            <w:left w:val="none" w:sz="0" w:space="0" w:color="auto"/>
            <w:bottom w:val="none" w:sz="0" w:space="0" w:color="auto"/>
            <w:right w:val="none" w:sz="0" w:space="0" w:color="auto"/>
          </w:divBdr>
        </w:div>
        <w:div w:id="264964202">
          <w:marLeft w:val="640"/>
          <w:marRight w:val="0"/>
          <w:marTop w:val="0"/>
          <w:marBottom w:val="0"/>
          <w:divBdr>
            <w:top w:val="none" w:sz="0" w:space="0" w:color="auto"/>
            <w:left w:val="none" w:sz="0" w:space="0" w:color="auto"/>
            <w:bottom w:val="none" w:sz="0" w:space="0" w:color="auto"/>
            <w:right w:val="none" w:sz="0" w:space="0" w:color="auto"/>
          </w:divBdr>
        </w:div>
        <w:div w:id="1633366002">
          <w:marLeft w:val="640"/>
          <w:marRight w:val="0"/>
          <w:marTop w:val="0"/>
          <w:marBottom w:val="0"/>
          <w:divBdr>
            <w:top w:val="none" w:sz="0" w:space="0" w:color="auto"/>
            <w:left w:val="none" w:sz="0" w:space="0" w:color="auto"/>
            <w:bottom w:val="none" w:sz="0" w:space="0" w:color="auto"/>
            <w:right w:val="none" w:sz="0" w:space="0" w:color="auto"/>
          </w:divBdr>
        </w:div>
        <w:div w:id="2093234347">
          <w:marLeft w:val="640"/>
          <w:marRight w:val="0"/>
          <w:marTop w:val="0"/>
          <w:marBottom w:val="0"/>
          <w:divBdr>
            <w:top w:val="none" w:sz="0" w:space="0" w:color="auto"/>
            <w:left w:val="none" w:sz="0" w:space="0" w:color="auto"/>
            <w:bottom w:val="none" w:sz="0" w:space="0" w:color="auto"/>
            <w:right w:val="none" w:sz="0" w:space="0" w:color="auto"/>
          </w:divBdr>
        </w:div>
        <w:div w:id="59521824">
          <w:marLeft w:val="640"/>
          <w:marRight w:val="0"/>
          <w:marTop w:val="0"/>
          <w:marBottom w:val="0"/>
          <w:divBdr>
            <w:top w:val="none" w:sz="0" w:space="0" w:color="auto"/>
            <w:left w:val="none" w:sz="0" w:space="0" w:color="auto"/>
            <w:bottom w:val="none" w:sz="0" w:space="0" w:color="auto"/>
            <w:right w:val="none" w:sz="0" w:space="0" w:color="auto"/>
          </w:divBdr>
        </w:div>
        <w:div w:id="1568997851">
          <w:marLeft w:val="640"/>
          <w:marRight w:val="0"/>
          <w:marTop w:val="0"/>
          <w:marBottom w:val="0"/>
          <w:divBdr>
            <w:top w:val="none" w:sz="0" w:space="0" w:color="auto"/>
            <w:left w:val="none" w:sz="0" w:space="0" w:color="auto"/>
            <w:bottom w:val="none" w:sz="0" w:space="0" w:color="auto"/>
            <w:right w:val="none" w:sz="0" w:space="0" w:color="auto"/>
          </w:divBdr>
        </w:div>
        <w:div w:id="1027561029">
          <w:marLeft w:val="640"/>
          <w:marRight w:val="0"/>
          <w:marTop w:val="0"/>
          <w:marBottom w:val="0"/>
          <w:divBdr>
            <w:top w:val="none" w:sz="0" w:space="0" w:color="auto"/>
            <w:left w:val="none" w:sz="0" w:space="0" w:color="auto"/>
            <w:bottom w:val="none" w:sz="0" w:space="0" w:color="auto"/>
            <w:right w:val="none" w:sz="0" w:space="0" w:color="auto"/>
          </w:divBdr>
        </w:div>
        <w:div w:id="1218084757">
          <w:marLeft w:val="640"/>
          <w:marRight w:val="0"/>
          <w:marTop w:val="0"/>
          <w:marBottom w:val="0"/>
          <w:divBdr>
            <w:top w:val="none" w:sz="0" w:space="0" w:color="auto"/>
            <w:left w:val="none" w:sz="0" w:space="0" w:color="auto"/>
            <w:bottom w:val="none" w:sz="0" w:space="0" w:color="auto"/>
            <w:right w:val="none" w:sz="0" w:space="0" w:color="auto"/>
          </w:divBdr>
        </w:div>
        <w:div w:id="545146899">
          <w:marLeft w:val="640"/>
          <w:marRight w:val="0"/>
          <w:marTop w:val="0"/>
          <w:marBottom w:val="0"/>
          <w:divBdr>
            <w:top w:val="none" w:sz="0" w:space="0" w:color="auto"/>
            <w:left w:val="none" w:sz="0" w:space="0" w:color="auto"/>
            <w:bottom w:val="none" w:sz="0" w:space="0" w:color="auto"/>
            <w:right w:val="none" w:sz="0" w:space="0" w:color="auto"/>
          </w:divBdr>
        </w:div>
      </w:divsChild>
    </w:div>
    <w:div w:id="789977289">
      <w:bodyDiv w:val="1"/>
      <w:marLeft w:val="0"/>
      <w:marRight w:val="0"/>
      <w:marTop w:val="0"/>
      <w:marBottom w:val="0"/>
      <w:divBdr>
        <w:top w:val="none" w:sz="0" w:space="0" w:color="auto"/>
        <w:left w:val="none" w:sz="0" w:space="0" w:color="auto"/>
        <w:bottom w:val="none" w:sz="0" w:space="0" w:color="auto"/>
        <w:right w:val="none" w:sz="0" w:space="0" w:color="auto"/>
      </w:divBdr>
      <w:divsChild>
        <w:div w:id="1283851875">
          <w:marLeft w:val="640"/>
          <w:marRight w:val="0"/>
          <w:marTop w:val="0"/>
          <w:marBottom w:val="0"/>
          <w:divBdr>
            <w:top w:val="none" w:sz="0" w:space="0" w:color="auto"/>
            <w:left w:val="none" w:sz="0" w:space="0" w:color="auto"/>
            <w:bottom w:val="none" w:sz="0" w:space="0" w:color="auto"/>
            <w:right w:val="none" w:sz="0" w:space="0" w:color="auto"/>
          </w:divBdr>
        </w:div>
        <w:div w:id="336619706">
          <w:marLeft w:val="640"/>
          <w:marRight w:val="0"/>
          <w:marTop w:val="0"/>
          <w:marBottom w:val="0"/>
          <w:divBdr>
            <w:top w:val="none" w:sz="0" w:space="0" w:color="auto"/>
            <w:left w:val="none" w:sz="0" w:space="0" w:color="auto"/>
            <w:bottom w:val="none" w:sz="0" w:space="0" w:color="auto"/>
            <w:right w:val="none" w:sz="0" w:space="0" w:color="auto"/>
          </w:divBdr>
        </w:div>
        <w:div w:id="1240095029">
          <w:marLeft w:val="640"/>
          <w:marRight w:val="0"/>
          <w:marTop w:val="0"/>
          <w:marBottom w:val="0"/>
          <w:divBdr>
            <w:top w:val="none" w:sz="0" w:space="0" w:color="auto"/>
            <w:left w:val="none" w:sz="0" w:space="0" w:color="auto"/>
            <w:bottom w:val="none" w:sz="0" w:space="0" w:color="auto"/>
            <w:right w:val="none" w:sz="0" w:space="0" w:color="auto"/>
          </w:divBdr>
        </w:div>
        <w:div w:id="2033532909">
          <w:marLeft w:val="640"/>
          <w:marRight w:val="0"/>
          <w:marTop w:val="0"/>
          <w:marBottom w:val="0"/>
          <w:divBdr>
            <w:top w:val="none" w:sz="0" w:space="0" w:color="auto"/>
            <w:left w:val="none" w:sz="0" w:space="0" w:color="auto"/>
            <w:bottom w:val="none" w:sz="0" w:space="0" w:color="auto"/>
            <w:right w:val="none" w:sz="0" w:space="0" w:color="auto"/>
          </w:divBdr>
        </w:div>
        <w:div w:id="312805340">
          <w:marLeft w:val="640"/>
          <w:marRight w:val="0"/>
          <w:marTop w:val="0"/>
          <w:marBottom w:val="0"/>
          <w:divBdr>
            <w:top w:val="none" w:sz="0" w:space="0" w:color="auto"/>
            <w:left w:val="none" w:sz="0" w:space="0" w:color="auto"/>
            <w:bottom w:val="none" w:sz="0" w:space="0" w:color="auto"/>
            <w:right w:val="none" w:sz="0" w:space="0" w:color="auto"/>
          </w:divBdr>
        </w:div>
        <w:div w:id="114178020">
          <w:marLeft w:val="640"/>
          <w:marRight w:val="0"/>
          <w:marTop w:val="0"/>
          <w:marBottom w:val="0"/>
          <w:divBdr>
            <w:top w:val="none" w:sz="0" w:space="0" w:color="auto"/>
            <w:left w:val="none" w:sz="0" w:space="0" w:color="auto"/>
            <w:bottom w:val="none" w:sz="0" w:space="0" w:color="auto"/>
            <w:right w:val="none" w:sz="0" w:space="0" w:color="auto"/>
          </w:divBdr>
        </w:div>
        <w:div w:id="1101994460">
          <w:marLeft w:val="640"/>
          <w:marRight w:val="0"/>
          <w:marTop w:val="0"/>
          <w:marBottom w:val="0"/>
          <w:divBdr>
            <w:top w:val="none" w:sz="0" w:space="0" w:color="auto"/>
            <w:left w:val="none" w:sz="0" w:space="0" w:color="auto"/>
            <w:bottom w:val="none" w:sz="0" w:space="0" w:color="auto"/>
            <w:right w:val="none" w:sz="0" w:space="0" w:color="auto"/>
          </w:divBdr>
        </w:div>
        <w:div w:id="186454190">
          <w:marLeft w:val="640"/>
          <w:marRight w:val="0"/>
          <w:marTop w:val="0"/>
          <w:marBottom w:val="0"/>
          <w:divBdr>
            <w:top w:val="none" w:sz="0" w:space="0" w:color="auto"/>
            <w:left w:val="none" w:sz="0" w:space="0" w:color="auto"/>
            <w:bottom w:val="none" w:sz="0" w:space="0" w:color="auto"/>
            <w:right w:val="none" w:sz="0" w:space="0" w:color="auto"/>
          </w:divBdr>
        </w:div>
        <w:div w:id="1900941833">
          <w:marLeft w:val="640"/>
          <w:marRight w:val="0"/>
          <w:marTop w:val="0"/>
          <w:marBottom w:val="0"/>
          <w:divBdr>
            <w:top w:val="none" w:sz="0" w:space="0" w:color="auto"/>
            <w:left w:val="none" w:sz="0" w:space="0" w:color="auto"/>
            <w:bottom w:val="none" w:sz="0" w:space="0" w:color="auto"/>
            <w:right w:val="none" w:sz="0" w:space="0" w:color="auto"/>
          </w:divBdr>
        </w:div>
        <w:div w:id="1891259710">
          <w:marLeft w:val="640"/>
          <w:marRight w:val="0"/>
          <w:marTop w:val="0"/>
          <w:marBottom w:val="0"/>
          <w:divBdr>
            <w:top w:val="none" w:sz="0" w:space="0" w:color="auto"/>
            <w:left w:val="none" w:sz="0" w:space="0" w:color="auto"/>
            <w:bottom w:val="none" w:sz="0" w:space="0" w:color="auto"/>
            <w:right w:val="none" w:sz="0" w:space="0" w:color="auto"/>
          </w:divBdr>
        </w:div>
        <w:div w:id="1286346156">
          <w:marLeft w:val="640"/>
          <w:marRight w:val="0"/>
          <w:marTop w:val="0"/>
          <w:marBottom w:val="0"/>
          <w:divBdr>
            <w:top w:val="none" w:sz="0" w:space="0" w:color="auto"/>
            <w:left w:val="none" w:sz="0" w:space="0" w:color="auto"/>
            <w:bottom w:val="none" w:sz="0" w:space="0" w:color="auto"/>
            <w:right w:val="none" w:sz="0" w:space="0" w:color="auto"/>
          </w:divBdr>
        </w:div>
        <w:div w:id="2027975750">
          <w:marLeft w:val="640"/>
          <w:marRight w:val="0"/>
          <w:marTop w:val="0"/>
          <w:marBottom w:val="0"/>
          <w:divBdr>
            <w:top w:val="none" w:sz="0" w:space="0" w:color="auto"/>
            <w:left w:val="none" w:sz="0" w:space="0" w:color="auto"/>
            <w:bottom w:val="none" w:sz="0" w:space="0" w:color="auto"/>
            <w:right w:val="none" w:sz="0" w:space="0" w:color="auto"/>
          </w:divBdr>
        </w:div>
        <w:div w:id="1076854097">
          <w:marLeft w:val="640"/>
          <w:marRight w:val="0"/>
          <w:marTop w:val="0"/>
          <w:marBottom w:val="0"/>
          <w:divBdr>
            <w:top w:val="none" w:sz="0" w:space="0" w:color="auto"/>
            <w:left w:val="none" w:sz="0" w:space="0" w:color="auto"/>
            <w:bottom w:val="none" w:sz="0" w:space="0" w:color="auto"/>
            <w:right w:val="none" w:sz="0" w:space="0" w:color="auto"/>
          </w:divBdr>
        </w:div>
        <w:div w:id="872159251">
          <w:marLeft w:val="640"/>
          <w:marRight w:val="0"/>
          <w:marTop w:val="0"/>
          <w:marBottom w:val="0"/>
          <w:divBdr>
            <w:top w:val="none" w:sz="0" w:space="0" w:color="auto"/>
            <w:left w:val="none" w:sz="0" w:space="0" w:color="auto"/>
            <w:bottom w:val="none" w:sz="0" w:space="0" w:color="auto"/>
            <w:right w:val="none" w:sz="0" w:space="0" w:color="auto"/>
          </w:divBdr>
        </w:div>
        <w:div w:id="628317853">
          <w:marLeft w:val="640"/>
          <w:marRight w:val="0"/>
          <w:marTop w:val="0"/>
          <w:marBottom w:val="0"/>
          <w:divBdr>
            <w:top w:val="none" w:sz="0" w:space="0" w:color="auto"/>
            <w:left w:val="none" w:sz="0" w:space="0" w:color="auto"/>
            <w:bottom w:val="none" w:sz="0" w:space="0" w:color="auto"/>
            <w:right w:val="none" w:sz="0" w:space="0" w:color="auto"/>
          </w:divBdr>
        </w:div>
        <w:div w:id="1206135159">
          <w:marLeft w:val="640"/>
          <w:marRight w:val="0"/>
          <w:marTop w:val="0"/>
          <w:marBottom w:val="0"/>
          <w:divBdr>
            <w:top w:val="none" w:sz="0" w:space="0" w:color="auto"/>
            <w:left w:val="none" w:sz="0" w:space="0" w:color="auto"/>
            <w:bottom w:val="none" w:sz="0" w:space="0" w:color="auto"/>
            <w:right w:val="none" w:sz="0" w:space="0" w:color="auto"/>
          </w:divBdr>
        </w:div>
        <w:div w:id="1547526233">
          <w:marLeft w:val="640"/>
          <w:marRight w:val="0"/>
          <w:marTop w:val="0"/>
          <w:marBottom w:val="0"/>
          <w:divBdr>
            <w:top w:val="none" w:sz="0" w:space="0" w:color="auto"/>
            <w:left w:val="none" w:sz="0" w:space="0" w:color="auto"/>
            <w:bottom w:val="none" w:sz="0" w:space="0" w:color="auto"/>
            <w:right w:val="none" w:sz="0" w:space="0" w:color="auto"/>
          </w:divBdr>
        </w:div>
        <w:div w:id="1590238043">
          <w:marLeft w:val="640"/>
          <w:marRight w:val="0"/>
          <w:marTop w:val="0"/>
          <w:marBottom w:val="0"/>
          <w:divBdr>
            <w:top w:val="none" w:sz="0" w:space="0" w:color="auto"/>
            <w:left w:val="none" w:sz="0" w:space="0" w:color="auto"/>
            <w:bottom w:val="none" w:sz="0" w:space="0" w:color="auto"/>
            <w:right w:val="none" w:sz="0" w:space="0" w:color="auto"/>
          </w:divBdr>
        </w:div>
        <w:div w:id="175309927">
          <w:marLeft w:val="640"/>
          <w:marRight w:val="0"/>
          <w:marTop w:val="0"/>
          <w:marBottom w:val="0"/>
          <w:divBdr>
            <w:top w:val="none" w:sz="0" w:space="0" w:color="auto"/>
            <w:left w:val="none" w:sz="0" w:space="0" w:color="auto"/>
            <w:bottom w:val="none" w:sz="0" w:space="0" w:color="auto"/>
            <w:right w:val="none" w:sz="0" w:space="0" w:color="auto"/>
          </w:divBdr>
        </w:div>
        <w:div w:id="1555458617">
          <w:marLeft w:val="640"/>
          <w:marRight w:val="0"/>
          <w:marTop w:val="0"/>
          <w:marBottom w:val="0"/>
          <w:divBdr>
            <w:top w:val="none" w:sz="0" w:space="0" w:color="auto"/>
            <w:left w:val="none" w:sz="0" w:space="0" w:color="auto"/>
            <w:bottom w:val="none" w:sz="0" w:space="0" w:color="auto"/>
            <w:right w:val="none" w:sz="0" w:space="0" w:color="auto"/>
          </w:divBdr>
        </w:div>
        <w:div w:id="1138183305">
          <w:marLeft w:val="640"/>
          <w:marRight w:val="0"/>
          <w:marTop w:val="0"/>
          <w:marBottom w:val="0"/>
          <w:divBdr>
            <w:top w:val="none" w:sz="0" w:space="0" w:color="auto"/>
            <w:left w:val="none" w:sz="0" w:space="0" w:color="auto"/>
            <w:bottom w:val="none" w:sz="0" w:space="0" w:color="auto"/>
            <w:right w:val="none" w:sz="0" w:space="0" w:color="auto"/>
          </w:divBdr>
        </w:div>
        <w:div w:id="1060833699">
          <w:marLeft w:val="640"/>
          <w:marRight w:val="0"/>
          <w:marTop w:val="0"/>
          <w:marBottom w:val="0"/>
          <w:divBdr>
            <w:top w:val="none" w:sz="0" w:space="0" w:color="auto"/>
            <w:left w:val="none" w:sz="0" w:space="0" w:color="auto"/>
            <w:bottom w:val="none" w:sz="0" w:space="0" w:color="auto"/>
            <w:right w:val="none" w:sz="0" w:space="0" w:color="auto"/>
          </w:divBdr>
        </w:div>
        <w:div w:id="1239632621">
          <w:marLeft w:val="640"/>
          <w:marRight w:val="0"/>
          <w:marTop w:val="0"/>
          <w:marBottom w:val="0"/>
          <w:divBdr>
            <w:top w:val="none" w:sz="0" w:space="0" w:color="auto"/>
            <w:left w:val="none" w:sz="0" w:space="0" w:color="auto"/>
            <w:bottom w:val="none" w:sz="0" w:space="0" w:color="auto"/>
            <w:right w:val="none" w:sz="0" w:space="0" w:color="auto"/>
          </w:divBdr>
        </w:div>
        <w:div w:id="338240118">
          <w:marLeft w:val="640"/>
          <w:marRight w:val="0"/>
          <w:marTop w:val="0"/>
          <w:marBottom w:val="0"/>
          <w:divBdr>
            <w:top w:val="none" w:sz="0" w:space="0" w:color="auto"/>
            <w:left w:val="none" w:sz="0" w:space="0" w:color="auto"/>
            <w:bottom w:val="none" w:sz="0" w:space="0" w:color="auto"/>
            <w:right w:val="none" w:sz="0" w:space="0" w:color="auto"/>
          </w:divBdr>
        </w:div>
        <w:div w:id="728505125">
          <w:marLeft w:val="640"/>
          <w:marRight w:val="0"/>
          <w:marTop w:val="0"/>
          <w:marBottom w:val="0"/>
          <w:divBdr>
            <w:top w:val="none" w:sz="0" w:space="0" w:color="auto"/>
            <w:left w:val="none" w:sz="0" w:space="0" w:color="auto"/>
            <w:bottom w:val="none" w:sz="0" w:space="0" w:color="auto"/>
            <w:right w:val="none" w:sz="0" w:space="0" w:color="auto"/>
          </w:divBdr>
        </w:div>
        <w:div w:id="1879511374">
          <w:marLeft w:val="640"/>
          <w:marRight w:val="0"/>
          <w:marTop w:val="0"/>
          <w:marBottom w:val="0"/>
          <w:divBdr>
            <w:top w:val="none" w:sz="0" w:space="0" w:color="auto"/>
            <w:left w:val="none" w:sz="0" w:space="0" w:color="auto"/>
            <w:bottom w:val="none" w:sz="0" w:space="0" w:color="auto"/>
            <w:right w:val="none" w:sz="0" w:space="0" w:color="auto"/>
          </w:divBdr>
        </w:div>
        <w:div w:id="1735814967">
          <w:marLeft w:val="640"/>
          <w:marRight w:val="0"/>
          <w:marTop w:val="0"/>
          <w:marBottom w:val="0"/>
          <w:divBdr>
            <w:top w:val="none" w:sz="0" w:space="0" w:color="auto"/>
            <w:left w:val="none" w:sz="0" w:space="0" w:color="auto"/>
            <w:bottom w:val="none" w:sz="0" w:space="0" w:color="auto"/>
            <w:right w:val="none" w:sz="0" w:space="0" w:color="auto"/>
          </w:divBdr>
        </w:div>
        <w:div w:id="885290218">
          <w:marLeft w:val="640"/>
          <w:marRight w:val="0"/>
          <w:marTop w:val="0"/>
          <w:marBottom w:val="0"/>
          <w:divBdr>
            <w:top w:val="none" w:sz="0" w:space="0" w:color="auto"/>
            <w:left w:val="none" w:sz="0" w:space="0" w:color="auto"/>
            <w:bottom w:val="none" w:sz="0" w:space="0" w:color="auto"/>
            <w:right w:val="none" w:sz="0" w:space="0" w:color="auto"/>
          </w:divBdr>
        </w:div>
        <w:div w:id="1676566968">
          <w:marLeft w:val="640"/>
          <w:marRight w:val="0"/>
          <w:marTop w:val="0"/>
          <w:marBottom w:val="0"/>
          <w:divBdr>
            <w:top w:val="none" w:sz="0" w:space="0" w:color="auto"/>
            <w:left w:val="none" w:sz="0" w:space="0" w:color="auto"/>
            <w:bottom w:val="none" w:sz="0" w:space="0" w:color="auto"/>
            <w:right w:val="none" w:sz="0" w:space="0" w:color="auto"/>
          </w:divBdr>
        </w:div>
        <w:div w:id="1906379244">
          <w:marLeft w:val="640"/>
          <w:marRight w:val="0"/>
          <w:marTop w:val="0"/>
          <w:marBottom w:val="0"/>
          <w:divBdr>
            <w:top w:val="none" w:sz="0" w:space="0" w:color="auto"/>
            <w:left w:val="none" w:sz="0" w:space="0" w:color="auto"/>
            <w:bottom w:val="none" w:sz="0" w:space="0" w:color="auto"/>
            <w:right w:val="none" w:sz="0" w:space="0" w:color="auto"/>
          </w:divBdr>
        </w:div>
        <w:div w:id="509101776">
          <w:marLeft w:val="640"/>
          <w:marRight w:val="0"/>
          <w:marTop w:val="0"/>
          <w:marBottom w:val="0"/>
          <w:divBdr>
            <w:top w:val="none" w:sz="0" w:space="0" w:color="auto"/>
            <w:left w:val="none" w:sz="0" w:space="0" w:color="auto"/>
            <w:bottom w:val="none" w:sz="0" w:space="0" w:color="auto"/>
            <w:right w:val="none" w:sz="0" w:space="0" w:color="auto"/>
          </w:divBdr>
        </w:div>
        <w:div w:id="830367878">
          <w:marLeft w:val="640"/>
          <w:marRight w:val="0"/>
          <w:marTop w:val="0"/>
          <w:marBottom w:val="0"/>
          <w:divBdr>
            <w:top w:val="none" w:sz="0" w:space="0" w:color="auto"/>
            <w:left w:val="none" w:sz="0" w:space="0" w:color="auto"/>
            <w:bottom w:val="none" w:sz="0" w:space="0" w:color="auto"/>
            <w:right w:val="none" w:sz="0" w:space="0" w:color="auto"/>
          </w:divBdr>
        </w:div>
        <w:div w:id="377319806">
          <w:marLeft w:val="640"/>
          <w:marRight w:val="0"/>
          <w:marTop w:val="0"/>
          <w:marBottom w:val="0"/>
          <w:divBdr>
            <w:top w:val="none" w:sz="0" w:space="0" w:color="auto"/>
            <w:left w:val="none" w:sz="0" w:space="0" w:color="auto"/>
            <w:bottom w:val="none" w:sz="0" w:space="0" w:color="auto"/>
            <w:right w:val="none" w:sz="0" w:space="0" w:color="auto"/>
          </w:divBdr>
        </w:div>
        <w:div w:id="209614434">
          <w:marLeft w:val="640"/>
          <w:marRight w:val="0"/>
          <w:marTop w:val="0"/>
          <w:marBottom w:val="0"/>
          <w:divBdr>
            <w:top w:val="none" w:sz="0" w:space="0" w:color="auto"/>
            <w:left w:val="none" w:sz="0" w:space="0" w:color="auto"/>
            <w:bottom w:val="none" w:sz="0" w:space="0" w:color="auto"/>
            <w:right w:val="none" w:sz="0" w:space="0" w:color="auto"/>
          </w:divBdr>
        </w:div>
        <w:div w:id="957757814">
          <w:marLeft w:val="640"/>
          <w:marRight w:val="0"/>
          <w:marTop w:val="0"/>
          <w:marBottom w:val="0"/>
          <w:divBdr>
            <w:top w:val="none" w:sz="0" w:space="0" w:color="auto"/>
            <w:left w:val="none" w:sz="0" w:space="0" w:color="auto"/>
            <w:bottom w:val="none" w:sz="0" w:space="0" w:color="auto"/>
            <w:right w:val="none" w:sz="0" w:space="0" w:color="auto"/>
          </w:divBdr>
        </w:div>
        <w:div w:id="80033364">
          <w:marLeft w:val="640"/>
          <w:marRight w:val="0"/>
          <w:marTop w:val="0"/>
          <w:marBottom w:val="0"/>
          <w:divBdr>
            <w:top w:val="none" w:sz="0" w:space="0" w:color="auto"/>
            <w:left w:val="none" w:sz="0" w:space="0" w:color="auto"/>
            <w:bottom w:val="none" w:sz="0" w:space="0" w:color="auto"/>
            <w:right w:val="none" w:sz="0" w:space="0" w:color="auto"/>
          </w:divBdr>
        </w:div>
        <w:div w:id="1450851506">
          <w:marLeft w:val="640"/>
          <w:marRight w:val="0"/>
          <w:marTop w:val="0"/>
          <w:marBottom w:val="0"/>
          <w:divBdr>
            <w:top w:val="none" w:sz="0" w:space="0" w:color="auto"/>
            <w:left w:val="none" w:sz="0" w:space="0" w:color="auto"/>
            <w:bottom w:val="none" w:sz="0" w:space="0" w:color="auto"/>
            <w:right w:val="none" w:sz="0" w:space="0" w:color="auto"/>
          </w:divBdr>
        </w:div>
        <w:div w:id="634992051">
          <w:marLeft w:val="640"/>
          <w:marRight w:val="0"/>
          <w:marTop w:val="0"/>
          <w:marBottom w:val="0"/>
          <w:divBdr>
            <w:top w:val="none" w:sz="0" w:space="0" w:color="auto"/>
            <w:left w:val="none" w:sz="0" w:space="0" w:color="auto"/>
            <w:bottom w:val="none" w:sz="0" w:space="0" w:color="auto"/>
            <w:right w:val="none" w:sz="0" w:space="0" w:color="auto"/>
          </w:divBdr>
        </w:div>
        <w:div w:id="796997179">
          <w:marLeft w:val="640"/>
          <w:marRight w:val="0"/>
          <w:marTop w:val="0"/>
          <w:marBottom w:val="0"/>
          <w:divBdr>
            <w:top w:val="none" w:sz="0" w:space="0" w:color="auto"/>
            <w:left w:val="none" w:sz="0" w:space="0" w:color="auto"/>
            <w:bottom w:val="none" w:sz="0" w:space="0" w:color="auto"/>
            <w:right w:val="none" w:sz="0" w:space="0" w:color="auto"/>
          </w:divBdr>
        </w:div>
        <w:div w:id="305866746">
          <w:marLeft w:val="640"/>
          <w:marRight w:val="0"/>
          <w:marTop w:val="0"/>
          <w:marBottom w:val="0"/>
          <w:divBdr>
            <w:top w:val="none" w:sz="0" w:space="0" w:color="auto"/>
            <w:left w:val="none" w:sz="0" w:space="0" w:color="auto"/>
            <w:bottom w:val="none" w:sz="0" w:space="0" w:color="auto"/>
            <w:right w:val="none" w:sz="0" w:space="0" w:color="auto"/>
          </w:divBdr>
        </w:div>
        <w:div w:id="867597568">
          <w:marLeft w:val="640"/>
          <w:marRight w:val="0"/>
          <w:marTop w:val="0"/>
          <w:marBottom w:val="0"/>
          <w:divBdr>
            <w:top w:val="none" w:sz="0" w:space="0" w:color="auto"/>
            <w:left w:val="none" w:sz="0" w:space="0" w:color="auto"/>
            <w:bottom w:val="none" w:sz="0" w:space="0" w:color="auto"/>
            <w:right w:val="none" w:sz="0" w:space="0" w:color="auto"/>
          </w:divBdr>
        </w:div>
        <w:div w:id="395933396">
          <w:marLeft w:val="640"/>
          <w:marRight w:val="0"/>
          <w:marTop w:val="0"/>
          <w:marBottom w:val="0"/>
          <w:divBdr>
            <w:top w:val="none" w:sz="0" w:space="0" w:color="auto"/>
            <w:left w:val="none" w:sz="0" w:space="0" w:color="auto"/>
            <w:bottom w:val="none" w:sz="0" w:space="0" w:color="auto"/>
            <w:right w:val="none" w:sz="0" w:space="0" w:color="auto"/>
          </w:divBdr>
        </w:div>
        <w:div w:id="1037585413">
          <w:marLeft w:val="640"/>
          <w:marRight w:val="0"/>
          <w:marTop w:val="0"/>
          <w:marBottom w:val="0"/>
          <w:divBdr>
            <w:top w:val="none" w:sz="0" w:space="0" w:color="auto"/>
            <w:left w:val="none" w:sz="0" w:space="0" w:color="auto"/>
            <w:bottom w:val="none" w:sz="0" w:space="0" w:color="auto"/>
            <w:right w:val="none" w:sz="0" w:space="0" w:color="auto"/>
          </w:divBdr>
        </w:div>
        <w:div w:id="1835297896">
          <w:marLeft w:val="640"/>
          <w:marRight w:val="0"/>
          <w:marTop w:val="0"/>
          <w:marBottom w:val="0"/>
          <w:divBdr>
            <w:top w:val="none" w:sz="0" w:space="0" w:color="auto"/>
            <w:left w:val="none" w:sz="0" w:space="0" w:color="auto"/>
            <w:bottom w:val="none" w:sz="0" w:space="0" w:color="auto"/>
            <w:right w:val="none" w:sz="0" w:space="0" w:color="auto"/>
          </w:divBdr>
        </w:div>
        <w:div w:id="2020109857">
          <w:marLeft w:val="640"/>
          <w:marRight w:val="0"/>
          <w:marTop w:val="0"/>
          <w:marBottom w:val="0"/>
          <w:divBdr>
            <w:top w:val="none" w:sz="0" w:space="0" w:color="auto"/>
            <w:left w:val="none" w:sz="0" w:space="0" w:color="auto"/>
            <w:bottom w:val="none" w:sz="0" w:space="0" w:color="auto"/>
            <w:right w:val="none" w:sz="0" w:space="0" w:color="auto"/>
          </w:divBdr>
        </w:div>
        <w:div w:id="411976837">
          <w:marLeft w:val="640"/>
          <w:marRight w:val="0"/>
          <w:marTop w:val="0"/>
          <w:marBottom w:val="0"/>
          <w:divBdr>
            <w:top w:val="none" w:sz="0" w:space="0" w:color="auto"/>
            <w:left w:val="none" w:sz="0" w:space="0" w:color="auto"/>
            <w:bottom w:val="none" w:sz="0" w:space="0" w:color="auto"/>
            <w:right w:val="none" w:sz="0" w:space="0" w:color="auto"/>
          </w:divBdr>
        </w:div>
        <w:div w:id="834304034">
          <w:marLeft w:val="640"/>
          <w:marRight w:val="0"/>
          <w:marTop w:val="0"/>
          <w:marBottom w:val="0"/>
          <w:divBdr>
            <w:top w:val="none" w:sz="0" w:space="0" w:color="auto"/>
            <w:left w:val="none" w:sz="0" w:space="0" w:color="auto"/>
            <w:bottom w:val="none" w:sz="0" w:space="0" w:color="auto"/>
            <w:right w:val="none" w:sz="0" w:space="0" w:color="auto"/>
          </w:divBdr>
        </w:div>
        <w:div w:id="1761366671">
          <w:marLeft w:val="640"/>
          <w:marRight w:val="0"/>
          <w:marTop w:val="0"/>
          <w:marBottom w:val="0"/>
          <w:divBdr>
            <w:top w:val="none" w:sz="0" w:space="0" w:color="auto"/>
            <w:left w:val="none" w:sz="0" w:space="0" w:color="auto"/>
            <w:bottom w:val="none" w:sz="0" w:space="0" w:color="auto"/>
            <w:right w:val="none" w:sz="0" w:space="0" w:color="auto"/>
          </w:divBdr>
        </w:div>
        <w:div w:id="1584295131">
          <w:marLeft w:val="640"/>
          <w:marRight w:val="0"/>
          <w:marTop w:val="0"/>
          <w:marBottom w:val="0"/>
          <w:divBdr>
            <w:top w:val="none" w:sz="0" w:space="0" w:color="auto"/>
            <w:left w:val="none" w:sz="0" w:space="0" w:color="auto"/>
            <w:bottom w:val="none" w:sz="0" w:space="0" w:color="auto"/>
            <w:right w:val="none" w:sz="0" w:space="0" w:color="auto"/>
          </w:divBdr>
        </w:div>
        <w:div w:id="889153568">
          <w:marLeft w:val="640"/>
          <w:marRight w:val="0"/>
          <w:marTop w:val="0"/>
          <w:marBottom w:val="0"/>
          <w:divBdr>
            <w:top w:val="none" w:sz="0" w:space="0" w:color="auto"/>
            <w:left w:val="none" w:sz="0" w:space="0" w:color="auto"/>
            <w:bottom w:val="none" w:sz="0" w:space="0" w:color="auto"/>
            <w:right w:val="none" w:sz="0" w:space="0" w:color="auto"/>
          </w:divBdr>
        </w:div>
        <w:div w:id="839387059">
          <w:marLeft w:val="640"/>
          <w:marRight w:val="0"/>
          <w:marTop w:val="0"/>
          <w:marBottom w:val="0"/>
          <w:divBdr>
            <w:top w:val="none" w:sz="0" w:space="0" w:color="auto"/>
            <w:left w:val="none" w:sz="0" w:space="0" w:color="auto"/>
            <w:bottom w:val="none" w:sz="0" w:space="0" w:color="auto"/>
            <w:right w:val="none" w:sz="0" w:space="0" w:color="auto"/>
          </w:divBdr>
        </w:div>
        <w:div w:id="1966697177">
          <w:marLeft w:val="640"/>
          <w:marRight w:val="0"/>
          <w:marTop w:val="0"/>
          <w:marBottom w:val="0"/>
          <w:divBdr>
            <w:top w:val="none" w:sz="0" w:space="0" w:color="auto"/>
            <w:left w:val="none" w:sz="0" w:space="0" w:color="auto"/>
            <w:bottom w:val="none" w:sz="0" w:space="0" w:color="auto"/>
            <w:right w:val="none" w:sz="0" w:space="0" w:color="auto"/>
          </w:divBdr>
        </w:div>
        <w:div w:id="878510178">
          <w:marLeft w:val="640"/>
          <w:marRight w:val="0"/>
          <w:marTop w:val="0"/>
          <w:marBottom w:val="0"/>
          <w:divBdr>
            <w:top w:val="none" w:sz="0" w:space="0" w:color="auto"/>
            <w:left w:val="none" w:sz="0" w:space="0" w:color="auto"/>
            <w:bottom w:val="none" w:sz="0" w:space="0" w:color="auto"/>
            <w:right w:val="none" w:sz="0" w:space="0" w:color="auto"/>
          </w:divBdr>
        </w:div>
        <w:div w:id="698966987">
          <w:marLeft w:val="640"/>
          <w:marRight w:val="0"/>
          <w:marTop w:val="0"/>
          <w:marBottom w:val="0"/>
          <w:divBdr>
            <w:top w:val="none" w:sz="0" w:space="0" w:color="auto"/>
            <w:left w:val="none" w:sz="0" w:space="0" w:color="auto"/>
            <w:bottom w:val="none" w:sz="0" w:space="0" w:color="auto"/>
            <w:right w:val="none" w:sz="0" w:space="0" w:color="auto"/>
          </w:divBdr>
        </w:div>
        <w:div w:id="451360567">
          <w:marLeft w:val="640"/>
          <w:marRight w:val="0"/>
          <w:marTop w:val="0"/>
          <w:marBottom w:val="0"/>
          <w:divBdr>
            <w:top w:val="none" w:sz="0" w:space="0" w:color="auto"/>
            <w:left w:val="none" w:sz="0" w:space="0" w:color="auto"/>
            <w:bottom w:val="none" w:sz="0" w:space="0" w:color="auto"/>
            <w:right w:val="none" w:sz="0" w:space="0" w:color="auto"/>
          </w:divBdr>
        </w:div>
        <w:div w:id="1117455647">
          <w:marLeft w:val="640"/>
          <w:marRight w:val="0"/>
          <w:marTop w:val="0"/>
          <w:marBottom w:val="0"/>
          <w:divBdr>
            <w:top w:val="none" w:sz="0" w:space="0" w:color="auto"/>
            <w:left w:val="none" w:sz="0" w:space="0" w:color="auto"/>
            <w:bottom w:val="none" w:sz="0" w:space="0" w:color="auto"/>
            <w:right w:val="none" w:sz="0" w:space="0" w:color="auto"/>
          </w:divBdr>
        </w:div>
        <w:div w:id="2105953702">
          <w:marLeft w:val="640"/>
          <w:marRight w:val="0"/>
          <w:marTop w:val="0"/>
          <w:marBottom w:val="0"/>
          <w:divBdr>
            <w:top w:val="none" w:sz="0" w:space="0" w:color="auto"/>
            <w:left w:val="none" w:sz="0" w:space="0" w:color="auto"/>
            <w:bottom w:val="none" w:sz="0" w:space="0" w:color="auto"/>
            <w:right w:val="none" w:sz="0" w:space="0" w:color="auto"/>
          </w:divBdr>
        </w:div>
        <w:div w:id="125970606">
          <w:marLeft w:val="640"/>
          <w:marRight w:val="0"/>
          <w:marTop w:val="0"/>
          <w:marBottom w:val="0"/>
          <w:divBdr>
            <w:top w:val="none" w:sz="0" w:space="0" w:color="auto"/>
            <w:left w:val="none" w:sz="0" w:space="0" w:color="auto"/>
            <w:bottom w:val="none" w:sz="0" w:space="0" w:color="auto"/>
            <w:right w:val="none" w:sz="0" w:space="0" w:color="auto"/>
          </w:divBdr>
        </w:div>
        <w:div w:id="733239283">
          <w:marLeft w:val="640"/>
          <w:marRight w:val="0"/>
          <w:marTop w:val="0"/>
          <w:marBottom w:val="0"/>
          <w:divBdr>
            <w:top w:val="none" w:sz="0" w:space="0" w:color="auto"/>
            <w:left w:val="none" w:sz="0" w:space="0" w:color="auto"/>
            <w:bottom w:val="none" w:sz="0" w:space="0" w:color="auto"/>
            <w:right w:val="none" w:sz="0" w:space="0" w:color="auto"/>
          </w:divBdr>
        </w:div>
        <w:div w:id="597521272">
          <w:marLeft w:val="640"/>
          <w:marRight w:val="0"/>
          <w:marTop w:val="0"/>
          <w:marBottom w:val="0"/>
          <w:divBdr>
            <w:top w:val="none" w:sz="0" w:space="0" w:color="auto"/>
            <w:left w:val="none" w:sz="0" w:space="0" w:color="auto"/>
            <w:bottom w:val="none" w:sz="0" w:space="0" w:color="auto"/>
            <w:right w:val="none" w:sz="0" w:space="0" w:color="auto"/>
          </w:divBdr>
        </w:div>
        <w:div w:id="1805124591">
          <w:marLeft w:val="640"/>
          <w:marRight w:val="0"/>
          <w:marTop w:val="0"/>
          <w:marBottom w:val="0"/>
          <w:divBdr>
            <w:top w:val="none" w:sz="0" w:space="0" w:color="auto"/>
            <w:left w:val="none" w:sz="0" w:space="0" w:color="auto"/>
            <w:bottom w:val="none" w:sz="0" w:space="0" w:color="auto"/>
            <w:right w:val="none" w:sz="0" w:space="0" w:color="auto"/>
          </w:divBdr>
        </w:div>
        <w:div w:id="1767462567">
          <w:marLeft w:val="640"/>
          <w:marRight w:val="0"/>
          <w:marTop w:val="0"/>
          <w:marBottom w:val="0"/>
          <w:divBdr>
            <w:top w:val="none" w:sz="0" w:space="0" w:color="auto"/>
            <w:left w:val="none" w:sz="0" w:space="0" w:color="auto"/>
            <w:bottom w:val="none" w:sz="0" w:space="0" w:color="auto"/>
            <w:right w:val="none" w:sz="0" w:space="0" w:color="auto"/>
          </w:divBdr>
        </w:div>
        <w:div w:id="1831554859">
          <w:marLeft w:val="640"/>
          <w:marRight w:val="0"/>
          <w:marTop w:val="0"/>
          <w:marBottom w:val="0"/>
          <w:divBdr>
            <w:top w:val="none" w:sz="0" w:space="0" w:color="auto"/>
            <w:left w:val="none" w:sz="0" w:space="0" w:color="auto"/>
            <w:bottom w:val="none" w:sz="0" w:space="0" w:color="auto"/>
            <w:right w:val="none" w:sz="0" w:space="0" w:color="auto"/>
          </w:divBdr>
        </w:div>
        <w:div w:id="1160922794">
          <w:marLeft w:val="640"/>
          <w:marRight w:val="0"/>
          <w:marTop w:val="0"/>
          <w:marBottom w:val="0"/>
          <w:divBdr>
            <w:top w:val="none" w:sz="0" w:space="0" w:color="auto"/>
            <w:left w:val="none" w:sz="0" w:space="0" w:color="auto"/>
            <w:bottom w:val="none" w:sz="0" w:space="0" w:color="auto"/>
            <w:right w:val="none" w:sz="0" w:space="0" w:color="auto"/>
          </w:divBdr>
        </w:div>
        <w:div w:id="224417559">
          <w:marLeft w:val="640"/>
          <w:marRight w:val="0"/>
          <w:marTop w:val="0"/>
          <w:marBottom w:val="0"/>
          <w:divBdr>
            <w:top w:val="none" w:sz="0" w:space="0" w:color="auto"/>
            <w:left w:val="none" w:sz="0" w:space="0" w:color="auto"/>
            <w:bottom w:val="none" w:sz="0" w:space="0" w:color="auto"/>
            <w:right w:val="none" w:sz="0" w:space="0" w:color="auto"/>
          </w:divBdr>
        </w:div>
        <w:div w:id="1063018204">
          <w:marLeft w:val="640"/>
          <w:marRight w:val="0"/>
          <w:marTop w:val="0"/>
          <w:marBottom w:val="0"/>
          <w:divBdr>
            <w:top w:val="none" w:sz="0" w:space="0" w:color="auto"/>
            <w:left w:val="none" w:sz="0" w:space="0" w:color="auto"/>
            <w:bottom w:val="none" w:sz="0" w:space="0" w:color="auto"/>
            <w:right w:val="none" w:sz="0" w:space="0" w:color="auto"/>
          </w:divBdr>
        </w:div>
        <w:div w:id="1349789191">
          <w:marLeft w:val="640"/>
          <w:marRight w:val="0"/>
          <w:marTop w:val="0"/>
          <w:marBottom w:val="0"/>
          <w:divBdr>
            <w:top w:val="none" w:sz="0" w:space="0" w:color="auto"/>
            <w:left w:val="none" w:sz="0" w:space="0" w:color="auto"/>
            <w:bottom w:val="none" w:sz="0" w:space="0" w:color="auto"/>
            <w:right w:val="none" w:sz="0" w:space="0" w:color="auto"/>
          </w:divBdr>
        </w:div>
        <w:div w:id="10497204">
          <w:marLeft w:val="640"/>
          <w:marRight w:val="0"/>
          <w:marTop w:val="0"/>
          <w:marBottom w:val="0"/>
          <w:divBdr>
            <w:top w:val="none" w:sz="0" w:space="0" w:color="auto"/>
            <w:left w:val="none" w:sz="0" w:space="0" w:color="auto"/>
            <w:bottom w:val="none" w:sz="0" w:space="0" w:color="auto"/>
            <w:right w:val="none" w:sz="0" w:space="0" w:color="auto"/>
          </w:divBdr>
        </w:div>
        <w:div w:id="175192338">
          <w:marLeft w:val="640"/>
          <w:marRight w:val="0"/>
          <w:marTop w:val="0"/>
          <w:marBottom w:val="0"/>
          <w:divBdr>
            <w:top w:val="none" w:sz="0" w:space="0" w:color="auto"/>
            <w:left w:val="none" w:sz="0" w:space="0" w:color="auto"/>
            <w:bottom w:val="none" w:sz="0" w:space="0" w:color="auto"/>
            <w:right w:val="none" w:sz="0" w:space="0" w:color="auto"/>
          </w:divBdr>
        </w:div>
        <w:div w:id="1838959603">
          <w:marLeft w:val="640"/>
          <w:marRight w:val="0"/>
          <w:marTop w:val="0"/>
          <w:marBottom w:val="0"/>
          <w:divBdr>
            <w:top w:val="none" w:sz="0" w:space="0" w:color="auto"/>
            <w:left w:val="none" w:sz="0" w:space="0" w:color="auto"/>
            <w:bottom w:val="none" w:sz="0" w:space="0" w:color="auto"/>
            <w:right w:val="none" w:sz="0" w:space="0" w:color="auto"/>
          </w:divBdr>
        </w:div>
        <w:div w:id="1475565881">
          <w:marLeft w:val="640"/>
          <w:marRight w:val="0"/>
          <w:marTop w:val="0"/>
          <w:marBottom w:val="0"/>
          <w:divBdr>
            <w:top w:val="none" w:sz="0" w:space="0" w:color="auto"/>
            <w:left w:val="none" w:sz="0" w:space="0" w:color="auto"/>
            <w:bottom w:val="none" w:sz="0" w:space="0" w:color="auto"/>
            <w:right w:val="none" w:sz="0" w:space="0" w:color="auto"/>
          </w:divBdr>
        </w:div>
        <w:div w:id="155728884">
          <w:marLeft w:val="640"/>
          <w:marRight w:val="0"/>
          <w:marTop w:val="0"/>
          <w:marBottom w:val="0"/>
          <w:divBdr>
            <w:top w:val="none" w:sz="0" w:space="0" w:color="auto"/>
            <w:left w:val="none" w:sz="0" w:space="0" w:color="auto"/>
            <w:bottom w:val="none" w:sz="0" w:space="0" w:color="auto"/>
            <w:right w:val="none" w:sz="0" w:space="0" w:color="auto"/>
          </w:divBdr>
        </w:div>
        <w:div w:id="649754766">
          <w:marLeft w:val="640"/>
          <w:marRight w:val="0"/>
          <w:marTop w:val="0"/>
          <w:marBottom w:val="0"/>
          <w:divBdr>
            <w:top w:val="none" w:sz="0" w:space="0" w:color="auto"/>
            <w:left w:val="none" w:sz="0" w:space="0" w:color="auto"/>
            <w:bottom w:val="none" w:sz="0" w:space="0" w:color="auto"/>
            <w:right w:val="none" w:sz="0" w:space="0" w:color="auto"/>
          </w:divBdr>
        </w:div>
        <w:div w:id="16009483">
          <w:marLeft w:val="640"/>
          <w:marRight w:val="0"/>
          <w:marTop w:val="0"/>
          <w:marBottom w:val="0"/>
          <w:divBdr>
            <w:top w:val="none" w:sz="0" w:space="0" w:color="auto"/>
            <w:left w:val="none" w:sz="0" w:space="0" w:color="auto"/>
            <w:bottom w:val="none" w:sz="0" w:space="0" w:color="auto"/>
            <w:right w:val="none" w:sz="0" w:space="0" w:color="auto"/>
          </w:divBdr>
        </w:div>
        <w:div w:id="923030124">
          <w:marLeft w:val="640"/>
          <w:marRight w:val="0"/>
          <w:marTop w:val="0"/>
          <w:marBottom w:val="0"/>
          <w:divBdr>
            <w:top w:val="none" w:sz="0" w:space="0" w:color="auto"/>
            <w:left w:val="none" w:sz="0" w:space="0" w:color="auto"/>
            <w:bottom w:val="none" w:sz="0" w:space="0" w:color="auto"/>
            <w:right w:val="none" w:sz="0" w:space="0" w:color="auto"/>
          </w:divBdr>
        </w:div>
        <w:div w:id="399258770">
          <w:marLeft w:val="640"/>
          <w:marRight w:val="0"/>
          <w:marTop w:val="0"/>
          <w:marBottom w:val="0"/>
          <w:divBdr>
            <w:top w:val="none" w:sz="0" w:space="0" w:color="auto"/>
            <w:left w:val="none" w:sz="0" w:space="0" w:color="auto"/>
            <w:bottom w:val="none" w:sz="0" w:space="0" w:color="auto"/>
            <w:right w:val="none" w:sz="0" w:space="0" w:color="auto"/>
          </w:divBdr>
        </w:div>
        <w:div w:id="1254970961">
          <w:marLeft w:val="640"/>
          <w:marRight w:val="0"/>
          <w:marTop w:val="0"/>
          <w:marBottom w:val="0"/>
          <w:divBdr>
            <w:top w:val="none" w:sz="0" w:space="0" w:color="auto"/>
            <w:left w:val="none" w:sz="0" w:space="0" w:color="auto"/>
            <w:bottom w:val="none" w:sz="0" w:space="0" w:color="auto"/>
            <w:right w:val="none" w:sz="0" w:space="0" w:color="auto"/>
          </w:divBdr>
        </w:div>
        <w:div w:id="2128160049">
          <w:marLeft w:val="640"/>
          <w:marRight w:val="0"/>
          <w:marTop w:val="0"/>
          <w:marBottom w:val="0"/>
          <w:divBdr>
            <w:top w:val="none" w:sz="0" w:space="0" w:color="auto"/>
            <w:left w:val="none" w:sz="0" w:space="0" w:color="auto"/>
            <w:bottom w:val="none" w:sz="0" w:space="0" w:color="auto"/>
            <w:right w:val="none" w:sz="0" w:space="0" w:color="auto"/>
          </w:divBdr>
        </w:div>
        <w:div w:id="1730180000">
          <w:marLeft w:val="640"/>
          <w:marRight w:val="0"/>
          <w:marTop w:val="0"/>
          <w:marBottom w:val="0"/>
          <w:divBdr>
            <w:top w:val="none" w:sz="0" w:space="0" w:color="auto"/>
            <w:left w:val="none" w:sz="0" w:space="0" w:color="auto"/>
            <w:bottom w:val="none" w:sz="0" w:space="0" w:color="auto"/>
            <w:right w:val="none" w:sz="0" w:space="0" w:color="auto"/>
          </w:divBdr>
        </w:div>
        <w:div w:id="1675962100">
          <w:marLeft w:val="640"/>
          <w:marRight w:val="0"/>
          <w:marTop w:val="0"/>
          <w:marBottom w:val="0"/>
          <w:divBdr>
            <w:top w:val="none" w:sz="0" w:space="0" w:color="auto"/>
            <w:left w:val="none" w:sz="0" w:space="0" w:color="auto"/>
            <w:bottom w:val="none" w:sz="0" w:space="0" w:color="auto"/>
            <w:right w:val="none" w:sz="0" w:space="0" w:color="auto"/>
          </w:divBdr>
        </w:div>
        <w:div w:id="55054460">
          <w:marLeft w:val="640"/>
          <w:marRight w:val="0"/>
          <w:marTop w:val="0"/>
          <w:marBottom w:val="0"/>
          <w:divBdr>
            <w:top w:val="none" w:sz="0" w:space="0" w:color="auto"/>
            <w:left w:val="none" w:sz="0" w:space="0" w:color="auto"/>
            <w:bottom w:val="none" w:sz="0" w:space="0" w:color="auto"/>
            <w:right w:val="none" w:sz="0" w:space="0" w:color="auto"/>
          </w:divBdr>
        </w:div>
        <w:div w:id="1992715648">
          <w:marLeft w:val="640"/>
          <w:marRight w:val="0"/>
          <w:marTop w:val="0"/>
          <w:marBottom w:val="0"/>
          <w:divBdr>
            <w:top w:val="none" w:sz="0" w:space="0" w:color="auto"/>
            <w:left w:val="none" w:sz="0" w:space="0" w:color="auto"/>
            <w:bottom w:val="none" w:sz="0" w:space="0" w:color="auto"/>
            <w:right w:val="none" w:sz="0" w:space="0" w:color="auto"/>
          </w:divBdr>
        </w:div>
        <w:div w:id="1985310532">
          <w:marLeft w:val="640"/>
          <w:marRight w:val="0"/>
          <w:marTop w:val="0"/>
          <w:marBottom w:val="0"/>
          <w:divBdr>
            <w:top w:val="none" w:sz="0" w:space="0" w:color="auto"/>
            <w:left w:val="none" w:sz="0" w:space="0" w:color="auto"/>
            <w:bottom w:val="none" w:sz="0" w:space="0" w:color="auto"/>
            <w:right w:val="none" w:sz="0" w:space="0" w:color="auto"/>
          </w:divBdr>
        </w:div>
        <w:div w:id="897743605">
          <w:marLeft w:val="640"/>
          <w:marRight w:val="0"/>
          <w:marTop w:val="0"/>
          <w:marBottom w:val="0"/>
          <w:divBdr>
            <w:top w:val="none" w:sz="0" w:space="0" w:color="auto"/>
            <w:left w:val="none" w:sz="0" w:space="0" w:color="auto"/>
            <w:bottom w:val="none" w:sz="0" w:space="0" w:color="auto"/>
            <w:right w:val="none" w:sz="0" w:space="0" w:color="auto"/>
          </w:divBdr>
        </w:div>
        <w:div w:id="659696548">
          <w:marLeft w:val="640"/>
          <w:marRight w:val="0"/>
          <w:marTop w:val="0"/>
          <w:marBottom w:val="0"/>
          <w:divBdr>
            <w:top w:val="none" w:sz="0" w:space="0" w:color="auto"/>
            <w:left w:val="none" w:sz="0" w:space="0" w:color="auto"/>
            <w:bottom w:val="none" w:sz="0" w:space="0" w:color="auto"/>
            <w:right w:val="none" w:sz="0" w:space="0" w:color="auto"/>
          </w:divBdr>
        </w:div>
        <w:div w:id="1016352065">
          <w:marLeft w:val="640"/>
          <w:marRight w:val="0"/>
          <w:marTop w:val="0"/>
          <w:marBottom w:val="0"/>
          <w:divBdr>
            <w:top w:val="none" w:sz="0" w:space="0" w:color="auto"/>
            <w:left w:val="none" w:sz="0" w:space="0" w:color="auto"/>
            <w:bottom w:val="none" w:sz="0" w:space="0" w:color="auto"/>
            <w:right w:val="none" w:sz="0" w:space="0" w:color="auto"/>
          </w:divBdr>
        </w:div>
        <w:div w:id="1156604724">
          <w:marLeft w:val="640"/>
          <w:marRight w:val="0"/>
          <w:marTop w:val="0"/>
          <w:marBottom w:val="0"/>
          <w:divBdr>
            <w:top w:val="none" w:sz="0" w:space="0" w:color="auto"/>
            <w:left w:val="none" w:sz="0" w:space="0" w:color="auto"/>
            <w:bottom w:val="none" w:sz="0" w:space="0" w:color="auto"/>
            <w:right w:val="none" w:sz="0" w:space="0" w:color="auto"/>
          </w:divBdr>
        </w:div>
        <w:div w:id="1544749657">
          <w:marLeft w:val="640"/>
          <w:marRight w:val="0"/>
          <w:marTop w:val="0"/>
          <w:marBottom w:val="0"/>
          <w:divBdr>
            <w:top w:val="none" w:sz="0" w:space="0" w:color="auto"/>
            <w:left w:val="none" w:sz="0" w:space="0" w:color="auto"/>
            <w:bottom w:val="none" w:sz="0" w:space="0" w:color="auto"/>
            <w:right w:val="none" w:sz="0" w:space="0" w:color="auto"/>
          </w:divBdr>
        </w:div>
        <w:div w:id="316882846">
          <w:marLeft w:val="640"/>
          <w:marRight w:val="0"/>
          <w:marTop w:val="0"/>
          <w:marBottom w:val="0"/>
          <w:divBdr>
            <w:top w:val="none" w:sz="0" w:space="0" w:color="auto"/>
            <w:left w:val="none" w:sz="0" w:space="0" w:color="auto"/>
            <w:bottom w:val="none" w:sz="0" w:space="0" w:color="auto"/>
            <w:right w:val="none" w:sz="0" w:space="0" w:color="auto"/>
          </w:divBdr>
        </w:div>
        <w:div w:id="864171659">
          <w:marLeft w:val="640"/>
          <w:marRight w:val="0"/>
          <w:marTop w:val="0"/>
          <w:marBottom w:val="0"/>
          <w:divBdr>
            <w:top w:val="none" w:sz="0" w:space="0" w:color="auto"/>
            <w:left w:val="none" w:sz="0" w:space="0" w:color="auto"/>
            <w:bottom w:val="none" w:sz="0" w:space="0" w:color="auto"/>
            <w:right w:val="none" w:sz="0" w:space="0" w:color="auto"/>
          </w:divBdr>
        </w:div>
        <w:div w:id="225845208">
          <w:marLeft w:val="640"/>
          <w:marRight w:val="0"/>
          <w:marTop w:val="0"/>
          <w:marBottom w:val="0"/>
          <w:divBdr>
            <w:top w:val="none" w:sz="0" w:space="0" w:color="auto"/>
            <w:left w:val="none" w:sz="0" w:space="0" w:color="auto"/>
            <w:bottom w:val="none" w:sz="0" w:space="0" w:color="auto"/>
            <w:right w:val="none" w:sz="0" w:space="0" w:color="auto"/>
          </w:divBdr>
        </w:div>
        <w:div w:id="554196311">
          <w:marLeft w:val="640"/>
          <w:marRight w:val="0"/>
          <w:marTop w:val="0"/>
          <w:marBottom w:val="0"/>
          <w:divBdr>
            <w:top w:val="none" w:sz="0" w:space="0" w:color="auto"/>
            <w:left w:val="none" w:sz="0" w:space="0" w:color="auto"/>
            <w:bottom w:val="none" w:sz="0" w:space="0" w:color="auto"/>
            <w:right w:val="none" w:sz="0" w:space="0" w:color="auto"/>
          </w:divBdr>
        </w:div>
        <w:div w:id="2074429946">
          <w:marLeft w:val="640"/>
          <w:marRight w:val="0"/>
          <w:marTop w:val="0"/>
          <w:marBottom w:val="0"/>
          <w:divBdr>
            <w:top w:val="none" w:sz="0" w:space="0" w:color="auto"/>
            <w:left w:val="none" w:sz="0" w:space="0" w:color="auto"/>
            <w:bottom w:val="none" w:sz="0" w:space="0" w:color="auto"/>
            <w:right w:val="none" w:sz="0" w:space="0" w:color="auto"/>
          </w:divBdr>
        </w:div>
        <w:div w:id="496307080">
          <w:marLeft w:val="640"/>
          <w:marRight w:val="0"/>
          <w:marTop w:val="0"/>
          <w:marBottom w:val="0"/>
          <w:divBdr>
            <w:top w:val="none" w:sz="0" w:space="0" w:color="auto"/>
            <w:left w:val="none" w:sz="0" w:space="0" w:color="auto"/>
            <w:bottom w:val="none" w:sz="0" w:space="0" w:color="auto"/>
            <w:right w:val="none" w:sz="0" w:space="0" w:color="auto"/>
          </w:divBdr>
        </w:div>
        <w:div w:id="1738016961">
          <w:marLeft w:val="640"/>
          <w:marRight w:val="0"/>
          <w:marTop w:val="0"/>
          <w:marBottom w:val="0"/>
          <w:divBdr>
            <w:top w:val="none" w:sz="0" w:space="0" w:color="auto"/>
            <w:left w:val="none" w:sz="0" w:space="0" w:color="auto"/>
            <w:bottom w:val="none" w:sz="0" w:space="0" w:color="auto"/>
            <w:right w:val="none" w:sz="0" w:space="0" w:color="auto"/>
          </w:divBdr>
        </w:div>
        <w:div w:id="1461344613">
          <w:marLeft w:val="640"/>
          <w:marRight w:val="0"/>
          <w:marTop w:val="0"/>
          <w:marBottom w:val="0"/>
          <w:divBdr>
            <w:top w:val="none" w:sz="0" w:space="0" w:color="auto"/>
            <w:left w:val="none" w:sz="0" w:space="0" w:color="auto"/>
            <w:bottom w:val="none" w:sz="0" w:space="0" w:color="auto"/>
            <w:right w:val="none" w:sz="0" w:space="0" w:color="auto"/>
          </w:divBdr>
        </w:div>
        <w:div w:id="609897305">
          <w:marLeft w:val="640"/>
          <w:marRight w:val="0"/>
          <w:marTop w:val="0"/>
          <w:marBottom w:val="0"/>
          <w:divBdr>
            <w:top w:val="none" w:sz="0" w:space="0" w:color="auto"/>
            <w:left w:val="none" w:sz="0" w:space="0" w:color="auto"/>
            <w:bottom w:val="none" w:sz="0" w:space="0" w:color="auto"/>
            <w:right w:val="none" w:sz="0" w:space="0" w:color="auto"/>
          </w:divBdr>
        </w:div>
        <w:div w:id="589197047">
          <w:marLeft w:val="640"/>
          <w:marRight w:val="0"/>
          <w:marTop w:val="0"/>
          <w:marBottom w:val="0"/>
          <w:divBdr>
            <w:top w:val="none" w:sz="0" w:space="0" w:color="auto"/>
            <w:left w:val="none" w:sz="0" w:space="0" w:color="auto"/>
            <w:bottom w:val="none" w:sz="0" w:space="0" w:color="auto"/>
            <w:right w:val="none" w:sz="0" w:space="0" w:color="auto"/>
          </w:divBdr>
        </w:div>
        <w:div w:id="826475024">
          <w:marLeft w:val="640"/>
          <w:marRight w:val="0"/>
          <w:marTop w:val="0"/>
          <w:marBottom w:val="0"/>
          <w:divBdr>
            <w:top w:val="none" w:sz="0" w:space="0" w:color="auto"/>
            <w:left w:val="none" w:sz="0" w:space="0" w:color="auto"/>
            <w:bottom w:val="none" w:sz="0" w:space="0" w:color="auto"/>
            <w:right w:val="none" w:sz="0" w:space="0" w:color="auto"/>
          </w:divBdr>
        </w:div>
        <w:div w:id="618268350">
          <w:marLeft w:val="640"/>
          <w:marRight w:val="0"/>
          <w:marTop w:val="0"/>
          <w:marBottom w:val="0"/>
          <w:divBdr>
            <w:top w:val="none" w:sz="0" w:space="0" w:color="auto"/>
            <w:left w:val="none" w:sz="0" w:space="0" w:color="auto"/>
            <w:bottom w:val="none" w:sz="0" w:space="0" w:color="auto"/>
            <w:right w:val="none" w:sz="0" w:space="0" w:color="auto"/>
          </w:divBdr>
        </w:div>
        <w:div w:id="767193733">
          <w:marLeft w:val="640"/>
          <w:marRight w:val="0"/>
          <w:marTop w:val="0"/>
          <w:marBottom w:val="0"/>
          <w:divBdr>
            <w:top w:val="none" w:sz="0" w:space="0" w:color="auto"/>
            <w:left w:val="none" w:sz="0" w:space="0" w:color="auto"/>
            <w:bottom w:val="none" w:sz="0" w:space="0" w:color="auto"/>
            <w:right w:val="none" w:sz="0" w:space="0" w:color="auto"/>
          </w:divBdr>
        </w:div>
        <w:div w:id="2052803477">
          <w:marLeft w:val="640"/>
          <w:marRight w:val="0"/>
          <w:marTop w:val="0"/>
          <w:marBottom w:val="0"/>
          <w:divBdr>
            <w:top w:val="none" w:sz="0" w:space="0" w:color="auto"/>
            <w:left w:val="none" w:sz="0" w:space="0" w:color="auto"/>
            <w:bottom w:val="none" w:sz="0" w:space="0" w:color="auto"/>
            <w:right w:val="none" w:sz="0" w:space="0" w:color="auto"/>
          </w:divBdr>
        </w:div>
        <w:div w:id="859584290">
          <w:marLeft w:val="640"/>
          <w:marRight w:val="0"/>
          <w:marTop w:val="0"/>
          <w:marBottom w:val="0"/>
          <w:divBdr>
            <w:top w:val="none" w:sz="0" w:space="0" w:color="auto"/>
            <w:left w:val="none" w:sz="0" w:space="0" w:color="auto"/>
            <w:bottom w:val="none" w:sz="0" w:space="0" w:color="auto"/>
            <w:right w:val="none" w:sz="0" w:space="0" w:color="auto"/>
          </w:divBdr>
        </w:div>
        <w:div w:id="860364898">
          <w:marLeft w:val="640"/>
          <w:marRight w:val="0"/>
          <w:marTop w:val="0"/>
          <w:marBottom w:val="0"/>
          <w:divBdr>
            <w:top w:val="none" w:sz="0" w:space="0" w:color="auto"/>
            <w:left w:val="none" w:sz="0" w:space="0" w:color="auto"/>
            <w:bottom w:val="none" w:sz="0" w:space="0" w:color="auto"/>
            <w:right w:val="none" w:sz="0" w:space="0" w:color="auto"/>
          </w:divBdr>
        </w:div>
        <w:div w:id="1948389046">
          <w:marLeft w:val="640"/>
          <w:marRight w:val="0"/>
          <w:marTop w:val="0"/>
          <w:marBottom w:val="0"/>
          <w:divBdr>
            <w:top w:val="none" w:sz="0" w:space="0" w:color="auto"/>
            <w:left w:val="none" w:sz="0" w:space="0" w:color="auto"/>
            <w:bottom w:val="none" w:sz="0" w:space="0" w:color="auto"/>
            <w:right w:val="none" w:sz="0" w:space="0" w:color="auto"/>
          </w:divBdr>
        </w:div>
        <w:div w:id="1763642311">
          <w:marLeft w:val="640"/>
          <w:marRight w:val="0"/>
          <w:marTop w:val="0"/>
          <w:marBottom w:val="0"/>
          <w:divBdr>
            <w:top w:val="none" w:sz="0" w:space="0" w:color="auto"/>
            <w:left w:val="none" w:sz="0" w:space="0" w:color="auto"/>
            <w:bottom w:val="none" w:sz="0" w:space="0" w:color="auto"/>
            <w:right w:val="none" w:sz="0" w:space="0" w:color="auto"/>
          </w:divBdr>
        </w:div>
        <w:div w:id="1535460169">
          <w:marLeft w:val="640"/>
          <w:marRight w:val="0"/>
          <w:marTop w:val="0"/>
          <w:marBottom w:val="0"/>
          <w:divBdr>
            <w:top w:val="none" w:sz="0" w:space="0" w:color="auto"/>
            <w:left w:val="none" w:sz="0" w:space="0" w:color="auto"/>
            <w:bottom w:val="none" w:sz="0" w:space="0" w:color="auto"/>
            <w:right w:val="none" w:sz="0" w:space="0" w:color="auto"/>
          </w:divBdr>
        </w:div>
        <w:div w:id="1842768644">
          <w:marLeft w:val="640"/>
          <w:marRight w:val="0"/>
          <w:marTop w:val="0"/>
          <w:marBottom w:val="0"/>
          <w:divBdr>
            <w:top w:val="none" w:sz="0" w:space="0" w:color="auto"/>
            <w:left w:val="none" w:sz="0" w:space="0" w:color="auto"/>
            <w:bottom w:val="none" w:sz="0" w:space="0" w:color="auto"/>
            <w:right w:val="none" w:sz="0" w:space="0" w:color="auto"/>
          </w:divBdr>
        </w:div>
        <w:div w:id="756900535">
          <w:marLeft w:val="640"/>
          <w:marRight w:val="0"/>
          <w:marTop w:val="0"/>
          <w:marBottom w:val="0"/>
          <w:divBdr>
            <w:top w:val="none" w:sz="0" w:space="0" w:color="auto"/>
            <w:left w:val="none" w:sz="0" w:space="0" w:color="auto"/>
            <w:bottom w:val="none" w:sz="0" w:space="0" w:color="auto"/>
            <w:right w:val="none" w:sz="0" w:space="0" w:color="auto"/>
          </w:divBdr>
        </w:div>
        <w:div w:id="557589444">
          <w:marLeft w:val="640"/>
          <w:marRight w:val="0"/>
          <w:marTop w:val="0"/>
          <w:marBottom w:val="0"/>
          <w:divBdr>
            <w:top w:val="none" w:sz="0" w:space="0" w:color="auto"/>
            <w:left w:val="none" w:sz="0" w:space="0" w:color="auto"/>
            <w:bottom w:val="none" w:sz="0" w:space="0" w:color="auto"/>
            <w:right w:val="none" w:sz="0" w:space="0" w:color="auto"/>
          </w:divBdr>
        </w:div>
        <w:div w:id="367722924">
          <w:marLeft w:val="640"/>
          <w:marRight w:val="0"/>
          <w:marTop w:val="0"/>
          <w:marBottom w:val="0"/>
          <w:divBdr>
            <w:top w:val="none" w:sz="0" w:space="0" w:color="auto"/>
            <w:left w:val="none" w:sz="0" w:space="0" w:color="auto"/>
            <w:bottom w:val="none" w:sz="0" w:space="0" w:color="auto"/>
            <w:right w:val="none" w:sz="0" w:space="0" w:color="auto"/>
          </w:divBdr>
        </w:div>
        <w:div w:id="638540216">
          <w:marLeft w:val="640"/>
          <w:marRight w:val="0"/>
          <w:marTop w:val="0"/>
          <w:marBottom w:val="0"/>
          <w:divBdr>
            <w:top w:val="none" w:sz="0" w:space="0" w:color="auto"/>
            <w:left w:val="none" w:sz="0" w:space="0" w:color="auto"/>
            <w:bottom w:val="none" w:sz="0" w:space="0" w:color="auto"/>
            <w:right w:val="none" w:sz="0" w:space="0" w:color="auto"/>
          </w:divBdr>
        </w:div>
        <w:div w:id="119423139">
          <w:marLeft w:val="640"/>
          <w:marRight w:val="0"/>
          <w:marTop w:val="0"/>
          <w:marBottom w:val="0"/>
          <w:divBdr>
            <w:top w:val="none" w:sz="0" w:space="0" w:color="auto"/>
            <w:left w:val="none" w:sz="0" w:space="0" w:color="auto"/>
            <w:bottom w:val="none" w:sz="0" w:space="0" w:color="auto"/>
            <w:right w:val="none" w:sz="0" w:space="0" w:color="auto"/>
          </w:divBdr>
        </w:div>
        <w:div w:id="933247894">
          <w:marLeft w:val="640"/>
          <w:marRight w:val="0"/>
          <w:marTop w:val="0"/>
          <w:marBottom w:val="0"/>
          <w:divBdr>
            <w:top w:val="none" w:sz="0" w:space="0" w:color="auto"/>
            <w:left w:val="none" w:sz="0" w:space="0" w:color="auto"/>
            <w:bottom w:val="none" w:sz="0" w:space="0" w:color="auto"/>
            <w:right w:val="none" w:sz="0" w:space="0" w:color="auto"/>
          </w:divBdr>
        </w:div>
        <w:div w:id="172650611">
          <w:marLeft w:val="640"/>
          <w:marRight w:val="0"/>
          <w:marTop w:val="0"/>
          <w:marBottom w:val="0"/>
          <w:divBdr>
            <w:top w:val="none" w:sz="0" w:space="0" w:color="auto"/>
            <w:left w:val="none" w:sz="0" w:space="0" w:color="auto"/>
            <w:bottom w:val="none" w:sz="0" w:space="0" w:color="auto"/>
            <w:right w:val="none" w:sz="0" w:space="0" w:color="auto"/>
          </w:divBdr>
        </w:div>
        <w:div w:id="44330696">
          <w:marLeft w:val="640"/>
          <w:marRight w:val="0"/>
          <w:marTop w:val="0"/>
          <w:marBottom w:val="0"/>
          <w:divBdr>
            <w:top w:val="none" w:sz="0" w:space="0" w:color="auto"/>
            <w:left w:val="none" w:sz="0" w:space="0" w:color="auto"/>
            <w:bottom w:val="none" w:sz="0" w:space="0" w:color="auto"/>
            <w:right w:val="none" w:sz="0" w:space="0" w:color="auto"/>
          </w:divBdr>
        </w:div>
        <w:div w:id="711997161">
          <w:marLeft w:val="640"/>
          <w:marRight w:val="0"/>
          <w:marTop w:val="0"/>
          <w:marBottom w:val="0"/>
          <w:divBdr>
            <w:top w:val="none" w:sz="0" w:space="0" w:color="auto"/>
            <w:left w:val="none" w:sz="0" w:space="0" w:color="auto"/>
            <w:bottom w:val="none" w:sz="0" w:space="0" w:color="auto"/>
            <w:right w:val="none" w:sz="0" w:space="0" w:color="auto"/>
          </w:divBdr>
        </w:div>
        <w:div w:id="721561034">
          <w:marLeft w:val="640"/>
          <w:marRight w:val="0"/>
          <w:marTop w:val="0"/>
          <w:marBottom w:val="0"/>
          <w:divBdr>
            <w:top w:val="none" w:sz="0" w:space="0" w:color="auto"/>
            <w:left w:val="none" w:sz="0" w:space="0" w:color="auto"/>
            <w:bottom w:val="none" w:sz="0" w:space="0" w:color="auto"/>
            <w:right w:val="none" w:sz="0" w:space="0" w:color="auto"/>
          </w:divBdr>
        </w:div>
        <w:div w:id="1224218130">
          <w:marLeft w:val="640"/>
          <w:marRight w:val="0"/>
          <w:marTop w:val="0"/>
          <w:marBottom w:val="0"/>
          <w:divBdr>
            <w:top w:val="none" w:sz="0" w:space="0" w:color="auto"/>
            <w:left w:val="none" w:sz="0" w:space="0" w:color="auto"/>
            <w:bottom w:val="none" w:sz="0" w:space="0" w:color="auto"/>
            <w:right w:val="none" w:sz="0" w:space="0" w:color="auto"/>
          </w:divBdr>
        </w:div>
        <w:div w:id="868181302">
          <w:marLeft w:val="640"/>
          <w:marRight w:val="0"/>
          <w:marTop w:val="0"/>
          <w:marBottom w:val="0"/>
          <w:divBdr>
            <w:top w:val="none" w:sz="0" w:space="0" w:color="auto"/>
            <w:left w:val="none" w:sz="0" w:space="0" w:color="auto"/>
            <w:bottom w:val="none" w:sz="0" w:space="0" w:color="auto"/>
            <w:right w:val="none" w:sz="0" w:space="0" w:color="auto"/>
          </w:divBdr>
        </w:div>
        <w:div w:id="2060662795">
          <w:marLeft w:val="640"/>
          <w:marRight w:val="0"/>
          <w:marTop w:val="0"/>
          <w:marBottom w:val="0"/>
          <w:divBdr>
            <w:top w:val="none" w:sz="0" w:space="0" w:color="auto"/>
            <w:left w:val="none" w:sz="0" w:space="0" w:color="auto"/>
            <w:bottom w:val="none" w:sz="0" w:space="0" w:color="auto"/>
            <w:right w:val="none" w:sz="0" w:space="0" w:color="auto"/>
          </w:divBdr>
        </w:div>
        <w:div w:id="286854843">
          <w:marLeft w:val="640"/>
          <w:marRight w:val="0"/>
          <w:marTop w:val="0"/>
          <w:marBottom w:val="0"/>
          <w:divBdr>
            <w:top w:val="none" w:sz="0" w:space="0" w:color="auto"/>
            <w:left w:val="none" w:sz="0" w:space="0" w:color="auto"/>
            <w:bottom w:val="none" w:sz="0" w:space="0" w:color="auto"/>
            <w:right w:val="none" w:sz="0" w:space="0" w:color="auto"/>
          </w:divBdr>
        </w:div>
        <w:div w:id="389311333">
          <w:marLeft w:val="640"/>
          <w:marRight w:val="0"/>
          <w:marTop w:val="0"/>
          <w:marBottom w:val="0"/>
          <w:divBdr>
            <w:top w:val="none" w:sz="0" w:space="0" w:color="auto"/>
            <w:left w:val="none" w:sz="0" w:space="0" w:color="auto"/>
            <w:bottom w:val="none" w:sz="0" w:space="0" w:color="auto"/>
            <w:right w:val="none" w:sz="0" w:space="0" w:color="auto"/>
          </w:divBdr>
        </w:div>
        <w:div w:id="900947698">
          <w:marLeft w:val="640"/>
          <w:marRight w:val="0"/>
          <w:marTop w:val="0"/>
          <w:marBottom w:val="0"/>
          <w:divBdr>
            <w:top w:val="none" w:sz="0" w:space="0" w:color="auto"/>
            <w:left w:val="none" w:sz="0" w:space="0" w:color="auto"/>
            <w:bottom w:val="none" w:sz="0" w:space="0" w:color="auto"/>
            <w:right w:val="none" w:sz="0" w:space="0" w:color="auto"/>
          </w:divBdr>
        </w:div>
        <w:div w:id="131872351">
          <w:marLeft w:val="640"/>
          <w:marRight w:val="0"/>
          <w:marTop w:val="0"/>
          <w:marBottom w:val="0"/>
          <w:divBdr>
            <w:top w:val="none" w:sz="0" w:space="0" w:color="auto"/>
            <w:left w:val="none" w:sz="0" w:space="0" w:color="auto"/>
            <w:bottom w:val="none" w:sz="0" w:space="0" w:color="auto"/>
            <w:right w:val="none" w:sz="0" w:space="0" w:color="auto"/>
          </w:divBdr>
        </w:div>
        <w:div w:id="1764908778">
          <w:marLeft w:val="640"/>
          <w:marRight w:val="0"/>
          <w:marTop w:val="0"/>
          <w:marBottom w:val="0"/>
          <w:divBdr>
            <w:top w:val="none" w:sz="0" w:space="0" w:color="auto"/>
            <w:left w:val="none" w:sz="0" w:space="0" w:color="auto"/>
            <w:bottom w:val="none" w:sz="0" w:space="0" w:color="auto"/>
            <w:right w:val="none" w:sz="0" w:space="0" w:color="auto"/>
          </w:divBdr>
        </w:div>
        <w:div w:id="1709914523">
          <w:marLeft w:val="640"/>
          <w:marRight w:val="0"/>
          <w:marTop w:val="0"/>
          <w:marBottom w:val="0"/>
          <w:divBdr>
            <w:top w:val="none" w:sz="0" w:space="0" w:color="auto"/>
            <w:left w:val="none" w:sz="0" w:space="0" w:color="auto"/>
            <w:bottom w:val="none" w:sz="0" w:space="0" w:color="auto"/>
            <w:right w:val="none" w:sz="0" w:space="0" w:color="auto"/>
          </w:divBdr>
        </w:div>
        <w:div w:id="70779170">
          <w:marLeft w:val="640"/>
          <w:marRight w:val="0"/>
          <w:marTop w:val="0"/>
          <w:marBottom w:val="0"/>
          <w:divBdr>
            <w:top w:val="none" w:sz="0" w:space="0" w:color="auto"/>
            <w:left w:val="none" w:sz="0" w:space="0" w:color="auto"/>
            <w:bottom w:val="none" w:sz="0" w:space="0" w:color="auto"/>
            <w:right w:val="none" w:sz="0" w:space="0" w:color="auto"/>
          </w:divBdr>
        </w:div>
        <w:div w:id="39939669">
          <w:marLeft w:val="640"/>
          <w:marRight w:val="0"/>
          <w:marTop w:val="0"/>
          <w:marBottom w:val="0"/>
          <w:divBdr>
            <w:top w:val="none" w:sz="0" w:space="0" w:color="auto"/>
            <w:left w:val="none" w:sz="0" w:space="0" w:color="auto"/>
            <w:bottom w:val="none" w:sz="0" w:space="0" w:color="auto"/>
            <w:right w:val="none" w:sz="0" w:space="0" w:color="auto"/>
          </w:divBdr>
        </w:div>
        <w:div w:id="1525679080">
          <w:marLeft w:val="640"/>
          <w:marRight w:val="0"/>
          <w:marTop w:val="0"/>
          <w:marBottom w:val="0"/>
          <w:divBdr>
            <w:top w:val="none" w:sz="0" w:space="0" w:color="auto"/>
            <w:left w:val="none" w:sz="0" w:space="0" w:color="auto"/>
            <w:bottom w:val="none" w:sz="0" w:space="0" w:color="auto"/>
            <w:right w:val="none" w:sz="0" w:space="0" w:color="auto"/>
          </w:divBdr>
        </w:div>
        <w:div w:id="1523208185">
          <w:marLeft w:val="640"/>
          <w:marRight w:val="0"/>
          <w:marTop w:val="0"/>
          <w:marBottom w:val="0"/>
          <w:divBdr>
            <w:top w:val="none" w:sz="0" w:space="0" w:color="auto"/>
            <w:left w:val="none" w:sz="0" w:space="0" w:color="auto"/>
            <w:bottom w:val="none" w:sz="0" w:space="0" w:color="auto"/>
            <w:right w:val="none" w:sz="0" w:space="0" w:color="auto"/>
          </w:divBdr>
        </w:div>
        <w:div w:id="648360697">
          <w:marLeft w:val="640"/>
          <w:marRight w:val="0"/>
          <w:marTop w:val="0"/>
          <w:marBottom w:val="0"/>
          <w:divBdr>
            <w:top w:val="none" w:sz="0" w:space="0" w:color="auto"/>
            <w:left w:val="none" w:sz="0" w:space="0" w:color="auto"/>
            <w:bottom w:val="none" w:sz="0" w:space="0" w:color="auto"/>
            <w:right w:val="none" w:sz="0" w:space="0" w:color="auto"/>
          </w:divBdr>
        </w:div>
        <w:div w:id="213271883">
          <w:marLeft w:val="640"/>
          <w:marRight w:val="0"/>
          <w:marTop w:val="0"/>
          <w:marBottom w:val="0"/>
          <w:divBdr>
            <w:top w:val="none" w:sz="0" w:space="0" w:color="auto"/>
            <w:left w:val="none" w:sz="0" w:space="0" w:color="auto"/>
            <w:bottom w:val="none" w:sz="0" w:space="0" w:color="auto"/>
            <w:right w:val="none" w:sz="0" w:space="0" w:color="auto"/>
          </w:divBdr>
        </w:div>
        <w:div w:id="1807549355">
          <w:marLeft w:val="640"/>
          <w:marRight w:val="0"/>
          <w:marTop w:val="0"/>
          <w:marBottom w:val="0"/>
          <w:divBdr>
            <w:top w:val="none" w:sz="0" w:space="0" w:color="auto"/>
            <w:left w:val="none" w:sz="0" w:space="0" w:color="auto"/>
            <w:bottom w:val="none" w:sz="0" w:space="0" w:color="auto"/>
            <w:right w:val="none" w:sz="0" w:space="0" w:color="auto"/>
          </w:divBdr>
        </w:div>
        <w:div w:id="1390304181">
          <w:marLeft w:val="640"/>
          <w:marRight w:val="0"/>
          <w:marTop w:val="0"/>
          <w:marBottom w:val="0"/>
          <w:divBdr>
            <w:top w:val="none" w:sz="0" w:space="0" w:color="auto"/>
            <w:left w:val="none" w:sz="0" w:space="0" w:color="auto"/>
            <w:bottom w:val="none" w:sz="0" w:space="0" w:color="auto"/>
            <w:right w:val="none" w:sz="0" w:space="0" w:color="auto"/>
          </w:divBdr>
        </w:div>
        <w:div w:id="1486438186">
          <w:marLeft w:val="640"/>
          <w:marRight w:val="0"/>
          <w:marTop w:val="0"/>
          <w:marBottom w:val="0"/>
          <w:divBdr>
            <w:top w:val="none" w:sz="0" w:space="0" w:color="auto"/>
            <w:left w:val="none" w:sz="0" w:space="0" w:color="auto"/>
            <w:bottom w:val="none" w:sz="0" w:space="0" w:color="auto"/>
            <w:right w:val="none" w:sz="0" w:space="0" w:color="auto"/>
          </w:divBdr>
        </w:div>
        <w:div w:id="1522888245">
          <w:marLeft w:val="640"/>
          <w:marRight w:val="0"/>
          <w:marTop w:val="0"/>
          <w:marBottom w:val="0"/>
          <w:divBdr>
            <w:top w:val="none" w:sz="0" w:space="0" w:color="auto"/>
            <w:left w:val="none" w:sz="0" w:space="0" w:color="auto"/>
            <w:bottom w:val="none" w:sz="0" w:space="0" w:color="auto"/>
            <w:right w:val="none" w:sz="0" w:space="0" w:color="auto"/>
          </w:divBdr>
        </w:div>
        <w:div w:id="2136214250">
          <w:marLeft w:val="640"/>
          <w:marRight w:val="0"/>
          <w:marTop w:val="0"/>
          <w:marBottom w:val="0"/>
          <w:divBdr>
            <w:top w:val="none" w:sz="0" w:space="0" w:color="auto"/>
            <w:left w:val="none" w:sz="0" w:space="0" w:color="auto"/>
            <w:bottom w:val="none" w:sz="0" w:space="0" w:color="auto"/>
            <w:right w:val="none" w:sz="0" w:space="0" w:color="auto"/>
          </w:divBdr>
        </w:div>
        <w:div w:id="1230072804">
          <w:marLeft w:val="640"/>
          <w:marRight w:val="0"/>
          <w:marTop w:val="0"/>
          <w:marBottom w:val="0"/>
          <w:divBdr>
            <w:top w:val="none" w:sz="0" w:space="0" w:color="auto"/>
            <w:left w:val="none" w:sz="0" w:space="0" w:color="auto"/>
            <w:bottom w:val="none" w:sz="0" w:space="0" w:color="auto"/>
            <w:right w:val="none" w:sz="0" w:space="0" w:color="auto"/>
          </w:divBdr>
        </w:div>
        <w:div w:id="1038824338">
          <w:marLeft w:val="640"/>
          <w:marRight w:val="0"/>
          <w:marTop w:val="0"/>
          <w:marBottom w:val="0"/>
          <w:divBdr>
            <w:top w:val="none" w:sz="0" w:space="0" w:color="auto"/>
            <w:left w:val="none" w:sz="0" w:space="0" w:color="auto"/>
            <w:bottom w:val="none" w:sz="0" w:space="0" w:color="auto"/>
            <w:right w:val="none" w:sz="0" w:space="0" w:color="auto"/>
          </w:divBdr>
        </w:div>
        <w:div w:id="2010714379">
          <w:marLeft w:val="640"/>
          <w:marRight w:val="0"/>
          <w:marTop w:val="0"/>
          <w:marBottom w:val="0"/>
          <w:divBdr>
            <w:top w:val="none" w:sz="0" w:space="0" w:color="auto"/>
            <w:left w:val="none" w:sz="0" w:space="0" w:color="auto"/>
            <w:bottom w:val="none" w:sz="0" w:space="0" w:color="auto"/>
            <w:right w:val="none" w:sz="0" w:space="0" w:color="auto"/>
          </w:divBdr>
        </w:div>
        <w:div w:id="1824155257">
          <w:marLeft w:val="640"/>
          <w:marRight w:val="0"/>
          <w:marTop w:val="0"/>
          <w:marBottom w:val="0"/>
          <w:divBdr>
            <w:top w:val="none" w:sz="0" w:space="0" w:color="auto"/>
            <w:left w:val="none" w:sz="0" w:space="0" w:color="auto"/>
            <w:bottom w:val="none" w:sz="0" w:space="0" w:color="auto"/>
            <w:right w:val="none" w:sz="0" w:space="0" w:color="auto"/>
          </w:divBdr>
        </w:div>
        <w:div w:id="1159540041">
          <w:marLeft w:val="640"/>
          <w:marRight w:val="0"/>
          <w:marTop w:val="0"/>
          <w:marBottom w:val="0"/>
          <w:divBdr>
            <w:top w:val="none" w:sz="0" w:space="0" w:color="auto"/>
            <w:left w:val="none" w:sz="0" w:space="0" w:color="auto"/>
            <w:bottom w:val="none" w:sz="0" w:space="0" w:color="auto"/>
            <w:right w:val="none" w:sz="0" w:space="0" w:color="auto"/>
          </w:divBdr>
        </w:div>
        <w:div w:id="1564172002">
          <w:marLeft w:val="640"/>
          <w:marRight w:val="0"/>
          <w:marTop w:val="0"/>
          <w:marBottom w:val="0"/>
          <w:divBdr>
            <w:top w:val="none" w:sz="0" w:space="0" w:color="auto"/>
            <w:left w:val="none" w:sz="0" w:space="0" w:color="auto"/>
            <w:bottom w:val="none" w:sz="0" w:space="0" w:color="auto"/>
            <w:right w:val="none" w:sz="0" w:space="0" w:color="auto"/>
          </w:divBdr>
        </w:div>
      </w:divsChild>
    </w:div>
    <w:div w:id="790242641">
      <w:bodyDiv w:val="1"/>
      <w:marLeft w:val="0"/>
      <w:marRight w:val="0"/>
      <w:marTop w:val="0"/>
      <w:marBottom w:val="0"/>
      <w:divBdr>
        <w:top w:val="none" w:sz="0" w:space="0" w:color="auto"/>
        <w:left w:val="none" w:sz="0" w:space="0" w:color="auto"/>
        <w:bottom w:val="none" w:sz="0" w:space="0" w:color="auto"/>
        <w:right w:val="none" w:sz="0" w:space="0" w:color="auto"/>
      </w:divBdr>
      <w:divsChild>
        <w:div w:id="456871249">
          <w:marLeft w:val="640"/>
          <w:marRight w:val="0"/>
          <w:marTop w:val="0"/>
          <w:marBottom w:val="0"/>
          <w:divBdr>
            <w:top w:val="none" w:sz="0" w:space="0" w:color="auto"/>
            <w:left w:val="none" w:sz="0" w:space="0" w:color="auto"/>
            <w:bottom w:val="none" w:sz="0" w:space="0" w:color="auto"/>
            <w:right w:val="none" w:sz="0" w:space="0" w:color="auto"/>
          </w:divBdr>
        </w:div>
        <w:div w:id="1072775102">
          <w:marLeft w:val="640"/>
          <w:marRight w:val="0"/>
          <w:marTop w:val="0"/>
          <w:marBottom w:val="0"/>
          <w:divBdr>
            <w:top w:val="none" w:sz="0" w:space="0" w:color="auto"/>
            <w:left w:val="none" w:sz="0" w:space="0" w:color="auto"/>
            <w:bottom w:val="none" w:sz="0" w:space="0" w:color="auto"/>
            <w:right w:val="none" w:sz="0" w:space="0" w:color="auto"/>
          </w:divBdr>
        </w:div>
        <w:div w:id="2081360919">
          <w:marLeft w:val="640"/>
          <w:marRight w:val="0"/>
          <w:marTop w:val="0"/>
          <w:marBottom w:val="0"/>
          <w:divBdr>
            <w:top w:val="none" w:sz="0" w:space="0" w:color="auto"/>
            <w:left w:val="none" w:sz="0" w:space="0" w:color="auto"/>
            <w:bottom w:val="none" w:sz="0" w:space="0" w:color="auto"/>
            <w:right w:val="none" w:sz="0" w:space="0" w:color="auto"/>
          </w:divBdr>
        </w:div>
        <w:div w:id="1560285406">
          <w:marLeft w:val="640"/>
          <w:marRight w:val="0"/>
          <w:marTop w:val="0"/>
          <w:marBottom w:val="0"/>
          <w:divBdr>
            <w:top w:val="none" w:sz="0" w:space="0" w:color="auto"/>
            <w:left w:val="none" w:sz="0" w:space="0" w:color="auto"/>
            <w:bottom w:val="none" w:sz="0" w:space="0" w:color="auto"/>
            <w:right w:val="none" w:sz="0" w:space="0" w:color="auto"/>
          </w:divBdr>
        </w:div>
        <w:div w:id="869562529">
          <w:marLeft w:val="640"/>
          <w:marRight w:val="0"/>
          <w:marTop w:val="0"/>
          <w:marBottom w:val="0"/>
          <w:divBdr>
            <w:top w:val="none" w:sz="0" w:space="0" w:color="auto"/>
            <w:left w:val="none" w:sz="0" w:space="0" w:color="auto"/>
            <w:bottom w:val="none" w:sz="0" w:space="0" w:color="auto"/>
            <w:right w:val="none" w:sz="0" w:space="0" w:color="auto"/>
          </w:divBdr>
        </w:div>
        <w:div w:id="1366558521">
          <w:marLeft w:val="640"/>
          <w:marRight w:val="0"/>
          <w:marTop w:val="0"/>
          <w:marBottom w:val="0"/>
          <w:divBdr>
            <w:top w:val="none" w:sz="0" w:space="0" w:color="auto"/>
            <w:left w:val="none" w:sz="0" w:space="0" w:color="auto"/>
            <w:bottom w:val="none" w:sz="0" w:space="0" w:color="auto"/>
            <w:right w:val="none" w:sz="0" w:space="0" w:color="auto"/>
          </w:divBdr>
        </w:div>
        <w:div w:id="327951957">
          <w:marLeft w:val="640"/>
          <w:marRight w:val="0"/>
          <w:marTop w:val="0"/>
          <w:marBottom w:val="0"/>
          <w:divBdr>
            <w:top w:val="none" w:sz="0" w:space="0" w:color="auto"/>
            <w:left w:val="none" w:sz="0" w:space="0" w:color="auto"/>
            <w:bottom w:val="none" w:sz="0" w:space="0" w:color="auto"/>
            <w:right w:val="none" w:sz="0" w:space="0" w:color="auto"/>
          </w:divBdr>
        </w:div>
        <w:div w:id="711803942">
          <w:marLeft w:val="640"/>
          <w:marRight w:val="0"/>
          <w:marTop w:val="0"/>
          <w:marBottom w:val="0"/>
          <w:divBdr>
            <w:top w:val="none" w:sz="0" w:space="0" w:color="auto"/>
            <w:left w:val="none" w:sz="0" w:space="0" w:color="auto"/>
            <w:bottom w:val="none" w:sz="0" w:space="0" w:color="auto"/>
            <w:right w:val="none" w:sz="0" w:space="0" w:color="auto"/>
          </w:divBdr>
        </w:div>
        <w:div w:id="226651978">
          <w:marLeft w:val="640"/>
          <w:marRight w:val="0"/>
          <w:marTop w:val="0"/>
          <w:marBottom w:val="0"/>
          <w:divBdr>
            <w:top w:val="none" w:sz="0" w:space="0" w:color="auto"/>
            <w:left w:val="none" w:sz="0" w:space="0" w:color="auto"/>
            <w:bottom w:val="none" w:sz="0" w:space="0" w:color="auto"/>
            <w:right w:val="none" w:sz="0" w:space="0" w:color="auto"/>
          </w:divBdr>
        </w:div>
        <w:div w:id="435910846">
          <w:marLeft w:val="640"/>
          <w:marRight w:val="0"/>
          <w:marTop w:val="0"/>
          <w:marBottom w:val="0"/>
          <w:divBdr>
            <w:top w:val="none" w:sz="0" w:space="0" w:color="auto"/>
            <w:left w:val="none" w:sz="0" w:space="0" w:color="auto"/>
            <w:bottom w:val="none" w:sz="0" w:space="0" w:color="auto"/>
            <w:right w:val="none" w:sz="0" w:space="0" w:color="auto"/>
          </w:divBdr>
        </w:div>
        <w:div w:id="1137259516">
          <w:marLeft w:val="640"/>
          <w:marRight w:val="0"/>
          <w:marTop w:val="0"/>
          <w:marBottom w:val="0"/>
          <w:divBdr>
            <w:top w:val="none" w:sz="0" w:space="0" w:color="auto"/>
            <w:left w:val="none" w:sz="0" w:space="0" w:color="auto"/>
            <w:bottom w:val="none" w:sz="0" w:space="0" w:color="auto"/>
            <w:right w:val="none" w:sz="0" w:space="0" w:color="auto"/>
          </w:divBdr>
        </w:div>
        <w:div w:id="1946494441">
          <w:marLeft w:val="640"/>
          <w:marRight w:val="0"/>
          <w:marTop w:val="0"/>
          <w:marBottom w:val="0"/>
          <w:divBdr>
            <w:top w:val="none" w:sz="0" w:space="0" w:color="auto"/>
            <w:left w:val="none" w:sz="0" w:space="0" w:color="auto"/>
            <w:bottom w:val="none" w:sz="0" w:space="0" w:color="auto"/>
            <w:right w:val="none" w:sz="0" w:space="0" w:color="auto"/>
          </w:divBdr>
        </w:div>
        <w:div w:id="2059863692">
          <w:marLeft w:val="640"/>
          <w:marRight w:val="0"/>
          <w:marTop w:val="0"/>
          <w:marBottom w:val="0"/>
          <w:divBdr>
            <w:top w:val="none" w:sz="0" w:space="0" w:color="auto"/>
            <w:left w:val="none" w:sz="0" w:space="0" w:color="auto"/>
            <w:bottom w:val="none" w:sz="0" w:space="0" w:color="auto"/>
            <w:right w:val="none" w:sz="0" w:space="0" w:color="auto"/>
          </w:divBdr>
        </w:div>
        <w:div w:id="1135639159">
          <w:marLeft w:val="640"/>
          <w:marRight w:val="0"/>
          <w:marTop w:val="0"/>
          <w:marBottom w:val="0"/>
          <w:divBdr>
            <w:top w:val="none" w:sz="0" w:space="0" w:color="auto"/>
            <w:left w:val="none" w:sz="0" w:space="0" w:color="auto"/>
            <w:bottom w:val="none" w:sz="0" w:space="0" w:color="auto"/>
            <w:right w:val="none" w:sz="0" w:space="0" w:color="auto"/>
          </w:divBdr>
        </w:div>
        <w:div w:id="1223639283">
          <w:marLeft w:val="640"/>
          <w:marRight w:val="0"/>
          <w:marTop w:val="0"/>
          <w:marBottom w:val="0"/>
          <w:divBdr>
            <w:top w:val="none" w:sz="0" w:space="0" w:color="auto"/>
            <w:left w:val="none" w:sz="0" w:space="0" w:color="auto"/>
            <w:bottom w:val="none" w:sz="0" w:space="0" w:color="auto"/>
            <w:right w:val="none" w:sz="0" w:space="0" w:color="auto"/>
          </w:divBdr>
        </w:div>
        <w:div w:id="1140726722">
          <w:marLeft w:val="640"/>
          <w:marRight w:val="0"/>
          <w:marTop w:val="0"/>
          <w:marBottom w:val="0"/>
          <w:divBdr>
            <w:top w:val="none" w:sz="0" w:space="0" w:color="auto"/>
            <w:left w:val="none" w:sz="0" w:space="0" w:color="auto"/>
            <w:bottom w:val="none" w:sz="0" w:space="0" w:color="auto"/>
            <w:right w:val="none" w:sz="0" w:space="0" w:color="auto"/>
          </w:divBdr>
        </w:div>
        <w:div w:id="1853642636">
          <w:marLeft w:val="640"/>
          <w:marRight w:val="0"/>
          <w:marTop w:val="0"/>
          <w:marBottom w:val="0"/>
          <w:divBdr>
            <w:top w:val="none" w:sz="0" w:space="0" w:color="auto"/>
            <w:left w:val="none" w:sz="0" w:space="0" w:color="auto"/>
            <w:bottom w:val="none" w:sz="0" w:space="0" w:color="auto"/>
            <w:right w:val="none" w:sz="0" w:space="0" w:color="auto"/>
          </w:divBdr>
        </w:div>
        <w:div w:id="798842173">
          <w:marLeft w:val="640"/>
          <w:marRight w:val="0"/>
          <w:marTop w:val="0"/>
          <w:marBottom w:val="0"/>
          <w:divBdr>
            <w:top w:val="none" w:sz="0" w:space="0" w:color="auto"/>
            <w:left w:val="none" w:sz="0" w:space="0" w:color="auto"/>
            <w:bottom w:val="none" w:sz="0" w:space="0" w:color="auto"/>
            <w:right w:val="none" w:sz="0" w:space="0" w:color="auto"/>
          </w:divBdr>
        </w:div>
        <w:div w:id="193619995">
          <w:marLeft w:val="640"/>
          <w:marRight w:val="0"/>
          <w:marTop w:val="0"/>
          <w:marBottom w:val="0"/>
          <w:divBdr>
            <w:top w:val="none" w:sz="0" w:space="0" w:color="auto"/>
            <w:left w:val="none" w:sz="0" w:space="0" w:color="auto"/>
            <w:bottom w:val="none" w:sz="0" w:space="0" w:color="auto"/>
            <w:right w:val="none" w:sz="0" w:space="0" w:color="auto"/>
          </w:divBdr>
        </w:div>
        <w:div w:id="116991425">
          <w:marLeft w:val="640"/>
          <w:marRight w:val="0"/>
          <w:marTop w:val="0"/>
          <w:marBottom w:val="0"/>
          <w:divBdr>
            <w:top w:val="none" w:sz="0" w:space="0" w:color="auto"/>
            <w:left w:val="none" w:sz="0" w:space="0" w:color="auto"/>
            <w:bottom w:val="none" w:sz="0" w:space="0" w:color="auto"/>
            <w:right w:val="none" w:sz="0" w:space="0" w:color="auto"/>
          </w:divBdr>
        </w:div>
        <w:div w:id="24794719">
          <w:marLeft w:val="640"/>
          <w:marRight w:val="0"/>
          <w:marTop w:val="0"/>
          <w:marBottom w:val="0"/>
          <w:divBdr>
            <w:top w:val="none" w:sz="0" w:space="0" w:color="auto"/>
            <w:left w:val="none" w:sz="0" w:space="0" w:color="auto"/>
            <w:bottom w:val="none" w:sz="0" w:space="0" w:color="auto"/>
            <w:right w:val="none" w:sz="0" w:space="0" w:color="auto"/>
          </w:divBdr>
        </w:div>
        <w:div w:id="587151428">
          <w:marLeft w:val="640"/>
          <w:marRight w:val="0"/>
          <w:marTop w:val="0"/>
          <w:marBottom w:val="0"/>
          <w:divBdr>
            <w:top w:val="none" w:sz="0" w:space="0" w:color="auto"/>
            <w:left w:val="none" w:sz="0" w:space="0" w:color="auto"/>
            <w:bottom w:val="none" w:sz="0" w:space="0" w:color="auto"/>
            <w:right w:val="none" w:sz="0" w:space="0" w:color="auto"/>
          </w:divBdr>
        </w:div>
        <w:div w:id="370687033">
          <w:marLeft w:val="640"/>
          <w:marRight w:val="0"/>
          <w:marTop w:val="0"/>
          <w:marBottom w:val="0"/>
          <w:divBdr>
            <w:top w:val="none" w:sz="0" w:space="0" w:color="auto"/>
            <w:left w:val="none" w:sz="0" w:space="0" w:color="auto"/>
            <w:bottom w:val="none" w:sz="0" w:space="0" w:color="auto"/>
            <w:right w:val="none" w:sz="0" w:space="0" w:color="auto"/>
          </w:divBdr>
        </w:div>
        <w:div w:id="2116442007">
          <w:marLeft w:val="640"/>
          <w:marRight w:val="0"/>
          <w:marTop w:val="0"/>
          <w:marBottom w:val="0"/>
          <w:divBdr>
            <w:top w:val="none" w:sz="0" w:space="0" w:color="auto"/>
            <w:left w:val="none" w:sz="0" w:space="0" w:color="auto"/>
            <w:bottom w:val="none" w:sz="0" w:space="0" w:color="auto"/>
            <w:right w:val="none" w:sz="0" w:space="0" w:color="auto"/>
          </w:divBdr>
        </w:div>
        <w:div w:id="1321740201">
          <w:marLeft w:val="640"/>
          <w:marRight w:val="0"/>
          <w:marTop w:val="0"/>
          <w:marBottom w:val="0"/>
          <w:divBdr>
            <w:top w:val="none" w:sz="0" w:space="0" w:color="auto"/>
            <w:left w:val="none" w:sz="0" w:space="0" w:color="auto"/>
            <w:bottom w:val="none" w:sz="0" w:space="0" w:color="auto"/>
            <w:right w:val="none" w:sz="0" w:space="0" w:color="auto"/>
          </w:divBdr>
        </w:div>
        <w:div w:id="198974975">
          <w:marLeft w:val="640"/>
          <w:marRight w:val="0"/>
          <w:marTop w:val="0"/>
          <w:marBottom w:val="0"/>
          <w:divBdr>
            <w:top w:val="none" w:sz="0" w:space="0" w:color="auto"/>
            <w:left w:val="none" w:sz="0" w:space="0" w:color="auto"/>
            <w:bottom w:val="none" w:sz="0" w:space="0" w:color="auto"/>
            <w:right w:val="none" w:sz="0" w:space="0" w:color="auto"/>
          </w:divBdr>
        </w:div>
        <w:div w:id="1253509597">
          <w:marLeft w:val="640"/>
          <w:marRight w:val="0"/>
          <w:marTop w:val="0"/>
          <w:marBottom w:val="0"/>
          <w:divBdr>
            <w:top w:val="none" w:sz="0" w:space="0" w:color="auto"/>
            <w:left w:val="none" w:sz="0" w:space="0" w:color="auto"/>
            <w:bottom w:val="none" w:sz="0" w:space="0" w:color="auto"/>
            <w:right w:val="none" w:sz="0" w:space="0" w:color="auto"/>
          </w:divBdr>
        </w:div>
        <w:div w:id="2121487175">
          <w:marLeft w:val="640"/>
          <w:marRight w:val="0"/>
          <w:marTop w:val="0"/>
          <w:marBottom w:val="0"/>
          <w:divBdr>
            <w:top w:val="none" w:sz="0" w:space="0" w:color="auto"/>
            <w:left w:val="none" w:sz="0" w:space="0" w:color="auto"/>
            <w:bottom w:val="none" w:sz="0" w:space="0" w:color="auto"/>
            <w:right w:val="none" w:sz="0" w:space="0" w:color="auto"/>
          </w:divBdr>
        </w:div>
        <w:div w:id="1778910646">
          <w:marLeft w:val="640"/>
          <w:marRight w:val="0"/>
          <w:marTop w:val="0"/>
          <w:marBottom w:val="0"/>
          <w:divBdr>
            <w:top w:val="none" w:sz="0" w:space="0" w:color="auto"/>
            <w:left w:val="none" w:sz="0" w:space="0" w:color="auto"/>
            <w:bottom w:val="none" w:sz="0" w:space="0" w:color="auto"/>
            <w:right w:val="none" w:sz="0" w:space="0" w:color="auto"/>
          </w:divBdr>
        </w:div>
        <w:div w:id="473252859">
          <w:marLeft w:val="640"/>
          <w:marRight w:val="0"/>
          <w:marTop w:val="0"/>
          <w:marBottom w:val="0"/>
          <w:divBdr>
            <w:top w:val="none" w:sz="0" w:space="0" w:color="auto"/>
            <w:left w:val="none" w:sz="0" w:space="0" w:color="auto"/>
            <w:bottom w:val="none" w:sz="0" w:space="0" w:color="auto"/>
            <w:right w:val="none" w:sz="0" w:space="0" w:color="auto"/>
          </w:divBdr>
        </w:div>
        <w:div w:id="180437916">
          <w:marLeft w:val="640"/>
          <w:marRight w:val="0"/>
          <w:marTop w:val="0"/>
          <w:marBottom w:val="0"/>
          <w:divBdr>
            <w:top w:val="none" w:sz="0" w:space="0" w:color="auto"/>
            <w:left w:val="none" w:sz="0" w:space="0" w:color="auto"/>
            <w:bottom w:val="none" w:sz="0" w:space="0" w:color="auto"/>
            <w:right w:val="none" w:sz="0" w:space="0" w:color="auto"/>
          </w:divBdr>
        </w:div>
        <w:div w:id="1477720321">
          <w:marLeft w:val="640"/>
          <w:marRight w:val="0"/>
          <w:marTop w:val="0"/>
          <w:marBottom w:val="0"/>
          <w:divBdr>
            <w:top w:val="none" w:sz="0" w:space="0" w:color="auto"/>
            <w:left w:val="none" w:sz="0" w:space="0" w:color="auto"/>
            <w:bottom w:val="none" w:sz="0" w:space="0" w:color="auto"/>
            <w:right w:val="none" w:sz="0" w:space="0" w:color="auto"/>
          </w:divBdr>
        </w:div>
        <w:div w:id="21128531">
          <w:marLeft w:val="640"/>
          <w:marRight w:val="0"/>
          <w:marTop w:val="0"/>
          <w:marBottom w:val="0"/>
          <w:divBdr>
            <w:top w:val="none" w:sz="0" w:space="0" w:color="auto"/>
            <w:left w:val="none" w:sz="0" w:space="0" w:color="auto"/>
            <w:bottom w:val="none" w:sz="0" w:space="0" w:color="auto"/>
            <w:right w:val="none" w:sz="0" w:space="0" w:color="auto"/>
          </w:divBdr>
        </w:div>
        <w:div w:id="1223371820">
          <w:marLeft w:val="640"/>
          <w:marRight w:val="0"/>
          <w:marTop w:val="0"/>
          <w:marBottom w:val="0"/>
          <w:divBdr>
            <w:top w:val="none" w:sz="0" w:space="0" w:color="auto"/>
            <w:left w:val="none" w:sz="0" w:space="0" w:color="auto"/>
            <w:bottom w:val="none" w:sz="0" w:space="0" w:color="auto"/>
            <w:right w:val="none" w:sz="0" w:space="0" w:color="auto"/>
          </w:divBdr>
        </w:div>
        <w:div w:id="502476578">
          <w:marLeft w:val="640"/>
          <w:marRight w:val="0"/>
          <w:marTop w:val="0"/>
          <w:marBottom w:val="0"/>
          <w:divBdr>
            <w:top w:val="none" w:sz="0" w:space="0" w:color="auto"/>
            <w:left w:val="none" w:sz="0" w:space="0" w:color="auto"/>
            <w:bottom w:val="none" w:sz="0" w:space="0" w:color="auto"/>
            <w:right w:val="none" w:sz="0" w:space="0" w:color="auto"/>
          </w:divBdr>
        </w:div>
        <w:div w:id="1191069311">
          <w:marLeft w:val="640"/>
          <w:marRight w:val="0"/>
          <w:marTop w:val="0"/>
          <w:marBottom w:val="0"/>
          <w:divBdr>
            <w:top w:val="none" w:sz="0" w:space="0" w:color="auto"/>
            <w:left w:val="none" w:sz="0" w:space="0" w:color="auto"/>
            <w:bottom w:val="none" w:sz="0" w:space="0" w:color="auto"/>
            <w:right w:val="none" w:sz="0" w:space="0" w:color="auto"/>
          </w:divBdr>
        </w:div>
        <w:div w:id="340007890">
          <w:marLeft w:val="640"/>
          <w:marRight w:val="0"/>
          <w:marTop w:val="0"/>
          <w:marBottom w:val="0"/>
          <w:divBdr>
            <w:top w:val="none" w:sz="0" w:space="0" w:color="auto"/>
            <w:left w:val="none" w:sz="0" w:space="0" w:color="auto"/>
            <w:bottom w:val="none" w:sz="0" w:space="0" w:color="auto"/>
            <w:right w:val="none" w:sz="0" w:space="0" w:color="auto"/>
          </w:divBdr>
        </w:div>
        <w:div w:id="1560168300">
          <w:marLeft w:val="640"/>
          <w:marRight w:val="0"/>
          <w:marTop w:val="0"/>
          <w:marBottom w:val="0"/>
          <w:divBdr>
            <w:top w:val="none" w:sz="0" w:space="0" w:color="auto"/>
            <w:left w:val="none" w:sz="0" w:space="0" w:color="auto"/>
            <w:bottom w:val="none" w:sz="0" w:space="0" w:color="auto"/>
            <w:right w:val="none" w:sz="0" w:space="0" w:color="auto"/>
          </w:divBdr>
        </w:div>
        <w:div w:id="332337357">
          <w:marLeft w:val="640"/>
          <w:marRight w:val="0"/>
          <w:marTop w:val="0"/>
          <w:marBottom w:val="0"/>
          <w:divBdr>
            <w:top w:val="none" w:sz="0" w:space="0" w:color="auto"/>
            <w:left w:val="none" w:sz="0" w:space="0" w:color="auto"/>
            <w:bottom w:val="none" w:sz="0" w:space="0" w:color="auto"/>
            <w:right w:val="none" w:sz="0" w:space="0" w:color="auto"/>
          </w:divBdr>
        </w:div>
        <w:div w:id="585923651">
          <w:marLeft w:val="640"/>
          <w:marRight w:val="0"/>
          <w:marTop w:val="0"/>
          <w:marBottom w:val="0"/>
          <w:divBdr>
            <w:top w:val="none" w:sz="0" w:space="0" w:color="auto"/>
            <w:left w:val="none" w:sz="0" w:space="0" w:color="auto"/>
            <w:bottom w:val="none" w:sz="0" w:space="0" w:color="auto"/>
            <w:right w:val="none" w:sz="0" w:space="0" w:color="auto"/>
          </w:divBdr>
        </w:div>
        <w:div w:id="1263029664">
          <w:marLeft w:val="640"/>
          <w:marRight w:val="0"/>
          <w:marTop w:val="0"/>
          <w:marBottom w:val="0"/>
          <w:divBdr>
            <w:top w:val="none" w:sz="0" w:space="0" w:color="auto"/>
            <w:left w:val="none" w:sz="0" w:space="0" w:color="auto"/>
            <w:bottom w:val="none" w:sz="0" w:space="0" w:color="auto"/>
            <w:right w:val="none" w:sz="0" w:space="0" w:color="auto"/>
          </w:divBdr>
        </w:div>
        <w:div w:id="62486750">
          <w:marLeft w:val="640"/>
          <w:marRight w:val="0"/>
          <w:marTop w:val="0"/>
          <w:marBottom w:val="0"/>
          <w:divBdr>
            <w:top w:val="none" w:sz="0" w:space="0" w:color="auto"/>
            <w:left w:val="none" w:sz="0" w:space="0" w:color="auto"/>
            <w:bottom w:val="none" w:sz="0" w:space="0" w:color="auto"/>
            <w:right w:val="none" w:sz="0" w:space="0" w:color="auto"/>
          </w:divBdr>
        </w:div>
        <w:div w:id="111094076">
          <w:marLeft w:val="640"/>
          <w:marRight w:val="0"/>
          <w:marTop w:val="0"/>
          <w:marBottom w:val="0"/>
          <w:divBdr>
            <w:top w:val="none" w:sz="0" w:space="0" w:color="auto"/>
            <w:left w:val="none" w:sz="0" w:space="0" w:color="auto"/>
            <w:bottom w:val="none" w:sz="0" w:space="0" w:color="auto"/>
            <w:right w:val="none" w:sz="0" w:space="0" w:color="auto"/>
          </w:divBdr>
        </w:div>
        <w:div w:id="45566543">
          <w:marLeft w:val="640"/>
          <w:marRight w:val="0"/>
          <w:marTop w:val="0"/>
          <w:marBottom w:val="0"/>
          <w:divBdr>
            <w:top w:val="none" w:sz="0" w:space="0" w:color="auto"/>
            <w:left w:val="none" w:sz="0" w:space="0" w:color="auto"/>
            <w:bottom w:val="none" w:sz="0" w:space="0" w:color="auto"/>
            <w:right w:val="none" w:sz="0" w:space="0" w:color="auto"/>
          </w:divBdr>
        </w:div>
        <w:div w:id="1245991749">
          <w:marLeft w:val="640"/>
          <w:marRight w:val="0"/>
          <w:marTop w:val="0"/>
          <w:marBottom w:val="0"/>
          <w:divBdr>
            <w:top w:val="none" w:sz="0" w:space="0" w:color="auto"/>
            <w:left w:val="none" w:sz="0" w:space="0" w:color="auto"/>
            <w:bottom w:val="none" w:sz="0" w:space="0" w:color="auto"/>
            <w:right w:val="none" w:sz="0" w:space="0" w:color="auto"/>
          </w:divBdr>
        </w:div>
        <w:div w:id="811675745">
          <w:marLeft w:val="640"/>
          <w:marRight w:val="0"/>
          <w:marTop w:val="0"/>
          <w:marBottom w:val="0"/>
          <w:divBdr>
            <w:top w:val="none" w:sz="0" w:space="0" w:color="auto"/>
            <w:left w:val="none" w:sz="0" w:space="0" w:color="auto"/>
            <w:bottom w:val="none" w:sz="0" w:space="0" w:color="auto"/>
            <w:right w:val="none" w:sz="0" w:space="0" w:color="auto"/>
          </w:divBdr>
        </w:div>
        <w:div w:id="209731746">
          <w:marLeft w:val="640"/>
          <w:marRight w:val="0"/>
          <w:marTop w:val="0"/>
          <w:marBottom w:val="0"/>
          <w:divBdr>
            <w:top w:val="none" w:sz="0" w:space="0" w:color="auto"/>
            <w:left w:val="none" w:sz="0" w:space="0" w:color="auto"/>
            <w:bottom w:val="none" w:sz="0" w:space="0" w:color="auto"/>
            <w:right w:val="none" w:sz="0" w:space="0" w:color="auto"/>
          </w:divBdr>
        </w:div>
        <w:div w:id="265768649">
          <w:marLeft w:val="640"/>
          <w:marRight w:val="0"/>
          <w:marTop w:val="0"/>
          <w:marBottom w:val="0"/>
          <w:divBdr>
            <w:top w:val="none" w:sz="0" w:space="0" w:color="auto"/>
            <w:left w:val="none" w:sz="0" w:space="0" w:color="auto"/>
            <w:bottom w:val="none" w:sz="0" w:space="0" w:color="auto"/>
            <w:right w:val="none" w:sz="0" w:space="0" w:color="auto"/>
          </w:divBdr>
        </w:div>
        <w:div w:id="576522481">
          <w:marLeft w:val="640"/>
          <w:marRight w:val="0"/>
          <w:marTop w:val="0"/>
          <w:marBottom w:val="0"/>
          <w:divBdr>
            <w:top w:val="none" w:sz="0" w:space="0" w:color="auto"/>
            <w:left w:val="none" w:sz="0" w:space="0" w:color="auto"/>
            <w:bottom w:val="none" w:sz="0" w:space="0" w:color="auto"/>
            <w:right w:val="none" w:sz="0" w:space="0" w:color="auto"/>
          </w:divBdr>
        </w:div>
        <w:div w:id="1513961">
          <w:marLeft w:val="640"/>
          <w:marRight w:val="0"/>
          <w:marTop w:val="0"/>
          <w:marBottom w:val="0"/>
          <w:divBdr>
            <w:top w:val="none" w:sz="0" w:space="0" w:color="auto"/>
            <w:left w:val="none" w:sz="0" w:space="0" w:color="auto"/>
            <w:bottom w:val="none" w:sz="0" w:space="0" w:color="auto"/>
            <w:right w:val="none" w:sz="0" w:space="0" w:color="auto"/>
          </w:divBdr>
        </w:div>
        <w:div w:id="2118672176">
          <w:marLeft w:val="640"/>
          <w:marRight w:val="0"/>
          <w:marTop w:val="0"/>
          <w:marBottom w:val="0"/>
          <w:divBdr>
            <w:top w:val="none" w:sz="0" w:space="0" w:color="auto"/>
            <w:left w:val="none" w:sz="0" w:space="0" w:color="auto"/>
            <w:bottom w:val="none" w:sz="0" w:space="0" w:color="auto"/>
            <w:right w:val="none" w:sz="0" w:space="0" w:color="auto"/>
          </w:divBdr>
        </w:div>
        <w:div w:id="1795252140">
          <w:marLeft w:val="640"/>
          <w:marRight w:val="0"/>
          <w:marTop w:val="0"/>
          <w:marBottom w:val="0"/>
          <w:divBdr>
            <w:top w:val="none" w:sz="0" w:space="0" w:color="auto"/>
            <w:left w:val="none" w:sz="0" w:space="0" w:color="auto"/>
            <w:bottom w:val="none" w:sz="0" w:space="0" w:color="auto"/>
            <w:right w:val="none" w:sz="0" w:space="0" w:color="auto"/>
          </w:divBdr>
        </w:div>
        <w:div w:id="1915624907">
          <w:marLeft w:val="640"/>
          <w:marRight w:val="0"/>
          <w:marTop w:val="0"/>
          <w:marBottom w:val="0"/>
          <w:divBdr>
            <w:top w:val="none" w:sz="0" w:space="0" w:color="auto"/>
            <w:left w:val="none" w:sz="0" w:space="0" w:color="auto"/>
            <w:bottom w:val="none" w:sz="0" w:space="0" w:color="auto"/>
            <w:right w:val="none" w:sz="0" w:space="0" w:color="auto"/>
          </w:divBdr>
        </w:div>
        <w:div w:id="2007241365">
          <w:marLeft w:val="640"/>
          <w:marRight w:val="0"/>
          <w:marTop w:val="0"/>
          <w:marBottom w:val="0"/>
          <w:divBdr>
            <w:top w:val="none" w:sz="0" w:space="0" w:color="auto"/>
            <w:left w:val="none" w:sz="0" w:space="0" w:color="auto"/>
            <w:bottom w:val="none" w:sz="0" w:space="0" w:color="auto"/>
            <w:right w:val="none" w:sz="0" w:space="0" w:color="auto"/>
          </w:divBdr>
        </w:div>
        <w:div w:id="1920601799">
          <w:marLeft w:val="640"/>
          <w:marRight w:val="0"/>
          <w:marTop w:val="0"/>
          <w:marBottom w:val="0"/>
          <w:divBdr>
            <w:top w:val="none" w:sz="0" w:space="0" w:color="auto"/>
            <w:left w:val="none" w:sz="0" w:space="0" w:color="auto"/>
            <w:bottom w:val="none" w:sz="0" w:space="0" w:color="auto"/>
            <w:right w:val="none" w:sz="0" w:space="0" w:color="auto"/>
          </w:divBdr>
        </w:div>
        <w:div w:id="1867712354">
          <w:marLeft w:val="640"/>
          <w:marRight w:val="0"/>
          <w:marTop w:val="0"/>
          <w:marBottom w:val="0"/>
          <w:divBdr>
            <w:top w:val="none" w:sz="0" w:space="0" w:color="auto"/>
            <w:left w:val="none" w:sz="0" w:space="0" w:color="auto"/>
            <w:bottom w:val="none" w:sz="0" w:space="0" w:color="auto"/>
            <w:right w:val="none" w:sz="0" w:space="0" w:color="auto"/>
          </w:divBdr>
        </w:div>
        <w:div w:id="1428041108">
          <w:marLeft w:val="640"/>
          <w:marRight w:val="0"/>
          <w:marTop w:val="0"/>
          <w:marBottom w:val="0"/>
          <w:divBdr>
            <w:top w:val="none" w:sz="0" w:space="0" w:color="auto"/>
            <w:left w:val="none" w:sz="0" w:space="0" w:color="auto"/>
            <w:bottom w:val="none" w:sz="0" w:space="0" w:color="auto"/>
            <w:right w:val="none" w:sz="0" w:space="0" w:color="auto"/>
          </w:divBdr>
        </w:div>
        <w:div w:id="436295780">
          <w:marLeft w:val="640"/>
          <w:marRight w:val="0"/>
          <w:marTop w:val="0"/>
          <w:marBottom w:val="0"/>
          <w:divBdr>
            <w:top w:val="none" w:sz="0" w:space="0" w:color="auto"/>
            <w:left w:val="none" w:sz="0" w:space="0" w:color="auto"/>
            <w:bottom w:val="none" w:sz="0" w:space="0" w:color="auto"/>
            <w:right w:val="none" w:sz="0" w:space="0" w:color="auto"/>
          </w:divBdr>
        </w:div>
        <w:div w:id="701975634">
          <w:marLeft w:val="640"/>
          <w:marRight w:val="0"/>
          <w:marTop w:val="0"/>
          <w:marBottom w:val="0"/>
          <w:divBdr>
            <w:top w:val="none" w:sz="0" w:space="0" w:color="auto"/>
            <w:left w:val="none" w:sz="0" w:space="0" w:color="auto"/>
            <w:bottom w:val="none" w:sz="0" w:space="0" w:color="auto"/>
            <w:right w:val="none" w:sz="0" w:space="0" w:color="auto"/>
          </w:divBdr>
        </w:div>
        <w:div w:id="215746136">
          <w:marLeft w:val="640"/>
          <w:marRight w:val="0"/>
          <w:marTop w:val="0"/>
          <w:marBottom w:val="0"/>
          <w:divBdr>
            <w:top w:val="none" w:sz="0" w:space="0" w:color="auto"/>
            <w:left w:val="none" w:sz="0" w:space="0" w:color="auto"/>
            <w:bottom w:val="none" w:sz="0" w:space="0" w:color="auto"/>
            <w:right w:val="none" w:sz="0" w:space="0" w:color="auto"/>
          </w:divBdr>
        </w:div>
        <w:div w:id="1981298618">
          <w:marLeft w:val="640"/>
          <w:marRight w:val="0"/>
          <w:marTop w:val="0"/>
          <w:marBottom w:val="0"/>
          <w:divBdr>
            <w:top w:val="none" w:sz="0" w:space="0" w:color="auto"/>
            <w:left w:val="none" w:sz="0" w:space="0" w:color="auto"/>
            <w:bottom w:val="none" w:sz="0" w:space="0" w:color="auto"/>
            <w:right w:val="none" w:sz="0" w:space="0" w:color="auto"/>
          </w:divBdr>
        </w:div>
        <w:div w:id="1764569174">
          <w:marLeft w:val="640"/>
          <w:marRight w:val="0"/>
          <w:marTop w:val="0"/>
          <w:marBottom w:val="0"/>
          <w:divBdr>
            <w:top w:val="none" w:sz="0" w:space="0" w:color="auto"/>
            <w:left w:val="none" w:sz="0" w:space="0" w:color="auto"/>
            <w:bottom w:val="none" w:sz="0" w:space="0" w:color="auto"/>
            <w:right w:val="none" w:sz="0" w:space="0" w:color="auto"/>
          </w:divBdr>
        </w:div>
        <w:div w:id="1777754827">
          <w:marLeft w:val="640"/>
          <w:marRight w:val="0"/>
          <w:marTop w:val="0"/>
          <w:marBottom w:val="0"/>
          <w:divBdr>
            <w:top w:val="none" w:sz="0" w:space="0" w:color="auto"/>
            <w:left w:val="none" w:sz="0" w:space="0" w:color="auto"/>
            <w:bottom w:val="none" w:sz="0" w:space="0" w:color="auto"/>
            <w:right w:val="none" w:sz="0" w:space="0" w:color="auto"/>
          </w:divBdr>
        </w:div>
        <w:div w:id="466825317">
          <w:marLeft w:val="640"/>
          <w:marRight w:val="0"/>
          <w:marTop w:val="0"/>
          <w:marBottom w:val="0"/>
          <w:divBdr>
            <w:top w:val="none" w:sz="0" w:space="0" w:color="auto"/>
            <w:left w:val="none" w:sz="0" w:space="0" w:color="auto"/>
            <w:bottom w:val="none" w:sz="0" w:space="0" w:color="auto"/>
            <w:right w:val="none" w:sz="0" w:space="0" w:color="auto"/>
          </w:divBdr>
        </w:div>
        <w:div w:id="779757421">
          <w:marLeft w:val="640"/>
          <w:marRight w:val="0"/>
          <w:marTop w:val="0"/>
          <w:marBottom w:val="0"/>
          <w:divBdr>
            <w:top w:val="none" w:sz="0" w:space="0" w:color="auto"/>
            <w:left w:val="none" w:sz="0" w:space="0" w:color="auto"/>
            <w:bottom w:val="none" w:sz="0" w:space="0" w:color="auto"/>
            <w:right w:val="none" w:sz="0" w:space="0" w:color="auto"/>
          </w:divBdr>
        </w:div>
        <w:div w:id="620495706">
          <w:marLeft w:val="640"/>
          <w:marRight w:val="0"/>
          <w:marTop w:val="0"/>
          <w:marBottom w:val="0"/>
          <w:divBdr>
            <w:top w:val="none" w:sz="0" w:space="0" w:color="auto"/>
            <w:left w:val="none" w:sz="0" w:space="0" w:color="auto"/>
            <w:bottom w:val="none" w:sz="0" w:space="0" w:color="auto"/>
            <w:right w:val="none" w:sz="0" w:space="0" w:color="auto"/>
          </w:divBdr>
        </w:div>
        <w:div w:id="288972083">
          <w:marLeft w:val="640"/>
          <w:marRight w:val="0"/>
          <w:marTop w:val="0"/>
          <w:marBottom w:val="0"/>
          <w:divBdr>
            <w:top w:val="none" w:sz="0" w:space="0" w:color="auto"/>
            <w:left w:val="none" w:sz="0" w:space="0" w:color="auto"/>
            <w:bottom w:val="none" w:sz="0" w:space="0" w:color="auto"/>
            <w:right w:val="none" w:sz="0" w:space="0" w:color="auto"/>
          </w:divBdr>
        </w:div>
        <w:div w:id="443580387">
          <w:marLeft w:val="640"/>
          <w:marRight w:val="0"/>
          <w:marTop w:val="0"/>
          <w:marBottom w:val="0"/>
          <w:divBdr>
            <w:top w:val="none" w:sz="0" w:space="0" w:color="auto"/>
            <w:left w:val="none" w:sz="0" w:space="0" w:color="auto"/>
            <w:bottom w:val="none" w:sz="0" w:space="0" w:color="auto"/>
            <w:right w:val="none" w:sz="0" w:space="0" w:color="auto"/>
          </w:divBdr>
        </w:div>
        <w:div w:id="1415780670">
          <w:marLeft w:val="640"/>
          <w:marRight w:val="0"/>
          <w:marTop w:val="0"/>
          <w:marBottom w:val="0"/>
          <w:divBdr>
            <w:top w:val="none" w:sz="0" w:space="0" w:color="auto"/>
            <w:left w:val="none" w:sz="0" w:space="0" w:color="auto"/>
            <w:bottom w:val="none" w:sz="0" w:space="0" w:color="auto"/>
            <w:right w:val="none" w:sz="0" w:space="0" w:color="auto"/>
          </w:divBdr>
        </w:div>
        <w:div w:id="1609001297">
          <w:marLeft w:val="640"/>
          <w:marRight w:val="0"/>
          <w:marTop w:val="0"/>
          <w:marBottom w:val="0"/>
          <w:divBdr>
            <w:top w:val="none" w:sz="0" w:space="0" w:color="auto"/>
            <w:left w:val="none" w:sz="0" w:space="0" w:color="auto"/>
            <w:bottom w:val="none" w:sz="0" w:space="0" w:color="auto"/>
            <w:right w:val="none" w:sz="0" w:space="0" w:color="auto"/>
          </w:divBdr>
        </w:div>
        <w:div w:id="2018730085">
          <w:marLeft w:val="640"/>
          <w:marRight w:val="0"/>
          <w:marTop w:val="0"/>
          <w:marBottom w:val="0"/>
          <w:divBdr>
            <w:top w:val="none" w:sz="0" w:space="0" w:color="auto"/>
            <w:left w:val="none" w:sz="0" w:space="0" w:color="auto"/>
            <w:bottom w:val="none" w:sz="0" w:space="0" w:color="auto"/>
            <w:right w:val="none" w:sz="0" w:space="0" w:color="auto"/>
          </w:divBdr>
        </w:div>
        <w:div w:id="401028825">
          <w:marLeft w:val="640"/>
          <w:marRight w:val="0"/>
          <w:marTop w:val="0"/>
          <w:marBottom w:val="0"/>
          <w:divBdr>
            <w:top w:val="none" w:sz="0" w:space="0" w:color="auto"/>
            <w:left w:val="none" w:sz="0" w:space="0" w:color="auto"/>
            <w:bottom w:val="none" w:sz="0" w:space="0" w:color="auto"/>
            <w:right w:val="none" w:sz="0" w:space="0" w:color="auto"/>
          </w:divBdr>
        </w:div>
        <w:div w:id="817261261">
          <w:marLeft w:val="640"/>
          <w:marRight w:val="0"/>
          <w:marTop w:val="0"/>
          <w:marBottom w:val="0"/>
          <w:divBdr>
            <w:top w:val="none" w:sz="0" w:space="0" w:color="auto"/>
            <w:left w:val="none" w:sz="0" w:space="0" w:color="auto"/>
            <w:bottom w:val="none" w:sz="0" w:space="0" w:color="auto"/>
            <w:right w:val="none" w:sz="0" w:space="0" w:color="auto"/>
          </w:divBdr>
        </w:div>
        <w:div w:id="1766728911">
          <w:marLeft w:val="640"/>
          <w:marRight w:val="0"/>
          <w:marTop w:val="0"/>
          <w:marBottom w:val="0"/>
          <w:divBdr>
            <w:top w:val="none" w:sz="0" w:space="0" w:color="auto"/>
            <w:left w:val="none" w:sz="0" w:space="0" w:color="auto"/>
            <w:bottom w:val="none" w:sz="0" w:space="0" w:color="auto"/>
            <w:right w:val="none" w:sz="0" w:space="0" w:color="auto"/>
          </w:divBdr>
        </w:div>
        <w:div w:id="596254014">
          <w:marLeft w:val="640"/>
          <w:marRight w:val="0"/>
          <w:marTop w:val="0"/>
          <w:marBottom w:val="0"/>
          <w:divBdr>
            <w:top w:val="none" w:sz="0" w:space="0" w:color="auto"/>
            <w:left w:val="none" w:sz="0" w:space="0" w:color="auto"/>
            <w:bottom w:val="none" w:sz="0" w:space="0" w:color="auto"/>
            <w:right w:val="none" w:sz="0" w:space="0" w:color="auto"/>
          </w:divBdr>
        </w:div>
        <w:div w:id="1847666592">
          <w:marLeft w:val="640"/>
          <w:marRight w:val="0"/>
          <w:marTop w:val="0"/>
          <w:marBottom w:val="0"/>
          <w:divBdr>
            <w:top w:val="none" w:sz="0" w:space="0" w:color="auto"/>
            <w:left w:val="none" w:sz="0" w:space="0" w:color="auto"/>
            <w:bottom w:val="none" w:sz="0" w:space="0" w:color="auto"/>
            <w:right w:val="none" w:sz="0" w:space="0" w:color="auto"/>
          </w:divBdr>
        </w:div>
        <w:div w:id="661813834">
          <w:marLeft w:val="640"/>
          <w:marRight w:val="0"/>
          <w:marTop w:val="0"/>
          <w:marBottom w:val="0"/>
          <w:divBdr>
            <w:top w:val="none" w:sz="0" w:space="0" w:color="auto"/>
            <w:left w:val="none" w:sz="0" w:space="0" w:color="auto"/>
            <w:bottom w:val="none" w:sz="0" w:space="0" w:color="auto"/>
            <w:right w:val="none" w:sz="0" w:space="0" w:color="auto"/>
          </w:divBdr>
        </w:div>
        <w:div w:id="550188191">
          <w:marLeft w:val="640"/>
          <w:marRight w:val="0"/>
          <w:marTop w:val="0"/>
          <w:marBottom w:val="0"/>
          <w:divBdr>
            <w:top w:val="none" w:sz="0" w:space="0" w:color="auto"/>
            <w:left w:val="none" w:sz="0" w:space="0" w:color="auto"/>
            <w:bottom w:val="none" w:sz="0" w:space="0" w:color="auto"/>
            <w:right w:val="none" w:sz="0" w:space="0" w:color="auto"/>
          </w:divBdr>
        </w:div>
        <w:div w:id="1606691977">
          <w:marLeft w:val="640"/>
          <w:marRight w:val="0"/>
          <w:marTop w:val="0"/>
          <w:marBottom w:val="0"/>
          <w:divBdr>
            <w:top w:val="none" w:sz="0" w:space="0" w:color="auto"/>
            <w:left w:val="none" w:sz="0" w:space="0" w:color="auto"/>
            <w:bottom w:val="none" w:sz="0" w:space="0" w:color="auto"/>
            <w:right w:val="none" w:sz="0" w:space="0" w:color="auto"/>
          </w:divBdr>
        </w:div>
        <w:div w:id="652298542">
          <w:marLeft w:val="640"/>
          <w:marRight w:val="0"/>
          <w:marTop w:val="0"/>
          <w:marBottom w:val="0"/>
          <w:divBdr>
            <w:top w:val="none" w:sz="0" w:space="0" w:color="auto"/>
            <w:left w:val="none" w:sz="0" w:space="0" w:color="auto"/>
            <w:bottom w:val="none" w:sz="0" w:space="0" w:color="auto"/>
            <w:right w:val="none" w:sz="0" w:space="0" w:color="auto"/>
          </w:divBdr>
        </w:div>
        <w:div w:id="42758972">
          <w:marLeft w:val="640"/>
          <w:marRight w:val="0"/>
          <w:marTop w:val="0"/>
          <w:marBottom w:val="0"/>
          <w:divBdr>
            <w:top w:val="none" w:sz="0" w:space="0" w:color="auto"/>
            <w:left w:val="none" w:sz="0" w:space="0" w:color="auto"/>
            <w:bottom w:val="none" w:sz="0" w:space="0" w:color="auto"/>
            <w:right w:val="none" w:sz="0" w:space="0" w:color="auto"/>
          </w:divBdr>
        </w:div>
        <w:div w:id="1793286748">
          <w:marLeft w:val="640"/>
          <w:marRight w:val="0"/>
          <w:marTop w:val="0"/>
          <w:marBottom w:val="0"/>
          <w:divBdr>
            <w:top w:val="none" w:sz="0" w:space="0" w:color="auto"/>
            <w:left w:val="none" w:sz="0" w:space="0" w:color="auto"/>
            <w:bottom w:val="none" w:sz="0" w:space="0" w:color="auto"/>
            <w:right w:val="none" w:sz="0" w:space="0" w:color="auto"/>
          </w:divBdr>
        </w:div>
        <w:div w:id="294793722">
          <w:marLeft w:val="640"/>
          <w:marRight w:val="0"/>
          <w:marTop w:val="0"/>
          <w:marBottom w:val="0"/>
          <w:divBdr>
            <w:top w:val="none" w:sz="0" w:space="0" w:color="auto"/>
            <w:left w:val="none" w:sz="0" w:space="0" w:color="auto"/>
            <w:bottom w:val="none" w:sz="0" w:space="0" w:color="auto"/>
            <w:right w:val="none" w:sz="0" w:space="0" w:color="auto"/>
          </w:divBdr>
        </w:div>
        <w:div w:id="1798796089">
          <w:marLeft w:val="640"/>
          <w:marRight w:val="0"/>
          <w:marTop w:val="0"/>
          <w:marBottom w:val="0"/>
          <w:divBdr>
            <w:top w:val="none" w:sz="0" w:space="0" w:color="auto"/>
            <w:left w:val="none" w:sz="0" w:space="0" w:color="auto"/>
            <w:bottom w:val="none" w:sz="0" w:space="0" w:color="auto"/>
            <w:right w:val="none" w:sz="0" w:space="0" w:color="auto"/>
          </w:divBdr>
        </w:div>
        <w:div w:id="1859734292">
          <w:marLeft w:val="640"/>
          <w:marRight w:val="0"/>
          <w:marTop w:val="0"/>
          <w:marBottom w:val="0"/>
          <w:divBdr>
            <w:top w:val="none" w:sz="0" w:space="0" w:color="auto"/>
            <w:left w:val="none" w:sz="0" w:space="0" w:color="auto"/>
            <w:bottom w:val="none" w:sz="0" w:space="0" w:color="auto"/>
            <w:right w:val="none" w:sz="0" w:space="0" w:color="auto"/>
          </w:divBdr>
        </w:div>
        <w:div w:id="1377698790">
          <w:marLeft w:val="640"/>
          <w:marRight w:val="0"/>
          <w:marTop w:val="0"/>
          <w:marBottom w:val="0"/>
          <w:divBdr>
            <w:top w:val="none" w:sz="0" w:space="0" w:color="auto"/>
            <w:left w:val="none" w:sz="0" w:space="0" w:color="auto"/>
            <w:bottom w:val="none" w:sz="0" w:space="0" w:color="auto"/>
            <w:right w:val="none" w:sz="0" w:space="0" w:color="auto"/>
          </w:divBdr>
        </w:div>
        <w:div w:id="173423682">
          <w:marLeft w:val="640"/>
          <w:marRight w:val="0"/>
          <w:marTop w:val="0"/>
          <w:marBottom w:val="0"/>
          <w:divBdr>
            <w:top w:val="none" w:sz="0" w:space="0" w:color="auto"/>
            <w:left w:val="none" w:sz="0" w:space="0" w:color="auto"/>
            <w:bottom w:val="none" w:sz="0" w:space="0" w:color="auto"/>
            <w:right w:val="none" w:sz="0" w:space="0" w:color="auto"/>
          </w:divBdr>
        </w:div>
        <w:div w:id="1063871686">
          <w:marLeft w:val="640"/>
          <w:marRight w:val="0"/>
          <w:marTop w:val="0"/>
          <w:marBottom w:val="0"/>
          <w:divBdr>
            <w:top w:val="none" w:sz="0" w:space="0" w:color="auto"/>
            <w:left w:val="none" w:sz="0" w:space="0" w:color="auto"/>
            <w:bottom w:val="none" w:sz="0" w:space="0" w:color="auto"/>
            <w:right w:val="none" w:sz="0" w:space="0" w:color="auto"/>
          </w:divBdr>
        </w:div>
        <w:div w:id="650406193">
          <w:marLeft w:val="640"/>
          <w:marRight w:val="0"/>
          <w:marTop w:val="0"/>
          <w:marBottom w:val="0"/>
          <w:divBdr>
            <w:top w:val="none" w:sz="0" w:space="0" w:color="auto"/>
            <w:left w:val="none" w:sz="0" w:space="0" w:color="auto"/>
            <w:bottom w:val="none" w:sz="0" w:space="0" w:color="auto"/>
            <w:right w:val="none" w:sz="0" w:space="0" w:color="auto"/>
          </w:divBdr>
        </w:div>
        <w:div w:id="434328409">
          <w:marLeft w:val="640"/>
          <w:marRight w:val="0"/>
          <w:marTop w:val="0"/>
          <w:marBottom w:val="0"/>
          <w:divBdr>
            <w:top w:val="none" w:sz="0" w:space="0" w:color="auto"/>
            <w:left w:val="none" w:sz="0" w:space="0" w:color="auto"/>
            <w:bottom w:val="none" w:sz="0" w:space="0" w:color="auto"/>
            <w:right w:val="none" w:sz="0" w:space="0" w:color="auto"/>
          </w:divBdr>
        </w:div>
        <w:div w:id="397559962">
          <w:marLeft w:val="640"/>
          <w:marRight w:val="0"/>
          <w:marTop w:val="0"/>
          <w:marBottom w:val="0"/>
          <w:divBdr>
            <w:top w:val="none" w:sz="0" w:space="0" w:color="auto"/>
            <w:left w:val="none" w:sz="0" w:space="0" w:color="auto"/>
            <w:bottom w:val="none" w:sz="0" w:space="0" w:color="auto"/>
            <w:right w:val="none" w:sz="0" w:space="0" w:color="auto"/>
          </w:divBdr>
        </w:div>
        <w:div w:id="1738504430">
          <w:marLeft w:val="640"/>
          <w:marRight w:val="0"/>
          <w:marTop w:val="0"/>
          <w:marBottom w:val="0"/>
          <w:divBdr>
            <w:top w:val="none" w:sz="0" w:space="0" w:color="auto"/>
            <w:left w:val="none" w:sz="0" w:space="0" w:color="auto"/>
            <w:bottom w:val="none" w:sz="0" w:space="0" w:color="auto"/>
            <w:right w:val="none" w:sz="0" w:space="0" w:color="auto"/>
          </w:divBdr>
        </w:div>
        <w:div w:id="2133018476">
          <w:marLeft w:val="640"/>
          <w:marRight w:val="0"/>
          <w:marTop w:val="0"/>
          <w:marBottom w:val="0"/>
          <w:divBdr>
            <w:top w:val="none" w:sz="0" w:space="0" w:color="auto"/>
            <w:left w:val="none" w:sz="0" w:space="0" w:color="auto"/>
            <w:bottom w:val="none" w:sz="0" w:space="0" w:color="auto"/>
            <w:right w:val="none" w:sz="0" w:space="0" w:color="auto"/>
          </w:divBdr>
        </w:div>
        <w:div w:id="445006962">
          <w:marLeft w:val="640"/>
          <w:marRight w:val="0"/>
          <w:marTop w:val="0"/>
          <w:marBottom w:val="0"/>
          <w:divBdr>
            <w:top w:val="none" w:sz="0" w:space="0" w:color="auto"/>
            <w:left w:val="none" w:sz="0" w:space="0" w:color="auto"/>
            <w:bottom w:val="none" w:sz="0" w:space="0" w:color="auto"/>
            <w:right w:val="none" w:sz="0" w:space="0" w:color="auto"/>
          </w:divBdr>
        </w:div>
        <w:div w:id="1519002133">
          <w:marLeft w:val="640"/>
          <w:marRight w:val="0"/>
          <w:marTop w:val="0"/>
          <w:marBottom w:val="0"/>
          <w:divBdr>
            <w:top w:val="none" w:sz="0" w:space="0" w:color="auto"/>
            <w:left w:val="none" w:sz="0" w:space="0" w:color="auto"/>
            <w:bottom w:val="none" w:sz="0" w:space="0" w:color="auto"/>
            <w:right w:val="none" w:sz="0" w:space="0" w:color="auto"/>
          </w:divBdr>
        </w:div>
        <w:div w:id="201092706">
          <w:marLeft w:val="640"/>
          <w:marRight w:val="0"/>
          <w:marTop w:val="0"/>
          <w:marBottom w:val="0"/>
          <w:divBdr>
            <w:top w:val="none" w:sz="0" w:space="0" w:color="auto"/>
            <w:left w:val="none" w:sz="0" w:space="0" w:color="auto"/>
            <w:bottom w:val="none" w:sz="0" w:space="0" w:color="auto"/>
            <w:right w:val="none" w:sz="0" w:space="0" w:color="auto"/>
          </w:divBdr>
        </w:div>
        <w:div w:id="1600792318">
          <w:marLeft w:val="640"/>
          <w:marRight w:val="0"/>
          <w:marTop w:val="0"/>
          <w:marBottom w:val="0"/>
          <w:divBdr>
            <w:top w:val="none" w:sz="0" w:space="0" w:color="auto"/>
            <w:left w:val="none" w:sz="0" w:space="0" w:color="auto"/>
            <w:bottom w:val="none" w:sz="0" w:space="0" w:color="auto"/>
            <w:right w:val="none" w:sz="0" w:space="0" w:color="auto"/>
          </w:divBdr>
        </w:div>
        <w:div w:id="2145419105">
          <w:marLeft w:val="640"/>
          <w:marRight w:val="0"/>
          <w:marTop w:val="0"/>
          <w:marBottom w:val="0"/>
          <w:divBdr>
            <w:top w:val="none" w:sz="0" w:space="0" w:color="auto"/>
            <w:left w:val="none" w:sz="0" w:space="0" w:color="auto"/>
            <w:bottom w:val="none" w:sz="0" w:space="0" w:color="auto"/>
            <w:right w:val="none" w:sz="0" w:space="0" w:color="auto"/>
          </w:divBdr>
        </w:div>
        <w:div w:id="1573271451">
          <w:marLeft w:val="640"/>
          <w:marRight w:val="0"/>
          <w:marTop w:val="0"/>
          <w:marBottom w:val="0"/>
          <w:divBdr>
            <w:top w:val="none" w:sz="0" w:space="0" w:color="auto"/>
            <w:left w:val="none" w:sz="0" w:space="0" w:color="auto"/>
            <w:bottom w:val="none" w:sz="0" w:space="0" w:color="auto"/>
            <w:right w:val="none" w:sz="0" w:space="0" w:color="auto"/>
          </w:divBdr>
        </w:div>
        <w:div w:id="1509907877">
          <w:marLeft w:val="640"/>
          <w:marRight w:val="0"/>
          <w:marTop w:val="0"/>
          <w:marBottom w:val="0"/>
          <w:divBdr>
            <w:top w:val="none" w:sz="0" w:space="0" w:color="auto"/>
            <w:left w:val="none" w:sz="0" w:space="0" w:color="auto"/>
            <w:bottom w:val="none" w:sz="0" w:space="0" w:color="auto"/>
            <w:right w:val="none" w:sz="0" w:space="0" w:color="auto"/>
          </w:divBdr>
        </w:div>
        <w:div w:id="815150444">
          <w:marLeft w:val="640"/>
          <w:marRight w:val="0"/>
          <w:marTop w:val="0"/>
          <w:marBottom w:val="0"/>
          <w:divBdr>
            <w:top w:val="none" w:sz="0" w:space="0" w:color="auto"/>
            <w:left w:val="none" w:sz="0" w:space="0" w:color="auto"/>
            <w:bottom w:val="none" w:sz="0" w:space="0" w:color="auto"/>
            <w:right w:val="none" w:sz="0" w:space="0" w:color="auto"/>
          </w:divBdr>
        </w:div>
        <w:div w:id="90246262">
          <w:marLeft w:val="640"/>
          <w:marRight w:val="0"/>
          <w:marTop w:val="0"/>
          <w:marBottom w:val="0"/>
          <w:divBdr>
            <w:top w:val="none" w:sz="0" w:space="0" w:color="auto"/>
            <w:left w:val="none" w:sz="0" w:space="0" w:color="auto"/>
            <w:bottom w:val="none" w:sz="0" w:space="0" w:color="auto"/>
            <w:right w:val="none" w:sz="0" w:space="0" w:color="auto"/>
          </w:divBdr>
        </w:div>
        <w:div w:id="89353837">
          <w:marLeft w:val="640"/>
          <w:marRight w:val="0"/>
          <w:marTop w:val="0"/>
          <w:marBottom w:val="0"/>
          <w:divBdr>
            <w:top w:val="none" w:sz="0" w:space="0" w:color="auto"/>
            <w:left w:val="none" w:sz="0" w:space="0" w:color="auto"/>
            <w:bottom w:val="none" w:sz="0" w:space="0" w:color="auto"/>
            <w:right w:val="none" w:sz="0" w:space="0" w:color="auto"/>
          </w:divBdr>
        </w:div>
        <w:div w:id="1801222275">
          <w:marLeft w:val="640"/>
          <w:marRight w:val="0"/>
          <w:marTop w:val="0"/>
          <w:marBottom w:val="0"/>
          <w:divBdr>
            <w:top w:val="none" w:sz="0" w:space="0" w:color="auto"/>
            <w:left w:val="none" w:sz="0" w:space="0" w:color="auto"/>
            <w:bottom w:val="none" w:sz="0" w:space="0" w:color="auto"/>
            <w:right w:val="none" w:sz="0" w:space="0" w:color="auto"/>
          </w:divBdr>
        </w:div>
        <w:div w:id="1452942597">
          <w:marLeft w:val="640"/>
          <w:marRight w:val="0"/>
          <w:marTop w:val="0"/>
          <w:marBottom w:val="0"/>
          <w:divBdr>
            <w:top w:val="none" w:sz="0" w:space="0" w:color="auto"/>
            <w:left w:val="none" w:sz="0" w:space="0" w:color="auto"/>
            <w:bottom w:val="none" w:sz="0" w:space="0" w:color="auto"/>
            <w:right w:val="none" w:sz="0" w:space="0" w:color="auto"/>
          </w:divBdr>
        </w:div>
        <w:div w:id="1043090528">
          <w:marLeft w:val="640"/>
          <w:marRight w:val="0"/>
          <w:marTop w:val="0"/>
          <w:marBottom w:val="0"/>
          <w:divBdr>
            <w:top w:val="none" w:sz="0" w:space="0" w:color="auto"/>
            <w:left w:val="none" w:sz="0" w:space="0" w:color="auto"/>
            <w:bottom w:val="none" w:sz="0" w:space="0" w:color="auto"/>
            <w:right w:val="none" w:sz="0" w:space="0" w:color="auto"/>
          </w:divBdr>
        </w:div>
        <w:div w:id="568349622">
          <w:marLeft w:val="640"/>
          <w:marRight w:val="0"/>
          <w:marTop w:val="0"/>
          <w:marBottom w:val="0"/>
          <w:divBdr>
            <w:top w:val="none" w:sz="0" w:space="0" w:color="auto"/>
            <w:left w:val="none" w:sz="0" w:space="0" w:color="auto"/>
            <w:bottom w:val="none" w:sz="0" w:space="0" w:color="auto"/>
            <w:right w:val="none" w:sz="0" w:space="0" w:color="auto"/>
          </w:divBdr>
        </w:div>
        <w:div w:id="256059269">
          <w:marLeft w:val="640"/>
          <w:marRight w:val="0"/>
          <w:marTop w:val="0"/>
          <w:marBottom w:val="0"/>
          <w:divBdr>
            <w:top w:val="none" w:sz="0" w:space="0" w:color="auto"/>
            <w:left w:val="none" w:sz="0" w:space="0" w:color="auto"/>
            <w:bottom w:val="none" w:sz="0" w:space="0" w:color="auto"/>
            <w:right w:val="none" w:sz="0" w:space="0" w:color="auto"/>
          </w:divBdr>
        </w:div>
        <w:div w:id="974875565">
          <w:marLeft w:val="640"/>
          <w:marRight w:val="0"/>
          <w:marTop w:val="0"/>
          <w:marBottom w:val="0"/>
          <w:divBdr>
            <w:top w:val="none" w:sz="0" w:space="0" w:color="auto"/>
            <w:left w:val="none" w:sz="0" w:space="0" w:color="auto"/>
            <w:bottom w:val="none" w:sz="0" w:space="0" w:color="auto"/>
            <w:right w:val="none" w:sz="0" w:space="0" w:color="auto"/>
          </w:divBdr>
        </w:div>
        <w:div w:id="1864320005">
          <w:marLeft w:val="640"/>
          <w:marRight w:val="0"/>
          <w:marTop w:val="0"/>
          <w:marBottom w:val="0"/>
          <w:divBdr>
            <w:top w:val="none" w:sz="0" w:space="0" w:color="auto"/>
            <w:left w:val="none" w:sz="0" w:space="0" w:color="auto"/>
            <w:bottom w:val="none" w:sz="0" w:space="0" w:color="auto"/>
            <w:right w:val="none" w:sz="0" w:space="0" w:color="auto"/>
          </w:divBdr>
        </w:div>
        <w:div w:id="459806557">
          <w:marLeft w:val="640"/>
          <w:marRight w:val="0"/>
          <w:marTop w:val="0"/>
          <w:marBottom w:val="0"/>
          <w:divBdr>
            <w:top w:val="none" w:sz="0" w:space="0" w:color="auto"/>
            <w:left w:val="none" w:sz="0" w:space="0" w:color="auto"/>
            <w:bottom w:val="none" w:sz="0" w:space="0" w:color="auto"/>
            <w:right w:val="none" w:sz="0" w:space="0" w:color="auto"/>
          </w:divBdr>
        </w:div>
        <w:div w:id="1457020547">
          <w:marLeft w:val="640"/>
          <w:marRight w:val="0"/>
          <w:marTop w:val="0"/>
          <w:marBottom w:val="0"/>
          <w:divBdr>
            <w:top w:val="none" w:sz="0" w:space="0" w:color="auto"/>
            <w:left w:val="none" w:sz="0" w:space="0" w:color="auto"/>
            <w:bottom w:val="none" w:sz="0" w:space="0" w:color="auto"/>
            <w:right w:val="none" w:sz="0" w:space="0" w:color="auto"/>
          </w:divBdr>
        </w:div>
        <w:div w:id="1962808188">
          <w:marLeft w:val="640"/>
          <w:marRight w:val="0"/>
          <w:marTop w:val="0"/>
          <w:marBottom w:val="0"/>
          <w:divBdr>
            <w:top w:val="none" w:sz="0" w:space="0" w:color="auto"/>
            <w:left w:val="none" w:sz="0" w:space="0" w:color="auto"/>
            <w:bottom w:val="none" w:sz="0" w:space="0" w:color="auto"/>
            <w:right w:val="none" w:sz="0" w:space="0" w:color="auto"/>
          </w:divBdr>
        </w:div>
        <w:div w:id="271863582">
          <w:marLeft w:val="640"/>
          <w:marRight w:val="0"/>
          <w:marTop w:val="0"/>
          <w:marBottom w:val="0"/>
          <w:divBdr>
            <w:top w:val="none" w:sz="0" w:space="0" w:color="auto"/>
            <w:left w:val="none" w:sz="0" w:space="0" w:color="auto"/>
            <w:bottom w:val="none" w:sz="0" w:space="0" w:color="auto"/>
            <w:right w:val="none" w:sz="0" w:space="0" w:color="auto"/>
          </w:divBdr>
        </w:div>
        <w:div w:id="1523858240">
          <w:marLeft w:val="640"/>
          <w:marRight w:val="0"/>
          <w:marTop w:val="0"/>
          <w:marBottom w:val="0"/>
          <w:divBdr>
            <w:top w:val="none" w:sz="0" w:space="0" w:color="auto"/>
            <w:left w:val="none" w:sz="0" w:space="0" w:color="auto"/>
            <w:bottom w:val="none" w:sz="0" w:space="0" w:color="auto"/>
            <w:right w:val="none" w:sz="0" w:space="0" w:color="auto"/>
          </w:divBdr>
        </w:div>
        <w:div w:id="268204986">
          <w:marLeft w:val="640"/>
          <w:marRight w:val="0"/>
          <w:marTop w:val="0"/>
          <w:marBottom w:val="0"/>
          <w:divBdr>
            <w:top w:val="none" w:sz="0" w:space="0" w:color="auto"/>
            <w:left w:val="none" w:sz="0" w:space="0" w:color="auto"/>
            <w:bottom w:val="none" w:sz="0" w:space="0" w:color="auto"/>
            <w:right w:val="none" w:sz="0" w:space="0" w:color="auto"/>
          </w:divBdr>
        </w:div>
        <w:div w:id="733435850">
          <w:marLeft w:val="640"/>
          <w:marRight w:val="0"/>
          <w:marTop w:val="0"/>
          <w:marBottom w:val="0"/>
          <w:divBdr>
            <w:top w:val="none" w:sz="0" w:space="0" w:color="auto"/>
            <w:left w:val="none" w:sz="0" w:space="0" w:color="auto"/>
            <w:bottom w:val="none" w:sz="0" w:space="0" w:color="auto"/>
            <w:right w:val="none" w:sz="0" w:space="0" w:color="auto"/>
          </w:divBdr>
        </w:div>
        <w:div w:id="2079546412">
          <w:marLeft w:val="640"/>
          <w:marRight w:val="0"/>
          <w:marTop w:val="0"/>
          <w:marBottom w:val="0"/>
          <w:divBdr>
            <w:top w:val="none" w:sz="0" w:space="0" w:color="auto"/>
            <w:left w:val="none" w:sz="0" w:space="0" w:color="auto"/>
            <w:bottom w:val="none" w:sz="0" w:space="0" w:color="auto"/>
            <w:right w:val="none" w:sz="0" w:space="0" w:color="auto"/>
          </w:divBdr>
        </w:div>
        <w:div w:id="433092174">
          <w:marLeft w:val="640"/>
          <w:marRight w:val="0"/>
          <w:marTop w:val="0"/>
          <w:marBottom w:val="0"/>
          <w:divBdr>
            <w:top w:val="none" w:sz="0" w:space="0" w:color="auto"/>
            <w:left w:val="none" w:sz="0" w:space="0" w:color="auto"/>
            <w:bottom w:val="none" w:sz="0" w:space="0" w:color="auto"/>
            <w:right w:val="none" w:sz="0" w:space="0" w:color="auto"/>
          </w:divBdr>
        </w:div>
        <w:div w:id="1059670666">
          <w:marLeft w:val="640"/>
          <w:marRight w:val="0"/>
          <w:marTop w:val="0"/>
          <w:marBottom w:val="0"/>
          <w:divBdr>
            <w:top w:val="none" w:sz="0" w:space="0" w:color="auto"/>
            <w:left w:val="none" w:sz="0" w:space="0" w:color="auto"/>
            <w:bottom w:val="none" w:sz="0" w:space="0" w:color="auto"/>
            <w:right w:val="none" w:sz="0" w:space="0" w:color="auto"/>
          </w:divBdr>
        </w:div>
        <w:div w:id="971520806">
          <w:marLeft w:val="640"/>
          <w:marRight w:val="0"/>
          <w:marTop w:val="0"/>
          <w:marBottom w:val="0"/>
          <w:divBdr>
            <w:top w:val="none" w:sz="0" w:space="0" w:color="auto"/>
            <w:left w:val="none" w:sz="0" w:space="0" w:color="auto"/>
            <w:bottom w:val="none" w:sz="0" w:space="0" w:color="auto"/>
            <w:right w:val="none" w:sz="0" w:space="0" w:color="auto"/>
          </w:divBdr>
        </w:div>
        <w:div w:id="981735869">
          <w:marLeft w:val="640"/>
          <w:marRight w:val="0"/>
          <w:marTop w:val="0"/>
          <w:marBottom w:val="0"/>
          <w:divBdr>
            <w:top w:val="none" w:sz="0" w:space="0" w:color="auto"/>
            <w:left w:val="none" w:sz="0" w:space="0" w:color="auto"/>
            <w:bottom w:val="none" w:sz="0" w:space="0" w:color="auto"/>
            <w:right w:val="none" w:sz="0" w:space="0" w:color="auto"/>
          </w:divBdr>
        </w:div>
        <w:div w:id="110826436">
          <w:marLeft w:val="640"/>
          <w:marRight w:val="0"/>
          <w:marTop w:val="0"/>
          <w:marBottom w:val="0"/>
          <w:divBdr>
            <w:top w:val="none" w:sz="0" w:space="0" w:color="auto"/>
            <w:left w:val="none" w:sz="0" w:space="0" w:color="auto"/>
            <w:bottom w:val="none" w:sz="0" w:space="0" w:color="auto"/>
            <w:right w:val="none" w:sz="0" w:space="0" w:color="auto"/>
          </w:divBdr>
        </w:div>
        <w:div w:id="1588078980">
          <w:marLeft w:val="640"/>
          <w:marRight w:val="0"/>
          <w:marTop w:val="0"/>
          <w:marBottom w:val="0"/>
          <w:divBdr>
            <w:top w:val="none" w:sz="0" w:space="0" w:color="auto"/>
            <w:left w:val="none" w:sz="0" w:space="0" w:color="auto"/>
            <w:bottom w:val="none" w:sz="0" w:space="0" w:color="auto"/>
            <w:right w:val="none" w:sz="0" w:space="0" w:color="auto"/>
          </w:divBdr>
        </w:div>
      </w:divsChild>
    </w:div>
    <w:div w:id="793789274">
      <w:bodyDiv w:val="1"/>
      <w:marLeft w:val="0"/>
      <w:marRight w:val="0"/>
      <w:marTop w:val="0"/>
      <w:marBottom w:val="0"/>
      <w:divBdr>
        <w:top w:val="none" w:sz="0" w:space="0" w:color="auto"/>
        <w:left w:val="none" w:sz="0" w:space="0" w:color="auto"/>
        <w:bottom w:val="none" w:sz="0" w:space="0" w:color="auto"/>
        <w:right w:val="none" w:sz="0" w:space="0" w:color="auto"/>
      </w:divBdr>
      <w:divsChild>
        <w:div w:id="912591955">
          <w:marLeft w:val="640"/>
          <w:marRight w:val="0"/>
          <w:marTop w:val="0"/>
          <w:marBottom w:val="0"/>
          <w:divBdr>
            <w:top w:val="none" w:sz="0" w:space="0" w:color="auto"/>
            <w:left w:val="none" w:sz="0" w:space="0" w:color="auto"/>
            <w:bottom w:val="none" w:sz="0" w:space="0" w:color="auto"/>
            <w:right w:val="none" w:sz="0" w:space="0" w:color="auto"/>
          </w:divBdr>
        </w:div>
        <w:div w:id="1562859638">
          <w:marLeft w:val="640"/>
          <w:marRight w:val="0"/>
          <w:marTop w:val="0"/>
          <w:marBottom w:val="0"/>
          <w:divBdr>
            <w:top w:val="none" w:sz="0" w:space="0" w:color="auto"/>
            <w:left w:val="none" w:sz="0" w:space="0" w:color="auto"/>
            <w:bottom w:val="none" w:sz="0" w:space="0" w:color="auto"/>
            <w:right w:val="none" w:sz="0" w:space="0" w:color="auto"/>
          </w:divBdr>
        </w:div>
        <w:div w:id="1317102014">
          <w:marLeft w:val="640"/>
          <w:marRight w:val="0"/>
          <w:marTop w:val="0"/>
          <w:marBottom w:val="0"/>
          <w:divBdr>
            <w:top w:val="none" w:sz="0" w:space="0" w:color="auto"/>
            <w:left w:val="none" w:sz="0" w:space="0" w:color="auto"/>
            <w:bottom w:val="none" w:sz="0" w:space="0" w:color="auto"/>
            <w:right w:val="none" w:sz="0" w:space="0" w:color="auto"/>
          </w:divBdr>
        </w:div>
        <w:div w:id="1330522033">
          <w:marLeft w:val="640"/>
          <w:marRight w:val="0"/>
          <w:marTop w:val="0"/>
          <w:marBottom w:val="0"/>
          <w:divBdr>
            <w:top w:val="none" w:sz="0" w:space="0" w:color="auto"/>
            <w:left w:val="none" w:sz="0" w:space="0" w:color="auto"/>
            <w:bottom w:val="none" w:sz="0" w:space="0" w:color="auto"/>
            <w:right w:val="none" w:sz="0" w:space="0" w:color="auto"/>
          </w:divBdr>
        </w:div>
        <w:div w:id="1364862184">
          <w:marLeft w:val="640"/>
          <w:marRight w:val="0"/>
          <w:marTop w:val="0"/>
          <w:marBottom w:val="0"/>
          <w:divBdr>
            <w:top w:val="none" w:sz="0" w:space="0" w:color="auto"/>
            <w:left w:val="none" w:sz="0" w:space="0" w:color="auto"/>
            <w:bottom w:val="none" w:sz="0" w:space="0" w:color="auto"/>
            <w:right w:val="none" w:sz="0" w:space="0" w:color="auto"/>
          </w:divBdr>
        </w:div>
        <w:div w:id="2026244629">
          <w:marLeft w:val="640"/>
          <w:marRight w:val="0"/>
          <w:marTop w:val="0"/>
          <w:marBottom w:val="0"/>
          <w:divBdr>
            <w:top w:val="none" w:sz="0" w:space="0" w:color="auto"/>
            <w:left w:val="none" w:sz="0" w:space="0" w:color="auto"/>
            <w:bottom w:val="none" w:sz="0" w:space="0" w:color="auto"/>
            <w:right w:val="none" w:sz="0" w:space="0" w:color="auto"/>
          </w:divBdr>
        </w:div>
        <w:div w:id="1245140517">
          <w:marLeft w:val="640"/>
          <w:marRight w:val="0"/>
          <w:marTop w:val="0"/>
          <w:marBottom w:val="0"/>
          <w:divBdr>
            <w:top w:val="none" w:sz="0" w:space="0" w:color="auto"/>
            <w:left w:val="none" w:sz="0" w:space="0" w:color="auto"/>
            <w:bottom w:val="none" w:sz="0" w:space="0" w:color="auto"/>
            <w:right w:val="none" w:sz="0" w:space="0" w:color="auto"/>
          </w:divBdr>
        </w:div>
        <w:div w:id="1558317432">
          <w:marLeft w:val="640"/>
          <w:marRight w:val="0"/>
          <w:marTop w:val="0"/>
          <w:marBottom w:val="0"/>
          <w:divBdr>
            <w:top w:val="none" w:sz="0" w:space="0" w:color="auto"/>
            <w:left w:val="none" w:sz="0" w:space="0" w:color="auto"/>
            <w:bottom w:val="none" w:sz="0" w:space="0" w:color="auto"/>
            <w:right w:val="none" w:sz="0" w:space="0" w:color="auto"/>
          </w:divBdr>
        </w:div>
        <w:div w:id="1195072829">
          <w:marLeft w:val="640"/>
          <w:marRight w:val="0"/>
          <w:marTop w:val="0"/>
          <w:marBottom w:val="0"/>
          <w:divBdr>
            <w:top w:val="none" w:sz="0" w:space="0" w:color="auto"/>
            <w:left w:val="none" w:sz="0" w:space="0" w:color="auto"/>
            <w:bottom w:val="none" w:sz="0" w:space="0" w:color="auto"/>
            <w:right w:val="none" w:sz="0" w:space="0" w:color="auto"/>
          </w:divBdr>
        </w:div>
        <w:div w:id="289476075">
          <w:marLeft w:val="640"/>
          <w:marRight w:val="0"/>
          <w:marTop w:val="0"/>
          <w:marBottom w:val="0"/>
          <w:divBdr>
            <w:top w:val="none" w:sz="0" w:space="0" w:color="auto"/>
            <w:left w:val="none" w:sz="0" w:space="0" w:color="auto"/>
            <w:bottom w:val="none" w:sz="0" w:space="0" w:color="auto"/>
            <w:right w:val="none" w:sz="0" w:space="0" w:color="auto"/>
          </w:divBdr>
        </w:div>
        <w:div w:id="1896577542">
          <w:marLeft w:val="640"/>
          <w:marRight w:val="0"/>
          <w:marTop w:val="0"/>
          <w:marBottom w:val="0"/>
          <w:divBdr>
            <w:top w:val="none" w:sz="0" w:space="0" w:color="auto"/>
            <w:left w:val="none" w:sz="0" w:space="0" w:color="auto"/>
            <w:bottom w:val="none" w:sz="0" w:space="0" w:color="auto"/>
            <w:right w:val="none" w:sz="0" w:space="0" w:color="auto"/>
          </w:divBdr>
        </w:div>
        <w:div w:id="1898736541">
          <w:marLeft w:val="640"/>
          <w:marRight w:val="0"/>
          <w:marTop w:val="0"/>
          <w:marBottom w:val="0"/>
          <w:divBdr>
            <w:top w:val="none" w:sz="0" w:space="0" w:color="auto"/>
            <w:left w:val="none" w:sz="0" w:space="0" w:color="auto"/>
            <w:bottom w:val="none" w:sz="0" w:space="0" w:color="auto"/>
            <w:right w:val="none" w:sz="0" w:space="0" w:color="auto"/>
          </w:divBdr>
        </w:div>
        <w:div w:id="2100322073">
          <w:marLeft w:val="640"/>
          <w:marRight w:val="0"/>
          <w:marTop w:val="0"/>
          <w:marBottom w:val="0"/>
          <w:divBdr>
            <w:top w:val="none" w:sz="0" w:space="0" w:color="auto"/>
            <w:left w:val="none" w:sz="0" w:space="0" w:color="auto"/>
            <w:bottom w:val="none" w:sz="0" w:space="0" w:color="auto"/>
            <w:right w:val="none" w:sz="0" w:space="0" w:color="auto"/>
          </w:divBdr>
        </w:div>
        <w:div w:id="1745491285">
          <w:marLeft w:val="640"/>
          <w:marRight w:val="0"/>
          <w:marTop w:val="0"/>
          <w:marBottom w:val="0"/>
          <w:divBdr>
            <w:top w:val="none" w:sz="0" w:space="0" w:color="auto"/>
            <w:left w:val="none" w:sz="0" w:space="0" w:color="auto"/>
            <w:bottom w:val="none" w:sz="0" w:space="0" w:color="auto"/>
            <w:right w:val="none" w:sz="0" w:space="0" w:color="auto"/>
          </w:divBdr>
        </w:div>
        <w:div w:id="1613898556">
          <w:marLeft w:val="640"/>
          <w:marRight w:val="0"/>
          <w:marTop w:val="0"/>
          <w:marBottom w:val="0"/>
          <w:divBdr>
            <w:top w:val="none" w:sz="0" w:space="0" w:color="auto"/>
            <w:left w:val="none" w:sz="0" w:space="0" w:color="auto"/>
            <w:bottom w:val="none" w:sz="0" w:space="0" w:color="auto"/>
            <w:right w:val="none" w:sz="0" w:space="0" w:color="auto"/>
          </w:divBdr>
        </w:div>
        <w:div w:id="1001548542">
          <w:marLeft w:val="640"/>
          <w:marRight w:val="0"/>
          <w:marTop w:val="0"/>
          <w:marBottom w:val="0"/>
          <w:divBdr>
            <w:top w:val="none" w:sz="0" w:space="0" w:color="auto"/>
            <w:left w:val="none" w:sz="0" w:space="0" w:color="auto"/>
            <w:bottom w:val="none" w:sz="0" w:space="0" w:color="auto"/>
            <w:right w:val="none" w:sz="0" w:space="0" w:color="auto"/>
          </w:divBdr>
        </w:div>
        <w:div w:id="870260288">
          <w:marLeft w:val="640"/>
          <w:marRight w:val="0"/>
          <w:marTop w:val="0"/>
          <w:marBottom w:val="0"/>
          <w:divBdr>
            <w:top w:val="none" w:sz="0" w:space="0" w:color="auto"/>
            <w:left w:val="none" w:sz="0" w:space="0" w:color="auto"/>
            <w:bottom w:val="none" w:sz="0" w:space="0" w:color="auto"/>
            <w:right w:val="none" w:sz="0" w:space="0" w:color="auto"/>
          </w:divBdr>
        </w:div>
        <w:div w:id="2118670202">
          <w:marLeft w:val="640"/>
          <w:marRight w:val="0"/>
          <w:marTop w:val="0"/>
          <w:marBottom w:val="0"/>
          <w:divBdr>
            <w:top w:val="none" w:sz="0" w:space="0" w:color="auto"/>
            <w:left w:val="none" w:sz="0" w:space="0" w:color="auto"/>
            <w:bottom w:val="none" w:sz="0" w:space="0" w:color="auto"/>
            <w:right w:val="none" w:sz="0" w:space="0" w:color="auto"/>
          </w:divBdr>
        </w:div>
        <w:div w:id="2024166207">
          <w:marLeft w:val="640"/>
          <w:marRight w:val="0"/>
          <w:marTop w:val="0"/>
          <w:marBottom w:val="0"/>
          <w:divBdr>
            <w:top w:val="none" w:sz="0" w:space="0" w:color="auto"/>
            <w:left w:val="none" w:sz="0" w:space="0" w:color="auto"/>
            <w:bottom w:val="none" w:sz="0" w:space="0" w:color="auto"/>
            <w:right w:val="none" w:sz="0" w:space="0" w:color="auto"/>
          </w:divBdr>
        </w:div>
        <w:div w:id="1061445833">
          <w:marLeft w:val="640"/>
          <w:marRight w:val="0"/>
          <w:marTop w:val="0"/>
          <w:marBottom w:val="0"/>
          <w:divBdr>
            <w:top w:val="none" w:sz="0" w:space="0" w:color="auto"/>
            <w:left w:val="none" w:sz="0" w:space="0" w:color="auto"/>
            <w:bottom w:val="none" w:sz="0" w:space="0" w:color="auto"/>
            <w:right w:val="none" w:sz="0" w:space="0" w:color="auto"/>
          </w:divBdr>
        </w:div>
        <w:div w:id="836772952">
          <w:marLeft w:val="640"/>
          <w:marRight w:val="0"/>
          <w:marTop w:val="0"/>
          <w:marBottom w:val="0"/>
          <w:divBdr>
            <w:top w:val="none" w:sz="0" w:space="0" w:color="auto"/>
            <w:left w:val="none" w:sz="0" w:space="0" w:color="auto"/>
            <w:bottom w:val="none" w:sz="0" w:space="0" w:color="auto"/>
            <w:right w:val="none" w:sz="0" w:space="0" w:color="auto"/>
          </w:divBdr>
        </w:div>
        <w:div w:id="1411660900">
          <w:marLeft w:val="640"/>
          <w:marRight w:val="0"/>
          <w:marTop w:val="0"/>
          <w:marBottom w:val="0"/>
          <w:divBdr>
            <w:top w:val="none" w:sz="0" w:space="0" w:color="auto"/>
            <w:left w:val="none" w:sz="0" w:space="0" w:color="auto"/>
            <w:bottom w:val="none" w:sz="0" w:space="0" w:color="auto"/>
            <w:right w:val="none" w:sz="0" w:space="0" w:color="auto"/>
          </w:divBdr>
        </w:div>
        <w:div w:id="1653414390">
          <w:marLeft w:val="640"/>
          <w:marRight w:val="0"/>
          <w:marTop w:val="0"/>
          <w:marBottom w:val="0"/>
          <w:divBdr>
            <w:top w:val="none" w:sz="0" w:space="0" w:color="auto"/>
            <w:left w:val="none" w:sz="0" w:space="0" w:color="auto"/>
            <w:bottom w:val="none" w:sz="0" w:space="0" w:color="auto"/>
            <w:right w:val="none" w:sz="0" w:space="0" w:color="auto"/>
          </w:divBdr>
        </w:div>
        <w:div w:id="1876114819">
          <w:marLeft w:val="640"/>
          <w:marRight w:val="0"/>
          <w:marTop w:val="0"/>
          <w:marBottom w:val="0"/>
          <w:divBdr>
            <w:top w:val="none" w:sz="0" w:space="0" w:color="auto"/>
            <w:left w:val="none" w:sz="0" w:space="0" w:color="auto"/>
            <w:bottom w:val="none" w:sz="0" w:space="0" w:color="auto"/>
            <w:right w:val="none" w:sz="0" w:space="0" w:color="auto"/>
          </w:divBdr>
        </w:div>
        <w:div w:id="1742172440">
          <w:marLeft w:val="640"/>
          <w:marRight w:val="0"/>
          <w:marTop w:val="0"/>
          <w:marBottom w:val="0"/>
          <w:divBdr>
            <w:top w:val="none" w:sz="0" w:space="0" w:color="auto"/>
            <w:left w:val="none" w:sz="0" w:space="0" w:color="auto"/>
            <w:bottom w:val="none" w:sz="0" w:space="0" w:color="auto"/>
            <w:right w:val="none" w:sz="0" w:space="0" w:color="auto"/>
          </w:divBdr>
        </w:div>
        <w:div w:id="1463575482">
          <w:marLeft w:val="640"/>
          <w:marRight w:val="0"/>
          <w:marTop w:val="0"/>
          <w:marBottom w:val="0"/>
          <w:divBdr>
            <w:top w:val="none" w:sz="0" w:space="0" w:color="auto"/>
            <w:left w:val="none" w:sz="0" w:space="0" w:color="auto"/>
            <w:bottom w:val="none" w:sz="0" w:space="0" w:color="auto"/>
            <w:right w:val="none" w:sz="0" w:space="0" w:color="auto"/>
          </w:divBdr>
        </w:div>
        <w:div w:id="1912616891">
          <w:marLeft w:val="640"/>
          <w:marRight w:val="0"/>
          <w:marTop w:val="0"/>
          <w:marBottom w:val="0"/>
          <w:divBdr>
            <w:top w:val="none" w:sz="0" w:space="0" w:color="auto"/>
            <w:left w:val="none" w:sz="0" w:space="0" w:color="auto"/>
            <w:bottom w:val="none" w:sz="0" w:space="0" w:color="auto"/>
            <w:right w:val="none" w:sz="0" w:space="0" w:color="auto"/>
          </w:divBdr>
        </w:div>
        <w:div w:id="331881973">
          <w:marLeft w:val="640"/>
          <w:marRight w:val="0"/>
          <w:marTop w:val="0"/>
          <w:marBottom w:val="0"/>
          <w:divBdr>
            <w:top w:val="none" w:sz="0" w:space="0" w:color="auto"/>
            <w:left w:val="none" w:sz="0" w:space="0" w:color="auto"/>
            <w:bottom w:val="none" w:sz="0" w:space="0" w:color="auto"/>
            <w:right w:val="none" w:sz="0" w:space="0" w:color="auto"/>
          </w:divBdr>
        </w:div>
        <w:div w:id="1602952914">
          <w:marLeft w:val="640"/>
          <w:marRight w:val="0"/>
          <w:marTop w:val="0"/>
          <w:marBottom w:val="0"/>
          <w:divBdr>
            <w:top w:val="none" w:sz="0" w:space="0" w:color="auto"/>
            <w:left w:val="none" w:sz="0" w:space="0" w:color="auto"/>
            <w:bottom w:val="none" w:sz="0" w:space="0" w:color="auto"/>
            <w:right w:val="none" w:sz="0" w:space="0" w:color="auto"/>
          </w:divBdr>
        </w:div>
        <w:div w:id="1844127661">
          <w:marLeft w:val="640"/>
          <w:marRight w:val="0"/>
          <w:marTop w:val="0"/>
          <w:marBottom w:val="0"/>
          <w:divBdr>
            <w:top w:val="none" w:sz="0" w:space="0" w:color="auto"/>
            <w:left w:val="none" w:sz="0" w:space="0" w:color="auto"/>
            <w:bottom w:val="none" w:sz="0" w:space="0" w:color="auto"/>
            <w:right w:val="none" w:sz="0" w:space="0" w:color="auto"/>
          </w:divBdr>
        </w:div>
        <w:div w:id="668757555">
          <w:marLeft w:val="640"/>
          <w:marRight w:val="0"/>
          <w:marTop w:val="0"/>
          <w:marBottom w:val="0"/>
          <w:divBdr>
            <w:top w:val="none" w:sz="0" w:space="0" w:color="auto"/>
            <w:left w:val="none" w:sz="0" w:space="0" w:color="auto"/>
            <w:bottom w:val="none" w:sz="0" w:space="0" w:color="auto"/>
            <w:right w:val="none" w:sz="0" w:space="0" w:color="auto"/>
          </w:divBdr>
        </w:div>
        <w:div w:id="1288707644">
          <w:marLeft w:val="640"/>
          <w:marRight w:val="0"/>
          <w:marTop w:val="0"/>
          <w:marBottom w:val="0"/>
          <w:divBdr>
            <w:top w:val="none" w:sz="0" w:space="0" w:color="auto"/>
            <w:left w:val="none" w:sz="0" w:space="0" w:color="auto"/>
            <w:bottom w:val="none" w:sz="0" w:space="0" w:color="auto"/>
            <w:right w:val="none" w:sz="0" w:space="0" w:color="auto"/>
          </w:divBdr>
        </w:div>
        <w:div w:id="2102754544">
          <w:marLeft w:val="640"/>
          <w:marRight w:val="0"/>
          <w:marTop w:val="0"/>
          <w:marBottom w:val="0"/>
          <w:divBdr>
            <w:top w:val="none" w:sz="0" w:space="0" w:color="auto"/>
            <w:left w:val="none" w:sz="0" w:space="0" w:color="auto"/>
            <w:bottom w:val="none" w:sz="0" w:space="0" w:color="auto"/>
            <w:right w:val="none" w:sz="0" w:space="0" w:color="auto"/>
          </w:divBdr>
        </w:div>
        <w:div w:id="1134249702">
          <w:marLeft w:val="640"/>
          <w:marRight w:val="0"/>
          <w:marTop w:val="0"/>
          <w:marBottom w:val="0"/>
          <w:divBdr>
            <w:top w:val="none" w:sz="0" w:space="0" w:color="auto"/>
            <w:left w:val="none" w:sz="0" w:space="0" w:color="auto"/>
            <w:bottom w:val="none" w:sz="0" w:space="0" w:color="auto"/>
            <w:right w:val="none" w:sz="0" w:space="0" w:color="auto"/>
          </w:divBdr>
        </w:div>
        <w:div w:id="362753224">
          <w:marLeft w:val="640"/>
          <w:marRight w:val="0"/>
          <w:marTop w:val="0"/>
          <w:marBottom w:val="0"/>
          <w:divBdr>
            <w:top w:val="none" w:sz="0" w:space="0" w:color="auto"/>
            <w:left w:val="none" w:sz="0" w:space="0" w:color="auto"/>
            <w:bottom w:val="none" w:sz="0" w:space="0" w:color="auto"/>
            <w:right w:val="none" w:sz="0" w:space="0" w:color="auto"/>
          </w:divBdr>
        </w:div>
        <w:div w:id="2140491730">
          <w:marLeft w:val="640"/>
          <w:marRight w:val="0"/>
          <w:marTop w:val="0"/>
          <w:marBottom w:val="0"/>
          <w:divBdr>
            <w:top w:val="none" w:sz="0" w:space="0" w:color="auto"/>
            <w:left w:val="none" w:sz="0" w:space="0" w:color="auto"/>
            <w:bottom w:val="none" w:sz="0" w:space="0" w:color="auto"/>
            <w:right w:val="none" w:sz="0" w:space="0" w:color="auto"/>
          </w:divBdr>
        </w:div>
        <w:div w:id="1581137575">
          <w:marLeft w:val="640"/>
          <w:marRight w:val="0"/>
          <w:marTop w:val="0"/>
          <w:marBottom w:val="0"/>
          <w:divBdr>
            <w:top w:val="none" w:sz="0" w:space="0" w:color="auto"/>
            <w:left w:val="none" w:sz="0" w:space="0" w:color="auto"/>
            <w:bottom w:val="none" w:sz="0" w:space="0" w:color="auto"/>
            <w:right w:val="none" w:sz="0" w:space="0" w:color="auto"/>
          </w:divBdr>
        </w:div>
        <w:div w:id="955599505">
          <w:marLeft w:val="640"/>
          <w:marRight w:val="0"/>
          <w:marTop w:val="0"/>
          <w:marBottom w:val="0"/>
          <w:divBdr>
            <w:top w:val="none" w:sz="0" w:space="0" w:color="auto"/>
            <w:left w:val="none" w:sz="0" w:space="0" w:color="auto"/>
            <w:bottom w:val="none" w:sz="0" w:space="0" w:color="auto"/>
            <w:right w:val="none" w:sz="0" w:space="0" w:color="auto"/>
          </w:divBdr>
        </w:div>
        <w:div w:id="666442748">
          <w:marLeft w:val="640"/>
          <w:marRight w:val="0"/>
          <w:marTop w:val="0"/>
          <w:marBottom w:val="0"/>
          <w:divBdr>
            <w:top w:val="none" w:sz="0" w:space="0" w:color="auto"/>
            <w:left w:val="none" w:sz="0" w:space="0" w:color="auto"/>
            <w:bottom w:val="none" w:sz="0" w:space="0" w:color="auto"/>
            <w:right w:val="none" w:sz="0" w:space="0" w:color="auto"/>
          </w:divBdr>
        </w:div>
        <w:div w:id="586886873">
          <w:marLeft w:val="640"/>
          <w:marRight w:val="0"/>
          <w:marTop w:val="0"/>
          <w:marBottom w:val="0"/>
          <w:divBdr>
            <w:top w:val="none" w:sz="0" w:space="0" w:color="auto"/>
            <w:left w:val="none" w:sz="0" w:space="0" w:color="auto"/>
            <w:bottom w:val="none" w:sz="0" w:space="0" w:color="auto"/>
            <w:right w:val="none" w:sz="0" w:space="0" w:color="auto"/>
          </w:divBdr>
        </w:div>
        <w:div w:id="1653680466">
          <w:marLeft w:val="640"/>
          <w:marRight w:val="0"/>
          <w:marTop w:val="0"/>
          <w:marBottom w:val="0"/>
          <w:divBdr>
            <w:top w:val="none" w:sz="0" w:space="0" w:color="auto"/>
            <w:left w:val="none" w:sz="0" w:space="0" w:color="auto"/>
            <w:bottom w:val="none" w:sz="0" w:space="0" w:color="auto"/>
            <w:right w:val="none" w:sz="0" w:space="0" w:color="auto"/>
          </w:divBdr>
        </w:div>
        <w:div w:id="1377048035">
          <w:marLeft w:val="640"/>
          <w:marRight w:val="0"/>
          <w:marTop w:val="0"/>
          <w:marBottom w:val="0"/>
          <w:divBdr>
            <w:top w:val="none" w:sz="0" w:space="0" w:color="auto"/>
            <w:left w:val="none" w:sz="0" w:space="0" w:color="auto"/>
            <w:bottom w:val="none" w:sz="0" w:space="0" w:color="auto"/>
            <w:right w:val="none" w:sz="0" w:space="0" w:color="auto"/>
          </w:divBdr>
        </w:div>
        <w:div w:id="766148423">
          <w:marLeft w:val="640"/>
          <w:marRight w:val="0"/>
          <w:marTop w:val="0"/>
          <w:marBottom w:val="0"/>
          <w:divBdr>
            <w:top w:val="none" w:sz="0" w:space="0" w:color="auto"/>
            <w:left w:val="none" w:sz="0" w:space="0" w:color="auto"/>
            <w:bottom w:val="none" w:sz="0" w:space="0" w:color="auto"/>
            <w:right w:val="none" w:sz="0" w:space="0" w:color="auto"/>
          </w:divBdr>
        </w:div>
        <w:div w:id="1950551253">
          <w:marLeft w:val="640"/>
          <w:marRight w:val="0"/>
          <w:marTop w:val="0"/>
          <w:marBottom w:val="0"/>
          <w:divBdr>
            <w:top w:val="none" w:sz="0" w:space="0" w:color="auto"/>
            <w:left w:val="none" w:sz="0" w:space="0" w:color="auto"/>
            <w:bottom w:val="none" w:sz="0" w:space="0" w:color="auto"/>
            <w:right w:val="none" w:sz="0" w:space="0" w:color="auto"/>
          </w:divBdr>
        </w:div>
        <w:div w:id="1175801470">
          <w:marLeft w:val="640"/>
          <w:marRight w:val="0"/>
          <w:marTop w:val="0"/>
          <w:marBottom w:val="0"/>
          <w:divBdr>
            <w:top w:val="none" w:sz="0" w:space="0" w:color="auto"/>
            <w:left w:val="none" w:sz="0" w:space="0" w:color="auto"/>
            <w:bottom w:val="none" w:sz="0" w:space="0" w:color="auto"/>
            <w:right w:val="none" w:sz="0" w:space="0" w:color="auto"/>
          </w:divBdr>
        </w:div>
        <w:div w:id="1698122111">
          <w:marLeft w:val="640"/>
          <w:marRight w:val="0"/>
          <w:marTop w:val="0"/>
          <w:marBottom w:val="0"/>
          <w:divBdr>
            <w:top w:val="none" w:sz="0" w:space="0" w:color="auto"/>
            <w:left w:val="none" w:sz="0" w:space="0" w:color="auto"/>
            <w:bottom w:val="none" w:sz="0" w:space="0" w:color="auto"/>
            <w:right w:val="none" w:sz="0" w:space="0" w:color="auto"/>
          </w:divBdr>
        </w:div>
        <w:div w:id="848953409">
          <w:marLeft w:val="640"/>
          <w:marRight w:val="0"/>
          <w:marTop w:val="0"/>
          <w:marBottom w:val="0"/>
          <w:divBdr>
            <w:top w:val="none" w:sz="0" w:space="0" w:color="auto"/>
            <w:left w:val="none" w:sz="0" w:space="0" w:color="auto"/>
            <w:bottom w:val="none" w:sz="0" w:space="0" w:color="auto"/>
            <w:right w:val="none" w:sz="0" w:space="0" w:color="auto"/>
          </w:divBdr>
        </w:div>
        <w:div w:id="1225678102">
          <w:marLeft w:val="640"/>
          <w:marRight w:val="0"/>
          <w:marTop w:val="0"/>
          <w:marBottom w:val="0"/>
          <w:divBdr>
            <w:top w:val="none" w:sz="0" w:space="0" w:color="auto"/>
            <w:left w:val="none" w:sz="0" w:space="0" w:color="auto"/>
            <w:bottom w:val="none" w:sz="0" w:space="0" w:color="auto"/>
            <w:right w:val="none" w:sz="0" w:space="0" w:color="auto"/>
          </w:divBdr>
        </w:div>
        <w:div w:id="852840552">
          <w:marLeft w:val="640"/>
          <w:marRight w:val="0"/>
          <w:marTop w:val="0"/>
          <w:marBottom w:val="0"/>
          <w:divBdr>
            <w:top w:val="none" w:sz="0" w:space="0" w:color="auto"/>
            <w:left w:val="none" w:sz="0" w:space="0" w:color="auto"/>
            <w:bottom w:val="none" w:sz="0" w:space="0" w:color="auto"/>
            <w:right w:val="none" w:sz="0" w:space="0" w:color="auto"/>
          </w:divBdr>
        </w:div>
        <w:div w:id="1450317186">
          <w:marLeft w:val="640"/>
          <w:marRight w:val="0"/>
          <w:marTop w:val="0"/>
          <w:marBottom w:val="0"/>
          <w:divBdr>
            <w:top w:val="none" w:sz="0" w:space="0" w:color="auto"/>
            <w:left w:val="none" w:sz="0" w:space="0" w:color="auto"/>
            <w:bottom w:val="none" w:sz="0" w:space="0" w:color="auto"/>
            <w:right w:val="none" w:sz="0" w:space="0" w:color="auto"/>
          </w:divBdr>
        </w:div>
        <w:div w:id="556892035">
          <w:marLeft w:val="640"/>
          <w:marRight w:val="0"/>
          <w:marTop w:val="0"/>
          <w:marBottom w:val="0"/>
          <w:divBdr>
            <w:top w:val="none" w:sz="0" w:space="0" w:color="auto"/>
            <w:left w:val="none" w:sz="0" w:space="0" w:color="auto"/>
            <w:bottom w:val="none" w:sz="0" w:space="0" w:color="auto"/>
            <w:right w:val="none" w:sz="0" w:space="0" w:color="auto"/>
          </w:divBdr>
        </w:div>
        <w:div w:id="59328395">
          <w:marLeft w:val="640"/>
          <w:marRight w:val="0"/>
          <w:marTop w:val="0"/>
          <w:marBottom w:val="0"/>
          <w:divBdr>
            <w:top w:val="none" w:sz="0" w:space="0" w:color="auto"/>
            <w:left w:val="none" w:sz="0" w:space="0" w:color="auto"/>
            <w:bottom w:val="none" w:sz="0" w:space="0" w:color="auto"/>
            <w:right w:val="none" w:sz="0" w:space="0" w:color="auto"/>
          </w:divBdr>
        </w:div>
        <w:div w:id="869492434">
          <w:marLeft w:val="640"/>
          <w:marRight w:val="0"/>
          <w:marTop w:val="0"/>
          <w:marBottom w:val="0"/>
          <w:divBdr>
            <w:top w:val="none" w:sz="0" w:space="0" w:color="auto"/>
            <w:left w:val="none" w:sz="0" w:space="0" w:color="auto"/>
            <w:bottom w:val="none" w:sz="0" w:space="0" w:color="auto"/>
            <w:right w:val="none" w:sz="0" w:space="0" w:color="auto"/>
          </w:divBdr>
        </w:div>
        <w:div w:id="855923301">
          <w:marLeft w:val="640"/>
          <w:marRight w:val="0"/>
          <w:marTop w:val="0"/>
          <w:marBottom w:val="0"/>
          <w:divBdr>
            <w:top w:val="none" w:sz="0" w:space="0" w:color="auto"/>
            <w:left w:val="none" w:sz="0" w:space="0" w:color="auto"/>
            <w:bottom w:val="none" w:sz="0" w:space="0" w:color="auto"/>
            <w:right w:val="none" w:sz="0" w:space="0" w:color="auto"/>
          </w:divBdr>
        </w:div>
        <w:div w:id="1854879834">
          <w:marLeft w:val="640"/>
          <w:marRight w:val="0"/>
          <w:marTop w:val="0"/>
          <w:marBottom w:val="0"/>
          <w:divBdr>
            <w:top w:val="none" w:sz="0" w:space="0" w:color="auto"/>
            <w:left w:val="none" w:sz="0" w:space="0" w:color="auto"/>
            <w:bottom w:val="none" w:sz="0" w:space="0" w:color="auto"/>
            <w:right w:val="none" w:sz="0" w:space="0" w:color="auto"/>
          </w:divBdr>
        </w:div>
        <w:div w:id="1639334373">
          <w:marLeft w:val="640"/>
          <w:marRight w:val="0"/>
          <w:marTop w:val="0"/>
          <w:marBottom w:val="0"/>
          <w:divBdr>
            <w:top w:val="none" w:sz="0" w:space="0" w:color="auto"/>
            <w:left w:val="none" w:sz="0" w:space="0" w:color="auto"/>
            <w:bottom w:val="none" w:sz="0" w:space="0" w:color="auto"/>
            <w:right w:val="none" w:sz="0" w:space="0" w:color="auto"/>
          </w:divBdr>
        </w:div>
        <w:div w:id="2145855220">
          <w:marLeft w:val="640"/>
          <w:marRight w:val="0"/>
          <w:marTop w:val="0"/>
          <w:marBottom w:val="0"/>
          <w:divBdr>
            <w:top w:val="none" w:sz="0" w:space="0" w:color="auto"/>
            <w:left w:val="none" w:sz="0" w:space="0" w:color="auto"/>
            <w:bottom w:val="none" w:sz="0" w:space="0" w:color="auto"/>
            <w:right w:val="none" w:sz="0" w:space="0" w:color="auto"/>
          </w:divBdr>
        </w:div>
        <w:div w:id="2102069514">
          <w:marLeft w:val="640"/>
          <w:marRight w:val="0"/>
          <w:marTop w:val="0"/>
          <w:marBottom w:val="0"/>
          <w:divBdr>
            <w:top w:val="none" w:sz="0" w:space="0" w:color="auto"/>
            <w:left w:val="none" w:sz="0" w:space="0" w:color="auto"/>
            <w:bottom w:val="none" w:sz="0" w:space="0" w:color="auto"/>
            <w:right w:val="none" w:sz="0" w:space="0" w:color="auto"/>
          </w:divBdr>
        </w:div>
        <w:div w:id="1294749732">
          <w:marLeft w:val="640"/>
          <w:marRight w:val="0"/>
          <w:marTop w:val="0"/>
          <w:marBottom w:val="0"/>
          <w:divBdr>
            <w:top w:val="none" w:sz="0" w:space="0" w:color="auto"/>
            <w:left w:val="none" w:sz="0" w:space="0" w:color="auto"/>
            <w:bottom w:val="none" w:sz="0" w:space="0" w:color="auto"/>
            <w:right w:val="none" w:sz="0" w:space="0" w:color="auto"/>
          </w:divBdr>
        </w:div>
        <w:div w:id="579606424">
          <w:marLeft w:val="640"/>
          <w:marRight w:val="0"/>
          <w:marTop w:val="0"/>
          <w:marBottom w:val="0"/>
          <w:divBdr>
            <w:top w:val="none" w:sz="0" w:space="0" w:color="auto"/>
            <w:left w:val="none" w:sz="0" w:space="0" w:color="auto"/>
            <w:bottom w:val="none" w:sz="0" w:space="0" w:color="auto"/>
            <w:right w:val="none" w:sz="0" w:space="0" w:color="auto"/>
          </w:divBdr>
        </w:div>
        <w:div w:id="712341179">
          <w:marLeft w:val="640"/>
          <w:marRight w:val="0"/>
          <w:marTop w:val="0"/>
          <w:marBottom w:val="0"/>
          <w:divBdr>
            <w:top w:val="none" w:sz="0" w:space="0" w:color="auto"/>
            <w:left w:val="none" w:sz="0" w:space="0" w:color="auto"/>
            <w:bottom w:val="none" w:sz="0" w:space="0" w:color="auto"/>
            <w:right w:val="none" w:sz="0" w:space="0" w:color="auto"/>
          </w:divBdr>
        </w:div>
        <w:div w:id="455023025">
          <w:marLeft w:val="640"/>
          <w:marRight w:val="0"/>
          <w:marTop w:val="0"/>
          <w:marBottom w:val="0"/>
          <w:divBdr>
            <w:top w:val="none" w:sz="0" w:space="0" w:color="auto"/>
            <w:left w:val="none" w:sz="0" w:space="0" w:color="auto"/>
            <w:bottom w:val="none" w:sz="0" w:space="0" w:color="auto"/>
            <w:right w:val="none" w:sz="0" w:space="0" w:color="auto"/>
          </w:divBdr>
        </w:div>
        <w:div w:id="945237675">
          <w:marLeft w:val="640"/>
          <w:marRight w:val="0"/>
          <w:marTop w:val="0"/>
          <w:marBottom w:val="0"/>
          <w:divBdr>
            <w:top w:val="none" w:sz="0" w:space="0" w:color="auto"/>
            <w:left w:val="none" w:sz="0" w:space="0" w:color="auto"/>
            <w:bottom w:val="none" w:sz="0" w:space="0" w:color="auto"/>
            <w:right w:val="none" w:sz="0" w:space="0" w:color="auto"/>
          </w:divBdr>
        </w:div>
        <w:div w:id="2031300481">
          <w:marLeft w:val="640"/>
          <w:marRight w:val="0"/>
          <w:marTop w:val="0"/>
          <w:marBottom w:val="0"/>
          <w:divBdr>
            <w:top w:val="none" w:sz="0" w:space="0" w:color="auto"/>
            <w:left w:val="none" w:sz="0" w:space="0" w:color="auto"/>
            <w:bottom w:val="none" w:sz="0" w:space="0" w:color="auto"/>
            <w:right w:val="none" w:sz="0" w:space="0" w:color="auto"/>
          </w:divBdr>
        </w:div>
        <w:div w:id="2115980883">
          <w:marLeft w:val="640"/>
          <w:marRight w:val="0"/>
          <w:marTop w:val="0"/>
          <w:marBottom w:val="0"/>
          <w:divBdr>
            <w:top w:val="none" w:sz="0" w:space="0" w:color="auto"/>
            <w:left w:val="none" w:sz="0" w:space="0" w:color="auto"/>
            <w:bottom w:val="none" w:sz="0" w:space="0" w:color="auto"/>
            <w:right w:val="none" w:sz="0" w:space="0" w:color="auto"/>
          </w:divBdr>
        </w:div>
        <w:div w:id="1578785879">
          <w:marLeft w:val="640"/>
          <w:marRight w:val="0"/>
          <w:marTop w:val="0"/>
          <w:marBottom w:val="0"/>
          <w:divBdr>
            <w:top w:val="none" w:sz="0" w:space="0" w:color="auto"/>
            <w:left w:val="none" w:sz="0" w:space="0" w:color="auto"/>
            <w:bottom w:val="none" w:sz="0" w:space="0" w:color="auto"/>
            <w:right w:val="none" w:sz="0" w:space="0" w:color="auto"/>
          </w:divBdr>
        </w:div>
        <w:div w:id="363555646">
          <w:marLeft w:val="640"/>
          <w:marRight w:val="0"/>
          <w:marTop w:val="0"/>
          <w:marBottom w:val="0"/>
          <w:divBdr>
            <w:top w:val="none" w:sz="0" w:space="0" w:color="auto"/>
            <w:left w:val="none" w:sz="0" w:space="0" w:color="auto"/>
            <w:bottom w:val="none" w:sz="0" w:space="0" w:color="auto"/>
            <w:right w:val="none" w:sz="0" w:space="0" w:color="auto"/>
          </w:divBdr>
        </w:div>
        <w:div w:id="1622032745">
          <w:marLeft w:val="640"/>
          <w:marRight w:val="0"/>
          <w:marTop w:val="0"/>
          <w:marBottom w:val="0"/>
          <w:divBdr>
            <w:top w:val="none" w:sz="0" w:space="0" w:color="auto"/>
            <w:left w:val="none" w:sz="0" w:space="0" w:color="auto"/>
            <w:bottom w:val="none" w:sz="0" w:space="0" w:color="auto"/>
            <w:right w:val="none" w:sz="0" w:space="0" w:color="auto"/>
          </w:divBdr>
        </w:div>
        <w:div w:id="1805002517">
          <w:marLeft w:val="640"/>
          <w:marRight w:val="0"/>
          <w:marTop w:val="0"/>
          <w:marBottom w:val="0"/>
          <w:divBdr>
            <w:top w:val="none" w:sz="0" w:space="0" w:color="auto"/>
            <w:left w:val="none" w:sz="0" w:space="0" w:color="auto"/>
            <w:bottom w:val="none" w:sz="0" w:space="0" w:color="auto"/>
            <w:right w:val="none" w:sz="0" w:space="0" w:color="auto"/>
          </w:divBdr>
        </w:div>
        <w:div w:id="1521898584">
          <w:marLeft w:val="640"/>
          <w:marRight w:val="0"/>
          <w:marTop w:val="0"/>
          <w:marBottom w:val="0"/>
          <w:divBdr>
            <w:top w:val="none" w:sz="0" w:space="0" w:color="auto"/>
            <w:left w:val="none" w:sz="0" w:space="0" w:color="auto"/>
            <w:bottom w:val="none" w:sz="0" w:space="0" w:color="auto"/>
            <w:right w:val="none" w:sz="0" w:space="0" w:color="auto"/>
          </w:divBdr>
        </w:div>
        <w:div w:id="1424884396">
          <w:marLeft w:val="640"/>
          <w:marRight w:val="0"/>
          <w:marTop w:val="0"/>
          <w:marBottom w:val="0"/>
          <w:divBdr>
            <w:top w:val="none" w:sz="0" w:space="0" w:color="auto"/>
            <w:left w:val="none" w:sz="0" w:space="0" w:color="auto"/>
            <w:bottom w:val="none" w:sz="0" w:space="0" w:color="auto"/>
            <w:right w:val="none" w:sz="0" w:space="0" w:color="auto"/>
          </w:divBdr>
        </w:div>
        <w:div w:id="2036810727">
          <w:marLeft w:val="640"/>
          <w:marRight w:val="0"/>
          <w:marTop w:val="0"/>
          <w:marBottom w:val="0"/>
          <w:divBdr>
            <w:top w:val="none" w:sz="0" w:space="0" w:color="auto"/>
            <w:left w:val="none" w:sz="0" w:space="0" w:color="auto"/>
            <w:bottom w:val="none" w:sz="0" w:space="0" w:color="auto"/>
            <w:right w:val="none" w:sz="0" w:space="0" w:color="auto"/>
          </w:divBdr>
        </w:div>
        <w:div w:id="2113551140">
          <w:marLeft w:val="640"/>
          <w:marRight w:val="0"/>
          <w:marTop w:val="0"/>
          <w:marBottom w:val="0"/>
          <w:divBdr>
            <w:top w:val="none" w:sz="0" w:space="0" w:color="auto"/>
            <w:left w:val="none" w:sz="0" w:space="0" w:color="auto"/>
            <w:bottom w:val="none" w:sz="0" w:space="0" w:color="auto"/>
            <w:right w:val="none" w:sz="0" w:space="0" w:color="auto"/>
          </w:divBdr>
        </w:div>
        <w:div w:id="1964579623">
          <w:marLeft w:val="640"/>
          <w:marRight w:val="0"/>
          <w:marTop w:val="0"/>
          <w:marBottom w:val="0"/>
          <w:divBdr>
            <w:top w:val="none" w:sz="0" w:space="0" w:color="auto"/>
            <w:left w:val="none" w:sz="0" w:space="0" w:color="auto"/>
            <w:bottom w:val="none" w:sz="0" w:space="0" w:color="auto"/>
            <w:right w:val="none" w:sz="0" w:space="0" w:color="auto"/>
          </w:divBdr>
        </w:div>
        <w:div w:id="732390367">
          <w:marLeft w:val="640"/>
          <w:marRight w:val="0"/>
          <w:marTop w:val="0"/>
          <w:marBottom w:val="0"/>
          <w:divBdr>
            <w:top w:val="none" w:sz="0" w:space="0" w:color="auto"/>
            <w:left w:val="none" w:sz="0" w:space="0" w:color="auto"/>
            <w:bottom w:val="none" w:sz="0" w:space="0" w:color="auto"/>
            <w:right w:val="none" w:sz="0" w:space="0" w:color="auto"/>
          </w:divBdr>
        </w:div>
        <w:div w:id="340857886">
          <w:marLeft w:val="640"/>
          <w:marRight w:val="0"/>
          <w:marTop w:val="0"/>
          <w:marBottom w:val="0"/>
          <w:divBdr>
            <w:top w:val="none" w:sz="0" w:space="0" w:color="auto"/>
            <w:left w:val="none" w:sz="0" w:space="0" w:color="auto"/>
            <w:bottom w:val="none" w:sz="0" w:space="0" w:color="auto"/>
            <w:right w:val="none" w:sz="0" w:space="0" w:color="auto"/>
          </w:divBdr>
        </w:div>
        <w:div w:id="1073626603">
          <w:marLeft w:val="640"/>
          <w:marRight w:val="0"/>
          <w:marTop w:val="0"/>
          <w:marBottom w:val="0"/>
          <w:divBdr>
            <w:top w:val="none" w:sz="0" w:space="0" w:color="auto"/>
            <w:left w:val="none" w:sz="0" w:space="0" w:color="auto"/>
            <w:bottom w:val="none" w:sz="0" w:space="0" w:color="auto"/>
            <w:right w:val="none" w:sz="0" w:space="0" w:color="auto"/>
          </w:divBdr>
        </w:div>
        <w:div w:id="6639726">
          <w:marLeft w:val="640"/>
          <w:marRight w:val="0"/>
          <w:marTop w:val="0"/>
          <w:marBottom w:val="0"/>
          <w:divBdr>
            <w:top w:val="none" w:sz="0" w:space="0" w:color="auto"/>
            <w:left w:val="none" w:sz="0" w:space="0" w:color="auto"/>
            <w:bottom w:val="none" w:sz="0" w:space="0" w:color="auto"/>
            <w:right w:val="none" w:sz="0" w:space="0" w:color="auto"/>
          </w:divBdr>
        </w:div>
        <w:div w:id="866873953">
          <w:marLeft w:val="640"/>
          <w:marRight w:val="0"/>
          <w:marTop w:val="0"/>
          <w:marBottom w:val="0"/>
          <w:divBdr>
            <w:top w:val="none" w:sz="0" w:space="0" w:color="auto"/>
            <w:left w:val="none" w:sz="0" w:space="0" w:color="auto"/>
            <w:bottom w:val="none" w:sz="0" w:space="0" w:color="auto"/>
            <w:right w:val="none" w:sz="0" w:space="0" w:color="auto"/>
          </w:divBdr>
        </w:div>
        <w:div w:id="738674124">
          <w:marLeft w:val="640"/>
          <w:marRight w:val="0"/>
          <w:marTop w:val="0"/>
          <w:marBottom w:val="0"/>
          <w:divBdr>
            <w:top w:val="none" w:sz="0" w:space="0" w:color="auto"/>
            <w:left w:val="none" w:sz="0" w:space="0" w:color="auto"/>
            <w:bottom w:val="none" w:sz="0" w:space="0" w:color="auto"/>
            <w:right w:val="none" w:sz="0" w:space="0" w:color="auto"/>
          </w:divBdr>
        </w:div>
        <w:div w:id="1250041432">
          <w:marLeft w:val="640"/>
          <w:marRight w:val="0"/>
          <w:marTop w:val="0"/>
          <w:marBottom w:val="0"/>
          <w:divBdr>
            <w:top w:val="none" w:sz="0" w:space="0" w:color="auto"/>
            <w:left w:val="none" w:sz="0" w:space="0" w:color="auto"/>
            <w:bottom w:val="none" w:sz="0" w:space="0" w:color="auto"/>
            <w:right w:val="none" w:sz="0" w:space="0" w:color="auto"/>
          </w:divBdr>
        </w:div>
        <w:div w:id="438910491">
          <w:marLeft w:val="640"/>
          <w:marRight w:val="0"/>
          <w:marTop w:val="0"/>
          <w:marBottom w:val="0"/>
          <w:divBdr>
            <w:top w:val="none" w:sz="0" w:space="0" w:color="auto"/>
            <w:left w:val="none" w:sz="0" w:space="0" w:color="auto"/>
            <w:bottom w:val="none" w:sz="0" w:space="0" w:color="auto"/>
            <w:right w:val="none" w:sz="0" w:space="0" w:color="auto"/>
          </w:divBdr>
        </w:div>
        <w:div w:id="569459273">
          <w:marLeft w:val="640"/>
          <w:marRight w:val="0"/>
          <w:marTop w:val="0"/>
          <w:marBottom w:val="0"/>
          <w:divBdr>
            <w:top w:val="none" w:sz="0" w:space="0" w:color="auto"/>
            <w:left w:val="none" w:sz="0" w:space="0" w:color="auto"/>
            <w:bottom w:val="none" w:sz="0" w:space="0" w:color="auto"/>
            <w:right w:val="none" w:sz="0" w:space="0" w:color="auto"/>
          </w:divBdr>
        </w:div>
        <w:div w:id="141192292">
          <w:marLeft w:val="640"/>
          <w:marRight w:val="0"/>
          <w:marTop w:val="0"/>
          <w:marBottom w:val="0"/>
          <w:divBdr>
            <w:top w:val="none" w:sz="0" w:space="0" w:color="auto"/>
            <w:left w:val="none" w:sz="0" w:space="0" w:color="auto"/>
            <w:bottom w:val="none" w:sz="0" w:space="0" w:color="auto"/>
            <w:right w:val="none" w:sz="0" w:space="0" w:color="auto"/>
          </w:divBdr>
        </w:div>
        <w:div w:id="1660033885">
          <w:marLeft w:val="640"/>
          <w:marRight w:val="0"/>
          <w:marTop w:val="0"/>
          <w:marBottom w:val="0"/>
          <w:divBdr>
            <w:top w:val="none" w:sz="0" w:space="0" w:color="auto"/>
            <w:left w:val="none" w:sz="0" w:space="0" w:color="auto"/>
            <w:bottom w:val="none" w:sz="0" w:space="0" w:color="auto"/>
            <w:right w:val="none" w:sz="0" w:space="0" w:color="auto"/>
          </w:divBdr>
        </w:div>
        <w:div w:id="1088192000">
          <w:marLeft w:val="640"/>
          <w:marRight w:val="0"/>
          <w:marTop w:val="0"/>
          <w:marBottom w:val="0"/>
          <w:divBdr>
            <w:top w:val="none" w:sz="0" w:space="0" w:color="auto"/>
            <w:left w:val="none" w:sz="0" w:space="0" w:color="auto"/>
            <w:bottom w:val="none" w:sz="0" w:space="0" w:color="auto"/>
            <w:right w:val="none" w:sz="0" w:space="0" w:color="auto"/>
          </w:divBdr>
        </w:div>
        <w:div w:id="5910370">
          <w:marLeft w:val="640"/>
          <w:marRight w:val="0"/>
          <w:marTop w:val="0"/>
          <w:marBottom w:val="0"/>
          <w:divBdr>
            <w:top w:val="none" w:sz="0" w:space="0" w:color="auto"/>
            <w:left w:val="none" w:sz="0" w:space="0" w:color="auto"/>
            <w:bottom w:val="none" w:sz="0" w:space="0" w:color="auto"/>
            <w:right w:val="none" w:sz="0" w:space="0" w:color="auto"/>
          </w:divBdr>
        </w:div>
        <w:div w:id="1586575387">
          <w:marLeft w:val="640"/>
          <w:marRight w:val="0"/>
          <w:marTop w:val="0"/>
          <w:marBottom w:val="0"/>
          <w:divBdr>
            <w:top w:val="none" w:sz="0" w:space="0" w:color="auto"/>
            <w:left w:val="none" w:sz="0" w:space="0" w:color="auto"/>
            <w:bottom w:val="none" w:sz="0" w:space="0" w:color="auto"/>
            <w:right w:val="none" w:sz="0" w:space="0" w:color="auto"/>
          </w:divBdr>
        </w:div>
        <w:div w:id="1931811525">
          <w:marLeft w:val="640"/>
          <w:marRight w:val="0"/>
          <w:marTop w:val="0"/>
          <w:marBottom w:val="0"/>
          <w:divBdr>
            <w:top w:val="none" w:sz="0" w:space="0" w:color="auto"/>
            <w:left w:val="none" w:sz="0" w:space="0" w:color="auto"/>
            <w:bottom w:val="none" w:sz="0" w:space="0" w:color="auto"/>
            <w:right w:val="none" w:sz="0" w:space="0" w:color="auto"/>
          </w:divBdr>
        </w:div>
        <w:div w:id="1951858893">
          <w:marLeft w:val="640"/>
          <w:marRight w:val="0"/>
          <w:marTop w:val="0"/>
          <w:marBottom w:val="0"/>
          <w:divBdr>
            <w:top w:val="none" w:sz="0" w:space="0" w:color="auto"/>
            <w:left w:val="none" w:sz="0" w:space="0" w:color="auto"/>
            <w:bottom w:val="none" w:sz="0" w:space="0" w:color="auto"/>
            <w:right w:val="none" w:sz="0" w:space="0" w:color="auto"/>
          </w:divBdr>
        </w:div>
        <w:div w:id="935747325">
          <w:marLeft w:val="640"/>
          <w:marRight w:val="0"/>
          <w:marTop w:val="0"/>
          <w:marBottom w:val="0"/>
          <w:divBdr>
            <w:top w:val="none" w:sz="0" w:space="0" w:color="auto"/>
            <w:left w:val="none" w:sz="0" w:space="0" w:color="auto"/>
            <w:bottom w:val="none" w:sz="0" w:space="0" w:color="auto"/>
            <w:right w:val="none" w:sz="0" w:space="0" w:color="auto"/>
          </w:divBdr>
        </w:div>
        <w:div w:id="899946579">
          <w:marLeft w:val="640"/>
          <w:marRight w:val="0"/>
          <w:marTop w:val="0"/>
          <w:marBottom w:val="0"/>
          <w:divBdr>
            <w:top w:val="none" w:sz="0" w:space="0" w:color="auto"/>
            <w:left w:val="none" w:sz="0" w:space="0" w:color="auto"/>
            <w:bottom w:val="none" w:sz="0" w:space="0" w:color="auto"/>
            <w:right w:val="none" w:sz="0" w:space="0" w:color="auto"/>
          </w:divBdr>
        </w:div>
        <w:div w:id="1150444827">
          <w:marLeft w:val="640"/>
          <w:marRight w:val="0"/>
          <w:marTop w:val="0"/>
          <w:marBottom w:val="0"/>
          <w:divBdr>
            <w:top w:val="none" w:sz="0" w:space="0" w:color="auto"/>
            <w:left w:val="none" w:sz="0" w:space="0" w:color="auto"/>
            <w:bottom w:val="none" w:sz="0" w:space="0" w:color="auto"/>
            <w:right w:val="none" w:sz="0" w:space="0" w:color="auto"/>
          </w:divBdr>
        </w:div>
        <w:div w:id="1476724854">
          <w:marLeft w:val="640"/>
          <w:marRight w:val="0"/>
          <w:marTop w:val="0"/>
          <w:marBottom w:val="0"/>
          <w:divBdr>
            <w:top w:val="none" w:sz="0" w:space="0" w:color="auto"/>
            <w:left w:val="none" w:sz="0" w:space="0" w:color="auto"/>
            <w:bottom w:val="none" w:sz="0" w:space="0" w:color="auto"/>
            <w:right w:val="none" w:sz="0" w:space="0" w:color="auto"/>
          </w:divBdr>
        </w:div>
        <w:div w:id="876621159">
          <w:marLeft w:val="640"/>
          <w:marRight w:val="0"/>
          <w:marTop w:val="0"/>
          <w:marBottom w:val="0"/>
          <w:divBdr>
            <w:top w:val="none" w:sz="0" w:space="0" w:color="auto"/>
            <w:left w:val="none" w:sz="0" w:space="0" w:color="auto"/>
            <w:bottom w:val="none" w:sz="0" w:space="0" w:color="auto"/>
            <w:right w:val="none" w:sz="0" w:space="0" w:color="auto"/>
          </w:divBdr>
        </w:div>
        <w:div w:id="1365866873">
          <w:marLeft w:val="640"/>
          <w:marRight w:val="0"/>
          <w:marTop w:val="0"/>
          <w:marBottom w:val="0"/>
          <w:divBdr>
            <w:top w:val="none" w:sz="0" w:space="0" w:color="auto"/>
            <w:left w:val="none" w:sz="0" w:space="0" w:color="auto"/>
            <w:bottom w:val="none" w:sz="0" w:space="0" w:color="auto"/>
            <w:right w:val="none" w:sz="0" w:space="0" w:color="auto"/>
          </w:divBdr>
        </w:div>
        <w:div w:id="1236162461">
          <w:marLeft w:val="640"/>
          <w:marRight w:val="0"/>
          <w:marTop w:val="0"/>
          <w:marBottom w:val="0"/>
          <w:divBdr>
            <w:top w:val="none" w:sz="0" w:space="0" w:color="auto"/>
            <w:left w:val="none" w:sz="0" w:space="0" w:color="auto"/>
            <w:bottom w:val="none" w:sz="0" w:space="0" w:color="auto"/>
            <w:right w:val="none" w:sz="0" w:space="0" w:color="auto"/>
          </w:divBdr>
        </w:div>
        <w:div w:id="1231231576">
          <w:marLeft w:val="640"/>
          <w:marRight w:val="0"/>
          <w:marTop w:val="0"/>
          <w:marBottom w:val="0"/>
          <w:divBdr>
            <w:top w:val="none" w:sz="0" w:space="0" w:color="auto"/>
            <w:left w:val="none" w:sz="0" w:space="0" w:color="auto"/>
            <w:bottom w:val="none" w:sz="0" w:space="0" w:color="auto"/>
            <w:right w:val="none" w:sz="0" w:space="0" w:color="auto"/>
          </w:divBdr>
        </w:div>
        <w:div w:id="666054343">
          <w:marLeft w:val="640"/>
          <w:marRight w:val="0"/>
          <w:marTop w:val="0"/>
          <w:marBottom w:val="0"/>
          <w:divBdr>
            <w:top w:val="none" w:sz="0" w:space="0" w:color="auto"/>
            <w:left w:val="none" w:sz="0" w:space="0" w:color="auto"/>
            <w:bottom w:val="none" w:sz="0" w:space="0" w:color="auto"/>
            <w:right w:val="none" w:sz="0" w:space="0" w:color="auto"/>
          </w:divBdr>
        </w:div>
        <w:div w:id="267323491">
          <w:marLeft w:val="640"/>
          <w:marRight w:val="0"/>
          <w:marTop w:val="0"/>
          <w:marBottom w:val="0"/>
          <w:divBdr>
            <w:top w:val="none" w:sz="0" w:space="0" w:color="auto"/>
            <w:left w:val="none" w:sz="0" w:space="0" w:color="auto"/>
            <w:bottom w:val="none" w:sz="0" w:space="0" w:color="auto"/>
            <w:right w:val="none" w:sz="0" w:space="0" w:color="auto"/>
          </w:divBdr>
        </w:div>
        <w:div w:id="1069304545">
          <w:marLeft w:val="640"/>
          <w:marRight w:val="0"/>
          <w:marTop w:val="0"/>
          <w:marBottom w:val="0"/>
          <w:divBdr>
            <w:top w:val="none" w:sz="0" w:space="0" w:color="auto"/>
            <w:left w:val="none" w:sz="0" w:space="0" w:color="auto"/>
            <w:bottom w:val="none" w:sz="0" w:space="0" w:color="auto"/>
            <w:right w:val="none" w:sz="0" w:space="0" w:color="auto"/>
          </w:divBdr>
        </w:div>
        <w:div w:id="670646456">
          <w:marLeft w:val="640"/>
          <w:marRight w:val="0"/>
          <w:marTop w:val="0"/>
          <w:marBottom w:val="0"/>
          <w:divBdr>
            <w:top w:val="none" w:sz="0" w:space="0" w:color="auto"/>
            <w:left w:val="none" w:sz="0" w:space="0" w:color="auto"/>
            <w:bottom w:val="none" w:sz="0" w:space="0" w:color="auto"/>
            <w:right w:val="none" w:sz="0" w:space="0" w:color="auto"/>
          </w:divBdr>
        </w:div>
        <w:div w:id="2055619207">
          <w:marLeft w:val="640"/>
          <w:marRight w:val="0"/>
          <w:marTop w:val="0"/>
          <w:marBottom w:val="0"/>
          <w:divBdr>
            <w:top w:val="none" w:sz="0" w:space="0" w:color="auto"/>
            <w:left w:val="none" w:sz="0" w:space="0" w:color="auto"/>
            <w:bottom w:val="none" w:sz="0" w:space="0" w:color="auto"/>
            <w:right w:val="none" w:sz="0" w:space="0" w:color="auto"/>
          </w:divBdr>
        </w:div>
        <w:div w:id="1298492767">
          <w:marLeft w:val="640"/>
          <w:marRight w:val="0"/>
          <w:marTop w:val="0"/>
          <w:marBottom w:val="0"/>
          <w:divBdr>
            <w:top w:val="none" w:sz="0" w:space="0" w:color="auto"/>
            <w:left w:val="none" w:sz="0" w:space="0" w:color="auto"/>
            <w:bottom w:val="none" w:sz="0" w:space="0" w:color="auto"/>
            <w:right w:val="none" w:sz="0" w:space="0" w:color="auto"/>
          </w:divBdr>
        </w:div>
        <w:div w:id="267277955">
          <w:marLeft w:val="640"/>
          <w:marRight w:val="0"/>
          <w:marTop w:val="0"/>
          <w:marBottom w:val="0"/>
          <w:divBdr>
            <w:top w:val="none" w:sz="0" w:space="0" w:color="auto"/>
            <w:left w:val="none" w:sz="0" w:space="0" w:color="auto"/>
            <w:bottom w:val="none" w:sz="0" w:space="0" w:color="auto"/>
            <w:right w:val="none" w:sz="0" w:space="0" w:color="auto"/>
          </w:divBdr>
        </w:div>
        <w:div w:id="84501026">
          <w:marLeft w:val="640"/>
          <w:marRight w:val="0"/>
          <w:marTop w:val="0"/>
          <w:marBottom w:val="0"/>
          <w:divBdr>
            <w:top w:val="none" w:sz="0" w:space="0" w:color="auto"/>
            <w:left w:val="none" w:sz="0" w:space="0" w:color="auto"/>
            <w:bottom w:val="none" w:sz="0" w:space="0" w:color="auto"/>
            <w:right w:val="none" w:sz="0" w:space="0" w:color="auto"/>
          </w:divBdr>
        </w:div>
        <w:div w:id="1503201459">
          <w:marLeft w:val="640"/>
          <w:marRight w:val="0"/>
          <w:marTop w:val="0"/>
          <w:marBottom w:val="0"/>
          <w:divBdr>
            <w:top w:val="none" w:sz="0" w:space="0" w:color="auto"/>
            <w:left w:val="none" w:sz="0" w:space="0" w:color="auto"/>
            <w:bottom w:val="none" w:sz="0" w:space="0" w:color="auto"/>
            <w:right w:val="none" w:sz="0" w:space="0" w:color="auto"/>
          </w:divBdr>
        </w:div>
        <w:div w:id="1278677043">
          <w:marLeft w:val="640"/>
          <w:marRight w:val="0"/>
          <w:marTop w:val="0"/>
          <w:marBottom w:val="0"/>
          <w:divBdr>
            <w:top w:val="none" w:sz="0" w:space="0" w:color="auto"/>
            <w:left w:val="none" w:sz="0" w:space="0" w:color="auto"/>
            <w:bottom w:val="none" w:sz="0" w:space="0" w:color="auto"/>
            <w:right w:val="none" w:sz="0" w:space="0" w:color="auto"/>
          </w:divBdr>
        </w:div>
        <w:div w:id="199368143">
          <w:marLeft w:val="640"/>
          <w:marRight w:val="0"/>
          <w:marTop w:val="0"/>
          <w:marBottom w:val="0"/>
          <w:divBdr>
            <w:top w:val="none" w:sz="0" w:space="0" w:color="auto"/>
            <w:left w:val="none" w:sz="0" w:space="0" w:color="auto"/>
            <w:bottom w:val="none" w:sz="0" w:space="0" w:color="auto"/>
            <w:right w:val="none" w:sz="0" w:space="0" w:color="auto"/>
          </w:divBdr>
        </w:div>
        <w:div w:id="586036403">
          <w:marLeft w:val="640"/>
          <w:marRight w:val="0"/>
          <w:marTop w:val="0"/>
          <w:marBottom w:val="0"/>
          <w:divBdr>
            <w:top w:val="none" w:sz="0" w:space="0" w:color="auto"/>
            <w:left w:val="none" w:sz="0" w:space="0" w:color="auto"/>
            <w:bottom w:val="none" w:sz="0" w:space="0" w:color="auto"/>
            <w:right w:val="none" w:sz="0" w:space="0" w:color="auto"/>
          </w:divBdr>
        </w:div>
        <w:div w:id="1502507091">
          <w:marLeft w:val="640"/>
          <w:marRight w:val="0"/>
          <w:marTop w:val="0"/>
          <w:marBottom w:val="0"/>
          <w:divBdr>
            <w:top w:val="none" w:sz="0" w:space="0" w:color="auto"/>
            <w:left w:val="none" w:sz="0" w:space="0" w:color="auto"/>
            <w:bottom w:val="none" w:sz="0" w:space="0" w:color="auto"/>
            <w:right w:val="none" w:sz="0" w:space="0" w:color="auto"/>
          </w:divBdr>
        </w:div>
        <w:div w:id="1078409220">
          <w:marLeft w:val="640"/>
          <w:marRight w:val="0"/>
          <w:marTop w:val="0"/>
          <w:marBottom w:val="0"/>
          <w:divBdr>
            <w:top w:val="none" w:sz="0" w:space="0" w:color="auto"/>
            <w:left w:val="none" w:sz="0" w:space="0" w:color="auto"/>
            <w:bottom w:val="none" w:sz="0" w:space="0" w:color="auto"/>
            <w:right w:val="none" w:sz="0" w:space="0" w:color="auto"/>
          </w:divBdr>
        </w:div>
        <w:div w:id="433522838">
          <w:marLeft w:val="640"/>
          <w:marRight w:val="0"/>
          <w:marTop w:val="0"/>
          <w:marBottom w:val="0"/>
          <w:divBdr>
            <w:top w:val="none" w:sz="0" w:space="0" w:color="auto"/>
            <w:left w:val="none" w:sz="0" w:space="0" w:color="auto"/>
            <w:bottom w:val="none" w:sz="0" w:space="0" w:color="auto"/>
            <w:right w:val="none" w:sz="0" w:space="0" w:color="auto"/>
          </w:divBdr>
        </w:div>
        <w:div w:id="1933003463">
          <w:marLeft w:val="640"/>
          <w:marRight w:val="0"/>
          <w:marTop w:val="0"/>
          <w:marBottom w:val="0"/>
          <w:divBdr>
            <w:top w:val="none" w:sz="0" w:space="0" w:color="auto"/>
            <w:left w:val="none" w:sz="0" w:space="0" w:color="auto"/>
            <w:bottom w:val="none" w:sz="0" w:space="0" w:color="auto"/>
            <w:right w:val="none" w:sz="0" w:space="0" w:color="auto"/>
          </w:divBdr>
        </w:div>
        <w:div w:id="1393114391">
          <w:marLeft w:val="640"/>
          <w:marRight w:val="0"/>
          <w:marTop w:val="0"/>
          <w:marBottom w:val="0"/>
          <w:divBdr>
            <w:top w:val="none" w:sz="0" w:space="0" w:color="auto"/>
            <w:left w:val="none" w:sz="0" w:space="0" w:color="auto"/>
            <w:bottom w:val="none" w:sz="0" w:space="0" w:color="auto"/>
            <w:right w:val="none" w:sz="0" w:space="0" w:color="auto"/>
          </w:divBdr>
        </w:div>
        <w:div w:id="609043817">
          <w:marLeft w:val="640"/>
          <w:marRight w:val="0"/>
          <w:marTop w:val="0"/>
          <w:marBottom w:val="0"/>
          <w:divBdr>
            <w:top w:val="none" w:sz="0" w:space="0" w:color="auto"/>
            <w:left w:val="none" w:sz="0" w:space="0" w:color="auto"/>
            <w:bottom w:val="none" w:sz="0" w:space="0" w:color="auto"/>
            <w:right w:val="none" w:sz="0" w:space="0" w:color="auto"/>
          </w:divBdr>
        </w:div>
        <w:div w:id="1937135583">
          <w:marLeft w:val="640"/>
          <w:marRight w:val="0"/>
          <w:marTop w:val="0"/>
          <w:marBottom w:val="0"/>
          <w:divBdr>
            <w:top w:val="none" w:sz="0" w:space="0" w:color="auto"/>
            <w:left w:val="none" w:sz="0" w:space="0" w:color="auto"/>
            <w:bottom w:val="none" w:sz="0" w:space="0" w:color="auto"/>
            <w:right w:val="none" w:sz="0" w:space="0" w:color="auto"/>
          </w:divBdr>
        </w:div>
        <w:div w:id="973025876">
          <w:marLeft w:val="640"/>
          <w:marRight w:val="0"/>
          <w:marTop w:val="0"/>
          <w:marBottom w:val="0"/>
          <w:divBdr>
            <w:top w:val="none" w:sz="0" w:space="0" w:color="auto"/>
            <w:left w:val="none" w:sz="0" w:space="0" w:color="auto"/>
            <w:bottom w:val="none" w:sz="0" w:space="0" w:color="auto"/>
            <w:right w:val="none" w:sz="0" w:space="0" w:color="auto"/>
          </w:divBdr>
        </w:div>
        <w:div w:id="1614248598">
          <w:marLeft w:val="640"/>
          <w:marRight w:val="0"/>
          <w:marTop w:val="0"/>
          <w:marBottom w:val="0"/>
          <w:divBdr>
            <w:top w:val="none" w:sz="0" w:space="0" w:color="auto"/>
            <w:left w:val="none" w:sz="0" w:space="0" w:color="auto"/>
            <w:bottom w:val="none" w:sz="0" w:space="0" w:color="auto"/>
            <w:right w:val="none" w:sz="0" w:space="0" w:color="auto"/>
          </w:divBdr>
        </w:div>
        <w:div w:id="1723669788">
          <w:marLeft w:val="640"/>
          <w:marRight w:val="0"/>
          <w:marTop w:val="0"/>
          <w:marBottom w:val="0"/>
          <w:divBdr>
            <w:top w:val="none" w:sz="0" w:space="0" w:color="auto"/>
            <w:left w:val="none" w:sz="0" w:space="0" w:color="auto"/>
            <w:bottom w:val="none" w:sz="0" w:space="0" w:color="auto"/>
            <w:right w:val="none" w:sz="0" w:space="0" w:color="auto"/>
          </w:divBdr>
        </w:div>
        <w:div w:id="1231311677">
          <w:marLeft w:val="640"/>
          <w:marRight w:val="0"/>
          <w:marTop w:val="0"/>
          <w:marBottom w:val="0"/>
          <w:divBdr>
            <w:top w:val="none" w:sz="0" w:space="0" w:color="auto"/>
            <w:left w:val="none" w:sz="0" w:space="0" w:color="auto"/>
            <w:bottom w:val="none" w:sz="0" w:space="0" w:color="auto"/>
            <w:right w:val="none" w:sz="0" w:space="0" w:color="auto"/>
          </w:divBdr>
        </w:div>
        <w:div w:id="1820464010">
          <w:marLeft w:val="640"/>
          <w:marRight w:val="0"/>
          <w:marTop w:val="0"/>
          <w:marBottom w:val="0"/>
          <w:divBdr>
            <w:top w:val="none" w:sz="0" w:space="0" w:color="auto"/>
            <w:left w:val="none" w:sz="0" w:space="0" w:color="auto"/>
            <w:bottom w:val="none" w:sz="0" w:space="0" w:color="auto"/>
            <w:right w:val="none" w:sz="0" w:space="0" w:color="auto"/>
          </w:divBdr>
        </w:div>
        <w:div w:id="323974125">
          <w:marLeft w:val="640"/>
          <w:marRight w:val="0"/>
          <w:marTop w:val="0"/>
          <w:marBottom w:val="0"/>
          <w:divBdr>
            <w:top w:val="none" w:sz="0" w:space="0" w:color="auto"/>
            <w:left w:val="none" w:sz="0" w:space="0" w:color="auto"/>
            <w:bottom w:val="none" w:sz="0" w:space="0" w:color="auto"/>
            <w:right w:val="none" w:sz="0" w:space="0" w:color="auto"/>
          </w:divBdr>
        </w:div>
        <w:div w:id="2001732036">
          <w:marLeft w:val="640"/>
          <w:marRight w:val="0"/>
          <w:marTop w:val="0"/>
          <w:marBottom w:val="0"/>
          <w:divBdr>
            <w:top w:val="none" w:sz="0" w:space="0" w:color="auto"/>
            <w:left w:val="none" w:sz="0" w:space="0" w:color="auto"/>
            <w:bottom w:val="none" w:sz="0" w:space="0" w:color="auto"/>
            <w:right w:val="none" w:sz="0" w:space="0" w:color="auto"/>
          </w:divBdr>
        </w:div>
        <w:div w:id="1297029796">
          <w:marLeft w:val="640"/>
          <w:marRight w:val="0"/>
          <w:marTop w:val="0"/>
          <w:marBottom w:val="0"/>
          <w:divBdr>
            <w:top w:val="none" w:sz="0" w:space="0" w:color="auto"/>
            <w:left w:val="none" w:sz="0" w:space="0" w:color="auto"/>
            <w:bottom w:val="none" w:sz="0" w:space="0" w:color="auto"/>
            <w:right w:val="none" w:sz="0" w:space="0" w:color="auto"/>
          </w:divBdr>
        </w:div>
        <w:div w:id="606813218">
          <w:marLeft w:val="640"/>
          <w:marRight w:val="0"/>
          <w:marTop w:val="0"/>
          <w:marBottom w:val="0"/>
          <w:divBdr>
            <w:top w:val="none" w:sz="0" w:space="0" w:color="auto"/>
            <w:left w:val="none" w:sz="0" w:space="0" w:color="auto"/>
            <w:bottom w:val="none" w:sz="0" w:space="0" w:color="auto"/>
            <w:right w:val="none" w:sz="0" w:space="0" w:color="auto"/>
          </w:divBdr>
        </w:div>
        <w:div w:id="151257225">
          <w:marLeft w:val="640"/>
          <w:marRight w:val="0"/>
          <w:marTop w:val="0"/>
          <w:marBottom w:val="0"/>
          <w:divBdr>
            <w:top w:val="none" w:sz="0" w:space="0" w:color="auto"/>
            <w:left w:val="none" w:sz="0" w:space="0" w:color="auto"/>
            <w:bottom w:val="none" w:sz="0" w:space="0" w:color="auto"/>
            <w:right w:val="none" w:sz="0" w:space="0" w:color="auto"/>
          </w:divBdr>
        </w:div>
        <w:div w:id="582295891">
          <w:marLeft w:val="640"/>
          <w:marRight w:val="0"/>
          <w:marTop w:val="0"/>
          <w:marBottom w:val="0"/>
          <w:divBdr>
            <w:top w:val="none" w:sz="0" w:space="0" w:color="auto"/>
            <w:left w:val="none" w:sz="0" w:space="0" w:color="auto"/>
            <w:bottom w:val="none" w:sz="0" w:space="0" w:color="auto"/>
            <w:right w:val="none" w:sz="0" w:space="0" w:color="auto"/>
          </w:divBdr>
        </w:div>
        <w:div w:id="284625301">
          <w:marLeft w:val="640"/>
          <w:marRight w:val="0"/>
          <w:marTop w:val="0"/>
          <w:marBottom w:val="0"/>
          <w:divBdr>
            <w:top w:val="none" w:sz="0" w:space="0" w:color="auto"/>
            <w:left w:val="none" w:sz="0" w:space="0" w:color="auto"/>
            <w:bottom w:val="none" w:sz="0" w:space="0" w:color="auto"/>
            <w:right w:val="none" w:sz="0" w:space="0" w:color="auto"/>
          </w:divBdr>
        </w:div>
        <w:div w:id="352271612">
          <w:marLeft w:val="640"/>
          <w:marRight w:val="0"/>
          <w:marTop w:val="0"/>
          <w:marBottom w:val="0"/>
          <w:divBdr>
            <w:top w:val="none" w:sz="0" w:space="0" w:color="auto"/>
            <w:left w:val="none" w:sz="0" w:space="0" w:color="auto"/>
            <w:bottom w:val="none" w:sz="0" w:space="0" w:color="auto"/>
            <w:right w:val="none" w:sz="0" w:space="0" w:color="auto"/>
          </w:divBdr>
        </w:div>
        <w:div w:id="652218541">
          <w:marLeft w:val="640"/>
          <w:marRight w:val="0"/>
          <w:marTop w:val="0"/>
          <w:marBottom w:val="0"/>
          <w:divBdr>
            <w:top w:val="none" w:sz="0" w:space="0" w:color="auto"/>
            <w:left w:val="none" w:sz="0" w:space="0" w:color="auto"/>
            <w:bottom w:val="none" w:sz="0" w:space="0" w:color="auto"/>
            <w:right w:val="none" w:sz="0" w:space="0" w:color="auto"/>
          </w:divBdr>
        </w:div>
        <w:div w:id="942301360">
          <w:marLeft w:val="640"/>
          <w:marRight w:val="0"/>
          <w:marTop w:val="0"/>
          <w:marBottom w:val="0"/>
          <w:divBdr>
            <w:top w:val="none" w:sz="0" w:space="0" w:color="auto"/>
            <w:left w:val="none" w:sz="0" w:space="0" w:color="auto"/>
            <w:bottom w:val="none" w:sz="0" w:space="0" w:color="auto"/>
            <w:right w:val="none" w:sz="0" w:space="0" w:color="auto"/>
          </w:divBdr>
        </w:div>
        <w:div w:id="1720861423">
          <w:marLeft w:val="640"/>
          <w:marRight w:val="0"/>
          <w:marTop w:val="0"/>
          <w:marBottom w:val="0"/>
          <w:divBdr>
            <w:top w:val="none" w:sz="0" w:space="0" w:color="auto"/>
            <w:left w:val="none" w:sz="0" w:space="0" w:color="auto"/>
            <w:bottom w:val="none" w:sz="0" w:space="0" w:color="auto"/>
            <w:right w:val="none" w:sz="0" w:space="0" w:color="auto"/>
          </w:divBdr>
        </w:div>
        <w:div w:id="2017538794">
          <w:marLeft w:val="640"/>
          <w:marRight w:val="0"/>
          <w:marTop w:val="0"/>
          <w:marBottom w:val="0"/>
          <w:divBdr>
            <w:top w:val="none" w:sz="0" w:space="0" w:color="auto"/>
            <w:left w:val="none" w:sz="0" w:space="0" w:color="auto"/>
            <w:bottom w:val="none" w:sz="0" w:space="0" w:color="auto"/>
            <w:right w:val="none" w:sz="0" w:space="0" w:color="auto"/>
          </w:divBdr>
        </w:div>
        <w:div w:id="1169828844">
          <w:marLeft w:val="640"/>
          <w:marRight w:val="0"/>
          <w:marTop w:val="0"/>
          <w:marBottom w:val="0"/>
          <w:divBdr>
            <w:top w:val="none" w:sz="0" w:space="0" w:color="auto"/>
            <w:left w:val="none" w:sz="0" w:space="0" w:color="auto"/>
            <w:bottom w:val="none" w:sz="0" w:space="0" w:color="auto"/>
            <w:right w:val="none" w:sz="0" w:space="0" w:color="auto"/>
          </w:divBdr>
        </w:div>
        <w:div w:id="428695741">
          <w:marLeft w:val="640"/>
          <w:marRight w:val="0"/>
          <w:marTop w:val="0"/>
          <w:marBottom w:val="0"/>
          <w:divBdr>
            <w:top w:val="none" w:sz="0" w:space="0" w:color="auto"/>
            <w:left w:val="none" w:sz="0" w:space="0" w:color="auto"/>
            <w:bottom w:val="none" w:sz="0" w:space="0" w:color="auto"/>
            <w:right w:val="none" w:sz="0" w:space="0" w:color="auto"/>
          </w:divBdr>
        </w:div>
        <w:div w:id="1314797280">
          <w:marLeft w:val="640"/>
          <w:marRight w:val="0"/>
          <w:marTop w:val="0"/>
          <w:marBottom w:val="0"/>
          <w:divBdr>
            <w:top w:val="none" w:sz="0" w:space="0" w:color="auto"/>
            <w:left w:val="none" w:sz="0" w:space="0" w:color="auto"/>
            <w:bottom w:val="none" w:sz="0" w:space="0" w:color="auto"/>
            <w:right w:val="none" w:sz="0" w:space="0" w:color="auto"/>
          </w:divBdr>
        </w:div>
        <w:div w:id="927277060">
          <w:marLeft w:val="640"/>
          <w:marRight w:val="0"/>
          <w:marTop w:val="0"/>
          <w:marBottom w:val="0"/>
          <w:divBdr>
            <w:top w:val="none" w:sz="0" w:space="0" w:color="auto"/>
            <w:left w:val="none" w:sz="0" w:space="0" w:color="auto"/>
            <w:bottom w:val="none" w:sz="0" w:space="0" w:color="auto"/>
            <w:right w:val="none" w:sz="0" w:space="0" w:color="auto"/>
          </w:divBdr>
        </w:div>
        <w:div w:id="1001935355">
          <w:marLeft w:val="640"/>
          <w:marRight w:val="0"/>
          <w:marTop w:val="0"/>
          <w:marBottom w:val="0"/>
          <w:divBdr>
            <w:top w:val="none" w:sz="0" w:space="0" w:color="auto"/>
            <w:left w:val="none" w:sz="0" w:space="0" w:color="auto"/>
            <w:bottom w:val="none" w:sz="0" w:space="0" w:color="auto"/>
            <w:right w:val="none" w:sz="0" w:space="0" w:color="auto"/>
          </w:divBdr>
        </w:div>
        <w:div w:id="730663023">
          <w:marLeft w:val="640"/>
          <w:marRight w:val="0"/>
          <w:marTop w:val="0"/>
          <w:marBottom w:val="0"/>
          <w:divBdr>
            <w:top w:val="none" w:sz="0" w:space="0" w:color="auto"/>
            <w:left w:val="none" w:sz="0" w:space="0" w:color="auto"/>
            <w:bottom w:val="none" w:sz="0" w:space="0" w:color="auto"/>
            <w:right w:val="none" w:sz="0" w:space="0" w:color="auto"/>
          </w:divBdr>
        </w:div>
        <w:div w:id="560555227">
          <w:marLeft w:val="640"/>
          <w:marRight w:val="0"/>
          <w:marTop w:val="0"/>
          <w:marBottom w:val="0"/>
          <w:divBdr>
            <w:top w:val="none" w:sz="0" w:space="0" w:color="auto"/>
            <w:left w:val="none" w:sz="0" w:space="0" w:color="auto"/>
            <w:bottom w:val="none" w:sz="0" w:space="0" w:color="auto"/>
            <w:right w:val="none" w:sz="0" w:space="0" w:color="auto"/>
          </w:divBdr>
        </w:div>
        <w:div w:id="1565606896">
          <w:marLeft w:val="640"/>
          <w:marRight w:val="0"/>
          <w:marTop w:val="0"/>
          <w:marBottom w:val="0"/>
          <w:divBdr>
            <w:top w:val="none" w:sz="0" w:space="0" w:color="auto"/>
            <w:left w:val="none" w:sz="0" w:space="0" w:color="auto"/>
            <w:bottom w:val="none" w:sz="0" w:space="0" w:color="auto"/>
            <w:right w:val="none" w:sz="0" w:space="0" w:color="auto"/>
          </w:divBdr>
        </w:div>
        <w:div w:id="1960603871">
          <w:marLeft w:val="640"/>
          <w:marRight w:val="0"/>
          <w:marTop w:val="0"/>
          <w:marBottom w:val="0"/>
          <w:divBdr>
            <w:top w:val="none" w:sz="0" w:space="0" w:color="auto"/>
            <w:left w:val="none" w:sz="0" w:space="0" w:color="auto"/>
            <w:bottom w:val="none" w:sz="0" w:space="0" w:color="auto"/>
            <w:right w:val="none" w:sz="0" w:space="0" w:color="auto"/>
          </w:divBdr>
        </w:div>
        <w:div w:id="1339382540">
          <w:marLeft w:val="640"/>
          <w:marRight w:val="0"/>
          <w:marTop w:val="0"/>
          <w:marBottom w:val="0"/>
          <w:divBdr>
            <w:top w:val="none" w:sz="0" w:space="0" w:color="auto"/>
            <w:left w:val="none" w:sz="0" w:space="0" w:color="auto"/>
            <w:bottom w:val="none" w:sz="0" w:space="0" w:color="auto"/>
            <w:right w:val="none" w:sz="0" w:space="0" w:color="auto"/>
          </w:divBdr>
        </w:div>
        <w:div w:id="295724925">
          <w:marLeft w:val="640"/>
          <w:marRight w:val="0"/>
          <w:marTop w:val="0"/>
          <w:marBottom w:val="0"/>
          <w:divBdr>
            <w:top w:val="none" w:sz="0" w:space="0" w:color="auto"/>
            <w:left w:val="none" w:sz="0" w:space="0" w:color="auto"/>
            <w:bottom w:val="none" w:sz="0" w:space="0" w:color="auto"/>
            <w:right w:val="none" w:sz="0" w:space="0" w:color="auto"/>
          </w:divBdr>
        </w:div>
        <w:div w:id="1130246460">
          <w:marLeft w:val="640"/>
          <w:marRight w:val="0"/>
          <w:marTop w:val="0"/>
          <w:marBottom w:val="0"/>
          <w:divBdr>
            <w:top w:val="none" w:sz="0" w:space="0" w:color="auto"/>
            <w:left w:val="none" w:sz="0" w:space="0" w:color="auto"/>
            <w:bottom w:val="none" w:sz="0" w:space="0" w:color="auto"/>
            <w:right w:val="none" w:sz="0" w:space="0" w:color="auto"/>
          </w:divBdr>
        </w:div>
        <w:div w:id="1937711252">
          <w:marLeft w:val="640"/>
          <w:marRight w:val="0"/>
          <w:marTop w:val="0"/>
          <w:marBottom w:val="0"/>
          <w:divBdr>
            <w:top w:val="none" w:sz="0" w:space="0" w:color="auto"/>
            <w:left w:val="none" w:sz="0" w:space="0" w:color="auto"/>
            <w:bottom w:val="none" w:sz="0" w:space="0" w:color="auto"/>
            <w:right w:val="none" w:sz="0" w:space="0" w:color="auto"/>
          </w:divBdr>
        </w:div>
        <w:div w:id="1863471958">
          <w:marLeft w:val="640"/>
          <w:marRight w:val="0"/>
          <w:marTop w:val="0"/>
          <w:marBottom w:val="0"/>
          <w:divBdr>
            <w:top w:val="none" w:sz="0" w:space="0" w:color="auto"/>
            <w:left w:val="none" w:sz="0" w:space="0" w:color="auto"/>
            <w:bottom w:val="none" w:sz="0" w:space="0" w:color="auto"/>
            <w:right w:val="none" w:sz="0" w:space="0" w:color="auto"/>
          </w:divBdr>
        </w:div>
      </w:divsChild>
    </w:div>
    <w:div w:id="799688189">
      <w:bodyDiv w:val="1"/>
      <w:marLeft w:val="0"/>
      <w:marRight w:val="0"/>
      <w:marTop w:val="0"/>
      <w:marBottom w:val="0"/>
      <w:divBdr>
        <w:top w:val="none" w:sz="0" w:space="0" w:color="auto"/>
        <w:left w:val="none" w:sz="0" w:space="0" w:color="auto"/>
        <w:bottom w:val="none" w:sz="0" w:space="0" w:color="auto"/>
        <w:right w:val="none" w:sz="0" w:space="0" w:color="auto"/>
      </w:divBdr>
      <w:divsChild>
        <w:div w:id="24451311">
          <w:marLeft w:val="640"/>
          <w:marRight w:val="0"/>
          <w:marTop w:val="0"/>
          <w:marBottom w:val="0"/>
          <w:divBdr>
            <w:top w:val="none" w:sz="0" w:space="0" w:color="auto"/>
            <w:left w:val="none" w:sz="0" w:space="0" w:color="auto"/>
            <w:bottom w:val="none" w:sz="0" w:space="0" w:color="auto"/>
            <w:right w:val="none" w:sz="0" w:space="0" w:color="auto"/>
          </w:divBdr>
        </w:div>
        <w:div w:id="34473764">
          <w:marLeft w:val="640"/>
          <w:marRight w:val="0"/>
          <w:marTop w:val="0"/>
          <w:marBottom w:val="0"/>
          <w:divBdr>
            <w:top w:val="none" w:sz="0" w:space="0" w:color="auto"/>
            <w:left w:val="none" w:sz="0" w:space="0" w:color="auto"/>
            <w:bottom w:val="none" w:sz="0" w:space="0" w:color="auto"/>
            <w:right w:val="none" w:sz="0" w:space="0" w:color="auto"/>
          </w:divBdr>
        </w:div>
        <w:div w:id="43606943">
          <w:marLeft w:val="640"/>
          <w:marRight w:val="0"/>
          <w:marTop w:val="0"/>
          <w:marBottom w:val="0"/>
          <w:divBdr>
            <w:top w:val="none" w:sz="0" w:space="0" w:color="auto"/>
            <w:left w:val="none" w:sz="0" w:space="0" w:color="auto"/>
            <w:bottom w:val="none" w:sz="0" w:space="0" w:color="auto"/>
            <w:right w:val="none" w:sz="0" w:space="0" w:color="auto"/>
          </w:divBdr>
        </w:div>
        <w:div w:id="52050434">
          <w:marLeft w:val="640"/>
          <w:marRight w:val="0"/>
          <w:marTop w:val="0"/>
          <w:marBottom w:val="0"/>
          <w:divBdr>
            <w:top w:val="none" w:sz="0" w:space="0" w:color="auto"/>
            <w:left w:val="none" w:sz="0" w:space="0" w:color="auto"/>
            <w:bottom w:val="none" w:sz="0" w:space="0" w:color="auto"/>
            <w:right w:val="none" w:sz="0" w:space="0" w:color="auto"/>
          </w:divBdr>
        </w:div>
        <w:div w:id="69426528">
          <w:marLeft w:val="640"/>
          <w:marRight w:val="0"/>
          <w:marTop w:val="0"/>
          <w:marBottom w:val="0"/>
          <w:divBdr>
            <w:top w:val="none" w:sz="0" w:space="0" w:color="auto"/>
            <w:left w:val="none" w:sz="0" w:space="0" w:color="auto"/>
            <w:bottom w:val="none" w:sz="0" w:space="0" w:color="auto"/>
            <w:right w:val="none" w:sz="0" w:space="0" w:color="auto"/>
          </w:divBdr>
        </w:div>
        <w:div w:id="74783265">
          <w:marLeft w:val="640"/>
          <w:marRight w:val="0"/>
          <w:marTop w:val="0"/>
          <w:marBottom w:val="0"/>
          <w:divBdr>
            <w:top w:val="none" w:sz="0" w:space="0" w:color="auto"/>
            <w:left w:val="none" w:sz="0" w:space="0" w:color="auto"/>
            <w:bottom w:val="none" w:sz="0" w:space="0" w:color="auto"/>
            <w:right w:val="none" w:sz="0" w:space="0" w:color="auto"/>
          </w:divBdr>
        </w:div>
        <w:div w:id="99690295">
          <w:marLeft w:val="640"/>
          <w:marRight w:val="0"/>
          <w:marTop w:val="0"/>
          <w:marBottom w:val="0"/>
          <w:divBdr>
            <w:top w:val="none" w:sz="0" w:space="0" w:color="auto"/>
            <w:left w:val="none" w:sz="0" w:space="0" w:color="auto"/>
            <w:bottom w:val="none" w:sz="0" w:space="0" w:color="auto"/>
            <w:right w:val="none" w:sz="0" w:space="0" w:color="auto"/>
          </w:divBdr>
        </w:div>
        <w:div w:id="100877131">
          <w:marLeft w:val="640"/>
          <w:marRight w:val="0"/>
          <w:marTop w:val="0"/>
          <w:marBottom w:val="0"/>
          <w:divBdr>
            <w:top w:val="none" w:sz="0" w:space="0" w:color="auto"/>
            <w:left w:val="none" w:sz="0" w:space="0" w:color="auto"/>
            <w:bottom w:val="none" w:sz="0" w:space="0" w:color="auto"/>
            <w:right w:val="none" w:sz="0" w:space="0" w:color="auto"/>
          </w:divBdr>
        </w:div>
        <w:div w:id="135029892">
          <w:marLeft w:val="640"/>
          <w:marRight w:val="0"/>
          <w:marTop w:val="0"/>
          <w:marBottom w:val="0"/>
          <w:divBdr>
            <w:top w:val="none" w:sz="0" w:space="0" w:color="auto"/>
            <w:left w:val="none" w:sz="0" w:space="0" w:color="auto"/>
            <w:bottom w:val="none" w:sz="0" w:space="0" w:color="auto"/>
            <w:right w:val="none" w:sz="0" w:space="0" w:color="auto"/>
          </w:divBdr>
        </w:div>
        <w:div w:id="148720090">
          <w:marLeft w:val="640"/>
          <w:marRight w:val="0"/>
          <w:marTop w:val="0"/>
          <w:marBottom w:val="0"/>
          <w:divBdr>
            <w:top w:val="none" w:sz="0" w:space="0" w:color="auto"/>
            <w:left w:val="none" w:sz="0" w:space="0" w:color="auto"/>
            <w:bottom w:val="none" w:sz="0" w:space="0" w:color="auto"/>
            <w:right w:val="none" w:sz="0" w:space="0" w:color="auto"/>
          </w:divBdr>
        </w:div>
        <w:div w:id="163058888">
          <w:marLeft w:val="640"/>
          <w:marRight w:val="0"/>
          <w:marTop w:val="0"/>
          <w:marBottom w:val="0"/>
          <w:divBdr>
            <w:top w:val="none" w:sz="0" w:space="0" w:color="auto"/>
            <w:left w:val="none" w:sz="0" w:space="0" w:color="auto"/>
            <w:bottom w:val="none" w:sz="0" w:space="0" w:color="auto"/>
            <w:right w:val="none" w:sz="0" w:space="0" w:color="auto"/>
          </w:divBdr>
        </w:div>
        <w:div w:id="189803489">
          <w:marLeft w:val="640"/>
          <w:marRight w:val="0"/>
          <w:marTop w:val="0"/>
          <w:marBottom w:val="0"/>
          <w:divBdr>
            <w:top w:val="none" w:sz="0" w:space="0" w:color="auto"/>
            <w:left w:val="none" w:sz="0" w:space="0" w:color="auto"/>
            <w:bottom w:val="none" w:sz="0" w:space="0" w:color="auto"/>
            <w:right w:val="none" w:sz="0" w:space="0" w:color="auto"/>
          </w:divBdr>
        </w:div>
        <w:div w:id="256905503">
          <w:marLeft w:val="640"/>
          <w:marRight w:val="0"/>
          <w:marTop w:val="0"/>
          <w:marBottom w:val="0"/>
          <w:divBdr>
            <w:top w:val="none" w:sz="0" w:space="0" w:color="auto"/>
            <w:left w:val="none" w:sz="0" w:space="0" w:color="auto"/>
            <w:bottom w:val="none" w:sz="0" w:space="0" w:color="auto"/>
            <w:right w:val="none" w:sz="0" w:space="0" w:color="auto"/>
          </w:divBdr>
        </w:div>
        <w:div w:id="305743070">
          <w:marLeft w:val="640"/>
          <w:marRight w:val="0"/>
          <w:marTop w:val="0"/>
          <w:marBottom w:val="0"/>
          <w:divBdr>
            <w:top w:val="none" w:sz="0" w:space="0" w:color="auto"/>
            <w:left w:val="none" w:sz="0" w:space="0" w:color="auto"/>
            <w:bottom w:val="none" w:sz="0" w:space="0" w:color="auto"/>
            <w:right w:val="none" w:sz="0" w:space="0" w:color="auto"/>
          </w:divBdr>
        </w:div>
        <w:div w:id="318583195">
          <w:marLeft w:val="640"/>
          <w:marRight w:val="0"/>
          <w:marTop w:val="0"/>
          <w:marBottom w:val="0"/>
          <w:divBdr>
            <w:top w:val="none" w:sz="0" w:space="0" w:color="auto"/>
            <w:left w:val="none" w:sz="0" w:space="0" w:color="auto"/>
            <w:bottom w:val="none" w:sz="0" w:space="0" w:color="auto"/>
            <w:right w:val="none" w:sz="0" w:space="0" w:color="auto"/>
          </w:divBdr>
        </w:div>
        <w:div w:id="322708604">
          <w:marLeft w:val="640"/>
          <w:marRight w:val="0"/>
          <w:marTop w:val="0"/>
          <w:marBottom w:val="0"/>
          <w:divBdr>
            <w:top w:val="none" w:sz="0" w:space="0" w:color="auto"/>
            <w:left w:val="none" w:sz="0" w:space="0" w:color="auto"/>
            <w:bottom w:val="none" w:sz="0" w:space="0" w:color="auto"/>
            <w:right w:val="none" w:sz="0" w:space="0" w:color="auto"/>
          </w:divBdr>
        </w:div>
        <w:div w:id="351685051">
          <w:marLeft w:val="640"/>
          <w:marRight w:val="0"/>
          <w:marTop w:val="0"/>
          <w:marBottom w:val="0"/>
          <w:divBdr>
            <w:top w:val="none" w:sz="0" w:space="0" w:color="auto"/>
            <w:left w:val="none" w:sz="0" w:space="0" w:color="auto"/>
            <w:bottom w:val="none" w:sz="0" w:space="0" w:color="auto"/>
            <w:right w:val="none" w:sz="0" w:space="0" w:color="auto"/>
          </w:divBdr>
        </w:div>
        <w:div w:id="377896566">
          <w:marLeft w:val="640"/>
          <w:marRight w:val="0"/>
          <w:marTop w:val="0"/>
          <w:marBottom w:val="0"/>
          <w:divBdr>
            <w:top w:val="none" w:sz="0" w:space="0" w:color="auto"/>
            <w:left w:val="none" w:sz="0" w:space="0" w:color="auto"/>
            <w:bottom w:val="none" w:sz="0" w:space="0" w:color="auto"/>
            <w:right w:val="none" w:sz="0" w:space="0" w:color="auto"/>
          </w:divBdr>
        </w:div>
        <w:div w:id="378864207">
          <w:marLeft w:val="640"/>
          <w:marRight w:val="0"/>
          <w:marTop w:val="0"/>
          <w:marBottom w:val="0"/>
          <w:divBdr>
            <w:top w:val="none" w:sz="0" w:space="0" w:color="auto"/>
            <w:left w:val="none" w:sz="0" w:space="0" w:color="auto"/>
            <w:bottom w:val="none" w:sz="0" w:space="0" w:color="auto"/>
            <w:right w:val="none" w:sz="0" w:space="0" w:color="auto"/>
          </w:divBdr>
        </w:div>
        <w:div w:id="388307697">
          <w:marLeft w:val="640"/>
          <w:marRight w:val="0"/>
          <w:marTop w:val="0"/>
          <w:marBottom w:val="0"/>
          <w:divBdr>
            <w:top w:val="none" w:sz="0" w:space="0" w:color="auto"/>
            <w:left w:val="none" w:sz="0" w:space="0" w:color="auto"/>
            <w:bottom w:val="none" w:sz="0" w:space="0" w:color="auto"/>
            <w:right w:val="none" w:sz="0" w:space="0" w:color="auto"/>
          </w:divBdr>
        </w:div>
        <w:div w:id="405690311">
          <w:marLeft w:val="640"/>
          <w:marRight w:val="0"/>
          <w:marTop w:val="0"/>
          <w:marBottom w:val="0"/>
          <w:divBdr>
            <w:top w:val="none" w:sz="0" w:space="0" w:color="auto"/>
            <w:left w:val="none" w:sz="0" w:space="0" w:color="auto"/>
            <w:bottom w:val="none" w:sz="0" w:space="0" w:color="auto"/>
            <w:right w:val="none" w:sz="0" w:space="0" w:color="auto"/>
          </w:divBdr>
        </w:div>
        <w:div w:id="452402317">
          <w:marLeft w:val="640"/>
          <w:marRight w:val="0"/>
          <w:marTop w:val="0"/>
          <w:marBottom w:val="0"/>
          <w:divBdr>
            <w:top w:val="none" w:sz="0" w:space="0" w:color="auto"/>
            <w:left w:val="none" w:sz="0" w:space="0" w:color="auto"/>
            <w:bottom w:val="none" w:sz="0" w:space="0" w:color="auto"/>
            <w:right w:val="none" w:sz="0" w:space="0" w:color="auto"/>
          </w:divBdr>
        </w:div>
        <w:div w:id="471023700">
          <w:marLeft w:val="640"/>
          <w:marRight w:val="0"/>
          <w:marTop w:val="0"/>
          <w:marBottom w:val="0"/>
          <w:divBdr>
            <w:top w:val="none" w:sz="0" w:space="0" w:color="auto"/>
            <w:left w:val="none" w:sz="0" w:space="0" w:color="auto"/>
            <w:bottom w:val="none" w:sz="0" w:space="0" w:color="auto"/>
            <w:right w:val="none" w:sz="0" w:space="0" w:color="auto"/>
          </w:divBdr>
        </w:div>
        <w:div w:id="520625933">
          <w:marLeft w:val="640"/>
          <w:marRight w:val="0"/>
          <w:marTop w:val="0"/>
          <w:marBottom w:val="0"/>
          <w:divBdr>
            <w:top w:val="none" w:sz="0" w:space="0" w:color="auto"/>
            <w:left w:val="none" w:sz="0" w:space="0" w:color="auto"/>
            <w:bottom w:val="none" w:sz="0" w:space="0" w:color="auto"/>
            <w:right w:val="none" w:sz="0" w:space="0" w:color="auto"/>
          </w:divBdr>
        </w:div>
        <w:div w:id="520974217">
          <w:marLeft w:val="640"/>
          <w:marRight w:val="0"/>
          <w:marTop w:val="0"/>
          <w:marBottom w:val="0"/>
          <w:divBdr>
            <w:top w:val="none" w:sz="0" w:space="0" w:color="auto"/>
            <w:left w:val="none" w:sz="0" w:space="0" w:color="auto"/>
            <w:bottom w:val="none" w:sz="0" w:space="0" w:color="auto"/>
            <w:right w:val="none" w:sz="0" w:space="0" w:color="auto"/>
          </w:divBdr>
        </w:div>
        <w:div w:id="529343854">
          <w:marLeft w:val="640"/>
          <w:marRight w:val="0"/>
          <w:marTop w:val="0"/>
          <w:marBottom w:val="0"/>
          <w:divBdr>
            <w:top w:val="none" w:sz="0" w:space="0" w:color="auto"/>
            <w:left w:val="none" w:sz="0" w:space="0" w:color="auto"/>
            <w:bottom w:val="none" w:sz="0" w:space="0" w:color="auto"/>
            <w:right w:val="none" w:sz="0" w:space="0" w:color="auto"/>
          </w:divBdr>
        </w:div>
        <w:div w:id="547185619">
          <w:marLeft w:val="640"/>
          <w:marRight w:val="0"/>
          <w:marTop w:val="0"/>
          <w:marBottom w:val="0"/>
          <w:divBdr>
            <w:top w:val="none" w:sz="0" w:space="0" w:color="auto"/>
            <w:left w:val="none" w:sz="0" w:space="0" w:color="auto"/>
            <w:bottom w:val="none" w:sz="0" w:space="0" w:color="auto"/>
            <w:right w:val="none" w:sz="0" w:space="0" w:color="auto"/>
          </w:divBdr>
        </w:div>
        <w:div w:id="589580449">
          <w:marLeft w:val="640"/>
          <w:marRight w:val="0"/>
          <w:marTop w:val="0"/>
          <w:marBottom w:val="0"/>
          <w:divBdr>
            <w:top w:val="none" w:sz="0" w:space="0" w:color="auto"/>
            <w:left w:val="none" w:sz="0" w:space="0" w:color="auto"/>
            <w:bottom w:val="none" w:sz="0" w:space="0" w:color="auto"/>
            <w:right w:val="none" w:sz="0" w:space="0" w:color="auto"/>
          </w:divBdr>
        </w:div>
        <w:div w:id="648828091">
          <w:marLeft w:val="640"/>
          <w:marRight w:val="0"/>
          <w:marTop w:val="0"/>
          <w:marBottom w:val="0"/>
          <w:divBdr>
            <w:top w:val="none" w:sz="0" w:space="0" w:color="auto"/>
            <w:left w:val="none" w:sz="0" w:space="0" w:color="auto"/>
            <w:bottom w:val="none" w:sz="0" w:space="0" w:color="auto"/>
            <w:right w:val="none" w:sz="0" w:space="0" w:color="auto"/>
          </w:divBdr>
        </w:div>
        <w:div w:id="670063313">
          <w:marLeft w:val="640"/>
          <w:marRight w:val="0"/>
          <w:marTop w:val="0"/>
          <w:marBottom w:val="0"/>
          <w:divBdr>
            <w:top w:val="none" w:sz="0" w:space="0" w:color="auto"/>
            <w:left w:val="none" w:sz="0" w:space="0" w:color="auto"/>
            <w:bottom w:val="none" w:sz="0" w:space="0" w:color="auto"/>
            <w:right w:val="none" w:sz="0" w:space="0" w:color="auto"/>
          </w:divBdr>
        </w:div>
        <w:div w:id="707681046">
          <w:marLeft w:val="640"/>
          <w:marRight w:val="0"/>
          <w:marTop w:val="0"/>
          <w:marBottom w:val="0"/>
          <w:divBdr>
            <w:top w:val="none" w:sz="0" w:space="0" w:color="auto"/>
            <w:left w:val="none" w:sz="0" w:space="0" w:color="auto"/>
            <w:bottom w:val="none" w:sz="0" w:space="0" w:color="auto"/>
            <w:right w:val="none" w:sz="0" w:space="0" w:color="auto"/>
          </w:divBdr>
        </w:div>
        <w:div w:id="713384167">
          <w:marLeft w:val="640"/>
          <w:marRight w:val="0"/>
          <w:marTop w:val="0"/>
          <w:marBottom w:val="0"/>
          <w:divBdr>
            <w:top w:val="none" w:sz="0" w:space="0" w:color="auto"/>
            <w:left w:val="none" w:sz="0" w:space="0" w:color="auto"/>
            <w:bottom w:val="none" w:sz="0" w:space="0" w:color="auto"/>
            <w:right w:val="none" w:sz="0" w:space="0" w:color="auto"/>
          </w:divBdr>
        </w:div>
        <w:div w:id="713502824">
          <w:marLeft w:val="640"/>
          <w:marRight w:val="0"/>
          <w:marTop w:val="0"/>
          <w:marBottom w:val="0"/>
          <w:divBdr>
            <w:top w:val="none" w:sz="0" w:space="0" w:color="auto"/>
            <w:left w:val="none" w:sz="0" w:space="0" w:color="auto"/>
            <w:bottom w:val="none" w:sz="0" w:space="0" w:color="auto"/>
            <w:right w:val="none" w:sz="0" w:space="0" w:color="auto"/>
          </w:divBdr>
        </w:div>
        <w:div w:id="756941125">
          <w:marLeft w:val="640"/>
          <w:marRight w:val="0"/>
          <w:marTop w:val="0"/>
          <w:marBottom w:val="0"/>
          <w:divBdr>
            <w:top w:val="none" w:sz="0" w:space="0" w:color="auto"/>
            <w:left w:val="none" w:sz="0" w:space="0" w:color="auto"/>
            <w:bottom w:val="none" w:sz="0" w:space="0" w:color="auto"/>
            <w:right w:val="none" w:sz="0" w:space="0" w:color="auto"/>
          </w:divBdr>
        </w:div>
        <w:div w:id="768699075">
          <w:marLeft w:val="640"/>
          <w:marRight w:val="0"/>
          <w:marTop w:val="0"/>
          <w:marBottom w:val="0"/>
          <w:divBdr>
            <w:top w:val="none" w:sz="0" w:space="0" w:color="auto"/>
            <w:left w:val="none" w:sz="0" w:space="0" w:color="auto"/>
            <w:bottom w:val="none" w:sz="0" w:space="0" w:color="auto"/>
            <w:right w:val="none" w:sz="0" w:space="0" w:color="auto"/>
          </w:divBdr>
        </w:div>
        <w:div w:id="790513369">
          <w:marLeft w:val="640"/>
          <w:marRight w:val="0"/>
          <w:marTop w:val="0"/>
          <w:marBottom w:val="0"/>
          <w:divBdr>
            <w:top w:val="none" w:sz="0" w:space="0" w:color="auto"/>
            <w:left w:val="none" w:sz="0" w:space="0" w:color="auto"/>
            <w:bottom w:val="none" w:sz="0" w:space="0" w:color="auto"/>
            <w:right w:val="none" w:sz="0" w:space="0" w:color="auto"/>
          </w:divBdr>
        </w:div>
        <w:div w:id="802770719">
          <w:marLeft w:val="640"/>
          <w:marRight w:val="0"/>
          <w:marTop w:val="0"/>
          <w:marBottom w:val="0"/>
          <w:divBdr>
            <w:top w:val="none" w:sz="0" w:space="0" w:color="auto"/>
            <w:left w:val="none" w:sz="0" w:space="0" w:color="auto"/>
            <w:bottom w:val="none" w:sz="0" w:space="0" w:color="auto"/>
            <w:right w:val="none" w:sz="0" w:space="0" w:color="auto"/>
          </w:divBdr>
        </w:div>
        <w:div w:id="803353809">
          <w:marLeft w:val="640"/>
          <w:marRight w:val="0"/>
          <w:marTop w:val="0"/>
          <w:marBottom w:val="0"/>
          <w:divBdr>
            <w:top w:val="none" w:sz="0" w:space="0" w:color="auto"/>
            <w:left w:val="none" w:sz="0" w:space="0" w:color="auto"/>
            <w:bottom w:val="none" w:sz="0" w:space="0" w:color="auto"/>
            <w:right w:val="none" w:sz="0" w:space="0" w:color="auto"/>
          </w:divBdr>
        </w:div>
        <w:div w:id="857503652">
          <w:marLeft w:val="640"/>
          <w:marRight w:val="0"/>
          <w:marTop w:val="0"/>
          <w:marBottom w:val="0"/>
          <w:divBdr>
            <w:top w:val="none" w:sz="0" w:space="0" w:color="auto"/>
            <w:left w:val="none" w:sz="0" w:space="0" w:color="auto"/>
            <w:bottom w:val="none" w:sz="0" w:space="0" w:color="auto"/>
            <w:right w:val="none" w:sz="0" w:space="0" w:color="auto"/>
          </w:divBdr>
        </w:div>
        <w:div w:id="883831885">
          <w:marLeft w:val="640"/>
          <w:marRight w:val="0"/>
          <w:marTop w:val="0"/>
          <w:marBottom w:val="0"/>
          <w:divBdr>
            <w:top w:val="none" w:sz="0" w:space="0" w:color="auto"/>
            <w:left w:val="none" w:sz="0" w:space="0" w:color="auto"/>
            <w:bottom w:val="none" w:sz="0" w:space="0" w:color="auto"/>
            <w:right w:val="none" w:sz="0" w:space="0" w:color="auto"/>
          </w:divBdr>
        </w:div>
        <w:div w:id="901142459">
          <w:marLeft w:val="640"/>
          <w:marRight w:val="0"/>
          <w:marTop w:val="0"/>
          <w:marBottom w:val="0"/>
          <w:divBdr>
            <w:top w:val="none" w:sz="0" w:space="0" w:color="auto"/>
            <w:left w:val="none" w:sz="0" w:space="0" w:color="auto"/>
            <w:bottom w:val="none" w:sz="0" w:space="0" w:color="auto"/>
            <w:right w:val="none" w:sz="0" w:space="0" w:color="auto"/>
          </w:divBdr>
        </w:div>
        <w:div w:id="935938879">
          <w:marLeft w:val="640"/>
          <w:marRight w:val="0"/>
          <w:marTop w:val="0"/>
          <w:marBottom w:val="0"/>
          <w:divBdr>
            <w:top w:val="none" w:sz="0" w:space="0" w:color="auto"/>
            <w:left w:val="none" w:sz="0" w:space="0" w:color="auto"/>
            <w:bottom w:val="none" w:sz="0" w:space="0" w:color="auto"/>
            <w:right w:val="none" w:sz="0" w:space="0" w:color="auto"/>
          </w:divBdr>
        </w:div>
        <w:div w:id="949582722">
          <w:marLeft w:val="640"/>
          <w:marRight w:val="0"/>
          <w:marTop w:val="0"/>
          <w:marBottom w:val="0"/>
          <w:divBdr>
            <w:top w:val="none" w:sz="0" w:space="0" w:color="auto"/>
            <w:left w:val="none" w:sz="0" w:space="0" w:color="auto"/>
            <w:bottom w:val="none" w:sz="0" w:space="0" w:color="auto"/>
            <w:right w:val="none" w:sz="0" w:space="0" w:color="auto"/>
          </w:divBdr>
        </w:div>
        <w:div w:id="955526602">
          <w:marLeft w:val="640"/>
          <w:marRight w:val="0"/>
          <w:marTop w:val="0"/>
          <w:marBottom w:val="0"/>
          <w:divBdr>
            <w:top w:val="none" w:sz="0" w:space="0" w:color="auto"/>
            <w:left w:val="none" w:sz="0" w:space="0" w:color="auto"/>
            <w:bottom w:val="none" w:sz="0" w:space="0" w:color="auto"/>
            <w:right w:val="none" w:sz="0" w:space="0" w:color="auto"/>
          </w:divBdr>
        </w:div>
        <w:div w:id="980883414">
          <w:marLeft w:val="640"/>
          <w:marRight w:val="0"/>
          <w:marTop w:val="0"/>
          <w:marBottom w:val="0"/>
          <w:divBdr>
            <w:top w:val="none" w:sz="0" w:space="0" w:color="auto"/>
            <w:left w:val="none" w:sz="0" w:space="0" w:color="auto"/>
            <w:bottom w:val="none" w:sz="0" w:space="0" w:color="auto"/>
            <w:right w:val="none" w:sz="0" w:space="0" w:color="auto"/>
          </w:divBdr>
        </w:div>
        <w:div w:id="1025978523">
          <w:marLeft w:val="640"/>
          <w:marRight w:val="0"/>
          <w:marTop w:val="0"/>
          <w:marBottom w:val="0"/>
          <w:divBdr>
            <w:top w:val="none" w:sz="0" w:space="0" w:color="auto"/>
            <w:left w:val="none" w:sz="0" w:space="0" w:color="auto"/>
            <w:bottom w:val="none" w:sz="0" w:space="0" w:color="auto"/>
            <w:right w:val="none" w:sz="0" w:space="0" w:color="auto"/>
          </w:divBdr>
        </w:div>
        <w:div w:id="1029572808">
          <w:marLeft w:val="640"/>
          <w:marRight w:val="0"/>
          <w:marTop w:val="0"/>
          <w:marBottom w:val="0"/>
          <w:divBdr>
            <w:top w:val="none" w:sz="0" w:space="0" w:color="auto"/>
            <w:left w:val="none" w:sz="0" w:space="0" w:color="auto"/>
            <w:bottom w:val="none" w:sz="0" w:space="0" w:color="auto"/>
            <w:right w:val="none" w:sz="0" w:space="0" w:color="auto"/>
          </w:divBdr>
        </w:div>
        <w:div w:id="1032808806">
          <w:marLeft w:val="640"/>
          <w:marRight w:val="0"/>
          <w:marTop w:val="0"/>
          <w:marBottom w:val="0"/>
          <w:divBdr>
            <w:top w:val="none" w:sz="0" w:space="0" w:color="auto"/>
            <w:left w:val="none" w:sz="0" w:space="0" w:color="auto"/>
            <w:bottom w:val="none" w:sz="0" w:space="0" w:color="auto"/>
            <w:right w:val="none" w:sz="0" w:space="0" w:color="auto"/>
          </w:divBdr>
        </w:div>
        <w:div w:id="1053696300">
          <w:marLeft w:val="640"/>
          <w:marRight w:val="0"/>
          <w:marTop w:val="0"/>
          <w:marBottom w:val="0"/>
          <w:divBdr>
            <w:top w:val="none" w:sz="0" w:space="0" w:color="auto"/>
            <w:left w:val="none" w:sz="0" w:space="0" w:color="auto"/>
            <w:bottom w:val="none" w:sz="0" w:space="0" w:color="auto"/>
            <w:right w:val="none" w:sz="0" w:space="0" w:color="auto"/>
          </w:divBdr>
        </w:div>
        <w:div w:id="1084496999">
          <w:marLeft w:val="640"/>
          <w:marRight w:val="0"/>
          <w:marTop w:val="0"/>
          <w:marBottom w:val="0"/>
          <w:divBdr>
            <w:top w:val="none" w:sz="0" w:space="0" w:color="auto"/>
            <w:left w:val="none" w:sz="0" w:space="0" w:color="auto"/>
            <w:bottom w:val="none" w:sz="0" w:space="0" w:color="auto"/>
            <w:right w:val="none" w:sz="0" w:space="0" w:color="auto"/>
          </w:divBdr>
        </w:div>
        <w:div w:id="1112936072">
          <w:marLeft w:val="640"/>
          <w:marRight w:val="0"/>
          <w:marTop w:val="0"/>
          <w:marBottom w:val="0"/>
          <w:divBdr>
            <w:top w:val="none" w:sz="0" w:space="0" w:color="auto"/>
            <w:left w:val="none" w:sz="0" w:space="0" w:color="auto"/>
            <w:bottom w:val="none" w:sz="0" w:space="0" w:color="auto"/>
            <w:right w:val="none" w:sz="0" w:space="0" w:color="auto"/>
          </w:divBdr>
        </w:div>
        <w:div w:id="1176382013">
          <w:marLeft w:val="640"/>
          <w:marRight w:val="0"/>
          <w:marTop w:val="0"/>
          <w:marBottom w:val="0"/>
          <w:divBdr>
            <w:top w:val="none" w:sz="0" w:space="0" w:color="auto"/>
            <w:left w:val="none" w:sz="0" w:space="0" w:color="auto"/>
            <w:bottom w:val="none" w:sz="0" w:space="0" w:color="auto"/>
            <w:right w:val="none" w:sz="0" w:space="0" w:color="auto"/>
          </w:divBdr>
        </w:div>
        <w:div w:id="1198004015">
          <w:marLeft w:val="640"/>
          <w:marRight w:val="0"/>
          <w:marTop w:val="0"/>
          <w:marBottom w:val="0"/>
          <w:divBdr>
            <w:top w:val="none" w:sz="0" w:space="0" w:color="auto"/>
            <w:left w:val="none" w:sz="0" w:space="0" w:color="auto"/>
            <w:bottom w:val="none" w:sz="0" w:space="0" w:color="auto"/>
            <w:right w:val="none" w:sz="0" w:space="0" w:color="auto"/>
          </w:divBdr>
        </w:div>
        <w:div w:id="1204101905">
          <w:marLeft w:val="640"/>
          <w:marRight w:val="0"/>
          <w:marTop w:val="0"/>
          <w:marBottom w:val="0"/>
          <w:divBdr>
            <w:top w:val="none" w:sz="0" w:space="0" w:color="auto"/>
            <w:left w:val="none" w:sz="0" w:space="0" w:color="auto"/>
            <w:bottom w:val="none" w:sz="0" w:space="0" w:color="auto"/>
            <w:right w:val="none" w:sz="0" w:space="0" w:color="auto"/>
          </w:divBdr>
        </w:div>
        <w:div w:id="1221206363">
          <w:marLeft w:val="640"/>
          <w:marRight w:val="0"/>
          <w:marTop w:val="0"/>
          <w:marBottom w:val="0"/>
          <w:divBdr>
            <w:top w:val="none" w:sz="0" w:space="0" w:color="auto"/>
            <w:left w:val="none" w:sz="0" w:space="0" w:color="auto"/>
            <w:bottom w:val="none" w:sz="0" w:space="0" w:color="auto"/>
            <w:right w:val="none" w:sz="0" w:space="0" w:color="auto"/>
          </w:divBdr>
        </w:div>
        <w:div w:id="1223517543">
          <w:marLeft w:val="640"/>
          <w:marRight w:val="0"/>
          <w:marTop w:val="0"/>
          <w:marBottom w:val="0"/>
          <w:divBdr>
            <w:top w:val="none" w:sz="0" w:space="0" w:color="auto"/>
            <w:left w:val="none" w:sz="0" w:space="0" w:color="auto"/>
            <w:bottom w:val="none" w:sz="0" w:space="0" w:color="auto"/>
            <w:right w:val="none" w:sz="0" w:space="0" w:color="auto"/>
          </w:divBdr>
        </w:div>
        <w:div w:id="1232275313">
          <w:marLeft w:val="640"/>
          <w:marRight w:val="0"/>
          <w:marTop w:val="0"/>
          <w:marBottom w:val="0"/>
          <w:divBdr>
            <w:top w:val="none" w:sz="0" w:space="0" w:color="auto"/>
            <w:left w:val="none" w:sz="0" w:space="0" w:color="auto"/>
            <w:bottom w:val="none" w:sz="0" w:space="0" w:color="auto"/>
            <w:right w:val="none" w:sz="0" w:space="0" w:color="auto"/>
          </w:divBdr>
        </w:div>
        <w:div w:id="1238856320">
          <w:marLeft w:val="640"/>
          <w:marRight w:val="0"/>
          <w:marTop w:val="0"/>
          <w:marBottom w:val="0"/>
          <w:divBdr>
            <w:top w:val="none" w:sz="0" w:space="0" w:color="auto"/>
            <w:left w:val="none" w:sz="0" w:space="0" w:color="auto"/>
            <w:bottom w:val="none" w:sz="0" w:space="0" w:color="auto"/>
            <w:right w:val="none" w:sz="0" w:space="0" w:color="auto"/>
          </w:divBdr>
        </w:div>
        <w:div w:id="1241981834">
          <w:marLeft w:val="640"/>
          <w:marRight w:val="0"/>
          <w:marTop w:val="0"/>
          <w:marBottom w:val="0"/>
          <w:divBdr>
            <w:top w:val="none" w:sz="0" w:space="0" w:color="auto"/>
            <w:left w:val="none" w:sz="0" w:space="0" w:color="auto"/>
            <w:bottom w:val="none" w:sz="0" w:space="0" w:color="auto"/>
            <w:right w:val="none" w:sz="0" w:space="0" w:color="auto"/>
          </w:divBdr>
        </w:div>
        <w:div w:id="1264608953">
          <w:marLeft w:val="640"/>
          <w:marRight w:val="0"/>
          <w:marTop w:val="0"/>
          <w:marBottom w:val="0"/>
          <w:divBdr>
            <w:top w:val="none" w:sz="0" w:space="0" w:color="auto"/>
            <w:left w:val="none" w:sz="0" w:space="0" w:color="auto"/>
            <w:bottom w:val="none" w:sz="0" w:space="0" w:color="auto"/>
            <w:right w:val="none" w:sz="0" w:space="0" w:color="auto"/>
          </w:divBdr>
        </w:div>
        <w:div w:id="1297487415">
          <w:marLeft w:val="640"/>
          <w:marRight w:val="0"/>
          <w:marTop w:val="0"/>
          <w:marBottom w:val="0"/>
          <w:divBdr>
            <w:top w:val="none" w:sz="0" w:space="0" w:color="auto"/>
            <w:left w:val="none" w:sz="0" w:space="0" w:color="auto"/>
            <w:bottom w:val="none" w:sz="0" w:space="0" w:color="auto"/>
            <w:right w:val="none" w:sz="0" w:space="0" w:color="auto"/>
          </w:divBdr>
        </w:div>
        <w:div w:id="1306813269">
          <w:marLeft w:val="640"/>
          <w:marRight w:val="0"/>
          <w:marTop w:val="0"/>
          <w:marBottom w:val="0"/>
          <w:divBdr>
            <w:top w:val="none" w:sz="0" w:space="0" w:color="auto"/>
            <w:left w:val="none" w:sz="0" w:space="0" w:color="auto"/>
            <w:bottom w:val="none" w:sz="0" w:space="0" w:color="auto"/>
            <w:right w:val="none" w:sz="0" w:space="0" w:color="auto"/>
          </w:divBdr>
        </w:div>
        <w:div w:id="1367873132">
          <w:marLeft w:val="640"/>
          <w:marRight w:val="0"/>
          <w:marTop w:val="0"/>
          <w:marBottom w:val="0"/>
          <w:divBdr>
            <w:top w:val="none" w:sz="0" w:space="0" w:color="auto"/>
            <w:left w:val="none" w:sz="0" w:space="0" w:color="auto"/>
            <w:bottom w:val="none" w:sz="0" w:space="0" w:color="auto"/>
            <w:right w:val="none" w:sz="0" w:space="0" w:color="auto"/>
          </w:divBdr>
        </w:div>
        <w:div w:id="1438333515">
          <w:marLeft w:val="640"/>
          <w:marRight w:val="0"/>
          <w:marTop w:val="0"/>
          <w:marBottom w:val="0"/>
          <w:divBdr>
            <w:top w:val="none" w:sz="0" w:space="0" w:color="auto"/>
            <w:left w:val="none" w:sz="0" w:space="0" w:color="auto"/>
            <w:bottom w:val="none" w:sz="0" w:space="0" w:color="auto"/>
            <w:right w:val="none" w:sz="0" w:space="0" w:color="auto"/>
          </w:divBdr>
        </w:div>
        <w:div w:id="1468431385">
          <w:marLeft w:val="640"/>
          <w:marRight w:val="0"/>
          <w:marTop w:val="0"/>
          <w:marBottom w:val="0"/>
          <w:divBdr>
            <w:top w:val="none" w:sz="0" w:space="0" w:color="auto"/>
            <w:left w:val="none" w:sz="0" w:space="0" w:color="auto"/>
            <w:bottom w:val="none" w:sz="0" w:space="0" w:color="auto"/>
            <w:right w:val="none" w:sz="0" w:space="0" w:color="auto"/>
          </w:divBdr>
        </w:div>
        <w:div w:id="1472598752">
          <w:marLeft w:val="640"/>
          <w:marRight w:val="0"/>
          <w:marTop w:val="0"/>
          <w:marBottom w:val="0"/>
          <w:divBdr>
            <w:top w:val="none" w:sz="0" w:space="0" w:color="auto"/>
            <w:left w:val="none" w:sz="0" w:space="0" w:color="auto"/>
            <w:bottom w:val="none" w:sz="0" w:space="0" w:color="auto"/>
            <w:right w:val="none" w:sz="0" w:space="0" w:color="auto"/>
          </w:divBdr>
        </w:div>
        <w:div w:id="1478380490">
          <w:marLeft w:val="640"/>
          <w:marRight w:val="0"/>
          <w:marTop w:val="0"/>
          <w:marBottom w:val="0"/>
          <w:divBdr>
            <w:top w:val="none" w:sz="0" w:space="0" w:color="auto"/>
            <w:left w:val="none" w:sz="0" w:space="0" w:color="auto"/>
            <w:bottom w:val="none" w:sz="0" w:space="0" w:color="auto"/>
            <w:right w:val="none" w:sz="0" w:space="0" w:color="auto"/>
          </w:divBdr>
        </w:div>
        <w:div w:id="1484663656">
          <w:marLeft w:val="640"/>
          <w:marRight w:val="0"/>
          <w:marTop w:val="0"/>
          <w:marBottom w:val="0"/>
          <w:divBdr>
            <w:top w:val="none" w:sz="0" w:space="0" w:color="auto"/>
            <w:left w:val="none" w:sz="0" w:space="0" w:color="auto"/>
            <w:bottom w:val="none" w:sz="0" w:space="0" w:color="auto"/>
            <w:right w:val="none" w:sz="0" w:space="0" w:color="auto"/>
          </w:divBdr>
        </w:div>
        <w:div w:id="1509833597">
          <w:marLeft w:val="640"/>
          <w:marRight w:val="0"/>
          <w:marTop w:val="0"/>
          <w:marBottom w:val="0"/>
          <w:divBdr>
            <w:top w:val="none" w:sz="0" w:space="0" w:color="auto"/>
            <w:left w:val="none" w:sz="0" w:space="0" w:color="auto"/>
            <w:bottom w:val="none" w:sz="0" w:space="0" w:color="auto"/>
            <w:right w:val="none" w:sz="0" w:space="0" w:color="auto"/>
          </w:divBdr>
        </w:div>
        <w:div w:id="1514300466">
          <w:marLeft w:val="640"/>
          <w:marRight w:val="0"/>
          <w:marTop w:val="0"/>
          <w:marBottom w:val="0"/>
          <w:divBdr>
            <w:top w:val="none" w:sz="0" w:space="0" w:color="auto"/>
            <w:left w:val="none" w:sz="0" w:space="0" w:color="auto"/>
            <w:bottom w:val="none" w:sz="0" w:space="0" w:color="auto"/>
            <w:right w:val="none" w:sz="0" w:space="0" w:color="auto"/>
          </w:divBdr>
        </w:div>
        <w:div w:id="1524858465">
          <w:marLeft w:val="640"/>
          <w:marRight w:val="0"/>
          <w:marTop w:val="0"/>
          <w:marBottom w:val="0"/>
          <w:divBdr>
            <w:top w:val="none" w:sz="0" w:space="0" w:color="auto"/>
            <w:left w:val="none" w:sz="0" w:space="0" w:color="auto"/>
            <w:bottom w:val="none" w:sz="0" w:space="0" w:color="auto"/>
            <w:right w:val="none" w:sz="0" w:space="0" w:color="auto"/>
          </w:divBdr>
        </w:div>
        <w:div w:id="1525439026">
          <w:marLeft w:val="640"/>
          <w:marRight w:val="0"/>
          <w:marTop w:val="0"/>
          <w:marBottom w:val="0"/>
          <w:divBdr>
            <w:top w:val="none" w:sz="0" w:space="0" w:color="auto"/>
            <w:left w:val="none" w:sz="0" w:space="0" w:color="auto"/>
            <w:bottom w:val="none" w:sz="0" w:space="0" w:color="auto"/>
            <w:right w:val="none" w:sz="0" w:space="0" w:color="auto"/>
          </w:divBdr>
        </w:div>
        <w:div w:id="1532572782">
          <w:marLeft w:val="640"/>
          <w:marRight w:val="0"/>
          <w:marTop w:val="0"/>
          <w:marBottom w:val="0"/>
          <w:divBdr>
            <w:top w:val="none" w:sz="0" w:space="0" w:color="auto"/>
            <w:left w:val="none" w:sz="0" w:space="0" w:color="auto"/>
            <w:bottom w:val="none" w:sz="0" w:space="0" w:color="auto"/>
            <w:right w:val="none" w:sz="0" w:space="0" w:color="auto"/>
          </w:divBdr>
        </w:div>
        <w:div w:id="1564634229">
          <w:marLeft w:val="640"/>
          <w:marRight w:val="0"/>
          <w:marTop w:val="0"/>
          <w:marBottom w:val="0"/>
          <w:divBdr>
            <w:top w:val="none" w:sz="0" w:space="0" w:color="auto"/>
            <w:left w:val="none" w:sz="0" w:space="0" w:color="auto"/>
            <w:bottom w:val="none" w:sz="0" w:space="0" w:color="auto"/>
            <w:right w:val="none" w:sz="0" w:space="0" w:color="auto"/>
          </w:divBdr>
        </w:div>
        <w:div w:id="1586257122">
          <w:marLeft w:val="640"/>
          <w:marRight w:val="0"/>
          <w:marTop w:val="0"/>
          <w:marBottom w:val="0"/>
          <w:divBdr>
            <w:top w:val="none" w:sz="0" w:space="0" w:color="auto"/>
            <w:left w:val="none" w:sz="0" w:space="0" w:color="auto"/>
            <w:bottom w:val="none" w:sz="0" w:space="0" w:color="auto"/>
            <w:right w:val="none" w:sz="0" w:space="0" w:color="auto"/>
          </w:divBdr>
        </w:div>
        <w:div w:id="1708480758">
          <w:marLeft w:val="640"/>
          <w:marRight w:val="0"/>
          <w:marTop w:val="0"/>
          <w:marBottom w:val="0"/>
          <w:divBdr>
            <w:top w:val="none" w:sz="0" w:space="0" w:color="auto"/>
            <w:left w:val="none" w:sz="0" w:space="0" w:color="auto"/>
            <w:bottom w:val="none" w:sz="0" w:space="0" w:color="auto"/>
            <w:right w:val="none" w:sz="0" w:space="0" w:color="auto"/>
          </w:divBdr>
        </w:div>
        <w:div w:id="1731659668">
          <w:marLeft w:val="640"/>
          <w:marRight w:val="0"/>
          <w:marTop w:val="0"/>
          <w:marBottom w:val="0"/>
          <w:divBdr>
            <w:top w:val="none" w:sz="0" w:space="0" w:color="auto"/>
            <w:left w:val="none" w:sz="0" w:space="0" w:color="auto"/>
            <w:bottom w:val="none" w:sz="0" w:space="0" w:color="auto"/>
            <w:right w:val="none" w:sz="0" w:space="0" w:color="auto"/>
          </w:divBdr>
        </w:div>
        <w:div w:id="1785033865">
          <w:marLeft w:val="640"/>
          <w:marRight w:val="0"/>
          <w:marTop w:val="0"/>
          <w:marBottom w:val="0"/>
          <w:divBdr>
            <w:top w:val="none" w:sz="0" w:space="0" w:color="auto"/>
            <w:left w:val="none" w:sz="0" w:space="0" w:color="auto"/>
            <w:bottom w:val="none" w:sz="0" w:space="0" w:color="auto"/>
            <w:right w:val="none" w:sz="0" w:space="0" w:color="auto"/>
          </w:divBdr>
        </w:div>
        <w:div w:id="1785078585">
          <w:marLeft w:val="640"/>
          <w:marRight w:val="0"/>
          <w:marTop w:val="0"/>
          <w:marBottom w:val="0"/>
          <w:divBdr>
            <w:top w:val="none" w:sz="0" w:space="0" w:color="auto"/>
            <w:left w:val="none" w:sz="0" w:space="0" w:color="auto"/>
            <w:bottom w:val="none" w:sz="0" w:space="0" w:color="auto"/>
            <w:right w:val="none" w:sz="0" w:space="0" w:color="auto"/>
          </w:divBdr>
        </w:div>
        <w:div w:id="1813792406">
          <w:marLeft w:val="640"/>
          <w:marRight w:val="0"/>
          <w:marTop w:val="0"/>
          <w:marBottom w:val="0"/>
          <w:divBdr>
            <w:top w:val="none" w:sz="0" w:space="0" w:color="auto"/>
            <w:left w:val="none" w:sz="0" w:space="0" w:color="auto"/>
            <w:bottom w:val="none" w:sz="0" w:space="0" w:color="auto"/>
            <w:right w:val="none" w:sz="0" w:space="0" w:color="auto"/>
          </w:divBdr>
        </w:div>
        <w:div w:id="1822498861">
          <w:marLeft w:val="640"/>
          <w:marRight w:val="0"/>
          <w:marTop w:val="0"/>
          <w:marBottom w:val="0"/>
          <w:divBdr>
            <w:top w:val="none" w:sz="0" w:space="0" w:color="auto"/>
            <w:left w:val="none" w:sz="0" w:space="0" w:color="auto"/>
            <w:bottom w:val="none" w:sz="0" w:space="0" w:color="auto"/>
            <w:right w:val="none" w:sz="0" w:space="0" w:color="auto"/>
          </w:divBdr>
        </w:div>
        <w:div w:id="1856191216">
          <w:marLeft w:val="640"/>
          <w:marRight w:val="0"/>
          <w:marTop w:val="0"/>
          <w:marBottom w:val="0"/>
          <w:divBdr>
            <w:top w:val="none" w:sz="0" w:space="0" w:color="auto"/>
            <w:left w:val="none" w:sz="0" w:space="0" w:color="auto"/>
            <w:bottom w:val="none" w:sz="0" w:space="0" w:color="auto"/>
            <w:right w:val="none" w:sz="0" w:space="0" w:color="auto"/>
          </w:divBdr>
        </w:div>
        <w:div w:id="1870679159">
          <w:marLeft w:val="640"/>
          <w:marRight w:val="0"/>
          <w:marTop w:val="0"/>
          <w:marBottom w:val="0"/>
          <w:divBdr>
            <w:top w:val="none" w:sz="0" w:space="0" w:color="auto"/>
            <w:left w:val="none" w:sz="0" w:space="0" w:color="auto"/>
            <w:bottom w:val="none" w:sz="0" w:space="0" w:color="auto"/>
            <w:right w:val="none" w:sz="0" w:space="0" w:color="auto"/>
          </w:divBdr>
        </w:div>
        <w:div w:id="1871843773">
          <w:marLeft w:val="640"/>
          <w:marRight w:val="0"/>
          <w:marTop w:val="0"/>
          <w:marBottom w:val="0"/>
          <w:divBdr>
            <w:top w:val="none" w:sz="0" w:space="0" w:color="auto"/>
            <w:left w:val="none" w:sz="0" w:space="0" w:color="auto"/>
            <w:bottom w:val="none" w:sz="0" w:space="0" w:color="auto"/>
            <w:right w:val="none" w:sz="0" w:space="0" w:color="auto"/>
          </w:divBdr>
        </w:div>
        <w:div w:id="1971133046">
          <w:marLeft w:val="640"/>
          <w:marRight w:val="0"/>
          <w:marTop w:val="0"/>
          <w:marBottom w:val="0"/>
          <w:divBdr>
            <w:top w:val="none" w:sz="0" w:space="0" w:color="auto"/>
            <w:left w:val="none" w:sz="0" w:space="0" w:color="auto"/>
            <w:bottom w:val="none" w:sz="0" w:space="0" w:color="auto"/>
            <w:right w:val="none" w:sz="0" w:space="0" w:color="auto"/>
          </w:divBdr>
        </w:div>
        <w:div w:id="1978142628">
          <w:marLeft w:val="640"/>
          <w:marRight w:val="0"/>
          <w:marTop w:val="0"/>
          <w:marBottom w:val="0"/>
          <w:divBdr>
            <w:top w:val="none" w:sz="0" w:space="0" w:color="auto"/>
            <w:left w:val="none" w:sz="0" w:space="0" w:color="auto"/>
            <w:bottom w:val="none" w:sz="0" w:space="0" w:color="auto"/>
            <w:right w:val="none" w:sz="0" w:space="0" w:color="auto"/>
          </w:divBdr>
        </w:div>
        <w:div w:id="2006201094">
          <w:marLeft w:val="640"/>
          <w:marRight w:val="0"/>
          <w:marTop w:val="0"/>
          <w:marBottom w:val="0"/>
          <w:divBdr>
            <w:top w:val="none" w:sz="0" w:space="0" w:color="auto"/>
            <w:left w:val="none" w:sz="0" w:space="0" w:color="auto"/>
            <w:bottom w:val="none" w:sz="0" w:space="0" w:color="auto"/>
            <w:right w:val="none" w:sz="0" w:space="0" w:color="auto"/>
          </w:divBdr>
        </w:div>
        <w:div w:id="2011716337">
          <w:marLeft w:val="640"/>
          <w:marRight w:val="0"/>
          <w:marTop w:val="0"/>
          <w:marBottom w:val="0"/>
          <w:divBdr>
            <w:top w:val="none" w:sz="0" w:space="0" w:color="auto"/>
            <w:left w:val="none" w:sz="0" w:space="0" w:color="auto"/>
            <w:bottom w:val="none" w:sz="0" w:space="0" w:color="auto"/>
            <w:right w:val="none" w:sz="0" w:space="0" w:color="auto"/>
          </w:divBdr>
        </w:div>
        <w:div w:id="2017806463">
          <w:marLeft w:val="640"/>
          <w:marRight w:val="0"/>
          <w:marTop w:val="0"/>
          <w:marBottom w:val="0"/>
          <w:divBdr>
            <w:top w:val="none" w:sz="0" w:space="0" w:color="auto"/>
            <w:left w:val="none" w:sz="0" w:space="0" w:color="auto"/>
            <w:bottom w:val="none" w:sz="0" w:space="0" w:color="auto"/>
            <w:right w:val="none" w:sz="0" w:space="0" w:color="auto"/>
          </w:divBdr>
        </w:div>
        <w:div w:id="2032147893">
          <w:marLeft w:val="640"/>
          <w:marRight w:val="0"/>
          <w:marTop w:val="0"/>
          <w:marBottom w:val="0"/>
          <w:divBdr>
            <w:top w:val="none" w:sz="0" w:space="0" w:color="auto"/>
            <w:left w:val="none" w:sz="0" w:space="0" w:color="auto"/>
            <w:bottom w:val="none" w:sz="0" w:space="0" w:color="auto"/>
            <w:right w:val="none" w:sz="0" w:space="0" w:color="auto"/>
          </w:divBdr>
        </w:div>
        <w:div w:id="2049185605">
          <w:marLeft w:val="640"/>
          <w:marRight w:val="0"/>
          <w:marTop w:val="0"/>
          <w:marBottom w:val="0"/>
          <w:divBdr>
            <w:top w:val="none" w:sz="0" w:space="0" w:color="auto"/>
            <w:left w:val="none" w:sz="0" w:space="0" w:color="auto"/>
            <w:bottom w:val="none" w:sz="0" w:space="0" w:color="auto"/>
            <w:right w:val="none" w:sz="0" w:space="0" w:color="auto"/>
          </w:divBdr>
        </w:div>
        <w:div w:id="2070834936">
          <w:marLeft w:val="640"/>
          <w:marRight w:val="0"/>
          <w:marTop w:val="0"/>
          <w:marBottom w:val="0"/>
          <w:divBdr>
            <w:top w:val="none" w:sz="0" w:space="0" w:color="auto"/>
            <w:left w:val="none" w:sz="0" w:space="0" w:color="auto"/>
            <w:bottom w:val="none" w:sz="0" w:space="0" w:color="auto"/>
            <w:right w:val="none" w:sz="0" w:space="0" w:color="auto"/>
          </w:divBdr>
        </w:div>
        <w:div w:id="2076774116">
          <w:marLeft w:val="640"/>
          <w:marRight w:val="0"/>
          <w:marTop w:val="0"/>
          <w:marBottom w:val="0"/>
          <w:divBdr>
            <w:top w:val="none" w:sz="0" w:space="0" w:color="auto"/>
            <w:left w:val="none" w:sz="0" w:space="0" w:color="auto"/>
            <w:bottom w:val="none" w:sz="0" w:space="0" w:color="auto"/>
            <w:right w:val="none" w:sz="0" w:space="0" w:color="auto"/>
          </w:divBdr>
        </w:div>
        <w:div w:id="2076854517">
          <w:marLeft w:val="640"/>
          <w:marRight w:val="0"/>
          <w:marTop w:val="0"/>
          <w:marBottom w:val="0"/>
          <w:divBdr>
            <w:top w:val="none" w:sz="0" w:space="0" w:color="auto"/>
            <w:left w:val="none" w:sz="0" w:space="0" w:color="auto"/>
            <w:bottom w:val="none" w:sz="0" w:space="0" w:color="auto"/>
            <w:right w:val="none" w:sz="0" w:space="0" w:color="auto"/>
          </w:divBdr>
        </w:div>
        <w:div w:id="2140687487">
          <w:marLeft w:val="640"/>
          <w:marRight w:val="0"/>
          <w:marTop w:val="0"/>
          <w:marBottom w:val="0"/>
          <w:divBdr>
            <w:top w:val="none" w:sz="0" w:space="0" w:color="auto"/>
            <w:left w:val="none" w:sz="0" w:space="0" w:color="auto"/>
            <w:bottom w:val="none" w:sz="0" w:space="0" w:color="auto"/>
            <w:right w:val="none" w:sz="0" w:space="0" w:color="auto"/>
          </w:divBdr>
        </w:div>
      </w:divsChild>
    </w:div>
    <w:div w:id="806050261">
      <w:bodyDiv w:val="1"/>
      <w:marLeft w:val="0"/>
      <w:marRight w:val="0"/>
      <w:marTop w:val="0"/>
      <w:marBottom w:val="0"/>
      <w:divBdr>
        <w:top w:val="none" w:sz="0" w:space="0" w:color="auto"/>
        <w:left w:val="none" w:sz="0" w:space="0" w:color="auto"/>
        <w:bottom w:val="none" w:sz="0" w:space="0" w:color="auto"/>
        <w:right w:val="none" w:sz="0" w:space="0" w:color="auto"/>
      </w:divBdr>
      <w:divsChild>
        <w:div w:id="8289651">
          <w:marLeft w:val="640"/>
          <w:marRight w:val="0"/>
          <w:marTop w:val="0"/>
          <w:marBottom w:val="0"/>
          <w:divBdr>
            <w:top w:val="none" w:sz="0" w:space="0" w:color="auto"/>
            <w:left w:val="none" w:sz="0" w:space="0" w:color="auto"/>
            <w:bottom w:val="none" w:sz="0" w:space="0" w:color="auto"/>
            <w:right w:val="none" w:sz="0" w:space="0" w:color="auto"/>
          </w:divBdr>
        </w:div>
        <w:div w:id="53893595">
          <w:marLeft w:val="640"/>
          <w:marRight w:val="0"/>
          <w:marTop w:val="0"/>
          <w:marBottom w:val="0"/>
          <w:divBdr>
            <w:top w:val="none" w:sz="0" w:space="0" w:color="auto"/>
            <w:left w:val="none" w:sz="0" w:space="0" w:color="auto"/>
            <w:bottom w:val="none" w:sz="0" w:space="0" w:color="auto"/>
            <w:right w:val="none" w:sz="0" w:space="0" w:color="auto"/>
          </w:divBdr>
        </w:div>
        <w:div w:id="81030106">
          <w:marLeft w:val="640"/>
          <w:marRight w:val="0"/>
          <w:marTop w:val="0"/>
          <w:marBottom w:val="0"/>
          <w:divBdr>
            <w:top w:val="none" w:sz="0" w:space="0" w:color="auto"/>
            <w:left w:val="none" w:sz="0" w:space="0" w:color="auto"/>
            <w:bottom w:val="none" w:sz="0" w:space="0" w:color="auto"/>
            <w:right w:val="none" w:sz="0" w:space="0" w:color="auto"/>
          </w:divBdr>
        </w:div>
        <w:div w:id="83571397">
          <w:marLeft w:val="640"/>
          <w:marRight w:val="0"/>
          <w:marTop w:val="0"/>
          <w:marBottom w:val="0"/>
          <w:divBdr>
            <w:top w:val="none" w:sz="0" w:space="0" w:color="auto"/>
            <w:left w:val="none" w:sz="0" w:space="0" w:color="auto"/>
            <w:bottom w:val="none" w:sz="0" w:space="0" w:color="auto"/>
            <w:right w:val="none" w:sz="0" w:space="0" w:color="auto"/>
          </w:divBdr>
        </w:div>
        <w:div w:id="107819854">
          <w:marLeft w:val="640"/>
          <w:marRight w:val="0"/>
          <w:marTop w:val="0"/>
          <w:marBottom w:val="0"/>
          <w:divBdr>
            <w:top w:val="none" w:sz="0" w:space="0" w:color="auto"/>
            <w:left w:val="none" w:sz="0" w:space="0" w:color="auto"/>
            <w:bottom w:val="none" w:sz="0" w:space="0" w:color="auto"/>
            <w:right w:val="none" w:sz="0" w:space="0" w:color="auto"/>
          </w:divBdr>
        </w:div>
        <w:div w:id="117267289">
          <w:marLeft w:val="640"/>
          <w:marRight w:val="0"/>
          <w:marTop w:val="0"/>
          <w:marBottom w:val="0"/>
          <w:divBdr>
            <w:top w:val="none" w:sz="0" w:space="0" w:color="auto"/>
            <w:left w:val="none" w:sz="0" w:space="0" w:color="auto"/>
            <w:bottom w:val="none" w:sz="0" w:space="0" w:color="auto"/>
            <w:right w:val="none" w:sz="0" w:space="0" w:color="auto"/>
          </w:divBdr>
        </w:div>
        <w:div w:id="141310270">
          <w:marLeft w:val="640"/>
          <w:marRight w:val="0"/>
          <w:marTop w:val="0"/>
          <w:marBottom w:val="0"/>
          <w:divBdr>
            <w:top w:val="none" w:sz="0" w:space="0" w:color="auto"/>
            <w:left w:val="none" w:sz="0" w:space="0" w:color="auto"/>
            <w:bottom w:val="none" w:sz="0" w:space="0" w:color="auto"/>
            <w:right w:val="none" w:sz="0" w:space="0" w:color="auto"/>
          </w:divBdr>
        </w:div>
        <w:div w:id="163857505">
          <w:marLeft w:val="640"/>
          <w:marRight w:val="0"/>
          <w:marTop w:val="0"/>
          <w:marBottom w:val="0"/>
          <w:divBdr>
            <w:top w:val="none" w:sz="0" w:space="0" w:color="auto"/>
            <w:left w:val="none" w:sz="0" w:space="0" w:color="auto"/>
            <w:bottom w:val="none" w:sz="0" w:space="0" w:color="auto"/>
            <w:right w:val="none" w:sz="0" w:space="0" w:color="auto"/>
          </w:divBdr>
        </w:div>
        <w:div w:id="168563521">
          <w:marLeft w:val="640"/>
          <w:marRight w:val="0"/>
          <w:marTop w:val="0"/>
          <w:marBottom w:val="0"/>
          <w:divBdr>
            <w:top w:val="none" w:sz="0" w:space="0" w:color="auto"/>
            <w:left w:val="none" w:sz="0" w:space="0" w:color="auto"/>
            <w:bottom w:val="none" w:sz="0" w:space="0" w:color="auto"/>
            <w:right w:val="none" w:sz="0" w:space="0" w:color="auto"/>
          </w:divBdr>
        </w:div>
        <w:div w:id="194344638">
          <w:marLeft w:val="640"/>
          <w:marRight w:val="0"/>
          <w:marTop w:val="0"/>
          <w:marBottom w:val="0"/>
          <w:divBdr>
            <w:top w:val="none" w:sz="0" w:space="0" w:color="auto"/>
            <w:left w:val="none" w:sz="0" w:space="0" w:color="auto"/>
            <w:bottom w:val="none" w:sz="0" w:space="0" w:color="auto"/>
            <w:right w:val="none" w:sz="0" w:space="0" w:color="auto"/>
          </w:divBdr>
        </w:div>
        <w:div w:id="195628705">
          <w:marLeft w:val="640"/>
          <w:marRight w:val="0"/>
          <w:marTop w:val="0"/>
          <w:marBottom w:val="0"/>
          <w:divBdr>
            <w:top w:val="none" w:sz="0" w:space="0" w:color="auto"/>
            <w:left w:val="none" w:sz="0" w:space="0" w:color="auto"/>
            <w:bottom w:val="none" w:sz="0" w:space="0" w:color="auto"/>
            <w:right w:val="none" w:sz="0" w:space="0" w:color="auto"/>
          </w:divBdr>
        </w:div>
        <w:div w:id="198978286">
          <w:marLeft w:val="640"/>
          <w:marRight w:val="0"/>
          <w:marTop w:val="0"/>
          <w:marBottom w:val="0"/>
          <w:divBdr>
            <w:top w:val="none" w:sz="0" w:space="0" w:color="auto"/>
            <w:left w:val="none" w:sz="0" w:space="0" w:color="auto"/>
            <w:bottom w:val="none" w:sz="0" w:space="0" w:color="auto"/>
            <w:right w:val="none" w:sz="0" w:space="0" w:color="auto"/>
          </w:divBdr>
        </w:div>
        <w:div w:id="228736472">
          <w:marLeft w:val="640"/>
          <w:marRight w:val="0"/>
          <w:marTop w:val="0"/>
          <w:marBottom w:val="0"/>
          <w:divBdr>
            <w:top w:val="none" w:sz="0" w:space="0" w:color="auto"/>
            <w:left w:val="none" w:sz="0" w:space="0" w:color="auto"/>
            <w:bottom w:val="none" w:sz="0" w:space="0" w:color="auto"/>
            <w:right w:val="none" w:sz="0" w:space="0" w:color="auto"/>
          </w:divBdr>
        </w:div>
        <w:div w:id="234627600">
          <w:marLeft w:val="640"/>
          <w:marRight w:val="0"/>
          <w:marTop w:val="0"/>
          <w:marBottom w:val="0"/>
          <w:divBdr>
            <w:top w:val="none" w:sz="0" w:space="0" w:color="auto"/>
            <w:left w:val="none" w:sz="0" w:space="0" w:color="auto"/>
            <w:bottom w:val="none" w:sz="0" w:space="0" w:color="auto"/>
            <w:right w:val="none" w:sz="0" w:space="0" w:color="auto"/>
          </w:divBdr>
        </w:div>
        <w:div w:id="248657333">
          <w:marLeft w:val="640"/>
          <w:marRight w:val="0"/>
          <w:marTop w:val="0"/>
          <w:marBottom w:val="0"/>
          <w:divBdr>
            <w:top w:val="none" w:sz="0" w:space="0" w:color="auto"/>
            <w:left w:val="none" w:sz="0" w:space="0" w:color="auto"/>
            <w:bottom w:val="none" w:sz="0" w:space="0" w:color="auto"/>
            <w:right w:val="none" w:sz="0" w:space="0" w:color="auto"/>
          </w:divBdr>
        </w:div>
        <w:div w:id="277839184">
          <w:marLeft w:val="640"/>
          <w:marRight w:val="0"/>
          <w:marTop w:val="0"/>
          <w:marBottom w:val="0"/>
          <w:divBdr>
            <w:top w:val="none" w:sz="0" w:space="0" w:color="auto"/>
            <w:left w:val="none" w:sz="0" w:space="0" w:color="auto"/>
            <w:bottom w:val="none" w:sz="0" w:space="0" w:color="auto"/>
            <w:right w:val="none" w:sz="0" w:space="0" w:color="auto"/>
          </w:divBdr>
        </w:div>
        <w:div w:id="337927623">
          <w:marLeft w:val="640"/>
          <w:marRight w:val="0"/>
          <w:marTop w:val="0"/>
          <w:marBottom w:val="0"/>
          <w:divBdr>
            <w:top w:val="none" w:sz="0" w:space="0" w:color="auto"/>
            <w:left w:val="none" w:sz="0" w:space="0" w:color="auto"/>
            <w:bottom w:val="none" w:sz="0" w:space="0" w:color="auto"/>
            <w:right w:val="none" w:sz="0" w:space="0" w:color="auto"/>
          </w:divBdr>
        </w:div>
        <w:div w:id="385300680">
          <w:marLeft w:val="640"/>
          <w:marRight w:val="0"/>
          <w:marTop w:val="0"/>
          <w:marBottom w:val="0"/>
          <w:divBdr>
            <w:top w:val="none" w:sz="0" w:space="0" w:color="auto"/>
            <w:left w:val="none" w:sz="0" w:space="0" w:color="auto"/>
            <w:bottom w:val="none" w:sz="0" w:space="0" w:color="auto"/>
            <w:right w:val="none" w:sz="0" w:space="0" w:color="auto"/>
          </w:divBdr>
        </w:div>
        <w:div w:id="398485779">
          <w:marLeft w:val="640"/>
          <w:marRight w:val="0"/>
          <w:marTop w:val="0"/>
          <w:marBottom w:val="0"/>
          <w:divBdr>
            <w:top w:val="none" w:sz="0" w:space="0" w:color="auto"/>
            <w:left w:val="none" w:sz="0" w:space="0" w:color="auto"/>
            <w:bottom w:val="none" w:sz="0" w:space="0" w:color="auto"/>
            <w:right w:val="none" w:sz="0" w:space="0" w:color="auto"/>
          </w:divBdr>
        </w:div>
        <w:div w:id="405347472">
          <w:marLeft w:val="640"/>
          <w:marRight w:val="0"/>
          <w:marTop w:val="0"/>
          <w:marBottom w:val="0"/>
          <w:divBdr>
            <w:top w:val="none" w:sz="0" w:space="0" w:color="auto"/>
            <w:left w:val="none" w:sz="0" w:space="0" w:color="auto"/>
            <w:bottom w:val="none" w:sz="0" w:space="0" w:color="auto"/>
            <w:right w:val="none" w:sz="0" w:space="0" w:color="auto"/>
          </w:divBdr>
        </w:div>
        <w:div w:id="461964045">
          <w:marLeft w:val="640"/>
          <w:marRight w:val="0"/>
          <w:marTop w:val="0"/>
          <w:marBottom w:val="0"/>
          <w:divBdr>
            <w:top w:val="none" w:sz="0" w:space="0" w:color="auto"/>
            <w:left w:val="none" w:sz="0" w:space="0" w:color="auto"/>
            <w:bottom w:val="none" w:sz="0" w:space="0" w:color="auto"/>
            <w:right w:val="none" w:sz="0" w:space="0" w:color="auto"/>
          </w:divBdr>
        </w:div>
        <w:div w:id="536116534">
          <w:marLeft w:val="640"/>
          <w:marRight w:val="0"/>
          <w:marTop w:val="0"/>
          <w:marBottom w:val="0"/>
          <w:divBdr>
            <w:top w:val="none" w:sz="0" w:space="0" w:color="auto"/>
            <w:left w:val="none" w:sz="0" w:space="0" w:color="auto"/>
            <w:bottom w:val="none" w:sz="0" w:space="0" w:color="auto"/>
            <w:right w:val="none" w:sz="0" w:space="0" w:color="auto"/>
          </w:divBdr>
        </w:div>
        <w:div w:id="548886037">
          <w:marLeft w:val="640"/>
          <w:marRight w:val="0"/>
          <w:marTop w:val="0"/>
          <w:marBottom w:val="0"/>
          <w:divBdr>
            <w:top w:val="none" w:sz="0" w:space="0" w:color="auto"/>
            <w:left w:val="none" w:sz="0" w:space="0" w:color="auto"/>
            <w:bottom w:val="none" w:sz="0" w:space="0" w:color="auto"/>
            <w:right w:val="none" w:sz="0" w:space="0" w:color="auto"/>
          </w:divBdr>
        </w:div>
        <w:div w:id="551582176">
          <w:marLeft w:val="640"/>
          <w:marRight w:val="0"/>
          <w:marTop w:val="0"/>
          <w:marBottom w:val="0"/>
          <w:divBdr>
            <w:top w:val="none" w:sz="0" w:space="0" w:color="auto"/>
            <w:left w:val="none" w:sz="0" w:space="0" w:color="auto"/>
            <w:bottom w:val="none" w:sz="0" w:space="0" w:color="auto"/>
            <w:right w:val="none" w:sz="0" w:space="0" w:color="auto"/>
          </w:divBdr>
        </w:div>
        <w:div w:id="603809978">
          <w:marLeft w:val="640"/>
          <w:marRight w:val="0"/>
          <w:marTop w:val="0"/>
          <w:marBottom w:val="0"/>
          <w:divBdr>
            <w:top w:val="none" w:sz="0" w:space="0" w:color="auto"/>
            <w:left w:val="none" w:sz="0" w:space="0" w:color="auto"/>
            <w:bottom w:val="none" w:sz="0" w:space="0" w:color="auto"/>
            <w:right w:val="none" w:sz="0" w:space="0" w:color="auto"/>
          </w:divBdr>
        </w:div>
        <w:div w:id="622150146">
          <w:marLeft w:val="640"/>
          <w:marRight w:val="0"/>
          <w:marTop w:val="0"/>
          <w:marBottom w:val="0"/>
          <w:divBdr>
            <w:top w:val="none" w:sz="0" w:space="0" w:color="auto"/>
            <w:left w:val="none" w:sz="0" w:space="0" w:color="auto"/>
            <w:bottom w:val="none" w:sz="0" w:space="0" w:color="auto"/>
            <w:right w:val="none" w:sz="0" w:space="0" w:color="auto"/>
          </w:divBdr>
        </w:div>
        <w:div w:id="637226599">
          <w:marLeft w:val="640"/>
          <w:marRight w:val="0"/>
          <w:marTop w:val="0"/>
          <w:marBottom w:val="0"/>
          <w:divBdr>
            <w:top w:val="none" w:sz="0" w:space="0" w:color="auto"/>
            <w:left w:val="none" w:sz="0" w:space="0" w:color="auto"/>
            <w:bottom w:val="none" w:sz="0" w:space="0" w:color="auto"/>
            <w:right w:val="none" w:sz="0" w:space="0" w:color="auto"/>
          </w:divBdr>
        </w:div>
        <w:div w:id="696781414">
          <w:marLeft w:val="640"/>
          <w:marRight w:val="0"/>
          <w:marTop w:val="0"/>
          <w:marBottom w:val="0"/>
          <w:divBdr>
            <w:top w:val="none" w:sz="0" w:space="0" w:color="auto"/>
            <w:left w:val="none" w:sz="0" w:space="0" w:color="auto"/>
            <w:bottom w:val="none" w:sz="0" w:space="0" w:color="auto"/>
            <w:right w:val="none" w:sz="0" w:space="0" w:color="auto"/>
          </w:divBdr>
        </w:div>
        <w:div w:id="728303969">
          <w:marLeft w:val="640"/>
          <w:marRight w:val="0"/>
          <w:marTop w:val="0"/>
          <w:marBottom w:val="0"/>
          <w:divBdr>
            <w:top w:val="none" w:sz="0" w:space="0" w:color="auto"/>
            <w:left w:val="none" w:sz="0" w:space="0" w:color="auto"/>
            <w:bottom w:val="none" w:sz="0" w:space="0" w:color="auto"/>
            <w:right w:val="none" w:sz="0" w:space="0" w:color="auto"/>
          </w:divBdr>
        </w:div>
        <w:div w:id="732392380">
          <w:marLeft w:val="640"/>
          <w:marRight w:val="0"/>
          <w:marTop w:val="0"/>
          <w:marBottom w:val="0"/>
          <w:divBdr>
            <w:top w:val="none" w:sz="0" w:space="0" w:color="auto"/>
            <w:left w:val="none" w:sz="0" w:space="0" w:color="auto"/>
            <w:bottom w:val="none" w:sz="0" w:space="0" w:color="auto"/>
            <w:right w:val="none" w:sz="0" w:space="0" w:color="auto"/>
          </w:divBdr>
        </w:div>
        <w:div w:id="736047956">
          <w:marLeft w:val="640"/>
          <w:marRight w:val="0"/>
          <w:marTop w:val="0"/>
          <w:marBottom w:val="0"/>
          <w:divBdr>
            <w:top w:val="none" w:sz="0" w:space="0" w:color="auto"/>
            <w:left w:val="none" w:sz="0" w:space="0" w:color="auto"/>
            <w:bottom w:val="none" w:sz="0" w:space="0" w:color="auto"/>
            <w:right w:val="none" w:sz="0" w:space="0" w:color="auto"/>
          </w:divBdr>
        </w:div>
        <w:div w:id="741635700">
          <w:marLeft w:val="640"/>
          <w:marRight w:val="0"/>
          <w:marTop w:val="0"/>
          <w:marBottom w:val="0"/>
          <w:divBdr>
            <w:top w:val="none" w:sz="0" w:space="0" w:color="auto"/>
            <w:left w:val="none" w:sz="0" w:space="0" w:color="auto"/>
            <w:bottom w:val="none" w:sz="0" w:space="0" w:color="auto"/>
            <w:right w:val="none" w:sz="0" w:space="0" w:color="auto"/>
          </w:divBdr>
        </w:div>
        <w:div w:id="744305743">
          <w:marLeft w:val="640"/>
          <w:marRight w:val="0"/>
          <w:marTop w:val="0"/>
          <w:marBottom w:val="0"/>
          <w:divBdr>
            <w:top w:val="none" w:sz="0" w:space="0" w:color="auto"/>
            <w:left w:val="none" w:sz="0" w:space="0" w:color="auto"/>
            <w:bottom w:val="none" w:sz="0" w:space="0" w:color="auto"/>
            <w:right w:val="none" w:sz="0" w:space="0" w:color="auto"/>
          </w:divBdr>
        </w:div>
        <w:div w:id="746808673">
          <w:marLeft w:val="640"/>
          <w:marRight w:val="0"/>
          <w:marTop w:val="0"/>
          <w:marBottom w:val="0"/>
          <w:divBdr>
            <w:top w:val="none" w:sz="0" w:space="0" w:color="auto"/>
            <w:left w:val="none" w:sz="0" w:space="0" w:color="auto"/>
            <w:bottom w:val="none" w:sz="0" w:space="0" w:color="auto"/>
            <w:right w:val="none" w:sz="0" w:space="0" w:color="auto"/>
          </w:divBdr>
        </w:div>
        <w:div w:id="756899403">
          <w:marLeft w:val="640"/>
          <w:marRight w:val="0"/>
          <w:marTop w:val="0"/>
          <w:marBottom w:val="0"/>
          <w:divBdr>
            <w:top w:val="none" w:sz="0" w:space="0" w:color="auto"/>
            <w:left w:val="none" w:sz="0" w:space="0" w:color="auto"/>
            <w:bottom w:val="none" w:sz="0" w:space="0" w:color="auto"/>
            <w:right w:val="none" w:sz="0" w:space="0" w:color="auto"/>
          </w:divBdr>
        </w:div>
        <w:div w:id="763576510">
          <w:marLeft w:val="640"/>
          <w:marRight w:val="0"/>
          <w:marTop w:val="0"/>
          <w:marBottom w:val="0"/>
          <w:divBdr>
            <w:top w:val="none" w:sz="0" w:space="0" w:color="auto"/>
            <w:left w:val="none" w:sz="0" w:space="0" w:color="auto"/>
            <w:bottom w:val="none" w:sz="0" w:space="0" w:color="auto"/>
            <w:right w:val="none" w:sz="0" w:space="0" w:color="auto"/>
          </w:divBdr>
        </w:div>
        <w:div w:id="863514907">
          <w:marLeft w:val="640"/>
          <w:marRight w:val="0"/>
          <w:marTop w:val="0"/>
          <w:marBottom w:val="0"/>
          <w:divBdr>
            <w:top w:val="none" w:sz="0" w:space="0" w:color="auto"/>
            <w:left w:val="none" w:sz="0" w:space="0" w:color="auto"/>
            <w:bottom w:val="none" w:sz="0" w:space="0" w:color="auto"/>
            <w:right w:val="none" w:sz="0" w:space="0" w:color="auto"/>
          </w:divBdr>
        </w:div>
        <w:div w:id="880093650">
          <w:marLeft w:val="640"/>
          <w:marRight w:val="0"/>
          <w:marTop w:val="0"/>
          <w:marBottom w:val="0"/>
          <w:divBdr>
            <w:top w:val="none" w:sz="0" w:space="0" w:color="auto"/>
            <w:left w:val="none" w:sz="0" w:space="0" w:color="auto"/>
            <w:bottom w:val="none" w:sz="0" w:space="0" w:color="auto"/>
            <w:right w:val="none" w:sz="0" w:space="0" w:color="auto"/>
          </w:divBdr>
        </w:div>
        <w:div w:id="887106416">
          <w:marLeft w:val="640"/>
          <w:marRight w:val="0"/>
          <w:marTop w:val="0"/>
          <w:marBottom w:val="0"/>
          <w:divBdr>
            <w:top w:val="none" w:sz="0" w:space="0" w:color="auto"/>
            <w:left w:val="none" w:sz="0" w:space="0" w:color="auto"/>
            <w:bottom w:val="none" w:sz="0" w:space="0" w:color="auto"/>
            <w:right w:val="none" w:sz="0" w:space="0" w:color="auto"/>
          </w:divBdr>
        </w:div>
        <w:div w:id="888882257">
          <w:marLeft w:val="640"/>
          <w:marRight w:val="0"/>
          <w:marTop w:val="0"/>
          <w:marBottom w:val="0"/>
          <w:divBdr>
            <w:top w:val="none" w:sz="0" w:space="0" w:color="auto"/>
            <w:left w:val="none" w:sz="0" w:space="0" w:color="auto"/>
            <w:bottom w:val="none" w:sz="0" w:space="0" w:color="auto"/>
            <w:right w:val="none" w:sz="0" w:space="0" w:color="auto"/>
          </w:divBdr>
        </w:div>
        <w:div w:id="894046941">
          <w:marLeft w:val="640"/>
          <w:marRight w:val="0"/>
          <w:marTop w:val="0"/>
          <w:marBottom w:val="0"/>
          <w:divBdr>
            <w:top w:val="none" w:sz="0" w:space="0" w:color="auto"/>
            <w:left w:val="none" w:sz="0" w:space="0" w:color="auto"/>
            <w:bottom w:val="none" w:sz="0" w:space="0" w:color="auto"/>
            <w:right w:val="none" w:sz="0" w:space="0" w:color="auto"/>
          </w:divBdr>
        </w:div>
        <w:div w:id="917666225">
          <w:marLeft w:val="640"/>
          <w:marRight w:val="0"/>
          <w:marTop w:val="0"/>
          <w:marBottom w:val="0"/>
          <w:divBdr>
            <w:top w:val="none" w:sz="0" w:space="0" w:color="auto"/>
            <w:left w:val="none" w:sz="0" w:space="0" w:color="auto"/>
            <w:bottom w:val="none" w:sz="0" w:space="0" w:color="auto"/>
            <w:right w:val="none" w:sz="0" w:space="0" w:color="auto"/>
          </w:divBdr>
        </w:div>
        <w:div w:id="937061125">
          <w:marLeft w:val="640"/>
          <w:marRight w:val="0"/>
          <w:marTop w:val="0"/>
          <w:marBottom w:val="0"/>
          <w:divBdr>
            <w:top w:val="none" w:sz="0" w:space="0" w:color="auto"/>
            <w:left w:val="none" w:sz="0" w:space="0" w:color="auto"/>
            <w:bottom w:val="none" w:sz="0" w:space="0" w:color="auto"/>
            <w:right w:val="none" w:sz="0" w:space="0" w:color="auto"/>
          </w:divBdr>
        </w:div>
        <w:div w:id="998658883">
          <w:marLeft w:val="640"/>
          <w:marRight w:val="0"/>
          <w:marTop w:val="0"/>
          <w:marBottom w:val="0"/>
          <w:divBdr>
            <w:top w:val="none" w:sz="0" w:space="0" w:color="auto"/>
            <w:left w:val="none" w:sz="0" w:space="0" w:color="auto"/>
            <w:bottom w:val="none" w:sz="0" w:space="0" w:color="auto"/>
            <w:right w:val="none" w:sz="0" w:space="0" w:color="auto"/>
          </w:divBdr>
        </w:div>
        <w:div w:id="1002438764">
          <w:marLeft w:val="640"/>
          <w:marRight w:val="0"/>
          <w:marTop w:val="0"/>
          <w:marBottom w:val="0"/>
          <w:divBdr>
            <w:top w:val="none" w:sz="0" w:space="0" w:color="auto"/>
            <w:left w:val="none" w:sz="0" w:space="0" w:color="auto"/>
            <w:bottom w:val="none" w:sz="0" w:space="0" w:color="auto"/>
            <w:right w:val="none" w:sz="0" w:space="0" w:color="auto"/>
          </w:divBdr>
        </w:div>
        <w:div w:id="1003819884">
          <w:marLeft w:val="640"/>
          <w:marRight w:val="0"/>
          <w:marTop w:val="0"/>
          <w:marBottom w:val="0"/>
          <w:divBdr>
            <w:top w:val="none" w:sz="0" w:space="0" w:color="auto"/>
            <w:left w:val="none" w:sz="0" w:space="0" w:color="auto"/>
            <w:bottom w:val="none" w:sz="0" w:space="0" w:color="auto"/>
            <w:right w:val="none" w:sz="0" w:space="0" w:color="auto"/>
          </w:divBdr>
        </w:div>
        <w:div w:id="1011294047">
          <w:marLeft w:val="640"/>
          <w:marRight w:val="0"/>
          <w:marTop w:val="0"/>
          <w:marBottom w:val="0"/>
          <w:divBdr>
            <w:top w:val="none" w:sz="0" w:space="0" w:color="auto"/>
            <w:left w:val="none" w:sz="0" w:space="0" w:color="auto"/>
            <w:bottom w:val="none" w:sz="0" w:space="0" w:color="auto"/>
            <w:right w:val="none" w:sz="0" w:space="0" w:color="auto"/>
          </w:divBdr>
        </w:div>
        <w:div w:id="1012410873">
          <w:marLeft w:val="640"/>
          <w:marRight w:val="0"/>
          <w:marTop w:val="0"/>
          <w:marBottom w:val="0"/>
          <w:divBdr>
            <w:top w:val="none" w:sz="0" w:space="0" w:color="auto"/>
            <w:left w:val="none" w:sz="0" w:space="0" w:color="auto"/>
            <w:bottom w:val="none" w:sz="0" w:space="0" w:color="auto"/>
            <w:right w:val="none" w:sz="0" w:space="0" w:color="auto"/>
          </w:divBdr>
        </w:div>
        <w:div w:id="1021400113">
          <w:marLeft w:val="640"/>
          <w:marRight w:val="0"/>
          <w:marTop w:val="0"/>
          <w:marBottom w:val="0"/>
          <w:divBdr>
            <w:top w:val="none" w:sz="0" w:space="0" w:color="auto"/>
            <w:left w:val="none" w:sz="0" w:space="0" w:color="auto"/>
            <w:bottom w:val="none" w:sz="0" w:space="0" w:color="auto"/>
            <w:right w:val="none" w:sz="0" w:space="0" w:color="auto"/>
          </w:divBdr>
        </w:div>
        <w:div w:id="1032265483">
          <w:marLeft w:val="640"/>
          <w:marRight w:val="0"/>
          <w:marTop w:val="0"/>
          <w:marBottom w:val="0"/>
          <w:divBdr>
            <w:top w:val="none" w:sz="0" w:space="0" w:color="auto"/>
            <w:left w:val="none" w:sz="0" w:space="0" w:color="auto"/>
            <w:bottom w:val="none" w:sz="0" w:space="0" w:color="auto"/>
            <w:right w:val="none" w:sz="0" w:space="0" w:color="auto"/>
          </w:divBdr>
        </w:div>
        <w:div w:id="1079867346">
          <w:marLeft w:val="640"/>
          <w:marRight w:val="0"/>
          <w:marTop w:val="0"/>
          <w:marBottom w:val="0"/>
          <w:divBdr>
            <w:top w:val="none" w:sz="0" w:space="0" w:color="auto"/>
            <w:left w:val="none" w:sz="0" w:space="0" w:color="auto"/>
            <w:bottom w:val="none" w:sz="0" w:space="0" w:color="auto"/>
            <w:right w:val="none" w:sz="0" w:space="0" w:color="auto"/>
          </w:divBdr>
        </w:div>
        <w:div w:id="1109004415">
          <w:marLeft w:val="640"/>
          <w:marRight w:val="0"/>
          <w:marTop w:val="0"/>
          <w:marBottom w:val="0"/>
          <w:divBdr>
            <w:top w:val="none" w:sz="0" w:space="0" w:color="auto"/>
            <w:left w:val="none" w:sz="0" w:space="0" w:color="auto"/>
            <w:bottom w:val="none" w:sz="0" w:space="0" w:color="auto"/>
            <w:right w:val="none" w:sz="0" w:space="0" w:color="auto"/>
          </w:divBdr>
        </w:div>
        <w:div w:id="1117719226">
          <w:marLeft w:val="640"/>
          <w:marRight w:val="0"/>
          <w:marTop w:val="0"/>
          <w:marBottom w:val="0"/>
          <w:divBdr>
            <w:top w:val="none" w:sz="0" w:space="0" w:color="auto"/>
            <w:left w:val="none" w:sz="0" w:space="0" w:color="auto"/>
            <w:bottom w:val="none" w:sz="0" w:space="0" w:color="auto"/>
            <w:right w:val="none" w:sz="0" w:space="0" w:color="auto"/>
          </w:divBdr>
        </w:div>
        <w:div w:id="1128551572">
          <w:marLeft w:val="640"/>
          <w:marRight w:val="0"/>
          <w:marTop w:val="0"/>
          <w:marBottom w:val="0"/>
          <w:divBdr>
            <w:top w:val="none" w:sz="0" w:space="0" w:color="auto"/>
            <w:left w:val="none" w:sz="0" w:space="0" w:color="auto"/>
            <w:bottom w:val="none" w:sz="0" w:space="0" w:color="auto"/>
            <w:right w:val="none" w:sz="0" w:space="0" w:color="auto"/>
          </w:divBdr>
        </w:div>
        <w:div w:id="1141271714">
          <w:marLeft w:val="640"/>
          <w:marRight w:val="0"/>
          <w:marTop w:val="0"/>
          <w:marBottom w:val="0"/>
          <w:divBdr>
            <w:top w:val="none" w:sz="0" w:space="0" w:color="auto"/>
            <w:left w:val="none" w:sz="0" w:space="0" w:color="auto"/>
            <w:bottom w:val="none" w:sz="0" w:space="0" w:color="auto"/>
            <w:right w:val="none" w:sz="0" w:space="0" w:color="auto"/>
          </w:divBdr>
        </w:div>
        <w:div w:id="1161778423">
          <w:marLeft w:val="640"/>
          <w:marRight w:val="0"/>
          <w:marTop w:val="0"/>
          <w:marBottom w:val="0"/>
          <w:divBdr>
            <w:top w:val="none" w:sz="0" w:space="0" w:color="auto"/>
            <w:left w:val="none" w:sz="0" w:space="0" w:color="auto"/>
            <w:bottom w:val="none" w:sz="0" w:space="0" w:color="auto"/>
            <w:right w:val="none" w:sz="0" w:space="0" w:color="auto"/>
          </w:divBdr>
        </w:div>
        <w:div w:id="1179614739">
          <w:marLeft w:val="640"/>
          <w:marRight w:val="0"/>
          <w:marTop w:val="0"/>
          <w:marBottom w:val="0"/>
          <w:divBdr>
            <w:top w:val="none" w:sz="0" w:space="0" w:color="auto"/>
            <w:left w:val="none" w:sz="0" w:space="0" w:color="auto"/>
            <w:bottom w:val="none" w:sz="0" w:space="0" w:color="auto"/>
            <w:right w:val="none" w:sz="0" w:space="0" w:color="auto"/>
          </w:divBdr>
        </w:div>
        <w:div w:id="1181311427">
          <w:marLeft w:val="640"/>
          <w:marRight w:val="0"/>
          <w:marTop w:val="0"/>
          <w:marBottom w:val="0"/>
          <w:divBdr>
            <w:top w:val="none" w:sz="0" w:space="0" w:color="auto"/>
            <w:left w:val="none" w:sz="0" w:space="0" w:color="auto"/>
            <w:bottom w:val="none" w:sz="0" w:space="0" w:color="auto"/>
            <w:right w:val="none" w:sz="0" w:space="0" w:color="auto"/>
          </w:divBdr>
        </w:div>
        <w:div w:id="1277761080">
          <w:marLeft w:val="640"/>
          <w:marRight w:val="0"/>
          <w:marTop w:val="0"/>
          <w:marBottom w:val="0"/>
          <w:divBdr>
            <w:top w:val="none" w:sz="0" w:space="0" w:color="auto"/>
            <w:left w:val="none" w:sz="0" w:space="0" w:color="auto"/>
            <w:bottom w:val="none" w:sz="0" w:space="0" w:color="auto"/>
            <w:right w:val="none" w:sz="0" w:space="0" w:color="auto"/>
          </w:divBdr>
        </w:div>
        <w:div w:id="1323122426">
          <w:marLeft w:val="640"/>
          <w:marRight w:val="0"/>
          <w:marTop w:val="0"/>
          <w:marBottom w:val="0"/>
          <w:divBdr>
            <w:top w:val="none" w:sz="0" w:space="0" w:color="auto"/>
            <w:left w:val="none" w:sz="0" w:space="0" w:color="auto"/>
            <w:bottom w:val="none" w:sz="0" w:space="0" w:color="auto"/>
            <w:right w:val="none" w:sz="0" w:space="0" w:color="auto"/>
          </w:divBdr>
        </w:div>
        <w:div w:id="1335641973">
          <w:marLeft w:val="640"/>
          <w:marRight w:val="0"/>
          <w:marTop w:val="0"/>
          <w:marBottom w:val="0"/>
          <w:divBdr>
            <w:top w:val="none" w:sz="0" w:space="0" w:color="auto"/>
            <w:left w:val="none" w:sz="0" w:space="0" w:color="auto"/>
            <w:bottom w:val="none" w:sz="0" w:space="0" w:color="auto"/>
            <w:right w:val="none" w:sz="0" w:space="0" w:color="auto"/>
          </w:divBdr>
        </w:div>
        <w:div w:id="1395196926">
          <w:marLeft w:val="640"/>
          <w:marRight w:val="0"/>
          <w:marTop w:val="0"/>
          <w:marBottom w:val="0"/>
          <w:divBdr>
            <w:top w:val="none" w:sz="0" w:space="0" w:color="auto"/>
            <w:left w:val="none" w:sz="0" w:space="0" w:color="auto"/>
            <w:bottom w:val="none" w:sz="0" w:space="0" w:color="auto"/>
            <w:right w:val="none" w:sz="0" w:space="0" w:color="auto"/>
          </w:divBdr>
        </w:div>
        <w:div w:id="1428966335">
          <w:marLeft w:val="640"/>
          <w:marRight w:val="0"/>
          <w:marTop w:val="0"/>
          <w:marBottom w:val="0"/>
          <w:divBdr>
            <w:top w:val="none" w:sz="0" w:space="0" w:color="auto"/>
            <w:left w:val="none" w:sz="0" w:space="0" w:color="auto"/>
            <w:bottom w:val="none" w:sz="0" w:space="0" w:color="auto"/>
            <w:right w:val="none" w:sz="0" w:space="0" w:color="auto"/>
          </w:divBdr>
        </w:div>
        <w:div w:id="1431852092">
          <w:marLeft w:val="640"/>
          <w:marRight w:val="0"/>
          <w:marTop w:val="0"/>
          <w:marBottom w:val="0"/>
          <w:divBdr>
            <w:top w:val="none" w:sz="0" w:space="0" w:color="auto"/>
            <w:left w:val="none" w:sz="0" w:space="0" w:color="auto"/>
            <w:bottom w:val="none" w:sz="0" w:space="0" w:color="auto"/>
            <w:right w:val="none" w:sz="0" w:space="0" w:color="auto"/>
          </w:divBdr>
        </w:div>
        <w:div w:id="1442650699">
          <w:marLeft w:val="640"/>
          <w:marRight w:val="0"/>
          <w:marTop w:val="0"/>
          <w:marBottom w:val="0"/>
          <w:divBdr>
            <w:top w:val="none" w:sz="0" w:space="0" w:color="auto"/>
            <w:left w:val="none" w:sz="0" w:space="0" w:color="auto"/>
            <w:bottom w:val="none" w:sz="0" w:space="0" w:color="auto"/>
            <w:right w:val="none" w:sz="0" w:space="0" w:color="auto"/>
          </w:divBdr>
        </w:div>
        <w:div w:id="1447315289">
          <w:marLeft w:val="640"/>
          <w:marRight w:val="0"/>
          <w:marTop w:val="0"/>
          <w:marBottom w:val="0"/>
          <w:divBdr>
            <w:top w:val="none" w:sz="0" w:space="0" w:color="auto"/>
            <w:left w:val="none" w:sz="0" w:space="0" w:color="auto"/>
            <w:bottom w:val="none" w:sz="0" w:space="0" w:color="auto"/>
            <w:right w:val="none" w:sz="0" w:space="0" w:color="auto"/>
          </w:divBdr>
        </w:div>
        <w:div w:id="1451630735">
          <w:marLeft w:val="640"/>
          <w:marRight w:val="0"/>
          <w:marTop w:val="0"/>
          <w:marBottom w:val="0"/>
          <w:divBdr>
            <w:top w:val="none" w:sz="0" w:space="0" w:color="auto"/>
            <w:left w:val="none" w:sz="0" w:space="0" w:color="auto"/>
            <w:bottom w:val="none" w:sz="0" w:space="0" w:color="auto"/>
            <w:right w:val="none" w:sz="0" w:space="0" w:color="auto"/>
          </w:divBdr>
        </w:div>
        <w:div w:id="1476724474">
          <w:marLeft w:val="640"/>
          <w:marRight w:val="0"/>
          <w:marTop w:val="0"/>
          <w:marBottom w:val="0"/>
          <w:divBdr>
            <w:top w:val="none" w:sz="0" w:space="0" w:color="auto"/>
            <w:left w:val="none" w:sz="0" w:space="0" w:color="auto"/>
            <w:bottom w:val="none" w:sz="0" w:space="0" w:color="auto"/>
            <w:right w:val="none" w:sz="0" w:space="0" w:color="auto"/>
          </w:divBdr>
        </w:div>
        <w:div w:id="1495998179">
          <w:marLeft w:val="640"/>
          <w:marRight w:val="0"/>
          <w:marTop w:val="0"/>
          <w:marBottom w:val="0"/>
          <w:divBdr>
            <w:top w:val="none" w:sz="0" w:space="0" w:color="auto"/>
            <w:left w:val="none" w:sz="0" w:space="0" w:color="auto"/>
            <w:bottom w:val="none" w:sz="0" w:space="0" w:color="auto"/>
            <w:right w:val="none" w:sz="0" w:space="0" w:color="auto"/>
          </w:divBdr>
        </w:div>
        <w:div w:id="1594781505">
          <w:marLeft w:val="640"/>
          <w:marRight w:val="0"/>
          <w:marTop w:val="0"/>
          <w:marBottom w:val="0"/>
          <w:divBdr>
            <w:top w:val="none" w:sz="0" w:space="0" w:color="auto"/>
            <w:left w:val="none" w:sz="0" w:space="0" w:color="auto"/>
            <w:bottom w:val="none" w:sz="0" w:space="0" w:color="auto"/>
            <w:right w:val="none" w:sz="0" w:space="0" w:color="auto"/>
          </w:divBdr>
        </w:div>
        <w:div w:id="1610745468">
          <w:marLeft w:val="640"/>
          <w:marRight w:val="0"/>
          <w:marTop w:val="0"/>
          <w:marBottom w:val="0"/>
          <w:divBdr>
            <w:top w:val="none" w:sz="0" w:space="0" w:color="auto"/>
            <w:left w:val="none" w:sz="0" w:space="0" w:color="auto"/>
            <w:bottom w:val="none" w:sz="0" w:space="0" w:color="auto"/>
            <w:right w:val="none" w:sz="0" w:space="0" w:color="auto"/>
          </w:divBdr>
        </w:div>
        <w:div w:id="1647856689">
          <w:marLeft w:val="640"/>
          <w:marRight w:val="0"/>
          <w:marTop w:val="0"/>
          <w:marBottom w:val="0"/>
          <w:divBdr>
            <w:top w:val="none" w:sz="0" w:space="0" w:color="auto"/>
            <w:left w:val="none" w:sz="0" w:space="0" w:color="auto"/>
            <w:bottom w:val="none" w:sz="0" w:space="0" w:color="auto"/>
            <w:right w:val="none" w:sz="0" w:space="0" w:color="auto"/>
          </w:divBdr>
        </w:div>
        <w:div w:id="1652170682">
          <w:marLeft w:val="640"/>
          <w:marRight w:val="0"/>
          <w:marTop w:val="0"/>
          <w:marBottom w:val="0"/>
          <w:divBdr>
            <w:top w:val="none" w:sz="0" w:space="0" w:color="auto"/>
            <w:left w:val="none" w:sz="0" w:space="0" w:color="auto"/>
            <w:bottom w:val="none" w:sz="0" w:space="0" w:color="auto"/>
            <w:right w:val="none" w:sz="0" w:space="0" w:color="auto"/>
          </w:divBdr>
        </w:div>
        <w:div w:id="1654599985">
          <w:marLeft w:val="640"/>
          <w:marRight w:val="0"/>
          <w:marTop w:val="0"/>
          <w:marBottom w:val="0"/>
          <w:divBdr>
            <w:top w:val="none" w:sz="0" w:space="0" w:color="auto"/>
            <w:left w:val="none" w:sz="0" w:space="0" w:color="auto"/>
            <w:bottom w:val="none" w:sz="0" w:space="0" w:color="auto"/>
            <w:right w:val="none" w:sz="0" w:space="0" w:color="auto"/>
          </w:divBdr>
        </w:div>
        <w:div w:id="1668361285">
          <w:marLeft w:val="640"/>
          <w:marRight w:val="0"/>
          <w:marTop w:val="0"/>
          <w:marBottom w:val="0"/>
          <w:divBdr>
            <w:top w:val="none" w:sz="0" w:space="0" w:color="auto"/>
            <w:left w:val="none" w:sz="0" w:space="0" w:color="auto"/>
            <w:bottom w:val="none" w:sz="0" w:space="0" w:color="auto"/>
            <w:right w:val="none" w:sz="0" w:space="0" w:color="auto"/>
          </w:divBdr>
        </w:div>
        <w:div w:id="1710258064">
          <w:marLeft w:val="640"/>
          <w:marRight w:val="0"/>
          <w:marTop w:val="0"/>
          <w:marBottom w:val="0"/>
          <w:divBdr>
            <w:top w:val="none" w:sz="0" w:space="0" w:color="auto"/>
            <w:left w:val="none" w:sz="0" w:space="0" w:color="auto"/>
            <w:bottom w:val="none" w:sz="0" w:space="0" w:color="auto"/>
            <w:right w:val="none" w:sz="0" w:space="0" w:color="auto"/>
          </w:divBdr>
        </w:div>
        <w:div w:id="1725257496">
          <w:marLeft w:val="640"/>
          <w:marRight w:val="0"/>
          <w:marTop w:val="0"/>
          <w:marBottom w:val="0"/>
          <w:divBdr>
            <w:top w:val="none" w:sz="0" w:space="0" w:color="auto"/>
            <w:left w:val="none" w:sz="0" w:space="0" w:color="auto"/>
            <w:bottom w:val="none" w:sz="0" w:space="0" w:color="auto"/>
            <w:right w:val="none" w:sz="0" w:space="0" w:color="auto"/>
          </w:divBdr>
        </w:div>
        <w:div w:id="1798176792">
          <w:marLeft w:val="640"/>
          <w:marRight w:val="0"/>
          <w:marTop w:val="0"/>
          <w:marBottom w:val="0"/>
          <w:divBdr>
            <w:top w:val="none" w:sz="0" w:space="0" w:color="auto"/>
            <w:left w:val="none" w:sz="0" w:space="0" w:color="auto"/>
            <w:bottom w:val="none" w:sz="0" w:space="0" w:color="auto"/>
            <w:right w:val="none" w:sz="0" w:space="0" w:color="auto"/>
          </w:divBdr>
        </w:div>
        <w:div w:id="1806124713">
          <w:marLeft w:val="640"/>
          <w:marRight w:val="0"/>
          <w:marTop w:val="0"/>
          <w:marBottom w:val="0"/>
          <w:divBdr>
            <w:top w:val="none" w:sz="0" w:space="0" w:color="auto"/>
            <w:left w:val="none" w:sz="0" w:space="0" w:color="auto"/>
            <w:bottom w:val="none" w:sz="0" w:space="0" w:color="auto"/>
            <w:right w:val="none" w:sz="0" w:space="0" w:color="auto"/>
          </w:divBdr>
        </w:div>
        <w:div w:id="1810244694">
          <w:marLeft w:val="640"/>
          <w:marRight w:val="0"/>
          <w:marTop w:val="0"/>
          <w:marBottom w:val="0"/>
          <w:divBdr>
            <w:top w:val="none" w:sz="0" w:space="0" w:color="auto"/>
            <w:left w:val="none" w:sz="0" w:space="0" w:color="auto"/>
            <w:bottom w:val="none" w:sz="0" w:space="0" w:color="auto"/>
            <w:right w:val="none" w:sz="0" w:space="0" w:color="auto"/>
          </w:divBdr>
        </w:div>
        <w:div w:id="1833906266">
          <w:marLeft w:val="640"/>
          <w:marRight w:val="0"/>
          <w:marTop w:val="0"/>
          <w:marBottom w:val="0"/>
          <w:divBdr>
            <w:top w:val="none" w:sz="0" w:space="0" w:color="auto"/>
            <w:left w:val="none" w:sz="0" w:space="0" w:color="auto"/>
            <w:bottom w:val="none" w:sz="0" w:space="0" w:color="auto"/>
            <w:right w:val="none" w:sz="0" w:space="0" w:color="auto"/>
          </w:divBdr>
        </w:div>
        <w:div w:id="1889145148">
          <w:marLeft w:val="640"/>
          <w:marRight w:val="0"/>
          <w:marTop w:val="0"/>
          <w:marBottom w:val="0"/>
          <w:divBdr>
            <w:top w:val="none" w:sz="0" w:space="0" w:color="auto"/>
            <w:left w:val="none" w:sz="0" w:space="0" w:color="auto"/>
            <w:bottom w:val="none" w:sz="0" w:space="0" w:color="auto"/>
            <w:right w:val="none" w:sz="0" w:space="0" w:color="auto"/>
          </w:divBdr>
        </w:div>
        <w:div w:id="1891964894">
          <w:marLeft w:val="640"/>
          <w:marRight w:val="0"/>
          <w:marTop w:val="0"/>
          <w:marBottom w:val="0"/>
          <w:divBdr>
            <w:top w:val="none" w:sz="0" w:space="0" w:color="auto"/>
            <w:left w:val="none" w:sz="0" w:space="0" w:color="auto"/>
            <w:bottom w:val="none" w:sz="0" w:space="0" w:color="auto"/>
            <w:right w:val="none" w:sz="0" w:space="0" w:color="auto"/>
          </w:divBdr>
        </w:div>
        <w:div w:id="1895464857">
          <w:marLeft w:val="640"/>
          <w:marRight w:val="0"/>
          <w:marTop w:val="0"/>
          <w:marBottom w:val="0"/>
          <w:divBdr>
            <w:top w:val="none" w:sz="0" w:space="0" w:color="auto"/>
            <w:left w:val="none" w:sz="0" w:space="0" w:color="auto"/>
            <w:bottom w:val="none" w:sz="0" w:space="0" w:color="auto"/>
            <w:right w:val="none" w:sz="0" w:space="0" w:color="auto"/>
          </w:divBdr>
        </w:div>
        <w:div w:id="1910965882">
          <w:marLeft w:val="640"/>
          <w:marRight w:val="0"/>
          <w:marTop w:val="0"/>
          <w:marBottom w:val="0"/>
          <w:divBdr>
            <w:top w:val="none" w:sz="0" w:space="0" w:color="auto"/>
            <w:left w:val="none" w:sz="0" w:space="0" w:color="auto"/>
            <w:bottom w:val="none" w:sz="0" w:space="0" w:color="auto"/>
            <w:right w:val="none" w:sz="0" w:space="0" w:color="auto"/>
          </w:divBdr>
        </w:div>
        <w:div w:id="1914505133">
          <w:marLeft w:val="640"/>
          <w:marRight w:val="0"/>
          <w:marTop w:val="0"/>
          <w:marBottom w:val="0"/>
          <w:divBdr>
            <w:top w:val="none" w:sz="0" w:space="0" w:color="auto"/>
            <w:left w:val="none" w:sz="0" w:space="0" w:color="auto"/>
            <w:bottom w:val="none" w:sz="0" w:space="0" w:color="auto"/>
            <w:right w:val="none" w:sz="0" w:space="0" w:color="auto"/>
          </w:divBdr>
        </w:div>
        <w:div w:id="1921863365">
          <w:marLeft w:val="640"/>
          <w:marRight w:val="0"/>
          <w:marTop w:val="0"/>
          <w:marBottom w:val="0"/>
          <w:divBdr>
            <w:top w:val="none" w:sz="0" w:space="0" w:color="auto"/>
            <w:left w:val="none" w:sz="0" w:space="0" w:color="auto"/>
            <w:bottom w:val="none" w:sz="0" w:space="0" w:color="auto"/>
            <w:right w:val="none" w:sz="0" w:space="0" w:color="auto"/>
          </w:divBdr>
        </w:div>
        <w:div w:id="1977105459">
          <w:marLeft w:val="640"/>
          <w:marRight w:val="0"/>
          <w:marTop w:val="0"/>
          <w:marBottom w:val="0"/>
          <w:divBdr>
            <w:top w:val="none" w:sz="0" w:space="0" w:color="auto"/>
            <w:left w:val="none" w:sz="0" w:space="0" w:color="auto"/>
            <w:bottom w:val="none" w:sz="0" w:space="0" w:color="auto"/>
            <w:right w:val="none" w:sz="0" w:space="0" w:color="auto"/>
          </w:divBdr>
        </w:div>
        <w:div w:id="1979335529">
          <w:marLeft w:val="640"/>
          <w:marRight w:val="0"/>
          <w:marTop w:val="0"/>
          <w:marBottom w:val="0"/>
          <w:divBdr>
            <w:top w:val="none" w:sz="0" w:space="0" w:color="auto"/>
            <w:left w:val="none" w:sz="0" w:space="0" w:color="auto"/>
            <w:bottom w:val="none" w:sz="0" w:space="0" w:color="auto"/>
            <w:right w:val="none" w:sz="0" w:space="0" w:color="auto"/>
          </w:divBdr>
        </w:div>
        <w:div w:id="1991324926">
          <w:marLeft w:val="640"/>
          <w:marRight w:val="0"/>
          <w:marTop w:val="0"/>
          <w:marBottom w:val="0"/>
          <w:divBdr>
            <w:top w:val="none" w:sz="0" w:space="0" w:color="auto"/>
            <w:left w:val="none" w:sz="0" w:space="0" w:color="auto"/>
            <w:bottom w:val="none" w:sz="0" w:space="0" w:color="auto"/>
            <w:right w:val="none" w:sz="0" w:space="0" w:color="auto"/>
          </w:divBdr>
        </w:div>
        <w:div w:id="2038316026">
          <w:marLeft w:val="640"/>
          <w:marRight w:val="0"/>
          <w:marTop w:val="0"/>
          <w:marBottom w:val="0"/>
          <w:divBdr>
            <w:top w:val="none" w:sz="0" w:space="0" w:color="auto"/>
            <w:left w:val="none" w:sz="0" w:space="0" w:color="auto"/>
            <w:bottom w:val="none" w:sz="0" w:space="0" w:color="auto"/>
            <w:right w:val="none" w:sz="0" w:space="0" w:color="auto"/>
          </w:divBdr>
        </w:div>
        <w:div w:id="2074160501">
          <w:marLeft w:val="640"/>
          <w:marRight w:val="0"/>
          <w:marTop w:val="0"/>
          <w:marBottom w:val="0"/>
          <w:divBdr>
            <w:top w:val="none" w:sz="0" w:space="0" w:color="auto"/>
            <w:left w:val="none" w:sz="0" w:space="0" w:color="auto"/>
            <w:bottom w:val="none" w:sz="0" w:space="0" w:color="auto"/>
            <w:right w:val="none" w:sz="0" w:space="0" w:color="auto"/>
          </w:divBdr>
        </w:div>
        <w:div w:id="2079552772">
          <w:marLeft w:val="640"/>
          <w:marRight w:val="0"/>
          <w:marTop w:val="0"/>
          <w:marBottom w:val="0"/>
          <w:divBdr>
            <w:top w:val="none" w:sz="0" w:space="0" w:color="auto"/>
            <w:left w:val="none" w:sz="0" w:space="0" w:color="auto"/>
            <w:bottom w:val="none" w:sz="0" w:space="0" w:color="auto"/>
            <w:right w:val="none" w:sz="0" w:space="0" w:color="auto"/>
          </w:divBdr>
        </w:div>
        <w:div w:id="2097942585">
          <w:marLeft w:val="640"/>
          <w:marRight w:val="0"/>
          <w:marTop w:val="0"/>
          <w:marBottom w:val="0"/>
          <w:divBdr>
            <w:top w:val="none" w:sz="0" w:space="0" w:color="auto"/>
            <w:left w:val="none" w:sz="0" w:space="0" w:color="auto"/>
            <w:bottom w:val="none" w:sz="0" w:space="0" w:color="auto"/>
            <w:right w:val="none" w:sz="0" w:space="0" w:color="auto"/>
          </w:divBdr>
        </w:div>
        <w:div w:id="2103724594">
          <w:marLeft w:val="640"/>
          <w:marRight w:val="0"/>
          <w:marTop w:val="0"/>
          <w:marBottom w:val="0"/>
          <w:divBdr>
            <w:top w:val="none" w:sz="0" w:space="0" w:color="auto"/>
            <w:left w:val="none" w:sz="0" w:space="0" w:color="auto"/>
            <w:bottom w:val="none" w:sz="0" w:space="0" w:color="auto"/>
            <w:right w:val="none" w:sz="0" w:space="0" w:color="auto"/>
          </w:divBdr>
        </w:div>
        <w:div w:id="2129935799">
          <w:marLeft w:val="640"/>
          <w:marRight w:val="0"/>
          <w:marTop w:val="0"/>
          <w:marBottom w:val="0"/>
          <w:divBdr>
            <w:top w:val="none" w:sz="0" w:space="0" w:color="auto"/>
            <w:left w:val="none" w:sz="0" w:space="0" w:color="auto"/>
            <w:bottom w:val="none" w:sz="0" w:space="0" w:color="auto"/>
            <w:right w:val="none" w:sz="0" w:space="0" w:color="auto"/>
          </w:divBdr>
        </w:div>
        <w:div w:id="2144931593">
          <w:marLeft w:val="640"/>
          <w:marRight w:val="0"/>
          <w:marTop w:val="0"/>
          <w:marBottom w:val="0"/>
          <w:divBdr>
            <w:top w:val="none" w:sz="0" w:space="0" w:color="auto"/>
            <w:left w:val="none" w:sz="0" w:space="0" w:color="auto"/>
            <w:bottom w:val="none" w:sz="0" w:space="0" w:color="auto"/>
            <w:right w:val="none" w:sz="0" w:space="0" w:color="auto"/>
          </w:divBdr>
        </w:div>
      </w:divsChild>
    </w:div>
    <w:div w:id="807943233">
      <w:bodyDiv w:val="1"/>
      <w:marLeft w:val="0"/>
      <w:marRight w:val="0"/>
      <w:marTop w:val="0"/>
      <w:marBottom w:val="0"/>
      <w:divBdr>
        <w:top w:val="none" w:sz="0" w:space="0" w:color="auto"/>
        <w:left w:val="none" w:sz="0" w:space="0" w:color="auto"/>
        <w:bottom w:val="none" w:sz="0" w:space="0" w:color="auto"/>
        <w:right w:val="none" w:sz="0" w:space="0" w:color="auto"/>
      </w:divBdr>
      <w:divsChild>
        <w:div w:id="636180542">
          <w:marLeft w:val="640"/>
          <w:marRight w:val="0"/>
          <w:marTop w:val="0"/>
          <w:marBottom w:val="0"/>
          <w:divBdr>
            <w:top w:val="none" w:sz="0" w:space="0" w:color="auto"/>
            <w:left w:val="none" w:sz="0" w:space="0" w:color="auto"/>
            <w:bottom w:val="none" w:sz="0" w:space="0" w:color="auto"/>
            <w:right w:val="none" w:sz="0" w:space="0" w:color="auto"/>
          </w:divBdr>
        </w:div>
        <w:div w:id="1989481093">
          <w:marLeft w:val="640"/>
          <w:marRight w:val="0"/>
          <w:marTop w:val="0"/>
          <w:marBottom w:val="0"/>
          <w:divBdr>
            <w:top w:val="none" w:sz="0" w:space="0" w:color="auto"/>
            <w:left w:val="none" w:sz="0" w:space="0" w:color="auto"/>
            <w:bottom w:val="none" w:sz="0" w:space="0" w:color="auto"/>
            <w:right w:val="none" w:sz="0" w:space="0" w:color="auto"/>
          </w:divBdr>
        </w:div>
        <w:div w:id="113331865">
          <w:marLeft w:val="640"/>
          <w:marRight w:val="0"/>
          <w:marTop w:val="0"/>
          <w:marBottom w:val="0"/>
          <w:divBdr>
            <w:top w:val="none" w:sz="0" w:space="0" w:color="auto"/>
            <w:left w:val="none" w:sz="0" w:space="0" w:color="auto"/>
            <w:bottom w:val="none" w:sz="0" w:space="0" w:color="auto"/>
            <w:right w:val="none" w:sz="0" w:space="0" w:color="auto"/>
          </w:divBdr>
        </w:div>
        <w:div w:id="1721129519">
          <w:marLeft w:val="640"/>
          <w:marRight w:val="0"/>
          <w:marTop w:val="0"/>
          <w:marBottom w:val="0"/>
          <w:divBdr>
            <w:top w:val="none" w:sz="0" w:space="0" w:color="auto"/>
            <w:left w:val="none" w:sz="0" w:space="0" w:color="auto"/>
            <w:bottom w:val="none" w:sz="0" w:space="0" w:color="auto"/>
            <w:right w:val="none" w:sz="0" w:space="0" w:color="auto"/>
          </w:divBdr>
        </w:div>
        <w:div w:id="1657411730">
          <w:marLeft w:val="640"/>
          <w:marRight w:val="0"/>
          <w:marTop w:val="0"/>
          <w:marBottom w:val="0"/>
          <w:divBdr>
            <w:top w:val="none" w:sz="0" w:space="0" w:color="auto"/>
            <w:left w:val="none" w:sz="0" w:space="0" w:color="auto"/>
            <w:bottom w:val="none" w:sz="0" w:space="0" w:color="auto"/>
            <w:right w:val="none" w:sz="0" w:space="0" w:color="auto"/>
          </w:divBdr>
        </w:div>
        <w:div w:id="416901016">
          <w:marLeft w:val="640"/>
          <w:marRight w:val="0"/>
          <w:marTop w:val="0"/>
          <w:marBottom w:val="0"/>
          <w:divBdr>
            <w:top w:val="none" w:sz="0" w:space="0" w:color="auto"/>
            <w:left w:val="none" w:sz="0" w:space="0" w:color="auto"/>
            <w:bottom w:val="none" w:sz="0" w:space="0" w:color="auto"/>
            <w:right w:val="none" w:sz="0" w:space="0" w:color="auto"/>
          </w:divBdr>
        </w:div>
        <w:div w:id="1777216885">
          <w:marLeft w:val="640"/>
          <w:marRight w:val="0"/>
          <w:marTop w:val="0"/>
          <w:marBottom w:val="0"/>
          <w:divBdr>
            <w:top w:val="none" w:sz="0" w:space="0" w:color="auto"/>
            <w:left w:val="none" w:sz="0" w:space="0" w:color="auto"/>
            <w:bottom w:val="none" w:sz="0" w:space="0" w:color="auto"/>
            <w:right w:val="none" w:sz="0" w:space="0" w:color="auto"/>
          </w:divBdr>
        </w:div>
        <w:div w:id="1750692972">
          <w:marLeft w:val="640"/>
          <w:marRight w:val="0"/>
          <w:marTop w:val="0"/>
          <w:marBottom w:val="0"/>
          <w:divBdr>
            <w:top w:val="none" w:sz="0" w:space="0" w:color="auto"/>
            <w:left w:val="none" w:sz="0" w:space="0" w:color="auto"/>
            <w:bottom w:val="none" w:sz="0" w:space="0" w:color="auto"/>
            <w:right w:val="none" w:sz="0" w:space="0" w:color="auto"/>
          </w:divBdr>
        </w:div>
        <w:div w:id="205024403">
          <w:marLeft w:val="640"/>
          <w:marRight w:val="0"/>
          <w:marTop w:val="0"/>
          <w:marBottom w:val="0"/>
          <w:divBdr>
            <w:top w:val="none" w:sz="0" w:space="0" w:color="auto"/>
            <w:left w:val="none" w:sz="0" w:space="0" w:color="auto"/>
            <w:bottom w:val="none" w:sz="0" w:space="0" w:color="auto"/>
            <w:right w:val="none" w:sz="0" w:space="0" w:color="auto"/>
          </w:divBdr>
        </w:div>
        <w:div w:id="1930888352">
          <w:marLeft w:val="640"/>
          <w:marRight w:val="0"/>
          <w:marTop w:val="0"/>
          <w:marBottom w:val="0"/>
          <w:divBdr>
            <w:top w:val="none" w:sz="0" w:space="0" w:color="auto"/>
            <w:left w:val="none" w:sz="0" w:space="0" w:color="auto"/>
            <w:bottom w:val="none" w:sz="0" w:space="0" w:color="auto"/>
            <w:right w:val="none" w:sz="0" w:space="0" w:color="auto"/>
          </w:divBdr>
        </w:div>
        <w:div w:id="1745256356">
          <w:marLeft w:val="640"/>
          <w:marRight w:val="0"/>
          <w:marTop w:val="0"/>
          <w:marBottom w:val="0"/>
          <w:divBdr>
            <w:top w:val="none" w:sz="0" w:space="0" w:color="auto"/>
            <w:left w:val="none" w:sz="0" w:space="0" w:color="auto"/>
            <w:bottom w:val="none" w:sz="0" w:space="0" w:color="auto"/>
            <w:right w:val="none" w:sz="0" w:space="0" w:color="auto"/>
          </w:divBdr>
        </w:div>
        <w:div w:id="1489901889">
          <w:marLeft w:val="640"/>
          <w:marRight w:val="0"/>
          <w:marTop w:val="0"/>
          <w:marBottom w:val="0"/>
          <w:divBdr>
            <w:top w:val="none" w:sz="0" w:space="0" w:color="auto"/>
            <w:left w:val="none" w:sz="0" w:space="0" w:color="auto"/>
            <w:bottom w:val="none" w:sz="0" w:space="0" w:color="auto"/>
            <w:right w:val="none" w:sz="0" w:space="0" w:color="auto"/>
          </w:divBdr>
        </w:div>
        <w:div w:id="1478566360">
          <w:marLeft w:val="640"/>
          <w:marRight w:val="0"/>
          <w:marTop w:val="0"/>
          <w:marBottom w:val="0"/>
          <w:divBdr>
            <w:top w:val="none" w:sz="0" w:space="0" w:color="auto"/>
            <w:left w:val="none" w:sz="0" w:space="0" w:color="auto"/>
            <w:bottom w:val="none" w:sz="0" w:space="0" w:color="auto"/>
            <w:right w:val="none" w:sz="0" w:space="0" w:color="auto"/>
          </w:divBdr>
        </w:div>
        <w:div w:id="2055348138">
          <w:marLeft w:val="640"/>
          <w:marRight w:val="0"/>
          <w:marTop w:val="0"/>
          <w:marBottom w:val="0"/>
          <w:divBdr>
            <w:top w:val="none" w:sz="0" w:space="0" w:color="auto"/>
            <w:left w:val="none" w:sz="0" w:space="0" w:color="auto"/>
            <w:bottom w:val="none" w:sz="0" w:space="0" w:color="auto"/>
            <w:right w:val="none" w:sz="0" w:space="0" w:color="auto"/>
          </w:divBdr>
        </w:div>
        <w:div w:id="1476216082">
          <w:marLeft w:val="640"/>
          <w:marRight w:val="0"/>
          <w:marTop w:val="0"/>
          <w:marBottom w:val="0"/>
          <w:divBdr>
            <w:top w:val="none" w:sz="0" w:space="0" w:color="auto"/>
            <w:left w:val="none" w:sz="0" w:space="0" w:color="auto"/>
            <w:bottom w:val="none" w:sz="0" w:space="0" w:color="auto"/>
            <w:right w:val="none" w:sz="0" w:space="0" w:color="auto"/>
          </w:divBdr>
        </w:div>
        <w:div w:id="1778331894">
          <w:marLeft w:val="640"/>
          <w:marRight w:val="0"/>
          <w:marTop w:val="0"/>
          <w:marBottom w:val="0"/>
          <w:divBdr>
            <w:top w:val="none" w:sz="0" w:space="0" w:color="auto"/>
            <w:left w:val="none" w:sz="0" w:space="0" w:color="auto"/>
            <w:bottom w:val="none" w:sz="0" w:space="0" w:color="auto"/>
            <w:right w:val="none" w:sz="0" w:space="0" w:color="auto"/>
          </w:divBdr>
        </w:div>
        <w:div w:id="1484617467">
          <w:marLeft w:val="640"/>
          <w:marRight w:val="0"/>
          <w:marTop w:val="0"/>
          <w:marBottom w:val="0"/>
          <w:divBdr>
            <w:top w:val="none" w:sz="0" w:space="0" w:color="auto"/>
            <w:left w:val="none" w:sz="0" w:space="0" w:color="auto"/>
            <w:bottom w:val="none" w:sz="0" w:space="0" w:color="auto"/>
            <w:right w:val="none" w:sz="0" w:space="0" w:color="auto"/>
          </w:divBdr>
        </w:div>
        <w:div w:id="790512817">
          <w:marLeft w:val="640"/>
          <w:marRight w:val="0"/>
          <w:marTop w:val="0"/>
          <w:marBottom w:val="0"/>
          <w:divBdr>
            <w:top w:val="none" w:sz="0" w:space="0" w:color="auto"/>
            <w:left w:val="none" w:sz="0" w:space="0" w:color="auto"/>
            <w:bottom w:val="none" w:sz="0" w:space="0" w:color="auto"/>
            <w:right w:val="none" w:sz="0" w:space="0" w:color="auto"/>
          </w:divBdr>
        </w:div>
        <w:div w:id="1402799651">
          <w:marLeft w:val="640"/>
          <w:marRight w:val="0"/>
          <w:marTop w:val="0"/>
          <w:marBottom w:val="0"/>
          <w:divBdr>
            <w:top w:val="none" w:sz="0" w:space="0" w:color="auto"/>
            <w:left w:val="none" w:sz="0" w:space="0" w:color="auto"/>
            <w:bottom w:val="none" w:sz="0" w:space="0" w:color="auto"/>
            <w:right w:val="none" w:sz="0" w:space="0" w:color="auto"/>
          </w:divBdr>
        </w:div>
        <w:div w:id="1672248137">
          <w:marLeft w:val="640"/>
          <w:marRight w:val="0"/>
          <w:marTop w:val="0"/>
          <w:marBottom w:val="0"/>
          <w:divBdr>
            <w:top w:val="none" w:sz="0" w:space="0" w:color="auto"/>
            <w:left w:val="none" w:sz="0" w:space="0" w:color="auto"/>
            <w:bottom w:val="none" w:sz="0" w:space="0" w:color="auto"/>
            <w:right w:val="none" w:sz="0" w:space="0" w:color="auto"/>
          </w:divBdr>
        </w:div>
        <w:div w:id="1060593780">
          <w:marLeft w:val="640"/>
          <w:marRight w:val="0"/>
          <w:marTop w:val="0"/>
          <w:marBottom w:val="0"/>
          <w:divBdr>
            <w:top w:val="none" w:sz="0" w:space="0" w:color="auto"/>
            <w:left w:val="none" w:sz="0" w:space="0" w:color="auto"/>
            <w:bottom w:val="none" w:sz="0" w:space="0" w:color="auto"/>
            <w:right w:val="none" w:sz="0" w:space="0" w:color="auto"/>
          </w:divBdr>
        </w:div>
        <w:div w:id="1815292878">
          <w:marLeft w:val="640"/>
          <w:marRight w:val="0"/>
          <w:marTop w:val="0"/>
          <w:marBottom w:val="0"/>
          <w:divBdr>
            <w:top w:val="none" w:sz="0" w:space="0" w:color="auto"/>
            <w:left w:val="none" w:sz="0" w:space="0" w:color="auto"/>
            <w:bottom w:val="none" w:sz="0" w:space="0" w:color="auto"/>
            <w:right w:val="none" w:sz="0" w:space="0" w:color="auto"/>
          </w:divBdr>
        </w:div>
        <w:div w:id="606742787">
          <w:marLeft w:val="640"/>
          <w:marRight w:val="0"/>
          <w:marTop w:val="0"/>
          <w:marBottom w:val="0"/>
          <w:divBdr>
            <w:top w:val="none" w:sz="0" w:space="0" w:color="auto"/>
            <w:left w:val="none" w:sz="0" w:space="0" w:color="auto"/>
            <w:bottom w:val="none" w:sz="0" w:space="0" w:color="auto"/>
            <w:right w:val="none" w:sz="0" w:space="0" w:color="auto"/>
          </w:divBdr>
        </w:div>
        <w:div w:id="2133206882">
          <w:marLeft w:val="640"/>
          <w:marRight w:val="0"/>
          <w:marTop w:val="0"/>
          <w:marBottom w:val="0"/>
          <w:divBdr>
            <w:top w:val="none" w:sz="0" w:space="0" w:color="auto"/>
            <w:left w:val="none" w:sz="0" w:space="0" w:color="auto"/>
            <w:bottom w:val="none" w:sz="0" w:space="0" w:color="auto"/>
            <w:right w:val="none" w:sz="0" w:space="0" w:color="auto"/>
          </w:divBdr>
        </w:div>
        <w:div w:id="1912697726">
          <w:marLeft w:val="640"/>
          <w:marRight w:val="0"/>
          <w:marTop w:val="0"/>
          <w:marBottom w:val="0"/>
          <w:divBdr>
            <w:top w:val="none" w:sz="0" w:space="0" w:color="auto"/>
            <w:left w:val="none" w:sz="0" w:space="0" w:color="auto"/>
            <w:bottom w:val="none" w:sz="0" w:space="0" w:color="auto"/>
            <w:right w:val="none" w:sz="0" w:space="0" w:color="auto"/>
          </w:divBdr>
        </w:div>
        <w:div w:id="1427193297">
          <w:marLeft w:val="640"/>
          <w:marRight w:val="0"/>
          <w:marTop w:val="0"/>
          <w:marBottom w:val="0"/>
          <w:divBdr>
            <w:top w:val="none" w:sz="0" w:space="0" w:color="auto"/>
            <w:left w:val="none" w:sz="0" w:space="0" w:color="auto"/>
            <w:bottom w:val="none" w:sz="0" w:space="0" w:color="auto"/>
            <w:right w:val="none" w:sz="0" w:space="0" w:color="auto"/>
          </w:divBdr>
        </w:div>
        <w:div w:id="470901483">
          <w:marLeft w:val="640"/>
          <w:marRight w:val="0"/>
          <w:marTop w:val="0"/>
          <w:marBottom w:val="0"/>
          <w:divBdr>
            <w:top w:val="none" w:sz="0" w:space="0" w:color="auto"/>
            <w:left w:val="none" w:sz="0" w:space="0" w:color="auto"/>
            <w:bottom w:val="none" w:sz="0" w:space="0" w:color="auto"/>
            <w:right w:val="none" w:sz="0" w:space="0" w:color="auto"/>
          </w:divBdr>
        </w:div>
        <w:div w:id="125321525">
          <w:marLeft w:val="640"/>
          <w:marRight w:val="0"/>
          <w:marTop w:val="0"/>
          <w:marBottom w:val="0"/>
          <w:divBdr>
            <w:top w:val="none" w:sz="0" w:space="0" w:color="auto"/>
            <w:left w:val="none" w:sz="0" w:space="0" w:color="auto"/>
            <w:bottom w:val="none" w:sz="0" w:space="0" w:color="auto"/>
            <w:right w:val="none" w:sz="0" w:space="0" w:color="auto"/>
          </w:divBdr>
        </w:div>
        <w:div w:id="548996552">
          <w:marLeft w:val="640"/>
          <w:marRight w:val="0"/>
          <w:marTop w:val="0"/>
          <w:marBottom w:val="0"/>
          <w:divBdr>
            <w:top w:val="none" w:sz="0" w:space="0" w:color="auto"/>
            <w:left w:val="none" w:sz="0" w:space="0" w:color="auto"/>
            <w:bottom w:val="none" w:sz="0" w:space="0" w:color="auto"/>
            <w:right w:val="none" w:sz="0" w:space="0" w:color="auto"/>
          </w:divBdr>
        </w:div>
        <w:div w:id="1664580300">
          <w:marLeft w:val="640"/>
          <w:marRight w:val="0"/>
          <w:marTop w:val="0"/>
          <w:marBottom w:val="0"/>
          <w:divBdr>
            <w:top w:val="none" w:sz="0" w:space="0" w:color="auto"/>
            <w:left w:val="none" w:sz="0" w:space="0" w:color="auto"/>
            <w:bottom w:val="none" w:sz="0" w:space="0" w:color="auto"/>
            <w:right w:val="none" w:sz="0" w:space="0" w:color="auto"/>
          </w:divBdr>
        </w:div>
        <w:div w:id="561214805">
          <w:marLeft w:val="640"/>
          <w:marRight w:val="0"/>
          <w:marTop w:val="0"/>
          <w:marBottom w:val="0"/>
          <w:divBdr>
            <w:top w:val="none" w:sz="0" w:space="0" w:color="auto"/>
            <w:left w:val="none" w:sz="0" w:space="0" w:color="auto"/>
            <w:bottom w:val="none" w:sz="0" w:space="0" w:color="auto"/>
            <w:right w:val="none" w:sz="0" w:space="0" w:color="auto"/>
          </w:divBdr>
        </w:div>
        <w:div w:id="1456024514">
          <w:marLeft w:val="640"/>
          <w:marRight w:val="0"/>
          <w:marTop w:val="0"/>
          <w:marBottom w:val="0"/>
          <w:divBdr>
            <w:top w:val="none" w:sz="0" w:space="0" w:color="auto"/>
            <w:left w:val="none" w:sz="0" w:space="0" w:color="auto"/>
            <w:bottom w:val="none" w:sz="0" w:space="0" w:color="auto"/>
            <w:right w:val="none" w:sz="0" w:space="0" w:color="auto"/>
          </w:divBdr>
        </w:div>
        <w:div w:id="1273827036">
          <w:marLeft w:val="640"/>
          <w:marRight w:val="0"/>
          <w:marTop w:val="0"/>
          <w:marBottom w:val="0"/>
          <w:divBdr>
            <w:top w:val="none" w:sz="0" w:space="0" w:color="auto"/>
            <w:left w:val="none" w:sz="0" w:space="0" w:color="auto"/>
            <w:bottom w:val="none" w:sz="0" w:space="0" w:color="auto"/>
            <w:right w:val="none" w:sz="0" w:space="0" w:color="auto"/>
          </w:divBdr>
        </w:div>
        <w:div w:id="590622367">
          <w:marLeft w:val="640"/>
          <w:marRight w:val="0"/>
          <w:marTop w:val="0"/>
          <w:marBottom w:val="0"/>
          <w:divBdr>
            <w:top w:val="none" w:sz="0" w:space="0" w:color="auto"/>
            <w:left w:val="none" w:sz="0" w:space="0" w:color="auto"/>
            <w:bottom w:val="none" w:sz="0" w:space="0" w:color="auto"/>
            <w:right w:val="none" w:sz="0" w:space="0" w:color="auto"/>
          </w:divBdr>
        </w:div>
        <w:div w:id="287853580">
          <w:marLeft w:val="640"/>
          <w:marRight w:val="0"/>
          <w:marTop w:val="0"/>
          <w:marBottom w:val="0"/>
          <w:divBdr>
            <w:top w:val="none" w:sz="0" w:space="0" w:color="auto"/>
            <w:left w:val="none" w:sz="0" w:space="0" w:color="auto"/>
            <w:bottom w:val="none" w:sz="0" w:space="0" w:color="auto"/>
            <w:right w:val="none" w:sz="0" w:space="0" w:color="auto"/>
          </w:divBdr>
        </w:div>
        <w:div w:id="2011834560">
          <w:marLeft w:val="640"/>
          <w:marRight w:val="0"/>
          <w:marTop w:val="0"/>
          <w:marBottom w:val="0"/>
          <w:divBdr>
            <w:top w:val="none" w:sz="0" w:space="0" w:color="auto"/>
            <w:left w:val="none" w:sz="0" w:space="0" w:color="auto"/>
            <w:bottom w:val="none" w:sz="0" w:space="0" w:color="auto"/>
            <w:right w:val="none" w:sz="0" w:space="0" w:color="auto"/>
          </w:divBdr>
        </w:div>
        <w:div w:id="1846090941">
          <w:marLeft w:val="640"/>
          <w:marRight w:val="0"/>
          <w:marTop w:val="0"/>
          <w:marBottom w:val="0"/>
          <w:divBdr>
            <w:top w:val="none" w:sz="0" w:space="0" w:color="auto"/>
            <w:left w:val="none" w:sz="0" w:space="0" w:color="auto"/>
            <w:bottom w:val="none" w:sz="0" w:space="0" w:color="auto"/>
            <w:right w:val="none" w:sz="0" w:space="0" w:color="auto"/>
          </w:divBdr>
        </w:div>
        <w:div w:id="438330398">
          <w:marLeft w:val="640"/>
          <w:marRight w:val="0"/>
          <w:marTop w:val="0"/>
          <w:marBottom w:val="0"/>
          <w:divBdr>
            <w:top w:val="none" w:sz="0" w:space="0" w:color="auto"/>
            <w:left w:val="none" w:sz="0" w:space="0" w:color="auto"/>
            <w:bottom w:val="none" w:sz="0" w:space="0" w:color="auto"/>
            <w:right w:val="none" w:sz="0" w:space="0" w:color="auto"/>
          </w:divBdr>
        </w:div>
        <w:div w:id="1936326677">
          <w:marLeft w:val="640"/>
          <w:marRight w:val="0"/>
          <w:marTop w:val="0"/>
          <w:marBottom w:val="0"/>
          <w:divBdr>
            <w:top w:val="none" w:sz="0" w:space="0" w:color="auto"/>
            <w:left w:val="none" w:sz="0" w:space="0" w:color="auto"/>
            <w:bottom w:val="none" w:sz="0" w:space="0" w:color="auto"/>
            <w:right w:val="none" w:sz="0" w:space="0" w:color="auto"/>
          </w:divBdr>
        </w:div>
        <w:div w:id="452795406">
          <w:marLeft w:val="640"/>
          <w:marRight w:val="0"/>
          <w:marTop w:val="0"/>
          <w:marBottom w:val="0"/>
          <w:divBdr>
            <w:top w:val="none" w:sz="0" w:space="0" w:color="auto"/>
            <w:left w:val="none" w:sz="0" w:space="0" w:color="auto"/>
            <w:bottom w:val="none" w:sz="0" w:space="0" w:color="auto"/>
            <w:right w:val="none" w:sz="0" w:space="0" w:color="auto"/>
          </w:divBdr>
        </w:div>
        <w:div w:id="1337927192">
          <w:marLeft w:val="640"/>
          <w:marRight w:val="0"/>
          <w:marTop w:val="0"/>
          <w:marBottom w:val="0"/>
          <w:divBdr>
            <w:top w:val="none" w:sz="0" w:space="0" w:color="auto"/>
            <w:left w:val="none" w:sz="0" w:space="0" w:color="auto"/>
            <w:bottom w:val="none" w:sz="0" w:space="0" w:color="auto"/>
            <w:right w:val="none" w:sz="0" w:space="0" w:color="auto"/>
          </w:divBdr>
        </w:div>
        <w:div w:id="2074305648">
          <w:marLeft w:val="640"/>
          <w:marRight w:val="0"/>
          <w:marTop w:val="0"/>
          <w:marBottom w:val="0"/>
          <w:divBdr>
            <w:top w:val="none" w:sz="0" w:space="0" w:color="auto"/>
            <w:left w:val="none" w:sz="0" w:space="0" w:color="auto"/>
            <w:bottom w:val="none" w:sz="0" w:space="0" w:color="auto"/>
            <w:right w:val="none" w:sz="0" w:space="0" w:color="auto"/>
          </w:divBdr>
        </w:div>
        <w:div w:id="1349019128">
          <w:marLeft w:val="640"/>
          <w:marRight w:val="0"/>
          <w:marTop w:val="0"/>
          <w:marBottom w:val="0"/>
          <w:divBdr>
            <w:top w:val="none" w:sz="0" w:space="0" w:color="auto"/>
            <w:left w:val="none" w:sz="0" w:space="0" w:color="auto"/>
            <w:bottom w:val="none" w:sz="0" w:space="0" w:color="auto"/>
            <w:right w:val="none" w:sz="0" w:space="0" w:color="auto"/>
          </w:divBdr>
        </w:div>
        <w:div w:id="15891038">
          <w:marLeft w:val="640"/>
          <w:marRight w:val="0"/>
          <w:marTop w:val="0"/>
          <w:marBottom w:val="0"/>
          <w:divBdr>
            <w:top w:val="none" w:sz="0" w:space="0" w:color="auto"/>
            <w:left w:val="none" w:sz="0" w:space="0" w:color="auto"/>
            <w:bottom w:val="none" w:sz="0" w:space="0" w:color="auto"/>
            <w:right w:val="none" w:sz="0" w:space="0" w:color="auto"/>
          </w:divBdr>
        </w:div>
        <w:div w:id="538204725">
          <w:marLeft w:val="640"/>
          <w:marRight w:val="0"/>
          <w:marTop w:val="0"/>
          <w:marBottom w:val="0"/>
          <w:divBdr>
            <w:top w:val="none" w:sz="0" w:space="0" w:color="auto"/>
            <w:left w:val="none" w:sz="0" w:space="0" w:color="auto"/>
            <w:bottom w:val="none" w:sz="0" w:space="0" w:color="auto"/>
            <w:right w:val="none" w:sz="0" w:space="0" w:color="auto"/>
          </w:divBdr>
        </w:div>
        <w:div w:id="1328443209">
          <w:marLeft w:val="640"/>
          <w:marRight w:val="0"/>
          <w:marTop w:val="0"/>
          <w:marBottom w:val="0"/>
          <w:divBdr>
            <w:top w:val="none" w:sz="0" w:space="0" w:color="auto"/>
            <w:left w:val="none" w:sz="0" w:space="0" w:color="auto"/>
            <w:bottom w:val="none" w:sz="0" w:space="0" w:color="auto"/>
            <w:right w:val="none" w:sz="0" w:space="0" w:color="auto"/>
          </w:divBdr>
        </w:div>
        <w:div w:id="1564103313">
          <w:marLeft w:val="640"/>
          <w:marRight w:val="0"/>
          <w:marTop w:val="0"/>
          <w:marBottom w:val="0"/>
          <w:divBdr>
            <w:top w:val="none" w:sz="0" w:space="0" w:color="auto"/>
            <w:left w:val="none" w:sz="0" w:space="0" w:color="auto"/>
            <w:bottom w:val="none" w:sz="0" w:space="0" w:color="auto"/>
            <w:right w:val="none" w:sz="0" w:space="0" w:color="auto"/>
          </w:divBdr>
        </w:div>
        <w:div w:id="349793126">
          <w:marLeft w:val="640"/>
          <w:marRight w:val="0"/>
          <w:marTop w:val="0"/>
          <w:marBottom w:val="0"/>
          <w:divBdr>
            <w:top w:val="none" w:sz="0" w:space="0" w:color="auto"/>
            <w:left w:val="none" w:sz="0" w:space="0" w:color="auto"/>
            <w:bottom w:val="none" w:sz="0" w:space="0" w:color="auto"/>
            <w:right w:val="none" w:sz="0" w:space="0" w:color="auto"/>
          </w:divBdr>
        </w:div>
        <w:div w:id="1638488178">
          <w:marLeft w:val="640"/>
          <w:marRight w:val="0"/>
          <w:marTop w:val="0"/>
          <w:marBottom w:val="0"/>
          <w:divBdr>
            <w:top w:val="none" w:sz="0" w:space="0" w:color="auto"/>
            <w:left w:val="none" w:sz="0" w:space="0" w:color="auto"/>
            <w:bottom w:val="none" w:sz="0" w:space="0" w:color="auto"/>
            <w:right w:val="none" w:sz="0" w:space="0" w:color="auto"/>
          </w:divBdr>
        </w:div>
        <w:div w:id="825516807">
          <w:marLeft w:val="640"/>
          <w:marRight w:val="0"/>
          <w:marTop w:val="0"/>
          <w:marBottom w:val="0"/>
          <w:divBdr>
            <w:top w:val="none" w:sz="0" w:space="0" w:color="auto"/>
            <w:left w:val="none" w:sz="0" w:space="0" w:color="auto"/>
            <w:bottom w:val="none" w:sz="0" w:space="0" w:color="auto"/>
            <w:right w:val="none" w:sz="0" w:space="0" w:color="auto"/>
          </w:divBdr>
        </w:div>
        <w:div w:id="849758748">
          <w:marLeft w:val="640"/>
          <w:marRight w:val="0"/>
          <w:marTop w:val="0"/>
          <w:marBottom w:val="0"/>
          <w:divBdr>
            <w:top w:val="none" w:sz="0" w:space="0" w:color="auto"/>
            <w:left w:val="none" w:sz="0" w:space="0" w:color="auto"/>
            <w:bottom w:val="none" w:sz="0" w:space="0" w:color="auto"/>
            <w:right w:val="none" w:sz="0" w:space="0" w:color="auto"/>
          </w:divBdr>
        </w:div>
        <w:div w:id="1161846624">
          <w:marLeft w:val="640"/>
          <w:marRight w:val="0"/>
          <w:marTop w:val="0"/>
          <w:marBottom w:val="0"/>
          <w:divBdr>
            <w:top w:val="none" w:sz="0" w:space="0" w:color="auto"/>
            <w:left w:val="none" w:sz="0" w:space="0" w:color="auto"/>
            <w:bottom w:val="none" w:sz="0" w:space="0" w:color="auto"/>
            <w:right w:val="none" w:sz="0" w:space="0" w:color="auto"/>
          </w:divBdr>
        </w:div>
        <w:div w:id="71661743">
          <w:marLeft w:val="640"/>
          <w:marRight w:val="0"/>
          <w:marTop w:val="0"/>
          <w:marBottom w:val="0"/>
          <w:divBdr>
            <w:top w:val="none" w:sz="0" w:space="0" w:color="auto"/>
            <w:left w:val="none" w:sz="0" w:space="0" w:color="auto"/>
            <w:bottom w:val="none" w:sz="0" w:space="0" w:color="auto"/>
            <w:right w:val="none" w:sz="0" w:space="0" w:color="auto"/>
          </w:divBdr>
        </w:div>
        <w:div w:id="125777845">
          <w:marLeft w:val="640"/>
          <w:marRight w:val="0"/>
          <w:marTop w:val="0"/>
          <w:marBottom w:val="0"/>
          <w:divBdr>
            <w:top w:val="none" w:sz="0" w:space="0" w:color="auto"/>
            <w:left w:val="none" w:sz="0" w:space="0" w:color="auto"/>
            <w:bottom w:val="none" w:sz="0" w:space="0" w:color="auto"/>
            <w:right w:val="none" w:sz="0" w:space="0" w:color="auto"/>
          </w:divBdr>
        </w:div>
        <w:div w:id="1023899746">
          <w:marLeft w:val="640"/>
          <w:marRight w:val="0"/>
          <w:marTop w:val="0"/>
          <w:marBottom w:val="0"/>
          <w:divBdr>
            <w:top w:val="none" w:sz="0" w:space="0" w:color="auto"/>
            <w:left w:val="none" w:sz="0" w:space="0" w:color="auto"/>
            <w:bottom w:val="none" w:sz="0" w:space="0" w:color="auto"/>
            <w:right w:val="none" w:sz="0" w:space="0" w:color="auto"/>
          </w:divBdr>
        </w:div>
        <w:div w:id="1708064904">
          <w:marLeft w:val="640"/>
          <w:marRight w:val="0"/>
          <w:marTop w:val="0"/>
          <w:marBottom w:val="0"/>
          <w:divBdr>
            <w:top w:val="none" w:sz="0" w:space="0" w:color="auto"/>
            <w:left w:val="none" w:sz="0" w:space="0" w:color="auto"/>
            <w:bottom w:val="none" w:sz="0" w:space="0" w:color="auto"/>
            <w:right w:val="none" w:sz="0" w:space="0" w:color="auto"/>
          </w:divBdr>
        </w:div>
        <w:div w:id="1609503558">
          <w:marLeft w:val="640"/>
          <w:marRight w:val="0"/>
          <w:marTop w:val="0"/>
          <w:marBottom w:val="0"/>
          <w:divBdr>
            <w:top w:val="none" w:sz="0" w:space="0" w:color="auto"/>
            <w:left w:val="none" w:sz="0" w:space="0" w:color="auto"/>
            <w:bottom w:val="none" w:sz="0" w:space="0" w:color="auto"/>
            <w:right w:val="none" w:sz="0" w:space="0" w:color="auto"/>
          </w:divBdr>
        </w:div>
        <w:div w:id="1699890734">
          <w:marLeft w:val="640"/>
          <w:marRight w:val="0"/>
          <w:marTop w:val="0"/>
          <w:marBottom w:val="0"/>
          <w:divBdr>
            <w:top w:val="none" w:sz="0" w:space="0" w:color="auto"/>
            <w:left w:val="none" w:sz="0" w:space="0" w:color="auto"/>
            <w:bottom w:val="none" w:sz="0" w:space="0" w:color="auto"/>
            <w:right w:val="none" w:sz="0" w:space="0" w:color="auto"/>
          </w:divBdr>
        </w:div>
        <w:div w:id="1956403402">
          <w:marLeft w:val="640"/>
          <w:marRight w:val="0"/>
          <w:marTop w:val="0"/>
          <w:marBottom w:val="0"/>
          <w:divBdr>
            <w:top w:val="none" w:sz="0" w:space="0" w:color="auto"/>
            <w:left w:val="none" w:sz="0" w:space="0" w:color="auto"/>
            <w:bottom w:val="none" w:sz="0" w:space="0" w:color="auto"/>
            <w:right w:val="none" w:sz="0" w:space="0" w:color="auto"/>
          </w:divBdr>
        </w:div>
        <w:div w:id="1403598718">
          <w:marLeft w:val="640"/>
          <w:marRight w:val="0"/>
          <w:marTop w:val="0"/>
          <w:marBottom w:val="0"/>
          <w:divBdr>
            <w:top w:val="none" w:sz="0" w:space="0" w:color="auto"/>
            <w:left w:val="none" w:sz="0" w:space="0" w:color="auto"/>
            <w:bottom w:val="none" w:sz="0" w:space="0" w:color="auto"/>
            <w:right w:val="none" w:sz="0" w:space="0" w:color="auto"/>
          </w:divBdr>
        </w:div>
        <w:div w:id="22050428">
          <w:marLeft w:val="640"/>
          <w:marRight w:val="0"/>
          <w:marTop w:val="0"/>
          <w:marBottom w:val="0"/>
          <w:divBdr>
            <w:top w:val="none" w:sz="0" w:space="0" w:color="auto"/>
            <w:left w:val="none" w:sz="0" w:space="0" w:color="auto"/>
            <w:bottom w:val="none" w:sz="0" w:space="0" w:color="auto"/>
            <w:right w:val="none" w:sz="0" w:space="0" w:color="auto"/>
          </w:divBdr>
        </w:div>
        <w:div w:id="789009601">
          <w:marLeft w:val="640"/>
          <w:marRight w:val="0"/>
          <w:marTop w:val="0"/>
          <w:marBottom w:val="0"/>
          <w:divBdr>
            <w:top w:val="none" w:sz="0" w:space="0" w:color="auto"/>
            <w:left w:val="none" w:sz="0" w:space="0" w:color="auto"/>
            <w:bottom w:val="none" w:sz="0" w:space="0" w:color="auto"/>
            <w:right w:val="none" w:sz="0" w:space="0" w:color="auto"/>
          </w:divBdr>
        </w:div>
        <w:div w:id="84811254">
          <w:marLeft w:val="640"/>
          <w:marRight w:val="0"/>
          <w:marTop w:val="0"/>
          <w:marBottom w:val="0"/>
          <w:divBdr>
            <w:top w:val="none" w:sz="0" w:space="0" w:color="auto"/>
            <w:left w:val="none" w:sz="0" w:space="0" w:color="auto"/>
            <w:bottom w:val="none" w:sz="0" w:space="0" w:color="auto"/>
            <w:right w:val="none" w:sz="0" w:space="0" w:color="auto"/>
          </w:divBdr>
        </w:div>
        <w:div w:id="1738554500">
          <w:marLeft w:val="640"/>
          <w:marRight w:val="0"/>
          <w:marTop w:val="0"/>
          <w:marBottom w:val="0"/>
          <w:divBdr>
            <w:top w:val="none" w:sz="0" w:space="0" w:color="auto"/>
            <w:left w:val="none" w:sz="0" w:space="0" w:color="auto"/>
            <w:bottom w:val="none" w:sz="0" w:space="0" w:color="auto"/>
            <w:right w:val="none" w:sz="0" w:space="0" w:color="auto"/>
          </w:divBdr>
        </w:div>
        <w:div w:id="640694670">
          <w:marLeft w:val="640"/>
          <w:marRight w:val="0"/>
          <w:marTop w:val="0"/>
          <w:marBottom w:val="0"/>
          <w:divBdr>
            <w:top w:val="none" w:sz="0" w:space="0" w:color="auto"/>
            <w:left w:val="none" w:sz="0" w:space="0" w:color="auto"/>
            <w:bottom w:val="none" w:sz="0" w:space="0" w:color="auto"/>
            <w:right w:val="none" w:sz="0" w:space="0" w:color="auto"/>
          </w:divBdr>
        </w:div>
        <w:div w:id="178812862">
          <w:marLeft w:val="640"/>
          <w:marRight w:val="0"/>
          <w:marTop w:val="0"/>
          <w:marBottom w:val="0"/>
          <w:divBdr>
            <w:top w:val="none" w:sz="0" w:space="0" w:color="auto"/>
            <w:left w:val="none" w:sz="0" w:space="0" w:color="auto"/>
            <w:bottom w:val="none" w:sz="0" w:space="0" w:color="auto"/>
            <w:right w:val="none" w:sz="0" w:space="0" w:color="auto"/>
          </w:divBdr>
        </w:div>
        <w:div w:id="1394623083">
          <w:marLeft w:val="640"/>
          <w:marRight w:val="0"/>
          <w:marTop w:val="0"/>
          <w:marBottom w:val="0"/>
          <w:divBdr>
            <w:top w:val="none" w:sz="0" w:space="0" w:color="auto"/>
            <w:left w:val="none" w:sz="0" w:space="0" w:color="auto"/>
            <w:bottom w:val="none" w:sz="0" w:space="0" w:color="auto"/>
            <w:right w:val="none" w:sz="0" w:space="0" w:color="auto"/>
          </w:divBdr>
        </w:div>
        <w:div w:id="346106714">
          <w:marLeft w:val="640"/>
          <w:marRight w:val="0"/>
          <w:marTop w:val="0"/>
          <w:marBottom w:val="0"/>
          <w:divBdr>
            <w:top w:val="none" w:sz="0" w:space="0" w:color="auto"/>
            <w:left w:val="none" w:sz="0" w:space="0" w:color="auto"/>
            <w:bottom w:val="none" w:sz="0" w:space="0" w:color="auto"/>
            <w:right w:val="none" w:sz="0" w:space="0" w:color="auto"/>
          </w:divBdr>
        </w:div>
        <w:div w:id="860245925">
          <w:marLeft w:val="640"/>
          <w:marRight w:val="0"/>
          <w:marTop w:val="0"/>
          <w:marBottom w:val="0"/>
          <w:divBdr>
            <w:top w:val="none" w:sz="0" w:space="0" w:color="auto"/>
            <w:left w:val="none" w:sz="0" w:space="0" w:color="auto"/>
            <w:bottom w:val="none" w:sz="0" w:space="0" w:color="auto"/>
            <w:right w:val="none" w:sz="0" w:space="0" w:color="auto"/>
          </w:divBdr>
        </w:div>
        <w:div w:id="2108232476">
          <w:marLeft w:val="640"/>
          <w:marRight w:val="0"/>
          <w:marTop w:val="0"/>
          <w:marBottom w:val="0"/>
          <w:divBdr>
            <w:top w:val="none" w:sz="0" w:space="0" w:color="auto"/>
            <w:left w:val="none" w:sz="0" w:space="0" w:color="auto"/>
            <w:bottom w:val="none" w:sz="0" w:space="0" w:color="auto"/>
            <w:right w:val="none" w:sz="0" w:space="0" w:color="auto"/>
          </w:divBdr>
        </w:div>
        <w:div w:id="754593271">
          <w:marLeft w:val="640"/>
          <w:marRight w:val="0"/>
          <w:marTop w:val="0"/>
          <w:marBottom w:val="0"/>
          <w:divBdr>
            <w:top w:val="none" w:sz="0" w:space="0" w:color="auto"/>
            <w:left w:val="none" w:sz="0" w:space="0" w:color="auto"/>
            <w:bottom w:val="none" w:sz="0" w:space="0" w:color="auto"/>
            <w:right w:val="none" w:sz="0" w:space="0" w:color="auto"/>
          </w:divBdr>
        </w:div>
        <w:div w:id="2099788521">
          <w:marLeft w:val="640"/>
          <w:marRight w:val="0"/>
          <w:marTop w:val="0"/>
          <w:marBottom w:val="0"/>
          <w:divBdr>
            <w:top w:val="none" w:sz="0" w:space="0" w:color="auto"/>
            <w:left w:val="none" w:sz="0" w:space="0" w:color="auto"/>
            <w:bottom w:val="none" w:sz="0" w:space="0" w:color="auto"/>
            <w:right w:val="none" w:sz="0" w:space="0" w:color="auto"/>
          </w:divBdr>
        </w:div>
        <w:div w:id="467675488">
          <w:marLeft w:val="640"/>
          <w:marRight w:val="0"/>
          <w:marTop w:val="0"/>
          <w:marBottom w:val="0"/>
          <w:divBdr>
            <w:top w:val="none" w:sz="0" w:space="0" w:color="auto"/>
            <w:left w:val="none" w:sz="0" w:space="0" w:color="auto"/>
            <w:bottom w:val="none" w:sz="0" w:space="0" w:color="auto"/>
            <w:right w:val="none" w:sz="0" w:space="0" w:color="auto"/>
          </w:divBdr>
        </w:div>
        <w:div w:id="1808011559">
          <w:marLeft w:val="640"/>
          <w:marRight w:val="0"/>
          <w:marTop w:val="0"/>
          <w:marBottom w:val="0"/>
          <w:divBdr>
            <w:top w:val="none" w:sz="0" w:space="0" w:color="auto"/>
            <w:left w:val="none" w:sz="0" w:space="0" w:color="auto"/>
            <w:bottom w:val="none" w:sz="0" w:space="0" w:color="auto"/>
            <w:right w:val="none" w:sz="0" w:space="0" w:color="auto"/>
          </w:divBdr>
        </w:div>
        <w:div w:id="167641935">
          <w:marLeft w:val="640"/>
          <w:marRight w:val="0"/>
          <w:marTop w:val="0"/>
          <w:marBottom w:val="0"/>
          <w:divBdr>
            <w:top w:val="none" w:sz="0" w:space="0" w:color="auto"/>
            <w:left w:val="none" w:sz="0" w:space="0" w:color="auto"/>
            <w:bottom w:val="none" w:sz="0" w:space="0" w:color="auto"/>
            <w:right w:val="none" w:sz="0" w:space="0" w:color="auto"/>
          </w:divBdr>
        </w:div>
        <w:div w:id="2083213550">
          <w:marLeft w:val="640"/>
          <w:marRight w:val="0"/>
          <w:marTop w:val="0"/>
          <w:marBottom w:val="0"/>
          <w:divBdr>
            <w:top w:val="none" w:sz="0" w:space="0" w:color="auto"/>
            <w:left w:val="none" w:sz="0" w:space="0" w:color="auto"/>
            <w:bottom w:val="none" w:sz="0" w:space="0" w:color="auto"/>
            <w:right w:val="none" w:sz="0" w:space="0" w:color="auto"/>
          </w:divBdr>
        </w:div>
        <w:div w:id="1603680454">
          <w:marLeft w:val="640"/>
          <w:marRight w:val="0"/>
          <w:marTop w:val="0"/>
          <w:marBottom w:val="0"/>
          <w:divBdr>
            <w:top w:val="none" w:sz="0" w:space="0" w:color="auto"/>
            <w:left w:val="none" w:sz="0" w:space="0" w:color="auto"/>
            <w:bottom w:val="none" w:sz="0" w:space="0" w:color="auto"/>
            <w:right w:val="none" w:sz="0" w:space="0" w:color="auto"/>
          </w:divBdr>
        </w:div>
        <w:div w:id="404493061">
          <w:marLeft w:val="640"/>
          <w:marRight w:val="0"/>
          <w:marTop w:val="0"/>
          <w:marBottom w:val="0"/>
          <w:divBdr>
            <w:top w:val="none" w:sz="0" w:space="0" w:color="auto"/>
            <w:left w:val="none" w:sz="0" w:space="0" w:color="auto"/>
            <w:bottom w:val="none" w:sz="0" w:space="0" w:color="auto"/>
            <w:right w:val="none" w:sz="0" w:space="0" w:color="auto"/>
          </w:divBdr>
        </w:div>
        <w:div w:id="955678058">
          <w:marLeft w:val="640"/>
          <w:marRight w:val="0"/>
          <w:marTop w:val="0"/>
          <w:marBottom w:val="0"/>
          <w:divBdr>
            <w:top w:val="none" w:sz="0" w:space="0" w:color="auto"/>
            <w:left w:val="none" w:sz="0" w:space="0" w:color="auto"/>
            <w:bottom w:val="none" w:sz="0" w:space="0" w:color="auto"/>
            <w:right w:val="none" w:sz="0" w:space="0" w:color="auto"/>
          </w:divBdr>
        </w:div>
        <w:div w:id="1950816205">
          <w:marLeft w:val="640"/>
          <w:marRight w:val="0"/>
          <w:marTop w:val="0"/>
          <w:marBottom w:val="0"/>
          <w:divBdr>
            <w:top w:val="none" w:sz="0" w:space="0" w:color="auto"/>
            <w:left w:val="none" w:sz="0" w:space="0" w:color="auto"/>
            <w:bottom w:val="none" w:sz="0" w:space="0" w:color="auto"/>
            <w:right w:val="none" w:sz="0" w:space="0" w:color="auto"/>
          </w:divBdr>
        </w:div>
        <w:div w:id="642194634">
          <w:marLeft w:val="640"/>
          <w:marRight w:val="0"/>
          <w:marTop w:val="0"/>
          <w:marBottom w:val="0"/>
          <w:divBdr>
            <w:top w:val="none" w:sz="0" w:space="0" w:color="auto"/>
            <w:left w:val="none" w:sz="0" w:space="0" w:color="auto"/>
            <w:bottom w:val="none" w:sz="0" w:space="0" w:color="auto"/>
            <w:right w:val="none" w:sz="0" w:space="0" w:color="auto"/>
          </w:divBdr>
        </w:div>
        <w:div w:id="29455778">
          <w:marLeft w:val="640"/>
          <w:marRight w:val="0"/>
          <w:marTop w:val="0"/>
          <w:marBottom w:val="0"/>
          <w:divBdr>
            <w:top w:val="none" w:sz="0" w:space="0" w:color="auto"/>
            <w:left w:val="none" w:sz="0" w:space="0" w:color="auto"/>
            <w:bottom w:val="none" w:sz="0" w:space="0" w:color="auto"/>
            <w:right w:val="none" w:sz="0" w:space="0" w:color="auto"/>
          </w:divBdr>
        </w:div>
        <w:div w:id="2108499435">
          <w:marLeft w:val="640"/>
          <w:marRight w:val="0"/>
          <w:marTop w:val="0"/>
          <w:marBottom w:val="0"/>
          <w:divBdr>
            <w:top w:val="none" w:sz="0" w:space="0" w:color="auto"/>
            <w:left w:val="none" w:sz="0" w:space="0" w:color="auto"/>
            <w:bottom w:val="none" w:sz="0" w:space="0" w:color="auto"/>
            <w:right w:val="none" w:sz="0" w:space="0" w:color="auto"/>
          </w:divBdr>
        </w:div>
        <w:div w:id="1192501094">
          <w:marLeft w:val="640"/>
          <w:marRight w:val="0"/>
          <w:marTop w:val="0"/>
          <w:marBottom w:val="0"/>
          <w:divBdr>
            <w:top w:val="none" w:sz="0" w:space="0" w:color="auto"/>
            <w:left w:val="none" w:sz="0" w:space="0" w:color="auto"/>
            <w:bottom w:val="none" w:sz="0" w:space="0" w:color="auto"/>
            <w:right w:val="none" w:sz="0" w:space="0" w:color="auto"/>
          </w:divBdr>
        </w:div>
        <w:div w:id="635529458">
          <w:marLeft w:val="640"/>
          <w:marRight w:val="0"/>
          <w:marTop w:val="0"/>
          <w:marBottom w:val="0"/>
          <w:divBdr>
            <w:top w:val="none" w:sz="0" w:space="0" w:color="auto"/>
            <w:left w:val="none" w:sz="0" w:space="0" w:color="auto"/>
            <w:bottom w:val="none" w:sz="0" w:space="0" w:color="auto"/>
            <w:right w:val="none" w:sz="0" w:space="0" w:color="auto"/>
          </w:divBdr>
        </w:div>
        <w:div w:id="752624709">
          <w:marLeft w:val="640"/>
          <w:marRight w:val="0"/>
          <w:marTop w:val="0"/>
          <w:marBottom w:val="0"/>
          <w:divBdr>
            <w:top w:val="none" w:sz="0" w:space="0" w:color="auto"/>
            <w:left w:val="none" w:sz="0" w:space="0" w:color="auto"/>
            <w:bottom w:val="none" w:sz="0" w:space="0" w:color="auto"/>
            <w:right w:val="none" w:sz="0" w:space="0" w:color="auto"/>
          </w:divBdr>
        </w:div>
        <w:div w:id="184833454">
          <w:marLeft w:val="640"/>
          <w:marRight w:val="0"/>
          <w:marTop w:val="0"/>
          <w:marBottom w:val="0"/>
          <w:divBdr>
            <w:top w:val="none" w:sz="0" w:space="0" w:color="auto"/>
            <w:left w:val="none" w:sz="0" w:space="0" w:color="auto"/>
            <w:bottom w:val="none" w:sz="0" w:space="0" w:color="auto"/>
            <w:right w:val="none" w:sz="0" w:space="0" w:color="auto"/>
          </w:divBdr>
        </w:div>
        <w:div w:id="530918363">
          <w:marLeft w:val="640"/>
          <w:marRight w:val="0"/>
          <w:marTop w:val="0"/>
          <w:marBottom w:val="0"/>
          <w:divBdr>
            <w:top w:val="none" w:sz="0" w:space="0" w:color="auto"/>
            <w:left w:val="none" w:sz="0" w:space="0" w:color="auto"/>
            <w:bottom w:val="none" w:sz="0" w:space="0" w:color="auto"/>
            <w:right w:val="none" w:sz="0" w:space="0" w:color="auto"/>
          </w:divBdr>
        </w:div>
        <w:div w:id="1952779210">
          <w:marLeft w:val="640"/>
          <w:marRight w:val="0"/>
          <w:marTop w:val="0"/>
          <w:marBottom w:val="0"/>
          <w:divBdr>
            <w:top w:val="none" w:sz="0" w:space="0" w:color="auto"/>
            <w:left w:val="none" w:sz="0" w:space="0" w:color="auto"/>
            <w:bottom w:val="none" w:sz="0" w:space="0" w:color="auto"/>
            <w:right w:val="none" w:sz="0" w:space="0" w:color="auto"/>
          </w:divBdr>
        </w:div>
        <w:div w:id="1318798228">
          <w:marLeft w:val="640"/>
          <w:marRight w:val="0"/>
          <w:marTop w:val="0"/>
          <w:marBottom w:val="0"/>
          <w:divBdr>
            <w:top w:val="none" w:sz="0" w:space="0" w:color="auto"/>
            <w:left w:val="none" w:sz="0" w:space="0" w:color="auto"/>
            <w:bottom w:val="none" w:sz="0" w:space="0" w:color="auto"/>
            <w:right w:val="none" w:sz="0" w:space="0" w:color="auto"/>
          </w:divBdr>
        </w:div>
        <w:div w:id="605235592">
          <w:marLeft w:val="640"/>
          <w:marRight w:val="0"/>
          <w:marTop w:val="0"/>
          <w:marBottom w:val="0"/>
          <w:divBdr>
            <w:top w:val="none" w:sz="0" w:space="0" w:color="auto"/>
            <w:left w:val="none" w:sz="0" w:space="0" w:color="auto"/>
            <w:bottom w:val="none" w:sz="0" w:space="0" w:color="auto"/>
            <w:right w:val="none" w:sz="0" w:space="0" w:color="auto"/>
          </w:divBdr>
        </w:div>
        <w:div w:id="1324356848">
          <w:marLeft w:val="640"/>
          <w:marRight w:val="0"/>
          <w:marTop w:val="0"/>
          <w:marBottom w:val="0"/>
          <w:divBdr>
            <w:top w:val="none" w:sz="0" w:space="0" w:color="auto"/>
            <w:left w:val="none" w:sz="0" w:space="0" w:color="auto"/>
            <w:bottom w:val="none" w:sz="0" w:space="0" w:color="auto"/>
            <w:right w:val="none" w:sz="0" w:space="0" w:color="auto"/>
          </w:divBdr>
        </w:div>
        <w:div w:id="1476141977">
          <w:marLeft w:val="640"/>
          <w:marRight w:val="0"/>
          <w:marTop w:val="0"/>
          <w:marBottom w:val="0"/>
          <w:divBdr>
            <w:top w:val="none" w:sz="0" w:space="0" w:color="auto"/>
            <w:left w:val="none" w:sz="0" w:space="0" w:color="auto"/>
            <w:bottom w:val="none" w:sz="0" w:space="0" w:color="auto"/>
            <w:right w:val="none" w:sz="0" w:space="0" w:color="auto"/>
          </w:divBdr>
        </w:div>
        <w:div w:id="715811616">
          <w:marLeft w:val="640"/>
          <w:marRight w:val="0"/>
          <w:marTop w:val="0"/>
          <w:marBottom w:val="0"/>
          <w:divBdr>
            <w:top w:val="none" w:sz="0" w:space="0" w:color="auto"/>
            <w:left w:val="none" w:sz="0" w:space="0" w:color="auto"/>
            <w:bottom w:val="none" w:sz="0" w:space="0" w:color="auto"/>
            <w:right w:val="none" w:sz="0" w:space="0" w:color="auto"/>
          </w:divBdr>
        </w:div>
        <w:div w:id="1067067744">
          <w:marLeft w:val="640"/>
          <w:marRight w:val="0"/>
          <w:marTop w:val="0"/>
          <w:marBottom w:val="0"/>
          <w:divBdr>
            <w:top w:val="none" w:sz="0" w:space="0" w:color="auto"/>
            <w:left w:val="none" w:sz="0" w:space="0" w:color="auto"/>
            <w:bottom w:val="none" w:sz="0" w:space="0" w:color="auto"/>
            <w:right w:val="none" w:sz="0" w:space="0" w:color="auto"/>
          </w:divBdr>
        </w:div>
        <w:div w:id="1810245231">
          <w:marLeft w:val="640"/>
          <w:marRight w:val="0"/>
          <w:marTop w:val="0"/>
          <w:marBottom w:val="0"/>
          <w:divBdr>
            <w:top w:val="none" w:sz="0" w:space="0" w:color="auto"/>
            <w:left w:val="none" w:sz="0" w:space="0" w:color="auto"/>
            <w:bottom w:val="none" w:sz="0" w:space="0" w:color="auto"/>
            <w:right w:val="none" w:sz="0" w:space="0" w:color="auto"/>
          </w:divBdr>
        </w:div>
        <w:div w:id="2016415562">
          <w:marLeft w:val="640"/>
          <w:marRight w:val="0"/>
          <w:marTop w:val="0"/>
          <w:marBottom w:val="0"/>
          <w:divBdr>
            <w:top w:val="none" w:sz="0" w:space="0" w:color="auto"/>
            <w:left w:val="none" w:sz="0" w:space="0" w:color="auto"/>
            <w:bottom w:val="none" w:sz="0" w:space="0" w:color="auto"/>
            <w:right w:val="none" w:sz="0" w:space="0" w:color="auto"/>
          </w:divBdr>
        </w:div>
        <w:div w:id="153879011">
          <w:marLeft w:val="640"/>
          <w:marRight w:val="0"/>
          <w:marTop w:val="0"/>
          <w:marBottom w:val="0"/>
          <w:divBdr>
            <w:top w:val="none" w:sz="0" w:space="0" w:color="auto"/>
            <w:left w:val="none" w:sz="0" w:space="0" w:color="auto"/>
            <w:bottom w:val="none" w:sz="0" w:space="0" w:color="auto"/>
            <w:right w:val="none" w:sz="0" w:space="0" w:color="auto"/>
          </w:divBdr>
        </w:div>
        <w:div w:id="1972055447">
          <w:marLeft w:val="640"/>
          <w:marRight w:val="0"/>
          <w:marTop w:val="0"/>
          <w:marBottom w:val="0"/>
          <w:divBdr>
            <w:top w:val="none" w:sz="0" w:space="0" w:color="auto"/>
            <w:left w:val="none" w:sz="0" w:space="0" w:color="auto"/>
            <w:bottom w:val="none" w:sz="0" w:space="0" w:color="auto"/>
            <w:right w:val="none" w:sz="0" w:space="0" w:color="auto"/>
          </w:divBdr>
        </w:div>
        <w:div w:id="40641085">
          <w:marLeft w:val="640"/>
          <w:marRight w:val="0"/>
          <w:marTop w:val="0"/>
          <w:marBottom w:val="0"/>
          <w:divBdr>
            <w:top w:val="none" w:sz="0" w:space="0" w:color="auto"/>
            <w:left w:val="none" w:sz="0" w:space="0" w:color="auto"/>
            <w:bottom w:val="none" w:sz="0" w:space="0" w:color="auto"/>
            <w:right w:val="none" w:sz="0" w:space="0" w:color="auto"/>
          </w:divBdr>
        </w:div>
        <w:div w:id="213858222">
          <w:marLeft w:val="640"/>
          <w:marRight w:val="0"/>
          <w:marTop w:val="0"/>
          <w:marBottom w:val="0"/>
          <w:divBdr>
            <w:top w:val="none" w:sz="0" w:space="0" w:color="auto"/>
            <w:left w:val="none" w:sz="0" w:space="0" w:color="auto"/>
            <w:bottom w:val="none" w:sz="0" w:space="0" w:color="auto"/>
            <w:right w:val="none" w:sz="0" w:space="0" w:color="auto"/>
          </w:divBdr>
        </w:div>
        <w:div w:id="440077693">
          <w:marLeft w:val="640"/>
          <w:marRight w:val="0"/>
          <w:marTop w:val="0"/>
          <w:marBottom w:val="0"/>
          <w:divBdr>
            <w:top w:val="none" w:sz="0" w:space="0" w:color="auto"/>
            <w:left w:val="none" w:sz="0" w:space="0" w:color="auto"/>
            <w:bottom w:val="none" w:sz="0" w:space="0" w:color="auto"/>
            <w:right w:val="none" w:sz="0" w:space="0" w:color="auto"/>
          </w:divBdr>
        </w:div>
        <w:div w:id="274214945">
          <w:marLeft w:val="640"/>
          <w:marRight w:val="0"/>
          <w:marTop w:val="0"/>
          <w:marBottom w:val="0"/>
          <w:divBdr>
            <w:top w:val="none" w:sz="0" w:space="0" w:color="auto"/>
            <w:left w:val="none" w:sz="0" w:space="0" w:color="auto"/>
            <w:bottom w:val="none" w:sz="0" w:space="0" w:color="auto"/>
            <w:right w:val="none" w:sz="0" w:space="0" w:color="auto"/>
          </w:divBdr>
        </w:div>
        <w:div w:id="2074044061">
          <w:marLeft w:val="640"/>
          <w:marRight w:val="0"/>
          <w:marTop w:val="0"/>
          <w:marBottom w:val="0"/>
          <w:divBdr>
            <w:top w:val="none" w:sz="0" w:space="0" w:color="auto"/>
            <w:left w:val="none" w:sz="0" w:space="0" w:color="auto"/>
            <w:bottom w:val="none" w:sz="0" w:space="0" w:color="auto"/>
            <w:right w:val="none" w:sz="0" w:space="0" w:color="auto"/>
          </w:divBdr>
        </w:div>
        <w:div w:id="805969280">
          <w:marLeft w:val="640"/>
          <w:marRight w:val="0"/>
          <w:marTop w:val="0"/>
          <w:marBottom w:val="0"/>
          <w:divBdr>
            <w:top w:val="none" w:sz="0" w:space="0" w:color="auto"/>
            <w:left w:val="none" w:sz="0" w:space="0" w:color="auto"/>
            <w:bottom w:val="none" w:sz="0" w:space="0" w:color="auto"/>
            <w:right w:val="none" w:sz="0" w:space="0" w:color="auto"/>
          </w:divBdr>
        </w:div>
        <w:div w:id="1531800727">
          <w:marLeft w:val="640"/>
          <w:marRight w:val="0"/>
          <w:marTop w:val="0"/>
          <w:marBottom w:val="0"/>
          <w:divBdr>
            <w:top w:val="none" w:sz="0" w:space="0" w:color="auto"/>
            <w:left w:val="none" w:sz="0" w:space="0" w:color="auto"/>
            <w:bottom w:val="none" w:sz="0" w:space="0" w:color="auto"/>
            <w:right w:val="none" w:sz="0" w:space="0" w:color="auto"/>
          </w:divBdr>
        </w:div>
        <w:div w:id="81925151">
          <w:marLeft w:val="640"/>
          <w:marRight w:val="0"/>
          <w:marTop w:val="0"/>
          <w:marBottom w:val="0"/>
          <w:divBdr>
            <w:top w:val="none" w:sz="0" w:space="0" w:color="auto"/>
            <w:left w:val="none" w:sz="0" w:space="0" w:color="auto"/>
            <w:bottom w:val="none" w:sz="0" w:space="0" w:color="auto"/>
            <w:right w:val="none" w:sz="0" w:space="0" w:color="auto"/>
          </w:divBdr>
        </w:div>
        <w:div w:id="1803763727">
          <w:marLeft w:val="640"/>
          <w:marRight w:val="0"/>
          <w:marTop w:val="0"/>
          <w:marBottom w:val="0"/>
          <w:divBdr>
            <w:top w:val="none" w:sz="0" w:space="0" w:color="auto"/>
            <w:left w:val="none" w:sz="0" w:space="0" w:color="auto"/>
            <w:bottom w:val="none" w:sz="0" w:space="0" w:color="auto"/>
            <w:right w:val="none" w:sz="0" w:space="0" w:color="auto"/>
          </w:divBdr>
        </w:div>
        <w:div w:id="247496190">
          <w:marLeft w:val="640"/>
          <w:marRight w:val="0"/>
          <w:marTop w:val="0"/>
          <w:marBottom w:val="0"/>
          <w:divBdr>
            <w:top w:val="none" w:sz="0" w:space="0" w:color="auto"/>
            <w:left w:val="none" w:sz="0" w:space="0" w:color="auto"/>
            <w:bottom w:val="none" w:sz="0" w:space="0" w:color="auto"/>
            <w:right w:val="none" w:sz="0" w:space="0" w:color="auto"/>
          </w:divBdr>
        </w:div>
        <w:div w:id="394547865">
          <w:marLeft w:val="640"/>
          <w:marRight w:val="0"/>
          <w:marTop w:val="0"/>
          <w:marBottom w:val="0"/>
          <w:divBdr>
            <w:top w:val="none" w:sz="0" w:space="0" w:color="auto"/>
            <w:left w:val="none" w:sz="0" w:space="0" w:color="auto"/>
            <w:bottom w:val="none" w:sz="0" w:space="0" w:color="auto"/>
            <w:right w:val="none" w:sz="0" w:space="0" w:color="auto"/>
          </w:divBdr>
        </w:div>
        <w:div w:id="1578394332">
          <w:marLeft w:val="640"/>
          <w:marRight w:val="0"/>
          <w:marTop w:val="0"/>
          <w:marBottom w:val="0"/>
          <w:divBdr>
            <w:top w:val="none" w:sz="0" w:space="0" w:color="auto"/>
            <w:left w:val="none" w:sz="0" w:space="0" w:color="auto"/>
            <w:bottom w:val="none" w:sz="0" w:space="0" w:color="auto"/>
            <w:right w:val="none" w:sz="0" w:space="0" w:color="auto"/>
          </w:divBdr>
        </w:div>
        <w:div w:id="1248347433">
          <w:marLeft w:val="640"/>
          <w:marRight w:val="0"/>
          <w:marTop w:val="0"/>
          <w:marBottom w:val="0"/>
          <w:divBdr>
            <w:top w:val="none" w:sz="0" w:space="0" w:color="auto"/>
            <w:left w:val="none" w:sz="0" w:space="0" w:color="auto"/>
            <w:bottom w:val="none" w:sz="0" w:space="0" w:color="auto"/>
            <w:right w:val="none" w:sz="0" w:space="0" w:color="auto"/>
          </w:divBdr>
        </w:div>
        <w:div w:id="1099838135">
          <w:marLeft w:val="640"/>
          <w:marRight w:val="0"/>
          <w:marTop w:val="0"/>
          <w:marBottom w:val="0"/>
          <w:divBdr>
            <w:top w:val="none" w:sz="0" w:space="0" w:color="auto"/>
            <w:left w:val="none" w:sz="0" w:space="0" w:color="auto"/>
            <w:bottom w:val="none" w:sz="0" w:space="0" w:color="auto"/>
            <w:right w:val="none" w:sz="0" w:space="0" w:color="auto"/>
          </w:divBdr>
        </w:div>
        <w:div w:id="902640497">
          <w:marLeft w:val="640"/>
          <w:marRight w:val="0"/>
          <w:marTop w:val="0"/>
          <w:marBottom w:val="0"/>
          <w:divBdr>
            <w:top w:val="none" w:sz="0" w:space="0" w:color="auto"/>
            <w:left w:val="none" w:sz="0" w:space="0" w:color="auto"/>
            <w:bottom w:val="none" w:sz="0" w:space="0" w:color="auto"/>
            <w:right w:val="none" w:sz="0" w:space="0" w:color="auto"/>
          </w:divBdr>
        </w:div>
        <w:div w:id="180053344">
          <w:marLeft w:val="640"/>
          <w:marRight w:val="0"/>
          <w:marTop w:val="0"/>
          <w:marBottom w:val="0"/>
          <w:divBdr>
            <w:top w:val="none" w:sz="0" w:space="0" w:color="auto"/>
            <w:left w:val="none" w:sz="0" w:space="0" w:color="auto"/>
            <w:bottom w:val="none" w:sz="0" w:space="0" w:color="auto"/>
            <w:right w:val="none" w:sz="0" w:space="0" w:color="auto"/>
          </w:divBdr>
        </w:div>
        <w:div w:id="812332490">
          <w:marLeft w:val="640"/>
          <w:marRight w:val="0"/>
          <w:marTop w:val="0"/>
          <w:marBottom w:val="0"/>
          <w:divBdr>
            <w:top w:val="none" w:sz="0" w:space="0" w:color="auto"/>
            <w:left w:val="none" w:sz="0" w:space="0" w:color="auto"/>
            <w:bottom w:val="none" w:sz="0" w:space="0" w:color="auto"/>
            <w:right w:val="none" w:sz="0" w:space="0" w:color="auto"/>
          </w:divBdr>
        </w:div>
      </w:divsChild>
    </w:div>
    <w:div w:id="814835579">
      <w:bodyDiv w:val="1"/>
      <w:marLeft w:val="0"/>
      <w:marRight w:val="0"/>
      <w:marTop w:val="0"/>
      <w:marBottom w:val="0"/>
      <w:divBdr>
        <w:top w:val="none" w:sz="0" w:space="0" w:color="auto"/>
        <w:left w:val="none" w:sz="0" w:space="0" w:color="auto"/>
        <w:bottom w:val="none" w:sz="0" w:space="0" w:color="auto"/>
        <w:right w:val="none" w:sz="0" w:space="0" w:color="auto"/>
      </w:divBdr>
      <w:divsChild>
        <w:div w:id="971060159">
          <w:marLeft w:val="640"/>
          <w:marRight w:val="0"/>
          <w:marTop w:val="0"/>
          <w:marBottom w:val="0"/>
          <w:divBdr>
            <w:top w:val="none" w:sz="0" w:space="0" w:color="auto"/>
            <w:left w:val="none" w:sz="0" w:space="0" w:color="auto"/>
            <w:bottom w:val="none" w:sz="0" w:space="0" w:color="auto"/>
            <w:right w:val="none" w:sz="0" w:space="0" w:color="auto"/>
          </w:divBdr>
        </w:div>
        <w:div w:id="1262570131">
          <w:marLeft w:val="640"/>
          <w:marRight w:val="0"/>
          <w:marTop w:val="0"/>
          <w:marBottom w:val="0"/>
          <w:divBdr>
            <w:top w:val="none" w:sz="0" w:space="0" w:color="auto"/>
            <w:left w:val="none" w:sz="0" w:space="0" w:color="auto"/>
            <w:bottom w:val="none" w:sz="0" w:space="0" w:color="auto"/>
            <w:right w:val="none" w:sz="0" w:space="0" w:color="auto"/>
          </w:divBdr>
        </w:div>
        <w:div w:id="7875225">
          <w:marLeft w:val="640"/>
          <w:marRight w:val="0"/>
          <w:marTop w:val="0"/>
          <w:marBottom w:val="0"/>
          <w:divBdr>
            <w:top w:val="none" w:sz="0" w:space="0" w:color="auto"/>
            <w:left w:val="none" w:sz="0" w:space="0" w:color="auto"/>
            <w:bottom w:val="none" w:sz="0" w:space="0" w:color="auto"/>
            <w:right w:val="none" w:sz="0" w:space="0" w:color="auto"/>
          </w:divBdr>
        </w:div>
        <w:div w:id="1239511104">
          <w:marLeft w:val="640"/>
          <w:marRight w:val="0"/>
          <w:marTop w:val="0"/>
          <w:marBottom w:val="0"/>
          <w:divBdr>
            <w:top w:val="none" w:sz="0" w:space="0" w:color="auto"/>
            <w:left w:val="none" w:sz="0" w:space="0" w:color="auto"/>
            <w:bottom w:val="none" w:sz="0" w:space="0" w:color="auto"/>
            <w:right w:val="none" w:sz="0" w:space="0" w:color="auto"/>
          </w:divBdr>
        </w:div>
        <w:div w:id="1761370802">
          <w:marLeft w:val="640"/>
          <w:marRight w:val="0"/>
          <w:marTop w:val="0"/>
          <w:marBottom w:val="0"/>
          <w:divBdr>
            <w:top w:val="none" w:sz="0" w:space="0" w:color="auto"/>
            <w:left w:val="none" w:sz="0" w:space="0" w:color="auto"/>
            <w:bottom w:val="none" w:sz="0" w:space="0" w:color="auto"/>
            <w:right w:val="none" w:sz="0" w:space="0" w:color="auto"/>
          </w:divBdr>
        </w:div>
        <w:div w:id="2029327711">
          <w:marLeft w:val="640"/>
          <w:marRight w:val="0"/>
          <w:marTop w:val="0"/>
          <w:marBottom w:val="0"/>
          <w:divBdr>
            <w:top w:val="none" w:sz="0" w:space="0" w:color="auto"/>
            <w:left w:val="none" w:sz="0" w:space="0" w:color="auto"/>
            <w:bottom w:val="none" w:sz="0" w:space="0" w:color="auto"/>
            <w:right w:val="none" w:sz="0" w:space="0" w:color="auto"/>
          </w:divBdr>
        </w:div>
        <w:div w:id="1776096879">
          <w:marLeft w:val="640"/>
          <w:marRight w:val="0"/>
          <w:marTop w:val="0"/>
          <w:marBottom w:val="0"/>
          <w:divBdr>
            <w:top w:val="none" w:sz="0" w:space="0" w:color="auto"/>
            <w:left w:val="none" w:sz="0" w:space="0" w:color="auto"/>
            <w:bottom w:val="none" w:sz="0" w:space="0" w:color="auto"/>
            <w:right w:val="none" w:sz="0" w:space="0" w:color="auto"/>
          </w:divBdr>
        </w:div>
        <w:div w:id="519512435">
          <w:marLeft w:val="640"/>
          <w:marRight w:val="0"/>
          <w:marTop w:val="0"/>
          <w:marBottom w:val="0"/>
          <w:divBdr>
            <w:top w:val="none" w:sz="0" w:space="0" w:color="auto"/>
            <w:left w:val="none" w:sz="0" w:space="0" w:color="auto"/>
            <w:bottom w:val="none" w:sz="0" w:space="0" w:color="auto"/>
            <w:right w:val="none" w:sz="0" w:space="0" w:color="auto"/>
          </w:divBdr>
        </w:div>
        <w:div w:id="1076245731">
          <w:marLeft w:val="640"/>
          <w:marRight w:val="0"/>
          <w:marTop w:val="0"/>
          <w:marBottom w:val="0"/>
          <w:divBdr>
            <w:top w:val="none" w:sz="0" w:space="0" w:color="auto"/>
            <w:left w:val="none" w:sz="0" w:space="0" w:color="auto"/>
            <w:bottom w:val="none" w:sz="0" w:space="0" w:color="auto"/>
            <w:right w:val="none" w:sz="0" w:space="0" w:color="auto"/>
          </w:divBdr>
        </w:div>
        <w:div w:id="140198822">
          <w:marLeft w:val="640"/>
          <w:marRight w:val="0"/>
          <w:marTop w:val="0"/>
          <w:marBottom w:val="0"/>
          <w:divBdr>
            <w:top w:val="none" w:sz="0" w:space="0" w:color="auto"/>
            <w:left w:val="none" w:sz="0" w:space="0" w:color="auto"/>
            <w:bottom w:val="none" w:sz="0" w:space="0" w:color="auto"/>
            <w:right w:val="none" w:sz="0" w:space="0" w:color="auto"/>
          </w:divBdr>
        </w:div>
        <w:div w:id="1559051383">
          <w:marLeft w:val="640"/>
          <w:marRight w:val="0"/>
          <w:marTop w:val="0"/>
          <w:marBottom w:val="0"/>
          <w:divBdr>
            <w:top w:val="none" w:sz="0" w:space="0" w:color="auto"/>
            <w:left w:val="none" w:sz="0" w:space="0" w:color="auto"/>
            <w:bottom w:val="none" w:sz="0" w:space="0" w:color="auto"/>
            <w:right w:val="none" w:sz="0" w:space="0" w:color="auto"/>
          </w:divBdr>
        </w:div>
        <w:div w:id="1076199013">
          <w:marLeft w:val="640"/>
          <w:marRight w:val="0"/>
          <w:marTop w:val="0"/>
          <w:marBottom w:val="0"/>
          <w:divBdr>
            <w:top w:val="none" w:sz="0" w:space="0" w:color="auto"/>
            <w:left w:val="none" w:sz="0" w:space="0" w:color="auto"/>
            <w:bottom w:val="none" w:sz="0" w:space="0" w:color="auto"/>
            <w:right w:val="none" w:sz="0" w:space="0" w:color="auto"/>
          </w:divBdr>
        </w:div>
        <w:div w:id="402608527">
          <w:marLeft w:val="640"/>
          <w:marRight w:val="0"/>
          <w:marTop w:val="0"/>
          <w:marBottom w:val="0"/>
          <w:divBdr>
            <w:top w:val="none" w:sz="0" w:space="0" w:color="auto"/>
            <w:left w:val="none" w:sz="0" w:space="0" w:color="auto"/>
            <w:bottom w:val="none" w:sz="0" w:space="0" w:color="auto"/>
            <w:right w:val="none" w:sz="0" w:space="0" w:color="auto"/>
          </w:divBdr>
        </w:div>
        <w:div w:id="101610545">
          <w:marLeft w:val="640"/>
          <w:marRight w:val="0"/>
          <w:marTop w:val="0"/>
          <w:marBottom w:val="0"/>
          <w:divBdr>
            <w:top w:val="none" w:sz="0" w:space="0" w:color="auto"/>
            <w:left w:val="none" w:sz="0" w:space="0" w:color="auto"/>
            <w:bottom w:val="none" w:sz="0" w:space="0" w:color="auto"/>
            <w:right w:val="none" w:sz="0" w:space="0" w:color="auto"/>
          </w:divBdr>
        </w:div>
        <w:div w:id="920599531">
          <w:marLeft w:val="640"/>
          <w:marRight w:val="0"/>
          <w:marTop w:val="0"/>
          <w:marBottom w:val="0"/>
          <w:divBdr>
            <w:top w:val="none" w:sz="0" w:space="0" w:color="auto"/>
            <w:left w:val="none" w:sz="0" w:space="0" w:color="auto"/>
            <w:bottom w:val="none" w:sz="0" w:space="0" w:color="auto"/>
            <w:right w:val="none" w:sz="0" w:space="0" w:color="auto"/>
          </w:divBdr>
        </w:div>
        <w:div w:id="1214389919">
          <w:marLeft w:val="640"/>
          <w:marRight w:val="0"/>
          <w:marTop w:val="0"/>
          <w:marBottom w:val="0"/>
          <w:divBdr>
            <w:top w:val="none" w:sz="0" w:space="0" w:color="auto"/>
            <w:left w:val="none" w:sz="0" w:space="0" w:color="auto"/>
            <w:bottom w:val="none" w:sz="0" w:space="0" w:color="auto"/>
            <w:right w:val="none" w:sz="0" w:space="0" w:color="auto"/>
          </w:divBdr>
        </w:div>
        <w:div w:id="1446074141">
          <w:marLeft w:val="640"/>
          <w:marRight w:val="0"/>
          <w:marTop w:val="0"/>
          <w:marBottom w:val="0"/>
          <w:divBdr>
            <w:top w:val="none" w:sz="0" w:space="0" w:color="auto"/>
            <w:left w:val="none" w:sz="0" w:space="0" w:color="auto"/>
            <w:bottom w:val="none" w:sz="0" w:space="0" w:color="auto"/>
            <w:right w:val="none" w:sz="0" w:space="0" w:color="auto"/>
          </w:divBdr>
        </w:div>
        <w:div w:id="560095313">
          <w:marLeft w:val="640"/>
          <w:marRight w:val="0"/>
          <w:marTop w:val="0"/>
          <w:marBottom w:val="0"/>
          <w:divBdr>
            <w:top w:val="none" w:sz="0" w:space="0" w:color="auto"/>
            <w:left w:val="none" w:sz="0" w:space="0" w:color="auto"/>
            <w:bottom w:val="none" w:sz="0" w:space="0" w:color="auto"/>
            <w:right w:val="none" w:sz="0" w:space="0" w:color="auto"/>
          </w:divBdr>
        </w:div>
        <w:div w:id="922303586">
          <w:marLeft w:val="640"/>
          <w:marRight w:val="0"/>
          <w:marTop w:val="0"/>
          <w:marBottom w:val="0"/>
          <w:divBdr>
            <w:top w:val="none" w:sz="0" w:space="0" w:color="auto"/>
            <w:left w:val="none" w:sz="0" w:space="0" w:color="auto"/>
            <w:bottom w:val="none" w:sz="0" w:space="0" w:color="auto"/>
            <w:right w:val="none" w:sz="0" w:space="0" w:color="auto"/>
          </w:divBdr>
        </w:div>
        <w:div w:id="368650866">
          <w:marLeft w:val="640"/>
          <w:marRight w:val="0"/>
          <w:marTop w:val="0"/>
          <w:marBottom w:val="0"/>
          <w:divBdr>
            <w:top w:val="none" w:sz="0" w:space="0" w:color="auto"/>
            <w:left w:val="none" w:sz="0" w:space="0" w:color="auto"/>
            <w:bottom w:val="none" w:sz="0" w:space="0" w:color="auto"/>
            <w:right w:val="none" w:sz="0" w:space="0" w:color="auto"/>
          </w:divBdr>
        </w:div>
        <w:div w:id="1736392995">
          <w:marLeft w:val="640"/>
          <w:marRight w:val="0"/>
          <w:marTop w:val="0"/>
          <w:marBottom w:val="0"/>
          <w:divBdr>
            <w:top w:val="none" w:sz="0" w:space="0" w:color="auto"/>
            <w:left w:val="none" w:sz="0" w:space="0" w:color="auto"/>
            <w:bottom w:val="none" w:sz="0" w:space="0" w:color="auto"/>
            <w:right w:val="none" w:sz="0" w:space="0" w:color="auto"/>
          </w:divBdr>
        </w:div>
        <w:div w:id="1857622012">
          <w:marLeft w:val="640"/>
          <w:marRight w:val="0"/>
          <w:marTop w:val="0"/>
          <w:marBottom w:val="0"/>
          <w:divBdr>
            <w:top w:val="none" w:sz="0" w:space="0" w:color="auto"/>
            <w:left w:val="none" w:sz="0" w:space="0" w:color="auto"/>
            <w:bottom w:val="none" w:sz="0" w:space="0" w:color="auto"/>
            <w:right w:val="none" w:sz="0" w:space="0" w:color="auto"/>
          </w:divBdr>
        </w:div>
        <w:div w:id="1320772320">
          <w:marLeft w:val="640"/>
          <w:marRight w:val="0"/>
          <w:marTop w:val="0"/>
          <w:marBottom w:val="0"/>
          <w:divBdr>
            <w:top w:val="none" w:sz="0" w:space="0" w:color="auto"/>
            <w:left w:val="none" w:sz="0" w:space="0" w:color="auto"/>
            <w:bottom w:val="none" w:sz="0" w:space="0" w:color="auto"/>
            <w:right w:val="none" w:sz="0" w:space="0" w:color="auto"/>
          </w:divBdr>
        </w:div>
        <w:div w:id="1598631168">
          <w:marLeft w:val="640"/>
          <w:marRight w:val="0"/>
          <w:marTop w:val="0"/>
          <w:marBottom w:val="0"/>
          <w:divBdr>
            <w:top w:val="none" w:sz="0" w:space="0" w:color="auto"/>
            <w:left w:val="none" w:sz="0" w:space="0" w:color="auto"/>
            <w:bottom w:val="none" w:sz="0" w:space="0" w:color="auto"/>
            <w:right w:val="none" w:sz="0" w:space="0" w:color="auto"/>
          </w:divBdr>
        </w:div>
        <w:div w:id="1953129333">
          <w:marLeft w:val="640"/>
          <w:marRight w:val="0"/>
          <w:marTop w:val="0"/>
          <w:marBottom w:val="0"/>
          <w:divBdr>
            <w:top w:val="none" w:sz="0" w:space="0" w:color="auto"/>
            <w:left w:val="none" w:sz="0" w:space="0" w:color="auto"/>
            <w:bottom w:val="none" w:sz="0" w:space="0" w:color="auto"/>
            <w:right w:val="none" w:sz="0" w:space="0" w:color="auto"/>
          </w:divBdr>
        </w:div>
        <w:div w:id="368607027">
          <w:marLeft w:val="640"/>
          <w:marRight w:val="0"/>
          <w:marTop w:val="0"/>
          <w:marBottom w:val="0"/>
          <w:divBdr>
            <w:top w:val="none" w:sz="0" w:space="0" w:color="auto"/>
            <w:left w:val="none" w:sz="0" w:space="0" w:color="auto"/>
            <w:bottom w:val="none" w:sz="0" w:space="0" w:color="auto"/>
            <w:right w:val="none" w:sz="0" w:space="0" w:color="auto"/>
          </w:divBdr>
        </w:div>
        <w:div w:id="1849521567">
          <w:marLeft w:val="640"/>
          <w:marRight w:val="0"/>
          <w:marTop w:val="0"/>
          <w:marBottom w:val="0"/>
          <w:divBdr>
            <w:top w:val="none" w:sz="0" w:space="0" w:color="auto"/>
            <w:left w:val="none" w:sz="0" w:space="0" w:color="auto"/>
            <w:bottom w:val="none" w:sz="0" w:space="0" w:color="auto"/>
            <w:right w:val="none" w:sz="0" w:space="0" w:color="auto"/>
          </w:divBdr>
        </w:div>
        <w:div w:id="287785921">
          <w:marLeft w:val="640"/>
          <w:marRight w:val="0"/>
          <w:marTop w:val="0"/>
          <w:marBottom w:val="0"/>
          <w:divBdr>
            <w:top w:val="none" w:sz="0" w:space="0" w:color="auto"/>
            <w:left w:val="none" w:sz="0" w:space="0" w:color="auto"/>
            <w:bottom w:val="none" w:sz="0" w:space="0" w:color="auto"/>
            <w:right w:val="none" w:sz="0" w:space="0" w:color="auto"/>
          </w:divBdr>
        </w:div>
        <w:div w:id="1511795698">
          <w:marLeft w:val="640"/>
          <w:marRight w:val="0"/>
          <w:marTop w:val="0"/>
          <w:marBottom w:val="0"/>
          <w:divBdr>
            <w:top w:val="none" w:sz="0" w:space="0" w:color="auto"/>
            <w:left w:val="none" w:sz="0" w:space="0" w:color="auto"/>
            <w:bottom w:val="none" w:sz="0" w:space="0" w:color="auto"/>
            <w:right w:val="none" w:sz="0" w:space="0" w:color="auto"/>
          </w:divBdr>
        </w:div>
        <w:div w:id="1829469858">
          <w:marLeft w:val="640"/>
          <w:marRight w:val="0"/>
          <w:marTop w:val="0"/>
          <w:marBottom w:val="0"/>
          <w:divBdr>
            <w:top w:val="none" w:sz="0" w:space="0" w:color="auto"/>
            <w:left w:val="none" w:sz="0" w:space="0" w:color="auto"/>
            <w:bottom w:val="none" w:sz="0" w:space="0" w:color="auto"/>
            <w:right w:val="none" w:sz="0" w:space="0" w:color="auto"/>
          </w:divBdr>
        </w:div>
        <w:div w:id="736054246">
          <w:marLeft w:val="640"/>
          <w:marRight w:val="0"/>
          <w:marTop w:val="0"/>
          <w:marBottom w:val="0"/>
          <w:divBdr>
            <w:top w:val="none" w:sz="0" w:space="0" w:color="auto"/>
            <w:left w:val="none" w:sz="0" w:space="0" w:color="auto"/>
            <w:bottom w:val="none" w:sz="0" w:space="0" w:color="auto"/>
            <w:right w:val="none" w:sz="0" w:space="0" w:color="auto"/>
          </w:divBdr>
        </w:div>
        <w:div w:id="1372071790">
          <w:marLeft w:val="640"/>
          <w:marRight w:val="0"/>
          <w:marTop w:val="0"/>
          <w:marBottom w:val="0"/>
          <w:divBdr>
            <w:top w:val="none" w:sz="0" w:space="0" w:color="auto"/>
            <w:left w:val="none" w:sz="0" w:space="0" w:color="auto"/>
            <w:bottom w:val="none" w:sz="0" w:space="0" w:color="auto"/>
            <w:right w:val="none" w:sz="0" w:space="0" w:color="auto"/>
          </w:divBdr>
        </w:div>
        <w:div w:id="1156335428">
          <w:marLeft w:val="640"/>
          <w:marRight w:val="0"/>
          <w:marTop w:val="0"/>
          <w:marBottom w:val="0"/>
          <w:divBdr>
            <w:top w:val="none" w:sz="0" w:space="0" w:color="auto"/>
            <w:left w:val="none" w:sz="0" w:space="0" w:color="auto"/>
            <w:bottom w:val="none" w:sz="0" w:space="0" w:color="auto"/>
            <w:right w:val="none" w:sz="0" w:space="0" w:color="auto"/>
          </w:divBdr>
        </w:div>
        <w:div w:id="497575274">
          <w:marLeft w:val="640"/>
          <w:marRight w:val="0"/>
          <w:marTop w:val="0"/>
          <w:marBottom w:val="0"/>
          <w:divBdr>
            <w:top w:val="none" w:sz="0" w:space="0" w:color="auto"/>
            <w:left w:val="none" w:sz="0" w:space="0" w:color="auto"/>
            <w:bottom w:val="none" w:sz="0" w:space="0" w:color="auto"/>
            <w:right w:val="none" w:sz="0" w:space="0" w:color="auto"/>
          </w:divBdr>
        </w:div>
        <w:div w:id="935136004">
          <w:marLeft w:val="640"/>
          <w:marRight w:val="0"/>
          <w:marTop w:val="0"/>
          <w:marBottom w:val="0"/>
          <w:divBdr>
            <w:top w:val="none" w:sz="0" w:space="0" w:color="auto"/>
            <w:left w:val="none" w:sz="0" w:space="0" w:color="auto"/>
            <w:bottom w:val="none" w:sz="0" w:space="0" w:color="auto"/>
            <w:right w:val="none" w:sz="0" w:space="0" w:color="auto"/>
          </w:divBdr>
        </w:div>
        <w:div w:id="288439118">
          <w:marLeft w:val="640"/>
          <w:marRight w:val="0"/>
          <w:marTop w:val="0"/>
          <w:marBottom w:val="0"/>
          <w:divBdr>
            <w:top w:val="none" w:sz="0" w:space="0" w:color="auto"/>
            <w:left w:val="none" w:sz="0" w:space="0" w:color="auto"/>
            <w:bottom w:val="none" w:sz="0" w:space="0" w:color="auto"/>
            <w:right w:val="none" w:sz="0" w:space="0" w:color="auto"/>
          </w:divBdr>
        </w:div>
        <w:div w:id="1234118238">
          <w:marLeft w:val="640"/>
          <w:marRight w:val="0"/>
          <w:marTop w:val="0"/>
          <w:marBottom w:val="0"/>
          <w:divBdr>
            <w:top w:val="none" w:sz="0" w:space="0" w:color="auto"/>
            <w:left w:val="none" w:sz="0" w:space="0" w:color="auto"/>
            <w:bottom w:val="none" w:sz="0" w:space="0" w:color="auto"/>
            <w:right w:val="none" w:sz="0" w:space="0" w:color="auto"/>
          </w:divBdr>
        </w:div>
        <w:div w:id="1732271565">
          <w:marLeft w:val="640"/>
          <w:marRight w:val="0"/>
          <w:marTop w:val="0"/>
          <w:marBottom w:val="0"/>
          <w:divBdr>
            <w:top w:val="none" w:sz="0" w:space="0" w:color="auto"/>
            <w:left w:val="none" w:sz="0" w:space="0" w:color="auto"/>
            <w:bottom w:val="none" w:sz="0" w:space="0" w:color="auto"/>
            <w:right w:val="none" w:sz="0" w:space="0" w:color="auto"/>
          </w:divBdr>
        </w:div>
        <w:div w:id="583539612">
          <w:marLeft w:val="640"/>
          <w:marRight w:val="0"/>
          <w:marTop w:val="0"/>
          <w:marBottom w:val="0"/>
          <w:divBdr>
            <w:top w:val="none" w:sz="0" w:space="0" w:color="auto"/>
            <w:left w:val="none" w:sz="0" w:space="0" w:color="auto"/>
            <w:bottom w:val="none" w:sz="0" w:space="0" w:color="auto"/>
            <w:right w:val="none" w:sz="0" w:space="0" w:color="auto"/>
          </w:divBdr>
        </w:div>
        <w:div w:id="1014309559">
          <w:marLeft w:val="640"/>
          <w:marRight w:val="0"/>
          <w:marTop w:val="0"/>
          <w:marBottom w:val="0"/>
          <w:divBdr>
            <w:top w:val="none" w:sz="0" w:space="0" w:color="auto"/>
            <w:left w:val="none" w:sz="0" w:space="0" w:color="auto"/>
            <w:bottom w:val="none" w:sz="0" w:space="0" w:color="auto"/>
            <w:right w:val="none" w:sz="0" w:space="0" w:color="auto"/>
          </w:divBdr>
        </w:div>
        <w:div w:id="1328051703">
          <w:marLeft w:val="640"/>
          <w:marRight w:val="0"/>
          <w:marTop w:val="0"/>
          <w:marBottom w:val="0"/>
          <w:divBdr>
            <w:top w:val="none" w:sz="0" w:space="0" w:color="auto"/>
            <w:left w:val="none" w:sz="0" w:space="0" w:color="auto"/>
            <w:bottom w:val="none" w:sz="0" w:space="0" w:color="auto"/>
            <w:right w:val="none" w:sz="0" w:space="0" w:color="auto"/>
          </w:divBdr>
        </w:div>
        <w:div w:id="827870435">
          <w:marLeft w:val="640"/>
          <w:marRight w:val="0"/>
          <w:marTop w:val="0"/>
          <w:marBottom w:val="0"/>
          <w:divBdr>
            <w:top w:val="none" w:sz="0" w:space="0" w:color="auto"/>
            <w:left w:val="none" w:sz="0" w:space="0" w:color="auto"/>
            <w:bottom w:val="none" w:sz="0" w:space="0" w:color="auto"/>
            <w:right w:val="none" w:sz="0" w:space="0" w:color="auto"/>
          </w:divBdr>
        </w:div>
        <w:div w:id="1342321667">
          <w:marLeft w:val="640"/>
          <w:marRight w:val="0"/>
          <w:marTop w:val="0"/>
          <w:marBottom w:val="0"/>
          <w:divBdr>
            <w:top w:val="none" w:sz="0" w:space="0" w:color="auto"/>
            <w:left w:val="none" w:sz="0" w:space="0" w:color="auto"/>
            <w:bottom w:val="none" w:sz="0" w:space="0" w:color="auto"/>
            <w:right w:val="none" w:sz="0" w:space="0" w:color="auto"/>
          </w:divBdr>
        </w:div>
        <w:div w:id="1565138815">
          <w:marLeft w:val="640"/>
          <w:marRight w:val="0"/>
          <w:marTop w:val="0"/>
          <w:marBottom w:val="0"/>
          <w:divBdr>
            <w:top w:val="none" w:sz="0" w:space="0" w:color="auto"/>
            <w:left w:val="none" w:sz="0" w:space="0" w:color="auto"/>
            <w:bottom w:val="none" w:sz="0" w:space="0" w:color="auto"/>
            <w:right w:val="none" w:sz="0" w:space="0" w:color="auto"/>
          </w:divBdr>
        </w:div>
        <w:div w:id="1846893259">
          <w:marLeft w:val="640"/>
          <w:marRight w:val="0"/>
          <w:marTop w:val="0"/>
          <w:marBottom w:val="0"/>
          <w:divBdr>
            <w:top w:val="none" w:sz="0" w:space="0" w:color="auto"/>
            <w:left w:val="none" w:sz="0" w:space="0" w:color="auto"/>
            <w:bottom w:val="none" w:sz="0" w:space="0" w:color="auto"/>
            <w:right w:val="none" w:sz="0" w:space="0" w:color="auto"/>
          </w:divBdr>
        </w:div>
        <w:div w:id="1195191353">
          <w:marLeft w:val="640"/>
          <w:marRight w:val="0"/>
          <w:marTop w:val="0"/>
          <w:marBottom w:val="0"/>
          <w:divBdr>
            <w:top w:val="none" w:sz="0" w:space="0" w:color="auto"/>
            <w:left w:val="none" w:sz="0" w:space="0" w:color="auto"/>
            <w:bottom w:val="none" w:sz="0" w:space="0" w:color="auto"/>
            <w:right w:val="none" w:sz="0" w:space="0" w:color="auto"/>
          </w:divBdr>
        </w:div>
        <w:div w:id="777408104">
          <w:marLeft w:val="640"/>
          <w:marRight w:val="0"/>
          <w:marTop w:val="0"/>
          <w:marBottom w:val="0"/>
          <w:divBdr>
            <w:top w:val="none" w:sz="0" w:space="0" w:color="auto"/>
            <w:left w:val="none" w:sz="0" w:space="0" w:color="auto"/>
            <w:bottom w:val="none" w:sz="0" w:space="0" w:color="auto"/>
            <w:right w:val="none" w:sz="0" w:space="0" w:color="auto"/>
          </w:divBdr>
        </w:div>
        <w:div w:id="2090303071">
          <w:marLeft w:val="640"/>
          <w:marRight w:val="0"/>
          <w:marTop w:val="0"/>
          <w:marBottom w:val="0"/>
          <w:divBdr>
            <w:top w:val="none" w:sz="0" w:space="0" w:color="auto"/>
            <w:left w:val="none" w:sz="0" w:space="0" w:color="auto"/>
            <w:bottom w:val="none" w:sz="0" w:space="0" w:color="auto"/>
            <w:right w:val="none" w:sz="0" w:space="0" w:color="auto"/>
          </w:divBdr>
        </w:div>
        <w:div w:id="799804502">
          <w:marLeft w:val="640"/>
          <w:marRight w:val="0"/>
          <w:marTop w:val="0"/>
          <w:marBottom w:val="0"/>
          <w:divBdr>
            <w:top w:val="none" w:sz="0" w:space="0" w:color="auto"/>
            <w:left w:val="none" w:sz="0" w:space="0" w:color="auto"/>
            <w:bottom w:val="none" w:sz="0" w:space="0" w:color="auto"/>
            <w:right w:val="none" w:sz="0" w:space="0" w:color="auto"/>
          </w:divBdr>
        </w:div>
        <w:div w:id="1082414137">
          <w:marLeft w:val="640"/>
          <w:marRight w:val="0"/>
          <w:marTop w:val="0"/>
          <w:marBottom w:val="0"/>
          <w:divBdr>
            <w:top w:val="none" w:sz="0" w:space="0" w:color="auto"/>
            <w:left w:val="none" w:sz="0" w:space="0" w:color="auto"/>
            <w:bottom w:val="none" w:sz="0" w:space="0" w:color="auto"/>
            <w:right w:val="none" w:sz="0" w:space="0" w:color="auto"/>
          </w:divBdr>
        </w:div>
        <w:div w:id="614679713">
          <w:marLeft w:val="640"/>
          <w:marRight w:val="0"/>
          <w:marTop w:val="0"/>
          <w:marBottom w:val="0"/>
          <w:divBdr>
            <w:top w:val="none" w:sz="0" w:space="0" w:color="auto"/>
            <w:left w:val="none" w:sz="0" w:space="0" w:color="auto"/>
            <w:bottom w:val="none" w:sz="0" w:space="0" w:color="auto"/>
            <w:right w:val="none" w:sz="0" w:space="0" w:color="auto"/>
          </w:divBdr>
        </w:div>
        <w:div w:id="1840195239">
          <w:marLeft w:val="640"/>
          <w:marRight w:val="0"/>
          <w:marTop w:val="0"/>
          <w:marBottom w:val="0"/>
          <w:divBdr>
            <w:top w:val="none" w:sz="0" w:space="0" w:color="auto"/>
            <w:left w:val="none" w:sz="0" w:space="0" w:color="auto"/>
            <w:bottom w:val="none" w:sz="0" w:space="0" w:color="auto"/>
            <w:right w:val="none" w:sz="0" w:space="0" w:color="auto"/>
          </w:divBdr>
        </w:div>
        <w:div w:id="1887133948">
          <w:marLeft w:val="640"/>
          <w:marRight w:val="0"/>
          <w:marTop w:val="0"/>
          <w:marBottom w:val="0"/>
          <w:divBdr>
            <w:top w:val="none" w:sz="0" w:space="0" w:color="auto"/>
            <w:left w:val="none" w:sz="0" w:space="0" w:color="auto"/>
            <w:bottom w:val="none" w:sz="0" w:space="0" w:color="auto"/>
            <w:right w:val="none" w:sz="0" w:space="0" w:color="auto"/>
          </w:divBdr>
        </w:div>
        <w:div w:id="1068114815">
          <w:marLeft w:val="640"/>
          <w:marRight w:val="0"/>
          <w:marTop w:val="0"/>
          <w:marBottom w:val="0"/>
          <w:divBdr>
            <w:top w:val="none" w:sz="0" w:space="0" w:color="auto"/>
            <w:left w:val="none" w:sz="0" w:space="0" w:color="auto"/>
            <w:bottom w:val="none" w:sz="0" w:space="0" w:color="auto"/>
            <w:right w:val="none" w:sz="0" w:space="0" w:color="auto"/>
          </w:divBdr>
        </w:div>
        <w:div w:id="1481268090">
          <w:marLeft w:val="640"/>
          <w:marRight w:val="0"/>
          <w:marTop w:val="0"/>
          <w:marBottom w:val="0"/>
          <w:divBdr>
            <w:top w:val="none" w:sz="0" w:space="0" w:color="auto"/>
            <w:left w:val="none" w:sz="0" w:space="0" w:color="auto"/>
            <w:bottom w:val="none" w:sz="0" w:space="0" w:color="auto"/>
            <w:right w:val="none" w:sz="0" w:space="0" w:color="auto"/>
          </w:divBdr>
        </w:div>
        <w:div w:id="72245564">
          <w:marLeft w:val="640"/>
          <w:marRight w:val="0"/>
          <w:marTop w:val="0"/>
          <w:marBottom w:val="0"/>
          <w:divBdr>
            <w:top w:val="none" w:sz="0" w:space="0" w:color="auto"/>
            <w:left w:val="none" w:sz="0" w:space="0" w:color="auto"/>
            <w:bottom w:val="none" w:sz="0" w:space="0" w:color="auto"/>
            <w:right w:val="none" w:sz="0" w:space="0" w:color="auto"/>
          </w:divBdr>
        </w:div>
        <w:div w:id="1469517055">
          <w:marLeft w:val="640"/>
          <w:marRight w:val="0"/>
          <w:marTop w:val="0"/>
          <w:marBottom w:val="0"/>
          <w:divBdr>
            <w:top w:val="none" w:sz="0" w:space="0" w:color="auto"/>
            <w:left w:val="none" w:sz="0" w:space="0" w:color="auto"/>
            <w:bottom w:val="none" w:sz="0" w:space="0" w:color="auto"/>
            <w:right w:val="none" w:sz="0" w:space="0" w:color="auto"/>
          </w:divBdr>
        </w:div>
        <w:div w:id="210117535">
          <w:marLeft w:val="640"/>
          <w:marRight w:val="0"/>
          <w:marTop w:val="0"/>
          <w:marBottom w:val="0"/>
          <w:divBdr>
            <w:top w:val="none" w:sz="0" w:space="0" w:color="auto"/>
            <w:left w:val="none" w:sz="0" w:space="0" w:color="auto"/>
            <w:bottom w:val="none" w:sz="0" w:space="0" w:color="auto"/>
            <w:right w:val="none" w:sz="0" w:space="0" w:color="auto"/>
          </w:divBdr>
        </w:div>
        <w:div w:id="465901073">
          <w:marLeft w:val="640"/>
          <w:marRight w:val="0"/>
          <w:marTop w:val="0"/>
          <w:marBottom w:val="0"/>
          <w:divBdr>
            <w:top w:val="none" w:sz="0" w:space="0" w:color="auto"/>
            <w:left w:val="none" w:sz="0" w:space="0" w:color="auto"/>
            <w:bottom w:val="none" w:sz="0" w:space="0" w:color="auto"/>
            <w:right w:val="none" w:sz="0" w:space="0" w:color="auto"/>
          </w:divBdr>
        </w:div>
        <w:div w:id="410204332">
          <w:marLeft w:val="640"/>
          <w:marRight w:val="0"/>
          <w:marTop w:val="0"/>
          <w:marBottom w:val="0"/>
          <w:divBdr>
            <w:top w:val="none" w:sz="0" w:space="0" w:color="auto"/>
            <w:left w:val="none" w:sz="0" w:space="0" w:color="auto"/>
            <w:bottom w:val="none" w:sz="0" w:space="0" w:color="auto"/>
            <w:right w:val="none" w:sz="0" w:space="0" w:color="auto"/>
          </w:divBdr>
        </w:div>
        <w:div w:id="618410681">
          <w:marLeft w:val="640"/>
          <w:marRight w:val="0"/>
          <w:marTop w:val="0"/>
          <w:marBottom w:val="0"/>
          <w:divBdr>
            <w:top w:val="none" w:sz="0" w:space="0" w:color="auto"/>
            <w:left w:val="none" w:sz="0" w:space="0" w:color="auto"/>
            <w:bottom w:val="none" w:sz="0" w:space="0" w:color="auto"/>
            <w:right w:val="none" w:sz="0" w:space="0" w:color="auto"/>
          </w:divBdr>
        </w:div>
        <w:div w:id="1814130627">
          <w:marLeft w:val="640"/>
          <w:marRight w:val="0"/>
          <w:marTop w:val="0"/>
          <w:marBottom w:val="0"/>
          <w:divBdr>
            <w:top w:val="none" w:sz="0" w:space="0" w:color="auto"/>
            <w:left w:val="none" w:sz="0" w:space="0" w:color="auto"/>
            <w:bottom w:val="none" w:sz="0" w:space="0" w:color="auto"/>
            <w:right w:val="none" w:sz="0" w:space="0" w:color="auto"/>
          </w:divBdr>
        </w:div>
        <w:div w:id="1112550776">
          <w:marLeft w:val="640"/>
          <w:marRight w:val="0"/>
          <w:marTop w:val="0"/>
          <w:marBottom w:val="0"/>
          <w:divBdr>
            <w:top w:val="none" w:sz="0" w:space="0" w:color="auto"/>
            <w:left w:val="none" w:sz="0" w:space="0" w:color="auto"/>
            <w:bottom w:val="none" w:sz="0" w:space="0" w:color="auto"/>
            <w:right w:val="none" w:sz="0" w:space="0" w:color="auto"/>
          </w:divBdr>
        </w:div>
        <w:div w:id="1805656123">
          <w:marLeft w:val="640"/>
          <w:marRight w:val="0"/>
          <w:marTop w:val="0"/>
          <w:marBottom w:val="0"/>
          <w:divBdr>
            <w:top w:val="none" w:sz="0" w:space="0" w:color="auto"/>
            <w:left w:val="none" w:sz="0" w:space="0" w:color="auto"/>
            <w:bottom w:val="none" w:sz="0" w:space="0" w:color="auto"/>
            <w:right w:val="none" w:sz="0" w:space="0" w:color="auto"/>
          </w:divBdr>
        </w:div>
        <w:div w:id="184635571">
          <w:marLeft w:val="640"/>
          <w:marRight w:val="0"/>
          <w:marTop w:val="0"/>
          <w:marBottom w:val="0"/>
          <w:divBdr>
            <w:top w:val="none" w:sz="0" w:space="0" w:color="auto"/>
            <w:left w:val="none" w:sz="0" w:space="0" w:color="auto"/>
            <w:bottom w:val="none" w:sz="0" w:space="0" w:color="auto"/>
            <w:right w:val="none" w:sz="0" w:space="0" w:color="auto"/>
          </w:divBdr>
        </w:div>
        <w:div w:id="2058044783">
          <w:marLeft w:val="640"/>
          <w:marRight w:val="0"/>
          <w:marTop w:val="0"/>
          <w:marBottom w:val="0"/>
          <w:divBdr>
            <w:top w:val="none" w:sz="0" w:space="0" w:color="auto"/>
            <w:left w:val="none" w:sz="0" w:space="0" w:color="auto"/>
            <w:bottom w:val="none" w:sz="0" w:space="0" w:color="auto"/>
            <w:right w:val="none" w:sz="0" w:space="0" w:color="auto"/>
          </w:divBdr>
        </w:div>
        <w:div w:id="1556508566">
          <w:marLeft w:val="640"/>
          <w:marRight w:val="0"/>
          <w:marTop w:val="0"/>
          <w:marBottom w:val="0"/>
          <w:divBdr>
            <w:top w:val="none" w:sz="0" w:space="0" w:color="auto"/>
            <w:left w:val="none" w:sz="0" w:space="0" w:color="auto"/>
            <w:bottom w:val="none" w:sz="0" w:space="0" w:color="auto"/>
            <w:right w:val="none" w:sz="0" w:space="0" w:color="auto"/>
          </w:divBdr>
        </w:div>
        <w:div w:id="164638476">
          <w:marLeft w:val="640"/>
          <w:marRight w:val="0"/>
          <w:marTop w:val="0"/>
          <w:marBottom w:val="0"/>
          <w:divBdr>
            <w:top w:val="none" w:sz="0" w:space="0" w:color="auto"/>
            <w:left w:val="none" w:sz="0" w:space="0" w:color="auto"/>
            <w:bottom w:val="none" w:sz="0" w:space="0" w:color="auto"/>
            <w:right w:val="none" w:sz="0" w:space="0" w:color="auto"/>
          </w:divBdr>
        </w:div>
        <w:div w:id="1710568483">
          <w:marLeft w:val="640"/>
          <w:marRight w:val="0"/>
          <w:marTop w:val="0"/>
          <w:marBottom w:val="0"/>
          <w:divBdr>
            <w:top w:val="none" w:sz="0" w:space="0" w:color="auto"/>
            <w:left w:val="none" w:sz="0" w:space="0" w:color="auto"/>
            <w:bottom w:val="none" w:sz="0" w:space="0" w:color="auto"/>
            <w:right w:val="none" w:sz="0" w:space="0" w:color="auto"/>
          </w:divBdr>
        </w:div>
        <w:div w:id="773094877">
          <w:marLeft w:val="640"/>
          <w:marRight w:val="0"/>
          <w:marTop w:val="0"/>
          <w:marBottom w:val="0"/>
          <w:divBdr>
            <w:top w:val="none" w:sz="0" w:space="0" w:color="auto"/>
            <w:left w:val="none" w:sz="0" w:space="0" w:color="auto"/>
            <w:bottom w:val="none" w:sz="0" w:space="0" w:color="auto"/>
            <w:right w:val="none" w:sz="0" w:space="0" w:color="auto"/>
          </w:divBdr>
        </w:div>
        <w:div w:id="1081755123">
          <w:marLeft w:val="640"/>
          <w:marRight w:val="0"/>
          <w:marTop w:val="0"/>
          <w:marBottom w:val="0"/>
          <w:divBdr>
            <w:top w:val="none" w:sz="0" w:space="0" w:color="auto"/>
            <w:left w:val="none" w:sz="0" w:space="0" w:color="auto"/>
            <w:bottom w:val="none" w:sz="0" w:space="0" w:color="auto"/>
            <w:right w:val="none" w:sz="0" w:space="0" w:color="auto"/>
          </w:divBdr>
        </w:div>
        <w:div w:id="150870806">
          <w:marLeft w:val="640"/>
          <w:marRight w:val="0"/>
          <w:marTop w:val="0"/>
          <w:marBottom w:val="0"/>
          <w:divBdr>
            <w:top w:val="none" w:sz="0" w:space="0" w:color="auto"/>
            <w:left w:val="none" w:sz="0" w:space="0" w:color="auto"/>
            <w:bottom w:val="none" w:sz="0" w:space="0" w:color="auto"/>
            <w:right w:val="none" w:sz="0" w:space="0" w:color="auto"/>
          </w:divBdr>
        </w:div>
        <w:div w:id="865941805">
          <w:marLeft w:val="640"/>
          <w:marRight w:val="0"/>
          <w:marTop w:val="0"/>
          <w:marBottom w:val="0"/>
          <w:divBdr>
            <w:top w:val="none" w:sz="0" w:space="0" w:color="auto"/>
            <w:left w:val="none" w:sz="0" w:space="0" w:color="auto"/>
            <w:bottom w:val="none" w:sz="0" w:space="0" w:color="auto"/>
            <w:right w:val="none" w:sz="0" w:space="0" w:color="auto"/>
          </w:divBdr>
        </w:div>
        <w:div w:id="455875452">
          <w:marLeft w:val="640"/>
          <w:marRight w:val="0"/>
          <w:marTop w:val="0"/>
          <w:marBottom w:val="0"/>
          <w:divBdr>
            <w:top w:val="none" w:sz="0" w:space="0" w:color="auto"/>
            <w:left w:val="none" w:sz="0" w:space="0" w:color="auto"/>
            <w:bottom w:val="none" w:sz="0" w:space="0" w:color="auto"/>
            <w:right w:val="none" w:sz="0" w:space="0" w:color="auto"/>
          </w:divBdr>
        </w:div>
        <w:div w:id="41636149">
          <w:marLeft w:val="640"/>
          <w:marRight w:val="0"/>
          <w:marTop w:val="0"/>
          <w:marBottom w:val="0"/>
          <w:divBdr>
            <w:top w:val="none" w:sz="0" w:space="0" w:color="auto"/>
            <w:left w:val="none" w:sz="0" w:space="0" w:color="auto"/>
            <w:bottom w:val="none" w:sz="0" w:space="0" w:color="auto"/>
            <w:right w:val="none" w:sz="0" w:space="0" w:color="auto"/>
          </w:divBdr>
        </w:div>
        <w:div w:id="1822580755">
          <w:marLeft w:val="640"/>
          <w:marRight w:val="0"/>
          <w:marTop w:val="0"/>
          <w:marBottom w:val="0"/>
          <w:divBdr>
            <w:top w:val="none" w:sz="0" w:space="0" w:color="auto"/>
            <w:left w:val="none" w:sz="0" w:space="0" w:color="auto"/>
            <w:bottom w:val="none" w:sz="0" w:space="0" w:color="auto"/>
            <w:right w:val="none" w:sz="0" w:space="0" w:color="auto"/>
          </w:divBdr>
        </w:div>
        <w:div w:id="1395200909">
          <w:marLeft w:val="640"/>
          <w:marRight w:val="0"/>
          <w:marTop w:val="0"/>
          <w:marBottom w:val="0"/>
          <w:divBdr>
            <w:top w:val="none" w:sz="0" w:space="0" w:color="auto"/>
            <w:left w:val="none" w:sz="0" w:space="0" w:color="auto"/>
            <w:bottom w:val="none" w:sz="0" w:space="0" w:color="auto"/>
            <w:right w:val="none" w:sz="0" w:space="0" w:color="auto"/>
          </w:divBdr>
        </w:div>
        <w:div w:id="580875271">
          <w:marLeft w:val="640"/>
          <w:marRight w:val="0"/>
          <w:marTop w:val="0"/>
          <w:marBottom w:val="0"/>
          <w:divBdr>
            <w:top w:val="none" w:sz="0" w:space="0" w:color="auto"/>
            <w:left w:val="none" w:sz="0" w:space="0" w:color="auto"/>
            <w:bottom w:val="none" w:sz="0" w:space="0" w:color="auto"/>
            <w:right w:val="none" w:sz="0" w:space="0" w:color="auto"/>
          </w:divBdr>
        </w:div>
        <w:div w:id="1692799801">
          <w:marLeft w:val="640"/>
          <w:marRight w:val="0"/>
          <w:marTop w:val="0"/>
          <w:marBottom w:val="0"/>
          <w:divBdr>
            <w:top w:val="none" w:sz="0" w:space="0" w:color="auto"/>
            <w:left w:val="none" w:sz="0" w:space="0" w:color="auto"/>
            <w:bottom w:val="none" w:sz="0" w:space="0" w:color="auto"/>
            <w:right w:val="none" w:sz="0" w:space="0" w:color="auto"/>
          </w:divBdr>
        </w:div>
        <w:div w:id="283587447">
          <w:marLeft w:val="640"/>
          <w:marRight w:val="0"/>
          <w:marTop w:val="0"/>
          <w:marBottom w:val="0"/>
          <w:divBdr>
            <w:top w:val="none" w:sz="0" w:space="0" w:color="auto"/>
            <w:left w:val="none" w:sz="0" w:space="0" w:color="auto"/>
            <w:bottom w:val="none" w:sz="0" w:space="0" w:color="auto"/>
            <w:right w:val="none" w:sz="0" w:space="0" w:color="auto"/>
          </w:divBdr>
        </w:div>
        <w:div w:id="2030058857">
          <w:marLeft w:val="640"/>
          <w:marRight w:val="0"/>
          <w:marTop w:val="0"/>
          <w:marBottom w:val="0"/>
          <w:divBdr>
            <w:top w:val="none" w:sz="0" w:space="0" w:color="auto"/>
            <w:left w:val="none" w:sz="0" w:space="0" w:color="auto"/>
            <w:bottom w:val="none" w:sz="0" w:space="0" w:color="auto"/>
            <w:right w:val="none" w:sz="0" w:space="0" w:color="auto"/>
          </w:divBdr>
        </w:div>
        <w:div w:id="1834837286">
          <w:marLeft w:val="640"/>
          <w:marRight w:val="0"/>
          <w:marTop w:val="0"/>
          <w:marBottom w:val="0"/>
          <w:divBdr>
            <w:top w:val="none" w:sz="0" w:space="0" w:color="auto"/>
            <w:left w:val="none" w:sz="0" w:space="0" w:color="auto"/>
            <w:bottom w:val="none" w:sz="0" w:space="0" w:color="auto"/>
            <w:right w:val="none" w:sz="0" w:space="0" w:color="auto"/>
          </w:divBdr>
        </w:div>
        <w:div w:id="413087199">
          <w:marLeft w:val="640"/>
          <w:marRight w:val="0"/>
          <w:marTop w:val="0"/>
          <w:marBottom w:val="0"/>
          <w:divBdr>
            <w:top w:val="none" w:sz="0" w:space="0" w:color="auto"/>
            <w:left w:val="none" w:sz="0" w:space="0" w:color="auto"/>
            <w:bottom w:val="none" w:sz="0" w:space="0" w:color="auto"/>
            <w:right w:val="none" w:sz="0" w:space="0" w:color="auto"/>
          </w:divBdr>
        </w:div>
        <w:div w:id="1137799406">
          <w:marLeft w:val="640"/>
          <w:marRight w:val="0"/>
          <w:marTop w:val="0"/>
          <w:marBottom w:val="0"/>
          <w:divBdr>
            <w:top w:val="none" w:sz="0" w:space="0" w:color="auto"/>
            <w:left w:val="none" w:sz="0" w:space="0" w:color="auto"/>
            <w:bottom w:val="none" w:sz="0" w:space="0" w:color="auto"/>
            <w:right w:val="none" w:sz="0" w:space="0" w:color="auto"/>
          </w:divBdr>
        </w:div>
        <w:div w:id="2063169174">
          <w:marLeft w:val="640"/>
          <w:marRight w:val="0"/>
          <w:marTop w:val="0"/>
          <w:marBottom w:val="0"/>
          <w:divBdr>
            <w:top w:val="none" w:sz="0" w:space="0" w:color="auto"/>
            <w:left w:val="none" w:sz="0" w:space="0" w:color="auto"/>
            <w:bottom w:val="none" w:sz="0" w:space="0" w:color="auto"/>
            <w:right w:val="none" w:sz="0" w:space="0" w:color="auto"/>
          </w:divBdr>
        </w:div>
        <w:div w:id="2005163740">
          <w:marLeft w:val="640"/>
          <w:marRight w:val="0"/>
          <w:marTop w:val="0"/>
          <w:marBottom w:val="0"/>
          <w:divBdr>
            <w:top w:val="none" w:sz="0" w:space="0" w:color="auto"/>
            <w:left w:val="none" w:sz="0" w:space="0" w:color="auto"/>
            <w:bottom w:val="none" w:sz="0" w:space="0" w:color="auto"/>
            <w:right w:val="none" w:sz="0" w:space="0" w:color="auto"/>
          </w:divBdr>
        </w:div>
        <w:div w:id="1186210034">
          <w:marLeft w:val="640"/>
          <w:marRight w:val="0"/>
          <w:marTop w:val="0"/>
          <w:marBottom w:val="0"/>
          <w:divBdr>
            <w:top w:val="none" w:sz="0" w:space="0" w:color="auto"/>
            <w:left w:val="none" w:sz="0" w:space="0" w:color="auto"/>
            <w:bottom w:val="none" w:sz="0" w:space="0" w:color="auto"/>
            <w:right w:val="none" w:sz="0" w:space="0" w:color="auto"/>
          </w:divBdr>
        </w:div>
        <w:div w:id="1722704867">
          <w:marLeft w:val="640"/>
          <w:marRight w:val="0"/>
          <w:marTop w:val="0"/>
          <w:marBottom w:val="0"/>
          <w:divBdr>
            <w:top w:val="none" w:sz="0" w:space="0" w:color="auto"/>
            <w:left w:val="none" w:sz="0" w:space="0" w:color="auto"/>
            <w:bottom w:val="none" w:sz="0" w:space="0" w:color="auto"/>
            <w:right w:val="none" w:sz="0" w:space="0" w:color="auto"/>
          </w:divBdr>
        </w:div>
        <w:div w:id="437600096">
          <w:marLeft w:val="640"/>
          <w:marRight w:val="0"/>
          <w:marTop w:val="0"/>
          <w:marBottom w:val="0"/>
          <w:divBdr>
            <w:top w:val="none" w:sz="0" w:space="0" w:color="auto"/>
            <w:left w:val="none" w:sz="0" w:space="0" w:color="auto"/>
            <w:bottom w:val="none" w:sz="0" w:space="0" w:color="auto"/>
            <w:right w:val="none" w:sz="0" w:space="0" w:color="auto"/>
          </w:divBdr>
        </w:div>
        <w:div w:id="1438208589">
          <w:marLeft w:val="640"/>
          <w:marRight w:val="0"/>
          <w:marTop w:val="0"/>
          <w:marBottom w:val="0"/>
          <w:divBdr>
            <w:top w:val="none" w:sz="0" w:space="0" w:color="auto"/>
            <w:left w:val="none" w:sz="0" w:space="0" w:color="auto"/>
            <w:bottom w:val="none" w:sz="0" w:space="0" w:color="auto"/>
            <w:right w:val="none" w:sz="0" w:space="0" w:color="auto"/>
          </w:divBdr>
        </w:div>
        <w:div w:id="1676493987">
          <w:marLeft w:val="640"/>
          <w:marRight w:val="0"/>
          <w:marTop w:val="0"/>
          <w:marBottom w:val="0"/>
          <w:divBdr>
            <w:top w:val="none" w:sz="0" w:space="0" w:color="auto"/>
            <w:left w:val="none" w:sz="0" w:space="0" w:color="auto"/>
            <w:bottom w:val="none" w:sz="0" w:space="0" w:color="auto"/>
            <w:right w:val="none" w:sz="0" w:space="0" w:color="auto"/>
          </w:divBdr>
        </w:div>
        <w:div w:id="1058671460">
          <w:marLeft w:val="640"/>
          <w:marRight w:val="0"/>
          <w:marTop w:val="0"/>
          <w:marBottom w:val="0"/>
          <w:divBdr>
            <w:top w:val="none" w:sz="0" w:space="0" w:color="auto"/>
            <w:left w:val="none" w:sz="0" w:space="0" w:color="auto"/>
            <w:bottom w:val="none" w:sz="0" w:space="0" w:color="auto"/>
            <w:right w:val="none" w:sz="0" w:space="0" w:color="auto"/>
          </w:divBdr>
        </w:div>
        <w:div w:id="50733704">
          <w:marLeft w:val="640"/>
          <w:marRight w:val="0"/>
          <w:marTop w:val="0"/>
          <w:marBottom w:val="0"/>
          <w:divBdr>
            <w:top w:val="none" w:sz="0" w:space="0" w:color="auto"/>
            <w:left w:val="none" w:sz="0" w:space="0" w:color="auto"/>
            <w:bottom w:val="none" w:sz="0" w:space="0" w:color="auto"/>
            <w:right w:val="none" w:sz="0" w:space="0" w:color="auto"/>
          </w:divBdr>
        </w:div>
        <w:div w:id="1422294860">
          <w:marLeft w:val="640"/>
          <w:marRight w:val="0"/>
          <w:marTop w:val="0"/>
          <w:marBottom w:val="0"/>
          <w:divBdr>
            <w:top w:val="none" w:sz="0" w:space="0" w:color="auto"/>
            <w:left w:val="none" w:sz="0" w:space="0" w:color="auto"/>
            <w:bottom w:val="none" w:sz="0" w:space="0" w:color="auto"/>
            <w:right w:val="none" w:sz="0" w:space="0" w:color="auto"/>
          </w:divBdr>
        </w:div>
        <w:div w:id="888344395">
          <w:marLeft w:val="640"/>
          <w:marRight w:val="0"/>
          <w:marTop w:val="0"/>
          <w:marBottom w:val="0"/>
          <w:divBdr>
            <w:top w:val="none" w:sz="0" w:space="0" w:color="auto"/>
            <w:left w:val="none" w:sz="0" w:space="0" w:color="auto"/>
            <w:bottom w:val="none" w:sz="0" w:space="0" w:color="auto"/>
            <w:right w:val="none" w:sz="0" w:space="0" w:color="auto"/>
          </w:divBdr>
        </w:div>
        <w:div w:id="1305357927">
          <w:marLeft w:val="640"/>
          <w:marRight w:val="0"/>
          <w:marTop w:val="0"/>
          <w:marBottom w:val="0"/>
          <w:divBdr>
            <w:top w:val="none" w:sz="0" w:space="0" w:color="auto"/>
            <w:left w:val="none" w:sz="0" w:space="0" w:color="auto"/>
            <w:bottom w:val="none" w:sz="0" w:space="0" w:color="auto"/>
            <w:right w:val="none" w:sz="0" w:space="0" w:color="auto"/>
          </w:divBdr>
        </w:div>
        <w:div w:id="741296358">
          <w:marLeft w:val="640"/>
          <w:marRight w:val="0"/>
          <w:marTop w:val="0"/>
          <w:marBottom w:val="0"/>
          <w:divBdr>
            <w:top w:val="none" w:sz="0" w:space="0" w:color="auto"/>
            <w:left w:val="none" w:sz="0" w:space="0" w:color="auto"/>
            <w:bottom w:val="none" w:sz="0" w:space="0" w:color="auto"/>
            <w:right w:val="none" w:sz="0" w:space="0" w:color="auto"/>
          </w:divBdr>
        </w:div>
        <w:div w:id="1200126308">
          <w:marLeft w:val="640"/>
          <w:marRight w:val="0"/>
          <w:marTop w:val="0"/>
          <w:marBottom w:val="0"/>
          <w:divBdr>
            <w:top w:val="none" w:sz="0" w:space="0" w:color="auto"/>
            <w:left w:val="none" w:sz="0" w:space="0" w:color="auto"/>
            <w:bottom w:val="none" w:sz="0" w:space="0" w:color="auto"/>
            <w:right w:val="none" w:sz="0" w:space="0" w:color="auto"/>
          </w:divBdr>
        </w:div>
        <w:div w:id="318919978">
          <w:marLeft w:val="640"/>
          <w:marRight w:val="0"/>
          <w:marTop w:val="0"/>
          <w:marBottom w:val="0"/>
          <w:divBdr>
            <w:top w:val="none" w:sz="0" w:space="0" w:color="auto"/>
            <w:left w:val="none" w:sz="0" w:space="0" w:color="auto"/>
            <w:bottom w:val="none" w:sz="0" w:space="0" w:color="auto"/>
            <w:right w:val="none" w:sz="0" w:space="0" w:color="auto"/>
          </w:divBdr>
        </w:div>
        <w:div w:id="1316301567">
          <w:marLeft w:val="640"/>
          <w:marRight w:val="0"/>
          <w:marTop w:val="0"/>
          <w:marBottom w:val="0"/>
          <w:divBdr>
            <w:top w:val="none" w:sz="0" w:space="0" w:color="auto"/>
            <w:left w:val="none" w:sz="0" w:space="0" w:color="auto"/>
            <w:bottom w:val="none" w:sz="0" w:space="0" w:color="auto"/>
            <w:right w:val="none" w:sz="0" w:space="0" w:color="auto"/>
          </w:divBdr>
        </w:div>
        <w:div w:id="2118672648">
          <w:marLeft w:val="640"/>
          <w:marRight w:val="0"/>
          <w:marTop w:val="0"/>
          <w:marBottom w:val="0"/>
          <w:divBdr>
            <w:top w:val="none" w:sz="0" w:space="0" w:color="auto"/>
            <w:left w:val="none" w:sz="0" w:space="0" w:color="auto"/>
            <w:bottom w:val="none" w:sz="0" w:space="0" w:color="auto"/>
            <w:right w:val="none" w:sz="0" w:space="0" w:color="auto"/>
          </w:divBdr>
        </w:div>
        <w:div w:id="197087232">
          <w:marLeft w:val="640"/>
          <w:marRight w:val="0"/>
          <w:marTop w:val="0"/>
          <w:marBottom w:val="0"/>
          <w:divBdr>
            <w:top w:val="none" w:sz="0" w:space="0" w:color="auto"/>
            <w:left w:val="none" w:sz="0" w:space="0" w:color="auto"/>
            <w:bottom w:val="none" w:sz="0" w:space="0" w:color="auto"/>
            <w:right w:val="none" w:sz="0" w:space="0" w:color="auto"/>
          </w:divBdr>
        </w:div>
        <w:div w:id="687950859">
          <w:marLeft w:val="640"/>
          <w:marRight w:val="0"/>
          <w:marTop w:val="0"/>
          <w:marBottom w:val="0"/>
          <w:divBdr>
            <w:top w:val="none" w:sz="0" w:space="0" w:color="auto"/>
            <w:left w:val="none" w:sz="0" w:space="0" w:color="auto"/>
            <w:bottom w:val="none" w:sz="0" w:space="0" w:color="auto"/>
            <w:right w:val="none" w:sz="0" w:space="0" w:color="auto"/>
          </w:divBdr>
        </w:div>
        <w:div w:id="1619873486">
          <w:marLeft w:val="640"/>
          <w:marRight w:val="0"/>
          <w:marTop w:val="0"/>
          <w:marBottom w:val="0"/>
          <w:divBdr>
            <w:top w:val="none" w:sz="0" w:space="0" w:color="auto"/>
            <w:left w:val="none" w:sz="0" w:space="0" w:color="auto"/>
            <w:bottom w:val="none" w:sz="0" w:space="0" w:color="auto"/>
            <w:right w:val="none" w:sz="0" w:space="0" w:color="auto"/>
          </w:divBdr>
        </w:div>
        <w:div w:id="1096751022">
          <w:marLeft w:val="640"/>
          <w:marRight w:val="0"/>
          <w:marTop w:val="0"/>
          <w:marBottom w:val="0"/>
          <w:divBdr>
            <w:top w:val="none" w:sz="0" w:space="0" w:color="auto"/>
            <w:left w:val="none" w:sz="0" w:space="0" w:color="auto"/>
            <w:bottom w:val="none" w:sz="0" w:space="0" w:color="auto"/>
            <w:right w:val="none" w:sz="0" w:space="0" w:color="auto"/>
          </w:divBdr>
        </w:div>
        <w:div w:id="207840748">
          <w:marLeft w:val="640"/>
          <w:marRight w:val="0"/>
          <w:marTop w:val="0"/>
          <w:marBottom w:val="0"/>
          <w:divBdr>
            <w:top w:val="none" w:sz="0" w:space="0" w:color="auto"/>
            <w:left w:val="none" w:sz="0" w:space="0" w:color="auto"/>
            <w:bottom w:val="none" w:sz="0" w:space="0" w:color="auto"/>
            <w:right w:val="none" w:sz="0" w:space="0" w:color="auto"/>
          </w:divBdr>
        </w:div>
        <w:div w:id="1148938130">
          <w:marLeft w:val="640"/>
          <w:marRight w:val="0"/>
          <w:marTop w:val="0"/>
          <w:marBottom w:val="0"/>
          <w:divBdr>
            <w:top w:val="none" w:sz="0" w:space="0" w:color="auto"/>
            <w:left w:val="none" w:sz="0" w:space="0" w:color="auto"/>
            <w:bottom w:val="none" w:sz="0" w:space="0" w:color="auto"/>
            <w:right w:val="none" w:sz="0" w:space="0" w:color="auto"/>
          </w:divBdr>
        </w:div>
        <w:div w:id="1747921092">
          <w:marLeft w:val="640"/>
          <w:marRight w:val="0"/>
          <w:marTop w:val="0"/>
          <w:marBottom w:val="0"/>
          <w:divBdr>
            <w:top w:val="none" w:sz="0" w:space="0" w:color="auto"/>
            <w:left w:val="none" w:sz="0" w:space="0" w:color="auto"/>
            <w:bottom w:val="none" w:sz="0" w:space="0" w:color="auto"/>
            <w:right w:val="none" w:sz="0" w:space="0" w:color="auto"/>
          </w:divBdr>
        </w:div>
        <w:div w:id="163863638">
          <w:marLeft w:val="640"/>
          <w:marRight w:val="0"/>
          <w:marTop w:val="0"/>
          <w:marBottom w:val="0"/>
          <w:divBdr>
            <w:top w:val="none" w:sz="0" w:space="0" w:color="auto"/>
            <w:left w:val="none" w:sz="0" w:space="0" w:color="auto"/>
            <w:bottom w:val="none" w:sz="0" w:space="0" w:color="auto"/>
            <w:right w:val="none" w:sz="0" w:space="0" w:color="auto"/>
          </w:divBdr>
        </w:div>
        <w:div w:id="2082753385">
          <w:marLeft w:val="640"/>
          <w:marRight w:val="0"/>
          <w:marTop w:val="0"/>
          <w:marBottom w:val="0"/>
          <w:divBdr>
            <w:top w:val="none" w:sz="0" w:space="0" w:color="auto"/>
            <w:left w:val="none" w:sz="0" w:space="0" w:color="auto"/>
            <w:bottom w:val="none" w:sz="0" w:space="0" w:color="auto"/>
            <w:right w:val="none" w:sz="0" w:space="0" w:color="auto"/>
          </w:divBdr>
        </w:div>
        <w:div w:id="174926681">
          <w:marLeft w:val="640"/>
          <w:marRight w:val="0"/>
          <w:marTop w:val="0"/>
          <w:marBottom w:val="0"/>
          <w:divBdr>
            <w:top w:val="none" w:sz="0" w:space="0" w:color="auto"/>
            <w:left w:val="none" w:sz="0" w:space="0" w:color="auto"/>
            <w:bottom w:val="none" w:sz="0" w:space="0" w:color="auto"/>
            <w:right w:val="none" w:sz="0" w:space="0" w:color="auto"/>
          </w:divBdr>
        </w:div>
        <w:div w:id="2052607332">
          <w:marLeft w:val="640"/>
          <w:marRight w:val="0"/>
          <w:marTop w:val="0"/>
          <w:marBottom w:val="0"/>
          <w:divBdr>
            <w:top w:val="none" w:sz="0" w:space="0" w:color="auto"/>
            <w:left w:val="none" w:sz="0" w:space="0" w:color="auto"/>
            <w:bottom w:val="none" w:sz="0" w:space="0" w:color="auto"/>
            <w:right w:val="none" w:sz="0" w:space="0" w:color="auto"/>
          </w:divBdr>
        </w:div>
        <w:div w:id="115300143">
          <w:marLeft w:val="640"/>
          <w:marRight w:val="0"/>
          <w:marTop w:val="0"/>
          <w:marBottom w:val="0"/>
          <w:divBdr>
            <w:top w:val="none" w:sz="0" w:space="0" w:color="auto"/>
            <w:left w:val="none" w:sz="0" w:space="0" w:color="auto"/>
            <w:bottom w:val="none" w:sz="0" w:space="0" w:color="auto"/>
            <w:right w:val="none" w:sz="0" w:space="0" w:color="auto"/>
          </w:divBdr>
        </w:div>
        <w:div w:id="1160384400">
          <w:marLeft w:val="640"/>
          <w:marRight w:val="0"/>
          <w:marTop w:val="0"/>
          <w:marBottom w:val="0"/>
          <w:divBdr>
            <w:top w:val="none" w:sz="0" w:space="0" w:color="auto"/>
            <w:left w:val="none" w:sz="0" w:space="0" w:color="auto"/>
            <w:bottom w:val="none" w:sz="0" w:space="0" w:color="auto"/>
            <w:right w:val="none" w:sz="0" w:space="0" w:color="auto"/>
          </w:divBdr>
        </w:div>
        <w:div w:id="314265809">
          <w:marLeft w:val="640"/>
          <w:marRight w:val="0"/>
          <w:marTop w:val="0"/>
          <w:marBottom w:val="0"/>
          <w:divBdr>
            <w:top w:val="none" w:sz="0" w:space="0" w:color="auto"/>
            <w:left w:val="none" w:sz="0" w:space="0" w:color="auto"/>
            <w:bottom w:val="none" w:sz="0" w:space="0" w:color="auto"/>
            <w:right w:val="none" w:sz="0" w:space="0" w:color="auto"/>
          </w:divBdr>
        </w:div>
        <w:div w:id="1996301774">
          <w:marLeft w:val="640"/>
          <w:marRight w:val="0"/>
          <w:marTop w:val="0"/>
          <w:marBottom w:val="0"/>
          <w:divBdr>
            <w:top w:val="none" w:sz="0" w:space="0" w:color="auto"/>
            <w:left w:val="none" w:sz="0" w:space="0" w:color="auto"/>
            <w:bottom w:val="none" w:sz="0" w:space="0" w:color="auto"/>
            <w:right w:val="none" w:sz="0" w:space="0" w:color="auto"/>
          </w:divBdr>
        </w:div>
        <w:div w:id="1668559155">
          <w:marLeft w:val="640"/>
          <w:marRight w:val="0"/>
          <w:marTop w:val="0"/>
          <w:marBottom w:val="0"/>
          <w:divBdr>
            <w:top w:val="none" w:sz="0" w:space="0" w:color="auto"/>
            <w:left w:val="none" w:sz="0" w:space="0" w:color="auto"/>
            <w:bottom w:val="none" w:sz="0" w:space="0" w:color="auto"/>
            <w:right w:val="none" w:sz="0" w:space="0" w:color="auto"/>
          </w:divBdr>
        </w:div>
        <w:div w:id="1996257926">
          <w:marLeft w:val="640"/>
          <w:marRight w:val="0"/>
          <w:marTop w:val="0"/>
          <w:marBottom w:val="0"/>
          <w:divBdr>
            <w:top w:val="none" w:sz="0" w:space="0" w:color="auto"/>
            <w:left w:val="none" w:sz="0" w:space="0" w:color="auto"/>
            <w:bottom w:val="none" w:sz="0" w:space="0" w:color="auto"/>
            <w:right w:val="none" w:sz="0" w:space="0" w:color="auto"/>
          </w:divBdr>
        </w:div>
        <w:div w:id="594561884">
          <w:marLeft w:val="640"/>
          <w:marRight w:val="0"/>
          <w:marTop w:val="0"/>
          <w:marBottom w:val="0"/>
          <w:divBdr>
            <w:top w:val="none" w:sz="0" w:space="0" w:color="auto"/>
            <w:left w:val="none" w:sz="0" w:space="0" w:color="auto"/>
            <w:bottom w:val="none" w:sz="0" w:space="0" w:color="auto"/>
            <w:right w:val="none" w:sz="0" w:space="0" w:color="auto"/>
          </w:divBdr>
        </w:div>
        <w:div w:id="795948167">
          <w:marLeft w:val="640"/>
          <w:marRight w:val="0"/>
          <w:marTop w:val="0"/>
          <w:marBottom w:val="0"/>
          <w:divBdr>
            <w:top w:val="none" w:sz="0" w:space="0" w:color="auto"/>
            <w:left w:val="none" w:sz="0" w:space="0" w:color="auto"/>
            <w:bottom w:val="none" w:sz="0" w:space="0" w:color="auto"/>
            <w:right w:val="none" w:sz="0" w:space="0" w:color="auto"/>
          </w:divBdr>
        </w:div>
        <w:div w:id="803622150">
          <w:marLeft w:val="640"/>
          <w:marRight w:val="0"/>
          <w:marTop w:val="0"/>
          <w:marBottom w:val="0"/>
          <w:divBdr>
            <w:top w:val="none" w:sz="0" w:space="0" w:color="auto"/>
            <w:left w:val="none" w:sz="0" w:space="0" w:color="auto"/>
            <w:bottom w:val="none" w:sz="0" w:space="0" w:color="auto"/>
            <w:right w:val="none" w:sz="0" w:space="0" w:color="auto"/>
          </w:divBdr>
        </w:div>
        <w:div w:id="2090685425">
          <w:marLeft w:val="640"/>
          <w:marRight w:val="0"/>
          <w:marTop w:val="0"/>
          <w:marBottom w:val="0"/>
          <w:divBdr>
            <w:top w:val="none" w:sz="0" w:space="0" w:color="auto"/>
            <w:left w:val="none" w:sz="0" w:space="0" w:color="auto"/>
            <w:bottom w:val="none" w:sz="0" w:space="0" w:color="auto"/>
            <w:right w:val="none" w:sz="0" w:space="0" w:color="auto"/>
          </w:divBdr>
        </w:div>
        <w:div w:id="1718159644">
          <w:marLeft w:val="640"/>
          <w:marRight w:val="0"/>
          <w:marTop w:val="0"/>
          <w:marBottom w:val="0"/>
          <w:divBdr>
            <w:top w:val="none" w:sz="0" w:space="0" w:color="auto"/>
            <w:left w:val="none" w:sz="0" w:space="0" w:color="auto"/>
            <w:bottom w:val="none" w:sz="0" w:space="0" w:color="auto"/>
            <w:right w:val="none" w:sz="0" w:space="0" w:color="auto"/>
          </w:divBdr>
        </w:div>
        <w:div w:id="2026666037">
          <w:marLeft w:val="640"/>
          <w:marRight w:val="0"/>
          <w:marTop w:val="0"/>
          <w:marBottom w:val="0"/>
          <w:divBdr>
            <w:top w:val="none" w:sz="0" w:space="0" w:color="auto"/>
            <w:left w:val="none" w:sz="0" w:space="0" w:color="auto"/>
            <w:bottom w:val="none" w:sz="0" w:space="0" w:color="auto"/>
            <w:right w:val="none" w:sz="0" w:space="0" w:color="auto"/>
          </w:divBdr>
        </w:div>
      </w:divsChild>
    </w:div>
    <w:div w:id="823203951">
      <w:bodyDiv w:val="1"/>
      <w:marLeft w:val="0"/>
      <w:marRight w:val="0"/>
      <w:marTop w:val="0"/>
      <w:marBottom w:val="0"/>
      <w:divBdr>
        <w:top w:val="none" w:sz="0" w:space="0" w:color="auto"/>
        <w:left w:val="none" w:sz="0" w:space="0" w:color="auto"/>
        <w:bottom w:val="none" w:sz="0" w:space="0" w:color="auto"/>
        <w:right w:val="none" w:sz="0" w:space="0" w:color="auto"/>
      </w:divBdr>
      <w:divsChild>
        <w:div w:id="369183382">
          <w:marLeft w:val="640"/>
          <w:marRight w:val="0"/>
          <w:marTop w:val="0"/>
          <w:marBottom w:val="0"/>
          <w:divBdr>
            <w:top w:val="none" w:sz="0" w:space="0" w:color="auto"/>
            <w:left w:val="none" w:sz="0" w:space="0" w:color="auto"/>
            <w:bottom w:val="none" w:sz="0" w:space="0" w:color="auto"/>
            <w:right w:val="none" w:sz="0" w:space="0" w:color="auto"/>
          </w:divBdr>
        </w:div>
        <w:div w:id="1768848217">
          <w:marLeft w:val="640"/>
          <w:marRight w:val="0"/>
          <w:marTop w:val="0"/>
          <w:marBottom w:val="0"/>
          <w:divBdr>
            <w:top w:val="none" w:sz="0" w:space="0" w:color="auto"/>
            <w:left w:val="none" w:sz="0" w:space="0" w:color="auto"/>
            <w:bottom w:val="none" w:sz="0" w:space="0" w:color="auto"/>
            <w:right w:val="none" w:sz="0" w:space="0" w:color="auto"/>
          </w:divBdr>
        </w:div>
        <w:div w:id="645858887">
          <w:marLeft w:val="640"/>
          <w:marRight w:val="0"/>
          <w:marTop w:val="0"/>
          <w:marBottom w:val="0"/>
          <w:divBdr>
            <w:top w:val="none" w:sz="0" w:space="0" w:color="auto"/>
            <w:left w:val="none" w:sz="0" w:space="0" w:color="auto"/>
            <w:bottom w:val="none" w:sz="0" w:space="0" w:color="auto"/>
            <w:right w:val="none" w:sz="0" w:space="0" w:color="auto"/>
          </w:divBdr>
        </w:div>
        <w:div w:id="1573084134">
          <w:marLeft w:val="640"/>
          <w:marRight w:val="0"/>
          <w:marTop w:val="0"/>
          <w:marBottom w:val="0"/>
          <w:divBdr>
            <w:top w:val="none" w:sz="0" w:space="0" w:color="auto"/>
            <w:left w:val="none" w:sz="0" w:space="0" w:color="auto"/>
            <w:bottom w:val="none" w:sz="0" w:space="0" w:color="auto"/>
            <w:right w:val="none" w:sz="0" w:space="0" w:color="auto"/>
          </w:divBdr>
        </w:div>
        <w:div w:id="866873844">
          <w:marLeft w:val="640"/>
          <w:marRight w:val="0"/>
          <w:marTop w:val="0"/>
          <w:marBottom w:val="0"/>
          <w:divBdr>
            <w:top w:val="none" w:sz="0" w:space="0" w:color="auto"/>
            <w:left w:val="none" w:sz="0" w:space="0" w:color="auto"/>
            <w:bottom w:val="none" w:sz="0" w:space="0" w:color="auto"/>
            <w:right w:val="none" w:sz="0" w:space="0" w:color="auto"/>
          </w:divBdr>
        </w:div>
        <w:div w:id="1488938022">
          <w:marLeft w:val="640"/>
          <w:marRight w:val="0"/>
          <w:marTop w:val="0"/>
          <w:marBottom w:val="0"/>
          <w:divBdr>
            <w:top w:val="none" w:sz="0" w:space="0" w:color="auto"/>
            <w:left w:val="none" w:sz="0" w:space="0" w:color="auto"/>
            <w:bottom w:val="none" w:sz="0" w:space="0" w:color="auto"/>
            <w:right w:val="none" w:sz="0" w:space="0" w:color="auto"/>
          </w:divBdr>
        </w:div>
        <w:div w:id="541134997">
          <w:marLeft w:val="640"/>
          <w:marRight w:val="0"/>
          <w:marTop w:val="0"/>
          <w:marBottom w:val="0"/>
          <w:divBdr>
            <w:top w:val="none" w:sz="0" w:space="0" w:color="auto"/>
            <w:left w:val="none" w:sz="0" w:space="0" w:color="auto"/>
            <w:bottom w:val="none" w:sz="0" w:space="0" w:color="auto"/>
            <w:right w:val="none" w:sz="0" w:space="0" w:color="auto"/>
          </w:divBdr>
        </w:div>
        <w:div w:id="1037435407">
          <w:marLeft w:val="640"/>
          <w:marRight w:val="0"/>
          <w:marTop w:val="0"/>
          <w:marBottom w:val="0"/>
          <w:divBdr>
            <w:top w:val="none" w:sz="0" w:space="0" w:color="auto"/>
            <w:left w:val="none" w:sz="0" w:space="0" w:color="auto"/>
            <w:bottom w:val="none" w:sz="0" w:space="0" w:color="auto"/>
            <w:right w:val="none" w:sz="0" w:space="0" w:color="auto"/>
          </w:divBdr>
        </w:div>
        <w:div w:id="175774671">
          <w:marLeft w:val="640"/>
          <w:marRight w:val="0"/>
          <w:marTop w:val="0"/>
          <w:marBottom w:val="0"/>
          <w:divBdr>
            <w:top w:val="none" w:sz="0" w:space="0" w:color="auto"/>
            <w:left w:val="none" w:sz="0" w:space="0" w:color="auto"/>
            <w:bottom w:val="none" w:sz="0" w:space="0" w:color="auto"/>
            <w:right w:val="none" w:sz="0" w:space="0" w:color="auto"/>
          </w:divBdr>
        </w:div>
        <w:div w:id="1629821923">
          <w:marLeft w:val="640"/>
          <w:marRight w:val="0"/>
          <w:marTop w:val="0"/>
          <w:marBottom w:val="0"/>
          <w:divBdr>
            <w:top w:val="none" w:sz="0" w:space="0" w:color="auto"/>
            <w:left w:val="none" w:sz="0" w:space="0" w:color="auto"/>
            <w:bottom w:val="none" w:sz="0" w:space="0" w:color="auto"/>
            <w:right w:val="none" w:sz="0" w:space="0" w:color="auto"/>
          </w:divBdr>
        </w:div>
        <w:div w:id="1715999712">
          <w:marLeft w:val="640"/>
          <w:marRight w:val="0"/>
          <w:marTop w:val="0"/>
          <w:marBottom w:val="0"/>
          <w:divBdr>
            <w:top w:val="none" w:sz="0" w:space="0" w:color="auto"/>
            <w:left w:val="none" w:sz="0" w:space="0" w:color="auto"/>
            <w:bottom w:val="none" w:sz="0" w:space="0" w:color="auto"/>
            <w:right w:val="none" w:sz="0" w:space="0" w:color="auto"/>
          </w:divBdr>
        </w:div>
        <w:div w:id="2097701370">
          <w:marLeft w:val="640"/>
          <w:marRight w:val="0"/>
          <w:marTop w:val="0"/>
          <w:marBottom w:val="0"/>
          <w:divBdr>
            <w:top w:val="none" w:sz="0" w:space="0" w:color="auto"/>
            <w:left w:val="none" w:sz="0" w:space="0" w:color="auto"/>
            <w:bottom w:val="none" w:sz="0" w:space="0" w:color="auto"/>
            <w:right w:val="none" w:sz="0" w:space="0" w:color="auto"/>
          </w:divBdr>
        </w:div>
        <w:div w:id="1602180434">
          <w:marLeft w:val="640"/>
          <w:marRight w:val="0"/>
          <w:marTop w:val="0"/>
          <w:marBottom w:val="0"/>
          <w:divBdr>
            <w:top w:val="none" w:sz="0" w:space="0" w:color="auto"/>
            <w:left w:val="none" w:sz="0" w:space="0" w:color="auto"/>
            <w:bottom w:val="none" w:sz="0" w:space="0" w:color="auto"/>
            <w:right w:val="none" w:sz="0" w:space="0" w:color="auto"/>
          </w:divBdr>
        </w:div>
        <w:div w:id="1111391714">
          <w:marLeft w:val="640"/>
          <w:marRight w:val="0"/>
          <w:marTop w:val="0"/>
          <w:marBottom w:val="0"/>
          <w:divBdr>
            <w:top w:val="none" w:sz="0" w:space="0" w:color="auto"/>
            <w:left w:val="none" w:sz="0" w:space="0" w:color="auto"/>
            <w:bottom w:val="none" w:sz="0" w:space="0" w:color="auto"/>
            <w:right w:val="none" w:sz="0" w:space="0" w:color="auto"/>
          </w:divBdr>
        </w:div>
        <w:div w:id="72555049">
          <w:marLeft w:val="640"/>
          <w:marRight w:val="0"/>
          <w:marTop w:val="0"/>
          <w:marBottom w:val="0"/>
          <w:divBdr>
            <w:top w:val="none" w:sz="0" w:space="0" w:color="auto"/>
            <w:left w:val="none" w:sz="0" w:space="0" w:color="auto"/>
            <w:bottom w:val="none" w:sz="0" w:space="0" w:color="auto"/>
            <w:right w:val="none" w:sz="0" w:space="0" w:color="auto"/>
          </w:divBdr>
        </w:div>
        <w:div w:id="930158879">
          <w:marLeft w:val="640"/>
          <w:marRight w:val="0"/>
          <w:marTop w:val="0"/>
          <w:marBottom w:val="0"/>
          <w:divBdr>
            <w:top w:val="none" w:sz="0" w:space="0" w:color="auto"/>
            <w:left w:val="none" w:sz="0" w:space="0" w:color="auto"/>
            <w:bottom w:val="none" w:sz="0" w:space="0" w:color="auto"/>
            <w:right w:val="none" w:sz="0" w:space="0" w:color="auto"/>
          </w:divBdr>
        </w:div>
        <w:div w:id="1503164481">
          <w:marLeft w:val="640"/>
          <w:marRight w:val="0"/>
          <w:marTop w:val="0"/>
          <w:marBottom w:val="0"/>
          <w:divBdr>
            <w:top w:val="none" w:sz="0" w:space="0" w:color="auto"/>
            <w:left w:val="none" w:sz="0" w:space="0" w:color="auto"/>
            <w:bottom w:val="none" w:sz="0" w:space="0" w:color="auto"/>
            <w:right w:val="none" w:sz="0" w:space="0" w:color="auto"/>
          </w:divBdr>
        </w:div>
        <w:div w:id="143817785">
          <w:marLeft w:val="640"/>
          <w:marRight w:val="0"/>
          <w:marTop w:val="0"/>
          <w:marBottom w:val="0"/>
          <w:divBdr>
            <w:top w:val="none" w:sz="0" w:space="0" w:color="auto"/>
            <w:left w:val="none" w:sz="0" w:space="0" w:color="auto"/>
            <w:bottom w:val="none" w:sz="0" w:space="0" w:color="auto"/>
            <w:right w:val="none" w:sz="0" w:space="0" w:color="auto"/>
          </w:divBdr>
        </w:div>
        <w:div w:id="1356468315">
          <w:marLeft w:val="640"/>
          <w:marRight w:val="0"/>
          <w:marTop w:val="0"/>
          <w:marBottom w:val="0"/>
          <w:divBdr>
            <w:top w:val="none" w:sz="0" w:space="0" w:color="auto"/>
            <w:left w:val="none" w:sz="0" w:space="0" w:color="auto"/>
            <w:bottom w:val="none" w:sz="0" w:space="0" w:color="auto"/>
            <w:right w:val="none" w:sz="0" w:space="0" w:color="auto"/>
          </w:divBdr>
        </w:div>
        <w:div w:id="1870215583">
          <w:marLeft w:val="640"/>
          <w:marRight w:val="0"/>
          <w:marTop w:val="0"/>
          <w:marBottom w:val="0"/>
          <w:divBdr>
            <w:top w:val="none" w:sz="0" w:space="0" w:color="auto"/>
            <w:left w:val="none" w:sz="0" w:space="0" w:color="auto"/>
            <w:bottom w:val="none" w:sz="0" w:space="0" w:color="auto"/>
            <w:right w:val="none" w:sz="0" w:space="0" w:color="auto"/>
          </w:divBdr>
        </w:div>
        <w:div w:id="824050483">
          <w:marLeft w:val="640"/>
          <w:marRight w:val="0"/>
          <w:marTop w:val="0"/>
          <w:marBottom w:val="0"/>
          <w:divBdr>
            <w:top w:val="none" w:sz="0" w:space="0" w:color="auto"/>
            <w:left w:val="none" w:sz="0" w:space="0" w:color="auto"/>
            <w:bottom w:val="none" w:sz="0" w:space="0" w:color="auto"/>
            <w:right w:val="none" w:sz="0" w:space="0" w:color="auto"/>
          </w:divBdr>
        </w:div>
        <w:div w:id="1357121919">
          <w:marLeft w:val="640"/>
          <w:marRight w:val="0"/>
          <w:marTop w:val="0"/>
          <w:marBottom w:val="0"/>
          <w:divBdr>
            <w:top w:val="none" w:sz="0" w:space="0" w:color="auto"/>
            <w:left w:val="none" w:sz="0" w:space="0" w:color="auto"/>
            <w:bottom w:val="none" w:sz="0" w:space="0" w:color="auto"/>
            <w:right w:val="none" w:sz="0" w:space="0" w:color="auto"/>
          </w:divBdr>
        </w:div>
        <w:div w:id="1323046315">
          <w:marLeft w:val="640"/>
          <w:marRight w:val="0"/>
          <w:marTop w:val="0"/>
          <w:marBottom w:val="0"/>
          <w:divBdr>
            <w:top w:val="none" w:sz="0" w:space="0" w:color="auto"/>
            <w:left w:val="none" w:sz="0" w:space="0" w:color="auto"/>
            <w:bottom w:val="none" w:sz="0" w:space="0" w:color="auto"/>
            <w:right w:val="none" w:sz="0" w:space="0" w:color="auto"/>
          </w:divBdr>
        </w:div>
        <w:div w:id="1115565483">
          <w:marLeft w:val="640"/>
          <w:marRight w:val="0"/>
          <w:marTop w:val="0"/>
          <w:marBottom w:val="0"/>
          <w:divBdr>
            <w:top w:val="none" w:sz="0" w:space="0" w:color="auto"/>
            <w:left w:val="none" w:sz="0" w:space="0" w:color="auto"/>
            <w:bottom w:val="none" w:sz="0" w:space="0" w:color="auto"/>
            <w:right w:val="none" w:sz="0" w:space="0" w:color="auto"/>
          </w:divBdr>
        </w:div>
        <w:div w:id="314996090">
          <w:marLeft w:val="640"/>
          <w:marRight w:val="0"/>
          <w:marTop w:val="0"/>
          <w:marBottom w:val="0"/>
          <w:divBdr>
            <w:top w:val="none" w:sz="0" w:space="0" w:color="auto"/>
            <w:left w:val="none" w:sz="0" w:space="0" w:color="auto"/>
            <w:bottom w:val="none" w:sz="0" w:space="0" w:color="auto"/>
            <w:right w:val="none" w:sz="0" w:space="0" w:color="auto"/>
          </w:divBdr>
        </w:div>
        <w:div w:id="20516819">
          <w:marLeft w:val="640"/>
          <w:marRight w:val="0"/>
          <w:marTop w:val="0"/>
          <w:marBottom w:val="0"/>
          <w:divBdr>
            <w:top w:val="none" w:sz="0" w:space="0" w:color="auto"/>
            <w:left w:val="none" w:sz="0" w:space="0" w:color="auto"/>
            <w:bottom w:val="none" w:sz="0" w:space="0" w:color="auto"/>
            <w:right w:val="none" w:sz="0" w:space="0" w:color="auto"/>
          </w:divBdr>
        </w:div>
        <w:div w:id="395515090">
          <w:marLeft w:val="640"/>
          <w:marRight w:val="0"/>
          <w:marTop w:val="0"/>
          <w:marBottom w:val="0"/>
          <w:divBdr>
            <w:top w:val="none" w:sz="0" w:space="0" w:color="auto"/>
            <w:left w:val="none" w:sz="0" w:space="0" w:color="auto"/>
            <w:bottom w:val="none" w:sz="0" w:space="0" w:color="auto"/>
            <w:right w:val="none" w:sz="0" w:space="0" w:color="auto"/>
          </w:divBdr>
        </w:div>
        <w:div w:id="1233734158">
          <w:marLeft w:val="640"/>
          <w:marRight w:val="0"/>
          <w:marTop w:val="0"/>
          <w:marBottom w:val="0"/>
          <w:divBdr>
            <w:top w:val="none" w:sz="0" w:space="0" w:color="auto"/>
            <w:left w:val="none" w:sz="0" w:space="0" w:color="auto"/>
            <w:bottom w:val="none" w:sz="0" w:space="0" w:color="auto"/>
            <w:right w:val="none" w:sz="0" w:space="0" w:color="auto"/>
          </w:divBdr>
        </w:div>
        <w:div w:id="163935075">
          <w:marLeft w:val="640"/>
          <w:marRight w:val="0"/>
          <w:marTop w:val="0"/>
          <w:marBottom w:val="0"/>
          <w:divBdr>
            <w:top w:val="none" w:sz="0" w:space="0" w:color="auto"/>
            <w:left w:val="none" w:sz="0" w:space="0" w:color="auto"/>
            <w:bottom w:val="none" w:sz="0" w:space="0" w:color="auto"/>
            <w:right w:val="none" w:sz="0" w:space="0" w:color="auto"/>
          </w:divBdr>
        </w:div>
        <w:div w:id="1016691681">
          <w:marLeft w:val="640"/>
          <w:marRight w:val="0"/>
          <w:marTop w:val="0"/>
          <w:marBottom w:val="0"/>
          <w:divBdr>
            <w:top w:val="none" w:sz="0" w:space="0" w:color="auto"/>
            <w:left w:val="none" w:sz="0" w:space="0" w:color="auto"/>
            <w:bottom w:val="none" w:sz="0" w:space="0" w:color="auto"/>
            <w:right w:val="none" w:sz="0" w:space="0" w:color="auto"/>
          </w:divBdr>
        </w:div>
        <w:div w:id="435178428">
          <w:marLeft w:val="640"/>
          <w:marRight w:val="0"/>
          <w:marTop w:val="0"/>
          <w:marBottom w:val="0"/>
          <w:divBdr>
            <w:top w:val="none" w:sz="0" w:space="0" w:color="auto"/>
            <w:left w:val="none" w:sz="0" w:space="0" w:color="auto"/>
            <w:bottom w:val="none" w:sz="0" w:space="0" w:color="auto"/>
            <w:right w:val="none" w:sz="0" w:space="0" w:color="auto"/>
          </w:divBdr>
        </w:div>
        <w:div w:id="102267572">
          <w:marLeft w:val="640"/>
          <w:marRight w:val="0"/>
          <w:marTop w:val="0"/>
          <w:marBottom w:val="0"/>
          <w:divBdr>
            <w:top w:val="none" w:sz="0" w:space="0" w:color="auto"/>
            <w:left w:val="none" w:sz="0" w:space="0" w:color="auto"/>
            <w:bottom w:val="none" w:sz="0" w:space="0" w:color="auto"/>
            <w:right w:val="none" w:sz="0" w:space="0" w:color="auto"/>
          </w:divBdr>
        </w:div>
        <w:div w:id="1915360674">
          <w:marLeft w:val="640"/>
          <w:marRight w:val="0"/>
          <w:marTop w:val="0"/>
          <w:marBottom w:val="0"/>
          <w:divBdr>
            <w:top w:val="none" w:sz="0" w:space="0" w:color="auto"/>
            <w:left w:val="none" w:sz="0" w:space="0" w:color="auto"/>
            <w:bottom w:val="none" w:sz="0" w:space="0" w:color="auto"/>
            <w:right w:val="none" w:sz="0" w:space="0" w:color="auto"/>
          </w:divBdr>
        </w:div>
        <w:div w:id="149714926">
          <w:marLeft w:val="640"/>
          <w:marRight w:val="0"/>
          <w:marTop w:val="0"/>
          <w:marBottom w:val="0"/>
          <w:divBdr>
            <w:top w:val="none" w:sz="0" w:space="0" w:color="auto"/>
            <w:left w:val="none" w:sz="0" w:space="0" w:color="auto"/>
            <w:bottom w:val="none" w:sz="0" w:space="0" w:color="auto"/>
            <w:right w:val="none" w:sz="0" w:space="0" w:color="auto"/>
          </w:divBdr>
        </w:div>
        <w:div w:id="531646975">
          <w:marLeft w:val="640"/>
          <w:marRight w:val="0"/>
          <w:marTop w:val="0"/>
          <w:marBottom w:val="0"/>
          <w:divBdr>
            <w:top w:val="none" w:sz="0" w:space="0" w:color="auto"/>
            <w:left w:val="none" w:sz="0" w:space="0" w:color="auto"/>
            <w:bottom w:val="none" w:sz="0" w:space="0" w:color="auto"/>
            <w:right w:val="none" w:sz="0" w:space="0" w:color="auto"/>
          </w:divBdr>
        </w:div>
        <w:div w:id="1231884906">
          <w:marLeft w:val="640"/>
          <w:marRight w:val="0"/>
          <w:marTop w:val="0"/>
          <w:marBottom w:val="0"/>
          <w:divBdr>
            <w:top w:val="none" w:sz="0" w:space="0" w:color="auto"/>
            <w:left w:val="none" w:sz="0" w:space="0" w:color="auto"/>
            <w:bottom w:val="none" w:sz="0" w:space="0" w:color="auto"/>
            <w:right w:val="none" w:sz="0" w:space="0" w:color="auto"/>
          </w:divBdr>
        </w:div>
        <w:div w:id="93210061">
          <w:marLeft w:val="640"/>
          <w:marRight w:val="0"/>
          <w:marTop w:val="0"/>
          <w:marBottom w:val="0"/>
          <w:divBdr>
            <w:top w:val="none" w:sz="0" w:space="0" w:color="auto"/>
            <w:left w:val="none" w:sz="0" w:space="0" w:color="auto"/>
            <w:bottom w:val="none" w:sz="0" w:space="0" w:color="auto"/>
            <w:right w:val="none" w:sz="0" w:space="0" w:color="auto"/>
          </w:divBdr>
        </w:div>
        <w:div w:id="1593902819">
          <w:marLeft w:val="640"/>
          <w:marRight w:val="0"/>
          <w:marTop w:val="0"/>
          <w:marBottom w:val="0"/>
          <w:divBdr>
            <w:top w:val="none" w:sz="0" w:space="0" w:color="auto"/>
            <w:left w:val="none" w:sz="0" w:space="0" w:color="auto"/>
            <w:bottom w:val="none" w:sz="0" w:space="0" w:color="auto"/>
            <w:right w:val="none" w:sz="0" w:space="0" w:color="auto"/>
          </w:divBdr>
        </w:div>
        <w:div w:id="1190145079">
          <w:marLeft w:val="640"/>
          <w:marRight w:val="0"/>
          <w:marTop w:val="0"/>
          <w:marBottom w:val="0"/>
          <w:divBdr>
            <w:top w:val="none" w:sz="0" w:space="0" w:color="auto"/>
            <w:left w:val="none" w:sz="0" w:space="0" w:color="auto"/>
            <w:bottom w:val="none" w:sz="0" w:space="0" w:color="auto"/>
            <w:right w:val="none" w:sz="0" w:space="0" w:color="auto"/>
          </w:divBdr>
        </w:div>
        <w:div w:id="1642418357">
          <w:marLeft w:val="640"/>
          <w:marRight w:val="0"/>
          <w:marTop w:val="0"/>
          <w:marBottom w:val="0"/>
          <w:divBdr>
            <w:top w:val="none" w:sz="0" w:space="0" w:color="auto"/>
            <w:left w:val="none" w:sz="0" w:space="0" w:color="auto"/>
            <w:bottom w:val="none" w:sz="0" w:space="0" w:color="auto"/>
            <w:right w:val="none" w:sz="0" w:space="0" w:color="auto"/>
          </w:divBdr>
        </w:div>
        <w:div w:id="1261255065">
          <w:marLeft w:val="640"/>
          <w:marRight w:val="0"/>
          <w:marTop w:val="0"/>
          <w:marBottom w:val="0"/>
          <w:divBdr>
            <w:top w:val="none" w:sz="0" w:space="0" w:color="auto"/>
            <w:left w:val="none" w:sz="0" w:space="0" w:color="auto"/>
            <w:bottom w:val="none" w:sz="0" w:space="0" w:color="auto"/>
            <w:right w:val="none" w:sz="0" w:space="0" w:color="auto"/>
          </w:divBdr>
        </w:div>
        <w:div w:id="889027792">
          <w:marLeft w:val="640"/>
          <w:marRight w:val="0"/>
          <w:marTop w:val="0"/>
          <w:marBottom w:val="0"/>
          <w:divBdr>
            <w:top w:val="none" w:sz="0" w:space="0" w:color="auto"/>
            <w:left w:val="none" w:sz="0" w:space="0" w:color="auto"/>
            <w:bottom w:val="none" w:sz="0" w:space="0" w:color="auto"/>
            <w:right w:val="none" w:sz="0" w:space="0" w:color="auto"/>
          </w:divBdr>
        </w:div>
        <w:div w:id="1850828947">
          <w:marLeft w:val="640"/>
          <w:marRight w:val="0"/>
          <w:marTop w:val="0"/>
          <w:marBottom w:val="0"/>
          <w:divBdr>
            <w:top w:val="none" w:sz="0" w:space="0" w:color="auto"/>
            <w:left w:val="none" w:sz="0" w:space="0" w:color="auto"/>
            <w:bottom w:val="none" w:sz="0" w:space="0" w:color="auto"/>
            <w:right w:val="none" w:sz="0" w:space="0" w:color="auto"/>
          </w:divBdr>
        </w:div>
        <w:div w:id="47581684">
          <w:marLeft w:val="640"/>
          <w:marRight w:val="0"/>
          <w:marTop w:val="0"/>
          <w:marBottom w:val="0"/>
          <w:divBdr>
            <w:top w:val="none" w:sz="0" w:space="0" w:color="auto"/>
            <w:left w:val="none" w:sz="0" w:space="0" w:color="auto"/>
            <w:bottom w:val="none" w:sz="0" w:space="0" w:color="auto"/>
            <w:right w:val="none" w:sz="0" w:space="0" w:color="auto"/>
          </w:divBdr>
        </w:div>
        <w:div w:id="1805808144">
          <w:marLeft w:val="640"/>
          <w:marRight w:val="0"/>
          <w:marTop w:val="0"/>
          <w:marBottom w:val="0"/>
          <w:divBdr>
            <w:top w:val="none" w:sz="0" w:space="0" w:color="auto"/>
            <w:left w:val="none" w:sz="0" w:space="0" w:color="auto"/>
            <w:bottom w:val="none" w:sz="0" w:space="0" w:color="auto"/>
            <w:right w:val="none" w:sz="0" w:space="0" w:color="auto"/>
          </w:divBdr>
        </w:div>
        <w:div w:id="1731612228">
          <w:marLeft w:val="640"/>
          <w:marRight w:val="0"/>
          <w:marTop w:val="0"/>
          <w:marBottom w:val="0"/>
          <w:divBdr>
            <w:top w:val="none" w:sz="0" w:space="0" w:color="auto"/>
            <w:left w:val="none" w:sz="0" w:space="0" w:color="auto"/>
            <w:bottom w:val="none" w:sz="0" w:space="0" w:color="auto"/>
            <w:right w:val="none" w:sz="0" w:space="0" w:color="auto"/>
          </w:divBdr>
        </w:div>
        <w:div w:id="394014770">
          <w:marLeft w:val="640"/>
          <w:marRight w:val="0"/>
          <w:marTop w:val="0"/>
          <w:marBottom w:val="0"/>
          <w:divBdr>
            <w:top w:val="none" w:sz="0" w:space="0" w:color="auto"/>
            <w:left w:val="none" w:sz="0" w:space="0" w:color="auto"/>
            <w:bottom w:val="none" w:sz="0" w:space="0" w:color="auto"/>
            <w:right w:val="none" w:sz="0" w:space="0" w:color="auto"/>
          </w:divBdr>
        </w:div>
        <w:div w:id="290088820">
          <w:marLeft w:val="640"/>
          <w:marRight w:val="0"/>
          <w:marTop w:val="0"/>
          <w:marBottom w:val="0"/>
          <w:divBdr>
            <w:top w:val="none" w:sz="0" w:space="0" w:color="auto"/>
            <w:left w:val="none" w:sz="0" w:space="0" w:color="auto"/>
            <w:bottom w:val="none" w:sz="0" w:space="0" w:color="auto"/>
            <w:right w:val="none" w:sz="0" w:space="0" w:color="auto"/>
          </w:divBdr>
        </w:div>
        <w:div w:id="1730113285">
          <w:marLeft w:val="640"/>
          <w:marRight w:val="0"/>
          <w:marTop w:val="0"/>
          <w:marBottom w:val="0"/>
          <w:divBdr>
            <w:top w:val="none" w:sz="0" w:space="0" w:color="auto"/>
            <w:left w:val="none" w:sz="0" w:space="0" w:color="auto"/>
            <w:bottom w:val="none" w:sz="0" w:space="0" w:color="auto"/>
            <w:right w:val="none" w:sz="0" w:space="0" w:color="auto"/>
          </w:divBdr>
        </w:div>
        <w:div w:id="1164858163">
          <w:marLeft w:val="640"/>
          <w:marRight w:val="0"/>
          <w:marTop w:val="0"/>
          <w:marBottom w:val="0"/>
          <w:divBdr>
            <w:top w:val="none" w:sz="0" w:space="0" w:color="auto"/>
            <w:left w:val="none" w:sz="0" w:space="0" w:color="auto"/>
            <w:bottom w:val="none" w:sz="0" w:space="0" w:color="auto"/>
            <w:right w:val="none" w:sz="0" w:space="0" w:color="auto"/>
          </w:divBdr>
        </w:div>
        <w:div w:id="1940407695">
          <w:marLeft w:val="640"/>
          <w:marRight w:val="0"/>
          <w:marTop w:val="0"/>
          <w:marBottom w:val="0"/>
          <w:divBdr>
            <w:top w:val="none" w:sz="0" w:space="0" w:color="auto"/>
            <w:left w:val="none" w:sz="0" w:space="0" w:color="auto"/>
            <w:bottom w:val="none" w:sz="0" w:space="0" w:color="auto"/>
            <w:right w:val="none" w:sz="0" w:space="0" w:color="auto"/>
          </w:divBdr>
        </w:div>
        <w:div w:id="535697034">
          <w:marLeft w:val="640"/>
          <w:marRight w:val="0"/>
          <w:marTop w:val="0"/>
          <w:marBottom w:val="0"/>
          <w:divBdr>
            <w:top w:val="none" w:sz="0" w:space="0" w:color="auto"/>
            <w:left w:val="none" w:sz="0" w:space="0" w:color="auto"/>
            <w:bottom w:val="none" w:sz="0" w:space="0" w:color="auto"/>
            <w:right w:val="none" w:sz="0" w:space="0" w:color="auto"/>
          </w:divBdr>
        </w:div>
        <w:div w:id="1304194106">
          <w:marLeft w:val="640"/>
          <w:marRight w:val="0"/>
          <w:marTop w:val="0"/>
          <w:marBottom w:val="0"/>
          <w:divBdr>
            <w:top w:val="none" w:sz="0" w:space="0" w:color="auto"/>
            <w:left w:val="none" w:sz="0" w:space="0" w:color="auto"/>
            <w:bottom w:val="none" w:sz="0" w:space="0" w:color="auto"/>
            <w:right w:val="none" w:sz="0" w:space="0" w:color="auto"/>
          </w:divBdr>
        </w:div>
        <w:div w:id="229273518">
          <w:marLeft w:val="640"/>
          <w:marRight w:val="0"/>
          <w:marTop w:val="0"/>
          <w:marBottom w:val="0"/>
          <w:divBdr>
            <w:top w:val="none" w:sz="0" w:space="0" w:color="auto"/>
            <w:left w:val="none" w:sz="0" w:space="0" w:color="auto"/>
            <w:bottom w:val="none" w:sz="0" w:space="0" w:color="auto"/>
            <w:right w:val="none" w:sz="0" w:space="0" w:color="auto"/>
          </w:divBdr>
        </w:div>
        <w:div w:id="440686084">
          <w:marLeft w:val="640"/>
          <w:marRight w:val="0"/>
          <w:marTop w:val="0"/>
          <w:marBottom w:val="0"/>
          <w:divBdr>
            <w:top w:val="none" w:sz="0" w:space="0" w:color="auto"/>
            <w:left w:val="none" w:sz="0" w:space="0" w:color="auto"/>
            <w:bottom w:val="none" w:sz="0" w:space="0" w:color="auto"/>
            <w:right w:val="none" w:sz="0" w:space="0" w:color="auto"/>
          </w:divBdr>
        </w:div>
        <w:div w:id="2114208983">
          <w:marLeft w:val="640"/>
          <w:marRight w:val="0"/>
          <w:marTop w:val="0"/>
          <w:marBottom w:val="0"/>
          <w:divBdr>
            <w:top w:val="none" w:sz="0" w:space="0" w:color="auto"/>
            <w:left w:val="none" w:sz="0" w:space="0" w:color="auto"/>
            <w:bottom w:val="none" w:sz="0" w:space="0" w:color="auto"/>
            <w:right w:val="none" w:sz="0" w:space="0" w:color="auto"/>
          </w:divBdr>
        </w:div>
        <w:div w:id="367922474">
          <w:marLeft w:val="640"/>
          <w:marRight w:val="0"/>
          <w:marTop w:val="0"/>
          <w:marBottom w:val="0"/>
          <w:divBdr>
            <w:top w:val="none" w:sz="0" w:space="0" w:color="auto"/>
            <w:left w:val="none" w:sz="0" w:space="0" w:color="auto"/>
            <w:bottom w:val="none" w:sz="0" w:space="0" w:color="auto"/>
            <w:right w:val="none" w:sz="0" w:space="0" w:color="auto"/>
          </w:divBdr>
        </w:div>
        <w:div w:id="145323132">
          <w:marLeft w:val="640"/>
          <w:marRight w:val="0"/>
          <w:marTop w:val="0"/>
          <w:marBottom w:val="0"/>
          <w:divBdr>
            <w:top w:val="none" w:sz="0" w:space="0" w:color="auto"/>
            <w:left w:val="none" w:sz="0" w:space="0" w:color="auto"/>
            <w:bottom w:val="none" w:sz="0" w:space="0" w:color="auto"/>
            <w:right w:val="none" w:sz="0" w:space="0" w:color="auto"/>
          </w:divBdr>
        </w:div>
        <w:div w:id="1785537955">
          <w:marLeft w:val="640"/>
          <w:marRight w:val="0"/>
          <w:marTop w:val="0"/>
          <w:marBottom w:val="0"/>
          <w:divBdr>
            <w:top w:val="none" w:sz="0" w:space="0" w:color="auto"/>
            <w:left w:val="none" w:sz="0" w:space="0" w:color="auto"/>
            <w:bottom w:val="none" w:sz="0" w:space="0" w:color="auto"/>
            <w:right w:val="none" w:sz="0" w:space="0" w:color="auto"/>
          </w:divBdr>
        </w:div>
        <w:div w:id="67122174">
          <w:marLeft w:val="640"/>
          <w:marRight w:val="0"/>
          <w:marTop w:val="0"/>
          <w:marBottom w:val="0"/>
          <w:divBdr>
            <w:top w:val="none" w:sz="0" w:space="0" w:color="auto"/>
            <w:left w:val="none" w:sz="0" w:space="0" w:color="auto"/>
            <w:bottom w:val="none" w:sz="0" w:space="0" w:color="auto"/>
            <w:right w:val="none" w:sz="0" w:space="0" w:color="auto"/>
          </w:divBdr>
        </w:div>
        <w:div w:id="709577146">
          <w:marLeft w:val="640"/>
          <w:marRight w:val="0"/>
          <w:marTop w:val="0"/>
          <w:marBottom w:val="0"/>
          <w:divBdr>
            <w:top w:val="none" w:sz="0" w:space="0" w:color="auto"/>
            <w:left w:val="none" w:sz="0" w:space="0" w:color="auto"/>
            <w:bottom w:val="none" w:sz="0" w:space="0" w:color="auto"/>
            <w:right w:val="none" w:sz="0" w:space="0" w:color="auto"/>
          </w:divBdr>
        </w:div>
        <w:div w:id="1980382246">
          <w:marLeft w:val="640"/>
          <w:marRight w:val="0"/>
          <w:marTop w:val="0"/>
          <w:marBottom w:val="0"/>
          <w:divBdr>
            <w:top w:val="none" w:sz="0" w:space="0" w:color="auto"/>
            <w:left w:val="none" w:sz="0" w:space="0" w:color="auto"/>
            <w:bottom w:val="none" w:sz="0" w:space="0" w:color="auto"/>
            <w:right w:val="none" w:sz="0" w:space="0" w:color="auto"/>
          </w:divBdr>
        </w:div>
        <w:div w:id="300578361">
          <w:marLeft w:val="640"/>
          <w:marRight w:val="0"/>
          <w:marTop w:val="0"/>
          <w:marBottom w:val="0"/>
          <w:divBdr>
            <w:top w:val="none" w:sz="0" w:space="0" w:color="auto"/>
            <w:left w:val="none" w:sz="0" w:space="0" w:color="auto"/>
            <w:bottom w:val="none" w:sz="0" w:space="0" w:color="auto"/>
            <w:right w:val="none" w:sz="0" w:space="0" w:color="auto"/>
          </w:divBdr>
        </w:div>
        <w:div w:id="316879900">
          <w:marLeft w:val="640"/>
          <w:marRight w:val="0"/>
          <w:marTop w:val="0"/>
          <w:marBottom w:val="0"/>
          <w:divBdr>
            <w:top w:val="none" w:sz="0" w:space="0" w:color="auto"/>
            <w:left w:val="none" w:sz="0" w:space="0" w:color="auto"/>
            <w:bottom w:val="none" w:sz="0" w:space="0" w:color="auto"/>
            <w:right w:val="none" w:sz="0" w:space="0" w:color="auto"/>
          </w:divBdr>
        </w:div>
        <w:div w:id="894465796">
          <w:marLeft w:val="640"/>
          <w:marRight w:val="0"/>
          <w:marTop w:val="0"/>
          <w:marBottom w:val="0"/>
          <w:divBdr>
            <w:top w:val="none" w:sz="0" w:space="0" w:color="auto"/>
            <w:left w:val="none" w:sz="0" w:space="0" w:color="auto"/>
            <w:bottom w:val="none" w:sz="0" w:space="0" w:color="auto"/>
            <w:right w:val="none" w:sz="0" w:space="0" w:color="auto"/>
          </w:divBdr>
        </w:div>
        <w:div w:id="1887059099">
          <w:marLeft w:val="640"/>
          <w:marRight w:val="0"/>
          <w:marTop w:val="0"/>
          <w:marBottom w:val="0"/>
          <w:divBdr>
            <w:top w:val="none" w:sz="0" w:space="0" w:color="auto"/>
            <w:left w:val="none" w:sz="0" w:space="0" w:color="auto"/>
            <w:bottom w:val="none" w:sz="0" w:space="0" w:color="auto"/>
            <w:right w:val="none" w:sz="0" w:space="0" w:color="auto"/>
          </w:divBdr>
        </w:div>
        <w:div w:id="309015752">
          <w:marLeft w:val="640"/>
          <w:marRight w:val="0"/>
          <w:marTop w:val="0"/>
          <w:marBottom w:val="0"/>
          <w:divBdr>
            <w:top w:val="none" w:sz="0" w:space="0" w:color="auto"/>
            <w:left w:val="none" w:sz="0" w:space="0" w:color="auto"/>
            <w:bottom w:val="none" w:sz="0" w:space="0" w:color="auto"/>
            <w:right w:val="none" w:sz="0" w:space="0" w:color="auto"/>
          </w:divBdr>
        </w:div>
        <w:div w:id="12928588">
          <w:marLeft w:val="640"/>
          <w:marRight w:val="0"/>
          <w:marTop w:val="0"/>
          <w:marBottom w:val="0"/>
          <w:divBdr>
            <w:top w:val="none" w:sz="0" w:space="0" w:color="auto"/>
            <w:left w:val="none" w:sz="0" w:space="0" w:color="auto"/>
            <w:bottom w:val="none" w:sz="0" w:space="0" w:color="auto"/>
            <w:right w:val="none" w:sz="0" w:space="0" w:color="auto"/>
          </w:divBdr>
        </w:div>
        <w:div w:id="2053650751">
          <w:marLeft w:val="640"/>
          <w:marRight w:val="0"/>
          <w:marTop w:val="0"/>
          <w:marBottom w:val="0"/>
          <w:divBdr>
            <w:top w:val="none" w:sz="0" w:space="0" w:color="auto"/>
            <w:left w:val="none" w:sz="0" w:space="0" w:color="auto"/>
            <w:bottom w:val="none" w:sz="0" w:space="0" w:color="auto"/>
            <w:right w:val="none" w:sz="0" w:space="0" w:color="auto"/>
          </w:divBdr>
        </w:div>
        <w:div w:id="1045712688">
          <w:marLeft w:val="640"/>
          <w:marRight w:val="0"/>
          <w:marTop w:val="0"/>
          <w:marBottom w:val="0"/>
          <w:divBdr>
            <w:top w:val="none" w:sz="0" w:space="0" w:color="auto"/>
            <w:left w:val="none" w:sz="0" w:space="0" w:color="auto"/>
            <w:bottom w:val="none" w:sz="0" w:space="0" w:color="auto"/>
            <w:right w:val="none" w:sz="0" w:space="0" w:color="auto"/>
          </w:divBdr>
        </w:div>
        <w:div w:id="1054869">
          <w:marLeft w:val="640"/>
          <w:marRight w:val="0"/>
          <w:marTop w:val="0"/>
          <w:marBottom w:val="0"/>
          <w:divBdr>
            <w:top w:val="none" w:sz="0" w:space="0" w:color="auto"/>
            <w:left w:val="none" w:sz="0" w:space="0" w:color="auto"/>
            <w:bottom w:val="none" w:sz="0" w:space="0" w:color="auto"/>
            <w:right w:val="none" w:sz="0" w:space="0" w:color="auto"/>
          </w:divBdr>
        </w:div>
        <w:div w:id="705182404">
          <w:marLeft w:val="640"/>
          <w:marRight w:val="0"/>
          <w:marTop w:val="0"/>
          <w:marBottom w:val="0"/>
          <w:divBdr>
            <w:top w:val="none" w:sz="0" w:space="0" w:color="auto"/>
            <w:left w:val="none" w:sz="0" w:space="0" w:color="auto"/>
            <w:bottom w:val="none" w:sz="0" w:space="0" w:color="auto"/>
            <w:right w:val="none" w:sz="0" w:space="0" w:color="auto"/>
          </w:divBdr>
        </w:div>
        <w:div w:id="53507085">
          <w:marLeft w:val="640"/>
          <w:marRight w:val="0"/>
          <w:marTop w:val="0"/>
          <w:marBottom w:val="0"/>
          <w:divBdr>
            <w:top w:val="none" w:sz="0" w:space="0" w:color="auto"/>
            <w:left w:val="none" w:sz="0" w:space="0" w:color="auto"/>
            <w:bottom w:val="none" w:sz="0" w:space="0" w:color="auto"/>
            <w:right w:val="none" w:sz="0" w:space="0" w:color="auto"/>
          </w:divBdr>
        </w:div>
        <w:div w:id="852956153">
          <w:marLeft w:val="640"/>
          <w:marRight w:val="0"/>
          <w:marTop w:val="0"/>
          <w:marBottom w:val="0"/>
          <w:divBdr>
            <w:top w:val="none" w:sz="0" w:space="0" w:color="auto"/>
            <w:left w:val="none" w:sz="0" w:space="0" w:color="auto"/>
            <w:bottom w:val="none" w:sz="0" w:space="0" w:color="auto"/>
            <w:right w:val="none" w:sz="0" w:space="0" w:color="auto"/>
          </w:divBdr>
        </w:div>
        <w:div w:id="969047272">
          <w:marLeft w:val="640"/>
          <w:marRight w:val="0"/>
          <w:marTop w:val="0"/>
          <w:marBottom w:val="0"/>
          <w:divBdr>
            <w:top w:val="none" w:sz="0" w:space="0" w:color="auto"/>
            <w:left w:val="none" w:sz="0" w:space="0" w:color="auto"/>
            <w:bottom w:val="none" w:sz="0" w:space="0" w:color="auto"/>
            <w:right w:val="none" w:sz="0" w:space="0" w:color="auto"/>
          </w:divBdr>
        </w:div>
        <w:div w:id="2095007952">
          <w:marLeft w:val="640"/>
          <w:marRight w:val="0"/>
          <w:marTop w:val="0"/>
          <w:marBottom w:val="0"/>
          <w:divBdr>
            <w:top w:val="none" w:sz="0" w:space="0" w:color="auto"/>
            <w:left w:val="none" w:sz="0" w:space="0" w:color="auto"/>
            <w:bottom w:val="none" w:sz="0" w:space="0" w:color="auto"/>
            <w:right w:val="none" w:sz="0" w:space="0" w:color="auto"/>
          </w:divBdr>
        </w:div>
        <w:div w:id="2052416724">
          <w:marLeft w:val="640"/>
          <w:marRight w:val="0"/>
          <w:marTop w:val="0"/>
          <w:marBottom w:val="0"/>
          <w:divBdr>
            <w:top w:val="none" w:sz="0" w:space="0" w:color="auto"/>
            <w:left w:val="none" w:sz="0" w:space="0" w:color="auto"/>
            <w:bottom w:val="none" w:sz="0" w:space="0" w:color="auto"/>
            <w:right w:val="none" w:sz="0" w:space="0" w:color="auto"/>
          </w:divBdr>
        </w:div>
        <w:div w:id="1180436113">
          <w:marLeft w:val="640"/>
          <w:marRight w:val="0"/>
          <w:marTop w:val="0"/>
          <w:marBottom w:val="0"/>
          <w:divBdr>
            <w:top w:val="none" w:sz="0" w:space="0" w:color="auto"/>
            <w:left w:val="none" w:sz="0" w:space="0" w:color="auto"/>
            <w:bottom w:val="none" w:sz="0" w:space="0" w:color="auto"/>
            <w:right w:val="none" w:sz="0" w:space="0" w:color="auto"/>
          </w:divBdr>
        </w:div>
        <w:div w:id="1845124705">
          <w:marLeft w:val="640"/>
          <w:marRight w:val="0"/>
          <w:marTop w:val="0"/>
          <w:marBottom w:val="0"/>
          <w:divBdr>
            <w:top w:val="none" w:sz="0" w:space="0" w:color="auto"/>
            <w:left w:val="none" w:sz="0" w:space="0" w:color="auto"/>
            <w:bottom w:val="none" w:sz="0" w:space="0" w:color="auto"/>
            <w:right w:val="none" w:sz="0" w:space="0" w:color="auto"/>
          </w:divBdr>
        </w:div>
        <w:div w:id="1495609112">
          <w:marLeft w:val="640"/>
          <w:marRight w:val="0"/>
          <w:marTop w:val="0"/>
          <w:marBottom w:val="0"/>
          <w:divBdr>
            <w:top w:val="none" w:sz="0" w:space="0" w:color="auto"/>
            <w:left w:val="none" w:sz="0" w:space="0" w:color="auto"/>
            <w:bottom w:val="none" w:sz="0" w:space="0" w:color="auto"/>
            <w:right w:val="none" w:sz="0" w:space="0" w:color="auto"/>
          </w:divBdr>
        </w:div>
        <w:div w:id="1078594087">
          <w:marLeft w:val="640"/>
          <w:marRight w:val="0"/>
          <w:marTop w:val="0"/>
          <w:marBottom w:val="0"/>
          <w:divBdr>
            <w:top w:val="none" w:sz="0" w:space="0" w:color="auto"/>
            <w:left w:val="none" w:sz="0" w:space="0" w:color="auto"/>
            <w:bottom w:val="none" w:sz="0" w:space="0" w:color="auto"/>
            <w:right w:val="none" w:sz="0" w:space="0" w:color="auto"/>
          </w:divBdr>
        </w:div>
        <w:div w:id="1988244847">
          <w:marLeft w:val="640"/>
          <w:marRight w:val="0"/>
          <w:marTop w:val="0"/>
          <w:marBottom w:val="0"/>
          <w:divBdr>
            <w:top w:val="none" w:sz="0" w:space="0" w:color="auto"/>
            <w:left w:val="none" w:sz="0" w:space="0" w:color="auto"/>
            <w:bottom w:val="none" w:sz="0" w:space="0" w:color="auto"/>
            <w:right w:val="none" w:sz="0" w:space="0" w:color="auto"/>
          </w:divBdr>
        </w:div>
        <w:div w:id="1770469245">
          <w:marLeft w:val="640"/>
          <w:marRight w:val="0"/>
          <w:marTop w:val="0"/>
          <w:marBottom w:val="0"/>
          <w:divBdr>
            <w:top w:val="none" w:sz="0" w:space="0" w:color="auto"/>
            <w:left w:val="none" w:sz="0" w:space="0" w:color="auto"/>
            <w:bottom w:val="none" w:sz="0" w:space="0" w:color="auto"/>
            <w:right w:val="none" w:sz="0" w:space="0" w:color="auto"/>
          </w:divBdr>
        </w:div>
        <w:div w:id="1387680803">
          <w:marLeft w:val="640"/>
          <w:marRight w:val="0"/>
          <w:marTop w:val="0"/>
          <w:marBottom w:val="0"/>
          <w:divBdr>
            <w:top w:val="none" w:sz="0" w:space="0" w:color="auto"/>
            <w:left w:val="none" w:sz="0" w:space="0" w:color="auto"/>
            <w:bottom w:val="none" w:sz="0" w:space="0" w:color="auto"/>
            <w:right w:val="none" w:sz="0" w:space="0" w:color="auto"/>
          </w:divBdr>
        </w:div>
        <w:div w:id="1380781148">
          <w:marLeft w:val="640"/>
          <w:marRight w:val="0"/>
          <w:marTop w:val="0"/>
          <w:marBottom w:val="0"/>
          <w:divBdr>
            <w:top w:val="none" w:sz="0" w:space="0" w:color="auto"/>
            <w:left w:val="none" w:sz="0" w:space="0" w:color="auto"/>
            <w:bottom w:val="none" w:sz="0" w:space="0" w:color="auto"/>
            <w:right w:val="none" w:sz="0" w:space="0" w:color="auto"/>
          </w:divBdr>
        </w:div>
        <w:div w:id="1139106866">
          <w:marLeft w:val="640"/>
          <w:marRight w:val="0"/>
          <w:marTop w:val="0"/>
          <w:marBottom w:val="0"/>
          <w:divBdr>
            <w:top w:val="none" w:sz="0" w:space="0" w:color="auto"/>
            <w:left w:val="none" w:sz="0" w:space="0" w:color="auto"/>
            <w:bottom w:val="none" w:sz="0" w:space="0" w:color="auto"/>
            <w:right w:val="none" w:sz="0" w:space="0" w:color="auto"/>
          </w:divBdr>
        </w:div>
        <w:div w:id="1773284351">
          <w:marLeft w:val="640"/>
          <w:marRight w:val="0"/>
          <w:marTop w:val="0"/>
          <w:marBottom w:val="0"/>
          <w:divBdr>
            <w:top w:val="none" w:sz="0" w:space="0" w:color="auto"/>
            <w:left w:val="none" w:sz="0" w:space="0" w:color="auto"/>
            <w:bottom w:val="none" w:sz="0" w:space="0" w:color="auto"/>
            <w:right w:val="none" w:sz="0" w:space="0" w:color="auto"/>
          </w:divBdr>
        </w:div>
        <w:div w:id="1496385521">
          <w:marLeft w:val="640"/>
          <w:marRight w:val="0"/>
          <w:marTop w:val="0"/>
          <w:marBottom w:val="0"/>
          <w:divBdr>
            <w:top w:val="none" w:sz="0" w:space="0" w:color="auto"/>
            <w:left w:val="none" w:sz="0" w:space="0" w:color="auto"/>
            <w:bottom w:val="none" w:sz="0" w:space="0" w:color="auto"/>
            <w:right w:val="none" w:sz="0" w:space="0" w:color="auto"/>
          </w:divBdr>
        </w:div>
        <w:div w:id="1031959378">
          <w:marLeft w:val="640"/>
          <w:marRight w:val="0"/>
          <w:marTop w:val="0"/>
          <w:marBottom w:val="0"/>
          <w:divBdr>
            <w:top w:val="none" w:sz="0" w:space="0" w:color="auto"/>
            <w:left w:val="none" w:sz="0" w:space="0" w:color="auto"/>
            <w:bottom w:val="none" w:sz="0" w:space="0" w:color="auto"/>
            <w:right w:val="none" w:sz="0" w:space="0" w:color="auto"/>
          </w:divBdr>
        </w:div>
        <w:div w:id="1265771625">
          <w:marLeft w:val="640"/>
          <w:marRight w:val="0"/>
          <w:marTop w:val="0"/>
          <w:marBottom w:val="0"/>
          <w:divBdr>
            <w:top w:val="none" w:sz="0" w:space="0" w:color="auto"/>
            <w:left w:val="none" w:sz="0" w:space="0" w:color="auto"/>
            <w:bottom w:val="none" w:sz="0" w:space="0" w:color="auto"/>
            <w:right w:val="none" w:sz="0" w:space="0" w:color="auto"/>
          </w:divBdr>
        </w:div>
        <w:div w:id="1768119091">
          <w:marLeft w:val="640"/>
          <w:marRight w:val="0"/>
          <w:marTop w:val="0"/>
          <w:marBottom w:val="0"/>
          <w:divBdr>
            <w:top w:val="none" w:sz="0" w:space="0" w:color="auto"/>
            <w:left w:val="none" w:sz="0" w:space="0" w:color="auto"/>
            <w:bottom w:val="none" w:sz="0" w:space="0" w:color="auto"/>
            <w:right w:val="none" w:sz="0" w:space="0" w:color="auto"/>
          </w:divBdr>
        </w:div>
        <w:div w:id="1647129049">
          <w:marLeft w:val="640"/>
          <w:marRight w:val="0"/>
          <w:marTop w:val="0"/>
          <w:marBottom w:val="0"/>
          <w:divBdr>
            <w:top w:val="none" w:sz="0" w:space="0" w:color="auto"/>
            <w:left w:val="none" w:sz="0" w:space="0" w:color="auto"/>
            <w:bottom w:val="none" w:sz="0" w:space="0" w:color="auto"/>
            <w:right w:val="none" w:sz="0" w:space="0" w:color="auto"/>
          </w:divBdr>
        </w:div>
        <w:div w:id="1897280701">
          <w:marLeft w:val="640"/>
          <w:marRight w:val="0"/>
          <w:marTop w:val="0"/>
          <w:marBottom w:val="0"/>
          <w:divBdr>
            <w:top w:val="none" w:sz="0" w:space="0" w:color="auto"/>
            <w:left w:val="none" w:sz="0" w:space="0" w:color="auto"/>
            <w:bottom w:val="none" w:sz="0" w:space="0" w:color="auto"/>
            <w:right w:val="none" w:sz="0" w:space="0" w:color="auto"/>
          </w:divBdr>
        </w:div>
        <w:div w:id="1310480038">
          <w:marLeft w:val="640"/>
          <w:marRight w:val="0"/>
          <w:marTop w:val="0"/>
          <w:marBottom w:val="0"/>
          <w:divBdr>
            <w:top w:val="none" w:sz="0" w:space="0" w:color="auto"/>
            <w:left w:val="none" w:sz="0" w:space="0" w:color="auto"/>
            <w:bottom w:val="none" w:sz="0" w:space="0" w:color="auto"/>
            <w:right w:val="none" w:sz="0" w:space="0" w:color="auto"/>
          </w:divBdr>
        </w:div>
        <w:div w:id="1391346595">
          <w:marLeft w:val="640"/>
          <w:marRight w:val="0"/>
          <w:marTop w:val="0"/>
          <w:marBottom w:val="0"/>
          <w:divBdr>
            <w:top w:val="none" w:sz="0" w:space="0" w:color="auto"/>
            <w:left w:val="none" w:sz="0" w:space="0" w:color="auto"/>
            <w:bottom w:val="none" w:sz="0" w:space="0" w:color="auto"/>
            <w:right w:val="none" w:sz="0" w:space="0" w:color="auto"/>
          </w:divBdr>
        </w:div>
        <w:div w:id="1550845627">
          <w:marLeft w:val="640"/>
          <w:marRight w:val="0"/>
          <w:marTop w:val="0"/>
          <w:marBottom w:val="0"/>
          <w:divBdr>
            <w:top w:val="none" w:sz="0" w:space="0" w:color="auto"/>
            <w:left w:val="none" w:sz="0" w:space="0" w:color="auto"/>
            <w:bottom w:val="none" w:sz="0" w:space="0" w:color="auto"/>
            <w:right w:val="none" w:sz="0" w:space="0" w:color="auto"/>
          </w:divBdr>
        </w:div>
        <w:div w:id="848518622">
          <w:marLeft w:val="640"/>
          <w:marRight w:val="0"/>
          <w:marTop w:val="0"/>
          <w:marBottom w:val="0"/>
          <w:divBdr>
            <w:top w:val="none" w:sz="0" w:space="0" w:color="auto"/>
            <w:left w:val="none" w:sz="0" w:space="0" w:color="auto"/>
            <w:bottom w:val="none" w:sz="0" w:space="0" w:color="auto"/>
            <w:right w:val="none" w:sz="0" w:space="0" w:color="auto"/>
          </w:divBdr>
        </w:div>
        <w:div w:id="839388734">
          <w:marLeft w:val="640"/>
          <w:marRight w:val="0"/>
          <w:marTop w:val="0"/>
          <w:marBottom w:val="0"/>
          <w:divBdr>
            <w:top w:val="none" w:sz="0" w:space="0" w:color="auto"/>
            <w:left w:val="none" w:sz="0" w:space="0" w:color="auto"/>
            <w:bottom w:val="none" w:sz="0" w:space="0" w:color="auto"/>
            <w:right w:val="none" w:sz="0" w:space="0" w:color="auto"/>
          </w:divBdr>
        </w:div>
        <w:div w:id="1563171537">
          <w:marLeft w:val="640"/>
          <w:marRight w:val="0"/>
          <w:marTop w:val="0"/>
          <w:marBottom w:val="0"/>
          <w:divBdr>
            <w:top w:val="none" w:sz="0" w:space="0" w:color="auto"/>
            <w:left w:val="none" w:sz="0" w:space="0" w:color="auto"/>
            <w:bottom w:val="none" w:sz="0" w:space="0" w:color="auto"/>
            <w:right w:val="none" w:sz="0" w:space="0" w:color="auto"/>
          </w:divBdr>
        </w:div>
        <w:div w:id="1206989032">
          <w:marLeft w:val="640"/>
          <w:marRight w:val="0"/>
          <w:marTop w:val="0"/>
          <w:marBottom w:val="0"/>
          <w:divBdr>
            <w:top w:val="none" w:sz="0" w:space="0" w:color="auto"/>
            <w:left w:val="none" w:sz="0" w:space="0" w:color="auto"/>
            <w:bottom w:val="none" w:sz="0" w:space="0" w:color="auto"/>
            <w:right w:val="none" w:sz="0" w:space="0" w:color="auto"/>
          </w:divBdr>
        </w:div>
        <w:div w:id="1504008003">
          <w:marLeft w:val="640"/>
          <w:marRight w:val="0"/>
          <w:marTop w:val="0"/>
          <w:marBottom w:val="0"/>
          <w:divBdr>
            <w:top w:val="none" w:sz="0" w:space="0" w:color="auto"/>
            <w:left w:val="none" w:sz="0" w:space="0" w:color="auto"/>
            <w:bottom w:val="none" w:sz="0" w:space="0" w:color="auto"/>
            <w:right w:val="none" w:sz="0" w:space="0" w:color="auto"/>
          </w:divBdr>
        </w:div>
        <w:div w:id="1208057824">
          <w:marLeft w:val="640"/>
          <w:marRight w:val="0"/>
          <w:marTop w:val="0"/>
          <w:marBottom w:val="0"/>
          <w:divBdr>
            <w:top w:val="none" w:sz="0" w:space="0" w:color="auto"/>
            <w:left w:val="none" w:sz="0" w:space="0" w:color="auto"/>
            <w:bottom w:val="none" w:sz="0" w:space="0" w:color="auto"/>
            <w:right w:val="none" w:sz="0" w:space="0" w:color="auto"/>
          </w:divBdr>
        </w:div>
        <w:div w:id="1742680301">
          <w:marLeft w:val="640"/>
          <w:marRight w:val="0"/>
          <w:marTop w:val="0"/>
          <w:marBottom w:val="0"/>
          <w:divBdr>
            <w:top w:val="none" w:sz="0" w:space="0" w:color="auto"/>
            <w:left w:val="none" w:sz="0" w:space="0" w:color="auto"/>
            <w:bottom w:val="none" w:sz="0" w:space="0" w:color="auto"/>
            <w:right w:val="none" w:sz="0" w:space="0" w:color="auto"/>
          </w:divBdr>
        </w:div>
        <w:div w:id="390075651">
          <w:marLeft w:val="640"/>
          <w:marRight w:val="0"/>
          <w:marTop w:val="0"/>
          <w:marBottom w:val="0"/>
          <w:divBdr>
            <w:top w:val="none" w:sz="0" w:space="0" w:color="auto"/>
            <w:left w:val="none" w:sz="0" w:space="0" w:color="auto"/>
            <w:bottom w:val="none" w:sz="0" w:space="0" w:color="auto"/>
            <w:right w:val="none" w:sz="0" w:space="0" w:color="auto"/>
          </w:divBdr>
        </w:div>
        <w:div w:id="421950606">
          <w:marLeft w:val="640"/>
          <w:marRight w:val="0"/>
          <w:marTop w:val="0"/>
          <w:marBottom w:val="0"/>
          <w:divBdr>
            <w:top w:val="none" w:sz="0" w:space="0" w:color="auto"/>
            <w:left w:val="none" w:sz="0" w:space="0" w:color="auto"/>
            <w:bottom w:val="none" w:sz="0" w:space="0" w:color="auto"/>
            <w:right w:val="none" w:sz="0" w:space="0" w:color="auto"/>
          </w:divBdr>
        </w:div>
        <w:div w:id="594094630">
          <w:marLeft w:val="640"/>
          <w:marRight w:val="0"/>
          <w:marTop w:val="0"/>
          <w:marBottom w:val="0"/>
          <w:divBdr>
            <w:top w:val="none" w:sz="0" w:space="0" w:color="auto"/>
            <w:left w:val="none" w:sz="0" w:space="0" w:color="auto"/>
            <w:bottom w:val="none" w:sz="0" w:space="0" w:color="auto"/>
            <w:right w:val="none" w:sz="0" w:space="0" w:color="auto"/>
          </w:divBdr>
        </w:div>
        <w:div w:id="280576816">
          <w:marLeft w:val="640"/>
          <w:marRight w:val="0"/>
          <w:marTop w:val="0"/>
          <w:marBottom w:val="0"/>
          <w:divBdr>
            <w:top w:val="none" w:sz="0" w:space="0" w:color="auto"/>
            <w:left w:val="none" w:sz="0" w:space="0" w:color="auto"/>
            <w:bottom w:val="none" w:sz="0" w:space="0" w:color="auto"/>
            <w:right w:val="none" w:sz="0" w:space="0" w:color="auto"/>
          </w:divBdr>
        </w:div>
        <w:div w:id="801654891">
          <w:marLeft w:val="640"/>
          <w:marRight w:val="0"/>
          <w:marTop w:val="0"/>
          <w:marBottom w:val="0"/>
          <w:divBdr>
            <w:top w:val="none" w:sz="0" w:space="0" w:color="auto"/>
            <w:left w:val="none" w:sz="0" w:space="0" w:color="auto"/>
            <w:bottom w:val="none" w:sz="0" w:space="0" w:color="auto"/>
            <w:right w:val="none" w:sz="0" w:space="0" w:color="auto"/>
          </w:divBdr>
        </w:div>
        <w:div w:id="1443569260">
          <w:marLeft w:val="640"/>
          <w:marRight w:val="0"/>
          <w:marTop w:val="0"/>
          <w:marBottom w:val="0"/>
          <w:divBdr>
            <w:top w:val="none" w:sz="0" w:space="0" w:color="auto"/>
            <w:left w:val="none" w:sz="0" w:space="0" w:color="auto"/>
            <w:bottom w:val="none" w:sz="0" w:space="0" w:color="auto"/>
            <w:right w:val="none" w:sz="0" w:space="0" w:color="auto"/>
          </w:divBdr>
        </w:div>
        <w:div w:id="663626539">
          <w:marLeft w:val="640"/>
          <w:marRight w:val="0"/>
          <w:marTop w:val="0"/>
          <w:marBottom w:val="0"/>
          <w:divBdr>
            <w:top w:val="none" w:sz="0" w:space="0" w:color="auto"/>
            <w:left w:val="none" w:sz="0" w:space="0" w:color="auto"/>
            <w:bottom w:val="none" w:sz="0" w:space="0" w:color="auto"/>
            <w:right w:val="none" w:sz="0" w:space="0" w:color="auto"/>
          </w:divBdr>
        </w:div>
        <w:div w:id="889924521">
          <w:marLeft w:val="640"/>
          <w:marRight w:val="0"/>
          <w:marTop w:val="0"/>
          <w:marBottom w:val="0"/>
          <w:divBdr>
            <w:top w:val="none" w:sz="0" w:space="0" w:color="auto"/>
            <w:left w:val="none" w:sz="0" w:space="0" w:color="auto"/>
            <w:bottom w:val="none" w:sz="0" w:space="0" w:color="auto"/>
            <w:right w:val="none" w:sz="0" w:space="0" w:color="auto"/>
          </w:divBdr>
        </w:div>
        <w:div w:id="44181562">
          <w:marLeft w:val="640"/>
          <w:marRight w:val="0"/>
          <w:marTop w:val="0"/>
          <w:marBottom w:val="0"/>
          <w:divBdr>
            <w:top w:val="none" w:sz="0" w:space="0" w:color="auto"/>
            <w:left w:val="none" w:sz="0" w:space="0" w:color="auto"/>
            <w:bottom w:val="none" w:sz="0" w:space="0" w:color="auto"/>
            <w:right w:val="none" w:sz="0" w:space="0" w:color="auto"/>
          </w:divBdr>
        </w:div>
        <w:div w:id="1082067149">
          <w:marLeft w:val="640"/>
          <w:marRight w:val="0"/>
          <w:marTop w:val="0"/>
          <w:marBottom w:val="0"/>
          <w:divBdr>
            <w:top w:val="none" w:sz="0" w:space="0" w:color="auto"/>
            <w:left w:val="none" w:sz="0" w:space="0" w:color="auto"/>
            <w:bottom w:val="none" w:sz="0" w:space="0" w:color="auto"/>
            <w:right w:val="none" w:sz="0" w:space="0" w:color="auto"/>
          </w:divBdr>
        </w:div>
        <w:div w:id="1021710625">
          <w:marLeft w:val="640"/>
          <w:marRight w:val="0"/>
          <w:marTop w:val="0"/>
          <w:marBottom w:val="0"/>
          <w:divBdr>
            <w:top w:val="none" w:sz="0" w:space="0" w:color="auto"/>
            <w:left w:val="none" w:sz="0" w:space="0" w:color="auto"/>
            <w:bottom w:val="none" w:sz="0" w:space="0" w:color="auto"/>
            <w:right w:val="none" w:sz="0" w:space="0" w:color="auto"/>
          </w:divBdr>
        </w:div>
        <w:div w:id="516431308">
          <w:marLeft w:val="640"/>
          <w:marRight w:val="0"/>
          <w:marTop w:val="0"/>
          <w:marBottom w:val="0"/>
          <w:divBdr>
            <w:top w:val="none" w:sz="0" w:space="0" w:color="auto"/>
            <w:left w:val="none" w:sz="0" w:space="0" w:color="auto"/>
            <w:bottom w:val="none" w:sz="0" w:space="0" w:color="auto"/>
            <w:right w:val="none" w:sz="0" w:space="0" w:color="auto"/>
          </w:divBdr>
        </w:div>
        <w:div w:id="416051746">
          <w:marLeft w:val="640"/>
          <w:marRight w:val="0"/>
          <w:marTop w:val="0"/>
          <w:marBottom w:val="0"/>
          <w:divBdr>
            <w:top w:val="none" w:sz="0" w:space="0" w:color="auto"/>
            <w:left w:val="none" w:sz="0" w:space="0" w:color="auto"/>
            <w:bottom w:val="none" w:sz="0" w:space="0" w:color="auto"/>
            <w:right w:val="none" w:sz="0" w:space="0" w:color="auto"/>
          </w:divBdr>
        </w:div>
        <w:div w:id="709495811">
          <w:marLeft w:val="640"/>
          <w:marRight w:val="0"/>
          <w:marTop w:val="0"/>
          <w:marBottom w:val="0"/>
          <w:divBdr>
            <w:top w:val="none" w:sz="0" w:space="0" w:color="auto"/>
            <w:left w:val="none" w:sz="0" w:space="0" w:color="auto"/>
            <w:bottom w:val="none" w:sz="0" w:space="0" w:color="auto"/>
            <w:right w:val="none" w:sz="0" w:space="0" w:color="auto"/>
          </w:divBdr>
        </w:div>
        <w:div w:id="1279605519">
          <w:marLeft w:val="640"/>
          <w:marRight w:val="0"/>
          <w:marTop w:val="0"/>
          <w:marBottom w:val="0"/>
          <w:divBdr>
            <w:top w:val="none" w:sz="0" w:space="0" w:color="auto"/>
            <w:left w:val="none" w:sz="0" w:space="0" w:color="auto"/>
            <w:bottom w:val="none" w:sz="0" w:space="0" w:color="auto"/>
            <w:right w:val="none" w:sz="0" w:space="0" w:color="auto"/>
          </w:divBdr>
        </w:div>
        <w:div w:id="1330981026">
          <w:marLeft w:val="640"/>
          <w:marRight w:val="0"/>
          <w:marTop w:val="0"/>
          <w:marBottom w:val="0"/>
          <w:divBdr>
            <w:top w:val="none" w:sz="0" w:space="0" w:color="auto"/>
            <w:left w:val="none" w:sz="0" w:space="0" w:color="auto"/>
            <w:bottom w:val="none" w:sz="0" w:space="0" w:color="auto"/>
            <w:right w:val="none" w:sz="0" w:space="0" w:color="auto"/>
          </w:divBdr>
        </w:div>
        <w:div w:id="1770613443">
          <w:marLeft w:val="640"/>
          <w:marRight w:val="0"/>
          <w:marTop w:val="0"/>
          <w:marBottom w:val="0"/>
          <w:divBdr>
            <w:top w:val="none" w:sz="0" w:space="0" w:color="auto"/>
            <w:left w:val="none" w:sz="0" w:space="0" w:color="auto"/>
            <w:bottom w:val="none" w:sz="0" w:space="0" w:color="auto"/>
            <w:right w:val="none" w:sz="0" w:space="0" w:color="auto"/>
          </w:divBdr>
        </w:div>
        <w:div w:id="1865316118">
          <w:marLeft w:val="640"/>
          <w:marRight w:val="0"/>
          <w:marTop w:val="0"/>
          <w:marBottom w:val="0"/>
          <w:divBdr>
            <w:top w:val="none" w:sz="0" w:space="0" w:color="auto"/>
            <w:left w:val="none" w:sz="0" w:space="0" w:color="auto"/>
            <w:bottom w:val="none" w:sz="0" w:space="0" w:color="auto"/>
            <w:right w:val="none" w:sz="0" w:space="0" w:color="auto"/>
          </w:divBdr>
        </w:div>
        <w:div w:id="577520531">
          <w:marLeft w:val="640"/>
          <w:marRight w:val="0"/>
          <w:marTop w:val="0"/>
          <w:marBottom w:val="0"/>
          <w:divBdr>
            <w:top w:val="none" w:sz="0" w:space="0" w:color="auto"/>
            <w:left w:val="none" w:sz="0" w:space="0" w:color="auto"/>
            <w:bottom w:val="none" w:sz="0" w:space="0" w:color="auto"/>
            <w:right w:val="none" w:sz="0" w:space="0" w:color="auto"/>
          </w:divBdr>
        </w:div>
        <w:div w:id="1737629316">
          <w:marLeft w:val="640"/>
          <w:marRight w:val="0"/>
          <w:marTop w:val="0"/>
          <w:marBottom w:val="0"/>
          <w:divBdr>
            <w:top w:val="none" w:sz="0" w:space="0" w:color="auto"/>
            <w:left w:val="none" w:sz="0" w:space="0" w:color="auto"/>
            <w:bottom w:val="none" w:sz="0" w:space="0" w:color="auto"/>
            <w:right w:val="none" w:sz="0" w:space="0" w:color="auto"/>
          </w:divBdr>
        </w:div>
        <w:div w:id="967859269">
          <w:marLeft w:val="640"/>
          <w:marRight w:val="0"/>
          <w:marTop w:val="0"/>
          <w:marBottom w:val="0"/>
          <w:divBdr>
            <w:top w:val="none" w:sz="0" w:space="0" w:color="auto"/>
            <w:left w:val="none" w:sz="0" w:space="0" w:color="auto"/>
            <w:bottom w:val="none" w:sz="0" w:space="0" w:color="auto"/>
            <w:right w:val="none" w:sz="0" w:space="0" w:color="auto"/>
          </w:divBdr>
        </w:div>
        <w:div w:id="1497450616">
          <w:marLeft w:val="640"/>
          <w:marRight w:val="0"/>
          <w:marTop w:val="0"/>
          <w:marBottom w:val="0"/>
          <w:divBdr>
            <w:top w:val="none" w:sz="0" w:space="0" w:color="auto"/>
            <w:left w:val="none" w:sz="0" w:space="0" w:color="auto"/>
            <w:bottom w:val="none" w:sz="0" w:space="0" w:color="auto"/>
            <w:right w:val="none" w:sz="0" w:space="0" w:color="auto"/>
          </w:divBdr>
        </w:div>
      </w:divsChild>
    </w:div>
    <w:div w:id="824786948">
      <w:bodyDiv w:val="1"/>
      <w:marLeft w:val="0"/>
      <w:marRight w:val="0"/>
      <w:marTop w:val="0"/>
      <w:marBottom w:val="0"/>
      <w:divBdr>
        <w:top w:val="none" w:sz="0" w:space="0" w:color="auto"/>
        <w:left w:val="none" w:sz="0" w:space="0" w:color="auto"/>
        <w:bottom w:val="none" w:sz="0" w:space="0" w:color="auto"/>
        <w:right w:val="none" w:sz="0" w:space="0" w:color="auto"/>
      </w:divBdr>
      <w:divsChild>
        <w:div w:id="583682648">
          <w:marLeft w:val="640"/>
          <w:marRight w:val="0"/>
          <w:marTop w:val="0"/>
          <w:marBottom w:val="0"/>
          <w:divBdr>
            <w:top w:val="none" w:sz="0" w:space="0" w:color="auto"/>
            <w:left w:val="none" w:sz="0" w:space="0" w:color="auto"/>
            <w:bottom w:val="none" w:sz="0" w:space="0" w:color="auto"/>
            <w:right w:val="none" w:sz="0" w:space="0" w:color="auto"/>
          </w:divBdr>
        </w:div>
        <w:div w:id="645354374">
          <w:marLeft w:val="640"/>
          <w:marRight w:val="0"/>
          <w:marTop w:val="0"/>
          <w:marBottom w:val="0"/>
          <w:divBdr>
            <w:top w:val="none" w:sz="0" w:space="0" w:color="auto"/>
            <w:left w:val="none" w:sz="0" w:space="0" w:color="auto"/>
            <w:bottom w:val="none" w:sz="0" w:space="0" w:color="auto"/>
            <w:right w:val="none" w:sz="0" w:space="0" w:color="auto"/>
          </w:divBdr>
        </w:div>
        <w:div w:id="1858763418">
          <w:marLeft w:val="640"/>
          <w:marRight w:val="0"/>
          <w:marTop w:val="0"/>
          <w:marBottom w:val="0"/>
          <w:divBdr>
            <w:top w:val="none" w:sz="0" w:space="0" w:color="auto"/>
            <w:left w:val="none" w:sz="0" w:space="0" w:color="auto"/>
            <w:bottom w:val="none" w:sz="0" w:space="0" w:color="auto"/>
            <w:right w:val="none" w:sz="0" w:space="0" w:color="auto"/>
          </w:divBdr>
        </w:div>
        <w:div w:id="68504586">
          <w:marLeft w:val="640"/>
          <w:marRight w:val="0"/>
          <w:marTop w:val="0"/>
          <w:marBottom w:val="0"/>
          <w:divBdr>
            <w:top w:val="none" w:sz="0" w:space="0" w:color="auto"/>
            <w:left w:val="none" w:sz="0" w:space="0" w:color="auto"/>
            <w:bottom w:val="none" w:sz="0" w:space="0" w:color="auto"/>
            <w:right w:val="none" w:sz="0" w:space="0" w:color="auto"/>
          </w:divBdr>
        </w:div>
        <w:div w:id="934091402">
          <w:marLeft w:val="640"/>
          <w:marRight w:val="0"/>
          <w:marTop w:val="0"/>
          <w:marBottom w:val="0"/>
          <w:divBdr>
            <w:top w:val="none" w:sz="0" w:space="0" w:color="auto"/>
            <w:left w:val="none" w:sz="0" w:space="0" w:color="auto"/>
            <w:bottom w:val="none" w:sz="0" w:space="0" w:color="auto"/>
            <w:right w:val="none" w:sz="0" w:space="0" w:color="auto"/>
          </w:divBdr>
        </w:div>
        <w:div w:id="524095852">
          <w:marLeft w:val="640"/>
          <w:marRight w:val="0"/>
          <w:marTop w:val="0"/>
          <w:marBottom w:val="0"/>
          <w:divBdr>
            <w:top w:val="none" w:sz="0" w:space="0" w:color="auto"/>
            <w:left w:val="none" w:sz="0" w:space="0" w:color="auto"/>
            <w:bottom w:val="none" w:sz="0" w:space="0" w:color="auto"/>
            <w:right w:val="none" w:sz="0" w:space="0" w:color="auto"/>
          </w:divBdr>
        </w:div>
        <w:div w:id="1727101267">
          <w:marLeft w:val="640"/>
          <w:marRight w:val="0"/>
          <w:marTop w:val="0"/>
          <w:marBottom w:val="0"/>
          <w:divBdr>
            <w:top w:val="none" w:sz="0" w:space="0" w:color="auto"/>
            <w:left w:val="none" w:sz="0" w:space="0" w:color="auto"/>
            <w:bottom w:val="none" w:sz="0" w:space="0" w:color="auto"/>
            <w:right w:val="none" w:sz="0" w:space="0" w:color="auto"/>
          </w:divBdr>
        </w:div>
        <w:div w:id="338193802">
          <w:marLeft w:val="640"/>
          <w:marRight w:val="0"/>
          <w:marTop w:val="0"/>
          <w:marBottom w:val="0"/>
          <w:divBdr>
            <w:top w:val="none" w:sz="0" w:space="0" w:color="auto"/>
            <w:left w:val="none" w:sz="0" w:space="0" w:color="auto"/>
            <w:bottom w:val="none" w:sz="0" w:space="0" w:color="auto"/>
            <w:right w:val="none" w:sz="0" w:space="0" w:color="auto"/>
          </w:divBdr>
        </w:div>
        <w:div w:id="1573739169">
          <w:marLeft w:val="640"/>
          <w:marRight w:val="0"/>
          <w:marTop w:val="0"/>
          <w:marBottom w:val="0"/>
          <w:divBdr>
            <w:top w:val="none" w:sz="0" w:space="0" w:color="auto"/>
            <w:left w:val="none" w:sz="0" w:space="0" w:color="auto"/>
            <w:bottom w:val="none" w:sz="0" w:space="0" w:color="auto"/>
            <w:right w:val="none" w:sz="0" w:space="0" w:color="auto"/>
          </w:divBdr>
        </w:div>
        <w:div w:id="19161644">
          <w:marLeft w:val="640"/>
          <w:marRight w:val="0"/>
          <w:marTop w:val="0"/>
          <w:marBottom w:val="0"/>
          <w:divBdr>
            <w:top w:val="none" w:sz="0" w:space="0" w:color="auto"/>
            <w:left w:val="none" w:sz="0" w:space="0" w:color="auto"/>
            <w:bottom w:val="none" w:sz="0" w:space="0" w:color="auto"/>
            <w:right w:val="none" w:sz="0" w:space="0" w:color="auto"/>
          </w:divBdr>
        </w:div>
        <w:div w:id="1270818296">
          <w:marLeft w:val="640"/>
          <w:marRight w:val="0"/>
          <w:marTop w:val="0"/>
          <w:marBottom w:val="0"/>
          <w:divBdr>
            <w:top w:val="none" w:sz="0" w:space="0" w:color="auto"/>
            <w:left w:val="none" w:sz="0" w:space="0" w:color="auto"/>
            <w:bottom w:val="none" w:sz="0" w:space="0" w:color="auto"/>
            <w:right w:val="none" w:sz="0" w:space="0" w:color="auto"/>
          </w:divBdr>
        </w:div>
        <w:div w:id="655911675">
          <w:marLeft w:val="640"/>
          <w:marRight w:val="0"/>
          <w:marTop w:val="0"/>
          <w:marBottom w:val="0"/>
          <w:divBdr>
            <w:top w:val="none" w:sz="0" w:space="0" w:color="auto"/>
            <w:left w:val="none" w:sz="0" w:space="0" w:color="auto"/>
            <w:bottom w:val="none" w:sz="0" w:space="0" w:color="auto"/>
            <w:right w:val="none" w:sz="0" w:space="0" w:color="auto"/>
          </w:divBdr>
        </w:div>
        <w:div w:id="1506894539">
          <w:marLeft w:val="640"/>
          <w:marRight w:val="0"/>
          <w:marTop w:val="0"/>
          <w:marBottom w:val="0"/>
          <w:divBdr>
            <w:top w:val="none" w:sz="0" w:space="0" w:color="auto"/>
            <w:left w:val="none" w:sz="0" w:space="0" w:color="auto"/>
            <w:bottom w:val="none" w:sz="0" w:space="0" w:color="auto"/>
            <w:right w:val="none" w:sz="0" w:space="0" w:color="auto"/>
          </w:divBdr>
        </w:div>
        <w:div w:id="1010063860">
          <w:marLeft w:val="640"/>
          <w:marRight w:val="0"/>
          <w:marTop w:val="0"/>
          <w:marBottom w:val="0"/>
          <w:divBdr>
            <w:top w:val="none" w:sz="0" w:space="0" w:color="auto"/>
            <w:left w:val="none" w:sz="0" w:space="0" w:color="auto"/>
            <w:bottom w:val="none" w:sz="0" w:space="0" w:color="auto"/>
            <w:right w:val="none" w:sz="0" w:space="0" w:color="auto"/>
          </w:divBdr>
        </w:div>
        <w:div w:id="400640160">
          <w:marLeft w:val="640"/>
          <w:marRight w:val="0"/>
          <w:marTop w:val="0"/>
          <w:marBottom w:val="0"/>
          <w:divBdr>
            <w:top w:val="none" w:sz="0" w:space="0" w:color="auto"/>
            <w:left w:val="none" w:sz="0" w:space="0" w:color="auto"/>
            <w:bottom w:val="none" w:sz="0" w:space="0" w:color="auto"/>
            <w:right w:val="none" w:sz="0" w:space="0" w:color="auto"/>
          </w:divBdr>
        </w:div>
        <w:div w:id="1040669960">
          <w:marLeft w:val="640"/>
          <w:marRight w:val="0"/>
          <w:marTop w:val="0"/>
          <w:marBottom w:val="0"/>
          <w:divBdr>
            <w:top w:val="none" w:sz="0" w:space="0" w:color="auto"/>
            <w:left w:val="none" w:sz="0" w:space="0" w:color="auto"/>
            <w:bottom w:val="none" w:sz="0" w:space="0" w:color="auto"/>
            <w:right w:val="none" w:sz="0" w:space="0" w:color="auto"/>
          </w:divBdr>
        </w:div>
        <w:div w:id="440882763">
          <w:marLeft w:val="640"/>
          <w:marRight w:val="0"/>
          <w:marTop w:val="0"/>
          <w:marBottom w:val="0"/>
          <w:divBdr>
            <w:top w:val="none" w:sz="0" w:space="0" w:color="auto"/>
            <w:left w:val="none" w:sz="0" w:space="0" w:color="auto"/>
            <w:bottom w:val="none" w:sz="0" w:space="0" w:color="auto"/>
            <w:right w:val="none" w:sz="0" w:space="0" w:color="auto"/>
          </w:divBdr>
        </w:div>
        <w:div w:id="668169789">
          <w:marLeft w:val="640"/>
          <w:marRight w:val="0"/>
          <w:marTop w:val="0"/>
          <w:marBottom w:val="0"/>
          <w:divBdr>
            <w:top w:val="none" w:sz="0" w:space="0" w:color="auto"/>
            <w:left w:val="none" w:sz="0" w:space="0" w:color="auto"/>
            <w:bottom w:val="none" w:sz="0" w:space="0" w:color="auto"/>
            <w:right w:val="none" w:sz="0" w:space="0" w:color="auto"/>
          </w:divBdr>
        </w:div>
        <w:div w:id="913470523">
          <w:marLeft w:val="640"/>
          <w:marRight w:val="0"/>
          <w:marTop w:val="0"/>
          <w:marBottom w:val="0"/>
          <w:divBdr>
            <w:top w:val="none" w:sz="0" w:space="0" w:color="auto"/>
            <w:left w:val="none" w:sz="0" w:space="0" w:color="auto"/>
            <w:bottom w:val="none" w:sz="0" w:space="0" w:color="auto"/>
            <w:right w:val="none" w:sz="0" w:space="0" w:color="auto"/>
          </w:divBdr>
        </w:div>
        <w:div w:id="447742006">
          <w:marLeft w:val="640"/>
          <w:marRight w:val="0"/>
          <w:marTop w:val="0"/>
          <w:marBottom w:val="0"/>
          <w:divBdr>
            <w:top w:val="none" w:sz="0" w:space="0" w:color="auto"/>
            <w:left w:val="none" w:sz="0" w:space="0" w:color="auto"/>
            <w:bottom w:val="none" w:sz="0" w:space="0" w:color="auto"/>
            <w:right w:val="none" w:sz="0" w:space="0" w:color="auto"/>
          </w:divBdr>
        </w:div>
        <w:div w:id="336930278">
          <w:marLeft w:val="640"/>
          <w:marRight w:val="0"/>
          <w:marTop w:val="0"/>
          <w:marBottom w:val="0"/>
          <w:divBdr>
            <w:top w:val="none" w:sz="0" w:space="0" w:color="auto"/>
            <w:left w:val="none" w:sz="0" w:space="0" w:color="auto"/>
            <w:bottom w:val="none" w:sz="0" w:space="0" w:color="auto"/>
            <w:right w:val="none" w:sz="0" w:space="0" w:color="auto"/>
          </w:divBdr>
        </w:div>
        <w:div w:id="2070612355">
          <w:marLeft w:val="640"/>
          <w:marRight w:val="0"/>
          <w:marTop w:val="0"/>
          <w:marBottom w:val="0"/>
          <w:divBdr>
            <w:top w:val="none" w:sz="0" w:space="0" w:color="auto"/>
            <w:left w:val="none" w:sz="0" w:space="0" w:color="auto"/>
            <w:bottom w:val="none" w:sz="0" w:space="0" w:color="auto"/>
            <w:right w:val="none" w:sz="0" w:space="0" w:color="auto"/>
          </w:divBdr>
        </w:div>
        <w:div w:id="27073053">
          <w:marLeft w:val="640"/>
          <w:marRight w:val="0"/>
          <w:marTop w:val="0"/>
          <w:marBottom w:val="0"/>
          <w:divBdr>
            <w:top w:val="none" w:sz="0" w:space="0" w:color="auto"/>
            <w:left w:val="none" w:sz="0" w:space="0" w:color="auto"/>
            <w:bottom w:val="none" w:sz="0" w:space="0" w:color="auto"/>
            <w:right w:val="none" w:sz="0" w:space="0" w:color="auto"/>
          </w:divBdr>
        </w:div>
        <w:div w:id="1368945842">
          <w:marLeft w:val="640"/>
          <w:marRight w:val="0"/>
          <w:marTop w:val="0"/>
          <w:marBottom w:val="0"/>
          <w:divBdr>
            <w:top w:val="none" w:sz="0" w:space="0" w:color="auto"/>
            <w:left w:val="none" w:sz="0" w:space="0" w:color="auto"/>
            <w:bottom w:val="none" w:sz="0" w:space="0" w:color="auto"/>
            <w:right w:val="none" w:sz="0" w:space="0" w:color="auto"/>
          </w:divBdr>
        </w:div>
        <w:div w:id="2043901887">
          <w:marLeft w:val="640"/>
          <w:marRight w:val="0"/>
          <w:marTop w:val="0"/>
          <w:marBottom w:val="0"/>
          <w:divBdr>
            <w:top w:val="none" w:sz="0" w:space="0" w:color="auto"/>
            <w:left w:val="none" w:sz="0" w:space="0" w:color="auto"/>
            <w:bottom w:val="none" w:sz="0" w:space="0" w:color="auto"/>
            <w:right w:val="none" w:sz="0" w:space="0" w:color="auto"/>
          </w:divBdr>
        </w:div>
        <w:div w:id="2071272852">
          <w:marLeft w:val="640"/>
          <w:marRight w:val="0"/>
          <w:marTop w:val="0"/>
          <w:marBottom w:val="0"/>
          <w:divBdr>
            <w:top w:val="none" w:sz="0" w:space="0" w:color="auto"/>
            <w:left w:val="none" w:sz="0" w:space="0" w:color="auto"/>
            <w:bottom w:val="none" w:sz="0" w:space="0" w:color="auto"/>
            <w:right w:val="none" w:sz="0" w:space="0" w:color="auto"/>
          </w:divBdr>
        </w:div>
        <w:div w:id="1359086125">
          <w:marLeft w:val="640"/>
          <w:marRight w:val="0"/>
          <w:marTop w:val="0"/>
          <w:marBottom w:val="0"/>
          <w:divBdr>
            <w:top w:val="none" w:sz="0" w:space="0" w:color="auto"/>
            <w:left w:val="none" w:sz="0" w:space="0" w:color="auto"/>
            <w:bottom w:val="none" w:sz="0" w:space="0" w:color="auto"/>
            <w:right w:val="none" w:sz="0" w:space="0" w:color="auto"/>
          </w:divBdr>
        </w:div>
        <w:div w:id="2055497829">
          <w:marLeft w:val="640"/>
          <w:marRight w:val="0"/>
          <w:marTop w:val="0"/>
          <w:marBottom w:val="0"/>
          <w:divBdr>
            <w:top w:val="none" w:sz="0" w:space="0" w:color="auto"/>
            <w:left w:val="none" w:sz="0" w:space="0" w:color="auto"/>
            <w:bottom w:val="none" w:sz="0" w:space="0" w:color="auto"/>
            <w:right w:val="none" w:sz="0" w:space="0" w:color="auto"/>
          </w:divBdr>
        </w:div>
        <w:div w:id="187060542">
          <w:marLeft w:val="640"/>
          <w:marRight w:val="0"/>
          <w:marTop w:val="0"/>
          <w:marBottom w:val="0"/>
          <w:divBdr>
            <w:top w:val="none" w:sz="0" w:space="0" w:color="auto"/>
            <w:left w:val="none" w:sz="0" w:space="0" w:color="auto"/>
            <w:bottom w:val="none" w:sz="0" w:space="0" w:color="auto"/>
            <w:right w:val="none" w:sz="0" w:space="0" w:color="auto"/>
          </w:divBdr>
        </w:div>
        <w:div w:id="1445154462">
          <w:marLeft w:val="640"/>
          <w:marRight w:val="0"/>
          <w:marTop w:val="0"/>
          <w:marBottom w:val="0"/>
          <w:divBdr>
            <w:top w:val="none" w:sz="0" w:space="0" w:color="auto"/>
            <w:left w:val="none" w:sz="0" w:space="0" w:color="auto"/>
            <w:bottom w:val="none" w:sz="0" w:space="0" w:color="auto"/>
            <w:right w:val="none" w:sz="0" w:space="0" w:color="auto"/>
          </w:divBdr>
        </w:div>
        <w:div w:id="695734618">
          <w:marLeft w:val="640"/>
          <w:marRight w:val="0"/>
          <w:marTop w:val="0"/>
          <w:marBottom w:val="0"/>
          <w:divBdr>
            <w:top w:val="none" w:sz="0" w:space="0" w:color="auto"/>
            <w:left w:val="none" w:sz="0" w:space="0" w:color="auto"/>
            <w:bottom w:val="none" w:sz="0" w:space="0" w:color="auto"/>
            <w:right w:val="none" w:sz="0" w:space="0" w:color="auto"/>
          </w:divBdr>
        </w:div>
        <w:div w:id="898201994">
          <w:marLeft w:val="640"/>
          <w:marRight w:val="0"/>
          <w:marTop w:val="0"/>
          <w:marBottom w:val="0"/>
          <w:divBdr>
            <w:top w:val="none" w:sz="0" w:space="0" w:color="auto"/>
            <w:left w:val="none" w:sz="0" w:space="0" w:color="auto"/>
            <w:bottom w:val="none" w:sz="0" w:space="0" w:color="auto"/>
            <w:right w:val="none" w:sz="0" w:space="0" w:color="auto"/>
          </w:divBdr>
        </w:div>
        <w:div w:id="1308046417">
          <w:marLeft w:val="640"/>
          <w:marRight w:val="0"/>
          <w:marTop w:val="0"/>
          <w:marBottom w:val="0"/>
          <w:divBdr>
            <w:top w:val="none" w:sz="0" w:space="0" w:color="auto"/>
            <w:left w:val="none" w:sz="0" w:space="0" w:color="auto"/>
            <w:bottom w:val="none" w:sz="0" w:space="0" w:color="auto"/>
            <w:right w:val="none" w:sz="0" w:space="0" w:color="auto"/>
          </w:divBdr>
        </w:div>
        <w:div w:id="455025750">
          <w:marLeft w:val="640"/>
          <w:marRight w:val="0"/>
          <w:marTop w:val="0"/>
          <w:marBottom w:val="0"/>
          <w:divBdr>
            <w:top w:val="none" w:sz="0" w:space="0" w:color="auto"/>
            <w:left w:val="none" w:sz="0" w:space="0" w:color="auto"/>
            <w:bottom w:val="none" w:sz="0" w:space="0" w:color="auto"/>
            <w:right w:val="none" w:sz="0" w:space="0" w:color="auto"/>
          </w:divBdr>
        </w:div>
        <w:div w:id="2030402978">
          <w:marLeft w:val="640"/>
          <w:marRight w:val="0"/>
          <w:marTop w:val="0"/>
          <w:marBottom w:val="0"/>
          <w:divBdr>
            <w:top w:val="none" w:sz="0" w:space="0" w:color="auto"/>
            <w:left w:val="none" w:sz="0" w:space="0" w:color="auto"/>
            <w:bottom w:val="none" w:sz="0" w:space="0" w:color="auto"/>
            <w:right w:val="none" w:sz="0" w:space="0" w:color="auto"/>
          </w:divBdr>
        </w:div>
        <w:div w:id="1332875133">
          <w:marLeft w:val="640"/>
          <w:marRight w:val="0"/>
          <w:marTop w:val="0"/>
          <w:marBottom w:val="0"/>
          <w:divBdr>
            <w:top w:val="none" w:sz="0" w:space="0" w:color="auto"/>
            <w:left w:val="none" w:sz="0" w:space="0" w:color="auto"/>
            <w:bottom w:val="none" w:sz="0" w:space="0" w:color="auto"/>
            <w:right w:val="none" w:sz="0" w:space="0" w:color="auto"/>
          </w:divBdr>
        </w:div>
        <w:div w:id="781926219">
          <w:marLeft w:val="640"/>
          <w:marRight w:val="0"/>
          <w:marTop w:val="0"/>
          <w:marBottom w:val="0"/>
          <w:divBdr>
            <w:top w:val="none" w:sz="0" w:space="0" w:color="auto"/>
            <w:left w:val="none" w:sz="0" w:space="0" w:color="auto"/>
            <w:bottom w:val="none" w:sz="0" w:space="0" w:color="auto"/>
            <w:right w:val="none" w:sz="0" w:space="0" w:color="auto"/>
          </w:divBdr>
        </w:div>
        <w:div w:id="749733583">
          <w:marLeft w:val="640"/>
          <w:marRight w:val="0"/>
          <w:marTop w:val="0"/>
          <w:marBottom w:val="0"/>
          <w:divBdr>
            <w:top w:val="none" w:sz="0" w:space="0" w:color="auto"/>
            <w:left w:val="none" w:sz="0" w:space="0" w:color="auto"/>
            <w:bottom w:val="none" w:sz="0" w:space="0" w:color="auto"/>
            <w:right w:val="none" w:sz="0" w:space="0" w:color="auto"/>
          </w:divBdr>
        </w:div>
        <w:div w:id="1311865865">
          <w:marLeft w:val="640"/>
          <w:marRight w:val="0"/>
          <w:marTop w:val="0"/>
          <w:marBottom w:val="0"/>
          <w:divBdr>
            <w:top w:val="none" w:sz="0" w:space="0" w:color="auto"/>
            <w:left w:val="none" w:sz="0" w:space="0" w:color="auto"/>
            <w:bottom w:val="none" w:sz="0" w:space="0" w:color="auto"/>
            <w:right w:val="none" w:sz="0" w:space="0" w:color="auto"/>
          </w:divBdr>
        </w:div>
        <w:div w:id="536242769">
          <w:marLeft w:val="640"/>
          <w:marRight w:val="0"/>
          <w:marTop w:val="0"/>
          <w:marBottom w:val="0"/>
          <w:divBdr>
            <w:top w:val="none" w:sz="0" w:space="0" w:color="auto"/>
            <w:left w:val="none" w:sz="0" w:space="0" w:color="auto"/>
            <w:bottom w:val="none" w:sz="0" w:space="0" w:color="auto"/>
            <w:right w:val="none" w:sz="0" w:space="0" w:color="auto"/>
          </w:divBdr>
        </w:div>
        <w:div w:id="1284923953">
          <w:marLeft w:val="640"/>
          <w:marRight w:val="0"/>
          <w:marTop w:val="0"/>
          <w:marBottom w:val="0"/>
          <w:divBdr>
            <w:top w:val="none" w:sz="0" w:space="0" w:color="auto"/>
            <w:left w:val="none" w:sz="0" w:space="0" w:color="auto"/>
            <w:bottom w:val="none" w:sz="0" w:space="0" w:color="auto"/>
            <w:right w:val="none" w:sz="0" w:space="0" w:color="auto"/>
          </w:divBdr>
        </w:div>
        <w:div w:id="192229665">
          <w:marLeft w:val="640"/>
          <w:marRight w:val="0"/>
          <w:marTop w:val="0"/>
          <w:marBottom w:val="0"/>
          <w:divBdr>
            <w:top w:val="none" w:sz="0" w:space="0" w:color="auto"/>
            <w:left w:val="none" w:sz="0" w:space="0" w:color="auto"/>
            <w:bottom w:val="none" w:sz="0" w:space="0" w:color="auto"/>
            <w:right w:val="none" w:sz="0" w:space="0" w:color="auto"/>
          </w:divBdr>
        </w:div>
        <w:div w:id="1518614435">
          <w:marLeft w:val="640"/>
          <w:marRight w:val="0"/>
          <w:marTop w:val="0"/>
          <w:marBottom w:val="0"/>
          <w:divBdr>
            <w:top w:val="none" w:sz="0" w:space="0" w:color="auto"/>
            <w:left w:val="none" w:sz="0" w:space="0" w:color="auto"/>
            <w:bottom w:val="none" w:sz="0" w:space="0" w:color="auto"/>
            <w:right w:val="none" w:sz="0" w:space="0" w:color="auto"/>
          </w:divBdr>
        </w:div>
        <w:div w:id="124469801">
          <w:marLeft w:val="640"/>
          <w:marRight w:val="0"/>
          <w:marTop w:val="0"/>
          <w:marBottom w:val="0"/>
          <w:divBdr>
            <w:top w:val="none" w:sz="0" w:space="0" w:color="auto"/>
            <w:left w:val="none" w:sz="0" w:space="0" w:color="auto"/>
            <w:bottom w:val="none" w:sz="0" w:space="0" w:color="auto"/>
            <w:right w:val="none" w:sz="0" w:space="0" w:color="auto"/>
          </w:divBdr>
        </w:div>
        <w:div w:id="1222670206">
          <w:marLeft w:val="640"/>
          <w:marRight w:val="0"/>
          <w:marTop w:val="0"/>
          <w:marBottom w:val="0"/>
          <w:divBdr>
            <w:top w:val="none" w:sz="0" w:space="0" w:color="auto"/>
            <w:left w:val="none" w:sz="0" w:space="0" w:color="auto"/>
            <w:bottom w:val="none" w:sz="0" w:space="0" w:color="auto"/>
            <w:right w:val="none" w:sz="0" w:space="0" w:color="auto"/>
          </w:divBdr>
        </w:div>
        <w:div w:id="1197887926">
          <w:marLeft w:val="640"/>
          <w:marRight w:val="0"/>
          <w:marTop w:val="0"/>
          <w:marBottom w:val="0"/>
          <w:divBdr>
            <w:top w:val="none" w:sz="0" w:space="0" w:color="auto"/>
            <w:left w:val="none" w:sz="0" w:space="0" w:color="auto"/>
            <w:bottom w:val="none" w:sz="0" w:space="0" w:color="auto"/>
            <w:right w:val="none" w:sz="0" w:space="0" w:color="auto"/>
          </w:divBdr>
        </w:div>
        <w:div w:id="1560824525">
          <w:marLeft w:val="640"/>
          <w:marRight w:val="0"/>
          <w:marTop w:val="0"/>
          <w:marBottom w:val="0"/>
          <w:divBdr>
            <w:top w:val="none" w:sz="0" w:space="0" w:color="auto"/>
            <w:left w:val="none" w:sz="0" w:space="0" w:color="auto"/>
            <w:bottom w:val="none" w:sz="0" w:space="0" w:color="auto"/>
            <w:right w:val="none" w:sz="0" w:space="0" w:color="auto"/>
          </w:divBdr>
        </w:div>
        <w:div w:id="1215313411">
          <w:marLeft w:val="640"/>
          <w:marRight w:val="0"/>
          <w:marTop w:val="0"/>
          <w:marBottom w:val="0"/>
          <w:divBdr>
            <w:top w:val="none" w:sz="0" w:space="0" w:color="auto"/>
            <w:left w:val="none" w:sz="0" w:space="0" w:color="auto"/>
            <w:bottom w:val="none" w:sz="0" w:space="0" w:color="auto"/>
            <w:right w:val="none" w:sz="0" w:space="0" w:color="auto"/>
          </w:divBdr>
        </w:div>
        <w:div w:id="622539525">
          <w:marLeft w:val="640"/>
          <w:marRight w:val="0"/>
          <w:marTop w:val="0"/>
          <w:marBottom w:val="0"/>
          <w:divBdr>
            <w:top w:val="none" w:sz="0" w:space="0" w:color="auto"/>
            <w:left w:val="none" w:sz="0" w:space="0" w:color="auto"/>
            <w:bottom w:val="none" w:sz="0" w:space="0" w:color="auto"/>
            <w:right w:val="none" w:sz="0" w:space="0" w:color="auto"/>
          </w:divBdr>
        </w:div>
        <w:div w:id="1663461547">
          <w:marLeft w:val="640"/>
          <w:marRight w:val="0"/>
          <w:marTop w:val="0"/>
          <w:marBottom w:val="0"/>
          <w:divBdr>
            <w:top w:val="none" w:sz="0" w:space="0" w:color="auto"/>
            <w:left w:val="none" w:sz="0" w:space="0" w:color="auto"/>
            <w:bottom w:val="none" w:sz="0" w:space="0" w:color="auto"/>
            <w:right w:val="none" w:sz="0" w:space="0" w:color="auto"/>
          </w:divBdr>
        </w:div>
        <w:div w:id="507018503">
          <w:marLeft w:val="640"/>
          <w:marRight w:val="0"/>
          <w:marTop w:val="0"/>
          <w:marBottom w:val="0"/>
          <w:divBdr>
            <w:top w:val="none" w:sz="0" w:space="0" w:color="auto"/>
            <w:left w:val="none" w:sz="0" w:space="0" w:color="auto"/>
            <w:bottom w:val="none" w:sz="0" w:space="0" w:color="auto"/>
            <w:right w:val="none" w:sz="0" w:space="0" w:color="auto"/>
          </w:divBdr>
        </w:div>
        <w:div w:id="524902163">
          <w:marLeft w:val="640"/>
          <w:marRight w:val="0"/>
          <w:marTop w:val="0"/>
          <w:marBottom w:val="0"/>
          <w:divBdr>
            <w:top w:val="none" w:sz="0" w:space="0" w:color="auto"/>
            <w:left w:val="none" w:sz="0" w:space="0" w:color="auto"/>
            <w:bottom w:val="none" w:sz="0" w:space="0" w:color="auto"/>
            <w:right w:val="none" w:sz="0" w:space="0" w:color="auto"/>
          </w:divBdr>
        </w:div>
        <w:div w:id="1852137608">
          <w:marLeft w:val="640"/>
          <w:marRight w:val="0"/>
          <w:marTop w:val="0"/>
          <w:marBottom w:val="0"/>
          <w:divBdr>
            <w:top w:val="none" w:sz="0" w:space="0" w:color="auto"/>
            <w:left w:val="none" w:sz="0" w:space="0" w:color="auto"/>
            <w:bottom w:val="none" w:sz="0" w:space="0" w:color="auto"/>
            <w:right w:val="none" w:sz="0" w:space="0" w:color="auto"/>
          </w:divBdr>
        </w:div>
        <w:div w:id="1794707933">
          <w:marLeft w:val="640"/>
          <w:marRight w:val="0"/>
          <w:marTop w:val="0"/>
          <w:marBottom w:val="0"/>
          <w:divBdr>
            <w:top w:val="none" w:sz="0" w:space="0" w:color="auto"/>
            <w:left w:val="none" w:sz="0" w:space="0" w:color="auto"/>
            <w:bottom w:val="none" w:sz="0" w:space="0" w:color="auto"/>
            <w:right w:val="none" w:sz="0" w:space="0" w:color="auto"/>
          </w:divBdr>
        </w:div>
        <w:div w:id="1670908440">
          <w:marLeft w:val="640"/>
          <w:marRight w:val="0"/>
          <w:marTop w:val="0"/>
          <w:marBottom w:val="0"/>
          <w:divBdr>
            <w:top w:val="none" w:sz="0" w:space="0" w:color="auto"/>
            <w:left w:val="none" w:sz="0" w:space="0" w:color="auto"/>
            <w:bottom w:val="none" w:sz="0" w:space="0" w:color="auto"/>
            <w:right w:val="none" w:sz="0" w:space="0" w:color="auto"/>
          </w:divBdr>
        </w:div>
        <w:div w:id="1158962217">
          <w:marLeft w:val="640"/>
          <w:marRight w:val="0"/>
          <w:marTop w:val="0"/>
          <w:marBottom w:val="0"/>
          <w:divBdr>
            <w:top w:val="none" w:sz="0" w:space="0" w:color="auto"/>
            <w:left w:val="none" w:sz="0" w:space="0" w:color="auto"/>
            <w:bottom w:val="none" w:sz="0" w:space="0" w:color="auto"/>
            <w:right w:val="none" w:sz="0" w:space="0" w:color="auto"/>
          </w:divBdr>
        </w:div>
        <w:div w:id="636452836">
          <w:marLeft w:val="640"/>
          <w:marRight w:val="0"/>
          <w:marTop w:val="0"/>
          <w:marBottom w:val="0"/>
          <w:divBdr>
            <w:top w:val="none" w:sz="0" w:space="0" w:color="auto"/>
            <w:left w:val="none" w:sz="0" w:space="0" w:color="auto"/>
            <w:bottom w:val="none" w:sz="0" w:space="0" w:color="auto"/>
            <w:right w:val="none" w:sz="0" w:space="0" w:color="auto"/>
          </w:divBdr>
        </w:div>
        <w:div w:id="1981038132">
          <w:marLeft w:val="640"/>
          <w:marRight w:val="0"/>
          <w:marTop w:val="0"/>
          <w:marBottom w:val="0"/>
          <w:divBdr>
            <w:top w:val="none" w:sz="0" w:space="0" w:color="auto"/>
            <w:left w:val="none" w:sz="0" w:space="0" w:color="auto"/>
            <w:bottom w:val="none" w:sz="0" w:space="0" w:color="auto"/>
            <w:right w:val="none" w:sz="0" w:space="0" w:color="auto"/>
          </w:divBdr>
        </w:div>
        <w:div w:id="1862888305">
          <w:marLeft w:val="640"/>
          <w:marRight w:val="0"/>
          <w:marTop w:val="0"/>
          <w:marBottom w:val="0"/>
          <w:divBdr>
            <w:top w:val="none" w:sz="0" w:space="0" w:color="auto"/>
            <w:left w:val="none" w:sz="0" w:space="0" w:color="auto"/>
            <w:bottom w:val="none" w:sz="0" w:space="0" w:color="auto"/>
            <w:right w:val="none" w:sz="0" w:space="0" w:color="auto"/>
          </w:divBdr>
        </w:div>
        <w:div w:id="98107606">
          <w:marLeft w:val="640"/>
          <w:marRight w:val="0"/>
          <w:marTop w:val="0"/>
          <w:marBottom w:val="0"/>
          <w:divBdr>
            <w:top w:val="none" w:sz="0" w:space="0" w:color="auto"/>
            <w:left w:val="none" w:sz="0" w:space="0" w:color="auto"/>
            <w:bottom w:val="none" w:sz="0" w:space="0" w:color="auto"/>
            <w:right w:val="none" w:sz="0" w:space="0" w:color="auto"/>
          </w:divBdr>
        </w:div>
        <w:div w:id="620114634">
          <w:marLeft w:val="640"/>
          <w:marRight w:val="0"/>
          <w:marTop w:val="0"/>
          <w:marBottom w:val="0"/>
          <w:divBdr>
            <w:top w:val="none" w:sz="0" w:space="0" w:color="auto"/>
            <w:left w:val="none" w:sz="0" w:space="0" w:color="auto"/>
            <w:bottom w:val="none" w:sz="0" w:space="0" w:color="auto"/>
            <w:right w:val="none" w:sz="0" w:space="0" w:color="auto"/>
          </w:divBdr>
        </w:div>
        <w:div w:id="260069496">
          <w:marLeft w:val="640"/>
          <w:marRight w:val="0"/>
          <w:marTop w:val="0"/>
          <w:marBottom w:val="0"/>
          <w:divBdr>
            <w:top w:val="none" w:sz="0" w:space="0" w:color="auto"/>
            <w:left w:val="none" w:sz="0" w:space="0" w:color="auto"/>
            <w:bottom w:val="none" w:sz="0" w:space="0" w:color="auto"/>
            <w:right w:val="none" w:sz="0" w:space="0" w:color="auto"/>
          </w:divBdr>
        </w:div>
        <w:div w:id="521360290">
          <w:marLeft w:val="640"/>
          <w:marRight w:val="0"/>
          <w:marTop w:val="0"/>
          <w:marBottom w:val="0"/>
          <w:divBdr>
            <w:top w:val="none" w:sz="0" w:space="0" w:color="auto"/>
            <w:left w:val="none" w:sz="0" w:space="0" w:color="auto"/>
            <w:bottom w:val="none" w:sz="0" w:space="0" w:color="auto"/>
            <w:right w:val="none" w:sz="0" w:space="0" w:color="auto"/>
          </w:divBdr>
        </w:div>
        <w:div w:id="2118939385">
          <w:marLeft w:val="640"/>
          <w:marRight w:val="0"/>
          <w:marTop w:val="0"/>
          <w:marBottom w:val="0"/>
          <w:divBdr>
            <w:top w:val="none" w:sz="0" w:space="0" w:color="auto"/>
            <w:left w:val="none" w:sz="0" w:space="0" w:color="auto"/>
            <w:bottom w:val="none" w:sz="0" w:space="0" w:color="auto"/>
            <w:right w:val="none" w:sz="0" w:space="0" w:color="auto"/>
          </w:divBdr>
        </w:div>
        <w:div w:id="1503083823">
          <w:marLeft w:val="640"/>
          <w:marRight w:val="0"/>
          <w:marTop w:val="0"/>
          <w:marBottom w:val="0"/>
          <w:divBdr>
            <w:top w:val="none" w:sz="0" w:space="0" w:color="auto"/>
            <w:left w:val="none" w:sz="0" w:space="0" w:color="auto"/>
            <w:bottom w:val="none" w:sz="0" w:space="0" w:color="auto"/>
            <w:right w:val="none" w:sz="0" w:space="0" w:color="auto"/>
          </w:divBdr>
        </w:div>
        <w:div w:id="1299144182">
          <w:marLeft w:val="640"/>
          <w:marRight w:val="0"/>
          <w:marTop w:val="0"/>
          <w:marBottom w:val="0"/>
          <w:divBdr>
            <w:top w:val="none" w:sz="0" w:space="0" w:color="auto"/>
            <w:left w:val="none" w:sz="0" w:space="0" w:color="auto"/>
            <w:bottom w:val="none" w:sz="0" w:space="0" w:color="auto"/>
            <w:right w:val="none" w:sz="0" w:space="0" w:color="auto"/>
          </w:divBdr>
        </w:div>
        <w:div w:id="1298800701">
          <w:marLeft w:val="640"/>
          <w:marRight w:val="0"/>
          <w:marTop w:val="0"/>
          <w:marBottom w:val="0"/>
          <w:divBdr>
            <w:top w:val="none" w:sz="0" w:space="0" w:color="auto"/>
            <w:left w:val="none" w:sz="0" w:space="0" w:color="auto"/>
            <w:bottom w:val="none" w:sz="0" w:space="0" w:color="auto"/>
            <w:right w:val="none" w:sz="0" w:space="0" w:color="auto"/>
          </w:divBdr>
        </w:div>
        <w:div w:id="1649476299">
          <w:marLeft w:val="640"/>
          <w:marRight w:val="0"/>
          <w:marTop w:val="0"/>
          <w:marBottom w:val="0"/>
          <w:divBdr>
            <w:top w:val="none" w:sz="0" w:space="0" w:color="auto"/>
            <w:left w:val="none" w:sz="0" w:space="0" w:color="auto"/>
            <w:bottom w:val="none" w:sz="0" w:space="0" w:color="auto"/>
            <w:right w:val="none" w:sz="0" w:space="0" w:color="auto"/>
          </w:divBdr>
        </w:div>
        <w:div w:id="551505907">
          <w:marLeft w:val="640"/>
          <w:marRight w:val="0"/>
          <w:marTop w:val="0"/>
          <w:marBottom w:val="0"/>
          <w:divBdr>
            <w:top w:val="none" w:sz="0" w:space="0" w:color="auto"/>
            <w:left w:val="none" w:sz="0" w:space="0" w:color="auto"/>
            <w:bottom w:val="none" w:sz="0" w:space="0" w:color="auto"/>
            <w:right w:val="none" w:sz="0" w:space="0" w:color="auto"/>
          </w:divBdr>
        </w:div>
        <w:div w:id="728190308">
          <w:marLeft w:val="640"/>
          <w:marRight w:val="0"/>
          <w:marTop w:val="0"/>
          <w:marBottom w:val="0"/>
          <w:divBdr>
            <w:top w:val="none" w:sz="0" w:space="0" w:color="auto"/>
            <w:left w:val="none" w:sz="0" w:space="0" w:color="auto"/>
            <w:bottom w:val="none" w:sz="0" w:space="0" w:color="auto"/>
            <w:right w:val="none" w:sz="0" w:space="0" w:color="auto"/>
          </w:divBdr>
        </w:div>
        <w:div w:id="316765354">
          <w:marLeft w:val="640"/>
          <w:marRight w:val="0"/>
          <w:marTop w:val="0"/>
          <w:marBottom w:val="0"/>
          <w:divBdr>
            <w:top w:val="none" w:sz="0" w:space="0" w:color="auto"/>
            <w:left w:val="none" w:sz="0" w:space="0" w:color="auto"/>
            <w:bottom w:val="none" w:sz="0" w:space="0" w:color="auto"/>
            <w:right w:val="none" w:sz="0" w:space="0" w:color="auto"/>
          </w:divBdr>
        </w:div>
        <w:div w:id="1211571772">
          <w:marLeft w:val="640"/>
          <w:marRight w:val="0"/>
          <w:marTop w:val="0"/>
          <w:marBottom w:val="0"/>
          <w:divBdr>
            <w:top w:val="none" w:sz="0" w:space="0" w:color="auto"/>
            <w:left w:val="none" w:sz="0" w:space="0" w:color="auto"/>
            <w:bottom w:val="none" w:sz="0" w:space="0" w:color="auto"/>
            <w:right w:val="none" w:sz="0" w:space="0" w:color="auto"/>
          </w:divBdr>
        </w:div>
        <w:div w:id="124662458">
          <w:marLeft w:val="640"/>
          <w:marRight w:val="0"/>
          <w:marTop w:val="0"/>
          <w:marBottom w:val="0"/>
          <w:divBdr>
            <w:top w:val="none" w:sz="0" w:space="0" w:color="auto"/>
            <w:left w:val="none" w:sz="0" w:space="0" w:color="auto"/>
            <w:bottom w:val="none" w:sz="0" w:space="0" w:color="auto"/>
            <w:right w:val="none" w:sz="0" w:space="0" w:color="auto"/>
          </w:divBdr>
        </w:div>
        <w:div w:id="758603715">
          <w:marLeft w:val="640"/>
          <w:marRight w:val="0"/>
          <w:marTop w:val="0"/>
          <w:marBottom w:val="0"/>
          <w:divBdr>
            <w:top w:val="none" w:sz="0" w:space="0" w:color="auto"/>
            <w:left w:val="none" w:sz="0" w:space="0" w:color="auto"/>
            <w:bottom w:val="none" w:sz="0" w:space="0" w:color="auto"/>
            <w:right w:val="none" w:sz="0" w:space="0" w:color="auto"/>
          </w:divBdr>
        </w:div>
        <w:div w:id="1773479022">
          <w:marLeft w:val="640"/>
          <w:marRight w:val="0"/>
          <w:marTop w:val="0"/>
          <w:marBottom w:val="0"/>
          <w:divBdr>
            <w:top w:val="none" w:sz="0" w:space="0" w:color="auto"/>
            <w:left w:val="none" w:sz="0" w:space="0" w:color="auto"/>
            <w:bottom w:val="none" w:sz="0" w:space="0" w:color="auto"/>
            <w:right w:val="none" w:sz="0" w:space="0" w:color="auto"/>
          </w:divBdr>
        </w:div>
        <w:div w:id="902372195">
          <w:marLeft w:val="640"/>
          <w:marRight w:val="0"/>
          <w:marTop w:val="0"/>
          <w:marBottom w:val="0"/>
          <w:divBdr>
            <w:top w:val="none" w:sz="0" w:space="0" w:color="auto"/>
            <w:left w:val="none" w:sz="0" w:space="0" w:color="auto"/>
            <w:bottom w:val="none" w:sz="0" w:space="0" w:color="auto"/>
            <w:right w:val="none" w:sz="0" w:space="0" w:color="auto"/>
          </w:divBdr>
        </w:div>
        <w:div w:id="745035387">
          <w:marLeft w:val="640"/>
          <w:marRight w:val="0"/>
          <w:marTop w:val="0"/>
          <w:marBottom w:val="0"/>
          <w:divBdr>
            <w:top w:val="none" w:sz="0" w:space="0" w:color="auto"/>
            <w:left w:val="none" w:sz="0" w:space="0" w:color="auto"/>
            <w:bottom w:val="none" w:sz="0" w:space="0" w:color="auto"/>
            <w:right w:val="none" w:sz="0" w:space="0" w:color="auto"/>
          </w:divBdr>
        </w:div>
        <w:div w:id="1596328267">
          <w:marLeft w:val="640"/>
          <w:marRight w:val="0"/>
          <w:marTop w:val="0"/>
          <w:marBottom w:val="0"/>
          <w:divBdr>
            <w:top w:val="none" w:sz="0" w:space="0" w:color="auto"/>
            <w:left w:val="none" w:sz="0" w:space="0" w:color="auto"/>
            <w:bottom w:val="none" w:sz="0" w:space="0" w:color="auto"/>
            <w:right w:val="none" w:sz="0" w:space="0" w:color="auto"/>
          </w:divBdr>
        </w:div>
        <w:div w:id="194079927">
          <w:marLeft w:val="640"/>
          <w:marRight w:val="0"/>
          <w:marTop w:val="0"/>
          <w:marBottom w:val="0"/>
          <w:divBdr>
            <w:top w:val="none" w:sz="0" w:space="0" w:color="auto"/>
            <w:left w:val="none" w:sz="0" w:space="0" w:color="auto"/>
            <w:bottom w:val="none" w:sz="0" w:space="0" w:color="auto"/>
            <w:right w:val="none" w:sz="0" w:space="0" w:color="auto"/>
          </w:divBdr>
        </w:div>
        <w:div w:id="1584293345">
          <w:marLeft w:val="640"/>
          <w:marRight w:val="0"/>
          <w:marTop w:val="0"/>
          <w:marBottom w:val="0"/>
          <w:divBdr>
            <w:top w:val="none" w:sz="0" w:space="0" w:color="auto"/>
            <w:left w:val="none" w:sz="0" w:space="0" w:color="auto"/>
            <w:bottom w:val="none" w:sz="0" w:space="0" w:color="auto"/>
            <w:right w:val="none" w:sz="0" w:space="0" w:color="auto"/>
          </w:divBdr>
        </w:div>
        <w:div w:id="189726858">
          <w:marLeft w:val="640"/>
          <w:marRight w:val="0"/>
          <w:marTop w:val="0"/>
          <w:marBottom w:val="0"/>
          <w:divBdr>
            <w:top w:val="none" w:sz="0" w:space="0" w:color="auto"/>
            <w:left w:val="none" w:sz="0" w:space="0" w:color="auto"/>
            <w:bottom w:val="none" w:sz="0" w:space="0" w:color="auto"/>
            <w:right w:val="none" w:sz="0" w:space="0" w:color="auto"/>
          </w:divBdr>
        </w:div>
        <w:div w:id="897327628">
          <w:marLeft w:val="640"/>
          <w:marRight w:val="0"/>
          <w:marTop w:val="0"/>
          <w:marBottom w:val="0"/>
          <w:divBdr>
            <w:top w:val="none" w:sz="0" w:space="0" w:color="auto"/>
            <w:left w:val="none" w:sz="0" w:space="0" w:color="auto"/>
            <w:bottom w:val="none" w:sz="0" w:space="0" w:color="auto"/>
            <w:right w:val="none" w:sz="0" w:space="0" w:color="auto"/>
          </w:divBdr>
        </w:div>
        <w:div w:id="762727786">
          <w:marLeft w:val="640"/>
          <w:marRight w:val="0"/>
          <w:marTop w:val="0"/>
          <w:marBottom w:val="0"/>
          <w:divBdr>
            <w:top w:val="none" w:sz="0" w:space="0" w:color="auto"/>
            <w:left w:val="none" w:sz="0" w:space="0" w:color="auto"/>
            <w:bottom w:val="none" w:sz="0" w:space="0" w:color="auto"/>
            <w:right w:val="none" w:sz="0" w:space="0" w:color="auto"/>
          </w:divBdr>
        </w:div>
        <w:div w:id="1898281866">
          <w:marLeft w:val="640"/>
          <w:marRight w:val="0"/>
          <w:marTop w:val="0"/>
          <w:marBottom w:val="0"/>
          <w:divBdr>
            <w:top w:val="none" w:sz="0" w:space="0" w:color="auto"/>
            <w:left w:val="none" w:sz="0" w:space="0" w:color="auto"/>
            <w:bottom w:val="none" w:sz="0" w:space="0" w:color="auto"/>
            <w:right w:val="none" w:sz="0" w:space="0" w:color="auto"/>
          </w:divBdr>
        </w:div>
        <w:div w:id="416442512">
          <w:marLeft w:val="640"/>
          <w:marRight w:val="0"/>
          <w:marTop w:val="0"/>
          <w:marBottom w:val="0"/>
          <w:divBdr>
            <w:top w:val="none" w:sz="0" w:space="0" w:color="auto"/>
            <w:left w:val="none" w:sz="0" w:space="0" w:color="auto"/>
            <w:bottom w:val="none" w:sz="0" w:space="0" w:color="auto"/>
            <w:right w:val="none" w:sz="0" w:space="0" w:color="auto"/>
          </w:divBdr>
        </w:div>
        <w:div w:id="246041878">
          <w:marLeft w:val="640"/>
          <w:marRight w:val="0"/>
          <w:marTop w:val="0"/>
          <w:marBottom w:val="0"/>
          <w:divBdr>
            <w:top w:val="none" w:sz="0" w:space="0" w:color="auto"/>
            <w:left w:val="none" w:sz="0" w:space="0" w:color="auto"/>
            <w:bottom w:val="none" w:sz="0" w:space="0" w:color="auto"/>
            <w:right w:val="none" w:sz="0" w:space="0" w:color="auto"/>
          </w:divBdr>
        </w:div>
        <w:div w:id="1375540213">
          <w:marLeft w:val="640"/>
          <w:marRight w:val="0"/>
          <w:marTop w:val="0"/>
          <w:marBottom w:val="0"/>
          <w:divBdr>
            <w:top w:val="none" w:sz="0" w:space="0" w:color="auto"/>
            <w:left w:val="none" w:sz="0" w:space="0" w:color="auto"/>
            <w:bottom w:val="none" w:sz="0" w:space="0" w:color="auto"/>
            <w:right w:val="none" w:sz="0" w:space="0" w:color="auto"/>
          </w:divBdr>
        </w:div>
        <w:div w:id="1014769436">
          <w:marLeft w:val="640"/>
          <w:marRight w:val="0"/>
          <w:marTop w:val="0"/>
          <w:marBottom w:val="0"/>
          <w:divBdr>
            <w:top w:val="none" w:sz="0" w:space="0" w:color="auto"/>
            <w:left w:val="none" w:sz="0" w:space="0" w:color="auto"/>
            <w:bottom w:val="none" w:sz="0" w:space="0" w:color="auto"/>
            <w:right w:val="none" w:sz="0" w:space="0" w:color="auto"/>
          </w:divBdr>
        </w:div>
        <w:div w:id="1938948585">
          <w:marLeft w:val="640"/>
          <w:marRight w:val="0"/>
          <w:marTop w:val="0"/>
          <w:marBottom w:val="0"/>
          <w:divBdr>
            <w:top w:val="none" w:sz="0" w:space="0" w:color="auto"/>
            <w:left w:val="none" w:sz="0" w:space="0" w:color="auto"/>
            <w:bottom w:val="none" w:sz="0" w:space="0" w:color="auto"/>
            <w:right w:val="none" w:sz="0" w:space="0" w:color="auto"/>
          </w:divBdr>
        </w:div>
        <w:div w:id="1541238094">
          <w:marLeft w:val="640"/>
          <w:marRight w:val="0"/>
          <w:marTop w:val="0"/>
          <w:marBottom w:val="0"/>
          <w:divBdr>
            <w:top w:val="none" w:sz="0" w:space="0" w:color="auto"/>
            <w:left w:val="none" w:sz="0" w:space="0" w:color="auto"/>
            <w:bottom w:val="none" w:sz="0" w:space="0" w:color="auto"/>
            <w:right w:val="none" w:sz="0" w:space="0" w:color="auto"/>
          </w:divBdr>
        </w:div>
        <w:div w:id="2144537999">
          <w:marLeft w:val="640"/>
          <w:marRight w:val="0"/>
          <w:marTop w:val="0"/>
          <w:marBottom w:val="0"/>
          <w:divBdr>
            <w:top w:val="none" w:sz="0" w:space="0" w:color="auto"/>
            <w:left w:val="none" w:sz="0" w:space="0" w:color="auto"/>
            <w:bottom w:val="none" w:sz="0" w:space="0" w:color="auto"/>
            <w:right w:val="none" w:sz="0" w:space="0" w:color="auto"/>
          </w:divBdr>
        </w:div>
        <w:div w:id="720328991">
          <w:marLeft w:val="640"/>
          <w:marRight w:val="0"/>
          <w:marTop w:val="0"/>
          <w:marBottom w:val="0"/>
          <w:divBdr>
            <w:top w:val="none" w:sz="0" w:space="0" w:color="auto"/>
            <w:left w:val="none" w:sz="0" w:space="0" w:color="auto"/>
            <w:bottom w:val="none" w:sz="0" w:space="0" w:color="auto"/>
            <w:right w:val="none" w:sz="0" w:space="0" w:color="auto"/>
          </w:divBdr>
        </w:div>
        <w:div w:id="788428772">
          <w:marLeft w:val="640"/>
          <w:marRight w:val="0"/>
          <w:marTop w:val="0"/>
          <w:marBottom w:val="0"/>
          <w:divBdr>
            <w:top w:val="none" w:sz="0" w:space="0" w:color="auto"/>
            <w:left w:val="none" w:sz="0" w:space="0" w:color="auto"/>
            <w:bottom w:val="none" w:sz="0" w:space="0" w:color="auto"/>
            <w:right w:val="none" w:sz="0" w:space="0" w:color="auto"/>
          </w:divBdr>
        </w:div>
        <w:div w:id="435832047">
          <w:marLeft w:val="640"/>
          <w:marRight w:val="0"/>
          <w:marTop w:val="0"/>
          <w:marBottom w:val="0"/>
          <w:divBdr>
            <w:top w:val="none" w:sz="0" w:space="0" w:color="auto"/>
            <w:left w:val="none" w:sz="0" w:space="0" w:color="auto"/>
            <w:bottom w:val="none" w:sz="0" w:space="0" w:color="auto"/>
            <w:right w:val="none" w:sz="0" w:space="0" w:color="auto"/>
          </w:divBdr>
        </w:div>
        <w:div w:id="689647571">
          <w:marLeft w:val="640"/>
          <w:marRight w:val="0"/>
          <w:marTop w:val="0"/>
          <w:marBottom w:val="0"/>
          <w:divBdr>
            <w:top w:val="none" w:sz="0" w:space="0" w:color="auto"/>
            <w:left w:val="none" w:sz="0" w:space="0" w:color="auto"/>
            <w:bottom w:val="none" w:sz="0" w:space="0" w:color="auto"/>
            <w:right w:val="none" w:sz="0" w:space="0" w:color="auto"/>
          </w:divBdr>
        </w:div>
        <w:div w:id="1346591325">
          <w:marLeft w:val="640"/>
          <w:marRight w:val="0"/>
          <w:marTop w:val="0"/>
          <w:marBottom w:val="0"/>
          <w:divBdr>
            <w:top w:val="none" w:sz="0" w:space="0" w:color="auto"/>
            <w:left w:val="none" w:sz="0" w:space="0" w:color="auto"/>
            <w:bottom w:val="none" w:sz="0" w:space="0" w:color="auto"/>
            <w:right w:val="none" w:sz="0" w:space="0" w:color="auto"/>
          </w:divBdr>
        </w:div>
        <w:div w:id="983774161">
          <w:marLeft w:val="640"/>
          <w:marRight w:val="0"/>
          <w:marTop w:val="0"/>
          <w:marBottom w:val="0"/>
          <w:divBdr>
            <w:top w:val="none" w:sz="0" w:space="0" w:color="auto"/>
            <w:left w:val="none" w:sz="0" w:space="0" w:color="auto"/>
            <w:bottom w:val="none" w:sz="0" w:space="0" w:color="auto"/>
            <w:right w:val="none" w:sz="0" w:space="0" w:color="auto"/>
          </w:divBdr>
        </w:div>
        <w:div w:id="6565172">
          <w:marLeft w:val="640"/>
          <w:marRight w:val="0"/>
          <w:marTop w:val="0"/>
          <w:marBottom w:val="0"/>
          <w:divBdr>
            <w:top w:val="none" w:sz="0" w:space="0" w:color="auto"/>
            <w:left w:val="none" w:sz="0" w:space="0" w:color="auto"/>
            <w:bottom w:val="none" w:sz="0" w:space="0" w:color="auto"/>
            <w:right w:val="none" w:sz="0" w:space="0" w:color="auto"/>
          </w:divBdr>
        </w:div>
        <w:div w:id="1244412495">
          <w:marLeft w:val="640"/>
          <w:marRight w:val="0"/>
          <w:marTop w:val="0"/>
          <w:marBottom w:val="0"/>
          <w:divBdr>
            <w:top w:val="none" w:sz="0" w:space="0" w:color="auto"/>
            <w:left w:val="none" w:sz="0" w:space="0" w:color="auto"/>
            <w:bottom w:val="none" w:sz="0" w:space="0" w:color="auto"/>
            <w:right w:val="none" w:sz="0" w:space="0" w:color="auto"/>
          </w:divBdr>
        </w:div>
        <w:div w:id="307823952">
          <w:marLeft w:val="640"/>
          <w:marRight w:val="0"/>
          <w:marTop w:val="0"/>
          <w:marBottom w:val="0"/>
          <w:divBdr>
            <w:top w:val="none" w:sz="0" w:space="0" w:color="auto"/>
            <w:left w:val="none" w:sz="0" w:space="0" w:color="auto"/>
            <w:bottom w:val="none" w:sz="0" w:space="0" w:color="auto"/>
            <w:right w:val="none" w:sz="0" w:space="0" w:color="auto"/>
          </w:divBdr>
        </w:div>
        <w:div w:id="1439526431">
          <w:marLeft w:val="640"/>
          <w:marRight w:val="0"/>
          <w:marTop w:val="0"/>
          <w:marBottom w:val="0"/>
          <w:divBdr>
            <w:top w:val="none" w:sz="0" w:space="0" w:color="auto"/>
            <w:left w:val="none" w:sz="0" w:space="0" w:color="auto"/>
            <w:bottom w:val="none" w:sz="0" w:space="0" w:color="auto"/>
            <w:right w:val="none" w:sz="0" w:space="0" w:color="auto"/>
          </w:divBdr>
        </w:div>
        <w:div w:id="1211920642">
          <w:marLeft w:val="640"/>
          <w:marRight w:val="0"/>
          <w:marTop w:val="0"/>
          <w:marBottom w:val="0"/>
          <w:divBdr>
            <w:top w:val="none" w:sz="0" w:space="0" w:color="auto"/>
            <w:left w:val="none" w:sz="0" w:space="0" w:color="auto"/>
            <w:bottom w:val="none" w:sz="0" w:space="0" w:color="auto"/>
            <w:right w:val="none" w:sz="0" w:space="0" w:color="auto"/>
          </w:divBdr>
        </w:div>
        <w:div w:id="104204356">
          <w:marLeft w:val="640"/>
          <w:marRight w:val="0"/>
          <w:marTop w:val="0"/>
          <w:marBottom w:val="0"/>
          <w:divBdr>
            <w:top w:val="none" w:sz="0" w:space="0" w:color="auto"/>
            <w:left w:val="none" w:sz="0" w:space="0" w:color="auto"/>
            <w:bottom w:val="none" w:sz="0" w:space="0" w:color="auto"/>
            <w:right w:val="none" w:sz="0" w:space="0" w:color="auto"/>
          </w:divBdr>
        </w:div>
        <w:div w:id="443427109">
          <w:marLeft w:val="640"/>
          <w:marRight w:val="0"/>
          <w:marTop w:val="0"/>
          <w:marBottom w:val="0"/>
          <w:divBdr>
            <w:top w:val="none" w:sz="0" w:space="0" w:color="auto"/>
            <w:left w:val="none" w:sz="0" w:space="0" w:color="auto"/>
            <w:bottom w:val="none" w:sz="0" w:space="0" w:color="auto"/>
            <w:right w:val="none" w:sz="0" w:space="0" w:color="auto"/>
          </w:divBdr>
        </w:div>
        <w:div w:id="141167240">
          <w:marLeft w:val="640"/>
          <w:marRight w:val="0"/>
          <w:marTop w:val="0"/>
          <w:marBottom w:val="0"/>
          <w:divBdr>
            <w:top w:val="none" w:sz="0" w:space="0" w:color="auto"/>
            <w:left w:val="none" w:sz="0" w:space="0" w:color="auto"/>
            <w:bottom w:val="none" w:sz="0" w:space="0" w:color="auto"/>
            <w:right w:val="none" w:sz="0" w:space="0" w:color="auto"/>
          </w:divBdr>
        </w:div>
        <w:div w:id="452283564">
          <w:marLeft w:val="640"/>
          <w:marRight w:val="0"/>
          <w:marTop w:val="0"/>
          <w:marBottom w:val="0"/>
          <w:divBdr>
            <w:top w:val="none" w:sz="0" w:space="0" w:color="auto"/>
            <w:left w:val="none" w:sz="0" w:space="0" w:color="auto"/>
            <w:bottom w:val="none" w:sz="0" w:space="0" w:color="auto"/>
            <w:right w:val="none" w:sz="0" w:space="0" w:color="auto"/>
          </w:divBdr>
        </w:div>
        <w:div w:id="178736238">
          <w:marLeft w:val="640"/>
          <w:marRight w:val="0"/>
          <w:marTop w:val="0"/>
          <w:marBottom w:val="0"/>
          <w:divBdr>
            <w:top w:val="none" w:sz="0" w:space="0" w:color="auto"/>
            <w:left w:val="none" w:sz="0" w:space="0" w:color="auto"/>
            <w:bottom w:val="none" w:sz="0" w:space="0" w:color="auto"/>
            <w:right w:val="none" w:sz="0" w:space="0" w:color="auto"/>
          </w:divBdr>
        </w:div>
        <w:div w:id="665131292">
          <w:marLeft w:val="640"/>
          <w:marRight w:val="0"/>
          <w:marTop w:val="0"/>
          <w:marBottom w:val="0"/>
          <w:divBdr>
            <w:top w:val="none" w:sz="0" w:space="0" w:color="auto"/>
            <w:left w:val="none" w:sz="0" w:space="0" w:color="auto"/>
            <w:bottom w:val="none" w:sz="0" w:space="0" w:color="auto"/>
            <w:right w:val="none" w:sz="0" w:space="0" w:color="auto"/>
          </w:divBdr>
        </w:div>
        <w:div w:id="1167939955">
          <w:marLeft w:val="640"/>
          <w:marRight w:val="0"/>
          <w:marTop w:val="0"/>
          <w:marBottom w:val="0"/>
          <w:divBdr>
            <w:top w:val="none" w:sz="0" w:space="0" w:color="auto"/>
            <w:left w:val="none" w:sz="0" w:space="0" w:color="auto"/>
            <w:bottom w:val="none" w:sz="0" w:space="0" w:color="auto"/>
            <w:right w:val="none" w:sz="0" w:space="0" w:color="auto"/>
          </w:divBdr>
        </w:div>
        <w:div w:id="704136413">
          <w:marLeft w:val="640"/>
          <w:marRight w:val="0"/>
          <w:marTop w:val="0"/>
          <w:marBottom w:val="0"/>
          <w:divBdr>
            <w:top w:val="none" w:sz="0" w:space="0" w:color="auto"/>
            <w:left w:val="none" w:sz="0" w:space="0" w:color="auto"/>
            <w:bottom w:val="none" w:sz="0" w:space="0" w:color="auto"/>
            <w:right w:val="none" w:sz="0" w:space="0" w:color="auto"/>
          </w:divBdr>
        </w:div>
        <w:div w:id="1583027007">
          <w:marLeft w:val="640"/>
          <w:marRight w:val="0"/>
          <w:marTop w:val="0"/>
          <w:marBottom w:val="0"/>
          <w:divBdr>
            <w:top w:val="none" w:sz="0" w:space="0" w:color="auto"/>
            <w:left w:val="none" w:sz="0" w:space="0" w:color="auto"/>
            <w:bottom w:val="none" w:sz="0" w:space="0" w:color="auto"/>
            <w:right w:val="none" w:sz="0" w:space="0" w:color="auto"/>
          </w:divBdr>
        </w:div>
        <w:div w:id="1966349726">
          <w:marLeft w:val="640"/>
          <w:marRight w:val="0"/>
          <w:marTop w:val="0"/>
          <w:marBottom w:val="0"/>
          <w:divBdr>
            <w:top w:val="none" w:sz="0" w:space="0" w:color="auto"/>
            <w:left w:val="none" w:sz="0" w:space="0" w:color="auto"/>
            <w:bottom w:val="none" w:sz="0" w:space="0" w:color="auto"/>
            <w:right w:val="none" w:sz="0" w:space="0" w:color="auto"/>
          </w:divBdr>
        </w:div>
        <w:div w:id="1495603370">
          <w:marLeft w:val="640"/>
          <w:marRight w:val="0"/>
          <w:marTop w:val="0"/>
          <w:marBottom w:val="0"/>
          <w:divBdr>
            <w:top w:val="none" w:sz="0" w:space="0" w:color="auto"/>
            <w:left w:val="none" w:sz="0" w:space="0" w:color="auto"/>
            <w:bottom w:val="none" w:sz="0" w:space="0" w:color="auto"/>
            <w:right w:val="none" w:sz="0" w:space="0" w:color="auto"/>
          </w:divBdr>
        </w:div>
        <w:div w:id="1185368698">
          <w:marLeft w:val="640"/>
          <w:marRight w:val="0"/>
          <w:marTop w:val="0"/>
          <w:marBottom w:val="0"/>
          <w:divBdr>
            <w:top w:val="none" w:sz="0" w:space="0" w:color="auto"/>
            <w:left w:val="none" w:sz="0" w:space="0" w:color="auto"/>
            <w:bottom w:val="none" w:sz="0" w:space="0" w:color="auto"/>
            <w:right w:val="none" w:sz="0" w:space="0" w:color="auto"/>
          </w:divBdr>
        </w:div>
        <w:div w:id="930818263">
          <w:marLeft w:val="640"/>
          <w:marRight w:val="0"/>
          <w:marTop w:val="0"/>
          <w:marBottom w:val="0"/>
          <w:divBdr>
            <w:top w:val="none" w:sz="0" w:space="0" w:color="auto"/>
            <w:left w:val="none" w:sz="0" w:space="0" w:color="auto"/>
            <w:bottom w:val="none" w:sz="0" w:space="0" w:color="auto"/>
            <w:right w:val="none" w:sz="0" w:space="0" w:color="auto"/>
          </w:divBdr>
        </w:div>
        <w:div w:id="1450664211">
          <w:marLeft w:val="640"/>
          <w:marRight w:val="0"/>
          <w:marTop w:val="0"/>
          <w:marBottom w:val="0"/>
          <w:divBdr>
            <w:top w:val="none" w:sz="0" w:space="0" w:color="auto"/>
            <w:left w:val="none" w:sz="0" w:space="0" w:color="auto"/>
            <w:bottom w:val="none" w:sz="0" w:space="0" w:color="auto"/>
            <w:right w:val="none" w:sz="0" w:space="0" w:color="auto"/>
          </w:divBdr>
        </w:div>
        <w:div w:id="980884700">
          <w:marLeft w:val="640"/>
          <w:marRight w:val="0"/>
          <w:marTop w:val="0"/>
          <w:marBottom w:val="0"/>
          <w:divBdr>
            <w:top w:val="none" w:sz="0" w:space="0" w:color="auto"/>
            <w:left w:val="none" w:sz="0" w:space="0" w:color="auto"/>
            <w:bottom w:val="none" w:sz="0" w:space="0" w:color="auto"/>
            <w:right w:val="none" w:sz="0" w:space="0" w:color="auto"/>
          </w:divBdr>
        </w:div>
        <w:div w:id="650133083">
          <w:marLeft w:val="640"/>
          <w:marRight w:val="0"/>
          <w:marTop w:val="0"/>
          <w:marBottom w:val="0"/>
          <w:divBdr>
            <w:top w:val="none" w:sz="0" w:space="0" w:color="auto"/>
            <w:left w:val="none" w:sz="0" w:space="0" w:color="auto"/>
            <w:bottom w:val="none" w:sz="0" w:space="0" w:color="auto"/>
            <w:right w:val="none" w:sz="0" w:space="0" w:color="auto"/>
          </w:divBdr>
        </w:div>
        <w:div w:id="1342125609">
          <w:marLeft w:val="640"/>
          <w:marRight w:val="0"/>
          <w:marTop w:val="0"/>
          <w:marBottom w:val="0"/>
          <w:divBdr>
            <w:top w:val="none" w:sz="0" w:space="0" w:color="auto"/>
            <w:left w:val="none" w:sz="0" w:space="0" w:color="auto"/>
            <w:bottom w:val="none" w:sz="0" w:space="0" w:color="auto"/>
            <w:right w:val="none" w:sz="0" w:space="0" w:color="auto"/>
          </w:divBdr>
        </w:div>
        <w:div w:id="1211453569">
          <w:marLeft w:val="640"/>
          <w:marRight w:val="0"/>
          <w:marTop w:val="0"/>
          <w:marBottom w:val="0"/>
          <w:divBdr>
            <w:top w:val="none" w:sz="0" w:space="0" w:color="auto"/>
            <w:left w:val="none" w:sz="0" w:space="0" w:color="auto"/>
            <w:bottom w:val="none" w:sz="0" w:space="0" w:color="auto"/>
            <w:right w:val="none" w:sz="0" w:space="0" w:color="auto"/>
          </w:divBdr>
        </w:div>
        <w:div w:id="325517529">
          <w:marLeft w:val="640"/>
          <w:marRight w:val="0"/>
          <w:marTop w:val="0"/>
          <w:marBottom w:val="0"/>
          <w:divBdr>
            <w:top w:val="none" w:sz="0" w:space="0" w:color="auto"/>
            <w:left w:val="none" w:sz="0" w:space="0" w:color="auto"/>
            <w:bottom w:val="none" w:sz="0" w:space="0" w:color="auto"/>
            <w:right w:val="none" w:sz="0" w:space="0" w:color="auto"/>
          </w:divBdr>
        </w:div>
        <w:div w:id="329212202">
          <w:marLeft w:val="640"/>
          <w:marRight w:val="0"/>
          <w:marTop w:val="0"/>
          <w:marBottom w:val="0"/>
          <w:divBdr>
            <w:top w:val="none" w:sz="0" w:space="0" w:color="auto"/>
            <w:left w:val="none" w:sz="0" w:space="0" w:color="auto"/>
            <w:bottom w:val="none" w:sz="0" w:space="0" w:color="auto"/>
            <w:right w:val="none" w:sz="0" w:space="0" w:color="auto"/>
          </w:divBdr>
        </w:div>
        <w:div w:id="915018819">
          <w:marLeft w:val="640"/>
          <w:marRight w:val="0"/>
          <w:marTop w:val="0"/>
          <w:marBottom w:val="0"/>
          <w:divBdr>
            <w:top w:val="none" w:sz="0" w:space="0" w:color="auto"/>
            <w:left w:val="none" w:sz="0" w:space="0" w:color="auto"/>
            <w:bottom w:val="none" w:sz="0" w:space="0" w:color="auto"/>
            <w:right w:val="none" w:sz="0" w:space="0" w:color="auto"/>
          </w:divBdr>
        </w:div>
        <w:div w:id="1814784591">
          <w:marLeft w:val="640"/>
          <w:marRight w:val="0"/>
          <w:marTop w:val="0"/>
          <w:marBottom w:val="0"/>
          <w:divBdr>
            <w:top w:val="none" w:sz="0" w:space="0" w:color="auto"/>
            <w:left w:val="none" w:sz="0" w:space="0" w:color="auto"/>
            <w:bottom w:val="none" w:sz="0" w:space="0" w:color="auto"/>
            <w:right w:val="none" w:sz="0" w:space="0" w:color="auto"/>
          </w:divBdr>
        </w:div>
        <w:div w:id="62723808">
          <w:marLeft w:val="640"/>
          <w:marRight w:val="0"/>
          <w:marTop w:val="0"/>
          <w:marBottom w:val="0"/>
          <w:divBdr>
            <w:top w:val="none" w:sz="0" w:space="0" w:color="auto"/>
            <w:left w:val="none" w:sz="0" w:space="0" w:color="auto"/>
            <w:bottom w:val="none" w:sz="0" w:space="0" w:color="auto"/>
            <w:right w:val="none" w:sz="0" w:space="0" w:color="auto"/>
          </w:divBdr>
        </w:div>
        <w:div w:id="259261998">
          <w:marLeft w:val="640"/>
          <w:marRight w:val="0"/>
          <w:marTop w:val="0"/>
          <w:marBottom w:val="0"/>
          <w:divBdr>
            <w:top w:val="none" w:sz="0" w:space="0" w:color="auto"/>
            <w:left w:val="none" w:sz="0" w:space="0" w:color="auto"/>
            <w:bottom w:val="none" w:sz="0" w:space="0" w:color="auto"/>
            <w:right w:val="none" w:sz="0" w:space="0" w:color="auto"/>
          </w:divBdr>
        </w:div>
        <w:div w:id="363136787">
          <w:marLeft w:val="640"/>
          <w:marRight w:val="0"/>
          <w:marTop w:val="0"/>
          <w:marBottom w:val="0"/>
          <w:divBdr>
            <w:top w:val="none" w:sz="0" w:space="0" w:color="auto"/>
            <w:left w:val="none" w:sz="0" w:space="0" w:color="auto"/>
            <w:bottom w:val="none" w:sz="0" w:space="0" w:color="auto"/>
            <w:right w:val="none" w:sz="0" w:space="0" w:color="auto"/>
          </w:divBdr>
        </w:div>
        <w:div w:id="1897817001">
          <w:marLeft w:val="640"/>
          <w:marRight w:val="0"/>
          <w:marTop w:val="0"/>
          <w:marBottom w:val="0"/>
          <w:divBdr>
            <w:top w:val="none" w:sz="0" w:space="0" w:color="auto"/>
            <w:left w:val="none" w:sz="0" w:space="0" w:color="auto"/>
            <w:bottom w:val="none" w:sz="0" w:space="0" w:color="auto"/>
            <w:right w:val="none" w:sz="0" w:space="0" w:color="auto"/>
          </w:divBdr>
        </w:div>
        <w:div w:id="2092458260">
          <w:marLeft w:val="640"/>
          <w:marRight w:val="0"/>
          <w:marTop w:val="0"/>
          <w:marBottom w:val="0"/>
          <w:divBdr>
            <w:top w:val="none" w:sz="0" w:space="0" w:color="auto"/>
            <w:left w:val="none" w:sz="0" w:space="0" w:color="auto"/>
            <w:bottom w:val="none" w:sz="0" w:space="0" w:color="auto"/>
            <w:right w:val="none" w:sz="0" w:space="0" w:color="auto"/>
          </w:divBdr>
        </w:div>
        <w:div w:id="1702897236">
          <w:marLeft w:val="640"/>
          <w:marRight w:val="0"/>
          <w:marTop w:val="0"/>
          <w:marBottom w:val="0"/>
          <w:divBdr>
            <w:top w:val="none" w:sz="0" w:space="0" w:color="auto"/>
            <w:left w:val="none" w:sz="0" w:space="0" w:color="auto"/>
            <w:bottom w:val="none" w:sz="0" w:space="0" w:color="auto"/>
            <w:right w:val="none" w:sz="0" w:space="0" w:color="auto"/>
          </w:divBdr>
        </w:div>
        <w:div w:id="27682883">
          <w:marLeft w:val="640"/>
          <w:marRight w:val="0"/>
          <w:marTop w:val="0"/>
          <w:marBottom w:val="0"/>
          <w:divBdr>
            <w:top w:val="none" w:sz="0" w:space="0" w:color="auto"/>
            <w:left w:val="none" w:sz="0" w:space="0" w:color="auto"/>
            <w:bottom w:val="none" w:sz="0" w:space="0" w:color="auto"/>
            <w:right w:val="none" w:sz="0" w:space="0" w:color="auto"/>
          </w:divBdr>
        </w:div>
        <w:div w:id="1958566594">
          <w:marLeft w:val="640"/>
          <w:marRight w:val="0"/>
          <w:marTop w:val="0"/>
          <w:marBottom w:val="0"/>
          <w:divBdr>
            <w:top w:val="none" w:sz="0" w:space="0" w:color="auto"/>
            <w:left w:val="none" w:sz="0" w:space="0" w:color="auto"/>
            <w:bottom w:val="none" w:sz="0" w:space="0" w:color="auto"/>
            <w:right w:val="none" w:sz="0" w:space="0" w:color="auto"/>
          </w:divBdr>
        </w:div>
        <w:div w:id="1457217526">
          <w:marLeft w:val="640"/>
          <w:marRight w:val="0"/>
          <w:marTop w:val="0"/>
          <w:marBottom w:val="0"/>
          <w:divBdr>
            <w:top w:val="none" w:sz="0" w:space="0" w:color="auto"/>
            <w:left w:val="none" w:sz="0" w:space="0" w:color="auto"/>
            <w:bottom w:val="none" w:sz="0" w:space="0" w:color="auto"/>
            <w:right w:val="none" w:sz="0" w:space="0" w:color="auto"/>
          </w:divBdr>
        </w:div>
        <w:div w:id="2020428530">
          <w:marLeft w:val="640"/>
          <w:marRight w:val="0"/>
          <w:marTop w:val="0"/>
          <w:marBottom w:val="0"/>
          <w:divBdr>
            <w:top w:val="none" w:sz="0" w:space="0" w:color="auto"/>
            <w:left w:val="none" w:sz="0" w:space="0" w:color="auto"/>
            <w:bottom w:val="none" w:sz="0" w:space="0" w:color="auto"/>
            <w:right w:val="none" w:sz="0" w:space="0" w:color="auto"/>
          </w:divBdr>
        </w:div>
        <w:div w:id="1406806152">
          <w:marLeft w:val="640"/>
          <w:marRight w:val="0"/>
          <w:marTop w:val="0"/>
          <w:marBottom w:val="0"/>
          <w:divBdr>
            <w:top w:val="none" w:sz="0" w:space="0" w:color="auto"/>
            <w:left w:val="none" w:sz="0" w:space="0" w:color="auto"/>
            <w:bottom w:val="none" w:sz="0" w:space="0" w:color="auto"/>
            <w:right w:val="none" w:sz="0" w:space="0" w:color="auto"/>
          </w:divBdr>
        </w:div>
        <w:div w:id="240917380">
          <w:marLeft w:val="640"/>
          <w:marRight w:val="0"/>
          <w:marTop w:val="0"/>
          <w:marBottom w:val="0"/>
          <w:divBdr>
            <w:top w:val="none" w:sz="0" w:space="0" w:color="auto"/>
            <w:left w:val="none" w:sz="0" w:space="0" w:color="auto"/>
            <w:bottom w:val="none" w:sz="0" w:space="0" w:color="auto"/>
            <w:right w:val="none" w:sz="0" w:space="0" w:color="auto"/>
          </w:divBdr>
        </w:div>
      </w:divsChild>
    </w:div>
    <w:div w:id="826215519">
      <w:bodyDiv w:val="1"/>
      <w:marLeft w:val="0"/>
      <w:marRight w:val="0"/>
      <w:marTop w:val="0"/>
      <w:marBottom w:val="0"/>
      <w:divBdr>
        <w:top w:val="none" w:sz="0" w:space="0" w:color="auto"/>
        <w:left w:val="none" w:sz="0" w:space="0" w:color="auto"/>
        <w:bottom w:val="none" w:sz="0" w:space="0" w:color="auto"/>
        <w:right w:val="none" w:sz="0" w:space="0" w:color="auto"/>
      </w:divBdr>
      <w:divsChild>
        <w:div w:id="1948611297">
          <w:marLeft w:val="640"/>
          <w:marRight w:val="0"/>
          <w:marTop w:val="0"/>
          <w:marBottom w:val="0"/>
          <w:divBdr>
            <w:top w:val="none" w:sz="0" w:space="0" w:color="auto"/>
            <w:left w:val="none" w:sz="0" w:space="0" w:color="auto"/>
            <w:bottom w:val="none" w:sz="0" w:space="0" w:color="auto"/>
            <w:right w:val="none" w:sz="0" w:space="0" w:color="auto"/>
          </w:divBdr>
        </w:div>
        <w:div w:id="1087000598">
          <w:marLeft w:val="640"/>
          <w:marRight w:val="0"/>
          <w:marTop w:val="0"/>
          <w:marBottom w:val="0"/>
          <w:divBdr>
            <w:top w:val="none" w:sz="0" w:space="0" w:color="auto"/>
            <w:left w:val="none" w:sz="0" w:space="0" w:color="auto"/>
            <w:bottom w:val="none" w:sz="0" w:space="0" w:color="auto"/>
            <w:right w:val="none" w:sz="0" w:space="0" w:color="auto"/>
          </w:divBdr>
        </w:div>
        <w:div w:id="2029332430">
          <w:marLeft w:val="640"/>
          <w:marRight w:val="0"/>
          <w:marTop w:val="0"/>
          <w:marBottom w:val="0"/>
          <w:divBdr>
            <w:top w:val="none" w:sz="0" w:space="0" w:color="auto"/>
            <w:left w:val="none" w:sz="0" w:space="0" w:color="auto"/>
            <w:bottom w:val="none" w:sz="0" w:space="0" w:color="auto"/>
            <w:right w:val="none" w:sz="0" w:space="0" w:color="auto"/>
          </w:divBdr>
        </w:div>
        <w:div w:id="761684327">
          <w:marLeft w:val="640"/>
          <w:marRight w:val="0"/>
          <w:marTop w:val="0"/>
          <w:marBottom w:val="0"/>
          <w:divBdr>
            <w:top w:val="none" w:sz="0" w:space="0" w:color="auto"/>
            <w:left w:val="none" w:sz="0" w:space="0" w:color="auto"/>
            <w:bottom w:val="none" w:sz="0" w:space="0" w:color="auto"/>
            <w:right w:val="none" w:sz="0" w:space="0" w:color="auto"/>
          </w:divBdr>
        </w:div>
        <w:div w:id="1061296145">
          <w:marLeft w:val="640"/>
          <w:marRight w:val="0"/>
          <w:marTop w:val="0"/>
          <w:marBottom w:val="0"/>
          <w:divBdr>
            <w:top w:val="none" w:sz="0" w:space="0" w:color="auto"/>
            <w:left w:val="none" w:sz="0" w:space="0" w:color="auto"/>
            <w:bottom w:val="none" w:sz="0" w:space="0" w:color="auto"/>
            <w:right w:val="none" w:sz="0" w:space="0" w:color="auto"/>
          </w:divBdr>
        </w:div>
        <w:div w:id="1419861517">
          <w:marLeft w:val="640"/>
          <w:marRight w:val="0"/>
          <w:marTop w:val="0"/>
          <w:marBottom w:val="0"/>
          <w:divBdr>
            <w:top w:val="none" w:sz="0" w:space="0" w:color="auto"/>
            <w:left w:val="none" w:sz="0" w:space="0" w:color="auto"/>
            <w:bottom w:val="none" w:sz="0" w:space="0" w:color="auto"/>
            <w:right w:val="none" w:sz="0" w:space="0" w:color="auto"/>
          </w:divBdr>
        </w:div>
        <w:div w:id="942877764">
          <w:marLeft w:val="640"/>
          <w:marRight w:val="0"/>
          <w:marTop w:val="0"/>
          <w:marBottom w:val="0"/>
          <w:divBdr>
            <w:top w:val="none" w:sz="0" w:space="0" w:color="auto"/>
            <w:left w:val="none" w:sz="0" w:space="0" w:color="auto"/>
            <w:bottom w:val="none" w:sz="0" w:space="0" w:color="auto"/>
            <w:right w:val="none" w:sz="0" w:space="0" w:color="auto"/>
          </w:divBdr>
        </w:div>
        <w:div w:id="1287081828">
          <w:marLeft w:val="640"/>
          <w:marRight w:val="0"/>
          <w:marTop w:val="0"/>
          <w:marBottom w:val="0"/>
          <w:divBdr>
            <w:top w:val="none" w:sz="0" w:space="0" w:color="auto"/>
            <w:left w:val="none" w:sz="0" w:space="0" w:color="auto"/>
            <w:bottom w:val="none" w:sz="0" w:space="0" w:color="auto"/>
            <w:right w:val="none" w:sz="0" w:space="0" w:color="auto"/>
          </w:divBdr>
        </w:div>
        <w:div w:id="1489513694">
          <w:marLeft w:val="640"/>
          <w:marRight w:val="0"/>
          <w:marTop w:val="0"/>
          <w:marBottom w:val="0"/>
          <w:divBdr>
            <w:top w:val="none" w:sz="0" w:space="0" w:color="auto"/>
            <w:left w:val="none" w:sz="0" w:space="0" w:color="auto"/>
            <w:bottom w:val="none" w:sz="0" w:space="0" w:color="auto"/>
            <w:right w:val="none" w:sz="0" w:space="0" w:color="auto"/>
          </w:divBdr>
        </w:div>
        <w:div w:id="1458792657">
          <w:marLeft w:val="640"/>
          <w:marRight w:val="0"/>
          <w:marTop w:val="0"/>
          <w:marBottom w:val="0"/>
          <w:divBdr>
            <w:top w:val="none" w:sz="0" w:space="0" w:color="auto"/>
            <w:left w:val="none" w:sz="0" w:space="0" w:color="auto"/>
            <w:bottom w:val="none" w:sz="0" w:space="0" w:color="auto"/>
            <w:right w:val="none" w:sz="0" w:space="0" w:color="auto"/>
          </w:divBdr>
        </w:div>
        <w:div w:id="880096015">
          <w:marLeft w:val="640"/>
          <w:marRight w:val="0"/>
          <w:marTop w:val="0"/>
          <w:marBottom w:val="0"/>
          <w:divBdr>
            <w:top w:val="none" w:sz="0" w:space="0" w:color="auto"/>
            <w:left w:val="none" w:sz="0" w:space="0" w:color="auto"/>
            <w:bottom w:val="none" w:sz="0" w:space="0" w:color="auto"/>
            <w:right w:val="none" w:sz="0" w:space="0" w:color="auto"/>
          </w:divBdr>
        </w:div>
        <w:div w:id="1772777942">
          <w:marLeft w:val="640"/>
          <w:marRight w:val="0"/>
          <w:marTop w:val="0"/>
          <w:marBottom w:val="0"/>
          <w:divBdr>
            <w:top w:val="none" w:sz="0" w:space="0" w:color="auto"/>
            <w:left w:val="none" w:sz="0" w:space="0" w:color="auto"/>
            <w:bottom w:val="none" w:sz="0" w:space="0" w:color="auto"/>
            <w:right w:val="none" w:sz="0" w:space="0" w:color="auto"/>
          </w:divBdr>
        </w:div>
        <w:div w:id="1298994664">
          <w:marLeft w:val="640"/>
          <w:marRight w:val="0"/>
          <w:marTop w:val="0"/>
          <w:marBottom w:val="0"/>
          <w:divBdr>
            <w:top w:val="none" w:sz="0" w:space="0" w:color="auto"/>
            <w:left w:val="none" w:sz="0" w:space="0" w:color="auto"/>
            <w:bottom w:val="none" w:sz="0" w:space="0" w:color="auto"/>
            <w:right w:val="none" w:sz="0" w:space="0" w:color="auto"/>
          </w:divBdr>
        </w:div>
        <w:div w:id="1682930024">
          <w:marLeft w:val="640"/>
          <w:marRight w:val="0"/>
          <w:marTop w:val="0"/>
          <w:marBottom w:val="0"/>
          <w:divBdr>
            <w:top w:val="none" w:sz="0" w:space="0" w:color="auto"/>
            <w:left w:val="none" w:sz="0" w:space="0" w:color="auto"/>
            <w:bottom w:val="none" w:sz="0" w:space="0" w:color="auto"/>
            <w:right w:val="none" w:sz="0" w:space="0" w:color="auto"/>
          </w:divBdr>
        </w:div>
        <w:div w:id="766148354">
          <w:marLeft w:val="640"/>
          <w:marRight w:val="0"/>
          <w:marTop w:val="0"/>
          <w:marBottom w:val="0"/>
          <w:divBdr>
            <w:top w:val="none" w:sz="0" w:space="0" w:color="auto"/>
            <w:left w:val="none" w:sz="0" w:space="0" w:color="auto"/>
            <w:bottom w:val="none" w:sz="0" w:space="0" w:color="auto"/>
            <w:right w:val="none" w:sz="0" w:space="0" w:color="auto"/>
          </w:divBdr>
        </w:div>
        <w:div w:id="562715281">
          <w:marLeft w:val="640"/>
          <w:marRight w:val="0"/>
          <w:marTop w:val="0"/>
          <w:marBottom w:val="0"/>
          <w:divBdr>
            <w:top w:val="none" w:sz="0" w:space="0" w:color="auto"/>
            <w:left w:val="none" w:sz="0" w:space="0" w:color="auto"/>
            <w:bottom w:val="none" w:sz="0" w:space="0" w:color="auto"/>
            <w:right w:val="none" w:sz="0" w:space="0" w:color="auto"/>
          </w:divBdr>
        </w:div>
        <w:div w:id="417096174">
          <w:marLeft w:val="640"/>
          <w:marRight w:val="0"/>
          <w:marTop w:val="0"/>
          <w:marBottom w:val="0"/>
          <w:divBdr>
            <w:top w:val="none" w:sz="0" w:space="0" w:color="auto"/>
            <w:left w:val="none" w:sz="0" w:space="0" w:color="auto"/>
            <w:bottom w:val="none" w:sz="0" w:space="0" w:color="auto"/>
            <w:right w:val="none" w:sz="0" w:space="0" w:color="auto"/>
          </w:divBdr>
        </w:div>
        <w:div w:id="35398227">
          <w:marLeft w:val="640"/>
          <w:marRight w:val="0"/>
          <w:marTop w:val="0"/>
          <w:marBottom w:val="0"/>
          <w:divBdr>
            <w:top w:val="none" w:sz="0" w:space="0" w:color="auto"/>
            <w:left w:val="none" w:sz="0" w:space="0" w:color="auto"/>
            <w:bottom w:val="none" w:sz="0" w:space="0" w:color="auto"/>
            <w:right w:val="none" w:sz="0" w:space="0" w:color="auto"/>
          </w:divBdr>
        </w:div>
        <w:div w:id="1405758342">
          <w:marLeft w:val="640"/>
          <w:marRight w:val="0"/>
          <w:marTop w:val="0"/>
          <w:marBottom w:val="0"/>
          <w:divBdr>
            <w:top w:val="none" w:sz="0" w:space="0" w:color="auto"/>
            <w:left w:val="none" w:sz="0" w:space="0" w:color="auto"/>
            <w:bottom w:val="none" w:sz="0" w:space="0" w:color="auto"/>
            <w:right w:val="none" w:sz="0" w:space="0" w:color="auto"/>
          </w:divBdr>
        </w:div>
        <w:div w:id="1122109506">
          <w:marLeft w:val="640"/>
          <w:marRight w:val="0"/>
          <w:marTop w:val="0"/>
          <w:marBottom w:val="0"/>
          <w:divBdr>
            <w:top w:val="none" w:sz="0" w:space="0" w:color="auto"/>
            <w:left w:val="none" w:sz="0" w:space="0" w:color="auto"/>
            <w:bottom w:val="none" w:sz="0" w:space="0" w:color="auto"/>
            <w:right w:val="none" w:sz="0" w:space="0" w:color="auto"/>
          </w:divBdr>
        </w:div>
        <w:div w:id="1475640060">
          <w:marLeft w:val="640"/>
          <w:marRight w:val="0"/>
          <w:marTop w:val="0"/>
          <w:marBottom w:val="0"/>
          <w:divBdr>
            <w:top w:val="none" w:sz="0" w:space="0" w:color="auto"/>
            <w:left w:val="none" w:sz="0" w:space="0" w:color="auto"/>
            <w:bottom w:val="none" w:sz="0" w:space="0" w:color="auto"/>
            <w:right w:val="none" w:sz="0" w:space="0" w:color="auto"/>
          </w:divBdr>
        </w:div>
        <w:div w:id="1218202214">
          <w:marLeft w:val="640"/>
          <w:marRight w:val="0"/>
          <w:marTop w:val="0"/>
          <w:marBottom w:val="0"/>
          <w:divBdr>
            <w:top w:val="none" w:sz="0" w:space="0" w:color="auto"/>
            <w:left w:val="none" w:sz="0" w:space="0" w:color="auto"/>
            <w:bottom w:val="none" w:sz="0" w:space="0" w:color="auto"/>
            <w:right w:val="none" w:sz="0" w:space="0" w:color="auto"/>
          </w:divBdr>
        </w:div>
        <w:div w:id="970135642">
          <w:marLeft w:val="640"/>
          <w:marRight w:val="0"/>
          <w:marTop w:val="0"/>
          <w:marBottom w:val="0"/>
          <w:divBdr>
            <w:top w:val="none" w:sz="0" w:space="0" w:color="auto"/>
            <w:left w:val="none" w:sz="0" w:space="0" w:color="auto"/>
            <w:bottom w:val="none" w:sz="0" w:space="0" w:color="auto"/>
            <w:right w:val="none" w:sz="0" w:space="0" w:color="auto"/>
          </w:divBdr>
        </w:div>
        <w:div w:id="1269237377">
          <w:marLeft w:val="640"/>
          <w:marRight w:val="0"/>
          <w:marTop w:val="0"/>
          <w:marBottom w:val="0"/>
          <w:divBdr>
            <w:top w:val="none" w:sz="0" w:space="0" w:color="auto"/>
            <w:left w:val="none" w:sz="0" w:space="0" w:color="auto"/>
            <w:bottom w:val="none" w:sz="0" w:space="0" w:color="auto"/>
            <w:right w:val="none" w:sz="0" w:space="0" w:color="auto"/>
          </w:divBdr>
        </w:div>
        <w:div w:id="2090106233">
          <w:marLeft w:val="640"/>
          <w:marRight w:val="0"/>
          <w:marTop w:val="0"/>
          <w:marBottom w:val="0"/>
          <w:divBdr>
            <w:top w:val="none" w:sz="0" w:space="0" w:color="auto"/>
            <w:left w:val="none" w:sz="0" w:space="0" w:color="auto"/>
            <w:bottom w:val="none" w:sz="0" w:space="0" w:color="auto"/>
            <w:right w:val="none" w:sz="0" w:space="0" w:color="auto"/>
          </w:divBdr>
        </w:div>
        <w:div w:id="993335316">
          <w:marLeft w:val="640"/>
          <w:marRight w:val="0"/>
          <w:marTop w:val="0"/>
          <w:marBottom w:val="0"/>
          <w:divBdr>
            <w:top w:val="none" w:sz="0" w:space="0" w:color="auto"/>
            <w:left w:val="none" w:sz="0" w:space="0" w:color="auto"/>
            <w:bottom w:val="none" w:sz="0" w:space="0" w:color="auto"/>
            <w:right w:val="none" w:sz="0" w:space="0" w:color="auto"/>
          </w:divBdr>
        </w:div>
        <w:div w:id="1440219584">
          <w:marLeft w:val="640"/>
          <w:marRight w:val="0"/>
          <w:marTop w:val="0"/>
          <w:marBottom w:val="0"/>
          <w:divBdr>
            <w:top w:val="none" w:sz="0" w:space="0" w:color="auto"/>
            <w:left w:val="none" w:sz="0" w:space="0" w:color="auto"/>
            <w:bottom w:val="none" w:sz="0" w:space="0" w:color="auto"/>
            <w:right w:val="none" w:sz="0" w:space="0" w:color="auto"/>
          </w:divBdr>
        </w:div>
        <w:div w:id="489253854">
          <w:marLeft w:val="640"/>
          <w:marRight w:val="0"/>
          <w:marTop w:val="0"/>
          <w:marBottom w:val="0"/>
          <w:divBdr>
            <w:top w:val="none" w:sz="0" w:space="0" w:color="auto"/>
            <w:left w:val="none" w:sz="0" w:space="0" w:color="auto"/>
            <w:bottom w:val="none" w:sz="0" w:space="0" w:color="auto"/>
            <w:right w:val="none" w:sz="0" w:space="0" w:color="auto"/>
          </w:divBdr>
        </w:div>
        <w:div w:id="1105688804">
          <w:marLeft w:val="640"/>
          <w:marRight w:val="0"/>
          <w:marTop w:val="0"/>
          <w:marBottom w:val="0"/>
          <w:divBdr>
            <w:top w:val="none" w:sz="0" w:space="0" w:color="auto"/>
            <w:left w:val="none" w:sz="0" w:space="0" w:color="auto"/>
            <w:bottom w:val="none" w:sz="0" w:space="0" w:color="auto"/>
            <w:right w:val="none" w:sz="0" w:space="0" w:color="auto"/>
          </w:divBdr>
        </w:div>
        <w:div w:id="2042049696">
          <w:marLeft w:val="640"/>
          <w:marRight w:val="0"/>
          <w:marTop w:val="0"/>
          <w:marBottom w:val="0"/>
          <w:divBdr>
            <w:top w:val="none" w:sz="0" w:space="0" w:color="auto"/>
            <w:left w:val="none" w:sz="0" w:space="0" w:color="auto"/>
            <w:bottom w:val="none" w:sz="0" w:space="0" w:color="auto"/>
            <w:right w:val="none" w:sz="0" w:space="0" w:color="auto"/>
          </w:divBdr>
        </w:div>
        <w:div w:id="1886259393">
          <w:marLeft w:val="640"/>
          <w:marRight w:val="0"/>
          <w:marTop w:val="0"/>
          <w:marBottom w:val="0"/>
          <w:divBdr>
            <w:top w:val="none" w:sz="0" w:space="0" w:color="auto"/>
            <w:left w:val="none" w:sz="0" w:space="0" w:color="auto"/>
            <w:bottom w:val="none" w:sz="0" w:space="0" w:color="auto"/>
            <w:right w:val="none" w:sz="0" w:space="0" w:color="auto"/>
          </w:divBdr>
        </w:div>
        <w:div w:id="1645306094">
          <w:marLeft w:val="640"/>
          <w:marRight w:val="0"/>
          <w:marTop w:val="0"/>
          <w:marBottom w:val="0"/>
          <w:divBdr>
            <w:top w:val="none" w:sz="0" w:space="0" w:color="auto"/>
            <w:left w:val="none" w:sz="0" w:space="0" w:color="auto"/>
            <w:bottom w:val="none" w:sz="0" w:space="0" w:color="auto"/>
            <w:right w:val="none" w:sz="0" w:space="0" w:color="auto"/>
          </w:divBdr>
        </w:div>
        <w:div w:id="918102930">
          <w:marLeft w:val="640"/>
          <w:marRight w:val="0"/>
          <w:marTop w:val="0"/>
          <w:marBottom w:val="0"/>
          <w:divBdr>
            <w:top w:val="none" w:sz="0" w:space="0" w:color="auto"/>
            <w:left w:val="none" w:sz="0" w:space="0" w:color="auto"/>
            <w:bottom w:val="none" w:sz="0" w:space="0" w:color="auto"/>
            <w:right w:val="none" w:sz="0" w:space="0" w:color="auto"/>
          </w:divBdr>
        </w:div>
        <w:div w:id="476729747">
          <w:marLeft w:val="640"/>
          <w:marRight w:val="0"/>
          <w:marTop w:val="0"/>
          <w:marBottom w:val="0"/>
          <w:divBdr>
            <w:top w:val="none" w:sz="0" w:space="0" w:color="auto"/>
            <w:left w:val="none" w:sz="0" w:space="0" w:color="auto"/>
            <w:bottom w:val="none" w:sz="0" w:space="0" w:color="auto"/>
            <w:right w:val="none" w:sz="0" w:space="0" w:color="auto"/>
          </w:divBdr>
        </w:div>
        <w:div w:id="76094445">
          <w:marLeft w:val="640"/>
          <w:marRight w:val="0"/>
          <w:marTop w:val="0"/>
          <w:marBottom w:val="0"/>
          <w:divBdr>
            <w:top w:val="none" w:sz="0" w:space="0" w:color="auto"/>
            <w:left w:val="none" w:sz="0" w:space="0" w:color="auto"/>
            <w:bottom w:val="none" w:sz="0" w:space="0" w:color="auto"/>
            <w:right w:val="none" w:sz="0" w:space="0" w:color="auto"/>
          </w:divBdr>
        </w:div>
        <w:div w:id="1712875301">
          <w:marLeft w:val="640"/>
          <w:marRight w:val="0"/>
          <w:marTop w:val="0"/>
          <w:marBottom w:val="0"/>
          <w:divBdr>
            <w:top w:val="none" w:sz="0" w:space="0" w:color="auto"/>
            <w:left w:val="none" w:sz="0" w:space="0" w:color="auto"/>
            <w:bottom w:val="none" w:sz="0" w:space="0" w:color="auto"/>
            <w:right w:val="none" w:sz="0" w:space="0" w:color="auto"/>
          </w:divBdr>
        </w:div>
        <w:div w:id="250748018">
          <w:marLeft w:val="640"/>
          <w:marRight w:val="0"/>
          <w:marTop w:val="0"/>
          <w:marBottom w:val="0"/>
          <w:divBdr>
            <w:top w:val="none" w:sz="0" w:space="0" w:color="auto"/>
            <w:left w:val="none" w:sz="0" w:space="0" w:color="auto"/>
            <w:bottom w:val="none" w:sz="0" w:space="0" w:color="auto"/>
            <w:right w:val="none" w:sz="0" w:space="0" w:color="auto"/>
          </w:divBdr>
        </w:div>
        <w:div w:id="1509757476">
          <w:marLeft w:val="640"/>
          <w:marRight w:val="0"/>
          <w:marTop w:val="0"/>
          <w:marBottom w:val="0"/>
          <w:divBdr>
            <w:top w:val="none" w:sz="0" w:space="0" w:color="auto"/>
            <w:left w:val="none" w:sz="0" w:space="0" w:color="auto"/>
            <w:bottom w:val="none" w:sz="0" w:space="0" w:color="auto"/>
            <w:right w:val="none" w:sz="0" w:space="0" w:color="auto"/>
          </w:divBdr>
        </w:div>
        <w:div w:id="83887886">
          <w:marLeft w:val="640"/>
          <w:marRight w:val="0"/>
          <w:marTop w:val="0"/>
          <w:marBottom w:val="0"/>
          <w:divBdr>
            <w:top w:val="none" w:sz="0" w:space="0" w:color="auto"/>
            <w:left w:val="none" w:sz="0" w:space="0" w:color="auto"/>
            <w:bottom w:val="none" w:sz="0" w:space="0" w:color="auto"/>
            <w:right w:val="none" w:sz="0" w:space="0" w:color="auto"/>
          </w:divBdr>
        </w:div>
        <w:div w:id="981885916">
          <w:marLeft w:val="640"/>
          <w:marRight w:val="0"/>
          <w:marTop w:val="0"/>
          <w:marBottom w:val="0"/>
          <w:divBdr>
            <w:top w:val="none" w:sz="0" w:space="0" w:color="auto"/>
            <w:left w:val="none" w:sz="0" w:space="0" w:color="auto"/>
            <w:bottom w:val="none" w:sz="0" w:space="0" w:color="auto"/>
            <w:right w:val="none" w:sz="0" w:space="0" w:color="auto"/>
          </w:divBdr>
        </w:div>
        <w:div w:id="474832913">
          <w:marLeft w:val="640"/>
          <w:marRight w:val="0"/>
          <w:marTop w:val="0"/>
          <w:marBottom w:val="0"/>
          <w:divBdr>
            <w:top w:val="none" w:sz="0" w:space="0" w:color="auto"/>
            <w:left w:val="none" w:sz="0" w:space="0" w:color="auto"/>
            <w:bottom w:val="none" w:sz="0" w:space="0" w:color="auto"/>
            <w:right w:val="none" w:sz="0" w:space="0" w:color="auto"/>
          </w:divBdr>
        </w:div>
        <w:div w:id="324628665">
          <w:marLeft w:val="640"/>
          <w:marRight w:val="0"/>
          <w:marTop w:val="0"/>
          <w:marBottom w:val="0"/>
          <w:divBdr>
            <w:top w:val="none" w:sz="0" w:space="0" w:color="auto"/>
            <w:left w:val="none" w:sz="0" w:space="0" w:color="auto"/>
            <w:bottom w:val="none" w:sz="0" w:space="0" w:color="auto"/>
            <w:right w:val="none" w:sz="0" w:space="0" w:color="auto"/>
          </w:divBdr>
        </w:div>
        <w:div w:id="235092994">
          <w:marLeft w:val="640"/>
          <w:marRight w:val="0"/>
          <w:marTop w:val="0"/>
          <w:marBottom w:val="0"/>
          <w:divBdr>
            <w:top w:val="none" w:sz="0" w:space="0" w:color="auto"/>
            <w:left w:val="none" w:sz="0" w:space="0" w:color="auto"/>
            <w:bottom w:val="none" w:sz="0" w:space="0" w:color="auto"/>
            <w:right w:val="none" w:sz="0" w:space="0" w:color="auto"/>
          </w:divBdr>
        </w:div>
        <w:div w:id="855190345">
          <w:marLeft w:val="640"/>
          <w:marRight w:val="0"/>
          <w:marTop w:val="0"/>
          <w:marBottom w:val="0"/>
          <w:divBdr>
            <w:top w:val="none" w:sz="0" w:space="0" w:color="auto"/>
            <w:left w:val="none" w:sz="0" w:space="0" w:color="auto"/>
            <w:bottom w:val="none" w:sz="0" w:space="0" w:color="auto"/>
            <w:right w:val="none" w:sz="0" w:space="0" w:color="auto"/>
          </w:divBdr>
        </w:div>
        <w:div w:id="433089690">
          <w:marLeft w:val="640"/>
          <w:marRight w:val="0"/>
          <w:marTop w:val="0"/>
          <w:marBottom w:val="0"/>
          <w:divBdr>
            <w:top w:val="none" w:sz="0" w:space="0" w:color="auto"/>
            <w:left w:val="none" w:sz="0" w:space="0" w:color="auto"/>
            <w:bottom w:val="none" w:sz="0" w:space="0" w:color="auto"/>
            <w:right w:val="none" w:sz="0" w:space="0" w:color="auto"/>
          </w:divBdr>
        </w:div>
        <w:div w:id="2112584451">
          <w:marLeft w:val="640"/>
          <w:marRight w:val="0"/>
          <w:marTop w:val="0"/>
          <w:marBottom w:val="0"/>
          <w:divBdr>
            <w:top w:val="none" w:sz="0" w:space="0" w:color="auto"/>
            <w:left w:val="none" w:sz="0" w:space="0" w:color="auto"/>
            <w:bottom w:val="none" w:sz="0" w:space="0" w:color="auto"/>
            <w:right w:val="none" w:sz="0" w:space="0" w:color="auto"/>
          </w:divBdr>
        </w:div>
        <w:div w:id="1608467813">
          <w:marLeft w:val="640"/>
          <w:marRight w:val="0"/>
          <w:marTop w:val="0"/>
          <w:marBottom w:val="0"/>
          <w:divBdr>
            <w:top w:val="none" w:sz="0" w:space="0" w:color="auto"/>
            <w:left w:val="none" w:sz="0" w:space="0" w:color="auto"/>
            <w:bottom w:val="none" w:sz="0" w:space="0" w:color="auto"/>
            <w:right w:val="none" w:sz="0" w:space="0" w:color="auto"/>
          </w:divBdr>
        </w:div>
        <w:div w:id="1047148374">
          <w:marLeft w:val="640"/>
          <w:marRight w:val="0"/>
          <w:marTop w:val="0"/>
          <w:marBottom w:val="0"/>
          <w:divBdr>
            <w:top w:val="none" w:sz="0" w:space="0" w:color="auto"/>
            <w:left w:val="none" w:sz="0" w:space="0" w:color="auto"/>
            <w:bottom w:val="none" w:sz="0" w:space="0" w:color="auto"/>
            <w:right w:val="none" w:sz="0" w:space="0" w:color="auto"/>
          </w:divBdr>
        </w:div>
        <w:div w:id="1757434026">
          <w:marLeft w:val="640"/>
          <w:marRight w:val="0"/>
          <w:marTop w:val="0"/>
          <w:marBottom w:val="0"/>
          <w:divBdr>
            <w:top w:val="none" w:sz="0" w:space="0" w:color="auto"/>
            <w:left w:val="none" w:sz="0" w:space="0" w:color="auto"/>
            <w:bottom w:val="none" w:sz="0" w:space="0" w:color="auto"/>
            <w:right w:val="none" w:sz="0" w:space="0" w:color="auto"/>
          </w:divBdr>
        </w:div>
        <w:div w:id="478885503">
          <w:marLeft w:val="640"/>
          <w:marRight w:val="0"/>
          <w:marTop w:val="0"/>
          <w:marBottom w:val="0"/>
          <w:divBdr>
            <w:top w:val="none" w:sz="0" w:space="0" w:color="auto"/>
            <w:left w:val="none" w:sz="0" w:space="0" w:color="auto"/>
            <w:bottom w:val="none" w:sz="0" w:space="0" w:color="auto"/>
            <w:right w:val="none" w:sz="0" w:space="0" w:color="auto"/>
          </w:divBdr>
        </w:div>
        <w:div w:id="920868807">
          <w:marLeft w:val="640"/>
          <w:marRight w:val="0"/>
          <w:marTop w:val="0"/>
          <w:marBottom w:val="0"/>
          <w:divBdr>
            <w:top w:val="none" w:sz="0" w:space="0" w:color="auto"/>
            <w:left w:val="none" w:sz="0" w:space="0" w:color="auto"/>
            <w:bottom w:val="none" w:sz="0" w:space="0" w:color="auto"/>
            <w:right w:val="none" w:sz="0" w:space="0" w:color="auto"/>
          </w:divBdr>
        </w:div>
        <w:div w:id="2130389766">
          <w:marLeft w:val="640"/>
          <w:marRight w:val="0"/>
          <w:marTop w:val="0"/>
          <w:marBottom w:val="0"/>
          <w:divBdr>
            <w:top w:val="none" w:sz="0" w:space="0" w:color="auto"/>
            <w:left w:val="none" w:sz="0" w:space="0" w:color="auto"/>
            <w:bottom w:val="none" w:sz="0" w:space="0" w:color="auto"/>
            <w:right w:val="none" w:sz="0" w:space="0" w:color="auto"/>
          </w:divBdr>
        </w:div>
        <w:div w:id="176166124">
          <w:marLeft w:val="640"/>
          <w:marRight w:val="0"/>
          <w:marTop w:val="0"/>
          <w:marBottom w:val="0"/>
          <w:divBdr>
            <w:top w:val="none" w:sz="0" w:space="0" w:color="auto"/>
            <w:left w:val="none" w:sz="0" w:space="0" w:color="auto"/>
            <w:bottom w:val="none" w:sz="0" w:space="0" w:color="auto"/>
            <w:right w:val="none" w:sz="0" w:space="0" w:color="auto"/>
          </w:divBdr>
        </w:div>
        <w:div w:id="835418329">
          <w:marLeft w:val="640"/>
          <w:marRight w:val="0"/>
          <w:marTop w:val="0"/>
          <w:marBottom w:val="0"/>
          <w:divBdr>
            <w:top w:val="none" w:sz="0" w:space="0" w:color="auto"/>
            <w:left w:val="none" w:sz="0" w:space="0" w:color="auto"/>
            <w:bottom w:val="none" w:sz="0" w:space="0" w:color="auto"/>
            <w:right w:val="none" w:sz="0" w:space="0" w:color="auto"/>
          </w:divBdr>
        </w:div>
        <w:div w:id="1514539216">
          <w:marLeft w:val="640"/>
          <w:marRight w:val="0"/>
          <w:marTop w:val="0"/>
          <w:marBottom w:val="0"/>
          <w:divBdr>
            <w:top w:val="none" w:sz="0" w:space="0" w:color="auto"/>
            <w:left w:val="none" w:sz="0" w:space="0" w:color="auto"/>
            <w:bottom w:val="none" w:sz="0" w:space="0" w:color="auto"/>
            <w:right w:val="none" w:sz="0" w:space="0" w:color="auto"/>
          </w:divBdr>
        </w:div>
        <w:div w:id="715154439">
          <w:marLeft w:val="640"/>
          <w:marRight w:val="0"/>
          <w:marTop w:val="0"/>
          <w:marBottom w:val="0"/>
          <w:divBdr>
            <w:top w:val="none" w:sz="0" w:space="0" w:color="auto"/>
            <w:left w:val="none" w:sz="0" w:space="0" w:color="auto"/>
            <w:bottom w:val="none" w:sz="0" w:space="0" w:color="auto"/>
            <w:right w:val="none" w:sz="0" w:space="0" w:color="auto"/>
          </w:divBdr>
        </w:div>
        <w:div w:id="23142669">
          <w:marLeft w:val="640"/>
          <w:marRight w:val="0"/>
          <w:marTop w:val="0"/>
          <w:marBottom w:val="0"/>
          <w:divBdr>
            <w:top w:val="none" w:sz="0" w:space="0" w:color="auto"/>
            <w:left w:val="none" w:sz="0" w:space="0" w:color="auto"/>
            <w:bottom w:val="none" w:sz="0" w:space="0" w:color="auto"/>
            <w:right w:val="none" w:sz="0" w:space="0" w:color="auto"/>
          </w:divBdr>
        </w:div>
        <w:div w:id="2077117960">
          <w:marLeft w:val="640"/>
          <w:marRight w:val="0"/>
          <w:marTop w:val="0"/>
          <w:marBottom w:val="0"/>
          <w:divBdr>
            <w:top w:val="none" w:sz="0" w:space="0" w:color="auto"/>
            <w:left w:val="none" w:sz="0" w:space="0" w:color="auto"/>
            <w:bottom w:val="none" w:sz="0" w:space="0" w:color="auto"/>
            <w:right w:val="none" w:sz="0" w:space="0" w:color="auto"/>
          </w:divBdr>
        </w:div>
        <w:div w:id="844981823">
          <w:marLeft w:val="640"/>
          <w:marRight w:val="0"/>
          <w:marTop w:val="0"/>
          <w:marBottom w:val="0"/>
          <w:divBdr>
            <w:top w:val="none" w:sz="0" w:space="0" w:color="auto"/>
            <w:left w:val="none" w:sz="0" w:space="0" w:color="auto"/>
            <w:bottom w:val="none" w:sz="0" w:space="0" w:color="auto"/>
            <w:right w:val="none" w:sz="0" w:space="0" w:color="auto"/>
          </w:divBdr>
        </w:div>
        <w:div w:id="704869032">
          <w:marLeft w:val="640"/>
          <w:marRight w:val="0"/>
          <w:marTop w:val="0"/>
          <w:marBottom w:val="0"/>
          <w:divBdr>
            <w:top w:val="none" w:sz="0" w:space="0" w:color="auto"/>
            <w:left w:val="none" w:sz="0" w:space="0" w:color="auto"/>
            <w:bottom w:val="none" w:sz="0" w:space="0" w:color="auto"/>
            <w:right w:val="none" w:sz="0" w:space="0" w:color="auto"/>
          </w:divBdr>
        </w:div>
        <w:div w:id="1380280330">
          <w:marLeft w:val="640"/>
          <w:marRight w:val="0"/>
          <w:marTop w:val="0"/>
          <w:marBottom w:val="0"/>
          <w:divBdr>
            <w:top w:val="none" w:sz="0" w:space="0" w:color="auto"/>
            <w:left w:val="none" w:sz="0" w:space="0" w:color="auto"/>
            <w:bottom w:val="none" w:sz="0" w:space="0" w:color="auto"/>
            <w:right w:val="none" w:sz="0" w:space="0" w:color="auto"/>
          </w:divBdr>
        </w:div>
        <w:div w:id="1935937303">
          <w:marLeft w:val="640"/>
          <w:marRight w:val="0"/>
          <w:marTop w:val="0"/>
          <w:marBottom w:val="0"/>
          <w:divBdr>
            <w:top w:val="none" w:sz="0" w:space="0" w:color="auto"/>
            <w:left w:val="none" w:sz="0" w:space="0" w:color="auto"/>
            <w:bottom w:val="none" w:sz="0" w:space="0" w:color="auto"/>
            <w:right w:val="none" w:sz="0" w:space="0" w:color="auto"/>
          </w:divBdr>
        </w:div>
        <w:div w:id="1809517052">
          <w:marLeft w:val="640"/>
          <w:marRight w:val="0"/>
          <w:marTop w:val="0"/>
          <w:marBottom w:val="0"/>
          <w:divBdr>
            <w:top w:val="none" w:sz="0" w:space="0" w:color="auto"/>
            <w:left w:val="none" w:sz="0" w:space="0" w:color="auto"/>
            <w:bottom w:val="none" w:sz="0" w:space="0" w:color="auto"/>
            <w:right w:val="none" w:sz="0" w:space="0" w:color="auto"/>
          </w:divBdr>
        </w:div>
        <w:div w:id="608709040">
          <w:marLeft w:val="640"/>
          <w:marRight w:val="0"/>
          <w:marTop w:val="0"/>
          <w:marBottom w:val="0"/>
          <w:divBdr>
            <w:top w:val="none" w:sz="0" w:space="0" w:color="auto"/>
            <w:left w:val="none" w:sz="0" w:space="0" w:color="auto"/>
            <w:bottom w:val="none" w:sz="0" w:space="0" w:color="auto"/>
            <w:right w:val="none" w:sz="0" w:space="0" w:color="auto"/>
          </w:divBdr>
        </w:div>
        <w:div w:id="1534734398">
          <w:marLeft w:val="640"/>
          <w:marRight w:val="0"/>
          <w:marTop w:val="0"/>
          <w:marBottom w:val="0"/>
          <w:divBdr>
            <w:top w:val="none" w:sz="0" w:space="0" w:color="auto"/>
            <w:left w:val="none" w:sz="0" w:space="0" w:color="auto"/>
            <w:bottom w:val="none" w:sz="0" w:space="0" w:color="auto"/>
            <w:right w:val="none" w:sz="0" w:space="0" w:color="auto"/>
          </w:divBdr>
        </w:div>
        <w:div w:id="1180702552">
          <w:marLeft w:val="640"/>
          <w:marRight w:val="0"/>
          <w:marTop w:val="0"/>
          <w:marBottom w:val="0"/>
          <w:divBdr>
            <w:top w:val="none" w:sz="0" w:space="0" w:color="auto"/>
            <w:left w:val="none" w:sz="0" w:space="0" w:color="auto"/>
            <w:bottom w:val="none" w:sz="0" w:space="0" w:color="auto"/>
            <w:right w:val="none" w:sz="0" w:space="0" w:color="auto"/>
          </w:divBdr>
        </w:div>
        <w:div w:id="320739814">
          <w:marLeft w:val="640"/>
          <w:marRight w:val="0"/>
          <w:marTop w:val="0"/>
          <w:marBottom w:val="0"/>
          <w:divBdr>
            <w:top w:val="none" w:sz="0" w:space="0" w:color="auto"/>
            <w:left w:val="none" w:sz="0" w:space="0" w:color="auto"/>
            <w:bottom w:val="none" w:sz="0" w:space="0" w:color="auto"/>
            <w:right w:val="none" w:sz="0" w:space="0" w:color="auto"/>
          </w:divBdr>
        </w:div>
        <w:div w:id="234433671">
          <w:marLeft w:val="640"/>
          <w:marRight w:val="0"/>
          <w:marTop w:val="0"/>
          <w:marBottom w:val="0"/>
          <w:divBdr>
            <w:top w:val="none" w:sz="0" w:space="0" w:color="auto"/>
            <w:left w:val="none" w:sz="0" w:space="0" w:color="auto"/>
            <w:bottom w:val="none" w:sz="0" w:space="0" w:color="auto"/>
            <w:right w:val="none" w:sz="0" w:space="0" w:color="auto"/>
          </w:divBdr>
        </w:div>
        <w:div w:id="1205674068">
          <w:marLeft w:val="640"/>
          <w:marRight w:val="0"/>
          <w:marTop w:val="0"/>
          <w:marBottom w:val="0"/>
          <w:divBdr>
            <w:top w:val="none" w:sz="0" w:space="0" w:color="auto"/>
            <w:left w:val="none" w:sz="0" w:space="0" w:color="auto"/>
            <w:bottom w:val="none" w:sz="0" w:space="0" w:color="auto"/>
            <w:right w:val="none" w:sz="0" w:space="0" w:color="auto"/>
          </w:divBdr>
        </w:div>
        <w:div w:id="1358891325">
          <w:marLeft w:val="640"/>
          <w:marRight w:val="0"/>
          <w:marTop w:val="0"/>
          <w:marBottom w:val="0"/>
          <w:divBdr>
            <w:top w:val="none" w:sz="0" w:space="0" w:color="auto"/>
            <w:left w:val="none" w:sz="0" w:space="0" w:color="auto"/>
            <w:bottom w:val="none" w:sz="0" w:space="0" w:color="auto"/>
            <w:right w:val="none" w:sz="0" w:space="0" w:color="auto"/>
          </w:divBdr>
        </w:div>
        <w:div w:id="2107848576">
          <w:marLeft w:val="640"/>
          <w:marRight w:val="0"/>
          <w:marTop w:val="0"/>
          <w:marBottom w:val="0"/>
          <w:divBdr>
            <w:top w:val="none" w:sz="0" w:space="0" w:color="auto"/>
            <w:left w:val="none" w:sz="0" w:space="0" w:color="auto"/>
            <w:bottom w:val="none" w:sz="0" w:space="0" w:color="auto"/>
            <w:right w:val="none" w:sz="0" w:space="0" w:color="auto"/>
          </w:divBdr>
        </w:div>
        <w:div w:id="1184175806">
          <w:marLeft w:val="640"/>
          <w:marRight w:val="0"/>
          <w:marTop w:val="0"/>
          <w:marBottom w:val="0"/>
          <w:divBdr>
            <w:top w:val="none" w:sz="0" w:space="0" w:color="auto"/>
            <w:left w:val="none" w:sz="0" w:space="0" w:color="auto"/>
            <w:bottom w:val="none" w:sz="0" w:space="0" w:color="auto"/>
            <w:right w:val="none" w:sz="0" w:space="0" w:color="auto"/>
          </w:divBdr>
        </w:div>
        <w:div w:id="306784069">
          <w:marLeft w:val="640"/>
          <w:marRight w:val="0"/>
          <w:marTop w:val="0"/>
          <w:marBottom w:val="0"/>
          <w:divBdr>
            <w:top w:val="none" w:sz="0" w:space="0" w:color="auto"/>
            <w:left w:val="none" w:sz="0" w:space="0" w:color="auto"/>
            <w:bottom w:val="none" w:sz="0" w:space="0" w:color="auto"/>
            <w:right w:val="none" w:sz="0" w:space="0" w:color="auto"/>
          </w:divBdr>
        </w:div>
        <w:div w:id="400249039">
          <w:marLeft w:val="640"/>
          <w:marRight w:val="0"/>
          <w:marTop w:val="0"/>
          <w:marBottom w:val="0"/>
          <w:divBdr>
            <w:top w:val="none" w:sz="0" w:space="0" w:color="auto"/>
            <w:left w:val="none" w:sz="0" w:space="0" w:color="auto"/>
            <w:bottom w:val="none" w:sz="0" w:space="0" w:color="auto"/>
            <w:right w:val="none" w:sz="0" w:space="0" w:color="auto"/>
          </w:divBdr>
        </w:div>
        <w:div w:id="883256235">
          <w:marLeft w:val="640"/>
          <w:marRight w:val="0"/>
          <w:marTop w:val="0"/>
          <w:marBottom w:val="0"/>
          <w:divBdr>
            <w:top w:val="none" w:sz="0" w:space="0" w:color="auto"/>
            <w:left w:val="none" w:sz="0" w:space="0" w:color="auto"/>
            <w:bottom w:val="none" w:sz="0" w:space="0" w:color="auto"/>
            <w:right w:val="none" w:sz="0" w:space="0" w:color="auto"/>
          </w:divBdr>
        </w:div>
        <w:div w:id="656692240">
          <w:marLeft w:val="640"/>
          <w:marRight w:val="0"/>
          <w:marTop w:val="0"/>
          <w:marBottom w:val="0"/>
          <w:divBdr>
            <w:top w:val="none" w:sz="0" w:space="0" w:color="auto"/>
            <w:left w:val="none" w:sz="0" w:space="0" w:color="auto"/>
            <w:bottom w:val="none" w:sz="0" w:space="0" w:color="auto"/>
            <w:right w:val="none" w:sz="0" w:space="0" w:color="auto"/>
          </w:divBdr>
        </w:div>
        <w:div w:id="60376229">
          <w:marLeft w:val="640"/>
          <w:marRight w:val="0"/>
          <w:marTop w:val="0"/>
          <w:marBottom w:val="0"/>
          <w:divBdr>
            <w:top w:val="none" w:sz="0" w:space="0" w:color="auto"/>
            <w:left w:val="none" w:sz="0" w:space="0" w:color="auto"/>
            <w:bottom w:val="none" w:sz="0" w:space="0" w:color="auto"/>
            <w:right w:val="none" w:sz="0" w:space="0" w:color="auto"/>
          </w:divBdr>
        </w:div>
        <w:div w:id="19018583">
          <w:marLeft w:val="640"/>
          <w:marRight w:val="0"/>
          <w:marTop w:val="0"/>
          <w:marBottom w:val="0"/>
          <w:divBdr>
            <w:top w:val="none" w:sz="0" w:space="0" w:color="auto"/>
            <w:left w:val="none" w:sz="0" w:space="0" w:color="auto"/>
            <w:bottom w:val="none" w:sz="0" w:space="0" w:color="auto"/>
            <w:right w:val="none" w:sz="0" w:space="0" w:color="auto"/>
          </w:divBdr>
        </w:div>
        <w:div w:id="808742193">
          <w:marLeft w:val="640"/>
          <w:marRight w:val="0"/>
          <w:marTop w:val="0"/>
          <w:marBottom w:val="0"/>
          <w:divBdr>
            <w:top w:val="none" w:sz="0" w:space="0" w:color="auto"/>
            <w:left w:val="none" w:sz="0" w:space="0" w:color="auto"/>
            <w:bottom w:val="none" w:sz="0" w:space="0" w:color="auto"/>
            <w:right w:val="none" w:sz="0" w:space="0" w:color="auto"/>
          </w:divBdr>
        </w:div>
        <w:div w:id="635259937">
          <w:marLeft w:val="640"/>
          <w:marRight w:val="0"/>
          <w:marTop w:val="0"/>
          <w:marBottom w:val="0"/>
          <w:divBdr>
            <w:top w:val="none" w:sz="0" w:space="0" w:color="auto"/>
            <w:left w:val="none" w:sz="0" w:space="0" w:color="auto"/>
            <w:bottom w:val="none" w:sz="0" w:space="0" w:color="auto"/>
            <w:right w:val="none" w:sz="0" w:space="0" w:color="auto"/>
          </w:divBdr>
        </w:div>
        <w:div w:id="448670051">
          <w:marLeft w:val="640"/>
          <w:marRight w:val="0"/>
          <w:marTop w:val="0"/>
          <w:marBottom w:val="0"/>
          <w:divBdr>
            <w:top w:val="none" w:sz="0" w:space="0" w:color="auto"/>
            <w:left w:val="none" w:sz="0" w:space="0" w:color="auto"/>
            <w:bottom w:val="none" w:sz="0" w:space="0" w:color="auto"/>
            <w:right w:val="none" w:sz="0" w:space="0" w:color="auto"/>
          </w:divBdr>
        </w:div>
        <w:div w:id="1470055679">
          <w:marLeft w:val="640"/>
          <w:marRight w:val="0"/>
          <w:marTop w:val="0"/>
          <w:marBottom w:val="0"/>
          <w:divBdr>
            <w:top w:val="none" w:sz="0" w:space="0" w:color="auto"/>
            <w:left w:val="none" w:sz="0" w:space="0" w:color="auto"/>
            <w:bottom w:val="none" w:sz="0" w:space="0" w:color="auto"/>
            <w:right w:val="none" w:sz="0" w:space="0" w:color="auto"/>
          </w:divBdr>
        </w:div>
        <w:div w:id="218398680">
          <w:marLeft w:val="640"/>
          <w:marRight w:val="0"/>
          <w:marTop w:val="0"/>
          <w:marBottom w:val="0"/>
          <w:divBdr>
            <w:top w:val="none" w:sz="0" w:space="0" w:color="auto"/>
            <w:left w:val="none" w:sz="0" w:space="0" w:color="auto"/>
            <w:bottom w:val="none" w:sz="0" w:space="0" w:color="auto"/>
            <w:right w:val="none" w:sz="0" w:space="0" w:color="auto"/>
          </w:divBdr>
        </w:div>
        <w:div w:id="604272535">
          <w:marLeft w:val="640"/>
          <w:marRight w:val="0"/>
          <w:marTop w:val="0"/>
          <w:marBottom w:val="0"/>
          <w:divBdr>
            <w:top w:val="none" w:sz="0" w:space="0" w:color="auto"/>
            <w:left w:val="none" w:sz="0" w:space="0" w:color="auto"/>
            <w:bottom w:val="none" w:sz="0" w:space="0" w:color="auto"/>
            <w:right w:val="none" w:sz="0" w:space="0" w:color="auto"/>
          </w:divBdr>
        </w:div>
        <w:div w:id="127361618">
          <w:marLeft w:val="640"/>
          <w:marRight w:val="0"/>
          <w:marTop w:val="0"/>
          <w:marBottom w:val="0"/>
          <w:divBdr>
            <w:top w:val="none" w:sz="0" w:space="0" w:color="auto"/>
            <w:left w:val="none" w:sz="0" w:space="0" w:color="auto"/>
            <w:bottom w:val="none" w:sz="0" w:space="0" w:color="auto"/>
            <w:right w:val="none" w:sz="0" w:space="0" w:color="auto"/>
          </w:divBdr>
        </w:div>
        <w:div w:id="160123754">
          <w:marLeft w:val="640"/>
          <w:marRight w:val="0"/>
          <w:marTop w:val="0"/>
          <w:marBottom w:val="0"/>
          <w:divBdr>
            <w:top w:val="none" w:sz="0" w:space="0" w:color="auto"/>
            <w:left w:val="none" w:sz="0" w:space="0" w:color="auto"/>
            <w:bottom w:val="none" w:sz="0" w:space="0" w:color="auto"/>
            <w:right w:val="none" w:sz="0" w:space="0" w:color="auto"/>
          </w:divBdr>
        </w:div>
        <w:div w:id="1326085669">
          <w:marLeft w:val="640"/>
          <w:marRight w:val="0"/>
          <w:marTop w:val="0"/>
          <w:marBottom w:val="0"/>
          <w:divBdr>
            <w:top w:val="none" w:sz="0" w:space="0" w:color="auto"/>
            <w:left w:val="none" w:sz="0" w:space="0" w:color="auto"/>
            <w:bottom w:val="none" w:sz="0" w:space="0" w:color="auto"/>
            <w:right w:val="none" w:sz="0" w:space="0" w:color="auto"/>
          </w:divBdr>
        </w:div>
        <w:div w:id="64843345">
          <w:marLeft w:val="640"/>
          <w:marRight w:val="0"/>
          <w:marTop w:val="0"/>
          <w:marBottom w:val="0"/>
          <w:divBdr>
            <w:top w:val="none" w:sz="0" w:space="0" w:color="auto"/>
            <w:left w:val="none" w:sz="0" w:space="0" w:color="auto"/>
            <w:bottom w:val="none" w:sz="0" w:space="0" w:color="auto"/>
            <w:right w:val="none" w:sz="0" w:space="0" w:color="auto"/>
          </w:divBdr>
        </w:div>
        <w:div w:id="1379008624">
          <w:marLeft w:val="640"/>
          <w:marRight w:val="0"/>
          <w:marTop w:val="0"/>
          <w:marBottom w:val="0"/>
          <w:divBdr>
            <w:top w:val="none" w:sz="0" w:space="0" w:color="auto"/>
            <w:left w:val="none" w:sz="0" w:space="0" w:color="auto"/>
            <w:bottom w:val="none" w:sz="0" w:space="0" w:color="auto"/>
            <w:right w:val="none" w:sz="0" w:space="0" w:color="auto"/>
          </w:divBdr>
        </w:div>
        <w:div w:id="1062829510">
          <w:marLeft w:val="640"/>
          <w:marRight w:val="0"/>
          <w:marTop w:val="0"/>
          <w:marBottom w:val="0"/>
          <w:divBdr>
            <w:top w:val="none" w:sz="0" w:space="0" w:color="auto"/>
            <w:left w:val="none" w:sz="0" w:space="0" w:color="auto"/>
            <w:bottom w:val="none" w:sz="0" w:space="0" w:color="auto"/>
            <w:right w:val="none" w:sz="0" w:space="0" w:color="auto"/>
          </w:divBdr>
        </w:div>
        <w:div w:id="1286279061">
          <w:marLeft w:val="640"/>
          <w:marRight w:val="0"/>
          <w:marTop w:val="0"/>
          <w:marBottom w:val="0"/>
          <w:divBdr>
            <w:top w:val="none" w:sz="0" w:space="0" w:color="auto"/>
            <w:left w:val="none" w:sz="0" w:space="0" w:color="auto"/>
            <w:bottom w:val="none" w:sz="0" w:space="0" w:color="auto"/>
            <w:right w:val="none" w:sz="0" w:space="0" w:color="auto"/>
          </w:divBdr>
        </w:div>
        <w:div w:id="1399785464">
          <w:marLeft w:val="640"/>
          <w:marRight w:val="0"/>
          <w:marTop w:val="0"/>
          <w:marBottom w:val="0"/>
          <w:divBdr>
            <w:top w:val="none" w:sz="0" w:space="0" w:color="auto"/>
            <w:left w:val="none" w:sz="0" w:space="0" w:color="auto"/>
            <w:bottom w:val="none" w:sz="0" w:space="0" w:color="auto"/>
            <w:right w:val="none" w:sz="0" w:space="0" w:color="auto"/>
          </w:divBdr>
        </w:div>
        <w:div w:id="1356687475">
          <w:marLeft w:val="640"/>
          <w:marRight w:val="0"/>
          <w:marTop w:val="0"/>
          <w:marBottom w:val="0"/>
          <w:divBdr>
            <w:top w:val="none" w:sz="0" w:space="0" w:color="auto"/>
            <w:left w:val="none" w:sz="0" w:space="0" w:color="auto"/>
            <w:bottom w:val="none" w:sz="0" w:space="0" w:color="auto"/>
            <w:right w:val="none" w:sz="0" w:space="0" w:color="auto"/>
          </w:divBdr>
        </w:div>
        <w:div w:id="1002973531">
          <w:marLeft w:val="640"/>
          <w:marRight w:val="0"/>
          <w:marTop w:val="0"/>
          <w:marBottom w:val="0"/>
          <w:divBdr>
            <w:top w:val="none" w:sz="0" w:space="0" w:color="auto"/>
            <w:left w:val="none" w:sz="0" w:space="0" w:color="auto"/>
            <w:bottom w:val="none" w:sz="0" w:space="0" w:color="auto"/>
            <w:right w:val="none" w:sz="0" w:space="0" w:color="auto"/>
          </w:divBdr>
        </w:div>
        <w:div w:id="377818710">
          <w:marLeft w:val="640"/>
          <w:marRight w:val="0"/>
          <w:marTop w:val="0"/>
          <w:marBottom w:val="0"/>
          <w:divBdr>
            <w:top w:val="none" w:sz="0" w:space="0" w:color="auto"/>
            <w:left w:val="none" w:sz="0" w:space="0" w:color="auto"/>
            <w:bottom w:val="none" w:sz="0" w:space="0" w:color="auto"/>
            <w:right w:val="none" w:sz="0" w:space="0" w:color="auto"/>
          </w:divBdr>
        </w:div>
        <w:div w:id="216400525">
          <w:marLeft w:val="640"/>
          <w:marRight w:val="0"/>
          <w:marTop w:val="0"/>
          <w:marBottom w:val="0"/>
          <w:divBdr>
            <w:top w:val="none" w:sz="0" w:space="0" w:color="auto"/>
            <w:left w:val="none" w:sz="0" w:space="0" w:color="auto"/>
            <w:bottom w:val="none" w:sz="0" w:space="0" w:color="auto"/>
            <w:right w:val="none" w:sz="0" w:space="0" w:color="auto"/>
          </w:divBdr>
        </w:div>
        <w:div w:id="1597904705">
          <w:marLeft w:val="640"/>
          <w:marRight w:val="0"/>
          <w:marTop w:val="0"/>
          <w:marBottom w:val="0"/>
          <w:divBdr>
            <w:top w:val="none" w:sz="0" w:space="0" w:color="auto"/>
            <w:left w:val="none" w:sz="0" w:space="0" w:color="auto"/>
            <w:bottom w:val="none" w:sz="0" w:space="0" w:color="auto"/>
            <w:right w:val="none" w:sz="0" w:space="0" w:color="auto"/>
          </w:divBdr>
        </w:div>
        <w:div w:id="935020330">
          <w:marLeft w:val="640"/>
          <w:marRight w:val="0"/>
          <w:marTop w:val="0"/>
          <w:marBottom w:val="0"/>
          <w:divBdr>
            <w:top w:val="none" w:sz="0" w:space="0" w:color="auto"/>
            <w:left w:val="none" w:sz="0" w:space="0" w:color="auto"/>
            <w:bottom w:val="none" w:sz="0" w:space="0" w:color="auto"/>
            <w:right w:val="none" w:sz="0" w:space="0" w:color="auto"/>
          </w:divBdr>
        </w:div>
        <w:div w:id="1090466672">
          <w:marLeft w:val="640"/>
          <w:marRight w:val="0"/>
          <w:marTop w:val="0"/>
          <w:marBottom w:val="0"/>
          <w:divBdr>
            <w:top w:val="none" w:sz="0" w:space="0" w:color="auto"/>
            <w:left w:val="none" w:sz="0" w:space="0" w:color="auto"/>
            <w:bottom w:val="none" w:sz="0" w:space="0" w:color="auto"/>
            <w:right w:val="none" w:sz="0" w:space="0" w:color="auto"/>
          </w:divBdr>
        </w:div>
        <w:div w:id="1628047999">
          <w:marLeft w:val="640"/>
          <w:marRight w:val="0"/>
          <w:marTop w:val="0"/>
          <w:marBottom w:val="0"/>
          <w:divBdr>
            <w:top w:val="none" w:sz="0" w:space="0" w:color="auto"/>
            <w:left w:val="none" w:sz="0" w:space="0" w:color="auto"/>
            <w:bottom w:val="none" w:sz="0" w:space="0" w:color="auto"/>
            <w:right w:val="none" w:sz="0" w:space="0" w:color="auto"/>
          </w:divBdr>
        </w:div>
        <w:div w:id="1143497264">
          <w:marLeft w:val="640"/>
          <w:marRight w:val="0"/>
          <w:marTop w:val="0"/>
          <w:marBottom w:val="0"/>
          <w:divBdr>
            <w:top w:val="none" w:sz="0" w:space="0" w:color="auto"/>
            <w:left w:val="none" w:sz="0" w:space="0" w:color="auto"/>
            <w:bottom w:val="none" w:sz="0" w:space="0" w:color="auto"/>
            <w:right w:val="none" w:sz="0" w:space="0" w:color="auto"/>
          </w:divBdr>
        </w:div>
        <w:div w:id="1782872960">
          <w:marLeft w:val="640"/>
          <w:marRight w:val="0"/>
          <w:marTop w:val="0"/>
          <w:marBottom w:val="0"/>
          <w:divBdr>
            <w:top w:val="none" w:sz="0" w:space="0" w:color="auto"/>
            <w:left w:val="none" w:sz="0" w:space="0" w:color="auto"/>
            <w:bottom w:val="none" w:sz="0" w:space="0" w:color="auto"/>
            <w:right w:val="none" w:sz="0" w:space="0" w:color="auto"/>
          </w:divBdr>
        </w:div>
        <w:div w:id="2033532365">
          <w:marLeft w:val="640"/>
          <w:marRight w:val="0"/>
          <w:marTop w:val="0"/>
          <w:marBottom w:val="0"/>
          <w:divBdr>
            <w:top w:val="none" w:sz="0" w:space="0" w:color="auto"/>
            <w:left w:val="none" w:sz="0" w:space="0" w:color="auto"/>
            <w:bottom w:val="none" w:sz="0" w:space="0" w:color="auto"/>
            <w:right w:val="none" w:sz="0" w:space="0" w:color="auto"/>
          </w:divBdr>
        </w:div>
        <w:div w:id="53744366">
          <w:marLeft w:val="640"/>
          <w:marRight w:val="0"/>
          <w:marTop w:val="0"/>
          <w:marBottom w:val="0"/>
          <w:divBdr>
            <w:top w:val="none" w:sz="0" w:space="0" w:color="auto"/>
            <w:left w:val="none" w:sz="0" w:space="0" w:color="auto"/>
            <w:bottom w:val="none" w:sz="0" w:space="0" w:color="auto"/>
            <w:right w:val="none" w:sz="0" w:space="0" w:color="auto"/>
          </w:divBdr>
        </w:div>
        <w:div w:id="961765666">
          <w:marLeft w:val="640"/>
          <w:marRight w:val="0"/>
          <w:marTop w:val="0"/>
          <w:marBottom w:val="0"/>
          <w:divBdr>
            <w:top w:val="none" w:sz="0" w:space="0" w:color="auto"/>
            <w:left w:val="none" w:sz="0" w:space="0" w:color="auto"/>
            <w:bottom w:val="none" w:sz="0" w:space="0" w:color="auto"/>
            <w:right w:val="none" w:sz="0" w:space="0" w:color="auto"/>
          </w:divBdr>
        </w:div>
        <w:div w:id="1805074155">
          <w:marLeft w:val="640"/>
          <w:marRight w:val="0"/>
          <w:marTop w:val="0"/>
          <w:marBottom w:val="0"/>
          <w:divBdr>
            <w:top w:val="none" w:sz="0" w:space="0" w:color="auto"/>
            <w:left w:val="none" w:sz="0" w:space="0" w:color="auto"/>
            <w:bottom w:val="none" w:sz="0" w:space="0" w:color="auto"/>
            <w:right w:val="none" w:sz="0" w:space="0" w:color="auto"/>
          </w:divBdr>
        </w:div>
        <w:div w:id="1672561835">
          <w:marLeft w:val="640"/>
          <w:marRight w:val="0"/>
          <w:marTop w:val="0"/>
          <w:marBottom w:val="0"/>
          <w:divBdr>
            <w:top w:val="none" w:sz="0" w:space="0" w:color="auto"/>
            <w:left w:val="none" w:sz="0" w:space="0" w:color="auto"/>
            <w:bottom w:val="none" w:sz="0" w:space="0" w:color="auto"/>
            <w:right w:val="none" w:sz="0" w:space="0" w:color="auto"/>
          </w:divBdr>
        </w:div>
        <w:div w:id="1622222504">
          <w:marLeft w:val="640"/>
          <w:marRight w:val="0"/>
          <w:marTop w:val="0"/>
          <w:marBottom w:val="0"/>
          <w:divBdr>
            <w:top w:val="none" w:sz="0" w:space="0" w:color="auto"/>
            <w:left w:val="none" w:sz="0" w:space="0" w:color="auto"/>
            <w:bottom w:val="none" w:sz="0" w:space="0" w:color="auto"/>
            <w:right w:val="none" w:sz="0" w:space="0" w:color="auto"/>
          </w:divBdr>
        </w:div>
        <w:div w:id="16003768">
          <w:marLeft w:val="640"/>
          <w:marRight w:val="0"/>
          <w:marTop w:val="0"/>
          <w:marBottom w:val="0"/>
          <w:divBdr>
            <w:top w:val="none" w:sz="0" w:space="0" w:color="auto"/>
            <w:left w:val="none" w:sz="0" w:space="0" w:color="auto"/>
            <w:bottom w:val="none" w:sz="0" w:space="0" w:color="auto"/>
            <w:right w:val="none" w:sz="0" w:space="0" w:color="auto"/>
          </w:divBdr>
        </w:div>
        <w:div w:id="1606763262">
          <w:marLeft w:val="640"/>
          <w:marRight w:val="0"/>
          <w:marTop w:val="0"/>
          <w:marBottom w:val="0"/>
          <w:divBdr>
            <w:top w:val="none" w:sz="0" w:space="0" w:color="auto"/>
            <w:left w:val="none" w:sz="0" w:space="0" w:color="auto"/>
            <w:bottom w:val="none" w:sz="0" w:space="0" w:color="auto"/>
            <w:right w:val="none" w:sz="0" w:space="0" w:color="auto"/>
          </w:divBdr>
        </w:div>
        <w:div w:id="876963518">
          <w:marLeft w:val="640"/>
          <w:marRight w:val="0"/>
          <w:marTop w:val="0"/>
          <w:marBottom w:val="0"/>
          <w:divBdr>
            <w:top w:val="none" w:sz="0" w:space="0" w:color="auto"/>
            <w:left w:val="none" w:sz="0" w:space="0" w:color="auto"/>
            <w:bottom w:val="none" w:sz="0" w:space="0" w:color="auto"/>
            <w:right w:val="none" w:sz="0" w:space="0" w:color="auto"/>
          </w:divBdr>
        </w:div>
        <w:div w:id="785193715">
          <w:marLeft w:val="640"/>
          <w:marRight w:val="0"/>
          <w:marTop w:val="0"/>
          <w:marBottom w:val="0"/>
          <w:divBdr>
            <w:top w:val="none" w:sz="0" w:space="0" w:color="auto"/>
            <w:left w:val="none" w:sz="0" w:space="0" w:color="auto"/>
            <w:bottom w:val="none" w:sz="0" w:space="0" w:color="auto"/>
            <w:right w:val="none" w:sz="0" w:space="0" w:color="auto"/>
          </w:divBdr>
        </w:div>
        <w:div w:id="1623028401">
          <w:marLeft w:val="640"/>
          <w:marRight w:val="0"/>
          <w:marTop w:val="0"/>
          <w:marBottom w:val="0"/>
          <w:divBdr>
            <w:top w:val="none" w:sz="0" w:space="0" w:color="auto"/>
            <w:left w:val="none" w:sz="0" w:space="0" w:color="auto"/>
            <w:bottom w:val="none" w:sz="0" w:space="0" w:color="auto"/>
            <w:right w:val="none" w:sz="0" w:space="0" w:color="auto"/>
          </w:divBdr>
        </w:div>
        <w:div w:id="193690681">
          <w:marLeft w:val="640"/>
          <w:marRight w:val="0"/>
          <w:marTop w:val="0"/>
          <w:marBottom w:val="0"/>
          <w:divBdr>
            <w:top w:val="none" w:sz="0" w:space="0" w:color="auto"/>
            <w:left w:val="none" w:sz="0" w:space="0" w:color="auto"/>
            <w:bottom w:val="none" w:sz="0" w:space="0" w:color="auto"/>
            <w:right w:val="none" w:sz="0" w:space="0" w:color="auto"/>
          </w:divBdr>
        </w:div>
        <w:div w:id="1348826382">
          <w:marLeft w:val="640"/>
          <w:marRight w:val="0"/>
          <w:marTop w:val="0"/>
          <w:marBottom w:val="0"/>
          <w:divBdr>
            <w:top w:val="none" w:sz="0" w:space="0" w:color="auto"/>
            <w:left w:val="none" w:sz="0" w:space="0" w:color="auto"/>
            <w:bottom w:val="none" w:sz="0" w:space="0" w:color="auto"/>
            <w:right w:val="none" w:sz="0" w:space="0" w:color="auto"/>
          </w:divBdr>
        </w:div>
        <w:div w:id="884028415">
          <w:marLeft w:val="640"/>
          <w:marRight w:val="0"/>
          <w:marTop w:val="0"/>
          <w:marBottom w:val="0"/>
          <w:divBdr>
            <w:top w:val="none" w:sz="0" w:space="0" w:color="auto"/>
            <w:left w:val="none" w:sz="0" w:space="0" w:color="auto"/>
            <w:bottom w:val="none" w:sz="0" w:space="0" w:color="auto"/>
            <w:right w:val="none" w:sz="0" w:space="0" w:color="auto"/>
          </w:divBdr>
        </w:div>
        <w:div w:id="1425687229">
          <w:marLeft w:val="640"/>
          <w:marRight w:val="0"/>
          <w:marTop w:val="0"/>
          <w:marBottom w:val="0"/>
          <w:divBdr>
            <w:top w:val="none" w:sz="0" w:space="0" w:color="auto"/>
            <w:left w:val="none" w:sz="0" w:space="0" w:color="auto"/>
            <w:bottom w:val="none" w:sz="0" w:space="0" w:color="auto"/>
            <w:right w:val="none" w:sz="0" w:space="0" w:color="auto"/>
          </w:divBdr>
        </w:div>
        <w:div w:id="2006857679">
          <w:marLeft w:val="640"/>
          <w:marRight w:val="0"/>
          <w:marTop w:val="0"/>
          <w:marBottom w:val="0"/>
          <w:divBdr>
            <w:top w:val="none" w:sz="0" w:space="0" w:color="auto"/>
            <w:left w:val="none" w:sz="0" w:space="0" w:color="auto"/>
            <w:bottom w:val="none" w:sz="0" w:space="0" w:color="auto"/>
            <w:right w:val="none" w:sz="0" w:space="0" w:color="auto"/>
          </w:divBdr>
        </w:div>
        <w:div w:id="379477174">
          <w:marLeft w:val="640"/>
          <w:marRight w:val="0"/>
          <w:marTop w:val="0"/>
          <w:marBottom w:val="0"/>
          <w:divBdr>
            <w:top w:val="none" w:sz="0" w:space="0" w:color="auto"/>
            <w:left w:val="none" w:sz="0" w:space="0" w:color="auto"/>
            <w:bottom w:val="none" w:sz="0" w:space="0" w:color="auto"/>
            <w:right w:val="none" w:sz="0" w:space="0" w:color="auto"/>
          </w:divBdr>
        </w:div>
        <w:div w:id="1385832735">
          <w:marLeft w:val="640"/>
          <w:marRight w:val="0"/>
          <w:marTop w:val="0"/>
          <w:marBottom w:val="0"/>
          <w:divBdr>
            <w:top w:val="none" w:sz="0" w:space="0" w:color="auto"/>
            <w:left w:val="none" w:sz="0" w:space="0" w:color="auto"/>
            <w:bottom w:val="none" w:sz="0" w:space="0" w:color="auto"/>
            <w:right w:val="none" w:sz="0" w:space="0" w:color="auto"/>
          </w:divBdr>
        </w:div>
        <w:div w:id="1156142437">
          <w:marLeft w:val="640"/>
          <w:marRight w:val="0"/>
          <w:marTop w:val="0"/>
          <w:marBottom w:val="0"/>
          <w:divBdr>
            <w:top w:val="none" w:sz="0" w:space="0" w:color="auto"/>
            <w:left w:val="none" w:sz="0" w:space="0" w:color="auto"/>
            <w:bottom w:val="none" w:sz="0" w:space="0" w:color="auto"/>
            <w:right w:val="none" w:sz="0" w:space="0" w:color="auto"/>
          </w:divBdr>
        </w:div>
        <w:div w:id="712536737">
          <w:marLeft w:val="640"/>
          <w:marRight w:val="0"/>
          <w:marTop w:val="0"/>
          <w:marBottom w:val="0"/>
          <w:divBdr>
            <w:top w:val="none" w:sz="0" w:space="0" w:color="auto"/>
            <w:left w:val="none" w:sz="0" w:space="0" w:color="auto"/>
            <w:bottom w:val="none" w:sz="0" w:space="0" w:color="auto"/>
            <w:right w:val="none" w:sz="0" w:space="0" w:color="auto"/>
          </w:divBdr>
        </w:div>
        <w:div w:id="1116144735">
          <w:marLeft w:val="640"/>
          <w:marRight w:val="0"/>
          <w:marTop w:val="0"/>
          <w:marBottom w:val="0"/>
          <w:divBdr>
            <w:top w:val="none" w:sz="0" w:space="0" w:color="auto"/>
            <w:left w:val="none" w:sz="0" w:space="0" w:color="auto"/>
            <w:bottom w:val="none" w:sz="0" w:space="0" w:color="auto"/>
            <w:right w:val="none" w:sz="0" w:space="0" w:color="auto"/>
          </w:divBdr>
        </w:div>
        <w:div w:id="720639820">
          <w:marLeft w:val="640"/>
          <w:marRight w:val="0"/>
          <w:marTop w:val="0"/>
          <w:marBottom w:val="0"/>
          <w:divBdr>
            <w:top w:val="none" w:sz="0" w:space="0" w:color="auto"/>
            <w:left w:val="none" w:sz="0" w:space="0" w:color="auto"/>
            <w:bottom w:val="none" w:sz="0" w:space="0" w:color="auto"/>
            <w:right w:val="none" w:sz="0" w:space="0" w:color="auto"/>
          </w:divBdr>
        </w:div>
        <w:div w:id="1488084879">
          <w:marLeft w:val="640"/>
          <w:marRight w:val="0"/>
          <w:marTop w:val="0"/>
          <w:marBottom w:val="0"/>
          <w:divBdr>
            <w:top w:val="none" w:sz="0" w:space="0" w:color="auto"/>
            <w:left w:val="none" w:sz="0" w:space="0" w:color="auto"/>
            <w:bottom w:val="none" w:sz="0" w:space="0" w:color="auto"/>
            <w:right w:val="none" w:sz="0" w:space="0" w:color="auto"/>
          </w:divBdr>
        </w:div>
        <w:div w:id="121509744">
          <w:marLeft w:val="640"/>
          <w:marRight w:val="0"/>
          <w:marTop w:val="0"/>
          <w:marBottom w:val="0"/>
          <w:divBdr>
            <w:top w:val="none" w:sz="0" w:space="0" w:color="auto"/>
            <w:left w:val="none" w:sz="0" w:space="0" w:color="auto"/>
            <w:bottom w:val="none" w:sz="0" w:space="0" w:color="auto"/>
            <w:right w:val="none" w:sz="0" w:space="0" w:color="auto"/>
          </w:divBdr>
        </w:div>
        <w:div w:id="570971910">
          <w:marLeft w:val="640"/>
          <w:marRight w:val="0"/>
          <w:marTop w:val="0"/>
          <w:marBottom w:val="0"/>
          <w:divBdr>
            <w:top w:val="none" w:sz="0" w:space="0" w:color="auto"/>
            <w:left w:val="none" w:sz="0" w:space="0" w:color="auto"/>
            <w:bottom w:val="none" w:sz="0" w:space="0" w:color="auto"/>
            <w:right w:val="none" w:sz="0" w:space="0" w:color="auto"/>
          </w:divBdr>
        </w:div>
        <w:div w:id="286934108">
          <w:marLeft w:val="640"/>
          <w:marRight w:val="0"/>
          <w:marTop w:val="0"/>
          <w:marBottom w:val="0"/>
          <w:divBdr>
            <w:top w:val="none" w:sz="0" w:space="0" w:color="auto"/>
            <w:left w:val="none" w:sz="0" w:space="0" w:color="auto"/>
            <w:bottom w:val="none" w:sz="0" w:space="0" w:color="auto"/>
            <w:right w:val="none" w:sz="0" w:space="0" w:color="auto"/>
          </w:divBdr>
        </w:div>
        <w:div w:id="133764938">
          <w:marLeft w:val="640"/>
          <w:marRight w:val="0"/>
          <w:marTop w:val="0"/>
          <w:marBottom w:val="0"/>
          <w:divBdr>
            <w:top w:val="none" w:sz="0" w:space="0" w:color="auto"/>
            <w:left w:val="none" w:sz="0" w:space="0" w:color="auto"/>
            <w:bottom w:val="none" w:sz="0" w:space="0" w:color="auto"/>
            <w:right w:val="none" w:sz="0" w:space="0" w:color="auto"/>
          </w:divBdr>
        </w:div>
        <w:div w:id="292442557">
          <w:marLeft w:val="640"/>
          <w:marRight w:val="0"/>
          <w:marTop w:val="0"/>
          <w:marBottom w:val="0"/>
          <w:divBdr>
            <w:top w:val="none" w:sz="0" w:space="0" w:color="auto"/>
            <w:left w:val="none" w:sz="0" w:space="0" w:color="auto"/>
            <w:bottom w:val="none" w:sz="0" w:space="0" w:color="auto"/>
            <w:right w:val="none" w:sz="0" w:space="0" w:color="auto"/>
          </w:divBdr>
        </w:div>
        <w:div w:id="1843357222">
          <w:marLeft w:val="640"/>
          <w:marRight w:val="0"/>
          <w:marTop w:val="0"/>
          <w:marBottom w:val="0"/>
          <w:divBdr>
            <w:top w:val="none" w:sz="0" w:space="0" w:color="auto"/>
            <w:left w:val="none" w:sz="0" w:space="0" w:color="auto"/>
            <w:bottom w:val="none" w:sz="0" w:space="0" w:color="auto"/>
            <w:right w:val="none" w:sz="0" w:space="0" w:color="auto"/>
          </w:divBdr>
        </w:div>
        <w:div w:id="1706101367">
          <w:marLeft w:val="640"/>
          <w:marRight w:val="0"/>
          <w:marTop w:val="0"/>
          <w:marBottom w:val="0"/>
          <w:divBdr>
            <w:top w:val="none" w:sz="0" w:space="0" w:color="auto"/>
            <w:left w:val="none" w:sz="0" w:space="0" w:color="auto"/>
            <w:bottom w:val="none" w:sz="0" w:space="0" w:color="auto"/>
            <w:right w:val="none" w:sz="0" w:space="0" w:color="auto"/>
          </w:divBdr>
        </w:div>
        <w:div w:id="99031102">
          <w:marLeft w:val="640"/>
          <w:marRight w:val="0"/>
          <w:marTop w:val="0"/>
          <w:marBottom w:val="0"/>
          <w:divBdr>
            <w:top w:val="none" w:sz="0" w:space="0" w:color="auto"/>
            <w:left w:val="none" w:sz="0" w:space="0" w:color="auto"/>
            <w:bottom w:val="none" w:sz="0" w:space="0" w:color="auto"/>
            <w:right w:val="none" w:sz="0" w:space="0" w:color="auto"/>
          </w:divBdr>
        </w:div>
        <w:div w:id="431708033">
          <w:marLeft w:val="640"/>
          <w:marRight w:val="0"/>
          <w:marTop w:val="0"/>
          <w:marBottom w:val="0"/>
          <w:divBdr>
            <w:top w:val="none" w:sz="0" w:space="0" w:color="auto"/>
            <w:left w:val="none" w:sz="0" w:space="0" w:color="auto"/>
            <w:bottom w:val="none" w:sz="0" w:space="0" w:color="auto"/>
            <w:right w:val="none" w:sz="0" w:space="0" w:color="auto"/>
          </w:divBdr>
        </w:div>
        <w:div w:id="494686596">
          <w:marLeft w:val="640"/>
          <w:marRight w:val="0"/>
          <w:marTop w:val="0"/>
          <w:marBottom w:val="0"/>
          <w:divBdr>
            <w:top w:val="none" w:sz="0" w:space="0" w:color="auto"/>
            <w:left w:val="none" w:sz="0" w:space="0" w:color="auto"/>
            <w:bottom w:val="none" w:sz="0" w:space="0" w:color="auto"/>
            <w:right w:val="none" w:sz="0" w:space="0" w:color="auto"/>
          </w:divBdr>
        </w:div>
        <w:div w:id="1266616401">
          <w:marLeft w:val="640"/>
          <w:marRight w:val="0"/>
          <w:marTop w:val="0"/>
          <w:marBottom w:val="0"/>
          <w:divBdr>
            <w:top w:val="none" w:sz="0" w:space="0" w:color="auto"/>
            <w:left w:val="none" w:sz="0" w:space="0" w:color="auto"/>
            <w:bottom w:val="none" w:sz="0" w:space="0" w:color="auto"/>
            <w:right w:val="none" w:sz="0" w:space="0" w:color="auto"/>
          </w:divBdr>
        </w:div>
        <w:div w:id="128134540">
          <w:marLeft w:val="640"/>
          <w:marRight w:val="0"/>
          <w:marTop w:val="0"/>
          <w:marBottom w:val="0"/>
          <w:divBdr>
            <w:top w:val="none" w:sz="0" w:space="0" w:color="auto"/>
            <w:left w:val="none" w:sz="0" w:space="0" w:color="auto"/>
            <w:bottom w:val="none" w:sz="0" w:space="0" w:color="auto"/>
            <w:right w:val="none" w:sz="0" w:space="0" w:color="auto"/>
          </w:divBdr>
        </w:div>
        <w:div w:id="1483306417">
          <w:marLeft w:val="640"/>
          <w:marRight w:val="0"/>
          <w:marTop w:val="0"/>
          <w:marBottom w:val="0"/>
          <w:divBdr>
            <w:top w:val="none" w:sz="0" w:space="0" w:color="auto"/>
            <w:left w:val="none" w:sz="0" w:space="0" w:color="auto"/>
            <w:bottom w:val="none" w:sz="0" w:space="0" w:color="auto"/>
            <w:right w:val="none" w:sz="0" w:space="0" w:color="auto"/>
          </w:divBdr>
        </w:div>
        <w:div w:id="971397780">
          <w:marLeft w:val="640"/>
          <w:marRight w:val="0"/>
          <w:marTop w:val="0"/>
          <w:marBottom w:val="0"/>
          <w:divBdr>
            <w:top w:val="none" w:sz="0" w:space="0" w:color="auto"/>
            <w:left w:val="none" w:sz="0" w:space="0" w:color="auto"/>
            <w:bottom w:val="none" w:sz="0" w:space="0" w:color="auto"/>
            <w:right w:val="none" w:sz="0" w:space="0" w:color="auto"/>
          </w:divBdr>
        </w:div>
        <w:div w:id="48038001">
          <w:marLeft w:val="640"/>
          <w:marRight w:val="0"/>
          <w:marTop w:val="0"/>
          <w:marBottom w:val="0"/>
          <w:divBdr>
            <w:top w:val="none" w:sz="0" w:space="0" w:color="auto"/>
            <w:left w:val="none" w:sz="0" w:space="0" w:color="auto"/>
            <w:bottom w:val="none" w:sz="0" w:space="0" w:color="auto"/>
            <w:right w:val="none" w:sz="0" w:space="0" w:color="auto"/>
          </w:divBdr>
        </w:div>
        <w:div w:id="1897274195">
          <w:marLeft w:val="640"/>
          <w:marRight w:val="0"/>
          <w:marTop w:val="0"/>
          <w:marBottom w:val="0"/>
          <w:divBdr>
            <w:top w:val="none" w:sz="0" w:space="0" w:color="auto"/>
            <w:left w:val="none" w:sz="0" w:space="0" w:color="auto"/>
            <w:bottom w:val="none" w:sz="0" w:space="0" w:color="auto"/>
            <w:right w:val="none" w:sz="0" w:space="0" w:color="auto"/>
          </w:divBdr>
        </w:div>
        <w:div w:id="1406762532">
          <w:marLeft w:val="640"/>
          <w:marRight w:val="0"/>
          <w:marTop w:val="0"/>
          <w:marBottom w:val="0"/>
          <w:divBdr>
            <w:top w:val="none" w:sz="0" w:space="0" w:color="auto"/>
            <w:left w:val="none" w:sz="0" w:space="0" w:color="auto"/>
            <w:bottom w:val="none" w:sz="0" w:space="0" w:color="auto"/>
            <w:right w:val="none" w:sz="0" w:space="0" w:color="auto"/>
          </w:divBdr>
        </w:div>
        <w:div w:id="1544058440">
          <w:marLeft w:val="640"/>
          <w:marRight w:val="0"/>
          <w:marTop w:val="0"/>
          <w:marBottom w:val="0"/>
          <w:divBdr>
            <w:top w:val="none" w:sz="0" w:space="0" w:color="auto"/>
            <w:left w:val="none" w:sz="0" w:space="0" w:color="auto"/>
            <w:bottom w:val="none" w:sz="0" w:space="0" w:color="auto"/>
            <w:right w:val="none" w:sz="0" w:space="0" w:color="auto"/>
          </w:divBdr>
        </w:div>
        <w:div w:id="1284116786">
          <w:marLeft w:val="640"/>
          <w:marRight w:val="0"/>
          <w:marTop w:val="0"/>
          <w:marBottom w:val="0"/>
          <w:divBdr>
            <w:top w:val="none" w:sz="0" w:space="0" w:color="auto"/>
            <w:left w:val="none" w:sz="0" w:space="0" w:color="auto"/>
            <w:bottom w:val="none" w:sz="0" w:space="0" w:color="auto"/>
            <w:right w:val="none" w:sz="0" w:space="0" w:color="auto"/>
          </w:divBdr>
        </w:div>
        <w:div w:id="763263417">
          <w:marLeft w:val="640"/>
          <w:marRight w:val="0"/>
          <w:marTop w:val="0"/>
          <w:marBottom w:val="0"/>
          <w:divBdr>
            <w:top w:val="none" w:sz="0" w:space="0" w:color="auto"/>
            <w:left w:val="none" w:sz="0" w:space="0" w:color="auto"/>
            <w:bottom w:val="none" w:sz="0" w:space="0" w:color="auto"/>
            <w:right w:val="none" w:sz="0" w:space="0" w:color="auto"/>
          </w:divBdr>
        </w:div>
        <w:div w:id="1516731767">
          <w:marLeft w:val="640"/>
          <w:marRight w:val="0"/>
          <w:marTop w:val="0"/>
          <w:marBottom w:val="0"/>
          <w:divBdr>
            <w:top w:val="none" w:sz="0" w:space="0" w:color="auto"/>
            <w:left w:val="none" w:sz="0" w:space="0" w:color="auto"/>
            <w:bottom w:val="none" w:sz="0" w:space="0" w:color="auto"/>
            <w:right w:val="none" w:sz="0" w:space="0" w:color="auto"/>
          </w:divBdr>
        </w:div>
        <w:div w:id="1929147282">
          <w:marLeft w:val="640"/>
          <w:marRight w:val="0"/>
          <w:marTop w:val="0"/>
          <w:marBottom w:val="0"/>
          <w:divBdr>
            <w:top w:val="none" w:sz="0" w:space="0" w:color="auto"/>
            <w:left w:val="none" w:sz="0" w:space="0" w:color="auto"/>
            <w:bottom w:val="none" w:sz="0" w:space="0" w:color="auto"/>
            <w:right w:val="none" w:sz="0" w:space="0" w:color="auto"/>
          </w:divBdr>
        </w:div>
        <w:div w:id="1611938051">
          <w:marLeft w:val="640"/>
          <w:marRight w:val="0"/>
          <w:marTop w:val="0"/>
          <w:marBottom w:val="0"/>
          <w:divBdr>
            <w:top w:val="none" w:sz="0" w:space="0" w:color="auto"/>
            <w:left w:val="none" w:sz="0" w:space="0" w:color="auto"/>
            <w:bottom w:val="none" w:sz="0" w:space="0" w:color="auto"/>
            <w:right w:val="none" w:sz="0" w:space="0" w:color="auto"/>
          </w:divBdr>
        </w:div>
        <w:div w:id="921257904">
          <w:marLeft w:val="640"/>
          <w:marRight w:val="0"/>
          <w:marTop w:val="0"/>
          <w:marBottom w:val="0"/>
          <w:divBdr>
            <w:top w:val="none" w:sz="0" w:space="0" w:color="auto"/>
            <w:left w:val="none" w:sz="0" w:space="0" w:color="auto"/>
            <w:bottom w:val="none" w:sz="0" w:space="0" w:color="auto"/>
            <w:right w:val="none" w:sz="0" w:space="0" w:color="auto"/>
          </w:divBdr>
        </w:div>
        <w:div w:id="987511242">
          <w:marLeft w:val="640"/>
          <w:marRight w:val="0"/>
          <w:marTop w:val="0"/>
          <w:marBottom w:val="0"/>
          <w:divBdr>
            <w:top w:val="none" w:sz="0" w:space="0" w:color="auto"/>
            <w:left w:val="none" w:sz="0" w:space="0" w:color="auto"/>
            <w:bottom w:val="none" w:sz="0" w:space="0" w:color="auto"/>
            <w:right w:val="none" w:sz="0" w:space="0" w:color="auto"/>
          </w:divBdr>
        </w:div>
        <w:div w:id="624697299">
          <w:marLeft w:val="640"/>
          <w:marRight w:val="0"/>
          <w:marTop w:val="0"/>
          <w:marBottom w:val="0"/>
          <w:divBdr>
            <w:top w:val="none" w:sz="0" w:space="0" w:color="auto"/>
            <w:left w:val="none" w:sz="0" w:space="0" w:color="auto"/>
            <w:bottom w:val="none" w:sz="0" w:space="0" w:color="auto"/>
            <w:right w:val="none" w:sz="0" w:space="0" w:color="auto"/>
          </w:divBdr>
        </w:div>
        <w:div w:id="7829923">
          <w:marLeft w:val="640"/>
          <w:marRight w:val="0"/>
          <w:marTop w:val="0"/>
          <w:marBottom w:val="0"/>
          <w:divBdr>
            <w:top w:val="none" w:sz="0" w:space="0" w:color="auto"/>
            <w:left w:val="none" w:sz="0" w:space="0" w:color="auto"/>
            <w:bottom w:val="none" w:sz="0" w:space="0" w:color="auto"/>
            <w:right w:val="none" w:sz="0" w:space="0" w:color="auto"/>
          </w:divBdr>
        </w:div>
        <w:div w:id="554783723">
          <w:marLeft w:val="640"/>
          <w:marRight w:val="0"/>
          <w:marTop w:val="0"/>
          <w:marBottom w:val="0"/>
          <w:divBdr>
            <w:top w:val="none" w:sz="0" w:space="0" w:color="auto"/>
            <w:left w:val="none" w:sz="0" w:space="0" w:color="auto"/>
            <w:bottom w:val="none" w:sz="0" w:space="0" w:color="auto"/>
            <w:right w:val="none" w:sz="0" w:space="0" w:color="auto"/>
          </w:divBdr>
        </w:div>
        <w:div w:id="140736070">
          <w:marLeft w:val="640"/>
          <w:marRight w:val="0"/>
          <w:marTop w:val="0"/>
          <w:marBottom w:val="0"/>
          <w:divBdr>
            <w:top w:val="none" w:sz="0" w:space="0" w:color="auto"/>
            <w:left w:val="none" w:sz="0" w:space="0" w:color="auto"/>
            <w:bottom w:val="none" w:sz="0" w:space="0" w:color="auto"/>
            <w:right w:val="none" w:sz="0" w:space="0" w:color="auto"/>
          </w:divBdr>
        </w:div>
        <w:div w:id="2073582392">
          <w:marLeft w:val="640"/>
          <w:marRight w:val="0"/>
          <w:marTop w:val="0"/>
          <w:marBottom w:val="0"/>
          <w:divBdr>
            <w:top w:val="none" w:sz="0" w:space="0" w:color="auto"/>
            <w:left w:val="none" w:sz="0" w:space="0" w:color="auto"/>
            <w:bottom w:val="none" w:sz="0" w:space="0" w:color="auto"/>
            <w:right w:val="none" w:sz="0" w:space="0" w:color="auto"/>
          </w:divBdr>
        </w:div>
        <w:div w:id="134026032">
          <w:marLeft w:val="640"/>
          <w:marRight w:val="0"/>
          <w:marTop w:val="0"/>
          <w:marBottom w:val="0"/>
          <w:divBdr>
            <w:top w:val="none" w:sz="0" w:space="0" w:color="auto"/>
            <w:left w:val="none" w:sz="0" w:space="0" w:color="auto"/>
            <w:bottom w:val="none" w:sz="0" w:space="0" w:color="auto"/>
            <w:right w:val="none" w:sz="0" w:space="0" w:color="auto"/>
          </w:divBdr>
        </w:div>
        <w:div w:id="606427006">
          <w:marLeft w:val="640"/>
          <w:marRight w:val="0"/>
          <w:marTop w:val="0"/>
          <w:marBottom w:val="0"/>
          <w:divBdr>
            <w:top w:val="none" w:sz="0" w:space="0" w:color="auto"/>
            <w:left w:val="none" w:sz="0" w:space="0" w:color="auto"/>
            <w:bottom w:val="none" w:sz="0" w:space="0" w:color="auto"/>
            <w:right w:val="none" w:sz="0" w:space="0" w:color="auto"/>
          </w:divBdr>
        </w:div>
        <w:div w:id="571938521">
          <w:marLeft w:val="640"/>
          <w:marRight w:val="0"/>
          <w:marTop w:val="0"/>
          <w:marBottom w:val="0"/>
          <w:divBdr>
            <w:top w:val="none" w:sz="0" w:space="0" w:color="auto"/>
            <w:left w:val="none" w:sz="0" w:space="0" w:color="auto"/>
            <w:bottom w:val="none" w:sz="0" w:space="0" w:color="auto"/>
            <w:right w:val="none" w:sz="0" w:space="0" w:color="auto"/>
          </w:divBdr>
        </w:div>
        <w:div w:id="219948063">
          <w:marLeft w:val="640"/>
          <w:marRight w:val="0"/>
          <w:marTop w:val="0"/>
          <w:marBottom w:val="0"/>
          <w:divBdr>
            <w:top w:val="none" w:sz="0" w:space="0" w:color="auto"/>
            <w:left w:val="none" w:sz="0" w:space="0" w:color="auto"/>
            <w:bottom w:val="none" w:sz="0" w:space="0" w:color="auto"/>
            <w:right w:val="none" w:sz="0" w:space="0" w:color="auto"/>
          </w:divBdr>
        </w:div>
        <w:div w:id="1055160646">
          <w:marLeft w:val="640"/>
          <w:marRight w:val="0"/>
          <w:marTop w:val="0"/>
          <w:marBottom w:val="0"/>
          <w:divBdr>
            <w:top w:val="none" w:sz="0" w:space="0" w:color="auto"/>
            <w:left w:val="none" w:sz="0" w:space="0" w:color="auto"/>
            <w:bottom w:val="none" w:sz="0" w:space="0" w:color="auto"/>
            <w:right w:val="none" w:sz="0" w:space="0" w:color="auto"/>
          </w:divBdr>
        </w:div>
        <w:div w:id="502093420">
          <w:marLeft w:val="640"/>
          <w:marRight w:val="0"/>
          <w:marTop w:val="0"/>
          <w:marBottom w:val="0"/>
          <w:divBdr>
            <w:top w:val="none" w:sz="0" w:space="0" w:color="auto"/>
            <w:left w:val="none" w:sz="0" w:space="0" w:color="auto"/>
            <w:bottom w:val="none" w:sz="0" w:space="0" w:color="auto"/>
            <w:right w:val="none" w:sz="0" w:space="0" w:color="auto"/>
          </w:divBdr>
        </w:div>
        <w:div w:id="358433831">
          <w:marLeft w:val="640"/>
          <w:marRight w:val="0"/>
          <w:marTop w:val="0"/>
          <w:marBottom w:val="0"/>
          <w:divBdr>
            <w:top w:val="none" w:sz="0" w:space="0" w:color="auto"/>
            <w:left w:val="none" w:sz="0" w:space="0" w:color="auto"/>
            <w:bottom w:val="none" w:sz="0" w:space="0" w:color="auto"/>
            <w:right w:val="none" w:sz="0" w:space="0" w:color="auto"/>
          </w:divBdr>
        </w:div>
      </w:divsChild>
    </w:div>
    <w:div w:id="828205306">
      <w:bodyDiv w:val="1"/>
      <w:marLeft w:val="0"/>
      <w:marRight w:val="0"/>
      <w:marTop w:val="0"/>
      <w:marBottom w:val="0"/>
      <w:divBdr>
        <w:top w:val="none" w:sz="0" w:space="0" w:color="auto"/>
        <w:left w:val="none" w:sz="0" w:space="0" w:color="auto"/>
        <w:bottom w:val="none" w:sz="0" w:space="0" w:color="auto"/>
        <w:right w:val="none" w:sz="0" w:space="0" w:color="auto"/>
      </w:divBdr>
      <w:divsChild>
        <w:div w:id="995034355">
          <w:marLeft w:val="640"/>
          <w:marRight w:val="0"/>
          <w:marTop w:val="0"/>
          <w:marBottom w:val="0"/>
          <w:divBdr>
            <w:top w:val="none" w:sz="0" w:space="0" w:color="auto"/>
            <w:left w:val="none" w:sz="0" w:space="0" w:color="auto"/>
            <w:bottom w:val="none" w:sz="0" w:space="0" w:color="auto"/>
            <w:right w:val="none" w:sz="0" w:space="0" w:color="auto"/>
          </w:divBdr>
        </w:div>
        <w:div w:id="1897398629">
          <w:marLeft w:val="640"/>
          <w:marRight w:val="0"/>
          <w:marTop w:val="0"/>
          <w:marBottom w:val="0"/>
          <w:divBdr>
            <w:top w:val="none" w:sz="0" w:space="0" w:color="auto"/>
            <w:left w:val="none" w:sz="0" w:space="0" w:color="auto"/>
            <w:bottom w:val="none" w:sz="0" w:space="0" w:color="auto"/>
            <w:right w:val="none" w:sz="0" w:space="0" w:color="auto"/>
          </w:divBdr>
        </w:div>
        <w:div w:id="2099593841">
          <w:marLeft w:val="640"/>
          <w:marRight w:val="0"/>
          <w:marTop w:val="0"/>
          <w:marBottom w:val="0"/>
          <w:divBdr>
            <w:top w:val="none" w:sz="0" w:space="0" w:color="auto"/>
            <w:left w:val="none" w:sz="0" w:space="0" w:color="auto"/>
            <w:bottom w:val="none" w:sz="0" w:space="0" w:color="auto"/>
            <w:right w:val="none" w:sz="0" w:space="0" w:color="auto"/>
          </w:divBdr>
        </w:div>
        <w:div w:id="28343745">
          <w:marLeft w:val="640"/>
          <w:marRight w:val="0"/>
          <w:marTop w:val="0"/>
          <w:marBottom w:val="0"/>
          <w:divBdr>
            <w:top w:val="none" w:sz="0" w:space="0" w:color="auto"/>
            <w:left w:val="none" w:sz="0" w:space="0" w:color="auto"/>
            <w:bottom w:val="none" w:sz="0" w:space="0" w:color="auto"/>
            <w:right w:val="none" w:sz="0" w:space="0" w:color="auto"/>
          </w:divBdr>
        </w:div>
        <w:div w:id="267733562">
          <w:marLeft w:val="640"/>
          <w:marRight w:val="0"/>
          <w:marTop w:val="0"/>
          <w:marBottom w:val="0"/>
          <w:divBdr>
            <w:top w:val="none" w:sz="0" w:space="0" w:color="auto"/>
            <w:left w:val="none" w:sz="0" w:space="0" w:color="auto"/>
            <w:bottom w:val="none" w:sz="0" w:space="0" w:color="auto"/>
            <w:right w:val="none" w:sz="0" w:space="0" w:color="auto"/>
          </w:divBdr>
        </w:div>
        <w:div w:id="512644579">
          <w:marLeft w:val="640"/>
          <w:marRight w:val="0"/>
          <w:marTop w:val="0"/>
          <w:marBottom w:val="0"/>
          <w:divBdr>
            <w:top w:val="none" w:sz="0" w:space="0" w:color="auto"/>
            <w:left w:val="none" w:sz="0" w:space="0" w:color="auto"/>
            <w:bottom w:val="none" w:sz="0" w:space="0" w:color="auto"/>
            <w:right w:val="none" w:sz="0" w:space="0" w:color="auto"/>
          </w:divBdr>
        </w:div>
        <w:div w:id="2145191227">
          <w:marLeft w:val="640"/>
          <w:marRight w:val="0"/>
          <w:marTop w:val="0"/>
          <w:marBottom w:val="0"/>
          <w:divBdr>
            <w:top w:val="none" w:sz="0" w:space="0" w:color="auto"/>
            <w:left w:val="none" w:sz="0" w:space="0" w:color="auto"/>
            <w:bottom w:val="none" w:sz="0" w:space="0" w:color="auto"/>
            <w:right w:val="none" w:sz="0" w:space="0" w:color="auto"/>
          </w:divBdr>
        </w:div>
        <w:div w:id="900016829">
          <w:marLeft w:val="640"/>
          <w:marRight w:val="0"/>
          <w:marTop w:val="0"/>
          <w:marBottom w:val="0"/>
          <w:divBdr>
            <w:top w:val="none" w:sz="0" w:space="0" w:color="auto"/>
            <w:left w:val="none" w:sz="0" w:space="0" w:color="auto"/>
            <w:bottom w:val="none" w:sz="0" w:space="0" w:color="auto"/>
            <w:right w:val="none" w:sz="0" w:space="0" w:color="auto"/>
          </w:divBdr>
        </w:div>
        <w:div w:id="884676659">
          <w:marLeft w:val="640"/>
          <w:marRight w:val="0"/>
          <w:marTop w:val="0"/>
          <w:marBottom w:val="0"/>
          <w:divBdr>
            <w:top w:val="none" w:sz="0" w:space="0" w:color="auto"/>
            <w:left w:val="none" w:sz="0" w:space="0" w:color="auto"/>
            <w:bottom w:val="none" w:sz="0" w:space="0" w:color="auto"/>
            <w:right w:val="none" w:sz="0" w:space="0" w:color="auto"/>
          </w:divBdr>
        </w:div>
        <w:div w:id="1905989015">
          <w:marLeft w:val="640"/>
          <w:marRight w:val="0"/>
          <w:marTop w:val="0"/>
          <w:marBottom w:val="0"/>
          <w:divBdr>
            <w:top w:val="none" w:sz="0" w:space="0" w:color="auto"/>
            <w:left w:val="none" w:sz="0" w:space="0" w:color="auto"/>
            <w:bottom w:val="none" w:sz="0" w:space="0" w:color="auto"/>
            <w:right w:val="none" w:sz="0" w:space="0" w:color="auto"/>
          </w:divBdr>
        </w:div>
        <w:div w:id="1626082731">
          <w:marLeft w:val="640"/>
          <w:marRight w:val="0"/>
          <w:marTop w:val="0"/>
          <w:marBottom w:val="0"/>
          <w:divBdr>
            <w:top w:val="none" w:sz="0" w:space="0" w:color="auto"/>
            <w:left w:val="none" w:sz="0" w:space="0" w:color="auto"/>
            <w:bottom w:val="none" w:sz="0" w:space="0" w:color="auto"/>
            <w:right w:val="none" w:sz="0" w:space="0" w:color="auto"/>
          </w:divBdr>
        </w:div>
        <w:div w:id="1569610457">
          <w:marLeft w:val="640"/>
          <w:marRight w:val="0"/>
          <w:marTop w:val="0"/>
          <w:marBottom w:val="0"/>
          <w:divBdr>
            <w:top w:val="none" w:sz="0" w:space="0" w:color="auto"/>
            <w:left w:val="none" w:sz="0" w:space="0" w:color="auto"/>
            <w:bottom w:val="none" w:sz="0" w:space="0" w:color="auto"/>
            <w:right w:val="none" w:sz="0" w:space="0" w:color="auto"/>
          </w:divBdr>
        </w:div>
        <w:div w:id="1535658926">
          <w:marLeft w:val="640"/>
          <w:marRight w:val="0"/>
          <w:marTop w:val="0"/>
          <w:marBottom w:val="0"/>
          <w:divBdr>
            <w:top w:val="none" w:sz="0" w:space="0" w:color="auto"/>
            <w:left w:val="none" w:sz="0" w:space="0" w:color="auto"/>
            <w:bottom w:val="none" w:sz="0" w:space="0" w:color="auto"/>
            <w:right w:val="none" w:sz="0" w:space="0" w:color="auto"/>
          </w:divBdr>
        </w:div>
        <w:div w:id="17046396">
          <w:marLeft w:val="640"/>
          <w:marRight w:val="0"/>
          <w:marTop w:val="0"/>
          <w:marBottom w:val="0"/>
          <w:divBdr>
            <w:top w:val="none" w:sz="0" w:space="0" w:color="auto"/>
            <w:left w:val="none" w:sz="0" w:space="0" w:color="auto"/>
            <w:bottom w:val="none" w:sz="0" w:space="0" w:color="auto"/>
            <w:right w:val="none" w:sz="0" w:space="0" w:color="auto"/>
          </w:divBdr>
        </w:div>
        <w:div w:id="1846246787">
          <w:marLeft w:val="640"/>
          <w:marRight w:val="0"/>
          <w:marTop w:val="0"/>
          <w:marBottom w:val="0"/>
          <w:divBdr>
            <w:top w:val="none" w:sz="0" w:space="0" w:color="auto"/>
            <w:left w:val="none" w:sz="0" w:space="0" w:color="auto"/>
            <w:bottom w:val="none" w:sz="0" w:space="0" w:color="auto"/>
            <w:right w:val="none" w:sz="0" w:space="0" w:color="auto"/>
          </w:divBdr>
        </w:div>
        <w:div w:id="1071075019">
          <w:marLeft w:val="640"/>
          <w:marRight w:val="0"/>
          <w:marTop w:val="0"/>
          <w:marBottom w:val="0"/>
          <w:divBdr>
            <w:top w:val="none" w:sz="0" w:space="0" w:color="auto"/>
            <w:left w:val="none" w:sz="0" w:space="0" w:color="auto"/>
            <w:bottom w:val="none" w:sz="0" w:space="0" w:color="auto"/>
            <w:right w:val="none" w:sz="0" w:space="0" w:color="auto"/>
          </w:divBdr>
        </w:div>
        <w:div w:id="1559510574">
          <w:marLeft w:val="640"/>
          <w:marRight w:val="0"/>
          <w:marTop w:val="0"/>
          <w:marBottom w:val="0"/>
          <w:divBdr>
            <w:top w:val="none" w:sz="0" w:space="0" w:color="auto"/>
            <w:left w:val="none" w:sz="0" w:space="0" w:color="auto"/>
            <w:bottom w:val="none" w:sz="0" w:space="0" w:color="auto"/>
            <w:right w:val="none" w:sz="0" w:space="0" w:color="auto"/>
          </w:divBdr>
        </w:div>
        <w:div w:id="2061593738">
          <w:marLeft w:val="640"/>
          <w:marRight w:val="0"/>
          <w:marTop w:val="0"/>
          <w:marBottom w:val="0"/>
          <w:divBdr>
            <w:top w:val="none" w:sz="0" w:space="0" w:color="auto"/>
            <w:left w:val="none" w:sz="0" w:space="0" w:color="auto"/>
            <w:bottom w:val="none" w:sz="0" w:space="0" w:color="auto"/>
            <w:right w:val="none" w:sz="0" w:space="0" w:color="auto"/>
          </w:divBdr>
        </w:div>
        <w:div w:id="494079348">
          <w:marLeft w:val="640"/>
          <w:marRight w:val="0"/>
          <w:marTop w:val="0"/>
          <w:marBottom w:val="0"/>
          <w:divBdr>
            <w:top w:val="none" w:sz="0" w:space="0" w:color="auto"/>
            <w:left w:val="none" w:sz="0" w:space="0" w:color="auto"/>
            <w:bottom w:val="none" w:sz="0" w:space="0" w:color="auto"/>
            <w:right w:val="none" w:sz="0" w:space="0" w:color="auto"/>
          </w:divBdr>
        </w:div>
        <w:div w:id="862551881">
          <w:marLeft w:val="640"/>
          <w:marRight w:val="0"/>
          <w:marTop w:val="0"/>
          <w:marBottom w:val="0"/>
          <w:divBdr>
            <w:top w:val="none" w:sz="0" w:space="0" w:color="auto"/>
            <w:left w:val="none" w:sz="0" w:space="0" w:color="auto"/>
            <w:bottom w:val="none" w:sz="0" w:space="0" w:color="auto"/>
            <w:right w:val="none" w:sz="0" w:space="0" w:color="auto"/>
          </w:divBdr>
        </w:div>
        <w:div w:id="1043745781">
          <w:marLeft w:val="640"/>
          <w:marRight w:val="0"/>
          <w:marTop w:val="0"/>
          <w:marBottom w:val="0"/>
          <w:divBdr>
            <w:top w:val="none" w:sz="0" w:space="0" w:color="auto"/>
            <w:left w:val="none" w:sz="0" w:space="0" w:color="auto"/>
            <w:bottom w:val="none" w:sz="0" w:space="0" w:color="auto"/>
            <w:right w:val="none" w:sz="0" w:space="0" w:color="auto"/>
          </w:divBdr>
        </w:div>
        <w:div w:id="276719270">
          <w:marLeft w:val="640"/>
          <w:marRight w:val="0"/>
          <w:marTop w:val="0"/>
          <w:marBottom w:val="0"/>
          <w:divBdr>
            <w:top w:val="none" w:sz="0" w:space="0" w:color="auto"/>
            <w:left w:val="none" w:sz="0" w:space="0" w:color="auto"/>
            <w:bottom w:val="none" w:sz="0" w:space="0" w:color="auto"/>
            <w:right w:val="none" w:sz="0" w:space="0" w:color="auto"/>
          </w:divBdr>
        </w:div>
        <w:div w:id="555509395">
          <w:marLeft w:val="640"/>
          <w:marRight w:val="0"/>
          <w:marTop w:val="0"/>
          <w:marBottom w:val="0"/>
          <w:divBdr>
            <w:top w:val="none" w:sz="0" w:space="0" w:color="auto"/>
            <w:left w:val="none" w:sz="0" w:space="0" w:color="auto"/>
            <w:bottom w:val="none" w:sz="0" w:space="0" w:color="auto"/>
            <w:right w:val="none" w:sz="0" w:space="0" w:color="auto"/>
          </w:divBdr>
        </w:div>
        <w:div w:id="770900692">
          <w:marLeft w:val="640"/>
          <w:marRight w:val="0"/>
          <w:marTop w:val="0"/>
          <w:marBottom w:val="0"/>
          <w:divBdr>
            <w:top w:val="none" w:sz="0" w:space="0" w:color="auto"/>
            <w:left w:val="none" w:sz="0" w:space="0" w:color="auto"/>
            <w:bottom w:val="none" w:sz="0" w:space="0" w:color="auto"/>
            <w:right w:val="none" w:sz="0" w:space="0" w:color="auto"/>
          </w:divBdr>
        </w:div>
        <w:div w:id="89006105">
          <w:marLeft w:val="640"/>
          <w:marRight w:val="0"/>
          <w:marTop w:val="0"/>
          <w:marBottom w:val="0"/>
          <w:divBdr>
            <w:top w:val="none" w:sz="0" w:space="0" w:color="auto"/>
            <w:left w:val="none" w:sz="0" w:space="0" w:color="auto"/>
            <w:bottom w:val="none" w:sz="0" w:space="0" w:color="auto"/>
            <w:right w:val="none" w:sz="0" w:space="0" w:color="auto"/>
          </w:divBdr>
        </w:div>
        <w:div w:id="2040037076">
          <w:marLeft w:val="640"/>
          <w:marRight w:val="0"/>
          <w:marTop w:val="0"/>
          <w:marBottom w:val="0"/>
          <w:divBdr>
            <w:top w:val="none" w:sz="0" w:space="0" w:color="auto"/>
            <w:left w:val="none" w:sz="0" w:space="0" w:color="auto"/>
            <w:bottom w:val="none" w:sz="0" w:space="0" w:color="auto"/>
            <w:right w:val="none" w:sz="0" w:space="0" w:color="auto"/>
          </w:divBdr>
        </w:div>
        <w:div w:id="1224945140">
          <w:marLeft w:val="640"/>
          <w:marRight w:val="0"/>
          <w:marTop w:val="0"/>
          <w:marBottom w:val="0"/>
          <w:divBdr>
            <w:top w:val="none" w:sz="0" w:space="0" w:color="auto"/>
            <w:left w:val="none" w:sz="0" w:space="0" w:color="auto"/>
            <w:bottom w:val="none" w:sz="0" w:space="0" w:color="auto"/>
            <w:right w:val="none" w:sz="0" w:space="0" w:color="auto"/>
          </w:divBdr>
        </w:div>
        <w:div w:id="177038023">
          <w:marLeft w:val="640"/>
          <w:marRight w:val="0"/>
          <w:marTop w:val="0"/>
          <w:marBottom w:val="0"/>
          <w:divBdr>
            <w:top w:val="none" w:sz="0" w:space="0" w:color="auto"/>
            <w:left w:val="none" w:sz="0" w:space="0" w:color="auto"/>
            <w:bottom w:val="none" w:sz="0" w:space="0" w:color="auto"/>
            <w:right w:val="none" w:sz="0" w:space="0" w:color="auto"/>
          </w:divBdr>
        </w:div>
        <w:div w:id="150408991">
          <w:marLeft w:val="640"/>
          <w:marRight w:val="0"/>
          <w:marTop w:val="0"/>
          <w:marBottom w:val="0"/>
          <w:divBdr>
            <w:top w:val="none" w:sz="0" w:space="0" w:color="auto"/>
            <w:left w:val="none" w:sz="0" w:space="0" w:color="auto"/>
            <w:bottom w:val="none" w:sz="0" w:space="0" w:color="auto"/>
            <w:right w:val="none" w:sz="0" w:space="0" w:color="auto"/>
          </w:divBdr>
        </w:div>
        <w:div w:id="426266755">
          <w:marLeft w:val="640"/>
          <w:marRight w:val="0"/>
          <w:marTop w:val="0"/>
          <w:marBottom w:val="0"/>
          <w:divBdr>
            <w:top w:val="none" w:sz="0" w:space="0" w:color="auto"/>
            <w:left w:val="none" w:sz="0" w:space="0" w:color="auto"/>
            <w:bottom w:val="none" w:sz="0" w:space="0" w:color="auto"/>
            <w:right w:val="none" w:sz="0" w:space="0" w:color="auto"/>
          </w:divBdr>
        </w:div>
        <w:div w:id="1323312284">
          <w:marLeft w:val="640"/>
          <w:marRight w:val="0"/>
          <w:marTop w:val="0"/>
          <w:marBottom w:val="0"/>
          <w:divBdr>
            <w:top w:val="none" w:sz="0" w:space="0" w:color="auto"/>
            <w:left w:val="none" w:sz="0" w:space="0" w:color="auto"/>
            <w:bottom w:val="none" w:sz="0" w:space="0" w:color="auto"/>
            <w:right w:val="none" w:sz="0" w:space="0" w:color="auto"/>
          </w:divBdr>
        </w:div>
        <w:div w:id="58217268">
          <w:marLeft w:val="640"/>
          <w:marRight w:val="0"/>
          <w:marTop w:val="0"/>
          <w:marBottom w:val="0"/>
          <w:divBdr>
            <w:top w:val="none" w:sz="0" w:space="0" w:color="auto"/>
            <w:left w:val="none" w:sz="0" w:space="0" w:color="auto"/>
            <w:bottom w:val="none" w:sz="0" w:space="0" w:color="auto"/>
            <w:right w:val="none" w:sz="0" w:space="0" w:color="auto"/>
          </w:divBdr>
        </w:div>
        <w:div w:id="214127465">
          <w:marLeft w:val="640"/>
          <w:marRight w:val="0"/>
          <w:marTop w:val="0"/>
          <w:marBottom w:val="0"/>
          <w:divBdr>
            <w:top w:val="none" w:sz="0" w:space="0" w:color="auto"/>
            <w:left w:val="none" w:sz="0" w:space="0" w:color="auto"/>
            <w:bottom w:val="none" w:sz="0" w:space="0" w:color="auto"/>
            <w:right w:val="none" w:sz="0" w:space="0" w:color="auto"/>
          </w:divBdr>
        </w:div>
        <w:div w:id="1979215051">
          <w:marLeft w:val="640"/>
          <w:marRight w:val="0"/>
          <w:marTop w:val="0"/>
          <w:marBottom w:val="0"/>
          <w:divBdr>
            <w:top w:val="none" w:sz="0" w:space="0" w:color="auto"/>
            <w:left w:val="none" w:sz="0" w:space="0" w:color="auto"/>
            <w:bottom w:val="none" w:sz="0" w:space="0" w:color="auto"/>
            <w:right w:val="none" w:sz="0" w:space="0" w:color="auto"/>
          </w:divBdr>
        </w:div>
        <w:div w:id="1085343279">
          <w:marLeft w:val="640"/>
          <w:marRight w:val="0"/>
          <w:marTop w:val="0"/>
          <w:marBottom w:val="0"/>
          <w:divBdr>
            <w:top w:val="none" w:sz="0" w:space="0" w:color="auto"/>
            <w:left w:val="none" w:sz="0" w:space="0" w:color="auto"/>
            <w:bottom w:val="none" w:sz="0" w:space="0" w:color="auto"/>
            <w:right w:val="none" w:sz="0" w:space="0" w:color="auto"/>
          </w:divBdr>
        </w:div>
        <w:div w:id="1422606689">
          <w:marLeft w:val="640"/>
          <w:marRight w:val="0"/>
          <w:marTop w:val="0"/>
          <w:marBottom w:val="0"/>
          <w:divBdr>
            <w:top w:val="none" w:sz="0" w:space="0" w:color="auto"/>
            <w:left w:val="none" w:sz="0" w:space="0" w:color="auto"/>
            <w:bottom w:val="none" w:sz="0" w:space="0" w:color="auto"/>
            <w:right w:val="none" w:sz="0" w:space="0" w:color="auto"/>
          </w:divBdr>
        </w:div>
        <w:div w:id="1022560750">
          <w:marLeft w:val="640"/>
          <w:marRight w:val="0"/>
          <w:marTop w:val="0"/>
          <w:marBottom w:val="0"/>
          <w:divBdr>
            <w:top w:val="none" w:sz="0" w:space="0" w:color="auto"/>
            <w:left w:val="none" w:sz="0" w:space="0" w:color="auto"/>
            <w:bottom w:val="none" w:sz="0" w:space="0" w:color="auto"/>
            <w:right w:val="none" w:sz="0" w:space="0" w:color="auto"/>
          </w:divBdr>
        </w:div>
        <w:div w:id="1855411771">
          <w:marLeft w:val="640"/>
          <w:marRight w:val="0"/>
          <w:marTop w:val="0"/>
          <w:marBottom w:val="0"/>
          <w:divBdr>
            <w:top w:val="none" w:sz="0" w:space="0" w:color="auto"/>
            <w:left w:val="none" w:sz="0" w:space="0" w:color="auto"/>
            <w:bottom w:val="none" w:sz="0" w:space="0" w:color="auto"/>
            <w:right w:val="none" w:sz="0" w:space="0" w:color="auto"/>
          </w:divBdr>
        </w:div>
        <w:div w:id="664238445">
          <w:marLeft w:val="640"/>
          <w:marRight w:val="0"/>
          <w:marTop w:val="0"/>
          <w:marBottom w:val="0"/>
          <w:divBdr>
            <w:top w:val="none" w:sz="0" w:space="0" w:color="auto"/>
            <w:left w:val="none" w:sz="0" w:space="0" w:color="auto"/>
            <w:bottom w:val="none" w:sz="0" w:space="0" w:color="auto"/>
            <w:right w:val="none" w:sz="0" w:space="0" w:color="auto"/>
          </w:divBdr>
        </w:div>
        <w:div w:id="118381947">
          <w:marLeft w:val="640"/>
          <w:marRight w:val="0"/>
          <w:marTop w:val="0"/>
          <w:marBottom w:val="0"/>
          <w:divBdr>
            <w:top w:val="none" w:sz="0" w:space="0" w:color="auto"/>
            <w:left w:val="none" w:sz="0" w:space="0" w:color="auto"/>
            <w:bottom w:val="none" w:sz="0" w:space="0" w:color="auto"/>
            <w:right w:val="none" w:sz="0" w:space="0" w:color="auto"/>
          </w:divBdr>
        </w:div>
        <w:div w:id="1572109715">
          <w:marLeft w:val="640"/>
          <w:marRight w:val="0"/>
          <w:marTop w:val="0"/>
          <w:marBottom w:val="0"/>
          <w:divBdr>
            <w:top w:val="none" w:sz="0" w:space="0" w:color="auto"/>
            <w:left w:val="none" w:sz="0" w:space="0" w:color="auto"/>
            <w:bottom w:val="none" w:sz="0" w:space="0" w:color="auto"/>
            <w:right w:val="none" w:sz="0" w:space="0" w:color="auto"/>
          </w:divBdr>
        </w:div>
        <w:div w:id="480003723">
          <w:marLeft w:val="640"/>
          <w:marRight w:val="0"/>
          <w:marTop w:val="0"/>
          <w:marBottom w:val="0"/>
          <w:divBdr>
            <w:top w:val="none" w:sz="0" w:space="0" w:color="auto"/>
            <w:left w:val="none" w:sz="0" w:space="0" w:color="auto"/>
            <w:bottom w:val="none" w:sz="0" w:space="0" w:color="auto"/>
            <w:right w:val="none" w:sz="0" w:space="0" w:color="auto"/>
          </w:divBdr>
        </w:div>
        <w:div w:id="1749811508">
          <w:marLeft w:val="640"/>
          <w:marRight w:val="0"/>
          <w:marTop w:val="0"/>
          <w:marBottom w:val="0"/>
          <w:divBdr>
            <w:top w:val="none" w:sz="0" w:space="0" w:color="auto"/>
            <w:left w:val="none" w:sz="0" w:space="0" w:color="auto"/>
            <w:bottom w:val="none" w:sz="0" w:space="0" w:color="auto"/>
            <w:right w:val="none" w:sz="0" w:space="0" w:color="auto"/>
          </w:divBdr>
        </w:div>
        <w:div w:id="585652350">
          <w:marLeft w:val="640"/>
          <w:marRight w:val="0"/>
          <w:marTop w:val="0"/>
          <w:marBottom w:val="0"/>
          <w:divBdr>
            <w:top w:val="none" w:sz="0" w:space="0" w:color="auto"/>
            <w:left w:val="none" w:sz="0" w:space="0" w:color="auto"/>
            <w:bottom w:val="none" w:sz="0" w:space="0" w:color="auto"/>
            <w:right w:val="none" w:sz="0" w:space="0" w:color="auto"/>
          </w:divBdr>
        </w:div>
        <w:div w:id="1942910997">
          <w:marLeft w:val="640"/>
          <w:marRight w:val="0"/>
          <w:marTop w:val="0"/>
          <w:marBottom w:val="0"/>
          <w:divBdr>
            <w:top w:val="none" w:sz="0" w:space="0" w:color="auto"/>
            <w:left w:val="none" w:sz="0" w:space="0" w:color="auto"/>
            <w:bottom w:val="none" w:sz="0" w:space="0" w:color="auto"/>
            <w:right w:val="none" w:sz="0" w:space="0" w:color="auto"/>
          </w:divBdr>
        </w:div>
        <w:div w:id="1842743259">
          <w:marLeft w:val="640"/>
          <w:marRight w:val="0"/>
          <w:marTop w:val="0"/>
          <w:marBottom w:val="0"/>
          <w:divBdr>
            <w:top w:val="none" w:sz="0" w:space="0" w:color="auto"/>
            <w:left w:val="none" w:sz="0" w:space="0" w:color="auto"/>
            <w:bottom w:val="none" w:sz="0" w:space="0" w:color="auto"/>
            <w:right w:val="none" w:sz="0" w:space="0" w:color="auto"/>
          </w:divBdr>
        </w:div>
        <w:div w:id="1459910568">
          <w:marLeft w:val="640"/>
          <w:marRight w:val="0"/>
          <w:marTop w:val="0"/>
          <w:marBottom w:val="0"/>
          <w:divBdr>
            <w:top w:val="none" w:sz="0" w:space="0" w:color="auto"/>
            <w:left w:val="none" w:sz="0" w:space="0" w:color="auto"/>
            <w:bottom w:val="none" w:sz="0" w:space="0" w:color="auto"/>
            <w:right w:val="none" w:sz="0" w:space="0" w:color="auto"/>
          </w:divBdr>
        </w:div>
        <w:div w:id="58982952">
          <w:marLeft w:val="640"/>
          <w:marRight w:val="0"/>
          <w:marTop w:val="0"/>
          <w:marBottom w:val="0"/>
          <w:divBdr>
            <w:top w:val="none" w:sz="0" w:space="0" w:color="auto"/>
            <w:left w:val="none" w:sz="0" w:space="0" w:color="auto"/>
            <w:bottom w:val="none" w:sz="0" w:space="0" w:color="auto"/>
            <w:right w:val="none" w:sz="0" w:space="0" w:color="auto"/>
          </w:divBdr>
        </w:div>
        <w:div w:id="1344865354">
          <w:marLeft w:val="640"/>
          <w:marRight w:val="0"/>
          <w:marTop w:val="0"/>
          <w:marBottom w:val="0"/>
          <w:divBdr>
            <w:top w:val="none" w:sz="0" w:space="0" w:color="auto"/>
            <w:left w:val="none" w:sz="0" w:space="0" w:color="auto"/>
            <w:bottom w:val="none" w:sz="0" w:space="0" w:color="auto"/>
            <w:right w:val="none" w:sz="0" w:space="0" w:color="auto"/>
          </w:divBdr>
        </w:div>
        <w:div w:id="382097916">
          <w:marLeft w:val="640"/>
          <w:marRight w:val="0"/>
          <w:marTop w:val="0"/>
          <w:marBottom w:val="0"/>
          <w:divBdr>
            <w:top w:val="none" w:sz="0" w:space="0" w:color="auto"/>
            <w:left w:val="none" w:sz="0" w:space="0" w:color="auto"/>
            <w:bottom w:val="none" w:sz="0" w:space="0" w:color="auto"/>
            <w:right w:val="none" w:sz="0" w:space="0" w:color="auto"/>
          </w:divBdr>
        </w:div>
        <w:div w:id="869302151">
          <w:marLeft w:val="640"/>
          <w:marRight w:val="0"/>
          <w:marTop w:val="0"/>
          <w:marBottom w:val="0"/>
          <w:divBdr>
            <w:top w:val="none" w:sz="0" w:space="0" w:color="auto"/>
            <w:left w:val="none" w:sz="0" w:space="0" w:color="auto"/>
            <w:bottom w:val="none" w:sz="0" w:space="0" w:color="auto"/>
            <w:right w:val="none" w:sz="0" w:space="0" w:color="auto"/>
          </w:divBdr>
        </w:div>
        <w:div w:id="487400519">
          <w:marLeft w:val="640"/>
          <w:marRight w:val="0"/>
          <w:marTop w:val="0"/>
          <w:marBottom w:val="0"/>
          <w:divBdr>
            <w:top w:val="none" w:sz="0" w:space="0" w:color="auto"/>
            <w:left w:val="none" w:sz="0" w:space="0" w:color="auto"/>
            <w:bottom w:val="none" w:sz="0" w:space="0" w:color="auto"/>
            <w:right w:val="none" w:sz="0" w:space="0" w:color="auto"/>
          </w:divBdr>
        </w:div>
        <w:div w:id="1047988735">
          <w:marLeft w:val="640"/>
          <w:marRight w:val="0"/>
          <w:marTop w:val="0"/>
          <w:marBottom w:val="0"/>
          <w:divBdr>
            <w:top w:val="none" w:sz="0" w:space="0" w:color="auto"/>
            <w:left w:val="none" w:sz="0" w:space="0" w:color="auto"/>
            <w:bottom w:val="none" w:sz="0" w:space="0" w:color="auto"/>
            <w:right w:val="none" w:sz="0" w:space="0" w:color="auto"/>
          </w:divBdr>
        </w:div>
        <w:div w:id="135073687">
          <w:marLeft w:val="640"/>
          <w:marRight w:val="0"/>
          <w:marTop w:val="0"/>
          <w:marBottom w:val="0"/>
          <w:divBdr>
            <w:top w:val="none" w:sz="0" w:space="0" w:color="auto"/>
            <w:left w:val="none" w:sz="0" w:space="0" w:color="auto"/>
            <w:bottom w:val="none" w:sz="0" w:space="0" w:color="auto"/>
            <w:right w:val="none" w:sz="0" w:space="0" w:color="auto"/>
          </w:divBdr>
        </w:div>
        <w:div w:id="710229752">
          <w:marLeft w:val="640"/>
          <w:marRight w:val="0"/>
          <w:marTop w:val="0"/>
          <w:marBottom w:val="0"/>
          <w:divBdr>
            <w:top w:val="none" w:sz="0" w:space="0" w:color="auto"/>
            <w:left w:val="none" w:sz="0" w:space="0" w:color="auto"/>
            <w:bottom w:val="none" w:sz="0" w:space="0" w:color="auto"/>
            <w:right w:val="none" w:sz="0" w:space="0" w:color="auto"/>
          </w:divBdr>
        </w:div>
        <w:div w:id="1236236279">
          <w:marLeft w:val="640"/>
          <w:marRight w:val="0"/>
          <w:marTop w:val="0"/>
          <w:marBottom w:val="0"/>
          <w:divBdr>
            <w:top w:val="none" w:sz="0" w:space="0" w:color="auto"/>
            <w:left w:val="none" w:sz="0" w:space="0" w:color="auto"/>
            <w:bottom w:val="none" w:sz="0" w:space="0" w:color="auto"/>
            <w:right w:val="none" w:sz="0" w:space="0" w:color="auto"/>
          </w:divBdr>
        </w:div>
        <w:div w:id="1760515445">
          <w:marLeft w:val="640"/>
          <w:marRight w:val="0"/>
          <w:marTop w:val="0"/>
          <w:marBottom w:val="0"/>
          <w:divBdr>
            <w:top w:val="none" w:sz="0" w:space="0" w:color="auto"/>
            <w:left w:val="none" w:sz="0" w:space="0" w:color="auto"/>
            <w:bottom w:val="none" w:sz="0" w:space="0" w:color="auto"/>
            <w:right w:val="none" w:sz="0" w:space="0" w:color="auto"/>
          </w:divBdr>
        </w:div>
        <w:div w:id="295985431">
          <w:marLeft w:val="640"/>
          <w:marRight w:val="0"/>
          <w:marTop w:val="0"/>
          <w:marBottom w:val="0"/>
          <w:divBdr>
            <w:top w:val="none" w:sz="0" w:space="0" w:color="auto"/>
            <w:left w:val="none" w:sz="0" w:space="0" w:color="auto"/>
            <w:bottom w:val="none" w:sz="0" w:space="0" w:color="auto"/>
            <w:right w:val="none" w:sz="0" w:space="0" w:color="auto"/>
          </w:divBdr>
        </w:div>
        <w:div w:id="1510754334">
          <w:marLeft w:val="640"/>
          <w:marRight w:val="0"/>
          <w:marTop w:val="0"/>
          <w:marBottom w:val="0"/>
          <w:divBdr>
            <w:top w:val="none" w:sz="0" w:space="0" w:color="auto"/>
            <w:left w:val="none" w:sz="0" w:space="0" w:color="auto"/>
            <w:bottom w:val="none" w:sz="0" w:space="0" w:color="auto"/>
            <w:right w:val="none" w:sz="0" w:space="0" w:color="auto"/>
          </w:divBdr>
        </w:div>
        <w:div w:id="1428962109">
          <w:marLeft w:val="640"/>
          <w:marRight w:val="0"/>
          <w:marTop w:val="0"/>
          <w:marBottom w:val="0"/>
          <w:divBdr>
            <w:top w:val="none" w:sz="0" w:space="0" w:color="auto"/>
            <w:left w:val="none" w:sz="0" w:space="0" w:color="auto"/>
            <w:bottom w:val="none" w:sz="0" w:space="0" w:color="auto"/>
            <w:right w:val="none" w:sz="0" w:space="0" w:color="auto"/>
          </w:divBdr>
        </w:div>
        <w:div w:id="679503337">
          <w:marLeft w:val="640"/>
          <w:marRight w:val="0"/>
          <w:marTop w:val="0"/>
          <w:marBottom w:val="0"/>
          <w:divBdr>
            <w:top w:val="none" w:sz="0" w:space="0" w:color="auto"/>
            <w:left w:val="none" w:sz="0" w:space="0" w:color="auto"/>
            <w:bottom w:val="none" w:sz="0" w:space="0" w:color="auto"/>
            <w:right w:val="none" w:sz="0" w:space="0" w:color="auto"/>
          </w:divBdr>
        </w:div>
        <w:div w:id="1224565439">
          <w:marLeft w:val="640"/>
          <w:marRight w:val="0"/>
          <w:marTop w:val="0"/>
          <w:marBottom w:val="0"/>
          <w:divBdr>
            <w:top w:val="none" w:sz="0" w:space="0" w:color="auto"/>
            <w:left w:val="none" w:sz="0" w:space="0" w:color="auto"/>
            <w:bottom w:val="none" w:sz="0" w:space="0" w:color="auto"/>
            <w:right w:val="none" w:sz="0" w:space="0" w:color="auto"/>
          </w:divBdr>
        </w:div>
        <w:div w:id="1726686602">
          <w:marLeft w:val="640"/>
          <w:marRight w:val="0"/>
          <w:marTop w:val="0"/>
          <w:marBottom w:val="0"/>
          <w:divBdr>
            <w:top w:val="none" w:sz="0" w:space="0" w:color="auto"/>
            <w:left w:val="none" w:sz="0" w:space="0" w:color="auto"/>
            <w:bottom w:val="none" w:sz="0" w:space="0" w:color="auto"/>
            <w:right w:val="none" w:sz="0" w:space="0" w:color="auto"/>
          </w:divBdr>
        </w:div>
        <w:div w:id="779488887">
          <w:marLeft w:val="640"/>
          <w:marRight w:val="0"/>
          <w:marTop w:val="0"/>
          <w:marBottom w:val="0"/>
          <w:divBdr>
            <w:top w:val="none" w:sz="0" w:space="0" w:color="auto"/>
            <w:left w:val="none" w:sz="0" w:space="0" w:color="auto"/>
            <w:bottom w:val="none" w:sz="0" w:space="0" w:color="auto"/>
            <w:right w:val="none" w:sz="0" w:space="0" w:color="auto"/>
          </w:divBdr>
        </w:div>
        <w:div w:id="1799370394">
          <w:marLeft w:val="640"/>
          <w:marRight w:val="0"/>
          <w:marTop w:val="0"/>
          <w:marBottom w:val="0"/>
          <w:divBdr>
            <w:top w:val="none" w:sz="0" w:space="0" w:color="auto"/>
            <w:left w:val="none" w:sz="0" w:space="0" w:color="auto"/>
            <w:bottom w:val="none" w:sz="0" w:space="0" w:color="auto"/>
            <w:right w:val="none" w:sz="0" w:space="0" w:color="auto"/>
          </w:divBdr>
        </w:div>
        <w:div w:id="1418673332">
          <w:marLeft w:val="640"/>
          <w:marRight w:val="0"/>
          <w:marTop w:val="0"/>
          <w:marBottom w:val="0"/>
          <w:divBdr>
            <w:top w:val="none" w:sz="0" w:space="0" w:color="auto"/>
            <w:left w:val="none" w:sz="0" w:space="0" w:color="auto"/>
            <w:bottom w:val="none" w:sz="0" w:space="0" w:color="auto"/>
            <w:right w:val="none" w:sz="0" w:space="0" w:color="auto"/>
          </w:divBdr>
        </w:div>
        <w:div w:id="1579173305">
          <w:marLeft w:val="640"/>
          <w:marRight w:val="0"/>
          <w:marTop w:val="0"/>
          <w:marBottom w:val="0"/>
          <w:divBdr>
            <w:top w:val="none" w:sz="0" w:space="0" w:color="auto"/>
            <w:left w:val="none" w:sz="0" w:space="0" w:color="auto"/>
            <w:bottom w:val="none" w:sz="0" w:space="0" w:color="auto"/>
            <w:right w:val="none" w:sz="0" w:space="0" w:color="auto"/>
          </w:divBdr>
        </w:div>
        <w:div w:id="1899239903">
          <w:marLeft w:val="640"/>
          <w:marRight w:val="0"/>
          <w:marTop w:val="0"/>
          <w:marBottom w:val="0"/>
          <w:divBdr>
            <w:top w:val="none" w:sz="0" w:space="0" w:color="auto"/>
            <w:left w:val="none" w:sz="0" w:space="0" w:color="auto"/>
            <w:bottom w:val="none" w:sz="0" w:space="0" w:color="auto"/>
            <w:right w:val="none" w:sz="0" w:space="0" w:color="auto"/>
          </w:divBdr>
        </w:div>
        <w:div w:id="2130202015">
          <w:marLeft w:val="640"/>
          <w:marRight w:val="0"/>
          <w:marTop w:val="0"/>
          <w:marBottom w:val="0"/>
          <w:divBdr>
            <w:top w:val="none" w:sz="0" w:space="0" w:color="auto"/>
            <w:left w:val="none" w:sz="0" w:space="0" w:color="auto"/>
            <w:bottom w:val="none" w:sz="0" w:space="0" w:color="auto"/>
            <w:right w:val="none" w:sz="0" w:space="0" w:color="auto"/>
          </w:divBdr>
        </w:div>
        <w:div w:id="1728991334">
          <w:marLeft w:val="640"/>
          <w:marRight w:val="0"/>
          <w:marTop w:val="0"/>
          <w:marBottom w:val="0"/>
          <w:divBdr>
            <w:top w:val="none" w:sz="0" w:space="0" w:color="auto"/>
            <w:left w:val="none" w:sz="0" w:space="0" w:color="auto"/>
            <w:bottom w:val="none" w:sz="0" w:space="0" w:color="auto"/>
            <w:right w:val="none" w:sz="0" w:space="0" w:color="auto"/>
          </w:divBdr>
        </w:div>
        <w:div w:id="1780299079">
          <w:marLeft w:val="640"/>
          <w:marRight w:val="0"/>
          <w:marTop w:val="0"/>
          <w:marBottom w:val="0"/>
          <w:divBdr>
            <w:top w:val="none" w:sz="0" w:space="0" w:color="auto"/>
            <w:left w:val="none" w:sz="0" w:space="0" w:color="auto"/>
            <w:bottom w:val="none" w:sz="0" w:space="0" w:color="auto"/>
            <w:right w:val="none" w:sz="0" w:space="0" w:color="auto"/>
          </w:divBdr>
        </w:div>
        <w:div w:id="57411230">
          <w:marLeft w:val="640"/>
          <w:marRight w:val="0"/>
          <w:marTop w:val="0"/>
          <w:marBottom w:val="0"/>
          <w:divBdr>
            <w:top w:val="none" w:sz="0" w:space="0" w:color="auto"/>
            <w:left w:val="none" w:sz="0" w:space="0" w:color="auto"/>
            <w:bottom w:val="none" w:sz="0" w:space="0" w:color="auto"/>
            <w:right w:val="none" w:sz="0" w:space="0" w:color="auto"/>
          </w:divBdr>
        </w:div>
        <w:div w:id="1936740987">
          <w:marLeft w:val="640"/>
          <w:marRight w:val="0"/>
          <w:marTop w:val="0"/>
          <w:marBottom w:val="0"/>
          <w:divBdr>
            <w:top w:val="none" w:sz="0" w:space="0" w:color="auto"/>
            <w:left w:val="none" w:sz="0" w:space="0" w:color="auto"/>
            <w:bottom w:val="none" w:sz="0" w:space="0" w:color="auto"/>
            <w:right w:val="none" w:sz="0" w:space="0" w:color="auto"/>
          </w:divBdr>
        </w:div>
        <w:div w:id="1608925763">
          <w:marLeft w:val="640"/>
          <w:marRight w:val="0"/>
          <w:marTop w:val="0"/>
          <w:marBottom w:val="0"/>
          <w:divBdr>
            <w:top w:val="none" w:sz="0" w:space="0" w:color="auto"/>
            <w:left w:val="none" w:sz="0" w:space="0" w:color="auto"/>
            <w:bottom w:val="none" w:sz="0" w:space="0" w:color="auto"/>
            <w:right w:val="none" w:sz="0" w:space="0" w:color="auto"/>
          </w:divBdr>
        </w:div>
        <w:div w:id="754665793">
          <w:marLeft w:val="640"/>
          <w:marRight w:val="0"/>
          <w:marTop w:val="0"/>
          <w:marBottom w:val="0"/>
          <w:divBdr>
            <w:top w:val="none" w:sz="0" w:space="0" w:color="auto"/>
            <w:left w:val="none" w:sz="0" w:space="0" w:color="auto"/>
            <w:bottom w:val="none" w:sz="0" w:space="0" w:color="auto"/>
            <w:right w:val="none" w:sz="0" w:space="0" w:color="auto"/>
          </w:divBdr>
        </w:div>
        <w:div w:id="1686831316">
          <w:marLeft w:val="640"/>
          <w:marRight w:val="0"/>
          <w:marTop w:val="0"/>
          <w:marBottom w:val="0"/>
          <w:divBdr>
            <w:top w:val="none" w:sz="0" w:space="0" w:color="auto"/>
            <w:left w:val="none" w:sz="0" w:space="0" w:color="auto"/>
            <w:bottom w:val="none" w:sz="0" w:space="0" w:color="auto"/>
            <w:right w:val="none" w:sz="0" w:space="0" w:color="auto"/>
          </w:divBdr>
        </w:div>
        <w:div w:id="1211455156">
          <w:marLeft w:val="640"/>
          <w:marRight w:val="0"/>
          <w:marTop w:val="0"/>
          <w:marBottom w:val="0"/>
          <w:divBdr>
            <w:top w:val="none" w:sz="0" w:space="0" w:color="auto"/>
            <w:left w:val="none" w:sz="0" w:space="0" w:color="auto"/>
            <w:bottom w:val="none" w:sz="0" w:space="0" w:color="auto"/>
            <w:right w:val="none" w:sz="0" w:space="0" w:color="auto"/>
          </w:divBdr>
        </w:div>
        <w:div w:id="1508330153">
          <w:marLeft w:val="640"/>
          <w:marRight w:val="0"/>
          <w:marTop w:val="0"/>
          <w:marBottom w:val="0"/>
          <w:divBdr>
            <w:top w:val="none" w:sz="0" w:space="0" w:color="auto"/>
            <w:left w:val="none" w:sz="0" w:space="0" w:color="auto"/>
            <w:bottom w:val="none" w:sz="0" w:space="0" w:color="auto"/>
            <w:right w:val="none" w:sz="0" w:space="0" w:color="auto"/>
          </w:divBdr>
        </w:div>
        <w:div w:id="1096247331">
          <w:marLeft w:val="640"/>
          <w:marRight w:val="0"/>
          <w:marTop w:val="0"/>
          <w:marBottom w:val="0"/>
          <w:divBdr>
            <w:top w:val="none" w:sz="0" w:space="0" w:color="auto"/>
            <w:left w:val="none" w:sz="0" w:space="0" w:color="auto"/>
            <w:bottom w:val="none" w:sz="0" w:space="0" w:color="auto"/>
            <w:right w:val="none" w:sz="0" w:space="0" w:color="auto"/>
          </w:divBdr>
        </w:div>
        <w:div w:id="843478500">
          <w:marLeft w:val="640"/>
          <w:marRight w:val="0"/>
          <w:marTop w:val="0"/>
          <w:marBottom w:val="0"/>
          <w:divBdr>
            <w:top w:val="none" w:sz="0" w:space="0" w:color="auto"/>
            <w:left w:val="none" w:sz="0" w:space="0" w:color="auto"/>
            <w:bottom w:val="none" w:sz="0" w:space="0" w:color="auto"/>
            <w:right w:val="none" w:sz="0" w:space="0" w:color="auto"/>
          </w:divBdr>
        </w:div>
        <w:div w:id="1265462375">
          <w:marLeft w:val="640"/>
          <w:marRight w:val="0"/>
          <w:marTop w:val="0"/>
          <w:marBottom w:val="0"/>
          <w:divBdr>
            <w:top w:val="none" w:sz="0" w:space="0" w:color="auto"/>
            <w:left w:val="none" w:sz="0" w:space="0" w:color="auto"/>
            <w:bottom w:val="none" w:sz="0" w:space="0" w:color="auto"/>
            <w:right w:val="none" w:sz="0" w:space="0" w:color="auto"/>
          </w:divBdr>
        </w:div>
        <w:div w:id="1469587769">
          <w:marLeft w:val="640"/>
          <w:marRight w:val="0"/>
          <w:marTop w:val="0"/>
          <w:marBottom w:val="0"/>
          <w:divBdr>
            <w:top w:val="none" w:sz="0" w:space="0" w:color="auto"/>
            <w:left w:val="none" w:sz="0" w:space="0" w:color="auto"/>
            <w:bottom w:val="none" w:sz="0" w:space="0" w:color="auto"/>
            <w:right w:val="none" w:sz="0" w:space="0" w:color="auto"/>
          </w:divBdr>
        </w:div>
        <w:div w:id="169609364">
          <w:marLeft w:val="640"/>
          <w:marRight w:val="0"/>
          <w:marTop w:val="0"/>
          <w:marBottom w:val="0"/>
          <w:divBdr>
            <w:top w:val="none" w:sz="0" w:space="0" w:color="auto"/>
            <w:left w:val="none" w:sz="0" w:space="0" w:color="auto"/>
            <w:bottom w:val="none" w:sz="0" w:space="0" w:color="auto"/>
            <w:right w:val="none" w:sz="0" w:space="0" w:color="auto"/>
          </w:divBdr>
        </w:div>
        <w:div w:id="257563482">
          <w:marLeft w:val="640"/>
          <w:marRight w:val="0"/>
          <w:marTop w:val="0"/>
          <w:marBottom w:val="0"/>
          <w:divBdr>
            <w:top w:val="none" w:sz="0" w:space="0" w:color="auto"/>
            <w:left w:val="none" w:sz="0" w:space="0" w:color="auto"/>
            <w:bottom w:val="none" w:sz="0" w:space="0" w:color="auto"/>
            <w:right w:val="none" w:sz="0" w:space="0" w:color="auto"/>
          </w:divBdr>
        </w:div>
        <w:div w:id="1622493186">
          <w:marLeft w:val="640"/>
          <w:marRight w:val="0"/>
          <w:marTop w:val="0"/>
          <w:marBottom w:val="0"/>
          <w:divBdr>
            <w:top w:val="none" w:sz="0" w:space="0" w:color="auto"/>
            <w:left w:val="none" w:sz="0" w:space="0" w:color="auto"/>
            <w:bottom w:val="none" w:sz="0" w:space="0" w:color="auto"/>
            <w:right w:val="none" w:sz="0" w:space="0" w:color="auto"/>
          </w:divBdr>
        </w:div>
        <w:div w:id="324476481">
          <w:marLeft w:val="640"/>
          <w:marRight w:val="0"/>
          <w:marTop w:val="0"/>
          <w:marBottom w:val="0"/>
          <w:divBdr>
            <w:top w:val="none" w:sz="0" w:space="0" w:color="auto"/>
            <w:left w:val="none" w:sz="0" w:space="0" w:color="auto"/>
            <w:bottom w:val="none" w:sz="0" w:space="0" w:color="auto"/>
            <w:right w:val="none" w:sz="0" w:space="0" w:color="auto"/>
          </w:divBdr>
        </w:div>
        <w:div w:id="757483982">
          <w:marLeft w:val="640"/>
          <w:marRight w:val="0"/>
          <w:marTop w:val="0"/>
          <w:marBottom w:val="0"/>
          <w:divBdr>
            <w:top w:val="none" w:sz="0" w:space="0" w:color="auto"/>
            <w:left w:val="none" w:sz="0" w:space="0" w:color="auto"/>
            <w:bottom w:val="none" w:sz="0" w:space="0" w:color="auto"/>
            <w:right w:val="none" w:sz="0" w:space="0" w:color="auto"/>
          </w:divBdr>
        </w:div>
        <w:div w:id="2118131925">
          <w:marLeft w:val="640"/>
          <w:marRight w:val="0"/>
          <w:marTop w:val="0"/>
          <w:marBottom w:val="0"/>
          <w:divBdr>
            <w:top w:val="none" w:sz="0" w:space="0" w:color="auto"/>
            <w:left w:val="none" w:sz="0" w:space="0" w:color="auto"/>
            <w:bottom w:val="none" w:sz="0" w:space="0" w:color="auto"/>
            <w:right w:val="none" w:sz="0" w:space="0" w:color="auto"/>
          </w:divBdr>
        </w:div>
        <w:div w:id="323944672">
          <w:marLeft w:val="640"/>
          <w:marRight w:val="0"/>
          <w:marTop w:val="0"/>
          <w:marBottom w:val="0"/>
          <w:divBdr>
            <w:top w:val="none" w:sz="0" w:space="0" w:color="auto"/>
            <w:left w:val="none" w:sz="0" w:space="0" w:color="auto"/>
            <w:bottom w:val="none" w:sz="0" w:space="0" w:color="auto"/>
            <w:right w:val="none" w:sz="0" w:space="0" w:color="auto"/>
          </w:divBdr>
        </w:div>
        <w:div w:id="458764381">
          <w:marLeft w:val="640"/>
          <w:marRight w:val="0"/>
          <w:marTop w:val="0"/>
          <w:marBottom w:val="0"/>
          <w:divBdr>
            <w:top w:val="none" w:sz="0" w:space="0" w:color="auto"/>
            <w:left w:val="none" w:sz="0" w:space="0" w:color="auto"/>
            <w:bottom w:val="none" w:sz="0" w:space="0" w:color="auto"/>
            <w:right w:val="none" w:sz="0" w:space="0" w:color="auto"/>
          </w:divBdr>
        </w:div>
        <w:div w:id="351987">
          <w:marLeft w:val="640"/>
          <w:marRight w:val="0"/>
          <w:marTop w:val="0"/>
          <w:marBottom w:val="0"/>
          <w:divBdr>
            <w:top w:val="none" w:sz="0" w:space="0" w:color="auto"/>
            <w:left w:val="none" w:sz="0" w:space="0" w:color="auto"/>
            <w:bottom w:val="none" w:sz="0" w:space="0" w:color="auto"/>
            <w:right w:val="none" w:sz="0" w:space="0" w:color="auto"/>
          </w:divBdr>
        </w:div>
        <w:div w:id="627778640">
          <w:marLeft w:val="640"/>
          <w:marRight w:val="0"/>
          <w:marTop w:val="0"/>
          <w:marBottom w:val="0"/>
          <w:divBdr>
            <w:top w:val="none" w:sz="0" w:space="0" w:color="auto"/>
            <w:left w:val="none" w:sz="0" w:space="0" w:color="auto"/>
            <w:bottom w:val="none" w:sz="0" w:space="0" w:color="auto"/>
            <w:right w:val="none" w:sz="0" w:space="0" w:color="auto"/>
          </w:divBdr>
        </w:div>
        <w:div w:id="397635290">
          <w:marLeft w:val="640"/>
          <w:marRight w:val="0"/>
          <w:marTop w:val="0"/>
          <w:marBottom w:val="0"/>
          <w:divBdr>
            <w:top w:val="none" w:sz="0" w:space="0" w:color="auto"/>
            <w:left w:val="none" w:sz="0" w:space="0" w:color="auto"/>
            <w:bottom w:val="none" w:sz="0" w:space="0" w:color="auto"/>
            <w:right w:val="none" w:sz="0" w:space="0" w:color="auto"/>
          </w:divBdr>
        </w:div>
        <w:div w:id="988170250">
          <w:marLeft w:val="640"/>
          <w:marRight w:val="0"/>
          <w:marTop w:val="0"/>
          <w:marBottom w:val="0"/>
          <w:divBdr>
            <w:top w:val="none" w:sz="0" w:space="0" w:color="auto"/>
            <w:left w:val="none" w:sz="0" w:space="0" w:color="auto"/>
            <w:bottom w:val="none" w:sz="0" w:space="0" w:color="auto"/>
            <w:right w:val="none" w:sz="0" w:space="0" w:color="auto"/>
          </w:divBdr>
        </w:div>
        <w:div w:id="1271471490">
          <w:marLeft w:val="640"/>
          <w:marRight w:val="0"/>
          <w:marTop w:val="0"/>
          <w:marBottom w:val="0"/>
          <w:divBdr>
            <w:top w:val="none" w:sz="0" w:space="0" w:color="auto"/>
            <w:left w:val="none" w:sz="0" w:space="0" w:color="auto"/>
            <w:bottom w:val="none" w:sz="0" w:space="0" w:color="auto"/>
            <w:right w:val="none" w:sz="0" w:space="0" w:color="auto"/>
          </w:divBdr>
        </w:div>
        <w:div w:id="61029602">
          <w:marLeft w:val="640"/>
          <w:marRight w:val="0"/>
          <w:marTop w:val="0"/>
          <w:marBottom w:val="0"/>
          <w:divBdr>
            <w:top w:val="none" w:sz="0" w:space="0" w:color="auto"/>
            <w:left w:val="none" w:sz="0" w:space="0" w:color="auto"/>
            <w:bottom w:val="none" w:sz="0" w:space="0" w:color="auto"/>
            <w:right w:val="none" w:sz="0" w:space="0" w:color="auto"/>
          </w:divBdr>
        </w:div>
        <w:div w:id="1191183385">
          <w:marLeft w:val="640"/>
          <w:marRight w:val="0"/>
          <w:marTop w:val="0"/>
          <w:marBottom w:val="0"/>
          <w:divBdr>
            <w:top w:val="none" w:sz="0" w:space="0" w:color="auto"/>
            <w:left w:val="none" w:sz="0" w:space="0" w:color="auto"/>
            <w:bottom w:val="none" w:sz="0" w:space="0" w:color="auto"/>
            <w:right w:val="none" w:sz="0" w:space="0" w:color="auto"/>
          </w:divBdr>
        </w:div>
        <w:div w:id="821894639">
          <w:marLeft w:val="640"/>
          <w:marRight w:val="0"/>
          <w:marTop w:val="0"/>
          <w:marBottom w:val="0"/>
          <w:divBdr>
            <w:top w:val="none" w:sz="0" w:space="0" w:color="auto"/>
            <w:left w:val="none" w:sz="0" w:space="0" w:color="auto"/>
            <w:bottom w:val="none" w:sz="0" w:space="0" w:color="auto"/>
            <w:right w:val="none" w:sz="0" w:space="0" w:color="auto"/>
          </w:divBdr>
        </w:div>
        <w:div w:id="1668291399">
          <w:marLeft w:val="640"/>
          <w:marRight w:val="0"/>
          <w:marTop w:val="0"/>
          <w:marBottom w:val="0"/>
          <w:divBdr>
            <w:top w:val="none" w:sz="0" w:space="0" w:color="auto"/>
            <w:left w:val="none" w:sz="0" w:space="0" w:color="auto"/>
            <w:bottom w:val="none" w:sz="0" w:space="0" w:color="auto"/>
            <w:right w:val="none" w:sz="0" w:space="0" w:color="auto"/>
          </w:divBdr>
        </w:div>
        <w:div w:id="2011103880">
          <w:marLeft w:val="640"/>
          <w:marRight w:val="0"/>
          <w:marTop w:val="0"/>
          <w:marBottom w:val="0"/>
          <w:divBdr>
            <w:top w:val="none" w:sz="0" w:space="0" w:color="auto"/>
            <w:left w:val="none" w:sz="0" w:space="0" w:color="auto"/>
            <w:bottom w:val="none" w:sz="0" w:space="0" w:color="auto"/>
            <w:right w:val="none" w:sz="0" w:space="0" w:color="auto"/>
          </w:divBdr>
        </w:div>
        <w:div w:id="923951533">
          <w:marLeft w:val="640"/>
          <w:marRight w:val="0"/>
          <w:marTop w:val="0"/>
          <w:marBottom w:val="0"/>
          <w:divBdr>
            <w:top w:val="none" w:sz="0" w:space="0" w:color="auto"/>
            <w:left w:val="none" w:sz="0" w:space="0" w:color="auto"/>
            <w:bottom w:val="none" w:sz="0" w:space="0" w:color="auto"/>
            <w:right w:val="none" w:sz="0" w:space="0" w:color="auto"/>
          </w:divBdr>
        </w:div>
        <w:div w:id="1640451652">
          <w:marLeft w:val="640"/>
          <w:marRight w:val="0"/>
          <w:marTop w:val="0"/>
          <w:marBottom w:val="0"/>
          <w:divBdr>
            <w:top w:val="none" w:sz="0" w:space="0" w:color="auto"/>
            <w:left w:val="none" w:sz="0" w:space="0" w:color="auto"/>
            <w:bottom w:val="none" w:sz="0" w:space="0" w:color="auto"/>
            <w:right w:val="none" w:sz="0" w:space="0" w:color="auto"/>
          </w:divBdr>
        </w:div>
        <w:div w:id="784034602">
          <w:marLeft w:val="640"/>
          <w:marRight w:val="0"/>
          <w:marTop w:val="0"/>
          <w:marBottom w:val="0"/>
          <w:divBdr>
            <w:top w:val="none" w:sz="0" w:space="0" w:color="auto"/>
            <w:left w:val="none" w:sz="0" w:space="0" w:color="auto"/>
            <w:bottom w:val="none" w:sz="0" w:space="0" w:color="auto"/>
            <w:right w:val="none" w:sz="0" w:space="0" w:color="auto"/>
          </w:divBdr>
        </w:div>
        <w:div w:id="1370955085">
          <w:marLeft w:val="640"/>
          <w:marRight w:val="0"/>
          <w:marTop w:val="0"/>
          <w:marBottom w:val="0"/>
          <w:divBdr>
            <w:top w:val="none" w:sz="0" w:space="0" w:color="auto"/>
            <w:left w:val="none" w:sz="0" w:space="0" w:color="auto"/>
            <w:bottom w:val="none" w:sz="0" w:space="0" w:color="auto"/>
            <w:right w:val="none" w:sz="0" w:space="0" w:color="auto"/>
          </w:divBdr>
        </w:div>
        <w:div w:id="864176513">
          <w:marLeft w:val="640"/>
          <w:marRight w:val="0"/>
          <w:marTop w:val="0"/>
          <w:marBottom w:val="0"/>
          <w:divBdr>
            <w:top w:val="none" w:sz="0" w:space="0" w:color="auto"/>
            <w:left w:val="none" w:sz="0" w:space="0" w:color="auto"/>
            <w:bottom w:val="none" w:sz="0" w:space="0" w:color="auto"/>
            <w:right w:val="none" w:sz="0" w:space="0" w:color="auto"/>
          </w:divBdr>
        </w:div>
        <w:div w:id="1929657814">
          <w:marLeft w:val="640"/>
          <w:marRight w:val="0"/>
          <w:marTop w:val="0"/>
          <w:marBottom w:val="0"/>
          <w:divBdr>
            <w:top w:val="none" w:sz="0" w:space="0" w:color="auto"/>
            <w:left w:val="none" w:sz="0" w:space="0" w:color="auto"/>
            <w:bottom w:val="none" w:sz="0" w:space="0" w:color="auto"/>
            <w:right w:val="none" w:sz="0" w:space="0" w:color="auto"/>
          </w:divBdr>
        </w:div>
        <w:div w:id="1334606217">
          <w:marLeft w:val="640"/>
          <w:marRight w:val="0"/>
          <w:marTop w:val="0"/>
          <w:marBottom w:val="0"/>
          <w:divBdr>
            <w:top w:val="none" w:sz="0" w:space="0" w:color="auto"/>
            <w:left w:val="none" w:sz="0" w:space="0" w:color="auto"/>
            <w:bottom w:val="none" w:sz="0" w:space="0" w:color="auto"/>
            <w:right w:val="none" w:sz="0" w:space="0" w:color="auto"/>
          </w:divBdr>
        </w:div>
        <w:div w:id="587346861">
          <w:marLeft w:val="640"/>
          <w:marRight w:val="0"/>
          <w:marTop w:val="0"/>
          <w:marBottom w:val="0"/>
          <w:divBdr>
            <w:top w:val="none" w:sz="0" w:space="0" w:color="auto"/>
            <w:left w:val="none" w:sz="0" w:space="0" w:color="auto"/>
            <w:bottom w:val="none" w:sz="0" w:space="0" w:color="auto"/>
            <w:right w:val="none" w:sz="0" w:space="0" w:color="auto"/>
          </w:divBdr>
        </w:div>
        <w:div w:id="360860184">
          <w:marLeft w:val="640"/>
          <w:marRight w:val="0"/>
          <w:marTop w:val="0"/>
          <w:marBottom w:val="0"/>
          <w:divBdr>
            <w:top w:val="none" w:sz="0" w:space="0" w:color="auto"/>
            <w:left w:val="none" w:sz="0" w:space="0" w:color="auto"/>
            <w:bottom w:val="none" w:sz="0" w:space="0" w:color="auto"/>
            <w:right w:val="none" w:sz="0" w:space="0" w:color="auto"/>
          </w:divBdr>
        </w:div>
        <w:div w:id="530730282">
          <w:marLeft w:val="640"/>
          <w:marRight w:val="0"/>
          <w:marTop w:val="0"/>
          <w:marBottom w:val="0"/>
          <w:divBdr>
            <w:top w:val="none" w:sz="0" w:space="0" w:color="auto"/>
            <w:left w:val="none" w:sz="0" w:space="0" w:color="auto"/>
            <w:bottom w:val="none" w:sz="0" w:space="0" w:color="auto"/>
            <w:right w:val="none" w:sz="0" w:space="0" w:color="auto"/>
          </w:divBdr>
        </w:div>
        <w:div w:id="1784493162">
          <w:marLeft w:val="640"/>
          <w:marRight w:val="0"/>
          <w:marTop w:val="0"/>
          <w:marBottom w:val="0"/>
          <w:divBdr>
            <w:top w:val="none" w:sz="0" w:space="0" w:color="auto"/>
            <w:left w:val="none" w:sz="0" w:space="0" w:color="auto"/>
            <w:bottom w:val="none" w:sz="0" w:space="0" w:color="auto"/>
            <w:right w:val="none" w:sz="0" w:space="0" w:color="auto"/>
          </w:divBdr>
        </w:div>
        <w:div w:id="1405371815">
          <w:marLeft w:val="640"/>
          <w:marRight w:val="0"/>
          <w:marTop w:val="0"/>
          <w:marBottom w:val="0"/>
          <w:divBdr>
            <w:top w:val="none" w:sz="0" w:space="0" w:color="auto"/>
            <w:left w:val="none" w:sz="0" w:space="0" w:color="auto"/>
            <w:bottom w:val="none" w:sz="0" w:space="0" w:color="auto"/>
            <w:right w:val="none" w:sz="0" w:space="0" w:color="auto"/>
          </w:divBdr>
        </w:div>
        <w:div w:id="586886879">
          <w:marLeft w:val="640"/>
          <w:marRight w:val="0"/>
          <w:marTop w:val="0"/>
          <w:marBottom w:val="0"/>
          <w:divBdr>
            <w:top w:val="none" w:sz="0" w:space="0" w:color="auto"/>
            <w:left w:val="none" w:sz="0" w:space="0" w:color="auto"/>
            <w:bottom w:val="none" w:sz="0" w:space="0" w:color="auto"/>
            <w:right w:val="none" w:sz="0" w:space="0" w:color="auto"/>
          </w:divBdr>
        </w:div>
        <w:div w:id="1158614892">
          <w:marLeft w:val="640"/>
          <w:marRight w:val="0"/>
          <w:marTop w:val="0"/>
          <w:marBottom w:val="0"/>
          <w:divBdr>
            <w:top w:val="none" w:sz="0" w:space="0" w:color="auto"/>
            <w:left w:val="none" w:sz="0" w:space="0" w:color="auto"/>
            <w:bottom w:val="none" w:sz="0" w:space="0" w:color="auto"/>
            <w:right w:val="none" w:sz="0" w:space="0" w:color="auto"/>
          </w:divBdr>
        </w:div>
        <w:div w:id="805853452">
          <w:marLeft w:val="640"/>
          <w:marRight w:val="0"/>
          <w:marTop w:val="0"/>
          <w:marBottom w:val="0"/>
          <w:divBdr>
            <w:top w:val="none" w:sz="0" w:space="0" w:color="auto"/>
            <w:left w:val="none" w:sz="0" w:space="0" w:color="auto"/>
            <w:bottom w:val="none" w:sz="0" w:space="0" w:color="auto"/>
            <w:right w:val="none" w:sz="0" w:space="0" w:color="auto"/>
          </w:divBdr>
        </w:div>
        <w:div w:id="1059285832">
          <w:marLeft w:val="640"/>
          <w:marRight w:val="0"/>
          <w:marTop w:val="0"/>
          <w:marBottom w:val="0"/>
          <w:divBdr>
            <w:top w:val="none" w:sz="0" w:space="0" w:color="auto"/>
            <w:left w:val="none" w:sz="0" w:space="0" w:color="auto"/>
            <w:bottom w:val="none" w:sz="0" w:space="0" w:color="auto"/>
            <w:right w:val="none" w:sz="0" w:space="0" w:color="auto"/>
          </w:divBdr>
        </w:div>
        <w:div w:id="1080175747">
          <w:marLeft w:val="640"/>
          <w:marRight w:val="0"/>
          <w:marTop w:val="0"/>
          <w:marBottom w:val="0"/>
          <w:divBdr>
            <w:top w:val="none" w:sz="0" w:space="0" w:color="auto"/>
            <w:left w:val="none" w:sz="0" w:space="0" w:color="auto"/>
            <w:bottom w:val="none" w:sz="0" w:space="0" w:color="auto"/>
            <w:right w:val="none" w:sz="0" w:space="0" w:color="auto"/>
          </w:divBdr>
        </w:div>
        <w:div w:id="766122764">
          <w:marLeft w:val="640"/>
          <w:marRight w:val="0"/>
          <w:marTop w:val="0"/>
          <w:marBottom w:val="0"/>
          <w:divBdr>
            <w:top w:val="none" w:sz="0" w:space="0" w:color="auto"/>
            <w:left w:val="none" w:sz="0" w:space="0" w:color="auto"/>
            <w:bottom w:val="none" w:sz="0" w:space="0" w:color="auto"/>
            <w:right w:val="none" w:sz="0" w:space="0" w:color="auto"/>
          </w:divBdr>
        </w:div>
        <w:div w:id="429785145">
          <w:marLeft w:val="640"/>
          <w:marRight w:val="0"/>
          <w:marTop w:val="0"/>
          <w:marBottom w:val="0"/>
          <w:divBdr>
            <w:top w:val="none" w:sz="0" w:space="0" w:color="auto"/>
            <w:left w:val="none" w:sz="0" w:space="0" w:color="auto"/>
            <w:bottom w:val="none" w:sz="0" w:space="0" w:color="auto"/>
            <w:right w:val="none" w:sz="0" w:space="0" w:color="auto"/>
          </w:divBdr>
        </w:div>
        <w:div w:id="462815668">
          <w:marLeft w:val="640"/>
          <w:marRight w:val="0"/>
          <w:marTop w:val="0"/>
          <w:marBottom w:val="0"/>
          <w:divBdr>
            <w:top w:val="none" w:sz="0" w:space="0" w:color="auto"/>
            <w:left w:val="none" w:sz="0" w:space="0" w:color="auto"/>
            <w:bottom w:val="none" w:sz="0" w:space="0" w:color="auto"/>
            <w:right w:val="none" w:sz="0" w:space="0" w:color="auto"/>
          </w:divBdr>
        </w:div>
        <w:div w:id="1850217724">
          <w:marLeft w:val="640"/>
          <w:marRight w:val="0"/>
          <w:marTop w:val="0"/>
          <w:marBottom w:val="0"/>
          <w:divBdr>
            <w:top w:val="none" w:sz="0" w:space="0" w:color="auto"/>
            <w:left w:val="none" w:sz="0" w:space="0" w:color="auto"/>
            <w:bottom w:val="none" w:sz="0" w:space="0" w:color="auto"/>
            <w:right w:val="none" w:sz="0" w:space="0" w:color="auto"/>
          </w:divBdr>
        </w:div>
        <w:div w:id="77605364">
          <w:marLeft w:val="640"/>
          <w:marRight w:val="0"/>
          <w:marTop w:val="0"/>
          <w:marBottom w:val="0"/>
          <w:divBdr>
            <w:top w:val="none" w:sz="0" w:space="0" w:color="auto"/>
            <w:left w:val="none" w:sz="0" w:space="0" w:color="auto"/>
            <w:bottom w:val="none" w:sz="0" w:space="0" w:color="auto"/>
            <w:right w:val="none" w:sz="0" w:space="0" w:color="auto"/>
          </w:divBdr>
        </w:div>
        <w:div w:id="248006237">
          <w:marLeft w:val="640"/>
          <w:marRight w:val="0"/>
          <w:marTop w:val="0"/>
          <w:marBottom w:val="0"/>
          <w:divBdr>
            <w:top w:val="none" w:sz="0" w:space="0" w:color="auto"/>
            <w:left w:val="none" w:sz="0" w:space="0" w:color="auto"/>
            <w:bottom w:val="none" w:sz="0" w:space="0" w:color="auto"/>
            <w:right w:val="none" w:sz="0" w:space="0" w:color="auto"/>
          </w:divBdr>
        </w:div>
        <w:div w:id="95565255">
          <w:marLeft w:val="640"/>
          <w:marRight w:val="0"/>
          <w:marTop w:val="0"/>
          <w:marBottom w:val="0"/>
          <w:divBdr>
            <w:top w:val="none" w:sz="0" w:space="0" w:color="auto"/>
            <w:left w:val="none" w:sz="0" w:space="0" w:color="auto"/>
            <w:bottom w:val="none" w:sz="0" w:space="0" w:color="auto"/>
            <w:right w:val="none" w:sz="0" w:space="0" w:color="auto"/>
          </w:divBdr>
        </w:div>
      </w:divsChild>
    </w:div>
    <w:div w:id="841436462">
      <w:bodyDiv w:val="1"/>
      <w:marLeft w:val="0"/>
      <w:marRight w:val="0"/>
      <w:marTop w:val="0"/>
      <w:marBottom w:val="0"/>
      <w:divBdr>
        <w:top w:val="none" w:sz="0" w:space="0" w:color="auto"/>
        <w:left w:val="none" w:sz="0" w:space="0" w:color="auto"/>
        <w:bottom w:val="none" w:sz="0" w:space="0" w:color="auto"/>
        <w:right w:val="none" w:sz="0" w:space="0" w:color="auto"/>
      </w:divBdr>
      <w:divsChild>
        <w:div w:id="772744066">
          <w:marLeft w:val="640"/>
          <w:marRight w:val="0"/>
          <w:marTop w:val="0"/>
          <w:marBottom w:val="0"/>
          <w:divBdr>
            <w:top w:val="none" w:sz="0" w:space="0" w:color="auto"/>
            <w:left w:val="none" w:sz="0" w:space="0" w:color="auto"/>
            <w:bottom w:val="none" w:sz="0" w:space="0" w:color="auto"/>
            <w:right w:val="none" w:sz="0" w:space="0" w:color="auto"/>
          </w:divBdr>
        </w:div>
        <w:div w:id="1324776748">
          <w:marLeft w:val="640"/>
          <w:marRight w:val="0"/>
          <w:marTop w:val="0"/>
          <w:marBottom w:val="0"/>
          <w:divBdr>
            <w:top w:val="none" w:sz="0" w:space="0" w:color="auto"/>
            <w:left w:val="none" w:sz="0" w:space="0" w:color="auto"/>
            <w:bottom w:val="none" w:sz="0" w:space="0" w:color="auto"/>
            <w:right w:val="none" w:sz="0" w:space="0" w:color="auto"/>
          </w:divBdr>
        </w:div>
        <w:div w:id="538132184">
          <w:marLeft w:val="640"/>
          <w:marRight w:val="0"/>
          <w:marTop w:val="0"/>
          <w:marBottom w:val="0"/>
          <w:divBdr>
            <w:top w:val="none" w:sz="0" w:space="0" w:color="auto"/>
            <w:left w:val="none" w:sz="0" w:space="0" w:color="auto"/>
            <w:bottom w:val="none" w:sz="0" w:space="0" w:color="auto"/>
            <w:right w:val="none" w:sz="0" w:space="0" w:color="auto"/>
          </w:divBdr>
        </w:div>
        <w:div w:id="155611260">
          <w:marLeft w:val="640"/>
          <w:marRight w:val="0"/>
          <w:marTop w:val="0"/>
          <w:marBottom w:val="0"/>
          <w:divBdr>
            <w:top w:val="none" w:sz="0" w:space="0" w:color="auto"/>
            <w:left w:val="none" w:sz="0" w:space="0" w:color="auto"/>
            <w:bottom w:val="none" w:sz="0" w:space="0" w:color="auto"/>
            <w:right w:val="none" w:sz="0" w:space="0" w:color="auto"/>
          </w:divBdr>
        </w:div>
        <w:div w:id="1819765053">
          <w:marLeft w:val="640"/>
          <w:marRight w:val="0"/>
          <w:marTop w:val="0"/>
          <w:marBottom w:val="0"/>
          <w:divBdr>
            <w:top w:val="none" w:sz="0" w:space="0" w:color="auto"/>
            <w:left w:val="none" w:sz="0" w:space="0" w:color="auto"/>
            <w:bottom w:val="none" w:sz="0" w:space="0" w:color="auto"/>
            <w:right w:val="none" w:sz="0" w:space="0" w:color="auto"/>
          </w:divBdr>
        </w:div>
        <w:div w:id="1999576729">
          <w:marLeft w:val="640"/>
          <w:marRight w:val="0"/>
          <w:marTop w:val="0"/>
          <w:marBottom w:val="0"/>
          <w:divBdr>
            <w:top w:val="none" w:sz="0" w:space="0" w:color="auto"/>
            <w:left w:val="none" w:sz="0" w:space="0" w:color="auto"/>
            <w:bottom w:val="none" w:sz="0" w:space="0" w:color="auto"/>
            <w:right w:val="none" w:sz="0" w:space="0" w:color="auto"/>
          </w:divBdr>
        </w:div>
        <w:div w:id="1976984702">
          <w:marLeft w:val="640"/>
          <w:marRight w:val="0"/>
          <w:marTop w:val="0"/>
          <w:marBottom w:val="0"/>
          <w:divBdr>
            <w:top w:val="none" w:sz="0" w:space="0" w:color="auto"/>
            <w:left w:val="none" w:sz="0" w:space="0" w:color="auto"/>
            <w:bottom w:val="none" w:sz="0" w:space="0" w:color="auto"/>
            <w:right w:val="none" w:sz="0" w:space="0" w:color="auto"/>
          </w:divBdr>
        </w:div>
        <w:div w:id="1623999269">
          <w:marLeft w:val="640"/>
          <w:marRight w:val="0"/>
          <w:marTop w:val="0"/>
          <w:marBottom w:val="0"/>
          <w:divBdr>
            <w:top w:val="none" w:sz="0" w:space="0" w:color="auto"/>
            <w:left w:val="none" w:sz="0" w:space="0" w:color="auto"/>
            <w:bottom w:val="none" w:sz="0" w:space="0" w:color="auto"/>
            <w:right w:val="none" w:sz="0" w:space="0" w:color="auto"/>
          </w:divBdr>
        </w:div>
        <w:div w:id="15349930">
          <w:marLeft w:val="640"/>
          <w:marRight w:val="0"/>
          <w:marTop w:val="0"/>
          <w:marBottom w:val="0"/>
          <w:divBdr>
            <w:top w:val="none" w:sz="0" w:space="0" w:color="auto"/>
            <w:left w:val="none" w:sz="0" w:space="0" w:color="auto"/>
            <w:bottom w:val="none" w:sz="0" w:space="0" w:color="auto"/>
            <w:right w:val="none" w:sz="0" w:space="0" w:color="auto"/>
          </w:divBdr>
        </w:div>
        <w:div w:id="2033872111">
          <w:marLeft w:val="640"/>
          <w:marRight w:val="0"/>
          <w:marTop w:val="0"/>
          <w:marBottom w:val="0"/>
          <w:divBdr>
            <w:top w:val="none" w:sz="0" w:space="0" w:color="auto"/>
            <w:left w:val="none" w:sz="0" w:space="0" w:color="auto"/>
            <w:bottom w:val="none" w:sz="0" w:space="0" w:color="auto"/>
            <w:right w:val="none" w:sz="0" w:space="0" w:color="auto"/>
          </w:divBdr>
        </w:div>
        <w:div w:id="1149904345">
          <w:marLeft w:val="640"/>
          <w:marRight w:val="0"/>
          <w:marTop w:val="0"/>
          <w:marBottom w:val="0"/>
          <w:divBdr>
            <w:top w:val="none" w:sz="0" w:space="0" w:color="auto"/>
            <w:left w:val="none" w:sz="0" w:space="0" w:color="auto"/>
            <w:bottom w:val="none" w:sz="0" w:space="0" w:color="auto"/>
            <w:right w:val="none" w:sz="0" w:space="0" w:color="auto"/>
          </w:divBdr>
        </w:div>
        <w:div w:id="2063867004">
          <w:marLeft w:val="640"/>
          <w:marRight w:val="0"/>
          <w:marTop w:val="0"/>
          <w:marBottom w:val="0"/>
          <w:divBdr>
            <w:top w:val="none" w:sz="0" w:space="0" w:color="auto"/>
            <w:left w:val="none" w:sz="0" w:space="0" w:color="auto"/>
            <w:bottom w:val="none" w:sz="0" w:space="0" w:color="auto"/>
            <w:right w:val="none" w:sz="0" w:space="0" w:color="auto"/>
          </w:divBdr>
        </w:div>
        <w:div w:id="1092122247">
          <w:marLeft w:val="640"/>
          <w:marRight w:val="0"/>
          <w:marTop w:val="0"/>
          <w:marBottom w:val="0"/>
          <w:divBdr>
            <w:top w:val="none" w:sz="0" w:space="0" w:color="auto"/>
            <w:left w:val="none" w:sz="0" w:space="0" w:color="auto"/>
            <w:bottom w:val="none" w:sz="0" w:space="0" w:color="auto"/>
            <w:right w:val="none" w:sz="0" w:space="0" w:color="auto"/>
          </w:divBdr>
        </w:div>
        <w:div w:id="1176262227">
          <w:marLeft w:val="640"/>
          <w:marRight w:val="0"/>
          <w:marTop w:val="0"/>
          <w:marBottom w:val="0"/>
          <w:divBdr>
            <w:top w:val="none" w:sz="0" w:space="0" w:color="auto"/>
            <w:left w:val="none" w:sz="0" w:space="0" w:color="auto"/>
            <w:bottom w:val="none" w:sz="0" w:space="0" w:color="auto"/>
            <w:right w:val="none" w:sz="0" w:space="0" w:color="auto"/>
          </w:divBdr>
        </w:div>
        <w:div w:id="1616406787">
          <w:marLeft w:val="640"/>
          <w:marRight w:val="0"/>
          <w:marTop w:val="0"/>
          <w:marBottom w:val="0"/>
          <w:divBdr>
            <w:top w:val="none" w:sz="0" w:space="0" w:color="auto"/>
            <w:left w:val="none" w:sz="0" w:space="0" w:color="auto"/>
            <w:bottom w:val="none" w:sz="0" w:space="0" w:color="auto"/>
            <w:right w:val="none" w:sz="0" w:space="0" w:color="auto"/>
          </w:divBdr>
        </w:div>
        <w:div w:id="1277903663">
          <w:marLeft w:val="640"/>
          <w:marRight w:val="0"/>
          <w:marTop w:val="0"/>
          <w:marBottom w:val="0"/>
          <w:divBdr>
            <w:top w:val="none" w:sz="0" w:space="0" w:color="auto"/>
            <w:left w:val="none" w:sz="0" w:space="0" w:color="auto"/>
            <w:bottom w:val="none" w:sz="0" w:space="0" w:color="auto"/>
            <w:right w:val="none" w:sz="0" w:space="0" w:color="auto"/>
          </w:divBdr>
        </w:div>
        <w:div w:id="172569826">
          <w:marLeft w:val="640"/>
          <w:marRight w:val="0"/>
          <w:marTop w:val="0"/>
          <w:marBottom w:val="0"/>
          <w:divBdr>
            <w:top w:val="none" w:sz="0" w:space="0" w:color="auto"/>
            <w:left w:val="none" w:sz="0" w:space="0" w:color="auto"/>
            <w:bottom w:val="none" w:sz="0" w:space="0" w:color="auto"/>
            <w:right w:val="none" w:sz="0" w:space="0" w:color="auto"/>
          </w:divBdr>
        </w:div>
        <w:div w:id="1260790590">
          <w:marLeft w:val="640"/>
          <w:marRight w:val="0"/>
          <w:marTop w:val="0"/>
          <w:marBottom w:val="0"/>
          <w:divBdr>
            <w:top w:val="none" w:sz="0" w:space="0" w:color="auto"/>
            <w:left w:val="none" w:sz="0" w:space="0" w:color="auto"/>
            <w:bottom w:val="none" w:sz="0" w:space="0" w:color="auto"/>
            <w:right w:val="none" w:sz="0" w:space="0" w:color="auto"/>
          </w:divBdr>
        </w:div>
        <w:div w:id="188571431">
          <w:marLeft w:val="640"/>
          <w:marRight w:val="0"/>
          <w:marTop w:val="0"/>
          <w:marBottom w:val="0"/>
          <w:divBdr>
            <w:top w:val="none" w:sz="0" w:space="0" w:color="auto"/>
            <w:left w:val="none" w:sz="0" w:space="0" w:color="auto"/>
            <w:bottom w:val="none" w:sz="0" w:space="0" w:color="auto"/>
            <w:right w:val="none" w:sz="0" w:space="0" w:color="auto"/>
          </w:divBdr>
        </w:div>
        <w:div w:id="301158628">
          <w:marLeft w:val="640"/>
          <w:marRight w:val="0"/>
          <w:marTop w:val="0"/>
          <w:marBottom w:val="0"/>
          <w:divBdr>
            <w:top w:val="none" w:sz="0" w:space="0" w:color="auto"/>
            <w:left w:val="none" w:sz="0" w:space="0" w:color="auto"/>
            <w:bottom w:val="none" w:sz="0" w:space="0" w:color="auto"/>
            <w:right w:val="none" w:sz="0" w:space="0" w:color="auto"/>
          </w:divBdr>
        </w:div>
        <w:div w:id="1294098175">
          <w:marLeft w:val="640"/>
          <w:marRight w:val="0"/>
          <w:marTop w:val="0"/>
          <w:marBottom w:val="0"/>
          <w:divBdr>
            <w:top w:val="none" w:sz="0" w:space="0" w:color="auto"/>
            <w:left w:val="none" w:sz="0" w:space="0" w:color="auto"/>
            <w:bottom w:val="none" w:sz="0" w:space="0" w:color="auto"/>
            <w:right w:val="none" w:sz="0" w:space="0" w:color="auto"/>
          </w:divBdr>
        </w:div>
        <w:div w:id="1985507146">
          <w:marLeft w:val="640"/>
          <w:marRight w:val="0"/>
          <w:marTop w:val="0"/>
          <w:marBottom w:val="0"/>
          <w:divBdr>
            <w:top w:val="none" w:sz="0" w:space="0" w:color="auto"/>
            <w:left w:val="none" w:sz="0" w:space="0" w:color="auto"/>
            <w:bottom w:val="none" w:sz="0" w:space="0" w:color="auto"/>
            <w:right w:val="none" w:sz="0" w:space="0" w:color="auto"/>
          </w:divBdr>
        </w:div>
        <w:div w:id="127016129">
          <w:marLeft w:val="640"/>
          <w:marRight w:val="0"/>
          <w:marTop w:val="0"/>
          <w:marBottom w:val="0"/>
          <w:divBdr>
            <w:top w:val="none" w:sz="0" w:space="0" w:color="auto"/>
            <w:left w:val="none" w:sz="0" w:space="0" w:color="auto"/>
            <w:bottom w:val="none" w:sz="0" w:space="0" w:color="auto"/>
            <w:right w:val="none" w:sz="0" w:space="0" w:color="auto"/>
          </w:divBdr>
        </w:div>
        <w:div w:id="917327747">
          <w:marLeft w:val="640"/>
          <w:marRight w:val="0"/>
          <w:marTop w:val="0"/>
          <w:marBottom w:val="0"/>
          <w:divBdr>
            <w:top w:val="none" w:sz="0" w:space="0" w:color="auto"/>
            <w:left w:val="none" w:sz="0" w:space="0" w:color="auto"/>
            <w:bottom w:val="none" w:sz="0" w:space="0" w:color="auto"/>
            <w:right w:val="none" w:sz="0" w:space="0" w:color="auto"/>
          </w:divBdr>
        </w:div>
        <w:div w:id="1677263741">
          <w:marLeft w:val="640"/>
          <w:marRight w:val="0"/>
          <w:marTop w:val="0"/>
          <w:marBottom w:val="0"/>
          <w:divBdr>
            <w:top w:val="none" w:sz="0" w:space="0" w:color="auto"/>
            <w:left w:val="none" w:sz="0" w:space="0" w:color="auto"/>
            <w:bottom w:val="none" w:sz="0" w:space="0" w:color="auto"/>
            <w:right w:val="none" w:sz="0" w:space="0" w:color="auto"/>
          </w:divBdr>
        </w:div>
        <w:div w:id="1226378247">
          <w:marLeft w:val="640"/>
          <w:marRight w:val="0"/>
          <w:marTop w:val="0"/>
          <w:marBottom w:val="0"/>
          <w:divBdr>
            <w:top w:val="none" w:sz="0" w:space="0" w:color="auto"/>
            <w:left w:val="none" w:sz="0" w:space="0" w:color="auto"/>
            <w:bottom w:val="none" w:sz="0" w:space="0" w:color="auto"/>
            <w:right w:val="none" w:sz="0" w:space="0" w:color="auto"/>
          </w:divBdr>
        </w:div>
        <w:div w:id="65693904">
          <w:marLeft w:val="640"/>
          <w:marRight w:val="0"/>
          <w:marTop w:val="0"/>
          <w:marBottom w:val="0"/>
          <w:divBdr>
            <w:top w:val="none" w:sz="0" w:space="0" w:color="auto"/>
            <w:left w:val="none" w:sz="0" w:space="0" w:color="auto"/>
            <w:bottom w:val="none" w:sz="0" w:space="0" w:color="auto"/>
            <w:right w:val="none" w:sz="0" w:space="0" w:color="auto"/>
          </w:divBdr>
        </w:div>
        <w:div w:id="411003758">
          <w:marLeft w:val="640"/>
          <w:marRight w:val="0"/>
          <w:marTop w:val="0"/>
          <w:marBottom w:val="0"/>
          <w:divBdr>
            <w:top w:val="none" w:sz="0" w:space="0" w:color="auto"/>
            <w:left w:val="none" w:sz="0" w:space="0" w:color="auto"/>
            <w:bottom w:val="none" w:sz="0" w:space="0" w:color="auto"/>
            <w:right w:val="none" w:sz="0" w:space="0" w:color="auto"/>
          </w:divBdr>
        </w:div>
        <w:div w:id="307976043">
          <w:marLeft w:val="640"/>
          <w:marRight w:val="0"/>
          <w:marTop w:val="0"/>
          <w:marBottom w:val="0"/>
          <w:divBdr>
            <w:top w:val="none" w:sz="0" w:space="0" w:color="auto"/>
            <w:left w:val="none" w:sz="0" w:space="0" w:color="auto"/>
            <w:bottom w:val="none" w:sz="0" w:space="0" w:color="auto"/>
            <w:right w:val="none" w:sz="0" w:space="0" w:color="auto"/>
          </w:divBdr>
        </w:div>
        <w:div w:id="1362630433">
          <w:marLeft w:val="640"/>
          <w:marRight w:val="0"/>
          <w:marTop w:val="0"/>
          <w:marBottom w:val="0"/>
          <w:divBdr>
            <w:top w:val="none" w:sz="0" w:space="0" w:color="auto"/>
            <w:left w:val="none" w:sz="0" w:space="0" w:color="auto"/>
            <w:bottom w:val="none" w:sz="0" w:space="0" w:color="auto"/>
            <w:right w:val="none" w:sz="0" w:space="0" w:color="auto"/>
          </w:divBdr>
        </w:div>
        <w:div w:id="1264874405">
          <w:marLeft w:val="640"/>
          <w:marRight w:val="0"/>
          <w:marTop w:val="0"/>
          <w:marBottom w:val="0"/>
          <w:divBdr>
            <w:top w:val="none" w:sz="0" w:space="0" w:color="auto"/>
            <w:left w:val="none" w:sz="0" w:space="0" w:color="auto"/>
            <w:bottom w:val="none" w:sz="0" w:space="0" w:color="auto"/>
            <w:right w:val="none" w:sz="0" w:space="0" w:color="auto"/>
          </w:divBdr>
        </w:div>
        <w:div w:id="869076900">
          <w:marLeft w:val="640"/>
          <w:marRight w:val="0"/>
          <w:marTop w:val="0"/>
          <w:marBottom w:val="0"/>
          <w:divBdr>
            <w:top w:val="none" w:sz="0" w:space="0" w:color="auto"/>
            <w:left w:val="none" w:sz="0" w:space="0" w:color="auto"/>
            <w:bottom w:val="none" w:sz="0" w:space="0" w:color="auto"/>
            <w:right w:val="none" w:sz="0" w:space="0" w:color="auto"/>
          </w:divBdr>
        </w:div>
        <w:div w:id="504445652">
          <w:marLeft w:val="640"/>
          <w:marRight w:val="0"/>
          <w:marTop w:val="0"/>
          <w:marBottom w:val="0"/>
          <w:divBdr>
            <w:top w:val="none" w:sz="0" w:space="0" w:color="auto"/>
            <w:left w:val="none" w:sz="0" w:space="0" w:color="auto"/>
            <w:bottom w:val="none" w:sz="0" w:space="0" w:color="auto"/>
            <w:right w:val="none" w:sz="0" w:space="0" w:color="auto"/>
          </w:divBdr>
        </w:div>
        <w:div w:id="1781098075">
          <w:marLeft w:val="640"/>
          <w:marRight w:val="0"/>
          <w:marTop w:val="0"/>
          <w:marBottom w:val="0"/>
          <w:divBdr>
            <w:top w:val="none" w:sz="0" w:space="0" w:color="auto"/>
            <w:left w:val="none" w:sz="0" w:space="0" w:color="auto"/>
            <w:bottom w:val="none" w:sz="0" w:space="0" w:color="auto"/>
            <w:right w:val="none" w:sz="0" w:space="0" w:color="auto"/>
          </w:divBdr>
        </w:div>
        <w:div w:id="1446924253">
          <w:marLeft w:val="640"/>
          <w:marRight w:val="0"/>
          <w:marTop w:val="0"/>
          <w:marBottom w:val="0"/>
          <w:divBdr>
            <w:top w:val="none" w:sz="0" w:space="0" w:color="auto"/>
            <w:left w:val="none" w:sz="0" w:space="0" w:color="auto"/>
            <w:bottom w:val="none" w:sz="0" w:space="0" w:color="auto"/>
            <w:right w:val="none" w:sz="0" w:space="0" w:color="auto"/>
          </w:divBdr>
        </w:div>
        <w:div w:id="1826161263">
          <w:marLeft w:val="640"/>
          <w:marRight w:val="0"/>
          <w:marTop w:val="0"/>
          <w:marBottom w:val="0"/>
          <w:divBdr>
            <w:top w:val="none" w:sz="0" w:space="0" w:color="auto"/>
            <w:left w:val="none" w:sz="0" w:space="0" w:color="auto"/>
            <w:bottom w:val="none" w:sz="0" w:space="0" w:color="auto"/>
            <w:right w:val="none" w:sz="0" w:space="0" w:color="auto"/>
          </w:divBdr>
        </w:div>
        <w:div w:id="1454514671">
          <w:marLeft w:val="640"/>
          <w:marRight w:val="0"/>
          <w:marTop w:val="0"/>
          <w:marBottom w:val="0"/>
          <w:divBdr>
            <w:top w:val="none" w:sz="0" w:space="0" w:color="auto"/>
            <w:left w:val="none" w:sz="0" w:space="0" w:color="auto"/>
            <w:bottom w:val="none" w:sz="0" w:space="0" w:color="auto"/>
            <w:right w:val="none" w:sz="0" w:space="0" w:color="auto"/>
          </w:divBdr>
        </w:div>
        <w:div w:id="1772360949">
          <w:marLeft w:val="640"/>
          <w:marRight w:val="0"/>
          <w:marTop w:val="0"/>
          <w:marBottom w:val="0"/>
          <w:divBdr>
            <w:top w:val="none" w:sz="0" w:space="0" w:color="auto"/>
            <w:left w:val="none" w:sz="0" w:space="0" w:color="auto"/>
            <w:bottom w:val="none" w:sz="0" w:space="0" w:color="auto"/>
            <w:right w:val="none" w:sz="0" w:space="0" w:color="auto"/>
          </w:divBdr>
        </w:div>
        <w:div w:id="211431697">
          <w:marLeft w:val="640"/>
          <w:marRight w:val="0"/>
          <w:marTop w:val="0"/>
          <w:marBottom w:val="0"/>
          <w:divBdr>
            <w:top w:val="none" w:sz="0" w:space="0" w:color="auto"/>
            <w:left w:val="none" w:sz="0" w:space="0" w:color="auto"/>
            <w:bottom w:val="none" w:sz="0" w:space="0" w:color="auto"/>
            <w:right w:val="none" w:sz="0" w:space="0" w:color="auto"/>
          </w:divBdr>
        </w:div>
        <w:div w:id="1907257856">
          <w:marLeft w:val="640"/>
          <w:marRight w:val="0"/>
          <w:marTop w:val="0"/>
          <w:marBottom w:val="0"/>
          <w:divBdr>
            <w:top w:val="none" w:sz="0" w:space="0" w:color="auto"/>
            <w:left w:val="none" w:sz="0" w:space="0" w:color="auto"/>
            <w:bottom w:val="none" w:sz="0" w:space="0" w:color="auto"/>
            <w:right w:val="none" w:sz="0" w:space="0" w:color="auto"/>
          </w:divBdr>
        </w:div>
        <w:div w:id="325476848">
          <w:marLeft w:val="640"/>
          <w:marRight w:val="0"/>
          <w:marTop w:val="0"/>
          <w:marBottom w:val="0"/>
          <w:divBdr>
            <w:top w:val="none" w:sz="0" w:space="0" w:color="auto"/>
            <w:left w:val="none" w:sz="0" w:space="0" w:color="auto"/>
            <w:bottom w:val="none" w:sz="0" w:space="0" w:color="auto"/>
            <w:right w:val="none" w:sz="0" w:space="0" w:color="auto"/>
          </w:divBdr>
        </w:div>
        <w:div w:id="1654409098">
          <w:marLeft w:val="640"/>
          <w:marRight w:val="0"/>
          <w:marTop w:val="0"/>
          <w:marBottom w:val="0"/>
          <w:divBdr>
            <w:top w:val="none" w:sz="0" w:space="0" w:color="auto"/>
            <w:left w:val="none" w:sz="0" w:space="0" w:color="auto"/>
            <w:bottom w:val="none" w:sz="0" w:space="0" w:color="auto"/>
            <w:right w:val="none" w:sz="0" w:space="0" w:color="auto"/>
          </w:divBdr>
        </w:div>
        <w:div w:id="200820870">
          <w:marLeft w:val="640"/>
          <w:marRight w:val="0"/>
          <w:marTop w:val="0"/>
          <w:marBottom w:val="0"/>
          <w:divBdr>
            <w:top w:val="none" w:sz="0" w:space="0" w:color="auto"/>
            <w:left w:val="none" w:sz="0" w:space="0" w:color="auto"/>
            <w:bottom w:val="none" w:sz="0" w:space="0" w:color="auto"/>
            <w:right w:val="none" w:sz="0" w:space="0" w:color="auto"/>
          </w:divBdr>
        </w:div>
        <w:div w:id="1831557076">
          <w:marLeft w:val="640"/>
          <w:marRight w:val="0"/>
          <w:marTop w:val="0"/>
          <w:marBottom w:val="0"/>
          <w:divBdr>
            <w:top w:val="none" w:sz="0" w:space="0" w:color="auto"/>
            <w:left w:val="none" w:sz="0" w:space="0" w:color="auto"/>
            <w:bottom w:val="none" w:sz="0" w:space="0" w:color="auto"/>
            <w:right w:val="none" w:sz="0" w:space="0" w:color="auto"/>
          </w:divBdr>
        </w:div>
        <w:div w:id="58139223">
          <w:marLeft w:val="640"/>
          <w:marRight w:val="0"/>
          <w:marTop w:val="0"/>
          <w:marBottom w:val="0"/>
          <w:divBdr>
            <w:top w:val="none" w:sz="0" w:space="0" w:color="auto"/>
            <w:left w:val="none" w:sz="0" w:space="0" w:color="auto"/>
            <w:bottom w:val="none" w:sz="0" w:space="0" w:color="auto"/>
            <w:right w:val="none" w:sz="0" w:space="0" w:color="auto"/>
          </w:divBdr>
        </w:div>
        <w:div w:id="141894068">
          <w:marLeft w:val="640"/>
          <w:marRight w:val="0"/>
          <w:marTop w:val="0"/>
          <w:marBottom w:val="0"/>
          <w:divBdr>
            <w:top w:val="none" w:sz="0" w:space="0" w:color="auto"/>
            <w:left w:val="none" w:sz="0" w:space="0" w:color="auto"/>
            <w:bottom w:val="none" w:sz="0" w:space="0" w:color="auto"/>
            <w:right w:val="none" w:sz="0" w:space="0" w:color="auto"/>
          </w:divBdr>
        </w:div>
        <w:div w:id="31460133">
          <w:marLeft w:val="640"/>
          <w:marRight w:val="0"/>
          <w:marTop w:val="0"/>
          <w:marBottom w:val="0"/>
          <w:divBdr>
            <w:top w:val="none" w:sz="0" w:space="0" w:color="auto"/>
            <w:left w:val="none" w:sz="0" w:space="0" w:color="auto"/>
            <w:bottom w:val="none" w:sz="0" w:space="0" w:color="auto"/>
            <w:right w:val="none" w:sz="0" w:space="0" w:color="auto"/>
          </w:divBdr>
        </w:div>
        <w:div w:id="549800623">
          <w:marLeft w:val="640"/>
          <w:marRight w:val="0"/>
          <w:marTop w:val="0"/>
          <w:marBottom w:val="0"/>
          <w:divBdr>
            <w:top w:val="none" w:sz="0" w:space="0" w:color="auto"/>
            <w:left w:val="none" w:sz="0" w:space="0" w:color="auto"/>
            <w:bottom w:val="none" w:sz="0" w:space="0" w:color="auto"/>
            <w:right w:val="none" w:sz="0" w:space="0" w:color="auto"/>
          </w:divBdr>
        </w:div>
        <w:div w:id="902370319">
          <w:marLeft w:val="640"/>
          <w:marRight w:val="0"/>
          <w:marTop w:val="0"/>
          <w:marBottom w:val="0"/>
          <w:divBdr>
            <w:top w:val="none" w:sz="0" w:space="0" w:color="auto"/>
            <w:left w:val="none" w:sz="0" w:space="0" w:color="auto"/>
            <w:bottom w:val="none" w:sz="0" w:space="0" w:color="auto"/>
            <w:right w:val="none" w:sz="0" w:space="0" w:color="auto"/>
          </w:divBdr>
        </w:div>
        <w:div w:id="119341657">
          <w:marLeft w:val="640"/>
          <w:marRight w:val="0"/>
          <w:marTop w:val="0"/>
          <w:marBottom w:val="0"/>
          <w:divBdr>
            <w:top w:val="none" w:sz="0" w:space="0" w:color="auto"/>
            <w:left w:val="none" w:sz="0" w:space="0" w:color="auto"/>
            <w:bottom w:val="none" w:sz="0" w:space="0" w:color="auto"/>
            <w:right w:val="none" w:sz="0" w:space="0" w:color="auto"/>
          </w:divBdr>
        </w:div>
        <w:div w:id="552540243">
          <w:marLeft w:val="640"/>
          <w:marRight w:val="0"/>
          <w:marTop w:val="0"/>
          <w:marBottom w:val="0"/>
          <w:divBdr>
            <w:top w:val="none" w:sz="0" w:space="0" w:color="auto"/>
            <w:left w:val="none" w:sz="0" w:space="0" w:color="auto"/>
            <w:bottom w:val="none" w:sz="0" w:space="0" w:color="auto"/>
            <w:right w:val="none" w:sz="0" w:space="0" w:color="auto"/>
          </w:divBdr>
        </w:div>
        <w:div w:id="863786321">
          <w:marLeft w:val="640"/>
          <w:marRight w:val="0"/>
          <w:marTop w:val="0"/>
          <w:marBottom w:val="0"/>
          <w:divBdr>
            <w:top w:val="none" w:sz="0" w:space="0" w:color="auto"/>
            <w:left w:val="none" w:sz="0" w:space="0" w:color="auto"/>
            <w:bottom w:val="none" w:sz="0" w:space="0" w:color="auto"/>
            <w:right w:val="none" w:sz="0" w:space="0" w:color="auto"/>
          </w:divBdr>
        </w:div>
        <w:div w:id="871311436">
          <w:marLeft w:val="640"/>
          <w:marRight w:val="0"/>
          <w:marTop w:val="0"/>
          <w:marBottom w:val="0"/>
          <w:divBdr>
            <w:top w:val="none" w:sz="0" w:space="0" w:color="auto"/>
            <w:left w:val="none" w:sz="0" w:space="0" w:color="auto"/>
            <w:bottom w:val="none" w:sz="0" w:space="0" w:color="auto"/>
            <w:right w:val="none" w:sz="0" w:space="0" w:color="auto"/>
          </w:divBdr>
        </w:div>
        <w:div w:id="2128497694">
          <w:marLeft w:val="640"/>
          <w:marRight w:val="0"/>
          <w:marTop w:val="0"/>
          <w:marBottom w:val="0"/>
          <w:divBdr>
            <w:top w:val="none" w:sz="0" w:space="0" w:color="auto"/>
            <w:left w:val="none" w:sz="0" w:space="0" w:color="auto"/>
            <w:bottom w:val="none" w:sz="0" w:space="0" w:color="auto"/>
            <w:right w:val="none" w:sz="0" w:space="0" w:color="auto"/>
          </w:divBdr>
        </w:div>
        <w:div w:id="660619297">
          <w:marLeft w:val="640"/>
          <w:marRight w:val="0"/>
          <w:marTop w:val="0"/>
          <w:marBottom w:val="0"/>
          <w:divBdr>
            <w:top w:val="none" w:sz="0" w:space="0" w:color="auto"/>
            <w:left w:val="none" w:sz="0" w:space="0" w:color="auto"/>
            <w:bottom w:val="none" w:sz="0" w:space="0" w:color="auto"/>
            <w:right w:val="none" w:sz="0" w:space="0" w:color="auto"/>
          </w:divBdr>
        </w:div>
        <w:div w:id="1458141360">
          <w:marLeft w:val="640"/>
          <w:marRight w:val="0"/>
          <w:marTop w:val="0"/>
          <w:marBottom w:val="0"/>
          <w:divBdr>
            <w:top w:val="none" w:sz="0" w:space="0" w:color="auto"/>
            <w:left w:val="none" w:sz="0" w:space="0" w:color="auto"/>
            <w:bottom w:val="none" w:sz="0" w:space="0" w:color="auto"/>
            <w:right w:val="none" w:sz="0" w:space="0" w:color="auto"/>
          </w:divBdr>
        </w:div>
        <w:div w:id="568612022">
          <w:marLeft w:val="640"/>
          <w:marRight w:val="0"/>
          <w:marTop w:val="0"/>
          <w:marBottom w:val="0"/>
          <w:divBdr>
            <w:top w:val="none" w:sz="0" w:space="0" w:color="auto"/>
            <w:left w:val="none" w:sz="0" w:space="0" w:color="auto"/>
            <w:bottom w:val="none" w:sz="0" w:space="0" w:color="auto"/>
            <w:right w:val="none" w:sz="0" w:space="0" w:color="auto"/>
          </w:divBdr>
        </w:div>
        <w:div w:id="2108305738">
          <w:marLeft w:val="640"/>
          <w:marRight w:val="0"/>
          <w:marTop w:val="0"/>
          <w:marBottom w:val="0"/>
          <w:divBdr>
            <w:top w:val="none" w:sz="0" w:space="0" w:color="auto"/>
            <w:left w:val="none" w:sz="0" w:space="0" w:color="auto"/>
            <w:bottom w:val="none" w:sz="0" w:space="0" w:color="auto"/>
            <w:right w:val="none" w:sz="0" w:space="0" w:color="auto"/>
          </w:divBdr>
        </w:div>
        <w:div w:id="114099715">
          <w:marLeft w:val="640"/>
          <w:marRight w:val="0"/>
          <w:marTop w:val="0"/>
          <w:marBottom w:val="0"/>
          <w:divBdr>
            <w:top w:val="none" w:sz="0" w:space="0" w:color="auto"/>
            <w:left w:val="none" w:sz="0" w:space="0" w:color="auto"/>
            <w:bottom w:val="none" w:sz="0" w:space="0" w:color="auto"/>
            <w:right w:val="none" w:sz="0" w:space="0" w:color="auto"/>
          </w:divBdr>
        </w:div>
        <w:div w:id="691304414">
          <w:marLeft w:val="640"/>
          <w:marRight w:val="0"/>
          <w:marTop w:val="0"/>
          <w:marBottom w:val="0"/>
          <w:divBdr>
            <w:top w:val="none" w:sz="0" w:space="0" w:color="auto"/>
            <w:left w:val="none" w:sz="0" w:space="0" w:color="auto"/>
            <w:bottom w:val="none" w:sz="0" w:space="0" w:color="auto"/>
            <w:right w:val="none" w:sz="0" w:space="0" w:color="auto"/>
          </w:divBdr>
        </w:div>
        <w:div w:id="587471158">
          <w:marLeft w:val="640"/>
          <w:marRight w:val="0"/>
          <w:marTop w:val="0"/>
          <w:marBottom w:val="0"/>
          <w:divBdr>
            <w:top w:val="none" w:sz="0" w:space="0" w:color="auto"/>
            <w:left w:val="none" w:sz="0" w:space="0" w:color="auto"/>
            <w:bottom w:val="none" w:sz="0" w:space="0" w:color="auto"/>
            <w:right w:val="none" w:sz="0" w:space="0" w:color="auto"/>
          </w:divBdr>
        </w:div>
        <w:div w:id="985352446">
          <w:marLeft w:val="640"/>
          <w:marRight w:val="0"/>
          <w:marTop w:val="0"/>
          <w:marBottom w:val="0"/>
          <w:divBdr>
            <w:top w:val="none" w:sz="0" w:space="0" w:color="auto"/>
            <w:left w:val="none" w:sz="0" w:space="0" w:color="auto"/>
            <w:bottom w:val="none" w:sz="0" w:space="0" w:color="auto"/>
            <w:right w:val="none" w:sz="0" w:space="0" w:color="auto"/>
          </w:divBdr>
        </w:div>
        <w:div w:id="1394161026">
          <w:marLeft w:val="640"/>
          <w:marRight w:val="0"/>
          <w:marTop w:val="0"/>
          <w:marBottom w:val="0"/>
          <w:divBdr>
            <w:top w:val="none" w:sz="0" w:space="0" w:color="auto"/>
            <w:left w:val="none" w:sz="0" w:space="0" w:color="auto"/>
            <w:bottom w:val="none" w:sz="0" w:space="0" w:color="auto"/>
            <w:right w:val="none" w:sz="0" w:space="0" w:color="auto"/>
          </w:divBdr>
        </w:div>
        <w:div w:id="1457258599">
          <w:marLeft w:val="640"/>
          <w:marRight w:val="0"/>
          <w:marTop w:val="0"/>
          <w:marBottom w:val="0"/>
          <w:divBdr>
            <w:top w:val="none" w:sz="0" w:space="0" w:color="auto"/>
            <w:left w:val="none" w:sz="0" w:space="0" w:color="auto"/>
            <w:bottom w:val="none" w:sz="0" w:space="0" w:color="auto"/>
            <w:right w:val="none" w:sz="0" w:space="0" w:color="auto"/>
          </w:divBdr>
        </w:div>
        <w:div w:id="2024092951">
          <w:marLeft w:val="640"/>
          <w:marRight w:val="0"/>
          <w:marTop w:val="0"/>
          <w:marBottom w:val="0"/>
          <w:divBdr>
            <w:top w:val="none" w:sz="0" w:space="0" w:color="auto"/>
            <w:left w:val="none" w:sz="0" w:space="0" w:color="auto"/>
            <w:bottom w:val="none" w:sz="0" w:space="0" w:color="auto"/>
            <w:right w:val="none" w:sz="0" w:space="0" w:color="auto"/>
          </w:divBdr>
        </w:div>
        <w:div w:id="1451046261">
          <w:marLeft w:val="640"/>
          <w:marRight w:val="0"/>
          <w:marTop w:val="0"/>
          <w:marBottom w:val="0"/>
          <w:divBdr>
            <w:top w:val="none" w:sz="0" w:space="0" w:color="auto"/>
            <w:left w:val="none" w:sz="0" w:space="0" w:color="auto"/>
            <w:bottom w:val="none" w:sz="0" w:space="0" w:color="auto"/>
            <w:right w:val="none" w:sz="0" w:space="0" w:color="auto"/>
          </w:divBdr>
        </w:div>
        <w:div w:id="1554460350">
          <w:marLeft w:val="640"/>
          <w:marRight w:val="0"/>
          <w:marTop w:val="0"/>
          <w:marBottom w:val="0"/>
          <w:divBdr>
            <w:top w:val="none" w:sz="0" w:space="0" w:color="auto"/>
            <w:left w:val="none" w:sz="0" w:space="0" w:color="auto"/>
            <w:bottom w:val="none" w:sz="0" w:space="0" w:color="auto"/>
            <w:right w:val="none" w:sz="0" w:space="0" w:color="auto"/>
          </w:divBdr>
        </w:div>
        <w:div w:id="1445811682">
          <w:marLeft w:val="640"/>
          <w:marRight w:val="0"/>
          <w:marTop w:val="0"/>
          <w:marBottom w:val="0"/>
          <w:divBdr>
            <w:top w:val="none" w:sz="0" w:space="0" w:color="auto"/>
            <w:left w:val="none" w:sz="0" w:space="0" w:color="auto"/>
            <w:bottom w:val="none" w:sz="0" w:space="0" w:color="auto"/>
            <w:right w:val="none" w:sz="0" w:space="0" w:color="auto"/>
          </w:divBdr>
        </w:div>
        <w:div w:id="1459765367">
          <w:marLeft w:val="640"/>
          <w:marRight w:val="0"/>
          <w:marTop w:val="0"/>
          <w:marBottom w:val="0"/>
          <w:divBdr>
            <w:top w:val="none" w:sz="0" w:space="0" w:color="auto"/>
            <w:left w:val="none" w:sz="0" w:space="0" w:color="auto"/>
            <w:bottom w:val="none" w:sz="0" w:space="0" w:color="auto"/>
            <w:right w:val="none" w:sz="0" w:space="0" w:color="auto"/>
          </w:divBdr>
        </w:div>
        <w:div w:id="979726570">
          <w:marLeft w:val="640"/>
          <w:marRight w:val="0"/>
          <w:marTop w:val="0"/>
          <w:marBottom w:val="0"/>
          <w:divBdr>
            <w:top w:val="none" w:sz="0" w:space="0" w:color="auto"/>
            <w:left w:val="none" w:sz="0" w:space="0" w:color="auto"/>
            <w:bottom w:val="none" w:sz="0" w:space="0" w:color="auto"/>
            <w:right w:val="none" w:sz="0" w:space="0" w:color="auto"/>
          </w:divBdr>
        </w:div>
        <w:div w:id="1717240001">
          <w:marLeft w:val="640"/>
          <w:marRight w:val="0"/>
          <w:marTop w:val="0"/>
          <w:marBottom w:val="0"/>
          <w:divBdr>
            <w:top w:val="none" w:sz="0" w:space="0" w:color="auto"/>
            <w:left w:val="none" w:sz="0" w:space="0" w:color="auto"/>
            <w:bottom w:val="none" w:sz="0" w:space="0" w:color="auto"/>
            <w:right w:val="none" w:sz="0" w:space="0" w:color="auto"/>
          </w:divBdr>
        </w:div>
        <w:div w:id="1637638533">
          <w:marLeft w:val="640"/>
          <w:marRight w:val="0"/>
          <w:marTop w:val="0"/>
          <w:marBottom w:val="0"/>
          <w:divBdr>
            <w:top w:val="none" w:sz="0" w:space="0" w:color="auto"/>
            <w:left w:val="none" w:sz="0" w:space="0" w:color="auto"/>
            <w:bottom w:val="none" w:sz="0" w:space="0" w:color="auto"/>
            <w:right w:val="none" w:sz="0" w:space="0" w:color="auto"/>
          </w:divBdr>
        </w:div>
        <w:div w:id="1258634372">
          <w:marLeft w:val="640"/>
          <w:marRight w:val="0"/>
          <w:marTop w:val="0"/>
          <w:marBottom w:val="0"/>
          <w:divBdr>
            <w:top w:val="none" w:sz="0" w:space="0" w:color="auto"/>
            <w:left w:val="none" w:sz="0" w:space="0" w:color="auto"/>
            <w:bottom w:val="none" w:sz="0" w:space="0" w:color="auto"/>
            <w:right w:val="none" w:sz="0" w:space="0" w:color="auto"/>
          </w:divBdr>
        </w:div>
        <w:div w:id="559245580">
          <w:marLeft w:val="640"/>
          <w:marRight w:val="0"/>
          <w:marTop w:val="0"/>
          <w:marBottom w:val="0"/>
          <w:divBdr>
            <w:top w:val="none" w:sz="0" w:space="0" w:color="auto"/>
            <w:left w:val="none" w:sz="0" w:space="0" w:color="auto"/>
            <w:bottom w:val="none" w:sz="0" w:space="0" w:color="auto"/>
            <w:right w:val="none" w:sz="0" w:space="0" w:color="auto"/>
          </w:divBdr>
        </w:div>
        <w:div w:id="653072894">
          <w:marLeft w:val="640"/>
          <w:marRight w:val="0"/>
          <w:marTop w:val="0"/>
          <w:marBottom w:val="0"/>
          <w:divBdr>
            <w:top w:val="none" w:sz="0" w:space="0" w:color="auto"/>
            <w:left w:val="none" w:sz="0" w:space="0" w:color="auto"/>
            <w:bottom w:val="none" w:sz="0" w:space="0" w:color="auto"/>
            <w:right w:val="none" w:sz="0" w:space="0" w:color="auto"/>
          </w:divBdr>
        </w:div>
        <w:div w:id="621691746">
          <w:marLeft w:val="640"/>
          <w:marRight w:val="0"/>
          <w:marTop w:val="0"/>
          <w:marBottom w:val="0"/>
          <w:divBdr>
            <w:top w:val="none" w:sz="0" w:space="0" w:color="auto"/>
            <w:left w:val="none" w:sz="0" w:space="0" w:color="auto"/>
            <w:bottom w:val="none" w:sz="0" w:space="0" w:color="auto"/>
            <w:right w:val="none" w:sz="0" w:space="0" w:color="auto"/>
          </w:divBdr>
        </w:div>
        <w:div w:id="516577545">
          <w:marLeft w:val="640"/>
          <w:marRight w:val="0"/>
          <w:marTop w:val="0"/>
          <w:marBottom w:val="0"/>
          <w:divBdr>
            <w:top w:val="none" w:sz="0" w:space="0" w:color="auto"/>
            <w:left w:val="none" w:sz="0" w:space="0" w:color="auto"/>
            <w:bottom w:val="none" w:sz="0" w:space="0" w:color="auto"/>
            <w:right w:val="none" w:sz="0" w:space="0" w:color="auto"/>
          </w:divBdr>
        </w:div>
        <w:div w:id="1346247533">
          <w:marLeft w:val="640"/>
          <w:marRight w:val="0"/>
          <w:marTop w:val="0"/>
          <w:marBottom w:val="0"/>
          <w:divBdr>
            <w:top w:val="none" w:sz="0" w:space="0" w:color="auto"/>
            <w:left w:val="none" w:sz="0" w:space="0" w:color="auto"/>
            <w:bottom w:val="none" w:sz="0" w:space="0" w:color="auto"/>
            <w:right w:val="none" w:sz="0" w:space="0" w:color="auto"/>
          </w:divBdr>
        </w:div>
        <w:div w:id="711425612">
          <w:marLeft w:val="640"/>
          <w:marRight w:val="0"/>
          <w:marTop w:val="0"/>
          <w:marBottom w:val="0"/>
          <w:divBdr>
            <w:top w:val="none" w:sz="0" w:space="0" w:color="auto"/>
            <w:left w:val="none" w:sz="0" w:space="0" w:color="auto"/>
            <w:bottom w:val="none" w:sz="0" w:space="0" w:color="auto"/>
            <w:right w:val="none" w:sz="0" w:space="0" w:color="auto"/>
          </w:divBdr>
        </w:div>
        <w:div w:id="1672902309">
          <w:marLeft w:val="640"/>
          <w:marRight w:val="0"/>
          <w:marTop w:val="0"/>
          <w:marBottom w:val="0"/>
          <w:divBdr>
            <w:top w:val="none" w:sz="0" w:space="0" w:color="auto"/>
            <w:left w:val="none" w:sz="0" w:space="0" w:color="auto"/>
            <w:bottom w:val="none" w:sz="0" w:space="0" w:color="auto"/>
            <w:right w:val="none" w:sz="0" w:space="0" w:color="auto"/>
          </w:divBdr>
        </w:div>
        <w:div w:id="1373650967">
          <w:marLeft w:val="640"/>
          <w:marRight w:val="0"/>
          <w:marTop w:val="0"/>
          <w:marBottom w:val="0"/>
          <w:divBdr>
            <w:top w:val="none" w:sz="0" w:space="0" w:color="auto"/>
            <w:left w:val="none" w:sz="0" w:space="0" w:color="auto"/>
            <w:bottom w:val="none" w:sz="0" w:space="0" w:color="auto"/>
            <w:right w:val="none" w:sz="0" w:space="0" w:color="auto"/>
          </w:divBdr>
        </w:div>
        <w:div w:id="1157065075">
          <w:marLeft w:val="640"/>
          <w:marRight w:val="0"/>
          <w:marTop w:val="0"/>
          <w:marBottom w:val="0"/>
          <w:divBdr>
            <w:top w:val="none" w:sz="0" w:space="0" w:color="auto"/>
            <w:left w:val="none" w:sz="0" w:space="0" w:color="auto"/>
            <w:bottom w:val="none" w:sz="0" w:space="0" w:color="auto"/>
            <w:right w:val="none" w:sz="0" w:space="0" w:color="auto"/>
          </w:divBdr>
        </w:div>
        <w:div w:id="312148325">
          <w:marLeft w:val="640"/>
          <w:marRight w:val="0"/>
          <w:marTop w:val="0"/>
          <w:marBottom w:val="0"/>
          <w:divBdr>
            <w:top w:val="none" w:sz="0" w:space="0" w:color="auto"/>
            <w:left w:val="none" w:sz="0" w:space="0" w:color="auto"/>
            <w:bottom w:val="none" w:sz="0" w:space="0" w:color="auto"/>
            <w:right w:val="none" w:sz="0" w:space="0" w:color="auto"/>
          </w:divBdr>
        </w:div>
        <w:div w:id="241376497">
          <w:marLeft w:val="640"/>
          <w:marRight w:val="0"/>
          <w:marTop w:val="0"/>
          <w:marBottom w:val="0"/>
          <w:divBdr>
            <w:top w:val="none" w:sz="0" w:space="0" w:color="auto"/>
            <w:left w:val="none" w:sz="0" w:space="0" w:color="auto"/>
            <w:bottom w:val="none" w:sz="0" w:space="0" w:color="auto"/>
            <w:right w:val="none" w:sz="0" w:space="0" w:color="auto"/>
          </w:divBdr>
        </w:div>
        <w:div w:id="1414010001">
          <w:marLeft w:val="640"/>
          <w:marRight w:val="0"/>
          <w:marTop w:val="0"/>
          <w:marBottom w:val="0"/>
          <w:divBdr>
            <w:top w:val="none" w:sz="0" w:space="0" w:color="auto"/>
            <w:left w:val="none" w:sz="0" w:space="0" w:color="auto"/>
            <w:bottom w:val="none" w:sz="0" w:space="0" w:color="auto"/>
            <w:right w:val="none" w:sz="0" w:space="0" w:color="auto"/>
          </w:divBdr>
        </w:div>
        <w:div w:id="147209715">
          <w:marLeft w:val="640"/>
          <w:marRight w:val="0"/>
          <w:marTop w:val="0"/>
          <w:marBottom w:val="0"/>
          <w:divBdr>
            <w:top w:val="none" w:sz="0" w:space="0" w:color="auto"/>
            <w:left w:val="none" w:sz="0" w:space="0" w:color="auto"/>
            <w:bottom w:val="none" w:sz="0" w:space="0" w:color="auto"/>
            <w:right w:val="none" w:sz="0" w:space="0" w:color="auto"/>
          </w:divBdr>
        </w:div>
        <w:div w:id="863518444">
          <w:marLeft w:val="640"/>
          <w:marRight w:val="0"/>
          <w:marTop w:val="0"/>
          <w:marBottom w:val="0"/>
          <w:divBdr>
            <w:top w:val="none" w:sz="0" w:space="0" w:color="auto"/>
            <w:left w:val="none" w:sz="0" w:space="0" w:color="auto"/>
            <w:bottom w:val="none" w:sz="0" w:space="0" w:color="auto"/>
            <w:right w:val="none" w:sz="0" w:space="0" w:color="auto"/>
          </w:divBdr>
        </w:div>
        <w:div w:id="2018190856">
          <w:marLeft w:val="640"/>
          <w:marRight w:val="0"/>
          <w:marTop w:val="0"/>
          <w:marBottom w:val="0"/>
          <w:divBdr>
            <w:top w:val="none" w:sz="0" w:space="0" w:color="auto"/>
            <w:left w:val="none" w:sz="0" w:space="0" w:color="auto"/>
            <w:bottom w:val="none" w:sz="0" w:space="0" w:color="auto"/>
            <w:right w:val="none" w:sz="0" w:space="0" w:color="auto"/>
          </w:divBdr>
        </w:div>
        <w:div w:id="259604150">
          <w:marLeft w:val="640"/>
          <w:marRight w:val="0"/>
          <w:marTop w:val="0"/>
          <w:marBottom w:val="0"/>
          <w:divBdr>
            <w:top w:val="none" w:sz="0" w:space="0" w:color="auto"/>
            <w:left w:val="none" w:sz="0" w:space="0" w:color="auto"/>
            <w:bottom w:val="none" w:sz="0" w:space="0" w:color="auto"/>
            <w:right w:val="none" w:sz="0" w:space="0" w:color="auto"/>
          </w:divBdr>
        </w:div>
        <w:div w:id="1558592050">
          <w:marLeft w:val="640"/>
          <w:marRight w:val="0"/>
          <w:marTop w:val="0"/>
          <w:marBottom w:val="0"/>
          <w:divBdr>
            <w:top w:val="none" w:sz="0" w:space="0" w:color="auto"/>
            <w:left w:val="none" w:sz="0" w:space="0" w:color="auto"/>
            <w:bottom w:val="none" w:sz="0" w:space="0" w:color="auto"/>
            <w:right w:val="none" w:sz="0" w:space="0" w:color="auto"/>
          </w:divBdr>
        </w:div>
        <w:div w:id="611475613">
          <w:marLeft w:val="640"/>
          <w:marRight w:val="0"/>
          <w:marTop w:val="0"/>
          <w:marBottom w:val="0"/>
          <w:divBdr>
            <w:top w:val="none" w:sz="0" w:space="0" w:color="auto"/>
            <w:left w:val="none" w:sz="0" w:space="0" w:color="auto"/>
            <w:bottom w:val="none" w:sz="0" w:space="0" w:color="auto"/>
            <w:right w:val="none" w:sz="0" w:space="0" w:color="auto"/>
          </w:divBdr>
        </w:div>
        <w:div w:id="354353734">
          <w:marLeft w:val="640"/>
          <w:marRight w:val="0"/>
          <w:marTop w:val="0"/>
          <w:marBottom w:val="0"/>
          <w:divBdr>
            <w:top w:val="none" w:sz="0" w:space="0" w:color="auto"/>
            <w:left w:val="none" w:sz="0" w:space="0" w:color="auto"/>
            <w:bottom w:val="none" w:sz="0" w:space="0" w:color="auto"/>
            <w:right w:val="none" w:sz="0" w:space="0" w:color="auto"/>
          </w:divBdr>
        </w:div>
        <w:div w:id="807667340">
          <w:marLeft w:val="640"/>
          <w:marRight w:val="0"/>
          <w:marTop w:val="0"/>
          <w:marBottom w:val="0"/>
          <w:divBdr>
            <w:top w:val="none" w:sz="0" w:space="0" w:color="auto"/>
            <w:left w:val="none" w:sz="0" w:space="0" w:color="auto"/>
            <w:bottom w:val="none" w:sz="0" w:space="0" w:color="auto"/>
            <w:right w:val="none" w:sz="0" w:space="0" w:color="auto"/>
          </w:divBdr>
        </w:div>
        <w:div w:id="707604101">
          <w:marLeft w:val="640"/>
          <w:marRight w:val="0"/>
          <w:marTop w:val="0"/>
          <w:marBottom w:val="0"/>
          <w:divBdr>
            <w:top w:val="none" w:sz="0" w:space="0" w:color="auto"/>
            <w:left w:val="none" w:sz="0" w:space="0" w:color="auto"/>
            <w:bottom w:val="none" w:sz="0" w:space="0" w:color="auto"/>
            <w:right w:val="none" w:sz="0" w:space="0" w:color="auto"/>
          </w:divBdr>
        </w:div>
        <w:div w:id="731540213">
          <w:marLeft w:val="640"/>
          <w:marRight w:val="0"/>
          <w:marTop w:val="0"/>
          <w:marBottom w:val="0"/>
          <w:divBdr>
            <w:top w:val="none" w:sz="0" w:space="0" w:color="auto"/>
            <w:left w:val="none" w:sz="0" w:space="0" w:color="auto"/>
            <w:bottom w:val="none" w:sz="0" w:space="0" w:color="auto"/>
            <w:right w:val="none" w:sz="0" w:space="0" w:color="auto"/>
          </w:divBdr>
        </w:div>
        <w:div w:id="1713380307">
          <w:marLeft w:val="640"/>
          <w:marRight w:val="0"/>
          <w:marTop w:val="0"/>
          <w:marBottom w:val="0"/>
          <w:divBdr>
            <w:top w:val="none" w:sz="0" w:space="0" w:color="auto"/>
            <w:left w:val="none" w:sz="0" w:space="0" w:color="auto"/>
            <w:bottom w:val="none" w:sz="0" w:space="0" w:color="auto"/>
            <w:right w:val="none" w:sz="0" w:space="0" w:color="auto"/>
          </w:divBdr>
        </w:div>
        <w:div w:id="2146850833">
          <w:marLeft w:val="640"/>
          <w:marRight w:val="0"/>
          <w:marTop w:val="0"/>
          <w:marBottom w:val="0"/>
          <w:divBdr>
            <w:top w:val="none" w:sz="0" w:space="0" w:color="auto"/>
            <w:left w:val="none" w:sz="0" w:space="0" w:color="auto"/>
            <w:bottom w:val="none" w:sz="0" w:space="0" w:color="auto"/>
            <w:right w:val="none" w:sz="0" w:space="0" w:color="auto"/>
          </w:divBdr>
        </w:div>
        <w:div w:id="386683603">
          <w:marLeft w:val="640"/>
          <w:marRight w:val="0"/>
          <w:marTop w:val="0"/>
          <w:marBottom w:val="0"/>
          <w:divBdr>
            <w:top w:val="none" w:sz="0" w:space="0" w:color="auto"/>
            <w:left w:val="none" w:sz="0" w:space="0" w:color="auto"/>
            <w:bottom w:val="none" w:sz="0" w:space="0" w:color="auto"/>
            <w:right w:val="none" w:sz="0" w:space="0" w:color="auto"/>
          </w:divBdr>
        </w:div>
        <w:div w:id="2118523865">
          <w:marLeft w:val="640"/>
          <w:marRight w:val="0"/>
          <w:marTop w:val="0"/>
          <w:marBottom w:val="0"/>
          <w:divBdr>
            <w:top w:val="none" w:sz="0" w:space="0" w:color="auto"/>
            <w:left w:val="none" w:sz="0" w:space="0" w:color="auto"/>
            <w:bottom w:val="none" w:sz="0" w:space="0" w:color="auto"/>
            <w:right w:val="none" w:sz="0" w:space="0" w:color="auto"/>
          </w:divBdr>
        </w:div>
        <w:div w:id="1529102004">
          <w:marLeft w:val="640"/>
          <w:marRight w:val="0"/>
          <w:marTop w:val="0"/>
          <w:marBottom w:val="0"/>
          <w:divBdr>
            <w:top w:val="none" w:sz="0" w:space="0" w:color="auto"/>
            <w:left w:val="none" w:sz="0" w:space="0" w:color="auto"/>
            <w:bottom w:val="none" w:sz="0" w:space="0" w:color="auto"/>
            <w:right w:val="none" w:sz="0" w:space="0" w:color="auto"/>
          </w:divBdr>
        </w:div>
        <w:div w:id="220142945">
          <w:marLeft w:val="640"/>
          <w:marRight w:val="0"/>
          <w:marTop w:val="0"/>
          <w:marBottom w:val="0"/>
          <w:divBdr>
            <w:top w:val="none" w:sz="0" w:space="0" w:color="auto"/>
            <w:left w:val="none" w:sz="0" w:space="0" w:color="auto"/>
            <w:bottom w:val="none" w:sz="0" w:space="0" w:color="auto"/>
            <w:right w:val="none" w:sz="0" w:space="0" w:color="auto"/>
          </w:divBdr>
        </w:div>
        <w:div w:id="363528210">
          <w:marLeft w:val="640"/>
          <w:marRight w:val="0"/>
          <w:marTop w:val="0"/>
          <w:marBottom w:val="0"/>
          <w:divBdr>
            <w:top w:val="none" w:sz="0" w:space="0" w:color="auto"/>
            <w:left w:val="none" w:sz="0" w:space="0" w:color="auto"/>
            <w:bottom w:val="none" w:sz="0" w:space="0" w:color="auto"/>
            <w:right w:val="none" w:sz="0" w:space="0" w:color="auto"/>
          </w:divBdr>
        </w:div>
        <w:div w:id="1038815326">
          <w:marLeft w:val="640"/>
          <w:marRight w:val="0"/>
          <w:marTop w:val="0"/>
          <w:marBottom w:val="0"/>
          <w:divBdr>
            <w:top w:val="none" w:sz="0" w:space="0" w:color="auto"/>
            <w:left w:val="none" w:sz="0" w:space="0" w:color="auto"/>
            <w:bottom w:val="none" w:sz="0" w:space="0" w:color="auto"/>
            <w:right w:val="none" w:sz="0" w:space="0" w:color="auto"/>
          </w:divBdr>
        </w:div>
        <w:div w:id="1918977228">
          <w:marLeft w:val="640"/>
          <w:marRight w:val="0"/>
          <w:marTop w:val="0"/>
          <w:marBottom w:val="0"/>
          <w:divBdr>
            <w:top w:val="none" w:sz="0" w:space="0" w:color="auto"/>
            <w:left w:val="none" w:sz="0" w:space="0" w:color="auto"/>
            <w:bottom w:val="none" w:sz="0" w:space="0" w:color="auto"/>
            <w:right w:val="none" w:sz="0" w:space="0" w:color="auto"/>
          </w:divBdr>
        </w:div>
        <w:div w:id="1524977015">
          <w:marLeft w:val="640"/>
          <w:marRight w:val="0"/>
          <w:marTop w:val="0"/>
          <w:marBottom w:val="0"/>
          <w:divBdr>
            <w:top w:val="none" w:sz="0" w:space="0" w:color="auto"/>
            <w:left w:val="none" w:sz="0" w:space="0" w:color="auto"/>
            <w:bottom w:val="none" w:sz="0" w:space="0" w:color="auto"/>
            <w:right w:val="none" w:sz="0" w:space="0" w:color="auto"/>
          </w:divBdr>
        </w:div>
        <w:div w:id="1756441300">
          <w:marLeft w:val="640"/>
          <w:marRight w:val="0"/>
          <w:marTop w:val="0"/>
          <w:marBottom w:val="0"/>
          <w:divBdr>
            <w:top w:val="none" w:sz="0" w:space="0" w:color="auto"/>
            <w:left w:val="none" w:sz="0" w:space="0" w:color="auto"/>
            <w:bottom w:val="none" w:sz="0" w:space="0" w:color="auto"/>
            <w:right w:val="none" w:sz="0" w:space="0" w:color="auto"/>
          </w:divBdr>
        </w:div>
        <w:div w:id="598757366">
          <w:marLeft w:val="640"/>
          <w:marRight w:val="0"/>
          <w:marTop w:val="0"/>
          <w:marBottom w:val="0"/>
          <w:divBdr>
            <w:top w:val="none" w:sz="0" w:space="0" w:color="auto"/>
            <w:left w:val="none" w:sz="0" w:space="0" w:color="auto"/>
            <w:bottom w:val="none" w:sz="0" w:space="0" w:color="auto"/>
            <w:right w:val="none" w:sz="0" w:space="0" w:color="auto"/>
          </w:divBdr>
        </w:div>
        <w:div w:id="1034891664">
          <w:marLeft w:val="640"/>
          <w:marRight w:val="0"/>
          <w:marTop w:val="0"/>
          <w:marBottom w:val="0"/>
          <w:divBdr>
            <w:top w:val="none" w:sz="0" w:space="0" w:color="auto"/>
            <w:left w:val="none" w:sz="0" w:space="0" w:color="auto"/>
            <w:bottom w:val="none" w:sz="0" w:space="0" w:color="auto"/>
            <w:right w:val="none" w:sz="0" w:space="0" w:color="auto"/>
          </w:divBdr>
        </w:div>
        <w:div w:id="1939748770">
          <w:marLeft w:val="640"/>
          <w:marRight w:val="0"/>
          <w:marTop w:val="0"/>
          <w:marBottom w:val="0"/>
          <w:divBdr>
            <w:top w:val="none" w:sz="0" w:space="0" w:color="auto"/>
            <w:left w:val="none" w:sz="0" w:space="0" w:color="auto"/>
            <w:bottom w:val="none" w:sz="0" w:space="0" w:color="auto"/>
            <w:right w:val="none" w:sz="0" w:space="0" w:color="auto"/>
          </w:divBdr>
        </w:div>
        <w:div w:id="1757093478">
          <w:marLeft w:val="640"/>
          <w:marRight w:val="0"/>
          <w:marTop w:val="0"/>
          <w:marBottom w:val="0"/>
          <w:divBdr>
            <w:top w:val="none" w:sz="0" w:space="0" w:color="auto"/>
            <w:left w:val="none" w:sz="0" w:space="0" w:color="auto"/>
            <w:bottom w:val="none" w:sz="0" w:space="0" w:color="auto"/>
            <w:right w:val="none" w:sz="0" w:space="0" w:color="auto"/>
          </w:divBdr>
        </w:div>
        <w:div w:id="854534615">
          <w:marLeft w:val="640"/>
          <w:marRight w:val="0"/>
          <w:marTop w:val="0"/>
          <w:marBottom w:val="0"/>
          <w:divBdr>
            <w:top w:val="none" w:sz="0" w:space="0" w:color="auto"/>
            <w:left w:val="none" w:sz="0" w:space="0" w:color="auto"/>
            <w:bottom w:val="none" w:sz="0" w:space="0" w:color="auto"/>
            <w:right w:val="none" w:sz="0" w:space="0" w:color="auto"/>
          </w:divBdr>
        </w:div>
        <w:div w:id="664669478">
          <w:marLeft w:val="640"/>
          <w:marRight w:val="0"/>
          <w:marTop w:val="0"/>
          <w:marBottom w:val="0"/>
          <w:divBdr>
            <w:top w:val="none" w:sz="0" w:space="0" w:color="auto"/>
            <w:left w:val="none" w:sz="0" w:space="0" w:color="auto"/>
            <w:bottom w:val="none" w:sz="0" w:space="0" w:color="auto"/>
            <w:right w:val="none" w:sz="0" w:space="0" w:color="auto"/>
          </w:divBdr>
        </w:div>
        <w:div w:id="1808620599">
          <w:marLeft w:val="640"/>
          <w:marRight w:val="0"/>
          <w:marTop w:val="0"/>
          <w:marBottom w:val="0"/>
          <w:divBdr>
            <w:top w:val="none" w:sz="0" w:space="0" w:color="auto"/>
            <w:left w:val="none" w:sz="0" w:space="0" w:color="auto"/>
            <w:bottom w:val="none" w:sz="0" w:space="0" w:color="auto"/>
            <w:right w:val="none" w:sz="0" w:space="0" w:color="auto"/>
          </w:divBdr>
        </w:div>
        <w:div w:id="1078283061">
          <w:marLeft w:val="640"/>
          <w:marRight w:val="0"/>
          <w:marTop w:val="0"/>
          <w:marBottom w:val="0"/>
          <w:divBdr>
            <w:top w:val="none" w:sz="0" w:space="0" w:color="auto"/>
            <w:left w:val="none" w:sz="0" w:space="0" w:color="auto"/>
            <w:bottom w:val="none" w:sz="0" w:space="0" w:color="auto"/>
            <w:right w:val="none" w:sz="0" w:space="0" w:color="auto"/>
          </w:divBdr>
        </w:div>
        <w:div w:id="1245602587">
          <w:marLeft w:val="640"/>
          <w:marRight w:val="0"/>
          <w:marTop w:val="0"/>
          <w:marBottom w:val="0"/>
          <w:divBdr>
            <w:top w:val="none" w:sz="0" w:space="0" w:color="auto"/>
            <w:left w:val="none" w:sz="0" w:space="0" w:color="auto"/>
            <w:bottom w:val="none" w:sz="0" w:space="0" w:color="auto"/>
            <w:right w:val="none" w:sz="0" w:space="0" w:color="auto"/>
          </w:divBdr>
        </w:div>
        <w:div w:id="562059796">
          <w:marLeft w:val="640"/>
          <w:marRight w:val="0"/>
          <w:marTop w:val="0"/>
          <w:marBottom w:val="0"/>
          <w:divBdr>
            <w:top w:val="none" w:sz="0" w:space="0" w:color="auto"/>
            <w:left w:val="none" w:sz="0" w:space="0" w:color="auto"/>
            <w:bottom w:val="none" w:sz="0" w:space="0" w:color="auto"/>
            <w:right w:val="none" w:sz="0" w:space="0" w:color="auto"/>
          </w:divBdr>
        </w:div>
        <w:div w:id="1349017509">
          <w:marLeft w:val="640"/>
          <w:marRight w:val="0"/>
          <w:marTop w:val="0"/>
          <w:marBottom w:val="0"/>
          <w:divBdr>
            <w:top w:val="none" w:sz="0" w:space="0" w:color="auto"/>
            <w:left w:val="none" w:sz="0" w:space="0" w:color="auto"/>
            <w:bottom w:val="none" w:sz="0" w:space="0" w:color="auto"/>
            <w:right w:val="none" w:sz="0" w:space="0" w:color="auto"/>
          </w:divBdr>
        </w:div>
        <w:div w:id="1385762616">
          <w:marLeft w:val="640"/>
          <w:marRight w:val="0"/>
          <w:marTop w:val="0"/>
          <w:marBottom w:val="0"/>
          <w:divBdr>
            <w:top w:val="none" w:sz="0" w:space="0" w:color="auto"/>
            <w:left w:val="none" w:sz="0" w:space="0" w:color="auto"/>
            <w:bottom w:val="none" w:sz="0" w:space="0" w:color="auto"/>
            <w:right w:val="none" w:sz="0" w:space="0" w:color="auto"/>
          </w:divBdr>
        </w:div>
        <w:div w:id="1910535627">
          <w:marLeft w:val="640"/>
          <w:marRight w:val="0"/>
          <w:marTop w:val="0"/>
          <w:marBottom w:val="0"/>
          <w:divBdr>
            <w:top w:val="none" w:sz="0" w:space="0" w:color="auto"/>
            <w:left w:val="none" w:sz="0" w:space="0" w:color="auto"/>
            <w:bottom w:val="none" w:sz="0" w:space="0" w:color="auto"/>
            <w:right w:val="none" w:sz="0" w:space="0" w:color="auto"/>
          </w:divBdr>
        </w:div>
        <w:div w:id="583997100">
          <w:marLeft w:val="640"/>
          <w:marRight w:val="0"/>
          <w:marTop w:val="0"/>
          <w:marBottom w:val="0"/>
          <w:divBdr>
            <w:top w:val="none" w:sz="0" w:space="0" w:color="auto"/>
            <w:left w:val="none" w:sz="0" w:space="0" w:color="auto"/>
            <w:bottom w:val="none" w:sz="0" w:space="0" w:color="auto"/>
            <w:right w:val="none" w:sz="0" w:space="0" w:color="auto"/>
          </w:divBdr>
        </w:div>
        <w:div w:id="1652177977">
          <w:marLeft w:val="640"/>
          <w:marRight w:val="0"/>
          <w:marTop w:val="0"/>
          <w:marBottom w:val="0"/>
          <w:divBdr>
            <w:top w:val="none" w:sz="0" w:space="0" w:color="auto"/>
            <w:left w:val="none" w:sz="0" w:space="0" w:color="auto"/>
            <w:bottom w:val="none" w:sz="0" w:space="0" w:color="auto"/>
            <w:right w:val="none" w:sz="0" w:space="0" w:color="auto"/>
          </w:divBdr>
        </w:div>
        <w:div w:id="2060125827">
          <w:marLeft w:val="640"/>
          <w:marRight w:val="0"/>
          <w:marTop w:val="0"/>
          <w:marBottom w:val="0"/>
          <w:divBdr>
            <w:top w:val="none" w:sz="0" w:space="0" w:color="auto"/>
            <w:left w:val="none" w:sz="0" w:space="0" w:color="auto"/>
            <w:bottom w:val="none" w:sz="0" w:space="0" w:color="auto"/>
            <w:right w:val="none" w:sz="0" w:space="0" w:color="auto"/>
          </w:divBdr>
        </w:div>
        <w:div w:id="1276861522">
          <w:marLeft w:val="640"/>
          <w:marRight w:val="0"/>
          <w:marTop w:val="0"/>
          <w:marBottom w:val="0"/>
          <w:divBdr>
            <w:top w:val="none" w:sz="0" w:space="0" w:color="auto"/>
            <w:left w:val="none" w:sz="0" w:space="0" w:color="auto"/>
            <w:bottom w:val="none" w:sz="0" w:space="0" w:color="auto"/>
            <w:right w:val="none" w:sz="0" w:space="0" w:color="auto"/>
          </w:divBdr>
        </w:div>
        <w:div w:id="1403025559">
          <w:marLeft w:val="640"/>
          <w:marRight w:val="0"/>
          <w:marTop w:val="0"/>
          <w:marBottom w:val="0"/>
          <w:divBdr>
            <w:top w:val="none" w:sz="0" w:space="0" w:color="auto"/>
            <w:left w:val="none" w:sz="0" w:space="0" w:color="auto"/>
            <w:bottom w:val="none" w:sz="0" w:space="0" w:color="auto"/>
            <w:right w:val="none" w:sz="0" w:space="0" w:color="auto"/>
          </w:divBdr>
        </w:div>
        <w:div w:id="1735931385">
          <w:marLeft w:val="640"/>
          <w:marRight w:val="0"/>
          <w:marTop w:val="0"/>
          <w:marBottom w:val="0"/>
          <w:divBdr>
            <w:top w:val="none" w:sz="0" w:space="0" w:color="auto"/>
            <w:left w:val="none" w:sz="0" w:space="0" w:color="auto"/>
            <w:bottom w:val="none" w:sz="0" w:space="0" w:color="auto"/>
            <w:right w:val="none" w:sz="0" w:space="0" w:color="auto"/>
          </w:divBdr>
        </w:div>
        <w:div w:id="408426888">
          <w:marLeft w:val="640"/>
          <w:marRight w:val="0"/>
          <w:marTop w:val="0"/>
          <w:marBottom w:val="0"/>
          <w:divBdr>
            <w:top w:val="none" w:sz="0" w:space="0" w:color="auto"/>
            <w:left w:val="none" w:sz="0" w:space="0" w:color="auto"/>
            <w:bottom w:val="none" w:sz="0" w:space="0" w:color="auto"/>
            <w:right w:val="none" w:sz="0" w:space="0" w:color="auto"/>
          </w:divBdr>
        </w:div>
        <w:div w:id="1998143687">
          <w:marLeft w:val="640"/>
          <w:marRight w:val="0"/>
          <w:marTop w:val="0"/>
          <w:marBottom w:val="0"/>
          <w:divBdr>
            <w:top w:val="none" w:sz="0" w:space="0" w:color="auto"/>
            <w:left w:val="none" w:sz="0" w:space="0" w:color="auto"/>
            <w:bottom w:val="none" w:sz="0" w:space="0" w:color="auto"/>
            <w:right w:val="none" w:sz="0" w:space="0" w:color="auto"/>
          </w:divBdr>
        </w:div>
        <w:div w:id="465126466">
          <w:marLeft w:val="640"/>
          <w:marRight w:val="0"/>
          <w:marTop w:val="0"/>
          <w:marBottom w:val="0"/>
          <w:divBdr>
            <w:top w:val="none" w:sz="0" w:space="0" w:color="auto"/>
            <w:left w:val="none" w:sz="0" w:space="0" w:color="auto"/>
            <w:bottom w:val="none" w:sz="0" w:space="0" w:color="auto"/>
            <w:right w:val="none" w:sz="0" w:space="0" w:color="auto"/>
          </w:divBdr>
        </w:div>
        <w:div w:id="594174927">
          <w:marLeft w:val="640"/>
          <w:marRight w:val="0"/>
          <w:marTop w:val="0"/>
          <w:marBottom w:val="0"/>
          <w:divBdr>
            <w:top w:val="none" w:sz="0" w:space="0" w:color="auto"/>
            <w:left w:val="none" w:sz="0" w:space="0" w:color="auto"/>
            <w:bottom w:val="none" w:sz="0" w:space="0" w:color="auto"/>
            <w:right w:val="none" w:sz="0" w:space="0" w:color="auto"/>
          </w:divBdr>
        </w:div>
        <w:div w:id="737750439">
          <w:marLeft w:val="640"/>
          <w:marRight w:val="0"/>
          <w:marTop w:val="0"/>
          <w:marBottom w:val="0"/>
          <w:divBdr>
            <w:top w:val="none" w:sz="0" w:space="0" w:color="auto"/>
            <w:left w:val="none" w:sz="0" w:space="0" w:color="auto"/>
            <w:bottom w:val="none" w:sz="0" w:space="0" w:color="auto"/>
            <w:right w:val="none" w:sz="0" w:space="0" w:color="auto"/>
          </w:divBdr>
        </w:div>
        <w:div w:id="1818525100">
          <w:marLeft w:val="640"/>
          <w:marRight w:val="0"/>
          <w:marTop w:val="0"/>
          <w:marBottom w:val="0"/>
          <w:divBdr>
            <w:top w:val="none" w:sz="0" w:space="0" w:color="auto"/>
            <w:left w:val="none" w:sz="0" w:space="0" w:color="auto"/>
            <w:bottom w:val="none" w:sz="0" w:space="0" w:color="auto"/>
            <w:right w:val="none" w:sz="0" w:space="0" w:color="auto"/>
          </w:divBdr>
        </w:div>
        <w:div w:id="1514876385">
          <w:marLeft w:val="640"/>
          <w:marRight w:val="0"/>
          <w:marTop w:val="0"/>
          <w:marBottom w:val="0"/>
          <w:divBdr>
            <w:top w:val="none" w:sz="0" w:space="0" w:color="auto"/>
            <w:left w:val="none" w:sz="0" w:space="0" w:color="auto"/>
            <w:bottom w:val="none" w:sz="0" w:space="0" w:color="auto"/>
            <w:right w:val="none" w:sz="0" w:space="0" w:color="auto"/>
          </w:divBdr>
        </w:div>
        <w:div w:id="636300870">
          <w:marLeft w:val="640"/>
          <w:marRight w:val="0"/>
          <w:marTop w:val="0"/>
          <w:marBottom w:val="0"/>
          <w:divBdr>
            <w:top w:val="none" w:sz="0" w:space="0" w:color="auto"/>
            <w:left w:val="none" w:sz="0" w:space="0" w:color="auto"/>
            <w:bottom w:val="none" w:sz="0" w:space="0" w:color="auto"/>
            <w:right w:val="none" w:sz="0" w:space="0" w:color="auto"/>
          </w:divBdr>
        </w:div>
        <w:div w:id="1060176619">
          <w:marLeft w:val="640"/>
          <w:marRight w:val="0"/>
          <w:marTop w:val="0"/>
          <w:marBottom w:val="0"/>
          <w:divBdr>
            <w:top w:val="none" w:sz="0" w:space="0" w:color="auto"/>
            <w:left w:val="none" w:sz="0" w:space="0" w:color="auto"/>
            <w:bottom w:val="none" w:sz="0" w:space="0" w:color="auto"/>
            <w:right w:val="none" w:sz="0" w:space="0" w:color="auto"/>
          </w:divBdr>
        </w:div>
        <w:div w:id="2037921804">
          <w:marLeft w:val="640"/>
          <w:marRight w:val="0"/>
          <w:marTop w:val="0"/>
          <w:marBottom w:val="0"/>
          <w:divBdr>
            <w:top w:val="none" w:sz="0" w:space="0" w:color="auto"/>
            <w:left w:val="none" w:sz="0" w:space="0" w:color="auto"/>
            <w:bottom w:val="none" w:sz="0" w:space="0" w:color="auto"/>
            <w:right w:val="none" w:sz="0" w:space="0" w:color="auto"/>
          </w:divBdr>
        </w:div>
        <w:div w:id="1237205820">
          <w:marLeft w:val="640"/>
          <w:marRight w:val="0"/>
          <w:marTop w:val="0"/>
          <w:marBottom w:val="0"/>
          <w:divBdr>
            <w:top w:val="none" w:sz="0" w:space="0" w:color="auto"/>
            <w:left w:val="none" w:sz="0" w:space="0" w:color="auto"/>
            <w:bottom w:val="none" w:sz="0" w:space="0" w:color="auto"/>
            <w:right w:val="none" w:sz="0" w:space="0" w:color="auto"/>
          </w:divBdr>
        </w:div>
        <w:div w:id="1849709598">
          <w:marLeft w:val="640"/>
          <w:marRight w:val="0"/>
          <w:marTop w:val="0"/>
          <w:marBottom w:val="0"/>
          <w:divBdr>
            <w:top w:val="none" w:sz="0" w:space="0" w:color="auto"/>
            <w:left w:val="none" w:sz="0" w:space="0" w:color="auto"/>
            <w:bottom w:val="none" w:sz="0" w:space="0" w:color="auto"/>
            <w:right w:val="none" w:sz="0" w:space="0" w:color="auto"/>
          </w:divBdr>
        </w:div>
        <w:div w:id="388959422">
          <w:marLeft w:val="640"/>
          <w:marRight w:val="0"/>
          <w:marTop w:val="0"/>
          <w:marBottom w:val="0"/>
          <w:divBdr>
            <w:top w:val="none" w:sz="0" w:space="0" w:color="auto"/>
            <w:left w:val="none" w:sz="0" w:space="0" w:color="auto"/>
            <w:bottom w:val="none" w:sz="0" w:space="0" w:color="auto"/>
            <w:right w:val="none" w:sz="0" w:space="0" w:color="auto"/>
          </w:divBdr>
        </w:div>
        <w:div w:id="1567566706">
          <w:marLeft w:val="640"/>
          <w:marRight w:val="0"/>
          <w:marTop w:val="0"/>
          <w:marBottom w:val="0"/>
          <w:divBdr>
            <w:top w:val="none" w:sz="0" w:space="0" w:color="auto"/>
            <w:left w:val="none" w:sz="0" w:space="0" w:color="auto"/>
            <w:bottom w:val="none" w:sz="0" w:space="0" w:color="auto"/>
            <w:right w:val="none" w:sz="0" w:space="0" w:color="auto"/>
          </w:divBdr>
        </w:div>
        <w:div w:id="1426265892">
          <w:marLeft w:val="640"/>
          <w:marRight w:val="0"/>
          <w:marTop w:val="0"/>
          <w:marBottom w:val="0"/>
          <w:divBdr>
            <w:top w:val="none" w:sz="0" w:space="0" w:color="auto"/>
            <w:left w:val="none" w:sz="0" w:space="0" w:color="auto"/>
            <w:bottom w:val="none" w:sz="0" w:space="0" w:color="auto"/>
            <w:right w:val="none" w:sz="0" w:space="0" w:color="auto"/>
          </w:divBdr>
        </w:div>
        <w:div w:id="1142691719">
          <w:marLeft w:val="640"/>
          <w:marRight w:val="0"/>
          <w:marTop w:val="0"/>
          <w:marBottom w:val="0"/>
          <w:divBdr>
            <w:top w:val="none" w:sz="0" w:space="0" w:color="auto"/>
            <w:left w:val="none" w:sz="0" w:space="0" w:color="auto"/>
            <w:bottom w:val="none" w:sz="0" w:space="0" w:color="auto"/>
            <w:right w:val="none" w:sz="0" w:space="0" w:color="auto"/>
          </w:divBdr>
        </w:div>
        <w:div w:id="920021334">
          <w:marLeft w:val="640"/>
          <w:marRight w:val="0"/>
          <w:marTop w:val="0"/>
          <w:marBottom w:val="0"/>
          <w:divBdr>
            <w:top w:val="none" w:sz="0" w:space="0" w:color="auto"/>
            <w:left w:val="none" w:sz="0" w:space="0" w:color="auto"/>
            <w:bottom w:val="none" w:sz="0" w:space="0" w:color="auto"/>
            <w:right w:val="none" w:sz="0" w:space="0" w:color="auto"/>
          </w:divBdr>
        </w:div>
        <w:div w:id="608584932">
          <w:marLeft w:val="640"/>
          <w:marRight w:val="0"/>
          <w:marTop w:val="0"/>
          <w:marBottom w:val="0"/>
          <w:divBdr>
            <w:top w:val="none" w:sz="0" w:space="0" w:color="auto"/>
            <w:left w:val="none" w:sz="0" w:space="0" w:color="auto"/>
            <w:bottom w:val="none" w:sz="0" w:space="0" w:color="auto"/>
            <w:right w:val="none" w:sz="0" w:space="0" w:color="auto"/>
          </w:divBdr>
        </w:div>
        <w:div w:id="2070374022">
          <w:marLeft w:val="640"/>
          <w:marRight w:val="0"/>
          <w:marTop w:val="0"/>
          <w:marBottom w:val="0"/>
          <w:divBdr>
            <w:top w:val="none" w:sz="0" w:space="0" w:color="auto"/>
            <w:left w:val="none" w:sz="0" w:space="0" w:color="auto"/>
            <w:bottom w:val="none" w:sz="0" w:space="0" w:color="auto"/>
            <w:right w:val="none" w:sz="0" w:space="0" w:color="auto"/>
          </w:divBdr>
        </w:div>
        <w:div w:id="1001933538">
          <w:marLeft w:val="640"/>
          <w:marRight w:val="0"/>
          <w:marTop w:val="0"/>
          <w:marBottom w:val="0"/>
          <w:divBdr>
            <w:top w:val="none" w:sz="0" w:space="0" w:color="auto"/>
            <w:left w:val="none" w:sz="0" w:space="0" w:color="auto"/>
            <w:bottom w:val="none" w:sz="0" w:space="0" w:color="auto"/>
            <w:right w:val="none" w:sz="0" w:space="0" w:color="auto"/>
          </w:divBdr>
        </w:div>
        <w:div w:id="1806850694">
          <w:marLeft w:val="640"/>
          <w:marRight w:val="0"/>
          <w:marTop w:val="0"/>
          <w:marBottom w:val="0"/>
          <w:divBdr>
            <w:top w:val="none" w:sz="0" w:space="0" w:color="auto"/>
            <w:left w:val="none" w:sz="0" w:space="0" w:color="auto"/>
            <w:bottom w:val="none" w:sz="0" w:space="0" w:color="auto"/>
            <w:right w:val="none" w:sz="0" w:space="0" w:color="auto"/>
          </w:divBdr>
        </w:div>
        <w:div w:id="1923907407">
          <w:marLeft w:val="640"/>
          <w:marRight w:val="0"/>
          <w:marTop w:val="0"/>
          <w:marBottom w:val="0"/>
          <w:divBdr>
            <w:top w:val="none" w:sz="0" w:space="0" w:color="auto"/>
            <w:left w:val="none" w:sz="0" w:space="0" w:color="auto"/>
            <w:bottom w:val="none" w:sz="0" w:space="0" w:color="auto"/>
            <w:right w:val="none" w:sz="0" w:space="0" w:color="auto"/>
          </w:divBdr>
        </w:div>
        <w:div w:id="439380652">
          <w:marLeft w:val="640"/>
          <w:marRight w:val="0"/>
          <w:marTop w:val="0"/>
          <w:marBottom w:val="0"/>
          <w:divBdr>
            <w:top w:val="none" w:sz="0" w:space="0" w:color="auto"/>
            <w:left w:val="none" w:sz="0" w:space="0" w:color="auto"/>
            <w:bottom w:val="none" w:sz="0" w:space="0" w:color="auto"/>
            <w:right w:val="none" w:sz="0" w:space="0" w:color="auto"/>
          </w:divBdr>
        </w:div>
        <w:div w:id="1695497676">
          <w:marLeft w:val="640"/>
          <w:marRight w:val="0"/>
          <w:marTop w:val="0"/>
          <w:marBottom w:val="0"/>
          <w:divBdr>
            <w:top w:val="none" w:sz="0" w:space="0" w:color="auto"/>
            <w:left w:val="none" w:sz="0" w:space="0" w:color="auto"/>
            <w:bottom w:val="none" w:sz="0" w:space="0" w:color="auto"/>
            <w:right w:val="none" w:sz="0" w:space="0" w:color="auto"/>
          </w:divBdr>
        </w:div>
        <w:div w:id="1662197595">
          <w:marLeft w:val="640"/>
          <w:marRight w:val="0"/>
          <w:marTop w:val="0"/>
          <w:marBottom w:val="0"/>
          <w:divBdr>
            <w:top w:val="none" w:sz="0" w:space="0" w:color="auto"/>
            <w:left w:val="none" w:sz="0" w:space="0" w:color="auto"/>
            <w:bottom w:val="none" w:sz="0" w:space="0" w:color="auto"/>
            <w:right w:val="none" w:sz="0" w:space="0" w:color="auto"/>
          </w:divBdr>
        </w:div>
        <w:div w:id="11998978">
          <w:marLeft w:val="640"/>
          <w:marRight w:val="0"/>
          <w:marTop w:val="0"/>
          <w:marBottom w:val="0"/>
          <w:divBdr>
            <w:top w:val="none" w:sz="0" w:space="0" w:color="auto"/>
            <w:left w:val="none" w:sz="0" w:space="0" w:color="auto"/>
            <w:bottom w:val="none" w:sz="0" w:space="0" w:color="auto"/>
            <w:right w:val="none" w:sz="0" w:space="0" w:color="auto"/>
          </w:divBdr>
        </w:div>
        <w:div w:id="1034772195">
          <w:marLeft w:val="640"/>
          <w:marRight w:val="0"/>
          <w:marTop w:val="0"/>
          <w:marBottom w:val="0"/>
          <w:divBdr>
            <w:top w:val="none" w:sz="0" w:space="0" w:color="auto"/>
            <w:left w:val="none" w:sz="0" w:space="0" w:color="auto"/>
            <w:bottom w:val="none" w:sz="0" w:space="0" w:color="auto"/>
            <w:right w:val="none" w:sz="0" w:space="0" w:color="auto"/>
          </w:divBdr>
        </w:div>
        <w:div w:id="1239364799">
          <w:marLeft w:val="640"/>
          <w:marRight w:val="0"/>
          <w:marTop w:val="0"/>
          <w:marBottom w:val="0"/>
          <w:divBdr>
            <w:top w:val="none" w:sz="0" w:space="0" w:color="auto"/>
            <w:left w:val="none" w:sz="0" w:space="0" w:color="auto"/>
            <w:bottom w:val="none" w:sz="0" w:space="0" w:color="auto"/>
            <w:right w:val="none" w:sz="0" w:space="0" w:color="auto"/>
          </w:divBdr>
        </w:div>
        <w:div w:id="431972805">
          <w:marLeft w:val="640"/>
          <w:marRight w:val="0"/>
          <w:marTop w:val="0"/>
          <w:marBottom w:val="0"/>
          <w:divBdr>
            <w:top w:val="none" w:sz="0" w:space="0" w:color="auto"/>
            <w:left w:val="none" w:sz="0" w:space="0" w:color="auto"/>
            <w:bottom w:val="none" w:sz="0" w:space="0" w:color="auto"/>
            <w:right w:val="none" w:sz="0" w:space="0" w:color="auto"/>
          </w:divBdr>
        </w:div>
        <w:div w:id="1624338037">
          <w:marLeft w:val="640"/>
          <w:marRight w:val="0"/>
          <w:marTop w:val="0"/>
          <w:marBottom w:val="0"/>
          <w:divBdr>
            <w:top w:val="none" w:sz="0" w:space="0" w:color="auto"/>
            <w:left w:val="none" w:sz="0" w:space="0" w:color="auto"/>
            <w:bottom w:val="none" w:sz="0" w:space="0" w:color="auto"/>
            <w:right w:val="none" w:sz="0" w:space="0" w:color="auto"/>
          </w:divBdr>
        </w:div>
      </w:divsChild>
    </w:div>
    <w:div w:id="842276808">
      <w:bodyDiv w:val="1"/>
      <w:marLeft w:val="0"/>
      <w:marRight w:val="0"/>
      <w:marTop w:val="0"/>
      <w:marBottom w:val="0"/>
      <w:divBdr>
        <w:top w:val="none" w:sz="0" w:space="0" w:color="auto"/>
        <w:left w:val="none" w:sz="0" w:space="0" w:color="auto"/>
        <w:bottom w:val="none" w:sz="0" w:space="0" w:color="auto"/>
        <w:right w:val="none" w:sz="0" w:space="0" w:color="auto"/>
      </w:divBdr>
      <w:divsChild>
        <w:div w:id="997074683">
          <w:marLeft w:val="640"/>
          <w:marRight w:val="0"/>
          <w:marTop w:val="0"/>
          <w:marBottom w:val="0"/>
          <w:divBdr>
            <w:top w:val="none" w:sz="0" w:space="0" w:color="auto"/>
            <w:left w:val="none" w:sz="0" w:space="0" w:color="auto"/>
            <w:bottom w:val="none" w:sz="0" w:space="0" w:color="auto"/>
            <w:right w:val="none" w:sz="0" w:space="0" w:color="auto"/>
          </w:divBdr>
        </w:div>
        <w:div w:id="7299766">
          <w:marLeft w:val="640"/>
          <w:marRight w:val="0"/>
          <w:marTop w:val="0"/>
          <w:marBottom w:val="0"/>
          <w:divBdr>
            <w:top w:val="none" w:sz="0" w:space="0" w:color="auto"/>
            <w:left w:val="none" w:sz="0" w:space="0" w:color="auto"/>
            <w:bottom w:val="none" w:sz="0" w:space="0" w:color="auto"/>
            <w:right w:val="none" w:sz="0" w:space="0" w:color="auto"/>
          </w:divBdr>
        </w:div>
        <w:div w:id="22635108">
          <w:marLeft w:val="640"/>
          <w:marRight w:val="0"/>
          <w:marTop w:val="0"/>
          <w:marBottom w:val="0"/>
          <w:divBdr>
            <w:top w:val="none" w:sz="0" w:space="0" w:color="auto"/>
            <w:left w:val="none" w:sz="0" w:space="0" w:color="auto"/>
            <w:bottom w:val="none" w:sz="0" w:space="0" w:color="auto"/>
            <w:right w:val="none" w:sz="0" w:space="0" w:color="auto"/>
          </w:divBdr>
        </w:div>
        <w:div w:id="897859819">
          <w:marLeft w:val="640"/>
          <w:marRight w:val="0"/>
          <w:marTop w:val="0"/>
          <w:marBottom w:val="0"/>
          <w:divBdr>
            <w:top w:val="none" w:sz="0" w:space="0" w:color="auto"/>
            <w:left w:val="none" w:sz="0" w:space="0" w:color="auto"/>
            <w:bottom w:val="none" w:sz="0" w:space="0" w:color="auto"/>
            <w:right w:val="none" w:sz="0" w:space="0" w:color="auto"/>
          </w:divBdr>
        </w:div>
        <w:div w:id="5207549">
          <w:marLeft w:val="640"/>
          <w:marRight w:val="0"/>
          <w:marTop w:val="0"/>
          <w:marBottom w:val="0"/>
          <w:divBdr>
            <w:top w:val="none" w:sz="0" w:space="0" w:color="auto"/>
            <w:left w:val="none" w:sz="0" w:space="0" w:color="auto"/>
            <w:bottom w:val="none" w:sz="0" w:space="0" w:color="auto"/>
            <w:right w:val="none" w:sz="0" w:space="0" w:color="auto"/>
          </w:divBdr>
        </w:div>
        <w:div w:id="91971999">
          <w:marLeft w:val="640"/>
          <w:marRight w:val="0"/>
          <w:marTop w:val="0"/>
          <w:marBottom w:val="0"/>
          <w:divBdr>
            <w:top w:val="none" w:sz="0" w:space="0" w:color="auto"/>
            <w:left w:val="none" w:sz="0" w:space="0" w:color="auto"/>
            <w:bottom w:val="none" w:sz="0" w:space="0" w:color="auto"/>
            <w:right w:val="none" w:sz="0" w:space="0" w:color="auto"/>
          </w:divBdr>
        </w:div>
        <w:div w:id="1077166928">
          <w:marLeft w:val="640"/>
          <w:marRight w:val="0"/>
          <w:marTop w:val="0"/>
          <w:marBottom w:val="0"/>
          <w:divBdr>
            <w:top w:val="none" w:sz="0" w:space="0" w:color="auto"/>
            <w:left w:val="none" w:sz="0" w:space="0" w:color="auto"/>
            <w:bottom w:val="none" w:sz="0" w:space="0" w:color="auto"/>
            <w:right w:val="none" w:sz="0" w:space="0" w:color="auto"/>
          </w:divBdr>
        </w:div>
        <w:div w:id="2006276376">
          <w:marLeft w:val="640"/>
          <w:marRight w:val="0"/>
          <w:marTop w:val="0"/>
          <w:marBottom w:val="0"/>
          <w:divBdr>
            <w:top w:val="none" w:sz="0" w:space="0" w:color="auto"/>
            <w:left w:val="none" w:sz="0" w:space="0" w:color="auto"/>
            <w:bottom w:val="none" w:sz="0" w:space="0" w:color="auto"/>
            <w:right w:val="none" w:sz="0" w:space="0" w:color="auto"/>
          </w:divBdr>
        </w:div>
        <w:div w:id="95247043">
          <w:marLeft w:val="640"/>
          <w:marRight w:val="0"/>
          <w:marTop w:val="0"/>
          <w:marBottom w:val="0"/>
          <w:divBdr>
            <w:top w:val="none" w:sz="0" w:space="0" w:color="auto"/>
            <w:left w:val="none" w:sz="0" w:space="0" w:color="auto"/>
            <w:bottom w:val="none" w:sz="0" w:space="0" w:color="auto"/>
            <w:right w:val="none" w:sz="0" w:space="0" w:color="auto"/>
          </w:divBdr>
        </w:div>
        <w:div w:id="431709718">
          <w:marLeft w:val="640"/>
          <w:marRight w:val="0"/>
          <w:marTop w:val="0"/>
          <w:marBottom w:val="0"/>
          <w:divBdr>
            <w:top w:val="none" w:sz="0" w:space="0" w:color="auto"/>
            <w:left w:val="none" w:sz="0" w:space="0" w:color="auto"/>
            <w:bottom w:val="none" w:sz="0" w:space="0" w:color="auto"/>
            <w:right w:val="none" w:sz="0" w:space="0" w:color="auto"/>
          </w:divBdr>
        </w:div>
        <w:div w:id="365833998">
          <w:marLeft w:val="640"/>
          <w:marRight w:val="0"/>
          <w:marTop w:val="0"/>
          <w:marBottom w:val="0"/>
          <w:divBdr>
            <w:top w:val="none" w:sz="0" w:space="0" w:color="auto"/>
            <w:left w:val="none" w:sz="0" w:space="0" w:color="auto"/>
            <w:bottom w:val="none" w:sz="0" w:space="0" w:color="auto"/>
            <w:right w:val="none" w:sz="0" w:space="0" w:color="auto"/>
          </w:divBdr>
        </w:div>
        <w:div w:id="1063481768">
          <w:marLeft w:val="640"/>
          <w:marRight w:val="0"/>
          <w:marTop w:val="0"/>
          <w:marBottom w:val="0"/>
          <w:divBdr>
            <w:top w:val="none" w:sz="0" w:space="0" w:color="auto"/>
            <w:left w:val="none" w:sz="0" w:space="0" w:color="auto"/>
            <w:bottom w:val="none" w:sz="0" w:space="0" w:color="auto"/>
            <w:right w:val="none" w:sz="0" w:space="0" w:color="auto"/>
          </w:divBdr>
        </w:div>
        <w:div w:id="1365667797">
          <w:marLeft w:val="640"/>
          <w:marRight w:val="0"/>
          <w:marTop w:val="0"/>
          <w:marBottom w:val="0"/>
          <w:divBdr>
            <w:top w:val="none" w:sz="0" w:space="0" w:color="auto"/>
            <w:left w:val="none" w:sz="0" w:space="0" w:color="auto"/>
            <w:bottom w:val="none" w:sz="0" w:space="0" w:color="auto"/>
            <w:right w:val="none" w:sz="0" w:space="0" w:color="auto"/>
          </w:divBdr>
        </w:div>
        <w:div w:id="2043699476">
          <w:marLeft w:val="640"/>
          <w:marRight w:val="0"/>
          <w:marTop w:val="0"/>
          <w:marBottom w:val="0"/>
          <w:divBdr>
            <w:top w:val="none" w:sz="0" w:space="0" w:color="auto"/>
            <w:left w:val="none" w:sz="0" w:space="0" w:color="auto"/>
            <w:bottom w:val="none" w:sz="0" w:space="0" w:color="auto"/>
            <w:right w:val="none" w:sz="0" w:space="0" w:color="auto"/>
          </w:divBdr>
        </w:div>
        <w:div w:id="1819883500">
          <w:marLeft w:val="640"/>
          <w:marRight w:val="0"/>
          <w:marTop w:val="0"/>
          <w:marBottom w:val="0"/>
          <w:divBdr>
            <w:top w:val="none" w:sz="0" w:space="0" w:color="auto"/>
            <w:left w:val="none" w:sz="0" w:space="0" w:color="auto"/>
            <w:bottom w:val="none" w:sz="0" w:space="0" w:color="auto"/>
            <w:right w:val="none" w:sz="0" w:space="0" w:color="auto"/>
          </w:divBdr>
        </w:div>
        <w:div w:id="2130198300">
          <w:marLeft w:val="640"/>
          <w:marRight w:val="0"/>
          <w:marTop w:val="0"/>
          <w:marBottom w:val="0"/>
          <w:divBdr>
            <w:top w:val="none" w:sz="0" w:space="0" w:color="auto"/>
            <w:left w:val="none" w:sz="0" w:space="0" w:color="auto"/>
            <w:bottom w:val="none" w:sz="0" w:space="0" w:color="auto"/>
            <w:right w:val="none" w:sz="0" w:space="0" w:color="auto"/>
          </w:divBdr>
        </w:div>
        <w:div w:id="648364007">
          <w:marLeft w:val="640"/>
          <w:marRight w:val="0"/>
          <w:marTop w:val="0"/>
          <w:marBottom w:val="0"/>
          <w:divBdr>
            <w:top w:val="none" w:sz="0" w:space="0" w:color="auto"/>
            <w:left w:val="none" w:sz="0" w:space="0" w:color="auto"/>
            <w:bottom w:val="none" w:sz="0" w:space="0" w:color="auto"/>
            <w:right w:val="none" w:sz="0" w:space="0" w:color="auto"/>
          </w:divBdr>
        </w:div>
        <w:div w:id="438763816">
          <w:marLeft w:val="640"/>
          <w:marRight w:val="0"/>
          <w:marTop w:val="0"/>
          <w:marBottom w:val="0"/>
          <w:divBdr>
            <w:top w:val="none" w:sz="0" w:space="0" w:color="auto"/>
            <w:left w:val="none" w:sz="0" w:space="0" w:color="auto"/>
            <w:bottom w:val="none" w:sz="0" w:space="0" w:color="auto"/>
            <w:right w:val="none" w:sz="0" w:space="0" w:color="auto"/>
          </w:divBdr>
        </w:div>
        <w:div w:id="1470593175">
          <w:marLeft w:val="640"/>
          <w:marRight w:val="0"/>
          <w:marTop w:val="0"/>
          <w:marBottom w:val="0"/>
          <w:divBdr>
            <w:top w:val="none" w:sz="0" w:space="0" w:color="auto"/>
            <w:left w:val="none" w:sz="0" w:space="0" w:color="auto"/>
            <w:bottom w:val="none" w:sz="0" w:space="0" w:color="auto"/>
            <w:right w:val="none" w:sz="0" w:space="0" w:color="auto"/>
          </w:divBdr>
        </w:div>
        <w:div w:id="1632979111">
          <w:marLeft w:val="640"/>
          <w:marRight w:val="0"/>
          <w:marTop w:val="0"/>
          <w:marBottom w:val="0"/>
          <w:divBdr>
            <w:top w:val="none" w:sz="0" w:space="0" w:color="auto"/>
            <w:left w:val="none" w:sz="0" w:space="0" w:color="auto"/>
            <w:bottom w:val="none" w:sz="0" w:space="0" w:color="auto"/>
            <w:right w:val="none" w:sz="0" w:space="0" w:color="auto"/>
          </w:divBdr>
        </w:div>
        <w:div w:id="1021512109">
          <w:marLeft w:val="640"/>
          <w:marRight w:val="0"/>
          <w:marTop w:val="0"/>
          <w:marBottom w:val="0"/>
          <w:divBdr>
            <w:top w:val="none" w:sz="0" w:space="0" w:color="auto"/>
            <w:left w:val="none" w:sz="0" w:space="0" w:color="auto"/>
            <w:bottom w:val="none" w:sz="0" w:space="0" w:color="auto"/>
            <w:right w:val="none" w:sz="0" w:space="0" w:color="auto"/>
          </w:divBdr>
        </w:div>
        <w:div w:id="823932211">
          <w:marLeft w:val="640"/>
          <w:marRight w:val="0"/>
          <w:marTop w:val="0"/>
          <w:marBottom w:val="0"/>
          <w:divBdr>
            <w:top w:val="none" w:sz="0" w:space="0" w:color="auto"/>
            <w:left w:val="none" w:sz="0" w:space="0" w:color="auto"/>
            <w:bottom w:val="none" w:sz="0" w:space="0" w:color="auto"/>
            <w:right w:val="none" w:sz="0" w:space="0" w:color="auto"/>
          </w:divBdr>
        </w:div>
        <w:div w:id="12809646">
          <w:marLeft w:val="640"/>
          <w:marRight w:val="0"/>
          <w:marTop w:val="0"/>
          <w:marBottom w:val="0"/>
          <w:divBdr>
            <w:top w:val="none" w:sz="0" w:space="0" w:color="auto"/>
            <w:left w:val="none" w:sz="0" w:space="0" w:color="auto"/>
            <w:bottom w:val="none" w:sz="0" w:space="0" w:color="auto"/>
            <w:right w:val="none" w:sz="0" w:space="0" w:color="auto"/>
          </w:divBdr>
        </w:div>
        <w:div w:id="1176312365">
          <w:marLeft w:val="640"/>
          <w:marRight w:val="0"/>
          <w:marTop w:val="0"/>
          <w:marBottom w:val="0"/>
          <w:divBdr>
            <w:top w:val="none" w:sz="0" w:space="0" w:color="auto"/>
            <w:left w:val="none" w:sz="0" w:space="0" w:color="auto"/>
            <w:bottom w:val="none" w:sz="0" w:space="0" w:color="auto"/>
            <w:right w:val="none" w:sz="0" w:space="0" w:color="auto"/>
          </w:divBdr>
        </w:div>
        <w:div w:id="888036974">
          <w:marLeft w:val="640"/>
          <w:marRight w:val="0"/>
          <w:marTop w:val="0"/>
          <w:marBottom w:val="0"/>
          <w:divBdr>
            <w:top w:val="none" w:sz="0" w:space="0" w:color="auto"/>
            <w:left w:val="none" w:sz="0" w:space="0" w:color="auto"/>
            <w:bottom w:val="none" w:sz="0" w:space="0" w:color="auto"/>
            <w:right w:val="none" w:sz="0" w:space="0" w:color="auto"/>
          </w:divBdr>
        </w:div>
        <w:div w:id="1044283062">
          <w:marLeft w:val="640"/>
          <w:marRight w:val="0"/>
          <w:marTop w:val="0"/>
          <w:marBottom w:val="0"/>
          <w:divBdr>
            <w:top w:val="none" w:sz="0" w:space="0" w:color="auto"/>
            <w:left w:val="none" w:sz="0" w:space="0" w:color="auto"/>
            <w:bottom w:val="none" w:sz="0" w:space="0" w:color="auto"/>
            <w:right w:val="none" w:sz="0" w:space="0" w:color="auto"/>
          </w:divBdr>
        </w:div>
        <w:div w:id="1100098864">
          <w:marLeft w:val="640"/>
          <w:marRight w:val="0"/>
          <w:marTop w:val="0"/>
          <w:marBottom w:val="0"/>
          <w:divBdr>
            <w:top w:val="none" w:sz="0" w:space="0" w:color="auto"/>
            <w:left w:val="none" w:sz="0" w:space="0" w:color="auto"/>
            <w:bottom w:val="none" w:sz="0" w:space="0" w:color="auto"/>
            <w:right w:val="none" w:sz="0" w:space="0" w:color="auto"/>
          </w:divBdr>
        </w:div>
        <w:div w:id="681277756">
          <w:marLeft w:val="640"/>
          <w:marRight w:val="0"/>
          <w:marTop w:val="0"/>
          <w:marBottom w:val="0"/>
          <w:divBdr>
            <w:top w:val="none" w:sz="0" w:space="0" w:color="auto"/>
            <w:left w:val="none" w:sz="0" w:space="0" w:color="auto"/>
            <w:bottom w:val="none" w:sz="0" w:space="0" w:color="auto"/>
            <w:right w:val="none" w:sz="0" w:space="0" w:color="auto"/>
          </w:divBdr>
        </w:div>
        <w:div w:id="322052990">
          <w:marLeft w:val="640"/>
          <w:marRight w:val="0"/>
          <w:marTop w:val="0"/>
          <w:marBottom w:val="0"/>
          <w:divBdr>
            <w:top w:val="none" w:sz="0" w:space="0" w:color="auto"/>
            <w:left w:val="none" w:sz="0" w:space="0" w:color="auto"/>
            <w:bottom w:val="none" w:sz="0" w:space="0" w:color="auto"/>
            <w:right w:val="none" w:sz="0" w:space="0" w:color="auto"/>
          </w:divBdr>
        </w:div>
        <w:div w:id="877861484">
          <w:marLeft w:val="640"/>
          <w:marRight w:val="0"/>
          <w:marTop w:val="0"/>
          <w:marBottom w:val="0"/>
          <w:divBdr>
            <w:top w:val="none" w:sz="0" w:space="0" w:color="auto"/>
            <w:left w:val="none" w:sz="0" w:space="0" w:color="auto"/>
            <w:bottom w:val="none" w:sz="0" w:space="0" w:color="auto"/>
            <w:right w:val="none" w:sz="0" w:space="0" w:color="auto"/>
          </w:divBdr>
        </w:div>
        <w:div w:id="603422172">
          <w:marLeft w:val="640"/>
          <w:marRight w:val="0"/>
          <w:marTop w:val="0"/>
          <w:marBottom w:val="0"/>
          <w:divBdr>
            <w:top w:val="none" w:sz="0" w:space="0" w:color="auto"/>
            <w:left w:val="none" w:sz="0" w:space="0" w:color="auto"/>
            <w:bottom w:val="none" w:sz="0" w:space="0" w:color="auto"/>
            <w:right w:val="none" w:sz="0" w:space="0" w:color="auto"/>
          </w:divBdr>
        </w:div>
        <w:div w:id="81420457">
          <w:marLeft w:val="640"/>
          <w:marRight w:val="0"/>
          <w:marTop w:val="0"/>
          <w:marBottom w:val="0"/>
          <w:divBdr>
            <w:top w:val="none" w:sz="0" w:space="0" w:color="auto"/>
            <w:left w:val="none" w:sz="0" w:space="0" w:color="auto"/>
            <w:bottom w:val="none" w:sz="0" w:space="0" w:color="auto"/>
            <w:right w:val="none" w:sz="0" w:space="0" w:color="auto"/>
          </w:divBdr>
        </w:div>
        <w:div w:id="1202018507">
          <w:marLeft w:val="640"/>
          <w:marRight w:val="0"/>
          <w:marTop w:val="0"/>
          <w:marBottom w:val="0"/>
          <w:divBdr>
            <w:top w:val="none" w:sz="0" w:space="0" w:color="auto"/>
            <w:left w:val="none" w:sz="0" w:space="0" w:color="auto"/>
            <w:bottom w:val="none" w:sz="0" w:space="0" w:color="auto"/>
            <w:right w:val="none" w:sz="0" w:space="0" w:color="auto"/>
          </w:divBdr>
        </w:div>
        <w:div w:id="391776317">
          <w:marLeft w:val="640"/>
          <w:marRight w:val="0"/>
          <w:marTop w:val="0"/>
          <w:marBottom w:val="0"/>
          <w:divBdr>
            <w:top w:val="none" w:sz="0" w:space="0" w:color="auto"/>
            <w:left w:val="none" w:sz="0" w:space="0" w:color="auto"/>
            <w:bottom w:val="none" w:sz="0" w:space="0" w:color="auto"/>
            <w:right w:val="none" w:sz="0" w:space="0" w:color="auto"/>
          </w:divBdr>
        </w:div>
        <w:div w:id="280962352">
          <w:marLeft w:val="640"/>
          <w:marRight w:val="0"/>
          <w:marTop w:val="0"/>
          <w:marBottom w:val="0"/>
          <w:divBdr>
            <w:top w:val="none" w:sz="0" w:space="0" w:color="auto"/>
            <w:left w:val="none" w:sz="0" w:space="0" w:color="auto"/>
            <w:bottom w:val="none" w:sz="0" w:space="0" w:color="auto"/>
            <w:right w:val="none" w:sz="0" w:space="0" w:color="auto"/>
          </w:divBdr>
        </w:div>
        <w:div w:id="860047235">
          <w:marLeft w:val="640"/>
          <w:marRight w:val="0"/>
          <w:marTop w:val="0"/>
          <w:marBottom w:val="0"/>
          <w:divBdr>
            <w:top w:val="none" w:sz="0" w:space="0" w:color="auto"/>
            <w:left w:val="none" w:sz="0" w:space="0" w:color="auto"/>
            <w:bottom w:val="none" w:sz="0" w:space="0" w:color="auto"/>
            <w:right w:val="none" w:sz="0" w:space="0" w:color="auto"/>
          </w:divBdr>
        </w:div>
        <w:div w:id="78909072">
          <w:marLeft w:val="640"/>
          <w:marRight w:val="0"/>
          <w:marTop w:val="0"/>
          <w:marBottom w:val="0"/>
          <w:divBdr>
            <w:top w:val="none" w:sz="0" w:space="0" w:color="auto"/>
            <w:left w:val="none" w:sz="0" w:space="0" w:color="auto"/>
            <w:bottom w:val="none" w:sz="0" w:space="0" w:color="auto"/>
            <w:right w:val="none" w:sz="0" w:space="0" w:color="auto"/>
          </w:divBdr>
        </w:div>
        <w:div w:id="1106386380">
          <w:marLeft w:val="640"/>
          <w:marRight w:val="0"/>
          <w:marTop w:val="0"/>
          <w:marBottom w:val="0"/>
          <w:divBdr>
            <w:top w:val="none" w:sz="0" w:space="0" w:color="auto"/>
            <w:left w:val="none" w:sz="0" w:space="0" w:color="auto"/>
            <w:bottom w:val="none" w:sz="0" w:space="0" w:color="auto"/>
            <w:right w:val="none" w:sz="0" w:space="0" w:color="auto"/>
          </w:divBdr>
        </w:div>
        <w:div w:id="723064444">
          <w:marLeft w:val="640"/>
          <w:marRight w:val="0"/>
          <w:marTop w:val="0"/>
          <w:marBottom w:val="0"/>
          <w:divBdr>
            <w:top w:val="none" w:sz="0" w:space="0" w:color="auto"/>
            <w:left w:val="none" w:sz="0" w:space="0" w:color="auto"/>
            <w:bottom w:val="none" w:sz="0" w:space="0" w:color="auto"/>
            <w:right w:val="none" w:sz="0" w:space="0" w:color="auto"/>
          </w:divBdr>
        </w:div>
        <w:div w:id="410469226">
          <w:marLeft w:val="640"/>
          <w:marRight w:val="0"/>
          <w:marTop w:val="0"/>
          <w:marBottom w:val="0"/>
          <w:divBdr>
            <w:top w:val="none" w:sz="0" w:space="0" w:color="auto"/>
            <w:left w:val="none" w:sz="0" w:space="0" w:color="auto"/>
            <w:bottom w:val="none" w:sz="0" w:space="0" w:color="auto"/>
            <w:right w:val="none" w:sz="0" w:space="0" w:color="auto"/>
          </w:divBdr>
        </w:div>
        <w:div w:id="1308705614">
          <w:marLeft w:val="640"/>
          <w:marRight w:val="0"/>
          <w:marTop w:val="0"/>
          <w:marBottom w:val="0"/>
          <w:divBdr>
            <w:top w:val="none" w:sz="0" w:space="0" w:color="auto"/>
            <w:left w:val="none" w:sz="0" w:space="0" w:color="auto"/>
            <w:bottom w:val="none" w:sz="0" w:space="0" w:color="auto"/>
            <w:right w:val="none" w:sz="0" w:space="0" w:color="auto"/>
          </w:divBdr>
        </w:div>
        <w:div w:id="887884944">
          <w:marLeft w:val="640"/>
          <w:marRight w:val="0"/>
          <w:marTop w:val="0"/>
          <w:marBottom w:val="0"/>
          <w:divBdr>
            <w:top w:val="none" w:sz="0" w:space="0" w:color="auto"/>
            <w:left w:val="none" w:sz="0" w:space="0" w:color="auto"/>
            <w:bottom w:val="none" w:sz="0" w:space="0" w:color="auto"/>
            <w:right w:val="none" w:sz="0" w:space="0" w:color="auto"/>
          </w:divBdr>
        </w:div>
        <w:div w:id="184560764">
          <w:marLeft w:val="640"/>
          <w:marRight w:val="0"/>
          <w:marTop w:val="0"/>
          <w:marBottom w:val="0"/>
          <w:divBdr>
            <w:top w:val="none" w:sz="0" w:space="0" w:color="auto"/>
            <w:left w:val="none" w:sz="0" w:space="0" w:color="auto"/>
            <w:bottom w:val="none" w:sz="0" w:space="0" w:color="auto"/>
            <w:right w:val="none" w:sz="0" w:space="0" w:color="auto"/>
          </w:divBdr>
        </w:div>
        <w:div w:id="370499709">
          <w:marLeft w:val="640"/>
          <w:marRight w:val="0"/>
          <w:marTop w:val="0"/>
          <w:marBottom w:val="0"/>
          <w:divBdr>
            <w:top w:val="none" w:sz="0" w:space="0" w:color="auto"/>
            <w:left w:val="none" w:sz="0" w:space="0" w:color="auto"/>
            <w:bottom w:val="none" w:sz="0" w:space="0" w:color="auto"/>
            <w:right w:val="none" w:sz="0" w:space="0" w:color="auto"/>
          </w:divBdr>
        </w:div>
        <w:div w:id="1348943654">
          <w:marLeft w:val="640"/>
          <w:marRight w:val="0"/>
          <w:marTop w:val="0"/>
          <w:marBottom w:val="0"/>
          <w:divBdr>
            <w:top w:val="none" w:sz="0" w:space="0" w:color="auto"/>
            <w:left w:val="none" w:sz="0" w:space="0" w:color="auto"/>
            <w:bottom w:val="none" w:sz="0" w:space="0" w:color="auto"/>
            <w:right w:val="none" w:sz="0" w:space="0" w:color="auto"/>
          </w:divBdr>
        </w:div>
        <w:div w:id="965503687">
          <w:marLeft w:val="640"/>
          <w:marRight w:val="0"/>
          <w:marTop w:val="0"/>
          <w:marBottom w:val="0"/>
          <w:divBdr>
            <w:top w:val="none" w:sz="0" w:space="0" w:color="auto"/>
            <w:left w:val="none" w:sz="0" w:space="0" w:color="auto"/>
            <w:bottom w:val="none" w:sz="0" w:space="0" w:color="auto"/>
            <w:right w:val="none" w:sz="0" w:space="0" w:color="auto"/>
          </w:divBdr>
        </w:div>
        <w:div w:id="2099447981">
          <w:marLeft w:val="640"/>
          <w:marRight w:val="0"/>
          <w:marTop w:val="0"/>
          <w:marBottom w:val="0"/>
          <w:divBdr>
            <w:top w:val="none" w:sz="0" w:space="0" w:color="auto"/>
            <w:left w:val="none" w:sz="0" w:space="0" w:color="auto"/>
            <w:bottom w:val="none" w:sz="0" w:space="0" w:color="auto"/>
            <w:right w:val="none" w:sz="0" w:space="0" w:color="auto"/>
          </w:divBdr>
        </w:div>
        <w:div w:id="1300497204">
          <w:marLeft w:val="640"/>
          <w:marRight w:val="0"/>
          <w:marTop w:val="0"/>
          <w:marBottom w:val="0"/>
          <w:divBdr>
            <w:top w:val="none" w:sz="0" w:space="0" w:color="auto"/>
            <w:left w:val="none" w:sz="0" w:space="0" w:color="auto"/>
            <w:bottom w:val="none" w:sz="0" w:space="0" w:color="auto"/>
            <w:right w:val="none" w:sz="0" w:space="0" w:color="auto"/>
          </w:divBdr>
        </w:div>
        <w:div w:id="1813014623">
          <w:marLeft w:val="640"/>
          <w:marRight w:val="0"/>
          <w:marTop w:val="0"/>
          <w:marBottom w:val="0"/>
          <w:divBdr>
            <w:top w:val="none" w:sz="0" w:space="0" w:color="auto"/>
            <w:left w:val="none" w:sz="0" w:space="0" w:color="auto"/>
            <w:bottom w:val="none" w:sz="0" w:space="0" w:color="auto"/>
            <w:right w:val="none" w:sz="0" w:space="0" w:color="auto"/>
          </w:divBdr>
        </w:div>
        <w:div w:id="485243470">
          <w:marLeft w:val="640"/>
          <w:marRight w:val="0"/>
          <w:marTop w:val="0"/>
          <w:marBottom w:val="0"/>
          <w:divBdr>
            <w:top w:val="none" w:sz="0" w:space="0" w:color="auto"/>
            <w:left w:val="none" w:sz="0" w:space="0" w:color="auto"/>
            <w:bottom w:val="none" w:sz="0" w:space="0" w:color="auto"/>
            <w:right w:val="none" w:sz="0" w:space="0" w:color="auto"/>
          </w:divBdr>
        </w:div>
        <w:div w:id="1513645575">
          <w:marLeft w:val="640"/>
          <w:marRight w:val="0"/>
          <w:marTop w:val="0"/>
          <w:marBottom w:val="0"/>
          <w:divBdr>
            <w:top w:val="none" w:sz="0" w:space="0" w:color="auto"/>
            <w:left w:val="none" w:sz="0" w:space="0" w:color="auto"/>
            <w:bottom w:val="none" w:sz="0" w:space="0" w:color="auto"/>
            <w:right w:val="none" w:sz="0" w:space="0" w:color="auto"/>
          </w:divBdr>
        </w:div>
        <w:div w:id="1077437387">
          <w:marLeft w:val="640"/>
          <w:marRight w:val="0"/>
          <w:marTop w:val="0"/>
          <w:marBottom w:val="0"/>
          <w:divBdr>
            <w:top w:val="none" w:sz="0" w:space="0" w:color="auto"/>
            <w:left w:val="none" w:sz="0" w:space="0" w:color="auto"/>
            <w:bottom w:val="none" w:sz="0" w:space="0" w:color="auto"/>
            <w:right w:val="none" w:sz="0" w:space="0" w:color="auto"/>
          </w:divBdr>
        </w:div>
        <w:div w:id="135463024">
          <w:marLeft w:val="640"/>
          <w:marRight w:val="0"/>
          <w:marTop w:val="0"/>
          <w:marBottom w:val="0"/>
          <w:divBdr>
            <w:top w:val="none" w:sz="0" w:space="0" w:color="auto"/>
            <w:left w:val="none" w:sz="0" w:space="0" w:color="auto"/>
            <w:bottom w:val="none" w:sz="0" w:space="0" w:color="auto"/>
            <w:right w:val="none" w:sz="0" w:space="0" w:color="auto"/>
          </w:divBdr>
        </w:div>
        <w:div w:id="1433740429">
          <w:marLeft w:val="640"/>
          <w:marRight w:val="0"/>
          <w:marTop w:val="0"/>
          <w:marBottom w:val="0"/>
          <w:divBdr>
            <w:top w:val="none" w:sz="0" w:space="0" w:color="auto"/>
            <w:left w:val="none" w:sz="0" w:space="0" w:color="auto"/>
            <w:bottom w:val="none" w:sz="0" w:space="0" w:color="auto"/>
            <w:right w:val="none" w:sz="0" w:space="0" w:color="auto"/>
          </w:divBdr>
        </w:div>
        <w:div w:id="1290209047">
          <w:marLeft w:val="640"/>
          <w:marRight w:val="0"/>
          <w:marTop w:val="0"/>
          <w:marBottom w:val="0"/>
          <w:divBdr>
            <w:top w:val="none" w:sz="0" w:space="0" w:color="auto"/>
            <w:left w:val="none" w:sz="0" w:space="0" w:color="auto"/>
            <w:bottom w:val="none" w:sz="0" w:space="0" w:color="auto"/>
            <w:right w:val="none" w:sz="0" w:space="0" w:color="auto"/>
          </w:divBdr>
        </w:div>
        <w:div w:id="420297044">
          <w:marLeft w:val="640"/>
          <w:marRight w:val="0"/>
          <w:marTop w:val="0"/>
          <w:marBottom w:val="0"/>
          <w:divBdr>
            <w:top w:val="none" w:sz="0" w:space="0" w:color="auto"/>
            <w:left w:val="none" w:sz="0" w:space="0" w:color="auto"/>
            <w:bottom w:val="none" w:sz="0" w:space="0" w:color="auto"/>
            <w:right w:val="none" w:sz="0" w:space="0" w:color="auto"/>
          </w:divBdr>
        </w:div>
        <w:div w:id="1517307425">
          <w:marLeft w:val="640"/>
          <w:marRight w:val="0"/>
          <w:marTop w:val="0"/>
          <w:marBottom w:val="0"/>
          <w:divBdr>
            <w:top w:val="none" w:sz="0" w:space="0" w:color="auto"/>
            <w:left w:val="none" w:sz="0" w:space="0" w:color="auto"/>
            <w:bottom w:val="none" w:sz="0" w:space="0" w:color="auto"/>
            <w:right w:val="none" w:sz="0" w:space="0" w:color="auto"/>
          </w:divBdr>
        </w:div>
        <w:div w:id="94518460">
          <w:marLeft w:val="640"/>
          <w:marRight w:val="0"/>
          <w:marTop w:val="0"/>
          <w:marBottom w:val="0"/>
          <w:divBdr>
            <w:top w:val="none" w:sz="0" w:space="0" w:color="auto"/>
            <w:left w:val="none" w:sz="0" w:space="0" w:color="auto"/>
            <w:bottom w:val="none" w:sz="0" w:space="0" w:color="auto"/>
            <w:right w:val="none" w:sz="0" w:space="0" w:color="auto"/>
          </w:divBdr>
        </w:div>
        <w:div w:id="96947565">
          <w:marLeft w:val="640"/>
          <w:marRight w:val="0"/>
          <w:marTop w:val="0"/>
          <w:marBottom w:val="0"/>
          <w:divBdr>
            <w:top w:val="none" w:sz="0" w:space="0" w:color="auto"/>
            <w:left w:val="none" w:sz="0" w:space="0" w:color="auto"/>
            <w:bottom w:val="none" w:sz="0" w:space="0" w:color="auto"/>
            <w:right w:val="none" w:sz="0" w:space="0" w:color="auto"/>
          </w:divBdr>
        </w:div>
        <w:div w:id="1879930771">
          <w:marLeft w:val="640"/>
          <w:marRight w:val="0"/>
          <w:marTop w:val="0"/>
          <w:marBottom w:val="0"/>
          <w:divBdr>
            <w:top w:val="none" w:sz="0" w:space="0" w:color="auto"/>
            <w:left w:val="none" w:sz="0" w:space="0" w:color="auto"/>
            <w:bottom w:val="none" w:sz="0" w:space="0" w:color="auto"/>
            <w:right w:val="none" w:sz="0" w:space="0" w:color="auto"/>
          </w:divBdr>
        </w:div>
        <w:div w:id="1555655218">
          <w:marLeft w:val="640"/>
          <w:marRight w:val="0"/>
          <w:marTop w:val="0"/>
          <w:marBottom w:val="0"/>
          <w:divBdr>
            <w:top w:val="none" w:sz="0" w:space="0" w:color="auto"/>
            <w:left w:val="none" w:sz="0" w:space="0" w:color="auto"/>
            <w:bottom w:val="none" w:sz="0" w:space="0" w:color="auto"/>
            <w:right w:val="none" w:sz="0" w:space="0" w:color="auto"/>
          </w:divBdr>
        </w:div>
        <w:div w:id="448546490">
          <w:marLeft w:val="640"/>
          <w:marRight w:val="0"/>
          <w:marTop w:val="0"/>
          <w:marBottom w:val="0"/>
          <w:divBdr>
            <w:top w:val="none" w:sz="0" w:space="0" w:color="auto"/>
            <w:left w:val="none" w:sz="0" w:space="0" w:color="auto"/>
            <w:bottom w:val="none" w:sz="0" w:space="0" w:color="auto"/>
            <w:right w:val="none" w:sz="0" w:space="0" w:color="auto"/>
          </w:divBdr>
        </w:div>
        <w:div w:id="1712337683">
          <w:marLeft w:val="640"/>
          <w:marRight w:val="0"/>
          <w:marTop w:val="0"/>
          <w:marBottom w:val="0"/>
          <w:divBdr>
            <w:top w:val="none" w:sz="0" w:space="0" w:color="auto"/>
            <w:left w:val="none" w:sz="0" w:space="0" w:color="auto"/>
            <w:bottom w:val="none" w:sz="0" w:space="0" w:color="auto"/>
            <w:right w:val="none" w:sz="0" w:space="0" w:color="auto"/>
          </w:divBdr>
        </w:div>
        <w:div w:id="1989165190">
          <w:marLeft w:val="640"/>
          <w:marRight w:val="0"/>
          <w:marTop w:val="0"/>
          <w:marBottom w:val="0"/>
          <w:divBdr>
            <w:top w:val="none" w:sz="0" w:space="0" w:color="auto"/>
            <w:left w:val="none" w:sz="0" w:space="0" w:color="auto"/>
            <w:bottom w:val="none" w:sz="0" w:space="0" w:color="auto"/>
            <w:right w:val="none" w:sz="0" w:space="0" w:color="auto"/>
          </w:divBdr>
        </w:div>
        <w:div w:id="19747309">
          <w:marLeft w:val="640"/>
          <w:marRight w:val="0"/>
          <w:marTop w:val="0"/>
          <w:marBottom w:val="0"/>
          <w:divBdr>
            <w:top w:val="none" w:sz="0" w:space="0" w:color="auto"/>
            <w:left w:val="none" w:sz="0" w:space="0" w:color="auto"/>
            <w:bottom w:val="none" w:sz="0" w:space="0" w:color="auto"/>
            <w:right w:val="none" w:sz="0" w:space="0" w:color="auto"/>
          </w:divBdr>
        </w:div>
        <w:div w:id="93980523">
          <w:marLeft w:val="640"/>
          <w:marRight w:val="0"/>
          <w:marTop w:val="0"/>
          <w:marBottom w:val="0"/>
          <w:divBdr>
            <w:top w:val="none" w:sz="0" w:space="0" w:color="auto"/>
            <w:left w:val="none" w:sz="0" w:space="0" w:color="auto"/>
            <w:bottom w:val="none" w:sz="0" w:space="0" w:color="auto"/>
            <w:right w:val="none" w:sz="0" w:space="0" w:color="auto"/>
          </w:divBdr>
        </w:div>
        <w:div w:id="524563016">
          <w:marLeft w:val="640"/>
          <w:marRight w:val="0"/>
          <w:marTop w:val="0"/>
          <w:marBottom w:val="0"/>
          <w:divBdr>
            <w:top w:val="none" w:sz="0" w:space="0" w:color="auto"/>
            <w:left w:val="none" w:sz="0" w:space="0" w:color="auto"/>
            <w:bottom w:val="none" w:sz="0" w:space="0" w:color="auto"/>
            <w:right w:val="none" w:sz="0" w:space="0" w:color="auto"/>
          </w:divBdr>
        </w:div>
        <w:div w:id="2034916726">
          <w:marLeft w:val="640"/>
          <w:marRight w:val="0"/>
          <w:marTop w:val="0"/>
          <w:marBottom w:val="0"/>
          <w:divBdr>
            <w:top w:val="none" w:sz="0" w:space="0" w:color="auto"/>
            <w:left w:val="none" w:sz="0" w:space="0" w:color="auto"/>
            <w:bottom w:val="none" w:sz="0" w:space="0" w:color="auto"/>
            <w:right w:val="none" w:sz="0" w:space="0" w:color="auto"/>
          </w:divBdr>
        </w:div>
        <w:div w:id="378093263">
          <w:marLeft w:val="640"/>
          <w:marRight w:val="0"/>
          <w:marTop w:val="0"/>
          <w:marBottom w:val="0"/>
          <w:divBdr>
            <w:top w:val="none" w:sz="0" w:space="0" w:color="auto"/>
            <w:left w:val="none" w:sz="0" w:space="0" w:color="auto"/>
            <w:bottom w:val="none" w:sz="0" w:space="0" w:color="auto"/>
            <w:right w:val="none" w:sz="0" w:space="0" w:color="auto"/>
          </w:divBdr>
        </w:div>
        <w:div w:id="636569533">
          <w:marLeft w:val="640"/>
          <w:marRight w:val="0"/>
          <w:marTop w:val="0"/>
          <w:marBottom w:val="0"/>
          <w:divBdr>
            <w:top w:val="none" w:sz="0" w:space="0" w:color="auto"/>
            <w:left w:val="none" w:sz="0" w:space="0" w:color="auto"/>
            <w:bottom w:val="none" w:sz="0" w:space="0" w:color="auto"/>
            <w:right w:val="none" w:sz="0" w:space="0" w:color="auto"/>
          </w:divBdr>
        </w:div>
        <w:div w:id="1183476097">
          <w:marLeft w:val="640"/>
          <w:marRight w:val="0"/>
          <w:marTop w:val="0"/>
          <w:marBottom w:val="0"/>
          <w:divBdr>
            <w:top w:val="none" w:sz="0" w:space="0" w:color="auto"/>
            <w:left w:val="none" w:sz="0" w:space="0" w:color="auto"/>
            <w:bottom w:val="none" w:sz="0" w:space="0" w:color="auto"/>
            <w:right w:val="none" w:sz="0" w:space="0" w:color="auto"/>
          </w:divBdr>
        </w:div>
        <w:div w:id="238564053">
          <w:marLeft w:val="640"/>
          <w:marRight w:val="0"/>
          <w:marTop w:val="0"/>
          <w:marBottom w:val="0"/>
          <w:divBdr>
            <w:top w:val="none" w:sz="0" w:space="0" w:color="auto"/>
            <w:left w:val="none" w:sz="0" w:space="0" w:color="auto"/>
            <w:bottom w:val="none" w:sz="0" w:space="0" w:color="auto"/>
            <w:right w:val="none" w:sz="0" w:space="0" w:color="auto"/>
          </w:divBdr>
        </w:div>
        <w:div w:id="744568354">
          <w:marLeft w:val="640"/>
          <w:marRight w:val="0"/>
          <w:marTop w:val="0"/>
          <w:marBottom w:val="0"/>
          <w:divBdr>
            <w:top w:val="none" w:sz="0" w:space="0" w:color="auto"/>
            <w:left w:val="none" w:sz="0" w:space="0" w:color="auto"/>
            <w:bottom w:val="none" w:sz="0" w:space="0" w:color="auto"/>
            <w:right w:val="none" w:sz="0" w:space="0" w:color="auto"/>
          </w:divBdr>
        </w:div>
        <w:div w:id="1035697674">
          <w:marLeft w:val="640"/>
          <w:marRight w:val="0"/>
          <w:marTop w:val="0"/>
          <w:marBottom w:val="0"/>
          <w:divBdr>
            <w:top w:val="none" w:sz="0" w:space="0" w:color="auto"/>
            <w:left w:val="none" w:sz="0" w:space="0" w:color="auto"/>
            <w:bottom w:val="none" w:sz="0" w:space="0" w:color="auto"/>
            <w:right w:val="none" w:sz="0" w:space="0" w:color="auto"/>
          </w:divBdr>
        </w:div>
        <w:div w:id="1707828145">
          <w:marLeft w:val="640"/>
          <w:marRight w:val="0"/>
          <w:marTop w:val="0"/>
          <w:marBottom w:val="0"/>
          <w:divBdr>
            <w:top w:val="none" w:sz="0" w:space="0" w:color="auto"/>
            <w:left w:val="none" w:sz="0" w:space="0" w:color="auto"/>
            <w:bottom w:val="none" w:sz="0" w:space="0" w:color="auto"/>
            <w:right w:val="none" w:sz="0" w:space="0" w:color="auto"/>
          </w:divBdr>
        </w:div>
        <w:div w:id="753743142">
          <w:marLeft w:val="640"/>
          <w:marRight w:val="0"/>
          <w:marTop w:val="0"/>
          <w:marBottom w:val="0"/>
          <w:divBdr>
            <w:top w:val="none" w:sz="0" w:space="0" w:color="auto"/>
            <w:left w:val="none" w:sz="0" w:space="0" w:color="auto"/>
            <w:bottom w:val="none" w:sz="0" w:space="0" w:color="auto"/>
            <w:right w:val="none" w:sz="0" w:space="0" w:color="auto"/>
          </w:divBdr>
        </w:div>
        <w:div w:id="393818896">
          <w:marLeft w:val="640"/>
          <w:marRight w:val="0"/>
          <w:marTop w:val="0"/>
          <w:marBottom w:val="0"/>
          <w:divBdr>
            <w:top w:val="none" w:sz="0" w:space="0" w:color="auto"/>
            <w:left w:val="none" w:sz="0" w:space="0" w:color="auto"/>
            <w:bottom w:val="none" w:sz="0" w:space="0" w:color="auto"/>
            <w:right w:val="none" w:sz="0" w:space="0" w:color="auto"/>
          </w:divBdr>
        </w:div>
        <w:div w:id="370149301">
          <w:marLeft w:val="640"/>
          <w:marRight w:val="0"/>
          <w:marTop w:val="0"/>
          <w:marBottom w:val="0"/>
          <w:divBdr>
            <w:top w:val="none" w:sz="0" w:space="0" w:color="auto"/>
            <w:left w:val="none" w:sz="0" w:space="0" w:color="auto"/>
            <w:bottom w:val="none" w:sz="0" w:space="0" w:color="auto"/>
            <w:right w:val="none" w:sz="0" w:space="0" w:color="auto"/>
          </w:divBdr>
        </w:div>
        <w:div w:id="750859886">
          <w:marLeft w:val="640"/>
          <w:marRight w:val="0"/>
          <w:marTop w:val="0"/>
          <w:marBottom w:val="0"/>
          <w:divBdr>
            <w:top w:val="none" w:sz="0" w:space="0" w:color="auto"/>
            <w:left w:val="none" w:sz="0" w:space="0" w:color="auto"/>
            <w:bottom w:val="none" w:sz="0" w:space="0" w:color="auto"/>
            <w:right w:val="none" w:sz="0" w:space="0" w:color="auto"/>
          </w:divBdr>
        </w:div>
        <w:div w:id="882519206">
          <w:marLeft w:val="640"/>
          <w:marRight w:val="0"/>
          <w:marTop w:val="0"/>
          <w:marBottom w:val="0"/>
          <w:divBdr>
            <w:top w:val="none" w:sz="0" w:space="0" w:color="auto"/>
            <w:left w:val="none" w:sz="0" w:space="0" w:color="auto"/>
            <w:bottom w:val="none" w:sz="0" w:space="0" w:color="auto"/>
            <w:right w:val="none" w:sz="0" w:space="0" w:color="auto"/>
          </w:divBdr>
        </w:div>
        <w:div w:id="56587944">
          <w:marLeft w:val="640"/>
          <w:marRight w:val="0"/>
          <w:marTop w:val="0"/>
          <w:marBottom w:val="0"/>
          <w:divBdr>
            <w:top w:val="none" w:sz="0" w:space="0" w:color="auto"/>
            <w:left w:val="none" w:sz="0" w:space="0" w:color="auto"/>
            <w:bottom w:val="none" w:sz="0" w:space="0" w:color="auto"/>
            <w:right w:val="none" w:sz="0" w:space="0" w:color="auto"/>
          </w:divBdr>
        </w:div>
        <w:div w:id="936254793">
          <w:marLeft w:val="640"/>
          <w:marRight w:val="0"/>
          <w:marTop w:val="0"/>
          <w:marBottom w:val="0"/>
          <w:divBdr>
            <w:top w:val="none" w:sz="0" w:space="0" w:color="auto"/>
            <w:left w:val="none" w:sz="0" w:space="0" w:color="auto"/>
            <w:bottom w:val="none" w:sz="0" w:space="0" w:color="auto"/>
            <w:right w:val="none" w:sz="0" w:space="0" w:color="auto"/>
          </w:divBdr>
        </w:div>
        <w:div w:id="396703963">
          <w:marLeft w:val="640"/>
          <w:marRight w:val="0"/>
          <w:marTop w:val="0"/>
          <w:marBottom w:val="0"/>
          <w:divBdr>
            <w:top w:val="none" w:sz="0" w:space="0" w:color="auto"/>
            <w:left w:val="none" w:sz="0" w:space="0" w:color="auto"/>
            <w:bottom w:val="none" w:sz="0" w:space="0" w:color="auto"/>
            <w:right w:val="none" w:sz="0" w:space="0" w:color="auto"/>
          </w:divBdr>
        </w:div>
        <w:div w:id="816920262">
          <w:marLeft w:val="640"/>
          <w:marRight w:val="0"/>
          <w:marTop w:val="0"/>
          <w:marBottom w:val="0"/>
          <w:divBdr>
            <w:top w:val="none" w:sz="0" w:space="0" w:color="auto"/>
            <w:left w:val="none" w:sz="0" w:space="0" w:color="auto"/>
            <w:bottom w:val="none" w:sz="0" w:space="0" w:color="auto"/>
            <w:right w:val="none" w:sz="0" w:space="0" w:color="auto"/>
          </w:divBdr>
        </w:div>
        <w:div w:id="1793405884">
          <w:marLeft w:val="640"/>
          <w:marRight w:val="0"/>
          <w:marTop w:val="0"/>
          <w:marBottom w:val="0"/>
          <w:divBdr>
            <w:top w:val="none" w:sz="0" w:space="0" w:color="auto"/>
            <w:left w:val="none" w:sz="0" w:space="0" w:color="auto"/>
            <w:bottom w:val="none" w:sz="0" w:space="0" w:color="auto"/>
            <w:right w:val="none" w:sz="0" w:space="0" w:color="auto"/>
          </w:divBdr>
        </w:div>
        <w:div w:id="963316898">
          <w:marLeft w:val="640"/>
          <w:marRight w:val="0"/>
          <w:marTop w:val="0"/>
          <w:marBottom w:val="0"/>
          <w:divBdr>
            <w:top w:val="none" w:sz="0" w:space="0" w:color="auto"/>
            <w:left w:val="none" w:sz="0" w:space="0" w:color="auto"/>
            <w:bottom w:val="none" w:sz="0" w:space="0" w:color="auto"/>
            <w:right w:val="none" w:sz="0" w:space="0" w:color="auto"/>
          </w:divBdr>
        </w:div>
        <w:div w:id="986520391">
          <w:marLeft w:val="640"/>
          <w:marRight w:val="0"/>
          <w:marTop w:val="0"/>
          <w:marBottom w:val="0"/>
          <w:divBdr>
            <w:top w:val="none" w:sz="0" w:space="0" w:color="auto"/>
            <w:left w:val="none" w:sz="0" w:space="0" w:color="auto"/>
            <w:bottom w:val="none" w:sz="0" w:space="0" w:color="auto"/>
            <w:right w:val="none" w:sz="0" w:space="0" w:color="auto"/>
          </w:divBdr>
        </w:div>
        <w:div w:id="318928987">
          <w:marLeft w:val="640"/>
          <w:marRight w:val="0"/>
          <w:marTop w:val="0"/>
          <w:marBottom w:val="0"/>
          <w:divBdr>
            <w:top w:val="none" w:sz="0" w:space="0" w:color="auto"/>
            <w:left w:val="none" w:sz="0" w:space="0" w:color="auto"/>
            <w:bottom w:val="none" w:sz="0" w:space="0" w:color="auto"/>
            <w:right w:val="none" w:sz="0" w:space="0" w:color="auto"/>
          </w:divBdr>
        </w:div>
        <w:div w:id="1590313966">
          <w:marLeft w:val="640"/>
          <w:marRight w:val="0"/>
          <w:marTop w:val="0"/>
          <w:marBottom w:val="0"/>
          <w:divBdr>
            <w:top w:val="none" w:sz="0" w:space="0" w:color="auto"/>
            <w:left w:val="none" w:sz="0" w:space="0" w:color="auto"/>
            <w:bottom w:val="none" w:sz="0" w:space="0" w:color="auto"/>
            <w:right w:val="none" w:sz="0" w:space="0" w:color="auto"/>
          </w:divBdr>
        </w:div>
        <w:div w:id="275523142">
          <w:marLeft w:val="640"/>
          <w:marRight w:val="0"/>
          <w:marTop w:val="0"/>
          <w:marBottom w:val="0"/>
          <w:divBdr>
            <w:top w:val="none" w:sz="0" w:space="0" w:color="auto"/>
            <w:left w:val="none" w:sz="0" w:space="0" w:color="auto"/>
            <w:bottom w:val="none" w:sz="0" w:space="0" w:color="auto"/>
            <w:right w:val="none" w:sz="0" w:space="0" w:color="auto"/>
          </w:divBdr>
        </w:div>
        <w:div w:id="1818378462">
          <w:marLeft w:val="640"/>
          <w:marRight w:val="0"/>
          <w:marTop w:val="0"/>
          <w:marBottom w:val="0"/>
          <w:divBdr>
            <w:top w:val="none" w:sz="0" w:space="0" w:color="auto"/>
            <w:left w:val="none" w:sz="0" w:space="0" w:color="auto"/>
            <w:bottom w:val="none" w:sz="0" w:space="0" w:color="auto"/>
            <w:right w:val="none" w:sz="0" w:space="0" w:color="auto"/>
          </w:divBdr>
        </w:div>
        <w:div w:id="460920660">
          <w:marLeft w:val="640"/>
          <w:marRight w:val="0"/>
          <w:marTop w:val="0"/>
          <w:marBottom w:val="0"/>
          <w:divBdr>
            <w:top w:val="none" w:sz="0" w:space="0" w:color="auto"/>
            <w:left w:val="none" w:sz="0" w:space="0" w:color="auto"/>
            <w:bottom w:val="none" w:sz="0" w:space="0" w:color="auto"/>
            <w:right w:val="none" w:sz="0" w:space="0" w:color="auto"/>
          </w:divBdr>
        </w:div>
        <w:div w:id="294797126">
          <w:marLeft w:val="640"/>
          <w:marRight w:val="0"/>
          <w:marTop w:val="0"/>
          <w:marBottom w:val="0"/>
          <w:divBdr>
            <w:top w:val="none" w:sz="0" w:space="0" w:color="auto"/>
            <w:left w:val="none" w:sz="0" w:space="0" w:color="auto"/>
            <w:bottom w:val="none" w:sz="0" w:space="0" w:color="auto"/>
            <w:right w:val="none" w:sz="0" w:space="0" w:color="auto"/>
          </w:divBdr>
        </w:div>
        <w:div w:id="1984582847">
          <w:marLeft w:val="640"/>
          <w:marRight w:val="0"/>
          <w:marTop w:val="0"/>
          <w:marBottom w:val="0"/>
          <w:divBdr>
            <w:top w:val="none" w:sz="0" w:space="0" w:color="auto"/>
            <w:left w:val="none" w:sz="0" w:space="0" w:color="auto"/>
            <w:bottom w:val="none" w:sz="0" w:space="0" w:color="auto"/>
            <w:right w:val="none" w:sz="0" w:space="0" w:color="auto"/>
          </w:divBdr>
        </w:div>
        <w:div w:id="1282154213">
          <w:marLeft w:val="640"/>
          <w:marRight w:val="0"/>
          <w:marTop w:val="0"/>
          <w:marBottom w:val="0"/>
          <w:divBdr>
            <w:top w:val="none" w:sz="0" w:space="0" w:color="auto"/>
            <w:left w:val="none" w:sz="0" w:space="0" w:color="auto"/>
            <w:bottom w:val="none" w:sz="0" w:space="0" w:color="auto"/>
            <w:right w:val="none" w:sz="0" w:space="0" w:color="auto"/>
          </w:divBdr>
        </w:div>
        <w:div w:id="1059717575">
          <w:marLeft w:val="640"/>
          <w:marRight w:val="0"/>
          <w:marTop w:val="0"/>
          <w:marBottom w:val="0"/>
          <w:divBdr>
            <w:top w:val="none" w:sz="0" w:space="0" w:color="auto"/>
            <w:left w:val="none" w:sz="0" w:space="0" w:color="auto"/>
            <w:bottom w:val="none" w:sz="0" w:space="0" w:color="auto"/>
            <w:right w:val="none" w:sz="0" w:space="0" w:color="auto"/>
          </w:divBdr>
        </w:div>
        <w:div w:id="657423003">
          <w:marLeft w:val="640"/>
          <w:marRight w:val="0"/>
          <w:marTop w:val="0"/>
          <w:marBottom w:val="0"/>
          <w:divBdr>
            <w:top w:val="none" w:sz="0" w:space="0" w:color="auto"/>
            <w:left w:val="none" w:sz="0" w:space="0" w:color="auto"/>
            <w:bottom w:val="none" w:sz="0" w:space="0" w:color="auto"/>
            <w:right w:val="none" w:sz="0" w:space="0" w:color="auto"/>
          </w:divBdr>
        </w:div>
        <w:div w:id="937298507">
          <w:marLeft w:val="640"/>
          <w:marRight w:val="0"/>
          <w:marTop w:val="0"/>
          <w:marBottom w:val="0"/>
          <w:divBdr>
            <w:top w:val="none" w:sz="0" w:space="0" w:color="auto"/>
            <w:left w:val="none" w:sz="0" w:space="0" w:color="auto"/>
            <w:bottom w:val="none" w:sz="0" w:space="0" w:color="auto"/>
            <w:right w:val="none" w:sz="0" w:space="0" w:color="auto"/>
          </w:divBdr>
        </w:div>
        <w:div w:id="1916888837">
          <w:marLeft w:val="640"/>
          <w:marRight w:val="0"/>
          <w:marTop w:val="0"/>
          <w:marBottom w:val="0"/>
          <w:divBdr>
            <w:top w:val="none" w:sz="0" w:space="0" w:color="auto"/>
            <w:left w:val="none" w:sz="0" w:space="0" w:color="auto"/>
            <w:bottom w:val="none" w:sz="0" w:space="0" w:color="auto"/>
            <w:right w:val="none" w:sz="0" w:space="0" w:color="auto"/>
          </w:divBdr>
        </w:div>
        <w:div w:id="1124887189">
          <w:marLeft w:val="640"/>
          <w:marRight w:val="0"/>
          <w:marTop w:val="0"/>
          <w:marBottom w:val="0"/>
          <w:divBdr>
            <w:top w:val="none" w:sz="0" w:space="0" w:color="auto"/>
            <w:left w:val="none" w:sz="0" w:space="0" w:color="auto"/>
            <w:bottom w:val="none" w:sz="0" w:space="0" w:color="auto"/>
            <w:right w:val="none" w:sz="0" w:space="0" w:color="auto"/>
          </w:divBdr>
        </w:div>
        <w:div w:id="101535415">
          <w:marLeft w:val="640"/>
          <w:marRight w:val="0"/>
          <w:marTop w:val="0"/>
          <w:marBottom w:val="0"/>
          <w:divBdr>
            <w:top w:val="none" w:sz="0" w:space="0" w:color="auto"/>
            <w:left w:val="none" w:sz="0" w:space="0" w:color="auto"/>
            <w:bottom w:val="none" w:sz="0" w:space="0" w:color="auto"/>
            <w:right w:val="none" w:sz="0" w:space="0" w:color="auto"/>
          </w:divBdr>
        </w:div>
        <w:div w:id="1741437857">
          <w:marLeft w:val="640"/>
          <w:marRight w:val="0"/>
          <w:marTop w:val="0"/>
          <w:marBottom w:val="0"/>
          <w:divBdr>
            <w:top w:val="none" w:sz="0" w:space="0" w:color="auto"/>
            <w:left w:val="none" w:sz="0" w:space="0" w:color="auto"/>
            <w:bottom w:val="none" w:sz="0" w:space="0" w:color="auto"/>
            <w:right w:val="none" w:sz="0" w:space="0" w:color="auto"/>
          </w:divBdr>
        </w:div>
        <w:div w:id="939797730">
          <w:marLeft w:val="640"/>
          <w:marRight w:val="0"/>
          <w:marTop w:val="0"/>
          <w:marBottom w:val="0"/>
          <w:divBdr>
            <w:top w:val="none" w:sz="0" w:space="0" w:color="auto"/>
            <w:left w:val="none" w:sz="0" w:space="0" w:color="auto"/>
            <w:bottom w:val="none" w:sz="0" w:space="0" w:color="auto"/>
            <w:right w:val="none" w:sz="0" w:space="0" w:color="auto"/>
          </w:divBdr>
        </w:div>
        <w:div w:id="1625846788">
          <w:marLeft w:val="640"/>
          <w:marRight w:val="0"/>
          <w:marTop w:val="0"/>
          <w:marBottom w:val="0"/>
          <w:divBdr>
            <w:top w:val="none" w:sz="0" w:space="0" w:color="auto"/>
            <w:left w:val="none" w:sz="0" w:space="0" w:color="auto"/>
            <w:bottom w:val="none" w:sz="0" w:space="0" w:color="auto"/>
            <w:right w:val="none" w:sz="0" w:space="0" w:color="auto"/>
          </w:divBdr>
        </w:div>
        <w:div w:id="2016565759">
          <w:marLeft w:val="640"/>
          <w:marRight w:val="0"/>
          <w:marTop w:val="0"/>
          <w:marBottom w:val="0"/>
          <w:divBdr>
            <w:top w:val="none" w:sz="0" w:space="0" w:color="auto"/>
            <w:left w:val="none" w:sz="0" w:space="0" w:color="auto"/>
            <w:bottom w:val="none" w:sz="0" w:space="0" w:color="auto"/>
            <w:right w:val="none" w:sz="0" w:space="0" w:color="auto"/>
          </w:divBdr>
        </w:div>
        <w:div w:id="828208201">
          <w:marLeft w:val="640"/>
          <w:marRight w:val="0"/>
          <w:marTop w:val="0"/>
          <w:marBottom w:val="0"/>
          <w:divBdr>
            <w:top w:val="none" w:sz="0" w:space="0" w:color="auto"/>
            <w:left w:val="none" w:sz="0" w:space="0" w:color="auto"/>
            <w:bottom w:val="none" w:sz="0" w:space="0" w:color="auto"/>
            <w:right w:val="none" w:sz="0" w:space="0" w:color="auto"/>
          </w:divBdr>
        </w:div>
        <w:div w:id="1240600373">
          <w:marLeft w:val="640"/>
          <w:marRight w:val="0"/>
          <w:marTop w:val="0"/>
          <w:marBottom w:val="0"/>
          <w:divBdr>
            <w:top w:val="none" w:sz="0" w:space="0" w:color="auto"/>
            <w:left w:val="none" w:sz="0" w:space="0" w:color="auto"/>
            <w:bottom w:val="none" w:sz="0" w:space="0" w:color="auto"/>
            <w:right w:val="none" w:sz="0" w:space="0" w:color="auto"/>
          </w:divBdr>
        </w:div>
        <w:div w:id="2134014354">
          <w:marLeft w:val="640"/>
          <w:marRight w:val="0"/>
          <w:marTop w:val="0"/>
          <w:marBottom w:val="0"/>
          <w:divBdr>
            <w:top w:val="none" w:sz="0" w:space="0" w:color="auto"/>
            <w:left w:val="none" w:sz="0" w:space="0" w:color="auto"/>
            <w:bottom w:val="none" w:sz="0" w:space="0" w:color="auto"/>
            <w:right w:val="none" w:sz="0" w:space="0" w:color="auto"/>
          </w:divBdr>
        </w:div>
        <w:div w:id="107168595">
          <w:marLeft w:val="640"/>
          <w:marRight w:val="0"/>
          <w:marTop w:val="0"/>
          <w:marBottom w:val="0"/>
          <w:divBdr>
            <w:top w:val="none" w:sz="0" w:space="0" w:color="auto"/>
            <w:left w:val="none" w:sz="0" w:space="0" w:color="auto"/>
            <w:bottom w:val="none" w:sz="0" w:space="0" w:color="auto"/>
            <w:right w:val="none" w:sz="0" w:space="0" w:color="auto"/>
          </w:divBdr>
        </w:div>
        <w:div w:id="1553035594">
          <w:marLeft w:val="640"/>
          <w:marRight w:val="0"/>
          <w:marTop w:val="0"/>
          <w:marBottom w:val="0"/>
          <w:divBdr>
            <w:top w:val="none" w:sz="0" w:space="0" w:color="auto"/>
            <w:left w:val="none" w:sz="0" w:space="0" w:color="auto"/>
            <w:bottom w:val="none" w:sz="0" w:space="0" w:color="auto"/>
            <w:right w:val="none" w:sz="0" w:space="0" w:color="auto"/>
          </w:divBdr>
        </w:div>
        <w:div w:id="1190485526">
          <w:marLeft w:val="640"/>
          <w:marRight w:val="0"/>
          <w:marTop w:val="0"/>
          <w:marBottom w:val="0"/>
          <w:divBdr>
            <w:top w:val="none" w:sz="0" w:space="0" w:color="auto"/>
            <w:left w:val="none" w:sz="0" w:space="0" w:color="auto"/>
            <w:bottom w:val="none" w:sz="0" w:space="0" w:color="auto"/>
            <w:right w:val="none" w:sz="0" w:space="0" w:color="auto"/>
          </w:divBdr>
        </w:div>
        <w:div w:id="181744235">
          <w:marLeft w:val="640"/>
          <w:marRight w:val="0"/>
          <w:marTop w:val="0"/>
          <w:marBottom w:val="0"/>
          <w:divBdr>
            <w:top w:val="none" w:sz="0" w:space="0" w:color="auto"/>
            <w:left w:val="none" w:sz="0" w:space="0" w:color="auto"/>
            <w:bottom w:val="none" w:sz="0" w:space="0" w:color="auto"/>
            <w:right w:val="none" w:sz="0" w:space="0" w:color="auto"/>
          </w:divBdr>
        </w:div>
        <w:div w:id="1115372944">
          <w:marLeft w:val="640"/>
          <w:marRight w:val="0"/>
          <w:marTop w:val="0"/>
          <w:marBottom w:val="0"/>
          <w:divBdr>
            <w:top w:val="none" w:sz="0" w:space="0" w:color="auto"/>
            <w:left w:val="none" w:sz="0" w:space="0" w:color="auto"/>
            <w:bottom w:val="none" w:sz="0" w:space="0" w:color="auto"/>
            <w:right w:val="none" w:sz="0" w:space="0" w:color="auto"/>
          </w:divBdr>
        </w:div>
        <w:div w:id="1370758983">
          <w:marLeft w:val="640"/>
          <w:marRight w:val="0"/>
          <w:marTop w:val="0"/>
          <w:marBottom w:val="0"/>
          <w:divBdr>
            <w:top w:val="none" w:sz="0" w:space="0" w:color="auto"/>
            <w:left w:val="none" w:sz="0" w:space="0" w:color="auto"/>
            <w:bottom w:val="none" w:sz="0" w:space="0" w:color="auto"/>
            <w:right w:val="none" w:sz="0" w:space="0" w:color="auto"/>
          </w:divBdr>
        </w:div>
        <w:div w:id="170949465">
          <w:marLeft w:val="640"/>
          <w:marRight w:val="0"/>
          <w:marTop w:val="0"/>
          <w:marBottom w:val="0"/>
          <w:divBdr>
            <w:top w:val="none" w:sz="0" w:space="0" w:color="auto"/>
            <w:left w:val="none" w:sz="0" w:space="0" w:color="auto"/>
            <w:bottom w:val="none" w:sz="0" w:space="0" w:color="auto"/>
            <w:right w:val="none" w:sz="0" w:space="0" w:color="auto"/>
          </w:divBdr>
        </w:div>
        <w:div w:id="661271765">
          <w:marLeft w:val="640"/>
          <w:marRight w:val="0"/>
          <w:marTop w:val="0"/>
          <w:marBottom w:val="0"/>
          <w:divBdr>
            <w:top w:val="none" w:sz="0" w:space="0" w:color="auto"/>
            <w:left w:val="none" w:sz="0" w:space="0" w:color="auto"/>
            <w:bottom w:val="none" w:sz="0" w:space="0" w:color="auto"/>
            <w:right w:val="none" w:sz="0" w:space="0" w:color="auto"/>
          </w:divBdr>
        </w:div>
        <w:div w:id="1717775799">
          <w:marLeft w:val="640"/>
          <w:marRight w:val="0"/>
          <w:marTop w:val="0"/>
          <w:marBottom w:val="0"/>
          <w:divBdr>
            <w:top w:val="none" w:sz="0" w:space="0" w:color="auto"/>
            <w:left w:val="none" w:sz="0" w:space="0" w:color="auto"/>
            <w:bottom w:val="none" w:sz="0" w:space="0" w:color="auto"/>
            <w:right w:val="none" w:sz="0" w:space="0" w:color="auto"/>
          </w:divBdr>
        </w:div>
        <w:div w:id="1646472689">
          <w:marLeft w:val="640"/>
          <w:marRight w:val="0"/>
          <w:marTop w:val="0"/>
          <w:marBottom w:val="0"/>
          <w:divBdr>
            <w:top w:val="none" w:sz="0" w:space="0" w:color="auto"/>
            <w:left w:val="none" w:sz="0" w:space="0" w:color="auto"/>
            <w:bottom w:val="none" w:sz="0" w:space="0" w:color="auto"/>
            <w:right w:val="none" w:sz="0" w:space="0" w:color="auto"/>
          </w:divBdr>
        </w:div>
        <w:div w:id="2112236440">
          <w:marLeft w:val="640"/>
          <w:marRight w:val="0"/>
          <w:marTop w:val="0"/>
          <w:marBottom w:val="0"/>
          <w:divBdr>
            <w:top w:val="none" w:sz="0" w:space="0" w:color="auto"/>
            <w:left w:val="none" w:sz="0" w:space="0" w:color="auto"/>
            <w:bottom w:val="none" w:sz="0" w:space="0" w:color="auto"/>
            <w:right w:val="none" w:sz="0" w:space="0" w:color="auto"/>
          </w:divBdr>
        </w:div>
        <w:div w:id="20787163">
          <w:marLeft w:val="640"/>
          <w:marRight w:val="0"/>
          <w:marTop w:val="0"/>
          <w:marBottom w:val="0"/>
          <w:divBdr>
            <w:top w:val="none" w:sz="0" w:space="0" w:color="auto"/>
            <w:left w:val="none" w:sz="0" w:space="0" w:color="auto"/>
            <w:bottom w:val="none" w:sz="0" w:space="0" w:color="auto"/>
            <w:right w:val="none" w:sz="0" w:space="0" w:color="auto"/>
          </w:divBdr>
        </w:div>
        <w:div w:id="2003779171">
          <w:marLeft w:val="640"/>
          <w:marRight w:val="0"/>
          <w:marTop w:val="0"/>
          <w:marBottom w:val="0"/>
          <w:divBdr>
            <w:top w:val="none" w:sz="0" w:space="0" w:color="auto"/>
            <w:left w:val="none" w:sz="0" w:space="0" w:color="auto"/>
            <w:bottom w:val="none" w:sz="0" w:space="0" w:color="auto"/>
            <w:right w:val="none" w:sz="0" w:space="0" w:color="auto"/>
          </w:divBdr>
        </w:div>
        <w:div w:id="2007052394">
          <w:marLeft w:val="640"/>
          <w:marRight w:val="0"/>
          <w:marTop w:val="0"/>
          <w:marBottom w:val="0"/>
          <w:divBdr>
            <w:top w:val="none" w:sz="0" w:space="0" w:color="auto"/>
            <w:left w:val="none" w:sz="0" w:space="0" w:color="auto"/>
            <w:bottom w:val="none" w:sz="0" w:space="0" w:color="auto"/>
            <w:right w:val="none" w:sz="0" w:space="0" w:color="auto"/>
          </w:divBdr>
        </w:div>
        <w:div w:id="2016764943">
          <w:marLeft w:val="640"/>
          <w:marRight w:val="0"/>
          <w:marTop w:val="0"/>
          <w:marBottom w:val="0"/>
          <w:divBdr>
            <w:top w:val="none" w:sz="0" w:space="0" w:color="auto"/>
            <w:left w:val="none" w:sz="0" w:space="0" w:color="auto"/>
            <w:bottom w:val="none" w:sz="0" w:space="0" w:color="auto"/>
            <w:right w:val="none" w:sz="0" w:space="0" w:color="auto"/>
          </w:divBdr>
        </w:div>
        <w:div w:id="1218514298">
          <w:marLeft w:val="640"/>
          <w:marRight w:val="0"/>
          <w:marTop w:val="0"/>
          <w:marBottom w:val="0"/>
          <w:divBdr>
            <w:top w:val="none" w:sz="0" w:space="0" w:color="auto"/>
            <w:left w:val="none" w:sz="0" w:space="0" w:color="auto"/>
            <w:bottom w:val="none" w:sz="0" w:space="0" w:color="auto"/>
            <w:right w:val="none" w:sz="0" w:space="0" w:color="auto"/>
          </w:divBdr>
        </w:div>
        <w:div w:id="503933131">
          <w:marLeft w:val="640"/>
          <w:marRight w:val="0"/>
          <w:marTop w:val="0"/>
          <w:marBottom w:val="0"/>
          <w:divBdr>
            <w:top w:val="none" w:sz="0" w:space="0" w:color="auto"/>
            <w:left w:val="none" w:sz="0" w:space="0" w:color="auto"/>
            <w:bottom w:val="none" w:sz="0" w:space="0" w:color="auto"/>
            <w:right w:val="none" w:sz="0" w:space="0" w:color="auto"/>
          </w:divBdr>
        </w:div>
        <w:div w:id="1281911515">
          <w:marLeft w:val="640"/>
          <w:marRight w:val="0"/>
          <w:marTop w:val="0"/>
          <w:marBottom w:val="0"/>
          <w:divBdr>
            <w:top w:val="none" w:sz="0" w:space="0" w:color="auto"/>
            <w:left w:val="none" w:sz="0" w:space="0" w:color="auto"/>
            <w:bottom w:val="none" w:sz="0" w:space="0" w:color="auto"/>
            <w:right w:val="none" w:sz="0" w:space="0" w:color="auto"/>
          </w:divBdr>
        </w:div>
        <w:div w:id="75826954">
          <w:marLeft w:val="640"/>
          <w:marRight w:val="0"/>
          <w:marTop w:val="0"/>
          <w:marBottom w:val="0"/>
          <w:divBdr>
            <w:top w:val="none" w:sz="0" w:space="0" w:color="auto"/>
            <w:left w:val="none" w:sz="0" w:space="0" w:color="auto"/>
            <w:bottom w:val="none" w:sz="0" w:space="0" w:color="auto"/>
            <w:right w:val="none" w:sz="0" w:space="0" w:color="auto"/>
          </w:divBdr>
        </w:div>
        <w:div w:id="516578760">
          <w:marLeft w:val="640"/>
          <w:marRight w:val="0"/>
          <w:marTop w:val="0"/>
          <w:marBottom w:val="0"/>
          <w:divBdr>
            <w:top w:val="none" w:sz="0" w:space="0" w:color="auto"/>
            <w:left w:val="none" w:sz="0" w:space="0" w:color="auto"/>
            <w:bottom w:val="none" w:sz="0" w:space="0" w:color="auto"/>
            <w:right w:val="none" w:sz="0" w:space="0" w:color="auto"/>
          </w:divBdr>
        </w:div>
        <w:div w:id="1438915223">
          <w:marLeft w:val="640"/>
          <w:marRight w:val="0"/>
          <w:marTop w:val="0"/>
          <w:marBottom w:val="0"/>
          <w:divBdr>
            <w:top w:val="none" w:sz="0" w:space="0" w:color="auto"/>
            <w:left w:val="none" w:sz="0" w:space="0" w:color="auto"/>
            <w:bottom w:val="none" w:sz="0" w:space="0" w:color="auto"/>
            <w:right w:val="none" w:sz="0" w:space="0" w:color="auto"/>
          </w:divBdr>
        </w:div>
        <w:div w:id="436800380">
          <w:marLeft w:val="640"/>
          <w:marRight w:val="0"/>
          <w:marTop w:val="0"/>
          <w:marBottom w:val="0"/>
          <w:divBdr>
            <w:top w:val="none" w:sz="0" w:space="0" w:color="auto"/>
            <w:left w:val="none" w:sz="0" w:space="0" w:color="auto"/>
            <w:bottom w:val="none" w:sz="0" w:space="0" w:color="auto"/>
            <w:right w:val="none" w:sz="0" w:space="0" w:color="auto"/>
          </w:divBdr>
        </w:div>
        <w:div w:id="438765853">
          <w:marLeft w:val="640"/>
          <w:marRight w:val="0"/>
          <w:marTop w:val="0"/>
          <w:marBottom w:val="0"/>
          <w:divBdr>
            <w:top w:val="none" w:sz="0" w:space="0" w:color="auto"/>
            <w:left w:val="none" w:sz="0" w:space="0" w:color="auto"/>
            <w:bottom w:val="none" w:sz="0" w:space="0" w:color="auto"/>
            <w:right w:val="none" w:sz="0" w:space="0" w:color="auto"/>
          </w:divBdr>
        </w:div>
        <w:div w:id="891308080">
          <w:marLeft w:val="640"/>
          <w:marRight w:val="0"/>
          <w:marTop w:val="0"/>
          <w:marBottom w:val="0"/>
          <w:divBdr>
            <w:top w:val="none" w:sz="0" w:space="0" w:color="auto"/>
            <w:left w:val="none" w:sz="0" w:space="0" w:color="auto"/>
            <w:bottom w:val="none" w:sz="0" w:space="0" w:color="auto"/>
            <w:right w:val="none" w:sz="0" w:space="0" w:color="auto"/>
          </w:divBdr>
        </w:div>
        <w:div w:id="2119642181">
          <w:marLeft w:val="640"/>
          <w:marRight w:val="0"/>
          <w:marTop w:val="0"/>
          <w:marBottom w:val="0"/>
          <w:divBdr>
            <w:top w:val="none" w:sz="0" w:space="0" w:color="auto"/>
            <w:left w:val="none" w:sz="0" w:space="0" w:color="auto"/>
            <w:bottom w:val="none" w:sz="0" w:space="0" w:color="auto"/>
            <w:right w:val="none" w:sz="0" w:space="0" w:color="auto"/>
          </w:divBdr>
        </w:div>
        <w:div w:id="2057000861">
          <w:marLeft w:val="640"/>
          <w:marRight w:val="0"/>
          <w:marTop w:val="0"/>
          <w:marBottom w:val="0"/>
          <w:divBdr>
            <w:top w:val="none" w:sz="0" w:space="0" w:color="auto"/>
            <w:left w:val="none" w:sz="0" w:space="0" w:color="auto"/>
            <w:bottom w:val="none" w:sz="0" w:space="0" w:color="auto"/>
            <w:right w:val="none" w:sz="0" w:space="0" w:color="auto"/>
          </w:divBdr>
        </w:div>
        <w:div w:id="822042834">
          <w:marLeft w:val="640"/>
          <w:marRight w:val="0"/>
          <w:marTop w:val="0"/>
          <w:marBottom w:val="0"/>
          <w:divBdr>
            <w:top w:val="none" w:sz="0" w:space="0" w:color="auto"/>
            <w:left w:val="none" w:sz="0" w:space="0" w:color="auto"/>
            <w:bottom w:val="none" w:sz="0" w:space="0" w:color="auto"/>
            <w:right w:val="none" w:sz="0" w:space="0" w:color="auto"/>
          </w:divBdr>
        </w:div>
        <w:div w:id="2042901247">
          <w:marLeft w:val="640"/>
          <w:marRight w:val="0"/>
          <w:marTop w:val="0"/>
          <w:marBottom w:val="0"/>
          <w:divBdr>
            <w:top w:val="none" w:sz="0" w:space="0" w:color="auto"/>
            <w:left w:val="none" w:sz="0" w:space="0" w:color="auto"/>
            <w:bottom w:val="none" w:sz="0" w:space="0" w:color="auto"/>
            <w:right w:val="none" w:sz="0" w:space="0" w:color="auto"/>
          </w:divBdr>
        </w:div>
        <w:div w:id="2109039740">
          <w:marLeft w:val="640"/>
          <w:marRight w:val="0"/>
          <w:marTop w:val="0"/>
          <w:marBottom w:val="0"/>
          <w:divBdr>
            <w:top w:val="none" w:sz="0" w:space="0" w:color="auto"/>
            <w:left w:val="none" w:sz="0" w:space="0" w:color="auto"/>
            <w:bottom w:val="none" w:sz="0" w:space="0" w:color="auto"/>
            <w:right w:val="none" w:sz="0" w:space="0" w:color="auto"/>
          </w:divBdr>
        </w:div>
        <w:div w:id="2128162933">
          <w:marLeft w:val="640"/>
          <w:marRight w:val="0"/>
          <w:marTop w:val="0"/>
          <w:marBottom w:val="0"/>
          <w:divBdr>
            <w:top w:val="none" w:sz="0" w:space="0" w:color="auto"/>
            <w:left w:val="none" w:sz="0" w:space="0" w:color="auto"/>
            <w:bottom w:val="none" w:sz="0" w:space="0" w:color="auto"/>
            <w:right w:val="none" w:sz="0" w:space="0" w:color="auto"/>
          </w:divBdr>
        </w:div>
        <w:div w:id="325129636">
          <w:marLeft w:val="640"/>
          <w:marRight w:val="0"/>
          <w:marTop w:val="0"/>
          <w:marBottom w:val="0"/>
          <w:divBdr>
            <w:top w:val="none" w:sz="0" w:space="0" w:color="auto"/>
            <w:left w:val="none" w:sz="0" w:space="0" w:color="auto"/>
            <w:bottom w:val="none" w:sz="0" w:space="0" w:color="auto"/>
            <w:right w:val="none" w:sz="0" w:space="0" w:color="auto"/>
          </w:divBdr>
        </w:div>
        <w:div w:id="896358688">
          <w:marLeft w:val="640"/>
          <w:marRight w:val="0"/>
          <w:marTop w:val="0"/>
          <w:marBottom w:val="0"/>
          <w:divBdr>
            <w:top w:val="none" w:sz="0" w:space="0" w:color="auto"/>
            <w:left w:val="none" w:sz="0" w:space="0" w:color="auto"/>
            <w:bottom w:val="none" w:sz="0" w:space="0" w:color="auto"/>
            <w:right w:val="none" w:sz="0" w:space="0" w:color="auto"/>
          </w:divBdr>
        </w:div>
        <w:div w:id="1041907426">
          <w:marLeft w:val="640"/>
          <w:marRight w:val="0"/>
          <w:marTop w:val="0"/>
          <w:marBottom w:val="0"/>
          <w:divBdr>
            <w:top w:val="none" w:sz="0" w:space="0" w:color="auto"/>
            <w:left w:val="none" w:sz="0" w:space="0" w:color="auto"/>
            <w:bottom w:val="none" w:sz="0" w:space="0" w:color="auto"/>
            <w:right w:val="none" w:sz="0" w:space="0" w:color="auto"/>
          </w:divBdr>
        </w:div>
        <w:div w:id="135680674">
          <w:marLeft w:val="640"/>
          <w:marRight w:val="0"/>
          <w:marTop w:val="0"/>
          <w:marBottom w:val="0"/>
          <w:divBdr>
            <w:top w:val="none" w:sz="0" w:space="0" w:color="auto"/>
            <w:left w:val="none" w:sz="0" w:space="0" w:color="auto"/>
            <w:bottom w:val="none" w:sz="0" w:space="0" w:color="auto"/>
            <w:right w:val="none" w:sz="0" w:space="0" w:color="auto"/>
          </w:divBdr>
        </w:div>
        <w:div w:id="640041831">
          <w:marLeft w:val="640"/>
          <w:marRight w:val="0"/>
          <w:marTop w:val="0"/>
          <w:marBottom w:val="0"/>
          <w:divBdr>
            <w:top w:val="none" w:sz="0" w:space="0" w:color="auto"/>
            <w:left w:val="none" w:sz="0" w:space="0" w:color="auto"/>
            <w:bottom w:val="none" w:sz="0" w:space="0" w:color="auto"/>
            <w:right w:val="none" w:sz="0" w:space="0" w:color="auto"/>
          </w:divBdr>
        </w:div>
        <w:div w:id="1429084350">
          <w:marLeft w:val="640"/>
          <w:marRight w:val="0"/>
          <w:marTop w:val="0"/>
          <w:marBottom w:val="0"/>
          <w:divBdr>
            <w:top w:val="none" w:sz="0" w:space="0" w:color="auto"/>
            <w:left w:val="none" w:sz="0" w:space="0" w:color="auto"/>
            <w:bottom w:val="none" w:sz="0" w:space="0" w:color="auto"/>
            <w:right w:val="none" w:sz="0" w:space="0" w:color="auto"/>
          </w:divBdr>
        </w:div>
      </w:divsChild>
    </w:div>
    <w:div w:id="863596623">
      <w:bodyDiv w:val="1"/>
      <w:marLeft w:val="0"/>
      <w:marRight w:val="0"/>
      <w:marTop w:val="0"/>
      <w:marBottom w:val="0"/>
      <w:divBdr>
        <w:top w:val="none" w:sz="0" w:space="0" w:color="auto"/>
        <w:left w:val="none" w:sz="0" w:space="0" w:color="auto"/>
        <w:bottom w:val="none" w:sz="0" w:space="0" w:color="auto"/>
        <w:right w:val="none" w:sz="0" w:space="0" w:color="auto"/>
      </w:divBdr>
      <w:divsChild>
        <w:div w:id="1265305529">
          <w:marLeft w:val="640"/>
          <w:marRight w:val="0"/>
          <w:marTop w:val="0"/>
          <w:marBottom w:val="0"/>
          <w:divBdr>
            <w:top w:val="none" w:sz="0" w:space="0" w:color="auto"/>
            <w:left w:val="none" w:sz="0" w:space="0" w:color="auto"/>
            <w:bottom w:val="none" w:sz="0" w:space="0" w:color="auto"/>
            <w:right w:val="none" w:sz="0" w:space="0" w:color="auto"/>
          </w:divBdr>
        </w:div>
        <w:div w:id="1086069474">
          <w:marLeft w:val="640"/>
          <w:marRight w:val="0"/>
          <w:marTop w:val="0"/>
          <w:marBottom w:val="0"/>
          <w:divBdr>
            <w:top w:val="none" w:sz="0" w:space="0" w:color="auto"/>
            <w:left w:val="none" w:sz="0" w:space="0" w:color="auto"/>
            <w:bottom w:val="none" w:sz="0" w:space="0" w:color="auto"/>
            <w:right w:val="none" w:sz="0" w:space="0" w:color="auto"/>
          </w:divBdr>
        </w:div>
        <w:div w:id="1740664779">
          <w:marLeft w:val="640"/>
          <w:marRight w:val="0"/>
          <w:marTop w:val="0"/>
          <w:marBottom w:val="0"/>
          <w:divBdr>
            <w:top w:val="none" w:sz="0" w:space="0" w:color="auto"/>
            <w:left w:val="none" w:sz="0" w:space="0" w:color="auto"/>
            <w:bottom w:val="none" w:sz="0" w:space="0" w:color="auto"/>
            <w:right w:val="none" w:sz="0" w:space="0" w:color="auto"/>
          </w:divBdr>
        </w:div>
        <w:div w:id="1722363847">
          <w:marLeft w:val="640"/>
          <w:marRight w:val="0"/>
          <w:marTop w:val="0"/>
          <w:marBottom w:val="0"/>
          <w:divBdr>
            <w:top w:val="none" w:sz="0" w:space="0" w:color="auto"/>
            <w:left w:val="none" w:sz="0" w:space="0" w:color="auto"/>
            <w:bottom w:val="none" w:sz="0" w:space="0" w:color="auto"/>
            <w:right w:val="none" w:sz="0" w:space="0" w:color="auto"/>
          </w:divBdr>
        </w:div>
        <w:div w:id="231701962">
          <w:marLeft w:val="640"/>
          <w:marRight w:val="0"/>
          <w:marTop w:val="0"/>
          <w:marBottom w:val="0"/>
          <w:divBdr>
            <w:top w:val="none" w:sz="0" w:space="0" w:color="auto"/>
            <w:left w:val="none" w:sz="0" w:space="0" w:color="auto"/>
            <w:bottom w:val="none" w:sz="0" w:space="0" w:color="auto"/>
            <w:right w:val="none" w:sz="0" w:space="0" w:color="auto"/>
          </w:divBdr>
        </w:div>
        <w:div w:id="1449544480">
          <w:marLeft w:val="640"/>
          <w:marRight w:val="0"/>
          <w:marTop w:val="0"/>
          <w:marBottom w:val="0"/>
          <w:divBdr>
            <w:top w:val="none" w:sz="0" w:space="0" w:color="auto"/>
            <w:left w:val="none" w:sz="0" w:space="0" w:color="auto"/>
            <w:bottom w:val="none" w:sz="0" w:space="0" w:color="auto"/>
            <w:right w:val="none" w:sz="0" w:space="0" w:color="auto"/>
          </w:divBdr>
        </w:div>
        <w:div w:id="512691203">
          <w:marLeft w:val="640"/>
          <w:marRight w:val="0"/>
          <w:marTop w:val="0"/>
          <w:marBottom w:val="0"/>
          <w:divBdr>
            <w:top w:val="none" w:sz="0" w:space="0" w:color="auto"/>
            <w:left w:val="none" w:sz="0" w:space="0" w:color="auto"/>
            <w:bottom w:val="none" w:sz="0" w:space="0" w:color="auto"/>
            <w:right w:val="none" w:sz="0" w:space="0" w:color="auto"/>
          </w:divBdr>
        </w:div>
        <w:div w:id="1263342910">
          <w:marLeft w:val="640"/>
          <w:marRight w:val="0"/>
          <w:marTop w:val="0"/>
          <w:marBottom w:val="0"/>
          <w:divBdr>
            <w:top w:val="none" w:sz="0" w:space="0" w:color="auto"/>
            <w:left w:val="none" w:sz="0" w:space="0" w:color="auto"/>
            <w:bottom w:val="none" w:sz="0" w:space="0" w:color="auto"/>
            <w:right w:val="none" w:sz="0" w:space="0" w:color="auto"/>
          </w:divBdr>
        </w:div>
        <w:div w:id="114518535">
          <w:marLeft w:val="640"/>
          <w:marRight w:val="0"/>
          <w:marTop w:val="0"/>
          <w:marBottom w:val="0"/>
          <w:divBdr>
            <w:top w:val="none" w:sz="0" w:space="0" w:color="auto"/>
            <w:left w:val="none" w:sz="0" w:space="0" w:color="auto"/>
            <w:bottom w:val="none" w:sz="0" w:space="0" w:color="auto"/>
            <w:right w:val="none" w:sz="0" w:space="0" w:color="auto"/>
          </w:divBdr>
        </w:div>
        <w:div w:id="1128668942">
          <w:marLeft w:val="640"/>
          <w:marRight w:val="0"/>
          <w:marTop w:val="0"/>
          <w:marBottom w:val="0"/>
          <w:divBdr>
            <w:top w:val="none" w:sz="0" w:space="0" w:color="auto"/>
            <w:left w:val="none" w:sz="0" w:space="0" w:color="auto"/>
            <w:bottom w:val="none" w:sz="0" w:space="0" w:color="auto"/>
            <w:right w:val="none" w:sz="0" w:space="0" w:color="auto"/>
          </w:divBdr>
        </w:div>
        <w:div w:id="2097945397">
          <w:marLeft w:val="640"/>
          <w:marRight w:val="0"/>
          <w:marTop w:val="0"/>
          <w:marBottom w:val="0"/>
          <w:divBdr>
            <w:top w:val="none" w:sz="0" w:space="0" w:color="auto"/>
            <w:left w:val="none" w:sz="0" w:space="0" w:color="auto"/>
            <w:bottom w:val="none" w:sz="0" w:space="0" w:color="auto"/>
            <w:right w:val="none" w:sz="0" w:space="0" w:color="auto"/>
          </w:divBdr>
        </w:div>
        <w:div w:id="1494301136">
          <w:marLeft w:val="640"/>
          <w:marRight w:val="0"/>
          <w:marTop w:val="0"/>
          <w:marBottom w:val="0"/>
          <w:divBdr>
            <w:top w:val="none" w:sz="0" w:space="0" w:color="auto"/>
            <w:left w:val="none" w:sz="0" w:space="0" w:color="auto"/>
            <w:bottom w:val="none" w:sz="0" w:space="0" w:color="auto"/>
            <w:right w:val="none" w:sz="0" w:space="0" w:color="auto"/>
          </w:divBdr>
        </w:div>
        <w:div w:id="1808282190">
          <w:marLeft w:val="640"/>
          <w:marRight w:val="0"/>
          <w:marTop w:val="0"/>
          <w:marBottom w:val="0"/>
          <w:divBdr>
            <w:top w:val="none" w:sz="0" w:space="0" w:color="auto"/>
            <w:left w:val="none" w:sz="0" w:space="0" w:color="auto"/>
            <w:bottom w:val="none" w:sz="0" w:space="0" w:color="auto"/>
            <w:right w:val="none" w:sz="0" w:space="0" w:color="auto"/>
          </w:divBdr>
        </w:div>
        <w:div w:id="1783109989">
          <w:marLeft w:val="640"/>
          <w:marRight w:val="0"/>
          <w:marTop w:val="0"/>
          <w:marBottom w:val="0"/>
          <w:divBdr>
            <w:top w:val="none" w:sz="0" w:space="0" w:color="auto"/>
            <w:left w:val="none" w:sz="0" w:space="0" w:color="auto"/>
            <w:bottom w:val="none" w:sz="0" w:space="0" w:color="auto"/>
            <w:right w:val="none" w:sz="0" w:space="0" w:color="auto"/>
          </w:divBdr>
        </w:div>
        <w:div w:id="976029791">
          <w:marLeft w:val="640"/>
          <w:marRight w:val="0"/>
          <w:marTop w:val="0"/>
          <w:marBottom w:val="0"/>
          <w:divBdr>
            <w:top w:val="none" w:sz="0" w:space="0" w:color="auto"/>
            <w:left w:val="none" w:sz="0" w:space="0" w:color="auto"/>
            <w:bottom w:val="none" w:sz="0" w:space="0" w:color="auto"/>
            <w:right w:val="none" w:sz="0" w:space="0" w:color="auto"/>
          </w:divBdr>
        </w:div>
        <w:div w:id="965962893">
          <w:marLeft w:val="640"/>
          <w:marRight w:val="0"/>
          <w:marTop w:val="0"/>
          <w:marBottom w:val="0"/>
          <w:divBdr>
            <w:top w:val="none" w:sz="0" w:space="0" w:color="auto"/>
            <w:left w:val="none" w:sz="0" w:space="0" w:color="auto"/>
            <w:bottom w:val="none" w:sz="0" w:space="0" w:color="auto"/>
            <w:right w:val="none" w:sz="0" w:space="0" w:color="auto"/>
          </w:divBdr>
        </w:div>
        <w:div w:id="2091463084">
          <w:marLeft w:val="640"/>
          <w:marRight w:val="0"/>
          <w:marTop w:val="0"/>
          <w:marBottom w:val="0"/>
          <w:divBdr>
            <w:top w:val="none" w:sz="0" w:space="0" w:color="auto"/>
            <w:left w:val="none" w:sz="0" w:space="0" w:color="auto"/>
            <w:bottom w:val="none" w:sz="0" w:space="0" w:color="auto"/>
            <w:right w:val="none" w:sz="0" w:space="0" w:color="auto"/>
          </w:divBdr>
        </w:div>
        <w:div w:id="835848778">
          <w:marLeft w:val="640"/>
          <w:marRight w:val="0"/>
          <w:marTop w:val="0"/>
          <w:marBottom w:val="0"/>
          <w:divBdr>
            <w:top w:val="none" w:sz="0" w:space="0" w:color="auto"/>
            <w:left w:val="none" w:sz="0" w:space="0" w:color="auto"/>
            <w:bottom w:val="none" w:sz="0" w:space="0" w:color="auto"/>
            <w:right w:val="none" w:sz="0" w:space="0" w:color="auto"/>
          </w:divBdr>
        </w:div>
        <w:div w:id="1030688290">
          <w:marLeft w:val="640"/>
          <w:marRight w:val="0"/>
          <w:marTop w:val="0"/>
          <w:marBottom w:val="0"/>
          <w:divBdr>
            <w:top w:val="none" w:sz="0" w:space="0" w:color="auto"/>
            <w:left w:val="none" w:sz="0" w:space="0" w:color="auto"/>
            <w:bottom w:val="none" w:sz="0" w:space="0" w:color="auto"/>
            <w:right w:val="none" w:sz="0" w:space="0" w:color="auto"/>
          </w:divBdr>
        </w:div>
        <w:div w:id="946500885">
          <w:marLeft w:val="640"/>
          <w:marRight w:val="0"/>
          <w:marTop w:val="0"/>
          <w:marBottom w:val="0"/>
          <w:divBdr>
            <w:top w:val="none" w:sz="0" w:space="0" w:color="auto"/>
            <w:left w:val="none" w:sz="0" w:space="0" w:color="auto"/>
            <w:bottom w:val="none" w:sz="0" w:space="0" w:color="auto"/>
            <w:right w:val="none" w:sz="0" w:space="0" w:color="auto"/>
          </w:divBdr>
        </w:div>
        <w:div w:id="1293823349">
          <w:marLeft w:val="640"/>
          <w:marRight w:val="0"/>
          <w:marTop w:val="0"/>
          <w:marBottom w:val="0"/>
          <w:divBdr>
            <w:top w:val="none" w:sz="0" w:space="0" w:color="auto"/>
            <w:left w:val="none" w:sz="0" w:space="0" w:color="auto"/>
            <w:bottom w:val="none" w:sz="0" w:space="0" w:color="auto"/>
            <w:right w:val="none" w:sz="0" w:space="0" w:color="auto"/>
          </w:divBdr>
        </w:div>
        <w:div w:id="74939729">
          <w:marLeft w:val="640"/>
          <w:marRight w:val="0"/>
          <w:marTop w:val="0"/>
          <w:marBottom w:val="0"/>
          <w:divBdr>
            <w:top w:val="none" w:sz="0" w:space="0" w:color="auto"/>
            <w:left w:val="none" w:sz="0" w:space="0" w:color="auto"/>
            <w:bottom w:val="none" w:sz="0" w:space="0" w:color="auto"/>
            <w:right w:val="none" w:sz="0" w:space="0" w:color="auto"/>
          </w:divBdr>
        </w:div>
        <w:div w:id="1287153649">
          <w:marLeft w:val="640"/>
          <w:marRight w:val="0"/>
          <w:marTop w:val="0"/>
          <w:marBottom w:val="0"/>
          <w:divBdr>
            <w:top w:val="none" w:sz="0" w:space="0" w:color="auto"/>
            <w:left w:val="none" w:sz="0" w:space="0" w:color="auto"/>
            <w:bottom w:val="none" w:sz="0" w:space="0" w:color="auto"/>
            <w:right w:val="none" w:sz="0" w:space="0" w:color="auto"/>
          </w:divBdr>
        </w:div>
        <w:div w:id="595136836">
          <w:marLeft w:val="640"/>
          <w:marRight w:val="0"/>
          <w:marTop w:val="0"/>
          <w:marBottom w:val="0"/>
          <w:divBdr>
            <w:top w:val="none" w:sz="0" w:space="0" w:color="auto"/>
            <w:left w:val="none" w:sz="0" w:space="0" w:color="auto"/>
            <w:bottom w:val="none" w:sz="0" w:space="0" w:color="auto"/>
            <w:right w:val="none" w:sz="0" w:space="0" w:color="auto"/>
          </w:divBdr>
        </w:div>
        <w:div w:id="1626500636">
          <w:marLeft w:val="640"/>
          <w:marRight w:val="0"/>
          <w:marTop w:val="0"/>
          <w:marBottom w:val="0"/>
          <w:divBdr>
            <w:top w:val="none" w:sz="0" w:space="0" w:color="auto"/>
            <w:left w:val="none" w:sz="0" w:space="0" w:color="auto"/>
            <w:bottom w:val="none" w:sz="0" w:space="0" w:color="auto"/>
            <w:right w:val="none" w:sz="0" w:space="0" w:color="auto"/>
          </w:divBdr>
        </w:div>
        <w:div w:id="1326128148">
          <w:marLeft w:val="640"/>
          <w:marRight w:val="0"/>
          <w:marTop w:val="0"/>
          <w:marBottom w:val="0"/>
          <w:divBdr>
            <w:top w:val="none" w:sz="0" w:space="0" w:color="auto"/>
            <w:left w:val="none" w:sz="0" w:space="0" w:color="auto"/>
            <w:bottom w:val="none" w:sz="0" w:space="0" w:color="auto"/>
            <w:right w:val="none" w:sz="0" w:space="0" w:color="auto"/>
          </w:divBdr>
        </w:div>
        <w:div w:id="906572479">
          <w:marLeft w:val="640"/>
          <w:marRight w:val="0"/>
          <w:marTop w:val="0"/>
          <w:marBottom w:val="0"/>
          <w:divBdr>
            <w:top w:val="none" w:sz="0" w:space="0" w:color="auto"/>
            <w:left w:val="none" w:sz="0" w:space="0" w:color="auto"/>
            <w:bottom w:val="none" w:sz="0" w:space="0" w:color="auto"/>
            <w:right w:val="none" w:sz="0" w:space="0" w:color="auto"/>
          </w:divBdr>
        </w:div>
        <w:div w:id="1831435945">
          <w:marLeft w:val="640"/>
          <w:marRight w:val="0"/>
          <w:marTop w:val="0"/>
          <w:marBottom w:val="0"/>
          <w:divBdr>
            <w:top w:val="none" w:sz="0" w:space="0" w:color="auto"/>
            <w:left w:val="none" w:sz="0" w:space="0" w:color="auto"/>
            <w:bottom w:val="none" w:sz="0" w:space="0" w:color="auto"/>
            <w:right w:val="none" w:sz="0" w:space="0" w:color="auto"/>
          </w:divBdr>
        </w:div>
        <w:div w:id="1293944506">
          <w:marLeft w:val="640"/>
          <w:marRight w:val="0"/>
          <w:marTop w:val="0"/>
          <w:marBottom w:val="0"/>
          <w:divBdr>
            <w:top w:val="none" w:sz="0" w:space="0" w:color="auto"/>
            <w:left w:val="none" w:sz="0" w:space="0" w:color="auto"/>
            <w:bottom w:val="none" w:sz="0" w:space="0" w:color="auto"/>
            <w:right w:val="none" w:sz="0" w:space="0" w:color="auto"/>
          </w:divBdr>
        </w:div>
        <w:div w:id="371228254">
          <w:marLeft w:val="640"/>
          <w:marRight w:val="0"/>
          <w:marTop w:val="0"/>
          <w:marBottom w:val="0"/>
          <w:divBdr>
            <w:top w:val="none" w:sz="0" w:space="0" w:color="auto"/>
            <w:left w:val="none" w:sz="0" w:space="0" w:color="auto"/>
            <w:bottom w:val="none" w:sz="0" w:space="0" w:color="auto"/>
            <w:right w:val="none" w:sz="0" w:space="0" w:color="auto"/>
          </w:divBdr>
        </w:div>
        <w:div w:id="283386563">
          <w:marLeft w:val="640"/>
          <w:marRight w:val="0"/>
          <w:marTop w:val="0"/>
          <w:marBottom w:val="0"/>
          <w:divBdr>
            <w:top w:val="none" w:sz="0" w:space="0" w:color="auto"/>
            <w:left w:val="none" w:sz="0" w:space="0" w:color="auto"/>
            <w:bottom w:val="none" w:sz="0" w:space="0" w:color="auto"/>
            <w:right w:val="none" w:sz="0" w:space="0" w:color="auto"/>
          </w:divBdr>
        </w:div>
        <w:div w:id="472020383">
          <w:marLeft w:val="640"/>
          <w:marRight w:val="0"/>
          <w:marTop w:val="0"/>
          <w:marBottom w:val="0"/>
          <w:divBdr>
            <w:top w:val="none" w:sz="0" w:space="0" w:color="auto"/>
            <w:left w:val="none" w:sz="0" w:space="0" w:color="auto"/>
            <w:bottom w:val="none" w:sz="0" w:space="0" w:color="auto"/>
            <w:right w:val="none" w:sz="0" w:space="0" w:color="auto"/>
          </w:divBdr>
        </w:div>
        <w:div w:id="1948537451">
          <w:marLeft w:val="640"/>
          <w:marRight w:val="0"/>
          <w:marTop w:val="0"/>
          <w:marBottom w:val="0"/>
          <w:divBdr>
            <w:top w:val="none" w:sz="0" w:space="0" w:color="auto"/>
            <w:left w:val="none" w:sz="0" w:space="0" w:color="auto"/>
            <w:bottom w:val="none" w:sz="0" w:space="0" w:color="auto"/>
            <w:right w:val="none" w:sz="0" w:space="0" w:color="auto"/>
          </w:divBdr>
        </w:div>
        <w:div w:id="1845706792">
          <w:marLeft w:val="640"/>
          <w:marRight w:val="0"/>
          <w:marTop w:val="0"/>
          <w:marBottom w:val="0"/>
          <w:divBdr>
            <w:top w:val="none" w:sz="0" w:space="0" w:color="auto"/>
            <w:left w:val="none" w:sz="0" w:space="0" w:color="auto"/>
            <w:bottom w:val="none" w:sz="0" w:space="0" w:color="auto"/>
            <w:right w:val="none" w:sz="0" w:space="0" w:color="auto"/>
          </w:divBdr>
        </w:div>
        <w:div w:id="1319382136">
          <w:marLeft w:val="640"/>
          <w:marRight w:val="0"/>
          <w:marTop w:val="0"/>
          <w:marBottom w:val="0"/>
          <w:divBdr>
            <w:top w:val="none" w:sz="0" w:space="0" w:color="auto"/>
            <w:left w:val="none" w:sz="0" w:space="0" w:color="auto"/>
            <w:bottom w:val="none" w:sz="0" w:space="0" w:color="auto"/>
            <w:right w:val="none" w:sz="0" w:space="0" w:color="auto"/>
          </w:divBdr>
        </w:div>
        <w:div w:id="527262484">
          <w:marLeft w:val="640"/>
          <w:marRight w:val="0"/>
          <w:marTop w:val="0"/>
          <w:marBottom w:val="0"/>
          <w:divBdr>
            <w:top w:val="none" w:sz="0" w:space="0" w:color="auto"/>
            <w:left w:val="none" w:sz="0" w:space="0" w:color="auto"/>
            <w:bottom w:val="none" w:sz="0" w:space="0" w:color="auto"/>
            <w:right w:val="none" w:sz="0" w:space="0" w:color="auto"/>
          </w:divBdr>
        </w:div>
        <w:div w:id="787505158">
          <w:marLeft w:val="640"/>
          <w:marRight w:val="0"/>
          <w:marTop w:val="0"/>
          <w:marBottom w:val="0"/>
          <w:divBdr>
            <w:top w:val="none" w:sz="0" w:space="0" w:color="auto"/>
            <w:left w:val="none" w:sz="0" w:space="0" w:color="auto"/>
            <w:bottom w:val="none" w:sz="0" w:space="0" w:color="auto"/>
            <w:right w:val="none" w:sz="0" w:space="0" w:color="auto"/>
          </w:divBdr>
        </w:div>
        <w:div w:id="1515536905">
          <w:marLeft w:val="640"/>
          <w:marRight w:val="0"/>
          <w:marTop w:val="0"/>
          <w:marBottom w:val="0"/>
          <w:divBdr>
            <w:top w:val="none" w:sz="0" w:space="0" w:color="auto"/>
            <w:left w:val="none" w:sz="0" w:space="0" w:color="auto"/>
            <w:bottom w:val="none" w:sz="0" w:space="0" w:color="auto"/>
            <w:right w:val="none" w:sz="0" w:space="0" w:color="auto"/>
          </w:divBdr>
        </w:div>
        <w:div w:id="2138060434">
          <w:marLeft w:val="640"/>
          <w:marRight w:val="0"/>
          <w:marTop w:val="0"/>
          <w:marBottom w:val="0"/>
          <w:divBdr>
            <w:top w:val="none" w:sz="0" w:space="0" w:color="auto"/>
            <w:left w:val="none" w:sz="0" w:space="0" w:color="auto"/>
            <w:bottom w:val="none" w:sz="0" w:space="0" w:color="auto"/>
            <w:right w:val="none" w:sz="0" w:space="0" w:color="auto"/>
          </w:divBdr>
        </w:div>
        <w:div w:id="533814473">
          <w:marLeft w:val="640"/>
          <w:marRight w:val="0"/>
          <w:marTop w:val="0"/>
          <w:marBottom w:val="0"/>
          <w:divBdr>
            <w:top w:val="none" w:sz="0" w:space="0" w:color="auto"/>
            <w:left w:val="none" w:sz="0" w:space="0" w:color="auto"/>
            <w:bottom w:val="none" w:sz="0" w:space="0" w:color="auto"/>
            <w:right w:val="none" w:sz="0" w:space="0" w:color="auto"/>
          </w:divBdr>
        </w:div>
        <w:div w:id="502093475">
          <w:marLeft w:val="640"/>
          <w:marRight w:val="0"/>
          <w:marTop w:val="0"/>
          <w:marBottom w:val="0"/>
          <w:divBdr>
            <w:top w:val="none" w:sz="0" w:space="0" w:color="auto"/>
            <w:left w:val="none" w:sz="0" w:space="0" w:color="auto"/>
            <w:bottom w:val="none" w:sz="0" w:space="0" w:color="auto"/>
            <w:right w:val="none" w:sz="0" w:space="0" w:color="auto"/>
          </w:divBdr>
        </w:div>
        <w:div w:id="1482237673">
          <w:marLeft w:val="640"/>
          <w:marRight w:val="0"/>
          <w:marTop w:val="0"/>
          <w:marBottom w:val="0"/>
          <w:divBdr>
            <w:top w:val="none" w:sz="0" w:space="0" w:color="auto"/>
            <w:left w:val="none" w:sz="0" w:space="0" w:color="auto"/>
            <w:bottom w:val="none" w:sz="0" w:space="0" w:color="auto"/>
            <w:right w:val="none" w:sz="0" w:space="0" w:color="auto"/>
          </w:divBdr>
        </w:div>
        <w:div w:id="1540849086">
          <w:marLeft w:val="640"/>
          <w:marRight w:val="0"/>
          <w:marTop w:val="0"/>
          <w:marBottom w:val="0"/>
          <w:divBdr>
            <w:top w:val="none" w:sz="0" w:space="0" w:color="auto"/>
            <w:left w:val="none" w:sz="0" w:space="0" w:color="auto"/>
            <w:bottom w:val="none" w:sz="0" w:space="0" w:color="auto"/>
            <w:right w:val="none" w:sz="0" w:space="0" w:color="auto"/>
          </w:divBdr>
        </w:div>
        <w:div w:id="222177632">
          <w:marLeft w:val="640"/>
          <w:marRight w:val="0"/>
          <w:marTop w:val="0"/>
          <w:marBottom w:val="0"/>
          <w:divBdr>
            <w:top w:val="none" w:sz="0" w:space="0" w:color="auto"/>
            <w:left w:val="none" w:sz="0" w:space="0" w:color="auto"/>
            <w:bottom w:val="none" w:sz="0" w:space="0" w:color="auto"/>
            <w:right w:val="none" w:sz="0" w:space="0" w:color="auto"/>
          </w:divBdr>
        </w:div>
        <w:div w:id="1487621611">
          <w:marLeft w:val="640"/>
          <w:marRight w:val="0"/>
          <w:marTop w:val="0"/>
          <w:marBottom w:val="0"/>
          <w:divBdr>
            <w:top w:val="none" w:sz="0" w:space="0" w:color="auto"/>
            <w:left w:val="none" w:sz="0" w:space="0" w:color="auto"/>
            <w:bottom w:val="none" w:sz="0" w:space="0" w:color="auto"/>
            <w:right w:val="none" w:sz="0" w:space="0" w:color="auto"/>
          </w:divBdr>
        </w:div>
        <w:div w:id="1585920506">
          <w:marLeft w:val="640"/>
          <w:marRight w:val="0"/>
          <w:marTop w:val="0"/>
          <w:marBottom w:val="0"/>
          <w:divBdr>
            <w:top w:val="none" w:sz="0" w:space="0" w:color="auto"/>
            <w:left w:val="none" w:sz="0" w:space="0" w:color="auto"/>
            <w:bottom w:val="none" w:sz="0" w:space="0" w:color="auto"/>
            <w:right w:val="none" w:sz="0" w:space="0" w:color="auto"/>
          </w:divBdr>
        </w:div>
        <w:div w:id="1421026024">
          <w:marLeft w:val="640"/>
          <w:marRight w:val="0"/>
          <w:marTop w:val="0"/>
          <w:marBottom w:val="0"/>
          <w:divBdr>
            <w:top w:val="none" w:sz="0" w:space="0" w:color="auto"/>
            <w:left w:val="none" w:sz="0" w:space="0" w:color="auto"/>
            <w:bottom w:val="none" w:sz="0" w:space="0" w:color="auto"/>
            <w:right w:val="none" w:sz="0" w:space="0" w:color="auto"/>
          </w:divBdr>
        </w:div>
        <w:div w:id="651447036">
          <w:marLeft w:val="640"/>
          <w:marRight w:val="0"/>
          <w:marTop w:val="0"/>
          <w:marBottom w:val="0"/>
          <w:divBdr>
            <w:top w:val="none" w:sz="0" w:space="0" w:color="auto"/>
            <w:left w:val="none" w:sz="0" w:space="0" w:color="auto"/>
            <w:bottom w:val="none" w:sz="0" w:space="0" w:color="auto"/>
            <w:right w:val="none" w:sz="0" w:space="0" w:color="auto"/>
          </w:divBdr>
        </w:div>
        <w:div w:id="1229607158">
          <w:marLeft w:val="640"/>
          <w:marRight w:val="0"/>
          <w:marTop w:val="0"/>
          <w:marBottom w:val="0"/>
          <w:divBdr>
            <w:top w:val="none" w:sz="0" w:space="0" w:color="auto"/>
            <w:left w:val="none" w:sz="0" w:space="0" w:color="auto"/>
            <w:bottom w:val="none" w:sz="0" w:space="0" w:color="auto"/>
            <w:right w:val="none" w:sz="0" w:space="0" w:color="auto"/>
          </w:divBdr>
        </w:div>
        <w:div w:id="2113163074">
          <w:marLeft w:val="640"/>
          <w:marRight w:val="0"/>
          <w:marTop w:val="0"/>
          <w:marBottom w:val="0"/>
          <w:divBdr>
            <w:top w:val="none" w:sz="0" w:space="0" w:color="auto"/>
            <w:left w:val="none" w:sz="0" w:space="0" w:color="auto"/>
            <w:bottom w:val="none" w:sz="0" w:space="0" w:color="auto"/>
            <w:right w:val="none" w:sz="0" w:space="0" w:color="auto"/>
          </w:divBdr>
        </w:div>
        <w:div w:id="1028719753">
          <w:marLeft w:val="640"/>
          <w:marRight w:val="0"/>
          <w:marTop w:val="0"/>
          <w:marBottom w:val="0"/>
          <w:divBdr>
            <w:top w:val="none" w:sz="0" w:space="0" w:color="auto"/>
            <w:left w:val="none" w:sz="0" w:space="0" w:color="auto"/>
            <w:bottom w:val="none" w:sz="0" w:space="0" w:color="auto"/>
            <w:right w:val="none" w:sz="0" w:space="0" w:color="auto"/>
          </w:divBdr>
        </w:div>
        <w:div w:id="2001998333">
          <w:marLeft w:val="640"/>
          <w:marRight w:val="0"/>
          <w:marTop w:val="0"/>
          <w:marBottom w:val="0"/>
          <w:divBdr>
            <w:top w:val="none" w:sz="0" w:space="0" w:color="auto"/>
            <w:left w:val="none" w:sz="0" w:space="0" w:color="auto"/>
            <w:bottom w:val="none" w:sz="0" w:space="0" w:color="auto"/>
            <w:right w:val="none" w:sz="0" w:space="0" w:color="auto"/>
          </w:divBdr>
        </w:div>
        <w:div w:id="615212108">
          <w:marLeft w:val="640"/>
          <w:marRight w:val="0"/>
          <w:marTop w:val="0"/>
          <w:marBottom w:val="0"/>
          <w:divBdr>
            <w:top w:val="none" w:sz="0" w:space="0" w:color="auto"/>
            <w:left w:val="none" w:sz="0" w:space="0" w:color="auto"/>
            <w:bottom w:val="none" w:sz="0" w:space="0" w:color="auto"/>
            <w:right w:val="none" w:sz="0" w:space="0" w:color="auto"/>
          </w:divBdr>
        </w:div>
        <w:div w:id="1852987526">
          <w:marLeft w:val="640"/>
          <w:marRight w:val="0"/>
          <w:marTop w:val="0"/>
          <w:marBottom w:val="0"/>
          <w:divBdr>
            <w:top w:val="none" w:sz="0" w:space="0" w:color="auto"/>
            <w:left w:val="none" w:sz="0" w:space="0" w:color="auto"/>
            <w:bottom w:val="none" w:sz="0" w:space="0" w:color="auto"/>
            <w:right w:val="none" w:sz="0" w:space="0" w:color="auto"/>
          </w:divBdr>
        </w:div>
        <w:div w:id="1056510122">
          <w:marLeft w:val="640"/>
          <w:marRight w:val="0"/>
          <w:marTop w:val="0"/>
          <w:marBottom w:val="0"/>
          <w:divBdr>
            <w:top w:val="none" w:sz="0" w:space="0" w:color="auto"/>
            <w:left w:val="none" w:sz="0" w:space="0" w:color="auto"/>
            <w:bottom w:val="none" w:sz="0" w:space="0" w:color="auto"/>
            <w:right w:val="none" w:sz="0" w:space="0" w:color="auto"/>
          </w:divBdr>
        </w:div>
        <w:div w:id="1394548904">
          <w:marLeft w:val="640"/>
          <w:marRight w:val="0"/>
          <w:marTop w:val="0"/>
          <w:marBottom w:val="0"/>
          <w:divBdr>
            <w:top w:val="none" w:sz="0" w:space="0" w:color="auto"/>
            <w:left w:val="none" w:sz="0" w:space="0" w:color="auto"/>
            <w:bottom w:val="none" w:sz="0" w:space="0" w:color="auto"/>
            <w:right w:val="none" w:sz="0" w:space="0" w:color="auto"/>
          </w:divBdr>
        </w:div>
        <w:div w:id="1803884349">
          <w:marLeft w:val="640"/>
          <w:marRight w:val="0"/>
          <w:marTop w:val="0"/>
          <w:marBottom w:val="0"/>
          <w:divBdr>
            <w:top w:val="none" w:sz="0" w:space="0" w:color="auto"/>
            <w:left w:val="none" w:sz="0" w:space="0" w:color="auto"/>
            <w:bottom w:val="none" w:sz="0" w:space="0" w:color="auto"/>
            <w:right w:val="none" w:sz="0" w:space="0" w:color="auto"/>
          </w:divBdr>
        </w:div>
        <w:div w:id="522279814">
          <w:marLeft w:val="640"/>
          <w:marRight w:val="0"/>
          <w:marTop w:val="0"/>
          <w:marBottom w:val="0"/>
          <w:divBdr>
            <w:top w:val="none" w:sz="0" w:space="0" w:color="auto"/>
            <w:left w:val="none" w:sz="0" w:space="0" w:color="auto"/>
            <w:bottom w:val="none" w:sz="0" w:space="0" w:color="auto"/>
            <w:right w:val="none" w:sz="0" w:space="0" w:color="auto"/>
          </w:divBdr>
        </w:div>
        <w:div w:id="1096244297">
          <w:marLeft w:val="640"/>
          <w:marRight w:val="0"/>
          <w:marTop w:val="0"/>
          <w:marBottom w:val="0"/>
          <w:divBdr>
            <w:top w:val="none" w:sz="0" w:space="0" w:color="auto"/>
            <w:left w:val="none" w:sz="0" w:space="0" w:color="auto"/>
            <w:bottom w:val="none" w:sz="0" w:space="0" w:color="auto"/>
            <w:right w:val="none" w:sz="0" w:space="0" w:color="auto"/>
          </w:divBdr>
        </w:div>
        <w:div w:id="2134668966">
          <w:marLeft w:val="640"/>
          <w:marRight w:val="0"/>
          <w:marTop w:val="0"/>
          <w:marBottom w:val="0"/>
          <w:divBdr>
            <w:top w:val="none" w:sz="0" w:space="0" w:color="auto"/>
            <w:left w:val="none" w:sz="0" w:space="0" w:color="auto"/>
            <w:bottom w:val="none" w:sz="0" w:space="0" w:color="auto"/>
            <w:right w:val="none" w:sz="0" w:space="0" w:color="auto"/>
          </w:divBdr>
        </w:div>
        <w:div w:id="1540627930">
          <w:marLeft w:val="640"/>
          <w:marRight w:val="0"/>
          <w:marTop w:val="0"/>
          <w:marBottom w:val="0"/>
          <w:divBdr>
            <w:top w:val="none" w:sz="0" w:space="0" w:color="auto"/>
            <w:left w:val="none" w:sz="0" w:space="0" w:color="auto"/>
            <w:bottom w:val="none" w:sz="0" w:space="0" w:color="auto"/>
            <w:right w:val="none" w:sz="0" w:space="0" w:color="auto"/>
          </w:divBdr>
        </w:div>
        <w:div w:id="1299412015">
          <w:marLeft w:val="640"/>
          <w:marRight w:val="0"/>
          <w:marTop w:val="0"/>
          <w:marBottom w:val="0"/>
          <w:divBdr>
            <w:top w:val="none" w:sz="0" w:space="0" w:color="auto"/>
            <w:left w:val="none" w:sz="0" w:space="0" w:color="auto"/>
            <w:bottom w:val="none" w:sz="0" w:space="0" w:color="auto"/>
            <w:right w:val="none" w:sz="0" w:space="0" w:color="auto"/>
          </w:divBdr>
        </w:div>
        <w:div w:id="1282224121">
          <w:marLeft w:val="640"/>
          <w:marRight w:val="0"/>
          <w:marTop w:val="0"/>
          <w:marBottom w:val="0"/>
          <w:divBdr>
            <w:top w:val="none" w:sz="0" w:space="0" w:color="auto"/>
            <w:left w:val="none" w:sz="0" w:space="0" w:color="auto"/>
            <w:bottom w:val="none" w:sz="0" w:space="0" w:color="auto"/>
            <w:right w:val="none" w:sz="0" w:space="0" w:color="auto"/>
          </w:divBdr>
        </w:div>
        <w:div w:id="159858485">
          <w:marLeft w:val="640"/>
          <w:marRight w:val="0"/>
          <w:marTop w:val="0"/>
          <w:marBottom w:val="0"/>
          <w:divBdr>
            <w:top w:val="none" w:sz="0" w:space="0" w:color="auto"/>
            <w:left w:val="none" w:sz="0" w:space="0" w:color="auto"/>
            <w:bottom w:val="none" w:sz="0" w:space="0" w:color="auto"/>
            <w:right w:val="none" w:sz="0" w:space="0" w:color="auto"/>
          </w:divBdr>
        </w:div>
        <w:div w:id="1597249868">
          <w:marLeft w:val="640"/>
          <w:marRight w:val="0"/>
          <w:marTop w:val="0"/>
          <w:marBottom w:val="0"/>
          <w:divBdr>
            <w:top w:val="none" w:sz="0" w:space="0" w:color="auto"/>
            <w:left w:val="none" w:sz="0" w:space="0" w:color="auto"/>
            <w:bottom w:val="none" w:sz="0" w:space="0" w:color="auto"/>
            <w:right w:val="none" w:sz="0" w:space="0" w:color="auto"/>
          </w:divBdr>
        </w:div>
        <w:div w:id="2068676277">
          <w:marLeft w:val="640"/>
          <w:marRight w:val="0"/>
          <w:marTop w:val="0"/>
          <w:marBottom w:val="0"/>
          <w:divBdr>
            <w:top w:val="none" w:sz="0" w:space="0" w:color="auto"/>
            <w:left w:val="none" w:sz="0" w:space="0" w:color="auto"/>
            <w:bottom w:val="none" w:sz="0" w:space="0" w:color="auto"/>
            <w:right w:val="none" w:sz="0" w:space="0" w:color="auto"/>
          </w:divBdr>
        </w:div>
        <w:div w:id="93480924">
          <w:marLeft w:val="640"/>
          <w:marRight w:val="0"/>
          <w:marTop w:val="0"/>
          <w:marBottom w:val="0"/>
          <w:divBdr>
            <w:top w:val="none" w:sz="0" w:space="0" w:color="auto"/>
            <w:left w:val="none" w:sz="0" w:space="0" w:color="auto"/>
            <w:bottom w:val="none" w:sz="0" w:space="0" w:color="auto"/>
            <w:right w:val="none" w:sz="0" w:space="0" w:color="auto"/>
          </w:divBdr>
        </w:div>
        <w:div w:id="252014200">
          <w:marLeft w:val="640"/>
          <w:marRight w:val="0"/>
          <w:marTop w:val="0"/>
          <w:marBottom w:val="0"/>
          <w:divBdr>
            <w:top w:val="none" w:sz="0" w:space="0" w:color="auto"/>
            <w:left w:val="none" w:sz="0" w:space="0" w:color="auto"/>
            <w:bottom w:val="none" w:sz="0" w:space="0" w:color="auto"/>
            <w:right w:val="none" w:sz="0" w:space="0" w:color="auto"/>
          </w:divBdr>
        </w:div>
        <w:div w:id="712465670">
          <w:marLeft w:val="640"/>
          <w:marRight w:val="0"/>
          <w:marTop w:val="0"/>
          <w:marBottom w:val="0"/>
          <w:divBdr>
            <w:top w:val="none" w:sz="0" w:space="0" w:color="auto"/>
            <w:left w:val="none" w:sz="0" w:space="0" w:color="auto"/>
            <w:bottom w:val="none" w:sz="0" w:space="0" w:color="auto"/>
            <w:right w:val="none" w:sz="0" w:space="0" w:color="auto"/>
          </w:divBdr>
        </w:div>
        <w:div w:id="1288585789">
          <w:marLeft w:val="640"/>
          <w:marRight w:val="0"/>
          <w:marTop w:val="0"/>
          <w:marBottom w:val="0"/>
          <w:divBdr>
            <w:top w:val="none" w:sz="0" w:space="0" w:color="auto"/>
            <w:left w:val="none" w:sz="0" w:space="0" w:color="auto"/>
            <w:bottom w:val="none" w:sz="0" w:space="0" w:color="auto"/>
            <w:right w:val="none" w:sz="0" w:space="0" w:color="auto"/>
          </w:divBdr>
        </w:div>
        <w:div w:id="1160273743">
          <w:marLeft w:val="640"/>
          <w:marRight w:val="0"/>
          <w:marTop w:val="0"/>
          <w:marBottom w:val="0"/>
          <w:divBdr>
            <w:top w:val="none" w:sz="0" w:space="0" w:color="auto"/>
            <w:left w:val="none" w:sz="0" w:space="0" w:color="auto"/>
            <w:bottom w:val="none" w:sz="0" w:space="0" w:color="auto"/>
            <w:right w:val="none" w:sz="0" w:space="0" w:color="auto"/>
          </w:divBdr>
        </w:div>
        <w:div w:id="1972856506">
          <w:marLeft w:val="640"/>
          <w:marRight w:val="0"/>
          <w:marTop w:val="0"/>
          <w:marBottom w:val="0"/>
          <w:divBdr>
            <w:top w:val="none" w:sz="0" w:space="0" w:color="auto"/>
            <w:left w:val="none" w:sz="0" w:space="0" w:color="auto"/>
            <w:bottom w:val="none" w:sz="0" w:space="0" w:color="auto"/>
            <w:right w:val="none" w:sz="0" w:space="0" w:color="auto"/>
          </w:divBdr>
        </w:div>
        <w:div w:id="316687773">
          <w:marLeft w:val="640"/>
          <w:marRight w:val="0"/>
          <w:marTop w:val="0"/>
          <w:marBottom w:val="0"/>
          <w:divBdr>
            <w:top w:val="none" w:sz="0" w:space="0" w:color="auto"/>
            <w:left w:val="none" w:sz="0" w:space="0" w:color="auto"/>
            <w:bottom w:val="none" w:sz="0" w:space="0" w:color="auto"/>
            <w:right w:val="none" w:sz="0" w:space="0" w:color="auto"/>
          </w:divBdr>
        </w:div>
        <w:div w:id="1141385844">
          <w:marLeft w:val="640"/>
          <w:marRight w:val="0"/>
          <w:marTop w:val="0"/>
          <w:marBottom w:val="0"/>
          <w:divBdr>
            <w:top w:val="none" w:sz="0" w:space="0" w:color="auto"/>
            <w:left w:val="none" w:sz="0" w:space="0" w:color="auto"/>
            <w:bottom w:val="none" w:sz="0" w:space="0" w:color="auto"/>
            <w:right w:val="none" w:sz="0" w:space="0" w:color="auto"/>
          </w:divBdr>
        </w:div>
        <w:div w:id="688991345">
          <w:marLeft w:val="640"/>
          <w:marRight w:val="0"/>
          <w:marTop w:val="0"/>
          <w:marBottom w:val="0"/>
          <w:divBdr>
            <w:top w:val="none" w:sz="0" w:space="0" w:color="auto"/>
            <w:left w:val="none" w:sz="0" w:space="0" w:color="auto"/>
            <w:bottom w:val="none" w:sz="0" w:space="0" w:color="auto"/>
            <w:right w:val="none" w:sz="0" w:space="0" w:color="auto"/>
          </w:divBdr>
        </w:div>
        <w:div w:id="70783403">
          <w:marLeft w:val="640"/>
          <w:marRight w:val="0"/>
          <w:marTop w:val="0"/>
          <w:marBottom w:val="0"/>
          <w:divBdr>
            <w:top w:val="none" w:sz="0" w:space="0" w:color="auto"/>
            <w:left w:val="none" w:sz="0" w:space="0" w:color="auto"/>
            <w:bottom w:val="none" w:sz="0" w:space="0" w:color="auto"/>
            <w:right w:val="none" w:sz="0" w:space="0" w:color="auto"/>
          </w:divBdr>
        </w:div>
        <w:div w:id="1542127894">
          <w:marLeft w:val="640"/>
          <w:marRight w:val="0"/>
          <w:marTop w:val="0"/>
          <w:marBottom w:val="0"/>
          <w:divBdr>
            <w:top w:val="none" w:sz="0" w:space="0" w:color="auto"/>
            <w:left w:val="none" w:sz="0" w:space="0" w:color="auto"/>
            <w:bottom w:val="none" w:sz="0" w:space="0" w:color="auto"/>
            <w:right w:val="none" w:sz="0" w:space="0" w:color="auto"/>
          </w:divBdr>
        </w:div>
        <w:div w:id="1067917864">
          <w:marLeft w:val="640"/>
          <w:marRight w:val="0"/>
          <w:marTop w:val="0"/>
          <w:marBottom w:val="0"/>
          <w:divBdr>
            <w:top w:val="none" w:sz="0" w:space="0" w:color="auto"/>
            <w:left w:val="none" w:sz="0" w:space="0" w:color="auto"/>
            <w:bottom w:val="none" w:sz="0" w:space="0" w:color="auto"/>
            <w:right w:val="none" w:sz="0" w:space="0" w:color="auto"/>
          </w:divBdr>
        </w:div>
        <w:div w:id="1493257026">
          <w:marLeft w:val="640"/>
          <w:marRight w:val="0"/>
          <w:marTop w:val="0"/>
          <w:marBottom w:val="0"/>
          <w:divBdr>
            <w:top w:val="none" w:sz="0" w:space="0" w:color="auto"/>
            <w:left w:val="none" w:sz="0" w:space="0" w:color="auto"/>
            <w:bottom w:val="none" w:sz="0" w:space="0" w:color="auto"/>
            <w:right w:val="none" w:sz="0" w:space="0" w:color="auto"/>
          </w:divBdr>
        </w:div>
        <w:div w:id="1383288337">
          <w:marLeft w:val="640"/>
          <w:marRight w:val="0"/>
          <w:marTop w:val="0"/>
          <w:marBottom w:val="0"/>
          <w:divBdr>
            <w:top w:val="none" w:sz="0" w:space="0" w:color="auto"/>
            <w:left w:val="none" w:sz="0" w:space="0" w:color="auto"/>
            <w:bottom w:val="none" w:sz="0" w:space="0" w:color="auto"/>
            <w:right w:val="none" w:sz="0" w:space="0" w:color="auto"/>
          </w:divBdr>
        </w:div>
        <w:div w:id="242418513">
          <w:marLeft w:val="640"/>
          <w:marRight w:val="0"/>
          <w:marTop w:val="0"/>
          <w:marBottom w:val="0"/>
          <w:divBdr>
            <w:top w:val="none" w:sz="0" w:space="0" w:color="auto"/>
            <w:left w:val="none" w:sz="0" w:space="0" w:color="auto"/>
            <w:bottom w:val="none" w:sz="0" w:space="0" w:color="auto"/>
            <w:right w:val="none" w:sz="0" w:space="0" w:color="auto"/>
          </w:divBdr>
        </w:div>
        <w:div w:id="1313556096">
          <w:marLeft w:val="640"/>
          <w:marRight w:val="0"/>
          <w:marTop w:val="0"/>
          <w:marBottom w:val="0"/>
          <w:divBdr>
            <w:top w:val="none" w:sz="0" w:space="0" w:color="auto"/>
            <w:left w:val="none" w:sz="0" w:space="0" w:color="auto"/>
            <w:bottom w:val="none" w:sz="0" w:space="0" w:color="auto"/>
            <w:right w:val="none" w:sz="0" w:space="0" w:color="auto"/>
          </w:divBdr>
        </w:div>
        <w:div w:id="1256481774">
          <w:marLeft w:val="640"/>
          <w:marRight w:val="0"/>
          <w:marTop w:val="0"/>
          <w:marBottom w:val="0"/>
          <w:divBdr>
            <w:top w:val="none" w:sz="0" w:space="0" w:color="auto"/>
            <w:left w:val="none" w:sz="0" w:space="0" w:color="auto"/>
            <w:bottom w:val="none" w:sz="0" w:space="0" w:color="auto"/>
            <w:right w:val="none" w:sz="0" w:space="0" w:color="auto"/>
          </w:divBdr>
        </w:div>
        <w:div w:id="1503162117">
          <w:marLeft w:val="640"/>
          <w:marRight w:val="0"/>
          <w:marTop w:val="0"/>
          <w:marBottom w:val="0"/>
          <w:divBdr>
            <w:top w:val="none" w:sz="0" w:space="0" w:color="auto"/>
            <w:left w:val="none" w:sz="0" w:space="0" w:color="auto"/>
            <w:bottom w:val="none" w:sz="0" w:space="0" w:color="auto"/>
            <w:right w:val="none" w:sz="0" w:space="0" w:color="auto"/>
          </w:divBdr>
        </w:div>
        <w:div w:id="814221261">
          <w:marLeft w:val="640"/>
          <w:marRight w:val="0"/>
          <w:marTop w:val="0"/>
          <w:marBottom w:val="0"/>
          <w:divBdr>
            <w:top w:val="none" w:sz="0" w:space="0" w:color="auto"/>
            <w:left w:val="none" w:sz="0" w:space="0" w:color="auto"/>
            <w:bottom w:val="none" w:sz="0" w:space="0" w:color="auto"/>
            <w:right w:val="none" w:sz="0" w:space="0" w:color="auto"/>
          </w:divBdr>
        </w:div>
        <w:div w:id="1588491864">
          <w:marLeft w:val="640"/>
          <w:marRight w:val="0"/>
          <w:marTop w:val="0"/>
          <w:marBottom w:val="0"/>
          <w:divBdr>
            <w:top w:val="none" w:sz="0" w:space="0" w:color="auto"/>
            <w:left w:val="none" w:sz="0" w:space="0" w:color="auto"/>
            <w:bottom w:val="none" w:sz="0" w:space="0" w:color="auto"/>
            <w:right w:val="none" w:sz="0" w:space="0" w:color="auto"/>
          </w:divBdr>
        </w:div>
        <w:div w:id="1276786770">
          <w:marLeft w:val="640"/>
          <w:marRight w:val="0"/>
          <w:marTop w:val="0"/>
          <w:marBottom w:val="0"/>
          <w:divBdr>
            <w:top w:val="none" w:sz="0" w:space="0" w:color="auto"/>
            <w:left w:val="none" w:sz="0" w:space="0" w:color="auto"/>
            <w:bottom w:val="none" w:sz="0" w:space="0" w:color="auto"/>
            <w:right w:val="none" w:sz="0" w:space="0" w:color="auto"/>
          </w:divBdr>
        </w:div>
        <w:div w:id="906575513">
          <w:marLeft w:val="640"/>
          <w:marRight w:val="0"/>
          <w:marTop w:val="0"/>
          <w:marBottom w:val="0"/>
          <w:divBdr>
            <w:top w:val="none" w:sz="0" w:space="0" w:color="auto"/>
            <w:left w:val="none" w:sz="0" w:space="0" w:color="auto"/>
            <w:bottom w:val="none" w:sz="0" w:space="0" w:color="auto"/>
            <w:right w:val="none" w:sz="0" w:space="0" w:color="auto"/>
          </w:divBdr>
        </w:div>
        <w:div w:id="521942330">
          <w:marLeft w:val="640"/>
          <w:marRight w:val="0"/>
          <w:marTop w:val="0"/>
          <w:marBottom w:val="0"/>
          <w:divBdr>
            <w:top w:val="none" w:sz="0" w:space="0" w:color="auto"/>
            <w:left w:val="none" w:sz="0" w:space="0" w:color="auto"/>
            <w:bottom w:val="none" w:sz="0" w:space="0" w:color="auto"/>
            <w:right w:val="none" w:sz="0" w:space="0" w:color="auto"/>
          </w:divBdr>
        </w:div>
        <w:div w:id="2093961816">
          <w:marLeft w:val="640"/>
          <w:marRight w:val="0"/>
          <w:marTop w:val="0"/>
          <w:marBottom w:val="0"/>
          <w:divBdr>
            <w:top w:val="none" w:sz="0" w:space="0" w:color="auto"/>
            <w:left w:val="none" w:sz="0" w:space="0" w:color="auto"/>
            <w:bottom w:val="none" w:sz="0" w:space="0" w:color="auto"/>
            <w:right w:val="none" w:sz="0" w:space="0" w:color="auto"/>
          </w:divBdr>
        </w:div>
        <w:div w:id="533081934">
          <w:marLeft w:val="640"/>
          <w:marRight w:val="0"/>
          <w:marTop w:val="0"/>
          <w:marBottom w:val="0"/>
          <w:divBdr>
            <w:top w:val="none" w:sz="0" w:space="0" w:color="auto"/>
            <w:left w:val="none" w:sz="0" w:space="0" w:color="auto"/>
            <w:bottom w:val="none" w:sz="0" w:space="0" w:color="auto"/>
            <w:right w:val="none" w:sz="0" w:space="0" w:color="auto"/>
          </w:divBdr>
        </w:div>
        <w:div w:id="1273635342">
          <w:marLeft w:val="640"/>
          <w:marRight w:val="0"/>
          <w:marTop w:val="0"/>
          <w:marBottom w:val="0"/>
          <w:divBdr>
            <w:top w:val="none" w:sz="0" w:space="0" w:color="auto"/>
            <w:left w:val="none" w:sz="0" w:space="0" w:color="auto"/>
            <w:bottom w:val="none" w:sz="0" w:space="0" w:color="auto"/>
            <w:right w:val="none" w:sz="0" w:space="0" w:color="auto"/>
          </w:divBdr>
        </w:div>
        <w:div w:id="1979451227">
          <w:marLeft w:val="640"/>
          <w:marRight w:val="0"/>
          <w:marTop w:val="0"/>
          <w:marBottom w:val="0"/>
          <w:divBdr>
            <w:top w:val="none" w:sz="0" w:space="0" w:color="auto"/>
            <w:left w:val="none" w:sz="0" w:space="0" w:color="auto"/>
            <w:bottom w:val="none" w:sz="0" w:space="0" w:color="auto"/>
            <w:right w:val="none" w:sz="0" w:space="0" w:color="auto"/>
          </w:divBdr>
        </w:div>
        <w:div w:id="842474281">
          <w:marLeft w:val="640"/>
          <w:marRight w:val="0"/>
          <w:marTop w:val="0"/>
          <w:marBottom w:val="0"/>
          <w:divBdr>
            <w:top w:val="none" w:sz="0" w:space="0" w:color="auto"/>
            <w:left w:val="none" w:sz="0" w:space="0" w:color="auto"/>
            <w:bottom w:val="none" w:sz="0" w:space="0" w:color="auto"/>
            <w:right w:val="none" w:sz="0" w:space="0" w:color="auto"/>
          </w:divBdr>
        </w:div>
        <w:div w:id="1819178371">
          <w:marLeft w:val="640"/>
          <w:marRight w:val="0"/>
          <w:marTop w:val="0"/>
          <w:marBottom w:val="0"/>
          <w:divBdr>
            <w:top w:val="none" w:sz="0" w:space="0" w:color="auto"/>
            <w:left w:val="none" w:sz="0" w:space="0" w:color="auto"/>
            <w:bottom w:val="none" w:sz="0" w:space="0" w:color="auto"/>
            <w:right w:val="none" w:sz="0" w:space="0" w:color="auto"/>
          </w:divBdr>
        </w:div>
        <w:div w:id="1478185210">
          <w:marLeft w:val="640"/>
          <w:marRight w:val="0"/>
          <w:marTop w:val="0"/>
          <w:marBottom w:val="0"/>
          <w:divBdr>
            <w:top w:val="none" w:sz="0" w:space="0" w:color="auto"/>
            <w:left w:val="none" w:sz="0" w:space="0" w:color="auto"/>
            <w:bottom w:val="none" w:sz="0" w:space="0" w:color="auto"/>
            <w:right w:val="none" w:sz="0" w:space="0" w:color="auto"/>
          </w:divBdr>
        </w:div>
        <w:div w:id="400954768">
          <w:marLeft w:val="640"/>
          <w:marRight w:val="0"/>
          <w:marTop w:val="0"/>
          <w:marBottom w:val="0"/>
          <w:divBdr>
            <w:top w:val="none" w:sz="0" w:space="0" w:color="auto"/>
            <w:left w:val="none" w:sz="0" w:space="0" w:color="auto"/>
            <w:bottom w:val="none" w:sz="0" w:space="0" w:color="auto"/>
            <w:right w:val="none" w:sz="0" w:space="0" w:color="auto"/>
          </w:divBdr>
        </w:div>
        <w:div w:id="966157487">
          <w:marLeft w:val="640"/>
          <w:marRight w:val="0"/>
          <w:marTop w:val="0"/>
          <w:marBottom w:val="0"/>
          <w:divBdr>
            <w:top w:val="none" w:sz="0" w:space="0" w:color="auto"/>
            <w:left w:val="none" w:sz="0" w:space="0" w:color="auto"/>
            <w:bottom w:val="none" w:sz="0" w:space="0" w:color="auto"/>
            <w:right w:val="none" w:sz="0" w:space="0" w:color="auto"/>
          </w:divBdr>
        </w:div>
        <w:div w:id="1061487726">
          <w:marLeft w:val="640"/>
          <w:marRight w:val="0"/>
          <w:marTop w:val="0"/>
          <w:marBottom w:val="0"/>
          <w:divBdr>
            <w:top w:val="none" w:sz="0" w:space="0" w:color="auto"/>
            <w:left w:val="none" w:sz="0" w:space="0" w:color="auto"/>
            <w:bottom w:val="none" w:sz="0" w:space="0" w:color="auto"/>
            <w:right w:val="none" w:sz="0" w:space="0" w:color="auto"/>
          </w:divBdr>
        </w:div>
        <w:div w:id="2019690222">
          <w:marLeft w:val="640"/>
          <w:marRight w:val="0"/>
          <w:marTop w:val="0"/>
          <w:marBottom w:val="0"/>
          <w:divBdr>
            <w:top w:val="none" w:sz="0" w:space="0" w:color="auto"/>
            <w:left w:val="none" w:sz="0" w:space="0" w:color="auto"/>
            <w:bottom w:val="none" w:sz="0" w:space="0" w:color="auto"/>
            <w:right w:val="none" w:sz="0" w:space="0" w:color="auto"/>
          </w:divBdr>
        </w:div>
        <w:div w:id="1698119983">
          <w:marLeft w:val="640"/>
          <w:marRight w:val="0"/>
          <w:marTop w:val="0"/>
          <w:marBottom w:val="0"/>
          <w:divBdr>
            <w:top w:val="none" w:sz="0" w:space="0" w:color="auto"/>
            <w:left w:val="none" w:sz="0" w:space="0" w:color="auto"/>
            <w:bottom w:val="none" w:sz="0" w:space="0" w:color="auto"/>
            <w:right w:val="none" w:sz="0" w:space="0" w:color="auto"/>
          </w:divBdr>
        </w:div>
        <w:div w:id="1302660378">
          <w:marLeft w:val="640"/>
          <w:marRight w:val="0"/>
          <w:marTop w:val="0"/>
          <w:marBottom w:val="0"/>
          <w:divBdr>
            <w:top w:val="none" w:sz="0" w:space="0" w:color="auto"/>
            <w:left w:val="none" w:sz="0" w:space="0" w:color="auto"/>
            <w:bottom w:val="none" w:sz="0" w:space="0" w:color="auto"/>
            <w:right w:val="none" w:sz="0" w:space="0" w:color="auto"/>
          </w:divBdr>
        </w:div>
        <w:div w:id="1224411061">
          <w:marLeft w:val="640"/>
          <w:marRight w:val="0"/>
          <w:marTop w:val="0"/>
          <w:marBottom w:val="0"/>
          <w:divBdr>
            <w:top w:val="none" w:sz="0" w:space="0" w:color="auto"/>
            <w:left w:val="none" w:sz="0" w:space="0" w:color="auto"/>
            <w:bottom w:val="none" w:sz="0" w:space="0" w:color="auto"/>
            <w:right w:val="none" w:sz="0" w:space="0" w:color="auto"/>
          </w:divBdr>
        </w:div>
        <w:div w:id="1175389111">
          <w:marLeft w:val="640"/>
          <w:marRight w:val="0"/>
          <w:marTop w:val="0"/>
          <w:marBottom w:val="0"/>
          <w:divBdr>
            <w:top w:val="none" w:sz="0" w:space="0" w:color="auto"/>
            <w:left w:val="none" w:sz="0" w:space="0" w:color="auto"/>
            <w:bottom w:val="none" w:sz="0" w:space="0" w:color="auto"/>
            <w:right w:val="none" w:sz="0" w:space="0" w:color="auto"/>
          </w:divBdr>
        </w:div>
        <w:div w:id="518012155">
          <w:marLeft w:val="640"/>
          <w:marRight w:val="0"/>
          <w:marTop w:val="0"/>
          <w:marBottom w:val="0"/>
          <w:divBdr>
            <w:top w:val="none" w:sz="0" w:space="0" w:color="auto"/>
            <w:left w:val="none" w:sz="0" w:space="0" w:color="auto"/>
            <w:bottom w:val="none" w:sz="0" w:space="0" w:color="auto"/>
            <w:right w:val="none" w:sz="0" w:space="0" w:color="auto"/>
          </w:divBdr>
        </w:div>
        <w:div w:id="2096631151">
          <w:marLeft w:val="640"/>
          <w:marRight w:val="0"/>
          <w:marTop w:val="0"/>
          <w:marBottom w:val="0"/>
          <w:divBdr>
            <w:top w:val="none" w:sz="0" w:space="0" w:color="auto"/>
            <w:left w:val="none" w:sz="0" w:space="0" w:color="auto"/>
            <w:bottom w:val="none" w:sz="0" w:space="0" w:color="auto"/>
            <w:right w:val="none" w:sz="0" w:space="0" w:color="auto"/>
          </w:divBdr>
        </w:div>
        <w:div w:id="1987077907">
          <w:marLeft w:val="640"/>
          <w:marRight w:val="0"/>
          <w:marTop w:val="0"/>
          <w:marBottom w:val="0"/>
          <w:divBdr>
            <w:top w:val="none" w:sz="0" w:space="0" w:color="auto"/>
            <w:left w:val="none" w:sz="0" w:space="0" w:color="auto"/>
            <w:bottom w:val="none" w:sz="0" w:space="0" w:color="auto"/>
            <w:right w:val="none" w:sz="0" w:space="0" w:color="auto"/>
          </w:divBdr>
        </w:div>
        <w:div w:id="1475367743">
          <w:marLeft w:val="640"/>
          <w:marRight w:val="0"/>
          <w:marTop w:val="0"/>
          <w:marBottom w:val="0"/>
          <w:divBdr>
            <w:top w:val="none" w:sz="0" w:space="0" w:color="auto"/>
            <w:left w:val="none" w:sz="0" w:space="0" w:color="auto"/>
            <w:bottom w:val="none" w:sz="0" w:space="0" w:color="auto"/>
            <w:right w:val="none" w:sz="0" w:space="0" w:color="auto"/>
          </w:divBdr>
        </w:div>
        <w:div w:id="719744542">
          <w:marLeft w:val="640"/>
          <w:marRight w:val="0"/>
          <w:marTop w:val="0"/>
          <w:marBottom w:val="0"/>
          <w:divBdr>
            <w:top w:val="none" w:sz="0" w:space="0" w:color="auto"/>
            <w:left w:val="none" w:sz="0" w:space="0" w:color="auto"/>
            <w:bottom w:val="none" w:sz="0" w:space="0" w:color="auto"/>
            <w:right w:val="none" w:sz="0" w:space="0" w:color="auto"/>
          </w:divBdr>
        </w:div>
        <w:div w:id="469252459">
          <w:marLeft w:val="640"/>
          <w:marRight w:val="0"/>
          <w:marTop w:val="0"/>
          <w:marBottom w:val="0"/>
          <w:divBdr>
            <w:top w:val="none" w:sz="0" w:space="0" w:color="auto"/>
            <w:left w:val="none" w:sz="0" w:space="0" w:color="auto"/>
            <w:bottom w:val="none" w:sz="0" w:space="0" w:color="auto"/>
            <w:right w:val="none" w:sz="0" w:space="0" w:color="auto"/>
          </w:divBdr>
        </w:div>
        <w:div w:id="1201357976">
          <w:marLeft w:val="640"/>
          <w:marRight w:val="0"/>
          <w:marTop w:val="0"/>
          <w:marBottom w:val="0"/>
          <w:divBdr>
            <w:top w:val="none" w:sz="0" w:space="0" w:color="auto"/>
            <w:left w:val="none" w:sz="0" w:space="0" w:color="auto"/>
            <w:bottom w:val="none" w:sz="0" w:space="0" w:color="auto"/>
            <w:right w:val="none" w:sz="0" w:space="0" w:color="auto"/>
          </w:divBdr>
        </w:div>
        <w:div w:id="338125412">
          <w:marLeft w:val="640"/>
          <w:marRight w:val="0"/>
          <w:marTop w:val="0"/>
          <w:marBottom w:val="0"/>
          <w:divBdr>
            <w:top w:val="none" w:sz="0" w:space="0" w:color="auto"/>
            <w:left w:val="none" w:sz="0" w:space="0" w:color="auto"/>
            <w:bottom w:val="none" w:sz="0" w:space="0" w:color="auto"/>
            <w:right w:val="none" w:sz="0" w:space="0" w:color="auto"/>
          </w:divBdr>
        </w:div>
        <w:div w:id="1172649569">
          <w:marLeft w:val="640"/>
          <w:marRight w:val="0"/>
          <w:marTop w:val="0"/>
          <w:marBottom w:val="0"/>
          <w:divBdr>
            <w:top w:val="none" w:sz="0" w:space="0" w:color="auto"/>
            <w:left w:val="none" w:sz="0" w:space="0" w:color="auto"/>
            <w:bottom w:val="none" w:sz="0" w:space="0" w:color="auto"/>
            <w:right w:val="none" w:sz="0" w:space="0" w:color="auto"/>
          </w:divBdr>
        </w:div>
        <w:div w:id="1266426256">
          <w:marLeft w:val="640"/>
          <w:marRight w:val="0"/>
          <w:marTop w:val="0"/>
          <w:marBottom w:val="0"/>
          <w:divBdr>
            <w:top w:val="none" w:sz="0" w:space="0" w:color="auto"/>
            <w:left w:val="none" w:sz="0" w:space="0" w:color="auto"/>
            <w:bottom w:val="none" w:sz="0" w:space="0" w:color="auto"/>
            <w:right w:val="none" w:sz="0" w:space="0" w:color="auto"/>
          </w:divBdr>
        </w:div>
        <w:div w:id="888689418">
          <w:marLeft w:val="640"/>
          <w:marRight w:val="0"/>
          <w:marTop w:val="0"/>
          <w:marBottom w:val="0"/>
          <w:divBdr>
            <w:top w:val="none" w:sz="0" w:space="0" w:color="auto"/>
            <w:left w:val="none" w:sz="0" w:space="0" w:color="auto"/>
            <w:bottom w:val="none" w:sz="0" w:space="0" w:color="auto"/>
            <w:right w:val="none" w:sz="0" w:space="0" w:color="auto"/>
          </w:divBdr>
        </w:div>
        <w:div w:id="1092509876">
          <w:marLeft w:val="640"/>
          <w:marRight w:val="0"/>
          <w:marTop w:val="0"/>
          <w:marBottom w:val="0"/>
          <w:divBdr>
            <w:top w:val="none" w:sz="0" w:space="0" w:color="auto"/>
            <w:left w:val="none" w:sz="0" w:space="0" w:color="auto"/>
            <w:bottom w:val="none" w:sz="0" w:space="0" w:color="auto"/>
            <w:right w:val="none" w:sz="0" w:space="0" w:color="auto"/>
          </w:divBdr>
        </w:div>
        <w:div w:id="49767454">
          <w:marLeft w:val="640"/>
          <w:marRight w:val="0"/>
          <w:marTop w:val="0"/>
          <w:marBottom w:val="0"/>
          <w:divBdr>
            <w:top w:val="none" w:sz="0" w:space="0" w:color="auto"/>
            <w:left w:val="none" w:sz="0" w:space="0" w:color="auto"/>
            <w:bottom w:val="none" w:sz="0" w:space="0" w:color="auto"/>
            <w:right w:val="none" w:sz="0" w:space="0" w:color="auto"/>
          </w:divBdr>
        </w:div>
        <w:div w:id="1829975490">
          <w:marLeft w:val="640"/>
          <w:marRight w:val="0"/>
          <w:marTop w:val="0"/>
          <w:marBottom w:val="0"/>
          <w:divBdr>
            <w:top w:val="none" w:sz="0" w:space="0" w:color="auto"/>
            <w:left w:val="none" w:sz="0" w:space="0" w:color="auto"/>
            <w:bottom w:val="none" w:sz="0" w:space="0" w:color="auto"/>
            <w:right w:val="none" w:sz="0" w:space="0" w:color="auto"/>
          </w:divBdr>
        </w:div>
        <w:div w:id="2089039469">
          <w:marLeft w:val="640"/>
          <w:marRight w:val="0"/>
          <w:marTop w:val="0"/>
          <w:marBottom w:val="0"/>
          <w:divBdr>
            <w:top w:val="none" w:sz="0" w:space="0" w:color="auto"/>
            <w:left w:val="none" w:sz="0" w:space="0" w:color="auto"/>
            <w:bottom w:val="none" w:sz="0" w:space="0" w:color="auto"/>
            <w:right w:val="none" w:sz="0" w:space="0" w:color="auto"/>
          </w:divBdr>
        </w:div>
        <w:div w:id="316763658">
          <w:marLeft w:val="640"/>
          <w:marRight w:val="0"/>
          <w:marTop w:val="0"/>
          <w:marBottom w:val="0"/>
          <w:divBdr>
            <w:top w:val="none" w:sz="0" w:space="0" w:color="auto"/>
            <w:left w:val="none" w:sz="0" w:space="0" w:color="auto"/>
            <w:bottom w:val="none" w:sz="0" w:space="0" w:color="auto"/>
            <w:right w:val="none" w:sz="0" w:space="0" w:color="auto"/>
          </w:divBdr>
        </w:div>
        <w:div w:id="655576661">
          <w:marLeft w:val="640"/>
          <w:marRight w:val="0"/>
          <w:marTop w:val="0"/>
          <w:marBottom w:val="0"/>
          <w:divBdr>
            <w:top w:val="none" w:sz="0" w:space="0" w:color="auto"/>
            <w:left w:val="none" w:sz="0" w:space="0" w:color="auto"/>
            <w:bottom w:val="none" w:sz="0" w:space="0" w:color="auto"/>
            <w:right w:val="none" w:sz="0" w:space="0" w:color="auto"/>
          </w:divBdr>
        </w:div>
        <w:div w:id="658846413">
          <w:marLeft w:val="640"/>
          <w:marRight w:val="0"/>
          <w:marTop w:val="0"/>
          <w:marBottom w:val="0"/>
          <w:divBdr>
            <w:top w:val="none" w:sz="0" w:space="0" w:color="auto"/>
            <w:left w:val="none" w:sz="0" w:space="0" w:color="auto"/>
            <w:bottom w:val="none" w:sz="0" w:space="0" w:color="auto"/>
            <w:right w:val="none" w:sz="0" w:space="0" w:color="auto"/>
          </w:divBdr>
        </w:div>
        <w:div w:id="173544643">
          <w:marLeft w:val="640"/>
          <w:marRight w:val="0"/>
          <w:marTop w:val="0"/>
          <w:marBottom w:val="0"/>
          <w:divBdr>
            <w:top w:val="none" w:sz="0" w:space="0" w:color="auto"/>
            <w:left w:val="none" w:sz="0" w:space="0" w:color="auto"/>
            <w:bottom w:val="none" w:sz="0" w:space="0" w:color="auto"/>
            <w:right w:val="none" w:sz="0" w:space="0" w:color="auto"/>
          </w:divBdr>
        </w:div>
        <w:div w:id="229119504">
          <w:marLeft w:val="640"/>
          <w:marRight w:val="0"/>
          <w:marTop w:val="0"/>
          <w:marBottom w:val="0"/>
          <w:divBdr>
            <w:top w:val="none" w:sz="0" w:space="0" w:color="auto"/>
            <w:left w:val="none" w:sz="0" w:space="0" w:color="auto"/>
            <w:bottom w:val="none" w:sz="0" w:space="0" w:color="auto"/>
            <w:right w:val="none" w:sz="0" w:space="0" w:color="auto"/>
          </w:divBdr>
        </w:div>
        <w:div w:id="78526107">
          <w:marLeft w:val="640"/>
          <w:marRight w:val="0"/>
          <w:marTop w:val="0"/>
          <w:marBottom w:val="0"/>
          <w:divBdr>
            <w:top w:val="none" w:sz="0" w:space="0" w:color="auto"/>
            <w:left w:val="none" w:sz="0" w:space="0" w:color="auto"/>
            <w:bottom w:val="none" w:sz="0" w:space="0" w:color="auto"/>
            <w:right w:val="none" w:sz="0" w:space="0" w:color="auto"/>
          </w:divBdr>
        </w:div>
        <w:div w:id="1816678182">
          <w:marLeft w:val="640"/>
          <w:marRight w:val="0"/>
          <w:marTop w:val="0"/>
          <w:marBottom w:val="0"/>
          <w:divBdr>
            <w:top w:val="none" w:sz="0" w:space="0" w:color="auto"/>
            <w:left w:val="none" w:sz="0" w:space="0" w:color="auto"/>
            <w:bottom w:val="none" w:sz="0" w:space="0" w:color="auto"/>
            <w:right w:val="none" w:sz="0" w:space="0" w:color="auto"/>
          </w:divBdr>
        </w:div>
        <w:div w:id="2096392716">
          <w:marLeft w:val="640"/>
          <w:marRight w:val="0"/>
          <w:marTop w:val="0"/>
          <w:marBottom w:val="0"/>
          <w:divBdr>
            <w:top w:val="none" w:sz="0" w:space="0" w:color="auto"/>
            <w:left w:val="none" w:sz="0" w:space="0" w:color="auto"/>
            <w:bottom w:val="none" w:sz="0" w:space="0" w:color="auto"/>
            <w:right w:val="none" w:sz="0" w:space="0" w:color="auto"/>
          </w:divBdr>
        </w:div>
        <w:div w:id="1936938660">
          <w:marLeft w:val="640"/>
          <w:marRight w:val="0"/>
          <w:marTop w:val="0"/>
          <w:marBottom w:val="0"/>
          <w:divBdr>
            <w:top w:val="none" w:sz="0" w:space="0" w:color="auto"/>
            <w:left w:val="none" w:sz="0" w:space="0" w:color="auto"/>
            <w:bottom w:val="none" w:sz="0" w:space="0" w:color="auto"/>
            <w:right w:val="none" w:sz="0" w:space="0" w:color="auto"/>
          </w:divBdr>
        </w:div>
        <w:div w:id="1982608597">
          <w:marLeft w:val="640"/>
          <w:marRight w:val="0"/>
          <w:marTop w:val="0"/>
          <w:marBottom w:val="0"/>
          <w:divBdr>
            <w:top w:val="none" w:sz="0" w:space="0" w:color="auto"/>
            <w:left w:val="none" w:sz="0" w:space="0" w:color="auto"/>
            <w:bottom w:val="none" w:sz="0" w:space="0" w:color="auto"/>
            <w:right w:val="none" w:sz="0" w:space="0" w:color="auto"/>
          </w:divBdr>
        </w:div>
        <w:div w:id="1718503278">
          <w:marLeft w:val="640"/>
          <w:marRight w:val="0"/>
          <w:marTop w:val="0"/>
          <w:marBottom w:val="0"/>
          <w:divBdr>
            <w:top w:val="none" w:sz="0" w:space="0" w:color="auto"/>
            <w:left w:val="none" w:sz="0" w:space="0" w:color="auto"/>
            <w:bottom w:val="none" w:sz="0" w:space="0" w:color="auto"/>
            <w:right w:val="none" w:sz="0" w:space="0" w:color="auto"/>
          </w:divBdr>
        </w:div>
        <w:div w:id="1955481156">
          <w:marLeft w:val="640"/>
          <w:marRight w:val="0"/>
          <w:marTop w:val="0"/>
          <w:marBottom w:val="0"/>
          <w:divBdr>
            <w:top w:val="none" w:sz="0" w:space="0" w:color="auto"/>
            <w:left w:val="none" w:sz="0" w:space="0" w:color="auto"/>
            <w:bottom w:val="none" w:sz="0" w:space="0" w:color="auto"/>
            <w:right w:val="none" w:sz="0" w:space="0" w:color="auto"/>
          </w:divBdr>
        </w:div>
        <w:div w:id="1097868143">
          <w:marLeft w:val="640"/>
          <w:marRight w:val="0"/>
          <w:marTop w:val="0"/>
          <w:marBottom w:val="0"/>
          <w:divBdr>
            <w:top w:val="none" w:sz="0" w:space="0" w:color="auto"/>
            <w:left w:val="none" w:sz="0" w:space="0" w:color="auto"/>
            <w:bottom w:val="none" w:sz="0" w:space="0" w:color="auto"/>
            <w:right w:val="none" w:sz="0" w:space="0" w:color="auto"/>
          </w:divBdr>
        </w:div>
        <w:div w:id="1642925351">
          <w:marLeft w:val="640"/>
          <w:marRight w:val="0"/>
          <w:marTop w:val="0"/>
          <w:marBottom w:val="0"/>
          <w:divBdr>
            <w:top w:val="none" w:sz="0" w:space="0" w:color="auto"/>
            <w:left w:val="none" w:sz="0" w:space="0" w:color="auto"/>
            <w:bottom w:val="none" w:sz="0" w:space="0" w:color="auto"/>
            <w:right w:val="none" w:sz="0" w:space="0" w:color="auto"/>
          </w:divBdr>
        </w:div>
        <w:div w:id="441997090">
          <w:marLeft w:val="640"/>
          <w:marRight w:val="0"/>
          <w:marTop w:val="0"/>
          <w:marBottom w:val="0"/>
          <w:divBdr>
            <w:top w:val="none" w:sz="0" w:space="0" w:color="auto"/>
            <w:left w:val="none" w:sz="0" w:space="0" w:color="auto"/>
            <w:bottom w:val="none" w:sz="0" w:space="0" w:color="auto"/>
            <w:right w:val="none" w:sz="0" w:space="0" w:color="auto"/>
          </w:divBdr>
        </w:div>
        <w:div w:id="1696686584">
          <w:marLeft w:val="640"/>
          <w:marRight w:val="0"/>
          <w:marTop w:val="0"/>
          <w:marBottom w:val="0"/>
          <w:divBdr>
            <w:top w:val="none" w:sz="0" w:space="0" w:color="auto"/>
            <w:left w:val="none" w:sz="0" w:space="0" w:color="auto"/>
            <w:bottom w:val="none" w:sz="0" w:space="0" w:color="auto"/>
            <w:right w:val="none" w:sz="0" w:space="0" w:color="auto"/>
          </w:divBdr>
        </w:div>
        <w:div w:id="2122647254">
          <w:marLeft w:val="640"/>
          <w:marRight w:val="0"/>
          <w:marTop w:val="0"/>
          <w:marBottom w:val="0"/>
          <w:divBdr>
            <w:top w:val="none" w:sz="0" w:space="0" w:color="auto"/>
            <w:left w:val="none" w:sz="0" w:space="0" w:color="auto"/>
            <w:bottom w:val="none" w:sz="0" w:space="0" w:color="auto"/>
            <w:right w:val="none" w:sz="0" w:space="0" w:color="auto"/>
          </w:divBdr>
        </w:div>
        <w:div w:id="1099134494">
          <w:marLeft w:val="640"/>
          <w:marRight w:val="0"/>
          <w:marTop w:val="0"/>
          <w:marBottom w:val="0"/>
          <w:divBdr>
            <w:top w:val="none" w:sz="0" w:space="0" w:color="auto"/>
            <w:left w:val="none" w:sz="0" w:space="0" w:color="auto"/>
            <w:bottom w:val="none" w:sz="0" w:space="0" w:color="auto"/>
            <w:right w:val="none" w:sz="0" w:space="0" w:color="auto"/>
          </w:divBdr>
        </w:div>
        <w:div w:id="1995184895">
          <w:marLeft w:val="640"/>
          <w:marRight w:val="0"/>
          <w:marTop w:val="0"/>
          <w:marBottom w:val="0"/>
          <w:divBdr>
            <w:top w:val="none" w:sz="0" w:space="0" w:color="auto"/>
            <w:left w:val="none" w:sz="0" w:space="0" w:color="auto"/>
            <w:bottom w:val="none" w:sz="0" w:space="0" w:color="auto"/>
            <w:right w:val="none" w:sz="0" w:space="0" w:color="auto"/>
          </w:divBdr>
        </w:div>
        <w:div w:id="640770519">
          <w:marLeft w:val="640"/>
          <w:marRight w:val="0"/>
          <w:marTop w:val="0"/>
          <w:marBottom w:val="0"/>
          <w:divBdr>
            <w:top w:val="none" w:sz="0" w:space="0" w:color="auto"/>
            <w:left w:val="none" w:sz="0" w:space="0" w:color="auto"/>
            <w:bottom w:val="none" w:sz="0" w:space="0" w:color="auto"/>
            <w:right w:val="none" w:sz="0" w:space="0" w:color="auto"/>
          </w:divBdr>
        </w:div>
        <w:div w:id="186985602">
          <w:marLeft w:val="640"/>
          <w:marRight w:val="0"/>
          <w:marTop w:val="0"/>
          <w:marBottom w:val="0"/>
          <w:divBdr>
            <w:top w:val="none" w:sz="0" w:space="0" w:color="auto"/>
            <w:left w:val="none" w:sz="0" w:space="0" w:color="auto"/>
            <w:bottom w:val="none" w:sz="0" w:space="0" w:color="auto"/>
            <w:right w:val="none" w:sz="0" w:space="0" w:color="auto"/>
          </w:divBdr>
        </w:div>
        <w:div w:id="467012586">
          <w:marLeft w:val="640"/>
          <w:marRight w:val="0"/>
          <w:marTop w:val="0"/>
          <w:marBottom w:val="0"/>
          <w:divBdr>
            <w:top w:val="none" w:sz="0" w:space="0" w:color="auto"/>
            <w:left w:val="none" w:sz="0" w:space="0" w:color="auto"/>
            <w:bottom w:val="none" w:sz="0" w:space="0" w:color="auto"/>
            <w:right w:val="none" w:sz="0" w:space="0" w:color="auto"/>
          </w:divBdr>
        </w:div>
        <w:div w:id="482357555">
          <w:marLeft w:val="640"/>
          <w:marRight w:val="0"/>
          <w:marTop w:val="0"/>
          <w:marBottom w:val="0"/>
          <w:divBdr>
            <w:top w:val="none" w:sz="0" w:space="0" w:color="auto"/>
            <w:left w:val="none" w:sz="0" w:space="0" w:color="auto"/>
            <w:bottom w:val="none" w:sz="0" w:space="0" w:color="auto"/>
            <w:right w:val="none" w:sz="0" w:space="0" w:color="auto"/>
          </w:divBdr>
        </w:div>
        <w:div w:id="401566079">
          <w:marLeft w:val="640"/>
          <w:marRight w:val="0"/>
          <w:marTop w:val="0"/>
          <w:marBottom w:val="0"/>
          <w:divBdr>
            <w:top w:val="none" w:sz="0" w:space="0" w:color="auto"/>
            <w:left w:val="none" w:sz="0" w:space="0" w:color="auto"/>
            <w:bottom w:val="none" w:sz="0" w:space="0" w:color="auto"/>
            <w:right w:val="none" w:sz="0" w:space="0" w:color="auto"/>
          </w:divBdr>
        </w:div>
        <w:div w:id="1427843782">
          <w:marLeft w:val="640"/>
          <w:marRight w:val="0"/>
          <w:marTop w:val="0"/>
          <w:marBottom w:val="0"/>
          <w:divBdr>
            <w:top w:val="none" w:sz="0" w:space="0" w:color="auto"/>
            <w:left w:val="none" w:sz="0" w:space="0" w:color="auto"/>
            <w:bottom w:val="none" w:sz="0" w:space="0" w:color="auto"/>
            <w:right w:val="none" w:sz="0" w:space="0" w:color="auto"/>
          </w:divBdr>
        </w:div>
        <w:div w:id="2089303119">
          <w:marLeft w:val="640"/>
          <w:marRight w:val="0"/>
          <w:marTop w:val="0"/>
          <w:marBottom w:val="0"/>
          <w:divBdr>
            <w:top w:val="none" w:sz="0" w:space="0" w:color="auto"/>
            <w:left w:val="none" w:sz="0" w:space="0" w:color="auto"/>
            <w:bottom w:val="none" w:sz="0" w:space="0" w:color="auto"/>
            <w:right w:val="none" w:sz="0" w:space="0" w:color="auto"/>
          </w:divBdr>
        </w:div>
        <w:div w:id="1214271990">
          <w:marLeft w:val="640"/>
          <w:marRight w:val="0"/>
          <w:marTop w:val="0"/>
          <w:marBottom w:val="0"/>
          <w:divBdr>
            <w:top w:val="none" w:sz="0" w:space="0" w:color="auto"/>
            <w:left w:val="none" w:sz="0" w:space="0" w:color="auto"/>
            <w:bottom w:val="none" w:sz="0" w:space="0" w:color="auto"/>
            <w:right w:val="none" w:sz="0" w:space="0" w:color="auto"/>
          </w:divBdr>
        </w:div>
        <w:div w:id="1652829165">
          <w:marLeft w:val="640"/>
          <w:marRight w:val="0"/>
          <w:marTop w:val="0"/>
          <w:marBottom w:val="0"/>
          <w:divBdr>
            <w:top w:val="none" w:sz="0" w:space="0" w:color="auto"/>
            <w:left w:val="none" w:sz="0" w:space="0" w:color="auto"/>
            <w:bottom w:val="none" w:sz="0" w:space="0" w:color="auto"/>
            <w:right w:val="none" w:sz="0" w:space="0" w:color="auto"/>
          </w:divBdr>
        </w:div>
        <w:div w:id="827941174">
          <w:marLeft w:val="640"/>
          <w:marRight w:val="0"/>
          <w:marTop w:val="0"/>
          <w:marBottom w:val="0"/>
          <w:divBdr>
            <w:top w:val="none" w:sz="0" w:space="0" w:color="auto"/>
            <w:left w:val="none" w:sz="0" w:space="0" w:color="auto"/>
            <w:bottom w:val="none" w:sz="0" w:space="0" w:color="auto"/>
            <w:right w:val="none" w:sz="0" w:space="0" w:color="auto"/>
          </w:divBdr>
        </w:div>
        <w:div w:id="133065290">
          <w:marLeft w:val="640"/>
          <w:marRight w:val="0"/>
          <w:marTop w:val="0"/>
          <w:marBottom w:val="0"/>
          <w:divBdr>
            <w:top w:val="none" w:sz="0" w:space="0" w:color="auto"/>
            <w:left w:val="none" w:sz="0" w:space="0" w:color="auto"/>
            <w:bottom w:val="none" w:sz="0" w:space="0" w:color="auto"/>
            <w:right w:val="none" w:sz="0" w:space="0" w:color="auto"/>
          </w:divBdr>
        </w:div>
        <w:div w:id="1222786071">
          <w:marLeft w:val="640"/>
          <w:marRight w:val="0"/>
          <w:marTop w:val="0"/>
          <w:marBottom w:val="0"/>
          <w:divBdr>
            <w:top w:val="none" w:sz="0" w:space="0" w:color="auto"/>
            <w:left w:val="none" w:sz="0" w:space="0" w:color="auto"/>
            <w:bottom w:val="none" w:sz="0" w:space="0" w:color="auto"/>
            <w:right w:val="none" w:sz="0" w:space="0" w:color="auto"/>
          </w:divBdr>
        </w:div>
        <w:div w:id="1427919701">
          <w:marLeft w:val="640"/>
          <w:marRight w:val="0"/>
          <w:marTop w:val="0"/>
          <w:marBottom w:val="0"/>
          <w:divBdr>
            <w:top w:val="none" w:sz="0" w:space="0" w:color="auto"/>
            <w:left w:val="none" w:sz="0" w:space="0" w:color="auto"/>
            <w:bottom w:val="none" w:sz="0" w:space="0" w:color="auto"/>
            <w:right w:val="none" w:sz="0" w:space="0" w:color="auto"/>
          </w:divBdr>
        </w:div>
        <w:div w:id="167449028">
          <w:marLeft w:val="640"/>
          <w:marRight w:val="0"/>
          <w:marTop w:val="0"/>
          <w:marBottom w:val="0"/>
          <w:divBdr>
            <w:top w:val="none" w:sz="0" w:space="0" w:color="auto"/>
            <w:left w:val="none" w:sz="0" w:space="0" w:color="auto"/>
            <w:bottom w:val="none" w:sz="0" w:space="0" w:color="auto"/>
            <w:right w:val="none" w:sz="0" w:space="0" w:color="auto"/>
          </w:divBdr>
        </w:div>
        <w:div w:id="239221908">
          <w:marLeft w:val="640"/>
          <w:marRight w:val="0"/>
          <w:marTop w:val="0"/>
          <w:marBottom w:val="0"/>
          <w:divBdr>
            <w:top w:val="none" w:sz="0" w:space="0" w:color="auto"/>
            <w:left w:val="none" w:sz="0" w:space="0" w:color="auto"/>
            <w:bottom w:val="none" w:sz="0" w:space="0" w:color="auto"/>
            <w:right w:val="none" w:sz="0" w:space="0" w:color="auto"/>
          </w:divBdr>
        </w:div>
        <w:div w:id="173880996">
          <w:marLeft w:val="640"/>
          <w:marRight w:val="0"/>
          <w:marTop w:val="0"/>
          <w:marBottom w:val="0"/>
          <w:divBdr>
            <w:top w:val="none" w:sz="0" w:space="0" w:color="auto"/>
            <w:left w:val="none" w:sz="0" w:space="0" w:color="auto"/>
            <w:bottom w:val="none" w:sz="0" w:space="0" w:color="auto"/>
            <w:right w:val="none" w:sz="0" w:space="0" w:color="auto"/>
          </w:divBdr>
        </w:div>
        <w:div w:id="1243876450">
          <w:marLeft w:val="640"/>
          <w:marRight w:val="0"/>
          <w:marTop w:val="0"/>
          <w:marBottom w:val="0"/>
          <w:divBdr>
            <w:top w:val="none" w:sz="0" w:space="0" w:color="auto"/>
            <w:left w:val="none" w:sz="0" w:space="0" w:color="auto"/>
            <w:bottom w:val="none" w:sz="0" w:space="0" w:color="auto"/>
            <w:right w:val="none" w:sz="0" w:space="0" w:color="auto"/>
          </w:divBdr>
        </w:div>
        <w:div w:id="597491897">
          <w:marLeft w:val="640"/>
          <w:marRight w:val="0"/>
          <w:marTop w:val="0"/>
          <w:marBottom w:val="0"/>
          <w:divBdr>
            <w:top w:val="none" w:sz="0" w:space="0" w:color="auto"/>
            <w:left w:val="none" w:sz="0" w:space="0" w:color="auto"/>
            <w:bottom w:val="none" w:sz="0" w:space="0" w:color="auto"/>
            <w:right w:val="none" w:sz="0" w:space="0" w:color="auto"/>
          </w:divBdr>
        </w:div>
        <w:div w:id="869143800">
          <w:marLeft w:val="640"/>
          <w:marRight w:val="0"/>
          <w:marTop w:val="0"/>
          <w:marBottom w:val="0"/>
          <w:divBdr>
            <w:top w:val="none" w:sz="0" w:space="0" w:color="auto"/>
            <w:left w:val="none" w:sz="0" w:space="0" w:color="auto"/>
            <w:bottom w:val="none" w:sz="0" w:space="0" w:color="auto"/>
            <w:right w:val="none" w:sz="0" w:space="0" w:color="auto"/>
          </w:divBdr>
        </w:div>
        <w:div w:id="1997411758">
          <w:marLeft w:val="640"/>
          <w:marRight w:val="0"/>
          <w:marTop w:val="0"/>
          <w:marBottom w:val="0"/>
          <w:divBdr>
            <w:top w:val="none" w:sz="0" w:space="0" w:color="auto"/>
            <w:left w:val="none" w:sz="0" w:space="0" w:color="auto"/>
            <w:bottom w:val="none" w:sz="0" w:space="0" w:color="auto"/>
            <w:right w:val="none" w:sz="0" w:space="0" w:color="auto"/>
          </w:divBdr>
        </w:div>
      </w:divsChild>
    </w:div>
    <w:div w:id="868026135">
      <w:bodyDiv w:val="1"/>
      <w:marLeft w:val="0"/>
      <w:marRight w:val="0"/>
      <w:marTop w:val="0"/>
      <w:marBottom w:val="0"/>
      <w:divBdr>
        <w:top w:val="none" w:sz="0" w:space="0" w:color="auto"/>
        <w:left w:val="none" w:sz="0" w:space="0" w:color="auto"/>
        <w:bottom w:val="none" w:sz="0" w:space="0" w:color="auto"/>
        <w:right w:val="none" w:sz="0" w:space="0" w:color="auto"/>
      </w:divBdr>
      <w:divsChild>
        <w:div w:id="975184649">
          <w:marLeft w:val="640"/>
          <w:marRight w:val="0"/>
          <w:marTop w:val="0"/>
          <w:marBottom w:val="0"/>
          <w:divBdr>
            <w:top w:val="none" w:sz="0" w:space="0" w:color="auto"/>
            <w:left w:val="none" w:sz="0" w:space="0" w:color="auto"/>
            <w:bottom w:val="none" w:sz="0" w:space="0" w:color="auto"/>
            <w:right w:val="none" w:sz="0" w:space="0" w:color="auto"/>
          </w:divBdr>
        </w:div>
        <w:div w:id="320892814">
          <w:marLeft w:val="640"/>
          <w:marRight w:val="0"/>
          <w:marTop w:val="0"/>
          <w:marBottom w:val="0"/>
          <w:divBdr>
            <w:top w:val="none" w:sz="0" w:space="0" w:color="auto"/>
            <w:left w:val="none" w:sz="0" w:space="0" w:color="auto"/>
            <w:bottom w:val="none" w:sz="0" w:space="0" w:color="auto"/>
            <w:right w:val="none" w:sz="0" w:space="0" w:color="auto"/>
          </w:divBdr>
        </w:div>
        <w:div w:id="837844921">
          <w:marLeft w:val="640"/>
          <w:marRight w:val="0"/>
          <w:marTop w:val="0"/>
          <w:marBottom w:val="0"/>
          <w:divBdr>
            <w:top w:val="none" w:sz="0" w:space="0" w:color="auto"/>
            <w:left w:val="none" w:sz="0" w:space="0" w:color="auto"/>
            <w:bottom w:val="none" w:sz="0" w:space="0" w:color="auto"/>
            <w:right w:val="none" w:sz="0" w:space="0" w:color="auto"/>
          </w:divBdr>
        </w:div>
        <w:div w:id="123086474">
          <w:marLeft w:val="640"/>
          <w:marRight w:val="0"/>
          <w:marTop w:val="0"/>
          <w:marBottom w:val="0"/>
          <w:divBdr>
            <w:top w:val="none" w:sz="0" w:space="0" w:color="auto"/>
            <w:left w:val="none" w:sz="0" w:space="0" w:color="auto"/>
            <w:bottom w:val="none" w:sz="0" w:space="0" w:color="auto"/>
            <w:right w:val="none" w:sz="0" w:space="0" w:color="auto"/>
          </w:divBdr>
        </w:div>
        <w:div w:id="373047844">
          <w:marLeft w:val="640"/>
          <w:marRight w:val="0"/>
          <w:marTop w:val="0"/>
          <w:marBottom w:val="0"/>
          <w:divBdr>
            <w:top w:val="none" w:sz="0" w:space="0" w:color="auto"/>
            <w:left w:val="none" w:sz="0" w:space="0" w:color="auto"/>
            <w:bottom w:val="none" w:sz="0" w:space="0" w:color="auto"/>
            <w:right w:val="none" w:sz="0" w:space="0" w:color="auto"/>
          </w:divBdr>
        </w:div>
        <w:div w:id="1860316910">
          <w:marLeft w:val="640"/>
          <w:marRight w:val="0"/>
          <w:marTop w:val="0"/>
          <w:marBottom w:val="0"/>
          <w:divBdr>
            <w:top w:val="none" w:sz="0" w:space="0" w:color="auto"/>
            <w:left w:val="none" w:sz="0" w:space="0" w:color="auto"/>
            <w:bottom w:val="none" w:sz="0" w:space="0" w:color="auto"/>
            <w:right w:val="none" w:sz="0" w:space="0" w:color="auto"/>
          </w:divBdr>
        </w:div>
        <w:div w:id="91360905">
          <w:marLeft w:val="640"/>
          <w:marRight w:val="0"/>
          <w:marTop w:val="0"/>
          <w:marBottom w:val="0"/>
          <w:divBdr>
            <w:top w:val="none" w:sz="0" w:space="0" w:color="auto"/>
            <w:left w:val="none" w:sz="0" w:space="0" w:color="auto"/>
            <w:bottom w:val="none" w:sz="0" w:space="0" w:color="auto"/>
            <w:right w:val="none" w:sz="0" w:space="0" w:color="auto"/>
          </w:divBdr>
        </w:div>
        <w:div w:id="836582120">
          <w:marLeft w:val="640"/>
          <w:marRight w:val="0"/>
          <w:marTop w:val="0"/>
          <w:marBottom w:val="0"/>
          <w:divBdr>
            <w:top w:val="none" w:sz="0" w:space="0" w:color="auto"/>
            <w:left w:val="none" w:sz="0" w:space="0" w:color="auto"/>
            <w:bottom w:val="none" w:sz="0" w:space="0" w:color="auto"/>
            <w:right w:val="none" w:sz="0" w:space="0" w:color="auto"/>
          </w:divBdr>
        </w:div>
        <w:div w:id="1898321243">
          <w:marLeft w:val="640"/>
          <w:marRight w:val="0"/>
          <w:marTop w:val="0"/>
          <w:marBottom w:val="0"/>
          <w:divBdr>
            <w:top w:val="none" w:sz="0" w:space="0" w:color="auto"/>
            <w:left w:val="none" w:sz="0" w:space="0" w:color="auto"/>
            <w:bottom w:val="none" w:sz="0" w:space="0" w:color="auto"/>
            <w:right w:val="none" w:sz="0" w:space="0" w:color="auto"/>
          </w:divBdr>
        </w:div>
        <w:div w:id="1310982632">
          <w:marLeft w:val="640"/>
          <w:marRight w:val="0"/>
          <w:marTop w:val="0"/>
          <w:marBottom w:val="0"/>
          <w:divBdr>
            <w:top w:val="none" w:sz="0" w:space="0" w:color="auto"/>
            <w:left w:val="none" w:sz="0" w:space="0" w:color="auto"/>
            <w:bottom w:val="none" w:sz="0" w:space="0" w:color="auto"/>
            <w:right w:val="none" w:sz="0" w:space="0" w:color="auto"/>
          </w:divBdr>
        </w:div>
        <w:div w:id="604775844">
          <w:marLeft w:val="640"/>
          <w:marRight w:val="0"/>
          <w:marTop w:val="0"/>
          <w:marBottom w:val="0"/>
          <w:divBdr>
            <w:top w:val="none" w:sz="0" w:space="0" w:color="auto"/>
            <w:left w:val="none" w:sz="0" w:space="0" w:color="auto"/>
            <w:bottom w:val="none" w:sz="0" w:space="0" w:color="auto"/>
            <w:right w:val="none" w:sz="0" w:space="0" w:color="auto"/>
          </w:divBdr>
        </w:div>
        <w:div w:id="515072721">
          <w:marLeft w:val="640"/>
          <w:marRight w:val="0"/>
          <w:marTop w:val="0"/>
          <w:marBottom w:val="0"/>
          <w:divBdr>
            <w:top w:val="none" w:sz="0" w:space="0" w:color="auto"/>
            <w:left w:val="none" w:sz="0" w:space="0" w:color="auto"/>
            <w:bottom w:val="none" w:sz="0" w:space="0" w:color="auto"/>
            <w:right w:val="none" w:sz="0" w:space="0" w:color="auto"/>
          </w:divBdr>
        </w:div>
        <w:div w:id="27999108">
          <w:marLeft w:val="640"/>
          <w:marRight w:val="0"/>
          <w:marTop w:val="0"/>
          <w:marBottom w:val="0"/>
          <w:divBdr>
            <w:top w:val="none" w:sz="0" w:space="0" w:color="auto"/>
            <w:left w:val="none" w:sz="0" w:space="0" w:color="auto"/>
            <w:bottom w:val="none" w:sz="0" w:space="0" w:color="auto"/>
            <w:right w:val="none" w:sz="0" w:space="0" w:color="auto"/>
          </w:divBdr>
        </w:div>
        <w:div w:id="1070344240">
          <w:marLeft w:val="640"/>
          <w:marRight w:val="0"/>
          <w:marTop w:val="0"/>
          <w:marBottom w:val="0"/>
          <w:divBdr>
            <w:top w:val="none" w:sz="0" w:space="0" w:color="auto"/>
            <w:left w:val="none" w:sz="0" w:space="0" w:color="auto"/>
            <w:bottom w:val="none" w:sz="0" w:space="0" w:color="auto"/>
            <w:right w:val="none" w:sz="0" w:space="0" w:color="auto"/>
          </w:divBdr>
        </w:div>
        <w:div w:id="1488786361">
          <w:marLeft w:val="640"/>
          <w:marRight w:val="0"/>
          <w:marTop w:val="0"/>
          <w:marBottom w:val="0"/>
          <w:divBdr>
            <w:top w:val="none" w:sz="0" w:space="0" w:color="auto"/>
            <w:left w:val="none" w:sz="0" w:space="0" w:color="auto"/>
            <w:bottom w:val="none" w:sz="0" w:space="0" w:color="auto"/>
            <w:right w:val="none" w:sz="0" w:space="0" w:color="auto"/>
          </w:divBdr>
        </w:div>
        <w:div w:id="453523298">
          <w:marLeft w:val="640"/>
          <w:marRight w:val="0"/>
          <w:marTop w:val="0"/>
          <w:marBottom w:val="0"/>
          <w:divBdr>
            <w:top w:val="none" w:sz="0" w:space="0" w:color="auto"/>
            <w:left w:val="none" w:sz="0" w:space="0" w:color="auto"/>
            <w:bottom w:val="none" w:sz="0" w:space="0" w:color="auto"/>
            <w:right w:val="none" w:sz="0" w:space="0" w:color="auto"/>
          </w:divBdr>
        </w:div>
        <w:div w:id="1255626632">
          <w:marLeft w:val="640"/>
          <w:marRight w:val="0"/>
          <w:marTop w:val="0"/>
          <w:marBottom w:val="0"/>
          <w:divBdr>
            <w:top w:val="none" w:sz="0" w:space="0" w:color="auto"/>
            <w:left w:val="none" w:sz="0" w:space="0" w:color="auto"/>
            <w:bottom w:val="none" w:sz="0" w:space="0" w:color="auto"/>
            <w:right w:val="none" w:sz="0" w:space="0" w:color="auto"/>
          </w:divBdr>
        </w:div>
        <w:div w:id="357853342">
          <w:marLeft w:val="640"/>
          <w:marRight w:val="0"/>
          <w:marTop w:val="0"/>
          <w:marBottom w:val="0"/>
          <w:divBdr>
            <w:top w:val="none" w:sz="0" w:space="0" w:color="auto"/>
            <w:left w:val="none" w:sz="0" w:space="0" w:color="auto"/>
            <w:bottom w:val="none" w:sz="0" w:space="0" w:color="auto"/>
            <w:right w:val="none" w:sz="0" w:space="0" w:color="auto"/>
          </w:divBdr>
        </w:div>
        <w:div w:id="300577556">
          <w:marLeft w:val="640"/>
          <w:marRight w:val="0"/>
          <w:marTop w:val="0"/>
          <w:marBottom w:val="0"/>
          <w:divBdr>
            <w:top w:val="none" w:sz="0" w:space="0" w:color="auto"/>
            <w:left w:val="none" w:sz="0" w:space="0" w:color="auto"/>
            <w:bottom w:val="none" w:sz="0" w:space="0" w:color="auto"/>
            <w:right w:val="none" w:sz="0" w:space="0" w:color="auto"/>
          </w:divBdr>
        </w:div>
        <w:div w:id="2079208748">
          <w:marLeft w:val="640"/>
          <w:marRight w:val="0"/>
          <w:marTop w:val="0"/>
          <w:marBottom w:val="0"/>
          <w:divBdr>
            <w:top w:val="none" w:sz="0" w:space="0" w:color="auto"/>
            <w:left w:val="none" w:sz="0" w:space="0" w:color="auto"/>
            <w:bottom w:val="none" w:sz="0" w:space="0" w:color="auto"/>
            <w:right w:val="none" w:sz="0" w:space="0" w:color="auto"/>
          </w:divBdr>
        </w:div>
        <w:div w:id="1784496756">
          <w:marLeft w:val="640"/>
          <w:marRight w:val="0"/>
          <w:marTop w:val="0"/>
          <w:marBottom w:val="0"/>
          <w:divBdr>
            <w:top w:val="none" w:sz="0" w:space="0" w:color="auto"/>
            <w:left w:val="none" w:sz="0" w:space="0" w:color="auto"/>
            <w:bottom w:val="none" w:sz="0" w:space="0" w:color="auto"/>
            <w:right w:val="none" w:sz="0" w:space="0" w:color="auto"/>
          </w:divBdr>
        </w:div>
        <w:div w:id="2009286279">
          <w:marLeft w:val="640"/>
          <w:marRight w:val="0"/>
          <w:marTop w:val="0"/>
          <w:marBottom w:val="0"/>
          <w:divBdr>
            <w:top w:val="none" w:sz="0" w:space="0" w:color="auto"/>
            <w:left w:val="none" w:sz="0" w:space="0" w:color="auto"/>
            <w:bottom w:val="none" w:sz="0" w:space="0" w:color="auto"/>
            <w:right w:val="none" w:sz="0" w:space="0" w:color="auto"/>
          </w:divBdr>
        </w:div>
        <w:div w:id="1216039986">
          <w:marLeft w:val="640"/>
          <w:marRight w:val="0"/>
          <w:marTop w:val="0"/>
          <w:marBottom w:val="0"/>
          <w:divBdr>
            <w:top w:val="none" w:sz="0" w:space="0" w:color="auto"/>
            <w:left w:val="none" w:sz="0" w:space="0" w:color="auto"/>
            <w:bottom w:val="none" w:sz="0" w:space="0" w:color="auto"/>
            <w:right w:val="none" w:sz="0" w:space="0" w:color="auto"/>
          </w:divBdr>
        </w:div>
        <w:div w:id="654452064">
          <w:marLeft w:val="640"/>
          <w:marRight w:val="0"/>
          <w:marTop w:val="0"/>
          <w:marBottom w:val="0"/>
          <w:divBdr>
            <w:top w:val="none" w:sz="0" w:space="0" w:color="auto"/>
            <w:left w:val="none" w:sz="0" w:space="0" w:color="auto"/>
            <w:bottom w:val="none" w:sz="0" w:space="0" w:color="auto"/>
            <w:right w:val="none" w:sz="0" w:space="0" w:color="auto"/>
          </w:divBdr>
        </w:div>
        <w:div w:id="1520655925">
          <w:marLeft w:val="640"/>
          <w:marRight w:val="0"/>
          <w:marTop w:val="0"/>
          <w:marBottom w:val="0"/>
          <w:divBdr>
            <w:top w:val="none" w:sz="0" w:space="0" w:color="auto"/>
            <w:left w:val="none" w:sz="0" w:space="0" w:color="auto"/>
            <w:bottom w:val="none" w:sz="0" w:space="0" w:color="auto"/>
            <w:right w:val="none" w:sz="0" w:space="0" w:color="auto"/>
          </w:divBdr>
        </w:div>
        <w:div w:id="725222644">
          <w:marLeft w:val="640"/>
          <w:marRight w:val="0"/>
          <w:marTop w:val="0"/>
          <w:marBottom w:val="0"/>
          <w:divBdr>
            <w:top w:val="none" w:sz="0" w:space="0" w:color="auto"/>
            <w:left w:val="none" w:sz="0" w:space="0" w:color="auto"/>
            <w:bottom w:val="none" w:sz="0" w:space="0" w:color="auto"/>
            <w:right w:val="none" w:sz="0" w:space="0" w:color="auto"/>
          </w:divBdr>
        </w:div>
        <w:div w:id="341320159">
          <w:marLeft w:val="640"/>
          <w:marRight w:val="0"/>
          <w:marTop w:val="0"/>
          <w:marBottom w:val="0"/>
          <w:divBdr>
            <w:top w:val="none" w:sz="0" w:space="0" w:color="auto"/>
            <w:left w:val="none" w:sz="0" w:space="0" w:color="auto"/>
            <w:bottom w:val="none" w:sz="0" w:space="0" w:color="auto"/>
            <w:right w:val="none" w:sz="0" w:space="0" w:color="auto"/>
          </w:divBdr>
        </w:div>
        <w:div w:id="1736199662">
          <w:marLeft w:val="640"/>
          <w:marRight w:val="0"/>
          <w:marTop w:val="0"/>
          <w:marBottom w:val="0"/>
          <w:divBdr>
            <w:top w:val="none" w:sz="0" w:space="0" w:color="auto"/>
            <w:left w:val="none" w:sz="0" w:space="0" w:color="auto"/>
            <w:bottom w:val="none" w:sz="0" w:space="0" w:color="auto"/>
            <w:right w:val="none" w:sz="0" w:space="0" w:color="auto"/>
          </w:divBdr>
        </w:div>
        <w:div w:id="1114905344">
          <w:marLeft w:val="640"/>
          <w:marRight w:val="0"/>
          <w:marTop w:val="0"/>
          <w:marBottom w:val="0"/>
          <w:divBdr>
            <w:top w:val="none" w:sz="0" w:space="0" w:color="auto"/>
            <w:left w:val="none" w:sz="0" w:space="0" w:color="auto"/>
            <w:bottom w:val="none" w:sz="0" w:space="0" w:color="auto"/>
            <w:right w:val="none" w:sz="0" w:space="0" w:color="auto"/>
          </w:divBdr>
        </w:div>
        <w:div w:id="1439789666">
          <w:marLeft w:val="640"/>
          <w:marRight w:val="0"/>
          <w:marTop w:val="0"/>
          <w:marBottom w:val="0"/>
          <w:divBdr>
            <w:top w:val="none" w:sz="0" w:space="0" w:color="auto"/>
            <w:left w:val="none" w:sz="0" w:space="0" w:color="auto"/>
            <w:bottom w:val="none" w:sz="0" w:space="0" w:color="auto"/>
            <w:right w:val="none" w:sz="0" w:space="0" w:color="auto"/>
          </w:divBdr>
        </w:div>
        <w:div w:id="1128280514">
          <w:marLeft w:val="640"/>
          <w:marRight w:val="0"/>
          <w:marTop w:val="0"/>
          <w:marBottom w:val="0"/>
          <w:divBdr>
            <w:top w:val="none" w:sz="0" w:space="0" w:color="auto"/>
            <w:left w:val="none" w:sz="0" w:space="0" w:color="auto"/>
            <w:bottom w:val="none" w:sz="0" w:space="0" w:color="auto"/>
            <w:right w:val="none" w:sz="0" w:space="0" w:color="auto"/>
          </w:divBdr>
        </w:div>
        <w:div w:id="68112497">
          <w:marLeft w:val="640"/>
          <w:marRight w:val="0"/>
          <w:marTop w:val="0"/>
          <w:marBottom w:val="0"/>
          <w:divBdr>
            <w:top w:val="none" w:sz="0" w:space="0" w:color="auto"/>
            <w:left w:val="none" w:sz="0" w:space="0" w:color="auto"/>
            <w:bottom w:val="none" w:sz="0" w:space="0" w:color="auto"/>
            <w:right w:val="none" w:sz="0" w:space="0" w:color="auto"/>
          </w:divBdr>
        </w:div>
        <w:div w:id="258955167">
          <w:marLeft w:val="640"/>
          <w:marRight w:val="0"/>
          <w:marTop w:val="0"/>
          <w:marBottom w:val="0"/>
          <w:divBdr>
            <w:top w:val="none" w:sz="0" w:space="0" w:color="auto"/>
            <w:left w:val="none" w:sz="0" w:space="0" w:color="auto"/>
            <w:bottom w:val="none" w:sz="0" w:space="0" w:color="auto"/>
            <w:right w:val="none" w:sz="0" w:space="0" w:color="auto"/>
          </w:divBdr>
        </w:div>
        <w:div w:id="110168777">
          <w:marLeft w:val="640"/>
          <w:marRight w:val="0"/>
          <w:marTop w:val="0"/>
          <w:marBottom w:val="0"/>
          <w:divBdr>
            <w:top w:val="none" w:sz="0" w:space="0" w:color="auto"/>
            <w:left w:val="none" w:sz="0" w:space="0" w:color="auto"/>
            <w:bottom w:val="none" w:sz="0" w:space="0" w:color="auto"/>
            <w:right w:val="none" w:sz="0" w:space="0" w:color="auto"/>
          </w:divBdr>
        </w:div>
        <w:div w:id="1365985601">
          <w:marLeft w:val="640"/>
          <w:marRight w:val="0"/>
          <w:marTop w:val="0"/>
          <w:marBottom w:val="0"/>
          <w:divBdr>
            <w:top w:val="none" w:sz="0" w:space="0" w:color="auto"/>
            <w:left w:val="none" w:sz="0" w:space="0" w:color="auto"/>
            <w:bottom w:val="none" w:sz="0" w:space="0" w:color="auto"/>
            <w:right w:val="none" w:sz="0" w:space="0" w:color="auto"/>
          </w:divBdr>
        </w:div>
        <w:div w:id="1405763623">
          <w:marLeft w:val="640"/>
          <w:marRight w:val="0"/>
          <w:marTop w:val="0"/>
          <w:marBottom w:val="0"/>
          <w:divBdr>
            <w:top w:val="none" w:sz="0" w:space="0" w:color="auto"/>
            <w:left w:val="none" w:sz="0" w:space="0" w:color="auto"/>
            <w:bottom w:val="none" w:sz="0" w:space="0" w:color="auto"/>
            <w:right w:val="none" w:sz="0" w:space="0" w:color="auto"/>
          </w:divBdr>
        </w:div>
        <w:div w:id="860704466">
          <w:marLeft w:val="640"/>
          <w:marRight w:val="0"/>
          <w:marTop w:val="0"/>
          <w:marBottom w:val="0"/>
          <w:divBdr>
            <w:top w:val="none" w:sz="0" w:space="0" w:color="auto"/>
            <w:left w:val="none" w:sz="0" w:space="0" w:color="auto"/>
            <w:bottom w:val="none" w:sz="0" w:space="0" w:color="auto"/>
            <w:right w:val="none" w:sz="0" w:space="0" w:color="auto"/>
          </w:divBdr>
        </w:div>
        <w:div w:id="1880780670">
          <w:marLeft w:val="640"/>
          <w:marRight w:val="0"/>
          <w:marTop w:val="0"/>
          <w:marBottom w:val="0"/>
          <w:divBdr>
            <w:top w:val="none" w:sz="0" w:space="0" w:color="auto"/>
            <w:left w:val="none" w:sz="0" w:space="0" w:color="auto"/>
            <w:bottom w:val="none" w:sz="0" w:space="0" w:color="auto"/>
            <w:right w:val="none" w:sz="0" w:space="0" w:color="auto"/>
          </w:divBdr>
        </w:div>
        <w:div w:id="1471557932">
          <w:marLeft w:val="640"/>
          <w:marRight w:val="0"/>
          <w:marTop w:val="0"/>
          <w:marBottom w:val="0"/>
          <w:divBdr>
            <w:top w:val="none" w:sz="0" w:space="0" w:color="auto"/>
            <w:left w:val="none" w:sz="0" w:space="0" w:color="auto"/>
            <w:bottom w:val="none" w:sz="0" w:space="0" w:color="auto"/>
            <w:right w:val="none" w:sz="0" w:space="0" w:color="auto"/>
          </w:divBdr>
        </w:div>
        <w:div w:id="125393690">
          <w:marLeft w:val="640"/>
          <w:marRight w:val="0"/>
          <w:marTop w:val="0"/>
          <w:marBottom w:val="0"/>
          <w:divBdr>
            <w:top w:val="none" w:sz="0" w:space="0" w:color="auto"/>
            <w:left w:val="none" w:sz="0" w:space="0" w:color="auto"/>
            <w:bottom w:val="none" w:sz="0" w:space="0" w:color="auto"/>
            <w:right w:val="none" w:sz="0" w:space="0" w:color="auto"/>
          </w:divBdr>
        </w:div>
        <w:div w:id="474757357">
          <w:marLeft w:val="640"/>
          <w:marRight w:val="0"/>
          <w:marTop w:val="0"/>
          <w:marBottom w:val="0"/>
          <w:divBdr>
            <w:top w:val="none" w:sz="0" w:space="0" w:color="auto"/>
            <w:left w:val="none" w:sz="0" w:space="0" w:color="auto"/>
            <w:bottom w:val="none" w:sz="0" w:space="0" w:color="auto"/>
            <w:right w:val="none" w:sz="0" w:space="0" w:color="auto"/>
          </w:divBdr>
        </w:div>
        <w:div w:id="1683236639">
          <w:marLeft w:val="640"/>
          <w:marRight w:val="0"/>
          <w:marTop w:val="0"/>
          <w:marBottom w:val="0"/>
          <w:divBdr>
            <w:top w:val="none" w:sz="0" w:space="0" w:color="auto"/>
            <w:left w:val="none" w:sz="0" w:space="0" w:color="auto"/>
            <w:bottom w:val="none" w:sz="0" w:space="0" w:color="auto"/>
            <w:right w:val="none" w:sz="0" w:space="0" w:color="auto"/>
          </w:divBdr>
        </w:div>
        <w:div w:id="1365132238">
          <w:marLeft w:val="640"/>
          <w:marRight w:val="0"/>
          <w:marTop w:val="0"/>
          <w:marBottom w:val="0"/>
          <w:divBdr>
            <w:top w:val="none" w:sz="0" w:space="0" w:color="auto"/>
            <w:left w:val="none" w:sz="0" w:space="0" w:color="auto"/>
            <w:bottom w:val="none" w:sz="0" w:space="0" w:color="auto"/>
            <w:right w:val="none" w:sz="0" w:space="0" w:color="auto"/>
          </w:divBdr>
        </w:div>
        <w:div w:id="1425766043">
          <w:marLeft w:val="640"/>
          <w:marRight w:val="0"/>
          <w:marTop w:val="0"/>
          <w:marBottom w:val="0"/>
          <w:divBdr>
            <w:top w:val="none" w:sz="0" w:space="0" w:color="auto"/>
            <w:left w:val="none" w:sz="0" w:space="0" w:color="auto"/>
            <w:bottom w:val="none" w:sz="0" w:space="0" w:color="auto"/>
            <w:right w:val="none" w:sz="0" w:space="0" w:color="auto"/>
          </w:divBdr>
        </w:div>
        <w:div w:id="873617717">
          <w:marLeft w:val="640"/>
          <w:marRight w:val="0"/>
          <w:marTop w:val="0"/>
          <w:marBottom w:val="0"/>
          <w:divBdr>
            <w:top w:val="none" w:sz="0" w:space="0" w:color="auto"/>
            <w:left w:val="none" w:sz="0" w:space="0" w:color="auto"/>
            <w:bottom w:val="none" w:sz="0" w:space="0" w:color="auto"/>
            <w:right w:val="none" w:sz="0" w:space="0" w:color="auto"/>
          </w:divBdr>
        </w:div>
        <w:div w:id="1841505979">
          <w:marLeft w:val="640"/>
          <w:marRight w:val="0"/>
          <w:marTop w:val="0"/>
          <w:marBottom w:val="0"/>
          <w:divBdr>
            <w:top w:val="none" w:sz="0" w:space="0" w:color="auto"/>
            <w:left w:val="none" w:sz="0" w:space="0" w:color="auto"/>
            <w:bottom w:val="none" w:sz="0" w:space="0" w:color="auto"/>
            <w:right w:val="none" w:sz="0" w:space="0" w:color="auto"/>
          </w:divBdr>
        </w:div>
        <w:div w:id="1821146729">
          <w:marLeft w:val="640"/>
          <w:marRight w:val="0"/>
          <w:marTop w:val="0"/>
          <w:marBottom w:val="0"/>
          <w:divBdr>
            <w:top w:val="none" w:sz="0" w:space="0" w:color="auto"/>
            <w:left w:val="none" w:sz="0" w:space="0" w:color="auto"/>
            <w:bottom w:val="none" w:sz="0" w:space="0" w:color="auto"/>
            <w:right w:val="none" w:sz="0" w:space="0" w:color="auto"/>
          </w:divBdr>
        </w:div>
        <w:div w:id="735514745">
          <w:marLeft w:val="640"/>
          <w:marRight w:val="0"/>
          <w:marTop w:val="0"/>
          <w:marBottom w:val="0"/>
          <w:divBdr>
            <w:top w:val="none" w:sz="0" w:space="0" w:color="auto"/>
            <w:left w:val="none" w:sz="0" w:space="0" w:color="auto"/>
            <w:bottom w:val="none" w:sz="0" w:space="0" w:color="auto"/>
            <w:right w:val="none" w:sz="0" w:space="0" w:color="auto"/>
          </w:divBdr>
        </w:div>
        <w:div w:id="213582778">
          <w:marLeft w:val="640"/>
          <w:marRight w:val="0"/>
          <w:marTop w:val="0"/>
          <w:marBottom w:val="0"/>
          <w:divBdr>
            <w:top w:val="none" w:sz="0" w:space="0" w:color="auto"/>
            <w:left w:val="none" w:sz="0" w:space="0" w:color="auto"/>
            <w:bottom w:val="none" w:sz="0" w:space="0" w:color="auto"/>
            <w:right w:val="none" w:sz="0" w:space="0" w:color="auto"/>
          </w:divBdr>
        </w:div>
        <w:div w:id="2108572925">
          <w:marLeft w:val="640"/>
          <w:marRight w:val="0"/>
          <w:marTop w:val="0"/>
          <w:marBottom w:val="0"/>
          <w:divBdr>
            <w:top w:val="none" w:sz="0" w:space="0" w:color="auto"/>
            <w:left w:val="none" w:sz="0" w:space="0" w:color="auto"/>
            <w:bottom w:val="none" w:sz="0" w:space="0" w:color="auto"/>
            <w:right w:val="none" w:sz="0" w:space="0" w:color="auto"/>
          </w:divBdr>
        </w:div>
        <w:div w:id="1043561054">
          <w:marLeft w:val="640"/>
          <w:marRight w:val="0"/>
          <w:marTop w:val="0"/>
          <w:marBottom w:val="0"/>
          <w:divBdr>
            <w:top w:val="none" w:sz="0" w:space="0" w:color="auto"/>
            <w:left w:val="none" w:sz="0" w:space="0" w:color="auto"/>
            <w:bottom w:val="none" w:sz="0" w:space="0" w:color="auto"/>
            <w:right w:val="none" w:sz="0" w:space="0" w:color="auto"/>
          </w:divBdr>
        </w:div>
        <w:div w:id="490027622">
          <w:marLeft w:val="640"/>
          <w:marRight w:val="0"/>
          <w:marTop w:val="0"/>
          <w:marBottom w:val="0"/>
          <w:divBdr>
            <w:top w:val="none" w:sz="0" w:space="0" w:color="auto"/>
            <w:left w:val="none" w:sz="0" w:space="0" w:color="auto"/>
            <w:bottom w:val="none" w:sz="0" w:space="0" w:color="auto"/>
            <w:right w:val="none" w:sz="0" w:space="0" w:color="auto"/>
          </w:divBdr>
        </w:div>
        <w:div w:id="1992639219">
          <w:marLeft w:val="640"/>
          <w:marRight w:val="0"/>
          <w:marTop w:val="0"/>
          <w:marBottom w:val="0"/>
          <w:divBdr>
            <w:top w:val="none" w:sz="0" w:space="0" w:color="auto"/>
            <w:left w:val="none" w:sz="0" w:space="0" w:color="auto"/>
            <w:bottom w:val="none" w:sz="0" w:space="0" w:color="auto"/>
            <w:right w:val="none" w:sz="0" w:space="0" w:color="auto"/>
          </w:divBdr>
        </w:div>
        <w:div w:id="2132479593">
          <w:marLeft w:val="640"/>
          <w:marRight w:val="0"/>
          <w:marTop w:val="0"/>
          <w:marBottom w:val="0"/>
          <w:divBdr>
            <w:top w:val="none" w:sz="0" w:space="0" w:color="auto"/>
            <w:left w:val="none" w:sz="0" w:space="0" w:color="auto"/>
            <w:bottom w:val="none" w:sz="0" w:space="0" w:color="auto"/>
            <w:right w:val="none" w:sz="0" w:space="0" w:color="auto"/>
          </w:divBdr>
        </w:div>
        <w:div w:id="1452554063">
          <w:marLeft w:val="640"/>
          <w:marRight w:val="0"/>
          <w:marTop w:val="0"/>
          <w:marBottom w:val="0"/>
          <w:divBdr>
            <w:top w:val="none" w:sz="0" w:space="0" w:color="auto"/>
            <w:left w:val="none" w:sz="0" w:space="0" w:color="auto"/>
            <w:bottom w:val="none" w:sz="0" w:space="0" w:color="auto"/>
            <w:right w:val="none" w:sz="0" w:space="0" w:color="auto"/>
          </w:divBdr>
        </w:div>
        <w:div w:id="1788432584">
          <w:marLeft w:val="640"/>
          <w:marRight w:val="0"/>
          <w:marTop w:val="0"/>
          <w:marBottom w:val="0"/>
          <w:divBdr>
            <w:top w:val="none" w:sz="0" w:space="0" w:color="auto"/>
            <w:left w:val="none" w:sz="0" w:space="0" w:color="auto"/>
            <w:bottom w:val="none" w:sz="0" w:space="0" w:color="auto"/>
            <w:right w:val="none" w:sz="0" w:space="0" w:color="auto"/>
          </w:divBdr>
        </w:div>
        <w:div w:id="747195283">
          <w:marLeft w:val="640"/>
          <w:marRight w:val="0"/>
          <w:marTop w:val="0"/>
          <w:marBottom w:val="0"/>
          <w:divBdr>
            <w:top w:val="none" w:sz="0" w:space="0" w:color="auto"/>
            <w:left w:val="none" w:sz="0" w:space="0" w:color="auto"/>
            <w:bottom w:val="none" w:sz="0" w:space="0" w:color="auto"/>
            <w:right w:val="none" w:sz="0" w:space="0" w:color="auto"/>
          </w:divBdr>
        </w:div>
        <w:div w:id="1860121085">
          <w:marLeft w:val="640"/>
          <w:marRight w:val="0"/>
          <w:marTop w:val="0"/>
          <w:marBottom w:val="0"/>
          <w:divBdr>
            <w:top w:val="none" w:sz="0" w:space="0" w:color="auto"/>
            <w:left w:val="none" w:sz="0" w:space="0" w:color="auto"/>
            <w:bottom w:val="none" w:sz="0" w:space="0" w:color="auto"/>
            <w:right w:val="none" w:sz="0" w:space="0" w:color="auto"/>
          </w:divBdr>
        </w:div>
        <w:div w:id="1145196384">
          <w:marLeft w:val="640"/>
          <w:marRight w:val="0"/>
          <w:marTop w:val="0"/>
          <w:marBottom w:val="0"/>
          <w:divBdr>
            <w:top w:val="none" w:sz="0" w:space="0" w:color="auto"/>
            <w:left w:val="none" w:sz="0" w:space="0" w:color="auto"/>
            <w:bottom w:val="none" w:sz="0" w:space="0" w:color="auto"/>
            <w:right w:val="none" w:sz="0" w:space="0" w:color="auto"/>
          </w:divBdr>
        </w:div>
        <w:div w:id="903905112">
          <w:marLeft w:val="640"/>
          <w:marRight w:val="0"/>
          <w:marTop w:val="0"/>
          <w:marBottom w:val="0"/>
          <w:divBdr>
            <w:top w:val="none" w:sz="0" w:space="0" w:color="auto"/>
            <w:left w:val="none" w:sz="0" w:space="0" w:color="auto"/>
            <w:bottom w:val="none" w:sz="0" w:space="0" w:color="auto"/>
            <w:right w:val="none" w:sz="0" w:space="0" w:color="auto"/>
          </w:divBdr>
        </w:div>
        <w:div w:id="162089627">
          <w:marLeft w:val="640"/>
          <w:marRight w:val="0"/>
          <w:marTop w:val="0"/>
          <w:marBottom w:val="0"/>
          <w:divBdr>
            <w:top w:val="none" w:sz="0" w:space="0" w:color="auto"/>
            <w:left w:val="none" w:sz="0" w:space="0" w:color="auto"/>
            <w:bottom w:val="none" w:sz="0" w:space="0" w:color="auto"/>
            <w:right w:val="none" w:sz="0" w:space="0" w:color="auto"/>
          </w:divBdr>
        </w:div>
        <w:div w:id="882600864">
          <w:marLeft w:val="640"/>
          <w:marRight w:val="0"/>
          <w:marTop w:val="0"/>
          <w:marBottom w:val="0"/>
          <w:divBdr>
            <w:top w:val="none" w:sz="0" w:space="0" w:color="auto"/>
            <w:left w:val="none" w:sz="0" w:space="0" w:color="auto"/>
            <w:bottom w:val="none" w:sz="0" w:space="0" w:color="auto"/>
            <w:right w:val="none" w:sz="0" w:space="0" w:color="auto"/>
          </w:divBdr>
        </w:div>
        <w:div w:id="318389560">
          <w:marLeft w:val="640"/>
          <w:marRight w:val="0"/>
          <w:marTop w:val="0"/>
          <w:marBottom w:val="0"/>
          <w:divBdr>
            <w:top w:val="none" w:sz="0" w:space="0" w:color="auto"/>
            <w:left w:val="none" w:sz="0" w:space="0" w:color="auto"/>
            <w:bottom w:val="none" w:sz="0" w:space="0" w:color="auto"/>
            <w:right w:val="none" w:sz="0" w:space="0" w:color="auto"/>
          </w:divBdr>
        </w:div>
        <w:div w:id="686954376">
          <w:marLeft w:val="640"/>
          <w:marRight w:val="0"/>
          <w:marTop w:val="0"/>
          <w:marBottom w:val="0"/>
          <w:divBdr>
            <w:top w:val="none" w:sz="0" w:space="0" w:color="auto"/>
            <w:left w:val="none" w:sz="0" w:space="0" w:color="auto"/>
            <w:bottom w:val="none" w:sz="0" w:space="0" w:color="auto"/>
            <w:right w:val="none" w:sz="0" w:space="0" w:color="auto"/>
          </w:divBdr>
        </w:div>
        <w:div w:id="944385783">
          <w:marLeft w:val="640"/>
          <w:marRight w:val="0"/>
          <w:marTop w:val="0"/>
          <w:marBottom w:val="0"/>
          <w:divBdr>
            <w:top w:val="none" w:sz="0" w:space="0" w:color="auto"/>
            <w:left w:val="none" w:sz="0" w:space="0" w:color="auto"/>
            <w:bottom w:val="none" w:sz="0" w:space="0" w:color="auto"/>
            <w:right w:val="none" w:sz="0" w:space="0" w:color="auto"/>
          </w:divBdr>
        </w:div>
        <w:div w:id="1125347407">
          <w:marLeft w:val="640"/>
          <w:marRight w:val="0"/>
          <w:marTop w:val="0"/>
          <w:marBottom w:val="0"/>
          <w:divBdr>
            <w:top w:val="none" w:sz="0" w:space="0" w:color="auto"/>
            <w:left w:val="none" w:sz="0" w:space="0" w:color="auto"/>
            <w:bottom w:val="none" w:sz="0" w:space="0" w:color="auto"/>
            <w:right w:val="none" w:sz="0" w:space="0" w:color="auto"/>
          </w:divBdr>
        </w:div>
        <w:div w:id="884099856">
          <w:marLeft w:val="640"/>
          <w:marRight w:val="0"/>
          <w:marTop w:val="0"/>
          <w:marBottom w:val="0"/>
          <w:divBdr>
            <w:top w:val="none" w:sz="0" w:space="0" w:color="auto"/>
            <w:left w:val="none" w:sz="0" w:space="0" w:color="auto"/>
            <w:bottom w:val="none" w:sz="0" w:space="0" w:color="auto"/>
            <w:right w:val="none" w:sz="0" w:space="0" w:color="auto"/>
          </w:divBdr>
        </w:div>
        <w:div w:id="1393310217">
          <w:marLeft w:val="640"/>
          <w:marRight w:val="0"/>
          <w:marTop w:val="0"/>
          <w:marBottom w:val="0"/>
          <w:divBdr>
            <w:top w:val="none" w:sz="0" w:space="0" w:color="auto"/>
            <w:left w:val="none" w:sz="0" w:space="0" w:color="auto"/>
            <w:bottom w:val="none" w:sz="0" w:space="0" w:color="auto"/>
            <w:right w:val="none" w:sz="0" w:space="0" w:color="auto"/>
          </w:divBdr>
        </w:div>
        <w:div w:id="371266583">
          <w:marLeft w:val="640"/>
          <w:marRight w:val="0"/>
          <w:marTop w:val="0"/>
          <w:marBottom w:val="0"/>
          <w:divBdr>
            <w:top w:val="none" w:sz="0" w:space="0" w:color="auto"/>
            <w:left w:val="none" w:sz="0" w:space="0" w:color="auto"/>
            <w:bottom w:val="none" w:sz="0" w:space="0" w:color="auto"/>
            <w:right w:val="none" w:sz="0" w:space="0" w:color="auto"/>
          </w:divBdr>
        </w:div>
        <w:div w:id="1351301599">
          <w:marLeft w:val="640"/>
          <w:marRight w:val="0"/>
          <w:marTop w:val="0"/>
          <w:marBottom w:val="0"/>
          <w:divBdr>
            <w:top w:val="none" w:sz="0" w:space="0" w:color="auto"/>
            <w:left w:val="none" w:sz="0" w:space="0" w:color="auto"/>
            <w:bottom w:val="none" w:sz="0" w:space="0" w:color="auto"/>
            <w:right w:val="none" w:sz="0" w:space="0" w:color="auto"/>
          </w:divBdr>
        </w:div>
        <w:div w:id="1028683723">
          <w:marLeft w:val="640"/>
          <w:marRight w:val="0"/>
          <w:marTop w:val="0"/>
          <w:marBottom w:val="0"/>
          <w:divBdr>
            <w:top w:val="none" w:sz="0" w:space="0" w:color="auto"/>
            <w:left w:val="none" w:sz="0" w:space="0" w:color="auto"/>
            <w:bottom w:val="none" w:sz="0" w:space="0" w:color="auto"/>
            <w:right w:val="none" w:sz="0" w:space="0" w:color="auto"/>
          </w:divBdr>
        </w:div>
        <w:div w:id="1331982709">
          <w:marLeft w:val="640"/>
          <w:marRight w:val="0"/>
          <w:marTop w:val="0"/>
          <w:marBottom w:val="0"/>
          <w:divBdr>
            <w:top w:val="none" w:sz="0" w:space="0" w:color="auto"/>
            <w:left w:val="none" w:sz="0" w:space="0" w:color="auto"/>
            <w:bottom w:val="none" w:sz="0" w:space="0" w:color="auto"/>
            <w:right w:val="none" w:sz="0" w:space="0" w:color="auto"/>
          </w:divBdr>
        </w:div>
        <w:div w:id="1147012699">
          <w:marLeft w:val="640"/>
          <w:marRight w:val="0"/>
          <w:marTop w:val="0"/>
          <w:marBottom w:val="0"/>
          <w:divBdr>
            <w:top w:val="none" w:sz="0" w:space="0" w:color="auto"/>
            <w:left w:val="none" w:sz="0" w:space="0" w:color="auto"/>
            <w:bottom w:val="none" w:sz="0" w:space="0" w:color="auto"/>
            <w:right w:val="none" w:sz="0" w:space="0" w:color="auto"/>
          </w:divBdr>
        </w:div>
        <w:div w:id="1491016210">
          <w:marLeft w:val="640"/>
          <w:marRight w:val="0"/>
          <w:marTop w:val="0"/>
          <w:marBottom w:val="0"/>
          <w:divBdr>
            <w:top w:val="none" w:sz="0" w:space="0" w:color="auto"/>
            <w:left w:val="none" w:sz="0" w:space="0" w:color="auto"/>
            <w:bottom w:val="none" w:sz="0" w:space="0" w:color="auto"/>
            <w:right w:val="none" w:sz="0" w:space="0" w:color="auto"/>
          </w:divBdr>
        </w:div>
        <w:div w:id="1069815190">
          <w:marLeft w:val="640"/>
          <w:marRight w:val="0"/>
          <w:marTop w:val="0"/>
          <w:marBottom w:val="0"/>
          <w:divBdr>
            <w:top w:val="none" w:sz="0" w:space="0" w:color="auto"/>
            <w:left w:val="none" w:sz="0" w:space="0" w:color="auto"/>
            <w:bottom w:val="none" w:sz="0" w:space="0" w:color="auto"/>
            <w:right w:val="none" w:sz="0" w:space="0" w:color="auto"/>
          </w:divBdr>
        </w:div>
        <w:div w:id="454099100">
          <w:marLeft w:val="640"/>
          <w:marRight w:val="0"/>
          <w:marTop w:val="0"/>
          <w:marBottom w:val="0"/>
          <w:divBdr>
            <w:top w:val="none" w:sz="0" w:space="0" w:color="auto"/>
            <w:left w:val="none" w:sz="0" w:space="0" w:color="auto"/>
            <w:bottom w:val="none" w:sz="0" w:space="0" w:color="auto"/>
            <w:right w:val="none" w:sz="0" w:space="0" w:color="auto"/>
          </w:divBdr>
        </w:div>
        <w:div w:id="1703557648">
          <w:marLeft w:val="640"/>
          <w:marRight w:val="0"/>
          <w:marTop w:val="0"/>
          <w:marBottom w:val="0"/>
          <w:divBdr>
            <w:top w:val="none" w:sz="0" w:space="0" w:color="auto"/>
            <w:left w:val="none" w:sz="0" w:space="0" w:color="auto"/>
            <w:bottom w:val="none" w:sz="0" w:space="0" w:color="auto"/>
            <w:right w:val="none" w:sz="0" w:space="0" w:color="auto"/>
          </w:divBdr>
        </w:div>
        <w:div w:id="343021162">
          <w:marLeft w:val="640"/>
          <w:marRight w:val="0"/>
          <w:marTop w:val="0"/>
          <w:marBottom w:val="0"/>
          <w:divBdr>
            <w:top w:val="none" w:sz="0" w:space="0" w:color="auto"/>
            <w:left w:val="none" w:sz="0" w:space="0" w:color="auto"/>
            <w:bottom w:val="none" w:sz="0" w:space="0" w:color="auto"/>
            <w:right w:val="none" w:sz="0" w:space="0" w:color="auto"/>
          </w:divBdr>
        </w:div>
        <w:div w:id="2109811259">
          <w:marLeft w:val="640"/>
          <w:marRight w:val="0"/>
          <w:marTop w:val="0"/>
          <w:marBottom w:val="0"/>
          <w:divBdr>
            <w:top w:val="none" w:sz="0" w:space="0" w:color="auto"/>
            <w:left w:val="none" w:sz="0" w:space="0" w:color="auto"/>
            <w:bottom w:val="none" w:sz="0" w:space="0" w:color="auto"/>
            <w:right w:val="none" w:sz="0" w:space="0" w:color="auto"/>
          </w:divBdr>
        </w:div>
        <w:div w:id="713888258">
          <w:marLeft w:val="640"/>
          <w:marRight w:val="0"/>
          <w:marTop w:val="0"/>
          <w:marBottom w:val="0"/>
          <w:divBdr>
            <w:top w:val="none" w:sz="0" w:space="0" w:color="auto"/>
            <w:left w:val="none" w:sz="0" w:space="0" w:color="auto"/>
            <w:bottom w:val="none" w:sz="0" w:space="0" w:color="auto"/>
            <w:right w:val="none" w:sz="0" w:space="0" w:color="auto"/>
          </w:divBdr>
        </w:div>
        <w:div w:id="1542742200">
          <w:marLeft w:val="640"/>
          <w:marRight w:val="0"/>
          <w:marTop w:val="0"/>
          <w:marBottom w:val="0"/>
          <w:divBdr>
            <w:top w:val="none" w:sz="0" w:space="0" w:color="auto"/>
            <w:left w:val="none" w:sz="0" w:space="0" w:color="auto"/>
            <w:bottom w:val="none" w:sz="0" w:space="0" w:color="auto"/>
            <w:right w:val="none" w:sz="0" w:space="0" w:color="auto"/>
          </w:divBdr>
        </w:div>
        <w:div w:id="418329663">
          <w:marLeft w:val="640"/>
          <w:marRight w:val="0"/>
          <w:marTop w:val="0"/>
          <w:marBottom w:val="0"/>
          <w:divBdr>
            <w:top w:val="none" w:sz="0" w:space="0" w:color="auto"/>
            <w:left w:val="none" w:sz="0" w:space="0" w:color="auto"/>
            <w:bottom w:val="none" w:sz="0" w:space="0" w:color="auto"/>
            <w:right w:val="none" w:sz="0" w:space="0" w:color="auto"/>
          </w:divBdr>
        </w:div>
        <w:div w:id="2015374744">
          <w:marLeft w:val="640"/>
          <w:marRight w:val="0"/>
          <w:marTop w:val="0"/>
          <w:marBottom w:val="0"/>
          <w:divBdr>
            <w:top w:val="none" w:sz="0" w:space="0" w:color="auto"/>
            <w:left w:val="none" w:sz="0" w:space="0" w:color="auto"/>
            <w:bottom w:val="none" w:sz="0" w:space="0" w:color="auto"/>
            <w:right w:val="none" w:sz="0" w:space="0" w:color="auto"/>
          </w:divBdr>
        </w:div>
        <w:div w:id="714933008">
          <w:marLeft w:val="640"/>
          <w:marRight w:val="0"/>
          <w:marTop w:val="0"/>
          <w:marBottom w:val="0"/>
          <w:divBdr>
            <w:top w:val="none" w:sz="0" w:space="0" w:color="auto"/>
            <w:left w:val="none" w:sz="0" w:space="0" w:color="auto"/>
            <w:bottom w:val="none" w:sz="0" w:space="0" w:color="auto"/>
            <w:right w:val="none" w:sz="0" w:space="0" w:color="auto"/>
          </w:divBdr>
        </w:div>
        <w:div w:id="2137989468">
          <w:marLeft w:val="640"/>
          <w:marRight w:val="0"/>
          <w:marTop w:val="0"/>
          <w:marBottom w:val="0"/>
          <w:divBdr>
            <w:top w:val="none" w:sz="0" w:space="0" w:color="auto"/>
            <w:left w:val="none" w:sz="0" w:space="0" w:color="auto"/>
            <w:bottom w:val="none" w:sz="0" w:space="0" w:color="auto"/>
            <w:right w:val="none" w:sz="0" w:space="0" w:color="auto"/>
          </w:divBdr>
        </w:div>
        <w:div w:id="1193765010">
          <w:marLeft w:val="640"/>
          <w:marRight w:val="0"/>
          <w:marTop w:val="0"/>
          <w:marBottom w:val="0"/>
          <w:divBdr>
            <w:top w:val="none" w:sz="0" w:space="0" w:color="auto"/>
            <w:left w:val="none" w:sz="0" w:space="0" w:color="auto"/>
            <w:bottom w:val="none" w:sz="0" w:space="0" w:color="auto"/>
            <w:right w:val="none" w:sz="0" w:space="0" w:color="auto"/>
          </w:divBdr>
        </w:div>
        <w:div w:id="1119101923">
          <w:marLeft w:val="640"/>
          <w:marRight w:val="0"/>
          <w:marTop w:val="0"/>
          <w:marBottom w:val="0"/>
          <w:divBdr>
            <w:top w:val="none" w:sz="0" w:space="0" w:color="auto"/>
            <w:left w:val="none" w:sz="0" w:space="0" w:color="auto"/>
            <w:bottom w:val="none" w:sz="0" w:space="0" w:color="auto"/>
            <w:right w:val="none" w:sz="0" w:space="0" w:color="auto"/>
          </w:divBdr>
        </w:div>
        <w:div w:id="1210998316">
          <w:marLeft w:val="640"/>
          <w:marRight w:val="0"/>
          <w:marTop w:val="0"/>
          <w:marBottom w:val="0"/>
          <w:divBdr>
            <w:top w:val="none" w:sz="0" w:space="0" w:color="auto"/>
            <w:left w:val="none" w:sz="0" w:space="0" w:color="auto"/>
            <w:bottom w:val="none" w:sz="0" w:space="0" w:color="auto"/>
            <w:right w:val="none" w:sz="0" w:space="0" w:color="auto"/>
          </w:divBdr>
        </w:div>
        <w:div w:id="1859073946">
          <w:marLeft w:val="640"/>
          <w:marRight w:val="0"/>
          <w:marTop w:val="0"/>
          <w:marBottom w:val="0"/>
          <w:divBdr>
            <w:top w:val="none" w:sz="0" w:space="0" w:color="auto"/>
            <w:left w:val="none" w:sz="0" w:space="0" w:color="auto"/>
            <w:bottom w:val="none" w:sz="0" w:space="0" w:color="auto"/>
            <w:right w:val="none" w:sz="0" w:space="0" w:color="auto"/>
          </w:divBdr>
        </w:div>
        <w:div w:id="810369375">
          <w:marLeft w:val="640"/>
          <w:marRight w:val="0"/>
          <w:marTop w:val="0"/>
          <w:marBottom w:val="0"/>
          <w:divBdr>
            <w:top w:val="none" w:sz="0" w:space="0" w:color="auto"/>
            <w:left w:val="none" w:sz="0" w:space="0" w:color="auto"/>
            <w:bottom w:val="none" w:sz="0" w:space="0" w:color="auto"/>
            <w:right w:val="none" w:sz="0" w:space="0" w:color="auto"/>
          </w:divBdr>
        </w:div>
        <w:div w:id="40524209">
          <w:marLeft w:val="640"/>
          <w:marRight w:val="0"/>
          <w:marTop w:val="0"/>
          <w:marBottom w:val="0"/>
          <w:divBdr>
            <w:top w:val="none" w:sz="0" w:space="0" w:color="auto"/>
            <w:left w:val="none" w:sz="0" w:space="0" w:color="auto"/>
            <w:bottom w:val="none" w:sz="0" w:space="0" w:color="auto"/>
            <w:right w:val="none" w:sz="0" w:space="0" w:color="auto"/>
          </w:divBdr>
        </w:div>
        <w:div w:id="1951937858">
          <w:marLeft w:val="640"/>
          <w:marRight w:val="0"/>
          <w:marTop w:val="0"/>
          <w:marBottom w:val="0"/>
          <w:divBdr>
            <w:top w:val="none" w:sz="0" w:space="0" w:color="auto"/>
            <w:left w:val="none" w:sz="0" w:space="0" w:color="auto"/>
            <w:bottom w:val="none" w:sz="0" w:space="0" w:color="auto"/>
            <w:right w:val="none" w:sz="0" w:space="0" w:color="auto"/>
          </w:divBdr>
        </w:div>
        <w:div w:id="883835464">
          <w:marLeft w:val="640"/>
          <w:marRight w:val="0"/>
          <w:marTop w:val="0"/>
          <w:marBottom w:val="0"/>
          <w:divBdr>
            <w:top w:val="none" w:sz="0" w:space="0" w:color="auto"/>
            <w:left w:val="none" w:sz="0" w:space="0" w:color="auto"/>
            <w:bottom w:val="none" w:sz="0" w:space="0" w:color="auto"/>
            <w:right w:val="none" w:sz="0" w:space="0" w:color="auto"/>
          </w:divBdr>
        </w:div>
        <w:div w:id="1738086418">
          <w:marLeft w:val="640"/>
          <w:marRight w:val="0"/>
          <w:marTop w:val="0"/>
          <w:marBottom w:val="0"/>
          <w:divBdr>
            <w:top w:val="none" w:sz="0" w:space="0" w:color="auto"/>
            <w:left w:val="none" w:sz="0" w:space="0" w:color="auto"/>
            <w:bottom w:val="none" w:sz="0" w:space="0" w:color="auto"/>
            <w:right w:val="none" w:sz="0" w:space="0" w:color="auto"/>
          </w:divBdr>
        </w:div>
        <w:div w:id="116682856">
          <w:marLeft w:val="640"/>
          <w:marRight w:val="0"/>
          <w:marTop w:val="0"/>
          <w:marBottom w:val="0"/>
          <w:divBdr>
            <w:top w:val="none" w:sz="0" w:space="0" w:color="auto"/>
            <w:left w:val="none" w:sz="0" w:space="0" w:color="auto"/>
            <w:bottom w:val="none" w:sz="0" w:space="0" w:color="auto"/>
            <w:right w:val="none" w:sz="0" w:space="0" w:color="auto"/>
          </w:divBdr>
        </w:div>
        <w:div w:id="1926063237">
          <w:marLeft w:val="640"/>
          <w:marRight w:val="0"/>
          <w:marTop w:val="0"/>
          <w:marBottom w:val="0"/>
          <w:divBdr>
            <w:top w:val="none" w:sz="0" w:space="0" w:color="auto"/>
            <w:left w:val="none" w:sz="0" w:space="0" w:color="auto"/>
            <w:bottom w:val="none" w:sz="0" w:space="0" w:color="auto"/>
            <w:right w:val="none" w:sz="0" w:space="0" w:color="auto"/>
          </w:divBdr>
        </w:div>
        <w:div w:id="1746756262">
          <w:marLeft w:val="640"/>
          <w:marRight w:val="0"/>
          <w:marTop w:val="0"/>
          <w:marBottom w:val="0"/>
          <w:divBdr>
            <w:top w:val="none" w:sz="0" w:space="0" w:color="auto"/>
            <w:left w:val="none" w:sz="0" w:space="0" w:color="auto"/>
            <w:bottom w:val="none" w:sz="0" w:space="0" w:color="auto"/>
            <w:right w:val="none" w:sz="0" w:space="0" w:color="auto"/>
          </w:divBdr>
        </w:div>
        <w:div w:id="771558167">
          <w:marLeft w:val="640"/>
          <w:marRight w:val="0"/>
          <w:marTop w:val="0"/>
          <w:marBottom w:val="0"/>
          <w:divBdr>
            <w:top w:val="none" w:sz="0" w:space="0" w:color="auto"/>
            <w:left w:val="none" w:sz="0" w:space="0" w:color="auto"/>
            <w:bottom w:val="none" w:sz="0" w:space="0" w:color="auto"/>
            <w:right w:val="none" w:sz="0" w:space="0" w:color="auto"/>
          </w:divBdr>
        </w:div>
        <w:div w:id="1844658730">
          <w:marLeft w:val="640"/>
          <w:marRight w:val="0"/>
          <w:marTop w:val="0"/>
          <w:marBottom w:val="0"/>
          <w:divBdr>
            <w:top w:val="none" w:sz="0" w:space="0" w:color="auto"/>
            <w:left w:val="none" w:sz="0" w:space="0" w:color="auto"/>
            <w:bottom w:val="none" w:sz="0" w:space="0" w:color="auto"/>
            <w:right w:val="none" w:sz="0" w:space="0" w:color="auto"/>
          </w:divBdr>
        </w:div>
        <w:div w:id="1671134866">
          <w:marLeft w:val="640"/>
          <w:marRight w:val="0"/>
          <w:marTop w:val="0"/>
          <w:marBottom w:val="0"/>
          <w:divBdr>
            <w:top w:val="none" w:sz="0" w:space="0" w:color="auto"/>
            <w:left w:val="none" w:sz="0" w:space="0" w:color="auto"/>
            <w:bottom w:val="none" w:sz="0" w:space="0" w:color="auto"/>
            <w:right w:val="none" w:sz="0" w:space="0" w:color="auto"/>
          </w:divBdr>
        </w:div>
        <w:div w:id="1503739881">
          <w:marLeft w:val="640"/>
          <w:marRight w:val="0"/>
          <w:marTop w:val="0"/>
          <w:marBottom w:val="0"/>
          <w:divBdr>
            <w:top w:val="none" w:sz="0" w:space="0" w:color="auto"/>
            <w:left w:val="none" w:sz="0" w:space="0" w:color="auto"/>
            <w:bottom w:val="none" w:sz="0" w:space="0" w:color="auto"/>
            <w:right w:val="none" w:sz="0" w:space="0" w:color="auto"/>
          </w:divBdr>
        </w:div>
        <w:div w:id="2003653661">
          <w:marLeft w:val="640"/>
          <w:marRight w:val="0"/>
          <w:marTop w:val="0"/>
          <w:marBottom w:val="0"/>
          <w:divBdr>
            <w:top w:val="none" w:sz="0" w:space="0" w:color="auto"/>
            <w:left w:val="none" w:sz="0" w:space="0" w:color="auto"/>
            <w:bottom w:val="none" w:sz="0" w:space="0" w:color="auto"/>
            <w:right w:val="none" w:sz="0" w:space="0" w:color="auto"/>
          </w:divBdr>
        </w:div>
        <w:div w:id="1967002122">
          <w:marLeft w:val="640"/>
          <w:marRight w:val="0"/>
          <w:marTop w:val="0"/>
          <w:marBottom w:val="0"/>
          <w:divBdr>
            <w:top w:val="none" w:sz="0" w:space="0" w:color="auto"/>
            <w:left w:val="none" w:sz="0" w:space="0" w:color="auto"/>
            <w:bottom w:val="none" w:sz="0" w:space="0" w:color="auto"/>
            <w:right w:val="none" w:sz="0" w:space="0" w:color="auto"/>
          </w:divBdr>
        </w:div>
        <w:div w:id="457458069">
          <w:marLeft w:val="640"/>
          <w:marRight w:val="0"/>
          <w:marTop w:val="0"/>
          <w:marBottom w:val="0"/>
          <w:divBdr>
            <w:top w:val="none" w:sz="0" w:space="0" w:color="auto"/>
            <w:left w:val="none" w:sz="0" w:space="0" w:color="auto"/>
            <w:bottom w:val="none" w:sz="0" w:space="0" w:color="auto"/>
            <w:right w:val="none" w:sz="0" w:space="0" w:color="auto"/>
          </w:divBdr>
        </w:div>
        <w:div w:id="359205033">
          <w:marLeft w:val="640"/>
          <w:marRight w:val="0"/>
          <w:marTop w:val="0"/>
          <w:marBottom w:val="0"/>
          <w:divBdr>
            <w:top w:val="none" w:sz="0" w:space="0" w:color="auto"/>
            <w:left w:val="none" w:sz="0" w:space="0" w:color="auto"/>
            <w:bottom w:val="none" w:sz="0" w:space="0" w:color="auto"/>
            <w:right w:val="none" w:sz="0" w:space="0" w:color="auto"/>
          </w:divBdr>
        </w:div>
      </w:divsChild>
    </w:div>
    <w:div w:id="874003273">
      <w:bodyDiv w:val="1"/>
      <w:marLeft w:val="0"/>
      <w:marRight w:val="0"/>
      <w:marTop w:val="0"/>
      <w:marBottom w:val="0"/>
      <w:divBdr>
        <w:top w:val="none" w:sz="0" w:space="0" w:color="auto"/>
        <w:left w:val="none" w:sz="0" w:space="0" w:color="auto"/>
        <w:bottom w:val="none" w:sz="0" w:space="0" w:color="auto"/>
        <w:right w:val="none" w:sz="0" w:space="0" w:color="auto"/>
      </w:divBdr>
      <w:divsChild>
        <w:div w:id="334453853">
          <w:marLeft w:val="640"/>
          <w:marRight w:val="0"/>
          <w:marTop w:val="0"/>
          <w:marBottom w:val="0"/>
          <w:divBdr>
            <w:top w:val="none" w:sz="0" w:space="0" w:color="auto"/>
            <w:left w:val="none" w:sz="0" w:space="0" w:color="auto"/>
            <w:bottom w:val="none" w:sz="0" w:space="0" w:color="auto"/>
            <w:right w:val="none" w:sz="0" w:space="0" w:color="auto"/>
          </w:divBdr>
        </w:div>
        <w:div w:id="1832868041">
          <w:marLeft w:val="640"/>
          <w:marRight w:val="0"/>
          <w:marTop w:val="0"/>
          <w:marBottom w:val="0"/>
          <w:divBdr>
            <w:top w:val="none" w:sz="0" w:space="0" w:color="auto"/>
            <w:left w:val="none" w:sz="0" w:space="0" w:color="auto"/>
            <w:bottom w:val="none" w:sz="0" w:space="0" w:color="auto"/>
            <w:right w:val="none" w:sz="0" w:space="0" w:color="auto"/>
          </w:divBdr>
        </w:div>
        <w:div w:id="823086780">
          <w:marLeft w:val="640"/>
          <w:marRight w:val="0"/>
          <w:marTop w:val="0"/>
          <w:marBottom w:val="0"/>
          <w:divBdr>
            <w:top w:val="none" w:sz="0" w:space="0" w:color="auto"/>
            <w:left w:val="none" w:sz="0" w:space="0" w:color="auto"/>
            <w:bottom w:val="none" w:sz="0" w:space="0" w:color="auto"/>
            <w:right w:val="none" w:sz="0" w:space="0" w:color="auto"/>
          </w:divBdr>
        </w:div>
        <w:div w:id="415441122">
          <w:marLeft w:val="640"/>
          <w:marRight w:val="0"/>
          <w:marTop w:val="0"/>
          <w:marBottom w:val="0"/>
          <w:divBdr>
            <w:top w:val="none" w:sz="0" w:space="0" w:color="auto"/>
            <w:left w:val="none" w:sz="0" w:space="0" w:color="auto"/>
            <w:bottom w:val="none" w:sz="0" w:space="0" w:color="auto"/>
            <w:right w:val="none" w:sz="0" w:space="0" w:color="auto"/>
          </w:divBdr>
        </w:div>
        <w:div w:id="252670381">
          <w:marLeft w:val="640"/>
          <w:marRight w:val="0"/>
          <w:marTop w:val="0"/>
          <w:marBottom w:val="0"/>
          <w:divBdr>
            <w:top w:val="none" w:sz="0" w:space="0" w:color="auto"/>
            <w:left w:val="none" w:sz="0" w:space="0" w:color="auto"/>
            <w:bottom w:val="none" w:sz="0" w:space="0" w:color="auto"/>
            <w:right w:val="none" w:sz="0" w:space="0" w:color="auto"/>
          </w:divBdr>
        </w:div>
        <w:div w:id="644816588">
          <w:marLeft w:val="640"/>
          <w:marRight w:val="0"/>
          <w:marTop w:val="0"/>
          <w:marBottom w:val="0"/>
          <w:divBdr>
            <w:top w:val="none" w:sz="0" w:space="0" w:color="auto"/>
            <w:left w:val="none" w:sz="0" w:space="0" w:color="auto"/>
            <w:bottom w:val="none" w:sz="0" w:space="0" w:color="auto"/>
            <w:right w:val="none" w:sz="0" w:space="0" w:color="auto"/>
          </w:divBdr>
        </w:div>
        <w:div w:id="319118721">
          <w:marLeft w:val="640"/>
          <w:marRight w:val="0"/>
          <w:marTop w:val="0"/>
          <w:marBottom w:val="0"/>
          <w:divBdr>
            <w:top w:val="none" w:sz="0" w:space="0" w:color="auto"/>
            <w:left w:val="none" w:sz="0" w:space="0" w:color="auto"/>
            <w:bottom w:val="none" w:sz="0" w:space="0" w:color="auto"/>
            <w:right w:val="none" w:sz="0" w:space="0" w:color="auto"/>
          </w:divBdr>
        </w:div>
        <w:div w:id="877816695">
          <w:marLeft w:val="640"/>
          <w:marRight w:val="0"/>
          <w:marTop w:val="0"/>
          <w:marBottom w:val="0"/>
          <w:divBdr>
            <w:top w:val="none" w:sz="0" w:space="0" w:color="auto"/>
            <w:left w:val="none" w:sz="0" w:space="0" w:color="auto"/>
            <w:bottom w:val="none" w:sz="0" w:space="0" w:color="auto"/>
            <w:right w:val="none" w:sz="0" w:space="0" w:color="auto"/>
          </w:divBdr>
        </w:div>
        <w:div w:id="1298292606">
          <w:marLeft w:val="640"/>
          <w:marRight w:val="0"/>
          <w:marTop w:val="0"/>
          <w:marBottom w:val="0"/>
          <w:divBdr>
            <w:top w:val="none" w:sz="0" w:space="0" w:color="auto"/>
            <w:left w:val="none" w:sz="0" w:space="0" w:color="auto"/>
            <w:bottom w:val="none" w:sz="0" w:space="0" w:color="auto"/>
            <w:right w:val="none" w:sz="0" w:space="0" w:color="auto"/>
          </w:divBdr>
        </w:div>
        <w:div w:id="41485179">
          <w:marLeft w:val="640"/>
          <w:marRight w:val="0"/>
          <w:marTop w:val="0"/>
          <w:marBottom w:val="0"/>
          <w:divBdr>
            <w:top w:val="none" w:sz="0" w:space="0" w:color="auto"/>
            <w:left w:val="none" w:sz="0" w:space="0" w:color="auto"/>
            <w:bottom w:val="none" w:sz="0" w:space="0" w:color="auto"/>
            <w:right w:val="none" w:sz="0" w:space="0" w:color="auto"/>
          </w:divBdr>
        </w:div>
        <w:div w:id="196503567">
          <w:marLeft w:val="640"/>
          <w:marRight w:val="0"/>
          <w:marTop w:val="0"/>
          <w:marBottom w:val="0"/>
          <w:divBdr>
            <w:top w:val="none" w:sz="0" w:space="0" w:color="auto"/>
            <w:left w:val="none" w:sz="0" w:space="0" w:color="auto"/>
            <w:bottom w:val="none" w:sz="0" w:space="0" w:color="auto"/>
            <w:right w:val="none" w:sz="0" w:space="0" w:color="auto"/>
          </w:divBdr>
        </w:div>
        <w:div w:id="597758435">
          <w:marLeft w:val="640"/>
          <w:marRight w:val="0"/>
          <w:marTop w:val="0"/>
          <w:marBottom w:val="0"/>
          <w:divBdr>
            <w:top w:val="none" w:sz="0" w:space="0" w:color="auto"/>
            <w:left w:val="none" w:sz="0" w:space="0" w:color="auto"/>
            <w:bottom w:val="none" w:sz="0" w:space="0" w:color="auto"/>
            <w:right w:val="none" w:sz="0" w:space="0" w:color="auto"/>
          </w:divBdr>
        </w:div>
        <w:div w:id="780492792">
          <w:marLeft w:val="640"/>
          <w:marRight w:val="0"/>
          <w:marTop w:val="0"/>
          <w:marBottom w:val="0"/>
          <w:divBdr>
            <w:top w:val="none" w:sz="0" w:space="0" w:color="auto"/>
            <w:left w:val="none" w:sz="0" w:space="0" w:color="auto"/>
            <w:bottom w:val="none" w:sz="0" w:space="0" w:color="auto"/>
            <w:right w:val="none" w:sz="0" w:space="0" w:color="auto"/>
          </w:divBdr>
        </w:div>
        <w:div w:id="1653826421">
          <w:marLeft w:val="640"/>
          <w:marRight w:val="0"/>
          <w:marTop w:val="0"/>
          <w:marBottom w:val="0"/>
          <w:divBdr>
            <w:top w:val="none" w:sz="0" w:space="0" w:color="auto"/>
            <w:left w:val="none" w:sz="0" w:space="0" w:color="auto"/>
            <w:bottom w:val="none" w:sz="0" w:space="0" w:color="auto"/>
            <w:right w:val="none" w:sz="0" w:space="0" w:color="auto"/>
          </w:divBdr>
        </w:div>
        <w:div w:id="541212018">
          <w:marLeft w:val="640"/>
          <w:marRight w:val="0"/>
          <w:marTop w:val="0"/>
          <w:marBottom w:val="0"/>
          <w:divBdr>
            <w:top w:val="none" w:sz="0" w:space="0" w:color="auto"/>
            <w:left w:val="none" w:sz="0" w:space="0" w:color="auto"/>
            <w:bottom w:val="none" w:sz="0" w:space="0" w:color="auto"/>
            <w:right w:val="none" w:sz="0" w:space="0" w:color="auto"/>
          </w:divBdr>
        </w:div>
        <w:div w:id="1768699155">
          <w:marLeft w:val="640"/>
          <w:marRight w:val="0"/>
          <w:marTop w:val="0"/>
          <w:marBottom w:val="0"/>
          <w:divBdr>
            <w:top w:val="none" w:sz="0" w:space="0" w:color="auto"/>
            <w:left w:val="none" w:sz="0" w:space="0" w:color="auto"/>
            <w:bottom w:val="none" w:sz="0" w:space="0" w:color="auto"/>
            <w:right w:val="none" w:sz="0" w:space="0" w:color="auto"/>
          </w:divBdr>
        </w:div>
        <w:div w:id="667751546">
          <w:marLeft w:val="640"/>
          <w:marRight w:val="0"/>
          <w:marTop w:val="0"/>
          <w:marBottom w:val="0"/>
          <w:divBdr>
            <w:top w:val="none" w:sz="0" w:space="0" w:color="auto"/>
            <w:left w:val="none" w:sz="0" w:space="0" w:color="auto"/>
            <w:bottom w:val="none" w:sz="0" w:space="0" w:color="auto"/>
            <w:right w:val="none" w:sz="0" w:space="0" w:color="auto"/>
          </w:divBdr>
        </w:div>
        <w:div w:id="452289485">
          <w:marLeft w:val="640"/>
          <w:marRight w:val="0"/>
          <w:marTop w:val="0"/>
          <w:marBottom w:val="0"/>
          <w:divBdr>
            <w:top w:val="none" w:sz="0" w:space="0" w:color="auto"/>
            <w:left w:val="none" w:sz="0" w:space="0" w:color="auto"/>
            <w:bottom w:val="none" w:sz="0" w:space="0" w:color="auto"/>
            <w:right w:val="none" w:sz="0" w:space="0" w:color="auto"/>
          </w:divBdr>
        </w:div>
        <w:div w:id="1747459983">
          <w:marLeft w:val="640"/>
          <w:marRight w:val="0"/>
          <w:marTop w:val="0"/>
          <w:marBottom w:val="0"/>
          <w:divBdr>
            <w:top w:val="none" w:sz="0" w:space="0" w:color="auto"/>
            <w:left w:val="none" w:sz="0" w:space="0" w:color="auto"/>
            <w:bottom w:val="none" w:sz="0" w:space="0" w:color="auto"/>
            <w:right w:val="none" w:sz="0" w:space="0" w:color="auto"/>
          </w:divBdr>
        </w:div>
        <w:div w:id="984819307">
          <w:marLeft w:val="640"/>
          <w:marRight w:val="0"/>
          <w:marTop w:val="0"/>
          <w:marBottom w:val="0"/>
          <w:divBdr>
            <w:top w:val="none" w:sz="0" w:space="0" w:color="auto"/>
            <w:left w:val="none" w:sz="0" w:space="0" w:color="auto"/>
            <w:bottom w:val="none" w:sz="0" w:space="0" w:color="auto"/>
            <w:right w:val="none" w:sz="0" w:space="0" w:color="auto"/>
          </w:divBdr>
        </w:div>
        <w:div w:id="2037464485">
          <w:marLeft w:val="640"/>
          <w:marRight w:val="0"/>
          <w:marTop w:val="0"/>
          <w:marBottom w:val="0"/>
          <w:divBdr>
            <w:top w:val="none" w:sz="0" w:space="0" w:color="auto"/>
            <w:left w:val="none" w:sz="0" w:space="0" w:color="auto"/>
            <w:bottom w:val="none" w:sz="0" w:space="0" w:color="auto"/>
            <w:right w:val="none" w:sz="0" w:space="0" w:color="auto"/>
          </w:divBdr>
        </w:div>
        <w:div w:id="2038464000">
          <w:marLeft w:val="640"/>
          <w:marRight w:val="0"/>
          <w:marTop w:val="0"/>
          <w:marBottom w:val="0"/>
          <w:divBdr>
            <w:top w:val="none" w:sz="0" w:space="0" w:color="auto"/>
            <w:left w:val="none" w:sz="0" w:space="0" w:color="auto"/>
            <w:bottom w:val="none" w:sz="0" w:space="0" w:color="auto"/>
            <w:right w:val="none" w:sz="0" w:space="0" w:color="auto"/>
          </w:divBdr>
        </w:div>
        <w:div w:id="61758416">
          <w:marLeft w:val="640"/>
          <w:marRight w:val="0"/>
          <w:marTop w:val="0"/>
          <w:marBottom w:val="0"/>
          <w:divBdr>
            <w:top w:val="none" w:sz="0" w:space="0" w:color="auto"/>
            <w:left w:val="none" w:sz="0" w:space="0" w:color="auto"/>
            <w:bottom w:val="none" w:sz="0" w:space="0" w:color="auto"/>
            <w:right w:val="none" w:sz="0" w:space="0" w:color="auto"/>
          </w:divBdr>
        </w:div>
        <w:div w:id="1854614366">
          <w:marLeft w:val="640"/>
          <w:marRight w:val="0"/>
          <w:marTop w:val="0"/>
          <w:marBottom w:val="0"/>
          <w:divBdr>
            <w:top w:val="none" w:sz="0" w:space="0" w:color="auto"/>
            <w:left w:val="none" w:sz="0" w:space="0" w:color="auto"/>
            <w:bottom w:val="none" w:sz="0" w:space="0" w:color="auto"/>
            <w:right w:val="none" w:sz="0" w:space="0" w:color="auto"/>
          </w:divBdr>
        </w:div>
        <w:div w:id="1534996202">
          <w:marLeft w:val="640"/>
          <w:marRight w:val="0"/>
          <w:marTop w:val="0"/>
          <w:marBottom w:val="0"/>
          <w:divBdr>
            <w:top w:val="none" w:sz="0" w:space="0" w:color="auto"/>
            <w:left w:val="none" w:sz="0" w:space="0" w:color="auto"/>
            <w:bottom w:val="none" w:sz="0" w:space="0" w:color="auto"/>
            <w:right w:val="none" w:sz="0" w:space="0" w:color="auto"/>
          </w:divBdr>
        </w:div>
        <w:div w:id="1601141127">
          <w:marLeft w:val="640"/>
          <w:marRight w:val="0"/>
          <w:marTop w:val="0"/>
          <w:marBottom w:val="0"/>
          <w:divBdr>
            <w:top w:val="none" w:sz="0" w:space="0" w:color="auto"/>
            <w:left w:val="none" w:sz="0" w:space="0" w:color="auto"/>
            <w:bottom w:val="none" w:sz="0" w:space="0" w:color="auto"/>
            <w:right w:val="none" w:sz="0" w:space="0" w:color="auto"/>
          </w:divBdr>
        </w:div>
        <w:div w:id="1523932798">
          <w:marLeft w:val="640"/>
          <w:marRight w:val="0"/>
          <w:marTop w:val="0"/>
          <w:marBottom w:val="0"/>
          <w:divBdr>
            <w:top w:val="none" w:sz="0" w:space="0" w:color="auto"/>
            <w:left w:val="none" w:sz="0" w:space="0" w:color="auto"/>
            <w:bottom w:val="none" w:sz="0" w:space="0" w:color="auto"/>
            <w:right w:val="none" w:sz="0" w:space="0" w:color="auto"/>
          </w:divBdr>
        </w:div>
        <w:div w:id="658582662">
          <w:marLeft w:val="640"/>
          <w:marRight w:val="0"/>
          <w:marTop w:val="0"/>
          <w:marBottom w:val="0"/>
          <w:divBdr>
            <w:top w:val="none" w:sz="0" w:space="0" w:color="auto"/>
            <w:left w:val="none" w:sz="0" w:space="0" w:color="auto"/>
            <w:bottom w:val="none" w:sz="0" w:space="0" w:color="auto"/>
            <w:right w:val="none" w:sz="0" w:space="0" w:color="auto"/>
          </w:divBdr>
        </w:div>
        <w:div w:id="650595234">
          <w:marLeft w:val="640"/>
          <w:marRight w:val="0"/>
          <w:marTop w:val="0"/>
          <w:marBottom w:val="0"/>
          <w:divBdr>
            <w:top w:val="none" w:sz="0" w:space="0" w:color="auto"/>
            <w:left w:val="none" w:sz="0" w:space="0" w:color="auto"/>
            <w:bottom w:val="none" w:sz="0" w:space="0" w:color="auto"/>
            <w:right w:val="none" w:sz="0" w:space="0" w:color="auto"/>
          </w:divBdr>
        </w:div>
        <w:div w:id="916935239">
          <w:marLeft w:val="640"/>
          <w:marRight w:val="0"/>
          <w:marTop w:val="0"/>
          <w:marBottom w:val="0"/>
          <w:divBdr>
            <w:top w:val="none" w:sz="0" w:space="0" w:color="auto"/>
            <w:left w:val="none" w:sz="0" w:space="0" w:color="auto"/>
            <w:bottom w:val="none" w:sz="0" w:space="0" w:color="auto"/>
            <w:right w:val="none" w:sz="0" w:space="0" w:color="auto"/>
          </w:divBdr>
        </w:div>
        <w:div w:id="348456471">
          <w:marLeft w:val="640"/>
          <w:marRight w:val="0"/>
          <w:marTop w:val="0"/>
          <w:marBottom w:val="0"/>
          <w:divBdr>
            <w:top w:val="none" w:sz="0" w:space="0" w:color="auto"/>
            <w:left w:val="none" w:sz="0" w:space="0" w:color="auto"/>
            <w:bottom w:val="none" w:sz="0" w:space="0" w:color="auto"/>
            <w:right w:val="none" w:sz="0" w:space="0" w:color="auto"/>
          </w:divBdr>
        </w:div>
        <w:div w:id="525752123">
          <w:marLeft w:val="640"/>
          <w:marRight w:val="0"/>
          <w:marTop w:val="0"/>
          <w:marBottom w:val="0"/>
          <w:divBdr>
            <w:top w:val="none" w:sz="0" w:space="0" w:color="auto"/>
            <w:left w:val="none" w:sz="0" w:space="0" w:color="auto"/>
            <w:bottom w:val="none" w:sz="0" w:space="0" w:color="auto"/>
            <w:right w:val="none" w:sz="0" w:space="0" w:color="auto"/>
          </w:divBdr>
        </w:div>
        <w:div w:id="228274576">
          <w:marLeft w:val="640"/>
          <w:marRight w:val="0"/>
          <w:marTop w:val="0"/>
          <w:marBottom w:val="0"/>
          <w:divBdr>
            <w:top w:val="none" w:sz="0" w:space="0" w:color="auto"/>
            <w:left w:val="none" w:sz="0" w:space="0" w:color="auto"/>
            <w:bottom w:val="none" w:sz="0" w:space="0" w:color="auto"/>
            <w:right w:val="none" w:sz="0" w:space="0" w:color="auto"/>
          </w:divBdr>
        </w:div>
        <w:div w:id="1860007013">
          <w:marLeft w:val="640"/>
          <w:marRight w:val="0"/>
          <w:marTop w:val="0"/>
          <w:marBottom w:val="0"/>
          <w:divBdr>
            <w:top w:val="none" w:sz="0" w:space="0" w:color="auto"/>
            <w:left w:val="none" w:sz="0" w:space="0" w:color="auto"/>
            <w:bottom w:val="none" w:sz="0" w:space="0" w:color="auto"/>
            <w:right w:val="none" w:sz="0" w:space="0" w:color="auto"/>
          </w:divBdr>
        </w:div>
        <w:div w:id="1910530151">
          <w:marLeft w:val="640"/>
          <w:marRight w:val="0"/>
          <w:marTop w:val="0"/>
          <w:marBottom w:val="0"/>
          <w:divBdr>
            <w:top w:val="none" w:sz="0" w:space="0" w:color="auto"/>
            <w:left w:val="none" w:sz="0" w:space="0" w:color="auto"/>
            <w:bottom w:val="none" w:sz="0" w:space="0" w:color="auto"/>
            <w:right w:val="none" w:sz="0" w:space="0" w:color="auto"/>
          </w:divBdr>
        </w:div>
        <w:div w:id="1785465590">
          <w:marLeft w:val="640"/>
          <w:marRight w:val="0"/>
          <w:marTop w:val="0"/>
          <w:marBottom w:val="0"/>
          <w:divBdr>
            <w:top w:val="none" w:sz="0" w:space="0" w:color="auto"/>
            <w:left w:val="none" w:sz="0" w:space="0" w:color="auto"/>
            <w:bottom w:val="none" w:sz="0" w:space="0" w:color="auto"/>
            <w:right w:val="none" w:sz="0" w:space="0" w:color="auto"/>
          </w:divBdr>
        </w:div>
        <w:div w:id="446395105">
          <w:marLeft w:val="640"/>
          <w:marRight w:val="0"/>
          <w:marTop w:val="0"/>
          <w:marBottom w:val="0"/>
          <w:divBdr>
            <w:top w:val="none" w:sz="0" w:space="0" w:color="auto"/>
            <w:left w:val="none" w:sz="0" w:space="0" w:color="auto"/>
            <w:bottom w:val="none" w:sz="0" w:space="0" w:color="auto"/>
            <w:right w:val="none" w:sz="0" w:space="0" w:color="auto"/>
          </w:divBdr>
        </w:div>
        <w:div w:id="1056588065">
          <w:marLeft w:val="640"/>
          <w:marRight w:val="0"/>
          <w:marTop w:val="0"/>
          <w:marBottom w:val="0"/>
          <w:divBdr>
            <w:top w:val="none" w:sz="0" w:space="0" w:color="auto"/>
            <w:left w:val="none" w:sz="0" w:space="0" w:color="auto"/>
            <w:bottom w:val="none" w:sz="0" w:space="0" w:color="auto"/>
            <w:right w:val="none" w:sz="0" w:space="0" w:color="auto"/>
          </w:divBdr>
        </w:div>
        <w:div w:id="833686854">
          <w:marLeft w:val="640"/>
          <w:marRight w:val="0"/>
          <w:marTop w:val="0"/>
          <w:marBottom w:val="0"/>
          <w:divBdr>
            <w:top w:val="none" w:sz="0" w:space="0" w:color="auto"/>
            <w:left w:val="none" w:sz="0" w:space="0" w:color="auto"/>
            <w:bottom w:val="none" w:sz="0" w:space="0" w:color="auto"/>
            <w:right w:val="none" w:sz="0" w:space="0" w:color="auto"/>
          </w:divBdr>
        </w:div>
        <w:div w:id="801918843">
          <w:marLeft w:val="640"/>
          <w:marRight w:val="0"/>
          <w:marTop w:val="0"/>
          <w:marBottom w:val="0"/>
          <w:divBdr>
            <w:top w:val="none" w:sz="0" w:space="0" w:color="auto"/>
            <w:left w:val="none" w:sz="0" w:space="0" w:color="auto"/>
            <w:bottom w:val="none" w:sz="0" w:space="0" w:color="auto"/>
            <w:right w:val="none" w:sz="0" w:space="0" w:color="auto"/>
          </w:divBdr>
        </w:div>
        <w:div w:id="1055085082">
          <w:marLeft w:val="640"/>
          <w:marRight w:val="0"/>
          <w:marTop w:val="0"/>
          <w:marBottom w:val="0"/>
          <w:divBdr>
            <w:top w:val="none" w:sz="0" w:space="0" w:color="auto"/>
            <w:left w:val="none" w:sz="0" w:space="0" w:color="auto"/>
            <w:bottom w:val="none" w:sz="0" w:space="0" w:color="auto"/>
            <w:right w:val="none" w:sz="0" w:space="0" w:color="auto"/>
          </w:divBdr>
        </w:div>
        <w:div w:id="1383946680">
          <w:marLeft w:val="640"/>
          <w:marRight w:val="0"/>
          <w:marTop w:val="0"/>
          <w:marBottom w:val="0"/>
          <w:divBdr>
            <w:top w:val="none" w:sz="0" w:space="0" w:color="auto"/>
            <w:left w:val="none" w:sz="0" w:space="0" w:color="auto"/>
            <w:bottom w:val="none" w:sz="0" w:space="0" w:color="auto"/>
            <w:right w:val="none" w:sz="0" w:space="0" w:color="auto"/>
          </w:divBdr>
        </w:div>
        <w:div w:id="64882480">
          <w:marLeft w:val="640"/>
          <w:marRight w:val="0"/>
          <w:marTop w:val="0"/>
          <w:marBottom w:val="0"/>
          <w:divBdr>
            <w:top w:val="none" w:sz="0" w:space="0" w:color="auto"/>
            <w:left w:val="none" w:sz="0" w:space="0" w:color="auto"/>
            <w:bottom w:val="none" w:sz="0" w:space="0" w:color="auto"/>
            <w:right w:val="none" w:sz="0" w:space="0" w:color="auto"/>
          </w:divBdr>
        </w:div>
        <w:div w:id="967930922">
          <w:marLeft w:val="640"/>
          <w:marRight w:val="0"/>
          <w:marTop w:val="0"/>
          <w:marBottom w:val="0"/>
          <w:divBdr>
            <w:top w:val="none" w:sz="0" w:space="0" w:color="auto"/>
            <w:left w:val="none" w:sz="0" w:space="0" w:color="auto"/>
            <w:bottom w:val="none" w:sz="0" w:space="0" w:color="auto"/>
            <w:right w:val="none" w:sz="0" w:space="0" w:color="auto"/>
          </w:divBdr>
        </w:div>
        <w:div w:id="197937386">
          <w:marLeft w:val="640"/>
          <w:marRight w:val="0"/>
          <w:marTop w:val="0"/>
          <w:marBottom w:val="0"/>
          <w:divBdr>
            <w:top w:val="none" w:sz="0" w:space="0" w:color="auto"/>
            <w:left w:val="none" w:sz="0" w:space="0" w:color="auto"/>
            <w:bottom w:val="none" w:sz="0" w:space="0" w:color="auto"/>
            <w:right w:val="none" w:sz="0" w:space="0" w:color="auto"/>
          </w:divBdr>
        </w:div>
        <w:div w:id="1629359996">
          <w:marLeft w:val="640"/>
          <w:marRight w:val="0"/>
          <w:marTop w:val="0"/>
          <w:marBottom w:val="0"/>
          <w:divBdr>
            <w:top w:val="none" w:sz="0" w:space="0" w:color="auto"/>
            <w:left w:val="none" w:sz="0" w:space="0" w:color="auto"/>
            <w:bottom w:val="none" w:sz="0" w:space="0" w:color="auto"/>
            <w:right w:val="none" w:sz="0" w:space="0" w:color="auto"/>
          </w:divBdr>
        </w:div>
        <w:div w:id="68818960">
          <w:marLeft w:val="640"/>
          <w:marRight w:val="0"/>
          <w:marTop w:val="0"/>
          <w:marBottom w:val="0"/>
          <w:divBdr>
            <w:top w:val="none" w:sz="0" w:space="0" w:color="auto"/>
            <w:left w:val="none" w:sz="0" w:space="0" w:color="auto"/>
            <w:bottom w:val="none" w:sz="0" w:space="0" w:color="auto"/>
            <w:right w:val="none" w:sz="0" w:space="0" w:color="auto"/>
          </w:divBdr>
        </w:div>
        <w:div w:id="735516916">
          <w:marLeft w:val="640"/>
          <w:marRight w:val="0"/>
          <w:marTop w:val="0"/>
          <w:marBottom w:val="0"/>
          <w:divBdr>
            <w:top w:val="none" w:sz="0" w:space="0" w:color="auto"/>
            <w:left w:val="none" w:sz="0" w:space="0" w:color="auto"/>
            <w:bottom w:val="none" w:sz="0" w:space="0" w:color="auto"/>
            <w:right w:val="none" w:sz="0" w:space="0" w:color="auto"/>
          </w:divBdr>
        </w:div>
        <w:div w:id="1647272076">
          <w:marLeft w:val="640"/>
          <w:marRight w:val="0"/>
          <w:marTop w:val="0"/>
          <w:marBottom w:val="0"/>
          <w:divBdr>
            <w:top w:val="none" w:sz="0" w:space="0" w:color="auto"/>
            <w:left w:val="none" w:sz="0" w:space="0" w:color="auto"/>
            <w:bottom w:val="none" w:sz="0" w:space="0" w:color="auto"/>
            <w:right w:val="none" w:sz="0" w:space="0" w:color="auto"/>
          </w:divBdr>
        </w:div>
        <w:div w:id="1825857430">
          <w:marLeft w:val="640"/>
          <w:marRight w:val="0"/>
          <w:marTop w:val="0"/>
          <w:marBottom w:val="0"/>
          <w:divBdr>
            <w:top w:val="none" w:sz="0" w:space="0" w:color="auto"/>
            <w:left w:val="none" w:sz="0" w:space="0" w:color="auto"/>
            <w:bottom w:val="none" w:sz="0" w:space="0" w:color="auto"/>
            <w:right w:val="none" w:sz="0" w:space="0" w:color="auto"/>
          </w:divBdr>
        </w:div>
        <w:div w:id="823085879">
          <w:marLeft w:val="640"/>
          <w:marRight w:val="0"/>
          <w:marTop w:val="0"/>
          <w:marBottom w:val="0"/>
          <w:divBdr>
            <w:top w:val="none" w:sz="0" w:space="0" w:color="auto"/>
            <w:left w:val="none" w:sz="0" w:space="0" w:color="auto"/>
            <w:bottom w:val="none" w:sz="0" w:space="0" w:color="auto"/>
            <w:right w:val="none" w:sz="0" w:space="0" w:color="auto"/>
          </w:divBdr>
        </w:div>
        <w:div w:id="666633668">
          <w:marLeft w:val="640"/>
          <w:marRight w:val="0"/>
          <w:marTop w:val="0"/>
          <w:marBottom w:val="0"/>
          <w:divBdr>
            <w:top w:val="none" w:sz="0" w:space="0" w:color="auto"/>
            <w:left w:val="none" w:sz="0" w:space="0" w:color="auto"/>
            <w:bottom w:val="none" w:sz="0" w:space="0" w:color="auto"/>
            <w:right w:val="none" w:sz="0" w:space="0" w:color="auto"/>
          </w:divBdr>
        </w:div>
        <w:div w:id="1093940110">
          <w:marLeft w:val="640"/>
          <w:marRight w:val="0"/>
          <w:marTop w:val="0"/>
          <w:marBottom w:val="0"/>
          <w:divBdr>
            <w:top w:val="none" w:sz="0" w:space="0" w:color="auto"/>
            <w:left w:val="none" w:sz="0" w:space="0" w:color="auto"/>
            <w:bottom w:val="none" w:sz="0" w:space="0" w:color="auto"/>
            <w:right w:val="none" w:sz="0" w:space="0" w:color="auto"/>
          </w:divBdr>
        </w:div>
        <w:div w:id="1554537663">
          <w:marLeft w:val="640"/>
          <w:marRight w:val="0"/>
          <w:marTop w:val="0"/>
          <w:marBottom w:val="0"/>
          <w:divBdr>
            <w:top w:val="none" w:sz="0" w:space="0" w:color="auto"/>
            <w:left w:val="none" w:sz="0" w:space="0" w:color="auto"/>
            <w:bottom w:val="none" w:sz="0" w:space="0" w:color="auto"/>
            <w:right w:val="none" w:sz="0" w:space="0" w:color="auto"/>
          </w:divBdr>
        </w:div>
        <w:div w:id="815880280">
          <w:marLeft w:val="640"/>
          <w:marRight w:val="0"/>
          <w:marTop w:val="0"/>
          <w:marBottom w:val="0"/>
          <w:divBdr>
            <w:top w:val="none" w:sz="0" w:space="0" w:color="auto"/>
            <w:left w:val="none" w:sz="0" w:space="0" w:color="auto"/>
            <w:bottom w:val="none" w:sz="0" w:space="0" w:color="auto"/>
            <w:right w:val="none" w:sz="0" w:space="0" w:color="auto"/>
          </w:divBdr>
        </w:div>
        <w:div w:id="1269317132">
          <w:marLeft w:val="640"/>
          <w:marRight w:val="0"/>
          <w:marTop w:val="0"/>
          <w:marBottom w:val="0"/>
          <w:divBdr>
            <w:top w:val="none" w:sz="0" w:space="0" w:color="auto"/>
            <w:left w:val="none" w:sz="0" w:space="0" w:color="auto"/>
            <w:bottom w:val="none" w:sz="0" w:space="0" w:color="auto"/>
            <w:right w:val="none" w:sz="0" w:space="0" w:color="auto"/>
          </w:divBdr>
        </w:div>
        <w:div w:id="2134324200">
          <w:marLeft w:val="640"/>
          <w:marRight w:val="0"/>
          <w:marTop w:val="0"/>
          <w:marBottom w:val="0"/>
          <w:divBdr>
            <w:top w:val="none" w:sz="0" w:space="0" w:color="auto"/>
            <w:left w:val="none" w:sz="0" w:space="0" w:color="auto"/>
            <w:bottom w:val="none" w:sz="0" w:space="0" w:color="auto"/>
            <w:right w:val="none" w:sz="0" w:space="0" w:color="auto"/>
          </w:divBdr>
        </w:div>
        <w:div w:id="1885633795">
          <w:marLeft w:val="640"/>
          <w:marRight w:val="0"/>
          <w:marTop w:val="0"/>
          <w:marBottom w:val="0"/>
          <w:divBdr>
            <w:top w:val="none" w:sz="0" w:space="0" w:color="auto"/>
            <w:left w:val="none" w:sz="0" w:space="0" w:color="auto"/>
            <w:bottom w:val="none" w:sz="0" w:space="0" w:color="auto"/>
            <w:right w:val="none" w:sz="0" w:space="0" w:color="auto"/>
          </w:divBdr>
        </w:div>
        <w:div w:id="341669248">
          <w:marLeft w:val="640"/>
          <w:marRight w:val="0"/>
          <w:marTop w:val="0"/>
          <w:marBottom w:val="0"/>
          <w:divBdr>
            <w:top w:val="none" w:sz="0" w:space="0" w:color="auto"/>
            <w:left w:val="none" w:sz="0" w:space="0" w:color="auto"/>
            <w:bottom w:val="none" w:sz="0" w:space="0" w:color="auto"/>
            <w:right w:val="none" w:sz="0" w:space="0" w:color="auto"/>
          </w:divBdr>
        </w:div>
        <w:div w:id="1381131026">
          <w:marLeft w:val="640"/>
          <w:marRight w:val="0"/>
          <w:marTop w:val="0"/>
          <w:marBottom w:val="0"/>
          <w:divBdr>
            <w:top w:val="none" w:sz="0" w:space="0" w:color="auto"/>
            <w:left w:val="none" w:sz="0" w:space="0" w:color="auto"/>
            <w:bottom w:val="none" w:sz="0" w:space="0" w:color="auto"/>
            <w:right w:val="none" w:sz="0" w:space="0" w:color="auto"/>
          </w:divBdr>
        </w:div>
        <w:div w:id="1075976938">
          <w:marLeft w:val="640"/>
          <w:marRight w:val="0"/>
          <w:marTop w:val="0"/>
          <w:marBottom w:val="0"/>
          <w:divBdr>
            <w:top w:val="none" w:sz="0" w:space="0" w:color="auto"/>
            <w:left w:val="none" w:sz="0" w:space="0" w:color="auto"/>
            <w:bottom w:val="none" w:sz="0" w:space="0" w:color="auto"/>
            <w:right w:val="none" w:sz="0" w:space="0" w:color="auto"/>
          </w:divBdr>
        </w:div>
        <w:div w:id="67269247">
          <w:marLeft w:val="640"/>
          <w:marRight w:val="0"/>
          <w:marTop w:val="0"/>
          <w:marBottom w:val="0"/>
          <w:divBdr>
            <w:top w:val="none" w:sz="0" w:space="0" w:color="auto"/>
            <w:left w:val="none" w:sz="0" w:space="0" w:color="auto"/>
            <w:bottom w:val="none" w:sz="0" w:space="0" w:color="auto"/>
            <w:right w:val="none" w:sz="0" w:space="0" w:color="auto"/>
          </w:divBdr>
        </w:div>
        <w:div w:id="303899658">
          <w:marLeft w:val="640"/>
          <w:marRight w:val="0"/>
          <w:marTop w:val="0"/>
          <w:marBottom w:val="0"/>
          <w:divBdr>
            <w:top w:val="none" w:sz="0" w:space="0" w:color="auto"/>
            <w:left w:val="none" w:sz="0" w:space="0" w:color="auto"/>
            <w:bottom w:val="none" w:sz="0" w:space="0" w:color="auto"/>
            <w:right w:val="none" w:sz="0" w:space="0" w:color="auto"/>
          </w:divBdr>
        </w:div>
        <w:div w:id="801391017">
          <w:marLeft w:val="640"/>
          <w:marRight w:val="0"/>
          <w:marTop w:val="0"/>
          <w:marBottom w:val="0"/>
          <w:divBdr>
            <w:top w:val="none" w:sz="0" w:space="0" w:color="auto"/>
            <w:left w:val="none" w:sz="0" w:space="0" w:color="auto"/>
            <w:bottom w:val="none" w:sz="0" w:space="0" w:color="auto"/>
            <w:right w:val="none" w:sz="0" w:space="0" w:color="auto"/>
          </w:divBdr>
        </w:div>
        <w:div w:id="371805785">
          <w:marLeft w:val="640"/>
          <w:marRight w:val="0"/>
          <w:marTop w:val="0"/>
          <w:marBottom w:val="0"/>
          <w:divBdr>
            <w:top w:val="none" w:sz="0" w:space="0" w:color="auto"/>
            <w:left w:val="none" w:sz="0" w:space="0" w:color="auto"/>
            <w:bottom w:val="none" w:sz="0" w:space="0" w:color="auto"/>
            <w:right w:val="none" w:sz="0" w:space="0" w:color="auto"/>
          </w:divBdr>
        </w:div>
        <w:div w:id="1419407098">
          <w:marLeft w:val="640"/>
          <w:marRight w:val="0"/>
          <w:marTop w:val="0"/>
          <w:marBottom w:val="0"/>
          <w:divBdr>
            <w:top w:val="none" w:sz="0" w:space="0" w:color="auto"/>
            <w:left w:val="none" w:sz="0" w:space="0" w:color="auto"/>
            <w:bottom w:val="none" w:sz="0" w:space="0" w:color="auto"/>
            <w:right w:val="none" w:sz="0" w:space="0" w:color="auto"/>
          </w:divBdr>
        </w:div>
        <w:div w:id="628315693">
          <w:marLeft w:val="640"/>
          <w:marRight w:val="0"/>
          <w:marTop w:val="0"/>
          <w:marBottom w:val="0"/>
          <w:divBdr>
            <w:top w:val="none" w:sz="0" w:space="0" w:color="auto"/>
            <w:left w:val="none" w:sz="0" w:space="0" w:color="auto"/>
            <w:bottom w:val="none" w:sz="0" w:space="0" w:color="auto"/>
            <w:right w:val="none" w:sz="0" w:space="0" w:color="auto"/>
          </w:divBdr>
        </w:div>
        <w:div w:id="460685301">
          <w:marLeft w:val="640"/>
          <w:marRight w:val="0"/>
          <w:marTop w:val="0"/>
          <w:marBottom w:val="0"/>
          <w:divBdr>
            <w:top w:val="none" w:sz="0" w:space="0" w:color="auto"/>
            <w:left w:val="none" w:sz="0" w:space="0" w:color="auto"/>
            <w:bottom w:val="none" w:sz="0" w:space="0" w:color="auto"/>
            <w:right w:val="none" w:sz="0" w:space="0" w:color="auto"/>
          </w:divBdr>
        </w:div>
        <w:div w:id="347755428">
          <w:marLeft w:val="640"/>
          <w:marRight w:val="0"/>
          <w:marTop w:val="0"/>
          <w:marBottom w:val="0"/>
          <w:divBdr>
            <w:top w:val="none" w:sz="0" w:space="0" w:color="auto"/>
            <w:left w:val="none" w:sz="0" w:space="0" w:color="auto"/>
            <w:bottom w:val="none" w:sz="0" w:space="0" w:color="auto"/>
            <w:right w:val="none" w:sz="0" w:space="0" w:color="auto"/>
          </w:divBdr>
        </w:div>
        <w:div w:id="1547401902">
          <w:marLeft w:val="640"/>
          <w:marRight w:val="0"/>
          <w:marTop w:val="0"/>
          <w:marBottom w:val="0"/>
          <w:divBdr>
            <w:top w:val="none" w:sz="0" w:space="0" w:color="auto"/>
            <w:left w:val="none" w:sz="0" w:space="0" w:color="auto"/>
            <w:bottom w:val="none" w:sz="0" w:space="0" w:color="auto"/>
            <w:right w:val="none" w:sz="0" w:space="0" w:color="auto"/>
          </w:divBdr>
        </w:div>
        <w:div w:id="28377299">
          <w:marLeft w:val="640"/>
          <w:marRight w:val="0"/>
          <w:marTop w:val="0"/>
          <w:marBottom w:val="0"/>
          <w:divBdr>
            <w:top w:val="none" w:sz="0" w:space="0" w:color="auto"/>
            <w:left w:val="none" w:sz="0" w:space="0" w:color="auto"/>
            <w:bottom w:val="none" w:sz="0" w:space="0" w:color="auto"/>
            <w:right w:val="none" w:sz="0" w:space="0" w:color="auto"/>
          </w:divBdr>
        </w:div>
        <w:div w:id="429012885">
          <w:marLeft w:val="640"/>
          <w:marRight w:val="0"/>
          <w:marTop w:val="0"/>
          <w:marBottom w:val="0"/>
          <w:divBdr>
            <w:top w:val="none" w:sz="0" w:space="0" w:color="auto"/>
            <w:left w:val="none" w:sz="0" w:space="0" w:color="auto"/>
            <w:bottom w:val="none" w:sz="0" w:space="0" w:color="auto"/>
            <w:right w:val="none" w:sz="0" w:space="0" w:color="auto"/>
          </w:divBdr>
        </w:div>
        <w:div w:id="1867207819">
          <w:marLeft w:val="640"/>
          <w:marRight w:val="0"/>
          <w:marTop w:val="0"/>
          <w:marBottom w:val="0"/>
          <w:divBdr>
            <w:top w:val="none" w:sz="0" w:space="0" w:color="auto"/>
            <w:left w:val="none" w:sz="0" w:space="0" w:color="auto"/>
            <w:bottom w:val="none" w:sz="0" w:space="0" w:color="auto"/>
            <w:right w:val="none" w:sz="0" w:space="0" w:color="auto"/>
          </w:divBdr>
        </w:div>
        <w:div w:id="167912538">
          <w:marLeft w:val="640"/>
          <w:marRight w:val="0"/>
          <w:marTop w:val="0"/>
          <w:marBottom w:val="0"/>
          <w:divBdr>
            <w:top w:val="none" w:sz="0" w:space="0" w:color="auto"/>
            <w:left w:val="none" w:sz="0" w:space="0" w:color="auto"/>
            <w:bottom w:val="none" w:sz="0" w:space="0" w:color="auto"/>
            <w:right w:val="none" w:sz="0" w:space="0" w:color="auto"/>
          </w:divBdr>
        </w:div>
        <w:div w:id="698042686">
          <w:marLeft w:val="640"/>
          <w:marRight w:val="0"/>
          <w:marTop w:val="0"/>
          <w:marBottom w:val="0"/>
          <w:divBdr>
            <w:top w:val="none" w:sz="0" w:space="0" w:color="auto"/>
            <w:left w:val="none" w:sz="0" w:space="0" w:color="auto"/>
            <w:bottom w:val="none" w:sz="0" w:space="0" w:color="auto"/>
            <w:right w:val="none" w:sz="0" w:space="0" w:color="auto"/>
          </w:divBdr>
        </w:div>
        <w:div w:id="2134663891">
          <w:marLeft w:val="640"/>
          <w:marRight w:val="0"/>
          <w:marTop w:val="0"/>
          <w:marBottom w:val="0"/>
          <w:divBdr>
            <w:top w:val="none" w:sz="0" w:space="0" w:color="auto"/>
            <w:left w:val="none" w:sz="0" w:space="0" w:color="auto"/>
            <w:bottom w:val="none" w:sz="0" w:space="0" w:color="auto"/>
            <w:right w:val="none" w:sz="0" w:space="0" w:color="auto"/>
          </w:divBdr>
        </w:div>
        <w:div w:id="1771051110">
          <w:marLeft w:val="640"/>
          <w:marRight w:val="0"/>
          <w:marTop w:val="0"/>
          <w:marBottom w:val="0"/>
          <w:divBdr>
            <w:top w:val="none" w:sz="0" w:space="0" w:color="auto"/>
            <w:left w:val="none" w:sz="0" w:space="0" w:color="auto"/>
            <w:bottom w:val="none" w:sz="0" w:space="0" w:color="auto"/>
            <w:right w:val="none" w:sz="0" w:space="0" w:color="auto"/>
          </w:divBdr>
        </w:div>
        <w:div w:id="395667490">
          <w:marLeft w:val="640"/>
          <w:marRight w:val="0"/>
          <w:marTop w:val="0"/>
          <w:marBottom w:val="0"/>
          <w:divBdr>
            <w:top w:val="none" w:sz="0" w:space="0" w:color="auto"/>
            <w:left w:val="none" w:sz="0" w:space="0" w:color="auto"/>
            <w:bottom w:val="none" w:sz="0" w:space="0" w:color="auto"/>
            <w:right w:val="none" w:sz="0" w:space="0" w:color="auto"/>
          </w:divBdr>
        </w:div>
        <w:div w:id="384764216">
          <w:marLeft w:val="640"/>
          <w:marRight w:val="0"/>
          <w:marTop w:val="0"/>
          <w:marBottom w:val="0"/>
          <w:divBdr>
            <w:top w:val="none" w:sz="0" w:space="0" w:color="auto"/>
            <w:left w:val="none" w:sz="0" w:space="0" w:color="auto"/>
            <w:bottom w:val="none" w:sz="0" w:space="0" w:color="auto"/>
            <w:right w:val="none" w:sz="0" w:space="0" w:color="auto"/>
          </w:divBdr>
        </w:div>
        <w:div w:id="1075198966">
          <w:marLeft w:val="640"/>
          <w:marRight w:val="0"/>
          <w:marTop w:val="0"/>
          <w:marBottom w:val="0"/>
          <w:divBdr>
            <w:top w:val="none" w:sz="0" w:space="0" w:color="auto"/>
            <w:left w:val="none" w:sz="0" w:space="0" w:color="auto"/>
            <w:bottom w:val="none" w:sz="0" w:space="0" w:color="auto"/>
            <w:right w:val="none" w:sz="0" w:space="0" w:color="auto"/>
          </w:divBdr>
        </w:div>
        <w:div w:id="1538469717">
          <w:marLeft w:val="640"/>
          <w:marRight w:val="0"/>
          <w:marTop w:val="0"/>
          <w:marBottom w:val="0"/>
          <w:divBdr>
            <w:top w:val="none" w:sz="0" w:space="0" w:color="auto"/>
            <w:left w:val="none" w:sz="0" w:space="0" w:color="auto"/>
            <w:bottom w:val="none" w:sz="0" w:space="0" w:color="auto"/>
            <w:right w:val="none" w:sz="0" w:space="0" w:color="auto"/>
          </w:divBdr>
        </w:div>
        <w:div w:id="2011330133">
          <w:marLeft w:val="640"/>
          <w:marRight w:val="0"/>
          <w:marTop w:val="0"/>
          <w:marBottom w:val="0"/>
          <w:divBdr>
            <w:top w:val="none" w:sz="0" w:space="0" w:color="auto"/>
            <w:left w:val="none" w:sz="0" w:space="0" w:color="auto"/>
            <w:bottom w:val="none" w:sz="0" w:space="0" w:color="auto"/>
            <w:right w:val="none" w:sz="0" w:space="0" w:color="auto"/>
          </w:divBdr>
        </w:div>
        <w:div w:id="895049847">
          <w:marLeft w:val="640"/>
          <w:marRight w:val="0"/>
          <w:marTop w:val="0"/>
          <w:marBottom w:val="0"/>
          <w:divBdr>
            <w:top w:val="none" w:sz="0" w:space="0" w:color="auto"/>
            <w:left w:val="none" w:sz="0" w:space="0" w:color="auto"/>
            <w:bottom w:val="none" w:sz="0" w:space="0" w:color="auto"/>
            <w:right w:val="none" w:sz="0" w:space="0" w:color="auto"/>
          </w:divBdr>
        </w:div>
        <w:div w:id="1484010899">
          <w:marLeft w:val="640"/>
          <w:marRight w:val="0"/>
          <w:marTop w:val="0"/>
          <w:marBottom w:val="0"/>
          <w:divBdr>
            <w:top w:val="none" w:sz="0" w:space="0" w:color="auto"/>
            <w:left w:val="none" w:sz="0" w:space="0" w:color="auto"/>
            <w:bottom w:val="none" w:sz="0" w:space="0" w:color="auto"/>
            <w:right w:val="none" w:sz="0" w:space="0" w:color="auto"/>
          </w:divBdr>
        </w:div>
        <w:div w:id="1384717697">
          <w:marLeft w:val="640"/>
          <w:marRight w:val="0"/>
          <w:marTop w:val="0"/>
          <w:marBottom w:val="0"/>
          <w:divBdr>
            <w:top w:val="none" w:sz="0" w:space="0" w:color="auto"/>
            <w:left w:val="none" w:sz="0" w:space="0" w:color="auto"/>
            <w:bottom w:val="none" w:sz="0" w:space="0" w:color="auto"/>
            <w:right w:val="none" w:sz="0" w:space="0" w:color="auto"/>
          </w:divBdr>
        </w:div>
        <w:div w:id="2082100476">
          <w:marLeft w:val="640"/>
          <w:marRight w:val="0"/>
          <w:marTop w:val="0"/>
          <w:marBottom w:val="0"/>
          <w:divBdr>
            <w:top w:val="none" w:sz="0" w:space="0" w:color="auto"/>
            <w:left w:val="none" w:sz="0" w:space="0" w:color="auto"/>
            <w:bottom w:val="none" w:sz="0" w:space="0" w:color="auto"/>
            <w:right w:val="none" w:sz="0" w:space="0" w:color="auto"/>
          </w:divBdr>
        </w:div>
        <w:div w:id="1695574465">
          <w:marLeft w:val="640"/>
          <w:marRight w:val="0"/>
          <w:marTop w:val="0"/>
          <w:marBottom w:val="0"/>
          <w:divBdr>
            <w:top w:val="none" w:sz="0" w:space="0" w:color="auto"/>
            <w:left w:val="none" w:sz="0" w:space="0" w:color="auto"/>
            <w:bottom w:val="none" w:sz="0" w:space="0" w:color="auto"/>
            <w:right w:val="none" w:sz="0" w:space="0" w:color="auto"/>
          </w:divBdr>
        </w:div>
        <w:div w:id="1220480760">
          <w:marLeft w:val="640"/>
          <w:marRight w:val="0"/>
          <w:marTop w:val="0"/>
          <w:marBottom w:val="0"/>
          <w:divBdr>
            <w:top w:val="none" w:sz="0" w:space="0" w:color="auto"/>
            <w:left w:val="none" w:sz="0" w:space="0" w:color="auto"/>
            <w:bottom w:val="none" w:sz="0" w:space="0" w:color="auto"/>
            <w:right w:val="none" w:sz="0" w:space="0" w:color="auto"/>
          </w:divBdr>
        </w:div>
        <w:div w:id="1530145333">
          <w:marLeft w:val="640"/>
          <w:marRight w:val="0"/>
          <w:marTop w:val="0"/>
          <w:marBottom w:val="0"/>
          <w:divBdr>
            <w:top w:val="none" w:sz="0" w:space="0" w:color="auto"/>
            <w:left w:val="none" w:sz="0" w:space="0" w:color="auto"/>
            <w:bottom w:val="none" w:sz="0" w:space="0" w:color="auto"/>
            <w:right w:val="none" w:sz="0" w:space="0" w:color="auto"/>
          </w:divBdr>
        </w:div>
        <w:div w:id="1041200504">
          <w:marLeft w:val="640"/>
          <w:marRight w:val="0"/>
          <w:marTop w:val="0"/>
          <w:marBottom w:val="0"/>
          <w:divBdr>
            <w:top w:val="none" w:sz="0" w:space="0" w:color="auto"/>
            <w:left w:val="none" w:sz="0" w:space="0" w:color="auto"/>
            <w:bottom w:val="none" w:sz="0" w:space="0" w:color="auto"/>
            <w:right w:val="none" w:sz="0" w:space="0" w:color="auto"/>
          </w:divBdr>
        </w:div>
        <w:div w:id="450711496">
          <w:marLeft w:val="640"/>
          <w:marRight w:val="0"/>
          <w:marTop w:val="0"/>
          <w:marBottom w:val="0"/>
          <w:divBdr>
            <w:top w:val="none" w:sz="0" w:space="0" w:color="auto"/>
            <w:left w:val="none" w:sz="0" w:space="0" w:color="auto"/>
            <w:bottom w:val="none" w:sz="0" w:space="0" w:color="auto"/>
            <w:right w:val="none" w:sz="0" w:space="0" w:color="auto"/>
          </w:divBdr>
        </w:div>
        <w:div w:id="1510101430">
          <w:marLeft w:val="640"/>
          <w:marRight w:val="0"/>
          <w:marTop w:val="0"/>
          <w:marBottom w:val="0"/>
          <w:divBdr>
            <w:top w:val="none" w:sz="0" w:space="0" w:color="auto"/>
            <w:left w:val="none" w:sz="0" w:space="0" w:color="auto"/>
            <w:bottom w:val="none" w:sz="0" w:space="0" w:color="auto"/>
            <w:right w:val="none" w:sz="0" w:space="0" w:color="auto"/>
          </w:divBdr>
        </w:div>
        <w:div w:id="1201018254">
          <w:marLeft w:val="640"/>
          <w:marRight w:val="0"/>
          <w:marTop w:val="0"/>
          <w:marBottom w:val="0"/>
          <w:divBdr>
            <w:top w:val="none" w:sz="0" w:space="0" w:color="auto"/>
            <w:left w:val="none" w:sz="0" w:space="0" w:color="auto"/>
            <w:bottom w:val="none" w:sz="0" w:space="0" w:color="auto"/>
            <w:right w:val="none" w:sz="0" w:space="0" w:color="auto"/>
          </w:divBdr>
        </w:div>
        <w:div w:id="160703830">
          <w:marLeft w:val="640"/>
          <w:marRight w:val="0"/>
          <w:marTop w:val="0"/>
          <w:marBottom w:val="0"/>
          <w:divBdr>
            <w:top w:val="none" w:sz="0" w:space="0" w:color="auto"/>
            <w:left w:val="none" w:sz="0" w:space="0" w:color="auto"/>
            <w:bottom w:val="none" w:sz="0" w:space="0" w:color="auto"/>
            <w:right w:val="none" w:sz="0" w:space="0" w:color="auto"/>
          </w:divBdr>
        </w:div>
        <w:div w:id="1668170961">
          <w:marLeft w:val="640"/>
          <w:marRight w:val="0"/>
          <w:marTop w:val="0"/>
          <w:marBottom w:val="0"/>
          <w:divBdr>
            <w:top w:val="none" w:sz="0" w:space="0" w:color="auto"/>
            <w:left w:val="none" w:sz="0" w:space="0" w:color="auto"/>
            <w:bottom w:val="none" w:sz="0" w:space="0" w:color="auto"/>
            <w:right w:val="none" w:sz="0" w:space="0" w:color="auto"/>
          </w:divBdr>
        </w:div>
        <w:div w:id="630405011">
          <w:marLeft w:val="640"/>
          <w:marRight w:val="0"/>
          <w:marTop w:val="0"/>
          <w:marBottom w:val="0"/>
          <w:divBdr>
            <w:top w:val="none" w:sz="0" w:space="0" w:color="auto"/>
            <w:left w:val="none" w:sz="0" w:space="0" w:color="auto"/>
            <w:bottom w:val="none" w:sz="0" w:space="0" w:color="auto"/>
            <w:right w:val="none" w:sz="0" w:space="0" w:color="auto"/>
          </w:divBdr>
        </w:div>
        <w:div w:id="729809789">
          <w:marLeft w:val="640"/>
          <w:marRight w:val="0"/>
          <w:marTop w:val="0"/>
          <w:marBottom w:val="0"/>
          <w:divBdr>
            <w:top w:val="none" w:sz="0" w:space="0" w:color="auto"/>
            <w:left w:val="none" w:sz="0" w:space="0" w:color="auto"/>
            <w:bottom w:val="none" w:sz="0" w:space="0" w:color="auto"/>
            <w:right w:val="none" w:sz="0" w:space="0" w:color="auto"/>
          </w:divBdr>
        </w:div>
        <w:div w:id="1416050137">
          <w:marLeft w:val="640"/>
          <w:marRight w:val="0"/>
          <w:marTop w:val="0"/>
          <w:marBottom w:val="0"/>
          <w:divBdr>
            <w:top w:val="none" w:sz="0" w:space="0" w:color="auto"/>
            <w:left w:val="none" w:sz="0" w:space="0" w:color="auto"/>
            <w:bottom w:val="none" w:sz="0" w:space="0" w:color="auto"/>
            <w:right w:val="none" w:sz="0" w:space="0" w:color="auto"/>
          </w:divBdr>
        </w:div>
        <w:div w:id="1288242774">
          <w:marLeft w:val="640"/>
          <w:marRight w:val="0"/>
          <w:marTop w:val="0"/>
          <w:marBottom w:val="0"/>
          <w:divBdr>
            <w:top w:val="none" w:sz="0" w:space="0" w:color="auto"/>
            <w:left w:val="none" w:sz="0" w:space="0" w:color="auto"/>
            <w:bottom w:val="none" w:sz="0" w:space="0" w:color="auto"/>
            <w:right w:val="none" w:sz="0" w:space="0" w:color="auto"/>
          </w:divBdr>
        </w:div>
        <w:div w:id="622271658">
          <w:marLeft w:val="640"/>
          <w:marRight w:val="0"/>
          <w:marTop w:val="0"/>
          <w:marBottom w:val="0"/>
          <w:divBdr>
            <w:top w:val="none" w:sz="0" w:space="0" w:color="auto"/>
            <w:left w:val="none" w:sz="0" w:space="0" w:color="auto"/>
            <w:bottom w:val="none" w:sz="0" w:space="0" w:color="auto"/>
            <w:right w:val="none" w:sz="0" w:space="0" w:color="auto"/>
          </w:divBdr>
        </w:div>
        <w:div w:id="998389458">
          <w:marLeft w:val="640"/>
          <w:marRight w:val="0"/>
          <w:marTop w:val="0"/>
          <w:marBottom w:val="0"/>
          <w:divBdr>
            <w:top w:val="none" w:sz="0" w:space="0" w:color="auto"/>
            <w:left w:val="none" w:sz="0" w:space="0" w:color="auto"/>
            <w:bottom w:val="none" w:sz="0" w:space="0" w:color="auto"/>
            <w:right w:val="none" w:sz="0" w:space="0" w:color="auto"/>
          </w:divBdr>
        </w:div>
        <w:div w:id="946472283">
          <w:marLeft w:val="640"/>
          <w:marRight w:val="0"/>
          <w:marTop w:val="0"/>
          <w:marBottom w:val="0"/>
          <w:divBdr>
            <w:top w:val="none" w:sz="0" w:space="0" w:color="auto"/>
            <w:left w:val="none" w:sz="0" w:space="0" w:color="auto"/>
            <w:bottom w:val="none" w:sz="0" w:space="0" w:color="auto"/>
            <w:right w:val="none" w:sz="0" w:space="0" w:color="auto"/>
          </w:divBdr>
        </w:div>
        <w:div w:id="1795980872">
          <w:marLeft w:val="640"/>
          <w:marRight w:val="0"/>
          <w:marTop w:val="0"/>
          <w:marBottom w:val="0"/>
          <w:divBdr>
            <w:top w:val="none" w:sz="0" w:space="0" w:color="auto"/>
            <w:left w:val="none" w:sz="0" w:space="0" w:color="auto"/>
            <w:bottom w:val="none" w:sz="0" w:space="0" w:color="auto"/>
            <w:right w:val="none" w:sz="0" w:space="0" w:color="auto"/>
          </w:divBdr>
        </w:div>
        <w:div w:id="1119298520">
          <w:marLeft w:val="640"/>
          <w:marRight w:val="0"/>
          <w:marTop w:val="0"/>
          <w:marBottom w:val="0"/>
          <w:divBdr>
            <w:top w:val="none" w:sz="0" w:space="0" w:color="auto"/>
            <w:left w:val="none" w:sz="0" w:space="0" w:color="auto"/>
            <w:bottom w:val="none" w:sz="0" w:space="0" w:color="auto"/>
            <w:right w:val="none" w:sz="0" w:space="0" w:color="auto"/>
          </w:divBdr>
        </w:div>
        <w:div w:id="672150291">
          <w:marLeft w:val="640"/>
          <w:marRight w:val="0"/>
          <w:marTop w:val="0"/>
          <w:marBottom w:val="0"/>
          <w:divBdr>
            <w:top w:val="none" w:sz="0" w:space="0" w:color="auto"/>
            <w:left w:val="none" w:sz="0" w:space="0" w:color="auto"/>
            <w:bottom w:val="none" w:sz="0" w:space="0" w:color="auto"/>
            <w:right w:val="none" w:sz="0" w:space="0" w:color="auto"/>
          </w:divBdr>
        </w:div>
        <w:div w:id="152531925">
          <w:marLeft w:val="640"/>
          <w:marRight w:val="0"/>
          <w:marTop w:val="0"/>
          <w:marBottom w:val="0"/>
          <w:divBdr>
            <w:top w:val="none" w:sz="0" w:space="0" w:color="auto"/>
            <w:left w:val="none" w:sz="0" w:space="0" w:color="auto"/>
            <w:bottom w:val="none" w:sz="0" w:space="0" w:color="auto"/>
            <w:right w:val="none" w:sz="0" w:space="0" w:color="auto"/>
          </w:divBdr>
        </w:div>
        <w:div w:id="1528717016">
          <w:marLeft w:val="640"/>
          <w:marRight w:val="0"/>
          <w:marTop w:val="0"/>
          <w:marBottom w:val="0"/>
          <w:divBdr>
            <w:top w:val="none" w:sz="0" w:space="0" w:color="auto"/>
            <w:left w:val="none" w:sz="0" w:space="0" w:color="auto"/>
            <w:bottom w:val="none" w:sz="0" w:space="0" w:color="auto"/>
            <w:right w:val="none" w:sz="0" w:space="0" w:color="auto"/>
          </w:divBdr>
        </w:div>
        <w:div w:id="963468022">
          <w:marLeft w:val="640"/>
          <w:marRight w:val="0"/>
          <w:marTop w:val="0"/>
          <w:marBottom w:val="0"/>
          <w:divBdr>
            <w:top w:val="none" w:sz="0" w:space="0" w:color="auto"/>
            <w:left w:val="none" w:sz="0" w:space="0" w:color="auto"/>
            <w:bottom w:val="none" w:sz="0" w:space="0" w:color="auto"/>
            <w:right w:val="none" w:sz="0" w:space="0" w:color="auto"/>
          </w:divBdr>
        </w:div>
        <w:div w:id="1058086737">
          <w:marLeft w:val="640"/>
          <w:marRight w:val="0"/>
          <w:marTop w:val="0"/>
          <w:marBottom w:val="0"/>
          <w:divBdr>
            <w:top w:val="none" w:sz="0" w:space="0" w:color="auto"/>
            <w:left w:val="none" w:sz="0" w:space="0" w:color="auto"/>
            <w:bottom w:val="none" w:sz="0" w:space="0" w:color="auto"/>
            <w:right w:val="none" w:sz="0" w:space="0" w:color="auto"/>
          </w:divBdr>
        </w:div>
        <w:div w:id="2125726774">
          <w:marLeft w:val="640"/>
          <w:marRight w:val="0"/>
          <w:marTop w:val="0"/>
          <w:marBottom w:val="0"/>
          <w:divBdr>
            <w:top w:val="none" w:sz="0" w:space="0" w:color="auto"/>
            <w:left w:val="none" w:sz="0" w:space="0" w:color="auto"/>
            <w:bottom w:val="none" w:sz="0" w:space="0" w:color="auto"/>
            <w:right w:val="none" w:sz="0" w:space="0" w:color="auto"/>
          </w:divBdr>
        </w:div>
        <w:div w:id="529877436">
          <w:marLeft w:val="640"/>
          <w:marRight w:val="0"/>
          <w:marTop w:val="0"/>
          <w:marBottom w:val="0"/>
          <w:divBdr>
            <w:top w:val="none" w:sz="0" w:space="0" w:color="auto"/>
            <w:left w:val="none" w:sz="0" w:space="0" w:color="auto"/>
            <w:bottom w:val="none" w:sz="0" w:space="0" w:color="auto"/>
            <w:right w:val="none" w:sz="0" w:space="0" w:color="auto"/>
          </w:divBdr>
        </w:div>
        <w:div w:id="1125542467">
          <w:marLeft w:val="640"/>
          <w:marRight w:val="0"/>
          <w:marTop w:val="0"/>
          <w:marBottom w:val="0"/>
          <w:divBdr>
            <w:top w:val="none" w:sz="0" w:space="0" w:color="auto"/>
            <w:left w:val="none" w:sz="0" w:space="0" w:color="auto"/>
            <w:bottom w:val="none" w:sz="0" w:space="0" w:color="auto"/>
            <w:right w:val="none" w:sz="0" w:space="0" w:color="auto"/>
          </w:divBdr>
        </w:div>
        <w:div w:id="634026352">
          <w:marLeft w:val="640"/>
          <w:marRight w:val="0"/>
          <w:marTop w:val="0"/>
          <w:marBottom w:val="0"/>
          <w:divBdr>
            <w:top w:val="none" w:sz="0" w:space="0" w:color="auto"/>
            <w:left w:val="none" w:sz="0" w:space="0" w:color="auto"/>
            <w:bottom w:val="none" w:sz="0" w:space="0" w:color="auto"/>
            <w:right w:val="none" w:sz="0" w:space="0" w:color="auto"/>
          </w:divBdr>
        </w:div>
        <w:div w:id="1631016652">
          <w:marLeft w:val="640"/>
          <w:marRight w:val="0"/>
          <w:marTop w:val="0"/>
          <w:marBottom w:val="0"/>
          <w:divBdr>
            <w:top w:val="none" w:sz="0" w:space="0" w:color="auto"/>
            <w:left w:val="none" w:sz="0" w:space="0" w:color="auto"/>
            <w:bottom w:val="none" w:sz="0" w:space="0" w:color="auto"/>
            <w:right w:val="none" w:sz="0" w:space="0" w:color="auto"/>
          </w:divBdr>
        </w:div>
        <w:div w:id="1662344458">
          <w:marLeft w:val="640"/>
          <w:marRight w:val="0"/>
          <w:marTop w:val="0"/>
          <w:marBottom w:val="0"/>
          <w:divBdr>
            <w:top w:val="none" w:sz="0" w:space="0" w:color="auto"/>
            <w:left w:val="none" w:sz="0" w:space="0" w:color="auto"/>
            <w:bottom w:val="none" w:sz="0" w:space="0" w:color="auto"/>
            <w:right w:val="none" w:sz="0" w:space="0" w:color="auto"/>
          </w:divBdr>
        </w:div>
        <w:div w:id="1617905454">
          <w:marLeft w:val="640"/>
          <w:marRight w:val="0"/>
          <w:marTop w:val="0"/>
          <w:marBottom w:val="0"/>
          <w:divBdr>
            <w:top w:val="none" w:sz="0" w:space="0" w:color="auto"/>
            <w:left w:val="none" w:sz="0" w:space="0" w:color="auto"/>
            <w:bottom w:val="none" w:sz="0" w:space="0" w:color="auto"/>
            <w:right w:val="none" w:sz="0" w:space="0" w:color="auto"/>
          </w:divBdr>
        </w:div>
        <w:div w:id="1341201567">
          <w:marLeft w:val="640"/>
          <w:marRight w:val="0"/>
          <w:marTop w:val="0"/>
          <w:marBottom w:val="0"/>
          <w:divBdr>
            <w:top w:val="none" w:sz="0" w:space="0" w:color="auto"/>
            <w:left w:val="none" w:sz="0" w:space="0" w:color="auto"/>
            <w:bottom w:val="none" w:sz="0" w:space="0" w:color="auto"/>
            <w:right w:val="none" w:sz="0" w:space="0" w:color="auto"/>
          </w:divBdr>
        </w:div>
        <w:div w:id="361441018">
          <w:marLeft w:val="640"/>
          <w:marRight w:val="0"/>
          <w:marTop w:val="0"/>
          <w:marBottom w:val="0"/>
          <w:divBdr>
            <w:top w:val="none" w:sz="0" w:space="0" w:color="auto"/>
            <w:left w:val="none" w:sz="0" w:space="0" w:color="auto"/>
            <w:bottom w:val="none" w:sz="0" w:space="0" w:color="auto"/>
            <w:right w:val="none" w:sz="0" w:space="0" w:color="auto"/>
          </w:divBdr>
        </w:div>
        <w:div w:id="1509561702">
          <w:marLeft w:val="640"/>
          <w:marRight w:val="0"/>
          <w:marTop w:val="0"/>
          <w:marBottom w:val="0"/>
          <w:divBdr>
            <w:top w:val="none" w:sz="0" w:space="0" w:color="auto"/>
            <w:left w:val="none" w:sz="0" w:space="0" w:color="auto"/>
            <w:bottom w:val="none" w:sz="0" w:space="0" w:color="auto"/>
            <w:right w:val="none" w:sz="0" w:space="0" w:color="auto"/>
          </w:divBdr>
        </w:div>
        <w:div w:id="2021662442">
          <w:marLeft w:val="640"/>
          <w:marRight w:val="0"/>
          <w:marTop w:val="0"/>
          <w:marBottom w:val="0"/>
          <w:divBdr>
            <w:top w:val="none" w:sz="0" w:space="0" w:color="auto"/>
            <w:left w:val="none" w:sz="0" w:space="0" w:color="auto"/>
            <w:bottom w:val="none" w:sz="0" w:space="0" w:color="auto"/>
            <w:right w:val="none" w:sz="0" w:space="0" w:color="auto"/>
          </w:divBdr>
        </w:div>
        <w:div w:id="311983286">
          <w:marLeft w:val="640"/>
          <w:marRight w:val="0"/>
          <w:marTop w:val="0"/>
          <w:marBottom w:val="0"/>
          <w:divBdr>
            <w:top w:val="none" w:sz="0" w:space="0" w:color="auto"/>
            <w:left w:val="none" w:sz="0" w:space="0" w:color="auto"/>
            <w:bottom w:val="none" w:sz="0" w:space="0" w:color="auto"/>
            <w:right w:val="none" w:sz="0" w:space="0" w:color="auto"/>
          </w:divBdr>
        </w:div>
        <w:div w:id="2096440219">
          <w:marLeft w:val="640"/>
          <w:marRight w:val="0"/>
          <w:marTop w:val="0"/>
          <w:marBottom w:val="0"/>
          <w:divBdr>
            <w:top w:val="none" w:sz="0" w:space="0" w:color="auto"/>
            <w:left w:val="none" w:sz="0" w:space="0" w:color="auto"/>
            <w:bottom w:val="none" w:sz="0" w:space="0" w:color="auto"/>
            <w:right w:val="none" w:sz="0" w:space="0" w:color="auto"/>
          </w:divBdr>
        </w:div>
        <w:div w:id="53479202">
          <w:marLeft w:val="640"/>
          <w:marRight w:val="0"/>
          <w:marTop w:val="0"/>
          <w:marBottom w:val="0"/>
          <w:divBdr>
            <w:top w:val="none" w:sz="0" w:space="0" w:color="auto"/>
            <w:left w:val="none" w:sz="0" w:space="0" w:color="auto"/>
            <w:bottom w:val="none" w:sz="0" w:space="0" w:color="auto"/>
            <w:right w:val="none" w:sz="0" w:space="0" w:color="auto"/>
          </w:divBdr>
        </w:div>
        <w:div w:id="658382067">
          <w:marLeft w:val="640"/>
          <w:marRight w:val="0"/>
          <w:marTop w:val="0"/>
          <w:marBottom w:val="0"/>
          <w:divBdr>
            <w:top w:val="none" w:sz="0" w:space="0" w:color="auto"/>
            <w:left w:val="none" w:sz="0" w:space="0" w:color="auto"/>
            <w:bottom w:val="none" w:sz="0" w:space="0" w:color="auto"/>
            <w:right w:val="none" w:sz="0" w:space="0" w:color="auto"/>
          </w:divBdr>
        </w:div>
      </w:divsChild>
    </w:div>
    <w:div w:id="878274790">
      <w:bodyDiv w:val="1"/>
      <w:marLeft w:val="0"/>
      <w:marRight w:val="0"/>
      <w:marTop w:val="0"/>
      <w:marBottom w:val="0"/>
      <w:divBdr>
        <w:top w:val="none" w:sz="0" w:space="0" w:color="auto"/>
        <w:left w:val="none" w:sz="0" w:space="0" w:color="auto"/>
        <w:bottom w:val="none" w:sz="0" w:space="0" w:color="auto"/>
        <w:right w:val="none" w:sz="0" w:space="0" w:color="auto"/>
      </w:divBdr>
      <w:divsChild>
        <w:div w:id="196431073">
          <w:marLeft w:val="640"/>
          <w:marRight w:val="0"/>
          <w:marTop w:val="0"/>
          <w:marBottom w:val="0"/>
          <w:divBdr>
            <w:top w:val="none" w:sz="0" w:space="0" w:color="auto"/>
            <w:left w:val="none" w:sz="0" w:space="0" w:color="auto"/>
            <w:bottom w:val="none" w:sz="0" w:space="0" w:color="auto"/>
            <w:right w:val="none" w:sz="0" w:space="0" w:color="auto"/>
          </w:divBdr>
        </w:div>
        <w:div w:id="1828008184">
          <w:marLeft w:val="640"/>
          <w:marRight w:val="0"/>
          <w:marTop w:val="0"/>
          <w:marBottom w:val="0"/>
          <w:divBdr>
            <w:top w:val="none" w:sz="0" w:space="0" w:color="auto"/>
            <w:left w:val="none" w:sz="0" w:space="0" w:color="auto"/>
            <w:bottom w:val="none" w:sz="0" w:space="0" w:color="auto"/>
            <w:right w:val="none" w:sz="0" w:space="0" w:color="auto"/>
          </w:divBdr>
        </w:div>
        <w:div w:id="511186690">
          <w:marLeft w:val="640"/>
          <w:marRight w:val="0"/>
          <w:marTop w:val="0"/>
          <w:marBottom w:val="0"/>
          <w:divBdr>
            <w:top w:val="none" w:sz="0" w:space="0" w:color="auto"/>
            <w:left w:val="none" w:sz="0" w:space="0" w:color="auto"/>
            <w:bottom w:val="none" w:sz="0" w:space="0" w:color="auto"/>
            <w:right w:val="none" w:sz="0" w:space="0" w:color="auto"/>
          </w:divBdr>
        </w:div>
        <w:div w:id="688876469">
          <w:marLeft w:val="640"/>
          <w:marRight w:val="0"/>
          <w:marTop w:val="0"/>
          <w:marBottom w:val="0"/>
          <w:divBdr>
            <w:top w:val="none" w:sz="0" w:space="0" w:color="auto"/>
            <w:left w:val="none" w:sz="0" w:space="0" w:color="auto"/>
            <w:bottom w:val="none" w:sz="0" w:space="0" w:color="auto"/>
            <w:right w:val="none" w:sz="0" w:space="0" w:color="auto"/>
          </w:divBdr>
        </w:div>
        <w:div w:id="965161053">
          <w:marLeft w:val="640"/>
          <w:marRight w:val="0"/>
          <w:marTop w:val="0"/>
          <w:marBottom w:val="0"/>
          <w:divBdr>
            <w:top w:val="none" w:sz="0" w:space="0" w:color="auto"/>
            <w:left w:val="none" w:sz="0" w:space="0" w:color="auto"/>
            <w:bottom w:val="none" w:sz="0" w:space="0" w:color="auto"/>
            <w:right w:val="none" w:sz="0" w:space="0" w:color="auto"/>
          </w:divBdr>
        </w:div>
        <w:div w:id="2143452520">
          <w:marLeft w:val="640"/>
          <w:marRight w:val="0"/>
          <w:marTop w:val="0"/>
          <w:marBottom w:val="0"/>
          <w:divBdr>
            <w:top w:val="none" w:sz="0" w:space="0" w:color="auto"/>
            <w:left w:val="none" w:sz="0" w:space="0" w:color="auto"/>
            <w:bottom w:val="none" w:sz="0" w:space="0" w:color="auto"/>
            <w:right w:val="none" w:sz="0" w:space="0" w:color="auto"/>
          </w:divBdr>
        </w:div>
        <w:div w:id="1054086547">
          <w:marLeft w:val="640"/>
          <w:marRight w:val="0"/>
          <w:marTop w:val="0"/>
          <w:marBottom w:val="0"/>
          <w:divBdr>
            <w:top w:val="none" w:sz="0" w:space="0" w:color="auto"/>
            <w:left w:val="none" w:sz="0" w:space="0" w:color="auto"/>
            <w:bottom w:val="none" w:sz="0" w:space="0" w:color="auto"/>
            <w:right w:val="none" w:sz="0" w:space="0" w:color="auto"/>
          </w:divBdr>
        </w:div>
        <w:div w:id="696733001">
          <w:marLeft w:val="640"/>
          <w:marRight w:val="0"/>
          <w:marTop w:val="0"/>
          <w:marBottom w:val="0"/>
          <w:divBdr>
            <w:top w:val="none" w:sz="0" w:space="0" w:color="auto"/>
            <w:left w:val="none" w:sz="0" w:space="0" w:color="auto"/>
            <w:bottom w:val="none" w:sz="0" w:space="0" w:color="auto"/>
            <w:right w:val="none" w:sz="0" w:space="0" w:color="auto"/>
          </w:divBdr>
        </w:div>
        <w:div w:id="141237842">
          <w:marLeft w:val="640"/>
          <w:marRight w:val="0"/>
          <w:marTop w:val="0"/>
          <w:marBottom w:val="0"/>
          <w:divBdr>
            <w:top w:val="none" w:sz="0" w:space="0" w:color="auto"/>
            <w:left w:val="none" w:sz="0" w:space="0" w:color="auto"/>
            <w:bottom w:val="none" w:sz="0" w:space="0" w:color="auto"/>
            <w:right w:val="none" w:sz="0" w:space="0" w:color="auto"/>
          </w:divBdr>
        </w:div>
        <w:div w:id="808134610">
          <w:marLeft w:val="640"/>
          <w:marRight w:val="0"/>
          <w:marTop w:val="0"/>
          <w:marBottom w:val="0"/>
          <w:divBdr>
            <w:top w:val="none" w:sz="0" w:space="0" w:color="auto"/>
            <w:left w:val="none" w:sz="0" w:space="0" w:color="auto"/>
            <w:bottom w:val="none" w:sz="0" w:space="0" w:color="auto"/>
            <w:right w:val="none" w:sz="0" w:space="0" w:color="auto"/>
          </w:divBdr>
        </w:div>
        <w:div w:id="1137576780">
          <w:marLeft w:val="640"/>
          <w:marRight w:val="0"/>
          <w:marTop w:val="0"/>
          <w:marBottom w:val="0"/>
          <w:divBdr>
            <w:top w:val="none" w:sz="0" w:space="0" w:color="auto"/>
            <w:left w:val="none" w:sz="0" w:space="0" w:color="auto"/>
            <w:bottom w:val="none" w:sz="0" w:space="0" w:color="auto"/>
            <w:right w:val="none" w:sz="0" w:space="0" w:color="auto"/>
          </w:divBdr>
        </w:div>
        <w:div w:id="1749419903">
          <w:marLeft w:val="640"/>
          <w:marRight w:val="0"/>
          <w:marTop w:val="0"/>
          <w:marBottom w:val="0"/>
          <w:divBdr>
            <w:top w:val="none" w:sz="0" w:space="0" w:color="auto"/>
            <w:left w:val="none" w:sz="0" w:space="0" w:color="auto"/>
            <w:bottom w:val="none" w:sz="0" w:space="0" w:color="auto"/>
            <w:right w:val="none" w:sz="0" w:space="0" w:color="auto"/>
          </w:divBdr>
        </w:div>
        <w:div w:id="489685269">
          <w:marLeft w:val="640"/>
          <w:marRight w:val="0"/>
          <w:marTop w:val="0"/>
          <w:marBottom w:val="0"/>
          <w:divBdr>
            <w:top w:val="none" w:sz="0" w:space="0" w:color="auto"/>
            <w:left w:val="none" w:sz="0" w:space="0" w:color="auto"/>
            <w:bottom w:val="none" w:sz="0" w:space="0" w:color="auto"/>
            <w:right w:val="none" w:sz="0" w:space="0" w:color="auto"/>
          </w:divBdr>
        </w:div>
        <w:div w:id="374503763">
          <w:marLeft w:val="640"/>
          <w:marRight w:val="0"/>
          <w:marTop w:val="0"/>
          <w:marBottom w:val="0"/>
          <w:divBdr>
            <w:top w:val="none" w:sz="0" w:space="0" w:color="auto"/>
            <w:left w:val="none" w:sz="0" w:space="0" w:color="auto"/>
            <w:bottom w:val="none" w:sz="0" w:space="0" w:color="auto"/>
            <w:right w:val="none" w:sz="0" w:space="0" w:color="auto"/>
          </w:divBdr>
        </w:div>
        <w:div w:id="486945234">
          <w:marLeft w:val="640"/>
          <w:marRight w:val="0"/>
          <w:marTop w:val="0"/>
          <w:marBottom w:val="0"/>
          <w:divBdr>
            <w:top w:val="none" w:sz="0" w:space="0" w:color="auto"/>
            <w:left w:val="none" w:sz="0" w:space="0" w:color="auto"/>
            <w:bottom w:val="none" w:sz="0" w:space="0" w:color="auto"/>
            <w:right w:val="none" w:sz="0" w:space="0" w:color="auto"/>
          </w:divBdr>
        </w:div>
        <w:div w:id="1536388964">
          <w:marLeft w:val="640"/>
          <w:marRight w:val="0"/>
          <w:marTop w:val="0"/>
          <w:marBottom w:val="0"/>
          <w:divBdr>
            <w:top w:val="none" w:sz="0" w:space="0" w:color="auto"/>
            <w:left w:val="none" w:sz="0" w:space="0" w:color="auto"/>
            <w:bottom w:val="none" w:sz="0" w:space="0" w:color="auto"/>
            <w:right w:val="none" w:sz="0" w:space="0" w:color="auto"/>
          </w:divBdr>
        </w:div>
        <w:div w:id="1730373224">
          <w:marLeft w:val="640"/>
          <w:marRight w:val="0"/>
          <w:marTop w:val="0"/>
          <w:marBottom w:val="0"/>
          <w:divBdr>
            <w:top w:val="none" w:sz="0" w:space="0" w:color="auto"/>
            <w:left w:val="none" w:sz="0" w:space="0" w:color="auto"/>
            <w:bottom w:val="none" w:sz="0" w:space="0" w:color="auto"/>
            <w:right w:val="none" w:sz="0" w:space="0" w:color="auto"/>
          </w:divBdr>
        </w:div>
        <w:div w:id="926110934">
          <w:marLeft w:val="640"/>
          <w:marRight w:val="0"/>
          <w:marTop w:val="0"/>
          <w:marBottom w:val="0"/>
          <w:divBdr>
            <w:top w:val="none" w:sz="0" w:space="0" w:color="auto"/>
            <w:left w:val="none" w:sz="0" w:space="0" w:color="auto"/>
            <w:bottom w:val="none" w:sz="0" w:space="0" w:color="auto"/>
            <w:right w:val="none" w:sz="0" w:space="0" w:color="auto"/>
          </w:divBdr>
        </w:div>
        <w:div w:id="1237743133">
          <w:marLeft w:val="640"/>
          <w:marRight w:val="0"/>
          <w:marTop w:val="0"/>
          <w:marBottom w:val="0"/>
          <w:divBdr>
            <w:top w:val="none" w:sz="0" w:space="0" w:color="auto"/>
            <w:left w:val="none" w:sz="0" w:space="0" w:color="auto"/>
            <w:bottom w:val="none" w:sz="0" w:space="0" w:color="auto"/>
            <w:right w:val="none" w:sz="0" w:space="0" w:color="auto"/>
          </w:divBdr>
        </w:div>
        <w:div w:id="1595431435">
          <w:marLeft w:val="640"/>
          <w:marRight w:val="0"/>
          <w:marTop w:val="0"/>
          <w:marBottom w:val="0"/>
          <w:divBdr>
            <w:top w:val="none" w:sz="0" w:space="0" w:color="auto"/>
            <w:left w:val="none" w:sz="0" w:space="0" w:color="auto"/>
            <w:bottom w:val="none" w:sz="0" w:space="0" w:color="auto"/>
            <w:right w:val="none" w:sz="0" w:space="0" w:color="auto"/>
          </w:divBdr>
        </w:div>
        <w:div w:id="207186341">
          <w:marLeft w:val="640"/>
          <w:marRight w:val="0"/>
          <w:marTop w:val="0"/>
          <w:marBottom w:val="0"/>
          <w:divBdr>
            <w:top w:val="none" w:sz="0" w:space="0" w:color="auto"/>
            <w:left w:val="none" w:sz="0" w:space="0" w:color="auto"/>
            <w:bottom w:val="none" w:sz="0" w:space="0" w:color="auto"/>
            <w:right w:val="none" w:sz="0" w:space="0" w:color="auto"/>
          </w:divBdr>
        </w:div>
        <w:div w:id="346251986">
          <w:marLeft w:val="640"/>
          <w:marRight w:val="0"/>
          <w:marTop w:val="0"/>
          <w:marBottom w:val="0"/>
          <w:divBdr>
            <w:top w:val="none" w:sz="0" w:space="0" w:color="auto"/>
            <w:left w:val="none" w:sz="0" w:space="0" w:color="auto"/>
            <w:bottom w:val="none" w:sz="0" w:space="0" w:color="auto"/>
            <w:right w:val="none" w:sz="0" w:space="0" w:color="auto"/>
          </w:divBdr>
        </w:div>
        <w:div w:id="734284444">
          <w:marLeft w:val="640"/>
          <w:marRight w:val="0"/>
          <w:marTop w:val="0"/>
          <w:marBottom w:val="0"/>
          <w:divBdr>
            <w:top w:val="none" w:sz="0" w:space="0" w:color="auto"/>
            <w:left w:val="none" w:sz="0" w:space="0" w:color="auto"/>
            <w:bottom w:val="none" w:sz="0" w:space="0" w:color="auto"/>
            <w:right w:val="none" w:sz="0" w:space="0" w:color="auto"/>
          </w:divBdr>
        </w:div>
        <w:div w:id="1632445745">
          <w:marLeft w:val="640"/>
          <w:marRight w:val="0"/>
          <w:marTop w:val="0"/>
          <w:marBottom w:val="0"/>
          <w:divBdr>
            <w:top w:val="none" w:sz="0" w:space="0" w:color="auto"/>
            <w:left w:val="none" w:sz="0" w:space="0" w:color="auto"/>
            <w:bottom w:val="none" w:sz="0" w:space="0" w:color="auto"/>
            <w:right w:val="none" w:sz="0" w:space="0" w:color="auto"/>
          </w:divBdr>
        </w:div>
        <w:div w:id="1323969261">
          <w:marLeft w:val="640"/>
          <w:marRight w:val="0"/>
          <w:marTop w:val="0"/>
          <w:marBottom w:val="0"/>
          <w:divBdr>
            <w:top w:val="none" w:sz="0" w:space="0" w:color="auto"/>
            <w:left w:val="none" w:sz="0" w:space="0" w:color="auto"/>
            <w:bottom w:val="none" w:sz="0" w:space="0" w:color="auto"/>
            <w:right w:val="none" w:sz="0" w:space="0" w:color="auto"/>
          </w:divBdr>
        </w:div>
        <w:div w:id="1458722029">
          <w:marLeft w:val="640"/>
          <w:marRight w:val="0"/>
          <w:marTop w:val="0"/>
          <w:marBottom w:val="0"/>
          <w:divBdr>
            <w:top w:val="none" w:sz="0" w:space="0" w:color="auto"/>
            <w:left w:val="none" w:sz="0" w:space="0" w:color="auto"/>
            <w:bottom w:val="none" w:sz="0" w:space="0" w:color="auto"/>
            <w:right w:val="none" w:sz="0" w:space="0" w:color="auto"/>
          </w:divBdr>
        </w:div>
        <w:div w:id="441612647">
          <w:marLeft w:val="640"/>
          <w:marRight w:val="0"/>
          <w:marTop w:val="0"/>
          <w:marBottom w:val="0"/>
          <w:divBdr>
            <w:top w:val="none" w:sz="0" w:space="0" w:color="auto"/>
            <w:left w:val="none" w:sz="0" w:space="0" w:color="auto"/>
            <w:bottom w:val="none" w:sz="0" w:space="0" w:color="auto"/>
            <w:right w:val="none" w:sz="0" w:space="0" w:color="auto"/>
          </w:divBdr>
        </w:div>
        <w:div w:id="591010806">
          <w:marLeft w:val="640"/>
          <w:marRight w:val="0"/>
          <w:marTop w:val="0"/>
          <w:marBottom w:val="0"/>
          <w:divBdr>
            <w:top w:val="none" w:sz="0" w:space="0" w:color="auto"/>
            <w:left w:val="none" w:sz="0" w:space="0" w:color="auto"/>
            <w:bottom w:val="none" w:sz="0" w:space="0" w:color="auto"/>
            <w:right w:val="none" w:sz="0" w:space="0" w:color="auto"/>
          </w:divBdr>
        </w:div>
        <w:div w:id="946692826">
          <w:marLeft w:val="640"/>
          <w:marRight w:val="0"/>
          <w:marTop w:val="0"/>
          <w:marBottom w:val="0"/>
          <w:divBdr>
            <w:top w:val="none" w:sz="0" w:space="0" w:color="auto"/>
            <w:left w:val="none" w:sz="0" w:space="0" w:color="auto"/>
            <w:bottom w:val="none" w:sz="0" w:space="0" w:color="auto"/>
            <w:right w:val="none" w:sz="0" w:space="0" w:color="auto"/>
          </w:divBdr>
        </w:div>
        <w:div w:id="1890727644">
          <w:marLeft w:val="640"/>
          <w:marRight w:val="0"/>
          <w:marTop w:val="0"/>
          <w:marBottom w:val="0"/>
          <w:divBdr>
            <w:top w:val="none" w:sz="0" w:space="0" w:color="auto"/>
            <w:left w:val="none" w:sz="0" w:space="0" w:color="auto"/>
            <w:bottom w:val="none" w:sz="0" w:space="0" w:color="auto"/>
            <w:right w:val="none" w:sz="0" w:space="0" w:color="auto"/>
          </w:divBdr>
        </w:div>
        <w:div w:id="809202448">
          <w:marLeft w:val="640"/>
          <w:marRight w:val="0"/>
          <w:marTop w:val="0"/>
          <w:marBottom w:val="0"/>
          <w:divBdr>
            <w:top w:val="none" w:sz="0" w:space="0" w:color="auto"/>
            <w:left w:val="none" w:sz="0" w:space="0" w:color="auto"/>
            <w:bottom w:val="none" w:sz="0" w:space="0" w:color="auto"/>
            <w:right w:val="none" w:sz="0" w:space="0" w:color="auto"/>
          </w:divBdr>
        </w:div>
        <w:div w:id="1724333422">
          <w:marLeft w:val="640"/>
          <w:marRight w:val="0"/>
          <w:marTop w:val="0"/>
          <w:marBottom w:val="0"/>
          <w:divBdr>
            <w:top w:val="none" w:sz="0" w:space="0" w:color="auto"/>
            <w:left w:val="none" w:sz="0" w:space="0" w:color="auto"/>
            <w:bottom w:val="none" w:sz="0" w:space="0" w:color="auto"/>
            <w:right w:val="none" w:sz="0" w:space="0" w:color="auto"/>
          </w:divBdr>
        </w:div>
        <w:div w:id="985740397">
          <w:marLeft w:val="640"/>
          <w:marRight w:val="0"/>
          <w:marTop w:val="0"/>
          <w:marBottom w:val="0"/>
          <w:divBdr>
            <w:top w:val="none" w:sz="0" w:space="0" w:color="auto"/>
            <w:left w:val="none" w:sz="0" w:space="0" w:color="auto"/>
            <w:bottom w:val="none" w:sz="0" w:space="0" w:color="auto"/>
            <w:right w:val="none" w:sz="0" w:space="0" w:color="auto"/>
          </w:divBdr>
        </w:div>
        <w:div w:id="1066876695">
          <w:marLeft w:val="640"/>
          <w:marRight w:val="0"/>
          <w:marTop w:val="0"/>
          <w:marBottom w:val="0"/>
          <w:divBdr>
            <w:top w:val="none" w:sz="0" w:space="0" w:color="auto"/>
            <w:left w:val="none" w:sz="0" w:space="0" w:color="auto"/>
            <w:bottom w:val="none" w:sz="0" w:space="0" w:color="auto"/>
            <w:right w:val="none" w:sz="0" w:space="0" w:color="auto"/>
          </w:divBdr>
        </w:div>
        <w:div w:id="1648127320">
          <w:marLeft w:val="640"/>
          <w:marRight w:val="0"/>
          <w:marTop w:val="0"/>
          <w:marBottom w:val="0"/>
          <w:divBdr>
            <w:top w:val="none" w:sz="0" w:space="0" w:color="auto"/>
            <w:left w:val="none" w:sz="0" w:space="0" w:color="auto"/>
            <w:bottom w:val="none" w:sz="0" w:space="0" w:color="auto"/>
            <w:right w:val="none" w:sz="0" w:space="0" w:color="auto"/>
          </w:divBdr>
        </w:div>
        <w:div w:id="1849900249">
          <w:marLeft w:val="640"/>
          <w:marRight w:val="0"/>
          <w:marTop w:val="0"/>
          <w:marBottom w:val="0"/>
          <w:divBdr>
            <w:top w:val="none" w:sz="0" w:space="0" w:color="auto"/>
            <w:left w:val="none" w:sz="0" w:space="0" w:color="auto"/>
            <w:bottom w:val="none" w:sz="0" w:space="0" w:color="auto"/>
            <w:right w:val="none" w:sz="0" w:space="0" w:color="auto"/>
          </w:divBdr>
        </w:div>
        <w:div w:id="1599826047">
          <w:marLeft w:val="640"/>
          <w:marRight w:val="0"/>
          <w:marTop w:val="0"/>
          <w:marBottom w:val="0"/>
          <w:divBdr>
            <w:top w:val="none" w:sz="0" w:space="0" w:color="auto"/>
            <w:left w:val="none" w:sz="0" w:space="0" w:color="auto"/>
            <w:bottom w:val="none" w:sz="0" w:space="0" w:color="auto"/>
            <w:right w:val="none" w:sz="0" w:space="0" w:color="auto"/>
          </w:divBdr>
        </w:div>
        <w:div w:id="41948646">
          <w:marLeft w:val="640"/>
          <w:marRight w:val="0"/>
          <w:marTop w:val="0"/>
          <w:marBottom w:val="0"/>
          <w:divBdr>
            <w:top w:val="none" w:sz="0" w:space="0" w:color="auto"/>
            <w:left w:val="none" w:sz="0" w:space="0" w:color="auto"/>
            <w:bottom w:val="none" w:sz="0" w:space="0" w:color="auto"/>
            <w:right w:val="none" w:sz="0" w:space="0" w:color="auto"/>
          </w:divBdr>
        </w:div>
        <w:div w:id="413627542">
          <w:marLeft w:val="640"/>
          <w:marRight w:val="0"/>
          <w:marTop w:val="0"/>
          <w:marBottom w:val="0"/>
          <w:divBdr>
            <w:top w:val="none" w:sz="0" w:space="0" w:color="auto"/>
            <w:left w:val="none" w:sz="0" w:space="0" w:color="auto"/>
            <w:bottom w:val="none" w:sz="0" w:space="0" w:color="auto"/>
            <w:right w:val="none" w:sz="0" w:space="0" w:color="auto"/>
          </w:divBdr>
        </w:div>
        <w:div w:id="1519850370">
          <w:marLeft w:val="640"/>
          <w:marRight w:val="0"/>
          <w:marTop w:val="0"/>
          <w:marBottom w:val="0"/>
          <w:divBdr>
            <w:top w:val="none" w:sz="0" w:space="0" w:color="auto"/>
            <w:left w:val="none" w:sz="0" w:space="0" w:color="auto"/>
            <w:bottom w:val="none" w:sz="0" w:space="0" w:color="auto"/>
            <w:right w:val="none" w:sz="0" w:space="0" w:color="auto"/>
          </w:divBdr>
        </w:div>
        <w:div w:id="2021811160">
          <w:marLeft w:val="640"/>
          <w:marRight w:val="0"/>
          <w:marTop w:val="0"/>
          <w:marBottom w:val="0"/>
          <w:divBdr>
            <w:top w:val="none" w:sz="0" w:space="0" w:color="auto"/>
            <w:left w:val="none" w:sz="0" w:space="0" w:color="auto"/>
            <w:bottom w:val="none" w:sz="0" w:space="0" w:color="auto"/>
            <w:right w:val="none" w:sz="0" w:space="0" w:color="auto"/>
          </w:divBdr>
        </w:div>
        <w:div w:id="2060277867">
          <w:marLeft w:val="640"/>
          <w:marRight w:val="0"/>
          <w:marTop w:val="0"/>
          <w:marBottom w:val="0"/>
          <w:divBdr>
            <w:top w:val="none" w:sz="0" w:space="0" w:color="auto"/>
            <w:left w:val="none" w:sz="0" w:space="0" w:color="auto"/>
            <w:bottom w:val="none" w:sz="0" w:space="0" w:color="auto"/>
            <w:right w:val="none" w:sz="0" w:space="0" w:color="auto"/>
          </w:divBdr>
        </w:div>
        <w:div w:id="309753658">
          <w:marLeft w:val="640"/>
          <w:marRight w:val="0"/>
          <w:marTop w:val="0"/>
          <w:marBottom w:val="0"/>
          <w:divBdr>
            <w:top w:val="none" w:sz="0" w:space="0" w:color="auto"/>
            <w:left w:val="none" w:sz="0" w:space="0" w:color="auto"/>
            <w:bottom w:val="none" w:sz="0" w:space="0" w:color="auto"/>
            <w:right w:val="none" w:sz="0" w:space="0" w:color="auto"/>
          </w:divBdr>
        </w:div>
        <w:div w:id="367217688">
          <w:marLeft w:val="640"/>
          <w:marRight w:val="0"/>
          <w:marTop w:val="0"/>
          <w:marBottom w:val="0"/>
          <w:divBdr>
            <w:top w:val="none" w:sz="0" w:space="0" w:color="auto"/>
            <w:left w:val="none" w:sz="0" w:space="0" w:color="auto"/>
            <w:bottom w:val="none" w:sz="0" w:space="0" w:color="auto"/>
            <w:right w:val="none" w:sz="0" w:space="0" w:color="auto"/>
          </w:divBdr>
        </w:div>
        <w:div w:id="1711489782">
          <w:marLeft w:val="640"/>
          <w:marRight w:val="0"/>
          <w:marTop w:val="0"/>
          <w:marBottom w:val="0"/>
          <w:divBdr>
            <w:top w:val="none" w:sz="0" w:space="0" w:color="auto"/>
            <w:left w:val="none" w:sz="0" w:space="0" w:color="auto"/>
            <w:bottom w:val="none" w:sz="0" w:space="0" w:color="auto"/>
            <w:right w:val="none" w:sz="0" w:space="0" w:color="auto"/>
          </w:divBdr>
        </w:div>
        <w:div w:id="1870609239">
          <w:marLeft w:val="640"/>
          <w:marRight w:val="0"/>
          <w:marTop w:val="0"/>
          <w:marBottom w:val="0"/>
          <w:divBdr>
            <w:top w:val="none" w:sz="0" w:space="0" w:color="auto"/>
            <w:left w:val="none" w:sz="0" w:space="0" w:color="auto"/>
            <w:bottom w:val="none" w:sz="0" w:space="0" w:color="auto"/>
            <w:right w:val="none" w:sz="0" w:space="0" w:color="auto"/>
          </w:divBdr>
        </w:div>
        <w:div w:id="439881482">
          <w:marLeft w:val="640"/>
          <w:marRight w:val="0"/>
          <w:marTop w:val="0"/>
          <w:marBottom w:val="0"/>
          <w:divBdr>
            <w:top w:val="none" w:sz="0" w:space="0" w:color="auto"/>
            <w:left w:val="none" w:sz="0" w:space="0" w:color="auto"/>
            <w:bottom w:val="none" w:sz="0" w:space="0" w:color="auto"/>
            <w:right w:val="none" w:sz="0" w:space="0" w:color="auto"/>
          </w:divBdr>
        </w:div>
        <w:div w:id="137571730">
          <w:marLeft w:val="640"/>
          <w:marRight w:val="0"/>
          <w:marTop w:val="0"/>
          <w:marBottom w:val="0"/>
          <w:divBdr>
            <w:top w:val="none" w:sz="0" w:space="0" w:color="auto"/>
            <w:left w:val="none" w:sz="0" w:space="0" w:color="auto"/>
            <w:bottom w:val="none" w:sz="0" w:space="0" w:color="auto"/>
            <w:right w:val="none" w:sz="0" w:space="0" w:color="auto"/>
          </w:divBdr>
        </w:div>
        <w:div w:id="1196311474">
          <w:marLeft w:val="640"/>
          <w:marRight w:val="0"/>
          <w:marTop w:val="0"/>
          <w:marBottom w:val="0"/>
          <w:divBdr>
            <w:top w:val="none" w:sz="0" w:space="0" w:color="auto"/>
            <w:left w:val="none" w:sz="0" w:space="0" w:color="auto"/>
            <w:bottom w:val="none" w:sz="0" w:space="0" w:color="auto"/>
            <w:right w:val="none" w:sz="0" w:space="0" w:color="auto"/>
          </w:divBdr>
        </w:div>
        <w:div w:id="748188448">
          <w:marLeft w:val="640"/>
          <w:marRight w:val="0"/>
          <w:marTop w:val="0"/>
          <w:marBottom w:val="0"/>
          <w:divBdr>
            <w:top w:val="none" w:sz="0" w:space="0" w:color="auto"/>
            <w:left w:val="none" w:sz="0" w:space="0" w:color="auto"/>
            <w:bottom w:val="none" w:sz="0" w:space="0" w:color="auto"/>
            <w:right w:val="none" w:sz="0" w:space="0" w:color="auto"/>
          </w:divBdr>
        </w:div>
        <w:div w:id="1225220863">
          <w:marLeft w:val="640"/>
          <w:marRight w:val="0"/>
          <w:marTop w:val="0"/>
          <w:marBottom w:val="0"/>
          <w:divBdr>
            <w:top w:val="none" w:sz="0" w:space="0" w:color="auto"/>
            <w:left w:val="none" w:sz="0" w:space="0" w:color="auto"/>
            <w:bottom w:val="none" w:sz="0" w:space="0" w:color="auto"/>
            <w:right w:val="none" w:sz="0" w:space="0" w:color="auto"/>
          </w:divBdr>
        </w:div>
        <w:div w:id="1804273024">
          <w:marLeft w:val="640"/>
          <w:marRight w:val="0"/>
          <w:marTop w:val="0"/>
          <w:marBottom w:val="0"/>
          <w:divBdr>
            <w:top w:val="none" w:sz="0" w:space="0" w:color="auto"/>
            <w:left w:val="none" w:sz="0" w:space="0" w:color="auto"/>
            <w:bottom w:val="none" w:sz="0" w:space="0" w:color="auto"/>
            <w:right w:val="none" w:sz="0" w:space="0" w:color="auto"/>
          </w:divBdr>
        </w:div>
        <w:div w:id="44724424">
          <w:marLeft w:val="640"/>
          <w:marRight w:val="0"/>
          <w:marTop w:val="0"/>
          <w:marBottom w:val="0"/>
          <w:divBdr>
            <w:top w:val="none" w:sz="0" w:space="0" w:color="auto"/>
            <w:left w:val="none" w:sz="0" w:space="0" w:color="auto"/>
            <w:bottom w:val="none" w:sz="0" w:space="0" w:color="auto"/>
            <w:right w:val="none" w:sz="0" w:space="0" w:color="auto"/>
          </w:divBdr>
        </w:div>
        <w:div w:id="1487090356">
          <w:marLeft w:val="640"/>
          <w:marRight w:val="0"/>
          <w:marTop w:val="0"/>
          <w:marBottom w:val="0"/>
          <w:divBdr>
            <w:top w:val="none" w:sz="0" w:space="0" w:color="auto"/>
            <w:left w:val="none" w:sz="0" w:space="0" w:color="auto"/>
            <w:bottom w:val="none" w:sz="0" w:space="0" w:color="auto"/>
            <w:right w:val="none" w:sz="0" w:space="0" w:color="auto"/>
          </w:divBdr>
        </w:div>
        <w:div w:id="1241018916">
          <w:marLeft w:val="640"/>
          <w:marRight w:val="0"/>
          <w:marTop w:val="0"/>
          <w:marBottom w:val="0"/>
          <w:divBdr>
            <w:top w:val="none" w:sz="0" w:space="0" w:color="auto"/>
            <w:left w:val="none" w:sz="0" w:space="0" w:color="auto"/>
            <w:bottom w:val="none" w:sz="0" w:space="0" w:color="auto"/>
            <w:right w:val="none" w:sz="0" w:space="0" w:color="auto"/>
          </w:divBdr>
        </w:div>
        <w:div w:id="1797403410">
          <w:marLeft w:val="640"/>
          <w:marRight w:val="0"/>
          <w:marTop w:val="0"/>
          <w:marBottom w:val="0"/>
          <w:divBdr>
            <w:top w:val="none" w:sz="0" w:space="0" w:color="auto"/>
            <w:left w:val="none" w:sz="0" w:space="0" w:color="auto"/>
            <w:bottom w:val="none" w:sz="0" w:space="0" w:color="auto"/>
            <w:right w:val="none" w:sz="0" w:space="0" w:color="auto"/>
          </w:divBdr>
        </w:div>
        <w:div w:id="1378814936">
          <w:marLeft w:val="640"/>
          <w:marRight w:val="0"/>
          <w:marTop w:val="0"/>
          <w:marBottom w:val="0"/>
          <w:divBdr>
            <w:top w:val="none" w:sz="0" w:space="0" w:color="auto"/>
            <w:left w:val="none" w:sz="0" w:space="0" w:color="auto"/>
            <w:bottom w:val="none" w:sz="0" w:space="0" w:color="auto"/>
            <w:right w:val="none" w:sz="0" w:space="0" w:color="auto"/>
          </w:divBdr>
        </w:div>
        <w:div w:id="1750926535">
          <w:marLeft w:val="640"/>
          <w:marRight w:val="0"/>
          <w:marTop w:val="0"/>
          <w:marBottom w:val="0"/>
          <w:divBdr>
            <w:top w:val="none" w:sz="0" w:space="0" w:color="auto"/>
            <w:left w:val="none" w:sz="0" w:space="0" w:color="auto"/>
            <w:bottom w:val="none" w:sz="0" w:space="0" w:color="auto"/>
            <w:right w:val="none" w:sz="0" w:space="0" w:color="auto"/>
          </w:divBdr>
        </w:div>
        <w:div w:id="1525365543">
          <w:marLeft w:val="640"/>
          <w:marRight w:val="0"/>
          <w:marTop w:val="0"/>
          <w:marBottom w:val="0"/>
          <w:divBdr>
            <w:top w:val="none" w:sz="0" w:space="0" w:color="auto"/>
            <w:left w:val="none" w:sz="0" w:space="0" w:color="auto"/>
            <w:bottom w:val="none" w:sz="0" w:space="0" w:color="auto"/>
            <w:right w:val="none" w:sz="0" w:space="0" w:color="auto"/>
          </w:divBdr>
        </w:div>
        <w:div w:id="1591693618">
          <w:marLeft w:val="640"/>
          <w:marRight w:val="0"/>
          <w:marTop w:val="0"/>
          <w:marBottom w:val="0"/>
          <w:divBdr>
            <w:top w:val="none" w:sz="0" w:space="0" w:color="auto"/>
            <w:left w:val="none" w:sz="0" w:space="0" w:color="auto"/>
            <w:bottom w:val="none" w:sz="0" w:space="0" w:color="auto"/>
            <w:right w:val="none" w:sz="0" w:space="0" w:color="auto"/>
          </w:divBdr>
        </w:div>
        <w:div w:id="342513198">
          <w:marLeft w:val="640"/>
          <w:marRight w:val="0"/>
          <w:marTop w:val="0"/>
          <w:marBottom w:val="0"/>
          <w:divBdr>
            <w:top w:val="none" w:sz="0" w:space="0" w:color="auto"/>
            <w:left w:val="none" w:sz="0" w:space="0" w:color="auto"/>
            <w:bottom w:val="none" w:sz="0" w:space="0" w:color="auto"/>
            <w:right w:val="none" w:sz="0" w:space="0" w:color="auto"/>
          </w:divBdr>
        </w:div>
        <w:div w:id="838009317">
          <w:marLeft w:val="640"/>
          <w:marRight w:val="0"/>
          <w:marTop w:val="0"/>
          <w:marBottom w:val="0"/>
          <w:divBdr>
            <w:top w:val="none" w:sz="0" w:space="0" w:color="auto"/>
            <w:left w:val="none" w:sz="0" w:space="0" w:color="auto"/>
            <w:bottom w:val="none" w:sz="0" w:space="0" w:color="auto"/>
            <w:right w:val="none" w:sz="0" w:space="0" w:color="auto"/>
          </w:divBdr>
        </w:div>
        <w:div w:id="992372992">
          <w:marLeft w:val="640"/>
          <w:marRight w:val="0"/>
          <w:marTop w:val="0"/>
          <w:marBottom w:val="0"/>
          <w:divBdr>
            <w:top w:val="none" w:sz="0" w:space="0" w:color="auto"/>
            <w:left w:val="none" w:sz="0" w:space="0" w:color="auto"/>
            <w:bottom w:val="none" w:sz="0" w:space="0" w:color="auto"/>
            <w:right w:val="none" w:sz="0" w:space="0" w:color="auto"/>
          </w:divBdr>
        </w:div>
        <w:div w:id="1378889913">
          <w:marLeft w:val="640"/>
          <w:marRight w:val="0"/>
          <w:marTop w:val="0"/>
          <w:marBottom w:val="0"/>
          <w:divBdr>
            <w:top w:val="none" w:sz="0" w:space="0" w:color="auto"/>
            <w:left w:val="none" w:sz="0" w:space="0" w:color="auto"/>
            <w:bottom w:val="none" w:sz="0" w:space="0" w:color="auto"/>
            <w:right w:val="none" w:sz="0" w:space="0" w:color="auto"/>
          </w:divBdr>
        </w:div>
        <w:div w:id="830677864">
          <w:marLeft w:val="640"/>
          <w:marRight w:val="0"/>
          <w:marTop w:val="0"/>
          <w:marBottom w:val="0"/>
          <w:divBdr>
            <w:top w:val="none" w:sz="0" w:space="0" w:color="auto"/>
            <w:left w:val="none" w:sz="0" w:space="0" w:color="auto"/>
            <w:bottom w:val="none" w:sz="0" w:space="0" w:color="auto"/>
            <w:right w:val="none" w:sz="0" w:space="0" w:color="auto"/>
          </w:divBdr>
        </w:div>
        <w:div w:id="1825703899">
          <w:marLeft w:val="640"/>
          <w:marRight w:val="0"/>
          <w:marTop w:val="0"/>
          <w:marBottom w:val="0"/>
          <w:divBdr>
            <w:top w:val="none" w:sz="0" w:space="0" w:color="auto"/>
            <w:left w:val="none" w:sz="0" w:space="0" w:color="auto"/>
            <w:bottom w:val="none" w:sz="0" w:space="0" w:color="auto"/>
            <w:right w:val="none" w:sz="0" w:space="0" w:color="auto"/>
          </w:divBdr>
        </w:div>
        <w:div w:id="1587810191">
          <w:marLeft w:val="640"/>
          <w:marRight w:val="0"/>
          <w:marTop w:val="0"/>
          <w:marBottom w:val="0"/>
          <w:divBdr>
            <w:top w:val="none" w:sz="0" w:space="0" w:color="auto"/>
            <w:left w:val="none" w:sz="0" w:space="0" w:color="auto"/>
            <w:bottom w:val="none" w:sz="0" w:space="0" w:color="auto"/>
            <w:right w:val="none" w:sz="0" w:space="0" w:color="auto"/>
          </w:divBdr>
        </w:div>
        <w:div w:id="1773746756">
          <w:marLeft w:val="640"/>
          <w:marRight w:val="0"/>
          <w:marTop w:val="0"/>
          <w:marBottom w:val="0"/>
          <w:divBdr>
            <w:top w:val="none" w:sz="0" w:space="0" w:color="auto"/>
            <w:left w:val="none" w:sz="0" w:space="0" w:color="auto"/>
            <w:bottom w:val="none" w:sz="0" w:space="0" w:color="auto"/>
            <w:right w:val="none" w:sz="0" w:space="0" w:color="auto"/>
          </w:divBdr>
        </w:div>
        <w:div w:id="1811093387">
          <w:marLeft w:val="640"/>
          <w:marRight w:val="0"/>
          <w:marTop w:val="0"/>
          <w:marBottom w:val="0"/>
          <w:divBdr>
            <w:top w:val="none" w:sz="0" w:space="0" w:color="auto"/>
            <w:left w:val="none" w:sz="0" w:space="0" w:color="auto"/>
            <w:bottom w:val="none" w:sz="0" w:space="0" w:color="auto"/>
            <w:right w:val="none" w:sz="0" w:space="0" w:color="auto"/>
          </w:divBdr>
        </w:div>
        <w:div w:id="955718996">
          <w:marLeft w:val="640"/>
          <w:marRight w:val="0"/>
          <w:marTop w:val="0"/>
          <w:marBottom w:val="0"/>
          <w:divBdr>
            <w:top w:val="none" w:sz="0" w:space="0" w:color="auto"/>
            <w:left w:val="none" w:sz="0" w:space="0" w:color="auto"/>
            <w:bottom w:val="none" w:sz="0" w:space="0" w:color="auto"/>
            <w:right w:val="none" w:sz="0" w:space="0" w:color="auto"/>
          </w:divBdr>
        </w:div>
        <w:div w:id="714546671">
          <w:marLeft w:val="640"/>
          <w:marRight w:val="0"/>
          <w:marTop w:val="0"/>
          <w:marBottom w:val="0"/>
          <w:divBdr>
            <w:top w:val="none" w:sz="0" w:space="0" w:color="auto"/>
            <w:left w:val="none" w:sz="0" w:space="0" w:color="auto"/>
            <w:bottom w:val="none" w:sz="0" w:space="0" w:color="auto"/>
            <w:right w:val="none" w:sz="0" w:space="0" w:color="auto"/>
          </w:divBdr>
        </w:div>
        <w:div w:id="1473518597">
          <w:marLeft w:val="640"/>
          <w:marRight w:val="0"/>
          <w:marTop w:val="0"/>
          <w:marBottom w:val="0"/>
          <w:divBdr>
            <w:top w:val="none" w:sz="0" w:space="0" w:color="auto"/>
            <w:left w:val="none" w:sz="0" w:space="0" w:color="auto"/>
            <w:bottom w:val="none" w:sz="0" w:space="0" w:color="auto"/>
            <w:right w:val="none" w:sz="0" w:space="0" w:color="auto"/>
          </w:divBdr>
        </w:div>
        <w:div w:id="199755073">
          <w:marLeft w:val="640"/>
          <w:marRight w:val="0"/>
          <w:marTop w:val="0"/>
          <w:marBottom w:val="0"/>
          <w:divBdr>
            <w:top w:val="none" w:sz="0" w:space="0" w:color="auto"/>
            <w:left w:val="none" w:sz="0" w:space="0" w:color="auto"/>
            <w:bottom w:val="none" w:sz="0" w:space="0" w:color="auto"/>
            <w:right w:val="none" w:sz="0" w:space="0" w:color="auto"/>
          </w:divBdr>
        </w:div>
        <w:div w:id="427309813">
          <w:marLeft w:val="640"/>
          <w:marRight w:val="0"/>
          <w:marTop w:val="0"/>
          <w:marBottom w:val="0"/>
          <w:divBdr>
            <w:top w:val="none" w:sz="0" w:space="0" w:color="auto"/>
            <w:left w:val="none" w:sz="0" w:space="0" w:color="auto"/>
            <w:bottom w:val="none" w:sz="0" w:space="0" w:color="auto"/>
            <w:right w:val="none" w:sz="0" w:space="0" w:color="auto"/>
          </w:divBdr>
        </w:div>
        <w:div w:id="1614557874">
          <w:marLeft w:val="640"/>
          <w:marRight w:val="0"/>
          <w:marTop w:val="0"/>
          <w:marBottom w:val="0"/>
          <w:divBdr>
            <w:top w:val="none" w:sz="0" w:space="0" w:color="auto"/>
            <w:left w:val="none" w:sz="0" w:space="0" w:color="auto"/>
            <w:bottom w:val="none" w:sz="0" w:space="0" w:color="auto"/>
            <w:right w:val="none" w:sz="0" w:space="0" w:color="auto"/>
          </w:divBdr>
        </w:div>
        <w:div w:id="1768574112">
          <w:marLeft w:val="640"/>
          <w:marRight w:val="0"/>
          <w:marTop w:val="0"/>
          <w:marBottom w:val="0"/>
          <w:divBdr>
            <w:top w:val="none" w:sz="0" w:space="0" w:color="auto"/>
            <w:left w:val="none" w:sz="0" w:space="0" w:color="auto"/>
            <w:bottom w:val="none" w:sz="0" w:space="0" w:color="auto"/>
            <w:right w:val="none" w:sz="0" w:space="0" w:color="auto"/>
          </w:divBdr>
        </w:div>
        <w:div w:id="799492687">
          <w:marLeft w:val="640"/>
          <w:marRight w:val="0"/>
          <w:marTop w:val="0"/>
          <w:marBottom w:val="0"/>
          <w:divBdr>
            <w:top w:val="none" w:sz="0" w:space="0" w:color="auto"/>
            <w:left w:val="none" w:sz="0" w:space="0" w:color="auto"/>
            <w:bottom w:val="none" w:sz="0" w:space="0" w:color="auto"/>
            <w:right w:val="none" w:sz="0" w:space="0" w:color="auto"/>
          </w:divBdr>
        </w:div>
        <w:div w:id="1424180359">
          <w:marLeft w:val="640"/>
          <w:marRight w:val="0"/>
          <w:marTop w:val="0"/>
          <w:marBottom w:val="0"/>
          <w:divBdr>
            <w:top w:val="none" w:sz="0" w:space="0" w:color="auto"/>
            <w:left w:val="none" w:sz="0" w:space="0" w:color="auto"/>
            <w:bottom w:val="none" w:sz="0" w:space="0" w:color="auto"/>
            <w:right w:val="none" w:sz="0" w:space="0" w:color="auto"/>
          </w:divBdr>
        </w:div>
        <w:div w:id="81218183">
          <w:marLeft w:val="640"/>
          <w:marRight w:val="0"/>
          <w:marTop w:val="0"/>
          <w:marBottom w:val="0"/>
          <w:divBdr>
            <w:top w:val="none" w:sz="0" w:space="0" w:color="auto"/>
            <w:left w:val="none" w:sz="0" w:space="0" w:color="auto"/>
            <w:bottom w:val="none" w:sz="0" w:space="0" w:color="auto"/>
            <w:right w:val="none" w:sz="0" w:space="0" w:color="auto"/>
          </w:divBdr>
        </w:div>
        <w:div w:id="731854016">
          <w:marLeft w:val="640"/>
          <w:marRight w:val="0"/>
          <w:marTop w:val="0"/>
          <w:marBottom w:val="0"/>
          <w:divBdr>
            <w:top w:val="none" w:sz="0" w:space="0" w:color="auto"/>
            <w:left w:val="none" w:sz="0" w:space="0" w:color="auto"/>
            <w:bottom w:val="none" w:sz="0" w:space="0" w:color="auto"/>
            <w:right w:val="none" w:sz="0" w:space="0" w:color="auto"/>
          </w:divBdr>
        </w:div>
        <w:div w:id="809400752">
          <w:marLeft w:val="640"/>
          <w:marRight w:val="0"/>
          <w:marTop w:val="0"/>
          <w:marBottom w:val="0"/>
          <w:divBdr>
            <w:top w:val="none" w:sz="0" w:space="0" w:color="auto"/>
            <w:left w:val="none" w:sz="0" w:space="0" w:color="auto"/>
            <w:bottom w:val="none" w:sz="0" w:space="0" w:color="auto"/>
            <w:right w:val="none" w:sz="0" w:space="0" w:color="auto"/>
          </w:divBdr>
        </w:div>
        <w:div w:id="1976253823">
          <w:marLeft w:val="640"/>
          <w:marRight w:val="0"/>
          <w:marTop w:val="0"/>
          <w:marBottom w:val="0"/>
          <w:divBdr>
            <w:top w:val="none" w:sz="0" w:space="0" w:color="auto"/>
            <w:left w:val="none" w:sz="0" w:space="0" w:color="auto"/>
            <w:bottom w:val="none" w:sz="0" w:space="0" w:color="auto"/>
            <w:right w:val="none" w:sz="0" w:space="0" w:color="auto"/>
          </w:divBdr>
        </w:div>
        <w:div w:id="1515072563">
          <w:marLeft w:val="640"/>
          <w:marRight w:val="0"/>
          <w:marTop w:val="0"/>
          <w:marBottom w:val="0"/>
          <w:divBdr>
            <w:top w:val="none" w:sz="0" w:space="0" w:color="auto"/>
            <w:left w:val="none" w:sz="0" w:space="0" w:color="auto"/>
            <w:bottom w:val="none" w:sz="0" w:space="0" w:color="auto"/>
            <w:right w:val="none" w:sz="0" w:space="0" w:color="auto"/>
          </w:divBdr>
        </w:div>
        <w:div w:id="844831470">
          <w:marLeft w:val="640"/>
          <w:marRight w:val="0"/>
          <w:marTop w:val="0"/>
          <w:marBottom w:val="0"/>
          <w:divBdr>
            <w:top w:val="none" w:sz="0" w:space="0" w:color="auto"/>
            <w:left w:val="none" w:sz="0" w:space="0" w:color="auto"/>
            <w:bottom w:val="none" w:sz="0" w:space="0" w:color="auto"/>
            <w:right w:val="none" w:sz="0" w:space="0" w:color="auto"/>
          </w:divBdr>
        </w:div>
        <w:div w:id="1028750263">
          <w:marLeft w:val="640"/>
          <w:marRight w:val="0"/>
          <w:marTop w:val="0"/>
          <w:marBottom w:val="0"/>
          <w:divBdr>
            <w:top w:val="none" w:sz="0" w:space="0" w:color="auto"/>
            <w:left w:val="none" w:sz="0" w:space="0" w:color="auto"/>
            <w:bottom w:val="none" w:sz="0" w:space="0" w:color="auto"/>
            <w:right w:val="none" w:sz="0" w:space="0" w:color="auto"/>
          </w:divBdr>
        </w:div>
        <w:div w:id="1155100465">
          <w:marLeft w:val="640"/>
          <w:marRight w:val="0"/>
          <w:marTop w:val="0"/>
          <w:marBottom w:val="0"/>
          <w:divBdr>
            <w:top w:val="none" w:sz="0" w:space="0" w:color="auto"/>
            <w:left w:val="none" w:sz="0" w:space="0" w:color="auto"/>
            <w:bottom w:val="none" w:sz="0" w:space="0" w:color="auto"/>
            <w:right w:val="none" w:sz="0" w:space="0" w:color="auto"/>
          </w:divBdr>
        </w:div>
        <w:div w:id="1726371826">
          <w:marLeft w:val="640"/>
          <w:marRight w:val="0"/>
          <w:marTop w:val="0"/>
          <w:marBottom w:val="0"/>
          <w:divBdr>
            <w:top w:val="none" w:sz="0" w:space="0" w:color="auto"/>
            <w:left w:val="none" w:sz="0" w:space="0" w:color="auto"/>
            <w:bottom w:val="none" w:sz="0" w:space="0" w:color="auto"/>
            <w:right w:val="none" w:sz="0" w:space="0" w:color="auto"/>
          </w:divBdr>
        </w:div>
        <w:div w:id="270480482">
          <w:marLeft w:val="640"/>
          <w:marRight w:val="0"/>
          <w:marTop w:val="0"/>
          <w:marBottom w:val="0"/>
          <w:divBdr>
            <w:top w:val="none" w:sz="0" w:space="0" w:color="auto"/>
            <w:left w:val="none" w:sz="0" w:space="0" w:color="auto"/>
            <w:bottom w:val="none" w:sz="0" w:space="0" w:color="auto"/>
            <w:right w:val="none" w:sz="0" w:space="0" w:color="auto"/>
          </w:divBdr>
        </w:div>
        <w:div w:id="956176560">
          <w:marLeft w:val="640"/>
          <w:marRight w:val="0"/>
          <w:marTop w:val="0"/>
          <w:marBottom w:val="0"/>
          <w:divBdr>
            <w:top w:val="none" w:sz="0" w:space="0" w:color="auto"/>
            <w:left w:val="none" w:sz="0" w:space="0" w:color="auto"/>
            <w:bottom w:val="none" w:sz="0" w:space="0" w:color="auto"/>
            <w:right w:val="none" w:sz="0" w:space="0" w:color="auto"/>
          </w:divBdr>
        </w:div>
        <w:div w:id="737745961">
          <w:marLeft w:val="640"/>
          <w:marRight w:val="0"/>
          <w:marTop w:val="0"/>
          <w:marBottom w:val="0"/>
          <w:divBdr>
            <w:top w:val="none" w:sz="0" w:space="0" w:color="auto"/>
            <w:left w:val="none" w:sz="0" w:space="0" w:color="auto"/>
            <w:bottom w:val="none" w:sz="0" w:space="0" w:color="auto"/>
            <w:right w:val="none" w:sz="0" w:space="0" w:color="auto"/>
          </w:divBdr>
        </w:div>
        <w:div w:id="1380662999">
          <w:marLeft w:val="640"/>
          <w:marRight w:val="0"/>
          <w:marTop w:val="0"/>
          <w:marBottom w:val="0"/>
          <w:divBdr>
            <w:top w:val="none" w:sz="0" w:space="0" w:color="auto"/>
            <w:left w:val="none" w:sz="0" w:space="0" w:color="auto"/>
            <w:bottom w:val="none" w:sz="0" w:space="0" w:color="auto"/>
            <w:right w:val="none" w:sz="0" w:space="0" w:color="auto"/>
          </w:divBdr>
        </w:div>
        <w:div w:id="1698391431">
          <w:marLeft w:val="640"/>
          <w:marRight w:val="0"/>
          <w:marTop w:val="0"/>
          <w:marBottom w:val="0"/>
          <w:divBdr>
            <w:top w:val="none" w:sz="0" w:space="0" w:color="auto"/>
            <w:left w:val="none" w:sz="0" w:space="0" w:color="auto"/>
            <w:bottom w:val="none" w:sz="0" w:space="0" w:color="auto"/>
            <w:right w:val="none" w:sz="0" w:space="0" w:color="auto"/>
          </w:divBdr>
        </w:div>
        <w:div w:id="579103755">
          <w:marLeft w:val="640"/>
          <w:marRight w:val="0"/>
          <w:marTop w:val="0"/>
          <w:marBottom w:val="0"/>
          <w:divBdr>
            <w:top w:val="none" w:sz="0" w:space="0" w:color="auto"/>
            <w:left w:val="none" w:sz="0" w:space="0" w:color="auto"/>
            <w:bottom w:val="none" w:sz="0" w:space="0" w:color="auto"/>
            <w:right w:val="none" w:sz="0" w:space="0" w:color="auto"/>
          </w:divBdr>
        </w:div>
        <w:div w:id="2023508106">
          <w:marLeft w:val="640"/>
          <w:marRight w:val="0"/>
          <w:marTop w:val="0"/>
          <w:marBottom w:val="0"/>
          <w:divBdr>
            <w:top w:val="none" w:sz="0" w:space="0" w:color="auto"/>
            <w:left w:val="none" w:sz="0" w:space="0" w:color="auto"/>
            <w:bottom w:val="none" w:sz="0" w:space="0" w:color="auto"/>
            <w:right w:val="none" w:sz="0" w:space="0" w:color="auto"/>
          </w:divBdr>
        </w:div>
        <w:div w:id="1636838147">
          <w:marLeft w:val="640"/>
          <w:marRight w:val="0"/>
          <w:marTop w:val="0"/>
          <w:marBottom w:val="0"/>
          <w:divBdr>
            <w:top w:val="none" w:sz="0" w:space="0" w:color="auto"/>
            <w:left w:val="none" w:sz="0" w:space="0" w:color="auto"/>
            <w:bottom w:val="none" w:sz="0" w:space="0" w:color="auto"/>
            <w:right w:val="none" w:sz="0" w:space="0" w:color="auto"/>
          </w:divBdr>
        </w:div>
        <w:div w:id="789202487">
          <w:marLeft w:val="640"/>
          <w:marRight w:val="0"/>
          <w:marTop w:val="0"/>
          <w:marBottom w:val="0"/>
          <w:divBdr>
            <w:top w:val="none" w:sz="0" w:space="0" w:color="auto"/>
            <w:left w:val="none" w:sz="0" w:space="0" w:color="auto"/>
            <w:bottom w:val="none" w:sz="0" w:space="0" w:color="auto"/>
            <w:right w:val="none" w:sz="0" w:space="0" w:color="auto"/>
          </w:divBdr>
        </w:div>
        <w:div w:id="1465463517">
          <w:marLeft w:val="640"/>
          <w:marRight w:val="0"/>
          <w:marTop w:val="0"/>
          <w:marBottom w:val="0"/>
          <w:divBdr>
            <w:top w:val="none" w:sz="0" w:space="0" w:color="auto"/>
            <w:left w:val="none" w:sz="0" w:space="0" w:color="auto"/>
            <w:bottom w:val="none" w:sz="0" w:space="0" w:color="auto"/>
            <w:right w:val="none" w:sz="0" w:space="0" w:color="auto"/>
          </w:divBdr>
        </w:div>
        <w:div w:id="1601642166">
          <w:marLeft w:val="640"/>
          <w:marRight w:val="0"/>
          <w:marTop w:val="0"/>
          <w:marBottom w:val="0"/>
          <w:divBdr>
            <w:top w:val="none" w:sz="0" w:space="0" w:color="auto"/>
            <w:left w:val="none" w:sz="0" w:space="0" w:color="auto"/>
            <w:bottom w:val="none" w:sz="0" w:space="0" w:color="auto"/>
            <w:right w:val="none" w:sz="0" w:space="0" w:color="auto"/>
          </w:divBdr>
        </w:div>
        <w:div w:id="788743658">
          <w:marLeft w:val="640"/>
          <w:marRight w:val="0"/>
          <w:marTop w:val="0"/>
          <w:marBottom w:val="0"/>
          <w:divBdr>
            <w:top w:val="none" w:sz="0" w:space="0" w:color="auto"/>
            <w:left w:val="none" w:sz="0" w:space="0" w:color="auto"/>
            <w:bottom w:val="none" w:sz="0" w:space="0" w:color="auto"/>
            <w:right w:val="none" w:sz="0" w:space="0" w:color="auto"/>
          </w:divBdr>
        </w:div>
        <w:div w:id="1354764472">
          <w:marLeft w:val="640"/>
          <w:marRight w:val="0"/>
          <w:marTop w:val="0"/>
          <w:marBottom w:val="0"/>
          <w:divBdr>
            <w:top w:val="none" w:sz="0" w:space="0" w:color="auto"/>
            <w:left w:val="none" w:sz="0" w:space="0" w:color="auto"/>
            <w:bottom w:val="none" w:sz="0" w:space="0" w:color="auto"/>
            <w:right w:val="none" w:sz="0" w:space="0" w:color="auto"/>
          </w:divBdr>
        </w:div>
        <w:div w:id="1587303197">
          <w:marLeft w:val="640"/>
          <w:marRight w:val="0"/>
          <w:marTop w:val="0"/>
          <w:marBottom w:val="0"/>
          <w:divBdr>
            <w:top w:val="none" w:sz="0" w:space="0" w:color="auto"/>
            <w:left w:val="none" w:sz="0" w:space="0" w:color="auto"/>
            <w:bottom w:val="none" w:sz="0" w:space="0" w:color="auto"/>
            <w:right w:val="none" w:sz="0" w:space="0" w:color="auto"/>
          </w:divBdr>
        </w:div>
        <w:div w:id="695230252">
          <w:marLeft w:val="640"/>
          <w:marRight w:val="0"/>
          <w:marTop w:val="0"/>
          <w:marBottom w:val="0"/>
          <w:divBdr>
            <w:top w:val="none" w:sz="0" w:space="0" w:color="auto"/>
            <w:left w:val="none" w:sz="0" w:space="0" w:color="auto"/>
            <w:bottom w:val="none" w:sz="0" w:space="0" w:color="auto"/>
            <w:right w:val="none" w:sz="0" w:space="0" w:color="auto"/>
          </w:divBdr>
        </w:div>
        <w:div w:id="1305084127">
          <w:marLeft w:val="640"/>
          <w:marRight w:val="0"/>
          <w:marTop w:val="0"/>
          <w:marBottom w:val="0"/>
          <w:divBdr>
            <w:top w:val="none" w:sz="0" w:space="0" w:color="auto"/>
            <w:left w:val="none" w:sz="0" w:space="0" w:color="auto"/>
            <w:bottom w:val="none" w:sz="0" w:space="0" w:color="auto"/>
            <w:right w:val="none" w:sz="0" w:space="0" w:color="auto"/>
          </w:divBdr>
        </w:div>
        <w:div w:id="1644890483">
          <w:marLeft w:val="640"/>
          <w:marRight w:val="0"/>
          <w:marTop w:val="0"/>
          <w:marBottom w:val="0"/>
          <w:divBdr>
            <w:top w:val="none" w:sz="0" w:space="0" w:color="auto"/>
            <w:left w:val="none" w:sz="0" w:space="0" w:color="auto"/>
            <w:bottom w:val="none" w:sz="0" w:space="0" w:color="auto"/>
            <w:right w:val="none" w:sz="0" w:space="0" w:color="auto"/>
          </w:divBdr>
        </w:div>
        <w:div w:id="259680554">
          <w:marLeft w:val="640"/>
          <w:marRight w:val="0"/>
          <w:marTop w:val="0"/>
          <w:marBottom w:val="0"/>
          <w:divBdr>
            <w:top w:val="none" w:sz="0" w:space="0" w:color="auto"/>
            <w:left w:val="none" w:sz="0" w:space="0" w:color="auto"/>
            <w:bottom w:val="none" w:sz="0" w:space="0" w:color="auto"/>
            <w:right w:val="none" w:sz="0" w:space="0" w:color="auto"/>
          </w:divBdr>
        </w:div>
        <w:div w:id="665597365">
          <w:marLeft w:val="640"/>
          <w:marRight w:val="0"/>
          <w:marTop w:val="0"/>
          <w:marBottom w:val="0"/>
          <w:divBdr>
            <w:top w:val="none" w:sz="0" w:space="0" w:color="auto"/>
            <w:left w:val="none" w:sz="0" w:space="0" w:color="auto"/>
            <w:bottom w:val="none" w:sz="0" w:space="0" w:color="auto"/>
            <w:right w:val="none" w:sz="0" w:space="0" w:color="auto"/>
          </w:divBdr>
        </w:div>
        <w:div w:id="1712530062">
          <w:marLeft w:val="640"/>
          <w:marRight w:val="0"/>
          <w:marTop w:val="0"/>
          <w:marBottom w:val="0"/>
          <w:divBdr>
            <w:top w:val="none" w:sz="0" w:space="0" w:color="auto"/>
            <w:left w:val="none" w:sz="0" w:space="0" w:color="auto"/>
            <w:bottom w:val="none" w:sz="0" w:space="0" w:color="auto"/>
            <w:right w:val="none" w:sz="0" w:space="0" w:color="auto"/>
          </w:divBdr>
        </w:div>
        <w:div w:id="845482729">
          <w:marLeft w:val="640"/>
          <w:marRight w:val="0"/>
          <w:marTop w:val="0"/>
          <w:marBottom w:val="0"/>
          <w:divBdr>
            <w:top w:val="none" w:sz="0" w:space="0" w:color="auto"/>
            <w:left w:val="none" w:sz="0" w:space="0" w:color="auto"/>
            <w:bottom w:val="none" w:sz="0" w:space="0" w:color="auto"/>
            <w:right w:val="none" w:sz="0" w:space="0" w:color="auto"/>
          </w:divBdr>
        </w:div>
        <w:div w:id="161047532">
          <w:marLeft w:val="640"/>
          <w:marRight w:val="0"/>
          <w:marTop w:val="0"/>
          <w:marBottom w:val="0"/>
          <w:divBdr>
            <w:top w:val="none" w:sz="0" w:space="0" w:color="auto"/>
            <w:left w:val="none" w:sz="0" w:space="0" w:color="auto"/>
            <w:bottom w:val="none" w:sz="0" w:space="0" w:color="auto"/>
            <w:right w:val="none" w:sz="0" w:space="0" w:color="auto"/>
          </w:divBdr>
        </w:div>
        <w:div w:id="229267197">
          <w:marLeft w:val="640"/>
          <w:marRight w:val="0"/>
          <w:marTop w:val="0"/>
          <w:marBottom w:val="0"/>
          <w:divBdr>
            <w:top w:val="none" w:sz="0" w:space="0" w:color="auto"/>
            <w:left w:val="none" w:sz="0" w:space="0" w:color="auto"/>
            <w:bottom w:val="none" w:sz="0" w:space="0" w:color="auto"/>
            <w:right w:val="none" w:sz="0" w:space="0" w:color="auto"/>
          </w:divBdr>
        </w:div>
        <w:div w:id="1243493284">
          <w:marLeft w:val="640"/>
          <w:marRight w:val="0"/>
          <w:marTop w:val="0"/>
          <w:marBottom w:val="0"/>
          <w:divBdr>
            <w:top w:val="none" w:sz="0" w:space="0" w:color="auto"/>
            <w:left w:val="none" w:sz="0" w:space="0" w:color="auto"/>
            <w:bottom w:val="none" w:sz="0" w:space="0" w:color="auto"/>
            <w:right w:val="none" w:sz="0" w:space="0" w:color="auto"/>
          </w:divBdr>
        </w:div>
        <w:div w:id="873232446">
          <w:marLeft w:val="640"/>
          <w:marRight w:val="0"/>
          <w:marTop w:val="0"/>
          <w:marBottom w:val="0"/>
          <w:divBdr>
            <w:top w:val="none" w:sz="0" w:space="0" w:color="auto"/>
            <w:left w:val="none" w:sz="0" w:space="0" w:color="auto"/>
            <w:bottom w:val="none" w:sz="0" w:space="0" w:color="auto"/>
            <w:right w:val="none" w:sz="0" w:space="0" w:color="auto"/>
          </w:divBdr>
        </w:div>
        <w:div w:id="119498135">
          <w:marLeft w:val="640"/>
          <w:marRight w:val="0"/>
          <w:marTop w:val="0"/>
          <w:marBottom w:val="0"/>
          <w:divBdr>
            <w:top w:val="none" w:sz="0" w:space="0" w:color="auto"/>
            <w:left w:val="none" w:sz="0" w:space="0" w:color="auto"/>
            <w:bottom w:val="none" w:sz="0" w:space="0" w:color="auto"/>
            <w:right w:val="none" w:sz="0" w:space="0" w:color="auto"/>
          </w:divBdr>
        </w:div>
        <w:div w:id="2131510516">
          <w:marLeft w:val="640"/>
          <w:marRight w:val="0"/>
          <w:marTop w:val="0"/>
          <w:marBottom w:val="0"/>
          <w:divBdr>
            <w:top w:val="none" w:sz="0" w:space="0" w:color="auto"/>
            <w:left w:val="none" w:sz="0" w:space="0" w:color="auto"/>
            <w:bottom w:val="none" w:sz="0" w:space="0" w:color="auto"/>
            <w:right w:val="none" w:sz="0" w:space="0" w:color="auto"/>
          </w:divBdr>
        </w:div>
        <w:div w:id="1336226286">
          <w:marLeft w:val="640"/>
          <w:marRight w:val="0"/>
          <w:marTop w:val="0"/>
          <w:marBottom w:val="0"/>
          <w:divBdr>
            <w:top w:val="none" w:sz="0" w:space="0" w:color="auto"/>
            <w:left w:val="none" w:sz="0" w:space="0" w:color="auto"/>
            <w:bottom w:val="none" w:sz="0" w:space="0" w:color="auto"/>
            <w:right w:val="none" w:sz="0" w:space="0" w:color="auto"/>
          </w:divBdr>
        </w:div>
        <w:div w:id="223569942">
          <w:marLeft w:val="640"/>
          <w:marRight w:val="0"/>
          <w:marTop w:val="0"/>
          <w:marBottom w:val="0"/>
          <w:divBdr>
            <w:top w:val="none" w:sz="0" w:space="0" w:color="auto"/>
            <w:left w:val="none" w:sz="0" w:space="0" w:color="auto"/>
            <w:bottom w:val="none" w:sz="0" w:space="0" w:color="auto"/>
            <w:right w:val="none" w:sz="0" w:space="0" w:color="auto"/>
          </w:divBdr>
        </w:div>
        <w:div w:id="1188367951">
          <w:marLeft w:val="640"/>
          <w:marRight w:val="0"/>
          <w:marTop w:val="0"/>
          <w:marBottom w:val="0"/>
          <w:divBdr>
            <w:top w:val="none" w:sz="0" w:space="0" w:color="auto"/>
            <w:left w:val="none" w:sz="0" w:space="0" w:color="auto"/>
            <w:bottom w:val="none" w:sz="0" w:space="0" w:color="auto"/>
            <w:right w:val="none" w:sz="0" w:space="0" w:color="auto"/>
          </w:divBdr>
        </w:div>
        <w:div w:id="1882984172">
          <w:marLeft w:val="640"/>
          <w:marRight w:val="0"/>
          <w:marTop w:val="0"/>
          <w:marBottom w:val="0"/>
          <w:divBdr>
            <w:top w:val="none" w:sz="0" w:space="0" w:color="auto"/>
            <w:left w:val="none" w:sz="0" w:space="0" w:color="auto"/>
            <w:bottom w:val="none" w:sz="0" w:space="0" w:color="auto"/>
            <w:right w:val="none" w:sz="0" w:space="0" w:color="auto"/>
          </w:divBdr>
        </w:div>
        <w:div w:id="217132832">
          <w:marLeft w:val="640"/>
          <w:marRight w:val="0"/>
          <w:marTop w:val="0"/>
          <w:marBottom w:val="0"/>
          <w:divBdr>
            <w:top w:val="none" w:sz="0" w:space="0" w:color="auto"/>
            <w:left w:val="none" w:sz="0" w:space="0" w:color="auto"/>
            <w:bottom w:val="none" w:sz="0" w:space="0" w:color="auto"/>
            <w:right w:val="none" w:sz="0" w:space="0" w:color="auto"/>
          </w:divBdr>
        </w:div>
        <w:div w:id="1777091016">
          <w:marLeft w:val="640"/>
          <w:marRight w:val="0"/>
          <w:marTop w:val="0"/>
          <w:marBottom w:val="0"/>
          <w:divBdr>
            <w:top w:val="none" w:sz="0" w:space="0" w:color="auto"/>
            <w:left w:val="none" w:sz="0" w:space="0" w:color="auto"/>
            <w:bottom w:val="none" w:sz="0" w:space="0" w:color="auto"/>
            <w:right w:val="none" w:sz="0" w:space="0" w:color="auto"/>
          </w:divBdr>
        </w:div>
        <w:div w:id="934558372">
          <w:marLeft w:val="640"/>
          <w:marRight w:val="0"/>
          <w:marTop w:val="0"/>
          <w:marBottom w:val="0"/>
          <w:divBdr>
            <w:top w:val="none" w:sz="0" w:space="0" w:color="auto"/>
            <w:left w:val="none" w:sz="0" w:space="0" w:color="auto"/>
            <w:bottom w:val="none" w:sz="0" w:space="0" w:color="auto"/>
            <w:right w:val="none" w:sz="0" w:space="0" w:color="auto"/>
          </w:divBdr>
        </w:div>
        <w:div w:id="1349210242">
          <w:marLeft w:val="640"/>
          <w:marRight w:val="0"/>
          <w:marTop w:val="0"/>
          <w:marBottom w:val="0"/>
          <w:divBdr>
            <w:top w:val="none" w:sz="0" w:space="0" w:color="auto"/>
            <w:left w:val="none" w:sz="0" w:space="0" w:color="auto"/>
            <w:bottom w:val="none" w:sz="0" w:space="0" w:color="auto"/>
            <w:right w:val="none" w:sz="0" w:space="0" w:color="auto"/>
          </w:divBdr>
        </w:div>
        <w:div w:id="1030646447">
          <w:marLeft w:val="640"/>
          <w:marRight w:val="0"/>
          <w:marTop w:val="0"/>
          <w:marBottom w:val="0"/>
          <w:divBdr>
            <w:top w:val="none" w:sz="0" w:space="0" w:color="auto"/>
            <w:left w:val="none" w:sz="0" w:space="0" w:color="auto"/>
            <w:bottom w:val="none" w:sz="0" w:space="0" w:color="auto"/>
            <w:right w:val="none" w:sz="0" w:space="0" w:color="auto"/>
          </w:divBdr>
        </w:div>
        <w:div w:id="1594052106">
          <w:marLeft w:val="640"/>
          <w:marRight w:val="0"/>
          <w:marTop w:val="0"/>
          <w:marBottom w:val="0"/>
          <w:divBdr>
            <w:top w:val="none" w:sz="0" w:space="0" w:color="auto"/>
            <w:left w:val="none" w:sz="0" w:space="0" w:color="auto"/>
            <w:bottom w:val="none" w:sz="0" w:space="0" w:color="auto"/>
            <w:right w:val="none" w:sz="0" w:space="0" w:color="auto"/>
          </w:divBdr>
        </w:div>
        <w:div w:id="7563891">
          <w:marLeft w:val="640"/>
          <w:marRight w:val="0"/>
          <w:marTop w:val="0"/>
          <w:marBottom w:val="0"/>
          <w:divBdr>
            <w:top w:val="none" w:sz="0" w:space="0" w:color="auto"/>
            <w:left w:val="none" w:sz="0" w:space="0" w:color="auto"/>
            <w:bottom w:val="none" w:sz="0" w:space="0" w:color="auto"/>
            <w:right w:val="none" w:sz="0" w:space="0" w:color="auto"/>
          </w:divBdr>
        </w:div>
        <w:div w:id="1884710924">
          <w:marLeft w:val="640"/>
          <w:marRight w:val="0"/>
          <w:marTop w:val="0"/>
          <w:marBottom w:val="0"/>
          <w:divBdr>
            <w:top w:val="none" w:sz="0" w:space="0" w:color="auto"/>
            <w:left w:val="none" w:sz="0" w:space="0" w:color="auto"/>
            <w:bottom w:val="none" w:sz="0" w:space="0" w:color="auto"/>
            <w:right w:val="none" w:sz="0" w:space="0" w:color="auto"/>
          </w:divBdr>
        </w:div>
        <w:div w:id="1290547054">
          <w:marLeft w:val="640"/>
          <w:marRight w:val="0"/>
          <w:marTop w:val="0"/>
          <w:marBottom w:val="0"/>
          <w:divBdr>
            <w:top w:val="none" w:sz="0" w:space="0" w:color="auto"/>
            <w:left w:val="none" w:sz="0" w:space="0" w:color="auto"/>
            <w:bottom w:val="none" w:sz="0" w:space="0" w:color="auto"/>
            <w:right w:val="none" w:sz="0" w:space="0" w:color="auto"/>
          </w:divBdr>
        </w:div>
      </w:divsChild>
    </w:div>
    <w:div w:id="900411756">
      <w:bodyDiv w:val="1"/>
      <w:marLeft w:val="0"/>
      <w:marRight w:val="0"/>
      <w:marTop w:val="0"/>
      <w:marBottom w:val="0"/>
      <w:divBdr>
        <w:top w:val="none" w:sz="0" w:space="0" w:color="auto"/>
        <w:left w:val="none" w:sz="0" w:space="0" w:color="auto"/>
        <w:bottom w:val="none" w:sz="0" w:space="0" w:color="auto"/>
        <w:right w:val="none" w:sz="0" w:space="0" w:color="auto"/>
      </w:divBdr>
      <w:divsChild>
        <w:div w:id="1389114617">
          <w:marLeft w:val="640"/>
          <w:marRight w:val="0"/>
          <w:marTop w:val="0"/>
          <w:marBottom w:val="0"/>
          <w:divBdr>
            <w:top w:val="none" w:sz="0" w:space="0" w:color="auto"/>
            <w:left w:val="none" w:sz="0" w:space="0" w:color="auto"/>
            <w:bottom w:val="none" w:sz="0" w:space="0" w:color="auto"/>
            <w:right w:val="none" w:sz="0" w:space="0" w:color="auto"/>
          </w:divBdr>
        </w:div>
        <w:div w:id="1370374463">
          <w:marLeft w:val="640"/>
          <w:marRight w:val="0"/>
          <w:marTop w:val="0"/>
          <w:marBottom w:val="0"/>
          <w:divBdr>
            <w:top w:val="none" w:sz="0" w:space="0" w:color="auto"/>
            <w:left w:val="none" w:sz="0" w:space="0" w:color="auto"/>
            <w:bottom w:val="none" w:sz="0" w:space="0" w:color="auto"/>
            <w:right w:val="none" w:sz="0" w:space="0" w:color="auto"/>
          </w:divBdr>
        </w:div>
        <w:div w:id="687172025">
          <w:marLeft w:val="640"/>
          <w:marRight w:val="0"/>
          <w:marTop w:val="0"/>
          <w:marBottom w:val="0"/>
          <w:divBdr>
            <w:top w:val="none" w:sz="0" w:space="0" w:color="auto"/>
            <w:left w:val="none" w:sz="0" w:space="0" w:color="auto"/>
            <w:bottom w:val="none" w:sz="0" w:space="0" w:color="auto"/>
            <w:right w:val="none" w:sz="0" w:space="0" w:color="auto"/>
          </w:divBdr>
        </w:div>
        <w:div w:id="387532174">
          <w:marLeft w:val="640"/>
          <w:marRight w:val="0"/>
          <w:marTop w:val="0"/>
          <w:marBottom w:val="0"/>
          <w:divBdr>
            <w:top w:val="none" w:sz="0" w:space="0" w:color="auto"/>
            <w:left w:val="none" w:sz="0" w:space="0" w:color="auto"/>
            <w:bottom w:val="none" w:sz="0" w:space="0" w:color="auto"/>
            <w:right w:val="none" w:sz="0" w:space="0" w:color="auto"/>
          </w:divBdr>
        </w:div>
        <w:div w:id="2098204527">
          <w:marLeft w:val="640"/>
          <w:marRight w:val="0"/>
          <w:marTop w:val="0"/>
          <w:marBottom w:val="0"/>
          <w:divBdr>
            <w:top w:val="none" w:sz="0" w:space="0" w:color="auto"/>
            <w:left w:val="none" w:sz="0" w:space="0" w:color="auto"/>
            <w:bottom w:val="none" w:sz="0" w:space="0" w:color="auto"/>
            <w:right w:val="none" w:sz="0" w:space="0" w:color="auto"/>
          </w:divBdr>
        </w:div>
        <w:div w:id="873267979">
          <w:marLeft w:val="640"/>
          <w:marRight w:val="0"/>
          <w:marTop w:val="0"/>
          <w:marBottom w:val="0"/>
          <w:divBdr>
            <w:top w:val="none" w:sz="0" w:space="0" w:color="auto"/>
            <w:left w:val="none" w:sz="0" w:space="0" w:color="auto"/>
            <w:bottom w:val="none" w:sz="0" w:space="0" w:color="auto"/>
            <w:right w:val="none" w:sz="0" w:space="0" w:color="auto"/>
          </w:divBdr>
        </w:div>
        <w:div w:id="945842827">
          <w:marLeft w:val="640"/>
          <w:marRight w:val="0"/>
          <w:marTop w:val="0"/>
          <w:marBottom w:val="0"/>
          <w:divBdr>
            <w:top w:val="none" w:sz="0" w:space="0" w:color="auto"/>
            <w:left w:val="none" w:sz="0" w:space="0" w:color="auto"/>
            <w:bottom w:val="none" w:sz="0" w:space="0" w:color="auto"/>
            <w:right w:val="none" w:sz="0" w:space="0" w:color="auto"/>
          </w:divBdr>
        </w:div>
        <w:div w:id="2101440902">
          <w:marLeft w:val="640"/>
          <w:marRight w:val="0"/>
          <w:marTop w:val="0"/>
          <w:marBottom w:val="0"/>
          <w:divBdr>
            <w:top w:val="none" w:sz="0" w:space="0" w:color="auto"/>
            <w:left w:val="none" w:sz="0" w:space="0" w:color="auto"/>
            <w:bottom w:val="none" w:sz="0" w:space="0" w:color="auto"/>
            <w:right w:val="none" w:sz="0" w:space="0" w:color="auto"/>
          </w:divBdr>
        </w:div>
        <w:div w:id="1196889518">
          <w:marLeft w:val="640"/>
          <w:marRight w:val="0"/>
          <w:marTop w:val="0"/>
          <w:marBottom w:val="0"/>
          <w:divBdr>
            <w:top w:val="none" w:sz="0" w:space="0" w:color="auto"/>
            <w:left w:val="none" w:sz="0" w:space="0" w:color="auto"/>
            <w:bottom w:val="none" w:sz="0" w:space="0" w:color="auto"/>
            <w:right w:val="none" w:sz="0" w:space="0" w:color="auto"/>
          </w:divBdr>
        </w:div>
        <w:div w:id="910964097">
          <w:marLeft w:val="640"/>
          <w:marRight w:val="0"/>
          <w:marTop w:val="0"/>
          <w:marBottom w:val="0"/>
          <w:divBdr>
            <w:top w:val="none" w:sz="0" w:space="0" w:color="auto"/>
            <w:left w:val="none" w:sz="0" w:space="0" w:color="auto"/>
            <w:bottom w:val="none" w:sz="0" w:space="0" w:color="auto"/>
            <w:right w:val="none" w:sz="0" w:space="0" w:color="auto"/>
          </w:divBdr>
        </w:div>
        <w:div w:id="631525659">
          <w:marLeft w:val="640"/>
          <w:marRight w:val="0"/>
          <w:marTop w:val="0"/>
          <w:marBottom w:val="0"/>
          <w:divBdr>
            <w:top w:val="none" w:sz="0" w:space="0" w:color="auto"/>
            <w:left w:val="none" w:sz="0" w:space="0" w:color="auto"/>
            <w:bottom w:val="none" w:sz="0" w:space="0" w:color="auto"/>
            <w:right w:val="none" w:sz="0" w:space="0" w:color="auto"/>
          </w:divBdr>
        </w:div>
        <w:div w:id="162210135">
          <w:marLeft w:val="640"/>
          <w:marRight w:val="0"/>
          <w:marTop w:val="0"/>
          <w:marBottom w:val="0"/>
          <w:divBdr>
            <w:top w:val="none" w:sz="0" w:space="0" w:color="auto"/>
            <w:left w:val="none" w:sz="0" w:space="0" w:color="auto"/>
            <w:bottom w:val="none" w:sz="0" w:space="0" w:color="auto"/>
            <w:right w:val="none" w:sz="0" w:space="0" w:color="auto"/>
          </w:divBdr>
        </w:div>
        <w:div w:id="640159062">
          <w:marLeft w:val="640"/>
          <w:marRight w:val="0"/>
          <w:marTop w:val="0"/>
          <w:marBottom w:val="0"/>
          <w:divBdr>
            <w:top w:val="none" w:sz="0" w:space="0" w:color="auto"/>
            <w:left w:val="none" w:sz="0" w:space="0" w:color="auto"/>
            <w:bottom w:val="none" w:sz="0" w:space="0" w:color="auto"/>
            <w:right w:val="none" w:sz="0" w:space="0" w:color="auto"/>
          </w:divBdr>
        </w:div>
        <w:div w:id="408119808">
          <w:marLeft w:val="640"/>
          <w:marRight w:val="0"/>
          <w:marTop w:val="0"/>
          <w:marBottom w:val="0"/>
          <w:divBdr>
            <w:top w:val="none" w:sz="0" w:space="0" w:color="auto"/>
            <w:left w:val="none" w:sz="0" w:space="0" w:color="auto"/>
            <w:bottom w:val="none" w:sz="0" w:space="0" w:color="auto"/>
            <w:right w:val="none" w:sz="0" w:space="0" w:color="auto"/>
          </w:divBdr>
        </w:div>
        <w:div w:id="444424477">
          <w:marLeft w:val="640"/>
          <w:marRight w:val="0"/>
          <w:marTop w:val="0"/>
          <w:marBottom w:val="0"/>
          <w:divBdr>
            <w:top w:val="none" w:sz="0" w:space="0" w:color="auto"/>
            <w:left w:val="none" w:sz="0" w:space="0" w:color="auto"/>
            <w:bottom w:val="none" w:sz="0" w:space="0" w:color="auto"/>
            <w:right w:val="none" w:sz="0" w:space="0" w:color="auto"/>
          </w:divBdr>
        </w:div>
        <w:div w:id="738946899">
          <w:marLeft w:val="640"/>
          <w:marRight w:val="0"/>
          <w:marTop w:val="0"/>
          <w:marBottom w:val="0"/>
          <w:divBdr>
            <w:top w:val="none" w:sz="0" w:space="0" w:color="auto"/>
            <w:left w:val="none" w:sz="0" w:space="0" w:color="auto"/>
            <w:bottom w:val="none" w:sz="0" w:space="0" w:color="auto"/>
            <w:right w:val="none" w:sz="0" w:space="0" w:color="auto"/>
          </w:divBdr>
        </w:div>
        <w:div w:id="1939751874">
          <w:marLeft w:val="640"/>
          <w:marRight w:val="0"/>
          <w:marTop w:val="0"/>
          <w:marBottom w:val="0"/>
          <w:divBdr>
            <w:top w:val="none" w:sz="0" w:space="0" w:color="auto"/>
            <w:left w:val="none" w:sz="0" w:space="0" w:color="auto"/>
            <w:bottom w:val="none" w:sz="0" w:space="0" w:color="auto"/>
            <w:right w:val="none" w:sz="0" w:space="0" w:color="auto"/>
          </w:divBdr>
        </w:div>
        <w:div w:id="62260599">
          <w:marLeft w:val="640"/>
          <w:marRight w:val="0"/>
          <w:marTop w:val="0"/>
          <w:marBottom w:val="0"/>
          <w:divBdr>
            <w:top w:val="none" w:sz="0" w:space="0" w:color="auto"/>
            <w:left w:val="none" w:sz="0" w:space="0" w:color="auto"/>
            <w:bottom w:val="none" w:sz="0" w:space="0" w:color="auto"/>
            <w:right w:val="none" w:sz="0" w:space="0" w:color="auto"/>
          </w:divBdr>
        </w:div>
        <w:div w:id="932788423">
          <w:marLeft w:val="640"/>
          <w:marRight w:val="0"/>
          <w:marTop w:val="0"/>
          <w:marBottom w:val="0"/>
          <w:divBdr>
            <w:top w:val="none" w:sz="0" w:space="0" w:color="auto"/>
            <w:left w:val="none" w:sz="0" w:space="0" w:color="auto"/>
            <w:bottom w:val="none" w:sz="0" w:space="0" w:color="auto"/>
            <w:right w:val="none" w:sz="0" w:space="0" w:color="auto"/>
          </w:divBdr>
        </w:div>
        <w:div w:id="979462329">
          <w:marLeft w:val="640"/>
          <w:marRight w:val="0"/>
          <w:marTop w:val="0"/>
          <w:marBottom w:val="0"/>
          <w:divBdr>
            <w:top w:val="none" w:sz="0" w:space="0" w:color="auto"/>
            <w:left w:val="none" w:sz="0" w:space="0" w:color="auto"/>
            <w:bottom w:val="none" w:sz="0" w:space="0" w:color="auto"/>
            <w:right w:val="none" w:sz="0" w:space="0" w:color="auto"/>
          </w:divBdr>
        </w:div>
        <w:div w:id="932668485">
          <w:marLeft w:val="640"/>
          <w:marRight w:val="0"/>
          <w:marTop w:val="0"/>
          <w:marBottom w:val="0"/>
          <w:divBdr>
            <w:top w:val="none" w:sz="0" w:space="0" w:color="auto"/>
            <w:left w:val="none" w:sz="0" w:space="0" w:color="auto"/>
            <w:bottom w:val="none" w:sz="0" w:space="0" w:color="auto"/>
            <w:right w:val="none" w:sz="0" w:space="0" w:color="auto"/>
          </w:divBdr>
        </w:div>
        <w:div w:id="1197355966">
          <w:marLeft w:val="640"/>
          <w:marRight w:val="0"/>
          <w:marTop w:val="0"/>
          <w:marBottom w:val="0"/>
          <w:divBdr>
            <w:top w:val="none" w:sz="0" w:space="0" w:color="auto"/>
            <w:left w:val="none" w:sz="0" w:space="0" w:color="auto"/>
            <w:bottom w:val="none" w:sz="0" w:space="0" w:color="auto"/>
            <w:right w:val="none" w:sz="0" w:space="0" w:color="auto"/>
          </w:divBdr>
        </w:div>
        <w:div w:id="322587795">
          <w:marLeft w:val="640"/>
          <w:marRight w:val="0"/>
          <w:marTop w:val="0"/>
          <w:marBottom w:val="0"/>
          <w:divBdr>
            <w:top w:val="none" w:sz="0" w:space="0" w:color="auto"/>
            <w:left w:val="none" w:sz="0" w:space="0" w:color="auto"/>
            <w:bottom w:val="none" w:sz="0" w:space="0" w:color="auto"/>
            <w:right w:val="none" w:sz="0" w:space="0" w:color="auto"/>
          </w:divBdr>
        </w:div>
        <w:div w:id="881941049">
          <w:marLeft w:val="640"/>
          <w:marRight w:val="0"/>
          <w:marTop w:val="0"/>
          <w:marBottom w:val="0"/>
          <w:divBdr>
            <w:top w:val="none" w:sz="0" w:space="0" w:color="auto"/>
            <w:left w:val="none" w:sz="0" w:space="0" w:color="auto"/>
            <w:bottom w:val="none" w:sz="0" w:space="0" w:color="auto"/>
            <w:right w:val="none" w:sz="0" w:space="0" w:color="auto"/>
          </w:divBdr>
        </w:div>
        <w:div w:id="1565600577">
          <w:marLeft w:val="640"/>
          <w:marRight w:val="0"/>
          <w:marTop w:val="0"/>
          <w:marBottom w:val="0"/>
          <w:divBdr>
            <w:top w:val="none" w:sz="0" w:space="0" w:color="auto"/>
            <w:left w:val="none" w:sz="0" w:space="0" w:color="auto"/>
            <w:bottom w:val="none" w:sz="0" w:space="0" w:color="auto"/>
            <w:right w:val="none" w:sz="0" w:space="0" w:color="auto"/>
          </w:divBdr>
        </w:div>
        <w:div w:id="2111704684">
          <w:marLeft w:val="640"/>
          <w:marRight w:val="0"/>
          <w:marTop w:val="0"/>
          <w:marBottom w:val="0"/>
          <w:divBdr>
            <w:top w:val="none" w:sz="0" w:space="0" w:color="auto"/>
            <w:left w:val="none" w:sz="0" w:space="0" w:color="auto"/>
            <w:bottom w:val="none" w:sz="0" w:space="0" w:color="auto"/>
            <w:right w:val="none" w:sz="0" w:space="0" w:color="auto"/>
          </w:divBdr>
        </w:div>
        <w:div w:id="1355031308">
          <w:marLeft w:val="640"/>
          <w:marRight w:val="0"/>
          <w:marTop w:val="0"/>
          <w:marBottom w:val="0"/>
          <w:divBdr>
            <w:top w:val="none" w:sz="0" w:space="0" w:color="auto"/>
            <w:left w:val="none" w:sz="0" w:space="0" w:color="auto"/>
            <w:bottom w:val="none" w:sz="0" w:space="0" w:color="auto"/>
            <w:right w:val="none" w:sz="0" w:space="0" w:color="auto"/>
          </w:divBdr>
        </w:div>
        <w:div w:id="109134143">
          <w:marLeft w:val="640"/>
          <w:marRight w:val="0"/>
          <w:marTop w:val="0"/>
          <w:marBottom w:val="0"/>
          <w:divBdr>
            <w:top w:val="none" w:sz="0" w:space="0" w:color="auto"/>
            <w:left w:val="none" w:sz="0" w:space="0" w:color="auto"/>
            <w:bottom w:val="none" w:sz="0" w:space="0" w:color="auto"/>
            <w:right w:val="none" w:sz="0" w:space="0" w:color="auto"/>
          </w:divBdr>
        </w:div>
        <w:div w:id="921378726">
          <w:marLeft w:val="640"/>
          <w:marRight w:val="0"/>
          <w:marTop w:val="0"/>
          <w:marBottom w:val="0"/>
          <w:divBdr>
            <w:top w:val="none" w:sz="0" w:space="0" w:color="auto"/>
            <w:left w:val="none" w:sz="0" w:space="0" w:color="auto"/>
            <w:bottom w:val="none" w:sz="0" w:space="0" w:color="auto"/>
            <w:right w:val="none" w:sz="0" w:space="0" w:color="auto"/>
          </w:divBdr>
        </w:div>
        <w:div w:id="1143230146">
          <w:marLeft w:val="640"/>
          <w:marRight w:val="0"/>
          <w:marTop w:val="0"/>
          <w:marBottom w:val="0"/>
          <w:divBdr>
            <w:top w:val="none" w:sz="0" w:space="0" w:color="auto"/>
            <w:left w:val="none" w:sz="0" w:space="0" w:color="auto"/>
            <w:bottom w:val="none" w:sz="0" w:space="0" w:color="auto"/>
            <w:right w:val="none" w:sz="0" w:space="0" w:color="auto"/>
          </w:divBdr>
        </w:div>
        <w:div w:id="37097629">
          <w:marLeft w:val="640"/>
          <w:marRight w:val="0"/>
          <w:marTop w:val="0"/>
          <w:marBottom w:val="0"/>
          <w:divBdr>
            <w:top w:val="none" w:sz="0" w:space="0" w:color="auto"/>
            <w:left w:val="none" w:sz="0" w:space="0" w:color="auto"/>
            <w:bottom w:val="none" w:sz="0" w:space="0" w:color="auto"/>
            <w:right w:val="none" w:sz="0" w:space="0" w:color="auto"/>
          </w:divBdr>
        </w:div>
        <w:div w:id="1370884861">
          <w:marLeft w:val="640"/>
          <w:marRight w:val="0"/>
          <w:marTop w:val="0"/>
          <w:marBottom w:val="0"/>
          <w:divBdr>
            <w:top w:val="none" w:sz="0" w:space="0" w:color="auto"/>
            <w:left w:val="none" w:sz="0" w:space="0" w:color="auto"/>
            <w:bottom w:val="none" w:sz="0" w:space="0" w:color="auto"/>
            <w:right w:val="none" w:sz="0" w:space="0" w:color="auto"/>
          </w:divBdr>
        </w:div>
        <w:div w:id="181017274">
          <w:marLeft w:val="640"/>
          <w:marRight w:val="0"/>
          <w:marTop w:val="0"/>
          <w:marBottom w:val="0"/>
          <w:divBdr>
            <w:top w:val="none" w:sz="0" w:space="0" w:color="auto"/>
            <w:left w:val="none" w:sz="0" w:space="0" w:color="auto"/>
            <w:bottom w:val="none" w:sz="0" w:space="0" w:color="auto"/>
            <w:right w:val="none" w:sz="0" w:space="0" w:color="auto"/>
          </w:divBdr>
        </w:div>
        <w:div w:id="1515487033">
          <w:marLeft w:val="640"/>
          <w:marRight w:val="0"/>
          <w:marTop w:val="0"/>
          <w:marBottom w:val="0"/>
          <w:divBdr>
            <w:top w:val="none" w:sz="0" w:space="0" w:color="auto"/>
            <w:left w:val="none" w:sz="0" w:space="0" w:color="auto"/>
            <w:bottom w:val="none" w:sz="0" w:space="0" w:color="auto"/>
            <w:right w:val="none" w:sz="0" w:space="0" w:color="auto"/>
          </w:divBdr>
        </w:div>
        <w:div w:id="1271862798">
          <w:marLeft w:val="640"/>
          <w:marRight w:val="0"/>
          <w:marTop w:val="0"/>
          <w:marBottom w:val="0"/>
          <w:divBdr>
            <w:top w:val="none" w:sz="0" w:space="0" w:color="auto"/>
            <w:left w:val="none" w:sz="0" w:space="0" w:color="auto"/>
            <w:bottom w:val="none" w:sz="0" w:space="0" w:color="auto"/>
            <w:right w:val="none" w:sz="0" w:space="0" w:color="auto"/>
          </w:divBdr>
        </w:div>
        <w:div w:id="693384463">
          <w:marLeft w:val="640"/>
          <w:marRight w:val="0"/>
          <w:marTop w:val="0"/>
          <w:marBottom w:val="0"/>
          <w:divBdr>
            <w:top w:val="none" w:sz="0" w:space="0" w:color="auto"/>
            <w:left w:val="none" w:sz="0" w:space="0" w:color="auto"/>
            <w:bottom w:val="none" w:sz="0" w:space="0" w:color="auto"/>
            <w:right w:val="none" w:sz="0" w:space="0" w:color="auto"/>
          </w:divBdr>
        </w:div>
        <w:div w:id="130250524">
          <w:marLeft w:val="640"/>
          <w:marRight w:val="0"/>
          <w:marTop w:val="0"/>
          <w:marBottom w:val="0"/>
          <w:divBdr>
            <w:top w:val="none" w:sz="0" w:space="0" w:color="auto"/>
            <w:left w:val="none" w:sz="0" w:space="0" w:color="auto"/>
            <w:bottom w:val="none" w:sz="0" w:space="0" w:color="auto"/>
            <w:right w:val="none" w:sz="0" w:space="0" w:color="auto"/>
          </w:divBdr>
        </w:div>
        <w:div w:id="686564869">
          <w:marLeft w:val="640"/>
          <w:marRight w:val="0"/>
          <w:marTop w:val="0"/>
          <w:marBottom w:val="0"/>
          <w:divBdr>
            <w:top w:val="none" w:sz="0" w:space="0" w:color="auto"/>
            <w:left w:val="none" w:sz="0" w:space="0" w:color="auto"/>
            <w:bottom w:val="none" w:sz="0" w:space="0" w:color="auto"/>
            <w:right w:val="none" w:sz="0" w:space="0" w:color="auto"/>
          </w:divBdr>
        </w:div>
        <w:div w:id="850678008">
          <w:marLeft w:val="640"/>
          <w:marRight w:val="0"/>
          <w:marTop w:val="0"/>
          <w:marBottom w:val="0"/>
          <w:divBdr>
            <w:top w:val="none" w:sz="0" w:space="0" w:color="auto"/>
            <w:left w:val="none" w:sz="0" w:space="0" w:color="auto"/>
            <w:bottom w:val="none" w:sz="0" w:space="0" w:color="auto"/>
            <w:right w:val="none" w:sz="0" w:space="0" w:color="auto"/>
          </w:divBdr>
        </w:div>
        <w:div w:id="1330711924">
          <w:marLeft w:val="640"/>
          <w:marRight w:val="0"/>
          <w:marTop w:val="0"/>
          <w:marBottom w:val="0"/>
          <w:divBdr>
            <w:top w:val="none" w:sz="0" w:space="0" w:color="auto"/>
            <w:left w:val="none" w:sz="0" w:space="0" w:color="auto"/>
            <w:bottom w:val="none" w:sz="0" w:space="0" w:color="auto"/>
            <w:right w:val="none" w:sz="0" w:space="0" w:color="auto"/>
          </w:divBdr>
        </w:div>
        <w:div w:id="532158719">
          <w:marLeft w:val="640"/>
          <w:marRight w:val="0"/>
          <w:marTop w:val="0"/>
          <w:marBottom w:val="0"/>
          <w:divBdr>
            <w:top w:val="none" w:sz="0" w:space="0" w:color="auto"/>
            <w:left w:val="none" w:sz="0" w:space="0" w:color="auto"/>
            <w:bottom w:val="none" w:sz="0" w:space="0" w:color="auto"/>
            <w:right w:val="none" w:sz="0" w:space="0" w:color="auto"/>
          </w:divBdr>
        </w:div>
        <w:div w:id="217084913">
          <w:marLeft w:val="640"/>
          <w:marRight w:val="0"/>
          <w:marTop w:val="0"/>
          <w:marBottom w:val="0"/>
          <w:divBdr>
            <w:top w:val="none" w:sz="0" w:space="0" w:color="auto"/>
            <w:left w:val="none" w:sz="0" w:space="0" w:color="auto"/>
            <w:bottom w:val="none" w:sz="0" w:space="0" w:color="auto"/>
            <w:right w:val="none" w:sz="0" w:space="0" w:color="auto"/>
          </w:divBdr>
        </w:div>
        <w:div w:id="445780580">
          <w:marLeft w:val="640"/>
          <w:marRight w:val="0"/>
          <w:marTop w:val="0"/>
          <w:marBottom w:val="0"/>
          <w:divBdr>
            <w:top w:val="none" w:sz="0" w:space="0" w:color="auto"/>
            <w:left w:val="none" w:sz="0" w:space="0" w:color="auto"/>
            <w:bottom w:val="none" w:sz="0" w:space="0" w:color="auto"/>
            <w:right w:val="none" w:sz="0" w:space="0" w:color="auto"/>
          </w:divBdr>
        </w:div>
        <w:div w:id="452938839">
          <w:marLeft w:val="640"/>
          <w:marRight w:val="0"/>
          <w:marTop w:val="0"/>
          <w:marBottom w:val="0"/>
          <w:divBdr>
            <w:top w:val="none" w:sz="0" w:space="0" w:color="auto"/>
            <w:left w:val="none" w:sz="0" w:space="0" w:color="auto"/>
            <w:bottom w:val="none" w:sz="0" w:space="0" w:color="auto"/>
            <w:right w:val="none" w:sz="0" w:space="0" w:color="auto"/>
          </w:divBdr>
        </w:div>
        <w:div w:id="1165126252">
          <w:marLeft w:val="640"/>
          <w:marRight w:val="0"/>
          <w:marTop w:val="0"/>
          <w:marBottom w:val="0"/>
          <w:divBdr>
            <w:top w:val="none" w:sz="0" w:space="0" w:color="auto"/>
            <w:left w:val="none" w:sz="0" w:space="0" w:color="auto"/>
            <w:bottom w:val="none" w:sz="0" w:space="0" w:color="auto"/>
            <w:right w:val="none" w:sz="0" w:space="0" w:color="auto"/>
          </w:divBdr>
        </w:div>
        <w:div w:id="1328050170">
          <w:marLeft w:val="640"/>
          <w:marRight w:val="0"/>
          <w:marTop w:val="0"/>
          <w:marBottom w:val="0"/>
          <w:divBdr>
            <w:top w:val="none" w:sz="0" w:space="0" w:color="auto"/>
            <w:left w:val="none" w:sz="0" w:space="0" w:color="auto"/>
            <w:bottom w:val="none" w:sz="0" w:space="0" w:color="auto"/>
            <w:right w:val="none" w:sz="0" w:space="0" w:color="auto"/>
          </w:divBdr>
        </w:div>
        <w:div w:id="2039044257">
          <w:marLeft w:val="640"/>
          <w:marRight w:val="0"/>
          <w:marTop w:val="0"/>
          <w:marBottom w:val="0"/>
          <w:divBdr>
            <w:top w:val="none" w:sz="0" w:space="0" w:color="auto"/>
            <w:left w:val="none" w:sz="0" w:space="0" w:color="auto"/>
            <w:bottom w:val="none" w:sz="0" w:space="0" w:color="auto"/>
            <w:right w:val="none" w:sz="0" w:space="0" w:color="auto"/>
          </w:divBdr>
        </w:div>
        <w:div w:id="901251867">
          <w:marLeft w:val="640"/>
          <w:marRight w:val="0"/>
          <w:marTop w:val="0"/>
          <w:marBottom w:val="0"/>
          <w:divBdr>
            <w:top w:val="none" w:sz="0" w:space="0" w:color="auto"/>
            <w:left w:val="none" w:sz="0" w:space="0" w:color="auto"/>
            <w:bottom w:val="none" w:sz="0" w:space="0" w:color="auto"/>
            <w:right w:val="none" w:sz="0" w:space="0" w:color="auto"/>
          </w:divBdr>
        </w:div>
        <w:div w:id="457457895">
          <w:marLeft w:val="640"/>
          <w:marRight w:val="0"/>
          <w:marTop w:val="0"/>
          <w:marBottom w:val="0"/>
          <w:divBdr>
            <w:top w:val="none" w:sz="0" w:space="0" w:color="auto"/>
            <w:left w:val="none" w:sz="0" w:space="0" w:color="auto"/>
            <w:bottom w:val="none" w:sz="0" w:space="0" w:color="auto"/>
            <w:right w:val="none" w:sz="0" w:space="0" w:color="auto"/>
          </w:divBdr>
        </w:div>
        <w:div w:id="1746994577">
          <w:marLeft w:val="640"/>
          <w:marRight w:val="0"/>
          <w:marTop w:val="0"/>
          <w:marBottom w:val="0"/>
          <w:divBdr>
            <w:top w:val="none" w:sz="0" w:space="0" w:color="auto"/>
            <w:left w:val="none" w:sz="0" w:space="0" w:color="auto"/>
            <w:bottom w:val="none" w:sz="0" w:space="0" w:color="auto"/>
            <w:right w:val="none" w:sz="0" w:space="0" w:color="auto"/>
          </w:divBdr>
        </w:div>
        <w:div w:id="534120468">
          <w:marLeft w:val="640"/>
          <w:marRight w:val="0"/>
          <w:marTop w:val="0"/>
          <w:marBottom w:val="0"/>
          <w:divBdr>
            <w:top w:val="none" w:sz="0" w:space="0" w:color="auto"/>
            <w:left w:val="none" w:sz="0" w:space="0" w:color="auto"/>
            <w:bottom w:val="none" w:sz="0" w:space="0" w:color="auto"/>
            <w:right w:val="none" w:sz="0" w:space="0" w:color="auto"/>
          </w:divBdr>
        </w:div>
        <w:div w:id="1897352998">
          <w:marLeft w:val="640"/>
          <w:marRight w:val="0"/>
          <w:marTop w:val="0"/>
          <w:marBottom w:val="0"/>
          <w:divBdr>
            <w:top w:val="none" w:sz="0" w:space="0" w:color="auto"/>
            <w:left w:val="none" w:sz="0" w:space="0" w:color="auto"/>
            <w:bottom w:val="none" w:sz="0" w:space="0" w:color="auto"/>
            <w:right w:val="none" w:sz="0" w:space="0" w:color="auto"/>
          </w:divBdr>
        </w:div>
        <w:div w:id="355528">
          <w:marLeft w:val="640"/>
          <w:marRight w:val="0"/>
          <w:marTop w:val="0"/>
          <w:marBottom w:val="0"/>
          <w:divBdr>
            <w:top w:val="none" w:sz="0" w:space="0" w:color="auto"/>
            <w:left w:val="none" w:sz="0" w:space="0" w:color="auto"/>
            <w:bottom w:val="none" w:sz="0" w:space="0" w:color="auto"/>
            <w:right w:val="none" w:sz="0" w:space="0" w:color="auto"/>
          </w:divBdr>
        </w:div>
        <w:div w:id="1379090848">
          <w:marLeft w:val="640"/>
          <w:marRight w:val="0"/>
          <w:marTop w:val="0"/>
          <w:marBottom w:val="0"/>
          <w:divBdr>
            <w:top w:val="none" w:sz="0" w:space="0" w:color="auto"/>
            <w:left w:val="none" w:sz="0" w:space="0" w:color="auto"/>
            <w:bottom w:val="none" w:sz="0" w:space="0" w:color="auto"/>
            <w:right w:val="none" w:sz="0" w:space="0" w:color="auto"/>
          </w:divBdr>
        </w:div>
        <w:div w:id="1138035944">
          <w:marLeft w:val="640"/>
          <w:marRight w:val="0"/>
          <w:marTop w:val="0"/>
          <w:marBottom w:val="0"/>
          <w:divBdr>
            <w:top w:val="none" w:sz="0" w:space="0" w:color="auto"/>
            <w:left w:val="none" w:sz="0" w:space="0" w:color="auto"/>
            <w:bottom w:val="none" w:sz="0" w:space="0" w:color="auto"/>
            <w:right w:val="none" w:sz="0" w:space="0" w:color="auto"/>
          </w:divBdr>
        </w:div>
        <w:div w:id="739913319">
          <w:marLeft w:val="640"/>
          <w:marRight w:val="0"/>
          <w:marTop w:val="0"/>
          <w:marBottom w:val="0"/>
          <w:divBdr>
            <w:top w:val="none" w:sz="0" w:space="0" w:color="auto"/>
            <w:left w:val="none" w:sz="0" w:space="0" w:color="auto"/>
            <w:bottom w:val="none" w:sz="0" w:space="0" w:color="auto"/>
            <w:right w:val="none" w:sz="0" w:space="0" w:color="auto"/>
          </w:divBdr>
        </w:div>
        <w:div w:id="694384141">
          <w:marLeft w:val="640"/>
          <w:marRight w:val="0"/>
          <w:marTop w:val="0"/>
          <w:marBottom w:val="0"/>
          <w:divBdr>
            <w:top w:val="none" w:sz="0" w:space="0" w:color="auto"/>
            <w:left w:val="none" w:sz="0" w:space="0" w:color="auto"/>
            <w:bottom w:val="none" w:sz="0" w:space="0" w:color="auto"/>
            <w:right w:val="none" w:sz="0" w:space="0" w:color="auto"/>
          </w:divBdr>
        </w:div>
        <w:div w:id="1938637214">
          <w:marLeft w:val="640"/>
          <w:marRight w:val="0"/>
          <w:marTop w:val="0"/>
          <w:marBottom w:val="0"/>
          <w:divBdr>
            <w:top w:val="none" w:sz="0" w:space="0" w:color="auto"/>
            <w:left w:val="none" w:sz="0" w:space="0" w:color="auto"/>
            <w:bottom w:val="none" w:sz="0" w:space="0" w:color="auto"/>
            <w:right w:val="none" w:sz="0" w:space="0" w:color="auto"/>
          </w:divBdr>
        </w:div>
        <w:div w:id="1847595004">
          <w:marLeft w:val="640"/>
          <w:marRight w:val="0"/>
          <w:marTop w:val="0"/>
          <w:marBottom w:val="0"/>
          <w:divBdr>
            <w:top w:val="none" w:sz="0" w:space="0" w:color="auto"/>
            <w:left w:val="none" w:sz="0" w:space="0" w:color="auto"/>
            <w:bottom w:val="none" w:sz="0" w:space="0" w:color="auto"/>
            <w:right w:val="none" w:sz="0" w:space="0" w:color="auto"/>
          </w:divBdr>
        </w:div>
        <w:div w:id="962807742">
          <w:marLeft w:val="640"/>
          <w:marRight w:val="0"/>
          <w:marTop w:val="0"/>
          <w:marBottom w:val="0"/>
          <w:divBdr>
            <w:top w:val="none" w:sz="0" w:space="0" w:color="auto"/>
            <w:left w:val="none" w:sz="0" w:space="0" w:color="auto"/>
            <w:bottom w:val="none" w:sz="0" w:space="0" w:color="auto"/>
            <w:right w:val="none" w:sz="0" w:space="0" w:color="auto"/>
          </w:divBdr>
        </w:div>
        <w:div w:id="1475639582">
          <w:marLeft w:val="640"/>
          <w:marRight w:val="0"/>
          <w:marTop w:val="0"/>
          <w:marBottom w:val="0"/>
          <w:divBdr>
            <w:top w:val="none" w:sz="0" w:space="0" w:color="auto"/>
            <w:left w:val="none" w:sz="0" w:space="0" w:color="auto"/>
            <w:bottom w:val="none" w:sz="0" w:space="0" w:color="auto"/>
            <w:right w:val="none" w:sz="0" w:space="0" w:color="auto"/>
          </w:divBdr>
        </w:div>
        <w:div w:id="626357095">
          <w:marLeft w:val="640"/>
          <w:marRight w:val="0"/>
          <w:marTop w:val="0"/>
          <w:marBottom w:val="0"/>
          <w:divBdr>
            <w:top w:val="none" w:sz="0" w:space="0" w:color="auto"/>
            <w:left w:val="none" w:sz="0" w:space="0" w:color="auto"/>
            <w:bottom w:val="none" w:sz="0" w:space="0" w:color="auto"/>
            <w:right w:val="none" w:sz="0" w:space="0" w:color="auto"/>
          </w:divBdr>
        </w:div>
        <w:div w:id="1527062772">
          <w:marLeft w:val="640"/>
          <w:marRight w:val="0"/>
          <w:marTop w:val="0"/>
          <w:marBottom w:val="0"/>
          <w:divBdr>
            <w:top w:val="none" w:sz="0" w:space="0" w:color="auto"/>
            <w:left w:val="none" w:sz="0" w:space="0" w:color="auto"/>
            <w:bottom w:val="none" w:sz="0" w:space="0" w:color="auto"/>
            <w:right w:val="none" w:sz="0" w:space="0" w:color="auto"/>
          </w:divBdr>
        </w:div>
        <w:div w:id="1077820980">
          <w:marLeft w:val="640"/>
          <w:marRight w:val="0"/>
          <w:marTop w:val="0"/>
          <w:marBottom w:val="0"/>
          <w:divBdr>
            <w:top w:val="none" w:sz="0" w:space="0" w:color="auto"/>
            <w:left w:val="none" w:sz="0" w:space="0" w:color="auto"/>
            <w:bottom w:val="none" w:sz="0" w:space="0" w:color="auto"/>
            <w:right w:val="none" w:sz="0" w:space="0" w:color="auto"/>
          </w:divBdr>
        </w:div>
        <w:div w:id="1503353789">
          <w:marLeft w:val="640"/>
          <w:marRight w:val="0"/>
          <w:marTop w:val="0"/>
          <w:marBottom w:val="0"/>
          <w:divBdr>
            <w:top w:val="none" w:sz="0" w:space="0" w:color="auto"/>
            <w:left w:val="none" w:sz="0" w:space="0" w:color="auto"/>
            <w:bottom w:val="none" w:sz="0" w:space="0" w:color="auto"/>
            <w:right w:val="none" w:sz="0" w:space="0" w:color="auto"/>
          </w:divBdr>
        </w:div>
        <w:div w:id="1662983">
          <w:marLeft w:val="640"/>
          <w:marRight w:val="0"/>
          <w:marTop w:val="0"/>
          <w:marBottom w:val="0"/>
          <w:divBdr>
            <w:top w:val="none" w:sz="0" w:space="0" w:color="auto"/>
            <w:left w:val="none" w:sz="0" w:space="0" w:color="auto"/>
            <w:bottom w:val="none" w:sz="0" w:space="0" w:color="auto"/>
            <w:right w:val="none" w:sz="0" w:space="0" w:color="auto"/>
          </w:divBdr>
        </w:div>
        <w:div w:id="471486343">
          <w:marLeft w:val="640"/>
          <w:marRight w:val="0"/>
          <w:marTop w:val="0"/>
          <w:marBottom w:val="0"/>
          <w:divBdr>
            <w:top w:val="none" w:sz="0" w:space="0" w:color="auto"/>
            <w:left w:val="none" w:sz="0" w:space="0" w:color="auto"/>
            <w:bottom w:val="none" w:sz="0" w:space="0" w:color="auto"/>
            <w:right w:val="none" w:sz="0" w:space="0" w:color="auto"/>
          </w:divBdr>
        </w:div>
        <w:div w:id="145901781">
          <w:marLeft w:val="640"/>
          <w:marRight w:val="0"/>
          <w:marTop w:val="0"/>
          <w:marBottom w:val="0"/>
          <w:divBdr>
            <w:top w:val="none" w:sz="0" w:space="0" w:color="auto"/>
            <w:left w:val="none" w:sz="0" w:space="0" w:color="auto"/>
            <w:bottom w:val="none" w:sz="0" w:space="0" w:color="auto"/>
            <w:right w:val="none" w:sz="0" w:space="0" w:color="auto"/>
          </w:divBdr>
        </w:div>
        <w:div w:id="720597573">
          <w:marLeft w:val="640"/>
          <w:marRight w:val="0"/>
          <w:marTop w:val="0"/>
          <w:marBottom w:val="0"/>
          <w:divBdr>
            <w:top w:val="none" w:sz="0" w:space="0" w:color="auto"/>
            <w:left w:val="none" w:sz="0" w:space="0" w:color="auto"/>
            <w:bottom w:val="none" w:sz="0" w:space="0" w:color="auto"/>
            <w:right w:val="none" w:sz="0" w:space="0" w:color="auto"/>
          </w:divBdr>
        </w:div>
        <w:div w:id="1975065601">
          <w:marLeft w:val="640"/>
          <w:marRight w:val="0"/>
          <w:marTop w:val="0"/>
          <w:marBottom w:val="0"/>
          <w:divBdr>
            <w:top w:val="none" w:sz="0" w:space="0" w:color="auto"/>
            <w:left w:val="none" w:sz="0" w:space="0" w:color="auto"/>
            <w:bottom w:val="none" w:sz="0" w:space="0" w:color="auto"/>
            <w:right w:val="none" w:sz="0" w:space="0" w:color="auto"/>
          </w:divBdr>
        </w:div>
        <w:div w:id="1453132731">
          <w:marLeft w:val="640"/>
          <w:marRight w:val="0"/>
          <w:marTop w:val="0"/>
          <w:marBottom w:val="0"/>
          <w:divBdr>
            <w:top w:val="none" w:sz="0" w:space="0" w:color="auto"/>
            <w:left w:val="none" w:sz="0" w:space="0" w:color="auto"/>
            <w:bottom w:val="none" w:sz="0" w:space="0" w:color="auto"/>
            <w:right w:val="none" w:sz="0" w:space="0" w:color="auto"/>
          </w:divBdr>
        </w:div>
        <w:div w:id="397555813">
          <w:marLeft w:val="640"/>
          <w:marRight w:val="0"/>
          <w:marTop w:val="0"/>
          <w:marBottom w:val="0"/>
          <w:divBdr>
            <w:top w:val="none" w:sz="0" w:space="0" w:color="auto"/>
            <w:left w:val="none" w:sz="0" w:space="0" w:color="auto"/>
            <w:bottom w:val="none" w:sz="0" w:space="0" w:color="auto"/>
            <w:right w:val="none" w:sz="0" w:space="0" w:color="auto"/>
          </w:divBdr>
        </w:div>
        <w:div w:id="10568146">
          <w:marLeft w:val="640"/>
          <w:marRight w:val="0"/>
          <w:marTop w:val="0"/>
          <w:marBottom w:val="0"/>
          <w:divBdr>
            <w:top w:val="none" w:sz="0" w:space="0" w:color="auto"/>
            <w:left w:val="none" w:sz="0" w:space="0" w:color="auto"/>
            <w:bottom w:val="none" w:sz="0" w:space="0" w:color="auto"/>
            <w:right w:val="none" w:sz="0" w:space="0" w:color="auto"/>
          </w:divBdr>
        </w:div>
        <w:div w:id="1026522992">
          <w:marLeft w:val="640"/>
          <w:marRight w:val="0"/>
          <w:marTop w:val="0"/>
          <w:marBottom w:val="0"/>
          <w:divBdr>
            <w:top w:val="none" w:sz="0" w:space="0" w:color="auto"/>
            <w:left w:val="none" w:sz="0" w:space="0" w:color="auto"/>
            <w:bottom w:val="none" w:sz="0" w:space="0" w:color="auto"/>
            <w:right w:val="none" w:sz="0" w:space="0" w:color="auto"/>
          </w:divBdr>
        </w:div>
        <w:div w:id="216937396">
          <w:marLeft w:val="640"/>
          <w:marRight w:val="0"/>
          <w:marTop w:val="0"/>
          <w:marBottom w:val="0"/>
          <w:divBdr>
            <w:top w:val="none" w:sz="0" w:space="0" w:color="auto"/>
            <w:left w:val="none" w:sz="0" w:space="0" w:color="auto"/>
            <w:bottom w:val="none" w:sz="0" w:space="0" w:color="auto"/>
            <w:right w:val="none" w:sz="0" w:space="0" w:color="auto"/>
          </w:divBdr>
        </w:div>
        <w:div w:id="439032296">
          <w:marLeft w:val="640"/>
          <w:marRight w:val="0"/>
          <w:marTop w:val="0"/>
          <w:marBottom w:val="0"/>
          <w:divBdr>
            <w:top w:val="none" w:sz="0" w:space="0" w:color="auto"/>
            <w:left w:val="none" w:sz="0" w:space="0" w:color="auto"/>
            <w:bottom w:val="none" w:sz="0" w:space="0" w:color="auto"/>
            <w:right w:val="none" w:sz="0" w:space="0" w:color="auto"/>
          </w:divBdr>
        </w:div>
        <w:div w:id="1750270894">
          <w:marLeft w:val="640"/>
          <w:marRight w:val="0"/>
          <w:marTop w:val="0"/>
          <w:marBottom w:val="0"/>
          <w:divBdr>
            <w:top w:val="none" w:sz="0" w:space="0" w:color="auto"/>
            <w:left w:val="none" w:sz="0" w:space="0" w:color="auto"/>
            <w:bottom w:val="none" w:sz="0" w:space="0" w:color="auto"/>
            <w:right w:val="none" w:sz="0" w:space="0" w:color="auto"/>
          </w:divBdr>
        </w:div>
        <w:div w:id="850804424">
          <w:marLeft w:val="640"/>
          <w:marRight w:val="0"/>
          <w:marTop w:val="0"/>
          <w:marBottom w:val="0"/>
          <w:divBdr>
            <w:top w:val="none" w:sz="0" w:space="0" w:color="auto"/>
            <w:left w:val="none" w:sz="0" w:space="0" w:color="auto"/>
            <w:bottom w:val="none" w:sz="0" w:space="0" w:color="auto"/>
            <w:right w:val="none" w:sz="0" w:space="0" w:color="auto"/>
          </w:divBdr>
        </w:div>
        <w:div w:id="539054928">
          <w:marLeft w:val="640"/>
          <w:marRight w:val="0"/>
          <w:marTop w:val="0"/>
          <w:marBottom w:val="0"/>
          <w:divBdr>
            <w:top w:val="none" w:sz="0" w:space="0" w:color="auto"/>
            <w:left w:val="none" w:sz="0" w:space="0" w:color="auto"/>
            <w:bottom w:val="none" w:sz="0" w:space="0" w:color="auto"/>
            <w:right w:val="none" w:sz="0" w:space="0" w:color="auto"/>
          </w:divBdr>
        </w:div>
        <w:div w:id="1206599809">
          <w:marLeft w:val="640"/>
          <w:marRight w:val="0"/>
          <w:marTop w:val="0"/>
          <w:marBottom w:val="0"/>
          <w:divBdr>
            <w:top w:val="none" w:sz="0" w:space="0" w:color="auto"/>
            <w:left w:val="none" w:sz="0" w:space="0" w:color="auto"/>
            <w:bottom w:val="none" w:sz="0" w:space="0" w:color="auto"/>
            <w:right w:val="none" w:sz="0" w:space="0" w:color="auto"/>
          </w:divBdr>
        </w:div>
        <w:div w:id="975063124">
          <w:marLeft w:val="640"/>
          <w:marRight w:val="0"/>
          <w:marTop w:val="0"/>
          <w:marBottom w:val="0"/>
          <w:divBdr>
            <w:top w:val="none" w:sz="0" w:space="0" w:color="auto"/>
            <w:left w:val="none" w:sz="0" w:space="0" w:color="auto"/>
            <w:bottom w:val="none" w:sz="0" w:space="0" w:color="auto"/>
            <w:right w:val="none" w:sz="0" w:space="0" w:color="auto"/>
          </w:divBdr>
        </w:div>
        <w:div w:id="1767338451">
          <w:marLeft w:val="640"/>
          <w:marRight w:val="0"/>
          <w:marTop w:val="0"/>
          <w:marBottom w:val="0"/>
          <w:divBdr>
            <w:top w:val="none" w:sz="0" w:space="0" w:color="auto"/>
            <w:left w:val="none" w:sz="0" w:space="0" w:color="auto"/>
            <w:bottom w:val="none" w:sz="0" w:space="0" w:color="auto"/>
            <w:right w:val="none" w:sz="0" w:space="0" w:color="auto"/>
          </w:divBdr>
        </w:div>
        <w:div w:id="1418862565">
          <w:marLeft w:val="640"/>
          <w:marRight w:val="0"/>
          <w:marTop w:val="0"/>
          <w:marBottom w:val="0"/>
          <w:divBdr>
            <w:top w:val="none" w:sz="0" w:space="0" w:color="auto"/>
            <w:left w:val="none" w:sz="0" w:space="0" w:color="auto"/>
            <w:bottom w:val="none" w:sz="0" w:space="0" w:color="auto"/>
            <w:right w:val="none" w:sz="0" w:space="0" w:color="auto"/>
          </w:divBdr>
        </w:div>
        <w:div w:id="646862098">
          <w:marLeft w:val="640"/>
          <w:marRight w:val="0"/>
          <w:marTop w:val="0"/>
          <w:marBottom w:val="0"/>
          <w:divBdr>
            <w:top w:val="none" w:sz="0" w:space="0" w:color="auto"/>
            <w:left w:val="none" w:sz="0" w:space="0" w:color="auto"/>
            <w:bottom w:val="none" w:sz="0" w:space="0" w:color="auto"/>
            <w:right w:val="none" w:sz="0" w:space="0" w:color="auto"/>
          </w:divBdr>
        </w:div>
        <w:div w:id="918247288">
          <w:marLeft w:val="640"/>
          <w:marRight w:val="0"/>
          <w:marTop w:val="0"/>
          <w:marBottom w:val="0"/>
          <w:divBdr>
            <w:top w:val="none" w:sz="0" w:space="0" w:color="auto"/>
            <w:left w:val="none" w:sz="0" w:space="0" w:color="auto"/>
            <w:bottom w:val="none" w:sz="0" w:space="0" w:color="auto"/>
            <w:right w:val="none" w:sz="0" w:space="0" w:color="auto"/>
          </w:divBdr>
        </w:div>
        <w:div w:id="776291320">
          <w:marLeft w:val="640"/>
          <w:marRight w:val="0"/>
          <w:marTop w:val="0"/>
          <w:marBottom w:val="0"/>
          <w:divBdr>
            <w:top w:val="none" w:sz="0" w:space="0" w:color="auto"/>
            <w:left w:val="none" w:sz="0" w:space="0" w:color="auto"/>
            <w:bottom w:val="none" w:sz="0" w:space="0" w:color="auto"/>
            <w:right w:val="none" w:sz="0" w:space="0" w:color="auto"/>
          </w:divBdr>
        </w:div>
        <w:div w:id="307906163">
          <w:marLeft w:val="640"/>
          <w:marRight w:val="0"/>
          <w:marTop w:val="0"/>
          <w:marBottom w:val="0"/>
          <w:divBdr>
            <w:top w:val="none" w:sz="0" w:space="0" w:color="auto"/>
            <w:left w:val="none" w:sz="0" w:space="0" w:color="auto"/>
            <w:bottom w:val="none" w:sz="0" w:space="0" w:color="auto"/>
            <w:right w:val="none" w:sz="0" w:space="0" w:color="auto"/>
          </w:divBdr>
        </w:div>
        <w:div w:id="1094713857">
          <w:marLeft w:val="640"/>
          <w:marRight w:val="0"/>
          <w:marTop w:val="0"/>
          <w:marBottom w:val="0"/>
          <w:divBdr>
            <w:top w:val="none" w:sz="0" w:space="0" w:color="auto"/>
            <w:left w:val="none" w:sz="0" w:space="0" w:color="auto"/>
            <w:bottom w:val="none" w:sz="0" w:space="0" w:color="auto"/>
            <w:right w:val="none" w:sz="0" w:space="0" w:color="auto"/>
          </w:divBdr>
        </w:div>
        <w:div w:id="2050176991">
          <w:marLeft w:val="640"/>
          <w:marRight w:val="0"/>
          <w:marTop w:val="0"/>
          <w:marBottom w:val="0"/>
          <w:divBdr>
            <w:top w:val="none" w:sz="0" w:space="0" w:color="auto"/>
            <w:left w:val="none" w:sz="0" w:space="0" w:color="auto"/>
            <w:bottom w:val="none" w:sz="0" w:space="0" w:color="auto"/>
            <w:right w:val="none" w:sz="0" w:space="0" w:color="auto"/>
          </w:divBdr>
        </w:div>
        <w:div w:id="49766369">
          <w:marLeft w:val="640"/>
          <w:marRight w:val="0"/>
          <w:marTop w:val="0"/>
          <w:marBottom w:val="0"/>
          <w:divBdr>
            <w:top w:val="none" w:sz="0" w:space="0" w:color="auto"/>
            <w:left w:val="none" w:sz="0" w:space="0" w:color="auto"/>
            <w:bottom w:val="none" w:sz="0" w:space="0" w:color="auto"/>
            <w:right w:val="none" w:sz="0" w:space="0" w:color="auto"/>
          </w:divBdr>
        </w:div>
        <w:div w:id="1750612513">
          <w:marLeft w:val="640"/>
          <w:marRight w:val="0"/>
          <w:marTop w:val="0"/>
          <w:marBottom w:val="0"/>
          <w:divBdr>
            <w:top w:val="none" w:sz="0" w:space="0" w:color="auto"/>
            <w:left w:val="none" w:sz="0" w:space="0" w:color="auto"/>
            <w:bottom w:val="none" w:sz="0" w:space="0" w:color="auto"/>
            <w:right w:val="none" w:sz="0" w:space="0" w:color="auto"/>
          </w:divBdr>
        </w:div>
        <w:div w:id="498468666">
          <w:marLeft w:val="640"/>
          <w:marRight w:val="0"/>
          <w:marTop w:val="0"/>
          <w:marBottom w:val="0"/>
          <w:divBdr>
            <w:top w:val="none" w:sz="0" w:space="0" w:color="auto"/>
            <w:left w:val="none" w:sz="0" w:space="0" w:color="auto"/>
            <w:bottom w:val="none" w:sz="0" w:space="0" w:color="auto"/>
            <w:right w:val="none" w:sz="0" w:space="0" w:color="auto"/>
          </w:divBdr>
        </w:div>
        <w:div w:id="1152022859">
          <w:marLeft w:val="640"/>
          <w:marRight w:val="0"/>
          <w:marTop w:val="0"/>
          <w:marBottom w:val="0"/>
          <w:divBdr>
            <w:top w:val="none" w:sz="0" w:space="0" w:color="auto"/>
            <w:left w:val="none" w:sz="0" w:space="0" w:color="auto"/>
            <w:bottom w:val="none" w:sz="0" w:space="0" w:color="auto"/>
            <w:right w:val="none" w:sz="0" w:space="0" w:color="auto"/>
          </w:divBdr>
        </w:div>
        <w:div w:id="1865899326">
          <w:marLeft w:val="640"/>
          <w:marRight w:val="0"/>
          <w:marTop w:val="0"/>
          <w:marBottom w:val="0"/>
          <w:divBdr>
            <w:top w:val="none" w:sz="0" w:space="0" w:color="auto"/>
            <w:left w:val="none" w:sz="0" w:space="0" w:color="auto"/>
            <w:bottom w:val="none" w:sz="0" w:space="0" w:color="auto"/>
            <w:right w:val="none" w:sz="0" w:space="0" w:color="auto"/>
          </w:divBdr>
        </w:div>
        <w:div w:id="1075125486">
          <w:marLeft w:val="640"/>
          <w:marRight w:val="0"/>
          <w:marTop w:val="0"/>
          <w:marBottom w:val="0"/>
          <w:divBdr>
            <w:top w:val="none" w:sz="0" w:space="0" w:color="auto"/>
            <w:left w:val="none" w:sz="0" w:space="0" w:color="auto"/>
            <w:bottom w:val="none" w:sz="0" w:space="0" w:color="auto"/>
            <w:right w:val="none" w:sz="0" w:space="0" w:color="auto"/>
          </w:divBdr>
        </w:div>
        <w:div w:id="1859852949">
          <w:marLeft w:val="640"/>
          <w:marRight w:val="0"/>
          <w:marTop w:val="0"/>
          <w:marBottom w:val="0"/>
          <w:divBdr>
            <w:top w:val="none" w:sz="0" w:space="0" w:color="auto"/>
            <w:left w:val="none" w:sz="0" w:space="0" w:color="auto"/>
            <w:bottom w:val="none" w:sz="0" w:space="0" w:color="auto"/>
            <w:right w:val="none" w:sz="0" w:space="0" w:color="auto"/>
          </w:divBdr>
        </w:div>
        <w:div w:id="1644121734">
          <w:marLeft w:val="640"/>
          <w:marRight w:val="0"/>
          <w:marTop w:val="0"/>
          <w:marBottom w:val="0"/>
          <w:divBdr>
            <w:top w:val="none" w:sz="0" w:space="0" w:color="auto"/>
            <w:left w:val="none" w:sz="0" w:space="0" w:color="auto"/>
            <w:bottom w:val="none" w:sz="0" w:space="0" w:color="auto"/>
            <w:right w:val="none" w:sz="0" w:space="0" w:color="auto"/>
          </w:divBdr>
        </w:div>
        <w:div w:id="101153868">
          <w:marLeft w:val="640"/>
          <w:marRight w:val="0"/>
          <w:marTop w:val="0"/>
          <w:marBottom w:val="0"/>
          <w:divBdr>
            <w:top w:val="none" w:sz="0" w:space="0" w:color="auto"/>
            <w:left w:val="none" w:sz="0" w:space="0" w:color="auto"/>
            <w:bottom w:val="none" w:sz="0" w:space="0" w:color="auto"/>
            <w:right w:val="none" w:sz="0" w:space="0" w:color="auto"/>
          </w:divBdr>
        </w:div>
        <w:div w:id="465783662">
          <w:marLeft w:val="640"/>
          <w:marRight w:val="0"/>
          <w:marTop w:val="0"/>
          <w:marBottom w:val="0"/>
          <w:divBdr>
            <w:top w:val="none" w:sz="0" w:space="0" w:color="auto"/>
            <w:left w:val="none" w:sz="0" w:space="0" w:color="auto"/>
            <w:bottom w:val="none" w:sz="0" w:space="0" w:color="auto"/>
            <w:right w:val="none" w:sz="0" w:space="0" w:color="auto"/>
          </w:divBdr>
        </w:div>
        <w:div w:id="1366909223">
          <w:marLeft w:val="640"/>
          <w:marRight w:val="0"/>
          <w:marTop w:val="0"/>
          <w:marBottom w:val="0"/>
          <w:divBdr>
            <w:top w:val="none" w:sz="0" w:space="0" w:color="auto"/>
            <w:left w:val="none" w:sz="0" w:space="0" w:color="auto"/>
            <w:bottom w:val="none" w:sz="0" w:space="0" w:color="auto"/>
            <w:right w:val="none" w:sz="0" w:space="0" w:color="auto"/>
          </w:divBdr>
        </w:div>
        <w:div w:id="1042825361">
          <w:marLeft w:val="640"/>
          <w:marRight w:val="0"/>
          <w:marTop w:val="0"/>
          <w:marBottom w:val="0"/>
          <w:divBdr>
            <w:top w:val="none" w:sz="0" w:space="0" w:color="auto"/>
            <w:left w:val="none" w:sz="0" w:space="0" w:color="auto"/>
            <w:bottom w:val="none" w:sz="0" w:space="0" w:color="auto"/>
            <w:right w:val="none" w:sz="0" w:space="0" w:color="auto"/>
          </w:divBdr>
        </w:div>
        <w:div w:id="462695610">
          <w:marLeft w:val="640"/>
          <w:marRight w:val="0"/>
          <w:marTop w:val="0"/>
          <w:marBottom w:val="0"/>
          <w:divBdr>
            <w:top w:val="none" w:sz="0" w:space="0" w:color="auto"/>
            <w:left w:val="none" w:sz="0" w:space="0" w:color="auto"/>
            <w:bottom w:val="none" w:sz="0" w:space="0" w:color="auto"/>
            <w:right w:val="none" w:sz="0" w:space="0" w:color="auto"/>
          </w:divBdr>
        </w:div>
        <w:div w:id="7485160">
          <w:marLeft w:val="640"/>
          <w:marRight w:val="0"/>
          <w:marTop w:val="0"/>
          <w:marBottom w:val="0"/>
          <w:divBdr>
            <w:top w:val="none" w:sz="0" w:space="0" w:color="auto"/>
            <w:left w:val="none" w:sz="0" w:space="0" w:color="auto"/>
            <w:bottom w:val="none" w:sz="0" w:space="0" w:color="auto"/>
            <w:right w:val="none" w:sz="0" w:space="0" w:color="auto"/>
          </w:divBdr>
        </w:div>
        <w:div w:id="161050612">
          <w:marLeft w:val="640"/>
          <w:marRight w:val="0"/>
          <w:marTop w:val="0"/>
          <w:marBottom w:val="0"/>
          <w:divBdr>
            <w:top w:val="none" w:sz="0" w:space="0" w:color="auto"/>
            <w:left w:val="none" w:sz="0" w:space="0" w:color="auto"/>
            <w:bottom w:val="none" w:sz="0" w:space="0" w:color="auto"/>
            <w:right w:val="none" w:sz="0" w:space="0" w:color="auto"/>
          </w:divBdr>
        </w:div>
        <w:div w:id="50928766">
          <w:marLeft w:val="640"/>
          <w:marRight w:val="0"/>
          <w:marTop w:val="0"/>
          <w:marBottom w:val="0"/>
          <w:divBdr>
            <w:top w:val="none" w:sz="0" w:space="0" w:color="auto"/>
            <w:left w:val="none" w:sz="0" w:space="0" w:color="auto"/>
            <w:bottom w:val="none" w:sz="0" w:space="0" w:color="auto"/>
            <w:right w:val="none" w:sz="0" w:space="0" w:color="auto"/>
          </w:divBdr>
        </w:div>
        <w:div w:id="224028841">
          <w:marLeft w:val="640"/>
          <w:marRight w:val="0"/>
          <w:marTop w:val="0"/>
          <w:marBottom w:val="0"/>
          <w:divBdr>
            <w:top w:val="none" w:sz="0" w:space="0" w:color="auto"/>
            <w:left w:val="none" w:sz="0" w:space="0" w:color="auto"/>
            <w:bottom w:val="none" w:sz="0" w:space="0" w:color="auto"/>
            <w:right w:val="none" w:sz="0" w:space="0" w:color="auto"/>
          </w:divBdr>
        </w:div>
        <w:div w:id="1188134841">
          <w:marLeft w:val="640"/>
          <w:marRight w:val="0"/>
          <w:marTop w:val="0"/>
          <w:marBottom w:val="0"/>
          <w:divBdr>
            <w:top w:val="none" w:sz="0" w:space="0" w:color="auto"/>
            <w:left w:val="none" w:sz="0" w:space="0" w:color="auto"/>
            <w:bottom w:val="none" w:sz="0" w:space="0" w:color="auto"/>
            <w:right w:val="none" w:sz="0" w:space="0" w:color="auto"/>
          </w:divBdr>
        </w:div>
        <w:div w:id="2041469576">
          <w:marLeft w:val="640"/>
          <w:marRight w:val="0"/>
          <w:marTop w:val="0"/>
          <w:marBottom w:val="0"/>
          <w:divBdr>
            <w:top w:val="none" w:sz="0" w:space="0" w:color="auto"/>
            <w:left w:val="none" w:sz="0" w:space="0" w:color="auto"/>
            <w:bottom w:val="none" w:sz="0" w:space="0" w:color="auto"/>
            <w:right w:val="none" w:sz="0" w:space="0" w:color="auto"/>
          </w:divBdr>
        </w:div>
        <w:div w:id="1107232439">
          <w:marLeft w:val="640"/>
          <w:marRight w:val="0"/>
          <w:marTop w:val="0"/>
          <w:marBottom w:val="0"/>
          <w:divBdr>
            <w:top w:val="none" w:sz="0" w:space="0" w:color="auto"/>
            <w:left w:val="none" w:sz="0" w:space="0" w:color="auto"/>
            <w:bottom w:val="none" w:sz="0" w:space="0" w:color="auto"/>
            <w:right w:val="none" w:sz="0" w:space="0" w:color="auto"/>
          </w:divBdr>
        </w:div>
        <w:div w:id="642778566">
          <w:marLeft w:val="640"/>
          <w:marRight w:val="0"/>
          <w:marTop w:val="0"/>
          <w:marBottom w:val="0"/>
          <w:divBdr>
            <w:top w:val="none" w:sz="0" w:space="0" w:color="auto"/>
            <w:left w:val="none" w:sz="0" w:space="0" w:color="auto"/>
            <w:bottom w:val="none" w:sz="0" w:space="0" w:color="auto"/>
            <w:right w:val="none" w:sz="0" w:space="0" w:color="auto"/>
          </w:divBdr>
        </w:div>
        <w:div w:id="348409638">
          <w:marLeft w:val="640"/>
          <w:marRight w:val="0"/>
          <w:marTop w:val="0"/>
          <w:marBottom w:val="0"/>
          <w:divBdr>
            <w:top w:val="none" w:sz="0" w:space="0" w:color="auto"/>
            <w:left w:val="none" w:sz="0" w:space="0" w:color="auto"/>
            <w:bottom w:val="none" w:sz="0" w:space="0" w:color="auto"/>
            <w:right w:val="none" w:sz="0" w:space="0" w:color="auto"/>
          </w:divBdr>
        </w:div>
        <w:div w:id="220795946">
          <w:marLeft w:val="640"/>
          <w:marRight w:val="0"/>
          <w:marTop w:val="0"/>
          <w:marBottom w:val="0"/>
          <w:divBdr>
            <w:top w:val="none" w:sz="0" w:space="0" w:color="auto"/>
            <w:left w:val="none" w:sz="0" w:space="0" w:color="auto"/>
            <w:bottom w:val="none" w:sz="0" w:space="0" w:color="auto"/>
            <w:right w:val="none" w:sz="0" w:space="0" w:color="auto"/>
          </w:divBdr>
        </w:div>
        <w:div w:id="322584137">
          <w:marLeft w:val="640"/>
          <w:marRight w:val="0"/>
          <w:marTop w:val="0"/>
          <w:marBottom w:val="0"/>
          <w:divBdr>
            <w:top w:val="none" w:sz="0" w:space="0" w:color="auto"/>
            <w:left w:val="none" w:sz="0" w:space="0" w:color="auto"/>
            <w:bottom w:val="none" w:sz="0" w:space="0" w:color="auto"/>
            <w:right w:val="none" w:sz="0" w:space="0" w:color="auto"/>
          </w:divBdr>
        </w:div>
        <w:div w:id="2131318695">
          <w:marLeft w:val="640"/>
          <w:marRight w:val="0"/>
          <w:marTop w:val="0"/>
          <w:marBottom w:val="0"/>
          <w:divBdr>
            <w:top w:val="none" w:sz="0" w:space="0" w:color="auto"/>
            <w:left w:val="none" w:sz="0" w:space="0" w:color="auto"/>
            <w:bottom w:val="none" w:sz="0" w:space="0" w:color="auto"/>
            <w:right w:val="none" w:sz="0" w:space="0" w:color="auto"/>
          </w:divBdr>
        </w:div>
      </w:divsChild>
    </w:div>
    <w:div w:id="917979550">
      <w:bodyDiv w:val="1"/>
      <w:marLeft w:val="0"/>
      <w:marRight w:val="0"/>
      <w:marTop w:val="0"/>
      <w:marBottom w:val="0"/>
      <w:divBdr>
        <w:top w:val="none" w:sz="0" w:space="0" w:color="auto"/>
        <w:left w:val="none" w:sz="0" w:space="0" w:color="auto"/>
        <w:bottom w:val="none" w:sz="0" w:space="0" w:color="auto"/>
        <w:right w:val="none" w:sz="0" w:space="0" w:color="auto"/>
      </w:divBdr>
      <w:divsChild>
        <w:div w:id="570313826">
          <w:marLeft w:val="640"/>
          <w:marRight w:val="0"/>
          <w:marTop w:val="0"/>
          <w:marBottom w:val="0"/>
          <w:divBdr>
            <w:top w:val="none" w:sz="0" w:space="0" w:color="auto"/>
            <w:left w:val="none" w:sz="0" w:space="0" w:color="auto"/>
            <w:bottom w:val="none" w:sz="0" w:space="0" w:color="auto"/>
            <w:right w:val="none" w:sz="0" w:space="0" w:color="auto"/>
          </w:divBdr>
        </w:div>
        <w:div w:id="2064404786">
          <w:marLeft w:val="640"/>
          <w:marRight w:val="0"/>
          <w:marTop w:val="0"/>
          <w:marBottom w:val="0"/>
          <w:divBdr>
            <w:top w:val="none" w:sz="0" w:space="0" w:color="auto"/>
            <w:left w:val="none" w:sz="0" w:space="0" w:color="auto"/>
            <w:bottom w:val="none" w:sz="0" w:space="0" w:color="auto"/>
            <w:right w:val="none" w:sz="0" w:space="0" w:color="auto"/>
          </w:divBdr>
        </w:div>
        <w:div w:id="2040281761">
          <w:marLeft w:val="640"/>
          <w:marRight w:val="0"/>
          <w:marTop w:val="0"/>
          <w:marBottom w:val="0"/>
          <w:divBdr>
            <w:top w:val="none" w:sz="0" w:space="0" w:color="auto"/>
            <w:left w:val="none" w:sz="0" w:space="0" w:color="auto"/>
            <w:bottom w:val="none" w:sz="0" w:space="0" w:color="auto"/>
            <w:right w:val="none" w:sz="0" w:space="0" w:color="auto"/>
          </w:divBdr>
        </w:div>
        <w:div w:id="1187989049">
          <w:marLeft w:val="640"/>
          <w:marRight w:val="0"/>
          <w:marTop w:val="0"/>
          <w:marBottom w:val="0"/>
          <w:divBdr>
            <w:top w:val="none" w:sz="0" w:space="0" w:color="auto"/>
            <w:left w:val="none" w:sz="0" w:space="0" w:color="auto"/>
            <w:bottom w:val="none" w:sz="0" w:space="0" w:color="auto"/>
            <w:right w:val="none" w:sz="0" w:space="0" w:color="auto"/>
          </w:divBdr>
        </w:div>
        <w:div w:id="643243373">
          <w:marLeft w:val="640"/>
          <w:marRight w:val="0"/>
          <w:marTop w:val="0"/>
          <w:marBottom w:val="0"/>
          <w:divBdr>
            <w:top w:val="none" w:sz="0" w:space="0" w:color="auto"/>
            <w:left w:val="none" w:sz="0" w:space="0" w:color="auto"/>
            <w:bottom w:val="none" w:sz="0" w:space="0" w:color="auto"/>
            <w:right w:val="none" w:sz="0" w:space="0" w:color="auto"/>
          </w:divBdr>
        </w:div>
        <w:div w:id="1641156388">
          <w:marLeft w:val="640"/>
          <w:marRight w:val="0"/>
          <w:marTop w:val="0"/>
          <w:marBottom w:val="0"/>
          <w:divBdr>
            <w:top w:val="none" w:sz="0" w:space="0" w:color="auto"/>
            <w:left w:val="none" w:sz="0" w:space="0" w:color="auto"/>
            <w:bottom w:val="none" w:sz="0" w:space="0" w:color="auto"/>
            <w:right w:val="none" w:sz="0" w:space="0" w:color="auto"/>
          </w:divBdr>
        </w:div>
        <w:div w:id="1518889133">
          <w:marLeft w:val="640"/>
          <w:marRight w:val="0"/>
          <w:marTop w:val="0"/>
          <w:marBottom w:val="0"/>
          <w:divBdr>
            <w:top w:val="none" w:sz="0" w:space="0" w:color="auto"/>
            <w:left w:val="none" w:sz="0" w:space="0" w:color="auto"/>
            <w:bottom w:val="none" w:sz="0" w:space="0" w:color="auto"/>
            <w:right w:val="none" w:sz="0" w:space="0" w:color="auto"/>
          </w:divBdr>
        </w:div>
        <w:div w:id="1556697881">
          <w:marLeft w:val="640"/>
          <w:marRight w:val="0"/>
          <w:marTop w:val="0"/>
          <w:marBottom w:val="0"/>
          <w:divBdr>
            <w:top w:val="none" w:sz="0" w:space="0" w:color="auto"/>
            <w:left w:val="none" w:sz="0" w:space="0" w:color="auto"/>
            <w:bottom w:val="none" w:sz="0" w:space="0" w:color="auto"/>
            <w:right w:val="none" w:sz="0" w:space="0" w:color="auto"/>
          </w:divBdr>
        </w:div>
        <w:div w:id="37358469">
          <w:marLeft w:val="640"/>
          <w:marRight w:val="0"/>
          <w:marTop w:val="0"/>
          <w:marBottom w:val="0"/>
          <w:divBdr>
            <w:top w:val="none" w:sz="0" w:space="0" w:color="auto"/>
            <w:left w:val="none" w:sz="0" w:space="0" w:color="auto"/>
            <w:bottom w:val="none" w:sz="0" w:space="0" w:color="auto"/>
            <w:right w:val="none" w:sz="0" w:space="0" w:color="auto"/>
          </w:divBdr>
        </w:div>
        <w:div w:id="1863933688">
          <w:marLeft w:val="640"/>
          <w:marRight w:val="0"/>
          <w:marTop w:val="0"/>
          <w:marBottom w:val="0"/>
          <w:divBdr>
            <w:top w:val="none" w:sz="0" w:space="0" w:color="auto"/>
            <w:left w:val="none" w:sz="0" w:space="0" w:color="auto"/>
            <w:bottom w:val="none" w:sz="0" w:space="0" w:color="auto"/>
            <w:right w:val="none" w:sz="0" w:space="0" w:color="auto"/>
          </w:divBdr>
        </w:div>
        <w:div w:id="1748768263">
          <w:marLeft w:val="640"/>
          <w:marRight w:val="0"/>
          <w:marTop w:val="0"/>
          <w:marBottom w:val="0"/>
          <w:divBdr>
            <w:top w:val="none" w:sz="0" w:space="0" w:color="auto"/>
            <w:left w:val="none" w:sz="0" w:space="0" w:color="auto"/>
            <w:bottom w:val="none" w:sz="0" w:space="0" w:color="auto"/>
            <w:right w:val="none" w:sz="0" w:space="0" w:color="auto"/>
          </w:divBdr>
        </w:div>
        <w:div w:id="203911930">
          <w:marLeft w:val="640"/>
          <w:marRight w:val="0"/>
          <w:marTop w:val="0"/>
          <w:marBottom w:val="0"/>
          <w:divBdr>
            <w:top w:val="none" w:sz="0" w:space="0" w:color="auto"/>
            <w:left w:val="none" w:sz="0" w:space="0" w:color="auto"/>
            <w:bottom w:val="none" w:sz="0" w:space="0" w:color="auto"/>
            <w:right w:val="none" w:sz="0" w:space="0" w:color="auto"/>
          </w:divBdr>
        </w:div>
        <w:div w:id="195585148">
          <w:marLeft w:val="640"/>
          <w:marRight w:val="0"/>
          <w:marTop w:val="0"/>
          <w:marBottom w:val="0"/>
          <w:divBdr>
            <w:top w:val="none" w:sz="0" w:space="0" w:color="auto"/>
            <w:left w:val="none" w:sz="0" w:space="0" w:color="auto"/>
            <w:bottom w:val="none" w:sz="0" w:space="0" w:color="auto"/>
            <w:right w:val="none" w:sz="0" w:space="0" w:color="auto"/>
          </w:divBdr>
        </w:div>
        <w:div w:id="257449044">
          <w:marLeft w:val="640"/>
          <w:marRight w:val="0"/>
          <w:marTop w:val="0"/>
          <w:marBottom w:val="0"/>
          <w:divBdr>
            <w:top w:val="none" w:sz="0" w:space="0" w:color="auto"/>
            <w:left w:val="none" w:sz="0" w:space="0" w:color="auto"/>
            <w:bottom w:val="none" w:sz="0" w:space="0" w:color="auto"/>
            <w:right w:val="none" w:sz="0" w:space="0" w:color="auto"/>
          </w:divBdr>
        </w:div>
        <w:div w:id="485588295">
          <w:marLeft w:val="640"/>
          <w:marRight w:val="0"/>
          <w:marTop w:val="0"/>
          <w:marBottom w:val="0"/>
          <w:divBdr>
            <w:top w:val="none" w:sz="0" w:space="0" w:color="auto"/>
            <w:left w:val="none" w:sz="0" w:space="0" w:color="auto"/>
            <w:bottom w:val="none" w:sz="0" w:space="0" w:color="auto"/>
            <w:right w:val="none" w:sz="0" w:space="0" w:color="auto"/>
          </w:divBdr>
        </w:div>
        <w:div w:id="853108443">
          <w:marLeft w:val="640"/>
          <w:marRight w:val="0"/>
          <w:marTop w:val="0"/>
          <w:marBottom w:val="0"/>
          <w:divBdr>
            <w:top w:val="none" w:sz="0" w:space="0" w:color="auto"/>
            <w:left w:val="none" w:sz="0" w:space="0" w:color="auto"/>
            <w:bottom w:val="none" w:sz="0" w:space="0" w:color="auto"/>
            <w:right w:val="none" w:sz="0" w:space="0" w:color="auto"/>
          </w:divBdr>
        </w:div>
        <w:div w:id="267081360">
          <w:marLeft w:val="640"/>
          <w:marRight w:val="0"/>
          <w:marTop w:val="0"/>
          <w:marBottom w:val="0"/>
          <w:divBdr>
            <w:top w:val="none" w:sz="0" w:space="0" w:color="auto"/>
            <w:left w:val="none" w:sz="0" w:space="0" w:color="auto"/>
            <w:bottom w:val="none" w:sz="0" w:space="0" w:color="auto"/>
            <w:right w:val="none" w:sz="0" w:space="0" w:color="auto"/>
          </w:divBdr>
        </w:div>
        <w:div w:id="113453637">
          <w:marLeft w:val="640"/>
          <w:marRight w:val="0"/>
          <w:marTop w:val="0"/>
          <w:marBottom w:val="0"/>
          <w:divBdr>
            <w:top w:val="none" w:sz="0" w:space="0" w:color="auto"/>
            <w:left w:val="none" w:sz="0" w:space="0" w:color="auto"/>
            <w:bottom w:val="none" w:sz="0" w:space="0" w:color="auto"/>
            <w:right w:val="none" w:sz="0" w:space="0" w:color="auto"/>
          </w:divBdr>
        </w:div>
        <w:div w:id="1035034665">
          <w:marLeft w:val="640"/>
          <w:marRight w:val="0"/>
          <w:marTop w:val="0"/>
          <w:marBottom w:val="0"/>
          <w:divBdr>
            <w:top w:val="none" w:sz="0" w:space="0" w:color="auto"/>
            <w:left w:val="none" w:sz="0" w:space="0" w:color="auto"/>
            <w:bottom w:val="none" w:sz="0" w:space="0" w:color="auto"/>
            <w:right w:val="none" w:sz="0" w:space="0" w:color="auto"/>
          </w:divBdr>
        </w:div>
        <w:div w:id="434399834">
          <w:marLeft w:val="640"/>
          <w:marRight w:val="0"/>
          <w:marTop w:val="0"/>
          <w:marBottom w:val="0"/>
          <w:divBdr>
            <w:top w:val="none" w:sz="0" w:space="0" w:color="auto"/>
            <w:left w:val="none" w:sz="0" w:space="0" w:color="auto"/>
            <w:bottom w:val="none" w:sz="0" w:space="0" w:color="auto"/>
            <w:right w:val="none" w:sz="0" w:space="0" w:color="auto"/>
          </w:divBdr>
        </w:div>
        <w:div w:id="808085264">
          <w:marLeft w:val="640"/>
          <w:marRight w:val="0"/>
          <w:marTop w:val="0"/>
          <w:marBottom w:val="0"/>
          <w:divBdr>
            <w:top w:val="none" w:sz="0" w:space="0" w:color="auto"/>
            <w:left w:val="none" w:sz="0" w:space="0" w:color="auto"/>
            <w:bottom w:val="none" w:sz="0" w:space="0" w:color="auto"/>
            <w:right w:val="none" w:sz="0" w:space="0" w:color="auto"/>
          </w:divBdr>
        </w:div>
        <w:div w:id="2129423681">
          <w:marLeft w:val="640"/>
          <w:marRight w:val="0"/>
          <w:marTop w:val="0"/>
          <w:marBottom w:val="0"/>
          <w:divBdr>
            <w:top w:val="none" w:sz="0" w:space="0" w:color="auto"/>
            <w:left w:val="none" w:sz="0" w:space="0" w:color="auto"/>
            <w:bottom w:val="none" w:sz="0" w:space="0" w:color="auto"/>
            <w:right w:val="none" w:sz="0" w:space="0" w:color="auto"/>
          </w:divBdr>
        </w:div>
        <w:div w:id="2078091797">
          <w:marLeft w:val="640"/>
          <w:marRight w:val="0"/>
          <w:marTop w:val="0"/>
          <w:marBottom w:val="0"/>
          <w:divBdr>
            <w:top w:val="none" w:sz="0" w:space="0" w:color="auto"/>
            <w:left w:val="none" w:sz="0" w:space="0" w:color="auto"/>
            <w:bottom w:val="none" w:sz="0" w:space="0" w:color="auto"/>
            <w:right w:val="none" w:sz="0" w:space="0" w:color="auto"/>
          </w:divBdr>
        </w:div>
        <w:div w:id="1923023701">
          <w:marLeft w:val="640"/>
          <w:marRight w:val="0"/>
          <w:marTop w:val="0"/>
          <w:marBottom w:val="0"/>
          <w:divBdr>
            <w:top w:val="none" w:sz="0" w:space="0" w:color="auto"/>
            <w:left w:val="none" w:sz="0" w:space="0" w:color="auto"/>
            <w:bottom w:val="none" w:sz="0" w:space="0" w:color="auto"/>
            <w:right w:val="none" w:sz="0" w:space="0" w:color="auto"/>
          </w:divBdr>
        </w:div>
        <w:div w:id="1710841098">
          <w:marLeft w:val="640"/>
          <w:marRight w:val="0"/>
          <w:marTop w:val="0"/>
          <w:marBottom w:val="0"/>
          <w:divBdr>
            <w:top w:val="none" w:sz="0" w:space="0" w:color="auto"/>
            <w:left w:val="none" w:sz="0" w:space="0" w:color="auto"/>
            <w:bottom w:val="none" w:sz="0" w:space="0" w:color="auto"/>
            <w:right w:val="none" w:sz="0" w:space="0" w:color="auto"/>
          </w:divBdr>
        </w:div>
        <w:div w:id="1940598501">
          <w:marLeft w:val="640"/>
          <w:marRight w:val="0"/>
          <w:marTop w:val="0"/>
          <w:marBottom w:val="0"/>
          <w:divBdr>
            <w:top w:val="none" w:sz="0" w:space="0" w:color="auto"/>
            <w:left w:val="none" w:sz="0" w:space="0" w:color="auto"/>
            <w:bottom w:val="none" w:sz="0" w:space="0" w:color="auto"/>
            <w:right w:val="none" w:sz="0" w:space="0" w:color="auto"/>
          </w:divBdr>
        </w:div>
        <w:div w:id="705061774">
          <w:marLeft w:val="640"/>
          <w:marRight w:val="0"/>
          <w:marTop w:val="0"/>
          <w:marBottom w:val="0"/>
          <w:divBdr>
            <w:top w:val="none" w:sz="0" w:space="0" w:color="auto"/>
            <w:left w:val="none" w:sz="0" w:space="0" w:color="auto"/>
            <w:bottom w:val="none" w:sz="0" w:space="0" w:color="auto"/>
            <w:right w:val="none" w:sz="0" w:space="0" w:color="auto"/>
          </w:divBdr>
        </w:div>
        <w:div w:id="1488286413">
          <w:marLeft w:val="640"/>
          <w:marRight w:val="0"/>
          <w:marTop w:val="0"/>
          <w:marBottom w:val="0"/>
          <w:divBdr>
            <w:top w:val="none" w:sz="0" w:space="0" w:color="auto"/>
            <w:left w:val="none" w:sz="0" w:space="0" w:color="auto"/>
            <w:bottom w:val="none" w:sz="0" w:space="0" w:color="auto"/>
            <w:right w:val="none" w:sz="0" w:space="0" w:color="auto"/>
          </w:divBdr>
        </w:div>
        <w:div w:id="1206219344">
          <w:marLeft w:val="640"/>
          <w:marRight w:val="0"/>
          <w:marTop w:val="0"/>
          <w:marBottom w:val="0"/>
          <w:divBdr>
            <w:top w:val="none" w:sz="0" w:space="0" w:color="auto"/>
            <w:left w:val="none" w:sz="0" w:space="0" w:color="auto"/>
            <w:bottom w:val="none" w:sz="0" w:space="0" w:color="auto"/>
            <w:right w:val="none" w:sz="0" w:space="0" w:color="auto"/>
          </w:divBdr>
        </w:div>
        <w:div w:id="2142991037">
          <w:marLeft w:val="640"/>
          <w:marRight w:val="0"/>
          <w:marTop w:val="0"/>
          <w:marBottom w:val="0"/>
          <w:divBdr>
            <w:top w:val="none" w:sz="0" w:space="0" w:color="auto"/>
            <w:left w:val="none" w:sz="0" w:space="0" w:color="auto"/>
            <w:bottom w:val="none" w:sz="0" w:space="0" w:color="auto"/>
            <w:right w:val="none" w:sz="0" w:space="0" w:color="auto"/>
          </w:divBdr>
        </w:div>
        <w:div w:id="1466459714">
          <w:marLeft w:val="640"/>
          <w:marRight w:val="0"/>
          <w:marTop w:val="0"/>
          <w:marBottom w:val="0"/>
          <w:divBdr>
            <w:top w:val="none" w:sz="0" w:space="0" w:color="auto"/>
            <w:left w:val="none" w:sz="0" w:space="0" w:color="auto"/>
            <w:bottom w:val="none" w:sz="0" w:space="0" w:color="auto"/>
            <w:right w:val="none" w:sz="0" w:space="0" w:color="auto"/>
          </w:divBdr>
        </w:div>
        <w:div w:id="251937028">
          <w:marLeft w:val="640"/>
          <w:marRight w:val="0"/>
          <w:marTop w:val="0"/>
          <w:marBottom w:val="0"/>
          <w:divBdr>
            <w:top w:val="none" w:sz="0" w:space="0" w:color="auto"/>
            <w:left w:val="none" w:sz="0" w:space="0" w:color="auto"/>
            <w:bottom w:val="none" w:sz="0" w:space="0" w:color="auto"/>
            <w:right w:val="none" w:sz="0" w:space="0" w:color="auto"/>
          </w:divBdr>
        </w:div>
        <w:div w:id="1404988526">
          <w:marLeft w:val="640"/>
          <w:marRight w:val="0"/>
          <w:marTop w:val="0"/>
          <w:marBottom w:val="0"/>
          <w:divBdr>
            <w:top w:val="none" w:sz="0" w:space="0" w:color="auto"/>
            <w:left w:val="none" w:sz="0" w:space="0" w:color="auto"/>
            <w:bottom w:val="none" w:sz="0" w:space="0" w:color="auto"/>
            <w:right w:val="none" w:sz="0" w:space="0" w:color="auto"/>
          </w:divBdr>
        </w:div>
        <w:div w:id="1567686875">
          <w:marLeft w:val="640"/>
          <w:marRight w:val="0"/>
          <w:marTop w:val="0"/>
          <w:marBottom w:val="0"/>
          <w:divBdr>
            <w:top w:val="none" w:sz="0" w:space="0" w:color="auto"/>
            <w:left w:val="none" w:sz="0" w:space="0" w:color="auto"/>
            <w:bottom w:val="none" w:sz="0" w:space="0" w:color="auto"/>
            <w:right w:val="none" w:sz="0" w:space="0" w:color="auto"/>
          </w:divBdr>
        </w:div>
        <w:div w:id="1675717932">
          <w:marLeft w:val="640"/>
          <w:marRight w:val="0"/>
          <w:marTop w:val="0"/>
          <w:marBottom w:val="0"/>
          <w:divBdr>
            <w:top w:val="none" w:sz="0" w:space="0" w:color="auto"/>
            <w:left w:val="none" w:sz="0" w:space="0" w:color="auto"/>
            <w:bottom w:val="none" w:sz="0" w:space="0" w:color="auto"/>
            <w:right w:val="none" w:sz="0" w:space="0" w:color="auto"/>
          </w:divBdr>
        </w:div>
        <w:div w:id="1755322586">
          <w:marLeft w:val="640"/>
          <w:marRight w:val="0"/>
          <w:marTop w:val="0"/>
          <w:marBottom w:val="0"/>
          <w:divBdr>
            <w:top w:val="none" w:sz="0" w:space="0" w:color="auto"/>
            <w:left w:val="none" w:sz="0" w:space="0" w:color="auto"/>
            <w:bottom w:val="none" w:sz="0" w:space="0" w:color="auto"/>
            <w:right w:val="none" w:sz="0" w:space="0" w:color="auto"/>
          </w:divBdr>
        </w:div>
        <w:div w:id="46880993">
          <w:marLeft w:val="640"/>
          <w:marRight w:val="0"/>
          <w:marTop w:val="0"/>
          <w:marBottom w:val="0"/>
          <w:divBdr>
            <w:top w:val="none" w:sz="0" w:space="0" w:color="auto"/>
            <w:left w:val="none" w:sz="0" w:space="0" w:color="auto"/>
            <w:bottom w:val="none" w:sz="0" w:space="0" w:color="auto"/>
            <w:right w:val="none" w:sz="0" w:space="0" w:color="auto"/>
          </w:divBdr>
        </w:div>
        <w:div w:id="1477260778">
          <w:marLeft w:val="640"/>
          <w:marRight w:val="0"/>
          <w:marTop w:val="0"/>
          <w:marBottom w:val="0"/>
          <w:divBdr>
            <w:top w:val="none" w:sz="0" w:space="0" w:color="auto"/>
            <w:left w:val="none" w:sz="0" w:space="0" w:color="auto"/>
            <w:bottom w:val="none" w:sz="0" w:space="0" w:color="auto"/>
            <w:right w:val="none" w:sz="0" w:space="0" w:color="auto"/>
          </w:divBdr>
        </w:div>
        <w:div w:id="2092072602">
          <w:marLeft w:val="640"/>
          <w:marRight w:val="0"/>
          <w:marTop w:val="0"/>
          <w:marBottom w:val="0"/>
          <w:divBdr>
            <w:top w:val="none" w:sz="0" w:space="0" w:color="auto"/>
            <w:left w:val="none" w:sz="0" w:space="0" w:color="auto"/>
            <w:bottom w:val="none" w:sz="0" w:space="0" w:color="auto"/>
            <w:right w:val="none" w:sz="0" w:space="0" w:color="auto"/>
          </w:divBdr>
        </w:div>
        <w:div w:id="1978366352">
          <w:marLeft w:val="640"/>
          <w:marRight w:val="0"/>
          <w:marTop w:val="0"/>
          <w:marBottom w:val="0"/>
          <w:divBdr>
            <w:top w:val="none" w:sz="0" w:space="0" w:color="auto"/>
            <w:left w:val="none" w:sz="0" w:space="0" w:color="auto"/>
            <w:bottom w:val="none" w:sz="0" w:space="0" w:color="auto"/>
            <w:right w:val="none" w:sz="0" w:space="0" w:color="auto"/>
          </w:divBdr>
        </w:div>
        <w:div w:id="971902627">
          <w:marLeft w:val="640"/>
          <w:marRight w:val="0"/>
          <w:marTop w:val="0"/>
          <w:marBottom w:val="0"/>
          <w:divBdr>
            <w:top w:val="none" w:sz="0" w:space="0" w:color="auto"/>
            <w:left w:val="none" w:sz="0" w:space="0" w:color="auto"/>
            <w:bottom w:val="none" w:sz="0" w:space="0" w:color="auto"/>
            <w:right w:val="none" w:sz="0" w:space="0" w:color="auto"/>
          </w:divBdr>
        </w:div>
        <w:div w:id="178009958">
          <w:marLeft w:val="640"/>
          <w:marRight w:val="0"/>
          <w:marTop w:val="0"/>
          <w:marBottom w:val="0"/>
          <w:divBdr>
            <w:top w:val="none" w:sz="0" w:space="0" w:color="auto"/>
            <w:left w:val="none" w:sz="0" w:space="0" w:color="auto"/>
            <w:bottom w:val="none" w:sz="0" w:space="0" w:color="auto"/>
            <w:right w:val="none" w:sz="0" w:space="0" w:color="auto"/>
          </w:divBdr>
        </w:div>
        <w:div w:id="1461147800">
          <w:marLeft w:val="640"/>
          <w:marRight w:val="0"/>
          <w:marTop w:val="0"/>
          <w:marBottom w:val="0"/>
          <w:divBdr>
            <w:top w:val="none" w:sz="0" w:space="0" w:color="auto"/>
            <w:left w:val="none" w:sz="0" w:space="0" w:color="auto"/>
            <w:bottom w:val="none" w:sz="0" w:space="0" w:color="auto"/>
            <w:right w:val="none" w:sz="0" w:space="0" w:color="auto"/>
          </w:divBdr>
        </w:div>
        <w:div w:id="1554467876">
          <w:marLeft w:val="640"/>
          <w:marRight w:val="0"/>
          <w:marTop w:val="0"/>
          <w:marBottom w:val="0"/>
          <w:divBdr>
            <w:top w:val="none" w:sz="0" w:space="0" w:color="auto"/>
            <w:left w:val="none" w:sz="0" w:space="0" w:color="auto"/>
            <w:bottom w:val="none" w:sz="0" w:space="0" w:color="auto"/>
            <w:right w:val="none" w:sz="0" w:space="0" w:color="auto"/>
          </w:divBdr>
        </w:div>
        <w:div w:id="840198536">
          <w:marLeft w:val="640"/>
          <w:marRight w:val="0"/>
          <w:marTop w:val="0"/>
          <w:marBottom w:val="0"/>
          <w:divBdr>
            <w:top w:val="none" w:sz="0" w:space="0" w:color="auto"/>
            <w:left w:val="none" w:sz="0" w:space="0" w:color="auto"/>
            <w:bottom w:val="none" w:sz="0" w:space="0" w:color="auto"/>
            <w:right w:val="none" w:sz="0" w:space="0" w:color="auto"/>
          </w:divBdr>
        </w:div>
        <w:div w:id="526450735">
          <w:marLeft w:val="640"/>
          <w:marRight w:val="0"/>
          <w:marTop w:val="0"/>
          <w:marBottom w:val="0"/>
          <w:divBdr>
            <w:top w:val="none" w:sz="0" w:space="0" w:color="auto"/>
            <w:left w:val="none" w:sz="0" w:space="0" w:color="auto"/>
            <w:bottom w:val="none" w:sz="0" w:space="0" w:color="auto"/>
            <w:right w:val="none" w:sz="0" w:space="0" w:color="auto"/>
          </w:divBdr>
        </w:div>
        <w:div w:id="541401051">
          <w:marLeft w:val="640"/>
          <w:marRight w:val="0"/>
          <w:marTop w:val="0"/>
          <w:marBottom w:val="0"/>
          <w:divBdr>
            <w:top w:val="none" w:sz="0" w:space="0" w:color="auto"/>
            <w:left w:val="none" w:sz="0" w:space="0" w:color="auto"/>
            <w:bottom w:val="none" w:sz="0" w:space="0" w:color="auto"/>
            <w:right w:val="none" w:sz="0" w:space="0" w:color="auto"/>
          </w:divBdr>
        </w:div>
        <w:div w:id="886723772">
          <w:marLeft w:val="640"/>
          <w:marRight w:val="0"/>
          <w:marTop w:val="0"/>
          <w:marBottom w:val="0"/>
          <w:divBdr>
            <w:top w:val="none" w:sz="0" w:space="0" w:color="auto"/>
            <w:left w:val="none" w:sz="0" w:space="0" w:color="auto"/>
            <w:bottom w:val="none" w:sz="0" w:space="0" w:color="auto"/>
            <w:right w:val="none" w:sz="0" w:space="0" w:color="auto"/>
          </w:divBdr>
        </w:div>
        <w:div w:id="1290235287">
          <w:marLeft w:val="640"/>
          <w:marRight w:val="0"/>
          <w:marTop w:val="0"/>
          <w:marBottom w:val="0"/>
          <w:divBdr>
            <w:top w:val="none" w:sz="0" w:space="0" w:color="auto"/>
            <w:left w:val="none" w:sz="0" w:space="0" w:color="auto"/>
            <w:bottom w:val="none" w:sz="0" w:space="0" w:color="auto"/>
            <w:right w:val="none" w:sz="0" w:space="0" w:color="auto"/>
          </w:divBdr>
        </w:div>
        <w:div w:id="1381978778">
          <w:marLeft w:val="640"/>
          <w:marRight w:val="0"/>
          <w:marTop w:val="0"/>
          <w:marBottom w:val="0"/>
          <w:divBdr>
            <w:top w:val="none" w:sz="0" w:space="0" w:color="auto"/>
            <w:left w:val="none" w:sz="0" w:space="0" w:color="auto"/>
            <w:bottom w:val="none" w:sz="0" w:space="0" w:color="auto"/>
            <w:right w:val="none" w:sz="0" w:space="0" w:color="auto"/>
          </w:divBdr>
        </w:div>
        <w:div w:id="1838879733">
          <w:marLeft w:val="640"/>
          <w:marRight w:val="0"/>
          <w:marTop w:val="0"/>
          <w:marBottom w:val="0"/>
          <w:divBdr>
            <w:top w:val="none" w:sz="0" w:space="0" w:color="auto"/>
            <w:left w:val="none" w:sz="0" w:space="0" w:color="auto"/>
            <w:bottom w:val="none" w:sz="0" w:space="0" w:color="auto"/>
            <w:right w:val="none" w:sz="0" w:space="0" w:color="auto"/>
          </w:divBdr>
        </w:div>
        <w:div w:id="666783704">
          <w:marLeft w:val="640"/>
          <w:marRight w:val="0"/>
          <w:marTop w:val="0"/>
          <w:marBottom w:val="0"/>
          <w:divBdr>
            <w:top w:val="none" w:sz="0" w:space="0" w:color="auto"/>
            <w:left w:val="none" w:sz="0" w:space="0" w:color="auto"/>
            <w:bottom w:val="none" w:sz="0" w:space="0" w:color="auto"/>
            <w:right w:val="none" w:sz="0" w:space="0" w:color="auto"/>
          </w:divBdr>
        </w:div>
        <w:div w:id="566493634">
          <w:marLeft w:val="640"/>
          <w:marRight w:val="0"/>
          <w:marTop w:val="0"/>
          <w:marBottom w:val="0"/>
          <w:divBdr>
            <w:top w:val="none" w:sz="0" w:space="0" w:color="auto"/>
            <w:left w:val="none" w:sz="0" w:space="0" w:color="auto"/>
            <w:bottom w:val="none" w:sz="0" w:space="0" w:color="auto"/>
            <w:right w:val="none" w:sz="0" w:space="0" w:color="auto"/>
          </w:divBdr>
        </w:div>
        <w:div w:id="51389989">
          <w:marLeft w:val="640"/>
          <w:marRight w:val="0"/>
          <w:marTop w:val="0"/>
          <w:marBottom w:val="0"/>
          <w:divBdr>
            <w:top w:val="none" w:sz="0" w:space="0" w:color="auto"/>
            <w:left w:val="none" w:sz="0" w:space="0" w:color="auto"/>
            <w:bottom w:val="none" w:sz="0" w:space="0" w:color="auto"/>
            <w:right w:val="none" w:sz="0" w:space="0" w:color="auto"/>
          </w:divBdr>
        </w:div>
        <w:div w:id="2017033690">
          <w:marLeft w:val="640"/>
          <w:marRight w:val="0"/>
          <w:marTop w:val="0"/>
          <w:marBottom w:val="0"/>
          <w:divBdr>
            <w:top w:val="none" w:sz="0" w:space="0" w:color="auto"/>
            <w:left w:val="none" w:sz="0" w:space="0" w:color="auto"/>
            <w:bottom w:val="none" w:sz="0" w:space="0" w:color="auto"/>
            <w:right w:val="none" w:sz="0" w:space="0" w:color="auto"/>
          </w:divBdr>
        </w:div>
        <w:div w:id="1017194827">
          <w:marLeft w:val="640"/>
          <w:marRight w:val="0"/>
          <w:marTop w:val="0"/>
          <w:marBottom w:val="0"/>
          <w:divBdr>
            <w:top w:val="none" w:sz="0" w:space="0" w:color="auto"/>
            <w:left w:val="none" w:sz="0" w:space="0" w:color="auto"/>
            <w:bottom w:val="none" w:sz="0" w:space="0" w:color="auto"/>
            <w:right w:val="none" w:sz="0" w:space="0" w:color="auto"/>
          </w:divBdr>
        </w:div>
        <w:div w:id="600182450">
          <w:marLeft w:val="640"/>
          <w:marRight w:val="0"/>
          <w:marTop w:val="0"/>
          <w:marBottom w:val="0"/>
          <w:divBdr>
            <w:top w:val="none" w:sz="0" w:space="0" w:color="auto"/>
            <w:left w:val="none" w:sz="0" w:space="0" w:color="auto"/>
            <w:bottom w:val="none" w:sz="0" w:space="0" w:color="auto"/>
            <w:right w:val="none" w:sz="0" w:space="0" w:color="auto"/>
          </w:divBdr>
        </w:div>
        <w:div w:id="1018316323">
          <w:marLeft w:val="640"/>
          <w:marRight w:val="0"/>
          <w:marTop w:val="0"/>
          <w:marBottom w:val="0"/>
          <w:divBdr>
            <w:top w:val="none" w:sz="0" w:space="0" w:color="auto"/>
            <w:left w:val="none" w:sz="0" w:space="0" w:color="auto"/>
            <w:bottom w:val="none" w:sz="0" w:space="0" w:color="auto"/>
            <w:right w:val="none" w:sz="0" w:space="0" w:color="auto"/>
          </w:divBdr>
        </w:div>
        <w:div w:id="919407993">
          <w:marLeft w:val="640"/>
          <w:marRight w:val="0"/>
          <w:marTop w:val="0"/>
          <w:marBottom w:val="0"/>
          <w:divBdr>
            <w:top w:val="none" w:sz="0" w:space="0" w:color="auto"/>
            <w:left w:val="none" w:sz="0" w:space="0" w:color="auto"/>
            <w:bottom w:val="none" w:sz="0" w:space="0" w:color="auto"/>
            <w:right w:val="none" w:sz="0" w:space="0" w:color="auto"/>
          </w:divBdr>
        </w:div>
        <w:div w:id="1643924533">
          <w:marLeft w:val="640"/>
          <w:marRight w:val="0"/>
          <w:marTop w:val="0"/>
          <w:marBottom w:val="0"/>
          <w:divBdr>
            <w:top w:val="none" w:sz="0" w:space="0" w:color="auto"/>
            <w:left w:val="none" w:sz="0" w:space="0" w:color="auto"/>
            <w:bottom w:val="none" w:sz="0" w:space="0" w:color="auto"/>
            <w:right w:val="none" w:sz="0" w:space="0" w:color="auto"/>
          </w:divBdr>
        </w:div>
        <w:div w:id="517160093">
          <w:marLeft w:val="640"/>
          <w:marRight w:val="0"/>
          <w:marTop w:val="0"/>
          <w:marBottom w:val="0"/>
          <w:divBdr>
            <w:top w:val="none" w:sz="0" w:space="0" w:color="auto"/>
            <w:left w:val="none" w:sz="0" w:space="0" w:color="auto"/>
            <w:bottom w:val="none" w:sz="0" w:space="0" w:color="auto"/>
            <w:right w:val="none" w:sz="0" w:space="0" w:color="auto"/>
          </w:divBdr>
        </w:div>
        <w:div w:id="1800416428">
          <w:marLeft w:val="640"/>
          <w:marRight w:val="0"/>
          <w:marTop w:val="0"/>
          <w:marBottom w:val="0"/>
          <w:divBdr>
            <w:top w:val="none" w:sz="0" w:space="0" w:color="auto"/>
            <w:left w:val="none" w:sz="0" w:space="0" w:color="auto"/>
            <w:bottom w:val="none" w:sz="0" w:space="0" w:color="auto"/>
            <w:right w:val="none" w:sz="0" w:space="0" w:color="auto"/>
          </w:divBdr>
        </w:div>
        <w:div w:id="1591693257">
          <w:marLeft w:val="640"/>
          <w:marRight w:val="0"/>
          <w:marTop w:val="0"/>
          <w:marBottom w:val="0"/>
          <w:divBdr>
            <w:top w:val="none" w:sz="0" w:space="0" w:color="auto"/>
            <w:left w:val="none" w:sz="0" w:space="0" w:color="auto"/>
            <w:bottom w:val="none" w:sz="0" w:space="0" w:color="auto"/>
            <w:right w:val="none" w:sz="0" w:space="0" w:color="auto"/>
          </w:divBdr>
        </w:div>
        <w:div w:id="1646623261">
          <w:marLeft w:val="640"/>
          <w:marRight w:val="0"/>
          <w:marTop w:val="0"/>
          <w:marBottom w:val="0"/>
          <w:divBdr>
            <w:top w:val="none" w:sz="0" w:space="0" w:color="auto"/>
            <w:left w:val="none" w:sz="0" w:space="0" w:color="auto"/>
            <w:bottom w:val="none" w:sz="0" w:space="0" w:color="auto"/>
            <w:right w:val="none" w:sz="0" w:space="0" w:color="auto"/>
          </w:divBdr>
        </w:div>
        <w:div w:id="1411540103">
          <w:marLeft w:val="640"/>
          <w:marRight w:val="0"/>
          <w:marTop w:val="0"/>
          <w:marBottom w:val="0"/>
          <w:divBdr>
            <w:top w:val="none" w:sz="0" w:space="0" w:color="auto"/>
            <w:left w:val="none" w:sz="0" w:space="0" w:color="auto"/>
            <w:bottom w:val="none" w:sz="0" w:space="0" w:color="auto"/>
            <w:right w:val="none" w:sz="0" w:space="0" w:color="auto"/>
          </w:divBdr>
        </w:div>
        <w:div w:id="1012728003">
          <w:marLeft w:val="640"/>
          <w:marRight w:val="0"/>
          <w:marTop w:val="0"/>
          <w:marBottom w:val="0"/>
          <w:divBdr>
            <w:top w:val="none" w:sz="0" w:space="0" w:color="auto"/>
            <w:left w:val="none" w:sz="0" w:space="0" w:color="auto"/>
            <w:bottom w:val="none" w:sz="0" w:space="0" w:color="auto"/>
            <w:right w:val="none" w:sz="0" w:space="0" w:color="auto"/>
          </w:divBdr>
        </w:div>
        <w:div w:id="1324703926">
          <w:marLeft w:val="640"/>
          <w:marRight w:val="0"/>
          <w:marTop w:val="0"/>
          <w:marBottom w:val="0"/>
          <w:divBdr>
            <w:top w:val="none" w:sz="0" w:space="0" w:color="auto"/>
            <w:left w:val="none" w:sz="0" w:space="0" w:color="auto"/>
            <w:bottom w:val="none" w:sz="0" w:space="0" w:color="auto"/>
            <w:right w:val="none" w:sz="0" w:space="0" w:color="auto"/>
          </w:divBdr>
        </w:div>
        <w:div w:id="1332021987">
          <w:marLeft w:val="640"/>
          <w:marRight w:val="0"/>
          <w:marTop w:val="0"/>
          <w:marBottom w:val="0"/>
          <w:divBdr>
            <w:top w:val="none" w:sz="0" w:space="0" w:color="auto"/>
            <w:left w:val="none" w:sz="0" w:space="0" w:color="auto"/>
            <w:bottom w:val="none" w:sz="0" w:space="0" w:color="auto"/>
            <w:right w:val="none" w:sz="0" w:space="0" w:color="auto"/>
          </w:divBdr>
        </w:div>
        <w:div w:id="688340135">
          <w:marLeft w:val="640"/>
          <w:marRight w:val="0"/>
          <w:marTop w:val="0"/>
          <w:marBottom w:val="0"/>
          <w:divBdr>
            <w:top w:val="none" w:sz="0" w:space="0" w:color="auto"/>
            <w:left w:val="none" w:sz="0" w:space="0" w:color="auto"/>
            <w:bottom w:val="none" w:sz="0" w:space="0" w:color="auto"/>
            <w:right w:val="none" w:sz="0" w:space="0" w:color="auto"/>
          </w:divBdr>
        </w:div>
        <w:div w:id="2140144352">
          <w:marLeft w:val="640"/>
          <w:marRight w:val="0"/>
          <w:marTop w:val="0"/>
          <w:marBottom w:val="0"/>
          <w:divBdr>
            <w:top w:val="none" w:sz="0" w:space="0" w:color="auto"/>
            <w:left w:val="none" w:sz="0" w:space="0" w:color="auto"/>
            <w:bottom w:val="none" w:sz="0" w:space="0" w:color="auto"/>
            <w:right w:val="none" w:sz="0" w:space="0" w:color="auto"/>
          </w:divBdr>
        </w:div>
        <w:div w:id="1450470879">
          <w:marLeft w:val="640"/>
          <w:marRight w:val="0"/>
          <w:marTop w:val="0"/>
          <w:marBottom w:val="0"/>
          <w:divBdr>
            <w:top w:val="none" w:sz="0" w:space="0" w:color="auto"/>
            <w:left w:val="none" w:sz="0" w:space="0" w:color="auto"/>
            <w:bottom w:val="none" w:sz="0" w:space="0" w:color="auto"/>
            <w:right w:val="none" w:sz="0" w:space="0" w:color="auto"/>
          </w:divBdr>
        </w:div>
        <w:div w:id="474564226">
          <w:marLeft w:val="640"/>
          <w:marRight w:val="0"/>
          <w:marTop w:val="0"/>
          <w:marBottom w:val="0"/>
          <w:divBdr>
            <w:top w:val="none" w:sz="0" w:space="0" w:color="auto"/>
            <w:left w:val="none" w:sz="0" w:space="0" w:color="auto"/>
            <w:bottom w:val="none" w:sz="0" w:space="0" w:color="auto"/>
            <w:right w:val="none" w:sz="0" w:space="0" w:color="auto"/>
          </w:divBdr>
        </w:div>
        <w:div w:id="392511716">
          <w:marLeft w:val="640"/>
          <w:marRight w:val="0"/>
          <w:marTop w:val="0"/>
          <w:marBottom w:val="0"/>
          <w:divBdr>
            <w:top w:val="none" w:sz="0" w:space="0" w:color="auto"/>
            <w:left w:val="none" w:sz="0" w:space="0" w:color="auto"/>
            <w:bottom w:val="none" w:sz="0" w:space="0" w:color="auto"/>
            <w:right w:val="none" w:sz="0" w:space="0" w:color="auto"/>
          </w:divBdr>
        </w:div>
        <w:div w:id="41055123">
          <w:marLeft w:val="640"/>
          <w:marRight w:val="0"/>
          <w:marTop w:val="0"/>
          <w:marBottom w:val="0"/>
          <w:divBdr>
            <w:top w:val="none" w:sz="0" w:space="0" w:color="auto"/>
            <w:left w:val="none" w:sz="0" w:space="0" w:color="auto"/>
            <w:bottom w:val="none" w:sz="0" w:space="0" w:color="auto"/>
            <w:right w:val="none" w:sz="0" w:space="0" w:color="auto"/>
          </w:divBdr>
        </w:div>
        <w:div w:id="1915816661">
          <w:marLeft w:val="640"/>
          <w:marRight w:val="0"/>
          <w:marTop w:val="0"/>
          <w:marBottom w:val="0"/>
          <w:divBdr>
            <w:top w:val="none" w:sz="0" w:space="0" w:color="auto"/>
            <w:left w:val="none" w:sz="0" w:space="0" w:color="auto"/>
            <w:bottom w:val="none" w:sz="0" w:space="0" w:color="auto"/>
            <w:right w:val="none" w:sz="0" w:space="0" w:color="auto"/>
          </w:divBdr>
        </w:div>
        <w:div w:id="168523709">
          <w:marLeft w:val="640"/>
          <w:marRight w:val="0"/>
          <w:marTop w:val="0"/>
          <w:marBottom w:val="0"/>
          <w:divBdr>
            <w:top w:val="none" w:sz="0" w:space="0" w:color="auto"/>
            <w:left w:val="none" w:sz="0" w:space="0" w:color="auto"/>
            <w:bottom w:val="none" w:sz="0" w:space="0" w:color="auto"/>
            <w:right w:val="none" w:sz="0" w:space="0" w:color="auto"/>
          </w:divBdr>
        </w:div>
        <w:div w:id="650520400">
          <w:marLeft w:val="640"/>
          <w:marRight w:val="0"/>
          <w:marTop w:val="0"/>
          <w:marBottom w:val="0"/>
          <w:divBdr>
            <w:top w:val="none" w:sz="0" w:space="0" w:color="auto"/>
            <w:left w:val="none" w:sz="0" w:space="0" w:color="auto"/>
            <w:bottom w:val="none" w:sz="0" w:space="0" w:color="auto"/>
            <w:right w:val="none" w:sz="0" w:space="0" w:color="auto"/>
          </w:divBdr>
        </w:div>
        <w:div w:id="728304786">
          <w:marLeft w:val="640"/>
          <w:marRight w:val="0"/>
          <w:marTop w:val="0"/>
          <w:marBottom w:val="0"/>
          <w:divBdr>
            <w:top w:val="none" w:sz="0" w:space="0" w:color="auto"/>
            <w:left w:val="none" w:sz="0" w:space="0" w:color="auto"/>
            <w:bottom w:val="none" w:sz="0" w:space="0" w:color="auto"/>
            <w:right w:val="none" w:sz="0" w:space="0" w:color="auto"/>
          </w:divBdr>
        </w:div>
        <w:div w:id="1201698633">
          <w:marLeft w:val="640"/>
          <w:marRight w:val="0"/>
          <w:marTop w:val="0"/>
          <w:marBottom w:val="0"/>
          <w:divBdr>
            <w:top w:val="none" w:sz="0" w:space="0" w:color="auto"/>
            <w:left w:val="none" w:sz="0" w:space="0" w:color="auto"/>
            <w:bottom w:val="none" w:sz="0" w:space="0" w:color="auto"/>
            <w:right w:val="none" w:sz="0" w:space="0" w:color="auto"/>
          </w:divBdr>
        </w:div>
        <w:div w:id="1195773288">
          <w:marLeft w:val="640"/>
          <w:marRight w:val="0"/>
          <w:marTop w:val="0"/>
          <w:marBottom w:val="0"/>
          <w:divBdr>
            <w:top w:val="none" w:sz="0" w:space="0" w:color="auto"/>
            <w:left w:val="none" w:sz="0" w:space="0" w:color="auto"/>
            <w:bottom w:val="none" w:sz="0" w:space="0" w:color="auto"/>
            <w:right w:val="none" w:sz="0" w:space="0" w:color="auto"/>
          </w:divBdr>
        </w:div>
        <w:div w:id="1243370236">
          <w:marLeft w:val="640"/>
          <w:marRight w:val="0"/>
          <w:marTop w:val="0"/>
          <w:marBottom w:val="0"/>
          <w:divBdr>
            <w:top w:val="none" w:sz="0" w:space="0" w:color="auto"/>
            <w:left w:val="none" w:sz="0" w:space="0" w:color="auto"/>
            <w:bottom w:val="none" w:sz="0" w:space="0" w:color="auto"/>
            <w:right w:val="none" w:sz="0" w:space="0" w:color="auto"/>
          </w:divBdr>
        </w:div>
        <w:div w:id="962230216">
          <w:marLeft w:val="640"/>
          <w:marRight w:val="0"/>
          <w:marTop w:val="0"/>
          <w:marBottom w:val="0"/>
          <w:divBdr>
            <w:top w:val="none" w:sz="0" w:space="0" w:color="auto"/>
            <w:left w:val="none" w:sz="0" w:space="0" w:color="auto"/>
            <w:bottom w:val="none" w:sz="0" w:space="0" w:color="auto"/>
            <w:right w:val="none" w:sz="0" w:space="0" w:color="auto"/>
          </w:divBdr>
        </w:div>
        <w:div w:id="1486317761">
          <w:marLeft w:val="640"/>
          <w:marRight w:val="0"/>
          <w:marTop w:val="0"/>
          <w:marBottom w:val="0"/>
          <w:divBdr>
            <w:top w:val="none" w:sz="0" w:space="0" w:color="auto"/>
            <w:left w:val="none" w:sz="0" w:space="0" w:color="auto"/>
            <w:bottom w:val="none" w:sz="0" w:space="0" w:color="auto"/>
            <w:right w:val="none" w:sz="0" w:space="0" w:color="auto"/>
          </w:divBdr>
        </w:div>
        <w:div w:id="1709454398">
          <w:marLeft w:val="640"/>
          <w:marRight w:val="0"/>
          <w:marTop w:val="0"/>
          <w:marBottom w:val="0"/>
          <w:divBdr>
            <w:top w:val="none" w:sz="0" w:space="0" w:color="auto"/>
            <w:left w:val="none" w:sz="0" w:space="0" w:color="auto"/>
            <w:bottom w:val="none" w:sz="0" w:space="0" w:color="auto"/>
            <w:right w:val="none" w:sz="0" w:space="0" w:color="auto"/>
          </w:divBdr>
        </w:div>
        <w:div w:id="1000280278">
          <w:marLeft w:val="640"/>
          <w:marRight w:val="0"/>
          <w:marTop w:val="0"/>
          <w:marBottom w:val="0"/>
          <w:divBdr>
            <w:top w:val="none" w:sz="0" w:space="0" w:color="auto"/>
            <w:left w:val="none" w:sz="0" w:space="0" w:color="auto"/>
            <w:bottom w:val="none" w:sz="0" w:space="0" w:color="auto"/>
            <w:right w:val="none" w:sz="0" w:space="0" w:color="auto"/>
          </w:divBdr>
        </w:div>
        <w:div w:id="2059890533">
          <w:marLeft w:val="640"/>
          <w:marRight w:val="0"/>
          <w:marTop w:val="0"/>
          <w:marBottom w:val="0"/>
          <w:divBdr>
            <w:top w:val="none" w:sz="0" w:space="0" w:color="auto"/>
            <w:left w:val="none" w:sz="0" w:space="0" w:color="auto"/>
            <w:bottom w:val="none" w:sz="0" w:space="0" w:color="auto"/>
            <w:right w:val="none" w:sz="0" w:space="0" w:color="auto"/>
          </w:divBdr>
        </w:div>
        <w:div w:id="402878232">
          <w:marLeft w:val="640"/>
          <w:marRight w:val="0"/>
          <w:marTop w:val="0"/>
          <w:marBottom w:val="0"/>
          <w:divBdr>
            <w:top w:val="none" w:sz="0" w:space="0" w:color="auto"/>
            <w:left w:val="none" w:sz="0" w:space="0" w:color="auto"/>
            <w:bottom w:val="none" w:sz="0" w:space="0" w:color="auto"/>
            <w:right w:val="none" w:sz="0" w:space="0" w:color="auto"/>
          </w:divBdr>
        </w:div>
        <w:div w:id="398868287">
          <w:marLeft w:val="640"/>
          <w:marRight w:val="0"/>
          <w:marTop w:val="0"/>
          <w:marBottom w:val="0"/>
          <w:divBdr>
            <w:top w:val="none" w:sz="0" w:space="0" w:color="auto"/>
            <w:left w:val="none" w:sz="0" w:space="0" w:color="auto"/>
            <w:bottom w:val="none" w:sz="0" w:space="0" w:color="auto"/>
            <w:right w:val="none" w:sz="0" w:space="0" w:color="auto"/>
          </w:divBdr>
        </w:div>
        <w:div w:id="1805542662">
          <w:marLeft w:val="640"/>
          <w:marRight w:val="0"/>
          <w:marTop w:val="0"/>
          <w:marBottom w:val="0"/>
          <w:divBdr>
            <w:top w:val="none" w:sz="0" w:space="0" w:color="auto"/>
            <w:left w:val="none" w:sz="0" w:space="0" w:color="auto"/>
            <w:bottom w:val="none" w:sz="0" w:space="0" w:color="auto"/>
            <w:right w:val="none" w:sz="0" w:space="0" w:color="auto"/>
          </w:divBdr>
        </w:div>
        <w:div w:id="1205370643">
          <w:marLeft w:val="640"/>
          <w:marRight w:val="0"/>
          <w:marTop w:val="0"/>
          <w:marBottom w:val="0"/>
          <w:divBdr>
            <w:top w:val="none" w:sz="0" w:space="0" w:color="auto"/>
            <w:left w:val="none" w:sz="0" w:space="0" w:color="auto"/>
            <w:bottom w:val="none" w:sz="0" w:space="0" w:color="auto"/>
            <w:right w:val="none" w:sz="0" w:space="0" w:color="auto"/>
          </w:divBdr>
        </w:div>
        <w:div w:id="575818394">
          <w:marLeft w:val="640"/>
          <w:marRight w:val="0"/>
          <w:marTop w:val="0"/>
          <w:marBottom w:val="0"/>
          <w:divBdr>
            <w:top w:val="none" w:sz="0" w:space="0" w:color="auto"/>
            <w:left w:val="none" w:sz="0" w:space="0" w:color="auto"/>
            <w:bottom w:val="none" w:sz="0" w:space="0" w:color="auto"/>
            <w:right w:val="none" w:sz="0" w:space="0" w:color="auto"/>
          </w:divBdr>
        </w:div>
        <w:div w:id="566763394">
          <w:marLeft w:val="640"/>
          <w:marRight w:val="0"/>
          <w:marTop w:val="0"/>
          <w:marBottom w:val="0"/>
          <w:divBdr>
            <w:top w:val="none" w:sz="0" w:space="0" w:color="auto"/>
            <w:left w:val="none" w:sz="0" w:space="0" w:color="auto"/>
            <w:bottom w:val="none" w:sz="0" w:space="0" w:color="auto"/>
            <w:right w:val="none" w:sz="0" w:space="0" w:color="auto"/>
          </w:divBdr>
        </w:div>
        <w:div w:id="1156800247">
          <w:marLeft w:val="640"/>
          <w:marRight w:val="0"/>
          <w:marTop w:val="0"/>
          <w:marBottom w:val="0"/>
          <w:divBdr>
            <w:top w:val="none" w:sz="0" w:space="0" w:color="auto"/>
            <w:left w:val="none" w:sz="0" w:space="0" w:color="auto"/>
            <w:bottom w:val="none" w:sz="0" w:space="0" w:color="auto"/>
            <w:right w:val="none" w:sz="0" w:space="0" w:color="auto"/>
          </w:divBdr>
        </w:div>
        <w:div w:id="1072967649">
          <w:marLeft w:val="640"/>
          <w:marRight w:val="0"/>
          <w:marTop w:val="0"/>
          <w:marBottom w:val="0"/>
          <w:divBdr>
            <w:top w:val="none" w:sz="0" w:space="0" w:color="auto"/>
            <w:left w:val="none" w:sz="0" w:space="0" w:color="auto"/>
            <w:bottom w:val="none" w:sz="0" w:space="0" w:color="auto"/>
            <w:right w:val="none" w:sz="0" w:space="0" w:color="auto"/>
          </w:divBdr>
        </w:div>
        <w:div w:id="1755931548">
          <w:marLeft w:val="640"/>
          <w:marRight w:val="0"/>
          <w:marTop w:val="0"/>
          <w:marBottom w:val="0"/>
          <w:divBdr>
            <w:top w:val="none" w:sz="0" w:space="0" w:color="auto"/>
            <w:left w:val="none" w:sz="0" w:space="0" w:color="auto"/>
            <w:bottom w:val="none" w:sz="0" w:space="0" w:color="auto"/>
            <w:right w:val="none" w:sz="0" w:space="0" w:color="auto"/>
          </w:divBdr>
        </w:div>
        <w:div w:id="2053502">
          <w:marLeft w:val="640"/>
          <w:marRight w:val="0"/>
          <w:marTop w:val="0"/>
          <w:marBottom w:val="0"/>
          <w:divBdr>
            <w:top w:val="none" w:sz="0" w:space="0" w:color="auto"/>
            <w:left w:val="none" w:sz="0" w:space="0" w:color="auto"/>
            <w:bottom w:val="none" w:sz="0" w:space="0" w:color="auto"/>
            <w:right w:val="none" w:sz="0" w:space="0" w:color="auto"/>
          </w:divBdr>
        </w:div>
        <w:div w:id="1973708555">
          <w:marLeft w:val="640"/>
          <w:marRight w:val="0"/>
          <w:marTop w:val="0"/>
          <w:marBottom w:val="0"/>
          <w:divBdr>
            <w:top w:val="none" w:sz="0" w:space="0" w:color="auto"/>
            <w:left w:val="none" w:sz="0" w:space="0" w:color="auto"/>
            <w:bottom w:val="none" w:sz="0" w:space="0" w:color="auto"/>
            <w:right w:val="none" w:sz="0" w:space="0" w:color="auto"/>
          </w:divBdr>
        </w:div>
        <w:div w:id="1162047559">
          <w:marLeft w:val="640"/>
          <w:marRight w:val="0"/>
          <w:marTop w:val="0"/>
          <w:marBottom w:val="0"/>
          <w:divBdr>
            <w:top w:val="none" w:sz="0" w:space="0" w:color="auto"/>
            <w:left w:val="none" w:sz="0" w:space="0" w:color="auto"/>
            <w:bottom w:val="none" w:sz="0" w:space="0" w:color="auto"/>
            <w:right w:val="none" w:sz="0" w:space="0" w:color="auto"/>
          </w:divBdr>
        </w:div>
        <w:div w:id="1993875100">
          <w:marLeft w:val="640"/>
          <w:marRight w:val="0"/>
          <w:marTop w:val="0"/>
          <w:marBottom w:val="0"/>
          <w:divBdr>
            <w:top w:val="none" w:sz="0" w:space="0" w:color="auto"/>
            <w:left w:val="none" w:sz="0" w:space="0" w:color="auto"/>
            <w:bottom w:val="none" w:sz="0" w:space="0" w:color="auto"/>
            <w:right w:val="none" w:sz="0" w:space="0" w:color="auto"/>
          </w:divBdr>
        </w:div>
        <w:div w:id="1527716449">
          <w:marLeft w:val="640"/>
          <w:marRight w:val="0"/>
          <w:marTop w:val="0"/>
          <w:marBottom w:val="0"/>
          <w:divBdr>
            <w:top w:val="none" w:sz="0" w:space="0" w:color="auto"/>
            <w:left w:val="none" w:sz="0" w:space="0" w:color="auto"/>
            <w:bottom w:val="none" w:sz="0" w:space="0" w:color="auto"/>
            <w:right w:val="none" w:sz="0" w:space="0" w:color="auto"/>
          </w:divBdr>
        </w:div>
        <w:div w:id="2014141982">
          <w:marLeft w:val="640"/>
          <w:marRight w:val="0"/>
          <w:marTop w:val="0"/>
          <w:marBottom w:val="0"/>
          <w:divBdr>
            <w:top w:val="none" w:sz="0" w:space="0" w:color="auto"/>
            <w:left w:val="none" w:sz="0" w:space="0" w:color="auto"/>
            <w:bottom w:val="none" w:sz="0" w:space="0" w:color="auto"/>
            <w:right w:val="none" w:sz="0" w:space="0" w:color="auto"/>
          </w:divBdr>
        </w:div>
        <w:div w:id="1077753743">
          <w:marLeft w:val="640"/>
          <w:marRight w:val="0"/>
          <w:marTop w:val="0"/>
          <w:marBottom w:val="0"/>
          <w:divBdr>
            <w:top w:val="none" w:sz="0" w:space="0" w:color="auto"/>
            <w:left w:val="none" w:sz="0" w:space="0" w:color="auto"/>
            <w:bottom w:val="none" w:sz="0" w:space="0" w:color="auto"/>
            <w:right w:val="none" w:sz="0" w:space="0" w:color="auto"/>
          </w:divBdr>
        </w:div>
        <w:div w:id="2120639469">
          <w:marLeft w:val="640"/>
          <w:marRight w:val="0"/>
          <w:marTop w:val="0"/>
          <w:marBottom w:val="0"/>
          <w:divBdr>
            <w:top w:val="none" w:sz="0" w:space="0" w:color="auto"/>
            <w:left w:val="none" w:sz="0" w:space="0" w:color="auto"/>
            <w:bottom w:val="none" w:sz="0" w:space="0" w:color="auto"/>
            <w:right w:val="none" w:sz="0" w:space="0" w:color="auto"/>
          </w:divBdr>
        </w:div>
        <w:div w:id="589583046">
          <w:marLeft w:val="640"/>
          <w:marRight w:val="0"/>
          <w:marTop w:val="0"/>
          <w:marBottom w:val="0"/>
          <w:divBdr>
            <w:top w:val="none" w:sz="0" w:space="0" w:color="auto"/>
            <w:left w:val="none" w:sz="0" w:space="0" w:color="auto"/>
            <w:bottom w:val="none" w:sz="0" w:space="0" w:color="auto"/>
            <w:right w:val="none" w:sz="0" w:space="0" w:color="auto"/>
          </w:divBdr>
        </w:div>
        <w:div w:id="97414228">
          <w:marLeft w:val="640"/>
          <w:marRight w:val="0"/>
          <w:marTop w:val="0"/>
          <w:marBottom w:val="0"/>
          <w:divBdr>
            <w:top w:val="none" w:sz="0" w:space="0" w:color="auto"/>
            <w:left w:val="none" w:sz="0" w:space="0" w:color="auto"/>
            <w:bottom w:val="none" w:sz="0" w:space="0" w:color="auto"/>
            <w:right w:val="none" w:sz="0" w:space="0" w:color="auto"/>
          </w:divBdr>
        </w:div>
        <w:div w:id="1793740568">
          <w:marLeft w:val="640"/>
          <w:marRight w:val="0"/>
          <w:marTop w:val="0"/>
          <w:marBottom w:val="0"/>
          <w:divBdr>
            <w:top w:val="none" w:sz="0" w:space="0" w:color="auto"/>
            <w:left w:val="none" w:sz="0" w:space="0" w:color="auto"/>
            <w:bottom w:val="none" w:sz="0" w:space="0" w:color="auto"/>
            <w:right w:val="none" w:sz="0" w:space="0" w:color="auto"/>
          </w:divBdr>
        </w:div>
        <w:div w:id="2095860908">
          <w:marLeft w:val="640"/>
          <w:marRight w:val="0"/>
          <w:marTop w:val="0"/>
          <w:marBottom w:val="0"/>
          <w:divBdr>
            <w:top w:val="none" w:sz="0" w:space="0" w:color="auto"/>
            <w:left w:val="none" w:sz="0" w:space="0" w:color="auto"/>
            <w:bottom w:val="none" w:sz="0" w:space="0" w:color="auto"/>
            <w:right w:val="none" w:sz="0" w:space="0" w:color="auto"/>
          </w:divBdr>
        </w:div>
        <w:div w:id="1951087632">
          <w:marLeft w:val="640"/>
          <w:marRight w:val="0"/>
          <w:marTop w:val="0"/>
          <w:marBottom w:val="0"/>
          <w:divBdr>
            <w:top w:val="none" w:sz="0" w:space="0" w:color="auto"/>
            <w:left w:val="none" w:sz="0" w:space="0" w:color="auto"/>
            <w:bottom w:val="none" w:sz="0" w:space="0" w:color="auto"/>
            <w:right w:val="none" w:sz="0" w:space="0" w:color="auto"/>
          </w:divBdr>
        </w:div>
        <w:div w:id="1578398415">
          <w:marLeft w:val="640"/>
          <w:marRight w:val="0"/>
          <w:marTop w:val="0"/>
          <w:marBottom w:val="0"/>
          <w:divBdr>
            <w:top w:val="none" w:sz="0" w:space="0" w:color="auto"/>
            <w:left w:val="none" w:sz="0" w:space="0" w:color="auto"/>
            <w:bottom w:val="none" w:sz="0" w:space="0" w:color="auto"/>
            <w:right w:val="none" w:sz="0" w:space="0" w:color="auto"/>
          </w:divBdr>
        </w:div>
        <w:div w:id="416368188">
          <w:marLeft w:val="640"/>
          <w:marRight w:val="0"/>
          <w:marTop w:val="0"/>
          <w:marBottom w:val="0"/>
          <w:divBdr>
            <w:top w:val="none" w:sz="0" w:space="0" w:color="auto"/>
            <w:left w:val="none" w:sz="0" w:space="0" w:color="auto"/>
            <w:bottom w:val="none" w:sz="0" w:space="0" w:color="auto"/>
            <w:right w:val="none" w:sz="0" w:space="0" w:color="auto"/>
          </w:divBdr>
        </w:div>
        <w:div w:id="198713194">
          <w:marLeft w:val="640"/>
          <w:marRight w:val="0"/>
          <w:marTop w:val="0"/>
          <w:marBottom w:val="0"/>
          <w:divBdr>
            <w:top w:val="none" w:sz="0" w:space="0" w:color="auto"/>
            <w:left w:val="none" w:sz="0" w:space="0" w:color="auto"/>
            <w:bottom w:val="none" w:sz="0" w:space="0" w:color="auto"/>
            <w:right w:val="none" w:sz="0" w:space="0" w:color="auto"/>
          </w:divBdr>
        </w:div>
        <w:div w:id="883563473">
          <w:marLeft w:val="640"/>
          <w:marRight w:val="0"/>
          <w:marTop w:val="0"/>
          <w:marBottom w:val="0"/>
          <w:divBdr>
            <w:top w:val="none" w:sz="0" w:space="0" w:color="auto"/>
            <w:left w:val="none" w:sz="0" w:space="0" w:color="auto"/>
            <w:bottom w:val="none" w:sz="0" w:space="0" w:color="auto"/>
            <w:right w:val="none" w:sz="0" w:space="0" w:color="auto"/>
          </w:divBdr>
        </w:div>
        <w:div w:id="889459820">
          <w:marLeft w:val="640"/>
          <w:marRight w:val="0"/>
          <w:marTop w:val="0"/>
          <w:marBottom w:val="0"/>
          <w:divBdr>
            <w:top w:val="none" w:sz="0" w:space="0" w:color="auto"/>
            <w:left w:val="none" w:sz="0" w:space="0" w:color="auto"/>
            <w:bottom w:val="none" w:sz="0" w:space="0" w:color="auto"/>
            <w:right w:val="none" w:sz="0" w:space="0" w:color="auto"/>
          </w:divBdr>
        </w:div>
        <w:div w:id="124127436">
          <w:marLeft w:val="640"/>
          <w:marRight w:val="0"/>
          <w:marTop w:val="0"/>
          <w:marBottom w:val="0"/>
          <w:divBdr>
            <w:top w:val="none" w:sz="0" w:space="0" w:color="auto"/>
            <w:left w:val="none" w:sz="0" w:space="0" w:color="auto"/>
            <w:bottom w:val="none" w:sz="0" w:space="0" w:color="auto"/>
            <w:right w:val="none" w:sz="0" w:space="0" w:color="auto"/>
          </w:divBdr>
        </w:div>
        <w:div w:id="362557135">
          <w:marLeft w:val="640"/>
          <w:marRight w:val="0"/>
          <w:marTop w:val="0"/>
          <w:marBottom w:val="0"/>
          <w:divBdr>
            <w:top w:val="none" w:sz="0" w:space="0" w:color="auto"/>
            <w:left w:val="none" w:sz="0" w:space="0" w:color="auto"/>
            <w:bottom w:val="none" w:sz="0" w:space="0" w:color="auto"/>
            <w:right w:val="none" w:sz="0" w:space="0" w:color="auto"/>
          </w:divBdr>
        </w:div>
        <w:div w:id="1244071690">
          <w:marLeft w:val="640"/>
          <w:marRight w:val="0"/>
          <w:marTop w:val="0"/>
          <w:marBottom w:val="0"/>
          <w:divBdr>
            <w:top w:val="none" w:sz="0" w:space="0" w:color="auto"/>
            <w:left w:val="none" w:sz="0" w:space="0" w:color="auto"/>
            <w:bottom w:val="none" w:sz="0" w:space="0" w:color="auto"/>
            <w:right w:val="none" w:sz="0" w:space="0" w:color="auto"/>
          </w:divBdr>
        </w:div>
        <w:div w:id="570386673">
          <w:marLeft w:val="640"/>
          <w:marRight w:val="0"/>
          <w:marTop w:val="0"/>
          <w:marBottom w:val="0"/>
          <w:divBdr>
            <w:top w:val="none" w:sz="0" w:space="0" w:color="auto"/>
            <w:left w:val="none" w:sz="0" w:space="0" w:color="auto"/>
            <w:bottom w:val="none" w:sz="0" w:space="0" w:color="auto"/>
            <w:right w:val="none" w:sz="0" w:space="0" w:color="auto"/>
          </w:divBdr>
        </w:div>
        <w:div w:id="425930641">
          <w:marLeft w:val="640"/>
          <w:marRight w:val="0"/>
          <w:marTop w:val="0"/>
          <w:marBottom w:val="0"/>
          <w:divBdr>
            <w:top w:val="none" w:sz="0" w:space="0" w:color="auto"/>
            <w:left w:val="none" w:sz="0" w:space="0" w:color="auto"/>
            <w:bottom w:val="none" w:sz="0" w:space="0" w:color="auto"/>
            <w:right w:val="none" w:sz="0" w:space="0" w:color="auto"/>
          </w:divBdr>
        </w:div>
        <w:div w:id="1710759775">
          <w:marLeft w:val="640"/>
          <w:marRight w:val="0"/>
          <w:marTop w:val="0"/>
          <w:marBottom w:val="0"/>
          <w:divBdr>
            <w:top w:val="none" w:sz="0" w:space="0" w:color="auto"/>
            <w:left w:val="none" w:sz="0" w:space="0" w:color="auto"/>
            <w:bottom w:val="none" w:sz="0" w:space="0" w:color="auto"/>
            <w:right w:val="none" w:sz="0" w:space="0" w:color="auto"/>
          </w:divBdr>
        </w:div>
        <w:div w:id="243416955">
          <w:marLeft w:val="640"/>
          <w:marRight w:val="0"/>
          <w:marTop w:val="0"/>
          <w:marBottom w:val="0"/>
          <w:divBdr>
            <w:top w:val="none" w:sz="0" w:space="0" w:color="auto"/>
            <w:left w:val="none" w:sz="0" w:space="0" w:color="auto"/>
            <w:bottom w:val="none" w:sz="0" w:space="0" w:color="auto"/>
            <w:right w:val="none" w:sz="0" w:space="0" w:color="auto"/>
          </w:divBdr>
        </w:div>
        <w:div w:id="2014334218">
          <w:marLeft w:val="640"/>
          <w:marRight w:val="0"/>
          <w:marTop w:val="0"/>
          <w:marBottom w:val="0"/>
          <w:divBdr>
            <w:top w:val="none" w:sz="0" w:space="0" w:color="auto"/>
            <w:left w:val="none" w:sz="0" w:space="0" w:color="auto"/>
            <w:bottom w:val="none" w:sz="0" w:space="0" w:color="auto"/>
            <w:right w:val="none" w:sz="0" w:space="0" w:color="auto"/>
          </w:divBdr>
        </w:div>
        <w:div w:id="171921705">
          <w:marLeft w:val="640"/>
          <w:marRight w:val="0"/>
          <w:marTop w:val="0"/>
          <w:marBottom w:val="0"/>
          <w:divBdr>
            <w:top w:val="none" w:sz="0" w:space="0" w:color="auto"/>
            <w:left w:val="none" w:sz="0" w:space="0" w:color="auto"/>
            <w:bottom w:val="none" w:sz="0" w:space="0" w:color="auto"/>
            <w:right w:val="none" w:sz="0" w:space="0" w:color="auto"/>
          </w:divBdr>
        </w:div>
        <w:div w:id="1096973195">
          <w:marLeft w:val="640"/>
          <w:marRight w:val="0"/>
          <w:marTop w:val="0"/>
          <w:marBottom w:val="0"/>
          <w:divBdr>
            <w:top w:val="none" w:sz="0" w:space="0" w:color="auto"/>
            <w:left w:val="none" w:sz="0" w:space="0" w:color="auto"/>
            <w:bottom w:val="none" w:sz="0" w:space="0" w:color="auto"/>
            <w:right w:val="none" w:sz="0" w:space="0" w:color="auto"/>
          </w:divBdr>
        </w:div>
        <w:div w:id="873153002">
          <w:marLeft w:val="640"/>
          <w:marRight w:val="0"/>
          <w:marTop w:val="0"/>
          <w:marBottom w:val="0"/>
          <w:divBdr>
            <w:top w:val="none" w:sz="0" w:space="0" w:color="auto"/>
            <w:left w:val="none" w:sz="0" w:space="0" w:color="auto"/>
            <w:bottom w:val="none" w:sz="0" w:space="0" w:color="auto"/>
            <w:right w:val="none" w:sz="0" w:space="0" w:color="auto"/>
          </w:divBdr>
        </w:div>
        <w:div w:id="1330056642">
          <w:marLeft w:val="640"/>
          <w:marRight w:val="0"/>
          <w:marTop w:val="0"/>
          <w:marBottom w:val="0"/>
          <w:divBdr>
            <w:top w:val="none" w:sz="0" w:space="0" w:color="auto"/>
            <w:left w:val="none" w:sz="0" w:space="0" w:color="auto"/>
            <w:bottom w:val="none" w:sz="0" w:space="0" w:color="auto"/>
            <w:right w:val="none" w:sz="0" w:space="0" w:color="auto"/>
          </w:divBdr>
        </w:div>
        <w:div w:id="1525365502">
          <w:marLeft w:val="640"/>
          <w:marRight w:val="0"/>
          <w:marTop w:val="0"/>
          <w:marBottom w:val="0"/>
          <w:divBdr>
            <w:top w:val="none" w:sz="0" w:space="0" w:color="auto"/>
            <w:left w:val="none" w:sz="0" w:space="0" w:color="auto"/>
            <w:bottom w:val="none" w:sz="0" w:space="0" w:color="auto"/>
            <w:right w:val="none" w:sz="0" w:space="0" w:color="auto"/>
          </w:divBdr>
        </w:div>
        <w:div w:id="829832440">
          <w:marLeft w:val="640"/>
          <w:marRight w:val="0"/>
          <w:marTop w:val="0"/>
          <w:marBottom w:val="0"/>
          <w:divBdr>
            <w:top w:val="none" w:sz="0" w:space="0" w:color="auto"/>
            <w:left w:val="none" w:sz="0" w:space="0" w:color="auto"/>
            <w:bottom w:val="none" w:sz="0" w:space="0" w:color="auto"/>
            <w:right w:val="none" w:sz="0" w:space="0" w:color="auto"/>
          </w:divBdr>
        </w:div>
        <w:div w:id="528106744">
          <w:marLeft w:val="640"/>
          <w:marRight w:val="0"/>
          <w:marTop w:val="0"/>
          <w:marBottom w:val="0"/>
          <w:divBdr>
            <w:top w:val="none" w:sz="0" w:space="0" w:color="auto"/>
            <w:left w:val="none" w:sz="0" w:space="0" w:color="auto"/>
            <w:bottom w:val="none" w:sz="0" w:space="0" w:color="auto"/>
            <w:right w:val="none" w:sz="0" w:space="0" w:color="auto"/>
          </w:divBdr>
        </w:div>
        <w:div w:id="1990208743">
          <w:marLeft w:val="640"/>
          <w:marRight w:val="0"/>
          <w:marTop w:val="0"/>
          <w:marBottom w:val="0"/>
          <w:divBdr>
            <w:top w:val="none" w:sz="0" w:space="0" w:color="auto"/>
            <w:left w:val="none" w:sz="0" w:space="0" w:color="auto"/>
            <w:bottom w:val="none" w:sz="0" w:space="0" w:color="auto"/>
            <w:right w:val="none" w:sz="0" w:space="0" w:color="auto"/>
          </w:divBdr>
        </w:div>
        <w:div w:id="507452712">
          <w:marLeft w:val="640"/>
          <w:marRight w:val="0"/>
          <w:marTop w:val="0"/>
          <w:marBottom w:val="0"/>
          <w:divBdr>
            <w:top w:val="none" w:sz="0" w:space="0" w:color="auto"/>
            <w:left w:val="none" w:sz="0" w:space="0" w:color="auto"/>
            <w:bottom w:val="none" w:sz="0" w:space="0" w:color="auto"/>
            <w:right w:val="none" w:sz="0" w:space="0" w:color="auto"/>
          </w:divBdr>
        </w:div>
        <w:div w:id="279799430">
          <w:marLeft w:val="640"/>
          <w:marRight w:val="0"/>
          <w:marTop w:val="0"/>
          <w:marBottom w:val="0"/>
          <w:divBdr>
            <w:top w:val="none" w:sz="0" w:space="0" w:color="auto"/>
            <w:left w:val="none" w:sz="0" w:space="0" w:color="auto"/>
            <w:bottom w:val="none" w:sz="0" w:space="0" w:color="auto"/>
            <w:right w:val="none" w:sz="0" w:space="0" w:color="auto"/>
          </w:divBdr>
        </w:div>
        <w:div w:id="1304234214">
          <w:marLeft w:val="640"/>
          <w:marRight w:val="0"/>
          <w:marTop w:val="0"/>
          <w:marBottom w:val="0"/>
          <w:divBdr>
            <w:top w:val="none" w:sz="0" w:space="0" w:color="auto"/>
            <w:left w:val="none" w:sz="0" w:space="0" w:color="auto"/>
            <w:bottom w:val="none" w:sz="0" w:space="0" w:color="auto"/>
            <w:right w:val="none" w:sz="0" w:space="0" w:color="auto"/>
          </w:divBdr>
        </w:div>
        <w:div w:id="1539508196">
          <w:marLeft w:val="640"/>
          <w:marRight w:val="0"/>
          <w:marTop w:val="0"/>
          <w:marBottom w:val="0"/>
          <w:divBdr>
            <w:top w:val="none" w:sz="0" w:space="0" w:color="auto"/>
            <w:left w:val="none" w:sz="0" w:space="0" w:color="auto"/>
            <w:bottom w:val="none" w:sz="0" w:space="0" w:color="auto"/>
            <w:right w:val="none" w:sz="0" w:space="0" w:color="auto"/>
          </w:divBdr>
        </w:div>
        <w:div w:id="975448683">
          <w:marLeft w:val="640"/>
          <w:marRight w:val="0"/>
          <w:marTop w:val="0"/>
          <w:marBottom w:val="0"/>
          <w:divBdr>
            <w:top w:val="none" w:sz="0" w:space="0" w:color="auto"/>
            <w:left w:val="none" w:sz="0" w:space="0" w:color="auto"/>
            <w:bottom w:val="none" w:sz="0" w:space="0" w:color="auto"/>
            <w:right w:val="none" w:sz="0" w:space="0" w:color="auto"/>
          </w:divBdr>
        </w:div>
        <w:div w:id="1895772586">
          <w:marLeft w:val="640"/>
          <w:marRight w:val="0"/>
          <w:marTop w:val="0"/>
          <w:marBottom w:val="0"/>
          <w:divBdr>
            <w:top w:val="none" w:sz="0" w:space="0" w:color="auto"/>
            <w:left w:val="none" w:sz="0" w:space="0" w:color="auto"/>
            <w:bottom w:val="none" w:sz="0" w:space="0" w:color="auto"/>
            <w:right w:val="none" w:sz="0" w:space="0" w:color="auto"/>
          </w:divBdr>
        </w:div>
        <w:div w:id="1484932900">
          <w:marLeft w:val="640"/>
          <w:marRight w:val="0"/>
          <w:marTop w:val="0"/>
          <w:marBottom w:val="0"/>
          <w:divBdr>
            <w:top w:val="none" w:sz="0" w:space="0" w:color="auto"/>
            <w:left w:val="none" w:sz="0" w:space="0" w:color="auto"/>
            <w:bottom w:val="none" w:sz="0" w:space="0" w:color="auto"/>
            <w:right w:val="none" w:sz="0" w:space="0" w:color="auto"/>
          </w:divBdr>
        </w:div>
        <w:div w:id="1034840975">
          <w:marLeft w:val="640"/>
          <w:marRight w:val="0"/>
          <w:marTop w:val="0"/>
          <w:marBottom w:val="0"/>
          <w:divBdr>
            <w:top w:val="none" w:sz="0" w:space="0" w:color="auto"/>
            <w:left w:val="none" w:sz="0" w:space="0" w:color="auto"/>
            <w:bottom w:val="none" w:sz="0" w:space="0" w:color="auto"/>
            <w:right w:val="none" w:sz="0" w:space="0" w:color="auto"/>
          </w:divBdr>
        </w:div>
        <w:div w:id="1777946351">
          <w:marLeft w:val="640"/>
          <w:marRight w:val="0"/>
          <w:marTop w:val="0"/>
          <w:marBottom w:val="0"/>
          <w:divBdr>
            <w:top w:val="none" w:sz="0" w:space="0" w:color="auto"/>
            <w:left w:val="none" w:sz="0" w:space="0" w:color="auto"/>
            <w:bottom w:val="none" w:sz="0" w:space="0" w:color="auto"/>
            <w:right w:val="none" w:sz="0" w:space="0" w:color="auto"/>
          </w:divBdr>
        </w:div>
        <w:div w:id="897282714">
          <w:marLeft w:val="640"/>
          <w:marRight w:val="0"/>
          <w:marTop w:val="0"/>
          <w:marBottom w:val="0"/>
          <w:divBdr>
            <w:top w:val="none" w:sz="0" w:space="0" w:color="auto"/>
            <w:left w:val="none" w:sz="0" w:space="0" w:color="auto"/>
            <w:bottom w:val="none" w:sz="0" w:space="0" w:color="auto"/>
            <w:right w:val="none" w:sz="0" w:space="0" w:color="auto"/>
          </w:divBdr>
        </w:div>
        <w:div w:id="436949510">
          <w:marLeft w:val="640"/>
          <w:marRight w:val="0"/>
          <w:marTop w:val="0"/>
          <w:marBottom w:val="0"/>
          <w:divBdr>
            <w:top w:val="none" w:sz="0" w:space="0" w:color="auto"/>
            <w:left w:val="none" w:sz="0" w:space="0" w:color="auto"/>
            <w:bottom w:val="none" w:sz="0" w:space="0" w:color="auto"/>
            <w:right w:val="none" w:sz="0" w:space="0" w:color="auto"/>
          </w:divBdr>
        </w:div>
        <w:div w:id="1279796378">
          <w:marLeft w:val="640"/>
          <w:marRight w:val="0"/>
          <w:marTop w:val="0"/>
          <w:marBottom w:val="0"/>
          <w:divBdr>
            <w:top w:val="none" w:sz="0" w:space="0" w:color="auto"/>
            <w:left w:val="none" w:sz="0" w:space="0" w:color="auto"/>
            <w:bottom w:val="none" w:sz="0" w:space="0" w:color="auto"/>
            <w:right w:val="none" w:sz="0" w:space="0" w:color="auto"/>
          </w:divBdr>
        </w:div>
        <w:div w:id="1029182856">
          <w:marLeft w:val="640"/>
          <w:marRight w:val="0"/>
          <w:marTop w:val="0"/>
          <w:marBottom w:val="0"/>
          <w:divBdr>
            <w:top w:val="none" w:sz="0" w:space="0" w:color="auto"/>
            <w:left w:val="none" w:sz="0" w:space="0" w:color="auto"/>
            <w:bottom w:val="none" w:sz="0" w:space="0" w:color="auto"/>
            <w:right w:val="none" w:sz="0" w:space="0" w:color="auto"/>
          </w:divBdr>
        </w:div>
        <w:div w:id="169486595">
          <w:marLeft w:val="640"/>
          <w:marRight w:val="0"/>
          <w:marTop w:val="0"/>
          <w:marBottom w:val="0"/>
          <w:divBdr>
            <w:top w:val="none" w:sz="0" w:space="0" w:color="auto"/>
            <w:left w:val="none" w:sz="0" w:space="0" w:color="auto"/>
            <w:bottom w:val="none" w:sz="0" w:space="0" w:color="auto"/>
            <w:right w:val="none" w:sz="0" w:space="0" w:color="auto"/>
          </w:divBdr>
        </w:div>
        <w:div w:id="2093509434">
          <w:marLeft w:val="640"/>
          <w:marRight w:val="0"/>
          <w:marTop w:val="0"/>
          <w:marBottom w:val="0"/>
          <w:divBdr>
            <w:top w:val="none" w:sz="0" w:space="0" w:color="auto"/>
            <w:left w:val="none" w:sz="0" w:space="0" w:color="auto"/>
            <w:bottom w:val="none" w:sz="0" w:space="0" w:color="auto"/>
            <w:right w:val="none" w:sz="0" w:space="0" w:color="auto"/>
          </w:divBdr>
        </w:div>
        <w:div w:id="1259945923">
          <w:marLeft w:val="640"/>
          <w:marRight w:val="0"/>
          <w:marTop w:val="0"/>
          <w:marBottom w:val="0"/>
          <w:divBdr>
            <w:top w:val="none" w:sz="0" w:space="0" w:color="auto"/>
            <w:left w:val="none" w:sz="0" w:space="0" w:color="auto"/>
            <w:bottom w:val="none" w:sz="0" w:space="0" w:color="auto"/>
            <w:right w:val="none" w:sz="0" w:space="0" w:color="auto"/>
          </w:divBdr>
        </w:div>
        <w:div w:id="842088843">
          <w:marLeft w:val="640"/>
          <w:marRight w:val="0"/>
          <w:marTop w:val="0"/>
          <w:marBottom w:val="0"/>
          <w:divBdr>
            <w:top w:val="none" w:sz="0" w:space="0" w:color="auto"/>
            <w:left w:val="none" w:sz="0" w:space="0" w:color="auto"/>
            <w:bottom w:val="none" w:sz="0" w:space="0" w:color="auto"/>
            <w:right w:val="none" w:sz="0" w:space="0" w:color="auto"/>
          </w:divBdr>
        </w:div>
        <w:div w:id="506138934">
          <w:marLeft w:val="640"/>
          <w:marRight w:val="0"/>
          <w:marTop w:val="0"/>
          <w:marBottom w:val="0"/>
          <w:divBdr>
            <w:top w:val="none" w:sz="0" w:space="0" w:color="auto"/>
            <w:left w:val="none" w:sz="0" w:space="0" w:color="auto"/>
            <w:bottom w:val="none" w:sz="0" w:space="0" w:color="auto"/>
            <w:right w:val="none" w:sz="0" w:space="0" w:color="auto"/>
          </w:divBdr>
        </w:div>
        <w:div w:id="1057362992">
          <w:marLeft w:val="640"/>
          <w:marRight w:val="0"/>
          <w:marTop w:val="0"/>
          <w:marBottom w:val="0"/>
          <w:divBdr>
            <w:top w:val="none" w:sz="0" w:space="0" w:color="auto"/>
            <w:left w:val="none" w:sz="0" w:space="0" w:color="auto"/>
            <w:bottom w:val="none" w:sz="0" w:space="0" w:color="auto"/>
            <w:right w:val="none" w:sz="0" w:space="0" w:color="auto"/>
          </w:divBdr>
        </w:div>
        <w:div w:id="1924103749">
          <w:marLeft w:val="640"/>
          <w:marRight w:val="0"/>
          <w:marTop w:val="0"/>
          <w:marBottom w:val="0"/>
          <w:divBdr>
            <w:top w:val="none" w:sz="0" w:space="0" w:color="auto"/>
            <w:left w:val="none" w:sz="0" w:space="0" w:color="auto"/>
            <w:bottom w:val="none" w:sz="0" w:space="0" w:color="auto"/>
            <w:right w:val="none" w:sz="0" w:space="0" w:color="auto"/>
          </w:divBdr>
        </w:div>
        <w:div w:id="1243098929">
          <w:marLeft w:val="640"/>
          <w:marRight w:val="0"/>
          <w:marTop w:val="0"/>
          <w:marBottom w:val="0"/>
          <w:divBdr>
            <w:top w:val="none" w:sz="0" w:space="0" w:color="auto"/>
            <w:left w:val="none" w:sz="0" w:space="0" w:color="auto"/>
            <w:bottom w:val="none" w:sz="0" w:space="0" w:color="auto"/>
            <w:right w:val="none" w:sz="0" w:space="0" w:color="auto"/>
          </w:divBdr>
        </w:div>
        <w:div w:id="1884558227">
          <w:marLeft w:val="640"/>
          <w:marRight w:val="0"/>
          <w:marTop w:val="0"/>
          <w:marBottom w:val="0"/>
          <w:divBdr>
            <w:top w:val="none" w:sz="0" w:space="0" w:color="auto"/>
            <w:left w:val="none" w:sz="0" w:space="0" w:color="auto"/>
            <w:bottom w:val="none" w:sz="0" w:space="0" w:color="auto"/>
            <w:right w:val="none" w:sz="0" w:space="0" w:color="auto"/>
          </w:divBdr>
        </w:div>
        <w:div w:id="2127263983">
          <w:marLeft w:val="640"/>
          <w:marRight w:val="0"/>
          <w:marTop w:val="0"/>
          <w:marBottom w:val="0"/>
          <w:divBdr>
            <w:top w:val="none" w:sz="0" w:space="0" w:color="auto"/>
            <w:left w:val="none" w:sz="0" w:space="0" w:color="auto"/>
            <w:bottom w:val="none" w:sz="0" w:space="0" w:color="auto"/>
            <w:right w:val="none" w:sz="0" w:space="0" w:color="auto"/>
          </w:divBdr>
        </w:div>
        <w:div w:id="462892396">
          <w:marLeft w:val="640"/>
          <w:marRight w:val="0"/>
          <w:marTop w:val="0"/>
          <w:marBottom w:val="0"/>
          <w:divBdr>
            <w:top w:val="none" w:sz="0" w:space="0" w:color="auto"/>
            <w:left w:val="none" w:sz="0" w:space="0" w:color="auto"/>
            <w:bottom w:val="none" w:sz="0" w:space="0" w:color="auto"/>
            <w:right w:val="none" w:sz="0" w:space="0" w:color="auto"/>
          </w:divBdr>
        </w:div>
        <w:div w:id="619455875">
          <w:marLeft w:val="640"/>
          <w:marRight w:val="0"/>
          <w:marTop w:val="0"/>
          <w:marBottom w:val="0"/>
          <w:divBdr>
            <w:top w:val="none" w:sz="0" w:space="0" w:color="auto"/>
            <w:left w:val="none" w:sz="0" w:space="0" w:color="auto"/>
            <w:bottom w:val="none" w:sz="0" w:space="0" w:color="auto"/>
            <w:right w:val="none" w:sz="0" w:space="0" w:color="auto"/>
          </w:divBdr>
        </w:div>
        <w:div w:id="722797379">
          <w:marLeft w:val="640"/>
          <w:marRight w:val="0"/>
          <w:marTop w:val="0"/>
          <w:marBottom w:val="0"/>
          <w:divBdr>
            <w:top w:val="none" w:sz="0" w:space="0" w:color="auto"/>
            <w:left w:val="none" w:sz="0" w:space="0" w:color="auto"/>
            <w:bottom w:val="none" w:sz="0" w:space="0" w:color="auto"/>
            <w:right w:val="none" w:sz="0" w:space="0" w:color="auto"/>
          </w:divBdr>
        </w:div>
        <w:div w:id="957761774">
          <w:marLeft w:val="640"/>
          <w:marRight w:val="0"/>
          <w:marTop w:val="0"/>
          <w:marBottom w:val="0"/>
          <w:divBdr>
            <w:top w:val="none" w:sz="0" w:space="0" w:color="auto"/>
            <w:left w:val="none" w:sz="0" w:space="0" w:color="auto"/>
            <w:bottom w:val="none" w:sz="0" w:space="0" w:color="auto"/>
            <w:right w:val="none" w:sz="0" w:space="0" w:color="auto"/>
          </w:divBdr>
        </w:div>
        <w:div w:id="1779568799">
          <w:marLeft w:val="640"/>
          <w:marRight w:val="0"/>
          <w:marTop w:val="0"/>
          <w:marBottom w:val="0"/>
          <w:divBdr>
            <w:top w:val="none" w:sz="0" w:space="0" w:color="auto"/>
            <w:left w:val="none" w:sz="0" w:space="0" w:color="auto"/>
            <w:bottom w:val="none" w:sz="0" w:space="0" w:color="auto"/>
            <w:right w:val="none" w:sz="0" w:space="0" w:color="auto"/>
          </w:divBdr>
        </w:div>
      </w:divsChild>
    </w:div>
    <w:div w:id="921178087">
      <w:bodyDiv w:val="1"/>
      <w:marLeft w:val="0"/>
      <w:marRight w:val="0"/>
      <w:marTop w:val="0"/>
      <w:marBottom w:val="0"/>
      <w:divBdr>
        <w:top w:val="none" w:sz="0" w:space="0" w:color="auto"/>
        <w:left w:val="none" w:sz="0" w:space="0" w:color="auto"/>
        <w:bottom w:val="none" w:sz="0" w:space="0" w:color="auto"/>
        <w:right w:val="none" w:sz="0" w:space="0" w:color="auto"/>
      </w:divBdr>
      <w:divsChild>
        <w:div w:id="1645350703">
          <w:marLeft w:val="640"/>
          <w:marRight w:val="0"/>
          <w:marTop w:val="0"/>
          <w:marBottom w:val="0"/>
          <w:divBdr>
            <w:top w:val="none" w:sz="0" w:space="0" w:color="auto"/>
            <w:left w:val="none" w:sz="0" w:space="0" w:color="auto"/>
            <w:bottom w:val="none" w:sz="0" w:space="0" w:color="auto"/>
            <w:right w:val="none" w:sz="0" w:space="0" w:color="auto"/>
          </w:divBdr>
        </w:div>
        <w:div w:id="2067339427">
          <w:marLeft w:val="640"/>
          <w:marRight w:val="0"/>
          <w:marTop w:val="0"/>
          <w:marBottom w:val="0"/>
          <w:divBdr>
            <w:top w:val="none" w:sz="0" w:space="0" w:color="auto"/>
            <w:left w:val="none" w:sz="0" w:space="0" w:color="auto"/>
            <w:bottom w:val="none" w:sz="0" w:space="0" w:color="auto"/>
            <w:right w:val="none" w:sz="0" w:space="0" w:color="auto"/>
          </w:divBdr>
        </w:div>
        <w:div w:id="1192764070">
          <w:marLeft w:val="640"/>
          <w:marRight w:val="0"/>
          <w:marTop w:val="0"/>
          <w:marBottom w:val="0"/>
          <w:divBdr>
            <w:top w:val="none" w:sz="0" w:space="0" w:color="auto"/>
            <w:left w:val="none" w:sz="0" w:space="0" w:color="auto"/>
            <w:bottom w:val="none" w:sz="0" w:space="0" w:color="auto"/>
            <w:right w:val="none" w:sz="0" w:space="0" w:color="auto"/>
          </w:divBdr>
        </w:div>
        <w:div w:id="1244608270">
          <w:marLeft w:val="640"/>
          <w:marRight w:val="0"/>
          <w:marTop w:val="0"/>
          <w:marBottom w:val="0"/>
          <w:divBdr>
            <w:top w:val="none" w:sz="0" w:space="0" w:color="auto"/>
            <w:left w:val="none" w:sz="0" w:space="0" w:color="auto"/>
            <w:bottom w:val="none" w:sz="0" w:space="0" w:color="auto"/>
            <w:right w:val="none" w:sz="0" w:space="0" w:color="auto"/>
          </w:divBdr>
        </w:div>
        <w:div w:id="1014768536">
          <w:marLeft w:val="640"/>
          <w:marRight w:val="0"/>
          <w:marTop w:val="0"/>
          <w:marBottom w:val="0"/>
          <w:divBdr>
            <w:top w:val="none" w:sz="0" w:space="0" w:color="auto"/>
            <w:left w:val="none" w:sz="0" w:space="0" w:color="auto"/>
            <w:bottom w:val="none" w:sz="0" w:space="0" w:color="auto"/>
            <w:right w:val="none" w:sz="0" w:space="0" w:color="auto"/>
          </w:divBdr>
        </w:div>
        <w:div w:id="12070902">
          <w:marLeft w:val="640"/>
          <w:marRight w:val="0"/>
          <w:marTop w:val="0"/>
          <w:marBottom w:val="0"/>
          <w:divBdr>
            <w:top w:val="none" w:sz="0" w:space="0" w:color="auto"/>
            <w:left w:val="none" w:sz="0" w:space="0" w:color="auto"/>
            <w:bottom w:val="none" w:sz="0" w:space="0" w:color="auto"/>
            <w:right w:val="none" w:sz="0" w:space="0" w:color="auto"/>
          </w:divBdr>
        </w:div>
        <w:div w:id="1953199811">
          <w:marLeft w:val="640"/>
          <w:marRight w:val="0"/>
          <w:marTop w:val="0"/>
          <w:marBottom w:val="0"/>
          <w:divBdr>
            <w:top w:val="none" w:sz="0" w:space="0" w:color="auto"/>
            <w:left w:val="none" w:sz="0" w:space="0" w:color="auto"/>
            <w:bottom w:val="none" w:sz="0" w:space="0" w:color="auto"/>
            <w:right w:val="none" w:sz="0" w:space="0" w:color="auto"/>
          </w:divBdr>
        </w:div>
        <w:div w:id="811795911">
          <w:marLeft w:val="640"/>
          <w:marRight w:val="0"/>
          <w:marTop w:val="0"/>
          <w:marBottom w:val="0"/>
          <w:divBdr>
            <w:top w:val="none" w:sz="0" w:space="0" w:color="auto"/>
            <w:left w:val="none" w:sz="0" w:space="0" w:color="auto"/>
            <w:bottom w:val="none" w:sz="0" w:space="0" w:color="auto"/>
            <w:right w:val="none" w:sz="0" w:space="0" w:color="auto"/>
          </w:divBdr>
        </w:div>
        <w:div w:id="703212424">
          <w:marLeft w:val="640"/>
          <w:marRight w:val="0"/>
          <w:marTop w:val="0"/>
          <w:marBottom w:val="0"/>
          <w:divBdr>
            <w:top w:val="none" w:sz="0" w:space="0" w:color="auto"/>
            <w:left w:val="none" w:sz="0" w:space="0" w:color="auto"/>
            <w:bottom w:val="none" w:sz="0" w:space="0" w:color="auto"/>
            <w:right w:val="none" w:sz="0" w:space="0" w:color="auto"/>
          </w:divBdr>
        </w:div>
        <w:div w:id="140390960">
          <w:marLeft w:val="640"/>
          <w:marRight w:val="0"/>
          <w:marTop w:val="0"/>
          <w:marBottom w:val="0"/>
          <w:divBdr>
            <w:top w:val="none" w:sz="0" w:space="0" w:color="auto"/>
            <w:left w:val="none" w:sz="0" w:space="0" w:color="auto"/>
            <w:bottom w:val="none" w:sz="0" w:space="0" w:color="auto"/>
            <w:right w:val="none" w:sz="0" w:space="0" w:color="auto"/>
          </w:divBdr>
        </w:div>
        <w:div w:id="35206809">
          <w:marLeft w:val="640"/>
          <w:marRight w:val="0"/>
          <w:marTop w:val="0"/>
          <w:marBottom w:val="0"/>
          <w:divBdr>
            <w:top w:val="none" w:sz="0" w:space="0" w:color="auto"/>
            <w:left w:val="none" w:sz="0" w:space="0" w:color="auto"/>
            <w:bottom w:val="none" w:sz="0" w:space="0" w:color="auto"/>
            <w:right w:val="none" w:sz="0" w:space="0" w:color="auto"/>
          </w:divBdr>
        </w:div>
        <w:div w:id="666905762">
          <w:marLeft w:val="640"/>
          <w:marRight w:val="0"/>
          <w:marTop w:val="0"/>
          <w:marBottom w:val="0"/>
          <w:divBdr>
            <w:top w:val="none" w:sz="0" w:space="0" w:color="auto"/>
            <w:left w:val="none" w:sz="0" w:space="0" w:color="auto"/>
            <w:bottom w:val="none" w:sz="0" w:space="0" w:color="auto"/>
            <w:right w:val="none" w:sz="0" w:space="0" w:color="auto"/>
          </w:divBdr>
        </w:div>
        <w:div w:id="1553493296">
          <w:marLeft w:val="640"/>
          <w:marRight w:val="0"/>
          <w:marTop w:val="0"/>
          <w:marBottom w:val="0"/>
          <w:divBdr>
            <w:top w:val="none" w:sz="0" w:space="0" w:color="auto"/>
            <w:left w:val="none" w:sz="0" w:space="0" w:color="auto"/>
            <w:bottom w:val="none" w:sz="0" w:space="0" w:color="auto"/>
            <w:right w:val="none" w:sz="0" w:space="0" w:color="auto"/>
          </w:divBdr>
        </w:div>
        <w:div w:id="2140411013">
          <w:marLeft w:val="640"/>
          <w:marRight w:val="0"/>
          <w:marTop w:val="0"/>
          <w:marBottom w:val="0"/>
          <w:divBdr>
            <w:top w:val="none" w:sz="0" w:space="0" w:color="auto"/>
            <w:left w:val="none" w:sz="0" w:space="0" w:color="auto"/>
            <w:bottom w:val="none" w:sz="0" w:space="0" w:color="auto"/>
            <w:right w:val="none" w:sz="0" w:space="0" w:color="auto"/>
          </w:divBdr>
        </w:div>
        <w:div w:id="1207336034">
          <w:marLeft w:val="640"/>
          <w:marRight w:val="0"/>
          <w:marTop w:val="0"/>
          <w:marBottom w:val="0"/>
          <w:divBdr>
            <w:top w:val="none" w:sz="0" w:space="0" w:color="auto"/>
            <w:left w:val="none" w:sz="0" w:space="0" w:color="auto"/>
            <w:bottom w:val="none" w:sz="0" w:space="0" w:color="auto"/>
            <w:right w:val="none" w:sz="0" w:space="0" w:color="auto"/>
          </w:divBdr>
        </w:div>
        <w:div w:id="1986202924">
          <w:marLeft w:val="640"/>
          <w:marRight w:val="0"/>
          <w:marTop w:val="0"/>
          <w:marBottom w:val="0"/>
          <w:divBdr>
            <w:top w:val="none" w:sz="0" w:space="0" w:color="auto"/>
            <w:left w:val="none" w:sz="0" w:space="0" w:color="auto"/>
            <w:bottom w:val="none" w:sz="0" w:space="0" w:color="auto"/>
            <w:right w:val="none" w:sz="0" w:space="0" w:color="auto"/>
          </w:divBdr>
        </w:div>
        <w:div w:id="1542672322">
          <w:marLeft w:val="640"/>
          <w:marRight w:val="0"/>
          <w:marTop w:val="0"/>
          <w:marBottom w:val="0"/>
          <w:divBdr>
            <w:top w:val="none" w:sz="0" w:space="0" w:color="auto"/>
            <w:left w:val="none" w:sz="0" w:space="0" w:color="auto"/>
            <w:bottom w:val="none" w:sz="0" w:space="0" w:color="auto"/>
            <w:right w:val="none" w:sz="0" w:space="0" w:color="auto"/>
          </w:divBdr>
        </w:div>
        <w:div w:id="1836797287">
          <w:marLeft w:val="640"/>
          <w:marRight w:val="0"/>
          <w:marTop w:val="0"/>
          <w:marBottom w:val="0"/>
          <w:divBdr>
            <w:top w:val="none" w:sz="0" w:space="0" w:color="auto"/>
            <w:left w:val="none" w:sz="0" w:space="0" w:color="auto"/>
            <w:bottom w:val="none" w:sz="0" w:space="0" w:color="auto"/>
            <w:right w:val="none" w:sz="0" w:space="0" w:color="auto"/>
          </w:divBdr>
        </w:div>
        <w:div w:id="2072263234">
          <w:marLeft w:val="640"/>
          <w:marRight w:val="0"/>
          <w:marTop w:val="0"/>
          <w:marBottom w:val="0"/>
          <w:divBdr>
            <w:top w:val="none" w:sz="0" w:space="0" w:color="auto"/>
            <w:left w:val="none" w:sz="0" w:space="0" w:color="auto"/>
            <w:bottom w:val="none" w:sz="0" w:space="0" w:color="auto"/>
            <w:right w:val="none" w:sz="0" w:space="0" w:color="auto"/>
          </w:divBdr>
        </w:div>
        <w:div w:id="239490072">
          <w:marLeft w:val="640"/>
          <w:marRight w:val="0"/>
          <w:marTop w:val="0"/>
          <w:marBottom w:val="0"/>
          <w:divBdr>
            <w:top w:val="none" w:sz="0" w:space="0" w:color="auto"/>
            <w:left w:val="none" w:sz="0" w:space="0" w:color="auto"/>
            <w:bottom w:val="none" w:sz="0" w:space="0" w:color="auto"/>
            <w:right w:val="none" w:sz="0" w:space="0" w:color="auto"/>
          </w:divBdr>
        </w:div>
        <w:div w:id="1094783130">
          <w:marLeft w:val="640"/>
          <w:marRight w:val="0"/>
          <w:marTop w:val="0"/>
          <w:marBottom w:val="0"/>
          <w:divBdr>
            <w:top w:val="none" w:sz="0" w:space="0" w:color="auto"/>
            <w:left w:val="none" w:sz="0" w:space="0" w:color="auto"/>
            <w:bottom w:val="none" w:sz="0" w:space="0" w:color="auto"/>
            <w:right w:val="none" w:sz="0" w:space="0" w:color="auto"/>
          </w:divBdr>
        </w:div>
        <w:div w:id="2088334501">
          <w:marLeft w:val="640"/>
          <w:marRight w:val="0"/>
          <w:marTop w:val="0"/>
          <w:marBottom w:val="0"/>
          <w:divBdr>
            <w:top w:val="none" w:sz="0" w:space="0" w:color="auto"/>
            <w:left w:val="none" w:sz="0" w:space="0" w:color="auto"/>
            <w:bottom w:val="none" w:sz="0" w:space="0" w:color="auto"/>
            <w:right w:val="none" w:sz="0" w:space="0" w:color="auto"/>
          </w:divBdr>
        </w:div>
        <w:div w:id="295918849">
          <w:marLeft w:val="640"/>
          <w:marRight w:val="0"/>
          <w:marTop w:val="0"/>
          <w:marBottom w:val="0"/>
          <w:divBdr>
            <w:top w:val="none" w:sz="0" w:space="0" w:color="auto"/>
            <w:left w:val="none" w:sz="0" w:space="0" w:color="auto"/>
            <w:bottom w:val="none" w:sz="0" w:space="0" w:color="auto"/>
            <w:right w:val="none" w:sz="0" w:space="0" w:color="auto"/>
          </w:divBdr>
        </w:div>
        <w:div w:id="188111116">
          <w:marLeft w:val="640"/>
          <w:marRight w:val="0"/>
          <w:marTop w:val="0"/>
          <w:marBottom w:val="0"/>
          <w:divBdr>
            <w:top w:val="none" w:sz="0" w:space="0" w:color="auto"/>
            <w:left w:val="none" w:sz="0" w:space="0" w:color="auto"/>
            <w:bottom w:val="none" w:sz="0" w:space="0" w:color="auto"/>
            <w:right w:val="none" w:sz="0" w:space="0" w:color="auto"/>
          </w:divBdr>
        </w:div>
        <w:div w:id="1247151563">
          <w:marLeft w:val="640"/>
          <w:marRight w:val="0"/>
          <w:marTop w:val="0"/>
          <w:marBottom w:val="0"/>
          <w:divBdr>
            <w:top w:val="none" w:sz="0" w:space="0" w:color="auto"/>
            <w:left w:val="none" w:sz="0" w:space="0" w:color="auto"/>
            <w:bottom w:val="none" w:sz="0" w:space="0" w:color="auto"/>
            <w:right w:val="none" w:sz="0" w:space="0" w:color="auto"/>
          </w:divBdr>
        </w:div>
        <w:div w:id="911430146">
          <w:marLeft w:val="640"/>
          <w:marRight w:val="0"/>
          <w:marTop w:val="0"/>
          <w:marBottom w:val="0"/>
          <w:divBdr>
            <w:top w:val="none" w:sz="0" w:space="0" w:color="auto"/>
            <w:left w:val="none" w:sz="0" w:space="0" w:color="auto"/>
            <w:bottom w:val="none" w:sz="0" w:space="0" w:color="auto"/>
            <w:right w:val="none" w:sz="0" w:space="0" w:color="auto"/>
          </w:divBdr>
        </w:div>
        <w:div w:id="806706791">
          <w:marLeft w:val="640"/>
          <w:marRight w:val="0"/>
          <w:marTop w:val="0"/>
          <w:marBottom w:val="0"/>
          <w:divBdr>
            <w:top w:val="none" w:sz="0" w:space="0" w:color="auto"/>
            <w:left w:val="none" w:sz="0" w:space="0" w:color="auto"/>
            <w:bottom w:val="none" w:sz="0" w:space="0" w:color="auto"/>
            <w:right w:val="none" w:sz="0" w:space="0" w:color="auto"/>
          </w:divBdr>
        </w:div>
        <w:div w:id="1143081973">
          <w:marLeft w:val="640"/>
          <w:marRight w:val="0"/>
          <w:marTop w:val="0"/>
          <w:marBottom w:val="0"/>
          <w:divBdr>
            <w:top w:val="none" w:sz="0" w:space="0" w:color="auto"/>
            <w:left w:val="none" w:sz="0" w:space="0" w:color="auto"/>
            <w:bottom w:val="none" w:sz="0" w:space="0" w:color="auto"/>
            <w:right w:val="none" w:sz="0" w:space="0" w:color="auto"/>
          </w:divBdr>
        </w:div>
        <w:div w:id="1316638963">
          <w:marLeft w:val="640"/>
          <w:marRight w:val="0"/>
          <w:marTop w:val="0"/>
          <w:marBottom w:val="0"/>
          <w:divBdr>
            <w:top w:val="none" w:sz="0" w:space="0" w:color="auto"/>
            <w:left w:val="none" w:sz="0" w:space="0" w:color="auto"/>
            <w:bottom w:val="none" w:sz="0" w:space="0" w:color="auto"/>
            <w:right w:val="none" w:sz="0" w:space="0" w:color="auto"/>
          </w:divBdr>
        </w:div>
        <w:div w:id="411856617">
          <w:marLeft w:val="640"/>
          <w:marRight w:val="0"/>
          <w:marTop w:val="0"/>
          <w:marBottom w:val="0"/>
          <w:divBdr>
            <w:top w:val="none" w:sz="0" w:space="0" w:color="auto"/>
            <w:left w:val="none" w:sz="0" w:space="0" w:color="auto"/>
            <w:bottom w:val="none" w:sz="0" w:space="0" w:color="auto"/>
            <w:right w:val="none" w:sz="0" w:space="0" w:color="auto"/>
          </w:divBdr>
        </w:div>
        <w:div w:id="2096438103">
          <w:marLeft w:val="640"/>
          <w:marRight w:val="0"/>
          <w:marTop w:val="0"/>
          <w:marBottom w:val="0"/>
          <w:divBdr>
            <w:top w:val="none" w:sz="0" w:space="0" w:color="auto"/>
            <w:left w:val="none" w:sz="0" w:space="0" w:color="auto"/>
            <w:bottom w:val="none" w:sz="0" w:space="0" w:color="auto"/>
            <w:right w:val="none" w:sz="0" w:space="0" w:color="auto"/>
          </w:divBdr>
        </w:div>
        <w:div w:id="1447500625">
          <w:marLeft w:val="640"/>
          <w:marRight w:val="0"/>
          <w:marTop w:val="0"/>
          <w:marBottom w:val="0"/>
          <w:divBdr>
            <w:top w:val="none" w:sz="0" w:space="0" w:color="auto"/>
            <w:left w:val="none" w:sz="0" w:space="0" w:color="auto"/>
            <w:bottom w:val="none" w:sz="0" w:space="0" w:color="auto"/>
            <w:right w:val="none" w:sz="0" w:space="0" w:color="auto"/>
          </w:divBdr>
        </w:div>
        <w:div w:id="195656219">
          <w:marLeft w:val="640"/>
          <w:marRight w:val="0"/>
          <w:marTop w:val="0"/>
          <w:marBottom w:val="0"/>
          <w:divBdr>
            <w:top w:val="none" w:sz="0" w:space="0" w:color="auto"/>
            <w:left w:val="none" w:sz="0" w:space="0" w:color="auto"/>
            <w:bottom w:val="none" w:sz="0" w:space="0" w:color="auto"/>
            <w:right w:val="none" w:sz="0" w:space="0" w:color="auto"/>
          </w:divBdr>
        </w:div>
        <w:div w:id="447167159">
          <w:marLeft w:val="640"/>
          <w:marRight w:val="0"/>
          <w:marTop w:val="0"/>
          <w:marBottom w:val="0"/>
          <w:divBdr>
            <w:top w:val="none" w:sz="0" w:space="0" w:color="auto"/>
            <w:left w:val="none" w:sz="0" w:space="0" w:color="auto"/>
            <w:bottom w:val="none" w:sz="0" w:space="0" w:color="auto"/>
            <w:right w:val="none" w:sz="0" w:space="0" w:color="auto"/>
          </w:divBdr>
        </w:div>
        <w:div w:id="604119884">
          <w:marLeft w:val="640"/>
          <w:marRight w:val="0"/>
          <w:marTop w:val="0"/>
          <w:marBottom w:val="0"/>
          <w:divBdr>
            <w:top w:val="none" w:sz="0" w:space="0" w:color="auto"/>
            <w:left w:val="none" w:sz="0" w:space="0" w:color="auto"/>
            <w:bottom w:val="none" w:sz="0" w:space="0" w:color="auto"/>
            <w:right w:val="none" w:sz="0" w:space="0" w:color="auto"/>
          </w:divBdr>
        </w:div>
        <w:div w:id="797533575">
          <w:marLeft w:val="640"/>
          <w:marRight w:val="0"/>
          <w:marTop w:val="0"/>
          <w:marBottom w:val="0"/>
          <w:divBdr>
            <w:top w:val="none" w:sz="0" w:space="0" w:color="auto"/>
            <w:left w:val="none" w:sz="0" w:space="0" w:color="auto"/>
            <w:bottom w:val="none" w:sz="0" w:space="0" w:color="auto"/>
            <w:right w:val="none" w:sz="0" w:space="0" w:color="auto"/>
          </w:divBdr>
        </w:div>
        <w:div w:id="570849971">
          <w:marLeft w:val="640"/>
          <w:marRight w:val="0"/>
          <w:marTop w:val="0"/>
          <w:marBottom w:val="0"/>
          <w:divBdr>
            <w:top w:val="none" w:sz="0" w:space="0" w:color="auto"/>
            <w:left w:val="none" w:sz="0" w:space="0" w:color="auto"/>
            <w:bottom w:val="none" w:sz="0" w:space="0" w:color="auto"/>
            <w:right w:val="none" w:sz="0" w:space="0" w:color="auto"/>
          </w:divBdr>
        </w:div>
        <w:div w:id="1596477498">
          <w:marLeft w:val="640"/>
          <w:marRight w:val="0"/>
          <w:marTop w:val="0"/>
          <w:marBottom w:val="0"/>
          <w:divBdr>
            <w:top w:val="none" w:sz="0" w:space="0" w:color="auto"/>
            <w:left w:val="none" w:sz="0" w:space="0" w:color="auto"/>
            <w:bottom w:val="none" w:sz="0" w:space="0" w:color="auto"/>
            <w:right w:val="none" w:sz="0" w:space="0" w:color="auto"/>
          </w:divBdr>
        </w:div>
        <w:div w:id="1317419303">
          <w:marLeft w:val="640"/>
          <w:marRight w:val="0"/>
          <w:marTop w:val="0"/>
          <w:marBottom w:val="0"/>
          <w:divBdr>
            <w:top w:val="none" w:sz="0" w:space="0" w:color="auto"/>
            <w:left w:val="none" w:sz="0" w:space="0" w:color="auto"/>
            <w:bottom w:val="none" w:sz="0" w:space="0" w:color="auto"/>
            <w:right w:val="none" w:sz="0" w:space="0" w:color="auto"/>
          </w:divBdr>
        </w:div>
        <w:div w:id="426387138">
          <w:marLeft w:val="640"/>
          <w:marRight w:val="0"/>
          <w:marTop w:val="0"/>
          <w:marBottom w:val="0"/>
          <w:divBdr>
            <w:top w:val="none" w:sz="0" w:space="0" w:color="auto"/>
            <w:left w:val="none" w:sz="0" w:space="0" w:color="auto"/>
            <w:bottom w:val="none" w:sz="0" w:space="0" w:color="auto"/>
            <w:right w:val="none" w:sz="0" w:space="0" w:color="auto"/>
          </w:divBdr>
        </w:div>
        <w:div w:id="2137599152">
          <w:marLeft w:val="640"/>
          <w:marRight w:val="0"/>
          <w:marTop w:val="0"/>
          <w:marBottom w:val="0"/>
          <w:divBdr>
            <w:top w:val="none" w:sz="0" w:space="0" w:color="auto"/>
            <w:left w:val="none" w:sz="0" w:space="0" w:color="auto"/>
            <w:bottom w:val="none" w:sz="0" w:space="0" w:color="auto"/>
            <w:right w:val="none" w:sz="0" w:space="0" w:color="auto"/>
          </w:divBdr>
        </w:div>
        <w:div w:id="59137311">
          <w:marLeft w:val="640"/>
          <w:marRight w:val="0"/>
          <w:marTop w:val="0"/>
          <w:marBottom w:val="0"/>
          <w:divBdr>
            <w:top w:val="none" w:sz="0" w:space="0" w:color="auto"/>
            <w:left w:val="none" w:sz="0" w:space="0" w:color="auto"/>
            <w:bottom w:val="none" w:sz="0" w:space="0" w:color="auto"/>
            <w:right w:val="none" w:sz="0" w:space="0" w:color="auto"/>
          </w:divBdr>
        </w:div>
        <w:div w:id="244075624">
          <w:marLeft w:val="640"/>
          <w:marRight w:val="0"/>
          <w:marTop w:val="0"/>
          <w:marBottom w:val="0"/>
          <w:divBdr>
            <w:top w:val="none" w:sz="0" w:space="0" w:color="auto"/>
            <w:left w:val="none" w:sz="0" w:space="0" w:color="auto"/>
            <w:bottom w:val="none" w:sz="0" w:space="0" w:color="auto"/>
            <w:right w:val="none" w:sz="0" w:space="0" w:color="auto"/>
          </w:divBdr>
        </w:div>
        <w:div w:id="1493061347">
          <w:marLeft w:val="640"/>
          <w:marRight w:val="0"/>
          <w:marTop w:val="0"/>
          <w:marBottom w:val="0"/>
          <w:divBdr>
            <w:top w:val="none" w:sz="0" w:space="0" w:color="auto"/>
            <w:left w:val="none" w:sz="0" w:space="0" w:color="auto"/>
            <w:bottom w:val="none" w:sz="0" w:space="0" w:color="auto"/>
            <w:right w:val="none" w:sz="0" w:space="0" w:color="auto"/>
          </w:divBdr>
        </w:div>
        <w:div w:id="68380985">
          <w:marLeft w:val="640"/>
          <w:marRight w:val="0"/>
          <w:marTop w:val="0"/>
          <w:marBottom w:val="0"/>
          <w:divBdr>
            <w:top w:val="none" w:sz="0" w:space="0" w:color="auto"/>
            <w:left w:val="none" w:sz="0" w:space="0" w:color="auto"/>
            <w:bottom w:val="none" w:sz="0" w:space="0" w:color="auto"/>
            <w:right w:val="none" w:sz="0" w:space="0" w:color="auto"/>
          </w:divBdr>
        </w:div>
        <w:div w:id="1428696390">
          <w:marLeft w:val="640"/>
          <w:marRight w:val="0"/>
          <w:marTop w:val="0"/>
          <w:marBottom w:val="0"/>
          <w:divBdr>
            <w:top w:val="none" w:sz="0" w:space="0" w:color="auto"/>
            <w:left w:val="none" w:sz="0" w:space="0" w:color="auto"/>
            <w:bottom w:val="none" w:sz="0" w:space="0" w:color="auto"/>
            <w:right w:val="none" w:sz="0" w:space="0" w:color="auto"/>
          </w:divBdr>
        </w:div>
        <w:div w:id="1892689814">
          <w:marLeft w:val="640"/>
          <w:marRight w:val="0"/>
          <w:marTop w:val="0"/>
          <w:marBottom w:val="0"/>
          <w:divBdr>
            <w:top w:val="none" w:sz="0" w:space="0" w:color="auto"/>
            <w:left w:val="none" w:sz="0" w:space="0" w:color="auto"/>
            <w:bottom w:val="none" w:sz="0" w:space="0" w:color="auto"/>
            <w:right w:val="none" w:sz="0" w:space="0" w:color="auto"/>
          </w:divBdr>
        </w:div>
        <w:div w:id="796265239">
          <w:marLeft w:val="640"/>
          <w:marRight w:val="0"/>
          <w:marTop w:val="0"/>
          <w:marBottom w:val="0"/>
          <w:divBdr>
            <w:top w:val="none" w:sz="0" w:space="0" w:color="auto"/>
            <w:left w:val="none" w:sz="0" w:space="0" w:color="auto"/>
            <w:bottom w:val="none" w:sz="0" w:space="0" w:color="auto"/>
            <w:right w:val="none" w:sz="0" w:space="0" w:color="auto"/>
          </w:divBdr>
        </w:div>
        <w:div w:id="87820385">
          <w:marLeft w:val="640"/>
          <w:marRight w:val="0"/>
          <w:marTop w:val="0"/>
          <w:marBottom w:val="0"/>
          <w:divBdr>
            <w:top w:val="none" w:sz="0" w:space="0" w:color="auto"/>
            <w:left w:val="none" w:sz="0" w:space="0" w:color="auto"/>
            <w:bottom w:val="none" w:sz="0" w:space="0" w:color="auto"/>
            <w:right w:val="none" w:sz="0" w:space="0" w:color="auto"/>
          </w:divBdr>
        </w:div>
        <w:div w:id="1978216826">
          <w:marLeft w:val="640"/>
          <w:marRight w:val="0"/>
          <w:marTop w:val="0"/>
          <w:marBottom w:val="0"/>
          <w:divBdr>
            <w:top w:val="none" w:sz="0" w:space="0" w:color="auto"/>
            <w:left w:val="none" w:sz="0" w:space="0" w:color="auto"/>
            <w:bottom w:val="none" w:sz="0" w:space="0" w:color="auto"/>
            <w:right w:val="none" w:sz="0" w:space="0" w:color="auto"/>
          </w:divBdr>
        </w:div>
        <w:div w:id="756950069">
          <w:marLeft w:val="640"/>
          <w:marRight w:val="0"/>
          <w:marTop w:val="0"/>
          <w:marBottom w:val="0"/>
          <w:divBdr>
            <w:top w:val="none" w:sz="0" w:space="0" w:color="auto"/>
            <w:left w:val="none" w:sz="0" w:space="0" w:color="auto"/>
            <w:bottom w:val="none" w:sz="0" w:space="0" w:color="auto"/>
            <w:right w:val="none" w:sz="0" w:space="0" w:color="auto"/>
          </w:divBdr>
        </w:div>
        <w:div w:id="317269093">
          <w:marLeft w:val="640"/>
          <w:marRight w:val="0"/>
          <w:marTop w:val="0"/>
          <w:marBottom w:val="0"/>
          <w:divBdr>
            <w:top w:val="none" w:sz="0" w:space="0" w:color="auto"/>
            <w:left w:val="none" w:sz="0" w:space="0" w:color="auto"/>
            <w:bottom w:val="none" w:sz="0" w:space="0" w:color="auto"/>
            <w:right w:val="none" w:sz="0" w:space="0" w:color="auto"/>
          </w:divBdr>
        </w:div>
        <w:div w:id="965694004">
          <w:marLeft w:val="640"/>
          <w:marRight w:val="0"/>
          <w:marTop w:val="0"/>
          <w:marBottom w:val="0"/>
          <w:divBdr>
            <w:top w:val="none" w:sz="0" w:space="0" w:color="auto"/>
            <w:left w:val="none" w:sz="0" w:space="0" w:color="auto"/>
            <w:bottom w:val="none" w:sz="0" w:space="0" w:color="auto"/>
            <w:right w:val="none" w:sz="0" w:space="0" w:color="auto"/>
          </w:divBdr>
        </w:div>
        <w:div w:id="1023704131">
          <w:marLeft w:val="640"/>
          <w:marRight w:val="0"/>
          <w:marTop w:val="0"/>
          <w:marBottom w:val="0"/>
          <w:divBdr>
            <w:top w:val="none" w:sz="0" w:space="0" w:color="auto"/>
            <w:left w:val="none" w:sz="0" w:space="0" w:color="auto"/>
            <w:bottom w:val="none" w:sz="0" w:space="0" w:color="auto"/>
            <w:right w:val="none" w:sz="0" w:space="0" w:color="auto"/>
          </w:divBdr>
        </w:div>
        <w:div w:id="875393576">
          <w:marLeft w:val="640"/>
          <w:marRight w:val="0"/>
          <w:marTop w:val="0"/>
          <w:marBottom w:val="0"/>
          <w:divBdr>
            <w:top w:val="none" w:sz="0" w:space="0" w:color="auto"/>
            <w:left w:val="none" w:sz="0" w:space="0" w:color="auto"/>
            <w:bottom w:val="none" w:sz="0" w:space="0" w:color="auto"/>
            <w:right w:val="none" w:sz="0" w:space="0" w:color="auto"/>
          </w:divBdr>
        </w:div>
        <w:div w:id="127624626">
          <w:marLeft w:val="640"/>
          <w:marRight w:val="0"/>
          <w:marTop w:val="0"/>
          <w:marBottom w:val="0"/>
          <w:divBdr>
            <w:top w:val="none" w:sz="0" w:space="0" w:color="auto"/>
            <w:left w:val="none" w:sz="0" w:space="0" w:color="auto"/>
            <w:bottom w:val="none" w:sz="0" w:space="0" w:color="auto"/>
            <w:right w:val="none" w:sz="0" w:space="0" w:color="auto"/>
          </w:divBdr>
        </w:div>
        <w:div w:id="21437578">
          <w:marLeft w:val="640"/>
          <w:marRight w:val="0"/>
          <w:marTop w:val="0"/>
          <w:marBottom w:val="0"/>
          <w:divBdr>
            <w:top w:val="none" w:sz="0" w:space="0" w:color="auto"/>
            <w:left w:val="none" w:sz="0" w:space="0" w:color="auto"/>
            <w:bottom w:val="none" w:sz="0" w:space="0" w:color="auto"/>
            <w:right w:val="none" w:sz="0" w:space="0" w:color="auto"/>
          </w:divBdr>
        </w:div>
        <w:div w:id="1531525451">
          <w:marLeft w:val="640"/>
          <w:marRight w:val="0"/>
          <w:marTop w:val="0"/>
          <w:marBottom w:val="0"/>
          <w:divBdr>
            <w:top w:val="none" w:sz="0" w:space="0" w:color="auto"/>
            <w:left w:val="none" w:sz="0" w:space="0" w:color="auto"/>
            <w:bottom w:val="none" w:sz="0" w:space="0" w:color="auto"/>
            <w:right w:val="none" w:sz="0" w:space="0" w:color="auto"/>
          </w:divBdr>
        </w:div>
        <w:div w:id="2048412724">
          <w:marLeft w:val="640"/>
          <w:marRight w:val="0"/>
          <w:marTop w:val="0"/>
          <w:marBottom w:val="0"/>
          <w:divBdr>
            <w:top w:val="none" w:sz="0" w:space="0" w:color="auto"/>
            <w:left w:val="none" w:sz="0" w:space="0" w:color="auto"/>
            <w:bottom w:val="none" w:sz="0" w:space="0" w:color="auto"/>
            <w:right w:val="none" w:sz="0" w:space="0" w:color="auto"/>
          </w:divBdr>
        </w:div>
        <w:div w:id="394203210">
          <w:marLeft w:val="640"/>
          <w:marRight w:val="0"/>
          <w:marTop w:val="0"/>
          <w:marBottom w:val="0"/>
          <w:divBdr>
            <w:top w:val="none" w:sz="0" w:space="0" w:color="auto"/>
            <w:left w:val="none" w:sz="0" w:space="0" w:color="auto"/>
            <w:bottom w:val="none" w:sz="0" w:space="0" w:color="auto"/>
            <w:right w:val="none" w:sz="0" w:space="0" w:color="auto"/>
          </w:divBdr>
        </w:div>
        <w:div w:id="1862163928">
          <w:marLeft w:val="640"/>
          <w:marRight w:val="0"/>
          <w:marTop w:val="0"/>
          <w:marBottom w:val="0"/>
          <w:divBdr>
            <w:top w:val="none" w:sz="0" w:space="0" w:color="auto"/>
            <w:left w:val="none" w:sz="0" w:space="0" w:color="auto"/>
            <w:bottom w:val="none" w:sz="0" w:space="0" w:color="auto"/>
            <w:right w:val="none" w:sz="0" w:space="0" w:color="auto"/>
          </w:divBdr>
        </w:div>
        <w:div w:id="949513639">
          <w:marLeft w:val="640"/>
          <w:marRight w:val="0"/>
          <w:marTop w:val="0"/>
          <w:marBottom w:val="0"/>
          <w:divBdr>
            <w:top w:val="none" w:sz="0" w:space="0" w:color="auto"/>
            <w:left w:val="none" w:sz="0" w:space="0" w:color="auto"/>
            <w:bottom w:val="none" w:sz="0" w:space="0" w:color="auto"/>
            <w:right w:val="none" w:sz="0" w:space="0" w:color="auto"/>
          </w:divBdr>
        </w:div>
        <w:div w:id="1020594214">
          <w:marLeft w:val="640"/>
          <w:marRight w:val="0"/>
          <w:marTop w:val="0"/>
          <w:marBottom w:val="0"/>
          <w:divBdr>
            <w:top w:val="none" w:sz="0" w:space="0" w:color="auto"/>
            <w:left w:val="none" w:sz="0" w:space="0" w:color="auto"/>
            <w:bottom w:val="none" w:sz="0" w:space="0" w:color="auto"/>
            <w:right w:val="none" w:sz="0" w:space="0" w:color="auto"/>
          </w:divBdr>
        </w:div>
        <w:div w:id="360934509">
          <w:marLeft w:val="640"/>
          <w:marRight w:val="0"/>
          <w:marTop w:val="0"/>
          <w:marBottom w:val="0"/>
          <w:divBdr>
            <w:top w:val="none" w:sz="0" w:space="0" w:color="auto"/>
            <w:left w:val="none" w:sz="0" w:space="0" w:color="auto"/>
            <w:bottom w:val="none" w:sz="0" w:space="0" w:color="auto"/>
            <w:right w:val="none" w:sz="0" w:space="0" w:color="auto"/>
          </w:divBdr>
        </w:div>
        <w:div w:id="883567865">
          <w:marLeft w:val="640"/>
          <w:marRight w:val="0"/>
          <w:marTop w:val="0"/>
          <w:marBottom w:val="0"/>
          <w:divBdr>
            <w:top w:val="none" w:sz="0" w:space="0" w:color="auto"/>
            <w:left w:val="none" w:sz="0" w:space="0" w:color="auto"/>
            <w:bottom w:val="none" w:sz="0" w:space="0" w:color="auto"/>
            <w:right w:val="none" w:sz="0" w:space="0" w:color="auto"/>
          </w:divBdr>
        </w:div>
        <w:div w:id="1832519728">
          <w:marLeft w:val="640"/>
          <w:marRight w:val="0"/>
          <w:marTop w:val="0"/>
          <w:marBottom w:val="0"/>
          <w:divBdr>
            <w:top w:val="none" w:sz="0" w:space="0" w:color="auto"/>
            <w:left w:val="none" w:sz="0" w:space="0" w:color="auto"/>
            <w:bottom w:val="none" w:sz="0" w:space="0" w:color="auto"/>
            <w:right w:val="none" w:sz="0" w:space="0" w:color="auto"/>
          </w:divBdr>
        </w:div>
        <w:div w:id="432093973">
          <w:marLeft w:val="640"/>
          <w:marRight w:val="0"/>
          <w:marTop w:val="0"/>
          <w:marBottom w:val="0"/>
          <w:divBdr>
            <w:top w:val="none" w:sz="0" w:space="0" w:color="auto"/>
            <w:left w:val="none" w:sz="0" w:space="0" w:color="auto"/>
            <w:bottom w:val="none" w:sz="0" w:space="0" w:color="auto"/>
            <w:right w:val="none" w:sz="0" w:space="0" w:color="auto"/>
          </w:divBdr>
        </w:div>
        <w:div w:id="596475401">
          <w:marLeft w:val="640"/>
          <w:marRight w:val="0"/>
          <w:marTop w:val="0"/>
          <w:marBottom w:val="0"/>
          <w:divBdr>
            <w:top w:val="none" w:sz="0" w:space="0" w:color="auto"/>
            <w:left w:val="none" w:sz="0" w:space="0" w:color="auto"/>
            <w:bottom w:val="none" w:sz="0" w:space="0" w:color="auto"/>
            <w:right w:val="none" w:sz="0" w:space="0" w:color="auto"/>
          </w:divBdr>
        </w:div>
        <w:div w:id="1521624671">
          <w:marLeft w:val="640"/>
          <w:marRight w:val="0"/>
          <w:marTop w:val="0"/>
          <w:marBottom w:val="0"/>
          <w:divBdr>
            <w:top w:val="none" w:sz="0" w:space="0" w:color="auto"/>
            <w:left w:val="none" w:sz="0" w:space="0" w:color="auto"/>
            <w:bottom w:val="none" w:sz="0" w:space="0" w:color="auto"/>
            <w:right w:val="none" w:sz="0" w:space="0" w:color="auto"/>
          </w:divBdr>
        </w:div>
        <w:div w:id="504562935">
          <w:marLeft w:val="640"/>
          <w:marRight w:val="0"/>
          <w:marTop w:val="0"/>
          <w:marBottom w:val="0"/>
          <w:divBdr>
            <w:top w:val="none" w:sz="0" w:space="0" w:color="auto"/>
            <w:left w:val="none" w:sz="0" w:space="0" w:color="auto"/>
            <w:bottom w:val="none" w:sz="0" w:space="0" w:color="auto"/>
            <w:right w:val="none" w:sz="0" w:space="0" w:color="auto"/>
          </w:divBdr>
        </w:div>
        <w:div w:id="177235556">
          <w:marLeft w:val="640"/>
          <w:marRight w:val="0"/>
          <w:marTop w:val="0"/>
          <w:marBottom w:val="0"/>
          <w:divBdr>
            <w:top w:val="none" w:sz="0" w:space="0" w:color="auto"/>
            <w:left w:val="none" w:sz="0" w:space="0" w:color="auto"/>
            <w:bottom w:val="none" w:sz="0" w:space="0" w:color="auto"/>
            <w:right w:val="none" w:sz="0" w:space="0" w:color="auto"/>
          </w:divBdr>
        </w:div>
        <w:div w:id="811101771">
          <w:marLeft w:val="640"/>
          <w:marRight w:val="0"/>
          <w:marTop w:val="0"/>
          <w:marBottom w:val="0"/>
          <w:divBdr>
            <w:top w:val="none" w:sz="0" w:space="0" w:color="auto"/>
            <w:left w:val="none" w:sz="0" w:space="0" w:color="auto"/>
            <w:bottom w:val="none" w:sz="0" w:space="0" w:color="auto"/>
            <w:right w:val="none" w:sz="0" w:space="0" w:color="auto"/>
          </w:divBdr>
        </w:div>
        <w:div w:id="1514421612">
          <w:marLeft w:val="640"/>
          <w:marRight w:val="0"/>
          <w:marTop w:val="0"/>
          <w:marBottom w:val="0"/>
          <w:divBdr>
            <w:top w:val="none" w:sz="0" w:space="0" w:color="auto"/>
            <w:left w:val="none" w:sz="0" w:space="0" w:color="auto"/>
            <w:bottom w:val="none" w:sz="0" w:space="0" w:color="auto"/>
            <w:right w:val="none" w:sz="0" w:space="0" w:color="auto"/>
          </w:divBdr>
        </w:div>
        <w:div w:id="1885406229">
          <w:marLeft w:val="640"/>
          <w:marRight w:val="0"/>
          <w:marTop w:val="0"/>
          <w:marBottom w:val="0"/>
          <w:divBdr>
            <w:top w:val="none" w:sz="0" w:space="0" w:color="auto"/>
            <w:left w:val="none" w:sz="0" w:space="0" w:color="auto"/>
            <w:bottom w:val="none" w:sz="0" w:space="0" w:color="auto"/>
            <w:right w:val="none" w:sz="0" w:space="0" w:color="auto"/>
          </w:divBdr>
        </w:div>
        <w:div w:id="708842038">
          <w:marLeft w:val="640"/>
          <w:marRight w:val="0"/>
          <w:marTop w:val="0"/>
          <w:marBottom w:val="0"/>
          <w:divBdr>
            <w:top w:val="none" w:sz="0" w:space="0" w:color="auto"/>
            <w:left w:val="none" w:sz="0" w:space="0" w:color="auto"/>
            <w:bottom w:val="none" w:sz="0" w:space="0" w:color="auto"/>
            <w:right w:val="none" w:sz="0" w:space="0" w:color="auto"/>
          </w:divBdr>
        </w:div>
        <w:div w:id="647593554">
          <w:marLeft w:val="640"/>
          <w:marRight w:val="0"/>
          <w:marTop w:val="0"/>
          <w:marBottom w:val="0"/>
          <w:divBdr>
            <w:top w:val="none" w:sz="0" w:space="0" w:color="auto"/>
            <w:left w:val="none" w:sz="0" w:space="0" w:color="auto"/>
            <w:bottom w:val="none" w:sz="0" w:space="0" w:color="auto"/>
            <w:right w:val="none" w:sz="0" w:space="0" w:color="auto"/>
          </w:divBdr>
        </w:div>
        <w:div w:id="847914047">
          <w:marLeft w:val="640"/>
          <w:marRight w:val="0"/>
          <w:marTop w:val="0"/>
          <w:marBottom w:val="0"/>
          <w:divBdr>
            <w:top w:val="none" w:sz="0" w:space="0" w:color="auto"/>
            <w:left w:val="none" w:sz="0" w:space="0" w:color="auto"/>
            <w:bottom w:val="none" w:sz="0" w:space="0" w:color="auto"/>
            <w:right w:val="none" w:sz="0" w:space="0" w:color="auto"/>
          </w:divBdr>
        </w:div>
        <w:div w:id="355036733">
          <w:marLeft w:val="640"/>
          <w:marRight w:val="0"/>
          <w:marTop w:val="0"/>
          <w:marBottom w:val="0"/>
          <w:divBdr>
            <w:top w:val="none" w:sz="0" w:space="0" w:color="auto"/>
            <w:left w:val="none" w:sz="0" w:space="0" w:color="auto"/>
            <w:bottom w:val="none" w:sz="0" w:space="0" w:color="auto"/>
            <w:right w:val="none" w:sz="0" w:space="0" w:color="auto"/>
          </w:divBdr>
        </w:div>
        <w:div w:id="1157110128">
          <w:marLeft w:val="640"/>
          <w:marRight w:val="0"/>
          <w:marTop w:val="0"/>
          <w:marBottom w:val="0"/>
          <w:divBdr>
            <w:top w:val="none" w:sz="0" w:space="0" w:color="auto"/>
            <w:left w:val="none" w:sz="0" w:space="0" w:color="auto"/>
            <w:bottom w:val="none" w:sz="0" w:space="0" w:color="auto"/>
            <w:right w:val="none" w:sz="0" w:space="0" w:color="auto"/>
          </w:divBdr>
        </w:div>
        <w:div w:id="1781339030">
          <w:marLeft w:val="640"/>
          <w:marRight w:val="0"/>
          <w:marTop w:val="0"/>
          <w:marBottom w:val="0"/>
          <w:divBdr>
            <w:top w:val="none" w:sz="0" w:space="0" w:color="auto"/>
            <w:left w:val="none" w:sz="0" w:space="0" w:color="auto"/>
            <w:bottom w:val="none" w:sz="0" w:space="0" w:color="auto"/>
            <w:right w:val="none" w:sz="0" w:space="0" w:color="auto"/>
          </w:divBdr>
        </w:div>
        <w:div w:id="1587837609">
          <w:marLeft w:val="640"/>
          <w:marRight w:val="0"/>
          <w:marTop w:val="0"/>
          <w:marBottom w:val="0"/>
          <w:divBdr>
            <w:top w:val="none" w:sz="0" w:space="0" w:color="auto"/>
            <w:left w:val="none" w:sz="0" w:space="0" w:color="auto"/>
            <w:bottom w:val="none" w:sz="0" w:space="0" w:color="auto"/>
            <w:right w:val="none" w:sz="0" w:space="0" w:color="auto"/>
          </w:divBdr>
        </w:div>
        <w:div w:id="1577282913">
          <w:marLeft w:val="640"/>
          <w:marRight w:val="0"/>
          <w:marTop w:val="0"/>
          <w:marBottom w:val="0"/>
          <w:divBdr>
            <w:top w:val="none" w:sz="0" w:space="0" w:color="auto"/>
            <w:left w:val="none" w:sz="0" w:space="0" w:color="auto"/>
            <w:bottom w:val="none" w:sz="0" w:space="0" w:color="auto"/>
            <w:right w:val="none" w:sz="0" w:space="0" w:color="auto"/>
          </w:divBdr>
        </w:div>
        <w:div w:id="1095596187">
          <w:marLeft w:val="640"/>
          <w:marRight w:val="0"/>
          <w:marTop w:val="0"/>
          <w:marBottom w:val="0"/>
          <w:divBdr>
            <w:top w:val="none" w:sz="0" w:space="0" w:color="auto"/>
            <w:left w:val="none" w:sz="0" w:space="0" w:color="auto"/>
            <w:bottom w:val="none" w:sz="0" w:space="0" w:color="auto"/>
            <w:right w:val="none" w:sz="0" w:space="0" w:color="auto"/>
          </w:divBdr>
        </w:div>
        <w:div w:id="1954093317">
          <w:marLeft w:val="640"/>
          <w:marRight w:val="0"/>
          <w:marTop w:val="0"/>
          <w:marBottom w:val="0"/>
          <w:divBdr>
            <w:top w:val="none" w:sz="0" w:space="0" w:color="auto"/>
            <w:left w:val="none" w:sz="0" w:space="0" w:color="auto"/>
            <w:bottom w:val="none" w:sz="0" w:space="0" w:color="auto"/>
            <w:right w:val="none" w:sz="0" w:space="0" w:color="auto"/>
          </w:divBdr>
        </w:div>
        <w:div w:id="1993213951">
          <w:marLeft w:val="640"/>
          <w:marRight w:val="0"/>
          <w:marTop w:val="0"/>
          <w:marBottom w:val="0"/>
          <w:divBdr>
            <w:top w:val="none" w:sz="0" w:space="0" w:color="auto"/>
            <w:left w:val="none" w:sz="0" w:space="0" w:color="auto"/>
            <w:bottom w:val="none" w:sz="0" w:space="0" w:color="auto"/>
            <w:right w:val="none" w:sz="0" w:space="0" w:color="auto"/>
          </w:divBdr>
        </w:div>
        <w:div w:id="1285190998">
          <w:marLeft w:val="640"/>
          <w:marRight w:val="0"/>
          <w:marTop w:val="0"/>
          <w:marBottom w:val="0"/>
          <w:divBdr>
            <w:top w:val="none" w:sz="0" w:space="0" w:color="auto"/>
            <w:left w:val="none" w:sz="0" w:space="0" w:color="auto"/>
            <w:bottom w:val="none" w:sz="0" w:space="0" w:color="auto"/>
            <w:right w:val="none" w:sz="0" w:space="0" w:color="auto"/>
          </w:divBdr>
        </w:div>
        <w:div w:id="217668853">
          <w:marLeft w:val="640"/>
          <w:marRight w:val="0"/>
          <w:marTop w:val="0"/>
          <w:marBottom w:val="0"/>
          <w:divBdr>
            <w:top w:val="none" w:sz="0" w:space="0" w:color="auto"/>
            <w:left w:val="none" w:sz="0" w:space="0" w:color="auto"/>
            <w:bottom w:val="none" w:sz="0" w:space="0" w:color="auto"/>
            <w:right w:val="none" w:sz="0" w:space="0" w:color="auto"/>
          </w:divBdr>
        </w:div>
        <w:div w:id="1016997668">
          <w:marLeft w:val="640"/>
          <w:marRight w:val="0"/>
          <w:marTop w:val="0"/>
          <w:marBottom w:val="0"/>
          <w:divBdr>
            <w:top w:val="none" w:sz="0" w:space="0" w:color="auto"/>
            <w:left w:val="none" w:sz="0" w:space="0" w:color="auto"/>
            <w:bottom w:val="none" w:sz="0" w:space="0" w:color="auto"/>
            <w:right w:val="none" w:sz="0" w:space="0" w:color="auto"/>
          </w:divBdr>
        </w:div>
        <w:div w:id="603346843">
          <w:marLeft w:val="640"/>
          <w:marRight w:val="0"/>
          <w:marTop w:val="0"/>
          <w:marBottom w:val="0"/>
          <w:divBdr>
            <w:top w:val="none" w:sz="0" w:space="0" w:color="auto"/>
            <w:left w:val="none" w:sz="0" w:space="0" w:color="auto"/>
            <w:bottom w:val="none" w:sz="0" w:space="0" w:color="auto"/>
            <w:right w:val="none" w:sz="0" w:space="0" w:color="auto"/>
          </w:divBdr>
        </w:div>
        <w:div w:id="143813903">
          <w:marLeft w:val="640"/>
          <w:marRight w:val="0"/>
          <w:marTop w:val="0"/>
          <w:marBottom w:val="0"/>
          <w:divBdr>
            <w:top w:val="none" w:sz="0" w:space="0" w:color="auto"/>
            <w:left w:val="none" w:sz="0" w:space="0" w:color="auto"/>
            <w:bottom w:val="none" w:sz="0" w:space="0" w:color="auto"/>
            <w:right w:val="none" w:sz="0" w:space="0" w:color="auto"/>
          </w:divBdr>
        </w:div>
        <w:div w:id="1851065840">
          <w:marLeft w:val="640"/>
          <w:marRight w:val="0"/>
          <w:marTop w:val="0"/>
          <w:marBottom w:val="0"/>
          <w:divBdr>
            <w:top w:val="none" w:sz="0" w:space="0" w:color="auto"/>
            <w:left w:val="none" w:sz="0" w:space="0" w:color="auto"/>
            <w:bottom w:val="none" w:sz="0" w:space="0" w:color="auto"/>
            <w:right w:val="none" w:sz="0" w:space="0" w:color="auto"/>
          </w:divBdr>
        </w:div>
        <w:div w:id="1478566765">
          <w:marLeft w:val="640"/>
          <w:marRight w:val="0"/>
          <w:marTop w:val="0"/>
          <w:marBottom w:val="0"/>
          <w:divBdr>
            <w:top w:val="none" w:sz="0" w:space="0" w:color="auto"/>
            <w:left w:val="none" w:sz="0" w:space="0" w:color="auto"/>
            <w:bottom w:val="none" w:sz="0" w:space="0" w:color="auto"/>
            <w:right w:val="none" w:sz="0" w:space="0" w:color="auto"/>
          </w:divBdr>
        </w:div>
        <w:div w:id="328221050">
          <w:marLeft w:val="640"/>
          <w:marRight w:val="0"/>
          <w:marTop w:val="0"/>
          <w:marBottom w:val="0"/>
          <w:divBdr>
            <w:top w:val="none" w:sz="0" w:space="0" w:color="auto"/>
            <w:left w:val="none" w:sz="0" w:space="0" w:color="auto"/>
            <w:bottom w:val="none" w:sz="0" w:space="0" w:color="auto"/>
            <w:right w:val="none" w:sz="0" w:space="0" w:color="auto"/>
          </w:divBdr>
        </w:div>
        <w:div w:id="475693">
          <w:marLeft w:val="640"/>
          <w:marRight w:val="0"/>
          <w:marTop w:val="0"/>
          <w:marBottom w:val="0"/>
          <w:divBdr>
            <w:top w:val="none" w:sz="0" w:space="0" w:color="auto"/>
            <w:left w:val="none" w:sz="0" w:space="0" w:color="auto"/>
            <w:bottom w:val="none" w:sz="0" w:space="0" w:color="auto"/>
            <w:right w:val="none" w:sz="0" w:space="0" w:color="auto"/>
          </w:divBdr>
        </w:div>
        <w:div w:id="1595091295">
          <w:marLeft w:val="640"/>
          <w:marRight w:val="0"/>
          <w:marTop w:val="0"/>
          <w:marBottom w:val="0"/>
          <w:divBdr>
            <w:top w:val="none" w:sz="0" w:space="0" w:color="auto"/>
            <w:left w:val="none" w:sz="0" w:space="0" w:color="auto"/>
            <w:bottom w:val="none" w:sz="0" w:space="0" w:color="auto"/>
            <w:right w:val="none" w:sz="0" w:space="0" w:color="auto"/>
          </w:divBdr>
        </w:div>
        <w:div w:id="1111163396">
          <w:marLeft w:val="640"/>
          <w:marRight w:val="0"/>
          <w:marTop w:val="0"/>
          <w:marBottom w:val="0"/>
          <w:divBdr>
            <w:top w:val="none" w:sz="0" w:space="0" w:color="auto"/>
            <w:left w:val="none" w:sz="0" w:space="0" w:color="auto"/>
            <w:bottom w:val="none" w:sz="0" w:space="0" w:color="auto"/>
            <w:right w:val="none" w:sz="0" w:space="0" w:color="auto"/>
          </w:divBdr>
        </w:div>
        <w:div w:id="1837766087">
          <w:marLeft w:val="640"/>
          <w:marRight w:val="0"/>
          <w:marTop w:val="0"/>
          <w:marBottom w:val="0"/>
          <w:divBdr>
            <w:top w:val="none" w:sz="0" w:space="0" w:color="auto"/>
            <w:left w:val="none" w:sz="0" w:space="0" w:color="auto"/>
            <w:bottom w:val="none" w:sz="0" w:space="0" w:color="auto"/>
            <w:right w:val="none" w:sz="0" w:space="0" w:color="auto"/>
          </w:divBdr>
        </w:div>
        <w:div w:id="313027703">
          <w:marLeft w:val="640"/>
          <w:marRight w:val="0"/>
          <w:marTop w:val="0"/>
          <w:marBottom w:val="0"/>
          <w:divBdr>
            <w:top w:val="none" w:sz="0" w:space="0" w:color="auto"/>
            <w:left w:val="none" w:sz="0" w:space="0" w:color="auto"/>
            <w:bottom w:val="none" w:sz="0" w:space="0" w:color="auto"/>
            <w:right w:val="none" w:sz="0" w:space="0" w:color="auto"/>
          </w:divBdr>
        </w:div>
        <w:div w:id="1178546548">
          <w:marLeft w:val="640"/>
          <w:marRight w:val="0"/>
          <w:marTop w:val="0"/>
          <w:marBottom w:val="0"/>
          <w:divBdr>
            <w:top w:val="none" w:sz="0" w:space="0" w:color="auto"/>
            <w:left w:val="none" w:sz="0" w:space="0" w:color="auto"/>
            <w:bottom w:val="none" w:sz="0" w:space="0" w:color="auto"/>
            <w:right w:val="none" w:sz="0" w:space="0" w:color="auto"/>
          </w:divBdr>
        </w:div>
        <w:div w:id="1196190743">
          <w:marLeft w:val="640"/>
          <w:marRight w:val="0"/>
          <w:marTop w:val="0"/>
          <w:marBottom w:val="0"/>
          <w:divBdr>
            <w:top w:val="none" w:sz="0" w:space="0" w:color="auto"/>
            <w:left w:val="none" w:sz="0" w:space="0" w:color="auto"/>
            <w:bottom w:val="none" w:sz="0" w:space="0" w:color="auto"/>
            <w:right w:val="none" w:sz="0" w:space="0" w:color="auto"/>
          </w:divBdr>
        </w:div>
        <w:div w:id="1650670977">
          <w:marLeft w:val="640"/>
          <w:marRight w:val="0"/>
          <w:marTop w:val="0"/>
          <w:marBottom w:val="0"/>
          <w:divBdr>
            <w:top w:val="none" w:sz="0" w:space="0" w:color="auto"/>
            <w:left w:val="none" w:sz="0" w:space="0" w:color="auto"/>
            <w:bottom w:val="none" w:sz="0" w:space="0" w:color="auto"/>
            <w:right w:val="none" w:sz="0" w:space="0" w:color="auto"/>
          </w:divBdr>
        </w:div>
        <w:div w:id="402723558">
          <w:marLeft w:val="640"/>
          <w:marRight w:val="0"/>
          <w:marTop w:val="0"/>
          <w:marBottom w:val="0"/>
          <w:divBdr>
            <w:top w:val="none" w:sz="0" w:space="0" w:color="auto"/>
            <w:left w:val="none" w:sz="0" w:space="0" w:color="auto"/>
            <w:bottom w:val="none" w:sz="0" w:space="0" w:color="auto"/>
            <w:right w:val="none" w:sz="0" w:space="0" w:color="auto"/>
          </w:divBdr>
        </w:div>
        <w:div w:id="317852581">
          <w:marLeft w:val="640"/>
          <w:marRight w:val="0"/>
          <w:marTop w:val="0"/>
          <w:marBottom w:val="0"/>
          <w:divBdr>
            <w:top w:val="none" w:sz="0" w:space="0" w:color="auto"/>
            <w:left w:val="none" w:sz="0" w:space="0" w:color="auto"/>
            <w:bottom w:val="none" w:sz="0" w:space="0" w:color="auto"/>
            <w:right w:val="none" w:sz="0" w:space="0" w:color="auto"/>
          </w:divBdr>
        </w:div>
        <w:div w:id="967668479">
          <w:marLeft w:val="640"/>
          <w:marRight w:val="0"/>
          <w:marTop w:val="0"/>
          <w:marBottom w:val="0"/>
          <w:divBdr>
            <w:top w:val="none" w:sz="0" w:space="0" w:color="auto"/>
            <w:left w:val="none" w:sz="0" w:space="0" w:color="auto"/>
            <w:bottom w:val="none" w:sz="0" w:space="0" w:color="auto"/>
            <w:right w:val="none" w:sz="0" w:space="0" w:color="auto"/>
          </w:divBdr>
        </w:div>
        <w:div w:id="1538279398">
          <w:marLeft w:val="640"/>
          <w:marRight w:val="0"/>
          <w:marTop w:val="0"/>
          <w:marBottom w:val="0"/>
          <w:divBdr>
            <w:top w:val="none" w:sz="0" w:space="0" w:color="auto"/>
            <w:left w:val="none" w:sz="0" w:space="0" w:color="auto"/>
            <w:bottom w:val="none" w:sz="0" w:space="0" w:color="auto"/>
            <w:right w:val="none" w:sz="0" w:space="0" w:color="auto"/>
          </w:divBdr>
        </w:div>
        <w:div w:id="1473134102">
          <w:marLeft w:val="640"/>
          <w:marRight w:val="0"/>
          <w:marTop w:val="0"/>
          <w:marBottom w:val="0"/>
          <w:divBdr>
            <w:top w:val="none" w:sz="0" w:space="0" w:color="auto"/>
            <w:left w:val="none" w:sz="0" w:space="0" w:color="auto"/>
            <w:bottom w:val="none" w:sz="0" w:space="0" w:color="auto"/>
            <w:right w:val="none" w:sz="0" w:space="0" w:color="auto"/>
          </w:divBdr>
        </w:div>
        <w:div w:id="1821195723">
          <w:marLeft w:val="640"/>
          <w:marRight w:val="0"/>
          <w:marTop w:val="0"/>
          <w:marBottom w:val="0"/>
          <w:divBdr>
            <w:top w:val="none" w:sz="0" w:space="0" w:color="auto"/>
            <w:left w:val="none" w:sz="0" w:space="0" w:color="auto"/>
            <w:bottom w:val="none" w:sz="0" w:space="0" w:color="auto"/>
            <w:right w:val="none" w:sz="0" w:space="0" w:color="auto"/>
          </w:divBdr>
        </w:div>
        <w:div w:id="696076597">
          <w:marLeft w:val="640"/>
          <w:marRight w:val="0"/>
          <w:marTop w:val="0"/>
          <w:marBottom w:val="0"/>
          <w:divBdr>
            <w:top w:val="none" w:sz="0" w:space="0" w:color="auto"/>
            <w:left w:val="none" w:sz="0" w:space="0" w:color="auto"/>
            <w:bottom w:val="none" w:sz="0" w:space="0" w:color="auto"/>
            <w:right w:val="none" w:sz="0" w:space="0" w:color="auto"/>
          </w:divBdr>
        </w:div>
        <w:div w:id="275411950">
          <w:marLeft w:val="640"/>
          <w:marRight w:val="0"/>
          <w:marTop w:val="0"/>
          <w:marBottom w:val="0"/>
          <w:divBdr>
            <w:top w:val="none" w:sz="0" w:space="0" w:color="auto"/>
            <w:left w:val="none" w:sz="0" w:space="0" w:color="auto"/>
            <w:bottom w:val="none" w:sz="0" w:space="0" w:color="auto"/>
            <w:right w:val="none" w:sz="0" w:space="0" w:color="auto"/>
          </w:divBdr>
        </w:div>
        <w:div w:id="636839228">
          <w:marLeft w:val="640"/>
          <w:marRight w:val="0"/>
          <w:marTop w:val="0"/>
          <w:marBottom w:val="0"/>
          <w:divBdr>
            <w:top w:val="none" w:sz="0" w:space="0" w:color="auto"/>
            <w:left w:val="none" w:sz="0" w:space="0" w:color="auto"/>
            <w:bottom w:val="none" w:sz="0" w:space="0" w:color="auto"/>
            <w:right w:val="none" w:sz="0" w:space="0" w:color="auto"/>
          </w:divBdr>
        </w:div>
        <w:div w:id="1201549409">
          <w:marLeft w:val="640"/>
          <w:marRight w:val="0"/>
          <w:marTop w:val="0"/>
          <w:marBottom w:val="0"/>
          <w:divBdr>
            <w:top w:val="none" w:sz="0" w:space="0" w:color="auto"/>
            <w:left w:val="none" w:sz="0" w:space="0" w:color="auto"/>
            <w:bottom w:val="none" w:sz="0" w:space="0" w:color="auto"/>
            <w:right w:val="none" w:sz="0" w:space="0" w:color="auto"/>
          </w:divBdr>
        </w:div>
        <w:div w:id="327287823">
          <w:marLeft w:val="640"/>
          <w:marRight w:val="0"/>
          <w:marTop w:val="0"/>
          <w:marBottom w:val="0"/>
          <w:divBdr>
            <w:top w:val="none" w:sz="0" w:space="0" w:color="auto"/>
            <w:left w:val="none" w:sz="0" w:space="0" w:color="auto"/>
            <w:bottom w:val="none" w:sz="0" w:space="0" w:color="auto"/>
            <w:right w:val="none" w:sz="0" w:space="0" w:color="auto"/>
          </w:divBdr>
        </w:div>
        <w:div w:id="919145454">
          <w:marLeft w:val="640"/>
          <w:marRight w:val="0"/>
          <w:marTop w:val="0"/>
          <w:marBottom w:val="0"/>
          <w:divBdr>
            <w:top w:val="none" w:sz="0" w:space="0" w:color="auto"/>
            <w:left w:val="none" w:sz="0" w:space="0" w:color="auto"/>
            <w:bottom w:val="none" w:sz="0" w:space="0" w:color="auto"/>
            <w:right w:val="none" w:sz="0" w:space="0" w:color="auto"/>
          </w:divBdr>
        </w:div>
        <w:div w:id="777604995">
          <w:marLeft w:val="640"/>
          <w:marRight w:val="0"/>
          <w:marTop w:val="0"/>
          <w:marBottom w:val="0"/>
          <w:divBdr>
            <w:top w:val="none" w:sz="0" w:space="0" w:color="auto"/>
            <w:left w:val="none" w:sz="0" w:space="0" w:color="auto"/>
            <w:bottom w:val="none" w:sz="0" w:space="0" w:color="auto"/>
            <w:right w:val="none" w:sz="0" w:space="0" w:color="auto"/>
          </w:divBdr>
        </w:div>
        <w:div w:id="34350742">
          <w:marLeft w:val="640"/>
          <w:marRight w:val="0"/>
          <w:marTop w:val="0"/>
          <w:marBottom w:val="0"/>
          <w:divBdr>
            <w:top w:val="none" w:sz="0" w:space="0" w:color="auto"/>
            <w:left w:val="none" w:sz="0" w:space="0" w:color="auto"/>
            <w:bottom w:val="none" w:sz="0" w:space="0" w:color="auto"/>
            <w:right w:val="none" w:sz="0" w:space="0" w:color="auto"/>
          </w:divBdr>
        </w:div>
        <w:div w:id="1422264249">
          <w:marLeft w:val="640"/>
          <w:marRight w:val="0"/>
          <w:marTop w:val="0"/>
          <w:marBottom w:val="0"/>
          <w:divBdr>
            <w:top w:val="none" w:sz="0" w:space="0" w:color="auto"/>
            <w:left w:val="none" w:sz="0" w:space="0" w:color="auto"/>
            <w:bottom w:val="none" w:sz="0" w:space="0" w:color="auto"/>
            <w:right w:val="none" w:sz="0" w:space="0" w:color="auto"/>
          </w:divBdr>
        </w:div>
        <w:div w:id="1490753133">
          <w:marLeft w:val="640"/>
          <w:marRight w:val="0"/>
          <w:marTop w:val="0"/>
          <w:marBottom w:val="0"/>
          <w:divBdr>
            <w:top w:val="none" w:sz="0" w:space="0" w:color="auto"/>
            <w:left w:val="none" w:sz="0" w:space="0" w:color="auto"/>
            <w:bottom w:val="none" w:sz="0" w:space="0" w:color="auto"/>
            <w:right w:val="none" w:sz="0" w:space="0" w:color="auto"/>
          </w:divBdr>
        </w:div>
        <w:div w:id="1874267450">
          <w:marLeft w:val="640"/>
          <w:marRight w:val="0"/>
          <w:marTop w:val="0"/>
          <w:marBottom w:val="0"/>
          <w:divBdr>
            <w:top w:val="none" w:sz="0" w:space="0" w:color="auto"/>
            <w:left w:val="none" w:sz="0" w:space="0" w:color="auto"/>
            <w:bottom w:val="none" w:sz="0" w:space="0" w:color="auto"/>
            <w:right w:val="none" w:sz="0" w:space="0" w:color="auto"/>
          </w:divBdr>
        </w:div>
        <w:div w:id="1998683588">
          <w:marLeft w:val="640"/>
          <w:marRight w:val="0"/>
          <w:marTop w:val="0"/>
          <w:marBottom w:val="0"/>
          <w:divBdr>
            <w:top w:val="none" w:sz="0" w:space="0" w:color="auto"/>
            <w:left w:val="none" w:sz="0" w:space="0" w:color="auto"/>
            <w:bottom w:val="none" w:sz="0" w:space="0" w:color="auto"/>
            <w:right w:val="none" w:sz="0" w:space="0" w:color="auto"/>
          </w:divBdr>
        </w:div>
        <w:div w:id="2122606886">
          <w:marLeft w:val="640"/>
          <w:marRight w:val="0"/>
          <w:marTop w:val="0"/>
          <w:marBottom w:val="0"/>
          <w:divBdr>
            <w:top w:val="none" w:sz="0" w:space="0" w:color="auto"/>
            <w:left w:val="none" w:sz="0" w:space="0" w:color="auto"/>
            <w:bottom w:val="none" w:sz="0" w:space="0" w:color="auto"/>
            <w:right w:val="none" w:sz="0" w:space="0" w:color="auto"/>
          </w:divBdr>
        </w:div>
        <w:div w:id="88308979">
          <w:marLeft w:val="640"/>
          <w:marRight w:val="0"/>
          <w:marTop w:val="0"/>
          <w:marBottom w:val="0"/>
          <w:divBdr>
            <w:top w:val="none" w:sz="0" w:space="0" w:color="auto"/>
            <w:left w:val="none" w:sz="0" w:space="0" w:color="auto"/>
            <w:bottom w:val="none" w:sz="0" w:space="0" w:color="auto"/>
            <w:right w:val="none" w:sz="0" w:space="0" w:color="auto"/>
          </w:divBdr>
        </w:div>
        <w:div w:id="337734291">
          <w:marLeft w:val="640"/>
          <w:marRight w:val="0"/>
          <w:marTop w:val="0"/>
          <w:marBottom w:val="0"/>
          <w:divBdr>
            <w:top w:val="none" w:sz="0" w:space="0" w:color="auto"/>
            <w:left w:val="none" w:sz="0" w:space="0" w:color="auto"/>
            <w:bottom w:val="none" w:sz="0" w:space="0" w:color="auto"/>
            <w:right w:val="none" w:sz="0" w:space="0" w:color="auto"/>
          </w:divBdr>
        </w:div>
        <w:div w:id="724572829">
          <w:marLeft w:val="640"/>
          <w:marRight w:val="0"/>
          <w:marTop w:val="0"/>
          <w:marBottom w:val="0"/>
          <w:divBdr>
            <w:top w:val="none" w:sz="0" w:space="0" w:color="auto"/>
            <w:left w:val="none" w:sz="0" w:space="0" w:color="auto"/>
            <w:bottom w:val="none" w:sz="0" w:space="0" w:color="auto"/>
            <w:right w:val="none" w:sz="0" w:space="0" w:color="auto"/>
          </w:divBdr>
        </w:div>
        <w:div w:id="2002922467">
          <w:marLeft w:val="640"/>
          <w:marRight w:val="0"/>
          <w:marTop w:val="0"/>
          <w:marBottom w:val="0"/>
          <w:divBdr>
            <w:top w:val="none" w:sz="0" w:space="0" w:color="auto"/>
            <w:left w:val="none" w:sz="0" w:space="0" w:color="auto"/>
            <w:bottom w:val="none" w:sz="0" w:space="0" w:color="auto"/>
            <w:right w:val="none" w:sz="0" w:space="0" w:color="auto"/>
          </w:divBdr>
        </w:div>
        <w:div w:id="811555099">
          <w:marLeft w:val="640"/>
          <w:marRight w:val="0"/>
          <w:marTop w:val="0"/>
          <w:marBottom w:val="0"/>
          <w:divBdr>
            <w:top w:val="none" w:sz="0" w:space="0" w:color="auto"/>
            <w:left w:val="none" w:sz="0" w:space="0" w:color="auto"/>
            <w:bottom w:val="none" w:sz="0" w:space="0" w:color="auto"/>
            <w:right w:val="none" w:sz="0" w:space="0" w:color="auto"/>
          </w:divBdr>
        </w:div>
        <w:div w:id="189613199">
          <w:marLeft w:val="640"/>
          <w:marRight w:val="0"/>
          <w:marTop w:val="0"/>
          <w:marBottom w:val="0"/>
          <w:divBdr>
            <w:top w:val="none" w:sz="0" w:space="0" w:color="auto"/>
            <w:left w:val="none" w:sz="0" w:space="0" w:color="auto"/>
            <w:bottom w:val="none" w:sz="0" w:space="0" w:color="auto"/>
            <w:right w:val="none" w:sz="0" w:space="0" w:color="auto"/>
          </w:divBdr>
        </w:div>
        <w:div w:id="887960699">
          <w:marLeft w:val="640"/>
          <w:marRight w:val="0"/>
          <w:marTop w:val="0"/>
          <w:marBottom w:val="0"/>
          <w:divBdr>
            <w:top w:val="none" w:sz="0" w:space="0" w:color="auto"/>
            <w:left w:val="none" w:sz="0" w:space="0" w:color="auto"/>
            <w:bottom w:val="none" w:sz="0" w:space="0" w:color="auto"/>
            <w:right w:val="none" w:sz="0" w:space="0" w:color="auto"/>
          </w:divBdr>
        </w:div>
        <w:div w:id="2018384322">
          <w:marLeft w:val="640"/>
          <w:marRight w:val="0"/>
          <w:marTop w:val="0"/>
          <w:marBottom w:val="0"/>
          <w:divBdr>
            <w:top w:val="none" w:sz="0" w:space="0" w:color="auto"/>
            <w:left w:val="none" w:sz="0" w:space="0" w:color="auto"/>
            <w:bottom w:val="none" w:sz="0" w:space="0" w:color="auto"/>
            <w:right w:val="none" w:sz="0" w:space="0" w:color="auto"/>
          </w:divBdr>
        </w:div>
        <w:div w:id="873732982">
          <w:marLeft w:val="640"/>
          <w:marRight w:val="0"/>
          <w:marTop w:val="0"/>
          <w:marBottom w:val="0"/>
          <w:divBdr>
            <w:top w:val="none" w:sz="0" w:space="0" w:color="auto"/>
            <w:left w:val="none" w:sz="0" w:space="0" w:color="auto"/>
            <w:bottom w:val="none" w:sz="0" w:space="0" w:color="auto"/>
            <w:right w:val="none" w:sz="0" w:space="0" w:color="auto"/>
          </w:divBdr>
        </w:div>
        <w:div w:id="2088186039">
          <w:marLeft w:val="640"/>
          <w:marRight w:val="0"/>
          <w:marTop w:val="0"/>
          <w:marBottom w:val="0"/>
          <w:divBdr>
            <w:top w:val="none" w:sz="0" w:space="0" w:color="auto"/>
            <w:left w:val="none" w:sz="0" w:space="0" w:color="auto"/>
            <w:bottom w:val="none" w:sz="0" w:space="0" w:color="auto"/>
            <w:right w:val="none" w:sz="0" w:space="0" w:color="auto"/>
          </w:divBdr>
        </w:div>
        <w:div w:id="1782527547">
          <w:marLeft w:val="640"/>
          <w:marRight w:val="0"/>
          <w:marTop w:val="0"/>
          <w:marBottom w:val="0"/>
          <w:divBdr>
            <w:top w:val="none" w:sz="0" w:space="0" w:color="auto"/>
            <w:left w:val="none" w:sz="0" w:space="0" w:color="auto"/>
            <w:bottom w:val="none" w:sz="0" w:space="0" w:color="auto"/>
            <w:right w:val="none" w:sz="0" w:space="0" w:color="auto"/>
          </w:divBdr>
        </w:div>
        <w:div w:id="218712612">
          <w:marLeft w:val="640"/>
          <w:marRight w:val="0"/>
          <w:marTop w:val="0"/>
          <w:marBottom w:val="0"/>
          <w:divBdr>
            <w:top w:val="none" w:sz="0" w:space="0" w:color="auto"/>
            <w:left w:val="none" w:sz="0" w:space="0" w:color="auto"/>
            <w:bottom w:val="none" w:sz="0" w:space="0" w:color="auto"/>
            <w:right w:val="none" w:sz="0" w:space="0" w:color="auto"/>
          </w:divBdr>
        </w:div>
        <w:div w:id="1723556915">
          <w:marLeft w:val="640"/>
          <w:marRight w:val="0"/>
          <w:marTop w:val="0"/>
          <w:marBottom w:val="0"/>
          <w:divBdr>
            <w:top w:val="none" w:sz="0" w:space="0" w:color="auto"/>
            <w:left w:val="none" w:sz="0" w:space="0" w:color="auto"/>
            <w:bottom w:val="none" w:sz="0" w:space="0" w:color="auto"/>
            <w:right w:val="none" w:sz="0" w:space="0" w:color="auto"/>
          </w:divBdr>
        </w:div>
        <w:div w:id="647783054">
          <w:marLeft w:val="640"/>
          <w:marRight w:val="0"/>
          <w:marTop w:val="0"/>
          <w:marBottom w:val="0"/>
          <w:divBdr>
            <w:top w:val="none" w:sz="0" w:space="0" w:color="auto"/>
            <w:left w:val="none" w:sz="0" w:space="0" w:color="auto"/>
            <w:bottom w:val="none" w:sz="0" w:space="0" w:color="auto"/>
            <w:right w:val="none" w:sz="0" w:space="0" w:color="auto"/>
          </w:divBdr>
        </w:div>
        <w:div w:id="391739360">
          <w:marLeft w:val="640"/>
          <w:marRight w:val="0"/>
          <w:marTop w:val="0"/>
          <w:marBottom w:val="0"/>
          <w:divBdr>
            <w:top w:val="none" w:sz="0" w:space="0" w:color="auto"/>
            <w:left w:val="none" w:sz="0" w:space="0" w:color="auto"/>
            <w:bottom w:val="none" w:sz="0" w:space="0" w:color="auto"/>
            <w:right w:val="none" w:sz="0" w:space="0" w:color="auto"/>
          </w:divBdr>
        </w:div>
        <w:div w:id="1928269558">
          <w:marLeft w:val="640"/>
          <w:marRight w:val="0"/>
          <w:marTop w:val="0"/>
          <w:marBottom w:val="0"/>
          <w:divBdr>
            <w:top w:val="none" w:sz="0" w:space="0" w:color="auto"/>
            <w:left w:val="none" w:sz="0" w:space="0" w:color="auto"/>
            <w:bottom w:val="none" w:sz="0" w:space="0" w:color="auto"/>
            <w:right w:val="none" w:sz="0" w:space="0" w:color="auto"/>
          </w:divBdr>
        </w:div>
        <w:div w:id="250041488">
          <w:marLeft w:val="640"/>
          <w:marRight w:val="0"/>
          <w:marTop w:val="0"/>
          <w:marBottom w:val="0"/>
          <w:divBdr>
            <w:top w:val="none" w:sz="0" w:space="0" w:color="auto"/>
            <w:left w:val="none" w:sz="0" w:space="0" w:color="auto"/>
            <w:bottom w:val="none" w:sz="0" w:space="0" w:color="auto"/>
            <w:right w:val="none" w:sz="0" w:space="0" w:color="auto"/>
          </w:divBdr>
        </w:div>
        <w:div w:id="918177557">
          <w:marLeft w:val="640"/>
          <w:marRight w:val="0"/>
          <w:marTop w:val="0"/>
          <w:marBottom w:val="0"/>
          <w:divBdr>
            <w:top w:val="none" w:sz="0" w:space="0" w:color="auto"/>
            <w:left w:val="none" w:sz="0" w:space="0" w:color="auto"/>
            <w:bottom w:val="none" w:sz="0" w:space="0" w:color="auto"/>
            <w:right w:val="none" w:sz="0" w:space="0" w:color="auto"/>
          </w:divBdr>
        </w:div>
        <w:div w:id="157698507">
          <w:marLeft w:val="640"/>
          <w:marRight w:val="0"/>
          <w:marTop w:val="0"/>
          <w:marBottom w:val="0"/>
          <w:divBdr>
            <w:top w:val="none" w:sz="0" w:space="0" w:color="auto"/>
            <w:left w:val="none" w:sz="0" w:space="0" w:color="auto"/>
            <w:bottom w:val="none" w:sz="0" w:space="0" w:color="auto"/>
            <w:right w:val="none" w:sz="0" w:space="0" w:color="auto"/>
          </w:divBdr>
        </w:div>
        <w:div w:id="438259129">
          <w:marLeft w:val="640"/>
          <w:marRight w:val="0"/>
          <w:marTop w:val="0"/>
          <w:marBottom w:val="0"/>
          <w:divBdr>
            <w:top w:val="none" w:sz="0" w:space="0" w:color="auto"/>
            <w:left w:val="none" w:sz="0" w:space="0" w:color="auto"/>
            <w:bottom w:val="none" w:sz="0" w:space="0" w:color="auto"/>
            <w:right w:val="none" w:sz="0" w:space="0" w:color="auto"/>
          </w:divBdr>
        </w:div>
        <w:div w:id="1395808664">
          <w:marLeft w:val="640"/>
          <w:marRight w:val="0"/>
          <w:marTop w:val="0"/>
          <w:marBottom w:val="0"/>
          <w:divBdr>
            <w:top w:val="none" w:sz="0" w:space="0" w:color="auto"/>
            <w:left w:val="none" w:sz="0" w:space="0" w:color="auto"/>
            <w:bottom w:val="none" w:sz="0" w:space="0" w:color="auto"/>
            <w:right w:val="none" w:sz="0" w:space="0" w:color="auto"/>
          </w:divBdr>
        </w:div>
        <w:div w:id="739445454">
          <w:marLeft w:val="640"/>
          <w:marRight w:val="0"/>
          <w:marTop w:val="0"/>
          <w:marBottom w:val="0"/>
          <w:divBdr>
            <w:top w:val="none" w:sz="0" w:space="0" w:color="auto"/>
            <w:left w:val="none" w:sz="0" w:space="0" w:color="auto"/>
            <w:bottom w:val="none" w:sz="0" w:space="0" w:color="auto"/>
            <w:right w:val="none" w:sz="0" w:space="0" w:color="auto"/>
          </w:divBdr>
        </w:div>
        <w:div w:id="215169315">
          <w:marLeft w:val="640"/>
          <w:marRight w:val="0"/>
          <w:marTop w:val="0"/>
          <w:marBottom w:val="0"/>
          <w:divBdr>
            <w:top w:val="none" w:sz="0" w:space="0" w:color="auto"/>
            <w:left w:val="none" w:sz="0" w:space="0" w:color="auto"/>
            <w:bottom w:val="none" w:sz="0" w:space="0" w:color="auto"/>
            <w:right w:val="none" w:sz="0" w:space="0" w:color="auto"/>
          </w:divBdr>
        </w:div>
        <w:div w:id="58943094">
          <w:marLeft w:val="640"/>
          <w:marRight w:val="0"/>
          <w:marTop w:val="0"/>
          <w:marBottom w:val="0"/>
          <w:divBdr>
            <w:top w:val="none" w:sz="0" w:space="0" w:color="auto"/>
            <w:left w:val="none" w:sz="0" w:space="0" w:color="auto"/>
            <w:bottom w:val="none" w:sz="0" w:space="0" w:color="auto"/>
            <w:right w:val="none" w:sz="0" w:space="0" w:color="auto"/>
          </w:divBdr>
        </w:div>
        <w:div w:id="1705717814">
          <w:marLeft w:val="640"/>
          <w:marRight w:val="0"/>
          <w:marTop w:val="0"/>
          <w:marBottom w:val="0"/>
          <w:divBdr>
            <w:top w:val="none" w:sz="0" w:space="0" w:color="auto"/>
            <w:left w:val="none" w:sz="0" w:space="0" w:color="auto"/>
            <w:bottom w:val="none" w:sz="0" w:space="0" w:color="auto"/>
            <w:right w:val="none" w:sz="0" w:space="0" w:color="auto"/>
          </w:divBdr>
        </w:div>
        <w:div w:id="451753364">
          <w:marLeft w:val="640"/>
          <w:marRight w:val="0"/>
          <w:marTop w:val="0"/>
          <w:marBottom w:val="0"/>
          <w:divBdr>
            <w:top w:val="none" w:sz="0" w:space="0" w:color="auto"/>
            <w:left w:val="none" w:sz="0" w:space="0" w:color="auto"/>
            <w:bottom w:val="none" w:sz="0" w:space="0" w:color="auto"/>
            <w:right w:val="none" w:sz="0" w:space="0" w:color="auto"/>
          </w:divBdr>
        </w:div>
        <w:div w:id="419908800">
          <w:marLeft w:val="640"/>
          <w:marRight w:val="0"/>
          <w:marTop w:val="0"/>
          <w:marBottom w:val="0"/>
          <w:divBdr>
            <w:top w:val="none" w:sz="0" w:space="0" w:color="auto"/>
            <w:left w:val="none" w:sz="0" w:space="0" w:color="auto"/>
            <w:bottom w:val="none" w:sz="0" w:space="0" w:color="auto"/>
            <w:right w:val="none" w:sz="0" w:space="0" w:color="auto"/>
          </w:divBdr>
        </w:div>
        <w:div w:id="17242850">
          <w:marLeft w:val="640"/>
          <w:marRight w:val="0"/>
          <w:marTop w:val="0"/>
          <w:marBottom w:val="0"/>
          <w:divBdr>
            <w:top w:val="none" w:sz="0" w:space="0" w:color="auto"/>
            <w:left w:val="none" w:sz="0" w:space="0" w:color="auto"/>
            <w:bottom w:val="none" w:sz="0" w:space="0" w:color="auto"/>
            <w:right w:val="none" w:sz="0" w:space="0" w:color="auto"/>
          </w:divBdr>
        </w:div>
        <w:div w:id="1851142230">
          <w:marLeft w:val="640"/>
          <w:marRight w:val="0"/>
          <w:marTop w:val="0"/>
          <w:marBottom w:val="0"/>
          <w:divBdr>
            <w:top w:val="none" w:sz="0" w:space="0" w:color="auto"/>
            <w:left w:val="none" w:sz="0" w:space="0" w:color="auto"/>
            <w:bottom w:val="none" w:sz="0" w:space="0" w:color="auto"/>
            <w:right w:val="none" w:sz="0" w:space="0" w:color="auto"/>
          </w:divBdr>
        </w:div>
        <w:div w:id="1863393348">
          <w:marLeft w:val="640"/>
          <w:marRight w:val="0"/>
          <w:marTop w:val="0"/>
          <w:marBottom w:val="0"/>
          <w:divBdr>
            <w:top w:val="none" w:sz="0" w:space="0" w:color="auto"/>
            <w:left w:val="none" w:sz="0" w:space="0" w:color="auto"/>
            <w:bottom w:val="none" w:sz="0" w:space="0" w:color="auto"/>
            <w:right w:val="none" w:sz="0" w:space="0" w:color="auto"/>
          </w:divBdr>
        </w:div>
        <w:div w:id="1907105205">
          <w:marLeft w:val="640"/>
          <w:marRight w:val="0"/>
          <w:marTop w:val="0"/>
          <w:marBottom w:val="0"/>
          <w:divBdr>
            <w:top w:val="none" w:sz="0" w:space="0" w:color="auto"/>
            <w:left w:val="none" w:sz="0" w:space="0" w:color="auto"/>
            <w:bottom w:val="none" w:sz="0" w:space="0" w:color="auto"/>
            <w:right w:val="none" w:sz="0" w:space="0" w:color="auto"/>
          </w:divBdr>
        </w:div>
        <w:div w:id="1206798206">
          <w:marLeft w:val="640"/>
          <w:marRight w:val="0"/>
          <w:marTop w:val="0"/>
          <w:marBottom w:val="0"/>
          <w:divBdr>
            <w:top w:val="none" w:sz="0" w:space="0" w:color="auto"/>
            <w:left w:val="none" w:sz="0" w:space="0" w:color="auto"/>
            <w:bottom w:val="none" w:sz="0" w:space="0" w:color="auto"/>
            <w:right w:val="none" w:sz="0" w:space="0" w:color="auto"/>
          </w:divBdr>
        </w:div>
        <w:div w:id="1519152821">
          <w:marLeft w:val="640"/>
          <w:marRight w:val="0"/>
          <w:marTop w:val="0"/>
          <w:marBottom w:val="0"/>
          <w:divBdr>
            <w:top w:val="none" w:sz="0" w:space="0" w:color="auto"/>
            <w:left w:val="none" w:sz="0" w:space="0" w:color="auto"/>
            <w:bottom w:val="none" w:sz="0" w:space="0" w:color="auto"/>
            <w:right w:val="none" w:sz="0" w:space="0" w:color="auto"/>
          </w:divBdr>
        </w:div>
        <w:div w:id="768501631">
          <w:marLeft w:val="640"/>
          <w:marRight w:val="0"/>
          <w:marTop w:val="0"/>
          <w:marBottom w:val="0"/>
          <w:divBdr>
            <w:top w:val="none" w:sz="0" w:space="0" w:color="auto"/>
            <w:left w:val="none" w:sz="0" w:space="0" w:color="auto"/>
            <w:bottom w:val="none" w:sz="0" w:space="0" w:color="auto"/>
            <w:right w:val="none" w:sz="0" w:space="0" w:color="auto"/>
          </w:divBdr>
        </w:div>
        <w:div w:id="720831967">
          <w:marLeft w:val="640"/>
          <w:marRight w:val="0"/>
          <w:marTop w:val="0"/>
          <w:marBottom w:val="0"/>
          <w:divBdr>
            <w:top w:val="none" w:sz="0" w:space="0" w:color="auto"/>
            <w:left w:val="none" w:sz="0" w:space="0" w:color="auto"/>
            <w:bottom w:val="none" w:sz="0" w:space="0" w:color="auto"/>
            <w:right w:val="none" w:sz="0" w:space="0" w:color="auto"/>
          </w:divBdr>
        </w:div>
      </w:divsChild>
    </w:div>
    <w:div w:id="922882536">
      <w:bodyDiv w:val="1"/>
      <w:marLeft w:val="0"/>
      <w:marRight w:val="0"/>
      <w:marTop w:val="0"/>
      <w:marBottom w:val="0"/>
      <w:divBdr>
        <w:top w:val="none" w:sz="0" w:space="0" w:color="auto"/>
        <w:left w:val="none" w:sz="0" w:space="0" w:color="auto"/>
        <w:bottom w:val="none" w:sz="0" w:space="0" w:color="auto"/>
        <w:right w:val="none" w:sz="0" w:space="0" w:color="auto"/>
      </w:divBdr>
      <w:divsChild>
        <w:div w:id="119495201">
          <w:marLeft w:val="640"/>
          <w:marRight w:val="0"/>
          <w:marTop w:val="0"/>
          <w:marBottom w:val="0"/>
          <w:divBdr>
            <w:top w:val="none" w:sz="0" w:space="0" w:color="auto"/>
            <w:left w:val="none" w:sz="0" w:space="0" w:color="auto"/>
            <w:bottom w:val="none" w:sz="0" w:space="0" w:color="auto"/>
            <w:right w:val="none" w:sz="0" w:space="0" w:color="auto"/>
          </w:divBdr>
        </w:div>
        <w:div w:id="1494877456">
          <w:marLeft w:val="640"/>
          <w:marRight w:val="0"/>
          <w:marTop w:val="0"/>
          <w:marBottom w:val="0"/>
          <w:divBdr>
            <w:top w:val="none" w:sz="0" w:space="0" w:color="auto"/>
            <w:left w:val="none" w:sz="0" w:space="0" w:color="auto"/>
            <w:bottom w:val="none" w:sz="0" w:space="0" w:color="auto"/>
            <w:right w:val="none" w:sz="0" w:space="0" w:color="auto"/>
          </w:divBdr>
        </w:div>
        <w:div w:id="1217083305">
          <w:marLeft w:val="640"/>
          <w:marRight w:val="0"/>
          <w:marTop w:val="0"/>
          <w:marBottom w:val="0"/>
          <w:divBdr>
            <w:top w:val="none" w:sz="0" w:space="0" w:color="auto"/>
            <w:left w:val="none" w:sz="0" w:space="0" w:color="auto"/>
            <w:bottom w:val="none" w:sz="0" w:space="0" w:color="auto"/>
            <w:right w:val="none" w:sz="0" w:space="0" w:color="auto"/>
          </w:divBdr>
        </w:div>
        <w:div w:id="1941377383">
          <w:marLeft w:val="640"/>
          <w:marRight w:val="0"/>
          <w:marTop w:val="0"/>
          <w:marBottom w:val="0"/>
          <w:divBdr>
            <w:top w:val="none" w:sz="0" w:space="0" w:color="auto"/>
            <w:left w:val="none" w:sz="0" w:space="0" w:color="auto"/>
            <w:bottom w:val="none" w:sz="0" w:space="0" w:color="auto"/>
            <w:right w:val="none" w:sz="0" w:space="0" w:color="auto"/>
          </w:divBdr>
        </w:div>
        <w:div w:id="665207693">
          <w:marLeft w:val="640"/>
          <w:marRight w:val="0"/>
          <w:marTop w:val="0"/>
          <w:marBottom w:val="0"/>
          <w:divBdr>
            <w:top w:val="none" w:sz="0" w:space="0" w:color="auto"/>
            <w:left w:val="none" w:sz="0" w:space="0" w:color="auto"/>
            <w:bottom w:val="none" w:sz="0" w:space="0" w:color="auto"/>
            <w:right w:val="none" w:sz="0" w:space="0" w:color="auto"/>
          </w:divBdr>
        </w:div>
        <w:div w:id="214200521">
          <w:marLeft w:val="640"/>
          <w:marRight w:val="0"/>
          <w:marTop w:val="0"/>
          <w:marBottom w:val="0"/>
          <w:divBdr>
            <w:top w:val="none" w:sz="0" w:space="0" w:color="auto"/>
            <w:left w:val="none" w:sz="0" w:space="0" w:color="auto"/>
            <w:bottom w:val="none" w:sz="0" w:space="0" w:color="auto"/>
            <w:right w:val="none" w:sz="0" w:space="0" w:color="auto"/>
          </w:divBdr>
        </w:div>
        <w:div w:id="1732773384">
          <w:marLeft w:val="640"/>
          <w:marRight w:val="0"/>
          <w:marTop w:val="0"/>
          <w:marBottom w:val="0"/>
          <w:divBdr>
            <w:top w:val="none" w:sz="0" w:space="0" w:color="auto"/>
            <w:left w:val="none" w:sz="0" w:space="0" w:color="auto"/>
            <w:bottom w:val="none" w:sz="0" w:space="0" w:color="auto"/>
            <w:right w:val="none" w:sz="0" w:space="0" w:color="auto"/>
          </w:divBdr>
        </w:div>
        <w:div w:id="1630553602">
          <w:marLeft w:val="640"/>
          <w:marRight w:val="0"/>
          <w:marTop w:val="0"/>
          <w:marBottom w:val="0"/>
          <w:divBdr>
            <w:top w:val="none" w:sz="0" w:space="0" w:color="auto"/>
            <w:left w:val="none" w:sz="0" w:space="0" w:color="auto"/>
            <w:bottom w:val="none" w:sz="0" w:space="0" w:color="auto"/>
            <w:right w:val="none" w:sz="0" w:space="0" w:color="auto"/>
          </w:divBdr>
        </w:div>
        <w:div w:id="1446147054">
          <w:marLeft w:val="640"/>
          <w:marRight w:val="0"/>
          <w:marTop w:val="0"/>
          <w:marBottom w:val="0"/>
          <w:divBdr>
            <w:top w:val="none" w:sz="0" w:space="0" w:color="auto"/>
            <w:left w:val="none" w:sz="0" w:space="0" w:color="auto"/>
            <w:bottom w:val="none" w:sz="0" w:space="0" w:color="auto"/>
            <w:right w:val="none" w:sz="0" w:space="0" w:color="auto"/>
          </w:divBdr>
        </w:div>
        <w:div w:id="380062333">
          <w:marLeft w:val="640"/>
          <w:marRight w:val="0"/>
          <w:marTop w:val="0"/>
          <w:marBottom w:val="0"/>
          <w:divBdr>
            <w:top w:val="none" w:sz="0" w:space="0" w:color="auto"/>
            <w:left w:val="none" w:sz="0" w:space="0" w:color="auto"/>
            <w:bottom w:val="none" w:sz="0" w:space="0" w:color="auto"/>
            <w:right w:val="none" w:sz="0" w:space="0" w:color="auto"/>
          </w:divBdr>
        </w:div>
        <w:div w:id="1191577372">
          <w:marLeft w:val="640"/>
          <w:marRight w:val="0"/>
          <w:marTop w:val="0"/>
          <w:marBottom w:val="0"/>
          <w:divBdr>
            <w:top w:val="none" w:sz="0" w:space="0" w:color="auto"/>
            <w:left w:val="none" w:sz="0" w:space="0" w:color="auto"/>
            <w:bottom w:val="none" w:sz="0" w:space="0" w:color="auto"/>
            <w:right w:val="none" w:sz="0" w:space="0" w:color="auto"/>
          </w:divBdr>
        </w:div>
        <w:div w:id="1208756442">
          <w:marLeft w:val="640"/>
          <w:marRight w:val="0"/>
          <w:marTop w:val="0"/>
          <w:marBottom w:val="0"/>
          <w:divBdr>
            <w:top w:val="none" w:sz="0" w:space="0" w:color="auto"/>
            <w:left w:val="none" w:sz="0" w:space="0" w:color="auto"/>
            <w:bottom w:val="none" w:sz="0" w:space="0" w:color="auto"/>
            <w:right w:val="none" w:sz="0" w:space="0" w:color="auto"/>
          </w:divBdr>
        </w:div>
        <w:div w:id="1113130956">
          <w:marLeft w:val="640"/>
          <w:marRight w:val="0"/>
          <w:marTop w:val="0"/>
          <w:marBottom w:val="0"/>
          <w:divBdr>
            <w:top w:val="none" w:sz="0" w:space="0" w:color="auto"/>
            <w:left w:val="none" w:sz="0" w:space="0" w:color="auto"/>
            <w:bottom w:val="none" w:sz="0" w:space="0" w:color="auto"/>
            <w:right w:val="none" w:sz="0" w:space="0" w:color="auto"/>
          </w:divBdr>
        </w:div>
        <w:div w:id="518275909">
          <w:marLeft w:val="640"/>
          <w:marRight w:val="0"/>
          <w:marTop w:val="0"/>
          <w:marBottom w:val="0"/>
          <w:divBdr>
            <w:top w:val="none" w:sz="0" w:space="0" w:color="auto"/>
            <w:left w:val="none" w:sz="0" w:space="0" w:color="auto"/>
            <w:bottom w:val="none" w:sz="0" w:space="0" w:color="auto"/>
            <w:right w:val="none" w:sz="0" w:space="0" w:color="auto"/>
          </w:divBdr>
        </w:div>
        <w:div w:id="1483543886">
          <w:marLeft w:val="640"/>
          <w:marRight w:val="0"/>
          <w:marTop w:val="0"/>
          <w:marBottom w:val="0"/>
          <w:divBdr>
            <w:top w:val="none" w:sz="0" w:space="0" w:color="auto"/>
            <w:left w:val="none" w:sz="0" w:space="0" w:color="auto"/>
            <w:bottom w:val="none" w:sz="0" w:space="0" w:color="auto"/>
            <w:right w:val="none" w:sz="0" w:space="0" w:color="auto"/>
          </w:divBdr>
        </w:div>
        <w:div w:id="1530797330">
          <w:marLeft w:val="640"/>
          <w:marRight w:val="0"/>
          <w:marTop w:val="0"/>
          <w:marBottom w:val="0"/>
          <w:divBdr>
            <w:top w:val="none" w:sz="0" w:space="0" w:color="auto"/>
            <w:left w:val="none" w:sz="0" w:space="0" w:color="auto"/>
            <w:bottom w:val="none" w:sz="0" w:space="0" w:color="auto"/>
            <w:right w:val="none" w:sz="0" w:space="0" w:color="auto"/>
          </w:divBdr>
        </w:div>
        <w:div w:id="1490902064">
          <w:marLeft w:val="640"/>
          <w:marRight w:val="0"/>
          <w:marTop w:val="0"/>
          <w:marBottom w:val="0"/>
          <w:divBdr>
            <w:top w:val="none" w:sz="0" w:space="0" w:color="auto"/>
            <w:left w:val="none" w:sz="0" w:space="0" w:color="auto"/>
            <w:bottom w:val="none" w:sz="0" w:space="0" w:color="auto"/>
            <w:right w:val="none" w:sz="0" w:space="0" w:color="auto"/>
          </w:divBdr>
        </w:div>
        <w:div w:id="806582764">
          <w:marLeft w:val="640"/>
          <w:marRight w:val="0"/>
          <w:marTop w:val="0"/>
          <w:marBottom w:val="0"/>
          <w:divBdr>
            <w:top w:val="none" w:sz="0" w:space="0" w:color="auto"/>
            <w:left w:val="none" w:sz="0" w:space="0" w:color="auto"/>
            <w:bottom w:val="none" w:sz="0" w:space="0" w:color="auto"/>
            <w:right w:val="none" w:sz="0" w:space="0" w:color="auto"/>
          </w:divBdr>
        </w:div>
        <w:div w:id="204951975">
          <w:marLeft w:val="640"/>
          <w:marRight w:val="0"/>
          <w:marTop w:val="0"/>
          <w:marBottom w:val="0"/>
          <w:divBdr>
            <w:top w:val="none" w:sz="0" w:space="0" w:color="auto"/>
            <w:left w:val="none" w:sz="0" w:space="0" w:color="auto"/>
            <w:bottom w:val="none" w:sz="0" w:space="0" w:color="auto"/>
            <w:right w:val="none" w:sz="0" w:space="0" w:color="auto"/>
          </w:divBdr>
        </w:div>
        <w:div w:id="213004445">
          <w:marLeft w:val="640"/>
          <w:marRight w:val="0"/>
          <w:marTop w:val="0"/>
          <w:marBottom w:val="0"/>
          <w:divBdr>
            <w:top w:val="none" w:sz="0" w:space="0" w:color="auto"/>
            <w:left w:val="none" w:sz="0" w:space="0" w:color="auto"/>
            <w:bottom w:val="none" w:sz="0" w:space="0" w:color="auto"/>
            <w:right w:val="none" w:sz="0" w:space="0" w:color="auto"/>
          </w:divBdr>
        </w:div>
        <w:div w:id="125244021">
          <w:marLeft w:val="640"/>
          <w:marRight w:val="0"/>
          <w:marTop w:val="0"/>
          <w:marBottom w:val="0"/>
          <w:divBdr>
            <w:top w:val="none" w:sz="0" w:space="0" w:color="auto"/>
            <w:left w:val="none" w:sz="0" w:space="0" w:color="auto"/>
            <w:bottom w:val="none" w:sz="0" w:space="0" w:color="auto"/>
            <w:right w:val="none" w:sz="0" w:space="0" w:color="auto"/>
          </w:divBdr>
        </w:div>
        <w:div w:id="716899810">
          <w:marLeft w:val="640"/>
          <w:marRight w:val="0"/>
          <w:marTop w:val="0"/>
          <w:marBottom w:val="0"/>
          <w:divBdr>
            <w:top w:val="none" w:sz="0" w:space="0" w:color="auto"/>
            <w:left w:val="none" w:sz="0" w:space="0" w:color="auto"/>
            <w:bottom w:val="none" w:sz="0" w:space="0" w:color="auto"/>
            <w:right w:val="none" w:sz="0" w:space="0" w:color="auto"/>
          </w:divBdr>
        </w:div>
        <w:div w:id="640691026">
          <w:marLeft w:val="640"/>
          <w:marRight w:val="0"/>
          <w:marTop w:val="0"/>
          <w:marBottom w:val="0"/>
          <w:divBdr>
            <w:top w:val="none" w:sz="0" w:space="0" w:color="auto"/>
            <w:left w:val="none" w:sz="0" w:space="0" w:color="auto"/>
            <w:bottom w:val="none" w:sz="0" w:space="0" w:color="auto"/>
            <w:right w:val="none" w:sz="0" w:space="0" w:color="auto"/>
          </w:divBdr>
        </w:div>
        <w:div w:id="44761771">
          <w:marLeft w:val="640"/>
          <w:marRight w:val="0"/>
          <w:marTop w:val="0"/>
          <w:marBottom w:val="0"/>
          <w:divBdr>
            <w:top w:val="none" w:sz="0" w:space="0" w:color="auto"/>
            <w:left w:val="none" w:sz="0" w:space="0" w:color="auto"/>
            <w:bottom w:val="none" w:sz="0" w:space="0" w:color="auto"/>
            <w:right w:val="none" w:sz="0" w:space="0" w:color="auto"/>
          </w:divBdr>
        </w:div>
        <w:div w:id="1598515586">
          <w:marLeft w:val="640"/>
          <w:marRight w:val="0"/>
          <w:marTop w:val="0"/>
          <w:marBottom w:val="0"/>
          <w:divBdr>
            <w:top w:val="none" w:sz="0" w:space="0" w:color="auto"/>
            <w:left w:val="none" w:sz="0" w:space="0" w:color="auto"/>
            <w:bottom w:val="none" w:sz="0" w:space="0" w:color="auto"/>
            <w:right w:val="none" w:sz="0" w:space="0" w:color="auto"/>
          </w:divBdr>
        </w:div>
        <w:div w:id="1314289794">
          <w:marLeft w:val="640"/>
          <w:marRight w:val="0"/>
          <w:marTop w:val="0"/>
          <w:marBottom w:val="0"/>
          <w:divBdr>
            <w:top w:val="none" w:sz="0" w:space="0" w:color="auto"/>
            <w:left w:val="none" w:sz="0" w:space="0" w:color="auto"/>
            <w:bottom w:val="none" w:sz="0" w:space="0" w:color="auto"/>
            <w:right w:val="none" w:sz="0" w:space="0" w:color="auto"/>
          </w:divBdr>
        </w:div>
        <w:div w:id="1324893178">
          <w:marLeft w:val="640"/>
          <w:marRight w:val="0"/>
          <w:marTop w:val="0"/>
          <w:marBottom w:val="0"/>
          <w:divBdr>
            <w:top w:val="none" w:sz="0" w:space="0" w:color="auto"/>
            <w:left w:val="none" w:sz="0" w:space="0" w:color="auto"/>
            <w:bottom w:val="none" w:sz="0" w:space="0" w:color="auto"/>
            <w:right w:val="none" w:sz="0" w:space="0" w:color="auto"/>
          </w:divBdr>
        </w:div>
        <w:div w:id="1547839603">
          <w:marLeft w:val="640"/>
          <w:marRight w:val="0"/>
          <w:marTop w:val="0"/>
          <w:marBottom w:val="0"/>
          <w:divBdr>
            <w:top w:val="none" w:sz="0" w:space="0" w:color="auto"/>
            <w:left w:val="none" w:sz="0" w:space="0" w:color="auto"/>
            <w:bottom w:val="none" w:sz="0" w:space="0" w:color="auto"/>
            <w:right w:val="none" w:sz="0" w:space="0" w:color="auto"/>
          </w:divBdr>
        </w:div>
        <w:div w:id="1567299613">
          <w:marLeft w:val="640"/>
          <w:marRight w:val="0"/>
          <w:marTop w:val="0"/>
          <w:marBottom w:val="0"/>
          <w:divBdr>
            <w:top w:val="none" w:sz="0" w:space="0" w:color="auto"/>
            <w:left w:val="none" w:sz="0" w:space="0" w:color="auto"/>
            <w:bottom w:val="none" w:sz="0" w:space="0" w:color="auto"/>
            <w:right w:val="none" w:sz="0" w:space="0" w:color="auto"/>
          </w:divBdr>
        </w:div>
        <w:div w:id="331572546">
          <w:marLeft w:val="640"/>
          <w:marRight w:val="0"/>
          <w:marTop w:val="0"/>
          <w:marBottom w:val="0"/>
          <w:divBdr>
            <w:top w:val="none" w:sz="0" w:space="0" w:color="auto"/>
            <w:left w:val="none" w:sz="0" w:space="0" w:color="auto"/>
            <w:bottom w:val="none" w:sz="0" w:space="0" w:color="auto"/>
            <w:right w:val="none" w:sz="0" w:space="0" w:color="auto"/>
          </w:divBdr>
        </w:div>
        <w:div w:id="758871405">
          <w:marLeft w:val="640"/>
          <w:marRight w:val="0"/>
          <w:marTop w:val="0"/>
          <w:marBottom w:val="0"/>
          <w:divBdr>
            <w:top w:val="none" w:sz="0" w:space="0" w:color="auto"/>
            <w:left w:val="none" w:sz="0" w:space="0" w:color="auto"/>
            <w:bottom w:val="none" w:sz="0" w:space="0" w:color="auto"/>
            <w:right w:val="none" w:sz="0" w:space="0" w:color="auto"/>
          </w:divBdr>
        </w:div>
        <w:div w:id="186217528">
          <w:marLeft w:val="640"/>
          <w:marRight w:val="0"/>
          <w:marTop w:val="0"/>
          <w:marBottom w:val="0"/>
          <w:divBdr>
            <w:top w:val="none" w:sz="0" w:space="0" w:color="auto"/>
            <w:left w:val="none" w:sz="0" w:space="0" w:color="auto"/>
            <w:bottom w:val="none" w:sz="0" w:space="0" w:color="auto"/>
            <w:right w:val="none" w:sz="0" w:space="0" w:color="auto"/>
          </w:divBdr>
        </w:div>
        <w:div w:id="857502974">
          <w:marLeft w:val="640"/>
          <w:marRight w:val="0"/>
          <w:marTop w:val="0"/>
          <w:marBottom w:val="0"/>
          <w:divBdr>
            <w:top w:val="none" w:sz="0" w:space="0" w:color="auto"/>
            <w:left w:val="none" w:sz="0" w:space="0" w:color="auto"/>
            <w:bottom w:val="none" w:sz="0" w:space="0" w:color="auto"/>
            <w:right w:val="none" w:sz="0" w:space="0" w:color="auto"/>
          </w:divBdr>
        </w:div>
        <w:div w:id="1385451487">
          <w:marLeft w:val="640"/>
          <w:marRight w:val="0"/>
          <w:marTop w:val="0"/>
          <w:marBottom w:val="0"/>
          <w:divBdr>
            <w:top w:val="none" w:sz="0" w:space="0" w:color="auto"/>
            <w:left w:val="none" w:sz="0" w:space="0" w:color="auto"/>
            <w:bottom w:val="none" w:sz="0" w:space="0" w:color="auto"/>
            <w:right w:val="none" w:sz="0" w:space="0" w:color="auto"/>
          </w:divBdr>
        </w:div>
        <w:div w:id="1110124815">
          <w:marLeft w:val="640"/>
          <w:marRight w:val="0"/>
          <w:marTop w:val="0"/>
          <w:marBottom w:val="0"/>
          <w:divBdr>
            <w:top w:val="none" w:sz="0" w:space="0" w:color="auto"/>
            <w:left w:val="none" w:sz="0" w:space="0" w:color="auto"/>
            <w:bottom w:val="none" w:sz="0" w:space="0" w:color="auto"/>
            <w:right w:val="none" w:sz="0" w:space="0" w:color="auto"/>
          </w:divBdr>
        </w:div>
        <w:div w:id="676495060">
          <w:marLeft w:val="640"/>
          <w:marRight w:val="0"/>
          <w:marTop w:val="0"/>
          <w:marBottom w:val="0"/>
          <w:divBdr>
            <w:top w:val="none" w:sz="0" w:space="0" w:color="auto"/>
            <w:left w:val="none" w:sz="0" w:space="0" w:color="auto"/>
            <w:bottom w:val="none" w:sz="0" w:space="0" w:color="auto"/>
            <w:right w:val="none" w:sz="0" w:space="0" w:color="auto"/>
          </w:divBdr>
        </w:div>
        <w:div w:id="789738430">
          <w:marLeft w:val="640"/>
          <w:marRight w:val="0"/>
          <w:marTop w:val="0"/>
          <w:marBottom w:val="0"/>
          <w:divBdr>
            <w:top w:val="none" w:sz="0" w:space="0" w:color="auto"/>
            <w:left w:val="none" w:sz="0" w:space="0" w:color="auto"/>
            <w:bottom w:val="none" w:sz="0" w:space="0" w:color="auto"/>
            <w:right w:val="none" w:sz="0" w:space="0" w:color="auto"/>
          </w:divBdr>
        </w:div>
        <w:div w:id="1822382967">
          <w:marLeft w:val="640"/>
          <w:marRight w:val="0"/>
          <w:marTop w:val="0"/>
          <w:marBottom w:val="0"/>
          <w:divBdr>
            <w:top w:val="none" w:sz="0" w:space="0" w:color="auto"/>
            <w:left w:val="none" w:sz="0" w:space="0" w:color="auto"/>
            <w:bottom w:val="none" w:sz="0" w:space="0" w:color="auto"/>
            <w:right w:val="none" w:sz="0" w:space="0" w:color="auto"/>
          </w:divBdr>
        </w:div>
        <w:div w:id="2057267490">
          <w:marLeft w:val="640"/>
          <w:marRight w:val="0"/>
          <w:marTop w:val="0"/>
          <w:marBottom w:val="0"/>
          <w:divBdr>
            <w:top w:val="none" w:sz="0" w:space="0" w:color="auto"/>
            <w:left w:val="none" w:sz="0" w:space="0" w:color="auto"/>
            <w:bottom w:val="none" w:sz="0" w:space="0" w:color="auto"/>
            <w:right w:val="none" w:sz="0" w:space="0" w:color="auto"/>
          </w:divBdr>
        </w:div>
        <w:div w:id="1426026320">
          <w:marLeft w:val="640"/>
          <w:marRight w:val="0"/>
          <w:marTop w:val="0"/>
          <w:marBottom w:val="0"/>
          <w:divBdr>
            <w:top w:val="none" w:sz="0" w:space="0" w:color="auto"/>
            <w:left w:val="none" w:sz="0" w:space="0" w:color="auto"/>
            <w:bottom w:val="none" w:sz="0" w:space="0" w:color="auto"/>
            <w:right w:val="none" w:sz="0" w:space="0" w:color="auto"/>
          </w:divBdr>
        </w:div>
        <w:div w:id="1814980679">
          <w:marLeft w:val="640"/>
          <w:marRight w:val="0"/>
          <w:marTop w:val="0"/>
          <w:marBottom w:val="0"/>
          <w:divBdr>
            <w:top w:val="none" w:sz="0" w:space="0" w:color="auto"/>
            <w:left w:val="none" w:sz="0" w:space="0" w:color="auto"/>
            <w:bottom w:val="none" w:sz="0" w:space="0" w:color="auto"/>
            <w:right w:val="none" w:sz="0" w:space="0" w:color="auto"/>
          </w:divBdr>
        </w:div>
        <w:div w:id="541867111">
          <w:marLeft w:val="640"/>
          <w:marRight w:val="0"/>
          <w:marTop w:val="0"/>
          <w:marBottom w:val="0"/>
          <w:divBdr>
            <w:top w:val="none" w:sz="0" w:space="0" w:color="auto"/>
            <w:left w:val="none" w:sz="0" w:space="0" w:color="auto"/>
            <w:bottom w:val="none" w:sz="0" w:space="0" w:color="auto"/>
            <w:right w:val="none" w:sz="0" w:space="0" w:color="auto"/>
          </w:divBdr>
        </w:div>
        <w:div w:id="1411612396">
          <w:marLeft w:val="640"/>
          <w:marRight w:val="0"/>
          <w:marTop w:val="0"/>
          <w:marBottom w:val="0"/>
          <w:divBdr>
            <w:top w:val="none" w:sz="0" w:space="0" w:color="auto"/>
            <w:left w:val="none" w:sz="0" w:space="0" w:color="auto"/>
            <w:bottom w:val="none" w:sz="0" w:space="0" w:color="auto"/>
            <w:right w:val="none" w:sz="0" w:space="0" w:color="auto"/>
          </w:divBdr>
        </w:div>
        <w:div w:id="1401054677">
          <w:marLeft w:val="640"/>
          <w:marRight w:val="0"/>
          <w:marTop w:val="0"/>
          <w:marBottom w:val="0"/>
          <w:divBdr>
            <w:top w:val="none" w:sz="0" w:space="0" w:color="auto"/>
            <w:left w:val="none" w:sz="0" w:space="0" w:color="auto"/>
            <w:bottom w:val="none" w:sz="0" w:space="0" w:color="auto"/>
            <w:right w:val="none" w:sz="0" w:space="0" w:color="auto"/>
          </w:divBdr>
        </w:div>
        <w:div w:id="1015770958">
          <w:marLeft w:val="640"/>
          <w:marRight w:val="0"/>
          <w:marTop w:val="0"/>
          <w:marBottom w:val="0"/>
          <w:divBdr>
            <w:top w:val="none" w:sz="0" w:space="0" w:color="auto"/>
            <w:left w:val="none" w:sz="0" w:space="0" w:color="auto"/>
            <w:bottom w:val="none" w:sz="0" w:space="0" w:color="auto"/>
            <w:right w:val="none" w:sz="0" w:space="0" w:color="auto"/>
          </w:divBdr>
        </w:div>
        <w:div w:id="1044789985">
          <w:marLeft w:val="640"/>
          <w:marRight w:val="0"/>
          <w:marTop w:val="0"/>
          <w:marBottom w:val="0"/>
          <w:divBdr>
            <w:top w:val="none" w:sz="0" w:space="0" w:color="auto"/>
            <w:left w:val="none" w:sz="0" w:space="0" w:color="auto"/>
            <w:bottom w:val="none" w:sz="0" w:space="0" w:color="auto"/>
            <w:right w:val="none" w:sz="0" w:space="0" w:color="auto"/>
          </w:divBdr>
        </w:div>
        <w:div w:id="1472819297">
          <w:marLeft w:val="640"/>
          <w:marRight w:val="0"/>
          <w:marTop w:val="0"/>
          <w:marBottom w:val="0"/>
          <w:divBdr>
            <w:top w:val="none" w:sz="0" w:space="0" w:color="auto"/>
            <w:left w:val="none" w:sz="0" w:space="0" w:color="auto"/>
            <w:bottom w:val="none" w:sz="0" w:space="0" w:color="auto"/>
            <w:right w:val="none" w:sz="0" w:space="0" w:color="auto"/>
          </w:divBdr>
        </w:div>
        <w:div w:id="1637829540">
          <w:marLeft w:val="640"/>
          <w:marRight w:val="0"/>
          <w:marTop w:val="0"/>
          <w:marBottom w:val="0"/>
          <w:divBdr>
            <w:top w:val="none" w:sz="0" w:space="0" w:color="auto"/>
            <w:left w:val="none" w:sz="0" w:space="0" w:color="auto"/>
            <w:bottom w:val="none" w:sz="0" w:space="0" w:color="auto"/>
            <w:right w:val="none" w:sz="0" w:space="0" w:color="auto"/>
          </w:divBdr>
        </w:div>
        <w:div w:id="1989674317">
          <w:marLeft w:val="640"/>
          <w:marRight w:val="0"/>
          <w:marTop w:val="0"/>
          <w:marBottom w:val="0"/>
          <w:divBdr>
            <w:top w:val="none" w:sz="0" w:space="0" w:color="auto"/>
            <w:left w:val="none" w:sz="0" w:space="0" w:color="auto"/>
            <w:bottom w:val="none" w:sz="0" w:space="0" w:color="auto"/>
            <w:right w:val="none" w:sz="0" w:space="0" w:color="auto"/>
          </w:divBdr>
        </w:div>
        <w:div w:id="1962570764">
          <w:marLeft w:val="640"/>
          <w:marRight w:val="0"/>
          <w:marTop w:val="0"/>
          <w:marBottom w:val="0"/>
          <w:divBdr>
            <w:top w:val="none" w:sz="0" w:space="0" w:color="auto"/>
            <w:left w:val="none" w:sz="0" w:space="0" w:color="auto"/>
            <w:bottom w:val="none" w:sz="0" w:space="0" w:color="auto"/>
            <w:right w:val="none" w:sz="0" w:space="0" w:color="auto"/>
          </w:divBdr>
        </w:div>
        <w:div w:id="598294892">
          <w:marLeft w:val="640"/>
          <w:marRight w:val="0"/>
          <w:marTop w:val="0"/>
          <w:marBottom w:val="0"/>
          <w:divBdr>
            <w:top w:val="none" w:sz="0" w:space="0" w:color="auto"/>
            <w:left w:val="none" w:sz="0" w:space="0" w:color="auto"/>
            <w:bottom w:val="none" w:sz="0" w:space="0" w:color="auto"/>
            <w:right w:val="none" w:sz="0" w:space="0" w:color="auto"/>
          </w:divBdr>
        </w:div>
        <w:div w:id="1974410750">
          <w:marLeft w:val="640"/>
          <w:marRight w:val="0"/>
          <w:marTop w:val="0"/>
          <w:marBottom w:val="0"/>
          <w:divBdr>
            <w:top w:val="none" w:sz="0" w:space="0" w:color="auto"/>
            <w:left w:val="none" w:sz="0" w:space="0" w:color="auto"/>
            <w:bottom w:val="none" w:sz="0" w:space="0" w:color="auto"/>
            <w:right w:val="none" w:sz="0" w:space="0" w:color="auto"/>
          </w:divBdr>
        </w:div>
        <w:div w:id="532426935">
          <w:marLeft w:val="640"/>
          <w:marRight w:val="0"/>
          <w:marTop w:val="0"/>
          <w:marBottom w:val="0"/>
          <w:divBdr>
            <w:top w:val="none" w:sz="0" w:space="0" w:color="auto"/>
            <w:left w:val="none" w:sz="0" w:space="0" w:color="auto"/>
            <w:bottom w:val="none" w:sz="0" w:space="0" w:color="auto"/>
            <w:right w:val="none" w:sz="0" w:space="0" w:color="auto"/>
          </w:divBdr>
        </w:div>
        <w:div w:id="88280858">
          <w:marLeft w:val="640"/>
          <w:marRight w:val="0"/>
          <w:marTop w:val="0"/>
          <w:marBottom w:val="0"/>
          <w:divBdr>
            <w:top w:val="none" w:sz="0" w:space="0" w:color="auto"/>
            <w:left w:val="none" w:sz="0" w:space="0" w:color="auto"/>
            <w:bottom w:val="none" w:sz="0" w:space="0" w:color="auto"/>
            <w:right w:val="none" w:sz="0" w:space="0" w:color="auto"/>
          </w:divBdr>
        </w:div>
        <w:div w:id="1376202461">
          <w:marLeft w:val="640"/>
          <w:marRight w:val="0"/>
          <w:marTop w:val="0"/>
          <w:marBottom w:val="0"/>
          <w:divBdr>
            <w:top w:val="none" w:sz="0" w:space="0" w:color="auto"/>
            <w:left w:val="none" w:sz="0" w:space="0" w:color="auto"/>
            <w:bottom w:val="none" w:sz="0" w:space="0" w:color="auto"/>
            <w:right w:val="none" w:sz="0" w:space="0" w:color="auto"/>
          </w:divBdr>
        </w:div>
        <w:div w:id="1503739812">
          <w:marLeft w:val="640"/>
          <w:marRight w:val="0"/>
          <w:marTop w:val="0"/>
          <w:marBottom w:val="0"/>
          <w:divBdr>
            <w:top w:val="none" w:sz="0" w:space="0" w:color="auto"/>
            <w:left w:val="none" w:sz="0" w:space="0" w:color="auto"/>
            <w:bottom w:val="none" w:sz="0" w:space="0" w:color="auto"/>
            <w:right w:val="none" w:sz="0" w:space="0" w:color="auto"/>
          </w:divBdr>
        </w:div>
        <w:div w:id="199051631">
          <w:marLeft w:val="640"/>
          <w:marRight w:val="0"/>
          <w:marTop w:val="0"/>
          <w:marBottom w:val="0"/>
          <w:divBdr>
            <w:top w:val="none" w:sz="0" w:space="0" w:color="auto"/>
            <w:left w:val="none" w:sz="0" w:space="0" w:color="auto"/>
            <w:bottom w:val="none" w:sz="0" w:space="0" w:color="auto"/>
            <w:right w:val="none" w:sz="0" w:space="0" w:color="auto"/>
          </w:divBdr>
        </w:div>
        <w:div w:id="1218277742">
          <w:marLeft w:val="640"/>
          <w:marRight w:val="0"/>
          <w:marTop w:val="0"/>
          <w:marBottom w:val="0"/>
          <w:divBdr>
            <w:top w:val="none" w:sz="0" w:space="0" w:color="auto"/>
            <w:left w:val="none" w:sz="0" w:space="0" w:color="auto"/>
            <w:bottom w:val="none" w:sz="0" w:space="0" w:color="auto"/>
            <w:right w:val="none" w:sz="0" w:space="0" w:color="auto"/>
          </w:divBdr>
        </w:div>
        <w:div w:id="557978742">
          <w:marLeft w:val="640"/>
          <w:marRight w:val="0"/>
          <w:marTop w:val="0"/>
          <w:marBottom w:val="0"/>
          <w:divBdr>
            <w:top w:val="none" w:sz="0" w:space="0" w:color="auto"/>
            <w:left w:val="none" w:sz="0" w:space="0" w:color="auto"/>
            <w:bottom w:val="none" w:sz="0" w:space="0" w:color="auto"/>
            <w:right w:val="none" w:sz="0" w:space="0" w:color="auto"/>
          </w:divBdr>
        </w:div>
        <w:div w:id="2117410261">
          <w:marLeft w:val="640"/>
          <w:marRight w:val="0"/>
          <w:marTop w:val="0"/>
          <w:marBottom w:val="0"/>
          <w:divBdr>
            <w:top w:val="none" w:sz="0" w:space="0" w:color="auto"/>
            <w:left w:val="none" w:sz="0" w:space="0" w:color="auto"/>
            <w:bottom w:val="none" w:sz="0" w:space="0" w:color="auto"/>
            <w:right w:val="none" w:sz="0" w:space="0" w:color="auto"/>
          </w:divBdr>
        </w:div>
        <w:div w:id="2112166303">
          <w:marLeft w:val="640"/>
          <w:marRight w:val="0"/>
          <w:marTop w:val="0"/>
          <w:marBottom w:val="0"/>
          <w:divBdr>
            <w:top w:val="none" w:sz="0" w:space="0" w:color="auto"/>
            <w:left w:val="none" w:sz="0" w:space="0" w:color="auto"/>
            <w:bottom w:val="none" w:sz="0" w:space="0" w:color="auto"/>
            <w:right w:val="none" w:sz="0" w:space="0" w:color="auto"/>
          </w:divBdr>
        </w:div>
        <w:div w:id="1908569131">
          <w:marLeft w:val="640"/>
          <w:marRight w:val="0"/>
          <w:marTop w:val="0"/>
          <w:marBottom w:val="0"/>
          <w:divBdr>
            <w:top w:val="none" w:sz="0" w:space="0" w:color="auto"/>
            <w:left w:val="none" w:sz="0" w:space="0" w:color="auto"/>
            <w:bottom w:val="none" w:sz="0" w:space="0" w:color="auto"/>
            <w:right w:val="none" w:sz="0" w:space="0" w:color="auto"/>
          </w:divBdr>
        </w:div>
        <w:div w:id="861552287">
          <w:marLeft w:val="640"/>
          <w:marRight w:val="0"/>
          <w:marTop w:val="0"/>
          <w:marBottom w:val="0"/>
          <w:divBdr>
            <w:top w:val="none" w:sz="0" w:space="0" w:color="auto"/>
            <w:left w:val="none" w:sz="0" w:space="0" w:color="auto"/>
            <w:bottom w:val="none" w:sz="0" w:space="0" w:color="auto"/>
            <w:right w:val="none" w:sz="0" w:space="0" w:color="auto"/>
          </w:divBdr>
        </w:div>
        <w:div w:id="2053847199">
          <w:marLeft w:val="640"/>
          <w:marRight w:val="0"/>
          <w:marTop w:val="0"/>
          <w:marBottom w:val="0"/>
          <w:divBdr>
            <w:top w:val="none" w:sz="0" w:space="0" w:color="auto"/>
            <w:left w:val="none" w:sz="0" w:space="0" w:color="auto"/>
            <w:bottom w:val="none" w:sz="0" w:space="0" w:color="auto"/>
            <w:right w:val="none" w:sz="0" w:space="0" w:color="auto"/>
          </w:divBdr>
        </w:div>
        <w:div w:id="1145388396">
          <w:marLeft w:val="640"/>
          <w:marRight w:val="0"/>
          <w:marTop w:val="0"/>
          <w:marBottom w:val="0"/>
          <w:divBdr>
            <w:top w:val="none" w:sz="0" w:space="0" w:color="auto"/>
            <w:left w:val="none" w:sz="0" w:space="0" w:color="auto"/>
            <w:bottom w:val="none" w:sz="0" w:space="0" w:color="auto"/>
            <w:right w:val="none" w:sz="0" w:space="0" w:color="auto"/>
          </w:divBdr>
        </w:div>
        <w:div w:id="1893736905">
          <w:marLeft w:val="640"/>
          <w:marRight w:val="0"/>
          <w:marTop w:val="0"/>
          <w:marBottom w:val="0"/>
          <w:divBdr>
            <w:top w:val="none" w:sz="0" w:space="0" w:color="auto"/>
            <w:left w:val="none" w:sz="0" w:space="0" w:color="auto"/>
            <w:bottom w:val="none" w:sz="0" w:space="0" w:color="auto"/>
            <w:right w:val="none" w:sz="0" w:space="0" w:color="auto"/>
          </w:divBdr>
        </w:div>
        <w:div w:id="879784274">
          <w:marLeft w:val="640"/>
          <w:marRight w:val="0"/>
          <w:marTop w:val="0"/>
          <w:marBottom w:val="0"/>
          <w:divBdr>
            <w:top w:val="none" w:sz="0" w:space="0" w:color="auto"/>
            <w:left w:val="none" w:sz="0" w:space="0" w:color="auto"/>
            <w:bottom w:val="none" w:sz="0" w:space="0" w:color="auto"/>
            <w:right w:val="none" w:sz="0" w:space="0" w:color="auto"/>
          </w:divBdr>
        </w:div>
        <w:div w:id="1950382381">
          <w:marLeft w:val="640"/>
          <w:marRight w:val="0"/>
          <w:marTop w:val="0"/>
          <w:marBottom w:val="0"/>
          <w:divBdr>
            <w:top w:val="none" w:sz="0" w:space="0" w:color="auto"/>
            <w:left w:val="none" w:sz="0" w:space="0" w:color="auto"/>
            <w:bottom w:val="none" w:sz="0" w:space="0" w:color="auto"/>
            <w:right w:val="none" w:sz="0" w:space="0" w:color="auto"/>
          </w:divBdr>
        </w:div>
        <w:div w:id="1865441475">
          <w:marLeft w:val="640"/>
          <w:marRight w:val="0"/>
          <w:marTop w:val="0"/>
          <w:marBottom w:val="0"/>
          <w:divBdr>
            <w:top w:val="none" w:sz="0" w:space="0" w:color="auto"/>
            <w:left w:val="none" w:sz="0" w:space="0" w:color="auto"/>
            <w:bottom w:val="none" w:sz="0" w:space="0" w:color="auto"/>
            <w:right w:val="none" w:sz="0" w:space="0" w:color="auto"/>
          </w:divBdr>
        </w:div>
        <w:div w:id="1141995554">
          <w:marLeft w:val="640"/>
          <w:marRight w:val="0"/>
          <w:marTop w:val="0"/>
          <w:marBottom w:val="0"/>
          <w:divBdr>
            <w:top w:val="none" w:sz="0" w:space="0" w:color="auto"/>
            <w:left w:val="none" w:sz="0" w:space="0" w:color="auto"/>
            <w:bottom w:val="none" w:sz="0" w:space="0" w:color="auto"/>
            <w:right w:val="none" w:sz="0" w:space="0" w:color="auto"/>
          </w:divBdr>
        </w:div>
        <w:div w:id="1725565305">
          <w:marLeft w:val="640"/>
          <w:marRight w:val="0"/>
          <w:marTop w:val="0"/>
          <w:marBottom w:val="0"/>
          <w:divBdr>
            <w:top w:val="none" w:sz="0" w:space="0" w:color="auto"/>
            <w:left w:val="none" w:sz="0" w:space="0" w:color="auto"/>
            <w:bottom w:val="none" w:sz="0" w:space="0" w:color="auto"/>
            <w:right w:val="none" w:sz="0" w:space="0" w:color="auto"/>
          </w:divBdr>
        </w:div>
        <w:div w:id="1633712880">
          <w:marLeft w:val="640"/>
          <w:marRight w:val="0"/>
          <w:marTop w:val="0"/>
          <w:marBottom w:val="0"/>
          <w:divBdr>
            <w:top w:val="none" w:sz="0" w:space="0" w:color="auto"/>
            <w:left w:val="none" w:sz="0" w:space="0" w:color="auto"/>
            <w:bottom w:val="none" w:sz="0" w:space="0" w:color="auto"/>
            <w:right w:val="none" w:sz="0" w:space="0" w:color="auto"/>
          </w:divBdr>
        </w:div>
        <w:div w:id="1889409988">
          <w:marLeft w:val="640"/>
          <w:marRight w:val="0"/>
          <w:marTop w:val="0"/>
          <w:marBottom w:val="0"/>
          <w:divBdr>
            <w:top w:val="none" w:sz="0" w:space="0" w:color="auto"/>
            <w:left w:val="none" w:sz="0" w:space="0" w:color="auto"/>
            <w:bottom w:val="none" w:sz="0" w:space="0" w:color="auto"/>
            <w:right w:val="none" w:sz="0" w:space="0" w:color="auto"/>
          </w:divBdr>
        </w:div>
        <w:div w:id="1048647528">
          <w:marLeft w:val="640"/>
          <w:marRight w:val="0"/>
          <w:marTop w:val="0"/>
          <w:marBottom w:val="0"/>
          <w:divBdr>
            <w:top w:val="none" w:sz="0" w:space="0" w:color="auto"/>
            <w:left w:val="none" w:sz="0" w:space="0" w:color="auto"/>
            <w:bottom w:val="none" w:sz="0" w:space="0" w:color="auto"/>
            <w:right w:val="none" w:sz="0" w:space="0" w:color="auto"/>
          </w:divBdr>
        </w:div>
        <w:div w:id="227572384">
          <w:marLeft w:val="640"/>
          <w:marRight w:val="0"/>
          <w:marTop w:val="0"/>
          <w:marBottom w:val="0"/>
          <w:divBdr>
            <w:top w:val="none" w:sz="0" w:space="0" w:color="auto"/>
            <w:left w:val="none" w:sz="0" w:space="0" w:color="auto"/>
            <w:bottom w:val="none" w:sz="0" w:space="0" w:color="auto"/>
            <w:right w:val="none" w:sz="0" w:space="0" w:color="auto"/>
          </w:divBdr>
        </w:div>
        <w:div w:id="179006232">
          <w:marLeft w:val="640"/>
          <w:marRight w:val="0"/>
          <w:marTop w:val="0"/>
          <w:marBottom w:val="0"/>
          <w:divBdr>
            <w:top w:val="none" w:sz="0" w:space="0" w:color="auto"/>
            <w:left w:val="none" w:sz="0" w:space="0" w:color="auto"/>
            <w:bottom w:val="none" w:sz="0" w:space="0" w:color="auto"/>
            <w:right w:val="none" w:sz="0" w:space="0" w:color="auto"/>
          </w:divBdr>
        </w:div>
        <w:div w:id="374937067">
          <w:marLeft w:val="640"/>
          <w:marRight w:val="0"/>
          <w:marTop w:val="0"/>
          <w:marBottom w:val="0"/>
          <w:divBdr>
            <w:top w:val="none" w:sz="0" w:space="0" w:color="auto"/>
            <w:left w:val="none" w:sz="0" w:space="0" w:color="auto"/>
            <w:bottom w:val="none" w:sz="0" w:space="0" w:color="auto"/>
            <w:right w:val="none" w:sz="0" w:space="0" w:color="auto"/>
          </w:divBdr>
        </w:div>
        <w:div w:id="1610159759">
          <w:marLeft w:val="640"/>
          <w:marRight w:val="0"/>
          <w:marTop w:val="0"/>
          <w:marBottom w:val="0"/>
          <w:divBdr>
            <w:top w:val="none" w:sz="0" w:space="0" w:color="auto"/>
            <w:left w:val="none" w:sz="0" w:space="0" w:color="auto"/>
            <w:bottom w:val="none" w:sz="0" w:space="0" w:color="auto"/>
            <w:right w:val="none" w:sz="0" w:space="0" w:color="auto"/>
          </w:divBdr>
        </w:div>
        <w:div w:id="2050302892">
          <w:marLeft w:val="640"/>
          <w:marRight w:val="0"/>
          <w:marTop w:val="0"/>
          <w:marBottom w:val="0"/>
          <w:divBdr>
            <w:top w:val="none" w:sz="0" w:space="0" w:color="auto"/>
            <w:left w:val="none" w:sz="0" w:space="0" w:color="auto"/>
            <w:bottom w:val="none" w:sz="0" w:space="0" w:color="auto"/>
            <w:right w:val="none" w:sz="0" w:space="0" w:color="auto"/>
          </w:divBdr>
        </w:div>
        <w:div w:id="412700524">
          <w:marLeft w:val="640"/>
          <w:marRight w:val="0"/>
          <w:marTop w:val="0"/>
          <w:marBottom w:val="0"/>
          <w:divBdr>
            <w:top w:val="none" w:sz="0" w:space="0" w:color="auto"/>
            <w:left w:val="none" w:sz="0" w:space="0" w:color="auto"/>
            <w:bottom w:val="none" w:sz="0" w:space="0" w:color="auto"/>
            <w:right w:val="none" w:sz="0" w:space="0" w:color="auto"/>
          </w:divBdr>
        </w:div>
        <w:div w:id="1993484145">
          <w:marLeft w:val="640"/>
          <w:marRight w:val="0"/>
          <w:marTop w:val="0"/>
          <w:marBottom w:val="0"/>
          <w:divBdr>
            <w:top w:val="none" w:sz="0" w:space="0" w:color="auto"/>
            <w:left w:val="none" w:sz="0" w:space="0" w:color="auto"/>
            <w:bottom w:val="none" w:sz="0" w:space="0" w:color="auto"/>
            <w:right w:val="none" w:sz="0" w:space="0" w:color="auto"/>
          </w:divBdr>
        </w:div>
        <w:div w:id="859390302">
          <w:marLeft w:val="640"/>
          <w:marRight w:val="0"/>
          <w:marTop w:val="0"/>
          <w:marBottom w:val="0"/>
          <w:divBdr>
            <w:top w:val="none" w:sz="0" w:space="0" w:color="auto"/>
            <w:left w:val="none" w:sz="0" w:space="0" w:color="auto"/>
            <w:bottom w:val="none" w:sz="0" w:space="0" w:color="auto"/>
            <w:right w:val="none" w:sz="0" w:space="0" w:color="auto"/>
          </w:divBdr>
        </w:div>
        <w:div w:id="1240750598">
          <w:marLeft w:val="640"/>
          <w:marRight w:val="0"/>
          <w:marTop w:val="0"/>
          <w:marBottom w:val="0"/>
          <w:divBdr>
            <w:top w:val="none" w:sz="0" w:space="0" w:color="auto"/>
            <w:left w:val="none" w:sz="0" w:space="0" w:color="auto"/>
            <w:bottom w:val="none" w:sz="0" w:space="0" w:color="auto"/>
            <w:right w:val="none" w:sz="0" w:space="0" w:color="auto"/>
          </w:divBdr>
        </w:div>
        <w:div w:id="1284309548">
          <w:marLeft w:val="640"/>
          <w:marRight w:val="0"/>
          <w:marTop w:val="0"/>
          <w:marBottom w:val="0"/>
          <w:divBdr>
            <w:top w:val="none" w:sz="0" w:space="0" w:color="auto"/>
            <w:left w:val="none" w:sz="0" w:space="0" w:color="auto"/>
            <w:bottom w:val="none" w:sz="0" w:space="0" w:color="auto"/>
            <w:right w:val="none" w:sz="0" w:space="0" w:color="auto"/>
          </w:divBdr>
        </w:div>
        <w:div w:id="1395660046">
          <w:marLeft w:val="640"/>
          <w:marRight w:val="0"/>
          <w:marTop w:val="0"/>
          <w:marBottom w:val="0"/>
          <w:divBdr>
            <w:top w:val="none" w:sz="0" w:space="0" w:color="auto"/>
            <w:left w:val="none" w:sz="0" w:space="0" w:color="auto"/>
            <w:bottom w:val="none" w:sz="0" w:space="0" w:color="auto"/>
            <w:right w:val="none" w:sz="0" w:space="0" w:color="auto"/>
          </w:divBdr>
        </w:div>
        <w:div w:id="954487413">
          <w:marLeft w:val="640"/>
          <w:marRight w:val="0"/>
          <w:marTop w:val="0"/>
          <w:marBottom w:val="0"/>
          <w:divBdr>
            <w:top w:val="none" w:sz="0" w:space="0" w:color="auto"/>
            <w:left w:val="none" w:sz="0" w:space="0" w:color="auto"/>
            <w:bottom w:val="none" w:sz="0" w:space="0" w:color="auto"/>
            <w:right w:val="none" w:sz="0" w:space="0" w:color="auto"/>
          </w:divBdr>
        </w:div>
        <w:div w:id="40907246">
          <w:marLeft w:val="640"/>
          <w:marRight w:val="0"/>
          <w:marTop w:val="0"/>
          <w:marBottom w:val="0"/>
          <w:divBdr>
            <w:top w:val="none" w:sz="0" w:space="0" w:color="auto"/>
            <w:left w:val="none" w:sz="0" w:space="0" w:color="auto"/>
            <w:bottom w:val="none" w:sz="0" w:space="0" w:color="auto"/>
            <w:right w:val="none" w:sz="0" w:space="0" w:color="auto"/>
          </w:divBdr>
        </w:div>
        <w:div w:id="251667740">
          <w:marLeft w:val="640"/>
          <w:marRight w:val="0"/>
          <w:marTop w:val="0"/>
          <w:marBottom w:val="0"/>
          <w:divBdr>
            <w:top w:val="none" w:sz="0" w:space="0" w:color="auto"/>
            <w:left w:val="none" w:sz="0" w:space="0" w:color="auto"/>
            <w:bottom w:val="none" w:sz="0" w:space="0" w:color="auto"/>
            <w:right w:val="none" w:sz="0" w:space="0" w:color="auto"/>
          </w:divBdr>
        </w:div>
        <w:div w:id="696468220">
          <w:marLeft w:val="640"/>
          <w:marRight w:val="0"/>
          <w:marTop w:val="0"/>
          <w:marBottom w:val="0"/>
          <w:divBdr>
            <w:top w:val="none" w:sz="0" w:space="0" w:color="auto"/>
            <w:left w:val="none" w:sz="0" w:space="0" w:color="auto"/>
            <w:bottom w:val="none" w:sz="0" w:space="0" w:color="auto"/>
            <w:right w:val="none" w:sz="0" w:space="0" w:color="auto"/>
          </w:divBdr>
        </w:div>
        <w:div w:id="1705060405">
          <w:marLeft w:val="640"/>
          <w:marRight w:val="0"/>
          <w:marTop w:val="0"/>
          <w:marBottom w:val="0"/>
          <w:divBdr>
            <w:top w:val="none" w:sz="0" w:space="0" w:color="auto"/>
            <w:left w:val="none" w:sz="0" w:space="0" w:color="auto"/>
            <w:bottom w:val="none" w:sz="0" w:space="0" w:color="auto"/>
            <w:right w:val="none" w:sz="0" w:space="0" w:color="auto"/>
          </w:divBdr>
        </w:div>
        <w:div w:id="184908184">
          <w:marLeft w:val="640"/>
          <w:marRight w:val="0"/>
          <w:marTop w:val="0"/>
          <w:marBottom w:val="0"/>
          <w:divBdr>
            <w:top w:val="none" w:sz="0" w:space="0" w:color="auto"/>
            <w:left w:val="none" w:sz="0" w:space="0" w:color="auto"/>
            <w:bottom w:val="none" w:sz="0" w:space="0" w:color="auto"/>
            <w:right w:val="none" w:sz="0" w:space="0" w:color="auto"/>
          </w:divBdr>
        </w:div>
        <w:div w:id="1706252982">
          <w:marLeft w:val="640"/>
          <w:marRight w:val="0"/>
          <w:marTop w:val="0"/>
          <w:marBottom w:val="0"/>
          <w:divBdr>
            <w:top w:val="none" w:sz="0" w:space="0" w:color="auto"/>
            <w:left w:val="none" w:sz="0" w:space="0" w:color="auto"/>
            <w:bottom w:val="none" w:sz="0" w:space="0" w:color="auto"/>
            <w:right w:val="none" w:sz="0" w:space="0" w:color="auto"/>
          </w:divBdr>
        </w:div>
        <w:div w:id="549074379">
          <w:marLeft w:val="640"/>
          <w:marRight w:val="0"/>
          <w:marTop w:val="0"/>
          <w:marBottom w:val="0"/>
          <w:divBdr>
            <w:top w:val="none" w:sz="0" w:space="0" w:color="auto"/>
            <w:left w:val="none" w:sz="0" w:space="0" w:color="auto"/>
            <w:bottom w:val="none" w:sz="0" w:space="0" w:color="auto"/>
            <w:right w:val="none" w:sz="0" w:space="0" w:color="auto"/>
          </w:divBdr>
        </w:div>
        <w:div w:id="1098721315">
          <w:marLeft w:val="640"/>
          <w:marRight w:val="0"/>
          <w:marTop w:val="0"/>
          <w:marBottom w:val="0"/>
          <w:divBdr>
            <w:top w:val="none" w:sz="0" w:space="0" w:color="auto"/>
            <w:left w:val="none" w:sz="0" w:space="0" w:color="auto"/>
            <w:bottom w:val="none" w:sz="0" w:space="0" w:color="auto"/>
            <w:right w:val="none" w:sz="0" w:space="0" w:color="auto"/>
          </w:divBdr>
        </w:div>
        <w:div w:id="1543902833">
          <w:marLeft w:val="640"/>
          <w:marRight w:val="0"/>
          <w:marTop w:val="0"/>
          <w:marBottom w:val="0"/>
          <w:divBdr>
            <w:top w:val="none" w:sz="0" w:space="0" w:color="auto"/>
            <w:left w:val="none" w:sz="0" w:space="0" w:color="auto"/>
            <w:bottom w:val="none" w:sz="0" w:space="0" w:color="auto"/>
            <w:right w:val="none" w:sz="0" w:space="0" w:color="auto"/>
          </w:divBdr>
        </w:div>
        <w:div w:id="37363240">
          <w:marLeft w:val="640"/>
          <w:marRight w:val="0"/>
          <w:marTop w:val="0"/>
          <w:marBottom w:val="0"/>
          <w:divBdr>
            <w:top w:val="none" w:sz="0" w:space="0" w:color="auto"/>
            <w:left w:val="none" w:sz="0" w:space="0" w:color="auto"/>
            <w:bottom w:val="none" w:sz="0" w:space="0" w:color="auto"/>
            <w:right w:val="none" w:sz="0" w:space="0" w:color="auto"/>
          </w:divBdr>
        </w:div>
        <w:div w:id="27412325">
          <w:marLeft w:val="640"/>
          <w:marRight w:val="0"/>
          <w:marTop w:val="0"/>
          <w:marBottom w:val="0"/>
          <w:divBdr>
            <w:top w:val="none" w:sz="0" w:space="0" w:color="auto"/>
            <w:left w:val="none" w:sz="0" w:space="0" w:color="auto"/>
            <w:bottom w:val="none" w:sz="0" w:space="0" w:color="auto"/>
            <w:right w:val="none" w:sz="0" w:space="0" w:color="auto"/>
          </w:divBdr>
        </w:div>
        <w:div w:id="499389849">
          <w:marLeft w:val="640"/>
          <w:marRight w:val="0"/>
          <w:marTop w:val="0"/>
          <w:marBottom w:val="0"/>
          <w:divBdr>
            <w:top w:val="none" w:sz="0" w:space="0" w:color="auto"/>
            <w:left w:val="none" w:sz="0" w:space="0" w:color="auto"/>
            <w:bottom w:val="none" w:sz="0" w:space="0" w:color="auto"/>
            <w:right w:val="none" w:sz="0" w:space="0" w:color="auto"/>
          </w:divBdr>
        </w:div>
        <w:div w:id="554045568">
          <w:marLeft w:val="640"/>
          <w:marRight w:val="0"/>
          <w:marTop w:val="0"/>
          <w:marBottom w:val="0"/>
          <w:divBdr>
            <w:top w:val="none" w:sz="0" w:space="0" w:color="auto"/>
            <w:left w:val="none" w:sz="0" w:space="0" w:color="auto"/>
            <w:bottom w:val="none" w:sz="0" w:space="0" w:color="auto"/>
            <w:right w:val="none" w:sz="0" w:space="0" w:color="auto"/>
          </w:divBdr>
        </w:div>
        <w:div w:id="2099599561">
          <w:marLeft w:val="640"/>
          <w:marRight w:val="0"/>
          <w:marTop w:val="0"/>
          <w:marBottom w:val="0"/>
          <w:divBdr>
            <w:top w:val="none" w:sz="0" w:space="0" w:color="auto"/>
            <w:left w:val="none" w:sz="0" w:space="0" w:color="auto"/>
            <w:bottom w:val="none" w:sz="0" w:space="0" w:color="auto"/>
            <w:right w:val="none" w:sz="0" w:space="0" w:color="auto"/>
          </w:divBdr>
        </w:div>
        <w:div w:id="761687046">
          <w:marLeft w:val="640"/>
          <w:marRight w:val="0"/>
          <w:marTop w:val="0"/>
          <w:marBottom w:val="0"/>
          <w:divBdr>
            <w:top w:val="none" w:sz="0" w:space="0" w:color="auto"/>
            <w:left w:val="none" w:sz="0" w:space="0" w:color="auto"/>
            <w:bottom w:val="none" w:sz="0" w:space="0" w:color="auto"/>
            <w:right w:val="none" w:sz="0" w:space="0" w:color="auto"/>
          </w:divBdr>
        </w:div>
        <w:div w:id="1376273153">
          <w:marLeft w:val="640"/>
          <w:marRight w:val="0"/>
          <w:marTop w:val="0"/>
          <w:marBottom w:val="0"/>
          <w:divBdr>
            <w:top w:val="none" w:sz="0" w:space="0" w:color="auto"/>
            <w:left w:val="none" w:sz="0" w:space="0" w:color="auto"/>
            <w:bottom w:val="none" w:sz="0" w:space="0" w:color="auto"/>
            <w:right w:val="none" w:sz="0" w:space="0" w:color="auto"/>
          </w:divBdr>
        </w:div>
        <w:div w:id="571353446">
          <w:marLeft w:val="640"/>
          <w:marRight w:val="0"/>
          <w:marTop w:val="0"/>
          <w:marBottom w:val="0"/>
          <w:divBdr>
            <w:top w:val="none" w:sz="0" w:space="0" w:color="auto"/>
            <w:left w:val="none" w:sz="0" w:space="0" w:color="auto"/>
            <w:bottom w:val="none" w:sz="0" w:space="0" w:color="auto"/>
            <w:right w:val="none" w:sz="0" w:space="0" w:color="auto"/>
          </w:divBdr>
        </w:div>
        <w:div w:id="1390496483">
          <w:marLeft w:val="640"/>
          <w:marRight w:val="0"/>
          <w:marTop w:val="0"/>
          <w:marBottom w:val="0"/>
          <w:divBdr>
            <w:top w:val="none" w:sz="0" w:space="0" w:color="auto"/>
            <w:left w:val="none" w:sz="0" w:space="0" w:color="auto"/>
            <w:bottom w:val="none" w:sz="0" w:space="0" w:color="auto"/>
            <w:right w:val="none" w:sz="0" w:space="0" w:color="auto"/>
          </w:divBdr>
        </w:div>
        <w:div w:id="330183912">
          <w:marLeft w:val="640"/>
          <w:marRight w:val="0"/>
          <w:marTop w:val="0"/>
          <w:marBottom w:val="0"/>
          <w:divBdr>
            <w:top w:val="none" w:sz="0" w:space="0" w:color="auto"/>
            <w:left w:val="none" w:sz="0" w:space="0" w:color="auto"/>
            <w:bottom w:val="none" w:sz="0" w:space="0" w:color="auto"/>
            <w:right w:val="none" w:sz="0" w:space="0" w:color="auto"/>
          </w:divBdr>
        </w:div>
        <w:div w:id="766653887">
          <w:marLeft w:val="640"/>
          <w:marRight w:val="0"/>
          <w:marTop w:val="0"/>
          <w:marBottom w:val="0"/>
          <w:divBdr>
            <w:top w:val="none" w:sz="0" w:space="0" w:color="auto"/>
            <w:left w:val="none" w:sz="0" w:space="0" w:color="auto"/>
            <w:bottom w:val="none" w:sz="0" w:space="0" w:color="auto"/>
            <w:right w:val="none" w:sz="0" w:space="0" w:color="auto"/>
          </w:divBdr>
        </w:div>
        <w:div w:id="1961298178">
          <w:marLeft w:val="640"/>
          <w:marRight w:val="0"/>
          <w:marTop w:val="0"/>
          <w:marBottom w:val="0"/>
          <w:divBdr>
            <w:top w:val="none" w:sz="0" w:space="0" w:color="auto"/>
            <w:left w:val="none" w:sz="0" w:space="0" w:color="auto"/>
            <w:bottom w:val="none" w:sz="0" w:space="0" w:color="auto"/>
            <w:right w:val="none" w:sz="0" w:space="0" w:color="auto"/>
          </w:divBdr>
        </w:div>
        <w:div w:id="652564292">
          <w:marLeft w:val="640"/>
          <w:marRight w:val="0"/>
          <w:marTop w:val="0"/>
          <w:marBottom w:val="0"/>
          <w:divBdr>
            <w:top w:val="none" w:sz="0" w:space="0" w:color="auto"/>
            <w:left w:val="none" w:sz="0" w:space="0" w:color="auto"/>
            <w:bottom w:val="none" w:sz="0" w:space="0" w:color="auto"/>
            <w:right w:val="none" w:sz="0" w:space="0" w:color="auto"/>
          </w:divBdr>
        </w:div>
        <w:div w:id="1663391545">
          <w:marLeft w:val="640"/>
          <w:marRight w:val="0"/>
          <w:marTop w:val="0"/>
          <w:marBottom w:val="0"/>
          <w:divBdr>
            <w:top w:val="none" w:sz="0" w:space="0" w:color="auto"/>
            <w:left w:val="none" w:sz="0" w:space="0" w:color="auto"/>
            <w:bottom w:val="none" w:sz="0" w:space="0" w:color="auto"/>
            <w:right w:val="none" w:sz="0" w:space="0" w:color="auto"/>
          </w:divBdr>
        </w:div>
        <w:div w:id="980383533">
          <w:marLeft w:val="640"/>
          <w:marRight w:val="0"/>
          <w:marTop w:val="0"/>
          <w:marBottom w:val="0"/>
          <w:divBdr>
            <w:top w:val="none" w:sz="0" w:space="0" w:color="auto"/>
            <w:left w:val="none" w:sz="0" w:space="0" w:color="auto"/>
            <w:bottom w:val="none" w:sz="0" w:space="0" w:color="auto"/>
            <w:right w:val="none" w:sz="0" w:space="0" w:color="auto"/>
          </w:divBdr>
        </w:div>
        <w:div w:id="315575426">
          <w:marLeft w:val="640"/>
          <w:marRight w:val="0"/>
          <w:marTop w:val="0"/>
          <w:marBottom w:val="0"/>
          <w:divBdr>
            <w:top w:val="none" w:sz="0" w:space="0" w:color="auto"/>
            <w:left w:val="none" w:sz="0" w:space="0" w:color="auto"/>
            <w:bottom w:val="none" w:sz="0" w:space="0" w:color="auto"/>
            <w:right w:val="none" w:sz="0" w:space="0" w:color="auto"/>
          </w:divBdr>
        </w:div>
        <w:div w:id="876964607">
          <w:marLeft w:val="640"/>
          <w:marRight w:val="0"/>
          <w:marTop w:val="0"/>
          <w:marBottom w:val="0"/>
          <w:divBdr>
            <w:top w:val="none" w:sz="0" w:space="0" w:color="auto"/>
            <w:left w:val="none" w:sz="0" w:space="0" w:color="auto"/>
            <w:bottom w:val="none" w:sz="0" w:space="0" w:color="auto"/>
            <w:right w:val="none" w:sz="0" w:space="0" w:color="auto"/>
          </w:divBdr>
        </w:div>
        <w:div w:id="1430346283">
          <w:marLeft w:val="640"/>
          <w:marRight w:val="0"/>
          <w:marTop w:val="0"/>
          <w:marBottom w:val="0"/>
          <w:divBdr>
            <w:top w:val="none" w:sz="0" w:space="0" w:color="auto"/>
            <w:left w:val="none" w:sz="0" w:space="0" w:color="auto"/>
            <w:bottom w:val="none" w:sz="0" w:space="0" w:color="auto"/>
            <w:right w:val="none" w:sz="0" w:space="0" w:color="auto"/>
          </w:divBdr>
        </w:div>
        <w:div w:id="1309674772">
          <w:marLeft w:val="640"/>
          <w:marRight w:val="0"/>
          <w:marTop w:val="0"/>
          <w:marBottom w:val="0"/>
          <w:divBdr>
            <w:top w:val="none" w:sz="0" w:space="0" w:color="auto"/>
            <w:left w:val="none" w:sz="0" w:space="0" w:color="auto"/>
            <w:bottom w:val="none" w:sz="0" w:space="0" w:color="auto"/>
            <w:right w:val="none" w:sz="0" w:space="0" w:color="auto"/>
          </w:divBdr>
        </w:div>
        <w:div w:id="1318726353">
          <w:marLeft w:val="640"/>
          <w:marRight w:val="0"/>
          <w:marTop w:val="0"/>
          <w:marBottom w:val="0"/>
          <w:divBdr>
            <w:top w:val="none" w:sz="0" w:space="0" w:color="auto"/>
            <w:left w:val="none" w:sz="0" w:space="0" w:color="auto"/>
            <w:bottom w:val="none" w:sz="0" w:space="0" w:color="auto"/>
            <w:right w:val="none" w:sz="0" w:space="0" w:color="auto"/>
          </w:divBdr>
        </w:div>
        <w:div w:id="828440917">
          <w:marLeft w:val="640"/>
          <w:marRight w:val="0"/>
          <w:marTop w:val="0"/>
          <w:marBottom w:val="0"/>
          <w:divBdr>
            <w:top w:val="none" w:sz="0" w:space="0" w:color="auto"/>
            <w:left w:val="none" w:sz="0" w:space="0" w:color="auto"/>
            <w:bottom w:val="none" w:sz="0" w:space="0" w:color="auto"/>
            <w:right w:val="none" w:sz="0" w:space="0" w:color="auto"/>
          </w:divBdr>
        </w:div>
        <w:div w:id="263149067">
          <w:marLeft w:val="640"/>
          <w:marRight w:val="0"/>
          <w:marTop w:val="0"/>
          <w:marBottom w:val="0"/>
          <w:divBdr>
            <w:top w:val="none" w:sz="0" w:space="0" w:color="auto"/>
            <w:left w:val="none" w:sz="0" w:space="0" w:color="auto"/>
            <w:bottom w:val="none" w:sz="0" w:space="0" w:color="auto"/>
            <w:right w:val="none" w:sz="0" w:space="0" w:color="auto"/>
          </w:divBdr>
        </w:div>
        <w:div w:id="1941327682">
          <w:marLeft w:val="640"/>
          <w:marRight w:val="0"/>
          <w:marTop w:val="0"/>
          <w:marBottom w:val="0"/>
          <w:divBdr>
            <w:top w:val="none" w:sz="0" w:space="0" w:color="auto"/>
            <w:left w:val="none" w:sz="0" w:space="0" w:color="auto"/>
            <w:bottom w:val="none" w:sz="0" w:space="0" w:color="auto"/>
            <w:right w:val="none" w:sz="0" w:space="0" w:color="auto"/>
          </w:divBdr>
        </w:div>
      </w:divsChild>
    </w:div>
    <w:div w:id="934283899">
      <w:bodyDiv w:val="1"/>
      <w:marLeft w:val="0"/>
      <w:marRight w:val="0"/>
      <w:marTop w:val="0"/>
      <w:marBottom w:val="0"/>
      <w:divBdr>
        <w:top w:val="none" w:sz="0" w:space="0" w:color="auto"/>
        <w:left w:val="none" w:sz="0" w:space="0" w:color="auto"/>
        <w:bottom w:val="none" w:sz="0" w:space="0" w:color="auto"/>
        <w:right w:val="none" w:sz="0" w:space="0" w:color="auto"/>
      </w:divBdr>
      <w:divsChild>
        <w:div w:id="1489901364">
          <w:marLeft w:val="640"/>
          <w:marRight w:val="0"/>
          <w:marTop w:val="0"/>
          <w:marBottom w:val="0"/>
          <w:divBdr>
            <w:top w:val="none" w:sz="0" w:space="0" w:color="auto"/>
            <w:left w:val="none" w:sz="0" w:space="0" w:color="auto"/>
            <w:bottom w:val="none" w:sz="0" w:space="0" w:color="auto"/>
            <w:right w:val="none" w:sz="0" w:space="0" w:color="auto"/>
          </w:divBdr>
        </w:div>
        <w:div w:id="941306308">
          <w:marLeft w:val="640"/>
          <w:marRight w:val="0"/>
          <w:marTop w:val="0"/>
          <w:marBottom w:val="0"/>
          <w:divBdr>
            <w:top w:val="none" w:sz="0" w:space="0" w:color="auto"/>
            <w:left w:val="none" w:sz="0" w:space="0" w:color="auto"/>
            <w:bottom w:val="none" w:sz="0" w:space="0" w:color="auto"/>
            <w:right w:val="none" w:sz="0" w:space="0" w:color="auto"/>
          </w:divBdr>
        </w:div>
        <w:div w:id="1130397631">
          <w:marLeft w:val="640"/>
          <w:marRight w:val="0"/>
          <w:marTop w:val="0"/>
          <w:marBottom w:val="0"/>
          <w:divBdr>
            <w:top w:val="none" w:sz="0" w:space="0" w:color="auto"/>
            <w:left w:val="none" w:sz="0" w:space="0" w:color="auto"/>
            <w:bottom w:val="none" w:sz="0" w:space="0" w:color="auto"/>
            <w:right w:val="none" w:sz="0" w:space="0" w:color="auto"/>
          </w:divBdr>
        </w:div>
        <w:div w:id="2033915776">
          <w:marLeft w:val="640"/>
          <w:marRight w:val="0"/>
          <w:marTop w:val="0"/>
          <w:marBottom w:val="0"/>
          <w:divBdr>
            <w:top w:val="none" w:sz="0" w:space="0" w:color="auto"/>
            <w:left w:val="none" w:sz="0" w:space="0" w:color="auto"/>
            <w:bottom w:val="none" w:sz="0" w:space="0" w:color="auto"/>
            <w:right w:val="none" w:sz="0" w:space="0" w:color="auto"/>
          </w:divBdr>
        </w:div>
        <w:div w:id="530148919">
          <w:marLeft w:val="640"/>
          <w:marRight w:val="0"/>
          <w:marTop w:val="0"/>
          <w:marBottom w:val="0"/>
          <w:divBdr>
            <w:top w:val="none" w:sz="0" w:space="0" w:color="auto"/>
            <w:left w:val="none" w:sz="0" w:space="0" w:color="auto"/>
            <w:bottom w:val="none" w:sz="0" w:space="0" w:color="auto"/>
            <w:right w:val="none" w:sz="0" w:space="0" w:color="auto"/>
          </w:divBdr>
        </w:div>
        <w:div w:id="1402485500">
          <w:marLeft w:val="640"/>
          <w:marRight w:val="0"/>
          <w:marTop w:val="0"/>
          <w:marBottom w:val="0"/>
          <w:divBdr>
            <w:top w:val="none" w:sz="0" w:space="0" w:color="auto"/>
            <w:left w:val="none" w:sz="0" w:space="0" w:color="auto"/>
            <w:bottom w:val="none" w:sz="0" w:space="0" w:color="auto"/>
            <w:right w:val="none" w:sz="0" w:space="0" w:color="auto"/>
          </w:divBdr>
        </w:div>
        <w:div w:id="1672755582">
          <w:marLeft w:val="640"/>
          <w:marRight w:val="0"/>
          <w:marTop w:val="0"/>
          <w:marBottom w:val="0"/>
          <w:divBdr>
            <w:top w:val="none" w:sz="0" w:space="0" w:color="auto"/>
            <w:left w:val="none" w:sz="0" w:space="0" w:color="auto"/>
            <w:bottom w:val="none" w:sz="0" w:space="0" w:color="auto"/>
            <w:right w:val="none" w:sz="0" w:space="0" w:color="auto"/>
          </w:divBdr>
        </w:div>
        <w:div w:id="1110390741">
          <w:marLeft w:val="640"/>
          <w:marRight w:val="0"/>
          <w:marTop w:val="0"/>
          <w:marBottom w:val="0"/>
          <w:divBdr>
            <w:top w:val="none" w:sz="0" w:space="0" w:color="auto"/>
            <w:left w:val="none" w:sz="0" w:space="0" w:color="auto"/>
            <w:bottom w:val="none" w:sz="0" w:space="0" w:color="auto"/>
            <w:right w:val="none" w:sz="0" w:space="0" w:color="auto"/>
          </w:divBdr>
        </w:div>
        <w:div w:id="154536147">
          <w:marLeft w:val="640"/>
          <w:marRight w:val="0"/>
          <w:marTop w:val="0"/>
          <w:marBottom w:val="0"/>
          <w:divBdr>
            <w:top w:val="none" w:sz="0" w:space="0" w:color="auto"/>
            <w:left w:val="none" w:sz="0" w:space="0" w:color="auto"/>
            <w:bottom w:val="none" w:sz="0" w:space="0" w:color="auto"/>
            <w:right w:val="none" w:sz="0" w:space="0" w:color="auto"/>
          </w:divBdr>
        </w:div>
        <w:div w:id="265119490">
          <w:marLeft w:val="640"/>
          <w:marRight w:val="0"/>
          <w:marTop w:val="0"/>
          <w:marBottom w:val="0"/>
          <w:divBdr>
            <w:top w:val="none" w:sz="0" w:space="0" w:color="auto"/>
            <w:left w:val="none" w:sz="0" w:space="0" w:color="auto"/>
            <w:bottom w:val="none" w:sz="0" w:space="0" w:color="auto"/>
            <w:right w:val="none" w:sz="0" w:space="0" w:color="auto"/>
          </w:divBdr>
        </w:div>
        <w:div w:id="1397046805">
          <w:marLeft w:val="640"/>
          <w:marRight w:val="0"/>
          <w:marTop w:val="0"/>
          <w:marBottom w:val="0"/>
          <w:divBdr>
            <w:top w:val="none" w:sz="0" w:space="0" w:color="auto"/>
            <w:left w:val="none" w:sz="0" w:space="0" w:color="auto"/>
            <w:bottom w:val="none" w:sz="0" w:space="0" w:color="auto"/>
            <w:right w:val="none" w:sz="0" w:space="0" w:color="auto"/>
          </w:divBdr>
        </w:div>
        <w:div w:id="1088816045">
          <w:marLeft w:val="640"/>
          <w:marRight w:val="0"/>
          <w:marTop w:val="0"/>
          <w:marBottom w:val="0"/>
          <w:divBdr>
            <w:top w:val="none" w:sz="0" w:space="0" w:color="auto"/>
            <w:left w:val="none" w:sz="0" w:space="0" w:color="auto"/>
            <w:bottom w:val="none" w:sz="0" w:space="0" w:color="auto"/>
            <w:right w:val="none" w:sz="0" w:space="0" w:color="auto"/>
          </w:divBdr>
        </w:div>
        <w:div w:id="520437901">
          <w:marLeft w:val="640"/>
          <w:marRight w:val="0"/>
          <w:marTop w:val="0"/>
          <w:marBottom w:val="0"/>
          <w:divBdr>
            <w:top w:val="none" w:sz="0" w:space="0" w:color="auto"/>
            <w:left w:val="none" w:sz="0" w:space="0" w:color="auto"/>
            <w:bottom w:val="none" w:sz="0" w:space="0" w:color="auto"/>
            <w:right w:val="none" w:sz="0" w:space="0" w:color="auto"/>
          </w:divBdr>
        </w:div>
        <w:div w:id="208733121">
          <w:marLeft w:val="640"/>
          <w:marRight w:val="0"/>
          <w:marTop w:val="0"/>
          <w:marBottom w:val="0"/>
          <w:divBdr>
            <w:top w:val="none" w:sz="0" w:space="0" w:color="auto"/>
            <w:left w:val="none" w:sz="0" w:space="0" w:color="auto"/>
            <w:bottom w:val="none" w:sz="0" w:space="0" w:color="auto"/>
            <w:right w:val="none" w:sz="0" w:space="0" w:color="auto"/>
          </w:divBdr>
        </w:div>
        <w:div w:id="511989030">
          <w:marLeft w:val="640"/>
          <w:marRight w:val="0"/>
          <w:marTop w:val="0"/>
          <w:marBottom w:val="0"/>
          <w:divBdr>
            <w:top w:val="none" w:sz="0" w:space="0" w:color="auto"/>
            <w:left w:val="none" w:sz="0" w:space="0" w:color="auto"/>
            <w:bottom w:val="none" w:sz="0" w:space="0" w:color="auto"/>
            <w:right w:val="none" w:sz="0" w:space="0" w:color="auto"/>
          </w:divBdr>
        </w:div>
        <w:div w:id="834879553">
          <w:marLeft w:val="640"/>
          <w:marRight w:val="0"/>
          <w:marTop w:val="0"/>
          <w:marBottom w:val="0"/>
          <w:divBdr>
            <w:top w:val="none" w:sz="0" w:space="0" w:color="auto"/>
            <w:left w:val="none" w:sz="0" w:space="0" w:color="auto"/>
            <w:bottom w:val="none" w:sz="0" w:space="0" w:color="auto"/>
            <w:right w:val="none" w:sz="0" w:space="0" w:color="auto"/>
          </w:divBdr>
        </w:div>
        <w:div w:id="627056593">
          <w:marLeft w:val="640"/>
          <w:marRight w:val="0"/>
          <w:marTop w:val="0"/>
          <w:marBottom w:val="0"/>
          <w:divBdr>
            <w:top w:val="none" w:sz="0" w:space="0" w:color="auto"/>
            <w:left w:val="none" w:sz="0" w:space="0" w:color="auto"/>
            <w:bottom w:val="none" w:sz="0" w:space="0" w:color="auto"/>
            <w:right w:val="none" w:sz="0" w:space="0" w:color="auto"/>
          </w:divBdr>
        </w:div>
        <w:div w:id="740181272">
          <w:marLeft w:val="640"/>
          <w:marRight w:val="0"/>
          <w:marTop w:val="0"/>
          <w:marBottom w:val="0"/>
          <w:divBdr>
            <w:top w:val="none" w:sz="0" w:space="0" w:color="auto"/>
            <w:left w:val="none" w:sz="0" w:space="0" w:color="auto"/>
            <w:bottom w:val="none" w:sz="0" w:space="0" w:color="auto"/>
            <w:right w:val="none" w:sz="0" w:space="0" w:color="auto"/>
          </w:divBdr>
        </w:div>
        <w:div w:id="1411200590">
          <w:marLeft w:val="640"/>
          <w:marRight w:val="0"/>
          <w:marTop w:val="0"/>
          <w:marBottom w:val="0"/>
          <w:divBdr>
            <w:top w:val="none" w:sz="0" w:space="0" w:color="auto"/>
            <w:left w:val="none" w:sz="0" w:space="0" w:color="auto"/>
            <w:bottom w:val="none" w:sz="0" w:space="0" w:color="auto"/>
            <w:right w:val="none" w:sz="0" w:space="0" w:color="auto"/>
          </w:divBdr>
        </w:div>
        <w:div w:id="1418288950">
          <w:marLeft w:val="640"/>
          <w:marRight w:val="0"/>
          <w:marTop w:val="0"/>
          <w:marBottom w:val="0"/>
          <w:divBdr>
            <w:top w:val="none" w:sz="0" w:space="0" w:color="auto"/>
            <w:left w:val="none" w:sz="0" w:space="0" w:color="auto"/>
            <w:bottom w:val="none" w:sz="0" w:space="0" w:color="auto"/>
            <w:right w:val="none" w:sz="0" w:space="0" w:color="auto"/>
          </w:divBdr>
        </w:div>
        <w:div w:id="1263150968">
          <w:marLeft w:val="640"/>
          <w:marRight w:val="0"/>
          <w:marTop w:val="0"/>
          <w:marBottom w:val="0"/>
          <w:divBdr>
            <w:top w:val="none" w:sz="0" w:space="0" w:color="auto"/>
            <w:left w:val="none" w:sz="0" w:space="0" w:color="auto"/>
            <w:bottom w:val="none" w:sz="0" w:space="0" w:color="auto"/>
            <w:right w:val="none" w:sz="0" w:space="0" w:color="auto"/>
          </w:divBdr>
        </w:div>
        <w:div w:id="876234491">
          <w:marLeft w:val="640"/>
          <w:marRight w:val="0"/>
          <w:marTop w:val="0"/>
          <w:marBottom w:val="0"/>
          <w:divBdr>
            <w:top w:val="none" w:sz="0" w:space="0" w:color="auto"/>
            <w:left w:val="none" w:sz="0" w:space="0" w:color="auto"/>
            <w:bottom w:val="none" w:sz="0" w:space="0" w:color="auto"/>
            <w:right w:val="none" w:sz="0" w:space="0" w:color="auto"/>
          </w:divBdr>
        </w:div>
        <w:div w:id="643584617">
          <w:marLeft w:val="640"/>
          <w:marRight w:val="0"/>
          <w:marTop w:val="0"/>
          <w:marBottom w:val="0"/>
          <w:divBdr>
            <w:top w:val="none" w:sz="0" w:space="0" w:color="auto"/>
            <w:left w:val="none" w:sz="0" w:space="0" w:color="auto"/>
            <w:bottom w:val="none" w:sz="0" w:space="0" w:color="auto"/>
            <w:right w:val="none" w:sz="0" w:space="0" w:color="auto"/>
          </w:divBdr>
        </w:div>
        <w:div w:id="762263041">
          <w:marLeft w:val="640"/>
          <w:marRight w:val="0"/>
          <w:marTop w:val="0"/>
          <w:marBottom w:val="0"/>
          <w:divBdr>
            <w:top w:val="none" w:sz="0" w:space="0" w:color="auto"/>
            <w:left w:val="none" w:sz="0" w:space="0" w:color="auto"/>
            <w:bottom w:val="none" w:sz="0" w:space="0" w:color="auto"/>
            <w:right w:val="none" w:sz="0" w:space="0" w:color="auto"/>
          </w:divBdr>
        </w:div>
        <w:div w:id="1453742809">
          <w:marLeft w:val="640"/>
          <w:marRight w:val="0"/>
          <w:marTop w:val="0"/>
          <w:marBottom w:val="0"/>
          <w:divBdr>
            <w:top w:val="none" w:sz="0" w:space="0" w:color="auto"/>
            <w:left w:val="none" w:sz="0" w:space="0" w:color="auto"/>
            <w:bottom w:val="none" w:sz="0" w:space="0" w:color="auto"/>
            <w:right w:val="none" w:sz="0" w:space="0" w:color="auto"/>
          </w:divBdr>
        </w:div>
        <w:div w:id="1447457418">
          <w:marLeft w:val="640"/>
          <w:marRight w:val="0"/>
          <w:marTop w:val="0"/>
          <w:marBottom w:val="0"/>
          <w:divBdr>
            <w:top w:val="none" w:sz="0" w:space="0" w:color="auto"/>
            <w:left w:val="none" w:sz="0" w:space="0" w:color="auto"/>
            <w:bottom w:val="none" w:sz="0" w:space="0" w:color="auto"/>
            <w:right w:val="none" w:sz="0" w:space="0" w:color="auto"/>
          </w:divBdr>
        </w:div>
        <w:div w:id="830870593">
          <w:marLeft w:val="640"/>
          <w:marRight w:val="0"/>
          <w:marTop w:val="0"/>
          <w:marBottom w:val="0"/>
          <w:divBdr>
            <w:top w:val="none" w:sz="0" w:space="0" w:color="auto"/>
            <w:left w:val="none" w:sz="0" w:space="0" w:color="auto"/>
            <w:bottom w:val="none" w:sz="0" w:space="0" w:color="auto"/>
            <w:right w:val="none" w:sz="0" w:space="0" w:color="auto"/>
          </w:divBdr>
        </w:div>
        <w:div w:id="144736226">
          <w:marLeft w:val="640"/>
          <w:marRight w:val="0"/>
          <w:marTop w:val="0"/>
          <w:marBottom w:val="0"/>
          <w:divBdr>
            <w:top w:val="none" w:sz="0" w:space="0" w:color="auto"/>
            <w:left w:val="none" w:sz="0" w:space="0" w:color="auto"/>
            <w:bottom w:val="none" w:sz="0" w:space="0" w:color="auto"/>
            <w:right w:val="none" w:sz="0" w:space="0" w:color="auto"/>
          </w:divBdr>
        </w:div>
        <w:div w:id="1097794419">
          <w:marLeft w:val="640"/>
          <w:marRight w:val="0"/>
          <w:marTop w:val="0"/>
          <w:marBottom w:val="0"/>
          <w:divBdr>
            <w:top w:val="none" w:sz="0" w:space="0" w:color="auto"/>
            <w:left w:val="none" w:sz="0" w:space="0" w:color="auto"/>
            <w:bottom w:val="none" w:sz="0" w:space="0" w:color="auto"/>
            <w:right w:val="none" w:sz="0" w:space="0" w:color="auto"/>
          </w:divBdr>
        </w:div>
        <w:div w:id="1675645496">
          <w:marLeft w:val="640"/>
          <w:marRight w:val="0"/>
          <w:marTop w:val="0"/>
          <w:marBottom w:val="0"/>
          <w:divBdr>
            <w:top w:val="none" w:sz="0" w:space="0" w:color="auto"/>
            <w:left w:val="none" w:sz="0" w:space="0" w:color="auto"/>
            <w:bottom w:val="none" w:sz="0" w:space="0" w:color="auto"/>
            <w:right w:val="none" w:sz="0" w:space="0" w:color="auto"/>
          </w:divBdr>
        </w:div>
        <w:div w:id="1211184751">
          <w:marLeft w:val="640"/>
          <w:marRight w:val="0"/>
          <w:marTop w:val="0"/>
          <w:marBottom w:val="0"/>
          <w:divBdr>
            <w:top w:val="none" w:sz="0" w:space="0" w:color="auto"/>
            <w:left w:val="none" w:sz="0" w:space="0" w:color="auto"/>
            <w:bottom w:val="none" w:sz="0" w:space="0" w:color="auto"/>
            <w:right w:val="none" w:sz="0" w:space="0" w:color="auto"/>
          </w:divBdr>
        </w:div>
        <w:div w:id="1760443766">
          <w:marLeft w:val="640"/>
          <w:marRight w:val="0"/>
          <w:marTop w:val="0"/>
          <w:marBottom w:val="0"/>
          <w:divBdr>
            <w:top w:val="none" w:sz="0" w:space="0" w:color="auto"/>
            <w:left w:val="none" w:sz="0" w:space="0" w:color="auto"/>
            <w:bottom w:val="none" w:sz="0" w:space="0" w:color="auto"/>
            <w:right w:val="none" w:sz="0" w:space="0" w:color="auto"/>
          </w:divBdr>
        </w:div>
        <w:div w:id="23022681">
          <w:marLeft w:val="640"/>
          <w:marRight w:val="0"/>
          <w:marTop w:val="0"/>
          <w:marBottom w:val="0"/>
          <w:divBdr>
            <w:top w:val="none" w:sz="0" w:space="0" w:color="auto"/>
            <w:left w:val="none" w:sz="0" w:space="0" w:color="auto"/>
            <w:bottom w:val="none" w:sz="0" w:space="0" w:color="auto"/>
            <w:right w:val="none" w:sz="0" w:space="0" w:color="auto"/>
          </w:divBdr>
        </w:div>
        <w:div w:id="375814644">
          <w:marLeft w:val="640"/>
          <w:marRight w:val="0"/>
          <w:marTop w:val="0"/>
          <w:marBottom w:val="0"/>
          <w:divBdr>
            <w:top w:val="none" w:sz="0" w:space="0" w:color="auto"/>
            <w:left w:val="none" w:sz="0" w:space="0" w:color="auto"/>
            <w:bottom w:val="none" w:sz="0" w:space="0" w:color="auto"/>
            <w:right w:val="none" w:sz="0" w:space="0" w:color="auto"/>
          </w:divBdr>
        </w:div>
        <w:div w:id="942613427">
          <w:marLeft w:val="640"/>
          <w:marRight w:val="0"/>
          <w:marTop w:val="0"/>
          <w:marBottom w:val="0"/>
          <w:divBdr>
            <w:top w:val="none" w:sz="0" w:space="0" w:color="auto"/>
            <w:left w:val="none" w:sz="0" w:space="0" w:color="auto"/>
            <w:bottom w:val="none" w:sz="0" w:space="0" w:color="auto"/>
            <w:right w:val="none" w:sz="0" w:space="0" w:color="auto"/>
          </w:divBdr>
        </w:div>
        <w:div w:id="324012833">
          <w:marLeft w:val="640"/>
          <w:marRight w:val="0"/>
          <w:marTop w:val="0"/>
          <w:marBottom w:val="0"/>
          <w:divBdr>
            <w:top w:val="none" w:sz="0" w:space="0" w:color="auto"/>
            <w:left w:val="none" w:sz="0" w:space="0" w:color="auto"/>
            <w:bottom w:val="none" w:sz="0" w:space="0" w:color="auto"/>
            <w:right w:val="none" w:sz="0" w:space="0" w:color="auto"/>
          </w:divBdr>
        </w:div>
        <w:div w:id="56518777">
          <w:marLeft w:val="640"/>
          <w:marRight w:val="0"/>
          <w:marTop w:val="0"/>
          <w:marBottom w:val="0"/>
          <w:divBdr>
            <w:top w:val="none" w:sz="0" w:space="0" w:color="auto"/>
            <w:left w:val="none" w:sz="0" w:space="0" w:color="auto"/>
            <w:bottom w:val="none" w:sz="0" w:space="0" w:color="auto"/>
            <w:right w:val="none" w:sz="0" w:space="0" w:color="auto"/>
          </w:divBdr>
        </w:div>
        <w:div w:id="402871033">
          <w:marLeft w:val="640"/>
          <w:marRight w:val="0"/>
          <w:marTop w:val="0"/>
          <w:marBottom w:val="0"/>
          <w:divBdr>
            <w:top w:val="none" w:sz="0" w:space="0" w:color="auto"/>
            <w:left w:val="none" w:sz="0" w:space="0" w:color="auto"/>
            <w:bottom w:val="none" w:sz="0" w:space="0" w:color="auto"/>
            <w:right w:val="none" w:sz="0" w:space="0" w:color="auto"/>
          </w:divBdr>
        </w:div>
        <w:div w:id="1182940167">
          <w:marLeft w:val="640"/>
          <w:marRight w:val="0"/>
          <w:marTop w:val="0"/>
          <w:marBottom w:val="0"/>
          <w:divBdr>
            <w:top w:val="none" w:sz="0" w:space="0" w:color="auto"/>
            <w:left w:val="none" w:sz="0" w:space="0" w:color="auto"/>
            <w:bottom w:val="none" w:sz="0" w:space="0" w:color="auto"/>
            <w:right w:val="none" w:sz="0" w:space="0" w:color="auto"/>
          </w:divBdr>
        </w:div>
        <w:div w:id="1744983380">
          <w:marLeft w:val="640"/>
          <w:marRight w:val="0"/>
          <w:marTop w:val="0"/>
          <w:marBottom w:val="0"/>
          <w:divBdr>
            <w:top w:val="none" w:sz="0" w:space="0" w:color="auto"/>
            <w:left w:val="none" w:sz="0" w:space="0" w:color="auto"/>
            <w:bottom w:val="none" w:sz="0" w:space="0" w:color="auto"/>
            <w:right w:val="none" w:sz="0" w:space="0" w:color="auto"/>
          </w:divBdr>
        </w:div>
        <w:div w:id="376199529">
          <w:marLeft w:val="640"/>
          <w:marRight w:val="0"/>
          <w:marTop w:val="0"/>
          <w:marBottom w:val="0"/>
          <w:divBdr>
            <w:top w:val="none" w:sz="0" w:space="0" w:color="auto"/>
            <w:left w:val="none" w:sz="0" w:space="0" w:color="auto"/>
            <w:bottom w:val="none" w:sz="0" w:space="0" w:color="auto"/>
            <w:right w:val="none" w:sz="0" w:space="0" w:color="auto"/>
          </w:divBdr>
        </w:div>
        <w:div w:id="683555079">
          <w:marLeft w:val="640"/>
          <w:marRight w:val="0"/>
          <w:marTop w:val="0"/>
          <w:marBottom w:val="0"/>
          <w:divBdr>
            <w:top w:val="none" w:sz="0" w:space="0" w:color="auto"/>
            <w:left w:val="none" w:sz="0" w:space="0" w:color="auto"/>
            <w:bottom w:val="none" w:sz="0" w:space="0" w:color="auto"/>
            <w:right w:val="none" w:sz="0" w:space="0" w:color="auto"/>
          </w:divBdr>
        </w:div>
        <w:div w:id="1209221307">
          <w:marLeft w:val="640"/>
          <w:marRight w:val="0"/>
          <w:marTop w:val="0"/>
          <w:marBottom w:val="0"/>
          <w:divBdr>
            <w:top w:val="none" w:sz="0" w:space="0" w:color="auto"/>
            <w:left w:val="none" w:sz="0" w:space="0" w:color="auto"/>
            <w:bottom w:val="none" w:sz="0" w:space="0" w:color="auto"/>
            <w:right w:val="none" w:sz="0" w:space="0" w:color="auto"/>
          </w:divBdr>
        </w:div>
        <w:div w:id="1457600997">
          <w:marLeft w:val="640"/>
          <w:marRight w:val="0"/>
          <w:marTop w:val="0"/>
          <w:marBottom w:val="0"/>
          <w:divBdr>
            <w:top w:val="none" w:sz="0" w:space="0" w:color="auto"/>
            <w:left w:val="none" w:sz="0" w:space="0" w:color="auto"/>
            <w:bottom w:val="none" w:sz="0" w:space="0" w:color="auto"/>
            <w:right w:val="none" w:sz="0" w:space="0" w:color="auto"/>
          </w:divBdr>
        </w:div>
        <w:div w:id="421529680">
          <w:marLeft w:val="640"/>
          <w:marRight w:val="0"/>
          <w:marTop w:val="0"/>
          <w:marBottom w:val="0"/>
          <w:divBdr>
            <w:top w:val="none" w:sz="0" w:space="0" w:color="auto"/>
            <w:left w:val="none" w:sz="0" w:space="0" w:color="auto"/>
            <w:bottom w:val="none" w:sz="0" w:space="0" w:color="auto"/>
            <w:right w:val="none" w:sz="0" w:space="0" w:color="auto"/>
          </w:divBdr>
        </w:div>
        <w:div w:id="1690907733">
          <w:marLeft w:val="640"/>
          <w:marRight w:val="0"/>
          <w:marTop w:val="0"/>
          <w:marBottom w:val="0"/>
          <w:divBdr>
            <w:top w:val="none" w:sz="0" w:space="0" w:color="auto"/>
            <w:left w:val="none" w:sz="0" w:space="0" w:color="auto"/>
            <w:bottom w:val="none" w:sz="0" w:space="0" w:color="auto"/>
            <w:right w:val="none" w:sz="0" w:space="0" w:color="auto"/>
          </w:divBdr>
        </w:div>
        <w:div w:id="1217550991">
          <w:marLeft w:val="640"/>
          <w:marRight w:val="0"/>
          <w:marTop w:val="0"/>
          <w:marBottom w:val="0"/>
          <w:divBdr>
            <w:top w:val="none" w:sz="0" w:space="0" w:color="auto"/>
            <w:left w:val="none" w:sz="0" w:space="0" w:color="auto"/>
            <w:bottom w:val="none" w:sz="0" w:space="0" w:color="auto"/>
            <w:right w:val="none" w:sz="0" w:space="0" w:color="auto"/>
          </w:divBdr>
        </w:div>
        <w:div w:id="968240845">
          <w:marLeft w:val="640"/>
          <w:marRight w:val="0"/>
          <w:marTop w:val="0"/>
          <w:marBottom w:val="0"/>
          <w:divBdr>
            <w:top w:val="none" w:sz="0" w:space="0" w:color="auto"/>
            <w:left w:val="none" w:sz="0" w:space="0" w:color="auto"/>
            <w:bottom w:val="none" w:sz="0" w:space="0" w:color="auto"/>
            <w:right w:val="none" w:sz="0" w:space="0" w:color="auto"/>
          </w:divBdr>
        </w:div>
        <w:div w:id="132795518">
          <w:marLeft w:val="640"/>
          <w:marRight w:val="0"/>
          <w:marTop w:val="0"/>
          <w:marBottom w:val="0"/>
          <w:divBdr>
            <w:top w:val="none" w:sz="0" w:space="0" w:color="auto"/>
            <w:left w:val="none" w:sz="0" w:space="0" w:color="auto"/>
            <w:bottom w:val="none" w:sz="0" w:space="0" w:color="auto"/>
            <w:right w:val="none" w:sz="0" w:space="0" w:color="auto"/>
          </w:divBdr>
        </w:div>
        <w:div w:id="663321214">
          <w:marLeft w:val="640"/>
          <w:marRight w:val="0"/>
          <w:marTop w:val="0"/>
          <w:marBottom w:val="0"/>
          <w:divBdr>
            <w:top w:val="none" w:sz="0" w:space="0" w:color="auto"/>
            <w:left w:val="none" w:sz="0" w:space="0" w:color="auto"/>
            <w:bottom w:val="none" w:sz="0" w:space="0" w:color="auto"/>
            <w:right w:val="none" w:sz="0" w:space="0" w:color="auto"/>
          </w:divBdr>
        </w:div>
        <w:div w:id="1888487946">
          <w:marLeft w:val="640"/>
          <w:marRight w:val="0"/>
          <w:marTop w:val="0"/>
          <w:marBottom w:val="0"/>
          <w:divBdr>
            <w:top w:val="none" w:sz="0" w:space="0" w:color="auto"/>
            <w:left w:val="none" w:sz="0" w:space="0" w:color="auto"/>
            <w:bottom w:val="none" w:sz="0" w:space="0" w:color="auto"/>
            <w:right w:val="none" w:sz="0" w:space="0" w:color="auto"/>
          </w:divBdr>
        </w:div>
        <w:div w:id="629945145">
          <w:marLeft w:val="640"/>
          <w:marRight w:val="0"/>
          <w:marTop w:val="0"/>
          <w:marBottom w:val="0"/>
          <w:divBdr>
            <w:top w:val="none" w:sz="0" w:space="0" w:color="auto"/>
            <w:left w:val="none" w:sz="0" w:space="0" w:color="auto"/>
            <w:bottom w:val="none" w:sz="0" w:space="0" w:color="auto"/>
            <w:right w:val="none" w:sz="0" w:space="0" w:color="auto"/>
          </w:divBdr>
        </w:div>
        <w:div w:id="872808667">
          <w:marLeft w:val="640"/>
          <w:marRight w:val="0"/>
          <w:marTop w:val="0"/>
          <w:marBottom w:val="0"/>
          <w:divBdr>
            <w:top w:val="none" w:sz="0" w:space="0" w:color="auto"/>
            <w:left w:val="none" w:sz="0" w:space="0" w:color="auto"/>
            <w:bottom w:val="none" w:sz="0" w:space="0" w:color="auto"/>
            <w:right w:val="none" w:sz="0" w:space="0" w:color="auto"/>
          </w:divBdr>
        </w:div>
        <w:div w:id="1351494810">
          <w:marLeft w:val="640"/>
          <w:marRight w:val="0"/>
          <w:marTop w:val="0"/>
          <w:marBottom w:val="0"/>
          <w:divBdr>
            <w:top w:val="none" w:sz="0" w:space="0" w:color="auto"/>
            <w:left w:val="none" w:sz="0" w:space="0" w:color="auto"/>
            <w:bottom w:val="none" w:sz="0" w:space="0" w:color="auto"/>
            <w:right w:val="none" w:sz="0" w:space="0" w:color="auto"/>
          </w:divBdr>
        </w:div>
        <w:div w:id="787820726">
          <w:marLeft w:val="640"/>
          <w:marRight w:val="0"/>
          <w:marTop w:val="0"/>
          <w:marBottom w:val="0"/>
          <w:divBdr>
            <w:top w:val="none" w:sz="0" w:space="0" w:color="auto"/>
            <w:left w:val="none" w:sz="0" w:space="0" w:color="auto"/>
            <w:bottom w:val="none" w:sz="0" w:space="0" w:color="auto"/>
            <w:right w:val="none" w:sz="0" w:space="0" w:color="auto"/>
          </w:divBdr>
        </w:div>
        <w:div w:id="1522276098">
          <w:marLeft w:val="640"/>
          <w:marRight w:val="0"/>
          <w:marTop w:val="0"/>
          <w:marBottom w:val="0"/>
          <w:divBdr>
            <w:top w:val="none" w:sz="0" w:space="0" w:color="auto"/>
            <w:left w:val="none" w:sz="0" w:space="0" w:color="auto"/>
            <w:bottom w:val="none" w:sz="0" w:space="0" w:color="auto"/>
            <w:right w:val="none" w:sz="0" w:space="0" w:color="auto"/>
          </w:divBdr>
        </w:div>
        <w:div w:id="921378066">
          <w:marLeft w:val="640"/>
          <w:marRight w:val="0"/>
          <w:marTop w:val="0"/>
          <w:marBottom w:val="0"/>
          <w:divBdr>
            <w:top w:val="none" w:sz="0" w:space="0" w:color="auto"/>
            <w:left w:val="none" w:sz="0" w:space="0" w:color="auto"/>
            <w:bottom w:val="none" w:sz="0" w:space="0" w:color="auto"/>
            <w:right w:val="none" w:sz="0" w:space="0" w:color="auto"/>
          </w:divBdr>
        </w:div>
        <w:div w:id="1356731859">
          <w:marLeft w:val="640"/>
          <w:marRight w:val="0"/>
          <w:marTop w:val="0"/>
          <w:marBottom w:val="0"/>
          <w:divBdr>
            <w:top w:val="none" w:sz="0" w:space="0" w:color="auto"/>
            <w:left w:val="none" w:sz="0" w:space="0" w:color="auto"/>
            <w:bottom w:val="none" w:sz="0" w:space="0" w:color="auto"/>
            <w:right w:val="none" w:sz="0" w:space="0" w:color="auto"/>
          </w:divBdr>
        </w:div>
        <w:div w:id="1107118265">
          <w:marLeft w:val="640"/>
          <w:marRight w:val="0"/>
          <w:marTop w:val="0"/>
          <w:marBottom w:val="0"/>
          <w:divBdr>
            <w:top w:val="none" w:sz="0" w:space="0" w:color="auto"/>
            <w:left w:val="none" w:sz="0" w:space="0" w:color="auto"/>
            <w:bottom w:val="none" w:sz="0" w:space="0" w:color="auto"/>
            <w:right w:val="none" w:sz="0" w:space="0" w:color="auto"/>
          </w:divBdr>
        </w:div>
        <w:div w:id="1998609621">
          <w:marLeft w:val="640"/>
          <w:marRight w:val="0"/>
          <w:marTop w:val="0"/>
          <w:marBottom w:val="0"/>
          <w:divBdr>
            <w:top w:val="none" w:sz="0" w:space="0" w:color="auto"/>
            <w:left w:val="none" w:sz="0" w:space="0" w:color="auto"/>
            <w:bottom w:val="none" w:sz="0" w:space="0" w:color="auto"/>
            <w:right w:val="none" w:sz="0" w:space="0" w:color="auto"/>
          </w:divBdr>
        </w:div>
        <w:div w:id="2102675115">
          <w:marLeft w:val="640"/>
          <w:marRight w:val="0"/>
          <w:marTop w:val="0"/>
          <w:marBottom w:val="0"/>
          <w:divBdr>
            <w:top w:val="none" w:sz="0" w:space="0" w:color="auto"/>
            <w:left w:val="none" w:sz="0" w:space="0" w:color="auto"/>
            <w:bottom w:val="none" w:sz="0" w:space="0" w:color="auto"/>
            <w:right w:val="none" w:sz="0" w:space="0" w:color="auto"/>
          </w:divBdr>
        </w:div>
        <w:div w:id="756245258">
          <w:marLeft w:val="640"/>
          <w:marRight w:val="0"/>
          <w:marTop w:val="0"/>
          <w:marBottom w:val="0"/>
          <w:divBdr>
            <w:top w:val="none" w:sz="0" w:space="0" w:color="auto"/>
            <w:left w:val="none" w:sz="0" w:space="0" w:color="auto"/>
            <w:bottom w:val="none" w:sz="0" w:space="0" w:color="auto"/>
            <w:right w:val="none" w:sz="0" w:space="0" w:color="auto"/>
          </w:divBdr>
        </w:div>
        <w:div w:id="200091281">
          <w:marLeft w:val="640"/>
          <w:marRight w:val="0"/>
          <w:marTop w:val="0"/>
          <w:marBottom w:val="0"/>
          <w:divBdr>
            <w:top w:val="none" w:sz="0" w:space="0" w:color="auto"/>
            <w:left w:val="none" w:sz="0" w:space="0" w:color="auto"/>
            <w:bottom w:val="none" w:sz="0" w:space="0" w:color="auto"/>
            <w:right w:val="none" w:sz="0" w:space="0" w:color="auto"/>
          </w:divBdr>
        </w:div>
        <w:div w:id="342783022">
          <w:marLeft w:val="640"/>
          <w:marRight w:val="0"/>
          <w:marTop w:val="0"/>
          <w:marBottom w:val="0"/>
          <w:divBdr>
            <w:top w:val="none" w:sz="0" w:space="0" w:color="auto"/>
            <w:left w:val="none" w:sz="0" w:space="0" w:color="auto"/>
            <w:bottom w:val="none" w:sz="0" w:space="0" w:color="auto"/>
            <w:right w:val="none" w:sz="0" w:space="0" w:color="auto"/>
          </w:divBdr>
        </w:div>
        <w:div w:id="907689507">
          <w:marLeft w:val="640"/>
          <w:marRight w:val="0"/>
          <w:marTop w:val="0"/>
          <w:marBottom w:val="0"/>
          <w:divBdr>
            <w:top w:val="none" w:sz="0" w:space="0" w:color="auto"/>
            <w:left w:val="none" w:sz="0" w:space="0" w:color="auto"/>
            <w:bottom w:val="none" w:sz="0" w:space="0" w:color="auto"/>
            <w:right w:val="none" w:sz="0" w:space="0" w:color="auto"/>
          </w:divBdr>
        </w:div>
        <w:div w:id="1858619404">
          <w:marLeft w:val="640"/>
          <w:marRight w:val="0"/>
          <w:marTop w:val="0"/>
          <w:marBottom w:val="0"/>
          <w:divBdr>
            <w:top w:val="none" w:sz="0" w:space="0" w:color="auto"/>
            <w:left w:val="none" w:sz="0" w:space="0" w:color="auto"/>
            <w:bottom w:val="none" w:sz="0" w:space="0" w:color="auto"/>
            <w:right w:val="none" w:sz="0" w:space="0" w:color="auto"/>
          </w:divBdr>
        </w:div>
        <w:div w:id="230967169">
          <w:marLeft w:val="640"/>
          <w:marRight w:val="0"/>
          <w:marTop w:val="0"/>
          <w:marBottom w:val="0"/>
          <w:divBdr>
            <w:top w:val="none" w:sz="0" w:space="0" w:color="auto"/>
            <w:left w:val="none" w:sz="0" w:space="0" w:color="auto"/>
            <w:bottom w:val="none" w:sz="0" w:space="0" w:color="auto"/>
            <w:right w:val="none" w:sz="0" w:space="0" w:color="auto"/>
          </w:divBdr>
        </w:div>
        <w:div w:id="889220375">
          <w:marLeft w:val="640"/>
          <w:marRight w:val="0"/>
          <w:marTop w:val="0"/>
          <w:marBottom w:val="0"/>
          <w:divBdr>
            <w:top w:val="none" w:sz="0" w:space="0" w:color="auto"/>
            <w:left w:val="none" w:sz="0" w:space="0" w:color="auto"/>
            <w:bottom w:val="none" w:sz="0" w:space="0" w:color="auto"/>
            <w:right w:val="none" w:sz="0" w:space="0" w:color="auto"/>
          </w:divBdr>
        </w:div>
        <w:div w:id="807212007">
          <w:marLeft w:val="640"/>
          <w:marRight w:val="0"/>
          <w:marTop w:val="0"/>
          <w:marBottom w:val="0"/>
          <w:divBdr>
            <w:top w:val="none" w:sz="0" w:space="0" w:color="auto"/>
            <w:left w:val="none" w:sz="0" w:space="0" w:color="auto"/>
            <w:bottom w:val="none" w:sz="0" w:space="0" w:color="auto"/>
            <w:right w:val="none" w:sz="0" w:space="0" w:color="auto"/>
          </w:divBdr>
        </w:div>
        <w:div w:id="112287548">
          <w:marLeft w:val="640"/>
          <w:marRight w:val="0"/>
          <w:marTop w:val="0"/>
          <w:marBottom w:val="0"/>
          <w:divBdr>
            <w:top w:val="none" w:sz="0" w:space="0" w:color="auto"/>
            <w:left w:val="none" w:sz="0" w:space="0" w:color="auto"/>
            <w:bottom w:val="none" w:sz="0" w:space="0" w:color="auto"/>
            <w:right w:val="none" w:sz="0" w:space="0" w:color="auto"/>
          </w:divBdr>
        </w:div>
        <w:div w:id="427896322">
          <w:marLeft w:val="640"/>
          <w:marRight w:val="0"/>
          <w:marTop w:val="0"/>
          <w:marBottom w:val="0"/>
          <w:divBdr>
            <w:top w:val="none" w:sz="0" w:space="0" w:color="auto"/>
            <w:left w:val="none" w:sz="0" w:space="0" w:color="auto"/>
            <w:bottom w:val="none" w:sz="0" w:space="0" w:color="auto"/>
            <w:right w:val="none" w:sz="0" w:space="0" w:color="auto"/>
          </w:divBdr>
        </w:div>
        <w:div w:id="651564793">
          <w:marLeft w:val="640"/>
          <w:marRight w:val="0"/>
          <w:marTop w:val="0"/>
          <w:marBottom w:val="0"/>
          <w:divBdr>
            <w:top w:val="none" w:sz="0" w:space="0" w:color="auto"/>
            <w:left w:val="none" w:sz="0" w:space="0" w:color="auto"/>
            <w:bottom w:val="none" w:sz="0" w:space="0" w:color="auto"/>
            <w:right w:val="none" w:sz="0" w:space="0" w:color="auto"/>
          </w:divBdr>
        </w:div>
        <w:div w:id="1375542222">
          <w:marLeft w:val="640"/>
          <w:marRight w:val="0"/>
          <w:marTop w:val="0"/>
          <w:marBottom w:val="0"/>
          <w:divBdr>
            <w:top w:val="none" w:sz="0" w:space="0" w:color="auto"/>
            <w:left w:val="none" w:sz="0" w:space="0" w:color="auto"/>
            <w:bottom w:val="none" w:sz="0" w:space="0" w:color="auto"/>
            <w:right w:val="none" w:sz="0" w:space="0" w:color="auto"/>
          </w:divBdr>
        </w:div>
        <w:div w:id="787234526">
          <w:marLeft w:val="640"/>
          <w:marRight w:val="0"/>
          <w:marTop w:val="0"/>
          <w:marBottom w:val="0"/>
          <w:divBdr>
            <w:top w:val="none" w:sz="0" w:space="0" w:color="auto"/>
            <w:left w:val="none" w:sz="0" w:space="0" w:color="auto"/>
            <w:bottom w:val="none" w:sz="0" w:space="0" w:color="auto"/>
            <w:right w:val="none" w:sz="0" w:space="0" w:color="auto"/>
          </w:divBdr>
        </w:div>
        <w:div w:id="1516460697">
          <w:marLeft w:val="640"/>
          <w:marRight w:val="0"/>
          <w:marTop w:val="0"/>
          <w:marBottom w:val="0"/>
          <w:divBdr>
            <w:top w:val="none" w:sz="0" w:space="0" w:color="auto"/>
            <w:left w:val="none" w:sz="0" w:space="0" w:color="auto"/>
            <w:bottom w:val="none" w:sz="0" w:space="0" w:color="auto"/>
            <w:right w:val="none" w:sz="0" w:space="0" w:color="auto"/>
          </w:divBdr>
        </w:div>
        <w:div w:id="1285884055">
          <w:marLeft w:val="640"/>
          <w:marRight w:val="0"/>
          <w:marTop w:val="0"/>
          <w:marBottom w:val="0"/>
          <w:divBdr>
            <w:top w:val="none" w:sz="0" w:space="0" w:color="auto"/>
            <w:left w:val="none" w:sz="0" w:space="0" w:color="auto"/>
            <w:bottom w:val="none" w:sz="0" w:space="0" w:color="auto"/>
            <w:right w:val="none" w:sz="0" w:space="0" w:color="auto"/>
          </w:divBdr>
        </w:div>
        <w:div w:id="352608467">
          <w:marLeft w:val="640"/>
          <w:marRight w:val="0"/>
          <w:marTop w:val="0"/>
          <w:marBottom w:val="0"/>
          <w:divBdr>
            <w:top w:val="none" w:sz="0" w:space="0" w:color="auto"/>
            <w:left w:val="none" w:sz="0" w:space="0" w:color="auto"/>
            <w:bottom w:val="none" w:sz="0" w:space="0" w:color="auto"/>
            <w:right w:val="none" w:sz="0" w:space="0" w:color="auto"/>
          </w:divBdr>
        </w:div>
        <w:div w:id="413665468">
          <w:marLeft w:val="640"/>
          <w:marRight w:val="0"/>
          <w:marTop w:val="0"/>
          <w:marBottom w:val="0"/>
          <w:divBdr>
            <w:top w:val="none" w:sz="0" w:space="0" w:color="auto"/>
            <w:left w:val="none" w:sz="0" w:space="0" w:color="auto"/>
            <w:bottom w:val="none" w:sz="0" w:space="0" w:color="auto"/>
            <w:right w:val="none" w:sz="0" w:space="0" w:color="auto"/>
          </w:divBdr>
        </w:div>
        <w:div w:id="739867080">
          <w:marLeft w:val="640"/>
          <w:marRight w:val="0"/>
          <w:marTop w:val="0"/>
          <w:marBottom w:val="0"/>
          <w:divBdr>
            <w:top w:val="none" w:sz="0" w:space="0" w:color="auto"/>
            <w:left w:val="none" w:sz="0" w:space="0" w:color="auto"/>
            <w:bottom w:val="none" w:sz="0" w:space="0" w:color="auto"/>
            <w:right w:val="none" w:sz="0" w:space="0" w:color="auto"/>
          </w:divBdr>
        </w:div>
        <w:div w:id="733042581">
          <w:marLeft w:val="640"/>
          <w:marRight w:val="0"/>
          <w:marTop w:val="0"/>
          <w:marBottom w:val="0"/>
          <w:divBdr>
            <w:top w:val="none" w:sz="0" w:space="0" w:color="auto"/>
            <w:left w:val="none" w:sz="0" w:space="0" w:color="auto"/>
            <w:bottom w:val="none" w:sz="0" w:space="0" w:color="auto"/>
            <w:right w:val="none" w:sz="0" w:space="0" w:color="auto"/>
          </w:divBdr>
        </w:div>
        <w:div w:id="286158081">
          <w:marLeft w:val="640"/>
          <w:marRight w:val="0"/>
          <w:marTop w:val="0"/>
          <w:marBottom w:val="0"/>
          <w:divBdr>
            <w:top w:val="none" w:sz="0" w:space="0" w:color="auto"/>
            <w:left w:val="none" w:sz="0" w:space="0" w:color="auto"/>
            <w:bottom w:val="none" w:sz="0" w:space="0" w:color="auto"/>
            <w:right w:val="none" w:sz="0" w:space="0" w:color="auto"/>
          </w:divBdr>
        </w:div>
        <w:div w:id="1807818763">
          <w:marLeft w:val="640"/>
          <w:marRight w:val="0"/>
          <w:marTop w:val="0"/>
          <w:marBottom w:val="0"/>
          <w:divBdr>
            <w:top w:val="none" w:sz="0" w:space="0" w:color="auto"/>
            <w:left w:val="none" w:sz="0" w:space="0" w:color="auto"/>
            <w:bottom w:val="none" w:sz="0" w:space="0" w:color="auto"/>
            <w:right w:val="none" w:sz="0" w:space="0" w:color="auto"/>
          </w:divBdr>
        </w:div>
        <w:div w:id="1750807703">
          <w:marLeft w:val="640"/>
          <w:marRight w:val="0"/>
          <w:marTop w:val="0"/>
          <w:marBottom w:val="0"/>
          <w:divBdr>
            <w:top w:val="none" w:sz="0" w:space="0" w:color="auto"/>
            <w:left w:val="none" w:sz="0" w:space="0" w:color="auto"/>
            <w:bottom w:val="none" w:sz="0" w:space="0" w:color="auto"/>
            <w:right w:val="none" w:sz="0" w:space="0" w:color="auto"/>
          </w:divBdr>
        </w:div>
        <w:div w:id="332223488">
          <w:marLeft w:val="640"/>
          <w:marRight w:val="0"/>
          <w:marTop w:val="0"/>
          <w:marBottom w:val="0"/>
          <w:divBdr>
            <w:top w:val="none" w:sz="0" w:space="0" w:color="auto"/>
            <w:left w:val="none" w:sz="0" w:space="0" w:color="auto"/>
            <w:bottom w:val="none" w:sz="0" w:space="0" w:color="auto"/>
            <w:right w:val="none" w:sz="0" w:space="0" w:color="auto"/>
          </w:divBdr>
        </w:div>
        <w:div w:id="891691786">
          <w:marLeft w:val="640"/>
          <w:marRight w:val="0"/>
          <w:marTop w:val="0"/>
          <w:marBottom w:val="0"/>
          <w:divBdr>
            <w:top w:val="none" w:sz="0" w:space="0" w:color="auto"/>
            <w:left w:val="none" w:sz="0" w:space="0" w:color="auto"/>
            <w:bottom w:val="none" w:sz="0" w:space="0" w:color="auto"/>
            <w:right w:val="none" w:sz="0" w:space="0" w:color="auto"/>
          </w:divBdr>
        </w:div>
        <w:div w:id="1180118163">
          <w:marLeft w:val="640"/>
          <w:marRight w:val="0"/>
          <w:marTop w:val="0"/>
          <w:marBottom w:val="0"/>
          <w:divBdr>
            <w:top w:val="none" w:sz="0" w:space="0" w:color="auto"/>
            <w:left w:val="none" w:sz="0" w:space="0" w:color="auto"/>
            <w:bottom w:val="none" w:sz="0" w:space="0" w:color="auto"/>
            <w:right w:val="none" w:sz="0" w:space="0" w:color="auto"/>
          </w:divBdr>
        </w:div>
        <w:div w:id="180901887">
          <w:marLeft w:val="640"/>
          <w:marRight w:val="0"/>
          <w:marTop w:val="0"/>
          <w:marBottom w:val="0"/>
          <w:divBdr>
            <w:top w:val="none" w:sz="0" w:space="0" w:color="auto"/>
            <w:left w:val="none" w:sz="0" w:space="0" w:color="auto"/>
            <w:bottom w:val="none" w:sz="0" w:space="0" w:color="auto"/>
            <w:right w:val="none" w:sz="0" w:space="0" w:color="auto"/>
          </w:divBdr>
        </w:div>
        <w:div w:id="115223387">
          <w:marLeft w:val="640"/>
          <w:marRight w:val="0"/>
          <w:marTop w:val="0"/>
          <w:marBottom w:val="0"/>
          <w:divBdr>
            <w:top w:val="none" w:sz="0" w:space="0" w:color="auto"/>
            <w:left w:val="none" w:sz="0" w:space="0" w:color="auto"/>
            <w:bottom w:val="none" w:sz="0" w:space="0" w:color="auto"/>
            <w:right w:val="none" w:sz="0" w:space="0" w:color="auto"/>
          </w:divBdr>
        </w:div>
        <w:div w:id="1502887927">
          <w:marLeft w:val="640"/>
          <w:marRight w:val="0"/>
          <w:marTop w:val="0"/>
          <w:marBottom w:val="0"/>
          <w:divBdr>
            <w:top w:val="none" w:sz="0" w:space="0" w:color="auto"/>
            <w:left w:val="none" w:sz="0" w:space="0" w:color="auto"/>
            <w:bottom w:val="none" w:sz="0" w:space="0" w:color="auto"/>
            <w:right w:val="none" w:sz="0" w:space="0" w:color="auto"/>
          </w:divBdr>
        </w:div>
        <w:div w:id="271984290">
          <w:marLeft w:val="640"/>
          <w:marRight w:val="0"/>
          <w:marTop w:val="0"/>
          <w:marBottom w:val="0"/>
          <w:divBdr>
            <w:top w:val="none" w:sz="0" w:space="0" w:color="auto"/>
            <w:left w:val="none" w:sz="0" w:space="0" w:color="auto"/>
            <w:bottom w:val="none" w:sz="0" w:space="0" w:color="auto"/>
            <w:right w:val="none" w:sz="0" w:space="0" w:color="auto"/>
          </w:divBdr>
        </w:div>
        <w:div w:id="750930863">
          <w:marLeft w:val="640"/>
          <w:marRight w:val="0"/>
          <w:marTop w:val="0"/>
          <w:marBottom w:val="0"/>
          <w:divBdr>
            <w:top w:val="none" w:sz="0" w:space="0" w:color="auto"/>
            <w:left w:val="none" w:sz="0" w:space="0" w:color="auto"/>
            <w:bottom w:val="none" w:sz="0" w:space="0" w:color="auto"/>
            <w:right w:val="none" w:sz="0" w:space="0" w:color="auto"/>
          </w:divBdr>
        </w:div>
        <w:div w:id="330761915">
          <w:marLeft w:val="640"/>
          <w:marRight w:val="0"/>
          <w:marTop w:val="0"/>
          <w:marBottom w:val="0"/>
          <w:divBdr>
            <w:top w:val="none" w:sz="0" w:space="0" w:color="auto"/>
            <w:left w:val="none" w:sz="0" w:space="0" w:color="auto"/>
            <w:bottom w:val="none" w:sz="0" w:space="0" w:color="auto"/>
            <w:right w:val="none" w:sz="0" w:space="0" w:color="auto"/>
          </w:divBdr>
        </w:div>
        <w:div w:id="730689543">
          <w:marLeft w:val="640"/>
          <w:marRight w:val="0"/>
          <w:marTop w:val="0"/>
          <w:marBottom w:val="0"/>
          <w:divBdr>
            <w:top w:val="none" w:sz="0" w:space="0" w:color="auto"/>
            <w:left w:val="none" w:sz="0" w:space="0" w:color="auto"/>
            <w:bottom w:val="none" w:sz="0" w:space="0" w:color="auto"/>
            <w:right w:val="none" w:sz="0" w:space="0" w:color="auto"/>
          </w:divBdr>
        </w:div>
        <w:div w:id="1587038682">
          <w:marLeft w:val="640"/>
          <w:marRight w:val="0"/>
          <w:marTop w:val="0"/>
          <w:marBottom w:val="0"/>
          <w:divBdr>
            <w:top w:val="none" w:sz="0" w:space="0" w:color="auto"/>
            <w:left w:val="none" w:sz="0" w:space="0" w:color="auto"/>
            <w:bottom w:val="none" w:sz="0" w:space="0" w:color="auto"/>
            <w:right w:val="none" w:sz="0" w:space="0" w:color="auto"/>
          </w:divBdr>
        </w:div>
        <w:div w:id="1538395119">
          <w:marLeft w:val="640"/>
          <w:marRight w:val="0"/>
          <w:marTop w:val="0"/>
          <w:marBottom w:val="0"/>
          <w:divBdr>
            <w:top w:val="none" w:sz="0" w:space="0" w:color="auto"/>
            <w:left w:val="none" w:sz="0" w:space="0" w:color="auto"/>
            <w:bottom w:val="none" w:sz="0" w:space="0" w:color="auto"/>
            <w:right w:val="none" w:sz="0" w:space="0" w:color="auto"/>
          </w:divBdr>
        </w:div>
        <w:div w:id="1746151049">
          <w:marLeft w:val="640"/>
          <w:marRight w:val="0"/>
          <w:marTop w:val="0"/>
          <w:marBottom w:val="0"/>
          <w:divBdr>
            <w:top w:val="none" w:sz="0" w:space="0" w:color="auto"/>
            <w:left w:val="none" w:sz="0" w:space="0" w:color="auto"/>
            <w:bottom w:val="none" w:sz="0" w:space="0" w:color="auto"/>
            <w:right w:val="none" w:sz="0" w:space="0" w:color="auto"/>
          </w:divBdr>
        </w:div>
        <w:div w:id="1880705026">
          <w:marLeft w:val="640"/>
          <w:marRight w:val="0"/>
          <w:marTop w:val="0"/>
          <w:marBottom w:val="0"/>
          <w:divBdr>
            <w:top w:val="none" w:sz="0" w:space="0" w:color="auto"/>
            <w:left w:val="none" w:sz="0" w:space="0" w:color="auto"/>
            <w:bottom w:val="none" w:sz="0" w:space="0" w:color="auto"/>
            <w:right w:val="none" w:sz="0" w:space="0" w:color="auto"/>
          </w:divBdr>
        </w:div>
        <w:div w:id="594940578">
          <w:marLeft w:val="640"/>
          <w:marRight w:val="0"/>
          <w:marTop w:val="0"/>
          <w:marBottom w:val="0"/>
          <w:divBdr>
            <w:top w:val="none" w:sz="0" w:space="0" w:color="auto"/>
            <w:left w:val="none" w:sz="0" w:space="0" w:color="auto"/>
            <w:bottom w:val="none" w:sz="0" w:space="0" w:color="auto"/>
            <w:right w:val="none" w:sz="0" w:space="0" w:color="auto"/>
          </w:divBdr>
        </w:div>
        <w:div w:id="1504861364">
          <w:marLeft w:val="640"/>
          <w:marRight w:val="0"/>
          <w:marTop w:val="0"/>
          <w:marBottom w:val="0"/>
          <w:divBdr>
            <w:top w:val="none" w:sz="0" w:space="0" w:color="auto"/>
            <w:left w:val="none" w:sz="0" w:space="0" w:color="auto"/>
            <w:bottom w:val="none" w:sz="0" w:space="0" w:color="auto"/>
            <w:right w:val="none" w:sz="0" w:space="0" w:color="auto"/>
          </w:divBdr>
        </w:div>
        <w:div w:id="231432372">
          <w:marLeft w:val="640"/>
          <w:marRight w:val="0"/>
          <w:marTop w:val="0"/>
          <w:marBottom w:val="0"/>
          <w:divBdr>
            <w:top w:val="none" w:sz="0" w:space="0" w:color="auto"/>
            <w:left w:val="none" w:sz="0" w:space="0" w:color="auto"/>
            <w:bottom w:val="none" w:sz="0" w:space="0" w:color="auto"/>
            <w:right w:val="none" w:sz="0" w:space="0" w:color="auto"/>
          </w:divBdr>
        </w:div>
        <w:div w:id="2069572634">
          <w:marLeft w:val="640"/>
          <w:marRight w:val="0"/>
          <w:marTop w:val="0"/>
          <w:marBottom w:val="0"/>
          <w:divBdr>
            <w:top w:val="none" w:sz="0" w:space="0" w:color="auto"/>
            <w:left w:val="none" w:sz="0" w:space="0" w:color="auto"/>
            <w:bottom w:val="none" w:sz="0" w:space="0" w:color="auto"/>
            <w:right w:val="none" w:sz="0" w:space="0" w:color="auto"/>
          </w:divBdr>
        </w:div>
        <w:div w:id="2099666544">
          <w:marLeft w:val="640"/>
          <w:marRight w:val="0"/>
          <w:marTop w:val="0"/>
          <w:marBottom w:val="0"/>
          <w:divBdr>
            <w:top w:val="none" w:sz="0" w:space="0" w:color="auto"/>
            <w:left w:val="none" w:sz="0" w:space="0" w:color="auto"/>
            <w:bottom w:val="none" w:sz="0" w:space="0" w:color="auto"/>
            <w:right w:val="none" w:sz="0" w:space="0" w:color="auto"/>
          </w:divBdr>
        </w:div>
        <w:div w:id="514616130">
          <w:marLeft w:val="640"/>
          <w:marRight w:val="0"/>
          <w:marTop w:val="0"/>
          <w:marBottom w:val="0"/>
          <w:divBdr>
            <w:top w:val="none" w:sz="0" w:space="0" w:color="auto"/>
            <w:left w:val="none" w:sz="0" w:space="0" w:color="auto"/>
            <w:bottom w:val="none" w:sz="0" w:space="0" w:color="auto"/>
            <w:right w:val="none" w:sz="0" w:space="0" w:color="auto"/>
          </w:divBdr>
        </w:div>
        <w:div w:id="1511027622">
          <w:marLeft w:val="640"/>
          <w:marRight w:val="0"/>
          <w:marTop w:val="0"/>
          <w:marBottom w:val="0"/>
          <w:divBdr>
            <w:top w:val="none" w:sz="0" w:space="0" w:color="auto"/>
            <w:left w:val="none" w:sz="0" w:space="0" w:color="auto"/>
            <w:bottom w:val="none" w:sz="0" w:space="0" w:color="auto"/>
            <w:right w:val="none" w:sz="0" w:space="0" w:color="auto"/>
          </w:divBdr>
        </w:div>
        <w:div w:id="1649704224">
          <w:marLeft w:val="640"/>
          <w:marRight w:val="0"/>
          <w:marTop w:val="0"/>
          <w:marBottom w:val="0"/>
          <w:divBdr>
            <w:top w:val="none" w:sz="0" w:space="0" w:color="auto"/>
            <w:left w:val="none" w:sz="0" w:space="0" w:color="auto"/>
            <w:bottom w:val="none" w:sz="0" w:space="0" w:color="auto"/>
            <w:right w:val="none" w:sz="0" w:space="0" w:color="auto"/>
          </w:divBdr>
        </w:div>
        <w:div w:id="1649749552">
          <w:marLeft w:val="640"/>
          <w:marRight w:val="0"/>
          <w:marTop w:val="0"/>
          <w:marBottom w:val="0"/>
          <w:divBdr>
            <w:top w:val="none" w:sz="0" w:space="0" w:color="auto"/>
            <w:left w:val="none" w:sz="0" w:space="0" w:color="auto"/>
            <w:bottom w:val="none" w:sz="0" w:space="0" w:color="auto"/>
            <w:right w:val="none" w:sz="0" w:space="0" w:color="auto"/>
          </w:divBdr>
        </w:div>
        <w:div w:id="1979257293">
          <w:marLeft w:val="640"/>
          <w:marRight w:val="0"/>
          <w:marTop w:val="0"/>
          <w:marBottom w:val="0"/>
          <w:divBdr>
            <w:top w:val="none" w:sz="0" w:space="0" w:color="auto"/>
            <w:left w:val="none" w:sz="0" w:space="0" w:color="auto"/>
            <w:bottom w:val="none" w:sz="0" w:space="0" w:color="auto"/>
            <w:right w:val="none" w:sz="0" w:space="0" w:color="auto"/>
          </w:divBdr>
        </w:div>
        <w:div w:id="1930314676">
          <w:marLeft w:val="640"/>
          <w:marRight w:val="0"/>
          <w:marTop w:val="0"/>
          <w:marBottom w:val="0"/>
          <w:divBdr>
            <w:top w:val="none" w:sz="0" w:space="0" w:color="auto"/>
            <w:left w:val="none" w:sz="0" w:space="0" w:color="auto"/>
            <w:bottom w:val="none" w:sz="0" w:space="0" w:color="auto"/>
            <w:right w:val="none" w:sz="0" w:space="0" w:color="auto"/>
          </w:divBdr>
        </w:div>
        <w:div w:id="1693066530">
          <w:marLeft w:val="640"/>
          <w:marRight w:val="0"/>
          <w:marTop w:val="0"/>
          <w:marBottom w:val="0"/>
          <w:divBdr>
            <w:top w:val="none" w:sz="0" w:space="0" w:color="auto"/>
            <w:left w:val="none" w:sz="0" w:space="0" w:color="auto"/>
            <w:bottom w:val="none" w:sz="0" w:space="0" w:color="auto"/>
            <w:right w:val="none" w:sz="0" w:space="0" w:color="auto"/>
          </w:divBdr>
        </w:div>
        <w:div w:id="664164956">
          <w:marLeft w:val="640"/>
          <w:marRight w:val="0"/>
          <w:marTop w:val="0"/>
          <w:marBottom w:val="0"/>
          <w:divBdr>
            <w:top w:val="none" w:sz="0" w:space="0" w:color="auto"/>
            <w:left w:val="none" w:sz="0" w:space="0" w:color="auto"/>
            <w:bottom w:val="none" w:sz="0" w:space="0" w:color="auto"/>
            <w:right w:val="none" w:sz="0" w:space="0" w:color="auto"/>
          </w:divBdr>
        </w:div>
        <w:div w:id="708532911">
          <w:marLeft w:val="640"/>
          <w:marRight w:val="0"/>
          <w:marTop w:val="0"/>
          <w:marBottom w:val="0"/>
          <w:divBdr>
            <w:top w:val="none" w:sz="0" w:space="0" w:color="auto"/>
            <w:left w:val="none" w:sz="0" w:space="0" w:color="auto"/>
            <w:bottom w:val="none" w:sz="0" w:space="0" w:color="auto"/>
            <w:right w:val="none" w:sz="0" w:space="0" w:color="auto"/>
          </w:divBdr>
        </w:div>
        <w:div w:id="310600011">
          <w:marLeft w:val="640"/>
          <w:marRight w:val="0"/>
          <w:marTop w:val="0"/>
          <w:marBottom w:val="0"/>
          <w:divBdr>
            <w:top w:val="none" w:sz="0" w:space="0" w:color="auto"/>
            <w:left w:val="none" w:sz="0" w:space="0" w:color="auto"/>
            <w:bottom w:val="none" w:sz="0" w:space="0" w:color="auto"/>
            <w:right w:val="none" w:sz="0" w:space="0" w:color="auto"/>
          </w:divBdr>
        </w:div>
        <w:div w:id="653266777">
          <w:marLeft w:val="640"/>
          <w:marRight w:val="0"/>
          <w:marTop w:val="0"/>
          <w:marBottom w:val="0"/>
          <w:divBdr>
            <w:top w:val="none" w:sz="0" w:space="0" w:color="auto"/>
            <w:left w:val="none" w:sz="0" w:space="0" w:color="auto"/>
            <w:bottom w:val="none" w:sz="0" w:space="0" w:color="auto"/>
            <w:right w:val="none" w:sz="0" w:space="0" w:color="auto"/>
          </w:divBdr>
        </w:div>
        <w:div w:id="1618827609">
          <w:marLeft w:val="640"/>
          <w:marRight w:val="0"/>
          <w:marTop w:val="0"/>
          <w:marBottom w:val="0"/>
          <w:divBdr>
            <w:top w:val="none" w:sz="0" w:space="0" w:color="auto"/>
            <w:left w:val="none" w:sz="0" w:space="0" w:color="auto"/>
            <w:bottom w:val="none" w:sz="0" w:space="0" w:color="auto"/>
            <w:right w:val="none" w:sz="0" w:space="0" w:color="auto"/>
          </w:divBdr>
        </w:div>
        <w:div w:id="1573733778">
          <w:marLeft w:val="640"/>
          <w:marRight w:val="0"/>
          <w:marTop w:val="0"/>
          <w:marBottom w:val="0"/>
          <w:divBdr>
            <w:top w:val="none" w:sz="0" w:space="0" w:color="auto"/>
            <w:left w:val="none" w:sz="0" w:space="0" w:color="auto"/>
            <w:bottom w:val="none" w:sz="0" w:space="0" w:color="auto"/>
            <w:right w:val="none" w:sz="0" w:space="0" w:color="auto"/>
          </w:divBdr>
        </w:div>
        <w:div w:id="170871895">
          <w:marLeft w:val="640"/>
          <w:marRight w:val="0"/>
          <w:marTop w:val="0"/>
          <w:marBottom w:val="0"/>
          <w:divBdr>
            <w:top w:val="none" w:sz="0" w:space="0" w:color="auto"/>
            <w:left w:val="none" w:sz="0" w:space="0" w:color="auto"/>
            <w:bottom w:val="none" w:sz="0" w:space="0" w:color="auto"/>
            <w:right w:val="none" w:sz="0" w:space="0" w:color="auto"/>
          </w:divBdr>
        </w:div>
        <w:div w:id="964887373">
          <w:marLeft w:val="640"/>
          <w:marRight w:val="0"/>
          <w:marTop w:val="0"/>
          <w:marBottom w:val="0"/>
          <w:divBdr>
            <w:top w:val="none" w:sz="0" w:space="0" w:color="auto"/>
            <w:left w:val="none" w:sz="0" w:space="0" w:color="auto"/>
            <w:bottom w:val="none" w:sz="0" w:space="0" w:color="auto"/>
            <w:right w:val="none" w:sz="0" w:space="0" w:color="auto"/>
          </w:divBdr>
        </w:div>
        <w:div w:id="790630512">
          <w:marLeft w:val="640"/>
          <w:marRight w:val="0"/>
          <w:marTop w:val="0"/>
          <w:marBottom w:val="0"/>
          <w:divBdr>
            <w:top w:val="none" w:sz="0" w:space="0" w:color="auto"/>
            <w:left w:val="none" w:sz="0" w:space="0" w:color="auto"/>
            <w:bottom w:val="none" w:sz="0" w:space="0" w:color="auto"/>
            <w:right w:val="none" w:sz="0" w:space="0" w:color="auto"/>
          </w:divBdr>
        </w:div>
        <w:div w:id="594747021">
          <w:marLeft w:val="640"/>
          <w:marRight w:val="0"/>
          <w:marTop w:val="0"/>
          <w:marBottom w:val="0"/>
          <w:divBdr>
            <w:top w:val="none" w:sz="0" w:space="0" w:color="auto"/>
            <w:left w:val="none" w:sz="0" w:space="0" w:color="auto"/>
            <w:bottom w:val="none" w:sz="0" w:space="0" w:color="auto"/>
            <w:right w:val="none" w:sz="0" w:space="0" w:color="auto"/>
          </w:divBdr>
        </w:div>
        <w:div w:id="179860434">
          <w:marLeft w:val="640"/>
          <w:marRight w:val="0"/>
          <w:marTop w:val="0"/>
          <w:marBottom w:val="0"/>
          <w:divBdr>
            <w:top w:val="none" w:sz="0" w:space="0" w:color="auto"/>
            <w:left w:val="none" w:sz="0" w:space="0" w:color="auto"/>
            <w:bottom w:val="none" w:sz="0" w:space="0" w:color="auto"/>
            <w:right w:val="none" w:sz="0" w:space="0" w:color="auto"/>
          </w:divBdr>
        </w:div>
        <w:div w:id="1916668764">
          <w:marLeft w:val="640"/>
          <w:marRight w:val="0"/>
          <w:marTop w:val="0"/>
          <w:marBottom w:val="0"/>
          <w:divBdr>
            <w:top w:val="none" w:sz="0" w:space="0" w:color="auto"/>
            <w:left w:val="none" w:sz="0" w:space="0" w:color="auto"/>
            <w:bottom w:val="none" w:sz="0" w:space="0" w:color="auto"/>
            <w:right w:val="none" w:sz="0" w:space="0" w:color="auto"/>
          </w:divBdr>
        </w:div>
        <w:div w:id="1143277352">
          <w:marLeft w:val="640"/>
          <w:marRight w:val="0"/>
          <w:marTop w:val="0"/>
          <w:marBottom w:val="0"/>
          <w:divBdr>
            <w:top w:val="none" w:sz="0" w:space="0" w:color="auto"/>
            <w:left w:val="none" w:sz="0" w:space="0" w:color="auto"/>
            <w:bottom w:val="none" w:sz="0" w:space="0" w:color="auto"/>
            <w:right w:val="none" w:sz="0" w:space="0" w:color="auto"/>
          </w:divBdr>
        </w:div>
        <w:div w:id="25452062">
          <w:marLeft w:val="640"/>
          <w:marRight w:val="0"/>
          <w:marTop w:val="0"/>
          <w:marBottom w:val="0"/>
          <w:divBdr>
            <w:top w:val="none" w:sz="0" w:space="0" w:color="auto"/>
            <w:left w:val="none" w:sz="0" w:space="0" w:color="auto"/>
            <w:bottom w:val="none" w:sz="0" w:space="0" w:color="auto"/>
            <w:right w:val="none" w:sz="0" w:space="0" w:color="auto"/>
          </w:divBdr>
        </w:div>
        <w:div w:id="1245335006">
          <w:marLeft w:val="640"/>
          <w:marRight w:val="0"/>
          <w:marTop w:val="0"/>
          <w:marBottom w:val="0"/>
          <w:divBdr>
            <w:top w:val="none" w:sz="0" w:space="0" w:color="auto"/>
            <w:left w:val="none" w:sz="0" w:space="0" w:color="auto"/>
            <w:bottom w:val="none" w:sz="0" w:space="0" w:color="auto"/>
            <w:right w:val="none" w:sz="0" w:space="0" w:color="auto"/>
          </w:divBdr>
        </w:div>
        <w:div w:id="1253662617">
          <w:marLeft w:val="640"/>
          <w:marRight w:val="0"/>
          <w:marTop w:val="0"/>
          <w:marBottom w:val="0"/>
          <w:divBdr>
            <w:top w:val="none" w:sz="0" w:space="0" w:color="auto"/>
            <w:left w:val="none" w:sz="0" w:space="0" w:color="auto"/>
            <w:bottom w:val="none" w:sz="0" w:space="0" w:color="auto"/>
            <w:right w:val="none" w:sz="0" w:space="0" w:color="auto"/>
          </w:divBdr>
        </w:div>
        <w:div w:id="188220681">
          <w:marLeft w:val="640"/>
          <w:marRight w:val="0"/>
          <w:marTop w:val="0"/>
          <w:marBottom w:val="0"/>
          <w:divBdr>
            <w:top w:val="none" w:sz="0" w:space="0" w:color="auto"/>
            <w:left w:val="none" w:sz="0" w:space="0" w:color="auto"/>
            <w:bottom w:val="none" w:sz="0" w:space="0" w:color="auto"/>
            <w:right w:val="none" w:sz="0" w:space="0" w:color="auto"/>
          </w:divBdr>
        </w:div>
      </w:divsChild>
    </w:div>
    <w:div w:id="953100172">
      <w:bodyDiv w:val="1"/>
      <w:marLeft w:val="0"/>
      <w:marRight w:val="0"/>
      <w:marTop w:val="0"/>
      <w:marBottom w:val="0"/>
      <w:divBdr>
        <w:top w:val="none" w:sz="0" w:space="0" w:color="auto"/>
        <w:left w:val="none" w:sz="0" w:space="0" w:color="auto"/>
        <w:bottom w:val="none" w:sz="0" w:space="0" w:color="auto"/>
        <w:right w:val="none" w:sz="0" w:space="0" w:color="auto"/>
      </w:divBdr>
      <w:divsChild>
        <w:div w:id="18432412">
          <w:marLeft w:val="640"/>
          <w:marRight w:val="0"/>
          <w:marTop w:val="0"/>
          <w:marBottom w:val="0"/>
          <w:divBdr>
            <w:top w:val="none" w:sz="0" w:space="0" w:color="auto"/>
            <w:left w:val="none" w:sz="0" w:space="0" w:color="auto"/>
            <w:bottom w:val="none" w:sz="0" w:space="0" w:color="auto"/>
            <w:right w:val="none" w:sz="0" w:space="0" w:color="auto"/>
          </w:divBdr>
        </w:div>
        <w:div w:id="313268042">
          <w:marLeft w:val="640"/>
          <w:marRight w:val="0"/>
          <w:marTop w:val="0"/>
          <w:marBottom w:val="0"/>
          <w:divBdr>
            <w:top w:val="none" w:sz="0" w:space="0" w:color="auto"/>
            <w:left w:val="none" w:sz="0" w:space="0" w:color="auto"/>
            <w:bottom w:val="none" w:sz="0" w:space="0" w:color="auto"/>
            <w:right w:val="none" w:sz="0" w:space="0" w:color="auto"/>
          </w:divBdr>
        </w:div>
        <w:div w:id="59906368">
          <w:marLeft w:val="640"/>
          <w:marRight w:val="0"/>
          <w:marTop w:val="0"/>
          <w:marBottom w:val="0"/>
          <w:divBdr>
            <w:top w:val="none" w:sz="0" w:space="0" w:color="auto"/>
            <w:left w:val="none" w:sz="0" w:space="0" w:color="auto"/>
            <w:bottom w:val="none" w:sz="0" w:space="0" w:color="auto"/>
            <w:right w:val="none" w:sz="0" w:space="0" w:color="auto"/>
          </w:divBdr>
        </w:div>
        <w:div w:id="1306546790">
          <w:marLeft w:val="640"/>
          <w:marRight w:val="0"/>
          <w:marTop w:val="0"/>
          <w:marBottom w:val="0"/>
          <w:divBdr>
            <w:top w:val="none" w:sz="0" w:space="0" w:color="auto"/>
            <w:left w:val="none" w:sz="0" w:space="0" w:color="auto"/>
            <w:bottom w:val="none" w:sz="0" w:space="0" w:color="auto"/>
            <w:right w:val="none" w:sz="0" w:space="0" w:color="auto"/>
          </w:divBdr>
        </w:div>
        <w:div w:id="847133494">
          <w:marLeft w:val="640"/>
          <w:marRight w:val="0"/>
          <w:marTop w:val="0"/>
          <w:marBottom w:val="0"/>
          <w:divBdr>
            <w:top w:val="none" w:sz="0" w:space="0" w:color="auto"/>
            <w:left w:val="none" w:sz="0" w:space="0" w:color="auto"/>
            <w:bottom w:val="none" w:sz="0" w:space="0" w:color="auto"/>
            <w:right w:val="none" w:sz="0" w:space="0" w:color="auto"/>
          </w:divBdr>
        </w:div>
        <w:div w:id="261035817">
          <w:marLeft w:val="640"/>
          <w:marRight w:val="0"/>
          <w:marTop w:val="0"/>
          <w:marBottom w:val="0"/>
          <w:divBdr>
            <w:top w:val="none" w:sz="0" w:space="0" w:color="auto"/>
            <w:left w:val="none" w:sz="0" w:space="0" w:color="auto"/>
            <w:bottom w:val="none" w:sz="0" w:space="0" w:color="auto"/>
            <w:right w:val="none" w:sz="0" w:space="0" w:color="auto"/>
          </w:divBdr>
        </w:div>
        <w:div w:id="439301856">
          <w:marLeft w:val="640"/>
          <w:marRight w:val="0"/>
          <w:marTop w:val="0"/>
          <w:marBottom w:val="0"/>
          <w:divBdr>
            <w:top w:val="none" w:sz="0" w:space="0" w:color="auto"/>
            <w:left w:val="none" w:sz="0" w:space="0" w:color="auto"/>
            <w:bottom w:val="none" w:sz="0" w:space="0" w:color="auto"/>
            <w:right w:val="none" w:sz="0" w:space="0" w:color="auto"/>
          </w:divBdr>
        </w:div>
        <w:div w:id="1521091603">
          <w:marLeft w:val="640"/>
          <w:marRight w:val="0"/>
          <w:marTop w:val="0"/>
          <w:marBottom w:val="0"/>
          <w:divBdr>
            <w:top w:val="none" w:sz="0" w:space="0" w:color="auto"/>
            <w:left w:val="none" w:sz="0" w:space="0" w:color="auto"/>
            <w:bottom w:val="none" w:sz="0" w:space="0" w:color="auto"/>
            <w:right w:val="none" w:sz="0" w:space="0" w:color="auto"/>
          </w:divBdr>
        </w:div>
        <w:div w:id="1273587158">
          <w:marLeft w:val="640"/>
          <w:marRight w:val="0"/>
          <w:marTop w:val="0"/>
          <w:marBottom w:val="0"/>
          <w:divBdr>
            <w:top w:val="none" w:sz="0" w:space="0" w:color="auto"/>
            <w:left w:val="none" w:sz="0" w:space="0" w:color="auto"/>
            <w:bottom w:val="none" w:sz="0" w:space="0" w:color="auto"/>
            <w:right w:val="none" w:sz="0" w:space="0" w:color="auto"/>
          </w:divBdr>
        </w:div>
        <w:div w:id="1681156385">
          <w:marLeft w:val="640"/>
          <w:marRight w:val="0"/>
          <w:marTop w:val="0"/>
          <w:marBottom w:val="0"/>
          <w:divBdr>
            <w:top w:val="none" w:sz="0" w:space="0" w:color="auto"/>
            <w:left w:val="none" w:sz="0" w:space="0" w:color="auto"/>
            <w:bottom w:val="none" w:sz="0" w:space="0" w:color="auto"/>
            <w:right w:val="none" w:sz="0" w:space="0" w:color="auto"/>
          </w:divBdr>
        </w:div>
        <w:div w:id="843739676">
          <w:marLeft w:val="640"/>
          <w:marRight w:val="0"/>
          <w:marTop w:val="0"/>
          <w:marBottom w:val="0"/>
          <w:divBdr>
            <w:top w:val="none" w:sz="0" w:space="0" w:color="auto"/>
            <w:left w:val="none" w:sz="0" w:space="0" w:color="auto"/>
            <w:bottom w:val="none" w:sz="0" w:space="0" w:color="auto"/>
            <w:right w:val="none" w:sz="0" w:space="0" w:color="auto"/>
          </w:divBdr>
        </w:div>
        <w:div w:id="1426077547">
          <w:marLeft w:val="640"/>
          <w:marRight w:val="0"/>
          <w:marTop w:val="0"/>
          <w:marBottom w:val="0"/>
          <w:divBdr>
            <w:top w:val="none" w:sz="0" w:space="0" w:color="auto"/>
            <w:left w:val="none" w:sz="0" w:space="0" w:color="auto"/>
            <w:bottom w:val="none" w:sz="0" w:space="0" w:color="auto"/>
            <w:right w:val="none" w:sz="0" w:space="0" w:color="auto"/>
          </w:divBdr>
        </w:div>
        <w:div w:id="553926302">
          <w:marLeft w:val="640"/>
          <w:marRight w:val="0"/>
          <w:marTop w:val="0"/>
          <w:marBottom w:val="0"/>
          <w:divBdr>
            <w:top w:val="none" w:sz="0" w:space="0" w:color="auto"/>
            <w:left w:val="none" w:sz="0" w:space="0" w:color="auto"/>
            <w:bottom w:val="none" w:sz="0" w:space="0" w:color="auto"/>
            <w:right w:val="none" w:sz="0" w:space="0" w:color="auto"/>
          </w:divBdr>
        </w:div>
        <w:div w:id="1325426642">
          <w:marLeft w:val="640"/>
          <w:marRight w:val="0"/>
          <w:marTop w:val="0"/>
          <w:marBottom w:val="0"/>
          <w:divBdr>
            <w:top w:val="none" w:sz="0" w:space="0" w:color="auto"/>
            <w:left w:val="none" w:sz="0" w:space="0" w:color="auto"/>
            <w:bottom w:val="none" w:sz="0" w:space="0" w:color="auto"/>
            <w:right w:val="none" w:sz="0" w:space="0" w:color="auto"/>
          </w:divBdr>
        </w:div>
        <w:div w:id="2095855129">
          <w:marLeft w:val="640"/>
          <w:marRight w:val="0"/>
          <w:marTop w:val="0"/>
          <w:marBottom w:val="0"/>
          <w:divBdr>
            <w:top w:val="none" w:sz="0" w:space="0" w:color="auto"/>
            <w:left w:val="none" w:sz="0" w:space="0" w:color="auto"/>
            <w:bottom w:val="none" w:sz="0" w:space="0" w:color="auto"/>
            <w:right w:val="none" w:sz="0" w:space="0" w:color="auto"/>
          </w:divBdr>
        </w:div>
        <w:div w:id="1729452130">
          <w:marLeft w:val="640"/>
          <w:marRight w:val="0"/>
          <w:marTop w:val="0"/>
          <w:marBottom w:val="0"/>
          <w:divBdr>
            <w:top w:val="none" w:sz="0" w:space="0" w:color="auto"/>
            <w:left w:val="none" w:sz="0" w:space="0" w:color="auto"/>
            <w:bottom w:val="none" w:sz="0" w:space="0" w:color="auto"/>
            <w:right w:val="none" w:sz="0" w:space="0" w:color="auto"/>
          </w:divBdr>
        </w:div>
        <w:div w:id="1003161910">
          <w:marLeft w:val="640"/>
          <w:marRight w:val="0"/>
          <w:marTop w:val="0"/>
          <w:marBottom w:val="0"/>
          <w:divBdr>
            <w:top w:val="none" w:sz="0" w:space="0" w:color="auto"/>
            <w:left w:val="none" w:sz="0" w:space="0" w:color="auto"/>
            <w:bottom w:val="none" w:sz="0" w:space="0" w:color="auto"/>
            <w:right w:val="none" w:sz="0" w:space="0" w:color="auto"/>
          </w:divBdr>
        </w:div>
        <w:div w:id="1741950551">
          <w:marLeft w:val="640"/>
          <w:marRight w:val="0"/>
          <w:marTop w:val="0"/>
          <w:marBottom w:val="0"/>
          <w:divBdr>
            <w:top w:val="none" w:sz="0" w:space="0" w:color="auto"/>
            <w:left w:val="none" w:sz="0" w:space="0" w:color="auto"/>
            <w:bottom w:val="none" w:sz="0" w:space="0" w:color="auto"/>
            <w:right w:val="none" w:sz="0" w:space="0" w:color="auto"/>
          </w:divBdr>
        </w:div>
        <w:div w:id="499590199">
          <w:marLeft w:val="640"/>
          <w:marRight w:val="0"/>
          <w:marTop w:val="0"/>
          <w:marBottom w:val="0"/>
          <w:divBdr>
            <w:top w:val="none" w:sz="0" w:space="0" w:color="auto"/>
            <w:left w:val="none" w:sz="0" w:space="0" w:color="auto"/>
            <w:bottom w:val="none" w:sz="0" w:space="0" w:color="auto"/>
            <w:right w:val="none" w:sz="0" w:space="0" w:color="auto"/>
          </w:divBdr>
        </w:div>
        <w:div w:id="1399598044">
          <w:marLeft w:val="640"/>
          <w:marRight w:val="0"/>
          <w:marTop w:val="0"/>
          <w:marBottom w:val="0"/>
          <w:divBdr>
            <w:top w:val="none" w:sz="0" w:space="0" w:color="auto"/>
            <w:left w:val="none" w:sz="0" w:space="0" w:color="auto"/>
            <w:bottom w:val="none" w:sz="0" w:space="0" w:color="auto"/>
            <w:right w:val="none" w:sz="0" w:space="0" w:color="auto"/>
          </w:divBdr>
        </w:div>
        <w:div w:id="743718534">
          <w:marLeft w:val="640"/>
          <w:marRight w:val="0"/>
          <w:marTop w:val="0"/>
          <w:marBottom w:val="0"/>
          <w:divBdr>
            <w:top w:val="none" w:sz="0" w:space="0" w:color="auto"/>
            <w:left w:val="none" w:sz="0" w:space="0" w:color="auto"/>
            <w:bottom w:val="none" w:sz="0" w:space="0" w:color="auto"/>
            <w:right w:val="none" w:sz="0" w:space="0" w:color="auto"/>
          </w:divBdr>
        </w:div>
        <w:div w:id="845557352">
          <w:marLeft w:val="640"/>
          <w:marRight w:val="0"/>
          <w:marTop w:val="0"/>
          <w:marBottom w:val="0"/>
          <w:divBdr>
            <w:top w:val="none" w:sz="0" w:space="0" w:color="auto"/>
            <w:left w:val="none" w:sz="0" w:space="0" w:color="auto"/>
            <w:bottom w:val="none" w:sz="0" w:space="0" w:color="auto"/>
            <w:right w:val="none" w:sz="0" w:space="0" w:color="auto"/>
          </w:divBdr>
        </w:div>
        <w:div w:id="1843352927">
          <w:marLeft w:val="640"/>
          <w:marRight w:val="0"/>
          <w:marTop w:val="0"/>
          <w:marBottom w:val="0"/>
          <w:divBdr>
            <w:top w:val="none" w:sz="0" w:space="0" w:color="auto"/>
            <w:left w:val="none" w:sz="0" w:space="0" w:color="auto"/>
            <w:bottom w:val="none" w:sz="0" w:space="0" w:color="auto"/>
            <w:right w:val="none" w:sz="0" w:space="0" w:color="auto"/>
          </w:divBdr>
        </w:div>
        <w:div w:id="1222987117">
          <w:marLeft w:val="640"/>
          <w:marRight w:val="0"/>
          <w:marTop w:val="0"/>
          <w:marBottom w:val="0"/>
          <w:divBdr>
            <w:top w:val="none" w:sz="0" w:space="0" w:color="auto"/>
            <w:left w:val="none" w:sz="0" w:space="0" w:color="auto"/>
            <w:bottom w:val="none" w:sz="0" w:space="0" w:color="auto"/>
            <w:right w:val="none" w:sz="0" w:space="0" w:color="auto"/>
          </w:divBdr>
        </w:div>
        <w:div w:id="1549606097">
          <w:marLeft w:val="640"/>
          <w:marRight w:val="0"/>
          <w:marTop w:val="0"/>
          <w:marBottom w:val="0"/>
          <w:divBdr>
            <w:top w:val="none" w:sz="0" w:space="0" w:color="auto"/>
            <w:left w:val="none" w:sz="0" w:space="0" w:color="auto"/>
            <w:bottom w:val="none" w:sz="0" w:space="0" w:color="auto"/>
            <w:right w:val="none" w:sz="0" w:space="0" w:color="auto"/>
          </w:divBdr>
        </w:div>
        <w:div w:id="267275601">
          <w:marLeft w:val="640"/>
          <w:marRight w:val="0"/>
          <w:marTop w:val="0"/>
          <w:marBottom w:val="0"/>
          <w:divBdr>
            <w:top w:val="none" w:sz="0" w:space="0" w:color="auto"/>
            <w:left w:val="none" w:sz="0" w:space="0" w:color="auto"/>
            <w:bottom w:val="none" w:sz="0" w:space="0" w:color="auto"/>
            <w:right w:val="none" w:sz="0" w:space="0" w:color="auto"/>
          </w:divBdr>
        </w:div>
        <w:div w:id="1305235376">
          <w:marLeft w:val="640"/>
          <w:marRight w:val="0"/>
          <w:marTop w:val="0"/>
          <w:marBottom w:val="0"/>
          <w:divBdr>
            <w:top w:val="none" w:sz="0" w:space="0" w:color="auto"/>
            <w:left w:val="none" w:sz="0" w:space="0" w:color="auto"/>
            <w:bottom w:val="none" w:sz="0" w:space="0" w:color="auto"/>
            <w:right w:val="none" w:sz="0" w:space="0" w:color="auto"/>
          </w:divBdr>
        </w:div>
        <w:div w:id="550967912">
          <w:marLeft w:val="640"/>
          <w:marRight w:val="0"/>
          <w:marTop w:val="0"/>
          <w:marBottom w:val="0"/>
          <w:divBdr>
            <w:top w:val="none" w:sz="0" w:space="0" w:color="auto"/>
            <w:left w:val="none" w:sz="0" w:space="0" w:color="auto"/>
            <w:bottom w:val="none" w:sz="0" w:space="0" w:color="auto"/>
            <w:right w:val="none" w:sz="0" w:space="0" w:color="auto"/>
          </w:divBdr>
        </w:div>
        <w:div w:id="293021096">
          <w:marLeft w:val="640"/>
          <w:marRight w:val="0"/>
          <w:marTop w:val="0"/>
          <w:marBottom w:val="0"/>
          <w:divBdr>
            <w:top w:val="none" w:sz="0" w:space="0" w:color="auto"/>
            <w:left w:val="none" w:sz="0" w:space="0" w:color="auto"/>
            <w:bottom w:val="none" w:sz="0" w:space="0" w:color="auto"/>
            <w:right w:val="none" w:sz="0" w:space="0" w:color="auto"/>
          </w:divBdr>
        </w:div>
        <w:div w:id="804007169">
          <w:marLeft w:val="640"/>
          <w:marRight w:val="0"/>
          <w:marTop w:val="0"/>
          <w:marBottom w:val="0"/>
          <w:divBdr>
            <w:top w:val="none" w:sz="0" w:space="0" w:color="auto"/>
            <w:left w:val="none" w:sz="0" w:space="0" w:color="auto"/>
            <w:bottom w:val="none" w:sz="0" w:space="0" w:color="auto"/>
            <w:right w:val="none" w:sz="0" w:space="0" w:color="auto"/>
          </w:divBdr>
        </w:div>
        <w:div w:id="492915119">
          <w:marLeft w:val="640"/>
          <w:marRight w:val="0"/>
          <w:marTop w:val="0"/>
          <w:marBottom w:val="0"/>
          <w:divBdr>
            <w:top w:val="none" w:sz="0" w:space="0" w:color="auto"/>
            <w:left w:val="none" w:sz="0" w:space="0" w:color="auto"/>
            <w:bottom w:val="none" w:sz="0" w:space="0" w:color="auto"/>
            <w:right w:val="none" w:sz="0" w:space="0" w:color="auto"/>
          </w:divBdr>
        </w:div>
        <w:div w:id="1860699665">
          <w:marLeft w:val="640"/>
          <w:marRight w:val="0"/>
          <w:marTop w:val="0"/>
          <w:marBottom w:val="0"/>
          <w:divBdr>
            <w:top w:val="none" w:sz="0" w:space="0" w:color="auto"/>
            <w:left w:val="none" w:sz="0" w:space="0" w:color="auto"/>
            <w:bottom w:val="none" w:sz="0" w:space="0" w:color="auto"/>
            <w:right w:val="none" w:sz="0" w:space="0" w:color="auto"/>
          </w:divBdr>
        </w:div>
        <w:div w:id="913589656">
          <w:marLeft w:val="640"/>
          <w:marRight w:val="0"/>
          <w:marTop w:val="0"/>
          <w:marBottom w:val="0"/>
          <w:divBdr>
            <w:top w:val="none" w:sz="0" w:space="0" w:color="auto"/>
            <w:left w:val="none" w:sz="0" w:space="0" w:color="auto"/>
            <w:bottom w:val="none" w:sz="0" w:space="0" w:color="auto"/>
            <w:right w:val="none" w:sz="0" w:space="0" w:color="auto"/>
          </w:divBdr>
        </w:div>
        <w:div w:id="1673996208">
          <w:marLeft w:val="640"/>
          <w:marRight w:val="0"/>
          <w:marTop w:val="0"/>
          <w:marBottom w:val="0"/>
          <w:divBdr>
            <w:top w:val="none" w:sz="0" w:space="0" w:color="auto"/>
            <w:left w:val="none" w:sz="0" w:space="0" w:color="auto"/>
            <w:bottom w:val="none" w:sz="0" w:space="0" w:color="auto"/>
            <w:right w:val="none" w:sz="0" w:space="0" w:color="auto"/>
          </w:divBdr>
        </w:div>
        <w:div w:id="721252683">
          <w:marLeft w:val="640"/>
          <w:marRight w:val="0"/>
          <w:marTop w:val="0"/>
          <w:marBottom w:val="0"/>
          <w:divBdr>
            <w:top w:val="none" w:sz="0" w:space="0" w:color="auto"/>
            <w:left w:val="none" w:sz="0" w:space="0" w:color="auto"/>
            <w:bottom w:val="none" w:sz="0" w:space="0" w:color="auto"/>
            <w:right w:val="none" w:sz="0" w:space="0" w:color="auto"/>
          </w:divBdr>
        </w:div>
        <w:div w:id="1978879575">
          <w:marLeft w:val="640"/>
          <w:marRight w:val="0"/>
          <w:marTop w:val="0"/>
          <w:marBottom w:val="0"/>
          <w:divBdr>
            <w:top w:val="none" w:sz="0" w:space="0" w:color="auto"/>
            <w:left w:val="none" w:sz="0" w:space="0" w:color="auto"/>
            <w:bottom w:val="none" w:sz="0" w:space="0" w:color="auto"/>
            <w:right w:val="none" w:sz="0" w:space="0" w:color="auto"/>
          </w:divBdr>
        </w:div>
        <w:div w:id="42413624">
          <w:marLeft w:val="640"/>
          <w:marRight w:val="0"/>
          <w:marTop w:val="0"/>
          <w:marBottom w:val="0"/>
          <w:divBdr>
            <w:top w:val="none" w:sz="0" w:space="0" w:color="auto"/>
            <w:left w:val="none" w:sz="0" w:space="0" w:color="auto"/>
            <w:bottom w:val="none" w:sz="0" w:space="0" w:color="auto"/>
            <w:right w:val="none" w:sz="0" w:space="0" w:color="auto"/>
          </w:divBdr>
        </w:div>
        <w:div w:id="977492389">
          <w:marLeft w:val="640"/>
          <w:marRight w:val="0"/>
          <w:marTop w:val="0"/>
          <w:marBottom w:val="0"/>
          <w:divBdr>
            <w:top w:val="none" w:sz="0" w:space="0" w:color="auto"/>
            <w:left w:val="none" w:sz="0" w:space="0" w:color="auto"/>
            <w:bottom w:val="none" w:sz="0" w:space="0" w:color="auto"/>
            <w:right w:val="none" w:sz="0" w:space="0" w:color="auto"/>
          </w:divBdr>
        </w:div>
        <w:div w:id="750469845">
          <w:marLeft w:val="640"/>
          <w:marRight w:val="0"/>
          <w:marTop w:val="0"/>
          <w:marBottom w:val="0"/>
          <w:divBdr>
            <w:top w:val="none" w:sz="0" w:space="0" w:color="auto"/>
            <w:left w:val="none" w:sz="0" w:space="0" w:color="auto"/>
            <w:bottom w:val="none" w:sz="0" w:space="0" w:color="auto"/>
            <w:right w:val="none" w:sz="0" w:space="0" w:color="auto"/>
          </w:divBdr>
        </w:div>
        <w:div w:id="240407501">
          <w:marLeft w:val="640"/>
          <w:marRight w:val="0"/>
          <w:marTop w:val="0"/>
          <w:marBottom w:val="0"/>
          <w:divBdr>
            <w:top w:val="none" w:sz="0" w:space="0" w:color="auto"/>
            <w:left w:val="none" w:sz="0" w:space="0" w:color="auto"/>
            <w:bottom w:val="none" w:sz="0" w:space="0" w:color="auto"/>
            <w:right w:val="none" w:sz="0" w:space="0" w:color="auto"/>
          </w:divBdr>
        </w:div>
        <w:div w:id="2117366797">
          <w:marLeft w:val="640"/>
          <w:marRight w:val="0"/>
          <w:marTop w:val="0"/>
          <w:marBottom w:val="0"/>
          <w:divBdr>
            <w:top w:val="none" w:sz="0" w:space="0" w:color="auto"/>
            <w:left w:val="none" w:sz="0" w:space="0" w:color="auto"/>
            <w:bottom w:val="none" w:sz="0" w:space="0" w:color="auto"/>
            <w:right w:val="none" w:sz="0" w:space="0" w:color="auto"/>
          </w:divBdr>
        </w:div>
        <w:div w:id="1064140496">
          <w:marLeft w:val="640"/>
          <w:marRight w:val="0"/>
          <w:marTop w:val="0"/>
          <w:marBottom w:val="0"/>
          <w:divBdr>
            <w:top w:val="none" w:sz="0" w:space="0" w:color="auto"/>
            <w:left w:val="none" w:sz="0" w:space="0" w:color="auto"/>
            <w:bottom w:val="none" w:sz="0" w:space="0" w:color="auto"/>
            <w:right w:val="none" w:sz="0" w:space="0" w:color="auto"/>
          </w:divBdr>
        </w:div>
        <w:div w:id="737675452">
          <w:marLeft w:val="640"/>
          <w:marRight w:val="0"/>
          <w:marTop w:val="0"/>
          <w:marBottom w:val="0"/>
          <w:divBdr>
            <w:top w:val="none" w:sz="0" w:space="0" w:color="auto"/>
            <w:left w:val="none" w:sz="0" w:space="0" w:color="auto"/>
            <w:bottom w:val="none" w:sz="0" w:space="0" w:color="auto"/>
            <w:right w:val="none" w:sz="0" w:space="0" w:color="auto"/>
          </w:divBdr>
        </w:div>
        <w:div w:id="812255011">
          <w:marLeft w:val="640"/>
          <w:marRight w:val="0"/>
          <w:marTop w:val="0"/>
          <w:marBottom w:val="0"/>
          <w:divBdr>
            <w:top w:val="none" w:sz="0" w:space="0" w:color="auto"/>
            <w:left w:val="none" w:sz="0" w:space="0" w:color="auto"/>
            <w:bottom w:val="none" w:sz="0" w:space="0" w:color="auto"/>
            <w:right w:val="none" w:sz="0" w:space="0" w:color="auto"/>
          </w:divBdr>
        </w:div>
        <w:div w:id="1298220901">
          <w:marLeft w:val="640"/>
          <w:marRight w:val="0"/>
          <w:marTop w:val="0"/>
          <w:marBottom w:val="0"/>
          <w:divBdr>
            <w:top w:val="none" w:sz="0" w:space="0" w:color="auto"/>
            <w:left w:val="none" w:sz="0" w:space="0" w:color="auto"/>
            <w:bottom w:val="none" w:sz="0" w:space="0" w:color="auto"/>
            <w:right w:val="none" w:sz="0" w:space="0" w:color="auto"/>
          </w:divBdr>
        </w:div>
        <w:div w:id="228660905">
          <w:marLeft w:val="640"/>
          <w:marRight w:val="0"/>
          <w:marTop w:val="0"/>
          <w:marBottom w:val="0"/>
          <w:divBdr>
            <w:top w:val="none" w:sz="0" w:space="0" w:color="auto"/>
            <w:left w:val="none" w:sz="0" w:space="0" w:color="auto"/>
            <w:bottom w:val="none" w:sz="0" w:space="0" w:color="auto"/>
            <w:right w:val="none" w:sz="0" w:space="0" w:color="auto"/>
          </w:divBdr>
        </w:div>
        <w:div w:id="1486363386">
          <w:marLeft w:val="640"/>
          <w:marRight w:val="0"/>
          <w:marTop w:val="0"/>
          <w:marBottom w:val="0"/>
          <w:divBdr>
            <w:top w:val="none" w:sz="0" w:space="0" w:color="auto"/>
            <w:left w:val="none" w:sz="0" w:space="0" w:color="auto"/>
            <w:bottom w:val="none" w:sz="0" w:space="0" w:color="auto"/>
            <w:right w:val="none" w:sz="0" w:space="0" w:color="auto"/>
          </w:divBdr>
        </w:div>
        <w:div w:id="1945190775">
          <w:marLeft w:val="640"/>
          <w:marRight w:val="0"/>
          <w:marTop w:val="0"/>
          <w:marBottom w:val="0"/>
          <w:divBdr>
            <w:top w:val="none" w:sz="0" w:space="0" w:color="auto"/>
            <w:left w:val="none" w:sz="0" w:space="0" w:color="auto"/>
            <w:bottom w:val="none" w:sz="0" w:space="0" w:color="auto"/>
            <w:right w:val="none" w:sz="0" w:space="0" w:color="auto"/>
          </w:divBdr>
        </w:div>
        <w:div w:id="469565895">
          <w:marLeft w:val="640"/>
          <w:marRight w:val="0"/>
          <w:marTop w:val="0"/>
          <w:marBottom w:val="0"/>
          <w:divBdr>
            <w:top w:val="none" w:sz="0" w:space="0" w:color="auto"/>
            <w:left w:val="none" w:sz="0" w:space="0" w:color="auto"/>
            <w:bottom w:val="none" w:sz="0" w:space="0" w:color="auto"/>
            <w:right w:val="none" w:sz="0" w:space="0" w:color="auto"/>
          </w:divBdr>
        </w:div>
        <w:div w:id="1201668896">
          <w:marLeft w:val="640"/>
          <w:marRight w:val="0"/>
          <w:marTop w:val="0"/>
          <w:marBottom w:val="0"/>
          <w:divBdr>
            <w:top w:val="none" w:sz="0" w:space="0" w:color="auto"/>
            <w:left w:val="none" w:sz="0" w:space="0" w:color="auto"/>
            <w:bottom w:val="none" w:sz="0" w:space="0" w:color="auto"/>
            <w:right w:val="none" w:sz="0" w:space="0" w:color="auto"/>
          </w:divBdr>
        </w:div>
        <w:div w:id="2001080889">
          <w:marLeft w:val="640"/>
          <w:marRight w:val="0"/>
          <w:marTop w:val="0"/>
          <w:marBottom w:val="0"/>
          <w:divBdr>
            <w:top w:val="none" w:sz="0" w:space="0" w:color="auto"/>
            <w:left w:val="none" w:sz="0" w:space="0" w:color="auto"/>
            <w:bottom w:val="none" w:sz="0" w:space="0" w:color="auto"/>
            <w:right w:val="none" w:sz="0" w:space="0" w:color="auto"/>
          </w:divBdr>
        </w:div>
        <w:div w:id="525407456">
          <w:marLeft w:val="640"/>
          <w:marRight w:val="0"/>
          <w:marTop w:val="0"/>
          <w:marBottom w:val="0"/>
          <w:divBdr>
            <w:top w:val="none" w:sz="0" w:space="0" w:color="auto"/>
            <w:left w:val="none" w:sz="0" w:space="0" w:color="auto"/>
            <w:bottom w:val="none" w:sz="0" w:space="0" w:color="auto"/>
            <w:right w:val="none" w:sz="0" w:space="0" w:color="auto"/>
          </w:divBdr>
        </w:div>
        <w:div w:id="1695888153">
          <w:marLeft w:val="640"/>
          <w:marRight w:val="0"/>
          <w:marTop w:val="0"/>
          <w:marBottom w:val="0"/>
          <w:divBdr>
            <w:top w:val="none" w:sz="0" w:space="0" w:color="auto"/>
            <w:left w:val="none" w:sz="0" w:space="0" w:color="auto"/>
            <w:bottom w:val="none" w:sz="0" w:space="0" w:color="auto"/>
            <w:right w:val="none" w:sz="0" w:space="0" w:color="auto"/>
          </w:divBdr>
        </w:div>
        <w:div w:id="1603875948">
          <w:marLeft w:val="640"/>
          <w:marRight w:val="0"/>
          <w:marTop w:val="0"/>
          <w:marBottom w:val="0"/>
          <w:divBdr>
            <w:top w:val="none" w:sz="0" w:space="0" w:color="auto"/>
            <w:left w:val="none" w:sz="0" w:space="0" w:color="auto"/>
            <w:bottom w:val="none" w:sz="0" w:space="0" w:color="auto"/>
            <w:right w:val="none" w:sz="0" w:space="0" w:color="auto"/>
          </w:divBdr>
        </w:div>
        <w:div w:id="676075149">
          <w:marLeft w:val="640"/>
          <w:marRight w:val="0"/>
          <w:marTop w:val="0"/>
          <w:marBottom w:val="0"/>
          <w:divBdr>
            <w:top w:val="none" w:sz="0" w:space="0" w:color="auto"/>
            <w:left w:val="none" w:sz="0" w:space="0" w:color="auto"/>
            <w:bottom w:val="none" w:sz="0" w:space="0" w:color="auto"/>
            <w:right w:val="none" w:sz="0" w:space="0" w:color="auto"/>
          </w:divBdr>
        </w:div>
        <w:div w:id="558590199">
          <w:marLeft w:val="640"/>
          <w:marRight w:val="0"/>
          <w:marTop w:val="0"/>
          <w:marBottom w:val="0"/>
          <w:divBdr>
            <w:top w:val="none" w:sz="0" w:space="0" w:color="auto"/>
            <w:left w:val="none" w:sz="0" w:space="0" w:color="auto"/>
            <w:bottom w:val="none" w:sz="0" w:space="0" w:color="auto"/>
            <w:right w:val="none" w:sz="0" w:space="0" w:color="auto"/>
          </w:divBdr>
        </w:div>
        <w:div w:id="38944748">
          <w:marLeft w:val="640"/>
          <w:marRight w:val="0"/>
          <w:marTop w:val="0"/>
          <w:marBottom w:val="0"/>
          <w:divBdr>
            <w:top w:val="none" w:sz="0" w:space="0" w:color="auto"/>
            <w:left w:val="none" w:sz="0" w:space="0" w:color="auto"/>
            <w:bottom w:val="none" w:sz="0" w:space="0" w:color="auto"/>
            <w:right w:val="none" w:sz="0" w:space="0" w:color="auto"/>
          </w:divBdr>
        </w:div>
        <w:div w:id="1448158200">
          <w:marLeft w:val="640"/>
          <w:marRight w:val="0"/>
          <w:marTop w:val="0"/>
          <w:marBottom w:val="0"/>
          <w:divBdr>
            <w:top w:val="none" w:sz="0" w:space="0" w:color="auto"/>
            <w:left w:val="none" w:sz="0" w:space="0" w:color="auto"/>
            <w:bottom w:val="none" w:sz="0" w:space="0" w:color="auto"/>
            <w:right w:val="none" w:sz="0" w:space="0" w:color="auto"/>
          </w:divBdr>
        </w:div>
        <w:div w:id="2127387133">
          <w:marLeft w:val="640"/>
          <w:marRight w:val="0"/>
          <w:marTop w:val="0"/>
          <w:marBottom w:val="0"/>
          <w:divBdr>
            <w:top w:val="none" w:sz="0" w:space="0" w:color="auto"/>
            <w:left w:val="none" w:sz="0" w:space="0" w:color="auto"/>
            <w:bottom w:val="none" w:sz="0" w:space="0" w:color="auto"/>
            <w:right w:val="none" w:sz="0" w:space="0" w:color="auto"/>
          </w:divBdr>
        </w:div>
        <w:div w:id="1934432020">
          <w:marLeft w:val="640"/>
          <w:marRight w:val="0"/>
          <w:marTop w:val="0"/>
          <w:marBottom w:val="0"/>
          <w:divBdr>
            <w:top w:val="none" w:sz="0" w:space="0" w:color="auto"/>
            <w:left w:val="none" w:sz="0" w:space="0" w:color="auto"/>
            <w:bottom w:val="none" w:sz="0" w:space="0" w:color="auto"/>
            <w:right w:val="none" w:sz="0" w:space="0" w:color="auto"/>
          </w:divBdr>
        </w:div>
        <w:div w:id="1578325972">
          <w:marLeft w:val="640"/>
          <w:marRight w:val="0"/>
          <w:marTop w:val="0"/>
          <w:marBottom w:val="0"/>
          <w:divBdr>
            <w:top w:val="none" w:sz="0" w:space="0" w:color="auto"/>
            <w:left w:val="none" w:sz="0" w:space="0" w:color="auto"/>
            <w:bottom w:val="none" w:sz="0" w:space="0" w:color="auto"/>
            <w:right w:val="none" w:sz="0" w:space="0" w:color="auto"/>
          </w:divBdr>
        </w:div>
        <w:div w:id="239755065">
          <w:marLeft w:val="640"/>
          <w:marRight w:val="0"/>
          <w:marTop w:val="0"/>
          <w:marBottom w:val="0"/>
          <w:divBdr>
            <w:top w:val="none" w:sz="0" w:space="0" w:color="auto"/>
            <w:left w:val="none" w:sz="0" w:space="0" w:color="auto"/>
            <w:bottom w:val="none" w:sz="0" w:space="0" w:color="auto"/>
            <w:right w:val="none" w:sz="0" w:space="0" w:color="auto"/>
          </w:divBdr>
        </w:div>
        <w:div w:id="1129132568">
          <w:marLeft w:val="640"/>
          <w:marRight w:val="0"/>
          <w:marTop w:val="0"/>
          <w:marBottom w:val="0"/>
          <w:divBdr>
            <w:top w:val="none" w:sz="0" w:space="0" w:color="auto"/>
            <w:left w:val="none" w:sz="0" w:space="0" w:color="auto"/>
            <w:bottom w:val="none" w:sz="0" w:space="0" w:color="auto"/>
            <w:right w:val="none" w:sz="0" w:space="0" w:color="auto"/>
          </w:divBdr>
        </w:div>
        <w:div w:id="1278414206">
          <w:marLeft w:val="640"/>
          <w:marRight w:val="0"/>
          <w:marTop w:val="0"/>
          <w:marBottom w:val="0"/>
          <w:divBdr>
            <w:top w:val="none" w:sz="0" w:space="0" w:color="auto"/>
            <w:left w:val="none" w:sz="0" w:space="0" w:color="auto"/>
            <w:bottom w:val="none" w:sz="0" w:space="0" w:color="auto"/>
            <w:right w:val="none" w:sz="0" w:space="0" w:color="auto"/>
          </w:divBdr>
        </w:div>
        <w:div w:id="352263484">
          <w:marLeft w:val="640"/>
          <w:marRight w:val="0"/>
          <w:marTop w:val="0"/>
          <w:marBottom w:val="0"/>
          <w:divBdr>
            <w:top w:val="none" w:sz="0" w:space="0" w:color="auto"/>
            <w:left w:val="none" w:sz="0" w:space="0" w:color="auto"/>
            <w:bottom w:val="none" w:sz="0" w:space="0" w:color="auto"/>
            <w:right w:val="none" w:sz="0" w:space="0" w:color="auto"/>
          </w:divBdr>
        </w:div>
        <w:div w:id="270550653">
          <w:marLeft w:val="640"/>
          <w:marRight w:val="0"/>
          <w:marTop w:val="0"/>
          <w:marBottom w:val="0"/>
          <w:divBdr>
            <w:top w:val="none" w:sz="0" w:space="0" w:color="auto"/>
            <w:left w:val="none" w:sz="0" w:space="0" w:color="auto"/>
            <w:bottom w:val="none" w:sz="0" w:space="0" w:color="auto"/>
            <w:right w:val="none" w:sz="0" w:space="0" w:color="auto"/>
          </w:divBdr>
        </w:div>
        <w:div w:id="1465273223">
          <w:marLeft w:val="640"/>
          <w:marRight w:val="0"/>
          <w:marTop w:val="0"/>
          <w:marBottom w:val="0"/>
          <w:divBdr>
            <w:top w:val="none" w:sz="0" w:space="0" w:color="auto"/>
            <w:left w:val="none" w:sz="0" w:space="0" w:color="auto"/>
            <w:bottom w:val="none" w:sz="0" w:space="0" w:color="auto"/>
            <w:right w:val="none" w:sz="0" w:space="0" w:color="auto"/>
          </w:divBdr>
        </w:div>
        <w:div w:id="253130039">
          <w:marLeft w:val="640"/>
          <w:marRight w:val="0"/>
          <w:marTop w:val="0"/>
          <w:marBottom w:val="0"/>
          <w:divBdr>
            <w:top w:val="none" w:sz="0" w:space="0" w:color="auto"/>
            <w:left w:val="none" w:sz="0" w:space="0" w:color="auto"/>
            <w:bottom w:val="none" w:sz="0" w:space="0" w:color="auto"/>
            <w:right w:val="none" w:sz="0" w:space="0" w:color="auto"/>
          </w:divBdr>
        </w:div>
        <w:div w:id="1652752430">
          <w:marLeft w:val="640"/>
          <w:marRight w:val="0"/>
          <w:marTop w:val="0"/>
          <w:marBottom w:val="0"/>
          <w:divBdr>
            <w:top w:val="none" w:sz="0" w:space="0" w:color="auto"/>
            <w:left w:val="none" w:sz="0" w:space="0" w:color="auto"/>
            <w:bottom w:val="none" w:sz="0" w:space="0" w:color="auto"/>
            <w:right w:val="none" w:sz="0" w:space="0" w:color="auto"/>
          </w:divBdr>
        </w:div>
        <w:div w:id="1891457367">
          <w:marLeft w:val="640"/>
          <w:marRight w:val="0"/>
          <w:marTop w:val="0"/>
          <w:marBottom w:val="0"/>
          <w:divBdr>
            <w:top w:val="none" w:sz="0" w:space="0" w:color="auto"/>
            <w:left w:val="none" w:sz="0" w:space="0" w:color="auto"/>
            <w:bottom w:val="none" w:sz="0" w:space="0" w:color="auto"/>
            <w:right w:val="none" w:sz="0" w:space="0" w:color="auto"/>
          </w:divBdr>
        </w:div>
        <w:div w:id="43600448">
          <w:marLeft w:val="640"/>
          <w:marRight w:val="0"/>
          <w:marTop w:val="0"/>
          <w:marBottom w:val="0"/>
          <w:divBdr>
            <w:top w:val="none" w:sz="0" w:space="0" w:color="auto"/>
            <w:left w:val="none" w:sz="0" w:space="0" w:color="auto"/>
            <w:bottom w:val="none" w:sz="0" w:space="0" w:color="auto"/>
            <w:right w:val="none" w:sz="0" w:space="0" w:color="auto"/>
          </w:divBdr>
        </w:div>
        <w:div w:id="480122841">
          <w:marLeft w:val="640"/>
          <w:marRight w:val="0"/>
          <w:marTop w:val="0"/>
          <w:marBottom w:val="0"/>
          <w:divBdr>
            <w:top w:val="none" w:sz="0" w:space="0" w:color="auto"/>
            <w:left w:val="none" w:sz="0" w:space="0" w:color="auto"/>
            <w:bottom w:val="none" w:sz="0" w:space="0" w:color="auto"/>
            <w:right w:val="none" w:sz="0" w:space="0" w:color="auto"/>
          </w:divBdr>
        </w:div>
        <w:div w:id="2039772547">
          <w:marLeft w:val="640"/>
          <w:marRight w:val="0"/>
          <w:marTop w:val="0"/>
          <w:marBottom w:val="0"/>
          <w:divBdr>
            <w:top w:val="none" w:sz="0" w:space="0" w:color="auto"/>
            <w:left w:val="none" w:sz="0" w:space="0" w:color="auto"/>
            <w:bottom w:val="none" w:sz="0" w:space="0" w:color="auto"/>
            <w:right w:val="none" w:sz="0" w:space="0" w:color="auto"/>
          </w:divBdr>
        </w:div>
        <w:div w:id="1011297957">
          <w:marLeft w:val="640"/>
          <w:marRight w:val="0"/>
          <w:marTop w:val="0"/>
          <w:marBottom w:val="0"/>
          <w:divBdr>
            <w:top w:val="none" w:sz="0" w:space="0" w:color="auto"/>
            <w:left w:val="none" w:sz="0" w:space="0" w:color="auto"/>
            <w:bottom w:val="none" w:sz="0" w:space="0" w:color="auto"/>
            <w:right w:val="none" w:sz="0" w:space="0" w:color="auto"/>
          </w:divBdr>
        </w:div>
        <w:div w:id="1929537075">
          <w:marLeft w:val="640"/>
          <w:marRight w:val="0"/>
          <w:marTop w:val="0"/>
          <w:marBottom w:val="0"/>
          <w:divBdr>
            <w:top w:val="none" w:sz="0" w:space="0" w:color="auto"/>
            <w:left w:val="none" w:sz="0" w:space="0" w:color="auto"/>
            <w:bottom w:val="none" w:sz="0" w:space="0" w:color="auto"/>
            <w:right w:val="none" w:sz="0" w:space="0" w:color="auto"/>
          </w:divBdr>
        </w:div>
        <w:div w:id="1208638766">
          <w:marLeft w:val="640"/>
          <w:marRight w:val="0"/>
          <w:marTop w:val="0"/>
          <w:marBottom w:val="0"/>
          <w:divBdr>
            <w:top w:val="none" w:sz="0" w:space="0" w:color="auto"/>
            <w:left w:val="none" w:sz="0" w:space="0" w:color="auto"/>
            <w:bottom w:val="none" w:sz="0" w:space="0" w:color="auto"/>
            <w:right w:val="none" w:sz="0" w:space="0" w:color="auto"/>
          </w:divBdr>
        </w:div>
        <w:div w:id="1627469526">
          <w:marLeft w:val="640"/>
          <w:marRight w:val="0"/>
          <w:marTop w:val="0"/>
          <w:marBottom w:val="0"/>
          <w:divBdr>
            <w:top w:val="none" w:sz="0" w:space="0" w:color="auto"/>
            <w:left w:val="none" w:sz="0" w:space="0" w:color="auto"/>
            <w:bottom w:val="none" w:sz="0" w:space="0" w:color="auto"/>
            <w:right w:val="none" w:sz="0" w:space="0" w:color="auto"/>
          </w:divBdr>
        </w:div>
        <w:div w:id="1285311654">
          <w:marLeft w:val="640"/>
          <w:marRight w:val="0"/>
          <w:marTop w:val="0"/>
          <w:marBottom w:val="0"/>
          <w:divBdr>
            <w:top w:val="none" w:sz="0" w:space="0" w:color="auto"/>
            <w:left w:val="none" w:sz="0" w:space="0" w:color="auto"/>
            <w:bottom w:val="none" w:sz="0" w:space="0" w:color="auto"/>
            <w:right w:val="none" w:sz="0" w:space="0" w:color="auto"/>
          </w:divBdr>
        </w:div>
        <w:div w:id="323582137">
          <w:marLeft w:val="640"/>
          <w:marRight w:val="0"/>
          <w:marTop w:val="0"/>
          <w:marBottom w:val="0"/>
          <w:divBdr>
            <w:top w:val="none" w:sz="0" w:space="0" w:color="auto"/>
            <w:left w:val="none" w:sz="0" w:space="0" w:color="auto"/>
            <w:bottom w:val="none" w:sz="0" w:space="0" w:color="auto"/>
            <w:right w:val="none" w:sz="0" w:space="0" w:color="auto"/>
          </w:divBdr>
        </w:div>
        <w:div w:id="198513614">
          <w:marLeft w:val="640"/>
          <w:marRight w:val="0"/>
          <w:marTop w:val="0"/>
          <w:marBottom w:val="0"/>
          <w:divBdr>
            <w:top w:val="none" w:sz="0" w:space="0" w:color="auto"/>
            <w:left w:val="none" w:sz="0" w:space="0" w:color="auto"/>
            <w:bottom w:val="none" w:sz="0" w:space="0" w:color="auto"/>
            <w:right w:val="none" w:sz="0" w:space="0" w:color="auto"/>
          </w:divBdr>
        </w:div>
        <w:div w:id="1301303651">
          <w:marLeft w:val="640"/>
          <w:marRight w:val="0"/>
          <w:marTop w:val="0"/>
          <w:marBottom w:val="0"/>
          <w:divBdr>
            <w:top w:val="none" w:sz="0" w:space="0" w:color="auto"/>
            <w:left w:val="none" w:sz="0" w:space="0" w:color="auto"/>
            <w:bottom w:val="none" w:sz="0" w:space="0" w:color="auto"/>
            <w:right w:val="none" w:sz="0" w:space="0" w:color="auto"/>
          </w:divBdr>
        </w:div>
        <w:div w:id="1668048478">
          <w:marLeft w:val="640"/>
          <w:marRight w:val="0"/>
          <w:marTop w:val="0"/>
          <w:marBottom w:val="0"/>
          <w:divBdr>
            <w:top w:val="none" w:sz="0" w:space="0" w:color="auto"/>
            <w:left w:val="none" w:sz="0" w:space="0" w:color="auto"/>
            <w:bottom w:val="none" w:sz="0" w:space="0" w:color="auto"/>
            <w:right w:val="none" w:sz="0" w:space="0" w:color="auto"/>
          </w:divBdr>
        </w:div>
        <w:div w:id="1569920645">
          <w:marLeft w:val="640"/>
          <w:marRight w:val="0"/>
          <w:marTop w:val="0"/>
          <w:marBottom w:val="0"/>
          <w:divBdr>
            <w:top w:val="none" w:sz="0" w:space="0" w:color="auto"/>
            <w:left w:val="none" w:sz="0" w:space="0" w:color="auto"/>
            <w:bottom w:val="none" w:sz="0" w:space="0" w:color="auto"/>
            <w:right w:val="none" w:sz="0" w:space="0" w:color="auto"/>
          </w:divBdr>
        </w:div>
        <w:div w:id="2084835796">
          <w:marLeft w:val="640"/>
          <w:marRight w:val="0"/>
          <w:marTop w:val="0"/>
          <w:marBottom w:val="0"/>
          <w:divBdr>
            <w:top w:val="none" w:sz="0" w:space="0" w:color="auto"/>
            <w:left w:val="none" w:sz="0" w:space="0" w:color="auto"/>
            <w:bottom w:val="none" w:sz="0" w:space="0" w:color="auto"/>
            <w:right w:val="none" w:sz="0" w:space="0" w:color="auto"/>
          </w:divBdr>
        </w:div>
        <w:div w:id="1982925608">
          <w:marLeft w:val="640"/>
          <w:marRight w:val="0"/>
          <w:marTop w:val="0"/>
          <w:marBottom w:val="0"/>
          <w:divBdr>
            <w:top w:val="none" w:sz="0" w:space="0" w:color="auto"/>
            <w:left w:val="none" w:sz="0" w:space="0" w:color="auto"/>
            <w:bottom w:val="none" w:sz="0" w:space="0" w:color="auto"/>
            <w:right w:val="none" w:sz="0" w:space="0" w:color="auto"/>
          </w:divBdr>
        </w:div>
        <w:div w:id="2024623767">
          <w:marLeft w:val="640"/>
          <w:marRight w:val="0"/>
          <w:marTop w:val="0"/>
          <w:marBottom w:val="0"/>
          <w:divBdr>
            <w:top w:val="none" w:sz="0" w:space="0" w:color="auto"/>
            <w:left w:val="none" w:sz="0" w:space="0" w:color="auto"/>
            <w:bottom w:val="none" w:sz="0" w:space="0" w:color="auto"/>
            <w:right w:val="none" w:sz="0" w:space="0" w:color="auto"/>
          </w:divBdr>
        </w:div>
        <w:div w:id="263004647">
          <w:marLeft w:val="640"/>
          <w:marRight w:val="0"/>
          <w:marTop w:val="0"/>
          <w:marBottom w:val="0"/>
          <w:divBdr>
            <w:top w:val="none" w:sz="0" w:space="0" w:color="auto"/>
            <w:left w:val="none" w:sz="0" w:space="0" w:color="auto"/>
            <w:bottom w:val="none" w:sz="0" w:space="0" w:color="auto"/>
            <w:right w:val="none" w:sz="0" w:space="0" w:color="auto"/>
          </w:divBdr>
        </w:div>
        <w:div w:id="520172223">
          <w:marLeft w:val="640"/>
          <w:marRight w:val="0"/>
          <w:marTop w:val="0"/>
          <w:marBottom w:val="0"/>
          <w:divBdr>
            <w:top w:val="none" w:sz="0" w:space="0" w:color="auto"/>
            <w:left w:val="none" w:sz="0" w:space="0" w:color="auto"/>
            <w:bottom w:val="none" w:sz="0" w:space="0" w:color="auto"/>
            <w:right w:val="none" w:sz="0" w:space="0" w:color="auto"/>
          </w:divBdr>
        </w:div>
        <w:div w:id="1302033440">
          <w:marLeft w:val="640"/>
          <w:marRight w:val="0"/>
          <w:marTop w:val="0"/>
          <w:marBottom w:val="0"/>
          <w:divBdr>
            <w:top w:val="none" w:sz="0" w:space="0" w:color="auto"/>
            <w:left w:val="none" w:sz="0" w:space="0" w:color="auto"/>
            <w:bottom w:val="none" w:sz="0" w:space="0" w:color="auto"/>
            <w:right w:val="none" w:sz="0" w:space="0" w:color="auto"/>
          </w:divBdr>
        </w:div>
        <w:div w:id="730160043">
          <w:marLeft w:val="640"/>
          <w:marRight w:val="0"/>
          <w:marTop w:val="0"/>
          <w:marBottom w:val="0"/>
          <w:divBdr>
            <w:top w:val="none" w:sz="0" w:space="0" w:color="auto"/>
            <w:left w:val="none" w:sz="0" w:space="0" w:color="auto"/>
            <w:bottom w:val="none" w:sz="0" w:space="0" w:color="auto"/>
            <w:right w:val="none" w:sz="0" w:space="0" w:color="auto"/>
          </w:divBdr>
        </w:div>
        <w:div w:id="1493061974">
          <w:marLeft w:val="640"/>
          <w:marRight w:val="0"/>
          <w:marTop w:val="0"/>
          <w:marBottom w:val="0"/>
          <w:divBdr>
            <w:top w:val="none" w:sz="0" w:space="0" w:color="auto"/>
            <w:left w:val="none" w:sz="0" w:space="0" w:color="auto"/>
            <w:bottom w:val="none" w:sz="0" w:space="0" w:color="auto"/>
            <w:right w:val="none" w:sz="0" w:space="0" w:color="auto"/>
          </w:divBdr>
        </w:div>
        <w:div w:id="2116291039">
          <w:marLeft w:val="640"/>
          <w:marRight w:val="0"/>
          <w:marTop w:val="0"/>
          <w:marBottom w:val="0"/>
          <w:divBdr>
            <w:top w:val="none" w:sz="0" w:space="0" w:color="auto"/>
            <w:left w:val="none" w:sz="0" w:space="0" w:color="auto"/>
            <w:bottom w:val="none" w:sz="0" w:space="0" w:color="auto"/>
            <w:right w:val="none" w:sz="0" w:space="0" w:color="auto"/>
          </w:divBdr>
        </w:div>
        <w:div w:id="1106581451">
          <w:marLeft w:val="640"/>
          <w:marRight w:val="0"/>
          <w:marTop w:val="0"/>
          <w:marBottom w:val="0"/>
          <w:divBdr>
            <w:top w:val="none" w:sz="0" w:space="0" w:color="auto"/>
            <w:left w:val="none" w:sz="0" w:space="0" w:color="auto"/>
            <w:bottom w:val="none" w:sz="0" w:space="0" w:color="auto"/>
            <w:right w:val="none" w:sz="0" w:space="0" w:color="auto"/>
          </w:divBdr>
        </w:div>
        <w:div w:id="1528174586">
          <w:marLeft w:val="640"/>
          <w:marRight w:val="0"/>
          <w:marTop w:val="0"/>
          <w:marBottom w:val="0"/>
          <w:divBdr>
            <w:top w:val="none" w:sz="0" w:space="0" w:color="auto"/>
            <w:left w:val="none" w:sz="0" w:space="0" w:color="auto"/>
            <w:bottom w:val="none" w:sz="0" w:space="0" w:color="auto"/>
            <w:right w:val="none" w:sz="0" w:space="0" w:color="auto"/>
          </w:divBdr>
        </w:div>
        <w:div w:id="1727487479">
          <w:marLeft w:val="640"/>
          <w:marRight w:val="0"/>
          <w:marTop w:val="0"/>
          <w:marBottom w:val="0"/>
          <w:divBdr>
            <w:top w:val="none" w:sz="0" w:space="0" w:color="auto"/>
            <w:left w:val="none" w:sz="0" w:space="0" w:color="auto"/>
            <w:bottom w:val="none" w:sz="0" w:space="0" w:color="auto"/>
            <w:right w:val="none" w:sz="0" w:space="0" w:color="auto"/>
          </w:divBdr>
        </w:div>
        <w:div w:id="1969512461">
          <w:marLeft w:val="640"/>
          <w:marRight w:val="0"/>
          <w:marTop w:val="0"/>
          <w:marBottom w:val="0"/>
          <w:divBdr>
            <w:top w:val="none" w:sz="0" w:space="0" w:color="auto"/>
            <w:left w:val="none" w:sz="0" w:space="0" w:color="auto"/>
            <w:bottom w:val="none" w:sz="0" w:space="0" w:color="auto"/>
            <w:right w:val="none" w:sz="0" w:space="0" w:color="auto"/>
          </w:divBdr>
        </w:div>
        <w:div w:id="1854881266">
          <w:marLeft w:val="640"/>
          <w:marRight w:val="0"/>
          <w:marTop w:val="0"/>
          <w:marBottom w:val="0"/>
          <w:divBdr>
            <w:top w:val="none" w:sz="0" w:space="0" w:color="auto"/>
            <w:left w:val="none" w:sz="0" w:space="0" w:color="auto"/>
            <w:bottom w:val="none" w:sz="0" w:space="0" w:color="auto"/>
            <w:right w:val="none" w:sz="0" w:space="0" w:color="auto"/>
          </w:divBdr>
        </w:div>
        <w:div w:id="362632142">
          <w:marLeft w:val="640"/>
          <w:marRight w:val="0"/>
          <w:marTop w:val="0"/>
          <w:marBottom w:val="0"/>
          <w:divBdr>
            <w:top w:val="none" w:sz="0" w:space="0" w:color="auto"/>
            <w:left w:val="none" w:sz="0" w:space="0" w:color="auto"/>
            <w:bottom w:val="none" w:sz="0" w:space="0" w:color="auto"/>
            <w:right w:val="none" w:sz="0" w:space="0" w:color="auto"/>
          </w:divBdr>
        </w:div>
        <w:div w:id="701707466">
          <w:marLeft w:val="640"/>
          <w:marRight w:val="0"/>
          <w:marTop w:val="0"/>
          <w:marBottom w:val="0"/>
          <w:divBdr>
            <w:top w:val="none" w:sz="0" w:space="0" w:color="auto"/>
            <w:left w:val="none" w:sz="0" w:space="0" w:color="auto"/>
            <w:bottom w:val="none" w:sz="0" w:space="0" w:color="auto"/>
            <w:right w:val="none" w:sz="0" w:space="0" w:color="auto"/>
          </w:divBdr>
        </w:div>
        <w:div w:id="1335953830">
          <w:marLeft w:val="640"/>
          <w:marRight w:val="0"/>
          <w:marTop w:val="0"/>
          <w:marBottom w:val="0"/>
          <w:divBdr>
            <w:top w:val="none" w:sz="0" w:space="0" w:color="auto"/>
            <w:left w:val="none" w:sz="0" w:space="0" w:color="auto"/>
            <w:bottom w:val="none" w:sz="0" w:space="0" w:color="auto"/>
            <w:right w:val="none" w:sz="0" w:space="0" w:color="auto"/>
          </w:divBdr>
        </w:div>
        <w:div w:id="558828197">
          <w:marLeft w:val="640"/>
          <w:marRight w:val="0"/>
          <w:marTop w:val="0"/>
          <w:marBottom w:val="0"/>
          <w:divBdr>
            <w:top w:val="none" w:sz="0" w:space="0" w:color="auto"/>
            <w:left w:val="none" w:sz="0" w:space="0" w:color="auto"/>
            <w:bottom w:val="none" w:sz="0" w:space="0" w:color="auto"/>
            <w:right w:val="none" w:sz="0" w:space="0" w:color="auto"/>
          </w:divBdr>
        </w:div>
        <w:div w:id="1879586377">
          <w:marLeft w:val="640"/>
          <w:marRight w:val="0"/>
          <w:marTop w:val="0"/>
          <w:marBottom w:val="0"/>
          <w:divBdr>
            <w:top w:val="none" w:sz="0" w:space="0" w:color="auto"/>
            <w:left w:val="none" w:sz="0" w:space="0" w:color="auto"/>
            <w:bottom w:val="none" w:sz="0" w:space="0" w:color="auto"/>
            <w:right w:val="none" w:sz="0" w:space="0" w:color="auto"/>
          </w:divBdr>
        </w:div>
        <w:div w:id="570193790">
          <w:marLeft w:val="640"/>
          <w:marRight w:val="0"/>
          <w:marTop w:val="0"/>
          <w:marBottom w:val="0"/>
          <w:divBdr>
            <w:top w:val="none" w:sz="0" w:space="0" w:color="auto"/>
            <w:left w:val="none" w:sz="0" w:space="0" w:color="auto"/>
            <w:bottom w:val="none" w:sz="0" w:space="0" w:color="auto"/>
            <w:right w:val="none" w:sz="0" w:space="0" w:color="auto"/>
          </w:divBdr>
        </w:div>
        <w:div w:id="1413236757">
          <w:marLeft w:val="640"/>
          <w:marRight w:val="0"/>
          <w:marTop w:val="0"/>
          <w:marBottom w:val="0"/>
          <w:divBdr>
            <w:top w:val="none" w:sz="0" w:space="0" w:color="auto"/>
            <w:left w:val="none" w:sz="0" w:space="0" w:color="auto"/>
            <w:bottom w:val="none" w:sz="0" w:space="0" w:color="auto"/>
            <w:right w:val="none" w:sz="0" w:space="0" w:color="auto"/>
          </w:divBdr>
        </w:div>
        <w:div w:id="1597907203">
          <w:marLeft w:val="640"/>
          <w:marRight w:val="0"/>
          <w:marTop w:val="0"/>
          <w:marBottom w:val="0"/>
          <w:divBdr>
            <w:top w:val="none" w:sz="0" w:space="0" w:color="auto"/>
            <w:left w:val="none" w:sz="0" w:space="0" w:color="auto"/>
            <w:bottom w:val="none" w:sz="0" w:space="0" w:color="auto"/>
            <w:right w:val="none" w:sz="0" w:space="0" w:color="auto"/>
          </w:divBdr>
        </w:div>
        <w:div w:id="1982542498">
          <w:marLeft w:val="640"/>
          <w:marRight w:val="0"/>
          <w:marTop w:val="0"/>
          <w:marBottom w:val="0"/>
          <w:divBdr>
            <w:top w:val="none" w:sz="0" w:space="0" w:color="auto"/>
            <w:left w:val="none" w:sz="0" w:space="0" w:color="auto"/>
            <w:bottom w:val="none" w:sz="0" w:space="0" w:color="auto"/>
            <w:right w:val="none" w:sz="0" w:space="0" w:color="auto"/>
          </w:divBdr>
        </w:div>
        <w:div w:id="437219475">
          <w:marLeft w:val="640"/>
          <w:marRight w:val="0"/>
          <w:marTop w:val="0"/>
          <w:marBottom w:val="0"/>
          <w:divBdr>
            <w:top w:val="none" w:sz="0" w:space="0" w:color="auto"/>
            <w:left w:val="none" w:sz="0" w:space="0" w:color="auto"/>
            <w:bottom w:val="none" w:sz="0" w:space="0" w:color="auto"/>
            <w:right w:val="none" w:sz="0" w:space="0" w:color="auto"/>
          </w:divBdr>
        </w:div>
        <w:div w:id="1854876510">
          <w:marLeft w:val="640"/>
          <w:marRight w:val="0"/>
          <w:marTop w:val="0"/>
          <w:marBottom w:val="0"/>
          <w:divBdr>
            <w:top w:val="none" w:sz="0" w:space="0" w:color="auto"/>
            <w:left w:val="none" w:sz="0" w:space="0" w:color="auto"/>
            <w:bottom w:val="none" w:sz="0" w:space="0" w:color="auto"/>
            <w:right w:val="none" w:sz="0" w:space="0" w:color="auto"/>
          </w:divBdr>
        </w:div>
        <w:div w:id="1075670127">
          <w:marLeft w:val="640"/>
          <w:marRight w:val="0"/>
          <w:marTop w:val="0"/>
          <w:marBottom w:val="0"/>
          <w:divBdr>
            <w:top w:val="none" w:sz="0" w:space="0" w:color="auto"/>
            <w:left w:val="none" w:sz="0" w:space="0" w:color="auto"/>
            <w:bottom w:val="none" w:sz="0" w:space="0" w:color="auto"/>
            <w:right w:val="none" w:sz="0" w:space="0" w:color="auto"/>
          </w:divBdr>
        </w:div>
        <w:div w:id="20061097">
          <w:marLeft w:val="640"/>
          <w:marRight w:val="0"/>
          <w:marTop w:val="0"/>
          <w:marBottom w:val="0"/>
          <w:divBdr>
            <w:top w:val="none" w:sz="0" w:space="0" w:color="auto"/>
            <w:left w:val="none" w:sz="0" w:space="0" w:color="auto"/>
            <w:bottom w:val="none" w:sz="0" w:space="0" w:color="auto"/>
            <w:right w:val="none" w:sz="0" w:space="0" w:color="auto"/>
          </w:divBdr>
        </w:div>
        <w:div w:id="860893061">
          <w:marLeft w:val="640"/>
          <w:marRight w:val="0"/>
          <w:marTop w:val="0"/>
          <w:marBottom w:val="0"/>
          <w:divBdr>
            <w:top w:val="none" w:sz="0" w:space="0" w:color="auto"/>
            <w:left w:val="none" w:sz="0" w:space="0" w:color="auto"/>
            <w:bottom w:val="none" w:sz="0" w:space="0" w:color="auto"/>
            <w:right w:val="none" w:sz="0" w:space="0" w:color="auto"/>
          </w:divBdr>
        </w:div>
        <w:div w:id="171192496">
          <w:marLeft w:val="640"/>
          <w:marRight w:val="0"/>
          <w:marTop w:val="0"/>
          <w:marBottom w:val="0"/>
          <w:divBdr>
            <w:top w:val="none" w:sz="0" w:space="0" w:color="auto"/>
            <w:left w:val="none" w:sz="0" w:space="0" w:color="auto"/>
            <w:bottom w:val="none" w:sz="0" w:space="0" w:color="auto"/>
            <w:right w:val="none" w:sz="0" w:space="0" w:color="auto"/>
          </w:divBdr>
        </w:div>
        <w:div w:id="1695420099">
          <w:marLeft w:val="640"/>
          <w:marRight w:val="0"/>
          <w:marTop w:val="0"/>
          <w:marBottom w:val="0"/>
          <w:divBdr>
            <w:top w:val="none" w:sz="0" w:space="0" w:color="auto"/>
            <w:left w:val="none" w:sz="0" w:space="0" w:color="auto"/>
            <w:bottom w:val="none" w:sz="0" w:space="0" w:color="auto"/>
            <w:right w:val="none" w:sz="0" w:space="0" w:color="auto"/>
          </w:divBdr>
        </w:div>
        <w:div w:id="1753627659">
          <w:marLeft w:val="640"/>
          <w:marRight w:val="0"/>
          <w:marTop w:val="0"/>
          <w:marBottom w:val="0"/>
          <w:divBdr>
            <w:top w:val="none" w:sz="0" w:space="0" w:color="auto"/>
            <w:left w:val="none" w:sz="0" w:space="0" w:color="auto"/>
            <w:bottom w:val="none" w:sz="0" w:space="0" w:color="auto"/>
            <w:right w:val="none" w:sz="0" w:space="0" w:color="auto"/>
          </w:divBdr>
        </w:div>
        <w:div w:id="66264797">
          <w:marLeft w:val="640"/>
          <w:marRight w:val="0"/>
          <w:marTop w:val="0"/>
          <w:marBottom w:val="0"/>
          <w:divBdr>
            <w:top w:val="none" w:sz="0" w:space="0" w:color="auto"/>
            <w:left w:val="none" w:sz="0" w:space="0" w:color="auto"/>
            <w:bottom w:val="none" w:sz="0" w:space="0" w:color="auto"/>
            <w:right w:val="none" w:sz="0" w:space="0" w:color="auto"/>
          </w:divBdr>
        </w:div>
        <w:div w:id="665286060">
          <w:marLeft w:val="640"/>
          <w:marRight w:val="0"/>
          <w:marTop w:val="0"/>
          <w:marBottom w:val="0"/>
          <w:divBdr>
            <w:top w:val="none" w:sz="0" w:space="0" w:color="auto"/>
            <w:left w:val="none" w:sz="0" w:space="0" w:color="auto"/>
            <w:bottom w:val="none" w:sz="0" w:space="0" w:color="auto"/>
            <w:right w:val="none" w:sz="0" w:space="0" w:color="auto"/>
          </w:divBdr>
        </w:div>
        <w:div w:id="2136561358">
          <w:marLeft w:val="640"/>
          <w:marRight w:val="0"/>
          <w:marTop w:val="0"/>
          <w:marBottom w:val="0"/>
          <w:divBdr>
            <w:top w:val="none" w:sz="0" w:space="0" w:color="auto"/>
            <w:left w:val="none" w:sz="0" w:space="0" w:color="auto"/>
            <w:bottom w:val="none" w:sz="0" w:space="0" w:color="auto"/>
            <w:right w:val="none" w:sz="0" w:space="0" w:color="auto"/>
          </w:divBdr>
        </w:div>
        <w:div w:id="974916819">
          <w:marLeft w:val="640"/>
          <w:marRight w:val="0"/>
          <w:marTop w:val="0"/>
          <w:marBottom w:val="0"/>
          <w:divBdr>
            <w:top w:val="none" w:sz="0" w:space="0" w:color="auto"/>
            <w:left w:val="none" w:sz="0" w:space="0" w:color="auto"/>
            <w:bottom w:val="none" w:sz="0" w:space="0" w:color="auto"/>
            <w:right w:val="none" w:sz="0" w:space="0" w:color="auto"/>
          </w:divBdr>
        </w:div>
        <w:div w:id="22949910">
          <w:marLeft w:val="640"/>
          <w:marRight w:val="0"/>
          <w:marTop w:val="0"/>
          <w:marBottom w:val="0"/>
          <w:divBdr>
            <w:top w:val="none" w:sz="0" w:space="0" w:color="auto"/>
            <w:left w:val="none" w:sz="0" w:space="0" w:color="auto"/>
            <w:bottom w:val="none" w:sz="0" w:space="0" w:color="auto"/>
            <w:right w:val="none" w:sz="0" w:space="0" w:color="auto"/>
          </w:divBdr>
        </w:div>
        <w:div w:id="1698312329">
          <w:marLeft w:val="640"/>
          <w:marRight w:val="0"/>
          <w:marTop w:val="0"/>
          <w:marBottom w:val="0"/>
          <w:divBdr>
            <w:top w:val="none" w:sz="0" w:space="0" w:color="auto"/>
            <w:left w:val="none" w:sz="0" w:space="0" w:color="auto"/>
            <w:bottom w:val="none" w:sz="0" w:space="0" w:color="auto"/>
            <w:right w:val="none" w:sz="0" w:space="0" w:color="auto"/>
          </w:divBdr>
        </w:div>
        <w:div w:id="158472402">
          <w:marLeft w:val="640"/>
          <w:marRight w:val="0"/>
          <w:marTop w:val="0"/>
          <w:marBottom w:val="0"/>
          <w:divBdr>
            <w:top w:val="none" w:sz="0" w:space="0" w:color="auto"/>
            <w:left w:val="none" w:sz="0" w:space="0" w:color="auto"/>
            <w:bottom w:val="none" w:sz="0" w:space="0" w:color="auto"/>
            <w:right w:val="none" w:sz="0" w:space="0" w:color="auto"/>
          </w:divBdr>
        </w:div>
        <w:div w:id="804469088">
          <w:marLeft w:val="640"/>
          <w:marRight w:val="0"/>
          <w:marTop w:val="0"/>
          <w:marBottom w:val="0"/>
          <w:divBdr>
            <w:top w:val="none" w:sz="0" w:space="0" w:color="auto"/>
            <w:left w:val="none" w:sz="0" w:space="0" w:color="auto"/>
            <w:bottom w:val="none" w:sz="0" w:space="0" w:color="auto"/>
            <w:right w:val="none" w:sz="0" w:space="0" w:color="auto"/>
          </w:divBdr>
        </w:div>
        <w:div w:id="1131242113">
          <w:marLeft w:val="640"/>
          <w:marRight w:val="0"/>
          <w:marTop w:val="0"/>
          <w:marBottom w:val="0"/>
          <w:divBdr>
            <w:top w:val="none" w:sz="0" w:space="0" w:color="auto"/>
            <w:left w:val="none" w:sz="0" w:space="0" w:color="auto"/>
            <w:bottom w:val="none" w:sz="0" w:space="0" w:color="auto"/>
            <w:right w:val="none" w:sz="0" w:space="0" w:color="auto"/>
          </w:divBdr>
        </w:div>
        <w:div w:id="279188827">
          <w:marLeft w:val="640"/>
          <w:marRight w:val="0"/>
          <w:marTop w:val="0"/>
          <w:marBottom w:val="0"/>
          <w:divBdr>
            <w:top w:val="none" w:sz="0" w:space="0" w:color="auto"/>
            <w:left w:val="none" w:sz="0" w:space="0" w:color="auto"/>
            <w:bottom w:val="none" w:sz="0" w:space="0" w:color="auto"/>
            <w:right w:val="none" w:sz="0" w:space="0" w:color="auto"/>
          </w:divBdr>
        </w:div>
        <w:div w:id="1307005059">
          <w:marLeft w:val="640"/>
          <w:marRight w:val="0"/>
          <w:marTop w:val="0"/>
          <w:marBottom w:val="0"/>
          <w:divBdr>
            <w:top w:val="none" w:sz="0" w:space="0" w:color="auto"/>
            <w:left w:val="none" w:sz="0" w:space="0" w:color="auto"/>
            <w:bottom w:val="none" w:sz="0" w:space="0" w:color="auto"/>
            <w:right w:val="none" w:sz="0" w:space="0" w:color="auto"/>
          </w:divBdr>
        </w:div>
        <w:div w:id="1365012944">
          <w:marLeft w:val="640"/>
          <w:marRight w:val="0"/>
          <w:marTop w:val="0"/>
          <w:marBottom w:val="0"/>
          <w:divBdr>
            <w:top w:val="none" w:sz="0" w:space="0" w:color="auto"/>
            <w:left w:val="none" w:sz="0" w:space="0" w:color="auto"/>
            <w:bottom w:val="none" w:sz="0" w:space="0" w:color="auto"/>
            <w:right w:val="none" w:sz="0" w:space="0" w:color="auto"/>
          </w:divBdr>
        </w:div>
        <w:div w:id="1905024123">
          <w:marLeft w:val="640"/>
          <w:marRight w:val="0"/>
          <w:marTop w:val="0"/>
          <w:marBottom w:val="0"/>
          <w:divBdr>
            <w:top w:val="none" w:sz="0" w:space="0" w:color="auto"/>
            <w:left w:val="none" w:sz="0" w:space="0" w:color="auto"/>
            <w:bottom w:val="none" w:sz="0" w:space="0" w:color="auto"/>
            <w:right w:val="none" w:sz="0" w:space="0" w:color="auto"/>
          </w:divBdr>
        </w:div>
        <w:div w:id="2036729923">
          <w:marLeft w:val="640"/>
          <w:marRight w:val="0"/>
          <w:marTop w:val="0"/>
          <w:marBottom w:val="0"/>
          <w:divBdr>
            <w:top w:val="none" w:sz="0" w:space="0" w:color="auto"/>
            <w:left w:val="none" w:sz="0" w:space="0" w:color="auto"/>
            <w:bottom w:val="none" w:sz="0" w:space="0" w:color="auto"/>
            <w:right w:val="none" w:sz="0" w:space="0" w:color="auto"/>
          </w:divBdr>
        </w:div>
        <w:div w:id="2055234404">
          <w:marLeft w:val="640"/>
          <w:marRight w:val="0"/>
          <w:marTop w:val="0"/>
          <w:marBottom w:val="0"/>
          <w:divBdr>
            <w:top w:val="none" w:sz="0" w:space="0" w:color="auto"/>
            <w:left w:val="none" w:sz="0" w:space="0" w:color="auto"/>
            <w:bottom w:val="none" w:sz="0" w:space="0" w:color="auto"/>
            <w:right w:val="none" w:sz="0" w:space="0" w:color="auto"/>
          </w:divBdr>
        </w:div>
        <w:div w:id="108741575">
          <w:marLeft w:val="640"/>
          <w:marRight w:val="0"/>
          <w:marTop w:val="0"/>
          <w:marBottom w:val="0"/>
          <w:divBdr>
            <w:top w:val="none" w:sz="0" w:space="0" w:color="auto"/>
            <w:left w:val="none" w:sz="0" w:space="0" w:color="auto"/>
            <w:bottom w:val="none" w:sz="0" w:space="0" w:color="auto"/>
            <w:right w:val="none" w:sz="0" w:space="0" w:color="auto"/>
          </w:divBdr>
        </w:div>
        <w:div w:id="1168207990">
          <w:marLeft w:val="640"/>
          <w:marRight w:val="0"/>
          <w:marTop w:val="0"/>
          <w:marBottom w:val="0"/>
          <w:divBdr>
            <w:top w:val="none" w:sz="0" w:space="0" w:color="auto"/>
            <w:left w:val="none" w:sz="0" w:space="0" w:color="auto"/>
            <w:bottom w:val="none" w:sz="0" w:space="0" w:color="auto"/>
            <w:right w:val="none" w:sz="0" w:space="0" w:color="auto"/>
          </w:divBdr>
        </w:div>
        <w:div w:id="1977300779">
          <w:marLeft w:val="640"/>
          <w:marRight w:val="0"/>
          <w:marTop w:val="0"/>
          <w:marBottom w:val="0"/>
          <w:divBdr>
            <w:top w:val="none" w:sz="0" w:space="0" w:color="auto"/>
            <w:left w:val="none" w:sz="0" w:space="0" w:color="auto"/>
            <w:bottom w:val="none" w:sz="0" w:space="0" w:color="auto"/>
            <w:right w:val="none" w:sz="0" w:space="0" w:color="auto"/>
          </w:divBdr>
        </w:div>
        <w:div w:id="24989004">
          <w:marLeft w:val="640"/>
          <w:marRight w:val="0"/>
          <w:marTop w:val="0"/>
          <w:marBottom w:val="0"/>
          <w:divBdr>
            <w:top w:val="none" w:sz="0" w:space="0" w:color="auto"/>
            <w:left w:val="none" w:sz="0" w:space="0" w:color="auto"/>
            <w:bottom w:val="none" w:sz="0" w:space="0" w:color="auto"/>
            <w:right w:val="none" w:sz="0" w:space="0" w:color="auto"/>
          </w:divBdr>
        </w:div>
        <w:div w:id="2136871885">
          <w:marLeft w:val="640"/>
          <w:marRight w:val="0"/>
          <w:marTop w:val="0"/>
          <w:marBottom w:val="0"/>
          <w:divBdr>
            <w:top w:val="none" w:sz="0" w:space="0" w:color="auto"/>
            <w:left w:val="none" w:sz="0" w:space="0" w:color="auto"/>
            <w:bottom w:val="none" w:sz="0" w:space="0" w:color="auto"/>
            <w:right w:val="none" w:sz="0" w:space="0" w:color="auto"/>
          </w:divBdr>
        </w:div>
        <w:div w:id="761343772">
          <w:marLeft w:val="640"/>
          <w:marRight w:val="0"/>
          <w:marTop w:val="0"/>
          <w:marBottom w:val="0"/>
          <w:divBdr>
            <w:top w:val="none" w:sz="0" w:space="0" w:color="auto"/>
            <w:left w:val="none" w:sz="0" w:space="0" w:color="auto"/>
            <w:bottom w:val="none" w:sz="0" w:space="0" w:color="auto"/>
            <w:right w:val="none" w:sz="0" w:space="0" w:color="auto"/>
          </w:divBdr>
        </w:div>
        <w:div w:id="1354109298">
          <w:marLeft w:val="640"/>
          <w:marRight w:val="0"/>
          <w:marTop w:val="0"/>
          <w:marBottom w:val="0"/>
          <w:divBdr>
            <w:top w:val="none" w:sz="0" w:space="0" w:color="auto"/>
            <w:left w:val="none" w:sz="0" w:space="0" w:color="auto"/>
            <w:bottom w:val="none" w:sz="0" w:space="0" w:color="auto"/>
            <w:right w:val="none" w:sz="0" w:space="0" w:color="auto"/>
          </w:divBdr>
        </w:div>
        <w:div w:id="1624727725">
          <w:marLeft w:val="640"/>
          <w:marRight w:val="0"/>
          <w:marTop w:val="0"/>
          <w:marBottom w:val="0"/>
          <w:divBdr>
            <w:top w:val="none" w:sz="0" w:space="0" w:color="auto"/>
            <w:left w:val="none" w:sz="0" w:space="0" w:color="auto"/>
            <w:bottom w:val="none" w:sz="0" w:space="0" w:color="auto"/>
            <w:right w:val="none" w:sz="0" w:space="0" w:color="auto"/>
          </w:divBdr>
        </w:div>
        <w:div w:id="1778476230">
          <w:marLeft w:val="640"/>
          <w:marRight w:val="0"/>
          <w:marTop w:val="0"/>
          <w:marBottom w:val="0"/>
          <w:divBdr>
            <w:top w:val="none" w:sz="0" w:space="0" w:color="auto"/>
            <w:left w:val="none" w:sz="0" w:space="0" w:color="auto"/>
            <w:bottom w:val="none" w:sz="0" w:space="0" w:color="auto"/>
            <w:right w:val="none" w:sz="0" w:space="0" w:color="auto"/>
          </w:divBdr>
        </w:div>
        <w:div w:id="646016176">
          <w:marLeft w:val="640"/>
          <w:marRight w:val="0"/>
          <w:marTop w:val="0"/>
          <w:marBottom w:val="0"/>
          <w:divBdr>
            <w:top w:val="none" w:sz="0" w:space="0" w:color="auto"/>
            <w:left w:val="none" w:sz="0" w:space="0" w:color="auto"/>
            <w:bottom w:val="none" w:sz="0" w:space="0" w:color="auto"/>
            <w:right w:val="none" w:sz="0" w:space="0" w:color="auto"/>
          </w:divBdr>
        </w:div>
        <w:div w:id="969020471">
          <w:marLeft w:val="640"/>
          <w:marRight w:val="0"/>
          <w:marTop w:val="0"/>
          <w:marBottom w:val="0"/>
          <w:divBdr>
            <w:top w:val="none" w:sz="0" w:space="0" w:color="auto"/>
            <w:left w:val="none" w:sz="0" w:space="0" w:color="auto"/>
            <w:bottom w:val="none" w:sz="0" w:space="0" w:color="auto"/>
            <w:right w:val="none" w:sz="0" w:space="0" w:color="auto"/>
          </w:divBdr>
        </w:div>
        <w:div w:id="259879472">
          <w:marLeft w:val="640"/>
          <w:marRight w:val="0"/>
          <w:marTop w:val="0"/>
          <w:marBottom w:val="0"/>
          <w:divBdr>
            <w:top w:val="none" w:sz="0" w:space="0" w:color="auto"/>
            <w:left w:val="none" w:sz="0" w:space="0" w:color="auto"/>
            <w:bottom w:val="none" w:sz="0" w:space="0" w:color="auto"/>
            <w:right w:val="none" w:sz="0" w:space="0" w:color="auto"/>
          </w:divBdr>
        </w:div>
        <w:div w:id="869952046">
          <w:marLeft w:val="640"/>
          <w:marRight w:val="0"/>
          <w:marTop w:val="0"/>
          <w:marBottom w:val="0"/>
          <w:divBdr>
            <w:top w:val="none" w:sz="0" w:space="0" w:color="auto"/>
            <w:left w:val="none" w:sz="0" w:space="0" w:color="auto"/>
            <w:bottom w:val="none" w:sz="0" w:space="0" w:color="auto"/>
            <w:right w:val="none" w:sz="0" w:space="0" w:color="auto"/>
          </w:divBdr>
        </w:div>
        <w:div w:id="179439362">
          <w:marLeft w:val="640"/>
          <w:marRight w:val="0"/>
          <w:marTop w:val="0"/>
          <w:marBottom w:val="0"/>
          <w:divBdr>
            <w:top w:val="none" w:sz="0" w:space="0" w:color="auto"/>
            <w:left w:val="none" w:sz="0" w:space="0" w:color="auto"/>
            <w:bottom w:val="none" w:sz="0" w:space="0" w:color="auto"/>
            <w:right w:val="none" w:sz="0" w:space="0" w:color="auto"/>
          </w:divBdr>
        </w:div>
        <w:div w:id="1648045516">
          <w:marLeft w:val="640"/>
          <w:marRight w:val="0"/>
          <w:marTop w:val="0"/>
          <w:marBottom w:val="0"/>
          <w:divBdr>
            <w:top w:val="none" w:sz="0" w:space="0" w:color="auto"/>
            <w:left w:val="none" w:sz="0" w:space="0" w:color="auto"/>
            <w:bottom w:val="none" w:sz="0" w:space="0" w:color="auto"/>
            <w:right w:val="none" w:sz="0" w:space="0" w:color="auto"/>
          </w:divBdr>
        </w:div>
        <w:div w:id="2125491589">
          <w:marLeft w:val="640"/>
          <w:marRight w:val="0"/>
          <w:marTop w:val="0"/>
          <w:marBottom w:val="0"/>
          <w:divBdr>
            <w:top w:val="none" w:sz="0" w:space="0" w:color="auto"/>
            <w:left w:val="none" w:sz="0" w:space="0" w:color="auto"/>
            <w:bottom w:val="none" w:sz="0" w:space="0" w:color="auto"/>
            <w:right w:val="none" w:sz="0" w:space="0" w:color="auto"/>
          </w:divBdr>
        </w:div>
        <w:div w:id="939139520">
          <w:marLeft w:val="640"/>
          <w:marRight w:val="0"/>
          <w:marTop w:val="0"/>
          <w:marBottom w:val="0"/>
          <w:divBdr>
            <w:top w:val="none" w:sz="0" w:space="0" w:color="auto"/>
            <w:left w:val="none" w:sz="0" w:space="0" w:color="auto"/>
            <w:bottom w:val="none" w:sz="0" w:space="0" w:color="auto"/>
            <w:right w:val="none" w:sz="0" w:space="0" w:color="auto"/>
          </w:divBdr>
        </w:div>
        <w:div w:id="1713767127">
          <w:marLeft w:val="640"/>
          <w:marRight w:val="0"/>
          <w:marTop w:val="0"/>
          <w:marBottom w:val="0"/>
          <w:divBdr>
            <w:top w:val="none" w:sz="0" w:space="0" w:color="auto"/>
            <w:left w:val="none" w:sz="0" w:space="0" w:color="auto"/>
            <w:bottom w:val="none" w:sz="0" w:space="0" w:color="auto"/>
            <w:right w:val="none" w:sz="0" w:space="0" w:color="auto"/>
          </w:divBdr>
        </w:div>
        <w:div w:id="1877084961">
          <w:marLeft w:val="640"/>
          <w:marRight w:val="0"/>
          <w:marTop w:val="0"/>
          <w:marBottom w:val="0"/>
          <w:divBdr>
            <w:top w:val="none" w:sz="0" w:space="0" w:color="auto"/>
            <w:left w:val="none" w:sz="0" w:space="0" w:color="auto"/>
            <w:bottom w:val="none" w:sz="0" w:space="0" w:color="auto"/>
            <w:right w:val="none" w:sz="0" w:space="0" w:color="auto"/>
          </w:divBdr>
        </w:div>
        <w:div w:id="210582546">
          <w:marLeft w:val="640"/>
          <w:marRight w:val="0"/>
          <w:marTop w:val="0"/>
          <w:marBottom w:val="0"/>
          <w:divBdr>
            <w:top w:val="none" w:sz="0" w:space="0" w:color="auto"/>
            <w:left w:val="none" w:sz="0" w:space="0" w:color="auto"/>
            <w:bottom w:val="none" w:sz="0" w:space="0" w:color="auto"/>
            <w:right w:val="none" w:sz="0" w:space="0" w:color="auto"/>
          </w:divBdr>
        </w:div>
        <w:div w:id="363018343">
          <w:marLeft w:val="640"/>
          <w:marRight w:val="0"/>
          <w:marTop w:val="0"/>
          <w:marBottom w:val="0"/>
          <w:divBdr>
            <w:top w:val="none" w:sz="0" w:space="0" w:color="auto"/>
            <w:left w:val="none" w:sz="0" w:space="0" w:color="auto"/>
            <w:bottom w:val="none" w:sz="0" w:space="0" w:color="auto"/>
            <w:right w:val="none" w:sz="0" w:space="0" w:color="auto"/>
          </w:divBdr>
        </w:div>
        <w:div w:id="1902398972">
          <w:marLeft w:val="640"/>
          <w:marRight w:val="0"/>
          <w:marTop w:val="0"/>
          <w:marBottom w:val="0"/>
          <w:divBdr>
            <w:top w:val="none" w:sz="0" w:space="0" w:color="auto"/>
            <w:left w:val="none" w:sz="0" w:space="0" w:color="auto"/>
            <w:bottom w:val="none" w:sz="0" w:space="0" w:color="auto"/>
            <w:right w:val="none" w:sz="0" w:space="0" w:color="auto"/>
          </w:divBdr>
        </w:div>
        <w:div w:id="1430275056">
          <w:marLeft w:val="640"/>
          <w:marRight w:val="0"/>
          <w:marTop w:val="0"/>
          <w:marBottom w:val="0"/>
          <w:divBdr>
            <w:top w:val="none" w:sz="0" w:space="0" w:color="auto"/>
            <w:left w:val="none" w:sz="0" w:space="0" w:color="auto"/>
            <w:bottom w:val="none" w:sz="0" w:space="0" w:color="auto"/>
            <w:right w:val="none" w:sz="0" w:space="0" w:color="auto"/>
          </w:divBdr>
        </w:div>
        <w:div w:id="1603298416">
          <w:marLeft w:val="640"/>
          <w:marRight w:val="0"/>
          <w:marTop w:val="0"/>
          <w:marBottom w:val="0"/>
          <w:divBdr>
            <w:top w:val="none" w:sz="0" w:space="0" w:color="auto"/>
            <w:left w:val="none" w:sz="0" w:space="0" w:color="auto"/>
            <w:bottom w:val="none" w:sz="0" w:space="0" w:color="auto"/>
            <w:right w:val="none" w:sz="0" w:space="0" w:color="auto"/>
          </w:divBdr>
        </w:div>
        <w:div w:id="1192762378">
          <w:marLeft w:val="640"/>
          <w:marRight w:val="0"/>
          <w:marTop w:val="0"/>
          <w:marBottom w:val="0"/>
          <w:divBdr>
            <w:top w:val="none" w:sz="0" w:space="0" w:color="auto"/>
            <w:left w:val="none" w:sz="0" w:space="0" w:color="auto"/>
            <w:bottom w:val="none" w:sz="0" w:space="0" w:color="auto"/>
            <w:right w:val="none" w:sz="0" w:space="0" w:color="auto"/>
          </w:divBdr>
        </w:div>
        <w:div w:id="1126894217">
          <w:marLeft w:val="640"/>
          <w:marRight w:val="0"/>
          <w:marTop w:val="0"/>
          <w:marBottom w:val="0"/>
          <w:divBdr>
            <w:top w:val="none" w:sz="0" w:space="0" w:color="auto"/>
            <w:left w:val="none" w:sz="0" w:space="0" w:color="auto"/>
            <w:bottom w:val="none" w:sz="0" w:space="0" w:color="auto"/>
            <w:right w:val="none" w:sz="0" w:space="0" w:color="auto"/>
          </w:divBdr>
        </w:div>
        <w:div w:id="839387014">
          <w:marLeft w:val="640"/>
          <w:marRight w:val="0"/>
          <w:marTop w:val="0"/>
          <w:marBottom w:val="0"/>
          <w:divBdr>
            <w:top w:val="none" w:sz="0" w:space="0" w:color="auto"/>
            <w:left w:val="none" w:sz="0" w:space="0" w:color="auto"/>
            <w:bottom w:val="none" w:sz="0" w:space="0" w:color="auto"/>
            <w:right w:val="none" w:sz="0" w:space="0" w:color="auto"/>
          </w:divBdr>
        </w:div>
      </w:divsChild>
    </w:div>
    <w:div w:id="953437041">
      <w:bodyDiv w:val="1"/>
      <w:marLeft w:val="0"/>
      <w:marRight w:val="0"/>
      <w:marTop w:val="0"/>
      <w:marBottom w:val="0"/>
      <w:divBdr>
        <w:top w:val="none" w:sz="0" w:space="0" w:color="auto"/>
        <w:left w:val="none" w:sz="0" w:space="0" w:color="auto"/>
        <w:bottom w:val="none" w:sz="0" w:space="0" w:color="auto"/>
        <w:right w:val="none" w:sz="0" w:space="0" w:color="auto"/>
      </w:divBdr>
      <w:divsChild>
        <w:div w:id="1194687888">
          <w:marLeft w:val="640"/>
          <w:marRight w:val="0"/>
          <w:marTop w:val="0"/>
          <w:marBottom w:val="0"/>
          <w:divBdr>
            <w:top w:val="none" w:sz="0" w:space="0" w:color="auto"/>
            <w:left w:val="none" w:sz="0" w:space="0" w:color="auto"/>
            <w:bottom w:val="none" w:sz="0" w:space="0" w:color="auto"/>
            <w:right w:val="none" w:sz="0" w:space="0" w:color="auto"/>
          </w:divBdr>
        </w:div>
        <w:div w:id="958217070">
          <w:marLeft w:val="640"/>
          <w:marRight w:val="0"/>
          <w:marTop w:val="0"/>
          <w:marBottom w:val="0"/>
          <w:divBdr>
            <w:top w:val="none" w:sz="0" w:space="0" w:color="auto"/>
            <w:left w:val="none" w:sz="0" w:space="0" w:color="auto"/>
            <w:bottom w:val="none" w:sz="0" w:space="0" w:color="auto"/>
            <w:right w:val="none" w:sz="0" w:space="0" w:color="auto"/>
          </w:divBdr>
        </w:div>
        <w:div w:id="355271474">
          <w:marLeft w:val="640"/>
          <w:marRight w:val="0"/>
          <w:marTop w:val="0"/>
          <w:marBottom w:val="0"/>
          <w:divBdr>
            <w:top w:val="none" w:sz="0" w:space="0" w:color="auto"/>
            <w:left w:val="none" w:sz="0" w:space="0" w:color="auto"/>
            <w:bottom w:val="none" w:sz="0" w:space="0" w:color="auto"/>
            <w:right w:val="none" w:sz="0" w:space="0" w:color="auto"/>
          </w:divBdr>
        </w:div>
        <w:div w:id="183595406">
          <w:marLeft w:val="640"/>
          <w:marRight w:val="0"/>
          <w:marTop w:val="0"/>
          <w:marBottom w:val="0"/>
          <w:divBdr>
            <w:top w:val="none" w:sz="0" w:space="0" w:color="auto"/>
            <w:left w:val="none" w:sz="0" w:space="0" w:color="auto"/>
            <w:bottom w:val="none" w:sz="0" w:space="0" w:color="auto"/>
            <w:right w:val="none" w:sz="0" w:space="0" w:color="auto"/>
          </w:divBdr>
        </w:div>
        <w:div w:id="1810198177">
          <w:marLeft w:val="640"/>
          <w:marRight w:val="0"/>
          <w:marTop w:val="0"/>
          <w:marBottom w:val="0"/>
          <w:divBdr>
            <w:top w:val="none" w:sz="0" w:space="0" w:color="auto"/>
            <w:left w:val="none" w:sz="0" w:space="0" w:color="auto"/>
            <w:bottom w:val="none" w:sz="0" w:space="0" w:color="auto"/>
            <w:right w:val="none" w:sz="0" w:space="0" w:color="auto"/>
          </w:divBdr>
        </w:div>
        <w:div w:id="1098216587">
          <w:marLeft w:val="640"/>
          <w:marRight w:val="0"/>
          <w:marTop w:val="0"/>
          <w:marBottom w:val="0"/>
          <w:divBdr>
            <w:top w:val="none" w:sz="0" w:space="0" w:color="auto"/>
            <w:left w:val="none" w:sz="0" w:space="0" w:color="auto"/>
            <w:bottom w:val="none" w:sz="0" w:space="0" w:color="auto"/>
            <w:right w:val="none" w:sz="0" w:space="0" w:color="auto"/>
          </w:divBdr>
        </w:div>
        <w:div w:id="709721290">
          <w:marLeft w:val="640"/>
          <w:marRight w:val="0"/>
          <w:marTop w:val="0"/>
          <w:marBottom w:val="0"/>
          <w:divBdr>
            <w:top w:val="none" w:sz="0" w:space="0" w:color="auto"/>
            <w:left w:val="none" w:sz="0" w:space="0" w:color="auto"/>
            <w:bottom w:val="none" w:sz="0" w:space="0" w:color="auto"/>
            <w:right w:val="none" w:sz="0" w:space="0" w:color="auto"/>
          </w:divBdr>
        </w:div>
        <w:div w:id="48768764">
          <w:marLeft w:val="640"/>
          <w:marRight w:val="0"/>
          <w:marTop w:val="0"/>
          <w:marBottom w:val="0"/>
          <w:divBdr>
            <w:top w:val="none" w:sz="0" w:space="0" w:color="auto"/>
            <w:left w:val="none" w:sz="0" w:space="0" w:color="auto"/>
            <w:bottom w:val="none" w:sz="0" w:space="0" w:color="auto"/>
            <w:right w:val="none" w:sz="0" w:space="0" w:color="auto"/>
          </w:divBdr>
        </w:div>
        <w:div w:id="730928033">
          <w:marLeft w:val="640"/>
          <w:marRight w:val="0"/>
          <w:marTop w:val="0"/>
          <w:marBottom w:val="0"/>
          <w:divBdr>
            <w:top w:val="none" w:sz="0" w:space="0" w:color="auto"/>
            <w:left w:val="none" w:sz="0" w:space="0" w:color="auto"/>
            <w:bottom w:val="none" w:sz="0" w:space="0" w:color="auto"/>
            <w:right w:val="none" w:sz="0" w:space="0" w:color="auto"/>
          </w:divBdr>
        </w:div>
        <w:div w:id="643897178">
          <w:marLeft w:val="640"/>
          <w:marRight w:val="0"/>
          <w:marTop w:val="0"/>
          <w:marBottom w:val="0"/>
          <w:divBdr>
            <w:top w:val="none" w:sz="0" w:space="0" w:color="auto"/>
            <w:left w:val="none" w:sz="0" w:space="0" w:color="auto"/>
            <w:bottom w:val="none" w:sz="0" w:space="0" w:color="auto"/>
            <w:right w:val="none" w:sz="0" w:space="0" w:color="auto"/>
          </w:divBdr>
        </w:div>
        <w:div w:id="1469472562">
          <w:marLeft w:val="640"/>
          <w:marRight w:val="0"/>
          <w:marTop w:val="0"/>
          <w:marBottom w:val="0"/>
          <w:divBdr>
            <w:top w:val="none" w:sz="0" w:space="0" w:color="auto"/>
            <w:left w:val="none" w:sz="0" w:space="0" w:color="auto"/>
            <w:bottom w:val="none" w:sz="0" w:space="0" w:color="auto"/>
            <w:right w:val="none" w:sz="0" w:space="0" w:color="auto"/>
          </w:divBdr>
        </w:div>
        <w:div w:id="543686730">
          <w:marLeft w:val="640"/>
          <w:marRight w:val="0"/>
          <w:marTop w:val="0"/>
          <w:marBottom w:val="0"/>
          <w:divBdr>
            <w:top w:val="none" w:sz="0" w:space="0" w:color="auto"/>
            <w:left w:val="none" w:sz="0" w:space="0" w:color="auto"/>
            <w:bottom w:val="none" w:sz="0" w:space="0" w:color="auto"/>
            <w:right w:val="none" w:sz="0" w:space="0" w:color="auto"/>
          </w:divBdr>
        </w:div>
        <w:div w:id="827938612">
          <w:marLeft w:val="640"/>
          <w:marRight w:val="0"/>
          <w:marTop w:val="0"/>
          <w:marBottom w:val="0"/>
          <w:divBdr>
            <w:top w:val="none" w:sz="0" w:space="0" w:color="auto"/>
            <w:left w:val="none" w:sz="0" w:space="0" w:color="auto"/>
            <w:bottom w:val="none" w:sz="0" w:space="0" w:color="auto"/>
            <w:right w:val="none" w:sz="0" w:space="0" w:color="auto"/>
          </w:divBdr>
        </w:div>
        <w:div w:id="431166610">
          <w:marLeft w:val="640"/>
          <w:marRight w:val="0"/>
          <w:marTop w:val="0"/>
          <w:marBottom w:val="0"/>
          <w:divBdr>
            <w:top w:val="none" w:sz="0" w:space="0" w:color="auto"/>
            <w:left w:val="none" w:sz="0" w:space="0" w:color="auto"/>
            <w:bottom w:val="none" w:sz="0" w:space="0" w:color="auto"/>
            <w:right w:val="none" w:sz="0" w:space="0" w:color="auto"/>
          </w:divBdr>
        </w:div>
        <w:div w:id="732585961">
          <w:marLeft w:val="640"/>
          <w:marRight w:val="0"/>
          <w:marTop w:val="0"/>
          <w:marBottom w:val="0"/>
          <w:divBdr>
            <w:top w:val="none" w:sz="0" w:space="0" w:color="auto"/>
            <w:left w:val="none" w:sz="0" w:space="0" w:color="auto"/>
            <w:bottom w:val="none" w:sz="0" w:space="0" w:color="auto"/>
            <w:right w:val="none" w:sz="0" w:space="0" w:color="auto"/>
          </w:divBdr>
        </w:div>
        <w:div w:id="537277066">
          <w:marLeft w:val="640"/>
          <w:marRight w:val="0"/>
          <w:marTop w:val="0"/>
          <w:marBottom w:val="0"/>
          <w:divBdr>
            <w:top w:val="none" w:sz="0" w:space="0" w:color="auto"/>
            <w:left w:val="none" w:sz="0" w:space="0" w:color="auto"/>
            <w:bottom w:val="none" w:sz="0" w:space="0" w:color="auto"/>
            <w:right w:val="none" w:sz="0" w:space="0" w:color="auto"/>
          </w:divBdr>
        </w:div>
        <w:div w:id="1732999301">
          <w:marLeft w:val="640"/>
          <w:marRight w:val="0"/>
          <w:marTop w:val="0"/>
          <w:marBottom w:val="0"/>
          <w:divBdr>
            <w:top w:val="none" w:sz="0" w:space="0" w:color="auto"/>
            <w:left w:val="none" w:sz="0" w:space="0" w:color="auto"/>
            <w:bottom w:val="none" w:sz="0" w:space="0" w:color="auto"/>
            <w:right w:val="none" w:sz="0" w:space="0" w:color="auto"/>
          </w:divBdr>
        </w:div>
        <w:div w:id="815955114">
          <w:marLeft w:val="640"/>
          <w:marRight w:val="0"/>
          <w:marTop w:val="0"/>
          <w:marBottom w:val="0"/>
          <w:divBdr>
            <w:top w:val="none" w:sz="0" w:space="0" w:color="auto"/>
            <w:left w:val="none" w:sz="0" w:space="0" w:color="auto"/>
            <w:bottom w:val="none" w:sz="0" w:space="0" w:color="auto"/>
            <w:right w:val="none" w:sz="0" w:space="0" w:color="auto"/>
          </w:divBdr>
        </w:div>
        <w:div w:id="871918097">
          <w:marLeft w:val="640"/>
          <w:marRight w:val="0"/>
          <w:marTop w:val="0"/>
          <w:marBottom w:val="0"/>
          <w:divBdr>
            <w:top w:val="none" w:sz="0" w:space="0" w:color="auto"/>
            <w:left w:val="none" w:sz="0" w:space="0" w:color="auto"/>
            <w:bottom w:val="none" w:sz="0" w:space="0" w:color="auto"/>
            <w:right w:val="none" w:sz="0" w:space="0" w:color="auto"/>
          </w:divBdr>
        </w:div>
        <w:div w:id="939528873">
          <w:marLeft w:val="640"/>
          <w:marRight w:val="0"/>
          <w:marTop w:val="0"/>
          <w:marBottom w:val="0"/>
          <w:divBdr>
            <w:top w:val="none" w:sz="0" w:space="0" w:color="auto"/>
            <w:left w:val="none" w:sz="0" w:space="0" w:color="auto"/>
            <w:bottom w:val="none" w:sz="0" w:space="0" w:color="auto"/>
            <w:right w:val="none" w:sz="0" w:space="0" w:color="auto"/>
          </w:divBdr>
        </w:div>
        <w:div w:id="2085952238">
          <w:marLeft w:val="640"/>
          <w:marRight w:val="0"/>
          <w:marTop w:val="0"/>
          <w:marBottom w:val="0"/>
          <w:divBdr>
            <w:top w:val="none" w:sz="0" w:space="0" w:color="auto"/>
            <w:left w:val="none" w:sz="0" w:space="0" w:color="auto"/>
            <w:bottom w:val="none" w:sz="0" w:space="0" w:color="auto"/>
            <w:right w:val="none" w:sz="0" w:space="0" w:color="auto"/>
          </w:divBdr>
        </w:div>
        <w:div w:id="1026561499">
          <w:marLeft w:val="640"/>
          <w:marRight w:val="0"/>
          <w:marTop w:val="0"/>
          <w:marBottom w:val="0"/>
          <w:divBdr>
            <w:top w:val="none" w:sz="0" w:space="0" w:color="auto"/>
            <w:left w:val="none" w:sz="0" w:space="0" w:color="auto"/>
            <w:bottom w:val="none" w:sz="0" w:space="0" w:color="auto"/>
            <w:right w:val="none" w:sz="0" w:space="0" w:color="auto"/>
          </w:divBdr>
        </w:div>
        <w:div w:id="1915898649">
          <w:marLeft w:val="640"/>
          <w:marRight w:val="0"/>
          <w:marTop w:val="0"/>
          <w:marBottom w:val="0"/>
          <w:divBdr>
            <w:top w:val="none" w:sz="0" w:space="0" w:color="auto"/>
            <w:left w:val="none" w:sz="0" w:space="0" w:color="auto"/>
            <w:bottom w:val="none" w:sz="0" w:space="0" w:color="auto"/>
            <w:right w:val="none" w:sz="0" w:space="0" w:color="auto"/>
          </w:divBdr>
        </w:div>
        <w:div w:id="527108852">
          <w:marLeft w:val="640"/>
          <w:marRight w:val="0"/>
          <w:marTop w:val="0"/>
          <w:marBottom w:val="0"/>
          <w:divBdr>
            <w:top w:val="none" w:sz="0" w:space="0" w:color="auto"/>
            <w:left w:val="none" w:sz="0" w:space="0" w:color="auto"/>
            <w:bottom w:val="none" w:sz="0" w:space="0" w:color="auto"/>
            <w:right w:val="none" w:sz="0" w:space="0" w:color="auto"/>
          </w:divBdr>
        </w:div>
        <w:div w:id="894974992">
          <w:marLeft w:val="640"/>
          <w:marRight w:val="0"/>
          <w:marTop w:val="0"/>
          <w:marBottom w:val="0"/>
          <w:divBdr>
            <w:top w:val="none" w:sz="0" w:space="0" w:color="auto"/>
            <w:left w:val="none" w:sz="0" w:space="0" w:color="auto"/>
            <w:bottom w:val="none" w:sz="0" w:space="0" w:color="auto"/>
            <w:right w:val="none" w:sz="0" w:space="0" w:color="auto"/>
          </w:divBdr>
        </w:div>
        <w:div w:id="1180269750">
          <w:marLeft w:val="640"/>
          <w:marRight w:val="0"/>
          <w:marTop w:val="0"/>
          <w:marBottom w:val="0"/>
          <w:divBdr>
            <w:top w:val="none" w:sz="0" w:space="0" w:color="auto"/>
            <w:left w:val="none" w:sz="0" w:space="0" w:color="auto"/>
            <w:bottom w:val="none" w:sz="0" w:space="0" w:color="auto"/>
            <w:right w:val="none" w:sz="0" w:space="0" w:color="auto"/>
          </w:divBdr>
        </w:div>
        <w:div w:id="1994672971">
          <w:marLeft w:val="640"/>
          <w:marRight w:val="0"/>
          <w:marTop w:val="0"/>
          <w:marBottom w:val="0"/>
          <w:divBdr>
            <w:top w:val="none" w:sz="0" w:space="0" w:color="auto"/>
            <w:left w:val="none" w:sz="0" w:space="0" w:color="auto"/>
            <w:bottom w:val="none" w:sz="0" w:space="0" w:color="auto"/>
            <w:right w:val="none" w:sz="0" w:space="0" w:color="auto"/>
          </w:divBdr>
        </w:div>
        <w:div w:id="768963783">
          <w:marLeft w:val="640"/>
          <w:marRight w:val="0"/>
          <w:marTop w:val="0"/>
          <w:marBottom w:val="0"/>
          <w:divBdr>
            <w:top w:val="none" w:sz="0" w:space="0" w:color="auto"/>
            <w:left w:val="none" w:sz="0" w:space="0" w:color="auto"/>
            <w:bottom w:val="none" w:sz="0" w:space="0" w:color="auto"/>
            <w:right w:val="none" w:sz="0" w:space="0" w:color="auto"/>
          </w:divBdr>
        </w:div>
        <w:div w:id="378162806">
          <w:marLeft w:val="640"/>
          <w:marRight w:val="0"/>
          <w:marTop w:val="0"/>
          <w:marBottom w:val="0"/>
          <w:divBdr>
            <w:top w:val="none" w:sz="0" w:space="0" w:color="auto"/>
            <w:left w:val="none" w:sz="0" w:space="0" w:color="auto"/>
            <w:bottom w:val="none" w:sz="0" w:space="0" w:color="auto"/>
            <w:right w:val="none" w:sz="0" w:space="0" w:color="auto"/>
          </w:divBdr>
        </w:div>
        <w:div w:id="671877875">
          <w:marLeft w:val="640"/>
          <w:marRight w:val="0"/>
          <w:marTop w:val="0"/>
          <w:marBottom w:val="0"/>
          <w:divBdr>
            <w:top w:val="none" w:sz="0" w:space="0" w:color="auto"/>
            <w:left w:val="none" w:sz="0" w:space="0" w:color="auto"/>
            <w:bottom w:val="none" w:sz="0" w:space="0" w:color="auto"/>
            <w:right w:val="none" w:sz="0" w:space="0" w:color="auto"/>
          </w:divBdr>
        </w:div>
        <w:div w:id="146673198">
          <w:marLeft w:val="640"/>
          <w:marRight w:val="0"/>
          <w:marTop w:val="0"/>
          <w:marBottom w:val="0"/>
          <w:divBdr>
            <w:top w:val="none" w:sz="0" w:space="0" w:color="auto"/>
            <w:left w:val="none" w:sz="0" w:space="0" w:color="auto"/>
            <w:bottom w:val="none" w:sz="0" w:space="0" w:color="auto"/>
            <w:right w:val="none" w:sz="0" w:space="0" w:color="auto"/>
          </w:divBdr>
        </w:div>
        <w:div w:id="182746987">
          <w:marLeft w:val="640"/>
          <w:marRight w:val="0"/>
          <w:marTop w:val="0"/>
          <w:marBottom w:val="0"/>
          <w:divBdr>
            <w:top w:val="none" w:sz="0" w:space="0" w:color="auto"/>
            <w:left w:val="none" w:sz="0" w:space="0" w:color="auto"/>
            <w:bottom w:val="none" w:sz="0" w:space="0" w:color="auto"/>
            <w:right w:val="none" w:sz="0" w:space="0" w:color="auto"/>
          </w:divBdr>
        </w:div>
        <w:div w:id="1269504235">
          <w:marLeft w:val="640"/>
          <w:marRight w:val="0"/>
          <w:marTop w:val="0"/>
          <w:marBottom w:val="0"/>
          <w:divBdr>
            <w:top w:val="none" w:sz="0" w:space="0" w:color="auto"/>
            <w:left w:val="none" w:sz="0" w:space="0" w:color="auto"/>
            <w:bottom w:val="none" w:sz="0" w:space="0" w:color="auto"/>
            <w:right w:val="none" w:sz="0" w:space="0" w:color="auto"/>
          </w:divBdr>
        </w:div>
        <w:div w:id="187910371">
          <w:marLeft w:val="640"/>
          <w:marRight w:val="0"/>
          <w:marTop w:val="0"/>
          <w:marBottom w:val="0"/>
          <w:divBdr>
            <w:top w:val="none" w:sz="0" w:space="0" w:color="auto"/>
            <w:left w:val="none" w:sz="0" w:space="0" w:color="auto"/>
            <w:bottom w:val="none" w:sz="0" w:space="0" w:color="auto"/>
            <w:right w:val="none" w:sz="0" w:space="0" w:color="auto"/>
          </w:divBdr>
        </w:div>
        <w:div w:id="1393501601">
          <w:marLeft w:val="640"/>
          <w:marRight w:val="0"/>
          <w:marTop w:val="0"/>
          <w:marBottom w:val="0"/>
          <w:divBdr>
            <w:top w:val="none" w:sz="0" w:space="0" w:color="auto"/>
            <w:left w:val="none" w:sz="0" w:space="0" w:color="auto"/>
            <w:bottom w:val="none" w:sz="0" w:space="0" w:color="auto"/>
            <w:right w:val="none" w:sz="0" w:space="0" w:color="auto"/>
          </w:divBdr>
        </w:div>
        <w:div w:id="776952246">
          <w:marLeft w:val="640"/>
          <w:marRight w:val="0"/>
          <w:marTop w:val="0"/>
          <w:marBottom w:val="0"/>
          <w:divBdr>
            <w:top w:val="none" w:sz="0" w:space="0" w:color="auto"/>
            <w:left w:val="none" w:sz="0" w:space="0" w:color="auto"/>
            <w:bottom w:val="none" w:sz="0" w:space="0" w:color="auto"/>
            <w:right w:val="none" w:sz="0" w:space="0" w:color="auto"/>
          </w:divBdr>
        </w:div>
        <w:div w:id="1303969794">
          <w:marLeft w:val="640"/>
          <w:marRight w:val="0"/>
          <w:marTop w:val="0"/>
          <w:marBottom w:val="0"/>
          <w:divBdr>
            <w:top w:val="none" w:sz="0" w:space="0" w:color="auto"/>
            <w:left w:val="none" w:sz="0" w:space="0" w:color="auto"/>
            <w:bottom w:val="none" w:sz="0" w:space="0" w:color="auto"/>
            <w:right w:val="none" w:sz="0" w:space="0" w:color="auto"/>
          </w:divBdr>
        </w:div>
        <w:div w:id="1388919494">
          <w:marLeft w:val="640"/>
          <w:marRight w:val="0"/>
          <w:marTop w:val="0"/>
          <w:marBottom w:val="0"/>
          <w:divBdr>
            <w:top w:val="none" w:sz="0" w:space="0" w:color="auto"/>
            <w:left w:val="none" w:sz="0" w:space="0" w:color="auto"/>
            <w:bottom w:val="none" w:sz="0" w:space="0" w:color="auto"/>
            <w:right w:val="none" w:sz="0" w:space="0" w:color="auto"/>
          </w:divBdr>
        </w:div>
        <w:div w:id="1670133562">
          <w:marLeft w:val="640"/>
          <w:marRight w:val="0"/>
          <w:marTop w:val="0"/>
          <w:marBottom w:val="0"/>
          <w:divBdr>
            <w:top w:val="none" w:sz="0" w:space="0" w:color="auto"/>
            <w:left w:val="none" w:sz="0" w:space="0" w:color="auto"/>
            <w:bottom w:val="none" w:sz="0" w:space="0" w:color="auto"/>
            <w:right w:val="none" w:sz="0" w:space="0" w:color="auto"/>
          </w:divBdr>
        </w:div>
        <w:div w:id="1284313908">
          <w:marLeft w:val="640"/>
          <w:marRight w:val="0"/>
          <w:marTop w:val="0"/>
          <w:marBottom w:val="0"/>
          <w:divBdr>
            <w:top w:val="none" w:sz="0" w:space="0" w:color="auto"/>
            <w:left w:val="none" w:sz="0" w:space="0" w:color="auto"/>
            <w:bottom w:val="none" w:sz="0" w:space="0" w:color="auto"/>
            <w:right w:val="none" w:sz="0" w:space="0" w:color="auto"/>
          </w:divBdr>
        </w:div>
        <w:div w:id="1180198367">
          <w:marLeft w:val="640"/>
          <w:marRight w:val="0"/>
          <w:marTop w:val="0"/>
          <w:marBottom w:val="0"/>
          <w:divBdr>
            <w:top w:val="none" w:sz="0" w:space="0" w:color="auto"/>
            <w:left w:val="none" w:sz="0" w:space="0" w:color="auto"/>
            <w:bottom w:val="none" w:sz="0" w:space="0" w:color="auto"/>
            <w:right w:val="none" w:sz="0" w:space="0" w:color="auto"/>
          </w:divBdr>
        </w:div>
        <w:div w:id="1278370218">
          <w:marLeft w:val="640"/>
          <w:marRight w:val="0"/>
          <w:marTop w:val="0"/>
          <w:marBottom w:val="0"/>
          <w:divBdr>
            <w:top w:val="none" w:sz="0" w:space="0" w:color="auto"/>
            <w:left w:val="none" w:sz="0" w:space="0" w:color="auto"/>
            <w:bottom w:val="none" w:sz="0" w:space="0" w:color="auto"/>
            <w:right w:val="none" w:sz="0" w:space="0" w:color="auto"/>
          </w:divBdr>
        </w:div>
        <w:div w:id="1680346296">
          <w:marLeft w:val="640"/>
          <w:marRight w:val="0"/>
          <w:marTop w:val="0"/>
          <w:marBottom w:val="0"/>
          <w:divBdr>
            <w:top w:val="none" w:sz="0" w:space="0" w:color="auto"/>
            <w:left w:val="none" w:sz="0" w:space="0" w:color="auto"/>
            <w:bottom w:val="none" w:sz="0" w:space="0" w:color="auto"/>
            <w:right w:val="none" w:sz="0" w:space="0" w:color="auto"/>
          </w:divBdr>
        </w:div>
        <w:div w:id="1967199105">
          <w:marLeft w:val="640"/>
          <w:marRight w:val="0"/>
          <w:marTop w:val="0"/>
          <w:marBottom w:val="0"/>
          <w:divBdr>
            <w:top w:val="none" w:sz="0" w:space="0" w:color="auto"/>
            <w:left w:val="none" w:sz="0" w:space="0" w:color="auto"/>
            <w:bottom w:val="none" w:sz="0" w:space="0" w:color="auto"/>
            <w:right w:val="none" w:sz="0" w:space="0" w:color="auto"/>
          </w:divBdr>
        </w:div>
        <w:div w:id="923953541">
          <w:marLeft w:val="640"/>
          <w:marRight w:val="0"/>
          <w:marTop w:val="0"/>
          <w:marBottom w:val="0"/>
          <w:divBdr>
            <w:top w:val="none" w:sz="0" w:space="0" w:color="auto"/>
            <w:left w:val="none" w:sz="0" w:space="0" w:color="auto"/>
            <w:bottom w:val="none" w:sz="0" w:space="0" w:color="auto"/>
            <w:right w:val="none" w:sz="0" w:space="0" w:color="auto"/>
          </w:divBdr>
        </w:div>
        <w:div w:id="742603760">
          <w:marLeft w:val="640"/>
          <w:marRight w:val="0"/>
          <w:marTop w:val="0"/>
          <w:marBottom w:val="0"/>
          <w:divBdr>
            <w:top w:val="none" w:sz="0" w:space="0" w:color="auto"/>
            <w:left w:val="none" w:sz="0" w:space="0" w:color="auto"/>
            <w:bottom w:val="none" w:sz="0" w:space="0" w:color="auto"/>
            <w:right w:val="none" w:sz="0" w:space="0" w:color="auto"/>
          </w:divBdr>
        </w:div>
        <w:div w:id="7876582">
          <w:marLeft w:val="640"/>
          <w:marRight w:val="0"/>
          <w:marTop w:val="0"/>
          <w:marBottom w:val="0"/>
          <w:divBdr>
            <w:top w:val="none" w:sz="0" w:space="0" w:color="auto"/>
            <w:left w:val="none" w:sz="0" w:space="0" w:color="auto"/>
            <w:bottom w:val="none" w:sz="0" w:space="0" w:color="auto"/>
            <w:right w:val="none" w:sz="0" w:space="0" w:color="auto"/>
          </w:divBdr>
        </w:div>
        <w:div w:id="307708815">
          <w:marLeft w:val="640"/>
          <w:marRight w:val="0"/>
          <w:marTop w:val="0"/>
          <w:marBottom w:val="0"/>
          <w:divBdr>
            <w:top w:val="none" w:sz="0" w:space="0" w:color="auto"/>
            <w:left w:val="none" w:sz="0" w:space="0" w:color="auto"/>
            <w:bottom w:val="none" w:sz="0" w:space="0" w:color="auto"/>
            <w:right w:val="none" w:sz="0" w:space="0" w:color="auto"/>
          </w:divBdr>
        </w:div>
        <w:div w:id="1659651906">
          <w:marLeft w:val="640"/>
          <w:marRight w:val="0"/>
          <w:marTop w:val="0"/>
          <w:marBottom w:val="0"/>
          <w:divBdr>
            <w:top w:val="none" w:sz="0" w:space="0" w:color="auto"/>
            <w:left w:val="none" w:sz="0" w:space="0" w:color="auto"/>
            <w:bottom w:val="none" w:sz="0" w:space="0" w:color="auto"/>
            <w:right w:val="none" w:sz="0" w:space="0" w:color="auto"/>
          </w:divBdr>
        </w:div>
        <w:div w:id="1094089076">
          <w:marLeft w:val="640"/>
          <w:marRight w:val="0"/>
          <w:marTop w:val="0"/>
          <w:marBottom w:val="0"/>
          <w:divBdr>
            <w:top w:val="none" w:sz="0" w:space="0" w:color="auto"/>
            <w:left w:val="none" w:sz="0" w:space="0" w:color="auto"/>
            <w:bottom w:val="none" w:sz="0" w:space="0" w:color="auto"/>
            <w:right w:val="none" w:sz="0" w:space="0" w:color="auto"/>
          </w:divBdr>
        </w:div>
        <w:div w:id="285965451">
          <w:marLeft w:val="640"/>
          <w:marRight w:val="0"/>
          <w:marTop w:val="0"/>
          <w:marBottom w:val="0"/>
          <w:divBdr>
            <w:top w:val="none" w:sz="0" w:space="0" w:color="auto"/>
            <w:left w:val="none" w:sz="0" w:space="0" w:color="auto"/>
            <w:bottom w:val="none" w:sz="0" w:space="0" w:color="auto"/>
            <w:right w:val="none" w:sz="0" w:space="0" w:color="auto"/>
          </w:divBdr>
        </w:div>
        <w:div w:id="118305467">
          <w:marLeft w:val="640"/>
          <w:marRight w:val="0"/>
          <w:marTop w:val="0"/>
          <w:marBottom w:val="0"/>
          <w:divBdr>
            <w:top w:val="none" w:sz="0" w:space="0" w:color="auto"/>
            <w:left w:val="none" w:sz="0" w:space="0" w:color="auto"/>
            <w:bottom w:val="none" w:sz="0" w:space="0" w:color="auto"/>
            <w:right w:val="none" w:sz="0" w:space="0" w:color="auto"/>
          </w:divBdr>
        </w:div>
        <w:div w:id="1106003699">
          <w:marLeft w:val="640"/>
          <w:marRight w:val="0"/>
          <w:marTop w:val="0"/>
          <w:marBottom w:val="0"/>
          <w:divBdr>
            <w:top w:val="none" w:sz="0" w:space="0" w:color="auto"/>
            <w:left w:val="none" w:sz="0" w:space="0" w:color="auto"/>
            <w:bottom w:val="none" w:sz="0" w:space="0" w:color="auto"/>
            <w:right w:val="none" w:sz="0" w:space="0" w:color="auto"/>
          </w:divBdr>
        </w:div>
        <w:div w:id="1828671899">
          <w:marLeft w:val="640"/>
          <w:marRight w:val="0"/>
          <w:marTop w:val="0"/>
          <w:marBottom w:val="0"/>
          <w:divBdr>
            <w:top w:val="none" w:sz="0" w:space="0" w:color="auto"/>
            <w:left w:val="none" w:sz="0" w:space="0" w:color="auto"/>
            <w:bottom w:val="none" w:sz="0" w:space="0" w:color="auto"/>
            <w:right w:val="none" w:sz="0" w:space="0" w:color="auto"/>
          </w:divBdr>
        </w:div>
        <w:div w:id="1287394279">
          <w:marLeft w:val="640"/>
          <w:marRight w:val="0"/>
          <w:marTop w:val="0"/>
          <w:marBottom w:val="0"/>
          <w:divBdr>
            <w:top w:val="none" w:sz="0" w:space="0" w:color="auto"/>
            <w:left w:val="none" w:sz="0" w:space="0" w:color="auto"/>
            <w:bottom w:val="none" w:sz="0" w:space="0" w:color="auto"/>
            <w:right w:val="none" w:sz="0" w:space="0" w:color="auto"/>
          </w:divBdr>
        </w:div>
        <w:div w:id="333529070">
          <w:marLeft w:val="640"/>
          <w:marRight w:val="0"/>
          <w:marTop w:val="0"/>
          <w:marBottom w:val="0"/>
          <w:divBdr>
            <w:top w:val="none" w:sz="0" w:space="0" w:color="auto"/>
            <w:left w:val="none" w:sz="0" w:space="0" w:color="auto"/>
            <w:bottom w:val="none" w:sz="0" w:space="0" w:color="auto"/>
            <w:right w:val="none" w:sz="0" w:space="0" w:color="auto"/>
          </w:divBdr>
        </w:div>
        <w:div w:id="384959448">
          <w:marLeft w:val="640"/>
          <w:marRight w:val="0"/>
          <w:marTop w:val="0"/>
          <w:marBottom w:val="0"/>
          <w:divBdr>
            <w:top w:val="none" w:sz="0" w:space="0" w:color="auto"/>
            <w:left w:val="none" w:sz="0" w:space="0" w:color="auto"/>
            <w:bottom w:val="none" w:sz="0" w:space="0" w:color="auto"/>
            <w:right w:val="none" w:sz="0" w:space="0" w:color="auto"/>
          </w:divBdr>
        </w:div>
        <w:div w:id="61300356">
          <w:marLeft w:val="640"/>
          <w:marRight w:val="0"/>
          <w:marTop w:val="0"/>
          <w:marBottom w:val="0"/>
          <w:divBdr>
            <w:top w:val="none" w:sz="0" w:space="0" w:color="auto"/>
            <w:left w:val="none" w:sz="0" w:space="0" w:color="auto"/>
            <w:bottom w:val="none" w:sz="0" w:space="0" w:color="auto"/>
            <w:right w:val="none" w:sz="0" w:space="0" w:color="auto"/>
          </w:divBdr>
        </w:div>
        <w:div w:id="209607851">
          <w:marLeft w:val="640"/>
          <w:marRight w:val="0"/>
          <w:marTop w:val="0"/>
          <w:marBottom w:val="0"/>
          <w:divBdr>
            <w:top w:val="none" w:sz="0" w:space="0" w:color="auto"/>
            <w:left w:val="none" w:sz="0" w:space="0" w:color="auto"/>
            <w:bottom w:val="none" w:sz="0" w:space="0" w:color="auto"/>
            <w:right w:val="none" w:sz="0" w:space="0" w:color="auto"/>
          </w:divBdr>
        </w:div>
        <w:div w:id="1060059687">
          <w:marLeft w:val="640"/>
          <w:marRight w:val="0"/>
          <w:marTop w:val="0"/>
          <w:marBottom w:val="0"/>
          <w:divBdr>
            <w:top w:val="none" w:sz="0" w:space="0" w:color="auto"/>
            <w:left w:val="none" w:sz="0" w:space="0" w:color="auto"/>
            <w:bottom w:val="none" w:sz="0" w:space="0" w:color="auto"/>
            <w:right w:val="none" w:sz="0" w:space="0" w:color="auto"/>
          </w:divBdr>
        </w:div>
        <w:div w:id="64304075">
          <w:marLeft w:val="640"/>
          <w:marRight w:val="0"/>
          <w:marTop w:val="0"/>
          <w:marBottom w:val="0"/>
          <w:divBdr>
            <w:top w:val="none" w:sz="0" w:space="0" w:color="auto"/>
            <w:left w:val="none" w:sz="0" w:space="0" w:color="auto"/>
            <w:bottom w:val="none" w:sz="0" w:space="0" w:color="auto"/>
            <w:right w:val="none" w:sz="0" w:space="0" w:color="auto"/>
          </w:divBdr>
        </w:div>
        <w:div w:id="447117891">
          <w:marLeft w:val="640"/>
          <w:marRight w:val="0"/>
          <w:marTop w:val="0"/>
          <w:marBottom w:val="0"/>
          <w:divBdr>
            <w:top w:val="none" w:sz="0" w:space="0" w:color="auto"/>
            <w:left w:val="none" w:sz="0" w:space="0" w:color="auto"/>
            <w:bottom w:val="none" w:sz="0" w:space="0" w:color="auto"/>
            <w:right w:val="none" w:sz="0" w:space="0" w:color="auto"/>
          </w:divBdr>
        </w:div>
        <w:div w:id="21327848">
          <w:marLeft w:val="640"/>
          <w:marRight w:val="0"/>
          <w:marTop w:val="0"/>
          <w:marBottom w:val="0"/>
          <w:divBdr>
            <w:top w:val="none" w:sz="0" w:space="0" w:color="auto"/>
            <w:left w:val="none" w:sz="0" w:space="0" w:color="auto"/>
            <w:bottom w:val="none" w:sz="0" w:space="0" w:color="auto"/>
            <w:right w:val="none" w:sz="0" w:space="0" w:color="auto"/>
          </w:divBdr>
        </w:div>
        <w:div w:id="1227833696">
          <w:marLeft w:val="640"/>
          <w:marRight w:val="0"/>
          <w:marTop w:val="0"/>
          <w:marBottom w:val="0"/>
          <w:divBdr>
            <w:top w:val="none" w:sz="0" w:space="0" w:color="auto"/>
            <w:left w:val="none" w:sz="0" w:space="0" w:color="auto"/>
            <w:bottom w:val="none" w:sz="0" w:space="0" w:color="auto"/>
            <w:right w:val="none" w:sz="0" w:space="0" w:color="auto"/>
          </w:divBdr>
        </w:div>
        <w:div w:id="586422322">
          <w:marLeft w:val="640"/>
          <w:marRight w:val="0"/>
          <w:marTop w:val="0"/>
          <w:marBottom w:val="0"/>
          <w:divBdr>
            <w:top w:val="none" w:sz="0" w:space="0" w:color="auto"/>
            <w:left w:val="none" w:sz="0" w:space="0" w:color="auto"/>
            <w:bottom w:val="none" w:sz="0" w:space="0" w:color="auto"/>
            <w:right w:val="none" w:sz="0" w:space="0" w:color="auto"/>
          </w:divBdr>
        </w:div>
        <w:div w:id="1352874198">
          <w:marLeft w:val="640"/>
          <w:marRight w:val="0"/>
          <w:marTop w:val="0"/>
          <w:marBottom w:val="0"/>
          <w:divBdr>
            <w:top w:val="none" w:sz="0" w:space="0" w:color="auto"/>
            <w:left w:val="none" w:sz="0" w:space="0" w:color="auto"/>
            <w:bottom w:val="none" w:sz="0" w:space="0" w:color="auto"/>
            <w:right w:val="none" w:sz="0" w:space="0" w:color="auto"/>
          </w:divBdr>
        </w:div>
        <w:div w:id="1886673514">
          <w:marLeft w:val="640"/>
          <w:marRight w:val="0"/>
          <w:marTop w:val="0"/>
          <w:marBottom w:val="0"/>
          <w:divBdr>
            <w:top w:val="none" w:sz="0" w:space="0" w:color="auto"/>
            <w:left w:val="none" w:sz="0" w:space="0" w:color="auto"/>
            <w:bottom w:val="none" w:sz="0" w:space="0" w:color="auto"/>
            <w:right w:val="none" w:sz="0" w:space="0" w:color="auto"/>
          </w:divBdr>
        </w:div>
        <w:div w:id="1094472056">
          <w:marLeft w:val="640"/>
          <w:marRight w:val="0"/>
          <w:marTop w:val="0"/>
          <w:marBottom w:val="0"/>
          <w:divBdr>
            <w:top w:val="none" w:sz="0" w:space="0" w:color="auto"/>
            <w:left w:val="none" w:sz="0" w:space="0" w:color="auto"/>
            <w:bottom w:val="none" w:sz="0" w:space="0" w:color="auto"/>
            <w:right w:val="none" w:sz="0" w:space="0" w:color="auto"/>
          </w:divBdr>
        </w:div>
        <w:div w:id="377323442">
          <w:marLeft w:val="640"/>
          <w:marRight w:val="0"/>
          <w:marTop w:val="0"/>
          <w:marBottom w:val="0"/>
          <w:divBdr>
            <w:top w:val="none" w:sz="0" w:space="0" w:color="auto"/>
            <w:left w:val="none" w:sz="0" w:space="0" w:color="auto"/>
            <w:bottom w:val="none" w:sz="0" w:space="0" w:color="auto"/>
            <w:right w:val="none" w:sz="0" w:space="0" w:color="auto"/>
          </w:divBdr>
        </w:div>
        <w:div w:id="2090418044">
          <w:marLeft w:val="640"/>
          <w:marRight w:val="0"/>
          <w:marTop w:val="0"/>
          <w:marBottom w:val="0"/>
          <w:divBdr>
            <w:top w:val="none" w:sz="0" w:space="0" w:color="auto"/>
            <w:left w:val="none" w:sz="0" w:space="0" w:color="auto"/>
            <w:bottom w:val="none" w:sz="0" w:space="0" w:color="auto"/>
            <w:right w:val="none" w:sz="0" w:space="0" w:color="auto"/>
          </w:divBdr>
        </w:div>
        <w:div w:id="210121144">
          <w:marLeft w:val="640"/>
          <w:marRight w:val="0"/>
          <w:marTop w:val="0"/>
          <w:marBottom w:val="0"/>
          <w:divBdr>
            <w:top w:val="none" w:sz="0" w:space="0" w:color="auto"/>
            <w:left w:val="none" w:sz="0" w:space="0" w:color="auto"/>
            <w:bottom w:val="none" w:sz="0" w:space="0" w:color="auto"/>
            <w:right w:val="none" w:sz="0" w:space="0" w:color="auto"/>
          </w:divBdr>
        </w:div>
        <w:div w:id="1742485769">
          <w:marLeft w:val="640"/>
          <w:marRight w:val="0"/>
          <w:marTop w:val="0"/>
          <w:marBottom w:val="0"/>
          <w:divBdr>
            <w:top w:val="none" w:sz="0" w:space="0" w:color="auto"/>
            <w:left w:val="none" w:sz="0" w:space="0" w:color="auto"/>
            <w:bottom w:val="none" w:sz="0" w:space="0" w:color="auto"/>
            <w:right w:val="none" w:sz="0" w:space="0" w:color="auto"/>
          </w:divBdr>
        </w:div>
        <w:div w:id="841705517">
          <w:marLeft w:val="640"/>
          <w:marRight w:val="0"/>
          <w:marTop w:val="0"/>
          <w:marBottom w:val="0"/>
          <w:divBdr>
            <w:top w:val="none" w:sz="0" w:space="0" w:color="auto"/>
            <w:left w:val="none" w:sz="0" w:space="0" w:color="auto"/>
            <w:bottom w:val="none" w:sz="0" w:space="0" w:color="auto"/>
            <w:right w:val="none" w:sz="0" w:space="0" w:color="auto"/>
          </w:divBdr>
        </w:div>
        <w:div w:id="725253778">
          <w:marLeft w:val="640"/>
          <w:marRight w:val="0"/>
          <w:marTop w:val="0"/>
          <w:marBottom w:val="0"/>
          <w:divBdr>
            <w:top w:val="none" w:sz="0" w:space="0" w:color="auto"/>
            <w:left w:val="none" w:sz="0" w:space="0" w:color="auto"/>
            <w:bottom w:val="none" w:sz="0" w:space="0" w:color="auto"/>
            <w:right w:val="none" w:sz="0" w:space="0" w:color="auto"/>
          </w:divBdr>
        </w:div>
        <w:div w:id="1194733221">
          <w:marLeft w:val="640"/>
          <w:marRight w:val="0"/>
          <w:marTop w:val="0"/>
          <w:marBottom w:val="0"/>
          <w:divBdr>
            <w:top w:val="none" w:sz="0" w:space="0" w:color="auto"/>
            <w:left w:val="none" w:sz="0" w:space="0" w:color="auto"/>
            <w:bottom w:val="none" w:sz="0" w:space="0" w:color="auto"/>
            <w:right w:val="none" w:sz="0" w:space="0" w:color="auto"/>
          </w:divBdr>
        </w:div>
        <w:div w:id="1932737647">
          <w:marLeft w:val="640"/>
          <w:marRight w:val="0"/>
          <w:marTop w:val="0"/>
          <w:marBottom w:val="0"/>
          <w:divBdr>
            <w:top w:val="none" w:sz="0" w:space="0" w:color="auto"/>
            <w:left w:val="none" w:sz="0" w:space="0" w:color="auto"/>
            <w:bottom w:val="none" w:sz="0" w:space="0" w:color="auto"/>
            <w:right w:val="none" w:sz="0" w:space="0" w:color="auto"/>
          </w:divBdr>
        </w:div>
        <w:div w:id="223175516">
          <w:marLeft w:val="640"/>
          <w:marRight w:val="0"/>
          <w:marTop w:val="0"/>
          <w:marBottom w:val="0"/>
          <w:divBdr>
            <w:top w:val="none" w:sz="0" w:space="0" w:color="auto"/>
            <w:left w:val="none" w:sz="0" w:space="0" w:color="auto"/>
            <w:bottom w:val="none" w:sz="0" w:space="0" w:color="auto"/>
            <w:right w:val="none" w:sz="0" w:space="0" w:color="auto"/>
          </w:divBdr>
        </w:div>
        <w:div w:id="1693845976">
          <w:marLeft w:val="640"/>
          <w:marRight w:val="0"/>
          <w:marTop w:val="0"/>
          <w:marBottom w:val="0"/>
          <w:divBdr>
            <w:top w:val="none" w:sz="0" w:space="0" w:color="auto"/>
            <w:left w:val="none" w:sz="0" w:space="0" w:color="auto"/>
            <w:bottom w:val="none" w:sz="0" w:space="0" w:color="auto"/>
            <w:right w:val="none" w:sz="0" w:space="0" w:color="auto"/>
          </w:divBdr>
        </w:div>
        <w:div w:id="827940154">
          <w:marLeft w:val="640"/>
          <w:marRight w:val="0"/>
          <w:marTop w:val="0"/>
          <w:marBottom w:val="0"/>
          <w:divBdr>
            <w:top w:val="none" w:sz="0" w:space="0" w:color="auto"/>
            <w:left w:val="none" w:sz="0" w:space="0" w:color="auto"/>
            <w:bottom w:val="none" w:sz="0" w:space="0" w:color="auto"/>
            <w:right w:val="none" w:sz="0" w:space="0" w:color="auto"/>
          </w:divBdr>
        </w:div>
        <w:div w:id="535460430">
          <w:marLeft w:val="640"/>
          <w:marRight w:val="0"/>
          <w:marTop w:val="0"/>
          <w:marBottom w:val="0"/>
          <w:divBdr>
            <w:top w:val="none" w:sz="0" w:space="0" w:color="auto"/>
            <w:left w:val="none" w:sz="0" w:space="0" w:color="auto"/>
            <w:bottom w:val="none" w:sz="0" w:space="0" w:color="auto"/>
            <w:right w:val="none" w:sz="0" w:space="0" w:color="auto"/>
          </w:divBdr>
        </w:div>
        <w:div w:id="1092629304">
          <w:marLeft w:val="640"/>
          <w:marRight w:val="0"/>
          <w:marTop w:val="0"/>
          <w:marBottom w:val="0"/>
          <w:divBdr>
            <w:top w:val="none" w:sz="0" w:space="0" w:color="auto"/>
            <w:left w:val="none" w:sz="0" w:space="0" w:color="auto"/>
            <w:bottom w:val="none" w:sz="0" w:space="0" w:color="auto"/>
            <w:right w:val="none" w:sz="0" w:space="0" w:color="auto"/>
          </w:divBdr>
        </w:div>
        <w:div w:id="6256141">
          <w:marLeft w:val="640"/>
          <w:marRight w:val="0"/>
          <w:marTop w:val="0"/>
          <w:marBottom w:val="0"/>
          <w:divBdr>
            <w:top w:val="none" w:sz="0" w:space="0" w:color="auto"/>
            <w:left w:val="none" w:sz="0" w:space="0" w:color="auto"/>
            <w:bottom w:val="none" w:sz="0" w:space="0" w:color="auto"/>
            <w:right w:val="none" w:sz="0" w:space="0" w:color="auto"/>
          </w:divBdr>
        </w:div>
        <w:div w:id="2033916878">
          <w:marLeft w:val="640"/>
          <w:marRight w:val="0"/>
          <w:marTop w:val="0"/>
          <w:marBottom w:val="0"/>
          <w:divBdr>
            <w:top w:val="none" w:sz="0" w:space="0" w:color="auto"/>
            <w:left w:val="none" w:sz="0" w:space="0" w:color="auto"/>
            <w:bottom w:val="none" w:sz="0" w:space="0" w:color="auto"/>
            <w:right w:val="none" w:sz="0" w:space="0" w:color="auto"/>
          </w:divBdr>
        </w:div>
        <w:div w:id="988748548">
          <w:marLeft w:val="640"/>
          <w:marRight w:val="0"/>
          <w:marTop w:val="0"/>
          <w:marBottom w:val="0"/>
          <w:divBdr>
            <w:top w:val="none" w:sz="0" w:space="0" w:color="auto"/>
            <w:left w:val="none" w:sz="0" w:space="0" w:color="auto"/>
            <w:bottom w:val="none" w:sz="0" w:space="0" w:color="auto"/>
            <w:right w:val="none" w:sz="0" w:space="0" w:color="auto"/>
          </w:divBdr>
        </w:div>
        <w:div w:id="1921208310">
          <w:marLeft w:val="640"/>
          <w:marRight w:val="0"/>
          <w:marTop w:val="0"/>
          <w:marBottom w:val="0"/>
          <w:divBdr>
            <w:top w:val="none" w:sz="0" w:space="0" w:color="auto"/>
            <w:left w:val="none" w:sz="0" w:space="0" w:color="auto"/>
            <w:bottom w:val="none" w:sz="0" w:space="0" w:color="auto"/>
            <w:right w:val="none" w:sz="0" w:space="0" w:color="auto"/>
          </w:divBdr>
        </w:div>
        <w:div w:id="1103845786">
          <w:marLeft w:val="640"/>
          <w:marRight w:val="0"/>
          <w:marTop w:val="0"/>
          <w:marBottom w:val="0"/>
          <w:divBdr>
            <w:top w:val="none" w:sz="0" w:space="0" w:color="auto"/>
            <w:left w:val="none" w:sz="0" w:space="0" w:color="auto"/>
            <w:bottom w:val="none" w:sz="0" w:space="0" w:color="auto"/>
            <w:right w:val="none" w:sz="0" w:space="0" w:color="auto"/>
          </w:divBdr>
        </w:div>
        <w:div w:id="189954276">
          <w:marLeft w:val="640"/>
          <w:marRight w:val="0"/>
          <w:marTop w:val="0"/>
          <w:marBottom w:val="0"/>
          <w:divBdr>
            <w:top w:val="none" w:sz="0" w:space="0" w:color="auto"/>
            <w:left w:val="none" w:sz="0" w:space="0" w:color="auto"/>
            <w:bottom w:val="none" w:sz="0" w:space="0" w:color="auto"/>
            <w:right w:val="none" w:sz="0" w:space="0" w:color="auto"/>
          </w:divBdr>
        </w:div>
        <w:div w:id="2009022380">
          <w:marLeft w:val="640"/>
          <w:marRight w:val="0"/>
          <w:marTop w:val="0"/>
          <w:marBottom w:val="0"/>
          <w:divBdr>
            <w:top w:val="none" w:sz="0" w:space="0" w:color="auto"/>
            <w:left w:val="none" w:sz="0" w:space="0" w:color="auto"/>
            <w:bottom w:val="none" w:sz="0" w:space="0" w:color="auto"/>
            <w:right w:val="none" w:sz="0" w:space="0" w:color="auto"/>
          </w:divBdr>
        </w:div>
        <w:div w:id="977566441">
          <w:marLeft w:val="640"/>
          <w:marRight w:val="0"/>
          <w:marTop w:val="0"/>
          <w:marBottom w:val="0"/>
          <w:divBdr>
            <w:top w:val="none" w:sz="0" w:space="0" w:color="auto"/>
            <w:left w:val="none" w:sz="0" w:space="0" w:color="auto"/>
            <w:bottom w:val="none" w:sz="0" w:space="0" w:color="auto"/>
            <w:right w:val="none" w:sz="0" w:space="0" w:color="auto"/>
          </w:divBdr>
        </w:div>
        <w:div w:id="2077899163">
          <w:marLeft w:val="640"/>
          <w:marRight w:val="0"/>
          <w:marTop w:val="0"/>
          <w:marBottom w:val="0"/>
          <w:divBdr>
            <w:top w:val="none" w:sz="0" w:space="0" w:color="auto"/>
            <w:left w:val="none" w:sz="0" w:space="0" w:color="auto"/>
            <w:bottom w:val="none" w:sz="0" w:space="0" w:color="auto"/>
            <w:right w:val="none" w:sz="0" w:space="0" w:color="auto"/>
          </w:divBdr>
        </w:div>
        <w:div w:id="1983348236">
          <w:marLeft w:val="640"/>
          <w:marRight w:val="0"/>
          <w:marTop w:val="0"/>
          <w:marBottom w:val="0"/>
          <w:divBdr>
            <w:top w:val="none" w:sz="0" w:space="0" w:color="auto"/>
            <w:left w:val="none" w:sz="0" w:space="0" w:color="auto"/>
            <w:bottom w:val="none" w:sz="0" w:space="0" w:color="auto"/>
            <w:right w:val="none" w:sz="0" w:space="0" w:color="auto"/>
          </w:divBdr>
        </w:div>
        <w:div w:id="842670910">
          <w:marLeft w:val="640"/>
          <w:marRight w:val="0"/>
          <w:marTop w:val="0"/>
          <w:marBottom w:val="0"/>
          <w:divBdr>
            <w:top w:val="none" w:sz="0" w:space="0" w:color="auto"/>
            <w:left w:val="none" w:sz="0" w:space="0" w:color="auto"/>
            <w:bottom w:val="none" w:sz="0" w:space="0" w:color="auto"/>
            <w:right w:val="none" w:sz="0" w:space="0" w:color="auto"/>
          </w:divBdr>
        </w:div>
        <w:div w:id="434907891">
          <w:marLeft w:val="640"/>
          <w:marRight w:val="0"/>
          <w:marTop w:val="0"/>
          <w:marBottom w:val="0"/>
          <w:divBdr>
            <w:top w:val="none" w:sz="0" w:space="0" w:color="auto"/>
            <w:left w:val="none" w:sz="0" w:space="0" w:color="auto"/>
            <w:bottom w:val="none" w:sz="0" w:space="0" w:color="auto"/>
            <w:right w:val="none" w:sz="0" w:space="0" w:color="auto"/>
          </w:divBdr>
        </w:div>
        <w:div w:id="1117218708">
          <w:marLeft w:val="640"/>
          <w:marRight w:val="0"/>
          <w:marTop w:val="0"/>
          <w:marBottom w:val="0"/>
          <w:divBdr>
            <w:top w:val="none" w:sz="0" w:space="0" w:color="auto"/>
            <w:left w:val="none" w:sz="0" w:space="0" w:color="auto"/>
            <w:bottom w:val="none" w:sz="0" w:space="0" w:color="auto"/>
            <w:right w:val="none" w:sz="0" w:space="0" w:color="auto"/>
          </w:divBdr>
        </w:div>
        <w:div w:id="1117330728">
          <w:marLeft w:val="640"/>
          <w:marRight w:val="0"/>
          <w:marTop w:val="0"/>
          <w:marBottom w:val="0"/>
          <w:divBdr>
            <w:top w:val="none" w:sz="0" w:space="0" w:color="auto"/>
            <w:left w:val="none" w:sz="0" w:space="0" w:color="auto"/>
            <w:bottom w:val="none" w:sz="0" w:space="0" w:color="auto"/>
            <w:right w:val="none" w:sz="0" w:space="0" w:color="auto"/>
          </w:divBdr>
        </w:div>
        <w:div w:id="180124096">
          <w:marLeft w:val="640"/>
          <w:marRight w:val="0"/>
          <w:marTop w:val="0"/>
          <w:marBottom w:val="0"/>
          <w:divBdr>
            <w:top w:val="none" w:sz="0" w:space="0" w:color="auto"/>
            <w:left w:val="none" w:sz="0" w:space="0" w:color="auto"/>
            <w:bottom w:val="none" w:sz="0" w:space="0" w:color="auto"/>
            <w:right w:val="none" w:sz="0" w:space="0" w:color="auto"/>
          </w:divBdr>
        </w:div>
        <w:div w:id="1408113710">
          <w:marLeft w:val="640"/>
          <w:marRight w:val="0"/>
          <w:marTop w:val="0"/>
          <w:marBottom w:val="0"/>
          <w:divBdr>
            <w:top w:val="none" w:sz="0" w:space="0" w:color="auto"/>
            <w:left w:val="none" w:sz="0" w:space="0" w:color="auto"/>
            <w:bottom w:val="none" w:sz="0" w:space="0" w:color="auto"/>
            <w:right w:val="none" w:sz="0" w:space="0" w:color="auto"/>
          </w:divBdr>
        </w:div>
        <w:div w:id="634799718">
          <w:marLeft w:val="640"/>
          <w:marRight w:val="0"/>
          <w:marTop w:val="0"/>
          <w:marBottom w:val="0"/>
          <w:divBdr>
            <w:top w:val="none" w:sz="0" w:space="0" w:color="auto"/>
            <w:left w:val="none" w:sz="0" w:space="0" w:color="auto"/>
            <w:bottom w:val="none" w:sz="0" w:space="0" w:color="auto"/>
            <w:right w:val="none" w:sz="0" w:space="0" w:color="auto"/>
          </w:divBdr>
        </w:div>
        <w:div w:id="1535724886">
          <w:marLeft w:val="640"/>
          <w:marRight w:val="0"/>
          <w:marTop w:val="0"/>
          <w:marBottom w:val="0"/>
          <w:divBdr>
            <w:top w:val="none" w:sz="0" w:space="0" w:color="auto"/>
            <w:left w:val="none" w:sz="0" w:space="0" w:color="auto"/>
            <w:bottom w:val="none" w:sz="0" w:space="0" w:color="auto"/>
            <w:right w:val="none" w:sz="0" w:space="0" w:color="auto"/>
          </w:divBdr>
        </w:div>
        <w:div w:id="1806505439">
          <w:marLeft w:val="640"/>
          <w:marRight w:val="0"/>
          <w:marTop w:val="0"/>
          <w:marBottom w:val="0"/>
          <w:divBdr>
            <w:top w:val="none" w:sz="0" w:space="0" w:color="auto"/>
            <w:left w:val="none" w:sz="0" w:space="0" w:color="auto"/>
            <w:bottom w:val="none" w:sz="0" w:space="0" w:color="auto"/>
            <w:right w:val="none" w:sz="0" w:space="0" w:color="auto"/>
          </w:divBdr>
        </w:div>
        <w:div w:id="162820118">
          <w:marLeft w:val="640"/>
          <w:marRight w:val="0"/>
          <w:marTop w:val="0"/>
          <w:marBottom w:val="0"/>
          <w:divBdr>
            <w:top w:val="none" w:sz="0" w:space="0" w:color="auto"/>
            <w:left w:val="none" w:sz="0" w:space="0" w:color="auto"/>
            <w:bottom w:val="none" w:sz="0" w:space="0" w:color="auto"/>
            <w:right w:val="none" w:sz="0" w:space="0" w:color="auto"/>
          </w:divBdr>
        </w:div>
        <w:div w:id="659969481">
          <w:marLeft w:val="640"/>
          <w:marRight w:val="0"/>
          <w:marTop w:val="0"/>
          <w:marBottom w:val="0"/>
          <w:divBdr>
            <w:top w:val="none" w:sz="0" w:space="0" w:color="auto"/>
            <w:left w:val="none" w:sz="0" w:space="0" w:color="auto"/>
            <w:bottom w:val="none" w:sz="0" w:space="0" w:color="auto"/>
            <w:right w:val="none" w:sz="0" w:space="0" w:color="auto"/>
          </w:divBdr>
        </w:div>
        <w:div w:id="766198220">
          <w:marLeft w:val="640"/>
          <w:marRight w:val="0"/>
          <w:marTop w:val="0"/>
          <w:marBottom w:val="0"/>
          <w:divBdr>
            <w:top w:val="none" w:sz="0" w:space="0" w:color="auto"/>
            <w:left w:val="none" w:sz="0" w:space="0" w:color="auto"/>
            <w:bottom w:val="none" w:sz="0" w:space="0" w:color="auto"/>
            <w:right w:val="none" w:sz="0" w:space="0" w:color="auto"/>
          </w:divBdr>
        </w:div>
        <w:div w:id="1386679433">
          <w:marLeft w:val="640"/>
          <w:marRight w:val="0"/>
          <w:marTop w:val="0"/>
          <w:marBottom w:val="0"/>
          <w:divBdr>
            <w:top w:val="none" w:sz="0" w:space="0" w:color="auto"/>
            <w:left w:val="none" w:sz="0" w:space="0" w:color="auto"/>
            <w:bottom w:val="none" w:sz="0" w:space="0" w:color="auto"/>
            <w:right w:val="none" w:sz="0" w:space="0" w:color="auto"/>
          </w:divBdr>
        </w:div>
        <w:div w:id="1933078169">
          <w:marLeft w:val="640"/>
          <w:marRight w:val="0"/>
          <w:marTop w:val="0"/>
          <w:marBottom w:val="0"/>
          <w:divBdr>
            <w:top w:val="none" w:sz="0" w:space="0" w:color="auto"/>
            <w:left w:val="none" w:sz="0" w:space="0" w:color="auto"/>
            <w:bottom w:val="none" w:sz="0" w:space="0" w:color="auto"/>
            <w:right w:val="none" w:sz="0" w:space="0" w:color="auto"/>
          </w:divBdr>
        </w:div>
        <w:div w:id="385834006">
          <w:marLeft w:val="640"/>
          <w:marRight w:val="0"/>
          <w:marTop w:val="0"/>
          <w:marBottom w:val="0"/>
          <w:divBdr>
            <w:top w:val="none" w:sz="0" w:space="0" w:color="auto"/>
            <w:left w:val="none" w:sz="0" w:space="0" w:color="auto"/>
            <w:bottom w:val="none" w:sz="0" w:space="0" w:color="auto"/>
            <w:right w:val="none" w:sz="0" w:space="0" w:color="auto"/>
          </w:divBdr>
        </w:div>
        <w:div w:id="1568539282">
          <w:marLeft w:val="640"/>
          <w:marRight w:val="0"/>
          <w:marTop w:val="0"/>
          <w:marBottom w:val="0"/>
          <w:divBdr>
            <w:top w:val="none" w:sz="0" w:space="0" w:color="auto"/>
            <w:left w:val="none" w:sz="0" w:space="0" w:color="auto"/>
            <w:bottom w:val="none" w:sz="0" w:space="0" w:color="auto"/>
            <w:right w:val="none" w:sz="0" w:space="0" w:color="auto"/>
          </w:divBdr>
        </w:div>
        <w:div w:id="403839274">
          <w:marLeft w:val="640"/>
          <w:marRight w:val="0"/>
          <w:marTop w:val="0"/>
          <w:marBottom w:val="0"/>
          <w:divBdr>
            <w:top w:val="none" w:sz="0" w:space="0" w:color="auto"/>
            <w:left w:val="none" w:sz="0" w:space="0" w:color="auto"/>
            <w:bottom w:val="none" w:sz="0" w:space="0" w:color="auto"/>
            <w:right w:val="none" w:sz="0" w:space="0" w:color="auto"/>
          </w:divBdr>
        </w:div>
        <w:div w:id="5718517">
          <w:marLeft w:val="640"/>
          <w:marRight w:val="0"/>
          <w:marTop w:val="0"/>
          <w:marBottom w:val="0"/>
          <w:divBdr>
            <w:top w:val="none" w:sz="0" w:space="0" w:color="auto"/>
            <w:left w:val="none" w:sz="0" w:space="0" w:color="auto"/>
            <w:bottom w:val="none" w:sz="0" w:space="0" w:color="auto"/>
            <w:right w:val="none" w:sz="0" w:space="0" w:color="auto"/>
          </w:divBdr>
        </w:div>
        <w:div w:id="1678194377">
          <w:marLeft w:val="640"/>
          <w:marRight w:val="0"/>
          <w:marTop w:val="0"/>
          <w:marBottom w:val="0"/>
          <w:divBdr>
            <w:top w:val="none" w:sz="0" w:space="0" w:color="auto"/>
            <w:left w:val="none" w:sz="0" w:space="0" w:color="auto"/>
            <w:bottom w:val="none" w:sz="0" w:space="0" w:color="auto"/>
            <w:right w:val="none" w:sz="0" w:space="0" w:color="auto"/>
          </w:divBdr>
        </w:div>
        <w:div w:id="1310744648">
          <w:marLeft w:val="640"/>
          <w:marRight w:val="0"/>
          <w:marTop w:val="0"/>
          <w:marBottom w:val="0"/>
          <w:divBdr>
            <w:top w:val="none" w:sz="0" w:space="0" w:color="auto"/>
            <w:left w:val="none" w:sz="0" w:space="0" w:color="auto"/>
            <w:bottom w:val="none" w:sz="0" w:space="0" w:color="auto"/>
            <w:right w:val="none" w:sz="0" w:space="0" w:color="auto"/>
          </w:divBdr>
        </w:div>
        <w:div w:id="1415277734">
          <w:marLeft w:val="640"/>
          <w:marRight w:val="0"/>
          <w:marTop w:val="0"/>
          <w:marBottom w:val="0"/>
          <w:divBdr>
            <w:top w:val="none" w:sz="0" w:space="0" w:color="auto"/>
            <w:left w:val="none" w:sz="0" w:space="0" w:color="auto"/>
            <w:bottom w:val="none" w:sz="0" w:space="0" w:color="auto"/>
            <w:right w:val="none" w:sz="0" w:space="0" w:color="auto"/>
          </w:divBdr>
        </w:div>
        <w:div w:id="953902208">
          <w:marLeft w:val="640"/>
          <w:marRight w:val="0"/>
          <w:marTop w:val="0"/>
          <w:marBottom w:val="0"/>
          <w:divBdr>
            <w:top w:val="none" w:sz="0" w:space="0" w:color="auto"/>
            <w:left w:val="none" w:sz="0" w:space="0" w:color="auto"/>
            <w:bottom w:val="none" w:sz="0" w:space="0" w:color="auto"/>
            <w:right w:val="none" w:sz="0" w:space="0" w:color="auto"/>
          </w:divBdr>
        </w:div>
        <w:div w:id="428935200">
          <w:marLeft w:val="640"/>
          <w:marRight w:val="0"/>
          <w:marTop w:val="0"/>
          <w:marBottom w:val="0"/>
          <w:divBdr>
            <w:top w:val="none" w:sz="0" w:space="0" w:color="auto"/>
            <w:left w:val="none" w:sz="0" w:space="0" w:color="auto"/>
            <w:bottom w:val="none" w:sz="0" w:space="0" w:color="auto"/>
            <w:right w:val="none" w:sz="0" w:space="0" w:color="auto"/>
          </w:divBdr>
        </w:div>
      </w:divsChild>
    </w:div>
    <w:div w:id="953632049">
      <w:bodyDiv w:val="1"/>
      <w:marLeft w:val="0"/>
      <w:marRight w:val="0"/>
      <w:marTop w:val="0"/>
      <w:marBottom w:val="0"/>
      <w:divBdr>
        <w:top w:val="none" w:sz="0" w:space="0" w:color="auto"/>
        <w:left w:val="none" w:sz="0" w:space="0" w:color="auto"/>
        <w:bottom w:val="none" w:sz="0" w:space="0" w:color="auto"/>
        <w:right w:val="none" w:sz="0" w:space="0" w:color="auto"/>
      </w:divBdr>
      <w:divsChild>
        <w:div w:id="15678">
          <w:marLeft w:val="640"/>
          <w:marRight w:val="0"/>
          <w:marTop w:val="0"/>
          <w:marBottom w:val="0"/>
          <w:divBdr>
            <w:top w:val="none" w:sz="0" w:space="0" w:color="auto"/>
            <w:left w:val="none" w:sz="0" w:space="0" w:color="auto"/>
            <w:bottom w:val="none" w:sz="0" w:space="0" w:color="auto"/>
            <w:right w:val="none" w:sz="0" w:space="0" w:color="auto"/>
          </w:divBdr>
        </w:div>
        <w:div w:id="30763960">
          <w:marLeft w:val="640"/>
          <w:marRight w:val="0"/>
          <w:marTop w:val="0"/>
          <w:marBottom w:val="0"/>
          <w:divBdr>
            <w:top w:val="none" w:sz="0" w:space="0" w:color="auto"/>
            <w:left w:val="none" w:sz="0" w:space="0" w:color="auto"/>
            <w:bottom w:val="none" w:sz="0" w:space="0" w:color="auto"/>
            <w:right w:val="none" w:sz="0" w:space="0" w:color="auto"/>
          </w:divBdr>
        </w:div>
        <w:div w:id="34165567">
          <w:marLeft w:val="640"/>
          <w:marRight w:val="0"/>
          <w:marTop w:val="0"/>
          <w:marBottom w:val="0"/>
          <w:divBdr>
            <w:top w:val="none" w:sz="0" w:space="0" w:color="auto"/>
            <w:left w:val="none" w:sz="0" w:space="0" w:color="auto"/>
            <w:bottom w:val="none" w:sz="0" w:space="0" w:color="auto"/>
            <w:right w:val="none" w:sz="0" w:space="0" w:color="auto"/>
          </w:divBdr>
        </w:div>
        <w:div w:id="76481240">
          <w:marLeft w:val="640"/>
          <w:marRight w:val="0"/>
          <w:marTop w:val="0"/>
          <w:marBottom w:val="0"/>
          <w:divBdr>
            <w:top w:val="none" w:sz="0" w:space="0" w:color="auto"/>
            <w:left w:val="none" w:sz="0" w:space="0" w:color="auto"/>
            <w:bottom w:val="none" w:sz="0" w:space="0" w:color="auto"/>
            <w:right w:val="none" w:sz="0" w:space="0" w:color="auto"/>
          </w:divBdr>
        </w:div>
        <w:div w:id="120925038">
          <w:marLeft w:val="640"/>
          <w:marRight w:val="0"/>
          <w:marTop w:val="0"/>
          <w:marBottom w:val="0"/>
          <w:divBdr>
            <w:top w:val="none" w:sz="0" w:space="0" w:color="auto"/>
            <w:left w:val="none" w:sz="0" w:space="0" w:color="auto"/>
            <w:bottom w:val="none" w:sz="0" w:space="0" w:color="auto"/>
            <w:right w:val="none" w:sz="0" w:space="0" w:color="auto"/>
          </w:divBdr>
        </w:div>
        <w:div w:id="132792852">
          <w:marLeft w:val="640"/>
          <w:marRight w:val="0"/>
          <w:marTop w:val="0"/>
          <w:marBottom w:val="0"/>
          <w:divBdr>
            <w:top w:val="none" w:sz="0" w:space="0" w:color="auto"/>
            <w:left w:val="none" w:sz="0" w:space="0" w:color="auto"/>
            <w:bottom w:val="none" w:sz="0" w:space="0" w:color="auto"/>
            <w:right w:val="none" w:sz="0" w:space="0" w:color="auto"/>
          </w:divBdr>
        </w:div>
        <w:div w:id="173425154">
          <w:marLeft w:val="640"/>
          <w:marRight w:val="0"/>
          <w:marTop w:val="0"/>
          <w:marBottom w:val="0"/>
          <w:divBdr>
            <w:top w:val="none" w:sz="0" w:space="0" w:color="auto"/>
            <w:left w:val="none" w:sz="0" w:space="0" w:color="auto"/>
            <w:bottom w:val="none" w:sz="0" w:space="0" w:color="auto"/>
            <w:right w:val="none" w:sz="0" w:space="0" w:color="auto"/>
          </w:divBdr>
        </w:div>
        <w:div w:id="216864769">
          <w:marLeft w:val="640"/>
          <w:marRight w:val="0"/>
          <w:marTop w:val="0"/>
          <w:marBottom w:val="0"/>
          <w:divBdr>
            <w:top w:val="none" w:sz="0" w:space="0" w:color="auto"/>
            <w:left w:val="none" w:sz="0" w:space="0" w:color="auto"/>
            <w:bottom w:val="none" w:sz="0" w:space="0" w:color="auto"/>
            <w:right w:val="none" w:sz="0" w:space="0" w:color="auto"/>
          </w:divBdr>
        </w:div>
        <w:div w:id="290402144">
          <w:marLeft w:val="640"/>
          <w:marRight w:val="0"/>
          <w:marTop w:val="0"/>
          <w:marBottom w:val="0"/>
          <w:divBdr>
            <w:top w:val="none" w:sz="0" w:space="0" w:color="auto"/>
            <w:left w:val="none" w:sz="0" w:space="0" w:color="auto"/>
            <w:bottom w:val="none" w:sz="0" w:space="0" w:color="auto"/>
            <w:right w:val="none" w:sz="0" w:space="0" w:color="auto"/>
          </w:divBdr>
        </w:div>
        <w:div w:id="296646294">
          <w:marLeft w:val="640"/>
          <w:marRight w:val="0"/>
          <w:marTop w:val="0"/>
          <w:marBottom w:val="0"/>
          <w:divBdr>
            <w:top w:val="none" w:sz="0" w:space="0" w:color="auto"/>
            <w:left w:val="none" w:sz="0" w:space="0" w:color="auto"/>
            <w:bottom w:val="none" w:sz="0" w:space="0" w:color="auto"/>
            <w:right w:val="none" w:sz="0" w:space="0" w:color="auto"/>
          </w:divBdr>
        </w:div>
        <w:div w:id="315651375">
          <w:marLeft w:val="640"/>
          <w:marRight w:val="0"/>
          <w:marTop w:val="0"/>
          <w:marBottom w:val="0"/>
          <w:divBdr>
            <w:top w:val="none" w:sz="0" w:space="0" w:color="auto"/>
            <w:left w:val="none" w:sz="0" w:space="0" w:color="auto"/>
            <w:bottom w:val="none" w:sz="0" w:space="0" w:color="auto"/>
            <w:right w:val="none" w:sz="0" w:space="0" w:color="auto"/>
          </w:divBdr>
        </w:div>
        <w:div w:id="347147592">
          <w:marLeft w:val="640"/>
          <w:marRight w:val="0"/>
          <w:marTop w:val="0"/>
          <w:marBottom w:val="0"/>
          <w:divBdr>
            <w:top w:val="none" w:sz="0" w:space="0" w:color="auto"/>
            <w:left w:val="none" w:sz="0" w:space="0" w:color="auto"/>
            <w:bottom w:val="none" w:sz="0" w:space="0" w:color="auto"/>
            <w:right w:val="none" w:sz="0" w:space="0" w:color="auto"/>
          </w:divBdr>
        </w:div>
        <w:div w:id="347682377">
          <w:marLeft w:val="640"/>
          <w:marRight w:val="0"/>
          <w:marTop w:val="0"/>
          <w:marBottom w:val="0"/>
          <w:divBdr>
            <w:top w:val="none" w:sz="0" w:space="0" w:color="auto"/>
            <w:left w:val="none" w:sz="0" w:space="0" w:color="auto"/>
            <w:bottom w:val="none" w:sz="0" w:space="0" w:color="auto"/>
            <w:right w:val="none" w:sz="0" w:space="0" w:color="auto"/>
          </w:divBdr>
        </w:div>
        <w:div w:id="348336283">
          <w:marLeft w:val="640"/>
          <w:marRight w:val="0"/>
          <w:marTop w:val="0"/>
          <w:marBottom w:val="0"/>
          <w:divBdr>
            <w:top w:val="none" w:sz="0" w:space="0" w:color="auto"/>
            <w:left w:val="none" w:sz="0" w:space="0" w:color="auto"/>
            <w:bottom w:val="none" w:sz="0" w:space="0" w:color="auto"/>
            <w:right w:val="none" w:sz="0" w:space="0" w:color="auto"/>
          </w:divBdr>
        </w:div>
        <w:div w:id="360404723">
          <w:marLeft w:val="640"/>
          <w:marRight w:val="0"/>
          <w:marTop w:val="0"/>
          <w:marBottom w:val="0"/>
          <w:divBdr>
            <w:top w:val="none" w:sz="0" w:space="0" w:color="auto"/>
            <w:left w:val="none" w:sz="0" w:space="0" w:color="auto"/>
            <w:bottom w:val="none" w:sz="0" w:space="0" w:color="auto"/>
            <w:right w:val="none" w:sz="0" w:space="0" w:color="auto"/>
          </w:divBdr>
        </w:div>
        <w:div w:id="370885454">
          <w:marLeft w:val="640"/>
          <w:marRight w:val="0"/>
          <w:marTop w:val="0"/>
          <w:marBottom w:val="0"/>
          <w:divBdr>
            <w:top w:val="none" w:sz="0" w:space="0" w:color="auto"/>
            <w:left w:val="none" w:sz="0" w:space="0" w:color="auto"/>
            <w:bottom w:val="none" w:sz="0" w:space="0" w:color="auto"/>
            <w:right w:val="none" w:sz="0" w:space="0" w:color="auto"/>
          </w:divBdr>
        </w:div>
        <w:div w:id="374231406">
          <w:marLeft w:val="640"/>
          <w:marRight w:val="0"/>
          <w:marTop w:val="0"/>
          <w:marBottom w:val="0"/>
          <w:divBdr>
            <w:top w:val="none" w:sz="0" w:space="0" w:color="auto"/>
            <w:left w:val="none" w:sz="0" w:space="0" w:color="auto"/>
            <w:bottom w:val="none" w:sz="0" w:space="0" w:color="auto"/>
            <w:right w:val="none" w:sz="0" w:space="0" w:color="auto"/>
          </w:divBdr>
        </w:div>
        <w:div w:id="377557331">
          <w:marLeft w:val="640"/>
          <w:marRight w:val="0"/>
          <w:marTop w:val="0"/>
          <w:marBottom w:val="0"/>
          <w:divBdr>
            <w:top w:val="none" w:sz="0" w:space="0" w:color="auto"/>
            <w:left w:val="none" w:sz="0" w:space="0" w:color="auto"/>
            <w:bottom w:val="none" w:sz="0" w:space="0" w:color="auto"/>
            <w:right w:val="none" w:sz="0" w:space="0" w:color="auto"/>
          </w:divBdr>
        </w:div>
        <w:div w:id="379789378">
          <w:marLeft w:val="640"/>
          <w:marRight w:val="0"/>
          <w:marTop w:val="0"/>
          <w:marBottom w:val="0"/>
          <w:divBdr>
            <w:top w:val="none" w:sz="0" w:space="0" w:color="auto"/>
            <w:left w:val="none" w:sz="0" w:space="0" w:color="auto"/>
            <w:bottom w:val="none" w:sz="0" w:space="0" w:color="auto"/>
            <w:right w:val="none" w:sz="0" w:space="0" w:color="auto"/>
          </w:divBdr>
        </w:div>
        <w:div w:id="400293921">
          <w:marLeft w:val="640"/>
          <w:marRight w:val="0"/>
          <w:marTop w:val="0"/>
          <w:marBottom w:val="0"/>
          <w:divBdr>
            <w:top w:val="none" w:sz="0" w:space="0" w:color="auto"/>
            <w:left w:val="none" w:sz="0" w:space="0" w:color="auto"/>
            <w:bottom w:val="none" w:sz="0" w:space="0" w:color="auto"/>
            <w:right w:val="none" w:sz="0" w:space="0" w:color="auto"/>
          </w:divBdr>
        </w:div>
        <w:div w:id="405691677">
          <w:marLeft w:val="640"/>
          <w:marRight w:val="0"/>
          <w:marTop w:val="0"/>
          <w:marBottom w:val="0"/>
          <w:divBdr>
            <w:top w:val="none" w:sz="0" w:space="0" w:color="auto"/>
            <w:left w:val="none" w:sz="0" w:space="0" w:color="auto"/>
            <w:bottom w:val="none" w:sz="0" w:space="0" w:color="auto"/>
            <w:right w:val="none" w:sz="0" w:space="0" w:color="auto"/>
          </w:divBdr>
        </w:div>
        <w:div w:id="408969632">
          <w:marLeft w:val="640"/>
          <w:marRight w:val="0"/>
          <w:marTop w:val="0"/>
          <w:marBottom w:val="0"/>
          <w:divBdr>
            <w:top w:val="none" w:sz="0" w:space="0" w:color="auto"/>
            <w:left w:val="none" w:sz="0" w:space="0" w:color="auto"/>
            <w:bottom w:val="none" w:sz="0" w:space="0" w:color="auto"/>
            <w:right w:val="none" w:sz="0" w:space="0" w:color="auto"/>
          </w:divBdr>
        </w:div>
        <w:div w:id="426922657">
          <w:marLeft w:val="640"/>
          <w:marRight w:val="0"/>
          <w:marTop w:val="0"/>
          <w:marBottom w:val="0"/>
          <w:divBdr>
            <w:top w:val="none" w:sz="0" w:space="0" w:color="auto"/>
            <w:left w:val="none" w:sz="0" w:space="0" w:color="auto"/>
            <w:bottom w:val="none" w:sz="0" w:space="0" w:color="auto"/>
            <w:right w:val="none" w:sz="0" w:space="0" w:color="auto"/>
          </w:divBdr>
        </w:div>
        <w:div w:id="432014047">
          <w:marLeft w:val="640"/>
          <w:marRight w:val="0"/>
          <w:marTop w:val="0"/>
          <w:marBottom w:val="0"/>
          <w:divBdr>
            <w:top w:val="none" w:sz="0" w:space="0" w:color="auto"/>
            <w:left w:val="none" w:sz="0" w:space="0" w:color="auto"/>
            <w:bottom w:val="none" w:sz="0" w:space="0" w:color="auto"/>
            <w:right w:val="none" w:sz="0" w:space="0" w:color="auto"/>
          </w:divBdr>
        </w:div>
        <w:div w:id="451946856">
          <w:marLeft w:val="640"/>
          <w:marRight w:val="0"/>
          <w:marTop w:val="0"/>
          <w:marBottom w:val="0"/>
          <w:divBdr>
            <w:top w:val="none" w:sz="0" w:space="0" w:color="auto"/>
            <w:left w:val="none" w:sz="0" w:space="0" w:color="auto"/>
            <w:bottom w:val="none" w:sz="0" w:space="0" w:color="auto"/>
            <w:right w:val="none" w:sz="0" w:space="0" w:color="auto"/>
          </w:divBdr>
        </w:div>
        <w:div w:id="459999912">
          <w:marLeft w:val="640"/>
          <w:marRight w:val="0"/>
          <w:marTop w:val="0"/>
          <w:marBottom w:val="0"/>
          <w:divBdr>
            <w:top w:val="none" w:sz="0" w:space="0" w:color="auto"/>
            <w:left w:val="none" w:sz="0" w:space="0" w:color="auto"/>
            <w:bottom w:val="none" w:sz="0" w:space="0" w:color="auto"/>
            <w:right w:val="none" w:sz="0" w:space="0" w:color="auto"/>
          </w:divBdr>
        </w:div>
        <w:div w:id="482360061">
          <w:marLeft w:val="640"/>
          <w:marRight w:val="0"/>
          <w:marTop w:val="0"/>
          <w:marBottom w:val="0"/>
          <w:divBdr>
            <w:top w:val="none" w:sz="0" w:space="0" w:color="auto"/>
            <w:left w:val="none" w:sz="0" w:space="0" w:color="auto"/>
            <w:bottom w:val="none" w:sz="0" w:space="0" w:color="auto"/>
            <w:right w:val="none" w:sz="0" w:space="0" w:color="auto"/>
          </w:divBdr>
        </w:div>
        <w:div w:id="482547242">
          <w:marLeft w:val="640"/>
          <w:marRight w:val="0"/>
          <w:marTop w:val="0"/>
          <w:marBottom w:val="0"/>
          <w:divBdr>
            <w:top w:val="none" w:sz="0" w:space="0" w:color="auto"/>
            <w:left w:val="none" w:sz="0" w:space="0" w:color="auto"/>
            <w:bottom w:val="none" w:sz="0" w:space="0" w:color="auto"/>
            <w:right w:val="none" w:sz="0" w:space="0" w:color="auto"/>
          </w:divBdr>
        </w:div>
        <w:div w:id="512692712">
          <w:marLeft w:val="640"/>
          <w:marRight w:val="0"/>
          <w:marTop w:val="0"/>
          <w:marBottom w:val="0"/>
          <w:divBdr>
            <w:top w:val="none" w:sz="0" w:space="0" w:color="auto"/>
            <w:left w:val="none" w:sz="0" w:space="0" w:color="auto"/>
            <w:bottom w:val="none" w:sz="0" w:space="0" w:color="auto"/>
            <w:right w:val="none" w:sz="0" w:space="0" w:color="auto"/>
          </w:divBdr>
        </w:div>
        <w:div w:id="515772919">
          <w:marLeft w:val="640"/>
          <w:marRight w:val="0"/>
          <w:marTop w:val="0"/>
          <w:marBottom w:val="0"/>
          <w:divBdr>
            <w:top w:val="none" w:sz="0" w:space="0" w:color="auto"/>
            <w:left w:val="none" w:sz="0" w:space="0" w:color="auto"/>
            <w:bottom w:val="none" w:sz="0" w:space="0" w:color="auto"/>
            <w:right w:val="none" w:sz="0" w:space="0" w:color="auto"/>
          </w:divBdr>
        </w:div>
        <w:div w:id="539169283">
          <w:marLeft w:val="640"/>
          <w:marRight w:val="0"/>
          <w:marTop w:val="0"/>
          <w:marBottom w:val="0"/>
          <w:divBdr>
            <w:top w:val="none" w:sz="0" w:space="0" w:color="auto"/>
            <w:left w:val="none" w:sz="0" w:space="0" w:color="auto"/>
            <w:bottom w:val="none" w:sz="0" w:space="0" w:color="auto"/>
            <w:right w:val="none" w:sz="0" w:space="0" w:color="auto"/>
          </w:divBdr>
        </w:div>
        <w:div w:id="539900522">
          <w:marLeft w:val="640"/>
          <w:marRight w:val="0"/>
          <w:marTop w:val="0"/>
          <w:marBottom w:val="0"/>
          <w:divBdr>
            <w:top w:val="none" w:sz="0" w:space="0" w:color="auto"/>
            <w:left w:val="none" w:sz="0" w:space="0" w:color="auto"/>
            <w:bottom w:val="none" w:sz="0" w:space="0" w:color="auto"/>
            <w:right w:val="none" w:sz="0" w:space="0" w:color="auto"/>
          </w:divBdr>
        </w:div>
        <w:div w:id="549923848">
          <w:marLeft w:val="640"/>
          <w:marRight w:val="0"/>
          <w:marTop w:val="0"/>
          <w:marBottom w:val="0"/>
          <w:divBdr>
            <w:top w:val="none" w:sz="0" w:space="0" w:color="auto"/>
            <w:left w:val="none" w:sz="0" w:space="0" w:color="auto"/>
            <w:bottom w:val="none" w:sz="0" w:space="0" w:color="auto"/>
            <w:right w:val="none" w:sz="0" w:space="0" w:color="auto"/>
          </w:divBdr>
        </w:div>
        <w:div w:id="570434434">
          <w:marLeft w:val="640"/>
          <w:marRight w:val="0"/>
          <w:marTop w:val="0"/>
          <w:marBottom w:val="0"/>
          <w:divBdr>
            <w:top w:val="none" w:sz="0" w:space="0" w:color="auto"/>
            <w:left w:val="none" w:sz="0" w:space="0" w:color="auto"/>
            <w:bottom w:val="none" w:sz="0" w:space="0" w:color="auto"/>
            <w:right w:val="none" w:sz="0" w:space="0" w:color="auto"/>
          </w:divBdr>
        </w:div>
        <w:div w:id="583761538">
          <w:marLeft w:val="640"/>
          <w:marRight w:val="0"/>
          <w:marTop w:val="0"/>
          <w:marBottom w:val="0"/>
          <w:divBdr>
            <w:top w:val="none" w:sz="0" w:space="0" w:color="auto"/>
            <w:left w:val="none" w:sz="0" w:space="0" w:color="auto"/>
            <w:bottom w:val="none" w:sz="0" w:space="0" w:color="auto"/>
            <w:right w:val="none" w:sz="0" w:space="0" w:color="auto"/>
          </w:divBdr>
        </w:div>
        <w:div w:id="590819086">
          <w:marLeft w:val="640"/>
          <w:marRight w:val="0"/>
          <w:marTop w:val="0"/>
          <w:marBottom w:val="0"/>
          <w:divBdr>
            <w:top w:val="none" w:sz="0" w:space="0" w:color="auto"/>
            <w:left w:val="none" w:sz="0" w:space="0" w:color="auto"/>
            <w:bottom w:val="none" w:sz="0" w:space="0" w:color="auto"/>
            <w:right w:val="none" w:sz="0" w:space="0" w:color="auto"/>
          </w:divBdr>
        </w:div>
        <w:div w:id="621806383">
          <w:marLeft w:val="640"/>
          <w:marRight w:val="0"/>
          <w:marTop w:val="0"/>
          <w:marBottom w:val="0"/>
          <w:divBdr>
            <w:top w:val="none" w:sz="0" w:space="0" w:color="auto"/>
            <w:left w:val="none" w:sz="0" w:space="0" w:color="auto"/>
            <w:bottom w:val="none" w:sz="0" w:space="0" w:color="auto"/>
            <w:right w:val="none" w:sz="0" w:space="0" w:color="auto"/>
          </w:divBdr>
        </w:div>
        <w:div w:id="631639403">
          <w:marLeft w:val="640"/>
          <w:marRight w:val="0"/>
          <w:marTop w:val="0"/>
          <w:marBottom w:val="0"/>
          <w:divBdr>
            <w:top w:val="none" w:sz="0" w:space="0" w:color="auto"/>
            <w:left w:val="none" w:sz="0" w:space="0" w:color="auto"/>
            <w:bottom w:val="none" w:sz="0" w:space="0" w:color="auto"/>
            <w:right w:val="none" w:sz="0" w:space="0" w:color="auto"/>
          </w:divBdr>
        </w:div>
        <w:div w:id="658728566">
          <w:marLeft w:val="640"/>
          <w:marRight w:val="0"/>
          <w:marTop w:val="0"/>
          <w:marBottom w:val="0"/>
          <w:divBdr>
            <w:top w:val="none" w:sz="0" w:space="0" w:color="auto"/>
            <w:left w:val="none" w:sz="0" w:space="0" w:color="auto"/>
            <w:bottom w:val="none" w:sz="0" w:space="0" w:color="auto"/>
            <w:right w:val="none" w:sz="0" w:space="0" w:color="auto"/>
          </w:divBdr>
        </w:div>
        <w:div w:id="665865948">
          <w:marLeft w:val="640"/>
          <w:marRight w:val="0"/>
          <w:marTop w:val="0"/>
          <w:marBottom w:val="0"/>
          <w:divBdr>
            <w:top w:val="none" w:sz="0" w:space="0" w:color="auto"/>
            <w:left w:val="none" w:sz="0" w:space="0" w:color="auto"/>
            <w:bottom w:val="none" w:sz="0" w:space="0" w:color="auto"/>
            <w:right w:val="none" w:sz="0" w:space="0" w:color="auto"/>
          </w:divBdr>
        </w:div>
        <w:div w:id="678459742">
          <w:marLeft w:val="640"/>
          <w:marRight w:val="0"/>
          <w:marTop w:val="0"/>
          <w:marBottom w:val="0"/>
          <w:divBdr>
            <w:top w:val="none" w:sz="0" w:space="0" w:color="auto"/>
            <w:left w:val="none" w:sz="0" w:space="0" w:color="auto"/>
            <w:bottom w:val="none" w:sz="0" w:space="0" w:color="auto"/>
            <w:right w:val="none" w:sz="0" w:space="0" w:color="auto"/>
          </w:divBdr>
        </w:div>
        <w:div w:id="692653461">
          <w:marLeft w:val="640"/>
          <w:marRight w:val="0"/>
          <w:marTop w:val="0"/>
          <w:marBottom w:val="0"/>
          <w:divBdr>
            <w:top w:val="none" w:sz="0" w:space="0" w:color="auto"/>
            <w:left w:val="none" w:sz="0" w:space="0" w:color="auto"/>
            <w:bottom w:val="none" w:sz="0" w:space="0" w:color="auto"/>
            <w:right w:val="none" w:sz="0" w:space="0" w:color="auto"/>
          </w:divBdr>
        </w:div>
        <w:div w:id="797988404">
          <w:marLeft w:val="640"/>
          <w:marRight w:val="0"/>
          <w:marTop w:val="0"/>
          <w:marBottom w:val="0"/>
          <w:divBdr>
            <w:top w:val="none" w:sz="0" w:space="0" w:color="auto"/>
            <w:left w:val="none" w:sz="0" w:space="0" w:color="auto"/>
            <w:bottom w:val="none" w:sz="0" w:space="0" w:color="auto"/>
            <w:right w:val="none" w:sz="0" w:space="0" w:color="auto"/>
          </w:divBdr>
        </w:div>
        <w:div w:id="808086504">
          <w:marLeft w:val="640"/>
          <w:marRight w:val="0"/>
          <w:marTop w:val="0"/>
          <w:marBottom w:val="0"/>
          <w:divBdr>
            <w:top w:val="none" w:sz="0" w:space="0" w:color="auto"/>
            <w:left w:val="none" w:sz="0" w:space="0" w:color="auto"/>
            <w:bottom w:val="none" w:sz="0" w:space="0" w:color="auto"/>
            <w:right w:val="none" w:sz="0" w:space="0" w:color="auto"/>
          </w:divBdr>
        </w:div>
        <w:div w:id="817039889">
          <w:marLeft w:val="640"/>
          <w:marRight w:val="0"/>
          <w:marTop w:val="0"/>
          <w:marBottom w:val="0"/>
          <w:divBdr>
            <w:top w:val="none" w:sz="0" w:space="0" w:color="auto"/>
            <w:left w:val="none" w:sz="0" w:space="0" w:color="auto"/>
            <w:bottom w:val="none" w:sz="0" w:space="0" w:color="auto"/>
            <w:right w:val="none" w:sz="0" w:space="0" w:color="auto"/>
          </w:divBdr>
        </w:div>
        <w:div w:id="865404606">
          <w:marLeft w:val="640"/>
          <w:marRight w:val="0"/>
          <w:marTop w:val="0"/>
          <w:marBottom w:val="0"/>
          <w:divBdr>
            <w:top w:val="none" w:sz="0" w:space="0" w:color="auto"/>
            <w:left w:val="none" w:sz="0" w:space="0" w:color="auto"/>
            <w:bottom w:val="none" w:sz="0" w:space="0" w:color="auto"/>
            <w:right w:val="none" w:sz="0" w:space="0" w:color="auto"/>
          </w:divBdr>
        </w:div>
        <w:div w:id="879707091">
          <w:marLeft w:val="640"/>
          <w:marRight w:val="0"/>
          <w:marTop w:val="0"/>
          <w:marBottom w:val="0"/>
          <w:divBdr>
            <w:top w:val="none" w:sz="0" w:space="0" w:color="auto"/>
            <w:left w:val="none" w:sz="0" w:space="0" w:color="auto"/>
            <w:bottom w:val="none" w:sz="0" w:space="0" w:color="auto"/>
            <w:right w:val="none" w:sz="0" w:space="0" w:color="auto"/>
          </w:divBdr>
        </w:div>
        <w:div w:id="888154652">
          <w:marLeft w:val="640"/>
          <w:marRight w:val="0"/>
          <w:marTop w:val="0"/>
          <w:marBottom w:val="0"/>
          <w:divBdr>
            <w:top w:val="none" w:sz="0" w:space="0" w:color="auto"/>
            <w:left w:val="none" w:sz="0" w:space="0" w:color="auto"/>
            <w:bottom w:val="none" w:sz="0" w:space="0" w:color="auto"/>
            <w:right w:val="none" w:sz="0" w:space="0" w:color="auto"/>
          </w:divBdr>
        </w:div>
        <w:div w:id="890576276">
          <w:marLeft w:val="640"/>
          <w:marRight w:val="0"/>
          <w:marTop w:val="0"/>
          <w:marBottom w:val="0"/>
          <w:divBdr>
            <w:top w:val="none" w:sz="0" w:space="0" w:color="auto"/>
            <w:left w:val="none" w:sz="0" w:space="0" w:color="auto"/>
            <w:bottom w:val="none" w:sz="0" w:space="0" w:color="auto"/>
            <w:right w:val="none" w:sz="0" w:space="0" w:color="auto"/>
          </w:divBdr>
        </w:div>
        <w:div w:id="928125619">
          <w:marLeft w:val="640"/>
          <w:marRight w:val="0"/>
          <w:marTop w:val="0"/>
          <w:marBottom w:val="0"/>
          <w:divBdr>
            <w:top w:val="none" w:sz="0" w:space="0" w:color="auto"/>
            <w:left w:val="none" w:sz="0" w:space="0" w:color="auto"/>
            <w:bottom w:val="none" w:sz="0" w:space="0" w:color="auto"/>
            <w:right w:val="none" w:sz="0" w:space="0" w:color="auto"/>
          </w:divBdr>
        </w:div>
        <w:div w:id="969555832">
          <w:marLeft w:val="640"/>
          <w:marRight w:val="0"/>
          <w:marTop w:val="0"/>
          <w:marBottom w:val="0"/>
          <w:divBdr>
            <w:top w:val="none" w:sz="0" w:space="0" w:color="auto"/>
            <w:left w:val="none" w:sz="0" w:space="0" w:color="auto"/>
            <w:bottom w:val="none" w:sz="0" w:space="0" w:color="auto"/>
            <w:right w:val="none" w:sz="0" w:space="0" w:color="auto"/>
          </w:divBdr>
        </w:div>
        <w:div w:id="982081301">
          <w:marLeft w:val="640"/>
          <w:marRight w:val="0"/>
          <w:marTop w:val="0"/>
          <w:marBottom w:val="0"/>
          <w:divBdr>
            <w:top w:val="none" w:sz="0" w:space="0" w:color="auto"/>
            <w:left w:val="none" w:sz="0" w:space="0" w:color="auto"/>
            <w:bottom w:val="none" w:sz="0" w:space="0" w:color="auto"/>
            <w:right w:val="none" w:sz="0" w:space="0" w:color="auto"/>
          </w:divBdr>
        </w:div>
        <w:div w:id="986513691">
          <w:marLeft w:val="640"/>
          <w:marRight w:val="0"/>
          <w:marTop w:val="0"/>
          <w:marBottom w:val="0"/>
          <w:divBdr>
            <w:top w:val="none" w:sz="0" w:space="0" w:color="auto"/>
            <w:left w:val="none" w:sz="0" w:space="0" w:color="auto"/>
            <w:bottom w:val="none" w:sz="0" w:space="0" w:color="auto"/>
            <w:right w:val="none" w:sz="0" w:space="0" w:color="auto"/>
          </w:divBdr>
        </w:div>
        <w:div w:id="1005985461">
          <w:marLeft w:val="640"/>
          <w:marRight w:val="0"/>
          <w:marTop w:val="0"/>
          <w:marBottom w:val="0"/>
          <w:divBdr>
            <w:top w:val="none" w:sz="0" w:space="0" w:color="auto"/>
            <w:left w:val="none" w:sz="0" w:space="0" w:color="auto"/>
            <w:bottom w:val="none" w:sz="0" w:space="0" w:color="auto"/>
            <w:right w:val="none" w:sz="0" w:space="0" w:color="auto"/>
          </w:divBdr>
        </w:div>
        <w:div w:id="1013191699">
          <w:marLeft w:val="640"/>
          <w:marRight w:val="0"/>
          <w:marTop w:val="0"/>
          <w:marBottom w:val="0"/>
          <w:divBdr>
            <w:top w:val="none" w:sz="0" w:space="0" w:color="auto"/>
            <w:left w:val="none" w:sz="0" w:space="0" w:color="auto"/>
            <w:bottom w:val="none" w:sz="0" w:space="0" w:color="auto"/>
            <w:right w:val="none" w:sz="0" w:space="0" w:color="auto"/>
          </w:divBdr>
        </w:div>
        <w:div w:id="1102140481">
          <w:marLeft w:val="640"/>
          <w:marRight w:val="0"/>
          <w:marTop w:val="0"/>
          <w:marBottom w:val="0"/>
          <w:divBdr>
            <w:top w:val="none" w:sz="0" w:space="0" w:color="auto"/>
            <w:left w:val="none" w:sz="0" w:space="0" w:color="auto"/>
            <w:bottom w:val="none" w:sz="0" w:space="0" w:color="auto"/>
            <w:right w:val="none" w:sz="0" w:space="0" w:color="auto"/>
          </w:divBdr>
        </w:div>
        <w:div w:id="1104611940">
          <w:marLeft w:val="640"/>
          <w:marRight w:val="0"/>
          <w:marTop w:val="0"/>
          <w:marBottom w:val="0"/>
          <w:divBdr>
            <w:top w:val="none" w:sz="0" w:space="0" w:color="auto"/>
            <w:left w:val="none" w:sz="0" w:space="0" w:color="auto"/>
            <w:bottom w:val="none" w:sz="0" w:space="0" w:color="auto"/>
            <w:right w:val="none" w:sz="0" w:space="0" w:color="auto"/>
          </w:divBdr>
        </w:div>
        <w:div w:id="1136291711">
          <w:marLeft w:val="640"/>
          <w:marRight w:val="0"/>
          <w:marTop w:val="0"/>
          <w:marBottom w:val="0"/>
          <w:divBdr>
            <w:top w:val="none" w:sz="0" w:space="0" w:color="auto"/>
            <w:left w:val="none" w:sz="0" w:space="0" w:color="auto"/>
            <w:bottom w:val="none" w:sz="0" w:space="0" w:color="auto"/>
            <w:right w:val="none" w:sz="0" w:space="0" w:color="auto"/>
          </w:divBdr>
        </w:div>
        <w:div w:id="1137529536">
          <w:marLeft w:val="640"/>
          <w:marRight w:val="0"/>
          <w:marTop w:val="0"/>
          <w:marBottom w:val="0"/>
          <w:divBdr>
            <w:top w:val="none" w:sz="0" w:space="0" w:color="auto"/>
            <w:left w:val="none" w:sz="0" w:space="0" w:color="auto"/>
            <w:bottom w:val="none" w:sz="0" w:space="0" w:color="auto"/>
            <w:right w:val="none" w:sz="0" w:space="0" w:color="auto"/>
          </w:divBdr>
        </w:div>
        <w:div w:id="1146900017">
          <w:marLeft w:val="640"/>
          <w:marRight w:val="0"/>
          <w:marTop w:val="0"/>
          <w:marBottom w:val="0"/>
          <w:divBdr>
            <w:top w:val="none" w:sz="0" w:space="0" w:color="auto"/>
            <w:left w:val="none" w:sz="0" w:space="0" w:color="auto"/>
            <w:bottom w:val="none" w:sz="0" w:space="0" w:color="auto"/>
            <w:right w:val="none" w:sz="0" w:space="0" w:color="auto"/>
          </w:divBdr>
        </w:div>
        <w:div w:id="1148863241">
          <w:marLeft w:val="640"/>
          <w:marRight w:val="0"/>
          <w:marTop w:val="0"/>
          <w:marBottom w:val="0"/>
          <w:divBdr>
            <w:top w:val="none" w:sz="0" w:space="0" w:color="auto"/>
            <w:left w:val="none" w:sz="0" w:space="0" w:color="auto"/>
            <w:bottom w:val="none" w:sz="0" w:space="0" w:color="auto"/>
            <w:right w:val="none" w:sz="0" w:space="0" w:color="auto"/>
          </w:divBdr>
        </w:div>
        <w:div w:id="1173838192">
          <w:marLeft w:val="640"/>
          <w:marRight w:val="0"/>
          <w:marTop w:val="0"/>
          <w:marBottom w:val="0"/>
          <w:divBdr>
            <w:top w:val="none" w:sz="0" w:space="0" w:color="auto"/>
            <w:left w:val="none" w:sz="0" w:space="0" w:color="auto"/>
            <w:bottom w:val="none" w:sz="0" w:space="0" w:color="auto"/>
            <w:right w:val="none" w:sz="0" w:space="0" w:color="auto"/>
          </w:divBdr>
        </w:div>
        <w:div w:id="1178812881">
          <w:marLeft w:val="640"/>
          <w:marRight w:val="0"/>
          <w:marTop w:val="0"/>
          <w:marBottom w:val="0"/>
          <w:divBdr>
            <w:top w:val="none" w:sz="0" w:space="0" w:color="auto"/>
            <w:left w:val="none" w:sz="0" w:space="0" w:color="auto"/>
            <w:bottom w:val="none" w:sz="0" w:space="0" w:color="auto"/>
            <w:right w:val="none" w:sz="0" w:space="0" w:color="auto"/>
          </w:divBdr>
        </w:div>
        <w:div w:id="1201281467">
          <w:marLeft w:val="640"/>
          <w:marRight w:val="0"/>
          <w:marTop w:val="0"/>
          <w:marBottom w:val="0"/>
          <w:divBdr>
            <w:top w:val="none" w:sz="0" w:space="0" w:color="auto"/>
            <w:left w:val="none" w:sz="0" w:space="0" w:color="auto"/>
            <w:bottom w:val="none" w:sz="0" w:space="0" w:color="auto"/>
            <w:right w:val="none" w:sz="0" w:space="0" w:color="auto"/>
          </w:divBdr>
        </w:div>
        <w:div w:id="1243637528">
          <w:marLeft w:val="640"/>
          <w:marRight w:val="0"/>
          <w:marTop w:val="0"/>
          <w:marBottom w:val="0"/>
          <w:divBdr>
            <w:top w:val="none" w:sz="0" w:space="0" w:color="auto"/>
            <w:left w:val="none" w:sz="0" w:space="0" w:color="auto"/>
            <w:bottom w:val="none" w:sz="0" w:space="0" w:color="auto"/>
            <w:right w:val="none" w:sz="0" w:space="0" w:color="auto"/>
          </w:divBdr>
        </w:div>
        <w:div w:id="1306932491">
          <w:marLeft w:val="640"/>
          <w:marRight w:val="0"/>
          <w:marTop w:val="0"/>
          <w:marBottom w:val="0"/>
          <w:divBdr>
            <w:top w:val="none" w:sz="0" w:space="0" w:color="auto"/>
            <w:left w:val="none" w:sz="0" w:space="0" w:color="auto"/>
            <w:bottom w:val="none" w:sz="0" w:space="0" w:color="auto"/>
            <w:right w:val="none" w:sz="0" w:space="0" w:color="auto"/>
          </w:divBdr>
        </w:div>
        <w:div w:id="1339187860">
          <w:marLeft w:val="640"/>
          <w:marRight w:val="0"/>
          <w:marTop w:val="0"/>
          <w:marBottom w:val="0"/>
          <w:divBdr>
            <w:top w:val="none" w:sz="0" w:space="0" w:color="auto"/>
            <w:left w:val="none" w:sz="0" w:space="0" w:color="auto"/>
            <w:bottom w:val="none" w:sz="0" w:space="0" w:color="auto"/>
            <w:right w:val="none" w:sz="0" w:space="0" w:color="auto"/>
          </w:divBdr>
        </w:div>
        <w:div w:id="1350256205">
          <w:marLeft w:val="640"/>
          <w:marRight w:val="0"/>
          <w:marTop w:val="0"/>
          <w:marBottom w:val="0"/>
          <w:divBdr>
            <w:top w:val="none" w:sz="0" w:space="0" w:color="auto"/>
            <w:left w:val="none" w:sz="0" w:space="0" w:color="auto"/>
            <w:bottom w:val="none" w:sz="0" w:space="0" w:color="auto"/>
            <w:right w:val="none" w:sz="0" w:space="0" w:color="auto"/>
          </w:divBdr>
        </w:div>
        <w:div w:id="1420982621">
          <w:marLeft w:val="640"/>
          <w:marRight w:val="0"/>
          <w:marTop w:val="0"/>
          <w:marBottom w:val="0"/>
          <w:divBdr>
            <w:top w:val="none" w:sz="0" w:space="0" w:color="auto"/>
            <w:left w:val="none" w:sz="0" w:space="0" w:color="auto"/>
            <w:bottom w:val="none" w:sz="0" w:space="0" w:color="auto"/>
            <w:right w:val="none" w:sz="0" w:space="0" w:color="auto"/>
          </w:divBdr>
        </w:div>
        <w:div w:id="1422336041">
          <w:marLeft w:val="640"/>
          <w:marRight w:val="0"/>
          <w:marTop w:val="0"/>
          <w:marBottom w:val="0"/>
          <w:divBdr>
            <w:top w:val="none" w:sz="0" w:space="0" w:color="auto"/>
            <w:left w:val="none" w:sz="0" w:space="0" w:color="auto"/>
            <w:bottom w:val="none" w:sz="0" w:space="0" w:color="auto"/>
            <w:right w:val="none" w:sz="0" w:space="0" w:color="auto"/>
          </w:divBdr>
        </w:div>
        <w:div w:id="1429614702">
          <w:marLeft w:val="640"/>
          <w:marRight w:val="0"/>
          <w:marTop w:val="0"/>
          <w:marBottom w:val="0"/>
          <w:divBdr>
            <w:top w:val="none" w:sz="0" w:space="0" w:color="auto"/>
            <w:left w:val="none" w:sz="0" w:space="0" w:color="auto"/>
            <w:bottom w:val="none" w:sz="0" w:space="0" w:color="auto"/>
            <w:right w:val="none" w:sz="0" w:space="0" w:color="auto"/>
          </w:divBdr>
        </w:div>
        <w:div w:id="1470392478">
          <w:marLeft w:val="640"/>
          <w:marRight w:val="0"/>
          <w:marTop w:val="0"/>
          <w:marBottom w:val="0"/>
          <w:divBdr>
            <w:top w:val="none" w:sz="0" w:space="0" w:color="auto"/>
            <w:left w:val="none" w:sz="0" w:space="0" w:color="auto"/>
            <w:bottom w:val="none" w:sz="0" w:space="0" w:color="auto"/>
            <w:right w:val="none" w:sz="0" w:space="0" w:color="auto"/>
          </w:divBdr>
        </w:div>
        <w:div w:id="1512993524">
          <w:marLeft w:val="640"/>
          <w:marRight w:val="0"/>
          <w:marTop w:val="0"/>
          <w:marBottom w:val="0"/>
          <w:divBdr>
            <w:top w:val="none" w:sz="0" w:space="0" w:color="auto"/>
            <w:left w:val="none" w:sz="0" w:space="0" w:color="auto"/>
            <w:bottom w:val="none" w:sz="0" w:space="0" w:color="auto"/>
            <w:right w:val="none" w:sz="0" w:space="0" w:color="auto"/>
          </w:divBdr>
        </w:div>
        <w:div w:id="1515026788">
          <w:marLeft w:val="640"/>
          <w:marRight w:val="0"/>
          <w:marTop w:val="0"/>
          <w:marBottom w:val="0"/>
          <w:divBdr>
            <w:top w:val="none" w:sz="0" w:space="0" w:color="auto"/>
            <w:left w:val="none" w:sz="0" w:space="0" w:color="auto"/>
            <w:bottom w:val="none" w:sz="0" w:space="0" w:color="auto"/>
            <w:right w:val="none" w:sz="0" w:space="0" w:color="auto"/>
          </w:divBdr>
        </w:div>
        <w:div w:id="1517227806">
          <w:marLeft w:val="640"/>
          <w:marRight w:val="0"/>
          <w:marTop w:val="0"/>
          <w:marBottom w:val="0"/>
          <w:divBdr>
            <w:top w:val="none" w:sz="0" w:space="0" w:color="auto"/>
            <w:left w:val="none" w:sz="0" w:space="0" w:color="auto"/>
            <w:bottom w:val="none" w:sz="0" w:space="0" w:color="auto"/>
            <w:right w:val="none" w:sz="0" w:space="0" w:color="auto"/>
          </w:divBdr>
        </w:div>
        <w:div w:id="1557737174">
          <w:marLeft w:val="640"/>
          <w:marRight w:val="0"/>
          <w:marTop w:val="0"/>
          <w:marBottom w:val="0"/>
          <w:divBdr>
            <w:top w:val="none" w:sz="0" w:space="0" w:color="auto"/>
            <w:left w:val="none" w:sz="0" w:space="0" w:color="auto"/>
            <w:bottom w:val="none" w:sz="0" w:space="0" w:color="auto"/>
            <w:right w:val="none" w:sz="0" w:space="0" w:color="auto"/>
          </w:divBdr>
        </w:div>
        <w:div w:id="1565024273">
          <w:marLeft w:val="640"/>
          <w:marRight w:val="0"/>
          <w:marTop w:val="0"/>
          <w:marBottom w:val="0"/>
          <w:divBdr>
            <w:top w:val="none" w:sz="0" w:space="0" w:color="auto"/>
            <w:left w:val="none" w:sz="0" w:space="0" w:color="auto"/>
            <w:bottom w:val="none" w:sz="0" w:space="0" w:color="auto"/>
            <w:right w:val="none" w:sz="0" w:space="0" w:color="auto"/>
          </w:divBdr>
        </w:div>
        <w:div w:id="1576624140">
          <w:marLeft w:val="640"/>
          <w:marRight w:val="0"/>
          <w:marTop w:val="0"/>
          <w:marBottom w:val="0"/>
          <w:divBdr>
            <w:top w:val="none" w:sz="0" w:space="0" w:color="auto"/>
            <w:left w:val="none" w:sz="0" w:space="0" w:color="auto"/>
            <w:bottom w:val="none" w:sz="0" w:space="0" w:color="auto"/>
            <w:right w:val="none" w:sz="0" w:space="0" w:color="auto"/>
          </w:divBdr>
        </w:div>
        <w:div w:id="1647541838">
          <w:marLeft w:val="640"/>
          <w:marRight w:val="0"/>
          <w:marTop w:val="0"/>
          <w:marBottom w:val="0"/>
          <w:divBdr>
            <w:top w:val="none" w:sz="0" w:space="0" w:color="auto"/>
            <w:left w:val="none" w:sz="0" w:space="0" w:color="auto"/>
            <w:bottom w:val="none" w:sz="0" w:space="0" w:color="auto"/>
            <w:right w:val="none" w:sz="0" w:space="0" w:color="auto"/>
          </w:divBdr>
        </w:div>
        <w:div w:id="1648700404">
          <w:marLeft w:val="640"/>
          <w:marRight w:val="0"/>
          <w:marTop w:val="0"/>
          <w:marBottom w:val="0"/>
          <w:divBdr>
            <w:top w:val="none" w:sz="0" w:space="0" w:color="auto"/>
            <w:left w:val="none" w:sz="0" w:space="0" w:color="auto"/>
            <w:bottom w:val="none" w:sz="0" w:space="0" w:color="auto"/>
            <w:right w:val="none" w:sz="0" w:space="0" w:color="auto"/>
          </w:divBdr>
        </w:div>
        <w:div w:id="1655909297">
          <w:marLeft w:val="640"/>
          <w:marRight w:val="0"/>
          <w:marTop w:val="0"/>
          <w:marBottom w:val="0"/>
          <w:divBdr>
            <w:top w:val="none" w:sz="0" w:space="0" w:color="auto"/>
            <w:left w:val="none" w:sz="0" w:space="0" w:color="auto"/>
            <w:bottom w:val="none" w:sz="0" w:space="0" w:color="auto"/>
            <w:right w:val="none" w:sz="0" w:space="0" w:color="auto"/>
          </w:divBdr>
        </w:div>
        <w:div w:id="1664235537">
          <w:marLeft w:val="640"/>
          <w:marRight w:val="0"/>
          <w:marTop w:val="0"/>
          <w:marBottom w:val="0"/>
          <w:divBdr>
            <w:top w:val="none" w:sz="0" w:space="0" w:color="auto"/>
            <w:left w:val="none" w:sz="0" w:space="0" w:color="auto"/>
            <w:bottom w:val="none" w:sz="0" w:space="0" w:color="auto"/>
            <w:right w:val="none" w:sz="0" w:space="0" w:color="auto"/>
          </w:divBdr>
        </w:div>
        <w:div w:id="1775246820">
          <w:marLeft w:val="640"/>
          <w:marRight w:val="0"/>
          <w:marTop w:val="0"/>
          <w:marBottom w:val="0"/>
          <w:divBdr>
            <w:top w:val="none" w:sz="0" w:space="0" w:color="auto"/>
            <w:left w:val="none" w:sz="0" w:space="0" w:color="auto"/>
            <w:bottom w:val="none" w:sz="0" w:space="0" w:color="auto"/>
            <w:right w:val="none" w:sz="0" w:space="0" w:color="auto"/>
          </w:divBdr>
        </w:div>
        <w:div w:id="1775247662">
          <w:marLeft w:val="640"/>
          <w:marRight w:val="0"/>
          <w:marTop w:val="0"/>
          <w:marBottom w:val="0"/>
          <w:divBdr>
            <w:top w:val="none" w:sz="0" w:space="0" w:color="auto"/>
            <w:left w:val="none" w:sz="0" w:space="0" w:color="auto"/>
            <w:bottom w:val="none" w:sz="0" w:space="0" w:color="auto"/>
            <w:right w:val="none" w:sz="0" w:space="0" w:color="auto"/>
          </w:divBdr>
        </w:div>
        <w:div w:id="1791630779">
          <w:marLeft w:val="640"/>
          <w:marRight w:val="0"/>
          <w:marTop w:val="0"/>
          <w:marBottom w:val="0"/>
          <w:divBdr>
            <w:top w:val="none" w:sz="0" w:space="0" w:color="auto"/>
            <w:left w:val="none" w:sz="0" w:space="0" w:color="auto"/>
            <w:bottom w:val="none" w:sz="0" w:space="0" w:color="auto"/>
            <w:right w:val="none" w:sz="0" w:space="0" w:color="auto"/>
          </w:divBdr>
        </w:div>
        <w:div w:id="1809392952">
          <w:marLeft w:val="640"/>
          <w:marRight w:val="0"/>
          <w:marTop w:val="0"/>
          <w:marBottom w:val="0"/>
          <w:divBdr>
            <w:top w:val="none" w:sz="0" w:space="0" w:color="auto"/>
            <w:left w:val="none" w:sz="0" w:space="0" w:color="auto"/>
            <w:bottom w:val="none" w:sz="0" w:space="0" w:color="auto"/>
            <w:right w:val="none" w:sz="0" w:space="0" w:color="auto"/>
          </w:divBdr>
        </w:div>
        <w:div w:id="1848132312">
          <w:marLeft w:val="640"/>
          <w:marRight w:val="0"/>
          <w:marTop w:val="0"/>
          <w:marBottom w:val="0"/>
          <w:divBdr>
            <w:top w:val="none" w:sz="0" w:space="0" w:color="auto"/>
            <w:left w:val="none" w:sz="0" w:space="0" w:color="auto"/>
            <w:bottom w:val="none" w:sz="0" w:space="0" w:color="auto"/>
            <w:right w:val="none" w:sz="0" w:space="0" w:color="auto"/>
          </w:divBdr>
        </w:div>
        <w:div w:id="1851941988">
          <w:marLeft w:val="640"/>
          <w:marRight w:val="0"/>
          <w:marTop w:val="0"/>
          <w:marBottom w:val="0"/>
          <w:divBdr>
            <w:top w:val="none" w:sz="0" w:space="0" w:color="auto"/>
            <w:left w:val="none" w:sz="0" w:space="0" w:color="auto"/>
            <w:bottom w:val="none" w:sz="0" w:space="0" w:color="auto"/>
            <w:right w:val="none" w:sz="0" w:space="0" w:color="auto"/>
          </w:divBdr>
        </w:div>
        <w:div w:id="1888685370">
          <w:marLeft w:val="640"/>
          <w:marRight w:val="0"/>
          <w:marTop w:val="0"/>
          <w:marBottom w:val="0"/>
          <w:divBdr>
            <w:top w:val="none" w:sz="0" w:space="0" w:color="auto"/>
            <w:left w:val="none" w:sz="0" w:space="0" w:color="auto"/>
            <w:bottom w:val="none" w:sz="0" w:space="0" w:color="auto"/>
            <w:right w:val="none" w:sz="0" w:space="0" w:color="auto"/>
          </w:divBdr>
        </w:div>
        <w:div w:id="1890533608">
          <w:marLeft w:val="640"/>
          <w:marRight w:val="0"/>
          <w:marTop w:val="0"/>
          <w:marBottom w:val="0"/>
          <w:divBdr>
            <w:top w:val="none" w:sz="0" w:space="0" w:color="auto"/>
            <w:left w:val="none" w:sz="0" w:space="0" w:color="auto"/>
            <w:bottom w:val="none" w:sz="0" w:space="0" w:color="auto"/>
            <w:right w:val="none" w:sz="0" w:space="0" w:color="auto"/>
          </w:divBdr>
        </w:div>
        <w:div w:id="1946304755">
          <w:marLeft w:val="640"/>
          <w:marRight w:val="0"/>
          <w:marTop w:val="0"/>
          <w:marBottom w:val="0"/>
          <w:divBdr>
            <w:top w:val="none" w:sz="0" w:space="0" w:color="auto"/>
            <w:left w:val="none" w:sz="0" w:space="0" w:color="auto"/>
            <w:bottom w:val="none" w:sz="0" w:space="0" w:color="auto"/>
            <w:right w:val="none" w:sz="0" w:space="0" w:color="auto"/>
          </w:divBdr>
        </w:div>
        <w:div w:id="2007053802">
          <w:marLeft w:val="640"/>
          <w:marRight w:val="0"/>
          <w:marTop w:val="0"/>
          <w:marBottom w:val="0"/>
          <w:divBdr>
            <w:top w:val="none" w:sz="0" w:space="0" w:color="auto"/>
            <w:left w:val="none" w:sz="0" w:space="0" w:color="auto"/>
            <w:bottom w:val="none" w:sz="0" w:space="0" w:color="auto"/>
            <w:right w:val="none" w:sz="0" w:space="0" w:color="auto"/>
          </w:divBdr>
        </w:div>
        <w:div w:id="2073503619">
          <w:marLeft w:val="640"/>
          <w:marRight w:val="0"/>
          <w:marTop w:val="0"/>
          <w:marBottom w:val="0"/>
          <w:divBdr>
            <w:top w:val="none" w:sz="0" w:space="0" w:color="auto"/>
            <w:left w:val="none" w:sz="0" w:space="0" w:color="auto"/>
            <w:bottom w:val="none" w:sz="0" w:space="0" w:color="auto"/>
            <w:right w:val="none" w:sz="0" w:space="0" w:color="auto"/>
          </w:divBdr>
        </w:div>
        <w:div w:id="2079357710">
          <w:marLeft w:val="640"/>
          <w:marRight w:val="0"/>
          <w:marTop w:val="0"/>
          <w:marBottom w:val="0"/>
          <w:divBdr>
            <w:top w:val="none" w:sz="0" w:space="0" w:color="auto"/>
            <w:left w:val="none" w:sz="0" w:space="0" w:color="auto"/>
            <w:bottom w:val="none" w:sz="0" w:space="0" w:color="auto"/>
            <w:right w:val="none" w:sz="0" w:space="0" w:color="auto"/>
          </w:divBdr>
        </w:div>
        <w:div w:id="2080521407">
          <w:marLeft w:val="640"/>
          <w:marRight w:val="0"/>
          <w:marTop w:val="0"/>
          <w:marBottom w:val="0"/>
          <w:divBdr>
            <w:top w:val="none" w:sz="0" w:space="0" w:color="auto"/>
            <w:left w:val="none" w:sz="0" w:space="0" w:color="auto"/>
            <w:bottom w:val="none" w:sz="0" w:space="0" w:color="auto"/>
            <w:right w:val="none" w:sz="0" w:space="0" w:color="auto"/>
          </w:divBdr>
        </w:div>
        <w:div w:id="2111536901">
          <w:marLeft w:val="640"/>
          <w:marRight w:val="0"/>
          <w:marTop w:val="0"/>
          <w:marBottom w:val="0"/>
          <w:divBdr>
            <w:top w:val="none" w:sz="0" w:space="0" w:color="auto"/>
            <w:left w:val="none" w:sz="0" w:space="0" w:color="auto"/>
            <w:bottom w:val="none" w:sz="0" w:space="0" w:color="auto"/>
            <w:right w:val="none" w:sz="0" w:space="0" w:color="auto"/>
          </w:divBdr>
        </w:div>
        <w:div w:id="2129931619">
          <w:marLeft w:val="640"/>
          <w:marRight w:val="0"/>
          <w:marTop w:val="0"/>
          <w:marBottom w:val="0"/>
          <w:divBdr>
            <w:top w:val="none" w:sz="0" w:space="0" w:color="auto"/>
            <w:left w:val="none" w:sz="0" w:space="0" w:color="auto"/>
            <w:bottom w:val="none" w:sz="0" w:space="0" w:color="auto"/>
            <w:right w:val="none" w:sz="0" w:space="0" w:color="auto"/>
          </w:divBdr>
        </w:div>
        <w:div w:id="2142112212">
          <w:marLeft w:val="640"/>
          <w:marRight w:val="0"/>
          <w:marTop w:val="0"/>
          <w:marBottom w:val="0"/>
          <w:divBdr>
            <w:top w:val="none" w:sz="0" w:space="0" w:color="auto"/>
            <w:left w:val="none" w:sz="0" w:space="0" w:color="auto"/>
            <w:bottom w:val="none" w:sz="0" w:space="0" w:color="auto"/>
            <w:right w:val="none" w:sz="0" w:space="0" w:color="auto"/>
          </w:divBdr>
        </w:div>
      </w:divsChild>
    </w:div>
    <w:div w:id="960301417">
      <w:bodyDiv w:val="1"/>
      <w:marLeft w:val="0"/>
      <w:marRight w:val="0"/>
      <w:marTop w:val="0"/>
      <w:marBottom w:val="0"/>
      <w:divBdr>
        <w:top w:val="none" w:sz="0" w:space="0" w:color="auto"/>
        <w:left w:val="none" w:sz="0" w:space="0" w:color="auto"/>
        <w:bottom w:val="none" w:sz="0" w:space="0" w:color="auto"/>
        <w:right w:val="none" w:sz="0" w:space="0" w:color="auto"/>
      </w:divBdr>
      <w:divsChild>
        <w:div w:id="4941597">
          <w:marLeft w:val="640"/>
          <w:marRight w:val="0"/>
          <w:marTop w:val="0"/>
          <w:marBottom w:val="0"/>
          <w:divBdr>
            <w:top w:val="none" w:sz="0" w:space="0" w:color="auto"/>
            <w:left w:val="none" w:sz="0" w:space="0" w:color="auto"/>
            <w:bottom w:val="none" w:sz="0" w:space="0" w:color="auto"/>
            <w:right w:val="none" w:sz="0" w:space="0" w:color="auto"/>
          </w:divBdr>
        </w:div>
        <w:div w:id="9719661">
          <w:marLeft w:val="640"/>
          <w:marRight w:val="0"/>
          <w:marTop w:val="0"/>
          <w:marBottom w:val="0"/>
          <w:divBdr>
            <w:top w:val="none" w:sz="0" w:space="0" w:color="auto"/>
            <w:left w:val="none" w:sz="0" w:space="0" w:color="auto"/>
            <w:bottom w:val="none" w:sz="0" w:space="0" w:color="auto"/>
            <w:right w:val="none" w:sz="0" w:space="0" w:color="auto"/>
          </w:divBdr>
        </w:div>
        <w:div w:id="18166429">
          <w:marLeft w:val="640"/>
          <w:marRight w:val="0"/>
          <w:marTop w:val="0"/>
          <w:marBottom w:val="0"/>
          <w:divBdr>
            <w:top w:val="none" w:sz="0" w:space="0" w:color="auto"/>
            <w:left w:val="none" w:sz="0" w:space="0" w:color="auto"/>
            <w:bottom w:val="none" w:sz="0" w:space="0" w:color="auto"/>
            <w:right w:val="none" w:sz="0" w:space="0" w:color="auto"/>
          </w:divBdr>
        </w:div>
        <w:div w:id="32511530">
          <w:marLeft w:val="640"/>
          <w:marRight w:val="0"/>
          <w:marTop w:val="0"/>
          <w:marBottom w:val="0"/>
          <w:divBdr>
            <w:top w:val="none" w:sz="0" w:space="0" w:color="auto"/>
            <w:left w:val="none" w:sz="0" w:space="0" w:color="auto"/>
            <w:bottom w:val="none" w:sz="0" w:space="0" w:color="auto"/>
            <w:right w:val="none" w:sz="0" w:space="0" w:color="auto"/>
          </w:divBdr>
        </w:div>
        <w:div w:id="37515960">
          <w:marLeft w:val="640"/>
          <w:marRight w:val="0"/>
          <w:marTop w:val="0"/>
          <w:marBottom w:val="0"/>
          <w:divBdr>
            <w:top w:val="none" w:sz="0" w:space="0" w:color="auto"/>
            <w:left w:val="none" w:sz="0" w:space="0" w:color="auto"/>
            <w:bottom w:val="none" w:sz="0" w:space="0" w:color="auto"/>
            <w:right w:val="none" w:sz="0" w:space="0" w:color="auto"/>
          </w:divBdr>
        </w:div>
        <w:div w:id="41830865">
          <w:marLeft w:val="640"/>
          <w:marRight w:val="0"/>
          <w:marTop w:val="0"/>
          <w:marBottom w:val="0"/>
          <w:divBdr>
            <w:top w:val="none" w:sz="0" w:space="0" w:color="auto"/>
            <w:left w:val="none" w:sz="0" w:space="0" w:color="auto"/>
            <w:bottom w:val="none" w:sz="0" w:space="0" w:color="auto"/>
            <w:right w:val="none" w:sz="0" w:space="0" w:color="auto"/>
          </w:divBdr>
        </w:div>
        <w:div w:id="81921936">
          <w:marLeft w:val="640"/>
          <w:marRight w:val="0"/>
          <w:marTop w:val="0"/>
          <w:marBottom w:val="0"/>
          <w:divBdr>
            <w:top w:val="none" w:sz="0" w:space="0" w:color="auto"/>
            <w:left w:val="none" w:sz="0" w:space="0" w:color="auto"/>
            <w:bottom w:val="none" w:sz="0" w:space="0" w:color="auto"/>
            <w:right w:val="none" w:sz="0" w:space="0" w:color="auto"/>
          </w:divBdr>
        </w:div>
        <w:div w:id="102842821">
          <w:marLeft w:val="640"/>
          <w:marRight w:val="0"/>
          <w:marTop w:val="0"/>
          <w:marBottom w:val="0"/>
          <w:divBdr>
            <w:top w:val="none" w:sz="0" w:space="0" w:color="auto"/>
            <w:left w:val="none" w:sz="0" w:space="0" w:color="auto"/>
            <w:bottom w:val="none" w:sz="0" w:space="0" w:color="auto"/>
            <w:right w:val="none" w:sz="0" w:space="0" w:color="auto"/>
          </w:divBdr>
        </w:div>
        <w:div w:id="132480132">
          <w:marLeft w:val="640"/>
          <w:marRight w:val="0"/>
          <w:marTop w:val="0"/>
          <w:marBottom w:val="0"/>
          <w:divBdr>
            <w:top w:val="none" w:sz="0" w:space="0" w:color="auto"/>
            <w:left w:val="none" w:sz="0" w:space="0" w:color="auto"/>
            <w:bottom w:val="none" w:sz="0" w:space="0" w:color="auto"/>
            <w:right w:val="none" w:sz="0" w:space="0" w:color="auto"/>
          </w:divBdr>
        </w:div>
        <w:div w:id="142430861">
          <w:marLeft w:val="640"/>
          <w:marRight w:val="0"/>
          <w:marTop w:val="0"/>
          <w:marBottom w:val="0"/>
          <w:divBdr>
            <w:top w:val="none" w:sz="0" w:space="0" w:color="auto"/>
            <w:left w:val="none" w:sz="0" w:space="0" w:color="auto"/>
            <w:bottom w:val="none" w:sz="0" w:space="0" w:color="auto"/>
            <w:right w:val="none" w:sz="0" w:space="0" w:color="auto"/>
          </w:divBdr>
        </w:div>
        <w:div w:id="166021400">
          <w:marLeft w:val="640"/>
          <w:marRight w:val="0"/>
          <w:marTop w:val="0"/>
          <w:marBottom w:val="0"/>
          <w:divBdr>
            <w:top w:val="none" w:sz="0" w:space="0" w:color="auto"/>
            <w:left w:val="none" w:sz="0" w:space="0" w:color="auto"/>
            <w:bottom w:val="none" w:sz="0" w:space="0" w:color="auto"/>
            <w:right w:val="none" w:sz="0" w:space="0" w:color="auto"/>
          </w:divBdr>
        </w:div>
        <w:div w:id="184440343">
          <w:marLeft w:val="640"/>
          <w:marRight w:val="0"/>
          <w:marTop w:val="0"/>
          <w:marBottom w:val="0"/>
          <w:divBdr>
            <w:top w:val="none" w:sz="0" w:space="0" w:color="auto"/>
            <w:left w:val="none" w:sz="0" w:space="0" w:color="auto"/>
            <w:bottom w:val="none" w:sz="0" w:space="0" w:color="auto"/>
            <w:right w:val="none" w:sz="0" w:space="0" w:color="auto"/>
          </w:divBdr>
        </w:div>
        <w:div w:id="221213035">
          <w:marLeft w:val="640"/>
          <w:marRight w:val="0"/>
          <w:marTop w:val="0"/>
          <w:marBottom w:val="0"/>
          <w:divBdr>
            <w:top w:val="none" w:sz="0" w:space="0" w:color="auto"/>
            <w:left w:val="none" w:sz="0" w:space="0" w:color="auto"/>
            <w:bottom w:val="none" w:sz="0" w:space="0" w:color="auto"/>
            <w:right w:val="none" w:sz="0" w:space="0" w:color="auto"/>
          </w:divBdr>
        </w:div>
        <w:div w:id="246766035">
          <w:marLeft w:val="640"/>
          <w:marRight w:val="0"/>
          <w:marTop w:val="0"/>
          <w:marBottom w:val="0"/>
          <w:divBdr>
            <w:top w:val="none" w:sz="0" w:space="0" w:color="auto"/>
            <w:left w:val="none" w:sz="0" w:space="0" w:color="auto"/>
            <w:bottom w:val="none" w:sz="0" w:space="0" w:color="auto"/>
            <w:right w:val="none" w:sz="0" w:space="0" w:color="auto"/>
          </w:divBdr>
        </w:div>
        <w:div w:id="257294890">
          <w:marLeft w:val="640"/>
          <w:marRight w:val="0"/>
          <w:marTop w:val="0"/>
          <w:marBottom w:val="0"/>
          <w:divBdr>
            <w:top w:val="none" w:sz="0" w:space="0" w:color="auto"/>
            <w:left w:val="none" w:sz="0" w:space="0" w:color="auto"/>
            <w:bottom w:val="none" w:sz="0" w:space="0" w:color="auto"/>
            <w:right w:val="none" w:sz="0" w:space="0" w:color="auto"/>
          </w:divBdr>
        </w:div>
        <w:div w:id="320277143">
          <w:marLeft w:val="640"/>
          <w:marRight w:val="0"/>
          <w:marTop w:val="0"/>
          <w:marBottom w:val="0"/>
          <w:divBdr>
            <w:top w:val="none" w:sz="0" w:space="0" w:color="auto"/>
            <w:left w:val="none" w:sz="0" w:space="0" w:color="auto"/>
            <w:bottom w:val="none" w:sz="0" w:space="0" w:color="auto"/>
            <w:right w:val="none" w:sz="0" w:space="0" w:color="auto"/>
          </w:divBdr>
        </w:div>
        <w:div w:id="360130149">
          <w:marLeft w:val="640"/>
          <w:marRight w:val="0"/>
          <w:marTop w:val="0"/>
          <w:marBottom w:val="0"/>
          <w:divBdr>
            <w:top w:val="none" w:sz="0" w:space="0" w:color="auto"/>
            <w:left w:val="none" w:sz="0" w:space="0" w:color="auto"/>
            <w:bottom w:val="none" w:sz="0" w:space="0" w:color="auto"/>
            <w:right w:val="none" w:sz="0" w:space="0" w:color="auto"/>
          </w:divBdr>
        </w:div>
        <w:div w:id="393817799">
          <w:marLeft w:val="640"/>
          <w:marRight w:val="0"/>
          <w:marTop w:val="0"/>
          <w:marBottom w:val="0"/>
          <w:divBdr>
            <w:top w:val="none" w:sz="0" w:space="0" w:color="auto"/>
            <w:left w:val="none" w:sz="0" w:space="0" w:color="auto"/>
            <w:bottom w:val="none" w:sz="0" w:space="0" w:color="auto"/>
            <w:right w:val="none" w:sz="0" w:space="0" w:color="auto"/>
          </w:divBdr>
        </w:div>
        <w:div w:id="404423475">
          <w:marLeft w:val="640"/>
          <w:marRight w:val="0"/>
          <w:marTop w:val="0"/>
          <w:marBottom w:val="0"/>
          <w:divBdr>
            <w:top w:val="none" w:sz="0" w:space="0" w:color="auto"/>
            <w:left w:val="none" w:sz="0" w:space="0" w:color="auto"/>
            <w:bottom w:val="none" w:sz="0" w:space="0" w:color="auto"/>
            <w:right w:val="none" w:sz="0" w:space="0" w:color="auto"/>
          </w:divBdr>
        </w:div>
        <w:div w:id="405887033">
          <w:marLeft w:val="640"/>
          <w:marRight w:val="0"/>
          <w:marTop w:val="0"/>
          <w:marBottom w:val="0"/>
          <w:divBdr>
            <w:top w:val="none" w:sz="0" w:space="0" w:color="auto"/>
            <w:left w:val="none" w:sz="0" w:space="0" w:color="auto"/>
            <w:bottom w:val="none" w:sz="0" w:space="0" w:color="auto"/>
            <w:right w:val="none" w:sz="0" w:space="0" w:color="auto"/>
          </w:divBdr>
        </w:div>
        <w:div w:id="415323816">
          <w:marLeft w:val="640"/>
          <w:marRight w:val="0"/>
          <w:marTop w:val="0"/>
          <w:marBottom w:val="0"/>
          <w:divBdr>
            <w:top w:val="none" w:sz="0" w:space="0" w:color="auto"/>
            <w:left w:val="none" w:sz="0" w:space="0" w:color="auto"/>
            <w:bottom w:val="none" w:sz="0" w:space="0" w:color="auto"/>
            <w:right w:val="none" w:sz="0" w:space="0" w:color="auto"/>
          </w:divBdr>
        </w:div>
        <w:div w:id="471871664">
          <w:marLeft w:val="640"/>
          <w:marRight w:val="0"/>
          <w:marTop w:val="0"/>
          <w:marBottom w:val="0"/>
          <w:divBdr>
            <w:top w:val="none" w:sz="0" w:space="0" w:color="auto"/>
            <w:left w:val="none" w:sz="0" w:space="0" w:color="auto"/>
            <w:bottom w:val="none" w:sz="0" w:space="0" w:color="auto"/>
            <w:right w:val="none" w:sz="0" w:space="0" w:color="auto"/>
          </w:divBdr>
        </w:div>
        <w:div w:id="489292141">
          <w:marLeft w:val="640"/>
          <w:marRight w:val="0"/>
          <w:marTop w:val="0"/>
          <w:marBottom w:val="0"/>
          <w:divBdr>
            <w:top w:val="none" w:sz="0" w:space="0" w:color="auto"/>
            <w:left w:val="none" w:sz="0" w:space="0" w:color="auto"/>
            <w:bottom w:val="none" w:sz="0" w:space="0" w:color="auto"/>
            <w:right w:val="none" w:sz="0" w:space="0" w:color="auto"/>
          </w:divBdr>
        </w:div>
        <w:div w:id="502357879">
          <w:marLeft w:val="640"/>
          <w:marRight w:val="0"/>
          <w:marTop w:val="0"/>
          <w:marBottom w:val="0"/>
          <w:divBdr>
            <w:top w:val="none" w:sz="0" w:space="0" w:color="auto"/>
            <w:left w:val="none" w:sz="0" w:space="0" w:color="auto"/>
            <w:bottom w:val="none" w:sz="0" w:space="0" w:color="auto"/>
            <w:right w:val="none" w:sz="0" w:space="0" w:color="auto"/>
          </w:divBdr>
        </w:div>
        <w:div w:id="515047440">
          <w:marLeft w:val="640"/>
          <w:marRight w:val="0"/>
          <w:marTop w:val="0"/>
          <w:marBottom w:val="0"/>
          <w:divBdr>
            <w:top w:val="none" w:sz="0" w:space="0" w:color="auto"/>
            <w:left w:val="none" w:sz="0" w:space="0" w:color="auto"/>
            <w:bottom w:val="none" w:sz="0" w:space="0" w:color="auto"/>
            <w:right w:val="none" w:sz="0" w:space="0" w:color="auto"/>
          </w:divBdr>
        </w:div>
        <w:div w:id="515315266">
          <w:marLeft w:val="640"/>
          <w:marRight w:val="0"/>
          <w:marTop w:val="0"/>
          <w:marBottom w:val="0"/>
          <w:divBdr>
            <w:top w:val="none" w:sz="0" w:space="0" w:color="auto"/>
            <w:left w:val="none" w:sz="0" w:space="0" w:color="auto"/>
            <w:bottom w:val="none" w:sz="0" w:space="0" w:color="auto"/>
            <w:right w:val="none" w:sz="0" w:space="0" w:color="auto"/>
          </w:divBdr>
        </w:div>
        <w:div w:id="517280412">
          <w:marLeft w:val="640"/>
          <w:marRight w:val="0"/>
          <w:marTop w:val="0"/>
          <w:marBottom w:val="0"/>
          <w:divBdr>
            <w:top w:val="none" w:sz="0" w:space="0" w:color="auto"/>
            <w:left w:val="none" w:sz="0" w:space="0" w:color="auto"/>
            <w:bottom w:val="none" w:sz="0" w:space="0" w:color="auto"/>
            <w:right w:val="none" w:sz="0" w:space="0" w:color="auto"/>
          </w:divBdr>
        </w:div>
        <w:div w:id="530194545">
          <w:marLeft w:val="640"/>
          <w:marRight w:val="0"/>
          <w:marTop w:val="0"/>
          <w:marBottom w:val="0"/>
          <w:divBdr>
            <w:top w:val="none" w:sz="0" w:space="0" w:color="auto"/>
            <w:left w:val="none" w:sz="0" w:space="0" w:color="auto"/>
            <w:bottom w:val="none" w:sz="0" w:space="0" w:color="auto"/>
            <w:right w:val="none" w:sz="0" w:space="0" w:color="auto"/>
          </w:divBdr>
        </w:div>
        <w:div w:id="542639851">
          <w:marLeft w:val="640"/>
          <w:marRight w:val="0"/>
          <w:marTop w:val="0"/>
          <w:marBottom w:val="0"/>
          <w:divBdr>
            <w:top w:val="none" w:sz="0" w:space="0" w:color="auto"/>
            <w:left w:val="none" w:sz="0" w:space="0" w:color="auto"/>
            <w:bottom w:val="none" w:sz="0" w:space="0" w:color="auto"/>
            <w:right w:val="none" w:sz="0" w:space="0" w:color="auto"/>
          </w:divBdr>
        </w:div>
        <w:div w:id="555554494">
          <w:marLeft w:val="640"/>
          <w:marRight w:val="0"/>
          <w:marTop w:val="0"/>
          <w:marBottom w:val="0"/>
          <w:divBdr>
            <w:top w:val="none" w:sz="0" w:space="0" w:color="auto"/>
            <w:left w:val="none" w:sz="0" w:space="0" w:color="auto"/>
            <w:bottom w:val="none" w:sz="0" w:space="0" w:color="auto"/>
            <w:right w:val="none" w:sz="0" w:space="0" w:color="auto"/>
          </w:divBdr>
        </w:div>
        <w:div w:id="602735023">
          <w:marLeft w:val="640"/>
          <w:marRight w:val="0"/>
          <w:marTop w:val="0"/>
          <w:marBottom w:val="0"/>
          <w:divBdr>
            <w:top w:val="none" w:sz="0" w:space="0" w:color="auto"/>
            <w:left w:val="none" w:sz="0" w:space="0" w:color="auto"/>
            <w:bottom w:val="none" w:sz="0" w:space="0" w:color="auto"/>
            <w:right w:val="none" w:sz="0" w:space="0" w:color="auto"/>
          </w:divBdr>
        </w:div>
        <w:div w:id="606080886">
          <w:marLeft w:val="640"/>
          <w:marRight w:val="0"/>
          <w:marTop w:val="0"/>
          <w:marBottom w:val="0"/>
          <w:divBdr>
            <w:top w:val="none" w:sz="0" w:space="0" w:color="auto"/>
            <w:left w:val="none" w:sz="0" w:space="0" w:color="auto"/>
            <w:bottom w:val="none" w:sz="0" w:space="0" w:color="auto"/>
            <w:right w:val="none" w:sz="0" w:space="0" w:color="auto"/>
          </w:divBdr>
        </w:div>
        <w:div w:id="614599518">
          <w:marLeft w:val="640"/>
          <w:marRight w:val="0"/>
          <w:marTop w:val="0"/>
          <w:marBottom w:val="0"/>
          <w:divBdr>
            <w:top w:val="none" w:sz="0" w:space="0" w:color="auto"/>
            <w:left w:val="none" w:sz="0" w:space="0" w:color="auto"/>
            <w:bottom w:val="none" w:sz="0" w:space="0" w:color="auto"/>
            <w:right w:val="none" w:sz="0" w:space="0" w:color="auto"/>
          </w:divBdr>
        </w:div>
        <w:div w:id="621766540">
          <w:marLeft w:val="640"/>
          <w:marRight w:val="0"/>
          <w:marTop w:val="0"/>
          <w:marBottom w:val="0"/>
          <w:divBdr>
            <w:top w:val="none" w:sz="0" w:space="0" w:color="auto"/>
            <w:left w:val="none" w:sz="0" w:space="0" w:color="auto"/>
            <w:bottom w:val="none" w:sz="0" w:space="0" w:color="auto"/>
            <w:right w:val="none" w:sz="0" w:space="0" w:color="auto"/>
          </w:divBdr>
        </w:div>
        <w:div w:id="653876950">
          <w:marLeft w:val="640"/>
          <w:marRight w:val="0"/>
          <w:marTop w:val="0"/>
          <w:marBottom w:val="0"/>
          <w:divBdr>
            <w:top w:val="none" w:sz="0" w:space="0" w:color="auto"/>
            <w:left w:val="none" w:sz="0" w:space="0" w:color="auto"/>
            <w:bottom w:val="none" w:sz="0" w:space="0" w:color="auto"/>
            <w:right w:val="none" w:sz="0" w:space="0" w:color="auto"/>
          </w:divBdr>
        </w:div>
        <w:div w:id="805129129">
          <w:marLeft w:val="640"/>
          <w:marRight w:val="0"/>
          <w:marTop w:val="0"/>
          <w:marBottom w:val="0"/>
          <w:divBdr>
            <w:top w:val="none" w:sz="0" w:space="0" w:color="auto"/>
            <w:left w:val="none" w:sz="0" w:space="0" w:color="auto"/>
            <w:bottom w:val="none" w:sz="0" w:space="0" w:color="auto"/>
            <w:right w:val="none" w:sz="0" w:space="0" w:color="auto"/>
          </w:divBdr>
        </w:div>
        <w:div w:id="812210902">
          <w:marLeft w:val="640"/>
          <w:marRight w:val="0"/>
          <w:marTop w:val="0"/>
          <w:marBottom w:val="0"/>
          <w:divBdr>
            <w:top w:val="none" w:sz="0" w:space="0" w:color="auto"/>
            <w:left w:val="none" w:sz="0" w:space="0" w:color="auto"/>
            <w:bottom w:val="none" w:sz="0" w:space="0" w:color="auto"/>
            <w:right w:val="none" w:sz="0" w:space="0" w:color="auto"/>
          </w:divBdr>
        </w:div>
        <w:div w:id="813713642">
          <w:marLeft w:val="640"/>
          <w:marRight w:val="0"/>
          <w:marTop w:val="0"/>
          <w:marBottom w:val="0"/>
          <w:divBdr>
            <w:top w:val="none" w:sz="0" w:space="0" w:color="auto"/>
            <w:left w:val="none" w:sz="0" w:space="0" w:color="auto"/>
            <w:bottom w:val="none" w:sz="0" w:space="0" w:color="auto"/>
            <w:right w:val="none" w:sz="0" w:space="0" w:color="auto"/>
          </w:divBdr>
        </w:div>
        <w:div w:id="818110783">
          <w:marLeft w:val="640"/>
          <w:marRight w:val="0"/>
          <w:marTop w:val="0"/>
          <w:marBottom w:val="0"/>
          <w:divBdr>
            <w:top w:val="none" w:sz="0" w:space="0" w:color="auto"/>
            <w:left w:val="none" w:sz="0" w:space="0" w:color="auto"/>
            <w:bottom w:val="none" w:sz="0" w:space="0" w:color="auto"/>
            <w:right w:val="none" w:sz="0" w:space="0" w:color="auto"/>
          </w:divBdr>
        </w:div>
        <w:div w:id="820267800">
          <w:marLeft w:val="640"/>
          <w:marRight w:val="0"/>
          <w:marTop w:val="0"/>
          <w:marBottom w:val="0"/>
          <w:divBdr>
            <w:top w:val="none" w:sz="0" w:space="0" w:color="auto"/>
            <w:left w:val="none" w:sz="0" w:space="0" w:color="auto"/>
            <w:bottom w:val="none" w:sz="0" w:space="0" w:color="auto"/>
            <w:right w:val="none" w:sz="0" w:space="0" w:color="auto"/>
          </w:divBdr>
        </w:div>
        <w:div w:id="852379372">
          <w:marLeft w:val="640"/>
          <w:marRight w:val="0"/>
          <w:marTop w:val="0"/>
          <w:marBottom w:val="0"/>
          <w:divBdr>
            <w:top w:val="none" w:sz="0" w:space="0" w:color="auto"/>
            <w:left w:val="none" w:sz="0" w:space="0" w:color="auto"/>
            <w:bottom w:val="none" w:sz="0" w:space="0" w:color="auto"/>
            <w:right w:val="none" w:sz="0" w:space="0" w:color="auto"/>
          </w:divBdr>
        </w:div>
        <w:div w:id="876309050">
          <w:marLeft w:val="640"/>
          <w:marRight w:val="0"/>
          <w:marTop w:val="0"/>
          <w:marBottom w:val="0"/>
          <w:divBdr>
            <w:top w:val="none" w:sz="0" w:space="0" w:color="auto"/>
            <w:left w:val="none" w:sz="0" w:space="0" w:color="auto"/>
            <w:bottom w:val="none" w:sz="0" w:space="0" w:color="auto"/>
            <w:right w:val="none" w:sz="0" w:space="0" w:color="auto"/>
          </w:divBdr>
        </w:div>
        <w:div w:id="893930935">
          <w:marLeft w:val="640"/>
          <w:marRight w:val="0"/>
          <w:marTop w:val="0"/>
          <w:marBottom w:val="0"/>
          <w:divBdr>
            <w:top w:val="none" w:sz="0" w:space="0" w:color="auto"/>
            <w:left w:val="none" w:sz="0" w:space="0" w:color="auto"/>
            <w:bottom w:val="none" w:sz="0" w:space="0" w:color="auto"/>
            <w:right w:val="none" w:sz="0" w:space="0" w:color="auto"/>
          </w:divBdr>
        </w:div>
        <w:div w:id="912543082">
          <w:marLeft w:val="640"/>
          <w:marRight w:val="0"/>
          <w:marTop w:val="0"/>
          <w:marBottom w:val="0"/>
          <w:divBdr>
            <w:top w:val="none" w:sz="0" w:space="0" w:color="auto"/>
            <w:left w:val="none" w:sz="0" w:space="0" w:color="auto"/>
            <w:bottom w:val="none" w:sz="0" w:space="0" w:color="auto"/>
            <w:right w:val="none" w:sz="0" w:space="0" w:color="auto"/>
          </w:divBdr>
        </w:div>
        <w:div w:id="944076268">
          <w:marLeft w:val="640"/>
          <w:marRight w:val="0"/>
          <w:marTop w:val="0"/>
          <w:marBottom w:val="0"/>
          <w:divBdr>
            <w:top w:val="none" w:sz="0" w:space="0" w:color="auto"/>
            <w:left w:val="none" w:sz="0" w:space="0" w:color="auto"/>
            <w:bottom w:val="none" w:sz="0" w:space="0" w:color="auto"/>
            <w:right w:val="none" w:sz="0" w:space="0" w:color="auto"/>
          </w:divBdr>
        </w:div>
        <w:div w:id="971711202">
          <w:marLeft w:val="640"/>
          <w:marRight w:val="0"/>
          <w:marTop w:val="0"/>
          <w:marBottom w:val="0"/>
          <w:divBdr>
            <w:top w:val="none" w:sz="0" w:space="0" w:color="auto"/>
            <w:left w:val="none" w:sz="0" w:space="0" w:color="auto"/>
            <w:bottom w:val="none" w:sz="0" w:space="0" w:color="auto"/>
            <w:right w:val="none" w:sz="0" w:space="0" w:color="auto"/>
          </w:divBdr>
        </w:div>
        <w:div w:id="982463353">
          <w:marLeft w:val="640"/>
          <w:marRight w:val="0"/>
          <w:marTop w:val="0"/>
          <w:marBottom w:val="0"/>
          <w:divBdr>
            <w:top w:val="none" w:sz="0" w:space="0" w:color="auto"/>
            <w:left w:val="none" w:sz="0" w:space="0" w:color="auto"/>
            <w:bottom w:val="none" w:sz="0" w:space="0" w:color="auto"/>
            <w:right w:val="none" w:sz="0" w:space="0" w:color="auto"/>
          </w:divBdr>
        </w:div>
        <w:div w:id="1030376506">
          <w:marLeft w:val="640"/>
          <w:marRight w:val="0"/>
          <w:marTop w:val="0"/>
          <w:marBottom w:val="0"/>
          <w:divBdr>
            <w:top w:val="none" w:sz="0" w:space="0" w:color="auto"/>
            <w:left w:val="none" w:sz="0" w:space="0" w:color="auto"/>
            <w:bottom w:val="none" w:sz="0" w:space="0" w:color="auto"/>
            <w:right w:val="none" w:sz="0" w:space="0" w:color="auto"/>
          </w:divBdr>
        </w:div>
        <w:div w:id="1051534990">
          <w:marLeft w:val="640"/>
          <w:marRight w:val="0"/>
          <w:marTop w:val="0"/>
          <w:marBottom w:val="0"/>
          <w:divBdr>
            <w:top w:val="none" w:sz="0" w:space="0" w:color="auto"/>
            <w:left w:val="none" w:sz="0" w:space="0" w:color="auto"/>
            <w:bottom w:val="none" w:sz="0" w:space="0" w:color="auto"/>
            <w:right w:val="none" w:sz="0" w:space="0" w:color="auto"/>
          </w:divBdr>
        </w:div>
        <w:div w:id="1070345438">
          <w:marLeft w:val="640"/>
          <w:marRight w:val="0"/>
          <w:marTop w:val="0"/>
          <w:marBottom w:val="0"/>
          <w:divBdr>
            <w:top w:val="none" w:sz="0" w:space="0" w:color="auto"/>
            <w:left w:val="none" w:sz="0" w:space="0" w:color="auto"/>
            <w:bottom w:val="none" w:sz="0" w:space="0" w:color="auto"/>
            <w:right w:val="none" w:sz="0" w:space="0" w:color="auto"/>
          </w:divBdr>
        </w:div>
        <w:div w:id="1087969614">
          <w:marLeft w:val="640"/>
          <w:marRight w:val="0"/>
          <w:marTop w:val="0"/>
          <w:marBottom w:val="0"/>
          <w:divBdr>
            <w:top w:val="none" w:sz="0" w:space="0" w:color="auto"/>
            <w:left w:val="none" w:sz="0" w:space="0" w:color="auto"/>
            <w:bottom w:val="none" w:sz="0" w:space="0" w:color="auto"/>
            <w:right w:val="none" w:sz="0" w:space="0" w:color="auto"/>
          </w:divBdr>
        </w:div>
        <w:div w:id="1094859567">
          <w:marLeft w:val="640"/>
          <w:marRight w:val="0"/>
          <w:marTop w:val="0"/>
          <w:marBottom w:val="0"/>
          <w:divBdr>
            <w:top w:val="none" w:sz="0" w:space="0" w:color="auto"/>
            <w:left w:val="none" w:sz="0" w:space="0" w:color="auto"/>
            <w:bottom w:val="none" w:sz="0" w:space="0" w:color="auto"/>
            <w:right w:val="none" w:sz="0" w:space="0" w:color="auto"/>
          </w:divBdr>
        </w:div>
        <w:div w:id="1097825319">
          <w:marLeft w:val="640"/>
          <w:marRight w:val="0"/>
          <w:marTop w:val="0"/>
          <w:marBottom w:val="0"/>
          <w:divBdr>
            <w:top w:val="none" w:sz="0" w:space="0" w:color="auto"/>
            <w:left w:val="none" w:sz="0" w:space="0" w:color="auto"/>
            <w:bottom w:val="none" w:sz="0" w:space="0" w:color="auto"/>
            <w:right w:val="none" w:sz="0" w:space="0" w:color="auto"/>
          </w:divBdr>
        </w:div>
        <w:div w:id="1109004870">
          <w:marLeft w:val="640"/>
          <w:marRight w:val="0"/>
          <w:marTop w:val="0"/>
          <w:marBottom w:val="0"/>
          <w:divBdr>
            <w:top w:val="none" w:sz="0" w:space="0" w:color="auto"/>
            <w:left w:val="none" w:sz="0" w:space="0" w:color="auto"/>
            <w:bottom w:val="none" w:sz="0" w:space="0" w:color="auto"/>
            <w:right w:val="none" w:sz="0" w:space="0" w:color="auto"/>
          </w:divBdr>
        </w:div>
        <w:div w:id="1136491008">
          <w:marLeft w:val="640"/>
          <w:marRight w:val="0"/>
          <w:marTop w:val="0"/>
          <w:marBottom w:val="0"/>
          <w:divBdr>
            <w:top w:val="none" w:sz="0" w:space="0" w:color="auto"/>
            <w:left w:val="none" w:sz="0" w:space="0" w:color="auto"/>
            <w:bottom w:val="none" w:sz="0" w:space="0" w:color="auto"/>
            <w:right w:val="none" w:sz="0" w:space="0" w:color="auto"/>
          </w:divBdr>
        </w:div>
        <w:div w:id="1145002279">
          <w:marLeft w:val="640"/>
          <w:marRight w:val="0"/>
          <w:marTop w:val="0"/>
          <w:marBottom w:val="0"/>
          <w:divBdr>
            <w:top w:val="none" w:sz="0" w:space="0" w:color="auto"/>
            <w:left w:val="none" w:sz="0" w:space="0" w:color="auto"/>
            <w:bottom w:val="none" w:sz="0" w:space="0" w:color="auto"/>
            <w:right w:val="none" w:sz="0" w:space="0" w:color="auto"/>
          </w:divBdr>
        </w:div>
        <w:div w:id="1152719275">
          <w:marLeft w:val="640"/>
          <w:marRight w:val="0"/>
          <w:marTop w:val="0"/>
          <w:marBottom w:val="0"/>
          <w:divBdr>
            <w:top w:val="none" w:sz="0" w:space="0" w:color="auto"/>
            <w:left w:val="none" w:sz="0" w:space="0" w:color="auto"/>
            <w:bottom w:val="none" w:sz="0" w:space="0" w:color="auto"/>
            <w:right w:val="none" w:sz="0" w:space="0" w:color="auto"/>
          </w:divBdr>
        </w:div>
        <w:div w:id="1161651488">
          <w:marLeft w:val="640"/>
          <w:marRight w:val="0"/>
          <w:marTop w:val="0"/>
          <w:marBottom w:val="0"/>
          <w:divBdr>
            <w:top w:val="none" w:sz="0" w:space="0" w:color="auto"/>
            <w:left w:val="none" w:sz="0" w:space="0" w:color="auto"/>
            <w:bottom w:val="none" w:sz="0" w:space="0" w:color="auto"/>
            <w:right w:val="none" w:sz="0" w:space="0" w:color="auto"/>
          </w:divBdr>
        </w:div>
        <w:div w:id="1165046413">
          <w:marLeft w:val="640"/>
          <w:marRight w:val="0"/>
          <w:marTop w:val="0"/>
          <w:marBottom w:val="0"/>
          <w:divBdr>
            <w:top w:val="none" w:sz="0" w:space="0" w:color="auto"/>
            <w:left w:val="none" w:sz="0" w:space="0" w:color="auto"/>
            <w:bottom w:val="none" w:sz="0" w:space="0" w:color="auto"/>
            <w:right w:val="none" w:sz="0" w:space="0" w:color="auto"/>
          </w:divBdr>
        </w:div>
        <w:div w:id="1186094663">
          <w:marLeft w:val="640"/>
          <w:marRight w:val="0"/>
          <w:marTop w:val="0"/>
          <w:marBottom w:val="0"/>
          <w:divBdr>
            <w:top w:val="none" w:sz="0" w:space="0" w:color="auto"/>
            <w:left w:val="none" w:sz="0" w:space="0" w:color="auto"/>
            <w:bottom w:val="none" w:sz="0" w:space="0" w:color="auto"/>
            <w:right w:val="none" w:sz="0" w:space="0" w:color="auto"/>
          </w:divBdr>
        </w:div>
        <w:div w:id="1199317519">
          <w:marLeft w:val="640"/>
          <w:marRight w:val="0"/>
          <w:marTop w:val="0"/>
          <w:marBottom w:val="0"/>
          <w:divBdr>
            <w:top w:val="none" w:sz="0" w:space="0" w:color="auto"/>
            <w:left w:val="none" w:sz="0" w:space="0" w:color="auto"/>
            <w:bottom w:val="none" w:sz="0" w:space="0" w:color="auto"/>
            <w:right w:val="none" w:sz="0" w:space="0" w:color="auto"/>
          </w:divBdr>
        </w:div>
        <w:div w:id="1236357668">
          <w:marLeft w:val="640"/>
          <w:marRight w:val="0"/>
          <w:marTop w:val="0"/>
          <w:marBottom w:val="0"/>
          <w:divBdr>
            <w:top w:val="none" w:sz="0" w:space="0" w:color="auto"/>
            <w:left w:val="none" w:sz="0" w:space="0" w:color="auto"/>
            <w:bottom w:val="none" w:sz="0" w:space="0" w:color="auto"/>
            <w:right w:val="none" w:sz="0" w:space="0" w:color="auto"/>
          </w:divBdr>
        </w:div>
        <w:div w:id="1240209859">
          <w:marLeft w:val="640"/>
          <w:marRight w:val="0"/>
          <w:marTop w:val="0"/>
          <w:marBottom w:val="0"/>
          <w:divBdr>
            <w:top w:val="none" w:sz="0" w:space="0" w:color="auto"/>
            <w:left w:val="none" w:sz="0" w:space="0" w:color="auto"/>
            <w:bottom w:val="none" w:sz="0" w:space="0" w:color="auto"/>
            <w:right w:val="none" w:sz="0" w:space="0" w:color="auto"/>
          </w:divBdr>
        </w:div>
        <w:div w:id="1279216241">
          <w:marLeft w:val="640"/>
          <w:marRight w:val="0"/>
          <w:marTop w:val="0"/>
          <w:marBottom w:val="0"/>
          <w:divBdr>
            <w:top w:val="none" w:sz="0" w:space="0" w:color="auto"/>
            <w:left w:val="none" w:sz="0" w:space="0" w:color="auto"/>
            <w:bottom w:val="none" w:sz="0" w:space="0" w:color="auto"/>
            <w:right w:val="none" w:sz="0" w:space="0" w:color="auto"/>
          </w:divBdr>
        </w:div>
        <w:div w:id="1294676023">
          <w:marLeft w:val="640"/>
          <w:marRight w:val="0"/>
          <w:marTop w:val="0"/>
          <w:marBottom w:val="0"/>
          <w:divBdr>
            <w:top w:val="none" w:sz="0" w:space="0" w:color="auto"/>
            <w:left w:val="none" w:sz="0" w:space="0" w:color="auto"/>
            <w:bottom w:val="none" w:sz="0" w:space="0" w:color="auto"/>
            <w:right w:val="none" w:sz="0" w:space="0" w:color="auto"/>
          </w:divBdr>
        </w:div>
        <w:div w:id="1326856127">
          <w:marLeft w:val="640"/>
          <w:marRight w:val="0"/>
          <w:marTop w:val="0"/>
          <w:marBottom w:val="0"/>
          <w:divBdr>
            <w:top w:val="none" w:sz="0" w:space="0" w:color="auto"/>
            <w:left w:val="none" w:sz="0" w:space="0" w:color="auto"/>
            <w:bottom w:val="none" w:sz="0" w:space="0" w:color="auto"/>
            <w:right w:val="none" w:sz="0" w:space="0" w:color="auto"/>
          </w:divBdr>
        </w:div>
        <w:div w:id="1362634044">
          <w:marLeft w:val="640"/>
          <w:marRight w:val="0"/>
          <w:marTop w:val="0"/>
          <w:marBottom w:val="0"/>
          <w:divBdr>
            <w:top w:val="none" w:sz="0" w:space="0" w:color="auto"/>
            <w:left w:val="none" w:sz="0" w:space="0" w:color="auto"/>
            <w:bottom w:val="none" w:sz="0" w:space="0" w:color="auto"/>
            <w:right w:val="none" w:sz="0" w:space="0" w:color="auto"/>
          </w:divBdr>
        </w:div>
        <w:div w:id="1362894708">
          <w:marLeft w:val="640"/>
          <w:marRight w:val="0"/>
          <w:marTop w:val="0"/>
          <w:marBottom w:val="0"/>
          <w:divBdr>
            <w:top w:val="none" w:sz="0" w:space="0" w:color="auto"/>
            <w:left w:val="none" w:sz="0" w:space="0" w:color="auto"/>
            <w:bottom w:val="none" w:sz="0" w:space="0" w:color="auto"/>
            <w:right w:val="none" w:sz="0" w:space="0" w:color="auto"/>
          </w:divBdr>
        </w:div>
        <w:div w:id="1368413909">
          <w:marLeft w:val="640"/>
          <w:marRight w:val="0"/>
          <w:marTop w:val="0"/>
          <w:marBottom w:val="0"/>
          <w:divBdr>
            <w:top w:val="none" w:sz="0" w:space="0" w:color="auto"/>
            <w:left w:val="none" w:sz="0" w:space="0" w:color="auto"/>
            <w:bottom w:val="none" w:sz="0" w:space="0" w:color="auto"/>
            <w:right w:val="none" w:sz="0" w:space="0" w:color="auto"/>
          </w:divBdr>
        </w:div>
        <w:div w:id="1374232189">
          <w:marLeft w:val="640"/>
          <w:marRight w:val="0"/>
          <w:marTop w:val="0"/>
          <w:marBottom w:val="0"/>
          <w:divBdr>
            <w:top w:val="none" w:sz="0" w:space="0" w:color="auto"/>
            <w:left w:val="none" w:sz="0" w:space="0" w:color="auto"/>
            <w:bottom w:val="none" w:sz="0" w:space="0" w:color="auto"/>
            <w:right w:val="none" w:sz="0" w:space="0" w:color="auto"/>
          </w:divBdr>
        </w:div>
        <w:div w:id="1381709371">
          <w:marLeft w:val="640"/>
          <w:marRight w:val="0"/>
          <w:marTop w:val="0"/>
          <w:marBottom w:val="0"/>
          <w:divBdr>
            <w:top w:val="none" w:sz="0" w:space="0" w:color="auto"/>
            <w:left w:val="none" w:sz="0" w:space="0" w:color="auto"/>
            <w:bottom w:val="none" w:sz="0" w:space="0" w:color="auto"/>
            <w:right w:val="none" w:sz="0" w:space="0" w:color="auto"/>
          </w:divBdr>
        </w:div>
        <w:div w:id="1399282630">
          <w:marLeft w:val="640"/>
          <w:marRight w:val="0"/>
          <w:marTop w:val="0"/>
          <w:marBottom w:val="0"/>
          <w:divBdr>
            <w:top w:val="none" w:sz="0" w:space="0" w:color="auto"/>
            <w:left w:val="none" w:sz="0" w:space="0" w:color="auto"/>
            <w:bottom w:val="none" w:sz="0" w:space="0" w:color="auto"/>
            <w:right w:val="none" w:sz="0" w:space="0" w:color="auto"/>
          </w:divBdr>
        </w:div>
        <w:div w:id="1427118164">
          <w:marLeft w:val="640"/>
          <w:marRight w:val="0"/>
          <w:marTop w:val="0"/>
          <w:marBottom w:val="0"/>
          <w:divBdr>
            <w:top w:val="none" w:sz="0" w:space="0" w:color="auto"/>
            <w:left w:val="none" w:sz="0" w:space="0" w:color="auto"/>
            <w:bottom w:val="none" w:sz="0" w:space="0" w:color="auto"/>
            <w:right w:val="none" w:sz="0" w:space="0" w:color="auto"/>
          </w:divBdr>
        </w:div>
        <w:div w:id="1439792142">
          <w:marLeft w:val="640"/>
          <w:marRight w:val="0"/>
          <w:marTop w:val="0"/>
          <w:marBottom w:val="0"/>
          <w:divBdr>
            <w:top w:val="none" w:sz="0" w:space="0" w:color="auto"/>
            <w:left w:val="none" w:sz="0" w:space="0" w:color="auto"/>
            <w:bottom w:val="none" w:sz="0" w:space="0" w:color="auto"/>
            <w:right w:val="none" w:sz="0" w:space="0" w:color="auto"/>
          </w:divBdr>
        </w:div>
        <w:div w:id="1501002631">
          <w:marLeft w:val="640"/>
          <w:marRight w:val="0"/>
          <w:marTop w:val="0"/>
          <w:marBottom w:val="0"/>
          <w:divBdr>
            <w:top w:val="none" w:sz="0" w:space="0" w:color="auto"/>
            <w:left w:val="none" w:sz="0" w:space="0" w:color="auto"/>
            <w:bottom w:val="none" w:sz="0" w:space="0" w:color="auto"/>
            <w:right w:val="none" w:sz="0" w:space="0" w:color="auto"/>
          </w:divBdr>
        </w:div>
        <w:div w:id="1523593922">
          <w:marLeft w:val="640"/>
          <w:marRight w:val="0"/>
          <w:marTop w:val="0"/>
          <w:marBottom w:val="0"/>
          <w:divBdr>
            <w:top w:val="none" w:sz="0" w:space="0" w:color="auto"/>
            <w:left w:val="none" w:sz="0" w:space="0" w:color="auto"/>
            <w:bottom w:val="none" w:sz="0" w:space="0" w:color="auto"/>
            <w:right w:val="none" w:sz="0" w:space="0" w:color="auto"/>
          </w:divBdr>
        </w:div>
        <w:div w:id="1536310474">
          <w:marLeft w:val="640"/>
          <w:marRight w:val="0"/>
          <w:marTop w:val="0"/>
          <w:marBottom w:val="0"/>
          <w:divBdr>
            <w:top w:val="none" w:sz="0" w:space="0" w:color="auto"/>
            <w:left w:val="none" w:sz="0" w:space="0" w:color="auto"/>
            <w:bottom w:val="none" w:sz="0" w:space="0" w:color="auto"/>
            <w:right w:val="none" w:sz="0" w:space="0" w:color="auto"/>
          </w:divBdr>
        </w:div>
        <w:div w:id="1552880708">
          <w:marLeft w:val="640"/>
          <w:marRight w:val="0"/>
          <w:marTop w:val="0"/>
          <w:marBottom w:val="0"/>
          <w:divBdr>
            <w:top w:val="none" w:sz="0" w:space="0" w:color="auto"/>
            <w:left w:val="none" w:sz="0" w:space="0" w:color="auto"/>
            <w:bottom w:val="none" w:sz="0" w:space="0" w:color="auto"/>
            <w:right w:val="none" w:sz="0" w:space="0" w:color="auto"/>
          </w:divBdr>
        </w:div>
        <w:div w:id="1554583302">
          <w:marLeft w:val="640"/>
          <w:marRight w:val="0"/>
          <w:marTop w:val="0"/>
          <w:marBottom w:val="0"/>
          <w:divBdr>
            <w:top w:val="none" w:sz="0" w:space="0" w:color="auto"/>
            <w:left w:val="none" w:sz="0" w:space="0" w:color="auto"/>
            <w:bottom w:val="none" w:sz="0" w:space="0" w:color="auto"/>
            <w:right w:val="none" w:sz="0" w:space="0" w:color="auto"/>
          </w:divBdr>
        </w:div>
        <w:div w:id="1600872833">
          <w:marLeft w:val="640"/>
          <w:marRight w:val="0"/>
          <w:marTop w:val="0"/>
          <w:marBottom w:val="0"/>
          <w:divBdr>
            <w:top w:val="none" w:sz="0" w:space="0" w:color="auto"/>
            <w:left w:val="none" w:sz="0" w:space="0" w:color="auto"/>
            <w:bottom w:val="none" w:sz="0" w:space="0" w:color="auto"/>
            <w:right w:val="none" w:sz="0" w:space="0" w:color="auto"/>
          </w:divBdr>
        </w:div>
        <w:div w:id="1603879969">
          <w:marLeft w:val="640"/>
          <w:marRight w:val="0"/>
          <w:marTop w:val="0"/>
          <w:marBottom w:val="0"/>
          <w:divBdr>
            <w:top w:val="none" w:sz="0" w:space="0" w:color="auto"/>
            <w:left w:val="none" w:sz="0" w:space="0" w:color="auto"/>
            <w:bottom w:val="none" w:sz="0" w:space="0" w:color="auto"/>
            <w:right w:val="none" w:sz="0" w:space="0" w:color="auto"/>
          </w:divBdr>
        </w:div>
        <w:div w:id="1659309122">
          <w:marLeft w:val="640"/>
          <w:marRight w:val="0"/>
          <w:marTop w:val="0"/>
          <w:marBottom w:val="0"/>
          <w:divBdr>
            <w:top w:val="none" w:sz="0" w:space="0" w:color="auto"/>
            <w:left w:val="none" w:sz="0" w:space="0" w:color="auto"/>
            <w:bottom w:val="none" w:sz="0" w:space="0" w:color="auto"/>
            <w:right w:val="none" w:sz="0" w:space="0" w:color="auto"/>
          </w:divBdr>
        </w:div>
        <w:div w:id="1671443578">
          <w:marLeft w:val="640"/>
          <w:marRight w:val="0"/>
          <w:marTop w:val="0"/>
          <w:marBottom w:val="0"/>
          <w:divBdr>
            <w:top w:val="none" w:sz="0" w:space="0" w:color="auto"/>
            <w:left w:val="none" w:sz="0" w:space="0" w:color="auto"/>
            <w:bottom w:val="none" w:sz="0" w:space="0" w:color="auto"/>
            <w:right w:val="none" w:sz="0" w:space="0" w:color="auto"/>
          </w:divBdr>
        </w:div>
        <w:div w:id="1705597615">
          <w:marLeft w:val="640"/>
          <w:marRight w:val="0"/>
          <w:marTop w:val="0"/>
          <w:marBottom w:val="0"/>
          <w:divBdr>
            <w:top w:val="none" w:sz="0" w:space="0" w:color="auto"/>
            <w:left w:val="none" w:sz="0" w:space="0" w:color="auto"/>
            <w:bottom w:val="none" w:sz="0" w:space="0" w:color="auto"/>
            <w:right w:val="none" w:sz="0" w:space="0" w:color="auto"/>
          </w:divBdr>
        </w:div>
        <w:div w:id="1719233860">
          <w:marLeft w:val="640"/>
          <w:marRight w:val="0"/>
          <w:marTop w:val="0"/>
          <w:marBottom w:val="0"/>
          <w:divBdr>
            <w:top w:val="none" w:sz="0" w:space="0" w:color="auto"/>
            <w:left w:val="none" w:sz="0" w:space="0" w:color="auto"/>
            <w:bottom w:val="none" w:sz="0" w:space="0" w:color="auto"/>
            <w:right w:val="none" w:sz="0" w:space="0" w:color="auto"/>
          </w:divBdr>
        </w:div>
        <w:div w:id="1751350375">
          <w:marLeft w:val="640"/>
          <w:marRight w:val="0"/>
          <w:marTop w:val="0"/>
          <w:marBottom w:val="0"/>
          <w:divBdr>
            <w:top w:val="none" w:sz="0" w:space="0" w:color="auto"/>
            <w:left w:val="none" w:sz="0" w:space="0" w:color="auto"/>
            <w:bottom w:val="none" w:sz="0" w:space="0" w:color="auto"/>
            <w:right w:val="none" w:sz="0" w:space="0" w:color="auto"/>
          </w:divBdr>
        </w:div>
        <w:div w:id="1764379978">
          <w:marLeft w:val="640"/>
          <w:marRight w:val="0"/>
          <w:marTop w:val="0"/>
          <w:marBottom w:val="0"/>
          <w:divBdr>
            <w:top w:val="none" w:sz="0" w:space="0" w:color="auto"/>
            <w:left w:val="none" w:sz="0" w:space="0" w:color="auto"/>
            <w:bottom w:val="none" w:sz="0" w:space="0" w:color="auto"/>
            <w:right w:val="none" w:sz="0" w:space="0" w:color="auto"/>
          </w:divBdr>
        </w:div>
        <w:div w:id="1772355831">
          <w:marLeft w:val="640"/>
          <w:marRight w:val="0"/>
          <w:marTop w:val="0"/>
          <w:marBottom w:val="0"/>
          <w:divBdr>
            <w:top w:val="none" w:sz="0" w:space="0" w:color="auto"/>
            <w:left w:val="none" w:sz="0" w:space="0" w:color="auto"/>
            <w:bottom w:val="none" w:sz="0" w:space="0" w:color="auto"/>
            <w:right w:val="none" w:sz="0" w:space="0" w:color="auto"/>
          </w:divBdr>
        </w:div>
        <w:div w:id="1774353767">
          <w:marLeft w:val="640"/>
          <w:marRight w:val="0"/>
          <w:marTop w:val="0"/>
          <w:marBottom w:val="0"/>
          <w:divBdr>
            <w:top w:val="none" w:sz="0" w:space="0" w:color="auto"/>
            <w:left w:val="none" w:sz="0" w:space="0" w:color="auto"/>
            <w:bottom w:val="none" w:sz="0" w:space="0" w:color="auto"/>
            <w:right w:val="none" w:sz="0" w:space="0" w:color="auto"/>
          </w:divBdr>
        </w:div>
        <w:div w:id="1804303476">
          <w:marLeft w:val="640"/>
          <w:marRight w:val="0"/>
          <w:marTop w:val="0"/>
          <w:marBottom w:val="0"/>
          <w:divBdr>
            <w:top w:val="none" w:sz="0" w:space="0" w:color="auto"/>
            <w:left w:val="none" w:sz="0" w:space="0" w:color="auto"/>
            <w:bottom w:val="none" w:sz="0" w:space="0" w:color="auto"/>
            <w:right w:val="none" w:sz="0" w:space="0" w:color="auto"/>
          </w:divBdr>
        </w:div>
        <w:div w:id="1816337271">
          <w:marLeft w:val="640"/>
          <w:marRight w:val="0"/>
          <w:marTop w:val="0"/>
          <w:marBottom w:val="0"/>
          <w:divBdr>
            <w:top w:val="none" w:sz="0" w:space="0" w:color="auto"/>
            <w:left w:val="none" w:sz="0" w:space="0" w:color="auto"/>
            <w:bottom w:val="none" w:sz="0" w:space="0" w:color="auto"/>
            <w:right w:val="none" w:sz="0" w:space="0" w:color="auto"/>
          </w:divBdr>
        </w:div>
        <w:div w:id="1897619437">
          <w:marLeft w:val="640"/>
          <w:marRight w:val="0"/>
          <w:marTop w:val="0"/>
          <w:marBottom w:val="0"/>
          <w:divBdr>
            <w:top w:val="none" w:sz="0" w:space="0" w:color="auto"/>
            <w:left w:val="none" w:sz="0" w:space="0" w:color="auto"/>
            <w:bottom w:val="none" w:sz="0" w:space="0" w:color="auto"/>
            <w:right w:val="none" w:sz="0" w:space="0" w:color="auto"/>
          </w:divBdr>
        </w:div>
        <w:div w:id="1911115236">
          <w:marLeft w:val="640"/>
          <w:marRight w:val="0"/>
          <w:marTop w:val="0"/>
          <w:marBottom w:val="0"/>
          <w:divBdr>
            <w:top w:val="none" w:sz="0" w:space="0" w:color="auto"/>
            <w:left w:val="none" w:sz="0" w:space="0" w:color="auto"/>
            <w:bottom w:val="none" w:sz="0" w:space="0" w:color="auto"/>
            <w:right w:val="none" w:sz="0" w:space="0" w:color="auto"/>
          </w:divBdr>
        </w:div>
        <w:div w:id="2031296546">
          <w:marLeft w:val="640"/>
          <w:marRight w:val="0"/>
          <w:marTop w:val="0"/>
          <w:marBottom w:val="0"/>
          <w:divBdr>
            <w:top w:val="none" w:sz="0" w:space="0" w:color="auto"/>
            <w:left w:val="none" w:sz="0" w:space="0" w:color="auto"/>
            <w:bottom w:val="none" w:sz="0" w:space="0" w:color="auto"/>
            <w:right w:val="none" w:sz="0" w:space="0" w:color="auto"/>
          </w:divBdr>
        </w:div>
        <w:div w:id="2039158001">
          <w:marLeft w:val="640"/>
          <w:marRight w:val="0"/>
          <w:marTop w:val="0"/>
          <w:marBottom w:val="0"/>
          <w:divBdr>
            <w:top w:val="none" w:sz="0" w:space="0" w:color="auto"/>
            <w:left w:val="none" w:sz="0" w:space="0" w:color="auto"/>
            <w:bottom w:val="none" w:sz="0" w:space="0" w:color="auto"/>
            <w:right w:val="none" w:sz="0" w:space="0" w:color="auto"/>
          </w:divBdr>
        </w:div>
        <w:div w:id="2041006370">
          <w:marLeft w:val="640"/>
          <w:marRight w:val="0"/>
          <w:marTop w:val="0"/>
          <w:marBottom w:val="0"/>
          <w:divBdr>
            <w:top w:val="none" w:sz="0" w:space="0" w:color="auto"/>
            <w:left w:val="none" w:sz="0" w:space="0" w:color="auto"/>
            <w:bottom w:val="none" w:sz="0" w:space="0" w:color="auto"/>
            <w:right w:val="none" w:sz="0" w:space="0" w:color="auto"/>
          </w:divBdr>
        </w:div>
        <w:div w:id="2070105515">
          <w:marLeft w:val="640"/>
          <w:marRight w:val="0"/>
          <w:marTop w:val="0"/>
          <w:marBottom w:val="0"/>
          <w:divBdr>
            <w:top w:val="none" w:sz="0" w:space="0" w:color="auto"/>
            <w:left w:val="none" w:sz="0" w:space="0" w:color="auto"/>
            <w:bottom w:val="none" w:sz="0" w:space="0" w:color="auto"/>
            <w:right w:val="none" w:sz="0" w:space="0" w:color="auto"/>
          </w:divBdr>
        </w:div>
        <w:div w:id="2071608366">
          <w:marLeft w:val="640"/>
          <w:marRight w:val="0"/>
          <w:marTop w:val="0"/>
          <w:marBottom w:val="0"/>
          <w:divBdr>
            <w:top w:val="none" w:sz="0" w:space="0" w:color="auto"/>
            <w:left w:val="none" w:sz="0" w:space="0" w:color="auto"/>
            <w:bottom w:val="none" w:sz="0" w:space="0" w:color="auto"/>
            <w:right w:val="none" w:sz="0" w:space="0" w:color="auto"/>
          </w:divBdr>
        </w:div>
        <w:div w:id="2097440353">
          <w:marLeft w:val="640"/>
          <w:marRight w:val="0"/>
          <w:marTop w:val="0"/>
          <w:marBottom w:val="0"/>
          <w:divBdr>
            <w:top w:val="none" w:sz="0" w:space="0" w:color="auto"/>
            <w:left w:val="none" w:sz="0" w:space="0" w:color="auto"/>
            <w:bottom w:val="none" w:sz="0" w:space="0" w:color="auto"/>
            <w:right w:val="none" w:sz="0" w:space="0" w:color="auto"/>
          </w:divBdr>
        </w:div>
        <w:div w:id="2111123400">
          <w:marLeft w:val="640"/>
          <w:marRight w:val="0"/>
          <w:marTop w:val="0"/>
          <w:marBottom w:val="0"/>
          <w:divBdr>
            <w:top w:val="none" w:sz="0" w:space="0" w:color="auto"/>
            <w:left w:val="none" w:sz="0" w:space="0" w:color="auto"/>
            <w:bottom w:val="none" w:sz="0" w:space="0" w:color="auto"/>
            <w:right w:val="none" w:sz="0" w:space="0" w:color="auto"/>
          </w:divBdr>
        </w:div>
      </w:divsChild>
    </w:div>
    <w:div w:id="960889539">
      <w:bodyDiv w:val="1"/>
      <w:marLeft w:val="0"/>
      <w:marRight w:val="0"/>
      <w:marTop w:val="0"/>
      <w:marBottom w:val="0"/>
      <w:divBdr>
        <w:top w:val="none" w:sz="0" w:space="0" w:color="auto"/>
        <w:left w:val="none" w:sz="0" w:space="0" w:color="auto"/>
        <w:bottom w:val="none" w:sz="0" w:space="0" w:color="auto"/>
        <w:right w:val="none" w:sz="0" w:space="0" w:color="auto"/>
      </w:divBdr>
      <w:divsChild>
        <w:div w:id="1179197381">
          <w:marLeft w:val="640"/>
          <w:marRight w:val="0"/>
          <w:marTop w:val="0"/>
          <w:marBottom w:val="0"/>
          <w:divBdr>
            <w:top w:val="none" w:sz="0" w:space="0" w:color="auto"/>
            <w:left w:val="none" w:sz="0" w:space="0" w:color="auto"/>
            <w:bottom w:val="none" w:sz="0" w:space="0" w:color="auto"/>
            <w:right w:val="none" w:sz="0" w:space="0" w:color="auto"/>
          </w:divBdr>
        </w:div>
        <w:div w:id="1406564310">
          <w:marLeft w:val="640"/>
          <w:marRight w:val="0"/>
          <w:marTop w:val="0"/>
          <w:marBottom w:val="0"/>
          <w:divBdr>
            <w:top w:val="none" w:sz="0" w:space="0" w:color="auto"/>
            <w:left w:val="none" w:sz="0" w:space="0" w:color="auto"/>
            <w:bottom w:val="none" w:sz="0" w:space="0" w:color="auto"/>
            <w:right w:val="none" w:sz="0" w:space="0" w:color="auto"/>
          </w:divBdr>
        </w:div>
        <w:div w:id="1910113334">
          <w:marLeft w:val="640"/>
          <w:marRight w:val="0"/>
          <w:marTop w:val="0"/>
          <w:marBottom w:val="0"/>
          <w:divBdr>
            <w:top w:val="none" w:sz="0" w:space="0" w:color="auto"/>
            <w:left w:val="none" w:sz="0" w:space="0" w:color="auto"/>
            <w:bottom w:val="none" w:sz="0" w:space="0" w:color="auto"/>
            <w:right w:val="none" w:sz="0" w:space="0" w:color="auto"/>
          </w:divBdr>
        </w:div>
        <w:div w:id="630865679">
          <w:marLeft w:val="640"/>
          <w:marRight w:val="0"/>
          <w:marTop w:val="0"/>
          <w:marBottom w:val="0"/>
          <w:divBdr>
            <w:top w:val="none" w:sz="0" w:space="0" w:color="auto"/>
            <w:left w:val="none" w:sz="0" w:space="0" w:color="auto"/>
            <w:bottom w:val="none" w:sz="0" w:space="0" w:color="auto"/>
            <w:right w:val="none" w:sz="0" w:space="0" w:color="auto"/>
          </w:divBdr>
        </w:div>
        <w:div w:id="1296913457">
          <w:marLeft w:val="640"/>
          <w:marRight w:val="0"/>
          <w:marTop w:val="0"/>
          <w:marBottom w:val="0"/>
          <w:divBdr>
            <w:top w:val="none" w:sz="0" w:space="0" w:color="auto"/>
            <w:left w:val="none" w:sz="0" w:space="0" w:color="auto"/>
            <w:bottom w:val="none" w:sz="0" w:space="0" w:color="auto"/>
            <w:right w:val="none" w:sz="0" w:space="0" w:color="auto"/>
          </w:divBdr>
        </w:div>
        <w:div w:id="23361951">
          <w:marLeft w:val="640"/>
          <w:marRight w:val="0"/>
          <w:marTop w:val="0"/>
          <w:marBottom w:val="0"/>
          <w:divBdr>
            <w:top w:val="none" w:sz="0" w:space="0" w:color="auto"/>
            <w:left w:val="none" w:sz="0" w:space="0" w:color="auto"/>
            <w:bottom w:val="none" w:sz="0" w:space="0" w:color="auto"/>
            <w:right w:val="none" w:sz="0" w:space="0" w:color="auto"/>
          </w:divBdr>
        </w:div>
        <w:div w:id="1765685480">
          <w:marLeft w:val="640"/>
          <w:marRight w:val="0"/>
          <w:marTop w:val="0"/>
          <w:marBottom w:val="0"/>
          <w:divBdr>
            <w:top w:val="none" w:sz="0" w:space="0" w:color="auto"/>
            <w:left w:val="none" w:sz="0" w:space="0" w:color="auto"/>
            <w:bottom w:val="none" w:sz="0" w:space="0" w:color="auto"/>
            <w:right w:val="none" w:sz="0" w:space="0" w:color="auto"/>
          </w:divBdr>
        </w:div>
        <w:div w:id="728960384">
          <w:marLeft w:val="640"/>
          <w:marRight w:val="0"/>
          <w:marTop w:val="0"/>
          <w:marBottom w:val="0"/>
          <w:divBdr>
            <w:top w:val="none" w:sz="0" w:space="0" w:color="auto"/>
            <w:left w:val="none" w:sz="0" w:space="0" w:color="auto"/>
            <w:bottom w:val="none" w:sz="0" w:space="0" w:color="auto"/>
            <w:right w:val="none" w:sz="0" w:space="0" w:color="auto"/>
          </w:divBdr>
        </w:div>
        <w:div w:id="1643651257">
          <w:marLeft w:val="640"/>
          <w:marRight w:val="0"/>
          <w:marTop w:val="0"/>
          <w:marBottom w:val="0"/>
          <w:divBdr>
            <w:top w:val="none" w:sz="0" w:space="0" w:color="auto"/>
            <w:left w:val="none" w:sz="0" w:space="0" w:color="auto"/>
            <w:bottom w:val="none" w:sz="0" w:space="0" w:color="auto"/>
            <w:right w:val="none" w:sz="0" w:space="0" w:color="auto"/>
          </w:divBdr>
        </w:div>
        <w:div w:id="1718161689">
          <w:marLeft w:val="640"/>
          <w:marRight w:val="0"/>
          <w:marTop w:val="0"/>
          <w:marBottom w:val="0"/>
          <w:divBdr>
            <w:top w:val="none" w:sz="0" w:space="0" w:color="auto"/>
            <w:left w:val="none" w:sz="0" w:space="0" w:color="auto"/>
            <w:bottom w:val="none" w:sz="0" w:space="0" w:color="auto"/>
            <w:right w:val="none" w:sz="0" w:space="0" w:color="auto"/>
          </w:divBdr>
        </w:div>
        <w:div w:id="65684694">
          <w:marLeft w:val="640"/>
          <w:marRight w:val="0"/>
          <w:marTop w:val="0"/>
          <w:marBottom w:val="0"/>
          <w:divBdr>
            <w:top w:val="none" w:sz="0" w:space="0" w:color="auto"/>
            <w:left w:val="none" w:sz="0" w:space="0" w:color="auto"/>
            <w:bottom w:val="none" w:sz="0" w:space="0" w:color="auto"/>
            <w:right w:val="none" w:sz="0" w:space="0" w:color="auto"/>
          </w:divBdr>
        </w:div>
        <w:div w:id="1706253076">
          <w:marLeft w:val="640"/>
          <w:marRight w:val="0"/>
          <w:marTop w:val="0"/>
          <w:marBottom w:val="0"/>
          <w:divBdr>
            <w:top w:val="none" w:sz="0" w:space="0" w:color="auto"/>
            <w:left w:val="none" w:sz="0" w:space="0" w:color="auto"/>
            <w:bottom w:val="none" w:sz="0" w:space="0" w:color="auto"/>
            <w:right w:val="none" w:sz="0" w:space="0" w:color="auto"/>
          </w:divBdr>
        </w:div>
        <w:div w:id="814301893">
          <w:marLeft w:val="640"/>
          <w:marRight w:val="0"/>
          <w:marTop w:val="0"/>
          <w:marBottom w:val="0"/>
          <w:divBdr>
            <w:top w:val="none" w:sz="0" w:space="0" w:color="auto"/>
            <w:left w:val="none" w:sz="0" w:space="0" w:color="auto"/>
            <w:bottom w:val="none" w:sz="0" w:space="0" w:color="auto"/>
            <w:right w:val="none" w:sz="0" w:space="0" w:color="auto"/>
          </w:divBdr>
        </w:div>
        <w:div w:id="247886387">
          <w:marLeft w:val="640"/>
          <w:marRight w:val="0"/>
          <w:marTop w:val="0"/>
          <w:marBottom w:val="0"/>
          <w:divBdr>
            <w:top w:val="none" w:sz="0" w:space="0" w:color="auto"/>
            <w:left w:val="none" w:sz="0" w:space="0" w:color="auto"/>
            <w:bottom w:val="none" w:sz="0" w:space="0" w:color="auto"/>
            <w:right w:val="none" w:sz="0" w:space="0" w:color="auto"/>
          </w:divBdr>
        </w:div>
        <w:div w:id="1019966721">
          <w:marLeft w:val="640"/>
          <w:marRight w:val="0"/>
          <w:marTop w:val="0"/>
          <w:marBottom w:val="0"/>
          <w:divBdr>
            <w:top w:val="none" w:sz="0" w:space="0" w:color="auto"/>
            <w:left w:val="none" w:sz="0" w:space="0" w:color="auto"/>
            <w:bottom w:val="none" w:sz="0" w:space="0" w:color="auto"/>
            <w:right w:val="none" w:sz="0" w:space="0" w:color="auto"/>
          </w:divBdr>
        </w:div>
        <w:div w:id="1293054078">
          <w:marLeft w:val="640"/>
          <w:marRight w:val="0"/>
          <w:marTop w:val="0"/>
          <w:marBottom w:val="0"/>
          <w:divBdr>
            <w:top w:val="none" w:sz="0" w:space="0" w:color="auto"/>
            <w:left w:val="none" w:sz="0" w:space="0" w:color="auto"/>
            <w:bottom w:val="none" w:sz="0" w:space="0" w:color="auto"/>
            <w:right w:val="none" w:sz="0" w:space="0" w:color="auto"/>
          </w:divBdr>
        </w:div>
        <w:div w:id="969482263">
          <w:marLeft w:val="640"/>
          <w:marRight w:val="0"/>
          <w:marTop w:val="0"/>
          <w:marBottom w:val="0"/>
          <w:divBdr>
            <w:top w:val="none" w:sz="0" w:space="0" w:color="auto"/>
            <w:left w:val="none" w:sz="0" w:space="0" w:color="auto"/>
            <w:bottom w:val="none" w:sz="0" w:space="0" w:color="auto"/>
            <w:right w:val="none" w:sz="0" w:space="0" w:color="auto"/>
          </w:divBdr>
        </w:div>
        <w:div w:id="877938407">
          <w:marLeft w:val="640"/>
          <w:marRight w:val="0"/>
          <w:marTop w:val="0"/>
          <w:marBottom w:val="0"/>
          <w:divBdr>
            <w:top w:val="none" w:sz="0" w:space="0" w:color="auto"/>
            <w:left w:val="none" w:sz="0" w:space="0" w:color="auto"/>
            <w:bottom w:val="none" w:sz="0" w:space="0" w:color="auto"/>
            <w:right w:val="none" w:sz="0" w:space="0" w:color="auto"/>
          </w:divBdr>
        </w:div>
        <w:div w:id="688869551">
          <w:marLeft w:val="640"/>
          <w:marRight w:val="0"/>
          <w:marTop w:val="0"/>
          <w:marBottom w:val="0"/>
          <w:divBdr>
            <w:top w:val="none" w:sz="0" w:space="0" w:color="auto"/>
            <w:left w:val="none" w:sz="0" w:space="0" w:color="auto"/>
            <w:bottom w:val="none" w:sz="0" w:space="0" w:color="auto"/>
            <w:right w:val="none" w:sz="0" w:space="0" w:color="auto"/>
          </w:divBdr>
        </w:div>
        <w:div w:id="1885869993">
          <w:marLeft w:val="640"/>
          <w:marRight w:val="0"/>
          <w:marTop w:val="0"/>
          <w:marBottom w:val="0"/>
          <w:divBdr>
            <w:top w:val="none" w:sz="0" w:space="0" w:color="auto"/>
            <w:left w:val="none" w:sz="0" w:space="0" w:color="auto"/>
            <w:bottom w:val="none" w:sz="0" w:space="0" w:color="auto"/>
            <w:right w:val="none" w:sz="0" w:space="0" w:color="auto"/>
          </w:divBdr>
        </w:div>
        <w:div w:id="1341080901">
          <w:marLeft w:val="640"/>
          <w:marRight w:val="0"/>
          <w:marTop w:val="0"/>
          <w:marBottom w:val="0"/>
          <w:divBdr>
            <w:top w:val="none" w:sz="0" w:space="0" w:color="auto"/>
            <w:left w:val="none" w:sz="0" w:space="0" w:color="auto"/>
            <w:bottom w:val="none" w:sz="0" w:space="0" w:color="auto"/>
            <w:right w:val="none" w:sz="0" w:space="0" w:color="auto"/>
          </w:divBdr>
        </w:div>
        <w:div w:id="217858982">
          <w:marLeft w:val="640"/>
          <w:marRight w:val="0"/>
          <w:marTop w:val="0"/>
          <w:marBottom w:val="0"/>
          <w:divBdr>
            <w:top w:val="none" w:sz="0" w:space="0" w:color="auto"/>
            <w:left w:val="none" w:sz="0" w:space="0" w:color="auto"/>
            <w:bottom w:val="none" w:sz="0" w:space="0" w:color="auto"/>
            <w:right w:val="none" w:sz="0" w:space="0" w:color="auto"/>
          </w:divBdr>
        </w:div>
        <w:div w:id="1601377291">
          <w:marLeft w:val="640"/>
          <w:marRight w:val="0"/>
          <w:marTop w:val="0"/>
          <w:marBottom w:val="0"/>
          <w:divBdr>
            <w:top w:val="none" w:sz="0" w:space="0" w:color="auto"/>
            <w:left w:val="none" w:sz="0" w:space="0" w:color="auto"/>
            <w:bottom w:val="none" w:sz="0" w:space="0" w:color="auto"/>
            <w:right w:val="none" w:sz="0" w:space="0" w:color="auto"/>
          </w:divBdr>
        </w:div>
        <w:div w:id="1722090369">
          <w:marLeft w:val="640"/>
          <w:marRight w:val="0"/>
          <w:marTop w:val="0"/>
          <w:marBottom w:val="0"/>
          <w:divBdr>
            <w:top w:val="none" w:sz="0" w:space="0" w:color="auto"/>
            <w:left w:val="none" w:sz="0" w:space="0" w:color="auto"/>
            <w:bottom w:val="none" w:sz="0" w:space="0" w:color="auto"/>
            <w:right w:val="none" w:sz="0" w:space="0" w:color="auto"/>
          </w:divBdr>
        </w:div>
        <w:div w:id="1666081837">
          <w:marLeft w:val="640"/>
          <w:marRight w:val="0"/>
          <w:marTop w:val="0"/>
          <w:marBottom w:val="0"/>
          <w:divBdr>
            <w:top w:val="none" w:sz="0" w:space="0" w:color="auto"/>
            <w:left w:val="none" w:sz="0" w:space="0" w:color="auto"/>
            <w:bottom w:val="none" w:sz="0" w:space="0" w:color="auto"/>
            <w:right w:val="none" w:sz="0" w:space="0" w:color="auto"/>
          </w:divBdr>
        </w:div>
        <w:div w:id="1093666253">
          <w:marLeft w:val="640"/>
          <w:marRight w:val="0"/>
          <w:marTop w:val="0"/>
          <w:marBottom w:val="0"/>
          <w:divBdr>
            <w:top w:val="none" w:sz="0" w:space="0" w:color="auto"/>
            <w:left w:val="none" w:sz="0" w:space="0" w:color="auto"/>
            <w:bottom w:val="none" w:sz="0" w:space="0" w:color="auto"/>
            <w:right w:val="none" w:sz="0" w:space="0" w:color="auto"/>
          </w:divBdr>
        </w:div>
        <w:div w:id="256787772">
          <w:marLeft w:val="640"/>
          <w:marRight w:val="0"/>
          <w:marTop w:val="0"/>
          <w:marBottom w:val="0"/>
          <w:divBdr>
            <w:top w:val="none" w:sz="0" w:space="0" w:color="auto"/>
            <w:left w:val="none" w:sz="0" w:space="0" w:color="auto"/>
            <w:bottom w:val="none" w:sz="0" w:space="0" w:color="auto"/>
            <w:right w:val="none" w:sz="0" w:space="0" w:color="auto"/>
          </w:divBdr>
        </w:div>
        <w:div w:id="484129595">
          <w:marLeft w:val="640"/>
          <w:marRight w:val="0"/>
          <w:marTop w:val="0"/>
          <w:marBottom w:val="0"/>
          <w:divBdr>
            <w:top w:val="none" w:sz="0" w:space="0" w:color="auto"/>
            <w:left w:val="none" w:sz="0" w:space="0" w:color="auto"/>
            <w:bottom w:val="none" w:sz="0" w:space="0" w:color="auto"/>
            <w:right w:val="none" w:sz="0" w:space="0" w:color="auto"/>
          </w:divBdr>
        </w:div>
        <w:div w:id="1774275970">
          <w:marLeft w:val="640"/>
          <w:marRight w:val="0"/>
          <w:marTop w:val="0"/>
          <w:marBottom w:val="0"/>
          <w:divBdr>
            <w:top w:val="none" w:sz="0" w:space="0" w:color="auto"/>
            <w:left w:val="none" w:sz="0" w:space="0" w:color="auto"/>
            <w:bottom w:val="none" w:sz="0" w:space="0" w:color="auto"/>
            <w:right w:val="none" w:sz="0" w:space="0" w:color="auto"/>
          </w:divBdr>
        </w:div>
        <w:div w:id="533422767">
          <w:marLeft w:val="640"/>
          <w:marRight w:val="0"/>
          <w:marTop w:val="0"/>
          <w:marBottom w:val="0"/>
          <w:divBdr>
            <w:top w:val="none" w:sz="0" w:space="0" w:color="auto"/>
            <w:left w:val="none" w:sz="0" w:space="0" w:color="auto"/>
            <w:bottom w:val="none" w:sz="0" w:space="0" w:color="auto"/>
            <w:right w:val="none" w:sz="0" w:space="0" w:color="auto"/>
          </w:divBdr>
        </w:div>
        <w:div w:id="1846280644">
          <w:marLeft w:val="640"/>
          <w:marRight w:val="0"/>
          <w:marTop w:val="0"/>
          <w:marBottom w:val="0"/>
          <w:divBdr>
            <w:top w:val="none" w:sz="0" w:space="0" w:color="auto"/>
            <w:left w:val="none" w:sz="0" w:space="0" w:color="auto"/>
            <w:bottom w:val="none" w:sz="0" w:space="0" w:color="auto"/>
            <w:right w:val="none" w:sz="0" w:space="0" w:color="auto"/>
          </w:divBdr>
        </w:div>
        <w:div w:id="932662509">
          <w:marLeft w:val="640"/>
          <w:marRight w:val="0"/>
          <w:marTop w:val="0"/>
          <w:marBottom w:val="0"/>
          <w:divBdr>
            <w:top w:val="none" w:sz="0" w:space="0" w:color="auto"/>
            <w:left w:val="none" w:sz="0" w:space="0" w:color="auto"/>
            <w:bottom w:val="none" w:sz="0" w:space="0" w:color="auto"/>
            <w:right w:val="none" w:sz="0" w:space="0" w:color="auto"/>
          </w:divBdr>
        </w:div>
        <w:div w:id="1018198459">
          <w:marLeft w:val="640"/>
          <w:marRight w:val="0"/>
          <w:marTop w:val="0"/>
          <w:marBottom w:val="0"/>
          <w:divBdr>
            <w:top w:val="none" w:sz="0" w:space="0" w:color="auto"/>
            <w:left w:val="none" w:sz="0" w:space="0" w:color="auto"/>
            <w:bottom w:val="none" w:sz="0" w:space="0" w:color="auto"/>
            <w:right w:val="none" w:sz="0" w:space="0" w:color="auto"/>
          </w:divBdr>
        </w:div>
        <w:div w:id="473567530">
          <w:marLeft w:val="640"/>
          <w:marRight w:val="0"/>
          <w:marTop w:val="0"/>
          <w:marBottom w:val="0"/>
          <w:divBdr>
            <w:top w:val="none" w:sz="0" w:space="0" w:color="auto"/>
            <w:left w:val="none" w:sz="0" w:space="0" w:color="auto"/>
            <w:bottom w:val="none" w:sz="0" w:space="0" w:color="auto"/>
            <w:right w:val="none" w:sz="0" w:space="0" w:color="auto"/>
          </w:divBdr>
        </w:div>
        <w:div w:id="305401570">
          <w:marLeft w:val="640"/>
          <w:marRight w:val="0"/>
          <w:marTop w:val="0"/>
          <w:marBottom w:val="0"/>
          <w:divBdr>
            <w:top w:val="none" w:sz="0" w:space="0" w:color="auto"/>
            <w:left w:val="none" w:sz="0" w:space="0" w:color="auto"/>
            <w:bottom w:val="none" w:sz="0" w:space="0" w:color="auto"/>
            <w:right w:val="none" w:sz="0" w:space="0" w:color="auto"/>
          </w:divBdr>
        </w:div>
        <w:div w:id="127091782">
          <w:marLeft w:val="640"/>
          <w:marRight w:val="0"/>
          <w:marTop w:val="0"/>
          <w:marBottom w:val="0"/>
          <w:divBdr>
            <w:top w:val="none" w:sz="0" w:space="0" w:color="auto"/>
            <w:left w:val="none" w:sz="0" w:space="0" w:color="auto"/>
            <w:bottom w:val="none" w:sz="0" w:space="0" w:color="auto"/>
            <w:right w:val="none" w:sz="0" w:space="0" w:color="auto"/>
          </w:divBdr>
        </w:div>
        <w:div w:id="1213620521">
          <w:marLeft w:val="640"/>
          <w:marRight w:val="0"/>
          <w:marTop w:val="0"/>
          <w:marBottom w:val="0"/>
          <w:divBdr>
            <w:top w:val="none" w:sz="0" w:space="0" w:color="auto"/>
            <w:left w:val="none" w:sz="0" w:space="0" w:color="auto"/>
            <w:bottom w:val="none" w:sz="0" w:space="0" w:color="auto"/>
            <w:right w:val="none" w:sz="0" w:space="0" w:color="auto"/>
          </w:divBdr>
        </w:div>
        <w:div w:id="2012759711">
          <w:marLeft w:val="640"/>
          <w:marRight w:val="0"/>
          <w:marTop w:val="0"/>
          <w:marBottom w:val="0"/>
          <w:divBdr>
            <w:top w:val="none" w:sz="0" w:space="0" w:color="auto"/>
            <w:left w:val="none" w:sz="0" w:space="0" w:color="auto"/>
            <w:bottom w:val="none" w:sz="0" w:space="0" w:color="auto"/>
            <w:right w:val="none" w:sz="0" w:space="0" w:color="auto"/>
          </w:divBdr>
        </w:div>
        <w:div w:id="1386639862">
          <w:marLeft w:val="640"/>
          <w:marRight w:val="0"/>
          <w:marTop w:val="0"/>
          <w:marBottom w:val="0"/>
          <w:divBdr>
            <w:top w:val="none" w:sz="0" w:space="0" w:color="auto"/>
            <w:left w:val="none" w:sz="0" w:space="0" w:color="auto"/>
            <w:bottom w:val="none" w:sz="0" w:space="0" w:color="auto"/>
            <w:right w:val="none" w:sz="0" w:space="0" w:color="auto"/>
          </w:divBdr>
        </w:div>
        <w:div w:id="506484785">
          <w:marLeft w:val="640"/>
          <w:marRight w:val="0"/>
          <w:marTop w:val="0"/>
          <w:marBottom w:val="0"/>
          <w:divBdr>
            <w:top w:val="none" w:sz="0" w:space="0" w:color="auto"/>
            <w:left w:val="none" w:sz="0" w:space="0" w:color="auto"/>
            <w:bottom w:val="none" w:sz="0" w:space="0" w:color="auto"/>
            <w:right w:val="none" w:sz="0" w:space="0" w:color="auto"/>
          </w:divBdr>
        </w:div>
        <w:div w:id="1876652713">
          <w:marLeft w:val="640"/>
          <w:marRight w:val="0"/>
          <w:marTop w:val="0"/>
          <w:marBottom w:val="0"/>
          <w:divBdr>
            <w:top w:val="none" w:sz="0" w:space="0" w:color="auto"/>
            <w:left w:val="none" w:sz="0" w:space="0" w:color="auto"/>
            <w:bottom w:val="none" w:sz="0" w:space="0" w:color="auto"/>
            <w:right w:val="none" w:sz="0" w:space="0" w:color="auto"/>
          </w:divBdr>
        </w:div>
        <w:div w:id="1606767513">
          <w:marLeft w:val="640"/>
          <w:marRight w:val="0"/>
          <w:marTop w:val="0"/>
          <w:marBottom w:val="0"/>
          <w:divBdr>
            <w:top w:val="none" w:sz="0" w:space="0" w:color="auto"/>
            <w:left w:val="none" w:sz="0" w:space="0" w:color="auto"/>
            <w:bottom w:val="none" w:sz="0" w:space="0" w:color="auto"/>
            <w:right w:val="none" w:sz="0" w:space="0" w:color="auto"/>
          </w:divBdr>
        </w:div>
        <w:div w:id="614600969">
          <w:marLeft w:val="640"/>
          <w:marRight w:val="0"/>
          <w:marTop w:val="0"/>
          <w:marBottom w:val="0"/>
          <w:divBdr>
            <w:top w:val="none" w:sz="0" w:space="0" w:color="auto"/>
            <w:left w:val="none" w:sz="0" w:space="0" w:color="auto"/>
            <w:bottom w:val="none" w:sz="0" w:space="0" w:color="auto"/>
            <w:right w:val="none" w:sz="0" w:space="0" w:color="auto"/>
          </w:divBdr>
        </w:div>
        <w:div w:id="185754527">
          <w:marLeft w:val="640"/>
          <w:marRight w:val="0"/>
          <w:marTop w:val="0"/>
          <w:marBottom w:val="0"/>
          <w:divBdr>
            <w:top w:val="none" w:sz="0" w:space="0" w:color="auto"/>
            <w:left w:val="none" w:sz="0" w:space="0" w:color="auto"/>
            <w:bottom w:val="none" w:sz="0" w:space="0" w:color="auto"/>
            <w:right w:val="none" w:sz="0" w:space="0" w:color="auto"/>
          </w:divBdr>
        </w:div>
        <w:div w:id="1850290695">
          <w:marLeft w:val="640"/>
          <w:marRight w:val="0"/>
          <w:marTop w:val="0"/>
          <w:marBottom w:val="0"/>
          <w:divBdr>
            <w:top w:val="none" w:sz="0" w:space="0" w:color="auto"/>
            <w:left w:val="none" w:sz="0" w:space="0" w:color="auto"/>
            <w:bottom w:val="none" w:sz="0" w:space="0" w:color="auto"/>
            <w:right w:val="none" w:sz="0" w:space="0" w:color="auto"/>
          </w:divBdr>
        </w:div>
        <w:div w:id="1287736756">
          <w:marLeft w:val="640"/>
          <w:marRight w:val="0"/>
          <w:marTop w:val="0"/>
          <w:marBottom w:val="0"/>
          <w:divBdr>
            <w:top w:val="none" w:sz="0" w:space="0" w:color="auto"/>
            <w:left w:val="none" w:sz="0" w:space="0" w:color="auto"/>
            <w:bottom w:val="none" w:sz="0" w:space="0" w:color="auto"/>
            <w:right w:val="none" w:sz="0" w:space="0" w:color="auto"/>
          </w:divBdr>
        </w:div>
        <w:div w:id="197939578">
          <w:marLeft w:val="640"/>
          <w:marRight w:val="0"/>
          <w:marTop w:val="0"/>
          <w:marBottom w:val="0"/>
          <w:divBdr>
            <w:top w:val="none" w:sz="0" w:space="0" w:color="auto"/>
            <w:left w:val="none" w:sz="0" w:space="0" w:color="auto"/>
            <w:bottom w:val="none" w:sz="0" w:space="0" w:color="auto"/>
            <w:right w:val="none" w:sz="0" w:space="0" w:color="auto"/>
          </w:divBdr>
        </w:div>
        <w:div w:id="1398552668">
          <w:marLeft w:val="640"/>
          <w:marRight w:val="0"/>
          <w:marTop w:val="0"/>
          <w:marBottom w:val="0"/>
          <w:divBdr>
            <w:top w:val="none" w:sz="0" w:space="0" w:color="auto"/>
            <w:left w:val="none" w:sz="0" w:space="0" w:color="auto"/>
            <w:bottom w:val="none" w:sz="0" w:space="0" w:color="auto"/>
            <w:right w:val="none" w:sz="0" w:space="0" w:color="auto"/>
          </w:divBdr>
        </w:div>
        <w:div w:id="665059452">
          <w:marLeft w:val="640"/>
          <w:marRight w:val="0"/>
          <w:marTop w:val="0"/>
          <w:marBottom w:val="0"/>
          <w:divBdr>
            <w:top w:val="none" w:sz="0" w:space="0" w:color="auto"/>
            <w:left w:val="none" w:sz="0" w:space="0" w:color="auto"/>
            <w:bottom w:val="none" w:sz="0" w:space="0" w:color="auto"/>
            <w:right w:val="none" w:sz="0" w:space="0" w:color="auto"/>
          </w:divBdr>
        </w:div>
        <w:div w:id="548105392">
          <w:marLeft w:val="640"/>
          <w:marRight w:val="0"/>
          <w:marTop w:val="0"/>
          <w:marBottom w:val="0"/>
          <w:divBdr>
            <w:top w:val="none" w:sz="0" w:space="0" w:color="auto"/>
            <w:left w:val="none" w:sz="0" w:space="0" w:color="auto"/>
            <w:bottom w:val="none" w:sz="0" w:space="0" w:color="auto"/>
            <w:right w:val="none" w:sz="0" w:space="0" w:color="auto"/>
          </w:divBdr>
        </w:div>
        <w:div w:id="1087462416">
          <w:marLeft w:val="640"/>
          <w:marRight w:val="0"/>
          <w:marTop w:val="0"/>
          <w:marBottom w:val="0"/>
          <w:divBdr>
            <w:top w:val="none" w:sz="0" w:space="0" w:color="auto"/>
            <w:left w:val="none" w:sz="0" w:space="0" w:color="auto"/>
            <w:bottom w:val="none" w:sz="0" w:space="0" w:color="auto"/>
            <w:right w:val="none" w:sz="0" w:space="0" w:color="auto"/>
          </w:divBdr>
        </w:div>
        <w:div w:id="131411526">
          <w:marLeft w:val="640"/>
          <w:marRight w:val="0"/>
          <w:marTop w:val="0"/>
          <w:marBottom w:val="0"/>
          <w:divBdr>
            <w:top w:val="none" w:sz="0" w:space="0" w:color="auto"/>
            <w:left w:val="none" w:sz="0" w:space="0" w:color="auto"/>
            <w:bottom w:val="none" w:sz="0" w:space="0" w:color="auto"/>
            <w:right w:val="none" w:sz="0" w:space="0" w:color="auto"/>
          </w:divBdr>
        </w:div>
        <w:div w:id="1425103913">
          <w:marLeft w:val="640"/>
          <w:marRight w:val="0"/>
          <w:marTop w:val="0"/>
          <w:marBottom w:val="0"/>
          <w:divBdr>
            <w:top w:val="none" w:sz="0" w:space="0" w:color="auto"/>
            <w:left w:val="none" w:sz="0" w:space="0" w:color="auto"/>
            <w:bottom w:val="none" w:sz="0" w:space="0" w:color="auto"/>
            <w:right w:val="none" w:sz="0" w:space="0" w:color="auto"/>
          </w:divBdr>
        </w:div>
        <w:div w:id="912158451">
          <w:marLeft w:val="640"/>
          <w:marRight w:val="0"/>
          <w:marTop w:val="0"/>
          <w:marBottom w:val="0"/>
          <w:divBdr>
            <w:top w:val="none" w:sz="0" w:space="0" w:color="auto"/>
            <w:left w:val="none" w:sz="0" w:space="0" w:color="auto"/>
            <w:bottom w:val="none" w:sz="0" w:space="0" w:color="auto"/>
            <w:right w:val="none" w:sz="0" w:space="0" w:color="auto"/>
          </w:divBdr>
        </w:div>
        <w:div w:id="471100583">
          <w:marLeft w:val="640"/>
          <w:marRight w:val="0"/>
          <w:marTop w:val="0"/>
          <w:marBottom w:val="0"/>
          <w:divBdr>
            <w:top w:val="none" w:sz="0" w:space="0" w:color="auto"/>
            <w:left w:val="none" w:sz="0" w:space="0" w:color="auto"/>
            <w:bottom w:val="none" w:sz="0" w:space="0" w:color="auto"/>
            <w:right w:val="none" w:sz="0" w:space="0" w:color="auto"/>
          </w:divBdr>
        </w:div>
        <w:div w:id="1905870724">
          <w:marLeft w:val="640"/>
          <w:marRight w:val="0"/>
          <w:marTop w:val="0"/>
          <w:marBottom w:val="0"/>
          <w:divBdr>
            <w:top w:val="none" w:sz="0" w:space="0" w:color="auto"/>
            <w:left w:val="none" w:sz="0" w:space="0" w:color="auto"/>
            <w:bottom w:val="none" w:sz="0" w:space="0" w:color="auto"/>
            <w:right w:val="none" w:sz="0" w:space="0" w:color="auto"/>
          </w:divBdr>
        </w:div>
        <w:div w:id="710035006">
          <w:marLeft w:val="640"/>
          <w:marRight w:val="0"/>
          <w:marTop w:val="0"/>
          <w:marBottom w:val="0"/>
          <w:divBdr>
            <w:top w:val="none" w:sz="0" w:space="0" w:color="auto"/>
            <w:left w:val="none" w:sz="0" w:space="0" w:color="auto"/>
            <w:bottom w:val="none" w:sz="0" w:space="0" w:color="auto"/>
            <w:right w:val="none" w:sz="0" w:space="0" w:color="auto"/>
          </w:divBdr>
        </w:div>
        <w:div w:id="1603949901">
          <w:marLeft w:val="640"/>
          <w:marRight w:val="0"/>
          <w:marTop w:val="0"/>
          <w:marBottom w:val="0"/>
          <w:divBdr>
            <w:top w:val="none" w:sz="0" w:space="0" w:color="auto"/>
            <w:left w:val="none" w:sz="0" w:space="0" w:color="auto"/>
            <w:bottom w:val="none" w:sz="0" w:space="0" w:color="auto"/>
            <w:right w:val="none" w:sz="0" w:space="0" w:color="auto"/>
          </w:divBdr>
        </w:div>
        <w:div w:id="59207471">
          <w:marLeft w:val="640"/>
          <w:marRight w:val="0"/>
          <w:marTop w:val="0"/>
          <w:marBottom w:val="0"/>
          <w:divBdr>
            <w:top w:val="none" w:sz="0" w:space="0" w:color="auto"/>
            <w:left w:val="none" w:sz="0" w:space="0" w:color="auto"/>
            <w:bottom w:val="none" w:sz="0" w:space="0" w:color="auto"/>
            <w:right w:val="none" w:sz="0" w:space="0" w:color="auto"/>
          </w:divBdr>
        </w:div>
        <w:div w:id="161311355">
          <w:marLeft w:val="640"/>
          <w:marRight w:val="0"/>
          <w:marTop w:val="0"/>
          <w:marBottom w:val="0"/>
          <w:divBdr>
            <w:top w:val="none" w:sz="0" w:space="0" w:color="auto"/>
            <w:left w:val="none" w:sz="0" w:space="0" w:color="auto"/>
            <w:bottom w:val="none" w:sz="0" w:space="0" w:color="auto"/>
            <w:right w:val="none" w:sz="0" w:space="0" w:color="auto"/>
          </w:divBdr>
        </w:div>
        <w:div w:id="701514594">
          <w:marLeft w:val="640"/>
          <w:marRight w:val="0"/>
          <w:marTop w:val="0"/>
          <w:marBottom w:val="0"/>
          <w:divBdr>
            <w:top w:val="none" w:sz="0" w:space="0" w:color="auto"/>
            <w:left w:val="none" w:sz="0" w:space="0" w:color="auto"/>
            <w:bottom w:val="none" w:sz="0" w:space="0" w:color="auto"/>
            <w:right w:val="none" w:sz="0" w:space="0" w:color="auto"/>
          </w:divBdr>
        </w:div>
        <w:div w:id="728379248">
          <w:marLeft w:val="640"/>
          <w:marRight w:val="0"/>
          <w:marTop w:val="0"/>
          <w:marBottom w:val="0"/>
          <w:divBdr>
            <w:top w:val="none" w:sz="0" w:space="0" w:color="auto"/>
            <w:left w:val="none" w:sz="0" w:space="0" w:color="auto"/>
            <w:bottom w:val="none" w:sz="0" w:space="0" w:color="auto"/>
            <w:right w:val="none" w:sz="0" w:space="0" w:color="auto"/>
          </w:divBdr>
        </w:div>
        <w:div w:id="2073233289">
          <w:marLeft w:val="640"/>
          <w:marRight w:val="0"/>
          <w:marTop w:val="0"/>
          <w:marBottom w:val="0"/>
          <w:divBdr>
            <w:top w:val="none" w:sz="0" w:space="0" w:color="auto"/>
            <w:left w:val="none" w:sz="0" w:space="0" w:color="auto"/>
            <w:bottom w:val="none" w:sz="0" w:space="0" w:color="auto"/>
            <w:right w:val="none" w:sz="0" w:space="0" w:color="auto"/>
          </w:divBdr>
        </w:div>
        <w:div w:id="622274721">
          <w:marLeft w:val="640"/>
          <w:marRight w:val="0"/>
          <w:marTop w:val="0"/>
          <w:marBottom w:val="0"/>
          <w:divBdr>
            <w:top w:val="none" w:sz="0" w:space="0" w:color="auto"/>
            <w:left w:val="none" w:sz="0" w:space="0" w:color="auto"/>
            <w:bottom w:val="none" w:sz="0" w:space="0" w:color="auto"/>
            <w:right w:val="none" w:sz="0" w:space="0" w:color="auto"/>
          </w:divBdr>
        </w:div>
        <w:div w:id="1334339003">
          <w:marLeft w:val="640"/>
          <w:marRight w:val="0"/>
          <w:marTop w:val="0"/>
          <w:marBottom w:val="0"/>
          <w:divBdr>
            <w:top w:val="none" w:sz="0" w:space="0" w:color="auto"/>
            <w:left w:val="none" w:sz="0" w:space="0" w:color="auto"/>
            <w:bottom w:val="none" w:sz="0" w:space="0" w:color="auto"/>
            <w:right w:val="none" w:sz="0" w:space="0" w:color="auto"/>
          </w:divBdr>
        </w:div>
        <w:div w:id="1449735234">
          <w:marLeft w:val="640"/>
          <w:marRight w:val="0"/>
          <w:marTop w:val="0"/>
          <w:marBottom w:val="0"/>
          <w:divBdr>
            <w:top w:val="none" w:sz="0" w:space="0" w:color="auto"/>
            <w:left w:val="none" w:sz="0" w:space="0" w:color="auto"/>
            <w:bottom w:val="none" w:sz="0" w:space="0" w:color="auto"/>
            <w:right w:val="none" w:sz="0" w:space="0" w:color="auto"/>
          </w:divBdr>
        </w:div>
        <w:div w:id="1766030819">
          <w:marLeft w:val="640"/>
          <w:marRight w:val="0"/>
          <w:marTop w:val="0"/>
          <w:marBottom w:val="0"/>
          <w:divBdr>
            <w:top w:val="none" w:sz="0" w:space="0" w:color="auto"/>
            <w:left w:val="none" w:sz="0" w:space="0" w:color="auto"/>
            <w:bottom w:val="none" w:sz="0" w:space="0" w:color="auto"/>
            <w:right w:val="none" w:sz="0" w:space="0" w:color="auto"/>
          </w:divBdr>
        </w:div>
        <w:div w:id="694623734">
          <w:marLeft w:val="640"/>
          <w:marRight w:val="0"/>
          <w:marTop w:val="0"/>
          <w:marBottom w:val="0"/>
          <w:divBdr>
            <w:top w:val="none" w:sz="0" w:space="0" w:color="auto"/>
            <w:left w:val="none" w:sz="0" w:space="0" w:color="auto"/>
            <w:bottom w:val="none" w:sz="0" w:space="0" w:color="auto"/>
            <w:right w:val="none" w:sz="0" w:space="0" w:color="auto"/>
          </w:divBdr>
        </w:div>
        <w:div w:id="1763797017">
          <w:marLeft w:val="640"/>
          <w:marRight w:val="0"/>
          <w:marTop w:val="0"/>
          <w:marBottom w:val="0"/>
          <w:divBdr>
            <w:top w:val="none" w:sz="0" w:space="0" w:color="auto"/>
            <w:left w:val="none" w:sz="0" w:space="0" w:color="auto"/>
            <w:bottom w:val="none" w:sz="0" w:space="0" w:color="auto"/>
            <w:right w:val="none" w:sz="0" w:space="0" w:color="auto"/>
          </w:divBdr>
        </w:div>
        <w:div w:id="923105124">
          <w:marLeft w:val="640"/>
          <w:marRight w:val="0"/>
          <w:marTop w:val="0"/>
          <w:marBottom w:val="0"/>
          <w:divBdr>
            <w:top w:val="none" w:sz="0" w:space="0" w:color="auto"/>
            <w:left w:val="none" w:sz="0" w:space="0" w:color="auto"/>
            <w:bottom w:val="none" w:sz="0" w:space="0" w:color="auto"/>
            <w:right w:val="none" w:sz="0" w:space="0" w:color="auto"/>
          </w:divBdr>
        </w:div>
        <w:div w:id="1435245682">
          <w:marLeft w:val="640"/>
          <w:marRight w:val="0"/>
          <w:marTop w:val="0"/>
          <w:marBottom w:val="0"/>
          <w:divBdr>
            <w:top w:val="none" w:sz="0" w:space="0" w:color="auto"/>
            <w:left w:val="none" w:sz="0" w:space="0" w:color="auto"/>
            <w:bottom w:val="none" w:sz="0" w:space="0" w:color="auto"/>
            <w:right w:val="none" w:sz="0" w:space="0" w:color="auto"/>
          </w:divBdr>
        </w:div>
        <w:div w:id="1401638199">
          <w:marLeft w:val="640"/>
          <w:marRight w:val="0"/>
          <w:marTop w:val="0"/>
          <w:marBottom w:val="0"/>
          <w:divBdr>
            <w:top w:val="none" w:sz="0" w:space="0" w:color="auto"/>
            <w:left w:val="none" w:sz="0" w:space="0" w:color="auto"/>
            <w:bottom w:val="none" w:sz="0" w:space="0" w:color="auto"/>
            <w:right w:val="none" w:sz="0" w:space="0" w:color="auto"/>
          </w:divBdr>
        </w:div>
        <w:div w:id="1666854050">
          <w:marLeft w:val="640"/>
          <w:marRight w:val="0"/>
          <w:marTop w:val="0"/>
          <w:marBottom w:val="0"/>
          <w:divBdr>
            <w:top w:val="none" w:sz="0" w:space="0" w:color="auto"/>
            <w:left w:val="none" w:sz="0" w:space="0" w:color="auto"/>
            <w:bottom w:val="none" w:sz="0" w:space="0" w:color="auto"/>
            <w:right w:val="none" w:sz="0" w:space="0" w:color="auto"/>
          </w:divBdr>
        </w:div>
        <w:div w:id="1626883861">
          <w:marLeft w:val="640"/>
          <w:marRight w:val="0"/>
          <w:marTop w:val="0"/>
          <w:marBottom w:val="0"/>
          <w:divBdr>
            <w:top w:val="none" w:sz="0" w:space="0" w:color="auto"/>
            <w:left w:val="none" w:sz="0" w:space="0" w:color="auto"/>
            <w:bottom w:val="none" w:sz="0" w:space="0" w:color="auto"/>
            <w:right w:val="none" w:sz="0" w:space="0" w:color="auto"/>
          </w:divBdr>
        </w:div>
        <w:div w:id="70273582">
          <w:marLeft w:val="640"/>
          <w:marRight w:val="0"/>
          <w:marTop w:val="0"/>
          <w:marBottom w:val="0"/>
          <w:divBdr>
            <w:top w:val="none" w:sz="0" w:space="0" w:color="auto"/>
            <w:left w:val="none" w:sz="0" w:space="0" w:color="auto"/>
            <w:bottom w:val="none" w:sz="0" w:space="0" w:color="auto"/>
            <w:right w:val="none" w:sz="0" w:space="0" w:color="auto"/>
          </w:divBdr>
        </w:div>
        <w:div w:id="1647121899">
          <w:marLeft w:val="640"/>
          <w:marRight w:val="0"/>
          <w:marTop w:val="0"/>
          <w:marBottom w:val="0"/>
          <w:divBdr>
            <w:top w:val="none" w:sz="0" w:space="0" w:color="auto"/>
            <w:left w:val="none" w:sz="0" w:space="0" w:color="auto"/>
            <w:bottom w:val="none" w:sz="0" w:space="0" w:color="auto"/>
            <w:right w:val="none" w:sz="0" w:space="0" w:color="auto"/>
          </w:divBdr>
        </w:div>
        <w:div w:id="1440418285">
          <w:marLeft w:val="640"/>
          <w:marRight w:val="0"/>
          <w:marTop w:val="0"/>
          <w:marBottom w:val="0"/>
          <w:divBdr>
            <w:top w:val="none" w:sz="0" w:space="0" w:color="auto"/>
            <w:left w:val="none" w:sz="0" w:space="0" w:color="auto"/>
            <w:bottom w:val="none" w:sz="0" w:space="0" w:color="auto"/>
            <w:right w:val="none" w:sz="0" w:space="0" w:color="auto"/>
          </w:divBdr>
        </w:div>
        <w:div w:id="1572538618">
          <w:marLeft w:val="640"/>
          <w:marRight w:val="0"/>
          <w:marTop w:val="0"/>
          <w:marBottom w:val="0"/>
          <w:divBdr>
            <w:top w:val="none" w:sz="0" w:space="0" w:color="auto"/>
            <w:left w:val="none" w:sz="0" w:space="0" w:color="auto"/>
            <w:bottom w:val="none" w:sz="0" w:space="0" w:color="auto"/>
            <w:right w:val="none" w:sz="0" w:space="0" w:color="auto"/>
          </w:divBdr>
        </w:div>
        <w:div w:id="1821842163">
          <w:marLeft w:val="640"/>
          <w:marRight w:val="0"/>
          <w:marTop w:val="0"/>
          <w:marBottom w:val="0"/>
          <w:divBdr>
            <w:top w:val="none" w:sz="0" w:space="0" w:color="auto"/>
            <w:left w:val="none" w:sz="0" w:space="0" w:color="auto"/>
            <w:bottom w:val="none" w:sz="0" w:space="0" w:color="auto"/>
            <w:right w:val="none" w:sz="0" w:space="0" w:color="auto"/>
          </w:divBdr>
        </w:div>
        <w:div w:id="1870220274">
          <w:marLeft w:val="640"/>
          <w:marRight w:val="0"/>
          <w:marTop w:val="0"/>
          <w:marBottom w:val="0"/>
          <w:divBdr>
            <w:top w:val="none" w:sz="0" w:space="0" w:color="auto"/>
            <w:left w:val="none" w:sz="0" w:space="0" w:color="auto"/>
            <w:bottom w:val="none" w:sz="0" w:space="0" w:color="auto"/>
            <w:right w:val="none" w:sz="0" w:space="0" w:color="auto"/>
          </w:divBdr>
        </w:div>
        <w:div w:id="433747985">
          <w:marLeft w:val="640"/>
          <w:marRight w:val="0"/>
          <w:marTop w:val="0"/>
          <w:marBottom w:val="0"/>
          <w:divBdr>
            <w:top w:val="none" w:sz="0" w:space="0" w:color="auto"/>
            <w:left w:val="none" w:sz="0" w:space="0" w:color="auto"/>
            <w:bottom w:val="none" w:sz="0" w:space="0" w:color="auto"/>
            <w:right w:val="none" w:sz="0" w:space="0" w:color="auto"/>
          </w:divBdr>
        </w:div>
        <w:div w:id="1246914371">
          <w:marLeft w:val="640"/>
          <w:marRight w:val="0"/>
          <w:marTop w:val="0"/>
          <w:marBottom w:val="0"/>
          <w:divBdr>
            <w:top w:val="none" w:sz="0" w:space="0" w:color="auto"/>
            <w:left w:val="none" w:sz="0" w:space="0" w:color="auto"/>
            <w:bottom w:val="none" w:sz="0" w:space="0" w:color="auto"/>
            <w:right w:val="none" w:sz="0" w:space="0" w:color="auto"/>
          </w:divBdr>
        </w:div>
        <w:div w:id="646783353">
          <w:marLeft w:val="640"/>
          <w:marRight w:val="0"/>
          <w:marTop w:val="0"/>
          <w:marBottom w:val="0"/>
          <w:divBdr>
            <w:top w:val="none" w:sz="0" w:space="0" w:color="auto"/>
            <w:left w:val="none" w:sz="0" w:space="0" w:color="auto"/>
            <w:bottom w:val="none" w:sz="0" w:space="0" w:color="auto"/>
            <w:right w:val="none" w:sz="0" w:space="0" w:color="auto"/>
          </w:divBdr>
        </w:div>
        <w:div w:id="569536384">
          <w:marLeft w:val="640"/>
          <w:marRight w:val="0"/>
          <w:marTop w:val="0"/>
          <w:marBottom w:val="0"/>
          <w:divBdr>
            <w:top w:val="none" w:sz="0" w:space="0" w:color="auto"/>
            <w:left w:val="none" w:sz="0" w:space="0" w:color="auto"/>
            <w:bottom w:val="none" w:sz="0" w:space="0" w:color="auto"/>
            <w:right w:val="none" w:sz="0" w:space="0" w:color="auto"/>
          </w:divBdr>
        </w:div>
        <w:div w:id="472606166">
          <w:marLeft w:val="640"/>
          <w:marRight w:val="0"/>
          <w:marTop w:val="0"/>
          <w:marBottom w:val="0"/>
          <w:divBdr>
            <w:top w:val="none" w:sz="0" w:space="0" w:color="auto"/>
            <w:left w:val="none" w:sz="0" w:space="0" w:color="auto"/>
            <w:bottom w:val="none" w:sz="0" w:space="0" w:color="auto"/>
            <w:right w:val="none" w:sz="0" w:space="0" w:color="auto"/>
          </w:divBdr>
        </w:div>
        <w:div w:id="1961840072">
          <w:marLeft w:val="640"/>
          <w:marRight w:val="0"/>
          <w:marTop w:val="0"/>
          <w:marBottom w:val="0"/>
          <w:divBdr>
            <w:top w:val="none" w:sz="0" w:space="0" w:color="auto"/>
            <w:left w:val="none" w:sz="0" w:space="0" w:color="auto"/>
            <w:bottom w:val="none" w:sz="0" w:space="0" w:color="auto"/>
            <w:right w:val="none" w:sz="0" w:space="0" w:color="auto"/>
          </w:divBdr>
        </w:div>
        <w:div w:id="2139490243">
          <w:marLeft w:val="640"/>
          <w:marRight w:val="0"/>
          <w:marTop w:val="0"/>
          <w:marBottom w:val="0"/>
          <w:divBdr>
            <w:top w:val="none" w:sz="0" w:space="0" w:color="auto"/>
            <w:left w:val="none" w:sz="0" w:space="0" w:color="auto"/>
            <w:bottom w:val="none" w:sz="0" w:space="0" w:color="auto"/>
            <w:right w:val="none" w:sz="0" w:space="0" w:color="auto"/>
          </w:divBdr>
        </w:div>
        <w:div w:id="1406101702">
          <w:marLeft w:val="640"/>
          <w:marRight w:val="0"/>
          <w:marTop w:val="0"/>
          <w:marBottom w:val="0"/>
          <w:divBdr>
            <w:top w:val="none" w:sz="0" w:space="0" w:color="auto"/>
            <w:left w:val="none" w:sz="0" w:space="0" w:color="auto"/>
            <w:bottom w:val="none" w:sz="0" w:space="0" w:color="auto"/>
            <w:right w:val="none" w:sz="0" w:space="0" w:color="auto"/>
          </w:divBdr>
        </w:div>
        <w:div w:id="736124041">
          <w:marLeft w:val="640"/>
          <w:marRight w:val="0"/>
          <w:marTop w:val="0"/>
          <w:marBottom w:val="0"/>
          <w:divBdr>
            <w:top w:val="none" w:sz="0" w:space="0" w:color="auto"/>
            <w:left w:val="none" w:sz="0" w:space="0" w:color="auto"/>
            <w:bottom w:val="none" w:sz="0" w:space="0" w:color="auto"/>
            <w:right w:val="none" w:sz="0" w:space="0" w:color="auto"/>
          </w:divBdr>
        </w:div>
        <w:div w:id="509755668">
          <w:marLeft w:val="640"/>
          <w:marRight w:val="0"/>
          <w:marTop w:val="0"/>
          <w:marBottom w:val="0"/>
          <w:divBdr>
            <w:top w:val="none" w:sz="0" w:space="0" w:color="auto"/>
            <w:left w:val="none" w:sz="0" w:space="0" w:color="auto"/>
            <w:bottom w:val="none" w:sz="0" w:space="0" w:color="auto"/>
            <w:right w:val="none" w:sz="0" w:space="0" w:color="auto"/>
          </w:divBdr>
        </w:div>
        <w:div w:id="933514406">
          <w:marLeft w:val="640"/>
          <w:marRight w:val="0"/>
          <w:marTop w:val="0"/>
          <w:marBottom w:val="0"/>
          <w:divBdr>
            <w:top w:val="none" w:sz="0" w:space="0" w:color="auto"/>
            <w:left w:val="none" w:sz="0" w:space="0" w:color="auto"/>
            <w:bottom w:val="none" w:sz="0" w:space="0" w:color="auto"/>
            <w:right w:val="none" w:sz="0" w:space="0" w:color="auto"/>
          </w:divBdr>
        </w:div>
        <w:div w:id="410932970">
          <w:marLeft w:val="640"/>
          <w:marRight w:val="0"/>
          <w:marTop w:val="0"/>
          <w:marBottom w:val="0"/>
          <w:divBdr>
            <w:top w:val="none" w:sz="0" w:space="0" w:color="auto"/>
            <w:left w:val="none" w:sz="0" w:space="0" w:color="auto"/>
            <w:bottom w:val="none" w:sz="0" w:space="0" w:color="auto"/>
            <w:right w:val="none" w:sz="0" w:space="0" w:color="auto"/>
          </w:divBdr>
        </w:div>
        <w:div w:id="1659990315">
          <w:marLeft w:val="640"/>
          <w:marRight w:val="0"/>
          <w:marTop w:val="0"/>
          <w:marBottom w:val="0"/>
          <w:divBdr>
            <w:top w:val="none" w:sz="0" w:space="0" w:color="auto"/>
            <w:left w:val="none" w:sz="0" w:space="0" w:color="auto"/>
            <w:bottom w:val="none" w:sz="0" w:space="0" w:color="auto"/>
            <w:right w:val="none" w:sz="0" w:space="0" w:color="auto"/>
          </w:divBdr>
        </w:div>
        <w:div w:id="914048408">
          <w:marLeft w:val="640"/>
          <w:marRight w:val="0"/>
          <w:marTop w:val="0"/>
          <w:marBottom w:val="0"/>
          <w:divBdr>
            <w:top w:val="none" w:sz="0" w:space="0" w:color="auto"/>
            <w:left w:val="none" w:sz="0" w:space="0" w:color="auto"/>
            <w:bottom w:val="none" w:sz="0" w:space="0" w:color="auto"/>
            <w:right w:val="none" w:sz="0" w:space="0" w:color="auto"/>
          </w:divBdr>
        </w:div>
        <w:div w:id="1647079054">
          <w:marLeft w:val="640"/>
          <w:marRight w:val="0"/>
          <w:marTop w:val="0"/>
          <w:marBottom w:val="0"/>
          <w:divBdr>
            <w:top w:val="none" w:sz="0" w:space="0" w:color="auto"/>
            <w:left w:val="none" w:sz="0" w:space="0" w:color="auto"/>
            <w:bottom w:val="none" w:sz="0" w:space="0" w:color="auto"/>
            <w:right w:val="none" w:sz="0" w:space="0" w:color="auto"/>
          </w:divBdr>
        </w:div>
        <w:div w:id="1751728444">
          <w:marLeft w:val="640"/>
          <w:marRight w:val="0"/>
          <w:marTop w:val="0"/>
          <w:marBottom w:val="0"/>
          <w:divBdr>
            <w:top w:val="none" w:sz="0" w:space="0" w:color="auto"/>
            <w:left w:val="none" w:sz="0" w:space="0" w:color="auto"/>
            <w:bottom w:val="none" w:sz="0" w:space="0" w:color="auto"/>
            <w:right w:val="none" w:sz="0" w:space="0" w:color="auto"/>
          </w:divBdr>
        </w:div>
        <w:div w:id="830874236">
          <w:marLeft w:val="640"/>
          <w:marRight w:val="0"/>
          <w:marTop w:val="0"/>
          <w:marBottom w:val="0"/>
          <w:divBdr>
            <w:top w:val="none" w:sz="0" w:space="0" w:color="auto"/>
            <w:left w:val="none" w:sz="0" w:space="0" w:color="auto"/>
            <w:bottom w:val="none" w:sz="0" w:space="0" w:color="auto"/>
            <w:right w:val="none" w:sz="0" w:space="0" w:color="auto"/>
          </w:divBdr>
        </w:div>
        <w:div w:id="2134132385">
          <w:marLeft w:val="640"/>
          <w:marRight w:val="0"/>
          <w:marTop w:val="0"/>
          <w:marBottom w:val="0"/>
          <w:divBdr>
            <w:top w:val="none" w:sz="0" w:space="0" w:color="auto"/>
            <w:left w:val="none" w:sz="0" w:space="0" w:color="auto"/>
            <w:bottom w:val="none" w:sz="0" w:space="0" w:color="auto"/>
            <w:right w:val="none" w:sz="0" w:space="0" w:color="auto"/>
          </w:divBdr>
        </w:div>
        <w:div w:id="1027291782">
          <w:marLeft w:val="640"/>
          <w:marRight w:val="0"/>
          <w:marTop w:val="0"/>
          <w:marBottom w:val="0"/>
          <w:divBdr>
            <w:top w:val="none" w:sz="0" w:space="0" w:color="auto"/>
            <w:left w:val="none" w:sz="0" w:space="0" w:color="auto"/>
            <w:bottom w:val="none" w:sz="0" w:space="0" w:color="auto"/>
            <w:right w:val="none" w:sz="0" w:space="0" w:color="auto"/>
          </w:divBdr>
        </w:div>
        <w:div w:id="1085999172">
          <w:marLeft w:val="640"/>
          <w:marRight w:val="0"/>
          <w:marTop w:val="0"/>
          <w:marBottom w:val="0"/>
          <w:divBdr>
            <w:top w:val="none" w:sz="0" w:space="0" w:color="auto"/>
            <w:left w:val="none" w:sz="0" w:space="0" w:color="auto"/>
            <w:bottom w:val="none" w:sz="0" w:space="0" w:color="auto"/>
            <w:right w:val="none" w:sz="0" w:space="0" w:color="auto"/>
          </w:divBdr>
        </w:div>
        <w:div w:id="836309476">
          <w:marLeft w:val="640"/>
          <w:marRight w:val="0"/>
          <w:marTop w:val="0"/>
          <w:marBottom w:val="0"/>
          <w:divBdr>
            <w:top w:val="none" w:sz="0" w:space="0" w:color="auto"/>
            <w:left w:val="none" w:sz="0" w:space="0" w:color="auto"/>
            <w:bottom w:val="none" w:sz="0" w:space="0" w:color="auto"/>
            <w:right w:val="none" w:sz="0" w:space="0" w:color="auto"/>
          </w:divBdr>
        </w:div>
        <w:div w:id="1434090798">
          <w:marLeft w:val="640"/>
          <w:marRight w:val="0"/>
          <w:marTop w:val="0"/>
          <w:marBottom w:val="0"/>
          <w:divBdr>
            <w:top w:val="none" w:sz="0" w:space="0" w:color="auto"/>
            <w:left w:val="none" w:sz="0" w:space="0" w:color="auto"/>
            <w:bottom w:val="none" w:sz="0" w:space="0" w:color="auto"/>
            <w:right w:val="none" w:sz="0" w:space="0" w:color="auto"/>
          </w:divBdr>
        </w:div>
        <w:div w:id="1998068874">
          <w:marLeft w:val="640"/>
          <w:marRight w:val="0"/>
          <w:marTop w:val="0"/>
          <w:marBottom w:val="0"/>
          <w:divBdr>
            <w:top w:val="none" w:sz="0" w:space="0" w:color="auto"/>
            <w:left w:val="none" w:sz="0" w:space="0" w:color="auto"/>
            <w:bottom w:val="none" w:sz="0" w:space="0" w:color="auto"/>
            <w:right w:val="none" w:sz="0" w:space="0" w:color="auto"/>
          </w:divBdr>
        </w:div>
        <w:div w:id="1565141249">
          <w:marLeft w:val="640"/>
          <w:marRight w:val="0"/>
          <w:marTop w:val="0"/>
          <w:marBottom w:val="0"/>
          <w:divBdr>
            <w:top w:val="none" w:sz="0" w:space="0" w:color="auto"/>
            <w:left w:val="none" w:sz="0" w:space="0" w:color="auto"/>
            <w:bottom w:val="none" w:sz="0" w:space="0" w:color="auto"/>
            <w:right w:val="none" w:sz="0" w:space="0" w:color="auto"/>
          </w:divBdr>
        </w:div>
        <w:div w:id="614555651">
          <w:marLeft w:val="640"/>
          <w:marRight w:val="0"/>
          <w:marTop w:val="0"/>
          <w:marBottom w:val="0"/>
          <w:divBdr>
            <w:top w:val="none" w:sz="0" w:space="0" w:color="auto"/>
            <w:left w:val="none" w:sz="0" w:space="0" w:color="auto"/>
            <w:bottom w:val="none" w:sz="0" w:space="0" w:color="auto"/>
            <w:right w:val="none" w:sz="0" w:space="0" w:color="auto"/>
          </w:divBdr>
        </w:div>
        <w:div w:id="1784494181">
          <w:marLeft w:val="640"/>
          <w:marRight w:val="0"/>
          <w:marTop w:val="0"/>
          <w:marBottom w:val="0"/>
          <w:divBdr>
            <w:top w:val="none" w:sz="0" w:space="0" w:color="auto"/>
            <w:left w:val="none" w:sz="0" w:space="0" w:color="auto"/>
            <w:bottom w:val="none" w:sz="0" w:space="0" w:color="auto"/>
            <w:right w:val="none" w:sz="0" w:space="0" w:color="auto"/>
          </w:divBdr>
        </w:div>
        <w:div w:id="165705989">
          <w:marLeft w:val="640"/>
          <w:marRight w:val="0"/>
          <w:marTop w:val="0"/>
          <w:marBottom w:val="0"/>
          <w:divBdr>
            <w:top w:val="none" w:sz="0" w:space="0" w:color="auto"/>
            <w:left w:val="none" w:sz="0" w:space="0" w:color="auto"/>
            <w:bottom w:val="none" w:sz="0" w:space="0" w:color="auto"/>
            <w:right w:val="none" w:sz="0" w:space="0" w:color="auto"/>
          </w:divBdr>
        </w:div>
        <w:div w:id="1722753283">
          <w:marLeft w:val="640"/>
          <w:marRight w:val="0"/>
          <w:marTop w:val="0"/>
          <w:marBottom w:val="0"/>
          <w:divBdr>
            <w:top w:val="none" w:sz="0" w:space="0" w:color="auto"/>
            <w:left w:val="none" w:sz="0" w:space="0" w:color="auto"/>
            <w:bottom w:val="none" w:sz="0" w:space="0" w:color="auto"/>
            <w:right w:val="none" w:sz="0" w:space="0" w:color="auto"/>
          </w:divBdr>
        </w:div>
        <w:div w:id="37433844">
          <w:marLeft w:val="640"/>
          <w:marRight w:val="0"/>
          <w:marTop w:val="0"/>
          <w:marBottom w:val="0"/>
          <w:divBdr>
            <w:top w:val="none" w:sz="0" w:space="0" w:color="auto"/>
            <w:left w:val="none" w:sz="0" w:space="0" w:color="auto"/>
            <w:bottom w:val="none" w:sz="0" w:space="0" w:color="auto"/>
            <w:right w:val="none" w:sz="0" w:space="0" w:color="auto"/>
          </w:divBdr>
        </w:div>
        <w:div w:id="2016565057">
          <w:marLeft w:val="640"/>
          <w:marRight w:val="0"/>
          <w:marTop w:val="0"/>
          <w:marBottom w:val="0"/>
          <w:divBdr>
            <w:top w:val="none" w:sz="0" w:space="0" w:color="auto"/>
            <w:left w:val="none" w:sz="0" w:space="0" w:color="auto"/>
            <w:bottom w:val="none" w:sz="0" w:space="0" w:color="auto"/>
            <w:right w:val="none" w:sz="0" w:space="0" w:color="auto"/>
          </w:divBdr>
        </w:div>
        <w:div w:id="158355386">
          <w:marLeft w:val="640"/>
          <w:marRight w:val="0"/>
          <w:marTop w:val="0"/>
          <w:marBottom w:val="0"/>
          <w:divBdr>
            <w:top w:val="none" w:sz="0" w:space="0" w:color="auto"/>
            <w:left w:val="none" w:sz="0" w:space="0" w:color="auto"/>
            <w:bottom w:val="none" w:sz="0" w:space="0" w:color="auto"/>
            <w:right w:val="none" w:sz="0" w:space="0" w:color="auto"/>
          </w:divBdr>
        </w:div>
        <w:div w:id="868877866">
          <w:marLeft w:val="640"/>
          <w:marRight w:val="0"/>
          <w:marTop w:val="0"/>
          <w:marBottom w:val="0"/>
          <w:divBdr>
            <w:top w:val="none" w:sz="0" w:space="0" w:color="auto"/>
            <w:left w:val="none" w:sz="0" w:space="0" w:color="auto"/>
            <w:bottom w:val="none" w:sz="0" w:space="0" w:color="auto"/>
            <w:right w:val="none" w:sz="0" w:space="0" w:color="auto"/>
          </w:divBdr>
        </w:div>
        <w:div w:id="105002309">
          <w:marLeft w:val="640"/>
          <w:marRight w:val="0"/>
          <w:marTop w:val="0"/>
          <w:marBottom w:val="0"/>
          <w:divBdr>
            <w:top w:val="none" w:sz="0" w:space="0" w:color="auto"/>
            <w:left w:val="none" w:sz="0" w:space="0" w:color="auto"/>
            <w:bottom w:val="none" w:sz="0" w:space="0" w:color="auto"/>
            <w:right w:val="none" w:sz="0" w:space="0" w:color="auto"/>
          </w:divBdr>
        </w:div>
        <w:div w:id="952321076">
          <w:marLeft w:val="640"/>
          <w:marRight w:val="0"/>
          <w:marTop w:val="0"/>
          <w:marBottom w:val="0"/>
          <w:divBdr>
            <w:top w:val="none" w:sz="0" w:space="0" w:color="auto"/>
            <w:left w:val="none" w:sz="0" w:space="0" w:color="auto"/>
            <w:bottom w:val="none" w:sz="0" w:space="0" w:color="auto"/>
            <w:right w:val="none" w:sz="0" w:space="0" w:color="auto"/>
          </w:divBdr>
        </w:div>
        <w:div w:id="245919092">
          <w:marLeft w:val="640"/>
          <w:marRight w:val="0"/>
          <w:marTop w:val="0"/>
          <w:marBottom w:val="0"/>
          <w:divBdr>
            <w:top w:val="none" w:sz="0" w:space="0" w:color="auto"/>
            <w:left w:val="none" w:sz="0" w:space="0" w:color="auto"/>
            <w:bottom w:val="none" w:sz="0" w:space="0" w:color="auto"/>
            <w:right w:val="none" w:sz="0" w:space="0" w:color="auto"/>
          </w:divBdr>
        </w:div>
        <w:div w:id="579369123">
          <w:marLeft w:val="640"/>
          <w:marRight w:val="0"/>
          <w:marTop w:val="0"/>
          <w:marBottom w:val="0"/>
          <w:divBdr>
            <w:top w:val="none" w:sz="0" w:space="0" w:color="auto"/>
            <w:left w:val="none" w:sz="0" w:space="0" w:color="auto"/>
            <w:bottom w:val="none" w:sz="0" w:space="0" w:color="auto"/>
            <w:right w:val="none" w:sz="0" w:space="0" w:color="auto"/>
          </w:divBdr>
        </w:div>
        <w:div w:id="802695036">
          <w:marLeft w:val="640"/>
          <w:marRight w:val="0"/>
          <w:marTop w:val="0"/>
          <w:marBottom w:val="0"/>
          <w:divBdr>
            <w:top w:val="none" w:sz="0" w:space="0" w:color="auto"/>
            <w:left w:val="none" w:sz="0" w:space="0" w:color="auto"/>
            <w:bottom w:val="none" w:sz="0" w:space="0" w:color="auto"/>
            <w:right w:val="none" w:sz="0" w:space="0" w:color="auto"/>
          </w:divBdr>
        </w:div>
        <w:div w:id="1531796635">
          <w:marLeft w:val="640"/>
          <w:marRight w:val="0"/>
          <w:marTop w:val="0"/>
          <w:marBottom w:val="0"/>
          <w:divBdr>
            <w:top w:val="none" w:sz="0" w:space="0" w:color="auto"/>
            <w:left w:val="none" w:sz="0" w:space="0" w:color="auto"/>
            <w:bottom w:val="none" w:sz="0" w:space="0" w:color="auto"/>
            <w:right w:val="none" w:sz="0" w:space="0" w:color="auto"/>
          </w:divBdr>
        </w:div>
        <w:div w:id="1521428363">
          <w:marLeft w:val="640"/>
          <w:marRight w:val="0"/>
          <w:marTop w:val="0"/>
          <w:marBottom w:val="0"/>
          <w:divBdr>
            <w:top w:val="none" w:sz="0" w:space="0" w:color="auto"/>
            <w:left w:val="none" w:sz="0" w:space="0" w:color="auto"/>
            <w:bottom w:val="none" w:sz="0" w:space="0" w:color="auto"/>
            <w:right w:val="none" w:sz="0" w:space="0" w:color="auto"/>
          </w:divBdr>
        </w:div>
        <w:div w:id="367680210">
          <w:marLeft w:val="640"/>
          <w:marRight w:val="0"/>
          <w:marTop w:val="0"/>
          <w:marBottom w:val="0"/>
          <w:divBdr>
            <w:top w:val="none" w:sz="0" w:space="0" w:color="auto"/>
            <w:left w:val="none" w:sz="0" w:space="0" w:color="auto"/>
            <w:bottom w:val="none" w:sz="0" w:space="0" w:color="auto"/>
            <w:right w:val="none" w:sz="0" w:space="0" w:color="auto"/>
          </w:divBdr>
        </w:div>
        <w:div w:id="1259289842">
          <w:marLeft w:val="640"/>
          <w:marRight w:val="0"/>
          <w:marTop w:val="0"/>
          <w:marBottom w:val="0"/>
          <w:divBdr>
            <w:top w:val="none" w:sz="0" w:space="0" w:color="auto"/>
            <w:left w:val="none" w:sz="0" w:space="0" w:color="auto"/>
            <w:bottom w:val="none" w:sz="0" w:space="0" w:color="auto"/>
            <w:right w:val="none" w:sz="0" w:space="0" w:color="auto"/>
          </w:divBdr>
        </w:div>
        <w:div w:id="743991389">
          <w:marLeft w:val="640"/>
          <w:marRight w:val="0"/>
          <w:marTop w:val="0"/>
          <w:marBottom w:val="0"/>
          <w:divBdr>
            <w:top w:val="none" w:sz="0" w:space="0" w:color="auto"/>
            <w:left w:val="none" w:sz="0" w:space="0" w:color="auto"/>
            <w:bottom w:val="none" w:sz="0" w:space="0" w:color="auto"/>
            <w:right w:val="none" w:sz="0" w:space="0" w:color="auto"/>
          </w:divBdr>
        </w:div>
        <w:div w:id="1686594179">
          <w:marLeft w:val="640"/>
          <w:marRight w:val="0"/>
          <w:marTop w:val="0"/>
          <w:marBottom w:val="0"/>
          <w:divBdr>
            <w:top w:val="none" w:sz="0" w:space="0" w:color="auto"/>
            <w:left w:val="none" w:sz="0" w:space="0" w:color="auto"/>
            <w:bottom w:val="none" w:sz="0" w:space="0" w:color="auto"/>
            <w:right w:val="none" w:sz="0" w:space="0" w:color="auto"/>
          </w:divBdr>
        </w:div>
        <w:div w:id="1721779078">
          <w:marLeft w:val="640"/>
          <w:marRight w:val="0"/>
          <w:marTop w:val="0"/>
          <w:marBottom w:val="0"/>
          <w:divBdr>
            <w:top w:val="none" w:sz="0" w:space="0" w:color="auto"/>
            <w:left w:val="none" w:sz="0" w:space="0" w:color="auto"/>
            <w:bottom w:val="none" w:sz="0" w:space="0" w:color="auto"/>
            <w:right w:val="none" w:sz="0" w:space="0" w:color="auto"/>
          </w:divBdr>
        </w:div>
        <w:div w:id="440883155">
          <w:marLeft w:val="640"/>
          <w:marRight w:val="0"/>
          <w:marTop w:val="0"/>
          <w:marBottom w:val="0"/>
          <w:divBdr>
            <w:top w:val="none" w:sz="0" w:space="0" w:color="auto"/>
            <w:left w:val="none" w:sz="0" w:space="0" w:color="auto"/>
            <w:bottom w:val="none" w:sz="0" w:space="0" w:color="auto"/>
            <w:right w:val="none" w:sz="0" w:space="0" w:color="auto"/>
          </w:divBdr>
        </w:div>
        <w:div w:id="1326784542">
          <w:marLeft w:val="640"/>
          <w:marRight w:val="0"/>
          <w:marTop w:val="0"/>
          <w:marBottom w:val="0"/>
          <w:divBdr>
            <w:top w:val="none" w:sz="0" w:space="0" w:color="auto"/>
            <w:left w:val="none" w:sz="0" w:space="0" w:color="auto"/>
            <w:bottom w:val="none" w:sz="0" w:space="0" w:color="auto"/>
            <w:right w:val="none" w:sz="0" w:space="0" w:color="auto"/>
          </w:divBdr>
        </w:div>
        <w:div w:id="937366921">
          <w:marLeft w:val="640"/>
          <w:marRight w:val="0"/>
          <w:marTop w:val="0"/>
          <w:marBottom w:val="0"/>
          <w:divBdr>
            <w:top w:val="none" w:sz="0" w:space="0" w:color="auto"/>
            <w:left w:val="none" w:sz="0" w:space="0" w:color="auto"/>
            <w:bottom w:val="none" w:sz="0" w:space="0" w:color="auto"/>
            <w:right w:val="none" w:sz="0" w:space="0" w:color="auto"/>
          </w:divBdr>
        </w:div>
        <w:div w:id="685012701">
          <w:marLeft w:val="640"/>
          <w:marRight w:val="0"/>
          <w:marTop w:val="0"/>
          <w:marBottom w:val="0"/>
          <w:divBdr>
            <w:top w:val="none" w:sz="0" w:space="0" w:color="auto"/>
            <w:left w:val="none" w:sz="0" w:space="0" w:color="auto"/>
            <w:bottom w:val="none" w:sz="0" w:space="0" w:color="auto"/>
            <w:right w:val="none" w:sz="0" w:space="0" w:color="auto"/>
          </w:divBdr>
        </w:div>
        <w:div w:id="841816535">
          <w:marLeft w:val="640"/>
          <w:marRight w:val="0"/>
          <w:marTop w:val="0"/>
          <w:marBottom w:val="0"/>
          <w:divBdr>
            <w:top w:val="none" w:sz="0" w:space="0" w:color="auto"/>
            <w:left w:val="none" w:sz="0" w:space="0" w:color="auto"/>
            <w:bottom w:val="none" w:sz="0" w:space="0" w:color="auto"/>
            <w:right w:val="none" w:sz="0" w:space="0" w:color="auto"/>
          </w:divBdr>
        </w:div>
        <w:div w:id="1853182608">
          <w:marLeft w:val="640"/>
          <w:marRight w:val="0"/>
          <w:marTop w:val="0"/>
          <w:marBottom w:val="0"/>
          <w:divBdr>
            <w:top w:val="none" w:sz="0" w:space="0" w:color="auto"/>
            <w:left w:val="none" w:sz="0" w:space="0" w:color="auto"/>
            <w:bottom w:val="none" w:sz="0" w:space="0" w:color="auto"/>
            <w:right w:val="none" w:sz="0" w:space="0" w:color="auto"/>
          </w:divBdr>
        </w:div>
        <w:div w:id="302127912">
          <w:marLeft w:val="640"/>
          <w:marRight w:val="0"/>
          <w:marTop w:val="0"/>
          <w:marBottom w:val="0"/>
          <w:divBdr>
            <w:top w:val="none" w:sz="0" w:space="0" w:color="auto"/>
            <w:left w:val="none" w:sz="0" w:space="0" w:color="auto"/>
            <w:bottom w:val="none" w:sz="0" w:space="0" w:color="auto"/>
            <w:right w:val="none" w:sz="0" w:space="0" w:color="auto"/>
          </w:divBdr>
        </w:div>
        <w:div w:id="1559365159">
          <w:marLeft w:val="640"/>
          <w:marRight w:val="0"/>
          <w:marTop w:val="0"/>
          <w:marBottom w:val="0"/>
          <w:divBdr>
            <w:top w:val="none" w:sz="0" w:space="0" w:color="auto"/>
            <w:left w:val="none" w:sz="0" w:space="0" w:color="auto"/>
            <w:bottom w:val="none" w:sz="0" w:space="0" w:color="auto"/>
            <w:right w:val="none" w:sz="0" w:space="0" w:color="auto"/>
          </w:divBdr>
        </w:div>
        <w:div w:id="357852526">
          <w:marLeft w:val="640"/>
          <w:marRight w:val="0"/>
          <w:marTop w:val="0"/>
          <w:marBottom w:val="0"/>
          <w:divBdr>
            <w:top w:val="none" w:sz="0" w:space="0" w:color="auto"/>
            <w:left w:val="none" w:sz="0" w:space="0" w:color="auto"/>
            <w:bottom w:val="none" w:sz="0" w:space="0" w:color="auto"/>
            <w:right w:val="none" w:sz="0" w:space="0" w:color="auto"/>
          </w:divBdr>
        </w:div>
        <w:div w:id="1493794472">
          <w:marLeft w:val="640"/>
          <w:marRight w:val="0"/>
          <w:marTop w:val="0"/>
          <w:marBottom w:val="0"/>
          <w:divBdr>
            <w:top w:val="none" w:sz="0" w:space="0" w:color="auto"/>
            <w:left w:val="none" w:sz="0" w:space="0" w:color="auto"/>
            <w:bottom w:val="none" w:sz="0" w:space="0" w:color="auto"/>
            <w:right w:val="none" w:sz="0" w:space="0" w:color="auto"/>
          </w:divBdr>
        </w:div>
        <w:div w:id="767578056">
          <w:marLeft w:val="640"/>
          <w:marRight w:val="0"/>
          <w:marTop w:val="0"/>
          <w:marBottom w:val="0"/>
          <w:divBdr>
            <w:top w:val="none" w:sz="0" w:space="0" w:color="auto"/>
            <w:left w:val="none" w:sz="0" w:space="0" w:color="auto"/>
            <w:bottom w:val="none" w:sz="0" w:space="0" w:color="auto"/>
            <w:right w:val="none" w:sz="0" w:space="0" w:color="auto"/>
          </w:divBdr>
        </w:div>
        <w:div w:id="1334408223">
          <w:marLeft w:val="640"/>
          <w:marRight w:val="0"/>
          <w:marTop w:val="0"/>
          <w:marBottom w:val="0"/>
          <w:divBdr>
            <w:top w:val="none" w:sz="0" w:space="0" w:color="auto"/>
            <w:left w:val="none" w:sz="0" w:space="0" w:color="auto"/>
            <w:bottom w:val="none" w:sz="0" w:space="0" w:color="auto"/>
            <w:right w:val="none" w:sz="0" w:space="0" w:color="auto"/>
          </w:divBdr>
        </w:div>
        <w:div w:id="98716757">
          <w:marLeft w:val="640"/>
          <w:marRight w:val="0"/>
          <w:marTop w:val="0"/>
          <w:marBottom w:val="0"/>
          <w:divBdr>
            <w:top w:val="none" w:sz="0" w:space="0" w:color="auto"/>
            <w:left w:val="none" w:sz="0" w:space="0" w:color="auto"/>
            <w:bottom w:val="none" w:sz="0" w:space="0" w:color="auto"/>
            <w:right w:val="none" w:sz="0" w:space="0" w:color="auto"/>
          </w:divBdr>
        </w:div>
        <w:div w:id="78452947">
          <w:marLeft w:val="640"/>
          <w:marRight w:val="0"/>
          <w:marTop w:val="0"/>
          <w:marBottom w:val="0"/>
          <w:divBdr>
            <w:top w:val="none" w:sz="0" w:space="0" w:color="auto"/>
            <w:left w:val="none" w:sz="0" w:space="0" w:color="auto"/>
            <w:bottom w:val="none" w:sz="0" w:space="0" w:color="auto"/>
            <w:right w:val="none" w:sz="0" w:space="0" w:color="auto"/>
          </w:divBdr>
        </w:div>
        <w:div w:id="1646661580">
          <w:marLeft w:val="640"/>
          <w:marRight w:val="0"/>
          <w:marTop w:val="0"/>
          <w:marBottom w:val="0"/>
          <w:divBdr>
            <w:top w:val="none" w:sz="0" w:space="0" w:color="auto"/>
            <w:left w:val="none" w:sz="0" w:space="0" w:color="auto"/>
            <w:bottom w:val="none" w:sz="0" w:space="0" w:color="auto"/>
            <w:right w:val="none" w:sz="0" w:space="0" w:color="auto"/>
          </w:divBdr>
        </w:div>
        <w:div w:id="577638852">
          <w:marLeft w:val="640"/>
          <w:marRight w:val="0"/>
          <w:marTop w:val="0"/>
          <w:marBottom w:val="0"/>
          <w:divBdr>
            <w:top w:val="none" w:sz="0" w:space="0" w:color="auto"/>
            <w:left w:val="none" w:sz="0" w:space="0" w:color="auto"/>
            <w:bottom w:val="none" w:sz="0" w:space="0" w:color="auto"/>
            <w:right w:val="none" w:sz="0" w:space="0" w:color="auto"/>
          </w:divBdr>
        </w:div>
        <w:div w:id="311713582">
          <w:marLeft w:val="640"/>
          <w:marRight w:val="0"/>
          <w:marTop w:val="0"/>
          <w:marBottom w:val="0"/>
          <w:divBdr>
            <w:top w:val="none" w:sz="0" w:space="0" w:color="auto"/>
            <w:left w:val="none" w:sz="0" w:space="0" w:color="auto"/>
            <w:bottom w:val="none" w:sz="0" w:space="0" w:color="auto"/>
            <w:right w:val="none" w:sz="0" w:space="0" w:color="auto"/>
          </w:divBdr>
        </w:div>
        <w:div w:id="448399809">
          <w:marLeft w:val="640"/>
          <w:marRight w:val="0"/>
          <w:marTop w:val="0"/>
          <w:marBottom w:val="0"/>
          <w:divBdr>
            <w:top w:val="none" w:sz="0" w:space="0" w:color="auto"/>
            <w:left w:val="none" w:sz="0" w:space="0" w:color="auto"/>
            <w:bottom w:val="none" w:sz="0" w:space="0" w:color="auto"/>
            <w:right w:val="none" w:sz="0" w:space="0" w:color="auto"/>
          </w:divBdr>
        </w:div>
        <w:div w:id="1242984130">
          <w:marLeft w:val="640"/>
          <w:marRight w:val="0"/>
          <w:marTop w:val="0"/>
          <w:marBottom w:val="0"/>
          <w:divBdr>
            <w:top w:val="none" w:sz="0" w:space="0" w:color="auto"/>
            <w:left w:val="none" w:sz="0" w:space="0" w:color="auto"/>
            <w:bottom w:val="none" w:sz="0" w:space="0" w:color="auto"/>
            <w:right w:val="none" w:sz="0" w:space="0" w:color="auto"/>
          </w:divBdr>
        </w:div>
        <w:div w:id="931009490">
          <w:marLeft w:val="640"/>
          <w:marRight w:val="0"/>
          <w:marTop w:val="0"/>
          <w:marBottom w:val="0"/>
          <w:divBdr>
            <w:top w:val="none" w:sz="0" w:space="0" w:color="auto"/>
            <w:left w:val="none" w:sz="0" w:space="0" w:color="auto"/>
            <w:bottom w:val="none" w:sz="0" w:space="0" w:color="auto"/>
            <w:right w:val="none" w:sz="0" w:space="0" w:color="auto"/>
          </w:divBdr>
        </w:div>
        <w:div w:id="1998920929">
          <w:marLeft w:val="640"/>
          <w:marRight w:val="0"/>
          <w:marTop w:val="0"/>
          <w:marBottom w:val="0"/>
          <w:divBdr>
            <w:top w:val="none" w:sz="0" w:space="0" w:color="auto"/>
            <w:left w:val="none" w:sz="0" w:space="0" w:color="auto"/>
            <w:bottom w:val="none" w:sz="0" w:space="0" w:color="auto"/>
            <w:right w:val="none" w:sz="0" w:space="0" w:color="auto"/>
          </w:divBdr>
        </w:div>
        <w:div w:id="1760441702">
          <w:marLeft w:val="640"/>
          <w:marRight w:val="0"/>
          <w:marTop w:val="0"/>
          <w:marBottom w:val="0"/>
          <w:divBdr>
            <w:top w:val="none" w:sz="0" w:space="0" w:color="auto"/>
            <w:left w:val="none" w:sz="0" w:space="0" w:color="auto"/>
            <w:bottom w:val="none" w:sz="0" w:space="0" w:color="auto"/>
            <w:right w:val="none" w:sz="0" w:space="0" w:color="auto"/>
          </w:divBdr>
        </w:div>
        <w:div w:id="453986368">
          <w:marLeft w:val="640"/>
          <w:marRight w:val="0"/>
          <w:marTop w:val="0"/>
          <w:marBottom w:val="0"/>
          <w:divBdr>
            <w:top w:val="none" w:sz="0" w:space="0" w:color="auto"/>
            <w:left w:val="none" w:sz="0" w:space="0" w:color="auto"/>
            <w:bottom w:val="none" w:sz="0" w:space="0" w:color="auto"/>
            <w:right w:val="none" w:sz="0" w:space="0" w:color="auto"/>
          </w:divBdr>
        </w:div>
        <w:div w:id="1829860437">
          <w:marLeft w:val="640"/>
          <w:marRight w:val="0"/>
          <w:marTop w:val="0"/>
          <w:marBottom w:val="0"/>
          <w:divBdr>
            <w:top w:val="none" w:sz="0" w:space="0" w:color="auto"/>
            <w:left w:val="none" w:sz="0" w:space="0" w:color="auto"/>
            <w:bottom w:val="none" w:sz="0" w:space="0" w:color="auto"/>
            <w:right w:val="none" w:sz="0" w:space="0" w:color="auto"/>
          </w:divBdr>
        </w:div>
        <w:div w:id="148637844">
          <w:marLeft w:val="640"/>
          <w:marRight w:val="0"/>
          <w:marTop w:val="0"/>
          <w:marBottom w:val="0"/>
          <w:divBdr>
            <w:top w:val="none" w:sz="0" w:space="0" w:color="auto"/>
            <w:left w:val="none" w:sz="0" w:space="0" w:color="auto"/>
            <w:bottom w:val="none" w:sz="0" w:space="0" w:color="auto"/>
            <w:right w:val="none" w:sz="0" w:space="0" w:color="auto"/>
          </w:divBdr>
        </w:div>
        <w:div w:id="469251844">
          <w:marLeft w:val="640"/>
          <w:marRight w:val="0"/>
          <w:marTop w:val="0"/>
          <w:marBottom w:val="0"/>
          <w:divBdr>
            <w:top w:val="none" w:sz="0" w:space="0" w:color="auto"/>
            <w:left w:val="none" w:sz="0" w:space="0" w:color="auto"/>
            <w:bottom w:val="none" w:sz="0" w:space="0" w:color="auto"/>
            <w:right w:val="none" w:sz="0" w:space="0" w:color="auto"/>
          </w:divBdr>
        </w:div>
        <w:div w:id="993873859">
          <w:marLeft w:val="640"/>
          <w:marRight w:val="0"/>
          <w:marTop w:val="0"/>
          <w:marBottom w:val="0"/>
          <w:divBdr>
            <w:top w:val="none" w:sz="0" w:space="0" w:color="auto"/>
            <w:left w:val="none" w:sz="0" w:space="0" w:color="auto"/>
            <w:bottom w:val="none" w:sz="0" w:space="0" w:color="auto"/>
            <w:right w:val="none" w:sz="0" w:space="0" w:color="auto"/>
          </w:divBdr>
        </w:div>
        <w:div w:id="494298881">
          <w:marLeft w:val="640"/>
          <w:marRight w:val="0"/>
          <w:marTop w:val="0"/>
          <w:marBottom w:val="0"/>
          <w:divBdr>
            <w:top w:val="none" w:sz="0" w:space="0" w:color="auto"/>
            <w:left w:val="none" w:sz="0" w:space="0" w:color="auto"/>
            <w:bottom w:val="none" w:sz="0" w:space="0" w:color="auto"/>
            <w:right w:val="none" w:sz="0" w:space="0" w:color="auto"/>
          </w:divBdr>
        </w:div>
        <w:div w:id="766537800">
          <w:marLeft w:val="640"/>
          <w:marRight w:val="0"/>
          <w:marTop w:val="0"/>
          <w:marBottom w:val="0"/>
          <w:divBdr>
            <w:top w:val="none" w:sz="0" w:space="0" w:color="auto"/>
            <w:left w:val="none" w:sz="0" w:space="0" w:color="auto"/>
            <w:bottom w:val="none" w:sz="0" w:space="0" w:color="auto"/>
            <w:right w:val="none" w:sz="0" w:space="0" w:color="auto"/>
          </w:divBdr>
        </w:div>
        <w:div w:id="703529625">
          <w:marLeft w:val="640"/>
          <w:marRight w:val="0"/>
          <w:marTop w:val="0"/>
          <w:marBottom w:val="0"/>
          <w:divBdr>
            <w:top w:val="none" w:sz="0" w:space="0" w:color="auto"/>
            <w:left w:val="none" w:sz="0" w:space="0" w:color="auto"/>
            <w:bottom w:val="none" w:sz="0" w:space="0" w:color="auto"/>
            <w:right w:val="none" w:sz="0" w:space="0" w:color="auto"/>
          </w:divBdr>
        </w:div>
        <w:div w:id="1034385035">
          <w:marLeft w:val="640"/>
          <w:marRight w:val="0"/>
          <w:marTop w:val="0"/>
          <w:marBottom w:val="0"/>
          <w:divBdr>
            <w:top w:val="none" w:sz="0" w:space="0" w:color="auto"/>
            <w:left w:val="none" w:sz="0" w:space="0" w:color="auto"/>
            <w:bottom w:val="none" w:sz="0" w:space="0" w:color="auto"/>
            <w:right w:val="none" w:sz="0" w:space="0" w:color="auto"/>
          </w:divBdr>
        </w:div>
        <w:div w:id="1564948952">
          <w:marLeft w:val="640"/>
          <w:marRight w:val="0"/>
          <w:marTop w:val="0"/>
          <w:marBottom w:val="0"/>
          <w:divBdr>
            <w:top w:val="none" w:sz="0" w:space="0" w:color="auto"/>
            <w:left w:val="none" w:sz="0" w:space="0" w:color="auto"/>
            <w:bottom w:val="none" w:sz="0" w:space="0" w:color="auto"/>
            <w:right w:val="none" w:sz="0" w:space="0" w:color="auto"/>
          </w:divBdr>
        </w:div>
      </w:divsChild>
    </w:div>
    <w:div w:id="967275611">
      <w:bodyDiv w:val="1"/>
      <w:marLeft w:val="0"/>
      <w:marRight w:val="0"/>
      <w:marTop w:val="0"/>
      <w:marBottom w:val="0"/>
      <w:divBdr>
        <w:top w:val="none" w:sz="0" w:space="0" w:color="auto"/>
        <w:left w:val="none" w:sz="0" w:space="0" w:color="auto"/>
        <w:bottom w:val="none" w:sz="0" w:space="0" w:color="auto"/>
        <w:right w:val="none" w:sz="0" w:space="0" w:color="auto"/>
      </w:divBdr>
      <w:divsChild>
        <w:div w:id="1790583499">
          <w:marLeft w:val="640"/>
          <w:marRight w:val="0"/>
          <w:marTop w:val="0"/>
          <w:marBottom w:val="0"/>
          <w:divBdr>
            <w:top w:val="none" w:sz="0" w:space="0" w:color="auto"/>
            <w:left w:val="none" w:sz="0" w:space="0" w:color="auto"/>
            <w:bottom w:val="none" w:sz="0" w:space="0" w:color="auto"/>
            <w:right w:val="none" w:sz="0" w:space="0" w:color="auto"/>
          </w:divBdr>
        </w:div>
        <w:div w:id="1560087828">
          <w:marLeft w:val="640"/>
          <w:marRight w:val="0"/>
          <w:marTop w:val="0"/>
          <w:marBottom w:val="0"/>
          <w:divBdr>
            <w:top w:val="none" w:sz="0" w:space="0" w:color="auto"/>
            <w:left w:val="none" w:sz="0" w:space="0" w:color="auto"/>
            <w:bottom w:val="none" w:sz="0" w:space="0" w:color="auto"/>
            <w:right w:val="none" w:sz="0" w:space="0" w:color="auto"/>
          </w:divBdr>
        </w:div>
        <w:div w:id="1200364668">
          <w:marLeft w:val="640"/>
          <w:marRight w:val="0"/>
          <w:marTop w:val="0"/>
          <w:marBottom w:val="0"/>
          <w:divBdr>
            <w:top w:val="none" w:sz="0" w:space="0" w:color="auto"/>
            <w:left w:val="none" w:sz="0" w:space="0" w:color="auto"/>
            <w:bottom w:val="none" w:sz="0" w:space="0" w:color="auto"/>
            <w:right w:val="none" w:sz="0" w:space="0" w:color="auto"/>
          </w:divBdr>
        </w:div>
        <w:div w:id="1291860708">
          <w:marLeft w:val="640"/>
          <w:marRight w:val="0"/>
          <w:marTop w:val="0"/>
          <w:marBottom w:val="0"/>
          <w:divBdr>
            <w:top w:val="none" w:sz="0" w:space="0" w:color="auto"/>
            <w:left w:val="none" w:sz="0" w:space="0" w:color="auto"/>
            <w:bottom w:val="none" w:sz="0" w:space="0" w:color="auto"/>
            <w:right w:val="none" w:sz="0" w:space="0" w:color="auto"/>
          </w:divBdr>
        </w:div>
        <w:div w:id="1369643418">
          <w:marLeft w:val="640"/>
          <w:marRight w:val="0"/>
          <w:marTop w:val="0"/>
          <w:marBottom w:val="0"/>
          <w:divBdr>
            <w:top w:val="none" w:sz="0" w:space="0" w:color="auto"/>
            <w:left w:val="none" w:sz="0" w:space="0" w:color="auto"/>
            <w:bottom w:val="none" w:sz="0" w:space="0" w:color="auto"/>
            <w:right w:val="none" w:sz="0" w:space="0" w:color="auto"/>
          </w:divBdr>
        </w:div>
        <w:div w:id="1056200778">
          <w:marLeft w:val="640"/>
          <w:marRight w:val="0"/>
          <w:marTop w:val="0"/>
          <w:marBottom w:val="0"/>
          <w:divBdr>
            <w:top w:val="none" w:sz="0" w:space="0" w:color="auto"/>
            <w:left w:val="none" w:sz="0" w:space="0" w:color="auto"/>
            <w:bottom w:val="none" w:sz="0" w:space="0" w:color="auto"/>
            <w:right w:val="none" w:sz="0" w:space="0" w:color="auto"/>
          </w:divBdr>
        </w:div>
        <w:div w:id="1112940987">
          <w:marLeft w:val="640"/>
          <w:marRight w:val="0"/>
          <w:marTop w:val="0"/>
          <w:marBottom w:val="0"/>
          <w:divBdr>
            <w:top w:val="none" w:sz="0" w:space="0" w:color="auto"/>
            <w:left w:val="none" w:sz="0" w:space="0" w:color="auto"/>
            <w:bottom w:val="none" w:sz="0" w:space="0" w:color="auto"/>
            <w:right w:val="none" w:sz="0" w:space="0" w:color="auto"/>
          </w:divBdr>
        </w:div>
        <w:div w:id="313725062">
          <w:marLeft w:val="640"/>
          <w:marRight w:val="0"/>
          <w:marTop w:val="0"/>
          <w:marBottom w:val="0"/>
          <w:divBdr>
            <w:top w:val="none" w:sz="0" w:space="0" w:color="auto"/>
            <w:left w:val="none" w:sz="0" w:space="0" w:color="auto"/>
            <w:bottom w:val="none" w:sz="0" w:space="0" w:color="auto"/>
            <w:right w:val="none" w:sz="0" w:space="0" w:color="auto"/>
          </w:divBdr>
        </w:div>
        <w:div w:id="2087259576">
          <w:marLeft w:val="640"/>
          <w:marRight w:val="0"/>
          <w:marTop w:val="0"/>
          <w:marBottom w:val="0"/>
          <w:divBdr>
            <w:top w:val="none" w:sz="0" w:space="0" w:color="auto"/>
            <w:left w:val="none" w:sz="0" w:space="0" w:color="auto"/>
            <w:bottom w:val="none" w:sz="0" w:space="0" w:color="auto"/>
            <w:right w:val="none" w:sz="0" w:space="0" w:color="auto"/>
          </w:divBdr>
        </w:div>
        <w:div w:id="1433865768">
          <w:marLeft w:val="640"/>
          <w:marRight w:val="0"/>
          <w:marTop w:val="0"/>
          <w:marBottom w:val="0"/>
          <w:divBdr>
            <w:top w:val="none" w:sz="0" w:space="0" w:color="auto"/>
            <w:left w:val="none" w:sz="0" w:space="0" w:color="auto"/>
            <w:bottom w:val="none" w:sz="0" w:space="0" w:color="auto"/>
            <w:right w:val="none" w:sz="0" w:space="0" w:color="auto"/>
          </w:divBdr>
        </w:div>
        <w:div w:id="647133531">
          <w:marLeft w:val="640"/>
          <w:marRight w:val="0"/>
          <w:marTop w:val="0"/>
          <w:marBottom w:val="0"/>
          <w:divBdr>
            <w:top w:val="none" w:sz="0" w:space="0" w:color="auto"/>
            <w:left w:val="none" w:sz="0" w:space="0" w:color="auto"/>
            <w:bottom w:val="none" w:sz="0" w:space="0" w:color="auto"/>
            <w:right w:val="none" w:sz="0" w:space="0" w:color="auto"/>
          </w:divBdr>
        </w:div>
        <w:div w:id="1248418706">
          <w:marLeft w:val="640"/>
          <w:marRight w:val="0"/>
          <w:marTop w:val="0"/>
          <w:marBottom w:val="0"/>
          <w:divBdr>
            <w:top w:val="none" w:sz="0" w:space="0" w:color="auto"/>
            <w:left w:val="none" w:sz="0" w:space="0" w:color="auto"/>
            <w:bottom w:val="none" w:sz="0" w:space="0" w:color="auto"/>
            <w:right w:val="none" w:sz="0" w:space="0" w:color="auto"/>
          </w:divBdr>
        </w:div>
        <w:div w:id="510722726">
          <w:marLeft w:val="640"/>
          <w:marRight w:val="0"/>
          <w:marTop w:val="0"/>
          <w:marBottom w:val="0"/>
          <w:divBdr>
            <w:top w:val="none" w:sz="0" w:space="0" w:color="auto"/>
            <w:left w:val="none" w:sz="0" w:space="0" w:color="auto"/>
            <w:bottom w:val="none" w:sz="0" w:space="0" w:color="auto"/>
            <w:right w:val="none" w:sz="0" w:space="0" w:color="auto"/>
          </w:divBdr>
        </w:div>
        <w:div w:id="459230504">
          <w:marLeft w:val="640"/>
          <w:marRight w:val="0"/>
          <w:marTop w:val="0"/>
          <w:marBottom w:val="0"/>
          <w:divBdr>
            <w:top w:val="none" w:sz="0" w:space="0" w:color="auto"/>
            <w:left w:val="none" w:sz="0" w:space="0" w:color="auto"/>
            <w:bottom w:val="none" w:sz="0" w:space="0" w:color="auto"/>
            <w:right w:val="none" w:sz="0" w:space="0" w:color="auto"/>
          </w:divBdr>
        </w:div>
        <w:div w:id="358316968">
          <w:marLeft w:val="640"/>
          <w:marRight w:val="0"/>
          <w:marTop w:val="0"/>
          <w:marBottom w:val="0"/>
          <w:divBdr>
            <w:top w:val="none" w:sz="0" w:space="0" w:color="auto"/>
            <w:left w:val="none" w:sz="0" w:space="0" w:color="auto"/>
            <w:bottom w:val="none" w:sz="0" w:space="0" w:color="auto"/>
            <w:right w:val="none" w:sz="0" w:space="0" w:color="auto"/>
          </w:divBdr>
        </w:div>
        <w:div w:id="2076201258">
          <w:marLeft w:val="640"/>
          <w:marRight w:val="0"/>
          <w:marTop w:val="0"/>
          <w:marBottom w:val="0"/>
          <w:divBdr>
            <w:top w:val="none" w:sz="0" w:space="0" w:color="auto"/>
            <w:left w:val="none" w:sz="0" w:space="0" w:color="auto"/>
            <w:bottom w:val="none" w:sz="0" w:space="0" w:color="auto"/>
            <w:right w:val="none" w:sz="0" w:space="0" w:color="auto"/>
          </w:divBdr>
        </w:div>
        <w:div w:id="1467159124">
          <w:marLeft w:val="640"/>
          <w:marRight w:val="0"/>
          <w:marTop w:val="0"/>
          <w:marBottom w:val="0"/>
          <w:divBdr>
            <w:top w:val="none" w:sz="0" w:space="0" w:color="auto"/>
            <w:left w:val="none" w:sz="0" w:space="0" w:color="auto"/>
            <w:bottom w:val="none" w:sz="0" w:space="0" w:color="auto"/>
            <w:right w:val="none" w:sz="0" w:space="0" w:color="auto"/>
          </w:divBdr>
        </w:div>
        <w:div w:id="739133760">
          <w:marLeft w:val="640"/>
          <w:marRight w:val="0"/>
          <w:marTop w:val="0"/>
          <w:marBottom w:val="0"/>
          <w:divBdr>
            <w:top w:val="none" w:sz="0" w:space="0" w:color="auto"/>
            <w:left w:val="none" w:sz="0" w:space="0" w:color="auto"/>
            <w:bottom w:val="none" w:sz="0" w:space="0" w:color="auto"/>
            <w:right w:val="none" w:sz="0" w:space="0" w:color="auto"/>
          </w:divBdr>
        </w:div>
        <w:div w:id="1030959413">
          <w:marLeft w:val="640"/>
          <w:marRight w:val="0"/>
          <w:marTop w:val="0"/>
          <w:marBottom w:val="0"/>
          <w:divBdr>
            <w:top w:val="none" w:sz="0" w:space="0" w:color="auto"/>
            <w:left w:val="none" w:sz="0" w:space="0" w:color="auto"/>
            <w:bottom w:val="none" w:sz="0" w:space="0" w:color="auto"/>
            <w:right w:val="none" w:sz="0" w:space="0" w:color="auto"/>
          </w:divBdr>
        </w:div>
        <w:div w:id="1610622564">
          <w:marLeft w:val="640"/>
          <w:marRight w:val="0"/>
          <w:marTop w:val="0"/>
          <w:marBottom w:val="0"/>
          <w:divBdr>
            <w:top w:val="none" w:sz="0" w:space="0" w:color="auto"/>
            <w:left w:val="none" w:sz="0" w:space="0" w:color="auto"/>
            <w:bottom w:val="none" w:sz="0" w:space="0" w:color="auto"/>
            <w:right w:val="none" w:sz="0" w:space="0" w:color="auto"/>
          </w:divBdr>
        </w:div>
        <w:div w:id="1415709144">
          <w:marLeft w:val="640"/>
          <w:marRight w:val="0"/>
          <w:marTop w:val="0"/>
          <w:marBottom w:val="0"/>
          <w:divBdr>
            <w:top w:val="none" w:sz="0" w:space="0" w:color="auto"/>
            <w:left w:val="none" w:sz="0" w:space="0" w:color="auto"/>
            <w:bottom w:val="none" w:sz="0" w:space="0" w:color="auto"/>
            <w:right w:val="none" w:sz="0" w:space="0" w:color="auto"/>
          </w:divBdr>
        </w:div>
        <w:div w:id="882249831">
          <w:marLeft w:val="640"/>
          <w:marRight w:val="0"/>
          <w:marTop w:val="0"/>
          <w:marBottom w:val="0"/>
          <w:divBdr>
            <w:top w:val="none" w:sz="0" w:space="0" w:color="auto"/>
            <w:left w:val="none" w:sz="0" w:space="0" w:color="auto"/>
            <w:bottom w:val="none" w:sz="0" w:space="0" w:color="auto"/>
            <w:right w:val="none" w:sz="0" w:space="0" w:color="auto"/>
          </w:divBdr>
        </w:div>
        <w:div w:id="1553617636">
          <w:marLeft w:val="640"/>
          <w:marRight w:val="0"/>
          <w:marTop w:val="0"/>
          <w:marBottom w:val="0"/>
          <w:divBdr>
            <w:top w:val="none" w:sz="0" w:space="0" w:color="auto"/>
            <w:left w:val="none" w:sz="0" w:space="0" w:color="auto"/>
            <w:bottom w:val="none" w:sz="0" w:space="0" w:color="auto"/>
            <w:right w:val="none" w:sz="0" w:space="0" w:color="auto"/>
          </w:divBdr>
        </w:div>
        <w:div w:id="156774952">
          <w:marLeft w:val="640"/>
          <w:marRight w:val="0"/>
          <w:marTop w:val="0"/>
          <w:marBottom w:val="0"/>
          <w:divBdr>
            <w:top w:val="none" w:sz="0" w:space="0" w:color="auto"/>
            <w:left w:val="none" w:sz="0" w:space="0" w:color="auto"/>
            <w:bottom w:val="none" w:sz="0" w:space="0" w:color="auto"/>
            <w:right w:val="none" w:sz="0" w:space="0" w:color="auto"/>
          </w:divBdr>
        </w:div>
        <w:div w:id="839198858">
          <w:marLeft w:val="640"/>
          <w:marRight w:val="0"/>
          <w:marTop w:val="0"/>
          <w:marBottom w:val="0"/>
          <w:divBdr>
            <w:top w:val="none" w:sz="0" w:space="0" w:color="auto"/>
            <w:left w:val="none" w:sz="0" w:space="0" w:color="auto"/>
            <w:bottom w:val="none" w:sz="0" w:space="0" w:color="auto"/>
            <w:right w:val="none" w:sz="0" w:space="0" w:color="auto"/>
          </w:divBdr>
        </w:div>
        <w:div w:id="1174031415">
          <w:marLeft w:val="640"/>
          <w:marRight w:val="0"/>
          <w:marTop w:val="0"/>
          <w:marBottom w:val="0"/>
          <w:divBdr>
            <w:top w:val="none" w:sz="0" w:space="0" w:color="auto"/>
            <w:left w:val="none" w:sz="0" w:space="0" w:color="auto"/>
            <w:bottom w:val="none" w:sz="0" w:space="0" w:color="auto"/>
            <w:right w:val="none" w:sz="0" w:space="0" w:color="auto"/>
          </w:divBdr>
        </w:div>
        <w:div w:id="1968774922">
          <w:marLeft w:val="640"/>
          <w:marRight w:val="0"/>
          <w:marTop w:val="0"/>
          <w:marBottom w:val="0"/>
          <w:divBdr>
            <w:top w:val="none" w:sz="0" w:space="0" w:color="auto"/>
            <w:left w:val="none" w:sz="0" w:space="0" w:color="auto"/>
            <w:bottom w:val="none" w:sz="0" w:space="0" w:color="auto"/>
            <w:right w:val="none" w:sz="0" w:space="0" w:color="auto"/>
          </w:divBdr>
        </w:div>
        <w:div w:id="1522207068">
          <w:marLeft w:val="640"/>
          <w:marRight w:val="0"/>
          <w:marTop w:val="0"/>
          <w:marBottom w:val="0"/>
          <w:divBdr>
            <w:top w:val="none" w:sz="0" w:space="0" w:color="auto"/>
            <w:left w:val="none" w:sz="0" w:space="0" w:color="auto"/>
            <w:bottom w:val="none" w:sz="0" w:space="0" w:color="auto"/>
            <w:right w:val="none" w:sz="0" w:space="0" w:color="auto"/>
          </w:divBdr>
        </w:div>
        <w:div w:id="547106848">
          <w:marLeft w:val="640"/>
          <w:marRight w:val="0"/>
          <w:marTop w:val="0"/>
          <w:marBottom w:val="0"/>
          <w:divBdr>
            <w:top w:val="none" w:sz="0" w:space="0" w:color="auto"/>
            <w:left w:val="none" w:sz="0" w:space="0" w:color="auto"/>
            <w:bottom w:val="none" w:sz="0" w:space="0" w:color="auto"/>
            <w:right w:val="none" w:sz="0" w:space="0" w:color="auto"/>
          </w:divBdr>
        </w:div>
        <w:div w:id="1118448676">
          <w:marLeft w:val="640"/>
          <w:marRight w:val="0"/>
          <w:marTop w:val="0"/>
          <w:marBottom w:val="0"/>
          <w:divBdr>
            <w:top w:val="none" w:sz="0" w:space="0" w:color="auto"/>
            <w:left w:val="none" w:sz="0" w:space="0" w:color="auto"/>
            <w:bottom w:val="none" w:sz="0" w:space="0" w:color="auto"/>
            <w:right w:val="none" w:sz="0" w:space="0" w:color="auto"/>
          </w:divBdr>
        </w:div>
        <w:div w:id="1964844705">
          <w:marLeft w:val="640"/>
          <w:marRight w:val="0"/>
          <w:marTop w:val="0"/>
          <w:marBottom w:val="0"/>
          <w:divBdr>
            <w:top w:val="none" w:sz="0" w:space="0" w:color="auto"/>
            <w:left w:val="none" w:sz="0" w:space="0" w:color="auto"/>
            <w:bottom w:val="none" w:sz="0" w:space="0" w:color="auto"/>
            <w:right w:val="none" w:sz="0" w:space="0" w:color="auto"/>
          </w:divBdr>
        </w:div>
        <w:div w:id="320239508">
          <w:marLeft w:val="640"/>
          <w:marRight w:val="0"/>
          <w:marTop w:val="0"/>
          <w:marBottom w:val="0"/>
          <w:divBdr>
            <w:top w:val="none" w:sz="0" w:space="0" w:color="auto"/>
            <w:left w:val="none" w:sz="0" w:space="0" w:color="auto"/>
            <w:bottom w:val="none" w:sz="0" w:space="0" w:color="auto"/>
            <w:right w:val="none" w:sz="0" w:space="0" w:color="auto"/>
          </w:divBdr>
        </w:div>
        <w:div w:id="650672868">
          <w:marLeft w:val="640"/>
          <w:marRight w:val="0"/>
          <w:marTop w:val="0"/>
          <w:marBottom w:val="0"/>
          <w:divBdr>
            <w:top w:val="none" w:sz="0" w:space="0" w:color="auto"/>
            <w:left w:val="none" w:sz="0" w:space="0" w:color="auto"/>
            <w:bottom w:val="none" w:sz="0" w:space="0" w:color="auto"/>
            <w:right w:val="none" w:sz="0" w:space="0" w:color="auto"/>
          </w:divBdr>
        </w:div>
        <w:div w:id="623275705">
          <w:marLeft w:val="640"/>
          <w:marRight w:val="0"/>
          <w:marTop w:val="0"/>
          <w:marBottom w:val="0"/>
          <w:divBdr>
            <w:top w:val="none" w:sz="0" w:space="0" w:color="auto"/>
            <w:left w:val="none" w:sz="0" w:space="0" w:color="auto"/>
            <w:bottom w:val="none" w:sz="0" w:space="0" w:color="auto"/>
            <w:right w:val="none" w:sz="0" w:space="0" w:color="auto"/>
          </w:divBdr>
        </w:div>
        <w:div w:id="1621104613">
          <w:marLeft w:val="640"/>
          <w:marRight w:val="0"/>
          <w:marTop w:val="0"/>
          <w:marBottom w:val="0"/>
          <w:divBdr>
            <w:top w:val="none" w:sz="0" w:space="0" w:color="auto"/>
            <w:left w:val="none" w:sz="0" w:space="0" w:color="auto"/>
            <w:bottom w:val="none" w:sz="0" w:space="0" w:color="auto"/>
            <w:right w:val="none" w:sz="0" w:space="0" w:color="auto"/>
          </w:divBdr>
        </w:div>
        <w:div w:id="1277130999">
          <w:marLeft w:val="640"/>
          <w:marRight w:val="0"/>
          <w:marTop w:val="0"/>
          <w:marBottom w:val="0"/>
          <w:divBdr>
            <w:top w:val="none" w:sz="0" w:space="0" w:color="auto"/>
            <w:left w:val="none" w:sz="0" w:space="0" w:color="auto"/>
            <w:bottom w:val="none" w:sz="0" w:space="0" w:color="auto"/>
            <w:right w:val="none" w:sz="0" w:space="0" w:color="auto"/>
          </w:divBdr>
        </w:div>
        <w:div w:id="1035273573">
          <w:marLeft w:val="640"/>
          <w:marRight w:val="0"/>
          <w:marTop w:val="0"/>
          <w:marBottom w:val="0"/>
          <w:divBdr>
            <w:top w:val="none" w:sz="0" w:space="0" w:color="auto"/>
            <w:left w:val="none" w:sz="0" w:space="0" w:color="auto"/>
            <w:bottom w:val="none" w:sz="0" w:space="0" w:color="auto"/>
            <w:right w:val="none" w:sz="0" w:space="0" w:color="auto"/>
          </w:divBdr>
        </w:div>
        <w:div w:id="1935897070">
          <w:marLeft w:val="640"/>
          <w:marRight w:val="0"/>
          <w:marTop w:val="0"/>
          <w:marBottom w:val="0"/>
          <w:divBdr>
            <w:top w:val="none" w:sz="0" w:space="0" w:color="auto"/>
            <w:left w:val="none" w:sz="0" w:space="0" w:color="auto"/>
            <w:bottom w:val="none" w:sz="0" w:space="0" w:color="auto"/>
            <w:right w:val="none" w:sz="0" w:space="0" w:color="auto"/>
          </w:divBdr>
        </w:div>
        <w:div w:id="1562860046">
          <w:marLeft w:val="640"/>
          <w:marRight w:val="0"/>
          <w:marTop w:val="0"/>
          <w:marBottom w:val="0"/>
          <w:divBdr>
            <w:top w:val="none" w:sz="0" w:space="0" w:color="auto"/>
            <w:left w:val="none" w:sz="0" w:space="0" w:color="auto"/>
            <w:bottom w:val="none" w:sz="0" w:space="0" w:color="auto"/>
            <w:right w:val="none" w:sz="0" w:space="0" w:color="auto"/>
          </w:divBdr>
        </w:div>
        <w:div w:id="1977098504">
          <w:marLeft w:val="640"/>
          <w:marRight w:val="0"/>
          <w:marTop w:val="0"/>
          <w:marBottom w:val="0"/>
          <w:divBdr>
            <w:top w:val="none" w:sz="0" w:space="0" w:color="auto"/>
            <w:left w:val="none" w:sz="0" w:space="0" w:color="auto"/>
            <w:bottom w:val="none" w:sz="0" w:space="0" w:color="auto"/>
            <w:right w:val="none" w:sz="0" w:space="0" w:color="auto"/>
          </w:divBdr>
        </w:div>
        <w:div w:id="953826935">
          <w:marLeft w:val="640"/>
          <w:marRight w:val="0"/>
          <w:marTop w:val="0"/>
          <w:marBottom w:val="0"/>
          <w:divBdr>
            <w:top w:val="none" w:sz="0" w:space="0" w:color="auto"/>
            <w:left w:val="none" w:sz="0" w:space="0" w:color="auto"/>
            <w:bottom w:val="none" w:sz="0" w:space="0" w:color="auto"/>
            <w:right w:val="none" w:sz="0" w:space="0" w:color="auto"/>
          </w:divBdr>
        </w:div>
        <w:div w:id="1760175890">
          <w:marLeft w:val="640"/>
          <w:marRight w:val="0"/>
          <w:marTop w:val="0"/>
          <w:marBottom w:val="0"/>
          <w:divBdr>
            <w:top w:val="none" w:sz="0" w:space="0" w:color="auto"/>
            <w:left w:val="none" w:sz="0" w:space="0" w:color="auto"/>
            <w:bottom w:val="none" w:sz="0" w:space="0" w:color="auto"/>
            <w:right w:val="none" w:sz="0" w:space="0" w:color="auto"/>
          </w:divBdr>
        </w:div>
        <w:div w:id="1974023753">
          <w:marLeft w:val="640"/>
          <w:marRight w:val="0"/>
          <w:marTop w:val="0"/>
          <w:marBottom w:val="0"/>
          <w:divBdr>
            <w:top w:val="none" w:sz="0" w:space="0" w:color="auto"/>
            <w:left w:val="none" w:sz="0" w:space="0" w:color="auto"/>
            <w:bottom w:val="none" w:sz="0" w:space="0" w:color="auto"/>
            <w:right w:val="none" w:sz="0" w:space="0" w:color="auto"/>
          </w:divBdr>
        </w:div>
        <w:div w:id="647394487">
          <w:marLeft w:val="640"/>
          <w:marRight w:val="0"/>
          <w:marTop w:val="0"/>
          <w:marBottom w:val="0"/>
          <w:divBdr>
            <w:top w:val="none" w:sz="0" w:space="0" w:color="auto"/>
            <w:left w:val="none" w:sz="0" w:space="0" w:color="auto"/>
            <w:bottom w:val="none" w:sz="0" w:space="0" w:color="auto"/>
            <w:right w:val="none" w:sz="0" w:space="0" w:color="auto"/>
          </w:divBdr>
        </w:div>
        <w:div w:id="730739205">
          <w:marLeft w:val="640"/>
          <w:marRight w:val="0"/>
          <w:marTop w:val="0"/>
          <w:marBottom w:val="0"/>
          <w:divBdr>
            <w:top w:val="none" w:sz="0" w:space="0" w:color="auto"/>
            <w:left w:val="none" w:sz="0" w:space="0" w:color="auto"/>
            <w:bottom w:val="none" w:sz="0" w:space="0" w:color="auto"/>
            <w:right w:val="none" w:sz="0" w:space="0" w:color="auto"/>
          </w:divBdr>
        </w:div>
        <w:div w:id="294260164">
          <w:marLeft w:val="640"/>
          <w:marRight w:val="0"/>
          <w:marTop w:val="0"/>
          <w:marBottom w:val="0"/>
          <w:divBdr>
            <w:top w:val="none" w:sz="0" w:space="0" w:color="auto"/>
            <w:left w:val="none" w:sz="0" w:space="0" w:color="auto"/>
            <w:bottom w:val="none" w:sz="0" w:space="0" w:color="auto"/>
            <w:right w:val="none" w:sz="0" w:space="0" w:color="auto"/>
          </w:divBdr>
        </w:div>
        <w:div w:id="729959770">
          <w:marLeft w:val="640"/>
          <w:marRight w:val="0"/>
          <w:marTop w:val="0"/>
          <w:marBottom w:val="0"/>
          <w:divBdr>
            <w:top w:val="none" w:sz="0" w:space="0" w:color="auto"/>
            <w:left w:val="none" w:sz="0" w:space="0" w:color="auto"/>
            <w:bottom w:val="none" w:sz="0" w:space="0" w:color="auto"/>
            <w:right w:val="none" w:sz="0" w:space="0" w:color="auto"/>
          </w:divBdr>
        </w:div>
        <w:div w:id="476192299">
          <w:marLeft w:val="640"/>
          <w:marRight w:val="0"/>
          <w:marTop w:val="0"/>
          <w:marBottom w:val="0"/>
          <w:divBdr>
            <w:top w:val="none" w:sz="0" w:space="0" w:color="auto"/>
            <w:left w:val="none" w:sz="0" w:space="0" w:color="auto"/>
            <w:bottom w:val="none" w:sz="0" w:space="0" w:color="auto"/>
            <w:right w:val="none" w:sz="0" w:space="0" w:color="auto"/>
          </w:divBdr>
        </w:div>
        <w:div w:id="1904486758">
          <w:marLeft w:val="640"/>
          <w:marRight w:val="0"/>
          <w:marTop w:val="0"/>
          <w:marBottom w:val="0"/>
          <w:divBdr>
            <w:top w:val="none" w:sz="0" w:space="0" w:color="auto"/>
            <w:left w:val="none" w:sz="0" w:space="0" w:color="auto"/>
            <w:bottom w:val="none" w:sz="0" w:space="0" w:color="auto"/>
            <w:right w:val="none" w:sz="0" w:space="0" w:color="auto"/>
          </w:divBdr>
        </w:div>
        <w:div w:id="937061136">
          <w:marLeft w:val="640"/>
          <w:marRight w:val="0"/>
          <w:marTop w:val="0"/>
          <w:marBottom w:val="0"/>
          <w:divBdr>
            <w:top w:val="none" w:sz="0" w:space="0" w:color="auto"/>
            <w:left w:val="none" w:sz="0" w:space="0" w:color="auto"/>
            <w:bottom w:val="none" w:sz="0" w:space="0" w:color="auto"/>
            <w:right w:val="none" w:sz="0" w:space="0" w:color="auto"/>
          </w:divBdr>
        </w:div>
        <w:div w:id="2060548181">
          <w:marLeft w:val="640"/>
          <w:marRight w:val="0"/>
          <w:marTop w:val="0"/>
          <w:marBottom w:val="0"/>
          <w:divBdr>
            <w:top w:val="none" w:sz="0" w:space="0" w:color="auto"/>
            <w:left w:val="none" w:sz="0" w:space="0" w:color="auto"/>
            <w:bottom w:val="none" w:sz="0" w:space="0" w:color="auto"/>
            <w:right w:val="none" w:sz="0" w:space="0" w:color="auto"/>
          </w:divBdr>
        </w:div>
        <w:div w:id="158347137">
          <w:marLeft w:val="640"/>
          <w:marRight w:val="0"/>
          <w:marTop w:val="0"/>
          <w:marBottom w:val="0"/>
          <w:divBdr>
            <w:top w:val="none" w:sz="0" w:space="0" w:color="auto"/>
            <w:left w:val="none" w:sz="0" w:space="0" w:color="auto"/>
            <w:bottom w:val="none" w:sz="0" w:space="0" w:color="auto"/>
            <w:right w:val="none" w:sz="0" w:space="0" w:color="auto"/>
          </w:divBdr>
        </w:div>
        <w:div w:id="1912736098">
          <w:marLeft w:val="640"/>
          <w:marRight w:val="0"/>
          <w:marTop w:val="0"/>
          <w:marBottom w:val="0"/>
          <w:divBdr>
            <w:top w:val="none" w:sz="0" w:space="0" w:color="auto"/>
            <w:left w:val="none" w:sz="0" w:space="0" w:color="auto"/>
            <w:bottom w:val="none" w:sz="0" w:space="0" w:color="auto"/>
            <w:right w:val="none" w:sz="0" w:space="0" w:color="auto"/>
          </w:divBdr>
        </w:div>
        <w:div w:id="1987780465">
          <w:marLeft w:val="640"/>
          <w:marRight w:val="0"/>
          <w:marTop w:val="0"/>
          <w:marBottom w:val="0"/>
          <w:divBdr>
            <w:top w:val="none" w:sz="0" w:space="0" w:color="auto"/>
            <w:left w:val="none" w:sz="0" w:space="0" w:color="auto"/>
            <w:bottom w:val="none" w:sz="0" w:space="0" w:color="auto"/>
            <w:right w:val="none" w:sz="0" w:space="0" w:color="auto"/>
          </w:divBdr>
        </w:div>
        <w:div w:id="1403140557">
          <w:marLeft w:val="640"/>
          <w:marRight w:val="0"/>
          <w:marTop w:val="0"/>
          <w:marBottom w:val="0"/>
          <w:divBdr>
            <w:top w:val="none" w:sz="0" w:space="0" w:color="auto"/>
            <w:left w:val="none" w:sz="0" w:space="0" w:color="auto"/>
            <w:bottom w:val="none" w:sz="0" w:space="0" w:color="auto"/>
            <w:right w:val="none" w:sz="0" w:space="0" w:color="auto"/>
          </w:divBdr>
        </w:div>
        <w:div w:id="174346778">
          <w:marLeft w:val="640"/>
          <w:marRight w:val="0"/>
          <w:marTop w:val="0"/>
          <w:marBottom w:val="0"/>
          <w:divBdr>
            <w:top w:val="none" w:sz="0" w:space="0" w:color="auto"/>
            <w:left w:val="none" w:sz="0" w:space="0" w:color="auto"/>
            <w:bottom w:val="none" w:sz="0" w:space="0" w:color="auto"/>
            <w:right w:val="none" w:sz="0" w:space="0" w:color="auto"/>
          </w:divBdr>
        </w:div>
        <w:div w:id="1072701673">
          <w:marLeft w:val="640"/>
          <w:marRight w:val="0"/>
          <w:marTop w:val="0"/>
          <w:marBottom w:val="0"/>
          <w:divBdr>
            <w:top w:val="none" w:sz="0" w:space="0" w:color="auto"/>
            <w:left w:val="none" w:sz="0" w:space="0" w:color="auto"/>
            <w:bottom w:val="none" w:sz="0" w:space="0" w:color="auto"/>
            <w:right w:val="none" w:sz="0" w:space="0" w:color="auto"/>
          </w:divBdr>
        </w:div>
        <w:div w:id="641036500">
          <w:marLeft w:val="640"/>
          <w:marRight w:val="0"/>
          <w:marTop w:val="0"/>
          <w:marBottom w:val="0"/>
          <w:divBdr>
            <w:top w:val="none" w:sz="0" w:space="0" w:color="auto"/>
            <w:left w:val="none" w:sz="0" w:space="0" w:color="auto"/>
            <w:bottom w:val="none" w:sz="0" w:space="0" w:color="auto"/>
            <w:right w:val="none" w:sz="0" w:space="0" w:color="auto"/>
          </w:divBdr>
        </w:div>
        <w:div w:id="426655317">
          <w:marLeft w:val="640"/>
          <w:marRight w:val="0"/>
          <w:marTop w:val="0"/>
          <w:marBottom w:val="0"/>
          <w:divBdr>
            <w:top w:val="none" w:sz="0" w:space="0" w:color="auto"/>
            <w:left w:val="none" w:sz="0" w:space="0" w:color="auto"/>
            <w:bottom w:val="none" w:sz="0" w:space="0" w:color="auto"/>
            <w:right w:val="none" w:sz="0" w:space="0" w:color="auto"/>
          </w:divBdr>
        </w:div>
        <w:div w:id="1626084514">
          <w:marLeft w:val="640"/>
          <w:marRight w:val="0"/>
          <w:marTop w:val="0"/>
          <w:marBottom w:val="0"/>
          <w:divBdr>
            <w:top w:val="none" w:sz="0" w:space="0" w:color="auto"/>
            <w:left w:val="none" w:sz="0" w:space="0" w:color="auto"/>
            <w:bottom w:val="none" w:sz="0" w:space="0" w:color="auto"/>
            <w:right w:val="none" w:sz="0" w:space="0" w:color="auto"/>
          </w:divBdr>
        </w:div>
        <w:div w:id="270936819">
          <w:marLeft w:val="640"/>
          <w:marRight w:val="0"/>
          <w:marTop w:val="0"/>
          <w:marBottom w:val="0"/>
          <w:divBdr>
            <w:top w:val="none" w:sz="0" w:space="0" w:color="auto"/>
            <w:left w:val="none" w:sz="0" w:space="0" w:color="auto"/>
            <w:bottom w:val="none" w:sz="0" w:space="0" w:color="auto"/>
            <w:right w:val="none" w:sz="0" w:space="0" w:color="auto"/>
          </w:divBdr>
        </w:div>
        <w:div w:id="824512283">
          <w:marLeft w:val="640"/>
          <w:marRight w:val="0"/>
          <w:marTop w:val="0"/>
          <w:marBottom w:val="0"/>
          <w:divBdr>
            <w:top w:val="none" w:sz="0" w:space="0" w:color="auto"/>
            <w:left w:val="none" w:sz="0" w:space="0" w:color="auto"/>
            <w:bottom w:val="none" w:sz="0" w:space="0" w:color="auto"/>
            <w:right w:val="none" w:sz="0" w:space="0" w:color="auto"/>
          </w:divBdr>
        </w:div>
        <w:div w:id="62458334">
          <w:marLeft w:val="640"/>
          <w:marRight w:val="0"/>
          <w:marTop w:val="0"/>
          <w:marBottom w:val="0"/>
          <w:divBdr>
            <w:top w:val="none" w:sz="0" w:space="0" w:color="auto"/>
            <w:left w:val="none" w:sz="0" w:space="0" w:color="auto"/>
            <w:bottom w:val="none" w:sz="0" w:space="0" w:color="auto"/>
            <w:right w:val="none" w:sz="0" w:space="0" w:color="auto"/>
          </w:divBdr>
        </w:div>
        <w:div w:id="182061534">
          <w:marLeft w:val="640"/>
          <w:marRight w:val="0"/>
          <w:marTop w:val="0"/>
          <w:marBottom w:val="0"/>
          <w:divBdr>
            <w:top w:val="none" w:sz="0" w:space="0" w:color="auto"/>
            <w:left w:val="none" w:sz="0" w:space="0" w:color="auto"/>
            <w:bottom w:val="none" w:sz="0" w:space="0" w:color="auto"/>
            <w:right w:val="none" w:sz="0" w:space="0" w:color="auto"/>
          </w:divBdr>
        </w:div>
        <w:div w:id="381634003">
          <w:marLeft w:val="640"/>
          <w:marRight w:val="0"/>
          <w:marTop w:val="0"/>
          <w:marBottom w:val="0"/>
          <w:divBdr>
            <w:top w:val="none" w:sz="0" w:space="0" w:color="auto"/>
            <w:left w:val="none" w:sz="0" w:space="0" w:color="auto"/>
            <w:bottom w:val="none" w:sz="0" w:space="0" w:color="auto"/>
            <w:right w:val="none" w:sz="0" w:space="0" w:color="auto"/>
          </w:divBdr>
        </w:div>
        <w:div w:id="1022166987">
          <w:marLeft w:val="640"/>
          <w:marRight w:val="0"/>
          <w:marTop w:val="0"/>
          <w:marBottom w:val="0"/>
          <w:divBdr>
            <w:top w:val="none" w:sz="0" w:space="0" w:color="auto"/>
            <w:left w:val="none" w:sz="0" w:space="0" w:color="auto"/>
            <w:bottom w:val="none" w:sz="0" w:space="0" w:color="auto"/>
            <w:right w:val="none" w:sz="0" w:space="0" w:color="auto"/>
          </w:divBdr>
        </w:div>
        <w:div w:id="320819385">
          <w:marLeft w:val="640"/>
          <w:marRight w:val="0"/>
          <w:marTop w:val="0"/>
          <w:marBottom w:val="0"/>
          <w:divBdr>
            <w:top w:val="none" w:sz="0" w:space="0" w:color="auto"/>
            <w:left w:val="none" w:sz="0" w:space="0" w:color="auto"/>
            <w:bottom w:val="none" w:sz="0" w:space="0" w:color="auto"/>
            <w:right w:val="none" w:sz="0" w:space="0" w:color="auto"/>
          </w:divBdr>
        </w:div>
        <w:div w:id="2011714060">
          <w:marLeft w:val="640"/>
          <w:marRight w:val="0"/>
          <w:marTop w:val="0"/>
          <w:marBottom w:val="0"/>
          <w:divBdr>
            <w:top w:val="none" w:sz="0" w:space="0" w:color="auto"/>
            <w:left w:val="none" w:sz="0" w:space="0" w:color="auto"/>
            <w:bottom w:val="none" w:sz="0" w:space="0" w:color="auto"/>
            <w:right w:val="none" w:sz="0" w:space="0" w:color="auto"/>
          </w:divBdr>
        </w:div>
        <w:div w:id="812715685">
          <w:marLeft w:val="640"/>
          <w:marRight w:val="0"/>
          <w:marTop w:val="0"/>
          <w:marBottom w:val="0"/>
          <w:divBdr>
            <w:top w:val="none" w:sz="0" w:space="0" w:color="auto"/>
            <w:left w:val="none" w:sz="0" w:space="0" w:color="auto"/>
            <w:bottom w:val="none" w:sz="0" w:space="0" w:color="auto"/>
            <w:right w:val="none" w:sz="0" w:space="0" w:color="auto"/>
          </w:divBdr>
        </w:div>
        <w:div w:id="1785615025">
          <w:marLeft w:val="640"/>
          <w:marRight w:val="0"/>
          <w:marTop w:val="0"/>
          <w:marBottom w:val="0"/>
          <w:divBdr>
            <w:top w:val="none" w:sz="0" w:space="0" w:color="auto"/>
            <w:left w:val="none" w:sz="0" w:space="0" w:color="auto"/>
            <w:bottom w:val="none" w:sz="0" w:space="0" w:color="auto"/>
            <w:right w:val="none" w:sz="0" w:space="0" w:color="auto"/>
          </w:divBdr>
        </w:div>
        <w:div w:id="14693624">
          <w:marLeft w:val="640"/>
          <w:marRight w:val="0"/>
          <w:marTop w:val="0"/>
          <w:marBottom w:val="0"/>
          <w:divBdr>
            <w:top w:val="none" w:sz="0" w:space="0" w:color="auto"/>
            <w:left w:val="none" w:sz="0" w:space="0" w:color="auto"/>
            <w:bottom w:val="none" w:sz="0" w:space="0" w:color="auto"/>
            <w:right w:val="none" w:sz="0" w:space="0" w:color="auto"/>
          </w:divBdr>
        </w:div>
        <w:div w:id="525753159">
          <w:marLeft w:val="640"/>
          <w:marRight w:val="0"/>
          <w:marTop w:val="0"/>
          <w:marBottom w:val="0"/>
          <w:divBdr>
            <w:top w:val="none" w:sz="0" w:space="0" w:color="auto"/>
            <w:left w:val="none" w:sz="0" w:space="0" w:color="auto"/>
            <w:bottom w:val="none" w:sz="0" w:space="0" w:color="auto"/>
            <w:right w:val="none" w:sz="0" w:space="0" w:color="auto"/>
          </w:divBdr>
        </w:div>
        <w:div w:id="1282147513">
          <w:marLeft w:val="640"/>
          <w:marRight w:val="0"/>
          <w:marTop w:val="0"/>
          <w:marBottom w:val="0"/>
          <w:divBdr>
            <w:top w:val="none" w:sz="0" w:space="0" w:color="auto"/>
            <w:left w:val="none" w:sz="0" w:space="0" w:color="auto"/>
            <w:bottom w:val="none" w:sz="0" w:space="0" w:color="auto"/>
            <w:right w:val="none" w:sz="0" w:space="0" w:color="auto"/>
          </w:divBdr>
        </w:div>
        <w:div w:id="1095399672">
          <w:marLeft w:val="640"/>
          <w:marRight w:val="0"/>
          <w:marTop w:val="0"/>
          <w:marBottom w:val="0"/>
          <w:divBdr>
            <w:top w:val="none" w:sz="0" w:space="0" w:color="auto"/>
            <w:left w:val="none" w:sz="0" w:space="0" w:color="auto"/>
            <w:bottom w:val="none" w:sz="0" w:space="0" w:color="auto"/>
            <w:right w:val="none" w:sz="0" w:space="0" w:color="auto"/>
          </w:divBdr>
        </w:div>
        <w:div w:id="1657487209">
          <w:marLeft w:val="640"/>
          <w:marRight w:val="0"/>
          <w:marTop w:val="0"/>
          <w:marBottom w:val="0"/>
          <w:divBdr>
            <w:top w:val="none" w:sz="0" w:space="0" w:color="auto"/>
            <w:left w:val="none" w:sz="0" w:space="0" w:color="auto"/>
            <w:bottom w:val="none" w:sz="0" w:space="0" w:color="auto"/>
            <w:right w:val="none" w:sz="0" w:space="0" w:color="auto"/>
          </w:divBdr>
        </w:div>
        <w:div w:id="1263756724">
          <w:marLeft w:val="640"/>
          <w:marRight w:val="0"/>
          <w:marTop w:val="0"/>
          <w:marBottom w:val="0"/>
          <w:divBdr>
            <w:top w:val="none" w:sz="0" w:space="0" w:color="auto"/>
            <w:left w:val="none" w:sz="0" w:space="0" w:color="auto"/>
            <w:bottom w:val="none" w:sz="0" w:space="0" w:color="auto"/>
            <w:right w:val="none" w:sz="0" w:space="0" w:color="auto"/>
          </w:divBdr>
        </w:div>
        <w:div w:id="1172181195">
          <w:marLeft w:val="640"/>
          <w:marRight w:val="0"/>
          <w:marTop w:val="0"/>
          <w:marBottom w:val="0"/>
          <w:divBdr>
            <w:top w:val="none" w:sz="0" w:space="0" w:color="auto"/>
            <w:left w:val="none" w:sz="0" w:space="0" w:color="auto"/>
            <w:bottom w:val="none" w:sz="0" w:space="0" w:color="auto"/>
            <w:right w:val="none" w:sz="0" w:space="0" w:color="auto"/>
          </w:divBdr>
        </w:div>
        <w:div w:id="1398550899">
          <w:marLeft w:val="640"/>
          <w:marRight w:val="0"/>
          <w:marTop w:val="0"/>
          <w:marBottom w:val="0"/>
          <w:divBdr>
            <w:top w:val="none" w:sz="0" w:space="0" w:color="auto"/>
            <w:left w:val="none" w:sz="0" w:space="0" w:color="auto"/>
            <w:bottom w:val="none" w:sz="0" w:space="0" w:color="auto"/>
            <w:right w:val="none" w:sz="0" w:space="0" w:color="auto"/>
          </w:divBdr>
        </w:div>
        <w:div w:id="218321210">
          <w:marLeft w:val="640"/>
          <w:marRight w:val="0"/>
          <w:marTop w:val="0"/>
          <w:marBottom w:val="0"/>
          <w:divBdr>
            <w:top w:val="none" w:sz="0" w:space="0" w:color="auto"/>
            <w:left w:val="none" w:sz="0" w:space="0" w:color="auto"/>
            <w:bottom w:val="none" w:sz="0" w:space="0" w:color="auto"/>
            <w:right w:val="none" w:sz="0" w:space="0" w:color="auto"/>
          </w:divBdr>
        </w:div>
        <w:div w:id="1005061793">
          <w:marLeft w:val="640"/>
          <w:marRight w:val="0"/>
          <w:marTop w:val="0"/>
          <w:marBottom w:val="0"/>
          <w:divBdr>
            <w:top w:val="none" w:sz="0" w:space="0" w:color="auto"/>
            <w:left w:val="none" w:sz="0" w:space="0" w:color="auto"/>
            <w:bottom w:val="none" w:sz="0" w:space="0" w:color="auto"/>
            <w:right w:val="none" w:sz="0" w:space="0" w:color="auto"/>
          </w:divBdr>
        </w:div>
        <w:div w:id="1494107385">
          <w:marLeft w:val="640"/>
          <w:marRight w:val="0"/>
          <w:marTop w:val="0"/>
          <w:marBottom w:val="0"/>
          <w:divBdr>
            <w:top w:val="none" w:sz="0" w:space="0" w:color="auto"/>
            <w:left w:val="none" w:sz="0" w:space="0" w:color="auto"/>
            <w:bottom w:val="none" w:sz="0" w:space="0" w:color="auto"/>
            <w:right w:val="none" w:sz="0" w:space="0" w:color="auto"/>
          </w:divBdr>
        </w:div>
        <w:div w:id="847792975">
          <w:marLeft w:val="640"/>
          <w:marRight w:val="0"/>
          <w:marTop w:val="0"/>
          <w:marBottom w:val="0"/>
          <w:divBdr>
            <w:top w:val="none" w:sz="0" w:space="0" w:color="auto"/>
            <w:left w:val="none" w:sz="0" w:space="0" w:color="auto"/>
            <w:bottom w:val="none" w:sz="0" w:space="0" w:color="auto"/>
            <w:right w:val="none" w:sz="0" w:space="0" w:color="auto"/>
          </w:divBdr>
        </w:div>
        <w:div w:id="806708373">
          <w:marLeft w:val="640"/>
          <w:marRight w:val="0"/>
          <w:marTop w:val="0"/>
          <w:marBottom w:val="0"/>
          <w:divBdr>
            <w:top w:val="none" w:sz="0" w:space="0" w:color="auto"/>
            <w:left w:val="none" w:sz="0" w:space="0" w:color="auto"/>
            <w:bottom w:val="none" w:sz="0" w:space="0" w:color="auto"/>
            <w:right w:val="none" w:sz="0" w:space="0" w:color="auto"/>
          </w:divBdr>
        </w:div>
        <w:div w:id="997002296">
          <w:marLeft w:val="640"/>
          <w:marRight w:val="0"/>
          <w:marTop w:val="0"/>
          <w:marBottom w:val="0"/>
          <w:divBdr>
            <w:top w:val="none" w:sz="0" w:space="0" w:color="auto"/>
            <w:left w:val="none" w:sz="0" w:space="0" w:color="auto"/>
            <w:bottom w:val="none" w:sz="0" w:space="0" w:color="auto"/>
            <w:right w:val="none" w:sz="0" w:space="0" w:color="auto"/>
          </w:divBdr>
        </w:div>
        <w:div w:id="1426002155">
          <w:marLeft w:val="640"/>
          <w:marRight w:val="0"/>
          <w:marTop w:val="0"/>
          <w:marBottom w:val="0"/>
          <w:divBdr>
            <w:top w:val="none" w:sz="0" w:space="0" w:color="auto"/>
            <w:left w:val="none" w:sz="0" w:space="0" w:color="auto"/>
            <w:bottom w:val="none" w:sz="0" w:space="0" w:color="auto"/>
            <w:right w:val="none" w:sz="0" w:space="0" w:color="auto"/>
          </w:divBdr>
        </w:div>
        <w:div w:id="579674962">
          <w:marLeft w:val="640"/>
          <w:marRight w:val="0"/>
          <w:marTop w:val="0"/>
          <w:marBottom w:val="0"/>
          <w:divBdr>
            <w:top w:val="none" w:sz="0" w:space="0" w:color="auto"/>
            <w:left w:val="none" w:sz="0" w:space="0" w:color="auto"/>
            <w:bottom w:val="none" w:sz="0" w:space="0" w:color="auto"/>
            <w:right w:val="none" w:sz="0" w:space="0" w:color="auto"/>
          </w:divBdr>
        </w:div>
        <w:div w:id="269515224">
          <w:marLeft w:val="640"/>
          <w:marRight w:val="0"/>
          <w:marTop w:val="0"/>
          <w:marBottom w:val="0"/>
          <w:divBdr>
            <w:top w:val="none" w:sz="0" w:space="0" w:color="auto"/>
            <w:left w:val="none" w:sz="0" w:space="0" w:color="auto"/>
            <w:bottom w:val="none" w:sz="0" w:space="0" w:color="auto"/>
            <w:right w:val="none" w:sz="0" w:space="0" w:color="auto"/>
          </w:divBdr>
        </w:div>
        <w:div w:id="1867020274">
          <w:marLeft w:val="640"/>
          <w:marRight w:val="0"/>
          <w:marTop w:val="0"/>
          <w:marBottom w:val="0"/>
          <w:divBdr>
            <w:top w:val="none" w:sz="0" w:space="0" w:color="auto"/>
            <w:left w:val="none" w:sz="0" w:space="0" w:color="auto"/>
            <w:bottom w:val="none" w:sz="0" w:space="0" w:color="auto"/>
            <w:right w:val="none" w:sz="0" w:space="0" w:color="auto"/>
          </w:divBdr>
        </w:div>
        <w:div w:id="629750583">
          <w:marLeft w:val="640"/>
          <w:marRight w:val="0"/>
          <w:marTop w:val="0"/>
          <w:marBottom w:val="0"/>
          <w:divBdr>
            <w:top w:val="none" w:sz="0" w:space="0" w:color="auto"/>
            <w:left w:val="none" w:sz="0" w:space="0" w:color="auto"/>
            <w:bottom w:val="none" w:sz="0" w:space="0" w:color="auto"/>
            <w:right w:val="none" w:sz="0" w:space="0" w:color="auto"/>
          </w:divBdr>
        </w:div>
        <w:div w:id="1171528016">
          <w:marLeft w:val="640"/>
          <w:marRight w:val="0"/>
          <w:marTop w:val="0"/>
          <w:marBottom w:val="0"/>
          <w:divBdr>
            <w:top w:val="none" w:sz="0" w:space="0" w:color="auto"/>
            <w:left w:val="none" w:sz="0" w:space="0" w:color="auto"/>
            <w:bottom w:val="none" w:sz="0" w:space="0" w:color="auto"/>
            <w:right w:val="none" w:sz="0" w:space="0" w:color="auto"/>
          </w:divBdr>
        </w:div>
        <w:div w:id="685133002">
          <w:marLeft w:val="640"/>
          <w:marRight w:val="0"/>
          <w:marTop w:val="0"/>
          <w:marBottom w:val="0"/>
          <w:divBdr>
            <w:top w:val="none" w:sz="0" w:space="0" w:color="auto"/>
            <w:left w:val="none" w:sz="0" w:space="0" w:color="auto"/>
            <w:bottom w:val="none" w:sz="0" w:space="0" w:color="auto"/>
            <w:right w:val="none" w:sz="0" w:space="0" w:color="auto"/>
          </w:divBdr>
        </w:div>
        <w:div w:id="2005935499">
          <w:marLeft w:val="640"/>
          <w:marRight w:val="0"/>
          <w:marTop w:val="0"/>
          <w:marBottom w:val="0"/>
          <w:divBdr>
            <w:top w:val="none" w:sz="0" w:space="0" w:color="auto"/>
            <w:left w:val="none" w:sz="0" w:space="0" w:color="auto"/>
            <w:bottom w:val="none" w:sz="0" w:space="0" w:color="auto"/>
            <w:right w:val="none" w:sz="0" w:space="0" w:color="auto"/>
          </w:divBdr>
        </w:div>
        <w:div w:id="1228149897">
          <w:marLeft w:val="640"/>
          <w:marRight w:val="0"/>
          <w:marTop w:val="0"/>
          <w:marBottom w:val="0"/>
          <w:divBdr>
            <w:top w:val="none" w:sz="0" w:space="0" w:color="auto"/>
            <w:left w:val="none" w:sz="0" w:space="0" w:color="auto"/>
            <w:bottom w:val="none" w:sz="0" w:space="0" w:color="auto"/>
            <w:right w:val="none" w:sz="0" w:space="0" w:color="auto"/>
          </w:divBdr>
        </w:div>
        <w:div w:id="1750424140">
          <w:marLeft w:val="640"/>
          <w:marRight w:val="0"/>
          <w:marTop w:val="0"/>
          <w:marBottom w:val="0"/>
          <w:divBdr>
            <w:top w:val="none" w:sz="0" w:space="0" w:color="auto"/>
            <w:left w:val="none" w:sz="0" w:space="0" w:color="auto"/>
            <w:bottom w:val="none" w:sz="0" w:space="0" w:color="auto"/>
            <w:right w:val="none" w:sz="0" w:space="0" w:color="auto"/>
          </w:divBdr>
        </w:div>
        <w:div w:id="1155296666">
          <w:marLeft w:val="640"/>
          <w:marRight w:val="0"/>
          <w:marTop w:val="0"/>
          <w:marBottom w:val="0"/>
          <w:divBdr>
            <w:top w:val="none" w:sz="0" w:space="0" w:color="auto"/>
            <w:left w:val="none" w:sz="0" w:space="0" w:color="auto"/>
            <w:bottom w:val="none" w:sz="0" w:space="0" w:color="auto"/>
            <w:right w:val="none" w:sz="0" w:space="0" w:color="auto"/>
          </w:divBdr>
        </w:div>
        <w:div w:id="1209878106">
          <w:marLeft w:val="640"/>
          <w:marRight w:val="0"/>
          <w:marTop w:val="0"/>
          <w:marBottom w:val="0"/>
          <w:divBdr>
            <w:top w:val="none" w:sz="0" w:space="0" w:color="auto"/>
            <w:left w:val="none" w:sz="0" w:space="0" w:color="auto"/>
            <w:bottom w:val="none" w:sz="0" w:space="0" w:color="auto"/>
            <w:right w:val="none" w:sz="0" w:space="0" w:color="auto"/>
          </w:divBdr>
        </w:div>
        <w:div w:id="38013068">
          <w:marLeft w:val="640"/>
          <w:marRight w:val="0"/>
          <w:marTop w:val="0"/>
          <w:marBottom w:val="0"/>
          <w:divBdr>
            <w:top w:val="none" w:sz="0" w:space="0" w:color="auto"/>
            <w:left w:val="none" w:sz="0" w:space="0" w:color="auto"/>
            <w:bottom w:val="none" w:sz="0" w:space="0" w:color="auto"/>
            <w:right w:val="none" w:sz="0" w:space="0" w:color="auto"/>
          </w:divBdr>
        </w:div>
        <w:div w:id="1773864598">
          <w:marLeft w:val="640"/>
          <w:marRight w:val="0"/>
          <w:marTop w:val="0"/>
          <w:marBottom w:val="0"/>
          <w:divBdr>
            <w:top w:val="none" w:sz="0" w:space="0" w:color="auto"/>
            <w:left w:val="none" w:sz="0" w:space="0" w:color="auto"/>
            <w:bottom w:val="none" w:sz="0" w:space="0" w:color="auto"/>
            <w:right w:val="none" w:sz="0" w:space="0" w:color="auto"/>
          </w:divBdr>
        </w:div>
        <w:div w:id="594557413">
          <w:marLeft w:val="640"/>
          <w:marRight w:val="0"/>
          <w:marTop w:val="0"/>
          <w:marBottom w:val="0"/>
          <w:divBdr>
            <w:top w:val="none" w:sz="0" w:space="0" w:color="auto"/>
            <w:left w:val="none" w:sz="0" w:space="0" w:color="auto"/>
            <w:bottom w:val="none" w:sz="0" w:space="0" w:color="auto"/>
            <w:right w:val="none" w:sz="0" w:space="0" w:color="auto"/>
          </w:divBdr>
        </w:div>
        <w:div w:id="825785239">
          <w:marLeft w:val="640"/>
          <w:marRight w:val="0"/>
          <w:marTop w:val="0"/>
          <w:marBottom w:val="0"/>
          <w:divBdr>
            <w:top w:val="none" w:sz="0" w:space="0" w:color="auto"/>
            <w:left w:val="none" w:sz="0" w:space="0" w:color="auto"/>
            <w:bottom w:val="none" w:sz="0" w:space="0" w:color="auto"/>
            <w:right w:val="none" w:sz="0" w:space="0" w:color="auto"/>
          </w:divBdr>
        </w:div>
        <w:div w:id="1902058755">
          <w:marLeft w:val="640"/>
          <w:marRight w:val="0"/>
          <w:marTop w:val="0"/>
          <w:marBottom w:val="0"/>
          <w:divBdr>
            <w:top w:val="none" w:sz="0" w:space="0" w:color="auto"/>
            <w:left w:val="none" w:sz="0" w:space="0" w:color="auto"/>
            <w:bottom w:val="none" w:sz="0" w:space="0" w:color="auto"/>
            <w:right w:val="none" w:sz="0" w:space="0" w:color="auto"/>
          </w:divBdr>
        </w:div>
        <w:div w:id="2085954959">
          <w:marLeft w:val="640"/>
          <w:marRight w:val="0"/>
          <w:marTop w:val="0"/>
          <w:marBottom w:val="0"/>
          <w:divBdr>
            <w:top w:val="none" w:sz="0" w:space="0" w:color="auto"/>
            <w:left w:val="none" w:sz="0" w:space="0" w:color="auto"/>
            <w:bottom w:val="none" w:sz="0" w:space="0" w:color="auto"/>
            <w:right w:val="none" w:sz="0" w:space="0" w:color="auto"/>
          </w:divBdr>
        </w:div>
        <w:div w:id="1992713636">
          <w:marLeft w:val="640"/>
          <w:marRight w:val="0"/>
          <w:marTop w:val="0"/>
          <w:marBottom w:val="0"/>
          <w:divBdr>
            <w:top w:val="none" w:sz="0" w:space="0" w:color="auto"/>
            <w:left w:val="none" w:sz="0" w:space="0" w:color="auto"/>
            <w:bottom w:val="none" w:sz="0" w:space="0" w:color="auto"/>
            <w:right w:val="none" w:sz="0" w:space="0" w:color="auto"/>
          </w:divBdr>
        </w:div>
        <w:div w:id="1524442850">
          <w:marLeft w:val="640"/>
          <w:marRight w:val="0"/>
          <w:marTop w:val="0"/>
          <w:marBottom w:val="0"/>
          <w:divBdr>
            <w:top w:val="none" w:sz="0" w:space="0" w:color="auto"/>
            <w:left w:val="none" w:sz="0" w:space="0" w:color="auto"/>
            <w:bottom w:val="none" w:sz="0" w:space="0" w:color="auto"/>
            <w:right w:val="none" w:sz="0" w:space="0" w:color="auto"/>
          </w:divBdr>
        </w:div>
      </w:divsChild>
    </w:div>
    <w:div w:id="976642503">
      <w:bodyDiv w:val="1"/>
      <w:marLeft w:val="0"/>
      <w:marRight w:val="0"/>
      <w:marTop w:val="0"/>
      <w:marBottom w:val="0"/>
      <w:divBdr>
        <w:top w:val="none" w:sz="0" w:space="0" w:color="auto"/>
        <w:left w:val="none" w:sz="0" w:space="0" w:color="auto"/>
        <w:bottom w:val="none" w:sz="0" w:space="0" w:color="auto"/>
        <w:right w:val="none" w:sz="0" w:space="0" w:color="auto"/>
      </w:divBdr>
      <w:divsChild>
        <w:div w:id="1459836068">
          <w:marLeft w:val="640"/>
          <w:marRight w:val="0"/>
          <w:marTop w:val="0"/>
          <w:marBottom w:val="0"/>
          <w:divBdr>
            <w:top w:val="none" w:sz="0" w:space="0" w:color="auto"/>
            <w:left w:val="none" w:sz="0" w:space="0" w:color="auto"/>
            <w:bottom w:val="none" w:sz="0" w:space="0" w:color="auto"/>
            <w:right w:val="none" w:sz="0" w:space="0" w:color="auto"/>
          </w:divBdr>
        </w:div>
        <w:div w:id="843011440">
          <w:marLeft w:val="640"/>
          <w:marRight w:val="0"/>
          <w:marTop w:val="0"/>
          <w:marBottom w:val="0"/>
          <w:divBdr>
            <w:top w:val="none" w:sz="0" w:space="0" w:color="auto"/>
            <w:left w:val="none" w:sz="0" w:space="0" w:color="auto"/>
            <w:bottom w:val="none" w:sz="0" w:space="0" w:color="auto"/>
            <w:right w:val="none" w:sz="0" w:space="0" w:color="auto"/>
          </w:divBdr>
        </w:div>
        <w:div w:id="1374039651">
          <w:marLeft w:val="640"/>
          <w:marRight w:val="0"/>
          <w:marTop w:val="0"/>
          <w:marBottom w:val="0"/>
          <w:divBdr>
            <w:top w:val="none" w:sz="0" w:space="0" w:color="auto"/>
            <w:left w:val="none" w:sz="0" w:space="0" w:color="auto"/>
            <w:bottom w:val="none" w:sz="0" w:space="0" w:color="auto"/>
            <w:right w:val="none" w:sz="0" w:space="0" w:color="auto"/>
          </w:divBdr>
        </w:div>
        <w:div w:id="255556127">
          <w:marLeft w:val="640"/>
          <w:marRight w:val="0"/>
          <w:marTop w:val="0"/>
          <w:marBottom w:val="0"/>
          <w:divBdr>
            <w:top w:val="none" w:sz="0" w:space="0" w:color="auto"/>
            <w:left w:val="none" w:sz="0" w:space="0" w:color="auto"/>
            <w:bottom w:val="none" w:sz="0" w:space="0" w:color="auto"/>
            <w:right w:val="none" w:sz="0" w:space="0" w:color="auto"/>
          </w:divBdr>
        </w:div>
        <w:div w:id="802622362">
          <w:marLeft w:val="640"/>
          <w:marRight w:val="0"/>
          <w:marTop w:val="0"/>
          <w:marBottom w:val="0"/>
          <w:divBdr>
            <w:top w:val="none" w:sz="0" w:space="0" w:color="auto"/>
            <w:left w:val="none" w:sz="0" w:space="0" w:color="auto"/>
            <w:bottom w:val="none" w:sz="0" w:space="0" w:color="auto"/>
            <w:right w:val="none" w:sz="0" w:space="0" w:color="auto"/>
          </w:divBdr>
        </w:div>
        <w:div w:id="372585031">
          <w:marLeft w:val="640"/>
          <w:marRight w:val="0"/>
          <w:marTop w:val="0"/>
          <w:marBottom w:val="0"/>
          <w:divBdr>
            <w:top w:val="none" w:sz="0" w:space="0" w:color="auto"/>
            <w:left w:val="none" w:sz="0" w:space="0" w:color="auto"/>
            <w:bottom w:val="none" w:sz="0" w:space="0" w:color="auto"/>
            <w:right w:val="none" w:sz="0" w:space="0" w:color="auto"/>
          </w:divBdr>
        </w:div>
        <w:div w:id="1437823033">
          <w:marLeft w:val="640"/>
          <w:marRight w:val="0"/>
          <w:marTop w:val="0"/>
          <w:marBottom w:val="0"/>
          <w:divBdr>
            <w:top w:val="none" w:sz="0" w:space="0" w:color="auto"/>
            <w:left w:val="none" w:sz="0" w:space="0" w:color="auto"/>
            <w:bottom w:val="none" w:sz="0" w:space="0" w:color="auto"/>
            <w:right w:val="none" w:sz="0" w:space="0" w:color="auto"/>
          </w:divBdr>
        </w:div>
        <w:div w:id="1663775050">
          <w:marLeft w:val="640"/>
          <w:marRight w:val="0"/>
          <w:marTop w:val="0"/>
          <w:marBottom w:val="0"/>
          <w:divBdr>
            <w:top w:val="none" w:sz="0" w:space="0" w:color="auto"/>
            <w:left w:val="none" w:sz="0" w:space="0" w:color="auto"/>
            <w:bottom w:val="none" w:sz="0" w:space="0" w:color="auto"/>
            <w:right w:val="none" w:sz="0" w:space="0" w:color="auto"/>
          </w:divBdr>
        </w:div>
        <w:div w:id="42366053">
          <w:marLeft w:val="640"/>
          <w:marRight w:val="0"/>
          <w:marTop w:val="0"/>
          <w:marBottom w:val="0"/>
          <w:divBdr>
            <w:top w:val="none" w:sz="0" w:space="0" w:color="auto"/>
            <w:left w:val="none" w:sz="0" w:space="0" w:color="auto"/>
            <w:bottom w:val="none" w:sz="0" w:space="0" w:color="auto"/>
            <w:right w:val="none" w:sz="0" w:space="0" w:color="auto"/>
          </w:divBdr>
        </w:div>
        <w:div w:id="2005547638">
          <w:marLeft w:val="640"/>
          <w:marRight w:val="0"/>
          <w:marTop w:val="0"/>
          <w:marBottom w:val="0"/>
          <w:divBdr>
            <w:top w:val="none" w:sz="0" w:space="0" w:color="auto"/>
            <w:left w:val="none" w:sz="0" w:space="0" w:color="auto"/>
            <w:bottom w:val="none" w:sz="0" w:space="0" w:color="auto"/>
            <w:right w:val="none" w:sz="0" w:space="0" w:color="auto"/>
          </w:divBdr>
        </w:div>
        <w:div w:id="1273240837">
          <w:marLeft w:val="640"/>
          <w:marRight w:val="0"/>
          <w:marTop w:val="0"/>
          <w:marBottom w:val="0"/>
          <w:divBdr>
            <w:top w:val="none" w:sz="0" w:space="0" w:color="auto"/>
            <w:left w:val="none" w:sz="0" w:space="0" w:color="auto"/>
            <w:bottom w:val="none" w:sz="0" w:space="0" w:color="auto"/>
            <w:right w:val="none" w:sz="0" w:space="0" w:color="auto"/>
          </w:divBdr>
        </w:div>
        <w:div w:id="1537429288">
          <w:marLeft w:val="640"/>
          <w:marRight w:val="0"/>
          <w:marTop w:val="0"/>
          <w:marBottom w:val="0"/>
          <w:divBdr>
            <w:top w:val="none" w:sz="0" w:space="0" w:color="auto"/>
            <w:left w:val="none" w:sz="0" w:space="0" w:color="auto"/>
            <w:bottom w:val="none" w:sz="0" w:space="0" w:color="auto"/>
            <w:right w:val="none" w:sz="0" w:space="0" w:color="auto"/>
          </w:divBdr>
        </w:div>
        <w:div w:id="1297950415">
          <w:marLeft w:val="640"/>
          <w:marRight w:val="0"/>
          <w:marTop w:val="0"/>
          <w:marBottom w:val="0"/>
          <w:divBdr>
            <w:top w:val="none" w:sz="0" w:space="0" w:color="auto"/>
            <w:left w:val="none" w:sz="0" w:space="0" w:color="auto"/>
            <w:bottom w:val="none" w:sz="0" w:space="0" w:color="auto"/>
            <w:right w:val="none" w:sz="0" w:space="0" w:color="auto"/>
          </w:divBdr>
        </w:div>
        <w:div w:id="1746880680">
          <w:marLeft w:val="640"/>
          <w:marRight w:val="0"/>
          <w:marTop w:val="0"/>
          <w:marBottom w:val="0"/>
          <w:divBdr>
            <w:top w:val="none" w:sz="0" w:space="0" w:color="auto"/>
            <w:left w:val="none" w:sz="0" w:space="0" w:color="auto"/>
            <w:bottom w:val="none" w:sz="0" w:space="0" w:color="auto"/>
            <w:right w:val="none" w:sz="0" w:space="0" w:color="auto"/>
          </w:divBdr>
        </w:div>
        <w:div w:id="89858005">
          <w:marLeft w:val="640"/>
          <w:marRight w:val="0"/>
          <w:marTop w:val="0"/>
          <w:marBottom w:val="0"/>
          <w:divBdr>
            <w:top w:val="none" w:sz="0" w:space="0" w:color="auto"/>
            <w:left w:val="none" w:sz="0" w:space="0" w:color="auto"/>
            <w:bottom w:val="none" w:sz="0" w:space="0" w:color="auto"/>
            <w:right w:val="none" w:sz="0" w:space="0" w:color="auto"/>
          </w:divBdr>
        </w:div>
        <w:div w:id="968121105">
          <w:marLeft w:val="640"/>
          <w:marRight w:val="0"/>
          <w:marTop w:val="0"/>
          <w:marBottom w:val="0"/>
          <w:divBdr>
            <w:top w:val="none" w:sz="0" w:space="0" w:color="auto"/>
            <w:left w:val="none" w:sz="0" w:space="0" w:color="auto"/>
            <w:bottom w:val="none" w:sz="0" w:space="0" w:color="auto"/>
            <w:right w:val="none" w:sz="0" w:space="0" w:color="auto"/>
          </w:divBdr>
        </w:div>
        <w:div w:id="862788366">
          <w:marLeft w:val="640"/>
          <w:marRight w:val="0"/>
          <w:marTop w:val="0"/>
          <w:marBottom w:val="0"/>
          <w:divBdr>
            <w:top w:val="none" w:sz="0" w:space="0" w:color="auto"/>
            <w:left w:val="none" w:sz="0" w:space="0" w:color="auto"/>
            <w:bottom w:val="none" w:sz="0" w:space="0" w:color="auto"/>
            <w:right w:val="none" w:sz="0" w:space="0" w:color="auto"/>
          </w:divBdr>
        </w:div>
        <w:div w:id="1915971102">
          <w:marLeft w:val="640"/>
          <w:marRight w:val="0"/>
          <w:marTop w:val="0"/>
          <w:marBottom w:val="0"/>
          <w:divBdr>
            <w:top w:val="none" w:sz="0" w:space="0" w:color="auto"/>
            <w:left w:val="none" w:sz="0" w:space="0" w:color="auto"/>
            <w:bottom w:val="none" w:sz="0" w:space="0" w:color="auto"/>
            <w:right w:val="none" w:sz="0" w:space="0" w:color="auto"/>
          </w:divBdr>
        </w:div>
        <w:div w:id="1027289286">
          <w:marLeft w:val="640"/>
          <w:marRight w:val="0"/>
          <w:marTop w:val="0"/>
          <w:marBottom w:val="0"/>
          <w:divBdr>
            <w:top w:val="none" w:sz="0" w:space="0" w:color="auto"/>
            <w:left w:val="none" w:sz="0" w:space="0" w:color="auto"/>
            <w:bottom w:val="none" w:sz="0" w:space="0" w:color="auto"/>
            <w:right w:val="none" w:sz="0" w:space="0" w:color="auto"/>
          </w:divBdr>
        </w:div>
        <w:div w:id="878979235">
          <w:marLeft w:val="640"/>
          <w:marRight w:val="0"/>
          <w:marTop w:val="0"/>
          <w:marBottom w:val="0"/>
          <w:divBdr>
            <w:top w:val="none" w:sz="0" w:space="0" w:color="auto"/>
            <w:left w:val="none" w:sz="0" w:space="0" w:color="auto"/>
            <w:bottom w:val="none" w:sz="0" w:space="0" w:color="auto"/>
            <w:right w:val="none" w:sz="0" w:space="0" w:color="auto"/>
          </w:divBdr>
        </w:div>
        <w:div w:id="376858535">
          <w:marLeft w:val="640"/>
          <w:marRight w:val="0"/>
          <w:marTop w:val="0"/>
          <w:marBottom w:val="0"/>
          <w:divBdr>
            <w:top w:val="none" w:sz="0" w:space="0" w:color="auto"/>
            <w:left w:val="none" w:sz="0" w:space="0" w:color="auto"/>
            <w:bottom w:val="none" w:sz="0" w:space="0" w:color="auto"/>
            <w:right w:val="none" w:sz="0" w:space="0" w:color="auto"/>
          </w:divBdr>
        </w:div>
        <w:div w:id="700207271">
          <w:marLeft w:val="640"/>
          <w:marRight w:val="0"/>
          <w:marTop w:val="0"/>
          <w:marBottom w:val="0"/>
          <w:divBdr>
            <w:top w:val="none" w:sz="0" w:space="0" w:color="auto"/>
            <w:left w:val="none" w:sz="0" w:space="0" w:color="auto"/>
            <w:bottom w:val="none" w:sz="0" w:space="0" w:color="auto"/>
            <w:right w:val="none" w:sz="0" w:space="0" w:color="auto"/>
          </w:divBdr>
        </w:div>
        <w:div w:id="857499738">
          <w:marLeft w:val="640"/>
          <w:marRight w:val="0"/>
          <w:marTop w:val="0"/>
          <w:marBottom w:val="0"/>
          <w:divBdr>
            <w:top w:val="none" w:sz="0" w:space="0" w:color="auto"/>
            <w:left w:val="none" w:sz="0" w:space="0" w:color="auto"/>
            <w:bottom w:val="none" w:sz="0" w:space="0" w:color="auto"/>
            <w:right w:val="none" w:sz="0" w:space="0" w:color="auto"/>
          </w:divBdr>
        </w:div>
        <w:div w:id="2090807279">
          <w:marLeft w:val="640"/>
          <w:marRight w:val="0"/>
          <w:marTop w:val="0"/>
          <w:marBottom w:val="0"/>
          <w:divBdr>
            <w:top w:val="none" w:sz="0" w:space="0" w:color="auto"/>
            <w:left w:val="none" w:sz="0" w:space="0" w:color="auto"/>
            <w:bottom w:val="none" w:sz="0" w:space="0" w:color="auto"/>
            <w:right w:val="none" w:sz="0" w:space="0" w:color="auto"/>
          </w:divBdr>
        </w:div>
        <w:div w:id="2074161277">
          <w:marLeft w:val="640"/>
          <w:marRight w:val="0"/>
          <w:marTop w:val="0"/>
          <w:marBottom w:val="0"/>
          <w:divBdr>
            <w:top w:val="none" w:sz="0" w:space="0" w:color="auto"/>
            <w:left w:val="none" w:sz="0" w:space="0" w:color="auto"/>
            <w:bottom w:val="none" w:sz="0" w:space="0" w:color="auto"/>
            <w:right w:val="none" w:sz="0" w:space="0" w:color="auto"/>
          </w:divBdr>
        </w:div>
        <w:div w:id="1032731453">
          <w:marLeft w:val="640"/>
          <w:marRight w:val="0"/>
          <w:marTop w:val="0"/>
          <w:marBottom w:val="0"/>
          <w:divBdr>
            <w:top w:val="none" w:sz="0" w:space="0" w:color="auto"/>
            <w:left w:val="none" w:sz="0" w:space="0" w:color="auto"/>
            <w:bottom w:val="none" w:sz="0" w:space="0" w:color="auto"/>
            <w:right w:val="none" w:sz="0" w:space="0" w:color="auto"/>
          </w:divBdr>
        </w:div>
        <w:div w:id="930049005">
          <w:marLeft w:val="640"/>
          <w:marRight w:val="0"/>
          <w:marTop w:val="0"/>
          <w:marBottom w:val="0"/>
          <w:divBdr>
            <w:top w:val="none" w:sz="0" w:space="0" w:color="auto"/>
            <w:left w:val="none" w:sz="0" w:space="0" w:color="auto"/>
            <w:bottom w:val="none" w:sz="0" w:space="0" w:color="auto"/>
            <w:right w:val="none" w:sz="0" w:space="0" w:color="auto"/>
          </w:divBdr>
        </w:div>
        <w:div w:id="270478309">
          <w:marLeft w:val="640"/>
          <w:marRight w:val="0"/>
          <w:marTop w:val="0"/>
          <w:marBottom w:val="0"/>
          <w:divBdr>
            <w:top w:val="none" w:sz="0" w:space="0" w:color="auto"/>
            <w:left w:val="none" w:sz="0" w:space="0" w:color="auto"/>
            <w:bottom w:val="none" w:sz="0" w:space="0" w:color="auto"/>
            <w:right w:val="none" w:sz="0" w:space="0" w:color="auto"/>
          </w:divBdr>
        </w:div>
        <w:div w:id="232204457">
          <w:marLeft w:val="640"/>
          <w:marRight w:val="0"/>
          <w:marTop w:val="0"/>
          <w:marBottom w:val="0"/>
          <w:divBdr>
            <w:top w:val="none" w:sz="0" w:space="0" w:color="auto"/>
            <w:left w:val="none" w:sz="0" w:space="0" w:color="auto"/>
            <w:bottom w:val="none" w:sz="0" w:space="0" w:color="auto"/>
            <w:right w:val="none" w:sz="0" w:space="0" w:color="auto"/>
          </w:divBdr>
        </w:div>
        <w:div w:id="1773889146">
          <w:marLeft w:val="640"/>
          <w:marRight w:val="0"/>
          <w:marTop w:val="0"/>
          <w:marBottom w:val="0"/>
          <w:divBdr>
            <w:top w:val="none" w:sz="0" w:space="0" w:color="auto"/>
            <w:left w:val="none" w:sz="0" w:space="0" w:color="auto"/>
            <w:bottom w:val="none" w:sz="0" w:space="0" w:color="auto"/>
            <w:right w:val="none" w:sz="0" w:space="0" w:color="auto"/>
          </w:divBdr>
        </w:div>
        <w:div w:id="1992561502">
          <w:marLeft w:val="640"/>
          <w:marRight w:val="0"/>
          <w:marTop w:val="0"/>
          <w:marBottom w:val="0"/>
          <w:divBdr>
            <w:top w:val="none" w:sz="0" w:space="0" w:color="auto"/>
            <w:left w:val="none" w:sz="0" w:space="0" w:color="auto"/>
            <w:bottom w:val="none" w:sz="0" w:space="0" w:color="auto"/>
            <w:right w:val="none" w:sz="0" w:space="0" w:color="auto"/>
          </w:divBdr>
        </w:div>
        <w:div w:id="392317098">
          <w:marLeft w:val="640"/>
          <w:marRight w:val="0"/>
          <w:marTop w:val="0"/>
          <w:marBottom w:val="0"/>
          <w:divBdr>
            <w:top w:val="none" w:sz="0" w:space="0" w:color="auto"/>
            <w:left w:val="none" w:sz="0" w:space="0" w:color="auto"/>
            <w:bottom w:val="none" w:sz="0" w:space="0" w:color="auto"/>
            <w:right w:val="none" w:sz="0" w:space="0" w:color="auto"/>
          </w:divBdr>
        </w:div>
        <w:div w:id="1033463208">
          <w:marLeft w:val="640"/>
          <w:marRight w:val="0"/>
          <w:marTop w:val="0"/>
          <w:marBottom w:val="0"/>
          <w:divBdr>
            <w:top w:val="none" w:sz="0" w:space="0" w:color="auto"/>
            <w:left w:val="none" w:sz="0" w:space="0" w:color="auto"/>
            <w:bottom w:val="none" w:sz="0" w:space="0" w:color="auto"/>
            <w:right w:val="none" w:sz="0" w:space="0" w:color="auto"/>
          </w:divBdr>
        </w:div>
        <w:div w:id="283730819">
          <w:marLeft w:val="640"/>
          <w:marRight w:val="0"/>
          <w:marTop w:val="0"/>
          <w:marBottom w:val="0"/>
          <w:divBdr>
            <w:top w:val="none" w:sz="0" w:space="0" w:color="auto"/>
            <w:left w:val="none" w:sz="0" w:space="0" w:color="auto"/>
            <w:bottom w:val="none" w:sz="0" w:space="0" w:color="auto"/>
            <w:right w:val="none" w:sz="0" w:space="0" w:color="auto"/>
          </w:divBdr>
        </w:div>
        <w:div w:id="975644110">
          <w:marLeft w:val="640"/>
          <w:marRight w:val="0"/>
          <w:marTop w:val="0"/>
          <w:marBottom w:val="0"/>
          <w:divBdr>
            <w:top w:val="none" w:sz="0" w:space="0" w:color="auto"/>
            <w:left w:val="none" w:sz="0" w:space="0" w:color="auto"/>
            <w:bottom w:val="none" w:sz="0" w:space="0" w:color="auto"/>
            <w:right w:val="none" w:sz="0" w:space="0" w:color="auto"/>
          </w:divBdr>
        </w:div>
        <w:div w:id="1415206204">
          <w:marLeft w:val="640"/>
          <w:marRight w:val="0"/>
          <w:marTop w:val="0"/>
          <w:marBottom w:val="0"/>
          <w:divBdr>
            <w:top w:val="none" w:sz="0" w:space="0" w:color="auto"/>
            <w:left w:val="none" w:sz="0" w:space="0" w:color="auto"/>
            <w:bottom w:val="none" w:sz="0" w:space="0" w:color="auto"/>
            <w:right w:val="none" w:sz="0" w:space="0" w:color="auto"/>
          </w:divBdr>
        </w:div>
        <w:div w:id="246430287">
          <w:marLeft w:val="640"/>
          <w:marRight w:val="0"/>
          <w:marTop w:val="0"/>
          <w:marBottom w:val="0"/>
          <w:divBdr>
            <w:top w:val="none" w:sz="0" w:space="0" w:color="auto"/>
            <w:left w:val="none" w:sz="0" w:space="0" w:color="auto"/>
            <w:bottom w:val="none" w:sz="0" w:space="0" w:color="auto"/>
            <w:right w:val="none" w:sz="0" w:space="0" w:color="auto"/>
          </w:divBdr>
        </w:div>
        <w:div w:id="1932855590">
          <w:marLeft w:val="640"/>
          <w:marRight w:val="0"/>
          <w:marTop w:val="0"/>
          <w:marBottom w:val="0"/>
          <w:divBdr>
            <w:top w:val="none" w:sz="0" w:space="0" w:color="auto"/>
            <w:left w:val="none" w:sz="0" w:space="0" w:color="auto"/>
            <w:bottom w:val="none" w:sz="0" w:space="0" w:color="auto"/>
            <w:right w:val="none" w:sz="0" w:space="0" w:color="auto"/>
          </w:divBdr>
        </w:div>
        <w:div w:id="2144885994">
          <w:marLeft w:val="640"/>
          <w:marRight w:val="0"/>
          <w:marTop w:val="0"/>
          <w:marBottom w:val="0"/>
          <w:divBdr>
            <w:top w:val="none" w:sz="0" w:space="0" w:color="auto"/>
            <w:left w:val="none" w:sz="0" w:space="0" w:color="auto"/>
            <w:bottom w:val="none" w:sz="0" w:space="0" w:color="auto"/>
            <w:right w:val="none" w:sz="0" w:space="0" w:color="auto"/>
          </w:divBdr>
        </w:div>
        <w:div w:id="262081393">
          <w:marLeft w:val="640"/>
          <w:marRight w:val="0"/>
          <w:marTop w:val="0"/>
          <w:marBottom w:val="0"/>
          <w:divBdr>
            <w:top w:val="none" w:sz="0" w:space="0" w:color="auto"/>
            <w:left w:val="none" w:sz="0" w:space="0" w:color="auto"/>
            <w:bottom w:val="none" w:sz="0" w:space="0" w:color="auto"/>
            <w:right w:val="none" w:sz="0" w:space="0" w:color="auto"/>
          </w:divBdr>
        </w:div>
        <w:div w:id="81802099">
          <w:marLeft w:val="640"/>
          <w:marRight w:val="0"/>
          <w:marTop w:val="0"/>
          <w:marBottom w:val="0"/>
          <w:divBdr>
            <w:top w:val="none" w:sz="0" w:space="0" w:color="auto"/>
            <w:left w:val="none" w:sz="0" w:space="0" w:color="auto"/>
            <w:bottom w:val="none" w:sz="0" w:space="0" w:color="auto"/>
            <w:right w:val="none" w:sz="0" w:space="0" w:color="auto"/>
          </w:divBdr>
        </w:div>
        <w:div w:id="1595940040">
          <w:marLeft w:val="640"/>
          <w:marRight w:val="0"/>
          <w:marTop w:val="0"/>
          <w:marBottom w:val="0"/>
          <w:divBdr>
            <w:top w:val="none" w:sz="0" w:space="0" w:color="auto"/>
            <w:left w:val="none" w:sz="0" w:space="0" w:color="auto"/>
            <w:bottom w:val="none" w:sz="0" w:space="0" w:color="auto"/>
            <w:right w:val="none" w:sz="0" w:space="0" w:color="auto"/>
          </w:divBdr>
        </w:div>
        <w:div w:id="929238818">
          <w:marLeft w:val="640"/>
          <w:marRight w:val="0"/>
          <w:marTop w:val="0"/>
          <w:marBottom w:val="0"/>
          <w:divBdr>
            <w:top w:val="none" w:sz="0" w:space="0" w:color="auto"/>
            <w:left w:val="none" w:sz="0" w:space="0" w:color="auto"/>
            <w:bottom w:val="none" w:sz="0" w:space="0" w:color="auto"/>
            <w:right w:val="none" w:sz="0" w:space="0" w:color="auto"/>
          </w:divBdr>
        </w:div>
        <w:div w:id="420950355">
          <w:marLeft w:val="640"/>
          <w:marRight w:val="0"/>
          <w:marTop w:val="0"/>
          <w:marBottom w:val="0"/>
          <w:divBdr>
            <w:top w:val="none" w:sz="0" w:space="0" w:color="auto"/>
            <w:left w:val="none" w:sz="0" w:space="0" w:color="auto"/>
            <w:bottom w:val="none" w:sz="0" w:space="0" w:color="auto"/>
            <w:right w:val="none" w:sz="0" w:space="0" w:color="auto"/>
          </w:divBdr>
        </w:div>
        <w:div w:id="1565798775">
          <w:marLeft w:val="640"/>
          <w:marRight w:val="0"/>
          <w:marTop w:val="0"/>
          <w:marBottom w:val="0"/>
          <w:divBdr>
            <w:top w:val="none" w:sz="0" w:space="0" w:color="auto"/>
            <w:left w:val="none" w:sz="0" w:space="0" w:color="auto"/>
            <w:bottom w:val="none" w:sz="0" w:space="0" w:color="auto"/>
            <w:right w:val="none" w:sz="0" w:space="0" w:color="auto"/>
          </w:divBdr>
        </w:div>
        <w:div w:id="633681005">
          <w:marLeft w:val="640"/>
          <w:marRight w:val="0"/>
          <w:marTop w:val="0"/>
          <w:marBottom w:val="0"/>
          <w:divBdr>
            <w:top w:val="none" w:sz="0" w:space="0" w:color="auto"/>
            <w:left w:val="none" w:sz="0" w:space="0" w:color="auto"/>
            <w:bottom w:val="none" w:sz="0" w:space="0" w:color="auto"/>
            <w:right w:val="none" w:sz="0" w:space="0" w:color="auto"/>
          </w:divBdr>
        </w:div>
        <w:div w:id="1621297417">
          <w:marLeft w:val="640"/>
          <w:marRight w:val="0"/>
          <w:marTop w:val="0"/>
          <w:marBottom w:val="0"/>
          <w:divBdr>
            <w:top w:val="none" w:sz="0" w:space="0" w:color="auto"/>
            <w:left w:val="none" w:sz="0" w:space="0" w:color="auto"/>
            <w:bottom w:val="none" w:sz="0" w:space="0" w:color="auto"/>
            <w:right w:val="none" w:sz="0" w:space="0" w:color="auto"/>
          </w:divBdr>
        </w:div>
        <w:div w:id="516962392">
          <w:marLeft w:val="640"/>
          <w:marRight w:val="0"/>
          <w:marTop w:val="0"/>
          <w:marBottom w:val="0"/>
          <w:divBdr>
            <w:top w:val="none" w:sz="0" w:space="0" w:color="auto"/>
            <w:left w:val="none" w:sz="0" w:space="0" w:color="auto"/>
            <w:bottom w:val="none" w:sz="0" w:space="0" w:color="auto"/>
            <w:right w:val="none" w:sz="0" w:space="0" w:color="auto"/>
          </w:divBdr>
        </w:div>
        <w:div w:id="387609318">
          <w:marLeft w:val="640"/>
          <w:marRight w:val="0"/>
          <w:marTop w:val="0"/>
          <w:marBottom w:val="0"/>
          <w:divBdr>
            <w:top w:val="none" w:sz="0" w:space="0" w:color="auto"/>
            <w:left w:val="none" w:sz="0" w:space="0" w:color="auto"/>
            <w:bottom w:val="none" w:sz="0" w:space="0" w:color="auto"/>
            <w:right w:val="none" w:sz="0" w:space="0" w:color="auto"/>
          </w:divBdr>
        </w:div>
        <w:div w:id="150030020">
          <w:marLeft w:val="640"/>
          <w:marRight w:val="0"/>
          <w:marTop w:val="0"/>
          <w:marBottom w:val="0"/>
          <w:divBdr>
            <w:top w:val="none" w:sz="0" w:space="0" w:color="auto"/>
            <w:left w:val="none" w:sz="0" w:space="0" w:color="auto"/>
            <w:bottom w:val="none" w:sz="0" w:space="0" w:color="auto"/>
            <w:right w:val="none" w:sz="0" w:space="0" w:color="auto"/>
          </w:divBdr>
        </w:div>
        <w:div w:id="1557857479">
          <w:marLeft w:val="640"/>
          <w:marRight w:val="0"/>
          <w:marTop w:val="0"/>
          <w:marBottom w:val="0"/>
          <w:divBdr>
            <w:top w:val="none" w:sz="0" w:space="0" w:color="auto"/>
            <w:left w:val="none" w:sz="0" w:space="0" w:color="auto"/>
            <w:bottom w:val="none" w:sz="0" w:space="0" w:color="auto"/>
            <w:right w:val="none" w:sz="0" w:space="0" w:color="auto"/>
          </w:divBdr>
        </w:div>
        <w:div w:id="1443302810">
          <w:marLeft w:val="640"/>
          <w:marRight w:val="0"/>
          <w:marTop w:val="0"/>
          <w:marBottom w:val="0"/>
          <w:divBdr>
            <w:top w:val="none" w:sz="0" w:space="0" w:color="auto"/>
            <w:left w:val="none" w:sz="0" w:space="0" w:color="auto"/>
            <w:bottom w:val="none" w:sz="0" w:space="0" w:color="auto"/>
            <w:right w:val="none" w:sz="0" w:space="0" w:color="auto"/>
          </w:divBdr>
        </w:div>
        <w:div w:id="1356232382">
          <w:marLeft w:val="640"/>
          <w:marRight w:val="0"/>
          <w:marTop w:val="0"/>
          <w:marBottom w:val="0"/>
          <w:divBdr>
            <w:top w:val="none" w:sz="0" w:space="0" w:color="auto"/>
            <w:left w:val="none" w:sz="0" w:space="0" w:color="auto"/>
            <w:bottom w:val="none" w:sz="0" w:space="0" w:color="auto"/>
            <w:right w:val="none" w:sz="0" w:space="0" w:color="auto"/>
          </w:divBdr>
        </w:div>
        <w:div w:id="124741012">
          <w:marLeft w:val="640"/>
          <w:marRight w:val="0"/>
          <w:marTop w:val="0"/>
          <w:marBottom w:val="0"/>
          <w:divBdr>
            <w:top w:val="none" w:sz="0" w:space="0" w:color="auto"/>
            <w:left w:val="none" w:sz="0" w:space="0" w:color="auto"/>
            <w:bottom w:val="none" w:sz="0" w:space="0" w:color="auto"/>
            <w:right w:val="none" w:sz="0" w:space="0" w:color="auto"/>
          </w:divBdr>
        </w:div>
        <w:div w:id="173999644">
          <w:marLeft w:val="640"/>
          <w:marRight w:val="0"/>
          <w:marTop w:val="0"/>
          <w:marBottom w:val="0"/>
          <w:divBdr>
            <w:top w:val="none" w:sz="0" w:space="0" w:color="auto"/>
            <w:left w:val="none" w:sz="0" w:space="0" w:color="auto"/>
            <w:bottom w:val="none" w:sz="0" w:space="0" w:color="auto"/>
            <w:right w:val="none" w:sz="0" w:space="0" w:color="auto"/>
          </w:divBdr>
        </w:div>
        <w:div w:id="2006280368">
          <w:marLeft w:val="640"/>
          <w:marRight w:val="0"/>
          <w:marTop w:val="0"/>
          <w:marBottom w:val="0"/>
          <w:divBdr>
            <w:top w:val="none" w:sz="0" w:space="0" w:color="auto"/>
            <w:left w:val="none" w:sz="0" w:space="0" w:color="auto"/>
            <w:bottom w:val="none" w:sz="0" w:space="0" w:color="auto"/>
            <w:right w:val="none" w:sz="0" w:space="0" w:color="auto"/>
          </w:divBdr>
        </w:div>
        <w:div w:id="1640724374">
          <w:marLeft w:val="640"/>
          <w:marRight w:val="0"/>
          <w:marTop w:val="0"/>
          <w:marBottom w:val="0"/>
          <w:divBdr>
            <w:top w:val="none" w:sz="0" w:space="0" w:color="auto"/>
            <w:left w:val="none" w:sz="0" w:space="0" w:color="auto"/>
            <w:bottom w:val="none" w:sz="0" w:space="0" w:color="auto"/>
            <w:right w:val="none" w:sz="0" w:space="0" w:color="auto"/>
          </w:divBdr>
        </w:div>
        <w:div w:id="1405177516">
          <w:marLeft w:val="640"/>
          <w:marRight w:val="0"/>
          <w:marTop w:val="0"/>
          <w:marBottom w:val="0"/>
          <w:divBdr>
            <w:top w:val="none" w:sz="0" w:space="0" w:color="auto"/>
            <w:left w:val="none" w:sz="0" w:space="0" w:color="auto"/>
            <w:bottom w:val="none" w:sz="0" w:space="0" w:color="auto"/>
            <w:right w:val="none" w:sz="0" w:space="0" w:color="auto"/>
          </w:divBdr>
        </w:div>
        <w:div w:id="1016926378">
          <w:marLeft w:val="640"/>
          <w:marRight w:val="0"/>
          <w:marTop w:val="0"/>
          <w:marBottom w:val="0"/>
          <w:divBdr>
            <w:top w:val="none" w:sz="0" w:space="0" w:color="auto"/>
            <w:left w:val="none" w:sz="0" w:space="0" w:color="auto"/>
            <w:bottom w:val="none" w:sz="0" w:space="0" w:color="auto"/>
            <w:right w:val="none" w:sz="0" w:space="0" w:color="auto"/>
          </w:divBdr>
        </w:div>
        <w:div w:id="1136751814">
          <w:marLeft w:val="640"/>
          <w:marRight w:val="0"/>
          <w:marTop w:val="0"/>
          <w:marBottom w:val="0"/>
          <w:divBdr>
            <w:top w:val="none" w:sz="0" w:space="0" w:color="auto"/>
            <w:left w:val="none" w:sz="0" w:space="0" w:color="auto"/>
            <w:bottom w:val="none" w:sz="0" w:space="0" w:color="auto"/>
            <w:right w:val="none" w:sz="0" w:space="0" w:color="auto"/>
          </w:divBdr>
        </w:div>
        <w:div w:id="28992079">
          <w:marLeft w:val="640"/>
          <w:marRight w:val="0"/>
          <w:marTop w:val="0"/>
          <w:marBottom w:val="0"/>
          <w:divBdr>
            <w:top w:val="none" w:sz="0" w:space="0" w:color="auto"/>
            <w:left w:val="none" w:sz="0" w:space="0" w:color="auto"/>
            <w:bottom w:val="none" w:sz="0" w:space="0" w:color="auto"/>
            <w:right w:val="none" w:sz="0" w:space="0" w:color="auto"/>
          </w:divBdr>
        </w:div>
        <w:div w:id="220484869">
          <w:marLeft w:val="640"/>
          <w:marRight w:val="0"/>
          <w:marTop w:val="0"/>
          <w:marBottom w:val="0"/>
          <w:divBdr>
            <w:top w:val="none" w:sz="0" w:space="0" w:color="auto"/>
            <w:left w:val="none" w:sz="0" w:space="0" w:color="auto"/>
            <w:bottom w:val="none" w:sz="0" w:space="0" w:color="auto"/>
            <w:right w:val="none" w:sz="0" w:space="0" w:color="auto"/>
          </w:divBdr>
        </w:div>
        <w:div w:id="1080711044">
          <w:marLeft w:val="640"/>
          <w:marRight w:val="0"/>
          <w:marTop w:val="0"/>
          <w:marBottom w:val="0"/>
          <w:divBdr>
            <w:top w:val="none" w:sz="0" w:space="0" w:color="auto"/>
            <w:left w:val="none" w:sz="0" w:space="0" w:color="auto"/>
            <w:bottom w:val="none" w:sz="0" w:space="0" w:color="auto"/>
            <w:right w:val="none" w:sz="0" w:space="0" w:color="auto"/>
          </w:divBdr>
        </w:div>
        <w:div w:id="215238862">
          <w:marLeft w:val="640"/>
          <w:marRight w:val="0"/>
          <w:marTop w:val="0"/>
          <w:marBottom w:val="0"/>
          <w:divBdr>
            <w:top w:val="none" w:sz="0" w:space="0" w:color="auto"/>
            <w:left w:val="none" w:sz="0" w:space="0" w:color="auto"/>
            <w:bottom w:val="none" w:sz="0" w:space="0" w:color="auto"/>
            <w:right w:val="none" w:sz="0" w:space="0" w:color="auto"/>
          </w:divBdr>
        </w:div>
        <w:div w:id="335235858">
          <w:marLeft w:val="640"/>
          <w:marRight w:val="0"/>
          <w:marTop w:val="0"/>
          <w:marBottom w:val="0"/>
          <w:divBdr>
            <w:top w:val="none" w:sz="0" w:space="0" w:color="auto"/>
            <w:left w:val="none" w:sz="0" w:space="0" w:color="auto"/>
            <w:bottom w:val="none" w:sz="0" w:space="0" w:color="auto"/>
            <w:right w:val="none" w:sz="0" w:space="0" w:color="auto"/>
          </w:divBdr>
        </w:div>
        <w:div w:id="7871726">
          <w:marLeft w:val="640"/>
          <w:marRight w:val="0"/>
          <w:marTop w:val="0"/>
          <w:marBottom w:val="0"/>
          <w:divBdr>
            <w:top w:val="none" w:sz="0" w:space="0" w:color="auto"/>
            <w:left w:val="none" w:sz="0" w:space="0" w:color="auto"/>
            <w:bottom w:val="none" w:sz="0" w:space="0" w:color="auto"/>
            <w:right w:val="none" w:sz="0" w:space="0" w:color="auto"/>
          </w:divBdr>
        </w:div>
        <w:div w:id="1481925347">
          <w:marLeft w:val="640"/>
          <w:marRight w:val="0"/>
          <w:marTop w:val="0"/>
          <w:marBottom w:val="0"/>
          <w:divBdr>
            <w:top w:val="none" w:sz="0" w:space="0" w:color="auto"/>
            <w:left w:val="none" w:sz="0" w:space="0" w:color="auto"/>
            <w:bottom w:val="none" w:sz="0" w:space="0" w:color="auto"/>
            <w:right w:val="none" w:sz="0" w:space="0" w:color="auto"/>
          </w:divBdr>
        </w:div>
        <w:div w:id="1332178874">
          <w:marLeft w:val="640"/>
          <w:marRight w:val="0"/>
          <w:marTop w:val="0"/>
          <w:marBottom w:val="0"/>
          <w:divBdr>
            <w:top w:val="none" w:sz="0" w:space="0" w:color="auto"/>
            <w:left w:val="none" w:sz="0" w:space="0" w:color="auto"/>
            <w:bottom w:val="none" w:sz="0" w:space="0" w:color="auto"/>
            <w:right w:val="none" w:sz="0" w:space="0" w:color="auto"/>
          </w:divBdr>
        </w:div>
        <w:div w:id="1286086052">
          <w:marLeft w:val="640"/>
          <w:marRight w:val="0"/>
          <w:marTop w:val="0"/>
          <w:marBottom w:val="0"/>
          <w:divBdr>
            <w:top w:val="none" w:sz="0" w:space="0" w:color="auto"/>
            <w:left w:val="none" w:sz="0" w:space="0" w:color="auto"/>
            <w:bottom w:val="none" w:sz="0" w:space="0" w:color="auto"/>
            <w:right w:val="none" w:sz="0" w:space="0" w:color="auto"/>
          </w:divBdr>
        </w:div>
        <w:div w:id="592013423">
          <w:marLeft w:val="640"/>
          <w:marRight w:val="0"/>
          <w:marTop w:val="0"/>
          <w:marBottom w:val="0"/>
          <w:divBdr>
            <w:top w:val="none" w:sz="0" w:space="0" w:color="auto"/>
            <w:left w:val="none" w:sz="0" w:space="0" w:color="auto"/>
            <w:bottom w:val="none" w:sz="0" w:space="0" w:color="auto"/>
            <w:right w:val="none" w:sz="0" w:space="0" w:color="auto"/>
          </w:divBdr>
        </w:div>
        <w:div w:id="423496136">
          <w:marLeft w:val="640"/>
          <w:marRight w:val="0"/>
          <w:marTop w:val="0"/>
          <w:marBottom w:val="0"/>
          <w:divBdr>
            <w:top w:val="none" w:sz="0" w:space="0" w:color="auto"/>
            <w:left w:val="none" w:sz="0" w:space="0" w:color="auto"/>
            <w:bottom w:val="none" w:sz="0" w:space="0" w:color="auto"/>
            <w:right w:val="none" w:sz="0" w:space="0" w:color="auto"/>
          </w:divBdr>
        </w:div>
        <w:div w:id="1418402284">
          <w:marLeft w:val="640"/>
          <w:marRight w:val="0"/>
          <w:marTop w:val="0"/>
          <w:marBottom w:val="0"/>
          <w:divBdr>
            <w:top w:val="none" w:sz="0" w:space="0" w:color="auto"/>
            <w:left w:val="none" w:sz="0" w:space="0" w:color="auto"/>
            <w:bottom w:val="none" w:sz="0" w:space="0" w:color="auto"/>
            <w:right w:val="none" w:sz="0" w:space="0" w:color="auto"/>
          </w:divBdr>
        </w:div>
        <w:div w:id="181287757">
          <w:marLeft w:val="640"/>
          <w:marRight w:val="0"/>
          <w:marTop w:val="0"/>
          <w:marBottom w:val="0"/>
          <w:divBdr>
            <w:top w:val="none" w:sz="0" w:space="0" w:color="auto"/>
            <w:left w:val="none" w:sz="0" w:space="0" w:color="auto"/>
            <w:bottom w:val="none" w:sz="0" w:space="0" w:color="auto"/>
            <w:right w:val="none" w:sz="0" w:space="0" w:color="auto"/>
          </w:divBdr>
        </w:div>
        <w:div w:id="341670576">
          <w:marLeft w:val="640"/>
          <w:marRight w:val="0"/>
          <w:marTop w:val="0"/>
          <w:marBottom w:val="0"/>
          <w:divBdr>
            <w:top w:val="none" w:sz="0" w:space="0" w:color="auto"/>
            <w:left w:val="none" w:sz="0" w:space="0" w:color="auto"/>
            <w:bottom w:val="none" w:sz="0" w:space="0" w:color="auto"/>
            <w:right w:val="none" w:sz="0" w:space="0" w:color="auto"/>
          </w:divBdr>
        </w:div>
        <w:div w:id="1358119391">
          <w:marLeft w:val="640"/>
          <w:marRight w:val="0"/>
          <w:marTop w:val="0"/>
          <w:marBottom w:val="0"/>
          <w:divBdr>
            <w:top w:val="none" w:sz="0" w:space="0" w:color="auto"/>
            <w:left w:val="none" w:sz="0" w:space="0" w:color="auto"/>
            <w:bottom w:val="none" w:sz="0" w:space="0" w:color="auto"/>
            <w:right w:val="none" w:sz="0" w:space="0" w:color="auto"/>
          </w:divBdr>
        </w:div>
        <w:div w:id="475342364">
          <w:marLeft w:val="640"/>
          <w:marRight w:val="0"/>
          <w:marTop w:val="0"/>
          <w:marBottom w:val="0"/>
          <w:divBdr>
            <w:top w:val="none" w:sz="0" w:space="0" w:color="auto"/>
            <w:left w:val="none" w:sz="0" w:space="0" w:color="auto"/>
            <w:bottom w:val="none" w:sz="0" w:space="0" w:color="auto"/>
            <w:right w:val="none" w:sz="0" w:space="0" w:color="auto"/>
          </w:divBdr>
        </w:div>
        <w:div w:id="514684782">
          <w:marLeft w:val="640"/>
          <w:marRight w:val="0"/>
          <w:marTop w:val="0"/>
          <w:marBottom w:val="0"/>
          <w:divBdr>
            <w:top w:val="none" w:sz="0" w:space="0" w:color="auto"/>
            <w:left w:val="none" w:sz="0" w:space="0" w:color="auto"/>
            <w:bottom w:val="none" w:sz="0" w:space="0" w:color="auto"/>
            <w:right w:val="none" w:sz="0" w:space="0" w:color="auto"/>
          </w:divBdr>
        </w:div>
        <w:div w:id="1555510488">
          <w:marLeft w:val="640"/>
          <w:marRight w:val="0"/>
          <w:marTop w:val="0"/>
          <w:marBottom w:val="0"/>
          <w:divBdr>
            <w:top w:val="none" w:sz="0" w:space="0" w:color="auto"/>
            <w:left w:val="none" w:sz="0" w:space="0" w:color="auto"/>
            <w:bottom w:val="none" w:sz="0" w:space="0" w:color="auto"/>
            <w:right w:val="none" w:sz="0" w:space="0" w:color="auto"/>
          </w:divBdr>
        </w:div>
        <w:div w:id="1615791455">
          <w:marLeft w:val="640"/>
          <w:marRight w:val="0"/>
          <w:marTop w:val="0"/>
          <w:marBottom w:val="0"/>
          <w:divBdr>
            <w:top w:val="none" w:sz="0" w:space="0" w:color="auto"/>
            <w:left w:val="none" w:sz="0" w:space="0" w:color="auto"/>
            <w:bottom w:val="none" w:sz="0" w:space="0" w:color="auto"/>
            <w:right w:val="none" w:sz="0" w:space="0" w:color="auto"/>
          </w:divBdr>
        </w:div>
        <w:div w:id="72241475">
          <w:marLeft w:val="640"/>
          <w:marRight w:val="0"/>
          <w:marTop w:val="0"/>
          <w:marBottom w:val="0"/>
          <w:divBdr>
            <w:top w:val="none" w:sz="0" w:space="0" w:color="auto"/>
            <w:left w:val="none" w:sz="0" w:space="0" w:color="auto"/>
            <w:bottom w:val="none" w:sz="0" w:space="0" w:color="auto"/>
            <w:right w:val="none" w:sz="0" w:space="0" w:color="auto"/>
          </w:divBdr>
        </w:div>
        <w:div w:id="548033565">
          <w:marLeft w:val="640"/>
          <w:marRight w:val="0"/>
          <w:marTop w:val="0"/>
          <w:marBottom w:val="0"/>
          <w:divBdr>
            <w:top w:val="none" w:sz="0" w:space="0" w:color="auto"/>
            <w:left w:val="none" w:sz="0" w:space="0" w:color="auto"/>
            <w:bottom w:val="none" w:sz="0" w:space="0" w:color="auto"/>
            <w:right w:val="none" w:sz="0" w:space="0" w:color="auto"/>
          </w:divBdr>
        </w:div>
        <w:div w:id="2033679013">
          <w:marLeft w:val="640"/>
          <w:marRight w:val="0"/>
          <w:marTop w:val="0"/>
          <w:marBottom w:val="0"/>
          <w:divBdr>
            <w:top w:val="none" w:sz="0" w:space="0" w:color="auto"/>
            <w:left w:val="none" w:sz="0" w:space="0" w:color="auto"/>
            <w:bottom w:val="none" w:sz="0" w:space="0" w:color="auto"/>
            <w:right w:val="none" w:sz="0" w:space="0" w:color="auto"/>
          </w:divBdr>
        </w:div>
        <w:div w:id="808982989">
          <w:marLeft w:val="640"/>
          <w:marRight w:val="0"/>
          <w:marTop w:val="0"/>
          <w:marBottom w:val="0"/>
          <w:divBdr>
            <w:top w:val="none" w:sz="0" w:space="0" w:color="auto"/>
            <w:left w:val="none" w:sz="0" w:space="0" w:color="auto"/>
            <w:bottom w:val="none" w:sz="0" w:space="0" w:color="auto"/>
            <w:right w:val="none" w:sz="0" w:space="0" w:color="auto"/>
          </w:divBdr>
        </w:div>
        <w:div w:id="1692023739">
          <w:marLeft w:val="640"/>
          <w:marRight w:val="0"/>
          <w:marTop w:val="0"/>
          <w:marBottom w:val="0"/>
          <w:divBdr>
            <w:top w:val="none" w:sz="0" w:space="0" w:color="auto"/>
            <w:left w:val="none" w:sz="0" w:space="0" w:color="auto"/>
            <w:bottom w:val="none" w:sz="0" w:space="0" w:color="auto"/>
            <w:right w:val="none" w:sz="0" w:space="0" w:color="auto"/>
          </w:divBdr>
        </w:div>
        <w:div w:id="53891471">
          <w:marLeft w:val="640"/>
          <w:marRight w:val="0"/>
          <w:marTop w:val="0"/>
          <w:marBottom w:val="0"/>
          <w:divBdr>
            <w:top w:val="none" w:sz="0" w:space="0" w:color="auto"/>
            <w:left w:val="none" w:sz="0" w:space="0" w:color="auto"/>
            <w:bottom w:val="none" w:sz="0" w:space="0" w:color="auto"/>
            <w:right w:val="none" w:sz="0" w:space="0" w:color="auto"/>
          </w:divBdr>
        </w:div>
        <w:div w:id="2068146345">
          <w:marLeft w:val="640"/>
          <w:marRight w:val="0"/>
          <w:marTop w:val="0"/>
          <w:marBottom w:val="0"/>
          <w:divBdr>
            <w:top w:val="none" w:sz="0" w:space="0" w:color="auto"/>
            <w:left w:val="none" w:sz="0" w:space="0" w:color="auto"/>
            <w:bottom w:val="none" w:sz="0" w:space="0" w:color="auto"/>
            <w:right w:val="none" w:sz="0" w:space="0" w:color="auto"/>
          </w:divBdr>
        </w:div>
        <w:div w:id="1390420172">
          <w:marLeft w:val="640"/>
          <w:marRight w:val="0"/>
          <w:marTop w:val="0"/>
          <w:marBottom w:val="0"/>
          <w:divBdr>
            <w:top w:val="none" w:sz="0" w:space="0" w:color="auto"/>
            <w:left w:val="none" w:sz="0" w:space="0" w:color="auto"/>
            <w:bottom w:val="none" w:sz="0" w:space="0" w:color="auto"/>
            <w:right w:val="none" w:sz="0" w:space="0" w:color="auto"/>
          </w:divBdr>
        </w:div>
        <w:div w:id="916552526">
          <w:marLeft w:val="640"/>
          <w:marRight w:val="0"/>
          <w:marTop w:val="0"/>
          <w:marBottom w:val="0"/>
          <w:divBdr>
            <w:top w:val="none" w:sz="0" w:space="0" w:color="auto"/>
            <w:left w:val="none" w:sz="0" w:space="0" w:color="auto"/>
            <w:bottom w:val="none" w:sz="0" w:space="0" w:color="auto"/>
            <w:right w:val="none" w:sz="0" w:space="0" w:color="auto"/>
          </w:divBdr>
        </w:div>
        <w:div w:id="475144805">
          <w:marLeft w:val="640"/>
          <w:marRight w:val="0"/>
          <w:marTop w:val="0"/>
          <w:marBottom w:val="0"/>
          <w:divBdr>
            <w:top w:val="none" w:sz="0" w:space="0" w:color="auto"/>
            <w:left w:val="none" w:sz="0" w:space="0" w:color="auto"/>
            <w:bottom w:val="none" w:sz="0" w:space="0" w:color="auto"/>
            <w:right w:val="none" w:sz="0" w:space="0" w:color="auto"/>
          </w:divBdr>
        </w:div>
        <w:div w:id="464003871">
          <w:marLeft w:val="640"/>
          <w:marRight w:val="0"/>
          <w:marTop w:val="0"/>
          <w:marBottom w:val="0"/>
          <w:divBdr>
            <w:top w:val="none" w:sz="0" w:space="0" w:color="auto"/>
            <w:left w:val="none" w:sz="0" w:space="0" w:color="auto"/>
            <w:bottom w:val="none" w:sz="0" w:space="0" w:color="auto"/>
            <w:right w:val="none" w:sz="0" w:space="0" w:color="auto"/>
          </w:divBdr>
        </w:div>
        <w:div w:id="1840080161">
          <w:marLeft w:val="640"/>
          <w:marRight w:val="0"/>
          <w:marTop w:val="0"/>
          <w:marBottom w:val="0"/>
          <w:divBdr>
            <w:top w:val="none" w:sz="0" w:space="0" w:color="auto"/>
            <w:left w:val="none" w:sz="0" w:space="0" w:color="auto"/>
            <w:bottom w:val="none" w:sz="0" w:space="0" w:color="auto"/>
            <w:right w:val="none" w:sz="0" w:space="0" w:color="auto"/>
          </w:divBdr>
        </w:div>
        <w:div w:id="1329478218">
          <w:marLeft w:val="640"/>
          <w:marRight w:val="0"/>
          <w:marTop w:val="0"/>
          <w:marBottom w:val="0"/>
          <w:divBdr>
            <w:top w:val="none" w:sz="0" w:space="0" w:color="auto"/>
            <w:left w:val="none" w:sz="0" w:space="0" w:color="auto"/>
            <w:bottom w:val="none" w:sz="0" w:space="0" w:color="auto"/>
            <w:right w:val="none" w:sz="0" w:space="0" w:color="auto"/>
          </w:divBdr>
        </w:div>
        <w:div w:id="1340888894">
          <w:marLeft w:val="640"/>
          <w:marRight w:val="0"/>
          <w:marTop w:val="0"/>
          <w:marBottom w:val="0"/>
          <w:divBdr>
            <w:top w:val="none" w:sz="0" w:space="0" w:color="auto"/>
            <w:left w:val="none" w:sz="0" w:space="0" w:color="auto"/>
            <w:bottom w:val="none" w:sz="0" w:space="0" w:color="auto"/>
            <w:right w:val="none" w:sz="0" w:space="0" w:color="auto"/>
          </w:divBdr>
        </w:div>
        <w:div w:id="2046439567">
          <w:marLeft w:val="640"/>
          <w:marRight w:val="0"/>
          <w:marTop w:val="0"/>
          <w:marBottom w:val="0"/>
          <w:divBdr>
            <w:top w:val="none" w:sz="0" w:space="0" w:color="auto"/>
            <w:left w:val="none" w:sz="0" w:space="0" w:color="auto"/>
            <w:bottom w:val="none" w:sz="0" w:space="0" w:color="auto"/>
            <w:right w:val="none" w:sz="0" w:space="0" w:color="auto"/>
          </w:divBdr>
        </w:div>
        <w:div w:id="1993560522">
          <w:marLeft w:val="640"/>
          <w:marRight w:val="0"/>
          <w:marTop w:val="0"/>
          <w:marBottom w:val="0"/>
          <w:divBdr>
            <w:top w:val="none" w:sz="0" w:space="0" w:color="auto"/>
            <w:left w:val="none" w:sz="0" w:space="0" w:color="auto"/>
            <w:bottom w:val="none" w:sz="0" w:space="0" w:color="auto"/>
            <w:right w:val="none" w:sz="0" w:space="0" w:color="auto"/>
          </w:divBdr>
        </w:div>
        <w:div w:id="1221138346">
          <w:marLeft w:val="640"/>
          <w:marRight w:val="0"/>
          <w:marTop w:val="0"/>
          <w:marBottom w:val="0"/>
          <w:divBdr>
            <w:top w:val="none" w:sz="0" w:space="0" w:color="auto"/>
            <w:left w:val="none" w:sz="0" w:space="0" w:color="auto"/>
            <w:bottom w:val="none" w:sz="0" w:space="0" w:color="auto"/>
            <w:right w:val="none" w:sz="0" w:space="0" w:color="auto"/>
          </w:divBdr>
        </w:div>
        <w:div w:id="1963341291">
          <w:marLeft w:val="640"/>
          <w:marRight w:val="0"/>
          <w:marTop w:val="0"/>
          <w:marBottom w:val="0"/>
          <w:divBdr>
            <w:top w:val="none" w:sz="0" w:space="0" w:color="auto"/>
            <w:left w:val="none" w:sz="0" w:space="0" w:color="auto"/>
            <w:bottom w:val="none" w:sz="0" w:space="0" w:color="auto"/>
            <w:right w:val="none" w:sz="0" w:space="0" w:color="auto"/>
          </w:divBdr>
        </w:div>
        <w:div w:id="218789477">
          <w:marLeft w:val="640"/>
          <w:marRight w:val="0"/>
          <w:marTop w:val="0"/>
          <w:marBottom w:val="0"/>
          <w:divBdr>
            <w:top w:val="none" w:sz="0" w:space="0" w:color="auto"/>
            <w:left w:val="none" w:sz="0" w:space="0" w:color="auto"/>
            <w:bottom w:val="none" w:sz="0" w:space="0" w:color="auto"/>
            <w:right w:val="none" w:sz="0" w:space="0" w:color="auto"/>
          </w:divBdr>
        </w:div>
        <w:div w:id="997925766">
          <w:marLeft w:val="640"/>
          <w:marRight w:val="0"/>
          <w:marTop w:val="0"/>
          <w:marBottom w:val="0"/>
          <w:divBdr>
            <w:top w:val="none" w:sz="0" w:space="0" w:color="auto"/>
            <w:left w:val="none" w:sz="0" w:space="0" w:color="auto"/>
            <w:bottom w:val="none" w:sz="0" w:space="0" w:color="auto"/>
            <w:right w:val="none" w:sz="0" w:space="0" w:color="auto"/>
          </w:divBdr>
        </w:div>
        <w:div w:id="1868983700">
          <w:marLeft w:val="640"/>
          <w:marRight w:val="0"/>
          <w:marTop w:val="0"/>
          <w:marBottom w:val="0"/>
          <w:divBdr>
            <w:top w:val="none" w:sz="0" w:space="0" w:color="auto"/>
            <w:left w:val="none" w:sz="0" w:space="0" w:color="auto"/>
            <w:bottom w:val="none" w:sz="0" w:space="0" w:color="auto"/>
            <w:right w:val="none" w:sz="0" w:space="0" w:color="auto"/>
          </w:divBdr>
        </w:div>
        <w:div w:id="1997219915">
          <w:marLeft w:val="640"/>
          <w:marRight w:val="0"/>
          <w:marTop w:val="0"/>
          <w:marBottom w:val="0"/>
          <w:divBdr>
            <w:top w:val="none" w:sz="0" w:space="0" w:color="auto"/>
            <w:left w:val="none" w:sz="0" w:space="0" w:color="auto"/>
            <w:bottom w:val="none" w:sz="0" w:space="0" w:color="auto"/>
            <w:right w:val="none" w:sz="0" w:space="0" w:color="auto"/>
          </w:divBdr>
        </w:div>
        <w:div w:id="1334919913">
          <w:marLeft w:val="640"/>
          <w:marRight w:val="0"/>
          <w:marTop w:val="0"/>
          <w:marBottom w:val="0"/>
          <w:divBdr>
            <w:top w:val="none" w:sz="0" w:space="0" w:color="auto"/>
            <w:left w:val="none" w:sz="0" w:space="0" w:color="auto"/>
            <w:bottom w:val="none" w:sz="0" w:space="0" w:color="auto"/>
            <w:right w:val="none" w:sz="0" w:space="0" w:color="auto"/>
          </w:divBdr>
        </w:div>
        <w:div w:id="273562036">
          <w:marLeft w:val="640"/>
          <w:marRight w:val="0"/>
          <w:marTop w:val="0"/>
          <w:marBottom w:val="0"/>
          <w:divBdr>
            <w:top w:val="none" w:sz="0" w:space="0" w:color="auto"/>
            <w:left w:val="none" w:sz="0" w:space="0" w:color="auto"/>
            <w:bottom w:val="none" w:sz="0" w:space="0" w:color="auto"/>
            <w:right w:val="none" w:sz="0" w:space="0" w:color="auto"/>
          </w:divBdr>
        </w:div>
        <w:div w:id="1275096483">
          <w:marLeft w:val="640"/>
          <w:marRight w:val="0"/>
          <w:marTop w:val="0"/>
          <w:marBottom w:val="0"/>
          <w:divBdr>
            <w:top w:val="none" w:sz="0" w:space="0" w:color="auto"/>
            <w:left w:val="none" w:sz="0" w:space="0" w:color="auto"/>
            <w:bottom w:val="none" w:sz="0" w:space="0" w:color="auto"/>
            <w:right w:val="none" w:sz="0" w:space="0" w:color="auto"/>
          </w:divBdr>
        </w:div>
        <w:div w:id="641808413">
          <w:marLeft w:val="640"/>
          <w:marRight w:val="0"/>
          <w:marTop w:val="0"/>
          <w:marBottom w:val="0"/>
          <w:divBdr>
            <w:top w:val="none" w:sz="0" w:space="0" w:color="auto"/>
            <w:left w:val="none" w:sz="0" w:space="0" w:color="auto"/>
            <w:bottom w:val="none" w:sz="0" w:space="0" w:color="auto"/>
            <w:right w:val="none" w:sz="0" w:space="0" w:color="auto"/>
          </w:divBdr>
        </w:div>
        <w:div w:id="1256522472">
          <w:marLeft w:val="640"/>
          <w:marRight w:val="0"/>
          <w:marTop w:val="0"/>
          <w:marBottom w:val="0"/>
          <w:divBdr>
            <w:top w:val="none" w:sz="0" w:space="0" w:color="auto"/>
            <w:left w:val="none" w:sz="0" w:space="0" w:color="auto"/>
            <w:bottom w:val="none" w:sz="0" w:space="0" w:color="auto"/>
            <w:right w:val="none" w:sz="0" w:space="0" w:color="auto"/>
          </w:divBdr>
        </w:div>
        <w:div w:id="2005862309">
          <w:marLeft w:val="640"/>
          <w:marRight w:val="0"/>
          <w:marTop w:val="0"/>
          <w:marBottom w:val="0"/>
          <w:divBdr>
            <w:top w:val="none" w:sz="0" w:space="0" w:color="auto"/>
            <w:left w:val="none" w:sz="0" w:space="0" w:color="auto"/>
            <w:bottom w:val="none" w:sz="0" w:space="0" w:color="auto"/>
            <w:right w:val="none" w:sz="0" w:space="0" w:color="auto"/>
          </w:divBdr>
        </w:div>
        <w:div w:id="1385181888">
          <w:marLeft w:val="640"/>
          <w:marRight w:val="0"/>
          <w:marTop w:val="0"/>
          <w:marBottom w:val="0"/>
          <w:divBdr>
            <w:top w:val="none" w:sz="0" w:space="0" w:color="auto"/>
            <w:left w:val="none" w:sz="0" w:space="0" w:color="auto"/>
            <w:bottom w:val="none" w:sz="0" w:space="0" w:color="auto"/>
            <w:right w:val="none" w:sz="0" w:space="0" w:color="auto"/>
          </w:divBdr>
        </w:div>
        <w:div w:id="2008744523">
          <w:marLeft w:val="640"/>
          <w:marRight w:val="0"/>
          <w:marTop w:val="0"/>
          <w:marBottom w:val="0"/>
          <w:divBdr>
            <w:top w:val="none" w:sz="0" w:space="0" w:color="auto"/>
            <w:left w:val="none" w:sz="0" w:space="0" w:color="auto"/>
            <w:bottom w:val="none" w:sz="0" w:space="0" w:color="auto"/>
            <w:right w:val="none" w:sz="0" w:space="0" w:color="auto"/>
          </w:divBdr>
        </w:div>
        <w:div w:id="2099445833">
          <w:marLeft w:val="640"/>
          <w:marRight w:val="0"/>
          <w:marTop w:val="0"/>
          <w:marBottom w:val="0"/>
          <w:divBdr>
            <w:top w:val="none" w:sz="0" w:space="0" w:color="auto"/>
            <w:left w:val="none" w:sz="0" w:space="0" w:color="auto"/>
            <w:bottom w:val="none" w:sz="0" w:space="0" w:color="auto"/>
            <w:right w:val="none" w:sz="0" w:space="0" w:color="auto"/>
          </w:divBdr>
        </w:div>
        <w:div w:id="2059472452">
          <w:marLeft w:val="640"/>
          <w:marRight w:val="0"/>
          <w:marTop w:val="0"/>
          <w:marBottom w:val="0"/>
          <w:divBdr>
            <w:top w:val="none" w:sz="0" w:space="0" w:color="auto"/>
            <w:left w:val="none" w:sz="0" w:space="0" w:color="auto"/>
            <w:bottom w:val="none" w:sz="0" w:space="0" w:color="auto"/>
            <w:right w:val="none" w:sz="0" w:space="0" w:color="auto"/>
          </w:divBdr>
        </w:div>
        <w:div w:id="1565069464">
          <w:marLeft w:val="640"/>
          <w:marRight w:val="0"/>
          <w:marTop w:val="0"/>
          <w:marBottom w:val="0"/>
          <w:divBdr>
            <w:top w:val="none" w:sz="0" w:space="0" w:color="auto"/>
            <w:left w:val="none" w:sz="0" w:space="0" w:color="auto"/>
            <w:bottom w:val="none" w:sz="0" w:space="0" w:color="auto"/>
            <w:right w:val="none" w:sz="0" w:space="0" w:color="auto"/>
          </w:divBdr>
        </w:div>
        <w:div w:id="490098798">
          <w:marLeft w:val="640"/>
          <w:marRight w:val="0"/>
          <w:marTop w:val="0"/>
          <w:marBottom w:val="0"/>
          <w:divBdr>
            <w:top w:val="none" w:sz="0" w:space="0" w:color="auto"/>
            <w:left w:val="none" w:sz="0" w:space="0" w:color="auto"/>
            <w:bottom w:val="none" w:sz="0" w:space="0" w:color="auto"/>
            <w:right w:val="none" w:sz="0" w:space="0" w:color="auto"/>
          </w:divBdr>
        </w:div>
        <w:div w:id="827940680">
          <w:marLeft w:val="640"/>
          <w:marRight w:val="0"/>
          <w:marTop w:val="0"/>
          <w:marBottom w:val="0"/>
          <w:divBdr>
            <w:top w:val="none" w:sz="0" w:space="0" w:color="auto"/>
            <w:left w:val="none" w:sz="0" w:space="0" w:color="auto"/>
            <w:bottom w:val="none" w:sz="0" w:space="0" w:color="auto"/>
            <w:right w:val="none" w:sz="0" w:space="0" w:color="auto"/>
          </w:divBdr>
        </w:div>
        <w:div w:id="18550476">
          <w:marLeft w:val="640"/>
          <w:marRight w:val="0"/>
          <w:marTop w:val="0"/>
          <w:marBottom w:val="0"/>
          <w:divBdr>
            <w:top w:val="none" w:sz="0" w:space="0" w:color="auto"/>
            <w:left w:val="none" w:sz="0" w:space="0" w:color="auto"/>
            <w:bottom w:val="none" w:sz="0" w:space="0" w:color="auto"/>
            <w:right w:val="none" w:sz="0" w:space="0" w:color="auto"/>
          </w:divBdr>
        </w:div>
        <w:div w:id="1047337397">
          <w:marLeft w:val="640"/>
          <w:marRight w:val="0"/>
          <w:marTop w:val="0"/>
          <w:marBottom w:val="0"/>
          <w:divBdr>
            <w:top w:val="none" w:sz="0" w:space="0" w:color="auto"/>
            <w:left w:val="none" w:sz="0" w:space="0" w:color="auto"/>
            <w:bottom w:val="none" w:sz="0" w:space="0" w:color="auto"/>
            <w:right w:val="none" w:sz="0" w:space="0" w:color="auto"/>
          </w:divBdr>
        </w:div>
        <w:div w:id="1330401026">
          <w:marLeft w:val="640"/>
          <w:marRight w:val="0"/>
          <w:marTop w:val="0"/>
          <w:marBottom w:val="0"/>
          <w:divBdr>
            <w:top w:val="none" w:sz="0" w:space="0" w:color="auto"/>
            <w:left w:val="none" w:sz="0" w:space="0" w:color="auto"/>
            <w:bottom w:val="none" w:sz="0" w:space="0" w:color="auto"/>
            <w:right w:val="none" w:sz="0" w:space="0" w:color="auto"/>
          </w:divBdr>
        </w:div>
        <w:div w:id="479422102">
          <w:marLeft w:val="640"/>
          <w:marRight w:val="0"/>
          <w:marTop w:val="0"/>
          <w:marBottom w:val="0"/>
          <w:divBdr>
            <w:top w:val="none" w:sz="0" w:space="0" w:color="auto"/>
            <w:left w:val="none" w:sz="0" w:space="0" w:color="auto"/>
            <w:bottom w:val="none" w:sz="0" w:space="0" w:color="auto"/>
            <w:right w:val="none" w:sz="0" w:space="0" w:color="auto"/>
          </w:divBdr>
        </w:div>
        <w:div w:id="1043024614">
          <w:marLeft w:val="640"/>
          <w:marRight w:val="0"/>
          <w:marTop w:val="0"/>
          <w:marBottom w:val="0"/>
          <w:divBdr>
            <w:top w:val="none" w:sz="0" w:space="0" w:color="auto"/>
            <w:left w:val="none" w:sz="0" w:space="0" w:color="auto"/>
            <w:bottom w:val="none" w:sz="0" w:space="0" w:color="auto"/>
            <w:right w:val="none" w:sz="0" w:space="0" w:color="auto"/>
          </w:divBdr>
        </w:div>
        <w:div w:id="178278385">
          <w:marLeft w:val="640"/>
          <w:marRight w:val="0"/>
          <w:marTop w:val="0"/>
          <w:marBottom w:val="0"/>
          <w:divBdr>
            <w:top w:val="none" w:sz="0" w:space="0" w:color="auto"/>
            <w:left w:val="none" w:sz="0" w:space="0" w:color="auto"/>
            <w:bottom w:val="none" w:sz="0" w:space="0" w:color="auto"/>
            <w:right w:val="none" w:sz="0" w:space="0" w:color="auto"/>
          </w:divBdr>
        </w:div>
        <w:div w:id="1604456129">
          <w:marLeft w:val="640"/>
          <w:marRight w:val="0"/>
          <w:marTop w:val="0"/>
          <w:marBottom w:val="0"/>
          <w:divBdr>
            <w:top w:val="none" w:sz="0" w:space="0" w:color="auto"/>
            <w:left w:val="none" w:sz="0" w:space="0" w:color="auto"/>
            <w:bottom w:val="none" w:sz="0" w:space="0" w:color="auto"/>
            <w:right w:val="none" w:sz="0" w:space="0" w:color="auto"/>
          </w:divBdr>
        </w:div>
        <w:div w:id="202640409">
          <w:marLeft w:val="640"/>
          <w:marRight w:val="0"/>
          <w:marTop w:val="0"/>
          <w:marBottom w:val="0"/>
          <w:divBdr>
            <w:top w:val="none" w:sz="0" w:space="0" w:color="auto"/>
            <w:left w:val="none" w:sz="0" w:space="0" w:color="auto"/>
            <w:bottom w:val="none" w:sz="0" w:space="0" w:color="auto"/>
            <w:right w:val="none" w:sz="0" w:space="0" w:color="auto"/>
          </w:divBdr>
        </w:div>
        <w:div w:id="432868969">
          <w:marLeft w:val="640"/>
          <w:marRight w:val="0"/>
          <w:marTop w:val="0"/>
          <w:marBottom w:val="0"/>
          <w:divBdr>
            <w:top w:val="none" w:sz="0" w:space="0" w:color="auto"/>
            <w:left w:val="none" w:sz="0" w:space="0" w:color="auto"/>
            <w:bottom w:val="none" w:sz="0" w:space="0" w:color="auto"/>
            <w:right w:val="none" w:sz="0" w:space="0" w:color="auto"/>
          </w:divBdr>
        </w:div>
        <w:div w:id="1463424027">
          <w:marLeft w:val="640"/>
          <w:marRight w:val="0"/>
          <w:marTop w:val="0"/>
          <w:marBottom w:val="0"/>
          <w:divBdr>
            <w:top w:val="none" w:sz="0" w:space="0" w:color="auto"/>
            <w:left w:val="none" w:sz="0" w:space="0" w:color="auto"/>
            <w:bottom w:val="none" w:sz="0" w:space="0" w:color="auto"/>
            <w:right w:val="none" w:sz="0" w:space="0" w:color="auto"/>
          </w:divBdr>
        </w:div>
        <w:div w:id="1285427456">
          <w:marLeft w:val="640"/>
          <w:marRight w:val="0"/>
          <w:marTop w:val="0"/>
          <w:marBottom w:val="0"/>
          <w:divBdr>
            <w:top w:val="none" w:sz="0" w:space="0" w:color="auto"/>
            <w:left w:val="none" w:sz="0" w:space="0" w:color="auto"/>
            <w:bottom w:val="none" w:sz="0" w:space="0" w:color="auto"/>
            <w:right w:val="none" w:sz="0" w:space="0" w:color="auto"/>
          </w:divBdr>
        </w:div>
      </w:divsChild>
    </w:div>
    <w:div w:id="979992561">
      <w:bodyDiv w:val="1"/>
      <w:marLeft w:val="0"/>
      <w:marRight w:val="0"/>
      <w:marTop w:val="0"/>
      <w:marBottom w:val="0"/>
      <w:divBdr>
        <w:top w:val="none" w:sz="0" w:space="0" w:color="auto"/>
        <w:left w:val="none" w:sz="0" w:space="0" w:color="auto"/>
        <w:bottom w:val="none" w:sz="0" w:space="0" w:color="auto"/>
        <w:right w:val="none" w:sz="0" w:space="0" w:color="auto"/>
      </w:divBdr>
      <w:divsChild>
        <w:div w:id="213858377">
          <w:marLeft w:val="640"/>
          <w:marRight w:val="0"/>
          <w:marTop w:val="0"/>
          <w:marBottom w:val="0"/>
          <w:divBdr>
            <w:top w:val="none" w:sz="0" w:space="0" w:color="auto"/>
            <w:left w:val="none" w:sz="0" w:space="0" w:color="auto"/>
            <w:bottom w:val="none" w:sz="0" w:space="0" w:color="auto"/>
            <w:right w:val="none" w:sz="0" w:space="0" w:color="auto"/>
          </w:divBdr>
        </w:div>
        <w:div w:id="1809204481">
          <w:marLeft w:val="640"/>
          <w:marRight w:val="0"/>
          <w:marTop w:val="0"/>
          <w:marBottom w:val="0"/>
          <w:divBdr>
            <w:top w:val="none" w:sz="0" w:space="0" w:color="auto"/>
            <w:left w:val="none" w:sz="0" w:space="0" w:color="auto"/>
            <w:bottom w:val="none" w:sz="0" w:space="0" w:color="auto"/>
            <w:right w:val="none" w:sz="0" w:space="0" w:color="auto"/>
          </w:divBdr>
        </w:div>
        <w:div w:id="1677228871">
          <w:marLeft w:val="640"/>
          <w:marRight w:val="0"/>
          <w:marTop w:val="0"/>
          <w:marBottom w:val="0"/>
          <w:divBdr>
            <w:top w:val="none" w:sz="0" w:space="0" w:color="auto"/>
            <w:left w:val="none" w:sz="0" w:space="0" w:color="auto"/>
            <w:bottom w:val="none" w:sz="0" w:space="0" w:color="auto"/>
            <w:right w:val="none" w:sz="0" w:space="0" w:color="auto"/>
          </w:divBdr>
        </w:div>
        <w:div w:id="2099937210">
          <w:marLeft w:val="640"/>
          <w:marRight w:val="0"/>
          <w:marTop w:val="0"/>
          <w:marBottom w:val="0"/>
          <w:divBdr>
            <w:top w:val="none" w:sz="0" w:space="0" w:color="auto"/>
            <w:left w:val="none" w:sz="0" w:space="0" w:color="auto"/>
            <w:bottom w:val="none" w:sz="0" w:space="0" w:color="auto"/>
            <w:right w:val="none" w:sz="0" w:space="0" w:color="auto"/>
          </w:divBdr>
        </w:div>
        <w:div w:id="549220701">
          <w:marLeft w:val="640"/>
          <w:marRight w:val="0"/>
          <w:marTop w:val="0"/>
          <w:marBottom w:val="0"/>
          <w:divBdr>
            <w:top w:val="none" w:sz="0" w:space="0" w:color="auto"/>
            <w:left w:val="none" w:sz="0" w:space="0" w:color="auto"/>
            <w:bottom w:val="none" w:sz="0" w:space="0" w:color="auto"/>
            <w:right w:val="none" w:sz="0" w:space="0" w:color="auto"/>
          </w:divBdr>
        </w:div>
        <w:div w:id="750155993">
          <w:marLeft w:val="640"/>
          <w:marRight w:val="0"/>
          <w:marTop w:val="0"/>
          <w:marBottom w:val="0"/>
          <w:divBdr>
            <w:top w:val="none" w:sz="0" w:space="0" w:color="auto"/>
            <w:left w:val="none" w:sz="0" w:space="0" w:color="auto"/>
            <w:bottom w:val="none" w:sz="0" w:space="0" w:color="auto"/>
            <w:right w:val="none" w:sz="0" w:space="0" w:color="auto"/>
          </w:divBdr>
        </w:div>
        <w:div w:id="1435706621">
          <w:marLeft w:val="640"/>
          <w:marRight w:val="0"/>
          <w:marTop w:val="0"/>
          <w:marBottom w:val="0"/>
          <w:divBdr>
            <w:top w:val="none" w:sz="0" w:space="0" w:color="auto"/>
            <w:left w:val="none" w:sz="0" w:space="0" w:color="auto"/>
            <w:bottom w:val="none" w:sz="0" w:space="0" w:color="auto"/>
            <w:right w:val="none" w:sz="0" w:space="0" w:color="auto"/>
          </w:divBdr>
        </w:div>
        <w:div w:id="57943027">
          <w:marLeft w:val="640"/>
          <w:marRight w:val="0"/>
          <w:marTop w:val="0"/>
          <w:marBottom w:val="0"/>
          <w:divBdr>
            <w:top w:val="none" w:sz="0" w:space="0" w:color="auto"/>
            <w:left w:val="none" w:sz="0" w:space="0" w:color="auto"/>
            <w:bottom w:val="none" w:sz="0" w:space="0" w:color="auto"/>
            <w:right w:val="none" w:sz="0" w:space="0" w:color="auto"/>
          </w:divBdr>
        </w:div>
        <w:div w:id="599751958">
          <w:marLeft w:val="640"/>
          <w:marRight w:val="0"/>
          <w:marTop w:val="0"/>
          <w:marBottom w:val="0"/>
          <w:divBdr>
            <w:top w:val="none" w:sz="0" w:space="0" w:color="auto"/>
            <w:left w:val="none" w:sz="0" w:space="0" w:color="auto"/>
            <w:bottom w:val="none" w:sz="0" w:space="0" w:color="auto"/>
            <w:right w:val="none" w:sz="0" w:space="0" w:color="auto"/>
          </w:divBdr>
        </w:div>
        <w:div w:id="1762606002">
          <w:marLeft w:val="640"/>
          <w:marRight w:val="0"/>
          <w:marTop w:val="0"/>
          <w:marBottom w:val="0"/>
          <w:divBdr>
            <w:top w:val="none" w:sz="0" w:space="0" w:color="auto"/>
            <w:left w:val="none" w:sz="0" w:space="0" w:color="auto"/>
            <w:bottom w:val="none" w:sz="0" w:space="0" w:color="auto"/>
            <w:right w:val="none" w:sz="0" w:space="0" w:color="auto"/>
          </w:divBdr>
        </w:div>
        <w:div w:id="1082798778">
          <w:marLeft w:val="640"/>
          <w:marRight w:val="0"/>
          <w:marTop w:val="0"/>
          <w:marBottom w:val="0"/>
          <w:divBdr>
            <w:top w:val="none" w:sz="0" w:space="0" w:color="auto"/>
            <w:left w:val="none" w:sz="0" w:space="0" w:color="auto"/>
            <w:bottom w:val="none" w:sz="0" w:space="0" w:color="auto"/>
            <w:right w:val="none" w:sz="0" w:space="0" w:color="auto"/>
          </w:divBdr>
        </w:div>
        <w:div w:id="608319047">
          <w:marLeft w:val="640"/>
          <w:marRight w:val="0"/>
          <w:marTop w:val="0"/>
          <w:marBottom w:val="0"/>
          <w:divBdr>
            <w:top w:val="none" w:sz="0" w:space="0" w:color="auto"/>
            <w:left w:val="none" w:sz="0" w:space="0" w:color="auto"/>
            <w:bottom w:val="none" w:sz="0" w:space="0" w:color="auto"/>
            <w:right w:val="none" w:sz="0" w:space="0" w:color="auto"/>
          </w:divBdr>
        </w:div>
        <w:div w:id="1827552085">
          <w:marLeft w:val="640"/>
          <w:marRight w:val="0"/>
          <w:marTop w:val="0"/>
          <w:marBottom w:val="0"/>
          <w:divBdr>
            <w:top w:val="none" w:sz="0" w:space="0" w:color="auto"/>
            <w:left w:val="none" w:sz="0" w:space="0" w:color="auto"/>
            <w:bottom w:val="none" w:sz="0" w:space="0" w:color="auto"/>
            <w:right w:val="none" w:sz="0" w:space="0" w:color="auto"/>
          </w:divBdr>
        </w:div>
        <w:div w:id="1182089127">
          <w:marLeft w:val="640"/>
          <w:marRight w:val="0"/>
          <w:marTop w:val="0"/>
          <w:marBottom w:val="0"/>
          <w:divBdr>
            <w:top w:val="none" w:sz="0" w:space="0" w:color="auto"/>
            <w:left w:val="none" w:sz="0" w:space="0" w:color="auto"/>
            <w:bottom w:val="none" w:sz="0" w:space="0" w:color="auto"/>
            <w:right w:val="none" w:sz="0" w:space="0" w:color="auto"/>
          </w:divBdr>
        </w:div>
        <w:div w:id="1991252024">
          <w:marLeft w:val="640"/>
          <w:marRight w:val="0"/>
          <w:marTop w:val="0"/>
          <w:marBottom w:val="0"/>
          <w:divBdr>
            <w:top w:val="none" w:sz="0" w:space="0" w:color="auto"/>
            <w:left w:val="none" w:sz="0" w:space="0" w:color="auto"/>
            <w:bottom w:val="none" w:sz="0" w:space="0" w:color="auto"/>
            <w:right w:val="none" w:sz="0" w:space="0" w:color="auto"/>
          </w:divBdr>
        </w:div>
        <w:div w:id="635447933">
          <w:marLeft w:val="640"/>
          <w:marRight w:val="0"/>
          <w:marTop w:val="0"/>
          <w:marBottom w:val="0"/>
          <w:divBdr>
            <w:top w:val="none" w:sz="0" w:space="0" w:color="auto"/>
            <w:left w:val="none" w:sz="0" w:space="0" w:color="auto"/>
            <w:bottom w:val="none" w:sz="0" w:space="0" w:color="auto"/>
            <w:right w:val="none" w:sz="0" w:space="0" w:color="auto"/>
          </w:divBdr>
        </w:div>
        <w:div w:id="162090330">
          <w:marLeft w:val="640"/>
          <w:marRight w:val="0"/>
          <w:marTop w:val="0"/>
          <w:marBottom w:val="0"/>
          <w:divBdr>
            <w:top w:val="none" w:sz="0" w:space="0" w:color="auto"/>
            <w:left w:val="none" w:sz="0" w:space="0" w:color="auto"/>
            <w:bottom w:val="none" w:sz="0" w:space="0" w:color="auto"/>
            <w:right w:val="none" w:sz="0" w:space="0" w:color="auto"/>
          </w:divBdr>
        </w:div>
        <w:div w:id="598564592">
          <w:marLeft w:val="640"/>
          <w:marRight w:val="0"/>
          <w:marTop w:val="0"/>
          <w:marBottom w:val="0"/>
          <w:divBdr>
            <w:top w:val="none" w:sz="0" w:space="0" w:color="auto"/>
            <w:left w:val="none" w:sz="0" w:space="0" w:color="auto"/>
            <w:bottom w:val="none" w:sz="0" w:space="0" w:color="auto"/>
            <w:right w:val="none" w:sz="0" w:space="0" w:color="auto"/>
          </w:divBdr>
        </w:div>
        <w:div w:id="942298722">
          <w:marLeft w:val="640"/>
          <w:marRight w:val="0"/>
          <w:marTop w:val="0"/>
          <w:marBottom w:val="0"/>
          <w:divBdr>
            <w:top w:val="none" w:sz="0" w:space="0" w:color="auto"/>
            <w:left w:val="none" w:sz="0" w:space="0" w:color="auto"/>
            <w:bottom w:val="none" w:sz="0" w:space="0" w:color="auto"/>
            <w:right w:val="none" w:sz="0" w:space="0" w:color="auto"/>
          </w:divBdr>
        </w:div>
        <w:div w:id="192575368">
          <w:marLeft w:val="640"/>
          <w:marRight w:val="0"/>
          <w:marTop w:val="0"/>
          <w:marBottom w:val="0"/>
          <w:divBdr>
            <w:top w:val="none" w:sz="0" w:space="0" w:color="auto"/>
            <w:left w:val="none" w:sz="0" w:space="0" w:color="auto"/>
            <w:bottom w:val="none" w:sz="0" w:space="0" w:color="auto"/>
            <w:right w:val="none" w:sz="0" w:space="0" w:color="auto"/>
          </w:divBdr>
        </w:div>
        <w:div w:id="1101753785">
          <w:marLeft w:val="640"/>
          <w:marRight w:val="0"/>
          <w:marTop w:val="0"/>
          <w:marBottom w:val="0"/>
          <w:divBdr>
            <w:top w:val="none" w:sz="0" w:space="0" w:color="auto"/>
            <w:left w:val="none" w:sz="0" w:space="0" w:color="auto"/>
            <w:bottom w:val="none" w:sz="0" w:space="0" w:color="auto"/>
            <w:right w:val="none" w:sz="0" w:space="0" w:color="auto"/>
          </w:divBdr>
        </w:div>
        <w:div w:id="1924223099">
          <w:marLeft w:val="640"/>
          <w:marRight w:val="0"/>
          <w:marTop w:val="0"/>
          <w:marBottom w:val="0"/>
          <w:divBdr>
            <w:top w:val="none" w:sz="0" w:space="0" w:color="auto"/>
            <w:left w:val="none" w:sz="0" w:space="0" w:color="auto"/>
            <w:bottom w:val="none" w:sz="0" w:space="0" w:color="auto"/>
            <w:right w:val="none" w:sz="0" w:space="0" w:color="auto"/>
          </w:divBdr>
        </w:div>
        <w:div w:id="443430105">
          <w:marLeft w:val="640"/>
          <w:marRight w:val="0"/>
          <w:marTop w:val="0"/>
          <w:marBottom w:val="0"/>
          <w:divBdr>
            <w:top w:val="none" w:sz="0" w:space="0" w:color="auto"/>
            <w:left w:val="none" w:sz="0" w:space="0" w:color="auto"/>
            <w:bottom w:val="none" w:sz="0" w:space="0" w:color="auto"/>
            <w:right w:val="none" w:sz="0" w:space="0" w:color="auto"/>
          </w:divBdr>
        </w:div>
        <w:div w:id="1835142919">
          <w:marLeft w:val="640"/>
          <w:marRight w:val="0"/>
          <w:marTop w:val="0"/>
          <w:marBottom w:val="0"/>
          <w:divBdr>
            <w:top w:val="none" w:sz="0" w:space="0" w:color="auto"/>
            <w:left w:val="none" w:sz="0" w:space="0" w:color="auto"/>
            <w:bottom w:val="none" w:sz="0" w:space="0" w:color="auto"/>
            <w:right w:val="none" w:sz="0" w:space="0" w:color="auto"/>
          </w:divBdr>
        </w:div>
        <w:div w:id="2043044561">
          <w:marLeft w:val="640"/>
          <w:marRight w:val="0"/>
          <w:marTop w:val="0"/>
          <w:marBottom w:val="0"/>
          <w:divBdr>
            <w:top w:val="none" w:sz="0" w:space="0" w:color="auto"/>
            <w:left w:val="none" w:sz="0" w:space="0" w:color="auto"/>
            <w:bottom w:val="none" w:sz="0" w:space="0" w:color="auto"/>
            <w:right w:val="none" w:sz="0" w:space="0" w:color="auto"/>
          </w:divBdr>
        </w:div>
        <w:div w:id="231740946">
          <w:marLeft w:val="640"/>
          <w:marRight w:val="0"/>
          <w:marTop w:val="0"/>
          <w:marBottom w:val="0"/>
          <w:divBdr>
            <w:top w:val="none" w:sz="0" w:space="0" w:color="auto"/>
            <w:left w:val="none" w:sz="0" w:space="0" w:color="auto"/>
            <w:bottom w:val="none" w:sz="0" w:space="0" w:color="auto"/>
            <w:right w:val="none" w:sz="0" w:space="0" w:color="auto"/>
          </w:divBdr>
        </w:div>
        <w:div w:id="1339386698">
          <w:marLeft w:val="640"/>
          <w:marRight w:val="0"/>
          <w:marTop w:val="0"/>
          <w:marBottom w:val="0"/>
          <w:divBdr>
            <w:top w:val="none" w:sz="0" w:space="0" w:color="auto"/>
            <w:left w:val="none" w:sz="0" w:space="0" w:color="auto"/>
            <w:bottom w:val="none" w:sz="0" w:space="0" w:color="auto"/>
            <w:right w:val="none" w:sz="0" w:space="0" w:color="auto"/>
          </w:divBdr>
        </w:div>
        <w:div w:id="727268923">
          <w:marLeft w:val="640"/>
          <w:marRight w:val="0"/>
          <w:marTop w:val="0"/>
          <w:marBottom w:val="0"/>
          <w:divBdr>
            <w:top w:val="none" w:sz="0" w:space="0" w:color="auto"/>
            <w:left w:val="none" w:sz="0" w:space="0" w:color="auto"/>
            <w:bottom w:val="none" w:sz="0" w:space="0" w:color="auto"/>
            <w:right w:val="none" w:sz="0" w:space="0" w:color="auto"/>
          </w:divBdr>
        </w:div>
        <w:div w:id="1937715300">
          <w:marLeft w:val="640"/>
          <w:marRight w:val="0"/>
          <w:marTop w:val="0"/>
          <w:marBottom w:val="0"/>
          <w:divBdr>
            <w:top w:val="none" w:sz="0" w:space="0" w:color="auto"/>
            <w:left w:val="none" w:sz="0" w:space="0" w:color="auto"/>
            <w:bottom w:val="none" w:sz="0" w:space="0" w:color="auto"/>
            <w:right w:val="none" w:sz="0" w:space="0" w:color="auto"/>
          </w:divBdr>
        </w:div>
        <w:div w:id="236670718">
          <w:marLeft w:val="640"/>
          <w:marRight w:val="0"/>
          <w:marTop w:val="0"/>
          <w:marBottom w:val="0"/>
          <w:divBdr>
            <w:top w:val="none" w:sz="0" w:space="0" w:color="auto"/>
            <w:left w:val="none" w:sz="0" w:space="0" w:color="auto"/>
            <w:bottom w:val="none" w:sz="0" w:space="0" w:color="auto"/>
            <w:right w:val="none" w:sz="0" w:space="0" w:color="auto"/>
          </w:divBdr>
        </w:div>
        <w:div w:id="2094429930">
          <w:marLeft w:val="640"/>
          <w:marRight w:val="0"/>
          <w:marTop w:val="0"/>
          <w:marBottom w:val="0"/>
          <w:divBdr>
            <w:top w:val="none" w:sz="0" w:space="0" w:color="auto"/>
            <w:left w:val="none" w:sz="0" w:space="0" w:color="auto"/>
            <w:bottom w:val="none" w:sz="0" w:space="0" w:color="auto"/>
            <w:right w:val="none" w:sz="0" w:space="0" w:color="auto"/>
          </w:divBdr>
        </w:div>
        <w:div w:id="160125344">
          <w:marLeft w:val="640"/>
          <w:marRight w:val="0"/>
          <w:marTop w:val="0"/>
          <w:marBottom w:val="0"/>
          <w:divBdr>
            <w:top w:val="none" w:sz="0" w:space="0" w:color="auto"/>
            <w:left w:val="none" w:sz="0" w:space="0" w:color="auto"/>
            <w:bottom w:val="none" w:sz="0" w:space="0" w:color="auto"/>
            <w:right w:val="none" w:sz="0" w:space="0" w:color="auto"/>
          </w:divBdr>
        </w:div>
        <w:div w:id="445933842">
          <w:marLeft w:val="640"/>
          <w:marRight w:val="0"/>
          <w:marTop w:val="0"/>
          <w:marBottom w:val="0"/>
          <w:divBdr>
            <w:top w:val="none" w:sz="0" w:space="0" w:color="auto"/>
            <w:left w:val="none" w:sz="0" w:space="0" w:color="auto"/>
            <w:bottom w:val="none" w:sz="0" w:space="0" w:color="auto"/>
            <w:right w:val="none" w:sz="0" w:space="0" w:color="auto"/>
          </w:divBdr>
        </w:div>
        <w:div w:id="1835024542">
          <w:marLeft w:val="640"/>
          <w:marRight w:val="0"/>
          <w:marTop w:val="0"/>
          <w:marBottom w:val="0"/>
          <w:divBdr>
            <w:top w:val="none" w:sz="0" w:space="0" w:color="auto"/>
            <w:left w:val="none" w:sz="0" w:space="0" w:color="auto"/>
            <w:bottom w:val="none" w:sz="0" w:space="0" w:color="auto"/>
            <w:right w:val="none" w:sz="0" w:space="0" w:color="auto"/>
          </w:divBdr>
        </w:div>
        <w:div w:id="344988287">
          <w:marLeft w:val="640"/>
          <w:marRight w:val="0"/>
          <w:marTop w:val="0"/>
          <w:marBottom w:val="0"/>
          <w:divBdr>
            <w:top w:val="none" w:sz="0" w:space="0" w:color="auto"/>
            <w:left w:val="none" w:sz="0" w:space="0" w:color="auto"/>
            <w:bottom w:val="none" w:sz="0" w:space="0" w:color="auto"/>
            <w:right w:val="none" w:sz="0" w:space="0" w:color="auto"/>
          </w:divBdr>
        </w:div>
        <w:div w:id="59914703">
          <w:marLeft w:val="640"/>
          <w:marRight w:val="0"/>
          <w:marTop w:val="0"/>
          <w:marBottom w:val="0"/>
          <w:divBdr>
            <w:top w:val="none" w:sz="0" w:space="0" w:color="auto"/>
            <w:left w:val="none" w:sz="0" w:space="0" w:color="auto"/>
            <w:bottom w:val="none" w:sz="0" w:space="0" w:color="auto"/>
            <w:right w:val="none" w:sz="0" w:space="0" w:color="auto"/>
          </w:divBdr>
        </w:div>
        <w:div w:id="1339965278">
          <w:marLeft w:val="640"/>
          <w:marRight w:val="0"/>
          <w:marTop w:val="0"/>
          <w:marBottom w:val="0"/>
          <w:divBdr>
            <w:top w:val="none" w:sz="0" w:space="0" w:color="auto"/>
            <w:left w:val="none" w:sz="0" w:space="0" w:color="auto"/>
            <w:bottom w:val="none" w:sz="0" w:space="0" w:color="auto"/>
            <w:right w:val="none" w:sz="0" w:space="0" w:color="auto"/>
          </w:divBdr>
        </w:div>
        <w:div w:id="33046757">
          <w:marLeft w:val="640"/>
          <w:marRight w:val="0"/>
          <w:marTop w:val="0"/>
          <w:marBottom w:val="0"/>
          <w:divBdr>
            <w:top w:val="none" w:sz="0" w:space="0" w:color="auto"/>
            <w:left w:val="none" w:sz="0" w:space="0" w:color="auto"/>
            <w:bottom w:val="none" w:sz="0" w:space="0" w:color="auto"/>
            <w:right w:val="none" w:sz="0" w:space="0" w:color="auto"/>
          </w:divBdr>
        </w:div>
        <w:div w:id="548883658">
          <w:marLeft w:val="640"/>
          <w:marRight w:val="0"/>
          <w:marTop w:val="0"/>
          <w:marBottom w:val="0"/>
          <w:divBdr>
            <w:top w:val="none" w:sz="0" w:space="0" w:color="auto"/>
            <w:left w:val="none" w:sz="0" w:space="0" w:color="auto"/>
            <w:bottom w:val="none" w:sz="0" w:space="0" w:color="auto"/>
            <w:right w:val="none" w:sz="0" w:space="0" w:color="auto"/>
          </w:divBdr>
        </w:div>
        <w:div w:id="222449052">
          <w:marLeft w:val="640"/>
          <w:marRight w:val="0"/>
          <w:marTop w:val="0"/>
          <w:marBottom w:val="0"/>
          <w:divBdr>
            <w:top w:val="none" w:sz="0" w:space="0" w:color="auto"/>
            <w:left w:val="none" w:sz="0" w:space="0" w:color="auto"/>
            <w:bottom w:val="none" w:sz="0" w:space="0" w:color="auto"/>
            <w:right w:val="none" w:sz="0" w:space="0" w:color="auto"/>
          </w:divBdr>
        </w:div>
        <w:div w:id="1736272652">
          <w:marLeft w:val="640"/>
          <w:marRight w:val="0"/>
          <w:marTop w:val="0"/>
          <w:marBottom w:val="0"/>
          <w:divBdr>
            <w:top w:val="none" w:sz="0" w:space="0" w:color="auto"/>
            <w:left w:val="none" w:sz="0" w:space="0" w:color="auto"/>
            <w:bottom w:val="none" w:sz="0" w:space="0" w:color="auto"/>
            <w:right w:val="none" w:sz="0" w:space="0" w:color="auto"/>
          </w:divBdr>
        </w:div>
        <w:div w:id="1206335420">
          <w:marLeft w:val="640"/>
          <w:marRight w:val="0"/>
          <w:marTop w:val="0"/>
          <w:marBottom w:val="0"/>
          <w:divBdr>
            <w:top w:val="none" w:sz="0" w:space="0" w:color="auto"/>
            <w:left w:val="none" w:sz="0" w:space="0" w:color="auto"/>
            <w:bottom w:val="none" w:sz="0" w:space="0" w:color="auto"/>
            <w:right w:val="none" w:sz="0" w:space="0" w:color="auto"/>
          </w:divBdr>
        </w:div>
        <w:div w:id="1324620505">
          <w:marLeft w:val="640"/>
          <w:marRight w:val="0"/>
          <w:marTop w:val="0"/>
          <w:marBottom w:val="0"/>
          <w:divBdr>
            <w:top w:val="none" w:sz="0" w:space="0" w:color="auto"/>
            <w:left w:val="none" w:sz="0" w:space="0" w:color="auto"/>
            <w:bottom w:val="none" w:sz="0" w:space="0" w:color="auto"/>
            <w:right w:val="none" w:sz="0" w:space="0" w:color="auto"/>
          </w:divBdr>
        </w:div>
        <w:div w:id="183639633">
          <w:marLeft w:val="640"/>
          <w:marRight w:val="0"/>
          <w:marTop w:val="0"/>
          <w:marBottom w:val="0"/>
          <w:divBdr>
            <w:top w:val="none" w:sz="0" w:space="0" w:color="auto"/>
            <w:left w:val="none" w:sz="0" w:space="0" w:color="auto"/>
            <w:bottom w:val="none" w:sz="0" w:space="0" w:color="auto"/>
            <w:right w:val="none" w:sz="0" w:space="0" w:color="auto"/>
          </w:divBdr>
        </w:div>
        <w:div w:id="312755103">
          <w:marLeft w:val="640"/>
          <w:marRight w:val="0"/>
          <w:marTop w:val="0"/>
          <w:marBottom w:val="0"/>
          <w:divBdr>
            <w:top w:val="none" w:sz="0" w:space="0" w:color="auto"/>
            <w:left w:val="none" w:sz="0" w:space="0" w:color="auto"/>
            <w:bottom w:val="none" w:sz="0" w:space="0" w:color="auto"/>
            <w:right w:val="none" w:sz="0" w:space="0" w:color="auto"/>
          </w:divBdr>
        </w:div>
        <w:div w:id="938220432">
          <w:marLeft w:val="640"/>
          <w:marRight w:val="0"/>
          <w:marTop w:val="0"/>
          <w:marBottom w:val="0"/>
          <w:divBdr>
            <w:top w:val="none" w:sz="0" w:space="0" w:color="auto"/>
            <w:left w:val="none" w:sz="0" w:space="0" w:color="auto"/>
            <w:bottom w:val="none" w:sz="0" w:space="0" w:color="auto"/>
            <w:right w:val="none" w:sz="0" w:space="0" w:color="auto"/>
          </w:divBdr>
        </w:div>
        <w:div w:id="2015453634">
          <w:marLeft w:val="640"/>
          <w:marRight w:val="0"/>
          <w:marTop w:val="0"/>
          <w:marBottom w:val="0"/>
          <w:divBdr>
            <w:top w:val="none" w:sz="0" w:space="0" w:color="auto"/>
            <w:left w:val="none" w:sz="0" w:space="0" w:color="auto"/>
            <w:bottom w:val="none" w:sz="0" w:space="0" w:color="auto"/>
            <w:right w:val="none" w:sz="0" w:space="0" w:color="auto"/>
          </w:divBdr>
        </w:div>
        <w:div w:id="86735898">
          <w:marLeft w:val="640"/>
          <w:marRight w:val="0"/>
          <w:marTop w:val="0"/>
          <w:marBottom w:val="0"/>
          <w:divBdr>
            <w:top w:val="none" w:sz="0" w:space="0" w:color="auto"/>
            <w:left w:val="none" w:sz="0" w:space="0" w:color="auto"/>
            <w:bottom w:val="none" w:sz="0" w:space="0" w:color="auto"/>
            <w:right w:val="none" w:sz="0" w:space="0" w:color="auto"/>
          </w:divBdr>
        </w:div>
        <w:div w:id="663751411">
          <w:marLeft w:val="640"/>
          <w:marRight w:val="0"/>
          <w:marTop w:val="0"/>
          <w:marBottom w:val="0"/>
          <w:divBdr>
            <w:top w:val="none" w:sz="0" w:space="0" w:color="auto"/>
            <w:left w:val="none" w:sz="0" w:space="0" w:color="auto"/>
            <w:bottom w:val="none" w:sz="0" w:space="0" w:color="auto"/>
            <w:right w:val="none" w:sz="0" w:space="0" w:color="auto"/>
          </w:divBdr>
        </w:div>
        <w:div w:id="341707205">
          <w:marLeft w:val="640"/>
          <w:marRight w:val="0"/>
          <w:marTop w:val="0"/>
          <w:marBottom w:val="0"/>
          <w:divBdr>
            <w:top w:val="none" w:sz="0" w:space="0" w:color="auto"/>
            <w:left w:val="none" w:sz="0" w:space="0" w:color="auto"/>
            <w:bottom w:val="none" w:sz="0" w:space="0" w:color="auto"/>
            <w:right w:val="none" w:sz="0" w:space="0" w:color="auto"/>
          </w:divBdr>
        </w:div>
        <w:div w:id="1250239628">
          <w:marLeft w:val="640"/>
          <w:marRight w:val="0"/>
          <w:marTop w:val="0"/>
          <w:marBottom w:val="0"/>
          <w:divBdr>
            <w:top w:val="none" w:sz="0" w:space="0" w:color="auto"/>
            <w:left w:val="none" w:sz="0" w:space="0" w:color="auto"/>
            <w:bottom w:val="none" w:sz="0" w:space="0" w:color="auto"/>
            <w:right w:val="none" w:sz="0" w:space="0" w:color="auto"/>
          </w:divBdr>
        </w:div>
        <w:div w:id="474566357">
          <w:marLeft w:val="640"/>
          <w:marRight w:val="0"/>
          <w:marTop w:val="0"/>
          <w:marBottom w:val="0"/>
          <w:divBdr>
            <w:top w:val="none" w:sz="0" w:space="0" w:color="auto"/>
            <w:left w:val="none" w:sz="0" w:space="0" w:color="auto"/>
            <w:bottom w:val="none" w:sz="0" w:space="0" w:color="auto"/>
            <w:right w:val="none" w:sz="0" w:space="0" w:color="auto"/>
          </w:divBdr>
        </w:div>
        <w:div w:id="1526795966">
          <w:marLeft w:val="640"/>
          <w:marRight w:val="0"/>
          <w:marTop w:val="0"/>
          <w:marBottom w:val="0"/>
          <w:divBdr>
            <w:top w:val="none" w:sz="0" w:space="0" w:color="auto"/>
            <w:left w:val="none" w:sz="0" w:space="0" w:color="auto"/>
            <w:bottom w:val="none" w:sz="0" w:space="0" w:color="auto"/>
            <w:right w:val="none" w:sz="0" w:space="0" w:color="auto"/>
          </w:divBdr>
        </w:div>
        <w:div w:id="494734697">
          <w:marLeft w:val="640"/>
          <w:marRight w:val="0"/>
          <w:marTop w:val="0"/>
          <w:marBottom w:val="0"/>
          <w:divBdr>
            <w:top w:val="none" w:sz="0" w:space="0" w:color="auto"/>
            <w:left w:val="none" w:sz="0" w:space="0" w:color="auto"/>
            <w:bottom w:val="none" w:sz="0" w:space="0" w:color="auto"/>
            <w:right w:val="none" w:sz="0" w:space="0" w:color="auto"/>
          </w:divBdr>
        </w:div>
        <w:div w:id="1986353837">
          <w:marLeft w:val="640"/>
          <w:marRight w:val="0"/>
          <w:marTop w:val="0"/>
          <w:marBottom w:val="0"/>
          <w:divBdr>
            <w:top w:val="none" w:sz="0" w:space="0" w:color="auto"/>
            <w:left w:val="none" w:sz="0" w:space="0" w:color="auto"/>
            <w:bottom w:val="none" w:sz="0" w:space="0" w:color="auto"/>
            <w:right w:val="none" w:sz="0" w:space="0" w:color="auto"/>
          </w:divBdr>
        </w:div>
        <w:div w:id="1200123239">
          <w:marLeft w:val="640"/>
          <w:marRight w:val="0"/>
          <w:marTop w:val="0"/>
          <w:marBottom w:val="0"/>
          <w:divBdr>
            <w:top w:val="none" w:sz="0" w:space="0" w:color="auto"/>
            <w:left w:val="none" w:sz="0" w:space="0" w:color="auto"/>
            <w:bottom w:val="none" w:sz="0" w:space="0" w:color="auto"/>
            <w:right w:val="none" w:sz="0" w:space="0" w:color="auto"/>
          </w:divBdr>
        </w:div>
        <w:div w:id="712192012">
          <w:marLeft w:val="640"/>
          <w:marRight w:val="0"/>
          <w:marTop w:val="0"/>
          <w:marBottom w:val="0"/>
          <w:divBdr>
            <w:top w:val="none" w:sz="0" w:space="0" w:color="auto"/>
            <w:left w:val="none" w:sz="0" w:space="0" w:color="auto"/>
            <w:bottom w:val="none" w:sz="0" w:space="0" w:color="auto"/>
            <w:right w:val="none" w:sz="0" w:space="0" w:color="auto"/>
          </w:divBdr>
        </w:div>
        <w:div w:id="1443845673">
          <w:marLeft w:val="640"/>
          <w:marRight w:val="0"/>
          <w:marTop w:val="0"/>
          <w:marBottom w:val="0"/>
          <w:divBdr>
            <w:top w:val="none" w:sz="0" w:space="0" w:color="auto"/>
            <w:left w:val="none" w:sz="0" w:space="0" w:color="auto"/>
            <w:bottom w:val="none" w:sz="0" w:space="0" w:color="auto"/>
            <w:right w:val="none" w:sz="0" w:space="0" w:color="auto"/>
          </w:divBdr>
        </w:div>
        <w:div w:id="2053773774">
          <w:marLeft w:val="640"/>
          <w:marRight w:val="0"/>
          <w:marTop w:val="0"/>
          <w:marBottom w:val="0"/>
          <w:divBdr>
            <w:top w:val="none" w:sz="0" w:space="0" w:color="auto"/>
            <w:left w:val="none" w:sz="0" w:space="0" w:color="auto"/>
            <w:bottom w:val="none" w:sz="0" w:space="0" w:color="auto"/>
            <w:right w:val="none" w:sz="0" w:space="0" w:color="auto"/>
          </w:divBdr>
        </w:div>
        <w:div w:id="376667221">
          <w:marLeft w:val="640"/>
          <w:marRight w:val="0"/>
          <w:marTop w:val="0"/>
          <w:marBottom w:val="0"/>
          <w:divBdr>
            <w:top w:val="none" w:sz="0" w:space="0" w:color="auto"/>
            <w:left w:val="none" w:sz="0" w:space="0" w:color="auto"/>
            <w:bottom w:val="none" w:sz="0" w:space="0" w:color="auto"/>
            <w:right w:val="none" w:sz="0" w:space="0" w:color="auto"/>
          </w:divBdr>
        </w:div>
        <w:div w:id="2035959697">
          <w:marLeft w:val="640"/>
          <w:marRight w:val="0"/>
          <w:marTop w:val="0"/>
          <w:marBottom w:val="0"/>
          <w:divBdr>
            <w:top w:val="none" w:sz="0" w:space="0" w:color="auto"/>
            <w:left w:val="none" w:sz="0" w:space="0" w:color="auto"/>
            <w:bottom w:val="none" w:sz="0" w:space="0" w:color="auto"/>
            <w:right w:val="none" w:sz="0" w:space="0" w:color="auto"/>
          </w:divBdr>
        </w:div>
        <w:div w:id="297075873">
          <w:marLeft w:val="640"/>
          <w:marRight w:val="0"/>
          <w:marTop w:val="0"/>
          <w:marBottom w:val="0"/>
          <w:divBdr>
            <w:top w:val="none" w:sz="0" w:space="0" w:color="auto"/>
            <w:left w:val="none" w:sz="0" w:space="0" w:color="auto"/>
            <w:bottom w:val="none" w:sz="0" w:space="0" w:color="auto"/>
            <w:right w:val="none" w:sz="0" w:space="0" w:color="auto"/>
          </w:divBdr>
        </w:div>
        <w:div w:id="648286344">
          <w:marLeft w:val="640"/>
          <w:marRight w:val="0"/>
          <w:marTop w:val="0"/>
          <w:marBottom w:val="0"/>
          <w:divBdr>
            <w:top w:val="none" w:sz="0" w:space="0" w:color="auto"/>
            <w:left w:val="none" w:sz="0" w:space="0" w:color="auto"/>
            <w:bottom w:val="none" w:sz="0" w:space="0" w:color="auto"/>
            <w:right w:val="none" w:sz="0" w:space="0" w:color="auto"/>
          </w:divBdr>
        </w:div>
        <w:div w:id="822434001">
          <w:marLeft w:val="640"/>
          <w:marRight w:val="0"/>
          <w:marTop w:val="0"/>
          <w:marBottom w:val="0"/>
          <w:divBdr>
            <w:top w:val="none" w:sz="0" w:space="0" w:color="auto"/>
            <w:left w:val="none" w:sz="0" w:space="0" w:color="auto"/>
            <w:bottom w:val="none" w:sz="0" w:space="0" w:color="auto"/>
            <w:right w:val="none" w:sz="0" w:space="0" w:color="auto"/>
          </w:divBdr>
        </w:div>
        <w:div w:id="1888183154">
          <w:marLeft w:val="640"/>
          <w:marRight w:val="0"/>
          <w:marTop w:val="0"/>
          <w:marBottom w:val="0"/>
          <w:divBdr>
            <w:top w:val="none" w:sz="0" w:space="0" w:color="auto"/>
            <w:left w:val="none" w:sz="0" w:space="0" w:color="auto"/>
            <w:bottom w:val="none" w:sz="0" w:space="0" w:color="auto"/>
            <w:right w:val="none" w:sz="0" w:space="0" w:color="auto"/>
          </w:divBdr>
        </w:div>
        <w:div w:id="749546078">
          <w:marLeft w:val="640"/>
          <w:marRight w:val="0"/>
          <w:marTop w:val="0"/>
          <w:marBottom w:val="0"/>
          <w:divBdr>
            <w:top w:val="none" w:sz="0" w:space="0" w:color="auto"/>
            <w:left w:val="none" w:sz="0" w:space="0" w:color="auto"/>
            <w:bottom w:val="none" w:sz="0" w:space="0" w:color="auto"/>
            <w:right w:val="none" w:sz="0" w:space="0" w:color="auto"/>
          </w:divBdr>
        </w:div>
        <w:div w:id="1549344055">
          <w:marLeft w:val="640"/>
          <w:marRight w:val="0"/>
          <w:marTop w:val="0"/>
          <w:marBottom w:val="0"/>
          <w:divBdr>
            <w:top w:val="none" w:sz="0" w:space="0" w:color="auto"/>
            <w:left w:val="none" w:sz="0" w:space="0" w:color="auto"/>
            <w:bottom w:val="none" w:sz="0" w:space="0" w:color="auto"/>
            <w:right w:val="none" w:sz="0" w:space="0" w:color="auto"/>
          </w:divBdr>
        </w:div>
        <w:div w:id="1363824369">
          <w:marLeft w:val="640"/>
          <w:marRight w:val="0"/>
          <w:marTop w:val="0"/>
          <w:marBottom w:val="0"/>
          <w:divBdr>
            <w:top w:val="none" w:sz="0" w:space="0" w:color="auto"/>
            <w:left w:val="none" w:sz="0" w:space="0" w:color="auto"/>
            <w:bottom w:val="none" w:sz="0" w:space="0" w:color="auto"/>
            <w:right w:val="none" w:sz="0" w:space="0" w:color="auto"/>
          </w:divBdr>
        </w:div>
        <w:div w:id="611018953">
          <w:marLeft w:val="640"/>
          <w:marRight w:val="0"/>
          <w:marTop w:val="0"/>
          <w:marBottom w:val="0"/>
          <w:divBdr>
            <w:top w:val="none" w:sz="0" w:space="0" w:color="auto"/>
            <w:left w:val="none" w:sz="0" w:space="0" w:color="auto"/>
            <w:bottom w:val="none" w:sz="0" w:space="0" w:color="auto"/>
            <w:right w:val="none" w:sz="0" w:space="0" w:color="auto"/>
          </w:divBdr>
        </w:div>
        <w:div w:id="22286420">
          <w:marLeft w:val="640"/>
          <w:marRight w:val="0"/>
          <w:marTop w:val="0"/>
          <w:marBottom w:val="0"/>
          <w:divBdr>
            <w:top w:val="none" w:sz="0" w:space="0" w:color="auto"/>
            <w:left w:val="none" w:sz="0" w:space="0" w:color="auto"/>
            <w:bottom w:val="none" w:sz="0" w:space="0" w:color="auto"/>
            <w:right w:val="none" w:sz="0" w:space="0" w:color="auto"/>
          </w:divBdr>
        </w:div>
        <w:div w:id="1834375533">
          <w:marLeft w:val="640"/>
          <w:marRight w:val="0"/>
          <w:marTop w:val="0"/>
          <w:marBottom w:val="0"/>
          <w:divBdr>
            <w:top w:val="none" w:sz="0" w:space="0" w:color="auto"/>
            <w:left w:val="none" w:sz="0" w:space="0" w:color="auto"/>
            <w:bottom w:val="none" w:sz="0" w:space="0" w:color="auto"/>
            <w:right w:val="none" w:sz="0" w:space="0" w:color="auto"/>
          </w:divBdr>
        </w:div>
        <w:div w:id="1401488956">
          <w:marLeft w:val="640"/>
          <w:marRight w:val="0"/>
          <w:marTop w:val="0"/>
          <w:marBottom w:val="0"/>
          <w:divBdr>
            <w:top w:val="none" w:sz="0" w:space="0" w:color="auto"/>
            <w:left w:val="none" w:sz="0" w:space="0" w:color="auto"/>
            <w:bottom w:val="none" w:sz="0" w:space="0" w:color="auto"/>
            <w:right w:val="none" w:sz="0" w:space="0" w:color="auto"/>
          </w:divBdr>
        </w:div>
        <w:div w:id="1176651974">
          <w:marLeft w:val="640"/>
          <w:marRight w:val="0"/>
          <w:marTop w:val="0"/>
          <w:marBottom w:val="0"/>
          <w:divBdr>
            <w:top w:val="none" w:sz="0" w:space="0" w:color="auto"/>
            <w:left w:val="none" w:sz="0" w:space="0" w:color="auto"/>
            <w:bottom w:val="none" w:sz="0" w:space="0" w:color="auto"/>
            <w:right w:val="none" w:sz="0" w:space="0" w:color="auto"/>
          </w:divBdr>
        </w:div>
        <w:div w:id="3174214">
          <w:marLeft w:val="640"/>
          <w:marRight w:val="0"/>
          <w:marTop w:val="0"/>
          <w:marBottom w:val="0"/>
          <w:divBdr>
            <w:top w:val="none" w:sz="0" w:space="0" w:color="auto"/>
            <w:left w:val="none" w:sz="0" w:space="0" w:color="auto"/>
            <w:bottom w:val="none" w:sz="0" w:space="0" w:color="auto"/>
            <w:right w:val="none" w:sz="0" w:space="0" w:color="auto"/>
          </w:divBdr>
        </w:div>
        <w:div w:id="2249439">
          <w:marLeft w:val="640"/>
          <w:marRight w:val="0"/>
          <w:marTop w:val="0"/>
          <w:marBottom w:val="0"/>
          <w:divBdr>
            <w:top w:val="none" w:sz="0" w:space="0" w:color="auto"/>
            <w:left w:val="none" w:sz="0" w:space="0" w:color="auto"/>
            <w:bottom w:val="none" w:sz="0" w:space="0" w:color="auto"/>
            <w:right w:val="none" w:sz="0" w:space="0" w:color="auto"/>
          </w:divBdr>
        </w:div>
        <w:div w:id="1450203560">
          <w:marLeft w:val="640"/>
          <w:marRight w:val="0"/>
          <w:marTop w:val="0"/>
          <w:marBottom w:val="0"/>
          <w:divBdr>
            <w:top w:val="none" w:sz="0" w:space="0" w:color="auto"/>
            <w:left w:val="none" w:sz="0" w:space="0" w:color="auto"/>
            <w:bottom w:val="none" w:sz="0" w:space="0" w:color="auto"/>
            <w:right w:val="none" w:sz="0" w:space="0" w:color="auto"/>
          </w:divBdr>
        </w:div>
        <w:div w:id="297346983">
          <w:marLeft w:val="640"/>
          <w:marRight w:val="0"/>
          <w:marTop w:val="0"/>
          <w:marBottom w:val="0"/>
          <w:divBdr>
            <w:top w:val="none" w:sz="0" w:space="0" w:color="auto"/>
            <w:left w:val="none" w:sz="0" w:space="0" w:color="auto"/>
            <w:bottom w:val="none" w:sz="0" w:space="0" w:color="auto"/>
            <w:right w:val="none" w:sz="0" w:space="0" w:color="auto"/>
          </w:divBdr>
        </w:div>
        <w:div w:id="1418936668">
          <w:marLeft w:val="640"/>
          <w:marRight w:val="0"/>
          <w:marTop w:val="0"/>
          <w:marBottom w:val="0"/>
          <w:divBdr>
            <w:top w:val="none" w:sz="0" w:space="0" w:color="auto"/>
            <w:left w:val="none" w:sz="0" w:space="0" w:color="auto"/>
            <w:bottom w:val="none" w:sz="0" w:space="0" w:color="auto"/>
            <w:right w:val="none" w:sz="0" w:space="0" w:color="auto"/>
          </w:divBdr>
        </w:div>
        <w:div w:id="218247574">
          <w:marLeft w:val="640"/>
          <w:marRight w:val="0"/>
          <w:marTop w:val="0"/>
          <w:marBottom w:val="0"/>
          <w:divBdr>
            <w:top w:val="none" w:sz="0" w:space="0" w:color="auto"/>
            <w:left w:val="none" w:sz="0" w:space="0" w:color="auto"/>
            <w:bottom w:val="none" w:sz="0" w:space="0" w:color="auto"/>
            <w:right w:val="none" w:sz="0" w:space="0" w:color="auto"/>
          </w:divBdr>
        </w:div>
        <w:div w:id="1407070096">
          <w:marLeft w:val="640"/>
          <w:marRight w:val="0"/>
          <w:marTop w:val="0"/>
          <w:marBottom w:val="0"/>
          <w:divBdr>
            <w:top w:val="none" w:sz="0" w:space="0" w:color="auto"/>
            <w:left w:val="none" w:sz="0" w:space="0" w:color="auto"/>
            <w:bottom w:val="none" w:sz="0" w:space="0" w:color="auto"/>
            <w:right w:val="none" w:sz="0" w:space="0" w:color="auto"/>
          </w:divBdr>
        </w:div>
        <w:div w:id="929196763">
          <w:marLeft w:val="640"/>
          <w:marRight w:val="0"/>
          <w:marTop w:val="0"/>
          <w:marBottom w:val="0"/>
          <w:divBdr>
            <w:top w:val="none" w:sz="0" w:space="0" w:color="auto"/>
            <w:left w:val="none" w:sz="0" w:space="0" w:color="auto"/>
            <w:bottom w:val="none" w:sz="0" w:space="0" w:color="auto"/>
            <w:right w:val="none" w:sz="0" w:space="0" w:color="auto"/>
          </w:divBdr>
        </w:div>
        <w:div w:id="1750695191">
          <w:marLeft w:val="640"/>
          <w:marRight w:val="0"/>
          <w:marTop w:val="0"/>
          <w:marBottom w:val="0"/>
          <w:divBdr>
            <w:top w:val="none" w:sz="0" w:space="0" w:color="auto"/>
            <w:left w:val="none" w:sz="0" w:space="0" w:color="auto"/>
            <w:bottom w:val="none" w:sz="0" w:space="0" w:color="auto"/>
            <w:right w:val="none" w:sz="0" w:space="0" w:color="auto"/>
          </w:divBdr>
        </w:div>
        <w:div w:id="2122992489">
          <w:marLeft w:val="640"/>
          <w:marRight w:val="0"/>
          <w:marTop w:val="0"/>
          <w:marBottom w:val="0"/>
          <w:divBdr>
            <w:top w:val="none" w:sz="0" w:space="0" w:color="auto"/>
            <w:left w:val="none" w:sz="0" w:space="0" w:color="auto"/>
            <w:bottom w:val="none" w:sz="0" w:space="0" w:color="auto"/>
            <w:right w:val="none" w:sz="0" w:space="0" w:color="auto"/>
          </w:divBdr>
        </w:div>
        <w:div w:id="376588685">
          <w:marLeft w:val="640"/>
          <w:marRight w:val="0"/>
          <w:marTop w:val="0"/>
          <w:marBottom w:val="0"/>
          <w:divBdr>
            <w:top w:val="none" w:sz="0" w:space="0" w:color="auto"/>
            <w:left w:val="none" w:sz="0" w:space="0" w:color="auto"/>
            <w:bottom w:val="none" w:sz="0" w:space="0" w:color="auto"/>
            <w:right w:val="none" w:sz="0" w:space="0" w:color="auto"/>
          </w:divBdr>
        </w:div>
        <w:div w:id="1050348920">
          <w:marLeft w:val="640"/>
          <w:marRight w:val="0"/>
          <w:marTop w:val="0"/>
          <w:marBottom w:val="0"/>
          <w:divBdr>
            <w:top w:val="none" w:sz="0" w:space="0" w:color="auto"/>
            <w:left w:val="none" w:sz="0" w:space="0" w:color="auto"/>
            <w:bottom w:val="none" w:sz="0" w:space="0" w:color="auto"/>
            <w:right w:val="none" w:sz="0" w:space="0" w:color="auto"/>
          </w:divBdr>
        </w:div>
        <w:div w:id="1312517686">
          <w:marLeft w:val="640"/>
          <w:marRight w:val="0"/>
          <w:marTop w:val="0"/>
          <w:marBottom w:val="0"/>
          <w:divBdr>
            <w:top w:val="none" w:sz="0" w:space="0" w:color="auto"/>
            <w:left w:val="none" w:sz="0" w:space="0" w:color="auto"/>
            <w:bottom w:val="none" w:sz="0" w:space="0" w:color="auto"/>
            <w:right w:val="none" w:sz="0" w:space="0" w:color="auto"/>
          </w:divBdr>
        </w:div>
        <w:div w:id="827594972">
          <w:marLeft w:val="640"/>
          <w:marRight w:val="0"/>
          <w:marTop w:val="0"/>
          <w:marBottom w:val="0"/>
          <w:divBdr>
            <w:top w:val="none" w:sz="0" w:space="0" w:color="auto"/>
            <w:left w:val="none" w:sz="0" w:space="0" w:color="auto"/>
            <w:bottom w:val="none" w:sz="0" w:space="0" w:color="auto"/>
            <w:right w:val="none" w:sz="0" w:space="0" w:color="auto"/>
          </w:divBdr>
        </w:div>
        <w:div w:id="1353384475">
          <w:marLeft w:val="640"/>
          <w:marRight w:val="0"/>
          <w:marTop w:val="0"/>
          <w:marBottom w:val="0"/>
          <w:divBdr>
            <w:top w:val="none" w:sz="0" w:space="0" w:color="auto"/>
            <w:left w:val="none" w:sz="0" w:space="0" w:color="auto"/>
            <w:bottom w:val="none" w:sz="0" w:space="0" w:color="auto"/>
            <w:right w:val="none" w:sz="0" w:space="0" w:color="auto"/>
          </w:divBdr>
        </w:div>
        <w:div w:id="1634752257">
          <w:marLeft w:val="640"/>
          <w:marRight w:val="0"/>
          <w:marTop w:val="0"/>
          <w:marBottom w:val="0"/>
          <w:divBdr>
            <w:top w:val="none" w:sz="0" w:space="0" w:color="auto"/>
            <w:left w:val="none" w:sz="0" w:space="0" w:color="auto"/>
            <w:bottom w:val="none" w:sz="0" w:space="0" w:color="auto"/>
            <w:right w:val="none" w:sz="0" w:space="0" w:color="auto"/>
          </w:divBdr>
        </w:div>
        <w:div w:id="1453354367">
          <w:marLeft w:val="640"/>
          <w:marRight w:val="0"/>
          <w:marTop w:val="0"/>
          <w:marBottom w:val="0"/>
          <w:divBdr>
            <w:top w:val="none" w:sz="0" w:space="0" w:color="auto"/>
            <w:left w:val="none" w:sz="0" w:space="0" w:color="auto"/>
            <w:bottom w:val="none" w:sz="0" w:space="0" w:color="auto"/>
            <w:right w:val="none" w:sz="0" w:space="0" w:color="auto"/>
          </w:divBdr>
        </w:div>
        <w:div w:id="1559128926">
          <w:marLeft w:val="640"/>
          <w:marRight w:val="0"/>
          <w:marTop w:val="0"/>
          <w:marBottom w:val="0"/>
          <w:divBdr>
            <w:top w:val="none" w:sz="0" w:space="0" w:color="auto"/>
            <w:left w:val="none" w:sz="0" w:space="0" w:color="auto"/>
            <w:bottom w:val="none" w:sz="0" w:space="0" w:color="auto"/>
            <w:right w:val="none" w:sz="0" w:space="0" w:color="auto"/>
          </w:divBdr>
        </w:div>
        <w:div w:id="250820166">
          <w:marLeft w:val="640"/>
          <w:marRight w:val="0"/>
          <w:marTop w:val="0"/>
          <w:marBottom w:val="0"/>
          <w:divBdr>
            <w:top w:val="none" w:sz="0" w:space="0" w:color="auto"/>
            <w:left w:val="none" w:sz="0" w:space="0" w:color="auto"/>
            <w:bottom w:val="none" w:sz="0" w:space="0" w:color="auto"/>
            <w:right w:val="none" w:sz="0" w:space="0" w:color="auto"/>
          </w:divBdr>
        </w:div>
        <w:div w:id="974528702">
          <w:marLeft w:val="640"/>
          <w:marRight w:val="0"/>
          <w:marTop w:val="0"/>
          <w:marBottom w:val="0"/>
          <w:divBdr>
            <w:top w:val="none" w:sz="0" w:space="0" w:color="auto"/>
            <w:left w:val="none" w:sz="0" w:space="0" w:color="auto"/>
            <w:bottom w:val="none" w:sz="0" w:space="0" w:color="auto"/>
            <w:right w:val="none" w:sz="0" w:space="0" w:color="auto"/>
          </w:divBdr>
        </w:div>
        <w:div w:id="782307557">
          <w:marLeft w:val="640"/>
          <w:marRight w:val="0"/>
          <w:marTop w:val="0"/>
          <w:marBottom w:val="0"/>
          <w:divBdr>
            <w:top w:val="none" w:sz="0" w:space="0" w:color="auto"/>
            <w:left w:val="none" w:sz="0" w:space="0" w:color="auto"/>
            <w:bottom w:val="none" w:sz="0" w:space="0" w:color="auto"/>
            <w:right w:val="none" w:sz="0" w:space="0" w:color="auto"/>
          </w:divBdr>
        </w:div>
        <w:div w:id="1084451046">
          <w:marLeft w:val="640"/>
          <w:marRight w:val="0"/>
          <w:marTop w:val="0"/>
          <w:marBottom w:val="0"/>
          <w:divBdr>
            <w:top w:val="none" w:sz="0" w:space="0" w:color="auto"/>
            <w:left w:val="none" w:sz="0" w:space="0" w:color="auto"/>
            <w:bottom w:val="none" w:sz="0" w:space="0" w:color="auto"/>
            <w:right w:val="none" w:sz="0" w:space="0" w:color="auto"/>
          </w:divBdr>
        </w:div>
        <w:div w:id="1536117754">
          <w:marLeft w:val="640"/>
          <w:marRight w:val="0"/>
          <w:marTop w:val="0"/>
          <w:marBottom w:val="0"/>
          <w:divBdr>
            <w:top w:val="none" w:sz="0" w:space="0" w:color="auto"/>
            <w:left w:val="none" w:sz="0" w:space="0" w:color="auto"/>
            <w:bottom w:val="none" w:sz="0" w:space="0" w:color="auto"/>
            <w:right w:val="none" w:sz="0" w:space="0" w:color="auto"/>
          </w:divBdr>
        </w:div>
        <w:div w:id="1682734742">
          <w:marLeft w:val="640"/>
          <w:marRight w:val="0"/>
          <w:marTop w:val="0"/>
          <w:marBottom w:val="0"/>
          <w:divBdr>
            <w:top w:val="none" w:sz="0" w:space="0" w:color="auto"/>
            <w:left w:val="none" w:sz="0" w:space="0" w:color="auto"/>
            <w:bottom w:val="none" w:sz="0" w:space="0" w:color="auto"/>
            <w:right w:val="none" w:sz="0" w:space="0" w:color="auto"/>
          </w:divBdr>
        </w:div>
        <w:div w:id="1784765222">
          <w:marLeft w:val="640"/>
          <w:marRight w:val="0"/>
          <w:marTop w:val="0"/>
          <w:marBottom w:val="0"/>
          <w:divBdr>
            <w:top w:val="none" w:sz="0" w:space="0" w:color="auto"/>
            <w:left w:val="none" w:sz="0" w:space="0" w:color="auto"/>
            <w:bottom w:val="none" w:sz="0" w:space="0" w:color="auto"/>
            <w:right w:val="none" w:sz="0" w:space="0" w:color="auto"/>
          </w:divBdr>
        </w:div>
        <w:div w:id="1399129187">
          <w:marLeft w:val="640"/>
          <w:marRight w:val="0"/>
          <w:marTop w:val="0"/>
          <w:marBottom w:val="0"/>
          <w:divBdr>
            <w:top w:val="none" w:sz="0" w:space="0" w:color="auto"/>
            <w:left w:val="none" w:sz="0" w:space="0" w:color="auto"/>
            <w:bottom w:val="none" w:sz="0" w:space="0" w:color="auto"/>
            <w:right w:val="none" w:sz="0" w:space="0" w:color="auto"/>
          </w:divBdr>
        </w:div>
        <w:div w:id="1257133926">
          <w:marLeft w:val="640"/>
          <w:marRight w:val="0"/>
          <w:marTop w:val="0"/>
          <w:marBottom w:val="0"/>
          <w:divBdr>
            <w:top w:val="none" w:sz="0" w:space="0" w:color="auto"/>
            <w:left w:val="none" w:sz="0" w:space="0" w:color="auto"/>
            <w:bottom w:val="none" w:sz="0" w:space="0" w:color="auto"/>
            <w:right w:val="none" w:sz="0" w:space="0" w:color="auto"/>
          </w:divBdr>
        </w:div>
        <w:div w:id="4401312">
          <w:marLeft w:val="640"/>
          <w:marRight w:val="0"/>
          <w:marTop w:val="0"/>
          <w:marBottom w:val="0"/>
          <w:divBdr>
            <w:top w:val="none" w:sz="0" w:space="0" w:color="auto"/>
            <w:left w:val="none" w:sz="0" w:space="0" w:color="auto"/>
            <w:bottom w:val="none" w:sz="0" w:space="0" w:color="auto"/>
            <w:right w:val="none" w:sz="0" w:space="0" w:color="auto"/>
          </w:divBdr>
        </w:div>
        <w:div w:id="294987307">
          <w:marLeft w:val="640"/>
          <w:marRight w:val="0"/>
          <w:marTop w:val="0"/>
          <w:marBottom w:val="0"/>
          <w:divBdr>
            <w:top w:val="none" w:sz="0" w:space="0" w:color="auto"/>
            <w:left w:val="none" w:sz="0" w:space="0" w:color="auto"/>
            <w:bottom w:val="none" w:sz="0" w:space="0" w:color="auto"/>
            <w:right w:val="none" w:sz="0" w:space="0" w:color="auto"/>
          </w:divBdr>
        </w:div>
        <w:div w:id="1423842660">
          <w:marLeft w:val="640"/>
          <w:marRight w:val="0"/>
          <w:marTop w:val="0"/>
          <w:marBottom w:val="0"/>
          <w:divBdr>
            <w:top w:val="none" w:sz="0" w:space="0" w:color="auto"/>
            <w:left w:val="none" w:sz="0" w:space="0" w:color="auto"/>
            <w:bottom w:val="none" w:sz="0" w:space="0" w:color="auto"/>
            <w:right w:val="none" w:sz="0" w:space="0" w:color="auto"/>
          </w:divBdr>
        </w:div>
        <w:div w:id="202989165">
          <w:marLeft w:val="640"/>
          <w:marRight w:val="0"/>
          <w:marTop w:val="0"/>
          <w:marBottom w:val="0"/>
          <w:divBdr>
            <w:top w:val="none" w:sz="0" w:space="0" w:color="auto"/>
            <w:left w:val="none" w:sz="0" w:space="0" w:color="auto"/>
            <w:bottom w:val="none" w:sz="0" w:space="0" w:color="auto"/>
            <w:right w:val="none" w:sz="0" w:space="0" w:color="auto"/>
          </w:divBdr>
        </w:div>
        <w:div w:id="729228234">
          <w:marLeft w:val="640"/>
          <w:marRight w:val="0"/>
          <w:marTop w:val="0"/>
          <w:marBottom w:val="0"/>
          <w:divBdr>
            <w:top w:val="none" w:sz="0" w:space="0" w:color="auto"/>
            <w:left w:val="none" w:sz="0" w:space="0" w:color="auto"/>
            <w:bottom w:val="none" w:sz="0" w:space="0" w:color="auto"/>
            <w:right w:val="none" w:sz="0" w:space="0" w:color="auto"/>
          </w:divBdr>
        </w:div>
        <w:div w:id="384255679">
          <w:marLeft w:val="640"/>
          <w:marRight w:val="0"/>
          <w:marTop w:val="0"/>
          <w:marBottom w:val="0"/>
          <w:divBdr>
            <w:top w:val="none" w:sz="0" w:space="0" w:color="auto"/>
            <w:left w:val="none" w:sz="0" w:space="0" w:color="auto"/>
            <w:bottom w:val="none" w:sz="0" w:space="0" w:color="auto"/>
            <w:right w:val="none" w:sz="0" w:space="0" w:color="auto"/>
          </w:divBdr>
        </w:div>
        <w:div w:id="1008757146">
          <w:marLeft w:val="640"/>
          <w:marRight w:val="0"/>
          <w:marTop w:val="0"/>
          <w:marBottom w:val="0"/>
          <w:divBdr>
            <w:top w:val="none" w:sz="0" w:space="0" w:color="auto"/>
            <w:left w:val="none" w:sz="0" w:space="0" w:color="auto"/>
            <w:bottom w:val="none" w:sz="0" w:space="0" w:color="auto"/>
            <w:right w:val="none" w:sz="0" w:space="0" w:color="auto"/>
          </w:divBdr>
        </w:div>
        <w:div w:id="1891964802">
          <w:marLeft w:val="640"/>
          <w:marRight w:val="0"/>
          <w:marTop w:val="0"/>
          <w:marBottom w:val="0"/>
          <w:divBdr>
            <w:top w:val="none" w:sz="0" w:space="0" w:color="auto"/>
            <w:left w:val="none" w:sz="0" w:space="0" w:color="auto"/>
            <w:bottom w:val="none" w:sz="0" w:space="0" w:color="auto"/>
            <w:right w:val="none" w:sz="0" w:space="0" w:color="auto"/>
          </w:divBdr>
        </w:div>
        <w:div w:id="1975675373">
          <w:marLeft w:val="640"/>
          <w:marRight w:val="0"/>
          <w:marTop w:val="0"/>
          <w:marBottom w:val="0"/>
          <w:divBdr>
            <w:top w:val="none" w:sz="0" w:space="0" w:color="auto"/>
            <w:left w:val="none" w:sz="0" w:space="0" w:color="auto"/>
            <w:bottom w:val="none" w:sz="0" w:space="0" w:color="auto"/>
            <w:right w:val="none" w:sz="0" w:space="0" w:color="auto"/>
          </w:divBdr>
        </w:div>
        <w:div w:id="1287352688">
          <w:marLeft w:val="640"/>
          <w:marRight w:val="0"/>
          <w:marTop w:val="0"/>
          <w:marBottom w:val="0"/>
          <w:divBdr>
            <w:top w:val="none" w:sz="0" w:space="0" w:color="auto"/>
            <w:left w:val="none" w:sz="0" w:space="0" w:color="auto"/>
            <w:bottom w:val="none" w:sz="0" w:space="0" w:color="auto"/>
            <w:right w:val="none" w:sz="0" w:space="0" w:color="auto"/>
          </w:divBdr>
        </w:div>
        <w:div w:id="220947485">
          <w:marLeft w:val="640"/>
          <w:marRight w:val="0"/>
          <w:marTop w:val="0"/>
          <w:marBottom w:val="0"/>
          <w:divBdr>
            <w:top w:val="none" w:sz="0" w:space="0" w:color="auto"/>
            <w:left w:val="none" w:sz="0" w:space="0" w:color="auto"/>
            <w:bottom w:val="none" w:sz="0" w:space="0" w:color="auto"/>
            <w:right w:val="none" w:sz="0" w:space="0" w:color="auto"/>
          </w:divBdr>
        </w:div>
        <w:div w:id="1651209847">
          <w:marLeft w:val="640"/>
          <w:marRight w:val="0"/>
          <w:marTop w:val="0"/>
          <w:marBottom w:val="0"/>
          <w:divBdr>
            <w:top w:val="none" w:sz="0" w:space="0" w:color="auto"/>
            <w:left w:val="none" w:sz="0" w:space="0" w:color="auto"/>
            <w:bottom w:val="none" w:sz="0" w:space="0" w:color="auto"/>
            <w:right w:val="none" w:sz="0" w:space="0" w:color="auto"/>
          </w:divBdr>
        </w:div>
        <w:div w:id="1687903291">
          <w:marLeft w:val="640"/>
          <w:marRight w:val="0"/>
          <w:marTop w:val="0"/>
          <w:marBottom w:val="0"/>
          <w:divBdr>
            <w:top w:val="none" w:sz="0" w:space="0" w:color="auto"/>
            <w:left w:val="none" w:sz="0" w:space="0" w:color="auto"/>
            <w:bottom w:val="none" w:sz="0" w:space="0" w:color="auto"/>
            <w:right w:val="none" w:sz="0" w:space="0" w:color="auto"/>
          </w:divBdr>
        </w:div>
        <w:div w:id="1833834138">
          <w:marLeft w:val="640"/>
          <w:marRight w:val="0"/>
          <w:marTop w:val="0"/>
          <w:marBottom w:val="0"/>
          <w:divBdr>
            <w:top w:val="none" w:sz="0" w:space="0" w:color="auto"/>
            <w:left w:val="none" w:sz="0" w:space="0" w:color="auto"/>
            <w:bottom w:val="none" w:sz="0" w:space="0" w:color="auto"/>
            <w:right w:val="none" w:sz="0" w:space="0" w:color="auto"/>
          </w:divBdr>
        </w:div>
        <w:div w:id="466895087">
          <w:marLeft w:val="640"/>
          <w:marRight w:val="0"/>
          <w:marTop w:val="0"/>
          <w:marBottom w:val="0"/>
          <w:divBdr>
            <w:top w:val="none" w:sz="0" w:space="0" w:color="auto"/>
            <w:left w:val="none" w:sz="0" w:space="0" w:color="auto"/>
            <w:bottom w:val="none" w:sz="0" w:space="0" w:color="auto"/>
            <w:right w:val="none" w:sz="0" w:space="0" w:color="auto"/>
          </w:divBdr>
        </w:div>
        <w:div w:id="612789898">
          <w:marLeft w:val="640"/>
          <w:marRight w:val="0"/>
          <w:marTop w:val="0"/>
          <w:marBottom w:val="0"/>
          <w:divBdr>
            <w:top w:val="none" w:sz="0" w:space="0" w:color="auto"/>
            <w:left w:val="none" w:sz="0" w:space="0" w:color="auto"/>
            <w:bottom w:val="none" w:sz="0" w:space="0" w:color="auto"/>
            <w:right w:val="none" w:sz="0" w:space="0" w:color="auto"/>
          </w:divBdr>
        </w:div>
        <w:div w:id="1066492042">
          <w:marLeft w:val="640"/>
          <w:marRight w:val="0"/>
          <w:marTop w:val="0"/>
          <w:marBottom w:val="0"/>
          <w:divBdr>
            <w:top w:val="none" w:sz="0" w:space="0" w:color="auto"/>
            <w:left w:val="none" w:sz="0" w:space="0" w:color="auto"/>
            <w:bottom w:val="none" w:sz="0" w:space="0" w:color="auto"/>
            <w:right w:val="none" w:sz="0" w:space="0" w:color="auto"/>
          </w:divBdr>
        </w:div>
        <w:div w:id="964042004">
          <w:marLeft w:val="640"/>
          <w:marRight w:val="0"/>
          <w:marTop w:val="0"/>
          <w:marBottom w:val="0"/>
          <w:divBdr>
            <w:top w:val="none" w:sz="0" w:space="0" w:color="auto"/>
            <w:left w:val="none" w:sz="0" w:space="0" w:color="auto"/>
            <w:bottom w:val="none" w:sz="0" w:space="0" w:color="auto"/>
            <w:right w:val="none" w:sz="0" w:space="0" w:color="auto"/>
          </w:divBdr>
        </w:div>
        <w:div w:id="533613244">
          <w:marLeft w:val="640"/>
          <w:marRight w:val="0"/>
          <w:marTop w:val="0"/>
          <w:marBottom w:val="0"/>
          <w:divBdr>
            <w:top w:val="none" w:sz="0" w:space="0" w:color="auto"/>
            <w:left w:val="none" w:sz="0" w:space="0" w:color="auto"/>
            <w:bottom w:val="none" w:sz="0" w:space="0" w:color="auto"/>
            <w:right w:val="none" w:sz="0" w:space="0" w:color="auto"/>
          </w:divBdr>
        </w:div>
        <w:div w:id="876820513">
          <w:marLeft w:val="640"/>
          <w:marRight w:val="0"/>
          <w:marTop w:val="0"/>
          <w:marBottom w:val="0"/>
          <w:divBdr>
            <w:top w:val="none" w:sz="0" w:space="0" w:color="auto"/>
            <w:left w:val="none" w:sz="0" w:space="0" w:color="auto"/>
            <w:bottom w:val="none" w:sz="0" w:space="0" w:color="auto"/>
            <w:right w:val="none" w:sz="0" w:space="0" w:color="auto"/>
          </w:divBdr>
        </w:div>
        <w:div w:id="1343825018">
          <w:marLeft w:val="640"/>
          <w:marRight w:val="0"/>
          <w:marTop w:val="0"/>
          <w:marBottom w:val="0"/>
          <w:divBdr>
            <w:top w:val="none" w:sz="0" w:space="0" w:color="auto"/>
            <w:left w:val="none" w:sz="0" w:space="0" w:color="auto"/>
            <w:bottom w:val="none" w:sz="0" w:space="0" w:color="auto"/>
            <w:right w:val="none" w:sz="0" w:space="0" w:color="auto"/>
          </w:divBdr>
        </w:div>
        <w:div w:id="2114544742">
          <w:marLeft w:val="640"/>
          <w:marRight w:val="0"/>
          <w:marTop w:val="0"/>
          <w:marBottom w:val="0"/>
          <w:divBdr>
            <w:top w:val="none" w:sz="0" w:space="0" w:color="auto"/>
            <w:left w:val="none" w:sz="0" w:space="0" w:color="auto"/>
            <w:bottom w:val="none" w:sz="0" w:space="0" w:color="auto"/>
            <w:right w:val="none" w:sz="0" w:space="0" w:color="auto"/>
          </w:divBdr>
        </w:div>
        <w:div w:id="971328477">
          <w:marLeft w:val="640"/>
          <w:marRight w:val="0"/>
          <w:marTop w:val="0"/>
          <w:marBottom w:val="0"/>
          <w:divBdr>
            <w:top w:val="none" w:sz="0" w:space="0" w:color="auto"/>
            <w:left w:val="none" w:sz="0" w:space="0" w:color="auto"/>
            <w:bottom w:val="none" w:sz="0" w:space="0" w:color="auto"/>
            <w:right w:val="none" w:sz="0" w:space="0" w:color="auto"/>
          </w:divBdr>
        </w:div>
        <w:div w:id="1819028046">
          <w:marLeft w:val="640"/>
          <w:marRight w:val="0"/>
          <w:marTop w:val="0"/>
          <w:marBottom w:val="0"/>
          <w:divBdr>
            <w:top w:val="none" w:sz="0" w:space="0" w:color="auto"/>
            <w:left w:val="none" w:sz="0" w:space="0" w:color="auto"/>
            <w:bottom w:val="none" w:sz="0" w:space="0" w:color="auto"/>
            <w:right w:val="none" w:sz="0" w:space="0" w:color="auto"/>
          </w:divBdr>
        </w:div>
        <w:div w:id="2068264631">
          <w:marLeft w:val="640"/>
          <w:marRight w:val="0"/>
          <w:marTop w:val="0"/>
          <w:marBottom w:val="0"/>
          <w:divBdr>
            <w:top w:val="none" w:sz="0" w:space="0" w:color="auto"/>
            <w:left w:val="none" w:sz="0" w:space="0" w:color="auto"/>
            <w:bottom w:val="none" w:sz="0" w:space="0" w:color="auto"/>
            <w:right w:val="none" w:sz="0" w:space="0" w:color="auto"/>
          </w:divBdr>
        </w:div>
        <w:div w:id="660931598">
          <w:marLeft w:val="640"/>
          <w:marRight w:val="0"/>
          <w:marTop w:val="0"/>
          <w:marBottom w:val="0"/>
          <w:divBdr>
            <w:top w:val="none" w:sz="0" w:space="0" w:color="auto"/>
            <w:left w:val="none" w:sz="0" w:space="0" w:color="auto"/>
            <w:bottom w:val="none" w:sz="0" w:space="0" w:color="auto"/>
            <w:right w:val="none" w:sz="0" w:space="0" w:color="auto"/>
          </w:divBdr>
        </w:div>
        <w:div w:id="405878325">
          <w:marLeft w:val="640"/>
          <w:marRight w:val="0"/>
          <w:marTop w:val="0"/>
          <w:marBottom w:val="0"/>
          <w:divBdr>
            <w:top w:val="none" w:sz="0" w:space="0" w:color="auto"/>
            <w:left w:val="none" w:sz="0" w:space="0" w:color="auto"/>
            <w:bottom w:val="none" w:sz="0" w:space="0" w:color="auto"/>
            <w:right w:val="none" w:sz="0" w:space="0" w:color="auto"/>
          </w:divBdr>
        </w:div>
        <w:div w:id="622738178">
          <w:marLeft w:val="640"/>
          <w:marRight w:val="0"/>
          <w:marTop w:val="0"/>
          <w:marBottom w:val="0"/>
          <w:divBdr>
            <w:top w:val="none" w:sz="0" w:space="0" w:color="auto"/>
            <w:left w:val="none" w:sz="0" w:space="0" w:color="auto"/>
            <w:bottom w:val="none" w:sz="0" w:space="0" w:color="auto"/>
            <w:right w:val="none" w:sz="0" w:space="0" w:color="auto"/>
          </w:divBdr>
        </w:div>
        <w:div w:id="1180701801">
          <w:marLeft w:val="640"/>
          <w:marRight w:val="0"/>
          <w:marTop w:val="0"/>
          <w:marBottom w:val="0"/>
          <w:divBdr>
            <w:top w:val="none" w:sz="0" w:space="0" w:color="auto"/>
            <w:left w:val="none" w:sz="0" w:space="0" w:color="auto"/>
            <w:bottom w:val="none" w:sz="0" w:space="0" w:color="auto"/>
            <w:right w:val="none" w:sz="0" w:space="0" w:color="auto"/>
          </w:divBdr>
        </w:div>
        <w:div w:id="453524190">
          <w:marLeft w:val="640"/>
          <w:marRight w:val="0"/>
          <w:marTop w:val="0"/>
          <w:marBottom w:val="0"/>
          <w:divBdr>
            <w:top w:val="none" w:sz="0" w:space="0" w:color="auto"/>
            <w:left w:val="none" w:sz="0" w:space="0" w:color="auto"/>
            <w:bottom w:val="none" w:sz="0" w:space="0" w:color="auto"/>
            <w:right w:val="none" w:sz="0" w:space="0" w:color="auto"/>
          </w:divBdr>
        </w:div>
        <w:div w:id="2074156577">
          <w:marLeft w:val="640"/>
          <w:marRight w:val="0"/>
          <w:marTop w:val="0"/>
          <w:marBottom w:val="0"/>
          <w:divBdr>
            <w:top w:val="none" w:sz="0" w:space="0" w:color="auto"/>
            <w:left w:val="none" w:sz="0" w:space="0" w:color="auto"/>
            <w:bottom w:val="none" w:sz="0" w:space="0" w:color="auto"/>
            <w:right w:val="none" w:sz="0" w:space="0" w:color="auto"/>
          </w:divBdr>
        </w:div>
        <w:div w:id="1969698820">
          <w:marLeft w:val="640"/>
          <w:marRight w:val="0"/>
          <w:marTop w:val="0"/>
          <w:marBottom w:val="0"/>
          <w:divBdr>
            <w:top w:val="none" w:sz="0" w:space="0" w:color="auto"/>
            <w:left w:val="none" w:sz="0" w:space="0" w:color="auto"/>
            <w:bottom w:val="none" w:sz="0" w:space="0" w:color="auto"/>
            <w:right w:val="none" w:sz="0" w:space="0" w:color="auto"/>
          </w:divBdr>
        </w:div>
        <w:div w:id="455292264">
          <w:marLeft w:val="640"/>
          <w:marRight w:val="0"/>
          <w:marTop w:val="0"/>
          <w:marBottom w:val="0"/>
          <w:divBdr>
            <w:top w:val="none" w:sz="0" w:space="0" w:color="auto"/>
            <w:left w:val="none" w:sz="0" w:space="0" w:color="auto"/>
            <w:bottom w:val="none" w:sz="0" w:space="0" w:color="auto"/>
            <w:right w:val="none" w:sz="0" w:space="0" w:color="auto"/>
          </w:divBdr>
        </w:div>
        <w:div w:id="1887642950">
          <w:marLeft w:val="640"/>
          <w:marRight w:val="0"/>
          <w:marTop w:val="0"/>
          <w:marBottom w:val="0"/>
          <w:divBdr>
            <w:top w:val="none" w:sz="0" w:space="0" w:color="auto"/>
            <w:left w:val="none" w:sz="0" w:space="0" w:color="auto"/>
            <w:bottom w:val="none" w:sz="0" w:space="0" w:color="auto"/>
            <w:right w:val="none" w:sz="0" w:space="0" w:color="auto"/>
          </w:divBdr>
        </w:div>
        <w:div w:id="2114280269">
          <w:marLeft w:val="640"/>
          <w:marRight w:val="0"/>
          <w:marTop w:val="0"/>
          <w:marBottom w:val="0"/>
          <w:divBdr>
            <w:top w:val="none" w:sz="0" w:space="0" w:color="auto"/>
            <w:left w:val="none" w:sz="0" w:space="0" w:color="auto"/>
            <w:bottom w:val="none" w:sz="0" w:space="0" w:color="auto"/>
            <w:right w:val="none" w:sz="0" w:space="0" w:color="auto"/>
          </w:divBdr>
        </w:div>
        <w:div w:id="907615685">
          <w:marLeft w:val="640"/>
          <w:marRight w:val="0"/>
          <w:marTop w:val="0"/>
          <w:marBottom w:val="0"/>
          <w:divBdr>
            <w:top w:val="none" w:sz="0" w:space="0" w:color="auto"/>
            <w:left w:val="none" w:sz="0" w:space="0" w:color="auto"/>
            <w:bottom w:val="none" w:sz="0" w:space="0" w:color="auto"/>
            <w:right w:val="none" w:sz="0" w:space="0" w:color="auto"/>
          </w:divBdr>
        </w:div>
        <w:div w:id="644165364">
          <w:marLeft w:val="640"/>
          <w:marRight w:val="0"/>
          <w:marTop w:val="0"/>
          <w:marBottom w:val="0"/>
          <w:divBdr>
            <w:top w:val="none" w:sz="0" w:space="0" w:color="auto"/>
            <w:left w:val="none" w:sz="0" w:space="0" w:color="auto"/>
            <w:bottom w:val="none" w:sz="0" w:space="0" w:color="auto"/>
            <w:right w:val="none" w:sz="0" w:space="0" w:color="auto"/>
          </w:divBdr>
        </w:div>
        <w:div w:id="1783644067">
          <w:marLeft w:val="640"/>
          <w:marRight w:val="0"/>
          <w:marTop w:val="0"/>
          <w:marBottom w:val="0"/>
          <w:divBdr>
            <w:top w:val="none" w:sz="0" w:space="0" w:color="auto"/>
            <w:left w:val="none" w:sz="0" w:space="0" w:color="auto"/>
            <w:bottom w:val="none" w:sz="0" w:space="0" w:color="auto"/>
            <w:right w:val="none" w:sz="0" w:space="0" w:color="auto"/>
          </w:divBdr>
        </w:div>
        <w:div w:id="1576278068">
          <w:marLeft w:val="640"/>
          <w:marRight w:val="0"/>
          <w:marTop w:val="0"/>
          <w:marBottom w:val="0"/>
          <w:divBdr>
            <w:top w:val="none" w:sz="0" w:space="0" w:color="auto"/>
            <w:left w:val="none" w:sz="0" w:space="0" w:color="auto"/>
            <w:bottom w:val="none" w:sz="0" w:space="0" w:color="auto"/>
            <w:right w:val="none" w:sz="0" w:space="0" w:color="auto"/>
          </w:divBdr>
        </w:div>
        <w:div w:id="474763902">
          <w:marLeft w:val="640"/>
          <w:marRight w:val="0"/>
          <w:marTop w:val="0"/>
          <w:marBottom w:val="0"/>
          <w:divBdr>
            <w:top w:val="none" w:sz="0" w:space="0" w:color="auto"/>
            <w:left w:val="none" w:sz="0" w:space="0" w:color="auto"/>
            <w:bottom w:val="none" w:sz="0" w:space="0" w:color="auto"/>
            <w:right w:val="none" w:sz="0" w:space="0" w:color="auto"/>
          </w:divBdr>
        </w:div>
        <w:div w:id="1165585825">
          <w:marLeft w:val="640"/>
          <w:marRight w:val="0"/>
          <w:marTop w:val="0"/>
          <w:marBottom w:val="0"/>
          <w:divBdr>
            <w:top w:val="none" w:sz="0" w:space="0" w:color="auto"/>
            <w:left w:val="none" w:sz="0" w:space="0" w:color="auto"/>
            <w:bottom w:val="none" w:sz="0" w:space="0" w:color="auto"/>
            <w:right w:val="none" w:sz="0" w:space="0" w:color="auto"/>
          </w:divBdr>
        </w:div>
        <w:div w:id="1826627702">
          <w:marLeft w:val="640"/>
          <w:marRight w:val="0"/>
          <w:marTop w:val="0"/>
          <w:marBottom w:val="0"/>
          <w:divBdr>
            <w:top w:val="none" w:sz="0" w:space="0" w:color="auto"/>
            <w:left w:val="none" w:sz="0" w:space="0" w:color="auto"/>
            <w:bottom w:val="none" w:sz="0" w:space="0" w:color="auto"/>
            <w:right w:val="none" w:sz="0" w:space="0" w:color="auto"/>
          </w:divBdr>
        </w:div>
        <w:div w:id="1867866929">
          <w:marLeft w:val="640"/>
          <w:marRight w:val="0"/>
          <w:marTop w:val="0"/>
          <w:marBottom w:val="0"/>
          <w:divBdr>
            <w:top w:val="none" w:sz="0" w:space="0" w:color="auto"/>
            <w:left w:val="none" w:sz="0" w:space="0" w:color="auto"/>
            <w:bottom w:val="none" w:sz="0" w:space="0" w:color="auto"/>
            <w:right w:val="none" w:sz="0" w:space="0" w:color="auto"/>
          </w:divBdr>
        </w:div>
        <w:div w:id="1680691997">
          <w:marLeft w:val="640"/>
          <w:marRight w:val="0"/>
          <w:marTop w:val="0"/>
          <w:marBottom w:val="0"/>
          <w:divBdr>
            <w:top w:val="none" w:sz="0" w:space="0" w:color="auto"/>
            <w:left w:val="none" w:sz="0" w:space="0" w:color="auto"/>
            <w:bottom w:val="none" w:sz="0" w:space="0" w:color="auto"/>
            <w:right w:val="none" w:sz="0" w:space="0" w:color="auto"/>
          </w:divBdr>
        </w:div>
        <w:div w:id="630865165">
          <w:marLeft w:val="640"/>
          <w:marRight w:val="0"/>
          <w:marTop w:val="0"/>
          <w:marBottom w:val="0"/>
          <w:divBdr>
            <w:top w:val="none" w:sz="0" w:space="0" w:color="auto"/>
            <w:left w:val="none" w:sz="0" w:space="0" w:color="auto"/>
            <w:bottom w:val="none" w:sz="0" w:space="0" w:color="auto"/>
            <w:right w:val="none" w:sz="0" w:space="0" w:color="auto"/>
          </w:divBdr>
        </w:div>
        <w:div w:id="1079060704">
          <w:marLeft w:val="640"/>
          <w:marRight w:val="0"/>
          <w:marTop w:val="0"/>
          <w:marBottom w:val="0"/>
          <w:divBdr>
            <w:top w:val="none" w:sz="0" w:space="0" w:color="auto"/>
            <w:left w:val="none" w:sz="0" w:space="0" w:color="auto"/>
            <w:bottom w:val="none" w:sz="0" w:space="0" w:color="auto"/>
            <w:right w:val="none" w:sz="0" w:space="0" w:color="auto"/>
          </w:divBdr>
        </w:div>
        <w:div w:id="943076714">
          <w:marLeft w:val="640"/>
          <w:marRight w:val="0"/>
          <w:marTop w:val="0"/>
          <w:marBottom w:val="0"/>
          <w:divBdr>
            <w:top w:val="none" w:sz="0" w:space="0" w:color="auto"/>
            <w:left w:val="none" w:sz="0" w:space="0" w:color="auto"/>
            <w:bottom w:val="none" w:sz="0" w:space="0" w:color="auto"/>
            <w:right w:val="none" w:sz="0" w:space="0" w:color="auto"/>
          </w:divBdr>
        </w:div>
        <w:div w:id="1017535182">
          <w:marLeft w:val="640"/>
          <w:marRight w:val="0"/>
          <w:marTop w:val="0"/>
          <w:marBottom w:val="0"/>
          <w:divBdr>
            <w:top w:val="none" w:sz="0" w:space="0" w:color="auto"/>
            <w:left w:val="none" w:sz="0" w:space="0" w:color="auto"/>
            <w:bottom w:val="none" w:sz="0" w:space="0" w:color="auto"/>
            <w:right w:val="none" w:sz="0" w:space="0" w:color="auto"/>
          </w:divBdr>
        </w:div>
        <w:div w:id="896891564">
          <w:marLeft w:val="640"/>
          <w:marRight w:val="0"/>
          <w:marTop w:val="0"/>
          <w:marBottom w:val="0"/>
          <w:divBdr>
            <w:top w:val="none" w:sz="0" w:space="0" w:color="auto"/>
            <w:left w:val="none" w:sz="0" w:space="0" w:color="auto"/>
            <w:bottom w:val="none" w:sz="0" w:space="0" w:color="auto"/>
            <w:right w:val="none" w:sz="0" w:space="0" w:color="auto"/>
          </w:divBdr>
        </w:div>
      </w:divsChild>
    </w:div>
    <w:div w:id="982078826">
      <w:bodyDiv w:val="1"/>
      <w:marLeft w:val="0"/>
      <w:marRight w:val="0"/>
      <w:marTop w:val="0"/>
      <w:marBottom w:val="0"/>
      <w:divBdr>
        <w:top w:val="none" w:sz="0" w:space="0" w:color="auto"/>
        <w:left w:val="none" w:sz="0" w:space="0" w:color="auto"/>
        <w:bottom w:val="none" w:sz="0" w:space="0" w:color="auto"/>
        <w:right w:val="none" w:sz="0" w:space="0" w:color="auto"/>
      </w:divBdr>
      <w:divsChild>
        <w:div w:id="1455368089">
          <w:marLeft w:val="640"/>
          <w:marRight w:val="0"/>
          <w:marTop w:val="0"/>
          <w:marBottom w:val="0"/>
          <w:divBdr>
            <w:top w:val="none" w:sz="0" w:space="0" w:color="auto"/>
            <w:left w:val="none" w:sz="0" w:space="0" w:color="auto"/>
            <w:bottom w:val="none" w:sz="0" w:space="0" w:color="auto"/>
            <w:right w:val="none" w:sz="0" w:space="0" w:color="auto"/>
          </w:divBdr>
        </w:div>
        <w:div w:id="711147509">
          <w:marLeft w:val="640"/>
          <w:marRight w:val="0"/>
          <w:marTop w:val="0"/>
          <w:marBottom w:val="0"/>
          <w:divBdr>
            <w:top w:val="none" w:sz="0" w:space="0" w:color="auto"/>
            <w:left w:val="none" w:sz="0" w:space="0" w:color="auto"/>
            <w:bottom w:val="none" w:sz="0" w:space="0" w:color="auto"/>
            <w:right w:val="none" w:sz="0" w:space="0" w:color="auto"/>
          </w:divBdr>
        </w:div>
        <w:div w:id="1106654330">
          <w:marLeft w:val="640"/>
          <w:marRight w:val="0"/>
          <w:marTop w:val="0"/>
          <w:marBottom w:val="0"/>
          <w:divBdr>
            <w:top w:val="none" w:sz="0" w:space="0" w:color="auto"/>
            <w:left w:val="none" w:sz="0" w:space="0" w:color="auto"/>
            <w:bottom w:val="none" w:sz="0" w:space="0" w:color="auto"/>
            <w:right w:val="none" w:sz="0" w:space="0" w:color="auto"/>
          </w:divBdr>
        </w:div>
        <w:div w:id="1295209442">
          <w:marLeft w:val="640"/>
          <w:marRight w:val="0"/>
          <w:marTop w:val="0"/>
          <w:marBottom w:val="0"/>
          <w:divBdr>
            <w:top w:val="none" w:sz="0" w:space="0" w:color="auto"/>
            <w:left w:val="none" w:sz="0" w:space="0" w:color="auto"/>
            <w:bottom w:val="none" w:sz="0" w:space="0" w:color="auto"/>
            <w:right w:val="none" w:sz="0" w:space="0" w:color="auto"/>
          </w:divBdr>
        </w:div>
        <w:div w:id="909005829">
          <w:marLeft w:val="640"/>
          <w:marRight w:val="0"/>
          <w:marTop w:val="0"/>
          <w:marBottom w:val="0"/>
          <w:divBdr>
            <w:top w:val="none" w:sz="0" w:space="0" w:color="auto"/>
            <w:left w:val="none" w:sz="0" w:space="0" w:color="auto"/>
            <w:bottom w:val="none" w:sz="0" w:space="0" w:color="auto"/>
            <w:right w:val="none" w:sz="0" w:space="0" w:color="auto"/>
          </w:divBdr>
        </w:div>
        <w:div w:id="1854875776">
          <w:marLeft w:val="640"/>
          <w:marRight w:val="0"/>
          <w:marTop w:val="0"/>
          <w:marBottom w:val="0"/>
          <w:divBdr>
            <w:top w:val="none" w:sz="0" w:space="0" w:color="auto"/>
            <w:left w:val="none" w:sz="0" w:space="0" w:color="auto"/>
            <w:bottom w:val="none" w:sz="0" w:space="0" w:color="auto"/>
            <w:right w:val="none" w:sz="0" w:space="0" w:color="auto"/>
          </w:divBdr>
        </w:div>
        <w:div w:id="1559629720">
          <w:marLeft w:val="640"/>
          <w:marRight w:val="0"/>
          <w:marTop w:val="0"/>
          <w:marBottom w:val="0"/>
          <w:divBdr>
            <w:top w:val="none" w:sz="0" w:space="0" w:color="auto"/>
            <w:left w:val="none" w:sz="0" w:space="0" w:color="auto"/>
            <w:bottom w:val="none" w:sz="0" w:space="0" w:color="auto"/>
            <w:right w:val="none" w:sz="0" w:space="0" w:color="auto"/>
          </w:divBdr>
        </w:div>
        <w:div w:id="1133254515">
          <w:marLeft w:val="640"/>
          <w:marRight w:val="0"/>
          <w:marTop w:val="0"/>
          <w:marBottom w:val="0"/>
          <w:divBdr>
            <w:top w:val="none" w:sz="0" w:space="0" w:color="auto"/>
            <w:left w:val="none" w:sz="0" w:space="0" w:color="auto"/>
            <w:bottom w:val="none" w:sz="0" w:space="0" w:color="auto"/>
            <w:right w:val="none" w:sz="0" w:space="0" w:color="auto"/>
          </w:divBdr>
        </w:div>
        <w:div w:id="700667420">
          <w:marLeft w:val="640"/>
          <w:marRight w:val="0"/>
          <w:marTop w:val="0"/>
          <w:marBottom w:val="0"/>
          <w:divBdr>
            <w:top w:val="none" w:sz="0" w:space="0" w:color="auto"/>
            <w:left w:val="none" w:sz="0" w:space="0" w:color="auto"/>
            <w:bottom w:val="none" w:sz="0" w:space="0" w:color="auto"/>
            <w:right w:val="none" w:sz="0" w:space="0" w:color="auto"/>
          </w:divBdr>
        </w:div>
        <w:div w:id="496269033">
          <w:marLeft w:val="640"/>
          <w:marRight w:val="0"/>
          <w:marTop w:val="0"/>
          <w:marBottom w:val="0"/>
          <w:divBdr>
            <w:top w:val="none" w:sz="0" w:space="0" w:color="auto"/>
            <w:left w:val="none" w:sz="0" w:space="0" w:color="auto"/>
            <w:bottom w:val="none" w:sz="0" w:space="0" w:color="auto"/>
            <w:right w:val="none" w:sz="0" w:space="0" w:color="auto"/>
          </w:divBdr>
        </w:div>
        <w:div w:id="1828282821">
          <w:marLeft w:val="640"/>
          <w:marRight w:val="0"/>
          <w:marTop w:val="0"/>
          <w:marBottom w:val="0"/>
          <w:divBdr>
            <w:top w:val="none" w:sz="0" w:space="0" w:color="auto"/>
            <w:left w:val="none" w:sz="0" w:space="0" w:color="auto"/>
            <w:bottom w:val="none" w:sz="0" w:space="0" w:color="auto"/>
            <w:right w:val="none" w:sz="0" w:space="0" w:color="auto"/>
          </w:divBdr>
        </w:div>
        <w:div w:id="1733457031">
          <w:marLeft w:val="640"/>
          <w:marRight w:val="0"/>
          <w:marTop w:val="0"/>
          <w:marBottom w:val="0"/>
          <w:divBdr>
            <w:top w:val="none" w:sz="0" w:space="0" w:color="auto"/>
            <w:left w:val="none" w:sz="0" w:space="0" w:color="auto"/>
            <w:bottom w:val="none" w:sz="0" w:space="0" w:color="auto"/>
            <w:right w:val="none" w:sz="0" w:space="0" w:color="auto"/>
          </w:divBdr>
        </w:div>
        <w:div w:id="2106218977">
          <w:marLeft w:val="640"/>
          <w:marRight w:val="0"/>
          <w:marTop w:val="0"/>
          <w:marBottom w:val="0"/>
          <w:divBdr>
            <w:top w:val="none" w:sz="0" w:space="0" w:color="auto"/>
            <w:left w:val="none" w:sz="0" w:space="0" w:color="auto"/>
            <w:bottom w:val="none" w:sz="0" w:space="0" w:color="auto"/>
            <w:right w:val="none" w:sz="0" w:space="0" w:color="auto"/>
          </w:divBdr>
        </w:div>
        <w:div w:id="506218565">
          <w:marLeft w:val="640"/>
          <w:marRight w:val="0"/>
          <w:marTop w:val="0"/>
          <w:marBottom w:val="0"/>
          <w:divBdr>
            <w:top w:val="none" w:sz="0" w:space="0" w:color="auto"/>
            <w:left w:val="none" w:sz="0" w:space="0" w:color="auto"/>
            <w:bottom w:val="none" w:sz="0" w:space="0" w:color="auto"/>
            <w:right w:val="none" w:sz="0" w:space="0" w:color="auto"/>
          </w:divBdr>
        </w:div>
        <w:div w:id="527137443">
          <w:marLeft w:val="640"/>
          <w:marRight w:val="0"/>
          <w:marTop w:val="0"/>
          <w:marBottom w:val="0"/>
          <w:divBdr>
            <w:top w:val="none" w:sz="0" w:space="0" w:color="auto"/>
            <w:left w:val="none" w:sz="0" w:space="0" w:color="auto"/>
            <w:bottom w:val="none" w:sz="0" w:space="0" w:color="auto"/>
            <w:right w:val="none" w:sz="0" w:space="0" w:color="auto"/>
          </w:divBdr>
        </w:div>
        <w:div w:id="1868444122">
          <w:marLeft w:val="640"/>
          <w:marRight w:val="0"/>
          <w:marTop w:val="0"/>
          <w:marBottom w:val="0"/>
          <w:divBdr>
            <w:top w:val="none" w:sz="0" w:space="0" w:color="auto"/>
            <w:left w:val="none" w:sz="0" w:space="0" w:color="auto"/>
            <w:bottom w:val="none" w:sz="0" w:space="0" w:color="auto"/>
            <w:right w:val="none" w:sz="0" w:space="0" w:color="auto"/>
          </w:divBdr>
        </w:div>
        <w:div w:id="2137327867">
          <w:marLeft w:val="640"/>
          <w:marRight w:val="0"/>
          <w:marTop w:val="0"/>
          <w:marBottom w:val="0"/>
          <w:divBdr>
            <w:top w:val="none" w:sz="0" w:space="0" w:color="auto"/>
            <w:left w:val="none" w:sz="0" w:space="0" w:color="auto"/>
            <w:bottom w:val="none" w:sz="0" w:space="0" w:color="auto"/>
            <w:right w:val="none" w:sz="0" w:space="0" w:color="auto"/>
          </w:divBdr>
        </w:div>
        <w:div w:id="579868906">
          <w:marLeft w:val="640"/>
          <w:marRight w:val="0"/>
          <w:marTop w:val="0"/>
          <w:marBottom w:val="0"/>
          <w:divBdr>
            <w:top w:val="none" w:sz="0" w:space="0" w:color="auto"/>
            <w:left w:val="none" w:sz="0" w:space="0" w:color="auto"/>
            <w:bottom w:val="none" w:sz="0" w:space="0" w:color="auto"/>
            <w:right w:val="none" w:sz="0" w:space="0" w:color="auto"/>
          </w:divBdr>
        </w:div>
        <w:div w:id="1498495778">
          <w:marLeft w:val="640"/>
          <w:marRight w:val="0"/>
          <w:marTop w:val="0"/>
          <w:marBottom w:val="0"/>
          <w:divBdr>
            <w:top w:val="none" w:sz="0" w:space="0" w:color="auto"/>
            <w:left w:val="none" w:sz="0" w:space="0" w:color="auto"/>
            <w:bottom w:val="none" w:sz="0" w:space="0" w:color="auto"/>
            <w:right w:val="none" w:sz="0" w:space="0" w:color="auto"/>
          </w:divBdr>
        </w:div>
        <w:div w:id="297732920">
          <w:marLeft w:val="640"/>
          <w:marRight w:val="0"/>
          <w:marTop w:val="0"/>
          <w:marBottom w:val="0"/>
          <w:divBdr>
            <w:top w:val="none" w:sz="0" w:space="0" w:color="auto"/>
            <w:left w:val="none" w:sz="0" w:space="0" w:color="auto"/>
            <w:bottom w:val="none" w:sz="0" w:space="0" w:color="auto"/>
            <w:right w:val="none" w:sz="0" w:space="0" w:color="auto"/>
          </w:divBdr>
        </w:div>
        <w:div w:id="1893349531">
          <w:marLeft w:val="640"/>
          <w:marRight w:val="0"/>
          <w:marTop w:val="0"/>
          <w:marBottom w:val="0"/>
          <w:divBdr>
            <w:top w:val="none" w:sz="0" w:space="0" w:color="auto"/>
            <w:left w:val="none" w:sz="0" w:space="0" w:color="auto"/>
            <w:bottom w:val="none" w:sz="0" w:space="0" w:color="auto"/>
            <w:right w:val="none" w:sz="0" w:space="0" w:color="auto"/>
          </w:divBdr>
        </w:div>
        <w:div w:id="1020355214">
          <w:marLeft w:val="640"/>
          <w:marRight w:val="0"/>
          <w:marTop w:val="0"/>
          <w:marBottom w:val="0"/>
          <w:divBdr>
            <w:top w:val="none" w:sz="0" w:space="0" w:color="auto"/>
            <w:left w:val="none" w:sz="0" w:space="0" w:color="auto"/>
            <w:bottom w:val="none" w:sz="0" w:space="0" w:color="auto"/>
            <w:right w:val="none" w:sz="0" w:space="0" w:color="auto"/>
          </w:divBdr>
        </w:div>
        <w:div w:id="251665938">
          <w:marLeft w:val="640"/>
          <w:marRight w:val="0"/>
          <w:marTop w:val="0"/>
          <w:marBottom w:val="0"/>
          <w:divBdr>
            <w:top w:val="none" w:sz="0" w:space="0" w:color="auto"/>
            <w:left w:val="none" w:sz="0" w:space="0" w:color="auto"/>
            <w:bottom w:val="none" w:sz="0" w:space="0" w:color="auto"/>
            <w:right w:val="none" w:sz="0" w:space="0" w:color="auto"/>
          </w:divBdr>
        </w:div>
        <w:div w:id="375276088">
          <w:marLeft w:val="640"/>
          <w:marRight w:val="0"/>
          <w:marTop w:val="0"/>
          <w:marBottom w:val="0"/>
          <w:divBdr>
            <w:top w:val="none" w:sz="0" w:space="0" w:color="auto"/>
            <w:left w:val="none" w:sz="0" w:space="0" w:color="auto"/>
            <w:bottom w:val="none" w:sz="0" w:space="0" w:color="auto"/>
            <w:right w:val="none" w:sz="0" w:space="0" w:color="auto"/>
          </w:divBdr>
        </w:div>
        <w:div w:id="1990359319">
          <w:marLeft w:val="640"/>
          <w:marRight w:val="0"/>
          <w:marTop w:val="0"/>
          <w:marBottom w:val="0"/>
          <w:divBdr>
            <w:top w:val="none" w:sz="0" w:space="0" w:color="auto"/>
            <w:left w:val="none" w:sz="0" w:space="0" w:color="auto"/>
            <w:bottom w:val="none" w:sz="0" w:space="0" w:color="auto"/>
            <w:right w:val="none" w:sz="0" w:space="0" w:color="auto"/>
          </w:divBdr>
        </w:div>
        <w:div w:id="84571933">
          <w:marLeft w:val="640"/>
          <w:marRight w:val="0"/>
          <w:marTop w:val="0"/>
          <w:marBottom w:val="0"/>
          <w:divBdr>
            <w:top w:val="none" w:sz="0" w:space="0" w:color="auto"/>
            <w:left w:val="none" w:sz="0" w:space="0" w:color="auto"/>
            <w:bottom w:val="none" w:sz="0" w:space="0" w:color="auto"/>
            <w:right w:val="none" w:sz="0" w:space="0" w:color="auto"/>
          </w:divBdr>
        </w:div>
        <w:div w:id="960497844">
          <w:marLeft w:val="640"/>
          <w:marRight w:val="0"/>
          <w:marTop w:val="0"/>
          <w:marBottom w:val="0"/>
          <w:divBdr>
            <w:top w:val="none" w:sz="0" w:space="0" w:color="auto"/>
            <w:left w:val="none" w:sz="0" w:space="0" w:color="auto"/>
            <w:bottom w:val="none" w:sz="0" w:space="0" w:color="auto"/>
            <w:right w:val="none" w:sz="0" w:space="0" w:color="auto"/>
          </w:divBdr>
        </w:div>
        <w:div w:id="1938711602">
          <w:marLeft w:val="640"/>
          <w:marRight w:val="0"/>
          <w:marTop w:val="0"/>
          <w:marBottom w:val="0"/>
          <w:divBdr>
            <w:top w:val="none" w:sz="0" w:space="0" w:color="auto"/>
            <w:left w:val="none" w:sz="0" w:space="0" w:color="auto"/>
            <w:bottom w:val="none" w:sz="0" w:space="0" w:color="auto"/>
            <w:right w:val="none" w:sz="0" w:space="0" w:color="auto"/>
          </w:divBdr>
        </w:div>
        <w:div w:id="162740789">
          <w:marLeft w:val="640"/>
          <w:marRight w:val="0"/>
          <w:marTop w:val="0"/>
          <w:marBottom w:val="0"/>
          <w:divBdr>
            <w:top w:val="none" w:sz="0" w:space="0" w:color="auto"/>
            <w:left w:val="none" w:sz="0" w:space="0" w:color="auto"/>
            <w:bottom w:val="none" w:sz="0" w:space="0" w:color="auto"/>
            <w:right w:val="none" w:sz="0" w:space="0" w:color="auto"/>
          </w:divBdr>
        </w:div>
        <w:div w:id="562643554">
          <w:marLeft w:val="640"/>
          <w:marRight w:val="0"/>
          <w:marTop w:val="0"/>
          <w:marBottom w:val="0"/>
          <w:divBdr>
            <w:top w:val="none" w:sz="0" w:space="0" w:color="auto"/>
            <w:left w:val="none" w:sz="0" w:space="0" w:color="auto"/>
            <w:bottom w:val="none" w:sz="0" w:space="0" w:color="auto"/>
            <w:right w:val="none" w:sz="0" w:space="0" w:color="auto"/>
          </w:divBdr>
        </w:div>
        <w:div w:id="1254584363">
          <w:marLeft w:val="640"/>
          <w:marRight w:val="0"/>
          <w:marTop w:val="0"/>
          <w:marBottom w:val="0"/>
          <w:divBdr>
            <w:top w:val="none" w:sz="0" w:space="0" w:color="auto"/>
            <w:left w:val="none" w:sz="0" w:space="0" w:color="auto"/>
            <w:bottom w:val="none" w:sz="0" w:space="0" w:color="auto"/>
            <w:right w:val="none" w:sz="0" w:space="0" w:color="auto"/>
          </w:divBdr>
        </w:div>
        <w:div w:id="1034231994">
          <w:marLeft w:val="640"/>
          <w:marRight w:val="0"/>
          <w:marTop w:val="0"/>
          <w:marBottom w:val="0"/>
          <w:divBdr>
            <w:top w:val="none" w:sz="0" w:space="0" w:color="auto"/>
            <w:left w:val="none" w:sz="0" w:space="0" w:color="auto"/>
            <w:bottom w:val="none" w:sz="0" w:space="0" w:color="auto"/>
            <w:right w:val="none" w:sz="0" w:space="0" w:color="auto"/>
          </w:divBdr>
        </w:div>
        <w:div w:id="2129160892">
          <w:marLeft w:val="640"/>
          <w:marRight w:val="0"/>
          <w:marTop w:val="0"/>
          <w:marBottom w:val="0"/>
          <w:divBdr>
            <w:top w:val="none" w:sz="0" w:space="0" w:color="auto"/>
            <w:left w:val="none" w:sz="0" w:space="0" w:color="auto"/>
            <w:bottom w:val="none" w:sz="0" w:space="0" w:color="auto"/>
            <w:right w:val="none" w:sz="0" w:space="0" w:color="auto"/>
          </w:divBdr>
        </w:div>
        <w:div w:id="1585840616">
          <w:marLeft w:val="640"/>
          <w:marRight w:val="0"/>
          <w:marTop w:val="0"/>
          <w:marBottom w:val="0"/>
          <w:divBdr>
            <w:top w:val="none" w:sz="0" w:space="0" w:color="auto"/>
            <w:left w:val="none" w:sz="0" w:space="0" w:color="auto"/>
            <w:bottom w:val="none" w:sz="0" w:space="0" w:color="auto"/>
            <w:right w:val="none" w:sz="0" w:space="0" w:color="auto"/>
          </w:divBdr>
        </w:div>
        <w:div w:id="854347299">
          <w:marLeft w:val="640"/>
          <w:marRight w:val="0"/>
          <w:marTop w:val="0"/>
          <w:marBottom w:val="0"/>
          <w:divBdr>
            <w:top w:val="none" w:sz="0" w:space="0" w:color="auto"/>
            <w:left w:val="none" w:sz="0" w:space="0" w:color="auto"/>
            <w:bottom w:val="none" w:sz="0" w:space="0" w:color="auto"/>
            <w:right w:val="none" w:sz="0" w:space="0" w:color="auto"/>
          </w:divBdr>
        </w:div>
        <w:div w:id="856189795">
          <w:marLeft w:val="640"/>
          <w:marRight w:val="0"/>
          <w:marTop w:val="0"/>
          <w:marBottom w:val="0"/>
          <w:divBdr>
            <w:top w:val="none" w:sz="0" w:space="0" w:color="auto"/>
            <w:left w:val="none" w:sz="0" w:space="0" w:color="auto"/>
            <w:bottom w:val="none" w:sz="0" w:space="0" w:color="auto"/>
            <w:right w:val="none" w:sz="0" w:space="0" w:color="auto"/>
          </w:divBdr>
        </w:div>
        <w:div w:id="1694184132">
          <w:marLeft w:val="640"/>
          <w:marRight w:val="0"/>
          <w:marTop w:val="0"/>
          <w:marBottom w:val="0"/>
          <w:divBdr>
            <w:top w:val="none" w:sz="0" w:space="0" w:color="auto"/>
            <w:left w:val="none" w:sz="0" w:space="0" w:color="auto"/>
            <w:bottom w:val="none" w:sz="0" w:space="0" w:color="auto"/>
            <w:right w:val="none" w:sz="0" w:space="0" w:color="auto"/>
          </w:divBdr>
        </w:div>
        <w:div w:id="664863501">
          <w:marLeft w:val="640"/>
          <w:marRight w:val="0"/>
          <w:marTop w:val="0"/>
          <w:marBottom w:val="0"/>
          <w:divBdr>
            <w:top w:val="none" w:sz="0" w:space="0" w:color="auto"/>
            <w:left w:val="none" w:sz="0" w:space="0" w:color="auto"/>
            <w:bottom w:val="none" w:sz="0" w:space="0" w:color="auto"/>
            <w:right w:val="none" w:sz="0" w:space="0" w:color="auto"/>
          </w:divBdr>
        </w:div>
        <w:div w:id="99029530">
          <w:marLeft w:val="640"/>
          <w:marRight w:val="0"/>
          <w:marTop w:val="0"/>
          <w:marBottom w:val="0"/>
          <w:divBdr>
            <w:top w:val="none" w:sz="0" w:space="0" w:color="auto"/>
            <w:left w:val="none" w:sz="0" w:space="0" w:color="auto"/>
            <w:bottom w:val="none" w:sz="0" w:space="0" w:color="auto"/>
            <w:right w:val="none" w:sz="0" w:space="0" w:color="auto"/>
          </w:divBdr>
        </w:div>
        <w:div w:id="2106612726">
          <w:marLeft w:val="640"/>
          <w:marRight w:val="0"/>
          <w:marTop w:val="0"/>
          <w:marBottom w:val="0"/>
          <w:divBdr>
            <w:top w:val="none" w:sz="0" w:space="0" w:color="auto"/>
            <w:left w:val="none" w:sz="0" w:space="0" w:color="auto"/>
            <w:bottom w:val="none" w:sz="0" w:space="0" w:color="auto"/>
            <w:right w:val="none" w:sz="0" w:space="0" w:color="auto"/>
          </w:divBdr>
        </w:div>
        <w:div w:id="274216172">
          <w:marLeft w:val="640"/>
          <w:marRight w:val="0"/>
          <w:marTop w:val="0"/>
          <w:marBottom w:val="0"/>
          <w:divBdr>
            <w:top w:val="none" w:sz="0" w:space="0" w:color="auto"/>
            <w:left w:val="none" w:sz="0" w:space="0" w:color="auto"/>
            <w:bottom w:val="none" w:sz="0" w:space="0" w:color="auto"/>
            <w:right w:val="none" w:sz="0" w:space="0" w:color="auto"/>
          </w:divBdr>
        </w:div>
        <w:div w:id="1587617317">
          <w:marLeft w:val="640"/>
          <w:marRight w:val="0"/>
          <w:marTop w:val="0"/>
          <w:marBottom w:val="0"/>
          <w:divBdr>
            <w:top w:val="none" w:sz="0" w:space="0" w:color="auto"/>
            <w:left w:val="none" w:sz="0" w:space="0" w:color="auto"/>
            <w:bottom w:val="none" w:sz="0" w:space="0" w:color="auto"/>
            <w:right w:val="none" w:sz="0" w:space="0" w:color="auto"/>
          </w:divBdr>
        </w:div>
        <w:div w:id="2013605867">
          <w:marLeft w:val="640"/>
          <w:marRight w:val="0"/>
          <w:marTop w:val="0"/>
          <w:marBottom w:val="0"/>
          <w:divBdr>
            <w:top w:val="none" w:sz="0" w:space="0" w:color="auto"/>
            <w:left w:val="none" w:sz="0" w:space="0" w:color="auto"/>
            <w:bottom w:val="none" w:sz="0" w:space="0" w:color="auto"/>
            <w:right w:val="none" w:sz="0" w:space="0" w:color="auto"/>
          </w:divBdr>
        </w:div>
        <w:div w:id="1577739942">
          <w:marLeft w:val="640"/>
          <w:marRight w:val="0"/>
          <w:marTop w:val="0"/>
          <w:marBottom w:val="0"/>
          <w:divBdr>
            <w:top w:val="none" w:sz="0" w:space="0" w:color="auto"/>
            <w:left w:val="none" w:sz="0" w:space="0" w:color="auto"/>
            <w:bottom w:val="none" w:sz="0" w:space="0" w:color="auto"/>
            <w:right w:val="none" w:sz="0" w:space="0" w:color="auto"/>
          </w:divBdr>
        </w:div>
        <w:div w:id="501821404">
          <w:marLeft w:val="640"/>
          <w:marRight w:val="0"/>
          <w:marTop w:val="0"/>
          <w:marBottom w:val="0"/>
          <w:divBdr>
            <w:top w:val="none" w:sz="0" w:space="0" w:color="auto"/>
            <w:left w:val="none" w:sz="0" w:space="0" w:color="auto"/>
            <w:bottom w:val="none" w:sz="0" w:space="0" w:color="auto"/>
            <w:right w:val="none" w:sz="0" w:space="0" w:color="auto"/>
          </w:divBdr>
        </w:div>
        <w:div w:id="755127001">
          <w:marLeft w:val="640"/>
          <w:marRight w:val="0"/>
          <w:marTop w:val="0"/>
          <w:marBottom w:val="0"/>
          <w:divBdr>
            <w:top w:val="none" w:sz="0" w:space="0" w:color="auto"/>
            <w:left w:val="none" w:sz="0" w:space="0" w:color="auto"/>
            <w:bottom w:val="none" w:sz="0" w:space="0" w:color="auto"/>
            <w:right w:val="none" w:sz="0" w:space="0" w:color="auto"/>
          </w:divBdr>
        </w:div>
        <w:div w:id="1958023306">
          <w:marLeft w:val="640"/>
          <w:marRight w:val="0"/>
          <w:marTop w:val="0"/>
          <w:marBottom w:val="0"/>
          <w:divBdr>
            <w:top w:val="none" w:sz="0" w:space="0" w:color="auto"/>
            <w:left w:val="none" w:sz="0" w:space="0" w:color="auto"/>
            <w:bottom w:val="none" w:sz="0" w:space="0" w:color="auto"/>
            <w:right w:val="none" w:sz="0" w:space="0" w:color="auto"/>
          </w:divBdr>
        </w:div>
        <w:div w:id="31423627">
          <w:marLeft w:val="640"/>
          <w:marRight w:val="0"/>
          <w:marTop w:val="0"/>
          <w:marBottom w:val="0"/>
          <w:divBdr>
            <w:top w:val="none" w:sz="0" w:space="0" w:color="auto"/>
            <w:left w:val="none" w:sz="0" w:space="0" w:color="auto"/>
            <w:bottom w:val="none" w:sz="0" w:space="0" w:color="auto"/>
            <w:right w:val="none" w:sz="0" w:space="0" w:color="auto"/>
          </w:divBdr>
        </w:div>
        <w:div w:id="379941797">
          <w:marLeft w:val="640"/>
          <w:marRight w:val="0"/>
          <w:marTop w:val="0"/>
          <w:marBottom w:val="0"/>
          <w:divBdr>
            <w:top w:val="none" w:sz="0" w:space="0" w:color="auto"/>
            <w:left w:val="none" w:sz="0" w:space="0" w:color="auto"/>
            <w:bottom w:val="none" w:sz="0" w:space="0" w:color="auto"/>
            <w:right w:val="none" w:sz="0" w:space="0" w:color="auto"/>
          </w:divBdr>
        </w:div>
        <w:div w:id="633145375">
          <w:marLeft w:val="640"/>
          <w:marRight w:val="0"/>
          <w:marTop w:val="0"/>
          <w:marBottom w:val="0"/>
          <w:divBdr>
            <w:top w:val="none" w:sz="0" w:space="0" w:color="auto"/>
            <w:left w:val="none" w:sz="0" w:space="0" w:color="auto"/>
            <w:bottom w:val="none" w:sz="0" w:space="0" w:color="auto"/>
            <w:right w:val="none" w:sz="0" w:space="0" w:color="auto"/>
          </w:divBdr>
        </w:div>
        <w:div w:id="365496308">
          <w:marLeft w:val="640"/>
          <w:marRight w:val="0"/>
          <w:marTop w:val="0"/>
          <w:marBottom w:val="0"/>
          <w:divBdr>
            <w:top w:val="none" w:sz="0" w:space="0" w:color="auto"/>
            <w:left w:val="none" w:sz="0" w:space="0" w:color="auto"/>
            <w:bottom w:val="none" w:sz="0" w:space="0" w:color="auto"/>
            <w:right w:val="none" w:sz="0" w:space="0" w:color="auto"/>
          </w:divBdr>
        </w:div>
        <w:div w:id="669403836">
          <w:marLeft w:val="640"/>
          <w:marRight w:val="0"/>
          <w:marTop w:val="0"/>
          <w:marBottom w:val="0"/>
          <w:divBdr>
            <w:top w:val="none" w:sz="0" w:space="0" w:color="auto"/>
            <w:left w:val="none" w:sz="0" w:space="0" w:color="auto"/>
            <w:bottom w:val="none" w:sz="0" w:space="0" w:color="auto"/>
            <w:right w:val="none" w:sz="0" w:space="0" w:color="auto"/>
          </w:divBdr>
        </w:div>
        <w:div w:id="527330499">
          <w:marLeft w:val="640"/>
          <w:marRight w:val="0"/>
          <w:marTop w:val="0"/>
          <w:marBottom w:val="0"/>
          <w:divBdr>
            <w:top w:val="none" w:sz="0" w:space="0" w:color="auto"/>
            <w:left w:val="none" w:sz="0" w:space="0" w:color="auto"/>
            <w:bottom w:val="none" w:sz="0" w:space="0" w:color="auto"/>
            <w:right w:val="none" w:sz="0" w:space="0" w:color="auto"/>
          </w:divBdr>
        </w:div>
        <w:div w:id="392970731">
          <w:marLeft w:val="640"/>
          <w:marRight w:val="0"/>
          <w:marTop w:val="0"/>
          <w:marBottom w:val="0"/>
          <w:divBdr>
            <w:top w:val="none" w:sz="0" w:space="0" w:color="auto"/>
            <w:left w:val="none" w:sz="0" w:space="0" w:color="auto"/>
            <w:bottom w:val="none" w:sz="0" w:space="0" w:color="auto"/>
            <w:right w:val="none" w:sz="0" w:space="0" w:color="auto"/>
          </w:divBdr>
        </w:div>
        <w:div w:id="31226135">
          <w:marLeft w:val="640"/>
          <w:marRight w:val="0"/>
          <w:marTop w:val="0"/>
          <w:marBottom w:val="0"/>
          <w:divBdr>
            <w:top w:val="none" w:sz="0" w:space="0" w:color="auto"/>
            <w:left w:val="none" w:sz="0" w:space="0" w:color="auto"/>
            <w:bottom w:val="none" w:sz="0" w:space="0" w:color="auto"/>
            <w:right w:val="none" w:sz="0" w:space="0" w:color="auto"/>
          </w:divBdr>
        </w:div>
        <w:div w:id="123891506">
          <w:marLeft w:val="640"/>
          <w:marRight w:val="0"/>
          <w:marTop w:val="0"/>
          <w:marBottom w:val="0"/>
          <w:divBdr>
            <w:top w:val="none" w:sz="0" w:space="0" w:color="auto"/>
            <w:left w:val="none" w:sz="0" w:space="0" w:color="auto"/>
            <w:bottom w:val="none" w:sz="0" w:space="0" w:color="auto"/>
            <w:right w:val="none" w:sz="0" w:space="0" w:color="auto"/>
          </w:divBdr>
        </w:div>
        <w:div w:id="1822425975">
          <w:marLeft w:val="640"/>
          <w:marRight w:val="0"/>
          <w:marTop w:val="0"/>
          <w:marBottom w:val="0"/>
          <w:divBdr>
            <w:top w:val="none" w:sz="0" w:space="0" w:color="auto"/>
            <w:left w:val="none" w:sz="0" w:space="0" w:color="auto"/>
            <w:bottom w:val="none" w:sz="0" w:space="0" w:color="auto"/>
            <w:right w:val="none" w:sz="0" w:space="0" w:color="auto"/>
          </w:divBdr>
        </w:div>
        <w:div w:id="2106412794">
          <w:marLeft w:val="640"/>
          <w:marRight w:val="0"/>
          <w:marTop w:val="0"/>
          <w:marBottom w:val="0"/>
          <w:divBdr>
            <w:top w:val="none" w:sz="0" w:space="0" w:color="auto"/>
            <w:left w:val="none" w:sz="0" w:space="0" w:color="auto"/>
            <w:bottom w:val="none" w:sz="0" w:space="0" w:color="auto"/>
            <w:right w:val="none" w:sz="0" w:space="0" w:color="auto"/>
          </w:divBdr>
        </w:div>
        <w:div w:id="1865511739">
          <w:marLeft w:val="640"/>
          <w:marRight w:val="0"/>
          <w:marTop w:val="0"/>
          <w:marBottom w:val="0"/>
          <w:divBdr>
            <w:top w:val="none" w:sz="0" w:space="0" w:color="auto"/>
            <w:left w:val="none" w:sz="0" w:space="0" w:color="auto"/>
            <w:bottom w:val="none" w:sz="0" w:space="0" w:color="auto"/>
            <w:right w:val="none" w:sz="0" w:space="0" w:color="auto"/>
          </w:divBdr>
        </w:div>
        <w:div w:id="1322195058">
          <w:marLeft w:val="640"/>
          <w:marRight w:val="0"/>
          <w:marTop w:val="0"/>
          <w:marBottom w:val="0"/>
          <w:divBdr>
            <w:top w:val="none" w:sz="0" w:space="0" w:color="auto"/>
            <w:left w:val="none" w:sz="0" w:space="0" w:color="auto"/>
            <w:bottom w:val="none" w:sz="0" w:space="0" w:color="auto"/>
            <w:right w:val="none" w:sz="0" w:space="0" w:color="auto"/>
          </w:divBdr>
        </w:div>
        <w:div w:id="1666544781">
          <w:marLeft w:val="640"/>
          <w:marRight w:val="0"/>
          <w:marTop w:val="0"/>
          <w:marBottom w:val="0"/>
          <w:divBdr>
            <w:top w:val="none" w:sz="0" w:space="0" w:color="auto"/>
            <w:left w:val="none" w:sz="0" w:space="0" w:color="auto"/>
            <w:bottom w:val="none" w:sz="0" w:space="0" w:color="auto"/>
            <w:right w:val="none" w:sz="0" w:space="0" w:color="auto"/>
          </w:divBdr>
        </w:div>
        <w:div w:id="1617171953">
          <w:marLeft w:val="640"/>
          <w:marRight w:val="0"/>
          <w:marTop w:val="0"/>
          <w:marBottom w:val="0"/>
          <w:divBdr>
            <w:top w:val="none" w:sz="0" w:space="0" w:color="auto"/>
            <w:left w:val="none" w:sz="0" w:space="0" w:color="auto"/>
            <w:bottom w:val="none" w:sz="0" w:space="0" w:color="auto"/>
            <w:right w:val="none" w:sz="0" w:space="0" w:color="auto"/>
          </w:divBdr>
        </w:div>
        <w:div w:id="1074006688">
          <w:marLeft w:val="640"/>
          <w:marRight w:val="0"/>
          <w:marTop w:val="0"/>
          <w:marBottom w:val="0"/>
          <w:divBdr>
            <w:top w:val="none" w:sz="0" w:space="0" w:color="auto"/>
            <w:left w:val="none" w:sz="0" w:space="0" w:color="auto"/>
            <w:bottom w:val="none" w:sz="0" w:space="0" w:color="auto"/>
            <w:right w:val="none" w:sz="0" w:space="0" w:color="auto"/>
          </w:divBdr>
        </w:div>
        <w:div w:id="611595129">
          <w:marLeft w:val="640"/>
          <w:marRight w:val="0"/>
          <w:marTop w:val="0"/>
          <w:marBottom w:val="0"/>
          <w:divBdr>
            <w:top w:val="none" w:sz="0" w:space="0" w:color="auto"/>
            <w:left w:val="none" w:sz="0" w:space="0" w:color="auto"/>
            <w:bottom w:val="none" w:sz="0" w:space="0" w:color="auto"/>
            <w:right w:val="none" w:sz="0" w:space="0" w:color="auto"/>
          </w:divBdr>
        </w:div>
        <w:div w:id="1231699309">
          <w:marLeft w:val="640"/>
          <w:marRight w:val="0"/>
          <w:marTop w:val="0"/>
          <w:marBottom w:val="0"/>
          <w:divBdr>
            <w:top w:val="none" w:sz="0" w:space="0" w:color="auto"/>
            <w:left w:val="none" w:sz="0" w:space="0" w:color="auto"/>
            <w:bottom w:val="none" w:sz="0" w:space="0" w:color="auto"/>
            <w:right w:val="none" w:sz="0" w:space="0" w:color="auto"/>
          </w:divBdr>
        </w:div>
        <w:div w:id="630981323">
          <w:marLeft w:val="640"/>
          <w:marRight w:val="0"/>
          <w:marTop w:val="0"/>
          <w:marBottom w:val="0"/>
          <w:divBdr>
            <w:top w:val="none" w:sz="0" w:space="0" w:color="auto"/>
            <w:left w:val="none" w:sz="0" w:space="0" w:color="auto"/>
            <w:bottom w:val="none" w:sz="0" w:space="0" w:color="auto"/>
            <w:right w:val="none" w:sz="0" w:space="0" w:color="auto"/>
          </w:divBdr>
        </w:div>
        <w:div w:id="763571437">
          <w:marLeft w:val="640"/>
          <w:marRight w:val="0"/>
          <w:marTop w:val="0"/>
          <w:marBottom w:val="0"/>
          <w:divBdr>
            <w:top w:val="none" w:sz="0" w:space="0" w:color="auto"/>
            <w:left w:val="none" w:sz="0" w:space="0" w:color="auto"/>
            <w:bottom w:val="none" w:sz="0" w:space="0" w:color="auto"/>
            <w:right w:val="none" w:sz="0" w:space="0" w:color="auto"/>
          </w:divBdr>
        </w:div>
        <w:div w:id="88088887">
          <w:marLeft w:val="640"/>
          <w:marRight w:val="0"/>
          <w:marTop w:val="0"/>
          <w:marBottom w:val="0"/>
          <w:divBdr>
            <w:top w:val="none" w:sz="0" w:space="0" w:color="auto"/>
            <w:left w:val="none" w:sz="0" w:space="0" w:color="auto"/>
            <w:bottom w:val="none" w:sz="0" w:space="0" w:color="auto"/>
            <w:right w:val="none" w:sz="0" w:space="0" w:color="auto"/>
          </w:divBdr>
        </w:div>
        <w:div w:id="1569921663">
          <w:marLeft w:val="640"/>
          <w:marRight w:val="0"/>
          <w:marTop w:val="0"/>
          <w:marBottom w:val="0"/>
          <w:divBdr>
            <w:top w:val="none" w:sz="0" w:space="0" w:color="auto"/>
            <w:left w:val="none" w:sz="0" w:space="0" w:color="auto"/>
            <w:bottom w:val="none" w:sz="0" w:space="0" w:color="auto"/>
            <w:right w:val="none" w:sz="0" w:space="0" w:color="auto"/>
          </w:divBdr>
        </w:div>
        <w:div w:id="2084184804">
          <w:marLeft w:val="640"/>
          <w:marRight w:val="0"/>
          <w:marTop w:val="0"/>
          <w:marBottom w:val="0"/>
          <w:divBdr>
            <w:top w:val="none" w:sz="0" w:space="0" w:color="auto"/>
            <w:left w:val="none" w:sz="0" w:space="0" w:color="auto"/>
            <w:bottom w:val="none" w:sz="0" w:space="0" w:color="auto"/>
            <w:right w:val="none" w:sz="0" w:space="0" w:color="auto"/>
          </w:divBdr>
        </w:div>
        <w:div w:id="444081077">
          <w:marLeft w:val="640"/>
          <w:marRight w:val="0"/>
          <w:marTop w:val="0"/>
          <w:marBottom w:val="0"/>
          <w:divBdr>
            <w:top w:val="none" w:sz="0" w:space="0" w:color="auto"/>
            <w:left w:val="none" w:sz="0" w:space="0" w:color="auto"/>
            <w:bottom w:val="none" w:sz="0" w:space="0" w:color="auto"/>
            <w:right w:val="none" w:sz="0" w:space="0" w:color="auto"/>
          </w:divBdr>
        </w:div>
        <w:div w:id="1844129098">
          <w:marLeft w:val="640"/>
          <w:marRight w:val="0"/>
          <w:marTop w:val="0"/>
          <w:marBottom w:val="0"/>
          <w:divBdr>
            <w:top w:val="none" w:sz="0" w:space="0" w:color="auto"/>
            <w:left w:val="none" w:sz="0" w:space="0" w:color="auto"/>
            <w:bottom w:val="none" w:sz="0" w:space="0" w:color="auto"/>
            <w:right w:val="none" w:sz="0" w:space="0" w:color="auto"/>
          </w:divBdr>
        </w:div>
        <w:div w:id="32078859">
          <w:marLeft w:val="640"/>
          <w:marRight w:val="0"/>
          <w:marTop w:val="0"/>
          <w:marBottom w:val="0"/>
          <w:divBdr>
            <w:top w:val="none" w:sz="0" w:space="0" w:color="auto"/>
            <w:left w:val="none" w:sz="0" w:space="0" w:color="auto"/>
            <w:bottom w:val="none" w:sz="0" w:space="0" w:color="auto"/>
            <w:right w:val="none" w:sz="0" w:space="0" w:color="auto"/>
          </w:divBdr>
        </w:div>
        <w:div w:id="1306542318">
          <w:marLeft w:val="640"/>
          <w:marRight w:val="0"/>
          <w:marTop w:val="0"/>
          <w:marBottom w:val="0"/>
          <w:divBdr>
            <w:top w:val="none" w:sz="0" w:space="0" w:color="auto"/>
            <w:left w:val="none" w:sz="0" w:space="0" w:color="auto"/>
            <w:bottom w:val="none" w:sz="0" w:space="0" w:color="auto"/>
            <w:right w:val="none" w:sz="0" w:space="0" w:color="auto"/>
          </w:divBdr>
        </w:div>
        <w:div w:id="2113938161">
          <w:marLeft w:val="640"/>
          <w:marRight w:val="0"/>
          <w:marTop w:val="0"/>
          <w:marBottom w:val="0"/>
          <w:divBdr>
            <w:top w:val="none" w:sz="0" w:space="0" w:color="auto"/>
            <w:left w:val="none" w:sz="0" w:space="0" w:color="auto"/>
            <w:bottom w:val="none" w:sz="0" w:space="0" w:color="auto"/>
            <w:right w:val="none" w:sz="0" w:space="0" w:color="auto"/>
          </w:divBdr>
        </w:div>
        <w:div w:id="223495334">
          <w:marLeft w:val="640"/>
          <w:marRight w:val="0"/>
          <w:marTop w:val="0"/>
          <w:marBottom w:val="0"/>
          <w:divBdr>
            <w:top w:val="none" w:sz="0" w:space="0" w:color="auto"/>
            <w:left w:val="none" w:sz="0" w:space="0" w:color="auto"/>
            <w:bottom w:val="none" w:sz="0" w:space="0" w:color="auto"/>
            <w:right w:val="none" w:sz="0" w:space="0" w:color="auto"/>
          </w:divBdr>
        </w:div>
        <w:div w:id="899054273">
          <w:marLeft w:val="640"/>
          <w:marRight w:val="0"/>
          <w:marTop w:val="0"/>
          <w:marBottom w:val="0"/>
          <w:divBdr>
            <w:top w:val="none" w:sz="0" w:space="0" w:color="auto"/>
            <w:left w:val="none" w:sz="0" w:space="0" w:color="auto"/>
            <w:bottom w:val="none" w:sz="0" w:space="0" w:color="auto"/>
            <w:right w:val="none" w:sz="0" w:space="0" w:color="auto"/>
          </w:divBdr>
        </w:div>
        <w:div w:id="1831284041">
          <w:marLeft w:val="640"/>
          <w:marRight w:val="0"/>
          <w:marTop w:val="0"/>
          <w:marBottom w:val="0"/>
          <w:divBdr>
            <w:top w:val="none" w:sz="0" w:space="0" w:color="auto"/>
            <w:left w:val="none" w:sz="0" w:space="0" w:color="auto"/>
            <w:bottom w:val="none" w:sz="0" w:space="0" w:color="auto"/>
            <w:right w:val="none" w:sz="0" w:space="0" w:color="auto"/>
          </w:divBdr>
        </w:div>
        <w:div w:id="1338146115">
          <w:marLeft w:val="640"/>
          <w:marRight w:val="0"/>
          <w:marTop w:val="0"/>
          <w:marBottom w:val="0"/>
          <w:divBdr>
            <w:top w:val="none" w:sz="0" w:space="0" w:color="auto"/>
            <w:left w:val="none" w:sz="0" w:space="0" w:color="auto"/>
            <w:bottom w:val="none" w:sz="0" w:space="0" w:color="auto"/>
            <w:right w:val="none" w:sz="0" w:space="0" w:color="auto"/>
          </w:divBdr>
        </w:div>
        <w:div w:id="674576131">
          <w:marLeft w:val="640"/>
          <w:marRight w:val="0"/>
          <w:marTop w:val="0"/>
          <w:marBottom w:val="0"/>
          <w:divBdr>
            <w:top w:val="none" w:sz="0" w:space="0" w:color="auto"/>
            <w:left w:val="none" w:sz="0" w:space="0" w:color="auto"/>
            <w:bottom w:val="none" w:sz="0" w:space="0" w:color="auto"/>
            <w:right w:val="none" w:sz="0" w:space="0" w:color="auto"/>
          </w:divBdr>
        </w:div>
        <w:div w:id="120271820">
          <w:marLeft w:val="640"/>
          <w:marRight w:val="0"/>
          <w:marTop w:val="0"/>
          <w:marBottom w:val="0"/>
          <w:divBdr>
            <w:top w:val="none" w:sz="0" w:space="0" w:color="auto"/>
            <w:left w:val="none" w:sz="0" w:space="0" w:color="auto"/>
            <w:bottom w:val="none" w:sz="0" w:space="0" w:color="auto"/>
            <w:right w:val="none" w:sz="0" w:space="0" w:color="auto"/>
          </w:divBdr>
        </w:div>
        <w:div w:id="939525925">
          <w:marLeft w:val="640"/>
          <w:marRight w:val="0"/>
          <w:marTop w:val="0"/>
          <w:marBottom w:val="0"/>
          <w:divBdr>
            <w:top w:val="none" w:sz="0" w:space="0" w:color="auto"/>
            <w:left w:val="none" w:sz="0" w:space="0" w:color="auto"/>
            <w:bottom w:val="none" w:sz="0" w:space="0" w:color="auto"/>
            <w:right w:val="none" w:sz="0" w:space="0" w:color="auto"/>
          </w:divBdr>
        </w:div>
        <w:div w:id="785545183">
          <w:marLeft w:val="640"/>
          <w:marRight w:val="0"/>
          <w:marTop w:val="0"/>
          <w:marBottom w:val="0"/>
          <w:divBdr>
            <w:top w:val="none" w:sz="0" w:space="0" w:color="auto"/>
            <w:left w:val="none" w:sz="0" w:space="0" w:color="auto"/>
            <w:bottom w:val="none" w:sz="0" w:space="0" w:color="auto"/>
            <w:right w:val="none" w:sz="0" w:space="0" w:color="auto"/>
          </w:divBdr>
        </w:div>
        <w:div w:id="1558200552">
          <w:marLeft w:val="640"/>
          <w:marRight w:val="0"/>
          <w:marTop w:val="0"/>
          <w:marBottom w:val="0"/>
          <w:divBdr>
            <w:top w:val="none" w:sz="0" w:space="0" w:color="auto"/>
            <w:left w:val="none" w:sz="0" w:space="0" w:color="auto"/>
            <w:bottom w:val="none" w:sz="0" w:space="0" w:color="auto"/>
            <w:right w:val="none" w:sz="0" w:space="0" w:color="auto"/>
          </w:divBdr>
        </w:div>
        <w:div w:id="577130682">
          <w:marLeft w:val="640"/>
          <w:marRight w:val="0"/>
          <w:marTop w:val="0"/>
          <w:marBottom w:val="0"/>
          <w:divBdr>
            <w:top w:val="none" w:sz="0" w:space="0" w:color="auto"/>
            <w:left w:val="none" w:sz="0" w:space="0" w:color="auto"/>
            <w:bottom w:val="none" w:sz="0" w:space="0" w:color="auto"/>
            <w:right w:val="none" w:sz="0" w:space="0" w:color="auto"/>
          </w:divBdr>
        </w:div>
        <w:div w:id="174157496">
          <w:marLeft w:val="640"/>
          <w:marRight w:val="0"/>
          <w:marTop w:val="0"/>
          <w:marBottom w:val="0"/>
          <w:divBdr>
            <w:top w:val="none" w:sz="0" w:space="0" w:color="auto"/>
            <w:left w:val="none" w:sz="0" w:space="0" w:color="auto"/>
            <w:bottom w:val="none" w:sz="0" w:space="0" w:color="auto"/>
            <w:right w:val="none" w:sz="0" w:space="0" w:color="auto"/>
          </w:divBdr>
        </w:div>
        <w:div w:id="1040134116">
          <w:marLeft w:val="640"/>
          <w:marRight w:val="0"/>
          <w:marTop w:val="0"/>
          <w:marBottom w:val="0"/>
          <w:divBdr>
            <w:top w:val="none" w:sz="0" w:space="0" w:color="auto"/>
            <w:left w:val="none" w:sz="0" w:space="0" w:color="auto"/>
            <w:bottom w:val="none" w:sz="0" w:space="0" w:color="auto"/>
            <w:right w:val="none" w:sz="0" w:space="0" w:color="auto"/>
          </w:divBdr>
        </w:div>
        <w:div w:id="1326401274">
          <w:marLeft w:val="640"/>
          <w:marRight w:val="0"/>
          <w:marTop w:val="0"/>
          <w:marBottom w:val="0"/>
          <w:divBdr>
            <w:top w:val="none" w:sz="0" w:space="0" w:color="auto"/>
            <w:left w:val="none" w:sz="0" w:space="0" w:color="auto"/>
            <w:bottom w:val="none" w:sz="0" w:space="0" w:color="auto"/>
            <w:right w:val="none" w:sz="0" w:space="0" w:color="auto"/>
          </w:divBdr>
        </w:div>
        <w:div w:id="193546708">
          <w:marLeft w:val="640"/>
          <w:marRight w:val="0"/>
          <w:marTop w:val="0"/>
          <w:marBottom w:val="0"/>
          <w:divBdr>
            <w:top w:val="none" w:sz="0" w:space="0" w:color="auto"/>
            <w:left w:val="none" w:sz="0" w:space="0" w:color="auto"/>
            <w:bottom w:val="none" w:sz="0" w:space="0" w:color="auto"/>
            <w:right w:val="none" w:sz="0" w:space="0" w:color="auto"/>
          </w:divBdr>
        </w:div>
        <w:div w:id="1609237369">
          <w:marLeft w:val="640"/>
          <w:marRight w:val="0"/>
          <w:marTop w:val="0"/>
          <w:marBottom w:val="0"/>
          <w:divBdr>
            <w:top w:val="none" w:sz="0" w:space="0" w:color="auto"/>
            <w:left w:val="none" w:sz="0" w:space="0" w:color="auto"/>
            <w:bottom w:val="none" w:sz="0" w:space="0" w:color="auto"/>
            <w:right w:val="none" w:sz="0" w:space="0" w:color="auto"/>
          </w:divBdr>
        </w:div>
        <w:div w:id="783773363">
          <w:marLeft w:val="640"/>
          <w:marRight w:val="0"/>
          <w:marTop w:val="0"/>
          <w:marBottom w:val="0"/>
          <w:divBdr>
            <w:top w:val="none" w:sz="0" w:space="0" w:color="auto"/>
            <w:left w:val="none" w:sz="0" w:space="0" w:color="auto"/>
            <w:bottom w:val="none" w:sz="0" w:space="0" w:color="auto"/>
            <w:right w:val="none" w:sz="0" w:space="0" w:color="auto"/>
          </w:divBdr>
        </w:div>
        <w:div w:id="80491978">
          <w:marLeft w:val="640"/>
          <w:marRight w:val="0"/>
          <w:marTop w:val="0"/>
          <w:marBottom w:val="0"/>
          <w:divBdr>
            <w:top w:val="none" w:sz="0" w:space="0" w:color="auto"/>
            <w:left w:val="none" w:sz="0" w:space="0" w:color="auto"/>
            <w:bottom w:val="none" w:sz="0" w:space="0" w:color="auto"/>
            <w:right w:val="none" w:sz="0" w:space="0" w:color="auto"/>
          </w:divBdr>
        </w:div>
        <w:div w:id="479542215">
          <w:marLeft w:val="640"/>
          <w:marRight w:val="0"/>
          <w:marTop w:val="0"/>
          <w:marBottom w:val="0"/>
          <w:divBdr>
            <w:top w:val="none" w:sz="0" w:space="0" w:color="auto"/>
            <w:left w:val="none" w:sz="0" w:space="0" w:color="auto"/>
            <w:bottom w:val="none" w:sz="0" w:space="0" w:color="auto"/>
            <w:right w:val="none" w:sz="0" w:space="0" w:color="auto"/>
          </w:divBdr>
        </w:div>
        <w:div w:id="1843618904">
          <w:marLeft w:val="640"/>
          <w:marRight w:val="0"/>
          <w:marTop w:val="0"/>
          <w:marBottom w:val="0"/>
          <w:divBdr>
            <w:top w:val="none" w:sz="0" w:space="0" w:color="auto"/>
            <w:left w:val="none" w:sz="0" w:space="0" w:color="auto"/>
            <w:bottom w:val="none" w:sz="0" w:space="0" w:color="auto"/>
            <w:right w:val="none" w:sz="0" w:space="0" w:color="auto"/>
          </w:divBdr>
        </w:div>
        <w:div w:id="887910001">
          <w:marLeft w:val="640"/>
          <w:marRight w:val="0"/>
          <w:marTop w:val="0"/>
          <w:marBottom w:val="0"/>
          <w:divBdr>
            <w:top w:val="none" w:sz="0" w:space="0" w:color="auto"/>
            <w:left w:val="none" w:sz="0" w:space="0" w:color="auto"/>
            <w:bottom w:val="none" w:sz="0" w:space="0" w:color="auto"/>
            <w:right w:val="none" w:sz="0" w:space="0" w:color="auto"/>
          </w:divBdr>
        </w:div>
        <w:div w:id="106433177">
          <w:marLeft w:val="640"/>
          <w:marRight w:val="0"/>
          <w:marTop w:val="0"/>
          <w:marBottom w:val="0"/>
          <w:divBdr>
            <w:top w:val="none" w:sz="0" w:space="0" w:color="auto"/>
            <w:left w:val="none" w:sz="0" w:space="0" w:color="auto"/>
            <w:bottom w:val="none" w:sz="0" w:space="0" w:color="auto"/>
            <w:right w:val="none" w:sz="0" w:space="0" w:color="auto"/>
          </w:divBdr>
        </w:div>
        <w:div w:id="349573621">
          <w:marLeft w:val="640"/>
          <w:marRight w:val="0"/>
          <w:marTop w:val="0"/>
          <w:marBottom w:val="0"/>
          <w:divBdr>
            <w:top w:val="none" w:sz="0" w:space="0" w:color="auto"/>
            <w:left w:val="none" w:sz="0" w:space="0" w:color="auto"/>
            <w:bottom w:val="none" w:sz="0" w:space="0" w:color="auto"/>
            <w:right w:val="none" w:sz="0" w:space="0" w:color="auto"/>
          </w:divBdr>
        </w:div>
        <w:div w:id="16085447">
          <w:marLeft w:val="640"/>
          <w:marRight w:val="0"/>
          <w:marTop w:val="0"/>
          <w:marBottom w:val="0"/>
          <w:divBdr>
            <w:top w:val="none" w:sz="0" w:space="0" w:color="auto"/>
            <w:left w:val="none" w:sz="0" w:space="0" w:color="auto"/>
            <w:bottom w:val="none" w:sz="0" w:space="0" w:color="auto"/>
            <w:right w:val="none" w:sz="0" w:space="0" w:color="auto"/>
          </w:divBdr>
        </w:div>
        <w:div w:id="66609362">
          <w:marLeft w:val="640"/>
          <w:marRight w:val="0"/>
          <w:marTop w:val="0"/>
          <w:marBottom w:val="0"/>
          <w:divBdr>
            <w:top w:val="none" w:sz="0" w:space="0" w:color="auto"/>
            <w:left w:val="none" w:sz="0" w:space="0" w:color="auto"/>
            <w:bottom w:val="none" w:sz="0" w:space="0" w:color="auto"/>
            <w:right w:val="none" w:sz="0" w:space="0" w:color="auto"/>
          </w:divBdr>
        </w:div>
        <w:div w:id="1915846477">
          <w:marLeft w:val="640"/>
          <w:marRight w:val="0"/>
          <w:marTop w:val="0"/>
          <w:marBottom w:val="0"/>
          <w:divBdr>
            <w:top w:val="none" w:sz="0" w:space="0" w:color="auto"/>
            <w:left w:val="none" w:sz="0" w:space="0" w:color="auto"/>
            <w:bottom w:val="none" w:sz="0" w:space="0" w:color="auto"/>
            <w:right w:val="none" w:sz="0" w:space="0" w:color="auto"/>
          </w:divBdr>
        </w:div>
        <w:div w:id="1453210700">
          <w:marLeft w:val="640"/>
          <w:marRight w:val="0"/>
          <w:marTop w:val="0"/>
          <w:marBottom w:val="0"/>
          <w:divBdr>
            <w:top w:val="none" w:sz="0" w:space="0" w:color="auto"/>
            <w:left w:val="none" w:sz="0" w:space="0" w:color="auto"/>
            <w:bottom w:val="none" w:sz="0" w:space="0" w:color="auto"/>
            <w:right w:val="none" w:sz="0" w:space="0" w:color="auto"/>
          </w:divBdr>
        </w:div>
        <w:div w:id="1491944019">
          <w:marLeft w:val="640"/>
          <w:marRight w:val="0"/>
          <w:marTop w:val="0"/>
          <w:marBottom w:val="0"/>
          <w:divBdr>
            <w:top w:val="none" w:sz="0" w:space="0" w:color="auto"/>
            <w:left w:val="none" w:sz="0" w:space="0" w:color="auto"/>
            <w:bottom w:val="none" w:sz="0" w:space="0" w:color="auto"/>
            <w:right w:val="none" w:sz="0" w:space="0" w:color="auto"/>
          </w:divBdr>
        </w:div>
        <w:div w:id="61805101">
          <w:marLeft w:val="640"/>
          <w:marRight w:val="0"/>
          <w:marTop w:val="0"/>
          <w:marBottom w:val="0"/>
          <w:divBdr>
            <w:top w:val="none" w:sz="0" w:space="0" w:color="auto"/>
            <w:left w:val="none" w:sz="0" w:space="0" w:color="auto"/>
            <w:bottom w:val="none" w:sz="0" w:space="0" w:color="auto"/>
            <w:right w:val="none" w:sz="0" w:space="0" w:color="auto"/>
          </w:divBdr>
        </w:div>
        <w:div w:id="1452431973">
          <w:marLeft w:val="640"/>
          <w:marRight w:val="0"/>
          <w:marTop w:val="0"/>
          <w:marBottom w:val="0"/>
          <w:divBdr>
            <w:top w:val="none" w:sz="0" w:space="0" w:color="auto"/>
            <w:left w:val="none" w:sz="0" w:space="0" w:color="auto"/>
            <w:bottom w:val="none" w:sz="0" w:space="0" w:color="auto"/>
            <w:right w:val="none" w:sz="0" w:space="0" w:color="auto"/>
          </w:divBdr>
        </w:div>
        <w:div w:id="18817316">
          <w:marLeft w:val="640"/>
          <w:marRight w:val="0"/>
          <w:marTop w:val="0"/>
          <w:marBottom w:val="0"/>
          <w:divBdr>
            <w:top w:val="none" w:sz="0" w:space="0" w:color="auto"/>
            <w:left w:val="none" w:sz="0" w:space="0" w:color="auto"/>
            <w:bottom w:val="none" w:sz="0" w:space="0" w:color="auto"/>
            <w:right w:val="none" w:sz="0" w:space="0" w:color="auto"/>
          </w:divBdr>
        </w:div>
        <w:div w:id="1689019651">
          <w:marLeft w:val="640"/>
          <w:marRight w:val="0"/>
          <w:marTop w:val="0"/>
          <w:marBottom w:val="0"/>
          <w:divBdr>
            <w:top w:val="none" w:sz="0" w:space="0" w:color="auto"/>
            <w:left w:val="none" w:sz="0" w:space="0" w:color="auto"/>
            <w:bottom w:val="none" w:sz="0" w:space="0" w:color="auto"/>
            <w:right w:val="none" w:sz="0" w:space="0" w:color="auto"/>
          </w:divBdr>
        </w:div>
        <w:div w:id="1447652249">
          <w:marLeft w:val="640"/>
          <w:marRight w:val="0"/>
          <w:marTop w:val="0"/>
          <w:marBottom w:val="0"/>
          <w:divBdr>
            <w:top w:val="none" w:sz="0" w:space="0" w:color="auto"/>
            <w:left w:val="none" w:sz="0" w:space="0" w:color="auto"/>
            <w:bottom w:val="none" w:sz="0" w:space="0" w:color="auto"/>
            <w:right w:val="none" w:sz="0" w:space="0" w:color="auto"/>
          </w:divBdr>
        </w:div>
        <w:div w:id="2018344681">
          <w:marLeft w:val="640"/>
          <w:marRight w:val="0"/>
          <w:marTop w:val="0"/>
          <w:marBottom w:val="0"/>
          <w:divBdr>
            <w:top w:val="none" w:sz="0" w:space="0" w:color="auto"/>
            <w:left w:val="none" w:sz="0" w:space="0" w:color="auto"/>
            <w:bottom w:val="none" w:sz="0" w:space="0" w:color="auto"/>
            <w:right w:val="none" w:sz="0" w:space="0" w:color="auto"/>
          </w:divBdr>
        </w:div>
        <w:div w:id="1560896135">
          <w:marLeft w:val="640"/>
          <w:marRight w:val="0"/>
          <w:marTop w:val="0"/>
          <w:marBottom w:val="0"/>
          <w:divBdr>
            <w:top w:val="none" w:sz="0" w:space="0" w:color="auto"/>
            <w:left w:val="none" w:sz="0" w:space="0" w:color="auto"/>
            <w:bottom w:val="none" w:sz="0" w:space="0" w:color="auto"/>
            <w:right w:val="none" w:sz="0" w:space="0" w:color="auto"/>
          </w:divBdr>
        </w:div>
        <w:div w:id="2038849909">
          <w:marLeft w:val="640"/>
          <w:marRight w:val="0"/>
          <w:marTop w:val="0"/>
          <w:marBottom w:val="0"/>
          <w:divBdr>
            <w:top w:val="none" w:sz="0" w:space="0" w:color="auto"/>
            <w:left w:val="none" w:sz="0" w:space="0" w:color="auto"/>
            <w:bottom w:val="none" w:sz="0" w:space="0" w:color="auto"/>
            <w:right w:val="none" w:sz="0" w:space="0" w:color="auto"/>
          </w:divBdr>
        </w:div>
        <w:div w:id="1911386008">
          <w:marLeft w:val="640"/>
          <w:marRight w:val="0"/>
          <w:marTop w:val="0"/>
          <w:marBottom w:val="0"/>
          <w:divBdr>
            <w:top w:val="none" w:sz="0" w:space="0" w:color="auto"/>
            <w:left w:val="none" w:sz="0" w:space="0" w:color="auto"/>
            <w:bottom w:val="none" w:sz="0" w:space="0" w:color="auto"/>
            <w:right w:val="none" w:sz="0" w:space="0" w:color="auto"/>
          </w:divBdr>
        </w:div>
        <w:div w:id="1426001970">
          <w:marLeft w:val="640"/>
          <w:marRight w:val="0"/>
          <w:marTop w:val="0"/>
          <w:marBottom w:val="0"/>
          <w:divBdr>
            <w:top w:val="none" w:sz="0" w:space="0" w:color="auto"/>
            <w:left w:val="none" w:sz="0" w:space="0" w:color="auto"/>
            <w:bottom w:val="none" w:sz="0" w:space="0" w:color="auto"/>
            <w:right w:val="none" w:sz="0" w:space="0" w:color="auto"/>
          </w:divBdr>
        </w:div>
        <w:div w:id="1730961675">
          <w:marLeft w:val="640"/>
          <w:marRight w:val="0"/>
          <w:marTop w:val="0"/>
          <w:marBottom w:val="0"/>
          <w:divBdr>
            <w:top w:val="none" w:sz="0" w:space="0" w:color="auto"/>
            <w:left w:val="none" w:sz="0" w:space="0" w:color="auto"/>
            <w:bottom w:val="none" w:sz="0" w:space="0" w:color="auto"/>
            <w:right w:val="none" w:sz="0" w:space="0" w:color="auto"/>
          </w:divBdr>
        </w:div>
        <w:div w:id="2062290702">
          <w:marLeft w:val="640"/>
          <w:marRight w:val="0"/>
          <w:marTop w:val="0"/>
          <w:marBottom w:val="0"/>
          <w:divBdr>
            <w:top w:val="none" w:sz="0" w:space="0" w:color="auto"/>
            <w:left w:val="none" w:sz="0" w:space="0" w:color="auto"/>
            <w:bottom w:val="none" w:sz="0" w:space="0" w:color="auto"/>
            <w:right w:val="none" w:sz="0" w:space="0" w:color="auto"/>
          </w:divBdr>
        </w:div>
        <w:div w:id="471674498">
          <w:marLeft w:val="640"/>
          <w:marRight w:val="0"/>
          <w:marTop w:val="0"/>
          <w:marBottom w:val="0"/>
          <w:divBdr>
            <w:top w:val="none" w:sz="0" w:space="0" w:color="auto"/>
            <w:left w:val="none" w:sz="0" w:space="0" w:color="auto"/>
            <w:bottom w:val="none" w:sz="0" w:space="0" w:color="auto"/>
            <w:right w:val="none" w:sz="0" w:space="0" w:color="auto"/>
          </w:divBdr>
        </w:div>
        <w:div w:id="1086809365">
          <w:marLeft w:val="640"/>
          <w:marRight w:val="0"/>
          <w:marTop w:val="0"/>
          <w:marBottom w:val="0"/>
          <w:divBdr>
            <w:top w:val="none" w:sz="0" w:space="0" w:color="auto"/>
            <w:left w:val="none" w:sz="0" w:space="0" w:color="auto"/>
            <w:bottom w:val="none" w:sz="0" w:space="0" w:color="auto"/>
            <w:right w:val="none" w:sz="0" w:space="0" w:color="auto"/>
          </w:divBdr>
        </w:div>
        <w:div w:id="2026441048">
          <w:marLeft w:val="640"/>
          <w:marRight w:val="0"/>
          <w:marTop w:val="0"/>
          <w:marBottom w:val="0"/>
          <w:divBdr>
            <w:top w:val="none" w:sz="0" w:space="0" w:color="auto"/>
            <w:left w:val="none" w:sz="0" w:space="0" w:color="auto"/>
            <w:bottom w:val="none" w:sz="0" w:space="0" w:color="auto"/>
            <w:right w:val="none" w:sz="0" w:space="0" w:color="auto"/>
          </w:divBdr>
        </w:div>
        <w:div w:id="294875001">
          <w:marLeft w:val="640"/>
          <w:marRight w:val="0"/>
          <w:marTop w:val="0"/>
          <w:marBottom w:val="0"/>
          <w:divBdr>
            <w:top w:val="none" w:sz="0" w:space="0" w:color="auto"/>
            <w:left w:val="none" w:sz="0" w:space="0" w:color="auto"/>
            <w:bottom w:val="none" w:sz="0" w:space="0" w:color="auto"/>
            <w:right w:val="none" w:sz="0" w:space="0" w:color="auto"/>
          </w:divBdr>
        </w:div>
        <w:div w:id="414058345">
          <w:marLeft w:val="640"/>
          <w:marRight w:val="0"/>
          <w:marTop w:val="0"/>
          <w:marBottom w:val="0"/>
          <w:divBdr>
            <w:top w:val="none" w:sz="0" w:space="0" w:color="auto"/>
            <w:left w:val="none" w:sz="0" w:space="0" w:color="auto"/>
            <w:bottom w:val="none" w:sz="0" w:space="0" w:color="auto"/>
            <w:right w:val="none" w:sz="0" w:space="0" w:color="auto"/>
          </w:divBdr>
        </w:div>
        <w:div w:id="1108240424">
          <w:marLeft w:val="640"/>
          <w:marRight w:val="0"/>
          <w:marTop w:val="0"/>
          <w:marBottom w:val="0"/>
          <w:divBdr>
            <w:top w:val="none" w:sz="0" w:space="0" w:color="auto"/>
            <w:left w:val="none" w:sz="0" w:space="0" w:color="auto"/>
            <w:bottom w:val="none" w:sz="0" w:space="0" w:color="auto"/>
            <w:right w:val="none" w:sz="0" w:space="0" w:color="auto"/>
          </w:divBdr>
        </w:div>
        <w:div w:id="1873229994">
          <w:marLeft w:val="640"/>
          <w:marRight w:val="0"/>
          <w:marTop w:val="0"/>
          <w:marBottom w:val="0"/>
          <w:divBdr>
            <w:top w:val="none" w:sz="0" w:space="0" w:color="auto"/>
            <w:left w:val="none" w:sz="0" w:space="0" w:color="auto"/>
            <w:bottom w:val="none" w:sz="0" w:space="0" w:color="auto"/>
            <w:right w:val="none" w:sz="0" w:space="0" w:color="auto"/>
          </w:divBdr>
        </w:div>
        <w:div w:id="1919318575">
          <w:marLeft w:val="640"/>
          <w:marRight w:val="0"/>
          <w:marTop w:val="0"/>
          <w:marBottom w:val="0"/>
          <w:divBdr>
            <w:top w:val="none" w:sz="0" w:space="0" w:color="auto"/>
            <w:left w:val="none" w:sz="0" w:space="0" w:color="auto"/>
            <w:bottom w:val="none" w:sz="0" w:space="0" w:color="auto"/>
            <w:right w:val="none" w:sz="0" w:space="0" w:color="auto"/>
          </w:divBdr>
        </w:div>
        <w:div w:id="2002733031">
          <w:marLeft w:val="640"/>
          <w:marRight w:val="0"/>
          <w:marTop w:val="0"/>
          <w:marBottom w:val="0"/>
          <w:divBdr>
            <w:top w:val="none" w:sz="0" w:space="0" w:color="auto"/>
            <w:left w:val="none" w:sz="0" w:space="0" w:color="auto"/>
            <w:bottom w:val="none" w:sz="0" w:space="0" w:color="auto"/>
            <w:right w:val="none" w:sz="0" w:space="0" w:color="auto"/>
          </w:divBdr>
        </w:div>
        <w:div w:id="279193585">
          <w:marLeft w:val="640"/>
          <w:marRight w:val="0"/>
          <w:marTop w:val="0"/>
          <w:marBottom w:val="0"/>
          <w:divBdr>
            <w:top w:val="none" w:sz="0" w:space="0" w:color="auto"/>
            <w:left w:val="none" w:sz="0" w:space="0" w:color="auto"/>
            <w:bottom w:val="none" w:sz="0" w:space="0" w:color="auto"/>
            <w:right w:val="none" w:sz="0" w:space="0" w:color="auto"/>
          </w:divBdr>
        </w:div>
        <w:div w:id="1429958799">
          <w:marLeft w:val="640"/>
          <w:marRight w:val="0"/>
          <w:marTop w:val="0"/>
          <w:marBottom w:val="0"/>
          <w:divBdr>
            <w:top w:val="none" w:sz="0" w:space="0" w:color="auto"/>
            <w:left w:val="none" w:sz="0" w:space="0" w:color="auto"/>
            <w:bottom w:val="none" w:sz="0" w:space="0" w:color="auto"/>
            <w:right w:val="none" w:sz="0" w:space="0" w:color="auto"/>
          </w:divBdr>
        </w:div>
        <w:div w:id="950824955">
          <w:marLeft w:val="640"/>
          <w:marRight w:val="0"/>
          <w:marTop w:val="0"/>
          <w:marBottom w:val="0"/>
          <w:divBdr>
            <w:top w:val="none" w:sz="0" w:space="0" w:color="auto"/>
            <w:left w:val="none" w:sz="0" w:space="0" w:color="auto"/>
            <w:bottom w:val="none" w:sz="0" w:space="0" w:color="auto"/>
            <w:right w:val="none" w:sz="0" w:space="0" w:color="auto"/>
          </w:divBdr>
        </w:div>
        <w:div w:id="604963966">
          <w:marLeft w:val="640"/>
          <w:marRight w:val="0"/>
          <w:marTop w:val="0"/>
          <w:marBottom w:val="0"/>
          <w:divBdr>
            <w:top w:val="none" w:sz="0" w:space="0" w:color="auto"/>
            <w:left w:val="none" w:sz="0" w:space="0" w:color="auto"/>
            <w:bottom w:val="none" w:sz="0" w:space="0" w:color="auto"/>
            <w:right w:val="none" w:sz="0" w:space="0" w:color="auto"/>
          </w:divBdr>
        </w:div>
        <w:div w:id="1602452131">
          <w:marLeft w:val="640"/>
          <w:marRight w:val="0"/>
          <w:marTop w:val="0"/>
          <w:marBottom w:val="0"/>
          <w:divBdr>
            <w:top w:val="none" w:sz="0" w:space="0" w:color="auto"/>
            <w:left w:val="none" w:sz="0" w:space="0" w:color="auto"/>
            <w:bottom w:val="none" w:sz="0" w:space="0" w:color="auto"/>
            <w:right w:val="none" w:sz="0" w:space="0" w:color="auto"/>
          </w:divBdr>
        </w:div>
        <w:div w:id="1961522369">
          <w:marLeft w:val="640"/>
          <w:marRight w:val="0"/>
          <w:marTop w:val="0"/>
          <w:marBottom w:val="0"/>
          <w:divBdr>
            <w:top w:val="none" w:sz="0" w:space="0" w:color="auto"/>
            <w:left w:val="none" w:sz="0" w:space="0" w:color="auto"/>
            <w:bottom w:val="none" w:sz="0" w:space="0" w:color="auto"/>
            <w:right w:val="none" w:sz="0" w:space="0" w:color="auto"/>
          </w:divBdr>
        </w:div>
        <w:div w:id="786504166">
          <w:marLeft w:val="640"/>
          <w:marRight w:val="0"/>
          <w:marTop w:val="0"/>
          <w:marBottom w:val="0"/>
          <w:divBdr>
            <w:top w:val="none" w:sz="0" w:space="0" w:color="auto"/>
            <w:left w:val="none" w:sz="0" w:space="0" w:color="auto"/>
            <w:bottom w:val="none" w:sz="0" w:space="0" w:color="auto"/>
            <w:right w:val="none" w:sz="0" w:space="0" w:color="auto"/>
          </w:divBdr>
        </w:div>
        <w:div w:id="614140784">
          <w:marLeft w:val="640"/>
          <w:marRight w:val="0"/>
          <w:marTop w:val="0"/>
          <w:marBottom w:val="0"/>
          <w:divBdr>
            <w:top w:val="none" w:sz="0" w:space="0" w:color="auto"/>
            <w:left w:val="none" w:sz="0" w:space="0" w:color="auto"/>
            <w:bottom w:val="none" w:sz="0" w:space="0" w:color="auto"/>
            <w:right w:val="none" w:sz="0" w:space="0" w:color="auto"/>
          </w:divBdr>
        </w:div>
        <w:div w:id="1186137093">
          <w:marLeft w:val="640"/>
          <w:marRight w:val="0"/>
          <w:marTop w:val="0"/>
          <w:marBottom w:val="0"/>
          <w:divBdr>
            <w:top w:val="none" w:sz="0" w:space="0" w:color="auto"/>
            <w:left w:val="none" w:sz="0" w:space="0" w:color="auto"/>
            <w:bottom w:val="none" w:sz="0" w:space="0" w:color="auto"/>
            <w:right w:val="none" w:sz="0" w:space="0" w:color="auto"/>
          </w:divBdr>
        </w:div>
        <w:div w:id="927541250">
          <w:marLeft w:val="640"/>
          <w:marRight w:val="0"/>
          <w:marTop w:val="0"/>
          <w:marBottom w:val="0"/>
          <w:divBdr>
            <w:top w:val="none" w:sz="0" w:space="0" w:color="auto"/>
            <w:left w:val="none" w:sz="0" w:space="0" w:color="auto"/>
            <w:bottom w:val="none" w:sz="0" w:space="0" w:color="auto"/>
            <w:right w:val="none" w:sz="0" w:space="0" w:color="auto"/>
          </w:divBdr>
        </w:div>
        <w:div w:id="1918513361">
          <w:marLeft w:val="640"/>
          <w:marRight w:val="0"/>
          <w:marTop w:val="0"/>
          <w:marBottom w:val="0"/>
          <w:divBdr>
            <w:top w:val="none" w:sz="0" w:space="0" w:color="auto"/>
            <w:left w:val="none" w:sz="0" w:space="0" w:color="auto"/>
            <w:bottom w:val="none" w:sz="0" w:space="0" w:color="auto"/>
            <w:right w:val="none" w:sz="0" w:space="0" w:color="auto"/>
          </w:divBdr>
        </w:div>
        <w:div w:id="1520703794">
          <w:marLeft w:val="640"/>
          <w:marRight w:val="0"/>
          <w:marTop w:val="0"/>
          <w:marBottom w:val="0"/>
          <w:divBdr>
            <w:top w:val="none" w:sz="0" w:space="0" w:color="auto"/>
            <w:left w:val="none" w:sz="0" w:space="0" w:color="auto"/>
            <w:bottom w:val="none" w:sz="0" w:space="0" w:color="auto"/>
            <w:right w:val="none" w:sz="0" w:space="0" w:color="auto"/>
          </w:divBdr>
        </w:div>
        <w:div w:id="590703949">
          <w:marLeft w:val="640"/>
          <w:marRight w:val="0"/>
          <w:marTop w:val="0"/>
          <w:marBottom w:val="0"/>
          <w:divBdr>
            <w:top w:val="none" w:sz="0" w:space="0" w:color="auto"/>
            <w:left w:val="none" w:sz="0" w:space="0" w:color="auto"/>
            <w:bottom w:val="none" w:sz="0" w:space="0" w:color="auto"/>
            <w:right w:val="none" w:sz="0" w:space="0" w:color="auto"/>
          </w:divBdr>
        </w:div>
        <w:div w:id="1573538638">
          <w:marLeft w:val="640"/>
          <w:marRight w:val="0"/>
          <w:marTop w:val="0"/>
          <w:marBottom w:val="0"/>
          <w:divBdr>
            <w:top w:val="none" w:sz="0" w:space="0" w:color="auto"/>
            <w:left w:val="none" w:sz="0" w:space="0" w:color="auto"/>
            <w:bottom w:val="none" w:sz="0" w:space="0" w:color="auto"/>
            <w:right w:val="none" w:sz="0" w:space="0" w:color="auto"/>
          </w:divBdr>
        </w:div>
        <w:div w:id="364329889">
          <w:marLeft w:val="640"/>
          <w:marRight w:val="0"/>
          <w:marTop w:val="0"/>
          <w:marBottom w:val="0"/>
          <w:divBdr>
            <w:top w:val="none" w:sz="0" w:space="0" w:color="auto"/>
            <w:left w:val="none" w:sz="0" w:space="0" w:color="auto"/>
            <w:bottom w:val="none" w:sz="0" w:space="0" w:color="auto"/>
            <w:right w:val="none" w:sz="0" w:space="0" w:color="auto"/>
          </w:divBdr>
        </w:div>
        <w:div w:id="386951478">
          <w:marLeft w:val="640"/>
          <w:marRight w:val="0"/>
          <w:marTop w:val="0"/>
          <w:marBottom w:val="0"/>
          <w:divBdr>
            <w:top w:val="none" w:sz="0" w:space="0" w:color="auto"/>
            <w:left w:val="none" w:sz="0" w:space="0" w:color="auto"/>
            <w:bottom w:val="none" w:sz="0" w:space="0" w:color="auto"/>
            <w:right w:val="none" w:sz="0" w:space="0" w:color="auto"/>
          </w:divBdr>
        </w:div>
        <w:div w:id="1921214220">
          <w:marLeft w:val="640"/>
          <w:marRight w:val="0"/>
          <w:marTop w:val="0"/>
          <w:marBottom w:val="0"/>
          <w:divBdr>
            <w:top w:val="none" w:sz="0" w:space="0" w:color="auto"/>
            <w:left w:val="none" w:sz="0" w:space="0" w:color="auto"/>
            <w:bottom w:val="none" w:sz="0" w:space="0" w:color="auto"/>
            <w:right w:val="none" w:sz="0" w:space="0" w:color="auto"/>
          </w:divBdr>
        </w:div>
        <w:div w:id="1575823062">
          <w:marLeft w:val="640"/>
          <w:marRight w:val="0"/>
          <w:marTop w:val="0"/>
          <w:marBottom w:val="0"/>
          <w:divBdr>
            <w:top w:val="none" w:sz="0" w:space="0" w:color="auto"/>
            <w:left w:val="none" w:sz="0" w:space="0" w:color="auto"/>
            <w:bottom w:val="none" w:sz="0" w:space="0" w:color="auto"/>
            <w:right w:val="none" w:sz="0" w:space="0" w:color="auto"/>
          </w:divBdr>
        </w:div>
        <w:div w:id="1936741084">
          <w:marLeft w:val="640"/>
          <w:marRight w:val="0"/>
          <w:marTop w:val="0"/>
          <w:marBottom w:val="0"/>
          <w:divBdr>
            <w:top w:val="none" w:sz="0" w:space="0" w:color="auto"/>
            <w:left w:val="none" w:sz="0" w:space="0" w:color="auto"/>
            <w:bottom w:val="none" w:sz="0" w:space="0" w:color="auto"/>
            <w:right w:val="none" w:sz="0" w:space="0" w:color="auto"/>
          </w:divBdr>
        </w:div>
        <w:div w:id="1467771213">
          <w:marLeft w:val="640"/>
          <w:marRight w:val="0"/>
          <w:marTop w:val="0"/>
          <w:marBottom w:val="0"/>
          <w:divBdr>
            <w:top w:val="none" w:sz="0" w:space="0" w:color="auto"/>
            <w:left w:val="none" w:sz="0" w:space="0" w:color="auto"/>
            <w:bottom w:val="none" w:sz="0" w:space="0" w:color="auto"/>
            <w:right w:val="none" w:sz="0" w:space="0" w:color="auto"/>
          </w:divBdr>
        </w:div>
        <w:div w:id="1742169225">
          <w:marLeft w:val="640"/>
          <w:marRight w:val="0"/>
          <w:marTop w:val="0"/>
          <w:marBottom w:val="0"/>
          <w:divBdr>
            <w:top w:val="none" w:sz="0" w:space="0" w:color="auto"/>
            <w:left w:val="none" w:sz="0" w:space="0" w:color="auto"/>
            <w:bottom w:val="none" w:sz="0" w:space="0" w:color="auto"/>
            <w:right w:val="none" w:sz="0" w:space="0" w:color="auto"/>
          </w:divBdr>
        </w:div>
        <w:div w:id="241064785">
          <w:marLeft w:val="640"/>
          <w:marRight w:val="0"/>
          <w:marTop w:val="0"/>
          <w:marBottom w:val="0"/>
          <w:divBdr>
            <w:top w:val="none" w:sz="0" w:space="0" w:color="auto"/>
            <w:left w:val="none" w:sz="0" w:space="0" w:color="auto"/>
            <w:bottom w:val="none" w:sz="0" w:space="0" w:color="auto"/>
            <w:right w:val="none" w:sz="0" w:space="0" w:color="auto"/>
          </w:divBdr>
        </w:div>
        <w:div w:id="1562331370">
          <w:marLeft w:val="640"/>
          <w:marRight w:val="0"/>
          <w:marTop w:val="0"/>
          <w:marBottom w:val="0"/>
          <w:divBdr>
            <w:top w:val="none" w:sz="0" w:space="0" w:color="auto"/>
            <w:left w:val="none" w:sz="0" w:space="0" w:color="auto"/>
            <w:bottom w:val="none" w:sz="0" w:space="0" w:color="auto"/>
            <w:right w:val="none" w:sz="0" w:space="0" w:color="auto"/>
          </w:divBdr>
        </w:div>
        <w:div w:id="1339506825">
          <w:marLeft w:val="640"/>
          <w:marRight w:val="0"/>
          <w:marTop w:val="0"/>
          <w:marBottom w:val="0"/>
          <w:divBdr>
            <w:top w:val="none" w:sz="0" w:space="0" w:color="auto"/>
            <w:left w:val="none" w:sz="0" w:space="0" w:color="auto"/>
            <w:bottom w:val="none" w:sz="0" w:space="0" w:color="auto"/>
            <w:right w:val="none" w:sz="0" w:space="0" w:color="auto"/>
          </w:divBdr>
        </w:div>
        <w:div w:id="1375546192">
          <w:marLeft w:val="640"/>
          <w:marRight w:val="0"/>
          <w:marTop w:val="0"/>
          <w:marBottom w:val="0"/>
          <w:divBdr>
            <w:top w:val="none" w:sz="0" w:space="0" w:color="auto"/>
            <w:left w:val="none" w:sz="0" w:space="0" w:color="auto"/>
            <w:bottom w:val="none" w:sz="0" w:space="0" w:color="auto"/>
            <w:right w:val="none" w:sz="0" w:space="0" w:color="auto"/>
          </w:divBdr>
        </w:div>
        <w:div w:id="664867213">
          <w:marLeft w:val="640"/>
          <w:marRight w:val="0"/>
          <w:marTop w:val="0"/>
          <w:marBottom w:val="0"/>
          <w:divBdr>
            <w:top w:val="none" w:sz="0" w:space="0" w:color="auto"/>
            <w:left w:val="none" w:sz="0" w:space="0" w:color="auto"/>
            <w:bottom w:val="none" w:sz="0" w:space="0" w:color="auto"/>
            <w:right w:val="none" w:sz="0" w:space="0" w:color="auto"/>
          </w:divBdr>
        </w:div>
        <w:div w:id="1459298673">
          <w:marLeft w:val="640"/>
          <w:marRight w:val="0"/>
          <w:marTop w:val="0"/>
          <w:marBottom w:val="0"/>
          <w:divBdr>
            <w:top w:val="none" w:sz="0" w:space="0" w:color="auto"/>
            <w:left w:val="none" w:sz="0" w:space="0" w:color="auto"/>
            <w:bottom w:val="none" w:sz="0" w:space="0" w:color="auto"/>
            <w:right w:val="none" w:sz="0" w:space="0" w:color="auto"/>
          </w:divBdr>
        </w:div>
        <w:div w:id="283268399">
          <w:marLeft w:val="640"/>
          <w:marRight w:val="0"/>
          <w:marTop w:val="0"/>
          <w:marBottom w:val="0"/>
          <w:divBdr>
            <w:top w:val="none" w:sz="0" w:space="0" w:color="auto"/>
            <w:left w:val="none" w:sz="0" w:space="0" w:color="auto"/>
            <w:bottom w:val="none" w:sz="0" w:space="0" w:color="auto"/>
            <w:right w:val="none" w:sz="0" w:space="0" w:color="auto"/>
          </w:divBdr>
        </w:div>
        <w:div w:id="2060588125">
          <w:marLeft w:val="640"/>
          <w:marRight w:val="0"/>
          <w:marTop w:val="0"/>
          <w:marBottom w:val="0"/>
          <w:divBdr>
            <w:top w:val="none" w:sz="0" w:space="0" w:color="auto"/>
            <w:left w:val="none" w:sz="0" w:space="0" w:color="auto"/>
            <w:bottom w:val="none" w:sz="0" w:space="0" w:color="auto"/>
            <w:right w:val="none" w:sz="0" w:space="0" w:color="auto"/>
          </w:divBdr>
        </w:div>
        <w:div w:id="1086145629">
          <w:marLeft w:val="640"/>
          <w:marRight w:val="0"/>
          <w:marTop w:val="0"/>
          <w:marBottom w:val="0"/>
          <w:divBdr>
            <w:top w:val="none" w:sz="0" w:space="0" w:color="auto"/>
            <w:left w:val="none" w:sz="0" w:space="0" w:color="auto"/>
            <w:bottom w:val="none" w:sz="0" w:space="0" w:color="auto"/>
            <w:right w:val="none" w:sz="0" w:space="0" w:color="auto"/>
          </w:divBdr>
        </w:div>
        <w:div w:id="868103564">
          <w:marLeft w:val="640"/>
          <w:marRight w:val="0"/>
          <w:marTop w:val="0"/>
          <w:marBottom w:val="0"/>
          <w:divBdr>
            <w:top w:val="none" w:sz="0" w:space="0" w:color="auto"/>
            <w:left w:val="none" w:sz="0" w:space="0" w:color="auto"/>
            <w:bottom w:val="none" w:sz="0" w:space="0" w:color="auto"/>
            <w:right w:val="none" w:sz="0" w:space="0" w:color="auto"/>
          </w:divBdr>
        </w:div>
        <w:div w:id="1457137548">
          <w:marLeft w:val="640"/>
          <w:marRight w:val="0"/>
          <w:marTop w:val="0"/>
          <w:marBottom w:val="0"/>
          <w:divBdr>
            <w:top w:val="none" w:sz="0" w:space="0" w:color="auto"/>
            <w:left w:val="none" w:sz="0" w:space="0" w:color="auto"/>
            <w:bottom w:val="none" w:sz="0" w:space="0" w:color="auto"/>
            <w:right w:val="none" w:sz="0" w:space="0" w:color="auto"/>
          </w:divBdr>
        </w:div>
        <w:div w:id="712270543">
          <w:marLeft w:val="640"/>
          <w:marRight w:val="0"/>
          <w:marTop w:val="0"/>
          <w:marBottom w:val="0"/>
          <w:divBdr>
            <w:top w:val="none" w:sz="0" w:space="0" w:color="auto"/>
            <w:left w:val="none" w:sz="0" w:space="0" w:color="auto"/>
            <w:bottom w:val="none" w:sz="0" w:space="0" w:color="auto"/>
            <w:right w:val="none" w:sz="0" w:space="0" w:color="auto"/>
          </w:divBdr>
        </w:div>
      </w:divsChild>
    </w:div>
    <w:div w:id="994575551">
      <w:bodyDiv w:val="1"/>
      <w:marLeft w:val="0"/>
      <w:marRight w:val="0"/>
      <w:marTop w:val="0"/>
      <w:marBottom w:val="0"/>
      <w:divBdr>
        <w:top w:val="none" w:sz="0" w:space="0" w:color="auto"/>
        <w:left w:val="none" w:sz="0" w:space="0" w:color="auto"/>
        <w:bottom w:val="none" w:sz="0" w:space="0" w:color="auto"/>
        <w:right w:val="none" w:sz="0" w:space="0" w:color="auto"/>
      </w:divBdr>
      <w:divsChild>
        <w:div w:id="1557551609">
          <w:marLeft w:val="640"/>
          <w:marRight w:val="0"/>
          <w:marTop w:val="0"/>
          <w:marBottom w:val="0"/>
          <w:divBdr>
            <w:top w:val="none" w:sz="0" w:space="0" w:color="auto"/>
            <w:left w:val="none" w:sz="0" w:space="0" w:color="auto"/>
            <w:bottom w:val="none" w:sz="0" w:space="0" w:color="auto"/>
            <w:right w:val="none" w:sz="0" w:space="0" w:color="auto"/>
          </w:divBdr>
        </w:div>
        <w:div w:id="1188713882">
          <w:marLeft w:val="640"/>
          <w:marRight w:val="0"/>
          <w:marTop w:val="0"/>
          <w:marBottom w:val="0"/>
          <w:divBdr>
            <w:top w:val="none" w:sz="0" w:space="0" w:color="auto"/>
            <w:left w:val="none" w:sz="0" w:space="0" w:color="auto"/>
            <w:bottom w:val="none" w:sz="0" w:space="0" w:color="auto"/>
            <w:right w:val="none" w:sz="0" w:space="0" w:color="auto"/>
          </w:divBdr>
        </w:div>
        <w:div w:id="410464321">
          <w:marLeft w:val="640"/>
          <w:marRight w:val="0"/>
          <w:marTop w:val="0"/>
          <w:marBottom w:val="0"/>
          <w:divBdr>
            <w:top w:val="none" w:sz="0" w:space="0" w:color="auto"/>
            <w:left w:val="none" w:sz="0" w:space="0" w:color="auto"/>
            <w:bottom w:val="none" w:sz="0" w:space="0" w:color="auto"/>
            <w:right w:val="none" w:sz="0" w:space="0" w:color="auto"/>
          </w:divBdr>
        </w:div>
        <w:div w:id="1329291612">
          <w:marLeft w:val="640"/>
          <w:marRight w:val="0"/>
          <w:marTop w:val="0"/>
          <w:marBottom w:val="0"/>
          <w:divBdr>
            <w:top w:val="none" w:sz="0" w:space="0" w:color="auto"/>
            <w:left w:val="none" w:sz="0" w:space="0" w:color="auto"/>
            <w:bottom w:val="none" w:sz="0" w:space="0" w:color="auto"/>
            <w:right w:val="none" w:sz="0" w:space="0" w:color="auto"/>
          </w:divBdr>
        </w:div>
        <w:div w:id="655456945">
          <w:marLeft w:val="640"/>
          <w:marRight w:val="0"/>
          <w:marTop w:val="0"/>
          <w:marBottom w:val="0"/>
          <w:divBdr>
            <w:top w:val="none" w:sz="0" w:space="0" w:color="auto"/>
            <w:left w:val="none" w:sz="0" w:space="0" w:color="auto"/>
            <w:bottom w:val="none" w:sz="0" w:space="0" w:color="auto"/>
            <w:right w:val="none" w:sz="0" w:space="0" w:color="auto"/>
          </w:divBdr>
        </w:div>
        <w:div w:id="136609494">
          <w:marLeft w:val="640"/>
          <w:marRight w:val="0"/>
          <w:marTop w:val="0"/>
          <w:marBottom w:val="0"/>
          <w:divBdr>
            <w:top w:val="none" w:sz="0" w:space="0" w:color="auto"/>
            <w:left w:val="none" w:sz="0" w:space="0" w:color="auto"/>
            <w:bottom w:val="none" w:sz="0" w:space="0" w:color="auto"/>
            <w:right w:val="none" w:sz="0" w:space="0" w:color="auto"/>
          </w:divBdr>
        </w:div>
        <w:div w:id="402488297">
          <w:marLeft w:val="640"/>
          <w:marRight w:val="0"/>
          <w:marTop w:val="0"/>
          <w:marBottom w:val="0"/>
          <w:divBdr>
            <w:top w:val="none" w:sz="0" w:space="0" w:color="auto"/>
            <w:left w:val="none" w:sz="0" w:space="0" w:color="auto"/>
            <w:bottom w:val="none" w:sz="0" w:space="0" w:color="auto"/>
            <w:right w:val="none" w:sz="0" w:space="0" w:color="auto"/>
          </w:divBdr>
        </w:div>
        <w:div w:id="918557414">
          <w:marLeft w:val="640"/>
          <w:marRight w:val="0"/>
          <w:marTop w:val="0"/>
          <w:marBottom w:val="0"/>
          <w:divBdr>
            <w:top w:val="none" w:sz="0" w:space="0" w:color="auto"/>
            <w:left w:val="none" w:sz="0" w:space="0" w:color="auto"/>
            <w:bottom w:val="none" w:sz="0" w:space="0" w:color="auto"/>
            <w:right w:val="none" w:sz="0" w:space="0" w:color="auto"/>
          </w:divBdr>
        </w:div>
        <w:div w:id="454638032">
          <w:marLeft w:val="640"/>
          <w:marRight w:val="0"/>
          <w:marTop w:val="0"/>
          <w:marBottom w:val="0"/>
          <w:divBdr>
            <w:top w:val="none" w:sz="0" w:space="0" w:color="auto"/>
            <w:left w:val="none" w:sz="0" w:space="0" w:color="auto"/>
            <w:bottom w:val="none" w:sz="0" w:space="0" w:color="auto"/>
            <w:right w:val="none" w:sz="0" w:space="0" w:color="auto"/>
          </w:divBdr>
        </w:div>
        <w:div w:id="1894661177">
          <w:marLeft w:val="640"/>
          <w:marRight w:val="0"/>
          <w:marTop w:val="0"/>
          <w:marBottom w:val="0"/>
          <w:divBdr>
            <w:top w:val="none" w:sz="0" w:space="0" w:color="auto"/>
            <w:left w:val="none" w:sz="0" w:space="0" w:color="auto"/>
            <w:bottom w:val="none" w:sz="0" w:space="0" w:color="auto"/>
            <w:right w:val="none" w:sz="0" w:space="0" w:color="auto"/>
          </w:divBdr>
        </w:div>
        <w:div w:id="20861903">
          <w:marLeft w:val="640"/>
          <w:marRight w:val="0"/>
          <w:marTop w:val="0"/>
          <w:marBottom w:val="0"/>
          <w:divBdr>
            <w:top w:val="none" w:sz="0" w:space="0" w:color="auto"/>
            <w:left w:val="none" w:sz="0" w:space="0" w:color="auto"/>
            <w:bottom w:val="none" w:sz="0" w:space="0" w:color="auto"/>
            <w:right w:val="none" w:sz="0" w:space="0" w:color="auto"/>
          </w:divBdr>
        </w:div>
        <w:div w:id="1190220573">
          <w:marLeft w:val="640"/>
          <w:marRight w:val="0"/>
          <w:marTop w:val="0"/>
          <w:marBottom w:val="0"/>
          <w:divBdr>
            <w:top w:val="none" w:sz="0" w:space="0" w:color="auto"/>
            <w:left w:val="none" w:sz="0" w:space="0" w:color="auto"/>
            <w:bottom w:val="none" w:sz="0" w:space="0" w:color="auto"/>
            <w:right w:val="none" w:sz="0" w:space="0" w:color="auto"/>
          </w:divBdr>
        </w:div>
        <w:div w:id="290747431">
          <w:marLeft w:val="640"/>
          <w:marRight w:val="0"/>
          <w:marTop w:val="0"/>
          <w:marBottom w:val="0"/>
          <w:divBdr>
            <w:top w:val="none" w:sz="0" w:space="0" w:color="auto"/>
            <w:left w:val="none" w:sz="0" w:space="0" w:color="auto"/>
            <w:bottom w:val="none" w:sz="0" w:space="0" w:color="auto"/>
            <w:right w:val="none" w:sz="0" w:space="0" w:color="auto"/>
          </w:divBdr>
        </w:div>
        <w:div w:id="470365508">
          <w:marLeft w:val="640"/>
          <w:marRight w:val="0"/>
          <w:marTop w:val="0"/>
          <w:marBottom w:val="0"/>
          <w:divBdr>
            <w:top w:val="none" w:sz="0" w:space="0" w:color="auto"/>
            <w:left w:val="none" w:sz="0" w:space="0" w:color="auto"/>
            <w:bottom w:val="none" w:sz="0" w:space="0" w:color="auto"/>
            <w:right w:val="none" w:sz="0" w:space="0" w:color="auto"/>
          </w:divBdr>
        </w:div>
        <w:div w:id="306521462">
          <w:marLeft w:val="640"/>
          <w:marRight w:val="0"/>
          <w:marTop w:val="0"/>
          <w:marBottom w:val="0"/>
          <w:divBdr>
            <w:top w:val="none" w:sz="0" w:space="0" w:color="auto"/>
            <w:left w:val="none" w:sz="0" w:space="0" w:color="auto"/>
            <w:bottom w:val="none" w:sz="0" w:space="0" w:color="auto"/>
            <w:right w:val="none" w:sz="0" w:space="0" w:color="auto"/>
          </w:divBdr>
        </w:div>
        <w:div w:id="841941712">
          <w:marLeft w:val="640"/>
          <w:marRight w:val="0"/>
          <w:marTop w:val="0"/>
          <w:marBottom w:val="0"/>
          <w:divBdr>
            <w:top w:val="none" w:sz="0" w:space="0" w:color="auto"/>
            <w:left w:val="none" w:sz="0" w:space="0" w:color="auto"/>
            <w:bottom w:val="none" w:sz="0" w:space="0" w:color="auto"/>
            <w:right w:val="none" w:sz="0" w:space="0" w:color="auto"/>
          </w:divBdr>
        </w:div>
        <w:div w:id="1857183842">
          <w:marLeft w:val="640"/>
          <w:marRight w:val="0"/>
          <w:marTop w:val="0"/>
          <w:marBottom w:val="0"/>
          <w:divBdr>
            <w:top w:val="none" w:sz="0" w:space="0" w:color="auto"/>
            <w:left w:val="none" w:sz="0" w:space="0" w:color="auto"/>
            <w:bottom w:val="none" w:sz="0" w:space="0" w:color="auto"/>
            <w:right w:val="none" w:sz="0" w:space="0" w:color="auto"/>
          </w:divBdr>
        </w:div>
        <w:div w:id="598873112">
          <w:marLeft w:val="640"/>
          <w:marRight w:val="0"/>
          <w:marTop w:val="0"/>
          <w:marBottom w:val="0"/>
          <w:divBdr>
            <w:top w:val="none" w:sz="0" w:space="0" w:color="auto"/>
            <w:left w:val="none" w:sz="0" w:space="0" w:color="auto"/>
            <w:bottom w:val="none" w:sz="0" w:space="0" w:color="auto"/>
            <w:right w:val="none" w:sz="0" w:space="0" w:color="auto"/>
          </w:divBdr>
        </w:div>
        <w:div w:id="1783262309">
          <w:marLeft w:val="640"/>
          <w:marRight w:val="0"/>
          <w:marTop w:val="0"/>
          <w:marBottom w:val="0"/>
          <w:divBdr>
            <w:top w:val="none" w:sz="0" w:space="0" w:color="auto"/>
            <w:left w:val="none" w:sz="0" w:space="0" w:color="auto"/>
            <w:bottom w:val="none" w:sz="0" w:space="0" w:color="auto"/>
            <w:right w:val="none" w:sz="0" w:space="0" w:color="auto"/>
          </w:divBdr>
        </w:div>
        <w:div w:id="44640865">
          <w:marLeft w:val="640"/>
          <w:marRight w:val="0"/>
          <w:marTop w:val="0"/>
          <w:marBottom w:val="0"/>
          <w:divBdr>
            <w:top w:val="none" w:sz="0" w:space="0" w:color="auto"/>
            <w:left w:val="none" w:sz="0" w:space="0" w:color="auto"/>
            <w:bottom w:val="none" w:sz="0" w:space="0" w:color="auto"/>
            <w:right w:val="none" w:sz="0" w:space="0" w:color="auto"/>
          </w:divBdr>
        </w:div>
        <w:div w:id="1445074609">
          <w:marLeft w:val="640"/>
          <w:marRight w:val="0"/>
          <w:marTop w:val="0"/>
          <w:marBottom w:val="0"/>
          <w:divBdr>
            <w:top w:val="none" w:sz="0" w:space="0" w:color="auto"/>
            <w:left w:val="none" w:sz="0" w:space="0" w:color="auto"/>
            <w:bottom w:val="none" w:sz="0" w:space="0" w:color="auto"/>
            <w:right w:val="none" w:sz="0" w:space="0" w:color="auto"/>
          </w:divBdr>
        </w:div>
        <w:div w:id="118423932">
          <w:marLeft w:val="640"/>
          <w:marRight w:val="0"/>
          <w:marTop w:val="0"/>
          <w:marBottom w:val="0"/>
          <w:divBdr>
            <w:top w:val="none" w:sz="0" w:space="0" w:color="auto"/>
            <w:left w:val="none" w:sz="0" w:space="0" w:color="auto"/>
            <w:bottom w:val="none" w:sz="0" w:space="0" w:color="auto"/>
            <w:right w:val="none" w:sz="0" w:space="0" w:color="auto"/>
          </w:divBdr>
        </w:div>
        <w:div w:id="103044421">
          <w:marLeft w:val="640"/>
          <w:marRight w:val="0"/>
          <w:marTop w:val="0"/>
          <w:marBottom w:val="0"/>
          <w:divBdr>
            <w:top w:val="none" w:sz="0" w:space="0" w:color="auto"/>
            <w:left w:val="none" w:sz="0" w:space="0" w:color="auto"/>
            <w:bottom w:val="none" w:sz="0" w:space="0" w:color="auto"/>
            <w:right w:val="none" w:sz="0" w:space="0" w:color="auto"/>
          </w:divBdr>
        </w:div>
        <w:div w:id="1458523120">
          <w:marLeft w:val="640"/>
          <w:marRight w:val="0"/>
          <w:marTop w:val="0"/>
          <w:marBottom w:val="0"/>
          <w:divBdr>
            <w:top w:val="none" w:sz="0" w:space="0" w:color="auto"/>
            <w:left w:val="none" w:sz="0" w:space="0" w:color="auto"/>
            <w:bottom w:val="none" w:sz="0" w:space="0" w:color="auto"/>
            <w:right w:val="none" w:sz="0" w:space="0" w:color="auto"/>
          </w:divBdr>
        </w:div>
        <w:div w:id="1308779103">
          <w:marLeft w:val="640"/>
          <w:marRight w:val="0"/>
          <w:marTop w:val="0"/>
          <w:marBottom w:val="0"/>
          <w:divBdr>
            <w:top w:val="none" w:sz="0" w:space="0" w:color="auto"/>
            <w:left w:val="none" w:sz="0" w:space="0" w:color="auto"/>
            <w:bottom w:val="none" w:sz="0" w:space="0" w:color="auto"/>
            <w:right w:val="none" w:sz="0" w:space="0" w:color="auto"/>
          </w:divBdr>
        </w:div>
        <w:div w:id="2139835263">
          <w:marLeft w:val="640"/>
          <w:marRight w:val="0"/>
          <w:marTop w:val="0"/>
          <w:marBottom w:val="0"/>
          <w:divBdr>
            <w:top w:val="none" w:sz="0" w:space="0" w:color="auto"/>
            <w:left w:val="none" w:sz="0" w:space="0" w:color="auto"/>
            <w:bottom w:val="none" w:sz="0" w:space="0" w:color="auto"/>
            <w:right w:val="none" w:sz="0" w:space="0" w:color="auto"/>
          </w:divBdr>
        </w:div>
        <w:div w:id="1945461257">
          <w:marLeft w:val="640"/>
          <w:marRight w:val="0"/>
          <w:marTop w:val="0"/>
          <w:marBottom w:val="0"/>
          <w:divBdr>
            <w:top w:val="none" w:sz="0" w:space="0" w:color="auto"/>
            <w:left w:val="none" w:sz="0" w:space="0" w:color="auto"/>
            <w:bottom w:val="none" w:sz="0" w:space="0" w:color="auto"/>
            <w:right w:val="none" w:sz="0" w:space="0" w:color="auto"/>
          </w:divBdr>
        </w:div>
        <w:div w:id="418330288">
          <w:marLeft w:val="640"/>
          <w:marRight w:val="0"/>
          <w:marTop w:val="0"/>
          <w:marBottom w:val="0"/>
          <w:divBdr>
            <w:top w:val="none" w:sz="0" w:space="0" w:color="auto"/>
            <w:left w:val="none" w:sz="0" w:space="0" w:color="auto"/>
            <w:bottom w:val="none" w:sz="0" w:space="0" w:color="auto"/>
            <w:right w:val="none" w:sz="0" w:space="0" w:color="auto"/>
          </w:divBdr>
        </w:div>
        <w:div w:id="571888060">
          <w:marLeft w:val="640"/>
          <w:marRight w:val="0"/>
          <w:marTop w:val="0"/>
          <w:marBottom w:val="0"/>
          <w:divBdr>
            <w:top w:val="none" w:sz="0" w:space="0" w:color="auto"/>
            <w:left w:val="none" w:sz="0" w:space="0" w:color="auto"/>
            <w:bottom w:val="none" w:sz="0" w:space="0" w:color="auto"/>
            <w:right w:val="none" w:sz="0" w:space="0" w:color="auto"/>
          </w:divBdr>
        </w:div>
        <w:div w:id="729428159">
          <w:marLeft w:val="640"/>
          <w:marRight w:val="0"/>
          <w:marTop w:val="0"/>
          <w:marBottom w:val="0"/>
          <w:divBdr>
            <w:top w:val="none" w:sz="0" w:space="0" w:color="auto"/>
            <w:left w:val="none" w:sz="0" w:space="0" w:color="auto"/>
            <w:bottom w:val="none" w:sz="0" w:space="0" w:color="auto"/>
            <w:right w:val="none" w:sz="0" w:space="0" w:color="auto"/>
          </w:divBdr>
        </w:div>
        <w:div w:id="558638876">
          <w:marLeft w:val="640"/>
          <w:marRight w:val="0"/>
          <w:marTop w:val="0"/>
          <w:marBottom w:val="0"/>
          <w:divBdr>
            <w:top w:val="none" w:sz="0" w:space="0" w:color="auto"/>
            <w:left w:val="none" w:sz="0" w:space="0" w:color="auto"/>
            <w:bottom w:val="none" w:sz="0" w:space="0" w:color="auto"/>
            <w:right w:val="none" w:sz="0" w:space="0" w:color="auto"/>
          </w:divBdr>
        </w:div>
        <w:div w:id="1847749236">
          <w:marLeft w:val="640"/>
          <w:marRight w:val="0"/>
          <w:marTop w:val="0"/>
          <w:marBottom w:val="0"/>
          <w:divBdr>
            <w:top w:val="none" w:sz="0" w:space="0" w:color="auto"/>
            <w:left w:val="none" w:sz="0" w:space="0" w:color="auto"/>
            <w:bottom w:val="none" w:sz="0" w:space="0" w:color="auto"/>
            <w:right w:val="none" w:sz="0" w:space="0" w:color="auto"/>
          </w:divBdr>
        </w:div>
        <w:div w:id="2090151728">
          <w:marLeft w:val="640"/>
          <w:marRight w:val="0"/>
          <w:marTop w:val="0"/>
          <w:marBottom w:val="0"/>
          <w:divBdr>
            <w:top w:val="none" w:sz="0" w:space="0" w:color="auto"/>
            <w:left w:val="none" w:sz="0" w:space="0" w:color="auto"/>
            <w:bottom w:val="none" w:sz="0" w:space="0" w:color="auto"/>
            <w:right w:val="none" w:sz="0" w:space="0" w:color="auto"/>
          </w:divBdr>
        </w:div>
        <w:div w:id="1433282936">
          <w:marLeft w:val="640"/>
          <w:marRight w:val="0"/>
          <w:marTop w:val="0"/>
          <w:marBottom w:val="0"/>
          <w:divBdr>
            <w:top w:val="none" w:sz="0" w:space="0" w:color="auto"/>
            <w:left w:val="none" w:sz="0" w:space="0" w:color="auto"/>
            <w:bottom w:val="none" w:sz="0" w:space="0" w:color="auto"/>
            <w:right w:val="none" w:sz="0" w:space="0" w:color="auto"/>
          </w:divBdr>
        </w:div>
        <w:div w:id="1962152286">
          <w:marLeft w:val="640"/>
          <w:marRight w:val="0"/>
          <w:marTop w:val="0"/>
          <w:marBottom w:val="0"/>
          <w:divBdr>
            <w:top w:val="none" w:sz="0" w:space="0" w:color="auto"/>
            <w:left w:val="none" w:sz="0" w:space="0" w:color="auto"/>
            <w:bottom w:val="none" w:sz="0" w:space="0" w:color="auto"/>
            <w:right w:val="none" w:sz="0" w:space="0" w:color="auto"/>
          </w:divBdr>
        </w:div>
        <w:div w:id="1604872282">
          <w:marLeft w:val="640"/>
          <w:marRight w:val="0"/>
          <w:marTop w:val="0"/>
          <w:marBottom w:val="0"/>
          <w:divBdr>
            <w:top w:val="none" w:sz="0" w:space="0" w:color="auto"/>
            <w:left w:val="none" w:sz="0" w:space="0" w:color="auto"/>
            <w:bottom w:val="none" w:sz="0" w:space="0" w:color="auto"/>
            <w:right w:val="none" w:sz="0" w:space="0" w:color="auto"/>
          </w:divBdr>
        </w:div>
        <w:div w:id="1606183721">
          <w:marLeft w:val="640"/>
          <w:marRight w:val="0"/>
          <w:marTop w:val="0"/>
          <w:marBottom w:val="0"/>
          <w:divBdr>
            <w:top w:val="none" w:sz="0" w:space="0" w:color="auto"/>
            <w:left w:val="none" w:sz="0" w:space="0" w:color="auto"/>
            <w:bottom w:val="none" w:sz="0" w:space="0" w:color="auto"/>
            <w:right w:val="none" w:sz="0" w:space="0" w:color="auto"/>
          </w:divBdr>
        </w:div>
        <w:div w:id="882448605">
          <w:marLeft w:val="640"/>
          <w:marRight w:val="0"/>
          <w:marTop w:val="0"/>
          <w:marBottom w:val="0"/>
          <w:divBdr>
            <w:top w:val="none" w:sz="0" w:space="0" w:color="auto"/>
            <w:left w:val="none" w:sz="0" w:space="0" w:color="auto"/>
            <w:bottom w:val="none" w:sz="0" w:space="0" w:color="auto"/>
            <w:right w:val="none" w:sz="0" w:space="0" w:color="auto"/>
          </w:divBdr>
        </w:div>
        <w:div w:id="1535314668">
          <w:marLeft w:val="640"/>
          <w:marRight w:val="0"/>
          <w:marTop w:val="0"/>
          <w:marBottom w:val="0"/>
          <w:divBdr>
            <w:top w:val="none" w:sz="0" w:space="0" w:color="auto"/>
            <w:left w:val="none" w:sz="0" w:space="0" w:color="auto"/>
            <w:bottom w:val="none" w:sz="0" w:space="0" w:color="auto"/>
            <w:right w:val="none" w:sz="0" w:space="0" w:color="auto"/>
          </w:divBdr>
        </w:div>
        <w:div w:id="466510711">
          <w:marLeft w:val="640"/>
          <w:marRight w:val="0"/>
          <w:marTop w:val="0"/>
          <w:marBottom w:val="0"/>
          <w:divBdr>
            <w:top w:val="none" w:sz="0" w:space="0" w:color="auto"/>
            <w:left w:val="none" w:sz="0" w:space="0" w:color="auto"/>
            <w:bottom w:val="none" w:sz="0" w:space="0" w:color="auto"/>
            <w:right w:val="none" w:sz="0" w:space="0" w:color="auto"/>
          </w:divBdr>
        </w:div>
        <w:div w:id="1608733532">
          <w:marLeft w:val="640"/>
          <w:marRight w:val="0"/>
          <w:marTop w:val="0"/>
          <w:marBottom w:val="0"/>
          <w:divBdr>
            <w:top w:val="none" w:sz="0" w:space="0" w:color="auto"/>
            <w:left w:val="none" w:sz="0" w:space="0" w:color="auto"/>
            <w:bottom w:val="none" w:sz="0" w:space="0" w:color="auto"/>
            <w:right w:val="none" w:sz="0" w:space="0" w:color="auto"/>
          </w:divBdr>
        </w:div>
        <w:div w:id="417335169">
          <w:marLeft w:val="640"/>
          <w:marRight w:val="0"/>
          <w:marTop w:val="0"/>
          <w:marBottom w:val="0"/>
          <w:divBdr>
            <w:top w:val="none" w:sz="0" w:space="0" w:color="auto"/>
            <w:left w:val="none" w:sz="0" w:space="0" w:color="auto"/>
            <w:bottom w:val="none" w:sz="0" w:space="0" w:color="auto"/>
            <w:right w:val="none" w:sz="0" w:space="0" w:color="auto"/>
          </w:divBdr>
        </w:div>
        <w:div w:id="1753045029">
          <w:marLeft w:val="640"/>
          <w:marRight w:val="0"/>
          <w:marTop w:val="0"/>
          <w:marBottom w:val="0"/>
          <w:divBdr>
            <w:top w:val="none" w:sz="0" w:space="0" w:color="auto"/>
            <w:left w:val="none" w:sz="0" w:space="0" w:color="auto"/>
            <w:bottom w:val="none" w:sz="0" w:space="0" w:color="auto"/>
            <w:right w:val="none" w:sz="0" w:space="0" w:color="auto"/>
          </w:divBdr>
        </w:div>
        <w:div w:id="937908297">
          <w:marLeft w:val="640"/>
          <w:marRight w:val="0"/>
          <w:marTop w:val="0"/>
          <w:marBottom w:val="0"/>
          <w:divBdr>
            <w:top w:val="none" w:sz="0" w:space="0" w:color="auto"/>
            <w:left w:val="none" w:sz="0" w:space="0" w:color="auto"/>
            <w:bottom w:val="none" w:sz="0" w:space="0" w:color="auto"/>
            <w:right w:val="none" w:sz="0" w:space="0" w:color="auto"/>
          </w:divBdr>
        </w:div>
        <w:div w:id="223609192">
          <w:marLeft w:val="640"/>
          <w:marRight w:val="0"/>
          <w:marTop w:val="0"/>
          <w:marBottom w:val="0"/>
          <w:divBdr>
            <w:top w:val="none" w:sz="0" w:space="0" w:color="auto"/>
            <w:left w:val="none" w:sz="0" w:space="0" w:color="auto"/>
            <w:bottom w:val="none" w:sz="0" w:space="0" w:color="auto"/>
            <w:right w:val="none" w:sz="0" w:space="0" w:color="auto"/>
          </w:divBdr>
        </w:div>
        <w:div w:id="22286272">
          <w:marLeft w:val="640"/>
          <w:marRight w:val="0"/>
          <w:marTop w:val="0"/>
          <w:marBottom w:val="0"/>
          <w:divBdr>
            <w:top w:val="none" w:sz="0" w:space="0" w:color="auto"/>
            <w:left w:val="none" w:sz="0" w:space="0" w:color="auto"/>
            <w:bottom w:val="none" w:sz="0" w:space="0" w:color="auto"/>
            <w:right w:val="none" w:sz="0" w:space="0" w:color="auto"/>
          </w:divBdr>
        </w:div>
        <w:div w:id="1306549494">
          <w:marLeft w:val="640"/>
          <w:marRight w:val="0"/>
          <w:marTop w:val="0"/>
          <w:marBottom w:val="0"/>
          <w:divBdr>
            <w:top w:val="none" w:sz="0" w:space="0" w:color="auto"/>
            <w:left w:val="none" w:sz="0" w:space="0" w:color="auto"/>
            <w:bottom w:val="none" w:sz="0" w:space="0" w:color="auto"/>
            <w:right w:val="none" w:sz="0" w:space="0" w:color="auto"/>
          </w:divBdr>
        </w:div>
        <w:div w:id="1553926120">
          <w:marLeft w:val="640"/>
          <w:marRight w:val="0"/>
          <w:marTop w:val="0"/>
          <w:marBottom w:val="0"/>
          <w:divBdr>
            <w:top w:val="none" w:sz="0" w:space="0" w:color="auto"/>
            <w:left w:val="none" w:sz="0" w:space="0" w:color="auto"/>
            <w:bottom w:val="none" w:sz="0" w:space="0" w:color="auto"/>
            <w:right w:val="none" w:sz="0" w:space="0" w:color="auto"/>
          </w:divBdr>
        </w:div>
        <w:div w:id="1652443564">
          <w:marLeft w:val="640"/>
          <w:marRight w:val="0"/>
          <w:marTop w:val="0"/>
          <w:marBottom w:val="0"/>
          <w:divBdr>
            <w:top w:val="none" w:sz="0" w:space="0" w:color="auto"/>
            <w:left w:val="none" w:sz="0" w:space="0" w:color="auto"/>
            <w:bottom w:val="none" w:sz="0" w:space="0" w:color="auto"/>
            <w:right w:val="none" w:sz="0" w:space="0" w:color="auto"/>
          </w:divBdr>
        </w:div>
        <w:div w:id="1895703225">
          <w:marLeft w:val="640"/>
          <w:marRight w:val="0"/>
          <w:marTop w:val="0"/>
          <w:marBottom w:val="0"/>
          <w:divBdr>
            <w:top w:val="none" w:sz="0" w:space="0" w:color="auto"/>
            <w:left w:val="none" w:sz="0" w:space="0" w:color="auto"/>
            <w:bottom w:val="none" w:sz="0" w:space="0" w:color="auto"/>
            <w:right w:val="none" w:sz="0" w:space="0" w:color="auto"/>
          </w:divBdr>
        </w:div>
        <w:div w:id="477572209">
          <w:marLeft w:val="640"/>
          <w:marRight w:val="0"/>
          <w:marTop w:val="0"/>
          <w:marBottom w:val="0"/>
          <w:divBdr>
            <w:top w:val="none" w:sz="0" w:space="0" w:color="auto"/>
            <w:left w:val="none" w:sz="0" w:space="0" w:color="auto"/>
            <w:bottom w:val="none" w:sz="0" w:space="0" w:color="auto"/>
            <w:right w:val="none" w:sz="0" w:space="0" w:color="auto"/>
          </w:divBdr>
        </w:div>
        <w:div w:id="130951691">
          <w:marLeft w:val="640"/>
          <w:marRight w:val="0"/>
          <w:marTop w:val="0"/>
          <w:marBottom w:val="0"/>
          <w:divBdr>
            <w:top w:val="none" w:sz="0" w:space="0" w:color="auto"/>
            <w:left w:val="none" w:sz="0" w:space="0" w:color="auto"/>
            <w:bottom w:val="none" w:sz="0" w:space="0" w:color="auto"/>
            <w:right w:val="none" w:sz="0" w:space="0" w:color="auto"/>
          </w:divBdr>
        </w:div>
        <w:div w:id="1817068675">
          <w:marLeft w:val="640"/>
          <w:marRight w:val="0"/>
          <w:marTop w:val="0"/>
          <w:marBottom w:val="0"/>
          <w:divBdr>
            <w:top w:val="none" w:sz="0" w:space="0" w:color="auto"/>
            <w:left w:val="none" w:sz="0" w:space="0" w:color="auto"/>
            <w:bottom w:val="none" w:sz="0" w:space="0" w:color="auto"/>
            <w:right w:val="none" w:sz="0" w:space="0" w:color="auto"/>
          </w:divBdr>
        </w:div>
        <w:div w:id="2119828471">
          <w:marLeft w:val="640"/>
          <w:marRight w:val="0"/>
          <w:marTop w:val="0"/>
          <w:marBottom w:val="0"/>
          <w:divBdr>
            <w:top w:val="none" w:sz="0" w:space="0" w:color="auto"/>
            <w:left w:val="none" w:sz="0" w:space="0" w:color="auto"/>
            <w:bottom w:val="none" w:sz="0" w:space="0" w:color="auto"/>
            <w:right w:val="none" w:sz="0" w:space="0" w:color="auto"/>
          </w:divBdr>
        </w:div>
        <w:div w:id="355161759">
          <w:marLeft w:val="640"/>
          <w:marRight w:val="0"/>
          <w:marTop w:val="0"/>
          <w:marBottom w:val="0"/>
          <w:divBdr>
            <w:top w:val="none" w:sz="0" w:space="0" w:color="auto"/>
            <w:left w:val="none" w:sz="0" w:space="0" w:color="auto"/>
            <w:bottom w:val="none" w:sz="0" w:space="0" w:color="auto"/>
            <w:right w:val="none" w:sz="0" w:space="0" w:color="auto"/>
          </w:divBdr>
        </w:div>
        <w:div w:id="819686850">
          <w:marLeft w:val="640"/>
          <w:marRight w:val="0"/>
          <w:marTop w:val="0"/>
          <w:marBottom w:val="0"/>
          <w:divBdr>
            <w:top w:val="none" w:sz="0" w:space="0" w:color="auto"/>
            <w:left w:val="none" w:sz="0" w:space="0" w:color="auto"/>
            <w:bottom w:val="none" w:sz="0" w:space="0" w:color="auto"/>
            <w:right w:val="none" w:sz="0" w:space="0" w:color="auto"/>
          </w:divBdr>
        </w:div>
        <w:div w:id="1303005481">
          <w:marLeft w:val="640"/>
          <w:marRight w:val="0"/>
          <w:marTop w:val="0"/>
          <w:marBottom w:val="0"/>
          <w:divBdr>
            <w:top w:val="none" w:sz="0" w:space="0" w:color="auto"/>
            <w:left w:val="none" w:sz="0" w:space="0" w:color="auto"/>
            <w:bottom w:val="none" w:sz="0" w:space="0" w:color="auto"/>
            <w:right w:val="none" w:sz="0" w:space="0" w:color="auto"/>
          </w:divBdr>
        </w:div>
        <w:div w:id="1188519452">
          <w:marLeft w:val="640"/>
          <w:marRight w:val="0"/>
          <w:marTop w:val="0"/>
          <w:marBottom w:val="0"/>
          <w:divBdr>
            <w:top w:val="none" w:sz="0" w:space="0" w:color="auto"/>
            <w:left w:val="none" w:sz="0" w:space="0" w:color="auto"/>
            <w:bottom w:val="none" w:sz="0" w:space="0" w:color="auto"/>
            <w:right w:val="none" w:sz="0" w:space="0" w:color="auto"/>
          </w:divBdr>
        </w:div>
        <w:div w:id="1822042044">
          <w:marLeft w:val="640"/>
          <w:marRight w:val="0"/>
          <w:marTop w:val="0"/>
          <w:marBottom w:val="0"/>
          <w:divBdr>
            <w:top w:val="none" w:sz="0" w:space="0" w:color="auto"/>
            <w:left w:val="none" w:sz="0" w:space="0" w:color="auto"/>
            <w:bottom w:val="none" w:sz="0" w:space="0" w:color="auto"/>
            <w:right w:val="none" w:sz="0" w:space="0" w:color="auto"/>
          </w:divBdr>
        </w:div>
        <w:div w:id="1800798431">
          <w:marLeft w:val="640"/>
          <w:marRight w:val="0"/>
          <w:marTop w:val="0"/>
          <w:marBottom w:val="0"/>
          <w:divBdr>
            <w:top w:val="none" w:sz="0" w:space="0" w:color="auto"/>
            <w:left w:val="none" w:sz="0" w:space="0" w:color="auto"/>
            <w:bottom w:val="none" w:sz="0" w:space="0" w:color="auto"/>
            <w:right w:val="none" w:sz="0" w:space="0" w:color="auto"/>
          </w:divBdr>
        </w:div>
        <w:div w:id="1717465351">
          <w:marLeft w:val="640"/>
          <w:marRight w:val="0"/>
          <w:marTop w:val="0"/>
          <w:marBottom w:val="0"/>
          <w:divBdr>
            <w:top w:val="none" w:sz="0" w:space="0" w:color="auto"/>
            <w:left w:val="none" w:sz="0" w:space="0" w:color="auto"/>
            <w:bottom w:val="none" w:sz="0" w:space="0" w:color="auto"/>
            <w:right w:val="none" w:sz="0" w:space="0" w:color="auto"/>
          </w:divBdr>
        </w:div>
        <w:div w:id="1266573440">
          <w:marLeft w:val="640"/>
          <w:marRight w:val="0"/>
          <w:marTop w:val="0"/>
          <w:marBottom w:val="0"/>
          <w:divBdr>
            <w:top w:val="none" w:sz="0" w:space="0" w:color="auto"/>
            <w:left w:val="none" w:sz="0" w:space="0" w:color="auto"/>
            <w:bottom w:val="none" w:sz="0" w:space="0" w:color="auto"/>
            <w:right w:val="none" w:sz="0" w:space="0" w:color="auto"/>
          </w:divBdr>
        </w:div>
        <w:div w:id="892617345">
          <w:marLeft w:val="640"/>
          <w:marRight w:val="0"/>
          <w:marTop w:val="0"/>
          <w:marBottom w:val="0"/>
          <w:divBdr>
            <w:top w:val="none" w:sz="0" w:space="0" w:color="auto"/>
            <w:left w:val="none" w:sz="0" w:space="0" w:color="auto"/>
            <w:bottom w:val="none" w:sz="0" w:space="0" w:color="auto"/>
            <w:right w:val="none" w:sz="0" w:space="0" w:color="auto"/>
          </w:divBdr>
        </w:div>
        <w:div w:id="2004578319">
          <w:marLeft w:val="640"/>
          <w:marRight w:val="0"/>
          <w:marTop w:val="0"/>
          <w:marBottom w:val="0"/>
          <w:divBdr>
            <w:top w:val="none" w:sz="0" w:space="0" w:color="auto"/>
            <w:left w:val="none" w:sz="0" w:space="0" w:color="auto"/>
            <w:bottom w:val="none" w:sz="0" w:space="0" w:color="auto"/>
            <w:right w:val="none" w:sz="0" w:space="0" w:color="auto"/>
          </w:divBdr>
        </w:div>
        <w:div w:id="598877120">
          <w:marLeft w:val="640"/>
          <w:marRight w:val="0"/>
          <w:marTop w:val="0"/>
          <w:marBottom w:val="0"/>
          <w:divBdr>
            <w:top w:val="none" w:sz="0" w:space="0" w:color="auto"/>
            <w:left w:val="none" w:sz="0" w:space="0" w:color="auto"/>
            <w:bottom w:val="none" w:sz="0" w:space="0" w:color="auto"/>
            <w:right w:val="none" w:sz="0" w:space="0" w:color="auto"/>
          </w:divBdr>
        </w:div>
        <w:div w:id="577635113">
          <w:marLeft w:val="640"/>
          <w:marRight w:val="0"/>
          <w:marTop w:val="0"/>
          <w:marBottom w:val="0"/>
          <w:divBdr>
            <w:top w:val="none" w:sz="0" w:space="0" w:color="auto"/>
            <w:left w:val="none" w:sz="0" w:space="0" w:color="auto"/>
            <w:bottom w:val="none" w:sz="0" w:space="0" w:color="auto"/>
            <w:right w:val="none" w:sz="0" w:space="0" w:color="auto"/>
          </w:divBdr>
        </w:div>
        <w:div w:id="1129277021">
          <w:marLeft w:val="640"/>
          <w:marRight w:val="0"/>
          <w:marTop w:val="0"/>
          <w:marBottom w:val="0"/>
          <w:divBdr>
            <w:top w:val="none" w:sz="0" w:space="0" w:color="auto"/>
            <w:left w:val="none" w:sz="0" w:space="0" w:color="auto"/>
            <w:bottom w:val="none" w:sz="0" w:space="0" w:color="auto"/>
            <w:right w:val="none" w:sz="0" w:space="0" w:color="auto"/>
          </w:divBdr>
        </w:div>
        <w:div w:id="888996479">
          <w:marLeft w:val="640"/>
          <w:marRight w:val="0"/>
          <w:marTop w:val="0"/>
          <w:marBottom w:val="0"/>
          <w:divBdr>
            <w:top w:val="none" w:sz="0" w:space="0" w:color="auto"/>
            <w:left w:val="none" w:sz="0" w:space="0" w:color="auto"/>
            <w:bottom w:val="none" w:sz="0" w:space="0" w:color="auto"/>
            <w:right w:val="none" w:sz="0" w:space="0" w:color="auto"/>
          </w:divBdr>
        </w:div>
        <w:div w:id="1219626472">
          <w:marLeft w:val="640"/>
          <w:marRight w:val="0"/>
          <w:marTop w:val="0"/>
          <w:marBottom w:val="0"/>
          <w:divBdr>
            <w:top w:val="none" w:sz="0" w:space="0" w:color="auto"/>
            <w:left w:val="none" w:sz="0" w:space="0" w:color="auto"/>
            <w:bottom w:val="none" w:sz="0" w:space="0" w:color="auto"/>
            <w:right w:val="none" w:sz="0" w:space="0" w:color="auto"/>
          </w:divBdr>
        </w:div>
        <w:div w:id="287007081">
          <w:marLeft w:val="640"/>
          <w:marRight w:val="0"/>
          <w:marTop w:val="0"/>
          <w:marBottom w:val="0"/>
          <w:divBdr>
            <w:top w:val="none" w:sz="0" w:space="0" w:color="auto"/>
            <w:left w:val="none" w:sz="0" w:space="0" w:color="auto"/>
            <w:bottom w:val="none" w:sz="0" w:space="0" w:color="auto"/>
            <w:right w:val="none" w:sz="0" w:space="0" w:color="auto"/>
          </w:divBdr>
        </w:div>
        <w:div w:id="329022488">
          <w:marLeft w:val="640"/>
          <w:marRight w:val="0"/>
          <w:marTop w:val="0"/>
          <w:marBottom w:val="0"/>
          <w:divBdr>
            <w:top w:val="none" w:sz="0" w:space="0" w:color="auto"/>
            <w:left w:val="none" w:sz="0" w:space="0" w:color="auto"/>
            <w:bottom w:val="none" w:sz="0" w:space="0" w:color="auto"/>
            <w:right w:val="none" w:sz="0" w:space="0" w:color="auto"/>
          </w:divBdr>
        </w:div>
        <w:div w:id="1388869459">
          <w:marLeft w:val="640"/>
          <w:marRight w:val="0"/>
          <w:marTop w:val="0"/>
          <w:marBottom w:val="0"/>
          <w:divBdr>
            <w:top w:val="none" w:sz="0" w:space="0" w:color="auto"/>
            <w:left w:val="none" w:sz="0" w:space="0" w:color="auto"/>
            <w:bottom w:val="none" w:sz="0" w:space="0" w:color="auto"/>
            <w:right w:val="none" w:sz="0" w:space="0" w:color="auto"/>
          </w:divBdr>
        </w:div>
        <w:div w:id="1767337543">
          <w:marLeft w:val="640"/>
          <w:marRight w:val="0"/>
          <w:marTop w:val="0"/>
          <w:marBottom w:val="0"/>
          <w:divBdr>
            <w:top w:val="none" w:sz="0" w:space="0" w:color="auto"/>
            <w:left w:val="none" w:sz="0" w:space="0" w:color="auto"/>
            <w:bottom w:val="none" w:sz="0" w:space="0" w:color="auto"/>
            <w:right w:val="none" w:sz="0" w:space="0" w:color="auto"/>
          </w:divBdr>
        </w:div>
        <w:div w:id="1055743203">
          <w:marLeft w:val="640"/>
          <w:marRight w:val="0"/>
          <w:marTop w:val="0"/>
          <w:marBottom w:val="0"/>
          <w:divBdr>
            <w:top w:val="none" w:sz="0" w:space="0" w:color="auto"/>
            <w:left w:val="none" w:sz="0" w:space="0" w:color="auto"/>
            <w:bottom w:val="none" w:sz="0" w:space="0" w:color="auto"/>
            <w:right w:val="none" w:sz="0" w:space="0" w:color="auto"/>
          </w:divBdr>
        </w:div>
        <w:div w:id="474297947">
          <w:marLeft w:val="640"/>
          <w:marRight w:val="0"/>
          <w:marTop w:val="0"/>
          <w:marBottom w:val="0"/>
          <w:divBdr>
            <w:top w:val="none" w:sz="0" w:space="0" w:color="auto"/>
            <w:left w:val="none" w:sz="0" w:space="0" w:color="auto"/>
            <w:bottom w:val="none" w:sz="0" w:space="0" w:color="auto"/>
            <w:right w:val="none" w:sz="0" w:space="0" w:color="auto"/>
          </w:divBdr>
        </w:div>
        <w:div w:id="1772772948">
          <w:marLeft w:val="640"/>
          <w:marRight w:val="0"/>
          <w:marTop w:val="0"/>
          <w:marBottom w:val="0"/>
          <w:divBdr>
            <w:top w:val="none" w:sz="0" w:space="0" w:color="auto"/>
            <w:left w:val="none" w:sz="0" w:space="0" w:color="auto"/>
            <w:bottom w:val="none" w:sz="0" w:space="0" w:color="auto"/>
            <w:right w:val="none" w:sz="0" w:space="0" w:color="auto"/>
          </w:divBdr>
        </w:div>
        <w:div w:id="1559827087">
          <w:marLeft w:val="640"/>
          <w:marRight w:val="0"/>
          <w:marTop w:val="0"/>
          <w:marBottom w:val="0"/>
          <w:divBdr>
            <w:top w:val="none" w:sz="0" w:space="0" w:color="auto"/>
            <w:left w:val="none" w:sz="0" w:space="0" w:color="auto"/>
            <w:bottom w:val="none" w:sz="0" w:space="0" w:color="auto"/>
            <w:right w:val="none" w:sz="0" w:space="0" w:color="auto"/>
          </w:divBdr>
        </w:div>
        <w:div w:id="2018070874">
          <w:marLeft w:val="640"/>
          <w:marRight w:val="0"/>
          <w:marTop w:val="0"/>
          <w:marBottom w:val="0"/>
          <w:divBdr>
            <w:top w:val="none" w:sz="0" w:space="0" w:color="auto"/>
            <w:left w:val="none" w:sz="0" w:space="0" w:color="auto"/>
            <w:bottom w:val="none" w:sz="0" w:space="0" w:color="auto"/>
            <w:right w:val="none" w:sz="0" w:space="0" w:color="auto"/>
          </w:divBdr>
        </w:div>
        <w:div w:id="407851702">
          <w:marLeft w:val="640"/>
          <w:marRight w:val="0"/>
          <w:marTop w:val="0"/>
          <w:marBottom w:val="0"/>
          <w:divBdr>
            <w:top w:val="none" w:sz="0" w:space="0" w:color="auto"/>
            <w:left w:val="none" w:sz="0" w:space="0" w:color="auto"/>
            <w:bottom w:val="none" w:sz="0" w:space="0" w:color="auto"/>
            <w:right w:val="none" w:sz="0" w:space="0" w:color="auto"/>
          </w:divBdr>
        </w:div>
        <w:div w:id="1036586439">
          <w:marLeft w:val="640"/>
          <w:marRight w:val="0"/>
          <w:marTop w:val="0"/>
          <w:marBottom w:val="0"/>
          <w:divBdr>
            <w:top w:val="none" w:sz="0" w:space="0" w:color="auto"/>
            <w:left w:val="none" w:sz="0" w:space="0" w:color="auto"/>
            <w:bottom w:val="none" w:sz="0" w:space="0" w:color="auto"/>
            <w:right w:val="none" w:sz="0" w:space="0" w:color="auto"/>
          </w:divBdr>
        </w:div>
        <w:div w:id="545333488">
          <w:marLeft w:val="640"/>
          <w:marRight w:val="0"/>
          <w:marTop w:val="0"/>
          <w:marBottom w:val="0"/>
          <w:divBdr>
            <w:top w:val="none" w:sz="0" w:space="0" w:color="auto"/>
            <w:left w:val="none" w:sz="0" w:space="0" w:color="auto"/>
            <w:bottom w:val="none" w:sz="0" w:space="0" w:color="auto"/>
            <w:right w:val="none" w:sz="0" w:space="0" w:color="auto"/>
          </w:divBdr>
        </w:div>
        <w:div w:id="977955285">
          <w:marLeft w:val="640"/>
          <w:marRight w:val="0"/>
          <w:marTop w:val="0"/>
          <w:marBottom w:val="0"/>
          <w:divBdr>
            <w:top w:val="none" w:sz="0" w:space="0" w:color="auto"/>
            <w:left w:val="none" w:sz="0" w:space="0" w:color="auto"/>
            <w:bottom w:val="none" w:sz="0" w:space="0" w:color="auto"/>
            <w:right w:val="none" w:sz="0" w:space="0" w:color="auto"/>
          </w:divBdr>
        </w:div>
        <w:div w:id="974063677">
          <w:marLeft w:val="640"/>
          <w:marRight w:val="0"/>
          <w:marTop w:val="0"/>
          <w:marBottom w:val="0"/>
          <w:divBdr>
            <w:top w:val="none" w:sz="0" w:space="0" w:color="auto"/>
            <w:left w:val="none" w:sz="0" w:space="0" w:color="auto"/>
            <w:bottom w:val="none" w:sz="0" w:space="0" w:color="auto"/>
            <w:right w:val="none" w:sz="0" w:space="0" w:color="auto"/>
          </w:divBdr>
        </w:div>
        <w:div w:id="665859646">
          <w:marLeft w:val="640"/>
          <w:marRight w:val="0"/>
          <w:marTop w:val="0"/>
          <w:marBottom w:val="0"/>
          <w:divBdr>
            <w:top w:val="none" w:sz="0" w:space="0" w:color="auto"/>
            <w:left w:val="none" w:sz="0" w:space="0" w:color="auto"/>
            <w:bottom w:val="none" w:sz="0" w:space="0" w:color="auto"/>
            <w:right w:val="none" w:sz="0" w:space="0" w:color="auto"/>
          </w:divBdr>
        </w:div>
        <w:div w:id="1924336905">
          <w:marLeft w:val="640"/>
          <w:marRight w:val="0"/>
          <w:marTop w:val="0"/>
          <w:marBottom w:val="0"/>
          <w:divBdr>
            <w:top w:val="none" w:sz="0" w:space="0" w:color="auto"/>
            <w:left w:val="none" w:sz="0" w:space="0" w:color="auto"/>
            <w:bottom w:val="none" w:sz="0" w:space="0" w:color="auto"/>
            <w:right w:val="none" w:sz="0" w:space="0" w:color="auto"/>
          </w:divBdr>
        </w:div>
        <w:div w:id="457917270">
          <w:marLeft w:val="640"/>
          <w:marRight w:val="0"/>
          <w:marTop w:val="0"/>
          <w:marBottom w:val="0"/>
          <w:divBdr>
            <w:top w:val="none" w:sz="0" w:space="0" w:color="auto"/>
            <w:left w:val="none" w:sz="0" w:space="0" w:color="auto"/>
            <w:bottom w:val="none" w:sz="0" w:space="0" w:color="auto"/>
            <w:right w:val="none" w:sz="0" w:space="0" w:color="auto"/>
          </w:divBdr>
        </w:div>
        <w:div w:id="1636713902">
          <w:marLeft w:val="640"/>
          <w:marRight w:val="0"/>
          <w:marTop w:val="0"/>
          <w:marBottom w:val="0"/>
          <w:divBdr>
            <w:top w:val="none" w:sz="0" w:space="0" w:color="auto"/>
            <w:left w:val="none" w:sz="0" w:space="0" w:color="auto"/>
            <w:bottom w:val="none" w:sz="0" w:space="0" w:color="auto"/>
            <w:right w:val="none" w:sz="0" w:space="0" w:color="auto"/>
          </w:divBdr>
        </w:div>
        <w:div w:id="1223515539">
          <w:marLeft w:val="640"/>
          <w:marRight w:val="0"/>
          <w:marTop w:val="0"/>
          <w:marBottom w:val="0"/>
          <w:divBdr>
            <w:top w:val="none" w:sz="0" w:space="0" w:color="auto"/>
            <w:left w:val="none" w:sz="0" w:space="0" w:color="auto"/>
            <w:bottom w:val="none" w:sz="0" w:space="0" w:color="auto"/>
            <w:right w:val="none" w:sz="0" w:space="0" w:color="auto"/>
          </w:divBdr>
        </w:div>
        <w:div w:id="2118984364">
          <w:marLeft w:val="640"/>
          <w:marRight w:val="0"/>
          <w:marTop w:val="0"/>
          <w:marBottom w:val="0"/>
          <w:divBdr>
            <w:top w:val="none" w:sz="0" w:space="0" w:color="auto"/>
            <w:left w:val="none" w:sz="0" w:space="0" w:color="auto"/>
            <w:bottom w:val="none" w:sz="0" w:space="0" w:color="auto"/>
            <w:right w:val="none" w:sz="0" w:space="0" w:color="auto"/>
          </w:divBdr>
        </w:div>
        <w:div w:id="954941576">
          <w:marLeft w:val="640"/>
          <w:marRight w:val="0"/>
          <w:marTop w:val="0"/>
          <w:marBottom w:val="0"/>
          <w:divBdr>
            <w:top w:val="none" w:sz="0" w:space="0" w:color="auto"/>
            <w:left w:val="none" w:sz="0" w:space="0" w:color="auto"/>
            <w:bottom w:val="none" w:sz="0" w:space="0" w:color="auto"/>
            <w:right w:val="none" w:sz="0" w:space="0" w:color="auto"/>
          </w:divBdr>
        </w:div>
        <w:div w:id="715079787">
          <w:marLeft w:val="640"/>
          <w:marRight w:val="0"/>
          <w:marTop w:val="0"/>
          <w:marBottom w:val="0"/>
          <w:divBdr>
            <w:top w:val="none" w:sz="0" w:space="0" w:color="auto"/>
            <w:left w:val="none" w:sz="0" w:space="0" w:color="auto"/>
            <w:bottom w:val="none" w:sz="0" w:space="0" w:color="auto"/>
            <w:right w:val="none" w:sz="0" w:space="0" w:color="auto"/>
          </w:divBdr>
        </w:div>
        <w:div w:id="1712027387">
          <w:marLeft w:val="640"/>
          <w:marRight w:val="0"/>
          <w:marTop w:val="0"/>
          <w:marBottom w:val="0"/>
          <w:divBdr>
            <w:top w:val="none" w:sz="0" w:space="0" w:color="auto"/>
            <w:left w:val="none" w:sz="0" w:space="0" w:color="auto"/>
            <w:bottom w:val="none" w:sz="0" w:space="0" w:color="auto"/>
            <w:right w:val="none" w:sz="0" w:space="0" w:color="auto"/>
          </w:divBdr>
        </w:div>
        <w:div w:id="759571791">
          <w:marLeft w:val="640"/>
          <w:marRight w:val="0"/>
          <w:marTop w:val="0"/>
          <w:marBottom w:val="0"/>
          <w:divBdr>
            <w:top w:val="none" w:sz="0" w:space="0" w:color="auto"/>
            <w:left w:val="none" w:sz="0" w:space="0" w:color="auto"/>
            <w:bottom w:val="none" w:sz="0" w:space="0" w:color="auto"/>
            <w:right w:val="none" w:sz="0" w:space="0" w:color="auto"/>
          </w:divBdr>
        </w:div>
        <w:div w:id="1728141600">
          <w:marLeft w:val="640"/>
          <w:marRight w:val="0"/>
          <w:marTop w:val="0"/>
          <w:marBottom w:val="0"/>
          <w:divBdr>
            <w:top w:val="none" w:sz="0" w:space="0" w:color="auto"/>
            <w:left w:val="none" w:sz="0" w:space="0" w:color="auto"/>
            <w:bottom w:val="none" w:sz="0" w:space="0" w:color="auto"/>
            <w:right w:val="none" w:sz="0" w:space="0" w:color="auto"/>
          </w:divBdr>
        </w:div>
        <w:div w:id="915824055">
          <w:marLeft w:val="640"/>
          <w:marRight w:val="0"/>
          <w:marTop w:val="0"/>
          <w:marBottom w:val="0"/>
          <w:divBdr>
            <w:top w:val="none" w:sz="0" w:space="0" w:color="auto"/>
            <w:left w:val="none" w:sz="0" w:space="0" w:color="auto"/>
            <w:bottom w:val="none" w:sz="0" w:space="0" w:color="auto"/>
            <w:right w:val="none" w:sz="0" w:space="0" w:color="auto"/>
          </w:divBdr>
        </w:div>
        <w:div w:id="1552109100">
          <w:marLeft w:val="640"/>
          <w:marRight w:val="0"/>
          <w:marTop w:val="0"/>
          <w:marBottom w:val="0"/>
          <w:divBdr>
            <w:top w:val="none" w:sz="0" w:space="0" w:color="auto"/>
            <w:left w:val="none" w:sz="0" w:space="0" w:color="auto"/>
            <w:bottom w:val="none" w:sz="0" w:space="0" w:color="auto"/>
            <w:right w:val="none" w:sz="0" w:space="0" w:color="auto"/>
          </w:divBdr>
        </w:div>
        <w:div w:id="2087723582">
          <w:marLeft w:val="640"/>
          <w:marRight w:val="0"/>
          <w:marTop w:val="0"/>
          <w:marBottom w:val="0"/>
          <w:divBdr>
            <w:top w:val="none" w:sz="0" w:space="0" w:color="auto"/>
            <w:left w:val="none" w:sz="0" w:space="0" w:color="auto"/>
            <w:bottom w:val="none" w:sz="0" w:space="0" w:color="auto"/>
            <w:right w:val="none" w:sz="0" w:space="0" w:color="auto"/>
          </w:divBdr>
        </w:div>
        <w:div w:id="938218243">
          <w:marLeft w:val="640"/>
          <w:marRight w:val="0"/>
          <w:marTop w:val="0"/>
          <w:marBottom w:val="0"/>
          <w:divBdr>
            <w:top w:val="none" w:sz="0" w:space="0" w:color="auto"/>
            <w:left w:val="none" w:sz="0" w:space="0" w:color="auto"/>
            <w:bottom w:val="none" w:sz="0" w:space="0" w:color="auto"/>
            <w:right w:val="none" w:sz="0" w:space="0" w:color="auto"/>
          </w:divBdr>
        </w:div>
        <w:div w:id="1439368746">
          <w:marLeft w:val="640"/>
          <w:marRight w:val="0"/>
          <w:marTop w:val="0"/>
          <w:marBottom w:val="0"/>
          <w:divBdr>
            <w:top w:val="none" w:sz="0" w:space="0" w:color="auto"/>
            <w:left w:val="none" w:sz="0" w:space="0" w:color="auto"/>
            <w:bottom w:val="none" w:sz="0" w:space="0" w:color="auto"/>
            <w:right w:val="none" w:sz="0" w:space="0" w:color="auto"/>
          </w:divBdr>
        </w:div>
        <w:div w:id="249975438">
          <w:marLeft w:val="640"/>
          <w:marRight w:val="0"/>
          <w:marTop w:val="0"/>
          <w:marBottom w:val="0"/>
          <w:divBdr>
            <w:top w:val="none" w:sz="0" w:space="0" w:color="auto"/>
            <w:left w:val="none" w:sz="0" w:space="0" w:color="auto"/>
            <w:bottom w:val="none" w:sz="0" w:space="0" w:color="auto"/>
            <w:right w:val="none" w:sz="0" w:space="0" w:color="auto"/>
          </w:divBdr>
        </w:div>
        <w:div w:id="1057126583">
          <w:marLeft w:val="640"/>
          <w:marRight w:val="0"/>
          <w:marTop w:val="0"/>
          <w:marBottom w:val="0"/>
          <w:divBdr>
            <w:top w:val="none" w:sz="0" w:space="0" w:color="auto"/>
            <w:left w:val="none" w:sz="0" w:space="0" w:color="auto"/>
            <w:bottom w:val="none" w:sz="0" w:space="0" w:color="auto"/>
            <w:right w:val="none" w:sz="0" w:space="0" w:color="auto"/>
          </w:divBdr>
        </w:div>
        <w:div w:id="651300752">
          <w:marLeft w:val="640"/>
          <w:marRight w:val="0"/>
          <w:marTop w:val="0"/>
          <w:marBottom w:val="0"/>
          <w:divBdr>
            <w:top w:val="none" w:sz="0" w:space="0" w:color="auto"/>
            <w:left w:val="none" w:sz="0" w:space="0" w:color="auto"/>
            <w:bottom w:val="none" w:sz="0" w:space="0" w:color="auto"/>
            <w:right w:val="none" w:sz="0" w:space="0" w:color="auto"/>
          </w:divBdr>
        </w:div>
        <w:div w:id="303855979">
          <w:marLeft w:val="640"/>
          <w:marRight w:val="0"/>
          <w:marTop w:val="0"/>
          <w:marBottom w:val="0"/>
          <w:divBdr>
            <w:top w:val="none" w:sz="0" w:space="0" w:color="auto"/>
            <w:left w:val="none" w:sz="0" w:space="0" w:color="auto"/>
            <w:bottom w:val="none" w:sz="0" w:space="0" w:color="auto"/>
            <w:right w:val="none" w:sz="0" w:space="0" w:color="auto"/>
          </w:divBdr>
        </w:div>
        <w:div w:id="943149396">
          <w:marLeft w:val="640"/>
          <w:marRight w:val="0"/>
          <w:marTop w:val="0"/>
          <w:marBottom w:val="0"/>
          <w:divBdr>
            <w:top w:val="none" w:sz="0" w:space="0" w:color="auto"/>
            <w:left w:val="none" w:sz="0" w:space="0" w:color="auto"/>
            <w:bottom w:val="none" w:sz="0" w:space="0" w:color="auto"/>
            <w:right w:val="none" w:sz="0" w:space="0" w:color="auto"/>
          </w:divBdr>
        </w:div>
        <w:div w:id="407849711">
          <w:marLeft w:val="640"/>
          <w:marRight w:val="0"/>
          <w:marTop w:val="0"/>
          <w:marBottom w:val="0"/>
          <w:divBdr>
            <w:top w:val="none" w:sz="0" w:space="0" w:color="auto"/>
            <w:left w:val="none" w:sz="0" w:space="0" w:color="auto"/>
            <w:bottom w:val="none" w:sz="0" w:space="0" w:color="auto"/>
            <w:right w:val="none" w:sz="0" w:space="0" w:color="auto"/>
          </w:divBdr>
        </w:div>
        <w:div w:id="1492716326">
          <w:marLeft w:val="640"/>
          <w:marRight w:val="0"/>
          <w:marTop w:val="0"/>
          <w:marBottom w:val="0"/>
          <w:divBdr>
            <w:top w:val="none" w:sz="0" w:space="0" w:color="auto"/>
            <w:left w:val="none" w:sz="0" w:space="0" w:color="auto"/>
            <w:bottom w:val="none" w:sz="0" w:space="0" w:color="auto"/>
            <w:right w:val="none" w:sz="0" w:space="0" w:color="auto"/>
          </w:divBdr>
        </w:div>
        <w:div w:id="726759275">
          <w:marLeft w:val="640"/>
          <w:marRight w:val="0"/>
          <w:marTop w:val="0"/>
          <w:marBottom w:val="0"/>
          <w:divBdr>
            <w:top w:val="none" w:sz="0" w:space="0" w:color="auto"/>
            <w:left w:val="none" w:sz="0" w:space="0" w:color="auto"/>
            <w:bottom w:val="none" w:sz="0" w:space="0" w:color="auto"/>
            <w:right w:val="none" w:sz="0" w:space="0" w:color="auto"/>
          </w:divBdr>
        </w:div>
        <w:div w:id="1986153972">
          <w:marLeft w:val="640"/>
          <w:marRight w:val="0"/>
          <w:marTop w:val="0"/>
          <w:marBottom w:val="0"/>
          <w:divBdr>
            <w:top w:val="none" w:sz="0" w:space="0" w:color="auto"/>
            <w:left w:val="none" w:sz="0" w:space="0" w:color="auto"/>
            <w:bottom w:val="none" w:sz="0" w:space="0" w:color="auto"/>
            <w:right w:val="none" w:sz="0" w:space="0" w:color="auto"/>
          </w:divBdr>
        </w:div>
        <w:div w:id="603879917">
          <w:marLeft w:val="640"/>
          <w:marRight w:val="0"/>
          <w:marTop w:val="0"/>
          <w:marBottom w:val="0"/>
          <w:divBdr>
            <w:top w:val="none" w:sz="0" w:space="0" w:color="auto"/>
            <w:left w:val="none" w:sz="0" w:space="0" w:color="auto"/>
            <w:bottom w:val="none" w:sz="0" w:space="0" w:color="auto"/>
            <w:right w:val="none" w:sz="0" w:space="0" w:color="auto"/>
          </w:divBdr>
        </w:div>
        <w:div w:id="662470088">
          <w:marLeft w:val="640"/>
          <w:marRight w:val="0"/>
          <w:marTop w:val="0"/>
          <w:marBottom w:val="0"/>
          <w:divBdr>
            <w:top w:val="none" w:sz="0" w:space="0" w:color="auto"/>
            <w:left w:val="none" w:sz="0" w:space="0" w:color="auto"/>
            <w:bottom w:val="none" w:sz="0" w:space="0" w:color="auto"/>
            <w:right w:val="none" w:sz="0" w:space="0" w:color="auto"/>
          </w:divBdr>
        </w:div>
        <w:div w:id="25760839">
          <w:marLeft w:val="640"/>
          <w:marRight w:val="0"/>
          <w:marTop w:val="0"/>
          <w:marBottom w:val="0"/>
          <w:divBdr>
            <w:top w:val="none" w:sz="0" w:space="0" w:color="auto"/>
            <w:left w:val="none" w:sz="0" w:space="0" w:color="auto"/>
            <w:bottom w:val="none" w:sz="0" w:space="0" w:color="auto"/>
            <w:right w:val="none" w:sz="0" w:space="0" w:color="auto"/>
          </w:divBdr>
        </w:div>
        <w:div w:id="1704356031">
          <w:marLeft w:val="640"/>
          <w:marRight w:val="0"/>
          <w:marTop w:val="0"/>
          <w:marBottom w:val="0"/>
          <w:divBdr>
            <w:top w:val="none" w:sz="0" w:space="0" w:color="auto"/>
            <w:left w:val="none" w:sz="0" w:space="0" w:color="auto"/>
            <w:bottom w:val="none" w:sz="0" w:space="0" w:color="auto"/>
            <w:right w:val="none" w:sz="0" w:space="0" w:color="auto"/>
          </w:divBdr>
        </w:div>
        <w:div w:id="329724512">
          <w:marLeft w:val="640"/>
          <w:marRight w:val="0"/>
          <w:marTop w:val="0"/>
          <w:marBottom w:val="0"/>
          <w:divBdr>
            <w:top w:val="none" w:sz="0" w:space="0" w:color="auto"/>
            <w:left w:val="none" w:sz="0" w:space="0" w:color="auto"/>
            <w:bottom w:val="none" w:sz="0" w:space="0" w:color="auto"/>
            <w:right w:val="none" w:sz="0" w:space="0" w:color="auto"/>
          </w:divBdr>
        </w:div>
        <w:div w:id="767821441">
          <w:marLeft w:val="640"/>
          <w:marRight w:val="0"/>
          <w:marTop w:val="0"/>
          <w:marBottom w:val="0"/>
          <w:divBdr>
            <w:top w:val="none" w:sz="0" w:space="0" w:color="auto"/>
            <w:left w:val="none" w:sz="0" w:space="0" w:color="auto"/>
            <w:bottom w:val="none" w:sz="0" w:space="0" w:color="auto"/>
            <w:right w:val="none" w:sz="0" w:space="0" w:color="auto"/>
          </w:divBdr>
        </w:div>
        <w:div w:id="224537563">
          <w:marLeft w:val="640"/>
          <w:marRight w:val="0"/>
          <w:marTop w:val="0"/>
          <w:marBottom w:val="0"/>
          <w:divBdr>
            <w:top w:val="none" w:sz="0" w:space="0" w:color="auto"/>
            <w:left w:val="none" w:sz="0" w:space="0" w:color="auto"/>
            <w:bottom w:val="none" w:sz="0" w:space="0" w:color="auto"/>
            <w:right w:val="none" w:sz="0" w:space="0" w:color="auto"/>
          </w:divBdr>
        </w:div>
        <w:div w:id="2079135247">
          <w:marLeft w:val="640"/>
          <w:marRight w:val="0"/>
          <w:marTop w:val="0"/>
          <w:marBottom w:val="0"/>
          <w:divBdr>
            <w:top w:val="none" w:sz="0" w:space="0" w:color="auto"/>
            <w:left w:val="none" w:sz="0" w:space="0" w:color="auto"/>
            <w:bottom w:val="none" w:sz="0" w:space="0" w:color="auto"/>
            <w:right w:val="none" w:sz="0" w:space="0" w:color="auto"/>
          </w:divBdr>
        </w:div>
        <w:div w:id="1081757035">
          <w:marLeft w:val="640"/>
          <w:marRight w:val="0"/>
          <w:marTop w:val="0"/>
          <w:marBottom w:val="0"/>
          <w:divBdr>
            <w:top w:val="none" w:sz="0" w:space="0" w:color="auto"/>
            <w:left w:val="none" w:sz="0" w:space="0" w:color="auto"/>
            <w:bottom w:val="none" w:sz="0" w:space="0" w:color="auto"/>
            <w:right w:val="none" w:sz="0" w:space="0" w:color="auto"/>
          </w:divBdr>
        </w:div>
        <w:div w:id="705523156">
          <w:marLeft w:val="640"/>
          <w:marRight w:val="0"/>
          <w:marTop w:val="0"/>
          <w:marBottom w:val="0"/>
          <w:divBdr>
            <w:top w:val="none" w:sz="0" w:space="0" w:color="auto"/>
            <w:left w:val="none" w:sz="0" w:space="0" w:color="auto"/>
            <w:bottom w:val="none" w:sz="0" w:space="0" w:color="auto"/>
            <w:right w:val="none" w:sz="0" w:space="0" w:color="auto"/>
          </w:divBdr>
        </w:div>
        <w:div w:id="327948605">
          <w:marLeft w:val="640"/>
          <w:marRight w:val="0"/>
          <w:marTop w:val="0"/>
          <w:marBottom w:val="0"/>
          <w:divBdr>
            <w:top w:val="none" w:sz="0" w:space="0" w:color="auto"/>
            <w:left w:val="none" w:sz="0" w:space="0" w:color="auto"/>
            <w:bottom w:val="none" w:sz="0" w:space="0" w:color="auto"/>
            <w:right w:val="none" w:sz="0" w:space="0" w:color="auto"/>
          </w:divBdr>
        </w:div>
        <w:div w:id="1455519794">
          <w:marLeft w:val="640"/>
          <w:marRight w:val="0"/>
          <w:marTop w:val="0"/>
          <w:marBottom w:val="0"/>
          <w:divBdr>
            <w:top w:val="none" w:sz="0" w:space="0" w:color="auto"/>
            <w:left w:val="none" w:sz="0" w:space="0" w:color="auto"/>
            <w:bottom w:val="none" w:sz="0" w:space="0" w:color="auto"/>
            <w:right w:val="none" w:sz="0" w:space="0" w:color="auto"/>
          </w:divBdr>
        </w:div>
        <w:div w:id="870068389">
          <w:marLeft w:val="640"/>
          <w:marRight w:val="0"/>
          <w:marTop w:val="0"/>
          <w:marBottom w:val="0"/>
          <w:divBdr>
            <w:top w:val="none" w:sz="0" w:space="0" w:color="auto"/>
            <w:left w:val="none" w:sz="0" w:space="0" w:color="auto"/>
            <w:bottom w:val="none" w:sz="0" w:space="0" w:color="auto"/>
            <w:right w:val="none" w:sz="0" w:space="0" w:color="auto"/>
          </w:divBdr>
        </w:div>
        <w:div w:id="1298729966">
          <w:marLeft w:val="640"/>
          <w:marRight w:val="0"/>
          <w:marTop w:val="0"/>
          <w:marBottom w:val="0"/>
          <w:divBdr>
            <w:top w:val="none" w:sz="0" w:space="0" w:color="auto"/>
            <w:left w:val="none" w:sz="0" w:space="0" w:color="auto"/>
            <w:bottom w:val="none" w:sz="0" w:space="0" w:color="auto"/>
            <w:right w:val="none" w:sz="0" w:space="0" w:color="auto"/>
          </w:divBdr>
        </w:div>
        <w:div w:id="1168985656">
          <w:marLeft w:val="640"/>
          <w:marRight w:val="0"/>
          <w:marTop w:val="0"/>
          <w:marBottom w:val="0"/>
          <w:divBdr>
            <w:top w:val="none" w:sz="0" w:space="0" w:color="auto"/>
            <w:left w:val="none" w:sz="0" w:space="0" w:color="auto"/>
            <w:bottom w:val="none" w:sz="0" w:space="0" w:color="auto"/>
            <w:right w:val="none" w:sz="0" w:space="0" w:color="auto"/>
          </w:divBdr>
        </w:div>
        <w:div w:id="1588609517">
          <w:marLeft w:val="640"/>
          <w:marRight w:val="0"/>
          <w:marTop w:val="0"/>
          <w:marBottom w:val="0"/>
          <w:divBdr>
            <w:top w:val="none" w:sz="0" w:space="0" w:color="auto"/>
            <w:left w:val="none" w:sz="0" w:space="0" w:color="auto"/>
            <w:bottom w:val="none" w:sz="0" w:space="0" w:color="auto"/>
            <w:right w:val="none" w:sz="0" w:space="0" w:color="auto"/>
          </w:divBdr>
        </w:div>
        <w:div w:id="1081874776">
          <w:marLeft w:val="640"/>
          <w:marRight w:val="0"/>
          <w:marTop w:val="0"/>
          <w:marBottom w:val="0"/>
          <w:divBdr>
            <w:top w:val="none" w:sz="0" w:space="0" w:color="auto"/>
            <w:left w:val="none" w:sz="0" w:space="0" w:color="auto"/>
            <w:bottom w:val="none" w:sz="0" w:space="0" w:color="auto"/>
            <w:right w:val="none" w:sz="0" w:space="0" w:color="auto"/>
          </w:divBdr>
        </w:div>
        <w:div w:id="1467624675">
          <w:marLeft w:val="640"/>
          <w:marRight w:val="0"/>
          <w:marTop w:val="0"/>
          <w:marBottom w:val="0"/>
          <w:divBdr>
            <w:top w:val="none" w:sz="0" w:space="0" w:color="auto"/>
            <w:left w:val="none" w:sz="0" w:space="0" w:color="auto"/>
            <w:bottom w:val="none" w:sz="0" w:space="0" w:color="auto"/>
            <w:right w:val="none" w:sz="0" w:space="0" w:color="auto"/>
          </w:divBdr>
        </w:div>
        <w:div w:id="395277032">
          <w:marLeft w:val="640"/>
          <w:marRight w:val="0"/>
          <w:marTop w:val="0"/>
          <w:marBottom w:val="0"/>
          <w:divBdr>
            <w:top w:val="none" w:sz="0" w:space="0" w:color="auto"/>
            <w:left w:val="none" w:sz="0" w:space="0" w:color="auto"/>
            <w:bottom w:val="none" w:sz="0" w:space="0" w:color="auto"/>
            <w:right w:val="none" w:sz="0" w:space="0" w:color="auto"/>
          </w:divBdr>
        </w:div>
        <w:div w:id="1713190924">
          <w:marLeft w:val="640"/>
          <w:marRight w:val="0"/>
          <w:marTop w:val="0"/>
          <w:marBottom w:val="0"/>
          <w:divBdr>
            <w:top w:val="none" w:sz="0" w:space="0" w:color="auto"/>
            <w:left w:val="none" w:sz="0" w:space="0" w:color="auto"/>
            <w:bottom w:val="none" w:sz="0" w:space="0" w:color="auto"/>
            <w:right w:val="none" w:sz="0" w:space="0" w:color="auto"/>
          </w:divBdr>
        </w:div>
        <w:div w:id="1163358191">
          <w:marLeft w:val="640"/>
          <w:marRight w:val="0"/>
          <w:marTop w:val="0"/>
          <w:marBottom w:val="0"/>
          <w:divBdr>
            <w:top w:val="none" w:sz="0" w:space="0" w:color="auto"/>
            <w:left w:val="none" w:sz="0" w:space="0" w:color="auto"/>
            <w:bottom w:val="none" w:sz="0" w:space="0" w:color="auto"/>
            <w:right w:val="none" w:sz="0" w:space="0" w:color="auto"/>
          </w:divBdr>
        </w:div>
        <w:div w:id="1412003093">
          <w:marLeft w:val="640"/>
          <w:marRight w:val="0"/>
          <w:marTop w:val="0"/>
          <w:marBottom w:val="0"/>
          <w:divBdr>
            <w:top w:val="none" w:sz="0" w:space="0" w:color="auto"/>
            <w:left w:val="none" w:sz="0" w:space="0" w:color="auto"/>
            <w:bottom w:val="none" w:sz="0" w:space="0" w:color="auto"/>
            <w:right w:val="none" w:sz="0" w:space="0" w:color="auto"/>
          </w:divBdr>
        </w:div>
        <w:div w:id="1635138600">
          <w:marLeft w:val="640"/>
          <w:marRight w:val="0"/>
          <w:marTop w:val="0"/>
          <w:marBottom w:val="0"/>
          <w:divBdr>
            <w:top w:val="none" w:sz="0" w:space="0" w:color="auto"/>
            <w:left w:val="none" w:sz="0" w:space="0" w:color="auto"/>
            <w:bottom w:val="none" w:sz="0" w:space="0" w:color="auto"/>
            <w:right w:val="none" w:sz="0" w:space="0" w:color="auto"/>
          </w:divBdr>
        </w:div>
        <w:div w:id="1475953977">
          <w:marLeft w:val="640"/>
          <w:marRight w:val="0"/>
          <w:marTop w:val="0"/>
          <w:marBottom w:val="0"/>
          <w:divBdr>
            <w:top w:val="none" w:sz="0" w:space="0" w:color="auto"/>
            <w:left w:val="none" w:sz="0" w:space="0" w:color="auto"/>
            <w:bottom w:val="none" w:sz="0" w:space="0" w:color="auto"/>
            <w:right w:val="none" w:sz="0" w:space="0" w:color="auto"/>
          </w:divBdr>
        </w:div>
        <w:div w:id="779644528">
          <w:marLeft w:val="640"/>
          <w:marRight w:val="0"/>
          <w:marTop w:val="0"/>
          <w:marBottom w:val="0"/>
          <w:divBdr>
            <w:top w:val="none" w:sz="0" w:space="0" w:color="auto"/>
            <w:left w:val="none" w:sz="0" w:space="0" w:color="auto"/>
            <w:bottom w:val="none" w:sz="0" w:space="0" w:color="auto"/>
            <w:right w:val="none" w:sz="0" w:space="0" w:color="auto"/>
          </w:divBdr>
        </w:div>
        <w:div w:id="1524517462">
          <w:marLeft w:val="640"/>
          <w:marRight w:val="0"/>
          <w:marTop w:val="0"/>
          <w:marBottom w:val="0"/>
          <w:divBdr>
            <w:top w:val="none" w:sz="0" w:space="0" w:color="auto"/>
            <w:left w:val="none" w:sz="0" w:space="0" w:color="auto"/>
            <w:bottom w:val="none" w:sz="0" w:space="0" w:color="auto"/>
            <w:right w:val="none" w:sz="0" w:space="0" w:color="auto"/>
          </w:divBdr>
        </w:div>
        <w:div w:id="1858469967">
          <w:marLeft w:val="640"/>
          <w:marRight w:val="0"/>
          <w:marTop w:val="0"/>
          <w:marBottom w:val="0"/>
          <w:divBdr>
            <w:top w:val="none" w:sz="0" w:space="0" w:color="auto"/>
            <w:left w:val="none" w:sz="0" w:space="0" w:color="auto"/>
            <w:bottom w:val="none" w:sz="0" w:space="0" w:color="auto"/>
            <w:right w:val="none" w:sz="0" w:space="0" w:color="auto"/>
          </w:divBdr>
        </w:div>
        <w:div w:id="1872375859">
          <w:marLeft w:val="640"/>
          <w:marRight w:val="0"/>
          <w:marTop w:val="0"/>
          <w:marBottom w:val="0"/>
          <w:divBdr>
            <w:top w:val="none" w:sz="0" w:space="0" w:color="auto"/>
            <w:left w:val="none" w:sz="0" w:space="0" w:color="auto"/>
            <w:bottom w:val="none" w:sz="0" w:space="0" w:color="auto"/>
            <w:right w:val="none" w:sz="0" w:space="0" w:color="auto"/>
          </w:divBdr>
        </w:div>
        <w:div w:id="850686333">
          <w:marLeft w:val="640"/>
          <w:marRight w:val="0"/>
          <w:marTop w:val="0"/>
          <w:marBottom w:val="0"/>
          <w:divBdr>
            <w:top w:val="none" w:sz="0" w:space="0" w:color="auto"/>
            <w:left w:val="none" w:sz="0" w:space="0" w:color="auto"/>
            <w:bottom w:val="none" w:sz="0" w:space="0" w:color="auto"/>
            <w:right w:val="none" w:sz="0" w:space="0" w:color="auto"/>
          </w:divBdr>
        </w:div>
        <w:div w:id="2003266848">
          <w:marLeft w:val="640"/>
          <w:marRight w:val="0"/>
          <w:marTop w:val="0"/>
          <w:marBottom w:val="0"/>
          <w:divBdr>
            <w:top w:val="none" w:sz="0" w:space="0" w:color="auto"/>
            <w:left w:val="none" w:sz="0" w:space="0" w:color="auto"/>
            <w:bottom w:val="none" w:sz="0" w:space="0" w:color="auto"/>
            <w:right w:val="none" w:sz="0" w:space="0" w:color="auto"/>
          </w:divBdr>
        </w:div>
        <w:div w:id="234515963">
          <w:marLeft w:val="640"/>
          <w:marRight w:val="0"/>
          <w:marTop w:val="0"/>
          <w:marBottom w:val="0"/>
          <w:divBdr>
            <w:top w:val="none" w:sz="0" w:space="0" w:color="auto"/>
            <w:left w:val="none" w:sz="0" w:space="0" w:color="auto"/>
            <w:bottom w:val="none" w:sz="0" w:space="0" w:color="auto"/>
            <w:right w:val="none" w:sz="0" w:space="0" w:color="auto"/>
          </w:divBdr>
        </w:div>
        <w:div w:id="1307971260">
          <w:marLeft w:val="640"/>
          <w:marRight w:val="0"/>
          <w:marTop w:val="0"/>
          <w:marBottom w:val="0"/>
          <w:divBdr>
            <w:top w:val="none" w:sz="0" w:space="0" w:color="auto"/>
            <w:left w:val="none" w:sz="0" w:space="0" w:color="auto"/>
            <w:bottom w:val="none" w:sz="0" w:space="0" w:color="auto"/>
            <w:right w:val="none" w:sz="0" w:space="0" w:color="auto"/>
          </w:divBdr>
        </w:div>
        <w:div w:id="1278441949">
          <w:marLeft w:val="640"/>
          <w:marRight w:val="0"/>
          <w:marTop w:val="0"/>
          <w:marBottom w:val="0"/>
          <w:divBdr>
            <w:top w:val="none" w:sz="0" w:space="0" w:color="auto"/>
            <w:left w:val="none" w:sz="0" w:space="0" w:color="auto"/>
            <w:bottom w:val="none" w:sz="0" w:space="0" w:color="auto"/>
            <w:right w:val="none" w:sz="0" w:space="0" w:color="auto"/>
          </w:divBdr>
        </w:div>
        <w:div w:id="773981547">
          <w:marLeft w:val="640"/>
          <w:marRight w:val="0"/>
          <w:marTop w:val="0"/>
          <w:marBottom w:val="0"/>
          <w:divBdr>
            <w:top w:val="none" w:sz="0" w:space="0" w:color="auto"/>
            <w:left w:val="none" w:sz="0" w:space="0" w:color="auto"/>
            <w:bottom w:val="none" w:sz="0" w:space="0" w:color="auto"/>
            <w:right w:val="none" w:sz="0" w:space="0" w:color="auto"/>
          </w:divBdr>
        </w:div>
        <w:div w:id="1626424732">
          <w:marLeft w:val="640"/>
          <w:marRight w:val="0"/>
          <w:marTop w:val="0"/>
          <w:marBottom w:val="0"/>
          <w:divBdr>
            <w:top w:val="none" w:sz="0" w:space="0" w:color="auto"/>
            <w:left w:val="none" w:sz="0" w:space="0" w:color="auto"/>
            <w:bottom w:val="none" w:sz="0" w:space="0" w:color="auto"/>
            <w:right w:val="none" w:sz="0" w:space="0" w:color="auto"/>
          </w:divBdr>
        </w:div>
        <w:div w:id="328602865">
          <w:marLeft w:val="640"/>
          <w:marRight w:val="0"/>
          <w:marTop w:val="0"/>
          <w:marBottom w:val="0"/>
          <w:divBdr>
            <w:top w:val="none" w:sz="0" w:space="0" w:color="auto"/>
            <w:left w:val="none" w:sz="0" w:space="0" w:color="auto"/>
            <w:bottom w:val="none" w:sz="0" w:space="0" w:color="auto"/>
            <w:right w:val="none" w:sz="0" w:space="0" w:color="auto"/>
          </w:divBdr>
        </w:div>
        <w:div w:id="1972246509">
          <w:marLeft w:val="640"/>
          <w:marRight w:val="0"/>
          <w:marTop w:val="0"/>
          <w:marBottom w:val="0"/>
          <w:divBdr>
            <w:top w:val="none" w:sz="0" w:space="0" w:color="auto"/>
            <w:left w:val="none" w:sz="0" w:space="0" w:color="auto"/>
            <w:bottom w:val="none" w:sz="0" w:space="0" w:color="auto"/>
            <w:right w:val="none" w:sz="0" w:space="0" w:color="auto"/>
          </w:divBdr>
        </w:div>
        <w:div w:id="1779593886">
          <w:marLeft w:val="640"/>
          <w:marRight w:val="0"/>
          <w:marTop w:val="0"/>
          <w:marBottom w:val="0"/>
          <w:divBdr>
            <w:top w:val="none" w:sz="0" w:space="0" w:color="auto"/>
            <w:left w:val="none" w:sz="0" w:space="0" w:color="auto"/>
            <w:bottom w:val="none" w:sz="0" w:space="0" w:color="auto"/>
            <w:right w:val="none" w:sz="0" w:space="0" w:color="auto"/>
          </w:divBdr>
        </w:div>
        <w:div w:id="1157645596">
          <w:marLeft w:val="640"/>
          <w:marRight w:val="0"/>
          <w:marTop w:val="0"/>
          <w:marBottom w:val="0"/>
          <w:divBdr>
            <w:top w:val="none" w:sz="0" w:space="0" w:color="auto"/>
            <w:left w:val="none" w:sz="0" w:space="0" w:color="auto"/>
            <w:bottom w:val="none" w:sz="0" w:space="0" w:color="auto"/>
            <w:right w:val="none" w:sz="0" w:space="0" w:color="auto"/>
          </w:divBdr>
        </w:div>
        <w:div w:id="1409575637">
          <w:marLeft w:val="640"/>
          <w:marRight w:val="0"/>
          <w:marTop w:val="0"/>
          <w:marBottom w:val="0"/>
          <w:divBdr>
            <w:top w:val="none" w:sz="0" w:space="0" w:color="auto"/>
            <w:left w:val="none" w:sz="0" w:space="0" w:color="auto"/>
            <w:bottom w:val="none" w:sz="0" w:space="0" w:color="auto"/>
            <w:right w:val="none" w:sz="0" w:space="0" w:color="auto"/>
          </w:divBdr>
        </w:div>
        <w:div w:id="462768339">
          <w:marLeft w:val="640"/>
          <w:marRight w:val="0"/>
          <w:marTop w:val="0"/>
          <w:marBottom w:val="0"/>
          <w:divBdr>
            <w:top w:val="none" w:sz="0" w:space="0" w:color="auto"/>
            <w:left w:val="none" w:sz="0" w:space="0" w:color="auto"/>
            <w:bottom w:val="none" w:sz="0" w:space="0" w:color="auto"/>
            <w:right w:val="none" w:sz="0" w:space="0" w:color="auto"/>
          </w:divBdr>
        </w:div>
        <w:div w:id="1931234681">
          <w:marLeft w:val="640"/>
          <w:marRight w:val="0"/>
          <w:marTop w:val="0"/>
          <w:marBottom w:val="0"/>
          <w:divBdr>
            <w:top w:val="none" w:sz="0" w:space="0" w:color="auto"/>
            <w:left w:val="none" w:sz="0" w:space="0" w:color="auto"/>
            <w:bottom w:val="none" w:sz="0" w:space="0" w:color="auto"/>
            <w:right w:val="none" w:sz="0" w:space="0" w:color="auto"/>
          </w:divBdr>
        </w:div>
        <w:div w:id="666056836">
          <w:marLeft w:val="640"/>
          <w:marRight w:val="0"/>
          <w:marTop w:val="0"/>
          <w:marBottom w:val="0"/>
          <w:divBdr>
            <w:top w:val="none" w:sz="0" w:space="0" w:color="auto"/>
            <w:left w:val="none" w:sz="0" w:space="0" w:color="auto"/>
            <w:bottom w:val="none" w:sz="0" w:space="0" w:color="auto"/>
            <w:right w:val="none" w:sz="0" w:space="0" w:color="auto"/>
          </w:divBdr>
        </w:div>
        <w:div w:id="841434748">
          <w:marLeft w:val="640"/>
          <w:marRight w:val="0"/>
          <w:marTop w:val="0"/>
          <w:marBottom w:val="0"/>
          <w:divBdr>
            <w:top w:val="none" w:sz="0" w:space="0" w:color="auto"/>
            <w:left w:val="none" w:sz="0" w:space="0" w:color="auto"/>
            <w:bottom w:val="none" w:sz="0" w:space="0" w:color="auto"/>
            <w:right w:val="none" w:sz="0" w:space="0" w:color="auto"/>
          </w:divBdr>
        </w:div>
        <w:div w:id="415908141">
          <w:marLeft w:val="640"/>
          <w:marRight w:val="0"/>
          <w:marTop w:val="0"/>
          <w:marBottom w:val="0"/>
          <w:divBdr>
            <w:top w:val="none" w:sz="0" w:space="0" w:color="auto"/>
            <w:left w:val="none" w:sz="0" w:space="0" w:color="auto"/>
            <w:bottom w:val="none" w:sz="0" w:space="0" w:color="auto"/>
            <w:right w:val="none" w:sz="0" w:space="0" w:color="auto"/>
          </w:divBdr>
        </w:div>
        <w:div w:id="2087650862">
          <w:marLeft w:val="640"/>
          <w:marRight w:val="0"/>
          <w:marTop w:val="0"/>
          <w:marBottom w:val="0"/>
          <w:divBdr>
            <w:top w:val="none" w:sz="0" w:space="0" w:color="auto"/>
            <w:left w:val="none" w:sz="0" w:space="0" w:color="auto"/>
            <w:bottom w:val="none" w:sz="0" w:space="0" w:color="auto"/>
            <w:right w:val="none" w:sz="0" w:space="0" w:color="auto"/>
          </w:divBdr>
        </w:div>
        <w:div w:id="583993636">
          <w:marLeft w:val="640"/>
          <w:marRight w:val="0"/>
          <w:marTop w:val="0"/>
          <w:marBottom w:val="0"/>
          <w:divBdr>
            <w:top w:val="none" w:sz="0" w:space="0" w:color="auto"/>
            <w:left w:val="none" w:sz="0" w:space="0" w:color="auto"/>
            <w:bottom w:val="none" w:sz="0" w:space="0" w:color="auto"/>
            <w:right w:val="none" w:sz="0" w:space="0" w:color="auto"/>
          </w:divBdr>
        </w:div>
        <w:div w:id="924076567">
          <w:marLeft w:val="640"/>
          <w:marRight w:val="0"/>
          <w:marTop w:val="0"/>
          <w:marBottom w:val="0"/>
          <w:divBdr>
            <w:top w:val="none" w:sz="0" w:space="0" w:color="auto"/>
            <w:left w:val="none" w:sz="0" w:space="0" w:color="auto"/>
            <w:bottom w:val="none" w:sz="0" w:space="0" w:color="auto"/>
            <w:right w:val="none" w:sz="0" w:space="0" w:color="auto"/>
          </w:divBdr>
        </w:div>
        <w:div w:id="2122408080">
          <w:marLeft w:val="640"/>
          <w:marRight w:val="0"/>
          <w:marTop w:val="0"/>
          <w:marBottom w:val="0"/>
          <w:divBdr>
            <w:top w:val="none" w:sz="0" w:space="0" w:color="auto"/>
            <w:left w:val="none" w:sz="0" w:space="0" w:color="auto"/>
            <w:bottom w:val="none" w:sz="0" w:space="0" w:color="auto"/>
            <w:right w:val="none" w:sz="0" w:space="0" w:color="auto"/>
          </w:divBdr>
        </w:div>
        <w:div w:id="400717860">
          <w:marLeft w:val="640"/>
          <w:marRight w:val="0"/>
          <w:marTop w:val="0"/>
          <w:marBottom w:val="0"/>
          <w:divBdr>
            <w:top w:val="none" w:sz="0" w:space="0" w:color="auto"/>
            <w:left w:val="none" w:sz="0" w:space="0" w:color="auto"/>
            <w:bottom w:val="none" w:sz="0" w:space="0" w:color="auto"/>
            <w:right w:val="none" w:sz="0" w:space="0" w:color="auto"/>
          </w:divBdr>
        </w:div>
        <w:div w:id="789588815">
          <w:marLeft w:val="640"/>
          <w:marRight w:val="0"/>
          <w:marTop w:val="0"/>
          <w:marBottom w:val="0"/>
          <w:divBdr>
            <w:top w:val="none" w:sz="0" w:space="0" w:color="auto"/>
            <w:left w:val="none" w:sz="0" w:space="0" w:color="auto"/>
            <w:bottom w:val="none" w:sz="0" w:space="0" w:color="auto"/>
            <w:right w:val="none" w:sz="0" w:space="0" w:color="auto"/>
          </w:divBdr>
        </w:div>
        <w:div w:id="274482684">
          <w:marLeft w:val="640"/>
          <w:marRight w:val="0"/>
          <w:marTop w:val="0"/>
          <w:marBottom w:val="0"/>
          <w:divBdr>
            <w:top w:val="none" w:sz="0" w:space="0" w:color="auto"/>
            <w:left w:val="none" w:sz="0" w:space="0" w:color="auto"/>
            <w:bottom w:val="none" w:sz="0" w:space="0" w:color="auto"/>
            <w:right w:val="none" w:sz="0" w:space="0" w:color="auto"/>
          </w:divBdr>
        </w:div>
        <w:div w:id="2064983974">
          <w:marLeft w:val="640"/>
          <w:marRight w:val="0"/>
          <w:marTop w:val="0"/>
          <w:marBottom w:val="0"/>
          <w:divBdr>
            <w:top w:val="none" w:sz="0" w:space="0" w:color="auto"/>
            <w:left w:val="none" w:sz="0" w:space="0" w:color="auto"/>
            <w:bottom w:val="none" w:sz="0" w:space="0" w:color="auto"/>
            <w:right w:val="none" w:sz="0" w:space="0" w:color="auto"/>
          </w:divBdr>
        </w:div>
        <w:div w:id="832376221">
          <w:marLeft w:val="640"/>
          <w:marRight w:val="0"/>
          <w:marTop w:val="0"/>
          <w:marBottom w:val="0"/>
          <w:divBdr>
            <w:top w:val="none" w:sz="0" w:space="0" w:color="auto"/>
            <w:left w:val="none" w:sz="0" w:space="0" w:color="auto"/>
            <w:bottom w:val="none" w:sz="0" w:space="0" w:color="auto"/>
            <w:right w:val="none" w:sz="0" w:space="0" w:color="auto"/>
          </w:divBdr>
        </w:div>
      </w:divsChild>
    </w:div>
    <w:div w:id="998729525">
      <w:bodyDiv w:val="1"/>
      <w:marLeft w:val="0"/>
      <w:marRight w:val="0"/>
      <w:marTop w:val="0"/>
      <w:marBottom w:val="0"/>
      <w:divBdr>
        <w:top w:val="none" w:sz="0" w:space="0" w:color="auto"/>
        <w:left w:val="none" w:sz="0" w:space="0" w:color="auto"/>
        <w:bottom w:val="none" w:sz="0" w:space="0" w:color="auto"/>
        <w:right w:val="none" w:sz="0" w:space="0" w:color="auto"/>
      </w:divBdr>
      <w:divsChild>
        <w:div w:id="755320786">
          <w:marLeft w:val="640"/>
          <w:marRight w:val="0"/>
          <w:marTop w:val="0"/>
          <w:marBottom w:val="0"/>
          <w:divBdr>
            <w:top w:val="none" w:sz="0" w:space="0" w:color="auto"/>
            <w:left w:val="none" w:sz="0" w:space="0" w:color="auto"/>
            <w:bottom w:val="none" w:sz="0" w:space="0" w:color="auto"/>
            <w:right w:val="none" w:sz="0" w:space="0" w:color="auto"/>
          </w:divBdr>
        </w:div>
        <w:div w:id="1471941044">
          <w:marLeft w:val="640"/>
          <w:marRight w:val="0"/>
          <w:marTop w:val="0"/>
          <w:marBottom w:val="0"/>
          <w:divBdr>
            <w:top w:val="none" w:sz="0" w:space="0" w:color="auto"/>
            <w:left w:val="none" w:sz="0" w:space="0" w:color="auto"/>
            <w:bottom w:val="none" w:sz="0" w:space="0" w:color="auto"/>
            <w:right w:val="none" w:sz="0" w:space="0" w:color="auto"/>
          </w:divBdr>
        </w:div>
        <w:div w:id="1259409583">
          <w:marLeft w:val="640"/>
          <w:marRight w:val="0"/>
          <w:marTop w:val="0"/>
          <w:marBottom w:val="0"/>
          <w:divBdr>
            <w:top w:val="none" w:sz="0" w:space="0" w:color="auto"/>
            <w:left w:val="none" w:sz="0" w:space="0" w:color="auto"/>
            <w:bottom w:val="none" w:sz="0" w:space="0" w:color="auto"/>
            <w:right w:val="none" w:sz="0" w:space="0" w:color="auto"/>
          </w:divBdr>
        </w:div>
        <w:div w:id="125700842">
          <w:marLeft w:val="640"/>
          <w:marRight w:val="0"/>
          <w:marTop w:val="0"/>
          <w:marBottom w:val="0"/>
          <w:divBdr>
            <w:top w:val="none" w:sz="0" w:space="0" w:color="auto"/>
            <w:left w:val="none" w:sz="0" w:space="0" w:color="auto"/>
            <w:bottom w:val="none" w:sz="0" w:space="0" w:color="auto"/>
            <w:right w:val="none" w:sz="0" w:space="0" w:color="auto"/>
          </w:divBdr>
        </w:div>
        <w:div w:id="1034113398">
          <w:marLeft w:val="640"/>
          <w:marRight w:val="0"/>
          <w:marTop w:val="0"/>
          <w:marBottom w:val="0"/>
          <w:divBdr>
            <w:top w:val="none" w:sz="0" w:space="0" w:color="auto"/>
            <w:left w:val="none" w:sz="0" w:space="0" w:color="auto"/>
            <w:bottom w:val="none" w:sz="0" w:space="0" w:color="auto"/>
            <w:right w:val="none" w:sz="0" w:space="0" w:color="auto"/>
          </w:divBdr>
        </w:div>
        <w:div w:id="1322661851">
          <w:marLeft w:val="640"/>
          <w:marRight w:val="0"/>
          <w:marTop w:val="0"/>
          <w:marBottom w:val="0"/>
          <w:divBdr>
            <w:top w:val="none" w:sz="0" w:space="0" w:color="auto"/>
            <w:left w:val="none" w:sz="0" w:space="0" w:color="auto"/>
            <w:bottom w:val="none" w:sz="0" w:space="0" w:color="auto"/>
            <w:right w:val="none" w:sz="0" w:space="0" w:color="auto"/>
          </w:divBdr>
        </w:div>
        <w:div w:id="1790473481">
          <w:marLeft w:val="640"/>
          <w:marRight w:val="0"/>
          <w:marTop w:val="0"/>
          <w:marBottom w:val="0"/>
          <w:divBdr>
            <w:top w:val="none" w:sz="0" w:space="0" w:color="auto"/>
            <w:left w:val="none" w:sz="0" w:space="0" w:color="auto"/>
            <w:bottom w:val="none" w:sz="0" w:space="0" w:color="auto"/>
            <w:right w:val="none" w:sz="0" w:space="0" w:color="auto"/>
          </w:divBdr>
        </w:div>
        <w:div w:id="132871859">
          <w:marLeft w:val="640"/>
          <w:marRight w:val="0"/>
          <w:marTop w:val="0"/>
          <w:marBottom w:val="0"/>
          <w:divBdr>
            <w:top w:val="none" w:sz="0" w:space="0" w:color="auto"/>
            <w:left w:val="none" w:sz="0" w:space="0" w:color="auto"/>
            <w:bottom w:val="none" w:sz="0" w:space="0" w:color="auto"/>
            <w:right w:val="none" w:sz="0" w:space="0" w:color="auto"/>
          </w:divBdr>
        </w:div>
        <w:div w:id="1686590510">
          <w:marLeft w:val="640"/>
          <w:marRight w:val="0"/>
          <w:marTop w:val="0"/>
          <w:marBottom w:val="0"/>
          <w:divBdr>
            <w:top w:val="none" w:sz="0" w:space="0" w:color="auto"/>
            <w:left w:val="none" w:sz="0" w:space="0" w:color="auto"/>
            <w:bottom w:val="none" w:sz="0" w:space="0" w:color="auto"/>
            <w:right w:val="none" w:sz="0" w:space="0" w:color="auto"/>
          </w:divBdr>
        </w:div>
        <w:div w:id="2107797974">
          <w:marLeft w:val="640"/>
          <w:marRight w:val="0"/>
          <w:marTop w:val="0"/>
          <w:marBottom w:val="0"/>
          <w:divBdr>
            <w:top w:val="none" w:sz="0" w:space="0" w:color="auto"/>
            <w:left w:val="none" w:sz="0" w:space="0" w:color="auto"/>
            <w:bottom w:val="none" w:sz="0" w:space="0" w:color="auto"/>
            <w:right w:val="none" w:sz="0" w:space="0" w:color="auto"/>
          </w:divBdr>
        </w:div>
        <w:div w:id="1338194894">
          <w:marLeft w:val="640"/>
          <w:marRight w:val="0"/>
          <w:marTop w:val="0"/>
          <w:marBottom w:val="0"/>
          <w:divBdr>
            <w:top w:val="none" w:sz="0" w:space="0" w:color="auto"/>
            <w:left w:val="none" w:sz="0" w:space="0" w:color="auto"/>
            <w:bottom w:val="none" w:sz="0" w:space="0" w:color="auto"/>
            <w:right w:val="none" w:sz="0" w:space="0" w:color="auto"/>
          </w:divBdr>
        </w:div>
        <w:div w:id="1428187889">
          <w:marLeft w:val="640"/>
          <w:marRight w:val="0"/>
          <w:marTop w:val="0"/>
          <w:marBottom w:val="0"/>
          <w:divBdr>
            <w:top w:val="none" w:sz="0" w:space="0" w:color="auto"/>
            <w:left w:val="none" w:sz="0" w:space="0" w:color="auto"/>
            <w:bottom w:val="none" w:sz="0" w:space="0" w:color="auto"/>
            <w:right w:val="none" w:sz="0" w:space="0" w:color="auto"/>
          </w:divBdr>
        </w:div>
        <w:div w:id="1119228738">
          <w:marLeft w:val="640"/>
          <w:marRight w:val="0"/>
          <w:marTop w:val="0"/>
          <w:marBottom w:val="0"/>
          <w:divBdr>
            <w:top w:val="none" w:sz="0" w:space="0" w:color="auto"/>
            <w:left w:val="none" w:sz="0" w:space="0" w:color="auto"/>
            <w:bottom w:val="none" w:sz="0" w:space="0" w:color="auto"/>
            <w:right w:val="none" w:sz="0" w:space="0" w:color="auto"/>
          </w:divBdr>
        </w:div>
        <w:div w:id="1743017418">
          <w:marLeft w:val="640"/>
          <w:marRight w:val="0"/>
          <w:marTop w:val="0"/>
          <w:marBottom w:val="0"/>
          <w:divBdr>
            <w:top w:val="none" w:sz="0" w:space="0" w:color="auto"/>
            <w:left w:val="none" w:sz="0" w:space="0" w:color="auto"/>
            <w:bottom w:val="none" w:sz="0" w:space="0" w:color="auto"/>
            <w:right w:val="none" w:sz="0" w:space="0" w:color="auto"/>
          </w:divBdr>
        </w:div>
        <w:div w:id="1276327056">
          <w:marLeft w:val="640"/>
          <w:marRight w:val="0"/>
          <w:marTop w:val="0"/>
          <w:marBottom w:val="0"/>
          <w:divBdr>
            <w:top w:val="none" w:sz="0" w:space="0" w:color="auto"/>
            <w:left w:val="none" w:sz="0" w:space="0" w:color="auto"/>
            <w:bottom w:val="none" w:sz="0" w:space="0" w:color="auto"/>
            <w:right w:val="none" w:sz="0" w:space="0" w:color="auto"/>
          </w:divBdr>
        </w:div>
        <w:div w:id="150798879">
          <w:marLeft w:val="640"/>
          <w:marRight w:val="0"/>
          <w:marTop w:val="0"/>
          <w:marBottom w:val="0"/>
          <w:divBdr>
            <w:top w:val="none" w:sz="0" w:space="0" w:color="auto"/>
            <w:left w:val="none" w:sz="0" w:space="0" w:color="auto"/>
            <w:bottom w:val="none" w:sz="0" w:space="0" w:color="auto"/>
            <w:right w:val="none" w:sz="0" w:space="0" w:color="auto"/>
          </w:divBdr>
        </w:div>
        <w:div w:id="1427456303">
          <w:marLeft w:val="640"/>
          <w:marRight w:val="0"/>
          <w:marTop w:val="0"/>
          <w:marBottom w:val="0"/>
          <w:divBdr>
            <w:top w:val="none" w:sz="0" w:space="0" w:color="auto"/>
            <w:left w:val="none" w:sz="0" w:space="0" w:color="auto"/>
            <w:bottom w:val="none" w:sz="0" w:space="0" w:color="auto"/>
            <w:right w:val="none" w:sz="0" w:space="0" w:color="auto"/>
          </w:divBdr>
        </w:div>
        <w:div w:id="824862571">
          <w:marLeft w:val="640"/>
          <w:marRight w:val="0"/>
          <w:marTop w:val="0"/>
          <w:marBottom w:val="0"/>
          <w:divBdr>
            <w:top w:val="none" w:sz="0" w:space="0" w:color="auto"/>
            <w:left w:val="none" w:sz="0" w:space="0" w:color="auto"/>
            <w:bottom w:val="none" w:sz="0" w:space="0" w:color="auto"/>
            <w:right w:val="none" w:sz="0" w:space="0" w:color="auto"/>
          </w:divBdr>
        </w:div>
        <w:div w:id="665324033">
          <w:marLeft w:val="640"/>
          <w:marRight w:val="0"/>
          <w:marTop w:val="0"/>
          <w:marBottom w:val="0"/>
          <w:divBdr>
            <w:top w:val="none" w:sz="0" w:space="0" w:color="auto"/>
            <w:left w:val="none" w:sz="0" w:space="0" w:color="auto"/>
            <w:bottom w:val="none" w:sz="0" w:space="0" w:color="auto"/>
            <w:right w:val="none" w:sz="0" w:space="0" w:color="auto"/>
          </w:divBdr>
        </w:div>
        <w:div w:id="1397120786">
          <w:marLeft w:val="640"/>
          <w:marRight w:val="0"/>
          <w:marTop w:val="0"/>
          <w:marBottom w:val="0"/>
          <w:divBdr>
            <w:top w:val="none" w:sz="0" w:space="0" w:color="auto"/>
            <w:left w:val="none" w:sz="0" w:space="0" w:color="auto"/>
            <w:bottom w:val="none" w:sz="0" w:space="0" w:color="auto"/>
            <w:right w:val="none" w:sz="0" w:space="0" w:color="auto"/>
          </w:divBdr>
        </w:div>
        <w:div w:id="1193884761">
          <w:marLeft w:val="640"/>
          <w:marRight w:val="0"/>
          <w:marTop w:val="0"/>
          <w:marBottom w:val="0"/>
          <w:divBdr>
            <w:top w:val="none" w:sz="0" w:space="0" w:color="auto"/>
            <w:left w:val="none" w:sz="0" w:space="0" w:color="auto"/>
            <w:bottom w:val="none" w:sz="0" w:space="0" w:color="auto"/>
            <w:right w:val="none" w:sz="0" w:space="0" w:color="auto"/>
          </w:divBdr>
        </w:div>
        <w:div w:id="1314797948">
          <w:marLeft w:val="640"/>
          <w:marRight w:val="0"/>
          <w:marTop w:val="0"/>
          <w:marBottom w:val="0"/>
          <w:divBdr>
            <w:top w:val="none" w:sz="0" w:space="0" w:color="auto"/>
            <w:left w:val="none" w:sz="0" w:space="0" w:color="auto"/>
            <w:bottom w:val="none" w:sz="0" w:space="0" w:color="auto"/>
            <w:right w:val="none" w:sz="0" w:space="0" w:color="auto"/>
          </w:divBdr>
        </w:div>
        <w:div w:id="1678649014">
          <w:marLeft w:val="640"/>
          <w:marRight w:val="0"/>
          <w:marTop w:val="0"/>
          <w:marBottom w:val="0"/>
          <w:divBdr>
            <w:top w:val="none" w:sz="0" w:space="0" w:color="auto"/>
            <w:left w:val="none" w:sz="0" w:space="0" w:color="auto"/>
            <w:bottom w:val="none" w:sz="0" w:space="0" w:color="auto"/>
            <w:right w:val="none" w:sz="0" w:space="0" w:color="auto"/>
          </w:divBdr>
        </w:div>
        <w:div w:id="841549376">
          <w:marLeft w:val="640"/>
          <w:marRight w:val="0"/>
          <w:marTop w:val="0"/>
          <w:marBottom w:val="0"/>
          <w:divBdr>
            <w:top w:val="none" w:sz="0" w:space="0" w:color="auto"/>
            <w:left w:val="none" w:sz="0" w:space="0" w:color="auto"/>
            <w:bottom w:val="none" w:sz="0" w:space="0" w:color="auto"/>
            <w:right w:val="none" w:sz="0" w:space="0" w:color="auto"/>
          </w:divBdr>
        </w:div>
        <w:div w:id="1600796871">
          <w:marLeft w:val="640"/>
          <w:marRight w:val="0"/>
          <w:marTop w:val="0"/>
          <w:marBottom w:val="0"/>
          <w:divBdr>
            <w:top w:val="none" w:sz="0" w:space="0" w:color="auto"/>
            <w:left w:val="none" w:sz="0" w:space="0" w:color="auto"/>
            <w:bottom w:val="none" w:sz="0" w:space="0" w:color="auto"/>
            <w:right w:val="none" w:sz="0" w:space="0" w:color="auto"/>
          </w:divBdr>
        </w:div>
        <w:div w:id="1410737791">
          <w:marLeft w:val="640"/>
          <w:marRight w:val="0"/>
          <w:marTop w:val="0"/>
          <w:marBottom w:val="0"/>
          <w:divBdr>
            <w:top w:val="none" w:sz="0" w:space="0" w:color="auto"/>
            <w:left w:val="none" w:sz="0" w:space="0" w:color="auto"/>
            <w:bottom w:val="none" w:sz="0" w:space="0" w:color="auto"/>
            <w:right w:val="none" w:sz="0" w:space="0" w:color="auto"/>
          </w:divBdr>
        </w:div>
        <w:div w:id="2080204766">
          <w:marLeft w:val="640"/>
          <w:marRight w:val="0"/>
          <w:marTop w:val="0"/>
          <w:marBottom w:val="0"/>
          <w:divBdr>
            <w:top w:val="none" w:sz="0" w:space="0" w:color="auto"/>
            <w:left w:val="none" w:sz="0" w:space="0" w:color="auto"/>
            <w:bottom w:val="none" w:sz="0" w:space="0" w:color="auto"/>
            <w:right w:val="none" w:sz="0" w:space="0" w:color="auto"/>
          </w:divBdr>
        </w:div>
        <w:div w:id="1189180901">
          <w:marLeft w:val="640"/>
          <w:marRight w:val="0"/>
          <w:marTop w:val="0"/>
          <w:marBottom w:val="0"/>
          <w:divBdr>
            <w:top w:val="none" w:sz="0" w:space="0" w:color="auto"/>
            <w:left w:val="none" w:sz="0" w:space="0" w:color="auto"/>
            <w:bottom w:val="none" w:sz="0" w:space="0" w:color="auto"/>
            <w:right w:val="none" w:sz="0" w:space="0" w:color="auto"/>
          </w:divBdr>
        </w:div>
        <w:div w:id="166020621">
          <w:marLeft w:val="640"/>
          <w:marRight w:val="0"/>
          <w:marTop w:val="0"/>
          <w:marBottom w:val="0"/>
          <w:divBdr>
            <w:top w:val="none" w:sz="0" w:space="0" w:color="auto"/>
            <w:left w:val="none" w:sz="0" w:space="0" w:color="auto"/>
            <w:bottom w:val="none" w:sz="0" w:space="0" w:color="auto"/>
            <w:right w:val="none" w:sz="0" w:space="0" w:color="auto"/>
          </w:divBdr>
        </w:div>
        <w:div w:id="1916474053">
          <w:marLeft w:val="640"/>
          <w:marRight w:val="0"/>
          <w:marTop w:val="0"/>
          <w:marBottom w:val="0"/>
          <w:divBdr>
            <w:top w:val="none" w:sz="0" w:space="0" w:color="auto"/>
            <w:left w:val="none" w:sz="0" w:space="0" w:color="auto"/>
            <w:bottom w:val="none" w:sz="0" w:space="0" w:color="auto"/>
            <w:right w:val="none" w:sz="0" w:space="0" w:color="auto"/>
          </w:divBdr>
        </w:div>
        <w:div w:id="169371100">
          <w:marLeft w:val="640"/>
          <w:marRight w:val="0"/>
          <w:marTop w:val="0"/>
          <w:marBottom w:val="0"/>
          <w:divBdr>
            <w:top w:val="none" w:sz="0" w:space="0" w:color="auto"/>
            <w:left w:val="none" w:sz="0" w:space="0" w:color="auto"/>
            <w:bottom w:val="none" w:sz="0" w:space="0" w:color="auto"/>
            <w:right w:val="none" w:sz="0" w:space="0" w:color="auto"/>
          </w:divBdr>
        </w:div>
        <w:div w:id="1478837030">
          <w:marLeft w:val="640"/>
          <w:marRight w:val="0"/>
          <w:marTop w:val="0"/>
          <w:marBottom w:val="0"/>
          <w:divBdr>
            <w:top w:val="none" w:sz="0" w:space="0" w:color="auto"/>
            <w:left w:val="none" w:sz="0" w:space="0" w:color="auto"/>
            <w:bottom w:val="none" w:sz="0" w:space="0" w:color="auto"/>
            <w:right w:val="none" w:sz="0" w:space="0" w:color="auto"/>
          </w:divBdr>
        </w:div>
        <w:div w:id="391660830">
          <w:marLeft w:val="640"/>
          <w:marRight w:val="0"/>
          <w:marTop w:val="0"/>
          <w:marBottom w:val="0"/>
          <w:divBdr>
            <w:top w:val="none" w:sz="0" w:space="0" w:color="auto"/>
            <w:left w:val="none" w:sz="0" w:space="0" w:color="auto"/>
            <w:bottom w:val="none" w:sz="0" w:space="0" w:color="auto"/>
            <w:right w:val="none" w:sz="0" w:space="0" w:color="auto"/>
          </w:divBdr>
        </w:div>
        <w:div w:id="769934229">
          <w:marLeft w:val="640"/>
          <w:marRight w:val="0"/>
          <w:marTop w:val="0"/>
          <w:marBottom w:val="0"/>
          <w:divBdr>
            <w:top w:val="none" w:sz="0" w:space="0" w:color="auto"/>
            <w:left w:val="none" w:sz="0" w:space="0" w:color="auto"/>
            <w:bottom w:val="none" w:sz="0" w:space="0" w:color="auto"/>
            <w:right w:val="none" w:sz="0" w:space="0" w:color="auto"/>
          </w:divBdr>
        </w:div>
        <w:div w:id="879513166">
          <w:marLeft w:val="640"/>
          <w:marRight w:val="0"/>
          <w:marTop w:val="0"/>
          <w:marBottom w:val="0"/>
          <w:divBdr>
            <w:top w:val="none" w:sz="0" w:space="0" w:color="auto"/>
            <w:left w:val="none" w:sz="0" w:space="0" w:color="auto"/>
            <w:bottom w:val="none" w:sz="0" w:space="0" w:color="auto"/>
            <w:right w:val="none" w:sz="0" w:space="0" w:color="auto"/>
          </w:divBdr>
        </w:div>
        <w:div w:id="912087834">
          <w:marLeft w:val="640"/>
          <w:marRight w:val="0"/>
          <w:marTop w:val="0"/>
          <w:marBottom w:val="0"/>
          <w:divBdr>
            <w:top w:val="none" w:sz="0" w:space="0" w:color="auto"/>
            <w:left w:val="none" w:sz="0" w:space="0" w:color="auto"/>
            <w:bottom w:val="none" w:sz="0" w:space="0" w:color="auto"/>
            <w:right w:val="none" w:sz="0" w:space="0" w:color="auto"/>
          </w:divBdr>
        </w:div>
        <w:div w:id="585922913">
          <w:marLeft w:val="640"/>
          <w:marRight w:val="0"/>
          <w:marTop w:val="0"/>
          <w:marBottom w:val="0"/>
          <w:divBdr>
            <w:top w:val="none" w:sz="0" w:space="0" w:color="auto"/>
            <w:left w:val="none" w:sz="0" w:space="0" w:color="auto"/>
            <w:bottom w:val="none" w:sz="0" w:space="0" w:color="auto"/>
            <w:right w:val="none" w:sz="0" w:space="0" w:color="auto"/>
          </w:divBdr>
        </w:div>
        <w:div w:id="425424301">
          <w:marLeft w:val="640"/>
          <w:marRight w:val="0"/>
          <w:marTop w:val="0"/>
          <w:marBottom w:val="0"/>
          <w:divBdr>
            <w:top w:val="none" w:sz="0" w:space="0" w:color="auto"/>
            <w:left w:val="none" w:sz="0" w:space="0" w:color="auto"/>
            <w:bottom w:val="none" w:sz="0" w:space="0" w:color="auto"/>
            <w:right w:val="none" w:sz="0" w:space="0" w:color="auto"/>
          </w:divBdr>
        </w:div>
        <w:div w:id="127473419">
          <w:marLeft w:val="640"/>
          <w:marRight w:val="0"/>
          <w:marTop w:val="0"/>
          <w:marBottom w:val="0"/>
          <w:divBdr>
            <w:top w:val="none" w:sz="0" w:space="0" w:color="auto"/>
            <w:left w:val="none" w:sz="0" w:space="0" w:color="auto"/>
            <w:bottom w:val="none" w:sz="0" w:space="0" w:color="auto"/>
            <w:right w:val="none" w:sz="0" w:space="0" w:color="auto"/>
          </w:divBdr>
        </w:div>
        <w:div w:id="207231761">
          <w:marLeft w:val="640"/>
          <w:marRight w:val="0"/>
          <w:marTop w:val="0"/>
          <w:marBottom w:val="0"/>
          <w:divBdr>
            <w:top w:val="none" w:sz="0" w:space="0" w:color="auto"/>
            <w:left w:val="none" w:sz="0" w:space="0" w:color="auto"/>
            <w:bottom w:val="none" w:sz="0" w:space="0" w:color="auto"/>
            <w:right w:val="none" w:sz="0" w:space="0" w:color="auto"/>
          </w:divBdr>
        </w:div>
        <w:div w:id="1995058944">
          <w:marLeft w:val="640"/>
          <w:marRight w:val="0"/>
          <w:marTop w:val="0"/>
          <w:marBottom w:val="0"/>
          <w:divBdr>
            <w:top w:val="none" w:sz="0" w:space="0" w:color="auto"/>
            <w:left w:val="none" w:sz="0" w:space="0" w:color="auto"/>
            <w:bottom w:val="none" w:sz="0" w:space="0" w:color="auto"/>
            <w:right w:val="none" w:sz="0" w:space="0" w:color="auto"/>
          </w:divBdr>
        </w:div>
        <w:div w:id="805198990">
          <w:marLeft w:val="640"/>
          <w:marRight w:val="0"/>
          <w:marTop w:val="0"/>
          <w:marBottom w:val="0"/>
          <w:divBdr>
            <w:top w:val="none" w:sz="0" w:space="0" w:color="auto"/>
            <w:left w:val="none" w:sz="0" w:space="0" w:color="auto"/>
            <w:bottom w:val="none" w:sz="0" w:space="0" w:color="auto"/>
            <w:right w:val="none" w:sz="0" w:space="0" w:color="auto"/>
          </w:divBdr>
        </w:div>
        <w:div w:id="1276213247">
          <w:marLeft w:val="640"/>
          <w:marRight w:val="0"/>
          <w:marTop w:val="0"/>
          <w:marBottom w:val="0"/>
          <w:divBdr>
            <w:top w:val="none" w:sz="0" w:space="0" w:color="auto"/>
            <w:left w:val="none" w:sz="0" w:space="0" w:color="auto"/>
            <w:bottom w:val="none" w:sz="0" w:space="0" w:color="auto"/>
            <w:right w:val="none" w:sz="0" w:space="0" w:color="auto"/>
          </w:divBdr>
        </w:div>
        <w:div w:id="337465801">
          <w:marLeft w:val="640"/>
          <w:marRight w:val="0"/>
          <w:marTop w:val="0"/>
          <w:marBottom w:val="0"/>
          <w:divBdr>
            <w:top w:val="none" w:sz="0" w:space="0" w:color="auto"/>
            <w:left w:val="none" w:sz="0" w:space="0" w:color="auto"/>
            <w:bottom w:val="none" w:sz="0" w:space="0" w:color="auto"/>
            <w:right w:val="none" w:sz="0" w:space="0" w:color="auto"/>
          </w:divBdr>
        </w:div>
        <w:div w:id="859666597">
          <w:marLeft w:val="640"/>
          <w:marRight w:val="0"/>
          <w:marTop w:val="0"/>
          <w:marBottom w:val="0"/>
          <w:divBdr>
            <w:top w:val="none" w:sz="0" w:space="0" w:color="auto"/>
            <w:left w:val="none" w:sz="0" w:space="0" w:color="auto"/>
            <w:bottom w:val="none" w:sz="0" w:space="0" w:color="auto"/>
            <w:right w:val="none" w:sz="0" w:space="0" w:color="auto"/>
          </w:divBdr>
        </w:div>
        <w:div w:id="1824276163">
          <w:marLeft w:val="640"/>
          <w:marRight w:val="0"/>
          <w:marTop w:val="0"/>
          <w:marBottom w:val="0"/>
          <w:divBdr>
            <w:top w:val="none" w:sz="0" w:space="0" w:color="auto"/>
            <w:left w:val="none" w:sz="0" w:space="0" w:color="auto"/>
            <w:bottom w:val="none" w:sz="0" w:space="0" w:color="auto"/>
            <w:right w:val="none" w:sz="0" w:space="0" w:color="auto"/>
          </w:divBdr>
        </w:div>
        <w:div w:id="1334643130">
          <w:marLeft w:val="640"/>
          <w:marRight w:val="0"/>
          <w:marTop w:val="0"/>
          <w:marBottom w:val="0"/>
          <w:divBdr>
            <w:top w:val="none" w:sz="0" w:space="0" w:color="auto"/>
            <w:left w:val="none" w:sz="0" w:space="0" w:color="auto"/>
            <w:bottom w:val="none" w:sz="0" w:space="0" w:color="auto"/>
            <w:right w:val="none" w:sz="0" w:space="0" w:color="auto"/>
          </w:divBdr>
        </w:div>
        <w:div w:id="830755779">
          <w:marLeft w:val="640"/>
          <w:marRight w:val="0"/>
          <w:marTop w:val="0"/>
          <w:marBottom w:val="0"/>
          <w:divBdr>
            <w:top w:val="none" w:sz="0" w:space="0" w:color="auto"/>
            <w:left w:val="none" w:sz="0" w:space="0" w:color="auto"/>
            <w:bottom w:val="none" w:sz="0" w:space="0" w:color="auto"/>
            <w:right w:val="none" w:sz="0" w:space="0" w:color="auto"/>
          </w:divBdr>
        </w:div>
        <w:div w:id="1947955825">
          <w:marLeft w:val="640"/>
          <w:marRight w:val="0"/>
          <w:marTop w:val="0"/>
          <w:marBottom w:val="0"/>
          <w:divBdr>
            <w:top w:val="none" w:sz="0" w:space="0" w:color="auto"/>
            <w:left w:val="none" w:sz="0" w:space="0" w:color="auto"/>
            <w:bottom w:val="none" w:sz="0" w:space="0" w:color="auto"/>
            <w:right w:val="none" w:sz="0" w:space="0" w:color="auto"/>
          </w:divBdr>
        </w:div>
        <w:div w:id="370493009">
          <w:marLeft w:val="640"/>
          <w:marRight w:val="0"/>
          <w:marTop w:val="0"/>
          <w:marBottom w:val="0"/>
          <w:divBdr>
            <w:top w:val="none" w:sz="0" w:space="0" w:color="auto"/>
            <w:left w:val="none" w:sz="0" w:space="0" w:color="auto"/>
            <w:bottom w:val="none" w:sz="0" w:space="0" w:color="auto"/>
            <w:right w:val="none" w:sz="0" w:space="0" w:color="auto"/>
          </w:divBdr>
        </w:div>
        <w:div w:id="962612794">
          <w:marLeft w:val="640"/>
          <w:marRight w:val="0"/>
          <w:marTop w:val="0"/>
          <w:marBottom w:val="0"/>
          <w:divBdr>
            <w:top w:val="none" w:sz="0" w:space="0" w:color="auto"/>
            <w:left w:val="none" w:sz="0" w:space="0" w:color="auto"/>
            <w:bottom w:val="none" w:sz="0" w:space="0" w:color="auto"/>
            <w:right w:val="none" w:sz="0" w:space="0" w:color="auto"/>
          </w:divBdr>
        </w:div>
        <w:div w:id="426389561">
          <w:marLeft w:val="640"/>
          <w:marRight w:val="0"/>
          <w:marTop w:val="0"/>
          <w:marBottom w:val="0"/>
          <w:divBdr>
            <w:top w:val="none" w:sz="0" w:space="0" w:color="auto"/>
            <w:left w:val="none" w:sz="0" w:space="0" w:color="auto"/>
            <w:bottom w:val="none" w:sz="0" w:space="0" w:color="auto"/>
            <w:right w:val="none" w:sz="0" w:space="0" w:color="auto"/>
          </w:divBdr>
        </w:div>
        <w:div w:id="298582961">
          <w:marLeft w:val="640"/>
          <w:marRight w:val="0"/>
          <w:marTop w:val="0"/>
          <w:marBottom w:val="0"/>
          <w:divBdr>
            <w:top w:val="none" w:sz="0" w:space="0" w:color="auto"/>
            <w:left w:val="none" w:sz="0" w:space="0" w:color="auto"/>
            <w:bottom w:val="none" w:sz="0" w:space="0" w:color="auto"/>
            <w:right w:val="none" w:sz="0" w:space="0" w:color="auto"/>
          </w:divBdr>
        </w:div>
        <w:div w:id="320278899">
          <w:marLeft w:val="640"/>
          <w:marRight w:val="0"/>
          <w:marTop w:val="0"/>
          <w:marBottom w:val="0"/>
          <w:divBdr>
            <w:top w:val="none" w:sz="0" w:space="0" w:color="auto"/>
            <w:left w:val="none" w:sz="0" w:space="0" w:color="auto"/>
            <w:bottom w:val="none" w:sz="0" w:space="0" w:color="auto"/>
            <w:right w:val="none" w:sz="0" w:space="0" w:color="auto"/>
          </w:divBdr>
        </w:div>
        <w:div w:id="1858041075">
          <w:marLeft w:val="640"/>
          <w:marRight w:val="0"/>
          <w:marTop w:val="0"/>
          <w:marBottom w:val="0"/>
          <w:divBdr>
            <w:top w:val="none" w:sz="0" w:space="0" w:color="auto"/>
            <w:left w:val="none" w:sz="0" w:space="0" w:color="auto"/>
            <w:bottom w:val="none" w:sz="0" w:space="0" w:color="auto"/>
            <w:right w:val="none" w:sz="0" w:space="0" w:color="auto"/>
          </w:divBdr>
        </w:div>
        <w:div w:id="920018656">
          <w:marLeft w:val="640"/>
          <w:marRight w:val="0"/>
          <w:marTop w:val="0"/>
          <w:marBottom w:val="0"/>
          <w:divBdr>
            <w:top w:val="none" w:sz="0" w:space="0" w:color="auto"/>
            <w:left w:val="none" w:sz="0" w:space="0" w:color="auto"/>
            <w:bottom w:val="none" w:sz="0" w:space="0" w:color="auto"/>
            <w:right w:val="none" w:sz="0" w:space="0" w:color="auto"/>
          </w:divBdr>
        </w:div>
        <w:div w:id="1683895233">
          <w:marLeft w:val="640"/>
          <w:marRight w:val="0"/>
          <w:marTop w:val="0"/>
          <w:marBottom w:val="0"/>
          <w:divBdr>
            <w:top w:val="none" w:sz="0" w:space="0" w:color="auto"/>
            <w:left w:val="none" w:sz="0" w:space="0" w:color="auto"/>
            <w:bottom w:val="none" w:sz="0" w:space="0" w:color="auto"/>
            <w:right w:val="none" w:sz="0" w:space="0" w:color="auto"/>
          </w:divBdr>
        </w:div>
        <w:div w:id="492993183">
          <w:marLeft w:val="640"/>
          <w:marRight w:val="0"/>
          <w:marTop w:val="0"/>
          <w:marBottom w:val="0"/>
          <w:divBdr>
            <w:top w:val="none" w:sz="0" w:space="0" w:color="auto"/>
            <w:left w:val="none" w:sz="0" w:space="0" w:color="auto"/>
            <w:bottom w:val="none" w:sz="0" w:space="0" w:color="auto"/>
            <w:right w:val="none" w:sz="0" w:space="0" w:color="auto"/>
          </w:divBdr>
        </w:div>
        <w:div w:id="1413508676">
          <w:marLeft w:val="640"/>
          <w:marRight w:val="0"/>
          <w:marTop w:val="0"/>
          <w:marBottom w:val="0"/>
          <w:divBdr>
            <w:top w:val="none" w:sz="0" w:space="0" w:color="auto"/>
            <w:left w:val="none" w:sz="0" w:space="0" w:color="auto"/>
            <w:bottom w:val="none" w:sz="0" w:space="0" w:color="auto"/>
            <w:right w:val="none" w:sz="0" w:space="0" w:color="auto"/>
          </w:divBdr>
        </w:div>
        <w:div w:id="1371615214">
          <w:marLeft w:val="640"/>
          <w:marRight w:val="0"/>
          <w:marTop w:val="0"/>
          <w:marBottom w:val="0"/>
          <w:divBdr>
            <w:top w:val="none" w:sz="0" w:space="0" w:color="auto"/>
            <w:left w:val="none" w:sz="0" w:space="0" w:color="auto"/>
            <w:bottom w:val="none" w:sz="0" w:space="0" w:color="auto"/>
            <w:right w:val="none" w:sz="0" w:space="0" w:color="auto"/>
          </w:divBdr>
        </w:div>
        <w:div w:id="1403025847">
          <w:marLeft w:val="640"/>
          <w:marRight w:val="0"/>
          <w:marTop w:val="0"/>
          <w:marBottom w:val="0"/>
          <w:divBdr>
            <w:top w:val="none" w:sz="0" w:space="0" w:color="auto"/>
            <w:left w:val="none" w:sz="0" w:space="0" w:color="auto"/>
            <w:bottom w:val="none" w:sz="0" w:space="0" w:color="auto"/>
            <w:right w:val="none" w:sz="0" w:space="0" w:color="auto"/>
          </w:divBdr>
        </w:div>
        <w:div w:id="63645107">
          <w:marLeft w:val="640"/>
          <w:marRight w:val="0"/>
          <w:marTop w:val="0"/>
          <w:marBottom w:val="0"/>
          <w:divBdr>
            <w:top w:val="none" w:sz="0" w:space="0" w:color="auto"/>
            <w:left w:val="none" w:sz="0" w:space="0" w:color="auto"/>
            <w:bottom w:val="none" w:sz="0" w:space="0" w:color="auto"/>
            <w:right w:val="none" w:sz="0" w:space="0" w:color="auto"/>
          </w:divBdr>
        </w:div>
        <w:div w:id="1277904487">
          <w:marLeft w:val="640"/>
          <w:marRight w:val="0"/>
          <w:marTop w:val="0"/>
          <w:marBottom w:val="0"/>
          <w:divBdr>
            <w:top w:val="none" w:sz="0" w:space="0" w:color="auto"/>
            <w:left w:val="none" w:sz="0" w:space="0" w:color="auto"/>
            <w:bottom w:val="none" w:sz="0" w:space="0" w:color="auto"/>
            <w:right w:val="none" w:sz="0" w:space="0" w:color="auto"/>
          </w:divBdr>
        </w:div>
        <w:div w:id="159086310">
          <w:marLeft w:val="640"/>
          <w:marRight w:val="0"/>
          <w:marTop w:val="0"/>
          <w:marBottom w:val="0"/>
          <w:divBdr>
            <w:top w:val="none" w:sz="0" w:space="0" w:color="auto"/>
            <w:left w:val="none" w:sz="0" w:space="0" w:color="auto"/>
            <w:bottom w:val="none" w:sz="0" w:space="0" w:color="auto"/>
            <w:right w:val="none" w:sz="0" w:space="0" w:color="auto"/>
          </w:divBdr>
        </w:div>
        <w:div w:id="44990434">
          <w:marLeft w:val="640"/>
          <w:marRight w:val="0"/>
          <w:marTop w:val="0"/>
          <w:marBottom w:val="0"/>
          <w:divBdr>
            <w:top w:val="none" w:sz="0" w:space="0" w:color="auto"/>
            <w:left w:val="none" w:sz="0" w:space="0" w:color="auto"/>
            <w:bottom w:val="none" w:sz="0" w:space="0" w:color="auto"/>
            <w:right w:val="none" w:sz="0" w:space="0" w:color="auto"/>
          </w:divBdr>
        </w:div>
        <w:div w:id="791093172">
          <w:marLeft w:val="640"/>
          <w:marRight w:val="0"/>
          <w:marTop w:val="0"/>
          <w:marBottom w:val="0"/>
          <w:divBdr>
            <w:top w:val="none" w:sz="0" w:space="0" w:color="auto"/>
            <w:left w:val="none" w:sz="0" w:space="0" w:color="auto"/>
            <w:bottom w:val="none" w:sz="0" w:space="0" w:color="auto"/>
            <w:right w:val="none" w:sz="0" w:space="0" w:color="auto"/>
          </w:divBdr>
        </w:div>
        <w:div w:id="1428505554">
          <w:marLeft w:val="640"/>
          <w:marRight w:val="0"/>
          <w:marTop w:val="0"/>
          <w:marBottom w:val="0"/>
          <w:divBdr>
            <w:top w:val="none" w:sz="0" w:space="0" w:color="auto"/>
            <w:left w:val="none" w:sz="0" w:space="0" w:color="auto"/>
            <w:bottom w:val="none" w:sz="0" w:space="0" w:color="auto"/>
            <w:right w:val="none" w:sz="0" w:space="0" w:color="auto"/>
          </w:divBdr>
        </w:div>
        <w:div w:id="1564558678">
          <w:marLeft w:val="640"/>
          <w:marRight w:val="0"/>
          <w:marTop w:val="0"/>
          <w:marBottom w:val="0"/>
          <w:divBdr>
            <w:top w:val="none" w:sz="0" w:space="0" w:color="auto"/>
            <w:left w:val="none" w:sz="0" w:space="0" w:color="auto"/>
            <w:bottom w:val="none" w:sz="0" w:space="0" w:color="auto"/>
            <w:right w:val="none" w:sz="0" w:space="0" w:color="auto"/>
          </w:divBdr>
        </w:div>
        <w:div w:id="74665264">
          <w:marLeft w:val="640"/>
          <w:marRight w:val="0"/>
          <w:marTop w:val="0"/>
          <w:marBottom w:val="0"/>
          <w:divBdr>
            <w:top w:val="none" w:sz="0" w:space="0" w:color="auto"/>
            <w:left w:val="none" w:sz="0" w:space="0" w:color="auto"/>
            <w:bottom w:val="none" w:sz="0" w:space="0" w:color="auto"/>
            <w:right w:val="none" w:sz="0" w:space="0" w:color="auto"/>
          </w:divBdr>
        </w:div>
        <w:div w:id="1323239857">
          <w:marLeft w:val="640"/>
          <w:marRight w:val="0"/>
          <w:marTop w:val="0"/>
          <w:marBottom w:val="0"/>
          <w:divBdr>
            <w:top w:val="none" w:sz="0" w:space="0" w:color="auto"/>
            <w:left w:val="none" w:sz="0" w:space="0" w:color="auto"/>
            <w:bottom w:val="none" w:sz="0" w:space="0" w:color="auto"/>
            <w:right w:val="none" w:sz="0" w:space="0" w:color="auto"/>
          </w:divBdr>
        </w:div>
        <w:div w:id="1616935900">
          <w:marLeft w:val="640"/>
          <w:marRight w:val="0"/>
          <w:marTop w:val="0"/>
          <w:marBottom w:val="0"/>
          <w:divBdr>
            <w:top w:val="none" w:sz="0" w:space="0" w:color="auto"/>
            <w:left w:val="none" w:sz="0" w:space="0" w:color="auto"/>
            <w:bottom w:val="none" w:sz="0" w:space="0" w:color="auto"/>
            <w:right w:val="none" w:sz="0" w:space="0" w:color="auto"/>
          </w:divBdr>
        </w:div>
        <w:div w:id="1694921915">
          <w:marLeft w:val="640"/>
          <w:marRight w:val="0"/>
          <w:marTop w:val="0"/>
          <w:marBottom w:val="0"/>
          <w:divBdr>
            <w:top w:val="none" w:sz="0" w:space="0" w:color="auto"/>
            <w:left w:val="none" w:sz="0" w:space="0" w:color="auto"/>
            <w:bottom w:val="none" w:sz="0" w:space="0" w:color="auto"/>
            <w:right w:val="none" w:sz="0" w:space="0" w:color="auto"/>
          </w:divBdr>
        </w:div>
        <w:div w:id="1730419298">
          <w:marLeft w:val="640"/>
          <w:marRight w:val="0"/>
          <w:marTop w:val="0"/>
          <w:marBottom w:val="0"/>
          <w:divBdr>
            <w:top w:val="none" w:sz="0" w:space="0" w:color="auto"/>
            <w:left w:val="none" w:sz="0" w:space="0" w:color="auto"/>
            <w:bottom w:val="none" w:sz="0" w:space="0" w:color="auto"/>
            <w:right w:val="none" w:sz="0" w:space="0" w:color="auto"/>
          </w:divBdr>
        </w:div>
        <w:div w:id="701830504">
          <w:marLeft w:val="640"/>
          <w:marRight w:val="0"/>
          <w:marTop w:val="0"/>
          <w:marBottom w:val="0"/>
          <w:divBdr>
            <w:top w:val="none" w:sz="0" w:space="0" w:color="auto"/>
            <w:left w:val="none" w:sz="0" w:space="0" w:color="auto"/>
            <w:bottom w:val="none" w:sz="0" w:space="0" w:color="auto"/>
            <w:right w:val="none" w:sz="0" w:space="0" w:color="auto"/>
          </w:divBdr>
        </w:div>
        <w:div w:id="854659302">
          <w:marLeft w:val="640"/>
          <w:marRight w:val="0"/>
          <w:marTop w:val="0"/>
          <w:marBottom w:val="0"/>
          <w:divBdr>
            <w:top w:val="none" w:sz="0" w:space="0" w:color="auto"/>
            <w:left w:val="none" w:sz="0" w:space="0" w:color="auto"/>
            <w:bottom w:val="none" w:sz="0" w:space="0" w:color="auto"/>
            <w:right w:val="none" w:sz="0" w:space="0" w:color="auto"/>
          </w:divBdr>
        </w:div>
        <w:div w:id="1703093920">
          <w:marLeft w:val="640"/>
          <w:marRight w:val="0"/>
          <w:marTop w:val="0"/>
          <w:marBottom w:val="0"/>
          <w:divBdr>
            <w:top w:val="none" w:sz="0" w:space="0" w:color="auto"/>
            <w:left w:val="none" w:sz="0" w:space="0" w:color="auto"/>
            <w:bottom w:val="none" w:sz="0" w:space="0" w:color="auto"/>
            <w:right w:val="none" w:sz="0" w:space="0" w:color="auto"/>
          </w:divBdr>
        </w:div>
        <w:div w:id="1685472183">
          <w:marLeft w:val="640"/>
          <w:marRight w:val="0"/>
          <w:marTop w:val="0"/>
          <w:marBottom w:val="0"/>
          <w:divBdr>
            <w:top w:val="none" w:sz="0" w:space="0" w:color="auto"/>
            <w:left w:val="none" w:sz="0" w:space="0" w:color="auto"/>
            <w:bottom w:val="none" w:sz="0" w:space="0" w:color="auto"/>
            <w:right w:val="none" w:sz="0" w:space="0" w:color="auto"/>
          </w:divBdr>
        </w:div>
        <w:div w:id="1544052764">
          <w:marLeft w:val="640"/>
          <w:marRight w:val="0"/>
          <w:marTop w:val="0"/>
          <w:marBottom w:val="0"/>
          <w:divBdr>
            <w:top w:val="none" w:sz="0" w:space="0" w:color="auto"/>
            <w:left w:val="none" w:sz="0" w:space="0" w:color="auto"/>
            <w:bottom w:val="none" w:sz="0" w:space="0" w:color="auto"/>
            <w:right w:val="none" w:sz="0" w:space="0" w:color="auto"/>
          </w:divBdr>
        </w:div>
        <w:div w:id="860557546">
          <w:marLeft w:val="640"/>
          <w:marRight w:val="0"/>
          <w:marTop w:val="0"/>
          <w:marBottom w:val="0"/>
          <w:divBdr>
            <w:top w:val="none" w:sz="0" w:space="0" w:color="auto"/>
            <w:left w:val="none" w:sz="0" w:space="0" w:color="auto"/>
            <w:bottom w:val="none" w:sz="0" w:space="0" w:color="auto"/>
            <w:right w:val="none" w:sz="0" w:space="0" w:color="auto"/>
          </w:divBdr>
        </w:div>
        <w:div w:id="1797407634">
          <w:marLeft w:val="640"/>
          <w:marRight w:val="0"/>
          <w:marTop w:val="0"/>
          <w:marBottom w:val="0"/>
          <w:divBdr>
            <w:top w:val="none" w:sz="0" w:space="0" w:color="auto"/>
            <w:left w:val="none" w:sz="0" w:space="0" w:color="auto"/>
            <w:bottom w:val="none" w:sz="0" w:space="0" w:color="auto"/>
            <w:right w:val="none" w:sz="0" w:space="0" w:color="auto"/>
          </w:divBdr>
        </w:div>
        <w:div w:id="1563520494">
          <w:marLeft w:val="640"/>
          <w:marRight w:val="0"/>
          <w:marTop w:val="0"/>
          <w:marBottom w:val="0"/>
          <w:divBdr>
            <w:top w:val="none" w:sz="0" w:space="0" w:color="auto"/>
            <w:left w:val="none" w:sz="0" w:space="0" w:color="auto"/>
            <w:bottom w:val="none" w:sz="0" w:space="0" w:color="auto"/>
            <w:right w:val="none" w:sz="0" w:space="0" w:color="auto"/>
          </w:divBdr>
        </w:div>
        <w:div w:id="2026979384">
          <w:marLeft w:val="640"/>
          <w:marRight w:val="0"/>
          <w:marTop w:val="0"/>
          <w:marBottom w:val="0"/>
          <w:divBdr>
            <w:top w:val="none" w:sz="0" w:space="0" w:color="auto"/>
            <w:left w:val="none" w:sz="0" w:space="0" w:color="auto"/>
            <w:bottom w:val="none" w:sz="0" w:space="0" w:color="auto"/>
            <w:right w:val="none" w:sz="0" w:space="0" w:color="auto"/>
          </w:divBdr>
        </w:div>
        <w:div w:id="803158606">
          <w:marLeft w:val="640"/>
          <w:marRight w:val="0"/>
          <w:marTop w:val="0"/>
          <w:marBottom w:val="0"/>
          <w:divBdr>
            <w:top w:val="none" w:sz="0" w:space="0" w:color="auto"/>
            <w:left w:val="none" w:sz="0" w:space="0" w:color="auto"/>
            <w:bottom w:val="none" w:sz="0" w:space="0" w:color="auto"/>
            <w:right w:val="none" w:sz="0" w:space="0" w:color="auto"/>
          </w:divBdr>
        </w:div>
        <w:div w:id="1388260009">
          <w:marLeft w:val="640"/>
          <w:marRight w:val="0"/>
          <w:marTop w:val="0"/>
          <w:marBottom w:val="0"/>
          <w:divBdr>
            <w:top w:val="none" w:sz="0" w:space="0" w:color="auto"/>
            <w:left w:val="none" w:sz="0" w:space="0" w:color="auto"/>
            <w:bottom w:val="none" w:sz="0" w:space="0" w:color="auto"/>
            <w:right w:val="none" w:sz="0" w:space="0" w:color="auto"/>
          </w:divBdr>
        </w:div>
        <w:div w:id="654726250">
          <w:marLeft w:val="640"/>
          <w:marRight w:val="0"/>
          <w:marTop w:val="0"/>
          <w:marBottom w:val="0"/>
          <w:divBdr>
            <w:top w:val="none" w:sz="0" w:space="0" w:color="auto"/>
            <w:left w:val="none" w:sz="0" w:space="0" w:color="auto"/>
            <w:bottom w:val="none" w:sz="0" w:space="0" w:color="auto"/>
            <w:right w:val="none" w:sz="0" w:space="0" w:color="auto"/>
          </w:divBdr>
        </w:div>
        <w:div w:id="2112890095">
          <w:marLeft w:val="640"/>
          <w:marRight w:val="0"/>
          <w:marTop w:val="0"/>
          <w:marBottom w:val="0"/>
          <w:divBdr>
            <w:top w:val="none" w:sz="0" w:space="0" w:color="auto"/>
            <w:left w:val="none" w:sz="0" w:space="0" w:color="auto"/>
            <w:bottom w:val="none" w:sz="0" w:space="0" w:color="auto"/>
            <w:right w:val="none" w:sz="0" w:space="0" w:color="auto"/>
          </w:divBdr>
        </w:div>
        <w:div w:id="1813674496">
          <w:marLeft w:val="640"/>
          <w:marRight w:val="0"/>
          <w:marTop w:val="0"/>
          <w:marBottom w:val="0"/>
          <w:divBdr>
            <w:top w:val="none" w:sz="0" w:space="0" w:color="auto"/>
            <w:left w:val="none" w:sz="0" w:space="0" w:color="auto"/>
            <w:bottom w:val="none" w:sz="0" w:space="0" w:color="auto"/>
            <w:right w:val="none" w:sz="0" w:space="0" w:color="auto"/>
          </w:divBdr>
        </w:div>
        <w:div w:id="2044476510">
          <w:marLeft w:val="640"/>
          <w:marRight w:val="0"/>
          <w:marTop w:val="0"/>
          <w:marBottom w:val="0"/>
          <w:divBdr>
            <w:top w:val="none" w:sz="0" w:space="0" w:color="auto"/>
            <w:left w:val="none" w:sz="0" w:space="0" w:color="auto"/>
            <w:bottom w:val="none" w:sz="0" w:space="0" w:color="auto"/>
            <w:right w:val="none" w:sz="0" w:space="0" w:color="auto"/>
          </w:divBdr>
        </w:div>
        <w:div w:id="1918443887">
          <w:marLeft w:val="640"/>
          <w:marRight w:val="0"/>
          <w:marTop w:val="0"/>
          <w:marBottom w:val="0"/>
          <w:divBdr>
            <w:top w:val="none" w:sz="0" w:space="0" w:color="auto"/>
            <w:left w:val="none" w:sz="0" w:space="0" w:color="auto"/>
            <w:bottom w:val="none" w:sz="0" w:space="0" w:color="auto"/>
            <w:right w:val="none" w:sz="0" w:space="0" w:color="auto"/>
          </w:divBdr>
        </w:div>
        <w:div w:id="513544263">
          <w:marLeft w:val="640"/>
          <w:marRight w:val="0"/>
          <w:marTop w:val="0"/>
          <w:marBottom w:val="0"/>
          <w:divBdr>
            <w:top w:val="none" w:sz="0" w:space="0" w:color="auto"/>
            <w:left w:val="none" w:sz="0" w:space="0" w:color="auto"/>
            <w:bottom w:val="none" w:sz="0" w:space="0" w:color="auto"/>
            <w:right w:val="none" w:sz="0" w:space="0" w:color="auto"/>
          </w:divBdr>
        </w:div>
        <w:div w:id="2005891245">
          <w:marLeft w:val="640"/>
          <w:marRight w:val="0"/>
          <w:marTop w:val="0"/>
          <w:marBottom w:val="0"/>
          <w:divBdr>
            <w:top w:val="none" w:sz="0" w:space="0" w:color="auto"/>
            <w:left w:val="none" w:sz="0" w:space="0" w:color="auto"/>
            <w:bottom w:val="none" w:sz="0" w:space="0" w:color="auto"/>
            <w:right w:val="none" w:sz="0" w:space="0" w:color="auto"/>
          </w:divBdr>
        </w:div>
        <w:div w:id="632297798">
          <w:marLeft w:val="640"/>
          <w:marRight w:val="0"/>
          <w:marTop w:val="0"/>
          <w:marBottom w:val="0"/>
          <w:divBdr>
            <w:top w:val="none" w:sz="0" w:space="0" w:color="auto"/>
            <w:left w:val="none" w:sz="0" w:space="0" w:color="auto"/>
            <w:bottom w:val="none" w:sz="0" w:space="0" w:color="auto"/>
            <w:right w:val="none" w:sz="0" w:space="0" w:color="auto"/>
          </w:divBdr>
        </w:div>
        <w:div w:id="538274392">
          <w:marLeft w:val="640"/>
          <w:marRight w:val="0"/>
          <w:marTop w:val="0"/>
          <w:marBottom w:val="0"/>
          <w:divBdr>
            <w:top w:val="none" w:sz="0" w:space="0" w:color="auto"/>
            <w:left w:val="none" w:sz="0" w:space="0" w:color="auto"/>
            <w:bottom w:val="none" w:sz="0" w:space="0" w:color="auto"/>
            <w:right w:val="none" w:sz="0" w:space="0" w:color="auto"/>
          </w:divBdr>
        </w:div>
        <w:div w:id="1592659904">
          <w:marLeft w:val="640"/>
          <w:marRight w:val="0"/>
          <w:marTop w:val="0"/>
          <w:marBottom w:val="0"/>
          <w:divBdr>
            <w:top w:val="none" w:sz="0" w:space="0" w:color="auto"/>
            <w:left w:val="none" w:sz="0" w:space="0" w:color="auto"/>
            <w:bottom w:val="none" w:sz="0" w:space="0" w:color="auto"/>
            <w:right w:val="none" w:sz="0" w:space="0" w:color="auto"/>
          </w:divBdr>
        </w:div>
        <w:div w:id="871114165">
          <w:marLeft w:val="640"/>
          <w:marRight w:val="0"/>
          <w:marTop w:val="0"/>
          <w:marBottom w:val="0"/>
          <w:divBdr>
            <w:top w:val="none" w:sz="0" w:space="0" w:color="auto"/>
            <w:left w:val="none" w:sz="0" w:space="0" w:color="auto"/>
            <w:bottom w:val="none" w:sz="0" w:space="0" w:color="auto"/>
            <w:right w:val="none" w:sz="0" w:space="0" w:color="auto"/>
          </w:divBdr>
        </w:div>
        <w:div w:id="335615869">
          <w:marLeft w:val="640"/>
          <w:marRight w:val="0"/>
          <w:marTop w:val="0"/>
          <w:marBottom w:val="0"/>
          <w:divBdr>
            <w:top w:val="none" w:sz="0" w:space="0" w:color="auto"/>
            <w:left w:val="none" w:sz="0" w:space="0" w:color="auto"/>
            <w:bottom w:val="none" w:sz="0" w:space="0" w:color="auto"/>
            <w:right w:val="none" w:sz="0" w:space="0" w:color="auto"/>
          </w:divBdr>
        </w:div>
        <w:div w:id="613707894">
          <w:marLeft w:val="640"/>
          <w:marRight w:val="0"/>
          <w:marTop w:val="0"/>
          <w:marBottom w:val="0"/>
          <w:divBdr>
            <w:top w:val="none" w:sz="0" w:space="0" w:color="auto"/>
            <w:left w:val="none" w:sz="0" w:space="0" w:color="auto"/>
            <w:bottom w:val="none" w:sz="0" w:space="0" w:color="auto"/>
            <w:right w:val="none" w:sz="0" w:space="0" w:color="auto"/>
          </w:divBdr>
        </w:div>
        <w:div w:id="18048136">
          <w:marLeft w:val="640"/>
          <w:marRight w:val="0"/>
          <w:marTop w:val="0"/>
          <w:marBottom w:val="0"/>
          <w:divBdr>
            <w:top w:val="none" w:sz="0" w:space="0" w:color="auto"/>
            <w:left w:val="none" w:sz="0" w:space="0" w:color="auto"/>
            <w:bottom w:val="none" w:sz="0" w:space="0" w:color="auto"/>
            <w:right w:val="none" w:sz="0" w:space="0" w:color="auto"/>
          </w:divBdr>
        </w:div>
        <w:div w:id="1725367384">
          <w:marLeft w:val="640"/>
          <w:marRight w:val="0"/>
          <w:marTop w:val="0"/>
          <w:marBottom w:val="0"/>
          <w:divBdr>
            <w:top w:val="none" w:sz="0" w:space="0" w:color="auto"/>
            <w:left w:val="none" w:sz="0" w:space="0" w:color="auto"/>
            <w:bottom w:val="none" w:sz="0" w:space="0" w:color="auto"/>
            <w:right w:val="none" w:sz="0" w:space="0" w:color="auto"/>
          </w:divBdr>
        </w:div>
        <w:div w:id="894047702">
          <w:marLeft w:val="640"/>
          <w:marRight w:val="0"/>
          <w:marTop w:val="0"/>
          <w:marBottom w:val="0"/>
          <w:divBdr>
            <w:top w:val="none" w:sz="0" w:space="0" w:color="auto"/>
            <w:left w:val="none" w:sz="0" w:space="0" w:color="auto"/>
            <w:bottom w:val="none" w:sz="0" w:space="0" w:color="auto"/>
            <w:right w:val="none" w:sz="0" w:space="0" w:color="auto"/>
          </w:divBdr>
        </w:div>
        <w:div w:id="820536129">
          <w:marLeft w:val="640"/>
          <w:marRight w:val="0"/>
          <w:marTop w:val="0"/>
          <w:marBottom w:val="0"/>
          <w:divBdr>
            <w:top w:val="none" w:sz="0" w:space="0" w:color="auto"/>
            <w:left w:val="none" w:sz="0" w:space="0" w:color="auto"/>
            <w:bottom w:val="none" w:sz="0" w:space="0" w:color="auto"/>
            <w:right w:val="none" w:sz="0" w:space="0" w:color="auto"/>
          </w:divBdr>
        </w:div>
        <w:div w:id="1305548218">
          <w:marLeft w:val="640"/>
          <w:marRight w:val="0"/>
          <w:marTop w:val="0"/>
          <w:marBottom w:val="0"/>
          <w:divBdr>
            <w:top w:val="none" w:sz="0" w:space="0" w:color="auto"/>
            <w:left w:val="none" w:sz="0" w:space="0" w:color="auto"/>
            <w:bottom w:val="none" w:sz="0" w:space="0" w:color="auto"/>
            <w:right w:val="none" w:sz="0" w:space="0" w:color="auto"/>
          </w:divBdr>
        </w:div>
        <w:div w:id="534390087">
          <w:marLeft w:val="640"/>
          <w:marRight w:val="0"/>
          <w:marTop w:val="0"/>
          <w:marBottom w:val="0"/>
          <w:divBdr>
            <w:top w:val="none" w:sz="0" w:space="0" w:color="auto"/>
            <w:left w:val="none" w:sz="0" w:space="0" w:color="auto"/>
            <w:bottom w:val="none" w:sz="0" w:space="0" w:color="auto"/>
            <w:right w:val="none" w:sz="0" w:space="0" w:color="auto"/>
          </w:divBdr>
        </w:div>
        <w:div w:id="866219358">
          <w:marLeft w:val="640"/>
          <w:marRight w:val="0"/>
          <w:marTop w:val="0"/>
          <w:marBottom w:val="0"/>
          <w:divBdr>
            <w:top w:val="none" w:sz="0" w:space="0" w:color="auto"/>
            <w:left w:val="none" w:sz="0" w:space="0" w:color="auto"/>
            <w:bottom w:val="none" w:sz="0" w:space="0" w:color="auto"/>
            <w:right w:val="none" w:sz="0" w:space="0" w:color="auto"/>
          </w:divBdr>
        </w:div>
        <w:div w:id="1219633799">
          <w:marLeft w:val="640"/>
          <w:marRight w:val="0"/>
          <w:marTop w:val="0"/>
          <w:marBottom w:val="0"/>
          <w:divBdr>
            <w:top w:val="none" w:sz="0" w:space="0" w:color="auto"/>
            <w:left w:val="none" w:sz="0" w:space="0" w:color="auto"/>
            <w:bottom w:val="none" w:sz="0" w:space="0" w:color="auto"/>
            <w:right w:val="none" w:sz="0" w:space="0" w:color="auto"/>
          </w:divBdr>
        </w:div>
        <w:div w:id="691035806">
          <w:marLeft w:val="640"/>
          <w:marRight w:val="0"/>
          <w:marTop w:val="0"/>
          <w:marBottom w:val="0"/>
          <w:divBdr>
            <w:top w:val="none" w:sz="0" w:space="0" w:color="auto"/>
            <w:left w:val="none" w:sz="0" w:space="0" w:color="auto"/>
            <w:bottom w:val="none" w:sz="0" w:space="0" w:color="auto"/>
            <w:right w:val="none" w:sz="0" w:space="0" w:color="auto"/>
          </w:divBdr>
        </w:div>
        <w:div w:id="1703167856">
          <w:marLeft w:val="640"/>
          <w:marRight w:val="0"/>
          <w:marTop w:val="0"/>
          <w:marBottom w:val="0"/>
          <w:divBdr>
            <w:top w:val="none" w:sz="0" w:space="0" w:color="auto"/>
            <w:left w:val="none" w:sz="0" w:space="0" w:color="auto"/>
            <w:bottom w:val="none" w:sz="0" w:space="0" w:color="auto"/>
            <w:right w:val="none" w:sz="0" w:space="0" w:color="auto"/>
          </w:divBdr>
        </w:div>
        <w:div w:id="800269105">
          <w:marLeft w:val="640"/>
          <w:marRight w:val="0"/>
          <w:marTop w:val="0"/>
          <w:marBottom w:val="0"/>
          <w:divBdr>
            <w:top w:val="none" w:sz="0" w:space="0" w:color="auto"/>
            <w:left w:val="none" w:sz="0" w:space="0" w:color="auto"/>
            <w:bottom w:val="none" w:sz="0" w:space="0" w:color="auto"/>
            <w:right w:val="none" w:sz="0" w:space="0" w:color="auto"/>
          </w:divBdr>
        </w:div>
        <w:div w:id="450051043">
          <w:marLeft w:val="640"/>
          <w:marRight w:val="0"/>
          <w:marTop w:val="0"/>
          <w:marBottom w:val="0"/>
          <w:divBdr>
            <w:top w:val="none" w:sz="0" w:space="0" w:color="auto"/>
            <w:left w:val="none" w:sz="0" w:space="0" w:color="auto"/>
            <w:bottom w:val="none" w:sz="0" w:space="0" w:color="auto"/>
            <w:right w:val="none" w:sz="0" w:space="0" w:color="auto"/>
          </w:divBdr>
        </w:div>
        <w:div w:id="27145366">
          <w:marLeft w:val="640"/>
          <w:marRight w:val="0"/>
          <w:marTop w:val="0"/>
          <w:marBottom w:val="0"/>
          <w:divBdr>
            <w:top w:val="none" w:sz="0" w:space="0" w:color="auto"/>
            <w:left w:val="none" w:sz="0" w:space="0" w:color="auto"/>
            <w:bottom w:val="none" w:sz="0" w:space="0" w:color="auto"/>
            <w:right w:val="none" w:sz="0" w:space="0" w:color="auto"/>
          </w:divBdr>
        </w:div>
        <w:div w:id="1906141223">
          <w:marLeft w:val="640"/>
          <w:marRight w:val="0"/>
          <w:marTop w:val="0"/>
          <w:marBottom w:val="0"/>
          <w:divBdr>
            <w:top w:val="none" w:sz="0" w:space="0" w:color="auto"/>
            <w:left w:val="none" w:sz="0" w:space="0" w:color="auto"/>
            <w:bottom w:val="none" w:sz="0" w:space="0" w:color="auto"/>
            <w:right w:val="none" w:sz="0" w:space="0" w:color="auto"/>
          </w:divBdr>
        </w:div>
        <w:div w:id="1145273845">
          <w:marLeft w:val="640"/>
          <w:marRight w:val="0"/>
          <w:marTop w:val="0"/>
          <w:marBottom w:val="0"/>
          <w:divBdr>
            <w:top w:val="none" w:sz="0" w:space="0" w:color="auto"/>
            <w:left w:val="none" w:sz="0" w:space="0" w:color="auto"/>
            <w:bottom w:val="none" w:sz="0" w:space="0" w:color="auto"/>
            <w:right w:val="none" w:sz="0" w:space="0" w:color="auto"/>
          </w:divBdr>
        </w:div>
        <w:div w:id="1498154719">
          <w:marLeft w:val="640"/>
          <w:marRight w:val="0"/>
          <w:marTop w:val="0"/>
          <w:marBottom w:val="0"/>
          <w:divBdr>
            <w:top w:val="none" w:sz="0" w:space="0" w:color="auto"/>
            <w:left w:val="none" w:sz="0" w:space="0" w:color="auto"/>
            <w:bottom w:val="none" w:sz="0" w:space="0" w:color="auto"/>
            <w:right w:val="none" w:sz="0" w:space="0" w:color="auto"/>
          </w:divBdr>
        </w:div>
        <w:div w:id="811289127">
          <w:marLeft w:val="640"/>
          <w:marRight w:val="0"/>
          <w:marTop w:val="0"/>
          <w:marBottom w:val="0"/>
          <w:divBdr>
            <w:top w:val="none" w:sz="0" w:space="0" w:color="auto"/>
            <w:left w:val="none" w:sz="0" w:space="0" w:color="auto"/>
            <w:bottom w:val="none" w:sz="0" w:space="0" w:color="auto"/>
            <w:right w:val="none" w:sz="0" w:space="0" w:color="auto"/>
          </w:divBdr>
        </w:div>
        <w:div w:id="1233925744">
          <w:marLeft w:val="640"/>
          <w:marRight w:val="0"/>
          <w:marTop w:val="0"/>
          <w:marBottom w:val="0"/>
          <w:divBdr>
            <w:top w:val="none" w:sz="0" w:space="0" w:color="auto"/>
            <w:left w:val="none" w:sz="0" w:space="0" w:color="auto"/>
            <w:bottom w:val="none" w:sz="0" w:space="0" w:color="auto"/>
            <w:right w:val="none" w:sz="0" w:space="0" w:color="auto"/>
          </w:divBdr>
        </w:div>
        <w:div w:id="2030789308">
          <w:marLeft w:val="640"/>
          <w:marRight w:val="0"/>
          <w:marTop w:val="0"/>
          <w:marBottom w:val="0"/>
          <w:divBdr>
            <w:top w:val="none" w:sz="0" w:space="0" w:color="auto"/>
            <w:left w:val="none" w:sz="0" w:space="0" w:color="auto"/>
            <w:bottom w:val="none" w:sz="0" w:space="0" w:color="auto"/>
            <w:right w:val="none" w:sz="0" w:space="0" w:color="auto"/>
          </w:divBdr>
        </w:div>
        <w:div w:id="1982536744">
          <w:marLeft w:val="640"/>
          <w:marRight w:val="0"/>
          <w:marTop w:val="0"/>
          <w:marBottom w:val="0"/>
          <w:divBdr>
            <w:top w:val="none" w:sz="0" w:space="0" w:color="auto"/>
            <w:left w:val="none" w:sz="0" w:space="0" w:color="auto"/>
            <w:bottom w:val="none" w:sz="0" w:space="0" w:color="auto"/>
            <w:right w:val="none" w:sz="0" w:space="0" w:color="auto"/>
          </w:divBdr>
        </w:div>
        <w:div w:id="737171191">
          <w:marLeft w:val="640"/>
          <w:marRight w:val="0"/>
          <w:marTop w:val="0"/>
          <w:marBottom w:val="0"/>
          <w:divBdr>
            <w:top w:val="none" w:sz="0" w:space="0" w:color="auto"/>
            <w:left w:val="none" w:sz="0" w:space="0" w:color="auto"/>
            <w:bottom w:val="none" w:sz="0" w:space="0" w:color="auto"/>
            <w:right w:val="none" w:sz="0" w:space="0" w:color="auto"/>
          </w:divBdr>
        </w:div>
        <w:div w:id="1604652920">
          <w:marLeft w:val="640"/>
          <w:marRight w:val="0"/>
          <w:marTop w:val="0"/>
          <w:marBottom w:val="0"/>
          <w:divBdr>
            <w:top w:val="none" w:sz="0" w:space="0" w:color="auto"/>
            <w:left w:val="none" w:sz="0" w:space="0" w:color="auto"/>
            <w:bottom w:val="none" w:sz="0" w:space="0" w:color="auto"/>
            <w:right w:val="none" w:sz="0" w:space="0" w:color="auto"/>
          </w:divBdr>
        </w:div>
        <w:div w:id="2124112947">
          <w:marLeft w:val="640"/>
          <w:marRight w:val="0"/>
          <w:marTop w:val="0"/>
          <w:marBottom w:val="0"/>
          <w:divBdr>
            <w:top w:val="none" w:sz="0" w:space="0" w:color="auto"/>
            <w:left w:val="none" w:sz="0" w:space="0" w:color="auto"/>
            <w:bottom w:val="none" w:sz="0" w:space="0" w:color="auto"/>
            <w:right w:val="none" w:sz="0" w:space="0" w:color="auto"/>
          </w:divBdr>
        </w:div>
        <w:div w:id="649217387">
          <w:marLeft w:val="640"/>
          <w:marRight w:val="0"/>
          <w:marTop w:val="0"/>
          <w:marBottom w:val="0"/>
          <w:divBdr>
            <w:top w:val="none" w:sz="0" w:space="0" w:color="auto"/>
            <w:left w:val="none" w:sz="0" w:space="0" w:color="auto"/>
            <w:bottom w:val="none" w:sz="0" w:space="0" w:color="auto"/>
            <w:right w:val="none" w:sz="0" w:space="0" w:color="auto"/>
          </w:divBdr>
        </w:div>
        <w:div w:id="1174606771">
          <w:marLeft w:val="640"/>
          <w:marRight w:val="0"/>
          <w:marTop w:val="0"/>
          <w:marBottom w:val="0"/>
          <w:divBdr>
            <w:top w:val="none" w:sz="0" w:space="0" w:color="auto"/>
            <w:left w:val="none" w:sz="0" w:space="0" w:color="auto"/>
            <w:bottom w:val="none" w:sz="0" w:space="0" w:color="auto"/>
            <w:right w:val="none" w:sz="0" w:space="0" w:color="auto"/>
          </w:divBdr>
        </w:div>
        <w:div w:id="1474565619">
          <w:marLeft w:val="640"/>
          <w:marRight w:val="0"/>
          <w:marTop w:val="0"/>
          <w:marBottom w:val="0"/>
          <w:divBdr>
            <w:top w:val="none" w:sz="0" w:space="0" w:color="auto"/>
            <w:left w:val="none" w:sz="0" w:space="0" w:color="auto"/>
            <w:bottom w:val="none" w:sz="0" w:space="0" w:color="auto"/>
            <w:right w:val="none" w:sz="0" w:space="0" w:color="auto"/>
          </w:divBdr>
        </w:div>
        <w:div w:id="648553353">
          <w:marLeft w:val="640"/>
          <w:marRight w:val="0"/>
          <w:marTop w:val="0"/>
          <w:marBottom w:val="0"/>
          <w:divBdr>
            <w:top w:val="none" w:sz="0" w:space="0" w:color="auto"/>
            <w:left w:val="none" w:sz="0" w:space="0" w:color="auto"/>
            <w:bottom w:val="none" w:sz="0" w:space="0" w:color="auto"/>
            <w:right w:val="none" w:sz="0" w:space="0" w:color="auto"/>
          </w:divBdr>
        </w:div>
        <w:div w:id="1683169262">
          <w:marLeft w:val="640"/>
          <w:marRight w:val="0"/>
          <w:marTop w:val="0"/>
          <w:marBottom w:val="0"/>
          <w:divBdr>
            <w:top w:val="none" w:sz="0" w:space="0" w:color="auto"/>
            <w:left w:val="none" w:sz="0" w:space="0" w:color="auto"/>
            <w:bottom w:val="none" w:sz="0" w:space="0" w:color="auto"/>
            <w:right w:val="none" w:sz="0" w:space="0" w:color="auto"/>
          </w:divBdr>
        </w:div>
        <w:div w:id="1968046218">
          <w:marLeft w:val="640"/>
          <w:marRight w:val="0"/>
          <w:marTop w:val="0"/>
          <w:marBottom w:val="0"/>
          <w:divBdr>
            <w:top w:val="none" w:sz="0" w:space="0" w:color="auto"/>
            <w:left w:val="none" w:sz="0" w:space="0" w:color="auto"/>
            <w:bottom w:val="none" w:sz="0" w:space="0" w:color="auto"/>
            <w:right w:val="none" w:sz="0" w:space="0" w:color="auto"/>
          </w:divBdr>
        </w:div>
        <w:div w:id="1057583473">
          <w:marLeft w:val="640"/>
          <w:marRight w:val="0"/>
          <w:marTop w:val="0"/>
          <w:marBottom w:val="0"/>
          <w:divBdr>
            <w:top w:val="none" w:sz="0" w:space="0" w:color="auto"/>
            <w:left w:val="none" w:sz="0" w:space="0" w:color="auto"/>
            <w:bottom w:val="none" w:sz="0" w:space="0" w:color="auto"/>
            <w:right w:val="none" w:sz="0" w:space="0" w:color="auto"/>
          </w:divBdr>
        </w:div>
        <w:div w:id="434834154">
          <w:marLeft w:val="640"/>
          <w:marRight w:val="0"/>
          <w:marTop w:val="0"/>
          <w:marBottom w:val="0"/>
          <w:divBdr>
            <w:top w:val="none" w:sz="0" w:space="0" w:color="auto"/>
            <w:left w:val="none" w:sz="0" w:space="0" w:color="auto"/>
            <w:bottom w:val="none" w:sz="0" w:space="0" w:color="auto"/>
            <w:right w:val="none" w:sz="0" w:space="0" w:color="auto"/>
          </w:divBdr>
        </w:div>
        <w:div w:id="1115902716">
          <w:marLeft w:val="640"/>
          <w:marRight w:val="0"/>
          <w:marTop w:val="0"/>
          <w:marBottom w:val="0"/>
          <w:divBdr>
            <w:top w:val="none" w:sz="0" w:space="0" w:color="auto"/>
            <w:left w:val="none" w:sz="0" w:space="0" w:color="auto"/>
            <w:bottom w:val="none" w:sz="0" w:space="0" w:color="auto"/>
            <w:right w:val="none" w:sz="0" w:space="0" w:color="auto"/>
          </w:divBdr>
        </w:div>
        <w:div w:id="684208163">
          <w:marLeft w:val="640"/>
          <w:marRight w:val="0"/>
          <w:marTop w:val="0"/>
          <w:marBottom w:val="0"/>
          <w:divBdr>
            <w:top w:val="none" w:sz="0" w:space="0" w:color="auto"/>
            <w:left w:val="none" w:sz="0" w:space="0" w:color="auto"/>
            <w:bottom w:val="none" w:sz="0" w:space="0" w:color="auto"/>
            <w:right w:val="none" w:sz="0" w:space="0" w:color="auto"/>
          </w:divBdr>
        </w:div>
        <w:div w:id="1203402120">
          <w:marLeft w:val="640"/>
          <w:marRight w:val="0"/>
          <w:marTop w:val="0"/>
          <w:marBottom w:val="0"/>
          <w:divBdr>
            <w:top w:val="none" w:sz="0" w:space="0" w:color="auto"/>
            <w:left w:val="none" w:sz="0" w:space="0" w:color="auto"/>
            <w:bottom w:val="none" w:sz="0" w:space="0" w:color="auto"/>
            <w:right w:val="none" w:sz="0" w:space="0" w:color="auto"/>
          </w:divBdr>
        </w:div>
        <w:div w:id="312489304">
          <w:marLeft w:val="640"/>
          <w:marRight w:val="0"/>
          <w:marTop w:val="0"/>
          <w:marBottom w:val="0"/>
          <w:divBdr>
            <w:top w:val="none" w:sz="0" w:space="0" w:color="auto"/>
            <w:left w:val="none" w:sz="0" w:space="0" w:color="auto"/>
            <w:bottom w:val="none" w:sz="0" w:space="0" w:color="auto"/>
            <w:right w:val="none" w:sz="0" w:space="0" w:color="auto"/>
          </w:divBdr>
        </w:div>
        <w:div w:id="408775296">
          <w:marLeft w:val="640"/>
          <w:marRight w:val="0"/>
          <w:marTop w:val="0"/>
          <w:marBottom w:val="0"/>
          <w:divBdr>
            <w:top w:val="none" w:sz="0" w:space="0" w:color="auto"/>
            <w:left w:val="none" w:sz="0" w:space="0" w:color="auto"/>
            <w:bottom w:val="none" w:sz="0" w:space="0" w:color="auto"/>
            <w:right w:val="none" w:sz="0" w:space="0" w:color="auto"/>
          </w:divBdr>
        </w:div>
        <w:div w:id="1465808237">
          <w:marLeft w:val="640"/>
          <w:marRight w:val="0"/>
          <w:marTop w:val="0"/>
          <w:marBottom w:val="0"/>
          <w:divBdr>
            <w:top w:val="none" w:sz="0" w:space="0" w:color="auto"/>
            <w:left w:val="none" w:sz="0" w:space="0" w:color="auto"/>
            <w:bottom w:val="none" w:sz="0" w:space="0" w:color="auto"/>
            <w:right w:val="none" w:sz="0" w:space="0" w:color="auto"/>
          </w:divBdr>
        </w:div>
        <w:div w:id="1904900897">
          <w:marLeft w:val="640"/>
          <w:marRight w:val="0"/>
          <w:marTop w:val="0"/>
          <w:marBottom w:val="0"/>
          <w:divBdr>
            <w:top w:val="none" w:sz="0" w:space="0" w:color="auto"/>
            <w:left w:val="none" w:sz="0" w:space="0" w:color="auto"/>
            <w:bottom w:val="none" w:sz="0" w:space="0" w:color="auto"/>
            <w:right w:val="none" w:sz="0" w:space="0" w:color="auto"/>
          </w:divBdr>
        </w:div>
        <w:div w:id="1267276167">
          <w:marLeft w:val="640"/>
          <w:marRight w:val="0"/>
          <w:marTop w:val="0"/>
          <w:marBottom w:val="0"/>
          <w:divBdr>
            <w:top w:val="none" w:sz="0" w:space="0" w:color="auto"/>
            <w:left w:val="none" w:sz="0" w:space="0" w:color="auto"/>
            <w:bottom w:val="none" w:sz="0" w:space="0" w:color="auto"/>
            <w:right w:val="none" w:sz="0" w:space="0" w:color="auto"/>
          </w:divBdr>
        </w:div>
        <w:div w:id="1528636824">
          <w:marLeft w:val="640"/>
          <w:marRight w:val="0"/>
          <w:marTop w:val="0"/>
          <w:marBottom w:val="0"/>
          <w:divBdr>
            <w:top w:val="none" w:sz="0" w:space="0" w:color="auto"/>
            <w:left w:val="none" w:sz="0" w:space="0" w:color="auto"/>
            <w:bottom w:val="none" w:sz="0" w:space="0" w:color="auto"/>
            <w:right w:val="none" w:sz="0" w:space="0" w:color="auto"/>
          </w:divBdr>
        </w:div>
        <w:div w:id="1210150489">
          <w:marLeft w:val="640"/>
          <w:marRight w:val="0"/>
          <w:marTop w:val="0"/>
          <w:marBottom w:val="0"/>
          <w:divBdr>
            <w:top w:val="none" w:sz="0" w:space="0" w:color="auto"/>
            <w:left w:val="none" w:sz="0" w:space="0" w:color="auto"/>
            <w:bottom w:val="none" w:sz="0" w:space="0" w:color="auto"/>
            <w:right w:val="none" w:sz="0" w:space="0" w:color="auto"/>
          </w:divBdr>
        </w:div>
        <w:div w:id="1701081994">
          <w:marLeft w:val="640"/>
          <w:marRight w:val="0"/>
          <w:marTop w:val="0"/>
          <w:marBottom w:val="0"/>
          <w:divBdr>
            <w:top w:val="none" w:sz="0" w:space="0" w:color="auto"/>
            <w:left w:val="none" w:sz="0" w:space="0" w:color="auto"/>
            <w:bottom w:val="none" w:sz="0" w:space="0" w:color="auto"/>
            <w:right w:val="none" w:sz="0" w:space="0" w:color="auto"/>
          </w:divBdr>
        </w:div>
        <w:div w:id="306402723">
          <w:marLeft w:val="640"/>
          <w:marRight w:val="0"/>
          <w:marTop w:val="0"/>
          <w:marBottom w:val="0"/>
          <w:divBdr>
            <w:top w:val="none" w:sz="0" w:space="0" w:color="auto"/>
            <w:left w:val="none" w:sz="0" w:space="0" w:color="auto"/>
            <w:bottom w:val="none" w:sz="0" w:space="0" w:color="auto"/>
            <w:right w:val="none" w:sz="0" w:space="0" w:color="auto"/>
          </w:divBdr>
        </w:div>
        <w:div w:id="1951471618">
          <w:marLeft w:val="640"/>
          <w:marRight w:val="0"/>
          <w:marTop w:val="0"/>
          <w:marBottom w:val="0"/>
          <w:divBdr>
            <w:top w:val="none" w:sz="0" w:space="0" w:color="auto"/>
            <w:left w:val="none" w:sz="0" w:space="0" w:color="auto"/>
            <w:bottom w:val="none" w:sz="0" w:space="0" w:color="auto"/>
            <w:right w:val="none" w:sz="0" w:space="0" w:color="auto"/>
          </w:divBdr>
        </w:div>
        <w:div w:id="204103009">
          <w:marLeft w:val="640"/>
          <w:marRight w:val="0"/>
          <w:marTop w:val="0"/>
          <w:marBottom w:val="0"/>
          <w:divBdr>
            <w:top w:val="none" w:sz="0" w:space="0" w:color="auto"/>
            <w:left w:val="none" w:sz="0" w:space="0" w:color="auto"/>
            <w:bottom w:val="none" w:sz="0" w:space="0" w:color="auto"/>
            <w:right w:val="none" w:sz="0" w:space="0" w:color="auto"/>
          </w:divBdr>
        </w:div>
        <w:div w:id="2069954961">
          <w:marLeft w:val="640"/>
          <w:marRight w:val="0"/>
          <w:marTop w:val="0"/>
          <w:marBottom w:val="0"/>
          <w:divBdr>
            <w:top w:val="none" w:sz="0" w:space="0" w:color="auto"/>
            <w:left w:val="none" w:sz="0" w:space="0" w:color="auto"/>
            <w:bottom w:val="none" w:sz="0" w:space="0" w:color="auto"/>
            <w:right w:val="none" w:sz="0" w:space="0" w:color="auto"/>
          </w:divBdr>
        </w:div>
        <w:div w:id="442848466">
          <w:marLeft w:val="640"/>
          <w:marRight w:val="0"/>
          <w:marTop w:val="0"/>
          <w:marBottom w:val="0"/>
          <w:divBdr>
            <w:top w:val="none" w:sz="0" w:space="0" w:color="auto"/>
            <w:left w:val="none" w:sz="0" w:space="0" w:color="auto"/>
            <w:bottom w:val="none" w:sz="0" w:space="0" w:color="auto"/>
            <w:right w:val="none" w:sz="0" w:space="0" w:color="auto"/>
          </w:divBdr>
        </w:div>
        <w:div w:id="500661372">
          <w:marLeft w:val="640"/>
          <w:marRight w:val="0"/>
          <w:marTop w:val="0"/>
          <w:marBottom w:val="0"/>
          <w:divBdr>
            <w:top w:val="none" w:sz="0" w:space="0" w:color="auto"/>
            <w:left w:val="none" w:sz="0" w:space="0" w:color="auto"/>
            <w:bottom w:val="none" w:sz="0" w:space="0" w:color="auto"/>
            <w:right w:val="none" w:sz="0" w:space="0" w:color="auto"/>
          </w:divBdr>
        </w:div>
        <w:div w:id="1114324774">
          <w:marLeft w:val="640"/>
          <w:marRight w:val="0"/>
          <w:marTop w:val="0"/>
          <w:marBottom w:val="0"/>
          <w:divBdr>
            <w:top w:val="none" w:sz="0" w:space="0" w:color="auto"/>
            <w:left w:val="none" w:sz="0" w:space="0" w:color="auto"/>
            <w:bottom w:val="none" w:sz="0" w:space="0" w:color="auto"/>
            <w:right w:val="none" w:sz="0" w:space="0" w:color="auto"/>
          </w:divBdr>
        </w:div>
        <w:div w:id="1097482541">
          <w:marLeft w:val="640"/>
          <w:marRight w:val="0"/>
          <w:marTop w:val="0"/>
          <w:marBottom w:val="0"/>
          <w:divBdr>
            <w:top w:val="none" w:sz="0" w:space="0" w:color="auto"/>
            <w:left w:val="none" w:sz="0" w:space="0" w:color="auto"/>
            <w:bottom w:val="none" w:sz="0" w:space="0" w:color="auto"/>
            <w:right w:val="none" w:sz="0" w:space="0" w:color="auto"/>
          </w:divBdr>
        </w:div>
        <w:div w:id="1762098557">
          <w:marLeft w:val="640"/>
          <w:marRight w:val="0"/>
          <w:marTop w:val="0"/>
          <w:marBottom w:val="0"/>
          <w:divBdr>
            <w:top w:val="none" w:sz="0" w:space="0" w:color="auto"/>
            <w:left w:val="none" w:sz="0" w:space="0" w:color="auto"/>
            <w:bottom w:val="none" w:sz="0" w:space="0" w:color="auto"/>
            <w:right w:val="none" w:sz="0" w:space="0" w:color="auto"/>
          </w:divBdr>
        </w:div>
        <w:div w:id="1302803770">
          <w:marLeft w:val="640"/>
          <w:marRight w:val="0"/>
          <w:marTop w:val="0"/>
          <w:marBottom w:val="0"/>
          <w:divBdr>
            <w:top w:val="none" w:sz="0" w:space="0" w:color="auto"/>
            <w:left w:val="none" w:sz="0" w:space="0" w:color="auto"/>
            <w:bottom w:val="none" w:sz="0" w:space="0" w:color="auto"/>
            <w:right w:val="none" w:sz="0" w:space="0" w:color="auto"/>
          </w:divBdr>
        </w:div>
        <w:div w:id="2048945400">
          <w:marLeft w:val="640"/>
          <w:marRight w:val="0"/>
          <w:marTop w:val="0"/>
          <w:marBottom w:val="0"/>
          <w:divBdr>
            <w:top w:val="none" w:sz="0" w:space="0" w:color="auto"/>
            <w:left w:val="none" w:sz="0" w:space="0" w:color="auto"/>
            <w:bottom w:val="none" w:sz="0" w:space="0" w:color="auto"/>
            <w:right w:val="none" w:sz="0" w:space="0" w:color="auto"/>
          </w:divBdr>
        </w:div>
        <w:div w:id="2102557033">
          <w:marLeft w:val="640"/>
          <w:marRight w:val="0"/>
          <w:marTop w:val="0"/>
          <w:marBottom w:val="0"/>
          <w:divBdr>
            <w:top w:val="none" w:sz="0" w:space="0" w:color="auto"/>
            <w:left w:val="none" w:sz="0" w:space="0" w:color="auto"/>
            <w:bottom w:val="none" w:sz="0" w:space="0" w:color="auto"/>
            <w:right w:val="none" w:sz="0" w:space="0" w:color="auto"/>
          </w:divBdr>
        </w:div>
        <w:div w:id="1376345823">
          <w:marLeft w:val="640"/>
          <w:marRight w:val="0"/>
          <w:marTop w:val="0"/>
          <w:marBottom w:val="0"/>
          <w:divBdr>
            <w:top w:val="none" w:sz="0" w:space="0" w:color="auto"/>
            <w:left w:val="none" w:sz="0" w:space="0" w:color="auto"/>
            <w:bottom w:val="none" w:sz="0" w:space="0" w:color="auto"/>
            <w:right w:val="none" w:sz="0" w:space="0" w:color="auto"/>
          </w:divBdr>
        </w:div>
        <w:div w:id="1083917348">
          <w:marLeft w:val="640"/>
          <w:marRight w:val="0"/>
          <w:marTop w:val="0"/>
          <w:marBottom w:val="0"/>
          <w:divBdr>
            <w:top w:val="none" w:sz="0" w:space="0" w:color="auto"/>
            <w:left w:val="none" w:sz="0" w:space="0" w:color="auto"/>
            <w:bottom w:val="none" w:sz="0" w:space="0" w:color="auto"/>
            <w:right w:val="none" w:sz="0" w:space="0" w:color="auto"/>
          </w:divBdr>
        </w:div>
        <w:div w:id="1115061111">
          <w:marLeft w:val="640"/>
          <w:marRight w:val="0"/>
          <w:marTop w:val="0"/>
          <w:marBottom w:val="0"/>
          <w:divBdr>
            <w:top w:val="none" w:sz="0" w:space="0" w:color="auto"/>
            <w:left w:val="none" w:sz="0" w:space="0" w:color="auto"/>
            <w:bottom w:val="none" w:sz="0" w:space="0" w:color="auto"/>
            <w:right w:val="none" w:sz="0" w:space="0" w:color="auto"/>
          </w:divBdr>
        </w:div>
        <w:div w:id="564681778">
          <w:marLeft w:val="640"/>
          <w:marRight w:val="0"/>
          <w:marTop w:val="0"/>
          <w:marBottom w:val="0"/>
          <w:divBdr>
            <w:top w:val="none" w:sz="0" w:space="0" w:color="auto"/>
            <w:left w:val="none" w:sz="0" w:space="0" w:color="auto"/>
            <w:bottom w:val="none" w:sz="0" w:space="0" w:color="auto"/>
            <w:right w:val="none" w:sz="0" w:space="0" w:color="auto"/>
          </w:divBdr>
        </w:div>
        <w:div w:id="436828169">
          <w:marLeft w:val="640"/>
          <w:marRight w:val="0"/>
          <w:marTop w:val="0"/>
          <w:marBottom w:val="0"/>
          <w:divBdr>
            <w:top w:val="none" w:sz="0" w:space="0" w:color="auto"/>
            <w:left w:val="none" w:sz="0" w:space="0" w:color="auto"/>
            <w:bottom w:val="none" w:sz="0" w:space="0" w:color="auto"/>
            <w:right w:val="none" w:sz="0" w:space="0" w:color="auto"/>
          </w:divBdr>
        </w:div>
        <w:div w:id="454952949">
          <w:marLeft w:val="640"/>
          <w:marRight w:val="0"/>
          <w:marTop w:val="0"/>
          <w:marBottom w:val="0"/>
          <w:divBdr>
            <w:top w:val="none" w:sz="0" w:space="0" w:color="auto"/>
            <w:left w:val="none" w:sz="0" w:space="0" w:color="auto"/>
            <w:bottom w:val="none" w:sz="0" w:space="0" w:color="auto"/>
            <w:right w:val="none" w:sz="0" w:space="0" w:color="auto"/>
          </w:divBdr>
        </w:div>
        <w:div w:id="1575629652">
          <w:marLeft w:val="640"/>
          <w:marRight w:val="0"/>
          <w:marTop w:val="0"/>
          <w:marBottom w:val="0"/>
          <w:divBdr>
            <w:top w:val="none" w:sz="0" w:space="0" w:color="auto"/>
            <w:left w:val="none" w:sz="0" w:space="0" w:color="auto"/>
            <w:bottom w:val="none" w:sz="0" w:space="0" w:color="auto"/>
            <w:right w:val="none" w:sz="0" w:space="0" w:color="auto"/>
          </w:divBdr>
        </w:div>
        <w:div w:id="767117923">
          <w:marLeft w:val="640"/>
          <w:marRight w:val="0"/>
          <w:marTop w:val="0"/>
          <w:marBottom w:val="0"/>
          <w:divBdr>
            <w:top w:val="none" w:sz="0" w:space="0" w:color="auto"/>
            <w:left w:val="none" w:sz="0" w:space="0" w:color="auto"/>
            <w:bottom w:val="none" w:sz="0" w:space="0" w:color="auto"/>
            <w:right w:val="none" w:sz="0" w:space="0" w:color="auto"/>
          </w:divBdr>
        </w:div>
        <w:div w:id="1418673850">
          <w:marLeft w:val="640"/>
          <w:marRight w:val="0"/>
          <w:marTop w:val="0"/>
          <w:marBottom w:val="0"/>
          <w:divBdr>
            <w:top w:val="none" w:sz="0" w:space="0" w:color="auto"/>
            <w:left w:val="none" w:sz="0" w:space="0" w:color="auto"/>
            <w:bottom w:val="none" w:sz="0" w:space="0" w:color="auto"/>
            <w:right w:val="none" w:sz="0" w:space="0" w:color="auto"/>
          </w:divBdr>
        </w:div>
        <w:div w:id="1985696250">
          <w:marLeft w:val="640"/>
          <w:marRight w:val="0"/>
          <w:marTop w:val="0"/>
          <w:marBottom w:val="0"/>
          <w:divBdr>
            <w:top w:val="none" w:sz="0" w:space="0" w:color="auto"/>
            <w:left w:val="none" w:sz="0" w:space="0" w:color="auto"/>
            <w:bottom w:val="none" w:sz="0" w:space="0" w:color="auto"/>
            <w:right w:val="none" w:sz="0" w:space="0" w:color="auto"/>
          </w:divBdr>
        </w:div>
        <w:div w:id="2115662711">
          <w:marLeft w:val="640"/>
          <w:marRight w:val="0"/>
          <w:marTop w:val="0"/>
          <w:marBottom w:val="0"/>
          <w:divBdr>
            <w:top w:val="none" w:sz="0" w:space="0" w:color="auto"/>
            <w:left w:val="none" w:sz="0" w:space="0" w:color="auto"/>
            <w:bottom w:val="none" w:sz="0" w:space="0" w:color="auto"/>
            <w:right w:val="none" w:sz="0" w:space="0" w:color="auto"/>
          </w:divBdr>
        </w:div>
      </w:divsChild>
    </w:div>
    <w:div w:id="1001081885">
      <w:bodyDiv w:val="1"/>
      <w:marLeft w:val="0"/>
      <w:marRight w:val="0"/>
      <w:marTop w:val="0"/>
      <w:marBottom w:val="0"/>
      <w:divBdr>
        <w:top w:val="none" w:sz="0" w:space="0" w:color="auto"/>
        <w:left w:val="none" w:sz="0" w:space="0" w:color="auto"/>
        <w:bottom w:val="none" w:sz="0" w:space="0" w:color="auto"/>
        <w:right w:val="none" w:sz="0" w:space="0" w:color="auto"/>
      </w:divBdr>
      <w:divsChild>
        <w:div w:id="1138492589">
          <w:marLeft w:val="640"/>
          <w:marRight w:val="0"/>
          <w:marTop w:val="0"/>
          <w:marBottom w:val="0"/>
          <w:divBdr>
            <w:top w:val="none" w:sz="0" w:space="0" w:color="auto"/>
            <w:left w:val="none" w:sz="0" w:space="0" w:color="auto"/>
            <w:bottom w:val="none" w:sz="0" w:space="0" w:color="auto"/>
            <w:right w:val="none" w:sz="0" w:space="0" w:color="auto"/>
          </w:divBdr>
        </w:div>
        <w:div w:id="1912352735">
          <w:marLeft w:val="640"/>
          <w:marRight w:val="0"/>
          <w:marTop w:val="0"/>
          <w:marBottom w:val="0"/>
          <w:divBdr>
            <w:top w:val="none" w:sz="0" w:space="0" w:color="auto"/>
            <w:left w:val="none" w:sz="0" w:space="0" w:color="auto"/>
            <w:bottom w:val="none" w:sz="0" w:space="0" w:color="auto"/>
            <w:right w:val="none" w:sz="0" w:space="0" w:color="auto"/>
          </w:divBdr>
        </w:div>
        <w:div w:id="335109348">
          <w:marLeft w:val="640"/>
          <w:marRight w:val="0"/>
          <w:marTop w:val="0"/>
          <w:marBottom w:val="0"/>
          <w:divBdr>
            <w:top w:val="none" w:sz="0" w:space="0" w:color="auto"/>
            <w:left w:val="none" w:sz="0" w:space="0" w:color="auto"/>
            <w:bottom w:val="none" w:sz="0" w:space="0" w:color="auto"/>
            <w:right w:val="none" w:sz="0" w:space="0" w:color="auto"/>
          </w:divBdr>
        </w:div>
        <w:div w:id="1234239536">
          <w:marLeft w:val="640"/>
          <w:marRight w:val="0"/>
          <w:marTop w:val="0"/>
          <w:marBottom w:val="0"/>
          <w:divBdr>
            <w:top w:val="none" w:sz="0" w:space="0" w:color="auto"/>
            <w:left w:val="none" w:sz="0" w:space="0" w:color="auto"/>
            <w:bottom w:val="none" w:sz="0" w:space="0" w:color="auto"/>
            <w:right w:val="none" w:sz="0" w:space="0" w:color="auto"/>
          </w:divBdr>
        </w:div>
        <w:div w:id="1117136903">
          <w:marLeft w:val="640"/>
          <w:marRight w:val="0"/>
          <w:marTop w:val="0"/>
          <w:marBottom w:val="0"/>
          <w:divBdr>
            <w:top w:val="none" w:sz="0" w:space="0" w:color="auto"/>
            <w:left w:val="none" w:sz="0" w:space="0" w:color="auto"/>
            <w:bottom w:val="none" w:sz="0" w:space="0" w:color="auto"/>
            <w:right w:val="none" w:sz="0" w:space="0" w:color="auto"/>
          </w:divBdr>
        </w:div>
        <w:div w:id="740178157">
          <w:marLeft w:val="640"/>
          <w:marRight w:val="0"/>
          <w:marTop w:val="0"/>
          <w:marBottom w:val="0"/>
          <w:divBdr>
            <w:top w:val="none" w:sz="0" w:space="0" w:color="auto"/>
            <w:left w:val="none" w:sz="0" w:space="0" w:color="auto"/>
            <w:bottom w:val="none" w:sz="0" w:space="0" w:color="auto"/>
            <w:right w:val="none" w:sz="0" w:space="0" w:color="auto"/>
          </w:divBdr>
        </w:div>
        <w:div w:id="1950699974">
          <w:marLeft w:val="640"/>
          <w:marRight w:val="0"/>
          <w:marTop w:val="0"/>
          <w:marBottom w:val="0"/>
          <w:divBdr>
            <w:top w:val="none" w:sz="0" w:space="0" w:color="auto"/>
            <w:left w:val="none" w:sz="0" w:space="0" w:color="auto"/>
            <w:bottom w:val="none" w:sz="0" w:space="0" w:color="auto"/>
            <w:right w:val="none" w:sz="0" w:space="0" w:color="auto"/>
          </w:divBdr>
        </w:div>
        <w:div w:id="1185679606">
          <w:marLeft w:val="640"/>
          <w:marRight w:val="0"/>
          <w:marTop w:val="0"/>
          <w:marBottom w:val="0"/>
          <w:divBdr>
            <w:top w:val="none" w:sz="0" w:space="0" w:color="auto"/>
            <w:left w:val="none" w:sz="0" w:space="0" w:color="auto"/>
            <w:bottom w:val="none" w:sz="0" w:space="0" w:color="auto"/>
            <w:right w:val="none" w:sz="0" w:space="0" w:color="auto"/>
          </w:divBdr>
        </w:div>
        <w:div w:id="1065222373">
          <w:marLeft w:val="640"/>
          <w:marRight w:val="0"/>
          <w:marTop w:val="0"/>
          <w:marBottom w:val="0"/>
          <w:divBdr>
            <w:top w:val="none" w:sz="0" w:space="0" w:color="auto"/>
            <w:left w:val="none" w:sz="0" w:space="0" w:color="auto"/>
            <w:bottom w:val="none" w:sz="0" w:space="0" w:color="auto"/>
            <w:right w:val="none" w:sz="0" w:space="0" w:color="auto"/>
          </w:divBdr>
        </w:div>
        <w:div w:id="1358772462">
          <w:marLeft w:val="640"/>
          <w:marRight w:val="0"/>
          <w:marTop w:val="0"/>
          <w:marBottom w:val="0"/>
          <w:divBdr>
            <w:top w:val="none" w:sz="0" w:space="0" w:color="auto"/>
            <w:left w:val="none" w:sz="0" w:space="0" w:color="auto"/>
            <w:bottom w:val="none" w:sz="0" w:space="0" w:color="auto"/>
            <w:right w:val="none" w:sz="0" w:space="0" w:color="auto"/>
          </w:divBdr>
        </w:div>
        <w:div w:id="343240753">
          <w:marLeft w:val="640"/>
          <w:marRight w:val="0"/>
          <w:marTop w:val="0"/>
          <w:marBottom w:val="0"/>
          <w:divBdr>
            <w:top w:val="none" w:sz="0" w:space="0" w:color="auto"/>
            <w:left w:val="none" w:sz="0" w:space="0" w:color="auto"/>
            <w:bottom w:val="none" w:sz="0" w:space="0" w:color="auto"/>
            <w:right w:val="none" w:sz="0" w:space="0" w:color="auto"/>
          </w:divBdr>
        </w:div>
        <w:div w:id="717516624">
          <w:marLeft w:val="640"/>
          <w:marRight w:val="0"/>
          <w:marTop w:val="0"/>
          <w:marBottom w:val="0"/>
          <w:divBdr>
            <w:top w:val="none" w:sz="0" w:space="0" w:color="auto"/>
            <w:left w:val="none" w:sz="0" w:space="0" w:color="auto"/>
            <w:bottom w:val="none" w:sz="0" w:space="0" w:color="auto"/>
            <w:right w:val="none" w:sz="0" w:space="0" w:color="auto"/>
          </w:divBdr>
        </w:div>
        <w:div w:id="2005624505">
          <w:marLeft w:val="640"/>
          <w:marRight w:val="0"/>
          <w:marTop w:val="0"/>
          <w:marBottom w:val="0"/>
          <w:divBdr>
            <w:top w:val="none" w:sz="0" w:space="0" w:color="auto"/>
            <w:left w:val="none" w:sz="0" w:space="0" w:color="auto"/>
            <w:bottom w:val="none" w:sz="0" w:space="0" w:color="auto"/>
            <w:right w:val="none" w:sz="0" w:space="0" w:color="auto"/>
          </w:divBdr>
        </w:div>
        <w:div w:id="1914852526">
          <w:marLeft w:val="640"/>
          <w:marRight w:val="0"/>
          <w:marTop w:val="0"/>
          <w:marBottom w:val="0"/>
          <w:divBdr>
            <w:top w:val="none" w:sz="0" w:space="0" w:color="auto"/>
            <w:left w:val="none" w:sz="0" w:space="0" w:color="auto"/>
            <w:bottom w:val="none" w:sz="0" w:space="0" w:color="auto"/>
            <w:right w:val="none" w:sz="0" w:space="0" w:color="auto"/>
          </w:divBdr>
        </w:div>
        <w:div w:id="637884423">
          <w:marLeft w:val="640"/>
          <w:marRight w:val="0"/>
          <w:marTop w:val="0"/>
          <w:marBottom w:val="0"/>
          <w:divBdr>
            <w:top w:val="none" w:sz="0" w:space="0" w:color="auto"/>
            <w:left w:val="none" w:sz="0" w:space="0" w:color="auto"/>
            <w:bottom w:val="none" w:sz="0" w:space="0" w:color="auto"/>
            <w:right w:val="none" w:sz="0" w:space="0" w:color="auto"/>
          </w:divBdr>
        </w:div>
        <w:div w:id="697655678">
          <w:marLeft w:val="640"/>
          <w:marRight w:val="0"/>
          <w:marTop w:val="0"/>
          <w:marBottom w:val="0"/>
          <w:divBdr>
            <w:top w:val="none" w:sz="0" w:space="0" w:color="auto"/>
            <w:left w:val="none" w:sz="0" w:space="0" w:color="auto"/>
            <w:bottom w:val="none" w:sz="0" w:space="0" w:color="auto"/>
            <w:right w:val="none" w:sz="0" w:space="0" w:color="auto"/>
          </w:divBdr>
        </w:div>
        <w:div w:id="901864073">
          <w:marLeft w:val="640"/>
          <w:marRight w:val="0"/>
          <w:marTop w:val="0"/>
          <w:marBottom w:val="0"/>
          <w:divBdr>
            <w:top w:val="none" w:sz="0" w:space="0" w:color="auto"/>
            <w:left w:val="none" w:sz="0" w:space="0" w:color="auto"/>
            <w:bottom w:val="none" w:sz="0" w:space="0" w:color="auto"/>
            <w:right w:val="none" w:sz="0" w:space="0" w:color="auto"/>
          </w:divBdr>
        </w:div>
        <w:div w:id="1598948475">
          <w:marLeft w:val="640"/>
          <w:marRight w:val="0"/>
          <w:marTop w:val="0"/>
          <w:marBottom w:val="0"/>
          <w:divBdr>
            <w:top w:val="none" w:sz="0" w:space="0" w:color="auto"/>
            <w:left w:val="none" w:sz="0" w:space="0" w:color="auto"/>
            <w:bottom w:val="none" w:sz="0" w:space="0" w:color="auto"/>
            <w:right w:val="none" w:sz="0" w:space="0" w:color="auto"/>
          </w:divBdr>
        </w:div>
        <w:div w:id="1696079569">
          <w:marLeft w:val="640"/>
          <w:marRight w:val="0"/>
          <w:marTop w:val="0"/>
          <w:marBottom w:val="0"/>
          <w:divBdr>
            <w:top w:val="none" w:sz="0" w:space="0" w:color="auto"/>
            <w:left w:val="none" w:sz="0" w:space="0" w:color="auto"/>
            <w:bottom w:val="none" w:sz="0" w:space="0" w:color="auto"/>
            <w:right w:val="none" w:sz="0" w:space="0" w:color="auto"/>
          </w:divBdr>
        </w:div>
        <w:div w:id="1443380789">
          <w:marLeft w:val="640"/>
          <w:marRight w:val="0"/>
          <w:marTop w:val="0"/>
          <w:marBottom w:val="0"/>
          <w:divBdr>
            <w:top w:val="none" w:sz="0" w:space="0" w:color="auto"/>
            <w:left w:val="none" w:sz="0" w:space="0" w:color="auto"/>
            <w:bottom w:val="none" w:sz="0" w:space="0" w:color="auto"/>
            <w:right w:val="none" w:sz="0" w:space="0" w:color="auto"/>
          </w:divBdr>
        </w:div>
        <w:div w:id="225842733">
          <w:marLeft w:val="640"/>
          <w:marRight w:val="0"/>
          <w:marTop w:val="0"/>
          <w:marBottom w:val="0"/>
          <w:divBdr>
            <w:top w:val="none" w:sz="0" w:space="0" w:color="auto"/>
            <w:left w:val="none" w:sz="0" w:space="0" w:color="auto"/>
            <w:bottom w:val="none" w:sz="0" w:space="0" w:color="auto"/>
            <w:right w:val="none" w:sz="0" w:space="0" w:color="auto"/>
          </w:divBdr>
        </w:div>
        <w:div w:id="1453787769">
          <w:marLeft w:val="640"/>
          <w:marRight w:val="0"/>
          <w:marTop w:val="0"/>
          <w:marBottom w:val="0"/>
          <w:divBdr>
            <w:top w:val="none" w:sz="0" w:space="0" w:color="auto"/>
            <w:left w:val="none" w:sz="0" w:space="0" w:color="auto"/>
            <w:bottom w:val="none" w:sz="0" w:space="0" w:color="auto"/>
            <w:right w:val="none" w:sz="0" w:space="0" w:color="auto"/>
          </w:divBdr>
        </w:div>
        <w:div w:id="1017653203">
          <w:marLeft w:val="640"/>
          <w:marRight w:val="0"/>
          <w:marTop w:val="0"/>
          <w:marBottom w:val="0"/>
          <w:divBdr>
            <w:top w:val="none" w:sz="0" w:space="0" w:color="auto"/>
            <w:left w:val="none" w:sz="0" w:space="0" w:color="auto"/>
            <w:bottom w:val="none" w:sz="0" w:space="0" w:color="auto"/>
            <w:right w:val="none" w:sz="0" w:space="0" w:color="auto"/>
          </w:divBdr>
        </w:div>
        <w:div w:id="1449739071">
          <w:marLeft w:val="640"/>
          <w:marRight w:val="0"/>
          <w:marTop w:val="0"/>
          <w:marBottom w:val="0"/>
          <w:divBdr>
            <w:top w:val="none" w:sz="0" w:space="0" w:color="auto"/>
            <w:left w:val="none" w:sz="0" w:space="0" w:color="auto"/>
            <w:bottom w:val="none" w:sz="0" w:space="0" w:color="auto"/>
            <w:right w:val="none" w:sz="0" w:space="0" w:color="auto"/>
          </w:divBdr>
        </w:div>
        <w:div w:id="1793594856">
          <w:marLeft w:val="640"/>
          <w:marRight w:val="0"/>
          <w:marTop w:val="0"/>
          <w:marBottom w:val="0"/>
          <w:divBdr>
            <w:top w:val="none" w:sz="0" w:space="0" w:color="auto"/>
            <w:left w:val="none" w:sz="0" w:space="0" w:color="auto"/>
            <w:bottom w:val="none" w:sz="0" w:space="0" w:color="auto"/>
            <w:right w:val="none" w:sz="0" w:space="0" w:color="auto"/>
          </w:divBdr>
        </w:div>
        <w:div w:id="1649168149">
          <w:marLeft w:val="640"/>
          <w:marRight w:val="0"/>
          <w:marTop w:val="0"/>
          <w:marBottom w:val="0"/>
          <w:divBdr>
            <w:top w:val="none" w:sz="0" w:space="0" w:color="auto"/>
            <w:left w:val="none" w:sz="0" w:space="0" w:color="auto"/>
            <w:bottom w:val="none" w:sz="0" w:space="0" w:color="auto"/>
            <w:right w:val="none" w:sz="0" w:space="0" w:color="auto"/>
          </w:divBdr>
        </w:div>
        <w:div w:id="1839270887">
          <w:marLeft w:val="640"/>
          <w:marRight w:val="0"/>
          <w:marTop w:val="0"/>
          <w:marBottom w:val="0"/>
          <w:divBdr>
            <w:top w:val="none" w:sz="0" w:space="0" w:color="auto"/>
            <w:left w:val="none" w:sz="0" w:space="0" w:color="auto"/>
            <w:bottom w:val="none" w:sz="0" w:space="0" w:color="auto"/>
            <w:right w:val="none" w:sz="0" w:space="0" w:color="auto"/>
          </w:divBdr>
        </w:div>
        <w:div w:id="899559984">
          <w:marLeft w:val="640"/>
          <w:marRight w:val="0"/>
          <w:marTop w:val="0"/>
          <w:marBottom w:val="0"/>
          <w:divBdr>
            <w:top w:val="none" w:sz="0" w:space="0" w:color="auto"/>
            <w:left w:val="none" w:sz="0" w:space="0" w:color="auto"/>
            <w:bottom w:val="none" w:sz="0" w:space="0" w:color="auto"/>
            <w:right w:val="none" w:sz="0" w:space="0" w:color="auto"/>
          </w:divBdr>
        </w:div>
        <w:div w:id="1877961248">
          <w:marLeft w:val="640"/>
          <w:marRight w:val="0"/>
          <w:marTop w:val="0"/>
          <w:marBottom w:val="0"/>
          <w:divBdr>
            <w:top w:val="none" w:sz="0" w:space="0" w:color="auto"/>
            <w:left w:val="none" w:sz="0" w:space="0" w:color="auto"/>
            <w:bottom w:val="none" w:sz="0" w:space="0" w:color="auto"/>
            <w:right w:val="none" w:sz="0" w:space="0" w:color="auto"/>
          </w:divBdr>
        </w:div>
        <w:div w:id="18704952">
          <w:marLeft w:val="640"/>
          <w:marRight w:val="0"/>
          <w:marTop w:val="0"/>
          <w:marBottom w:val="0"/>
          <w:divBdr>
            <w:top w:val="none" w:sz="0" w:space="0" w:color="auto"/>
            <w:left w:val="none" w:sz="0" w:space="0" w:color="auto"/>
            <w:bottom w:val="none" w:sz="0" w:space="0" w:color="auto"/>
            <w:right w:val="none" w:sz="0" w:space="0" w:color="auto"/>
          </w:divBdr>
        </w:div>
        <w:div w:id="108936973">
          <w:marLeft w:val="640"/>
          <w:marRight w:val="0"/>
          <w:marTop w:val="0"/>
          <w:marBottom w:val="0"/>
          <w:divBdr>
            <w:top w:val="none" w:sz="0" w:space="0" w:color="auto"/>
            <w:left w:val="none" w:sz="0" w:space="0" w:color="auto"/>
            <w:bottom w:val="none" w:sz="0" w:space="0" w:color="auto"/>
            <w:right w:val="none" w:sz="0" w:space="0" w:color="auto"/>
          </w:divBdr>
        </w:div>
        <w:div w:id="1617710235">
          <w:marLeft w:val="640"/>
          <w:marRight w:val="0"/>
          <w:marTop w:val="0"/>
          <w:marBottom w:val="0"/>
          <w:divBdr>
            <w:top w:val="none" w:sz="0" w:space="0" w:color="auto"/>
            <w:left w:val="none" w:sz="0" w:space="0" w:color="auto"/>
            <w:bottom w:val="none" w:sz="0" w:space="0" w:color="auto"/>
            <w:right w:val="none" w:sz="0" w:space="0" w:color="auto"/>
          </w:divBdr>
        </w:div>
        <w:div w:id="50469517">
          <w:marLeft w:val="640"/>
          <w:marRight w:val="0"/>
          <w:marTop w:val="0"/>
          <w:marBottom w:val="0"/>
          <w:divBdr>
            <w:top w:val="none" w:sz="0" w:space="0" w:color="auto"/>
            <w:left w:val="none" w:sz="0" w:space="0" w:color="auto"/>
            <w:bottom w:val="none" w:sz="0" w:space="0" w:color="auto"/>
            <w:right w:val="none" w:sz="0" w:space="0" w:color="auto"/>
          </w:divBdr>
        </w:div>
        <w:div w:id="416906814">
          <w:marLeft w:val="640"/>
          <w:marRight w:val="0"/>
          <w:marTop w:val="0"/>
          <w:marBottom w:val="0"/>
          <w:divBdr>
            <w:top w:val="none" w:sz="0" w:space="0" w:color="auto"/>
            <w:left w:val="none" w:sz="0" w:space="0" w:color="auto"/>
            <w:bottom w:val="none" w:sz="0" w:space="0" w:color="auto"/>
            <w:right w:val="none" w:sz="0" w:space="0" w:color="auto"/>
          </w:divBdr>
        </w:div>
        <w:div w:id="1333489780">
          <w:marLeft w:val="640"/>
          <w:marRight w:val="0"/>
          <w:marTop w:val="0"/>
          <w:marBottom w:val="0"/>
          <w:divBdr>
            <w:top w:val="none" w:sz="0" w:space="0" w:color="auto"/>
            <w:left w:val="none" w:sz="0" w:space="0" w:color="auto"/>
            <w:bottom w:val="none" w:sz="0" w:space="0" w:color="auto"/>
            <w:right w:val="none" w:sz="0" w:space="0" w:color="auto"/>
          </w:divBdr>
        </w:div>
        <w:div w:id="1200439493">
          <w:marLeft w:val="640"/>
          <w:marRight w:val="0"/>
          <w:marTop w:val="0"/>
          <w:marBottom w:val="0"/>
          <w:divBdr>
            <w:top w:val="none" w:sz="0" w:space="0" w:color="auto"/>
            <w:left w:val="none" w:sz="0" w:space="0" w:color="auto"/>
            <w:bottom w:val="none" w:sz="0" w:space="0" w:color="auto"/>
            <w:right w:val="none" w:sz="0" w:space="0" w:color="auto"/>
          </w:divBdr>
        </w:div>
        <w:div w:id="1546715360">
          <w:marLeft w:val="640"/>
          <w:marRight w:val="0"/>
          <w:marTop w:val="0"/>
          <w:marBottom w:val="0"/>
          <w:divBdr>
            <w:top w:val="none" w:sz="0" w:space="0" w:color="auto"/>
            <w:left w:val="none" w:sz="0" w:space="0" w:color="auto"/>
            <w:bottom w:val="none" w:sz="0" w:space="0" w:color="auto"/>
            <w:right w:val="none" w:sz="0" w:space="0" w:color="auto"/>
          </w:divBdr>
        </w:div>
        <w:div w:id="269044940">
          <w:marLeft w:val="640"/>
          <w:marRight w:val="0"/>
          <w:marTop w:val="0"/>
          <w:marBottom w:val="0"/>
          <w:divBdr>
            <w:top w:val="none" w:sz="0" w:space="0" w:color="auto"/>
            <w:left w:val="none" w:sz="0" w:space="0" w:color="auto"/>
            <w:bottom w:val="none" w:sz="0" w:space="0" w:color="auto"/>
            <w:right w:val="none" w:sz="0" w:space="0" w:color="auto"/>
          </w:divBdr>
        </w:div>
        <w:div w:id="1317764942">
          <w:marLeft w:val="640"/>
          <w:marRight w:val="0"/>
          <w:marTop w:val="0"/>
          <w:marBottom w:val="0"/>
          <w:divBdr>
            <w:top w:val="none" w:sz="0" w:space="0" w:color="auto"/>
            <w:left w:val="none" w:sz="0" w:space="0" w:color="auto"/>
            <w:bottom w:val="none" w:sz="0" w:space="0" w:color="auto"/>
            <w:right w:val="none" w:sz="0" w:space="0" w:color="auto"/>
          </w:divBdr>
        </w:div>
        <w:div w:id="1871265159">
          <w:marLeft w:val="640"/>
          <w:marRight w:val="0"/>
          <w:marTop w:val="0"/>
          <w:marBottom w:val="0"/>
          <w:divBdr>
            <w:top w:val="none" w:sz="0" w:space="0" w:color="auto"/>
            <w:left w:val="none" w:sz="0" w:space="0" w:color="auto"/>
            <w:bottom w:val="none" w:sz="0" w:space="0" w:color="auto"/>
            <w:right w:val="none" w:sz="0" w:space="0" w:color="auto"/>
          </w:divBdr>
        </w:div>
        <w:div w:id="2096433346">
          <w:marLeft w:val="640"/>
          <w:marRight w:val="0"/>
          <w:marTop w:val="0"/>
          <w:marBottom w:val="0"/>
          <w:divBdr>
            <w:top w:val="none" w:sz="0" w:space="0" w:color="auto"/>
            <w:left w:val="none" w:sz="0" w:space="0" w:color="auto"/>
            <w:bottom w:val="none" w:sz="0" w:space="0" w:color="auto"/>
            <w:right w:val="none" w:sz="0" w:space="0" w:color="auto"/>
          </w:divBdr>
        </w:div>
        <w:div w:id="239565460">
          <w:marLeft w:val="640"/>
          <w:marRight w:val="0"/>
          <w:marTop w:val="0"/>
          <w:marBottom w:val="0"/>
          <w:divBdr>
            <w:top w:val="none" w:sz="0" w:space="0" w:color="auto"/>
            <w:left w:val="none" w:sz="0" w:space="0" w:color="auto"/>
            <w:bottom w:val="none" w:sz="0" w:space="0" w:color="auto"/>
            <w:right w:val="none" w:sz="0" w:space="0" w:color="auto"/>
          </w:divBdr>
        </w:div>
        <w:div w:id="1004865223">
          <w:marLeft w:val="640"/>
          <w:marRight w:val="0"/>
          <w:marTop w:val="0"/>
          <w:marBottom w:val="0"/>
          <w:divBdr>
            <w:top w:val="none" w:sz="0" w:space="0" w:color="auto"/>
            <w:left w:val="none" w:sz="0" w:space="0" w:color="auto"/>
            <w:bottom w:val="none" w:sz="0" w:space="0" w:color="auto"/>
            <w:right w:val="none" w:sz="0" w:space="0" w:color="auto"/>
          </w:divBdr>
        </w:div>
        <w:div w:id="2076006609">
          <w:marLeft w:val="640"/>
          <w:marRight w:val="0"/>
          <w:marTop w:val="0"/>
          <w:marBottom w:val="0"/>
          <w:divBdr>
            <w:top w:val="none" w:sz="0" w:space="0" w:color="auto"/>
            <w:left w:val="none" w:sz="0" w:space="0" w:color="auto"/>
            <w:bottom w:val="none" w:sz="0" w:space="0" w:color="auto"/>
            <w:right w:val="none" w:sz="0" w:space="0" w:color="auto"/>
          </w:divBdr>
        </w:div>
        <w:div w:id="1894659625">
          <w:marLeft w:val="640"/>
          <w:marRight w:val="0"/>
          <w:marTop w:val="0"/>
          <w:marBottom w:val="0"/>
          <w:divBdr>
            <w:top w:val="none" w:sz="0" w:space="0" w:color="auto"/>
            <w:left w:val="none" w:sz="0" w:space="0" w:color="auto"/>
            <w:bottom w:val="none" w:sz="0" w:space="0" w:color="auto"/>
            <w:right w:val="none" w:sz="0" w:space="0" w:color="auto"/>
          </w:divBdr>
        </w:div>
        <w:div w:id="1678120978">
          <w:marLeft w:val="640"/>
          <w:marRight w:val="0"/>
          <w:marTop w:val="0"/>
          <w:marBottom w:val="0"/>
          <w:divBdr>
            <w:top w:val="none" w:sz="0" w:space="0" w:color="auto"/>
            <w:left w:val="none" w:sz="0" w:space="0" w:color="auto"/>
            <w:bottom w:val="none" w:sz="0" w:space="0" w:color="auto"/>
            <w:right w:val="none" w:sz="0" w:space="0" w:color="auto"/>
          </w:divBdr>
        </w:div>
        <w:div w:id="1891764833">
          <w:marLeft w:val="640"/>
          <w:marRight w:val="0"/>
          <w:marTop w:val="0"/>
          <w:marBottom w:val="0"/>
          <w:divBdr>
            <w:top w:val="none" w:sz="0" w:space="0" w:color="auto"/>
            <w:left w:val="none" w:sz="0" w:space="0" w:color="auto"/>
            <w:bottom w:val="none" w:sz="0" w:space="0" w:color="auto"/>
            <w:right w:val="none" w:sz="0" w:space="0" w:color="auto"/>
          </w:divBdr>
        </w:div>
        <w:div w:id="907619190">
          <w:marLeft w:val="640"/>
          <w:marRight w:val="0"/>
          <w:marTop w:val="0"/>
          <w:marBottom w:val="0"/>
          <w:divBdr>
            <w:top w:val="none" w:sz="0" w:space="0" w:color="auto"/>
            <w:left w:val="none" w:sz="0" w:space="0" w:color="auto"/>
            <w:bottom w:val="none" w:sz="0" w:space="0" w:color="auto"/>
            <w:right w:val="none" w:sz="0" w:space="0" w:color="auto"/>
          </w:divBdr>
        </w:div>
        <w:div w:id="1473255533">
          <w:marLeft w:val="640"/>
          <w:marRight w:val="0"/>
          <w:marTop w:val="0"/>
          <w:marBottom w:val="0"/>
          <w:divBdr>
            <w:top w:val="none" w:sz="0" w:space="0" w:color="auto"/>
            <w:left w:val="none" w:sz="0" w:space="0" w:color="auto"/>
            <w:bottom w:val="none" w:sz="0" w:space="0" w:color="auto"/>
            <w:right w:val="none" w:sz="0" w:space="0" w:color="auto"/>
          </w:divBdr>
        </w:div>
        <w:div w:id="701440707">
          <w:marLeft w:val="640"/>
          <w:marRight w:val="0"/>
          <w:marTop w:val="0"/>
          <w:marBottom w:val="0"/>
          <w:divBdr>
            <w:top w:val="none" w:sz="0" w:space="0" w:color="auto"/>
            <w:left w:val="none" w:sz="0" w:space="0" w:color="auto"/>
            <w:bottom w:val="none" w:sz="0" w:space="0" w:color="auto"/>
            <w:right w:val="none" w:sz="0" w:space="0" w:color="auto"/>
          </w:divBdr>
        </w:div>
        <w:div w:id="875772169">
          <w:marLeft w:val="640"/>
          <w:marRight w:val="0"/>
          <w:marTop w:val="0"/>
          <w:marBottom w:val="0"/>
          <w:divBdr>
            <w:top w:val="none" w:sz="0" w:space="0" w:color="auto"/>
            <w:left w:val="none" w:sz="0" w:space="0" w:color="auto"/>
            <w:bottom w:val="none" w:sz="0" w:space="0" w:color="auto"/>
            <w:right w:val="none" w:sz="0" w:space="0" w:color="auto"/>
          </w:divBdr>
        </w:div>
        <w:div w:id="960304626">
          <w:marLeft w:val="640"/>
          <w:marRight w:val="0"/>
          <w:marTop w:val="0"/>
          <w:marBottom w:val="0"/>
          <w:divBdr>
            <w:top w:val="none" w:sz="0" w:space="0" w:color="auto"/>
            <w:left w:val="none" w:sz="0" w:space="0" w:color="auto"/>
            <w:bottom w:val="none" w:sz="0" w:space="0" w:color="auto"/>
            <w:right w:val="none" w:sz="0" w:space="0" w:color="auto"/>
          </w:divBdr>
        </w:div>
        <w:div w:id="1930769079">
          <w:marLeft w:val="640"/>
          <w:marRight w:val="0"/>
          <w:marTop w:val="0"/>
          <w:marBottom w:val="0"/>
          <w:divBdr>
            <w:top w:val="none" w:sz="0" w:space="0" w:color="auto"/>
            <w:left w:val="none" w:sz="0" w:space="0" w:color="auto"/>
            <w:bottom w:val="none" w:sz="0" w:space="0" w:color="auto"/>
            <w:right w:val="none" w:sz="0" w:space="0" w:color="auto"/>
          </w:divBdr>
        </w:div>
        <w:div w:id="676006655">
          <w:marLeft w:val="640"/>
          <w:marRight w:val="0"/>
          <w:marTop w:val="0"/>
          <w:marBottom w:val="0"/>
          <w:divBdr>
            <w:top w:val="none" w:sz="0" w:space="0" w:color="auto"/>
            <w:left w:val="none" w:sz="0" w:space="0" w:color="auto"/>
            <w:bottom w:val="none" w:sz="0" w:space="0" w:color="auto"/>
            <w:right w:val="none" w:sz="0" w:space="0" w:color="auto"/>
          </w:divBdr>
        </w:div>
        <w:div w:id="1407190488">
          <w:marLeft w:val="640"/>
          <w:marRight w:val="0"/>
          <w:marTop w:val="0"/>
          <w:marBottom w:val="0"/>
          <w:divBdr>
            <w:top w:val="none" w:sz="0" w:space="0" w:color="auto"/>
            <w:left w:val="none" w:sz="0" w:space="0" w:color="auto"/>
            <w:bottom w:val="none" w:sz="0" w:space="0" w:color="auto"/>
            <w:right w:val="none" w:sz="0" w:space="0" w:color="auto"/>
          </w:divBdr>
        </w:div>
        <w:div w:id="671296993">
          <w:marLeft w:val="640"/>
          <w:marRight w:val="0"/>
          <w:marTop w:val="0"/>
          <w:marBottom w:val="0"/>
          <w:divBdr>
            <w:top w:val="none" w:sz="0" w:space="0" w:color="auto"/>
            <w:left w:val="none" w:sz="0" w:space="0" w:color="auto"/>
            <w:bottom w:val="none" w:sz="0" w:space="0" w:color="auto"/>
            <w:right w:val="none" w:sz="0" w:space="0" w:color="auto"/>
          </w:divBdr>
        </w:div>
        <w:div w:id="726605710">
          <w:marLeft w:val="640"/>
          <w:marRight w:val="0"/>
          <w:marTop w:val="0"/>
          <w:marBottom w:val="0"/>
          <w:divBdr>
            <w:top w:val="none" w:sz="0" w:space="0" w:color="auto"/>
            <w:left w:val="none" w:sz="0" w:space="0" w:color="auto"/>
            <w:bottom w:val="none" w:sz="0" w:space="0" w:color="auto"/>
            <w:right w:val="none" w:sz="0" w:space="0" w:color="auto"/>
          </w:divBdr>
        </w:div>
        <w:div w:id="627704014">
          <w:marLeft w:val="640"/>
          <w:marRight w:val="0"/>
          <w:marTop w:val="0"/>
          <w:marBottom w:val="0"/>
          <w:divBdr>
            <w:top w:val="none" w:sz="0" w:space="0" w:color="auto"/>
            <w:left w:val="none" w:sz="0" w:space="0" w:color="auto"/>
            <w:bottom w:val="none" w:sz="0" w:space="0" w:color="auto"/>
            <w:right w:val="none" w:sz="0" w:space="0" w:color="auto"/>
          </w:divBdr>
        </w:div>
        <w:div w:id="1834907480">
          <w:marLeft w:val="640"/>
          <w:marRight w:val="0"/>
          <w:marTop w:val="0"/>
          <w:marBottom w:val="0"/>
          <w:divBdr>
            <w:top w:val="none" w:sz="0" w:space="0" w:color="auto"/>
            <w:left w:val="none" w:sz="0" w:space="0" w:color="auto"/>
            <w:bottom w:val="none" w:sz="0" w:space="0" w:color="auto"/>
            <w:right w:val="none" w:sz="0" w:space="0" w:color="auto"/>
          </w:divBdr>
        </w:div>
        <w:div w:id="517163386">
          <w:marLeft w:val="640"/>
          <w:marRight w:val="0"/>
          <w:marTop w:val="0"/>
          <w:marBottom w:val="0"/>
          <w:divBdr>
            <w:top w:val="none" w:sz="0" w:space="0" w:color="auto"/>
            <w:left w:val="none" w:sz="0" w:space="0" w:color="auto"/>
            <w:bottom w:val="none" w:sz="0" w:space="0" w:color="auto"/>
            <w:right w:val="none" w:sz="0" w:space="0" w:color="auto"/>
          </w:divBdr>
        </w:div>
        <w:div w:id="2017073183">
          <w:marLeft w:val="640"/>
          <w:marRight w:val="0"/>
          <w:marTop w:val="0"/>
          <w:marBottom w:val="0"/>
          <w:divBdr>
            <w:top w:val="none" w:sz="0" w:space="0" w:color="auto"/>
            <w:left w:val="none" w:sz="0" w:space="0" w:color="auto"/>
            <w:bottom w:val="none" w:sz="0" w:space="0" w:color="auto"/>
            <w:right w:val="none" w:sz="0" w:space="0" w:color="auto"/>
          </w:divBdr>
        </w:div>
        <w:div w:id="1589462558">
          <w:marLeft w:val="640"/>
          <w:marRight w:val="0"/>
          <w:marTop w:val="0"/>
          <w:marBottom w:val="0"/>
          <w:divBdr>
            <w:top w:val="none" w:sz="0" w:space="0" w:color="auto"/>
            <w:left w:val="none" w:sz="0" w:space="0" w:color="auto"/>
            <w:bottom w:val="none" w:sz="0" w:space="0" w:color="auto"/>
            <w:right w:val="none" w:sz="0" w:space="0" w:color="auto"/>
          </w:divBdr>
        </w:div>
        <w:div w:id="92438131">
          <w:marLeft w:val="640"/>
          <w:marRight w:val="0"/>
          <w:marTop w:val="0"/>
          <w:marBottom w:val="0"/>
          <w:divBdr>
            <w:top w:val="none" w:sz="0" w:space="0" w:color="auto"/>
            <w:left w:val="none" w:sz="0" w:space="0" w:color="auto"/>
            <w:bottom w:val="none" w:sz="0" w:space="0" w:color="auto"/>
            <w:right w:val="none" w:sz="0" w:space="0" w:color="auto"/>
          </w:divBdr>
        </w:div>
        <w:div w:id="848758939">
          <w:marLeft w:val="640"/>
          <w:marRight w:val="0"/>
          <w:marTop w:val="0"/>
          <w:marBottom w:val="0"/>
          <w:divBdr>
            <w:top w:val="none" w:sz="0" w:space="0" w:color="auto"/>
            <w:left w:val="none" w:sz="0" w:space="0" w:color="auto"/>
            <w:bottom w:val="none" w:sz="0" w:space="0" w:color="auto"/>
            <w:right w:val="none" w:sz="0" w:space="0" w:color="auto"/>
          </w:divBdr>
        </w:div>
        <w:div w:id="728307935">
          <w:marLeft w:val="640"/>
          <w:marRight w:val="0"/>
          <w:marTop w:val="0"/>
          <w:marBottom w:val="0"/>
          <w:divBdr>
            <w:top w:val="none" w:sz="0" w:space="0" w:color="auto"/>
            <w:left w:val="none" w:sz="0" w:space="0" w:color="auto"/>
            <w:bottom w:val="none" w:sz="0" w:space="0" w:color="auto"/>
            <w:right w:val="none" w:sz="0" w:space="0" w:color="auto"/>
          </w:divBdr>
        </w:div>
        <w:div w:id="1122457789">
          <w:marLeft w:val="640"/>
          <w:marRight w:val="0"/>
          <w:marTop w:val="0"/>
          <w:marBottom w:val="0"/>
          <w:divBdr>
            <w:top w:val="none" w:sz="0" w:space="0" w:color="auto"/>
            <w:left w:val="none" w:sz="0" w:space="0" w:color="auto"/>
            <w:bottom w:val="none" w:sz="0" w:space="0" w:color="auto"/>
            <w:right w:val="none" w:sz="0" w:space="0" w:color="auto"/>
          </w:divBdr>
        </w:div>
        <w:div w:id="1886794421">
          <w:marLeft w:val="640"/>
          <w:marRight w:val="0"/>
          <w:marTop w:val="0"/>
          <w:marBottom w:val="0"/>
          <w:divBdr>
            <w:top w:val="none" w:sz="0" w:space="0" w:color="auto"/>
            <w:left w:val="none" w:sz="0" w:space="0" w:color="auto"/>
            <w:bottom w:val="none" w:sz="0" w:space="0" w:color="auto"/>
            <w:right w:val="none" w:sz="0" w:space="0" w:color="auto"/>
          </w:divBdr>
        </w:div>
        <w:div w:id="1526288082">
          <w:marLeft w:val="640"/>
          <w:marRight w:val="0"/>
          <w:marTop w:val="0"/>
          <w:marBottom w:val="0"/>
          <w:divBdr>
            <w:top w:val="none" w:sz="0" w:space="0" w:color="auto"/>
            <w:left w:val="none" w:sz="0" w:space="0" w:color="auto"/>
            <w:bottom w:val="none" w:sz="0" w:space="0" w:color="auto"/>
            <w:right w:val="none" w:sz="0" w:space="0" w:color="auto"/>
          </w:divBdr>
        </w:div>
        <w:div w:id="1750811194">
          <w:marLeft w:val="640"/>
          <w:marRight w:val="0"/>
          <w:marTop w:val="0"/>
          <w:marBottom w:val="0"/>
          <w:divBdr>
            <w:top w:val="none" w:sz="0" w:space="0" w:color="auto"/>
            <w:left w:val="none" w:sz="0" w:space="0" w:color="auto"/>
            <w:bottom w:val="none" w:sz="0" w:space="0" w:color="auto"/>
            <w:right w:val="none" w:sz="0" w:space="0" w:color="auto"/>
          </w:divBdr>
        </w:div>
        <w:div w:id="1085616390">
          <w:marLeft w:val="640"/>
          <w:marRight w:val="0"/>
          <w:marTop w:val="0"/>
          <w:marBottom w:val="0"/>
          <w:divBdr>
            <w:top w:val="none" w:sz="0" w:space="0" w:color="auto"/>
            <w:left w:val="none" w:sz="0" w:space="0" w:color="auto"/>
            <w:bottom w:val="none" w:sz="0" w:space="0" w:color="auto"/>
            <w:right w:val="none" w:sz="0" w:space="0" w:color="auto"/>
          </w:divBdr>
        </w:div>
        <w:div w:id="1410924800">
          <w:marLeft w:val="640"/>
          <w:marRight w:val="0"/>
          <w:marTop w:val="0"/>
          <w:marBottom w:val="0"/>
          <w:divBdr>
            <w:top w:val="none" w:sz="0" w:space="0" w:color="auto"/>
            <w:left w:val="none" w:sz="0" w:space="0" w:color="auto"/>
            <w:bottom w:val="none" w:sz="0" w:space="0" w:color="auto"/>
            <w:right w:val="none" w:sz="0" w:space="0" w:color="auto"/>
          </w:divBdr>
        </w:div>
        <w:div w:id="1434397896">
          <w:marLeft w:val="640"/>
          <w:marRight w:val="0"/>
          <w:marTop w:val="0"/>
          <w:marBottom w:val="0"/>
          <w:divBdr>
            <w:top w:val="none" w:sz="0" w:space="0" w:color="auto"/>
            <w:left w:val="none" w:sz="0" w:space="0" w:color="auto"/>
            <w:bottom w:val="none" w:sz="0" w:space="0" w:color="auto"/>
            <w:right w:val="none" w:sz="0" w:space="0" w:color="auto"/>
          </w:divBdr>
        </w:div>
        <w:div w:id="386492575">
          <w:marLeft w:val="640"/>
          <w:marRight w:val="0"/>
          <w:marTop w:val="0"/>
          <w:marBottom w:val="0"/>
          <w:divBdr>
            <w:top w:val="none" w:sz="0" w:space="0" w:color="auto"/>
            <w:left w:val="none" w:sz="0" w:space="0" w:color="auto"/>
            <w:bottom w:val="none" w:sz="0" w:space="0" w:color="auto"/>
            <w:right w:val="none" w:sz="0" w:space="0" w:color="auto"/>
          </w:divBdr>
        </w:div>
        <w:div w:id="1165627011">
          <w:marLeft w:val="640"/>
          <w:marRight w:val="0"/>
          <w:marTop w:val="0"/>
          <w:marBottom w:val="0"/>
          <w:divBdr>
            <w:top w:val="none" w:sz="0" w:space="0" w:color="auto"/>
            <w:left w:val="none" w:sz="0" w:space="0" w:color="auto"/>
            <w:bottom w:val="none" w:sz="0" w:space="0" w:color="auto"/>
            <w:right w:val="none" w:sz="0" w:space="0" w:color="auto"/>
          </w:divBdr>
        </w:div>
        <w:div w:id="1177571344">
          <w:marLeft w:val="640"/>
          <w:marRight w:val="0"/>
          <w:marTop w:val="0"/>
          <w:marBottom w:val="0"/>
          <w:divBdr>
            <w:top w:val="none" w:sz="0" w:space="0" w:color="auto"/>
            <w:left w:val="none" w:sz="0" w:space="0" w:color="auto"/>
            <w:bottom w:val="none" w:sz="0" w:space="0" w:color="auto"/>
            <w:right w:val="none" w:sz="0" w:space="0" w:color="auto"/>
          </w:divBdr>
        </w:div>
        <w:div w:id="598411516">
          <w:marLeft w:val="640"/>
          <w:marRight w:val="0"/>
          <w:marTop w:val="0"/>
          <w:marBottom w:val="0"/>
          <w:divBdr>
            <w:top w:val="none" w:sz="0" w:space="0" w:color="auto"/>
            <w:left w:val="none" w:sz="0" w:space="0" w:color="auto"/>
            <w:bottom w:val="none" w:sz="0" w:space="0" w:color="auto"/>
            <w:right w:val="none" w:sz="0" w:space="0" w:color="auto"/>
          </w:divBdr>
        </w:div>
        <w:div w:id="1036396414">
          <w:marLeft w:val="640"/>
          <w:marRight w:val="0"/>
          <w:marTop w:val="0"/>
          <w:marBottom w:val="0"/>
          <w:divBdr>
            <w:top w:val="none" w:sz="0" w:space="0" w:color="auto"/>
            <w:left w:val="none" w:sz="0" w:space="0" w:color="auto"/>
            <w:bottom w:val="none" w:sz="0" w:space="0" w:color="auto"/>
            <w:right w:val="none" w:sz="0" w:space="0" w:color="auto"/>
          </w:divBdr>
        </w:div>
        <w:div w:id="676999620">
          <w:marLeft w:val="640"/>
          <w:marRight w:val="0"/>
          <w:marTop w:val="0"/>
          <w:marBottom w:val="0"/>
          <w:divBdr>
            <w:top w:val="none" w:sz="0" w:space="0" w:color="auto"/>
            <w:left w:val="none" w:sz="0" w:space="0" w:color="auto"/>
            <w:bottom w:val="none" w:sz="0" w:space="0" w:color="auto"/>
            <w:right w:val="none" w:sz="0" w:space="0" w:color="auto"/>
          </w:divBdr>
        </w:div>
        <w:div w:id="820737601">
          <w:marLeft w:val="640"/>
          <w:marRight w:val="0"/>
          <w:marTop w:val="0"/>
          <w:marBottom w:val="0"/>
          <w:divBdr>
            <w:top w:val="none" w:sz="0" w:space="0" w:color="auto"/>
            <w:left w:val="none" w:sz="0" w:space="0" w:color="auto"/>
            <w:bottom w:val="none" w:sz="0" w:space="0" w:color="auto"/>
            <w:right w:val="none" w:sz="0" w:space="0" w:color="auto"/>
          </w:divBdr>
        </w:div>
        <w:div w:id="1494373817">
          <w:marLeft w:val="640"/>
          <w:marRight w:val="0"/>
          <w:marTop w:val="0"/>
          <w:marBottom w:val="0"/>
          <w:divBdr>
            <w:top w:val="none" w:sz="0" w:space="0" w:color="auto"/>
            <w:left w:val="none" w:sz="0" w:space="0" w:color="auto"/>
            <w:bottom w:val="none" w:sz="0" w:space="0" w:color="auto"/>
            <w:right w:val="none" w:sz="0" w:space="0" w:color="auto"/>
          </w:divBdr>
        </w:div>
        <w:div w:id="810632147">
          <w:marLeft w:val="640"/>
          <w:marRight w:val="0"/>
          <w:marTop w:val="0"/>
          <w:marBottom w:val="0"/>
          <w:divBdr>
            <w:top w:val="none" w:sz="0" w:space="0" w:color="auto"/>
            <w:left w:val="none" w:sz="0" w:space="0" w:color="auto"/>
            <w:bottom w:val="none" w:sz="0" w:space="0" w:color="auto"/>
            <w:right w:val="none" w:sz="0" w:space="0" w:color="auto"/>
          </w:divBdr>
        </w:div>
        <w:div w:id="62411666">
          <w:marLeft w:val="640"/>
          <w:marRight w:val="0"/>
          <w:marTop w:val="0"/>
          <w:marBottom w:val="0"/>
          <w:divBdr>
            <w:top w:val="none" w:sz="0" w:space="0" w:color="auto"/>
            <w:left w:val="none" w:sz="0" w:space="0" w:color="auto"/>
            <w:bottom w:val="none" w:sz="0" w:space="0" w:color="auto"/>
            <w:right w:val="none" w:sz="0" w:space="0" w:color="auto"/>
          </w:divBdr>
        </w:div>
        <w:div w:id="933629510">
          <w:marLeft w:val="640"/>
          <w:marRight w:val="0"/>
          <w:marTop w:val="0"/>
          <w:marBottom w:val="0"/>
          <w:divBdr>
            <w:top w:val="none" w:sz="0" w:space="0" w:color="auto"/>
            <w:left w:val="none" w:sz="0" w:space="0" w:color="auto"/>
            <w:bottom w:val="none" w:sz="0" w:space="0" w:color="auto"/>
            <w:right w:val="none" w:sz="0" w:space="0" w:color="auto"/>
          </w:divBdr>
        </w:div>
        <w:div w:id="617880446">
          <w:marLeft w:val="640"/>
          <w:marRight w:val="0"/>
          <w:marTop w:val="0"/>
          <w:marBottom w:val="0"/>
          <w:divBdr>
            <w:top w:val="none" w:sz="0" w:space="0" w:color="auto"/>
            <w:left w:val="none" w:sz="0" w:space="0" w:color="auto"/>
            <w:bottom w:val="none" w:sz="0" w:space="0" w:color="auto"/>
            <w:right w:val="none" w:sz="0" w:space="0" w:color="auto"/>
          </w:divBdr>
        </w:div>
        <w:div w:id="1045907297">
          <w:marLeft w:val="640"/>
          <w:marRight w:val="0"/>
          <w:marTop w:val="0"/>
          <w:marBottom w:val="0"/>
          <w:divBdr>
            <w:top w:val="none" w:sz="0" w:space="0" w:color="auto"/>
            <w:left w:val="none" w:sz="0" w:space="0" w:color="auto"/>
            <w:bottom w:val="none" w:sz="0" w:space="0" w:color="auto"/>
            <w:right w:val="none" w:sz="0" w:space="0" w:color="auto"/>
          </w:divBdr>
        </w:div>
        <w:div w:id="1919510206">
          <w:marLeft w:val="640"/>
          <w:marRight w:val="0"/>
          <w:marTop w:val="0"/>
          <w:marBottom w:val="0"/>
          <w:divBdr>
            <w:top w:val="none" w:sz="0" w:space="0" w:color="auto"/>
            <w:left w:val="none" w:sz="0" w:space="0" w:color="auto"/>
            <w:bottom w:val="none" w:sz="0" w:space="0" w:color="auto"/>
            <w:right w:val="none" w:sz="0" w:space="0" w:color="auto"/>
          </w:divBdr>
        </w:div>
        <w:div w:id="718625222">
          <w:marLeft w:val="640"/>
          <w:marRight w:val="0"/>
          <w:marTop w:val="0"/>
          <w:marBottom w:val="0"/>
          <w:divBdr>
            <w:top w:val="none" w:sz="0" w:space="0" w:color="auto"/>
            <w:left w:val="none" w:sz="0" w:space="0" w:color="auto"/>
            <w:bottom w:val="none" w:sz="0" w:space="0" w:color="auto"/>
            <w:right w:val="none" w:sz="0" w:space="0" w:color="auto"/>
          </w:divBdr>
        </w:div>
        <w:div w:id="566647139">
          <w:marLeft w:val="640"/>
          <w:marRight w:val="0"/>
          <w:marTop w:val="0"/>
          <w:marBottom w:val="0"/>
          <w:divBdr>
            <w:top w:val="none" w:sz="0" w:space="0" w:color="auto"/>
            <w:left w:val="none" w:sz="0" w:space="0" w:color="auto"/>
            <w:bottom w:val="none" w:sz="0" w:space="0" w:color="auto"/>
            <w:right w:val="none" w:sz="0" w:space="0" w:color="auto"/>
          </w:divBdr>
        </w:div>
        <w:div w:id="1012952839">
          <w:marLeft w:val="640"/>
          <w:marRight w:val="0"/>
          <w:marTop w:val="0"/>
          <w:marBottom w:val="0"/>
          <w:divBdr>
            <w:top w:val="none" w:sz="0" w:space="0" w:color="auto"/>
            <w:left w:val="none" w:sz="0" w:space="0" w:color="auto"/>
            <w:bottom w:val="none" w:sz="0" w:space="0" w:color="auto"/>
            <w:right w:val="none" w:sz="0" w:space="0" w:color="auto"/>
          </w:divBdr>
        </w:div>
        <w:div w:id="38021085">
          <w:marLeft w:val="640"/>
          <w:marRight w:val="0"/>
          <w:marTop w:val="0"/>
          <w:marBottom w:val="0"/>
          <w:divBdr>
            <w:top w:val="none" w:sz="0" w:space="0" w:color="auto"/>
            <w:left w:val="none" w:sz="0" w:space="0" w:color="auto"/>
            <w:bottom w:val="none" w:sz="0" w:space="0" w:color="auto"/>
            <w:right w:val="none" w:sz="0" w:space="0" w:color="auto"/>
          </w:divBdr>
        </w:div>
        <w:div w:id="1344700060">
          <w:marLeft w:val="640"/>
          <w:marRight w:val="0"/>
          <w:marTop w:val="0"/>
          <w:marBottom w:val="0"/>
          <w:divBdr>
            <w:top w:val="none" w:sz="0" w:space="0" w:color="auto"/>
            <w:left w:val="none" w:sz="0" w:space="0" w:color="auto"/>
            <w:bottom w:val="none" w:sz="0" w:space="0" w:color="auto"/>
            <w:right w:val="none" w:sz="0" w:space="0" w:color="auto"/>
          </w:divBdr>
        </w:div>
        <w:div w:id="1426195463">
          <w:marLeft w:val="640"/>
          <w:marRight w:val="0"/>
          <w:marTop w:val="0"/>
          <w:marBottom w:val="0"/>
          <w:divBdr>
            <w:top w:val="none" w:sz="0" w:space="0" w:color="auto"/>
            <w:left w:val="none" w:sz="0" w:space="0" w:color="auto"/>
            <w:bottom w:val="none" w:sz="0" w:space="0" w:color="auto"/>
            <w:right w:val="none" w:sz="0" w:space="0" w:color="auto"/>
          </w:divBdr>
        </w:div>
        <w:div w:id="436291591">
          <w:marLeft w:val="640"/>
          <w:marRight w:val="0"/>
          <w:marTop w:val="0"/>
          <w:marBottom w:val="0"/>
          <w:divBdr>
            <w:top w:val="none" w:sz="0" w:space="0" w:color="auto"/>
            <w:left w:val="none" w:sz="0" w:space="0" w:color="auto"/>
            <w:bottom w:val="none" w:sz="0" w:space="0" w:color="auto"/>
            <w:right w:val="none" w:sz="0" w:space="0" w:color="auto"/>
          </w:divBdr>
        </w:div>
        <w:div w:id="1683163522">
          <w:marLeft w:val="640"/>
          <w:marRight w:val="0"/>
          <w:marTop w:val="0"/>
          <w:marBottom w:val="0"/>
          <w:divBdr>
            <w:top w:val="none" w:sz="0" w:space="0" w:color="auto"/>
            <w:left w:val="none" w:sz="0" w:space="0" w:color="auto"/>
            <w:bottom w:val="none" w:sz="0" w:space="0" w:color="auto"/>
            <w:right w:val="none" w:sz="0" w:space="0" w:color="auto"/>
          </w:divBdr>
        </w:div>
        <w:div w:id="1516771197">
          <w:marLeft w:val="640"/>
          <w:marRight w:val="0"/>
          <w:marTop w:val="0"/>
          <w:marBottom w:val="0"/>
          <w:divBdr>
            <w:top w:val="none" w:sz="0" w:space="0" w:color="auto"/>
            <w:left w:val="none" w:sz="0" w:space="0" w:color="auto"/>
            <w:bottom w:val="none" w:sz="0" w:space="0" w:color="auto"/>
            <w:right w:val="none" w:sz="0" w:space="0" w:color="auto"/>
          </w:divBdr>
        </w:div>
        <w:div w:id="839931827">
          <w:marLeft w:val="640"/>
          <w:marRight w:val="0"/>
          <w:marTop w:val="0"/>
          <w:marBottom w:val="0"/>
          <w:divBdr>
            <w:top w:val="none" w:sz="0" w:space="0" w:color="auto"/>
            <w:left w:val="none" w:sz="0" w:space="0" w:color="auto"/>
            <w:bottom w:val="none" w:sz="0" w:space="0" w:color="auto"/>
            <w:right w:val="none" w:sz="0" w:space="0" w:color="auto"/>
          </w:divBdr>
        </w:div>
        <w:div w:id="420877743">
          <w:marLeft w:val="640"/>
          <w:marRight w:val="0"/>
          <w:marTop w:val="0"/>
          <w:marBottom w:val="0"/>
          <w:divBdr>
            <w:top w:val="none" w:sz="0" w:space="0" w:color="auto"/>
            <w:left w:val="none" w:sz="0" w:space="0" w:color="auto"/>
            <w:bottom w:val="none" w:sz="0" w:space="0" w:color="auto"/>
            <w:right w:val="none" w:sz="0" w:space="0" w:color="auto"/>
          </w:divBdr>
        </w:div>
        <w:div w:id="1783839430">
          <w:marLeft w:val="640"/>
          <w:marRight w:val="0"/>
          <w:marTop w:val="0"/>
          <w:marBottom w:val="0"/>
          <w:divBdr>
            <w:top w:val="none" w:sz="0" w:space="0" w:color="auto"/>
            <w:left w:val="none" w:sz="0" w:space="0" w:color="auto"/>
            <w:bottom w:val="none" w:sz="0" w:space="0" w:color="auto"/>
            <w:right w:val="none" w:sz="0" w:space="0" w:color="auto"/>
          </w:divBdr>
        </w:div>
        <w:div w:id="1487671252">
          <w:marLeft w:val="640"/>
          <w:marRight w:val="0"/>
          <w:marTop w:val="0"/>
          <w:marBottom w:val="0"/>
          <w:divBdr>
            <w:top w:val="none" w:sz="0" w:space="0" w:color="auto"/>
            <w:left w:val="none" w:sz="0" w:space="0" w:color="auto"/>
            <w:bottom w:val="none" w:sz="0" w:space="0" w:color="auto"/>
            <w:right w:val="none" w:sz="0" w:space="0" w:color="auto"/>
          </w:divBdr>
        </w:div>
        <w:div w:id="1006712158">
          <w:marLeft w:val="640"/>
          <w:marRight w:val="0"/>
          <w:marTop w:val="0"/>
          <w:marBottom w:val="0"/>
          <w:divBdr>
            <w:top w:val="none" w:sz="0" w:space="0" w:color="auto"/>
            <w:left w:val="none" w:sz="0" w:space="0" w:color="auto"/>
            <w:bottom w:val="none" w:sz="0" w:space="0" w:color="auto"/>
            <w:right w:val="none" w:sz="0" w:space="0" w:color="auto"/>
          </w:divBdr>
        </w:div>
        <w:div w:id="1733579056">
          <w:marLeft w:val="640"/>
          <w:marRight w:val="0"/>
          <w:marTop w:val="0"/>
          <w:marBottom w:val="0"/>
          <w:divBdr>
            <w:top w:val="none" w:sz="0" w:space="0" w:color="auto"/>
            <w:left w:val="none" w:sz="0" w:space="0" w:color="auto"/>
            <w:bottom w:val="none" w:sz="0" w:space="0" w:color="auto"/>
            <w:right w:val="none" w:sz="0" w:space="0" w:color="auto"/>
          </w:divBdr>
        </w:div>
        <w:div w:id="1006519598">
          <w:marLeft w:val="640"/>
          <w:marRight w:val="0"/>
          <w:marTop w:val="0"/>
          <w:marBottom w:val="0"/>
          <w:divBdr>
            <w:top w:val="none" w:sz="0" w:space="0" w:color="auto"/>
            <w:left w:val="none" w:sz="0" w:space="0" w:color="auto"/>
            <w:bottom w:val="none" w:sz="0" w:space="0" w:color="auto"/>
            <w:right w:val="none" w:sz="0" w:space="0" w:color="auto"/>
          </w:divBdr>
        </w:div>
        <w:div w:id="568661805">
          <w:marLeft w:val="640"/>
          <w:marRight w:val="0"/>
          <w:marTop w:val="0"/>
          <w:marBottom w:val="0"/>
          <w:divBdr>
            <w:top w:val="none" w:sz="0" w:space="0" w:color="auto"/>
            <w:left w:val="none" w:sz="0" w:space="0" w:color="auto"/>
            <w:bottom w:val="none" w:sz="0" w:space="0" w:color="auto"/>
            <w:right w:val="none" w:sz="0" w:space="0" w:color="auto"/>
          </w:divBdr>
        </w:div>
        <w:div w:id="367997801">
          <w:marLeft w:val="640"/>
          <w:marRight w:val="0"/>
          <w:marTop w:val="0"/>
          <w:marBottom w:val="0"/>
          <w:divBdr>
            <w:top w:val="none" w:sz="0" w:space="0" w:color="auto"/>
            <w:left w:val="none" w:sz="0" w:space="0" w:color="auto"/>
            <w:bottom w:val="none" w:sz="0" w:space="0" w:color="auto"/>
            <w:right w:val="none" w:sz="0" w:space="0" w:color="auto"/>
          </w:divBdr>
        </w:div>
        <w:div w:id="1285309989">
          <w:marLeft w:val="640"/>
          <w:marRight w:val="0"/>
          <w:marTop w:val="0"/>
          <w:marBottom w:val="0"/>
          <w:divBdr>
            <w:top w:val="none" w:sz="0" w:space="0" w:color="auto"/>
            <w:left w:val="none" w:sz="0" w:space="0" w:color="auto"/>
            <w:bottom w:val="none" w:sz="0" w:space="0" w:color="auto"/>
            <w:right w:val="none" w:sz="0" w:space="0" w:color="auto"/>
          </w:divBdr>
        </w:div>
        <w:div w:id="556283350">
          <w:marLeft w:val="640"/>
          <w:marRight w:val="0"/>
          <w:marTop w:val="0"/>
          <w:marBottom w:val="0"/>
          <w:divBdr>
            <w:top w:val="none" w:sz="0" w:space="0" w:color="auto"/>
            <w:left w:val="none" w:sz="0" w:space="0" w:color="auto"/>
            <w:bottom w:val="none" w:sz="0" w:space="0" w:color="auto"/>
            <w:right w:val="none" w:sz="0" w:space="0" w:color="auto"/>
          </w:divBdr>
        </w:div>
        <w:div w:id="1619943467">
          <w:marLeft w:val="640"/>
          <w:marRight w:val="0"/>
          <w:marTop w:val="0"/>
          <w:marBottom w:val="0"/>
          <w:divBdr>
            <w:top w:val="none" w:sz="0" w:space="0" w:color="auto"/>
            <w:left w:val="none" w:sz="0" w:space="0" w:color="auto"/>
            <w:bottom w:val="none" w:sz="0" w:space="0" w:color="auto"/>
            <w:right w:val="none" w:sz="0" w:space="0" w:color="auto"/>
          </w:divBdr>
        </w:div>
        <w:div w:id="34426016">
          <w:marLeft w:val="640"/>
          <w:marRight w:val="0"/>
          <w:marTop w:val="0"/>
          <w:marBottom w:val="0"/>
          <w:divBdr>
            <w:top w:val="none" w:sz="0" w:space="0" w:color="auto"/>
            <w:left w:val="none" w:sz="0" w:space="0" w:color="auto"/>
            <w:bottom w:val="none" w:sz="0" w:space="0" w:color="auto"/>
            <w:right w:val="none" w:sz="0" w:space="0" w:color="auto"/>
          </w:divBdr>
        </w:div>
        <w:div w:id="598021874">
          <w:marLeft w:val="640"/>
          <w:marRight w:val="0"/>
          <w:marTop w:val="0"/>
          <w:marBottom w:val="0"/>
          <w:divBdr>
            <w:top w:val="none" w:sz="0" w:space="0" w:color="auto"/>
            <w:left w:val="none" w:sz="0" w:space="0" w:color="auto"/>
            <w:bottom w:val="none" w:sz="0" w:space="0" w:color="auto"/>
            <w:right w:val="none" w:sz="0" w:space="0" w:color="auto"/>
          </w:divBdr>
        </w:div>
        <w:div w:id="1194612812">
          <w:marLeft w:val="640"/>
          <w:marRight w:val="0"/>
          <w:marTop w:val="0"/>
          <w:marBottom w:val="0"/>
          <w:divBdr>
            <w:top w:val="none" w:sz="0" w:space="0" w:color="auto"/>
            <w:left w:val="none" w:sz="0" w:space="0" w:color="auto"/>
            <w:bottom w:val="none" w:sz="0" w:space="0" w:color="auto"/>
            <w:right w:val="none" w:sz="0" w:space="0" w:color="auto"/>
          </w:divBdr>
        </w:div>
        <w:div w:id="237180731">
          <w:marLeft w:val="640"/>
          <w:marRight w:val="0"/>
          <w:marTop w:val="0"/>
          <w:marBottom w:val="0"/>
          <w:divBdr>
            <w:top w:val="none" w:sz="0" w:space="0" w:color="auto"/>
            <w:left w:val="none" w:sz="0" w:space="0" w:color="auto"/>
            <w:bottom w:val="none" w:sz="0" w:space="0" w:color="auto"/>
            <w:right w:val="none" w:sz="0" w:space="0" w:color="auto"/>
          </w:divBdr>
        </w:div>
        <w:div w:id="1046029558">
          <w:marLeft w:val="640"/>
          <w:marRight w:val="0"/>
          <w:marTop w:val="0"/>
          <w:marBottom w:val="0"/>
          <w:divBdr>
            <w:top w:val="none" w:sz="0" w:space="0" w:color="auto"/>
            <w:left w:val="none" w:sz="0" w:space="0" w:color="auto"/>
            <w:bottom w:val="none" w:sz="0" w:space="0" w:color="auto"/>
            <w:right w:val="none" w:sz="0" w:space="0" w:color="auto"/>
          </w:divBdr>
        </w:div>
        <w:div w:id="2062366861">
          <w:marLeft w:val="640"/>
          <w:marRight w:val="0"/>
          <w:marTop w:val="0"/>
          <w:marBottom w:val="0"/>
          <w:divBdr>
            <w:top w:val="none" w:sz="0" w:space="0" w:color="auto"/>
            <w:left w:val="none" w:sz="0" w:space="0" w:color="auto"/>
            <w:bottom w:val="none" w:sz="0" w:space="0" w:color="auto"/>
            <w:right w:val="none" w:sz="0" w:space="0" w:color="auto"/>
          </w:divBdr>
        </w:div>
        <w:div w:id="280573119">
          <w:marLeft w:val="640"/>
          <w:marRight w:val="0"/>
          <w:marTop w:val="0"/>
          <w:marBottom w:val="0"/>
          <w:divBdr>
            <w:top w:val="none" w:sz="0" w:space="0" w:color="auto"/>
            <w:left w:val="none" w:sz="0" w:space="0" w:color="auto"/>
            <w:bottom w:val="none" w:sz="0" w:space="0" w:color="auto"/>
            <w:right w:val="none" w:sz="0" w:space="0" w:color="auto"/>
          </w:divBdr>
        </w:div>
        <w:div w:id="382415135">
          <w:marLeft w:val="640"/>
          <w:marRight w:val="0"/>
          <w:marTop w:val="0"/>
          <w:marBottom w:val="0"/>
          <w:divBdr>
            <w:top w:val="none" w:sz="0" w:space="0" w:color="auto"/>
            <w:left w:val="none" w:sz="0" w:space="0" w:color="auto"/>
            <w:bottom w:val="none" w:sz="0" w:space="0" w:color="auto"/>
            <w:right w:val="none" w:sz="0" w:space="0" w:color="auto"/>
          </w:divBdr>
        </w:div>
        <w:div w:id="314382661">
          <w:marLeft w:val="640"/>
          <w:marRight w:val="0"/>
          <w:marTop w:val="0"/>
          <w:marBottom w:val="0"/>
          <w:divBdr>
            <w:top w:val="none" w:sz="0" w:space="0" w:color="auto"/>
            <w:left w:val="none" w:sz="0" w:space="0" w:color="auto"/>
            <w:bottom w:val="none" w:sz="0" w:space="0" w:color="auto"/>
            <w:right w:val="none" w:sz="0" w:space="0" w:color="auto"/>
          </w:divBdr>
        </w:div>
        <w:div w:id="245263570">
          <w:marLeft w:val="640"/>
          <w:marRight w:val="0"/>
          <w:marTop w:val="0"/>
          <w:marBottom w:val="0"/>
          <w:divBdr>
            <w:top w:val="none" w:sz="0" w:space="0" w:color="auto"/>
            <w:left w:val="none" w:sz="0" w:space="0" w:color="auto"/>
            <w:bottom w:val="none" w:sz="0" w:space="0" w:color="auto"/>
            <w:right w:val="none" w:sz="0" w:space="0" w:color="auto"/>
          </w:divBdr>
        </w:div>
        <w:div w:id="1527520692">
          <w:marLeft w:val="640"/>
          <w:marRight w:val="0"/>
          <w:marTop w:val="0"/>
          <w:marBottom w:val="0"/>
          <w:divBdr>
            <w:top w:val="none" w:sz="0" w:space="0" w:color="auto"/>
            <w:left w:val="none" w:sz="0" w:space="0" w:color="auto"/>
            <w:bottom w:val="none" w:sz="0" w:space="0" w:color="auto"/>
            <w:right w:val="none" w:sz="0" w:space="0" w:color="auto"/>
          </w:divBdr>
        </w:div>
        <w:div w:id="518003829">
          <w:marLeft w:val="640"/>
          <w:marRight w:val="0"/>
          <w:marTop w:val="0"/>
          <w:marBottom w:val="0"/>
          <w:divBdr>
            <w:top w:val="none" w:sz="0" w:space="0" w:color="auto"/>
            <w:left w:val="none" w:sz="0" w:space="0" w:color="auto"/>
            <w:bottom w:val="none" w:sz="0" w:space="0" w:color="auto"/>
            <w:right w:val="none" w:sz="0" w:space="0" w:color="auto"/>
          </w:divBdr>
        </w:div>
        <w:div w:id="1235774132">
          <w:marLeft w:val="640"/>
          <w:marRight w:val="0"/>
          <w:marTop w:val="0"/>
          <w:marBottom w:val="0"/>
          <w:divBdr>
            <w:top w:val="none" w:sz="0" w:space="0" w:color="auto"/>
            <w:left w:val="none" w:sz="0" w:space="0" w:color="auto"/>
            <w:bottom w:val="none" w:sz="0" w:space="0" w:color="auto"/>
            <w:right w:val="none" w:sz="0" w:space="0" w:color="auto"/>
          </w:divBdr>
        </w:div>
        <w:div w:id="639114263">
          <w:marLeft w:val="640"/>
          <w:marRight w:val="0"/>
          <w:marTop w:val="0"/>
          <w:marBottom w:val="0"/>
          <w:divBdr>
            <w:top w:val="none" w:sz="0" w:space="0" w:color="auto"/>
            <w:left w:val="none" w:sz="0" w:space="0" w:color="auto"/>
            <w:bottom w:val="none" w:sz="0" w:space="0" w:color="auto"/>
            <w:right w:val="none" w:sz="0" w:space="0" w:color="auto"/>
          </w:divBdr>
        </w:div>
        <w:div w:id="956983188">
          <w:marLeft w:val="640"/>
          <w:marRight w:val="0"/>
          <w:marTop w:val="0"/>
          <w:marBottom w:val="0"/>
          <w:divBdr>
            <w:top w:val="none" w:sz="0" w:space="0" w:color="auto"/>
            <w:left w:val="none" w:sz="0" w:space="0" w:color="auto"/>
            <w:bottom w:val="none" w:sz="0" w:space="0" w:color="auto"/>
            <w:right w:val="none" w:sz="0" w:space="0" w:color="auto"/>
          </w:divBdr>
        </w:div>
        <w:div w:id="969940807">
          <w:marLeft w:val="640"/>
          <w:marRight w:val="0"/>
          <w:marTop w:val="0"/>
          <w:marBottom w:val="0"/>
          <w:divBdr>
            <w:top w:val="none" w:sz="0" w:space="0" w:color="auto"/>
            <w:left w:val="none" w:sz="0" w:space="0" w:color="auto"/>
            <w:bottom w:val="none" w:sz="0" w:space="0" w:color="auto"/>
            <w:right w:val="none" w:sz="0" w:space="0" w:color="auto"/>
          </w:divBdr>
        </w:div>
        <w:div w:id="2004963563">
          <w:marLeft w:val="640"/>
          <w:marRight w:val="0"/>
          <w:marTop w:val="0"/>
          <w:marBottom w:val="0"/>
          <w:divBdr>
            <w:top w:val="none" w:sz="0" w:space="0" w:color="auto"/>
            <w:left w:val="none" w:sz="0" w:space="0" w:color="auto"/>
            <w:bottom w:val="none" w:sz="0" w:space="0" w:color="auto"/>
            <w:right w:val="none" w:sz="0" w:space="0" w:color="auto"/>
          </w:divBdr>
        </w:div>
        <w:div w:id="1964997960">
          <w:marLeft w:val="640"/>
          <w:marRight w:val="0"/>
          <w:marTop w:val="0"/>
          <w:marBottom w:val="0"/>
          <w:divBdr>
            <w:top w:val="none" w:sz="0" w:space="0" w:color="auto"/>
            <w:left w:val="none" w:sz="0" w:space="0" w:color="auto"/>
            <w:bottom w:val="none" w:sz="0" w:space="0" w:color="auto"/>
            <w:right w:val="none" w:sz="0" w:space="0" w:color="auto"/>
          </w:divBdr>
        </w:div>
        <w:div w:id="1360471475">
          <w:marLeft w:val="640"/>
          <w:marRight w:val="0"/>
          <w:marTop w:val="0"/>
          <w:marBottom w:val="0"/>
          <w:divBdr>
            <w:top w:val="none" w:sz="0" w:space="0" w:color="auto"/>
            <w:left w:val="none" w:sz="0" w:space="0" w:color="auto"/>
            <w:bottom w:val="none" w:sz="0" w:space="0" w:color="auto"/>
            <w:right w:val="none" w:sz="0" w:space="0" w:color="auto"/>
          </w:divBdr>
        </w:div>
        <w:div w:id="1518423191">
          <w:marLeft w:val="640"/>
          <w:marRight w:val="0"/>
          <w:marTop w:val="0"/>
          <w:marBottom w:val="0"/>
          <w:divBdr>
            <w:top w:val="none" w:sz="0" w:space="0" w:color="auto"/>
            <w:left w:val="none" w:sz="0" w:space="0" w:color="auto"/>
            <w:bottom w:val="none" w:sz="0" w:space="0" w:color="auto"/>
            <w:right w:val="none" w:sz="0" w:space="0" w:color="auto"/>
          </w:divBdr>
        </w:div>
        <w:div w:id="1447968889">
          <w:marLeft w:val="640"/>
          <w:marRight w:val="0"/>
          <w:marTop w:val="0"/>
          <w:marBottom w:val="0"/>
          <w:divBdr>
            <w:top w:val="none" w:sz="0" w:space="0" w:color="auto"/>
            <w:left w:val="none" w:sz="0" w:space="0" w:color="auto"/>
            <w:bottom w:val="none" w:sz="0" w:space="0" w:color="auto"/>
            <w:right w:val="none" w:sz="0" w:space="0" w:color="auto"/>
          </w:divBdr>
        </w:div>
        <w:div w:id="1883322041">
          <w:marLeft w:val="640"/>
          <w:marRight w:val="0"/>
          <w:marTop w:val="0"/>
          <w:marBottom w:val="0"/>
          <w:divBdr>
            <w:top w:val="none" w:sz="0" w:space="0" w:color="auto"/>
            <w:left w:val="none" w:sz="0" w:space="0" w:color="auto"/>
            <w:bottom w:val="none" w:sz="0" w:space="0" w:color="auto"/>
            <w:right w:val="none" w:sz="0" w:space="0" w:color="auto"/>
          </w:divBdr>
        </w:div>
        <w:div w:id="1621105012">
          <w:marLeft w:val="640"/>
          <w:marRight w:val="0"/>
          <w:marTop w:val="0"/>
          <w:marBottom w:val="0"/>
          <w:divBdr>
            <w:top w:val="none" w:sz="0" w:space="0" w:color="auto"/>
            <w:left w:val="none" w:sz="0" w:space="0" w:color="auto"/>
            <w:bottom w:val="none" w:sz="0" w:space="0" w:color="auto"/>
            <w:right w:val="none" w:sz="0" w:space="0" w:color="auto"/>
          </w:divBdr>
        </w:div>
        <w:div w:id="2049524202">
          <w:marLeft w:val="640"/>
          <w:marRight w:val="0"/>
          <w:marTop w:val="0"/>
          <w:marBottom w:val="0"/>
          <w:divBdr>
            <w:top w:val="none" w:sz="0" w:space="0" w:color="auto"/>
            <w:left w:val="none" w:sz="0" w:space="0" w:color="auto"/>
            <w:bottom w:val="none" w:sz="0" w:space="0" w:color="auto"/>
            <w:right w:val="none" w:sz="0" w:space="0" w:color="auto"/>
          </w:divBdr>
        </w:div>
        <w:div w:id="1082726528">
          <w:marLeft w:val="640"/>
          <w:marRight w:val="0"/>
          <w:marTop w:val="0"/>
          <w:marBottom w:val="0"/>
          <w:divBdr>
            <w:top w:val="none" w:sz="0" w:space="0" w:color="auto"/>
            <w:left w:val="none" w:sz="0" w:space="0" w:color="auto"/>
            <w:bottom w:val="none" w:sz="0" w:space="0" w:color="auto"/>
            <w:right w:val="none" w:sz="0" w:space="0" w:color="auto"/>
          </w:divBdr>
        </w:div>
        <w:div w:id="2057313719">
          <w:marLeft w:val="640"/>
          <w:marRight w:val="0"/>
          <w:marTop w:val="0"/>
          <w:marBottom w:val="0"/>
          <w:divBdr>
            <w:top w:val="none" w:sz="0" w:space="0" w:color="auto"/>
            <w:left w:val="none" w:sz="0" w:space="0" w:color="auto"/>
            <w:bottom w:val="none" w:sz="0" w:space="0" w:color="auto"/>
            <w:right w:val="none" w:sz="0" w:space="0" w:color="auto"/>
          </w:divBdr>
        </w:div>
        <w:div w:id="19168539">
          <w:marLeft w:val="640"/>
          <w:marRight w:val="0"/>
          <w:marTop w:val="0"/>
          <w:marBottom w:val="0"/>
          <w:divBdr>
            <w:top w:val="none" w:sz="0" w:space="0" w:color="auto"/>
            <w:left w:val="none" w:sz="0" w:space="0" w:color="auto"/>
            <w:bottom w:val="none" w:sz="0" w:space="0" w:color="auto"/>
            <w:right w:val="none" w:sz="0" w:space="0" w:color="auto"/>
          </w:divBdr>
        </w:div>
        <w:div w:id="649410382">
          <w:marLeft w:val="640"/>
          <w:marRight w:val="0"/>
          <w:marTop w:val="0"/>
          <w:marBottom w:val="0"/>
          <w:divBdr>
            <w:top w:val="none" w:sz="0" w:space="0" w:color="auto"/>
            <w:left w:val="none" w:sz="0" w:space="0" w:color="auto"/>
            <w:bottom w:val="none" w:sz="0" w:space="0" w:color="auto"/>
            <w:right w:val="none" w:sz="0" w:space="0" w:color="auto"/>
          </w:divBdr>
        </w:div>
        <w:div w:id="1161240678">
          <w:marLeft w:val="640"/>
          <w:marRight w:val="0"/>
          <w:marTop w:val="0"/>
          <w:marBottom w:val="0"/>
          <w:divBdr>
            <w:top w:val="none" w:sz="0" w:space="0" w:color="auto"/>
            <w:left w:val="none" w:sz="0" w:space="0" w:color="auto"/>
            <w:bottom w:val="none" w:sz="0" w:space="0" w:color="auto"/>
            <w:right w:val="none" w:sz="0" w:space="0" w:color="auto"/>
          </w:divBdr>
        </w:div>
        <w:div w:id="1952742226">
          <w:marLeft w:val="640"/>
          <w:marRight w:val="0"/>
          <w:marTop w:val="0"/>
          <w:marBottom w:val="0"/>
          <w:divBdr>
            <w:top w:val="none" w:sz="0" w:space="0" w:color="auto"/>
            <w:left w:val="none" w:sz="0" w:space="0" w:color="auto"/>
            <w:bottom w:val="none" w:sz="0" w:space="0" w:color="auto"/>
            <w:right w:val="none" w:sz="0" w:space="0" w:color="auto"/>
          </w:divBdr>
        </w:div>
        <w:div w:id="841357981">
          <w:marLeft w:val="640"/>
          <w:marRight w:val="0"/>
          <w:marTop w:val="0"/>
          <w:marBottom w:val="0"/>
          <w:divBdr>
            <w:top w:val="none" w:sz="0" w:space="0" w:color="auto"/>
            <w:left w:val="none" w:sz="0" w:space="0" w:color="auto"/>
            <w:bottom w:val="none" w:sz="0" w:space="0" w:color="auto"/>
            <w:right w:val="none" w:sz="0" w:space="0" w:color="auto"/>
          </w:divBdr>
        </w:div>
        <w:div w:id="341318674">
          <w:marLeft w:val="640"/>
          <w:marRight w:val="0"/>
          <w:marTop w:val="0"/>
          <w:marBottom w:val="0"/>
          <w:divBdr>
            <w:top w:val="none" w:sz="0" w:space="0" w:color="auto"/>
            <w:left w:val="none" w:sz="0" w:space="0" w:color="auto"/>
            <w:bottom w:val="none" w:sz="0" w:space="0" w:color="auto"/>
            <w:right w:val="none" w:sz="0" w:space="0" w:color="auto"/>
          </w:divBdr>
        </w:div>
        <w:div w:id="1547571253">
          <w:marLeft w:val="640"/>
          <w:marRight w:val="0"/>
          <w:marTop w:val="0"/>
          <w:marBottom w:val="0"/>
          <w:divBdr>
            <w:top w:val="none" w:sz="0" w:space="0" w:color="auto"/>
            <w:left w:val="none" w:sz="0" w:space="0" w:color="auto"/>
            <w:bottom w:val="none" w:sz="0" w:space="0" w:color="auto"/>
            <w:right w:val="none" w:sz="0" w:space="0" w:color="auto"/>
          </w:divBdr>
        </w:div>
        <w:div w:id="1595431031">
          <w:marLeft w:val="640"/>
          <w:marRight w:val="0"/>
          <w:marTop w:val="0"/>
          <w:marBottom w:val="0"/>
          <w:divBdr>
            <w:top w:val="none" w:sz="0" w:space="0" w:color="auto"/>
            <w:left w:val="none" w:sz="0" w:space="0" w:color="auto"/>
            <w:bottom w:val="none" w:sz="0" w:space="0" w:color="auto"/>
            <w:right w:val="none" w:sz="0" w:space="0" w:color="auto"/>
          </w:divBdr>
        </w:div>
        <w:div w:id="1981956972">
          <w:marLeft w:val="640"/>
          <w:marRight w:val="0"/>
          <w:marTop w:val="0"/>
          <w:marBottom w:val="0"/>
          <w:divBdr>
            <w:top w:val="none" w:sz="0" w:space="0" w:color="auto"/>
            <w:left w:val="none" w:sz="0" w:space="0" w:color="auto"/>
            <w:bottom w:val="none" w:sz="0" w:space="0" w:color="auto"/>
            <w:right w:val="none" w:sz="0" w:space="0" w:color="auto"/>
          </w:divBdr>
        </w:div>
        <w:div w:id="788820651">
          <w:marLeft w:val="640"/>
          <w:marRight w:val="0"/>
          <w:marTop w:val="0"/>
          <w:marBottom w:val="0"/>
          <w:divBdr>
            <w:top w:val="none" w:sz="0" w:space="0" w:color="auto"/>
            <w:left w:val="none" w:sz="0" w:space="0" w:color="auto"/>
            <w:bottom w:val="none" w:sz="0" w:space="0" w:color="auto"/>
            <w:right w:val="none" w:sz="0" w:space="0" w:color="auto"/>
          </w:divBdr>
        </w:div>
        <w:div w:id="1136752052">
          <w:marLeft w:val="640"/>
          <w:marRight w:val="0"/>
          <w:marTop w:val="0"/>
          <w:marBottom w:val="0"/>
          <w:divBdr>
            <w:top w:val="none" w:sz="0" w:space="0" w:color="auto"/>
            <w:left w:val="none" w:sz="0" w:space="0" w:color="auto"/>
            <w:bottom w:val="none" w:sz="0" w:space="0" w:color="auto"/>
            <w:right w:val="none" w:sz="0" w:space="0" w:color="auto"/>
          </w:divBdr>
        </w:div>
        <w:div w:id="672924237">
          <w:marLeft w:val="640"/>
          <w:marRight w:val="0"/>
          <w:marTop w:val="0"/>
          <w:marBottom w:val="0"/>
          <w:divBdr>
            <w:top w:val="none" w:sz="0" w:space="0" w:color="auto"/>
            <w:left w:val="none" w:sz="0" w:space="0" w:color="auto"/>
            <w:bottom w:val="none" w:sz="0" w:space="0" w:color="auto"/>
            <w:right w:val="none" w:sz="0" w:space="0" w:color="auto"/>
          </w:divBdr>
        </w:div>
        <w:div w:id="1547981967">
          <w:marLeft w:val="640"/>
          <w:marRight w:val="0"/>
          <w:marTop w:val="0"/>
          <w:marBottom w:val="0"/>
          <w:divBdr>
            <w:top w:val="none" w:sz="0" w:space="0" w:color="auto"/>
            <w:left w:val="none" w:sz="0" w:space="0" w:color="auto"/>
            <w:bottom w:val="none" w:sz="0" w:space="0" w:color="auto"/>
            <w:right w:val="none" w:sz="0" w:space="0" w:color="auto"/>
          </w:divBdr>
        </w:div>
        <w:div w:id="536359607">
          <w:marLeft w:val="640"/>
          <w:marRight w:val="0"/>
          <w:marTop w:val="0"/>
          <w:marBottom w:val="0"/>
          <w:divBdr>
            <w:top w:val="none" w:sz="0" w:space="0" w:color="auto"/>
            <w:left w:val="none" w:sz="0" w:space="0" w:color="auto"/>
            <w:bottom w:val="none" w:sz="0" w:space="0" w:color="auto"/>
            <w:right w:val="none" w:sz="0" w:space="0" w:color="auto"/>
          </w:divBdr>
        </w:div>
      </w:divsChild>
    </w:div>
    <w:div w:id="1003433268">
      <w:bodyDiv w:val="1"/>
      <w:marLeft w:val="0"/>
      <w:marRight w:val="0"/>
      <w:marTop w:val="0"/>
      <w:marBottom w:val="0"/>
      <w:divBdr>
        <w:top w:val="none" w:sz="0" w:space="0" w:color="auto"/>
        <w:left w:val="none" w:sz="0" w:space="0" w:color="auto"/>
        <w:bottom w:val="none" w:sz="0" w:space="0" w:color="auto"/>
        <w:right w:val="none" w:sz="0" w:space="0" w:color="auto"/>
      </w:divBdr>
      <w:divsChild>
        <w:div w:id="1560937095">
          <w:marLeft w:val="640"/>
          <w:marRight w:val="0"/>
          <w:marTop w:val="0"/>
          <w:marBottom w:val="0"/>
          <w:divBdr>
            <w:top w:val="none" w:sz="0" w:space="0" w:color="auto"/>
            <w:left w:val="none" w:sz="0" w:space="0" w:color="auto"/>
            <w:bottom w:val="none" w:sz="0" w:space="0" w:color="auto"/>
            <w:right w:val="none" w:sz="0" w:space="0" w:color="auto"/>
          </w:divBdr>
        </w:div>
        <w:div w:id="1942181499">
          <w:marLeft w:val="640"/>
          <w:marRight w:val="0"/>
          <w:marTop w:val="0"/>
          <w:marBottom w:val="0"/>
          <w:divBdr>
            <w:top w:val="none" w:sz="0" w:space="0" w:color="auto"/>
            <w:left w:val="none" w:sz="0" w:space="0" w:color="auto"/>
            <w:bottom w:val="none" w:sz="0" w:space="0" w:color="auto"/>
            <w:right w:val="none" w:sz="0" w:space="0" w:color="auto"/>
          </w:divBdr>
        </w:div>
        <w:div w:id="1091465367">
          <w:marLeft w:val="640"/>
          <w:marRight w:val="0"/>
          <w:marTop w:val="0"/>
          <w:marBottom w:val="0"/>
          <w:divBdr>
            <w:top w:val="none" w:sz="0" w:space="0" w:color="auto"/>
            <w:left w:val="none" w:sz="0" w:space="0" w:color="auto"/>
            <w:bottom w:val="none" w:sz="0" w:space="0" w:color="auto"/>
            <w:right w:val="none" w:sz="0" w:space="0" w:color="auto"/>
          </w:divBdr>
        </w:div>
        <w:div w:id="1906648502">
          <w:marLeft w:val="640"/>
          <w:marRight w:val="0"/>
          <w:marTop w:val="0"/>
          <w:marBottom w:val="0"/>
          <w:divBdr>
            <w:top w:val="none" w:sz="0" w:space="0" w:color="auto"/>
            <w:left w:val="none" w:sz="0" w:space="0" w:color="auto"/>
            <w:bottom w:val="none" w:sz="0" w:space="0" w:color="auto"/>
            <w:right w:val="none" w:sz="0" w:space="0" w:color="auto"/>
          </w:divBdr>
        </w:div>
        <w:div w:id="946961316">
          <w:marLeft w:val="640"/>
          <w:marRight w:val="0"/>
          <w:marTop w:val="0"/>
          <w:marBottom w:val="0"/>
          <w:divBdr>
            <w:top w:val="none" w:sz="0" w:space="0" w:color="auto"/>
            <w:left w:val="none" w:sz="0" w:space="0" w:color="auto"/>
            <w:bottom w:val="none" w:sz="0" w:space="0" w:color="auto"/>
            <w:right w:val="none" w:sz="0" w:space="0" w:color="auto"/>
          </w:divBdr>
        </w:div>
        <w:div w:id="1647323308">
          <w:marLeft w:val="640"/>
          <w:marRight w:val="0"/>
          <w:marTop w:val="0"/>
          <w:marBottom w:val="0"/>
          <w:divBdr>
            <w:top w:val="none" w:sz="0" w:space="0" w:color="auto"/>
            <w:left w:val="none" w:sz="0" w:space="0" w:color="auto"/>
            <w:bottom w:val="none" w:sz="0" w:space="0" w:color="auto"/>
            <w:right w:val="none" w:sz="0" w:space="0" w:color="auto"/>
          </w:divBdr>
        </w:div>
        <w:div w:id="1383754544">
          <w:marLeft w:val="640"/>
          <w:marRight w:val="0"/>
          <w:marTop w:val="0"/>
          <w:marBottom w:val="0"/>
          <w:divBdr>
            <w:top w:val="none" w:sz="0" w:space="0" w:color="auto"/>
            <w:left w:val="none" w:sz="0" w:space="0" w:color="auto"/>
            <w:bottom w:val="none" w:sz="0" w:space="0" w:color="auto"/>
            <w:right w:val="none" w:sz="0" w:space="0" w:color="auto"/>
          </w:divBdr>
        </w:div>
        <w:div w:id="1055857801">
          <w:marLeft w:val="640"/>
          <w:marRight w:val="0"/>
          <w:marTop w:val="0"/>
          <w:marBottom w:val="0"/>
          <w:divBdr>
            <w:top w:val="none" w:sz="0" w:space="0" w:color="auto"/>
            <w:left w:val="none" w:sz="0" w:space="0" w:color="auto"/>
            <w:bottom w:val="none" w:sz="0" w:space="0" w:color="auto"/>
            <w:right w:val="none" w:sz="0" w:space="0" w:color="auto"/>
          </w:divBdr>
        </w:div>
        <w:div w:id="1041707256">
          <w:marLeft w:val="640"/>
          <w:marRight w:val="0"/>
          <w:marTop w:val="0"/>
          <w:marBottom w:val="0"/>
          <w:divBdr>
            <w:top w:val="none" w:sz="0" w:space="0" w:color="auto"/>
            <w:left w:val="none" w:sz="0" w:space="0" w:color="auto"/>
            <w:bottom w:val="none" w:sz="0" w:space="0" w:color="auto"/>
            <w:right w:val="none" w:sz="0" w:space="0" w:color="auto"/>
          </w:divBdr>
        </w:div>
        <w:div w:id="1114061688">
          <w:marLeft w:val="640"/>
          <w:marRight w:val="0"/>
          <w:marTop w:val="0"/>
          <w:marBottom w:val="0"/>
          <w:divBdr>
            <w:top w:val="none" w:sz="0" w:space="0" w:color="auto"/>
            <w:left w:val="none" w:sz="0" w:space="0" w:color="auto"/>
            <w:bottom w:val="none" w:sz="0" w:space="0" w:color="auto"/>
            <w:right w:val="none" w:sz="0" w:space="0" w:color="auto"/>
          </w:divBdr>
        </w:div>
        <w:div w:id="1910916473">
          <w:marLeft w:val="640"/>
          <w:marRight w:val="0"/>
          <w:marTop w:val="0"/>
          <w:marBottom w:val="0"/>
          <w:divBdr>
            <w:top w:val="none" w:sz="0" w:space="0" w:color="auto"/>
            <w:left w:val="none" w:sz="0" w:space="0" w:color="auto"/>
            <w:bottom w:val="none" w:sz="0" w:space="0" w:color="auto"/>
            <w:right w:val="none" w:sz="0" w:space="0" w:color="auto"/>
          </w:divBdr>
        </w:div>
        <w:div w:id="1270431753">
          <w:marLeft w:val="640"/>
          <w:marRight w:val="0"/>
          <w:marTop w:val="0"/>
          <w:marBottom w:val="0"/>
          <w:divBdr>
            <w:top w:val="none" w:sz="0" w:space="0" w:color="auto"/>
            <w:left w:val="none" w:sz="0" w:space="0" w:color="auto"/>
            <w:bottom w:val="none" w:sz="0" w:space="0" w:color="auto"/>
            <w:right w:val="none" w:sz="0" w:space="0" w:color="auto"/>
          </w:divBdr>
        </w:div>
        <w:div w:id="913511376">
          <w:marLeft w:val="640"/>
          <w:marRight w:val="0"/>
          <w:marTop w:val="0"/>
          <w:marBottom w:val="0"/>
          <w:divBdr>
            <w:top w:val="none" w:sz="0" w:space="0" w:color="auto"/>
            <w:left w:val="none" w:sz="0" w:space="0" w:color="auto"/>
            <w:bottom w:val="none" w:sz="0" w:space="0" w:color="auto"/>
            <w:right w:val="none" w:sz="0" w:space="0" w:color="auto"/>
          </w:divBdr>
        </w:div>
        <w:div w:id="798304928">
          <w:marLeft w:val="640"/>
          <w:marRight w:val="0"/>
          <w:marTop w:val="0"/>
          <w:marBottom w:val="0"/>
          <w:divBdr>
            <w:top w:val="none" w:sz="0" w:space="0" w:color="auto"/>
            <w:left w:val="none" w:sz="0" w:space="0" w:color="auto"/>
            <w:bottom w:val="none" w:sz="0" w:space="0" w:color="auto"/>
            <w:right w:val="none" w:sz="0" w:space="0" w:color="auto"/>
          </w:divBdr>
        </w:div>
        <w:div w:id="1553615977">
          <w:marLeft w:val="640"/>
          <w:marRight w:val="0"/>
          <w:marTop w:val="0"/>
          <w:marBottom w:val="0"/>
          <w:divBdr>
            <w:top w:val="none" w:sz="0" w:space="0" w:color="auto"/>
            <w:left w:val="none" w:sz="0" w:space="0" w:color="auto"/>
            <w:bottom w:val="none" w:sz="0" w:space="0" w:color="auto"/>
            <w:right w:val="none" w:sz="0" w:space="0" w:color="auto"/>
          </w:divBdr>
        </w:div>
        <w:div w:id="1921136398">
          <w:marLeft w:val="640"/>
          <w:marRight w:val="0"/>
          <w:marTop w:val="0"/>
          <w:marBottom w:val="0"/>
          <w:divBdr>
            <w:top w:val="none" w:sz="0" w:space="0" w:color="auto"/>
            <w:left w:val="none" w:sz="0" w:space="0" w:color="auto"/>
            <w:bottom w:val="none" w:sz="0" w:space="0" w:color="auto"/>
            <w:right w:val="none" w:sz="0" w:space="0" w:color="auto"/>
          </w:divBdr>
        </w:div>
        <w:div w:id="580722518">
          <w:marLeft w:val="640"/>
          <w:marRight w:val="0"/>
          <w:marTop w:val="0"/>
          <w:marBottom w:val="0"/>
          <w:divBdr>
            <w:top w:val="none" w:sz="0" w:space="0" w:color="auto"/>
            <w:left w:val="none" w:sz="0" w:space="0" w:color="auto"/>
            <w:bottom w:val="none" w:sz="0" w:space="0" w:color="auto"/>
            <w:right w:val="none" w:sz="0" w:space="0" w:color="auto"/>
          </w:divBdr>
        </w:div>
        <w:div w:id="1139110597">
          <w:marLeft w:val="640"/>
          <w:marRight w:val="0"/>
          <w:marTop w:val="0"/>
          <w:marBottom w:val="0"/>
          <w:divBdr>
            <w:top w:val="none" w:sz="0" w:space="0" w:color="auto"/>
            <w:left w:val="none" w:sz="0" w:space="0" w:color="auto"/>
            <w:bottom w:val="none" w:sz="0" w:space="0" w:color="auto"/>
            <w:right w:val="none" w:sz="0" w:space="0" w:color="auto"/>
          </w:divBdr>
        </w:div>
        <w:div w:id="314340688">
          <w:marLeft w:val="640"/>
          <w:marRight w:val="0"/>
          <w:marTop w:val="0"/>
          <w:marBottom w:val="0"/>
          <w:divBdr>
            <w:top w:val="none" w:sz="0" w:space="0" w:color="auto"/>
            <w:left w:val="none" w:sz="0" w:space="0" w:color="auto"/>
            <w:bottom w:val="none" w:sz="0" w:space="0" w:color="auto"/>
            <w:right w:val="none" w:sz="0" w:space="0" w:color="auto"/>
          </w:divBdr>
        </w:div>
        <w:div w:id="663750992">
          <w:marLeft w:val="640"/>
          <w:marRight w:val="0"/>
          <w:marTop w:val="0"/>
          <w:marBottom w:val="0"/>
          <w:divBdr>
            <w:top w:val="none" w:sz="0" w:space="0" w:color="auto"/>
            <w:left w:val="none" w:sz="0" w:space="0" w:color="auto"/>
            <w:bottom w:val="none" w:sz="0" w:space="0" w:color="auto"/>
            <w:right w:val="none" w:sz="0" w:space="0" w:color="auto"/>
          </w:divBdr>
        </w:div>
        <w:div w:id="1027683291">
          <w:marLeft w:val="640"/>
          <w:marRight w:val="0"/>
          <w:marTop w:val="0"/>
          <w:marBottom w:val="0"/>
          <w:divBdr>
            <w:top w:val="none" w:sz="0" w:space="0" w:color="auto"/>
            <w:left w:val="none" w:sz="0" w:space="0" w:color="auto"/>
            <w:bottom w:val="none" w:sz="0" w:space="0" w:color="auto"/>
            <w:right w:val="none" w:sz="0" w:space="0" w:color="auto"/>
          </w:divBdr>
        </w:div>
        <w:div w:id="2066640971">
          <w:marLeft w:val="640"/>
          <w:marRight w:val="0"/>
          <w:marTop w:val="0"/>
          <w:marBottom w:val="0"/>
          <w:divBdr>
            <w:top w:val="none" w:sz="0" w:space="0" w:color="auto"/>
            <w:left w:val="none" w:sz="0" w:space="0" w:color="auto"/>
            <w:bottom w:val="none" w:sz="0" w:space="0" w:color="auto"/>
            <w:right w:val="none" w:sz="0" w:space="0" w:color="auto"/>
          </w:divBdr>
        </w:div>
        <w:div w:id="178203672">
          <w:marLeft w:val="640"/>
          <w:marRight w:val="0"/>
          <w:marTop w:val="0"/>
          <w:marBottom w:val="0"/>
          <w:divBdr>
            <w:top w:val="none" w:sz="0" w:space="0" w:color="auto"/>
            <w:left w:val="none" w:sz="0" w:space="0" w:color="auto"/>
            <w:bottom w:val="none" w:sz="0" w:space="0" w:color="auto"/>
            <w:right w:val="none" w:sz="0" w:space="0" w:color="auto"/>
          </w:divBdr>
        </w:div>
        <w:div w:id="427238049">
          <w:marLeft w:val="640"/>
          <w:marRight w:val="0"/>
          <w:marTop w:val="0"/>
          <w:marBottom w:val="0"/>
          <w:divBdr>
            <w:top w:val="none" w:sz="0" w:space="0" w:color="auto"/>
            <w:left w:val="none" w:sz="0" w:space="0" w:color="auto"/>
            <w:bottom w:val="none" w:sz="0" w:space="0" w:color="auto"/>
            <w:right w:val="none" w:sz="0" w:space="0" w:color="auto"/>
          </w:divBdr>
        </w:div>
        <w:div w:id="265311524">
          <w:marLeft w:val="640"/>
          <w:marRight w:val="0"/>
          <w:marTop w:val="0"/>
          <w:marBottom w:val="0"/>
          <w:divBdr>
            <w:top w:val="none" w:sz="0" w:space="0" w:color="auto"/>
            <w:left w:val="none" w:sz="0" w:space="0" w:color="auto"/>
            <w:bottom w:val="none" w:sz="0" w:space="0" w:color="auto"/>
            <w:right w:val="none" w:sz="0" w:space="0" w:color="auto"/>
          </w:divBdr>
        </w:div>
        <w:div w:id="1988898754">
          <w:marLeft w:val="640"/>
          <w:marRight w:val="0"/>
          <w:marTop w:val="0"/>
          <w:marBottom w:val="0"/>
          <w:divBdr>
            <w:top w:val="none" w:sz="0" w:space="0" w:color="auto"/>
            <w:left w:val="none" w:sz="0" w:space="0" w:color="auto"/>
            <w:bottom w:val="none" w:sz="0" w:space="0" w:color="auto"/>
            <w:right w:val="none" w:sz="0" w:space="0" w:color="auto"/>
          </w:divBdr>
        </w:div>
        <w:div w:id="1026558508">
          <w:marLeft w:val="640"/>
          <w:marRight w:val="0"/>
          <w:marTop w:val="0"/>
          <w:marBottom w:val="0"/>
          <w:divBdr>
            <w:top w:val="none" w:sz="0" w:space="0" w:color="auto"/>
            <w:left w:val="none" w:sz="0" w:space="0" w:color="auto"/>
            <w:bottom w:val="none" w:sz="0" w:space="0" w:color="auto"/>
            <w:right w:val="none" w:sz="0" w:space="0" w:color="auto"/>
          </w:divBdr>
        </w:div>
        <w:div w:id="1206717931">
          <w:marLeft w:val="640"/>
          <w:marRight w:val="0"/>
          <w:marTop w:val="0"/>
          <w:marBottom w:val="0"/>
          <w:divBdr>
            <w:top w:val="none" w:sz="0" w:space="0" w:color="auto"/>
            <w:left w:val="none" w:sz="0" w:space="0" w:color="auto"/>
            <w:bottom w:val="none" w:sz="0" w:space="0" w:color="auto"/>
            <w:right w:val="none" w:sz="0" w:space="0" w:color="auto"/>
          </w:divBdr>
        </w:div>
        <w:div w:id="1981183314">
          <w:marLeft w:val="640"/>
          <w:marRight w:val="0"/>
          <w:marTop w:val="0"/>
          <w:marBottom w:val="0"/>
          <w:divBdr>
            <w:top w:val="none" w:sz="0" w:space="0" w:color="auto"/>
            <w:left w:val="none" w:sz="0" w:space="0" w:color="auto"/>
            <w:bottom w:val="none" w:sz="0" w:space="0" w:color="auto"/>
            <w:right w:val="none" w:sz="0" w:space="0" w:color="auto"/>
          </w:divBdr>
        </w:div>
        <w:div w:id="2080012077">
          <w:marLeft w:val="640"/>
          <w:marRight w:val="0"/>
          <w:marTop w:val="0"/>
          <w:marBottom w:val="0"/>
          <w:divBdr>
            <w:top w:val="none" w:sz="0" w:space="0" w:color="auto"/>
            <w:left w:val="none" w:sz="0" w:space="0" w:color="auto"/>
            <w:bottom w:val="none" w:sz="0" w:space="0" w:color="auto"/>
            <w:right w:val="none" w:sz="0" w:space="0" w:color="auto"/>
          </w:divBdr>
        </w:div>
        <w:div w:id="634681609">
          <w:marLeft w:val="640"/>
          <w:marRight w:val="0"/>
          <w:marTop w:val="0"/>
          <w:marBottom w:val="0"/>
          <w:divBdr>
            <w:top w:val="none" w:sz="0" w:space="0" w:color="auto"/>
            <w:left w:val="none" w:sz="0" w:space="0" w:color="auto"/>
            <w:bottom w:val="none" w:sz="0" w:space="0" w:color="auto"/>
            <w:right w:val="none" w:sz="0" w:space="0" w:color="auto"/>
          </w:divBdr>
        </w:div>
        <w:div w:id="214006657">
          <w:marLeft w:val="640"/>
          <w:marRight w:val="0"/>
          <w:marTop w:val="0"/>
          <w:marBottom w:val="0"/>
          <w:divBdr>
            <w:top w:val="none" w:sz="0" w:space="0" w:color="auto"/>
            <w:left w:val="none" w:sz="0" w:space="0" w:color="auto"/>
            <w:bottom w:val="none" w:sz="0" w:space="0" w:color="auto"/>
            <w:right w:val="none" w:sz="0" w:space="0" w:color="auto"/>
          </w:divBdr>
        </w:div>
        <w:div w:id="930360137">
          <w:marLeft w:val="640"/>
          <w:marRight w:val="0"/>
          <w:marTop w:val="0"/>
          <w:marBottom w:val="0"/>
          <w:divBdr>
            <w:top w:val="none" w:sz="0" w:space="0" w:color="auto"/>
            <w:left w:val="none" w:sz="0" w:space="0" w:color="auto"/>
            <w:bottom w:val="none" w:sz="0" w:space="0" w:color="auto"/>
            <w:right w:val="none" w:sz="0" w:space="0" w:color="auto"/>
          </w:divBdr>
        </w:div>
        <w:div w:id="545028171">
          <w:marLeft w:val="640"/>
          <w:marRight w:val="0"/>
          <w:marTop w:val="0"/>
          <w:marBottom w:val="0"/>
          <w:divBdr>
            <w:top w:val="none" w:sz="0" w:space="0" w:color="auto"/>
            <w:left w:val="none" w:sz="0" w:space="0" w:color="auto"/>
            <w:bottom w:val="none" w:sz="0" w:space="0" w:color="auto"/>
            <w:right w:val="none" w:sz="0" w:space="0" w:color="auto"/>
          </w:divBdr>
        </w:div>
        <w:div w:id="1851404932">
          <w:marLeft w:val="640"/>
          <w:marRight w:val="0"/>
          <w:marTop w:val="0"/>
          <w:marBottom w:val="0"/>
          <w:divBdr>
            <w:top w:val="none" w:sz="0" w:space="0" w:color="auto"/>
            <w:left w:val="none" w:sz="0" w:space="0" w:color="auto"/>
            <w:bottom w:val="none" w:sz="0" w:space="0" w:color="auto"/>
            <w:right w:val="none" w:sz="0" w:space="0" w:color="auto"/>
          </w:divBdr>
        </w:div>
        <w:div w:id="140465102">
          <w:marLeft w:val="640"/>
          <w:marRight w:val="0"/>
          <w:marTop w:val="0"/>
          <w:marBottom w:val="0"/>
          <w:divBdr>
            <w:top w:val="none" w:sz="0" w:space="0" w:color="auto"/>
            <w:left w:val="none" w:sz="0" w:space="0" w:color="auto"/>
            <w:bottom w:val="none" w:sz="0" w:space="0" w:color="auto"/>
            <w:right w:val="none" w:sz="0" w:space="0" w:color="auto"/>
          </w:divBdr>
        </w:div>
        <w:div w:id="379670588">
          <w:marLeft w:val="640"/>
          <w:marRight w:val="0"/>
          <w:marTop w:val="0"/>
          <w:marBottom w:val="0"/>
          <w:divBdr>
            <w:top w:val="none" w:sz="0" w:space="0" w:color="auto"/>
            <w:left w:val="none" w:sz="0" w:space="0" w:color="auto"/>
            <w:bottom w:val="none" w:sz="0" w:space="0" w:color="auto"/>
            <w:right w:val="none" w:sz="0" w:space="0" w:color="auto"/>
          </w:divBdr>
        </w:div>
        <w:div w:id="560167211">
          <w:marLeft w:val="640"/>
          <w:marRight w:val="0"/>
          <w:marTop w:val="0"/>
          <w:marBottom w:val="0"/>
          <w:divBdr>
            <w:top w:val="none" w:sz="0" w:space="0" w:color="auto"/>
            <w:left w:val="none" w:sz="0" w:space="0" w:color="auto"/>
            <w:bottom w:val="none" w:sz="0" w:space="0" w:color="auto"/>
            <w:right w:val="none" w:sz="0" w:space="0" w:color="auto"/>
          </w:divBdr>
        </w:div>
        <w:div w:id="196743026">
          <w:marLeft w:val="640"/>
          <w:marRight w:val="0"/>
          <w:marTop w:val="0"/>
          <w:marBottom w:val="0"/>
          <w:divBdr>
            <w:top w:val="none" w:sz="0" w:space="0" w:color="auto"/>
            <w:left w:val="none" w:sz="0" w:space="0" w:color="auto"/>
            <w:bottom w:val="none" w:sz="0" w:space="0" w:color="auto"/>
            <w:right w:val="none" w:sz="0" w:space="0" w:color="auto"/>
          </w:divBdr>
        </w:div>
        <w:div w:id="60448598">
          <w:marLeft w:val="640"/>
          <w:marRight w:val="0"/>
          <w:marTop w:val="0"/>
          <w:marBottom w:val="0"/>
          <w:divBdr>
            <w:top w:val="none" w:sz="0" w:space="0" w:color="auto"/>
            <w:left w:val="none" w:sz="0" w:space="0" w:color="auto"/>
            <w:bottom w:val="none" w:sz="0" w:space="0" w:color="auto"/>
            <w:right w:val="none" w:sz="0" w:space="0" w:color="auto"/>
          </w:divBdr>
        </w:div>
        <w:div w:id="2034964418">
          <w:marLeft w:val="640"/>
          <w:marRight w:val="0"/>
          <w:marTop w:val="0"/>
          <w:marBottom w:val="0"/>
          <w:divBdr>
            <w:top w:val="none" w:sz="0" w:space="0" w:color="auto"/>
            <w:left w:val="none" w:sz="0" w:space="0" w:color="auto"/>
            <w:bottom w:val="none" w:sz="0" w:space="0" w:color="auto"/>
            <w:right w:val="none" w:sz="0" w:space="0" w:color="auto"/>
          </w:divBdr>
        </w:div>
        <w:div w:id="1792552054">
          <w:marLeft w:val="640"/>
          <w:marRight w:val="0"/>
          <w:marTop w:val="0"/>
          <w:marBottom w:val="0"/>
          <w:divBdr>
            <w:top w:val="none" w:sz="0" w:space="0" w:color="auto"/>
            <w:left w:val="none" w:sz="0" w:space="0" w:color="auto"/>
            <w:bottom w:val="none" w:sz="0" w:space="0" w:color="auto"/>
            <w:right w:val="none" w:sz="0" w:space="0" w:color="auto"/>
          </w:divBdr>
        </w:div>
        <w:div w:id="1172602111">
          <w:marLeft w:val="640"/>
          <w:marRight w:val="0"/>
          <w:marTop w:val="0"/>
          <w:marBottom w:val="0"/>
          <w:divBdr>
            <w:top w:val="none" w:sz="0" w:space="0" w:color="auto"/>
            <w:left w:val="none" w:sz="0" w:space="0" w:color="auto"/>
            <w:bottom w:val="none" w:sz="0" w:space="0" w:color="auto"/>
            <w:right w:val="none" w:sz="0" w:space="0" w:color="auto"/>
          </w:divBdr>
        </w:div>
        <w:div w:id="1880587418">
          <w:marLeft w:val="640"/>
          <w:marRight w:val="0"/>
          <w:marTop w:val="0"/>
          <w:marBottom w:val="0"/>
          <w:divBdr>
            <w:top w:val="none" w:sz="0" w:space="0" w:color="auto"/>
            <w:left w:val="none" w:sz="0" w:space="0" w:color="auto"/>
            <w:bottom w:val="none" w:sz="0" w:space="0" w:color="auto"/>
            <w:right w:val="none" w:sz="0" w:space="0" w:color="auto"/>
          </w:divBdr>
        </w:div>
        <w:div w:id="1540623159">
          <w:marLeft w:val="640"/>
          <w:marRight w:val="0"/>
          <w:marTop w:val="0"/>
          <w:marBottom w:val="0"/>
          <w:divBdr>
            <w:top w:val="none" w:sz="0" w:space="0" w:color="auto"/>
            <w:left w:val="none" w:sz="0" w:space="0" w:color="auto"/>
            <w:bottom w:val="none" w:sz="0" w:space="0" w:color="auto"/>
            <w:right w:val="none" w:sz="0" w:space="0" w:color="auto"/>
          </w:divBdr>
        </w:div>
        <w:div w:id="1223374015">
          <w:marLeft w:val="640"/>
          <w:marRight w:val="0"/>
          <w:marTop w:val="0"/>
          <w:marBottom w:val="0"/>
          <w:divBdr>
            <w:top w:val="none" w:sz="0" w:space="0" w:color="auto"/>
            <w:left w:val="none" w:sz="0" w:space="0" w:color="auto"/>
            <w:bottom w:val="none" w:sz="0" w:space="0" w:color="auto"/>
            <w:right w:val="none" w:sz="0" w:space="0" w:color="auto"/>
          </w:divBdr>
        </w:div>
        <w:div w:id="664864679">
          <w:marLeft w:val="640"/>
          <w:marRight w:val="0"/>
          <w:marTop w:val="0"/>
          <w:marBottom w:val="0"/>
          <w:divBdr>
            <w:top w:val="none" w:sz="0" w:space="0" w:color="auto"/>
            <w:left w:val="none" w:sz="0" w:space="0" w:color="auto"/>
            <w:bottom w:val="none" w:sz="0" w:space="0" w:color="auto"/>
            <w:right w:val="none" w:sz="0" w:space="0" w:color="auto"/>
          </w:divBdr>
        </w:div>
        <w:div w:id="738091677">
          <w:marLeft w:val="640"/>
          <w:marRight w:val="0"/>
          <w:marTop w:val="0"/>
          <w:marBottom w:val="0"/>
          <w:divBdr>
            <w:top w:val="none" w:sz="0" w:space="0" w:color="auto"/>
            <w:left w:val="none" w:sz="0" w:space="0" w:color="auto"/>
            <w:bottom w:val="none" w:sz="0" w:space="0" w:color="auto"/>
            <w:right w:val="none" w:sz="0" w:space="0" w:color="auto"/>
          </w:divBdr>
        </w:div>
        <w:div w:id="1284917701">
          <w:marLeft w:val="640"/>
          <w:marRight w:val="0"/>
          <w:marTop w:val="0"/>
          <w:marBottom w:val="0"/>
          <w:divBdr>
            <w:top w:val="none" w:sz="0" w:space="0" w:color="auto"/>
            <w:left w:val="none" w:sz="0" w:space="0" w:color="auto"/>
            <w:bottom w:val="none" w:sz="0" w:space="0" w:color="auto"/>
            <w:right w:val="none" w:sz="0" w:space="0" w:color="auto"/>
          </w:divBdr>
        </w:div>
        <w:div w:id="980961126">
          <w:marLeft w:val="640"/>
          <w:marRight w:val="0"/>
          <w:marTop w:val="0"/>
          <w:marBottom w:val="0"/>
          <w:divBdr>
            <w:top w:val="none" w:sz="0" w:space="0" w:color="auto"/>
            <w:left w:val="none" w:sz="0" w:space="0" w:color="auto"/>
            <w:bottom w:val="none" w:sz="0" w:space="0" w:color="auto"/>
            <w:right w:val="none" w:sz="0" w:space="0" w:color="auto"/>
          </w:divBdr>
        </w:div>
        <w:div w:id="945502719">
          <w:marLeft w:val="640"/>
          <w:marRight w:val="0"/>
          <w:marTop w:val="0"/>
          <w:marBottom w:val="0"/>
          <w:divBdr>
            <w:top w:val="none" w:sz="0" w:space="0" w:color="auto"/>
            <w:left w:val="none" w:sz="0" w:space="0" w:color="auto"/>
            <w:bottom w:val="none" w:sz="0" w:space="0" w:color="auto"/>
            <w:right w:val="none" w:sz="0" w:space="0" w:color="auto"/>
          </w:divBdr>
        </w:div>
        <w:div w:id="90586330">
          <w:marLeft w:val="640"/>
          <w:marRight w:val="0"/>
          <w:marTop w:val="0"/>
          <w:marBottom w:val="0"/>
          <w:divBdr>
            <w:top w:val="none" w:sz="0" w:space="0" w:color="auto"/>
            <w:left w:val="none" w:sz="0" w:space="0" w:color="auto"/>
            <w:bottom w:val="none" w:sz="0" w:space="0" w:color="auto"/>
            <w:right w:val="none" w:sz="0" w:space="0" w:color="auto"/>
          </w:divBdr>
        </w:div>
        <w:div w:id="124544663">
          <w:marLeft w:val="640"/>
          <w:marRight w:val="0"/>
          <w:marTop w:val="0"/>
          <w:marBottom w:val="0"/>
          <w:divBdr>
            <w:top w:val="none" w:sz="0" w:space="0" w:color="auto"/>
            <w:left w:val="none" w:sz="0" w:space="0" w:color="auto"/>
            <w:bottom w:val="none" w:sz="0" w:space="0" w:color="auto"/>
            <w:right w:val="none" w:sz="0" w:space="0" w:color="auto"/>
          </w:divBdr>
        </w:div>
        <w:div w:id="1363702693">
          <w:marLeft w:val="640"/>
          <w:marRight w:val="0"/>
          <w:marTop w:val="0"/>
          <w:marBottom w:val="0"/>
          <w:divBdr>
            <w:top w:val="none" w:sz="0" w:space="0" w:color="auto"/>
            <w:left w:val="none" w:sz="0" w:space="0" w:color="auto"/>
            <w:bottom w:val="none" w:sz="0" w:space="0" w:color="auto"/>
            <w:right w:val="none" w:sz="0" w:space="0" w:color="auto"/>
          </w:divBdr>
        </w:div>
        <w:div w:id="987173730">
          <w:marLeft w:val="640"/>
          <w:marRight w:val="0"/>
          <w:marTop w:val="0"/>
          <w:marBottom w:val="0"/>
          <w:divBdr>
            <w:top w:val="none" w:sz="0" w:space="0" w:color="auto"/>
            <w:left w:val="none" w:sz="0" w:space="0" w:color="auto"/>
            <w:bottom w:val="none" w:sz="0" w:space="0" w:color="auto"/>
            <w:right w:val="none" w:sz="0" w:space="0" w:color="auto"/>
          </w:divBdr>
        </w:div>
        <w:div w:id="494304469">
          <w:marLeft w:val="640"/>
          <w:marRight w:val="0"/>
          <w:marTop w:val="0"/>
          <w:marBottom w:val="0"/>
          <w:divBdr>
            <w:top w:val="none" w:sz="0" w:space="0" w:color="auto"/>
            <w:left w:val="none" w:sz="0" w:space="0" w:color="auto"/>
            <w:bottom w:val="none" w:sz="0" w:space="0" w:color="auto"/>
            <w:right w:val="none" w:sz="0" w:space="0" w:color="auto"/>
          </w:divBdr>
        </w:div>
        <w:div w:id="323315784">
          <w:marLeft w:val="640"/>
          <w:marRight w:val="0"/>
          <w:marTop w:val="0"/>
          <w:marBottom w:val="0"/>
          <w:divBdr>
            <w:top w:val="none" w:sz="0" w:space="0" w:color="auto"/>
            <w:left w:val="none" w:sz="0" w:space="0" w:color="auto"/>
            <w:bottom w:val="none" w:sz="0" w:space="0" w:color="auto"/>
            <w:right w:val="none" w:sz="0" w:space="0" w:color="auto"/>
          </w:divBdr>
        </w:div>
        <w:div w:id="897856593">
          <w:marLeft w:val="640"/>
          <w:marRight w:val="0"/>
          <w:marTop w:val="0"/>
          <w:marBottom w:val="0"/>
          <w:divBdr>
            <w:top w:val="none" w:sz="0" w:space="0" w:color="auto"/>
            <w:left w:val="none" w:sz="0" w:space="0" w:color="auto"/>
            <w:bottom w:val="none" w:sz="0" w:space="0" w:color="auto"/>
            <w:right w:val="none" w:sz="0" w:space="0" w:color="auto"/>
          </w:divBdr>
        </w:div>
        <w:div w:id="457377005">
          <w:marLeft w:val="640"/>
          <w:marRight w:val="0"/>
          <w:marTop w:val="0"/>
          <w:marBottom w:val="0"/>
          <w:divBdr>
            <w:top w:val="none" w:sz="0" w:space="0" w:color="auto"/>
            <w:left w:val="none" w:sz="0" w:space="0" w:color="auto"/>
            <w:bottom w:val="none" w:sz="0" w:space="0" w:color="auto"/>
            <w:right w:val="none" w:sz="0" w:space="0" w:color="auto"/>
          </w:divBdr>
        </w:div>
        <w:div w:id="100758003">
          <w:marLeft w:val="640"/>
          <w:marRight w:val="0"/>
          <w:marTop w:val="0"/>
          <w:marBottom w:val="0"/>
          <w:divBdr>
            <w:top w:val="none" w:sz="0" w:space="0" w:color="auto"/>
            <w:left w:val="none" w:sz="0" w:space="0" w:color="auto"/>
            <w:bottom w:val="none" w:sz="0" w:space="0" w:color="auto"/>
            <w:right w:val="none" w:sz="0" w:space="0" w:color="auto"/>
          </w:divBdr>
        </w:div>
        <w:div w:id="370543687">
          <w:marLeft w:val="640"/>
          <w:marRight w:val="0"/>
          <w:marTop w:val="0"/>
          <w:marBottom w:val="0"/>
          <w:divBdr>
            <w:top w:val="none" w:sz="0" w:space="0" w:color="auto"/>
            <w:left w:val="none" w:sz="0" w:space="0" w:color="auto"/>
            <w:bottom w:val="none" w:sz="0" w:space="0" w:color="auto"/>
            <w:right w:val="none" w:sz="0" w:space="0" w:color="auto"/>
          </w:divBdr>
        </w:div>
        <w:div w:id="331416239">
          <w:marLeft w:val="640"/>
          <w:marRight w:val="0"/>
          <w:marTop w:val="0"/>
          <w:marBottom w:val="0"/>
          <w:divBdr>
            <w:top w:val="none" w:sz="0" w:space="0" w:color="auto"/>
            <w:left w:val="none" w:sz="0" w:space="0" w:color="auto"/>
            <w:bottom w:val="none" w:sz="0" w:space="0" w:color="auto"/>
            <w:right w:val="none" w:sz="0" w:space="0" w:color="auto"/>
          </w:divBdr>
        </w:div>
        <w:div w:id="2068600589">
          <w:marLeft w:val="640"/>
          <w:marRight w:val="0"/>
          <w:marTop w:val="0"/>
          <w:marBottom w:val="0"/>
          <w:divBdr>
            <w:top w:val="none" w:sz="0" w:space="0" w:color="auto"/>
            <w:left w:val="none" w:sz="0" w:space="0" w:color="auto"/>
            <w:bottom w:val="none" w:sz="0" w:space="0" w:color="auto"/>
            <w:right w:val="none" w:sz="0" w:space="0" w:color="auto"/>
          </w:divBdr>
        </w:div>
        <w:div w:id="587881918">
          <w:marLeft w:val="640"/>
          <w:marRight w:val="0"/>
          <w:marTop w:val="0"/>
          <w:marBottom w:val="0"/>
          <w:divBdr>
            <w:top w:val="none" w:sz="0" w:space="0" w:color="auto"/>
            <w:left w:val="none" w:sz="0" w:space="0" w:color="auto"/>
            <w:bottom w:val="none" w:sz="0" w:space="0" w:color="auto"/>
            <w:right w:val="none" w:sz="0" w:space="0" w:color="auto"/>
          </w:divBdr>
        </w:div>
        <w:div w:id="1613899582">
          <w:marLeft w:val="640"/>
          <w:marRight w:val="0"/>
          <w:marTop w:val="0"/>
          <w:marBottom w:val="0"/>
          <w:divBdr>
            <w:top w:val="none" w:sz="0" w:space="0" w:color="auto"/>
            <w:left w:val="none" w:sz="0" w:space="0" w:color="auto"/>
            <w:bottom w:val="none" w:sz="0" w:space="0" w:color="auto"/>
            <w:right w:val="none" w:sz="0" w:space="0" w:color="auto"/>
          </w:divBdr>
        </w:div>
        <w:div w:id="2085568705">
          <w:marLeft w:val="640"/>
          <w:marRight w:val="0"/>
          <w:marTop w:val="0"/>
          <w:marBottom w:val="0"/>
          <w:divBdr>
            <w:top w:val="none" w:sz="0" w:space="0" w:color="auto"/>
            <w:left w:val="none" w:sz="0" w:space="0" w:color="auto"/>
            <w:bottom w:val="none" w:sz="0" w:space="0" w:color="auto"/>
            <w:right w:val="none" w:sz="0" w:space="0" w:color="auto"/>
          </w:divBdr>
        </w:div>
        <w:div w:id="1072896707">
          <w:marLeft w:val="640"/>
          <w:marRight w:val="0"/>
          <w:marTop w:val="0"/>
          <w:marBottom w:val="0"/>
          <w:divBdr>
            <w:top w:val="none" w:sz="0" w:space="0" w:color="auto"/>
            <w:left w:val="none" w:sz="0" w:space="0" w:color="auto"/>
            <w:bottom w:val="none" w:sz="0" w:space="0" w:color="auto"/>
            <w:right w:val="none" w:sz="0" w:space="0" w:color="auto"/>
          </w:divBdr>
        </w:div>
        <w:div w:id="1016270425">
          <w:marLeft w:val="640"/>
          <w:marRight w:val="0"/>
          <w:marTop w:val="0"/>
          <w:marBottom w:val="0"/>
          <w:divBdr>
            <w:top w:val="none" w:sz="0" w:space="0" w:color="auto"/>
            <w:left w:val="none" w:sz="0" w:space="0" w:color="auto"/>
            <w:bottom w:val="none" w:sz="0" w:space="0" w:color="auto"/>
            <w:right w:val="none" w:sz="0" w:space="0" w:color="auto"/>
          </w:divBdr>
        </w:div>
        <w:div w:id="76681518">
          <w:marLeft w:val="640"/>
          <w:marRight w:val="0"/>
          <w:marTop w:val="0"/>
          <w:marBottom w:val="0"/>
          <w:divBdr>
            <w:top w:val="none" w:sz="0" w:space="0" w:color="auto"/>
            <w:left w:val="none" w:sz="0" w:space="0" w:color="auto"/>
            <w:bottom w:val="none" w:sz="0" w:space="0" w:color="auto"/>
            <w:right w:val="none" w:sz="0" w:space="0" w:color="auto"/>
          </w:divBdr>
        </w:div>
        <w:div w:id="648480507">
          <w:marLeft w:val="640"/>
          <w:marRight w:val="0"/>
          <w:marTop w:val="0"/>
          <w:marBottom w:val="0"/>
          <w:divBdr>
            <w:top w:val="none" w:sz="0" w:space="0" w:color="auto"/>
            <w:left w:val="none" w:sz="0" w:space="0" w:color="auto"/>
            <w:bottom w:val="none" w:sz="0" w:space="0" w:color="auto"/>
            <w:right w:val="none" w:sz="0" w:space="0" w:color="auto"/>
          </w:divBdr>
        </w:div>
        <w:div w:id="1569071633">
          <w:marLeft w:val="640"/>
          <w:marRight w:val="0"/>
          <w:marTop w:val="0"/>
          <w:marBottom w:val="0"/>
          <w:divBdr>
            <w:top w:val="none" w:sz="0" w:space="0" w:color="auto"/>
            <w:left w:val="none" w:sz="0" w:space="0" w:color="auto"/>
            <w:bottom w:val="none" w:sz="0" w:space="0" w:color="auto"/>
            <w:right w:val="none" w:sz="0" w:space="0" w:color="auto"/>
          </w:divBdr>
        </w:div>
        <w:div w:id="163864748">
          <w:marLeft w:val="640"/>
          <w:marRight w:val="0"/>
          <w:marTop w:val="0"/>
          <w:marBottom w:val="0"/>
          <w:divBdr>
            <w:top w:val="none" w:sz="0" w:space="0" w:color="auto"/>
            <w:left w:val="none" w:sz="0" w:space="0" w:color="auto"/>
            <w:bottom w:val="none" w:sz="0" w:space="0" w:color="auto"/>
            <w:right w:val="none" w:sz="0" w:space="0" w:color="auto"/>
          </w:divBdr>
        </w:div>
        <w:div w:id="1314139848">
          <w:marLeft w:val="640"/>
          <w:marRight w:val="0"/>
          <w:marTop w:val="0"/>
          <w:marBottom w:val="0"/>
          <w:divBdr>
            <w:top w:val="none" w:sz="0" w:space="0" w:color="auto"/>
            <w:left w:val="none" w:sz="0" w:space="0" w:color="auto"/>
            <w:bottom w:val="none" w:sz="0" w:space="0" w:color="auto"/>
            <w:right w:val="none" w:sz="0" w:space="0" w:color="auto"/>
          </w:divBdr>
        </w:div>
        <w:div w:id="1374161352">
          <w:marLeft w:val="640"/>
          <w:marRight w:val="0"/>
          <w:marTop w:val="0"/>
          <w:marBottom w:val="0"/>
          <w:divBdr>
            <w:top w:val="none" w:sz="0" w:space="0" w:color="auto"/>
            <w:left w:val="none" w:sz="0" w:space="0" w:color="auto"/>
            <w:bottom w:val="none" w:sz="0" w:space="0" w:color="auto"/>
            <w:right w:val="none" w:sz="0" w:space="0" w:color="auto"/>
          </w:divBdr>
        </w:div>
        <w:div w:id="1317102889">
          <w:marLeft w:val="640"/>
          <w:marRight w:val="0"/>
          <w:marTop w:val="0"/>
          <w:marBottom w:val="0"/>
          <w:divBdr>
            <w:top w:val="none" w:sz="0" w:space="0" w:color="auto"/>
            <w:left w:val="none" w:sz="0" w:space="0" w:color="auto"/>
            <w:bottom w:val="none" w:sz="0" w:space="0" w:color="auto"/>
            <w:right w:val="none" w:sz="0" w:space="0" w:color="auto"/>
          </w:divBdr>
        </w:div>
        <w:div w:id="1899244566">
          <w:marLeft w:val="640"/>
          <w:marRight w:val="0"/>
          <w:marTop w:val="0"/>
          <w:marBottom w:val="0"/>
          <w:divBdr>
            <w:top w:val="none" w:sz="0" w:space="0" w:color="auto"/>
            <w:left w:val="none" w:sz="0" w:space="0" w:color="auto"/>
            <w:bottom w:val="none" w:sz="0" w:space="0" w:color="auto"/>
            <w:right w:val="none" w:sz="0" w:space="0" w:color="auto"/>
          </w:divBdr>
        </w:div>
        <w:div w:id="1260214307">
          <w:marLeft w:val="640"/>
          <w:marRight w:val="0"/>
          <w:marTop w:val="0"/>
          <w:marBottom w:val="0"/>
          <w:divBdr>
            <w:top w:val="none" w:sz="0" w:space="0" w:color="auto"/>
            <w:left w:val="none" w:sz="0" w:space="0" w:color="auto"/>
            <w:bottom w:val="none" w:sz="0" w:space="0" w:color="auto"/>
            <w:right w:val="none" w:sz="0" w:space="0" w:color="auto"/>
          </w:divBdr>
        </w:div>
        <w:div w:id="1610315983">
          <w:marLeft w:val="640"/>
          <w:marRight w:val="0"/>
          <w:marTop w:val="0"/>
          <w:marBottom w:val="0"/>
          <w:divBdr>
            <w:top w:val="none" w:sz="0" w:space="0" w:color="auto"/>
            <w:left w:val="none" w:sz="0" w:space="0" w:color="auto"/>
            <w:bottom w:val="none" w:sz="0" w:space="0" w:color="auto"/>
            <w:right w:val="none" w:sz="0" w:space="0" w:color="auto"/>
          </w:divBdr>
        </w:div>
        <w:div w:id="1391342318">
          <w:marLeft w:val="640"/>
          <w:marRight w:val="0"/>
          <w:marTop w:val="0"/>
          <w:marBottom w:val="0"/>
          <w:divBdr>
            <w:top w:val="none" w:sz="0" w:space="0" w:color="auto"/>
            <w:left w:val="none" w:sz="0" w:space="0" w:color="auto"/>
            <w:bottom w:val="none" w:sz="0" w:space="0" w:color="auto"/>
            <w:right w:val="none" w:sz="0" w:space="0" w:color="auto"/>
          </w:divBdr>
        </w:div>
        <w:div w:id="1852598537">
          <w:marLeft w:val="640"/>
          <w:marRight w:val="0"/>
          <w:marTop w:val="0"/>
          <w:marBottom w:val="0"/>
          <w:divBdr>
            <w:top w:val="none" w:sz="0" w:space="0" w:color="auto"/>
            <w:left w:val="none" w:sz="0" w:space="0" w:color="auto"/>
            <w:bottom w:val="none" w:sz="0" w:space="0" w:color="auto"/>
            <w:right w:val="none" w:sz="0" w:space="0" w:color="auto"/>
          </w:divBdr>
        </w:div>
        <w:div w:id="397214633">
          <w:marLeft w:val="640"/>
          <w:marRight w:val="0"/>
          <w:marTop w:val="0"/>
          <w:marBottom w:val="0"/>
          <w:divBdr>
            <w:top w:val="none" w:sz="0" w:space="0" w:color="auto"/>
            <w:left w:val="none" w:sz="0" w:space="0" w:color="auto"/>
            <w:bottom w:val="none" w:sz="0" w:space="0" w:color="auto"/>
            <w:right w:val="none" w:sz="0" w:space="0" w:color="auto"/>
          </w:divBdr>
        </w:div>
        <w:div w:id="1616445626">
          <w:marLeft w:val="640"/>
          <w:marRight w:val="0"/>
          <w:marTop w:val="0"/>
          <w:marBottom w:val="0"/>
          <w:divBdr>
            <w:top w:val="none" w:sz="0" w:space="0" w:color="auto"/>
            <w:left w:val="none" w:sz="0" w:space="0" w:color="auto"/>
            <w:bottom w:val="none" w:sz="0" w:space="0" w:color="auto"/>
            <w:right w:val="none" w:sz="0" w:space="0" w:color="auto"/>
          </w:divBdr>
        </w:div>
        <w:div w:id="1581214106">
          <w:marLeft w:val="640"/>
          <w:marRight w:val="0"/>
          <w:marTop w:val="0"/>
          <w:marBottom w:val="0"/>
          <w:divBdr>
            <w:top w:val="none" w:sz="0" w:space="0" w:color="auto"/>
            <w:left w:val="none" w:sz="0" w:space="0" w:color="auto"/>
            <w:bottom w:val="none" w:sz="0" w:space="0" w:color="auto"/>
            <w:right w:val="none" w:sz="0" w:space="0" w:color="auto"/>
          </w:divBdr>
        </w:div>
        <w:div w:id="1723485185">
          <w:marLeft w:val="640"/>
          <w:marRight w:val="0"/>
          <w:marTop w:val="0"/>
          <w:marBottom w:val="0"/>
          <w:divBdr>
            <w:top w:val="none" w:sz="0" w:space="0" w:color="auto"/>
            <w:left w:val="none" w:sz="0" w:space="0" w:color="auto"/>
            <w:bottom w:val="none" w:sz="0" w:space="0" w:color="auto"/>
            <w:right w:val="none" w:sz="0" w:space="0" w:color="auto"/>
          </w:divBdr>
        </w:div>
        <w:div w:id="1444108602">
          <w:marLeft w:val="640"/>
          <w:marRight w:val="0"/>
          <w:marTop w:val="0"/>
          <w:marBottom w:val="0"/>
          <w:divBdr>
            <w:top w:val="none" w:sz="0" w:space="0" w:color="auto"/>
            <w:left w:val="none" w:sz="0" w:space="0" w:color="auto"/>
            <w:bottom w:val="none" w:sz="0" w:space="0" w:color="auto"/>
            <w:right w:val="none" w:sz="0" w:space="0" w:color="auto"/>
          </w:divBdr>
        </w:div>
        <w:div w:id="630400729">
          <w:marLeft w:val="640"/>
          <w:marRight w:val="0"/>
          <w:marTop w:val="0"/>
          <w:marBottom w:val="0"/>
          <w:divBdr>
            <w:top w:val="none" w:sz="0" w:space="0" w:color="auto"/>
            <w:left w:val="none" w:sz="0" w:space="0" w:color="auto"/>
            <w:bottom w:val="none" w:sz="0" w:space="0" w:color="auto"/>
            <w:right w:val="none" w:sz="0" w:space="0" w:color="auto"/>
          </w:divBdr>
        </w:div>
        <w:div w:id="1831017518">
          <w:marLeft w:val="640"/>
          <w:marRight w:val="0"/>
          <w:marTop w:val="0"/>
          <w:marBottom w:val="0"/>
          <w:divBdr>
            <w:top w:val="none" w:sz="0" w:space="0" w:color="auto"/>
            <w:left w:val="none" w:sz="0" w:space="0" w:color="auto"/>
            <w:bottom w:val="none" w:sz="0" w:space="0" w:color="auto"/>
            <w:right w:val="none" w:sz="0" w:space="0" w:color="auto"/>
          </w:divBdr>
        </w:div>
        <w:div w:id="759721928">
          <w:marLeft w:val="640"/>
          <w:marRight w:val="0"/>
          <w:marTop w:val="0"/>
          <w:marBottom w:val="0"/>
          <w:divBdr>
            <w:top w:val="none" w:sz="0" w:space="0" w:color="auto"/>
            <w:left w:val="none" w:sz="0" w:space="0" w:color="auto"/>
            <w:bottom w:val="none" w:sz="0" w:space="0" w:color="auto"/>
            <w:right w:val="none" w:sz="0" w:space="0" w:color="auto"/>
          </w:divBdr>
        </w:div>
        <w:div w:id="1864859598">
          <w:marLeft w:val="640"/>
          <w:marRight w:val="0"/>
          <w:marTop w:val="0"/>
          <w:marBottom w:val="0"/>
          <w:divBdr>
            <w:top w:val="none" w:sz="0" w:space="0" w:color="auto"/>
            <w:left w:val="none" w:sz="0" w:space="0" w:color="auto"/>
            <w:bottom w:val="none" w:sz="0" w:space="0" w:color="auto"/>
            <w:right w:val="none" w:sz="0" w:space="0" w:color="auto"/>
          </w:divBdr>
        </w:div>
        <w:div w:id="755172474">
          <w:marLeft w:val="640"/>
          <w:marRight w:val="0"/>
          <w:marTop w:val="0"/>
          <w:marBottom w:val="0"/>
          <w:divBdr>
            <w:top w:val="none" w:sz="0" w:space="0" w:color="auto"/>
            <w:left w:val="none" w:sz="0" w:space="0" w:color="auto"/>
            <w:bottom w:val="none" w:sz="0" w:space="0" w:color="auto"/>
            <w:right w:val="none" w:sz="0" w:space="0" w:color="auto"/>
          </w:divBdr>
        </w:div>
        <w:div w:id="1069810099">
          <w:marLeft w:val="640"/>
          <w:marRight w:val="0"/>
          <w:marTop w:val="0"/>
          <w:marBottom w:val="0"/>
          <w:divBdr>
            <w:top w:val="none" w:sz="0" w:space="0" w:color="auto"/>
            <w:left w:val="none" w:sz="0" w:space="0" w:color="auto"/>
            <w:bottom w:val="none" w:sz="0" w:space="0" w:color="auto"/>
            <w:right w:val="none" w:sz="0" w:space="0" w:color="auto"/>
          </w:divBdr>
        </w:div>
        <w:div w:id="801340467">
          <w:marLeft w:val="640"/>
          <w:marRight w:val="0"/>
          <w:marTop w:val="0"/>
          <w:marBottom w:val="0"/>
          <w:divBdr>
            <w:top w:val="none" w:sz="0" w:space="0" w:color="auto"/>
            <w:left w:val="none" w:sz="0" w:space="0" w:color="auto"/>
            <w:bottom w:val="none" w:sz="0" w:space="0" w:color="auto"/>
            <w:right w:val="none" w:sz="0" w:space="0" w:color="auto"/>
          </w:divBdr>
        </w:div>
        <w:div w:id="1534617142">
          <w:marLeft w:val="640"/>
          <w:marRight w:val="0"/>
          <w:marTop w:val="0"/>
          <w:marBottom w:val="0"/>
          <w:divBdr>
            <w:top w:val="none" w:sz="0" w:space="0" w:color="auto"/>
            <w:left w:val="none" w:sz="0" w:space="0" w:color="auto"/>
            <w:bottom w:val="none" w:sz="0" w:space="0" w:color="auto"/>
            <w:right w:val="none" w:sz="0" w:space="0" w:color="auto"/>
          </w:divBdr>
        </w:div>
        <w:div w:id="1476992903">
          <w:marLeft w:val="640"/>
          <w:marRight w:val="0"/>
          <w:marTop w:val="0"/>
          <w:marBottom w:val="0"/>
          <w:divBdr>
            <w:top w:val="none" w:sz="0" w:space="0" w:color="auto"/>
            <w:left w:val="none" w:sz="0" w:space="0" w:color="auto"/>
            <w:bottom w:val="none" w:sz="0" w:space="0" w:color="auto"/>
            <w:right w:val="none" w:sz="0" w:space="0" w:color="auto"/>
          </w:divBdr>
        </w:div>
        <w:div w:id="279455792">
          <w:marLeft w:val="640"/>
          <w:marRight w:val="0"/>
          <w:marTop w:val="0"/>
          <w:marBottom w:val="0"/>
          <w:divBdr>
            <w:top w:val="none" w:sz="0" w:space="0" w:color="auto"/>
            <w:left w:val="none" w:sz="0" w:space="0" w:color="auto"/>
            <w:bottom w:val="none" w:sz="0" w:space="0" w:color="auto"/>
            <w:right w:val="none" w:sz="0" w:space="0" w:color="auto"/>
          </w:divBdr>
        </w:div>
        <w:div w:id="1522432011">
          <w:marLeft w:val="640"/>
          <w:marRight w:val="0"/>
          <w:marTop w:val="0"/>
          <w:marBottom w:val="0"/>
          <w:divBdr>
            <w:top w:val="none" w:sz="0" w:space="0" w:color="auto"/>
            <w:left w:val="none" w:sz="0" w:space="0" w:color="auto"/>
            <w:bottom w:val="none" w:sz="0" w:space="0" w:color="auto"/>
            <w:right w:val="none" w:sz="0" w:space="0" w:color="auto"/>
          </w:divBdr>
        </w:div>
        <w:div w:id="2086754853">
          <w:marLeft w:val="640"/>
          <w:marRight w:val="0"/>
          <w:marTop w:val="0"/>
          <w:marBottom w:val="0"/>
          <w:divBdr>
            <w:top w:val="none" w:sz="0" w:space="0" w:color="auto"/>
            <w:left w:val="none" w:sz="0" w:space="0" w:color="auto"/>
            <w:bottom w:val="none" w:sz="0" w:space="0" w:color="auto"/>
            <w:right w:val="none" w:sz="0" w:space="0" w:color="auto"/>
          </w:divBdr>
        </w:div>
        <w:div w:id="1309364800">
          <w:marLeft w:val="640"/>
          <w:marRight w:val="0"/>
          <w:marTop w:val="0"/>
          <w:marBottom w:val="0"/>
          <w:divBdr>
            <w:top w:val="none" w:sz="0" w:space="0" w:color="auto"/>
            <w:left w:val="none" w:sz="0" w:space="0" w:color="auto"/>
            <w:bottom w:val="none" w:sz="0" w:space="0" w:color="auto"/>
            <w:right w:val="none" w:sz="0" w:space="0" w:color="auto"/>
          </w:divBdr>
        </w:div>
        <w:div w:id="2076850356">
          <w:marLeft w:val="640"/>
          <w:marRight w:val="0"/>
          <w:marTop w:val="0"/>
          <w:marBottom w:val="0"/>
          <w:divBdr>
            <w:top w:val="none" w:sz="0" w:space="0" w:color="auto"/>
            <w:left w:val="none" w:sz="0" w:space="0" w:color="auto"/>
            <w:bottom w:val="none" w:sz="0" w:space="0" w:color="auto"/>
            <w:right w:val="none" w:sz="0" w:space="0" w:color="auto"/>
          </w:divBdr>
        </w:div>
        <w:div w:id="1569269260">
          <w:marLeft w:val="640"/>
          <w:marRight w:val="0"/>
          <w:marTop w:val="0"/>
          <w:marBottom w:val="0"/>
          <w:divBdr>
            <w:top w:val="none" w:sz="0" w:space="0" w:color="auto"/>
            <w:left w:val="none" w:sz="0" w:space="0" w:color="auto"/>
            <w:bottom w:val="none" w:sz="0" w:space="0" w:color="auto"/>
            <w:right w:val="none" w:sz="0" w:space="0" w:color="auto"/>
          </w:divBdr>
        </w:div>
        <w:div w:id="826096576">
          <w:marLeft w:val="640"/>
          <w:marRight w:val="0"/>
          <w:marTop w:val="0"/>
          <w:marBottom w:val="0"/>
          <w:divBdr>
            <w:top w:val="none" w:sz="0" w:space="0" w:color="auto"/>
            <w:left w:val="none" w:sz="0" w:space="0" w:color="auto"/>
            <w:bottom w:val="none" w:sz="0" w:space="0" w:color="auto"/>
            <w:right w:val="none" w:sz="0" w:space="0" w:color="auto"/>
          </w:divBdr>
        </w:div>
        <w:div w:id="1394812456">
          <w:marLeft w:val="640"/>
          <w:marRight w:val="0"/>
          <w:marTop w:val="0"/>
          <w:marBottom w:val="0"/>
          <w:divBdr>
            <w:top w:val="none" w:sz="0" w:space="0" w:color="auto"/>
            <w:left w:val="none" w:sz="0" w:space="0" w:color="auto"/>
            <w:bottom w:val="none" w:sz="0" w:space="0" w:color="auto"/>
            <w:right w:val="none" w:sz="0" w:space="0" w:color="auto"/>
          </w:divBdr>
        </w:div>
        <w:div w:id="1693143497">
          <w:marLeft w:val="640"/>
          <w:marRight w:val="0"/>
          <w:marTop w:val="0"/>
          <w:marBottom w:val="0"/>
          <w:divBdr>
            <w:top w:val="none" w:sz="0" w:space="0" w:color="auto"/>
            <w:left w:val="none" w:sz="0" w:space="0" w:color="auto"/>
            <w:bottom w:val="none" w:sz="0" w:space="0" w:color="auto"/>
            <w:right w:val="none" w:sz="0" w:space="0" w:color="auto"/>
          </w:divBdr>
        </w:div>
      </w:divsChild>
    </w:div>
    <w:div w:id="1008368854">
      <w:bodyDiv w:val="1"/>
      <w:marLeft w:val="0"/>
      <w:marRight w:val="0"/>
      <w:marTop w:val="0"/>
      <w:marBottom w:val="0"/>
      <w:divBdr>
        <w:top w:val="none" w:sz="0" w:space="0" w:color="auto"/>
        <w:left w:val="none" w:sz="0" w:space="0" w:color="auto"/>
        <w:bottom w:val="none" w:sz="0" w:space="0" w:color="auto"/>
        <w:right w:val="none" w:sz="0" w:space="0" w:color="auto"/>
      </w:divBdr>
      <w:divsChild>
        <w:div w:id="1832670103">
          <w:marLeft w:val="640"/>
          <w:marRight w:val="0"/>
          <w:marTop w:val="0"/>
          <w:marBottom w:val="0"/>
          <w:divBdr>
            <w:top w:val="none" w:sz="0" w:space="0" w:color="auto"/>
            <w:left w:val="none" w:sz="0" w:space="0" w:color="auto"/>
            <w:bottom w:val="none" w:sz="0" w:space="0" w:color="auto"/>
            <w:right w:val="none" w:sz="0" w:space="0" w:color="auto"/>
          </w:divBdr>
        </w:div>
        <w:div w:id="1981767816">
          <w:marLeft w:val="640"/>
          <w:marRight w:val="0"/>
          <w:marTop w:val="0"/>
          <w:marBottom w:val="0"/>
          <w:divBdr>
            <w:top w:val="none" w:sz="0" w:space="0" w:color="auto"/>
            <w:left w:val="none" w:sz="0" w:space="0" w:color="auto"/>
            <w:bottom w:val="none" w:sz="0" w:space="0" w:color="auto"/>
            <w:right w:val="none" w:sz="0" w:space="0" w:color="auto"/>
          </w:divBdr>
        </w:div>
        <w:div w:id="1848863241">
          <w:marLeft w:val="640"/>
          <w:marRight w:val="0"/>
          <w:marTop w:val="0"/>
          <w:marBottom w:val="0"/>
          <w:divBdr>
            <w:top w:val="none" w:sz="0" w:space="0" w:color="auto"/>
            <w:left w:val="none" w:sz="0" w:space="0" w:color="auto"/>
            <w:bottom w:val="none" w:sz="0" w:space="0" w:color="auto"/>
            <w:right w:val="none" w:sz="0" w:space="0" w:color="auto"/>
          </w:divBdr>
        </w:div>
        <w:div w:id="19093448">
          <w:marLeft w:val="640"/>
          <w:marRight w:val="0"/>
          <w:marTop w:val="0"/>
          <w:marBottom w:val="0"/>
          <w:divBdr>
            <w:top w:val="none" w:sz="0" w:space="0" w:color="auto"/>
            <w:left w:val="none" w:sz="0" w:space="0" w:color="auto"/>
            <w:bottom w:val="none" w:sz="0" w:space="0" w:color="auto"/>
            <w:right w:val="none" w:sz="0" w:space="0" w:color="auto"/>
          </w:divBdr>
        </w:div>
        <w:div w:id="684786677">
          <w:marLeft w:val="640"/>
          <w:marRight w:val="0"/>
          <w:marTop w:val="0"/>
          <w:marBottom w:val="0"/>
          <w:divBdr>
            <w:top w:val="none" w:sz="0" w:space="0" w:color="auto"/>
            <w:left w:val="none" w:sz="0" w:space="0" w:color="auto"/>
            <w:bottom w:val="none" w:sz="0" w:space="0" w:color="auto"/>
            <w:right w:val="none" w:sz="0" w:space="0" w:color="auto"/>
          </w:divBdr>
        </w:div>
        <w:div w:id="1462965024">
          <w:marLeft w:val="640"/>
          <w:marRight w:val="0"/>
          <w:marTop w:val="0"/>
          <w:marBottom w:val="0"/>
          <w:divBdr>
            <w:top w:val="none" w:sz="0" w:space="0" w:color="auto"/>
            <w:left w:val="none" w:sz="0" w:space="0" w:color="auto"/>
            <w:bottom w:val="none" w:sz="0" w:space="0" w:color="auto"/>
            <w:right w:val="none" w:sz="0" w:space="0" w:color="auto"/>
          </w:divBdr>
        </w:div>
        <w:div w:id="961036651">
          <w:marLeft w:val="640"/>
          <w:marRight w:val="0"/>
          <w:marTop w:val="0"/>
          <w:marBottom w:val="0"/>
          <w:divBdr>
            <w:top w:val="none" w:sz="0" w:space="0" w:color="auto"/>
            <w:left w:val="none" w:sz="0" w:space="0" w:color="auto"/>
            <w:bottom w:val="none" w:sz="0" w:space="0" w:color="auto"/>
            <w:right w:val="none" w:sz="0" w:space="0" w:color="auto"/>
          </w:divBdr>
        </w:div>
        <w:div w:id="1021782894">
          <w:marLeft w:val="640"/>
          <w:marRight w:val="0"/>
          <w:marTop w:val="0"/>
          <w:marBottom w:val="0"/>
          <w:divBdr>
            <w:top w:val="none" w:sz="0" w:space="0" w:color="auto"/>
            <w:left w:val="none" w:sz="0" w:space="0" w:color="auto"/>
            <w:bottom w:val="none" w:sz="0" w:space="0" w:color="auto"/>
            <w:right w:val="none" w:sz="0" w:space="0" w:color="auto"/>
          </w:divBdr>
        </w:div>
        <w:div w:id="1103459487">
          <w:marLeft w:val="640"/>
          <w:marRight w:val="0"/>
          <w:marTop w:val="0"/>
          <w:marBottom w:val="0"/>
          <w:divBdr>
            <w:top w:val="none" w:sz="0" w:space="0" w:color="auto"/>
            <w:left w:val="none" w:sz="0" w:space="0" w:color="auto"/>
            <w:bottom w:val="none" w:sz="0" w:space="0" w:color="auto"/>
            <w:right w:val="none" w:sz="0" w:space="0" w:color="auto"/>
          </w:divBdr>
        </w:div>
        <w:div w:id="326716912">
          <w:marLeft w:val="640"/>
          <w:marRight w:val="0"/>
          <w:marTop w:val="0"/>
          <w:marBottom w:val="0"/>
          <w:divBdr>
            <w:top w:val="none" w:sz="0" w:space="0" w:color="auto"/>
            <w:left w:val="none" w:sz="0" w:space="0" w:color="auto"/>
            <w:bottom w:val="none" w:sz="0" w:space="0" w:color="auto"/>
            <w:right w:val="none" w:sz="0" w:space="0" w:color="auto"/>
          </w:divBdr>
        </w:div>
        <w:div w:id="129447552">
          <w:marLeft w:val="640"/>
          <w:marRight w:val="0"/>
          <w:marTop w:val="0"/>
          <w:marBottom w:val="0"/>
          <w:divBdr>
            <w:top w:val="none" w:sz="0" w:space="0" w:color="auto"/>
            <w:left w:val="none" w:sz="0" w:space="0" w:color="auto"/>
            <w:bottom w:val="none" w:sz="0" w:space="0" w:color="auto"/>
            <w:right w:val="none" w:sz="0" w:space="0" w:color="auto"/>
          </w:divBdr>
        </w:div>
        <w:div w:id="1394504570">
          <w:marLeft w:val="640"/>
          <w:marRight w:val="0"/>
          <w:marTop w:val="0"/>
          <w:marBottom w:val="0"/>
          <w:divBdr>
            <w:top w:val="none" w:sz="0" w:space="0" w:color="auto"/>
            <w:left w:val="none" w:sz="0" w:space="0" w:color="auto"/>
            <w:bottom w:val="none" w:sz="0" w:space="0" w:color="auto"/>
            <w:right w:val="none" w:sz="0" w:space="0" w:color="auto"/>
          </w:divBdr>
        </w:div>
        <w:div w:id="965770866">
          <w:marLeft w:val="640"/>
          <w:marRight w:val="0"/>
          <w:marTop w:val="0"/>
          <w:marBottom w:val="0"/>
          <w:divBdr>
            <w:top w:val="none" w:sz="0" w:space="0" w:color="auto"/>
            <w:left w:val="none" w:sz="0" w:space="0" w:color="auto"/>
            <w:bottom w:val="none" w:sz="0" w:space="0" w:color="auto"/>
            <w:right w:val="none" w:sz="0" w:space="0" w:color="auto"/>
          </w:divBdr>
        </w:div>
        <w:div w:id="2096322638">
          <w:marLeft w:val="640"/>
          <w:marRight w:val="0"/>
          <w:marTop w:val="0"/>
          <w:marBottom w:val="0"/>
          <w:divBdr>
            <w:top w:val="none" w:sz="0" w:space="0" w:color="auto"/>
            <w:left w:val="none" w:sz="0" w:space="0" w:color="auto"/>
            <w:bottom w:val="none" w:sz="0" w:space="0" w:color="auto"/>
            <w:right w:val="none" w:sz="0" w:space="0" w:color="auto"/>
          </w:divBdr>
        </w:div>
        <w:div w:id="1061635786">
          <w:marLeft w:val="640"/>
          <w:marRight w:val="0"/>
          <w:marTop w:val="0"/>
          <w:marBottom w:val="0"/>
          <w:divBdr>
            <w:top w:val="none" w:sz="0" w:space="0" w:color="auto"/>
            <w:left w:val="none" w:sz="0" w:space="0" w:color="auto"/>
            <w:bottom w:val="none" w:sz="0" w:space="0" w:color="auto"/>
            <w:right w:val="none" w:sz="0" w:space="0" w:color="auto"/>
          </w:divBdr>
        </w:div>
        <w:div w:id="1121343616">
          <w:marLeft w:val="640"/>
          <w:marRight w:val="0"/>
          <w:marTop w:val="0"/>
          <w:marBottom w:val="0"/>
          <w:divBdr>
            <w:top w:val="none" w:sz="0" w:space="0" w:color="auto"/>
            <w:left w:val="none" w:sz="0" w:space="0" w:color="auto"/>
            <w:bottom w:val="none" w:sz="0" w:space="0" w:color="auto"/>
            <w:right w:val="none" w:sz="0" w:space="0" w:color="auto"/>
          </w:divBdr>
        </w:div>
        <w:div w:id="1490058735">
          <w:marLeft w:val="640"/>
          <w:marRight w:val="0"/>
          <w:marTop w:val="0"/>
          <w:marBottom w:val="0"/>
          <w:divBdr>
            <w:top w:val="none" w:sz="0" w:space="0" w:color="auto"/>
            <w:left w:val="none" w:sz="0" w:space="0" w:color="auto"/>
            <w:bottom w:val="none" w:sz="0" w:space="0" w:color="auto"/>
            <w:right w:val="none" w:sz="0" w:space="0" w:color="auto"/>
          </w:divBdr>
        </w:div>
        <w:div w:id="2042900540">
          <w:marLeft w:val="640"/>
          <w:marRight w:val="0"/>
          <w:marTop w:val="0"/>
          <w:marBottom w:val="0"/>
          <w:divBdr>
            <w:top w:val="none" w:sz="0" w:space="0" w:color="auto"/>
            <w:left w:val="none" w:sz="0" w:space="0" w:color="auto"/>
            <w:bottom w:val="none" w:sz="0" w:space="0" w:color="auto"/>
            <w:right w:val="none" w:sz="0" w:space="0" w:color="auto"/>
          </w:divBdr>
        </w:div>
        <w:div w:id="2064131414">
          <w:marLeft w:val="640"/>
          <w:marRight w:val="0"/>
          <w:marTop w:val="0"/>
          <w:marBottom w:val="0"/>
          <w:divBdr>
            <w:top w:val="none" w:sz="0" w:space="0" w:color="auto"/>
            <w:left w:val="none" w:sz="0" w:space="0" w:color="auto"/>
            <w:bottom w:val="none" w:sz="0" w:space="0" w:color="auto"/>
            <w:right w:val="none" w:sz="0" w:space="0" w:color="auto"/>
          </w:divBdr>
        </w:div>
        <w:div w:id="1797405470">
          <w:marLeft w:val="640"/>
          <w:marRight w:val="0"/>
          <w:marTop w:val="0"/>
          <w:marBottom w:val="0"/>
          <w:divBdr>
            <w:top w:val="none" w:sz="0" w:space="0" w:color="auto"/>
            <w:left w:val="none" w:sz="0" w:space="0" w:color="auto"/>
            <w:bottom w:val="none" w:sz="0" w:space="0" w:color="auto"/>
            <w:right w:val="none" w:sz="0" w:space="0" w:color="auto"/>
          </w:divBdr>
        </w:div>
        <w:div w:id="128323549">
          <w:marLeft w:val="640"/>
          <w:marRight w:val="0"/>
          <w:marTop w:val="0"/>
          <w:marBottom w:val="0"/>
          <w:divBdr>
            <w:top w:val="none" w:sz="0" w:space="0" w:color="auto"/>
            <w:left w:val="none" w:sz="0" w:space="0" w:color="auto"/>
            <w:bottom w:val="none" w:sz="0" w:space="0" w:color="auto"/>
            <w:right w:val="none" w:sz="0" w:space="0" w:color="auto"/>
          </w:divBdr>
        </w:div>
        <w:div w:id="384451120">
          <w:marLeft w:val="640"/>
          <w:marRight w:val="0"/>
          <w:marTop w:val="0"/>
          <w:marBottom w:val="0"/>
          <w:divBdr>
            <w:top w:val="none" w:sz="0" w:space="0" w:color="auto"/>
            <w:left w:val="none" w:sz="0" w:space="0" w:color="auto"/>
            <w:bottom w:val="none" w:sz="0" w:space="0" w:color="auto"/>
            <w:right w:val="none" w:sz="0" w:space="0" w:color="auto"/>
          </w:divBdr>
        </w:div>
        <w:div w:id="1269848049">
          <w:marLeft w:val="640"/>
          <w:marRight w:val="0"/>
          <w:marTop w:val="0"/>
          <w:marBottom w:val="0"/>
          <w:divBdr>
            <w:top w:val="none" w:sz="0" w:space="0" w:color="auto"/>
            <w:left w:val="none" w:sz="0" w:space="0" w:color="auto"/>
            <w:bottom w:val="none" w:sz="0" w:space="0" w:color="auto"/>
            <w:right w:val="none" w:sz="0" w:space="0" w:color="auto"/>
          </w:divBdr>
        </w:div>
        <w:div w:id="1380325084">
          <w:marLeft w:val="640"/>
          <w:marRight w:val="0"/>
          <w:marTop w:val="0"/>
          <w:marBottom w:val="0"/>
          <w:divBdr>
            <w:top w:val="none" w:sz="0" w:space="0" w:color="auto"/>
            <w:left w:val="none" w:sz="0" w:space="0" w:color="auto"/>
            <w:bottom w:val="none" w:sz="0" w:space="0" w:color="auto"/>
            <w:right w:val="none" w:sz="0" w:space="0" w:color="auto"/>
          </w:divBdr>
        </w:div>
        <w:div w:id="184828483">
          <w:marLeft w:val="640"/>
          <w:marRight w:val="0"/>
          <w:marTop w:val="0"/>
          <w:marBottom w:val="0"/>
          <w:divBdr>
            <w:top w:val="none" w:sz="0" w:space="0" w:color="auto"/>
            <w:left w:val="none" w:sz="0" w:space="0" w:color="auto"/>
            <w:bottom w:val="none" w:sz="0" w:space="0" w:color="auto"/>
            <w:right w:val="none" w:sz="0" w:space="0" w:color="auto"/>
          </w:divBdr>
        </w:div>
        <w:div w:id="263924795">
          <w:marLeft w:val="640"/>
          <w:marRight w:val="0"/>
          <w:marTop w:val="0"/>
          <w:marBottom w:val="0"/>
          <w:divBdr>
            <w:top w:val="none" w:sz="0" w:space="0" w:color="auto"/>
            <w:left w:val="none" w:sz="0" w:space="0" w:color="auto"/>
            <w:bottom w:val="none" w:sz="0" w:space="0" w:color="auto"/>
            <w:right w:val="none" w:sz="0" w:space="0" w:color="auto"/>
          </w:divBdr>
        </w:div>
        <w:div w:id="2038389481">
          <w:marLeft w:val="640"/>
          <w:marRight w:val="0"/>
          <w:marTop w:val="0"/>
          <w:marBottom w:val="0"/>
          <w:divBdr>
            <w:top w:val="none" w:sz="0" w:space="0" w:color="auto"/>
            <w:left w:val="none" w:sz="0" w:space="0" w:color="auto"/>
            <w:bottom w:val="none" w:sz="0" w:space="0" w:color="auto"/>
            <w:right w:val="none" w:sz="0" w:space="0" w:color="auto"/>
          </w:divBdr>
        </w:div>
        <w:div w:id="953823209">
          <w:marLeft w:val="640"/>
          <w:marRight w:val="0"/>
          <w:marTop w:val="0"/>
          <w:marBottom w:val="0"/>
          <w:divBdr>
            <w:top w:val="none" w:sz="0" w:space="0" w:color="auto"/>
            <w:left w:val="none" w:sz="0" w:space="0" w:color="auto"/>
            <w:bottom w:val="none" w:sz="0" w:space="0" w:color="auto"/>
            <w:right w:val="none" w:sz="0" w:space="0" w:color="auto"/>
          </w:divBdr>
        </w:div>
        <w:div w:id="43337516">
          <w:marLeft w:val="640"/>
          <w:marRight w:val="0"/>
          <w:marTop w:val="0"/>
          <w:marBottom w:val="0"/>
          <w:divBdr>
            <w:top w:val="none" w:sz="0" w:space="0" w:color="auto"/>
            <w:left w:val="none" w:sz="0" w:space="0" w:color="auto"/>
            <w:bottom w:val="none" w:sz="0" w:space="0" w:color="auto"/>
            <w:right w:val="none" w:sz="0" w:space="0" w:color="auto"/>
          </w:divBdr>
        </w:div>
        <w:div w:id="207034797">
          <w:marLeft w:val="640"/>
          <w:marRight w:val="0"/>
          <w:marTop w:val="0"/>
          <w:marBottom w:val="0"/>
          <w:divBdr>
            <w:top w:val="none" w:sz="0" w:space="0" w:color="auto"/>
            <w:left w:val="none" w:sz="0" w:space="0" w:color="auto"/>
            <w:bottom w:val="none" w:sz="0" w:space="0" w:color="auto"/>
            <w:right w:val="none" w:sz="0" w:space="0" w:color="auto"/>
          </w:divBdr>
        </w:div>
        <w:div w:id="473376591">
          <w:marLeft w:val="640"/>
          <w:marRight w:val="0"/>
          <w:marTop w:val="0"/>
          <w:marBottom w:val="0"/>
          <w:divBdr>
            <w:top w:val="none" w:sz="0" w:space="0" w:color="auto"/>
            <w:left w:val="none" w:sz="0" w:space="0" w:color="auto"/>
            <w:bottom w:val="none" w:sz="0" w:space="0" w:color="auto"/>
            <w:right w:val="none" w:sz="0" w:space="0" w:color="auto"/>
          </w:divBdr>
        </w:div>
        <w:div w:id="479006497">
          <w:marLeft w:val="640"/>
          <w:marRight w:val="0"/>
          <w:marTop w:val="0"/>
          <w:marBottom w:val="0"/>
          <w:divBdr>
            <w:top w:val="none" w:sz="0" w:space="0" w:color="auto"/>
            <w:left w:val="none" w:sz="0" w:space="0" w:color="auto"/>
            <w:bottom w:val="none" w:sz="0" w:space="0" w:color="auto"/>
            <w:right w:val="none" w:sz="0" w:space="0" w:color="auto"/>
          </w:divBdr>
        </w:div>
        <w:div w:id="1836265971">
          <w:marLeft w:val="640"/>
          <w:marRight w:val="0"/>
          <w:marTop w:val="0"/>
          <w:marBottom w:val="0"/>
          <w:divBdr>
            <w:top w:val="none" w:sz="0" w:space="0" w:color="auto"/>
            <w:left w:val="none" w:sz="0" w:space="0" w:color="auto"/>
            <w:bottom w:val="none" w:sz="0" w:space="0" w:color="auto"/>
            <w:right w:val="none" w:sz="0" w:space="0" w:color="auto"/>
          </w:divBdr>
        </w:div>
        <w:div w:id="1397123971">
          <w:marLeft w:val="640"/>
          <w:marRight w:val="0"/>
          <w:marTop w:val="0"/>
          <w:marBottom w:val="0"/>
          <w:divBdr>
            <w:top w:val="none" w:sz="0" w:space="0" w:color="auto"/>
            <w:left w:val="none" w:sz="0" w:space="0" w:color="auto"/>
            <w:bottom w:val="none" w:sz="0" w:space="0" w:color="auto"/>
            <w:right w:val="none" w:sz="0" w:space="0" w:color="auto"/>
          </w:divBdr>
        </w:div>
        <w:div w:id="425735741">
          <w:marLeft w:val="640"/>
          <w:marRight w:val="0"/>
          <w:marTop w:val="0"/>
          <w:marBottom w:val="0"/>
          <w:divBdr>
            <w:top w:val="none" w:sz="0" w:space="0" w:color="auto"/>
            <w:left w:val="none" w:sz="0" w:space="0" w:color="auto"/>
            <w:bottom w:val="none" w:sz="0" w:space="0" w:color="auto"/>
            <w:right w:val="none" w:sz="0" w:space="0" w:color="auto"/>
          </w:divBdr>
        </w:div>
        <w:div w:id="1468354400">
          <w:marLeft w:val="640"/>
          <w:marRight w:val="0"/>
          <w:marTop w:val="0"/>
          <w:marBottom w:val="0"/>
          <w:divBdr>
            <w:top w:val="none" w:sz="0" w:space="0" w:color="auto"/>
            <w:left w:val="none" w:sz="0" w:space="0" w:color="auto"/>
            <w:bottom w:val="none" w:sz="0" w:space="0" w:color="auto"/>
            <w:right w:val="none" w:sz="0" w:space="0" w:color="auto"/>
          </w:divBdr>
        </w:div>
        <w:div w:id="1031954287">
          <w:marLeft w:val="640"/>
          <w:marRight w:val="0"/>
          <w:marTop w:val="0"/>
          <w:marBottom w:val="0"/>
          <w:divBdr>
            <w:top w:val="none" w:sz="0" w:space="0" w:color="auto"/>
            <w:left w:val="none" w:sz="0" w:space="0" w:color="auto"/>
            <w:bottom w:val="none" w:sz="0" w:space="0" w:color="auto"/>
            <w:right w:val="none" w:sz="0" w:space="0" w:color="auto"/>
          </w:divBdr>
        </w:div>
        <w:div w:id="1311790641">
          <w:marLeft w:val="640"/>
          <w:marRight w:val="0"/>
          <w:marTop w:val="0"/>
          <w:marBottom w:val="0"/>
          <w:divBdr>
            <w:top w:val="none" w:sz="0" w:space="0" w:color="auto"/>
            <w:left w:val="none" w:sz="0" w:space="0" w:color="auto"/>
            <w:bottom w:val="none" w:sz="0" w:space="0" w:color="auto"/>
            <w:right w:val="none" w:sz="0" w:space="0" w:color="auto"/>
          </w:divBdr>
        </w:div>
        <w:div w:id="1168518912">
          <w:marLeft w:val="640"/>
          <w:marRight w:val="0"/>
          <w:marTop w:val="0"/>
          <w:marBottom w:val="0"/>
          <w:divBdr>
            <w:top w:val="none" w:sz="0" w:space="0" w:color="auto"/>
            <w:left w:val="none" w:sz="0" w:space="0" w:color="auto"/>
            <w:bottom w:val="none" w:sz="0" w:space="0" w:color="auto"/>
            <w:right w:val="none" w:sz="0" w:space="0" w:color="auto"/>
          </w:divBdr>
        </w:div>
        <w:div w:id="759762086">
          <w:marLeft w:val="640"/>
          <w:marRight w:val="0"/>
          <w:marTop w:val="0"/>
          <w:marBottom w:val="0"/>
          <w:divBdr>
            <w:top w:val="none" w:sz="0" w:space="0" w:color="auto"/>
            <w:left w:val="none" w:sz="0" w:space="0" w:color="auto"/>
            <w:bottom w:val="none" w:sz="0" w:space="0" w:color="auto"/>
            <w:right w:val="none" w:sz="0" w:space="0" w:color="auto"/>
          </w:divBdr>
        </w:div>
        <w:div w:id="1452550839">
          <w:marLeft w:val="640"/>
          <w:marRight w:val="0"/>
          <w:marTop w:val="0"/>
          <w:marBottom w:val="0"/>
          <w:divBdr>
            <w:top w:val="none" w:sz="0" w:space="0" w:color="auto"/>
            <w:left w:val="none" w:sz="0" w:space="0" w:color="auto"/>
            <w:bottom w:val="none" w:sz="0" w:space="0" w:color="auto"/>
            <w:right w:val="none" w:sz="0" w:space="0" w:color="auto"/>
          </w:divBdr>
        </w:div>
        <w:div w:id="1295257814">
          <w:marLeft w:val="640"/>
          <w:marRight w:val="0"/>
          <w:marTop w:val="0"/>
          <w:marBottom w:val="0"/>
          <w:divBdr>
            <w:top w:val="none" w:sz="0" w:space="0" w:color="auto"/>
            <w:left w:val="none" w:sz="0" w:space="0" w:color="auto"/>
            <w:bottom w:val="none" w:sz="0" w:space="0" w:color="auto"/>
            <w:right w:val="none" w:sz="0" w:space="0" w:color="auto"/>
          </w:divBdr>
        </w:div>
        <w:div w:id="1647973120">
          <w:marLeft w:val="640"/>
          <w:marRight w:val="0"/>
          <w:marTop w:val="0"/>
          <w:marBottom w:val="0"/>
          <w:divBdr>
            <w:top w:val="none" w:sz="0" w:space="0" w:color="auto"/>
            <w:left w:val="none" w:sz="0" w:space="0" w:color="auto"/>
            <w:bottom w:val="none" w:sz="0" w:space="0" w:color="auto"/>
            <w:right w:val="none" w:sz="0" w:space="0" w:color="auto"/>
          </w:divBdr>
        </w:div>
        <w:div w:id="1675301885">
          <w:marLeft w:val="640"/>
          <w:marRight w:val="0"/>
          <w:marTop w:val="0"/>
          <w:marBottom w:val="0"/>
          <w:divBdr>
            <w:top w:val="none" w:sz="0" w:space="0" w:color="auto"/>
            <w:left w:val="none" w:sz="0" w:space="0" w:color="auto"/>
            <w:bottom w:val="none" w:sz="0" w:space="0" w:color="auto"/>
            <w:right w:val="none" w:sz="0" w:space="0" w:color="auto"/>
          </w:divBdr>
        </w:div>
        <w:div w:id="1331836196">
          <w:marLeft w:val="640"/>
          <w:marRight w:val="0"/>
          <w:marTop w:val="0"/>
          <w:marBottom w:val="0"/>
          <w:divBdr>
            <w:top w:val="none" w:sz="0" w:space="0" w:color="auto"/>
            <w:left w:val="none" w:sz="0" w:space="0" w:color="auto"/>
            <w:bottom w:val="none" w:sz="0" w:space="0" w:color="auto"/>
            <w:right w:val="none" w:sz="0" w:space="0" w:color="auto"/>
          </w:divBdr>
        </w:div>
        <w:div w:id="1171875350">
          <w:marLeft w:val="640"/>
          <w:marRight w:val="0"/>
          <w:marTop w:val="0"/>
          <w:marBottom w:val="0"/>
          <w:divBdr>
            <w:top w:val="none" w:sz="0" w:space="0" w:color="auto"/>
            <w:left w:val="none" w:sz="0" w:space="0" w:color="auto"/>
            <w:bottom w:val="none" w:sz="0" w:space="0" w:color="auto"/>
            <w:right w:val="none" w:sz="0" w:space="0" w:color="auto"/>
          </w:divBdr>
        </w:div>
        <w:div w:id="197016266">
          <w:marLeft w:val="640"/>
          <w:marRight w:val="0"/>
          <w:marTop w:val="0"/>
          <w:marBottom w:val="0"/>
          <w:divBdr>
            <w:top w:val="none" w:sz="0" w:space="0" w:color="auto"/>
            <w:left w:val="none" w:sz="0" w:space="0" w:color="auto"/>
            <w:bottom w:val="none" w:sz="0" w:space="0" w:color="auto"/>
            <w:right w:val="none" w:sz="0" w:space="0" w:color="auto"/>
          </w:divBdr>
        </w:div>
        <w:div w:id="2043552298">
          <w:marLeft w:val="640"/>
          <w:marRight w:val="0"/>
          <w:marTop w:val="0"/>
          <w:marBottom w:val="0"/>
          <w:divBdr>
            <w:top w:val="none" w:sz="0" w:space="0" w:color="auto"/>
            <w:left w:val="none" w:sz="0" w:space="0" w:color="auto"/>
            <w:bottom w:val="none" w:sz="0" w:space="0" w:color="auto"/>
            <w:right w:val="none" w:sz="0" w:space="0" w:color="auto"/>
          </w:divBdr>
        </w:div>
        <w:div w:id="1225410843">
          <w:marLeft w:val="640"/>
          <w:marRight w:val="0"/>
          <w:marTop w:val="0"/>
          <w:marBottom w:val="0"/>
          <w:divBdr>
            <w:top w:val="none" w:sz="0" w:space="0" w:color="auto"/>
            <w:left w:val="none" w:sz="0" w:space="0" w:color="auto"/>
            <w:bottom w:val="none" w:sz="0" w:space="0" w:color="auto"/>
            <w:right w:val="none" w:sz="0" w:space="0" w:color="auto"/>
          </w:divBdr>
        </w:div>
        <w:div w:id="510415450">
          <w:marLeft w:val="640"/>
          <w:marRight w:val="0"/>
          <w:marTop w:val="0"/>
          <w:marBottom w:val="0"/>
          <w:divBdr>
            <w:top w:val="none" w:sz="0" w:space="0" w:color="auto"/>
            <w:left w:val="none" w:sz="0" w:space="0" w:color="auto"/>
            <w:bottom w:val="none" w:sz="0" w:space="0" w:color="auto"/>
            <w:right w:val="none" w:sz="0" w:space="0" w:color="auto"/>
          </w:divBdr>
        </w:div>
        <w:div w:id="1481581457">
          <w:marLeft w:val="640"/>
          <w:marRight w:val="0"/>
          <w:marTop w:val="0"/>
          <w:marBottom w:val="0"/>
          <w:divBdr>
            <w:top w:val="none" w:sz="0" w:space="0" w:color="auto"/>
            <w:left w:val="none" w:sz="0" w:space="0" w:color="auto"/>
            <w:bottom w:val="none" w:sz="0" w:space="0" w:color="auto"/>
            <w:right w:val="none" w:sz="0" w:space="0" w:color="auto"/>
          </w:divBdr>
        </w:div>
        <w:div w:id="224030114">
          <w:marLeft w:val="640"/>
          <w:marRight w:val="0"/>
          <w:marTop w:val="0"/>
          <w:marBottom w:val="0"/>
          <w:divBdr>
            <w:top w:val="none" w:sz="0" w:space="0" w:color="auto"/>
            <w:left w:val="none" w:sz="0" w:space="0" w:color="auto"/>
            <w:bottom w:val="none" w:sz="0" w:space="0" w:color="auto"/>
            <w:right w:val="none" w:sz="0" w:space="0" w:color="auto"/>
          </w:divBdr>
        </w:div>
        <w:div w:id="2000112240">
          <w:marLeft w:val="640"/>
          <w:marRight w:val="0"/>
          <w:marTop w:val="0"/>
          <w:marBottom w:val="0"/>
          <w:divBdr>
            <w:top w:val="none" w:sz="0" w:space="0" w:color="auto"/>
            <w:left w:val="none" w:sz="0" w:space="0" w:color="auto"/>
            <w:bottom w:val="none" w:sz="0" w:space="0" w:color="auto"/>
            <w:right w:val="none" w:sz="0" w:space="0" w:color="auto"/>
          </w:divBdr>
        </w:div>
        <w:div w:id="1173181511">
          <w:marLeft w:val="640"/>
          <w:marRight w:val="0"/>
          <w:marTop w:val="0"/>
          <w:marBottom w:val="0"/>
          <w:divBdr>
            <w:top w:val="none" w:sz="0" w:space="0" w:color="auto"/>
            <w:left w:val="none" w:sz="0" w:space="0" w:color="auto"/>
            <w:bottom w:val="none" w:sz="0" w:space="0" w:color="auto"/>
            <w:right w:val="none" w:sz="0" w:space="0" w:color="auto"/>
          </w:divBdr>
        </w:div>
        <w:div w:id="1533030293">
          <w:marLeft w:val="640"/>
          <w:marRight w:val="0"/>
          <w:marTop w:val="0"/>
          <w:marBottom w:val="0"/>
          <w:divBdr>
            <w:top w:val="none" w:sz="0" w:space="0" w:color="auto"/>
            <w:left w:val="none" w:sz="0" w:space="0" w:color="auto"/>
            <w:bottom w:val="none" w:sz="0" w:space="0" w:color="auto"/>
            <w:right w:val="none" w:sz="0" w:space="0" w:color="auto"/>
          </w:divBdr>
        </w:div>
        <w:div w:id="70736657">
          <w:marLeft w:val="640"/>
          <w:marRight w:val="0"/>
          <w:marTop w:val="0"/>
          <w:marBottom w:val="0"/>
          <w:divBdr>
            <w:top w:val="none" w:sz="0" w:space="0" w:color="auto"/>
            <w:left w:val="none" w:sz="0" w:space="0" w:color="auto"/>
            <w:bottom w:val="none" w:sz="0" w:space="0" w:color="auto"/>
            <w:right w:val="none" w:sz="0" w:space="0" w:color="auto"/>
          </w:divBdr>
        </w:div>
        <w:div w:id="741029450">
          <w:marLeft w:val="640"/>
          <w:marRight w:val="0"/>
          <w:marTop w:val="0"/>
          <w:marBottom w:val="0"/>
          <w:divBdr>
            <w:top w:val="none" w:sz="0" w:space="0" w:color="auto"/>
            <w:left w:val="none" w:sz="0" w:space="0" w:color="auto"/>
            <w:bottom w:val="none" w:sz="0" w:space="0" w:color="auto"/>
            <w:right w:val="none" w:sz="0" w:space="0" w:color="auto"/>
          </w:divBdr>
        </w:div>
        <w:div w:id="1179124508">
          <w:marLeft w:val="640"/>
          <w:marRight w:val="0"/>
          <w:marTop w:val="0"/>
          <w:marBottom w:val="0"/>
          <w:divBdr>
            <w:top w:val="none" w:sz="0" w:space="0" w:color="auto"/>
            <w:left w:val="none" w:sz="0" w:space="0" w:color="auto"/>
            <w:bottom w:val="none" w:sz="0" w:space="0" w:color="auto"/>
            <w:right w:val="none" w:sz="0" w:space="0" w:color="auto"/>
          </w:divBdr>
        </w:div>
        <w:div w:id="1612007606">
          <w:marLeft w:val="640"/>
          <w:marRight w:val="0"/>
          <w:marTop w:val="0"/>
          <w:marBottom w:val="0"/>
          <w:divBdr>
            <w:top w:val="none" w:sz="0" w:space="0" w:color="auto"/>
            <w:left w:val="none" w:sz="0" w:space="0" w:color="auto"/>
            <w:bottom w:val="none" w:sz="0" w:space="0" w:color="auto"/>
            <w:right w:val="none" w:sz="0" w:space="0" w:color="auto"/>
          </w:divBdr>
        </w:div>
        <w:div w:id="2054690860">
          <w:marLeft w:val="640"/>
          <w:marRight w:val="0"/>
          <w:marTop w:val="0"/>
          <w:marBottom w:val="0"/>
          <w:divBdr>
            <w:top w:val="none" w:sz="0" w:space="0" w:color="auto"/>
            <w:left w:val="none" w:sz="0" w:space="0" w:color="auto"/>
            <w:bottom w:val="none" w:sz="0" w:space="0" w:color="auto"/>
            <w:right w:val="none" w:sz="0" w:space="0" w:color="auto"/>
          </w:divBdr>
        </w:div>
        <w:div w:id="1808545801">
          <w:marLeft w:val="640"/>
          <w:marRight w:val="0"/>
          <w:marTop w:val="0"/>
          <w:marBottom w:val="0"/>
          <w:divBdr>
            <w:top w:val="none" w:sz="0" w:space="0" w:color="auto"/>
            <w:left w:val="none" w:sz="0" w:space="0" w:color="auto"/>
            <w:bottom w:val="none" w:sz="0" w:space="0" w:color="auto"/>
            <w:right w:val="none" w:sz="0" w:space="0" w:color="auto"/>
          </w:divBdr>
        </w:div>
        <w:div w:id="1486168805">
          <w:marLeft w:val="640"/>
          <w:marRight w:val="0"/>
          <w:marTop w:val="0"/>
          <w:marBottom w:val="0"/>
          <w:divBdr>
            <w:top w:val="none" w:sz="0" w:space="0" w:color="auto"/>
            <w:left w:val="none" w:sz="0" w:space="0" w:color="auto"/>
            <w:bottom w:val="none" w:sz="0" w:space="0" w:color="auto"/>
            <w:right w:val="none" w:sz="0" w:space="0" w:color="auto"/>
          </w:divBdr>
        </w:div>
        <w:div w:id="1195771404">
          <w:marLeft w:val="640"/>
          <w:marRight w:val="0"/>
          <w:marTop w:val="0"/>
          <w:marBottom w:val="0"/>
          <w:divBdr>
            <w:top w:val="none" w:sz="0" w:space="0" w:color="auto"/>
            <w:left w:val="none" w:sz="0" w:space="0" w:color="auto"/>
            <w:bottom w:val="none" w:sz="0" w:space="0" w:color="auto"/>
            <w:right w:val="none" w:sz="0" w:space="0" w:color="auto"/>
          </w:divBdr>
        </w:div>
        <w:div w:id="1956399899">
          <w:marLeft w:val="640"/>
          <w:marRight w:val="0"/>
          <w:marTop w:val="0"/>
          <w:marBottom w:val="0"/>
          <w:divBdr>
            <w:top w:val="none" w:sz="0" w:space="0" w:color="auto"/>
            <w:left w:val="none" w:sz="0" w:space="0" w:color="auto"/>
            <w:bottom w:val="none" w:sz="0" w:space="0" w:color="auto"/>
            <w:right w:val="none" w:sz="0" w:space="0" w:color="auto"/>
          </w:divBdr>
        </w:div>
        <w:div w:id="1930039630">
          <w:marLeft w:val="640"/>
          <w:marRight w:val="0"/>
          <w:marTop w:val="0"/>
          <w:marBottom w:val="0"/>
          <w:divBdr>
            <w:top w:val="none" w:sz="0" w:space="0" w:color="auto"/>
            <w:left w:val="none" w:sz="0" w:space="0" w:color="auto"/>
            <w:bottom w:val="none" w:sz="0" w:space="0" w:color="auto"/>
            <w:right w:val="none" w:sz="0" w:space="0" w:color="auto"/>
          </w:divBdr>
        </w:div>
        <w:div w:id="1995334792">
          <w:marLeft w:val="640"/>
          <w:marRight w:val="0"/>
          <w:marTop w:val="0"/>
          <w:marBottom w:val="0"/>
          <w:divBdr>
            <w:top w:val="none" w:sz="0" w:space="0" w:color="auto"/>
            <w:left w:val="none" w:sz="0" w:space="0" w:color="auto"/>
            <w:bottom w:val="none" w:sz="0" w:space="0" w:color="auto"/>
            <w:right w:val="none" w:sz="0" w:space="0" w:color="auto"/>
          </w:divBdr>
        </w:div>
        <w:div w:id="1339389395">
          <w:marLeft w:val="640"/>
          <w:marRight w:val="0"/>
          <w:marTop w:val="0"/>
          <w:marBottom w:val="0"/>
          <w:divBdr>
            <w:top w:val="none" w:sz="0" w:space="0" w:color="auto"/>
            <w:left w:val="none" w:sz="0" w:space="0" w:color="auto"/>
            <w:bottom w:val="none" w:sz="0" w:space="0" w:color="auto"/>
            <w:right w:val="none" w:sz="0" w:space="0" w:color="auto"/>
          </w:divBdr>
        </w:div>
        <w:div w:id="1020199057">
          <w:marLeft w:val="640"/>
          <w:marRight w:val="0"/>
          <w:marTop w:val="0"/>
          <w:marBottom w:val="0"/>
          <w:divBdr>
            <w:top w:val="none" w:sz="0" w:space="0" w:color="auto"/>
            <w:left w:val="none" w:sz="0" w:space="0" w:color="auto"/>
            <w:bottom w:val="none" w:sz="0" w:space="0" w:color="auto"/>
            <w:right w:val="none" w:sz="0" w:space="0" w:color="auto"/>
          </w:divBdr>
        </w:div>
        <w:div w:id="883323032">
          <w:marLeft w:val="640"/>
          <w:marRight w:val="0"/>
          <w:marTop w:val="0"/>
          <w:marBottom w:val="0"/>
          <w:divBdr>
            <w:top w:val="none" w:sz="0" w:space="0" w:color="auto"/>
            <w:left w:val="none" w:sz="0" w:space="0" w:color="auto"/>
            <w:bottom w:val="none" w:sz="0" w:space="0" w:color="auto"/>
            <w:right w:val="none" w:sz="0" w:space="0" w:color="auto"/>
          </w:divBdr>
        </w:div>
        <w:div w:id="590048539">
          <w:marLeft w:val="640"/>
          <w:marRight w:val="0"/>
          <w:marTop w:val="0"/>
          <w:marBottom w:val="0"/>
          <w:divBdr>
            <w:top w:val="none" w:sz="0" w:space="0" w:color="auto"/>
            <w:left w:val="none" w:sz="0" w:space="0" w:color="auto"/>
            <w:bottom w:val="none" w:sz="0" w:space="0" w:color="auto"/>
            <w:right w:val="none" w:sz="0" w:space="0" w:color="auto"/>
          </w:divBdr>
        </w:div>
        <w:div w:id="1091049507">
          <w:marLeft w:val="640"/>
          <w:marRight w:val="0"/>
          <w:marTop w:val="0"/>
          <w:marBottom w:val="0"/>
          <w:divBdr>
            <w:top w:val="none" w:sz="0" w:space="0" w:color="auto"/>
            <w:left w:val="none" w:sz="0" w:space="0" w:color="auto"/>
            <w:bottom w:val="none" w:sz="0" w:space="0" w:color="auto"/>
            <w:right w:val="none" w:sz="0" w:space="0" w:color="auto"/>
          </w:divBdr>
        </w:div>
        <w:div w:id="77095795">
          <w:marLeft w:val="640"/>
          <w:marRight w:val="0"/>
          <w:marTop w:val="0"/>
          <w:marBottom w:val="0"/>
          <w:divBdr>
            <w:top w:val="none" w:sz="0" w:space="0" w:color="auto"/>
            <w:left w:val="none" w:sz="0" w:space="0" w:color="auto"/>
            <w:bottom w:val="none" w:sz="0" w:space="0" w:color="auto"/>
            <w:right w:val="none" w:sz="0" w:space="0" w:color="auto"/>
          </w:divBdr>
        </w:div>
        <w:div w:id="1756827298">
          <w:marLeft w:val="640"/>
          <w:marRight w:val="0"/>
          <w:marTop w:val="0"/>
          <w:marBottom w:val="0"/>
          <w:divBdr>
            <w:top w:val="none" w:sz="0" w:space="0" w:color="auto"/>
            <w:left w:val="none" w:sz="0" w:space="0" w:color="auto"/>
            <w:bottom w:val="none" w:sz="0" w:space="0" w:color="auto"/>
            <w:right w:val="none" w:sz="0" w:space="0" w:color="auto"/>
          </w:divBdr>
        </w:div>
        <w:div w:id="1447308338">
          <w:marLeft w:val="640"/>
          <w:marRight w:val="0"/>
          <w:marTop w:val="0"/>
          <w:marBottom w:val="0"/>
          <w:divBdr>
            <w:top w:val="none" w:sz="0" w:space="0" w:color="auto"/>
            <w:left w:val="none" w:sz="0" w:space="0" w:color="auto"/>
            <w:bottom w:val="none" w:sz="0" w:space="0" w:color="auto"/>
            <w:right w:val="none" w:sz="0" w:space="0" w:color="auto"/>
          </w:divBdr>
        </w:div>
        <w:div w:id="184751521">
          <w:marLeft w:val="640"/>
          <w:marRight w:val="0"/>
          <w:marTop w:val="0"/>
          <w:marBottom w:val="0"/>
          <w:divBdr>
            <w:top w:val="none" w:sz="0" w:space="0" w:color="auto"/>
            <w:left w:val="none" w:sz="0" w:space="0" w:color="auto"/>
            <w:bottom w:val="none" w:sz="0" w:space="0" w:color="auto"/>
            <w:right w:val="none" w:sz="0" w:space="0" w:color="auto"/>
          </w:divBdr>
        </w:div>
        <w:div w:id="1170099552">
          <w:marLeft w:val="640"/>
          <w:marRight w:val="0"/>
          <w:marTop w:val="0"/>
          <w:marBottom w:val="0"/>
          <w:divBdr>
            <w:top w:val="none" w:sz="0" w:space="0" w:color="auto"/>
            <w:left w:val="none" w:sz="0" w:space="0" w:color="auto"/>
            <w:bottom w:val="none" w:sz="0" w:space="0" w:color="auto"/>
            <w:right w:val="none" w:sz="0" w:space="0" w:color="auto"/>
          </w:divBdr>
        </w:div>
        <w:div w:id="62264010">
          <w:marLeft w:val="640"/>
          <w:marRight w:val="0"/>
          <w:marTop w:val="0"/>
          <w:marBottom w:val="0"/>
          <w:divBdr>
            <w:top w:val="none" w:sz="0" w:space="0" w:color="auto"/>
            <w:left w:val="none" w:sz="0" w:space="0" w:color="auto"/>
            <w:bottom w:val="none" w:sz="0" w:space="0" w:color="auto"/>
            <w:right w:val="none" w:sz="0" w:space="0" w:color="auto"/>
          </w:divBdr>
        </w:div>
        <w:div w:id="1533032540">
          <w:marLeft w:val="640"/>
          <w:marRight w:val="0"/>
          <w:marTop w:val="0"/>
          <w:marBottom w:val="0"/>
          <w:divBdr>
            <w:top w:val="none" w:sz="0" w:space="0" w:color="auto"/>
            <w:left w:val="none" w:sz="0" w:space="0" w:color="auto"/>
            <w:bottom w:val="none" w:sz="0" w:space="0" w:color="auto"/>
            <w:right w:val="none" w:sz="0" w:space="0" w:color="auto"/>
          </w:divBdr>
        </w:div>
        <w:div w:id="690028812">
          <w:marLeft w:val="640"/>
          <w:marRight w:val="0"/>
          <w:marTop w:val="0"/>
          <w:marBottom w:val="0"/>
          <w:divBdr>
            <w:top w:val="none" w:sz="0" w:space="0" w:color="auto"/>
            <w:left w:val="none" w:sz="0" w:space="0" w:color="auto"/>
            <w:bottom w:val="none" w:sz="0" w:space="0" w:color="auto"/>
            <w:right w:val="none" w:sz="0" w:space="0" w:color="auto"/>
          </w:divBdr>
        </w:div>
        <w:div w:id="1110012207">
          <w:marLeft w:val="640"/>
          <w:marRight w:val="0"/>
          <w:marTop w:val="0"/>
          <w:marBottom w:val="0"/>
          <w:divBdr>
            <w:top w:val="none" w:sz="0" w:space="0" w:color="auto"/>
            <w:left w:val="none" w:sz="0" w:space="0" w:color="auto"/>
            <w:bottom w:val="none" w:sz="0" w:space="0" w:color="auto"/>
            <w:right w:val="none" w:sz="0" w:space="0" w:color="auto"/>
          </w:divBdr>
        </w:div>
        <w:div w:id="810026141">
          <w:marLeft w:val="640"/>
          <w:marRight w:val="0"/>
          <w:marTop w:val="0"/>
          <w:marBottom w:val="0"/>
          <w:divBdr>
            <w:top w:val="none" w:sz="0" w:space="0" w:color="auto"/>
            <w:left w:val="none" w:sz="0" w:space="0" w:color="auto"/>
            <w:bottom w:val="none" w:sz="0" w:space="0" w:color="auto"/>
            <w:right w:val="none" w:sz="0" w:space="0" w:color="auto"/>
          </w:divBdr>
        </w:div>
        <w:div w:id="2038499868">
          <w:marLeft w:val="640"/>
          <w:marRight w:val="0"/>
          <w:marTop w:val="0"/>
          <w:marBottom w:val="0"/>
          <w:divBdr>
            <w:top w:val="none" w:sz="0" w:space="0" w:color="auto"/>
            <w:left w:val="none" w:sz="0" w:space="0" w:color="auto"/>
            <w:bottom w:val="none" w:sz="0" w:space="0" w:color="auto"/>
            <w:right w:val="none" w:sz="0" w:space="0" w:color="auto"/>
          </w:divBdr>
        </w:div>
        <w:div w:id="1494103685">
          <w:marLeft w:val="640"/>
          <w:marRight w:val="0"/>
          <w:marTop w:val="0"/>
          <w:marBottom w:val="0"/>
          <w:divBdr>
            <w:top w:val="none" w:sz="0" w:space="0" w:color="auto"/>
            <w:left w:val="none" w:sz="0" w:space="0" w:color="auto"/>
            <w:bottom w:val="none" w:sz="0" w:space="0" w:color="auto"/>
            <w:right w:val="none" w:sz="0" w:space="0" w:color="auto"/>
          </w:divBdr>
        </w:div>
        <w:div w:id="399519244">
          <w:marLeft w:val="640"/>
          <w:marRight w:val="0"/>
          <w:marTop w:val="0"/>
          <w:marBottom w:val="0"/>
          <w:divBdr>
            <w:top w:val="none" w:sz="0" w:space="0" w:color="auto"/>
            <w:left w:val="none" w:sz="0" w:space="0" w:color="auto"/>
            <w:bottom w:val="none" w:sz="0" w:space="0" w:color="auto"/>
            <w:right w:val="none" w:sz="0" w:space="0" w:color="auto"/>
          </w:divBdr>
        </w:div>
        <w:div w:id="311179318">
          <w:marLeft w:val="640"/>
          <w:marRight w:val="0"/>
          <w:marTop w:val="0"/>
          <w:marBottom w:val="0"/>
          <w:divBdr>
            <w:top w:val="none" w:sz="0" w:space="0" w:color="auto"/>
            <w:left w:val="none" w:sz="0" w:space="0" w:color="auto"/>
            <w:bottom w:val="none" w:sz="0" w:space="0" w:color="auto"/>
            <w:right w:val="none" w:sz="0" w:space="0" w:color="auto"/>
          </w:divBdr>
        </w:div>
        <w:div w:id="187062103">
          <w:marLeft w:val="640"/>
          <w:marRight w:val="0"/>
          <w:marTop w:val="0"/>
          <w:marBottom w:val="0"/>
          <w:divBdr>
            <w:top w:val="none" w:sz="0" w:space="0" w:color="auto"/>
            <w:left w:val="none" w:sz="0" w:space="0" w:color="auto"/>
            <w:bottom w:val="none" w:sz="0" w:space="0" w:color="auto"/>
            <w:right w:val="none" w:sz="0" w:space="0" w:color="auto"/>
          </w:divBdr>
        </w:div>
        <w:div w:id="1099330107">
          <w:marLeft w:val="640"/>
          <w:marRight w:val="0"/>
          <w:marTop w:val="0"/>
          <w:marBottom w:val="0"/>
          <w:divBdr>
            <w:top w:val="none" w:sz="0" w:space="0" w:color="auto"/>
            <w:left w:val="none" w:sz="0" w:space="0" w:color="auto"/>
            <w:bottom w:val="none" w:sz="0" w:space="0" w:color="auto"/>
            <w:right w:val="none" w:sz="0" w:space="0" w:color="auto"/>
          </w:divBdr>
        </w:div>
        <w:div w:id="1487236559">
          <w:marLeft w:val="640"/>
          <w:marRight w:val="0"/>
          <w:marTop w:val="0"/>
          <w:marBottom w:val="0"/>
          <w:divBdr>
            <w:top w:val="none" w:sz="0" w:space="0" w:color="auto"/>
            <w:left w:val="none" w:sz="0" w:space="0" w:color="auto"/>
            <w:bottom w:val="none" w:sz="0" w:space="0" w:color="auto"/>
            <w:right w:val="none" w:sz="0" w:space="0" w:color="auto"/>
          </w:divBdr>
        </w:div>
        <w:div w:id="1308047402">
          <w:marLeft w:val="640"/>
          <w:marRight w:val="0"/>
          <w:marTop w:val="0"/>
          <w:marBottom w:val="0"/>
          <w:divBdr>
            <w:top w:val="none" w:sz="0" w:space="0" w:color="auto"/>
            <w:left w:val="none" w:sz="0" w:space="0" w:color="auto"/>
            <w:bottom w:val="none" w:sz="0" w:space="0" w:color="auto"/>
            <w:right w:val="none" w:sz="0" w:space="0" w:color="auto"/>
          </w:divBdr>
        </w:div>
        <w:div w:id="1095398510">
          <w:marLeft w:val="640"/>
          <w:marRight w:val="0"/>
          <w:marTop w:val="0"/>
          <w:marBottom w:val="0"/>
          <w:divBdr>
            <w:top w:val="none" w:sz="0" w:space="0" w:color="auto"/>
            <w:left w:val="none" w:sz="0" w:space="0" w:color="auto"/>
            <w:bottom w:val="none" w:sz="0" w:space="0" w:color="auto"/>
            <w:right w:val="none" w:sz="0" w:space="0" w:color="auto"/>
          </w:divBdr>
        </w:div>
        <w:div w:id="1386685469">
          <w:marLeft w:val="640"/>
          <w:marRight w:val="0"/>
          <w:marTop w:val="0"/>
          <w:marBottom w:val="0"/>
          <w:divBdr>
            <w:top w:val="none" w:sz="0" w:space="0" w:color="auto"/>
            <w:left w:val="none" w:sz="0" w:space="0" w:color="auto"/>
            <w:bottom w:val="none" w:sz="0" w:space="0" w:color="auto"/>
            <w:right w:val="none" w:sz="0" w:space="0" w:color="auto"/>
          </w:divBdr>
        </w:div>
        <w:div w:id="2099014536">
          <w:marLeft w:val="640"/>
          <w:marRight w:val="0"/>
          <w:marTop w:val="0"/>
          <w:marBottom w:val="0"/>
          <w:divBdr>
            <w:top w:val="none" w:sz="0" w:space="0" w:color="auto"/>
            <w:left w:val="none" w:sz="0" w:space="0" w:color="auto"/>
            <w:bottom w:val="none" w:sz="0" w:space="0" w:color="auto"/>
            <w:right w:val="none" w:sz="0" w:space="0" w:color="auto"/>
          </w:divBdr>
        </w:div>
        <w:div w:id="1829634906">
          <w:marLeft w:val="640"/>
          <w:marRight w:val="0"/>
          <w:marTop w:val="0"/>
          <w:marBottom w:val="0"/>
          <w:divBdr>
            <w:top w:val="none" w:sz="0" w:space="0" w:color="auto"/>
            <w:left w:val="none" w:sz="0" w:space="0" w:color="auto"/>
            <w:bottom w:val="none" w:sz="0" w:space="0" w:color="auto"/>
            <w:right w:val="none" w:sz="0" w:space="0" w:color="auto"/>
          </w:divBdr>
        </w:div>
        <w:div w:id="343483824">
          <w:marLeft w:val="640"/>
          <w:marRight w:val="0"/>
          <w:marTop w:val="0"/>
          <w:marBottom w:val="0"/>
          <w:divBdr>
            <w:top w:val="none" w:sz="0" w:space="0" w:color="auto"/>
            <w:left w:val="none" w:sz="0" w:space="0" w:color="auto"/>
            <w:bottom w:val="none" w:sz="0" w:space="0" w:color="auto"/>
            <w:right w:val="none" w:sz="0" w:space="0" w:color="auto"/>
          </w:divBdr>
        </w:div>
        <w:div w:id="1655375736">
          <w:marLeft w:val="640"/>
          <w:marRight w:val="0"/>
          <w:marTop w:val="0"/>
          <w:marBottom w:val="0"/>
          <w:divBdr>
            <w:top w:val="none" w:sz="0" w:space="0" w:color="auto"/>
            <w:left w:val="none" w:sz="0" w:space="0" w:color="auto"/>
            <w:bottom w:val="none" w:sz="0" w:space="0" w:color="auto"/>
            <w:right w:val="none" w:sz="0" w:space="0" w:color="auto"/>
          </w:divBdr>
        </w:div>
        <w:div w:id="2116513701">
          <w:marLeft w:val="640"/>
          <w:marRight w:val="0"/>
          <w:marTop w:val="0"/>
          <w:marBottom w:val="0"/>
          <w:divBdr>
            <w:top w:val="none" w:sz="0" w:space="0" w:color="auto"/>
            <w:left w:val="none" w:sz="0" w:space="0" w:color="auto"/>
            <w:bottom w:val="none" w:sz="0" w:space="0" w:color="auto"/>
            <w:right w:val="none" w:sz="0" w:space="0" w:color="auto"/>
          </w:divBdr>
        </w:div>
        <w:div w:id="1190679011">
          <w:marLeft w:val="640"/>
          <w:marRight w:val="0"/>
          <w:marTop w:val="0"/>
          <w:marBottom w:val="0"/>
          <w:divBdr>
            <w:top w:val="none" w:sz="0" w:space="0" w:color="auto"/>
            <w:left w:val="none" w:sz="0" w:space="0" w:color="auto"/>
            <w:bottom w:val="none" w:sz="0" w:space="0" w:color="auto"/>
            <w:right w:val="none" w:sz="0" w:space="0" w:color="auto"/>
          </w:divBdr>
        </w:div>
        <w:div w:id="266081414">
          <w:marLeft w:val="640"/>
          <w:marRight w:val="0"/>
          <w:marTop w:val="0"/>
          <w:marBottom w:val="0"/>
          <w:divBdr>
            <w:top w:val="none" w:sz="0" w:space="0" w:color="auto"/>
            <w:left w:val="none" w:sz="0" w:space="0" w:color="auto"/>
            <w:bottom w:val="none" w:sz="0" w:space="0" w:color="auto"/>
            <w:right w:val="none" w:sz="0" w:space="0" w:color="auto"/>
          </w:divBdr>
        </w:div>
        <w:div w:id="1704283376">
          <w:marLeft w:val="640"/>
          <w:marRight w:val="0"/>
          <w:marTop w:val="0"/>
          <w:marBottom w:val="0"/>
          <w:divBdr>
            <w:top w:val="none" w:sz="0" w:space="0" w:color="auto"/>
            <w:left w:val="none" w:sz="0" w:space="0" w:color="auto"/>
            <w:bottom w:val="none" w:sz="0" w:space="0" w:color="auto"/>
            <w:right w:val="none" w:sz="0" w:space="0" w:color="auto"/>
          </w:divBdr>
        </w:div>
        <w:div w:id="794524574">
          <w:marLeft w:val="640"/>
          <w:marRight w:val="0"/>
          <w:marTop w:val="0"/>
          <w:marBottom w:val="0"/>
          <w:divBdr>
            <w:top w:val="none" w:sz="0" w:space="0" w:color="auto"/>
            <w:left w:val="none" w:sz="0" w:space="0" w:color="auto"/>
            <w:bottom w:val="none" w:sz="0" w:space="0" w:color="auto"/>
            <w:right w:val="none" w:sz="0" w:space="0" w:color="auto"/>
          </w:divBdr>
        </w:div>
        <w:div w:id="301008829">
          <w:marLeft w:val="640"/>
          <w:marRight w:val="0"/>
          <w:marTop w:val="0"/>
          <w:marBottom w:val="0"/>
          <w:divBdr>
            <w:top w:val="none" w:sz="0" w:space="0" w:color="auto"/>
            <w:left w:val="none" w:sz="0" w:space="0" w:color="auto"/>
            <w:bottom w:val="none" w:sz="0" w:space="0" w:color="auto"/>
            <w:right w:val="none" w:sz="0" w:space="0" w:color="auto"/>
          </w:divBdr>
        </w:div>
        <w:div w:id="1865435255">
          <w:marLeft w:val="640"/>
          <w:marRight w:val="0"/>
          <w:marTop w:val="0"/>
          <w:marBottom w:val="0"/>
          <w:divBdr>
            <w:top w:val="none" w:sz="0" w:space="0" w:color="auto"/>
            <w:left w:val="none" w:sz="0" w:space="0" w:color="auto"/>
            <w:bottom w:val="none" w:sz="0" w:space="0" w:color="auto"/>
            <w:right w:val="none" w:sz="0" w:space="0" w:color="auto"/>
          </w:divBdr>
        </w:div>
        <w:div w:id="324282297">
          <w:marLeft w:val="640"/>
          <w:marRight w:val="0"/>
          <w:marTop w:val="0"/>
          <w:marBottom w:val="0"/>
          <w:divBdr>
            <w:top w:val="none" w:sz="0" w:space="0" w:color="auto"/>
            <w:left w:val="none" w:sz="0" w:space="0" w:color="auto"/>
            <w:bottom w:val="none" w:sz="0" w:space="0" w:color="auto"/>
            <w:right w:val="none" w:sz="0" w:space="0" w:color="auto"/>
          </w:divBdr>
        </w:div>
        <w:div w:id="143936493">
          <w:marLeft w:val="640"/>
          <w:marRight w:val="0"/>
          <w:marTop w:val="0"/>
          <w:marBottom w:val="0"/>
          <w:divBdr>
            <w:top w:val="none" w:sz="0" w:space="0" w:color="auto"/>
            <w:left w:val="none" w:sz="0" w:space="0" w:color="auto"/>
            <w:bottom w:val="none" w:sz="0" w:space="0" w:color="auto"/>
            <w:right w:val="none" w:sz="0" w:space="0" w:color="auto"/>
          </w:divBdr>
        </w:div>
        <w:div w:id="1366097991">
          <w:marLeft w:val="640"/>
          <w:marRight w:val="0"/>
          <w:marTop w:val="0"/>
          <w:marBottom w:val="0"/>
          <w:divBdr>
            <w:top w:val="none" w:sz="0" w:space="0" w:color="auto"/>
            <w:left w:val="none" w:sz="0" w:space="0" w:color="auto"/>
            <w:bottom w:val="none" w:sz="0" w:space="0" w:color="auto"/>
            <w:right w:val="none" w:sz="0" w:space="0" w:color="auto"/>
          </w:divBdr>
        </w:div>
        <w:div w:id="971711645">
          <w:marLeft w:val="640"/>
          <w:marRight w:val="0"/>
          <w:marTop w:val="0"/>
          <w:marBottom w:val="0"/>
          <w:divBdr>
            <w:top w:val="none" w:sz="0" w:space="0" w:color="auto"/>
            <w:left w:val="none" w:sz="0" w:space="0" w:color="auto"/>
            <w:bottom w:val="none" w:sz="0" w:space="0" w:color="auto"/>
            <w:right w:val="none" w:sz="0" w:space="0" w:color="auto"/>
          </w:divBdr>
        </w:div>
        <w:div w:id="765544153">
          <w:marLeft w:val="640"/>
          <w:marRight w:val="0"/>
          <w:marTop w:val="0"/>
          <w:marBottom w:val="0"/>
          <w:divBdr>
            <w:top w:val="none" w:sz="0" w:space="0" w:color="auto"/>
            <w:left w:val="none" w:sz="0" w:space="0" w:color="auto"/>
            <w:bottom w:val="none" w:sz="0" w:space="0" w:color="auto"/>
            <w:right w:val="none" w:sz="0" w:space="0" w:color="auto"/>
          </w:divBdr>
        </w:div>
        <w:div w:id="155263384">
          <w:marLeft w:val="640"/>
          <w:marRight w:val="0"/>
          <w:marTop w:val="0"/>
          <w:marBottom w:val="0"/>
          <w:divBdr>
            <w:top w:val="none" w:sz="0" w:space="0" w:color="auto"/>
            <w:left w:val="none" w:sz="0" w:space="0" w:color="auto"/>
            <w:bottom w:val="none" w:sz="0" w:space="0" w:color="auto"/>
            <w:right w:val="none" w:sz="0" w:space="0" w:color="auto"/>
          </w:divBdr>
        </w:div>
        <w:div w:id="1753115160">
          <w:marLeft w:val="640"/>
          <w:marRight w:val="0"/>
          <w:marTop w:val="0"/>
          <w:marBottom w:val="0"/>
          <w:divBdr>
            <w:top w:val="none" w:sz="0" w:space="0" w:color="auto"/>
            <w:left w:val="none" w:sz="0" w:space="0" w:color="auto"/>
            <w:bottom w:val="none" w:sz="0" w:space="0" w:color="auto"/>
            <w:right w:val="none" w:sz="0" w:space="0" w:color="auto"/>
          </w:divBdr>
        </w:div>
        <w:div w:id="973633025">
          <w:marLeft w:val="640"/>
          <w:marRight w:val="0"/>
          <w:marTop w:val="0"/>
          <w:marBottom w:val="0"/>
          <w:divBdr>
            <w:top w:val="none" w:sz="0" w:space="0" w:color="auto"/>
            <w:left w:val="none" w:sz="0" w:space="0" w:color="auto"/>
            <w:bottom w:val="none" w:sz="0" w:space="0" w:color="auto"/>
            <w:right w:val="none" w:sz="0" w:space="0" w:color="auto"/>
          </w:divBdr>
        </w:div>
        <w:div w:id="887450920">
          <w:marLeft w:val="640"/>
          <w:marRight w:val="0"/>
          <w:marTop w:val="0"/>
          <w:marBottom w:val="0"/>
          <w:divBdr>
            <w:top w:val="none" w:sz="0" w:space="0" w:color="auto"/>
            <w:left w:val="none" w:sz="0" w:space="0" w:color="auto"/>
            <w:bottom w:val="none" w:sz="0" w:space="0" w:color="auto"/>
            <w:right w:val="none" w:sz="0" w:space="0" w:color="auto"/>
          </w:divBdr>
        </w:div>
        <w:div w:id="1372487543">
          <w:marLeft w:val="640"/>
          <w:marRight w:val="0"/>
          <w:marTop w:val="0"/>
          <w:marBottom w:val="0"/>
          <w:divBdr>
            <w:top w:val="none" w:sz="0" w:space="0" w:color="auto"/>
            <w:left w:val="none" w:sz="0" w:space="0" w:color="auto"/>
            <w:bottom w:val="none" w:sz="0" w:space="0" w:color="auto"/>
            <w:right w:val="none" w:sz="0" w:space="0" w:color="auto"/>
          </w:divBdr>
        </w:div>
        <w:div w:id="646205213">
          <w:marLeft w:val="640"/>
          <w:marRight w:val="0"/>
          <w:marTop w:val="0"/>
          <w:marBottom w:val="0"/>
          <w:divBdr>
            <w:top w:val="none" w:sz="0" w:space="0" w:color="auto"/>
            <w:left w:val="none" w:sz="0" w:space="0" w:color="auto"/>
            <w:bottom w:val="none" w:sz="0" w:space="0" w:color="auto"/>
            <w:right w:val="none" w:sz="0" w:space="0" w:color="auto"/>
          </w:divBdr>
        </w:div>
        <w:div w:id="700669741">
          <w:marLeft w:val="640"/>
          <w:marRight w:val="0"/>
          <w:marTop w:val="0"/>
          <w:marBottom w:val="0"/>
          <w:divBdr>
            <w:top w:val="none" w:sz="0" w:space="0" w:color="auto"/>
            <w:left w:val="none" w:sz="0" w:space="0" w:color="auto"/>
            <w:bottom w:val="none" w:sz="0" w:space="0" w:color="auto"/>
            <w:right w:val="none" w:sz="0" w:space="0" w:color="auto"/>
          </w:divBdr>
        </w:div>
        <w:div w:id="1409376917">
          <w:marLeft w:val="640"/>
          <w:marRight w:val="0"/>
          <w:marTop w:val="0"/>
          <w:marBottom w:val="0"/>
          <w:divBdr>
            <w:top w:val="none" w:sz="0" w:space="0" w:color="auto"/>
            <w:left w:val="none" w:sz="0" w:space="0" w:color="auto"/>
            <w:bottom w:val="none" w:sz="0" w:space="0" w:color="auto"/>
            <w:right w:val="none" w:sz="0" w:space="0" w:color="auto"/>
          </w:divBdr>
        </w:div>
        <w:div w:id="372466868">
          <w:marLeft w:val="640"/>
          <w:marRight w:val="0"/>
          <w:marTop w:val="0"/>
          <w:marBottom w:val="0"/>
          <w:divBdr>
            <w:top w:val="none" w:sz="0" w:space="0" w:color="auto"/>
            <w:left w:val="none" w:sz="0" w:space="0" w:color="auto"/>
            <w:bottom w:val="none" w:sz="0" w:space="0" w:color="auto"/>
            <w:right w:val="none" w:sz="0" w:space="0" w:color="auto"/>
          </w:divBdr>
        </w:div>
        <w:div w:id="77870789">
          <w:marLeft w:val="640"/>
          <w:marRight w:val="0"/>
          <w:marTop w:val="0"/>
          <w:marBottom w:val="0"/>
          <w:divBdr>
            <w:top w:val="none" w:sz="0" w:space="0" w:color="auto"/>
            <w:left w:val="none" w:sz="0" w:space="0" w:color="auto"/>
            <w:bottom w:val="none" w:sz="0" w:space="0" w:color="auto"/>
            <w:right w:val="none" w:sz="0" w:space="0" w:color="auto"/>
          </w:divBdr>
        </w:div>
        <w:div w:id="1128738713">
          <w:marLeft w:val="640"/>
          <w:marRight w:val="0"/>
          <w:marTop w:val="0"/>
          <w:marBottom w:val="0"/>
          <w:divBdr>
            <w:top w:val="none" w:sz="0" w:space="0" w:color="auto"/>
            <w:left w:val="none" w:sz="0" w:space="0" w:color="auto"/>
            <w:bottom w:val="none" w:sz="0" w:space="0" w:color="auto"/>
            <w:right w:val="none" w:sz="0" w:space="0" w:color="auto"/>
          </w:divBdr>
        </w:div>
        <w:div w:id="120460830">
          <w:marLeft w:val="640"/>
          <w:marRight w:val="0"/>
          <w:marTop w:val="0"/>
          <w:marBottom w:val="0"/>
          <w:divBdr>
            <w:top w:val="none" w:sz="0" w:space="0" w:color="auto"/>
            <w:left w:val="none" w:sz="0" w:space="0" w:color="auto"/>
            <w:bottom w:val="none" w:sz="0" w:space="0" w:color="auto"/>
            <w:right w:val="none" w:sz="0" w:space="0" w:color="auto"/>
          </w:divBdr>
        </w:div>
        <w:div w:id="2091344478">
          <w:marLeft w:val="640"/>
          <w:marRight w:val="0"/>
          <w:marTop w:val="0"/>
          <w:marBottom w:val="0"/>
          <w:divBdr>
            <w:top w:val="none" w:sz="0" w:space="0" w:color="auto"/>
            <w:left w:val="none" w:sz="0" w:space="0" w:color="auto"/>
            <w:bottom w:val="none" w:sz="0" w:space="0" w:color="auto"/>
            <w:right w:val="none" w:sz="0" w:space="0" w:color="auto"/>
          </w:divBdr>
        </w:div>
        <w:div w:id="1341662605">
          <w:marLeft w:val="640"/>
          <w:marRight w:val="0"/>
          <w:marTop w:val="0"/>
          <w:marBottom w:val="0"/>
          <w:divBdr>
            <w:top w:val="none" w:sz="0" w:space="0" w:color="auto"/>
            <w:left w:val="none" w:sz="0" w:space="0" w:color="auto"/>
            <w:bottom w:val="none" w:sz="0" w:space="0" w:color="auto"/>
            <w:right w:val="none" w:sz="0" w:space="0" w:color="auto"/>
          </w:divBdr>
        </w:div>
        <w:div w:id="360399186">
          <w:marLeft w:val="640"/>
          <w:marRight w:val="0"/>
          <w:marTop w:val="0"/>
          <w:marBottom w:val="0"/>
          <w:divBdr>
            <w:top w:val="none" w:sz="0" w:space="0" w:color="auto"/>
            <w:left w:val="none" w:sz="0" w:space="0" w:color="auto"/>
            <w:bottom w:val="none" w:sz="0" w:space="0" w:color="auto"/>
            <w:right w:val="none" w:sz="0" w:space="0" w:color="auto"/>
          </w:divBdr>
        </w:div>
        <w:div w:id="1942908300">
          <w:marLeft w:val="640"/>
          <w:marRight w:val="0"/>
          <w:marTop w:val="0"/>
          <w:marBottom w:val="0"/>
          <w:divBdr>
            <w:top w:val="none" w:sz="0" w:space="0" w:color="auto"/>
            <w:left w:val="none" w:sz="0" w:space="0" w:color="auto"/>
            <w:bottom w:val="none" w:sz="0" w:space="0" w:color="auto"/>
            <w:right w:val="none" w:sz="0" w:space="0" w:color="auto"/>
          </w:divBdr>
        </w:div>
        <w:div w:id="1337000630">
          <w:marLeft w:val="640"/>
          <w:marRight w:val="0"/>
          <w:marTop w:val="0"/>
          <w:marBottom w:val="0"/>
          <w:divBdr>
            <w:top w:val="none" w:sz="0" w:space="0" w:color="auto"/>
            <w:left w:val="none" w:sz="0" w:space="0" w:color="auto"/>
            <w:bottom w:val="none" w:sz="0" w:space="0" w:color="auto"/>
            <w:right w:val="none" w:sz="0" w:space="0" w:color="auto"/>
          </w:divBdr>
        </w:div>
        <w:div w:id="117798266">
          <w:marLeft w:val="640"/>
          <w:marRight w:val="0"/>
          <w:marTop w:val="0"/>
          <w:marBottom w:val="0"/>
          <w:divBdr>
            <w:top w:val="none" w:sz="0" w:space="0" w:color="auto"/>
            <w:left w:val="none" w:sz="0" w:space="0" w:color="auto"/>
            <w:bottom w:val="none" w:sz="0" w:space="0" w:color="auto"/>
            <w:right w:val="none" w:sz="0" w:space="0" w:color="auto"/>
          </w:divBdr>
        </w:div>
        <w:div w:id="1825119311">
          <w:marLeft w:val="640"/>
          <w:marRight w:val="0"/>
          <w:marTop w:val="0"/>
          <w:marBottom w:val="0"/>
          <w:divBdr>
            <w:top w:val="none" w:sz="0" w:space="0" w:color="auto"/>
            <w:left w:val="none" w:sz="0" w:space="0" w:color="auto"/>
            <w:bottom w:val="none" w:sz="0" w:space="0" w:color="auto"/>
            <w:right w:val="none" w:sz="0" w:space="0" w:color="auto"/>
          </w:divBdr>
        </w:div>
        <w:div w:id="331446648">
          <w:marLeft w:val="640"/>
          <w:marRight w:val="0"/>
          <w:marTop w:val="0"/>
          <w:marBottom w:val="0"/>
          <w:divBdr>
            <w:top w:val="none" w:sz="0" w:space="0" w:color="auto"/>
            <w:left w:val="none" w:sz="0" w:space="0" w:color="auto"/>
            <w:bottom w:val="none" w:sz="0" w:space="0" w:color="auto"/>
            <w:right w:val="none" w:sz="0" w:space="0" w:color="auto"/>
          </w:divBdr>
        </w:div>
        <w:div w:id="469639067">
          <w:marLeft w:val="640"/>
          <w:marRight w:val="0"/>
          <w:marTop w:val="0"/>
          <w:marBottom w:val="0"/>
          <w:divBdr>
            <w:top w:val="none" w:sz="0" w:space="0" w:color="auto"/>
            <w:left w:val="none" w:sz="0" w:space="0" w:color="auto"/>
            <w:bottom w:val="none" w:sz="0" w:space="0" w:color="auto"/>
            <w:right w:val="none" w:sz="0" w:space="0" w:color="auto"/>
          </w:divBdr>
        </w:div>
        <w:div w:id="341397014">
          <w:marLeft w:val="640"/>
          <w:marRight w:val="0"/>
          <w:marTop w:val="0"/>
          <w:marBottom w:val="0"/>
          <w:divBdr>
            <w:top w:val="none" w:sz="0" w:space="0" w:color="auto"/>
            <w:left w:val="none" w:sz="0" w:space="0" w:color="auto"/>
            <w:bottom w:val="none" w:sz="0" w:space="0" w:color="auto"/>
            <w:right w:val="none" w:sz="0" w:space="0" w:color="auto"/>
          </w:divBdr>
        </w:div>
        <w:div w:id="1328900492">
          <w:marLeft w:val="640"/>
          <w:marRight w:val="0"/>
          <w:marTop w:val="0"/>
          <w:marBottom w:val="0"/>
          <w:divBdr>
            <w:top w:val="none" w:sz="0" w:space="0" w:color="auto"/>
            <w:left w:val="none" w:sz="0" w:space="0" w:color="auto"/>
            <w:bottom w:val="none" w:sz="0" w:space="0" w:color="auto"/>
            <w:right w:val="none" w:sz="0" w:space="0" w:color="auto"/>
          </w:divBdr>
        </w:div>
        <w:div w:id="962003146">
          <w:marLeft w:val="640"/>
          <w:marRight w:val="0"/>
          <w:marTop w:val="0"/>
          <w:marBottom w:val="0"/>
          <w:divBdr>
            <w:top w:val="none" w:sz="0" w:space="0" w:color="auto"/>
            <w:left w:val="none" w:sz="0" w:space="0" w:color="auto"/>
            <w:bottom w:val="none" w:sz="0" w:space="0" w:color="auto"/>
            <w:right w:val="none" w:sz="0" w:space="0" w:color="auto"/>
          </w:divBdr>
        </w:div>
        <w:div w:id="1345864212">
          <w:marLeft w:val="640"/>
          <w:marRight w:val="0"/>
          <w:marTop w:val="0"/>
          <w:marBottom w:val="0"/>
          <w:divBdr>
            <w:top w:val="none" w:sz="0" w:space="0" w:color="auto"/>
            <w:left w:val="none" w:sz="0" w:space="0" w:color="auto"/>
            <w:bottom w:val="none" w:sz="0" w:space="0" w:color="auto"/>
            <w:right w:val="none" w:sz="0" w:space="0" w:color="auto"/>
          </w:divBdr>
        </w:div>
        <w:div w:id="60370394">
          <w:marLeft w:val="640"/>
          <w:marRight w:val="0"/>
          <w:marTop w:val="0"/>
          <w:marBottom w:val="0"/>
          <w:divBdr>
            <w:top w:val="none" w:sz="0" w:space="0" w:color="auto"/>
            <w:left w:val="none" w:sz="0" w:space="0" w:color="auto"/>
            <w:bottom w:val="none" w:sz="0" w:space="0" w:color="auto"/>
            <w:right w:val="none" w:sz="0" w:space="0" w:color="auto"/>
          </w:divBdr>
        </w:div>
        <w:div w:id="191578101">
          <w:marLeft w:val="640"/>
          <w:marRight w:val="0"/>
          <w:marTop w:val="0"/>
          <w:marBottom w:val="0"/>
          <w:divBdr>
            <w:top w:val="none" w:sz="0" w:space="0" w:color="auto"/>
            <w:left w:val="none" w:sz="0" w:space="0" w:color="auto"/>
            <w:bottom w:val="none" w:sz="0" w:space="0" w:color="auto"/>
            <w:right w:val="none" w:sz="0" w:space="0" w:color="auto"/>
          </w:divBdr>
        </w:div>
        <w:div w:id="1185289328">
          <w:marLeft w:val="640"/>
          <w:marRight w:val="0"/>
          <w:marTop w:val="0"/>
          <w:marBottom w:val="0"/>
          <w:divBdr>
            <w:top w:val="none" w:sz="0" w:space="0" w:color="auto"/>
            <w:left w:val="none" w:sz="0" w:space="0" w:color="auto"/>
            <w:bottom w:val="none" w:sz="0" w:space="0" w:color="auto"/>
            <w:right w:val="none" w:sz="0" w:space="0" w:color="auto"/>
          </w:divBdr>
        </w:div>
        <w:div w:id="371733855">
          <w:marLeft w:val="640"/>
          <w:marRight w:val="0"/>
          <w:marTop w:val="0"/>
          <w:marBottom w:val="0"/>
          <w:divBdr>
            <w:top w:val="none" w:sz="0" w:space="0" w:color="auto"/>
            <w:left w:val="none" w:sz="0" w:space="0" w:color="auto"/>
            <w:bottom w:val="none" w:sz="0" w:space="0" w:color="auto"/>
            <w:right w:val="none" w:sz="0" w:space="0" w:color="auto"/>
          </w:divBdr>
        </w:div>
        <w:div w:id="75901791">
          <w:marLeft w:val="640"/>
          <w:marRight w:val="0"/>
          <w:marTop w:val="0"/>
          <w:marBottom w:val="0"/>
          <w:divBdr>
            <w:top w:val="none" w:sz="0" w:space="0" w:color="auto"/>
            <w:left w:val="none" w:sz="0" w:space="0" w:color="auto"/>
            <w:bottom w:val="none" w:sz="0" w:space="0" w:color="auto"/>
            <w:right w:val="none" w:sz="0" w:space="0" w:color="auto"/>
          </w:divBdr>
        </w:div>
        <w:div w:id="1908688590">
          <w:marLeft w:val="640"/>
          <w:marRight w:val="0"/>
          <w:marTop w:val="0"/>
          <w:marBottom w:val="0"/>
          <w:divBdr>
            <w:top w:val="none" w:sz="0" w:space="0" w:color="auto"/>
            <w:left w:val="none" w:sz="0" w:space="0" w:color="auto"/>
            <w:bottom w:val="none" w:sz="0" w:space="0" w:color="auto"/>
            <w:right w:val="none" w:sz="0" w:space="0" w:color="auto"/>
          </w:divBdr>
        </w:div>
        <w:div w:id="1920406921">
          <w:marLeft w:val="640"/>
          <w:marRight w:val="0"/>
          <w:marTop w:val="0"/>
          <w:marBottom w:val="0"/>
          <w:divBdr>
            <w:top w:val="none" w:sz="0" w:space="0" w:color="auto"/>
            <w:left w:val="none" w:sz="0" w:space="0" w:color="auto"/>
            <w:bottom w:val="none" w:sz="0" w:space="0" w:color="auto"/>
            <w:right w:val="none" w:sz="0" w:space="0" w:color="auto"/>
          </w:divBdr>
        </w:div>
        <w:div w:id="784931022">
          <w:marLeft w:val="640"/>
          <w:marRight w:val="0"/>
          <w:marTop w:val="0"/>
          <w:marBottom w:val="0"/>
          <w:divBdr>
            <w:top w:val="none" w:sz="0" w:space="0" w:color="auto"/>
            <w:left w:val="none" w:sz="0" w:space="0" w:color="auto"/>
            <w:bottom w:val="none" w:sz="0" w:space="0" w:color="auto"/>
            <w:right w:val="none" w:sz="0" w:space="0" w:color="auto"/>
          </w:divBdr>
        </w:div>
        <w:div w:id="363946517">
          <w:marLeft w:val="640"/>
          <w:marRight w:val="0"/>
          <w:marTop w:val="0"/>
          <w:marBottom w:val="0"/>
          <w:divBdr>
            <w:top w:val="none" w:sz="0" w:space="0" w:color="auto"/>
            <w:left w:val="none" w:sz="0" w:space="0" w:color="auto"/>
            <w:bottom w:val="none" w:sz="0" w:space="0" w:color="auto"/>
            <w:right w:val="none" w:sz="0" w:space="0" w:color="auto"/>
          </w:divBdr>
        </w:div>
        <w:div w:id="1630358903">
          <w:marLeft w:val="640"/>
          <w:marRight w:val="0"/>
          <w:marTop w:val="0"/>
          <w:marBottom w:val="0"/>
          <w:divBdr>
            <w:top w:val="none" w:sz="0" w:space="0" w:color="auto"/>
            <w:left w:val="none" w:sz="0" w:space="0" w:color="auto"/>
            <w:bottom w:val="none" w:sz="0" w:space="0" w:color="auto"/>
            <w:right w:val="none" w:sz="0" w:space="0" w:color="auto"/>
          </w:divBdr>
        </w:div>
        <w:div w:id="1962615657">
          <w:marLeft w:val="640"/>
          <w:marRight w:val="0"/>
          <w:marTop w:val="0"/>
          <w:marBottom w:val="0"/>
          <w:divBdr>
            <w:top w:val="none" w:sz="0" w:space="0" w:color="auto"/>
            <w:left w:val="none" w:sz="0" w:space="0" w:color="auto"/>
            <w:bottom w:val="none" w:sz="0" w:space="0" w:color="auto"/>
            <w:right w:val="none" w:sz="0" w:space="0" w:color="auto"/>
          </w:divBdr>
        </w:div>
        <w:div w:id="1938096969">
          <w:marLeft w:val="640"/>
          <w:marRight w:val="0"/>
          <w:marTop w:val="0"/>
          <w:marBottom w:val="0"/>
          <w:divBdr>
            <w:top w:val="none" w:sz="0" w:space="0" w:color="auto"/>
            <w:left w:val="none" w:sz="0" w:space="0" w:color="auto"/>
            <w:bottom w:val="none" w:sz="0" w:space="0" w:color="auto"/>
            <w:right w:val="none" w:sz="0" w:space="0" w:color="auto"/>
          </w:divBdr>
        </w:div>
        <w:div w:id="29186246">
          <w:marLeft w:val="640"/>
          <w:marRight w:val="0"/>
          <w:marTop w:val="0"/>
          <w:marBottom w:val="0"/>
          <w:divBdr>
            <w:top w:val="none" w:sz="0" w:space="0" w:color="auto"/>
            <w:left w:val="none" w:sz="0" w:space="0" w:color="auto"/>
            <w:bottom w:val="none" w:sz="0" w:space="0" w:color="auto"/>
            <w:right w:val="none" w:sz="0" w:space="0" w:color="auto"/>
          </w:divBdr>
        </w:div>
        <w:div w:id="1359550531">
          <w:marLeft w:val="640"/>
          <w:marRight w:val="0"/>
          <w:marTop w:val="0"/>
          <w:marBottom w:val="0"/>
          <w:divBdr>
            <w:top w:val="none" w:sz="0" w:space="0" w:color="auto"/>
            <w:left w:val="none" w:sz="0" w:space="0" w:color="auto"/>
            <w:bottom w:val="none" w:sz="0" w:space="0" w:color="auto"/>
            <w:right w:val="none" w:sz="0" w:space="0" w:color="auto"/>
          </w:divBdr>
        </w:div>
        <w:div w:id="1107240735">
          <w:marLeft w:val="640"/>
          <w:marRight w:val="0"/>
          <w:marTop w:val="0"/>
          <w:marBottom w:val="0"/>
          <w:divBdr>
            <w:top w:val="none" w:sz="0" w:space="0" w:color="auto"/>
            <w:left w:val="none" w:sz="0" w:space="0" w:color="auto"/>
            <w:bottom w:val="none" w:sz="0" w:space="0" w:color="auto"/>
            <w:right w:val="none" w:sz="0" w:space="0" w:color="auto"/>
          </w:divBdr>
        </w:div>
        <w:div w:id="1706439960">
          <w:marLeft w:val="640"/>
          <w:marRight w:val="0"/>
          <w:marTop w:val="0"/>
          <w:marBottom w:val="0"/>
          <w:divBdr>
            <w:top w:val="none" w:sz="0" w:space="0" w:color="auto"/>
            <w:left w:val="none" w:sz="0" w:space="0" w:color="auto"/>
            <w:bottom w:val="none" w:sz="0" w:space="0" w:color="auto"/>
            <w:right w:val="none" w:sz="0" w:space="0" w:color="auto"/>
          </w:divBdr>
        </w:div>
        <w:div w:id="2115900035">
          <w:marLeft w:val="640"/>
          <w:marRight w:val="0"/>
          <w:marTop w:val="0"/>
          <w:marBottom w:val="0"/>
          <w:divBdr>
            <w:top w:val="none" w:sz="0" w:space="0" w:color="auto"/>
            <w:left w:val="none" w:sz="0" w:space="0" w:color="auto"/>
            <w:bottom w:val="none" w:sz="0" w:space="0" w:color="auto"/>
            <w:right w:val="none" w:sz="0" w:space="0" w:color="auto"/>
          </w:divBdr>
        </w:div>
        <w:div w:id="1124739816">
          <w:marLeft w:val="640"/>
          <w:marRight w:val="0"/>
          <w:marTop w:val="0"/>
          <w:marBottom w:val="0"/>
          <w:divBdr>
            <w:top w:val="none" w:sz="0" w:space="0" w:color="auto"/>
            <w:left w:val="none" w:sz="0" w:space="0" w:color="auto"/>
            <w:bottom w:val="none" w:sz="0" w:space="0" w:color="auto"/>
            <w:right w:val="none" w:sz="0" w:space="0" w:color="auto"/>
          </w:divBdr>
        </w:div>
        <w:div w:id="498737691">
          <w:marLeft w:val="640"/>
          <w:marRight w:val="0"/>
          <w:marTop w:val="0"/>
          <w:marBottom w:val="0"/>
          <w:divBdr>
            <w:top w:val="none" w:sz="0" w:space="0" w:color="auto"/>
            <w:left w:val="none" w:sz="0" w:space="0" w:color="auto"/>
            <w:bottom w:val="none" w:sz="0" w:space="0" w:color="auto"/>
            <w:right w:val="none" w:sz="0" w:space="0" w:color="auto"/>
          </w:divBdr>
        </w:div>
        <w:div w:id="1894808879">
          <w:marLeft w:val="640"/>
          <w:marRight w:val="0"/>
          <w:marTop w:val="0"/>
          <w:marBottom w:val="0"/>
          <w:divBdr>
            <w:top w:val="none" w:sz="0" w:space="0" w:color="auto"/>
            <w:left w:val="none" w:sz="0" w:space="0" w:color="auto"/>
            <w:bottom w:val="none" w:sz="0" w:space="0" w:color="auto"/>
            <w:right w:val="none" w:sz="0" w:space="0" w:color="auto"/>
          </w:divBdr>
        </w:div>
        <w:div w:id="329528067">
          <w:marLeft w:val="640"/>
          <w:marRight w:val="0"/>
          <w:marTop w:val="0"/>
          <w:marBottom w:val="0"/>
          <w:divBdr>
            <w:top w:val="none" w:sz="0" w:space="0" w:color="auto"/>
            <w:left w:val="none" w:sz="0" w:space="0" w:color="auto"/>
            <w:bottom w:val="none" w:sz="0" w:space="0" w:color="auto"/>
            <w:right w:val="none" w:sz="0" w:space="0" w:color="auto"/>
          </w:divBdr>
        </w:div>
        <w:div w:id="59060827">
          <w:marLeft w:val="640"/>
          <w:marRight w:val="0"/>
          <w:marTop w:val="0"/>
          <w:marBottom w:val="0"/>
          <w:divBdr>
            <w:top w:val="none" w:sz="0" w:space="0" w:color="auto"/>
            <w:left w:val="none" w:sz="0" w:space="0" w:color="auto"/>
            <w:bottom w:val="none" w:sz="0" w:space="0" w:color="auto"/>
            <w:right w:val="none" w:sz="0" w:space="0" w:color="auto"/>
          </w:divBdr>
        </w:div>
        <w:div w:id="1356271933">
          <w:marLeft w:val="640"/>
          <w:marRight w:val="0"/>
          <w:marTop w:val="0"/>
          <w:marBottom w:val="0"/>
          <w:divBdr>
            <w:top w:val="none" w:sz="0" w:space="0" w:color="auto"/>
            <w:left w:val="none" w:sz="0" w:space="0" w:color="auto"/>
            <w:bottom w:val="none" w:sz="0" w:space="0" w:color="auto"/>
            <w:right w:val="none" w:sz="0" w:space="0" w:color="auto"/>
          </w:divBdr>
        </w:div>
        <w:div w:id="1602254703">
          <w:marLeft w:val="640"/>
          <w:marRight w:val="0"/>
          <w:marTop w:val="0"/>
          <w:marBottom w:val="0"/>
          <w:divBdr>
            <w:top w:val="none" w:sz="0" w:space="0" w:color="auto"/>
            <w:left w:val="none" w:sz="0" w:space="0" w:color="auto"/>
            <w:bottom w:val="none" w:sz="0" w:space="0" w:color="auto"/>
            <w:right w:val="none" w:sz="0" w:space="0" w:color="auto"/>
          </w:divBdr>
        </w:div>
        <w:div w:id="2146463882">
          <w:marLeft w:val="640"/>
          <w:marRight w:val="0"/>
          <w:marTop w:val="0"/>
          <w:marBottom w:val="0"/>
          <w:divBdr>
            <w:top w:val="none" w:sz="0" w:space="0" w:color="auto"/>
            <w:left w:val="none" w:sz="0" w:space="0" w:color="auto"/>
            <w:bottom w:val="none" w:sz="0" w:space="0" w:color="auto"/>
            <w:right w:val="none" w:sz="0" w:space="0" w:color="auto"/>
          </w:divBdr>
        </w:div>
        <w:div w:id="74134929">
          <w:marLeft w:val="640"/>
          <w:marRight w:val="0"/>
          <w:marTop w:val="0"/>
          <w:marBottom w:val="0"/>
          <w:divBdr>
            <w:top w:val="none" w:sz="0" w:space="0" w:color="auto"/>
            <w:left w:val="none" w:sz="0" w:space="0" w:color="auto"/>
            <w:bottom w:val="none" w:sz="0" w:space="0" w:color="auto"/>
            <w:right w:val="none" w:sz="0" w:space="0" w:color="auto"/>
          </w:divBdr>
        </w:div>
        <w:div w:id="263460066">
          <w:marLeft w:val="640"/>
          <w:marRight w:val="0"/>
          <w:marTop w:val="0"/>
          <w:marBottom w:val="0"/>
          <w:divBdr>
            <w:top w:val="none" w:sz="0" w:space="0" w:color="auto"/>
            <w:left w:val="none" w:sz="0" w:space="0" w:color="auto"/>
            <w:bottom w:val="none" w:sz="0" w:space="0" w:color="auto"/>
            <w:right w:val="none" w:sz="0" w:space="0" w:color="auto"/>
          </w:divBdr>
        </w:div>
      </w:divsChild>
    </w:div>
    <w:div w:id="1021474999">
      <w:bodyDiv w:val="1"/>
      <w:marLeft w:val="0"/>
      <w:marRight w:val="0"/>
      <w:marTop w:val="0"/>
      <w:marBottom w:val="0"/>
      <w:divBdr>
        <w:top w:val="none" w:sz="0" w:space="0" w:color="auto"/>
        <w:left w:val="none" w:sz="0" w:space="0" w:color="auto"/>
        <w:bottom w:val="none" w:sz="0" w:space="0" w:color="auto"/>
        <w:right w:val="none" w:sz="0" w:space="0" w:color="auto"/>
      </w:divBdr>
      <w:divsChild>
        <w:div w:id="1376782576">
          <w:marLeft w:val="640"/>
          <w:marRight w:val="0"/>
          <w:marTop w:val="0"/>
          <w:marBottom w:val="0"/>
          <w:divBdr>
            <w:top w:val="none" w:sz="0" w:space="0" w:color="auto"/>
            <w:left w:val="none" w:sz="0" w:space="0" w:color="auto"/>
            <w:bottom w:val="none" w:sz="0" w:space="0" w:color="auto"/>
            <w:right w:val="none" w:sz="0" w:space="0" w:color="auto"/>
          </w:divBdr>
        </w:div>
        <w:div w:id="1827433284">
          <w:marLeft w:val="640"/>
          <w:marRight w:val="0"/>
          <w:marTop w:val="0"/>
          <w:marBottom w:val="0"/>
          <w:divBdr>
            <w:top w:val="none" w:sz="0" w:space="0" w:color="auto"/>
            <w:left w:val="none" w:sz="0" w:space="0" w:color="auto"/>
            <w:bottom w:val="none" w:sz="0" w:space="0" w:color="auto"/>
            <w:right w:val="none" w:sz="0" w:space="0" w:color="auto"/>
          </w:divBdr>
        </w:div>
        <w:div w:id="1170826636">
          <w:marLeft w:val="640"/>
          <w:marRight w:val="0"/>
          <w:marTop w:val="0"/>
          <w:marBottom w:val="0"/>
          <w:divBdr>
            <w:top w:val="none" w:sz="0" w:space="0" w:color="auto"/>
            <w:left w:val="none" w:sz="0" w:space="0" w:color="auto"/>
            <w:bottom w:val="none" w:sz="0" w:space="0" w:color="auto"/>
            <w:right w:val="none" w:sz="0" w:space="0" w:color="auto"/>
          </w:divBdr>
        </w:div>
        <w:div w:id="1694379484">
          <w:marLeft w:val="640"/>
          <w:marRight w:val="0"/>
          <w:marTop w:val="0"/>
          <w:marBottom w:val="0"/>
          <w:divBdr>
            <w:top w:val="none" w:sz="0" w:space="0" w:color="auto"/>
            <w:left w:val="none" w:sz="0" w:space="0" w:color="auto"/>
            <w:bottom w:val="none" w:sz="0" w:space="0" w:color="auto"/>
            <w:right w:val="none" w:sz="0" w:space="0" w:color="auto"/>
          </w:divBdr>
        </w:div>
        <w:div w:id="1814176299">
          <w:marLeft w:val="640"/>
          <w:marRight w:val="0"/>
          <w:marTop w:val="0"/>
          <w:marBottom w:val="0"/>
          <w:divBdr>
            <w:top w:val="none" w:sz="0" w:space="0" w:color="auto"/>
            <w:left w:val="none" w:sz="0" w:space="0" w:color="auto"/>
            <w:bottom w:val="none" w:sz="0" w:space="0" w:color="auto"/>
            <w:right w:val="none" w:sz="0" w:space="0" w:color="auto"/>
          </w:divBdr>
        </w:div>
        <w:div w:id="1521777371">
          <w:marLeft w:val="640"/>
          <w:marRight w:val="0"/>
          <w:marTop w:val="0"/>
          <w:marBottom w:val="0"/>
          <w:divBdr>
            <w:top w:val="none" w:sz="0" w:space="0" w:color="auto"/>
            <w:left w:val="none" w:sz="0" w:space="0" w:color="auto"/>
            <w:bottom w:val="none" w:sz="0" w:space="0" w:color="auto"/>
            <w:right w:val="none" w:sz="0" w:space="0" w:color="auto"/>
          </w:divBdr>
        </w:div>
        <w:div w:id="1342776053">
          <w:marLeft w:val="640"/>
          <w:marRight w:val="0"/>
          <w:marTop w:val="0"/>
          <w:marBottom w:val="0"/>
          <w:divBdr>
            <w:top w:val="none" w:sz="0" w:space="0" w:color="auto"/>
            <w:left w:val="none" w:sz="0" w:space="0" w:color="auto"/>
            <w:bottom w:val="none" w:sz="0" w:space="0" w:color="auto"/>
            <w:right w:val="none" w:sz="0" w:space="0" w:color="auto"/>
          </w:divBdr>
        </w:div>
        <w:div w:id="783959101">
          <w:marLeft w:val="640"/>
          <w:marRight w:val="0"/>
          <w:marTop w:val="0"/>
          <w:marBottom w:val="0"/>
          <w:divBdr>
            <w:top w:val="none" w:sz="0" w:space="0" w:color="auto"/>
            <w:left w:val="none" w:sz="0" w:space="0" w:color="auto"/>
            <w:bottom w:val="none" w:sz="0" w:space="0" w:color="auto"/>
            <w:right w:val="none" w:sz="0" w:space="0" w:color="auto"/>
          </w:divBdr>
        </w:div>
        <w:div w:id="1787701716">
          <w:marLeft w:val="640"/>
          <w:marRight w:val="0"/>
          <w:marTop w:val="0"/>
          <w:marBottom w:val="0"/>
          <w:divBdr>
            <w:top w:val="none" w:sz="0" w:space="0" w:color="auto"/>
            <w:left w:val="none" w:sz="0" w:space="0" w:color="auto"/>
            <w:bottom w:val="none" w:sz="0" w:space="0" w:color="auto"/>
            <w:right w:val="none" w:sz="0" w:space="0" w:color="auto"/>
          </w:divBdr>
        </w:div>
        <w:div w:id="953098957">
          <w:marLeft w:val="640"/>
          <w:marRight w:val="0"/>
          <w:marTop w:val="0"/>
          <w:marBottom w:val="0"/>
          <w:divBdr>
            <w:top w:val="none" w:sz="0" w:space="0" w:color="auto"/>
            <w:left w:val="none" w:sz="0" w:space="0" w:color="auto"/>
            <w:bottom w:val="none" w:sz="0" w:space="0" w:color="auto"/>
            <w:right w:val="none" w:sz="0" w:space="0" w:color="auto"/>
          </w:divBdr>
        </w:div>
        <w:div w:id="761680942">
          <w:marLeft w:val="640"/>
          <w:marRight w:val="0"/>
          <w:marTop w:val="0"/>
          <w:marBottom w:val="0"/>
          <w:divBdr>
            <w:top w:val="none" w:sz="0" w:space="0" w:color="auto"/>
            <w:left w:val="none" w:sz="0" w:space="0" w:color="auto"/>
            <w:bottom w:val="none" w:sz="0" w:space="0" w:color="auto"/>
            <w:right w:val="none" w:sz="0" w:space="0" w:color="auto"/>
          </w:divBdr>
        </w:div>
        <w:div w:id="2005625874">
          <w:marLeft w:val="640"/>
          <w:marRight w:val="0"/>
          <w:marTop w:val="0"/>
          <w:marBottom w:val="0"/>
          <w:divBdr>
            <w:top w:val="none" w:sz="0" w:space="0" w:color="auto"/>
            <w:left w:val="none" w:sz="0" w:space="0" w:color="auto"/>
            <w:bottom w:val="none" w:sz="0" w:space="0" w:color="auto"/>
            <w:right w:val="none" w:sz="0" w:space="0" w:color="auto"/>
          </w:divBdr>
        </w:div>
        <w:div w:id="291710060">
          <w:marLeft w:val="640"/>
          <w:marRight w:val="0"/>
          <w:marTop w:val="0"/>
          <w:marBottom w:val="0"/>
          <w:divBdr>
            <w:top w:val="none" w:sz="0" w:space="0" w:color="auto"/>
            <w:left w:val="none" w:sz="0" w:space="0" w:color="auto"/>
            <w:bottom w:val="none" w:sz="0" w:space="0" w:color="auto"/>
            <w:right w:val="none" w:sz="0" w:space="0" w:color="auto"/>
          </w:divBdr>
        </w:div>
        <w:div w:id="1252540831">
          <w:marLeft w:val="640"/>
          <w:marRight w:val="0"/>
          <w:marTop w:val="0"/>
          <w:marBottom w:val="0"/>
          <w:divBdr>
            <w:top w:val="none" w:sz="0" w:space="0" w:color="auto"/>
            <w:left w:val="none" w:sz="0" w:space="0" w:color="auto"/>
            <w:bottom w:val="none" w:sz="0" w:space="0" w:color="auto"/>
            <w:right w:val="none" w:sz="0" w:space="0" w:color="auto"/>
          </w:divBdr>
        </w:div>
        <w:div w:id="233778018">
          <w:marLeft w:val="640"/>
          <w:marRight w:val="0"/>
          <w:marTop w:val="0"/>
          <w:marBottom w:val="0"/>
          <w:divBdr>
            <w:top w:val="none" w:sz="0" w:space="0" w:color="auto"/>
            <w:left w:val="none" w:sz="0" w:space="0" w:color="auto"/>
            <w:bottom w:val="none" w:sz="0" w:space="0" w:color="auto"/>
            <w:right w:val="none" w:sz="0" w:space="0" w:color="auto"/>
          </w:divBdr>
        </w:div>
        <w:div w:id="1920283219">
          <w:marLeft w:val="640"/>
          <w:marRight w:val="0"/>
          <w:marTop w:val="0"/>
          <w:marBottom w:val="0"/>
          <w:divBdr>
            <w:top w:val="none" w:sz="0" w:space="0" w:color="auto"/>
            <w:left w:val="none" w:sz="0" w:space="0" w:color="auto"/>
            <w:bottom w:val="none" w:sz="0" w:space="0" w:color="auto"/>
            <w:right w:val="none" w:sz="0" w:space="0" w:color="auto"/>
          </w:divBdr>
        </w:div>
        <w:div w:id="532306880">
          <w:marLeft w:val="640"/>
          <w:marRight w:val="0"/>
          <w:marTop w:val="0"/>
          <w:marBottom w:val="0"/>
          <w:divBdr>
            <w:top w:val="none" w:sz="0" w:space="0" w:color="auto"/>
            <w:left w:val="none" w:sz="0" w:space="0" w:color="auto"/>
            <w:bottom w:val="none" w:sz="0" w:space="0" w:color="auto"/>
            <w:right w:val="none" w:sz="0" w:space="0" w:color="auto"/>
          </w:divBdr>
        </w:div>
        <w:div w:id="2055543501">
          <w:marLeft w:val="640"/>
          <w:marRight w:val="0"/>
          <w:marTop w:val="0"/>
          <w:marBottom w:val="0"/>
          <w:divBdr>
            <w:top w:val="none" w:sz="0" w:space="0" w:color="auto"/>
            <w:left w:val="none" w:sz="0" w:space="0" w:color="auto"/>
            <w:bottom w:val="none" w:sz="0" w:space="0" w:color="auto"/>
            <w:right w:val="none" w:sz="0" w:space="0" w:color="auto"/>
          </w:divBdr>
        </w:div>
        <w:div w:id="1087731404">
          <w:marLeft w:val="640"/>
          <w:marRight w:val="0"/>
          <w:marTop w:val="0"/>
          <w:marBottom w:val="0"/>
          <w:divBdr>
            <w:top w:val="none" w:sz="0" w:space="0" w:color="auto"/>
            <w:left w:val="none" w:sz="0" w:space="0" w:color="auto"/>
            <w:bottom w:val="none" w:sz="0" w:space="0" w:color="auto"/>
            <w:right w:val="none" w:sz="0" w:space="0" w:color="auto"/>
          </w:divBdr>
        </w:div>
        <w:div w:id="417093710">
          <w:marLeft w:val="640"/>
          <w:marRight w:val="0"/>
          <w:marTop w:val="0"/>
          <w:marBottom w:val="0"/>
          <w:divBdr>
            <w:top w:val="none" w:sz="0" w:space="0" w:color="auto"/>
            <w:left w:val="none" w:sz="0" w:space="0" w:color="auto"/>
            <w:bottom w:val="none" w:sz="0" w:space="0" w:color="auto"/>
            <w:right w:val="none" w:sz="0" w:space="0" w:color="auto"/>
          </w:divBdr>
        </w:div>
        <w:div w:id="936056672">
          <w:marLeft w:val="640"/>
          <w:marRight w:val="0"/>
          <w:marTop w:val="0"/>
          <w:marBottom w:val="0"/>
          <w:divBdr>
            <w:top w:val="none" w:sz="0" w:space="0" w:color="auto"/>
            <w:left w:val="none" w:sz="0" w:space="0" w:color="auto"/>
            <w:bottom w:val="none" w:sz="0" w:space="0" w:color="auto"/>
            <w:right w:val="none" w:sz="0" w:space="0" w:color="auto"/>
          </w:divBdr>
        </w:div>
        <w:div w:id="1022829382">
          <w:marLeft w:val="640"/>
          <w:marRight w:val="0"/>
          <w:marTop w:val="0"/>
          <w:marBottom w:val="0"/>
          <w:divBdr>
            <w:top w:val="none" w:sz="0" w:space="0" w:color="auto"/>
            <w:left w:val="none" w:sz="0" w:space="0" w:color="auto"/>
            <w:bottom w:val="none" w:sz="0" w:space="0" w:color="auto"/>
            <w:right w:val="none" w:sz="0" w:space="0" w:color="auto"/>
          </w:divBdr>
        </w:div>
        <w:div w:id="928467464">
          <w:marLeft w:val="640"/>
          <w:marRight w:val="0"/>
          <w:marTop w:val="0"/>
          <w:marBottom w:val="0"/>
          <w:divBdr>
            <w:top w:val="none" w:sz="0" w:space="0" w:color="auto"/>
            <w:left w:val="none" w:sz="0" w:space="0" w:color="auto"/>
            <w:bottom w:val="none" w:sz="0" w:space="0" w:color="auto"/>
            <w:right w:val="none" w:sz="0" w:space="0" w:color="auto"/>
          </w:divBdr>
        </w:div>
        <w:div w:id="632371161">
          <w:marLeft w:val="640"/>
          <w:marRight w:val="0"/>
          <w:marTop w:val="0"/>
          <w:marBottom w:val="0"/>
          <w:divBdr>
            <w:top w:val="none" w:sz="0" w:space="0" w:color="auto"/>
            <w:left w:val="none" w:sz="0" w:space="0" w:color="auto"/>
            <w:bottom w:val="none" w:sz="0" w:space="0" w:color="auto"/>
            <w:right w:val="none" w:sz="0" w:space="0" w:color="auto"/>
          </w:divBdr>
        </w:div>
        <w:div w:id="429475713">
          <w:marLeft w:val="640"/>
          <w:marRight w:val="0"/>
          <w:marTop w:val="0"/>
          <w:marBottom w:val="0"/>
          <w:divBdr>
            <w:top w:val="none" w:sz="0" w:space="0" w:color="auto"/>
            <w:left w:val="none" w:sz="0" w:space="0" w:color="auto"/>
            <w:bottom w:val="none" w:sz="0" w:space="0" w:color="auto"/>
            <w:right w:val="none" w:sz="0" w:space="0" w:color="auto"/>
          </w:divBdr>
        </w:div>
        <w:div w:id="1282148376">
          <w:marLeft w:val="640"/>
          <w:marRight w:val="0"/>
          <w:marTop w:val="0"/>
          <w:marBottom w:val="0"/>
          <w:divBdr>
            <w:top w:val="none" w:sz="0" w:space="0" w:color="auto"/>
            <w:left w:val="none" w:sz="0" w:space="0" w:color="auto"/>
            <w:bottom w:val="none" w:sz="0" w:space="0" w:color="auto"/>
            <w:right w:val="none" w:sz="0" w:space="0" w:color="auto"/>
          </w:divBdr>
        </w:div>
        <w:div w:id="340930775">
          <w:marLeft w:val="640"/>
          <w:marRight w:val="0"/>
          <w:marTop w:val="0"/>
          <w:marBottom w:val="0"/>
          <w:divBdr>
            <w:top w:val="none" w:sz="0" w:space="0" w:color="auto"/>
            <w:left w:val="none" w:sz="0" w:space="0" w:color="auto"/>
            <w:bottom w:val="none" w:sz="0" w:space="0" w:color="auto"/>
            <w:right w:val="none" w:sz="0" w:space="0" w:color="auto"/>
          </w:divBdr>
        </w:div>
        <w:div w:id="1191648461">
          <w:marLeft w:val="640"/>
          <w:marRight w:val="0"/>
          <w:marTop w:val="0"/>
          <w:marBottom w:val="0"/>
          <w:divBdr>
            <w:top w:val="none" w:sz="0" w:space="0" w:color="auto"/>
            <w:left w:val="none" w:sz="0" w:space="0" w:color="auto"/>
            <w:bottom w:val="none" w:sz="0" w:space="0" w:color="auto"/>
            <w:right w:val="none" w:sz="0" w:space="0" w:color="auto"/>
          </w:divBdr>
        </w:div>
        <w:div w:id="1738898366">
          <w:marLeft w:val="640"/>
          <w:marRight w:val="0"/>
          <w:marTop w:val="0"/>
          <w:marBottom w:val="0"/>
          <w:divBdr>
            <w:top w:val="none" w:sz="0" w:space="0" w:color="auto"/>
            <w:left w:val="none" w:sz="0" w:space="0" w:color="auto"/>
            <w:bottom w:val="none" w:sz="0" w:space="0" w:color="auto"/>
            <w:right w:val="none" w:sz="0" w:space="0" w:color="auto"/>
          </w:divBdr>
        </w:div>
        <w:div w:id="1645891561">
          <w:marLeft w:val="640"/>
          <w:marRight w:val="0"/>
          <w:marTop w:val="0"/>
          <w:marBottom w:val="0"/>
          <w:divBdr>
            <w:top w:val="none" w:sz="0" w:space="0" w:color="auto"/>
            <w:left w:val="none" w:sz="0" w:space="0" w:color="auto"/>
            <w:bottom w:val="none" w:sz="0" w:space="0" w:color="auto"/>
            <w:right w:val="none" w:sz="0" w:space="0" w:color="auto"/>
          </w:divBdr>
        </w:div>
        <w:div w:id="1114910061">
          <w:marLeft w:val="640"/>
          <w:marRight w:val="0"/>
          <w:marTop w:val="0"/>
          <w:marBottom w:val="0"/>
          <w:divBdr>
            <w:top w:val="none" w:sz="0" w:space="0" w:color="auto"/>
            <w:left w:val="none" w:sz="0" w:space="0" w:color="auto"/>
            <w:bottom w:val="none" w:sz="0" w:space="0" w:color="auto"/>
            <w:right w:val="none" w:sz="0" w:space="0" w:color="auto"/>
          </w:divBdr>
        </w:div>
        <w:div w:id="1082138332">
          <w:marLeft w:val="640"/>
          <w:marRight w:val="0"/>
          <w:marTop w:val="0"/>
          <w:marBottom w:val="0"/>
          <w:divBdr>
            <w:top w:val="none" w:sz="0" w:space="0" w:color="auto"/>
            <w:left w:val="none" w:sz="0" w:space="0" w:color="auto"/>
            <w:bottom w:val="none" w:sz="0" w:space="0" w:color="auto"/>
            <w:right w:val="none" w:sz="0" w:space="0" w:color="auto"/>
          </w:divBdr>
        </w:div>
        <w:div w:id="1907377855">
          <w:marLeft w:val="640"/>
          <w:marRight w:val="0"/>
          <w:marTop w:val="0"/>
          <w:marBottom w:val="0"/>
          <w:divBdr>
            <w:top w:val="none" w:sz="0" w:space="0" w:color="auto"/>
            <w:left w:val="none" w:sz="0" w:space="0" w:color="auto"/>
            <w:bottom w:val="none" w:sz="0" w:space="0" w:color="auto"/>
            <w:right w:val="none" w:sz="0" w:space="0" w:color="auto"/>
          </w:divBdr>
        </w:div>
        <w:div w:id="932976368">
          <w:marLeft w:val="640"/>
          <w:marRight w:val="0"/>
          <w:marTop w:val="0"/>
          <w:marBottom w:val="0"/>
          <w:divBdr>
            <w:top w:val="none" w:sz="0" w:space="0" w:color="auto"/>
            <w:left w:val="none" w:sz="0" w:space="0" w:color="auto"/>
            <w:bottom w:val="none" w:sz="0" w:space="0" w:color="auto"/>
            <w:right w:val="none" w:sz="0" w:space="0" w:color="auto"/>
          </w:divBdr>
        </w:div>
        <w:div w:id="45690221">
          <w:marLeft w:val="640"/>
          <w:marRight w:val="0"/>
          <w:marTop w:val="0"/>
          <w:marBottom w:val="0"/>
          <w:divBdr>
            <w:top w:val="none" w:sz="0" w:space="0" w:color="auto"/>
            <w:left w:val="none" w:sz="0" w:space="0" w:color="auto"/>
            <w:bottom w:val="none" w:sz="0" w:space="0" w:color="auto"/>
            <w:right w:val="none" w:sz="0" w:space="0" w:color="auto"/>
          </w:divBdr>
        </w:div>
        <w:div w:id="1334917341">
          <w:marLeft w:val="640"/>
          <w:marRight w:val="0"/>
          <w:marTop w:val="0"/>
          <w:marBottom w:val="0"/>
          <w:divBdr>
            <w:top w:val="none" w:sz="0" w:space="0" w:color="auto"/>
            <w:left w:val="none" w:sz="0" w:space="0" w:color="auto"/>
            <w:bottom w:val="none" w:sz="0" w:space="0" w:color="auto"/>
            <w:right w:val="none" w:sz="0" w:space="0" w:color="auto"/>
          </w:divBdr>
        </w:div>
        <w:div w:id="550919941">
          <w:marLeft w:val="640"/>
          <w:marRight w:val="0"/>
          <w:marTop w:val="0"/>
          <w:marBottom w:val="0"/>
          <w:divBdr>
            <w:top w:val="none" w:sz="0" w:space="0" w:color="auto"/>
            <w:left w:val="none" w:sz="0" w:space="0" w:color="auto"/>
            <w:bottom w:val="none" w:sz="0" w:space="0" w:color="auto"/>
            <w:right w:val="none" w:sz="0" w:space="0" w:color="auto"/>
          </w:divBdr>
        </w:div>
        <w:div w:id="2004895322">
          <w:marLeft w:val="640"/>
          <w:marRight w:val="0"/>
          <w:marTop w:val="0"/>
          <w:marBottom w:val="0"/>
          <w:divBdr>
            <w:top w:val="none" w:sz="0" w:space="0" w:color="auto"/>
            <w:left w:val="none" w:sz="0" w:space="0" w:color="auto"/>
            <w:bottom w:val="none" w:sz="0" w:space="0" w:color="auto"/>
            <w:right w:val="none" w:sz="0" w:space="0" w:color="auto"/>
          </w:divBdr>
        </w:div>
        <w:div w:id="126092966">
          <w:marLeft w:val="640"/>
          <w:marRight w:val="0"/>
          <w:marTop w:val="0"/>
          <w:marBottom w:val="0"/>
          <w:divBdr>
            <w:top w:val="none" w:sz="0" w:space="0" w:color="auto"/>
            <w:left w:val="none" w:sz="0" w:space="0" w:color="auto"/>
            <w:bottom w:val="none" w:sz="0" w:space="0" w:color="auto"/>
            <w:right w:val="none" w:sz="0" w:space="0" w:color="auto"/>
          </w:divBdr>
        </w:div>
        <w:div w:id="454564052">
          <w:marLeft w:val="640"/>
          <w:marRight w:val="0"/>
          <w:marTop w:val="0"/>
          <w:marBottom w:val="0"/>
          <w:divBdr>
            <w:top w:val="none" w:sz="0" w:space="0" w:color="auto"/>
            <w:left w:val="none" w:sz="0" w:space="0" w:color="auto"/>
            <w:bottom w:val="none" w:sz="0" w:space="0" w:color="auto"/>
            <w:right w:val="none" w:sz="0" w:space="0" w:color="auto"/>
          </w:divBdr>
        </w:div>
        <w:div w:id="390463504">
          <w:marLeft w:val="640"/>
          <w:marRight w:val="0"/>
          <w:marTop w:val="0"/>
          <w:marBottom w:val="0"/>
          <w:divBdr>
            <w:top w:val="none" w:sz="0" w:space="0" w:color="auto"/>
            <w:left w:val="none" w:sz="0" w:space="0" w:color="auto"/>
            <w:bottom w:val="none" w:sz="0" w:space="0" w:color="auto"/>
            <w:right w:val="none" w:sz="0" w:space="0" w:color="auto"/>
          </w:divBdr>
        </w:div>
        <w:div w:id="2112893547">
          <w:marLeft w:val="640"/>
          <w:marRight w:val="0"/>
          <w:marTop w:val="0"/>
          <w:marBottom w:val="0"/>
          <w:divBdr>
            <w:top w:val="none" w:sz="0" w:space="0" w:color="auto"/>
            <w:left w:val="none" w:sz="0" w:space="0" w:color="auto"/>
            <w:bottom w:val="none" w:sz="0" w:space="0" w:color="auto"/>
            <w:right w:val="none" w:sz="0" w:space="0" w:color="auto"/>
          </w:divBdr>
        </w:div>
        <w:div w:id="1404329185">
          <w:marLeft w:val="640"/>
          <w:marRight w:val="0"/>
          <w:marTop w:val="0"/>
          <w:marBottom w:val="0"/>
          <w:divBdr>
            <w:top w:val="none" w:sz="0" w:space="0" w:color="auto"/>
            <w:left w:val="none" w:sz="0" w:space="0" w:color="auto"/>
            <w:bottom w:val="none" w:sz="0" w:space="0" w:color="auto"/>
            <w:right w:val="none" w:sz="0" w:space="0" w:color="auto"/>
          </w:divBdr>
        </w:div>
        <w:div w:id="1462268616">
          <w:marLeft w:val="640"/>
          <w:marRight w:val="0"/>
          <w:marTop w:val="0"/>
          <w:marBottom w:val="0"/>
          <w:divBdr>
            <w:top w:val="none" w:sz="0" w:space="0" w:color="auto"/>
            <w:left w:val="none" w:sz="0" w:space="0" w:color="auto"/>
            <w:bottom w:val="none" w:sz="0" w:space="0" w:color="auto"/>
            <w:right w:val="none" w:sz="0" w:space="0" w:color="auto"/>
          </w:divBdr>
        </w:div>
        <w:div w:id="480001471">
          <w:marLeft w:val="640"/>
          <w:marRight w:val="0"/>
          <w:marTop w:val="0"/>
          <w:marBottom w:val="0"/>
          <w:divBdr>
            <w:top w:val="none" w:sz="0" w:space="0" w:color="auto"/>
            <w:left w:val="none" w:sz="0" w:space="0" w:color="auto"/>
            <w:bottom w:val="none" w:sz="0" w:space="0" w:color="auto"/>
            <w:right w:val="none" w:sz="0" w:space="0" w:color="auto"/>
          </w:divBdr>
        </w:div>
        <w:div w:id="1522427492">
          <w:marLeft w:val="640"/>
          <w:marRight w:val="0"/>
          <w:marTop w:val="0"/>
          <w:marBottom w:val="0"/>
          <w:divBdr>
            <w:top w:val="none" w:sz="0" w:space="0" w:color="auto"/>
            <w:left w:val="none" w:sz="0" w:space="0" w:color="auto"/>
            <w:bottom w:val="none" w:sz="0" w:space="0" w:color="auto"/>
            <w:right w:val="none" w:sz="0" w:space="0" w:color="auto"/>
          </w:divBdr>
        </w:div>
        <w:div w:id="530262562">
          <w:marLeft w:val="640"/>
          <w:marRight w:val="0"/>
          <w:marTop w:val="0"/>
          <w:marBottom w:val="0"/>
          <w:divBdr>
            <w:top w:val="none" w:sz="0" w:space="0" w:color="auto"/>
            <w:left w:val="none" w:sz="0" w:space="0" w:color="auto"/>
            <w:bottom w:val="none" w:sz="0" w:space="0" w:color="auto"/>
            <w:right w:val="none" w:sz="0" w:space="0" w:color="auto"/>
          </w:divBdr>
        </w:div>
        <w:div w:id="2104300072">
          <w:marLeft w:val="640"/>
          <w:marRight w:val="0"/>
          <w:marTop w:val="0"/>
          <w:marBottom w:val="0"/>
          <w:divBdr>
            <w:top w:val="none" w:sz="0" w:space="0" w:color="auto"/>
            <w:left w:val="none" w:sz="0" w:space="0" w:color="auto"/>
            <w:bottom w:val="none" w:sz="0" w:space="0" w:color="auto"/>
            <w:right w:val="none" w:sz="0" w:space="0" w:color="auto"/>
          </w:divBdr>
        </w:div>
        <w:div w:id="597713840">
          <w:marLeft w:val="640"/>
          <w:marRight w:val="0"/>
          <w:marTop w:val="0"/>
          <w:marBottom w:val="0"/>
          <w:divBdr>
            <w:top w:val="none" w:sz="0" w:space="0" w:color="auto"/>
            <w:left w:val="none" w:sz="0" w:space="0" w:color="auto"/>
            <w:bottom w:val="none" w:sz="0" w:space="0" w:color="auto"/>
            <w:right w:val="none" w:sz="0" w:space="0" w:color="auto"/>
          </w:divBdr>
        </w:div>
        <w:div w:id="2117676001">
          <w:marLeft w:val="640"/>
          <w:marRight w:val="0"/>
          <w:marTop w:val="0"/>
          <w:marBottom w:val="0"/>
          <w:divBdr>
            <w:top w:val="none" w:sz="0" w:space="0" w:color="auto"/>
            <w:left w:val="none" w:sz="0" w:space="0" w:color="auto"/>
            <w:bottom w:val="none" w:sz="0" w:space="0" w:color="auto"/>
            <w:right w:val="none" w:sz="0" w:space="0" w:color="auto"/>
          </w:divBdr>
        </w:div>
        <w:div w:id="1529760238">
          <w:marLeft w:val="640"/>
          <w:marRight w:val="0"/>
          <w:marTop w:val="0"/>
          <w:marBottom w:val="0"/>
          <w:divBdr>
            <w:top w:val="none" w:sz="0" w:space="0" w:color="auto"/>
            <w:left w:val="none" w:sz="0" w:space="0" w:color="auto"/>
            <w:bottom w:val="none" w:sz="0" w:space="0" w:color="auto"/>
            <w:right w:val="none" w:sz="0" w:space="0" w:color="auto"/>
          </w:divBdr>
        </w:div>
        <w:div w:id="1257599015">
          <w:marLeft w:val="640"/>
          <w:marRight w:val="0"/>
          <w:marTop w:val="0"/>
          <w:marBottom w:val="0"/>
          <w:divBdr>
            <w:top w:val="none" w:sz="0" w:space="0" w:color="auto"/>
            <w:left w:val="none" w:sz="0" w:space="0" w:color="auto"/>
            <w:bottom w:val="none" w:sz="0" w:space="0" w:color="auto"/>
            <w:right w:val="none" w:sz="0" w:space="0" w:color="auto"/>
          </w:divBdr>
        </w:div>
        <w:div w:id="523637166">
          <w:marLeft w:val="640"/>
          <w:marRight w:val="0"/>
          <w:marTop w:val="0"/>
          <w:marBottom w:val="0"/>
          <w:divBdr>
            <w:top w:val="none" w:sz="0" w:space="0" w:color="auto"/>
            <w:left w:val="none" w:sz="0" w:space="0" w:color="auto"/>
            <w:bottom w:val="none" w:sz="0" w:space="0" w:color="auto"/>
            <w:right w:val="none" w:sz="0" w:space="0" w:color="auto"/>
          </w:divBdr>
        </w:div>
        <w:div w:id="1353530717">
          <w:marLeft w:val="640"/>
          <w:marRight w:val="0"/>
          <w:marTop w:val="0"/>
          <w:marBottom w:val="0"/>
          <w:divBdr>
            <w:top w:val="none" w:sz="0" w:space="0" w:color="auto"/>
            <w:left w:val="none" w:sz="0" w:space="0" w:color="auto"/>
            <w:bottom w:val="none" w:sz="0" w:space="0" w:color="auto"/>
            <w:right w:val="none" w:sz="0" w:space="0" w:color="auto"/>
          </w:divBdr>
        </w:div>
        <w:div w:id="869345146">
          <w:marLeft w:val="640"/>
          <w:marRight w:val="0"/>
          <w:marTop w:val="0"/>
          <w:marBottom w:val="0"/>
          <w:divBdr>
            <w:top w:val="none" w:sz="0" w:space="0" w:color="auto"/>
            <w:left w:val="none" w:sz="0" w:space="0" w:color="auto"/>
            <w:bottom w:val="none" w:sz="0" w:space="0" w:color="auto"/>
            <w:right w:val="none" w:sz="0" w:space="0" w:color="auto"/>
          </w:divBdr>
        </w:div>
        <w:div w:id="434642288">
          <w:marLeft w:val="640"/>
          <w:marRight w:val="0"/>
          <w:marTop w:val="0"/>
          <w:marBottom w:val="0"/>
          <w:divBdr>
            <w:top w:val="none" w:sz="0" w:space="0" w:color="auto"/>
            <w:left w:val="none" w:sz="0" w:space="0" w:color="auto"/>
            <w:bottom w:val="none" w:sz="0" w:space="0" w:color="auto"/>
            <w:right w:val="none" w:sz="0" w:space="0" w:color="auto"/>
          </w:divBdr>
        </w:div>
        <w:div w:id="1839923492">
          <w:marLeft w:val="640"/>
          <w:marRight w:val="0"/>
          <w:marTop w:val="0"/>
          <w:marBottom w:val="0"/>
          <w:divBdr>
            <w:top w:val="none" w:sz="0" w:space="0" w:color="auto"/>
            <w:left w:val="none" w:sz="0" w:space="0" w:color="auto"/>
            <w:bottom w:val="none" w:sz="0" w:space="0" w:color="auto"/>
            <w:right w:val="none" w:sz="0" w:space="0" w:color="auto"/>
          </w:divBdr>
        </w:div>
        <w:div w:id="1355039801">
          <w:marLeft w:val="640"/>
          <w:marRight w:val="0"/>
          <w:marTop w:val="0"/>
          <w:marBottom w:val="0"/>
          <w:divBdr>
            <w:top w:val="none" w:sz="0" w:space="0" w:color="auto"/>
            <w:left w:val="none" w:sz="0" w:space="0" w:color="auto"/>
            <w:bottom w:val="none" w:sz="0" w:space="0" w:color="auto"/>
            <w:right w:val="none" w:sz="0" w:space="0" w:color="auto"/>
          </w:divBdr>
        </w:div>
        <w:div w:id="1685982075">
          <w:marLeft w:val="640"/>
          <w:marRight w:val="0"/>
          <w:marTop w:val="0"/>
          <w:marBottom w:val="0"/>
          <w:divBdr>
            <w:top w:val="none" w:sz="0" w:space="0" w:color="auto"/>
            <w:left w:val="none" w:sz="0" w:space="0" w:color="auto"/>
            <w:bottom w:val="none" w:sz="0" w:space="0" w:color="auto"/>
            <w:right w:val="none" w:sz="0" w:space="0" w:color="auto"/>
          </w:divBdr>
        </w:div>
        <w:div w:id="187565750">
          <w:marLeft w:val="640"/>
          <w:marRight w:val="0"/>
          <w:marTop w:val="0"/>
          <w:marBottom w:val="0"/>
          <w:divBdr>
            <w:top w:val="none" w:sz="0" w:space="0" w:color="auto"/>
            <w:left w:val="none" w:sz="0" w:space="0" w:color="auto"/>
            <w:bottom w:val="none" w:sz="0" w:space="0" w:color="auto"/>
            <w:right w:val="none" w:sz="0" w:space="0" w:color="auto"/>
          </w:divBdr>
        </w:div>
        <w:div w:id="33819994">
          <w:marLeft w:val="640"/>
          <w:marRight w:val="0"/>
          <w:marTop w:val="0"/>
          <w:marBottom w:val="0"/>
          <w:divBdr>
            <w:top w:val="none" w:sz="0" w:space="0" w:color="auto"/>
            <w:left w:val="none" w:sz="0" w:space="0" w:color="auto"/>
            <w:bottom w:val="none" w:sz="0" w:space="0" w:color="auto"/>
            <w:right w:val="none" w:sz="0" w:space="0" w:color="auto"/>
          </w:divBdr>
        </w:div>
        <w:div w:id="888951545">
          <w:marLeft w:val="640"/>
          <w:marRight w:val="0"/>
          <w:marTop w:val="0"/>
          <w:marBottom w:val="0"/>
          <w:divBdr>
            <w:top w:val="none" w:sz="0" w:space="0" w:color="auto"/>
            <w:left w:val="none" w:sz="0" w:space="0" w:color="auto"/>
            <w:bottom w:val="none" w:sz="0" w:space="0" w:color="auto"/>
            <w:right w:val="none" w:sz="0" w:space="0" w:color="auto"/>
          </w:divBdr>
        </w:div>
        <w:div w:id="891044682">
          <w:marLeft w:val="640"/>
          <w:marRight w:val="0"/>
          <w:marTop w:val="0"/>
          <w:marBottom w:val="0"/>
          <w:divBdr>
            <w:top w:val="none" w:sz="0" w:space="0" w:color="auto"/>
            <w:left w:val="none" w:sz="0" w:space="0" w:color="auto"/>
            <w:bottom w:val="none" w:sz="0" w:space="0" w:color="auto"/>
            <w:right w:val="none" w:sz="0" w:space="0" w:color="auto"/>
          </w:divBdr>
        </w:div>
        <w:div w:id="1992831312">
          <w:marLeft w:val="640"/>
          <w:marRight w:val="0"/>
          <w:marTop w:val="0"/>
          <w:marBottom w:val="0"/>
          <w:divBdr>
            <w:top w:val="none" w:sz="0" w:space="0" w:color="auto"/>
            <w:left w:val="none" w:sz="0" w:space="0" w:color="auto"/>
            <w:bottom w:val="none" w:sz="0" w:space="0" w:color="auto"/>
            <w:right w:val="none" w:sz="0" w:space="0" w:color="auto"/>
          </w:divBdr>
        </w:div>
        <w:div w:id="1343388776">
          <w:marLeft w:val="640"/>
          <w:marRight w:val="0"/>
          <w:marTop w:val="0"/>
          <w:marBottom w:val="0"/>
          <w:divBdr>
            <w:top w:val="none" w:sz="0" w:space="0" w:color="auto"/>
            <w:left w:val="none" w:sz="0" w:space="0" w:color="auto"/>
            <w:bottom w:val="none" w:sz="0" w:space="0" w:color="auto"/>
            <w:right w:val="none" w:sz="0" w:space="0" w:color="auto"/>
          </w:divBdr>
        </w:div>
        <w:div w:id="1447311467">
          <w:marLeft w:val="640"/>
          <w:marRight w:val="0"/>
          <w:marTop w:val="0"/>
          <w:marBottom w:val="0"/>
          <w:divBdr>
            <w:top w:val="none" w:sz="0" w:space="0" w:color="auto"/>
            <w:left w:val="none" w:sz="0" w:space="0" w:color="auto"/>
            <w:bottom w:val="none" w:sz="0" w:space="0" w:color="auto"/>
            <w:right w:val="none" w:sz="0" w:space="0" w:color="auto"/>
          </w:divBdr>
        </w:div>
        <w:div w:id="1955624948">
          <w:marLeft w:val="640"/>
          <w:marRight w:val="0"/>
          <w:marTop w:val="0"/>
          <w:marBottom w:val="0"/>
          <w:divBdr>
            <w:top w:val="none" w:sz="0" w:space="0" w:color="auto"/>
            <w:left w:val="none" w:sz="0" w:space="0" w:color="auto"/>
            <w:bottom w:val="none" w:sz="0" w:space="0" w:color="auto"/>
            <w:right w:val="none" w:sz="0" w:space="0" w:color="auto"/>
          </w:divBdr>
        </w:div>
        <w:div w:id="1797989819">
          <w:marLeft w:val="640"/>
          <w:marRight w:val="0"/>
          <w:marTop w:val="0"/>
          <w:marBottom w:val="0"/>
          <w:divBdr>
            <w:top w:val="none" w:sz="0" w:space="0" w:color="auto"/>
            <w:left w:val="none" w:sz="0" w:space="0" w:color="auto"/>
            <w:bottom w:val="none" w:sz="0" w:space="0" w:color="auto"/>
            <w:right w:val="none" w:sz="0" w:space="0" w:color="auto"/>
          </w:divBdr>
        </w:div>
        <w:div w:id="308440242">
          <w:marLeft w:val="640"/>
          <w:marRight w:val="0"/>
          <w:marTop w:val="0"/>
          <w:marBottom w:val="0"/>
          <w:divBdr>
            <w:top w:val="none" w:sz="0" w:space="0" w:color="auto"/>
            <w:left w:val="none" w:sz="0" w:space="0" w:color="auto"/>
            <w:bottom w:val="none" w:sz="0" w:space="0" w:color="auto"/>
            <w:right w:val="none" w:sz="0" w:space="0" w:color="auto"/>
          </w:divBdr>
        </w:div>
        <w:div w:id="370961944">
          <w:marLeft w:val="640"/>
          <w:marRight w:val="0"/>
          <w:marTop w:val="0"/>
          <w:marBottom w:val="0"/>
          <w:divBdr>
            <w:top w:val="none" w:sz="0" w:space="0" w:color="auto"/>
            <w:left w:val="none" w:sz="0" w:space="0" w:color="auto"/>
            <w:bottom w:val="none" w:sz="0" w:space="0" w:color="auto"/>
            <w:right w:val="none" w:sz="0" w:space="0" w:color="auto"/>
          </w:divBdr>
        </w:div>
        <w:div w:id="753743956">
          <w:marLeft w:val="640"/>
          <w:marRight w:val="0"/>
          <w:marTop w:val="0"/>
          <w:marBottom w:val="0"/>
          <w:divBdr>
            <w:top w:val="none" w:sz="0" w:space="0" w:color="auto"/>
            <w:left w:val="none" w:sz="0" w:space="0" w:color="auto"/>
            <w:bottom w:val="none" w:sz="0" w:space="0" w:color="auto"/>
            <w:right w:val="none" w:sz="0" w:space="0" w:color="auto"/>
          </w:divBdr>
        </w:div>
        <w:div w:id="2031755859">
          <w:marLeft w:val="640"/>
          <w:marRight w:val="0"/>
          <w:marTop w:val="0"/>
          <w:marBottom w:val="0"/>
          <w:divBdr>
            <w:top w:val="none" w:sz="0" w:space="0" w:color="auto"/>
            <w:left w:val="none" w:sz="0" w:space="0" w:color="auto"/>
            <w:bottom w:val="none" w:sz="0" w:space="0" w:color="auto"/>
            <w:right w:val="none" w:sz="0" w:space="0" w:color="auto"/>
          </w:divBdr>
        </w:div>
        <w:div w:id="1241792338">
          <w:marLeft w:val="640"/>
          <w:marRight w:val="0"/>
          <w:marTop w:val="0"/>
          <w:marBottom w:val="0"/>
          <w:divBdr>
            <w:top w:val="none" w:sz="0" w:space="0" w:color="auto"/>
            <w:left w:val="none" w:sz="0" w:space="0" w:color="auto"/>
            <w:bottom w:val="none" w:sz="0" w:space="0" w:color="auto"/>
            <w:right w:val="none" w:sz="0" w:space="0" w:color="auto"/>
          </w:divBdr>
        </w:div>
        <w:div w:id="1175606331">
          <w:marLeft w:val="640"/>
          <w:marRight w:val="0"/>
          <w:marTop w:val="0"/>
          <w:marBottom w:val="0"/>
          <w:divBdr>
            <w:top w:val="none" w:sz="0" w:space="0" w:color="auto"/>
            <w:left w:val="none" w:sz="0" w:space="0" w:color="auto"/>
            <w:bottom w:val="none" w:sz="0" w:space="0" w:color="auto"/>
            <w:right w:val="none" w:sz="0" w:space="0" w:color="auto"/>
          </w:divBdr>
        </w:div>
        <w:div w:id="84965467">
          <w:marLeft w:val="640"/>
          <w:marRight w:val="0"/>
          <w:marTop w:val="0"/>
          <w:marBottom w:val="0"/>
          <w:divBdr>
            <w:top w:val="none" w:sz="0" w:space="0" w:color="auto"/>
            <w:left w:val="none" w:sz="0" w:space="0" w:color="auto"/>
            <w:bottom w:val="none" w:sz="0" w:space="0" w:color="auto"/>
            <w:right w:val="none" w:sz="0" w:space="0" w:color="auto"/>
          </w:divBdr>
        </w:div>
        <w:div w:id="1583955133">
          <w:marLeft w:val="640"/>
          <w:marRight w:val="0"/>
          <w:marTop w:val="0"/>
          <w:marBottom w:val="0"/>
          <w:divBdr>
            <w:top w:val="none" w:sz="0" w:space="0" w:color="auto"/>
            <w:left w:val="none" w:sz="0" w:space="0" w:color="auto"/>
            <w:bottom w:val="none" w:sz="0" w:space="0" w:color="auto"/>
            <w:right w:val="none" w:sz="0" w:space="0" w:color="auto"/>
          </w:divBdr>
        </w:div>
        <w:div w:id="655646619">
          <w:marLeft w:val="640"/>
          <w:marRight w:val="0"/>
          <w:marTop w:val="0"/>
          <w:marBottom w:val="0"/>
          <w:divBdr>
            <w:top w:val="none" w:sz="0" w:space="0" w:color="auto"/>
            <w:left w:val="none" w:sz="0" w:space="0" w:color="auto"/>
            <w:bottom w:val="none" w:sz="0" w:space="0" w:color="auto"/>
            <w:right w:val="none" w:sz="0" w:space="0" w:color="auto"/>
          </w:divBdr>
        </w:div>
        <w:div w:id="1516308751">
          <w:marLeft w:val="640"/>
          <w:marRight w:val="0"/>
          <w:marTop w:val="0"/>
          <w:marBottom w:val="0"/>
          <w:divBdr>
            <w:top w:val="none" w:sz="0" w:space="0" w:color="auto"/>
            <w:left w:val="none" w:sz="0" w:space="0" w:color="auto"/>
            <w:bottom w:val="none" w:sz="0" w:space="0" w:color="auto"/>
            <w:right w:val="none" w:sz="0" w:space="0" w:color="auto"/>
          </w:divBdr>
        </w:div>
        <w:div w:id="119302515">
          <w:marLeft w:val="640"/>
          <w:marRight w:val="0"/>
          <w:marTop w:val="0"/>
          <w:marBottom w:val="0"/>
          <w:divBdr>
            <w:top w:val="none" w:sz="0" w:space="0" w:color="auto"/>
            <w:left w:val="none" w:sz="0" w:space="0" w:color="auto"/>
            <w:bottom w:val="none" w:sz="0" w:space="0" w:color="auto"/>
            <w:right w:val="none" w:sz="0" w:space="0" w:color="auto"/>
          </w:divBdr>
        </w:div>
        <w:div w:id="2127381331">
          <w:marLeft w:val="640"/>
          <w:marRight w:val="0"/>
          <w:marTop w:val="0"/>
          <w:marBottom w:val="0"/>
          <w:divBdr>
            <w:top w:val="none" w:sz="0" w:space="0" w:color="auto"/>
            <w:left w:val="none" w:sz="0" w:space="0" w:color="auto"/>
            <w:bottom w:val="none" w:sz="0" w:space="0" w:color="auto"/>
            <w:right w:val="none" w:sz="0" w:space="0" w:color="auto"/>
          </w:divBdr>
        </w:div>
        <w:div w:id="1727801084">
          <w:marLeft w:val="640"/>
          <w:marRight w:val="0"/>
          <w:marTop w:val="0"/>
          <w:marBottom w:val="0"/>
          <w:divBdr>
            <w:top w:val="none" w:sz="0" w:space="0" w:color="auto"/>
            <w:left w:val="none" w:sz="0" w:space="0" w:color="auto"/>
            <w:bottom w:val="none" w:sz="0" w:space="0" w:color="auto"/>
            <w:right w:val="none" w:sz="0" w:space="0" w:color="auto"/>
          </w:divBdr>
        </w:div>
        <w:div w:id="663121524">
          <w:marLeft w:val="640"/>
          <w:marRight w:val="0"/>
          <w:marTop w:val="0"/>
          <w:marBottom w:val="0"/>
          <w:divBdr>
            <w:top w:val="none" w:sz="0" w:space="0" w:color="auto"/>
            <w:left w:val="none" w:sz="0" w:space="0" w:color="auto"/>
            <w:bottom w:val="none" w:sz="0" w:space="0" w:color="auto"/>
            <w:right w:val="none" w:sz="0" w:space="0" w:color="auto"/>
          </w:divBdr>
        </w:div>
        <w:div w:id="1960456627">
          <w:marLeft w:val="640"/>
          <w:marRight w:val="0"/>
          <w:marTop w:val="0"/>
          <w:marBottom w:val="0"/>
          <w:divBdr>
            <w:top w:val="none" w:sz="0" w:space="0" w:color="auto"/>
            <w:left w:val="none" w:sz="0" w:space="0" w:color="auto"/>
            <w:bottom w:val="none" w:sz="0" w:space="0" w:color="auto"/>
            <w:right w:val="none" w:sz="0" w:space="0" w:color="auto"/>
          </w:divBdr>
        </w:div>
        <w:div w:id="894924670">
          <w:marLeft w:val="640"/>
          <w:marRight w:val="0"/>
          <w:marTop w:val="0"/>
          <w:marBottom w:val="0"/>
          <w:divBdr>
            <w:top w:val="none" w:sz="0" w:space="0" w:color="auto"/>
            <w:left w:val="none" w:sz="0" w:space="0" w:color="auto"/>
            <w:bottom w:val="none" w:sz="0" w:space="0" w:color="auto"/>
            <w:right w:val="none" w:sz="0" w:space="0" w:color="auto"/>
          </w:divBdr>
        </w:div>
        <w:div w:id="1128009647">
          <w:marLeft w:val="640"/>
          <w:marRight w:val="0"/>
          <w:marTop w:val="0"/>
          <w:marBottom w:val="0"/>
          <w:divBdr>
            <w:top w:val="none" w:sz="0" w:space="0" w:color="auto"/>
            <w:left w:val="none" w:sz="0" w:space="0" w:color="auto"/>
            <w:bottom w:val="none" w:sz="0" w:space="0" w:color="auto"/>
            <w:right w:val="none" w:sz="0" w:space="0" w:color="auto"/>
          </w:divBdr>
        </w:div>
        <w:div w:id="750203395">
          <w:marLeft w:val="640"/>
          <w:marRight w:val="0"/>
          <w:marTop w:val="0"/>
          <w:marBottom w:val="0"/>
          <w:divBdr>
            <w:top w:val="none" w:sz="0" w:space="0" w:color="auto"/>
            <w:left w:val="none" w:sz="0" w:space="0" w:color="auto"/>
            <w:bottom w:val="none" w:sz="0" w:space="0" w:color="auto"/>
            <w:right w:val="none" w:sz="0" w:space="0" w:color="auto"/>
          </w:divBdr>
        </w:div>
        <w:div w:id="799297559">
          <w:marLeft w:val="640"/>
          <w:marRight w:val="0"/>
          <w:marTop w:val="0"/>
          <w:marBottom w:val="0"/>
          <w:divBdr>
            <w:top w:val="none" w:sz="0" w:space="0" w:color="auto"/>
            <w:left w:val="none" w:sz="0" w:space="0" w:color="auto"/>
            <w:bottom w:val="none" w:sz="0" w:space="0" w:color="auto"/>
            <w:right w:val="none" w:sz="0" w:space="0" w:color="auto"/>
          </w:divBdr>
        </w:div>
        <w:div w:id="720522212">
          <w:marLeft w:val="640"/>
          <w:marRight w:val="0"/>
          <w:marTop w:val="0"/>
          <w:marBottom w:val="0"/>
          <w:divBdr>
            <w:top w:val="none" w:sz="0" w:space="0" w:color="auto"/>
            <w:left w:val="none" w:sz="0" w:space="0" w:color="auto"/>
            <w:bottom w:val="none" w:sz="0" w:space="0" w:color="auto"/>
            <w:right w:val="none" w:sz="0" w:space="0" w:color="auto"/>
          </w:divBdr>
        </w:div>
        <w:div w:id="2072772900">
          <w:marLeft w:val="640"/>
          <w:marRight w:val="0"/>
          <w:marTop w:val="0"/>
          <w:marBottom w:val="0"/>
          <w:divBdr>
            <w:top w:val="none" w:sz="0" w:space="0" w:color="auto"/>
            <w:left w:val="none" w:sz="0" w:space="0" w:color="auto"/>
            <w:bottom w:val="none" w:sz="0" w:space="0" w:color="auto"/>
            <w:right w:val="none" w:sz="0" w:space="0" w:color="auto"/>
          </w:divBdr>
        </w:div>
        <w:div w:id="1196189034">
          <w:marLeft w:val="640"/>
          <w:marRight w:val="0"/>
          <w:marTop w:val="0"/>
          <w:marBottom w:val="0"/>
          <w:divBdr>
            <w:top w:val="none" w:sz="0" w:space="0" w:color="auto"/>
            <w:left w:val="none" w:sz="0" w:space="0" w:color="auto"/>
            <w:bottom w:val="none" w:sz="0" w:space="0" w:color="auto"/>
            <w:right w:val="none" w:sz="0" w:space="0" w:color="auto"/>
          </w:divBdr>
        </w:div>
        <w:div w:id="1232882958">
          <w:marLeft w:val="640"/>
          <w:marRight w:val="0"/>
          <w:marTop w:val="0"/>
          <w:marBottom w:val="0"/>
          <w:divBdr>
            <w:top w:val="none" w:sz="0" w:space="0" w:color="auto"/>
            <w:left w:val="none" w:sz="0" w:space="0" w:color="auto"/>
            <w:bottom w:val="none" w:sz="0" w:space="0" w:color="auto"/>
            <w:right w:val="none" w:sz="0" w:space="0" w:color="auto"/>
          </w:divBdr>
        </w:div>
        <w:div w:id="515467652">
          <w:marLeft w:val="640"/>
          <w:marRight w:val="0"/>
          <w:marTop w:val="0"/>
          <w:marBottom w:val="0"/>
          <w:divBdr>
            <w:top w:val="none" w:sz="0" w:space="0" w:color="auto"/>
            <w:left w:val="none" w:sz="0" w:space="0" w:color="auto"/>
            <w:bottom w:val="none" w:sz="0" w:space="0" w:color="auto"/>
            <w:right w:val="none" w:sz="0" w:space="0" w:color="auto"/>
          </w:divBdr>
        </w:div>
        <w:div w:id="478156322">
          <w:marLeft w:val="640"/>
          <w:marRight w:val="0"/>
          <w:marTop w:val="0"/>
          <w:marBottom w:val="0"/>
          <w:divBdr>
            <w:top w:val="none" w:sz="0" w:space="0" w:color="auto"/>
            <w:left w:val="none" w:sz="0" w:space="0" w:color="auto"/>
            <w:bottom w:val="none" w:sz="0" w:space="0" w:color="auto"/>
            <w:right w:val="none" w:sz="0" w:space="0" w:color="auto"/>
          </w:divBdr>
        </w:div>
        <w:div w:id="651563091">
          <w:marLeft w:val="640"/>
          <w:marRight w:val="0"/>
          <w:marTop w:val="0"/>
          <w:marBottom w:val="0"/>
          <w:divBdr>
            <w:top w:val="none" w:sz="0" w:space="0" w:color="auto"/>
            <w:left w:val="none" w:sz="0" w:space="0" w:color="auto"/>
            <w:bottom w:val="none" w:sz="0" w:space="0" w:color="auto"/>
            <w:right w:val="none" w:sz="0" w:space="0" w:color="auto"/>
          </w:divBdr>
        </w:div>
        <w:div w:id="1585726362">
          <w:marLeft w:val="640"/>
          <w:marRight w:val="0"/>
          <w:marTop w:val="0"/>
          <w:marBottom w:val="0"/>
          <w:divBdr>
            <w:top w:val="none" w:sz="0" w:space="0" w:color="auto"/>
            <w:left w:val="none" w:sz="0" w:space="0" w:color="auto"/>
            <w:bottom w:val="none" w:sz="0" w:space="0" w:color="auto"/>
            <w:right w:val="none" w:sz="0" w:space="0" w:color="auto"/>
          </w:divBdr>
        </w:div>
        <w:div w:id="2059812322">
          <w:marLeft w:val="640"/>
          <w:marRight w:val="0"/>
          <w:marTop w:val="0"/>
          <w:marBottom w:val="0"/>
          <w:divBdr>
            <w:top w:val="none" w:sz="0" w:space="0" w:color="auto"/>
            <w:left w:val="none" w:sz="0" w:space="0" w:color="auto"/>
            <w:bottom w:val="none" w:sz="0" w:space="0" w:color="auto"/>
            <w:right w:val="none" w:sz="0" w:space="0" w:color="auto"/>
          </w:divBdr>
        </w:div>
        <w:div w:id="484277567">
          <w:marLeft w:val="640"/>
          <w:marRight w:val="0"/>
          <w:marTop w:val="0"/>
          <w:marBottom w:val="0"/>
          <w:divBdr>
            <w:top w:val="none" w:sz="0" w:space="0" w:color="auto"/>
            <w:left w:val="none" w:sz="0" w:space="0" w:color="auto"/>
            <w:bottom w:val="none" w:sz="0" w:space="0" w:color="auto"/>
            <w:right w:val="none" w:sz="0" w:space="0" w:color="auto"/>
          </w:divBdr>
        </w:div>
        <w:div w:id="2145079302">
          <w:marLeft w:val="640"/>
          <w:marRight w:val="0"/>
          <w:marTop w:val="0"/>
          <w:marBottom w:val="0"/>
          <w:divBdr>
            <w:top w:val="none" w:sz="0" w:space="0" w:color="auto"/>
            <w:left w:val="none" w:sz="0" w:space="0" w:color="auto"/>
            <w:bottom w:val="none" w:sz="0" w:space="0" w:color="auto"/>
            <w:right w:val="none" w:sz="0" w:space="0" w:color="auto"/>
          </w:divBdr>
        </w:div>
        <w:div w:id="326521222">
          <w:marLeft w:val="640"/>
          <w:marRight w:val="0"/>
          <w:marTop w:val="0"/>
          <w:marBottom w:val="0"/>
          <w:divBdr>
            <w:top w:val="none" w:sz="0" w:space="0" w:color="auto"/>
            <w:left w:val="none" w:sz="0" w:space="0" w:color="auto"/>
            <w:bottom w:val="none" w:sz="0" w:space="0" w:color="auto"/>
            <w:right w:val="none" w:sz="0" w:space="0" w:color="auto"/>
          </w:divBdr>
        </w:div>
        <w:div w:id="548032208">
          <w:marLeft w:val="640"/>
          <w:marRight w:val="0"/>
          <w:marTop w:val="0"/>
          <w:marBottom w:val="0"/>
          <w:divBdr>
            <w:top w:val="none" w:sz="0" w:space="0" w:color="auto"/>
            <w:left w:val="none" w:sz="0" w:space="0" w:color="auto"/>
            <w:bottom w:val="none" w:sz="0" w:space="0" w:color="auto"/>
            <w:right w:val="none" w:sz="0" w:space="0" w:color="auto"/>
          </w:divBdr>
        </w:div>
        <w:div w:id="876233300">
          <w:marLeft w:val="640"/>
          <w:marRight w:val="0"/>
          <w:marTop w:val="0"/>
          <w:marBottom w:val="0"/>
          <w:divBdr>
            <w:top w:val="none" w:sz="0" w:space="0" w:color="auto"/>
            <w:left w:val="none" w:sz="0" w:space="0" w:color="auto"/>
            <w:bottom w:val="none" w:sz="0" w:space="0" w:color="auto"/>
            <w:right w:val="none" w:sz="0" w:space="0" w:color="auto"/>
          </w:divBdr>
        </w:div>
        <w:div w:id="828716384">
          <w:marLeft w:val="640"/>
          <w:marRight w:val="0"/>
          <w:marTop w:val="0"/>
          <w:marBottom w:val="0"/>
          <w:divBdr>
            <w:top w:val="none" w:sz="0" w:space="0" w:color="auto"/>
            <w:left w:val="none" w:sz="0" w:space="0" w:color="auto"/>
            <w:bottom w:val="none" w:sz="0" w:space="0" w:color="auto"/>
            <w:right w:val="none" w:sz="0" w:space="0" w:color="auto"/>
          </w:divBdr>
        </w:div>
        <w:div w:id="1222864615">
          <w:marLeft w:val="640"/>
          <w:marRight w:val="0"/>
          <w:marTop w:val="0"/>
          <w:marBottom w:val="0"/>
          <w:divBdr>
            <w:top w:val="none" w:sz="0" w:space="0" w:color="auto"/>
            <w:left w:val="none" w:sz="0" w:space="0" w:color="auto"/>
            <w:bottom w:val="none" w:sz="0" w:space="0" w:color="auto"/>
            <w:right w:val="none" w:sz="0" w:space="0" w:color="auto"/>
          </w:divBdr>
        </w:div>
        <w:div w:id="821963789">
          <w:marLeft w:val="640"/>
          <w:marRight w:val="0"/>
          <w:marTop w:val="0"/>
          <w:marBottom w:val="0"/>
          <w:divBdr>
            <w:top w:val="none" w:sz="0" w:space="0" w:color="auto"/>
            <w:left w:val="none" w:sz="0" w:space="0" w:color="auto"/>
            <w:bottom w:val="none" w:sz="0" w:space="0" w:color="auto"/>
            <w:right w:val="none" w:sz="0" w:space="0" w:color="auto"/>
          </w:divBdr>
        </w:div>
        <w:div w:id="192962186">
          <w:marLeft w:val="640"/>
          <w:marRight w:val="0"/>
          <w:marTop w:val="0"/>
          <w:marBottom w:val="0"/>
          <w:divBdr>
            <w:top w:val="none" w:sz="0" w:space="0" w:color="auto"/>
            <w:left w:val="none" w:sz="0" w:space="0" w:color="auto"/>
            <w:bottom w:val="none" w:sz="0" w:space="0" w:color="auto"/>
            <w:right w:val="none" w:sz="0" w:space="0" w:color="auto"/>
          </w:divBdr>
        </w:div>
        <w:div w:id="1935239722">
          <w:marLeft w:val="640"/>
          <w:marRight w:val="0"/>
          <w:marTop w:val="0"/>
          <w:marBottom w:val="0"/>
          <w:divBdr>
            <w:top w:val="none" w:sz="0" w:space="0" w:color="auto"/>
            <w:left w:val="none" w:sz="0" w:space="0" w:color="auto"/>
            <w:bottom w:val="none" w:sz="0" w:space="0" w:color="auto"/>
            <w:right w:val="none" w:sz="0" w:space="0" w:color="auto"/>
          </w:divBdr>
        </w:div>
        <w:div w:id="2127774576">
          <w:marLeft w:val="640"/>
          <w:marRight w:val="0"/>
          <w:marTop w:val="0"/>
          <w:marBottom w:val="0"/>
          <w:divBdr>
            <w:top w:val="none" w:sz="0" w:space="0" w:color="auto"/>
            <w:left w:val="none" w:sz="0" w:space="0" w:color="auto"/>
            <w:bottom w:val="none" w:sz="0" w:space="0" w:color="auto"/>
            <w:right w:val="none" w:sz="0" w:space="0" w:color="auto"/>
          </w:divBdr>
        </w:div>
        <w:div w:id="778526347">
          <w:marLeft w:val="640"/>
          <w:marRight w:val="0"/>
          <w:marTop w:val="0"/>
          <w:marBottom w:val="0"/>
          <w:divBdr>
            <w:top w:val="none" w:sz="0" w:space="0" w:color="auto"/>
            <w:left w:val="none" w:sz="0" w:space="0" w:color="auto"/>
            <w:bottom w:val="none" w:sz="0" w:space="0" w:color="auto"/>
            <w:right w:val="none" w:sz="0" w:space="0" w:color="auto"/>
          </w:divBdr>
        </w:div>
        <w:div w:id="653023914">
          <w:marLeft w:val="640"/>
          <w:marRight w:val="0"/>
          <w:marTop w:val="0"/>
          <w:marBottom w:val="0"/>
          <w:divBdr>
            <w:top w:val="none" w:sz="0" w:space="0" w:color="auto"/>
            <w:left w:val="none" w:sz="0" w:space="0" w:color="auto"/>
            <w:bottom w:val="none" w:sz="0" w:space="0" w:color="auto"/>
            <w:right w:val="none" w:sz="0" w:space="0" w:color="auto"/>
          </w:divBdr>
        </w:div>
      </w:divsChild>
    </w:div>
    <w:div w:id="1022363613">
      <w:bodyDiv w:val="1"/>
      <w:marLeft w:val="0"/>
      <w:marRight w:val="0"/>
      <w:marTop w:val="0"/>
      <w:marBottom w:val="0"/>
      <w:divBdr>
        <w:top w:val="none" w:sz="0" w:space="0" w:color="auto"/>
        <w:left w:val="none" w:sz="0" w:space="0" w:color="auto"/>
        <w:bottom w:val="none" w:sz="0" w:space="0" w:color="auto"/>
        <w:right w:val="none" w:sz="0" w:space="0" w:color="auto"/>
      </w:divBdr>
      <w:divsChild>
        <w:div w:id="544831533">
          <w:marLeft w:val="640"/>
          <w:marRight w:val="0"/>
          <w:marTop w:val="0"/>
          <w:marBottom w:val="0"/>
          <w:divBdr>
            <w:top w:val="none" w:sz="0" w:space="0" w:color="auto"/>
            <w:left w:val="none" w:sz="0" w:space="0" w:color="auto"/>
            <w:bottom w:val="none" w:sz="0" w:space="0" w:color="auto"/>
            <w:right w:val="none" w:sz="0" w:space="0" w:color="auto"/>
          </w:divBdr>
        </w:div>
        <w:div w:id="2006663602">
          <w:marLeft w:val="640"/>
          <w:marRight w:val="0"/>
          <w:marTop w:val="0"/>
          <w:marBottom w:val="0"/>
          <w:divBdr>
            <w:top w:val="none" w:sz="0" w:space="0" w:color="auto"/>
            <w:left w:val="none" w:sz="0" w:space="0" w:color="auto"/>
            <w:bottom w:val="none" w:sz="0" w:space="0" w:color="auto"/>
            <w:right w:val="none" w:sz="0" w:space="0" w:color="auto"/>
          </w:divBdr>
        </w:div>
        <w:div w:id="1471939575">
          <w:marLeft w:val="640"/>
          <w:marRight w:val="0"/>
          <w:marTop w:val="0"/>
          <w:marBottom w:val="0"/>
          <w:divBdr>
            <w:top w:val="none" w:sz="0" w:space="0" w:color="auto"/>
            <w:left w:val="none" w:sz="0" w:space="0" w:color="auto"/>
            <w:bottom w:val="none" w:sz="0" w:space="0" w:color="auto"/>
            <w:right w:val="none" w:sz="0" w:space="0" w:color="auto"/>
          </w:divBdr>
        </w:div>
        <w:div w:id="312100999">
          <w:marLeft w:val="640"/>
          <w:marRight w:val="0"/>
          <w:marTop w:val="0"/>
          <w:marBottom w:val="0"/>
          <w:divBdr>
            <w:top w:val="none" w:sz="0" w:space="0" w:color="auto"/>
            <w:left w:val="none" w:sz="0" w:space="0" w:color="auto"/>
            <w:bottom w:val="none" w:sz="0" w:space="0" w:color="auto"/>
            <w:right w:val="none" w:sz="0" w:space="0" w:color="auto"/>
          </w:divBdr>
        </w:div>
        <w:div w:id="275530932">
          <w:marLeft w:val="640"/>
          <w:marRight w:val="0"/>
          <w:marTop w:val="0"/>
          <w:marBottom w:val="0"/>
          <w:divBdr>
            <w:top w:val="none" w:sz="0" w:space="0" w:color="auto"/>
            <w:left w:val="none" w:sz="0" w:space="0" w:color="auto"/>
            <w:bottom w:val="none" w:sz="0" w:space="0" w:color="auto"/>
            <w:right w:val="none" w:sz="0" w:space="0" w:color="auto"/>
          </w:divBdr>
        </w:div>
        <w:div w:id="1430541848">
          <w:marLeft w:val="640"/>
          <w:marRight w:val="0"/>
          <w:marTop w:val="0"/>
          <w:marBottom w:val="0"/>
          <w:divBdr>
            <w:top w:val="none" w:sz="0" w:space="0" w:color="auto"/>
            <w:left w:val="none" w:sz="0" w:space="0" w:color="auto"/>
            <w:bottom w:val="none" w:sz="0" w:space="0" w:color="auto"/>
            <w:right w:val="none" w:sz="0" w:space="0" w:color="auto"/>
          </w:divBdr>
        </w:div>
        <w:div w:id="1947500182">
          <w:marLeft w:val="640"/>
          <w:marRight w:val="0"/>
          <w:marTop w:val="0"/>
          <w:marBottom w:val="0"/>
          <w:divBdr>
            <w:top w:val="none" w:sz="0" w:space="0" w:color="auto"/>
            <w:left w:val="none" w:sz="0" w:space="0" w:color="auto"/>
            <w:bottom w:val="none" w:sz="0" w:space="0" w:color="auto"/>
            <w:right w:val="none" w:sz="0" w:space="0" w:color="auto"/>
          </w:divBdr>
        </w:div>
        <w:div w:id="1637493724">
          <w:marLeft w:val="640"/>
          <w:marRight w:val="0"/>
          <w:marTop w:val="0"/>
          <w:marBottom w:val="0"/>
          <w:divBdr>
            <w:top w:val="none" w:sz="0" w:space="0" w:color="auto"/>
            <w:left w:val="none" w:sz="0" w:space="0" w:color="auto"/>
            <w:bottom w:val="none" w:sz="0" w:space="0" w:color="auto"/>
            <w:right w:val="none" w:sz="0" w:space="0" w:color="auto"/>
          </w:divBdr>
        </w:div>
        <w:div w:id="658928953">
          <w:marLeft w:val="640"/>
          <w:marRight w:val="0"/>
          <w:marTop w:val="0"/>
          <w:marBottom w:val="0"/>
          <w:divBdr>
            <w:top w:val="none" w:sz="0" w:space="0" w:color="auto"/>
            <w:left w:val="none" w:sz="0" w:space="0" w:color="auto"/>
            <w:bottom w:val="none" w:sz="0" w:space="0" w:color="auto"/>
            <w:right w:val="none" w:sz="0" w:space="0" w:color="auto"/>
          </w:divBdr>
        </w:div>
        <w:div w:id="650912494">
          <w:marLeft w:val="640"/>
          <w:marRight w:val="0"/>
          <w:marTop w:val="0"/>
          <w:marBottom w:val="0"/>
          <w:divBdr>
            <w:top w:val="none" w:sz="0" w:space="0" w:color="auto"/>
            <w:left w:val="none" w:sz="0" w:space="0" w:color="auto"/>
            <w:bottom w:val="none" w:sz="0" w:space="0" w:color="auto"/>
            <w:right w:val="none" w:sz="0" w:space="0" w:color="auto"/>
          </w:divBdr>
        </w:div>
        <w:div w:id="167445965">
          <w:marLeft w:val="640"/>
          <w:marRight w:val="0"/>
          <w:marTop w:val="0"/>
          <w:marBottom w:val="0"/>
          <w:divBdr>
            <w:top w:val="none" w:sz="0" w:space="0" w:color="auto"/>
            <w:left w:val="none" w:sz="0" w:space="0" w:color="auto"/>
            <w:bottom w:val="none" w:sz="0" w:space="0" w:color="auto"/>
            <w:right w:val="none" w:sz="0" w:space="0" w:color="auto"/>
          </w:divBdr>
        </w:div>
        <w:div w:id="315845640">
          <w:marLeft w:val="640"/>
          <w:marRight w:val="0"/>
          <w:marTop w:val="0"/>
          <w:marBottom w:val="0"/>
          <w:divBdr>
            <w:top w:val="none" w:sz="0" w:space="0" w:color="auto"/>
            <w:left w:val="none" w:sz="0" w:space="0" w:color="auto"/>
            <w:bottom w:val="none" w:sz="0" w:space="0" w:color="auto"/>
            <w:right w:val="none" w:sz="0" w:space="0" w:color="auto"/>
          </w:divBdr>
        </w:div>
        <w:div w:id="590625710">
          <w:marLeft w:val="640"/>
          <w:marRight w:val="0"/>
          <w:marTop w:val="0"/>
          <w:marBottom w:val="0"/>
          <w:divBdr>
            <w:top w:val="none" w:sz="0" w:space="0" w:color="auto"/>
            <w:left w:val="none" w:sz="0" w:space="0" w:color="auto"/>
            <w:bottom w:val="none" w:sz="0" w:space="0" w:color="auto"/>
            <w:right w:val="none" w:sz="0" w:space="0" w:color="auto"/>
          </w:divBdr>
        </w:div>
        <w:div w:id="650400983">
          <w:marLeft w:val="640"/>
          <w:marRight w:val="0"/>
          <w:marTop w:val="0"/>
          <w:marBottom w:val="0"/>
          <w:divBdr>
            <w:top w:val="none" w:sz="0" w:space="0" w:color="auto"/>
            <w:left w:val="none" w:sz="0" w:space="0" w:color="auto"/>
            <w:bottom w:val="none" w:sz="0" w:space="0" w:color="auto"/>
            <w:right w:val="none" w:sz="0" w:space="0" w:color="auto"/>
          </w:divBdr>
        </w:div>
        <w:div w:id="1671331471">
          <w:marLeft w:val="640"/>
          <w:marRight w:val="0"/>
          <w:marTop w:val="0"/>
          <w:marBottom w:val="0"/>
          <w:divBdr>
            <w:top w:val="none" w:sz="0" w:space="0" w:color="auto"/>
            <w:left w:val="none" w:sz="0" w:space="0" w:color="auto"/>
            <w:bottom w:val="none" w:sz="0" w:space="0" w:color="auto"/>
            <w:right w:val="none" w:sz="0" w:space="0" w:color="auto"/>
          </w:divBdr>
        </w:div>
        <w:div w:id="1469131794">
          <w:marLeft w:val="640"/>
          <w:marRight w:val="0"/>
          <w:marTop w:val="0"/>
          <w:marBottom w:val="0"/>
          <w:divBdr>
            <w:top w:val="none" w:sz="0" w:space="0" w:color="auto"/>
            <w:left w:val="none" w:sz="0" w:space="0" w:color="auto"/>
            <w:bottom w:val="none" w:sz="0" w:space="0" w:color="auto"/>
            <w:right w:val="none" w:sz="0" w:space="0" w:color="auto"/>
          </w:divBdr>
        </w:div>
        <w:div w:id="1209343191">
          <w:marLeft w:val="640"/>
          <w:marRight w:val="0"/>
          <w:marTop w:val="0"/>
          <w:marBottom w:val="0"/>
          <w:divBdr>
            <w:top w:val="none" w:sz="0" w:space="0" w:color="auto"/>
            <w:left w:val="none" w:sz="0" w:space="0" w:color="auto"/>
            <w:bottom w:val="none" w:sz="0" w:space="0" w:color="auto"/>
            <w:right w:val="none" w:sz="0" w:space="0" w:color="auto"/>
          </w:divBdr>
        </w:div>
        <w:div w:id="66466596">
          <w:marLeft w:val="640"/>
          <w:marRight w:val="0"/>
          <w:marTop w:val="0"/>
          <w:marBottom w:val="0"/>
          <w:divBdr>
            <w:top w:val="none" w:sz="0" w:space="0" w:color="auto"/>
            <w:left w:val="none" w:sz="0" w:space="0" w:color="auto"/>
            <w:bottom w:val="none" w:sz="0" w:space="0" w:color="auto"/>
            <w:right w:val="none" w:sz="0" w:space="0" w:color="auto"/>
          </w:divBdr>
        </w:div>
        <w:div w:id="1885091682">
          <w:marLeft w:val="640"/>
          <w:marRight w:val="0"/>
          <w:marTop w:val="0"/>
          <w:marBottom w:val="0"/>
          <w:divBdr>
            <w:top w:val="none" w:sz="0" w:space="0" w:color="auto"/>
            <w:left w:val="none" w:sz="0" w:space="0" w:color="auto"/>
            <w:bottom w:val="none" w:sz="0" w:space="0" w:color="auto"/>
            <w:right w:val="none" w:sz="0" w:space="0" w:color="auto"/>
          </w:divBdr>
        </w:div>
        <w:div w:id="1164660222">
          <w:marLeft w:val="640"/>
          <w:marRight w:val="0"/>
          <w:marTop w:val="0"/>
          <w:marBottom w:val="0"/>
          <w:divBdr>
            <w:top w:val="none" w:sz="0" w:space="0" w:color="auto"/>
            <w:left w:val="none" w:sz="0" w:space="0" w:color="auto"/>
            <w:bottom w:val="none" w:sz="0" w:space="0" w:color="auto"/>
            <w:right w:val="none" w:sz="0" w:space="0" w:color="auto"/>
          </w:divBdr>
        </w:div>
        <w:div w:id="477265703">
          <w:marLeft w:val="640"/>
          <w:marRight w:val="0"/>
          <w:marTop w:val="0"/>
          <w:marBottom w:val="0"/>
          <w:divBdr>
            <w:top w:val="none" w:sz="0" w:space="0" w:color="auto"/>
            <w:left w:val="none" w:sz="0" w:space="0" w:color="auto"/>
            <w:bottom w:val="none" w:sz="0" w:space="0" w:color="auto"/>
            <w:right w:val="none" w:sz="0" w:space="0" w:color="auto"/>
          </w:divBdr>
        </w:div>
        <w:div w:id="942112735">
          <w:marLeft w:val="640"/>
          <w:marRight w:val="0"/>
          <w:marTop w:val="0"/>
          <w:marBottom w:val="0"/>
          <w:divBdr>
            <w:top w:val="none" w:sz="0" w:space="0" w:color="auto"/>
            <w:left w:val="none" w:sz="0" w:space="0" w:color="auto"/>
            <w:bottom w:val="none" w:sz="0" w:space="0" w:color="auto"/>
            <w:right w:val="none" w:sz="0" w:space="0" w:color="auto"/>
          </w:divBdr>
        </w:div>
        <w:div w:id="1186290723">
          <w:marLeft w:val="640"/>
          <w:marRight w:val="0"/>
          <w:marTop w:val="0"/>
          <w:marBottom w:val="0"/>
          <w:divBdr>
            <w:top w:val="none" w:sz="0" w:space="0" w:color="auto"/>
            <w:left w:val="none" w:sz="0" w:space="0" w:color="auto"/>
            <w:bottom w:val="none" w:sz="0" w:space="0" w:color="auto"/>
            <w:right w:val="none" w:sz="0" w:space="0" w:color="auto"/>
          </w:divBdr>
        </w:div>
        <w:div w:id="1234773512">
          <w:marLeft w:val="640"/>
          <w:marRight w:val="0"/>
          <w:marTop w:val="0"/>
          <w:marBottom w:val="0"/>
          <w:divBdr>
            <w:top w:val="none" w:sz="0" w:space="0" w:color="auto"/>
            <w:left w:val="none" w:sz="0" w:space="0" w:color="auto"/>
            <w:bottom w:val="none" w:sz="0" w:space="0" w:color="auto"/>
            <w:right w:val="none" w:sz="0" w:space="0" w:color="auto"/>
          </w:divBdr>
        </w:div>
        <w:div w:id="107892522">
          <w:marLeft w:val="640"/>
          <w:marRight w:val="0"/>
          <w:marTop w:val="0"/>
          <w:marBottom w:val="0"/>
          <w:divBdr>
            <w:top w:val="none" w:sz="0" w:space="0" w:color="auto"/>
            <w:left w:val="none" w:sz="0" w:space="0" w:color="auto"/>
            <w:bottom w:val="none" w:sz="0" w:space="0" w:color="auto"/>
            <w:right w:val="none" w:sz="0" w:space="0" w:color="auto"/>
          </w:divBdr>
        </w:div>
        <w:div w:id="418988261">
          <w:marLeft w:val="640"/>
          <w:marRight w:val="0"/>
          <w:marTop w:val="0"/>
          <w:marBottom w:val="0"/>
          <w:divBdr>
            <w:top w:val="none" w:sz="0" w:space="0" w:color="auto"/>
            <w:left w:val="none" w:sz="0" w:space="0" w:color="auto"/>
            <w:bottom w:val="none" w:sz="0" w:space="0" w:color="auto"/>
            <w:right w:val="none" w:sz="0" w:space="0" w:color="auto"/>
          </w:divBdr>
        </w:div>
        <w:div w:id="968320638">
          <w:marLeft w:val="640"/>
          <w:marRight w:val="0"/>
          <w:marTop w:val="0"/>
          <w:marBottom w:val="0"/>
          <w:divBdr>
            <w:top w:val="none" w:sz="0" w:space="0" w:color="auto"/>
            <w:left w:val="none" w:sz="0" w:space="0" w:color="auto"/>
            <w:bottom w:val="none" w:sz="0" w:space="0" w:color="auto"/>
            <w:right w:val="none" w:sz="0" w:space="0" w:color="auto"/>
          </w:divBdr>
        </w:div>
        <w:div w:id="273094530">
          <w:marLeft w:val="640"/>
          <w:marRight w:val="0"/>
          <w:marTop w:val="0"/>
          <w:marBottom w:val="0"/>
          <w:divBdr>
            <w:top w:val="none" w:sz="0" w:space="0" w:color="auto"/>
            <w:left w:val="none" w:sz="0" w:space="0" w:color="auto"/>
            <w:bottom w:val="none" w:sz="0" w:space="0" w:color="auto"/>
            <w:right w:val="none" w:sz="0" w:space="0" w:color="auto"/>
          </w:divBdr>
        </w:div>
        <w:div w:id="1809466835">
          <w:marLeft w:val="640"/>
          <w:marRight w:val="0"/>
          <w:marTop w:val="0"/>
          <w:marBottom w:val="0"/>
          <w:divBdr>
            <w:top w:val="none" w:sz="0" w:space="0" w:color="auto"/>
            <w:left w:val="none" w:sz="0" w:space="0" w:color="auto"/>
            <w:bottom w:val="none" w:sz="0" w:space="0" w:color="auto"/>
            <w:right w:val="none" w:sz="0" w:space="0" w:color="auto"/>
          </w:divBdr>
        </w:div>
        <w:div w:id="1529755607">
          <w:marLeft w:val="640"/>
          <w:marRight w:val="0"/>
          <w:marTop w:val="0"/>
          <w:marBottom w:val="0"/>
          <w:divBdr>
            <w:top w:val="none" w:sz="0" w:space="0" w:color="auto"/>
            <w:left w:val="none" w:sz="0" w:space="0" w:color="auto"/>
            <w:bottom w:val="none" w:sz="0" w:space="0" w:color="auto"/>
            <w:right w:val="none" w:sz="0" w:space="0" w:color="auto"/>
          </w:divBdr>
        </w:div>
        <w:div w:id="1321810920">
          <w:marLeft w:val="640"/>
          <w:marRight w:val="0"/>
          <w:marTop w:val="0"/>
          <w:marBottom w:val="0"/>
          <w:divBdr>
            <w:top w:val="none" w:sz="0" w:space="0" w:color="auto"/>
            <w:left w:val="none" w:sz="0" w:space="0" w:color="auto"/>
            <w:bottom w:val="none" w:sz="0" w:space="0" w:color="auto"/>
            <w:right w:val="none" w:sz="0" w:space="0" w:color="auto"/>
          </w:divBdr>
        </w:div>
        <w:div w:id="1317612790">
          <w:marLeft w:val="640"/>
          <w:marRight w:val="0"/>
          <w:marTop w:val="0"/>
          <w:marBottom w:val="0"/>
          <w:divBdr>
            <w:top w:val="none" w:sz="0" w:space="0" w:color="auto"/>
            <w:left w:val="none" w:sz="0" w:space="0" w:color="auto"/>
            <w:bottom w:val="none" w:sz="0" w:space="0" w:color="auto"/>
            <w:right w:val="none" w:sz="0" w:space="0" w:color="auto"/>
          </w:divBdr>
        </w:div>
        <w:div w:id="1641154934">
          <w:marLeft w:val="640"/>
          <w:marRight w:val="0"/>
          <w:marTop w:val="0"/>
          <w:marBottom w:val="0"/>
          <w:divBdr>
            <w:top w:val="none" w:sz="0" w:space="0" w:color="auto"/>
            <w:left w:val="none" w:sz="0" w:space="0" w:color="auto"/>
            <w:bottom w:val="none" w:sz="0" w:space="0" w:color="auto"/>
            <w:right w:val="none" w:sz="0" w:space="0" w:color="auto"/>
          </w:divBdr>
        </w:div>
        <w:div w:id="1919360105">
          <w:marLeft w:val="640"/>
          <w:marRight w:val="0"/>
          <w:marTop w:val="0"/>
          <w:marBottom w:val="0"/>
          <w:divBdr>
            <w:top w:val="none" w:sz="0" w:space="0" w:color="auto"/>
            <w:left w:val="none" w:sz="0" w:space="0" w:color="auto"/>
            <w:bottom w:val="none" w:sz="0" w:space="0" w:color="auto"/>
            <w:right w:val="none" w:sz="0" w:space="0" w:color="auto"/>
          </w:divBdr>
        </w:div>
        <w:div w:id="106195686">
          <w:marLeft w:val="640"/>
          <w:marRight w:val="0"/>
          <w:marTop w:val="0"/>
          <w:marBottom w:val="0"/>
          <w:divBdr>
            <w:top w:val="none" w:sz="0" w:space="0" w:color="auto"/>
            <w:left w:val="none" w:sz="0" w:space="0" w:color="auto"/>
            <w:bottom w:val="none" w:sz="0" w:space="0" w:color="auto"/>
            <w:right w:val="none" w:sz="0" w:space="0" w:color="auto"/>
          </w:divBdr>
        </w:div>
        <w:div w:id="252278207">
          <w:marLeft w:val="640"/>
          <w:marRight w:val="0"/>
          <w:marTop w:val="0"/>
          <w:marBottom w:val="0"/>
          <w:divBdr>
            <w:top w:val="none" w:sz="0" w:space="0" w:color="auto"/>
            <w:left w:val="none" w:sz="0" w:space="0" w:color="auto"/>
            <w:bottom w:val="none" w:sz="0" w:space="0" w:color="auto"/>
            <w:right w:val="none" w:sz="0" w:space="0" w:color="auto"/>
          </w:divBdr>
        </w:div>
        <w:div w:id="986514396">
          <w:marLeft w:val="640"/>
          <w:marRight w:val="0"/>
          <w:marTop w:val="0"/>
          <w:marBottom w:val="0"/>
          <w:divBdr>
            <w:top w:val="none" w:sz="0" w:space="0" w:color="auto"/>
            <w:left w:val="none" w:sz="0" w:space="0" w:color="auto"/>
            <w:bottom w:val="none" w:sz="0" w:space="0" w:color="auto"/>
            <w:right w:val="none" w:sz="0" w:space="0" w:color="auto"/>
          </w:divBdr>
        </w:div>
        <w:div w:id="356852977">
          <w:marLeft w:val="640"/>
          <w:marRight w:val="0"/>
          <w:marTop w:val="0"/>
          <w:marBottom w:val="0"/>
          <w:divBdr>
            <w:top w:val="none" w:sz="0" w:space="0" w:color="auto"/>
            <w:left w:val="none" w:sz="0" w:space="0" w:color="auto"/>
            <w:bottom w:val="none" w:sz="0" w:space="0" w:color="auto"/>
            <w:right w:val="none" w:sz="0" w:space="0" w:color="auto"/>
          </w:divBdr>
        </w:div>
        <w:div w:id="1420983524">
          <w:marLeft w:val="640"/>
          <w:marRight w:val="0"/>
          <w:marTop w:val="0"/>
          <w:marBottom w:val="0"/>
          <w:divBdr>
            <w:top w:val="none" w:sz="0" w:space="0" w:color="auto"/>
            <w:left w:val="none" w:sz="0" w:space="0" w:color="auto"/>
            <w:bottom w:val="none" w:sz="0" w:space="0" w:color="auto"/>
            <w:right w:val="none" w:sz="0" w:space="0" w:color="auto"/>
          </w:divBdr>
        </w:div>
        <w:div w:id="1703826379">
          <w:marLeft w:val="640"/>
          <w:marRight w:val="0"/>
          <w:marTop w:val="0"/>
          <w:marBottom w:val="0"/>
          <w:divBdr>
            <w:top w:val="none" w:sz="0" w:space="0" w:color="auto"/>
            <w:left w:val="none" w:sz="0" w:space="0" w:color="auto"/>
            <w:bottom w:val="none" w:sz="0" w:space="0" w:color="auto"/>
            <w:right w:val="none" w:sz="0" w:space="0" w:color="auto"/>
          </w:divBdr>
        </w:div>
        <w:div w:id="777065675">
          <w:marLeft w:val="640"/>
          <w:marRight w:val="0"/>
          <w:marTop w:val="0"/>
          <w:marBottom w:val="0"/>
          <w:divBdr>
            <w:top w:val="none" w:sz="0" w:space="0" w:color="auto"/>
            <w:left w:val="none" w:sz="0" w:space="0" w:color="auto"/>
            <w:bottom w:val="none" w:sz="0" w:space="0" w:color="auto"/>
            <w:right w:val="none" w:sz="0" w:space="0" w:color="auto"/>
          </w:divBdr>
        </w:div>
        <w:div w:id="757168817">
          <w:marLeft w:val="640"/>
          <w:marRight w:val="0"/>
          <w:marTop w:val="0"/>
          <w:marBottom w:val="0"/>
          <w:divBdr>
            <w:top w:val="none" w:sz="0" w:space="0" w:color="auto"/>
            <w:left w:val="none" w:sz="0" w:space="0" w:color="auto"/>
            <w:bottom w:val="none" w:sz="0" w:space="0" w:color="auto"/>
            <w:right w:val="none" w:sz="0" w:space="0" w:color="auto"/>
          </w:divBdr>
        </w:div>
        <w:div w:id="1930775617">
          <w:marLeft w:val="640"/>
          <w:marRight w:val="0"/>
          <w:marTop w:val="0"/>
          <w:marBottom w:val="0"/>
          <w:divBdr>
            <w:top w:val="none" w:sz="0" w:space="0" w:color="auto"/>
            <w:left w:val="none" w:sz="0" w:space="0" w:color="auto"/>
            <w:bottom w:val="none" w:sz="0" w:space="0" w:color="auto"/>
            <w:right w:val="none" w:sz="0" w:space="0" w:color="auto"/>
          </w:divBdr>
        </w:div>
        <w:div w:id="1794399183">
          <w:marLeft w:val="640"/>
          <w:marRight w:val="0"/>
          <w:marTop w:val="0"/>
          <w:marBottom w:val="0"/>
          <w:divBdr>
            <w:top w:val="none" w:sz="0" w:space="0" w:color="auto"/>
            <w:left w:val="none" w:sz="0" w:space="0" w:color="auto"/>
            <w:bottom w:val="none" w:sz="0" w:space="0" w:color="auto"/>
            <w:right w:val="none" w:sz="0" w:space="0" w:color="auto"/>
          </w:divBdr>
        </w:div>
        <w:div w:id="704138169">
          <w:marLeft w:val="640"/>
          <w:marRight w:val="0"/>
          <w:marTop w:val="0"/>
          <w:marBottom w:val="0"/>
          <w:divBdr>
            <w:top w:val="none" w:sz="0" w:space="0" w:color="auto"/>
            <w:left w:val="none" w:sz="0" w:space="0" w:color="auto"/>
            <w:bottom w:val="none" w:sz="0" w:space="0" w:color="auto"/>
            <w:right w:val="none" w:sz="0" w:space="0" w:color="auto"/>
          </w:divBdr>
        </w:div>
        <w:div w:id="96483606">
          <w:marLeft w:val="640"/>
          <w:marRight w:val="0"/>
          <w:marTop w:val="0"/>
          <w:marBottom w:val="0"/>
          <w:divBdr>
            <w:top w:val="none" w:sz="0" w:space="0" w:color="auto"/>
            <w:left w:val="none" w:sz="0" w:space="0" w:color="auto"/>
            <w:bottom w:val="none" w:sz="0" w:space="0" w:color="auto"/>
            <w:right w:val="none" w:sz="0" w:space="0" w:color="auto"/>
          </w:divBdr>
        </w:div>
        <w:div w:id="166023377">
          <w:marLeft w:val="640"/>
          <w:marRight w:val="0"/>
          <w:marTop w:val="0"/>
          <w:marBottom w:val="0"/>
          <w:divBdr>
            <w:top w:val="none" w:sz="0" w:space="0" w:color="auto"/>
            <w:left w:val="none" w:sz="0" w:space="0" w:color="auto"/>
            <w:bottom w:val="none" w:sz="0" w:space="0" w:color="auto"/>
            <w:right w:val="none" w:sz="0" w:space="0" w:color="auto"/>
          </w:divBdr>
        </w:div>
        <w:div w:id="1882128400">
          <w:marLeft w:val="640"/>
          <w:marRight w:val="0"/>
          <w:marTop w:val="0"/>
          <w:marBottom w:val="0"/>
          <w:divBdr>
            <w:top w:val="none" w:sz="0" w:space="0" w:color="auto"/>
            <w:left w:val="none" w:sz="0" w:space="0" w:color="auto"/>
            <w:bottom w:val="none" w:sz="0" w:space="0" w:color="auto"/>
            <w:right w:val="none" w:sz="0" w:space="0" w:color="auto"/>
          </w:divBdr>
        </w:div>
        <w:div w:id="1911387145">
          <w:marLeft w:val="640"/>
          <w:marRight w:val="0"/>
          <w:marTop w:val="0"/>
          <w:marBottom w:val="0"/>
          <w:divBdr>
            <w:top w:val="none" w:sz="0" w:space="0" w:color="auto"/>
            <w:left w:val="none" w:sz="0" w:space="0" w:color="auto"/>
            <w:bottom w:val="none" w:sz="0" w:space="0" w:color="auto"/>
            <w:right w:val="none" w:sz="0" w:space="0" w:color="auto"/>
          </w:divBdr>
        </w:div>
        <w:div w:id="784273095">
          <w:marLeft w:val="640"/>
          <w:marRight w:val="0"/>
          <w:marTop w:val="0"/>
          <w:marBottom w:val="0"/>
          <w:divBdr>
            <w:top w:val="none" w:sz="0" w:space="0" w:color="auto"/>
            <w:left w:val="none" w:sz="0" w:space="0" w:color="auto"/>
            <w:bottom w:val="none" w:sz="0" w:space="0" w:color="auto"/>
            <w:right w:val="none" w:sz="0" w:space="0" w:color="auto"/>
          </w:divBdr>
        </w:div>
        <w:div w:id="94063362">
          <w:marLeft w:val="640"/>
          <w:marRight w:val="0"/>
          <w:marTop w:val="0"/>
          <w:marBottom w:val="0"/>
          <w:divBdr>
            <w:top w:val="none" w:sz="0" w:space="0" w:color="auto"/>
            <w:left w:val="none" w:sz="0" w:space="0" w:color="auto"/>
            <w:bottom w:val="none" w:sz="0" w:space="0" w:color="auto"/>
            <w:right w:val="none" w:sz="0" w:space="0" w:color="auto"/>
          </w:divBdr>
        </w:div>
        <w:div w:id="964458401">
          <w:marLeft w:val="640"/>
          <w:marRight w:val="0"/>
          <w:marTop w:val="0"/>
          <w:marBottom w:val="0"/>
          <w:divBdr>
            <w:top w:val="none" w:sz="0" w:space="0" w:color="auto"/>
            <w:left w:val="none" w:sz="0" w:space="0" w:color="auto"/>
            <w:bottom w:val="none" w:sz="0" w:space="0" w:color="auto"/>
            <w:right w:val="none" w:sz="0" w:space="0" w:color="auto"/>
          </w:divBdr>
        </w:div>
        <w:div w:id="235475297">
          <w:marLeft w:val="640"/>
          <w:marRight w:val="0"/>
          <w:marTop w:val="0"/>
          <w:marBottom w:val="0"/>
          <w:divBdr>
            <w:top w:val="none" w:sz="0" w:space="0" w:color="auto"/>
            <w:left w:val="none" w:sz="0" w:space="0" w:color="auto"/>
            <w:bottom w:val="none" w:sz="0" w:space="0" w:color="auto"/>
            <w:right w:val="none" w:sz="0" w:space="0" w:color="auto"/>
          </w:divBdr>
        </w:div>
        <w:div w:id="1240486774">
          <w:marLeft w:val="640"/>
          <w:marRight w:val="0"/>
          <w:marTop w:val="0"/>
          <w:marBottom w:val="0"/>
          <w:divBdr>
            <w:top w:val="none" w:sz="0" w:space="0" w:color="auto"/>
            <w:left w:val="none" w:sz="0" w:space="0" w:color="auto"/>
            <w:bottom w:val="none" w:sz="0" w:space="0" w:color="auto"/>
            <w:right w:val="none" w:sz="0" w:space="0" w:color="auto"/>
          </w:divBdr>
        </w:div>
        <w:div w:id="2120640246">
          <w:marLeft w:val="640"/>
          <w:marRight w:val="0"/>
          <w:marTop w:val="0"/>
          <w:marBottom w:val="0"/>
          <w:divBdr>
            <w:top w:val="none" w:sz="0" w:space="0" w:color="auto"/>
            <w:left w:val="none" w:sz="0" w:space="0" w:color="auto"/>
            <w:bottom w:val="none" w:sz="0" w:space="0" w:color="auto"/>
            <w:right w:val="none" w:sz="0" w:space="0" w:color="auto"/>
          </w:divBdr>
        </w:div>
        <w:div w:id="326520194">
          <w:marLeft w:val="640"/>
          <w:marRight w:val="0"/>
          <w:marTop w:val="0"/>
          <w:marBottom w:val="0"/>
          <w:divBdr>
            <w:top w:val="none" w:sz="0" w:space="0" w:color="auto"/>
            <w:left w:val="none" w:sz="0" w:space="0" w:color="auto"/>
            <w:bottom w:val="none" w:sz="0" w:space="0" w:color="auto"/>
            <w:right w:val="none" w:sz="0" w:space="0" w:color="auto"/>
          </w:divBdr>
        </w:div>
        <w:div w:id="81416978">
          <w:marLeft w:val="640"/>
          <w:marRight w:val="0"/>
          <w:marTop w:val="0"/>
          <w:marBottom w:val="0"/>
          <w:divBdr>
            <w:top w:val="none" w:sz="0" w:space="0" w:color="auto"/>
            <w:left w:val="none" w:sz="0" w:space="0" w:color="auto"/>
            <w:bottom w:val="none" w:sz="0" w:space="0" w:color="auto"/>
            <w:right w:val="none" w:sz="0" w:space="0" w:color="auto"/>
          </w:divBdr>
        </w:div>
        <w:div w:id="83720927">
          <w:marLeft w:val="640"/>
          <w:marRight w:val="0"/>
          <w:marTop w:val="0"/>
          <w:marBottom w:val="0"/>
          <w:divBdr>
            <w:top w:val="none" w:sz="0" w:space="0" w:color="auto"/>
            <w:left w:val="none" w:sz="0" w:space="0" w:color="auto"/>
            <w:bottom w:val="none" w:sz="0" w:space="0" w:color="auto"/>
            <w:right w:val="none" w:sz="0" w:space="0" w:color="auto"/>
          </w:divBdr>
        </w:div>
        <w:div w:id="1991253987">
          <w:marLeft w:val="640"/>
          <w:marRight w:val="0"/>
          <w:marTop w:val="0"/>
          <w:marBottom w:val="0"/>
          <w:divBdr>
            <w:top w:val="none" w:sz="0" w:space="0" w:color="auto"/>
            <w:left w:val="none" w:sz="0" w:space="0" w:color="auto"/>
            <w:bottom w:val="none" w:sz="0" w:space="0" w:color="auto"/>
            <w:right w:val="none" w:sz="0" w:space="0" w:color="auto"/>
          </w:divBdr>
        </w:div>
        <w:div w:id="1247421772">
          <w:marLeft w:val="640"/>
          <w:marRight w:val="0"/>
          <w:marTop w:val="0"/>
          <w:marBottom w:val="0"/>
          <w:divBdr>
            <w:top w:val="none" w:sz="0" w:space="0" w:color="auto"/>
            <w:left w:val="none" w:sz="0" w:space="0" w:color="auto"/>
            <w:bottom w:val="none" w:sz="0" w:space="0" w:color="auto"/>
            <w:right w:val="none" w:sz="0" w:space="0" w:color="auto"/>
          </w:divBdr>
        </w:div>
        <w:div w:id="1493982796">
          <w:marLeft w:val="640"/>
          <w:marRight w:val="0"/>
          <w:marTop w:val="0"/>
          <w:marBottom w:val="0"/>
          <w:divBdr>
            <w:top w:val="none" w:sz="0" w:space="0" w:color="auto"/>
            <w:left w:val="none" w:sz="0" w:space="0" w:color="auto"/>
            <w:bottom w:val="none" w:sz="0" w:space="0" w:color="auto"/>
            <w:right w:val="none" w:sz="0" w:space="0" w:color="auto"/>
          </w:divBdr>
        </w:div>
        <w:div w:id="856430562">
          <w:marLeft w:val="640"/>
          <w:marRight w:val="0"/>
          <w:marTop w:val="0"/>
          <w:marBottom w:val="0"/>
          <w:divBdr>
            <w:top w:val="none" w:sz="0" w:space="0" w:color="auto"/>
            <w:left w:val="none" w:sz="0" w:space="0" w:color="auto"/>
            <w:bottom w:val="none" w:sz="0" w:space="0" w:color="auto"/>
            <w:right w:val="none" w:sz="0" w:space="0" w:color="auto"/>
          </w:divBdr>
        </w:div>
        <w:div w:id="1512334591">
          <w:marLeft w:val="640"/>
          <w:marRight w:val="0"/>
          <w:marTop w:val="0"/>
          <w:marBottom w:val="0"/>
          <w:divBdr>
            <w:top w:val="none" w:sz="0" w:space="0" w:color="auto"/>
            <w:left w:val="none" w:sz="0" w:space="0" w:color="auto"/>
            <w:bottom w:val="none" w:sz="0" w:space="0" w:color="auto"/>
            <w:right w:val="none" w:sz="0" w:space="0" w:color="auto"/>
          </w:divBdr>
        </w:div>
        <w:div w:id="872614993">
          <w:marLeft w:val="640"/>
          <w:marRight w:val="0"/>
          <w:marTop w:val="0"/>
          <w:marBottom w:val="0"/>
          <w:divBdr>
            <w:top w:val="none" w:sz="0" w:space="0" w:color="auto"/>
            <w:left w:val="none" w:sz="0" w:space="0" w:color="auto"/>
            <w:bottom w:val="none" w:sz="0" w:space="0" w:color="auto"/>
            <w:right w:val="none" w:sz="0" w:space="0" w:color="auto"/>
          </w:divBdr>
        </w:div>
        <w:div w:id="418648130">
          <w:marLeft w:val="640"/>
          <w:marRight w:val="0"/>
          <w:marTop w:val="0"/>
          <w:marBottom w:val="0"/>
          <w:divBdr>
            <w:top w:val="none" w:sz="0" w:space="0" w:color="auto"/>
            <w:left w:val="none" w:sz="0" w:space="0" w:color="auto"/>
            <w:bottom w:val="none" w:sz="0" w:space="0" w:color="auto"/>
            <w:right w:val="none" w:sz="0" w:space="0" w:color="auto"/>
          </w:divBdr>
        </w:div>
        <w:div w:id="840586993">
          <w:marLeft w:val="640"/>
          <w:marRight w:val="0"/>
          <w:marTop w:val="0"/>
          <w:marBottom w:val="0"/>
          <w:divBdr>
            <w:top w:val="none" w:sz="0" w:space="0" w:color="auto"/>
            <w:left w:val="none" w:sz="0" w:space="0" w:color="auto"/>
            <w:bottom w:val="none" w:sz="0" w:space="0" w:color="auto"/>
            <w:right w:val="none" w:sz="0" w:space="0" w:color="auto"/>
          </w:divBdr>
        </w:div>
        <w:div w:id="1898738714">
          <w:marLeft w:val="640"/>
          <w:marRight w:val="0"/>
          <w:marTop w:val="0"/>
          <w:marBottom w:val="0"/>
          <w:divBdr>
            <w:top w:val="none" w:sz="0" w:space="0" w:color="auto"/>
            <w:left w:val="none" w:sz="0" w:space="0" w:color="auto"/>
            <w:bottom w:val="none" w:sz="0" w:space="0" w:color="auto"/>
            <w:right w:val="none" w:sz="0" w:space="0" w:color="auto"/>
          </w:divBdr>
        </w:div>
        <w:div w:id="872153695">
          <w:marLeft w:val="640"/>
          <w:marRight w:val="0"/>
          <w:marTop w:val="0"/>
          <w:marBottom w:val="0"/>
          <w:divBdr>
            <w:top w:val="none" w:sz="0" w:space="0" w:color="auto"/>
            <w:left w:val="none" w:sz="0" w:space="0" w:color="auto"/>
            <w:bottom w:val="none" w:sz="0" w:space="0" w:color="auto"/>
            <w:right w:val="none" w:sz="0" w:space="0" w:color="auto"/>
          </w:divBdr>
        </w:div>
        <w:div w:id="1957636053">
          <w:marLeft w:val="640"/>
          <w:marRight w:val="0"/>
          <w:marTop w:val="0"/>
          <w:marBottom w:val="0"/>
          <w:divBdr>
            <w:top w:val="none" w:sz="0" w:space="0" w:color="auto"/>
            <w:left w:val="none" w:sz="0" w:space="0" w:color="auto"/>
            <w:bottom w:val="none" w:sz="0" w:space="0" w:color="auto"/>
            <w:right w:val="none" w:sz="0" w:space="0" w:color="auto"/>
          </w:divBdr>
        </w:div>
        <w:div w:id="441461328">
          <w:marLeft w:val="640"/>
          <w:marRight w:val="0"/>
          <w:marTop w:val="0"/>
          <w:marBottom w:val="0"/>
          <w:divBdr>
            <w:top w:val="none" w:sz="0" w:space="0" w:color="auto"/>
            <w:left w:val="none" w:sz="0" w:space="0" w:color="auto"/>
            <w:bottom w:val="none" w:sz="0" w:space="0" w:color="auto"/>
            <w:right w:val="none" w:sz="0" w:space="0" w:color="auto"/>
          </w:divBdr>
        </w:div>
        <w:div w:id="1257254747">
          <w:marLeft w:val="640"/>
          <w:marRight w:val="0"/>
          <w:marTop w:val="0"/>
          <w:marBottom w:val="0"/>
          <w:divBdr>
            <w:top w:val="none" w:sz="0" w:space="0" w:color="auto"/>
            <w:left w:val="none" w:sz="0" w:space="0" w:color="auto"/>
            <w:bottom w:val="none" w:sz="0" w:space="0" w:color="auto"/>
            <w:right w:val="none" w:sz="0" w:space="0" w:color="auto"/>
          </w:divBdr>
        </w:div>
        <w:div w:id="1486167644">
          <w:marLeft w:val="640"/>
          <w:marRight w:val="0"/>
          <w:marTop w:val="0"/>
          <w:marBottom w:val="0"/>
          <w:divBdr>
            <w:top w:val="none" w:sz="0" w:space="0" w:color="auto"/>
            <w:left w:val="none" w:sz="0" w:space="0" w:color="auto"/>
            <w:bottom w:val="none" w:sz="0" w:space="0" w:color="auto"/>
            <w:right w:val="none" w:sz="0" w:space="0" w:color="auto"/>
          </w:divBdr>
        </w:div>
        <w:div w:id="1121530784">
          <w:marLeft w:val="640"/>
          <w:marRight w:val="0"/>
          <w:marTop w:val="0"/>
          <w:marBottom w:val="0"/>
          <w:divBdr>
            <w:top w:val="none" w:sz="0" w:space="0" w:color="auto"/>
            <w:left w:val="none" w:sz="0" w:space="0" w:color="auto"/>
            <w:bottom w:val="none" w:sz="0" w:space="0" w:color="auto"/>
            <w:right w:val="none" w:sz="0" w:space="0" w:color="auto"/>
          </w:divBdr>
        </w:div>
        <w:div w:id="374620292">
          <w:marLeft w:val="640"/>
          <w:marRight w:val="0"/>
          <w:marTop w:val="0"/>
          <w:marBottom w:val="0"/>
          <w:divBdr>
            <w:top w:val="none" w:sz="0" w:space="0" w:color="auto"/>
            <w:left w:val="none" w:sz="0" w:space="0" w:color="auto"/>
            <w:bottom w:val="none" w:sz="0" w:space="0" w:color="auto"/>
            <w:right w:val="none" w:sz="0" w:space="0" w:color="auto"/>
          </w:divBdr>
        </w:div>
        <w:div w:id="371884031">
          <w:marLeft w:val="640"/>
          <w:marRight w:val="0"/>
          <w:marTop w:val="0"/>
          <w:marBottom w:val="0"/>
          <w:divBdr>
            <w:top w:val="none" w:sz="0" w:space="0" w:color="auto"/>
            <w:left w:val="none" w:sz="0" w:space="0" w:color="auto"/>
            <w:bottom w:val="none" w:sz="0" w:space="0" w:color="auto"/>
            <w:right w:val="none" w:sz="0" w:space="0" w:color="auto"/>
          </w:divBdr>
        </w:div>
        <w:div w:id="108666403">
          <w:marLeft w:val="640"/>
          <w:marRight w:val="0"/>
          <w:marTop w:val="0"/>
          <w:marBottom w:val="0"/>
          <w:divBdr>
            <w:top w:val="none" w:sz="0" w:space="0" w:color="auto"/>
            <w:left w:val="none" w:sz="0" w:space="0" w:color="auto"/>
            <w:bottom w:val="none" w:sz="0" w:space="0" w:color="auto"/>
            <w:right w:val="none" w:sz="0" w:space="0" w:color="auto"/>
          </w:divBdr>
        </w:div>
        <w:div w:id="655458088">
          <w:marLeft w:val="640"/>
          <w:marRight w:val="0"/>
          <w:marTop w:val="0"/>
          <w:marBottom w:val="0"/>
          <w:divBdr>
            <w:top w:val="none" w:sz="0" w:space="0" w:color="auto"/>
            <w:left w:val="none" w:sz="0" w:space="0" w:color="auto"/>
            <w:bottom w:val="none" w:sz="0" w:space="0" w:color="auto"/>
            <w:right w:val="none" w:sz="0" w:space="0" w:color="auto"/>
          </w:divBdr>
        </w:div>
        <w:div w:id="1457093611">
          <w:marLeft w:val="640"/>
          <w:marRight w:val="0"/>
          <w:marTop w:val="0"/>
          <w:marBottom w:val="0"/>
          <w:divBdr>
            <w:top w:val="none" w:sz="0" w:space="0" w:color="auto"/>
            <w:left w:val="none" w:sz="0" w:space="0" w:color="auto"/>
            <w:bottom w:val="none" w:sz="0" w:space="0" w:color="auto"/>
            <w:right w:val="none" w:sz="0" w:space="0" w:color="auto"/>
          </w:divBdr>
        </w:div>
        <w:div w:id="52167980">
          <w:marLeft w:val="640"/>
          <w:marRight w:val="0"/>
          <w:marTop w:val="0"/>
          <w:marBottom w:val="0"/>
          <w:divBdr>
            <w:top w:val="none" w:sz="0" w:space="0" w:color="auto"/>
            <w:left w:val="none" w:sz="0" w:space="0" w:color="auto"/>
            <w:bottom w:val="none" w:sz="0" w:space="0" w:color="auto"/>
            <w:right w:val="none" w:sz="0" w:space="0" w:color="auto"/>
          </w:divBdr>
        </w:div>
        <w:div w:id="1974482191">
          <w:marLeft w:val="640"/>
          <w:marRight w:val="0"/>
          <w:marTop w:val="0"/>
          <w:marBottom w:val="0"/>
          <w:divBdr>
            <w:top w:val="none" w:sz="0" w:space="0" w:color="auto"/>
            <w:left w:val="none" w:sz="0" w:space="0" w:color="auto"/>
            <w:bottom w:val="none" w:sz="0" w:space="0" w:color="auto"/>
            <w:right w:val="none" w:sz="0" w:space="0" w:color="auto"/>
          </w:divBdr>
        </w:div>
        <w:div w:id="680670211">
          <w:marLeft w:val="640"/>
          <w:marRight w:val="0"/>
          <w:marTop w:val="0"/>
          <w:marBottom w:val="0"/>
          <w:divBdr>
            <w:top w:val="none" w:sz="0" w:space="0" w:color="auto"/>
            <w:left w:val="none" w:sz="0" w:space="0" w:color="auto"/>
            <w:bottom w:val="none" w:sz="0" w:space="0" w:color="auto"/>
            <w:right w:val="none" w:sz="0" w:space="0" w:color="auto"/>
          </w:divBdr>
        </w:div>
        <w:div w:id="1931964707">
          <w:marLeft w:val="640"/>
          <w:marRight w:val="0"/>
          <w:marTop w:val="0"/>
          <w:marBottom w:val="0"/>
          <w:divBdr>
            <w:top w:val="none" w:sz="0" w:space="0" w:color="auto"/>
            <w:left w:val="none" w:sz="0" w:space="0" w:color="auto"/>
            <w:bottom w:val="none" w:sz="0" w:space="0" w:color="auto"/>
            <w:right w:val="none" w:sz="0" w:space="0" w:color="auto"/>
          </w:divBdr>
        </w:div>
        <w:div w:id="2116099239">
          <w:marLeft w:val="640"/>
          <w:marRight w:val="0"/>
          <w:marTop w:val="0"/>
          <w:marBottom w:val="0"/>
          <w:divBdr>
            <w:top w:val="none" w:sz="0" w:space="0" w:color="auto"/>
            <w:left w:val="none" w:sz="0" w:space="0" w:color="auto"/>
            <w:bottom w:val="none" w:sz="0" w:space="0" w:color="auto"/>
            <w:right w:val="none" w:sz="0" w:space="0" w:color="auto"/>
          </w:divBdr>
        </w:div>
        <w:div w:id="1383140958">
          <w:marLeft w:val="640"/>
          <w:marRight w:val="0"/>
          <w:marTop w:val="0"/>
          <w:marBottom w:val="0"/>
          <w:divBdr>
            <w:top w:val="none" w:sz="0" w:space="0" w:color="auto"/>
            <w:left w:val="none" w:sz="0" w:space="0" w:color="auto"/>
            <w:bottom w:val="none" w:sz="0" w:space="0" w:color="auto"/>
            <w:right w:val="none" w:sz="0" w:space="0" w:color="auto"/>
          </w:divBdr>
        </w:div>
        <w:div w:id="720323453">
          <w:marLeft w:val="640"/>
          <w:marRight w:val="0"/>
          <w:marTop w:val="0"/>
          <w:marBottom w:val="0"/>
          <w:divBdr>
            <w:top w:val="none" w:sz="0" w:space="0" w:color="auto"/>
            <w:left w:val="none" w:sz="0" w:space="0" w:color="auto"/>
            <w:bottom w:val="none" w:sz="0" w:space="0" w:color="auto"/>
            <w:right w:val="none" w:sz="0" w:space="0" w:color="auto"/>
          </w:divBdr>
        </w:div>
        <w:div w:id="564874922">
          <w:marLeft w:val="640"/>
          <w:marRight w:val="0"/>
          <w:marTop w:val="0"/>
          <w:marBottom w:val="0"/>
          <w:divBdr>
            <w:top w:val="none" w:sz="0" w:space="0" w:color="auto"/>
            <w:left w:val="none" w:sz="0" w:space="0" w:color="auto"/>
            <w:bottom w:val="none" w:sz="0" w:space="0" w:color="auto"/>
            <w:right w:val="none" w:sz="0" w:space="0" w:color="auto"/>
          </w:divBdr>
        </w:div>
        <w:div w:id="1715159108">
          <w:marLeft w:val="640"/>
          <w:marRight w:val="0"/>
          <w:marTop w:val="0"/>
          <w:marBottom w:val="0"/>
          <w:divBdr>
            <w:top w:val="none" w:sz="0" w:space="0" w:color="auto"/>
            <w:left w:val="none" w:sz="0" w:space="0" w:color="auto"/>
            <w:bottom w:val="none" w:sz="0" w:space="0" w:color="auto"/>
            <w:right w:val="none" w:sz="0" w:space="0" w:color="auto"/>
          </w:divBdr>
        </w:div>
        <w:div w:id="106972658">
          <w:marLeft w:val="640"/>
          <w:marRight w:val="0"/>
          <w:marTop w:val="0"/>
          <w:marBottom w:val="0"/>
          <w:divBdr>
            <w:top w:val="none" w:sz="0" w:space="0" w:color="auto"/>
            <w:left w:val="none" w:sz="0" w:space="0" w:color="auto"/>
            <w:bottom w:val="none" w:sz="0" w:space="0" w:color="auto"/>
            <w:right w:val="none" w:sz="0" w:space="0" w:color="auto"/>
          </w:divBdr>
        </w:div>
        <w:div w:id="1967077600">
          <w:marLeft w:val="640"/>
          <w:marRight w:val="0"/>
          <w:marTop w:val="0"/>
          <w:marBottom w:val="0"/>
          <w:divBdr>
            <w:top w:val="none" w:sz="0" w:space="0" w:color="auto"/>
            <w:left w:val="none" w:sz="0" w:space="0" w:color="auto"/>
            <w:bottom w:val="none" w:sz="0" w:space="0" w:color="auto"/>
            <w:right w:val="none" w:sz="0" w:space="0" w:color="auto"/>
          </w:divBdr>
        </w:div>
        <w:div w:id="2118982571">
          <w:marLeft w:val="640"/>
          <w:marRight w:val="0"/>
          <w:marTop w:val="0"/>
          <w:marBottom w:val="0"/>
          <w:divBdr>
            <w:top w:val="none" w:sz="0" w:space="0" w:color="auto"/>
            <w:left w:val="none" w:sz="0" w:space="0" w:color="auto"/>
            <w:bottom w:val="none" w:sz="0" w:space="0" w:color="auto"/>
            <w:right w:val="none" w:sz="0" w:space="0" w:color="auto"/>
          </w:divBdr>
        </w:div>
        <w:div w:id="1857959500">
          <w:marLeft w:val="640"/>
          <w:marRight w:val="0"/>
          <w:marTop w:val="0"/>
          <w:marBottom w:val="0"/>
          <w:divBdr>
            <w:top w:val="none" w:sz="0" w:space="0" w:color="auto"/>
            <w:left w:val="none" w:sz="0" w:space="0" w:color="auto"/>
            <w:bottom w:val="none" w:sz="0" w:space="0" w:color="auto"/>
            <w:right w:val="none" w:sz="0" w:space="0" w:color="auto"/>
          </w:divBdr>
        </w:div>
        <w:div w:id="199175028">
          <w:marLeft w:val="640"/>
          <w:marRight w:val="0"/>
          <w:marTop w:val="0"/>
          <w:marBottom w:val="0"/>
          <w:divBdr>
            <w:top w:val="none" w:sz="0" w:space="0" w:color="auto"/>
            <w:left w:val="none" w:sz="0" w:space="0" w:color="auto"/>
            <w:bottom w:val="none" w:sz="0" w:space="0" w:color="auto"/>
            <w:right w:val="none" w:sz="0" w:space="0" w:color="auto"/>
          </w:divBdr>
        </w:div>
        <w:div w:id="288626869">
          <w:marLeft w:val="640"/>
          <w:marRight w:val="0"/>
          <w:marTop w:val="0"/>
          <w:marBottom w:val="0"/>
          <w:divBdr>
            <w:top w:val="none" w:sz="0" w:space="0" w:color="auto"/>
            <w:left w:val="none" w:sz="0" w:space="0" w:color="auto"/>
            <w:bottom w:val="none" w:sz="0" w:space="0" w:color="auto"/>
            <w:right w:val="none" w:sz="0" w:space="0" w:color="auto"/>
          </w:divBdr>
        </w:div>
        <w:div w:id="1815561125">
          <w:marLeft w:val="640"/>
          <w:marRight w:val="0"/>
          <w:marTop w:val="0"/>
          <w:marBottom w:val="0"/>
          <w:divBdr>
            <w:top w:val="none" w:sz="0" w:space="0" w:color="auto"/>
            <w:left w:val="none" w:sz="0" w:space="0" w:color="auto"/>
            <w:bottom w:val="none" w:sz="0" w:space="0" w:color="auto"/>
            <w:right w:val="none" w:sz="0" w:space="0" w:color="auto"/>
          </w:divBdr>
        </w:div>
        <w:div w:id="911692983">
          <w:marLeft w:val="640"/>
          <w:marRight w:val="0"/>
          <w:marTop w:val="0"/>
          <w:marBottom w:val="0"/>
          <w:divBdr>
            <w:top w:val="none" w:sz="0" w:space="0" w:color="auto"/>
            <w:left w:val="none" w:sz="0" w:space="0" w:color="auto"/>
            <w:bottom w:val="none" w:sz="0" w:space="0" w:color="auto"/>
            <w:right w:val="none" w:sz="0" w:space="0" w:color="auto"/>
          </w:divBdr>
        </w:div>
        <w:div w:id="282805536">
          <w:marLeft w:val="640"/>
          <w:marRight w:val="0"/>
          <w:marTop w:val="0"/>
          <w:marBottom w:val="0"/>
          <w:divBdr>
            <w:top w:val="none" w:sz="0" w:space="0" w:color="auto"/>
            <w:left w:val="none" w:sz="0" w:space="0" w:color="auto"/>
            <w:bottom w:val="none" w:sz="0" w:space="0" w:color="auto"/>
            <w:right w:val="none" w:sz="0" w:space="0" w:color="auto"/>
          </w:divBdr>
        </w:div>
        <w:div w:id="1974368369">
          <w:marLeft w:val="640"/>
          <w:marRight w:val="0"/>
          <w:marTop w:val="0"/>
          <w:marBottom w:val="0"/>
          <w:divBdr>
            <w:top w:val="none" w:sz="0" w:space="0" w:color="auto"/>
            <w:left w:val="none" w:sz="0" w:space="0" w:color="auto"/>
            <w:bottom w:val="none" w:sz="0" w:space="0" w:color="auto"/>
            <w:right w:val="none" w:sz="0" w:space="0" w:color="auto"/>
          </w:divBdr>
        </w:div>
        <w:div w:id="767774742">
          <w:marLeft w:val="640"/>
          <w:marRight w:val="0"/>
          <w:marTop w:val="0"/>
          <w:marBottom w:val="0"/>
          <w:divBdr>
            <w:top w:val="none" w:sz="0" w:space="0" w:color="auto"/>
            <w:left w:val="none" w:sz="0" w:space="0" w:color="auto"/>
            <w:bottom w:val="none" w:sz="0" w:space="0" w:color="auto"/>
            <w:right w:val="none" w:sz="0" w:space="0" w:color="auto"/>
          </w:divBdr>
        </w:div>
        <w:div w:id="128789429">
          <w:marLeft w:val="640"/>
          <w:marRight w:val="0"/>
          <w:marTop w:val="0"/>
          <w:marBottom w:val="0"/>
          <w:divBdr>
            <w:top w:val="none" w:sz="0" w:space="0" w:color="auto"/>
            <w:left w:val="none" w:sz="0" w:space="0" w:color="auto"/>
            <w:bottom w:val="none" w:sz="0" w:space="0" w:color="auto"/>
            <w:right w:val="none" w:sz="0" w:space="0" w:color="auto"/>
          </w:divBdr>
        </w:div>
        <w:div w:id="1399591433">
          <w:marLeft w:val="640"/>
          <w:marRight w:val="0"/>
          <w:marTop w:val="0"/>
          <w:marBottom w:val="0"/>
          <w:divBdr>
            <w:top w:val="none" w:sz="0" w:space="0" w:color="auto"/>
            <w:left w:val="none" w:sz="0" w:space="0" w:color="auto"/>
            <w:bottom w:val="none" w:sz="0" w:space="0" w:color="auto"/>
            <w:right w:val="none" w:sz="0" w:space="0" w:color="auto"/>
          </w:divBdr>
        </w:div>
        <w:div w:id="1984582213">
          <w:marLeft w:val="640"/>
          <w:marRight w:val="0"/>
          <w:marTop w:val="0"/>
          <w:marBottom w:val="0"/>
          <w:divBdr>
            <w:top w:val="none" w:sz="0" w:space="0" w:color="auto"/>
            <w:left w:val="none" w:sz="0" w:space="0" w:color="auto"/>
            <w:bottom w:val="none" w:sz="0" w:space="0" w:color="auto"/>
            <w:right w:val="none" w:sz="0" w:space="0" w:color="auto"/>
          </w:divBdr>
        </w:div>
        <w:div w:id="1265771044">
          <w:marLeft w:val="640"/>
          <w:marRight w:val="0"/>
          <w:marTop w:val="0"/>
          <w:marBottom w:val="0"/>
          <w:divBdr>
            <w:top w:val="none" w:sz="0" w:space="0" w:color="auto"/>
            <w:left w:val="none" w:sz="0" w:space="0" w:color="auto"/>
            <w:bottom w:val="none" w:sz="0" w:space="0" w:color="auto"/>
            <w:right w:val="none" w:sz="0" w:space="0" w:color="auto"/>
          </w:divBdr>
        </w:div>
        <w:div w:id="1047025990">
          <w:marLeft w:val="640"/>
          <w:marRight w:val="0"/>
          <w:marTop w:val="0"/>
          <w:marBottom w:val="0"/>
          <w:divBdr>
            <w:top w:val="none" w:sz="0" w:space="0" w:color="auto"/>
            <w:left w:val="none" w:sz="0" w:space="0" w:color="auto"/>
            <w:bottom w:val="none" w:sz="0" w:space="0" w:color="auto"/>
            <w:right w:val="none" w:sz="0" w:space="0" w:color="auto"/>
          </w:divBdr>
        </w:div>
        <w:div w:id="1805855039">
          <w:marLeft w:val="640"/>
          <w:marRight w:val="0"/>
          <w:marTop w:val="0"/>
          <w:marBottom w:val="0"/>
          <w:divBdr>
            <w:top w:val="none" w:sz="0" w:space="0" w:color="auto"/>
            <w:left w:val="none" w:sz="0" w:space="0" w:color="auto"/>
            <w:bottom w:val="none" w:sz="0" w:space="0" w:color="auto"/>
            <w:right w:val="none" w:sz="0" w:space="0" w:color="auto"/>
          </w:divBdr>
        </w:div>
        <w:div w:id="1614246087">
          <w:marLeft w:val="640"/>
          <w:marRight w:val="0"/>
          <w:marTop w:val="0"/>
          <w:marBottom w:val="0"/>
          <w:divBdr>
            <w:top w:val="none" w:sz="0" w:space="0" w:color="auto"/>
            <w:left w:val="none" w:sz="0" w:space="0" w:color="auto"/>
            <w:bottom w:val="none" w:sz="0" w:space="0" w:color="auto"/>
            <w:right w:val="none" w:sz="0" w:space="0" w:color="auto"/>
          </w:divBdr>
        </w:div>
        <w:div w:id="550725920">
          <w:marLeft w:val="640"/>
          <w:marRight w:val="0"/>
          <w:marTop w:val="0"/>
          <w:marBottom w:val="0"/>
          <w:divBdr>
            <w:top w:val="none" w:sz="0" w:space="0" w:color="auto"/>
            <w:left w:val="none" w:sz="0" w:space="0" w:color="auto"/>
            <w:bottom w:val="none" w:sz="0" w:space="0" w:color="auto"/>
            <w:right w:val="none" w:sz="0" w:space="0" w:color="auto"/>
          </w:divBdr>
        </w:div>
        <w:div w:id="715474575">
          <w:marLeft w:val="640"/>
          <w:marRight w:val="0"/>
          <w:marTop w:val="0"/>
          <w:marBottom w:val="0"/>
          <w:divBdr>
            <w:top w:val="none" w:sz="0" w:space="0" w:color="auto"/>
            <w:left w:val="none" w:sz="0" w:space="0" w:color="auto"/>
            <w:bottom w:val="none" w:sz="0" w:space="0" w:color="auto"/>
            <w:right w:val="none" w:sz="0" w:space="0" w:color="auto"/>
          </w:divBdr>
        </w:div>
        <w:div w:id="1775637839">
          <w:marLeft w:val="640"/>
          <w:marRight w:val="0"/>
          <w:marTop w:val="0"/>
          <w:marBottom w:val="0"/>
          <w:divBdr>
            <w:top w:val="none" w:sz="0" w:space="0" w:color="auto"/>
            <w:left w:val="none" w:sz="0" w:space="0" w:color="auto"/>
            <w:bottom w:val="none" w:sz="0" w:space="0" w:color="auto"/>
            <w:right w:val="none" w:sz="0" w:space="0" w:color="auto"/>
          </w:divBdr>
        </w:div>
        <w:div w:id="188762166">
          <w:marLeft w:val="640"/>
          <w:marRight w:val="0"/>
          <w:marTop w:val="0"/>
          <w:marBottom w:val="0"/>
          <w:divBdr>
            <w:top w:val="none" w:sz="0" w:space="0" w:color="auto"/>
            <w:left w:val="none" w:sz="0" w:space="0" w:color="auto"/>
            <w:bottom w:val="none" w:sz="0" w:space="0" w:color="auto"/>
            <w:right w:val="none" w:sz="0" w:space="0" w:color="auto"/>
          </w:divBdr>
        </w:div>
        <w:div w:id="1436248888">
          <w:marLeft w:val="640"/>
          <w:marRight w:val="0"/>
          <w:marTop w:val="0"/>
          <w:marBottom w:val="0"/>
          <w:divBdr>
            <w:top w:val="none" w:sz="0" w:space="0" w:color="auto"/>
            <w:left w:val="none" w:sz="0" w:space="0" w:color="auto"/>
            <w:bottom w:val="none" w:sz="0" w:space="0" w:color="auto"/>
            <w:right w:val="none" w:sz="0" w:space="0" w:color="auto"/>
          </w:divBdr>
        </w:div>
        <w:div w:id="1744255553">
          <w:marLeft w:val="640"/>
          <w:marRight w:val="0"/>
          <w:marTop w:val="0"/>
          <w:marBottom w:val="0"/>
          <w:divBdr>
            <w:top w:val="none" w:sz="0" w:space="0" w:color="auto"/>
            <w:left w:val="none" w:sz="0" w:space="0" w:color="auto"/>
            <w:bottom w:val="none" w:sz="0" w:space="0" w:color="auto"/>
            <w:right w:val="none" w:sz="0" w:space="0" w:color="auto"/>
          </w:divBdr>
        </w:div>
        <w:div w:id="1543981343">
          <w:marLeft w:val="640"/>
          <w:marRight w:val="0"/>
          <w:marTop w:val="0"/>
          <w:marBottom w:val="0"/>
          <w:divBdr>
            <w:top w:val="none" w:sz="0" w:space="0" w:color="auto"/>
            <w:left w:val="none" w:sz="0" w:space="0" w:color="auto"/>
            <w:bottom w:val="none" w:sz="0" w:space="0" w:color="auto"/>
            <w:right w:val="none" w:sz="0" w:space="0" w:color="auto"/>
          </w:divBdr>
        </w:div>
        <w:div w:id="1249148559">
          <w:marLeft w:val="640"/>
          <w:marRight w:val="0"/>
          <w:marTop w:val="0"/>
          <w:marBottom w:val="0"/>
          <w:divBdr>
            <w:top w:val="none" w:sz="0" w:space="0" w:color="auto"/>
            <w:left w:val="none" w:sz="0" w:space="0" w:color="auto"/>
            <w:bottom w:val="none" w:sz="0" w:space="0" w:color="auto"/>
            <w:right w:val="none" w:sz="0" w:space="0" w:color="auto"/>
          </w:divBdr>
        </w:div>
        <w:div w:id="1432700998">
          <w:marLeft w:val="640"/>
          <w:marRight w:val="0"/>
          <w:marTop w:val="0"/>
          <w:marBottom w:val="0"/>
          <w:divBdr>
            <w:top w:val="none" w:sz="0" w:space="0" w:color="auto"/>
            <w:left w:val="none" w:sz="0" w:space="0" w:color="auto"/>
            <w:bottom w:val="none" w:sz="0" w:space="0" w:color="auto"/>
            <w:right w:val="none" w:sz="0" w:space="0" w:color="auto"/>
          </w:divBdr>
        </w:div>
        <w:div w:id="1349213859">
          <w:marLeft w:val="640"/>
          <w:marRight w:val="0"/>
          <w:marTop w:val="0"/>
          <w:marBottom w:val="0"/>
          <w:divBdr>
            <w:top w:val="none" w:sz="0" w:space="0" w:color="auto"/>
            <w:left w:val="none" w:sz="0" w:space="0" w:color="auto"/>
            <w:bottom w:val="none" w:sz="0" w:space="0" w:color="auto"/>
            <w:right w:val="none" w:sz="0" w:space="0" w:color="auto"/>
          </w:divBdr>
        </w:div>
        <w:div w:id="940380779">
          <w:marLeft w:val="640"/>
          <w:marRight w:val="0"/>
          <w:marTop w:val="0"/>
          <w:marBottom w:val="0"/>
          <w:divBdr>
            <w:top w:val="none" w:sz="0" w:space="0" w:color="auto"/>
            <w:left w:val="none" w:sz="0" w:space="0" w:color="auto"/>
            <w:bottom w:val="none" w:sz="0" w:space="0" w:color="auto"/>
            <w:right w:val="none" w:sz="0" w:space="0" w:color="auto"/>
          </w:divBdr>
        </w:div>
        <w:div w:id="359208823">
          <w:marLeft w:val="640"/>
          <w:marRight w:val="0"/>
          <w:marTop w:val="0"/>
          <w:marBottom w:val="0"/>
          <w:divBdr>
            <w:top w:val="none" w:sz="0" w:space="0" w:color="auto"/>
            <w:left w:val="none" w:sz="0" w:space="0" w:color="auto"/>
            <w:bottom w:val="none" w:sz="0" w:space="0" w:color="auto"/>
            <w:right w:val="none" w:sz="0" w:space="0" w:color="auto"/>
          </w:divBdr>
        </w:div>
        <w:div w:id="1231815481">
          <w:marLeft w:val="640"/>
          <w:marRight w:val="0"/>
          <w:marTop w:val="0"/>
          <w:marBottom w:val="0"/>
          <w:divBdr>
            <w:top w:val="none" w:sz="0" w:space="0" w:color="auto"/>
            <w:left w:val="none" w:sz="0" w:space="0" w:color="auto"/>
            <w:bottom w:val="none" w:sz="0" w:space="0" w:color="auto"/>
            <w:right w:val="none" w:sz="0" w:space="0" w:color="auto"/>
          </w:divBdr>
        </w:div>
        <w:div w:id="842285067">
          <w:marLeft w:val="640"/>
          <w:marRight w:val="0"/>
          <w:marTop w:val="0"/>
          <w:marBottom w:val="0"/>
          <w:divBdr>
            <w:top w:val="none" w:sz="0" w:space="0" w:color="auto"/>
            <w:left w:val="none" w:sz="0" w:space="0" w:color="auto"/>
            <w:bottom w:val="none" w:sz="0" w:space="0" w:color="auto"/>
            <w:right w:val="none" w:sz="0" w:space="0" w:color="auto"/>
          </w:divBdr>
        </w:div>
        <w:div w:id="1980375204">
          <w:marLeft w:val="640"/>
          <w:marRight w:val="0"/>
          <w:marTop w:val="0"/>
          <w:marBottom w:val="0"/>
          <w:divBdr>
            <w:top w:val="none" w:sz="0" w:space="0" w:color="auto"/>
            <w:left w:val="none" w:sz="0" w:space="0" w:color="auto"/>
            <w:bottom w:val="none" w:sz="0" w:space="0" w:color="auto"/>
            <w:right w:val="none" w:sz="0" w:space="0" w:color="auto"/>
          </w:divBdr>
        </w:div>
        <w:div w:id="1106803004">
          <w:marLeft w:val="640"/>
          <w:marRight w:val="0"/>
          <w:marTop w:val="0"/>
          <w:marBottom w:val="0"/>
          <w:divBdr>
            <w:top w:val="none" w:sz="0" w:space="0" w:color="auto"/>
            <w:left w:val="none" w:sz="0" w:space="0" w:color="auto"/>
            <w:bottom w:val="none" w:sz="0" w:space="0" w:color="auto"/>
            <w:right w:val="none" w:sz="0" w:space="0" w:color="auto"/>
          </w:divBdr>
        </w:div>
        <w:div w:id="248346224">
          <w:marLeft w:val="640"/>
          <w:marRight w:val="0"/>
          <w:marTop w:val="0"/>
          <w:marBottom w:val="0"/>
          <w:divBdr>
            <w:top w:val="none" w:sz="0" w:space="0" w:color="auto"/>
            <w:left w:val="none" w:sz="0" w:space="0" w:color="auto"/>
            <w:bottom w:val="none" w:sz="0" w:space="0" w:color="auto"/>
            <w:right w:val="none" w:sz="0" w:space="0" w:color="auto"/>
          </w:divBdr>
        </w:div>
        <w:div w:id="1192495869">
          <w:marLeft w:val="640"/>
          <w:marRight w:val="0"/>
          <w:marTop w:val="0"/>
          <w:marBottom w:val="0"/>
          <w:divBdr>
            <w:top w:val="none" w:sz="0" w:space="0" w:color="auto"/>
            <w:left w:val="none" w:sz="0" w:space="0" w:color="auto"/>
            <w:bottom w:val="none" w:sz="0" w:space="0" w:color="auto"/>
            <w:right w:val="none" w:sz="0" w:space="0" w:color="auto"/>
          </w:divBdr>
        </w:div>
        <w:div w:id="561869941">
          <w:marLeft w:val="640"/>
          <w:marRight w:val="0"/>
          <w:marTop w:val="0"/>
          <w:marBottom w:val="0"/>
          <w:divBdr>
            <w:top w:val="none" w:sz="0" w:space="0" w:color="auto"/>
            <w:left w:val="none" w:sz="0" w:space="0" w:color="auto"/>
            <w:bottom w:val="none" w:sz="0" w:space="0" w:color="auto"/>
            <w:right w:val="none" w:sz="0" w:space="0" w:color="auto"/>
          </w:divBdr>
        </w:div>
        <w:div w:id="1440367494">
          <w:marLeft w:val="640"/>
          <w:marRight w:val="0"/>
          <w:marTop w:val="0"/>
          <w:marBottom w:val="0"/>
          <w:divBdr>
            <w:top w:val="none" w:sz="0" w:space="0" w:color="auto"/>
            <w:left w:val="none" w:sz="0" w:space="0" w:color="auto"/>
            <w:bottom w:val="none" w:sz="0" w:space="0" w:color="auto"/>
            <w:right w:val="none" w:sz="0" w:space="0" w:color="auto"/>
          </w:divBdr>
        </w:div>
        <w:div w:id="159741185">
          <w:marLeft w:val="640"/>
          <w:marRight w:val="0"/>
          <w:marTop w:val="0"/>
          <w:marBottom w:val="0"/>
          <w:divBdr>
            <w:top w:val="none" w:sz="0" w:space="0" w:color="auto"/>
            <w:left w:val="none" w:sz="0" w:space="0" w:color="auto"/>
            <w:bottom w:val="none" w:sz="0" w:space="0" w:color="auto"/>
            <w:right w:val="none" w:sz="0" w:space="0" w:color="auto"/>
          </w:divBdr>
        </w:div>
        <w:div w:id="1203595959">
          <w:marLeft w:val="640"/>
          <w:marRight w:val="0"/>
          <w:marTop w:val="0"/>
          <w:marBottom w:val="0"/>
          <w:divBdr>
            <w:top w:val="none" w:sz="0" w:space="0" w:color="auto"/>
            <w:left w:val="none" w:sz="0" w:space="0" w:color="auto"/>
            <w:bottom w:val="none" w:sz="0" w:space="0" w:color="auto"/>
            <w:right w:val="none" w:sz="0" w:space="0" w:color="auto"/>
          </w:divBdr>
        </w:div>
        <w:div w:id="292828501">
          <w:marLeft w:val="640"/>
          <w:marRight w:val="0"/>
          <w:marTop w:val="0"/>
          <w:marBottom w:val="0"/>
          <w:divBdr>
            <w:top w:val="none" w:sz="0" w:space="0" w:color="auto"/>
            <w:left w:val="none" w:sz="0" w:space="0" w:color="auto"/>
            <w:bottom w:val="none" w:sz="0" w:space="0" w:color="auto"/>
            <w:right w:val="none" w:sz="0" w:space="0" w:color="auto"/>
          </w:divBdr>
        </w:div>
        <w:div w:id="365564747">
          <w:marLeft w:val="640"/>
          <w:marRight w:val="0"/>
          <w:marTop w:val="0"/>
          <w:marBottom w:val="0"/>
          <w:divBdr>
            <w:top w:val="none" w:sz="0" w:space="0" w:color="auto"/>
            <w:left w:val="none" w:sz="0" w:space="0" w:color="auto"/>
            <w:bottom w:val="none" w:sz="0" w:space="0" w:color="auto"/>
            <w:right w:val="none" w:sz="0" w:space="0" w:color="auto"/>
          </w:divBdr>
        </w:div>
        <w:div w:id="665935008">
          <w:marLeft w:val="640"/>
          <w:marRight w:val="0"/>
          <w:marTop w:val="0"/>
          <w:marBottom w:val="0"/>
          <w:divBdr>
            <w:top w:val="none" w:sz="0" w:space="0" w:color="auto"/>
            <w:left w:val="none" w:sz="0" w:space="0" w:color="auto"/>
            <w:bottom w:val="none" w:sz="0" w:space="0" w:color="auto"/>
            <w:right w:val="none" w:sz="0" w:space="0" w:color="auto"/>
          </w:divBdr>
        </w:div>
        <w:div w:id="467208306">
          <w:marLeft w:val="640"/>
          <w:marRight w:val="0"/>
          <w:marTop w:val="0"/>
          <w:marBottom w:val="0"/>
          <w:divBdr>
            <w:top w:val="none" w:sz="0" w:space="0" w:color="auto"/>
            <w:left w:val="none" w:sz="0" w:space="0" w:color="auto"/>
            <w:bottom w:val="none" w:sz="0" w:space="0" w:color="auto"/>
            <w:right w:val="none" w:sz="0" w:space="0" w:color="auto"/>
          </w:divBdr>
        </w:div>
        <w:div w:id="244266944">
          <w:marLeft w:val="640"/>
          <w:marRight w:val="0"/>
          <w:marTop w:val="0"/>
          <w:marBottom w:val="0"/>
          <w:divBdr>
            <w:top w:val="none" w:sz="0" w:space="0" w:color="auto"/>
            <w:left w:val="none" w:sz="0" w:space="0" w:color="auto"/>
            <w:bottom w:val="none" w:sz="0" w:space="0" w:color="auto"/>
            <w:right w:val="none" w:sz="0" w:space="0" w:color="auto"/>
          </w:divBdr>
        </w:div>
        <w:div w:id="1378241588">
          <w:marLeft w:val="640"/>
          <w:marRight w:val="0"/>
          <w:marTop w:val="0"/>
          <w:marBottom w:val="0"/>
          <w:divBdr>
            <w:top w:val="none" w:sz="0" w:space="0" w:color="auto"/>
            <w:left w:val="none" w:sz="0" w:space="0" w:color="auto"/>
            <w:bottom w:val="none" w:sz="0" w:space="0" w:color="auto"/>
            <w:right w:val="none" w:sz="0" w:space="0" w:color="auto"/>
          </w:divBdr>
        </w:div>
        <w:div w:id="46805920">
          <w:marLeft w:val="640"/>
          <w:marRight w:val="0"/>
          <w:marTop w:val="0"/>
          <w:marBottom w:val="0"/>
          <w:divBdr>
            <w:top w:val="none" w:sz="0" w:space="0" w:color="auto"/>
            <w:left w:val="none" w:sz="0" w:space="0" w:color="auto"/>
            <w:bottom w:val="none" w:sz="0" w:space="0" w:color="auto"/>
            <w:right w:val="none" w:sz="0" w:space="0" w:color="auto"/>
          </w:divBdr>
        </w:div>
        <w:div w:id="191841020">
          <w:marLeft w:val="640"/>
          <w:marRight w:val="0"/>
          <w:marTop w:val="0"/>
          <w:marBottom w:val="0"/>
          <w:divBdr>
            <w:top w:val="none" w:sz="0" w:space="0" w:color="auto"/>
            <w:left w:val="none" w:sz="0" w:space="0" w:color="auto"/>
            <w:bottom w:val="none" w:sz="0" w:space="0" w:color="auto"/>
            <w:right w:val="none" w:sz="0" w:space="0" w:color="auto"/>
          </w:divBdr>
        </w:div>
        <w:div w:id="1741369820">
          <w:marLeft w:val="640"/>
          <w:marRight w:val="0"/>
          <w:marTop w:val="0"/>
          <w:marBottom w:val="0"/>
          <w:divBdr>
            <w:top w:val="none" w:sz="0" w:space="0" w:color="auto"/>
            <w:left w:val="none" w:sz="0" w:space="0" w:color="auto"/>
            <w:bottom w:val="none" w:sz="0" w:space="0" w:color="auto"/>
            <w:right w:val="none" w:sz="0" w:space="0" w:color="auto"/>
          </w:divBdr>
        </w:div>
        <w:div w:id="1519274665">
          <w:marLeft w:val="640"/>
          <w:marRight w:val="0"/>
          <w:marTop w:val="0"/>
          <w:marBottom w:val="0"/>
          <w:divBdr>
            <w:top w:val="none" w:sz="0" w:space="0" w:color="auto"/>
            <w:left w:val="none" w:sz="0" w:space="0" w:color="auto"/>
            <w:bottom w:val="none" w:sz="0" w:space="0" w:color="auto"/>
            <w:right w:val="none" w:sz="0" w:space="0" w:color="auto"/>
          </w:divBdr>
        </w:div>
        <w:div w:id="1438258326">
          <w:marLeft w:val="640"/>
          <w:marRight w:val="0"/>
          <w:marTop w:val="0"/>
          <w:marBottom w:val="0"/>
          <w:divBdr>
            <w:top w:val="none" w:sz="0" w:space="0" w:color="auto"/>
            <w:left w:val="none" w:sz="0" w:space="0" w:color="auto"/>
            <w:bottom w:val="none" w:sz="0" w:space="0" w:color="auto"/>
            <w:right w:val="none" w:sz="0" w:space="0" w:color="auto"/>
          </w:divBdr>
        </w:div>
      </w:divsChild>
    </w:div>
    <w:div w:id="1031950884">
      <w:bodyDiv w:val="1"/>
      <w:marLeft w:val="0"/>
      <w:marRight w:val="0"/>
      <w:marTop w:val="0"/>
      <w:marBottom w:val="0"/>
      <w:divBdr>
        <w:top w:val="none" w:sz="0" w:space="0" w:color="auto"/>
        <w:left w:val="none" w:sz="0" w:space="0" w:color="auto"/>
        <w:bottom w:val="none" w:sz="0" w:space="0" w:color="auto"/>
        <w:right w:val="none" w:sz="0" w:space="0" w:color="auto"/>
      </w:divBdr>
      <w:divsChild>
        <w:div w:id="423456534">
          <w:marLeft w:val="640"/>
          <w:marRight w:val="0"/>
          <w:marTop w:val="0"/>
          <w:marBottom w:val="0"/>
          <w:divBdr>
            <w:top w:val="none" w:sz="0" w:space="0" w:color="auto"/>
            <w:left w:val="none" w:sz="0" w:space="0" w:color="auto"/>
            <w:bottom w:val="none" w:sz="0" w:space="0" w:color="auto"/>
            <w:right w:val="none" w:sz="0" w:space="0" w:color="auto"/>
          </w:divBdr>
        </w:div>
        <w:div w:id="1142773022">
          <w:marLeft w:val="640"/>
          <w:marRight w:val="0"/>
          <w:marTop w:val="0"/>
          <w:marBottom w:val="0"/>
          <w:divBdr>
            <w:top w:val="none" w:sz="0" w:space="0" w:color="auto"/>
            <w:left w:val="none" w:sz="0" w:space="0" w:color="auto"/>
            <w:bottom w:val="none" w:sz="0" w:space="0" w:color="auto"/>
            <w:right w:val="none" w:sz="0" w:space="0" w:color="auto"/>
          </w:divBdr>
        </w:div>
        <w:div w:id="2029745815">
          <w:marLeft w:val="640"/>
          <w:marRight w:val="0"/>
          <w:marTop w:val="0"/>
          <w:marBottom w:val="0"/>
          <w:divBdr>
            <w:top w:val="none" w:sz="0" w:space="0" w:color="auto"/>
            <w:left w:val="none" w:sz="0" w:space="0" w:color="auto"/>
            <w:bottom w:val="none" w:sz="0" w:space="0" w:color="auto"/>
            <w:right w:val="none" w:sz="0" w:space="0" w:color="auto"/>
          </w:divBdr>
        </w:div>
        <w:div w:id="1022704223">
          <w:marLeft w:val="640"/>
          <w:marRight w:val="0"/>
          <w:marTop w:val="0"/>
          <w:marBottom w:val="0"/>
          <w:divBdr>
            <w:top w:val="none" w:sz="0" w:space="0" w:color="auto"/>
            <w:left w:val="none" w:sz="0" w:space="0" w:color="auto"/>
            <w:bottom w:val="none" w:sz="0" w:space="0" w:color="auto"/>
            <w:right w:val="none" w:sz="0" w:space="0" w:color="auto"/>
          </w:divBdr>
        </w:div>
        <w:div w:id="1599294193">
          <w:marLeft w:val="640"/>
          <w:marRight w:val="0"/>
          <w:marTop w:val="0"/>
          <w:marBottom w:val="0"/>
          <w:divBdr>
            <w:top w:val="none" w:sz="0" w:space="0" w:color="auto"/>
            <w:left w:val="none" w:sz="0" w:space="0" w:color="auto"/>
            <w:bottom w:val="none" w:sz="0" w:space="0" w:color="auto"/>
            <w:right w:val="none" w:sz="0" w:space="0" w:color="auto"/>
          </w:divBdr>
        </w:div>
        <w:div w:id="181749742">
          <w:marLeft w:val="640"/>
          <w:marRight w:val="0"/>
          <w:marTop w:val="0"/>
          <w:marBottom w:val="0"/>
          <w:divBdr>
            <w:top w:val="none" w:sz="0" w:space="0" w:color="auto"/>
            <w:left w:val="none" w:sz="0" w:space="0" w:color="auto"/>
            <w:bottom w:val="none" w:sz="0" w:space="0" w:color="auto"/>
            <w:right w:val="none" w:sz="0" w:space="0" w:color="auto"/>
          </w:divBdr>
        </w:div>
        <w:div w:id="60640490">
          <w:marLeft w:val="640"/>
          <w:marRight w:val="0"/>
          <w:marTop w:val="0"/>
          <w:marBottom w:val="0"/>
          <w:divBdr>
            <w:top w:val="none" w:sz="0" w:space="0" w:color="auto"/>
            <w:left w:val="none" w:sz="0" w:space="0" w:color="auto"/>
            <w:bottom w:val="none" w:sz="0" w:space="0" w:color="auto"/>
            <w:right w:val="none" w:sz="0" w:space="0" w:color="auto"/>
          </w:divBdr>
        </w:div>
        <w:div w:id="1422724286">
          <w:marLeft w:val="640"/>
          <w:marRight w:val="0"/>
          <w:marTop w:val="0"/>
          <w:marBottom w:val="0"/>
          <w:divBdr>
            <w:top w:val="none" w:sz="0" w:space="0" w:color="auto"/>
            <w:left w:val="none" w:sz="0" w:space="0" w:color="auto"/>
            <w:bottom w:val="none" w:sz="0" w:space="0" w:color="auto"/>
            <w:right w:val="none" w:sz="0" w:space="0" w:color="auto"/>
          </w:divBdr>
        </w:div>
        <w:div w:id="1331180229">
          <w:marLeft w:val="640"/>
          <w:marRight w:val="0"/>
          <w:marTop w:val="0"/>
          <w:marBottom w:val="0"/>
          <w:divBdr>
            <w:top w:val="none" w:sz="0" w:space="0" w:color="auto"/>
            <w:left w:val="none" w:sz="0" w:space="0" w:color="auto"/>
            <w:bottom w:val="none" w:sz="0" w:space="0" w:color="auto"/>
            <w:right w:val="none" w:sz="0" w:space="0" w:color="auto"/>
          </w:divBdr>
        </w:div>
        <w:div w:id="1399403263">
          <w:marLeft w:val="640"/>
          <w:marRight w:val="0"/>
          <w:marTop w:val="0"/>
          <w:marBottom w:val="0"/>
          <w:divBdr>
            <w:top w:val="none" w:sz="0" w:space="0" w:color="auto"/>
            <w:left w:val="none" w:sz="0" w:space="0" w:color="auto"/>
            <w:bottom w:val="none" w:sz="0" w:space="0" w:color="auto"/>
            <w:right w:val="none" w:sz="0" w:space="0" w:color="auto"/>
          </w:divBdr>
        </w:div>
        <w:div w:id="1847791805">
          <w:marLeft w:val="640"/>
          <w:marRight w:val="0"/>
          <w:marTop w:val="0"/>
          <w:marBottom w:val="0"/>
          <w:divBdr>
            <w:top w:val="none" w:sz="0" w:space="0" w:color="auto"/>
            <w:left w:val="none" w:sz="0" w:space="0" w:color="auto"/>
            <w:bottom w:val="none" w:sz="0" w:space="0" w:color="auto"/>
            <w:right w:val="none" w:sz="0" w:space="0" w:color="auto"/>
          </w:divBdr>
        </w:div>
        <w:div w:id="740903977">
          <w:marLeft w:val="640"/>
          <w:marRight w:val="0"/>
          <w:marTop w:val="0"/>
          <w:marBottom w:val="0"/>
          <w:divBdr>
            <w:top w:val="none" w:sz="0" w:space="0" w:color="auto"/>
            <w:left w:val="none" w:sz="0" w:space="0" w:color="auto"/>
            <w:bottom w:val="none" w:sz="0" w:space="0" w:color="auto"/>
            <w:right w:val="none" w:sz="0" w:space="0" w:color="auto"/>
          </w:divBdr>
        </w:div>
        <w:div w:id="1401172164">
          <w:marLeft w:val="640"/>
          <w:marRight w:val="0"/>
          <w:marTop w:val="0"/>
          <w:marBottom w:val="0"/>
          <w:divBdr>
            <w:top w:val="none" w:sz="0" w:space="0" w:color="auto"/>
            <w:left w:val="none" w:sz="0" w:space="0" w:color="auto"/>
            <w:bottom w:val="none" w:sz="0" w:space="0" w:color="auto"/>
            <w:right w:val="none" w:sz="0" w:space="0" w:color="auto"/>
          </w:divBdr>
        </w:div>
        <w:div w:id="1986469319">
          <w:marLeft w:val="640"/>
          <w:marRight w:val="0"/>
          <w:marTop w:val="0"/>
          <w:marBottom w:val="0"/>
          <w:divBdr>
            <w:top w:val="none" w:sz="0" w:space="0" w:color="auto"/>
            <w:left w:val="none" w:sz="0" w:space="0" w:color="auto"/>
            <w:bottom w:val="none" w:sz="0" w:space="0" w:color="auto"/>
            <w:right w:val="none" w:sz="0" w:space="0" w:color="auto"/>
          </w:divBdr>
        </w:div>
        <w:div w:id="1901165975">
          <w:marLeft w:val="640"/>
          <w:marRight w:val="0"/>
          <w:marTop w:val="0"/>
          <w:marBottom w:val="0"/>
          <w:divBdr>
            <w:top w:val="none" w:sz="0" w:space="0" w:color="auto"/>
            <w:left w:val="none" w:sz="0" w:space="0" w:color="auto"/>
            <w:bottom w:val="none" w:sz="0" w:space="0" w:color="auto"/>
            <w:right w:val="none" w:sz="0" w:space="0" w:color="auto"/>
          </w:divBdr>
        </w:div>
        <w:div w:id="1078750504">
          <w:marLeft w:val="640"/>
          <w:marRight w:val="0"/>
          <w:marTop w:val="0"/>
          <w:marBottom w:val="0"/>
          <w:divBdr>
            <w:top w:val="none" w:sz="0" w:space="0" w:color="auto"/>
            <w:left w:val="none" w:sz="0" w:space="0" w:color="auto"/>
            <w:bottom w:val="none" w:sz="0" w:space="0" w:color="auto"/>
            <w:right w:val="none" w:sz="0" w:space="0" w:color="auto"/>
          </w:divBdr>
        </w:div>
        <w:div w:id="1068763810">
          <w:marLeft w:val="640"/>
          <w:marRight w:val="0"/>
          <w:marTop w:val="0"/>
          <w:marBottom w:val="0"/>
          <w:divBdr>
            <w:top w:val="none" w:sz="0" w:space="0" w:color="auto"/>
            <w:left w:val="none" w:sz="0" w:space="0" w:color="auto"/>
            <w:bottom w:val="none" w:sz="0" w:space="0" w:color="auto"/>
            <w:right w:val="none" w:sz="0" w:space="0" w:color="auto"/>
          </w:divBdr>
        </w:div>
        <w:div w:id="2056350111">
          <w:marLeft w:val="640"/>
          <w:marRight w:val="0"/>
          <w:marTop w:val="0"/>
          <w:marBottom w:val="0"/>
          <w:divBdr>
            <w:top w:val="none" w:sz="0" w:space="0" w:color="auto"/>
            <w:left w:val="none" w:sz="0" w:space="0" w:color="auto"/>
            <w:bottom w:val="none" w:sz="0" w:space="0" w:color="auto"/>
            <w:right w:val="none" w:sz="0" w:space="0" w:color="auto"/>
          </w:divBdr>
        </w:div>
        <w:div w:id="269356153">
          <w:marLeft w:val="640"/>
          <w:marRight w:val="0"/>
          <w:marTop w:val="0"/>
          <w:marBottom w:val="0"/>
          <w:divBdr>
            <w:top w:val="none" w:sz="0" w:space="0" w:color="auto"/>
            <w:left w:val="none" w:sz="0" w:space="0" w:color="auto"/>
            <w:bottom w:val="none" w:sz="0" w:space="0" w:color="auto"/>
            <w:right w:val="none" w:sz="0" w:space="0" w:color="auto"/>
          </w:divBdr>
        </w:div>
        <w:div w:id="30425259">
          <w:marLeft w:val="640"/>
          <w:marRight w:val="0"/>
          <w:marTop w:val="0"/>
          <w:marBottom w:val="0"/>
          <w:divBdr>
            <w:top w:val="none" w:sz="0" w:space="0" w:color="auto"/>
            <w:left w:val="none" w:sz="0" w:space="0" w:color="auto"/>
            <w:bottom w:val="none" w:sz="0" w:space="0" w:color="auto"/>
            <w:right w:val="none" w:sz="0" w:space="0" w:color="auto"/>
          </w:divBdr>
        </w:div>
        <w:div w:id="1915773975">
          <w:marLeft w:val="640"/>
          <w:marRight w:val="0"/>
          <w:marTop w:val="0"/>
          <w:marBottom w:val="0"/>
          <w:divBdr>
            <w:top w:val="none" w:sz="0" w:space="0" w:color="auto"/>
            <w:left w:val="none" w:sz="0" w:space="0" w:color="auto"/>
            <w:bottom w:val="none" w:sz="0" w:space="0" w:color="auto"/>
            <w:right w:val="none" w:sz="0" w:space="0" w:color="auto"/>
          </w:divBdr>
        </w:div>
        <w:div w:id="2078359856">
          <w:marLeft w:val="640"/>
          <w:marRight w:val="0"/>
          <w:marTop w:val="0"/>
          <w:marBottom w:val="0"/>
          <w:divBdr>
            <w:top w:val="none" w:sz="0" w:space="0" w:color="auto"/>
            <w:left w:val="none" w:sz="0" w:space="0" w:color="auto"/>
            <w:bottom w:val="none" w:sz="0" w:space="0" w:color="auto"/>
            <w:right w:val="none" w:sz="0" w:space="0" w:color="auto"/>
          </w:divBdr>
        </w:div>
        <w:div w:id="1570455474">
          <w:marLeft w:val="640"/>
          <w:marRight w:val="0"/>
          <w:marTop w:val="0"/>
          <w:marBottom w:val="0"/>
          <w:divBdr>
            <w:top w:val="none" w:sz="0" w:space="0" w:color="auto"/>
            <w:left w:val="none" w:sz="0" w:space="0" w:color="auto"/>
            <w:bottom w:val="none" w:sz="0" w:space="0" w:color="auto"/>
            <w:right w:val="none" w:sz="0" w:space="0" w:color="auto"/>
          </w:divBdr>
        </w:div>
        <w:div w:id="775058218">
          <w:marLeft w:val="640"/>
          <w:marRight w:val="0"/>
          <w:marTop w:val="0"/>
          <w:marBottom w:val="0"/>
          <w:divBdr>
            <w:top w:val="none" w:sz="0" w:space="0" w:color="auto"/>
            <w:left w:val="none" w:sz="0" w:space="0" w:color="auto"/>
            <w:bottom w:val="none" w:sz="0" w:space="0" w:color="auto"/>
            <w:right w:val="none" w:sz="0" w:space="0" w:color="auto"/>
          </w:divBdr>
        </w:div>
        <w:div w:id="1007050768">
          <w:marLeft w:val="640"/>
          <w:marRight w:val="0"/>
          <w:marTop w:val="0"/>
          <w:marBottom w:val="0"/>
          <w:divBdr>
            <w:top w:val="none" w:sz="0" w:space="0" w:color="auto"/>
            <w:left w:val="none" w:sz="0" w:space="0" w:color="auto"/>
            <w:bottom w:val="none" w:sz="0" w:space="0" w:color="auto"/>
            <w:right w:val="none" w:sz="0" w:space="0" w:color="auto"/>
          </w:divBdr>
        </w:div>
        <w:div w:id="1587420189">
          <w:marLeft w:val="640"/>
          <w:marRight w:val="0"/>
          <w:marTop w:val="0"/>
          <w:marBottom w:val="0"/>
          <w:divBdr>
            <w:top w:val="none" w:sz="0" w:space="0" w:color="auto"/>
            <w:left w:val="none" w:sz="0" w:space="0" w:color="auto"/>
            <w:bottom w:val="none" w:sz="0" w:space="0" w:color="auto"/>
            <w:right w:val="none" w:sz="0" w:space="0" w:color="auto"/>
          </w:divBdr>
        </w:div>
        <w:div w:id="614021500">
          <w:marLeft w:val="640"/>
          <w:marRight w:val="0"/>
          <w:marTop w:val="0"/>
          <w:marBottom w:val="0"/>
          <w:divBdr>
            <w:top w:val="none" w:sz="0" w:space="0" w:color="auto"/>
            <w:left w:val="none" w:sz="0" w:space="0" w:color="auto"/>
            <w:bottom w:val="none" w:sz="0" w:space="0" w:color="auto"/>
            <w:right w:val="none" w:sz="0" w:space="0" w:color="auto"/>
          </w:divBdr>
        </w:div>
        <w:div w:id="1527401171">
          <w:marLeft w:val="640"/>
          <w:marRight w:val="0"/>
          <w:marTop w:val="0"/>
          <w:marBottom w:val="0"/>
          <w:divBdr>
            <w:top w:val="none" w:sz="0" w:space="0" w:color="auto"/>
            <w:left w:val="none" w:sz="0" w:space="0" w:color="auto"/>
            <w:bottom w:val="none" w:sz="0" w:space="0" w:color="auto"/>
            <w:right w:val="none" w:sz="0" w:space="0" w:color="auto"/>
          </w:divBdr>
        </w:div>
        <w:div w:id="583685447">
          <w:marLeft w:val="640"/>
          <w:marRight w:val="0"/>
          <w:marTop w:val="0"/>
          <w:marBottom w:val="0"/>
          <w:divBdr>
            <w:top w:val="none" w:sz="0" w:space="0" w:color="auto"/>
            <w:left w:val="none" w:sz="0" w:space="0" w:color="auto"/>
            <w:bottom w:val="none" w:sz="0" w:space="0" w:color="auto"/>
            <w:right w:val="none" w:sz="0" w:space="0" w:color="auto"/>
          </w:divBdr>
        </w:div>
        <w:div w:id="421412188">
          <w:marLeft w:val="640"/>
          <w:marRight w:val="0"/>
          <w:marTop w:val="0"/>
          <w:marBottom w:val="0"/>
          <w:divBdr>
            <w:top w:val="none" w:sz="0" w:space="0" w:color="auto"/>
            <w:left w:val="none" w:sz="0" w:space="0" w:color="auto"/>
            <w:bottom w:val="none" w:sz="0" w:space="0" w:color="auto"/>
            <w:right w:val="none" w:sz="0" w:space="0" w:color="auto"/>
          </w:divBdr>
        </w:div>
        <w:div w:id="389184765">
          <w:marLeft w:val="640"/>
          <w:marRight w:val="0"/>
          <w:marTop w:val="0"/>
          <w:marBottom w:val="0"/>
          <w:divBdr>
            <w:top w:val="none" w:sz="0" w:space="0" w:color="auto"/>
            <w:left w:val="none" w:sz="0" w:space="0" w:color="auto"/>
            <w:bottom w:val="none" w:sz="0" w:space="0" w:color="auto"/>
            <w:right w:val="none" w:sz="0" w:space="0" w:color="auto"/>
          </w:divBdr>
        </w:div>
        <w:div w:id="342978433">
          <w:marLeft w:val="640"/>
          <w:marRight w:val="0"/>
          <w:marTop w:val="0"/>
          <w:marBottom w:val="0"/>
          <w:divBdr>
            <w:top w:val="none" w:sz="0" w:space="0" w:color="auto"/>
            <w:left w:val="none" w:sz="0" w:space="0" w:color="auto"/>
            <w:bottom w:val="none" w:sz="0" w:space="0" w:color="auto"/>
            <w:right w:val="none" w:sz="0" w:space="0" w:color="auto"/>
          </w:divBdr>
        </w:div>
        <w:div w:id="1041368877">
          <w:marLeft w:val="640"/>
          <w:marRight w:val="0"/>
          <w:marTop w:val="0"/>
          <w:marBottom w:val="0"/>
          <w:divBdr>
            <w:top w:val="none" w:sz="0" w:space="0" w:color="auto"/>
            <w:left w:val="none" w:sz="0" w:space="0" w:color="auto"/>
            <w:bottom w:val="none" w:sz="0" w:space="0" w:color="auto"/>
            <w:right w:val="none" w:sz="0" w:space="0" w:color="auto"/>
          </w:divBdr>
        </w:div>
        <w:div w:id="1460293963">
          <w:marLeft w:val="640"/>
          <w:marRight w:val="0"/>
          <w:marTop w:val="0"/>
          <w:marBottom w:val="0"/>
          <w:divBdr>
            <w:top w:val="none" w:sz="0" w:space="0" w:color="auto"/>
            <w:left w:val="none" w:sz="0" w:space="0" w:color="auto"/>
            <w:bottom w:val="none" w:sz="0" w:space="0" w:color="auto"/>
            <w:right w:val="none" w:sz="0" w:space="0" w:color="auto"/>
          </w:divBdr>
        </w:div>
        <w:div w:id="1098021770">
          <w:marLeft w:val="640"/>
          <w:marRight w:val="0"/>
          <w:marTop w:val="0"/>
          <w:marBottom w:val="0"/>
          <w:divBdr>
            <w:top w:val="none" w:sz="0" w:space="0" w:color="auto"/>
            <w:left w:val="none" w:sz="0" w:space="0" w:color="auto"/>
            <w:bottom w:val="none" w:sz="0" w:space="0" w:color="auto"/>
            <w:right w:val="none" w:sz="0" w:space="0" w:color="auto"/>
          </w:divBdr>
        </w:div>
        <w:div w:id="349142910">
          <w:marLeft w:val="640"/>
          <w:marRight w:val="0"/>
          <w:marTop w:val="0"/>
          <w:marBottom w:val="0"/>
          <w:divBdr>
            <w:top w:val="none" w:sz="0" w:space="0" w:color="auto"/>
            <w:left w:val="none" w:sz="0" w:space="0" w:color="auto"/>
            <w:bottom w:val="none" w:sz="0" w:space="0" w:color="auto"/>
            <w:right w:val="none" w:sz="0" w:space="0" w:color="auto"/>
          </w:divBdr>
        </w:div>
        <w:div w:id="803619898">
          <w:marLeft w:val="640"/>
          <w:marRight w:val="0"/>
          <w:marTop w:val="0"/>
          <w:marBottom w:val="0"/>
          <w:divBdr>
            <w:top w:val="none" w:sz="0" w:space="0" w:color="auto"/>
            <w:left w:val="none" w:sz="0" w:space="0" w:color="auto"/>
            <w:bottom w:val="none" w:sz="0" w:space="0" w:color="auto"/>
            <w:right w:val="none" w:sz="0" w:space="0" w:color="auto"/>
          </w:divBdr>
        </w:div>
        <w:div w:id="253051286">
          <w:marLeft w:val="640"/>
          <w:marRight w:val="0"/>
          <w:marTop w:val="0"/>
          <w:marBottom w:val="0"/>
          <w:divBdr>
            <w:top w:val="none" w:sz="0" w:space="0" w:color="auto"/>
            <w:left w:val="none" w:sz="0" w:space="0" w:color="auto"/>
            <w:bottom w:val="none" w:sz="0" w:space="0" w:color="auto"/>
            <w:right w:val="none" w:sz="0" w:space="0" w:color="auto"/>
          </w:divBdr>
        </w:div>
        <w:div w:id="558445212">
          <w:marLeft w:val="640"/>
          <w:marRight w:val="0"/>
          <w:marTop w:val="0"/>
          <w:marBottom w:val="0"/>
          <w:divBdr>
            <w:top w:val="none" w:sz="0" w:space="0" w:color="auto"/>
            <w:left w:val="none" w:sz="0" w:space="0" w:color="auto"/>
            <w:bottom w:val="none" w:sz="0" w:space="0" w:color="auto"/>
            <w:right w:val="none" w:sz="0" w:space="0" w:color="auto"/>
          </w:divBdr>
        </w:div>
        <w:div w:id="661079009">
          <w:marLeft w:val="640"/>
          <w:marRight w:val="0"/>
          <w:marTop w:val="0"/>
          <w:marBottom w:val="0"/>
          <w:divBdr>
            <w:top w:val="none" w:sz="0" w:space="0" w:color="auto"/>
            <w:left w:val="none" w:sz="0" w:space="0" w:color="auto"/>
            <w:bottom w:val="none" w:sz="0" w:space="0" w:color="auto"/>
            <w:right w:val="none" w:sz="0" w:space="0" w:color="auto"/>
          </w:divBdr>
        </w:div>
        <w:div w:id="965961969">
          <w:marLeft w:val="640"/>
          <w:marRight w:val="0"/>
          <w:marTop w:val="0"/>
          <w:marBottom w:val="0"/>
          <w:divBdr>
            <w:top w:val="none" w:sz="0" w:space="0" w:color="auto"/>
            <w:left w:val="none" w:sz="0" w:space="0" w:color="auto"/>
            <w:bottom w:val="none" w:sz="0" w:space="0" w:color="auto"/>
            <w:right w:val="none" w:sz="0" w:space="0" w:color="auto"/>
          </w:divBdr>
        </w:div>
        <w:div w:id="302202972">
          <w:marLeft w:val="640"/>
          <w:marRight w:val="0"/>
          <w:marTop w:val="0"/>
          <w:marBottom w:val="0"/>
          <w:divBdr>
            <w:top w:val="none" w:sz="0" w:space="0" w:color="auto"/>
            <w:left w:val="none" w:sz="0" w:space="0" w:color="auto"/>
            <w:bottom w:val="none" w:sz="0" w:space="0" w:color="auto"/>
            <w:right w:val="none" w:sz="0" w:space="0" w:color="auto"/>
          </w:divBdr>
        </w:div>
        <w:div w:id="719551842">
          <w:marLeft w:val="640"/>
          <w:marRight w:val="0"/>
          <w:marTop w:val="0"/>
          <w:marBottom w:val="0"/>
          <w:divBdr>
            <w:top w:val="none" w:sz="0" w:space="0" w:color="auto"/>
            <w:left w:val="none" w:sz="0" w:space="0" w:color="auto"/>
            <w:bottom w:val="none" w:sz="0" w:space="0" w:color="auto"/>
            <w:right w:val="none" w:sz="0" w:space="0" w:color="auto"/>
          </w:divBdr>
        </w:div>
        <w:div w:id="962927894">
          <w:marLeft w:val="640"/>
          <w:marRight w:val="0"/>
          <w:marTop w:val="0"/>
          <w:marBottom w:val="0"/>
          <w:divBdr>
            <w:top w:val="none" w:sz="0" w:space="0" w:color="auto"/>
            <w:left w:val="none" w:sz="0" w:space="0" w:color="auto"/>
            <w:bottom w:val="none" w:sz="0" w:space="0" w:color="auto"/>
            <w:right w:val="none" w:sz="0" w:space="0" w:color="auto"/>
          </w:divBdr>
        </w:div>
        <w:div w:id="1957130377">
          <w:marLeft w:val="640"/>
          <w:marRight w:val="0"/>
          <w:marTop w:val="0"/>
          <w:marBottom w:val="0"/>
          <w:divBdr>
            <w:top w:val="none" w:sz="0" w:space="0" w:color="auto"/>
            <w:left w:val="none" w:sz="0" w:space="0" w:color="auto"/>
            <w:bottom w:val="none" w:sz="0" w:space="0" w:color="auto"/>
            <w:right w:val="none" w:sz="0" w:space="0" w:color="auto"/>
          </w:divBdr>
        </w:div>
        <w:div w:id="1477644803">
          <w:marLeft w:val="640"/>
          <w:marRight w:val="0"/>
          <w:marTop w:val="0"/>
          <w:marBottom w:val="0"/>
          <w:divBdr>
            <w:top w:val="none" w:sz="0" w:space="0" w:color="auto"/>
            <w:left w:val="none" w:sz="0" w:space="0" w:color="auto"/>
            <w:bottom w:val="none" w:sz="0" w:space="0" w:color="auto"/>
            <w:right w:val="none" w:sz="0" w:space="0" w:color="auto"/>
          </w:divBdr>
        </w:div>
        <w:div w:id="2029335215">
          <w:marLeft w:val="640"/>
          <w:marRight w:val="0"/>
          <w:marTop w:val="0"/>
          <w:marBottom w:val="0"/>
          <w:divBdr>
            <w:top w:val="none" w:sz="0" w:space="0" w:color="auto"/>
            <w:left w:val="none" w:sz="0" w:space="0" w:color="auto"/>
            <w:bottom w:val="none" w:sz="0" w:space="0" w:color="auto"/>
            <w:right w:val="none" w:sz="0" w:space="0" w:color="auto"/>
          </w:divBdr>
        </w:div>
        <w:div w:id="2021929701">
          <w:marLeft w:val="640"/>
          <w:marRight w:val="0"/>
          <w:marTop w:val="0"/>
          <w:marBottom w:val="0"/>
          <w:divBdr>
            <w:top w:val="none" w:sz="0" w:space="0" w:color="auto"/>
            <w:left w:val="none" w:sz="0" w:space="0" w:color="auto"/>
            <w:bottom w:val="none" w:sz="0" w:space="0" w:color="auto"/>
            <w:right w:val="none" w:sz="0" w:space="0" w:color="auto"/>
          </w:divBdr>
        </w:div>
        <w:div w:id="408507310">
          <w:marLeft w:val="640"/>
          <w:marRight w:val="0"/>
          <w:marTop w:val="0"/>
          <w:marBottom w:val="0"/>
          <w:divBdr>
            <w:top w:val="none" w:sz="0" w:space="0" w:color="auto"/>
            <w:left w:val="none" w:sz="0" w:space="0" w:color="auto"/>
            <w:bottom w:val="none" w:sz="0" w:space="0" w:color="auto"/>
            <w:right w:val="none" w:sz="0" w:space="0" w:color="auto"/>
          </w:divBdr>
        </w:div>
        <w:div w:id="1686787505">
          <w:marLeft w:val="640"/>
          <w:marRight w:val="0"/>
          <w:marTop w:val="0"/>
          <w:marBottom w:val="0"/>
          <w:divBdr>
            <w:top w:val="none" w:sz="0" w:space="0" w:color="auto"/>
            <w:left w:val="none" w:sz="0" w:space="0" w:color="auto"/>
            <w:bottom w:val="none" w:sz="0" w:space="0" w:color="auto"/>
            <w:right w:val="none" w:sz="0" w:space="0" w:color="auto"/>
          </w:divBdr>
        </w:div>
        <w:div w:id="330840487">
          <w:marLeft w:val="640"/>
          <w:marRight w:val="0"/>
          <w:marTop w:val="0"/>
          <w:marBottom w:val="0"/>
          <w:divBdr>
            <w:top w:val="none" w:sz="0" w:space="0" w:color="auto"/>
            <w:left w:val="none" w:sz="0" w:space="0" w:color="auto"/>
            <w:bottom w:val="none" w:sz="0" w:space="0" w:color="auto"/>
            <w:right w:val="none" w:sz="0" w:space="0" w:color="auto"/>
          </w:divBdr>
        </w:div>
        <w:div w:id="1251499487">
          <w:marLeft w:val="640"/>
          <w:marRight w:val="0"/>
          <w:marTop w:val="0"/>
          <w:marBottom w:val="0"/>
          <w:divBdr>
            <w:top w:val="none" w:sz="0" w:space="0" w:color="auto"/>
            <w:left w:val="none" w:sz="0" w:space="0" w:color="auto"/>
            <w:bottom w:val="none" w:sz="0" w:space="0" w:color="auto"/>
            <w:right w:val="none" w:sz="0" w:space="0" w:color="auto"/>
          </w:divBdr>
        </w:div>
        <w:div w:id="1455440885">
          <w:marLeft w:val="640"/>
          <w:marRight w:val="0"/>
          <w:marTop w:val="0"/>
          <w:marBottom w:val="0"/>
          <w:divBdr>
            <w:top w:val="none" w:sz="0" w:space="0" w:color="auto"/>
            <w:left w:val="none" w:sz="0" w:space="0" w:color="auto"/>
            <w:bottom w:val="none" w:sz="0" w:space="0" w:color="auto"/>
            <w:right w:val="none" w:sz="0" w:space="0" w:color="auto"/>
          </w:divBdr>
        </w:div>
        <w:div w:id="806094741">
          <w:marLeft w:val="640"/>
          <w:marRight w:val="0"/>
          <w:marTop w:val="0"/>
          <w:marBottom w:val="0"/>
          <w:divBdr>
            <w:top w:val="none" w:sz="0" w:space="0" w:color="auto"/>
            <w:left w:val="none" w:sz="0" w:space="0" w:color="auto"/>
            <w:bottom w:val="none" w:sz="0" w:space="0" w:color="auto"/>
            <w:right w:val="none" w:sz="0" w:space="0" w:color="auto"/>
          </w:divBdr>
        </w:div>
        <w:div w:id="1833525684">
          <w:marLeft w:val="640"/>
          <w:marRight w:val="0"/>
          <w:marTop w:val="0"/>
          <w:marBottom w:val="0"/>
          <w:divBdr>
            <w:top w:val="none" w:sz="0" w:space="0" w:color="auto"/>
            <w:left w:val="none" w:sz="0" w:space="0" w:color="auto"/>
            <w:bottom w:val="none" w:sz="0" w:space="0" w:color="auto"/>
            <w:right w:val="none" w:sz="0" w:space="0" w:color="auto"/>
          </w:divBdr>
        </w:div>
        <w:div w:id="1284578589">
          <w:marLeft w:val="640"/>
          <w:marRight w:val="0"/>
          <w:marTop w:val="0"/>
          <w:marBottom w:val="0"/>
          <w:divBdr>
            <w:top w:val="none" w:sz="0" w:space="0" w:color="auto"/>
            <w:left w:val="none" w:sz="0" w:space="0" w:color="auto"/>
            <w:bottom w:val="none" w:sz="0" w:space="0" w:color="auto"/>
            <w:right w:val="none" w:sz="0" w:space="0" w:color="auto"/>
          </w:divBdr>
        </w:div>
        <w:div w:id="1899047637">
          <w:marLeft w:val="640"/>
          <w:marRight w:val="0"/>
          <w:marTop w:val="0"/>
          <w:marBottom w:val="0"/>
          <w:divBdr>
            <w:top w:val="none" w:sz="0" w:space="0" w:color="auto"/>
            <w:left w:val="none" w:sz="0" w:space="0" w:color="auto"/>
            <w:bottom w:val="none" w:sz="0" w:space="0" w:color="auto"/>
            <w:right w:val="none" w:sz="0" w:space="0" w:color="auto"/>
          </w:divBdr>
        </w:div>
        <w:div w:id="1316422468">
          <w:marLeft w:val="640"/>
          <w:marRight w:val="0"/>
          <w:marTop w:val="0"/>
          <w:marBottom w:val="0"/>
          <w:divBdr>
            <w:top w:val="none" w:sz="0" w:space="0" w:color="auto"/>
            <w:left w:val="none" w:sz="0" w:space="0" w:color="auto"/>
            <w:bottom w:val="none" w:sz="0" w:space="0" w:color="auto"/>
            <w:right w:val="none" w:sz="0" w:space="0" w:color="auto"/>
          </w:divBdr>
        </w:div>
        <w:div w:id="1467815947">
          <w:marLeft w:val="640"/>
          <w:marRight w:val="0"/>
          <w:marTop w:val="0"/>
          <w:marBottom w:val="0"/>
          <w:divBdr>
            <w:top w:val="none" w:sz="0" w:space="0" w:color="auto"/>
            <w:left w:val="none" w:sz="0" w:space="0" w:color="auto"/>
            <w:bottom w:val="none" w:sz="0" w:space="0" w:color="auto"/>
            <w:right w:val="none" w:sz="0" w:space="0" w:color="auto"/>
          </w:divBdr>
        </w:div>
        <w:div w:id="1964842686">
          <w:marLeft w:val="640"/>
          <w:marRight w:val="0"/>
          <w:marTop w:val="0"/>
          <w:marBottom w:val="0"/>
          <w:divBdr>
            <w:top w:val="none" w:sz="0" w:space="0" w:color="auto"/>
            <w:left w:val="none" w:sz="0" w:space="0" w:color="auto"/>
            <w:bottom w:val="none" w:sz="0" w:space="0" w:color="auto"/>
            <w:right w:val="none" w:sz="0" w:space="0" w:color="auto"/>
          </w:divBdr>
        </w:div>
        <w:div w:id="1673799662">
          <w:marLeft w:val="640"/>
          <w:marRight w:val="0"/>
          <w:marTop w:val="0"/>
          <w:marBottom w:val="0"/>
          <w:divBdr>
            <w:top w:val="none" w:sz="0" w:space="0" w:color="auto"/>
            <w:left w:val="none" w:sz="0" w:space="0" w:color="auto"/>
            <w:bottom w:val="none" w:sz="0" w:space="0" w:color="auto"/>
            <w:right w:val="none" w:sz="0" w:space="0" w:color="auto"/>
          </w:divBdr>
        </w:div>
        <w:div w:id="1605845907">
          <w:marLeft w:val="640"/>
          <w:marRight w:val="0"/>
          <w:marTop w:val="0"/>
          <w:marBottom w:val="0"/>
          <w:divBdr>
            <w:top w:val="none" w:sz="0" w:space="0" w:color="auto"/>
            <w:left w:val="none" w:sz="0" w:space="0" w:color="auto"/>
            <w:bottom w:val="none" w:sz="0" w:space="0" w:color="auto"/>
            <w:right w:val="none" w:sz="0" w:space="0" w:color="auto"/>
          </w:divBdr>
        </w:div>
        <w:div w:id="1925802546">
          <w:marLeft w:val="640"/>
          <w:marRight w:val="0"/>
          <w:marTop w:val="0"/>
          <w:marBottom w:val="0"/>
          <w:divBdr>
            <w:top w:val="none" w:sz="0" w:space="0" w:color="auto"/>
            <w:left w:val="none" w:sz="0" w:space="0" w:color="auto"/>
            <w:bottom w:val="none" w:sz="0" w:space="0" w:color="auto"/>
            <w:right w:val="none" w:sz="0" w:space="0" w:color="auto"/>
          </w:divBdr>
        </w:div>
        <w:div w:id="766659191">
          <w:marLeft w:val="640"/>
          <w:marRight w:val="0"/>
          <w:marTop w:val="0"/>
          <w:marBottom w:val="0"/>
          <w:divBdr>
            <w:top w:val="none" w:sz="0" w:space="0" w:color="auto"/>
            <w:left w:val="none" w:sz="0" w:space="0" w:color="auto"/>
            <w:bottom w:val="none" w:sz="0" w:space="0" w:color="auto"/>
            <w:right w:val="none" w:sz="0" w:space="0" w:color="auto"/>
          </w:divBdr>
        </w:div>
        <w:div w:id="1734738658">
          <w:marLeft w:val="640"/>
          <w:marRight w:val="0"/>
          <w:marTop w:val="0"/>
          <w:marBottom w:val="0"/>
          <w:divBdr>
            <w:top w:val="none" w:sz="0" w:space="0" w:color="auto"/>
            <w:left w:val="none" w:sz="0" w:space="0" w:color="auto"/>
            <w:bottom w:val="none" w:sz="0" w:space="0" w:color="auto"/>
            <w:right w:val="none" w:sz="0" w:space="0" w:color="auto"/>
          </w:divBdr>
        </w:div>
        <w:div w:id="731196250">
          <w:marLeft w:val="640"/>
          <w:marRight w:val="0"/>
          <w:marTop w:val="0"/>
          <w:marBottom w:val="0"/>
          <w:divBdr>
            <w:top w:val="none" w:sz="0" w:space="0" w:color="auto"/>
            <w:left w:val="none" w:sz="0" w:space="0" w:color="auto"/>
            <w:bottom w:val="none" w:sz="0" w:space="0" w:color="auto"/>
            <w:right w:val="none" w:sz="0" w:space="0" w:color="auto"/>
          </w:divBdr>
        </w:div>
        <w:div w:id="1098214205">
          <w:marLeft w:val="640"/>
          <w:marRight w:val="0"/>
          <w:marTop w:val="0"/>
          <w:marBottom w:val="0"/>
          <w:divBdr>
            <w:top w:val="none" w:sz="0" w:space="0" w:color="auto"/>
            <w:left w:val="none" w:sz="0" w:space="0" w:color="auto"/>
            <w:bottom w:val="none" w:sz="0" w:space="0" w:color="auto"/>
            <w:right w:val="none" w:sz="0" w:space="0" w:color="auto"/>
          </w:divBdr>
        </w:div>
        <w:div w:id="756748987">
          <w:marLeft w:val="640"/>
          <w:marRight w:val="0"/>
          <w:marTop w:val="0"/>
          <w:marBottom w:val="0"/>
          <w:divBdr>
            <w:top w:val="none" w:sz="0" w:space="0" w:color="auto"/>
            <w:left w:val="none" w:sz="0" w:space="0" w:color="auto"/>
            <w:bottom w:val="none" w:sz="0" w:space="0" w:color="auto"/>
            <w:right w:val="none" w:sz="0" w:space="0" w:color="auto"/>
          </w:divBdr>
        </w:div>
        <w:div w:id="508299058">
          <w:marLeft w:val="640"/>
          <w:marRight w:val="0"/>
          <w:marTop w:val="0"/>
          <w:marBottom w:val="0"/>
          <w:divBdr>
            <w:top w:val="none" w:sz="0" w:space="0" w:color="auto"/>
            <w:left w:val="none" w:sz="0" w:space="0" w:color="auto"/>
            <w:bottom w:val="none" w:sz="0" w:space="0" w:color="auto"/>
            <w:right w:val="none" w:sz="0" w:space="0" w:color="auto"/>
          </w:divBdr>
        </w:div>
        <w:div w:id="425418661">
          <w:marLeft w:val="640"/>
          <w:marRight w:val="0"/>
          <w:marTop w:val="0"/>
          <w:marBottom w:val="0"/>
          <w:divBdr>
            <w:top w:val="none" w:sz="0" w:space="0" w:color="auto"/>
            <w:left w:val="none" w:sz="0" w:space="0" w:color="auto"/>
            <w:bottom w:val="none" w:sz="0" w:space="0" w:color="auto"/>
            <w:right w:val="none" w:sz="0" w:space="0" w:color="auto"/>
          </w:divBdr>
        </w:div>
        <w:div w:id="1920822927">
          <w:marLeft w:val="640"/>
          <w:marRight w:val="0"/>
          <w:marTop w:val="0"/>
          <w:marBottom w:val="0"/>
          <w:divBdr>
            <w:top w:val="none" w:sz="0" w:space="0" w:color="auto"/>
            <w:left w:val="none" w:sz="0" w:space="0" w:color="auto"/>
            <w:bottom w:val="none" w:sz="0" w:space="0" w:color="auto"/>
            <w:right w:val="none" w:sz="0" w:space="0" w:color="auto"/>
          </w:divBdr>
        </w:div>
        <w:div w:id="136118597">
          <w:marLeft w:val="640"/>
          <w:marRight w:val="0"/>
          <w:marTop w:val="0"/>
          <w:marBottom w:val="0"/>
          <w:divBdr>
            <w:top w:val="none" w:sz="0" w:space="0" w:color="auto"/>
            <w:left w:val="none" w:sz="0" w:space="0" w:color="auto"/>
            <w:bottom w:val="none" w:sz="0" w:space="0" w:color="auto"/>
            <w:right w:val="none" w:sz="0" w:space="0" w:color="auto"/>
          </w:divBdr>
        </w:div>
        <w:div w:id="1276255320">
          <w:marLeft w:val="640"/>
          <w:marRight w:val="0"/>
          <w:marTop w:val="0"/>
          <w:marBottom w:val="0"/>
          <w:divBdr>
            <w:top w:val="none" w:sz="0" w:space="0" w:color="auto"/>
            <w:left w:val="none" w:sz="0" w:space="0" w:color="auto"/>
            <w:bottom w:val="none" w:sz="0" w:space="0" w:color="auto"/>
            <w:right w:val="none" w:sz="0" w:space="0" w:color="auto"/>
          </w:divBdr>
        </w:div>
        <w:div w:id="1662587448">
          <w:marLeft w:val="640"/>
          <w:marRight w:val="0"/>
          <w:marTop w:val="0"/>
          <w:marBottom w:val="0"/>
          <w:divBdr>
            <w:top w:val="none" w:sz="0" w:space="0" w:color="auto"/>
            <w:left w:val="none" w:sz="0" w:space="0" w:color="auto"/>
            <w:bottom w:val="none" w:sz="0" w:space="0" w:color="auto"/>
            <w:right w:val="none" w:sz="0" w:space="0" w:color="auto"/>
          </w:divBdr>
        </w:div>
        <w:div w:id="3633330">
          <w:marLeft w:val="640"/>
          <w:marRight w:val="0"/>
          <w:marTop w:val="0"/>
          <w:marBottom w:val="0"/>
          <w:divBdr>
            <w:top w:val="none" w:sz="0" w:space="0" w:color="auto"/>
            <w:left w:val="none" w:sz="0" w:space="0" w:color="auto"/>
            <w:bottom w:val="none" w:sz="0" w:space="0" w:color="auto"/>
            <w:right w:val="none" w:sz="0" w:space="0" w:color="auto"/>
          </w:divBdr>
        </w:div>
        <w:div w:id="1935822629">
          <w:marLeft w:val="640"/>
          <w:marRight w:val="0"/>
          <w:marTop w:val="0"/>
          <w:marBottom w:val="0"/>
          <w:divBdr>
            <w:top w:val="none" w:sz="0" w:space="0" w:color="auto"/>
            <w:left w:val="none" w:sz="0" w:space="0" w:color="auto"/>
            <w:bottom w:val="none" w:sz="0" w:space="0" w:color="auto"/>
            <w:right w:val="none" w:sz="0" w:space="0" w:color="auto"/>
          </w:divBdr>
        </w:div>
        <w:div w:id="1521702742">
          <w:marLeft w:val="640"/>
          <w:marRight w:val="0"/>
          <w:marTop w:val="0"/>
          <w:marBottom w:val="0"/>
          <w:divBdr>
            <w:top w:val="none" w:sz="0" w:space="0" w:color="auto"/>
            <w:left w:val="none" w:sz="0" w:space="0" w:color="auto"/>
            <w:bottom w:val="none" w:sz="0" w:space="0" w:color="auto"/>
            <w:right w:val="none" w:sz="0" w:space="0" w:color="auto"/>
          </w:divBdr>
        </w:div>
        <w:div w:id="291908237">
          <w:marLeft w:val="640"/>
          <w:marRight w:val="0"/>
          <w:marTop w:val="0"/>
          <w:marBottom w:val="0"/>
          <w:divBdr>
            <w:top w:val="none" w:sz="0" w:space="0" w:color="auto"/>
            <w:left w:val="none" w:sz="0" w:space="0" w:color="auto"/>
            <w:bottom w:val="none" w:sz="0" w:space="0" w:color="auto"/>
            <w:right w:val="none" w:sz="0" w:space="0" w:color="auto"/>
          </w:divBdr>
        </w:div>
        <w:div w:id="1767463748">
          <w:marLeft w:val="640"/>
          <w:marRight w:val="0"/>
          <w:marTop w:val="0"/>
          <w:marBottom w:val="0"/>
          <w:divBdr>
            <w:top w:val="none" w:sz="0" w:space="0" w:color="auto"/>
            <w:left w:val="none" w:sz="0" w:space="0" w:color="auto"/>
            <w:bottom w:val="none" w:sz="0" w:space="0" w:color="auto"/>
            <w:right w:val="none" w:sz="0" w:space="0" w:color="auto"/>
          </w:divBdr>
        </w:div>
        <w:div w:id="1632398157">
          <w:marLeft w:val="640"/>
          <w:marRight w:val="0"/>
          <w:marTop w:val="0"/>
          <w:marBottom w:val="0"/>
          <w:divBdr>
            <w:top w:val="none" w:sz="0" w:space="0" w:color="auto"/>
            <w:left w:val="none" w:sz="0" w:space="0" w:color="auto"/>
            <w:bottom w:val="none" w:sz="0" w:space="0" w:color="auto"/>
            <w:right w:val="none" w:sz="0" w:space="0" w:color="auto"/>
          </w:divBdr>
        </w:div>
        <w:div w:id="503327357">
          <w:marLeft w:val="640"/>
          <w:marRight w:val="0"/>
          <w:marTop w:val="0"/>
          <w:marBottom w:val="0"/>
          <w:divBdr>
            <w:top w:val="none" w:sz="0" w:space="0" w:color="auto"/>
            <w:left w:val="none" w:sz="0" w:space="0" w:color="auto"/>
            <w:bottom w:val="none" w:sz="0" w:space="0" w:color="auto"/>
            <w:right w:val="none" w:sz="0" w:space="0" w:color="auto"/>
          </w:divBdr>
        </w:div>
        <w:div w:id="333150336">
          <w:marLeft w:val="640"/>
          <w:marRight w:val="0"/>
          <w:marTop w:val="0"/>
          <w:marBottom w:val="0"/>
          <w:divBdr>
            <w:top w:val="none" w:sz="0" w:space="0" w:color="auto"/>
            <w:left w:val="none" w:sz="0" w:space="0" w:color="auto"/>
            <w:bottom w:val="none" w:sz="0" w:space="0" w:color="auto"/>
            <w:right w:val="none" w:sz="0" w:space="0" w:color="auto"/>
          </w:divBdr>
        </w:div>
        <w:div w:id="1653680622">
          <w:marLeft w:val="640"/>
          <w:marRight w:val="0"/>
          <w:marTop w:val="0"/>
          <w:marBottom w:val="0"/>
          <w:divBdr>
            <w:top w:val="none" w:sz="0" w:space="0" w:color="auto"/>
            <w:left w:val="none" w:sz="0" w:space="0" w:color="auto"/>
            <w:bottom w:val="none" w:sz="0" w:space="0" w:color="auto"/>
            <w:right w:val="none" w:sz="0" w:space="0" w:color="auto"/>
          </w:divBdr>
        </w:div>
        <w:div w:id="784276053">
          <w:marLeft w:val="640"/>
          <w:marRight w:val="0"/>
          <w:marTop w:val="0"/>
          <w:marBottom w:val="0"/>
          <w:divBdr>
            <w:top w:val="none" w:sz="0" w:space="0" w:color="auto"/>
            <w:left w:val="none" w:sz="0" w:space="0" w:color="auto"/>
            <w:bottom w:val="none" w:sz="0" w:space="0" w:color="auto"/>
            <w:right w:val="none" w:sz="0" w:space="0" w:color="auto"/>
          </w:divBdr>
        </w:div>
        <w:div w:id="837503816">
          <w:marLeft w:val="640"/>
          <w:marRight w:val="0"/>
          <w:marTop w:val="0"/>
          <w:marBottom w:val="0"/>
          <w:divBdr>
            <w:top w:val="none" w:sz="0" w:space="0" w:color="auto"/>
            <w:left w:val="none" w:sz="0" w:space="0" w:color="auto"/>
            <w:bottom w:val="none" w:sz="0" w:space="0" w:color="auto"/>
            <w:right w:val="none" w:sz="0" w:space="0" w:color="auto"/>
          </w:divBdr>
        </w:div>
        <w:div w:id="419378556">
          <w:marLeft w:val="640"/>
          <w:marRight w:val="0"/>
          <w:marTop w:val="0"/>
          <w:marBottom w:val="0"/>
          <w:divBdr>
            <w:top w:val="none" w:sz="0" w:space="0" w:color="auto"/>
            <w:left w:val="none" w:sz="0" w:space="0" w:color="auto"/>
            <w:bottom w:val="none" w:sz="0" w:space="0" w:color="auto"/>
            <w:right w:val="none" w:sz="0" w:space="0" w:color="auto"/>
          </w:divBdr>
        </w:div>
        <w:div w:id="2138061526">
          <w:marLeft w:val="640"/>
          <w:marRight w:val="0"/>
          <w:marTop w:val="0"/>
          <w:marBottom w:val="0"/>
          <w:divBdr>
            <w:top w:val="none" w:sz="0" w:space="0" w:color="auto"/>
            <w:left w:val="none" w:sz="0" w:space="0" w:color="auto"/>
            <w:bottom w:val="none" w:sz="0" w:space="0" w:color="auto"/>
            <w:right w:val="none" w:sz="0" w:space="0" w:color="auto"/>
          </w:divBdr>
        </w:div>
        <w:div w:id="1063215218">
          <w:marLeft w:val="640"/>
          <w:marRight w:val="0"/>
          <w:marTop w:val="0"/>
          <w:marBottom w:val="0"/>
          <w:divBdr>
            <w:top w:val="none" w:sz="0" w:space="0" w:color="auto"/>
            <w:left w:val="none" w:sz="0" w:space="0" w:color="auto"/>
            <w:bottom w:val="none" w:sz="0" w:space="0" w:color="auto"/>
            <w:right w:val="none" w:sz="0" w:space="0" w:color="auto"/>
          </w:divBdr>
        </w:div>
        <w:div w:id="251210699">
          <w:marLeft w:val="640"/>
          <w:marRight w:val="0"/>
          <w:marTop w:val="0"/>
          <w:marBottom w:val="0"/>
          <w:divBdr>
            <w:top w:val="none" w:sz="0" w:space="0" w:color="auto"/>
            <w:left w:val="none" w:sz="0" w:space="0" w:color="auto"/>
            <w:bottom w:val="none" w:sz="0" w:space="0" w:color="auto"/>
            <w:right w:val="none" w:sz="0" w:space="0" w:color="auto"/>
          </w:divBdr>
        </w:div>
        <w:div w:id="821121613">
          <w:marLeft w:val="640"/>
          <w:marRight w:val="0"/>
          <w:marTop w:val="0"/>
          <w:marBottom w:val="0"/>
          <w:divBdr>
            <w:top w:val="none" w:sz="0" w:space="0" w:color="auto"/>
            <w:left w:val="none" w:sz="0" w:space="0" w:color="auto"/>
            <w:bottom w:val="none" w:sz="0" w:space="0" w:color="auto"/>
            <w:right w:val="none" w:sz="0" w:space="0" w:color="auto"/>
          </w:divBdr>
        </w:div>
        <w:div w:id="19013794">
          <w:marLeft w:val="640"/>
          <w:marRight w:val="0"/>
          <w:marTop w:val="0"/>
          <w:marBottom w:val="0"/>
          <w:divBdr>
            <w:top w:val="none" w:sz="0" w:space="0" w:color="auto"/>
            <w:left w:val="none" w:sz="0" w:space="0" w:color="auto"/>
            <w:bottom w:val="none" w:sz="0" w:space="0" w:color="auto"/>
            <w:right w:val="none" w:sz="0" w:space="0" w:color="auto"/>
          </w:divBdr>
        </w:div>
        <w:div w:id="2126806613">
          <w:marLeft w:val="640"/>
          <w:marRight w:val="0"/>
          <w:marTop w:val="0"/>
          <w:marBottom w:val="0"/>
          <w:divBdr>
            <w:top w:val="none" w:sz="0" w:space="0" w:color="auto"/>
            <w:left w:val="none" w:sz="0" w:space="0" w:color="auto"/>
            <w:bottom w:val="none" w:sz="0" w:space="0" w:color="auto"/>
            <w:right w:val="none" w:sz="0" w:space="0" w:color="auto"/>
          </w:divBdr>
        </w:div>
        <w:div w:id="720327228">
          <w:marLeft w:val="640"/>
          <w:marRight w:val="0"/>
          <w:marTop w:val="0"/>
          <w:marBottom w:val="0"/>
          <w:divBdr>
            <w:top w:val="none" w:sz="0" w:space="0" w:color="auto"/>
            <w:left w:val="none" w:sz="0" w:space="0" w:color="auto"/>
            <w:bottom w:val="none" w:sz="0" w:space="0" w:color="auto"/>
            <w:right w:val="none" w:sz="0" w:space="0" w:color="auto"/>
          </w:divBdr>
        </w:div>
        <w:div w:id="1586843225">
          <w:marLeft w:val="640"/>
          <w:marRight w:val="0"/>
          <w:marTop w:val="0"/>
          <w:marBottom w:val="0"/>
          <w:divBdr>
            <w:top w:val="none" w:sz="0" w:space="0" w:color="auto"/>
            <w:left w:val="none" w:sz="0" w:space="0" w:color="auto"/>
            <w:bottom w:val="none" w:sz="0" w:space="0" w:color="auto"/>
            <w:right w:val="none" w:sz="0" w:space="0" w:color="auto"/>
          </w:divBdr>
        </w:div>
        <w:div w:id="1006251599">
          <w:marLeft w:val="640"/>
          <w:marRight w:val="0"/>
          <w:marTop w:val="0"/>
          <w:marBottom w:val="0"/>
          <w:divBdr>
            <w:top w:val="none" w:sz="0" w:space="0" w:color="auto"/>
            <w:left w:val="none" w:sz="0" w:space="0" w:color="auto"/>
            <w:bottom w:val="none" w:sz="0" w:space="0" w:color="auto"/>
            <w:right w:val="none" w:sz="0" w:space="0" w:color="auto"/>
          </w:divBdr>
        </w:div>
        <w:div w:id="731192837">
          <w:marLeft w:val="640"/>
          <w:marRight w:val="0"/>
          <w:marTop w:val="0"/>
          <w:marBottom w:val="0"/>
          <w:divBdr>
            <w:top w:val="none" w:sz="0" w:space="0" w:color="auto"/>
            <w:left w:val="none" w:sz="0" w:space="0" w:color="auto"/>
            <w:bottom w:val="none" w:sz="0" w:space="0" w:color="auto"/>
            <w:right w:val="none" w:sz="0" w:space="0" w:color="auto"/>
          </w:divBdr>
        </w:div>
        <w:div w:id="1135757295">
          <w:marLeft w:val="640"/>
          <w:marRight w:val="0"/>
          <w:marTop w:val="0"/>
          <w:marBottom w:val="0"/>
          <w:divBdr>
            <w:top w:val="none" w:sz="0" w:space="0" w:color="auto"/>
            <w:left w:val="none" w:sz="0" w:space="0" w:color="auto"/>
            <w:bottom w:val="none" w:sz="0" w:space="0" w:color="auto"/>
            <w:right w:val="none" w:sz="0" w:space="0" w:color="auto"/>
          </w:divBdr>
        </w:div>
        <w:div w:id="1089734351">
          <w:marLeft w:val="640"/>
          <w:marRight w:val="0"/>
          <w:marTop w:val="0"/>
          <w:marBottom w:val="0"/>
          <w:divBdr>
            <w:top w:val="none" w:sz="0" w:space="0" w:color="auto"/>
            <w:left w:val="none" w:sz="0" w:space="0" w:color="auto"/>
            <w:bottom w:val="none" w:sz="0" w:space="0" w:color="auto"/>
            <w:right w:val="none" w:sz="0" w:space="0" w:color="auto"/>
          </w:divBdr>
        </w:div>
        <w:div w:id="797919105">
          <w:marLeft w:val="640"/>
          <w:marRight w:val="0"/>
          <w:marTop w:val="0"/>
          <w:marBottom w:val="0"/>
          <w:divBdr>
            <w:top w:val="none" w:sz="0" w:space="0" w:color="auto"/>
            <w:left w:val="none" w:sz="0" w:space="0" w:color="auto"/>
            <w:bottom w:val="none" w:sz="0" w:space="0" w:color="auto"/>
            <w:right w:val="none" w:sz="0" w:space="0" w:color="auto"/>
          </w:divBdr>
        </w:div>
        <w:div w:id="1262375759">
          <w:marLeft w:val="640"/>
          <w:marRight w:val="0"/>
          <w:marTop w:val="0"/>
          <w:marBottom w:val="0"/>
          <w:divBdr>
            <w:top w:val="none" w:sz="0" w:space="0" w:color="auto"/>
            <w:left w:val="none" w:sz="0" w:space="0" w:color="auto"/>
            <w:bottom w:val="none" w:sz="0" w:space="0" w:color="auto"/>
            <w:right w:val="none" w:sz="0" w:space="0" w:color="auto"/>
          </w:divBdr>
        </w:div>
        <w:div w:id="559904700">
          <w:marLeft w:val="640"/>
          <w:marRight w:val="0"/>
          <w:marTop w:val="0"/>
          <w:marBottom w:val="0"/>
          <w:divBdr>
            <w:top w:val="none" w:sz="0" w:space="0" w:color="auto"/>
            <w:left w:val="none" w:sz="0" w:space="0" w:color="auto"/>
            <w:bottom w:val="none" w:sz="0" w:space="0" w:color="auto"/>
            <w:right w:val="none" w:sz="0" w:space="0" w:color="auto"/>
          </w:divBdr>
        </w:div>
        <w:div w:id="608121394">
          <w:marLeft w:val="640"/>
          <w:marRight w:val="0"/>
          <w:marTop w:val="0"/>
          <w:marBottom w:val="0"/>
          <w:divBdr>
            <w:top w:val="none" w:sz="0" w:space="0" w:color="auto"/>
            <w:left w:val="none" w:sz="0" w:space="0" w:color="auto"/>
            <w:bottom w:val="none" w:sz="0" w:space="0" w:color="auto"/>
            <w:right w:val="none" w:sz="0" w:space="0" w:color="auto"/>
          </w:divBdr>
        </w:div>
        <w:div w:id="792409060">
          <w:marLeft w:val="640"/>
          <w:marRight w:val="0"/>
          <w:marTop w:val="0"/>
          <w:marBottom w:val="0"/>
          <w:divBdr>
            <w:top w:val="none" w:sz="0" w:space="0" w:color="auto"/>
            <w:left w:val="none" w:sz="0" w:space="0" w:color="auto"/>
            <w:bottom w:val="none" w:sz="0" w:space="0" w:color="auto"/>
            <w:right w:val="none" w:sz="0" w:space="0" w:color="auto"/>
          </w:divBdr>
        </w:div>
        <w:div w:id="1509903120">
          <w:marLeft w:val="640"/>
          <w:marRight w:val="0"/>
          <w:marTop w:val="0"/>
          <w:marBottom w:val="0"/>
          <w:divBdr>
            <w:top w:val="none" w:sz="0" w:space="0" w:color="auto"/>
            <w:left w:val="none" w:sz="0" w:space="0" w:color="auto"/>
            <w:bottom w:val="none" w:sz="0" w:space="0" w:color="auto"/>
            <w:right w:val="none" w:sz="0" w:space="0" w:color="auto"/>
          </w:divBdr>
        </w:div>
        <w:div w:id="1366828119">
          <w:marLeft w:val="640"/>
          <w:marRight w:val="0"/>
          <w:marTop w:val="0"/>
          <w:marBottom w:val="0"/>
          <w:divBdr>
            <w:top w:val="none" w:sz="0" w:space="0" w:color="auto"/>
            <w:left w:val="none" w:sz="0" w:space="0" w:color="auto"/>
            <w:bottom w:val="none" w:sz="0" w:space="0" w:color="auto"/>
            <w:right w:val="none" w:sz="0" w:space="0" w:color="auto"/>
          </w:divBdr>
        </w:div>
        <w:div w:id="1083065903">
          <w:marLeft w:val="640"/>
          <w:marRight w:val="0"/>
          <w:marTop w:val="0"/>
          <w:marBottom w:val="0"/>
          <w:divBdr>
            <w:top w:val="none" w:sz="0" w:space="0" w:color="auto"/>
            <w:left w:val="none" w:sz="0" w:space="0" w:color="auto"/>
            <w:bottom w:val="none" w:sz="0" w:space="0" w:color="auto"/>
            <w:right w:val="none" w:sz="0" w:space="0" w:color="auto"/>
          </w:divBdr>
        </w:div>
        <w:div w:id="290088437">
          <w:marLeft w:val="640"/>
          <w:marRight w:val="0"/>
          <w:marTop w:val="0"/>
          <w:marBottom w:val="0"/>
          <w:divBdr>
            <w:top w:val="none" w:sz="0" w:space="0" w:color="auto"/>
            <w:left w:val="none" w:sz="0" w:space="0" w:color="auto"/>
            <w:bottom w:val="none" w:sz="0" w:space="0" w:color="auto"/>
            <w:right w:val="none" w:sz="0" w:space="0" w:color="auto"/>
          </w:divBdr>
        </w:div>
        <w:div w:id="47723719">
          <w:marLeft w:val="640"/>
          <w:marRight w:val="0"/>
          <w:marTop w:val="0"/>
          <w:marBottom w:val="0"/>
          <w:divBdr>
            <w:top w:val="none" w:sz="0" w:space="0" w:color="auto"/>
            <w:left w:val="none" w:sz="0" w:space="0" w:color="auto"/>
            <w:bottom w:val="none" w:sz="0" w:space="0" w:color="auto"/>
            <w:right w:val="none" w:sz="0" w:space="0" w:color="auto"/>
          </w:divBdr>
        </w:div>
        <w:div w:id="1451586029">
          <w:marLeft w:val="640"/>
          <w:marRight w:val="0"/>
          <w:marTop w:val="0"/>
          <w:marBottom w:val="0"/>
          <w:divBdr>
            <w:top w:val="none" w:sz="0" w:space="0" w:color="auto"/>
            <w:left w:val="none" w:sz="0" w:space="0" w:color="auto"/>
            <w:bottom w:val="none" w:sz="0" w:space="0" w:color="auto"/>
            <w:right w:val="none" w:sz="0" w:space="0" w:color="auto"/>
          </w:divBdr>
        </w:div>
        <w:div w:id="720830546">
          <w:marLeft w:val="640"/>
          <w:marRight w:val="0"/>
          <w:marTop w:val="0"/>
          <w:marBottom w:val="0"/>
          <w:divBdr>
            <w:top w:val="none" w:sz="0" w:space="0" w:color="auto"/>
            <w:left w:val="none" w:sz="0" w:space="0" w:color="auto"/>
            <w:bottom w:val="none" w:sz="0" w:space="0" w:color="auto"/>
            <w:right w:val="none" w:sz="0" w:space="0" w:color="auto"/>
          </w:divBdr>
        </w:div>
        <w:div w:id="1158184924">
          <w:marLeft w:val="640"/>
          <w:marRight w:val="0"/>
          <w:marTop w:val="0"/>
          <w:marBottom w:val="0"/>
          <w:divBdr>
            <w:top w:val="none" w:sz="0" w:space="0" w:color="auto"/>
            <w:left w:val="none" w:sz="0" w:space="0" w:color="auto"/>
            <w:bottom w:val="none" w:sz="0" w:space="0" w:color="auto"/>
            <w:right w:val="none" w:sz="0" w:space="0" w:color="auto"/>
          </w:divBdr>
        </w:div>
        <w:div w:id="929581662">
          <w:marLeft w:val="640"/>
          <w:marRight w:val="0"/>
          <w:marTop w:val="0"/>
          <w:marBottom w:val="0"/>
          <w:divBdr>
            <w:top w:val="none" w:sz="0" w:space="0" w:color="auto"/>
            <w:left w:val="none" w:sz="0" w:space="0" w:color="auto"/>
            <w:bottom w:val="none" w:sz="0" w:space="0" w:color="auto"/>
            <w:right w:val="none" w:sz="0" w:space="0" w:color="auto"/>
          </w:divBdr>
        </w:div>
        <w:div w:id="112208817">
          <w:marLeft w:val="640"/>
          <w:marRight w:val="0"/>
          <w:marTop w:val="0"/>
          <w:marBottom w:val="0"/>
          <w:divBdr>
            <w:top w:val="none" w:sz="0" w:space="0" w:color="auto"/>
            <w:left w:val="none" w:sz="0" w:space="0" w:color="auto"/>
            <w:bottom w:val="none" w:sz="0" w:space="0" w:color="auto"/>
            <w:right w:val="none" w:sz="0" w:space="0" w:color="auto"/>
          </w:divBdr>
        </w:div>
        <w:div w:id="744495977">
          <w:marLeft w:val="640"/>
          <w:marRight w:val="0"/>
          <w:marTop w:val="0"/>
          <w:marBottom w:val="0"/>
          <w:divBdr>
            <w:top w:val="none" w:sz="0" w:space="0" w:color="auto"/>
            <w:left w:val="none" w:sz="0" w:space="0" w:color="auto"/>
            <w:bottom w:val="none" w:sz="0" w:space="0" w:color="auto"/>
            <w:right w:val="none" w:sz="0" w:space="0" w:color="auto"/>
          </w:divBdr>
        </w:div>
        <w:div w:id="139806860">
          <w:marLeft w:val="640"/>
          <w:marRight w:val="0"/>
          <w:marTop w:val="0"/>
          <w:marBottom w:val="0"/>
          <w:divBdr>
            <w:top w:val="none" w:sz="0" w:space="0" w:color="auto"/>
            <w:left w:val="none" w:sz="0" w:space="0" w:color="auto"/>
            <w:bottom w:val="none" w:sz="0" w:space="0" w:color="auto"/>
            <w:right w:val="none" w:sz="0" w:space="0" w:color="auto"/>
          </w:divBdr>
        </w:div>
        <w:div w:id="771170167">
          <w:marLeft w:val="640"/>
          <w:marRight w:val="0"/>
          <w:marTop w:val="0"/>
          <w:marBottom w:val="0"/>
          <w:divBdr>
            <w:top w:val="none" w:sz="0" w:space="0" w:color="auto"/>
            <w:left w:val="none" w:sz="0" w:space="0" w:color="auto"/>
            <w:bottom w:val="none" w:sz="0" w:space="0" w:color="auto"/>
            <w:right w:val="none" w:sz="0" w:space="0" w:color="auto"/>
          </w:divBdr>
        </w:div>
        <w:div w:id="998922490">
          <w:marLeft w:val="640"/>
          <w:marRight w:val="0"/>
          <w:marTop w:val="0"/>
          <w:marBottom w:val="0"/>
          <w:divBdr>
            <w:top w:val="none" w:sz="0" w:space="0" w:color="auto"/>
            <w:left w:val="none" w:sz="0" w:space="0" w:color="auto"/>
            <w:bottom w:val="none" w:sz="0" w:space="0" w:color="auto"/>
            <w:right w:val="none" w:sz="0" w:space="0" w:color="auto"/>
          </w:divBdr>
        </w:div>
        <w:div w:id="170994829">
          <w:marLeft w:val="640"/>
          <w:marRight w:val="0"/>
          <w:marTop w:val="0"/>
          <w:marBottom w:val="0"/>
          <w:divBdr>
            <w:top w:val="none" w:sz="0" w:space="0" w:color="auto"/>
            <w:left w:val="none" w:sz="0" w:space="0" w:color="auto"/>
            <w:bottom w:val="none" w:sz="0" w:space="0" w:color="auto"/>
            <w:right w:val="none" w:sz="0" w:space="0" w:color="auto"/>
          </w:divBdr>
        </w:div>
        <w:div w:id="551575961">
          <w:marLeft w:val="640"/>
          <w:marRight w:val="0"/>
          <w:marTop w:val="0"/>
          <w:marBottom w:val="0"/>
          <w:divBdr>
            <w:top w:val="none" w:sz="0" w:space="0" w:color="auto"/>
            <w:left w:val="none" w:sz="0" w:space="0" w:color="auto"/>
            <w:bottom w:val="none" w:sz="0" w:space="0" w:color="auto"/>
            <w:right w:val="none" w:sz="0" w:space="0" w:color="auto"/>
          </w:divBdr>
        </w:div>
        <w:div w:id="1488205575">
          <w:marLeft w:val="640"/>
          <w:marRight w:val="0"/>
          <w:marTop w:val="0"/>
          <w:marBottom w:val="0"/>
          <w:divBdr>
            <w:top w:val="none" w:sz="0" w:space="0" w:color="auto"/>
            <w:left w:val="none" w:sz="0" w:space="0" w:color="auto"/>
            <w:bottom w:val="none" w:sz="0" w:space="0" w:color="auto"/>
            <w:right w:val="none" w:sz="0" w:space="0" w:color="auto"/>
          </w:divBdr>
        </w:div>
        <w:div w:id="749497161">
          <w:marLeft w:val="640"/>
          <w:marRight w:val="0"/>
          <w:marTop w:val="0"/>
          <w:marBottom w:val="0"/>
          <w:divBdr>
            <w:top w:val="none" w:sz="0" w:space="0" w:color="auto"/>
            <w:left w:val="none" w:sz="0" w:space="0" w:color="auto"/>
            <w:bottom w:val="none" w:sz="0" w:space="0" w:color="auto"/>
            <w:right w:val="none" w:sz="0" w:space="0" w:color="auto"/>
          </w:divBdr>
        </w:div>
        <w:div w:id="2142653789">
          <w:marLeft w:val="640"/>
          <w:marRight w:val="0"/>
          <w:marTop w:val="0"/>
          <w:marBottom w:val="0"/>
          <w:divBdr>
            <w:top w:val="none" w:sz="0" w:space="0" w:color="auto"/>
            <w:left w:val="none" w:sz="0" w:space="0" w:color="auto"/>
            <w:bottom w:val="none" w:sz="0" w:space="0" w:color="auto"/>
            <w:right w:val="none" w:sz="0" w:space="0" w:color="auto"/>
          </w:divBdr>
        </w:div>
        <w:div w:id="1959600463">
          <w:marLeft w:val="640"/>
          <w:marRight w:val="0"/>
          <w:marTop w:val="0"/>
          <w:marBottom w:val="0"/>
          <w:divBdr>
            <w:top w:val="none" w:sz="0" w:space="0" w:color="auto"/>
            <w:left w:val="none" w:sz="0" w:space="0" w:color="auto"/>
            <w:bottom w:val="none" w:sz="0" w:space="0" w:color="auto"/>
            <w:right w:val="none" w:sz="0" w:space="0" w:color="auto"/>
          </w:divBdr>
        </w:div>
        <w:div w:id="1915235913">
          <w:marLeft w:val="640"/>
          <w:marRight w:val="0"/>
          <w:marTop w:val="0"/>
          <w:marBottom w:val="0"/>
          <w:divBdr>
            <w:top w:val="none" w:sz="0" w:space="0" w:color="auto"/>
            <w:left w:val="none" w:sz="0" w:space="0" w:color="auto"/>
            <w:bottom w:val="none" w:sz="0" w:space="0" w:color="auto"/>
            <w:right w:val="none" w:sz="0" w:space="0" w:color="auto"/>
          </w:divBdr>
        </w:div>
        <w:div w:id="1179658838">
          <w:marLeft w:val="640"/>
          <w:marRight w:val="0"/>
          <w:marTop w:val="0"/>
          <w:marBottom w:val="0"/>
          <w:divBdr>
            <w:top w:val="none" w:sz="0" w:space="0" w:color="auto"/>
            <w:left w:val="none" w:sz="0" w:space="0" w:color="auto"/>
            <w:bottom w:val="none" w:sz="0" w:space="0" w:color="auto"/>
            <w:right w:val="none" w:sz="0" w:space="0" w:color="auto"/>
          </w:divBdr>
        </w:div>
        <w:div w:id="837231104">
          <w:marLeft w:val="640"/>
          <w:marRight w:val="0"/>
          <w:marTop w:val="0"/>
          <w:marBottom w:val="0"/>
          <w:divBdr>
            <w:top w:val="none" w:sz="0" w:space="0" w:color="auto"/>
            <w:left w:val="none" w:sz="0" w:space="0" w:color="auto"/>
            <w:bottom w:val="none" w:sz="0" w:space="0" w:color="auto"/>
            <w:right w:val="none" w:sz="0" w:space="0" w:color="auto"/>
          </w:divBdr>
        </w:div>
        <w:div w:id="1750417228">
          <w:marLeft w:val="640"/>
          <w:marRight w:val="0"/>
          <w:marTop w:val="0"/>
          <w:marBottom w:val="0"/>
          <w:divBdr>
            <w:top w:val="none" w:sz="0" w:space="0" w:color="auto"/>
            <w:left w:val="none" w:sz="0" w:space="0" w:color="auto"/>
            <w:bottom w:val="none" w:sz="0" w:space="0" w:color="auto"/>
            <w:right w:val="none" w:sz="0" w:space="0" w:color="auto"/>
          </w:divBdr>
        </w:div>
        <w:div w:id="1343968507">
          <w:marLeft w:val="640"/>
          <w:marRight w:val="0"/>
          <w:marTop w:val="0"/>
          <w:marBottom w:val="0"/>
          <w:divBdr>
            <w:top w:val="none" w:sz="0" w:space="0" w:color="auto"/>
            <w:left w:val="none" w:sz="0" w:space="0" w:color="auto"/>
            <w:bottom w:val="none" w:sz="0" w:space="0" w:color="auto"/>
            <w:right w:val="none" w:sz="0" w:space="0" w:color="auto"/>
          </w:divBdr>
        </w:div>
        <w:div w:id="1094593857">
          <w:marLeft w:val="640"/>
          <w:marRight w:val="0"/>
          <w:marTop w:val="0"/>
          <w:marBottom w:val="0"/>
          <w:divBdr>
            <w:top w:val="none" w:sz="0" w:space="0" w:color="auto"/>
            <w:left w:val="none" w:sz="0" w:space="0" w:color="auto"/>
            <w:bottom w:val="none" w:sz="0" w:space="0" w:color="auto"/>
            <w:right w:val="none" w:sz="0" w:space="0" w:color="auto"/>
          </w:divBdr>
        </w:div>
        <w:div w:id="811754424">
          <w:marLeft w:val="640"/>
          <w:marRight w:val="0"/>
          <w:marTop w:val="0"/>
          <w:marBottom w:val="0"/>
          <w:divBdr>
            <w:top w:val="none" w:sz="0" w:space="0" w:color="auto"/>
            <w:left w:val="none" w:sz="0" w:space="0" w:color="auto"/>
            <w:bottom w:val="none" w:sz="0" w:space="0" w:color="auto"/>
            <w:right w:val="none" w:sz="0" w:space="0" w:color="auto"/>
          </w:divBdr>
        </w:div>
      </w:divsChild>
    </w:div>
    <w:div w:id="1032655571">
      <w:bodyDiv w:val="1"/>
      <w:marLeft w:val="0"/>
      <w:marRight w:val="0"/>
      <w:marTop w:val="0"/>
      <w:marBottom w:val="0"/>
      <w:divBdr>
        <w:top w:val="none" w:sz="0" w:space="0" w:color="auto"/>
        <w:left w:val="none" w:sz="0" w:space="0" w:color="auto"/>
        <w:bottom w:val="none" w:sz="0" w:space="0" w:color="auto"/>
        <w:right w:val="none" w:sz="0" w:space="0" w:color="auto"/>
      </w:divBdr>
      <w:divsChild>
        <w:div w:id="640304593">
          <w:marLeft w:val="640"/>
          <w:marRight w:val="0"/>
          <w:marTop w:val="0"/>
          <w:marBottom w:val="0"/>
          <w:divBdr>
            <w:top w:val="none" w:sz="0" w:space="0" w:color="auto"/>
            <w:left w:val="none" w:sz="0" w:space="0" w:color="auto"/>
            <w:bottom w:val="none" w:sz="0" w:space="0" w:color="auto"/>
            <w:right w:val="none" w:sz="0" w:space="0" w:color="auto"/>
          </w:divBdr>
        </w:div>
        <w:div w:id="190924179">
          <w:marLeft w:val="640"/>
          <w:marRight w:val="0"/>
          <w:marTop w:val="0"/>
          <w:marBottom w:val="0"/>
          <w:divBdr>
            <w:top w:val="none" w:sz="0" w:space="0" w:color="auto"/>
            <w:left w:val="none" w:sz="0" w:space="0" w:color="auto"/>
            <w:bottom w:val="none" w:sz="0" w:space="0" w:color="auto"/>
            <w:right w:val="none" w:sz="0" w:space="0" w:color="auto"/>
          </w:divBdr>
        </w:div>
        <w:div w:id="778140931">
          <w:marLeft w:val="640"/>
          <w:marRight w:val="0"/>
          <w:marTop w:val="0"/>
          <w:marBottom w:val="0"/>
          <w:divBdr>
            <w:top w:val="none" w:sz="0" w:space="0" w:color="auto"/>
            <w:left w:val="none" w:sz="0" w:space="0" w:color="auto"/>
            <w:bottom w:val="none" w:sz="0" w:space="0" w:color="auto"/>
            <w:right w:val="none" w:sz="0" w:space="0" w:color="auto"/>
          </w:divBdr>
        </w:div>
        <w:div w:id="88547901">
          <w:marLeft w:val="640"/>
          <w:marRight w:val="0"/>
          <w:marTop w:val="0"/>
          <w:marBottom w:val="0"/>
          <w:divBdr>
            <w:top w:val="none" w:sz="0" w:space="0" w:color="auto"/>
            <w:left w:val="none" w:sz="0" w:space="0" w:color="auto"/>
            <w:bottom w:val="none" w:sz="0" w:space="0" w:color="auto"/>
            <w:right w:val="none" w:sz="0" w:space="0" w:color="auto"/>
          </w:divBdr>
        </w:div>
        <w:div w:id="42367463">
          <w:marLeft w:val="640"/>
          <w:marRight w:val="0"/>
          <w:marTop w:val="0"/>
          <w:marBottom w:val="0"/>
          <w:divBdr>
            <w:top w:val="none" w:sz="0" w:space="0" w:color="auto"/>
            <w:left w:val="none" w:sz="0" w:space="0" w:color="auto"/>
            <w:bottom w:val="none" w:sz="0" w:space="0" w:color="auto"/>
            <w:right w:val="none" w:sz="0" w:space="0" w:color="auto"/>
          </w:divBdr>
        </w:div>
        <w:div w:id="1151560487">
          <w:marLeft w:val="640"/>
          <w:marRight w:val="0"/>
          <w:marTop w:val="0"/>
          <w:marBottom w:val="0"/>
          <w:divBdr>
            <w:top w:val="none" w:sz="0" w:space="0" w:color="auto"/>
            <w:left w:val="none" w:sz="0" w:space="0" w:color="auto"/>
            <w:bottom w:val="none" w:sz="0" w:space="0" w:color="auto"/>
            <w:right w:val="none" w:sz="0" w:space="0" w:color="auto"/>
          </w:divBdr>
        </w:div>
        <w:div w:id="1712532496">
          <w:marLeft w:val="640"/>
          <w:marRight w:val="0"/>
          <w:marTop w:val="0"/>
          <w:marBottom w:val="0"/>
          <w:divBdr>
            <w:top w:val="none" w:sz="0" w:space="0" w:color="auto"/>
            <w:left w:val="none" w:sz="0" w:space="0" w:color="auto"/>
            <w:bottom w:val="none" w:sz="0" w:space="0" w:color="auto"/>
            <w:right w:val="none" w:sz="0" w:space="0" w:color="auto"/>
          </w:divBdr>
        </w:div>
        <w:div w:id="1843660653">
          <w:marLeft w:val="640"/>
          <w:marRight w:val="0"/>
          <w:marTop w:val="0"/>
          <w:marBottom w:val="0"/>
          <w:divBdr>
            <w:top w:val="none" w:sz="0" w:space="0" w:color="auto"/>
            <w:left w:val="none" w:sz="0" w:space="0" w:color="auto"/>
            <w:bottom w:val="none" w:sz="0" w:space="0" w:color="auto"/>
            <w:right w:val="none" w:sz="0" w:space="0" w:color="auto"/>
          </w:divBdr>
        </w:div>
        <w:div w:id="1529830193">
          <w:marLeft w:val="640"/>
          <w:marRight w:val="0"/>
          <w:marTop w:val="0"/>
          <w:marBottom w:val="0"/>
          <w:divBdr>
            <w:top w:val="none" w:sz="0" w:space="0" w:color="auto"/>
            <w:left w:val="none" w:sz="0" w:space="0" w:color="auto"/>
            <w:bottom w:val="none" w:sz="0" w:space="0" w:color="auto"/>
            <w:right w:val="none" w:sz="0" w:space="0" w:color="auto"/>
          </w:divBdr>
        </w:div>
        <w:div w:id="2112360179">
          <w:marLeft w:val="640"/>
          <w:marRight w:val="0"/>
          <w:marTop w:val="0"/>
          <w:marBottom w:val="0"/>
          <w:divBdr>
            <w:top w:val="none" w:sz="0" w:space="0" w:color="auto"/>
            <w:left w:val="none" w:sz="0" w:space="0" w:color="auto"/>
            <w:bottom w:val="none" w:sz="0" w:space="0" w:color="auto"/>
            <w:right w:val="none" w:sz="0" w:space="0" w:color="auto"/>
          </w:divBdr>
        </w:div>
        <w:div w:id="259677985">
          <w:marLeft w:val="640"/>
          <w:marRight w:val="0"/>
          <w:marTop w:val="0"/>
          <w:marBottom w:val="0"/>
          <w:divBdr>
            <w:top w:val="none" w:sz="0" w:space="0" w:color="auto"/>
            <w:left w:val="none" w:sz="0" w:space="0" w:color="auto"/>
            <w:bottom w:val="none" w:sz="0" w:space="0" w:color="auto"/>
            <w:right w:val="none" w:sz="0" w:space="0" w:color="auto"/>
          </w:divBdr>
        </w:div>
        <w:div w:id="519197635">
          <w:marLeft w:val="640"/>
          <w:marRight w:val="0"/>
          <w:marTop w:val="0"/>
          <w:marBottom w:val="0"/>
          <w:divBdr>
            <w:top w:val="none" w:sz="0" w:space="0" w:color="auto"/>
            <w:left w:val="none" w:sz="0" w:space="0" w:color="auto"/>
            <w:bottom w:val="none" w:sz="0" w:space="0" w:color="auto"/>
            <w:right w:val="none" w:sz="0" w:space="0" w:color="auto"/>
          </w:divBdr>
        </w:div>
        <w:div w:id="1932354582">
          <w:marLeft w:val="640"/>
          <w:marRight w:val="0"/>
          <w:marTop w:val="0"/>
          <w:marBottom w:val="0"/>
          <w:divBdr>
            <w:top w:val="none" w:sz="0" w:space="0" w:color="auto"/>
            <w:left w:val="none" w:sz="0" w:space="0" w:color="auto"/>
            <w:bottom w:val="none" w:sz="0" w:space="0" w:color="auto"/>
            <w:right w:val="none" w:sz="0" w:space="0" w:color="auto"/>
          </w:divBdr>
        </w:div>
        <w:div w:id="1253247264">
          <w:marLeft w:val="640"/>
          <w:marRight w:val="0"/>
          <w:marTop w:val="0"/>
          <w:marBottom w:val="0"/>
          <w:divBdr>
            <w:top w:val="none" w:sz="0" w:space="0" w:color="auto"/>
            <w:left w:val="none" w:sz="0" w:space="0" w:color="auto"/>
            <w:bottom w:val="none" w:sz="0" w:space="0" w:color="auto"/>
            <w:right w:val="none" w:sz="0" w:space="0" w:color="auto"/>
          </w:divBdr>
        </w:div>
        <w:div w:id="576402378">
          <w:marLeft w:val="640"/>
          <w:marRight w:val="0"/>
          <w:marTop w:val="0"/>
          <w:marBottom w:val="0"/>
          <w:divBdr>
            <w:top w:val="none" w:sz="0" w:space="0" w:color="auto"/>
            <w:left w:val="none" w:sz="0" w:space="0" w:color="auto"/>
            <w:bottom w:val="none" w:sz="0" w:space="0" w:color="auto"/>
            <w:right w:val="none" w:sz="0" w:space="0" w:color="auto"/>
          </w:divBdr>
        </w:div>
        <w:div w:id="1633827767">
          <w:marLeft w:val="640"/>
          <w:marRight w:val="0"/>
          <w:marTop w:val="0"/>
          <w:marBottom w:val="0"/>
          <w:divBdr>
            <w:top w:val="none" w:sz="0" w:space="0" w:color="auto"/>
            <w:left w:val="none" w:sz="0" w:space="0" w:color="auto"/>
            <w:bottom w:val="none" w:sz="0" w:space="0" w:color="auto"/>
            <w:right w:val="none" w:sz="0" w:space="0" w:color="auto"/>
          </w:divBdr>
        </w:div>
        <w:div w:id="1883861840">
          <w:marLeft w:val="640"/>
          <w:marRight w:val="0"/>
          <w:marTop w:val="0"/>
          <w:marBottom w:val="0"/>
          <w:divBdr>
            <w:top w:val="none" w:sz="0" w:space="0" w:color="auto"/>
            <w:left w:val="none" w:sz="0" w:space="0" w:color="auto"/>
            <w:bottom w:val="none" w:sz="0" w:space="0" w:color="auto"/>
            <w:right w:val="none" w:sz="0" w:space="0" w:color="auto"/>
          </w:divBdr>
        </w:div>
        <w:div w:id="2059938397">
          <w:marLeft w:val="640"/>
          <w:marRight w:val="0"/>
          <w:marTop w:val="0"/>
          <w:marBottom w:val="0"/>
          <w:divBdr>
            <w:top w:val="none" w:sz="0" w:space="0" w:color="auto"/>
            <w:left w:val="none" w:sz="0" w:space="0" w:color="auto"/>
            <w:bottom w:val="none" w:sz="0" w:space="0" w:color="auto"/>
            <w:right w:val="none" w:sz="0" w:space="0" w:color="auto"/>
          </w:divBdr>
        </w:div>
        <w:div w:id="1160000086">
          <w:marLeft w:val="640"/>
          <w:marRight w:val="0"/>
          <w:marTop w:val="0"/>
          <w:marBottom w:val="0"/>
          <w:divBdr>
            <w:top w:val="none" w:sz="0" w:space="0" w:color="auto"/>
            <w:left w:val="none" w:sz="0" w:space="0" w:color="auto"/>
            <w:bottom w:val="none" w:sz="0" w:space="0" w:color="auto"/>
            <w:right w:val="none" w:sz="0" w:space="0" w:color="auto"/>
          </w:divBdr>
        </w:div>
        <w:div w:id="566376394">
          <w:marLeft w:val="640"/>
          <w:marRight w:val="0"/>
          <w:marTop w:val="0"/>
          <w:marBottom w:val="0"/>
          <w:divBdr>
            <w:top w:val="none" w:sz="0" w:space="0" w:color="auto"/>
            <w:left w:val="none" w:sz="0" w:space="0" w:color="auto"/>
            <w:bottom w:val="none" w:sz="0" w:space="0" w:color="auto"/>
            <w:right w:val="none" w:sz="0" w:space="0" w:color="auto"/>
          </w:divBdr>
        </w:div>
        <w:div w:id="1441562481">
          <w:marLeft w:val="640"/>
          <w:marRight w:val="0"/>
          <w:marTop w:val="0"/>
          <w:marBottom w:val="0"/>
          <w:divBdr>
            <w:top w:val="none" w:sz="0" w:space="0" w:color="auto"/>
            <w:left w:val="none" w:sz="0" w:space="0" w:color="auto"/>
            <w:bottom w:val="none" w:sz="0" w:space="0" w:color="auto"/>
            <w:right w:val="none" w:sz="0" w:space="0" w:color="auto"/>
          </w:divBdr>
        </w:div>
        <w:div w:id="948469697">
          <w:marLeft w:val="640"/>
          <w:marRight w:val="0"/>
          <w:marTop w:val="0"/>
          <w:marBottom w:val="0"/>
          <w:divBdr>
            <w:top w:val="none" w:sz="0" w:space="0" w:color="auto"/>
            <w:left w:val="none" w:sz="0" w:space="0" w:color="auto"/>
            <w:bottom w:val="none" w:sz="0" w:space="0" w:color="auto"/>
            <w:right w:val="none" w:sz="0" w:space="0" w:color="auto"/>
          </w:divBdr>
        </w:div>
        <w:div w:id="805777710">
          <w:marLeft w:val="640"/>
          <w:marRight w:val="0"/>
          <w:marTop w:val="0"/>
          <w:marBottom w:val="0"/>
          <w:divBdr>
            <w:top w:val="none" w:sz="0" w:space="0" w:color="auto"/>
            <w:left w:val="none" w:sz="0" w:space="0" w:color="auto"/>
            <w:bottom w:val="none" w:sz="0" w:space="0" w:color="auto"/>
            <w:right w:val="none" w:sz="0" w:space="0" w:color="auto"/>
          </w:divBdr>
        </w:div>
        <w:div w:id="1041827486">
          <w:marLeft w:val="640"/>
          <w:marRight w:val="0"/>
          <w:marTop w:val="0"/>
          <w:marBottom w:val="0"/>
          <w:divBdr>
            <w:top w:val="none" w:sz="0" w:space="0" w:color="auto"/>
            <w:left w:val="none" w:sz="0" w:space="0" w:color="auto"/>
            <w:bottom w:val="none" w:sz="0" w:space="0" w:color="auto"/>
            <w:right w:val="none" w:sz="0" w:space="0" w:color="auto"/>
          </w:divBdr>
        </w:div>
        <w:div w:id="1918242884">
          <w:marLeft w:val="640"/>
          <w:marRight w:val="0"/>
          <w:marTop w:val="0"/>
          <w:marBottom w:val="0"/>
          <w:divBdr>
            <w:top w:val="none" w:sz="0" w:space="0" w:color="auto"/>
            <w:left w:val="none" w:sz="0" w:space="0" w:color="auto"/>
            <w:bottom w:val="none" w:sz="0" w:space="0" w:color="auto"/>
            <w:right w:val="none" w:sz="0" w:space="0" w:color="auto"/>
          </w:divBdr>
        </w:div>
        <w:div w:id="248466613">
          <w:marLeft w:val="640"/>
          <w:marRight w:val="0"/>
          <w:marTop w:val="0"/>
          <w:marBottom w:val="0"/>
          <w:divBdr>
            <w:top w:val="none" w:sz="0" w:space="0" w:color="auto"/>
            <w:left w:val="none" w:sz="0" w:space="0" w:color="auto"/>
            <w:bottom w:val="none" w:sz="0" w:space="0" w:color="auto"/>
            <w:right w:val="none" w:sz="0" w:space="0" w:color="auto"/>
          </w:divBdr>
        </w:div>
        <w:div w:id="1810826740">
          <w:marLeft w:val="640"/>
          <w:marRight w:val="0"/>
          <w:marTop w:val="0"/>
          <w:marBottom w:val="0"/>
          <w:divBdr>
            <w:top w:val="none" w:sz="0" w:space="0" w:color="auto"/>
            <w:left w:val="none" w:sz="0" w:space="0" w:color="auto"/>
            <w:bottom w:val="none" w:sz="0" w:space="0" w:color="auto"/>
            <w:right w:val="none" w:sz="0" w:space="0" w:color="auto"/>
          </w:divBdr>
        </w:div>
        <w:div w:id="1960795967">
          <w:marLeft w:val="640"/>
          <w:marRight w:val="0"/>
          <w:marTop w:val="0"/>
          <w:marBottom w:val="0"/>
          <w:divBdr>
            <w:top w:val="none" w:sz="0" w:space="0" w:color="auto"/>
            <w:left w:val="none" w:sz="0" w:space="0" w:color="auto"/>
            <w:bottom w:val="none" w:sz="0" w:space="0" w:color="auto"/>
            <w:right w:val="none" w:sz="0" w:space="0" w:color="auto"/>
          </w:divBdr>
        </w:div>
        <w:div w:id="355279352">
          <w:marLeft w:val="640"/>
          <w:marRight w:val="0"/>
          <w:marTop w:val="0"/>
          <w:marBottom w:val="0"/>
          <w:divBdr>
            <w:top w:val="none" w:sz="0" w:space="0" w:color="auto"/>
            <w:left w:val="none" w:sz="0" w:space="0" w:color="auto"/>
            <w:bottom w:val="none" w:sz="0" w:space="0" w:color="auto"/>
            <w:right w:val="none" w:sz="0" w:space="0" w:color="auto"/>
          </w:divBdr>
        </w:div>
        <w:div w:id="735204668">
          <w:marLeft w:val="640"/>
          <w:marRight w:val="0"/>
          <w:marTop w:val="0"/>
          <w:marBottom w:val="0"/>
          <w:divBdr>
            <w:top w:val="none" w:sz="0" w:space="0" w:color="auto"/>
            <w:left w:val="none" w:sz="0" w:space="0" w:color="auto"/>
            <w:bottom w:val="none" w:sz="0" w:space="0" w:color="auto"/>
            <w:right w:val="none" w:sz="0" w:space="0" w:color="auto"/>
          </w:divBdr>
        </w:div>
        <w:div w:id="1951693019">
          <w:marLeft w:val="640"/>
          <w:marRight w:val="0"/>
          <w:marTop w:val="0"/>
          <w:marBottom w:val="0"/>
          <w:divBdr>
            <w:top w:val="none" w:sz="0" w:space="0" w:color="auto"/>
            <w:left w:val="none" w:sz="0" w:space="0" w:color="auto"/>
            <w:bottom w:val="none" w:sz="0" w:space="0" w:color="auto"/>
            <w:right w:val="none" w:sz="0" w:space="0" w:color="auto"/>
          </w:divBdr>
        </w:div>
        <w:div w:id="306784266">
          <w:marLeft w:val="640"/>
          <w:marRight w:val="0"/>
          <w:marTop w:val="0"/>
          <w:marBottom w:val="0"/>
          <w:divBdr>
            <w:top w:val="none" w:sz="0" w:space="0" w:color="auto"/>
            <w:left w:val="none" w:sz="0" w:space="0" w:color="auto"/>
            <w:bottom w:val="none" w:sz="0" w:space="0" w:color="auto"/>
            <w:right w:val="none" w:sz="0" w:space="0" w:color="auto"/>
          </w:divBdr>
        </w:div>
        <w:div w:id="628628000">
          <w:marLeft w:val="640"/>
          <w:marRight w:val="0"/>
          <w:marTop w:val="0"/>
          <w:marBottom w:val="0"/>
          <w:divBdr>
            <w:top w:val="none" w:sz="0" w:space="0" w:color="auto"/>
            <w:left w:val="none" w:sz="0" w:space="0" w:color="auto"/>
            <w:bottom w:val="none" w:sz="0" w:space="0" w:color="auto"/>
            <w:right w:val="none" w:sz="0" w:space="0" w:color="auto"/>
          </w:divBdr>
        </w:div>
        <w:div w:id="1019048138">
          <w:marLeft w:val="640"/>
          <w:marRight w:val="0"/>
          <w:marTop w:val="0"/>
          <w:marBottom w:val="0"/>
          <w:divBdr>
            <w:top w:val="none" w:sz="0" w:space="0" w:color="auto"/>
            <w:left w:val="none" w:sz="0" w:space="0" w:color="auto"/>
            <w:bottom w:val="none" w:sz="0" w:space="0" w:color="auto"/>
            <w:right w:val="none" w:sz="0" w:space="0" w:color="auto"/>
          </w:divBdr>
        </w:div>
        <w:div w:id="487015487">
          <w:marLeft w:val="640"/>
          <w:marRight w:val="0"/>
          <w:marTop w:val="0"/>
          <w:marBottom w:val="0"/>
          <w:divBdr>
            <w:top w:val="none" w:sz="0" w:space="0" w:color="auto"/>
            <w:left w:val="none" w:sz="0" w:space="0" w:color="auto"/>
            <w:bottom w:val="none" w:sz="0" w:space="0" w:color="auto"/>
            <w:right w:val="none" w:sz="0" w:space="0" w:color="auto"/>
          </w:divBdr>
        </w:div>
        <w:div w:id="908809142">
          <w:marLeft w:val="640"/>
          <w:marRight w:val="0"/>
          <w:marTop w:val="0"/>
          <w:marBottom w:val="0"/>
          <w:divBdr>
            <w:top w:val="none" w:sz="0" w:space="0" w:color="auto"/>
            <w:left w:val="none" w:sz="0" w:space="0" w:color="auto"/>
            <w:bottom w:val="none" w:sz="0" w:space="0" w:color="auto"/>
            <w:right w:val="none" w:sz="0" w:space="0" w:color="auto"/>
          </w:divBdr>
        </w:div>
        <w:div w:id="526868751">
          <w:marLeft w:val="640"/>
          <w:marRight w:val="0"/>
          <w:marTop w:val="0"/>
          <w:marBottom w:val="0"/>
          <w:divBdr>
            <w:top w:val="none" w:sz="0" w:space="0" w:color="auto"/>
            <w:left w:val="none" w:sz="0" w:space="0" w:color="auto"/>
            <w:bottom w:val="none" w:sz="0" w:space="0" w:color="auto"/>
            <w:right w:val="none" w:sz="0" w:space="0" w:color="auto"/>
          </w:divBdr>
        </w:div>
        <w:div w:id="642856421">
          <w:marLeft w:val="640"/>
          <w:marRight w:val="0"/>
          <w:marTop w:val="0"/>
          <w:marBottom w:val="0"/>
          <w:divBdr>
            <w:top w:val="none" w:sz="0" w:space="0" w:color="auto"/>
            <w:left w:val="none" w:sz="0" w:space="0" w:color="auto"/>
            <w:bottom w:val="none" w:sz="0" w:space="0" w:color="auto"/>
            <w:right w:val="none" w:sz="0" w:space="0" w:color="auto"/>
          </w:divBdr>
        </w:div>
        <w:div w:id="549347836">
          <w:marLeft w:val="640"/>
          <w:marRight w:val="0"/>
          <w:marTop w:val="0"/>
          <w:marBottom w:val="0"/>
          <w:divBdr>
            <w:top w:val="none" w:sz="0" w:space="0" w:color="auto"/>
            <w:left w:val="none" w:sz="0" w:space="0" w:color="auto"/>
            <w:bottom w:val="none" w:sz="0" w:space="0" w:color="auto"/>
            <w:right w:val="none" w:sz="0" w:space="0" w:color="auto"/>
          </w:divBdr>
        </w:div>
        <w:div w:id="532108856">
          <w:marLeft w:val="640"/>
          <w:marRight w:val="0"/>
          <w:marTop w:val="0"/>
          <w:marBottom w:val="0"/>
          <w:divBdr>
            <w:top w:val="none" w:sz="0" w:space="0" w:color="auto"/>
            <w:left w:val="none" w:sz="0" w:space="0" w:color="auto"/>
            <w:bottom w:val="none" w:sz="0" w:space="0" w:color="auto"/>
            <w:right w:val="none" w:sz="0" w:space="0" w:color="auto"/>
          </w:divBdr>
        </w:div>
        <w:div w:id="1038354508">
          <w:marLeft w:val="640"/>
          <w:marRight w:val="0"/>
          <w:marTop w:val="0"/>
          <w:marBottom w:val="0"/>
          <w:divBdr>
            <w:top w:val="none" w:sz="0" w:space="0" w:color="auto"/>
            <w:left w:val="none" w:sz="0" w:space="0" w:color="auto"/>
            <w:bottom w:val="none" w:sz="0" w:space="0" w:color="auto"/>
            <w:right w:val="none" w:sz="0" w:space="0" w:color="auto"/>
          </w:divBdr>
        </w:div>
        <w:div w:id="1170754719">
          <w:marLeft w:val="640"/>
          <w:marRight w:val="0"/>
          <w:marTop w:val="0"/>
          <w:marBottom w:val="0"/>
          <w:divBdr>
            <w:top w:val="none" w:sz="0" w:space="0" w:color="auto"/>
            <w:left w:val="none" w:sz="0" w:space="0" w:color="auto"/>
            <w:bottom w:val="none" w:sz="0" w:space="0" w:color="auto"/>
            <w:right w:val="none" w:sz="0" w:space="0" w:color="auto"/>
          </w:divBdr>
        </w:div>
        <w:div w:id="274486971">
          <w:marLeft w:val="640"/>
          <w:marRight w:val="0"/>
          <w:marTop w:val="0"/>
          <w:marBottom w:val="0"/>
          <w:divBdr>
            <w:top w:val="none" w:sz="0" w:space="0" w:color="auto"/>
            <w:left w:val="none" w:sz="0" w:space="0" w:color="auto"/>
            <w:bottom w:val="none" w:sz="0" w:space="0" w:color="auto"/>
            <w:right w:val="none" w:sz="0" w:space="0" w:color="auto"/>
          </w:divBdr>
        </w:div>
        <w:div w:id="1936667376">
          <w:marLeft w:val="640"/>
          <w:marRight w:val="0"/>
          <w:marTop w:val="0"/>
          <w:marBottom w:val="0"/>
          <w:divBdr>
            <w:top w:val="none" w:sz="0" w:space="0" w:color="auto"/>
            <w:left w:val="none" w:sz="0" w:space="0" w:color="auto"/>
            <w:bottom w:val="none" w:sz="0" w:space="0" w:color="auto"/>
            <w:right w:val="none" w:sz="0" w:space="0" w:color="auto"/>
          </w:divBdr>
        </w:div>
        <w:div w:id="1047605918">
          <w:marLeft w:val="640"/>
          <w:marRight w:val="0"/>
          <w:marTop w:val="0"/>
          <w:marBottom w:val="0"/>
          <w:divBdr>
            <w:top w:val="none" w:sz="0" w:space="0" w:color="auto"/>
            <w:left w:val="none" w:sz="0" w:space="0" w:color="auto"/>
            <w:bottom w:val="none" w:sz="0" w:space="0" w:color="auto"/>
            <w:right w:val="none" w:sz="0" w:space="0" w:color="auto"/>
          </w:divBdr>
        </w:div>
        <w:div w:id="2144422195">
          <w:marLeft w:val="640"/>
          <w:marRight w:val="0"/>
          <w:marTop w:val="0"/>
          <w:marBottom w:val="0"/>
          <w:divBdr>
            <w:top w:val="none" w:sz="0" w:space="0" w:color="auto"/>
            <w:left w:val="none" w:sz="0" w:space="0" w:color="auto"/>
            <w:bottom w:val="none" w:sz="0" w:space="0" w:color="auto"/>
            <w:right w:val="none" w:sz="0" w:space="0" w:color="auto"/>
          </w:divBdr>
        </w:div>
        <w:div w:id="1267887529">
          <w:marLeft w:val="640"/>
          <w:marRight w:val="0"/>
          <w:marTop w:val="0"/>
          <w:marBottom w:val="0"/>
          <w:divBdr>
            <w:top w:val="none" w:sz="0" w:space="0" w:color="auto"/>
            <w:left w:val="none" w:sz="0" w:space="0" w:color="auto"/>
            <w:bottom w:val="none" w:sz="0" w:space="0" w:color="auto"/>
            <w:right w:val="none" w:sz="0" w:space="0" w:color="auto"/>
          </w:divBdr>
        </w:div>
        <w:div w:id="643587357">
          <w:marLeft w:val="640"/>
          <w:marRight w:val="0"/>
          <w:marTop w:val="0"/>
          <w:marBottom w:val="0"/>
          <w:divBdr>
            <w:top w:val="none" w:sz="0" w:space="0" w:color="auto"/>
            <w:left w:val="none" w:sz="0" w:space="0" w:color="auto"/>
            <w:bottom w:val="none" w:sz="0" w:space="0" w:color="auto"/>
            <w:right w:val="none" w:sz="0" w:space="0" w:color="auto"/>
          </w:divBdr>
        </w:div>
        <w:div w:id="963539943">
          <w:marLeft w:val="640"/>
          <w:marRight w:val="0"/>
          <w:marTop w:val="0"/>
          <w:marBottom w:val="0"/>
          <w:divBdr>
            <w:top w:val="none" w:sz="0" w:space="0" w:color="auto"/>
            <w:left w:val="none" w:sz="0" w:space="0" w:color="auto"/>
            <w:bottom w:val="none" w:sz="0" w:space="0" w:color="auto"/>
            <w:right w:val="none" w:sz="0" w:space="0" w:color="auto"/>
          </w:divBdr>
        </w:div>
        <w:div w:id="190842358">
          <w:marLeft w:val="640"/>
          <w:marRight w:val="0"/>
          <w:marTop w:val="0"/>
          <w:marBottom w:val="0"/>
          <w:divBdr>
            <w:top w:val="none" w:sz="0" w:space="0" w:color="auto"/>
            <w:left w:val="none" w:sz="0" w:space="0" w:color="auto"/>
            <w:bottom w:val="none" w:sz="0" w:space="0" w:color="auto"/>
            <w:right w:val="none" w:sz="0" w:space="0" w:color="auto"/>
          </w:divBdr>
        </w:div>
        <w:div w:id="1183859780">
          <w:marLeft w:val="640"/>
          <w:marRight w:val="0"/>
          <w:marTop w:val="0"/>
          <w:marBottom w:val="0"/>
          <w:divBdr>
            <w:top w:val="none" w:sz="0" w:space="0" w:color="auto"/>
            <w:left w:val="none" w:sz="0" w:space="0" w:color="auto"/>
            <w:bottom w:val="none" w:sz="0" w:space="0" w:color="auto"/>
            <w:right w:val="none" w:sz="0" w:space="0" w:color="auto"/>
          </w:divBdr>
        </w:div>
        <w:div w:id="1943950623">
          <w:marLeft w:val="640"/>
          <w:marRight w:val="0"/>
          <w:marTop w:val="0"/>
          <w:marBottom w:val="0"/>
          <w:divBdr>
            <w:top w:val="none" w:sz="0" w:space="0" w:color="auto"/>
            <w:left w:val="none" w:sz="0" w:space="0" w:color="auto"/>
            <w:bottom w:val="none" w:sz="0" w:space="0" w:color="auto"/>
            <w:right w:val="none" w:sz="0" w:space="0" w:color="auto"/>
          </w:divBdr>
        </w:div>
        <w:div w:id="946930301">
          <w:marLeft w:val="640"/>
          <w:marRight w:val="0"/>
          <w:marTop w:val="0"/>
          <w:marBottom w:val="0"/>
          <w:divBdr>
            <w:top w:val="none" w:sz="0" w:space="0" w:color="auto"/>
            <w:left w:val="none" w:sz="0" w:space="0" w:color="auto"/>
            <w:bottom w:val="none" w:sz="0" w:space="0" w:color="auto"/>
            <w:right w:val="none" w:sz="0" w:space="0" w:color="auto"/>
          </w:divBdr>
        </w:div>
        <w:div w:id="1804227874">
          <w:marLeft w:val="640"/>
          <w:marRight w:val="0"/>
          <w:marTop w:val="0"/>
          <w:marBottom w:val="0"/>
          <w:divBdr>
            <w:top w:val="none" w:sz="0" w:space="0" w:color="auto"/>
            <w:left w:val="none" w:sz="0" w:space="0" w:color="auto"/>
            <w:bottom w:val="none" w:sz="0" w:space="0" w:color="auto"/>
            <w:right w:val="none" w:sz="0" w:space="0" w:color="auto"/>
          </w:divBdr>
        </w:div>
        <w:div w:id="309020273">
          <w:marLeft w:val="640"/>
          <w:marRight w:val="0"/>
          <w:marTop w:val="0"/>
          <w:marBottom w:val="0"/>
          <w:divBdr>
            <w:top w:val="none" w:sz="0" w:space="0" w:color="auto"/>
            <w:left w:val="none" w:sz="0" w:space="0" w:color="auto"/>
            <w:bottom w:val="none" w:sz="0" w:space="0" w:color="auto"/>
            <w:right w:val="none" w:sz="0" w:space="0" w:color="auto"/>
          </w:divBdr>
        </w:div>
        <w:div w:id="1896113984">
          <w:marLeft w:val="640"/>
          <w:marRight w:val="0"/>
          <w:marTop w:val="0"/>
          <w:marBottom w:val="0"/>
          <w:divBdr>
            <w:top w:val="none" w:sz="0" w:space="0" w:color="auto"/>
            <w:left w:val="none" w:sz="0" w:space="0" w:color="auto"/>
            <w:bottom w:val="none" w:sz="0" w:space="0" w:color="auto"/>
            <w:right w:val="none" w:sz="0" w:space="0" w:color="auto"/>
          </w:divBdr>
        </w:div>
        <w:div w:id="568853050">
          <w:marLeft w:val="640"/>
          <w:marRight w:val="0"/>
          <w:marTop w:val="0"/>
          <w:marBottom w:val="0"/>
          <w:divBdr>
            <w:top w:val="none" w:sz="0" w:space="0" w:color="auto"/>
            <w:left w:val="none" w:sz="0" w:space="0" w:color="auto"/>
            <w:bottom w:val="none" w:sz="0" w:space="0" w:color="auto"/>
            <w:right w:val="none" w:sz="0" w:space="0" w:color="auto"/>
          </w:divBdr>
        </w:div>
        <w:div w:id="76634653">
          <w:marLeft w:val="640"/>
          <w:marRight w:val="0"/>
          <w:marTop w:val="0"/>
          <w:marBottom w:val="0"/>
          <w:divBdr>
            <w:top w:val="none" w:sz="0" w:space="0" w:color="auto"/>
            <w:left w:val="none" w:sz="0" w:space="0" w:color="auto"/>
            <w:bottom w:val="none" w:sz="0" w:space="0" w:color="auto"/>
            <w:right w:val="none" w:sz="0" w:space="0" w:color="auto"/>
          </w:divBdr>
        </w:div>
        <w:div w:id="998532798">
          <w:marLeft w:val="640"/>
          <w:marRight w:val="0"/>
          <w:marTop w:val="0"/>
          <w:marBottom w:val="0"/>
          <w:divBdr>
            <w:top w:val="none" w:sz="0" w:space="0" w:color="auto"/>
            <w:left w:val="none" w:sz="0" w:space="0" w:color="auto"/>
            <w:bottom w:val="none" w:sz="0" w:space="0" w:color="auto"/>
            <w:right w:val="none" w:sz="0" w:space="0" w:color="auto"/>
          </w:divBdr>
        </w:div>
        <w:div w:id="1027023353">
          <w:marLeft w:val="640"/>
          <w:marRight w:val="0"/>
          <w:marTop w:val="0"/>
          <w:marBottom w:val="0"/>
          <w:divBdr>
            <w:top w:val="none" w:sz="0" w:space="0" w:color="auto"/>
            <w:left w:val="none" w:sz="0" w:space="0" w:color="auto"/>
            <w:bottom w:val="none" w:sz="0" w:space="0" w:color="auto"/>
            <w:right w:val="none" w:sz="0" w:space="0" w:color="auto"/>
          </w:divBdr>
        </w:div>
        <w:div w:id="1325621167">
          <w:marLeft w:val="640"/>
          <w:marRight w:val="0"/>
          <w:marTop w:val="0"/>
          <w:marBottom w:val="0"/>
          <w:divBdr>
            <w:top w:val="none" w:sz="0" w:space="0" w:color="auto"/>
            <w:left w:val="none" w:sz="0" w:space="0" w:color="auto"/>
            <w:bottom w:val="none" w:sz="0" w:space="0" w:color="auto"/>
            <w:right w:val="none" w:sz="0" w:space="0" w:color="auto"/>
          </w:divBdr>
        </w:div>
        <w:div w:id="1428310727">
          <w:marLeft w:val="640"/>
          <w:marRight w:val="0"/>
          <w:marTop w:val="0"/>
          <w:marBottom w:val="0"/>
          <w:divBdr>
            <w:top w:val="none" w:sz="0" w:space="0" w:color="auto"/>
            <w:left w:val="none" w:sz="0" w:space="0" w:color="auto"/>
            <w:bottom w:val="none" w:sz="0" w:space="0" w:color="auto"/>
            <w:right w:val="none" w:sz="0" w:space="0" w:color="auto"/>
          </w:divBdr>
        </w:div>
        <w:div w:id="1476875275">
          <w:marLeft w:val="640"/>
          <w:marRight w:val="0"/>
          <w:marTop w:val="0"/>
          <w:marBottom w:val="0"/>
          <w:divBdr>
            <w:top w:val="none" w:sz="0" w:space="0" w:color="auto"/>
            <w:left w:val="none" w:sz="0" w:space="0" w:color="auto"/>
            <w:bottom w:val="none" w:sz="0" w:space="0" w:color="auto"/>
            <w:right w:val="none" w:sz="0" w:space="0" w:color="auto"/>
          </w:divBdr>
        </w:div>
        <w:div w:id="1152260482">
          <w:marLeft w:val="640"/>
          <w:marRight w:val="0"/>
          <w:marTop w:val="0"/>
          <w:marBottom w:val="0"/>
          <w:divBdr>
            <w:top w:val="none" w:sz="0" w:space="0" w:color="auto"/>
            <w:left w:val="none" w:sz="0" w:space="0" w:color="auto"/>
            <w:bottom w:val="none" w:sz="0" w:space="0" w:color="auto"/>
            <w:right w:val="none" w:sz="0" w:space="0" w:color="auto"/>
          </w:divBdr>
        </w:div>
        <w:div w:id="562524613">
          <w:marLeft w:val="640"/>
          <w:marRight w:val="0"/>
          <w:marTop w:val="0"/>
          <w:marBottom w:val="0"/>
          <w:divBdr>
            <w:top w:val="none" w:sz="0" w:space="0" w:color="auto"/>
            <w:left w:val="none" w:sz="0" w:space="0" w:color="auto"/>
            <w:bottom w:val="none" w:sz="0" w:space="0" w:color="auto"/>
            <w:right w:val="none" w:sz="0" w:space="0" w:color="auto"/>
          </w:divBdr>
        </w:div>
        <w:div w:id="1049764617">
          <w:marLeft w:val="640"/>
          <w:marRight w:val="0"/>
          <w:marTop w:val="0"/>
          <w:marBottom w:val="0"/>
          <w:divBdr>
            <w:top w:val="none" w:sz="0" w:space="0" w:color="auto"/>
            <w:left w:val="none" w:sz="0" w:space="0" w:color="auto"/>
            <w:bottom w:val="none" w:sz="0" w:space="0" w:color="auto"/>
            <w:right w:val="none" w:sz="0" w:space="0" w:color="auto"/>
          </w:divBdr>
        </w:div>
        <w:div w:id="846409903">
          <w:marLeft w:val="640"/>
          <w:marRight w:val="0"/>
          <w:marTop w:val="0"/>
          <w:marBottom w:val="0"/>
          <w:divBdr>
            <w:top w:val="none" w:sz="0" w:space="0" w:color="auto"/>
            <w:left w:val="none" w:sz="0" w:space="0" w:color="auto"/>
            <w:bottom w:val="none" w:sz="0" w:space="0" w:color="auto"/>
            <w:right w:val="none" w:sz="0" w:space="0" w:color="auto"/>
          </w:divBdr>
        </w:div>
        <w:div w:id="1243563683">
          <w:marLeft w:val="640"/>
          <w:marRight w:val="0"/>
          <w:marTop w:val="0"/>
          <w:marBottom w:val="0"/>
          <w:divBdr>
            <w:top w:val="none" w:sz="0" w:space="0" w:color="auto"/>
            <w:left w:val="none" w:sz="0" w:space="0" w:color="auto"/>
            <w:bottom w:val="none" w:sz="0" w:space="0" w:color="auto"/>
            <w:right w:val="none" w:sz="0" w:space="0" w:color="auto"/>
          </w:divBdr>
        </w:div>
        <w:div w:id="1905752702">
          <w:marLeft w:val="640"/>
          <w:marRight w:val="0"/>
          <w:marTop w:val="0"/>
          <w:marBottom w:val="0"/>
          <w:divBdr>
            <w:top w:val="none" w:sz="0" w:space="0" w:color="auto"/>
            <w:left w:val="none" w:sz="0" w:space="0" w:color="auto"/>
            <w:bottom w:val="none" w:sz="0" w:space="0" w:color="auto"/>
            <w:right w:val="none" w:sz="0" w:space="0" w:color="auto"/>
          </w:divBdr>
        </w:div>
        <w:div w:id="1659188054">
          <w:marLeft w:val="640"/>
          <w:marRight w:val="0"/>
          <w:marTop w:val="0"/>
          <w:marBottom w:val="0"/>
          <w:divBdr>
            <w:top w:val="none" w:sz="0" w:space="0" w:color="auto"/>
            <w:left w:val="none" w:sz="0" w:space="0" w:color="auto"/>
            <w:bottom w:val="none" w:sz="0" w:space="0" w:color="auto"/>
            <w:right w:val="none" w:sz="0" w:space="0" w:color="auto"/>
          </w:divBdr>
        </w:div>
        <w:div w:id="198474011">
          <w:marLeft w:val="640"/>
          <w:marRight w:val="0"/>
          <w:marTop w:val="0"/>
          <w:marBottom w:val="0"/>
          <w:divBdr>
            <w:top w:val="none" w:sz="0" w:space="0" w:color="auto"/>
            <w:left w:val="none" w:sz="0" w:space="0" w:color="auto"/>
            <w:bottom w:val="none" w:sz="0" w:space="0" w:color="auto"/>
            <w:right w:val="none" w:sz="0" w:space="0" w:color="auto"/>
          </w:divBdr>
        </w:div>
        <w:div w:id="934706619">
          <w:marLeft w:val="640"/>
          <w:marRight w:val="0"/>
          <w:marTop w:val="0"/>
          <w:marBottom w:val="0"/>
          <w:divBdr>
            <w:top w:val="none" w:sz="0" w:space="0" w:color="auto"/>
            <w:left w:val="none" w:sz="0" w:space="0" w:color="auto"/>
            <w:bottom w:val="none" w:sz="0" w:space="0" w:color="auto"/>
            <w:right w:val="none" w:sz="0" w:space="0" w:color="auto"/>
          </w:divBdr>
        </w:div>
        <w:div w:id="413208186">
          <w:marLeft w:val="640"/>
          <w:marRight w:val="0"/>
          <w:marTop w:val="0"/>
          <w:marBottom w:val="0"/>
          <w:divBdr>
            <w:top w:val="none" w:sz="0" w:space="0" w:color="auto"/>
            <w:left w:val="none" w:sz="0" w:space="0" w:color="auto"/>
            <w:bottom w:val="none" w:sz="0" w:space="0" w:color="auto"/>
            <w:right w:val="none" w:sz="0" w:space="0" w:color="auto"/>
          </w:divBdr>
        </w:div>
        <w:div w:id="1888223544">
          <w:marLeft w:val="640"/>
          <w:marRight w:val="0"/>
          <w:marTop w:val="0"/>
          <w:marBottom w:val="0"/>
          <w:divBdr>
            <w:top w:val="none" w:sz="0" w:space="0" w:color="auto"/>
            <w:left w:val="none" w:sz="0" w:space="0" w:color="auto"/>
            <w:bottom w:val="none" w:sz="0" w:space="0" w:color="auto"/>
            <w:right w:val="none" w:sz="0" w:space="0" w:color="auto"/>
          </w:divBdr>
        </w:div>
        <w:div w:id="1288125030">
          <w:marLeft w:val="640"/>
          <w:marRight w:val="0"/>
          <w:marTop w:val="0"/>
          <w:marBottom w:val="0"/>
          <w:divBdr>
            <w:top w:val="none" w:sz="0" w:space="0" w:color="auto"/>
            <w:left w:val="none" w:sz="0" w:space="0" w:color="auto"/>
            <w:bottom w:val="none" w:sz="0" w:space="0" w:color="auto"/>
            <w:right w:val="none" w:sz="0" w:space="0" w:color="auto"/>
          </w:divBdr>
        </w:div>
        <w:div w:id="2100591512">
          <w:marLeft w:val="640"/>
          <w:marRight w:val="0"/>
          <w:marTop w:val="0"/>
          <w:marBottom w:val="0"/>
          <w:divBdr>
            <w:top w:val="none" w:sz="0" w:space="0" w:color="auto"/>
            <w:left w:val="none" w:sz="0" w:space="0" w:color="auto"/>
            <w:bottom w:val="none" w:sz="0" w:space="0" w:color="auto"/>
            <w:right w:val="none" w:sz="0" w:space="0" w:color="auto"/>
          </w:divBdr>
        </w:div>
        <w:div w:id="511997358">
          <w:marLeft w:val="640"/>
          <w:marRight w:val="0"/>
          <w:marTop w:val="0"/>
          <w:marBottom w:val="0"/>
          <w:divBdr>
            <w:top w:val="none" w:sz="0" w:space="0" w:color="auto"/>
            <w:left w:val="none" w:sz="0" w:space="0" w:color="auto"/>
            <w:bottom w:val="none" w:sz="0" w:space="0" w:color="auto"/>
            <w:right w:val="none" w:sz="0" w:space="0" w:color="auto"/>
          </w:divBdr>
        </w:div>
        <w:div w:id="955718632">
          <w:marLeft w:val="640"/>
          <w:marRight w:val="0"/>
          <w:marTop w:val="0"/>
          <w:marBottom w:val="0"/>
          <w:divBdr>
            <w:top w:val="none" w:sz="0" w:space="0" w:color="auto"/>
            <w:left w:val="none" w:sz="0" w:space="0" w:color="auto"/>
            <w:bottom w:val="none" w:sz="0" w:space="0" w:color="auto"/>
            <w:right w:val="none" w:sz="0" w:space="0" w:color="auto"/>
          </w:divBdr>
        </w:div>
        <w:div w:id="903296839">
          <w:marLeft w:val="640"/>
          <w:marRight w:val="0"/>
          <w:marTop w:val="0"/>
          <w:marBottom w:val="0"/>
          <w:divBdr>
            <w:top w:val="none" w:sz="0" w:space="0" w:color="auto"/>
            <w:left w:val="none" w:sz="0" w:space="0" w:color="auto"/>
            <w:bottom w:val="none" w:sz="0" w:space="0" w:color="auto"/>
            <w:right w:val="none" w:sz="0" w:space="0" w:color="auto"/>
          </w:divBdr>
        </w:div>
        <w:div w:id="838348947">
          <w:marLeft w:val="640"/>
          <w:marRight w:val="0"/>
          <w:marTop w:val="0"/>
          <w:marBottom w:val="0"/>
          <w:divBdr>
            <w:top w:val="none" w:sz="0" w:space="0" w:color="auto"/>
            <w:left w:val="none" w:sz="0" w:space="0" w:color="auto"/>
            <w:bottom w:val="none" w:sz="0" w:space="0" w:color="auto"/>
            <w:right w:val="none" w:sz="0" w:space="0" w:color="auto"/>
          </w:divBdr>
        </w:div>
        <w:div w:id="132871116">
          <w:marLeft w:val="640"/>
          <w:marRight w:val="0"/>
          <w:marTop w:val="0"/>
          <w:marBottom w:val="0"/>
          <w:divBdr>
            <w:top w:val="none" w:sz="0" w:space="0" w:color="auto"/>
            <w:left w:val="none" w:sz="0" w:space="0" w:color="auto"/>
            <w:bottom w:val="none" w:sz="0" w:space="0" w:color="auto"/>
            <w:right w:val="none" w:sz="0" w:space="0" w:color="auto"/>
          </w:divBdr>
        </w:div>
        <w:div w:id="2103601957">
          <w:marLeft w:val="640"/>
          <w:marRight w:val="0"/>
          <w:marTop w:val="0"/>
          <w:marBottom w:val="0"/>
          <w:divBdr>
            <w:top w:val="none" w:sz="0" w:space="0" w:color="auto"/>
            <w:left w:val="none" w:sz="0" w:space="0" w:color="auto"/>
            <w:bottom w:val="none" w:sz="0" w:space="0" w:color="auto"/>
            <w:right w:val="none" w:sz="0" w:space="0" w:color="auto"/>
          </w:divBdr>
        </w:div>
        <w:div w:id="360015689">
          <w:marLeft w:val="640"/>
          <w:marRight w:val="0"/>
          <w:marTop w:val="0"/>
          <w:marBottom w:val="0"/>
          <w:divBdr>
            <w:top w:val="none" w:sz="0" w:space="0" w:color="auto"/>
            <w:left w:val="none" w:sz="0" w:space="0" w:color="auto"/>
            <w:bottom w:val="none" w:sz="0" w:space="0" w:color="auto"/>
            <w:right w:val="none" w:sz="0" w:space="0" w:color="auto"/>
          </w:divBdr>
        </w:div>
        <w:div w:id="1929848354">
          <w:marLeft w:val="640"/>
          <w:marRight w:val="0"/>
          <w:marTop w:val="0"/>
          <w:marBottom w:val="0"/>
          <w:divBdr>
            <w:top w:val="none" w:sz="0" w:space="0" w:color="auto"/>
            <w:left w:val="none" w:sz="0" w:space="0" w:color="auto"/>
            <w:bottom w:val="none" w:sz="0" w:space="0" w:color="auto"/>
            <w:right w:val="none" w:sz="0" w:space="0" w:color="auto"/>
          </w:divBdr>
        </w:div>
        <w:div w:id="1988776784">
          <w:marLeft w:val="640"/>
          <w:marRight w:val="0"/>
          <w:marTop w:val="0"/>
          <w:marBottom w:val="0"/>
          <w:divBdr>
            <w:top w:val="none" w:sz="0" w:space="0" w:color="auto"/>
            <w:left w:val="none" w:sz="0" w:space="0" w:color="auto"/>
            <w:bottom w:val="none" w:sz="0" w:space="0" w:color="auto"/>
            <w:right w:val="none" w:sz="0" w:space="0" w:color="auto"/>
          </w:divBdr>
        </w:div>
        <w:div w:id="1297251262">
          <w:marLeft w:val="640"/>
          <w:marRight w:val="0"/>
          <w:marTop w:val="0"/>
          <w:marBottom w:val="0"/>
          <w:divBdr>
            <w:top w:val="none" w:sz="0" w:space="0" w:color="auto"/>
            <w:left w:val="none" w:sz="0" w:space="0" w:color="auto"/>
            <w:bottom w:val="none" w:sz="0" w:space="0" w:color="auto"/>
            <w:right w:val="none" w:sz="0" w:space="0" w:color="auto"/>
          </w:divBdr>
        </w:div>
        <w:div w:id="1332903378">
          <w:marLeft w:val="640"/>
          <w:marRight w:val="0"/>
          <w:marTop w:val="0"/>
          <w:marBottom w:val="0"/>
          <w:divBdr>
            <w:top w:val="none" w:sz="0" w:space="0" w:color="auto"/>
            <w:left w:val="none" w:sz="0" w:space="0" w:color="auto"/>
            <w:bottom w:val="none" w:sz="0" w:space="0" w:color="auto"/>
            <w:right w:val="none" w:sz="0" w:space="0" w:color="auto"/>
          </w:divBdr>
        </w:div>
        <w:div w:id="228343823">
          <w:marLeft w:val="640"/>
          <w:marRight w:val="0"/>
          <w:marTop w:val="0"/>
          <w:marBottom w:val="0"/>
          <w:divBdr>
            <w:top w:val="none" w:sz="0" w:space="0" w:color="auto"/>
            <w:left w:val="none" w:sz="0" w:space="0" w:color="auto"/>
            <w:bottom w:val="none" w:sz="0" w:space="0" w:color="auto"/>
            <w:right w:val="none" w:sz="0" w:space="0" w:color="auto"/>
          </w:divBdr>
        </w:div>
        <w:div w:id="349721039">
          <w:marLeft w:val="640"/>
          <w:marRight w:val="0"/>
          <w:marTop w:val="0"/>
          <w:marBottom w:val="0"/>
          <w:divBdr>
            <w:top w:val="none" w:sz="0" w:space="0" w:color="auto"/>
            <w:left w:val="none" w:sz="0" w:space="0" w:color="auto"/>
            <w:bottom w:val="none" w:sz="0" w:space="0" w:color="auto"/>
            <w:right w:val="none" w:sz="0" w:space="0" w:color="auto"/>
          </w:divBdr>
        </w:div>
        <w:div w:id="264926993">
          <w:marLeft w:val="640"/>
          <w:marRight w:val="0"/>
          <w:marTop w:val="0"/>
          <w:marBottom w:val="0"/>
          <w:divBdr>
            <w:top w:val="none" w:sz="0" w:space="0" w:color="auto"/>
            <w:left w:val="none" w:sz="0" w:space="0" w:color="auto"/>
            <w:bottom w:val="none" w:sz="0" w:space="0" w:color="auto"/>
            <w:right w:val="none" w:sz="0" w:space="0" w:color="auto"/>
          </w:divBdr>
        </w:div>
        <w:div w:id="1640066699">
          <w:marLeft w:val="640"/>
          <w:marRight w:val="0"/>
          <w:marTop w:val="0"/>
          <w:marBottom w:val="0"/>
          <w:divBdr>
            <w:top w:val="none" w:sz="0" w:space="0" w:color="auto"/>
            <w:left w:val="none" w:sz="0" w:space="0" w:color="auto"/>
            <w:bottom w:val="none" w:sz="0" w:space="0" w:color="auto"/>
            <w:right w:val="none" w:sz="0" w:space="0" w:color="auto"/>
          </w:divBdr>
        </w:div>
        <w:div w:id="1817647509">
          <w:marLeft w:val="640"/>
          <w:marRight w:val="0"/>
          <w:marTop w:val="0"/>
          <w:marBottom w:val="0"/>
          <w:divBdr>
            <w:top w:val="none" w:sz="0" w:space="0" w:color="auto"/>
            <w:left w:val="none" w:sz="0" w:space="0" w:color="auto"/>
            <w:bottom w:val="none" w:sz="0" w:space="0" w:color="auto"/>
            <w:right w:val="none" w:sz="0" w:space="0" w:color="auto"/>
          </w:divBdr>
        </w:div>
        <w:div w:id="2006125932">
          <w:marLeft w:val="640"/>
          <w:marRight w:val="0"/>
          <w:marTop w:val="0"/>
          <w:marBottom w:val="0"/>
          <w:divBdr>
            <w:top w:val="none" w:sz="0" w:space="0" w:color="auto"/>
            <w:left w:val="none" w:sz="0" w:space="0" w:color="auto"/>
            <w:bottom w:val="none" w:sz="0" w:space="0" w:color="auto"/>
            <w:right w:val="none" w:sz="0" w:space="0" w:color="auto"/>
          </w:divBdr>
        </w:div>
        <w:div w:id="2036298102">
          <w:marLeft w:val="640"/>
          <w:marRight w:val="0"/>
          <w:marTop w:val="0"/>
          <w:marBottom w:val="0"/>
          <w:divBdr>
            <w:top w:val="none" w:sz="0" w:space="0" w:color="auto"/>
            <w:left w:val="none" w:sz="0" w:space="0" w:color="auto"/>
            <w:bottom w:val="none" w:sz="0" w:space="0" w:color="auto"/>
            <w:right w:val="none" w:sz="0" w:space="0" w:color="auto"/>
          </w:divBdr>
        </w:div>
        <w:div w:id="1798527734">
          <w:marLeft w:val="640"/>
          <w:marRight w:val="0"/>
          <w:marTop w:val="0"/>
          <w:marBottom w:val="0"/>
          <w:divBdr>
            <w:top w:val="none" w:sz="0" w:space="0" w:color="auto"/>
            <w:left w:val="none" w:sz="0" w:space="0" w:color="auto"/>
            <w:bottom w:val="none" w:sz="0" w:space="0" w:color="auto"/>
            <w:right w:val="none" w:sz="0" w:space="0" w:color="auto"/>
          </w:divBdr>
        </w:div>
        <w:div w:id="730157986">
          <w:marLeft w:val="640"/>
          <w:marRight w:val="0"/>
          <w:marTop w:val="0"/>
          <w:marBottom w:val="0"/>
          <w:divBdr>
            <w:top w:val="none" w:sz="0" w:space="0" w:color="auto"/>
            <w:left w:val="none" w:sz="0" w:space="0" w:color="auto"/>
            <w:bottom w:val="none" w:sz="0" w:space="0" w:color="auto"/>
            <w:right w:val="none" w:sz="0" w:space="0" w:color="auto"/>
          </w:divBdr>
        </w:div>
        <w:div w:id="429666762">
          <w:marLeft w:val="640"/>
          <w:marRight w:val="0"/>
          <w:marTop w:val="0"/>
          <w:marBottom w:val="0"/>
          <w:divBdr>
            <w:top w:val="none" w:sz="0" w:space="0" w:color="auto"/>
            <w:left w:val="none" w:sz="0" w:space="0" w:color="auto"/>
            <w:bottom w:val="none" w:sz="0" w:space="0" w:color="auto"/>
            <w:right w:val="none" w:sz="0" w:space="0" w:color="auto"/>
          </w:divBdr>
        </w:div>
        <w:div w:id="950867665">
          <w:marLeft w:val="640"/>
          <w:marRight w:val="0"/>
          <w:marTop w:val="0"/>
          <w:marBottom w:val="0"/>
          <w:divBdr>
            <w:top w:val="none" w:sz="0" w:space="0" w:color="auto"/>
            <w:left w:val="none" w:sz="0" w:space="0" w:color="auto"/>
            <w:bottom w:val="none" w:sz="0" w:space="0" w:color="auto"/>
            <w:right w:val="none" w:sz="0" w:space="0" w:color="auto"/>
          </w:divBdr>
        </w:div>
        <w:div w:id="1619407818">
          <w:marLeft w:val="640"/>
          <w:marRight w:val="0"/>
          <w:marTop w:val="0"/>
          <w:marBottom w:val="0"/>
          <w:divBdr>
            <w:top w:val="none" w:sz="0" w:space="0" w:color="auto"/>
            <w:left w:val="none" w:sz="0" w:space="0" w:color="auto"/>
            <w:bottom w:val="none" w:sz="0" w:space="0" w:color="auto"/>
            <w:right w:val="none" w:sz="0" w:space="0" w:color="auto"/>
          </w:divBdr>
        </w:div>
        <w:div w:id="1416127011">
          <w:marLeft w:val="640"/>
          <w:marRight w:val="0"/>
          <w:marTop w:val="0"/>
          <w:marBottom w:val="0"/>
          <w:divBdr>
            <w:top w:val="none" w:sz="0" w:space="0" w:color="auto"/>
            <w:left w:val="none" w:sz="0" w:space="0" w:color="auto"/>
            <w:bottom w:val="none" w:sz="0" w:space="0" w:color="auto"/>
            <w:right w:val="none" w:sz="0" w:space="0" w:color="auto"/>
          </w:divBdr>
        </w:div>
        <w:div w:id="50665117">
          <w:marLeft w:val="640"/>
          <w:marRight w:val="0"/>
          <w:marTop w:val="0"/>
          <w:marBottom w:val="0"/>
          <w:divBdr>
            <w:top w:val="none" w:sz="0" w:space="0" w:color="auto"/>
            <w:left w:val="none" w:sz="0" w:space="0" w:color="auto"/>
            <w:bottom w:val="none" w:sz="0" w:space="0" w:color="auto"/>
            <w:right w:val="none" w:sz="0" w:space="0" w:color="auto"/>
          </w:divBdr>
        </w:div>
        <w:div w:id="22172286">
          <w:marLeft w:val="640"/>
          <w:marRight w:val="0"/>
          <w:marTop w:val="0"/>
          <w:marBottom w:val="0"/>
          <w:divBdr>
            <w:top w:val="none" w:sz="0" w:space="0" w:color="auto"/>
            <w:left w:val="none" w:sz="0" w:space="0" w:color="auto"/>
            <w:bottom w:val="none" w:sz="0" w:space="0" w:color="auto"/>
            <w:right w:val="none" w:sz="0" w:space="0" w:color="auto"/>
          </w:divBdr>
        </w:div>
        <w:div w:id="1119107532">
          <w:marLeft w:val="640"/>
          <w:marRight w:val="0"/>
          <w:marTop w:val="0"/>
          <w:marBottom w:val="0"/>
          <w:divBdr>
            <w:top w:val="none" w:sz="0" w:space="0" w:color="auto"/>
            <w:left w:val="none" w:sz="0" w:space="0" w:color="auto"/>
            <w:bottom w:val="none" w:sz="0" w:space="0" w:color="auto"/>
            <w:right w:val="none" w:sz="0" w:space="0" w:color="auto"/>
          </w:divBdr>
        </w:div>
        <w:div w:id="1329602426">
          <w:marLeft w:val="640"/>
          <w:marRight w:val="0"/>
          <w:marTop w:val="0"/>
          <w:marBottom w:val="0"/>
          <w:divBdr>
            <w:top w:val="none" w:sz="0" w:space="0" w:color="auto"/>
            <w:left w:val="none" w:sz="0" w:space="0" w:color="auto"/>
            <w:bottom w:val="none" w:sz="0" w:space="0" w:color="auto"/>
            <w:right w:val="none" w:sz="0" w:space="0" w:color="auto"/>
          </w:divBdr>
        </w:div>
        <w:div w:id="346951781">
          <w:marLeft w:val="640"/>
          <w:marRight w:val="0"/>
          <w:marTop w:val="0"/>
          <w:marBottom w:val="0"/>
          <w:divBdr>
            <w:top w:val="none" w:sz="0" w:space="0" w:color="auto"/>
            <w:left w:val="none" w:sz="0" w:space="0" w:color="auto"/>
            <w:bottom w:val="none" w:sz="0" w:space="0" w:color="auto"/>
            <w:right w:val="none" w:sz="0" w:space="0" w:color="auto"/>
          </w:divBdr>
        </w:div>
        <w:div w:id="256254504">
          <w:marLeft w:val="640"/>
          <w:marRight w:val="0"/>
          <w:marTop w:val="0"/>
          <w:marBottom w:val="0"/>
          <w:divBdr>
            <w:top w:val="none" w:sz="0" w:space="0" w:color="auto"/>
            <w:left w:val="none" w:sz="0" w:space="0" w:color="auto"/>
            <w:bottom w:val="none" w:sz="0" w:space="0" w:color="auto"/>
            <w:right w:val="none" w:sz="0" w:space="0" w:color="auto"/>
          </w:divBdr>
        </w:div>
        <w:div w:id="1618948346">
          <w:marLeft w:val="640"/>
          <w:marRight w:val="0"/>
          <w:marTop w:val="0"/>
          <w:marBottom w:val="0"/>
          <w:divBdr>
            <w:top w:val="none" w:sz="0" w:space="0" w:color="auto"/>
            <w:left w:val="none" w:sz="0" w:space="0" w:color="auto"/>
            <w:bottom w:val="none" w:sz="0" w:space="0" w:color="auto"/>
            <w:right w:val="none" w:sz="0" w:space="0" w:color="auto"/>
          </w:divBdr>
        </w:div>
        <w:div w:id="41636072">
          <w:marLeft w:val="640"/>
          <w:marRight w:val="0"/>
          <w:marTop w:val="0"/>
          <w:marBottom w:val="0"/>
          <w:divBdr>
            <w:top w:val="none" w:sz="0" w:space="0" w:color="auto"/>
            <w:left w:val="none" w:sz="0" w:space="0" w:color="auto"/>
            <w:bottom w:val="none" w:sz="0" w:space="0" w:color="auto"/>
            <w:right w:val="none" w:sz="0" w:space="0" w:color="auto"/>
          </w:divBdr>
        </w:div>
        <w:div w:id="1716544257">
          <w:marLeft w:val="640"/>
          <w:marRight w:val="0"/>
          <w:marTop w:val="0"/>
          <w:marBottom w:val="0"/>
          <w:divBdr>
            <w:top w:val="none" w:sz="0" w:space="0" w:color="auto"/>
            <w:left w:val="none" w:sz="0" w:space="0" w:color="auto"/>
            <w:bottom w:val="none" w:sz="0" w:space="0" w:color="auto"/>
            <w:right w:val="none" w:sz="0" w:space="0" w:color="auto"/>
          </w:divBdr>
        </w:div>
        <w:div w:id="969896306">
          <w:marLeft w:val="640"/>
          <w:marRight w:val="0"/>
          <w:marTop w:val="0"/>
          <w:marBottom w:val="0"/>
          <w:divBdr>
            <w:top w:val="none" w:sz="0" w:space="0" w:color="auto"/>
            <w:left w:val="none" w:sz="0" w:space="0" w:color="auto"/>
            <w:bottom w:val="none" w:sz="0" w:space="0" w:color="auto"/>
            <w:right w:val="none" w:sz="0" w:space="0" w:color="auto"/>
          </w:divBdr>
        </w:div>
        <w:div w:id="1538926349">
          <w:marLeft w:val="640"/>
          <w:marRight w:val="0"/>
          <w:marTop w:val="0"/>
          <w:marBottom w:val="0"/>
          <w:divBdr>
            <w:top w:val="none" w:sz="0" w:space="0" w:color="auto"/>
            <w:left w:val="none" w:sz="0" w:space="0" w:color="auto"/>
            <w:bottom w:val="none" w:sz="0" w:space="0" w:color="auto"/>
            <w:right w:val="none" w:sz="0" w:space="0" w:color="auto"/>
          </w:divBdr>
        </w:div>
        <w:div w:id="552273674">
          <w:marLeft w:val="640"/>
          <w:marRight w:val="0"/>
          <w:marTop w:val="0"/>
          <w:marBottom w:val="0"/>
          <w:divBdr>
            <w:top w:val="none" w:sz="0" w:space="0" w:color="auto"/>
            <w:left w:val="none" w:sz="0" w:space="0" w:color="auto"/>
            <w:bottom w:val="none" w:sz="0" w:space="0" w:color="auto"/>
            <w:right w:val="none" w:sz="0" w:space="0" w:color="auto"/>
          </w:divBdr>
        </w:div>
        <w:div w:id="287055876">
          <w:marLeft w:val="640"/>
          <w:marRight w:val="0"/>
          <w:marTop w:val="0"/>
          <w:marBottom w:val="0"/>
          <w:divBdr>
            <w:top w:val="none" w:sz="0" w:space="0" w:color="auto"/>
            <w:left w:val="none" w:sz="0" w:space="0" w:color="auto"/>
            <w:bottom w:val="none" w:sz="0" w:space="0" w:color="auto"/>
            <w:right w:val="none" w:sz="0" w:space="0" w:color="auto"/>
          </w:divBdr>
        </w:div>
        <w:div w:id="1163398531">
          <w:marLeft w:val="640"/>
          <w:marRight w:val="0"/>
          <w:marTop w:val="0"/>
          <w:marBottom w:val="0"/>
          <w:divBdr>
            <w:top w:val="none" w:sz="0" w:space="0" w:color="auto"/>
            <w:left w:val="none" w:sz="0" w:space="0" w:color="auto"/>
            <w:bottom w:val="none" w:sz="0" w:space="0" w:color="auto"/>
            <w:right w:val="none" w:sz="0" w:space="0" w:color="auto"/>
          </w:divBdr>
        </w:div>
        <w:div w:id="1715546025">
          <w:marLeft w:val="640"/>
          <w:marRight w:val="0"/>
          <w:marTop w:val="0"/>
          <w:marBottom w:val="0"/>
          <w:divBdr>
            <w:top w:val="none" w:sz="0" w:space="0" w:color="auto"/>
            <w:left w:val="none" w:sz="0" w:space="0" w:color="auto"/>
            <w:bottom w:val="none" w:sz="0" w:space="0" w:color="auto"/>
            <w:right w:val="none" w:sz="0" w:space="0" w:color="auto"/>
          </w:divBdr>
        </w:div>
        <w:div w:id="271939293">
          <w:marLeft w:val="640"/>
          <w:marRight w:val="0"/>
          <w:marTop w:val="0"/>
          <w:marBottom w:val="0"/>
          <w:divBdr>
            <w:top w:val="none" w:sz="0" w:space="0" w:color="auto"/>
            <w:left w:val="none" w:sz="0" w:space="0" w:color="auto"/>
            <w:bottom w:val="none" w:sz="0" w:space="0" w:color="auto"/>
            <w:right w:val="none" w:sz="0" w:space="0" w:color="auto"/>
          </w:divBdr>
        </w:div>
        <w:div w:id="727341579">
          <w:marLeft w:val="640"/>
          <w:marRight w:val="0"/>
          <w:marTop w:val="0"/>
          <w:marBottom w:val="0"/>
          <w:divBdr>
            <w:top w:val="none" w:sz="0" w:space="0" w:color="auto"/>
            <w:left w:val="none" w:sz="0" w:space="0" w:color="auto"/>
            <w:bottom w:val="none" w:sz="0" w:space="0" w:color="auto"/>
            <w:right w:val="none" w:sz="0" w:space="0" w:color="auto"/>
          </w:divBdr>
        </w:div>
        <w:div w:id="1865634685">
          <w:marLeft w:val="640"/>
          <w:marRight w:val="0"/>
          <w:marTop w:val="0"/>
          <w:marBottom w:val="0"/>
          <w:divBdr>
            <w:top w:val="none" w:sz="0" w:space="0" w:color="auto"/>
            <w:left w:val="none" w:sz="0" w:space="0" w:color="auto"/>
            <w:bottom w:val="none" w:sz="0" w:space="0" w:color="auto"/>
            <w:right w:val="none" w:sz="0" w:space="0" w:color="auto"/>
          </w:divBdr>
        </w:div>
        <w:div w:id="229508294">
          <w:marLeft w:val="640"/>
          <w:marRight w:val="0"/>
          <w:marTop w:val="0"/>
          <w:marBottom w:val="0"/>
          <w:divBdr>
            <w:top w:val="none" w:sz="0" w:space="0" w:color="auto"/>
            <w:left w:val="none" w:sz="0" w:space="0" w:color="auto"/>
            <w:bottom w:val="none" w:sz="0" w:space="0" w:color="auto"/>
            <w:right w:val="none" w:sz="0" w:space="0" w:color="auto"/>
          </w:divBdr>
        </w:div>
        <w:div w:id="476342417">
          <w:marLeft w:val="640"/>
          <w:marRight w:val="0"/>
          <w:marTop w:val="0"/>
          <w:marBottom w:val="0"/>
          <w:divBdr>
            <w:top w:val="none" w:sz="0" w:space="0" w:color="auto"/>
            <w:left w:val="none" w:sz="0" w:space="0" w:color="auto"/>
            <w:bottom w:val="none" w:sz="0" w:space="0" w:color="auto"/>
            <w:right w:val="none" w:sz="0" w:space="0" w:color="auto"/>
          </w:divBdr>
        </w:div>
        <w:div w:id="633289432">
          <w:marLeft w:val="640"/>
          <w:marRight w:val="0"/>
          <w:marTop w:val="0"/>
          <w:marBottom w:val="0"/>
          <w:divBdr>
            <w:top w:val="none" w:sz="0" w:space="0" w:color="auto"/>
            <w:left w:val="none" w:sz="0" w:space="0" w:color="auto"/>
            <w:bottom w:val="none" w:sz="0" w:space="0" w:color="auto"/>
            <w:right w:val="none" w:sz="0" w:space="0" w:color="auto"/>
          </w:divBdr>
        </w:div>
        <w:div w:id="322853031">
          <w:marLeft w:val="640"/>
          <w:marRight w:val="0"/>
          <w:marTop w:val="0"/>
          <w:marBottom w:val="0"/>
          <w:divBdr>
            <w:top w:val="none" w:sz="0" w:space="0" w:color="auto"/>
            <w:left w:val="none" w:sz="0" w:space="0" w:color="auto"/>
            <w:bottom w:val="none" w:sz="0" w:space="0" w:color="auto"/>
            <w:right w:val="none" w:sz="0" w:space="0" w:color="auto"/>
          </w:divBdr>
        </w:div>
        <w:div w:id="609582707">
          <w:marLeft w:val="640"/>
          <w:marRight w:val="0"/>
          <w:marTop w:val="0"/>
          <w:marBottom w:val="0"/>
          <w:divBdr>
            <w:top w:val="none" w:sz="0" w:space="0" w:color="auto"/>
            <w:left w:val="none" w:sz="0" w:space="0" w:color="auto"/>
            <w:bottom w:val="none" w:sz="0" w:space="0" w:color="auto"/>
            <w:right w:val="none" w:sz="0" w:space="0" w:color="auto"/>
          </w:divBdr>
        </w:div>
        <w:div w:id="805659897">
          <w:marLeft w:val="640"/>
          <w:marRight w:val="0"/>
          <w:marTop w:val="0"/>
          <w:marBottom w:val="0"/>
          <w:divBdr>
            <w:top w:val="none" w:sz="0" w:space="0" w:color="auto"/>
            <w:left w:val="none" w:sz="0" w:space="0" w:color="auto"/>
            <w:bottom w:val="none" w:sz="0" w:space="0" w:color="auto"/>
            <w:right w:val="none" w:sz="0" w:space="0" w:color="auto"/>
          </w:divBdr>
        </w:div>
        <w:div w:id="1466776080">
          <w:marLeft w:val="640"/>
          <w:marRight w:val="0"/>
          <w:marTop w:val="0"/>
          <w:marBottom w:val="0"/>
          <w:divBdr>
            <w:top w:val="none" w:sz="0" w:space="0" w:color="auto"/>
            <w:left w:val="none" w:sz="0" w:space="0" w:color="auto"/>
            <w:bottom w:val="none" w:sz="0" w:space="0" w:color="auto"/>
            <w:right w:val="none" w:sz="0" w:space="0" w:color="auto"/>
          </w:divBdr>
        </w:div>
        <w:div w:id="561215363">
          <w:marLeft w:val="640"/>
          <w:marRight w:val="0"/>
          <w:marTop w:val="0"/>
          <w:marBottom w:val="0"/>
          <w:divBdr>
            <w:top w:val="none" w:sz="0" w:space="0" w:color="auto"/>
            <w:left w:val="none" w:sz="0" w:space="0" w:color="auto"/>
            <w:bottom w:val="none" w:sz="0" w:space="0" w:color="auto"/>
            <w:right w:val="none" w:sz="0" w:space="0" w:color="auto"/>
          </w:divBdr>
        </w:div>
        <w:div w:id="2017419780">
          <w:marLeft w:val="640"/>
          <w:marRight w:val="0"/>
          <w:marTop w:val="0"/>
          <w:marBottom w:val="0"/>
          <w:divBdr>
            <w:top w:val="none" w:sz="0" w:space="0" w:color="auto"/>
            <w:left w:val="none" w:sz="0" w:space="0" w:color="auto"/>
            <w:bottom w:val="none" w:sz="0" w:space="0" w:color="auto"/>
            <w:right w:val="none" w:sz="0" w:space="0" w:color="auto"/>
          </w:divBdr>
        </w:div>
        <w:div w:id="1263144276">
          <w:marLeft w:val="640"/>
          <w:marRight w:val="0"/>
          <w:marTop w:val="0"/>
          <w:marBottom w:val="0"/>
          <w:divBdr>
            <w:top w:val="none" w:sz="0" w:space="0" w:color="auto"/>
            <w:left w:val="none" w:sz="0" w:space="0" w:color="auto"/>
            <w:bottom w:val="none" w:sz="0" w:space="0" w:color="auto"/>
            <w:right w:val="none" w:sz="0" w:space="0" w:color="auto"/>
          </w:divBdr>
        </w:div>
        <w:div w:id="1678116361">
          <w:marLeft w:val="640"/>
          <w:marRight w:val="0"/>
          <w:marTop w:val="0"/>
          <w:marBottom w:val="0"/>
          <w:divBdr>
            <w:top w:val="none" w:sz="0" w:space="0" w:color="auto"/>
            <w:left w:val="none" w:sz="0" w:space="0" w:color="auto"/>
            <w:bottom w:val="none" w:sz="0" w:space="0" w:color="auto"/>
            <w:right w:val="none" w:sz="0" w:space="0" w:color="auto"/>
          </w:divBdr>
        </w:div>
        <w:div w:id="66926946">
          <w:marLeft w:val="640"/>
          <w:marRight w:val="0"/>
          <w:marTop w:val="0"/>
          <w:marBottom w:val="0"/>
          <w:divBdr>
            <w:top w:val="none" w:sz="0" w:space="0" w:color="auto"/>
            <w:left w:val="none" w:sz="0" w:space="0" w:color="auto"/>
            <w:bottom w:val="none" w:sz="0" w:space="0" w:color="auto"/>
            <w:right w:val="none" w:sz="0" w:space="0" w:color="auto"/>
          </w:divBdr>
        </w:div>
        <w:div w:id="86075736">
          <w:marLeft w:val="640"/>
          <w:marRight w:val="0"/>
          <w:marTop w:val="0"/>
          <w:marBottom w:val="0"/>
          <w:divBdr>
            <w:top w:val="none" w:sz="0" w:space="0" w:color="auto"/>
            <w:left w:val="none" w:sz="0" w:space="0" w:color="auto"/>
            <w:bottom w:val="none" w:sz="0" w:space="0" w:color="auto"/>
            <w:right w:val="none" w:sz="0" w:space="0" w:color="auto"/>
          </w:divBdr>
        </w:div>
        <w:div w:id="59330571">
          <w:marLeft w:val="640"/>
          <w:marRight w:val="0"/>
          <w:marTop w:val="0"/>
          <w:marBottom w:val="0"/>
          <w:divBdr>
            <w:top w:val="none" w:sz="0" w:space="0" w:color="auto"/>
            <w:left w:val="none" w:sz="0" w:space="0" w:color="auto"/>
            <w:bottom w:val="none" w:sz="0" w:space="0" w:color="auto"/>
            <w:right w:val="none" w:sz="0" w:space="0" w:color="auto"/>
          </w:divBdr>
        </w:div>
        <w:div w:id="1707483870">
          <w:marLeft w:val="640"/>
          <w:marRight w:val="0"/>
          <w:marTop w:val="0"/>
          <w:marBottom w:val="0"/>
          <w:divBdr>
            <w:top w:val="none" w:sz="0" w:space="0" w:color="auto"/>
            <w:left w:val="none" w:sz="0" w:space="0" w:color="auto"/>
            <w:bottom w:val="none" w:sz="0" w:space="0" w:color="auto"/>
            <w:right w:val="none" w:sz="0" w:space="0" w:color="auto"/>
          </w:divBdr>
        </w:div>
        <w:div w:id="519005351">
          <w:marLeft w:val="640"/>
          <w:marRight w:val="0"/>
          <w:marTop w:val="0"/>
          <w:marBottom w:val="0"/>
          <w:divBdr>
            <w:top w:val="none" w:sz="0" w:space="0" w:color="auto"/>
            <w:left w:val="none" w:sz="0" w:space="0" w:color="auto"/>
            <w:bottom w:val="none" w:sz="0" w:space="0" w:color="auto"/>
            <w:right w:val="none" w:sz="0" w:space="0" w:color="auto"/>
          </w:divBdr>
        </w:div>
        <w:div w:id="1838495722">
          <w:marLeft w:val="640"/>
          <w:marRight w:val="0"/>
          <w:marTop w:val="0"/>
          <w:marBottom w:val="0"/>
          <w:divBdr>
            <w:top w:val="none" w:sz="0" w:space="0" w:color="auto"/>
            <w:left w:val="none" w:sz="0" w:space="0" w:color="auto"/>
            <w:bottom w:val="none" w:sz="0" w:space="0" w:color="auto"/>
            <w:right w:val="none" w:sz="0" w:space="0" w:color="auto"/>
          </w:divBdr>
        </w:div>
        <w:div w:id="631790375">
          <w:marLeft w:val="640"/>
          <w:marRight w:val="0"/>
          <w:marTop w:val="0"/>
          <w:marBottom w:val="0"/>
          <w:divBdr>
            <w:top w:val="none" w:sz="0" w:space="0" w:color="auto"/>
            <w:left w:val="none" w:sz="0" w:space="0" w:color="auto"/>
            <w:bottom w:val="none" w:sz="0" w:space="0" w:color="auto"/>
            <w:right w:val="none" w:sz="0" w:space="0" w:color="auto"/>
          </w:divBdr>
        </w:div>
        <w:div w:id="1999534147">
          <w:marLeft w:val="640"/>
          <w:marRight w:val="0"/>
          <w:marTop w:val="0"/>
          <w:marBottom w:val="0"/>
          <w:divBdr>
            <w:top w:val="none" w:sz="0" w:space="0" w:color="auto"/>
            <w:left w:val="none" w:sz="0" w:space="0" w:color="auto"/>
            <w:bottom w:val="none" w:sz="0" w:space="0" w:color="auto"/>
            <w:right w:val="none" w:sz="0" w:space="0" w:color="auto"/>
          </w:divBdr>
        </w:div>
        <w:div w:id="1196389680">
          <w:marLeft w:val="640"/>
          <w:marRight w:val="0"/>
          <w:marTop w:val="0"/>
          <w:marBottom w:val="0"/>
          <w:divBdr>
            <w:top w:val="none" w:sz="0" w:space="0" w:color="auto"/>
            <w:left w:val="none" w:sz="0" w:space="0" w:color="auto"/>
            <w:bottom w:val="none" w:sz="0" w:space="0" w:color="auto"/>
            <w:right w:val="none" w:sz="0" w:space="0" w:color="auto"/>
          </w:divBdr>
        </w:div>
        <w:div w:id="1474980868">
          <w:marLeft w:val="640"/>
          <w:marRight w:val="0"/>
          <w:marTop w:val="0"/>
          <w:marBottom w:val="0"/>
          <w:divBdr>
            <w:top w:val="none" w:sz="0" w:space="0" w:color="auto"/>
            <w:left w:val="none" w:sz="0" w:space="0" w:color="auto"/>
            <w:bottom w:val="none" w:sz="0" w:space="0" w:color="auto"/>
            <w:right w:val="none" w:sz="0" w:space="0" w:color="auto"/>
          </w:divBdr>
        </w:div>
        <w:div w:id="1819346315">
          <w:marLeft w:val="640"/>
          <w:marRight w:val="0"/>
          <w:marTop w:val="0"/>
          <w:marBottom w:val="0"/>
          <w:divBdr>
            <w:top w:val="none" w:sz="0" w:space="0" w:color="auto"/>
            <w:left w:val="none" w:sz="0" w:space="0" w:color="auto"/>
            <w:bottom w:val="none" w:sz="0" w:space="0" w:color="auto"/>
            <w:right w:val="none" w:sz="0" w:space="0" w:color="auto"/>
          </w:divBdr>
        </w:div>
        <w:div w:id="1030955243">
          <w:marLeft w:val="640"/>
          <w:marRight w:val="0"/>
          <w:marTop w:val="0"/>
          <w:marBottom w:val="0"/>
          <w:divBdr>
            <w:top w:val="none" w:sz="0" w:space="0" w:color="auto"/>
            <w:left w:val="none" w:sz="0" w:space="0" w:color="auto"/>
            <w:bottom w:val="none" w:sz="0" w:space="0" w:color="auto"/>
            <w:right w:val="none" w:sz="0" w:space="0" w:color="auto"/>
          </w:divBdr>
        </w:div>
        <w:div w:id="1493908322">
          <w:marLeft w:val="640"/>
          <w:marRight w:val="0"/>
          <w:marTop w:val="0"/>
          <w:marBottom w:val="0"/>
          <w:divBdr>
            <w:top w:val="none" w:sz="0" w:space="0" w:color="auto"/>
            <w:left w:val="none" w:sz="0" w:space="0" w:color="auto"/>
            <w:bottom w:val="none" w:sz="0" w:space="0" w:color="auto"/>
            <w:right w:val="none" w:sz="0" w:space="0" w:color="auto"/>
          </w:divBdr>
        </w:div>
        <w:div w:id="950933563">
          <w:marLeft w:val="640"/>
          <w:marRight w:val="0"/>
          <w:marTop w:val="0"/>
          <w:marBottom w:val="0"/>
          <w:divBdr>
            <w:top w:val="none" w:sz="0" w:space="0" w:color="auto"/>
            <w:left w:val="none" w:sz="0" w:space="0" w:color="auto"/>
            <w:bottom w:val="none" w:sz="0" w:space="0" w:color="auto"/>
            <w:right w:val="none" w:sz="0" w:space="0" w:color="auto"/>
          </w:divBdr>
        </w:div>
        <w:div w:id="440759049">
          <w:marLeft w:val="640"/>
          <w:marRight w:val="0"/>
          <w:marTop w:val="0"/>
          <w:marBottom w:val="0"/>
          <w:divBdr>
            <w:top w:val="none" w:sz="0" w:space="0" w:color="auto"/>
            <w:left w:val="none" w:sz="0" w:space="0" w:color="auto"/>
            <w:bottom w:val="none" w:sz="0" w:space="0" w:color="auto"/>
            <w:right w:val="none" w:sz="0" w:space="0" w:color="auto"/>
          </w:divBdr>
        </w:div>
        <w:div w:id="1187134961">
          <w:marLeft w:val="640"/>
          <w:marRight w:val="0"/>
          <w:marTop w:val="0"/>
          <w:marBottom w:val="0"/>
          <w:divBdr>
            <w:top w:val="none" w:sz="0" w:space="0" w:color="auto"/>
            <w:left w:val="none" w:sz="0" w:space="0" w:color="auto"/>
            <w:bottom w:val="none" w:sz="0" w:space="0" w:color="auto"/>
            <w:right w:val="none" w:sz="0" w:space="0" w:color="auto"/>
          </w:divBdr>
        </w:div>
        <w:div w:id="1541279587">
          <w:marLeft w:val="640"/>
          <w:marRight w:val="0"/>
          <w:marTop w:val="0"/>
          <w:marBottom w:val="0"/>
          <w:divBdr>
            <w:top w:val="none" w:sz="0" w:space="0" w:color="auto"/>
            <w:left w:val="none" w:sz="0" w:space="0" w:color="auto"/>
            <w:bottom w:val="none" w:sz="0" w:space="0" w:color="auto"/>
            <w:right w:val="none" w:sz="0" w:space="0" w:color="auto"/>
          </w:divBdr>
        </w:div>
        <w:div w:id="1374424573">
          <w:marLeft w:val="640"/>
          <w:marRight w:val="0"/>
          <w:marTop w:val="0"/>
          <w:marBottom w:val="0"/>
          <w:divBdr>
            <w:top w:val="none" w:sz="0" w:space="0" w:color="auto"/>
            <w:left w:val="none" w:sz="0" w:space="0" w:color="auto"/>
            <w:bottom w:val="none" w:sz="0" w:space="0" w:color="auto"/>
            <w:right w:val="none" w:sz="0" w:space="0" w:color="auto"/>
          </w:divBdr>
        </w:div>
      </w:divsChild>
    </w:div>
    <w:div w:id="1035883688">
      <w:bodyDiv w:val="1"/>
      <w:marLeft w:val="0"/>
      <w:marRight w:val="0"/>
      <w:marTop w:val="0"/>
      <w:marBottom w:val="0"/>
      <w:divBdr>
        <w:top w:val="none" w:sz="0" w:space="0" w:color="auto"/>
        <w:left w:val="none" w:sz="0" w:space="0" w:color="auto"/>
        <w:bottom w:val="none" w:sz="0" w:space="0" w:color="auto"/>
        <w:right w:val="none" w:sz="0" w:space="0" w:color="auto"/>
      </w:divBdr>
      <w:divsChild>
        <w:div w:id="434249994">
          <w:marLeft w:val="640"/>
          <w:marRight w:val="0"/>
          <w:marTop w:val="0"/>
          <w:marBottom w:val="0"/>
          <w:divBdr>
            <w:top w:val="none" w:sz="0" w:space="0" w:color="auto"/>
            <w:left w:val="none" w:sz="0" w:space="0" w:color="auto"/>
            <w:bottom w:val="none" w:sz="0" w:space="0" w:color="auto"/>
            <w:right w:val="none" w:sz="0" w:space="0" w:color="auto"/>
          </w:divBdr>
        </w:div>
        <w:div w:id="321393645">
          <w:marLeft w:val="640"/>
          <w:marRight w:val="0"/>
          <w:marTop w:val="0"/>
          <w:marBottom w:val="0"/>
          <w:divBdr>
            <w:top w:val="none" w:sz="0" w:space="0" w:color="auto"/>
            <w:left w:val="none" w:sz="0" w:space="0" w:color="auto"/>
            <w:bottom w:val="none" w:sz="0" w:space="0" w:color="auto"/>
            <w:right w:val="none" w:sz="0" w:space="0" w:color="auto"/>
          </w:divBdr>
        </w:div>
        <w:div w:id="1717199053">
          <w:marLeft w:val="640"/>
          <w:marRight w:val="0"/>
          <w:marTop w:val="0"/>
          <w:marBottom w:val="0"/>
          <w:divBdr>
            <w:top w:val="none" w:sz="0" w:space="0" w:color="auto"/>
            <w:left w:val="none" w:sz="0" w:space="0" w:color="auto"/>
            <w:bottom w:val="none" w:sz="0" w:space="0" w:color="auto"/>
            <w:right w:val="none" w:sz="0" w:space="0" w:color="auto"/>
          </w:divBdr>
        </w:div>
        <w:div w:id="1062483338">
          <w:marLeft w:val="640"/>
          <w:marRight w:val="0"/>
          <w:marTop w:val="0"/>
          <w:marBottom w:val="0"/>
          <w:divBdr>
            <w:top w:val="none" w:sz="0" w:space="0" w:color="auto"/>
            <w:left w:val="none" w:sz="0" w:space="0" w:color="auto"/>
            <w:bottom w:val="none" w:sz="0" w:space="0" w:color="auto"/>
            <w:right w:val="none" w:sz="0" w:space="0" w:color="auto"/>
          </w:divBdr>
        </w:div>
        <w:div w:id="2106918241">
          <w:marLeft w:val="640"/>
          <w:marRight w:val="0"/>
          <w:marTop w:val="0"/>
          <w:marBottom w:val="0"/>
          <w:divBdr>
            <w:top w:val="none" w:sz="0" w:space="0" w:color="auto"/>
            <w:left w:val="none" w:sz="0" w:space="0" w:color="auto"/>
            <w:bottom w:val="none" w:sz="0" w:space="0" w:color="auto"/>
            <w:right w:val="none" w:sz="0" w:space="0" w:color="auto"/>
          </w:divBdr>
        </w:div>
        <w:div w:id="1897082479">
          <w:marLeft w:val="640"/>
          <w:marRight w:val="0"/>
          <w:marTop w:val="0"/>
          <w:marBottom w:val="0"/>
          <w:divBdr>
            <w:top w:val="none" w:sz="0" w:space="0" w:color="auto"/>
            <w:left w:val="none" w:sz="0" w:space="0" w:color="auto"/>
            <w:bottom w:val="none" w:sz="0" w:space="0" w:color="auto"/>
            <w:right w:val="none" w:sz="0" w:space="0" w:color="auto"/>
          </w:divBdr>
        </w:div>
        <w:div w:id="1881285011">
          <w:marLeft w:val="640"/>
          <w:marRight w:val="0"/>
          <w:marTop w:val="0"/>
          <w:marBottom w:val="0"/>
          <w:divBdr>
            <w:top w:val="none" w:sz="0" w:space="0" w:color="auto"/>
            <w:left w:val="none" w:sz="0" w:space="0" w:color="auto"/>
            <w:bottom w:val="none" w:sz="0" w:space="0" w:color="auto"/>
            <w:right w:val="none" w:sz="0" w:space="0" w:color="auto"/>
          </w:divBdr>
        </w:div>
        <w:div w:id="458037699">
          <w:marLeft w:val="640"/>
          <w:marRight w:val="0"/>
          <w:marTop w:val="0"/>
          <w:marBottom w:val="0"/>
          <w:divBdr>
            <w:top w:val="none" w:sz="0" w:space="0" w:color="auto"/>
            <w:left w:val="none" w:sz="0" w:space="0" w:color="auto"/>
            <w:bottom w:val="none" w:sz="0" w:space="0" w:color="auto"/>
            <w:right w:val="none" w:sz="0" w:space="0" w:color="auto"/>
          </w:divBdr>
        </w:div>
        <w:div w:id="1533224590">
          <w:marLeft w:val="640"/>
          <w:marRight w:val="0"/>
          <w:marTop w:val="0"/>
          <w:marBottom w:val="0"/>
          <w:divBdr>
            <w:top w:val="none" w:sz="0" w:space="0" w:color="auto"/>
            <w:left w:val="none" w:sz="0" w:space="0" w:color="auto"/>
            <w:bottom w:val="none" w:sz="0" w:space="0" w:color="auto"/>
            <w:right w:val="none" w:sz="0" w:space="0" w:color="auto"/>
          </w:divBdr>
        </w:div>
        <w:div w:id="426536241">
          <w:marLeft w:val="640"/>
          <w:marRight w:val="0"/>
          <w:marTop w:val="0"/>
          <w:marBottom w:val="0"/>
          <w:divBdr>
            <w:top w:val="none" w:sz="0" w:space="0" w:color="auto"/>
            <w:left w:val="none" w:sz="0" w:space="0" w:color="auto"/>
            <w:bottom w:val="none" w:sz="0" w:space="0" w:color="auto"/>
            <w:right w:val="none" w:sz="0" w:space="0" w:color="auto"/>
          </w:divBdr>
        </w:div>
        <w:div w:id="248589230">
          <w:marLeft w:val="640"/>
          <w:marRight w:val="0"/>
          <w:marTop w:val="0"/>
          <w:marBottom w:val="0"/>
          <w:divBdr>
            <w:top w:val="none" w:sz="0" w:space="0" w:color="auto"/>
            <w:left w:val="none" w:sz="0" w:space="0" w:color="auto"/>
            <w:bottom w:val="none" w:sz="0" w:space="0" w:color="auto"/>
            <w:right w:val="none" w:sz="0" w:space="0" w:color="auto"/>
          </w:divBdr>
        </w:div>
        <w:div w:id="1297107518">
          <w:marLeft w:val="640"/>
          <w:marRight w:val="0"/>
          <w:marTop w:val="0"/>
          <w:marBottom w:val="0"/>
          <w:divBdr>
            <w:top w:val="none" w:sz="0" w:space="0" w:color="auto"/>
            <w:left w:val="none" w:sz="0" w:space="0" w:color="auto"/>
            <w:bottom w:val="none" w:sz="0" w:space="0" w:color="auto"/>
            <w:right w:val="none" w:sz="0" w:space="0" w:color="auto"/>
          </w:divBdr>
        </w:div>
        <w:div w:id="1187645106">
          <w:marLeft w:val="640"/>
          <w:marRight w:val="0"/>
          <w:marTop w:val="0"/>
          <w:marBottom w:val="0"/>
          <w:divBdr>
            <w:top w:val="none" w:sz="0" w:space="0" w:color="auto"/>
            <w:left w:val="none" w:sz="0" w:space="0" w:color="auto"/>
            <w:bottom w:val="none" w:sz="0" w:space="0" w:color="auto"/>
            <w:right w:val="none" w:sz="0" w:space="0" w:color="auto"/>
          </w:divBdr>
        </w:div>
        <w:div w:id="1416123768">
          <w:marLeft w:val="640"/>
          <w:marRight w:val="0"/>
          <w:marTop w:val="0"/>
          <w:marBottom w:val="0"/>
          <w:divBdr>
            <w:top w:val="none" w:sz="0" w:space="0" w:color="auto"/>
            <w:left w:val="none" w:sz="0" w:space="0" w:color="auto"/>
            <w:bottom w:val="none" w:sz="0" w:space="0" w:color="auto"/>
            <w:right w:val="none" w:sz="0" w:space="0" w:color="auto"/>
          </w:divBdr>
        </w:div>
        <w:div w:id="234054031">
          <w:marLeft w:val="640"/>
          <w:marRight w:val="0"/>
          <w:marTop w:val="0"/>
          <w:marBottom w:val="0"/>
          <w:divBdr>
            <w:top w:val="none" w:sz="0" w:space="0" w:color="auto"/>
            <w:left w:val="none" w:sz="0" w:space="0" w:color="auto"/>
            <w:bottom w:val="none" w:sz="0" w:space="0" w:color="auto"/>
            <w:right w:val="none" w:sz="0" w:space="0" w:color="auto"/>
          </w:divBdr>
        </w:div>
        <w:div w:id="1315645746">
          <w:marLeft w:val="640"/>
          <w:marRight w:val="0"/>
          <w:marTop w:val="0"/>
          <w:marBottom w:val="0"/>
          <w:divBdr>
            <w:top w:val="none" w:sz="0" w:space="0" w:color="auto"/>
            <w:left w:val="none" w:sz="0" w:space="0" w:color="auto"/>
            <w:bottom w:val="none" w:sz="0" w:space="0" w:color="auto"/>
            <w:right w:val="none" w:sz="0" w:space="0" w:color="auto"/>
          </w:divBdr>
        </w:div>
        <w:div w:id="1693455967">
          <w:marLeft w:val="640"/>
          <w:marRight w:val="0"/>
          <w:marTop w:val="0"/>
          <w:marBottom w:val="0"/>
          <w:divBdr>
            <w:top w:val="none" w:sz="0" w:space="0" w:color="auto"/>
            <w:left w:val="none" w:sz="0" w:space="0" w:color="auto"/>
            <w:bottom w:val="none" w:sz="0" w:space="0" w:color="auto"/>
            <w:right w:val="none" w:sz="0" w:space="0" w:color="auto"/>
          </w:divBdr>
        </w:div>
        <w:div w:id="1106001249">
          <w:marLeft w:val="640"/>
          <w:marRight w:val="0"/>
          <w:marTop w:val="0"/>
          <w:marBottom w:val="0"/>
          <w:divBdr>
            <w:top w:val="none" w:sz="0" w:space="0" w:color="auto"/>
            <w:left w:val="none" w:sz="0" w:space="0" w:color="auto"/>
            <w:bottom w:val="none" w:sz="0" w:space="0" w:color="auto"/>
            <w:right w:val="none" w:sz="0" w:space="0" w:color="auto"/>
          </w:divBdr>
        </w:div>
        <w:div w:id="1303729802">
          <w:marLeft w:val="640"/>
          <w:marRight w:val="0"/>
          <w:marTop w:val="0"/>
          <w:marBottom w:val="0"/>
          <w:divBdr>
            <w:top w:val="none" w:sz="0" w:space="0" w:color="auto"/>
            <w:left w:val="none" w:sz="0" w:space="0" w:color="auto"/>
            <w:bottom w:val="none" w:sz="0" w:space="0" w:color="auto"/>
            <w:right w:val="none" w:sz="0" w:space="0" w:color="auto"/>
          </w:divBdr>
        </w:div>
        <w:div w:id="116416468">
          <w:marLeft w:val="640"/>
          <w:marRight w:val="0"/>
          <w:marTop w:val="0"/>
          <w:marBottom w:val="0"/>
          <w:divBdr>
            <w:top w:val="none" w:sz="0" w:space="0" w:color="auto"/>
            <w:left w:val="none" w:sz="0" w:space="0" w:color="auto"/>
            <w:bottom w:val="none" w:sz="0" w:space="0" w:color="auto"/>
            <w:right w:val="none" w:sz="0" w:space="0" w:color="auto"/>
          </w:divBdr>
        </w:div>
        <w:div w:id="1857844606">
          <w:marLeft w:val="640"/>
          <w:marRight w:val="0"/>
          <w:marTop w:val="0"/>
          <w:marBottom w:val="0"/>
          <w:divBdr>
            <w:top w:val="none" w:sz="0" w:space="0" w:color="auto"/>
            <w:left w:val="none" w:sz="0" w:space="0" w:color="auto"/>
            <w:bottom w:val="none" w:sz="0" w:space="0" w:color="auto"/>
            <w:right w:val="none" w:sz="0" w:space="0" w:color="auto"/>
          </w:divBdr>
        </w:div>
        <w:div w:id="390663278">
          <w:marLeft w:val="640"/>
          <w:marRight w:val="0"/>
          <w:marTop w:val="0"/>
          <w:marBottom w:val="0"/>
          <w:divBdr>
            <w:top w:val="none" w:sz="0" w:space="0" w:color="auto"/>
            <w:left w:val="none" w:sz="0" w:space="0" w:color="auto"/>
            <w:bottom w:val="none" w:sz="0" w:space="0" w:color="auto"/>
            <w:right w:val="none" w:sz="0" w:space="0" w:color="auto"/>
          </w:divBdr>
        </w:div>
        <w:div w:id="1686515849">
          <w:marLeft w:val="640"/>
          <w:marRight w:val="0"/>
          <w:marTop w:val="0"/>
          <w:marBottom w:val="0"/>
          <w:divBdr>
            <w:top w:val="none" w:sz="0" w:space="0" w:color="auto"/>
            <w:left w:val="none" w:sz="0" w:space="0" w:color="auto"/>
            <w:bottom w:val="none" w:sz="0" w:space="0" w:color="auto"/>
            <w:right w:val="none" w:sz="0" w:space="0" w:color="auto"/>
          </w:divBdr>
        </w:div>
        <w:div w:id="437145892">
          <w:marLeft w:val="640"/>
          <w:marRight w:val="0"/>
          <w:marTop w:val="0"/>
          <w:marBottom w:val="0"/>
          <w:divBdr>
            <w:top w:val="none" w:sz="0" w:space="0" w:color="auto"/>
            <w:left w:val="none" w:sz="0" w:space="0" w:color="auto"/>
            <w:bottom w:val="none" w:sz="0" w:space="0" w:color="auto"/>
            <w:right w:val="none" w:sz="0" w:space="0" w:color="auto"/>
          </w:divBdr>
        </w:div>
        <w:div w:id="1676226144">
          <w:marLeft w:val="640"/>
          <w:marRight w:val="0"/>
          <w:marTop w:val="0"/>
          <w:marBottom w:val="0"/>
          <w:divBdr>
            <w:top w:val="none" w:sz="0" w:space="0" w:color="auto"/>
            <w:left w:val="none" w:sz="0" w:space="0" w:color="auto"/>
            <w:bottom w:val="none" w:sz="0" w:space="0" w:color="auto"/>
            <w:right w:val="none" w:sz="0" w:space="0" w:color="auto"/>
          </w:divBdr>
        </w:div>
        <w:div w:id="936595627">
          <w:marLeft w:val="640"/>
          <w:marRight w:val="0"/>
          <w:marTop w:val="0"/>
          <w:marBottom w:val="0"/>
          <w:divBdr>
            <w:top w:val="none" w:sz="0" w:space="0" w:color="auto"/>
            <w:left w:val="none" w:sz="0" w:space="0" w:color="auto"/>
            <w:bottom w:val="none" w:sz="0" w:space="0" w:color="auto"/>
            <w:right w:val="none" w:sz="0" w:space="0" w:color="auto"/>
          </w:divBdr>
        </w:div>
        <w:div w:id="1220239087">
          <w:marLeft w:val="640"/>
          <w:marRight w:val="0"/>
          <w:marTop w:val="0"/>
          <w:marBottom w:val="0"/>
          <w:divBdr>
            <w:top w:val="none" w:sz="0" w:space="0" w:color="auto"/>
            <w:left w:val="none" w:sz="0" w:space="0" w:color="auto"/>
            <w:bottom w:val="none" w:sz="0" w:space="0" w:color="auto"/>
            <w:right w:val="none" w:sz="0" w:space="0" w:color="auto"/>
          </w:divBdr>
        </w:div>
        <w:div w:id="459110713">
          <w:marLeft w:val="640"/>
          <w:marRight w:val="0"/>
          <w:marTop w:val="0"/>
          <w:marBottom w:val="0"/>
          <w:divBdr>
            <w:top w:val="none" w:sz="0" w:space="0" w:color="auto"/>
            <w:left w:val="none" w:sz="0" w:space="0" w:color="auto"/>
            <w:bottom w:val="none" w:sz="0" w:space="0" w:color="auto"/>
            <w:right w:val="none" w:sz="0" w:space="0" w:color="auto"/>
          </w:divBdr>
        </w:div>
        <w:div w:id="695496403">
          <w:marLeft w:val="640"/>
          <w:marRight w:val="0"/>
          <w:marTop w:val="0"/>
          <w:marBottom w:val="0"/>
          <w:divBdr>
            <w:top w:val="none" w:sz="0" w:space="0" w:color="auto"/>
            <w:left w:val="none" w:sz="0" w:space="0" w:color="auto"/>
            <w:bottom w:val="none" w:sz="0" w:space="0" w:color="auto"/>
            <w:right w:val="none" w:sz="0" w:space="0" w:color="auto"/>
          </w:divBdr>
        </w:div>
        <w:div w:id="945190684">
          <w:marLeft w:val="640"/>
          <w:marRight w:val="0"/>
          <w:marTop w:val="0"/>
          <w:marBottom w:val="0"/>
          <w:divBdr>
            <w:top w:val="none" w:sz="0" w:space="0" w:color="auto"/>
            <w:left w:val="none" w:sz="0" w:space="0" w:color="auto"/>
            <w:bottom w:val="none" w:sz="0" w:space="0" w:color="auto"/>
            <w:right w:val="none" w:sz="0" w:space="0" w:color="auto"/>
          </w:divBdr>
        </w:div>
        <w:div w:id="660699755">
          <w:marLeft w:val="640"/>
          <w:marRight w:val="0"/>
          <w:marTop w:val="0"/>
          <w:marBottom w:val="0"/>
          <w:divBdr>
            <w:top w:val="none" w:sz="0" w:space="0" w:color="auto"/>
            <w:left w:val="none" w:sz="0" w:space="0" w:color="auto"/>
            <w:bottom w:val="none" w:sz="0" w:space="0" w:color="auto"/>
            <w:right w:val="none" w:sz="0" w:space="0" w:color="auto"/>
          </w:divBdr>
        </w:div>
        <w:div w:id="319584294">
          <w:marLeft w:val="640"/>
          <w:marRight w:val="0"/>
          <w:marTop w:val="0"/>
          <w:marBottom w:val="0"/>
          <w:divBdr>
            <w:top w:val="none" w:sz="0" w:space="0" w:color="auto"/>
            <w:left w:val="none" w:sz="0" w:space="0" w:color="auto"/>
            <w:bottom w:val="none" w:sz="0" w:space="0" w:color="auto"/>
            <w:right w:val="none" w:sz="0" w:space="0" w:color="auto"/>
          </w:divBdr>
        </w:div>
        <w:div w:id="84813778">
          <w:marLeft w:val="640"/>
          <w:marRight w:val="0"/>
          <w:marTop w:val="0"/>
          <w:marBottom w:val="0"/>
          <w:divBdr>
            <w:top w:val="none" w:sz="0" w:space="0" w:color="auto"/>
            <w:left w:val="none" w:sz="0" w:space="0" w:color="auto"/>
            <w:bottom w:val="none" w:sz="0" w:space="0" w:color="auto"/>
            <w:right w:val="none" w:sz="0" w:space="0" w:color="auto"/>
          </w:divBdr>
        </w:div>
        <w:div w:id="1237982825">
          <w:marLeft w:val="640"/>
          <w:marRight w:val="0"/>
          <w:marTop w:val="0"/>
          <w:marBottom w:val="0"/>
          <w:divBdr>
            <w:top w:val="none" w:sz="0" w:space="0" w:color="auto"/>
            <w:left w:val="none" w:sz="0" w:space="0" w:color="auto"/>
            <w:bottom w:val="none" w:sz="0" w:space="0" w:color="auto"/>
            <w:right w:val="none" w:sz="0" w:space="0" w:color="auto"/>
          </w:divBdr>
        </w:div>
        <w:div w:id="564725658">
          <w:marLeft w:val="640"/>
          <w:marRight w:val="0"/>
          <w:marTop w:val="0"/>
          <w:marBottom w:val="0"/>
          <w:divBdr>
            <w:top w:val="none" w:sz="0" w:space="0" w:color="auto"/>
            <w:left w:val="none" w:sz="0" w:space="0" w:color="auto"/>
            <w:bottom w:val="none" w:sz="0" w:space="0" w:color="auto"/>
            <w:right w:val="none" w:sz="0" w:space="0" w:color="auto"/>
          </w:divBdr>
        </w:div>
        <w:div w:id="819886067">
          <w:marLeft w:val="640"/>
          <w:marRight w:val="0"/>
          <w:marTop w:val="0"/>
          <w:marBottom w:val="0"/>
          <w:divBdr>
            <w:top w:val="none" w:sz="0" w:space="0" w:color="auto"/>
            <w:left w:val="none" w:sz="0" w:space="0" w:color="auto"/>
            <w:bottom w:val="none" w:sz="0" w:space="0" w:color="auto"/>
            <w:right w:val="none" w:sz="0" w:space="0" w:color="auto"/>
          </w:divBdr>
        </w:div>
        <w:div w:id="1129468365">
          <w:marLeft w:val="640"/>
          <w:marRight w:val="0"/>
          <w:marTop w:val="0"/>
          <w:marBottom w:val="0"/>
          <w:divBdr>
            <w:top w:val="none" w:sz="0" w:space="0" w:color="auto"/>
            <w:left w:val="none" w:sz="0" w:space="0" w:color="auto"/>
            <w:bottom w:val="none" w:sz="0" w:space="0" w:color="auto"/>
            <w:right w:val="none" w:sz="0" w:space="0" w:color="auto"/>
          </w:divBdr>
        </w:div>
        <w:div w:id="1010061095">
          <w:marLeft w:val="640"/>
          <w:marRight w:val="0"/>
          <w:marTop w:val="0"/>
          <w:marBottom w:val="0"/>
          <w:divBdr>
            <w:top w:val="none" w:sz="0" w:space="0" w:color="auto"/>
            <w:left w:val="none" w:sz="0" w:space="0" w:color="auto"/>
            <w:bottom w:val="none" w:sz="0" w:space="0" w:color="auto"/>
            <w:right w:val="none" w:sz="0" w:space="0" w:color="auto"/>
          </w:divBdr>
        </w:div>
        <w:div w:id="882138050">
          <w:marLeft w:val="640"/>
          <w:marRight w:val="0"/>
          <w:marTop w:val="0"/>
          <w:marBottom w:val="0"/>
          <w:divBdr>
            <w:top w:val="none" w:sz="0" w:space="0" w:color="auto"/>
            <w:left w:val="none" w:sz="0" w:space="0" w:color="auto"/>
            <w:bottom w:val="none" w:sz="0" w:space="0" w:color="auto"/>
            <w:right w:val="none" w:sz="0" w:space="0" w:color="auto"/>
          </w:divBdr>
        </w:div>
        <w:div w:id="1412582818">
          <w:marLeft w:val="640"/>
          <w:marRight w:val="0"/>
          <w:marTop w:val="0"/>
          <w:marBottom w:val="0"/>
          <w:divBdr>
            <w:top w:val="none" w:sz="0" w:space="0" w:color="auto"/>
            <w:left w:val="none" w:sz="0" w:space="0" w:color="auto"/>
            <w:bottom w:val="none" w:sz="0" w:space="0" w:color="auto"/>
            <w:right w:val="none" w:sz="0" w:space="0" w:color="auto"/>
          </w:divBdr>
        </w:div>
        <w:div w:id="1688406731">
          <w:marLeft w:val="640"/>
          <w:marRight w:val="0"/>
          <w:marTop w:val="0"/>
          <w:marBottom w:val="0"/>
          <w:divBdr>
            <w:top w:val="none" w:sz="0" w:space="0" w:color="auto"/>
            <w:left w:val="none" w:sz="0" w:space="0" w:color="auto"/>
            <w:bottom w:val="none" w:sz="0" w:space="0" w:color="auto"/>
            <w:right w:val="none" w:sz="0" w:space="0" w:color="auto"/>
          </w:divBdr>
        </w:div>
        <w:div w:id="500580447">
          <w:marLeft w:val="640"/>
          <w:marRight w:val="0"/>
          <w:marTop w:val="0"/>
          <w:marBottom w:val="0"/>
          <w:divBdr>
            <w:top w:val="none" w:sz="0" w:space="0" w:color="auto"/>
            <w:left w:val="none" w:sz="0" w:space="0" w:color="auto"/>
            <w:bottom w:val="none" w:sz="0" w:space="0" w:color="auto"/>
            <w:right w:val="none" w:sz="0" w:space="0" w:color="auto"/>
          </w:divBdr>
        </w:div>
        <w:div w:id="655769315">
          <w:marLeft w:val="640"/>
          <w:marRight w:val="0"/>
          <w:marTop w:val="0"/>
          <w:marBottom w:val="0"/>
          <w:divBdr>
            <w:top w:val="none" w:sz="0" w:space="0" w:color="auto"/>
            <w:left w:val="none" w:sz="0" w:space="0" w:color="auto"/>
            <w:bottom w:val="none" w:sz="0" w:space="0" w:color="auto"/>
            <w:right w:val="none" w:sz="0" w:space="0" w:color="auto"/>
          </w:divBdr>
        </w:div>
        <w:div w:id="864246017">
          <w:marLeft w:val="640"/>
          <w:marRight w:val="0"/>
          <w:marTop w:val="0"/>
          <w:marBottom w:val="0"/>
          <w:divBdr>
            <w:top w:val="none" w:sz="0" w:space="0" w:color="auto"/>
            <w:left w:val="none" w:sz="0" w:space="0" w:color="auto"/>
            <w:bottom w:val="none" w:sz="0" w:space="0" w:color="auto"/>
            <w:right w:val="none" w:sz="0" w:space="0" w:color="auto"/>
          </w:divBdr>
        </w:div>
        <w:div w:id="398868978">
          <w:marLeft w:val="640"/>
          <w:marRight w:val="0"/>
          <w:marTop w:val="0"/>
          <w:marBottom w:val="0"/>
          <w:divBdr>
            <w:top w:val="none" w:sz="0" w:space="0" w:color="auto"/>
            <w:left w:val="none" w:sz="0" w:space="0" w:color="auto"/>
            <w:bottom w:val="none" w:sz="0" w:space="0" w:color="auto"/>
            <w:right w:val="none" w:sz="0" w:space="0" w:color="auto"/>
          </w:divBdr>
        </w:div>
        <w:div w:id="2017536172">
          <w:marLeft w:val="640"/>
          <w:marRight w:val="0"/>
          <w:marTop w:val="0"/>
          <w:marBottom w:val="0"/>
          <w:divBdr>
            <w:top w:val="none" w:sz="0" w:space="0" w:color="auto"/>
            <w:left w:val="none" w:sz="0" w:space="0" w:color="auto"/>
            <w:bottom w:val="none" w:sz="0" w:space="0" w:color="auto"/>
            <w:right w:val="none" w:sz="0" w:space="0" w:color="auto"/>
          </w:divBdr>
        </w:div>
        <w:div w:id="1714890732">
          <w:marLeft w:val="640"/>
          <w:marRight w:val="0"/>
          <w:marTop w:val="0"/>
          <w:marBottom w:val="0"/>
          <w:divBdr>
            <w:top w:val="none" w:sz="0" w:space="0" w:color="auto"/>
            <w:left w:val="none" w:sz="0" w:space="0" w:color="auto"/>
            <w:bottom w:val="none" w:sz="0" w:space="0" w:color="auto"/>
            <w:right w:val="none" w:sz="0" w:space="0" w:color="auto"/>
          </w:divBdr>
        </w:div>
        <w:div w:id="303970558">
          <w:marLeft w:val="640"/>
          <w:marRight w:val="0"/>
          <w:marTop w:val="0"/>
          <w:marBottom w:val="0"/>
          <w:divBdr>
            <w:top w:val="none" w:sz="0" w:space="0" w:color="auto"/>
            <w:left w:val="none" w:sz="0" w:space="0" w:color="auto"/>
            <w:bottom w:val="none" w:sz="0" w:space="0" w:color="auto"/>
            <w:right w:val="none" w:sz="0" w:space="0" w:color="auto"/>
          </w:divBdr>
        </w:div>
        <w:div w:id="2102137035">
          <w:marLeft w:val="640"/>
          <w:marRight w:val="0"/>
          <w:marTop w:val="0"/>
          <w:marBottom w:val="0"/>
          <w:divBdr>
            <w:top w:val="none" w:sz="0" w:space="0" w:color="auto"/>
            <w:left w:val="none" w:sz="0" w:space="0" w:color="auto"/>
            <w:bottom w:val="none" w:sz="0" w:space="0" w:color="auto"/>
            <w:right w:val="none" w:sz="0" w:space="0" w:color="auto"/>
          </w:divBdr>
        </w:div>
        <w:div w:id="956181874">
          <w:marLeft w:val="640"/>
          <w:marRight w:val="0"/>
          <w:marTop w:val="0"/>
          <w:marBottom w:val="0"/>
          <w:divBdr>
            <w:top w:val="none" w:sz="0" w:space="0" w:color="auto"/>
            <w:left w:val="none" w:sz="0" w:space="0" w:color="auto"/>
            <w:bottom w:val="none" w:sz="0" w:space="0" w:color="auto"/>
            <w:right w:val="none" w:sz="0" w:space="0" w:color="auto"/>
          </w:divBdr>
        </w:div>
        <w:div w:id="198710340">
          <w:marLeft w:val="640"/>
          <w:marRight w:val="0"/>
          <w:marTop w:val="0"/>
          <w:marBottom w:val="0"/>
          <w:divBdr>
            <w:top w:val="none" w:sz="0" w:space="0" w:color="auto"/>
            <w:left w:val="none" w:sz="0" w:space="0" w:color="auto"/>
            <w:bottom w:val="none" w:sz="0" w:space="0" w:color="auto"/>
            <w:right w:val="none" w:sz="0" w:space="0" w:color="auto"/>
          </w:divBdr>
        </w:div>
        <w:div w:id="253630304">
          <w:marLeft w:val="640"/>
          <w:marRight w:val="0"/>
          <w:marTop w:val="0"/>
          <w:marBottom w:val="0"/>
          <w:divBdr>
            <w:top w:val="none" w:sz="0" w:space="0" w:color="auto"/>
            <w:left w:val="none" w:sz="0" w:space="0" w:color="auto"/>
            <w:bottom w:val="none" w:sz="0" w:space="0" w:color="auto"/>
            <w:right w:val="none" w:sz="0" w:space="0" w:color="auto"/>
          </w:divBdr>
        </w:div>
        <w:div w:id="1479686911">
          <w:marLeft w:val="640"/>
          <w:marRight w:val="0"/>
          <w:marTop w:val="0"/>
          <w:marBottom w:val="0"/>
          <w:divBdr>
            <w:top w:val="none" w:sz="0" w:space="0" w:color="auto"/>
            <w:left w:val="none" w:sz="0" w:space="0" w:color="auto"/>
            <w:bottom w:val="none" w:sz="0" w:space="0" w:color="auto"/>
            <w:right w:val="none" w:sz="0" w:space="0" w:color="auto"/>
          </w:divBdr>
        </w:div>
        <w:div w:id="1507793828">
          <w:marLeft w:val="640"/>
          <w:marRight w:val="0"/>
          <w:marTop w:val="0"/>
          <w:marBottom w:val="0"/>
          <w:divBdr>
            <w:top w:val="none" w:sz="0" w:space="0" w:color="auto"/>
            <w:left w:val="none" w:sz="0" w:space="0" w:color="auto"/>
            <w:bottom w:val="none" w:sz="0" w:space="0" w:color="auto"/>
            <w:right w:val="none" w:sz="0" w:space="0" w:color="auto"/>
          </w:divBdr>
        </w:div>
        <w:div w:id="46227935">
          <w:marLeft w:val="640"/>
          <w:marRight w:val="0"/>
          <w:marTop w:val="0"/>
          <w:marBottom w:val="0"/>
          <w:divBdr>
            <w:top w:val="none" w:sz="0" w:space="0" w:color="auto"/>
            <w:left w:val="none" w:sz="0" w:space="0" w:color="auto"/>
            <w:bottom w:val="none" w:sz="0" w:space="0" w:color="auto"/>
            <w:right w:val="none" w:sz="0" w:space="0" w:color="auto"/>
          </w:divBdr>
        </w:div>
        <w:div w:id="1373119108">
          <w:marLeft w:val="640"/>
          <w:marRight w:val="0"/>
          <w:marTop w:val="0"/>
          <w:marBottom w:val="0"/>
          <w:divBdr>
            <w:top w:val="none" w:sz="0" w:space="0" w:color="auto"/>
            <w:left w:val="none" w:sz="0" w:space="0" w:color="auto"/>
            <w:bottom w:val="none" w:sz="0" w:space="0" w:color="auto"/>
            <w:right w:val="none" w:sz="0" w:space="0" w:color="auto"/>
          </w:divBdr>
        </w:div>
        <w:div w:id="596911118">
          <w:marLeft w:val="640"/>
          <w:marRight w:val="0"/>
          <w:marTop w:val="0"/>
          <w:marBottom w:val="0"/>
          <w:divBdr>
            <w:top w:val="none" w:sz="0" w:space="0" w:color="auto"/>
            <w:left w:val="none" w:sz="0" w:space="0" w:color="auto"/>
            <w:bottom w:val="none" w:sz="0" w:space="0" w:color="auto"/>
            <w:right w:val="none" w:sz="0" w:space="0" w:color="auto"/>
          </w:divBdr>
        </w:div>
        <w:div w:id="1120763692">
          <w:marLeft w:val="640"/>
          <w:marRight w:val="0"/>
          <w:marTop w:val="0"/>
          <w:marBottom w:val="0"/>
          <w:divBdr>
            <w:top w:val="none" w:sz="0" w:space="0" w:color="auto"/>
            <w:left w:val="none" w:sz="0" w:space="0" w:color="auto"/>
            <w:bottom w:val="none" w:sz="0" w:space="0" w:color="auto"/>
            <w:right w:val="none" w:sz="0" w:space="0" w:color="auto"/>
          </w:divBdr>
        </w:div>
        <w:div w:id="1580941935">
          <w:marLeft w:val="640"/>
          <w:marRight w:val="0"/>
          <w:marTop w:val="0"/>
          <w:marBottom w:val="0"/>
          <w:divBdr>
            <w:top w:val="none" w:sz="0" w:space="0" w:color="auto"/>
            <w:left w:val="none" w:sz="0" w:space="0" w:color="auto"/>
            <w:bottom w:val="none" w:sz="0" w:space="0" w:color="auto"/>
            <w:right w:val="none" w:sz="0" w:space="0" w:color="auto"/>
          </w:divBdr>
        </w:div>
        <w:div w:id="1226530738">
          <w:marLeft w:val="640"/>
          <w:marRight w:val="0"/>
          <w:marTop w:val="0"/>
          <w:marBottom w:val="0"/>
          <w:divBdr>
            <w:top w:val="none" w:sz="0" w:space="0" w:color="auto"/>
            <w:left w:val="none" w:sz="0" w:space="0" w:color="auto"/>
            <w:bottom w:val="none" w:sz="0" w:space="0" w:color="auto"/>
            <w:right w:val="none" w:sz="0" w:space="0" w:color="auto"/>
          </w:divBdr>
        </w:div>
        <w:div w:id="1647932272">
          <w:marLeft w:val="640"/>
          <w:marRight w:val="0"/>
          <w:marTop w:val="0"/>
          <w:marBottom w:val="0"/>
          <w:divBdr>
            <w:top w:val="none" w:sz="0" w:space="0" w:color="auto"/>
            <w:left w:val="none" w:sz="0" w:space="0" w:color="auto"/>
            <w:bottom w:val="none" w:sz="0" w:space="0" w:color="auto"/>
            <w:right w:val="none" w:sz="0" w:space="0" w:color="auto"/>
          </w:divBdr>
        </w:div>
        <w:div w:id="1117872255">
          <w:marLeft w:val="640"/>
          <w:marRight w:val="0"/>
          <w:marTop w:val="0"/>
          <w:marBottom w:val="0"/>
          <w:divBdr>
            <w:top w:val="none" w:sz="0" w:space="0" w:color="auto"/>
            <w:left w:val="none" w:sz="0" w:space="0" w:color="auto"/>
            <w:bottom w:val="none" w:sz="0" w:space="0" w:color="auto"/>
            <w:right w:val="none" w:sz="0" w:space="0" w:color="auto"/>
          </w:divBdr>
        </w:div>
        <w:div w:id="451440401">
          <w:marLeft w:val="640"/>
          <w:marRight w:val="0"/>
          <w:marTop w:val="0"/>
          <w:marBottom w:val="0"/>
          <w:divBdr>
            <w:top w:val="none" w:sz="0" w:space="0" w:color="auto"/>
            <w:left w:val="none" w:sz="0" w:space="0" w:color="auto"/>
            <w:bottom w:val="none" w:sz="0" w:space="0" w:color="auto"/>
            <w:right w:val="none" w:sz="0" w:space="0" w:color="auto"/>
          </w:divBdr>
        </w:div>
        <w:div w:id="325598314">
          <w:marLeft w:val="640"/>
          <w:marRight w:val="0"/>
          <w:marTop w:val="0"/>
          <w:marBottom w:val="0"/>
          <w:divBdr>
            <w:top w:val="none" w:sz="0" w:space="0" w:color="auto"/>
            <w:left w:val="none" w:sz="0" w:space="0" w:color="auto"/>
            <w:bottom w:val="none" w:sz="0" w:space="0" w:color="auto"/>
            <w:right w:val="none" w:sz="0" w:space="0" w:color="auto"/>
          </w:divBdr>
        </w:div>
        <w:div w:id="961379449">
          <w:marLeft w:val="640"/>
          <w:marRight w:val="0"/>
          <w:marTop w:val="0"/>
          <w:marBottom w:val="0"/>
          <w:divBdr>
            <w:top w:val="none" w:sz="0" w:space="0" w:color="auto"/>
            <w:left w:val="none" w:sz="0" w:space="0" w:color="auto"/>
            <w:bottom w:val="none" w:sz="0" w:space="0" w:color="auto"/>
            <w:right w:val="none" w:sz="0" w:space="0" w:color="auto"/>
          </w:divBdr>
        </w:div>
        <w:div w:id="1727097742">
          <w:marLeft w:val="640"/>
          <w:marRight w:val="0"/>
          <w:marTop w:val="0"/>
          <w:marBottom w:val="0"/>
          <w:divBdr>
            <w:top w:val="none" w:sz="0" w:space="0" w:color="auto"/>
            <w:left w:val="none" w:sz="0" w:space="0" w:color="auto"/>
            <w:bottom w:val="none" w:sz="0" w:space="0" w:color="auto"/>
            <w:right w:val="none" w:sz="0" w:space="0" w:color="auto"/>
          </w:divBdr>
        </w:div>
        <w:div w:id="1437864938">
          <w:marLeft w:val="640"/>
          <w:marRight w:val="0"/>
          <w:marTop w:val="0"/>
          <w:marBottom w:val="0"/>
          <w:divBdr>
            <w:top w:val="none" w:sz="0" w:space="0" w:color="auto"/>
            <w:left w:val="none" w:sz="0" w:space="0" w:color="auto"/>
            <w:bottom w:val="none" w:sz="0" w:space="0" w:color="auto"/>
            <w:right w:val="none" w:sz="0" w:space="0" w:color="auto"/>
          </w:divBdr>
        </w:div>
        <w:div w:id="2100058552">
          <w:marLeft w:val="640"/>
          <w:marRight w:val="0"/>
          <w:marTop w:val="0"/>
          <w:marBottom w:val="0"/>
          <w:divBdr>
            <w:top w:val="none" w:sz="0" w:space="0" w:color="auto"/>
            <w:left w:val="none" w:sz="0" w:space="0" w:color="auto"/>
            <w:bottom w:val="none" w:sz="0" w:space="0" w:color="auto"/>
            <w:right w:val="none" w:sz="0" w:space="0" w:color="auto"/>
          </w:divBdr>
        </w:div>
        <w:div w:id="2012248547">
          <w:marLeft w:val="640"/>
          <w:marRight w:val="0"/>
          <w:marTop w:val="0"/>
          <w:marBottom w:val="0"/>
          <w:divBdr>
            <w:top w:val="none" w:sz="0" w:space="0" w:color="auto"/>
            <w:left w:val="none" w:sz="0" w:space="0" w:color="auto"/>
            <w:bottom w:val="none" w:sz="0" w:space="0" w:color="auto"/>
            <w:right w:val="none" w:sz="0" w:space="0" w:color="auto"/>
          </w:divBdr>
        </w:div>
        <w:div w:id="840312170">
          <w:marLeft w:val="640"/>
          <w:marRight w:val="0"/>
          <w:marTop w:val="0"/>
          <w:marBottom w:val="0"/>
          <w:divBdr>
            <w:top w:val="none" w:sz="0" w:space="0" w:color="auto"/>
            <w:left w:val="none" w:sz="0" w:space="0" w:color="auto"/>
            <w:bottom w:val="none" w:sz="0" w:space="0" w:color="auto"/>
            <w:right w:val="none" w:sz="0" w:space="0" w:color="auto"/>
          </w:divBdr>
        </w:div>
        <w:div w:id="1476490580">
          <w:marLeft w:val="640"/>
          <w:marRight w:val="0"/>
          <w:marTop w:val="0"/>
          <w:marBottom w:val="0"/>
          <w:divBdr>
            <w:top w:val="none" w:sz="0" w:space="0" w:color="auto"/>
            <w:left w:val="none" w:sz="0" w:space="0" w:color="auto"/>
            <w:bottom w:val="none" w:sz="0" w:space="0" w:color="auto"/>
            <w:right w:val="none" w:sz="0" w:space="0" w:color="auto"/>
          </w:divBdr>
        </w:div>
        <w:div w:id="1130979234">
          <w:marLeft w:val="640"/>
          <w:marRight w:val="0"/>
          <w:marTop w:val="0"/>
          <w:marBottom w:val="0"/>
          <w:divBdr>
            <w:top w:val="none" w:sz="0" w:space="0" w:color="auto"/>
            <w:left w:val="none" w:sz="0" w:space="0" w:color="auto"/>
            <w:bottom w:val="none" w:sz="0" w:space="0" w:color="auto"/>
            <w:right w:val="none" w:sz="0" w:space="0" w:color="auto"/>
          </w:divBdr>
        </w:div>
        <w:div w:id="1867716024">
          <w:marLeft w:val="640"/>
          <w:marRight w:val="0"/>
          <w:marTop w:val="0"/>
          <w:marBottom w:val="0"/>
          <w:divBdr>
            <w:top w:val="none" w:sz="0" w:space="0" w:color="auto"/>
            <w:left w:val="none" w:sz="0" w:space="0" w:color="auto"/>
            <w:bottom w:val="none" w:sz="0" w:space="0" w:color="auto"/>
            <w:right w:val="none" w:sz="0" w:space="0" w:color="auto"/>
          </w:divBdr>
        </w:div>
        <w:div w:id="863253562">
          <w:marLeft w:val="640"/>
          <w:marRight w:val="0"/>
          <w:marTop w:val="0"/>
          <w:marBottom w:val="0"/>
          <w:divBdr>
            <w:top w:val="none" w:sz="0" w:space="0" w:color="auto"/>
            <w:left w:val="none" w:sz="0" w:space="0" w:color="auto"/>
            <w:bottom w:val="none" w:sz="0" w:space="0" w:color="auto"/>
            <w:right w:val="none" w:sz="0" w:space="0" w:color="auto"/>
          </w:divBdr>
        </w:div>
        <w:div w:id="1012489954">
          <w:marLeft w:val="640"/>
          <w:marRight w:val="0"/>
          <w:marTop w:val="0"/>
          <w:marBottom w:val="0"/>
          <w:divBdr>
            <w:top w:val="none" w:sz="0" w:space="0" w:color="auto"/>
            <w:left w:val="none" w:sz="0" w:space="0" w:color="auto"/>
            <w:bottom w:val="none" w:sz="0" w:space="0" w:color="auto"/>
            <w:right w:val="none" w:sz="0" w:space="0" w:color="auto"/>
          </w:divBdr>
        </w:div>
        <w:div w:id="677275327">
          <w:marLeft w:val="640"/>
          <w:marRight w:val="0"/>
          <w:marTop w:val="0"/>
          <w:marBottom w:val="0"/>
          <w:divBdr>
            <w:top w:val="none" w:sz="0" w:space="0" w:color="auto"/>
            <w:left w:val="none" w:sz="0" w:space="0" w:color="auto"/>
            <w:bottom w:val="none" w:sz="0" w:space="0" w:color="auto"/>
            <w:right w:val="none" w:sz="0" w:space="0" w:color="auto"/>
          </w:divBdr>
        </w:div>
        <w:div w:id="1337998390">
          <w:marLeft w:val="640"/>
          <w:marRight w:val="0"/>
          <w:marTop w:val="0"/>
          <w:marBottom w:val="0"/>
          <w:divBdr>
            <w:top w:val="none" w:sz="0" w:space="0" w:color="auto"/>
            <w:left w:val="none" w:sz="0" w:space="0" w:color="auto"/>
            <w:bottom w:val="none" w:sz="0" w:space="0" w:color="auto"/>
            <w:right w:val="none" w:sz="0" w:space="0" w:color="auto"/>
          </w:divBdr>
        </w:div>
        <w:div w:id="1952319050">
          <w:marLeft w:val="640"/>
          <w:marRight w:val="0"/>
          <w:marTop w:val="0"/>
          <w:marBottom w:val="0"/>
          <w:divBdr>
            <w:top w:val="none" w:sz="0" w:space="0" w:color="auto"/>
            <w:left w:val="none" w:sz="0" w:space="0" w:color="auto"/>
            <w:bottom w:val="none" w:sz="0" w:space="0" w:color="auto"/>
            <w:right w:val="none" w:sz="0" w:space="0" w:color="auto"/>
          </w:divBdr>
        </w:div>
        <w:div w:id="1354573686">
          <w:marLeft w:val="640"/>
          <w:marRight w:val="0"/>
          <w:marTop w:val="0"/>
          <w:marBottom w:val="0"/>
          <w:divBdr>
            <w:top w:val="none" w:sz="0" w:space="0" w:color="auto"/>
            <w:left w:val="none" w:sz="0" w:space="0" w:color="auto"/>
            <w:bottom w:val="none" w:sz="0" w:space="0" w:color="auto"/>
            <w:right w:val="none" w:sz="0" w:space="0" w:color="auto"/>
          </w:divBdr>
        </w:div>
        <w:div w:id="1547257825">
          <w:marLeft w:val="640"/>
          <w:marRight w:val="0"/>
          <w:marTop w:val="0"/>
          <w:marBottom w:val="0"/>
          <w:divBdr>
            <w:top w:val="none" w:sz="0" w:space="0" w:color="auto"/>
            <w:left w:val="none" w:sz="0" w:space="0" w:color="auto"/>
            <w:bottom w:val="none" w:sz="0" w:space="0" w:color="auto"/>
            <w:right w:val="none" w:sz="0" w:space="0" w:color="auto"/>
          </w:divBdr>
        </w:div>
        <w:div w:id="609357089">
          <w:marLeft w:val="640"/>
          <w:marRight w:val="0"/>
          <w:marTop w:val="0"/>
          <w:marBottom w:val="0"/>
          <w:divBdr>
            <w:top w:val="none" w:sz="0" w:space="0" w:color="auto"/>
            <w:left w:val="none" w:sz="0" w:space="0" w:color="auto"/>
            <w:bottom w:val="none" w:sz="0" w:space="0" w:color="auto"/>
            <w:right w:val="none" w:sz="0" w:space="0" w:color="auto"/>
          </w:divBdr>
        </w:div>
        <w:div w:id="1069421052">
          <w:marLeft w:val="640"/>
          <w:marRight w:val="0"/>
          <w:marTop w:val="0"/>
          <w:marBottom w:val="0"/>
          <w:divBdr>
            <w:top w:val="none" w:sz="0" w:space="0" w:color="auto"/>
            <w:left w:val="none" w:sz="0" w:space="0" w:color="auto"/>
            <w:bottom w:val="none" w:sz="0" w:space="0" w:color="auto"/>
            <w:right w:val="none" w:sz="0" w:space="0" w:color="auto"/>
          </w:divBdr>
        </w:div>
        <w:div w:id="1992325639">
          <w:marLeft w:val="640"/>
          <w:marRight w:val="0"/>
          <w:marTop w:val="0"/>
          <w:marBottom w:val="0"/>
          <w:divBdr>
            <w:top w:val="none" w:sz="0" w:space="0" w:color="auto"/>
            <w:left w:val="none" w:sz="0" w:space="0" w:color="auto"/>
            <w:bottom w:val="none" w:sz="0" w:space="0" w:color="auto"/>
            <w:right w:val="none" w:sz="0" w:space="0" w:color="auto"/>
          </w:divBdr>
        </w:div>
        <w:div w:id="2094810949">
          <w:marLeft w:val="640"/>
          <w:marRight w:val="0"/>
          <w:marTop w:val="0"/>
          <w:marBottom w:val="0"/>
          <w:divBdr>
            <w:top w:val="none" w:sz="0" w:space="0" w:color="auto"/>
            <w:left w:val="none" w:sz="0" w:space="0" w:color="auto"/>
            <w:bottom w:val="none" w:sz="0" w:space="0" w:color="auto"/>
            <w:right w:val="none" w:sz="0" w:space="0" w:color="auto"/>
          </w:divBdr>
        </w:div>
        <w:div w:id="940454264">
          <w:marLeft w:val="640"/>
          <w:marRight w:val="0"/>
          <w:marTop w:val="0"/>
          <w:marBottom w:val="0"/>
          <w:divBdr>
            <w:top w:val="none" w:sz="0" w:space="0" w:color="auto"/>
            <w:left w:val="none" w:sz="0" w:space="0" w:color="auto"/>
            <w:bottom w:val="none" w:sz="0" w:space="0" w:color="auto"/>
            <w:right w:val="none" w:sz="0" w:space="0" w:color="auto"/>
          </w:divBdr>
        </w:div>
        <w:div w:id="1557933370">
          <w:marLeft w:val="640"/>
          <w:marRight w:val="0"/>
          <w:marTop w:val="0"/>
          <w:marBottom w:val="0"/>
          <w:divBdr>
            <w:top w:val="none" w:sz="0" w:space="0" w:color="auto"/>
            <w:left w:val="none" w:sz="0" w:space="0" w:color="auto"/>
            <w:bottom w:val="none" w:sz="0" w:space="0" w:color="auto"/>
            <w:right w:val="none" w:sz="0" w:space="0" w:color="auto"/>
          </w:divBdr>
        </w:div>
        <w:div w:id="838811939">
          <w:marLeft w:val="640"/>
          <w:marRight w:val="0"/>
          <w:marTop w:val="0"/>
          <w:marBottom w:val="0"/>
          <w:divBdr>
            <w:top w:val="none" w:sz="0" w:space="0" w:color="auto"/>
            <w:left w:val="none" w:sz="0" w:space="0" w:color="auto"/>
            <w:bottom w:val="none" w:sz="0" w:space="0" w:color="auto"/>
            <w:right w:val="none" w:sz="0" w:space="0" w:color="auto"/>
          </w:divBdr>
        </w:div>
        <w:div w:id="1788087631">
          <w:marLeft w:val="640"/>
          <w:marRight w:val="0"/>
          <w:marTop w:val="0"/>
          <w:marBottom w:val="0"/>
          <w:divBdr>
            <w:top w:val="none" w:sz="0" w:space="0" w:color="auto"/>
            <w:left w:val="none" w:sz="0" w:space="0" w:color="auto"/>
            <w:bottom w:val="none" w:sz="0" w:space="0" w:color="auto"/>
            <w:right w:val="none" w:sz="0" w:space="0" w:color="auto"/>
          </w:divBdr>
        </w:div>
        <w:div w:id="702245375">
          <w:marLeft w:val="640"/>
          <w:marRight w:val="0"/>
          <w:marTop w:val="0"/>
          <w:marBottom w:val="0"/>
          <w:divBdr>
            <w:top w:val="none" w:sz="0" w:space="0" w:color="auto"/>
            <w:left w:val="none" w:sz="0" w:space="0" w:color="auto"/>
            <w:bottom w:val="none" w:sz="0" w:space="0" w:color="auto"/>
            <w:right w:val="none" w:sz="0" w:space="0" w:color="auto"/>
          </w:divBdr>
        </w:div>
        <w:div w:id="338388153">
          <w:marLeft w:val="640"/>
          <w:marRight w:val="0"/>
          <w:marTop w:val="0"/>
          <w:marBottom w:val="0"/>
          <w:divBdr>
            <w:top w:val="none" w:sz="0" w:space="0" w:color="auto"/>
            <w:left w:val="none" w:sz="0" w:space="0" w:color="auto"/>
            <w:bottom w:val="none" w:sz="0" w:space="0" w:color="auto"/>
            <w:right w:val="none" w:sz="0" w:space="0" w:color="auto"/>
          </w:divBdr>
        </w:div>
        <w:div w:id="916132446">
          <w:marLeft w:val="640"/>
          <w:marRight w:val="0"/>
          <w:marTop w:val="0"/>
          <w:marBottom w:val="0"/>
          <w:divBdr>
            <w:top w:val="none" w:sz="0" w:space="0" w:color="auto"/>
            <w:left w:val="none" w:sz="0" w:space="0" w:color="auto"/>
            <w:bottom w:val="none" w:sz="0" w:space="0" w:color="auto"/>
            <w:right w:val="none" w:sz="0" w:space="0" w:color="auto"/>
          </w:divBdr>
        </w:div>
        <w:div w:id="1081365072">
          <w:marLeft w:val="640"/>
          <w:marRight w:val="0"/>
          <w:marTop w:val="0"/>
          <w:marBottom w:val="0"/>
          <w:divBdr>
            <w:top w:val="none" w:sz="0" w:space="0" w:color="auto"/>
            <w:left w:val="none" w:sz="0" w:space="0" w:color="auto"/>
            <w:bottom w:val="none" w:sz="0" w:space="0" w:color="auto"/>
            <w:right w:val="none" w:sz="0" w:space="0" w:color="auto"/>
          </w:divBdr>
        </w:div>
        <w:div w:id="1934895301">
          <w:marLeft w:val="640"/>
          <w:marRight w:val="0"/>
          <w:marTop w:val="0"/>
          <w:marBottom w:val="0"/>
          <w:divBdr>
            <w:top w:val="none" w:sz="0" w:space="0" w:color="auto"/>
            <w:left w:val="none" w:sz="0" w:space="0" w:color="auto"/>
            <w:bottom w:val="none" w:sz="0" w:space="0" w:color="auto"/>
            <w:right w:val="none" w:sz="0" w:space="0" w:color="auto"/>
          </w:divBdr>
        </w:div>
        <w:div w:id="670371762">
          <w:marLeft w:val="640"/>
          <w:marRight w:val="0"/>
          <w:marTop w:val="0"/>
          <w:marBottom w:val="0"/>
          <w:divBdr>
            <w:top w:val="none" w:sz="0" w:space="0" w:color="auto"/>
            <w:left w:val="none" w:sz="0" w:space="0" w:color="auto"/>
            <w:bottom w:val="none" w:sz="0" w:space="0" w:color="auto"/>
            <w:right w:val="none" w:sz="0" w:space="0" w:color="auto"/>
          </w:divBdr>
        </w:div>
        <w:div w:id="964047487">
          <w:marLeft w:val="640"/>
          <w:marRight w:val="0"/>
          <w:marTop w:val="0"/>
          <w:marBottom w:val="0"/>
          <w:divBdr>
            <w:top w:val="none" w:sz="0" w:space="0" w:color="auto"/>
            <w:left w:val="none" w:sz="0" w:space="0" w:color="auto"/>
            <w:bottom w:val="none" w:sz="0" w:space="0" w:color="auto"/>
            <w:right w:val="none" w:sz="0" w:space="0" w:color="auto"/>
          </w:divBdr>
        </w:div>
        <w:div w:id="1029067711">
          <w:marLeft w:val="640"/>
          <w:marRight w:val="0"/>
          <w:marTop w:val="0"/>
          <w:marBottom w:val="0"/>
          <w:divBdr>
            <w:top w:val="none" w:sz="0" w:space="0" w:color="auto"/>
            <w:left w:val="none" w:sz="0" w:space="0" w:color="auto"/>
            <w:bottom w:val="none" w:sz="0" w:space="0" w:color="auto"/>
            <w:right w:val="none" w:sz="0" w:space="0" w:color="auto"/>
          </w:divBdr>
        </w:div>
        <w:div w:id="1442872463">
          <w:marLeft w:val="640"/>
          <w:marRight w:val="0"/>
          <w:marTop w:val="0"/>
          <w:marBottom w:val="0"/>
          <w:divBdr>
            <w:top w:val="none" w:sz="0" w:space="0" w:color="auto"/>
            <w:left w:val="none" w:sz="0" w:space="0" w:color="auto"/>
            <w:bottom w:val="none" w:sz="0" w:space="0" w:color="auto"/>
            <w:right w:val="none" w:sz="0" w:space="0" w:color="auto"/>
          </w:divBdr>
        </w:div>
        <w:div w:id="660933079">
          <w:marLeft w:val="640"/>
          <w:marRight w:val="0"/>
          <w:marTop w:val="0"/>
          <w:marBottom w:val="0"/>
          <w:divBdr>
            <w:top w:val="none" w:sz="0" w:space="0" w:color="auto"/>
            <w:left w:val="none" w:sz="0" w:space="0" w:color="auto"/>
            <w:bottom w:val="none" w:sz="0" w:space="0" w:color="auto"/>
            <w:right w:val="none" w:sz="0" w:space="0" w:color="auto"/>
          </w:divBdr>
        </w:div>
        <w:div w:id="348720551">
          <w:marLeft w:val="640"/>
          <w:marRight w:val="0"/>
          <w:marTop w:val="0"/>
          <w:marBottom w:val="0"/>
          <w:divBdr>
            <w:top w:val="none" w:sz="0" w:space="0" w:color="auto"/>
            <w:left w:val="none" w:sz="0" w:space="0" w:color="auto"/>
            <w:bottom w:val="none" w:sz="0" w:space="0" w:color="auto"/>
            <w:right w:val="none" w:sz="0" w:space="0" w:color="auto"/>
          </w:divBdr>
        </w:div>
        <w:div w:id="1567494090">
          <w:marLeft w:val="640"/>
          <w:marRight w:val="0"/>
          <w:marTop w:val="0"/>
          <w:marBottom w:val="0"/>
          <w:divBdr>
            <w:top w:val="none" w:sz="0" w:space="0" w:color="auto"/>
            <w:left w:val="none" w:sz="0" w:space="0" w:color="auto"/>
            <w:bottom w:val="none" w:sz="0" w:space="0" w:color="auto"/>
            <w:right w:val="none" w:sz="0" w:space="0" w:color="auto"/>
          </w:divBdr>
        </w:div>
        <w:div w:id="1398168991">
          <w:marLeft w:val="640"/>
          <w:marRight w:val="0"/>
          <w:marTop w:val="0"/>
          <w:marBottom w:val="0"/>
          <w:divBdr>
            <w:top w:val="none" w:sz="0" w:space="0" w:color="auto"/>
            <w:left w:val="none" w:sz="0" w:space="0" w:color="auto"/>
            <w:bottom w:val="none" w:sz="0" w:space="0" w:color="auto"/>
            <w:right w:val="none" w:sz="0" w:space="0" w:color="auto"/>
          </w:divBdr>
        </w:div>
        <w:div w:id="1163818987">
          <w:marLeft w:val="640"/>
          <w:marRight w:val="0"/>
          <w:marTop w:val="0"/>
          <w:marBottom w:val="0"/>
          <w:divBdr>
            <w:top w:val="none" w:sz="0" w:space="0" w:color="auto"/>
            <w:left w:val="none" w:sz="0" w:space="0" w:color="auto"/>
            <w:bottom w:val="none" w:sz="0" w:space="0" w:color="auto"/>
            <w:right w:val="none" w:sz="0" w:space="0" w:color="auto"/>
          </w:divBdr>
        </w:div>
        <w:div w:id="783235522">
          <w:marLeft w:val="640"/>
          <w:marRight w:val="0"/>
          <w:marTop w:val="0"/>
          <w:marBottom w:val="0"/>
          <w:divBdr>
            <w:top w:val="none" w:sz="0" w:space="0" w:color="auto"/>
            <w:left w:val="none" w:sz="0" w:space="0" w:color="auto"/>
            <w:bottom w:val="none" w:sz="0" w:space="0" w:color="auto"/>
            <w:right w:val="none" w:sz="0" w:space="0" w:color="auto"/>
          </w:divBdr>
        </w:div>
        <w:div w:id="1825245060">
          <w:marLeft w:val="640"/>
          <w:marRight w:val="0"/>
          <w:marTop w:val="0"/>
          <w:marBottom w:val="0"/>
          <w:divBdr>
            <w:top w:val="none" w:sz="0" w:space="0" w:color="auto"/>
            <w:left w:val="none" w:sz="0" w:space="0" w:color="auto"/>
            <w:bottom w:val="none" w:sz="0" w:space="0" w:color="auto"/>
            <w:right w:val="none" w:sz="0" w:space="0" w:color="auto"/>
          </w:divBdr>
        </w:div>
        <w:div w:id="1672029067">
          <w:marLeft w:val="640"/>
          <w:marRight w:val="0"/>
          <w:marTop w:val="0"/>
          <w:marBottom w:val="0"/>
          <w:divBdr>
            <w:top w:val="none" w:sz="0" w:space="0" w:color="auto"/>
            <w:left w:val="none" w:sz="0" w:space="0" w:color="auto"/>
            <w:bottom w:val="none" w:sz="0" w:space="0" w:color="auto"/>
            <w:right w:val="none" w:sz="0" w:space="0" w:color="auto"/>
          </w:divBdr>
        </w:div>
        <w:div w:id="649675312">
          <w:marLeft w:val="640"/>
          <w:marRight w:val="0"/>
          <w:marTop w:val="0"/>
          <w:marBottom w:val="0"/>
          <w:divBdr>
            <w:top w:val="none" w:sz="0" w:space="0" w:color="auto"/>
            <w:left w:val="none" w:sz="0" w:space="0" w:color="auto"/>
            <w:bottom w:val="none" w:sz="0" w:space="0" w:color="auto"/>
            <w:right w:val="none" w:sz="0" w:space="0" w:color="auto"/>
          </w:divBdr>
        </w:div>
        <w:div w:id="1186753695">
          <w:marLeft w:val="640"/>
          <w:marRight w:val="0"/>
          <w:marTop w:val="0"/>
          <w:marBottom w:val="0"/>
          <w:divBdr>
            <w:top w:val="none" w:sz="0" w:space="0" w:color="auto"/>
            <w:left w:val="none" w:sz="0" w:space="0" w:color="auto"/>
            <w:bottom w:val="none" w:sz="0" w:space="0" w:color="auto"/>
            <w:right w:val="none" w:sz="0" w:space="0" w:color="auto"/>
          </w:divBdr>
        </w:div>
        <w:div w:id="1129081563">
          <w:marLeft w:val="640"/>
          <w:marRight w:val="0"/>
          <w:marTop w:val="0"/>
          <w:marBottom w:val="0"/>
          <w:divBdr>
            <w:top w:val="none" w:sz="0" w:space="0" w:color="auto"/>
            <w:left w:val="none" w:sz="0" w:space="0" w:color="auto"/>
            <w:bottom w:val="none" w:sz="0" w:space="0" w:color="auto"/>
            <w:right w:val="none" w:sz="0" w:space="0" w:color="auto"/>
          </w:divBdr>
        </w:div>
        <w:div w:id="1933470723">
          <w:marLeft w:val="640"/>
          <w:marRight w:val="0"/>
          <w:marTop w:val="0"/>
          <w:marBottom w:val="0"/>
          <w:divBdr>
            <w:top w:val="none" w:sz="0" w:space="0" w:color="auto"/>
            <w:left w:val="none" w:sz="0" w:space="0" w:color="auto"/>
            <w:bottom w:val="none" w:sz="0" w:space="0" w:color="auto"/>
            <w:right w:val="none" w:sz="0" w:space="0" w:color="auto"/>
          </w:divBdr>
        </w:div>
        <w:div w:id="1149858233">
          <w:marLeft w:val="640"/>
          <w:marRight w:val="0"/>
          <w:marTop w:val="0"/>
          <w:marBottom w:val="0"/>
          <w:divBdr>
            <w:top w:val="none" w:sz="0" w:space="0" w:color="auto"/>
            <w:left w:val="none" w:sz="0" w:space="0" w:color="auto"/>
            <w:bottom w:val="none" w:sz="0" w:space="0" w:color="auto"/>
            <w:right w:val="none" w:sz="0" w:space="0" w:color="auto"/>
          </w:divBdr>
        </w:div>
        <w:div w:id="2086027899">
          <w:marLeft w:val="640"/>
          <w:marRight w:val="0"/>
          <w:marTop w:val="0"/>
          <w:marBottom w:val="0"/>
          <w:divBdr>
            <w:top w:val="none" w:sz="0" w:space="0" w:color="auto"/>
            <w:left w:val="none" w:sz="0" w:space="0" w:color="auto"/>
            <w:bottom w:val="none" w:sz="0" w:space="0" w:color="auto"/>
            <w:right w:val="none" w:sz="0" w:space="0" w:color="auto"/>
          </w:divBdr>
        </w:div>
        <w:div w:id="134102576">
          <w:marLeft w:val="640"/>
          <w:marRight w:val="0"/>
          <w:marTop w:val="0"/>
          <w:marBottom w:val="0"/>
          <w:divBdr>
            <w:top w:val="none" w:sz="0" w:space="0" w:color="auto"/>
            <w:left w:val="none" w:sz="0" w:space="0" w:color="auto"/>
            <w:bottom w:val="none" w:sz="0" w:space="0" w:color="auto"/>
            <w:right w:val="none" w:sz="0" w:space="0" w:color="auto"/>
          </w:divBdr>
        </w:div>
        <w:div w:id="1335107554">
          <w:marLeft w:val="640"/>
          <w:marRight w:val="0"/>
          <w:marTop w:val="0"/>
          <w:marBottom w:val="0"/>
          <w:divBdr>
            <w:top w:val="none" w:sz="0" w:space="0" w:color="auto"/>
            <w:left w:val="none" w:sz="0" w:space="0" w:color="auto"/>
            <w:bottom w:val="none" w:sz="0" w:space="0" w:color="auto"/>
            <w:right w:val="none" w:sz="0" w:space="0" w:color="auto"/>
          </w:divBdr>
        </w:div>
        <w:div w:id="756094309">
          <w:marLeft w:val="640"/>
          <w:marRight w:val="0"/>
          <w:marTop w:val="0"/>
          <w:marBottom w:val="0"/>
          <w:divBdr>
            <w:top w:val="none" w:sz="0" w:space="0" w:color="auto"/>
            <w:left w:val="none" w:sz="0" w:space="0" w:color="auto"/>
            <w:bottom w:val="none" w:sz="0" w:space="0" w:color="auto"/>
            <w:right w:val="none" w:sz="0" w:space="0" w:color="auto"/>
          </w:divBdr>
        </w:div>
        <w:div w:id="1560096814">
          <w:marLeft w:val="640"/>
          <w:marRight w:val="0"/>
          <w:marTop w:val="0"/>
          <w:marBottom w:val="0"/>
          <w:divBdr>
            <w:top w:val="none" w:sz="0" w:space="0" w:color="auto"/>
            <w:left w:val="none" w:sz="0" w:space="0" w:color="auto"/>
            <w:bottom w:val="none" w:sz="0" w:space="0" w:color="auto"/>
            <w:right w:val="none" w:sz="0" w:space="0" w:color="auto"/>
          </w:divBdr>
        </w:div>
        <w:div w:id="1868904180">
          <w:marLeft w:val="640"/>
          <w:marRight w:val="0"/>
          <w:marTop w:val="0"/>
          <w:marBottom w:val="0"/>
          <w:divBdr>
            <w:top w:val="none" w:sz="0" w:space="0" w:color="auto"/>
            <w:left w:val="none" w:sz="0" w:space="0" w:color="auto"/>
            <w:bottom w:val="none" w:sz="0" w:space="0" w:color="auto"/>
            <w:right w:val="none" w:sz="0" w:space="0" w:color="auto"/>
          </w:divBdr>
        </w:div>
        <w:div w:id="1324626983">
          <w:marLeft w:val="640"/>
          <w:marRight w:val="0"/>
          <w:marTop w:val="0"/>
          <w:marBottom w:val="0"/>
          <w:divBdr>
            <w:top w:val="none" w:sz="0" w:space="0" w:color="auto"/>
            <w:left w:val="none" w:sz="0" w:space="0" w:color="auto"/>
            <w:bottom w:val="none" w:sz="0" w:space="0" w:color="auto"/>
            <w:right w:val="none" w:sz="0" w:space="0" w:color="auto"/>
          </w:divBdr>
        </w:div>
        <w:div w:id="1416172307">
          <w:marLeft w:val="640"/>
          <w:marRight w:val="0"/>
          <w:marTop w:val="0"/>
          <w:marBottom w:val="0"/>
          <w:divBdr>
            <w:top w:val="none" w:sz="0" w:space="0" w:color="auto"/>
            <w:left w:val="none" w:sz="0" w:space="0" w:color="auto"/>
            <w:bottom w:val="none" w:sz="0" w:space="0" w:color="auto"/>
            <w:right w:val="none" w:sz="0" w:space="0" w:color="auto"/>
          </w:divBdr>
        </w:div>
        <w:div w:id="1100836763">
          <w:marLeft w:val="640"/>
          <w:marRight w:val="0"/>
          <w:marTop w:val="0"/>
          <w:marBottom w:val="0"/>
          <w:divBdr>
            <w:top w:val="none" w:sz="0" w:space="0" w:color="auto"/>
            <w:left w:val="none" w:sz="0" w:space="0" w:color="auto"/>
            <w:bottom w:val="none" w:sz="0" w:space="0" w:color="auto"/>
            <w:right w:val="none" w:sz="0" w:space="0" w:color="auto"/>
          </w:divBdr>
        </w:div>
        <w:div w:id="652370594">
          <w:marLeft w:val="640"/>
          <w:marRight w:val="0"/>
          <w:marTop w:val="0"/>
          <w:marBottom w:val="0"/>
          <w:divBdr>
            <w:top w:val="none" w:sz="0" w:space="0" w:color="auto"/>
            <w:left w:val="none" w:sz="0" w:space="0" w:color="auto"/>
            <w:bottom w:val="none" w:sz="0" w:space="0" w:color="auto"/>
            <w:right w:val="none" w:sz="0" w:space="0" w:color="auto"/>
          </w:divBdr>
        </w:div>
        <w:div w:id="287126778">
          <w:marLeft w:val="640"/>
          <w:marRight w:val="0"/>
          <w:marTop w:val="0"/>
          <w:marBottom w:val="0"/>
          <w:divBdr>
            <w:top w:val="none" w:sz="0" w:space="0" w:color="auto"/>
            <w:left w:val="none" w:sz="0" w:space="0" w:color="auto"/>
            <w:bottom w:val="none" w:sz="0" w:space="0" w:color="auto"/>
            <w:right w:val="none" w:sz="0" w:space="0" w:color="auto"/>
          </w:divBdr>
        </w:div>
        <w:div w:id="1601640135">
          <w:marLeft w:val="640"/>
          <w:marRight w:val="0"/>
          <w:marTop w:val="0"/>
          <w:marBottom w:val="0"/>
          <w:divBdr>
            <w:top w:val="none" w:sz="0" w:space="0" w:color="auto"/>
            <w:left w:val="none" w:sz="0" w:space="0" w:color="auto"/>
            <w:bottom w:val="none" w:sz="0" w:space="0" w:color="auto"/>
            <w:right w:val="none" w:sz="0" w:space="0" w:color="auto"/>
          </w:divBdr>
        </w:div>
        <w:div w:id="1768694348">
          <w:marLeft w:val="640"/>
          <w:marRight w:val="0"/>
          <w:marTop w:val="0"/>
          <w:marBottom w:val="0"/>
          <w:divBdr>
            <w:top w:val="none" w:sz="0" w:space="0" w:color="auto"/>
            <w:left w:val="none" w:sz="0" w:space="0" w:color="auto"/>
            <w:bottom w:val="none" w:sz="0" w:space="0" w:color="auto"/>
            <w:right w:val="none" w:sz="0" w:space="0" w:color="auto"/>
          </w:divBdr>
        </w:div>
        <w:div w:id="1411779595">
          <w:marLeft w:val="640"/>
          <w:marRight w:val="0"/>
          <w:marTop w:val="0"/>
          <w:marBottom w:val="0"/>
          <w:divBdr>
            <w:top w:val="none" w:sz="0" w:space="0" w:color="auto"/>
            <w:left w:val="none" w:sz="0" w:space="0" w:color="auto"/>
            <w:bottom w:val="none" w:sz="0" w:space="0" w:color="auto"/>
            <w:right w:val="none" w:sz="0" w:space="0" w:color="auto"/>
          </w:divBdr>
        </w:div>
        <w:div w:id="229654133">
          <w:marLeft w:val="640"/>
          <w:marRight w:val="0"/>
          <w:marTop w:val="0"/>
          <w:marBottom w:val="0"/>
          <w:divBdr>
            <w:top w:val="none" w:sz="0" w:space="0" w:color="auto"/>
            <w:left w:val="none" w:sz="0" w:space="0" w:color="auto"/>
            <w:bottom w:val="none" w:sz="0" w:space="0" w:color="auto"/>
            <w:right w:val="none" w:sz="0" w:space="0" w:color="auto"/>
          </w:divBdr>
        </w:div>
        <w:div w:id="459344297">
          <w:marLeft w:val="640"/>
          <w:marRight w:val="0"/>
          <w:marTop w:val="0"/>
          <w:marBottom w:val="0"/>
          <w:divBdr>
            <w:top w:val="none" w:sz="0" w:space="0" w:color="auto"/>
            <w:left w:val="none" w:sz="0" w:space="0" w:color="auto"/>
            <w:bottom w:val="none" w:sz="0" w:space="0" w:color="auto"/>
            <w:right w:val="none" w:sz="0" w:space="0" w:color="auto"/>
          </w:divBdr>
        </w:div>
        <w:div w:id="778375937">
          <w:marLeft w:val="640"/>
          <w:marRight w:val="0"/>
          <w:marTop w:val="0"/>
          <w:marBottom w:val="0"/>
          <w:divBdr>
            <w:top w:val="none" w:sz="0" w:space="0" w:color="auto"/>
            <w:left w:val="none" w:sz="0" w:space="0" w:color="auto"/>
            <w:bottom w:val="none" w:sz="0" w:space="0" w:color="auto"/>
            <w:right w:val="none" w:sz="0" w:space="0" w:color="auto"/>
          </w:divBdr>
        </w:div>
        <w:div w:id="223293980">
          <w:marLeft w:val="640"/>
          <w:marRight w:val="0"/>
          <w:marTop w:val="0"/>
          <w:marBottom w:val="0"/>
          <w:divBdr>
            <w:top w:val="none" w:sz="0" w:space="0" w:color="auto"/>
            <w:left w:val="none" w:sz="0" w:space="0" w:color="auto"/>
            <w:bottom w:val="none" w:sz="0" w:space="0" w:color="auto"/>
            <w:right w:val="none" w:sz="0" w:space="0" w:color="auto"/>
          </w:divBdr>
        </w:div>
        <w:div w:id="2056932158">
          <w:marLeft w:val="640"/>
          <w:marRight w:val="0"/>
          <w:marTop w:val="0"/>
          <w:marBottom w:val="0"/>
          <w:divBdr>
            <w:top w:val="none" w:sz="0" w:space="0" w:color="auto"/>
            <w:left w:val="none" w:sz="0" w:space="0" w:color="auto"/>
            <w:bottom w:val="none" w:sz="0" w:space="0" w:color="auto"/>
            <w:right w:val="none" w:sz="0" w:space="0" w:color="auto"/>
          </w:divBdr>
        </w:div>
        <w:div w:id="717582263">
          <w:marLeft w:val="640"/>
          <w:marRight w:val="0"/>
          <w:marTop w:val="0"/>
          <w:marBottom w:val="0"/>
          <w:divBdr>
            <w:top w:val="none" w:sz="0" w:space="0" w:color="auto"/>
            <w:left w:val="none" w:sz="0" w:space="0" w:color="auto"/>
            <w:bottom w:val="none" w:sz="0" w:space="0" w:color="auto"/>
            <w:right w:val="none" w:sz="0" w:space="0" w:color="auto"/>
          </w:divBdr>
        </w:div>
        <w:div w:id="1579944794">
          <w:marLeft w:val="640"/>
          <w:marRight w:val="0"/>
          <w:marTop w:val="0"/>
          <w:marBottom w:val="0"/>
          <w:divBdr>
            <w:top w:val="none" w:sz="0" w:space="0" w:color="auto"/>
            <w:left w:val="none" w:sz="0" w:space="0" w:color="auto"/>
            <w:bottom w:val="none" w:sz="0" w:space="0" w:color="auto"/>
            <w:right w:val="none" w:sz="0" w:space="0" w:color="auto"/>
          </w:divBdr>
        </w:div>
        <w:div w:id="363409578">
          <w:marLeft w:val="640"/>
          <w:marRight w:val="0"/>
          <w:marTop w:val="0"/>
          <w:marBottom w:val="0"/>
          <w:divBdr>
            <w:top w:val="none" w:sz="0" w:space="0" w:color="auto"/>
            <w:left w:val="none" w:sz="0" w:space="0" w:color="auto"/>
            <w:bottom w:val="none" w:sz="0" w:space="0" w:color="auto"/>
            <w:right w:val="none" w:sz="0" w:space="0" w:color="auto"/>
          </w:divBdr>
        </w:div>
        <w:div w:id="286591078">
          <w:marLeft w:val="640"/>
          <w:marRight w:val="0"/>
          <w:marTop w:val="0"/>
          <w:marBottom w:val="0"/>
          <w:divBdr>
            <w:top w:val="none" w:sz="0" w:space="0" w:color="auto"/>
            <w:left w:val="none" w:sz="0" w:space="0" w:color="auto"/>
            <w:bottom w:val="none" w:sz="0" w:space="0" w:color="auto"/>
            <w:right w:val="none" w:sz="0" w:space="0" w:color="auto"/>
          </w:divBdr>
        </w:div>
        <w:div w:id="928348386">
          <w:marLeft w:val="640"/>
          <w:marRight w:val="0"/>
          <w:marTop w:val="0"/>
          <w:marBottom w:val="0"/>
          <w:divBdr>
            <w:top w:val="none" w:sz="0" w:space="0" w:color="auto"/>
            <w:left w:val="none" w:sz="0" w:space="0" w:color="auto"/>
            <w:bottom w:val="none" w:sz="0" w:space="0" w:color="auto"/>
            <w:right w:val="none" w:sz="0" w:space="0" w:color="auto"/>
          </w:divBdr>
        </w:div>
        <w:div w:id="688915270">
          <w:marLeft w:val="640"/>
          <w:marRight w:val="0"/>
          <w:marTop w:val="0"/>
          <w:marBottom w:val="0"/>
          <w:divBdr>
            <w:top w:val="none" w:sz="0" w:space="0" w:color="auto"/>
            <w:left w:val="none" w:sz="0" w:space="0" w:color="auto"/>
            <w:bottom w:val="none" w:sz="0" w:space="0" w:color="auto"/>
            <w:right w:val="none" w:sz="0" w:space="0" w:color="auto"/>
          </w:divBdr>
        </w:div>
        <w:div w:id="216090561">
          <w:marLeft w:val="640"/>
          <w:marRight w:val="0"/>
          <w:marTop w:val="0"/>
          <w:marBottom w:val="0"/>
          <w:divBdr>
            <w:top w:val="none" w:sz="0" w:space="0" w:color="auto"/>
            <w:left w:val="none" w:sz="0" w:space="0" w:color="auto"/>
            <w:bottom w:val="none" w:sz="0" w:space="0" w:color="auto"/>
            <w:right w:val="none" w:sz="0" w:space="0" w:color="auto"/>
          </w:divBdr>
        </w:div>
        <w:div w:id="1688096203">
          <w:marLeft w:val="640"/>
          <w:marRight w:val="0"/>
          <w:marTop w:val="0"/>
          <w:marBottom w:val="0"/>
          <w:divBdr>
            <w:top w:val="none" w:sz="0" w:space="0" w:color="auto"/>
            <w:left w:val="none" w:sz="0" w:space="0" w:color="auto"/>
            <w:bottom w:val="none" w:sz="0" w:space="0" w:color="auto"/>
            <w:right w:val="none" w:sz="0" w:space="0" w:color="auto"/>
          </w:divBdr>
        </w:div>
        <w:div w:id="2099907596">
          <w:marLeft w:val="640"/>
          <w:marRight w:val="0"/>
          <w:marTop w:val="0"/>
          <w:marBottom w:val="0"/>
          <w:divBdr>
            <w:top w:val="none" w:sz="0" w:space="0" w:color="auto"/>
            <w:left w:val="none" w:sz="0" w:space="0" w:color="auto"/>
            <w:bottom w:val="none" w:sz="0" w:space="0" w:color="auto"/>
            <w:right w:val="none" w:sz="0" w:space="0" w:color="auto"/>
          </w:divBdr>
        </w:div>
        <w:div w:id="1099444062">
          <w:marLeft w:val="640"/>
          <w:marRight w:val="0"/>
          <w:marTop w:val="0"/>
          <w:marBottom w:val="0"/>
          <w:divBdr>
            <w:top w:val="none" w:sz="0" w:space="0" w:color="auto"/>
            <w:left w:val="none" w:sz="0" w:space="0" w:color="auto"/>
            <w:bottom w:val="none" w:sz="0" w:space="0" w:color="auto"/>
            <w:right w:val="none" w:sz="0" w:space="0" w:color="auto"/>
          </w:divBdr>
        </w:div>
        <w:div w:id="1357076518">
          <w:marLeft w:val="640"/>
          <w:marRight w:val="0"/>
          <w:marTop w:val="0"/>
          <w:marBottom w:val="0"/>
          <w:divBdr>
            <w:top w:val="none" w:sz="0" w:space="0" w:color="auto"/>
            <w:left w:val="none" w:sz="0" w:space="0" w:color="auto"/>
            <w:bottom w:val="none" w:sz="0" w:space="0" w:color="auto"/>
            <w:right w:val="none" w:sz="0" w:space="0" w:color="auto"/>
          </w:divBdr>
        </w:div>
        <w:div w:id="1156453285">
          <w:marLeft w:val="640"/>
          <w:marRight w:val="0"/>
          <w:marTop w:val="0"/>
          <w:marBottom w:val="0"/>
          <w:divBdr>
            <w:top w:val="none" w:sz="0" w:space="0" w:color="auto"/>
            <w:left w:val="none" w:sz="0" w:space="0" w:color="auto"/>
            <w:bottom w:val="none" w:sz="0" w:space="0" w:color="auto"/>
            <w:right w:val="none" w:sz="0" w:space="0" w:color="auto"/>
          </w:divBdr>
        </w:div>
        <w:div w:id="776873379">
          <w:marLeft w:val="640"/>
          <w:marRight w:val="0"/>
          <w:marTop w:val="0"/>
          <w:marBottom w:val="0"/>
          <w:divBdr>
            <w:top w:val="none" w:sz="0" w:space="0" w:color="auto"/>
            <w:left w:val="none" w:sz="0" w:space="0" w:color="auto"/>
            <w:bottom w:val="none" w:sz="0" w:space="0" w:color="auto"/>
            <w:right w:val="none" w:sz="0" w:space="0" w:color="auto"/>
          </w:divBdr>
        </w:div>
        <w:div w:id="1789621038">
          <w:marLeft w:val="640"/>
          <w:marRight w:val="0"/>
          <w:marTop w:val="0"/>
          <w:marBottom w:val="0"/>
          <w:divBdr>
            <w:top w:val="none" w:sz="0" w:space="0" w:color="auto"/>
            <w:left w:val="none" w:sz="0" w:space="0" w:color="auto"/>
            <w:bottom w:val="none" w:sz="0" w:space="0" w:color="auto"/>
            <w:right w:val="none" w:sz="0" w:space="0" w:color="auto"/>
          </w:divBdr>
        </w:div>
        <w:div w:id="1655328826">
          <w:marLeft w:val="640"/>
          <w:marRight w:val="0"/>
          <w:marTop w:val="0"/>
          <w:marBottom w:val="0"/>
          <w:divBdr>
            <w:top w:val="none" w:sz="0" w:space="0" w:color="auto"/>
            <w:left w:val="none" w:sz="0" w:space="0" w:color="auto"/>
            <w:bottom w:val="none" w:sz="0" w:space="0" w:color="auto"/>
            <w:right w:val="none" w:sz="0" w:space="0" w:color="auto"/>
          </w:divBdr>
        </w:div>
        <w:div w:id="1915583537">
          <w:marLeft w:val="640"/>
          <w:marRight w:val="0"/>
          <w:marTop w:val="0"/>
          <w:marBottom w:val="0"/>
          <w:divBdr>
            <w:top w:val="none" w:sz="0" w:space="0" w:color="auto"/>
            <w:left w:val="none" w:sz="0" w:space="0" w:color="auto"/>
            <w:bottom w:val="none" w:sz="0" w:space="0" w:color="auto"/>
            <w:right w:val="none" w:sz="0" w:space="0" w:color="auto"/>
          </w:divBdr>
        </w:div>
        <w:div w:id="278731535">
          <w:marLeft w:val="640"/>
          <w:marRight w:val="0"/>
          <w:marTop w:val="0"/>
          <w:marBottom w:val="0"/>
          <w:divBdr>
            <w:top w:val="none" w:sz="0" w:space="0" w:color="auto"/>
            <w:left w:val="none" w:sz="0" w:space="0" w:color="auto"/>
            <w:bottom w:val="none" w:sz="0" w:space="0" w:color="auto"/>
            <w:right w:val="none" w:sz="0" w:space="0" w:color="auto"/>
          </w:divBdr>
        </w:div>
        <w:div w:id="483279225">
          <w:marLeft w:val="640"/>
          <w:marRight w:val="0"/>
          <w:marTop w:val="0"/>
          <w:marBottom w:val="0"/>
          <w:divBdr>
            <w:top w:val="none" w:sz="0" w:space="0" w:color="auto"/>
            <w:left w:val="none" w:sz="0" w:space="0" w:color="auto"/>
            <w:bottom w:val="none" w:sz="0" w:space="0" w:color="auto"/>
            <w:right w:val="none" w:sz="0" w:space="0" w:color="auto"/>
          </w:divBdr>
        </w:div>
        <w:div w:id="1498183371">
          <w:marLeft w:val="640"/>
          <w:marRight w:val="0"/>
          <w:marTop w:val="0"/>
          <w:marBottom w:val="0"/>
          <w:divBdr>
            <w:top w:val="none" w:sz="0" w:space="0" w:color="auto"/>
            <w:left w:val="none" w:sz="0" w:space="0" w:color="auto"/>
            <w:bottom w:val="none" w:sz="0" w:space="0" w:color="auto"/>
            <w:right w:val="none" w:sz="0" w:space="0" w:color="auto"/>
          </w:divBdr>
        </w:div>
        <w:div w:id="1715764735">
          <w:marLeft w:val="640"/>
          <w:marRight w:val="0"/>
          <w:marTop w:val="0"/>
          <w:marBottom w:val="0"/>
          <w:divBdr>
            <w:top w:val="none" w:sz="0" w:space="0" w:color="auto"/>
            <w:left w:val="none" w:sz="0" w:space="0" w:color="auto"/>
            <w:bottom w:val="none" w:sz="0" w:space="0" w:color="auto"/>
            <w:right w:val="none" w:sz="0" w:space="0" w:color="auto"/>
          </w:divBdr>
        </w:div>
        <w:div w:id="1392344661">
          <w:marLeft w:val="640"/>
          <w:marRight w:val="0"/>
          <w:marTop w:val="0"/>
          <w:marBottom w:val="0"/>
          <w:divBdr>
            <w:top w:val="none" w:sz="0" w:space="0" w:color="auto"/>
            <w:left w:val="none" w:sz="0" w:space="0" w:color="auto"/>
            <w:bottom w:val="none" w:sz="0" w:space="0" w:color="auto"/>
            <w:right w:val="none" w:sz="0" w:space="0" w:color="auto"/>
          </w:divBdr>
        </w:div>
        <w:div w:id="624584915">
          <w:marLeft w:val="640"/>
          <w:marRight w:val="0"/>
          <w:marTop w:val="0"/>
          <w:marBottom w:val="0"/>
          <w:divBdr>
            <w:top w:val="none" w:sz="0" w:space="0" w:color="auto"/>
            <w:left w:val="none" w:sz="0" w:space="0" w:color="auto"/>
            <w:bottom w:val="none" w:sz="0" w:space="0" w:color="auto"/>
            <w:right w:val="none" w:sz="0" w:space="0" w:color="auto"/>
          </w:divBdr>
        </w:div>
        <w:div w:id="101266643">
          <w:marLeft w:val="640"/>
          <w:marRight w:val="0"/>
          <w:marTop w:val="0"/>
          <w:marBottom w:val="0"/>
          <w:divBdr>
            <w:top w:val="none" w:sz="0" w:space="0" w:color="auto"/>
            <w:left w:val="none" w:sz="0" w:space="0" w:color="auto"/>
            <w:bottom w:val="none" w:sz="0" w:space="0" w:color="auto"/>
            <w:right w:val="none" w:sz="0" w:space="0" w:color="auto"/>
          </w:divBdr>
        </w:div>
        <w:div w:id="354573416">
          <w:marLeft w:val="640"/>
          <w:marRight w:val="0"/>
          <w:marTop w:val="0"/>
          <w:marBottom w:val="0"/>
          <w:divBdr>
            <w:top w:val="none" w:sz="0" w:space="0" w:color="auto"/>
            <w:left w:val="none" w:sz="0" w:space="0" w:color="auto"/>
            <w:bottom w:val="none" w:sz="0" w:space="0" w:color="auto"/>
            <w:right w:val="none" w:sz="0" w:space="0" w:color="auto"/>
          </w:divBdr>
        </w:div>
        <w:div w:id="458887557">
          <w:marLeft w:val="640"/>
          <w:marRight w:val="0"/>
          <w:marTop w:val="0"/>
          <w:marBottom w:val="0"/>
          <w:divBdr>
            <w:top w:val="none" w:sz="0" w:space="0" w:color="auto"/>
            <w:left w:val="none" w:sz="0" w:space="0" w:color="auto"/>
            <w:bottom w:val="none" w:sz="0" w:space="0" w:color="auto"/>
            <w:right w:val="none" w:sz="0" w:space="0" w:color="auto"/>
          </w:divBdr>
        </w:div>
        <w:div w:id="568269688">
          <w:marLeft w:val="640"/>
          <w:marRight w:val="0"/>
          <w:marTop w:val="0"/>
          <w:marBottom w:val="0"/>
          <w:divBdr>
            <w:top w:val="none" w:sz="0" w:space="0" w:color="auto"/>
            <w:left w:val="none" w:sz="0" w:space="0" w:color="auto"/>
            <w:bottom w:val="none" w:sz="0" w:space="0" w:color="auto"/>
            <w:right w:val="none" w:sz="0" w:space="0" w:color="auto"/>
          </w:divBdr>
        </w:div>
        <w:div w:id="1825706824">
          <w:marLeft w:val="640"/>
          <w:marRight w:val="0"/>
          <w:marTop w:val="0"/>
          <w:marBottom w:val="0"/>
          <w:divBdr>
            <w:top w:val="none" w:sz="0" w:space="0" w:color="auto"/>
            <w:left w:val="none" w:sz="0" w:space="0" w:color="auto"/>
            <w:bottom w:val="none" w:sz="0" w:space="0" w:color="auto"/>
            <w:right w:val="none" w:sz="0" w:space="0" w:color="auto"/>
          </w:divBdr>
        </w:div>
        <w:div w:id="1296302418">
          <w:marLeft w:val="640"/>
          <w:marRight w:val="0"/>
          <w:marTop w:val="0"/>
          <w:marBottom w:val="0"/>
          <w:divBdr>
            <w:top w:val="none" w:sz="0" w:space="0" w:color="auto"/>
            <w:left w:val="none" w:sz="0" w:space="0" w:color="auto"/>
            <w:bottom w:val="none" w:sz="0" w:space="0" w:color="auto"/>
            <w:right w:val="none" w:sz="0" w:space="0" w:color="auto"/>
          </w:divBdr>
        </w:div>
      </w:divsChild>
    </w:div>
    <w:div w:id="1058166754">
      <w:bodyDiv w:val="1"/>
      <w:marLeft w:val="0"/>
      <w:marRight w:val="0"/>
      <w:marTop w:val="0"/>
      <w:marBottom w:val="0"/>
      <w:divBdr>
        <w:top w:val="none" w:sz="0" w:space="0" w:color="auto"/>
        <w:left w:val="none" w:sz="0" w:space="0" w:color="auto"/>
        <w:bottom w:val="none" w:sz="0" w:space="0" w:color="auto"/>
        <w:right w:val="none" w:sz="0" w:space="0" w:color="auto"/>
      </w:divBdr>
      <w:divsChild>
        <w:div w:id="555627382">
          <w:marLeft w:val="640"/>
          <w:marRight w:val="0"/>
          <w:marTop w:val="0"/>
          <w:marBottom w:val="0"/>
          <w:divBdr>
            <w:top w:val="none" w:sz="0" w:space="0" w:color="auto"/>
            <w:left w:val="none" w:sz="0" w:space="0" w:color="auto"/>
            <w:bottom w:val="none" w:sz="0" w:space="0" w:color="auto"/>
            <w:right w:val="none" w:sz="0" w:space="0" w:color="auto"/>
          </w:divBdr>
        </w:div>
        <w:div w:id="1081103913">
          <w:marLeft w:val="640"/>
          <w:marRight w:val="0"/>
          <w:marTop w:val="0"/>
          <w:marBottom w:val="0"/>
          <w:divBdr>
            <w:top w:val="none" w:sz="0" w:space="0" w:color="auto"/>
            <w:left w:val="none" w:sz="0" w:space="0" w:color="auto"/>
            <w:bottom w:val="none" w:sz="0" w:space="0" w:color="auto"/>
            <w:right w:val="none" w:sz="0" w:space="0" w:color="auto"/>
          </w:divBdr>
        </w:div>
        <w:div w:id="2076659380">
          <w:marLeft w:val="640"/>
          <w:marRight w:val="0"/>
          <w:marTop w:val="0"/>
          <w:marBottom w:val="0"/>
          <w:divBdr>
            <w:top w:val="none" w:sz="0" w:space="0" w:color="auto"/>
            <w:left w:val="none" w:sz="0" w:space="0" w:color="auto"/>
            <w:bottom w:val="none" w:sz="0" w:space="0" w:color="auto"/>
            <w:right w:val="none" w:sz="0" w:space="0" w:color="auto"/>
          </w:divBdr>
        </w:div>
        <w:div w:id="1560242994">
          <w:marLeft w:val="640"/>
          <w:marRight w:val="0"/>
          <w:marTop w:val="0"/>
          <w:marBottom w:val="0"/>
          <w:divBdr>
            <w:top w:val="none" w:sz="0" w:space="0" w:color="auto"/>
            <w:left w:val="none" w:sz="0" w:space="0" w:color="auto"/>
            <w:bottom w:val="none" w:sz="0" w:space="0" w:color="auto"/>
            <w:right w:val="none" w:sz="0" w:space="0" w:color="auto"/>
          </w:divBdr>
        </w:div>
        <w:div w:id="153378132">
          <w:marLeft w:val="640"/>
          <w:marRight w:val="0"/>
          <w:marTop w:val="0"/>
          <w:marBottom w:val="0"/>
          <w:divBdr>
            <w:top w:val="none" w:sz="0" w:space="0" w:color="auto"/>
            <w:left w:val="none" w:sz="0" w:space="0" w:color="auto"/>
            <w:bottom w:val="none" w:sz="0" w:space="0" w:color="auto"/>
            <w:right w:val="none" w:sz="0" w:space="0" w:color="auto"/>
          </w:divBdr>
        </w:div>
        <w:div w:id="254244197">
          <w:marLeft w:val="640"/>
          <w:marRight w:val="0"/>
          <w:marTop w:val="0"/>
          <w:marBottom w:val="0"/>
          <w:divBdr>
            <w:top w:val="none" w:sz="0" w:space="0" w:color="auto"/>
            <w:left w:val="none" w:sz="0" w:space="0" w:color="auto"/>
            <w:bottom w:val="none" w:sz="0" w:space="0" w:color="auto"/>
            <w:right w:val="none" w:sz="0" w:space="0" w:color="auto"/>
          </w:divBdr>
        </w:div>
        <w:div w:id="1573664841">
          <w:marLeft w:val="640"/>
          <w:marRight w:val="0"/>
          <w:marTop w:val="0"/>
          <w:marBottom w:val="0"/>
          <w:divBdr>
            <w:top w:val="none" w:sz="0" w:space="0" w:color="auto"/>
            <w:left w:val="none" w:sz="0" w:space="0" w:color="auto"/>
            <w:bottom w:val="none" w:sz="0" w:space="0" w:color="auto"/>
            <w:right w:val="none" w:sz="0" w:space="0" w:color="auto"/>
          </w:divBdr>
        </w:div>
        <w:div w:id="1413505675">
          <w:marLeft w:val="640"/>
          <w:marRight w:val="0"/>
          <w:marTop w:val="0"/>
          <w:marBottom w:val="0"/>
          <w:divBdr>
            <w:top w:val="none" w:sz="0" w:space="0" w:color="auto"/>
            <w:left w:val="none" w:sz="0" w:space="0" w:color="auto"/>
            <w:bottom w:val="none" w:sz="0" w:space="0" w:color="auto"/>
            <w:right w:val="none" w:sz="0" w:space="0" w:color="auto"/>
          </w:divBdr>
        </w:div>
        <w:div w:id="225117646">
          <w:marLeft w:val="640"/>
          <w:marRight w:val="0"/>
          <w:marTop w:val="0"/>
          <w:marBottom w:val="0"/>
          <w:divBdr>
            <w:top w:val="none" w:sz="0" w:space="0" w:color="auto"/>
            <w:left w:val="none" w:sz="0" w:space="0" w:color="auto"/>
            <w:bottom w:val="none" w:sz="0" w:space="0" w:color="auto"/>
            <w:right w:val="none" w:sz="0" w:space="0" w:color="auto"/>
          </w:divBdr>
        </w:div>
        <w:div w:id="733312645">
          <w:marLeft w:val="640"/>
          <w:marRight w:val="0"/>
          <w:marTop w:val="0"/>
          <w:marBottom w:val="0"/>
          <w:divBdr>
            <w:top w:val="none" w:sz="0" w:space="0" w:color="auto"/>
            <w:left w:val="none" w:sz="0" w:space="0" w:color="auto"/>
            <w:bottom w:val="none" w:sz="0" w:space="0" w:color="auto"/>
            <w:right w:val="none" w:sz="0" w:space="0" w:color="auto"/>
          </w:divBdr>
        </w:div>
        <w:div w:id="127667035">
          <w:marLeft w:val="640"/>
          <w:marRight w:val="0"/>
          <w:marTop w:val="0"/>
          <w:marBottom w:val="0"/>
          <w:divBdr>
            <w:top w:val="none" w:sz="0" w:space="0" w:color="auto"/>
            <w:left w:val="none" w:sz="0" w:space="0" w:color="auto"/>
            <w:bottom w:val="none" w:sz="0" w:space="0" w:color="auto"/>
            <w:right w:val="none" w:sz="0" w:space="0" w:color="auto"/>
          </w:divBdr>
        </w:div>
        <w:div w:id="648174042">
          <w:marLeft w:val="640"/>
          <w:marRight w:val="0"/>
          <w:marTop w:val="0"/>
          <w:marBottom w:val="0"/>
          <w:divBdr>
            <w:top w:val="none" w:sz="0" w:space="0" w:color="auto"/>
            <w:left w:val="none" w:sz="0" w:space="0" w:color="auto"/>
            <w:bottom w:val="none" w:sz="0" w:space="0" w:color="auto"/>
            <w:right w:val="none" w:sz="0" w:space="0" w:color="auto"/>
          </w:divBdr>
        </w:div>
        <w:div w:id="603539742">
          <w:marLeft w:val="640"/>
          <w:marRight w:val="0"/>
          <w:marTop w:val="0"/>
          <w:marBottom w:val="0"/>
          <w:divBdr>
            <w:top w:val="none" w:sz="0" w:space="0" w:color="auto"/>
            <w:left w:val="none" w:sz="0" w:space="0" w:color="auto"/>
            <w:bottom w:val="none" w:sz="0" w:space="0" w:color="auto"/>
            <w:right w:val="none" w:sz="0" w:space="0" w:color="auto"/>
          </w:divBdr>
        </w:div>
        <w:div w:id="440228585">
          <w:marLeft w:val="640"/>
          <w:marRight w:val="0"/>
          <w:marTop w:val="0"/>
          <w:marBottom w:val="0"/>
          <w:divBdr>
            <w:top w:val="none" w:sz="0" w:space="0" w:color="auto"/>
            <w:left w:val="none" w:sz="0" w:space="0" w:color="auto"/>
            <w:bottom w:val="none" w:sz="0" w:space="0" w:color="auto"/>
            <w:right w:val="none" w:sz="0" w:space="0" w:color="auto"/>
          </w:divBdr>
        </w:div>
        <w:div w:id="877855473">
          <w:marLeft w:val="640"/>
          <w:marRight w:val="0"/>
          <w:marTop w:val="0"/>
          <w:marBottom w:val="0"/>
          <w:divBdr>
            <w:top w:val="none" w:sz="0" w:space="0" w:color="auto"/>
            <w:left w:val="none" w:sz="0" w:space="0" w:color="auto"/>
            <w:bottom w:val="none" w:sz="0" w:space="0" w:color="auto"/>
            <w:right w:val="none" w:sz="0" w:space="0" w:color="auto"/>
          </w:divBdr>
        </w:div>
        <w:div w:id="1686979016">
          <w:marLeft w:val="640"/>
          <w:marRight w:val="0"/>
          <w:marTop w:val="0"/>
          <w:marBottom w:val="0"/>
          <w:divBdr>
            <w:top w:val="none" w:sz="0" w:space="0" w:color="auto"/>
            <w:left w:val="none" w:sz="0" w:space="0" w:color="auto"/>
            <w:bottom w:val="none" w:sz="0" w:space="0" w:color="auto"/>
            <w:right w:val="none" w:sz="0" w:space="0" w:color="auto"/>
          </w:divBdr>
        </w:div>
        <w:div w:id="762843041">
          <w:marLeft w:val="640"/>
          <w:marRight w:val="0"/>
          <w:marTop w:val="0"/>
          <w:marBottom w:val="0"/>
          <w:divBdr>
            <w:top w:val="none" w:sz="0" w:space="0" w:color="auto"/>
            <w:left w:val="none" w:sz="0" w:space="0" w:color="auto"/>
            <w:bottom w:val="none" w:sz="0" w:space="0" w:color="auto"/>
            <w:right w:val="none" w:sz="0" w:space="0" w:color="auto"/>
          </w:divBdr>
        </w:div>
        <w:div w:id="474420586">
          <w:marLeft w:val="640"/>
          <w:marRight w:val="0"/>
          <w:marTop w:val="0"/>
          <w:marBottom w:val="0"/>
          <w:divBdr>
            <w:top w:val="none" w:sz="0" w:space="0" w:color="auto"/>
            <w:left w:val="none" w:sz="0" w:space="0" w:color="auto"/>
            <w:bottom w:val="none" w:sz="0" w:space="0" w:color="auto"/>
            <w:right w:val="none" w:sz="0" w:space="0" w:color="auto"/>
          </w:divBdr>
        </w:div>
        <w:div w:id="497038964">
          <w:marLeft w:val="640"/>
          <w:marRight w:val="0"/>
          <w:marTop w:val="0"/>
          <w:marBottom w:val="0"/>
          <w:divBdr>
            <w:top w:val="none" w:sz="0" w:space="0" w:color="auto"/>
            <w:left w:val="none" w:sz="0" w:space="0" w:color="auto"/>
            <w:bottom w:val="none" w:sz="0" w:space="0" w:color="auto"/>
            <w:right w:val="none" w:sz="0" w:space="0" w:color="auto"/>
          </w:divBdr>
        </w:div>
        <w:div w:id="477697010">
          <w:marLeft w:val="640"/>
          <w:marRight w:val="0"/>
          <w:marTop w:val="0"/>
          <w:marBottom w:val="0"/>
          <w:divBdr>
            <w:top w:val="none" w:sz="0" w:space="0" w:color="auto"/>
            <w:left w:val="none" w:sz="0" w:space="0" w:color="auto"/>
            <w:bottom w:val="none" w:sz="0" w:space="0" w:color="auto"/>
            <w:right w:val="none" w:sz="0" w:space="0" w:color="auto"/>
          </w:divBdr>
        </w:div>
        <w:div w:id="726300957">
          <w:marLeft w:val="640"/>
          <w:marRight w:val="0"/>
          <w:marTop w:val="0"/>
          <w:marBottom w:val="0"/>
          <w:divBdr>
            <w:top w:val="none" w:sz="0" w:space="0" w:color="auto"/>
            <w:left w:val="none" w:sz="0" w:space="0" w:color="auto"/>
            <w:bottom w:val="none" w:sz="0" w:space="0" w:color="auto"/>
            <w:right w:val="none" w:sz="0" w:space="0" w:color="auto"/>
          </w:divBdr>
        </w:div>
        <w:div w:id="1836451487">
          <w:marLeft w:val="640"/>
          <w:marRight w:val="0"/>
          <w:marTop w:val="0"/>
          <w:marBottom w:val="0"/>
          <w:divBdr>
            <w:top w:val="none" w:sz="0" w:space="0" w:color="auto"/>
            <w:left w:val="none" w:sz="0" w:space="0" w:color="auto"/>
            <w:bottom w:val="none" w:sz="0" w:space="0" w:color="auto"/>
            <w:right w:val="none" w:sz="0" w:space="0" w:color="auto"/>
          </w:divBdr>
        </w:div>
        <w:div w:id="2125491199">
          <w:marLeft w:val="640"/>
          <w:marRight w:val="0"/>
          <w:marTop w:val="0"/>
          <w:marBottom w:val="0"/>
          <w:divBdr>
            <w:top w:val="none" w:sz="0" w:space="0" w:color="auto"/>
            <w:left w:val="none" w:sz="0" w:space="0" w:color="auto"/>
            <w:bottom w:val="none" w:sz="0" w:space="0" w:color="auto"/>
            <w:right w:val="none" w:sz="0" w:space="0" w:color="auto"/>
          </w:divBdr>
        </w:div>
        <w:div w:id="1334065213">
          <w:marLeft w:val="640"/>
          <w:marRight w:val="0"/>
          <w:marTop w:val="0"/>
          <w:marBottom w:val="0"/>
          <w:divBdr>
            <w:top w:val="none" w:sz="0" w:space="0" w:color="auto"/>
            <w:left w:val="none" w:sz="0" w:space="0" w:color="auto"/>
            <w:bottom w:val="none" w:sz="0" w:space="0" w:color="auto"/>
            <w:right w:val="none" w:sz="0" w:space="0" w:color="auto"/>
          </w:divBdr>
        </w:div>
        <w:div w:id="79179326">
          <w:marLeft w:val="640"/>
          <w:marRight w:val="0"/>
          <w:marTop w:val="0"/>
          <w:marBottom w:val="0"/>
          <w:divBdr>
            <w:top w:val="none" w:sz="0" w:space="0" w:color="auto"/>
            <w:left w:val="none" w:sz="0" w:space="0" w:color="auto"/>
            <w:bottom w:val="none" w:sz="0" w:space="0" w:color="auto"/>
            <w:right w:val="none" w:sz="0" w:space="0" w:color="auto"/>
          </w:divBdr>
        </w:div>
        <w:div w:id="491026399">
          <w:marLeft w:val="640"/>
          <w:marRight w:val="0"/>
          <w:marTop w:val="0"/>
          <w:marBottom w:val="0"/>
          <w:divBdr>
            <w:top w:val="none" w:sz="0" w:space="0" w:color="auto"/>
            <w:left w:val="none" w:sz="0" w:space="0" w:color="auto"/>
            <w:bottom w:val="none" w:sz="0" w:space="0" w:color="auto"/>
            <w:right w:val="none" w:sz="0" w:space="0" w:color="auto"/>
          </w:divBdr>
        </w:div>
        <w:div w:id="1446729064">
          <w:marLeft w:val="640"/>
          <w:marRight w:val="0"/>
          <w:marTop w:val="0"/>
          <w:marBottom w:val="0"/>
          <w:divBdr>
            <w:top w:val="none" w:sz="0" w:space="0" w:color="auto"/>
            <w:left w:val="none" w:sz="0" w:space="0" w:color="auto"/>
            <w:bottom w:val="none" w:sz="0" w:space="0" w:color="auto"/>
            <w:right w:val="none" w:sz="0" w:space="0" w:color="auto"/>
          </w:divBdr>
        </w:div>
        <w:div w:id="562175688">
          <w:marLeft w:val="640"/>
          <w:marRight w:val="0"/>
          <w:marTop w:val="0"/>
          <w:marBottom w:val="0"/>
          <w:divBdr>
            <w:top w:val="none" w:sz="0" w:space="0" w:color="auto"/>
            <w:left w:val="none" w:sz="0" w:space="0" w:color="auto"/>
            <w:bottom w:val="none" w:sz="0" w:space="0" w:color="auto"/>
            <w:right w:val="none" w:sz="0" w:space="0" w:color="auto"/>
          </w:divBdr>
        </w:div>
        <w:div w:id="1913850386">
          <w:marLeft w:val="640"/>
          <w:marRight w:val="0"/>
          <w:marTop w:val="0"/>
          <w:marBottom w:val="0"/>
          <w:divBdr>
            <w:top w:val="none" w:sz="0" w:space="0" w:color="auto"/>
            <w:left w:val="none" w:sz="0" w:space="0" w:color="auto"/>
            <w:bottom w:val="none" w:sz="0" w:space="0" w:color="auto"/>
            <w:right w:val="none" w:sz="0" w:space="0" w:color="auto"/>
          </w:divBdr>
        </w:div>
        <w:div w:id="1291589755">
          <w:marLeft w:val="640"/>
          <w:marRight w:val="0"/>
          <w:marTop w:val="0"/>
          <w:marBottom w:val="0"/>
          <w:divBdr>
            <w:top w:val="none" w:sz="0" w:space="0" w:color="auto"/>
            <w:left w:val="none" w:sz="0" w:space="0" w:color="auto"/>
            <w:bottom w:val="none" w:sz="0" w:space="0" w:color="auto"/>
            <w:right w:val="none" w:sz="0" w:space="0" w:color="auto"/>
          </w:divBdr>
        </w:div>
        <w:div w:id="691538396">
          <w:marLeft w:val="640"/>
          <w:marRight w:val="0"/>
          <w:marTop w:val="0"/>
          <w:marBottom w:val="0"/>
          <w:divBdr>
            <w:top w:val="none" w:sz="0" w:space="0" w:color="auto"/>
            <w:left w:val="none" w:sz="0" w:space="0" w:color="auto"/>
            <w:bottom w:val="none" w:sz="0" w:space="0" w:color="auto"/>
            <w:right w:val="none" w:sz="0" w:space="0" w:color="auto"/>
          </w:divBdr>
        </w:div>
        <w:div w:id="1169521979">
          <w:marLeft w:val="640"/>
          <w:marRight w:val="0"/>
          <w:marTop w:val="0"/>
          <w:marBottom w:val="0"/>
          <w:divBdr>
            <w:top w:val="none" w:sz="0" w:space="0" w:color="auto"/>
            <w:left w:val="none" w:sz="0" w:space="0" w:color="auto"/>
            <w:bottom w:val="none" w:sz="0" w:space="0" w:color="auto"/>
            <w:right w:val="none" w:sz="0" w:space="0" w:color="auto"/>
          </w:divBdr>
        </w:div>
        <w:div w:id="1627002664">
          <w:marLeft w:val="640"/>
          <w:marRight w:val="0"/>
          <w:marTop w:val="0"/>
          <w:marBottom w:val="0"/>
          <w:divBdr>
            <w:top w:val="none" w:sz="0" w:space="0" w:color="auto"/>
            <w:left w:val="none" w:sz="0" w:space="0" w:color="auto"/>
            <w:bottom w:val="none" w:sz="0" w:space="0" w:color="auto"/>
            <w:right w:val="none" w:sz="0" w:space="0" w:color="auto"/>
          </w:divBdr>
        </w:div>
        <w:div w:id="1914851609">
          <w:marLeft w:val="640"/>
          <w:marRight w:val="0"/>
          <w:marTop w:val="0"/>
          <w:marBottom w:val="0"/>
          <w:divBdr>
            <w:top w:val="none" w:sz="0" w:space="0" w:color="auto"/>
            <w:left w:val="none" w:sz="0" w:space="0" w:color="auto"/>
            <w:bottom w:val="none" w:sz="0" w:space="0" w:color="auto"/>
            <w:right w:val="none" w:sz="0" w:space="0" w:color="auto"/>
          </w:divBdr>
        </w:div>
        <w:div w:id="1425762570">
          <w:marLeft w:val="640"/>
          <w:marRight w:val="0"/>
          <w:marTop w:val="0"/>
          <w:marBottom w:val="0"/>
          <w:divBdr>
            <w:top w:val="none" w:sz="0" w:space="0" w:color="auto"/>
            <w:left w:val="none" w:sz="0" w:space="0" w:color="auto"/>
            <w:bottom w:val="none" w:sz="0" w:space="0" w:color="auto"/>
            <w:right w:val="none" w:sz="0" w:space="0" w:color="auto"/>
          </w:divBdr>
        </w:div>
        <w:div w:id="1353915647">
          <w:marLeft w:val="640"/>
          <w:marRight w:val="0"/>
          <w:marTop w:val="0"/>
          <w:marBottom w:val="0"/>
          <w:divBdr>
            <w:top w:val="none" w:sz="0" w:space="0" w:color="auto"/>
            <w:left w:val="none" w:sz="0" w:space="0" w:color="auto"/>
            <w:bottom w:val="none" w:sz="0" w:space="0" w:color="auto"/>
            <w:right w:val="none" w:sz="0" w:space="0" w:color="auto"/>
          </w:divBdr>
        </w:div>
        <w:div w:id="2131969006">
          <w:marLeft w:val="640"/>
          <w:marRight w:val="0"/>
          <w:marTop w:val="0"/>
          <w:marBottom w:val="0"/>
          <w:divBdr>
            <w:top w:val="none" w:sz="0" w:space="0" w:color="auto"/>
            <w:left w:val="none" w:sz="0" w:space="0" w:color="auto"/>
            <w:bottom w:val="none" w:sz="0" w:space="0" w:color="auto"/>
            <w:right w:val="none" w:sz="0" w:space="0" w:color="auto"/>
          </w:divBdr>
        </w:div>
        <w:div w:id="388917475">
          <w:marLeft w:val="640"/>
          <w:marRight w:val="0"/>
          <w:marTop w:val="0"/>
          <w:marBottom w:val="0"/>
          <w:divBdr>
            <w:top w:val="none" w:sz="0" w:space="0" w:color="auto"/>
            <w:left w:val="none" w:sz="0" w:space="0" w:color="auto"/>
            <w:bottom w:val="none" w:sz="0" w:space="0" w:color="auto"/>
            <w:right w:val="none" w:sz="0" w:space="0" w:color="auto"/>
          </w:divBdr>
        </w:div>
        <w:div w:id="2033265339">
          <w:marLeft w:val="640"/>
          <w:marRight w:val="0"/>
          <w:marTop w:val="0"/>
          <w:marBottom w:val="0"/>
          <w:divBdr>
            <w:top w:val="none" w:sz="0" w:space="0" w:color="auto"/>
            <w:left w:val="none" w:sz="0" w:space="0" w:color="auto"/>
            <w:bottom w:val="none" w:sz="0" w:space="0" w:color="auto"/>
            <w:right w:val="none" w:sz="0" w:space="0" w:color="auto"/>
          </w:divBdr>
        </w:div>
        <w:div w:id="1483737507">
          <w:marLeft w:val="640"/>
          <w:marRight w:val="0"/>
          <w:marTop w:val="0"/>
          <w:marBottom w:val="0"/>
          <w:divBdr>
            <w:top w:val="none" w:sz="0" w:space="0" w:color="auto"/>
            <w:left w:val="none" w:sz="0" w:space="0" w:color="auto"/>
            <w:bottom w:val="none" w:sz="0" w:space="0" w:color="auto"/>
            <w:right w:val="none" w:sz="0" w:space="0" w:color="auto"/>
          </w:divBdr>
        </w:div>
        <w:div w:id="1125854671">
          <w:marLeft w:val="640"/>
          <w:marRight w:val="0"/>
          <w:marTop w:val="0"/>
          <w:marBottom w:val="0"/>
          <w:divBdr>
            <w:top w:val="none" w:sz="0" w:space="0" w:color="auto"/>
            <w:left w:val="none" w:sz="0" w:space="0" w:color="auto"/>
            <w:bottom w:val="none" w:sz="0" w:space="0" w:color="auto"/>
            <w:right w:val="none" w:sz="0" w:space="0" w:color="auto"/>
          </w:divBdr>
        </w:div>
        <w:div w:id="1724908441">
          <w:marLeft w:val="640"/>
          <w:marRight w:val="0"/>
          <w:marTop w:val="0"/>
          <w:marBottom w:val="0"/>
          <w:divBdr>
            <w:top w:val="none" w:sz="0" w:space="0" w:color="auto"/>
            <w:left w:val="none" w:sz="0" w:space="0" w:color="auto"/>
            <w:bottom w:val="none" w:sz="0" w:space="0" w:color="auto"/>
            <w:right w:val="none" w:sz="0" w:space="0" w:color="auto"/>
          </w:divBdr>
        </w:div>
        <w:div w:id="335620958">
          <w:marLeft w:val="640"/>
          <w:marRight w:val="0"/>
          <w:marTop w:val="0"/>
          <w:marBottom w:val="0"/>
          <w:divBdr>
            <w:top w:val="none" w:sz="0" w:space="0" w:color="auto"/>
            <w:left w:val="none" w:sz="0" w:space="0" w:color="auto"/>
            <w:bottom w:val="none" w:sz="0" w:space="0" w:color="auto"/>
            <w:right w:val="none" w:sz="0" w:space="0" w:color="auto"/>
          </w:divBdr>
        </w:div>
        <w:div w:id="987319268">
          <w:marLeft w:val="640"/>
          <w:marRight w:val="0"/>
          <w:marTop w:val="0"/>
          <w:marBottom w:val="0"/>
          <w:divBdr>
            <w:top w:val="none" w:sz="0" w:space="0" w:color="auto"/>
            <w:left w:val="none" w:sz="0" w:space="0" w:color="auto"/>
            <w:bottom w:val="none" w:sz="0" w:space="0" w:color="auto"/>
            <w:right w:val="none" w:sz="0" w:space="0" w:color="auto"/>
          </w:divBdr>
        </w:div>
        <w:div w:id="2057578450">
          <w:marLeft w:val="640"/>
          <w:marRight w:val="0"/>
          <w:marTop w:val="0"/>
          <w:marBottom w:val="0"/>
          <w:divBdr>
            <w:top w:val="none" w:sz="0" w:space="0" w:color="auto"/>
            <w:left w:val="none" w:sz="0" w:space="0" w:color="auto"/>
            <w:bottom w:val="none" w:sz="0" w:space="0" w:color="auto"/>
            <w:right w:val="none" w:sz="0" w:space="0" w:color="auto"/>
          </w:divBdr>
        </w:div>
        <w:div w:id="681205621">
          <w:marLeft w:val="640"/>
          <w:marRight w:val="0"/>
          <w:marTop w:val="0"/>
          <w:marBottom w:val="0"/>
          <w:divBdr>
            <w:top w:val="none" w:sz="0" w:space="0" w:color="auto"/>
            <w:left w:val="none" w:sz="0" w:space="0" w:color="auto"/>
            <w:bottom w:val="none" w:sz="0" w:space="0" w:color="auto"/>
            <w:right w:val="none" w:sz="0" w:space="0" w:color="auto"/>
          </w:divBdr>
        </w:div>
        <w:div w:id="940530776">
          <w:marLeft w:val="640"/>
          <w:marRight w:val="0"/>
          <w:marTop w:val="0"/>
          <w:marBottom w:val="0"/>
          <w:divBdr>
            <w:top w:val="none" w:sz="0" w:space="0" w:color="auto"/>
            <w:left w:val="none" w:sz="0" w:space="0" w:color="auto"/>
            <w:bottom w:val="none" w:sz="0" w:space="0" w:color="auto"/>
            <w:right w:val="none" w:sz="0" w:space="0" w:color="auto"/>
          </w:divBdr>
        </w:div>
        <w:div w:id="791289569">
          <w:marLeft w:val="640"/>
          <w:marRight w:val="0"/>
          <w:marTop w:val="0"/>
          <w:marBottom w:val="0"/>
          <w:divBdr>
            <w:top w:val="none" w:sz="0" w:space="0" w:color="auto"/>
            <w:left w:val="none" w:sz="0" w:space="0" w:color="auto"/>
            <w:bottom w:val="none" w:sz="0" w:space="0" w:color="auto"/>
            <w:right w:val="none" w:sz="0" w:space="0" w:color="auto"/>
          </w:divBdr>
        </w:div>
        <w:div w:id="887837872">
          <w:marLeft w:val="640"/>
          <w:marRight w:val="0"/>
          <w:marTop w:val="0"/>
          <w:marBottom w:val="0"/>
          <w:divBdr>
            <w:top w:val="none" w:sz="0" w:space="0" w:color="auto"/>
            <w:left w:val="none" w:sz="0" w:space="0" w:color="auto"/>
            <w:bottom w:val="none" w:sz="0" w:space="0" w:color="auto"/>
            <w:right w:val="none" w:sz="0" w:space="0" w:color="auto"/>
          </w:divBdr>
        </w:div>
        <w:div w:id="280721359">
          <w:marLeft w:val="640"/>
          <w:marRight w:val="0"/>
          <w:marTop w:val="0"/>
          <w:marBottom w:val="0"/>
          <w:divBdr>
            <w:top w:val="none" w:sz="0" w:space="0" w:color="auto"/>
            <w:left w:val="none" w:sz="0" w:space="0" w:color="auto"/>
            <w:bottom w:val="none" w:sz="0" w:space="0" w:color="auto"/>
            <w:right w:val="none" w:sz="0" w:space="0" w:color="auto"/>
          </w:divBdr>
        </w:div>
        <w:div w:id="1746561265">
          <w:marLeft w:val="640"/>
          <w:marRight w:val="0"/>
          <w:marTop w:val="0"/>
          <w:marBottom w:val="0"/>
          <w:divBdr>
            <w:top w:val="none" w:sz="0" w:space="0" w:color="auto"/>
            <w:left w:val="none" w:sz="0" w:space="0" w:color="auto"/>
            <w:bottom w:val="none" w:sz="0" w:space="0" w:color="auto"/>
            <w:right w:val="none" w:sz="0" w:space="0" w:color="auto"/>
          </w:divBdr>
        </w:div>
        <w:div w:id="2079550500">
          <w:marLeft w:val="640"/>
          <w:marRight w:val="0"/>
          <w:marTop w:val="0"/>
          <w:marBottom w:val="0"/>
          <w:divBdr>
            <w:top w:val="none" w:sz="0" w:space="0" w:color="auto"/>
            <w:left w:val="none" w:sz="0" w:space="0" w:color="auto"/>
            <w:bottom w:val="none" w:sz="0" w:space="0" w:color="auto"/>
            <w:right w:val="none" w:sz="0" w:space="0" w:color="auto"/>
          </w:divBdr>
        </w:div>
        <w:div w:id="1097094448">
          <w:marLeft w:val="640"/>
          <w:marRight w:val="0"/>
          <w:marTop w:val="0"/>
          <w:marBottom w:val="0"/>
          <w:divBdr>
            <w:top w:val="none" w:sz="0" w:space="0" w:color="auto"/>
            <w:left w:val="none" w:sz="0" w:space="0" w:color="auto"/>
            <w:bottom w:val="none" w:sz="0" w:space="0" w:color="auto"/>
            <w:right w:val="none" w:sz="0" w:space="0" w:color="auto"/>
          </w:divBdr>
        </w:div>
        <w:div w:id="905608428">
          <w:marLeft w:val="640"/>
          <w:marRight w:val="0"/>
          <w:marTop w:val="0"/>
          <w:marBottom w:val="0"/>
          <w:divBdr>
            <w:top w:val="none" w:sz="0" w:space="0" w:color="auto"/>
            <w:left w:val="none" w:sz="0" w:space="0" w:color="auto"/>
            <w:bottom w:val="none" w:sz="0" w:space="0" w:color="auto"/>
            <w:right w:val="none" w:sz="0" w:space="0" w:color="auto"/>
          </w:divBdr>
        </w:div>
        <w:div w:id="246354937">
          <w:marLeft w:val="640"/>
          <w:marRight w:val="0"/>
          <w:marTop w:val="0"/>
          <w:marBottom w:val="0"/>
          <w:divBdr>
            <w:top w:val="none" w:sz="0" w:space="0" w:color="auto"/>
            <w:left w:val="none" w:sz="0" w:space="0" w:color="auto"/>
            <w:bottom w:val="none" w:sz="0" w:space="0" w:color="auto"/>
            <w:right w:val="none" w:sz="0" w:space="0" w:color="auto"/>
          </w:divBdr>
        </w:div>
        <w:div w:id="1355572389">
          <w:marLeft w:val="640"/>
          <w:marRight w:val="0"/>
          <w:marTop w:val="0"/>
          <w:marBottom w:val="0"/>
          <w:divBdr>
            <w:top w:val="none" w:sz="0" w:space="0" w:color="auto"/>
            <w:left w:val="none" w:sz="0" w:space="0" w:color="auto"/>
            <w:bottom w:val="none" w:sz="0" w:space="0" w:color="auto"/>
            <w:right w:val="none" w:sz="0" w:space="0" w:color="auto"/>
          </w:divBdr>
        </w:div>
        <w:div w:id="975572493">
          <w:marLeft w:val="640"/>
          <w:marRight w:val="0"/>
          <w:marTop w:val="0"/>
          <w:marBottom w:val="0"/>
          <w:divBdr>
            <w:top w:val="none" w:sz="0" w:space="0" w:color="auto"/>
            <w:left w:val="none" w:sz="0" w:space="0" w:color="auto"/>
            <w:bottom w:val="none" w:sz="0" w:space="0" w:color="auto"/>
            <w:right w:val="none" w:sz="0" w:space="0" w:color="auto"/>
          </w:divBdr>
        </w:div>
        <w:div w:id="145248505">
          <w:marLeft w:val="640"/>
          <w:marRight w:val="0"/>
          <w:marTop w:val="0"/>
          <w:marBottom w:val="0"/>
          <w:divBdr>
            <w:top w:val="none" w:sz="0" w:space="0" w:color="auto"/>
            <w:left w:val="none" w:sz="0" w:space="0" w:color="auto"/>
            <w:bottom w:val="none" w:sz="0" w:space="0" w:color="auto"/>
            <w:right w:val="none" w:sz="0" w:space="0" w:color="auto"/>
          </w:divBdr>
        </w:div>
        <w:div w:id="283239">
          <w:marLeft w:val="640"/>
          <w:marRight w:val="0"/>
          <w:marTop w:val="0"/>
          <w:marBottom w:val="0"/>
          <w:divBdr>
            <w:top w:val="none" w:sz="0" w:space="0" w:color="auto"/>
            <w:left w:val="none" w:sz="0" w:space="0" w:color="auto"/>
            <w:bottom w:val="none" w:sz="0" w:space="0" w:color="auto"/>
            <w:right w:val="none" w:sz="0" w:space="0" w:color="auto"/>
          </w:divBdr>
        </w:div>
        <w:div w:id="1638531532">
          <w:marLeft w:val="640"/>
          <w:marRight w:val="0"/>
          <w:marTop w:val="0"/>
          <w:marBottom w:val="0"/>
          <w:divBdr>
            <w:top w:val="none" w:sz="0" w:space="0" w:color="auto"/>
            <w:left w:val="none" w:sz="0" w:space="0" w:color="auto"/>
            <w:bottom w:val="none" w:sz="0" w:space="0" w:color="auto"/>
            <w:right w:val="none" w:sz="0" w:space="0" w:color="auto"/>
          </w:divBdr>
        </w:div>
        <w:div w:id="2138184473">
          <w:marLeft w:val="640"/>
          <w:marRight w:val="0"/>
          <w:marTop w:val="0"/>
          <w:marBottom w:val="0"/>
          <w:divBdr>
            <w:top w:val="none" w:sz="0" w:space="0" w:color="auto"/>
            <w:left w:val="none" w:sz="0" w:space="0" w:color="auto"/>
            <w:bottom w:val="none" w:sz="0" w:space="0" w:color="auto"/>
            <w:right w:val="none" w:sz="0" w:space="0" w:color="auto"/>
          </w:divBdr>
        </w:div>
        <w:div w:id="397437824">
          <w:marLeft w:val="640"/>
          <w:marRight w:val="0"/>
          <w:marTop w:val="0"/>
          <w:marBottom w:val="0"/>
          <w:divBdr>
            <w:top w:val="none" w:sz="0" w:space="0" w:color="auto"/>
            <w:left w:val="none" w:sz="0" w:space="0" w:color="auto"/>
            <w:bottom w:val="none" w:sz="0" w:space="0" w:color="auto"/>
            <w:right w:val="none" w:sz="0" w:space="0" w:color="auto"/>
          </w:divBdr>
        </w:div>
        <w:div w:id="641741209">
          <w:marLeft w:val="640"/>
          <w:marRight w:val="0"/>
          <w:marTop w:val="0"/>
          <w:marBottom w:val="0"/>
          <w:divBdr>
            <w:top w:val="none" w:sz="0" w:space="0" w:color="auto"/>
            <w:left w:val="none" w:sz="0" w:space="0" w:color="auto"/>
            <w:bottom w:val="none" w:sz="0" w:space="0" w:color="auto"/>
            <w:right w:val="none" w:sz="0" w:space="0" w:color="auto"/>
          </w:divBdr>
        </w:div>
        <w:div w:id="1279950033">
          <w:marLeft w:val="640"/>
          <w:marRight w:val="0"/>
          <w:marTop w:val="0"/>
          <w:marBottom w:val="0"/>
          <w:divBdr>
            <w:top w:val="none" w:sz="0" w:space="0" w:color="auto"/>
            <w:left w:val="none" w:sz="0" w:space="0" w:color="auto"/>
            <w:bottom w:val="none" w:sz="0" w:space="0" w:color="auto"/>
            <w:right w:val="none" w:sz="0" w:space="0" w:color="auto"/>
          </w:divBdr>
        </w:div>
        <w:div w:id="499541381">
          <w:marLeft w:val="640"/>
          <w:marRight w:val="0"/>
          <w:marTop w:val="0"/>
          <w:marBottom w:val="0"/>
          <w:divBdr>
            <w:top w:val="none" w:sz="0" w:space="0" w:color="auto"/>
            <w:left w:val="none" w:sz="0" w:space="0" w:color="auto"/>
            <w:bottom w:val="none" w:sz="0" w:space="0" w:color="auto"/>
            <w:right w:val="none" w:sz="0" w:space="0" w:color="auto"/>
          </w:divBdr>
        </w:div>
        <w:div w:id="1232427586">
          <w:marLeft w:val="640"/>
          <w:marRight w:val="0"/>
          <w:marTop w:val="0"/>
          <w:marBottom w:val="0"/>
          <w:divBdr>
            <w:top w:val="none" w:sz="0" w:space="0" w:color="auto"/>
            <w:left w:val="none" w:sz="0" w:space="0" w:color="auto"/>
            <w:bottom w:val="none" w:sz="0" w:space="0" w:color="auto"/>
            <w:right w:val="none" w:sz="0" w:space="0" w:color="auto"/>
          </w:divBdr>
        </w:div>
        <w:div w:id="810757689">
          <w:marLeft w:val="640"/>
          <w:marRight w:val="0"/>
          <w:marTop w:val="0"/>
          <w:marBottom w:val="0"/>
          <w:divBdr>
            <w:top w:val="none" w:sz="0" w:space="0" w:color="auto"/>
            <w:left w:val="none" w:sz="0" w:space="0" w:color="auto"/>
            <w:bottom w:val="none" w:sz="0" w:space="0" w:color="auto"/>
            <w:right w:val="none" w:sz="0" w:space="0" w:color="auto"/>
          </w:divBdr>
        </w:div>
        <w:div w:id="1456757712">
          <w:marLeft w:val="640"/>
          <w:marRight w:val="0"/>
          <w:marTop w:val="0"/>
          <w:marBottom w:val="0"/>
          <w:divBdr>
            <w:top w:val="none" w:sz="0" w:space="0" w:color="auto"/>
            <w:left w:val="none" w:sz="0" w:space="0" w:color="auto"/>
            <w:bottom w:val="none" w:sz="0" w:space="0" w:color="auto"/>
            <w:right w:val="none" w:sz="0" w:space="0" w:color="auto"/>
          </w:divBdr>
        </w:div>
        <w:div w:id="1864858661">
          <w:marLeft w:val="640"/>
          <w:marRight w:val="0"/>
          <w:marTop w:val="0"/>
          <w:marBottom w:val="0"/>
          <w:divBdr>
            <w:top w:val="none" w:sz="0" w:space="0" w:color="auto"/>
            <w:left w:val="none" w:sz="0" w:space="0" w:color="auto"/>
            <w:bottom w:val="none" w:sz="0" w:space="0" w:color="auto"/>
            <w:right w:val="none" w:sz="0" w:space="0" w:color="auto"/>
          </w:divBdr>
        </w:div>
        <w:div w:id="849874556">
          <w:marLeft w:val="640"/>
          <w:marRight w:val="0"/>
          <w:marTop w:val="0"/>
          <w:marBottom w:val="0"/>
          <w:divBdr>
            <w:top w:val="none" w:sz="0" w:space="0" w:color="auto"/>
            <w:left w:val="none" w:sz="0" w:space="0" w:color="auto"/>
            <w:bottom w:val="none" w:sz="0" w:space="0" w:color="auto"/>
            <w:right w:val="none" w:sz="0" w:space="0" w:color="auto"/>
          </w:divBdr>
        </w:div>
        <w:div w:id="1075318147">
          <w:marLeft w:val="640"/>
          <w:marRight w:val="0"/>
          <w:marTop w:val="0"/>
          <w:marBottom w:val="0"/>
          <w:divBdr>
            <w:top w:val="none" w:sz="0" w:space="0" w:color="auto"/>
            <w:left w:val="none" w:sz="0" w:space="0" w:color="auto"/>
            <w:bottom w:val="none" w:sz="0" w:space="0" w:color="auto"/>
            <w:right w:val="none" w:sz="0" w:space="0" w:color="auto"/>
          </w:divBdr>
        </w:div>
        <w:div w:id="1609702565">
          <w:marLeft w:val="640"/>
          <w:marRight w:val="0"/>
          <w:marTop w:val="0"/>
          <w:marBottom w:val="0"/>
          <w:divBdr>
            <w:top w:val="none" w:sz="0" w:space="0" w:color="auto"/>
            <w:left w:val="none" w:sz="0" w:space="0" w:color="auto"/>
            <w:bottom w:val="none" w:sz="0" w:space="0" w:color="auto"/>
            <w:right w:val="none" w:sz="0" w:space="0" w:color="auto"/>
          </w:divBdr>
        </w:div>
        <w:div w:id="33238736">
          <w:marLeft w:val="640"/>
          <w:marRight w:val="0"/>
          <w:marTop w:val="0"/>
          <w:marBottom w:val="0"/>
          <w:divBdr>
            <w:top w:val="none" w:sz="0" w:space="0" w:color="auto"/>
            <w:left w:val="none" w:sz="0" w:space="0" w:color="auto"/>
            <w:bottom w:val="none" w:sz="0" w:space="0" w:color="auto"/>
            <w:right w:val="none" w:sz="0" w:space="0" w:color="auto"/>
          </w:divBdr>
        </w:div>
        <w:div w:id="1711108590">
          <w:marLeft w:val="640"/>
          <w:marRight w:val="0"/>
          <w:marTop w:val="0"/>
          <w:marBottom w:val="0"/>
          <w:divBdr>
            <w:top w:val="none" w:sz="0" w:space="0" w:color="auto"/>
            <w:left w:val="none" w:sz="0" w:space="0" w:color="auto"/>
            <w:bottom w:val="none" w:sz="0" w:space="0" w:color="auto"/>
            <w:right w:val="none" w:sz="0" w:space="0" w:color="auto"/>
          </w:divBdr>
        </w:div>
        <w:div w:id="1605965584">
          <w:marLeft w:val="640"/>
          <w:marRight w:val="0"/>
          <w:marTop w:val="0"/>
          <w:marBottom w:val="0"/>
          <w:divBdr>
            <w:top w:val="none" w:sz="0" w:space="0" w:color="auto"/>
            <w:left w:val="none" w:sz="0" w:space="0" w:color="auto"/>
            <w:bottom w:val="none" w:sz="0" w:space="0" w:color="auto"/>
            <w:right w:val="none" w:sz="0" w:space="0" w:color="auto"/>
          </w:divBdr>
        </w:div>
        <w:div w:id="1332878731">
          <w:marLeft w:val="640"/>
          <w:marRight w:val="0"/>
          <w:marTop w:val="0"/>
          <w:marBottom w:val="0"/>
          <w:divBdr>
            <w:top w:val="none" w:sz="0" w:space="0" w:color="auto"/>
            <w:left w:val="none" w:sz="0" w:space="0" w:color="auto"/>
            <w:bottom w:val="none" w:sz="0" w:space="0" w:color="auto"/>
            <w:right w:val="none" w:sz="0" w:space="0" w:color="auto"/>
          </w:divBdr>
        </w:div>
        <w:div w:id="1580942965">
          <w:marLeft w:val="640"/>
          <w:marRight w:val="0"/>
          <w:marTop w:val="0"/>
          <w:marBottom w:val="0"/>
          <w:divBdr>
            <w:top w:val="none" w:sz="0" w:space="0" w:color="auto"/>
            <w:left w:val="none" w:sz="0" w:space="0" w:color="auto"/>
            <w:bottom w:val="none" w:sz="0" w:space="0" w:color="auto"/>
            <w:right w:val="none" w:sz="0" w:space="0" w:color="auto"/>
          </w:divBdr>
        </w:div>
        <w:div w:id="101456601">
          <w:marLeft w:val="640"/>
          <w:marRight w:val="0"/>
          <w:marTop w:val="0"/>
          <w:marBottom w:val="0"/>
          <w:divBdr>
            <w:top w:val="none" w:sz="0" w:space="0" w:color="auto"/>
            <w:left w:val="none" w:sz="0" w:space="0" w:color="auto"/>
            <w:bottom w:val="none" w:sz="0" w:space="0" w:color="auto"/>
            <w:right w:val="none" w:sz="0" w:space="0" w:color="auto"/>
          </w:divBdr>
        </w:div>
        <w:div w:id="316349527">
          <w:marLeft w:val="640"/>
          <w:marRight w:val="0"/>
          <w:marTop w:val="0"/>
          <w:marBottom w:val="0"/>
          <w:divBdr>
            <w:top w:val="none" w:sz="0" w:space="0" w:color="auto"/>
            <w:left w:val="none" w:sz="0" w:space="0" w:color="auto"/>
            <w:bottom w:val="none" w:sz="0" w:space="0" w:color="auto"/>
            <w:right w:val="none" w:sz="0" w:space="0" w:color="auto"/>
          </w:divBdr>
        </w:div>
        <w:div w:id="1203521308">
          <w:marLeft w:val="640"/>
          <w:marRight w:val="0"/>
          <w:marTop w:val="0"/>
          <w:marBottom w:val="0"/>
          <w:divBdr>
            <w:top w:val="none" w:sz="0" w:space="0" w:color="auto"/>
            <w:left w:val="none" w:sz="0" w:space="0" w:color="auto"/>
            <w:bottom w:val="none" w:sz="0" w:space="0" w:color="auto"/>
            <w:right w:val="none" w:sz="0" w:space="0" w:color="auto"/>
          </w:divBdr>
        </w:div>
        <w:div w:id="269551850">
          <w:marLeft w:val="640"/>
          <w:marRight w:val="0"/>
          <w:marTop w:val="0"/>
          <w:marBottom w:val="0"/>
          <w:divBdr>
            <w:top w:val="none" w:sz="0" w:space="0" w:color="auto"/>
            <w:left w:val="none" w:sz="0" w:space="0" w:color="auto"/>
            <w:bottom w:val="none" w:sz="0" w:space="0" w:color="auto"/>
            <w:right w:val="none" w:sz="0" w:space="0" w:color="auto"/>
          </w:divBdr>
        </w:div>
        <w:div w:id="220872841">
          <w:marLeft w:val="640"/>
          <w:marRight w:val="0"/>
          <w:marTop w:val="0"/>
          <w:marBottom w:val="0"/>
          <w:divBdr>
            <w:top w:val="none" w:sz="0" w:space="0" w:color="auto"/>
            <w:left w:val="none" w:sz="0" w:space="0" w:color="auto"/>
            <w:bottom w:val="none" w:sz="0" w:space="0" w:color="auto"/>
            <w:right w:val="none" w:sz="0" w:space="0" w:color="auto"/>
          </w:divBdr>
        </w:div>
        <w:div w:id="1898977482">
          <w:marLeft w:val="640"/>
          <w:marRight w:val="0"/>
          <w:marTop w:val="0"/>
          <w:marBottom w:val="0"/>
          <w:divBdr>
            <w:top w:val="none" w:sz="0" w:space="0" w:color="auto"/>
            <w:left w:val="none" w:sz="0" w:space="0" w:color="auto"/>
            <w:bottom w:val="none" w:sz="0" w:space="0" w:color="auto"/>
            <w:right w:val="none" w:sz="0" w:space="0" w:color="auto"/>
          </w:divBdr>
        </w:div>
        <w:div w:id="525212133">
          <w:marLeft w:val="640"/>
          <w:marRight w:val="0"/>
          <w:marTop w:val="0"/>
          <w:marBottom w:val="0"/>
          <w:divBdr>
            <w:top w:val="none" w:sz="0" w:space="0" w:color="auto"/>
            <w:left w:val="none" w:sz="0" w:space="0" w:color="auto"/>
            <w:bottom w:val="none" w:sz="0" w:space="0" w:color="auto"/>
            <w:right w:val="none" w:sz="0" w:space="0" w:color="auto"/>
          </w:divBdr>
        </w:div>
        <w:div w:id="1730297900">
          <w:marLeft w:val="640"/>
          <w:marRight w:val="0"/>
          <w:marTop w:val="0"/>
          <w:marBottom w:val="0"/>
          <w:divBdr>
            <w:top w:val="none" w:sz="0" w:space="0" w:color="auto"/>
            <w:left w:val="none" w:sz="0" w:space="0" w:color="auto"/>
            <w:bottom w:val="none" w:sz="0" w:space="0" w:color="auto"/>
            <w:right w:val="none" w:sz="0" w:space="0" w:color="auto"/>
          </w:divBdr>
        </w:div>
        <w:div w:id="1702246661">
          <w:marLeft w:val="640"/>
          <w:marRight w:val="0"/>
          <w:marTop w:val="0"/>
          <w:marBottom w:val="0"/>
          <w:divBdr>
            <w:top w:val="none" w:sz="0" w:space="0" w:color="auto"/>
            <w:left w:val="none" w:sz="0" w:space="0" w:color="auto"/>
            <w:bottom w:val="none" w:sz="0" w:space="0" w:color="auto"/>
            <w:right w:val="none" w:sz="0" w:space="0" w:color="auto"/>
          </w:divBdr>
        </w:div>
        <w:div w:id="525288664">
          <w:marLeft w:val="640"/>
          <w:marRight w:val="0"/>
          <w:marTop w:val="0"/>
          <w:marBottom w:val="0"/>
          <w:divBdr>
            <w:top w:val="none" w:sz="0" w:space="0" w:color="auto"/>
            <w:left w:val="none" w:sz="0" w:space="0" w:color="auto"/>
            <w:bottom w:val="none" w:sz="0" w:space="0" w:color="auto"/>
            <w:right w:val="none" w:sz="0" w:space="0" w:color="auto"/>
          </w:divBdr>
        </w:div>
        <w:div w:id="1104301083">
          <w:marLeft w:val="640"/>
          <w:marRight w:val="0"/>
          <w:marTop w:val="0"/>
          <w:marBottom w:val="0"/>
          <w:divBdr>
            <w:top w:val="none" w:sz="0" w:space="0" w:color="auto"/>
            <w:left w:val="none" w:sz="0" w:space="0" w:color="auto"/>
            <w:bottom w:val="none" w:sz="0" w:space="0" w:color="auto"/>
            <w:right w:val="none" w:sz="0" w:space="0" w:color="auto"/>
          </w:divBdr>
        </w:div>
        <w:div w:id="874581709">
          <w:marLeft w:val="640"/>
          <w:marRight w:val="0"/>
          <w:marTop w:val="0"/>
          <w:marBottom w:val="0"/>
          <w:divBdr>
            <w:top w:val="none" w:sz="0" w:space="0" w:color="auto"/>
            <w:left w:val="none" w:sz="0" w:space="0" w:color="auto"/>
            <w:bottom w:val="none" w:sz="0" w:space="0" w:color="auto"/>
            <w:right w:val="none" w:sz="0" w:space="0" w:color="auto"/>
          </w:divBdr>
        </w:div>
        <w:div w:id="1771772917">
          <w:marLeft w:val="640"/>
          <w:marRight w:val="0"/>
          <w:marTop w:val="0"/>
          <w:marBottom w:val="0"/>
          <w:divBdr>
            <w:top w:val="none" w:sz="0" w:space="0" w:color="auto"/>
            <w:left w:val="none" w:sz="0" w:space="0" w:color="auto"/>
            <w:bottom w:val="none" w:sz="0" w:space="0" w:color="auto"/>
            <w:right w:val="none" w:sz="0" w:space="0" w:color="auto"/>
          </w:divBdr>
        </w:div>
        <w:div w:id="300617247">
          <w:marLeft w:val="640"/>
          <w:marRight w:val="0"/>
          <w:marTop w:val="0"/>
          <w:marBottom w:val="0"/>
          <w:divBdr>
            <w:top w:val="none" w:sz="0" w:space="0" w:color="auto"/>
            <w:left w:val="none" w:sz="0" w:space="0" w:color="auto"/>
            <w:bottom w:val="none" w:sz="0" w:space="0" w:color="auto"/>
            <w:right w:val="none" w:sz="0" w:space="0" w:color="auto"/>
          </w:divBdr>
        </w:div>
        <w:div w:id="1244298401">
          <w:marLeft w:val="640"/>
          <w:marRight w:val="0"/>
          <w:marTop w:val="0"/>
          <w:marBottom w:val="0"/>
          <w:divBdr>
            <w:top w:val="none" w:sz="0" w:space="0" w:color="auto"/>
            <w:left w:val="none" w:sz="0" w:space="0" w:color="auto"/>
            <w:bottom w:val="none" w:sz="0" w:space="0" w:color="auto"/>
            <w:right w:val="none" w:sz="0" w:space="0" w:color="auto"/>
          </w:divBdr>
        </w:div>
        <w:div w:id="1428230241">
          <w:marLeft w:val="640"/>
          <w:marRight w:val="0"/>
          <w:marTop w:val="0"/>
          <w:marBottom w:val="0"/>
          <w:divBdr>
            <w:top w:val="none" w:sz="0" w:space="0" w:color="auto"/>
            <w:left w:val="none" w:sz="0" w:space="0" w:color="auto"/>
            <w:bottom w:val="none" w:sz="0" w:space="0" w:color="auto"/>
            <w:right w:val="none" w:sz="0" w:space="0" w:color="auto"/>
          </w:divBdr>
        </w:div>
        <w:div w:id="1520119651">
          <w:marLeft w:val="640"/>
          <w:marRight w:val="0"/>
          <w:marTop w:val="0"/>
          <w:marBottom w:val="0"/>
          <w:divBdr>
            <w:top w:val="none" w:sz="0" w:space="0" w:color="auto"/>
            <w:left w:val="none" w:sz="0" w:space="0" w:color="auto"/>
            <w:bottom w:val="none" w:sz="0" w:space="0" w:color="auto"/>
            <w:right w:val="none" w:sz="0" w:space="0" w:color="auto"/>
          </w:divBdr>
        </w:div>
        <w:div w:id="296573509">
          <w:marLeft w:val="640"/>
          <w:marRight w:val="0"/>
          <w:marTop w:val="0"/>
          <w:marBottom w:val="0"/>
          <w:divBdr>
            <w:top w:val="none" w:sz="0" w:space="0" w:color="auto"/>
            <w:left w:val="none" w:sz="0" w:space="0" w:color="auto"/>
            <w:bottom w:val="none" w:sz="0" w:space="0" w:color="auto"/>
            <w:right w:val="none" w:sz="0" w:space="0" w:color="auto"/>
          </w:divBdr>
        </w:div>
        <w:div w:id="606472131">
          <w:marLeft w:val="640"/>
          <w:marRight w:val="0"/>
          <w:marTop w:val="0"/>
          <w:marBottom w:val="0"/>
          <w:divBdr>
            <w:top w:val="none" w:sz="0" w:space="0" w:color="auto"/>
            <w:left w:val="none" w:sz="0" w:space="0" w:color="auto"/>
            <w:bottom w:val="none" w:sz="0" w:space="0" w:color="auto"/>
            <w:right w:val="none" w:sz="0" w:space="0" w:color="auto"/>
          </w:divBdr>
        </w:div>
        <w:div w:id="1385714364">
          <w:marLeft w:val="640"/>
          <w:marRight w:val="0"/>
          <w:marTop w:val="0"/>
          <w:marBottom w:val="0"/>
          <w:divBdr>
            <w:top w:val="none" w:sz="0" w:space="0" w:color="auto"/>
            <w:left w:val="none" w:sz="0" w:space="0" w:color="auto"/>
            <w:bottom w:val="none" w:sz="0" w:space="0" w:color="auto"/>
            <w:right w:val="none" w:sz="0" w:space="0" w:color="auto"/>
          </w:divBdr>
        </w:div>
        <w:div w:id="91902451">
          <w:marLeft w:val="640"/>
          <w:marRight w:val="0"/>
          <w:marTop w:val="0"/>
          <w:marBottom w:val="0"/>
          <w:divBdr>
            <w:top w:val="none" w:sz="0" w:space="0" w:color="auto"/>
            <w:left w:val="none" w:sz="0" w:space="0" w:color="auto"/>
            <w:bottom w:val="none" w:sz="0" w:space="0" w:color="auto"/>
            <w:right w:val="none" w:sz="0" w:space="0" w:color="auto"/>
          </w:divBdr>
        </w:div>
        <w:div w:id="1729451804">
          <w:marLeft w:val="640"/>
          <w:marRight w:val="0"/>
          <w:marTop w:val="0"/>
          <w:marBottom w:val="0"/>
          <w:divBdr>
            <w:top w:val="none" w:sz="0" w:space="0" w:color="auto"/>
            <w:left w:val="none" w:sz="0" w:space="0" w:color="auto"/>
            <w:bottom w:val="none" w:sz="0" w:space="0" w:color="auto"/>
            <w:right w:val="none" w:sz="0" w:space="0" w:color="auto"/>
          </w:divBdr>
        </w:div>
        <w:div w:id="35088221">
          <w:marLeft w:val="640"/>
          <w:marRight w:val="0"/>
          <w:marTop w:val="0"/>
          <w:marBottom w:val="0"/>
          <w:divBdr>
            <w:top w:val="none" w:sz="0" w:space="0" w:color="auto"/>
            <w:left w:val="none" w:sz="0" w:space="0" w:color="auto"/>
            <w:bottom w:val="none" w:sz="0" w:space="0" w:color="auto"/>
            <w:right w:val="none" w:sz="0" w:space="0" w:color="auto"/>
          </w:divBdr>
        </w:div>
        <w:div w:id="2143649537">
          <w:marLeft w:val="640"/>
          <w:marRight w:val="0"/>
          <w:marTop w:val="0"/>
          <w:marBottom w:val="0"/>
          <w:divBdr>
            <w:top w:val="none" w:sz="0" w:space="0" w:color="auto"/>
            <w:left w:val="none" w:sz="0" w:space="0" w:color="auto"/>
            <w:bottom w:val="none" w:sz="0" w:space="0" w:color="auto"/>
            <w:right w:val="none" w:sz="0" w:space="0" w:color="auto"/>
          </w:divBdr>
        </w:div>
        <w:div w:id="1813207462">
          <w:marLeft w:val="640"/>
          <w:marRight w:val="0"/>
          <w:marTop w:val="0"/>
          <w:marBottom w:val="0"/>
          <w:divBdr>
            <w:top w:val="none" w:sz="0" w:space="0" w:color="auto"/>
            <w:left w:val="none" w:sz="0" w:space="0" w:color="auto"/>
            <w:bottom w:val="none" w:sz="0" w:space="0" w:color="auto"/>
            <w:right w:val="none" w:sz="0" w:space="0" w:color="auto"/>
          </w:divBdr>
        </w:div>
        <w:div w:id="1387022266">
          <w:marLeft w:val="640"/>
          <w:marRight w:val="0"/>
          <w:marTop w:val="0"/>
          <w:marBottom w:val="0"/>
          <w:divBdr>
            <w:top w:val="none" w:sz="0" w:space="0" w:color="auto"/>
            <w:left w:val="none" w:sz="0" w:space="0" w:color="auto"/>
            <w:bottom w:val="none" w:sz="0" w:space="0" w:color="auto"/>
            <w:right w:val="none" w:sz="0" w:space="0" w:color="auto"/>
          </w:divBdr>
        </w:div>
      </w:divsChild>
    </w:div>
    <w:div w:id="1063604499">
      <w:bodyDiv w:val="1"/>
      <w:marLeft w:val="0"/>
      <w:marRight w:val="0"/>
      <w:marTop w:val="0"/>
      <w:marBottom w:val="0"/>
      <w:divBdr>
        <w:top w:val="none" w:sz="0" w:space="0" w:color="auto"/>
        <w:left w:val="none" w:sz="0" w:space="0" w:color="auto"/>
        <w:bottom w:val="none" w:sz="0" w:space="0" w:color="auto"/>
        <w:right w:val="none" w:sz="0" w:space="0" w:color="auto"/>
      </w:divBdr>
      <w:divsChild>
        <w:div w:id="949510695">
          <w:marLeft w:val="640"/>
          <w:marRight w:val="0"/>
          <w:marTop w:val="0"/>
          <w:marBottom w:val="0"/>
          <w:divBdr>
            <w:top w:val="none" w:sz="0" w:space="0" w:color="auto"/>
            <w:left w:val="none" w:sz="0" w:space="0" w:color="auto"/>
            <w:bottom w:val="none" w:sz="0" w:space="0" w:color="auto"/>
            <w:right w:val="none" w:sz="0" w:space="0" w:color="auto"/>
          </w:divBdr>
        </w:div>
        <w:div w:id="146213016">
          <w:marLeft w:val="640"/>
          <w:marRight w:val="0"/>
          <w:marTop w:val="0"/>
          <w:marBottom w:val="0"/>
          <w:divBdr>
            <w:top w:val="none" w:sz="0" w:space="0" w:color="auto"/>
            <w:left w:val="none" w:sz="0" w:space="0" w:color="auto"/>
            <w:bottom w:val="none" w:sz="0" w:space="0" w:color="auto"/>
            <w:right w:val="none" w:sz="0" w:space="0" w:color="auto"/>
          </w:divBdr>
        </w:div>
        <w:div w:id="881090108">
          <w:marLeft w:val="640"/>
          <w:marRight w:val="0"/>
          <w:marTop w:val="0"/>
          <w:marBottom w:val="0"/>
          <w:divBdr>
            <w:top w:val="none" w:sz="0" w:space="0" w:color="auto"/>
            <w:left w:val="none" w:sz="0" w:space="0" w:color="auto"/>
            <w:bottom w:val="none" w:sz="0" w:space="0" w:color="auto"/>
            <w:right w:val="none" w:sz="0" w:space="0" w:color="auto"/>
          </w:divBdr>
        </w:div>
        <w:div w:id="1222062488">
          <w:marLeft w:val="640"/>
          <w:marRight w:val="0"/>
          <w:marTop w:val="0"/>
          <w:marBottom w:val="0"/>
          <w:divBdr>
            <w:top w:val="none" w:sz="0" w:space="0" w:color="auto"/>
            <w:left w:val="none" w:sz="0" w:space="0" w:color="auto"/>
            <w:bottom w:val="none" w:sz="0" w:space="0" w:color="auto"/>
            <w:right w:val="none" w:sz="0" w:space="0" w:color="auto"/>
          </w:divBdr>
        </w:div>
        <w:div w:id="434401804">
          <w:marLeft w:val="640"/>
          <w:marRight w:val="0"/>
          <w:marTop w:val="0"/>
          <w:marBottom w:val="0"/>
          <w:divBdr>
            <w:top w:val="none" w:sz="0" w:space="0" w:color="auto"/>
            <w:left w:val="none" w:sz="0" w:space="0" w:color="auto"/>
            <w:bottom w:val="none" w:sz="0" w:space="0" w:color="auto"/>
            <w:right w:val="none" w:sz="0" w:space="0" w:color="auto"/>
          </w:divBdr>
        </w:div>
        <w:div w:id="1409495916">
          <w:marLeft w:val="640"/>
          <w:marRight w:val="0"/>
          <w:marTop w:val="0"/>
          <w:marBottom w:val="0"/>
          <w:divBdr>
            <w:top w:val="none" w:sz="0" w:space="0" w:color="auto"/>
            <w:left w:val="none" w:sz="0" w:space="0" w:color="auto"/>
            <w:bottom w:val="none" w:sz="0" w:space="0" w:color="auto"/>
            <w:right w:val="none" w:sz="0" w:space="0" w:color="auto"/>
          </w:divBdr>
        </w:div>
        <w:div w:id="1027562653">
          <w:marLeft w:val="640"/>
          <w:marRight w:val="0"/>
          <w:marTop w:val="0"/>
          <w:marBottom w:val="0"/>
          <w:divBdr>
            <w:top w:val="none" w:sz="0" w:space="0" w:color="auto"/>
            <w:left w:val="none" w:sz="0" w:space="0" w:color="auto"/>
            <w:bottom w:val="none" w:sz="0" w:space="0" w:color="auto"/>
            <w:right w:val="none" w:sz="0" w:space="0" w:color="auto"/>
          </w:divBdr>
        </w:div>
        <w:div w:id="113257445">
          <w:marLeft w:val="640"/>
          <w:marRight w:val="0"/>
          <w:marTop w:val="0"/>
          <w:marBottom w:val="0"/>
          <w:divBdr>
            <w:top w:val="none" w:sz="0" w:space="0" w:color="auto"/>
            <w:left w:val="none" w:sz="0" w:space="0" w:color="auto"/>
            <w:bottom w:val="none" w:sz="0" w:space="0" w:color="auto"/>
            <w:right w:val="none" w:sz="0" w:space="0" w:color="auto"/>
          </w:divBdr>
        </w:div>
        <w:div w:id="251744367">
          <w:marLeft w:val="640"/>
          <w:marRight w:val="0"/>
          <w:marTop w:val="0"/>
          <w:marBottom w:val="0"/>
          <w:divBdr>
            <w:top w:val="none" w:sz="0" w:space="0" w:color="auto"/>
            <w:left w:val="none" w:sz="0" w:space="0" w:color="auto"/>
            <w:bottom w:val="none" w:sz="0" w:space="0" w:color="auto"/>
            <w:right w:val="none" w:sz="0" w:space="0" w:color="auto"/>
          </w:divBdr>
        </w:div>
        <w:div w:id="1519277582">
          <w:marLeft w:val="640"/>
          <w:marRight w:val="0"/>
          <w:marTop w:val="0"/>
          <w:marBottom w:val="0"/>
          <w:divBdr>
            <w:top w:val="none" w:sz="0" w:space="0" w:color="auto"/>
            <w:left w:val="none" w:sz="0" w:space="0" w:color="auto"/>
            <w:bottom w:val="none" w:sz="0" w:space="0" w:color="auto"/>
            <w:right w:val="none" w:sz="0" w:space="0" w:color="auto"/>
          </w:divBdr>
        </w:div>
        <w:div w:id="1938322834">
          <w:marLeft w:val="640"/>
          <w:marRight w:val="0"/>
          <w:marTop w:val="0"/>
          <w:marBottom w:val="0"/>
          <w:divBdr>
            <w:top w:val="none" w:sz="0" w:space="0" w:color="auto"/>
            <w:left w:val="none" w:sz="0" w:space="0" w:color="auto"/>
            <w:bottom w:val="none" w:sz="0" w:space="0" w:color="auto"/>
            <w:right w:val="none" w:sz="0" w:space="0" w:color="auto"/>
          </w:divBdr>
        </w:div>
        <w:div w:id="467826063">
          <w:marLeft w:val="640"/>
          <w:marRight w:val="0"/>
          <w:marTop w:val="0"/>
          <w:marBottom w:val="0"/>
          <w:divBdr>
            <w:top w:val="none" w:sz="0" w:space="0" w:color="auto"/>
            <w:left w:val="none" w:sz="0" w:space="0" w:color="auto"/>
            <w:bottom w:val="none" w:sz="0" w:space="0" w:color="auto"/>
            <w:right w:val="none" w:sz="0" w:space="0" w:color="auto"/>
          </w:divBdr>
        </w:div>
        <w:div w:id="682053791">
          <w:marLeft w:val="640"/>
          <w:marRight w:val="0"/>
          <w:marTop w:val="0"/>
          <w:marBottom w:val="0"/>
          <w:divBdr>
            <w:top w:val="none" w:sz="0" w:space="0" w:color="auto"/>
            <w:left w:val="none" w:sz="0" w:space="0" w:color="auto"/>
            <w:bottom w:val="none" w:sz="0" w:space="0" w:color="auto"/>
            <w:right w:val="none" w:sz="0" w:space="0" w:color="auto"/>
          </w:divBdr>
        </w:div>
        <w:div w:id="206838207">
          <w:marLeft w:val="640"/>
          <w:marRight w:val="0"/>
          <w:marTop w:val="0"/>
          <w:marBottom w:val="0"/>
          <w:divBdr>
            <w:top w:val="none" w:sz="0" w:space="0" w:color="auto"/>
            <w:left w:val="none" w:sz="0" w:space="0" w:color="auto"/>
            <w:bottom w:val="none" w:sz="0" w:space="0" w:color="auto"/>
            <w:right w:val="none" w:sz="0" w:space="0" w:color="auto"/>
          </w:divBdr>
        </w:div>
        <w:div w:id="847595251">
          <w:marLeft w:val="640"/>
          <w:marRight w:val="0"/>
          <w:marTop w:val="0"/>
          <w:marBottom w:val="0"/>
          <w:divBdr>
            <w:top w:val="none" w:sz="0" w:space="0" w:color="auto"/>
            <w:left w:val="none" w:sz="0" w:space="0" w:color="auto"/>
            <w:bottom w:val="none" w:sz="0" w:space="0" w:color="auto"/>
            <w:right w:val="none" w:sz="0" w:space="0" w:color="auto"/>
          </w:divBdr>
        </w:div>
        <w:div w:id="2031419411">
          <w:marLeft w:val="640"/>
          <w:marRight w:val="0"/>
          <w:marTop w:val="0"/>
          <w:marBottom w:val="0"/>
          <w:divBdr>
            <w:top w:val="none" w:sz="0" w:space="0" w:color="auto"/>
            <w:left w:val="none" w:sz="0" w:space="0" w:color="auto"/>
            <w:bottom w:val="none" w:sz="0" w:space="0" w:color="auto"/>
            <w:right w:val="none" w:sz="0" w:space="0" w:color="auto"/>
          </w:divBdr>
        </w:div>
        <w:div w:id="1623346345">
          <w:marLeft w:val="640"/>
          <w:marRight w:val="0"/>
          <w:marTop w:val="0"/>
          <w:marBottom w:val="0"/>
          <w:divBdr>
            <w:top w:val="none" w:sz="0" w:space="0" w:color="auto"/>
            <w:left w:val="none" w:sz="0" w:space="0" w:color="auto"/>
            <w:bottom w:val="none" w:sz="0" w:space="0" w:color="auto"/>
            <w:right w:val="none" w:sz="0" w:space="0" w:color="auto"/>
          </w:divBdr>
        </w:div>
        <w:div w:id="537820094">
          <w:marLeft w:val="640"/>
          <w:marRight w:val="0"/>
          <w:marTop w:val="0"/>
          <w:marBottom w:val="0"/>
          <w:divBdr>
            <w:top w:val="none" w:sz="0" w:space="0" w:color="auto"/>
            <w:left w:val="none" w:sz="0" w:space="0" w:color="auto"/>
            <w:bottom w:val="none" w:sz="0" w:space="0" w:color="auto"/>
            <w:right w:val="none" w:sz="0" w:space="0" w:color="auto"/>
          </w:divBdr>
        </w:div>
        <w:div w:id="1688287790">
          <w:marLeft w:val="640"/>
          <w:marRight w:val="0"/>
          <w:marTop w:val="0"/>
          <w:marBottom w:val="0"/>
          <w:divBdr>
            <w:top w:val="none" w:sz="0" w:space="0" w:color="auto"/>
            <w:left w:val="none" w:sz="0" w:space="0" w:color="auto"/>
            <w:bottom w:val="none" w:sz="0" w:space="0" w:color="auto"/>
            <w:right w:val="none" w:sz="0" w:space="0" w:color="auto"/>
          </w:divBdr>
        </w:div>
        <w:div w:id="552155031">
          <w:marLeft w:val="640"/>
          <w:marRight w:val="0"/>
          <w:marTop w:val="0"/>
          <w:marBottom w:val="0"/>
          <w:divBdr>
            <w:top w:val="none" w:sz="0" w:space="0" w:color="auto"/>
            <w:left w:val="none" w:sz="0" w:space="0" w:color="auto"/>
            <w:bottom w:val="none" w:sz="0" w:space="0" w:color="auto"/>
            <w:right w:val="none" w:sz="0" w:space="0" w:color="auto"/>
          </w:divBdr>
        </w:div>
        <w:div w:id="614140915">
          <w:marLeft w:val="640"/>
          <w:marRight w:val="0"/>
          <w:marTop w:val="0"/>
          <w:marBottom w:val="0"/>
          <w:divBdr>
            <w:top w:val="none" w:sz="0" w:space="0" w:color="auto"/>
            <w:left w:val="none" w:sz="0" w:space="0" w:color="auto"/>
            <w:bottom w:val="none" w:sz="0" w:space="0" w:color="auto"/>
            <w:right w:val="none" w:sz="0" w:space="0" w:color="auto"/>
          </w:divBdr>
        </w:div>
        <w:div w:id="1717927039">
          <w:marLeft w:val="640"/>
          <w:marRight w:val="0"/>
          <w:marTop w:val="0"/>
          <w:marBottom w:val="0"/>
          <w:divBdr>
            <w:top w:val="none" w:sz="0" w:space="0" w:color="auto"/>
            <w:left w:val="none" w:sz="0" w:space="0" w:color="auto"/>
            <w:bottom w:val="none" w:sz="0" w:space="0" w:color="auto"/>
            <w:right w:val="none" w:sz="0" w:space="0" w:color="auto"/>
          </w:divBdr>
        </w:div>
        <w:div w:id="1014646542">
          <w:marLeft w:val="640"/>
          <w:marRight w:val="0"/>
          <w:marTop w:val="0"/>
          <w:marBottom w:val="0"/>
          <w:divBdr>
            <w:top w:val="none" w:sz="0" w:space="0" w:color="auto"/>
            <w:left w:val="none" w:sz="0" w:space="0" w:color="auto"/>
            <w:bottom w:val="none" w:sz="0" w:space="0" w:color="auto"/>
            <w:right w:val="none" w:sz="0" w:space="0" w:color="auto"/>
          </w:divBdr>
        </w:div>
        <w:div w:id="41055289">
          <w:marLeft w:val="640"/>
          <w:marRight w:val="0"/>
          <w:marTop w:val="0"/>
          <w:marBottom w:val="0"/>
          <w:divBdr>
            <w:top w:val="none" w:sz="0" w:space="0" w:color="auto"/>
            <w:left w:val="none" w:sz="0" w:space="0" w:color="auto"/>
            <w:bottom w:val="none" w:sz="0" w:space="0" w:color="auto"/>
            <w:right w:val="none" w:sz="0" w:space="0" w:color="auto"/>
          </w:divBdr>
        </w:div>
        <w:div w:id="1482431620">
          <w:marLeft w:val="640"/>
          <w:marRight w:val="0"/>
          <w:marTop w:val="0"/>
          <w:marBottom w:val="0"/>
          <w:divBdr>
            <w:top w:val="none" w:sz="0" w:space="0" w:color="auto"/>
            <w:left w:val="none" w:sz="0" w:space="0" w:color="auto"/>
            <w:bottom w:val="none" w:sz="0" w:space="0" w:color="auto"/>
            <w:right w:val="none" w:sz="0" w:space="0" w:color="auto"/>
          </w:divBdr>
        </w:div>
        <w:div w:id="204219397">
          <w:marLeft w:val="640"/>
          <w:marRight w:val="0"/>
          <w:marTop w:val="0"/>
          <w:marBottom w:val="0"/>
          <w:divBdr>
            <w:top w:val="none" w:sz="0" w:space="0" w:color="auto"/>
            <w:left w:val="none" w:sz="0" w:space="0" w:color="auto"/>
            <w:bottom w:val="none" w:sz="0" w:space="0" w:color="auto"/>
            <w:right w:val="none" w:sz="0" w:space="0" w:color="auto"/>
          </w:divBdr>
        </w:div>
        <w:div w:id="1950313552">
          <w:marLeft w:val="640"/>
          <w:marRight w:val="0"/>
          <w:marTop w:val="0"/>
          <w:marBottom w:val="0"/>
          <w:divBdr>
            <w:top w:val="none" w:sz="0" w:space="0" w:color="auto"/>
            <w:left w:val="none" w:sz="0" w:space="0" w:color="auto"/>
            <w:bottom w:val="none" w:sz="0" w:space="0" w:color="auto"/>
            <w:right w:val="none" w:sz="0" w:space="0" w:color="auto"/>
          </w:divBdr>
        </w:div>
        <w:div w:id="1460032950">
          <w:marLeft w:val="640"/>
          <w:marRight w:val="0"/>
          <w:marTop w:val="0"/>
          <w:marBottom w:val="0"/>
          <w:divBdr>
            <w:top w:val="none" w:sz="0" w:space="0" w:color="auto"/>
            <w:left w:val="none" w:sz="0" w:space="0" w:color="auto"/>
            <w:bottom w:val="none" w:sz="0" w:space="0" w:color="auto"/>
            <w:right w:val="none" w:sz="0" w:space="0" w:color="auto"/>
          </w:divBdr>
        </w:div>
        <w:div w:id="1535119424">
          <w:marLeft w:val="640"/>
          <w:marRight w:val="0"/>
          <w:marTop w:val="0"/>
          <w:marBottom w:val="0"/>
          <w:divBdr>
            <w:top w:val="none" w:sz="0" w:space="0" w:color="auto"/>
            <w:left w:val="none" w:sz="0" w:space="0" w:color="auto"/>
            <w:bottom w:val="none" w:sz="0" w:space="0" w:color="auto"/>
            <w:right w:val="none" w:sz="0" w:space="0" w:color="auto"/>
          </w:divBdr>
        </w:div>
        <w:div w:id="1962295966">
          <w:marLeft w:val="640"/>
          <w:marRight w:val="0"/>
          <w:marTop w:val="0"/>
          <w:marBottom w:val="0"/>
          <w:divBdr>
            <w:top w:val="none" w:sz="0" w:space="0" w:color="auto"/>
            <w:left w:val="none" w:sz="0" w:space="0" w:color="auto"/>
            <w:bottom w:val="none" w:sz="0" w:space="0" w:color="auto"/>
            <w:right w:val="none" w:sz="0" w:space="0" w:color="auto"/>
          </w:divBdr>
        </w:div>
        <w:div w:id="820921496">
          <w:marLeft w:val="640"/>
          <w:marRight w:val="0"/>
          <w:marTop w:val="0"/>
          <w:marBottom w:val="0"/>
          <w:divBdr>
            <w:top w:val="none" w:sz="0" w:space="0" w:color="auto"/>
            <w:left w:val="none" w:sz="0" w:space="0" w:color="auto"/>
            <w:bottom w:val="none" w:sz="0" w:space="0" w:color="auto"/>
            <w:right w:val="none" w:sz="0" w:space="0" w:color="auto"/>
          </w:divBdr>
        </w:div>
        <w:div w:id="388580937">
          <w:marLeft w:val="640"/>
          <w:marRight w:val="0"/>
          <w:marTop w:val="0"/>
          <w:marBottom w:val="0"/>
          <w:divBdr>
            <w:top w:val="none" w:sz="0" w:space="0" w:color="auto"/>
            <w:left w:val="none" w:sz="0" w:space="0" w:color="auto"/>
            <w:bottom w:val="none" w:sz="0" w:space="0" w:color="auto"/>
            <w:right w:val="none" w:sz="0" w:space="0" w:color="auto"/>
          </w:divBdr>
        </w:div>
        <w:div w:id="1966230221">
          <w:marLeft w:val="640"/>
          <w:marRight w:val="0"/>
          <w:marTop w:val="0"/>
          <w:marBottom w:val="0"/>
          <w:divBdr>
            <w:top w:val="none" w:sz="0" w:space="0" w:color="auto"/>
            <w:left w:val="none" w:sz="0" w:space="0" w:color="auto"/>
            <w:bottom w:val="none" w:sz="0" w:space="0" w:color="auto"/>
            <w:right w:val="none" w:sz="0" w:space="0" w:color="auto"/>
          </w:divBdr>
        </w:div>
        <w:div w:id="924800915">
          <w:marLeft w:val="640"/>
          <w:marRight w:val="0"/>
          <w:marTop w:val="0"/>
          <w:marBottom w:val="0"/>
          <w:divBdr>
            <w:top w:val="none" w:sz="0" w:space="0" w:color="auto"/>
            <w:left w:val="none" w:sz="0" w:space="0" w:color="auto"/>
            <w:bottom w:val="none" w:sz="0" w:space="0" w:color="auto"/>
            <w:right w:val="none" w:sz="0" w:space="0" w:color="auto"/>
          </w:divBdr>
        </w:div>
        <w:div w:id="1294363266">
          <w:marLeft w:val="640"/>
          <w:marRight w:val="0"/>
          <w:marTop w:val="0"/>
          <w:marBottom w:val="0"/>
          <w:divBdr>
            <w:top w:val="none" w:sz="0" w:space="0" w:color="auto"/>
            <w:left w:val="none" w:sz="0" w:space="0" w:color="auto"/>
            <w:bottom w:val="none" w:sz="0" w:space="0" w:color="auto"/>
            <w:right w:val="none" w:sz="0" w:space="0" w:color="auto"/>
          </w:divBdr>
        </w:div>
        <w:div w:id="834997590">
          <w:marLeft w:val="640"/>
          <w:marRight w:val="0"/>
          <w:marTop w:val="0"/>
          <w:marBottom w:val="0"/>
          <w:divBdr>
            <w:top w:val="none" w:sz="0" w:space="0" w:color="auto"/>
            <w:left w:val="none" w:sz="0" w:space="0" w:color="auto"/>
            <w:bottom w:val="none" w:sz="0" w:space="0" w:color="auto"/>
            <w:right w:val="none" w:sz="0" w:space="0" w:color="auto"/>
          </w:divBdr>
        </w:div>
        <w:div w:id="824933734">
          <w:marLeft w:val="640"/>
          <w:marRight w:val="0"/>
          <w:marTop w:val="0"/>
          <w:marBottom w:val="0"/>
          <w:divBdr>
            <w:top w:val="none" w:sz="0" w:space="0" w:color="auto"/>
            <w:left w:val="none" w:sz="0" w:space="0" w:color="auto"/>
            <w:bottom w:val="none" w:sz="0" w:space="0" w:color="auto"/>
            <w:right w:val="none" w:sz="0" w:space="0" w:color="auto"/>
          </w:divBdr>
        </w:div>
        <w:div w:id="1690063819">
          <w:marLeft w:val="640"/>
          <w:marRight w:val="0"/>
          <w:marTop w:val="0"/>
          <w:marBottom w:val="0"/>
          <w:divBdr>
            <w:top w:val="none" w:sz="0" w:space="0" w:color="auto"/>
            <w:left w:val="none" w:sz="0" w:space="0" w:color="auto"/>
            <w:bottom w:val="none" w:sz="0" w:space="0" w:color="auto"/>
            <w:right w:val="none" w:sz="0" w:space="0" w:color="auto"/>
          </w:divBdr>
        </w:div>
        <w:div w:id="1108113217">
          <w:marLeft w:val="640"/>
          <w:marRight w:val="0"/>
          <w:marTop w:val="0"/>
          <w:marBottom w:val="0"/>
          <w:divBdr>
            <w:top w:val="none" w:sz="0" w:space="0" w:color="auto"/>
            <w:left w:val="none" w:sz="0" w:space="0" w:color="auto"/>
            <w:bottom w:val="none" w:sz="0" w:space="0" w:color="auto"/>
            <w:right w:val="none" w:sz="0" w:space="0" w:color="auto"/>
          </w:divBdr>
        </w:div>
        <w:div w:id="455607740">
          <w:marLeft w:val="640"/>
          <w:marRight w:val="0"/>
          <w:marTop w:val="0"/>
          <w:marBottom w:val="0"/>
          <w:divBdr>
            <w:top w:val="none" w:sz="0" w:space="0" w:color="auto"/>
            <w:left w:val="none" w:sz="0" w:space="0" w:color="auto"/>
            <w:bottom w:val="none" w:sz="0" w:space="0" w:color="auto"/>
            <w:right w:val="none" w:sz="0" w:space="0" w:color="auto"/>
          </w:divBdr>
        </w:div>
        <w:div w:id="226502868">
          <w:marLeft w:val="640"/>
          <w:marRight w:val="0"/>
          <w:marTop w:val="0"/>
          <w:marBottom w:val="0"/>
          <w:divBdr>
            <w:top w:val="none" w:sz="0" w:space="0" w:color="auto"/>
            <w:left w:val="none" w:sz="0" w:space="0" w:color="auto"/>
            <w:bottom w:val="none" w:sz="0" w:space="0" w:color="auto"/>
            <w:right w:val="none" w:sz="0" w:space="0" w:color="auto"/>
          </w:divBdr>
        </w:div>
        <w:div w:id="1491556346">
          <w:marLeft w:val="640"/>
          <w:marRight w:val="0"/>
          <w:marTop w:val="0"/>
          <w:marBottom w:val="0"/>
          <w:divBdr>
            <w:top w:val="none" w:sz="0" w:space="0" w:color="auto"/>
            <w:left w:val="none" w:sz="0" w:space="0" w:color="auto"/>
            <w:bottom w:val="none" w:sz="0" w:space="0" w:color="auto"/>
            <w:right w:val="none" w:sz="0" w:space="0" w:color="auto"/>
          </w:divBdr>
        </w:div>
        <w:div w:id="1104576189">
          <w:marLeft w:val="640"/>
          <w:marRight w:val="0"/>
          <w:marTop w:val="0"/>
          <w:marBottom w:val="0"/>
          <w:divBdr>
            <w:top w:val="none" w:sz="0" w:space="0" w:color="auto"/>
            <w:left w:val="none" w:sz="0" w:space="0" w:color="auto"/>
            <w:bottom w:val="none" w:sz="0" w:space="0" w:color="auto"/>
            <w:right w:val="none" w:sz="0" w:space="0" w:color="auto"/>
          </w:divBdr>
        </w:div>
        <w:div w:id="1471748489">
          <w:marLeft w:val="640"/>
          <w:marRight w:val="0"/>
          <w:marTop w:val="0"/>
          <w:marBottom w:val="0"/>
          <w:divBdr>
            <w:top w:val="none" w:sz="0" w:space="0" w:color="auto"/>
            <w:left w:val="none" w:sz="0" w:space="0" w:color="auto"/>
            <w:bottom w:val="none" w:sz="0" w:space="0" w:color="auto"/>
            <w:right w:val="none" w:sz="0" w:space="0" w:color="auto"/>
          </w:divBdr>
        </w:div>
        <w:div w:id="701591678">
          <w:marLeft w:val="640"/>
          <w:marRight w:val="0"/>
          <w:marTop w:val="0"/>
          <w:marBottom w:val="0"/>
          <w:divBdr>
            <w:top w:val="none" w:sz="0" w:space="0" w:color="auto"/>
            <w:left w:val="none" w:sz="0" w:space="0" w:color="auto"/>
            <w:bottom w:val="none" w:sz="0" w:space="0" w:color="auto"/>
            <w:right w:val="none" w:sz="0" w:space="0" w:color="auto"/>
          </w:divBdr>
        </w:div>
        <w:div w:id="1111166961">
          <w:marLeft w:val="640"/>
          <w:marRight w:val="0"/>
          <w:marTop w:val="0"/>
          <w:marBottom w:val="0"/>
          <w:divBdr>
            <w:top w:val="none" w:sz="0" w:space="0" w:color="auto"/>
            <w:left w:val="none" w:sz="0" w:space="0" w:color="auto"/>
            <w:bottom w:val="none" w:sz="0" w:space="0" w:color="auto"/>
            <w:right w:val="none" w:sz="0" w:space="0" w:color="auto"/>
          </w:divBdr>
        </w:div>
        <w:div w:id="691800999">
          <w:marLeft w:val="640"/>
          <w:marRight w:val="0"/>
          <w:marTop w:val="0"/>
          <w:marBottom w:val="0"/>
          <w:divBdr>
            <w:top w:val="none" w:sz="0" w:space="0" w:color="auto"/>
            <w:left w:val="none" w:sz="0" w:space="0" w:color="auto"/>
            <w:bottom w:val="none" w:sz="0" w:space="0" w:color="auto"/>
            <w:right w:val="none" w:sz="0" w:space="0" w:color="auto"/>
          </w:divBdr>
        </w:div>
        <w:div w:id="593904726">
          <w:marLeft w:val="640"/>
          <w:marRight w:val="0"/>
          <w:marTop w:val="0"/>
          <w:marBottom w:val="0"/>
          <w:divBdr>
            <w:top w:val="none" w:sz="0" w:space="0" w:color="auto"/>
            <w:left w:val="none" w:sz="0" w:space="0" w:color="auto"/>
            <w:bottom w:val="none" w:sz="0" w:space="0" w:color="auto"/>
            <w:right w:val="none" w:sz="0" w:space="0" w:color="auto"/>
          </w:divBdr>
        </w:div>
        <w:div w:id="586421734">
          <w:marLeft w:val="640"/>
          <w:marRight w:val="0"/>
          <w:marTop w:val="0"/>
          <w:marBottom w:val="0"/>
          <w:divBdr>
            <w:top w:val="none" w:sz="0" w:space="0" w:color="auto"/>
            <w:left w:val="none" w:sz="0" w:space="0" w:color="auto"/>
            <w:bottom w:val="none" w:sz="0" w:space="0" w:color="auto"/>
            <w:right w:val="none" w:sz="0" w:space="0" w:color="auto"/>
          </w:divBdr>
        </w:div>
        <w:div w:id="539055780">
          <w:marLeft w:val="640"/>
          <w:marRight w:val="0"/>
          <w:marTop w:val="0"/>
          <w:marBottom w:val="0"/>
          <w:divBdr>
            <w:top w:val="none" w:sz="0" w:space="0" w:color="auto"/>
            <w:left w:val="none" w:sz="0" w:space="0" w:color="auto"/>
            <w:bottom w:val="none" w:sz="0" w:space="0" w:color="auto"/>
            <w:right w:val="none" w:sz="0" w:space="0" w:color="auto"/>
          </w:divBdr>
        </w:div>
        <w:div w:id="1776633445">
          <w:marLeft w:val="640"/>
          <w:marRight w:val="0"/>
          <w:marTop w:val="0"/>
          <w:marBottom w:val="0"/>
          <w:divBdr>
            <w:top w:val="none" w:sz="0" w:space="0" w:color="auto"/>
            <w:left w:val="none" w:sz="0" w:space="0" w:color="auto"/>
            <w:bottom w:val="none" w:sz="0" w:space="0" w:color="auto"/>
            <w:right w:val="none" w:sz="0" w:space="0" w:color="auto"/>
          </w:divBdr>
        </w:div>
        <w:div w:id="1083380890">
          <w:marLeft w:val="640"/>
          <w:marRight w:val="0"/>
          <w:marTop w:val="0"/>
          <w:marBottom w:val="0"/>
          <w:divBdr>
            <w:top w:val="none" w:sz="0" w:space="0" w:color="auto"/>
            <w:left w:val="none" w:sz="0" w:space="0" w:color="auto"/>
            <w:bottom w:val="none" w:sz="0" w:space="0" w:color="auto"/>
            <w:right w:val="none" w:sz="0" w:space="0" w:color="auto"/>
          </w:divBdr>
        </w:div>
        <w:div w:id="1606615813">
          <w:marLeft w:val="640"/>
          <w:marRight w:val="0"/>
          <w:marTop w:val="0"/>
          <w:marBottom w:val="0"/>
          <w:divBdr>
            <w:top w:val="none" w:sz="0" w:space="0" w:color="auto"/>
            <w:left w:val="none" w:sz="0" w:space="0" w:color="auto"/>
            <w:bottom w:val="none" w:sz="0" w:space="0" w:color="auto"/>
            <w:right w:val="none" w:sz="0" w:space="0" w:color="auto"/>
          </w:divBdr>
        </w:div>
        <w:div w:id="1301156453">
          <w:marLeft w:val="640"/>
          <w:marRight w:val="0"/>
          <w:marTop w:val="0"/>
          <w:marBottom w:val="0"/>
          <w:divBdr>
            <w:top w:val="none" w:sz="0" w:space="0" w:color="auto"/>
            <w:left w:val="none" w:sz="0" w:space="0" w:color="auto"/>
            <w:bottom w:val="none" w:sz="0" w:space="0" w:color="auto"/>
            <w:right w:val="none" w:sz="0" w:space="0" w:color="auto"/>
          </w:divBdr>
        </w:div>
        <w:div w:id="802507361">
          <w:marLeft w:val="640"/>
          <w:marRight w:val="0"/>
          <w:marTop w:val="0"/>
          <w:marBottom w:val="0"/>
          <w:divBdr>
            <w:top w:val="none" w:sz="0" w:space="0" w:color="auto"/>
            <w:left w:val="none" w:sz="0" w:space="0" w:color="auto"/>
            <w:bottom w:val="none" w:sz="0" w:space="0" w:color="auto"/>
            <w:right w:val="none" w:sz="0" w:space="0" w:color="auto"/>
          </w:divBdr>
        </w:div>
        <w:div w:id="91320652">
          <w:marLeft w:val="640"/>
          <w:marRight w:val="0"/>
          <w:marTop w:val="0"/>
          <w:marBottom w:val="0"/>
          <w:divBdr>
            <w:top w:val="none" w:sz="0" w:space="0" w:color="auto"/>
            <w:left w:val="none" w:sz="0" w:space="0" w:color="auto"/>
            <w:bottom w:val="none" w:sz="0" w:space="0" w:color="auto"/>
            <w:right w:val="none" w:sz="0" w:space="0" w:color="auto"/>
          </w:divBdr>
        </w:div>
        <w:div w:id="617295371">
          <w:marLeft w:val="640"/>
          <w:marRight w:val="0"/>
          <w:marTop w:val="0"/>
          <w:marBottom w:val="0"/>
          <w:divBdr>
            <w:top w:val="none" w:sz="0" w:space="0" w:color="auto"/>
            <w:left w:val="none" w:sz="0" w:space="0" w:color="auto"/>
            <w:bottom w:val="none" w:sz="0" w:space="0" w:color="auto"/>
            <w:right w:val="none" w:sz="0" w:space="0" w:color="auto"/>
          </w:divBdr>
        </w:div>
        <w:div w:id="1960796903">
          <w:marLeft w:val="640"/>
          <w:marRight w:val="0"/>
          <w:marTop w:val="0"/>
          <w:marBottom w:val="0"/>
          <w:divBdr>
            <w:top w:val="none" w:sz="0" w:space="0" w:color="auto"/>
            <w:left w:val="none" w:sz="0" w:space="0" w:color="auto"/>
            <w:bottom w:val="none" w:sz="0" w:space="0" w:color="auto"/>
            <w:right w:val="none" w:sz="0" w:space="0" w:color="auto"/>
          </w:divBdr>
        </w:div>
        <w:div w:id="1269661644">
          <w:marLeft w:val="640"/>
          <w:marRight w:val="0"/>
          <w:marTop w:val="0"/>
          <w:marBottom w:val="0"/>
          <w:divBdr>
            <w:top w:val="none" w:sz="0" w:space="0" w:color="auto"/>
            <w:left w:val="none" w:sz="0" w:space="0" w:color="auto"/>
            <w:bottom w:val="none" w:sz="0" w:space="0" w:color="auto"/>
            <w:right w:val="none" w:sz="0" w:space="0" w:color="auto"/>
          </w:divBdr>
        </w:div>
        <w:div w:id="1657687907">
          <w:marLeft w:val="640"/>
          <w:marRight w:val="0"/>
          <w:marTop w:val="0"/>
          <w:marBottom w:val="0"/>
          <w:divBdr>
            <w:top w:val="none" w:sz="0" w:space="0" w:color="auto"/>
            <w:left w:val="none" w:sz="0" w:space="0" w:color="auto"/>
            <w:bottom w:val="none" w:sz="0" w:space="0" w:color="auto"/>
            <w:right w:val="none" w:sz="0" w:space="0" w:color="auto"/>
          </w:divBdr>
        </w:div>
        <w:div w:id="932780918">
          <w:marLeft w:val="640"/>
          <w:marRight w:val="0"/>
          <w:marTop w:val="0"/>
          <w:marBottom w:val="0"/>
          <w:divBdr>
            <w:top w:val="none" w:sz="0" w:space="0" w:color="auto"/>
            <w:left w:val="none" w:sz="0" w:space="0" w:color="auto"/>
            <w:bottom w:val="none" w:sz="0" w:space="0" w:color="auto"/>
            <w:right w:val="none" w:sz="0" w:space="0" w:color="auto"/>
          </w:divBdr>
        </w:div>
        <w:div w:id="418872997">
          <w:marLeft w:val="640"/>
          <w:marRight w:val="0"/>
          <w:marTop w:val="0"/>
          <w:marBottom w:val="0"/>
          <w:divBdr>
            <w:top w:val="none" w:sz="0" w:space="0" w:color="auto"/>
            <w:left w:val="none" w:sz="0" w:space="0" w:color="auto"/>
            <w:bottom w:val="none" w:sz="0" w:space="0" w:color="auto"/>
            <w:right w:val="none" w:sz="0" w:space="0" w:color="auto"/>
          </w:divBdr>
        </w:div>
        <w:div w:id="924151345">
          <w:marLeft w:val="640"/>
          <w:marRight w:val="0"/>
          <w:marTop w:val="0"/>
          <w:marBottom w:val="0"/>
          <w:divBdr>
            <w:top w:val="none" w:sz="0" w:space="0" w:color="auto"/>
            <w:left w:val="none" w:sz="0" w:space="0" w:color="auto"/>
            <w:bottom w:val="none" w:sz="0" w:space="0" w:color="auto"/>
            <w:right w:val="none" w:sz="0" w:space="0" w:color="auto"/>
          </w:divBdr>
        </w:div>
        <w:div w:id="1812477206">
          <w:marLeft w:val="640"/>
          <w:marRight w:val="0"/>
          <w:marTop w:val="0"/>
          <w:marBottom w:val="0"/>
          <w:divBdr>
            <w:top w:val="none" w:sz="0" w:space="0" w:color="auto"/>
            <w:left w:val="none" w:sz="0" w:space="0" w:color="auto"/>
            <w:bottom w:val="none" w:sz="0" w:space="0" w:color="auto"/>
            <w:right w:val="none" w:sz="0" w:space="0" w:color="auto"/>
          </w:divBdr>
        </w:div>
        <w:div w:id="567426447">
          <w:marLeft w:val="640"/>
          <w:marRight w:val="0"/>
          <w:marTop w:val="0"/>
          <w:marBottom w:val="0"/>
          <w:divBdr>
            <w:top w:val="none" w:sz="0" w:space="0" w:color="auto"/>
            <w:left w:val="none" w:sz="0" w:space="0" w:color="auto"/>
            <w:bottom w:val="none" w:sz="0" w:space="0" w:color="auto"/>
            <w:right w:val="none" w:sz="0" w:space="0" w:color="auto"/>
          </w:divBdr>
        </w:div>
        <w:div w:id="574390100">
          <w:marLeft w:val="640"/>
          <w:marRight w:val="0"/>
          <w:marTop w:val="0"/>
          <w:marBottom w:val="0"/>
          <w:divBdr>
            <w:top w:val="none" w:sz="0" w:space="0" w:color="auto"/>
            <w:left w:val="none" w:sz="0" w:space="0" w:color="auto"/>
            <w:bottom w:val="none" w:sz="0" w:space="0" w:color="auto"/>
            <w:right w:val="none" w:sz="0" w:space="0" w:color="auto"/>
          </w:divBdr>
        </w:div>
        <w:div w:id="1688020104">
          <w:marLeft w:val="640"/>
          <w:marRight w:val="0"/>
          <w:marTop w:val="0"/>
          <w:marBottom w:val="0"/>
          <w:divBdr>
            <w:top w:val="none" w:sz="0" w:space="0" w:color="auto"/>
            <w:left w:val="none" w:sz="0" w:space="0" w:color="auto"/>
            <w:bottom w:val="none" w:sz="0" w:space="0" w:color="auto"/>
            <w:right w:val="none" w:sz="0" w:space="0" w:color="auto"/>
          </w:divBdr>
        </w:div>
        <w:div w:id="362828982">
          <w:marLeft w:val="640"/>
          <w:marRight w:val="0"/>
          <w:marTop w:val="0"/>
          <w:marBottom w:val="0"/>
          <w:divBdr>
            <w:top w:val="none" w:sz="0" w:space="0" w:color="auto"/>
            <w:left w:val="none" w:sz="0" w:space="0" w:color="auto"/>
            <w:bottom w:val="none" w:sz="0" w:space="0" w:color="auto"/>
            <w:right w:val="none" w:sz="0" w:space="0" w:color="auto"/>
          </w:divBdr>
        </w:div>
        <w:div w:id="1615089989">
          <w:marLeft w:val="640"/>
          <w:marRight w:val="0"/>
          <w:marTop w:val="0"/>
          <w:marBottom w:val="0"/>
          <w:divBdr>
            <w:top w:val="none" w:sz="0" w:space="0" w:color="auto"/>
            <w:left w:val="none" w:sz="0" w:space="0" w:color="auto"/>
            <w:bottom w:val="none" w:sz="0" w:space="0" w:color="auto"/>
            <w:right w:val="none" w:sz="0" w:space="0" w:color="auto"/>
          </w:divBdr>
        </w:div>
        <w:div w:id="1546912571">
          <w:marLeft w:val="640"/>
          <w:marRight w:val="0"/>
          <w:marTop w:val="0"/>
          <w:marBottom w:val="0"/>
          <w:divBdr>
            <w:top w:val="none" w:sz="0" w:space="0" w:color="auto"/>
            <w:left w:val="none" w:sz="0" w:space="0" w:color="auto"/>
            <w:bottom w:val="none" w:sz="0" w:space="0" w:color="auto"/>
            <w:right w:val="none" w:sz="0" w:space="0" w:color="auto"/>
          </w:divBdr>
        </w:div>
        <w:div w:id="2057389080">
          <w:marLeft w:val="640"/>
          <w:marRight w:val="0"/>
          <w:marTop w:val="0"/>
          <w:marBottom w:val="0"/>
          <w:divBdr>
            <w:top w:val="none" w:sz="0" w:space="0" w:color="auto"/>
            <w:left w:val="none" w:sz="0" w:space="0" w:color="auto"/>
            <w:bottom w:val="none" w:sz="0" w:space="0" w:color="auto"/>
            <w:right w:val="none" w:sz="0" w:space="0" w:color="auto"/>
          </w:divBdr>
        </w:div>
        <w:div w:id="2058578506">
          <w:marLeft w:val="640"/>
          <w:marRight w:val="0"/>
          <w:marTop w:val="0"/>
          <w:marBottom w:val="0"/>
          <w:divBdr>
            <w:top w:val="none" w:sz="0" w:space="0" w:color="auto"/>
            <w:left w:val="none" w:sz="0" w:space="0" w:color="auto"/>
            <w:bottom w:val="none" w:sz="0" w:space="0" w:color="auto"/>
            <w:right w:val="none" w:sz="0" w:space="0" w:color="auto"/>
          </w:divBdr>
        </w:div>
        <w:div w:id="1058170260">
          <w:marLeft w:val="640"/>
          <w:marRight w:val="0"/>
          <w:marTop w:val="0"/>
          <w:marBottom w:val="0"/>
          <w:divBdr>
            <w:top w:val="none" w:sz="0" w:space="0" w:color="auto"/>
            <w:left w:val="none" w:sz="0" w:space="0" w:color="auto"/>
            <w:bottom w:val="none" w:sz="0" w:space="0" w:color="auto"/>
            <w:right w:val="none" w:sz="0" w:space="0" w:color="auto"/>
          </w:divBdr>
        </w:div>
        <w:div w:id="1989749247">
          <w:marLeft w:val="640"/>
          <w:marRight w:val="0"/>
          <w:marTop w:val="0"/>
          <w:marBottom w:val="0"/>
          <w:divBdr>
            <w:top w:val="none" w:sz="0" w:space="0" w:color="auto"/>
            <w:left w:val="none" w:sz="0" w:space="0" w:color="auto"/>
            <w:bottom w:val="none" w:sz="0" w:space="0" w:color="auto"/>
            <w:right w:val="none" w:sz="0" w:space="0" w:color="auto"/>
          </w:divBdr>
        </w:div>
        <w:div w:id="951128241">
          <w:marLeft w:val="640"/>
          <w:marRight w:val="0"/>
          <w:marTop w:val="0"/>
          <w:marBottom w:val="0"/>
          <w:divBdr>
            <w:top w:val="none" w:sz="0" w:space="0" w:color="auto"/>
            <w:left w:val="none" w:sz="0" w:space="0" w:color="auto"/>
            <w:bottom w:val="none" w:sz="0" w:space="0" w:color="auto"/>
            <w:right w:val="none" w:sz="0" w:space="0" w:color="auto"/>
          </w:divBdr>
        </w:div>
        <w:div w:id="1983535108">
          <w:marLeft w:val="640"/>
          <w:marRight w:val="0"/>
          <w:marTop w:val="0"/>
          <w:marBottom w:val="0"/>
          <w:divBdr>
            <w:top w:val="none" w:sz="0" w:space="0" w:color="auto"/>
            <w:left w:val="none" w:sz="0" w:space="0" w:color="auto"/>
            <w:bottom w:val="none" w:sz="0" w:space="0" w:color="auto"/>
            <w:right w:val="none" w:sz="0" w:space="0" w:color="auto"/>
          </w:divBdr>
        </w:div>
        <w:div w:id="911309879">
          <w:marLeft w:val="640"/>
          <w:marRight w:val="0"/>
          <w:marTop w:val="0"/>
          <w:marBottom w:val="0"/>
          <w:divBdr>
            <w:top w:val="none" w:sz="0" w:space="0" w:color="auto"/>
            <w:left w:val="none" w:sz="0" w:space="0" w:color="auto"/>
            <w:bottom w:val="none" w:sz="0" w:space="0" w:color="auto"/>
            <w:right w:val="none" w:sz="0" w:space="0" w:color="auto"/>
          </w:divBdr>
        </w:div>
        <w:div w:id="1685128825">
          <w:marLeft w:val="640"/>
          <w:marRight w:val="0"/>
          <w:marTop w:val="0"/>
          <w:marBottom w:val="0"/>
          <w:divBdr>
            <w:top w:val="none" w:sz="0" w:space="0" w:color="auto"/>
            <w:left w:val="none" w:sz="0" w:space="0" w:color="auto"/>
            <w:bottom w:val="none" w:sz="0" w:space="0" w:color="auto"/>
            <w:right w:val="none" w:sz="0" w:space="0" w:color="auto"/>
          </w:divBdr>
        </w:div>
        <w:div w:id="1584290416">
          <w:marLeft w:val="640"/>
          <w:marRight w:val="0"/>
          <w:marTop w:val="0"/>
          <w:marBottom w:val="0"/>
          <w:divBdr>
            <w:top w:val="none" w:sz="0" w:space="0" w:color="auto"/>
            <w:left w:val="none" w:sz="0" w:space="0" w:color="auto"/>
            <w:bottom w:val="none" w:sz="0" w:space="0" w:color="auto"/>
            <w:right w:val="none" w:sz="0" w:space="0" w:color="auto"/>
          </w:divBdr>
        </w:div>
        <w:div w:id="602106816">
          <w:marLeft w:val="640"/>
          <w:marRight w:val="0"/>
          <w:marTop w:val="0"/>
          <w:marBottom w:val="0"/>
          <w:divBdr>
            <w:top w:val="none" w:sz="0" w:space="0" w:color="auto"/>
            <w:left w:val="none" w:sz="0" w:space="0" w:color="auto"/>
            <w:bottom w:val="none" w:sz="0" w:space="0" w:color="auto"/>
            <w:right w:val="none" w:sz="0" w:space="0" w:color="auto"/>
          </w:divBdr>
        </w:div>
        <w:div w:id="1216773260">
          <w:marLeft w:val="640"/>
          <w:marRight w:val="0"/>
          <w:marTop w:val="0"/>
          <w:marBottom w:val="0"/>
          <w:divBdr>
            <w:top w:val="none" w:sz="0" w:space="0" w:color="auto"/>
            <w:left w:val="none" w:sz="0" w:space="0" w:color="auto"/>
            <w:bottom w:val="none" w:sz="0" w:space="0" w:color="auto"/>
            <w:right w:val="none" w:sz="0" w:space="0" w:color="auto"/>
          </w:divBdr>
        </w:div>
        <w:div w:id="1009020846">
          <w:marLeft w:val="640"/>
          <w:marRight w:val="0"/>
          <w:marTop w:val="0"/>
          <w:marBottom w:val="0"/>
          <w:divBdr>
            <w:top w:val="none" w:sz="0" w:space="0" w:color="auto"/>
            <w:left w:val="none" w:sz="0" w:space="0" w:color="auto"/>
            <w:bottom w:val="none" w:sz="0" w:space="0" w:color="auto"/>
            <w:right w:val="none" w:sz="0" w:space="0" w:color="auto"/>
          </w:divBdr>
        </w:div>
        <w:div w:id="394668669">
          <w:marLeft w:val="640"/>
          <w:marRight w:val="0"/>
          <w:marTop w:val="0"/>
          <w:marBottom w:val="0"/>
          <w:divBdr>
            <w:top w:val="none" w:sz="0" w:space="0" w:color="auto"/>
            <w:left w:val="none" w:sz="0" w:space="0" w:color="auto"/>
            <w:bottom w:val="none" w:sz="0" w:space="0" w:color="auto"/>
            <w:right w:val="none" w:sz="0" w:space="0" w:color="auto"/>
          </w:divBdr>
        </w:div>
        <w:div w:id="321813060">
          <w:marLeft w:val="640"/>
          <w:marRight w:val="0"/>
          <w:marTop w:val="0"/>
          <w:marBottom w:val="0"/>
          <w:divBdr>
            <w:top w:val="none" w:sz="0" w:space="0" w:color="auto"/>
            <w:left w:val="none" w:sz="0" w:space="0" w:color="auto"/>
            <w:bottom w:val="none" w:sz="0" w:space="0" w:color="auto"/>
            <w:right w:val="none" w:sz="0" w:space="0" w:color="auto"/>
          </w:divBdr>
        </w:div>
        <w:div w:id="1082217119">
          <w:marLeft w:val="640"/>
          <w:marRight w:val="0"/>
          <w:marTop w:val="0"/>
          <w:marBottom w:val="0"/>
          <w:divBdr>
            <w:top w:val="none" w:sz="0" w:space="0" w:color="auto"/>
            <w:left w:val="none" w:sz="0" w:space="0" w:color="auto"/>
            <w:bottom w:val="none" w:sz="0" w:space="0" w:color="auto"/>
            <w:right w:val="none" w:sz="0" w:space="0" w:color="auto"/>
          </w:divBdr>
        </w:div>
        <w:div w:id="935134026">
          <w:marLeft w:val="640"/>
          <w:marRight w:val="0"/>
          <w:marTop w:val="0"/>
          <w:marBottom w:val="0"/>
          <w:divBdr>
            <w:top w:val="none" w:sz="0" w:space="0" w:color="auto"/>
            <w:left w:val="none" w:sz="0" w:space="0" w:color="auto"/>
            <w:bottom w:val="none" w:sz="0" w:space="0" w:color="auto"/>
            <w:right w:val="none" w:sz="0" w:space="0" w:color="auto"/>
          </w:divBdr>
        </w:div>
        <w:div w:id="702900164">
          <w:marLeft w:val="640"/>
          <w:marRight w:val="0"/>
          <w:marTop w:val="0"/>
          <w:marBottom w:val="0"/>
          <w:divBdr>
            <w:top w:val="none" w:sz="0" w:space="0" w:color="auto"/>
            <w:left w:val="none" w:sz="0" w:space="0" w:color="auto"/>
            <w:bottom w:val="none" w:sz="0" w:space="0" w:color="auto"/>
            <w:right w:val="none" w:sz="0" w:space="0" w:color="auto"/>
          </w:divBdr>
        </w:div>
        <w:div w:id="1848861706">
          <w:marLeft w:val="640"/>
          <w:marRight w:val="0"/>
          <w:marTop w:val="0"/>
          <w:marBottom w:val="0"/>
          <w:divBdr>
            <w:top w:val="none" w:sz="0" w:space="0" w:color="auto"/>
            <w:left w:val="none" w:sz="0" w:space="0" w:color="auto"/>
            <w:bottom w:val="none" w:sz="0" w:space="0" w:color="auto"/>
            <w:right w:val="none" w:sz="0" w:space="0" w:color="auto"/>
          </w:divBdr>
        </w:div>
        <w:div w:id="2013482896">
          <w:marLeft w:val="640"/>
          <w:marRight w:val="0"/>
          <w:marTop w:val="0"/>
          <w:marBottom w:val="0"/>
          <w:divBdr>
            <w:top w:val="none" w:sz="0" w:space="0" w:color="auto"/>
            <w:left w:val="none" w:sz="0" w:space="0" w:color="auto"/>
            <w:bottom w:val="none" w:sz="0" w:space="0" w:color="auto"/>
            <w:right w:val="none" w:sz="0" w:space="0" w:color="auto"/>
          </w:divBdr>
        </w:div>
        <w:div w:id="1696811626">
          <w:marLeft w:val="640"/>
          <w:marRight w:val="0"/>
          <w:marTop w:val="0"/>
          <w:marBottom w:val="0"/>
          <w:divBdr>
            <w:top w:val="none" w:sz="0" w:space="0" w:color="auto"/>
            <w:left w:val="none" w:sz="0" w:space="0" w:color="auto"/>
            <w:bottom w:val="none" w:sz="0" w:space="0" w:color="auto"/>
            <w:right w:val="none" w:sz="0" w:space="0" w:color="auto"/>
          </w:divBdr>
        </w:div>
        <w:div w:id="1469736429">
          <w:marLeft w:val="640"/>
          <w:marRight w:val="0"/>
          <w:marTop w:val="0"/>
          <w:marBottom w:val="0"/>
          <w:divBdr>
            <w:top w:val="none" w:sz="0" w:space="0" w:color="auto"/>
            <w:left w:val="none" w:sz="0" w:space="0" w:color="auto"/>
            <w:bottom w:val="none" w:sz="0" w:space="0" w:color="auto"/>
            <w:right w:val="none" w:sz="0" w:space="0" w:color="auto"/>
          </w:divBdr>
        </w:div>
        <w:div w:id="1639870695">
          <w:marLeft w:val="640"/>
          <w:marRight w:val="0"/>
          <w:marTop w:val="0"/>
          <w:marBottom w:val="0"/>
          <w:divBdr>
            <w:top w:val="none" w:sz="0" w:space="0" w:color="auto"/>
            <w:left w:val="none" w:sz="0" w:space="0" w:color="auto"/>
            <w:bottom w:val="none" w:sz="0" w:space="0" w:color="auto"/>
            <w:right w:val="none" w:sz="0" w:space="0" w:color="auto"/>
          </w:divBdr>
        </w:div>
        <w:div w:id="1952781349">
          <w:marLeft w:val="640"/>
          <w:marRight w:val="0"/>
          <w:marTop w:val="0"/>
          <w:marBottom w:val="0"/>
          <w:divBdr>
            <w:top w:val="none" w:sz="0" w:space="0" w:color="auto"/>
            <w:left w:val="none" w:sz="0" w:space="0" w:color="auto"/>
            <w:bottom w:val="none" w:sz="0" w:space="0" w:color="auto"/>
            <w:right w:val="none" w:sz="0" w:space="0" w:color="auto"/>
          </w:divBdr>
        </w:div>
        <w:div w:id="1502965406">
          <w:marLeft w:val="640"/>
          <w:marRight w:val="0"/>
          <w:marTop w:val="0"/>
          <w:marBottom w:val="0"/>
          <w:divBdr>
            <w:top w:val="none" w:sz="0" w:space="0" w:color="auto"/>
            <w:left w:val="none" w:sz="0" w:space="0" w:color="auto"/>
            <w:bottom w:val="none" w:sz="0" w:space="0" w:color="auto"/>
            <w:right w:val="none" w:sz="0" w:space="0" w:color="auto"/>
          </w:divBdr>
        </w:div>
        <w:div w:id="1232545369">
          <w:marLeft w:val="640"/>
          <w:marRight w:val="0"/>
          <w:marTop w:val="0"/>
          <w:marBottom w:val="0"/>
          <w:divBdr>
            <w:top w:val="none" w:sz="0" w:space="0" w:color="auto"/>
            <w:left w:val="none" w:sz="0" w:space="0" w:color="auto"/>
            <w:bottom w:val="none" w:sz="0" w:space="0" w:color="auto"/>
            <w:right w:val="none" w:sz="0" w:space="0" w:color="auto"/>
          </w:divBdr>
        </w:div>
        <w:div w:id="805201837">
          <w:marLeft w:val="640"/>
          <w:marRight w:val="0"/>
          <w:marTop w:val="0"/>
          <w:marBottom w:val="0"/>
          <w:divBdr>
            <w:top w:val="none" w:sz="0" w:space="0" w:color="auto"/>
            <w:left w:val="none" w:sz="0" w:space="0" w:color="auto"/>
            <w:bottom w:val="none" w:sz="0" w:space="0" w:color="auto"/>
            <w:right w:val="none" w:sz="0" w:space="0" w:color="auto"/>
          </w:divBdr>
        </w:div>
        <w:div w:id="294335354">
          <w:marLeft w:val="640"/>
          <w:marRight w:val="0"/>
          <w:marTop w:val="0"/>
          <w:marBottom w:val="0"/>
          <w:divBdr>
            <w:top w:val="none" w:sz="0" w:space="0" w:color="auto"/>
            <w:left w:val="none" w:sz="0" w:space="0" w:color="auto"/>
            <w:bottom w:val="none" w:sz="0" w:space="0" w:color="auto"/>
            <w:right w:val="none" w:sz="0" w:space="0" w:color="auto"/>
          </w:divBdr>
        </w:div>
        <w:div w:id="1477605665">
          <w:marLeft w:val="640"/>
          <w:marRight w:val="0"/>
          <w:marTop w:val="0"/>
          <w:marBottom w:val="0"/>
          <w:divBdr>
            <w:top w:val="none" w:sz="0" w:space="0" w:color="auto"/>
            <w:left w:val="none" w:sz="0" w:space="0" w:color="auto"/>
            <w:bottom w:val="none" w:sz="0" w:space="0" w:color="auto"/>
            <w:right w:val="none" w:sz="0" w:space="0" w:color="auto"/>
          </w:divBdr>
        </w:div>
        <w:div w:id="489253363">
          <w:marLeft w:val="640"/>
          <w:marRight w:val="0"/>
          <w:marTop w:val="0"/>
          <w:marBottom w:val="0"/>
          <w:divBdr>
            <w:top w:val="none" w:sz="0" w:space="0" w:color="auto"/>
            <w:left w:val="none" w:sz="0" w:space="0" w:color="auto"/>
            <w:bottom w:val="none" w:sz="0" w:space="0" w:color="auto"/>
            <w:right w:val="none" w:sz="0" w:space="0" w:color="auto"/>
          </w:divBdr>
        </w:div>
        <w:div w:id="978803560">
          <w:marLeft w:val="640"/>
          <w:marRight w:val="0"/>
          <w:marTop w:val="0"/>
          <w:marBottom w:val="0"/>
          <w:divBdr>
            <w:top w:val="none" w:sz="0" w:space="0" w:color="auto"/>
            <w:left w:val="none" w:sz="0" w:space="0" w:color="auto"/>
            <w:bottom w:val="none" w:sz="0" w:space="0" w:color="auto"/>
            <w:right w:val="none" w:sz="0" w:space="0" w:color="auto"/>
          </w:divBdr>
        </w:div>
        <w:div w:id="896935027">
          <w:marLeft w:val="640"/>
          <w:marRight w:val="0"/>
          <w:marTop w:val="0"/>
          <w:marBottom w:val="0"/>
          <w:divBdr>
            <w:top w:val="none" w:sz="0" w:space="0" w:color="auto"/>
            <w:left w:val="none" w:sz="0" w:space="0" w:color="auto"/>
            <w:bottom w:val="none" w:sz="0" w:space="0" w:color="auto"/>
            <w:right w:val="none" w:sz="0" w:space="0" w:color="auto"/>
          </w:divBdr>
        </w:div>
        <w:div w:id="1378314263">
          <w:marLeft w:val="640"/>
          <w:marRight w:val="0"/>
          <w:marTop w:val="0"/>
          <w:marBottom w:val="0"/>
          <w:divBdr>
            <w:top w:val="none" w:sz="0" w:space="0" w:color="auto"/>
            <w:left w:val="none" w:sz="0" w:space="0" w:color="auto"/>
            <w:bottom w:val="none" w:sz="0" w:space="0" w:color="auto"/>
            <w:right w:val="none" w:sz="0" w:space="0" w:color="auto"/>
          </w:divBdr>
        </w:div>
        <w:div w:id="1382289256">
          <w:marLeft w:val="640"/>
          <w:marRight w:val="0"/>
          <w:marTop w:val="0"/>
          <w:marBottom w:val="0"/>
          <w:divBdr>
            <w:top w:val="none" w:sz="0" w:space="0" w:color="auto"/>
            <w:left w:val="none" w:sz="0" w:space="0" w:color="auto"/>
            <w:bottom w:val="none" w:sz="0" w:space="0" w:color="auto"/>
            <w:right w:val="none" w:sz="0" w:space="0" w:color="auto"/>
          </w:divBdr>
        </w:div>
        <w:div w:id="527447649">
          <w:marLeft w:val="640"/>
          <w:marRight w:val="0"/>
          <w:marTop w:val="0"/>
          <w:marBottom w:val="0"/>
          <w:divBdr>
            <w:top w:val="none" w:sz="0" w:space="0" w:color="auto"/>
            <w:left w:val="none" w:sz="0" w:space="0" w:color="auto"/>
            <w:bottom w:val="none" w:sz="0" w:space="0" w:color="auto"/>
            <w:right w:val="none" w:sz="0" w:space="0" w:color="auto"/>
          </w:divBdr>
        </w:div>
        <w:div w:id="1291591890">
          <w:marLeft w:val="640"/>
          <w:marRight w:val="0"/>
          <w:marTop w:val="0"/>
          <w:marBottom w:val="0"/>
          <w:divBdr>
            <w:top w:val="none" w:sz="0" w:space="0" w:color="auto"/>
            <w:left w:val="none" w:sz="0" w:space="0" w:color="auto"/>
            <w:bottom w:val="none" w:sz="0" w:space="0" w:color="auto"/>
            <w:right w:val="none" w:sz="0" w:space="0" w:color="auto"/>
          </w:divBdr>
        </w:div>
        <w:div w:id="535049212">
          <w:marLeft w:val="640"/>
          <w:marRight w:val="0"/>
          <w:marTop w:val="0"/>
          <w:marBottom w:val="0"/>
          <w:divBdr>
            <w:top w:val="none" w:sz="0" w:space="0" w:color="auto"/>
            <w:left w:val="none" w:sz="0" w:space="0" w:color="auto"/>
            <w:bottom w:val="none" w:sz="0" w:space="0" w:color="auto"/>
            <w:right w:val="none" w:sz="0" w:space="0" w:color="auto"/>
          </w:divBdr>
        </w:div>
        <w:div w:id="1401519192">
          <w:marLeft w:val="640"/>
          <w:marRight w:val="0"/>
          <w:marTop w:val="0"/>
          <w:marBottom w:val="0"/>
          <w:divBdr>
            <w:top w:val="none" w:sz="0" w:space="0" w:color="auto"/>
            <w:left w:val="none" w:sz="0" w:space="0" w:color="auto"/>
            <w:bottom w:val="none" w:sz="0" w:space="0" w:color="auto"/>
            <w:right w:val="none" w:sz="0" w:space="0" w:color="auto"/>
          </w:divBdr>
        </w:div>
        <w:div w:id="1599634591">
          <w:marLeft w:val="640"/>
          <w:marRight w:val="0"/>
          <w:marTop w:val="0"/>
          <w:marBottom w:val="0"/>
          <w:divBdr>
            <w:top w:val="none" w:sz="0" w:space="0" w:color="auto"/>
            <w:left w:val="none" w:sz="0" w:space="0" w:color="auto"/>
            <w:bottom w:val="none" w:sz="0" w:space="0" w:color="auto"/>
            <w:right w:val="none" w:sz="0" w:space="0" w:color="auto"/>
          </w:divBdr>
        </w:div>
        <w:div w:id="2089813153">
          <w:marLeft w:val="640"/>
          <w:marRight w:val="0"/>
          <w:marTop w:val="0"/>
          <w:marBottom w:val="0"/>
          <w:divBdr>
            <w:top w:val="none" w:sz="0" w:space="0" w:color="auto"/>
            <w:left w:val="none" w:sz="0" w:space="0" w:color="auto"/>
            <w:bottom w:val="none" w:sz="0" w:space="0" w:color="auto"/>
            <w:right w:val="none" w:sz="0" w:space="0" w:color="auto"/>
          </w:divBdr>
        </w:div>
        <w:div w:id="280377873">
          <w:marLeft w:val="640"/>
          <w:marRight w:val="0"/>
          <w:marTop w:val="0"/>
          <w:marBottom w:val="0"/>
          <w:divBdr>
            <w:top w:val="none" w:sz="0" w:space="0" w:color="auto"/>
            <w:left w:val="none" w:sz="0" w:space="0" w:color="auto"/>
            <w:bottom w:val="none" w:sz="0" w:space="0" w:color="auto"/>
            <w:right w:val="none" w:sz="0" w:space="0" w:color="auto"/>
          </w:divBdr>
        </w:div>
        <w:div w:id="1132216080">
          <w:marLeft w:val="640"/>
          <w:marRight w:val="0"/>
          <w:marTop w:val="0"/>
          <w:marBottom w:val="0"/>
          <w:divBdr>
            <w:top w:val="none" w:sz="0" w:space="0" w:color="auto"/>
            <w:left w:val="none" w:sz="0" w:space="0" w:color="auto"/>
            <w:bottom w:val="none" w:sz="0" w:space="0" w:color="auto"/>
            <w:right w:val="none" w:sz="0" w:space="0" w:color="auto"/>
          </w:divBdr>
        </w:div>
        <w:div w:id="1598947963">
          <w:marLeft w:val="640"/>
          <w:marRight w:val="0"/>
          <w:marTop w:val="0"/>
          <w:marBottom w:val="0"/>
          <w:divBdr>
            <w:top w:val="none" w:sz="0" w:space="0" w:color="auto"/>
            <w:left w:val="none" w:sz="0" w:space="0" w:color="auto"/>
            <w:bottom w:val="none" w:sz="0" w:space="0" w:color="auto"/>
            <w:right w:val="none" w:sz="0" w:space="0" w:color="auto"/>
          </w:divBdr>
        </w:div>
        <w:div w:id="818233170">
          <w:marLeft w:val="640"/>
          <w:marRight w:val="0"/>
          <w:marTop w:val="0"/>
          <w:marBottom w:val="0"/>
          <w:divBdr>
            <w:top w:val="none" w:sz="0" w:space="0" w:color="auto"/>
            <w:left w:val="none" w:sz="0" w:space="0" w:color="auto"/>
            <w:bottom w:val="none" w:sz="0" w:space="0" w:color="auto"/>
            <w:right w:val="none" w:sz="0" w:space="0" w:color="auto"/>
          </w:divBdr>
        </w:div>
        <w:div w:id="1185246821">
          <w:marLeft w:val="640"/>
          <w:marRight w:val="0"/>
          <w:marTop w:val="0"/>
          <w:marBottom w:val="0"/>
          <w:divBdr>
            <w:top w:val="none" w:sz="0" w:space="0" w:color="auto"/>
            <w:left w:val="none" w:sz="0" w:space="0" w:color="auto"/>
            <w:bottom w:val="none" w:sz="0" w:space="0" w:color="auto"/>
            <w:right w:val="none" w:sz="0" w:space="0" w:color="auto"/>
          </w:divBdr>
        </w:div>
        <w:div w:id="829322398">
          <w:marLeft w:val="640"/>
          <w:marRight w:val="0"/>
          <w:marTop w:val="0"/>
          <w:marBottom w:val="0"/>
          <w:divBdr>
            <w:top w:val="none" w:sz="0" w:space="0" w:color="auto"/>
            <w:left w:val="none" w:sz="0" w:space="0" w:color="auto"/>
            <w:bottom w:val="none" w:sz="0" w:space="0" w:color="auto"/>
            <w:right w:val="none" w:sz="0" w:space="0" w:color="auto"/>
          </w:divBdr>
        </w:div>
        <w:div w:id="13041722">
          <w:marLeft w:val="640"/>
          <w:marRight w:val="0"/>
          <w:marTop w:val="0"/>
          <w:marBottom w:val="0"/>
          <w:divBdr>
            <w:top w:val="none" w:sz="0" w:space="0" w:color="auto"/>
            <w:left w:val="none" w:sz="0" w:space="0" w:color="auto"/>
            <w:bottom w:val="none" w:sz="0" w:space="0" w:color="auto"/>
            <w:right w:val="none" w:sz="0" w:space="0" w:color="auto"/>
          </w:divBdr>
        </w:div>
        <w:div w:id="832569993">
          <w:marLeft w:val="640"/>
          <w:marRight w:val="0"/>
          <w:marTop w:val="0"/>
          <w:marBottom w:val="0"/>
          <w:divBdr>
            <w:top w:val="none" w:sz="0" w:space="0" w:color="auto"/>
            <w:left w:val="none" w:sz="0" w:space="0" w:color="auto"/>
            <w:bottom w:val="none" w:sz="0" w:space="0" w:color="auto"/>
            <w:right w:val="none" w:sz="0" w:space="0" w:color="auto"/>
          </w:divBdr>
        </w:div>
        <w:div w:id="1398361403">
          <w:marLeft w:val="640"/>
          <w:marRight w:val="0"/>
          <w:marTop w:val="0"/>
          <w:marBottom w:val="0"/>
          <w:divBdr>
            <w:top w:val="none" w:sz="0" w:space="0" w:color="auto"/>
            <w:left w:val="none" w:sz="0" w:space="0" w:color="auto"/>
            <w:bottom w:val="none" w:sz="0" w:space="0" w:color="auto"/>
            <w:right w:val="none" w:sz="0" w:space="0" w:color="auto"/>
          </w:divBdr>
        </w:div>
        <w:div w:id="1657689639">
          <w:marLeft w:val="640"/>
          <w:marRight w:val="0"/>
          <w:marTop w:val="0"/>
          <w:marBottom w:val="0"/>
          <w:divBdr>
            <w:top w:val="none" w:sz="0" w:space="0" w:color="auto"/>
            <w:left w:val="none" w:sz="0" w:space="0" w:color="auto"/>
            <w:bottom w:val="none" w:sz="0" w:space="0" w:color="auto"/>
            <w:right w:val="none" w:sz="0" w:space="0" w:color="auto"/>
          </w:divBdr>
        </w:div>
        <w:div w:id="933902243">
          <w:marLeft w:val="640"/>
          <w:marRight w:val="0"/>
          <w:marTop w:val="0"/>
          <w:marBottom w:val="0"/>
          <w:divBdr>
            <w:top w:val="none" w:sz="0" w:space="0" w:color="auto"/>
            <w:left w:val="none" w:sz="0" w:space="0" w:color="auto"/>
            <w:bottom w:val="none" w:sz="0" w:space="0" w:color="auto"/>
            <w:right w:val="none" w:sz="0" w:space="0" w:color="auto"/>
          </w:divBdr>
        </w:div>
        <w:div w:id="89354298">
          <w:marLeft w:val="640"/>
          <w:marRight w:val="0"/>
          <w:marTop w:val="0"/>
          <w:marBottom w:val="0"/>
          <w:divBdr>
            <w:top w:val="none" w:sz="0" w:space="0" w:color="auto"/>
            <w:left w:val="none" w:sz="0" w:space="0" w:color="auto"/>
            <w:bottom w:val="none" w:sz="0" w:space="0" w:color="auto"/>
            <w:right w:val="none" w:sz="0" w:space="0" w:color="auto"/>
          </w:divBdr>
        </w:div>
        <w:div w:id="2074305697">
          <w:marLeft w:val="640"/>
          <w:marRight w:val="0"/>
          <w:marTop w:val="0"/>
          <w:marBottom w:val="0"/>
          <w:divBdr>
            <w:top w:val="none" w:sz="0" w:space="0" w:color="auto"/>
            <w:left w:val="none" w:sz="0" w:space="0" w:color="auto"/>
            <w:bottom w:val="none" w:sz="0" w:space="0" w:color="auto"/>
            <w:right w:val="none" w:sz="0" w:space="0" w:color="auto"/>
          </w:divBdr>
        </w:div>
        <w:div w:id="402875096">
          <w:marLeft w:val="640"/>
          <w:marRight w:val="0"/>
          <w:marTop w:val="0"/>
          <w:marBottom w:val="0"/>
          <w:divBdr>
            <w:top w:val="none" w:sz="0" w:space="0" w:color="auto"/>
            <w:left w:val="none" w:sz="0" w:space="0" w:color="auto"/>
            <w:bottom w:val="none" w:sz="0" w:space="0" w:color="auto"/>
            <w:right w:val="none" w:sz="0" w:space="0" w:color="auto"/>
          </w:divBdr>
        </w:div>
        <w:div w:id="737821944">
          <w:marLeft w:val="640"/>
          <w:marRight w:val="0"/>
          <w:marTop w:val="0"/>
          <w:marBottom w:val="0"/>
          <w:divBdr>
            <w:top w:val="none" w:sz="0" w:space="0" w:color="auto"/>
            <w:left w:val="none" w:sz="0" w:space="0" w:color="auto"/>
            <w:bottom w:val="none" w:sz="0" w:space="0" w:color="auto"/>
            <w:right w:val="none" w:sz="0" w:space="0" w:color="auto"/>
          </w:divBdr>
        </w:div>
        <w:div w:id="2033651898">
          <w:marLeft w:val="640"/>
          <w:marRight w:val="0"/>
          <w:marTop w:val="0"/>
          <w:marBottom w:val="0"/>
          <w:divBdr>
            <w:top w:val="none" w:sz="0" w:space="0" w:color="auto"/>
            <w:left w:val="none" w:sz="0" w:space="0" w:color="auto"/>
            <w:bottom w:val="none" w:sz="0" w:space="0" w:color="auto"/>
            <w:right w:val="none" w:sz="0" w:space="0" w:color="auto"/>
          </w:divBdr>
        </w:div>
        <w:div w:id="1280377224">
          <w:marLeft w:val="640"/>
          <w:marRight w:val="0"/>
          <w:marTop w:val="0"/>
          <w:marBottom w:val="0"/>
          <w:divBdr>
            <w:top w:val="none" w:sz="0" w:space="0" w:color="auto"/>
            <w:left w:val="none" w:sz="0" w:space="0" w:color="auto"/>
            <w:bottom w:val="none" w:sz="0" w:space="0" w:color="auto"/>
            <w:right w:val="none" w:sz="0" w:space="0" w:color="auto"/>
          </w:divBdr>
        </w:div>
        <w:div w:id="1355229333">
          <w:marLeft w:val="640"/>
          <w:marRight w:val="0"/>
          <w:marTop w:val="0"/>
          <w:marBottom w:val="0"/>
          <w:divBdr>
            <w:top w:val="none" w:sz="0" w:space="0" w:color="auto"/>
            <w:left w:val="none" w:sz="0" w:space="0" w:color="auto"/>
            <w:bottom w:val="none" w:sz="0" w:space="0" w:color="auto"/>
            <w:right w:val="none" w:sz="0" w:space="0" w:color="auto"/>
          </w:divBdr>
        </w:div>
        <w:div w:id="1728608977">
          <w:marLeft w:val="640"/>
          <w:marRight w:val="0"/>
          <w:marTop w:val="0"/>
          <w:marBottom w:val="0"/>
          <w:divBdr>
            <w:top w:val="none" w:sz="0" w:space="0" w:color="auto"/>
            <w:left w:val="none" w:sz="0" w:space="0" w:color="auto"/>
            <w:bottom w:val="none" w:sz="0" w:space="0" w:color="auto"/>
            <w:right w:val="none" w:sz="0" w:space="0" w:color="auto"/>
          </w:divBdr>
        </w:div>
        <w:div w:id="1242761489">
          <w:marLeft w:val="640"/>
          <w:marRight w:val="0"/>
          <w:marTop w:val="0"/>
          <w:marBottom w:val="0"/>
          <w:divBdr>
            <w:top w:val="none" w:sz="0" w:space="0" w:color="auto"/>
            <w:left w:val="none" w:sz="0" w:space="0" w:color="auto"/>
            <w:bottom w:val="none" w:sz="0" w:space="0" w:color="auto"/>
            <w:right w:val="none" w:sz="0" w:space="0" w:color="auto"/>
          </w:divBdr>
        </w:div>
        <w:div w:id="1742406691">
          <w:marLeft w:val="640"/>
          <w:marRight w:val="0"/>
          <w:marTop w:val="0"/>
          <w:marBottom w:val="0"/>
          <w:divBdr>
            <w:top w:val="none" w:sz="0" w:space="0" w:color="auto"/>
            <w:left w:val="none" w:sz="0" w:space="0" w:color="auto"/>
            <w:bottom w:val="none" w:sz="0" w:space="0" w:color="auto"/>
            <w:right w:val="none" w:sz="0" w:space="0" w:color="auto"/>
          </w:divBdr>
        </w:div>
        <w:div w:id="1062219911">
          <w:marLeft w:val="640"/>
          <w:marRight w:val="0"/>
          <w:marTop w:val="0"/>
          <w:marBottom w:val="0"/>
          <w:divBdr>
            <w:top w:val="none" w:sz="0" w:space="0" w:color="auto"/>
            <w:left w:val="none" w:sz="0" w:space="0" w:color="auto"/>
            <w:bottom w:val="none" w:sz="0" w:space="0" w:color="auto"/>
            <w:right w:val="none" w:sz="0" w:space="0" w:color="auto"/>
          </w:divBdr>
        </w:div>
        <w:div w:id="1026254282">
          <w:marLeft w:val="640"/>
          <w:marRight w:val="0"/>
          <w:marTop w:val="0"/>
          <w:marBottom w:val="0"/>
          <w:divBdr>
            <w:top w:val="none" w:sz="0" w:space="0" w:color="auto"/>
            <w:left w:val="none" w:sz="0" w:space="0" w:color="auto"/>
            <w:bottom w:val="none" w:sz="0" w:space="0" w:color="auto"/>
            <w:right w:val="none" w:sz="0" w:space="0" w:color="auto"/>
          </w:divBdr>
        </w:div>
        <w:div w:id="596409441">
          <w:marLeft w:val="640"/>
          <w:marRight w:val="0"/>
          <w:marTop w:val="0"/>
          <w:marBottom w:val="0"/>
          <w:divBdr>
            <w:top w:val="none" w:sz="0" w:space="0" w:color="auto"/>
            <w:left w:val="none" w:sz="0" w:space="0" w:color="auto"/>
            <w:bottom w:val="none" w:sz="0" w:space="0" w:color="auto"/>
            <w:right w:val="none" w:sz="0" w:space="0" w:color="auto"/>
          </w:divBdr>
        </w:div>
        <w:div w:id="1396969293">
          <w:marLeft w:val="640"/>
          <w:marRight w:val="0"/>
          <w:marTop w:val="0"/>
          <w:marBottom w:val="0"/>
          <w:divBdr>
            <w:top w:val="none" w:sz="0" w:space="0" w:color="auto"/>
            <w:left w:val="none" w:sz="0" w:space="0" w:color="auto"/>
            <w:bottom w:val="none" w:sz="0" w:space="0" w:color="auto"/>
            <w:right w:val="none" w:sz="0" w:space="0" w:color="auto"/>
          </w:divBdr>
        </w:div>
        <w:div w:id="11807490">
          <w:marLeft w:val="640"/>
          <w:marRight w:val="0"/>
          <w:marTop w:val="0"/>
          <w:marBottom w:val="0"/>
          <w:divBdr>
            <w:top w:val="none" w:sz="0" w:space="0" w:color="auto"/>
            <w:left w:val="none" w:sz="0" w:space="0" w:color="auto"/>
            <w:bottom w:val="none" w:sz="0" w:space="0" w:color="auto"/>
            <w:right w:val="none" w:sz="0" w:space="0" w:color="auto"/>
          </w:divBdr>
        </w:div>
        <w:div w:id="58721390">
          <w:marLeft w:val="640"/>
          <w:marRight w:val="0"/>
          <w:marTop w:val="0"/>
          <w:marBottom w:val="0"/>
          <w:divBdr>
            <w:top w:val="none" w:sz="0" w:space="0" w:color="auto"/>
            <w:left w:val="none" w:sz="0" w:space="0" w:color="auto"/>
            <w:bottom w:val="none" w:sz="0" w:space="0" w:color="auto"/>
            <w:right w:val="none" w:sz="0" w:space="0" w:color="auto"/>
          </w:divBdr>
        </w:div>
        <w:div w:id="203178133">
          <w:marLeft w:val="640"/>
          <w:marRight w:val="0"/>
          <w:marTop w:val="0"/>
          <w:marBottom w:val="0"/>
          <w:divBdr>
            <w:top w:val="none" w:sz="0" w:space="0" w:color="auto"/>
            <w:left w:val="none" w:sz="0" w:space="0" w:color="auto"/>
            <w:bottom w:val="none" w:sz="0" w:space="0" w:color="auto"/>
            <w:right w:val="none" w:sz="0" w:space="0" w:color="auto"/>
          </w:divBdr>
        </w:div>
        <w:div w:id="948975943">
          <w:marLeft w:val="640"/>
          <w:marRight w:val="0"/>
          <w:marTop w:val="0"/>
          <w:marBottom w:val="0"/>
          <w:divBdr>
            <w:top w:val="none" w:sz="0" w:space="0" w:color="auto"/>
            <w:left w:val="none" w:sz="0" w:space="0" w:color="auto"/>
            <w:bottom w:val="none" w:sz="0" w:space="0" w:color="auto"/>
            <w:right w:val="none" w:sz="0" w:space="0" w:color="auto"/>
          </w:divBdr>
        </w:div>
        <w:div w:id="1598441320">
          <w:marLeft w:val="640"/>
          <w:marRight w:val="0"/>
          <w:marTop w:val="0"/>
          <w:marBottom w:val="0"/>
          <w:divBdr>
            <w:top w:val="none" w:sz="0" w:space="0" w:color="auto"/>
            <w:left w:val="none" w:sz="0" w:space="0" w:color="auto"/>
            <w:bottom w:val="none" w:sz="0" w:space="0" w:color="auto"/>
            <w:right w:val="none" w:sz="0" w:space="0" w:color="auto"/>
          </w:divBdr>
        </w:div>
        <w:div w:id="76753581">
          <w:marLeft w:val="640"/>
          <w:marRight w:val="0"/>
          <w:marTop w:val="0"/>
          <w:marBottom w:val="0"/>
          <w:divBdr>
            <w:top w:val="none" w:sz="0" w:space="0" w:color="auto"/>
            <w:left w:val="none" w:sz="0" w:space="0" w:color="auto"/>
            <w:bottom w:val="none" w:sz="0" w:space="0" w:color="auto"/>
            <w:right w:val="none" w:sz="0" w:space="0" w:color="auto"/>
          </w:divBdr>
        </w:div>
        <w:div w:id="1352754859">
          <w:marLeft w:val="640"/>
          <w:marRight w:val="0"/>
          <w:marTop w:val="0"/>
          <w:marBottom w:val="0"/>
          <w:divBdr>
            <w:top w:val="none" w:sz="0" w:space="0" w:color="auto"/>
            <w:left w:val="none" w:sz="0" w:space="0" w:color="auto"/>
            <w:bottom w:val="none" w:sz="0" w:space="0" w:color="auto"/>
            <w:right w:val="none" w:sz="0" w:space="0" w:color="auto"/>
          </w:divBdr>
        </w:div>
        <w:div w:id="1550844645">
          <w:marLeft w:val="640"/>
          <w:marRight w:val="0"/>
          <w:marTop w:val="0"/>
          <w:marBottom w:val="0"/>
          <w:divBdr>
            <w:top w:val="none" w:sz="0" w:space="0" w:color="auto"/>
            <w:left w:val="none" w:sz="0" w:space="0" w:color="auto"/>
            <w:bottom w:val="none" w:sz="0" w:space="0" w:color="auto"/>
            <w:right w:val="none" w:sz="0" w:space="0" w:color="auto"/>
          </w:divBdr>
        </w:div>
        <w:div w:id="289240998">
          <w:marLeft w:val="640"/>
          <w:marRight w:val="0"/>
          <w:marTop w:val="0"/>
          <w:marBottom w:val="0"/>
          <w:divBdr>
            <w:top w:val="none" w:sz="0" w:space="0" w:color="auto"/>
            <w:left w:val="none" w:sz="0" w:space="0" w:color="auto"/>
            <w:bottom w:val="none" w:sz="0" w:space="0" w:color="auto"/>
            <w:right w:val="none" w:sz="0" w:space="0" w:color="auto"/>
          </w:divBdr>
        </w:div>
        <w:div w:id="1088960470">
          <w:marLeft w:val="640"/>
          <w:marRight w:val="0"/>
          <w:marTop w:val="0"/>
          <w:marBottom w:val="0"/>
          <w:divBdr>
            <w:top w:val="none" w:sz="0" w:space="0" w:color="auto"/>
            <w:left w:val="none" w:sz="0" w:space="0" w:color="auto"/>
            <w:bottom w:val="none" w:sz="0" w:space="0" w:color="auto"/>
            <w:right w:val="none" w:sz="0" w:space="0" w:color="auto"/>
          </w:divBdr>
        </w:div>
        <w:div w:id="327902253">
          <w:marLeft w:val="640"/>
          <w:marRight w:val="0"/>
          <w:marTop w:val="0"/>
          <w:marBottom w:val="0"/>
          <w:divBdr>
            <w:top w:val="none" w:sz="0" w:space="0" w:color="auto"/>
            <w:left w:val="none" w:sz="0" w:space="0" w:color="auto"/>
            <w:bottom w:val="none" w:sz="0" w:space="0" w:color="auto"/>
            <w:right w:val="none" w:sz="0" w:space="0" w:color="auto"/>
          </w:divBdr>
        </w:div>
        <w:div w:id="880288463">
          <w:marLeft w:val="640"/>
          <w:marRight w:val="0"/>
          <w:marTop w:val="0"/>
          <w:marBottom w:val="0"/>
          <w:divBdr>
            <w:top w:val="none" w:sz="0" w:space="0" w:color="auto"/>
            <w:left w:val="none" w:sz="0" w:space="0" w:color="auto"/>
            <w:bottom w:val="none" w:sz="0" w:space="0" w:color="auto"/>
            <w:right w:val="none" w:sz="0" w:space="0" w:color="auto"/>
          </w:divBdr>
        </w:div>
        <w:div w:id="2134203792">
          <w:marLeft w:val="640"/>
          <w:marRight w:val="0"/>
          <w:marTop w:val="0"/>
          <w:marBottom w:val="0"/>
          <w:divBdr>
            <w:top w:val="none" w:sz="0" w:space="0" w:color="auto"/>
            <w:left w:val="none" w:sz="0" w:space="0" w:color="auto"/>
            <w:bottom w:val="none" w:sz="0" w:space="0" w:color="auto"/>
            <w:right w:val="none" w:sz="0" w:space="0" w:color="auto"/>
          </w:divBdr>
        </w:div>
        <w:div w:id="109059469">
          <w:marLeft w:val="640"/>
          <w:marRight w:val="0"/>
          <w:marTop w:val="0"/>
          <w:marBottom w:val="0"/>
          <w:divBdr>
            <w:top w:val="none" w:sz="0" w:space="0" w:color="auto"/>
            <w:left w:val="none" w:sz="0" w:space="0" w:color="auto"/>
            <w:bottom w:val="none" w:sz="0" w:space="0" w:color="auto"/>
            <w:right w:val="none" w:sz="0" w:space="0" w:color="auto"/>
          </w:divBdr>
        </w:div>
        <w:div w:id="696391737">
          <w:marLeft w:val="640"/>
          <w:marRight w:val="0"/>
          <w:marTop w:val="0"/>
          <w:marBottom w:val="0"/>
          <w:divBdr>
            <w:top w:val="none" w:sz="0" w:space="0" w:color="auto"/>
            <w:left w:val="none" w:sz="0" w:space="0" w:color="auto"/>
            <w:bottom w:val="none" w:sz="0" w:space="0" w:color="auto"/>
            <w:right w:val="none" w:sz="0" w:space="0" w:color="auto"/>
          </w:divBdr>
        </w:div>
        <w:div w:id="1692216256">
          <w:marLeft w:val="640"/>
          <w:marRight w:val="0"/>
          <w:marTop w:val="0"/>
          <w:marBottom w:val="0"/>
          <w:divBdr>
            <w:top w:val="none" w:sz="0" w:space="0" w:color="auto"/>
            <w:left w:val="none" w:sz="0" w:space="0" w:color="auto"/>
            <w:bottom w:val="none" w:sz="0" w:space="0" w:color="auto"/>
            <w:right w:val="none" w:sz="0" w:space="0" w:color="auto"/>
          </w:divBdr>
        </w:div>
        <w:div w:id="2085561818">
          <w:marLeft w:val="640"/>
          <w:marRight w:val="0"/>
          <w:marTop w:val="0"/>
          <w:marBottom w:val="0"/>
          <w:divBdr>
            <w:top w:val="none" w:sz="0" w:space="0" w:color="auto"/>
            <w:left w:val="none" w:sz="0" w:space="0" w:color="auto"/>
            <w:bottom w:val="none" w:sz="0" w:space="0" w:color="auto"/>
            <w:right w:val="none" w:sz="0" w:space="0" w:color="auto"/>
          </w:divBdr>
        </w:div>
        <w:div w:id="829364979">
          <w:marLeft w:val="640"/>
          <w:marRight w:val="0"/>
          <w:marTop w:val="0"/>
          <w:marBottom w:val="0"/>
          <w:divBdr>
            <w:top w:val="none" w:sz="0" w:space="0" w:color="auto"/>
            <w:left w:val="none" w:sz="0" w:space="0" w:color="auto"/>
            <w:bottom w:val="none" w:sz="0" w:space="0" w:color="auto"/>
            <w:right w:val="none" w:sz="0" w:space="0" w:color="auto"/>
          </w:divBdr>
        </w:div>
        <w:div w:id="1775587264">
          <w:marLeft w:val="640"/>
          <w:marRight w:val="0"/>
          <w:marTop w:val="0"/>
          <w:marBottom w:val="0"/>
          <w:divBdr>
            <w:top w:val="none" w:sz="0" w:space="0" w:color="auto"/>
            <w:left w:val="none" w:sz="0" w:space="0" w:color="auto"/>
            <w:bottom w:val="none" w:sz="0" w:space="0" w:color="auto"/>
            <w:right w:val="none" w:sz="0" w:space="0" w:color="auto"/>
          </w:divBdr>
        </w:div>
        <w:div w:id="681325456">
          <w:marLeft w:val="640"/>
          <w:marRight w:val="0"/>
          <w:marTop w:val="0"/>
          <w:marBottom w:val="0"/>
          <w:divBdr>
            <w:top w:val="none" w:sz="0" w:space="0" w:color="auto"/>
            <w:left w:val="none" w:sz="0" w:space="0" w:color="auto"/>
            <w:bottom w:val="none" w:sz="0" w:space="0" w:color="auto"/>
            <w:right w:val="none" w:sz="0" w:space="0" w:color="auto"/>
          </w:divBdr>
        </w:div>
        <w:div w:id="965739565">
          <w:marLeft w:val="640"/>
          <w:marRight w:val="0"/>
          <w:marTop w:val="0"/>
          <w:marBottom w:val="0"/>
          <w:divBdr>
            <w:top w:val="none" w:sz="0" w:space="0" w:color="auto"/>
            <w:left w:val="none" w:sz="0" w:space="0" w:color="auto"/>
            <w:bottom w:val="none" w:sz="0" w:space="0" w:color="auto"/>
            <w:right w:val="none" w:sz="0" w:space="0" w:color="auto"/>
          </w:divBdr>
        </w:div>
        <w:div w:id="874730878">
          <w:marLeft w:val="640"/>
          <w:marRight w:val="0"/>
          <w:marTop w:val="0"/>
          <w:marBottom w:val="0"/>
          <w:divBdr>
            <w:top w:val="none" w:sz="0" w:space="0" w:color="auto"/>
            <w:left w:val="none" w:sz="0" w:space="0" w:color="auto"/>
            <w:bottom w:val="none" w:sz="0" w:space="0" w:color="auto"/>
            <w:right w:val="none" w:sz="0" w:space="0" w:color="auto"/>
          </w:divBdr>
        </w:div>
        <w:div w:id="1610814041">
          <w:marLeft w:val="640"/>
          <w:marRight w:val="0"/>
          <w:marTop w:val="0"/>
          <w:marBottom w:val="0"/>
          <w:divBdr>
            <w:top w:val="none" w:sz="0" w:space="0" w:color="auto"/>
            <w:left w:val="none" w:sz="0" w:space="0" w:color="auto"/>
            <w:bottom w:val="none" w:sz="0" w:space="0" w:color="auto"/>
            <w:right w:val="none" w:sz="0" w:space="0" w:color="auto"/>
          </w:divBdr>
        </w:div>
        <w:div w:id="1861746695">
          <w:marLeft w:val="640"/>
          <w:marRight w:val="0"/>
          <w:marTop w:val="0"/>
          <w:marBottom w:val="0"/>
          <w:divBdr>
            <w:top w:val="none" w:sz="0" w:space="0" w:color="auto"/>
            <w:left w:val="none" w:sz="0" w:space="0" w:color="auto"/>
            <w:bottom w:val="none" w:sz="0" w:space="0" w:color="auto"/>
            <w:right w:val="none" w:sz="0" w:space="0" w:color="auto"/>
          </w:divBdr>
        </w:div>
        <w:div w:id="488519283">
          <w:marLeft w:val="640"/>
          <w:marRight w:val="0"/>
          <w:marTop w:val="0"/>
          <w:marBottom w:val="0"/>
          <w:divBdr>
            <w:top w:val="none" w:sz="0" w:space="0" w:color="auto"/>
            <w:left w:val="none" w:sz="0" w:space="0" w:color="auto"/>
            <w:bottom w:val="none" w:sz="0" w:space="0" w:color="auto"/>
            <w:right w:val="none" w:sz="0" w:space="0" w:color="auto"/>
          </w:divBdr>
        </w:div>
        <w:div w:id="40987352">
          <w:marLeft w:val="640"/>
          <w:marRight w:val="0"/>
          <w:marTop w:val="0"/>
          <w:marBottom w:val="0"/>
          <w:divBdr>
            <w:top w:val="none" w:sz="0" w:space="0" w:color="auto"/>
            <w:left w:val="none" w:sz="0" w:space="0" w:color="auto"/>
            <w:bottom w:val="none" w:sz="0" w:space="0" w:color="auto"/>
            <w:right w:val="none" w:sz="0" w:space="0" w:color="auto"/>
          </w:divBdr>
        </w:div>
        <w:div w:id="102505329">
          <w:marLeft w:val="640"/>
          <w:marRight w:val="0"/>
          <w:marTop w:val="0"/>
          <w:marBottom w:val="0"/>
          <w:divBdr>
            <w:top w:val="none" w:sz="0" w:space="0" w:color="auto"/>
            <w:left w:val="none" w:sz="0" w:space="0" w:color="auto"/>
            <w:bottom w:val="none" w:sz="0" w:space="0" w:color="auto"/>
            <w:right w:val="none" w:sz="0" w:space="0" w:color="auto"/>
          </w:divBdr>
        </w:div>
      </w:divsChild>
    </w:div>
    <w:div w:id="1064528426">
      <w:bodyDiv w:val="1"/>
      <w:marLeft w:val="0"/>
      <w:marRight w:val="0"/>
      <w:marTop w:val="0"/>
      <w:marBottom w:val="0"/>
      <w:divBdr>
        <w:top w:val="none" w:sz="0" w:space="0" w:color="auto"/>
        <w:left w:val="none" w:sz="0" w:space="0" w:color="auto"/>
        <w:bottom w:val="none" w:sz="0" w:space="0" w:color="auto"/>
        <w:right w:val="none" w:sz="0" w:space="0" w:color="auto"/>
      </w:divBdr>
      <w:divsChild>
        <w:div w:id="228196783">
          <w:marLeft w:val="640"/>
          <w:marRight w:val="0"/>
          <w:marTop w:val="0"/>
          <w:marBottom w:val="0"/>
          <w:divBdr>
            <w:top w:val="none" w:sz="0" w:space="0" w:color="auto"/>
            <w:left w:val="none" w:sz="0" w:space="0" w:color="auto"/>
            <w:bottom w:val="none" w:sz="0" w:space="0" w:color="auto"/>
            <w:right w:val="none" w:sz="0" w:space="0" w:color="auto"/>
          </w:divBdr>
        </w:div>
        <w:div w:id="625626868">
          <w:marLeft w:val="640"/>
          <w:marRight w:val="0"/>
          <w:marTop w:val="0"/>
          <w:marBottom w:val="0"/>
          <w:divBdr>
            <w:top w:val="none" w:sz="0" w:space="0" w:color="auto"/>
            <w:left w:val="none" w:sz="0" w:space="0" w:color="auto"/>
            <w:bottom w:val="none" w:sz="0" w:space="0" w:color="auto"/>
            <w:right w:val="none" w:sz="0" w:space="0" w:color="auto"/>
          </w:divBdr>
        </w:div>
        <w:div w:id="398788809">
          <w:marLeft w:val="640"/>
          <w:marRight w:val="0"/>
          <w:marTop w:val="0"/>
          <w:marBottom w:val="0"/>
          <w:divBdr>
            <w:top w:val="none" w:sz="0" w:space="0" w:color="auto"/>
            <w:left w:val="none" w:sz="0" w:space="0" w:color="auto"/>
            <w:bottom w:val="none" w:sz="0" w:space="0" w:color="auto"/>
            <w:right w:val="none" w:sz="0" w:space="0" w:color="auto"/>
          </w:divBdr>
        </w:div>
        <w:div w:id="133984642">
          <w:marLeft w:val="640"/>
          <w:marRight w:val="0"/>
          <w:marTop w:val="0"/>
          <w:marBottom w:val="0"/>
          <w:divBdr>
            <w:top w:val="none" w:sz="0" w:space="0" w:color="auto"/>
            <w:left w:val="none" w:sz="0" w:space="0" w:color="auto"/>
            <w:bottom w:val="none" w:sz="0" w:space="0" w:color="auto"/>
            <w:right w:val="none" w:sz="0" w:space="0" w:color="auto"/>
          </w:divBdr>
        </w:div>
        <w:div w:id="1125149866">
          <w:marLeft w:val="640"/>
          <w:marRight w:val="0"/>
          <w:marTop w:val="0"/>
          <w:marBottom w:val="0"/>
          <w:divBdr>
            <w:top w:val="none" w:sz="0" w:space="0" w:color="auto"/>
            <w:left w:val="none" w:sz="0" w:space="0" w:color="auto"/>
            <w:bottom w:val="none" w:sz="0" w:space="0" w:color="auto"/>
            <w:right w:val="none" w:sz="0" w:space="0" w:color="auto"/>
          </w:divBdr>
        </w:div>
        <w:div w:id="1599406748">
          <w:marLeft w:val="640"/>
          <w:marRight w:val="0"/>
          <w:marTop w:val="0"/>
          <w:marBottom w:val="0"/>
          <w:divBdr>
            <w:top w:val="none" w:sz="0" w:space="0" w:color="auto"/>
            <w:left w:val="none" w:sz="0" w:space="0" w:color="auto"/>
            <w:bottom w:val="none" w:sz="0" w:space="0" w:color="auto"/>
            <w:right w:val="none" w:sz="0" w:space="0" w:color="auto"/>
          </w:divBdr>
        </w:div>
        <w:div w:id="388191372">
          <w:marLeft w:val="640"/>
          <w:marRight w:val="0"/>
          <w:marTop w:val="0"/>
          <w:marBottom w:val="0"/>
          <w:divBdr>
            <w:top w:val="none" w:sz="0" w:space="0" w:color="auto"/>
            <w:left w:val="none" w:sz="0" w:space="0" w:color="auto"/>
            <w:bottom w:val="none" w:sz="0" w:space="0" w:color="auto"/>
            <w:right w:val="none" w:sz="0" w:space="0" w:color="auto"/>
          </w:divBdr>
        </w:div>
        <w:div w:id="339043308">
          <w:marLeft w:val="640"/>
          <w:marRight w:val="0"/>
          <w:marTop w:val="0"/>
          <w:marBottom w:val="0"/>
          <w:divBdr>
            <w:top w:val="none" w:sz="0" w:space="0" w:color="auto"/>
            <w:left w:val="none" w:sz="0" w:space="0" w:color="auto"/>
            <w:bottom w:val="none" w:sz="0" w:space="0" w:color="auto"/>
            <w:right w:val="none" w:sz="0" w:space="0" w:color="auto"/>
          </w:divBdr>
        </w:div>
        <w:div w:id="1993409403">
          <w:marLeft w:val="640"/>
          <w:marRight w:val="0"/>
          <w:marTop w:val="0"/>
          <w:marBottom w:val="0"/>
          <w:divBdr>
            <w:top w:val="none" w:sz="0" w:space="0" w:color="auto"/>
            <w:left w:val="none" w:sz="0" w:space="0" w:color="auto"/>
            <w:bottom w:val="none" w:sz="0" w:space="0" w:color="auto"/>
            <w:right w:val="none" w:sz="0" w:space="0" w:color="auto"/>
          </w:divBdr>
        </w:div>
        <w:div w:id="246158692">
          <w:marLeft w:val="640"/>
          <w:marRight w:val="0"/>
          <w:marTop w:val="0"/>
          <w:marBottom w:val="0"/>
          <w:divBdr>
            <w:top w:val="none" w:sz="0" w:space="0" w:color="auto"/>
            <w:left w:val="none" w:sz="0" w:space="0" w:color="auto"/>
            <w:bottom w:val="none" w:sz="0" w:space="0" w:color="auto"/>
            <w:right w:val="none" w:sz="0" w:space="0" w:color="auto"/>
          </w:divBdr>
        </w:div>
        <w:div w:id="477381761">
          <w:marLeft w:val="640"/>
          <w:marRight w:val="0"/>
          <w:marTop w:val="0"/>
          <w:marBottom w:val="0"/>
          <w:divBdr>
            <w:top w:val="none" w:sz="0" w:space="0" w:color="auto"/>
            <w:left w:val="none" w:sz="0" w:space="0" w:color="auto"/>
            <w:bottom w:val="none" w:sz="0" w:space="0" w:color="auto"/>
            <w:right w:val="none" w:sz="0" w:space="0" w:color="auto"/>
          </w:divBdr>
        </w:div>
        <w:div w:id="779187219">
          <w:marLeft w:val="640"/>
          <w:marRight w:val="0"/>
          <w:marTop w:val="0"/>
          <w:marBottom w:val="0"/>
          <w:divBdr>
            <w:top w:val="none" w:sz="0" w:space="0" w:color="auto"/>
            <w:left w:val="none" w:sz="0" w:space="0" w:color="auto"/>
            <w:bottom w:val="none" w:sz="0" w:space="0" w:color="auto"/>
            <w:right w:val="none" w:sz="0" w:space="0" w:color="auto"/>
          </w:divBdr>
        </w:div>
        <w:div w:id="541600612">
          <w:marLeft w:val="640"/>
          <w:marRight w:val="0"/>
          <w:marTop w:val="0"/>
          <w:marBottom w:val="0"/>
          <w:divBdr>
            <w:top w:val="none" w:sz="0" w:space="0" w:color="auto"/>
            <w:left w:val="none" w:sz="0" w:space="0" w:color="auto"/>
            <w:bottom w:val="none" w:sz="0" w:space="0" w:color="auto"/>
            <w:right w:val="none" w:sz="0" w:space="0" w:color="auto"/>
          </w:divBdr>
        </w:div>
        <w:div w:id="1120300812">
          <w:marLeft w:val="640"/>
          <w:marRight w:val="0"/>
          <w:marTop w:val="0"/>
          <w:marBottom w:val="0"/>
          <w:divBdr>
            <w:top w:val="none" w:sz="0" w:space="0" w:color="auto"/>
            <w:left w:val="none" w:sz="0" w:space="0" w:color="auto"/>
            <w:bottom w:val="none" w:sz="0" w:space="0" w:color="auto"/>
            <w:right w:val="none" w:sz="0" w:space="0" w:color="auto"/>
          </w:divBdr>
        </w:div>
        <w:div w:id="1193687423">
          <w:marLeft w:val="640"/>
          <w:marRight w:val="0"/>
          <w:marTop w:val="0"/>
          <w:marBottom w:val="0"/>
          <w:divBdr>
            <w:top w:val="none" w:sz="0" w:space="0" w:color="auto"/>
            <w:left w:val="none" w:sz="0" w:space="0" w:color="auto"/>
            <w:bottom w:val="none" w:sz="0" w:space="0" w:color="auto"/>
            <w:right w:val="none" w:sz="0" w:space="0" w:color="auto"/>
          </w:divBdr>
        </w:div>
        <w:div w:id="1321345252">
          <w:marLeft w:val="640"/>
          <w:marRight w:val="0"/>
          <w:marTop w:val="0"/>
          <w:marBottom w:val="0"/>
          <w:divBdr>
            <w:top w:val="none" w:sz="0" w:space="0" w:color="auto"/>
            <w:left w:val="none" w:sz="0" w:space="0" w:color="auto"/>
            <w:bottom w:val="none" w:sz="0" w:space="0" w:color="auto"/>
            <w:right w:val="none" w:sz="0" w:space="0" w:color="auto"/>
          </w:divBdr>
        </w:div>
        <w:div w:id="1367828573">
          <w:marLeft w:val="640"/>
          <w:marRight w:val="0"/>
          <w:marTop w:val="0"/>
          <w:marBottom w:val="0"/>
          <w:divBdr>
            <w:top w:val="none" w:sz="0" w:space="0" w:color="auto"/>
            <w:left w:val="none" w:sz="0" w:space="0" w:color="auto"/>
            <w:bottom w:val="none" w:sz="0" w:space="0" w:color="auto"/>
            <w:right w:val="none" w:sz="0" w:space="0" w:color="auto"/>
          </w:divBdr>
        </w:div>
        <w:div w:id="1870215763">
          <w:marLeft w:val="640"/>
          <w:marRight w:val="0"/>
          <w:marTop w:val="0"/>
          <w:marBottom w:val="0"/>
          <w:divBdr>
            <w:top w:val="none" w:sz="0" w:space="0" w:color="auto"/>
            <w:left w:val="none" w:sz="0" w:space="0" w:color="auto"/>
            <w:bottom w:val="none" w:sz="0" w:space="0" w:color="auto"/>
            <w:right w:val="none" w:sz="0" w:space="0" w:color="auto"/>
          </w:divBdr>
        </w:div>
        <w:div w:id="208305283">
          <w:marLeft w:val="640"/>
          <w:marRight w:val="0"/>
          <w:marTop w:val="0"/>
          <w:marBottom w:val="0"/>
          <w:divBdr>
            <w:top w:val="none" w:sz="0" w:space="0" w:color="auto"/>
            <w:left w:val="none" w:sz="0" w:space="0" w:color="auto"/>
            <w:bottom w:val="none" w:sz="0" w:space="0" w:color="auto"/>
            <w:right w:val="none" w:sz="0" w:space="0" w:color="auto"/>
          </w:divBdr>
        </w:div>
        <w:div w:id="1294680628">
          <w:marLeft w:val="640"/>
          <w:marRight w:val="0"/>
          <w:marTop w:val="0"/>
          <w:marBottom w:val="0"/>
          <w:divBdr>
            <w:top w:val="none" w:sz="0" w:space="0" w:color="auto"/>
            <w:left w:val="none" w:sz="0" w:space="0" w:color="auto"/>
            <w:bottom w:val="none" w:sz="0" w:space="0" w:color="auto"/>
            <w:right w:val="none" w:sz="0" w:space="0" w:color="auto"/>
          </w:divBdr>
        </w:div>
        <w:div w:id="1584610399">
          <w:marLeft w:val="640"/>
          <w:marRight w:val="0"/>
          <w:marTop w:val="0"/>
          <w:marBottom w:val="0"/>
          <w:divBdr>
            <w:top w:val="none" w:sz="0" w:space="0" w:color="auto"/>
            <w:left w:val="none" w:sz="0" w:space="0" w:color="auto"/>
            <w:bottom w:val="none" w:sz="0" w:space="0" w:color="auto"/>
            <w:right w:val="none" w:sz="0" w:space="0" w:color="auto"/>
          </w:divBdr>
        </w:div>
        <w:div w:id="409473789">
          <w:marLeft w:val="640"/>
          <w:marRight w:val="0"/>
          <w:marTop w:val="0"/>
          <w:marBottom w:val="0"/>
          <w:divBdr>
            <w:top w:val="none" w:sz="0" w:space="0" w:color="auto"/>
            <w:left w:val="none" w:sz="0" w:space="0" w:color="auto"/>
            <w:bottom w:val="none" w:sz="0" w:space="0" w:color="auto"/>
            <w:right w:val="none" w:sz="0" w:space="0" w:color="auto"/>
          </w:divBdr>
        </w:div>
        <w:div w:id="2098407617">
          <w:marLeft w:val="640"/>
          <w:marRight w:val="0"/>
          <w:marTop w:val="0"/>
          <w:marBottom w:val="0"/>
          <w:divBdr>
            <w:top w:val="none" w:sz="0" w:space="0" w:color="auto"/>
            <w:left w:val="none" w:sz="0" w:space="0" w:color="auto"/>
            <w:bottom w:val="none" w:sz="0" w:space="0" w:color="auto"/>
            <w:right w:val="none" w:sz="0" w:space="0" w:color="auto"/>
          </w:divBdr>
        </w:div>
        <w:div w:id="35664964">
          <w:marLeft w:val="640"/>
          <w:marRight w:val="0"/>
          <w:marTop w:val="0"/>
          <w:marBottom w:val="0"/>
          <w:divBdr>
            <w:top w:val="none" w:sz="0" w:space="0" w:color="auto"/>
            <w:left w:val="none" w:sz="0" w:space="0" w:color="auto"/>
            <w:bottom w:val="none" w:sz="0" w:space="0" w:color="auto"/>
            <w:right w:val="none" w:sz="0" w:space="0" w:color="auto"/>
          </w:divBdr>
        </w:div>
        <w:div w:id="707140912">
          <w:marLeft w:val="640"/>
          <w:marRight w:val="0"/>
          <w:marTop w:val="0"/>
          <w:marBottom w:val="0"/>
          <w:divBdr>
            <w:top w:val="none" w:sz="0" w:space="0" w:color="auto"/>
            <w:left w:val="none" w:sz="0" w:space="0" w:color="auto"/>
            <w:bottom w:val="none" w:sz="0" w:space="0" w:color="auto"/>
            <w:right w:val="none" w:sz="0" w:space="0" w:color="auto"/>
          </w:divBdr>
        </w:div>
        <w:div w:id="1023166680">
          <w:marLeft w:val="640"/>
          <w:marRight w:val="0"/>
          <w:marTop w:val="0"/>
          <w:marBottom w:val="0"/>
          <w:divBdr>
            <w:top w:val="none" w:sz="0" w:space="0" w:color="auto"/>
            <w:left w:val="none" w:sz="0" w:space="0" w:color="auto"/>
            <w:bottom w:val="none" w:sz="0" w:space="0" w:color="auto"/>
            <w:right w:val="none" w:sz="0" w:space="0" w:color="auto"/>
          </w:divBdr>
        </w:div>
        <w:div w:id="430861526">
          <w:marLeft w:val="640"/>
          <w:marRight w:val="0"/>
          <w:marTop w:val="0"/>
          <w:marBottom w:val="0"/>
          <w:divBdr>
            <w:top w:val="none" w:sz="0" w:space="0" w:color="auto"/>
            <w:left w:val="none" w:sz="0" w:space="0" w:color="auto"/>
            <w:bottom w:val="none" w:sz="0" w:space="0" w:color="auto"/>
            <w:right w:val="none" w:sz="0" w:space="0" w:color="auto"/>
          </w:divBdr>
        </w:div>
        <w:div w:id="1719472750">
          <w:marLeft w:val="640"/>
          <w:marRight w:val="0"/>
          <w:marTop w:val="0"/>
          <w:marBottom w:val="0"/>
          <w:divBdr>
            <w:top w:val="none" w:sz="0" w:space="0" w:color="auto"/>
            <w:left w:val="none" w:sz="0" w:space="0" w:color="auto"/>
            <w:bottom w:val="none" w:sz="0" w:space="0" w:color="auto"/>
            <w:right w:val="none" w:sz="0" w:space="0" w:color="auto"/>
          </w:divBdr>
        </w:div>
        <w:div w:id="397437418">
          <w:marLeft w:val="640"/>
          <w:marRight w:val="0"/>
          <w:marTop w:val="0"/>
          <w:marBottom w:val="0"/>
          <w:divBdr>
            <w:top w:val="none" w:sz="0" w:space="0" w:color="auto"/>
            <w:left w:val="none" w:sz="0" w:space="0" w:color="auto"/>
            <w:bottom w:val="none" w:sz="0" w:space="0" w:color="auto"/>
            <w:right w:val="none" w:sz="0" w:space="0" w:color="auto"/>
          </w:divBdr>
        </w:div>
        <w:div w:id="1547914522">
          <w:marLeft w:val="640"/>
          <w:marRight w:val="0"/>
          <w:marTop w:val="0"/>
          <w:marBottom w:val="0"/>
          <w:divBdr>
            <w:top w:val="none" w:sz="0" w:space="0" w:color="auto"/>
            <w:left w:val="none" w:sz="0" w:space="0" w:color="auto"/>
            <w:bottom w:val="none" w:sz="0" w:space="0" w:color="auto"/>
            <w:right w:val="none" w:sz="0" w:space="0" w:color="auto"/>
          </w:divBdr>
        </w:div>
        <w:div w:id="2132818779">
          <w:marLeft w:val="640"/>
          <w:marRight w:val="0"/>
          <w:marTop w:val="0"/>
          <w:marBottom w:val="0"/>
          <w:divBdr>
            <w:top w:val="none" w:sz="0" w:space="0" w:color="auto"/>
            <w:left w:val="none" w:sz="0" w:space="0" w:color="auto"/>
            <w:bottom w:val="none" w:sz="0" w:space="0" w:color="auto"/>
            <w:right w:val="none" w:sz="0" w:space="0" w:color="auto"/>
          </w:divBdr>
        </w:div>
        <w:div w:id="977805299">
          <w:marLeft w:val="640"/>
          <w:marRight w:val="0"/>
          <w:marTop w:val="0"/>
          <w:marBottom w:val="0"/>
          <w:divBdr>
            <w:top w:val="none" w:sz="0" w:space="0" w:color="auto"/>
            <w:left w:val="none" w:sz="0" w:space="0" w:color="auto"/>
            <w:bottom w:val="none" w:sz="0" w:space="0" w:color="auto"/>
            <w:right w:val="none" w:sz="0" w:space="0" w:color="auto"/>
          </w:divBdr>
        </w:div>
        <w:div w:id="874732317">
          <w:marLeft w:val="640"/>
          <w:marRight w:val="0"/>
          <w:marTop w:val="0"/>
          <w:marBottom w:val="0"/>
          <w:divBdr>
            <w:top w:val="none" w:sz="0" w:space="0" w:color="auto"/>
            <w:left w:val="none" w:sz="0" w:space="0" w:color="auto"/>
            <w:bottom w:val="none" w:sz="0" w:space="0" w:color="auto"/>
            <w:right w:val="none" w:sz="0" w:space="0" w:color="auto"/>
          </w:divBdr>
        </w:div>
        <w:div w:id="340858647">
          <w:marLeft w:val="640"/>
          <w:marRight w:val="0"/>
          <w:marTop w:val="0"/>
          <w:marBottom w:val="0"/>
          <w:divBdr>
            <w:top w:val="none" w:sz="0" w:space="0" w:color="auto"/>
            <w:left w:val="none" w:sz="0" w:space="0" w:color="auto"/>
            <w:bottom w:val="none" w:sz="0" w:space="0" w:color="auto"/>
            <w:right w:val="none" w:sz="0" w:space="0" w:color="auto"/>
          </w:divBdr>
        </w:div>
        <w:div w:id="1521698683">
          <w:marLeft w:val="640"/>
          <w:marRight w:val="0"/>
          <w:marTop w:val="0"/>
          <w:marBottom w:val="0"/>
          <w:divBdr>
            <w:top w:val="none" w:sz="0" w:space="0" w:color="auto"/>
            <w:left w:val="none" w:sz="0" w:space="0" w:color="auto"/>
            <w:bottom w:val="none" w:sz="0" w:space="0" w:color="auto"/>
            <w:right w:val="none" w:sz="0" w:space="0" w:color="auto"/>
          </w:divBdr>
        </w:div>
        <w:div w:id="1651714713">
          <w:marLeft w:val="640"/>
          <w:marRight w:val="0"/>
          <w:marTop w:val="0"/>
          <w:marBottom w:val="0"/>
          <w:divBdr>
            <w:top w:val="none" w:sz="0" w:space="0" w:color="auto"/>
            <w:left w:val="none" w:sz="0" w:space="0" w:color="auto"/>
            <w:bottom w:val="none" w:sz="0" w:space="0" w:color="auto"/>
            <w:right w:val="none" w:sz="0" w:space="0" w:color="auto"/>
          </w:divBdr>
        </w:div>
        <w:div w:id="1119714985">
          <w:marLeft w:val="640"/>
          <w:marRight w:val="0"/>
          <w:marTop w:val="0"/>
          <w:marBottom w:val="0"/>
          <w:divBdr>
            <w:top w:val="none" w:sz="0" w:space="0" w:color="auto"/>
            <w:left w:val="none" w:sz="0" w:space="0" w:color="auto"/>
            <w:bottom w:val="none" w:sz="0" w:space="0" w:color="auto"/>
            <w:right w:val="none" w:sz="0" w:space="0" w:color="auto"/>
          </w:divBdr>
        </w:div>
        <w:div w:id="1083796937">
          <w:marLeft w:val="640"/>
          <w:marRight w:val="0"/>
          <w:marTop w:val="0"/>
          <w:marBottom w:val="0"/>
          <w:divBdr>
            <w:top w:val="none" w:sz="0" w:space="0" w:color="auto"/>
            <w:left w:val="none" w:sz="0" w:space="0" w:color="auto"/>
            <w:bottom w:val="none" w:sz="0" w:space="0" w:color="auto"/>
            <w:right w:val="none" w:sz="0" w:space="0" w:color="auto"/>
          </w:divBdr>
        </w:div>
        <w:div w:id="1792746097">
          <w:marLeft w:val="640"/>
          <w:marRight w:val="0"/>
          <w:marTop w:val="0"/>
          <w:marBottom w:val="0"/>
          <w:divBdr>
            <w:top w:val="none" w:sz="0" w:space="0" w:color="auto"/>
            <w:left w:val="none" w:sz="0" w:space="0" w:color="auto"/>
            <w:bottom w:val="none" w:sz="0" w:space="0" w:color="auto"/>
            <w:right w:val="none" w:sz="0" w:space="0" w:color="auto"/>
          </w:divBdr>
        </w:div>
        <w:div w:id="1724677803">
          <w:marLeft w:val="640"/>
          <w:marRight w:val="0"/>
          <w:marTop w:val="0"/>
          <w:marBottom w:val="0"/>
          <w:divBdr>
            <w:top w:val="none" w:sz="0" w:space="0" w:color="auto"/>
            <w:left w:val="none" w:sz="0" w:space="0" w:color="auto"/>
            <w:bottom w:val="none" w:sz="0" w:space="0" w:color="auto"/>
            <w:right w:val="none" w:sz="0" w:space="0" w:color="auto"/>
          </w:divBdr>
        </w:div>
        <w:div w:id="430780282">
          <w:marLeft w:val="640"/>
          <w:marRight w:val="0"/>
          <w:marTop w:val="0"/>
          <w:marBottom w:val="0"/>
          <w:divBdr>
            <w:top w:val="none" w:sz="0" w:space="0" w:color="auto"/>
            <w:left w:val="none" w:sz="0" w:space="0" w:color="auto"/>
            <w:bottom w:val="none" w:sz="0" w:space="0" w:color="auto"/>
            <w:right w:val="none" w:sz="0" w:space="0" w:color="auto"/>
          </w:divBdr>
        </w:div>
        <w:div w:id="69275846">
          <w:marLeft w:val="640"/>
          <w:marRight w:val="0"/>
          <w:marTop w:val="0"/>
          <w:marBottom w:val="0"/>
          <w:divBdr>
            <w:top w:val="none" w:sz="0" w:space="0" w:color="auto"/>
            <w:left w:val="none" w:sz="0" w:space="0" w:color="auto"/>
            <w:bottom w:val="none" w:sz="0" w:space="0" w:color="auto"/>
            <w:right w:val="none" w:sz="0" w:space="0" w:color="auto"/>
          </w:divBdr>
        </w:div>
        <w:div w:id="272593717">
          <w:marLeft w:val="640"/>
          <w:marRight w:val="0"/>
          <w:marTop w:val="0"/>
          <w:marBottom w:val="0"/>
          <w:divBdr>
            <w:top w:val="none" w:sz="0" w:space="0" w:color="auto"/>
            <w:left w:val="none" w:sz="0" w:space="0" w:color="auto"/>
            <w:bottom w:val="none" w:sz="0" w:space="0" w:color="auto"/>
            <w:right w:val="none" w:sz="0" w:space="0" w:color="auto"/>
          </w:divBdr>
        </w:div>
        <w:div w:id="1916816118">
          <w:marLeft w:val="640"/>
          <w:marRight w:val="0"/>
          <w:marTop w:val="0"/>
          <w:marBottom w:val="0"/>
          <w:divBdr>
            <w:top w:val="none" w:sz="0" w:space="0" w:color="auto"/>
            <w:left w:val="none" w:sz="0" w:space="0" w:color="auto"/>
            <w:bottom w:val="none" w:sz="0" w:space="0" w:color="auto"/>
            <w:right w:val="none" w:sz="0" w:space="0" w:color="auto"/>
          </w:divBdr>
        </w:div>
        <w:div w:id="1873223831">
          <w:marLeft w:val="640"/>
          <w:marRight w:val="0"/>
          <w:marTop w:val="0"/>
          <w:marBottom w:val="0"/>
          <w:divBdr>
            <w:top w:val="none" w:sz="0" w:space="0" w:color="auto"/>
            <w:left w:val="none" w:sz="0" w:space="0" w:color="auto"/>
            <w:bottom w:val="none" w:sz="0" w:space="0" w:color="auto"/>
            <w:right w:val="none" w:sz="0" w:space="0" w:color="auto"/>
          </w:divBdr>
        </w:div>
        <w:div w:id="1624578747">
          <w:marLeft w:val="640"/>
          <w:marRight w:val="0"/>
          <w:marTop w:val="0"/>
          <w:marBottom w:val="0"/>
          <w:divBdr>
            <w:top w:val="none" w:sz="0" w:space="0" w:color="auto"/>
            <w:left w:val="none" w:sz="0" w:space="0" w:color="auto"/>
            <w:bottom w:val="none" w:sz="0" w:space="0" w:color="auto"/>
            <w:right w:val="none" w:sz="0" w:space="0" w:color="auto"/>
          </w:divBdr>
        </w:div>
        <w:div w:id="2002391363">
          <w:marLeft w:val="640"/>
          <w:marRight w:val="0"/>
          <w:marTop w:val="0"/>
          <w:marBottom w:val="0"/>
          <w:divBdr>
            <w:top w:val="none" w:sz="0" w:space="0" w:color="auto"/>
            <w:left w:val="none" w:sz="0" w:space="0" w:color="auto"/>
            <w:bottom w:val="none" w:sz="0" w:space="0" w:color="auto"/>
            <w:right w:val="none" w:sz="0" w:space="0" w:color="auto"/>
          </w:divBdr>
        </w:div>
        <w:div w:id="1215657463">
          <w:marLeft w:val="640"/>
          <w:marRight w:val="0"/>
          <w:marTop w:val="0"/>
          <w:marBottom w:val="0"/>
          <w:divBdr>
            <w:top w:val="none" w:sz="0" w:space="0" w:color="auto"/>
            <w:left w:val="none" w:sz="0" w:space="0" w:color="auto"/>
            <w:bottom w:val="none" w:sz="0" w:space="0" w:color="auto"/>
            <w:right w:val="none" w:sz="0" w:space="0" w:color="auto"/>
          </w:divBdr>
        </w:div>
        <w:div w:id="1119370345">
          <w:marLeft w:val="640"/>
          <w:marRight w:val="0"/>
          <w:marTop w:val="0"/>
          <w:marBottom w:val="0"/>
          <w:divBdr>
            <w:top w:val="none" w:sz="0" w:space="0" w:color="auto"/>
            <w:left w:val="none" w:sz="0" w:space="0" w:color="auto"/>
            <w:bottom w:val="none" w:sz="0" w:space="0" w:color="auto"/>
            <w:right w:val="none" w:sz="0" w:space="0" w:color="auto"/>
          </w:divBdr>
        </w:div>
        <w:div w:id="679311669">
          <w:marLeft w:val="640"/>
          <w:marRight w:val="0"/>
          <w:marTop w:val="0"/>
          <w:marBottom w:val="0"/>
          <w:divBdr>
            <w:top w:val="none" w:sz="0" w:space="0" w:color="auto"/>
            <w:left w:val="none" w:sz="0" w:space="0" w:color="auto"/>
            <w:bottom w:val="none" w:sz="0" w:space="0" w:color="auto"/>
            <w:right w:val="none" w:sz="0" w:space="0" w:color="auto"/>
          </w:divBdr>
        </w:div>
        <w:div w:id="382797809">
          <w:marLeft w:val="640"/>
          <w:marRight w:val="0"/>
          <w:marTop w:val="0"/>
          <w:marBottom w:val="0"/>
          <w:divBdr>
            <w:top w:val="none" w:sz="0" w:space="0" w:color="auto"/>
            <w:left w:val="none" w:sz="0" w:space="0" w:color="auto"/>
            <w:bottom w:val="none" w:sz="0" w:space="0" w:color="auto"/>
            <w:right w:val="none" w:sz="0" w:space="0" w:color="auto"/>
          </w:divBdr>
        </w:div>
        <w:div w:id="1056319315">
          <w:marLeft w:val="640"/>
          <w:marRight w:val="0"/>
          <w:marTop w:val="0"/>
          <w:marBottom w:val="0"/>
          <w:divBdr>
            <w:top w:val="none" w:sz="0" w:space="0" w:color="auto"/>
            <w:left w:val="none" w:sz="0" w:space="0" w:color="auto"/>
            <w:bottom w:val="none" w:sz="0" w:space="0" w:color="auto"/>
            <w:right w:val="none" w:sz="0" w:space="0" w:color="auto"/>
          </w:divBdr>
        </w:div>
        <w:div w:id="510334417">
          <w:marLeft w:val="640"/>
          <w:marRight w:val="0"/>
          <w:marTop w:val="0"/>
          <w:marBottom w:val="0"/>
          <w:divBdr>
            <w:top w:val="none" w:sz="0" w:space="0" w:color="auto"/>
            <w:left w:val="none" w:sz="0" w:space="0" w:color="auto"/>
            <w:bottom w:val="none" w:sz="0" w:space="0" w:color="auto"/>
            <w:right w:val="none" w:sz="0" w:space="0" w:color="auto"/>
          </w:divBdr>
        </w:div>
        <w:div w:id="2084720209">
          <w:marLeft w:val="640"/>
          <w:marRight w:val="0"/>
          <w:marTop w:val="0"/>
          <w:marBottom w:val="0"/>
          <w:divBdr>
            <w:top w:val="none" w:sz="0" w:space="0" w:color="auto"/>
            <w:left w:val="none" w:sz="0" w:space="0" w:color="auto"/>
            <w:bottom w:val="none" w:sz="0" w:space="0" w:color="auto"/>
            <w:right w:val="none" w:sz="0" w:space="0" w:color="auto"/>
          </w:divBdr>
        </w:div>
        <w:div w:id="552813637">
          <w:marLeft w:val="640"/>
          <w:marRight w:val="0"/>
          <w:marTop w:val="0"/>
          <w:marBottom w:val="0"/>
          <w:divBdr>
            <w:top w:val="none" w:sz="0" w:space="0" w:color="auto"/>
            <w:left w:val="none" w:sz="0" w:space="0" w:color="auto"/>
            <w:bottom w:val="none" w:sz="0" w:space="0" w:color="auto"/>
            <w:right w:val="none" w:sz="0" w:space="0" w:color="auto"/>
          </w:divBdr>
        </w:div>
        <w:div w:id="876090146">
          <w:marLeft w:val="640"/>
          <w:marRight w:val="0"/>
          <w:marTop w:val="0"/>
          <w:marBottom w:val="0"/>
          <w:divBdr>
            <w:top w:val="none" w:sz="0" w:space="0" w:color="auto"/>
            <w:left w:val="none" w:sz="0" w:space="0" w:color="auto"/>
            <w:bottom w:val="none" w:sz="0" w:space="0" w:color="auto"/>
            <w:right w:val="none" w:sz="0" w:space="0" w:color="auto"/>
          </w:divBdr>
        </w:div>
        <w:div w:id="199707444">
          <w:marLeft w:val="640"/>
          <w:marRight w:val="0"/>
          <w:marTop w:val="0"/>
          <w:marBottom w:val="0"/>
          <w:divBdr>
            <w:top w:val="none" w:sz="0" w:space="0" w:color="auto"/>
            <w:left w:val="none" w:sz="0" w:space="0" w:color="auto"/>
            <w:bottom w:val="none" w:sz="0" w:space="0" w:color="auto"/>
            <w:right w:val="none" w:sz="0" w:space="0" w:color="auto"/>
          </w:divBdr>
        </w:div>
        <w:div w:id="872108751">
          <w:marLeft w:val="640"/>
          <w:marRight w:val="0"/>
          <w:marTop w:val="0"/>
          <w:marBottom w:val="0"/>
          <w:divBdr>
            <w:top w:val="none" w:sz="0" w:space="0" w:color="auto"/>
            <w:left w:val="none" w:sz="0" w:space="0" w:color="auto"/>
            <w:bottom w:val="none" w:sz="0" w:space="0" w:color="auto"/>
            <w:right w:val="none" w:sz="0" w:space="0" w:color="auto"/>
          </w:divBdr>
        </w:div>
        <w:div w:id="1879200240">
          <w:marLeft w:val="640"/>
          <w:marRight w:val="0"/>
          <w:marTop w:val="0"/>
          <w:marBottom w:val="0"/>
          <w:divBdr>
            <w:top w:val="none" w:sz="0" w:space="0" w:color="auto"/>
            <w:left w:val="none" w:sz="0" w:space="0" w:color="auto"/>
            <w:bottom w:val="none" w:sz="0" w:space="0" w:color="auto"/>
            <w:right w:val="none" w:sz="0" w:space="0" w:color="auto"/>
          </w:divBdr>
        </w:div>
        <w:div w:id="70280144">
          <w:marLeft w:val="640"/>
          <w:marRight w:val="0"/>
          <w:marTop w:val="0"/>
          <w:marBottom w:val="0"/>
          <w:divBdr>
            <w:top w:val="none" w:sz="0" w:space="0" w:color="auto"/>
            <w:left w:val="none" w:sz="0" w:space="0" w:color="auto"/>
            <w:bottom w:val="none" w:sz="0" w:space="0" w:color="auto"/>
            <w:right w:val="none" w:sz="0" w:space="0" w:color="auto"/>
          </w:divBdr>
        </w:div>
        <w:div w:id="1154370104">
          <w:marLeft w:val="640"/>
          <w:marRight w:val="0"/>
          <w:marTop w:val="0"/>
          <w:marBottom w:val="0"/>
          <w:divBdr>
            <w:top w:val="none" w:sz="0" w:space="0" w:color="auto"/>
            <w:left w:val="none" w:sz="0" w:space="0" w:color="auto"/>
            <w:bottom w:val="none" w:sz="0" w:space="0" w:color="auto"/>
            <w:right w:val="none" w:sz="0" w:space="0" w:color="auto"/>
          </w:divBdr>
        </w:div>
        <w:div w:id="1975523476">
          <w:marLeft w:val="640"/>
          <w:marRight w:val="0"/>
          <w:marTop w:val="0"/>
          <w:marBottom w:val="0"/>
          <w:divBdr>
            <w:top w:val="none" w:sz="0" w:space="0" w:color="auto"/>
            <w:left w:val="none" w:sz="0" w:space="0" w:color="auto"/>
            <w:bottom w:val="none" w:sz="0" w:space="0" w:color="auto"/>
            <w:right w:val="none" w:sz="0" w:space="0" w:color="auto"/>
          </w:divBdr>
        </w:div>
        <w:div w:id="1830898710">
          <w:marLeft w:val="640"/>
          <w:marRight w:val="0"/>
          <w:marTop w:val="0"/>
          <w:marBottom w:val="0"/>
          <w:divBdr>
            <w:top w:val="none" w:sz="0" w:space="0" w:color="auto"/>
            <w:left w:val="none" w:sz="0" w:space="0" w:color="auto"/>
            <w:bottom w:val="none" w:sz="0" w:space="0" w:color="auto"/>
            <w:right w:val="none" w:sz="0" w:space="0" w:color="auto"/>
          </w:divBdr>
        </w:div>
        <w:div w:id="2145418480">
          <w:marLeft w:val="640"/>
          <w:marRight w:val="0"/>
          <w:marTop w:val="0"/>
          <w:marBottom w:val="0"/>
          <w:divBdr>
            <w:top w:val="none" w:sz="0" w:space="0" w:color="auto"/>
            <w:left w:val="none" w:sz="0" w:space="0" w:color="auto"/>
            <w:bottom w:val="none" w:sz="0" w:space="0" w:color="auto"/>
            <w:right w:val="none" w:sz="0" w:space="0" w:color="auto"/>
          </w:divBdr>
        </w:div>
        <w:div w:id="1052652826">
          <w:marLeft w:val="640"/>
          <w:marRight w:val="0"/>
          <w:marTop w:val="0"/>
          <w:marBottom w:val="0"/>
          <w:divBdr>
            <w:top w:val="none" w:sz="0" w:space="0" w:color="auto"/>
            <w:left w:val="none" w:sz="0" w:space="0" w:color="auto"/>
            <w:bottom w:val="none" w:sz="0" w:space="0" w:color="auto"/>
            <w:right w:val="none" w:sz="0" w:space="0" w:color="auto"/>
          </w:divBdr>
        </w:div>
        <w:div w:id="1349870741">
          <w:marLeft w:val="640"/>
          <w:marRight w:val="0"/>
          <w:marTop w:val="0"/>
          <w:marBottom w:val="0"/>
          <w:divBdr>
            <w:top w:val="none" w:sz="0" w:space="0" w:color="auto"/>
            <w:left w:val="none" w:sz="0" w:space="0" w:color="auto"/>
            <w:bottom w:val="none" w:sz="0" w:space="0" w:color="auto"/>
            <w:right w:val="none" w:sz="0" w:space="0" w:color="auto"/>
          </w:divBdr>
        </w:div>
        <w:div w:id="1107772912">
          <w:marLeft w:val="640"/>
          <w:marRight w:val="0"/>
          <w:marTop w:val="0"/>
          <w:marBottom w:val="0"/>
          <w:divBdr>
            <w:top w:val="none" w:sz="0" w:space="0" w:color="auto"/>
            <w:left w:val="none" w:sz="0" w:space="0" w:color="auto"/>
            <w:bottom w:val="none" w:sz="0" w:space="0" w:color="auto"/>
            <w:right w:val="none" w:sz="0" w:space="0" w:color="auto"/>
          </w:divBdr>
        </w:div>
        <w:div w:id="604924739">
          <w:marLeft w:val="640"/>
          <w:marRight w:val="0"/>
          <w:marTop w:val="0"/>
          <w:marBottom w:val="0"/>
          <w:divBdr>
            <w:top w:val="none" w:sz="0" w:space="0" w:color="auto"/>
            <w:left w:val="none" w:sz="0" w:space="0" w:color="auto"/>
            <w:bottom w:val="none" w:sz="0" w:space="0" w:color="auto"/>
            <w:right w:val="none" w:sz="0" w:space="0" w:color="auto"/>
          </w:divBdr>
        </w:div>
        <w:div w:id="25103707">
          <w:marLeft w:val="640"/>
          <w:marRight w:val="0"/>
          <w:marTop w:val="0"/>
          <w:marBottom w:val="0"/>
          <w:divBdr>
            <w:top w:val="none" w:sz="0" w:space="0" w:color="auto"/>
            <w:left w:val="none" w:sz="0" w:space="0" w:color="auto"/>
            <w:bottom w:val="none" w:sz="0" w:space="0" w:color="auto"/>
            <w:right w:val="none" w:sz="0" w:space="0" w:color="auto"/>
          </w:divBdr>
        </w:div>
        <w:div w:id="1585140199">
          <w:marLeft w:val="640"/>
          <w:marRight w:val="0"/>
          <w:marTop w:val="0"/>
          <w:marBottom w:val="0"/>
          <w:divBdr>
            <w:top w:val="none" w:sz="0" w:space="0" w:color="auto"/>
            <w:left w:val="none" w:sz="0" w:space="0" w:color="auto"/>
            <w:bottom w:val="none" w:sz="0" w:space="0" w:color="auto"/>
            <w:right w:val="none" w:sz="0" w:space="0" w:color="auto"/>
          </w:divBdr>
        </w:div>
        <w:div w:id="409232067">
          <w:marLeft w:val="640"/>
          <w:marRight w:val="0"/>
          <w:marTop w:val="0"/>
          <w:marBottom w:val="0"/>
          <w:divBdr>
            <w:top w:val="none" w:sz="0" w:space="0" w:color="auto"/>
            <w:left w:val="none" w:sz="0" w:space="0" w:color="auto"/>
            <w:bottom w:val="none" w:sz="0" w:space="0" w:color="auto"/>
            <w:right w:val="none" w:sz="0" w:space="0" w:color="auto"/>
          </w:divBdr>
        </w:div>
        <w:div w:id="130905073">
          <w:marLeft w:val="640"/>
          <w:marRight w:val="0"/>
          <w:marTop w:val="0"/>
          <w:marBottom w:val="0"/>
          <w:divBdr>
            <w:top w:val="none" w:sz="0" w:space="0" w:color="auto"/>
            <w:left w:val="none" w:sz="0" w:space="0" w:color="auto"/>
            <w:bottom w:val="none" w:sz="0" w:space="0" w:color="auto"/>
            <w:right w:val="none" w:sz="0" w:space="0" w:color="auto"/>
          </w:divBdr>
        </w:div>
        <w:div w:id="152455904">
          <w:marLeft w:val="640"/>
          <w:marRight w:val="0"/>
          <w:marTop w:val="0"/>
          <w:marBottom w:val="0"/>
          <w:divBdr>
            <w:top w:val="none" w:sz="0" w:space="0" w:color="auto"/>
            <w:left w:val="none" w:sz="0" w:space="0" w:color="auto"/>
            <w:bottom w:val="none" w:sz="0" w:space="0" w:color="auto"/>
            <w:right w:val="none" w:sz="0" w:space="0" w:color="auto"/>
          </w:divBdr>
        </w:div>
        <w:div w:id="489176127">
          <w:marLeft w:val="640"/>
          <w:marRight w:val="0"/>
          <w:marTop w:val="0"/>
          <w:marBottom w:val="0"/>
          <w:divBdr>
            <w:top w:val="none" w:sz="0" w:space="0" w:color="auto"/>
            <w:left w:val="none" w:sz="0" w:space="0" w:color="auto"/>
            <w:bottom w:val="none" w:sz="0" w:space="0" w:color="auto"/>
            <w:right w:val="none" w:sz="0" w:space="0" w:color="auto"/>
          </w:divBdr>
        </w:div>
        <w:div w:id="1703701449">
          <w:marLeft w:val="640"/>
          <w:marRight w:val="0"/>
          <w:marTop w:val="0"/>
          <w:marBottom w:val="0"/>
          <w:divBdr>
            <w:top w:val="none" w:sz="0" w:space="0" w:color="auto"/>
            <w:left w:val="none" w:sz="0" w:space="0" w:color="auto"/>
            <w:bottom w:val="none" w:sz="0" w:space="0" w:color="auto"/>
            <w:right w:val="none" w:sz="0" w:space="0" w:color="auto"/>
          </w:divBdr>
        </w:div>
        <w:div w:id="395592166">
          <w:marLeft w:val="640"/>
          <w:marRight w:val="0"/>
          <w:marTop w:val="0"/>
          <w:marBottom w:val="0"/>
          <w:divBdr>
            <w:top w:val="none" w:sz="0" w:space="0" w:color="auto"/>
            <w:left w:val="none" w:sz="0" w:space="0" w:color="auto"/>
            <w:bottom w:val="none" w:sz="0" w:space="0" w:color="auto"/>
            <w:right w:val="none" w:sz="0" w:space="0" w:color="auto"/>
          </w:divBdr>
        </w:div>
        <w:div w:id="615411928">
          <w:marLeft w:val="640"/>
          <w:marRight w:val="0"/>
          <w:marTop w:val="0"/>
          <w:marBottom w:val="0"/>
          <w:divBdr>
            <w:top w:val="none" w:sz="0" w:space="0" w:color="auto"/>
            <w:left w:val="none" w:sz="0" w:space="0" w:color="auto"/>
            <w:bottom w:val="none" w:sz="0" w:space="0" w:color="auto"/>
            <w:right w:val="none" w:sz="0" w:space="0" w:color="auto"/>
          </w:divBdr>
        </w:div>
        <w:div w:id="1179848493">
          <w:marLeft w:val="640"/>
          <w:marRight w:val="0"/>
          <w:marTop w:val="0"/>
          <w:marBottom w:val="0"/>
          <w:divBdr>
            <w:top w:val="none" w:sz="0" w:space="0" w:color="auto"/>
            <w:left w:val="none" w:sz="0" w:space="0" w:color="auto"/>
            <w:bottom w:val="none" w:sz="0" w:space="0" w:color="auto"/>
            <w:right w:val="none" w:sz="0" w:space="0" w:color="auto"/>
          </w:divBdr>
        </w:div>
        <w:div w:id="966280870">
          <w:marLeft w:val="640"/>
          <w:marRight w:val="0"/>
          <w:marTop w:val="0"/>
          <w:marBottom w:val="0"/>
          <w:divBdr>
            <w:top w:val="none" w:sz="0" w:space="0" w:color="auto"/>
            <w:left w:val="none" w:sz="0" w:space="0" w:color="auto"/>
            <w:bottom w:val="none" w:sz="0" w:space="0" w:color="auto"/>
            <w:right w:val="none" w:sz="0" w:space="0" w:color="auto"/>
          </w:divBdr>
        </w:div>
        <w:div w:id="2119982369">
          <w:marLeft w:val="640"/>
          <w:marRight w:val="0"/>
          <w:marTop w:val="0"/>
          <w:marBottom w:val="0"/>
          <w:divBdr>
            <w:top w:val="none" w:sz="0" w:space="0" w:color="auto"/>
            <w:left w:val="none" w:sz="0" w:space="0" w:color="auto"/>
            <w:bottom w:val="none" w:sz="0" w:space="0" w:color="auto"/>
            <w:right w:val="none" w:sz="0" w:space="0" w:color="auto"/>
          </w:divBdr>
        </w:div>
        <w:div w:id="1785803264">
          <w:marLeft w:val="640"/>
          <w:marRight w:val="0"/>
          <w:marTop w:val="0"/>
          <w:marBottom w:val="0"/>
          <w:divBdr>
            <w:top w:val="none" w:sz="0" w:space="0" w:color="auto"/>
            <w:left w:val="none" w:sz="0" w:space="0" w:color="auto"/>
            <w:bottom w:val="none" w:sz="0" w:space="0" w:color="auto"/>
            <w:right w:val="none" w:sz="0" w:space="0" w:color="auto"/>
          </w:divBdr>
        </w:div>
        <w:div w:id="858738943">
          <w:marLeft w:val="640"/>
          <w:marRight w:val="0"/>
          <w:marTop w:val="0"/>
          <w:marBottom w:val="0"/>
          <w:divBdr>
            <w:top w:val="none" w:sz="0" w:space="0" w:color="auto"/>
            <w:left w:val="none" w:sz="0" w:space="0" w:color="auto"/>
            <w:bottom w:val="none" w:sz="0" w:space="0" w:color="auto"/>
            <w:right w:val="none" w:sz="0" w:space="0" w:color="auto"/>
          </w:divBdr>
        </w:div>
        <w:div w:id="1607729174">
          <w:marLeft w:val="640"/>
          <w:marRight w:val="0"/>
          <w:marTop w:val="0"/>
          <w:marBottom w:val="0"/>
          <w:divBdr>
            <w:top w:val="none" w:sz="0" w:space="0" w:color="auto"/>
            <w:left w:val="none" w:sz="0" w:space="0" w:color="auto"/>
            <w:bottom w:val="none" w:sz="0" w:space="0" w:color="auto"/>
            <w:right w:val="none" w:sz="0" w:space="0" w:color="auto"/>
          </w:divBdr>
        </w:div>
        <w:div w:id="1652171943">
          <w:marLeft w:val="640"/>
          <w:marRight w:val="0"/>
          <w:marTop w:val="0"/>
          <w:marBottom w:val="0"/>
          <w:divBdr>
            <w:top w:val="none" w:sz="0" w:space="0" w:color="auto"/>
            <w:left w:val="none" w:sz="0" w:space="0" w:color="auto"/>
            <w:bottom w:val="none" w:sz="0" w:space="0" w:color="auto"/>
            <w:right w:val="none" w:sz="0" w:space="0" w:color="auto"/>
          </w:divBdr>
        </w:div>
        <w:div w:id="1084032569">
          <w:marLeft w:val="640"/>
          <w:marRight w:val="0"/>
          <w:marTop w:val="0"/>
          <w:marBottom w:val="0"/>
          <w:divBdr>
            <w:top w:val="none" w:sz="0" w:space="0" w:color="auto"/>
            <w:left w:val="none" w:sz="0" w:space="0" w:color="auto"/>
            <w:bottom w:val="none" w:sz="0" w:space="0" w:color="auto"/>
            <w:right w:val="none" w:sz="0" w:space="0" w:color="auto"/>
          </w:divBdr>
        </w:div>
        <w:div w:id="1364089729">
          <w:marLeft w:val="640"/>
          <w:marRight w:val="0"/>
          <w:marTop w:val="0"/>
          <w:marBottom w:val="0"/>
          <w:divBdr>
            <w:top w:val="none" w:sz="0" w:space="0" w:color="auto"/>
            <w:left w:val="none" w:sz="0" w:space="0" w:color="auto"/>
            <w:bottom w:val="none" w:sz="0" w:space="0" w:color="auto"/>
            <w:right w:val="none" w:sz="0" w:space="0" w:color="auto"/>
          </w:divBdr>
        </w:div>
        <w:div w:id="276521807">
          <w:marLeft w:val="640"/>
          <w:marRight w:val="0"/>
          <w:marTop w:val="0"/>
          <w:marBottom w:val="0"/>
          <w:divBdr>
            <w:top w:val="none" w:sz="0" w:space="0" w:color="auto"/>
            <w:left w:val="none" w:sz="0" w:space="0" w:color="auto"/>
            <w:bottom w:val="none" w:sz="0" w:space="0" w:color="auto"/>
            <w:right w:val="none" w:sz="0" w:space="0" w:color="auto"/>
          </w:divBdr>
        </w:div>
        <w:div w:id="16086990">
          <w:marLeft w:val="640"/>
          <w:marRight w:val="0"/>
          <w:marTop w:val="0"/>
          <w:marBottom w:val="0"/>
          <w:divBdr>
            <w:top w:val="none" w:sz="0" w:space="0" w:color="auto"/>
            <w:left w:val="none" w:sz="0" w:space="0" w:color="auto"/>
            <w:bottom w:val="none" w:sz="0" w:space="0" w:color="auto"/>
            <w:right w:val="none" w:sz="0" w:space="0" w:color="auto"/>
          </w:divBdr>
        </w:div>
        <w:div w:id="1480196765">
          <w:marLeft w:val="640"/>
          <w:marRight w:val="0"/>
          <w:marTop w:val="0"/>
          <w:marBottom w:val="0"/>
          <w:divBdr>
            <w:top w:val="none" w:sz="0" w:space="0" w:color="auto"/>
            <w:left w:val="none" w:sz="0" w:space="0" w:color="auto"/>
            <w:bottom w:val="none" w:sz="0" w:space="0" w:color="auto"/>
            <w:right w:val="none" w:sz="0" w:space="0" w:color="auto"/>
          </w:divBdr>
        </w:div>
        <w:div w:id="1234121558">
          <w:marLeft w:val="640"/>
          <w:marRight w:val="0"/>
          <w:marTop w:val="0"/>
          <w:marBottom w:val="0"/>
          <w:divBdr>
            <w:top w:val="none" w:sz="0" w:space="0" w:color="auto"/>
            <w:left w:val="none" w:sz="0" w:space="0" w:color="auto"/>
            <w:bottom w:val="none" w:sz="0" w:space="0" w:color="auto"/>
            <w:right w:val="none" w:sz="0" w:space="0" w:color="auto"/>
          </w:divBdr>
        </w:div>
        <w:div w:id="59136185">
          <w:marLeft w:val="640"/>
          <w:marRight w:val="0"/>
          <w:marTop w:val="0"/>
          <w:marBottom w:val="0"/>
          <w:divBdr>
            <w:top w:val="none" w:sz="0" w:space="0" w:color="auto"/>
            <w:left w:val="none" w:sz="0" w:space="0" w:color="auto"/>
            <w:bottom w:val="none" w:sz="0" w:space="0" w:color="auto"/>
            <w:right w:val="none" w:sz="0" w:space="0" w:color="auto"/>
          </w:divBdr>
        </w:div>
        <w:div w:id="1716464422">
          <w:marLeft w:val="640"/>
          <w:marRight w:val="0"/>
          <w:marTop w:val="0"/>
          <w:marBottom w:val="0"/>
          <w:divBdr>
            <w:top w:val="none" w:sz="0" w:space="0" w:color="auto"/>
            <w:left w:val="none" w:sz="0" w:space="0" w:color="auto"/>
            <w:bottom w:val="none" w:sz="0" w:space="0" w:color="auto"/>
            <w:right w:val="none" w:sz="0" w:space="0" w:color="auto"/>
          </w:divBdr>
        </w:div>
        <w:div w:id="1647010982">
          <w:marLeft w:val="640"/>
          <w:marRight w:val="0"/>
          <w:marTop w:val="0"/>
          <w:marBottom w:val="0"/>
          <w:divBdr>
            <w:top w:val="none" w:sz="0" w:space="0" w:color="auto"/>
            <w:left w:val="none" w:sz="0" w:space="0" w:color="auto"/>
            <w:bottom w:val="none" w:sz="0" w:space="0" w:color="auto"/>
            <w:right w:val="none" w:sz="0" w:space="0" w:color="auto"/>
          </w:divBdr>
        </w:div>
        <w:div w:id="1198011289">
          <w:marLeft w:val="640"/>
          <w:marRight w:val="0"/>
          <w:marTop w:val="0"/>
          <w:marBottom w:val="0"/>
          <w:divBdr>
            <w:top w:val="none" w:sz="0" w:space="0" w:color="auto"/>
            <w:left w:val="none" w:sz="0" w:space="0" w:color="auto"/>
            <w:bottom w:val="none" w:sz="0" w:space="0" w:color="auto"/>
            <w:right w:val="none" w:sz="0" w:space="0" w:color="auto"/>
          </w:divBdr>
        </w:div>
        <w:div w:id="104232904">
          <w:marLeft w:val="640"/>
          <w:marRight w:val="0"/>
          <w:marTop w:val="0"/>
          <w:marBottom w:val="0"/>
          <w:divBdr>
            <w:top w:val="none" w:sz="0" w:space="0" w:color="auto"/>
            <w:left w:val="none" w:sz="0" w:space="0" w:color="auto"/>
            <w:bottom w:val="none" w:sz="0" w:space="0" w:color="auto"/>
            <w:right w:val="none" w:sz="0" w:space="0" w:color="auto"/>
          </w:divBdr>
        </w:div>
        <w:div w:id="1753967554">
          <w:marLeft w:val="640"/>
          <w:marRight w:val="0"/>
          <w:marTop w:val="0"/>
          <w:marBottom w:val="0"/>
          <w:divBdr>
            <w:top w:val="none" w:sz="0" w:space="0" w:color="auto"/>
            <w:left w:val="none" w:sz="0" w:space="0" w:color="auto"/>
            <w:bottom w:val="none" w:sz="0" w:space="0" w:color="auto"/>
            <w:right w:val="none" w:sz="0" w:space="0" w:color="auto"/>
          </w:divBdr>
        </w:div>
        <w:div w:id="391080073">
          <w:marLeft w:val="640"/>
          <w:marRight w:val="0"/>
          <w:marTop w:val="0"/>
          <w:marBottom w:val="0"/>
          <w:divBdr>
            <w:top w:val="none" w:sz="0" w:space="0" w:color="auto"/>
            <w:left w:val="none" w:sz="0" w:space="0" w:color="auto"/>
            <w:bottom w:val="none" w:sz="0" w:space="0" w:color="auto"/>
            <w:right w:val="none" w:sz="0" w:space="0" w:color="auto"/>
          </w:divBdr>
        </w:div>
        <w:div w:id="2107847894">
          <w:marLeft w:val="640"/>
          <w:marRight w:val="0"/>
          <w:marTop w:val="0"/>
          <w:marBottom w:val="0"/>
          <w:divBdr>
            <w:top w:val="none" w:sz="0" w:space="0" w:color="auto"/>
            <w:left w:val="none" w:sz="0" w:space="0" w:color="auto"/>
            <w:bottom w:val="none" w:sz="0" w:space="0" w:color="auto"/>
            <w:right w:val="none" w:sz="0" w:space="0" w:color="auto"/>
          </w:divBdr>
        </w:div>
        <w:div w:id="332151046">
          <w:marLeft w:val="640"/>
          <w:marRight w:val="0"/>
          <w:marTop w:val="0"/>
          <w:marBottom w:val="0"/>
          <w:divBdr>
            <w:top w:val="none" w:sz="0" w:space="0" w:color="auto"/>
            <w:left w:val="none" w:sz="0" w:space="0" w:color="auto"/>
            <w:bottom w:val="none" w:sz="0" w:space="0" w:color="auto"/>
            <w:right w:val="none" w:sz="0" w:space="0" w:color="auto"/>
          </w:divBdr>
        </w:div>
        <w:div w:id="854491025">
          <w:marLeft w:val="640"/>
          <w:marRight w:val="0"/>
          <w:marTop w:val="0"/>
          <w:marBottom w:val="0"/>
          <w:divBdr>
            <w:top w:val="none" w:sz="0" w:space="0" w:color="auto"/>
            <w:left w:val="none" w:sz="0" w:space="0" w:color="auto"/>
            <w:bottom w:val="none" w:sz="0" w:space="0" w:color="auto"/>
            <w:right w:val="none" w:sz="0" w:space="0" w:color="auto"/>
          </w:divBdr>
        </w:div>
        <w:div w:id="107435637">
          <w:marLeft w:val="640"/>
          <w:marRight w:val="0"/>
          <w:marTop w:val="0"/>
          <w:marBottom w:val="0"/>
          <w:divBdr>
            <w:top w:val="none" w:sz="0" w:space="0" w:color="auto"/>
            <w:left w:val="none" w:sz="0" w:space="0" w:color="auto"/>
            <w:bottom w:val="none" w:sz="0" w:space="0" w:color="auto"/>
            <w:right w:val="none" w:sz="0" w:space="0" w:color="auto"/>
          </w:divBdr>
        </w:div>
        <w:div w:id="1832519311">
          <w:marLeft w:val="640"/>
          <w:marRight w:val="0"/>
          <w:marTop w:val="0"/>
          <w:marBottom w:val="0"/>
          <w:divBdr>
            <w:top w:val="none" w:sz="0" w:space="0" w:color="auto"/>
            <w:left w:val="none" w:sz="0" w:space="0" w:color="auto"/>
            <w:bottom w:val="none" w:sz="0" w:space="0" w:color="auto"/>
            <w:right w:val="none" w:sz="0" w:space="0" w:color="auto"/>
          </w:divBdr>
        </w:div>
        <w:div w:id="735781484">
          <w:marLeft w:val="640"/>
          <w:marRight w:val="0"/>
          <w:marTop w:val="0"/>
          <w:marBottom w:val="0"/>
          <w:divBdr>
            <w:top w:val="none" w:sz="0" w:space="0" w:color="auto"/>
            <w:left w:val="none" w:sz="0" w:space="0" w:color="auto"/>
            <w:bottom w:val="none" w:sz="0" w:space="0" w:color="auto"/>
            <w:right w:val="none" w:sz="0" w:space="0" w:color="auto"/>
          </w:divBdr>
        </w:div>
        <w:div w:id="191194324">
          <w:marLeft w:val="640"/>
          <w:marRight w:val="0"/>
          <w:marTop w:val="0"/>
          <w:marBottom w:val="0"/>
          <w:divBdr>
            <w:top w:val="none" w:sz="0" w:space="0" w:color="auto"/>
            <w:left w:val="none" w:sz="0" w:space="0" w:color="auto"/>
            <w:bottom w:val="none" w:sz="0" w:space="0" w:color="auto"/>
            <w:right w:val="none" w:sz="0" w:space="0" w:color="auto"/>
          </w:divBdr>
        </w:div>
        <w:div w:id="938834207">
          <w:marLeft w:val="640"/>
          <w:marRight w:val="0"/>
          <w:marTop w:val="0"/>
          <w:marBottom w:val="0"/>
          <w:divBdr>
            <w:top w:val="none" w:sz="0" w:space="0" w:color="auto"/>
            <w:left w:val="none" w:sz="0" w:space="0" w:color="auto"/>
            <w:bottom w:val="none" w:sz="0" w:space="0" w:color="auto"/>
            <w:right w:val="none" w:sz="0" w:space="0" w:color="auto"/>
          </w:divBdr>
        </w:div>
        <w:div w:id="1241215283">
          <w:marLeft w:val="640"/>
          <w:marRight w:val="0"/>
          <w:marTop w:val="0"/>
          <w:marBottom w:val="0"/>
          <w:divBdr>
            <w:top w:val="none" w:sz="0" w:space="0" w:color="auto"/>
            <w:left w:val="none" w:sz="0" w:space="0" w:color="auto"/>
            <w:bottom w:val="none" w:sz="0" w:space="0" w:color="auto"/>
            <w:right w:val="none" w:sz="0" w:space="0" w:color="auto"/>
          </w:divBdr>
        </w:div>
        <w:div w:id="1789203495">
          <w:marLeft w:val="640"/>
          <w:marRight w:val="0"/>
          <w:marTop w:val="0"/>
          <w:marBottom w:val="0"/>
          <w:divBdr>
            <w:top w:val="none" w:sz="0" w:space="0" w:color="auto"/>
            <w:left w:val="none" w:sz="0" w:space="0" w:color="auto"/>
            <w:bottom w:val="none" w:sz="0" w:space="0" w:color="auto"/>
            <w:right w:val="none" w:sz="0" w:space="0" w:color="auto"/>
          </w:divBdr>
        </w:div>
        <w:div w:id="765660369">
          <w:marLeft w:val="640"/>
          <w:marRight w:val="0"/>
          <w:marTop w:val="0"/>
          <w:marBottom w:val="0"/>
          <w:divBdr>
            <w:top w:val="none" w:sz="0" w:space="0" w:color="auto"/>
            <w:left w:val="none" w:sz="0" w:space="0" w:color="auto"/>
            <w:bottom w:val="none" w:sz="0" w:space="0" w:color="auto"/>
            <w:right w:val="none" w:sz="0" w:space="0" w:color="auto"/>
          </w:divBdr>
        </w:div>
        <w:div w:id="674112320">
          <w:marLeft w:val="640"/>
          <w:marRight w:val="0"/>
          <w:marTop w:val="0"/>
          <w:marBottom w:val="0"/>
          <w:divBdr>
            <w:top w:val="none" w:sz="0" w:space="0" w:color="auto"/>
            <w:left w:val="none" w:sz="0" w:space="0" w:color="auto"/>
            <w:bottom w:val="none" w:sz="0" w:space="0" w:color="auto"/>
            <w:right w:val="none" w:sz="0" w:space="0" w:color="auto"/>
          </w:divBdr>
        </w:div>
        <w:div w:id="1900356252">
          <w:marLeft w:val="640"/>
          <w:marRight w:val="0"/>
          <w:marTop w:val="0"/>
          <w:marBottom w:val="0"/>
          <w:divBdr>
            <w:top w:val="none" w:sz="0" w:space="0" w:color="auto"/>
            <w:left w:val="none" w:sz="0" w:space="0" w:color="auto"/>
            <w:bottom w:val="none" w:sz="0" w:space="0" w:color="auto"/>
            <w:right w:val="none" w:sz="0" w:space="0" w:color="auto"/>
          </w:divBdr>
        </w:div>
        <w:div w:id="1509326458">
          <w:marLeft w:val="640"/>
          <w:marRight w:val="0"/>
          <w:marTop w:val="0"/>
          <w:marBottom w:val="0"/>
          <w:divBdr>
            <w:top w:val="none" w:sz="0" w:space="0" w:color="auto"/>
            <w:left w:val="none" w:sz="0" w:space="0" w:color="auto"/>
            <w:bottom w:val="none" w:sz="0" w:space="0" w:color="auto"/>
            <w:right w:val="none" w:sz="0" w:space="0" w:color="auto"/>
          </w:divBdr>
        </w:div>
        <w:div w:id="984092960">
          <w:marLeft w:val="640"/>
          <w:marRight w:val="0"/>
          <w:marTop w:val="0"/>
          <w:marBottom w:val="0"/>
          <w:divBdr>
            <w:top w:val="none" w:sz="0" w:space="0" w:color="auto"/>
            <w:left w:val="none" w:sz="0" w:space="0" w:color="auto"/>
            <w:bottom w:val="none" w:sz="0" w:space="0" w:color="auto"/>
            <w:right w:val="none" w:sz="0" w:space="0" w:color="auto"/>
          </w:divBdr>
        </w:div>
        <w:div w:id="399251599">
          <w:marLeft w:val="640"/>
          <w:marRight w:val="0"/>
          <w:marTop w:val="0"/>
          <w:marBottom w:val="0"/>
          <w:divBdr>
            <w:top w:val="none" w:sz="0" w:space="0" w:color="auto"/>
            <w:left w:val="none" w:sz="0" w:space="0" w:color="auto"/>
            <w:bottom w:val="none" w:sz="0" w:space="0" w:color="auto"/>
            <w:right w:val="none" w:sz="0" w:space="0" w:color="auto"/>
          </w:divBdr>
        </w:div>
        <w:div w:id="816999473">
          <w:marLeft w:val="640"/>
          <w:marRight w:val="0"/>
          <w:marTop w:val="0"/>
          <w:marBottom w:val="0"/>
          <w:divBdr>
            <w:top w:val="none" w:sz="0" w:space="0" w:color="auto"/>
            <w:left w:val="none" w:sz="0" w:space="0" w:color="auto"/>
            <w:bottom w:val="none" w:sz="0" w:space="0" w:color="auto"/>
            <w:right w:val="none" w:sz="0" w:space="0" w:color="auto"/>
          </w:divBdr>
        </w:div>
        <w:div w:id="741802870">
          <w:marLeft w:val="640"/>
          <w:marRight w:val="0"/>
          <w:marTop w:val="0"/>
          <w:marBottom w:val="0"/>
          <w:divBdr>
            <w:top w:val="none" w:sz="0" w:space="0" w:color="auto"/>
            <w:left w:val="none" w:sz="0" w:space="0" w:color="auto"/>
            <w:bottom w:val="none" w:sz="0" w:space="0" w:color="auto"/>
            <w:right w:val="none" w:sz="0" w:space="0" w:color="auto"/>
          </w:divBdr>
        </w:div>
        <w:div w:id="1430616015">
          <w:marLeft w:val="640"/>
          <w:marRight w:val="0"/>
          <w:marTop w:val="0"/>
          <w:marBottom w:val="0"/>
          <w:divBdr>
            <w:top w:val="none" w:sz="0" w:space="0" w:color="auto"/>
            <w:left w:val="none" w:sz="0" w:space="0" w:color="auto"/>
            <w:bottom w:val="none" w:sz="0" w:space="0" w:color="auto"/>
            <w:right w:val="none" w:sz="0" w:space="0" w:color="auto"/>
          </w:divBdr>
        </w:div>
        <w:div w:id="1855918978">
          <w:marLeft w:val="640"/>
          <w:marRight w:val="0"/>
          <w:marTop w:val="0"/>
          <w:marBottom w:val="0"/>
          <w:divBdr>
            <w:top w:val="none" w:sz="0" w:space="0" w:color="auto"/>
            <w:left w:val="none" w:sz="0" w:space="0" w:color="auto"/>
            <w:bottom w:val="none" w:sz="0" w:space="0" w:color="auto"/>
            <w:right w:val="none" w:sz="0" w:space="0" w:color="auto"/>
          </w:divBdr>
        </w:div>
        <w:div w:id="1893418937">
          <w:marLeft w:val="640"/>
          <w:marRight w:val="0"/>
          <w:marTop w:val="0"/>
          <w:marBottom w:val="0"/>
          <w:divBdr>
            <w:top w:val="none" w:sz="0" w:space="0" w:color="auto"/>
            <w:left w:val="none" w:sz="0" w:space="0" w:color="auto"/>
            <w:bottom w:val="none" w:sz="0" w:space="0" w:color="auto"/>
            <w:right w:val="none" w:sz="0" w:space="0" w:color="auto"/>
          </w:divBdr>
        </w:div>
        <w:div w:id="742067937">
          <w:marLeft w:val="640"/>
          <w:marRight w:val="0"/>
          <w:marTop w:val="0"/>
          <w:marBottom w:val="0"/>
          <w:divBdr>
            <w:top w:val="none" w:sz="0" w:space="0" w:color="auto"/>
            <w:left w:val="none" w:sz="0" w:space="0" w:color="auto"/>
            <w:bottom w:val="none" w:sz="0" w:space="0" w:color="auto"/>
            <w:right w:val="none" w:sz="0" w:space="0" w:color="auto"/>
          </w:divBdr>
        </w:div>
        <w:div w:id="1516656524">
          <w:marLeft w:val="640"/>
          <w:marRight w:val="0"/>
          <w:marTop w:val="0"/>
          <w:marBottom w:val="0"/>
          <w:divBdr>
            <w:top w:val="none" w:sz="0" w:space="0" w:color="auto"/>
            <w:left w:val="none" w:sz="0" w:space="0" w:color="auto"/>
            <w:bottom w:val="none" w:sz="0" w:space="0" w:color="auto"/>
            <w:right w:val="none" w:sz="0" w:space="0" w:color="auto"/>
          </w:divBdr>
        </w:div>
        <w:div w:id="1132867339">
          <w:marLeft w:val="640"/>
          <w:marRight w:val="0"/>
          <w:marTop w:val="0"/>
          <w:marBottom w:val="0"/>
          <w:divBdr>
            <w:top w:val="none" w:sz="0" w:space="0" w:color="auto"/>
            <w:left w:val="none" w:sz="0" w:space="0" w:color="auto"/>
            <w:bottom w:val="none" w:sz="0" w:space="0" w:color="auto"/>
            <w:right w:val="none" w:sz="0" w:space="0" w:color="auto"/>
          </w:divBdr>
        </w:div>
        <w:div w:id="1044212109">
          <w:marLeft w:val="640"/>
          <w:marRight w:val="0"/>
          <w:marTop w:val="0"/>
          <w:marBottom w:val="0"/>
          <w:divBdr>
            <w:top w:val="none" w:sz="0" w:space="0" w:color="auto"/>
            <w:left w:val="none" w:sz="0" w:space="0" w:color="auto"/>
            <w:bottom w:val="none" w:sz="0" w:space="0" w:color="auto"/>
            <w:right w:val="none" w:sz="0" w:space="0" w:color="auto"/>
          </w:divBdr>
        </w:div>
        <w:div w:id="1606035635">
          <w:marLeft w:val="640"/>
          <w:marRight w:val="0"/>
          <w:marTop w:val="0"/>
          <w:marBottom w:val="0"/>
          <w:divBdr>
            <w:top w:val="none" w:sz="0" w:space="0" w:color="auto"/>
            <w:left w:val="none" w:sz="0" w:space="0" w:color="auto"/>
            <w:bottom w:val="none" w:sz="0" w:space="0" w:color="auto"/>
            <w:right w:val="none" w:sz="0" w:space="0" w:color="auto"/>
          </w:divBdr>
        </w:div>
        <w:div w:id="1767918221">
          <w:marLeft w:val="640"/>
          <w:marRight w:val="0"/>
          <w:marTop w:val="0"/>
          <w:marBottom w:val="0"/>
          <w:divBdr>
            <w:top w:val="none" w:sz="0" w:space="0" w:color="auto"/>
            <w:left w:val="none" w:sz="0" w:space="0" w:color="auto"/>
            <w:bottom w:val="none" w:sz="0" w:space="0" w:color="auto"/>
            <w:right w:val="none" w:sz="0" w:space="0" w:color="auto"/>
          </w:divBdr>
        </w:div>
        <w:div w:id="518741334">
          <w:marLeft w:val="640"/>
          <w:marRight w:val="0"/>
          <w:marTop w:val="0"/>
          <w:marBottom w:val="0"/>
          <w:divBdr>
            <w:top w:val="none" w:sz="0" w:space="0" w:color="auto"/>
            <w:left w:val="none" w:sz="0" w:space="0" w:color="auto"/>
            <w:bottom w:val="none" w:sz="0" w:space="0" w:color="auto"/>
            <w:right w:val="none" w:sz="0" w:space="0" w:color="auto"/>
          </w:divBdr>
        </w:div>
        <w:div w:id="1300843964">
          <w:marLeft w:val="640"/>
          <w:marRight w:val="0"/>
          <w:marTop w:val="0"/>
          <w:marBottom w:val="0"/>
          <w:divBdr>
            <w:top w:val="none" w:sz="0" w:space="0" w:color="auto"/>
            <w:left w:val="none" w:sz="0" w:space="0" w:color="auto"/>
            <w:bottom w:val="none" w:sz="0" w:space="0" w:color="auto"/>
            <w:right w:val="none" w:sz="0" w:space="0" w:color="auto"/>
          </w:divBdr>
        </w:div>
      </w:divsChild>
    </w:div>
    <w:div w:id="1073039860">
      <w:bodyDiv w:val="1"/>
      <w:marLeft w:val="0"/>
      <w:marRight w:val="0"/>
      <w:marTop w:val="0"/>
      <w:marBottom w:val="0"/>
      <w:divBdr>
        <w:top w:val="none" w:sz="0" w:space="0" w:color="auto"/>
        <w:left w:val="none" w:sz="0" w:space="0" w:color="auto"/>
        <w:bottom w:val="none" w:sz="0" w:space="0" w:color="auto"/>
        <w:right w:val="none" w:sz="0" w:space="0" w:color="auto"/>
      </w:divBdr>
      <w:divsChild>
        <w:div w:id="85350676">
          <w:marLeft w:val="640"/>
          <w:marRight w:val="0"/>
          <w:marTop w:val="0"/>
          <w:marBottom w:val="0"/>
          <w:divBdr>
            <w:top w:val="none" w:sz="0" w:space="0" w:color="auto"/>
            <w:left w:val="none" w:sz="0" w:space="0" w:color="auto"/>
            <w:bottom w:val="none" w:sz="0" w:space="0" w:color="auto"/>
            <w:right w:val="none" w:sz="0" w:space="0" w:color="auto"/>
          </w:divBdr>
        </w:div>
        <w:div w:id="1687710249">
          <w:marLeft w:val="640"/>
          <w:marRight w:val="0"/>
          <w:marTop w:val="0"/>
          <w:marBottom w:val="0"/>
          <w:divBdr>
            <w:top w:val="none" w:sz="0" w:space="0" w:color="auto"/>
            <w:left w:val="none" w:sz="0" w:space="0" w:color="auto"/>
            <w:bottom w:val="none" w:sz="0" w:space="0" w:color="auto"/>
            <w:right w:val="none" w:sz="0" w:space="0" w:color="auto"/>
          </w:divBdr>
        </w:div>
        <w:div w:id="1595700187">
          <w:marLeft w:val="640"/>
          <w:marRight w:val="0"/>
          <w:marTop w:val="0"/>
          <w:marBottom w:val="0"/>
          <w:divBdr>
            <w:top w:val="none" w:sz="0" w:space="0" w:color="auto"/>
            <w:left w:val="none" w:sz="0" w:space="0" w:color="auto"/>
            <w:bottom w:val="none" w:sz="0" w:space="0" w:color="auto"/>
            <w:right w:val="none" w:sz="0" w:space="0" w:color="auto"/>
          </w:divBdr>
        </w:div>
        <w:div w:id="932519953">
          <w:marLeft w:val="640"/>
          <w:marRight w:val="0"/>
          <w:marTop w:val="0"/>
          <w:marBottom w:val="0"/>
          <w:divBdr>
            <w:top w:val="none" w:sz="0" w:space="0" w:color="auto"/>
            <w:left w:val="none" w:sz="0" w:space="0" w:color="auto"/>
            <w:bottom w:val="none" w:sz="0" w:space="0" w:color="auto"/>
            <w:right w:val="none" w:sz="0" w:space="0" w:color="auto"/>
          </w:divBdr>
        </w:div>
        <w:div w:id="1179976012">
          <w:marLeft w:val="640"/>
          <w:marRight w:val="0"/>
          <w:marTop w:val="0"/>
          <w:marBottom w:val="0"/>
          <w:divBdr>
            <w:top w:val="none" w:sz="0" w:space="0" w:color="auto"/>
            <w:left w:val="none" w:sz="0" w:space="0" w:color="auto"/>
            <w:bottom w:val="none" w:sz="0" w:space="0" w:color="auto"/>
            <w:right w:val="none" w:sz="0" w:space="0" w:color="auto"/>
          </w:divBdr>
        </w:div>
        <w:div w:id="1421829295">
          <w:marLeft w:val="640"/>
          <w:marRight w:val="0"/>
          <w:marTop w:val="0"/>
          <w:marBottom w:val="0"/>
          <w:divBdr>
            <w:top w:val="none" w:sz="0" w:space="0" w:color="auto"/>
            <w:left w:val="none" w:sz="0" w:space="0" w:color="auto"/>
            <w:bottom w:val="none" w:sz="0" w:space="0" w:color="auto"/>
            <w:right w:val="none" w:sz="0" w:space="0" w:color="auto"/>
          </w:divBdr>
        </w:div>
        <w:div w:id="861044056">
          <w:marLeft w:val="640"/>
          <w:marRight w:val="0"/>
          <w:marTop w:val="0"/>
          <w:marBottom w:val="0"/>
          <w:divBdr>
            <w:top w:val="none" w:sz="0" w:space="0" w:color="auto"/>
            <w:left w:val="none" w:sz="0" w:space="0" w:color="auto"/>
            <w:bottom w:val="none" w:sz="0" w:space="0" w:color="auto"/>
            <w:right w:val="none" w:sz="0" w:space="0" w:color="auto"/>
          </w:divBdr>
        </w:div>
        <w:div w:id="904994476">
          <w:marLeft w:val="640"/>
          <w:marRight w:val="0"/>
          <w:marTop w:val="0"/>
          <w:marBottom w:val="0"/>
          <w:divBdr>
            <w:top w:val="none" w:sz="0" w:space="0" w:color="auto"/>
            <w:left w:val="none" w:sz="0" w:space="0" w:color="auto"/>
            <w:bottom w:val="none" w:sz="0" w:space="0" w:color="auto"/>
            <w:right w:val="none" w:sz="0" w:space="0" w:color="auto"/>
          </w:divBdr>
        </w:div>
        <w:div w:id="881985341">
          <w:marLeft w:val="640"/>
          <w:marRight w:val="0"/>
          <w:marTop w:val="0"/>
          <w:marBottom w:val="0"/>
          <w:divBdr>
            <w:top w:val="none" w:sz="0" w:space="0" w:color="auto"/>
            <w:left w:val="none" w:sz="0" w:space="0" w:color="auto"/>
            <w:bottom w:val="none" w:sz="0" w:space="0" w:color="auto"/>
            <w:right w:val="none" w:sz="0" w:space="0" w:color="auto"/>
          </w:divBdr>
        </w:div>
        <w:div w:id="880704084">
          <w:marLeft w:val="640"/>
          <w:marRight w:val="0"/>
          <w:marTop w:val="0"/>
          <w:marBottom w:val="0"/>
          <w:divBdr>
            <w:top w:val="none" w:sz="0" w:space="0" w:color="auto"/>
            <w:left w:val="none" w:sz="0" w:space="0" w:color="auto"/>
            <w:bottom w:val="none" w:sz="0" w:space="0" w:color="auto"/>
            <w:right w:val="none" w:sz="0" w:space="0" w:color="auto"/>
          </w:divBdr>
        </w:div>
        <w:div w:id="461650957">
          <w:marLeft w:val="640"/>
          <w:marRight w:val="0"/>
          <w:marTop w:val="0"/>
          <w:marBottom w:val="0"/>
          <w:divBdr>
            <w:top w:val="none" w:sz="0" w:space="0" w:color="auto"/>
            <w:left w:val="none" w:sz="0" w:space="0" w:color="auto"/>
            <w:bottom w:val="none" w:sz="0" w:space="0" w:color="auto"/>
            <w:right w:val="none" w:sz="0" w:space="0" w:color="auto"/>
          </w:divBdr>
        </w:div>
        <w:div w:id="1801219122">
          <w:marLeft w:val="640"/>
          <w:marRight w:val="0"/>
          <w:marTop w:val="0"/>
          <w:marBottom w:val="0"/>
          <w:divBdr>
            <w:top w:val="none" w:sz="0" w:space="0" w:color="auto"/>
            <w:left w:val="none" w:sz="0" w:space="0" w:color="auto"/>
            <w:bottom w:val="none" w:sz="0" w:space="0" w:color="auto"/>
            <w:right w:val="none" w:sz="0" w:space="0" w:color="auto"/>
          </w:divBdr>
        </w:div>
        <w:div w:id="1735159926">
          <w:marLeft w:val="640"/>
          <w:marRight w:val="0"/>
          <w:marTop w:val="0"/>
          <w:marBottom w:val="0"/>
          <w:divBdr>
            <w:top w:val="none" w:sz="0" w:space="0" w:color="auto"/>
            <w:left w:val="none" w:sz="0" w:space="0" w:color="auto"/>
            <w:bottom w:val="none" w:sz="0" w:space="0" w:color="auto"/>
            <w:right w:val="none" w:sz="0" w:space="0" w:color="auto"/>
          </w:divBdr>
        </w:div>
        <w:div w:id="436364775">
          <w:marLeft w:val="640"/>
          <w:marRight w:val="0"/>
          <w:marTop w:val="0"/>
          <w:marBottom w:val="0"/>
          <w:divBdr>
            <w:top w:val="none" w:sz="0" w:space="0" w:color="auto"/>
            <w:left w:val="none" w:sz="0" w:space="0" w:color="auto"/>
            <w:bottom w:val="none" w:sz="0" w:space="0" w:color="auto"/>
            <w:right w:val="none" w:sz="0" w:space="0" w:color="auto"/>
          </w:divBdr>
        </w:div>
        <w:div w:id="1707561131">
          <w:marLeft w:val="640"/>
          <w:marRight w:val="0"/>
          <w:marTop w:val="0"/>
          <w:marBottom w:val="0"/>
          <w:divBdr>
            <w:top w:val="none" w:sz="0" w:space="0" w:color="auto"/>
            <w:left w:val="none" w:sz="0" w:space="0" w:color="auto"/>
            <w:bottom w:val="none" w:sz="0" w:space="0" w:color="auto"/>
            <w:right w:val="none" w:sz="0" w:space="0" w:color="auto"/>
          </w:divBdr>
        </w:div>
        <w:div w:id="1239679349">
          <w:marLeft w:val="640"/>
          <w:marRight w:val="0"/>
          <w:marTop w:val="0"/>
          <w:marBottom w:val="0"/>
          <w:divBdr>
            <w:top w:val="none" w:sz="0" w:space="0" w:color="auto"/>
            <w:left w:val="none" w:sz="0" w:space="0" w:color="auto"/>
            <w:bottom w:val="none" w:sz="0" w:space="0" w:color="auto"/>
            <w:right w:val="none" w:sz="0" w:space="0" w:color="auto"/>
          </w:divBdr>
        </w:div>
        <w:div w:id="1937203530">
          <w:marLeft w:val="640"/>
          <w:marRight w:val="0"/>
          <w:marTop w:val="0"/>
          <w:marBottom w:val="0"/>
          <w:divBdr>
            <w:top w:val="none" w:sz="0" w:space="0" w:color="auto"/>
            <w:left w:val="none" w:sz="0" w:space="0" w:color="auto"/>
            <w:bottom w:val="none" w:sz="0" w:space="0" w:color="auto"/>
            <w:right w:val="none" w:sz="0" w:space="0" w:color="auto"/>
          </w:divBdr>
        </w:div>
        <w:div w:id="137263059">
          <w:marLeft w:val="640"/>
          <w:marRight w:val="0"/>
          <w:marTop w:val="0"/>
          <w:marBottom w:val="0"/>
          <w:divBdr>
            <w:top w:val="none" w:sz="0" w:space="0" w:color="auto"/>
            <w:left w:val="none" w:sz="0" w:space="0" w:color="auto"/>
            <w:bottom w:val="none" w:sz="0" w:space="0" w:color="auto"/>
            <w:right w:val="none" w:sz="0" w:space="0" w:color="auto"/>
          </w:divBdr>
        </w:div>
        <w:div w:id="2139646607">
          <w:marLeft w:val="640"/>
          <w:marRight w:val="0"/>
          <w:marTop w:val="0"/>
          <w:marBottom w:val="0"/>
          <w:divBdr>
            <w:top w:val="none" w:sz="0" w:space="0" w:color="auto"/>
            <w:left w:val="none" w:sz="0" w:space="0" w:color="auto"/>
            <w:bottom w:val="none" w:sz="0" w:space="0" w:color="auto"/>
            <w:right w:val="none" w:sz="0" w:space="0" w:color="auto"/>
          </w:divBdr>
        </w:div>
        <w:div w:id="200823025">
          <w:marLeft w:val="640"/>
          <w:marRight w:val="0"/>
          <w:marTop w:val="0"/>
          <w:marBottom w:val="0"/>
          <w:divBdr>
            <w:top w:val="none" w:sz="0" w:space="0" w:color="auto"/>
            <w:left w:val="none" w:sz="0" w:space="0" w:color="auto"/>
            <w:bottom w:val="none" w:sz="0" w:space="0" w:color="auto"/>
            <w:right w:val="none" w:sz="0" w:space="0" w:color="auto"/>
          </w:divBdr>
        </w:div>
        <w:div w:id="1372681551">
          <w:marLeft w:val="640"/>
          <w:marRight w:val="0"/>
          <w:marTop w:val="0"/>
          <w:marBottom w:val="0"/>
          <w:divBdr>
            <w:top w:val="none" w:sz="0" w:space="0" w:color="auto"/>
            <w:left w:val="none" w:sz="0" w:space="0" w:color="auto"/>
            <w:bottom w:val="none" w:sz="0" w:space="0" w:color="auto"/>
            <w:right w:val="none" w:sz="0" w:space="0" w:color="auto"/>
          </w:divBdr>
        </w:div>
        <w:div w:id="266960368">
          <w:marLeft w:val="640"/>
          <w:marRight w:val="0"/>
          <w:marTop w:val="0"/>
          <w:marBottom w:val="0"/>
          <w:divBdr>
            <w:top w:val="none" w:sz="0" w:space="0" w:color="auto"/>
            <w:left w:val="none" w:sz="0" w:space="0" w:color="auto"/>
            <w:bottom w:val="none" w:sz="0" w:space="0" w:color="auto"/>
            <w:right w:val="none" w:sz="0" w:space="0" w:color="auto"/>
          </w:divBdr>
        </w:div>
        <w:div w:id="288362523">
          <w:marLeft w:val="640"/>
          <w:marRight w:val="0"/>
          <w:marTop w:val="0"/>
          <w:marBottom w:val="0"/>
          <w:divBdr>
            <w:top w:val="none" w:sz="0" w:space="0" w:color="auto"/>
            <w:left w:val="none" w:sz="0" w:space="0" w:color="auto"/>
            <w:bottom w:val="none" w:sz="0" w:space="0" w:color="auto"/>
            <w:right w:val="none" w:sz="0" w:space="0" w:color="auto"/>
          </w:divBdr>
        </w:div>
        <w:div w:id="2060090419">
          <w:marLeft w:val="640"/>
          <w:marRight w:val="0"/>
          <w:marTop w:val="0"/>
          <w:marBottom w:val="0"/>
          <w:divBdr>
            <w:top w:val="none" w:sz="0" w:space="0" w:color="auto"/>
            <w:left w:val="none" w:sz="0" w:space="0" w:color="auto"/>
            <w:bottom w:val="none" w:sz="0" w:space="0" w:color="auto"/>
            <w:right w:val="none" w:sz="0" w:space="0" w:color="auto"/>
          </w:divBdr>
        </w:div>
        <w:div w:id="1633293695">
          <w:marLeft w:val="640"/>
          <w:marRight w:val="0"/>
          <w:marTop w:val="0"/>
          <w:marBottom w:val="0"/>
          <w:divBdr>
            <w:top w:val="none" w:sz="0" w:space="0" w:color="auto"/>
            <w:left w:val="none" w:sz="0" w:space="0" w:color="auto"/>
            <w:bottom w:val="none" w:sz="0" w:space="0" w:color="auto"/>
            <w:right w:val="none" w:sz="0" w:space="0" w:color="auto"/>
          </w:divBdr>
        </w:div>
        <w:div w:id="662702553">
          <w:marLeft w:val="640"/>
          <w:marRight w:val="0"/>
          <w:marTop w:val="0"/>
          <w:marBottom w:val="0"/>
          <w:divBdr>
            <w:top w:val="none" w:sz="0" w:space="0" w:color="auto"/>
            <w:left w:val="none" w:sz="0" w:space="0" w:color="auto"/>
            <w:bottom w:val="none" w:sz="0" w:space="0" w:color="auto"/>
            <w:right w:val="none" w:sz="0" w:space="0" w:color="auto"/>
          </w:divBdr>
        </w:div>
        <w:div w:id="1524710372">
          <w:marLeft w:val="640"/>
          <w:marRight w:val="0"/>
          <w:marTop w:val="0"/>
          <w:marBottom w:val="0"/>
          <w:divBdr>
            <w:top w:val="none" w:sz="0" w:space="0" w:color="auto"/>
            <w:left w:val="none" w:sz="0" w:space="0" w:color="auto"/>
            <w:bottom w:val="none" w:sz="0" w:space="0" w:color="auto"/>
            <w:right w:val="none" w:sz="0" w:space="0" w:color="auto"/>
          </w:divBdr>
        </w:div>
        <w:div w:id="586500594">
          <w:marLeft w:val="640"/>
          <w:marRight w:val="0"/>
          <w:marTop w:val="0"/>
          <w:marBottom w:val="0"/>
          <w:divBdr>
            <w:top w:val="none" w:sz="0" w:space="0" w:color="auto"/>
            <w:left w:val="none" w:sz="0" w:space="0" w:color="auto"/>
            <w:bottom w:val="none" w:sz="0" w:space="0" w:color="auto"/>
            <w:right w:val="none" w:sz="0" w:space="0" w:color="auto"/>
          </w:divBdr>
        </w:div>
        <w:div w:id="1683240622">
          <w:marLeft w:val="640"/>
          <w:marRight w:val="0"/>
          <w:marTop w:val="0"/>
          <w:marBottom w:val="0"/>
          <w:divBdr>
            <w:top w:val="none" w:sz="0" w:space="0" w:color="auto"/>
            <w:left w:val="none" w:sz="0" w:space="0" w:color="auto"/>
            <w:bottom w:val="none" w:sz="0" w:space="0" w:color="auto"/>
            <w:right w:val="none" w:sz="0" w:space="0" w:color="auto"/>
          </w:divBdr>
        </w:div>
        <w:div w:id="964508701">
          <w:marLeft w:val="640"/>
          <w:marRight w:val="0"/>
          <w:marTop w:val="0"/>
          <w:marBottom w:val="0"/>
          <w:divBdr>
            <w:top w:val="none" w:sz="0" w:space="0" w:color="auto"/>
            <w:left w:val="none" w:sz="0" w:space="0" w:color="auto"/>
            <w:bottom w:val="none" w:sz="0" w:space="0" w:color="auto"/>
            <w:right w:val="none" w:sz="0" w:space="0" w:color="auto"/>
          </w:divBdr>
        </w:div>
        <w:div w:id="1023286289">
          <w:marLeft w:val="640"/>
          <w:marRight w:val="0"/>
          <w:marTop w:val="0"/>
          <w:marBottom w:val="0"/>
          <w:divBdr>
            <w:top w:val="none" w:sz="0" w:space="0" w:color="auto"/>
            <w:left w:val="none" w:sz="0" w:space="0" w:color="auto"/>
            <w:bottom w:val="none" w:sz="0" w:space="0" w:color="auto"/>
            <w:right w:val="none" w:sz="0" w:space="0" w:color="auto"/>
          </w:divBdr>
        </w:div>
        <w:div w:id="1490051359">
          <w:marLeft w:val="640"/>
          <w:marRight w:val="0"/>
          <w:marTop w:val="0"/>
          <w:marBottom w:val="0"/>
          <w:divBdr>
            <w:top w:val="none" w:sz="0" w:space="0" w:color="auto"/>
            <w:left w:val="none" w:sz="0" w:space="0" w:color="auto"/>
            <w:bottom w:val="none" w:sz="0" w:space="0" w:color="auto"/>
            <w:right w:val="none" w:sz="0" w:space="0" w:color="auto"/>
          </w:divBdr>
        </w:div>
        <w:div w:id="1949196393">
          <w:marLeft w:val="640"/>
          <w:marRight w:val="0"/>
          <w:marTop w:val="0"/>
          <w:marBottom w:val="0"/>
          <w:divBdr>
            <w:top w:val="none" w:sz="0" w:space="0" w:color="auto"/>
            <w:left w:val="none" w:sz="0" w:space="0" w:color="auto"/>
            <w:bottom w:val="none" w:sz="0" w:space="0" w:color="auto"/>
            <w:right w:val="none" w:sz="0" w:space="0" w:color="auto"/>
          </w:divBdr>
        </w:div>
        <w:div w:id="852839791">
          <w:marLeft w:val="640"/>
          <w:marRight w:val="0"/>
          <w:marTop w:val="0"/>
          <w:marBottom w:val="0"/>
          <w:divBdr>
            <w:top w:val="none" w:sz="0" w:space="0" w:color="auto"/>
            <w:left w:val="none" w:sz="0" w:space="0" w:color="auto"/>
            <w:bottom w:val="none" w:sz="0" w:space="0" w:color="auto"/>
            <w:right w:val="none" w:sz="0" w:space="0" w:color="auto"/>
          </w:divBdr>
        </w:div>
        <w:div w:id="1230577999">
          <w:marLeft w:val="640"/>
          <w:marRight w:val="0"/>
          <w:marTop w:val="0"/>
          <w:marBottom w:val="0"/>
          <w:divBdr>
            <w:top w:val="none" w:sz="0" w:space="0" w:color="auto"/>
            <w:left w:val="none" w:sz="0" w:space="0" w:color="auto"/>
            <w:bottom w:val="none" w:sz="0" w:space="0" w:color="auto"/>
            <w:right w:val="none" w:sz="0" w:space="0" w:color="auto"/>
          </w:divBdr>
        </w:div>
        <w:div w:id="1550649046">
          <w:marLeft w:val="640"/>
          <w:marRight w:val="0"/>
          <w:marTop w:val="0"/>
          <w:marBottom w:val="0"/>
          <w:divBdr>
            <w:top w:val="none" w:sz="0" w:space="0" w:color="auto"/>
            <w:left w:val="none" w:sz="0" w:space="0" w:color="auto"/>
            <w:bottom w:val="none" w:sz="0" w:space="0" w:color="auto"/>
            <w:right w:val="none" w:sz="0" w:space="0" w:color="auto"/>
          </w:divBdr>
        </w:div>
        <w:div w:id="949776769">
          <w:marLeft w:val="640"/>
          <w:marRight w:val="0"/>
          <w:marTop w:val="0"/>
          <w:marBottom w:val="0"/>
          <w:divBdr>
            <w:top w:val="none" w:sz="0" w:space="0" w:color="auto"/>
            <w:left w:val="none" w:sz="0" w:space="0" w:color="auto"/>
            <w:bottom w:val="none" w:sz="0" w:space="0" w:color="auto"/>
            <w:right w:val="none" w:sz="0" w:space="0" w:color="auto"/>
          </w:divBdr>
        </w:div>
        <w:div w:id="2068607887">
          <w:marLeft w:val="640"/>
          <w:marRight w:val="0"/>
          <w:marTop w:val="0"/>
          <w:marBottom w:val="0"/>
          <w:divBdr>
            <w:top w:val="none" w:sz="0" w:space="0" w:color="auto"/>
            <w:left w:val="none" w:sz="0" w:space="0" w:color="auto"/>
            <w:bottom w:val="none" w:sz="0" w:space="0" w:color="auto"/>
            <w:right w:val="none" w:sz="0" w:space="0" w:color="auto"/>
          </w:divBdr>
        </w:div>
        <w:div w:id="1522621547">
          <w:marLeft w:val="640"/>
          <w:marRight w:val="0"/>
          <w:marTop w:val="0"/>
          <w:marBottom w:val="0"/>
          <w:divBdr>
            <w:top w:val="none" w:sz="0" w:space="0" w:color="auto"/>
            <w:left w:val="none" w:sz="0" w:space="0" w:color="auto"/>
            <w:bottom w:val="none" w:sz="0" w:space="0" w:color="auto"/>
            <w:right w:val="none" w:sz="0" w:space="0" w:color="auto"/>
          </w:divBdr>
        </w:div>
        <w:div w:id="660893793">
          <w:marLeft w:val="640"/>
          <w:marRight w:val="0"/>
          <w:marTop w:val="0"/>
          <w:marBottom w:val="0"/>
          <w:divBdr>
            <w:top w:val="none" w:sz="0" w:space="0" w:color="auto"/>
            <w:left w:val="none" w:sz="0" w:space="0" w:color="auto"/>
            <w:bottom w:val="none" w:sz="0" w:space="0" w:color="auto"/>
            <w:right w:val="none" w:sz="0" w:space="0" w:color="auto"/>
          </w:divBdr>
        </w:div>
        <w:div w:id="1503163098">
          <w:marLeft w:val="640"/>
          <w:marRight w:val="0"/>
          <w:marTop w:val="0"/>
          <w:marBottom w:val="0"/>
          <w:divBdr>
            <w:top w:val="none" w:sz="0" w:space="0" w:color="auto"/>
            <w:left w:val="none" w:sz="0" w:space="0" w:color="auto"/>
            <w:bottom w:val="none" w:sz="0" w:space="0" w:color="auto"/>
            <w:right w:val="none" w:sz="0" w:space="0" w:color="auto"/>
          </w:divBdr>
        </w:div>
        <w:div w:id="909923101">
          <w:marLeft w:val="640"/>
          <w:marRight w:val="0"/>
          <w:marTop w:val="0"/>
          <w:marBottom w:val="0"/>
          <w:divBdr>
            <w:top w:val="none" w:sz="0" w:space="0" w:color="auto"/>
            <w:left w:val="none" w:sz="0" w:space="0" w:color="auto"/>
            <w:bottom w:val="none" w:sz="0" w:space="0" w:color="auto"/>
            <w:right w:val="none" w:sz="0" w:space="0" w:color="auto"/>
          </w:divBdr>
        </w:div>
        <w:div w:id="456263236">
          <w:marLeft w:val="640"/>
          <w:marRight w:val="0"/>
          <w:marTop w:val="0"/>
          <w:marBottom w:val="0"/>
          <w:divBdr>
            <w:top w:val="none" w:sz="0" w:space="0" w:color="auto"/>
            <w:left w:val="none" w:sz="0" w:space="0" w:color="auto"/>
            <w:bottom w:val="none" w:sz="0" w:space="0" w:color="auto"/>
            <w:right w:val="none" w:sz="0" w:space="0" w:color="auto"/>
          </w:divBdr>
        </w:div>
        <w:div w:id="1483158431">
          <w:marLeft w:val="640"/>
          <w:marRight w:val="0"/>
          <w:marTop w:val="0"/>
          <w:marBottom w:val="0"/>
          <w:divBdr>
            <w:top w:val="none" w:sz="0" w:space="0" w:color="auto"/>
            <w:left w:val="none" w:sz="0" w:space="0" w:color="auto"/>
            <w:bottom w:val="none" w:sz="0" w:space="0" w:color="auto"/>
            <w:right w:val="none" w:sz="0" w:space="0" w:color="auto"/>
          </w:divBdr>
        </w:div>
        <w:div w:id="1863518416">
          <w:marLeft w:val="640"/>
          <w:marRight w:val="0"/>
          <w:marTop w:val="0"/>
          <w:marBottom w:val="0"/>
          <w:divBdr>
            <w:top w:val="none" w:sz="0" w:space="0" w:color="auto"/>
            <w:left w:val="none" w:sz="0" w:space="0" w:color="auto"/>
            <w:bottom w:val="none" w:sz="0" w:space="0" w:color="auto"/>
            <w:right w:val="none" w:sz="0" w:space="0" w:color="auto"/>
          </w:divBdr>
        </w:div>
        <w:div w:id="535389496">
          <w:marLeft w:val="640"/>
          <w:marRight w:val="0"/>
          <w:marTop w:val="0"/>
          <w:marBottom w:val="0"/>
          <w:divBdr>
            <w:top w:val="none" w:sz="0" w:space="0" w:color="auto"/>
            <w:left w:val="none" w:sz="0" w:space="0" w:color="auto"/>
            <w:bottom w:val="none" w:sz="0" w:space="0" w:color="auto"/>
            <w:right w:val="none" w:sz="0" w:space="0" w:color="auto"/>
          </w:divBdr>
        </w:div>
        <w:div w:id="957296964">
          <w:marLeft w:val="640"/>
          <w:marRight w:val="0"/>
          <w:marTop w:val="0"/>
          <w:marBottom w:val="0"/>
          <w:divBdr>
            <w:top w:val="none" w:sz="0" w:space="0" w:color="auto"/>
            <w:left w:val="none" w:sz="0" w:space="0" w:color="auto"/>
            <w:bottom w:val="none" w:sz="0" w:space="0" w:color="auto"/>
            <w:right w:val="none" w:sz="0" w:space="0" w:color="auto"/>
          </w:divBdr>
        </w:div>
        <w:div w:id="309797198">
          <w:marLeft w:val="640"/>
          <w:marRight w:val="0"/>
          <w:marTop w:val="0"/>
          <w:marBottom w:val="0"/>
          <w:divBdr>
            <w:top w:val="none" w:sz="0" w:space="0" w:color="auto"/>
            <w:left w:val="none" w:sz="0" w:space="0" w:color="auto"/>
            <w:bottom w:val="none" w:sz="0" w:space="0" w:color="auto"/>
            <w:right w:val="none" w:sz="0" w:space="0" w:color="auto"/>
          </w:divBdr>
        </w:div>
        <w:div w:id="866680360">
          <w:marLeft w:val="640"/>
          <w:marRight w:val="0"/>
          <w:marTop w:val="0"/>
          <w:marBottom w:val="0"/>
          <w:divBdr>
            <w:top w:val="none" w:sz="0" w:space="0" w:color="auto"/>
            <w:left w:val="none" w:sz="0" w:space="0" w:color="auto"/>
            <w:bottom w:val="none" w:sz="0" w:space="0" w:color="auto"/>
            <w:right w:val="none" w:sz="0" w:space="0" w:color="auto"/>
          </w:divBdr>
        </w:div>
        <w:div w:id="4478766">
          <w:marLeft w:val="640"/>
          <w:marRight w:val="0"/>
          <w:marTop w:val="0"/>
          <w:marBottom w:val="0"/>
          <w:divBdr>
            <w:top w:val="none" w:sz="0" w:space="0" w:color="auto"/>
            <w:left w:val="none" w:sz="0" w:space="0" w:color="auto"/>
            <w:bottom w:val="none" w:sz="0" w:space="0" w:color="auto"/>
            <w:right w:val="none" w:sz="0" w:space="0" w:color="auto"/>
          </w:divBdr>
        </w:div>
        <w:div w:id="414402904">
          <w:marLeft w:val="640"/>
          <w:marRight w:val="0"/>
          <w:marTop w:val="0"/>
          <w:marBottom w:val="0"/>
          <w:divBdr>
            <w:top w:val="none" w:sz="0" w:space="0" w:color="auto"/>
            <w:left w:val="none" w:sz="0" w:space="0" w:color="auto"/>
            <w:bottom w:val="none" w:sz="0" w:space="0" w:color="auto"/>
            <w:right w:val="none" w:sz="0" w:space="0" w:color="auto"/>
          </w:divBdr>
        </w:div>
        <w:div w:id="1202788980">
          <w:marLeft w:val="640"/>
          <w:marRight w:val="0"/>
          <w:marTop w:val="0"/>
          <w:marBottom w:val="0"/>
          <w:divBdr>
            <w:top w:val="none" w:sz="0" w:space="0" w:color="auto"/>
            <w:left w:val="none" w:sz="0" w:space="0" w:color="auto"/>
            <w:bottom w:val="none" w:sz="0" w:space="0" w:color="auto"/>
            <w:right w:val="none" w:sz="0" w:space="0" w:color="auto"/>
          </w:divBdr>
        </w:div>
        <w:div w:id="1534465157">
          <w:marLeft w:val="640"/>
          <w:marRight w:val="0"/>
          <w:marTop w:val="0"/>
          <w:marBottom w:val="0"/>
          <w:divBdr>
            <w:top w:val="none" w:sz="0" w:space="0" w:color="auto"/>
            <w:left w:val="none" w:sz="0" w:space="0" w:color="auto"/>
            <w:bottom w:val="none" w:sz="0" w:space="0" w:color="auto"/>
            <w:right w:val="none" w:sz="0" w:space="0" w:color="auto"/>
          </w:divBdr>
        </w:div>
        <w:div w:id="1174876338">
          <w:marLeft w:val="640"/>
          <w:marRight w:val="0"/>
          <w:marTop w:val="0"/>
          <w:marBottom w:val="0"/>
          <w:divBdr>
            <w:top w:val="none" w:sz="0" w:space="0" w:color="auto"/>
            <w:left w:val="none" w:sz="0" w:space="0" w:color="auto"/>
            <w:bottom w:val="none" w:sz="0" w:space="0" w:color="auto"/>
            <w:right w:val="none" w:sz="0" w:space="0" w:color="auto"/>
          </w:divBdr>
        </w:div>
        <w:div w:id="1040088953">
          <w:marLeft w:val="640"/>
          <w:marRight w:val="0"/>
          <w:marTop w:val="0"/>
          <w:marBottom w:val="0"/>
          <w:divBdr>
            <w:top w:val="none" w:sz="0" w:space="0" w:color="auto"/>
            <w:left w:val="none" w:sz="0" w:space="0" w:color="auto"/>
            <w:bottom w:val="none" w:sz="0" w:space="0" w:color="auto"/>
            <w:right w:val="none" w:sz="0" w:space="0" w:color="auto"/>
          </w:divBdr>
        </w:div>
        <w:div w:id="1850171406">
          <w:marLeft w:val="640"/>
          <w:marRight w:val="0"/>
          <w:marTop w:val="0"/>
          <w:marBottom w:val="0"/>
          <w:divBdr>
            <w:top w:val="none" w:sz="0" w:space="0" w:color="auto"/>
            <w:left w:val="none" w:sz="0" w:space="0" w:color="auto"/>
            <w:bottom w:val="none" w:sz="0" w:space="0" w:color="auto"/>
            <w:right w:val="none" w:sz="0" w:space="0" w:color="auto"/>
          </w:divBdr>
        </w:div>
        <w:div w:id="809857272">
          <w:marLeft w:val="640"/>
          <w:marRight w:val="0"/>
          <w:marTop w:val="0"/>
          <w:marBottom w:val="0"/>
          <w:divBdr>
            <w:top w:val="none" w:sz="0" w:space="0" w:color="auto"/>
            <w:left w:val="none" w:sz="0" w:space="0" w:color="auto"/>
            <w:bottom w:val="none" w:sz="0" w:space="0" w:color="auto"/>
            <w:right w:val="none" w:sz="0" w:space="0" w:color="auto"/>
          </w:divBdr>
        </w:div>
        <w:div w:id="349651070">
          <w:marLeft w:val="640"/>
          <w:marRight w:val="0"/>
          <w:marTop w:val="0"/>
          <w:marBottom w:val="0"/>
          <w:divBdr>
            <w:top w:val="none" w:sz="0" w:space="0" w:color="auto"/>
            <w:left w:val="none" w:sz="0" w:space="0" w:color="auto"/>
            <w:bottom w:val="none" w:sz="0" w:space="0" w:color="auto"/>
            <w:right w:val="none" w:sz="0" w:space="0" w:color="auto"/>
          </w:divBdr>
        </w:div>
        <w:div w:id="1198934705">
          <w:marLeft w:val="640"/>
          <w:marRight w:val="0"/>
          <w:marTop w:val="0"/>
          <w:marBottom w:val="0"/>
          <w:divBdr>
            <w:top w:val="none" w:sz="0" w:space="0" w:color="auto"/>
            <w:left w:val="none" w:sz="0" w:space="0" w:color="auto"/>
            <w:bottom w:val="none" w:sz="0" w:space="0" w:color="auto"/>
            <w:right w:val="none" w:sz="0" w:space="0" w:color="auto"/>
          </w:divBdr>
        </w:div>
        <w:div w:id="1999845443">
          <w:marLeft w:val="640"/>
          <w:marRight w:val="0"/>
          <w:marTop w:val="0"/>
          <w:marBottom w:val="0"/>
          <w:divBdr>
            <w:top w:val="none" w:sz="0" w:space="0" w:color="auto"/>
            <w:left w:val="none" w:sz="0" w:space="0" w:color="auto"/>
            <w:bottom w:val="none" w:sz="0" w:space="0" w:color="auto"/>
            <w:right w:val="none" w:sz="0" w:space="0" w:color="auto"/>
          </w:divBdr>
        </w:div>
        <w:div w:id="1803844248">
          <w:marLeft w:val="640"/>
          <w:marRight w:val="0"/>
          <w:marTop w:val="0"/>
          <w:marBottom w:val="0"/>
          <w:divBdr>
            <w:top w:val="none" w:sz="0" w:space="0" w:color="auto"/>
            <w:left w:val="none" w:sz="0" w:space="0" w:color="auto"/>
            <w:bottom w:val="none" w:sz="0" w:space="0" w:color="auto"/>
            <w:right w:val="none" w:sz="0" w:space="0" w:color="auto"/>
          </w:divBdr>
        </w:div>
        <w:div w:id="858541790">
          <w:marLeft w:val="640"/>
          <w:marRight w:val="0"/>
          <w:marTop w:val="0"/>
          <w:marBottom w:val="0"/>
          <w:divBdr>
            <w:top w:val="none" w:sz="0" w:space="0" w:color="auto"/>
            <w:left w:val="none" w:sz="0" w:space="0" w:color="auto"/>
            <w:bottom w:val="none" w:sz="0" w:space="0" w:color="auto"/>
            <w:right w:val="none" w:sz="0" w:space="0" w:color="auto"/>
          </w:divBdr>
        </w:div>
        <w:div w:id="1017149177">
          <w:marLeft w:val="640"/>
          <w:marRight w:val="0"/>
          <w:marTop w:val="0"/>
          <w:marBottom w:val="0"/>
          <w:divBdr>
            <w:top w:val="none" w:sz="0" w:space="0" w:color="auto"/>
            <w:left w:val="none" w:sz="0" w:space="0" w:color="auto"/>
            <w:bottom w:val="none" w:sz="0" w:space="0" w:color="auto"/>
            <w:right w:val="none" w:sz="0" w:space="0" w:color="auto"/>
          </w:divBdr>
        </w:div>
        <w:div w:id="1276673412">
          <w:marLeft w:val="640"/>
          <w:marRight w:val="0"/>
          <w:marTop w:val="0"/>
          <w:marBottom w:val="0"/>
          <w:divBdr>
            <w:top w:val="none" w:sz="0" w:space="0" w:color="auto"/>
            <w:left w:val="none" w:sz="0" w:space="0" w:color="auto"/>
            <w:bottom w:val="none" w:sz="0" w:space="0" w:color="auto"/>
            <w:right w:val="none" w:sz="0" w:space="0" w:color="auto"/>
          </w:divBdr>
        </w:div>
        <w:div w:id="1481538092">
          <w:marLeft w:val="640"/>
          <w:marRight w:val="0"/>
          <w:marTop w:val="0"/>
          <w:marBottom w:val="0"/>
          <w:divBdr>
            <w:top w:val="none" w:sz="0" w:space="0" w:color="auto"/>
            <w:left w:val="none" w:sz="0" w:space="0" w:color="auto"/>
            <w:bottom w:val="none" w:sz="0" w:space="0" w:color="auto"/>
            <w:right w:val="none" w:sz="0" w:space="0" w:color="auto"/>
          </w:divBdr>
        </w:div>
        <w:div w:id="158079998">
          <w:marLeft w:val="640"/>
          <w:marRight w:val="0"/>
          <w:marTop w:val="0"/>
          <w:marBottom w:val="0"/>
          <w:divBdr>
            <w:top w:val="none" w:sz="0" w:space="0" w:color="auto"/>
            <w:left w:val="none" w:sz="0" w:space="0" w:color="auto"/>
            <w:bottom w:val="none" w:sz="0" w:space="0" w:color="auto"/>
            <w:right w:val="none" w:sz="0" w:space="0" w:color="auto"/>
          </w:divBdr>
        </w:div>
        <w:div w:id="1649362549">
          <w:marLeft w:val="640"/>
          <w:marRight w:val="0"/>
          <w:marTop w:val="0"/>
          <w:marBottom w:val="0"/>
          <w:divBdr>
            <w:top w:val="none" w:sz="0" w:space="0" w:color="auto"/>
            <w:left w:val="none" w:sz="0" w:space="0" w:color="auto"/>
            <w:bottom w:val="none" w:sz="0" w:space="0" w:color="auto"/>
            <w:right w:val="none" w:sz="0" w:space="0" w:color="auto"/>
          </w:divBdr>
        </w:div>
        <w:div w:id="626398526">
          <w:marLeft w:val="640"/>
          <w:marRight w:val="0"/>
          <w:marTop w:val="0"/>
          <w:marBottom w:val="0"/>
          <w:divBdr>
            <w:top w:val="none" w:sz="0" w:space="0" w:color="auto"/>
            <w:left w:val="none" w:sz="0" w:space="0" w:color="auto"/>
            <w:bottom w:val="none" w:sz="0" w:space="0" w:color="auto"/>
            <w:right w:val="none" w:sz="0" w:space="0" w:color="auto"/>
          </w:divBdr>
        </w:div>
        <w:div w:id="1833140191">
          <w:marLeft w:val="640"/>
          <w:marRight w:val="0"/>
          <w:marTop w:val="0"/>
          <w:marBottom w:val="0"/>
          <w:divBdr>
            <w:top w:val="none" w:sz="0" w:space="0" w:color="auto"/>
            <w:left w:val="none" w:sz="0" w:space="0" w:color="auto"/>
            <w:bottom w:val="none" w:sz="0" w:space="0" w:color="auto"/>
            <w:right w:val="none" w:sz="0" w:space="0" w:color="auto"/>
          </w:divBdr>
        </w:div>
        <w:div w:id="1166018947">
          <w:marLeft w:val="640"/>
          <w:marRight w:val="0"/>
          <w:marTop w:val="0"/>
          <w:marBottom w:val="0"/>
          <w:divBdr>
            <w:top w:val="none" w:sz="0" w:space="0" w:color="auto"/>
            <w:left w:val="none" w:sz="0" w:space="0" w:color="auto"/>
            <w:bottom w:val="none" w:sz="0" w:space="0" w:color="auto"/>
            <w:right w:val="none" w:sz="0" w:space="0" w:color="auto"/>
          </w:divBdr>
        </w:div>
        <w:div w:id="1856070528">
          <w:marLeft w:val="640"/>
          <w:marRight w:val="0"/>
          <w:marTop w:val="0"/>
          <w:marBottom w:val="0"/>
          <w:divBdr>
            <w:top w:val="none" w:sz="0" w:space="0" w:color="auto"/>
            <w:left w:val="none" w:sz="0" w:space="0" w:color="auto"/>
            <w:bottom w:val="none" w:sz="0" w:space="0" w:color="auto"/>
            <w:right w:val="none" w:sz="0" w:space="0" w:color="auto"/>
          </w:divBdr>
        </w:div>
        <w:div w:id="1185442351">
          <w:marLeft w:val="640"/>
          <w:marRight w:val="0"/>
          <w:marTop w:val="0"/>
          <w:marBottom w:val="0"/>
          <w:divBdr>
            <w:top w:val="none" w:sz="0" w:space="0" w:color="auto"/>
            <w:left w:val="none" w:sz="0" w:space="0" w:color="auto"/>
            <w:bottom w:val="none" w:sz="0" w:space="0" w:color="auto"/>
            <w:right w:val="none" w:sz="0" w:space="0" w:color="auto"/>
          </w:divBdr>
        </w:div>
        <w:div w:id="1019430305">
          <w:marLeft w:val="640"/>
          <w:marRight w:val="0"/>
          <w:marTop w:val="0"/>
          <w:marBottom w:val="0"/>
          <w:divBdr>
            <w:top w:val="none" w:sz="0" w:space="0" w:color="auto"/>
            <w:left w:val="none" w:sz="0" w:space="0" w:color="auto"/>
            <w:bottom w:val="none" w:sz="0" w:space="0" w:color="auto"/>
            <w:right w:val="none" w:sz="0" w:space="0" w:color="auto"/>
          </w:divBdr>
        </w:div>
        <w:div w:id="1433235024">
          <w:marLeft w:val="640"/>
          <w:marRight w:val="0"/>
          <w:marTop w:val="0"/>
          <w:marBottom w:val="0"/>
          <w:divBdr>
            <w:top w:val="none" w:sz="0" w:space="0" w:color="auto"/>
            <w:left w:val="none" w:sz="0" w:space="0" w:color="auto"/>
            <w:bottom w:val="none" w:sz="0" w:space="0" w:color="auto"/>
            <w:right w:val="none" w:sz="0" w:space="0" w:color="auto"/>
          </w:divBdr>
        </w:div>
        <w:div w:id="355086397">
          <w:marLeft w:val="640"/>
          <w:marRight w:val="0"/>
          <w:marTop w:val="0"/>
          <w:marBottom w:val="0"/>
          <w:divBdr>
            <w:top w:val="none" w:sz="0" w:space="0" w:color="auto"/>
            <w:left w:val="none" w:sz="0" w:space="0" w:color="auto"/>
            <w:bottom w:val="none" w:sz="0" w:space="0" w:color="auto"/>
            <w:right w:val="none" w:sz="0" w:space="0" w:color="auto"/>
          </w:divBdr>
        </w:div>
        <w:div w:id="534737475">
          <w:marLeft w:val="640"/>
          <w:marRight w:val="0"/>
          <w:marTop w:val="0"/>
          <w:marBottom w:val="0"/>
          <w:divBdr>
            <w:top w:val="none" w:sz="0" w:space="0" w:color="auto"/>
            <w:left w:val="none" w:sz="0" w:space="0" w:color="auto"/>
            <w:bottom w:val="none" w:sz="0" w:space="0" w:color="auto"/>
            <w:right w:val="none" w:sz="0" w:space="0" w:color="auto"/>
          </w:divBdr>
        </w:div>
        <w:div w:id="334040269">
          <w:marLeft w:val="640"/>
          <w:marRight w:val="0"/>
          <w:marTop w:val="0"/>
          <w:marBottom w:val="0"/>
          <w:divBdr>
            <w:top w:val="none" w:sz="0" w:space="0" w:color="auto"/>
            <w:left w:val="none" w:sz="0" w:space="0" w:color="auto"/>
            <w:bottom w:val="none" w:sz="0" w:space="0" w:color="auto"/>
            <w:right w:val="none" w:sz="0" w:space="0" w:color="auto"/>
          </w:divBdr>
        </w:div>
        <w:div w:id="358049203">
          <w:marLeft w:val="640"/>
          <w:marRight w:val="0"/>
          <w:marTop w:val="0"/>
          <w:marBottom w:val="0"/>
          <w:divBdr>
            <w:top w:val="none" w:sz="0" w:space="0" w:color="auto"/>
            <w:left w:val="none" w:sz="0" w:space="0" w:color="auto"/>
            <w:bottom w:val="none" w:sz="0" w:space="0" w:color="auto"/>
            <w:right w:val="none" w:sz="0" w:space="0" w:color="auto"/>
          </w:divBdr>
        </w:div>
        <w:div w:id="613291120">
          <w:marLeft w:val="640"/>
          <w:marRight w:val="0"/>
          <w:marTop w:val="0"/>
          <w:marBottom w:val="0"/>
          <w:divBdr>
            <w:top w:val="none" w:sz="0" w:space="0" w:color="auto"/>
            <w:left w:val="none" w:sz="0" w:space="0" w:color="auto"/>
            <w:bottom w:val="none" w:sz="0" w:space="0" w:color="auto"/>
            <w:right w:val="none" w:sz="0" w:space="0" w:color="auto"/>
          </w:divBdr>
        </w:div>
        <w:div w:id="539053348">
          <w:marLeft w:val="640"/>
          <w:marRight w:val="0"/>
          <w:marTop w:val="0"/>
          <w:marBottom w:val="0"/>
          <w:divBdr>
            <w:top w:val="none" w:sz="0" w:space="0" w:color="auto"/>
            <w:left w:val="none" w:sz="0" w:space="0" w:color="auto"/>
            <w:bottom w:val="none" w:sz="0" w:space="0" w:color="auto"/>
            <w:right w:val="none" w:sz="0" w:space="0" w:color="auto"/>
          </w:divBdr>
        </w:div>
        <w:div w:id="227348655">
          <w:marLeft w:val="640"/>
          <w:marRight w:val="0"/>
          <w:marTop w:val="0"/>
          <w:marBottom w:val="0"/>
          <w:divBdr>
            <w:top w:val="none" w:sz="0" w:space="0" w:color="auto"/>
            <w:left w:val="none" w:sz="0" w:space="0" w:color="auto"/>
            <w:bottom w:val="none" w:sz="0" w:space="0" w:color="auto"/>
            <w:right w:val="none" w:sz="0" w:space="0" w:color="auto"/>
          </w:divBdr>
        </w:div>
        <w:div w:id="454296946">
          <w:marLeft w:val="640"/>
          <w:marRight w:val="0"/>
          <w:marTop w:val="0"/>
          <w:marBottom w:val="0"/>
          <w:divBdr>
            <w:top w:val="none" w:sz="0" w:space="0" w:color="auto"/>
            <w:left w:val="none" w:sz="0" w:space="0" w:color="auto"/>
            <w:bottom w:val="none" w:sz="0" w:space="0" w:color="auto"/>
            <w:right w:val="none" w:sz="0" w:space="0" w:color="auto"/>
          </w:divBdr>
        </w:div>
        <w:div w:id="1724676923">
          <w:marLeft w:val="640"/>
          <w:marRight w:val="0"/>
          <w:marTop w:val="0"/>
          <w:marBottom w:val="0"/>
          <w:divBdr>
            <w:top w:val="none" w:sz="0" w:space="0" w:color="auto"/>
            <w:left w:val="none" w:sz="0" w:space="0" w:color="auto"/>
            <w:bottom w:val="none" w:sz="0" w:space="0" w:color="auto"/>
            <w:right w:val="none" w:sz="0" w:space="0" w:color="auto"/>
          </w:divBdr>
        </w:div>
        <w:div w:id="867639906">
          <w:marLeft w:val="640"/>
          <w:marRight w:val="0"/>
          <w:marTop w:val="0"/>
          <w:marBottom w:val="0"/>
          <w:divBdr>
            <w:top w:val="none" w:sz="0" w:space="0" w:color="auto"/>
            <w:left w:val="none" w:sz="0" w:space="0" w:color="auto"/>
            <w:bottom w:val="none" w:sz="0" w:space="0" w:color="auto"/>
            <w:right w:val="none" w:sz="0" w:space="0" w:color="auto"/>
          </w:divBdr>
        </w:div>
        <w:div w:id="373699407">
          <w:marLeft w:val="640"/>
          <w:marRight w:val="0"/>
          <w:marTop w:val="0"/>
          <w:marBottom w:val="0"/>
          <w:divBdr>
            <w:top w:val="none" w:sz="0" w:space="0" w:color="auto"/>
            <w:left w:val="none" w:sz="0" w:space="0" w:color="auto"/>
            <w:bottom w:val="none" w:sz="0" w:space="0" w:color="auto"/>
            <w:right w:val="none" w:sz="0" w:space="0" w:color="auto"/>
          </w:divBdr>
        </w:div>
        <w:div w:id="90442949">
          <w:marLeft w:val="640"/>
          <w:marRight w:val="0"/>
          <w:marTop w:val="0"/>
          <w:marBottom w:val="0"/>
          <w:divBdr>
            <w:top w:val="none" w:sz="0" w:space="0" w:color="auto"/>
            <w:left w:val="none" w:sz="0" w:space="0" w:color="auto"/>
            <w:bottom w:val="none" w:sz="0" w:space="0" w:color="auto"/>
            <w:right w:val="none" w:sz="0" w:space="0" w:color="auto"/>
          </w:divBdr>
        </w:div>
        <w:div w:id="2109812983">
          <w:marLeft w:val="640"/>
          <w:marRight w:val="0"/>
          <w:marTop w:val="0"/>
          <w:marBottom w:val="0"/>
          <w:divBdr>
            <w:top w:val="none" w:sz="0" w:space="0" w:color="auto"/>
            <w:left w:val="none" w:sz="0" w:space="0" w:color="auto"/>
            <w:bottom w:val="none" w:sz="0" w:space="0" w:color="auto"/>
            <w:right w:val="none" w:sz="0" w:space="0" w:color="auto"/>
          </w:divBdr>
        </w:div>
        <w:div w:id="2110881738">
          <w:marLeft w:val="640"/>
          <w:marRight w:val="0"/>
          <w:marTop w:val="0"/>
          <w:marBottom w:val="0"/>
          <w:divBdr>
            <w:top w:val="none" w:sz="0" w:space="0" w:color="auto"/>
            <w:left w:val="none" w:sz="0" w:space="0" w:color="auto"/>
            <w:bottom w:val="none" w:sz="0" w:space="0" w:color="auto"/>
            <w:right w:val="none" w:sz="0" w:space="0" w:color="auto"/>
          </w:divBdr>
        </w:div>
        <w:div w:id="366033008">
          <w:marLeft w:val="640"/>
          <w:marRight w:val="0"/>
          <w:marTop w:val="0"/>
          <w:marBottom w:val="0"/>
          <w:divBdr>
            <w:top w:val="none" w:sz="0" w:space="0" w:color="auto"/>
            <w:left w:val="none" w:sz="0" w:space="0" w:color="auto"/>
            <w:bottom w:val="none" w:sz="0" w:space="0" w:color="auto"/>
            <w:right w:val="none" w:sz="0" w:space="0" w:color="auto"/>
          </w:divBdr>
        </w:div>
        <w:div w:id="789126892">
          <w:marLeft w:val="640"/>
          <w:marRight w:val="0"/>
          <w:marTop w:val="0"/>
          <w:marBottom w:val="0"/>
          <w:divBdr>
            <w:top w:val="none" w:sz="0" w:space="0" w:color="auto"/>
            <w:left w:val="none" w:sz="0" w:space="0" w:color="auto"/>
            <w:bottom w:val="none" w:sz="0" w:space="0" w:color="auto"/>
            <w:right w:val="none" w:sz="0" w:space="0" w:color="auto"/>
          </w:divBdr>
        </w:div>
        <w:div w:id="1662738240">
          <w:marLeft w:val="640"/>
          <w:marRight w:val="0"/>
          <w:marTop w:val="0"/>
          <w:marBottom w:val="0"/>
          <w:divBdr>
            <w:top w:val="none" w:sz="0" w:space="0" w:color="auto"/>
            <w:left w:val="none" w:sz="0" w:space="0" w:color="auto"/>
            <w:bottom w:val="none" w:sz="0" w:space="0" w:color="auto"/>
            <w:right w:val="none" w:sz="0" w:space="0" w:color="auto"/>
          </w:divBdr>
        </w:div>
        <w:div w:id="955405610">
          <w:marLeft w:val="640"/>
          <w:marRight w:val="0"/>
          <w:marTop w:val="0"/>
          <w:marBottom w:val="0"/>
          <w:divBdr>
            <w:top w:val="none" w:sz="0" w:space="0" w:color="auto"/>
            <w:left w:val="none" w:sz="0" w:space="0" w:color="auto"/>
            <w:bottom w:val="none" w:sz="0" w:space="0" w:color="auto"/>
            <w:right w:val="none" w:sz="0" w:space="0" w:color="auto"/>
          </w:divBdr>
        </w:div>
        <w:div w:id="1212768166">
          <w:marLeft w:val="640"/>
          <w:marRight w:val="0"/>
          <w:marTop w:val="0"/>
          <w:marBottom w:val="0"/>
          <w:divBdr>
            <w:top w:val="none" w:sz="0" w:space="0" w:color="auto"/>
            <w:left w:val="none" w:sz="0" w:space="0" w:color="auto"/>
            <w:bottom w:val="none" w:sz="0" w:space="0" w:color="auto"/>
            <w:right w:val="none" w:sz="0" w:space="0" w:color="auto"/>
          </w:divBdr>
        </w:div>
        <w:div w:id="2123646788">
          <w:marLeft w:val="640"/>
          <w:marRight w:val="0"/>
          <w:marTop w:val="0"/>
          <w:marBottom w:val="0"/>
          <w:divBdr>
            <w:top w:val="none" w:sz="0" w:space="0" w:color="auto"/>
            <w:left w:val="none" w:sz="0" w:space="0" w:color="auto"/>
            <w:bottom w:val="none" w:sz="0" w:space="0" w:color="auto"/>
            <w:right w:val="none" w:sz="0" w:space="0" w:color="auto"/>
          </w:divBdr>
        </w:div>
        <w:div w:id="585380219">
          <w:marLeft w:val="640"/>
          <w:marRight w:val="0"/>
          <w:marTop w:val="0"/>
          <w:marBottom w:val="0"/>
          <w:divBdr>
            <w:top w:val="none" w:sz="0" w:space="0" w:color="auto"/>
            <w:left w:val="none" w:sz="0" w:space="0" w:color="auto"/>
            <w:bottom w:val="none" w:sz="0" w:space="0" w:color="auto"/>
            <w:right w:val="none" w:sz="0" w:space="0" w:color="auto"/>
          </w:divBdr>
        </w:div>
        <w:div w:id="1071273626">
          <w:marLeft w:val="640"/>
          <w:marRight w:val="0"/>
          <w:marTop w:val="0"/>
          <w:marBottom w:val="0"/>
          <w:divBdr>
            <w:top w:val="none" w:sz="0" w:space="0" w:color="auto"/>
            <w:left w:val="none" w:sz="0" w:space="0" w:color="auto"/>
            <w:bottom w:val="none" w:sz="0" w:space="0" w:color="auto"/>
            <w:right w:val="none" w:sz="0" w:space="0" w:color="auto"/>
          </w:divBdr>
        </w:div>
        <w:div w:id="2119988304">
          <w:marLeft w:val="640"/>
          <w:marRight w:val="0"/>
          <w:marTop w:val="0"/>
          <w:marBottom w:val="0"/>
          <w:divBdr>
            <w:top w:val="none" w:sz="0" w:space="0" w:color="auto"/>
            <w:left w:val="none" w:sz="0" w:space="0" w:color="auto"/>
            <w:bottom w:val="none" w:sz="0" w:space="0" w:color="auto"/>
            <w:right w:val="none" w:sz="0" w:space="0" w:color="auto"/>
          </w:divBdr>
        </w:div>
        <w:div w:id="1003119388">
          <w:marLeft w:val="640"/>
          <w:marRight w:val="0"/>
          <w:marTop w:val="0"/>
          <w:marBottom w:val="0"/>
          <w:divBdr>
            <w:top w:val="none" w:sz="0" w:space="0" w:color="auto"/>
            <w:left w:val="none" w:sz="0" w:space="0" w:color="auto"/>
            <w:bottom w:val="none" w:sz="0" w:space="0" w:color="auto"/>
            <w:right w:val="none" w:sz="0" w:space="0" w:color="auto"/>
          </w:divBdr>
        </w:div>
        <w:div w:id="1457019763">
          <w:marLeft w:val="640"/>
          <w:marRight w:val="0"/>
          <w:marTop w:val="0"/>
          <w:marBottom w:val="0"/>
          <w:divBdr>
            <w:top w:val="none" w:sz="0" w:space="0" w:color="auto"/>
            <w:left w:val="none" w:sz="0" w:space="0" w:color="auto"/>
            <w:bottom w:val="none" w:sz="0" w:space="0" w:color="auto"/>
            <w:right w:val="none" w:sz="0" w:space="0" w:color="auto"/>
          </w:divBdr>
        </w:div>
        <w:div w:id="1580747715">
          <w:marLeft w:val="640"/>
          <w:marRight w:val="0"/>
          <w:marTop w:val="0"/>
          <w:marBottom w:val="0"/>
          <w:divBdr>
            <w:top w:val="none" w:sz="0" w:space="0" w:color="auto"/>
            <w:left w:val="none" w:sz="0" w:space="0" w:color="auto"/>
            <w:bottom w:val="none" w:sz="0" w:space="0" w:color="auto"/>
            <w:right w:val="none" w:sz="0" w:space="0" w:color="auto"/>
          </w:divBdr>
        </w:div>
        <w:div w:id="639070072">
          <w:marLeft w:val="640"/>
          <w:marRight w:val="0"/>
          <w:marTop w:val="0"/>
          <w:marBottom w:val="0"/>
          <w:divBdr>
            <w:top w:val="none" w:sz="0" w:space="0" w:color="auto"/>
            <w:left w:val="none" w:sz="0" w:space="0" w:color="auto"/>
            <w:bottom w:val="none" w:sz="0" w:space="0" w:color="auto"/>
            <w:right w:val="none" w:sz="0" w:space="0" w:color="auto"/>
          </w:divBdr>
        </w:div>
        <w:div w:id="2138059682">
          <w:marLeft w:val="640"/>
          <w:marRight w:val="0"/>
          <w:marTop w:val="0"/>
          <w:marBottom w:val="0"/>
          <w:divBdr>
            <w:top w:val="none" w:sz="0" w:space="0" w:color="auto"/>
            <w:left w:val="none" w:sz="0" w:space="0" w:color="auto"/>
            <w:bottom w:val="none" w:sz="0" w:space="0" w:color="auto"/>
            <w:right w:val="none" w:sz="0" w:space="0" w:color="auto"/>
          </w:divBdr>
        </w:div>
        <w:div w:id="1850099788">
          <w:marLeft w:val="640"/>
          <w:marRight w:val="0"/>
          <w:marTop w:val="0"/>
          <w:marBottom w:val="0"/>
          <w:divBdr>
            <w:top w:val="none" w:sz="0" w:space="0" w:color="auto"/>
            <w:left w:val="none" w:sz="0" w:space="0" w:color="auto"/>
            <w:bottom w:val="none" w:sz="0" w:space="0" w:color="auto"/>
            <w:right w:val="none" w:sz="0" w:space="0" w:color="auto"/>
          </w:divBdr>
        </w:div>
        <w:div w:id="821118982">
          <w:marLeft w:val="640"/>
          <w:marRight w:val="0"/>
          <w:marTop w:val="0"/>
          <w:marBottom w:val="0"/>
          <w:divBdr>
            <w:top w:val="none" w:sz="0" w:space="0" w:color="auto"/>
            <w:left w:val="none" w:sz="0" w:space="0" w:color="auto"/>
            <w:bottom w:val="none" w:sz="0" w:space="0" w:color="auto"/>
            <w:right w:val="none" w:sz="0" w:space="0" w:color="auto"/>
          </w:divBdr>
        </w:div>
        <w:div w:id="935939847">
          <w:marLeft w:val="640"/>
          <w:marRight w:val="0"/>
          <w:marTop w:val="0"/>
          <w:marBottom w:val="0"/>
          <w:divBdr>
            <w:top w:val="none" w:sz="0" w:space="0" w:color="auto"/>
            <w:left w:val="none" w:sz="0" w:space="0" w:color="auto"/>
            <w:bottom w:val="none" w:sz="0" w:space="0" w:color="auto"/>
            <w:right w:val="none" w:sz="0" w:space="0" w:color="auto"/>
          </w:divBdr>
        </w:div>
        <w:div w:id="1607694019">
          <w:marLeft w:val="640"/>
          <w:marRight w:val="0"/>
          <w:marTop w:val="0"/>
          <w:marBottom w:val="0"/>
          <w:divBdr>
            <w:top w:val="none" w:sz="0" w:space="0" w:color="auto"/>
            <w:left w:val="none" w:sz="0" w:space="0" w:color="auto"/>
            <w:bottom w:val="none" w:sz="0" w:space="0" w:color="auto"/>
            <w:right w:val="none" w:sz="0" w:space="0" w:color="auto"/>
          </w:divBdr>
        </w:div>
        <w:div w:id="1089959286">
          <w:marLeft w:val="640"/>
          <w:marRight w:val="0"/>
          <w:marTop w:val="0"/>
          <w:marBottom w:val="0"/>
          <w:divBdr>
            <w:top w:val="none" w:sz="0" w:space="0" w:color="auto"/>
            <w:left w:val="none" w:sz="0" w:space="0" w:color="auto"/>
            <w:bottom w:val="none" w:sz="0" w:space="0" w:color="auto"/>
            <w:right w:val="none" w:sz="0" w:space="0" w:color="auto"/>
          </w:divBdr>
        </w:div>
        <w:div w:id="1402867654">
          <w:marLeft w:val="640"/>
          <w:marRight w:val="0"/>
          <w:marTop w:val="0"/>
          <w:marBottom w:val="0"/>
          <w:divBdr>
            <w:top w:val="none" w:sz="0" w:space="0" w:color="auto"/>
            <w:left w:val="none" w:sz="0" w:space="0" w:color="auto"/>
            <w:bottom w:val="none" w:sz="0" w:space="0" w:color="auto"/>
            <w:right w:val="none" w:sz="0" w:space="0" w:color="auto"/>
          </w:divBdr>
        </w:div>
        <w:div w:id="806704385">
          <w:marLeft w:val="640"/>
          <w:marRight w:val="0"/>
          <w:marTop w:val="0"/>
          <w:marBottom w:val="0"/>
          <w:divBdr>
            <w:top w:val="none" w:sz="0" w:space="0" w:color="auto"/>
            <w:left w:val="none" w:sz="0" w:space="0" w:color="auto"/>
            <w:bottom w:val="none" w:sz="0" w:space="0" w:color="auto"/>
            <w:right w:val="none" w:sz="0" w:space="0" w:color="auto"/>
          </w:divBdr>
        </w:div>
        <w:div w:id="433087495">
          <w:marLeft w:val="640"/>
          <w:marRight w:val="0"/>
          <w:marTop w:val="0"/>
          <w:marBottom w:val="0"/>
          <w:divBdr>
            <w:top w:val="none" w:sz="0" w:space="0" w:color="auto"/>
            <w:left w:val="none" w:sz="0" w:space="0" w:color="auto"/>
            <w:bottom w:val="none" w:sz="0" w:space="0" w:color="auto"/>
            <w:right w:val="none" w:sz="0" w:space="0" w:color="auto"/>
          </w:divBdr>
        </w:div>
        <w:div w:id="409350187">
          <w:marLeft w:val="640"/>
          <w:marRight w:val="0"/>
          <w:marTop w:val="0"/>
          <w:marBottom w:val="0"/>
          <w:divBdr>
            <w:top w:val="none" w:sz="0" w:space="0" w:color="auto"/>
            <w:left w:val="none" w:sz="0" w:space="0" w:color="auto"/>
            <w:bottom w:val="none" w:sz="0" w:space="0" w:color="auto"/>
            <w:right w:val="none" w:sz="0" w:space="0" w:color="auto"/>
          </w:divBdr>
        </w:div>
        <w:div w:id="1992296537">
          <w:marLeft w:val="640"/>
          <w:marRight w:val="0"/>
          <w:marTop w:val="0"/>
          <w:marBottom w:val="0"/>
          <w:divBdr>
            <w:top w:val="none" w:sz="0" w:space="0" w:color="auto"/>
            <w:left w:val="none" w:sz="0" w:space="0" w:color="auto"/>
            <w:bottom w:val="none" w:sz="0" w:space="0" w:color="auto"/>
            <w:right w:val="none" w:sz="0" w:space="0" w:color="auto"/>
          </w:divBdr>
        </w:div>
        <w:div w:id="1041250515">
          <w:marLeft w:val="640"/>
          <w:marRight w:val="0"/>
          <w:marTop w:val="0"/>
          <w:marBottom w:val="0"/>
          <w:divBdr>
            <w:top w:val="none" w:sz="0" w:space="0" w:color="auto"/>
            <w:left w:val="none" w:sz="0" w:space="0" w:color="auto"/>
            <w:bottom w:val="none" w:sz="0" w:space="0" w:color="auto"/>
            <w:right w:val="none" w:sz="0" w:space="0" w:color="auto"/>
          </w:divBdr>
        </w:div>
        <w:div w:id="281769327">
          <w:marLeft w:val="640"/>
          <w:marRight w:val="0"/>
          <w:marTop w:val="0"/>
          <w:marBottom w:val="0"/>
          <w:divBdr>
            <w:top w:val="none" w:sz="0" w:space="0" w:color="auto"/>
            <w:left w:val="none" w:sz="0" w:space="0" w:color="auto"/>
            <w:bottom w:val="none" w:sz="0" w:space="0" w:color="auto"/>
            <w:right w:val="none" w:sz="0" w:space="0" w:color="auto"/>
          </w:divBdr>
        </w:div>
        <w:div w:id="1137451370">
          <w:marLeft w:val="640"/>
          <w:marRight w:val="0"/>
          <w:marTop w:val="0"/>
          <w:marBottom w:val="0"/>
          <w:divBdr>
            <w:top w:val="none" w:sz="0" w:space="0" w:color="auto"/>
            <w:left w:val="none" w:sz="0" w:space="0" w:color="auto"/>
            <w:bottom w:val="none" w:sz="0" w:space="0" w:color="auto"/>
            <w:right w:val="none" w:sz="0" w:space="0" w:color="auto"/>
          </w:divBdr>
        </w:div>
        <w:div w:id="2130467746">
          <w:marLeft w:val="640"/>
          <w:marRight w:val="0"/>
          <w:marTop w:val="0"/>
          <w:marBottom w:val="0"/>
          <w:divBdr>
            <w:top w:val="none" w:sz="0" w:space="0" w:color="auto"/>
            <w:left w:val="none" w:sz="0" w:space="0" w:color="auto"/>
            <w:bottom w:val="none" w:sz="0" w:space="0" w:color="auto"/>
            <w:right w:val="none" w:sz="0" w:space="0" w:color="auto"/>
          </w:divBdr>
        </w:div>
        <w:div w:id="2028675639">
          <w:marLeft w:val="640"/>
          <w:marRight w:val="0"/>
          <w:marTop w:val="0"/>
          <w:marBottom w:val="0"/>
          <w:divBdr>
            <w:top w:val="none" w:sz="0" w:space="0" w:color="auto"/>
            <w:left w:val="none" w:sz="0" w:space="0" w:color="auto"/>
            <w:bottom w:val="none" w:sz="0" w:space="0" w:color="auto"/>
            <w:right w:val="none" w:sz="0" w:space="0" w:color="auto"/>
          </w:divBdr>
        </w:div>
        <w:div w:id="605385264">
          <w:marLeft w:val="640"/>
          <w:marRight w:val="0"/>
          <w:marTop w:val="0"/>
          <w:marBottom w:val="0"/>
          <w:divBdr>
            <w:top w:val="none" w:sz="0" w:space="0" w:color="auto"/>
            <w:left w:val="none" w:sz="0" w:space="0" w:color="auto"/>
            <w:bottom w:val="none" w:sz="0" w:space="0" w:color="auto"/>
            <w:right w:val="none" w:sz="0" w:space="0" w:color="auto"/>
          </w:divBdr>
        </w:div>
        <w:div w:id="1344893699">
          <w:marLeft w:val="640"/>
          <w:marRight w:val="0"/>
          <w:marTop w:val="0"/>
          <w:marBottom w:val="0"/>
          <w:divBdr>
            <w:top w:val="none" w:sz="0" w:space="0" w:color="auto"/>
            <w:left w:val="none" w:sz="0" w:space="0" w:color="auto"/>
            <w:bottom w:val="none" w:sz="0" w:space="0" w:color="auto"/>
            <w:right w:val="none" w:sz="0" w:space="0" w:color="auto"/>
          </w:divBdr>
        </w:div>
        <w:div w:id="1778601974">
          <w:marLeft w:val="640"/>
          <w:marRight w:val="0"/>
          <w:marTop w:val="0"/>
          <w:marBottom w:val="0"/>
          <w:divBdr>
            <w:top w:val="none" w:sz="0" w:space="0" w:color="auto"/>
            <w:left w:val="none" w:sz="0" w:space="0" w:color="auto"/>
            <w:bottom w:val="none" w:sz="0" w:space="0" w:color="auto"/>
            <w:right w:val="none" w:sz="0" w:space="0" w:color="auto"/>
          </w:divBdr>
        </w:div>
        <w:div w:id="1129668079">
          <w:marLeft w:val="640"/>
          <w:marRight w:val="0"/>
          <w:marTop w:val="0"/>
          <w:marBottom w:val="0"/>
          <w:divBdr>
            <w:top w:val="none" w:sz="0" w:space="0" w:color="auto"/>
            <w:left w:val="none" w:sz="0" w:space="0" w:color="auto"/>
            <w:bottom w:val="none" w:sz="0" w:space="0" w:color="auto"/>
            <w:right w:val="none" w:sz="0" w:space="0" w:color="auto"/>
          </w:divBdr>
        </w:div>
        <w:div w:id="1260143682">
          <w:marLeft w:val="640"/>
          <w:marRight w:val="0"/>
          <w:marTop w:val="0"/>
          <w:marBottom w:val="0"/>
          <w:divBdr>
            <w:top w:val="none" w:sz="0" w:space="0" w:color="auto"/>
            <w:left w:val="none" w:sz="0" w:space="0" w:color="auto"/>
            <w:bottom w:val="none" w:sz="0" w:space="0" w:color="auto"/>
            <w:right w:val="none" w:sz="0" w:space="0" w:color="auto"/>
          </w:divBdr>
        </w:div>
        <w:div w:id="921371890">
          <w:marLeft w:val="640"/>
          <w:marRight w:val="0"/>
          <w:marTop w:val="0"/>
          <w:marBottom w:val="0"/>
          <w:divBdr>
            <w:top w:val="none" w:sz="0" w:space="0" w:color="auto"/>
            <w:left w:val="none" w:sz="0" w:space="0" w:color="auto"/>
            <w:bottom w:val="none" w:sz="0" w:space="0" w:color="auto"/>
            <w:right w:val="none" w:sz="0" w:space="0" w:color="auto"/>
          </w:divBdr>
        </w:div>
        <w:div w:id="1213732837">
          <w:marLeft w:val="640"/>
          <w:marRight w:val="0"/>
          <w:marTop w:val="0"/>
          <w:marBottom w:val="0"/>
          <w:divBdr>
            <w:top w:val="none" w:sz="0" w:space="0" w:color="auto"/>
            <w:left w:val="none" w:sz="0" w:space="0" w:color="auto"/>
            <w:bottom w:val="none" w:sz="0" w:space="0" w:color="auto"/>
            <w:right w:val="none" w:sz="0" w:space="0" w:color="auto"/>
          </w:divBdr>
        </w:div>
      </w:divsChild>
    </w:div>
    <w:div w:id="1078401104">
      <w:bodyDiv w:val="1"/>
      <w:marLeft w:val="0"/>
      <w:marRight w:val="0"/>
      <w:marTop w:val="0"/>
      <w:marBottom w:val="0"/>
      <w:divBdr>
        <w:top w:val="none" w:sz="0" w:space="0" w:color="auto"/>
        <w:left w:val="none" w:sz="0" w:space="0" w:color="auto"/>
        <w:bottom w:val="none" w:sz="0" w:space="0" w:color="auto"/>
        <w:right w:val="none" w:sz="0" w:space="0" w:color="auto"/>
      </w:divBdr>
      <w:divsChild>
        <w:div w:id="881482681">
          <w:marLeft w:val="640"/>
          <w:marRight w:val="0"/>
          <w:marTop w:val="0"/>
          <w:marBottom w:val="0"/>
          <w:divBdr>
            <w:top w:val="none" w:sz="0" w:space="0" w:color="auto"/>
            <w:left w:val="none" w:sz="0" w:space="0" w:color="auto"/>
            <w:bottom w:val="none" w:sz="0" w:space="0" w:color="auto"/>
            <w:right w:val="none" w:sz="0" w:space="0" w:color="auto"/>
          </w:divBdr>
        </w:div>
        <w:div w:id="1715345612">
          <w:marLeft w:val="640"/>
          <w:marRight w:val="0"/>
          <w:marTop w:val="0"/>
          <w:marBottom w:val="0"/>
          <w:divBdr>
            <w:top w:val="none" w:sz="0" w:space="0" w:color="auto"/>
            <w:left w:val="none" w:sz="0" w:space="0" w:color="auto"/>
            <w:bottom w:val="none" w:sz="0" w:space="0" w:color="auto"/>
            <w:right w:val="none" w:sz="0" w:space="0" w:color="auto"/>
          </w:divBdr>
        </w:div>
        <w:div w:id="1634560002">
          <w:marLeft w:val="640"/>
          <w:marRight w:val="0"/>
          <w:marTop w:val="0"/>
          <w:marBottom w:val="0"/>
          <w:divBdr>
            <w:top w:val="none" w:sz="0" w:space="0" w:color="auto"/>
            <w:left w:val="none" w:sz="0" w:space="0" w:color="auto"/>
            <w:bottom w:val="none" w:sz="0" w:space="0" w:color="auto"/>
            <w:right w:val="none" w:sz="0" w:space="0" w:color="auto"/>
          </w:divBdr>
        </w:div>
        <w:div w:id="1067802486">
          <w:marLeft w:val="640"/>
          <w:marRight w:val="0"/>
          <w:marTop w:val="0"/>
          <w:marBottom w:val="0"/>
          <w:divBdr>
            <w:top w:val="none" w:sz="0" w:space="0" w:color="auto"/>
            <w:left w:val="none" w:sz="0" w:space="0" w:color="auto"/>
            <w:bottom w:val="none" w:sz="0" w:space="0" w:color="auto"/>
            <w:right w:val="none" w:sz="0" w:space="0" w:color="auto"/>
          </w:divBdr>
        </w:div>
        <w:div w:id="1270552569">
          <w:marLeft w:val="640"/>
          <w:marRight w:val="0"/>
          <w:marTop w:val="0"/>
          <w:marBottom w:val="0"/>
          <w:divBdr>
            <w:top w:val="none" w:sz="0" w:space="0" w:color="auto"/>
            <w:left w:val="none" w:sz="0" w:space="0" w:color="auto"/>
            <w:bottom w:val="none" w:sz="0" w:space="0" w:color="auto"/>
            <w:right w:val="none" w:sz="0" w:space="0" w:color="auto"/>
          </w:divBdr>
        </w:div>
        <w:div w:id="971515671">
          <w:marLeft w:val="640"/>
          <w:marRight w:val="0"/>
          <w:marTop w:val="0"/>
          <w:marBottom w:val="0"/>
          <w:divBdr>
            <w:top w:val="none" w:sz="0" w:space="0" w:color="auto"/>
            <w:left w:val="none" w:sz="0" w:space="0" w:color="auto"/>
            <w:bottom w:val="none" w:sz="0" w:space="0" w:color="auto"/>
            <w:right w:val="none" w:sz="0" w:space="0" w:color="auto"/>
          </w:divBdr>
        </w:div>
        <w:div w:id="595483912">
          <w:marLeft w:val="640"/>
          <w:marRight w:val="0"/>
          <w:marTop w:val="0"/>
          <w:marBottom w:val="0"/>
          <w:divBdr>
            <w:top w:val="none" w:sz="0" w:space="0" w:color="auto"/>
            <w:left w:val="none" w:sz="0" w:space="0" w:color="auto"/>
            <w:bottom w:val="none" w:sz="0" w:space="0" w:color="auto"/>
            <w:right w:val="none" w:sz="0" w:space="0" w:color="auto"/>
          </w:divBdr>
        </w:div>
        <w:div w:id="457796010">
          <w:marLeft w:val="640"/>
          <w:marRight w:val="0"/>
          <w:marTop w:val="0"/>
          <w:marBottom w:val="0"/>
          <w:divBdr>
            <w:top w:val="none" w:sz="0" w:space="0" w:color="auto"/>
            <w:left w:val="none" w:sz="0" w:space="0" w:color="auto"/>
            <w:bottom w:val="none" w:sz="0" w:space="0" w:color="auto"/>
            <w:right w:val="none" w:sz="0" w:space="0" w:color="auto"/>
          </w:divBdr>
        </w:div>
        <w:div w:id="1391927744">
          <w:marLeft w:val="640"/>
          <w:marRight w:val="0"/>
          <w:marTop w:val="0"/>
          <w:marBottom w:val="0"/>
          <w:divBdr>
            <w:top w:val="none" w:sz="0" w:space="0" w:color="auto"/>
            <w:left w:val="none" w:sz="0" w:space="0" w:color="auto"/>
            <w:bottom w:val="none" w:sz="0" w:space="0" w:color="auto"/>
            <w:right w:val="none" w:sz="0" w:space="0" w:color="auto"/>
          </w:divBdr>
        </w:div>
        <w:div w:id="1261530293">
          <w:marLeft w:val="640"/>
          <w:marRight w:val="0"/>
          <w:marTop w:val="0"/>
          <w:marBottom w:val="0"/>
          <w:divBdr>
            <w:top w:val="none" w:sz="0" w:space="0" w:color="auto"/>
            <w:left w:val="none" w:sz="0" w:space="0" w:color="auto"/>
            <w:bottom w:val="none" w:sz="0" w:space="0" w:color="auto"/>
            <w:right w:val="none" w:sz="0" w:space="0" w:color="auto"/>
          </w:divBdr>
        </w:div>
        <w:div w:id="2142186757">
          <w:marLeft w:val="640"/>
          <w:marRight w:val="0"/>
          <w:marTop w:val="0"/>
          <w:marBottom w:val="0"/>
          <w:divBdr>
            <w:top w:val="none" w:sz="0" w:space="0" w:color="auto"/>
            <w:left w:val="none" w:sz="0" w:space="0" w:color="auto"/>
            <w:bottom w:val="none" w:sz="0" w:space="0" w:color="auto"/>
            <w:right w:val="none" w:sz="0" w:space="0" w:color="auto"/>
          </w:divBdr>
        </w:div>
        <w:div w:id="482966036">
          <w:marLeft w:val="640"/>
          <w:marRight w:val="0"/>
          <w:marTop w:val="0"/>
          <w:marBottom w:val="0"/>
          <w:divBdr>
            <w:top w:val="none" w:sz="0" w:space="0" w:color="auto"/>
            <w:left w:val="none" w:sz="0" w:space="0" w:color="auto"/>
            <w:bottom w:val="none" w:sz="0" w:space="0" w:color="auto"/>
            <w:right w:val="none" w:sz="0" w:space="0" w:color="auto"/>
          </w:divBdr>
        </w:div>
        <w:div w:id="68118104">
          <w:marLeft w:val="640"/>
          <w:marRight w:val="0"/>
          <w:marTop w:val="0"/>
          <w:marBottom w:val="0"/>
          <w:divBdr>
            <w:top w:val="none" w:sz="0" w:space="0" w:color="auto"/>
            <w:left w:val="none" w:sz="0" w:space="0" w:color="auto"/>
            <w:bottom w:val="none" w:sz="0" w:space="0" w:color="auto"/>
            <w:right w:val="none" w:sz="0" w:space="0" w:color="auto"/>
          </w:divBdr>
        </w:div>
        <w:div w:id="1938053083">
          <w:marLeft w:val="640"/>
          <w:marRight w:val="0"/>
          <w:marTop w:val="0"/>
          <w:marBottom w:val="0"/>
          <w:divBdr>
            <w:top w:val="none" w:sz="0" w:space="0" w:color="auto"/>
            <w:left w:val="none" w:sz="0" w:space="0" w:color="auto"/>
            <w:bottom w:val="none" w:sz="0" w:space="0" w:color="auto"/>
            <w:right w:val="none" w:sz="0" w:space="0" w:color="auto"/>
          </w:divBdr>
        </w:div>
        <w:div w:id="126825945">
          <w:marLeft w:val="640"/>
          <w:marRight w:val="0"/>
          <w:marTop w:val="0"/>
          <w:marBottom w:val="0"/>
          <w:divBdr>
            <w:top w:val="none" w:sz="0" w:space="0" w:color="auto"/>
            <w:left w:val="none" w:sz="0" w:space="0" w:color="auto"/>
            <w:bottom w:val="none" w:sz="0" w:space="0" w:color="auto"/>
            <w:right w:val="none" w:sz="0" w:space="0" w:color="auto"/>
          </w:divBdr>
        </w:div>
        <w:div w:id="1643384003">
          <w:marLeft w:val="640"/>
          <w:marRight w:val="0"/>
          <w:marTop w:val="0"/>
          <w:marBottom w:val="0"/>
          <w:divBdr>
            <w:top w:val="none" w:sz="0" w:space="0" w:color="auto"/>
            <w:left w:val="none" w:sz="0" w:space="0" w:color="auto"/>
            <w:bottom w:val="none" w:sz="0" w:space="0" w:color="auto"/>
            <w:right w:val="none" w:sz="0" w:space="0" w:color="auto"/>
          </w:divBdr>
        </w:div>
        <w:div w:id="364139801">
          <w:marLeft w:val="640"/>
          <w:marRight w:val="0"/>
          <w:marTop w:val="0"/>
          <w:marBottom w:val="0"/>
          <w:divBdr>
            <w:top w:val="none" w:sz="0" w:space="0" w:color="auto"/>
            <w:left w:val="none" w:sz="0" w:space="0" w:color="auto"/>
            <w:bottom w:val="none" w:sz="0" w:space="0" w:color="auto"/>
            <w:right w:val="none" w:sz="0" w:space="0" w:color="auto"/>
          </w:divBdr>
        </w:div>
        <w:div w:id="1160122505">
          <w:marLeft w:val="640"/>
          <w:marRight w:val="0"/>
          <w:marTop w:val="0"/>
          <w:marBottom w:val="0"/>
          <w:divBdr>
            <w:top w:val="none" w:sz="0" w:space="0" w:color="auto"/>
            <w:left w:val="none" w:sz="0" w:space="0" w:color="auto"/>
            <w:bottom w:val="none" w:sz="0" w:space="0" w:color="auto"/>
            <w:right w:val="none" w:sz="0" w:space="0" w:color="auto"/>
          </w:divBdr>
        </w:div>
        <w:div w:id="1688678819">
          <w:marLeft w:val="640"/>
          <w:marRight w:val="0"/>
          <w:marTop w:val="0"/>
          <w:marBottom w:val="0"/>
          <w:divBdr>
            <w:top w:val="none" w:sz="0" w:space="0" w:color="auto"/>
            <w:left w:val="none" w:sz="0" w:space="0" w:color="auto"/>
            <w:bottom w:val="none" w:sz="0" w:space="0" w:color="auto"/>
            <w:right w:val="none" w:sz="0" w:space="0" w:color="auto"/>
          </w:divBdr>
        </w:div>
        <w:div w:id="1174421013">
          <w:marLeft w:val="640"/>
          <w:marRight w:val="0"/>
          <w:marTop w:val="0"/>
          <w:marBottom w:val="0"/>
          <w:divBdr>
            <w:top w:val="none" w:sz="0" w:space="0" w:color="auto"/>
            <w:left w:val="none" w:sz="0" w:space="0" w:color="auto"/>
            <w:bottom w:val="none" w:sz="0" w:space="0" w:color="auto"/>
            <w:right w:val="none" w:sz="0" w:space="0" w:color="auto"/>
          </w:divBdr>
        </w:div>
        <w:div w:id="971251546">
          <w:marLeft w:val="640"/>
          <w:marRight w:val="0"/>
          <w:marTop w:val="0"/>
          <w:marBottom w:val="0"/>
          <w:divBdr>
            <w:top w:val="none" w:sz="0" w:space="0" w:color="auto"/>
            <w:left w:val="none" w:sz="0" w:space="0" w:color="auto"/>
            <w:bottom w:val="none" w:sz="0" w:space="0" w:color="auto"/>
            <w:right w:val="none" w:sz="0" w:space="0" w:color="auto"/>
          </w:divBdr>
        </w:div>
        <w:div w:id="1445610491">
          <w:marLeft w:val="640"/>
          <w:marRight w:val="0"/>
          <w:marTop w:val="0"/>
          <w:marBottom w:val="0"/>
          <w:divBdr>
            <w:top w:val="none" w:sz="0" w:space="0" w:color="auto"/>
            <w:left w:val="none" w:sz="0" w:space="0" w:color="auto"/>
            <w:bottom w:val="none" w:sz="0" w:space="0" w:color="auto"/>
            <w:right w:val="none" w:sz="0" w:space="0" w:color="auto"/>
          </w:divBdr>
        </w:div>
        <w:div w:id="596908740">
          <w:marLeft w:val="640"/>
          <w:marRight w:val="0"/>
          <w:marTop w:val="0"/>
          <w:marBottom w:val="0"/>
          <w:divBdr>
            <w:top w:val="none" w:sz="0" w:space="0" w:color="auto"/>
            <w:left w:val="none" w:sz="0" w:space="0" w:color="auto"/>
            <w:bottom w:val="none" w:sz="0" w:space="0" w:color="auto"/>
            <w:right w:val="none" w:sz="0" w:space="0" w:color="auto"/>
          </w:divBdr>
        </w:div>
        <w:div w:id="1762602768">
          <w:marLeft w:val="640"/>
          <w:marRight w:val="0"/>
          <w:marTop w:val="0"/>
          <w:marBottom w:val="0"/>
          <w:divBdr>
            <w:top w:val="none" w:sz="0" w:space="0" w:color="auto"/>
            <w:left w:val="none" w:sz="0" w:space="0" w:color="auto"/>
            <w:bottom w:val="none" w:sz="0" w:space="0" w:color="auto"/>
            <w:right w:val="none" w:sz="0" w:space="0" w:color="auto"/>
          </w:divBdr>
        </w:div>
        <w:div w:id="67579407">
          <w:marLeft w:val="640"/>
          <w:marRight w:val="0"/>
          <w:marTop w:val="0"/>
          <w:marBottom w:val="0"/>
          <w:divBdr>
            <w:top w:val="none" w:sz="0" w:space="0" w:color="auto"/>
            <w:left w:val="none" w:sz="0" w:space="0" w:color="auto"/>
            <w:bottom w:val="none" w:sz="0" w:space="0" w:color="auto"/>
            <w:right w:val="none" w:sz="0" w:space="0" w:color="auto"/>
          </w:divBdr>
        </w:div>
        <w:div w:id="255673845">
          <w:marLeft w:val="640"/>
          <w:marRight w:val="0"/>
          <w:marTop w:val="0"/>
          <w:marBottom w:val="0"/>
          <w:divBdr>
            <w:top w:val="none" w:sz="0" w:space="0" w:color="auto"/>
            <w:left w:val="none" w:sz="0" w:space="0" w:color="auto"/>
            <w:bottom w:val="none" w:sz="0" w:space="0" w:color="auto"/>
            <w:right w:val="none" w:sz="0" w:space="0" w:color="auto"/>
          </w:divBdr>
        </w:div>
        <w:div w:id="1643149990">
          <w:marLeft w:val="640"/>
          <w:marRight w:val="0"/>
          <w:marTop w:val="0"/>
          <w:marBottom w:val="0"/>
          <w:divBdr>
            <w:top w:val="none" w:sz="0" w:space="0" w:color="auto"/>
            <w:left w:val="none" w:sz="0" w:space="0" w:color="auto"/>
            <w:bottom w:val="none" w:sz="0" w:space="0" w:color="auto"/>
            <w:right w:val="none" w:sz="0" w:space="0" w:color="auto"/>
          </w:divBdr>
        </w:div>
        <w:div w:id="1809010094">
          <w:marLeft w:val="640"/>
          <w:marRight w:val="0"/>
          <w:marTop w:val="0"/>
          <w:marBottom w:val="0"/>
          <w:divBdr>
            <w:top w:val="none" w:sz="0" w:space="0" w:color="auto"/>
            <w:left w:val="none" w:sz="0" w:space="0" w:color="auto"/>
            <w:bottom w:val="none" w:sz="0" w:space="0" w:color="auto"/>
            <w:right w:val="none" w:sz="0" w:space="0" w:color="auto"/>
          </w:divBdr>
        </w:div>
        <w:div w:id="476073119">
          <w:marLeft w:val="640"/>
          <w:marRight w:val="0"/>
          <w:marTop w:val="0"/>
          <w:marBottom w:val="0"/>
          <w:divBdr>
            <w:top w:val="none" w:sz="0" w:space="0" w:color="auto"/>
            <w:left w:val="none" w:sz="0" w:space="0" w:color="auto"/>
            <w:bottom w:val="none" w:sz="0" w:space="0" w:color="auto"/>
            <w:right w:val="none" w:sz="0" w:space="0" w:color="auto"/>
          </w:divBdr>
        </w:div>
        <w:div w:id="2104109981">
          <w:marLeft w:val="640"/>
          <w:marRight w:val="0"/>
          <w:marTop w:val="0"/>
          <w:marBottom w:val="0"/>
          <w:divBdr>
            <w:top w:val="none" w:sz="0" w:space="0" w:color="auto"/>
            <w:left w:val="none" w:sz="0" w:space="0" w:color="auto"/>
            <w:bottom w:val="none" w:sz="0" w:space="0" w:color="auto"/>
            <w:right w:val="none" w:sz="0" w:space="0" w:color="auto"/>
          </w:divBdr>
        </w:div>
        <w:div w:id="879586835">
          <w:marLeft w:val="640"/>
          <w:marRight w:val="0"/>
          <w:marTop w:val="0"/>
          <w:marBottom w:val="0"/>
          <w:divBdr>
            <w:top w:val="none" w:sz="0" w:space="0" w:color="auto"/>
            <w:left w:val="none" w:sz="0" w:space="0" w:color="auto"/>
            <w:bottom w:val="none" w:sz="0" w:space="0" w:color="auto"/>
            <w:right w:val="none" w:sz="0" w:space="0" w:color="auto"/>
          </w:divBdr>
        </w:div>
        <w:div w:id="1725909178">
          <w:marLeft w:val="640"/>
          <w:marRight w:val="0"/>
          <w:marTop w:val="0"/>
          <w:marBottom w:val="0"/>
          <w:divBdr>
            <w:top w:val="none" w:sz="0" w:space="0" w:color="auto"/>
            <w:left w:val="none" w:sz="0" w:space="0" w:color="auto"/>
            <w:bottom w:val="none" w:sz="0" w:space="0" w:color="auto"/>
            <w:right w:val="none" w:sz="0" w:space="0" w:color="auto"/>
          </w:divBdr>
        </w:div>
        <w:div w:id="776487012">
          <w:marLeft w:val="640"/>
          <w:marRight w:val="0"/>
          <w:marTop w:val="0"/>
          <w:marBottom w:val="0"/>
          <w:divBdr>
            <w:top w:val="none" w:sz="0" w:space="0" w:color="auto"/>
            <w:left w:val="none" w:sz="0" w:space="0" w:color="auto"/>
            <w:bottom w:val="none" w:sz="0" w:space="0" w:color="auto"/>
            <w:right w:val="none" w:sz="0" w:space="0" w:color="auto"/>
          </w:divBdr>
        </w:div>
        <w:div w:id="1606840266">
          <w:marLeft w:val="640"/>
          <w:marRight w:val="0"/>
          <w:marTop w:val="0"/>
          <w:marBottom w:val="0"/>
          <w:divBdr>
            <w:top w:val="none" w:sz="0" w:space="0" w:color="auto"/>
            <w:left w:val="none" w:sz="0" w:space="0" w:color="auto"/>
            <w:bottom w:val="none" w:sz="0" w:space="0" w:color="auto"/>
            <w:right w:val="none" w:sz="0" w:space="0" w:color="auto"/>
          </w:divBdr>
        </w:div>
        <w:div w:id="1424572733">
          <w:marLeft w:val="640"/>
          <w:marRight w:val="0"/>
          <w:marTop w:val="0"/>
          <w:marBottom w:val="0"/>
          <w:divBdr>
            <w:top w:val="none" w:sz="0" w:space="0" w:color="auto"/>
            <w:left w:val="none" w:sz="0" w:space="0" w:color="auto"/>
            <w:bottom w:val="none" w:sz="0" w:space="0" w:color="auto"/>
            <w:right w:val="none" w:sz="0" w:space="0" w:color="auto"/>
          </w:divBdr>
        </w:div>
        <w:div w:id="1681543920">
          <w:marLeft w:val="640"/>
          <w:marRight w:val="0"/>
          <w:marTop w:val="0"/>
          <w:marBottom w:val="0"/>
          <w:divBdr>
            <w:top w:val="none" w:sz="0" w:space="0" w:color="auto"/>
            <w:left w:val="none" w:sz="0" w:space="0" w:color="auto"/>
            <w:bottom w:val="none" w:sz="0" w:space="0" w:color="auto"/>
            <w:right w:val="none" w:sz="0" w:space="0" w:color="auto"/>
          </w:divBdr>
        </w:div>
        <w:div w:id="1682050477">
          <w:marLeft w:val="640"/>
          <w:marRight w:val="0"/>
          <w:marTop w:val="0"/>
          <w:marBottom w:val="0"/>
          <w:divBdr>
            <w:top w:val="none" w:sz="0" w:space="0" w:color="auto"/>
            <w:left w:val="none" w:sz="0" w:space="0" w:color="auto"/>
            <w:bottom w:val="none" w:sz="0" w:space="0" w:color="auto"/>
            <w:right w:val="none" w:sz="0" w:space="0" w:color="auto"/>
          </w:divBdr>
        </w:div>
        <w:div w:id="1012074033">
          <w:marLeft w:val="640"/>
          <w:marRight w:val="0"/>
          <w:marTop w:val="0"/>
          <w:marBottom w:val="0"/>
          <w:divBdr>
            <w:top w:val="none" w:sz="0" w:space="0" w:color="auto"/>
            <w:left w:val="none" w:sz="0" w:space="0" w:color="auto"/>
            <w:bottom w:val="none" w:sz="0" w:space="0" w:color="auto"/>
            <w:right w:val="none" w:sz="0" w:space="0" w:color="auto"/>
          </w:divBdr>
        </w:div>
        <w:div w:id="399518731">
          <w:marLeft w:val="640"/>
          <w:marRight w:val="0"/>
          <w:marTop w:val="0"/>
          <w:marBottom w:val="0"/>
          <w:divBdr>
            <w:top w:val="none" w:sz="0" w:space="0" w:color="auto"/>
            <w:left w:val="none" w:sz="0" w:space="0" w:color="auto"/>
            <w:bottom w:val="none" w:sz="0" w:space="0" w:color="auto"/>
            <w:right w:val="none" w:sz="0" w:space="0" w:color="auto"/>
          </w:divBdr>
        </w:div>
        <w:div w:id="1005983623">
          <w:marLeft w:val="640"/>
          <w:marRight w:val="0"/>
          <w:marTop w:val="0"/>
          <w:marBottom w:val="0"/>
          <w:divBdr>
            <w:top w:val="none" w:sz="0" w:space="0" w:color="auto"/>
            <w:left w:val="none" w:sz="0" w:space="0" w:color="auto"/>
            <w:bottom w:val="none" w:sz="0" w:space="0" w:color="auto"/>
            <w:right w:val="none" w:sz="0" w:space="0" w:color="auto"/>
          </w:divBdr>
        </w:div>
        <w:div w:id="759301422">
          <w:marLeft w:val="640"/>
          <w:marRight w:val="0"/>
          <w:marTop w:val="0"/>
          <w:marBottom w:val="0"/>
          <w:divBdr>
            <w:top w:val="none" w:sz="0" w:space="0" w:color="auto"/>
            <w:left w:val="none" w:sz="0" w:space="0" w:color="auto"/>
            <w:bottom w:val="none" w:sz="0" w:space="0" w:color="auto"/>
            <w:right w:val="none" w:sz="0" w:space="0" w:color="auto"/>
          </w:divBdr>
        </w:div>
        <w:div w:id="1280146394">
          <w:marLeft w:val="640"/>
          <w:marRight w:val="0"/>
          <w:marTop w:val="0"/>
          <w:marBottom w:val="0"/>
          <w:divBdr>
            <w:top w:val="none" w:sz="0" w:space="0" w:color="auto"/>
            <w:left w:val="none" w:sz="0" w:space="0" w:color="auto"/>
            <w:bottom w:val="none" w:sz="0" w:space="0" w:color="auto"/>
            <w:right w:val="none" w:sz="0" w:space="0" w:color="auto"/>
          </w:divBdr>
        </w:div>
        <w:div w:id="2081437128">
          <w:marLeft w:val="640"/>
          <w:marRight w:val="0"/>
          <w:marTop w:val="0"/>
          <w:marBottom w:val="0"/>
          <w:divBdr>
            <w:top w:val="none" w:sz="0" w:space="0" w:color="auto"/>
            <w:left w:val="none" w:sz="0" w:space="0" w:color="auto"/>
            <w:bottom w:val="none" w:sz="0" w:space="0" w:color="auto"/>
            <w:right w:val="none" w:sz="0" w:space="0" w:color="auto"/>
          </w:divBdr>
        </w:div>
        <w:div w:id="1282806606">
          <w:marLeft w:val="640"/>
          <w:marRight w:val="0"/>
          <w:marTop w:val="0"/>
          <w:marBottom w:val="0"/>
          <w:divBdr>
            <w:top w:val="none" w:sz="0" w:space="0" w:color="auto"/>
            <w:left w:val="none" w:sz="0" w:space="0" w:color="auto"/>
            <w:bottom w:val="none" w:sz="0" w:space="0" w:color="auto"/>
            <w:right w:val="none" w:sz="0" w:space="0" w:color="auto"/>
          </w:divBdr>
        </w:div>
        <w:div w:id="618148907">
          <w:marLeft w:val="640"/>
          <w:marRight w:val="0"/>
          <w:marTop w:val="0"/>
          <w:marBottom w:val="0"/>
          <w:divBdr>
            <w:top w:val="none" w:sz="0" w:space="0" w:color="auto"/>
            <w:left w:val="none" w:sz="0" w:space="0" w:color="auto"/>
            <w:bottom w:val="none" w:sz="0" w:space="0" w:color="auto"/>
            <w:right w:val="none" w:sz="0" w:space="0" w:color="auto"/>
          </w:divBdr>
        </w:div>
        <w:div w:id="1986661072">
          <w:marLeft w:val="640"/>
          <w:marRight w:val="0"/>
          <w:marTop w:val="0"/>
          <w:marBottom w:val="0"/>
          <w:divBdr>
            <w:top w:val="none" w:sz="0" w:space="0" w:color="auto"/>
            <w:left w:val="none" w:sz="0" w:space="0" w:color="auto"/>
            <w:bottom w:val="none" w:sz="0" w:space="0" w:color="auto"/>
            <w:right w:val="none" w:sz="0" w:space="0" w:color="auto"/>
          </w:divBdr>
        </w:div>
        <w:div w:id="1287736928">
          <w:marLeft w:val="640"/>
          <w:marRight w:val="0"/>
          <w:marTop w:val="0"/>
          <w:marBottom w:val="0"/>
          <w:divBdr>
            <w:top w:val="none" w:sz="0" w:space="0" w:color="auto"/>
            <w:left w:val="none" w:sz="0" w:space="0" w:color="auto"/>
            <w:bottom w:val="none" w:sz="0" w:space="0" w:color="auto"/>
            <w:right w:val="none" w:sz="0" w:space="0" w:color="auto"/>
          </w:divBdr>
        </w:div>
        <w:div w:id="1387023239">
          <w:marLeft w:val="640"/>
          <w:marRight w:val="0"/>
          <w:marTop w:val="0"/>
          <w:marBottom w:val="0"/>
          <w:divBdr>
            <w:top w:val="none" w:sz="0" w:space="0" w:color="auto"/>
            <w:left w:val="none" w:sz="0" w:space="0" w:color="auto"/>
            <w:bottom w:val="none" w:sz="0" w:space="0" w:color="auto"/>
            <w:right w:val="none" w:sz="0" w:space="0" w:color="auto"/>
          </w:divBdr>
        </w:div>
        <w:div w:id="655034859">
          <w:marLeft w:val="640"/>
          <w:marRight w:val="0"/>
          <w:marTop w:val="0"/>
          <w:marBottom w:val="0"/>
          <w:divBdr>
            <w:top w:val="none" w:sz="0" w:space="0" w:color="auto"/>
            <w:left w:val="none" w:sz="0" w:space="0" w:color="auto"/>
            <w:bottom w:val="none" w:sz="0" w:space="0" w:color="auto"/>
            <w:right w:val="none" w:sz="0" w:space="0" w:color="auto"/>
          </w:divBdr>
        </w:div>
        <w:div w:id="2103067366">
          <w:marLeft w:val="640"/>
          <w:marRight w:val="0"/>
          <w:marTop w:val="0"/>
          <w:marBottom w:val="0"/>
          <w:divBdr>
            <w:top w:val="none" w:sz="0" w:space="0" w:color="auto"/>
            <w:left w:val="none" w:sz="0" w:space="0" w:color="auto"/>
            <w:bottom w:val="none" w:sz="0" w:space="0" w:color="auto"/>
            <w:right w:val="none" w:sz="0" w:space="0" w:color="auto"/>
          </w:divBdr>
        </w:div>
        <w:div w:id="5139067">
          <w:marLeft w:val="640"/>
          <w:marRight w:val="0"/>
          <w:marTop w:val="0"/>
          <w:marBottom w:val="0"/>
          <w:divBdr>
            <w:top w:val="none" w:sz="0" w:space="0" w:color="auto"/>
            <w:left w:val="none" w:sz="0" w:space="0" w:color="auto"/>
            <w:bottom w:val="none" w:sz="0" w:space="0" w:color="auto"/>
            <w:right w:val="none" w:sz="0" w:space="0" w:color="auto"/>
          </w:divBdr>
        </w:div>
        <w:div w:id="115225950">
          <w:marLeft w:val="640"/>
          <w:marRight w:val="0"/>
          <w:marTop w:val="0"/>
          <w:marBottom w:val="0"/>
          <w:divBdr>
            <w:top w:val="none" w:sz="0" w:space="0" w:color="auto"/>
            <w:left w:val="none" w:sz="0" w:space="0" w:color="auto"/>
            <w:bottom w:val="none" w:sz="0" w:space="0" w:color="auto"/>
            <w:right w:val="none" w:sz="0" w:space="0" w:color="auto"/>
          </w:divBdr>
        </w:div>
        <w:div w:id="1738628952">
          <w:marLeft w:val="640"/>
          <w:marRight w:val="0"/>
          <w:marTop w:val="0"/>
          <w:marBottom w:val="0"/>
          <w:divBdr>
            <w:top w:val="none" w:sz="0" w:space="0" w:color="auto"/>
            <w:left w:val="none" w:sz="0" w:space="0" w:color="auto"/>
            <w:bottom w:val="none" w:sz="0" w:space="0" w:color="auto"/>
            <w:right w:val="none" w:sz="0" w:space="0" w:color="auto"/>
          </w:divBdr>
        </w:div>
        <w:div w:id="1695308955">
          <w:marLeft w:val="640"/>
          <w:marRight w:val="0"/>
          <w:marTop w:val="0"/>
          <w:marBottom w:val="0"/>
          <w:divBdr>
            <w:top w:val="none" w:sz="0" w:space="0" w:color="auto"/>
            <w:left w:val="none" w:sz="0" w:space="0" w:color="auto"/>
            <w:bottom w:val="none" w:sz="0" w:space="0" w:color="auto"/>
            <w:right w:val="none" w:sz="0" w:space="0" w:color="auto"/>
          </w:divBdr>
        </w:div>
        <w:div w:id="1451902180">
          <w:marLeft w:val="640"/>
          <w:marRight w:val="0"/>
          <w:marTop w:val="0"/>
          <w:marBottom w:val="0"/>
          <w:divBdr>
            <w:top w:val="none" w:sz="0" w:space="0" w:color="auto"/>
            <w:left w:val="none" w:sz="0" w:space="0" w:color="auto"/>
            <w:bottom w:val="none" w:sz="0" w:space="0" w:color="auto"/>
            <w:right w:val="none" w:sz="0" w:space="0" w:color="auto"/>
          </w:divBdr>
        </w:div>
        <w:div w:id="2038308898">
          <w:marLeft w:val="640"/>
          <w:marRight w:val="0"/>
          <w:marTop w:val="0"/>
          <w:marBottom w:val="0"/>
          <w:divBdr>
            <w:top w:val="none" w:sz="0" w:space="0" w:color="auto"/>
            <w:left w:val="none" w:sz="0" w:space="0" w:color="auto"/>
            <w:bottom w:val="none" w:sz="0" w:space="0" w:color="auto"/>
            <w:right w:val="none" w:sz="0" w:space="0" w:color="auto"/>
          </w:divBdr>
        </w:div>
        <w:div w:id="1175849786">
          <w:marLeft w:val="640"/>
          <w:marRight w:val="0"/>
          <w:marTop w:val="0"/>
          <w:marBottom w:val="0"/>
          <w:divBdr>
            <w:top w:val="none" w:sz="0" w:space="0" w:color="auto"/>
            <w:left w:val="none" w:sz="0" w:space="0" w:color="auto"/>
            <w:bottom w:val="none" w:sz="0" w:space="0" w:color="auto"/>
            <w:right w:val="none" w:sz="0" w:space="0" w:color="auto"/>
          </w:divBdr>
        </w:div>
        <w:div w:id="676731472">
          <w:marLeft w:val="640"/>
          <w:marRight w:val="0"/>
          <w:marTop w:val="0"/>
          <w:marBottom w:val="0"/>
          <w:divBdr>
            <w:top w:val="none" w:sz="0" w:space="0" w:color="auto"/>
            <w:left w:val="none" w:sz="0" w:space="0" w:color="auto"/>
            <w:bottom w:val="none" w:sz="0" w:space="0" w:color="auto"/>
            <w:right w:val="none" w:sz="0" w:space="0" w:color="auto"/>
          </w:divBdr>
        </w:div>
        <w:div w:id="1963490658">
          <w:marLeft w:val="640"/>
          <w:marRight w:val="0"/>
          <w:marTop w:val="0"/>
          <w:marBottom w:val="0"/>
          <w:divBdr>
            <w:top w:val="none" w:sz="0" w:space="0" w:color="auto"/>
            <w:left w:val="none" w:sz="0" w:space="0" w:color="auto"/>
            <w:bottom w:val="none" w:sz="0" w:space="0" w:color="auto"/>
            <w:right w:val="none" w:sz="0" w:space="0" w:color="auto"/>
          </w:divBdr>
        </w:div>
        <w:div w:id="1008676596">
          <w:marLeft w:val="640"/>
          <w:marRight w:val="0"/>
          <w:marTop w:val="0"/>
          <w:marBottom w:val="0"/>
          <w:divBdr>
            <w:top w:val="none" w:sz="0" w:space="0" w:color="auto"/>
            <w:left w:val="none" w:sz="0" w:space="0" w:color="auto"/>
            <w:bottom w:val="none" w:sz="0" w:space="0" w:color="auto"/>
            <w:right w:val="none" w:sz="0" w:space="0" w:color="auto"/>
          </w:divBdr>
        </w:div>
        <w:div w:id="1701272294">
          <w:marLeft w:val="640"/>
          <w:marRight w:val="0"/>
          <w:marTop w:val="0"/>
          <w:marBottom w:val="0"/>
          <w:divBdr>
            <w:top w:val="none" w:sz="0" w:space="0" w:color="auto"/>
            <w:left w:val="none" w:sz="0" w:space="0" w:color="auto"/>
            <w:bottom w:val="none" w:sz="0" w:space="0" w:color="auto"/>
            <w:right w:val="none" w:sz="0" w:space="0" w:color="auto"/>
          </w:divBdr>
        </w:div>
        <w:div w:id="1555239057">
          <w:marLeft w:val="640"/>
          <w:marRight w:val="0"/>
          <w:marTop w:val="0"/>
          <w:marBottom w:val="0"/>
          <w:divBdr>
            <w:top w:val="none" w:sz="0" w:space="0" w:color="auto"/>
            <w:left w:val="none" w:sz="0" w:space="0" w:color="auto"/>
            <w:bottom w:val="none" w:sz="0" w:space="0" w:color="auto"/>
            <w:right w:val="none" w:sz="0" w:space="0" w:color="auto"/>
          </w:divBdr>
        </w:div>
        <w:div w:id="695541025">
          <w:marLeft w:val="640"/>
          <w:marRight w:val="0"/>
          <w:marTop w:val="0"/>
          <w:marBottom w:val="0"/>
          <w:divBdr>
            <w:top w:val="none" w:sz="0" w:space="0" w:color="auto"/>
            <w:left w:val="none" w:sz="0" w:space="0" w:color="auto"/>
            <w:bottom w:val="none" w:sz="0" w:space="0" w:color="auto"/>
            <w:right w:val="none" w:sz="0" w:space="0" w:color="auto"/>
          </w:divBdr>
        </w:div>
        <w:div w:id="361172200">
          <w:marLeft w:val="640"/>
          <w:marRight w:val="0"/>
          <w:marTop w:val="0"/>
          <w:marBottom w:val="0"/>
          <w:divBdr>
            <w:top w:val="none" w:sz="0" w:space="0" w:color="auto"/>
            <w:left w:val="none" w:sz="0" w:space="0" w:color="auto"/>
            <w:bottom w:val="none" w:sz="0" w:space="0" w:color="auto"/>
            <w:right w:val="none" w:sz="0" w:space="0" w:color="auto"/>
          </w:divBdr>
        </w:div>
        <w:div w:id="423918369">
          <w:marLeft w:val="640"/>
          <w:marRight w:val="0"/>
          <w:marTop w:val="0"/>
          <w:marBottom w:val="0"/>
          <w:divBdr>
            <w:top w:val="none" w:sz="0" w:space="0" w:color="auto"/>
            <w:left w:val="none" w:sz="0" w:space="0" w:color="auto"/>
            <w:bottom w:val="none" w:sz="0" w:space="0" w:color="auto"/>
            <w:right w:val="none" w:sz="0" w:space="0" w:color="auto"/>
          </w:divBdr>
        </w:div>
        <w:div w:id="1622687606">
          <w:marLeft w:val="640"/>
          <w:marRight w:val="0"/>
          <w:marTop w:val="0"/>
          <w:marBottom w:val="0"/>
          <w:divBdr>
            <w:top w:val="none" w:sz="0" w:space="0" w:color="auto"/>
            <w:left w:val="none" w:sz="0" w:space="0" w:color="auto"/>
            <w:bottom w:val="none" w:sz="0" w:space="0" w:color="auto"/>
            <w:right w:val="none" w:sz="0" w:space="0" w:color="auto"/>
          </w:divBdr>
        </w:div>
        <w:div w:id="857699467">
          <w:marLeft w:val="640"/>
          <w:marRight w:val="0"/>
          <w:marTop w:val="0"/>
          <w:marBottom w:val="0"/>
          <w:divBdr>
            <w:top w:val="none" w:sz="0" w:space="0" w:color="auto"/>
            <w:left w:val="none" w:sz="0" w:space="0" w:color="auto"/>
            <w:bottom w:val="none" w:sz="0" w:space="0" w:color="auto"/>
            <w:right w:val="none" w:sz="0" w:space="0" w:color="auto"/>
          </w:divBdr>
        </w:div>
        <w:div w:id="535387171">
          <w:marLeft w:val="640"/>
          <w:marRight w:val="0"/>
          <w:marTop w:val="0"/>
          <w:marBottom w:val="0"/>
          <w:divBdr>
            <w:top w:val="none" w:sz="0" w:space="0" w:color="auto"/>
            <w:left w:val="none" w:sz="0" w:space="0" w:color="auto"/>
            <w:bottom w:val="none" w:sz="0" w:space="0" w:color="auto"/>
            <w:right w:val="none" w:sz="0" w:space="0" w:color="auto"/>
          </w:divBdr>
        </w:div>
        <w:div w:id="1387951259">
          <w:marLeft w:val="640"/>
          <w:marRight w:val="0"/>
          <w:marTop w:val="0"/>
          <w:marBottom w:val="0"/>
          <w:divBdr>
            <w:top w:val="none" w:sz="0" w:space="0" w:color="auto"/>
            <w:left w:val="none" w:sz="0" w:space="0" w:color="auto"/>
            <w:bottom w:val="none" w:sz="0" w:space="0" w:color="auto"/>
            <w:right w:val="none" w:sz="0" w:space="0" w:color="auto"/>
          </w:divBdr>
        </w:div>
        <w:div w:id="356155298">
          <w:marLeft w:val="640"/>
          <w:marRight w:val="0"/>
          <w:marTop w:val="0"/>
          <w:marBottom w:val="0"/>
          <w:divBdr>
            <w:top w:val="none" w:sz="0" w:space="0" w:color="auto"/>
            <w:left w:val="none" w:sz="0" w:space="0" w:color="auto"/>
            <w:bottom w:val="none" w:sz="0" w:space="0" w:color="auto"/>
            <w:right w:val="none" w:sz="0" w:space="0" w:color="auto"/>
          </w:divBdr>
        </w:div>
        <w:div w:id="342512074">
          <w:marLeft w:val="640"/>
          <w:marRight w:val="0"/>
          <w:marTop w:val="0"/>
          <w:marBottom w:val="0"/>
          <w:divBdr>
            <w:top w:val="none" w:sz="0" w:space="0" w:color="auto"/>
            <w:left w:val="none" w:sz="0" w:space="0" w:color="auto"/>
            <w:bottom w:val="none" w:sz="0" w:space="0" w:color="auto"/>
            <w:right w:val="none" w:sz="0" w:space="0" w:color="auto"/>
          </w:divBdr>
        </w:div>
        <w:div w:id="1672834863">
          <w:marLeft w:val="640"/>
          <w:marRight w:val="0"/>
          <w:marTop w:val="0"/>
          <w:marBottom w:val="0"/>
          <w:divBdr>
            <w:top w:val="none" w:sz="0" w:space="0" w:color="auto"/>
            <w:left w:val="none" w:sz="0" w:space="0" w:color="auto"/>
            <w:bottom w:val="none" w:sz="0" w:space="0" w:color="auto"/>
            <w:right w:val="none" w:sz="0" w:space="0" w:color="auto"/>
          </w:divBdr>
        </w:div>
        <w:div w:id="110560378">
          <w:marLeft w:val="640"/>
          <w:marRight w:val="0"/>
          <w:marTop w:val="0"/>
          <w:marBottom w:val="0"/>
          <w:divBdr>
            <w:top w:val="none" w:sz="0" w:space="0" w:color="auto"/>
            <w:left w:val="none" w:sz="0" w:space="0" w:color="auto"/>
            <w:bottom w:val="none" w:sz="0" w:space="0" w:color="auto"/>
            <w:right w:val="none" w:sz="0" w:space="0" w:color="auto"/>
          </w:divBdr>
        </w:div>
        <w:div w:id="1328510545">
          <w:marLeft w:val="640"/>
          <w:marRight w:val="0"/>
          <w:marTop w:val="0"/>
          <w:marBottom w:val="0"/>
          <w:divBdr>
            <w:top w:val="none" w:sz="0" w:space="0" w:color="auto"/>
            <w:left w:val="none" w:sz="0" w:space="0" w:color="auto"/>
            <w:bottom w:val="none" w:sz="0" w:space="0" w:color="auto"/>
            <w:right w:val="none" w:sz="0" w:space="0" w:color="auto"/>
          </w:divBdr>
        </w:div>
        <w:div w:id="870727141">
          <w:marLeft w:val="640"/>
          <w:marRight w:val="0"/>
          <w:marTop w:val="0"/>
          <w:marBottom w:val="0"/>
          <w:divBdr>
            <w:top w:val="none" w:sz="0" w:space="0" w:color="auto"/>
            <w:left w:val="none" w:sz="0" w:space="0" w:color="auto"/>
            <w:bottom w:val="none" w:sz="0" w:space="0" w:color="auto"/>
            <w:right w:val="none" w:sz="0" w:space="0" w:color="auto"/>
          </w:divBdr>
        </w:div>
        <w:div w:id="541215236">
          <w:marLeft w:val="640"/>
          <w:marRight w:val="0"/>
          <w:marTop w:val="0"/>
          <w:marBottom w:val="0"/>
          <w:divBdr>
            <w:top w:val="none" w:sz="0" w:space="0" w:color="auto"/>
            <w:left w:val="none" w:sz="0" w:space="0" w:color="auto"/>
            <w:bottom w:val="none" w:sz="0" w:space="0" w:color="auto"/>
            <w:right w:val="none" w:sz="0" w:space="0" w:color="auto"/>
          </w:divBdr>
        </w:div>
        <w:div w:id="697387801">
          <w:marLeft w:val="640"/>
          <w:marRight w:val="0"/>
          <w:marTop w:val="0"/>
          <w:marBottom w:val="0"/>
          <w:divBdr>
            <w:top w:val="none" w:sz="0" w:space="0" w:color="auto"/>
            <w:left w:val="none" w:sz="0" w:space="0" w:color="auto"/>
            <w:bottom w:val="none" w:sz="0" w:space="0" w:color="auto"/>
            <w:right w:val="none" w:sz="0" w:space="0" w:color="auto"/>
          </w:divBdr>
        </w:div>
        <w:div w:id="353508013">
          <w:marLeft w:val="640"/>
          <w:marRight w:val="0"/>
          <w:marTop w:val="0"/>
          <w:marBottom w:val="0"/>
          <w:divBdr>
            <w:top w:val="none" w:sz="0" w:space="0" w:color="auto"/>
            <w:left w:val="none" w:sz="0" w:space="0" w:color="auto"/>
            <w:bottom w:val="none" w:sz="0" w:space="0" w:color="auto"/>
            <w:right w:val="none" w:sz="0" w:space="0" w:color="auto"/>
          </w:divBdr>
        </w:div>
        <w:div w:id="1587880340">
          <w:marLeft w:val="640"/>
          <w:marRight w:val="0"/>
          <w:marTop w:val="0"/>
          <w:marBottom w:val="0"/>
          <w:divBdr>
            <w:top w:val="none" w:sz="0" w:space="0" w:color="auto"/>
            <w:left w:val="none" w:sz="0" w:space="0" w:color="auto"/>
            <w:bottom w:val="none" w:sz="0" w:space="0" w:color="auto"/>
            <w:right w:val="none" w:sz="0" w:space="0" w:color="auto"/>
          </w:divBdr>
        </w:div>
        <w:div w:id="863204150">
          <w:marLeft w:val="640"/>
          <w:marRight w:val="0"/>
          <w:marTop w:val="0"/>
          <w:marBottom w:val="0"/>
          <w:divBdr>
            <w:top w:val="none" w:sz="0" w:space="0" w:color="auto"/>
            <w:left w:val="none" w:sz="0" w:space="0" w:color="auto"/>
            <w:bottom w:val="none" w:sz="0" w:space="0" w:color="auto"/>
            <w:right w:val="none" w:sz="0" w:space="0" w:color="auto"/>
          </w:divBdr>
        </w:div>
        <w:div w:id="154886223">
          <w:marLeft w:val="640"/>
          <w:marRight w:val="0"/>
          <w:marTop w:val="0"/>
          <w:marBottom w:val="0"/>
          <w:divBdr>
            <w:top w:val="none" w:sz="0" w:space="0" w:color="auto"/>
            <w:left w:val="none" w:sz="0" w:space="0" w:color="auto"/>
            <w:bottom w:val="none" w:sz="0" w:space="0" w:color="auto"/>
            <w:right w:val="none" w:sz="0" w:space="0" w:color="auto"/>
          </w:divBdr>
        </w:div>
        <w:div w:id="1555458471">
          <w:marLeft w:val="640"/>
          <w:marRight w:val="0"/>
          <w:marTop w:val="0"/>
          <w:marBottom w:val="0"/>
          <w:divBdr>
            <w:top w:val="none" w:sz="0" w:space="0" w:color="auto"/>
            <w:left w:val="none" w:sz="0" w:space="0" w:color="auto"/>
            <w:bottom w:val="none" w:sz="0" w:space="0" w:color="auto"/>
            <w:right w:val="none" w:sz="0" w:space="0" w:color="auto"/>
          </w:divBdr>
        </w:div>
        <w:div w:id="1709910485">
          <w:marLeft w:val="640"/>
          <w:marRight w:val="0"/>
          <w:marTop w:val="0"/>
          <w:marBottom w:val="0"/>
          <w:divBdr>
            <w:top w:val="none" w:sz="0" w:space="0" w:color="auto"/>
            <w:left w:val="none" w:sz="0" w:space="0" w:color="auto"/>
            <w:bottom w:val="none" w:sz="0" w:space="0" w:color="auto"/>
            <w:right w:val="none" w:sz="0" w:space="0" w:color="auto"/>
          </w:divBdr>
        </w:div>
        <w:div w:id="1631932423">
          <w:marLeft w:val="640"/>
          <w:marRight w:val="0"/>
          <w:marTop w:val="0"/>
          <w:marBottom w:val="0"/>
          <w:divBdr>
            <w:top w:val="none" w:sz="0" w:space="0" w:color="auto"/>
            <w:left w:val="none" w:sz="0" w:space="0" w:color="auto"/>
            <w:bottom w:val="none" w:sz="0" w:space="0" w:color="auto"/>
            <w:right w:val="none" w:sz="0" w:space="0" w:color="auto"/>
          </w:divBdr>
        </w:div>
        <w:div w:id="1300113987">
          <w:marLeft w:val="640"/>
          <w:marRight w:val="0"/>
          <w:marTop w:val="0"/>
          <w:marBottom w:val="0"/>
          <w:divBdr>
            <w:top w:val="none" w:sz="0" w:space="0" w:color="auto"/>
            <w:left w:val="none" w:sz="0" w:space="0" w:color="auto"/>
            <w:bottom w:val="none" w:sz="0" w:space="0" w:color="auto"/>
            <w:right w:val="none" w:sz="0" w:space="0" w:color="auto"/>
          </w:divBdr>
        </w:div>
        <w:div w:id="1862549855">
          <w:marLeft w:val="640"/>
          <w:marRight w:val="0"/>
          <w:marTop w:val="0"/>
          <w:marBottom w:val="0"/>
          <w:divBdr>
            <w:top w:val="none" w:sz="0" w:space="0" w:color="auto"/>
            <w:left w:val="none" w:sz="0" w:space="0" w:color="auto"/>
            <w:bottom w:val="none" w:sz="0" w:space="0" w:color="auto"/>
            <w:right w:val="none" w:sz="0" w:space="0" w:color="auto"/>
          </w:divBdr>
        </w:div>
        <w:div w:id="124395611">
          <w:marLeft w:val="640"/>
          <w:marRight w:val="0"/>
          <w:marTop w:val="0"/>
          <w:marBottom w:val="0"/>
          <w:divBdr>
            <w:top w:val="none" w:sz="0" w:space="0" w:color="auto"/>
            <w:left w:val="none" w:sz="0" w:space="0" w:color="auto"/>
            <w:bottom w:val="none" w:sz="0" w:space="0" w:color="auto"/>
            <w:right w:val="none" w:sz="0" w:space="0" w:color="auto"/>
          </w:divBdr>
        </w:div>
        <w:div w:id="1668171513">
          <w:marLeft w:val="640"/>
          <w:marRight w:val="0"/>
          <w:marTop w:val="0"/>
          <w:marBottom w:val="0"/>
          <w:divBdr>
            <w:top w:val="none" w:sz="0" w:space="0" w:color="auto"/>
            <w:left w:val="none" w:sz="0" w:space="0" w:color="auto"/>
            <w:bottom w:val="none" w:sz="0" w:space="0" w:color="auto"/>
            <w:right w:val="none" w:sz="0" w:space="0" w:color="auto"/>
          </w:divBdr>
        </w:div>
        <w:div w:id="1658996487">
          <w:marLeft w:val="640"/>
          <w:marRight w:val="0"/>
          <w:marTop w:val="0"/>
          <w:marBottom w:val="0"/>
          <w:divBdr>
            <w:top w:val="none" w:sz="0" w:space="0" w:color="auto"/>
            <w:left w:val="none" w:sz="0" w:space="0" w:color="auto"/>
            <w:bottom w:val="none" w:sz="0" w:space="0" w:color="auto"/>
            <w:right w:val="none" w:sz="0" w:space="0" w:color="auto"/>
          </w:divBdr>
        </w:div>
        <w:div w:id="1690986955">
          <w:marLeft w:val="640"/>
          <w:marRight w:val="0"/>
          <w:marTop w:val="0"/>
          <w:marBottom w:val="0"/>
          <w:divBdr>
            <w:top w:val="none" w:sz="0" w:space="0" w:color="auto"/>
            <w:left w:val="none" w:sz="0" w:space="0" w:color="auto"/>
            <w:bottom w:val="none" w:sz="0" w:space="0" w:color="auto"/>
            <w:right w:val="none" w:sz="0" w:space="0" w:color="auto"/>
          </w:divBdr>
        </w:div>
        <w:div w:id="979072502">
          <w:marLeft w:val="640"/>
          <w:marRight w:val="0"/>
          <w:marTop w:val="0"/>
          <w:marBottom w:val="0"/>
          <w:divBdr>
            <w:top w:val="none" w:sz="0" w:space="0" w:color="auto"/>
            <w:left w:val="none" w:sz="0" w:space="0" w:color="auto"/>
            <w:bottom w:val="none" w:sz="0" w:space="0" w:color="auto"/>
            <w:right w:val="none" w:sz="0" w:space="0" w:color="auto"/>
          </w:divBdr>
        </w:div>
        <w:div w:id="131102178">
          <w:marLeft w:val="640"/>
          <w:marRight w:val="0"/>
          <w:marTop w:val="0"/>
          <w:marBottom w:val="0"/>
          <w:divBdr>
            <w:top w:val="none" w:sz="0" w:space="0" w:color="auto"/>
            <w:left w:val="none" w:sz="0" w:space="0" w:color="auto"/>
            <w:bottom w:val="none" w:sz="0" w:space="0" w:color="auto"/>
            <w:right w:val="none" w:sz="0" w:space="0" w:color="auto"/>
          </w:divBdr>
        </w:div>
        <w:div w:id="344988660">
          <w:marLeft w:val="640"/>
          <w:marRight w:val="0"/>
          <w:marTop w:val="0"/>
          <w:marBottom w:val="0"/>
          <w:divBdr>
            <w:top w:val="none" w:sz="0" w:space="0" w:color="auto"/>
            <w:left w:val="none" w:sz="0" w:space="0" w:color="auto"/>
            <w:bottom w:val="none" w:sz="0" w:space="0" w:color="auto"/>
            <w:right w:val="none" w:sz="0" w:space="0" w:color="auto"/>
          </w:divBdr>
        </w:div>
        <w:div w:id="1709531045">
          <w:marLeft w:val="640"/>
          <w:marRight w:val="0"/>
          <w:marTop w:val="0"/>
          <w:marBottom w:val="0"/>
          <w:divBdr>
            <w:top w:val="none" w:sz="0" w:space="0" w:color="auto"/>
            <w:left w:val="none" w:sz="0" w:space="0" w:color="auto"/>
            <w:bottom w:val="none" w:sz="0" w:space="0" w:color="auto"/>
            <w:right w:val="none" w:sz="0" w:space="0" w:color="auto"/>
          </w:divBdr>
        </w:div>
        <w:div w:id="1765418639">
          <w:marLeft w:val="640"/>
          <w:marRight w:val="0"/>
          <w:marTop w:val="0"/>
          <w:marBottom w:val="0"/>
          <w:divBdr>
            <w:top w:val="none" w:sz="0" w:space="0" w:color="auto"/>
            <w:left w:val="none" w:sz="0" w:space="0" w:color="auto"/>
            <w:bottom w:val="none" w:sz="0" w:space="0" w:color="auto"/>
            <w:right w:val="none" w:sz="0" w:space="0" w:color="auto"/>
          </w:divBdr>
        </w:div>
        <w:div w:id="1132870503">
          <w:marLeft w:val="640"/>
          <w:marRight w:val="0"/>
          <w:marTop w:val="0"/>
          <w:marBottom w:val="0"/>
          <w:divBdr>
            <w:top w:val="none" w:sz="0" w:space="0" w:color="auto"/>
            <w:left w:val="none" w:sz="0" w:space="0" w:color="auto"/>
            <w:bottom w:val="none" w:sz="0" w:space="0" w:color="auto"/>
            <w:right w:val="none" w:sz="0" w:space="0" w:color="auto"/>
          </w:divBdr>
        </w:div>
        <w:div w:id="6755148">
          <w:marLeft w:val="640"/>
          <w:marRight w:val="0"/>
          <w:marTop w:val="0"/>
          <w:marBottom w:val="0"/>
          <w:divBdr>
            <w:top w:val="none" w:sz="0" w:space="0" w:color="auto"/>
            <w:left w:val="none" w:sz="0" w:space="0" w:color="auto"/>
            <w:bottom w:val="none" w:sz="0" w:space="0" w:color="auto"/>
            <w:right w:val="none" w:sz="0" w:space="0" w:color="auto"/>
          </w:divBdr>
        </w:div>
        <w:div w:id="1350983416">
          <w:marLeft w:val="640"/>
          <w:marRight w:val="0"/>
          <w:marTop w:val="0"/>
          <w:marBottom w:val="0"/>
          <w:divBdr>
            <w:top w:val="none" w:sz="0" w:space="0" w:color="auto"/>
            <w:left w:val="none" w:sz="0" w:space="0" w:color="auto"/>
            <w:bottom w:val="none" w:sz="0" w:space="0" w:color="auto"/>
            <w:right w:val="none" w:sz="0" w:space="0" w:color="auto"/>
          </w:divBdr>
        </w:div>
        <w:div w:id="1957906668">
          <w:marLeft w:val="640"/>
          <w:marRight w:val="0"/>
          <w:marTop w:val="0"/>
          <w:marBottom w:val="0"/>
          <w:divBdr>
            <w:top w:val="none" w:sz="0" w:space="0" w:color="auto"/>
            <w:left w:val="none" w:sz="0" w:space="0" w:color="auto"/>
            <w:bottom w:val="none" w:sz="0" w:space="0" w:color="auto"/>
            <w:right w:val="none" w:sz="0" w:space="0" w:color="auto"/>
          </w:divBdr>
        </w:div>
        <w:div w:id="299648787">
          <w:marLeft w:val="640"/>
          <w:marRight w:val="0"/>
          <w:marTop w:val="0"/>
          <w:marBottom w:val="0"/>
          <w:divBdr>
            <w:top w:val="none" w:sz="0" w:space="0" w:color="auto"/>
            <w:left w:val="none" w:sz="0" w:space="0" w:color="auto"/>
            <w:bottom w:val="none" w:sz="0" w:space="0" w:color="auto"/>
            <w:right w:val="none" w:sz="0" w:space="0" w:color="auto"/>
          </w:divBdr>
        </w:div>
        <w:div w:id="1263027150">
          <w:marLeft w:val="640"/>
          <w:marRight w:val="0"/>
          <w:marTop w:val="0"/>
          <w:marBottom w:val="0"/>
          <w:divBdr>
            <w:top w:val="none" w:sz="0" w:space="0" w:color="auto"/>
            <w:left w:val="none" w:sz="0" w:space="0" w:color="auto"/>
            <w:bottom w:val="none" w:sz="0" w:space="0" w:color="auto"/>
            <w:right w:val="none" w:sz="0" w:space="0" w:color="auto"/>
          </w:divBdr>
        </w:div>
        <w:div w:id="1164007665">
          <w:marLeft w:val="640"/>
          <w:marRight w:val="0"/>
          <w:marTop w:val="0"/>
          <w:marBottom w:val="0"/>
          <w:divBdr>
            <w:top w:val="none" w:sz="0" w:space="0" w:color="auto"/>
            <w:left w:val="none" w:sz="0" w:space="0" w:color="auto"/>
            <w:bottom w:val="none" w:sz="0" w:space="0" w:color="auto"/>
            <w:right w:val="none" w:sz="0" w:space="0" w:color="auto"/>
          </w:divBdr>
        </w:div>
        <w:div w:id="1002662958">
          <w:marLeft w:val="640"/>
          <w:marRight w:val="0"/>
          <w:marTop w:val="0"/>
          <w:marBottom w:val="0"/>
          <w:divBdr>
            <w:top w:val="none" w:sz="0" w:space="0" w:color="auto"/>
            <w:left w:val="none" w:sz="0" w:space="0" w:color="auto"/>
            <w:bottom w:val="none" w:sz="0" w:space="0" w:color="auto"/>
            <w:right w:val="none" w:sz="0" w:space="0" w:color="auto"/>
          </w:divBdr>
        </w:div>
        <w:div w:id="1540972478">
          <w:marLeft w:val="640"/>
          <w:marRight w:val="0"/>
          <w:marTop w:val="0"/>
          <w:marBottom w:val="0"/>
          <w:divBdr>
            <w:top w:val="none" w:sz="0" w:space="0" w:color="auto"/>
            <w:left w:val="none" w:sz="0" w:space="0" w:color="auto"/>
            <w:bottom w:val="none" w:sz="0" w:space="0" w:color="auto"/>
            <w:right w:val="none" w:sz="0" w:space="0" w:color="auto"/>
          </w:divBdr>
        </w:div>
        <w:div w:id="444688880">
          <w:marLeft w:val="640"/>
          <w:marRight w:val="0"/>
          <w:marTop w:val="0"/>
          <w:marBottom w:val="0"/>
          <w:divBdr>
            <w:top w:val="none" w:sz="0" w:space="0" w:color="auto"/>
            <w:left w:val="none" w:sz="0" w:space="0" w:color="auto"/>
            <w:bottom w:val="none" w:sz="0" w:space="0" w:color="auto"/>
            <w:right w:val="none" w:sz="0" w:space="0" w:color="auto"/>
          </w:divBdr>
        </w:div>
        <w:div w:id="896473890">
          <w:marLeft w:val="640"/>
          <w:marRight w:val="0"/>
          <w:marTop w:val="0"/>
          <w:marBottom w:val="0"/>
          <w:divBdr>
            <w:top w:val="none" w:sz="0" w:space="0" w:color="auto"/>
            <w:left w:val="none" w:sz="0" w:space="0" w:color="auto"/>
            <w:bottom w:val="none" w:sz="0" w:space="0" w:color="auto"/>
            <w:right w:val="none" w:sz="0" w:space="0" w:color="auto"/>
          </w:divBdr>
        </w:div>
        <w:div w:id="1932814134">
          <w:marLeft w:val="640"/>
          <w:marRight w:val="0"/>
          <w:marTop w:val="0"/>
          <w:marBottom w:val="0"/>
          <w:divBdr>
            <w:top w:val="none" w:sz="0" w:space="0" w:color="auto"/>
            <w:left w:val="none" w:sz="0" w:space="0" w:color="auto"/>
            <w:bottom w:val="none" w:sz="0" w:space="0" w:color="auto"/>
            <w:right w:val="none" w:sz="0" w:space="0" w:color="auto"/>
          </w:divBdr>
        </w:div>
        <w:div w:id="796337519">
          <w:marLeft w:val="640"/>
          <w:marRight w:val="0"/>
          <w:marTop w:val="0"/>
          <w:marBottom w:val="0"/>
          <w:divBdr>
            <w:top w:val="none" w:sz="0" w:space="0" w:color="auto"/>
            <w:left w:val="none" w:sz="0" w:space="0" w:color="auto"/>
            <w:bottom w:val="none" w:sz="0" w:space="0" w:color="auto"/>
            <w:right w:val="none" w:sz="0" w:space="0" w:color="auto"/>
          </w:divBdr>
        </w:div>
        <w:div w:id="579602579">
          <w:marLeft w:val="640"/>
          <w:marRight w:val="0"/>
          <w:marTop w:val="0"/>
          <w:marBottom w:val="0"/>
          <w:divBdr>
            <w:top w:val="none" w:sz="0" w:space="0" w:color="auto"/>
            <w:left w:val="none" w:sz="0" w:space="0" w:color="auto"/>
            <w:bottom w:val="none" w:sz="0" w:space="0" w:color="auto"/>
            <w:right w:val="none" w:sz="0" w:space="0" w:color="auto"/>
          </w:divBdr>
        </w:div>
        <w:div w:id="57633825">
          <w:marLeft w:val="640"/>
          <w:marRight w:val="0"/>
          <w:marTop w:val="0"/>
          <w:marBottom w:val="0"/>
          <w:divBdr>
            <w:top w:val="none" w:sz="0" w:space="0" w:color="auto"/>
            <w:left w:val="none" w:sz="0" w:space="0" w:color="auto"/>
            <w:bottom w:val="none" w:sz="0" w:space="0" w:color="auto"/>
            <w:right w:val="none" w:sz="0" w:space="0" w:color="auto"/>
          </w:divBdr>
        </w:div>
        <w:div w:id="1165977786">
          <w:marLeft w:val="640"/>
          <w:marRight w:val="0"/>
          <w:marTop w:val="0"/>
          <w:marBottom w:val="0"/>
          <w:divBdr>
            <w:top w:val="none" w:sz="0" w:space="0" w:color="auto"/>
            <w:left w:val="none" w:sz="0" w:space="0" w:color="auto"/>
            <w:bottom w:val="none" w:sz="0" w:space="0" w:color="auto"/>
            <w:right w:val="none" w:sz="0" w:space="0" w:color="auto"/>
          </w:divBdr>
        </w:div>
        <w:div w:id="1263807828">
          <w:marLeft w:val="640"/>
          <w:marRight w:val="0"/>
          <w:marTop w:val="0"/>
          <w:marBottom w:val="0"/>
          <w:divBdr>
            <w:top w:val="none" w:sz="0" w:space="0" w:color="auto"/>
            <w:left w:val="none" w:sz="0" w:space="0" w:color="auto"/>
            <w:bottom w:val="none" w:sz="0" w:space="0" w:color="auto"/>
            <w:right w:val="none" w:sz="0" w:space="0" w:color="auto"/>
          </w:divBdr>
        </w:div>
        <w:div w:id="344946051">
          <w:marLeft w:val="640"/>
          <w:marRight w:val="0"/>
          <w:marTop w:val="0"/>
          <w:marBottom w:val="0"/>
          <w:divBdr>
            <w:top w:val="none" w:sz="0" w:space="0" w:color="auto"/>
            <w:left w:val="none" w:sz="0" w:space="0" w:color="auto"/>
            <w:bottom w:val="none" w:sz="0" w:space="0" w:color="auto"/>
            <w:right w:val="none" w:sz="0" w:space="0" w:color="auto"/>
          </w:divBdr>
        </w:div>
        <w:div w:id="1078670080">
          <w:marLeft w:val="640"/>
          <w:marRight w:val="0"/>
          <w:marTop w:val="0"/>
          <w:marBottom w:val="0"/>
          <w:divBdr>
            <w:top w:val="none" w:sz="0" w:space="0" w:color="auto"/>
            <w:left w:val="none" w:sz="0" w:space="0" w:color="auto"/>
            <w:bottom w:val="none" w:sz="0" w:space="0" w:color="auto"/>
            <w:right w:val="none" w:sz="0" w:space="0" w:color="auto"/>
          </w:divBdr>
        </w:div>
        <w:div w:id="305011197">
          <w:marLeft w:val="640"/>
          <w:marRight w:val="0"/>
          <w:marTop w:val="0"/>
          <w:marBottom w:val="0"/>
          <w:divBdr>
            <w:top w:val="none" w:sz="0" w:space="0" w:color="auto"/>
            <w:left w:val="none" w:sz="0" w:space="0" w:color="auto"/>
            <w:bottom w:val="none" w:sz="0" w:space="0" w:color="auto"/>
            <w:right w:val="none" w:sz="0" w:space="0" w:color="auto"/>
          </w:divBdr>
        </w:div>
        <w:div w:id="2085377033">
          <w:marLeft w:val="640"/>
          <w:marRight w:val="0"/>
          <w:marTop w:val="0"/>
          <w:marBottom w:val="0"/>
          <w:divBdr>
            <w:top w:val="none" w:sz="0" w:space="0" w:color="auto"/>
            <w:left w:val="none" w:sz="0" w:space="0" w:color="auto"/>
            <w:bottom w:val="none" w:sz="0" w:space="0" w:color="auto"/>
            <w:right w:val="none" w:sz="0" w:space="0" w:color="auto"/>
          </w:divBdr>
        </w:div>
        <w:div w:id="1951083075">
          <w:marLeft w:val="640"/>
          <w:marRight w:val="0"/>
          <w:marTop w:val="0"/>
          <w:marBottom w:val="0"/>
          <w:divBdr>
            <w:top w:val="none" w:sz="0" w:space="0" w:color="auto"/>
            <w:left w:val="none" w:sz="0" w:space="0" w:color="auto"/>
            <w:bottom w:val="none" w:sz="0" w:space="0" w:color="auto"/>
            <w:right w:val="none" w:sz="0" w:space="0" w:color="auto"/>
          </w:divBdr>
        </w:div>
        <w:div w:id="1764183259">
          <w:marLeft w:val="640"/>
          <w:marRight w:val="0"/>
          <w:marTop w:val="0"/>
          <w:marBottom w:val="0"/>
          <w:divBdr>
            <w:top w:val="none" w:sz="0" w:space="0" w:color="auto"/>
            <w:left w:val="none" w:sz="0" w:space="0" w:color="auto"/>
            <w:bottom w:val="none" w:sz="0" w:space="0" w:color="auto"/>
            <w:right w:val="none" w:sz="0" w:space="0" w:color="auto"/>
          </w:divBdr>
        </w:div>
        <w:div w:id="350912333">
          <w:marLeft w:val="640"/>
          <w:marRight w:val="0"/>
          <w:marTop w:val="0"/>
          <w:marBottom w:val="0"/>
          <w:divBdr>
            <w:top w:val="none" w:sz="0" w:space="0" w:color="auto"/>
            <w:left w:val="none" w:sz="0" w:space="0" w:color="auto"/>
            <w:bottom w:val="none" w:sz="0" w:space="0" w:color="auto"/>
            <w:right w:val="none" w:sz="0" w:space="0" w:color="auto"/>
          </w:divBdr>
        </w:div>
        <w:div w:id="1396124715">
          <w:marLeft w:val="640"/>
          <w:marRight w:val="0"/>
          <w:marTop w:val="0"/>
          <w:marBottom w:val="0"/>
          <w:divBdr>
            <w:top w:val="none" w:sz="0" w:space="0" w:color="auto"/>
            <w:left w:val="none" w:sz="0" w:space="0" w:color="auto"/>
            <w:bottom w:val="none" w:sz="0" w:space="0" w:color="auto"/>
            <w:right w:val="none" w:sz="0" w:space="0" w:color="auto"/>
          </w:divBdr>
        </w:div>
        <w:div w:id="2068187259">
          <w:marLeft w:val="640"/>
          <w:marRight w:val="0"/>
          <w:marTop w:val="0"/>
          <w:marBottom w:val="0"/>
          <w:divBdr>
            <w:top w:val="none" w:sz="0" w:space="0" w:color="auto"/>
            <w:left w:val="none" w:sz="0" w:space="0" w:color="auto"/>
            <w:bottom w:val="none" w:sz="0" w:space="0" w:color="auto"/>
            <w:right w:val="none" w:sz="0" w:space="0" w:color="auto"/>
          </w:divBdr>
        </w:div>
        <w:div w:id="1893539007">
          <w:marLeft w:val="640"/>
          <w:marRight w:val="0"/>
          <w:marTop w:val="0"/>
          <w:marBottom w:val="0"/>
          <w:divBdr>
            <w:top w:val="none" w:sz="0" w:space="0" w:color="auto"/>
            <w:left w:val="none" w:sz="0" w:space="0" w:color="auto"/>
            <w:bottom w:val="none" w:sz="0" w:space="0" w:color="auto"/>
            <w:right w:val="none" w:sz="0" w:space="0" w:color="auto"/>
          </w:divBdr>
        </w:div>
        <w:div w:id="1684357606">
          <w:marLeft w:val="640"/>
          <w:marRight w:val="0"/>
          <w:marTop w:val="0"/>
          <w:marBottom w:val="0"/>
          <w:divBdr>
            <w:top w:val="none" w:sz="0" w:space="0" w:color="auto"/>
            <w:left w:val="none" w:sz="0" w:space="0" w:color="auto"/>
            <w:bottom w:val="none" w:sz="0" w:space="0" w:color="auto"/>
            <w:right w:val="none" w:sz="0" w:space="0" w:color="auto"/>
          </w:divBdr>
        </w:div>
        <w:div w:id="568223656">
          <w:marLeft w:val="640"/>
          <w:marRight w:val="0"/>
          <w:marTop w:val="0"/>
          <w:marBottom w:val="0"/>
          <w:divBdr>
            <w:top w:val="none" w:sz="0" w:space="0" w:color="auto"/>
            <w:left w:val="none" w:sz="0" w:space="0" w:color="auto"/>
            <w:bottom w:val="none" w:sz="0" w:space="0" w:color="auto"/>
            <w:right w:val="none" w:sz="0" w:space="0" w:color="auto"/>
          </w:divBdr>
        </w:div>
        <w:div w:id="1304502675">
          <w:marLeft w:val="640"/>
          <w:marRight w:val="0"/>
          <w:marTop w:val="0"/>
          <w:marBottom w:val="0"/>
          <w:divBdr>
            <w:top w:val="none" w:sz="0" w:space="0" w:color="auto"/>
            <w:left w:val="none" w:sz="0" w:space="0" w:color="auto"/>
            <w:bottom w:val="none" w:sz="0" w:space="0" w:color="auto"/>
            <w:right w:val="none" w:sz="0" w:space="0" w:color="auto"/>
          </w:divBdr>
        </w:div>
        <w:div w:id="536507046">
          <w:marLeft w:val="640"/>
          <w:marRight w:val="0"/>
          <w:marTop w:val="0"/>
          <w:marBottom w:val="0"/>
          <w:divBdr>
            <w:top w:val="none" w:sz="0" w:space="0" w:color="auto"/>
            <w:left w:val="none" w:sz="0" w:space="0" w:color="auto"/>
            <w:bottom w:val="none" w:sz="0" w:space="0" w:color="auto"/>
            <w:right w:val="none" w:sz="0" w:space="0" w:color="auto"/>
          </w:divBdr>
        </w:div>
        <w:div w:id="29036341">
          <w:marLeft w:val="640"/>
          <w:marRight w:val="0"/>
          <w:marTop w:val="0"/>
          <w:marBottom w:val="0"/>
          <w:divBdr>
            <w:top w:val="none" w:sz="0" w:space="0" w:color="auto"/>
            <w:left w:val="none" w:sz="0" w:space="0" w:color="auto"/>
            <w:bottom w:val="none" w:sz="0" w:space="0" w:color="auto"/>
            <w:right w:val="none" w:sz="0" w:space="0" w:color="auto"/>
          </w:divBdr>
        </w:div>
        <w:div w:id="1948075451">
          <w:marLeft w:val="640"/>
          <w:marRight w:val="0"/>
          <w:marTop w:val="0"/>
          <w:marBottom w:val="0"/>
          <w:divBdr>
            <w:top w:val="none" w:sz="0" w:space="0" w:color="auto"/>
            <w:left w:val="none" w:sz="0" w:space="0" w:color="auto"/>
            <w:bottom w:val="none" w:sz="0" w:space="0" w:color="auto"/>
            <w:right w:val="none" w:sz="0" w:space="0" w:color="auto"/>
          </w:divBdr>
        </w:div>
        <w:div w:id="985403262">
          <w:marLeft w:val="640"/>
          <w:marRight w:val="0"/>
          <w:marTop w:val="0"/>
          <w:marBottom w:val="0"/>
          <w:divBdr>
            <w:top w:val="none" w:sz="0" w:space="0" w:color="auto"/>
            <w:left w:val="none" w:sz="0" w:space="0" w:color="auto"/>
            <w:bottom w:val="none" w:sz="0" w:space="0" w:color="auto"/>
            <w:right w:val="none" w:sz="0" w:space="0" w:color="auto"/>
          </w:divBdr>
        </w:div>
        <w:div w:id="1520394469">
          <w:marLeft w:val="640"/>
          <w:marRight w:val="0"/>
          <w:marTop w:val="0"/>
          <w:marBottom w:val="0"/>
          <w:divBdr>
            <w:top w:val="none" w:sz="0" w:space="0" w:color="auto"/>
            <w:left w:val="none" w:sz="0" w:space="0" w:color="auto"/>
            <w:bottom w:val="none" w:sz="0" w:space="0" w:color="auto"/>
            <w:right w:val="none" w:sz="0" w:space="0" w:color="auto"/>
          </w:divBdr>
        </w:div>
        <w:div w:id="1718163779">
          <w:marLeft w:val="640"/>
          <w:marRight w:val="0"/>
          <w:marTop w:val="0"/>
          <w:marBottom w:val="0"/>
          <w:divBdr>
            <w:top w:val="none" w:sz="0" w:space="0" w:color="auto"/>
            <w:left w:val="none" w:sz="0" w:space="0" w:color="auto"/>
            <w:bottom w:val="none" w:sz="0" w:space="0" w:color="auto"/>
            <w:right w:val="none" w:sz="0" w:space="0" w:color="auto"/>
          </w:divBdr>
        </w:div>
        <w:div w:id="868759356">
          <w:marLeft w:val="640"/>
          <w:marRight w:val="0"/>
          <w:marTop w:val="0"/>
          <w:marBottom w:val="0"/>
          <w:divBdr>
            <w:top w:val="none" w:sz="0" w:space="0" w:color="auto"/>
            <w:left w:val="none" w:sz="0" w:space="0" w:color="auto"/>
            <w:bottom w:val="none" w:sz="0" w:space="0" w:color="auto"/>
            <w:right w:val="none" w:sz="0" w:space="0" w:color="auto"/>
          </w:divBdr>
        </w:div>
        <w:div w:id="2135102455">
          <w:marLeft w:val="640"/>
          <w:marRight w:val="0"/>
          <w:marTop w:val="0"/>
          <w:marBottom w:val="0"/>
          <w:divBdr>
            <w:top w:val="none" w:sz="0" w:space="0" w:color="auto"/>
            <w:left w:val="none" w:sz="0" w:space="0" w:color="auto"/>
            <w:bottom w:val="none" w:sz="0" w:space="0" w:color="auto"/>
            <w:right w:val="none" w:sz="0" w:space="0" w:color="auto"/>
          </w:divBdr>
        </w:div>
        <w:div w:id="2056540401">
          <w:marLeft w:val="640"/>
          <w:marRight w:val="0"/>
          <w:marTop w:val="0"/>
          <w:marBottom w:val="0"/>
          <w:divBdr>
            <w:top w:val="none" w:sz="0" w:space="0" w:color="auto"/>
            <w:left w:val="none" w:sz="0" w:space="0" w:color="auto"/>
            <w:bottom w:val="none" w:sz="0" w:space="0" w:color="auto"/>
            <w:right w:val="none" w:sz="0" w:space="0" w:color="auto"/>
          </w:divBdr>
        </w:div>
        <w:div w:id="1431854307">
          <w:marLeft w:val="640"/>
          <w:marRight w:val="0"/>
          <w:marTop w:val="0"/>
          <w:marBottom w:val="0"/>
          <w:divBdr>
            <w:top w:val="none" w:sz="0" w:space="0" w:color="auto"/>
            <w:left w:val="none" w:sz="0" w:space="0" w:color="auto"/>
            <w:bottom w:val="none" w:sz="0" w:space="0" w:color="auto"/>
            <w:right w:val="none" w:sz="0" w:space="0" w:color="auto"/>
          </w:divBdr>
        </w:div>
        <w:div w:id="654922015">
          <w:marLeft w:val="640"/>
          <w:marRight w:val="0"/>
          <w:marTop w:val="0"/>
          <w:marBottom w:val="0"/>
          <w:divBdr>
            <w:top w:val="none" w:sz="0" w:space="0" w:color="auto"/>
            <w:left w:val="none" w:sz="0" w:space="0" w:color="auto"/>
            <w:bottom w:val="none" w:sz="0" w:space="0" w:color="auto"/>
            <w:right w:val="none" w:sz="0" w:space="0" w:color="auto"/>
          </w:divBdr>
        </w:div>
        <w:div w:id="750736662">
          <w:marLeft w:val="640"/>
          <w:marRight w:val="0"/>
          <w:marTop w:val="0"/>
          <w:marBottom w:val="0"/>
          <w:divBdr>
            <w:top w:val="none" w:sz="0" w:space="0" w:color="auto"/>
            <w:left w:val="none" w:sz="0" w:space="0" w:color="auto"/>
            <w:bottom w:val="none" w:sz="0" w:space="0" w:color="auto"/>
            <w:right w:val="none" w:sz="0" w:space="0" w:color="auto"/>
          </w:divBdr>
        </w:div>
        <w:div w:id="1532495986">
          <w:marLeft w:val="640"/>
          <w:marRight w:val="0"/>
          <w:marTop w:val="0"/>
          <w:marBottom w:val="0"/>
          <w:divBdr>
            <w:top w:val="none" w:sz="0" w:space="0" w:color="auto"/>
            <w:left w:val="none" w:sz="0" w:space="0" w:color="auto"/>
            <w:bottom w:val="none" w:sz="0" w:space="0" w:color="auto"/>
            <w:right w:val="none" w:sz="0" w:space="0" w:color="auto"/>
          </w:divBdr>
        </w:div>
        <w:div w:id="1998873279">
          <w:marLeft w:val="640"/>
          <w:marRight w:val="0"/>
          <w:marTop w:val="0"/>
          <w:marBottom w:val="0"/>
          <w:divBdr>
            <w:top w:val="none" w:sz="0" w:space="0" w:color="auto"/>
            <w:left w:val="none" w:sz="0" w:space="0" w:color="auto"/>
            <w:bottom w:val="none" w:sz="0" w:space="0" w:color="auto"/>
            <w:right w:val="none" w:sz="0" w:space="0" w:color="auto"/>
          </w:divBdr>
        </w:div>
        <w:div w:id="1285652386">
          <w:marLeft w:val="640"/>
          <w:marRight w:val="0"/>
          <w:marTop w:val="0"/>
          <w:marBottom w:val="0"/>
          <w:divBdr>
            <w:top w:val="none" w:sz="0" w:space="0" w:color="auto"/>
            <w:left w:val="none" w:sz="0" w:space="0" w:color="auto"/>
            <w:bottom w:val="none" w:sz="0" w:space="0" w:color="auto"/>
            <w:right w:val="none" w:sz="0" w:space="0" w:color="auto"/>
          </w:divBdr>
        </w:div>
        <w:div w:id="129636507">
          <w:marLeft w:val="640"/>
          <w:marRight w:val="0"/>
          <w:marTop w:val="0"/>
          <w:marBottom w:val="0"/>
          <w:divBdr>
            <w:top w:val="none" w:sz="0" w:space="0" w:color="auto"/>
            <w:left w:val="none" w:sz="0" w:space="0" w:color="auto"/>
            <w:bottom w:val="none" w:sz="0" w:space="0" w:color="auto"/>
            <w:right w:val="none" w:sz="0" w:space="0" w:color="auto"/>
          </w:divBdr>
        </w:div>
        <w:div w:id="2123450731">
          <w:marLeft w:val="640"/>
          <w:marRight w:val="0"/>
          <w:marTop w:val="0"/>
          <w:marBottom w:val="0"/>
          <w:divBdr>
            <w:top w:val="none" w:sz="0" w:space="0" w:color="auto"/>
            <w:left w:val="none" w:sz="0" w:space="0" w:color="auto"/>
            <w:bottom w:val="none" w:sz="0" w:space="0" w:color="auto"/>
            <w:right w:val="none" w:sz="0" w:space="0" w:color="auto"/>
          </w:divBdr>
        </w:div>
        <w:div w:id="542642842">
          <w:marLeft w:val="640"/>
          <w:marRight w:val="0"/>
          <w:marTop w:val="0"/>
          <w:marBottom w:val="0"/>
          <w:divBdr>
            <w:top w:val="none" w:sz="0" w:space="0" w:color="auto"/>
            <w:left w:val="none" w:sz="0" w:space="0" w:color="auto"/>
            <w:bottom w:val="none" w:sz="0" w:space="0" w:color="auto"/>
            <w:right w:val="none" w:sz="0" w:space="0" w:color="auto"/>
          </w:divBdr>
        </w:div>
        <w:div w:id="710228981">
          <w:marLeft w:val="640"/>
          <w:marRight w:val="0"/>
          <w:marTop w:val="0"/>
          <w:marBottom w:val="0"/>
          <w:divBdr>
            <w:top w:val="none" w:sz="0" w:space="0" w:color="auto"/>
            <w:left w:val="none" w:sz="0" w:space="0" w:color="auto"/>
            <w:bottom w:val="none" w:sz="0" w:space="0" w:color="auto"/>
            <w:right w:val="none" w:sz="0" w:space="0" w:color="auto"/>
          </w:divBdr>
        </w:div>
        <w:div w:id="910192663">
          <w:marLeft w:val="640"/>
          <w:marRight w:val="0"/>
          <w:marTop w:val="0"/>
          <w:marBottom w:val="0"/>
          <w:divBdr>
            <w:top w:val="none" w:sz="0" w:space="0" w:color="auto"/>
            <w:left w:val="none" w:sz="0" w:space="0" w:color="auto"/>
            <w:bottom w:val="none" w:sz="0" w:space="0" w:color="auto"/>
            <w:right w:val="none" w:sz="0" w:space="0" w:color="auto"/>
          </w:divBdr>
        </w:div>
        <w:div w:id="1214073257">
          <w:marLeft w:val="640"/>
          <w:marRight w:val="0"/>
          <w:marTop w:val="0"/>
          <w:marBottom w:val="0"/>
          <w:divBdr>
            <w:top w:val="none" w:sz="0" w:space="0" w:color="auto"/>
            <w:left w:val="none" w:sz="0" w:space="0" w:color="auto"/>
            <w:bottom w:val="none" w:sz="0" w:space="0" w:color="auto"/>
            <w:right w:val="none" w:sz="0" w:space="0" w:color="auto"/>
          </w:divBdr>
        </w:div>
        <w:div w:id="1884974730">
          <w:marLeft w:val="640"/>
          <w:marRight w:val="0"/>
          <w:marTop w:val="0"/>
          <w:marBottom w:val="0"/>
          <w:divBdr>
            <w:top w:val="none" w:sz="0" w:space="0" w:color="auto"/>
            <w:left w:val="none" w:sz="0" w:space="0" w:color="auto"/>
            <w:bottom w:val="none" w:sz="0" w:space="0" w:color="auto"/>
            <w:right w:val="none" w:sz="0" w:space="0" w:color="auto"/>
          </w:divBdr>
        </w:div>
        <w:div w:id="1530297068">
          <w:marLeft w:val="640"/>
          <w:marRight w:val="0"/>
          <w:marTop w:val="0"/>
          <w:marBottom w:val="0"/>
          <w:divBdr>
            <w:top w:val="none" w:sz="0" w:space="0" w:color="auto"/>
            <w:left w:val="none" w:sz="0" w:space="0" w:color="auto"/>
            <w:bottom w:val="none" w:sz="0" w:space="0" w:color="auto"/>
            <w:right w:val="none" w:sz="0" w:space="0" w:color="auto"/>
          </w:divBdr>
        </w:div>
        <w:div w:id="1589844123">
          <w:marLeft w:val="640"/>
          <w:marRight w:val="0"/>
          <w:marTop w:val="0"/>
          <w:marBottom w:val="0"/>
          <w:divBdr>
            <w:top w:val="none" w:sz="0" w:space="0" w:color="auto"/>
            <w:left w:val="none" w:sz="0" w:space="0" w:color="auto"/>
            <w:bottom w:val="none" w:sz="0" w:space="0" w:color="auto"/>
            <w:right w:val="none" w:sz="0" w:space="0" w:color="auto"/>
          </w:divBdr>
        </w:div>
        <w:div w:id="299113682">
          <w:marLeft w:val="640"/>
          <w:marRight w:val="0"/>
          <w:marTop w:val="0"/>
          <w:marBottom w:val="0"/>
          <w:divBdr>
            <w:top w:val="none" w:sz="0" w:space="0" w:color="auto"/>
            <w:left w:val="none" w:sz="0" w:space="0" w:color="auto"/>
            <w:bottom w:val="none" w:sz="0" w:space="0" w:color="auto"/>
            <w:right w:val="none" w:sz="0" w:space="0" w:color="auto"/>
          </w:divBdr>
        </w:div>
        <w:div w:id="734741659">
          <w:marLeft w:val="640"/>
          <w:marRight w:val="0"/>
          <w:marTop w:val="0"/>
          <w:marBottom w:val="0"/>
          <w:divBdr>
            <w:top w:val="none" w:sz="0" w:space="0" w:color="auto"/>
            <w:left w:val="none" w:sz="0" w:space="0" w:color="auto"/>
            <w:bottom w:val="none" w:sz="0" w:space="0" w:color="auto"/>
            <w:right w:val="none" w:sz="0" w:space="0" w:color="auto"/>
          </w:divBdr>
        </w:div>
        <w:div w:id="145633745">
          <w:marLeft w:val="640"/>
          <w:marRight w:val="0"/>
          <w:marTop w:val="0"/>
          <w:marBottom w:val="0"/>
          <w:divBdr>
            <w:top w:val="none" w:sz="0" w:space="0" w:color="auto"/>
            <w:left w:val="none" w:sz="0" w:space="0" w:color="auto"/>
            <w:bottom w:val="none" w:sz="0" w:space="0" w:color="auto"/>
            <w:right w:val="none" w:sz="0" w:space="0" w:color="auto"/>
          </w:divBdr>
        </w:div>
        <w:div w:id="1179462522">
          <w:marLeft w:val="640"/>
          <w:marRight w:val="0"/>
          <w:marTop w:val="0"/>
          <w:marBottom w:val="0"/>
          <w:divBdr>
            <w:top w:val="none" w:sz="0" w:space="0" w:color="auto"/>
            <w:left w:val="none" w:sz="0" w:space="0" w:color="auto"/>
            <w:bottom w:val="none" w:sz="0" w:space="0" w:color="auto"/>
            <w:right w:val="none" w:sz="0" w:space="0" w:color="auto"/>
          </w:divBdr>
        </w:div>
        <w:div w:id="1783380190">
          <w:marLeft w:val="640"/>
          <w:marRight w:val="0"/>
          <w:marTop w:val="0"/>
          <w:marBottom w:val="0"/>
          <w:divBdr>
            <w:top w:val="none" w:sz="0" w:space="0" w:color="auto"/>
            <w:left w:val="none" w:sz="0" w:space="0" w:color="auto"/>
            <w:bottom w:val="none" w:sz="0" w:space="0" w:color="auto"/>
            <w:right w:val="none" w:sz="0" w:space="0" w:color="auto"/>
          </w:divBdr>
        </w:div>
        <w:div w:id="624459195">
          <w:marLeft w:val="640"/>
          <w:marRight w:val="0"/>
          <w:marTop w:val="0"/>
          <w:marBottom w:val="0"/>
          <w:divBdr>
            <w:top w:val="none" w:sz="0" w:space="0" w:color="auto"/>
            <w:left w:val="none" w:sz="0" w:space="0" w:color="auto"/>
            <w:bottom w:val="none" w:sz="0" w:space="0" w:color="auto"/>
            <w:right w:val="none" w:sz="0" w:space="0" w:color="auto"/>
          </w:divBdr>
        </w:div>
        <w:div w:id="535392783">
          <w:marLeft w:val="640"/>
          <w:marRight w:val="0"/>
          <w:marTop w:val="0"/>
          <w:marBottom w:val="0"/>
          <w:divBdr>
            <w:top w:val="none" w:sz="0" w:space="0" w:color="auto"/>
            <w:left w:val="none" w:sz="0" w:space="0" w:color="auto"/>
            <w:bottom w:val="none" w:sz="0" w:space="0" w:color="auto"/>
            <w:right w:val="none" w:sz="0" w:space="0" w:color="auto"/>
          </w:divBdr>
        </w:div>
        <w:div w:id="1384596296">
          <w:marLeft w:val="640"/>
          <w:marRight w:val="0"/>
          <w:marTop w:val="0"/>
          <w:marBottom w:val="0"/>
          <w:divBdr>
            <w:top w:val="none" w:sz="0" w:space="0" w:color="auto"/>
            <w:left w:val="none" w:sz="0" w:space="0" w:color="auto"/>
            <w:bottom w:val="none" w:sz="0" w:space="0" w:color="auto"/>
            <w:right w:val="none" w:sz="0" w:space="0" w:color="auto"/>
          </w:divBdr>
        </w:div>
      </w:divsChild>
    </w:div>
    <w:div w:id="1079641573">
      <w:bodyDiv w:val="1"/>
      <w:marLeft w:val="0"/>
      <w:marRight w:val="0"/>
      <w:marTop w:val="0"/>
      <w:marBottom w:val="0"/>
      <w:divBdr>
        <w:top w:val="none" w:sz="0" w:space="0" w:color="auto"/>
        <w:left w:val="none" w:sz="0" w:space="0" w:color="auto"/>
        <w:bottom w:val="none" w:sz="0" w:space="0" w:color="auto"/>
        <w:right w:val="none" w:sz="0" w:space="0" w:color="auto"/>
      </w:divBdr>
      <w:divsChild>
        <w:div w:id="118303243">
          <w:marLeft w:val="640"/>
          <w:marRight w:val="0"/>
          <w:marTop w:val="0"/>
          <w:marBottom w:val="0"/>
          <w:divBdr>
            <w:top w:val="none" w:sz="0" w:space="0" w:color="auto"/>
            <w:left w:val="none" w:sz="0" w:space="0" w:color="auto"/>
            <w:bottom w:val="none" w:sz="0" w:space="0" w:color="auto"/>
            <w:right w:val="none" w:sz="0" w:space="0" w:color="auto"/>
          </w:divBdr>
        </w:div>
        <w:div w:id="236014412">
          <w:marLeft w:val="640"/>
          <w:marRight w:val="0"/>
          <w:marTop w:val="0"/>
          <w:marBottom w:val="0"/>
          <w:divBdr>
            <w:top w:val="none" w:sz="0" w:space="0" w:color="auto"/>
            <w:left w:val="none" w:sz="0" w:space="0" w:color="auto"/>
            <w:bottom w:val="none" w:sz="0" w:space="0" w:color="auto"/>
            <w:right w:val="none" w:sz="0" w:space="0" w:color="auto"/>
          </w:divBdr>
        </w:div>
        <w:div w:id="1000355282">
          <w:marLeft w:val="640"/>
          <w:marRight w:val="0"/>
          <w:marTop w:val="0"/>
          <w:marBottom w:val="0"/>
          <w:divBdr>
            <w:top w:val="none" w:sz="0" w:space="0" w:color="auto"/>
            <w:left w:val="none" w:sz="0" w:space="0" w:color="auto"/>
            <w:bottom w:val="none" w:sz="0" w:space="0" w:color="auto"/>
            <w:right w:val="none" w:sz="0" w:space="0" w:color="auto"/>
          </w:divBdr>
        </w:div>
        <w:div w:id="1654874708">
          <w:marLeft w:val="640"/>
          <w:marRight w:val="0"/>
          <w:marTop w:val="0"/>
          <w:marBottom w:val="0"/>
          <w:divBdr>
            <w:top w:val="none" w:sz="0" w:space="0" w:color="auto"/>
            <w:left w:val="none" w:sz="0" w:space="0" w:color="auto"/>
            <w:bottom w:val="none" w:sz="0" w:space="0" w:color="auto"/>
            <w:right w:val="none" w:sz="0" w:space="0" w:color="auto"/>
          </w:divBdr>
        </w:div>
        <w:div w:id="1324239865">
          <w:marLeft w:val="640"/>
          <w:marRight w:val="0"/>
          <w:marTop w:val="0"/>
          <w:marBottom w:val="0"/>
          <w:divBdr>
            <w:top w:val="none" w:sz="0" w:space="0" w:color="auto"/>
            <w:left w:val="none" w:sz="0" w:space="0" w:color="auto"/>
            <w:bottom w:val="none" w:sz="0" w:space="0" w:color="auto"/>
            <w:right w:val="none" w:sz="0" w:space="0" w:color="auto"/>
          </w:divBdr>
        </w:div>
        <w:div w:id="456142303">
          <w:marLeft w:val="640"/>
          <w:marRight w:val="0"/>
          <w:marTop w:val="0"/>
          <w:marBottom w:val="0"/>
          <w:divBdr>
            <w:top w:val="none" w:sz="0" w:space="0" w:color="auto"/>
            <w:left w:val="none" w:sz="0" w:space="0" w:color="auto"/>
            <w:bottom w:val="none" w:sz="0" w:space="0" w:color="auto"/>
            <w:right w:val="none" w:sz="0" w:space="0" w:color="auto"/>
          </w:divBdr>
        </w:div>
        <w:div w:id="1684552952">
          <w:marLeft w:val="640"/>
          <w:marRight w:val="0"/>
          <w:marTop w:val="0"/>
          <w:marBottom w:val="0"/>
          <w:divBdr>
            <w:top w:val="none" w:sz="0" w:space="0" w:color="auto"/>
            <w:left w:val="none" w:sz="0" w:space="0" w:color="auto"/>
            <w:bottom w:val="none" w:sz="0" w:space="0" w:color="auto"/>
            <w:right w:val="none" w:sz="0" w:space="0" w:color="auto"/>
          </w:divBdr>
        </w:div>
        <w:div w:id="78910146">
          <w:marLeft w:val="640"/>
          <w:marRight w:val="0"/>
          <w:marTop w:val="0"/>
          <w:marBottom w:val="0"/>
          <w:divBdr>
            <w:top w:val="none" w:sz="0" w:space="0" w:color="auto"/>
            <w:left w:val="none" w:sz="0" w:space="0" w:color="auto"/>
            <w:bottom w:val="none" w:sz="0" w:space="0" w:color="auto"/>
            <w:right w:val="none" w:sz="0" w:space="0" w:color="auto"/>
          </w:divBdr>
        </w:div>
        <w:div w:id="895429382">
          <w:marLeft w:val="640"/>
          <w:marRight w:val="0"/>
          <w:marTop w:val="0"/>
          <w:marBottom w:val="0"/>
          <w:divBdr>
            <w:top w:val="none" w:sz="0" w:space="0" w:color="auto"/>
            <w:left w:val="none" w:sz="0" w:space="0" w:color="auto"/>
            <w:bottom w:val="none" w:sz="0" w:space="0" w:color="auto"/>
            <w:right w:val="none" w:sz="0" w:space="0" w:color="auto"/>
          </w:divBdr>
        </w:div>
        <w:div w:id="400254645">
          <w:marLeft w:val="640"/>
          <w:marRight w:val="0"/>
          <w:marTop w:val="0"/>
          <w:marBottom w:val="0"/>
          <w:divBdr>
            <w:top w:val="none" w:sz="0" w:space="0" w:color="auto"/>
            <w:left w:val="none" w:sz="0" w:space="0" w:color="auto"/>
            <w:bottom w:val="none" w:sz="0" w:space="0" w:color="auto"/>
            <w:right w:val="none" w:sz="0" w:space="0" w:color="auto"/>
          </w:divBdr>
        </w:div>
        <w:div w:id="1702587535">
          <w:marLeft w:val="640"/>
          <w:marRight w:val="0"/>
          <w:marTop w:val="0"/>
          <w:marBottom w:val="0"/>
          <w:divBdr>
            <w:top w:val="none" w:sz="0" w:space="0" w:color="auto"/>
            <w:left w:val="none" w:sz="0" w:space="0" w:color="auto"/>
            <w:bottom w:val="none" w:sz="0" w:space="0" w:color="auto"/>
            <w:right w:val="none" w:sz="0" w:space="0" w:color="auto"/>
          </w:divBdr>
        </w:div>
        <w:div w:id="1537037214">
          <w:marLeft w:val="640"/>
          <w:marRight w:val="0"/>
          <w:marTop w:val="0"/>
          <w:marBottom w:val="0"/>
          <w:divBdr>
            <w:top w:val="none" w:sz="0" w:space="0" w:color="auto"/>
            <w:left w:val="none" w:sz="0" w:space="0" w:color="auto"/>
            <w:bottom w:val="none" w:sz="0" w:space="0" w:color="auto"/>
            <w:right w:val="none" w:sz="0" w:space="0" w:color="auto"/>
          </w:divBdr>
        </w:div>
        <w:div w:id="1723479784">
          <w:marLeft w:val="640"/>
          <w:marRight w:val="0"/>
          <w:marTop w:val="0"/>
          <w:marBottom w:val="0"/>
          <w:divBdr>
            <w:top w:val="none" w:sz="0" w:space="0" w:color="auto"/>
            <w:left w:val="none" w:sz="0" w:space="0" w:color="auto"/>
            <w:bottom w:val="none" w:sz="0" w:space="0" w:color="auto"/>
            <w:right w:val="none" w:sz="0" w:space="0" w:color="auto"/>
          </w:divBdr>
        </w:div>
        <w:div w:id="150218674">
          <w:marLeft w:val="640"/>
          <w:marRight w:val="0"/>
          <w:marTop w:val="0"/>
          <w:marBottom w:val="0"/>
          <w:divBdr>
            <w:top w:val="none" w:sz="0" w:space="0" w:color="auto"/>
            <w:left w:val="none" w:sz="0" w:space="0" w:color="auto"/>
            <w:bottom w:val="none" w:sz="0" w:space="0" w:color="auto"/>
            <w:right w:val="none" w:sz="0" w:space="0" w:color="auto"/>
          </w:divBdr>
        </w:div>
        <w:div w:id="2086536298">
          <w:marLeft w:val="640"/>
          <w:marRight w:val="0"/>
          <w:marTop w:val="0"/>
          <w:marBottom w:val="0"/>
          <w:divBdr>
            <w:top w:val="none" w:sz="0" w:space="0" w:color="auto"/>
            <w:left w:val="none" w:sz="0" w:space="0" w:color="auto"/>
            <w:bottom w:val="none" w:sz="0" w:space="0" w:color="auto"/>
            <w:right w:val="none" w:sz="0" w:space="0" w:color="auto"/>
          </w:divBdr>
        </w:div>
        <w:div w:id="1647390893">
          <w:marLeft w:val="640"/>
          <w:marRight w:val="0"/>
          <w:marTop w:val="0"/>
          <w:marBottom w:val="0"/>
          <w:divBdr>
            <w:top w:val="none" w:sz="0" w:space="0" w:color="auto"/>
            <w:left w:val="none" w:sz="0" w:space="0" w:color="auto"/>
            <w:bottom w:val="none" w:sz="0" w:space="0" w:color="auto"/>
            <w:right w:val="none" w:sz="0" w:space="0" w:color="auto"/>
          </w:divBdr>
        </w:div>
        <w:div w:id="1893537643">
          <w:marLeft w:val="640"/>
          <w:marRight w:val="0"/>
          <w:marTop w:val="0"/>
          <w:marBottom w:val="0"/>
          <w:divBdr>
            <w:top w:val="none" w:sz="0" w:space="0" w:color="auto"/>
            <w:left w:val="none" w:sz="0" w:space="0" w:color="auto"/>
            <w:bottom w:val="none" w:sz="0" w:space="0" w:color="auto"/>
            <w:right w:val="none" w:sz="0" w:space="0" w:color="auto"/>
          </w:divBdr>
        </w:div>
        <w:div w:id="1844390088">
          <w:marLeft w:val="640"/>
          <w:marRight w:val="0"/>
          <w:marTop w:val="0"/>
          <w:marBottom w:val="0"/>
          <w:divBdr>
            <w:top w:val="none" w:sz="0" w:space="0" w:color="auto"/>
            <w:left w:val="none" w:sz="0" w:space="0" w:color="auto"/>
            <w:bottom w:val="none" w:sz="0" w:space="0" w:color="auto"/>
            <w:right w:val="none" w:sz="0" w:space="0" w:color="auto"/>
          </w:divBdr>
        </w:div>
        <w:div w:id="47195990">
          <w:marLeft w:val="640"/>
          <w:marRight w:val="0"/>
          <w:marTop w:val="0"/>
          <w:marBottom w:val="0"/>
          <w:divBdr>
            <w:top w:val="none" w:sz="0" w:space="0" w:color="auto"/>
            <w:left w:val="none" w:sz="0" w:space="0" w:color="auto"/>
            <w:bottom w:val="none" w:sz="0" w:space="0" w:color="auto"/>
            <w:right w:val="none" w:sz="0" w:space="0" w:color="auto"/>
          </w:divBdr>
        </w:div>
        <w:div w:id="782113168">
          <w:marLeft w:val="640"/>
          <w:marRight w:val="0"/>
          <w:marTop w:val="0"/>
          <w:marBottom w:val="0"/>
          <w:divBdr>
            <w:top w:val="none" w:sz="0" w:space="0" w:color="auto"/>
            <w:left w:val="none" w:sz="0" w:space="0" w:color="auto"/>
            <w:bottom w:val="none" w:sz="0" w:space="0" w:color="auto"/>
            <w:right w:val="none" w:sz="0" w:space="0" w:color="auto"/>
          </w:divBdr>
        </w:div>
        <w:div w:id="632977752">
          <w:marLeft w:val="640"/>
          <w:marRight w:val="0"/>
          <w:marTop w:val="0"/>
          <w:marBottom w:val="0"/>
          <w:divBdr>
            <w:top w:val="none" w:sz="0" w:space="0" w:color="auto"/>
            <w:left w:val="none" w:sz="0" w:space="0" w:color="auto"/>
            <w:bottom w:val="none" w:sz="0" w:space="0" w:color="auto"/>
            <w:right w:val="none" w:sz="0" w:space="0" w:color="auto"/>
          </w:divBdr>
        </w:div>
        <w:div w:id="1139497467">
          <w:marLeft w:val="640"/>
          <w:marRight w:val="0"/>
          <w:marTop w:val="0"/>
          <w:marBottom w:val="0"/>
          <w:divBdr>
            <w:top w:val="none" w:sz="0" w:space="0" w:color="auto"/>
            <w:left w:val="none" w:sz="0" w:space="0" w:color="auto"/>
            <w:bottom w:val="none" w:sz="0" w:space="0" w:color="auto"/>
            <w:right w:val="none" w:sz="0" w:space="0" w:color="auto"/>
          </w:divBdr>
        </w:div>
        <w:div w:id="67533853">
          <w:marLeft w:val="640"/>
          <w:marRight w:val="0"/>
          <w:marTop w:val="0"/>
          <w:marBottom w:val="0"/>
          <w:divBdr>
            <w:top w:val="none" w:sz="0" w:space="0" w:color="auto"/>
            <w:left w:val="none" w:sz="0" w:space="0" w:color="auto"/>
            <w:bottom w:val="none" w:sz="0" w:space="0" w:color="auto"/>
            <w:right w:val="none" w:sz="0" w:space="0" w:color="auto"/>
          </w:divBdr>
        </w:div>
        <w:div w:id="524056588">
          <w:marLeft w:val="640"/>
          <w:marRight w:val="0"/>
          <w:marTop w:val="0"/>
          <w:marBottom w:val="0"/>
          <w:divBdr>
            <w:top w:val="none" w:sz="0" w:space="0" w:color="auto"/>
            <w:left w:val="none" w:sz="0" w:space="0" w:color="auto"/>
            <w:bottom w:val="none" w:sz="0" w:space="0" w:color="auto"/>
            <w:right w:val="none" w:sz="0" w:space="0" w:color="auto"/>
          </w:divBdr>
        </w:div>
        <w:div w:id="443814680">
          <w:marLeft w:val="640"/>
          <w:marRight w:val="0"/>
          <w:marTop w:val="0"/>
          <w:marBottom w:val="0"/>
          <w:divBdr>
            <w:top w:val="none" w:sz="0" w:space="0" w:color="auto"/>
            <w:left w:val="none" w:sz="0" w:space="0" w:color="auto"/>
            <w:bottom w:val="none" w:sz="0" w:space="0" w:color="auto"/>
            <w:right w:val="none" w:sz="0" w:space="0" w:color="auto"/>
          </w:divBdr>
        </w:div>
        <w:div w:id="486170632">
          <w:marLeft w:val="640"/>
          <w:marRight w:val="0"/>
          <w:marTop w:val="0"/>
          <w:marBottom w:val="0"/>
          <w:divBdr>
            <w:top w:val="none" w:sz="0" w:space="0" w:color="auto"/>
            <w:left w:val="none" w:sz="0" w:space="0" w:color="auto"/>
            <w:bottom w:val="none" w:sz="0" w:space="0" w:color="auto"/>
            <w:right w:val="none" w:sz="0" w:space="0" w:color="auto"/>
          </w:divBdr>
        </w:div>
        <w:div w:id="1101561323">
          <w:marLeft w:val="640"/>
          <w:marRight w:val="0"/>
          <w:marTop w:val="0"/>
          <w:marBottom w:val="0"/>
          <w:divBdr>
            <w:top w:val="none" w:sz="0" w:space="0" w:color="auto"/>
            <w:left w:val="none" w:sz="0" w:space="0" w:color="auto"/>
            <w:bottom w:val="none" w:sz="0" w:space="0" w:color="auto"/>
            <w:right w:val="none" w:sz="0" w:space="0" w:color="auto"/>
          </w:divBdr>
        </w:div>
        <w:div w:id="1431970231">
          <w:marLeft w:val="640"/>
          <w:marRight w:val="0"/>
          <w:marTop w:val="0"/>
          <w:marBottom w:val="0"/>
          <w:divBdr>
            <w:top w:val="none" w:sz="0" w:space="0" w:color="auto"/>
            <w:left w:val="none" w:sz="0" w:space="0" w:color="auto"/>
            <w:bottom w:val="none" w:sz="0" w:space="0" w:color="auto"/>
            <w:right w:val="none" w:sz="0" w:space="0" w:color="auto"/>
          </w:divBdr>
        </w:div>
        <w:div w:id="2055040638">
          <w:marLeft w:val="640"/>
          <w:marRight w:val="0"/>
          <w:marTop w:val="0"/>
          <w:marBottom w:val="0"/>
          <w:divBdr>
            <w:top w:val="none" w:sz="0" w:space="0" w:color="auto"/>
            <w:left w:val="none" w:sz="0" w:space="0" w:color="auto"/>
            <w:bottom w:val="none" w:sz="0" w:space="0" w:color="auto"/>
            <w:right w:val="none" w:sz="0" w:space="0" w:color="auto"/>
          </w:divBdr>
        </w:div>
        <w:div w:id="178589652">
          <w:marLeft w:val="640"/>
          <w:marRight w:val="0"/>
          <w:marTop w:val="0"/>
          <w:marBottom w:val="0"/>
          <w:divBdr>
            <w:top w:val="none" w:sz="0" w:space="0" w:color="auto"/>
            <w:left w:val="none" w:sz="0" w:space="0" w:color="auto"/>
            <w:bottom w:val="none" w:sz="0" w:space="0" w:color="auto"/>
            <w:right w:val="none" w:sz="0" w:space="0" w:color="auto"/>
          </w:divBdr>
        </w:div>
        <w:div w:id="1153106001">
          <w:marLeft w:val="640"/>
          <w:marRight w:val="0"/>
          <w:marTop w:val="0"/>
          <w:marBottom w:val="0"/>
          <w:divBdr>
            <w:top w:val="none" w:sz="0" w:space="0" w:color="auto"/>
            <w:left w:val="none" w:sz="0" w:space="0" w:color="auto"/>
            <w:bottom w:val="none" w:sz="0" w:space="0" w:color="auto"/>
            <w:right w:val="none" w:sz="0" w:space="0" w:color="auto"/>
          </w:divBdr>
        </w:div>
        <w:div w:id="688527138">
          <w:marLeft w:val="640"/>
          <w:marRight w:val="0"/>
          <w:marTop w:val="0"/>
          <w:marBottom w:val="0"/>
          <w:divBdr>
            <w:top w:val="none" w:sz="0" w:space="0" w:color="auto"/>
            <w:left w:val="none" w:sz="0" w:space="0" w:color="auto"/>
            <w:bottom w:val="none" w:sz="0" w:space="0" w:color="auto"/>
            <w:right w:val="none" w:sz="0" w:space="0" w:color="auto"/>
          </w:divBdr>
        </w:div>
        <w:div w:id="206339020">
          <w:marLeft w:val="640"/>
          <w:marRight w:val="0"/>
          <w:marTop w:val="0"/>
          <w:marBottom w:val="0"/>
          <w:divBdr>
            <w:top w:val="none" w:sz="0" w:space="0" w:color="auto"/>
            <w:left w:val="none" w:sz="0" w:space="0" w:color="auto"/>
            <w:bottom w:val="none" w:sz="0" w:space="0" w:color="auto"/>
            <w:right w:val="none" w:sz="0" w:space="0" w:color="auto"/>
          </w:divBdr>
        </w:div>
        <w:div w:id="1744644111">
          <w:marLeft w:val="640"/>
          <w:marRight w:val="0"/>
          <w:marTop w:val="0"/>
          <w:marBottom w:val="0"/>
          <w:divBdr>
            <w:top w:val="none" w:sz="0" w:space="0" w:color="auto"/>
            <w:left w:val="none" w:sz="0" w:space="0" w:color="auto"/>
            <w:bottom w:val="none" w:sz="0" w:space="0" w:color="auto"/>
            <w:right w:val="none" w:sz="0" w:space="0" w:color="auto"/>
          </w:divBdr>
        </w:div>
        <w:div w:id="1266886380">
          <w:marLeft w:val="640"/>
          <w:marRight w:val="0"/>
          <w:marTop w:val="0"/>
          <w:marBottom w:val="0"/>
          <w:divBdr>
            <w:top w:val="none" w:sz="0" w:space="0" w:color="auto"/>
            <w:left w:val="none" w:sz="0" w:space="0" w:color="auto"/>
            <w:bottom w:val="none" w:sz="0" w:space="0" w:color="auto"/>
            <w:right w:val="none" w:sz="0" w:space="0" w:color="auto"/>
          </w:divBdr>
        </w:div>
        <w:div w:id="1363245561">
          <w:marLeft w:val="640"/>
          <w:marRight w:val="0"/>
          <w:marTop w:val="0"/>
          <w:marBottom w:val="0"/>
          <w:divBdr>
            <w:top w:val="none" w:sz="0" w:space="0" w:color="auto"/>
            <w:left w:val="none" w:sz="0" w:space="0" w:color="auto"/>
            <w:bottom w:val="none" w:sz="0" w:space="0" w:color="auto"/>
            <w:right w:val="none" w:sz="0" w:space="0" w:color="auto"/>
          </w:divBdr>
        </w:div>
        <w:div w:id="1919628397">
          <w:marLeft w:val="640"/>
          <w:marRight w:val="0"/>
          <w:marTop w:val="0"/>
          <w:marBottom w:val="0"/>
          <w:divBdr>
            <w:top w:val="none" w:sz="0" w:space="0" w:color="auto"/>
            <w:left w:val="none" w:sz="0" w:space="0" w:color="auto"/>
            <w:bottom w:val="none" w:sz="0" w:space="0" w:color="auto"/>
            <w:right w:val="none" w:sz="0" w:space="0" w:color="auto"/>
          </w:divBdr>
        </w:div>
        <w:div w:id="1302734317">
          <w:marLeft w:val="640"/>
          <w:marRight w:val="0"/>
          <w:marTop w:val="0"/>
          <w:marBottom w:val="0"/>
          <w:divBdr>
            <w:top w:val="none" w:sz="0" w:space="0" w:color="auto"/>
            <w:left w:val="none" w:sz="0" w:space="0" w:color="auto"/>
            <w:bottom w:val="none" w:sz="0" w:space="0" w:color="auto"/>
            <w:right w:val="none" w:sz="0" w:space="0" w:color="auto"/>
          </w:divBdr>
        </w:div>
        <w:div w:id="2010521461">
          <w:marLeft w:val="640"/>
          <w:marRight w:val="0"/>
          <w:marTop w:val="0"/>
          <w:marBottom w:val="0"/>
          <w:divBdr>
            <w:top w:val="none" w:sz="0" w:space="0" w:color="auto"/>
            <w:left w:val="none" w:sz="0" w:space="0" w:color="auto"/>
            <w:bottom w:val="none" w:sz="0" w:space="0" w:color="auto"/>
            <w:right w:val="none" w:sz="0" w:space="0" w:color="auto"/>
          </w:divBdr>
        </w:div>
        <w:div w:id="1368724902">
          <w:marLeft w:val="640"/>
          <w:marRight w:val="0"/>
          <w:marTop w:val="0"/>
          <w:marBottom w:val="0"/>
          <w:divBdr>
            <w:top w:val="none" w:sz="0" w:space="0" w:color="auto"/>
            <w:left w:val="none" w:sz="0" w:space="0" w:color="auto"/>
            <w:bottom w:val="none" w:sz="0" w:space="0" w:color="auto"/>
            <w:right w:val="none" w:sz="0" w:space="0" w:color="auto"/>
          </w:divBdr>
        </w:div>
        <w:div w:id="87123914">
          <w:marLeft w:val="640"/>
          <w:marRight w:val="0"/>
          <w:marTop w:val="0"/>
          <w:marBottom w:val="0"/>
          <w:divBdr>
            <w:top w:val="none" w:sz="0" w:space="0" w:color="auto"/>
            <w:left w:val="none" w:sz="0" w:space="0" w:color="auto"/>
            <w:bottom w:val="none" w:sz="0" w:space="0" w:color="auto"/>
            <w:right w:val="none" w:sz="0" w:space="0" w:color="auto"/>
          </w:divBdr>
        </w:div>
        <w:div w:id="1521747328">
          <w:marLeft w:val="640"/>
          <w:marRight w:val="0"/>
          <w:marTop w:val="0"/>
          <w:marBottom w:val="0"/>
          <w:divBdr>
            <w:top w:val="none" w:sz="0" w:space="0" w:color="auto"/>
            <w:left w:val="none" w:sz="0" w:space="0" w:color="auto"/>
            <w:bottom w:val="none" w:sz="0" w:space="0" w:color="auto"/>
            <w:right w:val="none" w:sz="0" w:space="0" w:color="auto"/>
          </w:divBdr>
        </w:div>
        <w:div w:id="355427172">
          <w:marLeft w:val="640"/>
          <w:marRight w:val="0"/>
          <w:marTop w:val="0"/>
          <w:marBottom w:val="0"/>
          <w:divBdr>
            <w:top w:val="none" w:sz="0" w:space="0" w:color="auto"/>
            <w:left w:val="none" w:sz="0" w:space="0" w:color="auto"/>
            <w:bottom w:val="none" w:sz="0" w:space="0" w:color="auto"/>
            <w:right w:val="none" w:sz="0" w:space="0" w:color="auto"/>
          </w:divBdr>
        </w:div>
        <w:div w:id="632947710">
          <w:marLeft w:val="640"/>
          <w:marRight w:val="0"/>
          <w:marTop w:val="0"/>
          <w:marBottom w:val="0"/>
          <w:divBdr>
            <w:top w:val="none" w:sz="0" w:space="0" w:color="auto"/>
            <w:left w:val="none" w:sz="0" w:space="0" w:color="auto"/>
            <w:bottom w:val="none" w:sz="0" w:space="0" w:color="auto"/>
            <w:right w:val="none" w:sz="0" w:space="0" w:color="auto"/>
          </w:divBdr>
        </w:div>
        <w:div w:id="946961629">
          <w:marLeft w:val="640"/>
          <w:marRight w:val="0"/>
          <w:marTop w:val="0"/>
          <w:marBottom w:val="0"/>
          <w:divBdr>
            <w:top w:val="none" w:sz="0" w:space="0" w:color="auto"/>
            <w:left w:val="none" w:sz="0" w:space="0" w:color="auto"/>
            <w:bottom w:val="none" w:sz="0" w:space="0" w:color="auto"/>
            <w:right w:val="none" w:sz="0" w:space="0" w:color="auto"/>
          </w:divBdr>
        </w:div>
        <w:div w:id="1438017250">
          <w:marLeft w:val="640"/>
          <w:marRight w:val="0"/>
          <w:marTop w:val="0"/>
          <w:marBottom w:val="0"/>
          <w:divBdr>
            <w:top w:val="none" w:sz="0" w:space="0" w:color="auto"/>
            <w:left w:val="none" w:sz="0" w:space="0" w:color="auto"/>
            <w:bottom w:val="none" w:sz="0" w:space="0" w:color="auto"/>
            <w:right w:val="none" w:sz="0" w:space="0" w:color="auto"/>
          </w:divBdr>
        </w:div>
        <w:div w:id="499003129">
          <w:marLeft w:val="640"/>
          <w:marRight w:val="0"/>
          <w:marTop w:val="0"/>
          <w:marBottom w:val="0"/>
          <w:divBdr>
            <w:top w:val="none" w:sz="0" w:space="0" w:color="auto"/>
            <w:left w:val="none" w:sz="0" w:space="0" w:color="auto"/>
            <w:bottom w:val="none" w:sz="0" w:space="0" w:color="auto"/>
            <w:right w:val="none" w:sz="0" w:space="0" w:color="auto"/>
          </w:divBdr>
        </w:div>
        <w:div w:id="241523682">
          <w:marLeft w:val="640"/>
          <w:marRight w:val="0"/>
          <w:marTop w:val="0"/>
          <w:marBottom w:val="0"/>
          <w:divBdr>
            <w:top w:val="none" w:sz="0" w:space="0" w:color="auto"/>
            <w:left w:val="none" w:sz="0" w:space="0" w:color="auto"/>
            <w:bottom w:val="none" w:sz="0" w:space="0" w:color="auto"/>
            <w:right w:val="none" w:sz="0" w:space="0" w:color="auto"/>
          </w:divBdr>
        </w:div>
        <w:div w:id="404885166">
          <w:marLeft w:val="640"/>
          <w:marRight w:val="0"/>
          <w:marTop w:val="0"/>
          <w:marBottom w:val="0"/>
          <w:divBdr>
            <w:top w:val="none" w:sz="0" w:space="0" w:color="auto"/>
            <w:left w:val="none" w:sz="0" w:space="0" w:color="auto"/>
            <w:bottom w:val="none" w:sz="0" w:space="0" w:color="auto"/>
            <w:right w:val="none" w:sz="0" w:space="0" w:color="auto"/>
          </w:divBdr>
        </w:div>
        <w:div w:id="890338965">
          <w:marLeft w:val="640"/>
          <w:marRight w:val="0"/>
          <w:marTop w:val="0"/>
          <w:marBottom w:val="0"/>
          <w:divBdr>
            <w:top w:val="none" w:sz="0" w:space="0" w:color="auto"/>
            <w:left w:val="none" w:sz="0" w:space="0" w:color="auto"/>
            <w:bottom w:val="none" w:sz="0" w:space="0" w:color="auto"/>
            <w:right w:val="none" w:sz="0" w:space="0" w:color="auto"/>
          </w:divBdr>
        </w:div>
        <w:div w:id="958995892">
          <w:marLeft w:val="640"/>
          <w:marRight w:val="0"/>
          <w:marTop w:val="0"/>
          <w:marBottom w:val="0"/>
          <w:divBdr>
            <w:top w:val="none" w:sz="0" w:space="0" w:color="auto"/>
            <w:left w:val="none" w:sz="0" w:space="0" w:color="auto"/>
            <w:bottom w:val="none" w:sz="0" w:space="0" w:color="auto"/>
            <w:right w:val="none" w:sz="0" w:space="0" w:color="auto"/>
          </w:divBdr>
        </w:div>
        <w:div w:id="568267157">
          <w:marLeft w:val="640"/>
          <w:marRight w:val="0"/>
          <w:marTop w:val="0"/>
          <w:marBottom w:val="0"/>
          <w:divBdr>
            <w:top w:val="none" w:sz="0" w:space="0" w:color="auto"/>
            <w:left w:val="none" w:sz="0" w:space="0" w:color="auto"/>
            <w:bottom w:val="none" w:sz="0" w:space="0" w:color="auto"/>
            <w:right w:val="none" w:sz="0" w:space="0" w:color="auto"/>
          </w:divBdr>
        </w:div>
        <w:div w:id="26175329">
          <w:marLeft w:val="640"/>
          <w:marRight w:val="0"/>
          <w:marTop w:val="0"/>
          <w:marBottom w:val="0"/>
          <w:divBdr>
            <w:top w:val="none" w:sz="0" w:space="0" w:color="auto"/>
            <w:left w:val="none" w:sz="0" w:space="0" w:color="auto"/>
            <w:bottom w:val="none" w:sz="0" w:space="0" w:color="auto"/>
            <w:right w:val="none" w:sz="0" w:space="0" w:color="auto"/>
          </w:divBdr>
        </w:div>
        <w:div w:id="632251756">
          <w:marLeft w:val="640"/>
          <w:marRight w:val="0"/>
          <w:marTop w:val="0"/>
          <w:marBottom w:val="0"/>
          <w:divBdr>
            <w:top w:val="none" w:sz="0" w:space="0" w:color="auto"/>
            <w:left w:val="none" w:sz="0" w:space="0" w:color="auto"/>
            <w:bottom w:val="none" w:sz="0" w:space="0" w:color="auto"/>
            <w:right w:val="none" w:sz="0" w:space="0" w:color="auto"/>
          </w:divBdr>
        </w:div>
        <w:div w:id="63070587">
          <w:marLeft w:val="640"/>
          <w:marRight w:val="0"/>
          <w:marTop w:val="0"/>
          <w:marBottom w:val="0"/>
          <w:divBdr>
            <w:top w:val="none" w:sz="0" w:space="0" w:color="auto"/>
            <w:left w:val="none" w:sz="0" w:space="0" w:color="auto"/>
            <w:bottom w:val="none" w:sz="0" w:space="0" w:color="auto"/>
            <w:right w:val="none" w:sz="0" w:space="0" w:color="auto"/>
          </w:divBdr>
        </w:div>
        <w:div w:id="1107189826">
          <w:marLeft w:val="640"/>
          <w:marRight w:val="0"/>
          <w:marTop w:val="0"/>
          <w:marBottom w:val="0"/>
          <w:divBdr>
            <w:top w:val="none" w:sz="0" w:space="0" w:color="auto"/>
            <w:left w:val="none" w:sz="0" w:space="0" w:color="auto"/>
            <w:bottom w:val="none" w:sz="0" w:space="0" w:color="auto"/>
            <w:right w:val="none" w:sz="0" w:space="0" w:color="auto"/>
          </w:divBdr>
        </w:div>
        <w:div w:id="1526287703">
          <w:marLeft w:val="640"/>
          <w:marRight w:val="0"/>
          <w:marTop w:val="0"/>
          <w:marBottom w:val="0"/>
          <w:divBdr>
            <w:top w:val="none" w:sz="0" w:space="0" w:color="auto"/>
            <w:left w:val="none" w:sz="0" w:space="0" w:color="auto"/>
            <w:bottom w:val="none" w:sz="0" w:space="0" w:color="auto"/>
            <w:right w:val="none" w:sz="0" w:space="0" w:color="auto"/>
          </w:divBdr>
        </w:div>
        <w:div w:id="364985478">
          <w:marLeft w:val="640"/>
          <w:marRight w:val="0"/>
          <w:marTop w:val="0"/>
          <w:marBottom w:val="0"/>
          <w:divBdr>
            <w:top w:val="none" w:sz="0" w:space="0" w:color="auto"/>
            <w:left w:val="none" w:sz="0" w:space="0" w:color="auto"/>
            <w:bottom w:val="none" w:sz="0" w:space="0" w:color="auto"/>
            <w:right w:val="none" w:sz="0" w:space="0" w:color="auto"/>
          </w:divBdr>
        </w:div>
        <w:div w:id="2002074403">
          <w:marLeft w:val="640"/>
          <w:marRight w:val="0"/>
          <w:marTop w:val="0"/>
          <w:marBottom w:val="0"/>
          <w:divBdr>
            <w:top w:val="none" w:sz="0" w:space="0" w:color="auto"/>
            <w:left w:val="none" w:sz="0" w:space="0" w:color="auto"/>
            <w:bottom w:val="none" w:sz="0" w:space="0" w:color="auto"/>
            <w:right w:val="none" w:sz="0" w:space="0" w:color="auto"/>
          </w:divBdr>
        </w:div>
        <w:div w:id="914895603">
          <w:marLeft w:val="640"/>
          <w:marRight w:val="0"/>
          <w:marTop w:val="0"/>
          <w:marBottom w:val="0"/>
          <w:divBdr>
            <w:top w:val="none" w:sz="0" w:space="0" w:color="auto"/>
            <w:left w:val="none" w:sz="0" w:space="0" w:color="auto"/>
            <w:bottom w:val="none" w:sz="0" w:space="0" w:color="auto"/>
            <w:right w:val="none" w:sz="0" w:space="0" w:color="auto"/>
          </w:divBdr>
        </w:div>
        <w:div w:id="444623098">
          <w:marLeft w:val="640"/>
          <w:marRight w:val="0"/>
          <w:marTop w:val="0"/>
          <w:marBottom w:val="0"/>
          <w:divBdr>
            <w:top w:val="none" w:sz="0" w:space="0" w:color="auto"/>
            <w:left w:val="none" w:sz="0" w:space="0" w:color="auto"/>
            <w:bottom w:val="none" w:sz="0" w:space="0" w:color="auto"/>
            <w:right w:val="none" w:sz="0" w:space="0" w:color="auto"/>
          </w:divBdr>
        </w:div>
        <w:div w:id="1717654005">
          <w:marLeft w:val="640"/>
          <w:marRight w:val="0"/>
          <w:marTop w:val="0"/>
          <w:marBottom w:val="0"/>
          <w:divBdr>
            <w:top w:val="none" w:sz="0" w:space="0" w:color="auto"/>
            <w:left w:val="none" w:sz="0" w:space="0" w:color="auto"/>
            <w:bottom w:val="none" w:sz="0" w:space="0" w:color="auto"/>
            <w:right w:val="none" w:sz="0" w:space="0" w:color="auto"/>
          </w:divBdr>
        </w:div>
        <w:div w:id="1090736568">
          <w:marLeft w:val="640"/>
          <w:marRight w:val="0"/>
          <w:marTop w:val="0"/>
          <w:marBottom w:val="0"/>
          <w:divBdr>
            <w:top w:val="none" w:sz="0" w:space="0" w:color="auto"/>
            <w:left w:val="none" w:sz="0" w:space="0" w:color="auto"/>
            <w:bottom w:val="none" w:sz="0" w:space="0" w:color="auto"/>
            <w:right w:val="none" w:sz="0" w:space="0" w:color="auto"/>
          </w:divBdr>
        </w:div>
        <w:div w:id="710883999">
          <w:marLeft w:val="640"/>
          <w:marRight w:val="0"/>
          <w:marTop w:val="0"/>
          <w:marBottom w:val="0"/>
          <w:divBdr>
            <w:top w:val="none" w:sz="0" w:space="0" w:color="auto"/>
            <w:left w:val="none" w:sz="0" w:space="0" w:color="auto"/>
            <w:bottom w:val="none" w:sz="0" w:space="0" w:color="auto"/>
            <w:right w:val="none" w:sz="0" w:space="0" w:color="auto"/>
          </w:divBdr>
        </w:div>
        <w:div w:id="1988630505">
          <w:marLeft w:val="640"/>
          <w:marRight w:val="0"/>
          <w:marTop w:val="0"/>
          <w:marBottom w:val="0"/>
          <w:divBdr>
            <w:top w:val="none" w:sz="0" w:space="0" w:color="auto"/>
            <w:left w:val="none" w:sz="0" w:space="0" w:color="auto"/>
            <w:bottom w:val="none" w:sz="0" w:space="0" w:color="auto"/>
            <w:right w:val="none" w:sz="0" w:space="0" w:color="auto"/>
          </w:divBdr>
        </w:div>
        <w:div w:id="1247567567">
          <w:marLeft w:val="640"/>
          <w:marRight w:val="0"/>
          <w:marTop w:val="0"/>
          <w:marBottom w:val="0"/>
          <w:divBdr>
            <w:top w:val="none" w:sz="0" w:space="0" w:color="auto"/>
            <w:left w:val="none" w:sz="0" w:space="0" w:color="auto"/>
            <w:bottom w:val="none" w:sz="0" w:space="0" w:color="auto"/>
            <w:right w:val="none" w:sz="0" w:space="0" w:color="auto"/>
          </w:divBdr>
        </w:div>
        <w:div w:id="1345327075">
          <w:marLeft w:val="640"/>
          <w:marRight w:val="0"/>
          <w:marTop w:val="0"/>
          <w:marBottom w:val="0"/>
          <w:divBdr>
            <w:top w:val="none" w:sz="0" w:space="0" w:color="auto"/>
            <w:left w:val="none" w:sz="0" w:space="0" w:color="auto"/>
            <w:bottom w:val="none" w:sz="0" w:space="0" w:color="auto"/>
            <w:right w:val="none" w:sz="0" w:space="0" w:color="auto"/>
          </w:divBdr>
        </w:div>
        <w:div w:id="65033885">
          <w:marLeft w:val="640"/>
          <w:marRight w:val="0"/>
          <w:marTop w:val="0"/>
          <w:marBottom w:val="0"/>
          <w:divBdr>
            <w:top w:val="none" w:sz="0" w:space="0" w:color="auto"/>
            <w:left w:val="none" w:sz="0" w:space="0" w:color="auto"/>
            <w:bottom w:val="none" w:sz="0" w:space="0" w:color="auto"/>
            <w:right w:val="none" w:sz="0" w:space="0" w:color="auto"/>
          </w:divBdr>
        </w:div>
        <w:div w:id="1470442145">
          <w:marLeft w:val="640"/>
          <w:marRight w:val="0"/>
          <w:marTop w:val="0"/>
          <w:marBottom w:val="0"/>
          <w:divBdr>
            <w:top w:val="none" w:sz="0" w:space="0" w:color="auto"/>
            <w:left w:val="none" w:sz="0" w:space="0" w:color="auto"/>
            <w:bottom w:val="none" w:sz="0" w:space="0" w:color="auto"/>
            <w:right w:val="none" w:sz="0" w:space="0" w:color="auto"/>
          </w:divBdr>
        </w:div>
        <w:div w:id="1849103003">
          <w:marLeft w:val="640"/>
          <w:marRight w:val="0"/>
          <w:marTop w:val="0"/>
          <w:marBottom w:val="0"/>
          <w:divBdr>
            <w:top w:val="none" w:sz="0" w:space="0" w:color="auto"/>
            <w:left w:val="none" w:sz="0" w:space="0" w:color="auto"/>
            <w:bottom w:val="none" w:sz="0" w:space="0" w:color="auto"/>
            <w:right w:val="none" w:sz="0" w:space="0" w:color="auto"/>
          </w:divBdr>
        </w:div>
        <w:div w:id="1054279556">
          <w:marLeft w:val="640"/>
          <w:marRight w:val="0"/>
          <w:marTop w:val="0"/>
          <w:marBottom w:val="0"/>
          <w:divBdr>
            <w:top w:val="none" w:sz="0" w:space="0" w:color="auto"/>
            <w:left w:val="none" w:sz="0" w:space="0" w:color="auto"/>
            <w:bottom w:val="none" w:sz="0" w:space="0" w:color="auto"/>
            <w:right w:val="none" w:sz="0" w:space="0" w:color="auto"/>
          </w:divBdr>
        </w:div>
        <w:div w:id="1483962582">
          <w:marLeft w:val="640"/>
          <w:marRight w:val="0"/>
          <w:marTop w:val="0"/>
          <w:marBottom w:val="0"/>
          <w:divBdr>
            <w:top w:val="none" w:sz="0" w:space="0" w:color="auto"/>
            <w:left w:val="none" w:sz="0" w:space="0" w:color="auto"/>
            <w:bottom w:val="none" w:sz="0" w:space="0" w:color="auto"/>
            <w:right w:val="none" w:sz="0" w:space="0" w:color="auto"/>
          </w:divBdr>
        </w:div>
        <w:div w:id="1485580930">
          <w:marLeft w:val="640"/>
          <w:marRight w:val="0"/>
          <w:marTop w:val="0"/>
          <w:marBottom w:val="0"/>
          <w:divBdr>
            <w:top w:val="none" w:sz="0" w:space="0" w:color="auto"/>
            <w:left w:val="none" w:sz="0" w:space="0" w:color="auto"/>
            <w:bottom w:val="none" w:sz="0" w:space="0" w:color="auto"/>
            <w:right w:val="none" w:sz="0" w:space="0" w:color="auto"/>
          </w:divBdr>
        </w:div>
        <w:div w:id="1138769330">
          <w:marLeft w:val="640"/>
          <w:marRight w:val="0"/>
          <w:marTop w:val="0"/>
          <w:marBottom w:val="0"/>
          <w:divBdr>
            <w:top w:val="none" w:sz="0" w:space="0" w:color="auto"/>
            <w:left w:val="none" w:sz="0" w:space="0" w:color="auto"/>
            <w:bottom w:val="none" w:sz="0" w:space="0" w:color="auto"/>
            <w:right w:val="none" w:sz="0" w:space="0" w:color="auto"/>
          </w:divBdr>
        </w:div>
        <w:div w:id="1562641768">
          <w:marLeft w:val="640"/>
          <w:marRight w:val="0"/>
          <w:marTop w:val="0"/>
          <w:marBottom w:val="0"/>
          <w:divBdr>
            <w:top w:val="none" w:sz="0" w:space="0" w:color="auto"/>
            <w:left w:val="none" w:sz="0" w:space="0" w:color="auto"/>
            <w:bottom w:val="none" w:sz="0" w:space="0" w:color="auto"/>
            <w:right w:val="none" w:sz="0" w:space="0" w:color="auto"/>
          </w:divBdr>
        </w:div>
        <w:div w:id="1688099219">
          <w:marLeft w:val="640"/>
          <w:marRight w:val="0"/>
          <w:marTop w:val="0"/>
          <w:marBottom w:val="0"/>
          <w:divBdr>
            <w:top w:val="none" w:sz="0" w:space="0" w:color="auto"/>
            <w:left w:val="none" w:sz="0" w:space="0" w:color="auto"/>
            <w:bottom w:val="none" w:sz="0" w:space="0" w:color="auto"/>
            <w:right w:val="none" w:sz="0" w:space="0" w:color="auto"/>
          </w:divBdr>
        </w:div>
        <w:div w:id="1815365653">
          <w:marLeft w:val="640"/>
          <w:marRight w:val="0"/>
          <w:marTop w:val="0"/>
          <w:marBottom w:val="0"/>
          <w:divBdr>
            <w:top w:val="none" w:sz="0" w:space="0" w:color="auto"/>
            <w:left w:val="none" w:sz="0" w:space="0" w:color="auto"/>
            <w:bottom w:val="none" w:sz="0" w:space="0" w:color="auto"/>
            <w:right w:val="none" w:sz="0" w:space="0" w:color="auto"/>
          </w:divBdr>
        </w:div>
        <w:div w:id="1523476990">
          <w:marLeft w:val="640"/>
          <w:marRight w:val="0"/>
          <w:marTop w:val="0"/>
          <w:marBottom w:val="0"/>
          <w:divBdr>
            <w:top w:val="none" w:sz="0" w:space="0" w:color="auto"/>
            <w:left w:val="none" w:sz="0" w:space="0" w:color="auto"/>
            <w:bottom w:val="none" w:sz="0" w:space="0" w:color="auto"/>
            <w:right w:val="none" w:sz="0" w:space="0" w:color="auto"/>
          </w:divBdr>
        </w:div>
        <w:div w:id="1382363093">
          <w:marLeft w:val="640"/>
          <w:marRight w:val="0"/>
          <w:marTop w:val="0"/>
          <w:marBottom w:val="0"/>
          <w:divBdr>
            <w:top w:val="none" w:sz="0" w:space="0" w:color="auto"/>
            <w:left w:val="none" w:sz="0" w:space="0" w:color="auto"/>
            <w:bottom w:val="none" w:sz="0" w:space="0" w:color="auto"/>
            <w:right w:val="none" w:sz="0" w:space="0" w:color="auto"/>
          </w:divBdr>
        </w:div>
        <w:div w:id="607858979">
          <w:marLeft w:val="640"/>
          <w:marRight w:val="0"/>
          <w:marTop w:val="0"/>
          <w:marBottom w:val="0"/>
          <w:divBdr>
            <w:top w:val="none" w:sz="0" w:space="0" w:color="auto"/>
            <w:left w:val="none" w:sz="0" w:space="0" w:color="auto"/>
            <w:bottom w:val="none" w:sz="0" w:space="0" w:color="auto"/>
            <w:right w:val="none" w:sz="0" w:space="0" w:color="auto"/>
          </w:divBdr>
        </w:div>
        <w:div w:id="854266228">
          <w:marLeft w:val="640"/>
          <w:marRight w:val="0"/>
          <w:marTop w:val="0"/>
          <w:marBottom w:val="0"/>
          <w:divBdr>
            <w:top w:val="none" w:sz="0" w:space="0" w:color="auto"/>
            <w:left w:val="none" w:sz="0" w:space="0" w:color="auto"/>
            <w:bottom w:val="none" w:sz="0" w:space="0" w:color="auto"/>
            <w:right w:val="none" w:sz="0" w:space="0" w:color="auto"/>
          </w:divBdr>
        </w:div>
        <w:div w:id="608272306">
          <w:marLeft w:val="640"/>
          <w:marRight w:val="0"/>
          <w:marTop w:val="0"/>
          <w:marBottom w:val="0"/>
          <w:divBdr>
            <w:top w:val="none" w:sz="0" w:space="0" w:color="auto"/>
            <w:left w:val="none" w:sz="0" w:space="0" w:color="auto"/>
            <w:bottom w:val="none" w:sz="0" w:space="0" w:color="auto"/>
            <w:right w:val="none" w:sz="0" w:space="0" w:color="auto"/>
          </w:divBdr>
        </w:div>
        <w:div w:id="138111058">
          <w:marLeft w:val="640"/>
          <w:marRight w:val="0"/>
          <w:marTop w:val="0"/>
          <w:marBottom w:val="0"/>
          <w:divBdr>
            <w:top w:val="none" w:sz="0" w:space="0" w:color="auto"/>
            <w:left w:val="none" w:sz="0" w:space="0" w:color="auto"/>
            <w:bottom w:val="none" w:sz="0" w:space="0" w:color="auto"/>
            <w:right w:val="none" w:sz="0" w:space="0" w:color="auto"/>
          </w:divBdr>
        </w:div>
        <w:div w:id="1151287852">
          <w:marLeft w:val="640"/>
          <w:marRight w:val="0"/>
          <w:marTop w:val="0"/>
          <w:marBottom w:val="0"/>
          <w:divBdr>
            <w:top w:val="none" w:sz="0" w:space="0" w:color="auto"/>
            <w:left w:val="none" w:sz="0" w:space="0" w:color="auto"/>
            <w:bottom w:val="none" w:sz="0" w:space="0" w:color="auto"/>
            <w:right w:val="none" w:sz="0" w:space="0" w:color="auto"/>
          </w:divBdr>
        </w:div>
        <w:div w:id="573777272">
          <w:marLeft w:val="640"/>
          <w:marRight w:val="0"/>
          <w:marTop w:val="0"/>
          <w:marBottom w:val="0"/>
          <w:divBdr>
            <w:top w:val="none" w:sz="0" w:space="0" w:color="auto"/>
            <w:left w:val="none" w:sz="0" w:space="0" w:color="auto"/>
            <w:bottom w:val="none" w:sz="0" w:space="0" w:color="auto"/>
            <w:right w:val="none" w:sz="0" w:space="0" w:color="auto"/>
          </w:divBdr>
        </w:div>
        <w:div w:id="201524838">
          <w:marLeft w:val="640"/>
          <w:marRight w:val="0"/>
          <w:marTop w:val="0"/>
          <w:marBottom w:val="0"/>
          <w:divBdr>
            <w:top w:val="none" w:sz="0" w:space="0" w:color="auto"/>
            <w:left w:val="none" w:sz="0" w:space="0" w:color="auto"/>
            <w:bottom w:val="none" w:sz="0" w:space="0" w:color="auto"/>
            <w:right w:val="none" w:sz="0" w:space="0" w:color="auto"/>
          </w:divBdr>
        </w:div>
        <w:div w:id="16587111">
          <w:marLeft w:val="640"/>
          <w:marRight w:val="0"/>
          <w:marTop w:val="0"/>
          <w:marBottom w:val="0"/>
          <w:divBdr>
            <w:top w:val="none" w:sz="0" w:space="0" w:color="auto"/>
            <w:left w:val="none" w:sz="0" w:space="0" w:color="auto"/>
            <w:bottom w:val="none" w:sz="0" w:space="0" w:color="auto"/>
            <w:right w:val="none" w:sz="0" w:space="0" w:color="auto"/>
          </w:divBdr>
        </w:div>
        <w:div w:id="289633205">
          <w:marLeft w:val="640"/>
          <w:marRight w:val="0"/>
          <w:marTop w:val="0"/>
          <w:marBottom w:val="0"/>
          <w:divBdr>
            <w:top w:val="none" w:sz="0" w:space="0" w:color="auto"/>
            <w:left w:val="none" w:sz="0" w:space="0" w:color="auto"/>
            <w:bottom w:val="none" w:sz="0" w:space="0" w:color="auto"/>
            <w:right w:val="none" w:sz="0" w:space="0" w:color="auto"/>
          </w:divBdr>
        </w:div>
        <w:div w:id="16661633">
          <w:marLeft w:val="640"/>
          <w:marRight w:val="0"/>
          <w:marTop w:val="0"/>
          <w:marBottom w:val="0"/>
          <w:divBdr>
            <w:top w:val="none" w:sz="0" w:space="0" w:color="auto"/>
            <w:left w:val="none" w:sz="0" w:space="0" w:color="auto"/>
            <w:bottom w:val="none" w:sz="0" w:space="0" w:color="auto"/>
            <w:right w:val="none" w:sz="0" w:space="0" w:color="auto"/>
          </w:divBdr>
        </w:div>
        <w:div w:id="1027412838">
          <w:marLeft w:val="640"/>
          <w:marRight w:val="0"/>
          <w:marTop w:val="0"/>
          <w:marBottom w:val="0"/>
          <w:divBdr>
            <w:top w:val="none" w:sz="0" w:space="0" w:color="auto"/>
            <w:left w:val="none" w:sz="0" w:space="0" w:color="auto"/>
            <w:bottom w:val="none" w:sz="0" w:space="0" w:color="auto"/>
            <w:right w:val="none" w:sz="0" w:space="0" w:color="auto"/>
          </w:divBdr>
        </w:div>
        <w:div w:id="1084491217">
          <w:marLeft w:val="640"/>
          <w:marRight w:val="0"/>
          <w:marTop w:val="0"/>
          <w:marBottom w:val="0"/>
          <w:divBdr>
            <w:top w:val="none" w:sz="0" w:space="0" w:color="auto"/>
            <w:left w:val="none" w:sz="0" w:space="0" w:color="auto"/>
            <w:bottom w:val="none" w:sz="0" w:space="0" w:color="auto"/>
            <w:right w:val="none" w:sz="0" w:space="0" w:color="auto"/>
          </w:divBdr>
        </w:div>
        <w:div w:id="885995942">
          <w:marLeft w:val="640"/>
          <w:marRight w:val="0"/>
          <w:marTop w:val="0"/>
          <w:marBottom w:val="0"/>
          <w:divBdr>
            <w:top w:val="none" w:sz="0" w:space="0" w:color="auto"/>
            <w:left w:val="none" w:sz="0" w:space="0" w:color="auto"/>
            <w:bottom w:val="none" w:sz="0" w:space="0" w:color="auto"/>
            <w:right w:val="none" w:sz="0" w:space="0" w:color="auto"/>
          </w:divBdr>
        </w:div>
        <w:div w:id="889415918">
          <w:marLeft w:val="640"/>
          <w:marRight w:val="0"/>
          <w:marTop w:val="0"/>
          <w:marBottom w:val="0"/>
          <w:divBdr>
            <w:top w:val="none" w:sz="0" w:space="0" w:color="auto"/>
            <w:left w:val="none" w:sz="0" w:space="0" w:color="auto"/>
            <w:bottom w:val="none" w:sz="0" w:space="0" w:color="auto"/>
            <w:right w:val="none" w:sz="0" w:space="0" w:color="auto"/>
          </w:divBdr>
        </w:div>
        <w:div w:id="751926885">
          <w:marLeft w:val="640"/>
          <w:marRight w:val="0"/>
          <w:marTop w:val="0"/>
          <w:marBottom w:val="0"/>
          <w:divBdr>
            <w:top w:val="none" w:sz="0" w:space="0" w:color="auto"/>
            <w:left w:val="none" w:sz="0" w:space="0" w:color="auto"/>
            <w:bottom w:val="none" w:sz="0" w:space="0" w:color="auto"/>
            <w:right w:val="none" w:sz="0" w:space="0" w:color="auto"/>
          </w:divBdr>
        </w:div>
        <w:div w:id="77479677">
          <w:marLeft w:val="640"/>
          <w:marRight w:val="0"/>
          <w:marTop w:val="0"/>
          <w:marBottom w:val="0"/>
          <w:divBdr>
            <w:top w:val="none" w:sz="0" w:space="0" w:color="auto"/>
            <w:left w:val="none" w:sz="0" w:space="0" w:color="auto"/>
            <w:bottom w:val="none" w:sz="0" w:space="0" w:color="auto"/>
            <w:right w:val="none" w:sz="0" w:space="0" w:color="auto"/>
          </w:divBdr>
        </w:div>
        <w:div w:id="264962901">
          <w:marLeft w:val="640"/>
          <w:marRight w:val="0"/>
          <w:marTop w:val="0"/>
          <w:marBottom w:val="0"/>
          <w:divBdr>
            <w:top w:val="none" w:sz="0" w:space="0" w:color="auto"/>
            <w:left w:val="none" w:sz="0" w:space="0" w:color="auto"/>
            <w:bottom w:val="none" w:sz="0" w:space="0" w:color="auto"/>
            <w:right w:val="none" w:sz="0" w:space="0" w:color="auto"/>
          </w:divBdr>
        </w:div>
        <w:div w:id="1541043346">
          <w:marLeft w:val="640"/>
          <w:marRight w:val="0"/>
          <w:marTop w:val="0"/>
          <w:marBottom w:val="0"/>
          <w:divBdr>
            <w:top w:val="none" w:sz="0" w:space="0" w:color="auto"/>
            <w:left w:val="none" w:sz="0" w:space="0" w:color="auto"/>
            <w:bottom w:val="none" w:sz="0" w:space="0" w:color="auto"/>
            <w:right w:val="none" w:sz="0" w:space="0" w:color="auto"/>
          </w:divBdr>
        </w:div>
        <w:div w:id="596063501">
          <w:marLeft w:val="640"/>
          <w:marRight w:val="0"/>
          <w:marTop w:val="0"/>
          <w:marBottom w:val="0"/>
          <w:divBdr>
            <w:top w:val="none" w:sz="0" w:space="0" w:color="auto"/>
            <w:left w:val="none" w:sz="0" w:space="0" w:color="auto"/>
            <w:bottom w:val="none" w:sz="0" w:space="0" w:color="auto"/>
            <w:right w:val="none" w:sz="0" w:space="0" w:color="auto"/>
          </w:divBdr>
        </w:div>
        <w:div w:id="960889392">
          <w:marLeft w:val="640"/>
          <w:marRight w:val="0"/>
          <w:marTop w:val="0"/>
          <w:marBottom w:val="0"/>
          <w:divBdr>
            <w:top w:val="none" w:sz="0" w:space="0" w:color="auto"/>
            <w:left w:val="none" w:sz="0" w:space="0" w:color="auto"/>
            <w:bottom w:val="none" w:sz="0" w:space="0" w:color="auto"/>
            <w:right w:val="none" w:sz="0" w:space="0" w:color="auto"/>
          </w:divBdr>
        </w:div>
        <w:div w:id="2092005402">
          <w:marLeft w:val="640"/>
          <w:marRight w:val="0"/>
          <w:marTop w:val="0"/>
          <w:marBottom w:val="0"/>
          <w:divBdr>
            <w:top w:val="none" w:sz="0" w:space="0" w:color="auto"/>
            <w:left w:val="none" w:sz="0" w:space="0" w:color="auto"/>
            <w:bottom w:val="none" w:sz="0" w:space="0" w:color="auto"/>
            <w:right w:val="none" w:sz="0" w:space="0" w:color="auto"/>
          </w:divBdr>
        </w:div>
        <w:div w:id="681934034">
          <w:marLeft w:val="640"/>
          <w:marRight w:val="0"/>
          <w:marTop w:val="0"/>
          <w:marBottom w:val="0"/>
          <w:divBdr>
            <w:top w:val="none" w:sz="0" w:space="0" w:color="auto"/>
            <w:left w:val="none" w:sz="0" w:space="0" w:color="auto"/>
            <w:bottom w:val="none" w:sz="0" w:space="0" w:color="auto"/>
            <w:right w:val="none" w:sz="0" w:space="0" w:color="auto"/>
          </w:divBdr>
        </w:div>
        <w:div w:id="954680050">
          <w:marLeft w:val="640"/>
          <w:marRight w:val="0"/>
          <w:marTop w:val="0"/>
          <w:marBottom w:val="0"/>
          <w:divBdr>
            <w:top w:val="none" w:sz="0" w:space="0" w:color="auto"/>
            <w:left w:val="none" w:sz="0" w:space="0" w:color="auto"/>
            <w:bottom w:val="none" w:sz="0" w:space="0" w:color="auto"/>
            <w:right w:val="none" w:sz="0" w:space="0" w:color="auto"/>
          </w:divBdr>
        </w:div>
        <w:div w:id="1702322483">
          <w:marLeft w:val="640"/>
          <w:marRight w:val="0"/>
          <w:marTop w:val="0"/>
          <w:marBottom w:val="0"/>
          <w:divBdr>
            <w:top w:val="none" w:sz="0" w:space="0" w:color="auto"/>
            <w:left w:val="none" w:sz="0" w:space="0" w:color="auto"/>
            <w:bottom w:val="none" w:sz="0" w:space="0" w:color="auto"/>
            <w:right w:val="none" w:sz="0" w:space="0" w:color="auto"/>
          </w:divBdr>
        </w:div>
        <w:div w:id="56558956">
          <w:marLeft w:val="640"/>
          <w:marRight w:val="0"/>
          <w:marTop w:val="0"/>
          <w:marBottom w:val="0"/>
          <w:divBdr>
            <w:top w:val="none" w:sz="0" w:space="0" w:color="auto"/>
            <w:left w:val="none" w:sz="0" w:space="0" w:color="auto"/>
            <w:bottom w:val="none" w:sz="0" w:space="0" w:color="auto"/>
            <w:right w:val="none" w:sz="0" w:space="0" w:color="auto"/>
          </w:divBdr>
        </w:div>
        <w:div w:id="106122645">
          <w:marLeft w:val="640"/>
          <w:marRight w:val="0"/>
          <w:marTop w:val="0"/>
          <w:marBottom w:val="0"/>
          <w:divBdr>
            <w:top w:val="none" w:sz="0" w:space="0" w:color="auto"/>
            <w:left w:val="none" w:sz="0" w:space="0" w:color="auto"/>
            <w:bottom w:val="none" w:sz="0" w:space="0" w:color="auto"/>
            <w:right w:val="none" w:sz="0" w:space="0" w:color="auto"/>
          </w:divBdr>
        </w:div>
        <w:div w:id="2077165398">
          <w:marLeft w:val="640"/>
          <w:marRight w:val="0"/>
          <w:marTop w:val="0"/>
          <w:marBottom w:val="0"/>
          <w:divBdr>
            <w:top w:val="none" w:sz="0" w:space="0" w:color="auto"/>
            <w:left w:val="none" w:sz="0" w:space="0" w:color="auto"/>
            <w:bottom w:val="none" w:sz="0" w:space="0" w:color="auto"/>
            <w:right w:val="none" w:sz="0" w:space="0" w:color="auto"/>
          </w:divBdr>
        </w:div>
        <w:div w:id="51730859">
          <w:marLeft w:val="640"/>
          <w:marRight w:val="0"/>
          <w:marTop w:val="0"/>
          <w:marBottom w:val="0"/>
          <w:divBdr>
            <w:top w:val="none" w:sz="0" w:space="0" w:color="auto"/>
            <w:left w:val="none" w:sz="0" w:space="0" w:color="auto"/>
            <w:bottom w:val="none" w:sz="0" w:space="0" w:color="auto"/>
            <w:right w:val="none" w:sz="0" w:space="0" w:color="auto"/>
          </w:divBdr>
        </w:div>
        <w:div w:id="500390249">
          <w:marLeft w:val="640"/>
          <w:marRight w:val="0"/>
          <w:marTop w:val="0"/>
          <w:marBottom w:val="0"/>
          <w:divBdr>
            <w:top w:val="none" w:sz="0" w:space="0" w:color="auto"/>
            <w:left w:val="none" w:sz="0" w:space="0" w:color="auto"/>
            <w:bottom w:val="none" w:sz="0" w:space="0" w:color="auto"/>
            <w:right w:val="none" w:sz="0" w:space="0" w:color="auto"/>
          </w:divBdr>
        </w:div>
        <w:div w:id="1113089985">
          <w:marLeft w:val="640"/>
          <w:marRight w:val="0"/>
          <w:marTop w:val="0"/>
          <w:marBottom w:val="0"/>
          <w:divBdr>
            <w:top w:val="none" w:sz="0" w:space="0" w:color="auto"/>
            <w:left w:val="none" w:sz="0" w:space="0" w:color="auto"/>
            <w:bottom w:val="none" w:sz="0" w:space="0" w:color="auto"/>
            <w:right w:val="none" w:sz="0" w:space="0" w:color="auto"/>
          </w:divBdr>
        </w:div>
        <w:div w:id="270867317">
          <w:marLeft w:val="640"/>
          <w:marRight w:val="0"/>
          <w:marTop w:val="0"/>
          <w:marBottom w:val="0"/>
          <w:divBdr>
            <w:top w:val="none" w:sz="0" w:space="0" w:color="auto"/>
            <w:left w:val="none" w:sz="0" w:space="0" w:color="auto"/>
            <w:bottom w:val="none" w:sz="0" w:space="0" w:color="auto"/>
            <w:right w:val="none" w:sz="0" w:space="0" w:color="auto"/>
          </w:divBdr>
        </w:div>
        <w:div w:id="1800099774">
          <w:marLeft w:val="640"/>
          <w:marRight w:val="0"/>
          <w:marTop w:val="0"/>
          <w:marBottom w:val="0"/>
          <w:divBdr>
            <w:top w:val="none" w:sz="0" w:space="0" w:color="auto"/>
            <w:left w:val="none" w:sz="0" w:space="0" w:color="auto"/>
            <w:bottom w:val="none" w:sz="0" w:space="0" w:color="auto"/>
            <w:right w:val="none" w:sz="0" w:space="0" w:color="auto"/>
          </w:divBdr>
        </w:div>
        <w:div w:id="1049374977">
          <w:marLeft w:val="640"/>
          <w:marRight w:val="0"/>
          <w:marTop w:val="0"/>
          <w:marBottom w:val="0"/>
          <w:divBdr>
            <w:top w:val="none" w:sz="0" w:space="0" w:color="auto"/>
            <w:left w:val="none" w:sz="0" w:space="0" w:color="auto"/>
            <w:bottom w:val="none" w:sz="0" w:space="0" w:color="auto"/>
            <w:right w:val="none" w:sz="0" w:space="0" w:color="auto"/>
          </w:divBdr>
        </w:div>
        <w:div w:id="400371386">
          <w:marLeft w:val="640"/>
          <w:marRight w:val="0"/>
          <w:marTop w:val="0"/>
          <w:marBottom w:val="0"/>
          <w:divBdr>
            <w:top w:val="none" w:sz="0" w:space="0" w:color="auto"/>
            <w:left w:val="none" w:sz="0" w:space="0" w:color="auto"/>
            <w:bottom w:val="none" w:sz="0" w:space="0" w:color="auto"/>
            <w:right w:val="none" w:sz="0" w:space="0" w:color="auto"/>
          </w:divBdr>
        </w:div>
        <w:div w:id="971982598">
          <w:marLeft w:val="640"/>
          <w:marRight w:val="0"/>
          <w:marTop w:val="0"/>
          <w:marBottom w:val="0"/>
          <w:divBdr>
            <w:top w:val="none" w:sz="0" w:space="0" w:color="auto"/>
            <w:left w:val="none" w:sz="0" w:space="0" w:color="auto"/>
            <w:bottom w:val="none" w:sz="0" w:space="0" w:color="auto"/>
            <w:right w:val="none" w:sz="0" w:space="0" w:color="auto"/>
          </w:divBdr>
        </w:div>
        <w:div w:id="1197621559">
          <w:marLeft w:val="640"/>
          <w:marRight w:val="0"/>
          <w:marTop w:val="0"/>
          <w:marBottom w:val="0"/>
          <w:divBdr>
            <w:top w:val="none" w:sz="0" w:space="0" w:color="auto"/>
            <w:left w:val="none" w:sz="0" w:space="0" w:color="auto"/>
            <w:bottom w:val="none" w:sz="0" w:space="0" w:color="auto"/>
            <w:right w:val="none" w:sz="0" w:space="0" w:color="auto"/>
          </w:divBdr>
        </w:div>
        <w:div w:id="2052993761">
          <w:marLeft w:val="640"/>
          <w:marRight w:val="0"/>
          <w:marTop w:val="0"/>
          <w:marBottom w:val="0"/>
          <w:divBdr>
            <w:top w:val="none" w:sz="0" w:space="0" w:color="auto"/>
            <w:left w:val="none" w:sz="0" w:space="0" w:color="auto"/>
            <w:bottom w:val="none" w:sz="0" w:space="0" w:color="auto"/>
            <w:right w:val="none" w:sz="0" w:space="0" w:color="auto"/>
          </w:divBdr>
        </w:div>
        <w:div w:id="2005352476">
          <w:marLeft w:val="640"/>
          <w:marRight w:val="0"/>
          <w:marTop w:val="0"/>
          <w:marBottom w:val="0"/>
          <w:divBdr>
            <w:top w:val="none" w:sz="0" w:space="0" w:color="auto"/>
            <w:left w:val="none" w:sz="0" w:space="0" w:color="auto"/>
            <w:bottom w:val="none" w:sz="0" w:space="0" w:color="auto"/>
            <w:right w:val="none" w:sz="0" w:space="0" w:color="auto"/>
          </w:divBdr>
        </w:div>
        <w:div w:id="487788045">
          <w:marLeft w:val="640"/>
          <w:marRight w:val="0"/>
          <w:marTop w:val="0"/>
          <w:marBottom w:val="0"/>
          <w:divBdr>
            <w:top w:val="none" w:sz="0" w:space="0" w:color="auto"/>
            <w:left w:val="none" w:sz="0" w:space="0" w:color="auto"/>
            <w:bottom w:val="none" w:sz="0" w:space="0" w:color="auto"/>
            <w:right w:val="none" w:sz="0" w:space="0" w:color="auto"/>
          </w:divBdr>
        </w:div>
        <w:div w:id="120536645">
          <w:marLeft w:val="640"/>
          <w:marRight w:val="0"/>
          <w:marTop w:val="0"/>
          <w:marBottom w:val="0"/>
          <w:divBdr>
            <w:top w:val="none" w:sz="0" w:space="0" w:color="auto"/>
            <w:left w:val="none" w:sz="0" w:space="0" w:color="auto"/>
            <w:bottom w:val="none" w:sz="0" w:space="0" w:color="auto"/>
            <w:right w:val="none" w:sz="0" w:space="0" w:color="auto"/>
          </w:divBdr>
        </w:div>
        <w:div w:id="1906530946">
          <w:marLeft w:val="640"/>
          <w:marRight w:val="0"/>
          <w:marTop w:val="0"/>
          <w:marBottom w:val="0"/>
          <w:divBdr>
            <w:top w:val="none" w:sz="0" w:space="0" w:color="auto"/>
            <w:left w:val="none" w:sz="0" w:space="0" w:color="auto"/>
            <w:bottom w:val="none" w:sz="0" w:space="0" w:color="auto"/>
            <w:right w:val="none" w:sz="0" w:space="0" w:color="auto"/>
          </w:divBdr>
        </w:div>
        <w:div w:id="1163550097">
          <w:marLeft w:val="640"/>
          <w:marRight w:val="0"/>
          <w:marTop w:val="0"/>
          <w:marBottom w:val="0"/>
          <w:divBdr>
            <w:top w:val="none" w:sz="0" w:space="0" w:color="auto"/>
            <w:left w:val="none" w:sz="0" w:space="0" w:color="auto"/>
            <w:bottom w:val="none" w:sz="0" w:space="0" w:color="auto"/>
            <w:right w:val="none" w:sz="0" w:space="0" w:color="auto"/>
          </w:divBdr>
        </w:div>
        <w:div w:id="841702217">
          <w:marLeft w:val="640"/>
          <w:marRight w:val="0"/>
          <w:marTop w:val="0"/>
          <w:marBottom w:val="0"/>
          <w:divBdr>
            <w:top w:val="none" w:sz="0" w:space="0" w:color="auto"/>
            <w:left w:val="none" w:sz="0" w:space="0" w:color="auto"/>
            <w:bottom w:val="none" w:sz="0" w:space="0" w:color="auto"/>
            <w:right w:val="none" w:sz="0" w:space="0" w:color="auto"/>
          </w:divBdr>
        </w:div>
        <w:div w:id="405153070">
          <w:marLeft w:val="640"/>
          <w:marRight w:val="0"/>
          <w:marTop w:val="0"/>
          <w:marBottom w:val="0"/>
          <w:divBdr>
            <w:top w:val="none" w:sz="0" w:space="0" w:color="auto"/>
            <w:left w:val="none" w:sz="0" w:space="0" w:color="auto"/>
            <w:bottom w:val="none" w:sz="0" w:space="0" w:color="auto"/>
            <w:right w:val="none" w:sz="0" w:space="0" w:color="auto"/>
          </w:divBdr>
        </w:div>
        <w:div w:id="2069181205">
          <w:marLeft w:val="640"/>
          <w:marRight w:val="0"/>
          <w:marTop w:val="0"/>
          <w:marBottom w:val="0"/>
          <w:divBdr>
            <w:top w:val="none" w:sz="0" w:space="0" w:color="auto"/>
            <w:left w:val="none" w:sz="0" w:space="0" w:color="auto"/>
            <w:bottom w:val="none" w:sz="0" w:space="0" w:color="auto"/>
            <w:right w:val="none" w:sz="0" w:space="0" w:color="auto"/>
          </w:divBdr>
        </w:div>
        <w:div w:id="1095133517">
          <w:marLeft w:val="640"/>
          <w:marRight w:val="0"/>
          <w:marTop w:val="0"/>
          <w:marBottom w:val="0"/>
          <w:divBdr>
            <w:top w:val="none" w:sz="0" w:space="0" w:color="auto"/>
            <w:left w:val="none" w:sz="0" w:space="0" w:color="auto"/>
            <w:bottom w:val="none" w:sz="0" w:space="0" w:color="auto"/>
            <w:right w:val="none" w:sz="0" w:space="0" w:color="auto"/>
          </w:divBdr>
        </w:div>
        <w:div w:id="1508130839">
          <w:marLeft w:val="640"/>
          <w:marRight w:val="0"/>
          <w:marTop w:val="0"/>
          <w:marBottom w:val="0"/>
          <w:divBdr>
            <w:top w:val="none" w:sz="0" w:space="0" w:color="auto"/>
            <w:left w:val="none" w:sz="0" w:space="0" w:color="auto"/>
            <w:bottom w:val="none" w:sz="0" w:space="0" w:color="auto"/>
            <w:right w:val="none" w:sz="0" w:space="0" w:color="auto"/>
          </w:divBdr>
        </w:div>
        <w:div w:id="1424571465">
          <w:marLeft w:val="640"/>
          <w:marRight w:val="0"/>
          <w:marTop w:val="0"/>
          <w:marBottom w:val="0"/>
          <w:divBdr>
            <w:top w:val="none" w:sz="0" w:space="0" w:color="auto"/>
            <w:left w:val="none" w:sz="0" w:space="0" w:color="auto"/>
            <w:bottom w:val="none" w:sz="0" w:space="0" w:color="auto"/>
            <w:right w:val="none" w:sz="0" w:space="0" w:color="auto"/>
          </w:divBdr>
        </w:div>
        <w:div w:id="1275944735">
          <w:marLeft w:val="640"/>
          <w:marRight w:val="0"/>
          <w:marTop w:val="0"/>
          <w:marBottom w:val="0"/>
          <w:divBdr>
            <w:top w:val="none" w:sz="0" w:space="0" w:color="auto"/>
            <w:left w:val="none" w:sz="0" w:space="0" w:color="auto"/>
            <w:bottom w:val="none" w:sz="0" w:space="0" w:color="auto"/>
            <w:right w:val="none" w:sz="0" w:space="0" w:color="auto"/>
          </w:divBdr>
        </w:div>
      </w:divsChild>
    </w:div>
    <w:div w:id="1085029357">
      <w:bodyDiv w:val="1"/>
      <w:marLeft w:val="0"/>
      <w:marRight w:val="0"/>
      <w:marTop w:val="0"/>
      <w:marBottom w:val="0"/>
      <w:divBdr>
        <w:top w:val="none" w:sz="0" w:space="0" w:color="auto"/>
        <w:left w:val="none" w:sz="0" w:space="0" w:color="auto"/>
        <w:bottom w:val="none" w:sz="0" w:space="0" w:color="auto"/>
        <w:right w:val="none" w:sz="0" w:space="0" w:color="auto"/>
      </w:divBdr>
      <w:divsChild>
        <w:div w:id="743139481">
          <w:marLeft w:val="640"/>
          <w:marRight w:val="0"/>
          <w:marTop w:val="0"/>
          <w:marBottom w:val="0"/>
          <w:divBdr>
            <w:top w:val="none" w:sz="0" w:space="0" w:color="auto"/>
            <w:left w:val="none" w:sz="0" w:space="0" w:color="auto"/>
            <w:bottom w:val="none" w:sz="0" w:space="0" w:color="auto"/>
            <w:right w:val="none" w:sz="0" w:space="0" w:color="auto"/>
          </w:divBdr>
        </w:div>
        <w:div w:id="1386374760">
          <w:marLeft w:val="640"/>
          <w:marRight w:val="0"/>
          <w:marTop w:val="0"/>
          <w:marBottom w:val="0"/>
          <w:divBdr>
            <w:top w:val="none" w:sz="0" w:space="0" w:color="auto"/>
            <w:left w:val="none" w:sz="0" w:space="0" w:color="auto"/>
            <w:bottom w:val="none" w:sz="0" w:space="0" w:color="auto"/>
            <w:right w:val="none" w:sz="0" w:space="0" w:color="auto"/>
          </w:divBdr>
        </w:div>
        <w:div w:id="987250121">
          <w:marLeft w:val="640"/>
          <w:marRight w:val="0"/>
          <w:marTop w:val="0"/>
          <w:marBottom w:val="0"/>
          <w:divBdr>
            <w:top w:val="none" w:sz="0" w:space="0" w:color="auto"/>
            <w:left w:val="none" w:sz="0" w:space="0" w:color="auto"/>
            <w:bottom w:val="none" w:sz="0" w:space="0" w:color="auto"/>
            <w:right w:val="none" w:sz="0" w:space="0" w:color="auto"/>
          </w:divBdr>
        </w:div>
        <w:div w:id="1641226089">
          <w:marLeft w:val="640"/>
          <w:marRight w:val="0"/>
          <w:marTop w:val="0"/>
          <w:marBottom w:val="0"/>
          <w:divBdr>
            <w:top w:val="none" w:sz="0" w:space="0" w:color="auto"/>
            <w:left w:val="none" w:sz="0" w:space="0" w:color="auto"/>
            <w:bottom w:val="none" w:sz="0" w:space="0" w:color="auto"/>
            <w:right w:val="none" w:sz="0" w:space="0" w:color="auto"/>
          </w:divBdr>
        </w:div>
        <w:div w:id="117064927">
          <w:marLeft w:val="640"/>
          <w:marRight w:val="0"/>
          <w:marTop w:val="0"/>
          <w:marBottom w:val="0"/>
          <w:divBdr>
            <w:top w:val="none" w:sz="0" w:space="0" w:color="auto"/>
            <w:left w:val="none" w:sz="0" w:space="0" w:color="auto"/>
            <w:bottom w:val="none" w:sz="0" w:space="0" w:color="auto"/>
            <w:right w:val="none" w:sz="0" w:space="0" w:color="auto"/>
          </w:divBdr>
        </w:div>
        <w:div w:id="1076976545">
          <w:marLeft w:val="640"/>
          <w:marRight w:val="0"/>
          <w:marTop w:val="0"/>
          <w:marBottom w:val="0"/>
          <w:divBdr>
            <w:top w:val="none" w:sz="0" w:space="0" w:color="auto"/>
            <w:left w:val="none" w:sz="0" w:space="0" w:color="auto"/>
            <w:bottom w:val="none" w:sz="0" w:space="0" w:color="auto"/>
            <w:right w:val="none" w:sz="0" w:space="0" w:color="auto"/>
          </w:divBdr>
        </w:div>
        <w:div w:id="1454250095">
          <w:marLeft w:val="640"/>
          <w:marRight w:val="0"/>
          <w:marTop w:val="0"/>
          <w:marBottom w:val="0"/>
          <w:divBdr>
            <w:top w:val="none" w:sz="0" w:space="0" w:color="auto"/>
            <w:left w:val="none" w:sz="0" w:space="0" w:color="auto"/>
            <w:bottom w:val="none" w:sz="0" w:space="0" w:color="auto"/>
            <w:right w:val="none" w:sz="0" w:space="0" w:color="auto"/>
          </w:divBdr>
        </w:div>
        <w:div w:id="1716347503">
          <w:marLeft w:val="640"/>
          <w:marRight w:val="0"/>
          <w:marTop w:val="0"/>
          <w:marBottom w:val="0"/>
          <w:divBdr>
            <w:top w:val="none" w:sz="0" w:space="0" w:color="auto"/>
            <w:left w:val="none" w:sz="0" w:space="0" w:color="auto"/>
            <w:bottom w:val="none" w:sz="0" w:space="0" w:color="auto"/>
            <w:right w:val="none" w:sz="0" w:space="0" w:color="auto"/>
          </w:divBdr>
        </w:div>
        <w:div w:id="1607958390">
          <w:marLeft w:val="640"/>
          <w:marRight w:val="0"/>
          <w:marTop w:val="0"/>
          <w:marBottom w:val="0"/>
          <w:divBdr>
            <w:top w:val="none" w:sz="0" w:space="0" w:color="auto"/>
            <w:left w:val="none" w:sz="0" w:space="0" w:color="auto"/>
            <w:bottom w:val="none" w:sz="0" w:space="0" w:color="auto"/>
            <w:right w:val="none" w:sz="0" w:space="0" w:color="auto"/>
          </w:divBdr>
        </w:div>
        <w:div w:id="2083211445">
          <w:marLeft w:val="640"/>
          <w:marRight w:val="0"/>
          <w:marTop w:val="0"/>
          <w:marBottom w:val="0"/>
          <w:divBdr>
            <w:top w:val="none" w:sz="0" w:space="0" w:color="auto"/>
            <w:left w:val="none" w:sz="0" w:space="0" w:color="auto"/>
            <w:bottom w:val="none" w:sz="0" w:space="0" w:color="auto"/>
            <w:right w:val="none" w:sz="0" w:space="0" w:color="auto"/>
          </w:divBdr>
        </w:div>
        <w:div w:id="1523545369">
          <w:marLeft w:val="640"/>
          <w:marRight w:val="0"/>
          <w:marTop w:val="0"/>
          <w:marBottom w:val="0"/>
          <w:divBdr>
            <w:top w:val="none" w:sz="0" w:space="0" w:color="auto"/>
            <w:left w:val="none" w:sz="0" w:space="0" w:color="auto"/>
            <w:bottom w:val="none" w:sz="0" w:space="0" w:color="auto"/>
            <w:right w:val="none" w:sz="0" w:space="0" w:color="auto"/>
          </w:divBdr>
        </w:div>
        <w:div w:id="1630240235">
          <w:marLeft w:val="640"/>
          <w:marRight w:val="0"/>
          <w:marTop w:val="0"/>
          <w:marBottom w:val="0"/>
          <w:divBdr>
            <w:top w:val="none" w:sz="0" w:space="0" w:color="auto"/>
            <w:left w:val="none" w:sz="0" w:space="0" w:color="auto"/>
            <w:bottom w:val="none" w:sz="0" w:space="0" w:color="auto"/>
            <w:right w:val="none" w:sz="0" w:space="0" w:color="auto"/>
          </w:divBdr>
        </w:div>
        <w:div w:id="1222016489">
          <w:marLeft w:val="640"/>
          <w:marRight w:val="0"/>
          <w:marTop w:val="0"/>
          <w:marBottom w:val="0"/>
          <w:divBdr>
            <w:top w:val="none" w:sz="0" w:space="0" w:color="auto"/>
            <w:left w:val="none" w:sz="0" w:space="0" w:color="auto"/>
            <w:bottom w:val="none" w:sz="0" w:space="0" w:color="auto"/>
            <w:right w:val="none" w:sz="0" w:space="0" w:color="auto"/>
          </w:divBdr>
        </w:div>
        <w:div w:id="76487625">
          <w:marLeft w:val="640"/>
          <w:marRight w:val="0"/>
          <w:marTop w:val="0"/>
          <w:marBottom w:val="0"/>
          <w:divBdr>
            <w:top w:val="none" w:sz="0" w:space="0" w:color="auto"/>
            <w:left w:val="none" w:sz="0" w:space="0" w:color="auto"/>
            <w:bottom w:val="none" w:sz="0" w:space="0" w:color="auto"/>
            <w:right w:val="none" w:sz="0" w:space="0" w:color="auto"/>
          </w:divBdr>
        </w:div>
        <w:div w:id="1950548521">
          <w:marLeft w:val="640"/>
          <w:marRight w:val="0"/>
          <w:marTop w:val="0"/>
          <w:marBottom w:val="0"/>
          <w:divBdr>
            <w:top w:val="none" w:sz="0" w:space="0" w:color="auto"/>
            <w:left w:val="none" w:sz="0" w:space="0" w:color="auto"/>
            <w:bottom w:val="none" w:sz="0" w:space="0" w:color="auto"/>
            <w:right w:val="none" w:sz="0" w:space="0" w:color="auto"/>
          </w:divBdr>
        </w:div>
        <w:div w:id="1763187503">
          <w:marLeft w:val="640"/>
          <w:marRight w:val="0"/>
          <w:marTop w:val="0"/>
          <w:marBottom w:val="0"/>
          <w:divBdr>
            <w:top w:val="none" w:sz="0" w:space="0" w:color="auto"/>
            <w:left w:val="none" w:sz="0" w:space="0" w:color="auto"/>
            <w:bottom w:val="none" w:sz="0" w:space="0" w:color="auto"/>
            <w:right w:val="none" w:sz="0" w:space="0" w:color="auto"/>
          </w:divBdr>
        </w:div>
        <w:div w:id="1526552772">
          <w:marLeft w:val="640"/>
          <w:marRight w:val="0"/>
          <w:marTop w:val="0"/>
          <w:marBottom w:val="0"/>
          <w:divBdr>
            <w:top w:val="none" w:sz="0" w:space="0" w:color="auto"/>
            <w:left w:val="none" w:sz="0" w:space="0" w:color="auto"/>
            <w:bottom w:val="none" w:sz="0" w:space="0" w:color="auto"/>
            <w:right w:val="none" w:sz="0" w:space="0" w:color="auto"/>
          </w:divBdr>
        </w:div>
        <w:div w:id="1821341951">
          <w:marLeft w:val="640"/>
          <w:marRight w:val="0"/>
          <w:marTop w:val="0"/>
          <w:marBottom w:val="0"/>
          <w:divBdr>
            <w:top w:val="none" w:sz="0" w:space="0" w:color="auto"/>
            <w:left w:val="none" w:sz="0" w:space="0" w:color="auto"/>
            <w:bottom w:val="none" w:sz="0" w:space="0" w:color="auto"/>
            <w:right w:val="none" w:sz="0" w:space="0" w:color="auto"/>
          </w:divBdr>
        </w:div>
        <w:div w:id="43723990">
          <w:marLeft w:val="640"/>
          <w:marRight w:val="0"/>
          <w:marTop w:val="0"/>
          <w:marBottom w:val="0"/>
          <w:divBdr>
            <w:top w:val="none" w:sz="0" w:space="0" w:color="auto"/>
            <w:left w:val="none" w:sz="0" w:space="0" w:color="auto"/>
            <w:bottom w:val="none" w:sz="0" w:space="0" w:color="auto"/>
            <w:right w:val="none" w:sz="0" w:space="0" w:color="auto"/>
          </w:divBdr>
        </w:div>
        <w:div w:id="467403256">
          <w:marLeft w:val="640"/>
          <w:marRight w:val="0"/>
          <w:marTop w:val="0"/>
          <w:marBottom w:val="0"/>
          <w:divBdr>
            <w:top w:val="none" w:sz="0" w:space="0" w:color="auto"/>
            <w:left w:val="none" w:sz="0" w:space="0" w:color="auto"/>
            <w:bottom w:val="none" w:sz="0" w:space="0" w:color="auto"/>
            <w:right w:val="none" w:sz="0" w:space="0" w:color="auto"/>
          </w:divBdr>
        </w:div>
        <w:div w:id="353194800">
          <w:marLeft w:val="640"/>
          <w:marRight w:val="0"/>
          <w:marTop w:val="0"/>
          <w:marBottom w:val="0"/>
          <w:divBdr>
            <w:top w:val="none" w:sz="0" w:space="0" w:color="auto"/>
            <w:left w:val="none" w:sz="0" w:space="0" w:color="auto"/>
            <w:bottom w:val="none" w:sz="0" w:space="0" w:color="auto"/>
            <w:right w:val="none" w:sz="0" w:space="0" w:color="auto"/>
          </w:divBdr>
        </w:div>
        <w:div w:id="1944529261">
          <w:marLeft w:val="640"/>
          <w:marRight w:val="0"/>
          <w:marTop w:val="0"/>
          <w:marBottom w:val="0"/>
          <w:divBdr>
            <w:top w:val="none" w:sz="0" w:space="0" w:color="auto"/>
            <w:left w:val="none" w:sz="0" w:space="0" w:color="auto"/>
            <w:bottom w:val="none" w:sz="0" w:space="0" w:color="auto"/>
            <w:right w:val="none" w:sz="0" w:space="0" w:color="auto"/>
          </w:divBdr>
        </w:div>
        <w:div w:id="1222715596">
          <w:marLeft w:val="640"/>
          <w:marRight w:val="0"/>
          <w:marTop w:val="0"/>
          <w:marBottom w:val="0"/>
          <w:divBdr>
            <w:top w:val="none" w:sz="0" w:space="0" w:color="auto"/>
            <w:left w:val="none" w:sz="0" w:space="0" w:color="auto"/>
            <w:bottom w:val="none" w:sz="0" w:space="0" w:color="auto"/>
            <w:right w:val="none" w:sz="0" w:space="0" w:color="auto"/>
          </w:divBdr>
        </w:div>
        <w:div w:id="455300181">
          <w:marLeft w:val="640"/>
          <w:marRight w:val="0"/>
          <w:marTop w:val="0"/>
          <w:marBottom w:val="0"/>
          <w:divBdr>
            <w:top w:val="none" w:sz="0" w:space="0" w:color="auto"/>
            <w:left w:val="none" w:sz="0" w:space="0" w:color="auto"/>
            <w:bottom w:val="none" w:sz="0" w:space="0" w:color="auto"/>
            <w:right w:val="none" w:sz="0" w:space="0" w:color="auto"/>
          </w:divBdr>
        </w:div>
        <w:div w:id="1853452658">
          <w:marLeft w:val="640"/>
          <w:marRight w:val="0"/>
          <w:marTop w:val="0"/>
          <w:marBottom w:val="0"/>
          <w:divBdr>
            <w:top w:val="none" w:sz="0" w:space="0" w:color="auto"/>
            <w:left w:val="none" w:sz="0" w:space="0" w:color="auto"/>
            <w:bottom w:val="none" w:sz="0" w:space="0" w:color="auto"/>
            <w:right w:val="none" w:sz="0" w:space="0" w:color="auto"/>
          </w:divBdr>
        </w:div>
        <w:div w:id="1355497330">
          <w:marLeft w:val="640"/>
          <w:marRight w:val="0"/>
          <w:marTop w:val="0"/>
          <w:marBottom w:val="0"/>
          <w:divBdr>
            <w:top w:val="none" w:sz="0" w:space="0" w:color="auto"/>
            <w:left w:val="none" w:sz="0" w:space="0" w:color="auto"/>
            <w:bottom w:val="none" w:sz="0" w:space="0" w:color="auto"/>
            <w:right w:val="none" w:sz="0" w:space="0" w:color="auto"/>
          </w:divBdr>
        </w:div>
        <w:div w:id="364870204">
          <w:marLeft w:val="640"/>
          <w:marRight w:val="0"/>
          <w:marTop w:val="0"/>
          <w:marBottom w:val="0"/>
          <w:divBdr>
            <w:top w:val="none" w:sz="0" w:space="0" w:color="auto"/>
            <w:left w:val="none" w:sz="0" w:space="0" w:color="auto"/>
            <w:bottom w:val="none" w:sz="0" w:space="0" w:color="auto"/>
            <w:right w:val="none" w:sz="0" w:space="0" w:color="auto"/>
          </w:divBdr>
        </w:div>
        <w:div w:id="205676377">
          <w:marLeft w:val="640"/>
          <w:marRight w:val="0"/>
          <w:marTop w:val="0"/>
          <w:marBottom w:val="0"/>
          <w:divBdr>
            <w:top w:val="none" w:sz="0" w:space="0" w:color="auto"/>
            <w:left w:val="none" w:sz="0" w:space="0" w:color="auto"/>
            <w:bottom w:val="none" w:sz="0" w:space="0" w:color="auto"/>
            <w:right w:val="none" w:sz="0" w:space="0" w:color="auto"/>
          </w:divBdr>
        </w:div>
        <w:div w:id="33892841">
          <w:marLeft w:val="640"/>
          <w:marRight w:val="0"/>
          <w:marTop w:val="0"/>
          <w:marBottom w:val="0"/>
          <w:divBdr>
            <w:top w:val="none" w:sz="0" w:space="0" w:color="auto"/>
            <w:left w:val="none" w:sz="0" w:space="0" w:color="auto"/>
            <w:bottom w:val="none" w:sz="0" w:space="0" w:color="auto"/>
            <w:right w:val="none" w:sz="0" w:space="0" w:color="auto"/>
          </w:divBdr>
        </w:div>
        <w:div w:id="1366250275">
          <w:marLeft w:val="640"/>
          <w:marRight w:val="0"/>
          <w:marTop w:val="0"/>
          <w:marBottom w:val="0"/>
          <w:divBdr>
            <w:top w:val="none" w:sz="0" w:space="0" w:color="auto"/>
            <w:left w:val="none" w:sz="0" w:space="0" w:color="auto"/>
            <w:bottom w:val="none" w:sz="0" w:space="0" w:color="auto"/>
            <w:right w:val="none" w:sz="0" w:space="0" w:color="auto"/>
          </w:divBdr>
        </w:div>
        <w:div w:id="2002931325">
          <w:marLeft w:val="640"/>
          <w:marRight w:val="0"/>
          <w:marTop w:val="0"/>
          <w:marBottom w:val="0"/>
          <w:divBdr>
            <w:top w:val="none" w:sz="0" w:space="0" w:color="auto"/>
            <w:left w:val="none" w:sz="0" w:space="0" w:color="auto"/>
            <w:bottom w:val="none" w:sz="0" w:space="0" w:color="auto"/>
            <w:right w:val="none" w:sz="0" w:space="0" w:color="auto"/>
          </w:divBdr>
        </w:div>
        <w:div w:id="698705983">
          <w:marLeft w:val="640"/>
          <w:marRight w:val="0"/>
          <w:marTop w:val="0"/>
          <w:marBottom w:val="0"/>
          <w:divBdr>
            <w:top w:val="none" w:sz="0" w:space="0" w:color="auto"/>
            <w:left w:val="none" w:sz="0" w:space="0" w:color="auto"/>
            <w:bottom w:val="none" w:sz="0" w:space="0" w:color="auto"/>
            <w:right w:val="none" w:sz="0" w:space="0" w:color="auto"/>
          </w:divBdr>
        </w:div>
        <w:div w:id="1713534831">
          <w:marLeft w:val="640"/>
          <w:marRight w:val="0"/>
          <w:marTop w:val="0"/>
          <w:marBottom w:val="0"/>
          <w:divBdr>
            <w:top w:val="none" w:sz="0" w:space="0" w:color="auto"/>
            <w:left w:val="none" w:sz="0" w:space="0" w:color="auto"/>
            <w:bottom w:val="none" w:sz="0" w:space="0" w:color="auto"/>
            <w:right w:val="none" w:sz="0" w:space="0" w:color="auto"/>
          </w:divBdr>
        </w:div>
        <w:div w:id="351995187">
          <w:marLeft w:val="640"/>
          <w:marRight w:val="0"/>
          <w:marTop w:val="0"/>
          <w:marBottom w:val="0"/>
          <w:divBdr>
            <w:top w:val="none" w:sz="0" w:space="0" w:color="auto"/>
            <w:left w:val="none" w:sz="0" w:space="0" w:color="auto"/>
            <w:bottom w:val="none" w:sz="0" w:space="0" w:color="auto"/>
            <w:right w:val="none" w:sz="0" w:space="0" w:color="auto"/>
          </w:divBdr>
        </w:div>
        <w:div w:id="114757679">
          <w:marLeft w:val="640"/>
          <w:marRight w:val="0"/>
          <w:marTop w:val="0"/>
          <w:marBottom w:val="0"/>
          <w:divBdr>
            <w:top w:val="none" w:sz="0" w:space="0" w:color="auto"/>
            <w:left w:val="none" w:sz="0" w:space="0" w:color="auto"/>
            <w:bottom w:val="none" w:sz="0" w:space="0" w:color="auto"/>
            <w:right w:val="none" w:sz="0" w:space="0" w:color="auto"/>
          </w:divBdr>
        </w:div>
        <w:div w:id="1961254272">
          <w:marLeft w:val="640"/>
          <w:marRight w:val="0"/>
          <w:marTop w:val="0"/>
          <w:marBottom w:val="0"/>
          <w:divBdr>
            <w:top w:val="none" w:sz="0" w:space="0" w:color="auto"/>
            <w:left w:val="none" w:sz="0" w:space="0" w:color="auto"/>
            <w:bottom w:val="none" w:sz="0" w:space="0" w:color="auto"/>
            <w:right w:val="none" w:sz="0" w:space="0" w:color="auto"/>
          </w:divBdr>
        </w:div>
        <w:div w:id="761992854">
          <w:marLeft w:val="640"/>
          <w:marRight w:val="0"/>
          <w:marTop w:val="0"/>
          <w:marBottom w:val="0"/>
          <w:divBdr>
            <w:top w:val="none" w:sz="0" w:space="0" w:color="auto"/>
            <w:left w:val="none" w:sz="0" w:space="0" w:color="auto"/>
            <w:bottom w:val="none" w:sz="0" w:space="0" w:color="auto"/>
            <w:right w:val="none" w:sz="0" w:space="0" w:color="auto"/>
          </w:divBdr>
        </w:div>
        <w:div w:id="46269063">
          <w:marLeft w:val="640"/>
          <w:marRight w:val="0"/>
          <w:marTop w:val="0"/>
          <w:marBottom w:val="0"/>
          <w:divBdr>
            <w:top w:val="none" w:sz="0" w:space="0" w:color="auto"/>
            <w:left w:val="none" w:sz="0" w:space="0" w:color="auto"/>
            <w:bottom w:val="none" w:sz="0" w:space="0" w:color="auto"/>
            <w:right w:val="none" w:sz="0" w:space="0" w:color="auto"/>
          </w:divBdr>
        </w:div>
        <w:div w:id="1934781735">
          <w:marLeft w:val="640"/>
          <w:marRight w:val="0"/>
          <w:marTop w:val="0"/>
          <w:marBottom w:val="0"/>
          <w:divBdr>
            <w:top w:val="none" w:sz="0" w:space="0" w:color="auto"/>
            <w:left w:val="none" w:sz="0" w:space="0" w:color="auto"/>
            <w:bottom w:val="none" w:sz="0" w:space="0" w:color="auto"/>
            <w:right w:val="none" w:sz="0" w:space="0" w:color="auto"/>
          </w:divBdr>
        </w:div>
        <w:div w:id="491868654">
          <w:marLeft w:val="640"/>
          <w:marRight w:val="0"/>
          <w:marTop w:val="0"/>
          <w:marBottom w:val="0"/>
          <w:divBdr>
            <w:top w:val="none" w:sz="0" w:space="0" w:color="auto"/>
            <w:left w:val="none" w:sz="0" w:space="0" w:color="auto"/>
            <w:bottom w:val="none" w:sz="0" w:space="0" w:color="auto"/>
            <w:right w:val="none" w:sz="0" w:space="0" w:color="auto"/>
          </w:divBdr>
        </w:div>
        <w:div w:id="822548413">
          <w:marLeft w:val="640"/>
          <w:marRight w:val="0"/>
          <w:marTop w:val="0"/>
          <w:marBottom w:val="0"/>
          <w:divBdr>
            <w:top w:val="none" w:sz="0" w:space="0" w:color="auto"/>
            <w:left w:val="none" w:sz="0" w:space="0" w:color="auto"/>
            <w:bottom w:val="none" w:sz="0" w:space="0" w:color="auto"/>
            <w:right w:val="none" w:sz="0" w:space="0" w:color="auto"/>
          </w:divBdr>
        </w:div>
        <w:div w:id="920531675">
          <w:marLeft w:val="640"/>
          <w:marRight w:val="0"/>
          <w:marTop w:val="0"/>
          <w:marBottom w:val="0"/>
          <w:divBdr>
            <w:top w:val="none" w:sz="0" w:space="0" w:color="auto"/>
            <w:left w:val="none" w:sz="0" w:space="0" w:color="auto"/>
            <w:bottom w:val="none" w:sz="0" w:space="0" w:color="auto"/>
            <w:right w:val="none" w:sz="0" w:space="0" w:color="auto"/>
          </w:divBdr>
        </w:div>
        <w:div w:id="342559024">
          <w:marLeft w:val="640"/>
          <w:marRight w:val="0"/>
          <w:marTop w:val="0"/>
          <w:marBottom w:val="0"/>
          <w:divBdr>
            <w:top w:val="none" w:sz="0" w:space="0" w:color="auto"/>
            <w:left w:val="none" w:sz="0" w:space="0" w:color="auto"/>
            <w:bottom w:val="none" w:sz="0" w:space="0" w:color="auto"/>
            <w:right w:val="none" w:sz="0" w:space="0" w:color="auto"/>
          </w:divBdr>
        </w:div>
        <w:div w:id="2134933446">
          <w:marLeft w:val="640"/>
          <w:marRight w:val="0"/>
          <w:marTop w:val="0"/>
          <w:marBottom w:val="0"/>
          <w:divBdr>
            <w:top w:val="none" w:sz="0" w:space="0" w:color="auto"/>
            <w:left w:val="none" w:sz="0" w:space="0" w:color="auto"/>
            <w:bottom w:val="none" w:sz="0" w:space="0" w:color="auto"/>
            <w:right w:val="none" w:sz="0" w:space="0" w:color="auto"/>
          </w:divBdr>
        </w:div>
        <w:div w:id="1938324109">
          <w:marLeft w:val="640"/>
          <w:marRight w:val="0"/>
          <w:marTop w:val="0"/>
          <w:marBottom w:val="0"/>
          <w:divBdr>
            <w:top w:val="none" w:sz="0" w:space="0" w:color="auto"/>
            <w:left w:val="none" w:sz="0" w:space="0" w:color="auto"/>
            <w:bottom w:val="none" w:sz="0" w:space="0" w:color="auto"/>
            <w:right w:val="none" w:sz="0" w:space="0" w:color="auto"/>
          </w:divBdr>
        </w:div>
        <w:div w:id="610018764">
          <w:marLeft w:val="640"/>
          <w:marRight w:val="0"/>
          <w:marTop w:val="0"/>
          <w:marBottom w:val="0"/>
          <w:divBdr>
            <w:top w:val="none" w:sz="0" w:space="0" w:color="auto"/>
            <w:left w:val="none" w:sz="0" w:space="0" w:color="auto"/>
            <w:bottom w:val="none" w:sz="0" w:space="0" w:color="auto"/>
            <w:right w:val="none" w:sz="0" w:space="0" w:color="auto"/>
          </w:divBdr>
        </w:div>
        <w:div w:id="53310556">
          <w:marLeft w:val="640"/>
          <w:marRight w:val="0"/>
          <w:marTop w:val="0"/>
          <w:marBottom w:val="0"/>
          <w:divBdr>
            <w:top w:val="none" w:sz="0" w:space="0" w:color="auto"/>
            <w:left w:val="none" w:sz="0" w:space="0" w:color="auto"/>
            <w:bottom w:val="none" w:sz="0" w:space="0" w:color="auto"/>
            <w:right w:val="none" w:sz="0" w:space="0" w:color="auto"/>
          </w:divBdr>
        </w:div>
        <w:div w:id="293564104">
          <w:marLeft w:val="640"/>
          <w:marRight w:val="0"/>
          <w:marTop w:val="0"/>
          <w:marBottom w:val="0"/>
          <w:divBdr>
            <w:top w:val="none" w:sz="0" w:space="0" w:color="auto"/>
            <w:left w:val="none" w:sz="0" w:space="0" w:color="auto"/>
            <w:bottom w:val="none" w:sz="0" w:space="0" w:color="auto"/>
            <w:right w:val="none" w:sz="0" w:space="0" w:color="auto"/>
          </w:divBdr>
        </w:div>
        <w:div w:id="582684121">
          <w:marLeft w:val="640"/>
          <w:marRight w:val="0"/>
          <w:marTop w:val="0"/>
          <w:marBottom w:val="0"/>
          <w:divBdr>
            <w:top w:val="none" w:sz="0" w:space="0" w:color="auto"/>
            <w:left w:val="none" w:sz="0" w:space="0" w:color="auto"/>
            <w:bottom w:val="none" w:sz="0" w:space="0" w:color="auto"/>
            <w:right w:val="none" w:sz="0" w:space="0" w:color="auto"/>
          </w:divBdr>
        </w:div>
        <w:div w:id="1274822311">
          <w:marLeft w:val="640"/>
          <w:marRight w:val="0"/>
          <w:marTop w:val="0"/>
          <w:marBottom w:val="0"/>
          <w:divBdr>
            <w:top w:val="none" w:sz="0" w:space="0" w:color="auto"/>
            <w:left w:val="none" w:sz="0" w:space="0" w:color="auto"/>
            <w:bottom w:val="none" w:sz="0" w:space="0" w:color="auto"/>
            <w:right w:val="none" w:sz="0" w:space="0" w:color="auto"/>
          </w:divBdr>
        </w:div>
        <w:div w:id="979917761">
          <w:marLeft w:val="640"/>
          <w:marRight w:val="0"/>
          <w:marTop w:val="0"/>
          <w:marBottom w:val="0"/>
          <w:divBdr>
            <w:top w:val="none" w:sz="0" w:space="0" w:color="auto"/>
            <w:left w:val="none" w:sz="0" w:space="0" w:color="auto"/>
            <w:bottom w:val="none" w:sz="0" w:space="0" w:color="auto"/>
            <w:right w:val="none" w:sz="0" w:space="0" w:color="auto"/>
          </w:divBdr>
        </w:div>
        <w:div w:id="503782728">
          <w:marLeft w:val="640"/>
          <w:marRight w:val="0"/>
          <w:marTop w:val="0"/>
          <w:marBottom w:val="0"/>
          <w:divBdr>
            <w:top w:val="none" w:sz="0" w:space="0" w:color="auto"/>
            <w:left w:val="none" w:sz="0" w:space="0" w:color="auto"/>
            <w:bottom w:val="none" w:sz="0" w:space="0" w:color="auto"/>
            <w:right w:val="none" w:sz="0" w:space="0" w:color="auto"/>
          </w:divBdr>
        </w:div>
        <w:div w:id="1915509227">
          <w:marLeft w:val="640"/>
          <w:marRight w:val="0"/>
          <w:marTop w:val="0"/>
          <w:marBottom w:val="0"/>
          <w:divBdr>
            <w:top w:val="none" w:sz="0" w:space="0" w:color="auto"/>
            <w:left w:val="none" w:sz="0" w:space="0" w:color="auto"/>
            <w:bottom w:val="none" w:sz="0" w:space="0" w:color="auto"/>
            <w:right w:val="none" w:sz="0" w:space="0" w:color="auto"/>
          </w:divBdr>
        </w:div>
        <w:div w:id="895242381">
          <w:marLeft w:val="640"/>
          <w:marRight w:val="0"/>
          <w:marTop w:val="0"/>
          <w:marBottom w:val="0"/>
          <w:divBdr>
            <w:top w:val="none" w:sz="0" w:space="0" w:color="auto"/>
            <w:left w:val="none" w:sz="0" w:space="0" w:color="auto"/>
            <w:bottom w:val="none" w:sz="0" w:space="0" w:color="auto"/>
            <w:right w:val="none" w:sz="0" w:space="0" w:color="auto"/>
          </w:divBdr>
        </w:div>
        <w:div w:id="1487746492">
          <w:marLeft w:val="640"/>
          <w:marRight w:val="0"/>
          <w:marTop w:val="0"/>
          <w:marBottom w:val="0"/>
          <w:divBdr>
            <w:top w:val="none" w:sz="0" w:space="0" w:color="auto"/>
            <w:left w:val="none" w:sz="0" w:space="0" w:color="auto"/>
            <w:bottom w:val="none" w:sz="0" w:space="0" w:color="auto"/>
            <w:right w:val="none" w:sz="0" w:space="0" w:color="auto"/>
          </w:divBdr>
        </w:div>
        <w:div w:id="79298858">
          <w:marLeft w:val="640"/>
          <w:marRight w:val="0"/>
          <w:marTop w:val="0"/>
          <w:marBottom w:val="0"/>
          <w:divBdr>
            <w:top w:val="none" w:sz="0" w:space="0" w:color="auto"/>
            <w:left w:val="none" w:sz="0" w:space="0" w:color="auto"/>
            <w:bottom w:val="none" w:sz="0" w:space="0" w:color="auto"/>
            <w:right w:val="none" w:sz="0" w:space="0" w:color="auto"/>
          </w:divBdr>
        </w:div>
        <w:div w:id="663509828">
          <w:marLeft w:val="640"/>
          <w:marRight w:val="0"/>
          <w:marTop w:val="0"/>
          <w:marBottom w:val="0"/>
          <w:divBdr>
            <w:top w:val="none" w:sz="0" w:space="0" w:color="auto"/>
            <w:left w:val="none" w:sz="0" w:space="0" w:color="auto"/>
            <w:bottom w:val="none" w:sz="0" w:space="0" w:color="auto"/>
            <w:right w:val="none" w:sz="0" w:space="0" w:color="auto"/>
          </w:divBdr>
        </w:div>
        <w:div w:id="1732196196">
          <w:marLeft w:val="640"/>
          <w:marRight w:val="0"/>
          <w:marTop w:val="0"/>
          <w:marBottom w:val="0"/>
          <w:divBdr>
            <w:top w:val="none" w:sz="0" w:space="0" w:color="auto"/>
            <w:left w:val="none" w:sz="0" w:space="0" w:color="auto"/>
            <w:bottom w:val="none" w:sz="0" w:space="0" w:color="auto"/>
            <w:right w:val="none" w:sz="0" w:space="0" w:color="auto"/>
          </w:divBdr>
        </w:div>
        <w:div w:id="496724544">
          <w:marLeft w:val="640"/>
          <w:marRight w:val="0"/>
          <w:marTop w:val="0"/>
          <w:marBottom w:val="0"/>
          <w:divBdr>
            <w:top w:val="none" w:sz="0" w:space="0" w:color="auto"/>
            <w:left w:val="none" w:sz="0" w:space="0" w:color="auto"/>
            <w:bottom w:val="none" w:sz="0" w:space="0" w:color="auto"/>
            <w:right w:val="none" w:sz="0" w:space="0" w:color="auto"/>
          </w:divBdr>
        </w:div>
        <w:div w:id="1403407969">
          <w:marLeft w:val="640"/>
          <w:marRight w:val="0"/>
          <w:marTop w:val="0"/>
          <w:marBottom w:val="0"/>
          <w:divBdr>
            <w:top w:val="none" w:sz="0" w:space="0" w:color="auto"/>
            <w:left w:val="none" w:sz="0" w:space="0" w:color="auto"/>
            <w:bottom w:val="none" w:sz="0" w:space="0" w:color="auto"/>
            <w:right w:val="none" w:sz="0" w:space="0" w:color="auto"/>
          </w:divBdr>
        </w:div>
        <w:div w:id="238710900">
          <w:marLeft w:val="640"/>
          <w:marRight w:val="0"/>
          <w:marTop w:val="0"/>
          <w:marBottom w:val="0"/>
          <w:divBdr>
            <w:top w:val="none" w:sz="0" w:space="0" w:color="auto"/>
            <w:left w:val="none" w:sz="0" w:space="0" w:color="auto"/>
            <w:bottom w:val="none" w:sz="0" w:space="0" w:color="auto"/>
            <w:right w:val="none" w:sz="0" w:space="0" w:color="auto"/>
          </w:divBdr>
        </w:div>
        <w:div w:id="911310596">
          <w:marLeft w:val="640"/>
          <w:marRight w:val="0"/>
          <w:marTop w:val="0"/>
          <w:marBottom w:val="0"/>
          <w:divBdr>
            <w:top w:val="none" w:sz="0" w:space="0" w:color="auto"/>
            <w:left w:val="none" w:sz="0" w:space="0" w:color="auto"/>
            <w:bottom w:val="none" w:sz="0" w:space="0" w:color="auto"/>
            <w:right w:val="none" w:sz="0" w:space="0" w:color="auto"/>
          </w:divBdr>
        </w:div>
        <w:div w:id="1876114776">
          <w:marLeft w:val="640"/>
          <w:marRight w:val="0"/>
          <w:marTop w:val="0"/>
          <w:marBottom w:val="0"/>
          <w:divBdr>
            <w:top w:val="none" w:sz="0" w:space="0" w:color="auto"/>
            <w:left w:val="none" w:sz="0" w:space="0" w:color="auto"/>
            <w:bottom w:val="none" w:sz="0" w:space="0" w:color="auto"/>
            <w:right w:val="none" w:sz="0" w:space="0" w:color="auto"/>
          </w:divBdr>
        </w:div>
        <w:div w:id="1948535558">
          <w:marLeft w:val="640"/>
          <w:marRight w:val="0"/>
          <w:marTop w:val="0"/>
          <w:marBottom w:val="0"/>
          <w:divBdr>
            <w:top w:val="none" w:sz="0" w:space="0" w:color="auto"/>
            <w:left w:val="none" w:sz="0" w:space="0" w:color="auto"/>
            <w:bottom w:val="none" w:sz="0" w:space="0" w:color="auto"/>
            <w:right w:val="none" w:sz="0" w:space="0" w:color="auto"/>
          </w:divBdr>
        </w:div>
        <w:div w:id="1307392555">
          <w:marLeft w:val="640"/>
          <w:marRight w:val="0"/>
          <w:marTop w:val="0"/>
          <w:marBottom w:val="0"/>
          <w:divBdr>
            <w:top w:val="none" w:sz="0" w:space="0" w:color="auto"/>
            <w:left w:val="none" w:sz="0" w:space="0" w:color="auto"/>
            <w:bottom w:val="none" w:sz="0" w:space="0" w:color="auto"/>
            <w:right w:val="none" w:sz="0" w:space="0" w:color="auto"/>
          </w:divBdr>
        </w:div>
        <w:div w:id="670792509">
          <w:marLeft w:val="640"/>
          <w:marRight w:val="0"/>
          <w:marTop w:val="0"/>
          <w:marBottom w:val="0"/>
          <w:divBdr>
            <w:top w:val="none" w:sz="0" w:space="0" w:color="auto"/>
            <w:left w:val="none" w:sz="0" w:space="0" w:color="auto"/>
            <w:bottom w:val="none" w:sz="0" w:space="0" w:color="auto"/>
            <w:right w:val="none" w:sz="0" w:space="0" w:color="auto"/>
          </w:divBdr>
        </w:div>
        <w:div w:id="175198607">
          <w:marLeft w:val="640"/>
          <w:marRight w:val="0"/>
          <w:marTop w:val="0"/>
          <w:marBottom w:val="0"/>
          <w:divBdr>
            <w:top w:val="none" w:sz="0" w:space="0" w:color="auto"/>
            <w:left w:val="none" w:sz="0" w:space="0" w:color="auto"/>
            <w:bottom w:val="none" w:sz="0" w:space="0" w:color="auto"/>
            <w:right w:val="none" w:sz="0" w:space="0" w:color="auto"/>
          </w:divBdr>
        </w:div>
        <w:div w:id="2082480978">
          <w:marLeft w:val="640"/>
          <w:marRight w:val="0"/>
          <w:marTop w:val="0"/>
          <w:marBottom w:val="0"/>
          <w:divBdr>
            <w:top w:val="none" w:sz="0" w:space="0" w:color="auto"/>
            <w:left w:val="none" w:sz="0" w:space="0" w:color="auto"/>
            <w:bottom w:val="none" w:sz="0" w:space="0" w:color="auto"/>
            <w:right w:val="none" w:sz="0" w:space="0" w:color="auto"/>
          </w:divBdr>
        </w:div>
        <w:div w:id="588465791">
          <w:marLeft w:val="640"/>
          <w:marRight w:val="0"/>
          <w:marTop w:val="0"/>
          <w:marBottom w:val="0"/>
          <w:divBdr>
            <w:top w:val="none" w:sz="0" w:space="0" w:color="auto"/>
            <w:left w:val="none" w:sz="0" w:space="0" w:color="auto"/>
            <w:bottom w:val="none" w:sz="0" w:space="0" w:color="auto"/>
            <w:right w:val="none" w:sz="0" w:space="0" w:color="auto"/>
          </w:divBdr>
        </w:div>
        <w:div w:id="18286078">
          <w:marLeft w:val="640"/>
          <w:marRight w:val="0"/>
          <w:marTop w:val="0"/>
          <w:marBottom w:val="0"/>
          <w:divBdr>
            <w:top w:val="none" w:sz="0" w:space="0" w:color="auto"/>
            <w:left w:val="none" w:sz="0" w:space="0" w:color="auto"/>
            <w:bottom w:val="none" w:sz="0" w:space="0" w:color="auto"/>
            <w:right w:val="none" w:sz="0" w:space="0" w:color="auto"/>
          </w:divBdr>
        </w:div>
        <w:div w:id="1891723326">
          <w:marLeft w:val="640"/>
          <w:marRight w:val="0"/>
          <w:marTop w:val="0"/>
          <w:marBottom w:val="0"/>
          <w:divBdr>
            <w:top w:val="none" w:sz="0" w:space="0" w:color="auto"/>
            <w:left w:val="none" w:sz="0" w:space="0" w:color="auto"/>
            <w:bottom w:val="none" w:sz="0" w:space="0" w:color="auto"/>
            <w:right w:val="none" w:sz="0" w:space="0" w:color="auto"/>
          </w:divBdr>
        </w:div>
        <w:div w:id="827523165">
          <w:marLeft w:val="640"/>
          <w:marRight w:val="0"/>
          <w:marTop w:val="0"/>
          <w:marBottom w:val="0"/>
          <w:divBdr>
            <w:top w:val="none" w:sz="0" w:space="0" w:color="auto"/>
            <w:left w:val="none" w:sz="0" w:space="0" w:color="auto"/>
            <w:bottom w:val="none" w:sz="0" w:space="0" w:color="auto"/>
            <w:right w:val="none" w:sz="0" w:space="0" w:color="auto"/>
          </w:divBdr>
        </w:div>
        <w:div w:id="1750419826">
          <w:marLeft w:val="640"/>
          <w:marRight w:val="0"/>
          <w:marTop w:val="0"/>
          <w:marBottom w:val="0"/>
          <w:divBdr>
            <w:top w:val="none" w:sz="0" w:space="0" w:color="auto"/>
            <w:left w:val="none" w:sz="0" w:space="0" w:color="auto"/>
            <w:bottom w:val="none" w:sz="0" w:space="0" w:color="auto"/>
            <w:right w:val="none" w:sz="0" w:space="0" w:color="auto"/>
          </w:divBdr>
        </w:div>
        <w:div w:id="1194071498">
          <w:marLeft w:val="640"/>
          <w:marRight w:val="0"/>
          <w:marTop w:val="0"/>
          <w:marBottom w:val="0"/>
          <w:divBdr>
            <w:top w:val="none" w:sz="0" w:space="0" w:color="auto"/>
            <w:left w:val="none" w:sz="0" w:space="0" w:color="auto"/>
            <w:bottom w:val="none" w:sz="0" w:space="0" w:color="auto"/>
            <w:right w:val="none" w:sz="0" w:space="0" w:color="auto"/>
          </w:divBdr>
        </w:div>
        <w:div w:id="1757941330">
          <w:marLeft w:val="640"/>
          <w:marRight w:val="0"/>
          <w:marTop w:val="0"/>
          <w:marBottom w:val="0"/>
          <w:divBdr>
            <w:top w:val="none" w:sz="0" w:space="0" w:color="auto"/>
            <w:left w:val="none" w:sz="0" w:space="0" w:color="auto"/>
            <w:bottom w:val="none" w:sz="0" w:space="0" w:color="auto"/>
            <w:right w:val="none" w:sz="0" w:space="0" w:color="auto"/>
          </w:divBdr>
        </w:div>
        <w:div w:id="1798378458">
          <w:marLeft w:val="640"/>
          <w:marRight w:val="0"/>
          <w:marTop w:val="0"/>
          <w:marBottom w:val="0"/>
          <w:divBdr>
            <w:top w:val="none" w:sz="0" w:space="0" w:color="auto"/>
            <w:left w:val="none" w:sz="0" w:space="0" w:color="auto"/>
            <w:bottom w:val="none" w:sz="0" w:space="0" w:color="auto"/>
            <w:right w:val="none" w:sz="0" w:space="0" w:color="auto"/>
          </w:divBdr>
        </w:div>
        <w:div w:id="264073216">
          <w:marLeft w:val="640"/>
          <w:marRight w:val="0"/>
          <w:marTop w:val="0"/>
          <w:marBottom w:val="0"/>
          <w:divBdr>
            <w:top w:val="none" w:sz="0" w:space="0" w:color="auto"/>
            <w:left w:val="none" w:sz="0" w:space="0" w:color="auto"/>
            <w:bottom w:val="none" w:sz="0" w:space="0" w:color="auto"/>
            <w:right w:val="none" w:sz="0" w:space="0" w:color="auto"/>
          </w:divBdr>
        </w:div>
        <w:div w:id="1319311613">
          <w:marLeft w:val="640"/>
          <w:marRight w:val="0"/>
          <w:marTop w:val="0"/>
          <w:marBottom w:val="0"/>
          <w:divBdr>
            <w:top w:val="none" w:sz="0" w:space="0" w:color="auto"/>
            <w:left w:val="none" w:sz="0" w:space="0" w:color="auto"/>
            <w:bottom w:val="none" w:sz="0" w:space="0" w:color="auto"/>
            <w:right w:val="none" w:sz="0" w:space="0" w:color="auto"/>
          </w:divBdr>
        </w:div>
        <w:div w:id="544945044">
          <w:marLeft w:val="640"/>
          <w:marRight w:val="0"/>
          <w:marTop w:val="0"/>
          <w:marBottom w:val="0"/>
          <w:divBdr>
            <w:top w:val="none" w:sz="0" w:space="0" w:color="auto"/>
            <w:left w:val="none" w:sz="0" w:space="0" w:color="auto"/>
            <w:bottom w:val="none" w:sz="0" w:space="0" w:color="auto"/>
            <w:right w:val="none" w:sz="0" w:space="0" w:color="auto"/>
          </w:divBdr>
        </w:div>
        <w:div w:id="1517160301">
          <w:marLeft w:val="640"/>
          <w:marRight w:val="0"/>
          <w:marTop w:val="0"/>
          <w:marBottom w:val="0"/>
          <w:divBdr>
            <w:top w:val="none" w:sz="0" w:space="0" w:color="auto"/>
            <w:left w:val="none" w:sz="0" w:space="0" w:color="auto"/>
            <w:bottom w:val="none" w:sz="0" w:space="0" w:color="auto"/>
            <w:right w:val="none" w:sz="0" w:space="0" w:color="auto"/>
          </w:divBdr>
        </w:div>
        <w:div w:id="2010404795">
          <w:marLeft w:val="640"/>
          <w:marRight w:val="0"/>
          <w:marTop w:val="0"/>
          <w:marBottom w:val="0"/>
          <w:divBdr>
            <w:top w:val="none" w:sz="0" w:space="0" w:color="auto"/>
            <w:left w:val="none" w:sz="0" w:space="0" w:color="auto"/>
            <w:bottom w:val="none" w:sz="0" w:space="0" w:color="auto"/>
            <w:right w:val="none" w:sz="0" w:space="0" w:color="auto"/>
          </w:divBdr>
        </w:div>
        <w:div w:id="1187790445">
          <w:marLeft w:val="640"/>
          <w:marRight w:val="0"/>
          <w:marTop w:val="0"/>
          <w:marBottom w:val="0"/>
          <w:divBdr>
            <w:top w:val="none" w:sz="0" w:space="0" w:color="auto"/>
            <w:left w:val="none" w:sz="0" w:space="0" w:color="auto"/>
            <w:bottom w:val="none" w:sz="0" w:space="0" w:color="auto"/>
            <w:right w:val="none" w:sz="0" w:space="0" w:color="auto"/>
          </w:divBdr>
        </w:div>
        <w:div w:id="146358679">
          <w:marLeft w:val="640"/>
          <w:marRight w:val="0"/>
          <w:marTop w:val="0"/>
          <w:marBottom w:val="0"/>
          <w:divBdr>
            <w:top w:val="none" w:sz="0" w:space="0" w:color="auto"/>
            <w:left w:val="none" w:sz="0" w:space="0" w:color="auto"/>
            <w:bottom w:val="none" w:sz="0" w:space="0" w:color="auto"/>
            <w:right w:val="none" w:sz="0" w:space="0" w:color="auto"/>
          </w:divBdr>
        </w:div>
        <w:div w:id="1454668995">
          <w:marLeft w:val="640"/>
          <w:marRight w:val="0"/>
          <w:marTop w:val="0"/>
          <w:marBottom w:val="0"/>
          <w:divBdr>
            <w:top w:val="none" w:sz="0" w:space="0" w:color="auto"/>
            <w:left w:val="none" w:sz="0" w:space="0" w:color="auto"/>
            <w:bottom w:val="none" w:sz="0" w:space="0" w:color="auto"/>
            <w:right w:val="none" w:sz="0" w:space="0" w:color="auto"/>
          </w:divBdr>
        </w:div>
        <w:div w:id="2040005456">
          <w:marLeft w:val="640"/>
          <w:marRight w:val="0"/>
          <w:marTop w:val="0"/>
          <w:marBottom w:val="0"/>
          <w:divBdr>
            <w:top w:val="none" w:sz="0" w:space="0" w:color="auto"/>
            <w:left w:val="none" w:sz="0" w:space="0" w:color="auto"/>
            <w:bottom w:val="none" w:sz="0" w:space="0" w:color="auto"/>
            <w:right w:val="none" w:sz="0" w:space="0" w:color="auto"/>
          </w:divBdr>
        </w:div>
        <w:div w:id="682558746">
          <w:marLeft w:val="640"/>
          <w:marRight w:val="0"/>
          <w:marTop w:val="0"/>
          <w:marBottom w:val="0"/>
          <w:divBdr>
            <w:top w:val="none" w:sz="0" w:space="0" w:color="auto"/>
            <w:left w:val="none" w:sz="0" w:space="0" w:color="auto"/>
            <w:bottom w:val="none" w:sz="0" w:space="0" w:color="auto"/>
            <w:right w:val="none" w:sz="0" w:space="0" w:color="auto"/>
          </w:divBdr>
        </w:div>
        <w:div w:id="1386635929">
          <w:marLeft w:val="640"/>
          <w:marRight w:val="0"/>
          <w:marTop w:val="0"/>
          <w:marBottom w:val="0"/>
          <w:divBdr>
            <w:top w:val="none" w:sz="0" w:space="0" w:color="auto"/>
            <w:left w:val="none" w:sz="0" w:space="0" w:color="auto"/>
            <w:bottom w:val="none" w:sz="0" w:space="0" w:color="auto"/>
            <w:right w:val="none" w:sz="0" w:space="0" w:color="auto"/>
          </w:divBdr>
        </w:div>
        <w:div w:id="1065956918">
          <w:marLeft w:val="640"/>
          <w:marRight w:val="0"/>
          <w:marTop w:val="0"/>
          <w:marBottom w:val="0"/>
          <w:divBdr>
            <w:top w:val="none" w:sz="0" w:space="0" w:color="auto"/>
            <w:left w:val="none" w:sz="0" w:space="0" w:color="auto"/>
            <w:bottom w:val="none" w:sz="0" w:space="0" w:color="auto"/>
            <w:right w:val="none" w:sz="0" w:space="0" w:color="auto"/>
          </w:divBdr>
        </w:div>
        <w:div w:id="1463617473">
          <w:marLeft w:val="640"/>
          <w:marRight w:val="0"/>
          <w:marTop w:val="0"/>
          <w:marBottom w:val="0"/>
          <w:divBdr>
            <w:top w:val="none" w:sz="0" w:space="0" w:color="auto"/>
            <w:left w:val="none" w:sz="0" w:space="0" w:color="auto"/>
            <w:bottom w:val="none" w:sz="0" w:space="0" w:color="auto"/>
            <w:right w:val="none" w:sz="0" w:space="0" w:color="auto"/>
          </w:divBdr>
        </w:div>
        <w:div w:id="24673445">
          <w:marLeft w:val="640"/>
          <w:marRight w:val="0"/>
          <w:marTop w:val="0"/>
          <w:marBottom w:val="0"/>
          <w:divBdr>
            <w:top w:val="none" w:sz="0" w:space="0" w:color="auto"/>
            <w:left w:val="none" w:sz="0" w:space="0" w:color="auto"/>
            <w:bottom w:val="none" w:sz="0" w:space="0" w:color="auto"/>
            <w:right w:val="none" w:sz="0" w:space="0" w:color="auto"/>
          </w:divBdr>
        </w:div>
        <w:div w:id="1618827931">
          <w:marLeft w:val="640"/>
          <w:marRight w:val="0"/>
          <w:marTop w:val="0"/>
          <w:marBottom w:val="0"/>
          <w:divBdr>
            <w:top w:val="none" w:sz="0" w:space="0" w:color="auto"/>
            <w:left w:val="none" w:sz="0" w:space="0" w:color="auto"/>
            <w:bottom w:val="none" w:sz="0" w:space="0" w:color="auto"/>
            <w:right w:val="none" w:sz="0" w:space="0" w:color="auto"/>
          </w:divBdr>
        </w:div>
        <w:div w:id="323052502">
          <w:marLeft w:val="640"/>
          <w:marRight w:val="0"/>
          <w:marTop w:val="0"/>
          <w:marBottom w:val="0"/>
          <w:divBdr>
            <w:top w:val="none" w:sz="0" w:space="0" w:color="auto"/>
            <w:left w:val="none" w:sz="0" w:space="0" w:color="auto"/>
            <w:bottom w:val="none" w:sz="0" w:space="0" w:color="auto"/>
            <w:right w:val="none" w:sz="0" w:space="0" w:color="auto"/>
          </w:divBdr>
        </w:div>
        <w:div w:id="893085623">
          <w:marLeft w:val="640"/>
          <w:marRight w:val="0"/>
          <w:marTop w:val="0"/>
          <w:marBottom w:val="0"/>
          <w:divBdr>
            <w:top w:val="none" w:sz="0" w:space="0" w:color="auto"/>
            <w:left w:val="none" w:sz="0" w:space="0" w:color="auto"/>
            <w:bottom w:val="none" w:sz="0" w:space="0" w:color="auto"/>
            <w:right w:val="none" w:sz="0" w:space="0" w:color="auto"/>
          </w:divBdr>
        </w:div>
        <w:div w:id="2111200163">
          <w:marLeft w:val="640"/>
          <w:marRight w:val="0"/>
          <w:marTop w:val="0"/>
          <w:marBottom w:val="0"/>
          <w:divBdr>
            <w:top w:val="none" w:sz="0" w:space="0" w:color="auto"/>
            <w:left w:val="none" w:sz="0" w:space="0" w:color="auto"/>
            <w:bottom w:val="none" w:sz="0" w:space="0" w:color="auto"/>
            <w:right w:val="none" w:sz="0" w:space="0" w:color="auto"/>
          </w:divBdr>
        </w:div>
        <w:div w:id="432241236">
          <w:marLeft w:val="640"/>
          <w:marRight w:val="0"/>
          <w:marTop w:val="0"/>
          <w:marBottom w:val="0"/>
          <w:divBdr>
            <w:top w:val="none" w:sz="0" w:space="0" w:color="auto"/>
            <w:left w:val="none" w:sz="0" w:space="0" w:color="auto"/>
            <w:bottom w:val="none" w:sz="0" w:space="0" w:color="auto"/>
            <w:right w:val="none" w:sz="0" w:space="0" w:color="auto"/>
          </w:divBdr>
        </w:div>
        <w:div w:id="167522625">
          <w:marLeft w:val="640"/>
          <w:marRight w:val="0"/>
          <w:marTop w:val="0"/>
          <w:marBottom w:val="0"/>
          <w:divBdr>
            <w:top w:val="none" w:sz="0" w:space="0" w:color="auto"/>
            <w:left w:val="none" w:sz="0" w:space="0" w:color="auto"/>
            <w:bottom w:val="none" w:sz="0" w:space="0" w:color="auto"/>
            <w:right w:val="none" w:sz="0" w:space="0" w:color="auto"/>
          </w:divBdr>
        </w:div>
        <w:div w:id="753163530">
          <w:marLeft w:val="640"/>
          <w:marRight w:val="0"/>
          <w:marTop w:val="0"/>
          <w:marBottom w:val="0"/>
          <w:divBdr>
            <w:top w:val="none" w:sz="0" w:space="0" w:color="auto"/>
            <w:left w:val="none" w:sz="0" w:space="0" w:color="auto"/>
            <w:bottom w:val="none" w:sz="0" w:space="0" w:color="auto"/>
            <w:right w:val="none" w:sz="0" w:space="0" w:color="auto"/>
          </w:divBdr>
        </w:div>
        <w:div w:id="1945573138">
          <w:marLeft w:val="640"/>
          <w:marRight w:val="0"/>
          <w:marTop w:val="0"/>
          <w:marBottom w:val="0"/>
          <w:divBdr>
            <w:top w:val="none" w:sz="0" w:space="0" w:color="auto"/>
            <w:left w:val="none" w:sz="0" w:space="0" w:color="auto"/>
            <w:bottom w:val="none" w:sz="0" w:space="0" w:color="auto"/>
            <w:right w:val="none" w:sz="0" w:space="0" w:color="auto"/>
          </w:divBdr>
        </w:div>
        <w:div w:id="244606339">
          <w:marLeft w:val="640"/>
          <w:marRight w:val="0"/>
          <w:marTop w:val="0"/>
          <w:marBottom w:val="0"/>
          <w:divBdr>
            <w:top w:val="none" w:sz="0" w:space="0" w:color="auto"/>
            <w:left w:val="none" w:sz="0" w:space="0" w:color="auto"/>
            <w:bottom w:val="none" w:sz="0" w:space="0" w:color="auto"/>
            <w:right w:val="none" w:sz="0" w:space="0" w:color="auto"/>
          </w:divBdr>
        </w:div>
        <w:div w:id="1977442599">
          <w:marLeft w:val="640"/>
          <w:marRight w:val="0"/>
          <w:marTop w:val="0"/>
          <w:marBottom w:val="0"/>
          <w:divBdr>
            <w:top w:val="none" w:sz="0" w:space="0" w:color="auto"/>
            <w:left w:val="none" w:sz="0" w:space="0" w:color="auto"/>
            <w:bottom w:val="none" w:sz="0" w:space="0" w:color="auto"/>
            <w:right w:val="none" w:sz="0" w:space="0" w:color="auto"/>
          </w:divBdr>
        </w:div>
        <w:div w:id="742290146">
          <w:marLeft w:val="640"/>
          <w:marRight w:val="0"/>
          <w:marTop w:val="0"/>
          <w:marBottom w:val="0"/>
          <w:divBdr>
            <w:top w:val="none" w:sz="0" w:space="0" w:color="auto"/>
            <w:left w:val="none" w:sz="0" w:space="0" w:color="auto"/>
            <w:bottom w:val="none" w:sz="0" w:space="0" w:color="auto"/>
            <w:right w:val="none" w:sz="0" w:space="0" w:color="auto"/>
          </w:divBdr>
        </w:div>
        <w:div w:id="93481967">
          <w:marLeft w:val="640"/>
          <w:marRight w:val="0"/>
          <w:marTop w:val="0"/>
          <w:marBottom w:val="0"/>
          <w:divBdr>
            <w:top w:val="none" w:sz="0" w:space="0" w:color="auto"/>
            <w:left w:val="none" w:sz="0" w:space="0" w:color="auto"/>
            <w:bottom w:val="none" w:sz="0" w:space="0" w:color="auto"/>
            <w:right w:val="none" w:sz="0" w:space="0" w:color="auto"/>
          </w:divBdr>
        </w:div>
        <w:div w:id="1404641751">
          <w:marLeft w:val="640"/>
          <w:marRight w:val="0"/>
          <w:marTop w:val="0"/>
          <w:marBottom w:val="0"/>
          <w:divBdr>
            <w:top w:val="none" w:sz="0" w:space="0" w:color="auto"/>
            <w:left w:val="none" w:sz="0" w:space="0" w:color="auto"/>
            <w:bottom w:val="none" w:sz="0" w:space="0" w:color="auto"/>
            <w:right w:val="none" w:sz="0" w:space="0" w:color="auto"/>
          </w:divBdr>
        </w:div>
        <w:div w:id="941034828">
          <w:marLeft w:val="640"/>
          <w:marRight w:val="0"/>
          <w:marTop w:val="0"/>
          <w:marBottom w:val="0"/>
          <w:divBdr>
            <w:top w:val="none" w:sz="0" w:space="0" w:color="auto"/>
            <w:left w:val="none" w:sz="0" w:space="0" w:color="auto"/>
            <w:bottom w:val="none" w:sz="0" w:space="0" w:color="auto"/>
            <w:right w:val="none" w:sz="0" w:space="0" w:color="auto"/>
          </w:divBdr>
        </w:div>
        <w:div w:id="483547758">
          <w:marLeft w:val="640"/>
          <w:marRight w:val="0"/>
          <w:marTop w:val="0"/>
          <w:marBottom w:val="0"/>
          <w:divBdr>
            <w:top w:val="none" w:sz="0" w:space="0" w:color="auto"/>
            <w:left w:val="none" w:sz="0" w:space="0" w:color="auto"/>
            <w:bottom w:val="none" w:sz="0" w:space="0" w:color="auto"/>
            <w:right w:val="none" w:sz="0" w:space="0" w:color="auto"/>
          </w:divBdr>
        </w:div>
        <w:div w:id="1278219835">
          <w:marLeft w:val="640"/>
          <w:marRight w:val="0"/>
          <w:marTop w:val="0"/>
          <w:marBottom w:val="0"/>
          <w:divBdr>
            <w:top w:val="none" w:sz="0" w:space="0" w:color="auto"/>
            <w:left w:val="none" w:sz="0" w:space="0" w:color="auto"/>
            <w:bottom w:val="none" w:sz="0" w:space="0" w:color="auto"/>
            <w:right w:val="none" w:sz="0" w:space="0" w:color="auto"/>
          </w:divBdr>
        </w:div>
        <w:div w:id="1530414246">
          <w:marLeft w:val="640"/>
          <w:marRight w:val="0"/>
          <w:marTop w:val="0"/>
          <w:marBottom w:val="0"/>
          <w:divBdr>
            <w:top w:val="none" w:sz="0" w:space="0" w:color="auto"/>
            <w:left w:val="none" w:sz="0" w:space="0" w:color="auto"/>
            <w:bottom w:val="none" w:sz="0" w:space="0" w:color="auto"/>
            <w:right w:val="none" w:sz="0" w:space="0" w:color="auto"/>
          </w:divBdr>
        </w:div>
        <w:div w:id="1029642460">
          <w:marLeft w:val="640"/>
          <w:marRight w:val="0"/>
          <w:marTop w:val="0"/>
          <w:marBottom w:val="0"/>
          <w:divBdr>
            <w:top w:val="none" w:sz="0" w:space="0" w:color="auto"/>
            <w:left w:val="none" w:sz="0" w:space="0" w:color="auto"/>
            <w:bottom w:val="none" w:sz="0" w:space="0" w:color="auto"/>
            <w:right w:val="none" w:sz="0" w:space="0" w:color="auto"/>
          </w:divBdr>
        </w:div>
        <w:div w:id="790322526">
          <w:marLeft w:val="640"/>
          <w:marRight w:val="0"/>
          <w:marTop w:val="0"/>
          <w:marBottom w:val="0"/>
          <w:divBdr>
            <w:top w:val="none" w:sz="0" w:space="0" w:color="auto"/>
            <w:left w:val="none" w:sz="0" w:space="0" w:color="auto"/>
            <w:bottom w:val="none" w:sz="0" w:space="0" w:color="auto"/>
            <w:right w:val="none" w:sz="0" w:space="0" w:color="auto"/>
          </w:divBdr>
        </w:div>
        <w:div w:id="315111660">
          <w:marLeft w:val="640"/>
          <w:marRight w:val="0"/>
          <w:marTop w:val="0"/>
          <w:marBottom w:val="0"/>
          <w:divBdr>
            <w:top w:val="none" w:sz="0" w:space="0" w:color="auto"/>
            <w:left w:val="none" w:sz="0" w:space="0" w:color="auto"/>
            <w:bottom w:val="none" w:sz="0" w:space="0" w:color="auto"/>
            <w:right w:val="none" w:sz="0" w:space="0" w:color="auto"/>
          </w:divBdr>
        </w:div>
        <w:div w:id="1242641807">
          <w:marLeft w:val="640"/>
          <w:marRight w:val="0"/>
          <w:marTop w:val="0"/>
          <w:marBottom w:val="0"/>
          <w:divBdr>
            <w:top w:val="none" w:sz="0" w:space="0" w:color="auto"/>
            <w:left w:val="none" w:sz="0" w:space="0" w:color="auto"/>
            <w:bottom w:val="none" w:sz="0" w:space="0" w:color="auto"/>
            <w:right w:val="none" w:sz="0" w:space="0" w:color="auto"/>
          </w:divBdr>
        </w:div>
        <w:div w:id="1373574922">
          <w:marLeft w:val="640"/>
          <w:marRight w:val="0"/>
          <w:marTop w:val="0"/>
          <w:marBottom w:val="0"/>
          <w:divBdr>
            <w:top w:val="none" w:sz="0" w:space="0" w:color="auto"/>
            <w:left w:val="none" w:sz="0" w:space="0" w:color="auto"/>
            <w:bottom w:val="none" w:sz="0" w:space="0" w:color="auto"/>
            <w:right w:val="none" w:sz="0" w:space="0" w:color="auto"/>
          </w:divBdr>
        </w:div>
        <w:div w:id="1806195884">
          <w:marLeft w:val="640"/>
          <w:marRight w:val="0"/>
          <w:marTop w:val="0"/>
          <w:marBottom w:val="0"/>
          <w:divBdr>
            <w:top w:val="none" w:sz="0" w:space="0" w:color="auto"/>
            <w:left w:val="none" w:sz="0" w:space="0" w:color="auto"/>
            <w:bottom w:val="none" w:sz="0" w:space="0" w:color="auto"/>
            <w:right w:val="none" w:sz="0" w:space="0" w:color="auto"/>
          </w:divBdr>
        </w:div>
        <w:div w:id="1433891069">
          <w:marLeft w:val="640"/>
          <w:marRight w:val="0"/>
          <w:marTop w:val="0"/>
          <w:marBottom w:val="0"/>
          <w:divBdr>
            <w:top w:val="none" w:sz="0" w:space="0" w:color="auto"/>
            <w:left w:val="none" w:sz="0" w:space="0" w:color="auto"/>
            <w:bottom w:val="none" w:sz="0" w:space="0" w:color="auto"/>
            <w:right w:val="none" w:sz="0" w:space="0" w:color="auto"/>
          </w:divBdr>
        </w:div>
        <w:div w:id="1156141398">
          <w:marLeft w:val="640"/>
          <w:marRight w:val="0"/>
          <w:marTop w:val="0"/>
          <w:marBottom w:val="0"/>
          <w:divBdr>
            <w:top w:val="none" w:sz="0" w:space="0" w:color="auto"/>
            <w:left w:val="none" w:sz="0" w:space="0" w:color="auto"/>
            <w:bottom w:val="none" w:sz="0" w:space="0" w:color="auto"/>
            <w:right w:val="none" w:sz="0" w:space="0" w:color="auto"/>
          </w:divBdr>
        </w:div>
        <w:div w:id="1839073571">
          <w:marLeft w:val="640"/>
          <w:marRight w:val="0"/>
          <w:marTop w:val="0"/>
          <w:marBottom w:val="0"/>
          <w:divBdr>
            <w:top w:val="none" w:sz="0" w:space="0" w:color="auto"/>
            <w:left w:val="none" w:sz="0" w:space="0" w:color="auto"/>
            <w:bottom w:val="none" w:sz="0" w:space="0" w:color="auto"/>
            <w:right w:val="none" w:sz="0" w:space="0" w:color="auto"/>
          </w:divBdr>
        </w:div>
        <w:div w:id="345642943">
          <w:marLeft w:val="640"/>
          <w:marRight w:val="0"/>
          <w:marTop w:val="0"/>
          <w:marBottom w:val="0"/>
          <w:divBdr>
            <w:top w:val="none" w:sz="0" w:space="0" w:color="auto"/>
            <w:left w:val="none" w:sz="0" w:space="0" w:color="auto"/>
            <w:bottom w:val="none" w:sz="0" w:space="0" w:color="auto"/>
            <w:right w:val="none" w:sz="0" w:space="0" w:color="auto"/>
          </w:divBdr>
        </w:div>
        <w:div w:id="37436746">
          <w:marLeft w:val="640"/>
          <w:marRight w:val="0"/>
          <w:marTop w:val="0"/>
          <w:marBottom w:val="0"/>
          <w:divBdr>
            <w:top w:val="none" w:sz="0" w:space="0" w:color="auto"/>
            <w:left w:val="none" w:sz="0" w:space="0" w:color="auto"/>
            <w:bottom w:val="none" w:sz="0" w:space="0" w:color="auto"/>
            <w:right w:val="none" w:sz="0" w:space="0" w:color="auto"/>
          </w:divBdr>
        </w:div>
        <w:div w:id="1413434280">
          <w:marLeft w:val="640"/>
          <w:marRight w:val="0"/>
          <w:marTop w:val="0"/>
          <w:marBottom w:val="0"/>
          <w:divBdr>
            <w:top w:val="none" w:sz="0" w:space="0" w:color="auto"/>
            <w:left w:val="none" w:sz="0" w:space="0" w:color="auto"/>
            <w:bottom w:val="none" w:sz="0" w:space="0" w:color="auto"/>
            <w:right w:val="none" w:sz="0" w:space="0" w:color="auto"/>
          </w:divBdr>
        </w:div>
        <w:div w:id="67240334">
          <w:marLeft w:val="640"/>
          <w:marRight w:val="0"/>
          <w:marTop w:val="0"/>
          <w:marBottom w:val="0"/>
          <w:divBdr>
            <w:top w:val="none" w:sz="0" w:space="0" w:color="auto"/>
            <w:left w:val="none" w:sz="0" w:space="0" w:color="auto"/>
            <w:bottom w:val="none" w:sz="0" w:space="0" w:color="auto"/>
            <w:right w:val="none" w:sz="0" w:space="0" w:color="auto"/>
          </w:divBdr>
        </w:div>
        <w:div w:id="518397540">
          <w:marLeft w:val="640"/>
          <w:marRight w:val="0"/>
          <w:marTop w:val="0"/>
          <w:marBottom w:val="0"/>
          <w:divBdr>
            <w:top w:val="none" w:sz="0" w:space="0" w:color="auto"/>
            <w:left w:val="none" w:sz="0" w:space="0" w:color="auto"/>
            <w:bottom w:val="none" w:sz="0" w:space="0" w:color="auto"/>
            <w:right w:val="none" w:sz="0" w:space="0" w:color="auto"/>
          </w:divBdr>
        </w:div>
        <w:div w:id="23334466">
          <w:marLeft w:val="640"/>
          <w:marRight w:val="0"/>
          <w:marTop w:val="0"/>
          <w:marBottom w:val="0"/>
          <w:divBdr>
            <w:top w:val="none" w:sz="0" w:space="0" w:color="auto"/>
            <w:left w:val="none" w:sz="0" w:space="0" w:color="auto"/>
            <w:bottom w:val="none" w:sz="0" w:space="0" w:color="auto"/>
            <w:right w:val="none" w:sz="0" w:space="0" w:color="auto"/>
          </w:divBdr>
        </w:div>
        <w:div w:id="56051028">
          <w:marLeft w:val="640"/>
          <w:marRight w:val="0"/>
          <w:marTop w:val="0"/>
          <w:marBottom w:val="0"/>
          <w:divBdr>
            <w:top w:val="none" w:sz="0" w:space="0" w:color="auto"/>
            <w:left w:val="none" w:sz="0" w:space="0" w:color="auto"/>
            <w:bottom w:val="none" w:sz="0" w:space="0" w:color="auto"/>
            <w:right w:val="none" w:sz="0" w:space="0" w:color="auto"/>
          </w:divBdr>
        </w:div>
        <w:div w:id="1417246073">
          <w:marLeft w:val="640"/>
          <w:marRight w:val="0"/>
          <w:marTop w:val="0"/>
          <w:marBottom w:val="0"/>
          <w:divBdr>
            <w:top w:val="none" w:sz="0" w:space="0" w:color="auto"/>
            <w:left w:val="none" w:sz="0" w:space="0" w:color="auto"/>
            <w:bottom w:val="none" w:sz="0" w:space="0" w:color="auto"/>
            <w:right w:val="none" w:sz="0" w:space="0" w:color="auto"/>
          </w:divBdr>
        </w:div>
        <w:div w:id="1387752675">
          <w:marLeft w:val="640"/>
          <w:marRight w:val="0"/>
          <w:marTop w:val="0"/>
          <w:marBottom w:val="0"/>
          <w:divBdr>
            <w:top w:val="none" w:sz="0" w:space="0" w:color="auto"/>
            <w:left w:val="none" w:sz="0" w:space="0" w:color="auto"/>
            <w:bottom w:val="none" w:sz="0" w:space="0" w:color="auto"/>
            <w:right w:val="none" w:sz="0" w:space="0" w:color="auto"/>
          </w:divBdr>
        </w:div>
        <w:div w:id="1458912522">
          <w:marLeft w:val="640"/>
          <w:marRight w:val="0"/>
          <w:marTop w:val="0"/>
          <w:marBottom w:val="0"/>
          <w:divBdr>
            <w:top w:val="none" w:sz="0" w:space="0" w:color="auto"/>
            <w:left w:val="none" w:sz="0" w:space="0" w:color="auto"/>
            <w:bottom w:val="none" w:sz="0" w:space="0" w:color="auto"/>
            <w:right w:val="none" w:sz="0" w:space="0" w:color="auto"/>
          </w:divBdr>
        </w:div>
        <w:div w:id="1104036463">
          <w:marLeft w:val="640"/>
          <w:marRight w:val="0"/>
          <w:marTop w:val="0"/>
          <w:marBottom w:val="0"/>
          <w:divBdr>
            <w:top w:val="none" w:sz="0" w:space="0" w:color="auto"/>
            <w:left w:val="none" w:sz="0" w:space="0" w:color="auto"/>
            <w:bottom w:val="none" w:sz="0" w:space="0" w:color="auto"/>
            <w:right w:val="none" w:sz="0" w:space="0" w:color="auto"/>
          </w:divBdr>
        </w:div>
        <w:div w:id="1239440627">
          <w:marLeft w:val="640"/>
          <w:marRight w:val="0"/>
          <w:marTop w:val="0"/>
          <w:marBottom w:val="0"/>
          <w:divBdr>
            <w:top w:val="none" w:sz="0" w:space="0" w:color="auto"/>
            <w:left w:val="none" w:sz="0" w:space="0" w:color="auto"/>
            <w:bottom w:val="none" w:sz="0" w:space="0" w:color="auto"/>
            <w:right w:val="none" w:sz="0" w:space="0" w:color="auto"/>
          </w:divBdr>
        </w:div>
        <w:div w:id="214513204">
          <w:marLeft w:val="640"/>
          <w:marRight w:val="0"/>
          <w:marTop w:val="0"/>
          <w:marBottom w:val="0"/>
          <w:divBdr>
            <w:top w:val="none" w:sz="0" w:space="0" w:color="auto"/>
            <w:left w:val="none" w:sz="0" w:space="0" w:color="auto"/>
            <w:bottom w:val="none" w:sz="0" w:space="0" w:color="auto"/>
            <w:right w:val="none" w:sz="0" w:space="0" w:color="auto"/>
          </w:divBdr>
        </w:div>
        <w:div w:id="240601183">
          <w:marLeft w:val="640"/>
          <w:marRight w:val="0"/>
          <w:marTop w:val="0"/>
          <w:marBottom w:val="0"/>
          <w:divBdr>
            <w:top w:val="none" w:sz="0" w:space="0" w:color="auto"/>
            <w:left w:val="none" w:sz="0" w:space="0" w:color="auto"/>
            <w:bottom w:val="none" w:sz="0" w:space="0" w:color="auto"/>
            <w:right w:val="none" w:sz="0" w:space="0" w:color="auto"/>
          </w:divBdr>
        </w:div>
        <w:div w:id="167252189">
          <w:marLeft w:val="640"/>
          <w:marRight w:val="0"/>
          <w:marTop w:val="0"/>
          <w:marBottom w:val="0"/>
          <w:divBdr>
            <w:top w:val="none" w:sz="0" w:space="0" w:color="auto"/>
            <w:left w:val="none" w:sz="0" w:space="0" w:color="auto"/>
            <w:bottom w:val="none" w:sz="0" w:space="0" w:color="auto"/>
            <w:right w:val="none" w:sz="0" w:space="0" w:color="auto"/>
          </w:divBdr>
        </w:div>
        <w:div w:id="81998890">
          <w:marLeft w:val="640"/>
          <w:marRight w:val="0"/>
          <w:marTop w:val="0"/>
          <w:marBottom w:val="0"/>
          <w:divBdr>
            <w:top w:val="none" w:sz="0" w:space="0" w:color="auto"/>
            <w:left w:val="none" w:sz="0" w:space="0" w:color="auto"/>
            <w:bottom w:val="none" w:sz="0" w:space="0" w:color="auto"/>
            <w:right w:val="none" w:sz="0" w:space="0" w:color="auto"/>
          </w:divBdr>
        </w:div>
        <w:div w:id="878324480">
          <w:marLeft w:val="640"/>
          <w:marRight w:val="0"/>
          <w:marTop w:val="0"/>
          <w:marBottom w:val="0"/>
          <w:divBdr>
            <w:top w:val="none" w:sz="0" w:space="0" w:color="auto"/>
            <w:left w:val="none" w:sz="0" w:space="0" w:color="auto"/>
            <w:bottom w:val="none" w:sz="0" w:space="0" w:color="auto"/>
            <w:right w:val="none" w:sz="0" w:space="0" w:color="auto"/>
          </w:divBdr>
        </w:div>
        <w:div w:id="608121419">
          <w:marLeft w:val="640"/>
          <w:marRight w:val="0"/>
          <w:marTop w:val="0"/>
          <w:marBottom w:val="0"/>
          <w:divBdr>
            <w:top w:val="none" w:sz="0" w:space="0" w:color="auto"/>
            <w:left w:val="none" w:sz="0" w:space="0" w:color="auto"/>
            <w:bottom w:val="none" w:sz="0" w:space="0" w:color="auto"/>
            <w:right w:val="none" w:sz="0" w:space="0" w:color="auto"/>
          </w:divBdr>
        </w:div>
        <w:div w:id="146559172">
          <w:marLeft w:val="640"/>
          <w:marRight w:val="0"/>
          <w:marTop w:val="0"/>
          <w:marBottom w:val="0"/>
          <w:divBdr>
            <w:top w:val="none" w:sz="0" w:space="0" w:color="auto"/>
            <w:left w:val="none" w:sz="0" w:space="0" w:color="auto"/>
            <w:bottom w:val="none" w:sz="0" w:space="0" w:color="auto"/>
            <w:right w:val="none" w:sz="0" w:space="0" w:color="auto"/>
          </w:divBdr>
        </w:div>
        <w:div w:id="361251454">
          <w:marLeft w:val="640"/>
          <w:marRight w:val="0"/>
          <w:marTop w:val="0"/>
          <w:marBottom w:val="0"/>
          <w:divBdr>
            <w:top w:val="none" w:sz="0" w:space="0" w:color="auto"/>
            <w:left w:val="none" w:sz="0" w:space="0" w:color="auto"/>
            <w:bottom w:val="none" w:sz="0" w:space="0" w:color="auto"/>
            <w:right w:val="none" w:sz="0" w:space="0" w:color="auto"/>
          </w:divBdr>
        </w:div>
        <w:div w:id="86193806">
          <w:marLeft w:val="640"/>
          <w:marRight w:val="0"/>
          <w:marTop w:val="0"/>
          <w:marBottom w:val="0"/>
          <w:divBdr>
            <w:top w:val="none" w:sz="0" w:space="0" w:color="auto"/>
            <w:left w:val="none" w:sz="0" w:space="0" w:color="auto"/>
            <w:bottom w:val="none" w:sz="0" w:space="0" w:color="auto"/>
            <w:right w:val="none" w:sz="0" w:space="0" w:color="auto"/>
          </w:divBdr>
        </w:div>
        <w:div w:id="114061199">
          <w:marLeft w:val="640"/>
          <w:marRight w:val="0"/>
          <w:marTop w:val="0"/>
          <w:marBottom w:val="0"/>
          <w:divBdr>
            <w:top w:val="none" w:sz="0" w:space="0" w:color="auto"/>
            <w:left w:val="none" w:sz="0" w:space="0" w:color="auto"/>
            <w:bottom w:val="none" w:sz="0" w:space="0" w:color="auto"/>
            <w:right w:val="none" w:sz="0" w:space="0" w:color="auto"/>
          </w:divBdr>
        </w:div>
        <w:div w:id="1978143281">
          <w:marLeft w:val="640"/>
          <w:marRight w:val="0"/>
          <w:marTop w:val="0"/>
          <w:marBottom w:val="0"/>
          <w:divBdr>
            <w:top w:val="none" w:sz="0" w:space="0" w:color="auto"/>
            <w:left w:val="none" w:sz="0" w:space="0" w:color="auto"/>
            <w:bottom w:val="none" w:sz="0" w:space="0" w:color="auto"/>
            <w:right w:val="none" w:sz="0" w:space="0" w:color="auto"/>
          </w:divBdr>
        </w:div>
        <w:div w:id="1576159863">
          <w:marLeft w:val="640"/>
          <w:marRight w:val="0"/>
          <w:marTop w:val="0"/>
          <w:marBottom w:val="0"/>
          <w:divBdr>
            <w:top w:val="none" w:sz="0" w:space="0" w:color="auto"/>
            <w:left w:val="none" w:sz="0" w:space="0" w:color="auto"/>
            <w:bottom w:val="none" w:sz="0" w:space="0" w:color="auto"/>
            <w:right w:val="none" w:sz="0" w:space="0" w:color="auto"/>
          </w:divBdr>
        </w:div>
        <w:div w:id="1467698074">
          <w:marLeft w:val="640"/>
          <w:marRight w:val="0"/>
          <w:marTop w:val="0"/>
          <w:marBottom w:val="0"/>
          <w:divBdr>
            <w:top w:val="none" w:sz="0" w:space="0" w:color="auto"/>
            <w:left w:val="none" w:sz="0" w:space="0" w:color="auto"/>
            <w:bottom w:val="none" w:sz="0" w:space="0" w:color="auto"/>
            <w:right w:val="none" w:sz="0" w:space="0" w:color="auto"/>
          </w:divBdr>
        </w:div>
        <w:div w:id="2047681668">
          <w:marLeft w:val="640"/>
          <w:marRight w:val="0"/>
          <w:marTop w:val="0"/>
          <w:marBottom w:val="0"/>
          <w:divBdr>
            <w:top w:val="none" w:sz="0" w:space="0" w:color="auto"/>
            <w:left w:val="none" w:sz="0" w:space="0" w:color="auto"/>
            <w:bottom w:val="none" w:sz="0" w:space="0" w:color="auto"/>
            <w:right w:val="none" w:sz="0" w:space="0" w:color="auto"/>
          </w:divBdr>
        </w:div>
        <w:div w:id="1738165859">
          <w:marLeft w:val="640"/>
          <w:marRight w:val="0"/>
          <w:marTop w:val="0"/>
          <w:marBottom w:val="0"/>
          <w:divBdr>
            <w:top w:val="none" w:sz="0" w:space="0" w:color="auto"/>
            <w:left w:val="none" w:sz="0" w:space="0" w:color="auto"/>
            <w:bottom w:val="none" w:sz="0" w:space="0" w:color="auto"/>
            <w:right w:val="none" w:sz="0" w:space="0" w:color="auto"/>
          </w:divBdr>
        </w:div>
        <w:div w:id="1098259994">
          <w:marLeft w:val="640"/>
          <w:marRight w:val="0"/>
          <w:marTop w:val="0"/>
          <w:marBottom w:val="0"/>
          <w:divBdr>
            <w:top w:val="none" w:sz="0" w:space="0" w:color="auto"/>
            <w:left w:val="none" w:sz="0" w:space="0" w:color="auto"/>
            <w:bottom w:val="none" w:sz="0" w:space="0" w:color="auto"/>
            <w:right w:val="none" w:sz="0" w:space="0" w:color="auto"/>
          </w:divBdr>
        </w:div>
        <w:div w:id="1234005388">
          <w:marLeft w:val="640"/>
          <w:marRight w:val="0"/>
          <w:marTop w:val="0"/>
          <w:marBottom w:val="0"/>
          <w:divBdr>
            <w:top w:val="none" w:sz="0" w:space="0" w:color="auto"/>
            <w:left w:val="none" w:sz="0" w:space="0" w:color="auto"/>
            <w:bottom w:val="none" w:sz="0" w:space="0" w:color="auto"/>
            <w:right w:val="none" w:sz="0" w:space="0" w:color="auto"/>
          </w:divBdr>
        </w:div>
        <w:div w:id="1267229325">
          <w:marLeft w:val="640"/>
          <w:marRight w:val="0"/>
          <w:marTop w:val="0"/>
          <w:marBottom w:val="0"/>
          <w:divBdr>
            <w:top w:val="none" w:sz="0" w:space="0" w:color="auto"/>
            <w:left w:val="none" w:sz="0" w:space="0" w:color="auto"/>
            <w:bottom w:val="none" w:sz="0" w:space="0" w:color="auto"/>
            <w:right w:val="none" w:sz="0" w:space="0" w:color="auto"/>
          </w:divBdr>
        </w:div>
        <w:div w:id="1921404102">
          <w:marLeft w:val="640"/>
          <w:marRight w:val="0"/>
          <w:marTop w:val="0"/>
          <w:marBottom w:val="0"/>
          <w:divBdr>
            <w:top w:val="none" w:sz="0" w:space="0" w:color="auto"/>
            <w:left w:val="none" w:sz="0" w:space="0" w:color="auto"/>
            <w:bottom w:val="none" w:sz="0" w:space="0" w:color="auto"/>
            <w:right w:val="none" w:sz="0" w:space="0" w:color="auto"/>
          </w:divBdr>
        </w:div>
        <w:div w:id="1849321853">
          <w:marLeft w:val="640"/>
          <w:marRight w:val="0"/>
          <w:marTop w:val="0"/>
          <w:marBottom w:val="0"/>
          <w:divBdr>
            <w:top w:val="none" w:sz="0" w:space="0" w:color="auto"/>
            <w:left w:val="none" w:sz="0" w:space="0" w:color="auto"/>
            <w:bottom w:val="none" w:sz="0" w:space="0" w:color="auto"/>
            <w:right w:val="none" w:sz="0" w:space="0" w:color="auto"/>
          </w:divBdr>
        </w:div>
        <w:div w:id="375082312">
          <w:marLeft w:val="640"/>
          <w:marRight w:val="0"/>
          <w:marTop w:val="0"/>
          <w:marBottom w:val="0"/>
          <w:divBdr>
            <w:top w:val="none" w:sz="0" w:space="0" w:color="auto"/>
            <w:left w:val="none" w:sz="0" w:space="0" w:color="auto"/>
            <w:bottom w:val="none" w:sz="0" w:space="0" w:color="auto"/>
            <w:right w:val="none" w:sz="0" w:space="0" w:color="auto"/>
          </w:divBdr>
        </w:div>
        <w:div w:id="1492023051">
          <w:marLeft w:val="640"/>
          <w:marRight w:val="0"/>
          <w:marTop w:val="0"/>
          <w:marBottom w:val="0"/>
          <w:divBdr>
            <w:top w:val="none" w:sz="0" w:space="0" w:color="auto"/>
            <w:left w:val="none" w:sz="0" w:space="0" w:color="auto"/>
            <w:bottom w:val="none" w:sz="0" w:space="0" w:color="auto"/>
            <w:right w:val="none" w:sz="0" w:space="0" w:color="auto"/>
          </w:divBdr>
        </w:div>
        <w:div w:id="2141654098">
          <w:marLeft w:val="640"/>
          <w:marRight w:val="0"/>
          <w:marTop w:val="0"/>
          <w:marBottom w:val="0"/>
          <w:divBdr>
            <w:top w:val="none" w:sz="0" w:space="0" w:color="auto"/>
            <w:left w:val="none" w:sz="0" w:space="0" w:color="auto"/>
            <w:bottom w:val="none" w:sz="0" w:space="0" w:color="auto"/>
            <w:right w:val="none" w:sz="0" w:space="0" w:color="auto"/>
          </w:divBdr>
        </w:div>
        <w:div w:id="636108009">
          <w:marLeft w:val="640"/>
          <w:marRight w:val="0"/>
          <w:marTop w:val="0"/>
          <w:marBottom w:val="0"/>
          <w:divBdr>
            <w:top w:val="none" w:sz="0" w:space="0" w:color="auto"/>
            <w:left w:val="none" w:sz="0" w:space="0" w:color="auto"/>
            <w:bottom w:val="none" w:sz="0" w:space="0" w:color="auto"/>
            <w:right w:val="none" w:sz="0" w:space="0" w:color="auto"/>
          </w:divBdr>
        </w:div>
        <w:div w:id="1670139117">
          <w:marLeft w:val="640"/>
          <w:marRight w:val="0"/>
          <w:marTop w:val="0"/>
          <w:marBottom w:val="0"/>
          <w:divBdr>
            <w:top w:val="none" w:sz="0" w:space="0" w:color="auto"/>
            <w:left w:val="none" w:sz="0" w:space="0" w:color="auto"/>
            <w:bottom w:val="none" w:sz="0" w:space="0" w:color="auto"/>
            <w:right w:val="none" w:sz="0" w:space="0" w:color="auto"/>
          </w:divBdr>
        </w:div>
        <w:div w:id="789054545">
          <w:marLeft w:val="640"/>
          <w:marRight w:val="0"/>
          <w:marTop w:val="0"/>
          <w:marBottom w:val="0"/>
          <w:divBdr>
            <w:top w:val="none" w:sz="0" w:space="0" w:color="auto"/>
            <w:left w:val="none" w:sz="0" w:space="0" w:color="auto"/>
            <w:bottom w:val="none" w:sz="0" w:space="0" w:color="auto"/>
            <w:right w:val="none" w:sz="0" w:space="0" w:color="auto"/>
          </w:divBdr>
        </w:div>
        <w:div w:id="563373072">
          <w:marLeft w:val="640"/>
          <w:marRight w:val="0"/>
          <w:marTop w:val="0"/>
          <w:marBottom w:val="0"/>
          <w:divBdr>
            <w:top w:val="none" w:sz="0" w:space="0" w:color="auto"/>
            <w:left w:val="none" w:sz="0" w:space="0" w:color="auto"/>
            <w:bottom w:val="none" w:sz="0" w:space="0" w:color="auto"/>
            <w:right w:val="none" w:sz="0" w:space="0" w:color="auto"/>
          </w:divBdr>
        </w:div>
        <w:div w:id="1525317131">
          <w:marLeft w:val="640"/>
          <w:marRight w:val="0"/>
          <w:marTop w:val="0"/>
          <w:marBottom w:val="0"/>
          <w:divBdr>
            <w:top w:val="none" w:sz="0" w:space="0" w:color="auto"/>
            <w:left w:val="none" w:sz="0" w:space="0" w:color="auto"/>
            <w:bottom w:val="none" w:sz="0" w:space="0" w:color="auto"/>
            <w:right w:val="none" w:sz="0" w:space="0" w:color="auto"/>
          </w:divBdr>
        </w:div>
        <w:div w:id="508910166">
          <w:marLeft w:val="640"/>
          <w:marRight w:val="0"/>
          <w:marTop w:val="0"/>
          <w:marBottom w:val="0"/>
          <w:divBdr>
            <w:top w:val="none" w:sz="0" w:space="0" w:color="auto"/>
            <w:left w:val="none" w:sz="0" w:space="0" w:color="auto"/>
            <w:bottom w:val="none" w:sz="0" w:space="0" w:color="auto"/>
            <w:right w:val="none" w:sz="0" w:space="0" w:color="auto"/>
          </w:divBdr>
        </w:div>
      </w:divsChild>
    </w:div>
    <w:div w:id="1102644963">
      <w:bodyDiv w:val="1"/>
      <w:marLeft w:val="0"/>
      <w:marRight w:val="0"/>
      <w:marTop w:val="0"/>
      <w:marBottom w:val="0"/>
      <w:divBdr>
        <w:top w:val="none" w:sz="0" w:space="0" w:color="auto"/>
        <w:left w:val="none" w:sz="0" w:space="0" w:color="auto"/>
        <w:bottom w:val="none" w:sz="0" w:space="0" w:color="auto"/>
        <w:right w:val="none" w:sz="0" w:space="0" w:color="auto"/>
      </w:divBdr>
      <w:divsChild>
        <w:div w:id="1229268283">
          <w:marLeft w:val="640"/>
          <w:marRight w:val="0"/>
          <w:marTop w:val="0"/>
          <w:marBottom w:val="0"/>
          <w:divBdr>
            <w:top w:val="none" w:sz="0" w:space="0" w:color="auto"/>
            <w:left w:val="none" w:sz="0" w:space="0" w:color="auto"/>
            <w:bottom w:val="none" w:sz="0" w:space="0" w:color="auto"/>
            <w:right w:val="none" w:sz="0" w:space="0" w:color="auto"/>
          </w:divBdr>
        </w:div>
        <w:div w:id="1374690577">
          <w:marLeft w:val="640"/>
          <w:marRight w:val="0"/>
          <w:marTop w:val="0"/>
          <w:marBottom w:val="0"/>
          <w:divBdr>
            <w:top w:val="none" w:sz="0" w:space="0" w:color="auto"/>
            <w:left w:val="none" w:sz="0" w:space="0" w:color="auto"/>
            <w:bottom w:val="none" w:sz="0" w:space="0" w:color="auto"/>
            <w:right w:val="none" w:sz="0" w:space="0" w:color="auto"/>
          </w:divBdr>
        </w:div>
        <w:div w:id="691224713">
          <w:marLeft w:val="640"/>
          <w:marRight w:val="0"/>
          <w:marTop w:val="0"/>
          <w:marBottom w:val="0"/>
          <w:divBdr>
            <w:top w:val="none" w:sz="0" w:space="0" w:color="auto"/>
            <w:left w:val="none" w:sz="0" w:space="0" w:color="auto"/>
            <w:bottom w:val="none" w:sz="0" w:space="0" w:color="auto"/>
            <w:right w:val="none" w:sz="0" w:space="0" w:color="auto"/>
          </w:divBdr>
        </w:div>
        <w:div w:id="1365516077">
          <w:marLeft w:val="640"/>
          <w:marRight w:val="0"/>
          <w:marTop w:val="0"/>
          <w:marBottom w:val="0"/>
          <w:divBdr>
            <w:top w:val="none" w:sz="0" w:space="0" w:color="auto"/>
            <w:left w:val="none" w:sz="0" w:space="0" w:color="auto"/>
            <w:bottom w:val="none" w:sz="0" w:space="0" w:color="auto"/>
            <w:right w:val="none" w:sz="0" w:space="0" w:color="auto"/>
          </w:divBdr>
        </w:div>
        <w:div w:id="266236737">
          <w:marLeft w:val="640"/>
          <w:marRight w:val="0"/>
          <w:marTop w:val="0"/>
          <w:marBottom w:val="0"/>
          <w:divBdr>
            <w:top w:val="none" w:sz="0" w:space="0" w:color="auto"/>
            <w:left w:val="none" w:sz="0" w:space="0" w:color="auto"/>
            <w:bottom w:val="none" w:sz="0" w:space="0" w:color="auto"/>
            <w:right w:val="none" w:sz="0" w:space="0" w:color="auto"/>
          </w:divBdr>
        </w:div>
        <w:div w:id="1024282016">
          <w:marLeft w:val="640"/>
          <w:marRight w:val="0"/>
          <w:marTop w:val="0"/>
          <w:marBottom w:val="0"/>
          <w:divBdr>
            <w:top w:val="none" w:sz="0" w:space="0" w:color="auto"/>
            <w:left w:val="none" w:sz="0" w:space="0" w:color="auto"/>
            <w:bottom w:val="none" w:sz="0" w:space="0" w:color="auto"/>
            <w:right w:val="none" w:sz="0" w:space="0" w:color="auto"/>
          </w:divBdr>
        </w:div>
        <w:div w:id="428965624">
          <w:marLeft w:val="640"/>
          <w:marRight w:val="0"/>
          <w:marTop w:val="0"/>
          <w:marBottom w:val="0"/>
          <w:divBdr>
            <w:top w:val="none" w:sz="0" w:space="0" w:color="auto"/>
            <w:left w:val="none" w:sz="0" w:space="0" w:color="auto"/>
            <w:bottom w:val="none" w:sz="0" w:space="0" w:color="auto"/>
            <w:right w:val="none" w:sz="0" w:space="0" w:color="auto"/>
          </w:divBdr>
        </w:div>
        <w:div w:id="717709935">
          <w:marLeft w:val="640"/>
          <w:marRight w:val="0"/>
          <w:marTop w:val="0"/>
          <w:marBottom w:val="0"/>
          <w:divBdr>
            <w:top w:val="none" w:sz="0" w:space="0" w:color="auto"/>
            <w:left w:val="none" w:sz="0" w:space="0" w:color="auto"/>
            <w:bottom w:val="none" w:sz="0" w:space="0" w:color="auto"/>
            <w:right w:val="none" w:sz="0" w:space="0" w:color="auto"/>
          </w:divBdr>
        </w:div>
        <w:div w:id="1516844696">
          <w:marLeft w:val="640"/>
          <w:marRight w:val="0"/>
          <w:marTop w:val="0"/>
          <w:marBottom w:val="0"/>
          <w:divBdr>
            <w:top w:val="none" w:sz="0" w:space="0" w:color="auto"/>
            <w:left w:val="none" w:sz="0" w:space="0" w:color="auto"/>
            <w:bottom w:val="none" w:sz="0" w:space="0" w:color="auto"/>
            <w:right w:val="none" w:sz="0" w:space="0" w:color="auto"/>
          </w:divBdr>
        </w:div>
        <w:div w:id="66926072">
          <w:marLeft w:val="640"/>
          <w:marRight w:val="0"/>
          <w:marTop w:val="0"/>
          <w:marBottom w:val="0"/>
          <w:divBdr>
            <w:top w:val="none" w:sz="0" w:space="0" w:color="auto"/>
            <w:left w:val="none" w:sz="0" w:space="0" w:color="auto"/>
            <w:bottom w:val="none" w:sz="0" w:space="0" w:color="auto"/>
            <w:right w:val="none" w:sz="0" w:space="0" w:color="auto"/>
          </w:divBdr>
        </w:div>
        <w:div w:id="2038306915">
          <w:marLeft w:val="640"/>
          <w:marRight w:val="0"/>
          <w:marTop w:val="0"/>
          <w:marBottom w:val="0"/>
          <w:divBdr>
            <w:top w:val="none" w:sz="0" w:space="0" w:color="auto"/>
            <w:left w:val="none" w:sz="0" w:space="0" w:color="auto"/>
            <w:bottom w:val="none" w:sz="0" w:space="0" w:color="auto"/>
            <w:right w:val="none" w:sz="0" w:space="0" w:color="auto"/>
          </w:divBdr>
        </w:div>
        <w:div w:id="367490231">
          <w:marLeft w:val="640"/>
          <w:marRight w:val="0"/>
          <w:marTop w:val="0"/>
          <w:marBottom w:val="0"/>
          <w:divBdr>
            <w:top w:val="none" w:sz="0" w:space="0" w:color="auto"/>
            <w:left w:val="none" w:sz="0" w:space="0" w:color="auto"/>
            <w:bottom w:val="none" w:sz="0" w:space="0" w:color="auto"/>
            <w:right w:val="none" w:sz="0" w:space="0" w:color="auto"/>
          </w:divBdr>
        </w:div>
        <w:div w:id="1022827819">
          <w:marLeft w:val="640"/>
          <w:marRight w:val="0"/>
          <w:marTop w:val="0"/>
          <w:marBottom w:val="0"/>
          <w:divBdr>
            <w:top w:val="none" w:sz="0" w:space="0" w:color="auto"/>
            <w:left w:val="none" w:sz="0" w:space="0" w:color="auto"/>
            <w:bottom w:val="none" w:sz="0" w:space="0" w:color="auto"/>
            <w:right w:val="none" w:sz="0" w:space="0" w:color="auto"/>
          </w:divBdr>
        </w:div>
        <w:div w:id="189298204">
          <w:marLeft w:val="640"/>
          <w:marRight w:val="0"/>
          <w:marTop w:val="0"/>
          <w:marBottom w:val="0"/>
          <w:divBdr>
            <w:top w:val="none" w:sz="0" w:space="0" w:color="auto"/>
            <w:left w:val="none" w:sz="0" w:space="0" w:color="auto"/>
            <w:bottom w:val="none" w:sz="0" w:space="0" w:color="auto"/>
            <w:right w:val="none" w:sz="0" w:space="0" w:color="auto"/>
          </w:divBdr>
        </w:div>
        <w:div w:id="1098332277">
          <w:marLeft w:val="640"/>
          <w:marRight w:val="0"/>
          <w:marTop w:val="0"/>
          <w:marBottom w:val="0"/>
          <w:divBdr>
            <w:top w:val="none" w:sz="0" w:space="0" w:color="auto"/>
            <w:left w:val="none" w:sz="0" w:space="0" w:color="auto"/>
            <w:bottom w:val="none" w:sz="0" w:space="0" w:color="auto"/>
            <w:right w:val="none" w:sz="0" w:space="0" w:color="auto"/>
          </w:divBdr>
        </w:div>
        <w:div w:id="72164421">
          <w:marLeft w:val="640"/>
          <w:marRight w:val="0"/>
          <w:marTop w:val="0"/>
          <w:marBottom w:val="0"/>
          <w:divBdr>
            <w:top w:val="none" w:sz="0" w:space="0" w:color="auto"/>
            <w:left w:val="none" w:sz="0" w:space="0" w:color="auto"/>
            <w:bottom w:val="none" w:sz="0" w:space="0" w:color="auto"/>
            <w:right w:val="none" w:sz="0" w:space="0" w:color="auto"/>
          </w:divBdr>
        </w:div>
        <w:div w:id="2075272297">
          <w:marLeft w:val="640"/>
          <w:marRight w:val="0"/>
          <w:marTop w:val="0"/>
          <w:marBottom w:val="0"/>
          <w:divBdr>
            <w:top w:val="none" w:sz="0" w:space="0" w:color="auto"/>
            <w:left w:val="none" w:sz="0" w:space="0" w:color="auto"/>
            <w:bottom w:val="none" w:sz="0" w:space="0" w:color="auto"/>
            <w:right w:val="none" w:sz="0" w:space="0" w:color="auto"/>
          </w:divBdr>
        </w:div>
        <w:div w:id="1404254862">
          <w:marLeft w:val="640"/>
          <w:marRight w:val="0"/>
          <w:marTop w:val="0"/>
          <w:marBottom w:val="0"/>
          <w:divBdr>
            <w:top w:val="none" w:sz="0" w:space="0" w:color="auto"/>
            <w:left w:val="none" w:sz="0" w:space="0" w:color="auto"/>
            <w:bottom w:val="none" w:sz="0" w:space="0" w:color="auto"/>
            <w:right w:val="none" w:sz="0" w:space="0" w:color="auto"/>
          </w:divBdr>
        </w:div>
        <w:div w:id="2142527326">
          <w:marLeft w:val="640"/>
          <w:marRight w:val="0"/>
          <w:marTop w:val="0"/>
          <w:marBottom w:val="0"/>
          <w:divBdr>
            <w:top w:val="none" w:sz="0" w:space="0" w:color="auto"/>
            <w:left w:val="none" w:sz="0" w:space="0" w:color="auto"/>
            <w:bottom w:val="none" w:sz="0" w:space="0" w:color="auto"/>
            <w:right w:val="none" w:sz="0" w:space="0" w:color="auto"/>
          </w:divBdr>
        </w:div>
        <w:div w:id="1082868748">
          <w:marLeft w:val="640"/>
          <w:marRight w:val="0"/>
          <w:marTop w:val="0"/>
          <w:marBottom w:val="0"/>
          <w:divBdr>
            <w:top w:val="none" w:sz="0" w:space="0" w:color="auto"/>
            <w:left w:val="none" w:sz="0" w:space="0" w:color="auto"/>
            <w:bottom w:val="none" w:sz="0" w:space="0" w:color="auto"/>
            <w:right w:val="none" w:sz="0" w:space="0" w:color="auto"/>
          </w:divBdr>
        </w:div>
        <w:div w:id="167260280">
          <w:marLeft w:val="640"/>
          <w:marRight w:val="0"/>
          <w:marTop w:val="0"/>
          <w:marBottom w:val="0"/>
          <w:divBdr>
            <w:top w:val="none" w:sz="0" w:space="0" w:color="auto"/>
            <w:left w:val="none" w:sz="0" w:space="0" w:color="auto"/>
            <w:bottom w:val="none" w:sz="0" w:space="0" w:color="auto"/>
            <w:right w:val="none" w:sz="0" w:space="0" w:color="auto"/>
          </w:divBdr>
        </w:div>
        <w:div w:id="245117911">
          <w:marLeft w:val="640"/>
          <w:marRight w:val="0"/>
          <w:marTop w:val="0"/>
          <w:marBottom w:val="0"/>
          <w:divBdr>
            <w:top w:val="none" w:sz="0" w:space="0" w:color="auto"/>
            <w:left w:val="none" w:sz="0" w:space="0" w:color="auto"/>
            <w:bottom w:val="none" w:sz="0" w:space="0" w:color="auto"/>
            <w:right w:val="none" w:sz="0" w:space="0" w:color="auto"/>
          </w:divBdr>
        </w:div>
        <w:div w:id="1688484151">
          <w:marLeft w:val="640"/>
          <w:marRight w:val="0"/>
          <w:marTop w:val="0"/>
          <w:marBottom w:val="0"/>
          <w:divBdr>
            <w:top w:val="none" w:sz="0" w:space="0" w:color="auto"/>
            <w:left w:val="none" w:sz="0" w:space="0" w:color="auto"/>
            <w:bottom w:val="none" w:sz="0" w:space="0" w:color="auto"/>
            <w:right w:val="none" w:sz="0" w:space="0" w:color="auto"/>
          </w:divBdr>
        </w:div>
        <w:div w:id="129596060">
          <w:marLeft w:val="640"/>
          <w:marRight w:val="0"/>
          <w:marTop w:val="0"/>
          <w:marBottom w:val="0"/>
          <w:divBdr>
            <w:top w:val="none" w:sz="0" w:space="0" w:color="auto"/>
            <w:left w:val="none" w:sz="0" w:space="0" w:color="auto"/>
            <w:bottom w:val="none" w:sz="0" w:space="0" w:color="auto"/>
            <w:right w:val="none" w:sz="0" w:space="0" w:color="auto"/>
          </w:divBdr>
        </w:div>
        <w:div w:id="1860388966">
          <w:marLeft w:val="640"/>
          <w:marRight w:val="0"/>
          <w:marTop w:val="0"/>
          <w:marBottom w:val="0"/>
          <w:divBdr>
            <w:top w:val="none" w:sz="0" w:space="0" w:color="auto"/>
            <w:left w:val="none" w:sz="0" w:space="0" w:color="auto"/>
            <w:bottom w:val="none" w:sz="0" w:space="0" w:color="auto"/>
            <w:right w:val="none" w:sz="0" w:space="0" w:color="auto"/>
          </w:divBdr>
        </w:div>
        <w:div w:id="443573558">
          <w:marLeft w:val="640"/>
          <w:marRight w:val="0"/>
          <w:marTop w:val="0"/>
          <w:marBottom w:val="0"/>
          <w:divBdr>
            <w:top w:val="none" w:sz="0" w:space="0" w:color="auto"/>
            <w:left w:val="none" w:sz="0" w:space="0" w:color="auto"/>
            <w:bottom w:val="none" w:sz="0" w:space="0" w:color="auto"/>
            <w:right w:val="none" w:sz="0" w:space="0" w:color="auto"/>
          </w:divBdr>
        </w:div>
        <w:div w:id="1665624362">
          <w:marLeft w:val="640"/>
          <w:marRight w:val="0"/>
          <w:marTop w:val="0"/>
          <w:marBottom w:val="0"/>
          <w:divBdr>
            <w:top w:val="none" w:sz="0" w:space="0" w:color="auto"/>
            <w:left w:val="none" w:sz="0" w:space="0" w:color="auto"/>
            <w:bottom w:val="none" w:sz="0" w:space="0" w:color="auto"/>
            <w:right w:val="none" w:sz="0" w:space="0" w:color="auto"/>
          </w:divBdr>
        </w:div>
        <w:div w:id="449325265">
          <w:marLeft w:val="640"/>
          <w:marRight w:val="0"/>
          <w:marTop w:val="0"/>
          <w:marBottom w:val="0"/>
          <w:divBdr>
            <w:top w:val="none" w:sz="0" w:space="0" w:color="auto"/>
            <w:left w:val="none" w:sz="0" w:space="0" w:color="auto"/>
            <w:bottom w:val="none" w:sz="0" w:space="0" w:color="auto"/>
            <w:right w:val="none" w:sz="0" w:space="0" w:color="auto"/>
          </w:divBdr>
        </w:div>
        <w:div w:id="1715302381">
          <w:marLeft w:val="640"/>
          <w:marRight w:val="0"/>
          <w:marTop w:val="0"/>
          <w:marBottom w:val="0"/>
          <w:divBdr>
            <w:top w:val="none" w:sz="0" w:space="0" w:color="auto"/>
            <w:left w:val="none" w:sz="0" w:space="0" w:color="auto"/>
            <w:bottom w:val="none" w:sz="0" w:space="0" w:color="auto"/>
            <w:right w:val="none" w:sz="0" w:space="0" w:color="auto"/>
          </w:divBdr>
        </w:div>
        <w:div w:id="2063871256">
          <w:marLeft w:val="640"/>
          <w:marRight w:val="0"/>
          <w:marTop w:val="0"/>
          <w:marBottom w:val="0"/>
          <w:divBdr>
            <w:top w:val="none" w:sz="0" w:space="0" w:color="auto"/>
            <w:left w:val="none" w:sz="0" w:space="0" w:color="auto"/>
            <w:bottom w:val="none" w:sz="0" w:space="0" w:color="auto"/>
            <w:right w:val="none" w:sz="0" w:space="0" w:color="auto"/>
          </w:divBdr>
        </w:div>
        <w:div w:id="241840344">
          <w:marLeft w:val="640"/>
          <w:marRight w:val="0"/>
          <w:marTop w:val="0"/>
          <w:marBottom w:val="0"/>
          <w:divBdr>
            <w:top w:val="none" w:sz="0" w:space="0" w:color="auto"/>
            <w:left w:val="none" w:sz="0" w:space="0" w:color="auto"/>
            <w:bottom w:val="none" w:sz="0" w:space="0" w:color="auto"/>
            <w:right w:val="none" w:sz="0" w:space="0" w:color="auto"/>
          </w:divBdr>
        </w:div>
        <w:div w:id="1384986015">
          <w:marLeft w:val="640"/>
          <w:marRight w:val="0"/>
          <w:marTop w:val="0"/>
          <w:marBottom w:val="0"/>
          <w:divBdr>
            <w:top w:val="none" w:sz="0" w:space="0" w:color="auto"/>
            <w:left w:val="none" w:sz="0" w:space="0" w:color="auto"/>
            <w:bottom w:val="none" w:sz="0" w:space="0" w:color="auto"/>
            <w:right w:val="none" w:sz="0" w:space="0" w:color="auto"/>
          </w:divBdr>
        </w:div>
        <w:div w:id="696009832">
          <w:marLeft w:val="640"/>
          <w:marRight w:val="0"/>
          <w:marTop w:val="0"/>
          <w:marBottom w:val="0"/>
          <w:divBdr>
            <w:top w:val="none" w:sz="0" w:space="0" w:color="auto"/>
            <w:left w:val="none" w:sz="0" w:space="0" w:color="auto"/>
            <w:bottom w:val="none" w:sz="0" w:space="0" w:color="auto"/>
            <w:right w:val="none" w:sz="0" w:space="0" w:color="auto"/>
          </w:divBdr>
        </w:div>
        <w:div w:id="1593049244">
          <w:marLeft w:val="640"/>
          <w:marRight w:val="0"/>
          <w:marTop w:val="0"/>
          <w:marBottom w:val="0"/>
          <w:divBdr>
            <w:top w:val="none" w:sz="0" w:space="0" w:color="auto"/>
            <w:left w:val="none" w:sz="0" w:space="0" w:color="auto"/>
            <w:bottom w:val="none" w:sz="0" w:space="0" w:color="auto"/>
            <w:right w:val="none" w:sz="0" w:space="0" w:color="auto"/>
          </w:divBdr>
        </w:div>
        <w:div w:id="1512598264">
          <w:marLeft w:val="640"/>
          <w:marRight w:val="0"/>
          <w:marTop w:val="0"/>
          <w:marBottom w:val="0"/>
          <w:divBdr>
            <w:top w:val="none" w:sz="0" w:space="0" w:color="auto"/>
            <w:left w:val="none" w:sz="0" w:space="0" w:color="auto"/>
            <w:bottom w:val="none" w:sz="0" w:space="0" w:color="auto"/>
            <w:right w:val="none" w:sz="0" w:space="0" w:color="auto"/>
          </w:divBdr>
        </w:div>
        <w:div w:id="1469318949">
          <w:marLeft w:val="640"/>
          <w:marRight w:val="0"/>
          <w:marTop w:val="0"/>
          <w:marBottom w:val="0"/>
          <w:divBdr>
            <w:top w:val="none" w:sz="0" w:space="0" w:color="auto"/>
            <w:left w:val="none" w:sz="0" w:space="0" w:color="auto"/>
            <w:bottom w:val="none" w:sz="0" w:space="0" w:color="auto"/>
            <w:right w:val="none" w:sz="0" w:space="0" w:color="auto"/>
          </w:divBdr>
        </w:div>
        <w:div w:id="274409738">
          <w:marLeft w:val="640"/>
          <w:marRight w:val="0"/>
          <w:marTop w:val="0"/>
          <w:marBottom w:val="0"/>
          <w:divBdr>
            <w:top w:val="none" w:sz="0" w:space="0" w:color="auto"/>
            <w:left w:val="none" w:sz="0" w:space="0" w:color="auto"/>
            <w:bottom w:val="none" w:sz="0" w:space="0" w:color="auto"/>
            <w:right w:val="none" w:sz="0" w:space="0" w:color="auto"/>
          </w:divBdr>
        </w:div>
        <w:div w:id="87700532">
          <w:marLeft w:val="640"/>
          <w:marRight w:val="0"/>
          <w:marTop w:val="0"/>
          <w:marBottom w:val="0"/>
          <w:divBdr>
            <w:top w:val="none" w:sz="0" w:space="0" w:color="auto"/>
            <w:left w:val="none" w:sz="0" w:space="0" w:color="auto"/>
            <w:bottom w:val="none" w:sz="0" w:space="0" w:color="auto"/>
            <w:right w:val="none" w:sz="0" w:space="0" w:color="auto"/>
          </w:divBdr>
        </w:div>
        <w:div w:id="1409113109">
          <w:marLeft w:val="640"/>
          <w:marRight w:val="0"/>
          <w:marTop w:val="0"/>
          <w:marBottom w:val="0"/>
          <w:divBdr>
            <w:top w:val="none" w:sz="0" w:space="0" w:color="auto"/>
            <w:left w:val="none" w:sz="0" w:space="0" w:color="auto"/>
            <w:bottom w:val="none" w:sz="0" w:space="0" w:color="auto"/>
            <w:right w:val="none" w:sz="0" w:space="0" w:color="auto"/>
          </w:divBdr>
        </w:div>
        <w:div w:id="629171877">
          <w:marLeft w:val="640"/>
          <w:marRight w:val="0"/>
          <w:marTop w:val="0"/>
          <w:marBottom w:val="0"/>
          <w:divBdr>
            <w:top w:val="none" w:sz="0" w:space="0" w:color="auto"/>
            <w:left w:val="none" w:sz="0" w:space="0" w:color="auto"/>
            <w:bottom w:val="none" w:sz="0" w:space="0" w:color="auto"/>
            <w:right w:val="none" w:sz="0" w:space="0" w:color="auto"/>
          </w:divBdr>
        </w:div>
        <w:div w:id="1907493642">
          <w:marLeft w:val="640"/>
          <w:marRight w:val="0"/>
          <w:marTop w:val="0"/>
          <w:marBottom w:val="0"/>
          <w:divBdr>
            <w:top w:val="none" w:sz="0" w:space="0" w:color="auto"/>
            <w:left w:val="none" w:sz="0" w:space="0" w:color="auto"/>
            <w:bottom w:val="none" w:sz="0" w:space="0" w:color="auto"/>
            <w:right w:val="none" w:sz="0" w:space="0" w:color="auto"/>
          </w:divBdr>
        </w:div>
        <w:div w:id="203955724">
          <w:marLeft w:val="640"/>
          <w:marRight w:val="0"/>
          <w:marTop w:val="0"/>
          <w:marBottom w:val="0"/>
          <w:divBdr>
            <w:top w:val="none" w:sz="0" w:space="0" w:color="auto"/>
            <w:left w:val="none" w:sz="0" w:space="0" w:color="auto"/>
            <w:bottom w:val="none" w:sz="0" w:space="0" w:color="auto"/>
            <w:right w:val="none" w:sz="0" w:space="0" w:color="auto"/>
          </w:divBdr>
        </w:div>
        <w:div w:id="1082529128">
          <w:marLeft w:val="640"/>
          <w:marRight w:val="0"/>
          <w:marTop w:val="0"/>
          <w:marBottom w:val="0"/>
          <w:divBdr>
            <w:top w:val="none" w:sz="0" w:space="0" w:color="auto"/>
            <w:left w:val="none" w:sz="0" w:space="0" w:color="auto"/>
            <w:bottom w:val="none" w:sz="0" w:space="0" w:color="auto"/>
            <w:right w:val="none" w:sz="0" w:space="0" w:color="auto"/>
          </w:divBdr>
        </w:div>
        <w:div w:id="1035891564">
          <w:marLeft w:val="640"/>
          <w:marRight w:val="0"/>
          <w:marTop w:val="0"/>
          <w:marBottom w:val="0"/>
          <w:divBdr>
            <w:top w:val="none" w:sz="0" w:space="0" w:color="auto"/>
            <w:left w:val="none" w:sz="0" w:space="0" w:color="auto"/>
            <w:bottom w:val="none" w:sz="0" w:space="0" w:color="auto"/>
            <w:right w:val="none" w:sz="0" w:space="0" w:color="auto"/>
          </w:divBdr>
        </w:div>
        <w:div w:id="426192100">
          <w:marLeft w:val="640"/>
          <w:marRight w:val="0"/>
          <w:marTop w:val="0"/>
          <w:marBottom w:val="0"/>
          <w:divBdr>
            <w:top w:val="none" w:sz="0" w:space="0" w:color="auto"/>
            <w:left w:val="none" w:sz="0" w:space="0" w:color="auto"/>
            <w:bottom w:val="none" w:sz="0" w:space="0" w:color="auto"/>
            <w:right w:val="none" w:sz="0" w:space="0" w:color="auto"/>
          </w:divBdr>
        </w:div>
        <w:div w:id="713384977">
          <w:marLeft w:val="640"/>
          <w:marRight w:val="0"/>
          <w:marTop w:val="0"/>
          <w:marBottom w:val="0"/>
          <w:divBdr>
            <w:top w:val="none" w:sz="0" w:space="0" w:color="auto"/>
            <w:left w:val="none" w:sz="0" w:space="0" w:color="auto"/>
            <w:bottom w:val="none" w:sz="0" w:space="0" w:color="auto"/>
            <w:right w:val="none" w:sz="0" w:space="0" w:color="auto"/>
          </w:divBdr>
        </w:div>
        <w:div w:id="2117940609">
          <w:marLeft w:val="640"/>
          <w:marRight w:val="0"/>
          <w:marTop w:val="0"/>
          <w:marBottom w:val="0"/>
          <w:divBdr>
            <w:top w:val="none" w:sz="0" w:space="0" w:color="auto"/>
            <w:left w:val="none" w:sz="0" w:space="0" w:color="auto"/>
            <w:bottom w:val="none" w:sz="0" w:space="0" w:color="auto"/>
            <w:right w:val="none" w:sz="0" w:space="0" w:color="auto"/>
          </w:divBdr>
        </w:div>
        <w:div w:id="545681695">
          <w:marLeft w:val="640"/>
          <w:marRight w:val="0"/>
          <w:marTop w:val="0"/>
          <w:marBottom w:val="0"/>
          <w:divBdr>
            <w:top w:val="none" w:sz="0" w:space="0" w:color="auto"/>
            <w:left w:val="none" w:sz="0" w:space="0" w:color="auto"/>
            <w:bottom w:val="none" w:sz="0" w:space="0" w:color="auto"/>
            <w:right w:val="none" w:sz="0" w:space="0" w:color="auto"/>
          </w:divBdr>
        </w:div>
        <w:div w:id="1224294059">
          <w:marLeft w:val="640"/>
          <w:marRight w:val="0"/>
          <w:marTop w:val="0"/>
          <w:marBottom w:val="0"/>
          <w:divBdr>
            <w:top w:val="none" w:sz="0" w:space="0" w:color="auto"/>
            <w:left w:val="none" w:sz="0" w:space="0" w:color="auto"/>
            <w:bottom w:val="none" w:sz="0" w:space="0" w:color="auto"/>
            <w:right w:val="none" w:sz="0" w:space="0" w:color="auto"/>
          </w:divBdr>
        </w:div>
        <w:div w:id="773014732">
          <w:marLeft w:val="640"/>
          <w:marRight w:val="0"/>
          <w:marTop w:val="0"/>
          <w:marBottom w:val="0"/>
          <w:divBdr>
            <w:top w:val="none" w:sz="0" w:space="0" w:color="auto"/>
            <w:left w:val="none" w:sz="0" w:space="0" w:color="auto"/>
            <w:bottom w:val="none" w:sz="0" w:space="0" w:color="auto"/>
            <w:right w:val="none" w:sz="0" w:space="0" w:color="auto"/>
          </w:divBdr>
        </w:div>
        <w:div w:id="1740178291">
          <w:marLeft w:val="640"/>
          <w:marRight w:val="0"/>
          <w:marTop w:val="0"/>
          <w:marBottom w:val="0"/>
          <w:divBdr>
            <w:top w:val="none" w:sz="0" w:space="0" w:color="auto"/>
            <w:left w:val="none" w:sz="0" w:space="0" w:color="auto"/>
            <w:bottom w:val="none" w:sz="0" w:space="0" w:color="auto"/>
            <w:right w:val="none" w:sz="0" w:space="0" w:color="auto"/>
          </w:divBdr>
        </w:div>
        <w:div w:id="1841116022">
          <w:marLeft w:val="640"/>
          <w:marRight w:val="0"/>
          <w:marTop w:val="0"/>
          <w:marBottom w:val="0"/>
          <w:divBdr>
            <w:top w:val="none" w:sz="0" w:space="0" w:color="auto"/>
            <w:left w:val="none" w:sz="0" w:space="0" w:color="auto"/>
            <w:bottom w:val="none" w:sz="0" w:space="0" w:color="auto"/>
            <w:right w:val="none" w:sz="0" w:space="0" w:color="auto"/>
          </w:divBdr>
        </w:div>
        <w:div w:id="1468474234">
          <w:marLeft w:val="640"/>
          <w:marRight w:val="0"/>
          <w:marTop w:val="0"/>
          <w:marBottom w:val="0"/>
          <w:divBdr>
            <w:top w:val="none" w:sz="0" w:space="0" w:color="auto"/>
            <w:left w:val="none" w:sz="0" w:space="0" w:color="auto"/>
            <w:bottom w:val="none" w:sz="0" w:space="0" w:color="auto"/>
            <w:right w:val="none" w:sz="0" w:space="0" w:color="auto"/>
          </w:divBdr>
        </w:div>
        <w:div w:id="96220728">
          <w:marLeft w:val="640"/>
          <w:marRight w:val="0"/>
          <w:marTop w:val="0"/>
          <w:marBottom w:val="0"/>
          <w:divBdr>
            <w:top w:val="none" w:sz="0" w:space="0" w:color="auto"/>
            <w:left w:val="none" w:sz="0" w:space="0" w:color="auto"/>
            <w:bottom w:val="none" w:sz="0" w:space="0" w:color="auto"/>
            <w:right w:val="none" w:sz="0" w:space="0" w:color="auto"/>
          </w:divBdr>
        </w:div>
        <w:div w:id="462387691">
          <w:marLeft w:val="640"/>
          <w:marRight w:val="0"/>
          <w:marTop w:val="0"/>
          <w:marBottom w:val="0"/>
          <w:divBdr>
            <w:top w:val="none" w:sz="0" w:space="0" w:color="auto"/>
            <w:left w:val="none" w:sz="0" w:space="0" w:color="auto"/>
            <w:bottom w:val="none" w:sz="0" w:space="0" w:color="auto"/>
            <w:right w:val="none" w:sz="0" w:space="0" w:color="auto"/>
          </w:divBdr>
        </w:div>
        <w:div w:id="1394307119">
          <w:marLeft w:val="640"/>
          <w:marRight w:val="0"/>
          <w:marTop w:val="0"/>
          <w:marBottom w:val="0"/>
          <w:divBdr>
            <w:top w:val="none" w:sz="0" w:space="0" w:color="auto"/>
            <w:left w:val="none" w:sz="0" w:space="0" w:color="auto"/>
            <w:bottom w:val="none" w:sz="0" w:space="0" w:color="auto"/>
            <w:right w:val="none" w:sz="0" w:space="0" w:color="auto"/>
          </w:divBdr>
        </w:div>
        <w:div w:id="1681002517">
          <w:marLeft w:val="640"/>
          <w:marRight w:val="0"/>
          <w:marTop w:val="0"/>
          <w:marBottom w:val="0"/>
          <w:divBdr>
            <w:top w:val="none" w:sz="0" w:space="0" w:color="auto"/>
            <w:left w:val="none" w:sz="0" w:space="0" w:color="auto"/>
            <w:bottom w:val="none" w:sz="0" w:space="0" w:color="auto"/>
            <w:right w:val="none" w:sz="0" w:space="0" w:color="auto"/>
          </w:divBdr>
        </w:div>
        <w:div w:id="205218992">
          <w:marLeft w:val="640"/>
          <w:marRight w:val="0"/>
          <w:marTop w:val="0"/>
          <w:marBottom w:val="0"/>
          <w:divBdr>
            <w:top w:val="none" w:sz="0" w:space="0" w:color="auto"/>
            <w:left w:val="none" w:sz="0" w:space="0" w:color="auto"/>
            <w:bottom w:val="none" w:sz="0" w:space="0" w:color="auto"/>
            <w:right w:val="none" w:sz="0" w:space="0" w:color="auto"/>
          </w:divBdr>
        </w:div>
        <w:div w:id="1420104828">
          <w:marLeft w:val="640"/>
          <w:marRight w:val="0"/>
          <w:marTop w:val="0"/>
          <w:marBottom w:val="0"/>
          <w:divBdr>
            <w:top w:val="none" w:sz="0" w:space="0" w:color="auto"/>
            <w:left w:val="none" w:sz="0" w:space="0" w:color="auto"/>
            <w:bottom w:val="none" w:sz="0" w:space="0" w:color="auto"/>
            <w:right w:val="none" w:sz="0" w:space="0" w:color="auto"/>
          </w:divBdr>
        </w:div>
        <w:div w:id="1992825668">
          <w:marLeft w:val="640"/>
          <w:marRight w:val="0"/>
          <w:marTop w:val="0"/>
          <w:marBottom w:val="0"/>
          <w:divBdr>
            <w:top w:val="none" w:sz="0" w:space="0" w:color="auto"/>
            <w:left w:val="none" w:sz="0" w:space="0" w:color="auto"/>
            <w:bottom w:val="none" w:sz="0" w:space="0" w:color="auto"/>
            <w:right w:val="none" w:sz="0" w:space="0" w:color="auto"/>
          </w:divBdr>
        </w:div>
        <w:div w:id="519201805">
          <w:marLeft w:val="640"/>
          <w:marRight w:val="0"/>
          <w:marTop w:val="0"/>
          <w:marBottom w:val="0"/>
          <w:divBdr>
            <w:top w:val="none" w:sz="0" w:space="0" w:color="auto"/>
            <w:left w:val="none" w:sz="0" w:space="0" w:color="auto"/>
            <w:bottom w:val="none" w:sz="0" w:space="0" w:color="auto"/>
            <w:right w:val="none" w:sz="0" w:space="0" w:color="auto"/>
          </w:divBdr>
        </w:div>
        <w:div w:id="1621841734">
          <w:marLeft w:val="640"/>
          <w:marRight w:val="0"/>
          <w:marTop w:val="0"/>
          <w:marBottom w:val="0"/>
          <w:divBdr>
            <w:top w:val="none" w:sz="0" w:space="0" w:color="auto"/>
            <w:left w:val="none" w:sz="0" w:space="0" w:color="auto"/>
            <w:bottom w:val="none" w:sz="0" w:space="0" w:color="auto"/>
            <w:right w:val="none" w:sz="0" w:space="0" w:color="auto"/>
          </w:divBdr>
        </w:div>
        <w:div w:id="777140675">
          <w:marLeft w:val="640"/>
          <w:marRight w:val="0"/>
          <w:marTop w:val="0"/>
          <w:marBottom w:val="0"/>
          <w:divBdr>
            <w:top w:val="none" w:sz="0" w:space="0" w:color="auto"/>
            <w:left w:val="none" w:sz="0" w:space="0" w:color="auto"/>
            <w:bottom w:val="none" w:sz="0" w:space="0" w:color="auto"/>
            <w:right w:val="none" w:sz="0" w:space="0" w:color="auto"/>
          </w:divBdr>
        </w:div>
        <w:div w:id="1982226104">
          <w:marLeft w:val="640"/>
          <w:marRight w:val="0"/>
          <w:marTop w:val="0"/>
          <w:marBottom w:val="0"/>
          <w:divBdr>
            <w:top w:val="none" w:sz="0" w:space="0" w:color="auto"/>
            <w:left w:val="none" w:sz="0" w:space="0" w:color="auto"/>
            <w:bottom w:val="none" w:sz="0" w:space="0" w:color="auto"/>
            <w:right w:val="none" w:sz="0" w:space="0" w:color="auto"/>
          </w:divBdr>
        </w:div>
        <w:div w:id="1796826476">
          <w:marLeft w:val="640"/>
          <w:marRight w:val="0"/>
          <w:marTop w:val="0"/>
          <w:marBottom w:val="0"/>
          <w:divBdr>
            <w:top w:val="none" w:sz="0" w:space="0" w:color="auto"/>
            <w:left w:val="none" w:sz="0" w:space="0" w:color="auto"/>
            <w:bottom w:val="none" w:sz="0" w:space="0" w:color="auto"/>
            <w:right w:val="none" w:sz="0" w:space="0" w:color="auto"/>
          </w:divBdr>
        </w:div>
        <w:div w:id="376583535">
          <w:marLeft w:val="640"/>
          <w:marRight w:val="0"/>
          <w:marTop w:val="0"/>
          <w:marBottom w:val="0"/>
          <w:divBdr>
            <w:top w:val="none" w:sz="0" w:space="0" w:color="auto"/>
            <w:left w:val="none" w:sz="0" w:space="0" w:color="auto"/>
            <w:bottom w:val="none" w:sz="0" w:space="0" w:color="auto"/>
            <w:right w:val="none" w:sz="0" w:space="0" w:color="auto"/>
          </w:divBdr>
        </w:div>
        <w:div w:id="1768766512">
          <w:marLeft w:val="640"/>
          <w:marRight w:val="0"/>
          <w:marTop w:val="0"/>
          <w:marBottom w:val="0"/>
          <w:divBdr>
            <w:top w:val="none" w:sz="0" w:space="0" w:color="auto"/>
            <w:left w:val="none" w:sz="0" w:space="0" w:color="auto"/>
            <w:bottom w:val="none" w:sz="0" w:space="0" w:color="auto"/>
            <w:right w:val="none" w:sz="0" w:space="0" w:color="auto"/>
          </w:divBdr>
        </w:div>
        <w:div w:id="502092115">
          <w:marLeft w:val="640"/>
          <w:marRight w:val="0"/>
          <w:marTop w:val="0"/>
          <w:marBottom w:val="0"/>
          <w:divBdr>
            <w:top w:val="none" w:sz="0" w:space="0" w:color="auto"/>
            <w:left w:val="none" w:sz="0" w:space="0" w:color="auto"/>
            <w:bottom w:val="none" w:sz="0" w:space="0" w:color="auto"/>
            <w:right w:val="none" w:sz="0" w:space="0" w:color="auto"/>
          </w:divBdr>
        </w:div>
        <w:div w:id="1807357523">
          <w:marLeft w:val="640"/>
          <w:marRight w:val="0"/>
          <w:marTop w:val="0"/>
          <w:marBottom w:val="0"/>
          <w:divBdr>
            <w:top w:val="none" w:sz="0" w:space="0" w:color="auto"/>
            <w:left w:val="none" w:sz="0" w:space="0" w:color="auto"/>
            <w:bottom w:val="none" w:sz="0" w:space="0" w:color="auto"/>
            <w:right w:val="none" w:sz="0" w:space="0" w:color="auto"/>
          </w:divBdr>
        </w:div>
        <w:div w:id="129175461">
          <w:marLeft w:val="640"/>
          <w:marRight w:val="0"/>
          <w:marTop w:val="0"/>
          <w:marBottom w:val="0"/>
          <w:divBdr>
            <w:top w:val="none" w:sz="0" w:space="0" w:color="auto"/>
            <w:left w:val="none" w:sz="0" w:space="0" w:color="auto"/>
            <w:bottom w:val="none" w:sz="0" w:space="0" w:color="auto"/>
            <w:right w:val="none" w:sz="0" w:space="0" w:color="auto"/>
          </w:divBdr>
        </w:div>
        <w:div w:id="1275865349">
          <w:marLeft w:val="640"/>
          <w:marRight w:val="0"/>
          <w:marTop w:val="0"/>
          <w:marBottom w:val="0"/>
          <w:divBdr>
            <w:top w:val="none" w:sz="0" w:space="0" w:color="auto"/>
            <w:left w:val="none" w:sz="0" w:space="0" w:color="auto"/>
            <w:bottom w:val="none" w:sz="0" w:space="0" w:color="auto"/>
            <w:right w:val="none" w:sz="0" w:space="0" w:color="auto"/>
          </w:divBdr>
        </w:div>
        <w:div w:id="1127892917">
          <w:marLeft w:val="640"/>
          <w:marRight w:val="0"/>
          <w:marTop w:val="0"/>
          <w:marBottom w:val="0"/>
          <w:divBdr>
            <w:top w:val="none" w:sz="0" w:space="0" w:color="auto"/>
            <w:left w:val="none" w:sz="0" w:space="0" w:color="auto"/>
            <w:bottom w:val="none" w:sz="0" w:space="0" w:color="auto"/>
            <w:right w:val="none" w:sz="0" w:space="0" w:color="auto"/>
          </w:divBdr>
        </w:div>
        <w:div w:id="168720302">
          <w:marLeft w:val="640"/>
          <w:marRight w:val="0"/>
          <w:marTop w:val="0"/>
          <w:marBottom w:val="0"/>
          <w:divBdr>
            <w:top w:val="none" w:sz="0" w:space="0" w:color="auto"/>
            <w:left w:val="none" w:sz="0" w:space="0" w:color="auto"/>
            <w:bottom w:val="none" w:sz="0" w:space="0" w:color="auto"/>
            <w:right w:val="none" w:sz="0" w:space="0" w:color="auto"/>
          </w:divBdr>
        </w:div>
        <w:div w:id="2068916500">
          <w:marLeft w:val="640"/>
          <w:marRight w:val="0"/>
          <w:marTop w:val="0"/>
          <w:marBottom w:val="0"/>
          <w:divBdr>
            <w:top w:val="none" w:sz="0" w:space="0" w:color="auto"/>
            <w:left w:val="none" w:sz="0" w:space="0" w:color="auto"/>
            <w:bottom w:val="none" w:sz="0" w:space="0" w:color="auto"/>
            <w:right w:val="none" w:sz="0" w:space="0" w:color="auto"/>
          </w:divBdr>
        </w:div>
        <w:div w:id="1737850472">
          <w:marLeft w:val="640"/>
          <w:marRight w:val="0"/>
          <w:marTop w:val="0"/>
          <w:marBottom w:val="0"/>
          <w:divBdr>
            <w:top w:val="none" w:sz="0" w:space="0" w:color="auto"/>
            <w:left w:val="none" w:sz="0" w:space="0" w:color="auto"/>
            <w:bottom w:val="none" w:sz="0" w:space="0" w:color="auto"/>
            <w:right w:val="none" w:sz="0" w:space="0" w:color="auto"/>
          </w:divBdr>
        </w:div>
        <w:div w:id="2077624121">
          <w:marLeft w:val="640"/>
          <w:marRight w:val="0"/>
          <w:marTop w:val="0"/>
          <w:marBottom w:val="0"/>
          <w:divBdr>
            <w:top w:val="none" w:sz="0" w:space="0" w:color="auto"/>
            <w:left w:val="none" w:sz="0" w:space="0" w:color="auto"/>
            <w:bottom w:val="none" w:sz="0" w:space="0" w:color="auto"/>
            <w:right w:val="none" w:sz="0" w:space="0" w:color="auto"/>
          </w:divBdr>
        </w:div>
        <w:div w:id="437868125">
          <w:marLeft w:val="640"/>
          <w:marRight w:val="0"/>
          <w:marTop w:val="0"/>
          <w:marBottom w:val="0"/>
          <w:divBdr>
            <w:top w:val="none" w:sz="0" w:space="0" w:color="auto"/>
            <w:left w:val="none" w:sz="0" w:space="0" w:color="auto"/>
            <w:bottom w:val="none" w:sz="0" w:space="0" w:color="auto"/>
            <w:right w:val="none" w:sz="0" w:space="0" w:color="auto"/>
          </w:divBdr>
        </w:div>
        <w:div w:id="1480265095">
          <w:marLeft w:val="640"/>
          <w:marRight w:val="0"/>
          <w:marTop w:val="0"/>
          <w:marBottom w:val="0"/>
          <w:divBdr>
            <w:top w:val="none" w:sz="0" w:space="0" w:color="auto"/>
            <w:left w:val="none" w:sz="0" w:space="0" w:color="auto"/>
            <w:bottom w:val="none" w:sz="0" w:space="0" w:color="auto"/>
            <w:right w:val="none" w:sz="0" w:space="0" w:color="auto"/>
          </w:divBdr>
        </w:div>
        <w:div w:id="2007249431">
          <w:marLeft w:val="640"/>
          <w:marRight w:val="0"/>
          <w:marTop w:val="0"/>
          <w:marBottom w:val="0"/>
          <w:divBdr>
            <w:top w:val="none" w:sz="0" w:space="0" w:color="auto"/>
            <w:left w:val="none" w:sz="0" w:space="0" w:color="auto"/>
            <w:bottom w:val="none" w:sz="0" w:space="0" w:color="auto"/>
            <w:right w:val="none" w:sz="0" w:space="0" w:color="auto"/>
          </w:divBdr>
        </w:div>
        <w:div w:id="594023651">
          <w:marLeft w:val="640"/>
          <w:marRight w:val="0"/>
          <w:marTop w:val="0"/>
          <w:marBottom w:val="0"/>
          <w:divBdr>
            <w:top w:val="none" w:sz="0" w:space="0" w:color="auto"/>
            <w:left w:val="none" w:sz="0" w:space="0" w:color="auto"/>
            <w:bottom w:val="none" w:sz="0" w:space="0" w:color="auto"/>
            <w:right w:val="none" w:sz="0" w:space="0" w:color="auto"/>
          </w:divBdr>
        </w:div>
        <w:div w:id="1464809762">
          <w:marLeft w:val="640"/>
          <w:marRight w:val="0"/>
          <w:marTop w:val="0"/>
          <w:marBottom w:val="0"/>
          <w:divBdr>
            <w:top w:val="none" w:sz="0" w:space="0" w:color="auto"/>
            <w:left w:val="none" w:sz="0" w:space="0" w:color="auto"/>
            <w:bottom w:val="none" w:sz="0" w:space="0" w:color="auto"/>
            <w:right w:val="none" w:sz="0" w:space="0" w:color="auto"/>
          </w:divBdr>
        </w:div>
        <w:div w:id="1816794719">
          <w:marLeft w:val="640"/>
          <w:marRight w:val="0"/>
          <w:marTop w:val="0"/>
          <w:marBottom w:val="0"/>
          <w:divBdr>
            <w:top w:val="none" w:sz="0" w:space="0" w:color="auto"/>
            <w:left w:val="none" w:sz="0" w:space="0" w:color="auto"/>
            <w:bottom w:val="none" w:sz="0" w:space="0" w:color="auto"/>
            <w:right w:val="none" w:sz="0" w:space="0" w:color="auto"/>
          </w:divBdr>
        </w:div>
        <w:div w:id="1389262851">
          <w:marLeft w:val="640"/>
          <w:marRight w:val="0"/>
          <w:marTop w:val="0"/>
          <w:marBottom w:val="0"/>
          <w:divBdr>
            <w:top w:val="none" w:sz="0" w:space="0" w:color="auto"/>
            <w:left w:val="none" w:sz="0" w:space="0" w:color="auto"/>
            <w:bottom w:val="none" w:sz="0" w:space="0" w:color="auto"/>
            <w:right w:val="none" w:sz="0" w:space="0" w:color="auto"/>
          </w:divBdr>
        </w:div>
        <w:div w:id="1167790622">
          <w:marLeft w:val="640"/>
          <w:marRight w:val="0"/>
          <w:marTop w:val="0"/>
          <w:marBottom w:val="0"/>
          <w:divBdr>
            <w:top w:val="none" w:sz="0" w:space="0" w:color="auto"/>
            <w:left w:val="none" w:sz="0" w:space="0" w:color="auto"/>
            <w:bottom w:val="none" w:sz="0" w:space="0" w:color="auto"/>
            <w:right w:val="none" w:sz="0" w:space="0" w:color="auto"/>
          </w:divBdr>
        </w:div>
        <w:div w:id="282739022">
          <w:marLeft w:val="640"/>
          <w:marRight w:val="0"/>
          <w:marTop w:val="0"/>
          <w:marBottom w:val="0"/>
          <w:divBdr>
            <w:top w:val="none" w:sz="0" w:space="0" w:color="auto"/>
            <w:left w:val="none" w:sz="0" w:space="0" w:color="auto"/>
            <w:bottom w:val="none" w:sz="0" w:space="0" w:color="auto"/>
            <w:right w:val="none" w:sz="0" w:space="0" w:color="auto"/>
          </w:divBdr>
        </w:div>
        <w:div w:id="1713767371">
          <w:marLeft w:val="640"/>
          <w:marRight w:val="0"/>
          <w:marTop w:val="0"/>
          <w:marBottom w:val="0"/>
          <w:divBdr>
            <w:top w:val="none" w:sz="0" w:space="0" w:color="auto"/>
            <w:left w:val="none" w:sz="0" w:space="0" w:color="auto"/>
            <w:bottom w:val="none" w:sz="0" w:space="0" w:color="auto"/>
            <w:right w:val="none" w:sz="0" w:space="0" w:color="auto"/>
          </w:divBdr>
        </w:div>
        <w:div w:id="108210819">
          <w:marLeft w:val="640"/>
          <w:marRight w:val="0"/>
          <w:marTop w:val="0"/>
          <w:marBottom w:val="0"/>
          <w:divBdr>
            <w:top w:val="none" w:sz="0" w:space="0" w:color="auto"/>
            <w:left w:val="none" w:sz="0" w:space="0" w:color="auto"/>
            <w:bottom w:val="none" w:sz="0" w:space="0" w:color="auto"/>
            <w:right w:val="none" w:sz="0" w:space="0" w:color="auto"/>
          </w:divBdr>
        </w:div>
        <w:div w:id="1845627701">
          <w:marLeft w:val="640"/>
          <w:marRight w:val="0"/>
          <w:marTop w:val="0"/>
          <w:marBottom w:val="0"/>
          <w:divBdr>
            <w:top w:val="none" w:sz="0" w:space="0" w:color="auto"/>
            <w:left w:val="none" w:sz="0" w:space="0" w:color="auto"/>
            <w:bottom w:val="none" w:sz="0" w:space="0" w:color="auto"/>
            <w:right w:val="none" w:sz="0" w:space="0" w:color="auto"/>
          </w:divBdr>
        </w:div>
        <w:div w:id="178084327">
          <w:marLeft w:val="640"/>
          <w:marRight w:val="0"/>
          <w:marTop w:val="0"/>
          <w:marBottom w:val="0"/>
          <w:divBdr>
            <w:top w:val="none" w:sz="0" w:space="0" w:color="auto"/>
            <w:left w:val="none" w:sz="0" w:space="0" w:color="auto"/>
            <w:bottom w:val="none" w:sz="0" w:space="0" w:color="auto"/>
            <w:right w:val="none" w:sz="0" w:space="0" w:color="auto"/>
          </w:divBdr>
        </w:div>
        <w:div w:id="158736988">
          <w:marLeft w:val="640"/>
          <w:marRight w:val="0"/>
          <w:marTop w:val="0"/>
          <w:marBottom w:val="0"/>
          <w:divBdr>
            <w:top w:val="none" w:sz="0" w:space="0" w:color="auto"/>
            <w:left w:val="none" w:sz="0" w:space="0" w:color="auto"/>
            <w:bottom w:val="none" w:sz="0" w:space="0" w:color="auto"/>
            <w:right w:val="none" w:sz="0" w:space="0" w:color="auto"/>
          </w:divBdr>
        </w:div>
        <w:div w:id="1071737685">
          <w:marLeft w:val="640"/>
          <w:marRight w:val="0"/>
          <w:marTop w:val="0"/>
          <w:marBottom w:val="0"/>
          <w:divBdr>
            <w:top w:val="none" w:sz="0" w:space="0" w:color="auto"/>
            <w:left w:val="none" w:sz="0" w:space="0" w:color="auto"/>
            <w:bottom w:val="none" w:sz="0" w:space="0" w:color="auto"/>
            <w:right w:val="none" w:sz="0" w:space="0" w:color="auto"/>
          </w:divBdr>
        </w:div>
        <w:div w:id="983047850">
          <w:marLeft w:val="640"/>
          <w:marRight w:val="0"/>
          <w:marTop w:val="0"/>
          <w:marBottom w:val="0"/>
          <w:divBdr>
            <w:top w:val="none" w:sz="0" w:space="0" w:color="auto"/>
            <w:left w:val="none" w:sz="0" w:space="0" w:color="auto"/>
            <w:bottom w:val="none" w:sz="0" w:space="0" w:color="auto"/>
            <w:right w:val="none" w:sz="0" w:space="0" w:color="auto"/>
          </w:divBdr>
        </w:div>
        <w:div w:id="1881551162">
          <w:marLeft w:val="640"/>
          <w:marRight w:val="0"/>
          <w:marTop w:val="0"/>
          <w:marBottom w:val="0"/>
          <w:divBdr>
            <w:top w:val="none" w:sz="0" w:space="0" w:color="auto"/>
            <w:left w:val="none" w:sz="0" w:space="0" w:color="auto"/>
            <w:bottom w:val="none" w:sz="0" w:space="0" w:color="auto"/>
            <w:right w:val="none" w:sz="0" w:space="0" w:color="auto"/>
          </w:divBdr>
        </w:div>
        <w:div w:id="178810295">
          <w:marLeft w:val="640"/>
          <w:marRight w:val="0"/>
          <w:marTop w:val="0"/>
          <w:marBottom w:val="0"/>
          <w:divBdr>
            <w:top w:val="none" w:sz="0" w:space="0" w:color="auto"/>
            <w:left w:val="none" w:sz="0" w:space="0" w:color="auto"/>
            <w:bottom w:val="none" w:sz="0" w:space="0" w:color="auto"/>
            <w:right w:val="none" w:sz="0" w:space="0" w:color="auto"/>
          </w:divBdr>
        </w:div>
        <w:div w:id="906185877">
          <w:marLeft w:val="640"/>
          <w:marRight w:val="0"/>
          <w:marTop w:val="0"/>
          <w:marBottom w:val="0"/>
          <w:divBdr>
            <w:top w:val="none" w:sz="0" w:space="0" w:color="auto"/>
            <w:left w:val="none" w:sz="0" w:space="0" w:color="auto"/>
            <w:bottom w:val="none" w:sz="0" w:space="0" w:color="auto"/>
            <w:right w:val="none" w:sz="0" w:space="0" w:color="auto"/>
          </w:divBdr>
        </w:div>
        <w:div w:id="448397480">
          <w:marLeft w:val="640"/>
          <w:marRight w:val="0"/>
          <w:marTop w:val="0"/>
          <w:marBottom w:val="0"/>
          <w:divBdr>
            <w:top w:val="none" w:sz="0" w:space="0" w:color="auto"/>
            <w:left w:val="none" w:sz="0" w:space="0" w:color="auto"/>
            <w:bottom w:val="none" w:sz="0" w:space="0" w:color="auto"/>
            <w:right w:val="none" w:sz="0" w:space="0" w:color="auto"/>
          </w:divBdr>
        </w:div>
        <w:div w:id="1128934737">
          <w:marLeft w:val="640"/>
          <w:marRight w:val="0"/>
          <w:marTop w:val="0"/>
          <w:marBottom w:val="0"/>
          <w:divBdr>
            <w:top w:val="none" w:sz="0" w:space="0" w:color="auto"/>
            <w:left w:val="none" w:sz="0" w:space="0" w:color="auto"/>
            <w:bottom w:val="none" w:sz="0" w:space="0" w:color="auto"/>
            <w:right w:val="none" w:sz="0" w:space="0" w:color="auto"/>
          </w:divBdr>
        </w:div>
        <w:div w:id="488599303">
          <w:marLeft w:val="640"/>
          <w:marRight w:val="0"/>
          <w:marTop w:val="0"/>
          <w:marBottom w:val="0"/>
          <w:divBdr>
            <w:top w:val="none" w:sz="0" w:space="0" w:color="auto"/>
            <w:left w:val="none" w:sz="0" w:space="0" w:color="auto"/>
            <w:bottom w:val="none" w:sz="0" w:space="0" w:color="auto"/>
            <w:right w:val="none" w:sz="0" w:space="0" w:color="auto"/>
          </w:divBdr>
        </w:div>
        <w:div w:id="458106159">
          <w:marLeft w:val="640"/>
          <w:marRight w:val="0"/>
          <w:marTop w:val="0"/>
          <w:marBottom w:val="0"/>
          <w:divBdr>
            <w:top w:val="none" w:sz="0" w:space="0" w:color="auto"/>
            <w:left w:val="none" w:sz="0" w:space="0" w:color="auto"/>
            <w:bottom w:val="none" w:sz="0" w:space="0" w:color="auto"/>
            <w:right w:val="none" w:sz="0" w:space="0" w:color="auto"/>
          </w:divBdr>
        </w:div>
        <w:div w:id="2144537866">
          <w:marLeft w:val="640"/>
          <w:marRight w:val="0"/>
          <w:marTop w:val="0"/>
          <w:marBottom w:val="0"/>
          <w:divBdr>
            <w:top w:val="none" w:sz="0" w:space="0" w:color="auto"/>
            <w:left w:val="none" w:sz="0" w:space="0" w:color="auto"/>
            <w:bottom w:val="none" w:sz="0" w:space="0" w:color="auto"/>
            <w:right w:val="none" w:sz="0" w:space="0" w:color="auto"/>
          </w:divBdr>
        </w:div>
        <w:div w:id="1323660929">
          <w:marLeft w:val="640"/>
          <w:marRight w:val="0"/>
          <w:marTop w:val="0"/>
          <w:marBottom w:val="0"/>
          <w:divBdr>
            <w:top w:val="none" w:sz="0" w:space="0" w:color="auto"/>
            <w:left w:val="none" w:sz="0" w:space="0" w:color="auto"/>
            <w:bottom w:val="none" w:sz="0" w:space="0" w:color="auto"/>
            <w:right w:val="none" w:sz="0" w:space="0" w:color="auto"/>
          </w:divBdr>
        </w:div>
        <w:div w:id="1842426992">
          <w:marLeft w:val="640"/>
          <w:marRight w:val="0"/>
          <w:marTop w:val="0"/>
          <w:marBottom w:val="0"/>
          <w:divBdr>
            <w:top w:val="none" w:sz="0" w:space="0" w:color="auto"/>
            <w:left w:val="none" w:sz="0" w:space="0" w:color="auto"/>
            <w:bottom w:val="none" w:sz="0" w:space="0" w:color="auto"/>
            <w:right w:val="none" w:sz="0" w:space="0" w:color="auto"/>
          </w:divBdr>
        </w:div>
        <w:div w:id="926233142">
          <w:marLeft w:val="640"/>
          <w:marRight w:val="0"/>
          <w:marTop w:val="0"/>
          <w:marBottom w:val="0"/>
          <w:divBdr>
            <w:top w:val="none" w:sz="0" w:space="0" w:color="auto"/>
            <w:left w:val="none" w:sz="0" w:space="0" w:color="auto"/>
            <w:bottom w:val="none" w:sz="0" w:space="0" w:color="auto"/>
            <w:right w:val="none" w:sz="0" w:space="0" w:color="auto"/>
          </w:divBdr>
        </w:div>
        <w:div w:id="1776441861">
          <w:marLeft w:val="640"/>
          <w:marRight w:val="0"/>
          <w:marTop w:val="0"/>
          <w:marBottom w:val="0"/>
          <w:divBdr>
            <w:top w:val="none" w:sz="0" w:space="0" w:color="auto"/>
            <w:left w:val="none" w:sz="0" w:space="0" w:color="auto"/>
            <w:bottom w:val="none" w:sz="0" w:space="0" w:color="auto"/>
            <w:right w:val="none" w:sz="0" w:space="0" w:color="auto"/>
          </w:divBdr>
        </w:div>
        <w:div w:id="136847877">
          <w:marLeft w:val="640"/>
          <w:marRight w:val="0"/>
          <w:marTop w:val="0"/>
          <w:marBottom w:val="0"/>
          <w:divBdr>
            <w:top w:val="none" w:sz="0" w:space="0" w:color="auto"/>
            <w:left w:val="none" w:sz="0" w:space="0" w:color="auto"/>
            <w:bottom w:val="none" w:sz="0" w:space="0" w:color="auto"/>
            <w:right w:val="none" w:sz="0" w:space="0" w:color="auto"/>
          </w:divBdr>
        </w:div>
        <w:div w:id="535502745">
          <w:marLeft w:val="640"/>
          <w:marRight w:val="0"/>
          <w:marTop w:val="0"/>
          <w:marBottom w:val="0"/>
          <w:divBdr>
            <w:top w:val="none" w:sz="0" w:space="0" w:color="auto"/>
            <w:left w:val="none" w:sz="0" w:space="0" w:color="auto"/>
            <w:bottom w:val="none" w:sz="0" w:space="0" w:color="auto"/>
            <w:right w:val="none" w:sz="0" w:space="0" w:color="auto"/>
          </w:divBdr>
        </w:div>
        <w:div w:id="1376929481">
          <w:marLeft w:val="640"/>
          <w:marRight w:val="0"/>
          <w:marTop w:val="0"/>
          <w:marBottom w:val="0"/>
          <w:divBdr>
            <w:top w:val="none" w:sz="0" w:space="0" w:color="auto"/>
            <w:left w:val="none" w:sz="0" w:space="0" w:color="auto"/>
            <w:bottom w:val="none" w:sz="0" w:space="0" w:color="auto"/>
            <w:right w:val="none" w:sz="0" w:space="0" w:color="auto"/>
          </w:divBdr>
        </w:div>
        <w:div w:id="864825329">
          <w:marLeft w:val="640"/>
          <w:marRight w:val="0"/>
          <w:marTop w:val="0"/>
          <w:marBottom w:val="0"/>
          <w:divBdr>
            <w:top w:val="none" w:sz="0" w:space="0" w:color="auto"/>
            <w:left w:val="none" w:sz="0" w:space="0" w:color="auto"/>
            <w:bottom w:val="none" w:sz="0" w:space="0" w:color="auto"/>
            <w:right w:val="none" w:sz="0" w:space="0" w:color="auto"/>
          </w:divBdr>
        </w:div>
        <w:div w:id="1128351055">
          <w:marLeft w:val="640"/>
          <w:marRight w:val="0"/>
          <w:marTop w:val="0"/>
          <w:marBottom w:val="0"/>
          <w:divBdr>
            <w:top w:val="none" w:sz="0" w:space="0" w:color="auto"/>
            <w:left w:val="none" w:sz="0" w:space="0" w:color="auto"/>
            <w:bottom w:val="none" w:sz="0" w:space="0" w:color="auto"/>
            <w:right w:val="none" w:sz="0" w:space="0" w:color="auto"/>
          </w:divBdr>
        </w:div>
        <w:div w:id="2091270591">
          <w:marLeft w:val="640"/>
          <w:marRight w:val="0"/>
          <w:marTop w:val="0"/>
          <w:marBottom w:val="0"/>
          <w:divBdr>
            <w:top w:val="none" w:sz="0" w:space="0" w:color="auto"/>
            <w:left w:val="none" w:sz="0" w:space="0" w:color="auto"/>
            <w:bottom w:val="none" w:sz="0" w:space="0" w:color="auto"/>
            <w:right w:val="none" w:sz="0" w:space="0" w:color="auto"/>
          </w:divBdr>
        </w:div>
        <w:div w:id="1782534065">
          <w:marLeft w:val="640"/>
          <w:marRight w:val="0"/>
          <w:marTop w:val="0"/>
          <w:marBottom w:val="0"/>
          <w:divBdr>
            <w:top w:val="none" w:sz="0" w:space="0" w:color="auto"/>
            <w:left w:val="none" w:sz="0" w:space="0" w:color="auto"/>
            <w:bottom w:val="none" w:sz="0" w:space="0" w:color="auto"/>
            <w:right w:val="none" w:sz="0" w:space="0" w:color="auto"/>
          </w:divBdr>
        </w:div>
        <w:div w:id="1406806502">
          <w:marLeft w:val="640"/>
          <w:marRight w:val="0"/>
          <w:marTop w:val="0"/>
          <w:marBottom w:val="0"/>
          <w:divBdr>
            <w:top w:val="none" w:sz="0" w:space="0" w:color="auto"/>
            <w:left w:val="none" w:sz="0" w:space="0" w:color="auto"/>
            <w:bottom w:val="none" w:sz="0" w:space="0" w:color="auto"/>
            <w:right w:val="none" w:sz="0" w:space="0" w:color="auto"/>
          </w:divBdr>
        </w:div>
        <w:div w:id="1724403797">
          <w:marLeft w:val="640"/>
          <w:marRight w:val="0"/>
          <w:marTop w:val="0"/>
          <w:marBottom w:val="0"/>
          <w:divBdr>
            <w:top w:val="none" w:sz="0" w:space="0" w:color="auto"/>
            <w:left w:val="none" w:sz="0" w:space="0" w:color="auto"/>
            <w:bottom w:val="none" w:sz="0" w:space="0" w:color="auto"/>
            <w:right w:val="none" w:sz="0" w:space="0" w:color="auto"/>
          </w:divBdr>
        </w:div>
        <w:div w:id="1664433075">
          <w:marLeft w:val="640"/>
          <w:marRight w:val="0"/>
          <w:marTop w:val="0"/>
          <w:marBottom w:val="0"/>
          <w:divBdr>
            <w:top w:val="none" w:sz="0" w:space="0" w:color="auto"/>
            <w:left w:val="none" w:sz="0" w:space="0" w:color="auto"/>
            <w:bottom w:val="none" w:sz="0" w:space="0" w:color="auto"/>
            <w:right w:val="none" w:sz="0" w:space="0" w:color="auto"/>
          </w:divBdr>
        </w:div>
        <w:div w:id="1596282762">
          <w:marLeft w:val="640"/>
          <w:marRight w:val="0"/>
          <w:marTop w:val="0"/>
          <w:marBottom w:val="0"/>
          <w:divBdr>
            <w:top w:val="none" w:sz="0" w:space="0" w:color="auto"/>
            <w:left w:val="none" w:sz="0" w:space="0" w:color="auto"/>
            <w:bottom w:val="none" w:sz="0" w:space="0" w:color="auto"/>
            <w:right w:val="none" w:sz="0" w:space="0" w:color="auto"/>
          </w:divBdr>
        </w:div>
        <w:div w:id="1995836057">
          <w:marLeft w:val="640"/>
          <w:marRight w:val="0"/>
          <w:marTop w:val="0"/>
          <w:marBottom w:val="0"/>
          <w:divBdr>
            <w:top w:val="none" w:sz="0" w:space="0" w:color="auto"/>
            <w:left w:val="none" w:sz="0" w:space="0" w:color="auto"/>
            <w:bottom w:val="none" w:sz="0" w:space="0" w:color="auto"/>
            <w:right w:val="none" w:sz="0" w:space="0" w:color="auto"/>
          </w:divBdr>
        </w:div>
        <w:div w:id="171993930">
          <w:marLeft w:val="640"/>
          <w:marRight w:val="0"/>
          <w:marTop w:val="0"/>
          <w:marBottom w:val="0"/>
          <w:divBdr>
            <w:top w:val="none" w:sz="0" w:space="0" w:color="auto"/>
            <w:left w:val="none" w:sz="0" w:space="0" w:color="auto"/>
            <w:bottom w:val="none" w:sz="0" w:space="0" w:color="auto"/>
            <w:right w:val="none" w:sz="0" w:space="0" w:color="auto"/>
          </w:divBdr>
        </w:div>
        <w:div w:id="657156048">
          <w:marLeft w:val="640"/>
          <w:marRight w:val="0"/>
          <w:marTop w:val="0"/>
          <w:marBottom w:val="0"/>
          <w:divBdr>
            <w:top w:val="none" w:sz="0" w:space="0" w:color="auto"/>
            <w:left w:val="none" w:sz="0" w:space="0" w:color="auto"/>
            <w:bottom w:val="none" w:sz="0" w:space="0" w:color="auto"/>
            <w:right w:val="none" w:sz="0" w:space="0" w:color="auto"/>
          </w:divBdr>
        </w:div>
        <w:div w:id="1045981427">
          <w:marLeft w:val="640"/>
          <w:marRight w:val="0"/>
          <w:marTop w:val="0"/>
          <w:marBottom w:val="0"/>
          <w:divBdr>
            <w:top w:val="none" w:sz="0" w:space="0" w:color="auto"/>
            <w:left w:val="none" w:sz="0" w:space="0" w:color="auto"/>
            <w:bottom w:val="none" w:sz="0" w:space="0" w:color="auto"/>
            <w:right w:val="none" w:sz="0" w:space="0" w:color="auto"/>
          </w:divBdr>
        </w:div>
        <w:div w:id="1228147607">
          <w:marLeft w:val="640"/>
          <w:marRight w:val="0"/>
          <w:marTop w:val="0"/>
          <w:marBottom w:val="0"/>
          <w:divBdr>
            <w:top w:val="none" w:sz="0" w:space="0" w:color="auto"/>
            <w:left w:val="none" w:sz="0" w:space="0" w:color="auto"/>
            <w:bottom w:val="none" w:sz="0" w:space="0" w:color="auto"/>
            <w:right w:val="none" w:sz="0" w:space="0" w:color="auto"/>
          </w:divBdr>
        </w:div>
        <w:div w:id="936792888">
          <w:marLeft w:val="640"/>
          <w:marRight w:val="0"/>
          <w:marTop w:val="0"/>
          <w:marBottom w:val="0"/>
          <w:divBdr>
            <w:top w:val="none" w:sz="0" w:space="0" w:color="auto"/>
            <w:left w:val="none" w:sz="0" w:space="0" w:color="auto"/>
            <w:bottom w:val="none" w:sz="0" w:space="0" w:color="auto"/>
            <w:right w:val="none" w:sz="0" w:space="0" w:color="auto"/>
          </w:divBdr>
        </w:div>
        <w:div w:id="751270415">
          <w:marLeft w:val="640"/>
          <w:marRight w:val="0"/>
          <w:marTop w:val="0"/>
          <w:marBottom w:val="0"/>
          <w:divBdr>
            <w:top w:val="none" w:sz="0" w:space="0" w:color="auto"/>
            <w:left w:val="none" w:sz="0" w:space="0" w:color="auto"/>
            <w:bottom w:val="none" w:sz="0" w:space="0" w:color="auto"/>
            <w:right w:val="none" w:sz="0" w:space="0" w:color="auto"/>
          </w:divBdr>
        </w:div>
        <w:div w:id="881400000">
          <w:marLeft w:val="640"/>
          <w:marRight w:val="0"/>
          <w:marTop w:val="0"/>
          <w:marBottom w:val="0"/>
          <w:divBdr>
            <w:top w:val="none" w:sz="0" w:space="0" w:color="auto"/>
            <w:left w:val="none" w:sz="0" w:space="0" w:color="auto"/>
            <w:bottom w:val="none" w:sz="0" w:space="0" w:color="auto"/>
            <w:right w:val="none" w:sz="0" w:space="0" w:color="auto"/>
          </w:divBdr>
        </w:div>
        <w:div w:id="293029993">
          <w:marLeft w:val="640"/>
          <w:marRight w:val="0"/>
          <w:marTop w:val="0"/>
          <w:marBottom w:val="0"/>
          <w:divBdr>
            <w:top w:val="none" w:sz="0" w:space="0" w:color="auto"/>
            <w:left w:val="none" w:sz="0" w:space="0" w:color="auto"/>
            <w:bottom w:val="none" w:sz="0" w:space="0" w:color="auto"/>
            <w:right w:val="none" w:sz="0" w:space="0" w:color="auto"/>
          </w:divBdr>
        </w:div>
        <w:div w:id="125900962">
          <w:marLeft w:val="640"/>
          <w:marRight w:val="0"/>
          <w:marTop w:val="0"/>
          <w:marBottom w:val="0"/>
          <w:divBdr>
            <w:top w:val="none" w:sz="0" w:space="0" w:color="auto"/>
            <w:left w:val="none" w:sz="0" w:space="0" w:color="auto"/>
            <w:bottom w:val="none" w:sz="0" w:space="0" w:color="auto"/>
            <w:right w:val="none" w:sz="0" w:space="0" w:color="auto"/>
          </w:divBdr>
        </w:div>
        <w:div w:id="408037580">
          <w:marLeft w:val="640"/>
          <w:marRight w:val="0"/>
          <w:marTop w:val="0"/>
          <w:marBottom w:val="0"/>
          <w:divBdr>
            <w:top w:val="none" w:sz="0" w:space="0" w:color="auto"/>
            <w:left w:val="none" w:sz="0" w:space="0" w:color="auto"/>
            <w:bottom w:val="none" w:sz="0" w:space="0" w:color="auto"/>
            <w:right w:val="none" w:sz="0" w:space="0" w:color="auto"/>
          </w:divBdr>
        </w:div>
        <w:div w:id="716853792">
          <w:marLeft w:val="640"/>
          <w:marRight w:val="0"/>
          <w:marTop w:val="0"/>
          <w:marBottom w:val="0"/>
          <w:divBdr>
            <w:top w:val="none" w:sz="0" w:space="0" w:color="auto"/>
            <w:left w:val="none" w:sz="0" w:space="0" w:color="auto"/>
            <w:bottom w:val="none" w:sz="0" w:space="0" w:color="auto"/>
            <w:right w:val="none" w:sz="0" w:space="0" w:color="auto"/>
          </w:divBdr>
        </w:div>
        <w:div w:id="915632164">
          <w:marLeft w:val="640"/>
          <w:marRight w:val="0"/>
          <w:marTop w:val="0"/>
          <w:marBottom w:val="0"/>
          <w:divBdr>
            <w:top w:val="none" w:sz="0" w:space="0" w:color="auto"/>
            <w:left w:val="none" w:sz="0" w:space="0" w:color="auto"/>
            <w:bottom w:val="none" w:sz="0" w:space="0" w:color="auto"/>
            <w:right w:val="none" w:sz="0" w:space="0" w:color="auto"/>
          </w:divBdr>
        </w:div>
        <w:div w:id="1025835616">
          <w:marLeft w:val="640"/>
          <w:marRight w:val="0"/>
          <w:marTop w:val="0"/>
          <w:marBottom w:val="0"/>
          <w:divBdr>
            <w:top w:val="none" w:sz="0" w:space="0" w:color="auto"/>
            <w:left w:val="none" w:sz="0" w:space="0" w:color="auto"/>
            <w:bottom w:val="none" w:sz="0" w:space="0" w:color="auto"/>
            <w:right w:val="none" w:sz="0" w:space="0" w:color="auto"/>
          </w:divBdr>
        </w:div>
        <w:div w:id="412043526">
          <w:marLeft w:val="640"/>
          <w:marRight w:val="0"/>
          <w:marTop w:val="0"/>
          <w:marBottom w:val="0"/>
          <w:divBdr>
            <w:top w:val="none" w:sz="0" w:space="0" w:color="auto"/>
            <w:left w:val="none" w:sz="0" w:space="0" w:color="auto"/>
            <w:bottom w:val="none" w:sz="0" w:space="0" w:color="auto"/>
            <w:right w:val="none" w:sz="0" w:space="0" w:color="auto"/>
          </w:divBdr>
        </w:div>
        <w:div w:id="2006938442">
          <w:marLeft w:val="640"/>
          <w:marRight w:val="0"/>
          <w:marTop w:val="0"/>
          <w:marBottom w:val="0"/>
          <w:divBdr>
            <w:top w:val="none" w:sz="0" w:space="0" w:color="auto"/>
            <w:left w:val="none" w:sz="0" w:space="0" w:color="auto"/>
            <w:bottom w:val="none" w:sz="0" w:space="0" w:color="auto"/>
            <w:right w:val="none" w:sz="0" w:space="0" w:color="auto"/>
          </w:divBdr>
        </w:div>
        <w:div w:id="222253687">
          <w:marLeft w:val="640"/>
          <w:marRight w:val="0"/>
          <w:marTop w:val="0"/>
          <w:marBottom w:val="0"/>
          <w:divBdr>
            <w:top w:val="none" w:sz="0" w:space="0" w:color="auto"/>
            <w:left w:val="none" w:sz="0" w:space="0" w:color="auto"/>
            <w:bottom w:val="none" w:sz="0" w:space="0" w:color="auto"/>
            <w:right w:val="none" w:sz="0" w:space="0" w:color="auto"/>
          </w:divBdr>
        </w:div>
        <w:div w:id="1189445035">
          <w:marLeft w:val="640"/>
          <w:marRight w:val="0"/>
          <w:marTop w:val="0"/>
          <w:marBottom w:val="0"/>
          <w:divBdr>
            <w:top w:val="none" w:sz="0" w:space="0" w:color="auto"/>
            <w:left w:val="none" w:sz="0" w:space="0" w:color="auto"/>
            <w:bottom w:val="none" w:sz="0" w:space="0" w:color="auto"/>
            <w:right w:val="none" w:sz="0" w:space="0" w:color="auto"/>
          </w:divBdr>
        </w:div>
        <w:div w:id="867598246">
          <w:marLeft w:val="640"/>
          <w:marRight w:val="0"/>
          <w:marTop w:val="0"/>
          <w:marBottom w:val="0"/>
          <w:divBdr>
            <w:top w:val="none" w:sz="0" w:space="0" w:color="auto"/>
            <w:left w:val="none" w:sz="0" w:space="0" w:color="auto"/>
            <w:bottom w:val="none" w:sz="0" w:space="0" w:color="auto"/>
            <w:right w:val="none" w:sz="0" w:space="0" w:color="auto"/>
          </w:divBdr>
        </w:div>
      </w:divsChild>
    </w:div>
    <w:div w:id="1121341213">
      <w:bodyDiv w:val="1"/>
      <w:marLeft w:val="0"/>
      <w:marRight w:val="0"/>
      <w:marTop w:val="0"/>
      <w:marBottom w:val="0"/>
      <w:divBdr>
        <w:top w:val="none" w:sz="0" w:space="0" w:color="auto"/>
        <w:left w:val="none" w:sz="0" w:space="0" w:color="auto"/>
        <w:bottom w:val="none" w:sz="0" w:space="0" w:color="auto"/>
        <w:right w:val="none" w:sz="0" w:space="0" w:color="auto"/>
      </w:divBdr>
      <w:divsChild>
        <w:div w:id="1852450445">
          <w:marLeft w:val="640"/>
          <w:marRight w:val="0"/>
          <w:marTop w:val="0"/>
          <w:marBottom w:val="0"/>
          <w:divBdr>
            <w:top w:val="none" w:sz="0" w:space="0" w:color="auto"/>
            <w:left w:val="none" w:sz="0" w:space="0" w:color="auto"/>
            <w:bottom w:val="none" w:sz="0" w:space="0" w:color="auto"/>
            <w:right w:val="none" w:sz="0" w:space="0" w:color="auto"/>
          </w:divBdr>
        </w:div>
        <w:div w:id="1916042533">
          <w:marLeft w:val="640"/>
          <w:marRight w:val="0"/>
          <w:marTop w:val="0"/>
          <w:marBottom w:val="0"/>
          <w:divBdr>
            <w:top w:val="none" w:sz="0" w:space="0" w:color="auto"/>
            <w:left w:val="none" w:sz="0" w:space="0" w:color="auto"/>
            <w:bottom w:val="none" w:sz="0" w:space="0" w:color="auto"/>
            <w:right w:val="none" w:sz="0" w:space="0" w:color="auto"/>
          </w:divBdr>
        </w:div>
        <w:div w:id="686097084">
          <w:marLeft w:val="640"/>
          <w:marRight w:val="0"/>
          <w:marTop w:val="0"/>
          <w:marBottom w:val="0"/>
          <w:divBdr>
            <w:top w:val="none" w:sz="0" w:space="0" w:color="auto"/>
            <w:left w:val="none" w:sz="0" w:space="0" w:color="auto"/>
            <w:bottom w:val="none" w:sz="0" w:space="0" w:color="auto"/>
            <w:right w:val="none" w:sz="0" w:space="0" w:color="auto"/>
          </w:divBdr>
        </w:div>
        <w:div w:id="2050101573">
          <w:marLeft w:val="640"/>
          <w:marRight w:val="0"/>
          <w:marTop w:val="0"/>
          <w:marBottom w:val="0"/>
          <w:divBdr>
            <w:top w:val="none" w:sz="0" w:space="0" w:color="auto"/>
            <w:left w:val="none" w:sz="0" w:space="0" w:color="auto"/>
            <w:bottom w:val="none" w:sz="0" w:space="0" w:color="auto"/>
            <w:right w:val="none" w:sz="0" w:space="0" w:color="auto"/>
          </w:divBdr>
        </w:div>
        <w:div w:id="86539463">
          <w:marLeft w:val="640"/>
          <w:marRight w:val="0"/>
          <w:marTop w:val="0"/>
          <w:marBottom w:val="0"/>
          <w:divBdr>
            <w:top w:val="none" w:sz="0" w:space="0" w:color="auto"/>
            <w:left w:val="none" w:sz="0" w:space="0" w:color="auto"/>
            <w:bottom w:val="none" w:sz="0" w:space="0" w:color="auto"/>
            <w:right w:val="none" w:sz="0" w:space="0" w:color="auto"/>
          </w:divBdr>
        </w:div>
        <w:div w:id="55055206">
          <w:marLeft w:val="640"/>
          <w:marRight w:val="0"/>
          <w:marTop w:val="0"/>
          <w:marBottom w:val="0"/>
          <w:divBdr>
            <w:top w:val="none" w:sz="0" w:space="0" w:color="auto"/>
            <w:left w:val="none" w:sz="0" w:space="0" w:color="auto"/>
            <w:bottom w:val="none" w:sz="0" w:space="0" w:color="auto"/>
            <w:right w:val="none" w:sz="0" w:space="0" w:color="auto"/>
          </w:divBdr>
        </w:div>
        <w:div w:id="1187719048">
          <w:marLeft w:val="640"/>
          <w:marRight w:val="0"/>
          <w:marTop w:val="0"/>
          <w:marBottom w:val="0"/>
          <w:divBdr>
            <w:top w:val="none" w:sz="0" w:space="0" w:color="auto"/>
            <w:left w:val="none" w:sz="0" w:space="0" w:color="auto"/>
            <w:bottom w:val="none" w:sz="0" w:space="0" w:color="auto"/>
            <w:right w:val="none" w:sz="0" w:space="0" w:color="auto"/>
          </w:divBdr>
        </w:div>
        <w:div w:id="851145082">
          <w:marLeft w:val="640"/>
          <w:marRight w:val="0"/>
          <w:marTop w:val="0"/>
          <w:marBottom w:val="0"/>
          <w:divBdr>
            <w:top w:val="none" w:sz="0" w:space="0" w:color="auto"/>
            <w:left w:val="none" w:sz="0" w:space="0" w:color="auto"/>
            <w:bottom w:val="none" w:sz="0" w:space="0" w:color="auto"/>
            <w:right w:val="none" w:sz="0" w:space="0" w:color="auto"/>
          </w:divBdr>
        </w:div>
        <w:div w:id="1826361273">
          <w:marLeft w:val="640"/>
          <w:marRight w:val="0"/>
          <w:marTop w:val="0"/>
          <w:marBottom w:val="0"/>
          <w:divBdr>
            <w:top w:val="none" w:sz="0" w:space="0" w:color="auto"/>
            <w:left w:val="none" w:sz="0" w:space="0" w:color="auto"/>
            <w:bottom w:val="none" w:sz="0" w:space="0" w:color="auto"/>
            <w:right w:val="none" w:sz="0" w:space="0" w:color="auto"/>
          </w:divBdr>
        </w:div>
        <w:div w:id="789937655">
          <w:marLeft w:val="640"/>
          <w:marRight w:val="0"/>
          <w:marTop w:val="0"/>
          <w:marBottom w:val="0"/>
          <w:divBdr>
            <w:top w:val="none" w:sz="0" w:space="0" w:color="auto"/>
            <w:left w:val="none" w:sz="0" w:space="0" w:color="auto"/>
            <w:bottom w:val="none" w:sz="0" w:space="0" w:color="auto"/>
            <w:right w:val="none" w:sz="0" w:space="0" w:color="auto"/>
          </w:divBdr>
        </w:div>
        <w:div w:id="706758428">
          <w:marLeft w:val="640"/>
          <w:marRight w:val="0"/>
          <w:marTop w:val="0"/>
          <w:marBottom w:val="0"/>
          <w:divBdr>
            <w:top w:val="none" w:sz="0" w:space="0" w:color="auto"/>
            <w:left w:val="none" w:sz="0" w:space="0" w:color="auto"/>
            <w:bottom w:val="none" w:sz="0" w:space="0" w:color="auto"/>
            <w:right w:val="none" w:sz="0" w:space="0" w:color="auto"/>
          </w:divBdr>
        </w:div>
        <w:div w:id="434132702">
          <w:marLeft w:val="640"/>
          <w:marRight w:val="0"/>
          <w:marTop w:val="0"/>
          <w:marBottom w:val="0"/>
          <w:divBdr>
            <w:top w:val="none" w:sz="0" w:space="0" w:color="auto"/>
            <w:left w:val="none" w:sz="0" w:space="0" w:color="auto"/>
            <w:bottom w:val="none" w:sz="0" w:space="0" w:color="auto"/>
            <w:right w:val="none" w:sz="0" w:space="0" w:color="auto"/>
          </w:divBdr>
        </w:div>
        <w:div w:id="773134521">
          <w:marLeft w:val="640"/>
          <w:marRight w:val="0"/>
          <w:marTop w:val="0"/>
          <w:marBottom w:val="0"/>
          <w:divBdr>
            <w:top w:val="none" w:sz="0" w:space="0" w:color="auto"/>
            <w:left w:val="none" w:sz="0" w:space="0" w:color="auto"/>
            <w:bottom w:val="none" w:sz="0" w:space="0" w:color="auto"/>
            <w:right w:val="none" w:sz="0" w:space="0" w:color="auto"/>
          </w:divBdr>
        </w:div>
        <w:div w:id="129636730">
          <w:marLeft w:val="640"/>
          <w:marRight w:val="0"/>
          <w:marTop w:val="0"/>
          <w:marBottom w:val="0"/>
          <w:divBdr>
            <w:top w:val="none" w:sz="0" w:space="0" w:color="auto"/>
            <w:left w:val="none" w:sz="0" w:space="0" w:color="auto"/>
            <w:bottom w:val="none" w:sz="0" w:space="0" w:color="auto"/>
            <w:right w:val="none" w:sz="0" w:space="0" w:color="auto"/>
          </w:divBdr>
        </w:div>
        <w:div w:id="1536233929">
          <w:marLeft w:val="640"/>
          <w:marRight w:val="0"/>
          <w:marTop w:val="0"/>
          <w:marBottom w:val="0"/>
          <w:divBdr>
            <w:top w:val="none" w:sz="0" w:space="0" w:color="auto"/>
            <w:left w:val="none" w:sz="0" w:space="0" w:color="auto"/>
            <w:bottom w:val="none" w:sz="0" w:space="0" w:color="auto"/>
            <w:right w:val="none" w:sz="0" w:space="0" w:color="auto"/>
          </w:divBdr>
        </w:div>
        <w:div w:id="1214462734">
          <w:marLeft w:val="640"/>
          <w:marRight w:val="0"/>
          <w:marTop w:val="0"/>
          <w:marBottom w:val="0"/>
          <w:divBdr>
            <w:top w:val="none" w:sz="0" w:space="0" w:color="auto"/>
            <w:left w:val="none" w:sz="0" w:space="0" w:color="auto"/>
            <w:bottom w:val="none" w:sz="0" w:space="0" w:color="auto"/>
            <w:right w:val="none" w:sz="0" w:space="0" w:color="auto"/>
          </w:divBdr>
        </w:div>
        <w:div w:id="363989766">
          <w:marLeft w:val="640"/>
          <w:marRight w:val="0"/>
          <w:marTop w:val="0"/>
          <w:marBottom w:val="0"/>
          <w:divBdr>
            <w:top w:val="none" w:sz="0" w:space="0" w:color="auto"/>
            <w:left w:val="none" w:sz="0" w:space="0" w:color="auto"/>
            <w:bottom w:val="none" w:sz="0" w:space="0" w:color="auto"/>
            <w:right w:val="none" w:sz="0" w:space="0" w:color="auto"/>
          </w:divBdr>
        </w:div>
        <w:div w:id="2051027688">
          <w:marLeft w:val="640"/>
          <w:marRight w:val="0"/>
          <w:marTop w:val="0"/>
          <w:marBottom w:val="0"/>
          <w:divBdr>
            <w:top w:val="none" w:sz="0" w:space="0" w:color="auto"/>
            <w:left w:val="none" w:sz="0" w:space="0" w:color="auto"/>
            <w:bottom w:val="none" w:sz="0" w:space="0" w:color="auto"/>
            <w:right w:val="none" w:sz="0" w:space="0" w:color="auto"/>
          </w:divBdr>
        </w:div>
        <w:div w:id="407460406">
          <w:marLeft w:val="640"/>
          <w:marRight w:val="0"/>
          <w:marTop w:val="0"/>
          <w:marBottom w:val="0"/>
          <w:divBdr>
            <w:top w:val="none" w:sz="0" w:space="0" w:color="auto"/>
            <w:left w:val="none" w:sz="0" w:space="0" w:color="auto"/>
            <w:bottom w:val="none" w:sz="0" w:space="0" w:color="auto"/>
            <w:right w:val="none" w:sz="0" w:space="0" w:color="auto"/>
          </w:divBdr>
        </w:div>
        <w:div w:id="2000424621">
          <w:marLeft w:val="640"/>
          <w:marRight w:val="0"/>
          <w:marTop w:val="0"/>
          <w:marBottom w:val="0"/>
          <w:divBdr>
            <w:top w:val="none" w:sz="0" w:space="0" w:color="auto"/>
            <w:left w:val="none" w:sz="0" w:space="0" w:color="auto"/>
            <w:bottom w:val="none" w:sz="0" w:space="0" w:color="auto"/>
            <w:right w:val="none" w:sz="0" w:space="0" w:color="auto"/>
          </w:divBdr>
        </w:div>
        <w:div w:id="540477479">
          <w:marLeft w:val="640"/>
          <w:marRight w:val="0"/>
          <w:marTop w:val="0"/>
          <w:marBottom w:val="0"/>
          <w:divBdr>
            <w:top w:val="none" w:sz="0" w:space="0" w:color="auto"/>
            <w:left w:val="none" w:sz="0" w:space="0" w:color="auto"/>
            <w:bottom w:val="none" w:sz="0" w:space="0" w:color="auto"/>
            <w:right w:val="none" w:sz="0" w:space="0" w:color="auto"/>
          </w:divBdr>
        </w:div>
        <w:div w:id="1477145756">
          <w:marLeft w:val="640"/>
          <w:marRight w:val="0"/>
          <w:marTop w:val="0"/>
          <w:marBottom w:val="0"/>
          <w:divBdr>
            <w:top w:val="none" w:sz="0" w:space="0" w:color="auto"/>
            <w:left w:val="none" w:sz="0" w:space="0" w:color="auto"/>
            <w:bottom w:val="none" w:sz="0" w:space="0" w:color="auto"/>
            <w:right w:val="none" w:sz="0" w:space="0" w:color="auto"/>
          </w:divBdr>
        </w:div>
        <w:div w:id="800730105">
          <w:marLeft w:val="640"/>
          <w:marRight w:val="0"/>
          <w:marTop w:val="0"/>
          <w:marBottom w:val="0"/>
          <w:divBdr>
            <w:top w:val="none" w:sz="0" w:space="0" w:color="auto"/>
            <w:left w:val="none" w:sz="0" w:space="0" w:color="auto"/>
            <w:bottom w:val="none" w:sz="0" w:space="0" w:color="auto"/>
            <w:right w:val="none" w:sz="0" w:space="0" w:color="auto"/>
          </w:divBdr>
        </w:div>
        <w:div w:id="76441054">
          <w:marLeft w:val="640"/>
          <w:marRight w:val="0"/>
          <w:marTop w:val="0"/>
          <w:marBottom w:val="0"/>
          <w:divBdr>
            <w:top w:val="none" w:sz="0" w:space="0" w:color="auto"/>
            <w:left w:val="none" w:sz="0" w:space="0" w:color="auto"/>
            <w:bottom w:val="none" w:sz="0" w:space="0" w:color="auto"/>
            <w:right w:val="none" w:sz="0" w:space="0" w:color="auto"/>
          </w:divBdr>
        </w:div>
        <w:div w:id="582296584">
          <w:marLeft w:val="640"/>
          <w:marRight w:val="0"/>
          <w:marTop w:val="0"/>
          <w:marBottom w:val="0"/>
          <w:divBdr>
            <w:top w:val="none" w:sz="0" w:space="0" w:color="auto"/>
            <w:left w:val="none" w:sz="0" w:space="0" w:color="auto"/>
            <w:bottom w:val="none" w:sz="0" w:space="0" w:color="auto"/>
            <w:right w:val="none" w:sz="0" w:space="0" w:color="auto"/>
          </w:divBdr>
        </w:div>
        <w:div w:id="1620457592">
          <w:marLeft w:val="640"/>
          <w:marRight w:val="0"/>
          <w:marTop w:val="0"/>
          <w:marBottom w:val="0"/>
          <w:divBdr>
            <w:top w:val="none" w:sz="0" w:space="0" w:color="auto"/>
            <w:left w:val="none" w:sz="0" w:space="0" w:color="auto"/>
            <w:bottom w:val="none" w:sz="0" w:space="0" w:color="auto"/>
            <w:right w:val="none" w:sz="0" w:space="0" w:color="auto"/>
          </w:divBdr>
        </w:div>
        <w:div w:id="1889149933">
          <w:marLeft w:val="640"/>
          <w:marRight w:val="0"/>
          <w:marTop w:val="0"/>
          <w:marBottom w:val="0"/>
          <w:divBdr>
            <w:top w:val="none" w:sz="0" w:space="0" w:color="auto"/>
            <w:left w:val="none" w:sz="0" w:space="0" w:color="auto"/>
            <w:bottom w:val="none" w:sz="0" w:space="0" w:color="auto"/>
            <w:right w:val="none" w:sz="0" w:space="0" w:color="auto"/>
          </w:divBdr>
        </w:div>
        <w:div w:id="1550218071">
          <w:marLeft w:val="640"/>
          <w:marRight w:val="0"/>
          <w:marTop w:val="0"/>
          <w:marBottom w:val="0"/>
          <w:divBdr>
            <w:top w:val="none" w:sz="0" w:space="0" w:color="auto"/>
            <w:left w:val="none" w:sz="0" w:space="0" w:color="auto"/>
            <w:bottom w:val="none" w:sz="0" w:space="0" w:color="auto"/>
            <w:right w:val="none" w:sz="0" w:space="0" w:color="auto"/>
          </w:divBdr>
        </w:div>
        <w:div w:id="2086174140">
          <w:marLeft w:val="640"/>
          <w:marRight w:val="0"/>
          <w:marTop w:val="0"/>
          <w:marBottom w:val="0"/>
          <w:divBdr>
            <w:top w:val="none" w:sz="0" w:space="0" w:color="auto"/>
            <w:left w:val="none" w:sz="0" w:space="0" w:color="auto"/>
            <w:bottom w:val="none" w:sz="0" w:space="0" w:color="auto"/>
            <w:right w:val="none" w:sz="0" w:space="0" w:color="auto"/>
          </w:divBdr>
        </w:div>
        <w:div w:id="920068197">
          <w:marLeft w:val="640"/>
          <w:marRight w:val="0"/>
          <w:marTop w:val="0"/>
          <w:marBottom w:val="0"/>
          <w:divBdr>
            <w:top w:val="none" w:sz="0" w:space="0" w:color="auto"/>
            <w:left w:val="none" w:sz="0" w:space="0" w:color="auto"/>
            <w:bottom w:val="none" w:sz="0" w:space="0" w:color="auto"/>
            <w:right w:val="none" w:sz="0" w:space="0" w:color="auto"/>
          </w:divBdr>
        </w:div>
        <w:div w:id="1336956325">
          <w:marLeft w:val="640"/>
          <w:marRight w:val="0"/>
          <w:marTop w:val="0"/>
          <w:marBottom w:val="0"/>
          <w:divBdr>
            <w:top w:val="none" w:sz="0" w:space="0" w:color="auto"/>
            <w:left w:val="none" w:sz="0" w:space="0" w:color="auto"/>
            <w:bottom w:val="none" w:sz="0" w:space="0" w:color="auto"/>
            <w:right w:val="none" w:sz="0" w:space="0" w:color="auto"/>
          </w:divBdr>
        </w:div>
        <w:div w:id="799568344">
          <w:marLeft w:val="640"/>
          <w:marRight w:val="0"/>
          <w:marTop w:val="0"/>
          <w:marBottom w:val="0"/>
          <w:divBdr>
            <w:top w:val="none" w:sz="0" w:space="0" w:color="auto"/>
            <w:left w:val="none" w:sz="0" w:space="0" w:color="auto"/>
            <w:bottom w:val="none" w:sz="0" w:space="0" w:color="auto"/>
            <w:right w:val="none" w:sz="0" w:space="0" w:color="auto"/>
          </w:divBdr>
        </w:div>
        <w:div w:id="610164211">
          <w:marLeft w:val="640"/>
          <w:marRight w:val="0"/>
          <w:marTop w:val="0"/>
          <w:marBottom w:val="0"/>
          <w:divBdr>
            <w:top w:val="none" w:sz="0" w:space="0" w:color="auto"/>
            <w:left w:val="none" w:sz="0" w:space="0" w:color="auto"/>
            <w:bottom w:val="none" w:sz="0" w:space="0" w:color="auto"/>
            <w:right w:val="none" w:sz="0" w:space="0" w:color="auto"/>
          </w:divBdr>
        </w:div>
        <w:div w:id="1664237783">
          <w:marLeft w:val="640"/>
          <w:marRight w:val="0"/>
          <w:marTop w:val="0"/>
          <w:marBottom w:val="0"/>
          <w:divBdr>
            <w:top w:val="none" w:sz="0" w:space="0" w:color="auto"/>
            <w:left w:val="none" w:sz="0" w:space="0" w:color="auto"/>
            <w:bottom w:val="none" w:sz="0" w:space="0" w:color="auto"/>
            <w:right w:val="none" w:sz="0" w:space="0" w:color="auto"/>
          </w:divBdr>
        </w:div>
        <w:div w:id="503597041">
          <w:marLeft w:val="640"/>
          <w:marRight w:val="0"/>
          <w:marTop w:val="0"/>
          <w:marBottom w:val="0"/>
          <w:divBdr>
            <w:top w:val="none" w:sz="0" w:space="0" w:color="auto"/>
            <w:left w:val="none" w:sz="0" w:space="0" w:color="auto"/>
            <w:bottom w:val="none" w:sz="0" w:space="0" w:color="auto"/>
            <w:right w:val="none" w:sz="0" w:space="0" w:color="auto"/>
          </w:divBdr>
        </w:div>
        <w:div w:id="174077000">
          <w:marLeft w:val="640"/>
          <w:marRight w:val="0"/>
          <w:marTop w:val="0"/>
          <w:marBottom w:val="0"/>
          <w:divBdr>
            <w:top w:val="none" w:sz="0" w:space="0" w:color="auto"/>
            <w:left w:val="none" w:sz="0" w:space="0" w:color="auto"/>
            <w:bottom w:val="none" w:sz="0" w:space="0" w:color="auto"/>
            <w:right w:val="none" w:sz="0" w:space="0" w:color="auto"/>
          </w:divBdr>
        </w:div>
        <w:div w:id="871771086">
          <w:marLeft w:val="640"/>
          <w:marRight w:val="0"/>
          <w:marTop w:val="0"/>
          <w:marBottom w:val="0"/>
          <w:divBdr>
            <w:top w:val="none" w:sz="0" w:space="0" w:color="auto"/>
            <w:left w:val="none" w:sz="0" w:space="0" w:color="auto"/>
            <w:bottom w:val="none" w:sz="0" w:space="0" w:color="auto"/>
            <w:right w:val="none" w:sz="0" w:space="0" w:color="auto"/>
          </w:divBdr>
        </w:div>
        <w:div w:id="211230429">
          <w:marLeft w:val="640"/>
          <w:marRight w:val="0"/>
          <w:marTop w:val="0"/>
          <w:marBottom w:val="0"/>
          <w:divBdr>
            <w:top w:val="none" w:sz="0" w:space="0" w:color="auto"/>
            <w:left w:val="none" w:sz="0" w:space="0" w:color="auto"/>
            <w:bottom w:val="none" w:sz="0" w:space="0" w:color="auto"/>
            <w:right w:val="none" w:sz="0" w:space="0" w:color="auto"/>
          </w:divBdr>
        </w:div>
        <w:div w:id="434374007">
          <w:marLeft w:val="640"/>
          <w:marRight w:val="0"/>
          <w:marTop w:val="0"/>
          <w:marBottom w:val="0"/>
          <w:divBdr>
            <w:top w:val="none" w:sz="0" w:space="0" w:color="auto"/>
            <w:left w:val="none" w:sz="0" w:space="0" w:color="auto"/>
            <w:bottom w:val="none" w:sz="0" w:space="0" w:color="auto"/>
            <w:right w:val="none" w:sz="0" w:space="0" w:color="auto"/>
          </w:divBdr>
        </w:div>
        <w:div w:id="843856718">
          <w:marLeft w:val="640"/>
          <w:marRight w:val="0"/>
          <w:marTop w:val="0"/>
          <w:marBottom w:val="0"/>
          <w:divBdr>
            <w:top w:val="none" w:sz="0" w:space="0" w:color="auto"/>
            <w:left w:val="none" w:sz="0" w:space="0" w:color="auto"/>
            <w:bottom w:val="none" w:sz="0" w:space="0" w:color="auto"/>
            <w:right w:val="none" w:sz="0" w:space="0" w:color="auto"/>
          </w:divBdr>
        </w:div>
        <w:div w:id="1183587447">
          <w:marLeft w:val="640"/>
          <w:marRight w:val="0"/>
          <w:marTop w:val="0"/>
          <w:marBottom w:val="0"/>
          <w:divBdr>
            <w:top w:val="none" w:sz="0" w:space="0" w:color="auto"/>
            <w:left w:val="none" w:sz="0" w:space="0" w:color="auto"/>
            <w:bottom w:val="none" w:sz="0" w:space="0" w:color="auto"/>
            <w:right w:val="none" w:sz="0" w:space="0" w:color="auto"/>
          </w:divBdr>
        </w:div>
        <w:div w:id="384183633">
          <w:marLeft w:val="640"/>
          <w:marRight w:val="0"/>
          <w:marTop w:val="0"/>
          <w:marBottom w:val="0"/>
          <w:divBdr>
            <w:top w:val="none" w:sz="0" w:space="0" w:color="auto"/>
            <w:left w:val="none" w:sz="0" w:space="0" w:color="auto"/>
            <w:bottom w:val="none" w:sz="0" w:space="0" w:color="auto"/>
            <w:right w:val="none" w:sz="0" w:space="0" w:color="auto"/>
          </w:divBdr>
        </w:div>
        <w:div w:id="308680052">
          <w:marLeft w:val="640"/>
          <w:marRight w:val="0"/>
          <w:marTop w:val="0"/>
          <w:marBottom w:val="0"/>
          <w:divBdr>
            <w:top w:val="none" w:sz="0" w:space="0" w:color="auto"/>
            <w:left w:val="none" w:sz="0" w:space="0" w:color="auto"/>
            <w:bottom w:val="none" w:sz="0" w:space="0" w:color="auto"/>
            <w:right w:val="none" w:sz="0" w:space="0" w:color="auto"/>
          </w:divBdr>
        </w:div>
        <w:div w:id="192155537">
          <w:marLeft w:val="640"/>
          <w:marRight w:val="0"/>
          <w:marTop w:val="0"/>
          <w:marBottom w:val="0"/>
          <w:divBdr>
            <w:top w:val="none" w:sz="0" w:space="0" w:color="auto"/>
            <w:left w:val="none" w:sz="0" w:space="0" w:color="auto"/>
            <w:bottom w:val="none" w:sz="0" w:space="0" w:color="auto"/>
            <w:right w:val="none" w:sz="0" w:space="0" w:color="auto"/>
          </w:divBdr>
        </w:div>
        <w:div w:id="1198011600">
          <w:marLeft w:val="640"/>
          <w:marRight w:val="0"/>
          <w:marTop w:val="0"/>
          <w:marBottom w:val="0"/>
          <w:divBdr>
            <w:top w:val="none" w:sz="0" w:space="0" w:color="auto"/>
            <w:left w:val="none" w:sz="0" w:space="0" w:color="auto"/>
            <w:bottom w:val="none" w:sz="0" w:space="0" w:color="auto"/>
            <w:right w:val="none" w:sz="0" w:space="0" w:color="auto"/>
          </w:divBdr>
        </w:div>
        <w:div w:id="593124356">
          <w:marLeft w:val="640"/>
          <w:marRight w:val="0"/>
          <w:marTop w:val="0"/>
          <w:marBottom w:val="0"/>
          <w:divBdr>
            <w:top w:val="none" w:sz="0" w:space="0" w:color="auto"/>
            <w:left w:val="none" w:sz="0" w:space="0" w:color="auto"/>
            <w:bottom w:val="none" w:sz="0" w:space="0" w:color="auto"/>
            <w:right w:val="none" w:sz="0" w:space="0" w:color="auto"/>
          </w:divBdr>
        </w:div>
        <w:div w:id="394788899">
          <w:marLeft w:val="640"/>
          <w:marRight w:val="0"/>
          <w:marTop w:val="0"/>
          <w:marBottom w:val="0"/>
          <w:divBdr>
            <w:top w:val="none" w:sz="0" w:space="0" w:color="auto"/>
            <w:left w:val="none" w:sz="0" w:space="0" w:color="auto"/>
            <w:bottom w:val="none" w:sz="0" w:space="0" w:color="auto"/>
            <w:right w:val="none" w:sz="0" w:space="0" w:color="auto"/>
          </w:divBdr>
        </w:div>
        <w:div w:id="1035471627">
          <w:marLeft w:val="640"/>
          <w:marRight w:val="0"/>
          <w:marTop w:val="0"/>
          <w:marBottom w:val="0"/>
          <w:divBdr>
            <w:top w:val="none" w:sz="0" w:space="0" w:color="auto"/>
            <w:left w:val="none" w:sz="0" w:space="0" w:color="auto"/>
            <w:bottom w:val="none" w:sz="0" w:space="0" w:color="auto"/>
            <w:right w:val="none" w:sz="0" w:space="0" w:color="auto"/>
          </w:divBdr>
        </w:div>
        <w:div w:id="777219692">
          <w:marLeft w:val="640"/>
          <w:marRight w:val="0"/>
          <w:marTop w:val="0"/>
          <w:marBottom w:val="0"/>
          <w:divBdr>
            <w:top w:val="none" w:sz="0" w:space="0" w:color="auto"/>
            <w:left w:val="none" w:sz="0" w:space="0" w:color="auto"/>
            <w:bottom w:val="none" w:sz="0" w:space="0" w:color="auto"/>
            <w:right w:val="none" w:sz="0" w:space="0" w:color="auto"/>
          </w:divBdr>
        </w:div>
        <w:div w:id="1589540926">
          <w:marLeft w:val="640"/>
          <w:marRight w:val="0"/>
          <w:marTop w:val="0"/>
          <w:marBottom w:val="0"/>
          <w:divBdr>
            <w:top w:val="none" w:sz="0" w:space="0" w:color="auto"/>
            <w:left w:val="none" w:sz="0" w:space="0" w:color="auto"/>
            <w:bottom w:val="none" w:sz="0" w:space="0" w:color="auto"/>
            <w:right w:val="none" w:sz="0" w:space="0" w:color="auto"/>
          </w:divBdr>
        </w:div>
        <w:div w:id="188377385">
          <w:marLeft w:val="640"/>
          <w:marRight w:val="0"/>
          <w:marTop w:val="0"/>
          <w:marBottom w:val="0"/>
          <w:divBdr>
            <w:top w:val="none" w:sz="0" w:space="0" w:color="auto"/>
            <w:left w:val="none" w:sz="0" w:space="0" w:color="auto"/>
            <w:bottom w:val="none" w:sz="0" w:space="0" w:color="auto"/>
            <w:right w:val="none" w:sz="0" w:space="0" w:color="auto"/>
          </w:divBdr>
        </w:div>
        <w:div w:id="2036730506">
          <w:marLeft w:val="640"/>
          <w:marRight w:val="0"/>
          <w:marTop w:val="0"/>
          <w:marBottom w:val="0"/>
          <w:divBdr>
            <w:top w:val="none" w:sz="0" w:space="0" w:color="auto"/>
            <w:left w:val="none" w:sz="0" w:space="0" w:color="auto"/>
            <w:bottom w:val="none" w:sz="0" w:space="0" w:color="auto"/>
            <w:right w:val="none" w:sz="0" w:space="0" w:color="auto"/>
          </w:divBdr>
        </w:div>
        <w:div w:id="1284919051">
          <w:marLeft w:val="640"/>
          <w:marRight w:val="0"/>
          <w:marTop w:val="0"/>
          <w:marBottom w:val="0"/>
          <w:divBdr>
            <w:top w:val="none" w:sz="0" w:space="0" w:color="auto"/>
            <w:left w:val="none" w:sz="0" w:space="0" w:color="auto"/>
            <w:bottom w:val="none" w:sz="0" w:space="0" w:color="auto"/>
            <w:right w:val="none" w:sz="0" w:space="0" w:color="auto"/>
          </w:divBdr>
        </w:div>
        <w:div w:id="1790472384">
          <w:marLeft w:val="640"/>
          <w:marRight w:val="0"/>
          <w:marTop w:val="0"/>
          <w:marBottom w:val="0"/>
          <w:divBdr>
            <w:top w:val="none" w:sz="0" w:space="0" w:color="auto"/>
            <w:left w:val="none" w:sz="0" w:space="0" w:color="auto"/>
            <w:bottom w:val="none" w:sz="0" w:space="0" w:color="auto"/>
            <w:right w:val="none" w:sz="0" w:space="0" w:color="auto"/>
          </w:divBdr>
        </w:div>
        <w:div w:id="842890666">
          <w:marLeft w:val="640"/>
          <w:marRight w:val="0"/>
          <w:marTop w:val="0"/>
          <w:marBottom w:val="0"/>
          <w:divBdr>
            <w:top w:val="none" w:sz="0" w:space="0" w:color="auto"/>
            <w:left w:val="none" w:sz="0" w:space="0" w:color="auto"/>
            <w:bottom w:val="none" w:sz="0" w:space="0" w:color="auto"/>
            <w:right w:val="none" w:sz="0" w:space="0" w:color="auto"/>
          </w:divBdr>
        </w:div>
        <w:div w:id="235476646">
          <w:marLeft w:val="640"/>
          <w:marRight w:val="0"/>
          <w:marTop w:val="0"/>
          <w:marBottom w:val="0"/>
          <w:divBdr>
            <w:top w:val="none" w:sz="0" w:space="0" w:color="auto"/>
            <w:left w:val="none" w:sz="0" w:space="0" w:color="auto"/>
            <w:bottom w:val="none" w:sz="0" w:space="0" w:color="auto"/>
            <w:right w:val="none" w:sz="0" w:space="0" w:color="auto"/>
          </w:divBdr>
        </w:div>
        <w:div w:id="1809859616">
          <w:marLeft w:val="640"/>
          <w:marRight w:val="0"/>
          <w:marTop w:val="0"/>
          <w:marBottom w:val="0"/>
          <w:divBdr>
            <w:top w:val="none" w:sz="0" w:space="0" w:color="auto"/>
            <w:left w:val="none" w:sz="0" w:space="0" w:color="auto"/>
            <w:bottom w:val="none" w:sz="0" w:space="0" w:color="auto"/>
            <w:right w:val="none" w:sz="0" w:space="0" w:color="auto"/>
          </w:divBdr>
        </w:div>
        <w:div w:id="188032916">
          <w:marLeft w:val="640"/>
          <w:marRight w:val="0"/>
          <w:marTop w:val="0"/>
          <w:marBottom w:val="0"/>
          <w:divBdr>
            <w:top w:val="none" w:sz="0" w:space="0" w:color="auto"/>
            <w:left w:val="none" w:sz="0" w:space="0" w:color="auto"/>
            <w:bottom w:val="none" w:sz="0" w:space="0" w:color="auto"/>
            <w:right w:val="none" w:sz="0" w:space="0" w:color="auto"/>
          </w:divBdr>
        </w:div>
        <w:div w:id="1963801592">
          <w:marLeft w:val="640"/>
          <w:marRight w:val="0"/>
          <w:marTop w:val="0"/>
          <w:marBottom w:val="0"/>
          <w:divBdr>
            <w:top w:val="none" w:sz="0" w:space="0" w:color="auto"/>
            <w:left w:val="none" w:sz="0" w:space="0" w:color="auto"/>
            <w:bottom w:val="none" w:sz="0" w:space="0" w:color="auto"/>
            <w:right w:val="none" w:sz="0" w:space="0" w:color="auto"/>
          </w:divBdr>
        </w:div>
        <w:div w:id="659232877">
          <w:marLeft w:val="640"/>
          <w:marRight w:val="0"/>
          <w:marTop w:val="0"/>
          <w:marBottom w:val="0"/>
          <w:divBdr>
            <w:top w:val="none" w:sz="0" w:space="0" w:color="auto"/>
            <w:left w:val="none" w:sz="0" w:space="0" w:color="auto"/>
            <w:bottom w:val="none" w:sz="0" w:space="0" w:color="auto"/>
            <w:right w:val="none" w:sz="0" w:space="0" w:color="auto"/>
          </w:divBdr>
        </w:div>
        <w:div w:id="802160701">
          <w:marLeft w:val="640"/>
          <w:marRight w:val="0"/>
          <w:marTop w:val="0"/>
          <w:marBottom w:val="0"/>
          <w:divBdr>
            <w:top w:val="none" w:sz="0" w:space="0" w:color="auto"/>
            <w:left w:val="none" w:sz="0" w:space="0" w:color="auto"/>
            <w:bottom w:val="none" w:sz="0" w:space="0" w:color="auto"/>
            <w:right w:val="none" w:sz="0" w:space="0" w:color="auto"/>
          </w:divBdr>
        </w:div>
        <w:div w:id="513304442">
          <w:marLeft w:val="640"/>
          <w:marRight w:val="0"/>
          <w:marTop w:val="0"/>
          <w:marBottom w:val="0"/>
          <w:divBdr>
            <w:top w:val="none" w:sz="0" w:space="0" w:color="auto"/>
            <w:left w:val="none" w:sz="0" w:space="0" w:color="auto"/>
            <w:bottom w:val="none" w:sz="0" w:space="0" w:color="auto"/>
            <w:right w:val="none" w:sz="0" w:space="0" w:color="auto"/>
          </w:divBdr>
        </w:div>
        <w:div w:id="1810128386">
          <w:marLeft w:val="640"/>
          <w:marRight w:val="0"/>
          <w:marTop w:val="0"/>
          <w:marBottom w:val="0"/>
          <w:divBdr>
            <w:top w:val="none" w:sz="0" w:space="0" w:color="auto"/>
            <w:left w:val="none" w:sz="0" w:space="0" w:color="auto"/>
            <w:bottom w:val="none" w:sz="0" w:space="0" w:color="auto"/>
            <w:right w:val="none" w:sz="0" w:space="0" w:color="auto"/>
          </w:divBdr>
        </w:div>
        <w:div w:id="196359668">
          <w:marLeft w:val="640"/>
          <w:marRight w:val="0"/>
          <w:marTop w:val="0"/>
          <w:marBottom w:val="0"/>
          <w:divBdr>
            <w:top w:val="none" w:sz="0" w:space="0" w:color="auto"/>
            <w:left w:val="none" w:sz="0" w:space="0" w:color="auto"/>
            <w:bottom w:val="none" w:sz="0" w:space="0" w:color="auto"/>
            <w:right w:val="none" w:sz="0" w:space="0" w:color="auto"/>
          </w:divBdr>
        </w:div>
        <w:div w:id="1542740540">
          <w:marLeft w:val="640"/>
          <w:marRight w:val="0"/>
          <w:marTop w:val="0"/>
          <w:marBottom w:val="0"/>
          <w:divBdr>
            <w:top w:val="none" w:sz="0" w:space="0" w:color="auto"/>
            <w:left w:val="none" w:sz="0" w:space="0" w:color="auto"/>
            <w:bottom w:val="none" w:sz="0" w:space="0" w:color="auto"/>
            <w:right w:val="none" w:sz="0" w:space="0" w:color="auto"/>
          </w:divBdr>
        </w:div>
        <w:div w:id="1148667233">
          <w:marLeft w:val="640"/>
          <w:marRight w:val="0"/>
          <w:marTop w:val="0"/>
          <w:marBottom w:val="0"/>
          <w:divBdr>
            <w:top w:val="none" w:sz="0" w:space="0" w:color="auto"/>
            <w:left w:val="none" w:sz="0" w:space="0" w:color="auto"/>
            <w:bottom w:val="none" w:sz="0" w:space="0" w:color="auto"/>
            <w:right w:val="none" w:sz="0" w:space="0" w:color="auto"/>
          </w:divBdr>
        </w:div>
        <w:div w:id="829752763">
          <w:marLeft w:val="640"/>
          <w:marRight w:val="0"/>
          <w:marTop w:val="0"/>
          <w:marBottom w:val="0"/>
          <w:divBdr>
            <w:top w:val="none" w:sz="0" w:space="0" w:color="auto"/>
            <w:left w:val="none" w:sz="0" w:space="0" w:color="auto"/>
            <w:bottom w:val="none" w:sz="0" w:space="0" w:color="auto"/>
            <w:right w:val="none" w:sz="0" w:space="0" w:color="auto"/>
          </w:divBdr>
        </w:div>
        <w:div w:id="1340547506">
          <w:marLeft w:val="640"/>
          <w:marRight w:val="0"/>
          <w:marTop w:val="0"/>
          <w:marBottom w:val="0"/>
          <w:divBdr>
            <w:top w:val="none" w:sz="0" w:space="0" w:color="auto"/>
            <w:left w:val="none" w:sz="0" w:space="0" w:color="auto"/>
            <w:bottom w:val="none" w:sz="0" w:space="0" w:color="auto"/>
            <w:right w:val="none" w:sz="0" w:space="0" w:color="auto"/>
          </w:divBdr>
        </w:div>
        <w:div w:id="834148295">
          <w:marLeft w:val="640"/>
          <w:marRight w:val="0"/>
          <w:marTop w:val="0"/>
          <w:marBottom w:val="0"/>
          <w:divBdr>
            <w:top w:val="none" w:sz="0" w:space="0" w:color="auto"/>
            <w:left w:val="none" w:sz="0" w:space="0" w:color="auto"/>
            <w:bottom w:val="none" w:sz="0" w:space="0" w:color="auto"/>
            <w:right w:val="none" w:sz="0" w:space="0" w:color="auto"/>
          </w:divBdr>
        </w:div>
        <w:div w:id="942568149">
          <w:marLeft w:val="640"/>
          <w:marRight w:val="0"/>
          <w:marTop w:val="0"/>
          <w:marBottom w:val="0"/>
          <w:divBdr>
            <w:top w:val="none" w:sz="0" w:space="0" w:color="auto"/>
            <w:left w:val="none" w:sz="0" w:space="0" w:color="auto"/>
            <w:bottom w:val="none" w:sz="0" w:space="0" w:color="auto"/>
            <w:right w:val="none" w:sz="0" w:space="0" w:color="auto"/>
          </w:divBdr>
        </w:div>
        <w:div w:id="1927109667">
          <w:marLeft w:val="640"/>
          <w:marRight w:val="0"/>
          <w:marTop w:val="0"/>
          <w:marBottom w:val="0"/>
          <w:divBdr>
            <w:top w:val="none" w:sz="0" w:space="0" w:color="auto"/>
            <w:left w:val="none" w:sz="0" w:space="0" w:color="auto"/>
            <w:bottom w:val="none" w:sz="0" w:space="0" w:color="auto"/>
            <w:right w:val="none" w:sz="0" w:space="0" w:color="auto"/>
          </w:divBdr>
        </w:div>
        <w:div w:id="1178538657">
          <w:marLeft w:val="640"/>
          <w:marRight w:val="0"/>
          <w:marTop w:val="0"/>
          <w:marBottom w:val="0"/>
          <w:divBdr>
            <w:top w:val="none" w:sz="0" w:space="0" w:color="auto"/>
            <w:left w:val="none" w:sz="0" w:space="0" w:color="auto"/>
            <w:bottom w:val="none" w:sz="0" w:space="0" w:color="auto"/>
            <w:right w:val="none" w:sz="0" w:space="0" w:color="auto"/>
          </w:divBdr>
        </w:div>
        <w:div w:id="815679560">
          <w:marLeft w:val="640"/>
          <w:marRight w:val="0"/>
          <w:marTop w:val="0"/>
          <w:marBottom w:val="0"/>
          <w:divBdr>
            <w:top w:val="none" w:sz="0" w:space="0" w:color="auto"/>
            <w:left w:val="none" w:sz="0" w:space="0" w:color="auto"/>
            <w:bottom w:val="none" w:sz="0" w:space="0" w:color="auto"/>
            <w:right w:val="none" w:sz="0" w:space="0" w:color="auto"/>
          </w:divBdr>
        </w:div>
        <w:div w:id="434902456">
          <w:marLeft w:val="640"/>
          <w:marRight w:val="0"/>
          <w:marTop w:val="0"/>
          <w:marBottom w:val="0"/>
          <w:divBdr>
            <w:top w:val="none" w:sz="0" w:space="0" w:color="auto"/>
            <w:left w:val="none" w:sz="0" w:space="0" w:color="auto"/>
            <w:bottom w:val="none" w:sz="0" w:space="0" w:color="auto"/>
            <w:right w:val="none" w:sz="0" w:space="0" w:color="auto"/>
          </w:divBdr>
        </w:div>
        <w:div w:id="1253583347">
          <w:marLeft w:val="640"/>
          <w:marRight w:val="0"/>
          <w:marTop w:val="0"/>
          <w:marBottom w:val="0"/>
          <w:divBdr>
            <w:top w:val="none" w:sz="0" w:space="0" w:color="auto"/>
            <w:left w:val="none" w:sz="0" w:space="0" w:color="auto"/>
            <w:bottom w:val="none" w:sz="0" w:space="0" w:color="auto"/>
            <w:right w:val="none" w:sz="0" w:space="0" w:color="auto"/>
          </w:divBdr>
        </w:div>
        <w:div w:id="1802918582">
          <w:marLeft w:val="640"/>
          <w:marRight w:val="0"/>
          <w:marTop w:val="0"/>
          <w:marBottom w:val="0"/>
          <w:divBdr>
            <w:top w:val="none" w:sz="0" w:space="0" w:color="auto"/>
            <w:left w:val="none" w:sz="0" w:space="0" w:color="auto"/>
            <w:bottom w:val="none" w:sz="0" w:space="0" w:color="auto"/>
            <w:right w:val="none" w:sz="0" w:space="0" w:color="auto"/>
          </w:divBdr>
        </w:div>
        <w:div w:id="375593081">
          <w:marLeft w:val="640"/>
          <w:marRight w:val="0"/>
          <w:marTop w:val="0"/>
          <w:marBottom w:val="0"/>
          <w:divBdr>
            <w:top w:val="none" w:sz="0" w:space="0" w:color="auto"/>
            <w:left w:val="none" w:sz="0" w:space="0" w:color="auto"/>
            <w:bottom w:val="none" w:sz="0" w:space="0" w:color="auto"/>
            <w:right w:val="none" w:sz="0" w:space="0" w:color="auto"/>
          </w:divBdr>
        </w:div>
        <w:div w:id="1658993665">
          <w:marLeft w:val="640"/>
          <w:marRight w:val="0"/>
          <w:marTop w:val="0"/>
          <w:marBottom w:val="0"/>
          <w:divBdr>
            <w:top w:val="none" w:sz="0" w:space="0" w:color="auto"/>
            <w:left w:val="none" w:sz="0" w:space="0" w:color="auto"/>
            <w:bottom w:val="none" w:sz="0" w:space="0" w:color="auto"/>
            <w:right w:val="none" w:sz="0" w:space="0" w:color="auto"/>
          </w:divBdr>
        </w:div>
        <w:div w:id="317223971">
          <w:marLeft w:val="640"/>
          <w:marRight w:val="0"/>
          <w:marTop w:val="0"/>
          <w:marBottom w:val="0"/>
          <w:divBdr>
            <w:top w:val="none" w:sz="0" w:space="0" w:color="auto"/>
            <w:left w:val="none" w:sz="0" w:space="0" w:color="auto"/>
            <w:bottom w:val="none" w:sz="0" w:space="0" w:color="auto"/>
            <w:right w:val="none" w:sz="0" w:space="0" w:color="auto"/>
          </w:divBdr>
        </w:div>
        <w:div w:id="527068046">
          <w:marLeft w:val="640"/>
          <w:marRight w:val="0"/>
          <w:marTop w:val="0"/>
          <w:marBottom w:val="0"/>
          <w:divBdr>
            <w:top w:val="none" w:sz="0" w:space="0" w:color="auto"/>
            <w:left w:val="none" w:sz="0" w:space="0" w:color="auto"/>
            <w:bottom w:val="none" w:sz="0" w:space="0" w:color="auto"/>
            <w:right w:val="none" w:sz="0" w:space="0" w:color="auto"/>
          </w:divBdr>
        </w:div>
        <w:div w:id="1233155094">
          <w:marLeft w:val="640"/>
          <w:marRight w:val="0"/>
          <w:marTop w:val="0"/>
          <w:marBottom w:val="0"/>
          <w:divBdr>
            <w:top w:val="none" w:sz="0" w:space="0" w:color="auto"/>
            <w:left w:val="none" w:sz="0" w:space="0" w:color="auto"/>
            <w:bottom w:val="none" w:sz="0" w:space="0" w:color="auto"/>
            <w:right w:val="none" w:sz="0" w:space="0" w:color="auto"/>
          </w:divBdr>
        </w:div>
        <w:div w:id="745491810">
          <w:marLeft w:val="640"/>
          <w:marRight w:val="0"/>
          <w:marTop w:val="0"/>
          <w:marBottom w:val="0"/>
          <w:divBdr>
            <w:top w:val="none" w:sz="0" w:space="0" w:color="auto"/>
            <w:left w:val="none" w:sz="0" w:space="0" w:color="auto"/>
            <w:bottom w:val="none" w:sz="0" w:space="0" w:color="auto"/>
            <w:right w:val="none" w:sz="0" w:space="0" w:color="auto"/>
          </w:divBdr>
        </w:div>
        <w:div w:id="1154490741">
          <w:marLeft w:val="640"/>
          <w:marRight w:val="0"/>
          <w:marTop w:val="0"/>
          <w:marBottom w:val="0"/>
          <w:divBdr>
            <w:top w:val="none" w:sz="0" w:space="0" w:color="auto"/>
            <w:left w:val="none" w:sz="0" w:space="0" w:color="auto"/>
            <w:bottom w:val="none" w:sz="0" w:space="0" w:color="auto"/>
            <w:right w:val="none" w:sz="0" w:space="0" w:color="auto"/>
          </w:divBdr>
        </w:div>
        <w:div w:id="462306503">
          <w:marLeft w:val="640"/>
          <w:marRight w:val="0"/>
          <w:marTop w:val="0"/>
          <w:marBottom w:val="0"/>
          <w:divBdr>
            <w:top w:val="none" w:sz="0" w:space="0" w:color="auto"/>
            <w:left w:val="none" w:sz="0" w:space="0" w:color="auto"/>
            <w:bottom w:val="none" w:sz="0" w:space="0" w:color="auto"/>
            <w:right w:val="none" w:sz="0" w:space="0" w:color="auto"/>
          </w:divBdr>
        </w:div>
        <w:div w:id="808015314">
          <w:marLeft w:val="640"/>
          <w:marRight w:val="0"/>
          <w:marTop w:val="0"/>
          <w:marBottom w:val="0"/>
          <w:divBdr>
            <w:top w:val="none" w:sz="0" w:space="0" w:color="auto"/>
            <w:left w:val="none" w:sz="0" w:space="0" w:color="auto"/>
            <w:bottom w:val="none" w:sz="0" w:space="0" w:color="auto"/>
            <w:right w:val="none" w:sz="0" w:space="0" w:color="auto"/>
          </w:divBdr>
        </w:div>
        <w:div w:id="1854562478">
          <w:marLeft w:val="640"/>
          <w:marRight w:val="0"/>
          <w:marTop w:val="0"/>
          <w:marBottom w:val="0"/>
          <w:divBdr>
            <w:top w:val="none" w:sz="0" w:space="0" w:color="auto"/>
            <w:left w:val="none" w:sz="0" w:space="0" w:color="auto"/>
            <w:bottom w:val="none" w:sz="0" w:space="0" w:color="auto"/>
            <w:right w:val="none" w:sz="0" w:space="0" w:color="auto"/>
          </w:divBdr>
        </w:div>
        <w:div w:id="293222651">
          <w:marLeft w:val="640"/>
          <w:marRight w:val="0"/>
          <w:marTop w:val="0"/>
          <w:marBottom w:val="0"/>
          <w:divBdr>
            <w:top w:val="none" w:sz="0" w:space="0" w:color="auto"/>
            <w:left w:val="none" w:sz="0" w:space="0" w:color="auto"/>
            <w:bottom w:val="none" w:sz="0" w:space="0" w:color="auto"/>
            <w:right w:val="none" w:sz="0" w:space="0" w:color="auto"/>
          </w:divBdr>
        </w:div>
        <w:div w:id="138307203">
          <w:marLeft w:val="640"/>
          <w:marRight w:val="0"/>
          <w:marTop w:val="0"/>
          <w:marBottom w:val="0"/>
          <w:divBdr>
            <w:top w:val="none" w:sz="0" w:space="0" w:color="auto"/>
            <w:left w:val="none" w:sz="0" w:space="0" w:color="auto"/>
            <w:bottom w:val="none" w:sz="0" w:space="0" w:color="auto"/>
            <w:right w:val="none" w:sz="0" w:space="0" w:color="auto"/>
          </w:divBdr>
        </w:div>
        <w:div w:id="1334146675">
          <w:marLeft w:val="640"/>
          <w:marRight w:val="0"/>
          <w:marTop w:val="0"/>
          <w:marBottom w:val="0"/>
          <w:divBdr>
            <w:top w:val="none" w:sz="0" w:space="0" w:color="auto"/>
            <w:left w:val="none" w:sz="0" w:space="0" w:color="auto"/>
            <w:bottom w:val="none" w:sz="0" w:space="0" w:color="auto"/>
            <w:right w:val="none" w:sz="0" w:space="0" w:color="auto"/>
          </w:divBdr>
        </w:div>
        <w:div w:id="1035274932">
          <w:marLeft w:val="640"/>
          <w:marRight w:val="0"/>
          <w:marTop w:val="0"/>
          <w:marBottom w:val="0"/>
          <w:divBdr>
            <w:top w:val="none" w:sz="0" w:space="0" w:color="auto"/>
            <w:left w:val="none" w:sz="0" w:space="0" w:color="auto"/>
            <w:bottom w:val="none" w:sz="0" w:space="0" w:color="auto"/>
            <w:right w:val="none" w:sz="0" w:space="0" w:color="auto"/>
          </w:divBdr>
        </w:div>
        <w:div w:id="543829150">
          <w:marLeft w:val="640"/>
          <w:marRight w:val="0"/>
          <w:marTop w:val="0"/>
          <w:marBottom w:val="0"/>
          <w:divBdr>
            <w:top w:val="none" w:sz="0" w:space="0" w:color="auto"/>
            <w:left w:val="none" w:sz="0" w:space="0" w:color="auto"/>
            <w:bottom w:val="none" w:sz="0" w:space="0" w:color="auto"/>
            <w:right w:val="none" w:sz="0" w:space="0" w:color="auto"/>
          </w:divBdr>
        </w:div>
        <w:div w:id="953950600">
          <w:marLeft w:val="640"/>
          <w:marRight w:val="0"/>
          <w:marTop w:val="0"/>
          <w:marBottom w:val="0"/>
          <w:divBdr>
            <w:top w:val="none" w:sz="0" w:space="0" w:color="auto"/>
            <w:left w:val="none" w:sz="0" w:space="0" w:color="auto"/>
            <w:bottom w:val="none" w:sz="0" w:space="0" w:color="auto"/>
            <w:right w:val="none" w:sz="0" w:space="0" w:color="auto"/>
          </w:divBdr>
        </w:div>
        <w:div w:id="1916208308">
          <w:marLeft w:val="640"/>
          <w:marRight w:val="0"/>
          <w:marTop w:val="0"/>
          <w:marBottom w:val="0"/>
          <w:divBdr>
            <w:top w:val="none" w:sz="0" w:space="0" w:color="auto"/>
            <w:left w:val="none" w:sz="0" w:space="0" w:color="auto"/>
            <w:bottom w:val="none" w:sz="0" w:space="0" w:color="auto"/>
            <w:right w:val="none" w:sz="0" w:space="0" w:color="auto"/>
          </w:divBdr>
        </w:div>
        <w:div w:id="159973380">
          <w:marLeft w:val="640"/>
          <w:marRight w:val="0"/>
          <w:marTop w:val="0"/>
          <w:marBottom w:val="0"/>
          <w:divBdr>
            <w:top w:val="none" w:sz="0" w:space="0" w:color="auto"/>
            <w:left w:val="none" w:sz="0" w:space="0" w:color="auto"/>
            <w:bottom w:val="none" w:sz="0" w:space="0" w:color="auto"/>
            <w:right w:val="none" w:sz="0" w:space="0" w:color="auto"/>
          </w:divBdr>
        </w:div>
        <w:div w:id="395398279">
          <w:marLeft w:val="640"/>
          <w:marRight w:val="0"/>
          <w:marTop w:val="0"/>
          <w:marBottom w:val="0"/>
          <w:divBdr>
            <w:top w:val="none" w:sz="0" w:space="0" w:color="auto"/>
            <w:left w:val="none" w:sz="0" w:space="0" w:color="auto"/>
            <w:bottom w:val="none" w:sz="0" w:space="0" w:color="auto"/>
            <w:right w:val="none" w:sz="0" w:space="0" w:color="auto"/>
          </w:divBdr>
        </w:div>
        <w:div w:id="2097749059">
          <w:marLeft w:val="640"/>
          <w:marRight w:val="0"/>
          <w:marTop w:val="0"/>
          <w:marBottom w:val="0"/>
          <w:divBdr>
            <w:top w:val="none" w:sz="0" w:space="0" w:color="auto"/>
            <w:left w:val="none" w:sz="0" w:space="0" w:color="auto"/>
            <w:bottom w:val="none" w:sz="0" w:space="0" w:color="auto"/>
            <w:right w:val="none" w:sz="0" w:space="0" w:color="auto"/>
          </w:divBdr>
        </w:div>
        <w:div w:id="1497696053">
          <w:marLeft w:val="640"/>
          <w:marRight w:val="0"/>
          <w:marTop w:val="0"/>
          <w:marBottom w:val="0"/>
          <w:divBdr>
            <w:top w:val="none" w:sz="0" w:space="0" w:color="auto"/>
            <w:left w:val="none" w:sz="0" w:space="0" w:color="auto"/>
            <w:bottom w:val="none" w:sz="0" w:space="0" w:color="auto"/>
            <w:right w:val="none" w:sz="0" w:space="0" w:color="auto"/>
          </w:divBdr>
        </w:div>
        <w:div w:id="324627449">
          <w:marLeft w:val="640"/>
          <w:marRight w:val="0"/>
          <w:marTop w:val="0"/>
          <w:marBottom w:val="0"/>
          <w:divBdr>
            <w:top w:val="none" w:sz="0" w:space="0" w:color="auto"/>
            <w:left w:val="none" w:sz="0" w:space="0" w:color="auto"/>
            <w:bottom w:val="none" w:sz="0" w:space="0" w:color="auto"/>
            <w:right w:val="none" w:sz="0" w:space="0" w:color="auto"/>
          </w:divBdr>
        </w:div>
        <w:div w:id="1516917325">
          <w:marLeft w:val="640"/>
          <w:marRight w:val="0"/>
          <w:marTop w:val="0"/>
          <w:marBottom w:val="0"/>
          <w:divBdr>
            <w:top w:val="none" w:sz="0" w:space="0" w:color="auto"/>
            <w:left w:val="none" w:sz="0" w:space="0" w:color="auto"/>
            <w:bottom w:val="none" w:sz="0" w:space="0" w:color="auto"/>
            <w:right w:val="none" w:sz="0" w:space="0" w:color="auto"/>
          </w:divBdr>
        </w:div>
        <w:div w:id="1732076094">
          <w:marLeft w:val="640"/>
          <w:marRight w:val="0"/>
          <w:marTop w:val="0"/>
          <w:marBottom w:val="0"/>
          <w:divBdr>
            <w:top w:val="none" w:sz="0" w:space="0" w:color="auto"/>
            <w:left w:val="none" w:sz="0" w:space="0" w:color="auto"/>
            <w:bottom w:val="none" w:sz="0" w:space="0" w:color="auto"/>
            <w:right w:val="none" w:sz="0" w:space="0" w:color="auto"/>
          </w:divBdr>
        </w:div>
        <w:div w:id="73674896">
          <w:marLeft w:val="640"/>
          <w:marRight w:val="0"/>
          <w:marTop w:val="0"/>
          <w:marBottom w:val="0"/>
          <w:divBdr>
            <w:top w:val="none" w:sz="0" w:space="0" w:color="auto"/>
            <w:left w:val="none" w:sz="0" w:space="0" w:color="auto"/>
            <w:bottom w:val="none" w:sz="0" w:space="0" w:color="auto"/>
            <w:right w:val="none" w:sz="0" w:space="0" w:color="auto"/>
          </w:divBdr>
        </w:div>
        <w:div w:id="309136317">
          <w:marLeft w:val="640"/>
          <w:marRight w:val="0"/>
          <w:marTop w:val="0"/>
          <w:marBottom w:val="0"/>
          <w:divBdr>
            <w:top w:val="none" w:sz="0" w:space="0" w:color="auto"/>
            <w:left w:val="none" w:sz="0" w:space="0" w:color="auto"/>
            <w:bottom w:val="none" w:sz="0" w:space="0" w:color="auto"/>
            <w:right w:val="none" w:sz="0" w:space="0" w:color="auto"/>
          </w:divBdr>
        </w:div>
        <w:div w:id="1801607019">
          <w:marLeft w:val="640"/>
          <w:marRight w:val="0"/>
          <w:marTop w:val="0"/>
          <w:marBottom w:val="0"/>
          <w:divBdr>
            <w:top w:val="none" w:sz="0" w:space="0" w:color="auto"/>
            <w:left w:val="none" w:sz="0" w:space="0" w:color="auto"/>
            <w:bottom w:val="none" w:sz="0" w:space="0" w:color="auto"/>
            <w:right w:val="none" w:sz="0" w:space="0" w:color="auto"/>
          </w:divBdr>
        </w:div>
        <w:div w:id="905840957">
          <w:marLeft w:val="640"/>
          <w:marRight w:val="0"/>
          <w:marTop w:val="0"/>
          <w:marBottom w:val="0"/>
          <w:divBdr>
            <w:top w:val="none" w:sz="0" w:space="0" w:color="auto"/>
            <w:left w:val="none" w:sz="0" w:space="0" w:color="auto"/>
            <w:bottom w:val="none" w:sz="0" w:space="0" w:color="auto"/>
            <w:right w:val="none" w:sz="0" w:space="0" w:color="auto"/>
          </w:divBdr>
        </w:div>
        <w:div w:id="30305067">
          <w:marLeft w:val="640"/>
          <w:marRight w:val="0"/>
          <w:marTop w:val="0"/>
          <w:marBottom w:val="0"/>
          <w:divBdr>
            <w:top w:val="none" w:sz="0" w:space="0" w:color="auto"/>
            <w:left w:val="none" w:sz="0" w:space="0" w:color="auto"/>
            <w:bottom w:val="none" w:sz="0" w:space="0" w:color="auto"/>
            <w:right w:val="none" w:sz="0" w:space="0" w:color="auto"/>
          </w:divBdr>
        </w:div>
        <w:div w:id="85926795">
          <w:marLeft w:val="640"/>
          <w:marRight w:val="0"/>
          <w:marTop w:val="0"/>
          <w:marBottom w:val="0"/>
          <w:divBdr>
            <w:top w:val="none" w:sz="0" w:space="0" w:color="auto"/>
            <w:left w:val="none" w:sz="0" w:space="0" w:color="auto"/>
            <w:bottom w:val="none" w:sz="0" w:space="0" w:color="auto"/>
            <w:right w:val="none" w:sz="0" w:space="0" w:color="auto"/>
          </w:divBdr>
        </w:div>
        <w:div w:id="339745626">
          <w:marLeft w:val="640"/>
          <w:marRight w:val="0"/>
          <w:marTop w:val="0"/>
          <w:marBottom w:val="0"/>
          <w:divBdr>
            <w:top w:val="none" w:sz="0" w:space="0" w:color="auto"/>
            <w:left w:val="none" w:sz="0" w:space="0" w:color="auto"/>
            <w:bottom w:val="none" w:sz="0" w:space="0" w:color="auto"/>
            <w:right w:val="none" w:sz="0" w:space="0" w:color="auto"/>
          </w:divBdr>
        </w:div>
        <w:div w:id="1648435863">
          <w:marLeft w:val="640"/>
          <w:marRight w:val="0"/>
          <w:marTop w:val="0"/>
          <w:marBottom w:val="0"/>
          <w:divBdr>
            <w:top w:val="none" w:sz="0" w:space="0" w:color="auto"/>
            <w:left w:val="none" w:sz="0" w:space="0" w:color="auto"/>
            <w:bottom w:val="none" w:sz="0" w:space="0" w:color="auto"/>
            <w:right w:val="none" w:sz="0" w:space="0" w:color="auto"/>
          </w:divBdr>
        </w:div>
        <w:div w:id="30498384">
          <w:marLeft w:val="640"/>
          <w:marRight w:val="0"/>
          <w:marTop w:val="0"/>
          <w:marBottom w:val="0"/>
          <w:divBdr>
            <w:top w:val="none" w:sz="0" w:space="0" w:color="auto"/>
            <w:left w:val="none" w:sz="0" w:space="0" w:color="auto"/>
            <w:bottom w:val="none" w:sz="0" w:space="0" w:color="auto"/>
            <w:right w:val="none" w:sz="0" w:space="0" w:color="auto"/>
          </w:divBdr>
        </w:div>
        <w:div w:id="1278104401">
          <w:marLeft w:val="640"/>
          <w:marRight w:val="0"/>
          <w:marTop w:val="0"/>
          <w:marBottom w:val="0"/>
          <w:divBdr>
            <w:top w:val="none" w:sz="0" w:space="0" w:color="auto"/>
            <w:left w:val="none" w:sz="0" w:space="0" w:color="auto"/>
            <w:bottom w:val="none" w:sz="0" w:space="0" w:color="auto"/>
            <w:right w:val="none" w:sz="0" w:space="0" w:color="auto"/>
          </w:divBdr>
        </w:div>
        <w:div w:id="2036534237">
          <w:marLeft w:val="640"/>
          <w:marRight w:val="0"/>
          <w:marTop w:val="0"/>
          <w:marBottom w:val="0"/>
          <w:divBdr>
            <w:top w:val="none" w:sz="0" w:space="0" w:color="auto"/>
            <w:left w:val="none" w:sz="0" w:space="0" w:color="auto"/>
            <w:bottom w:val="none" w:sz="0" w:space="0" w:color="auto"/>
            <w:right w:val="none" w:sz="0" w:space="0" w:color="auto"/>
          </w:divBdr>
        </w:div>
        <w:div w:id="952857565">
          <w:marLeft w:val="640"/>
          <w:marRight w:val="0"/>
          <w:marTop w:val="0"/>
          <w:marBottom w:val="0"/>
          <w:divBdr>
            <w:top w:val="none" w:sz="0" w:space="0" w:color="auto"/>
            <w:left w:val="none" w:sz="0" w:space="0" w:color="auto"/>
            <w:bottom w:val="none" w:sz="0" w:space="0" w:color="auto"/>
            <w:right w:val="none" w:sz="0" w:space="0" w:color="auto"/>
          </w:divBdr>
        </w:div>
        <w:div w:id="471290911">
          <w:marLeft w:val="640"/>
          <w:marRight w:val="0"/>
          <w:marTop w:val="0"/>
          <w:marBottom w:val="0"/>
          <w:divBdr>
            <w:top w:val="none" w:sz="0" w:space="0" w:color="auto"/>
            <w:left w:val="none" w:sz="0" w:space="0" w:color="auto"/>
            <w:bottom w:val="none" w:sz="0" w:space="0" w:color="auto"/>
            <w:right w:val="none" w:sz="0" w:space="0" w:color="auto"/>
          </w:divBdr>
        </w:div>
        <w:div w:id="1123229603">
          <w:marLeft w:val="640"/>
          <w:marRight w:val="0"/>
          <w:marTop w:val="0"/>
          <w:marBottom w:val="0"/>
          <w:divBdr>
            <w:top w:val="none" w:sz="0" w:space="0" w:color="auto"/>
            <w:left w:val="none" w:sz="0" w:space="0" w:color="auto"/>
            <w:bottom w:val="none" w:sz="0" w:space="0" w:color="auto"/>
            <w:right w:val="none" w:sz="0" w:space="0" w:color="auto"/>
          </w:divBdr>
        </w:div>
        <w:div w:id="880899987">
          <w:marLeft w:val="640"/>
          <w:marRight w:val="0"/>
          <w:marTop w:val="0"/>
          <w:marBottom w:val="0"/>
          <w:divBdr>
            <w:top w:val="none" w:sz="0" w:space="0" w:color="auto"/>
            <w:left w:val="none" w:sz="0" w:space="0" w:color="auto"/>
            <w:bottom w:val="none" w:sz="0" w:space="0" w:color="auto"/>
            <w:right w:val="none" w:sz="0" w:space="0" w:color="auto"/>
          </w:divBdr>
        </w:div>
        <w:div w:id="1573150603">
          <w:marLeft w:val="640"/>
          <w:marRight w:val="0"/>
          <w:marTop w:val="0"/>
          <w:marBottom w:val="0"/>
          <w:divBdr>
            <w:top w:val="none" w:sz="0" w:space="0" w:color="auto"/>
            <w:left w:val="none" w:sz="0" w:space="0" w:color="auto"/>
            <w:bottom w:val="none" w:sz="0" w:space="0" w:color="auto"/>
            <w:right w:val="none" w:sz="0" w:space="0" w:color="auto"/>
          </w:divBdr>
        </w:div>
        <w:div w:id="183249030">
          <w:marLeft w:val="640"/>
          <w:marRight w:val="0"/>
          <w:marTop w:val="0"/>
          <w:marBottom w:val="0"/>
          <w:divBdr>
            <w:top w:val="none" w:sz="0" w:space="0" w:color="auto"/>
            <w:left w:val="none" w:sz="0" w:space="0" w:color="auto"/>
            <w:bottom w:val="none" w:sz="0" w:space="0" w:color="auto"/>
            <w:right w:val="none" w:sz="0" w:space="0" w:color="auto"/>
          </w:divBdr>
        </w:div>
        <w:div w:id="876428761">
          <w:marLeft w:val="640"/>
          <w:marRight w:val="0"/>
          <w:marTop w:val="0"/>
          <w:marBottom w:val="0"/>
          <w:divBdr>
            <w:top w:val="none" w:sz="0" w:space="0" w:color="auto"/>
            <w:left w:val="none" w:sz="0" w:space="0" w:color="auto"/>
            <w:bottom w:val="none" w:sz="0" w:space="0" w:color="auto"/>
            <w:right w:val="none" w:sz="0" w:space="0" w:color="auto"/>
          </w:divBdr>
        </w:div>
        <w:div w:id="1434595367">
          <w:marLeft w:val="640"/>
          <w:marRight w:val="0"/>
          <w:marTop w:val="0"/>
          <w:marBottom w:val="0"/>
          <w:divBdr>
            <w:top w:val="none" w:sz="0" w:space="0" w:color="auto"/>
            <w:left w:val="none" w:sz="0" w:space="0" w:color="auto"/>
            <w:bottom w:val="none" w:sz="0" w:space="0" w:color="auto"/>
            <w:right w:val="none" w:sz="0" w:space="0" w:color="auto"/>
          </w:divBdr>
        </w:div>
        <w:div w:id="1833255307">
          <w:marLeft w:val="640"/>
          <w:marRight w:val="0"/>
          <w:marTop w:val="0"/>
          <w:marBottom w:val="0"/>
          <w:divBdr>
            <w:top w:val="none" w:sz="0" w:space="0" w:color="auto"/>
            <w:left w:val="none" w:sz="0" w:space="0" w:color="auto"/>
            <w:bottom w:val="none" w:sz="0" w:space="0" w:color="auto"/>
            <w:right w:val="none" w:sz="0" w:space="0" w:color="auto"/>
          </w:divBdr>
        </w:div>
        <w:div w:id="2070420706">
          <w:marLeft w:val="640"/>
          <w:marRight w:val="0"/>
          <w:marTop w:val="0"/>
          <w:marBottom w:val="0"/>
          <w:divBdr>
            <w:top w:val="none" w:sz="0" w:space="0" w:color="auto"/>
            <w:left w:val="none" w:sz="0" w:space="0" w:color="auto"/>
            <w:bottom w:val="none" w:sz="0" w:space="0" w:color="auto"/>
            <w:right w:val="none" w:sz="0" w:space="0" w:color="auto"/>
          </w:divBdr>
        </w:div>
        <w:div w:id="323165731">
          <w:marLeft w:val="640"/>
          <w:marRight w:val="0"/>
          <w:marTop w:val="0"/>
          <w:marBottom w:val="0"/>
          <w:divBdr>
            <w:top w:val="none" w:sz="0" w:space="0" w:color="auto"/>
            <w:left w:val="none" w:sz="0" w:space="0" w:color="auto"/>
            <w:bottom w:val="none" w:sz="0" w:space="0" w:color="auto"/>
            <w:right w:val="none" w:sz="0" w:space="0" w:color="auto"/>
          </w:divBdr>
        </w:div>
        <w:div w:id="666323568">
          <w:marLeft w:val="640"/>
          <w:marRight w:val="0"/>
          <w:marTop w:val="0"/>
          <w:marBottom w:val="0"/>
          <w:divBdr>
            <w:top w:val="none" w:sz="0" w:space="0" w:color="auto"/>
            <w:left w:val="none" w:sz="0" w:space="0" w:color="auto"/>
            <w:bottom w:val="none" w:sz="0" w:space="0" w:color="auto"/>
            <w:right w:val="none" w:sz="0" w:space="0" w:color="auto"/>
          </w:divBdr>
        </w:div>
        <w:div w:id="1002971930">
          <w:marLeft w:val="640"/>
          <w:marRight w:val="0"/>
          <w:marTop w:val="0"/>
          <w:marBottom w:val="0"/>
          <w:divBdr>
            <w:top w:val="none" w:sz="0" w:space="0" w:color="auto"/>
            <w:left w:val="none" w:sz="0" w:space="0" w:color="auto"/>
            <w:bottom w:val="none" w:sz="0" w:space="0" w:color="auto"/>
            <w:right w:val="none" w:sz="0" w:space="0" w:color="auto"/>
          </w:divBdr>
        </w:div>
        <w:div w:id="749235256">
          <w:marLeft w:val="640"/>
          <w:marRight w:val="0"/>
          <w:marTop w:val="0"/>
          <w:marBottom w:val="0"/>
          <w:divBdr>
            <w:top w:val="none" w:sz="0" w:space="0" w:color="auto"/>
            <w:left w:val="none" w:sz="0" w:space="0" w:color="auto"/>
            <w:bottom w:val="none" w:sz="0" w:space="0" w:color="auto"/>
            <w:right w:val="none" w:sz="0" w:space="0" w:color="auto"/>
          </w:divBdr>
        </w:div>
      </w:divsChild>
    </w:div>
    <w:div w:id="1129854761">
      <w:bodyDiv w:val="1"/>
      <w:marLeft w:val="0"/>
      <w:marRight w:val="0"/>
      <w:marTop w:val="0"/>
      <w:marBottom w:val="0"/>
      <w:divBdr>
        <w:top w:val="none" w:sz="0" w:space="0" w:color="auto"/>
        <w:left w:val="none" w:sz="0" w:space="0" w:color="auto"/>
        <w:bottom w:val="none" w:sz="0" w:space="0" w:color="auto"/>
        <w:right w:val="none" w:sz="0" w:space="0" w:color="auto"/>
      </w:divBdr>
      <w:divsChild>
        <w:div w:id="252519506">
          <w:marLeft w:val="640"/>
          <w:marRight w:val="0"/>
          <w:marTop w:val="0"/>
          <w:marBottom w:val="0"/>
          <w:divBdr>
            <w:top w:val="none" w:sz="0" w:space="0" w:color="auto"/>
            <w:left w:val="none" w:sz="0" w:space="0" w:color="auto"/>
            <w:bottom w:val="none" w:sz="0" w:space="0" w:color="auto"/>
            <w:right w:val="none" w:sz="0" w:space="0" w:color="auto"/>
          </w:divBdr>
        </w:div>
        <w:div w:id="1807159933">
          <w:marLeft w:val="640"/>
          <w:marRight w:val="0"/>
          <w:marTop w:val="0"/>
          <w:marBottom w:val="0"/>
          <w:divBdr>
            <w:top w:val="none" w:sz="0" w:space="0" w:color="auto"/>
            <w:left w:val="none" w:sz="0" w:space="0" w:color="auto"/>
            <w:bottom w:val="none" w:sz="0" w:space="0" w:color="auto"/>
            <w:right w:val="none" w:sz="0" w:space="0" w:color="auto"/>
          </w:divBdr>
        </w:div>
        <w:div w:id="1685548250">
          <w:marLeft w:val="640"/>
          <w:marRight w:val="0"/>
          <w:marTop w:val="0"/>
          <w:marBottom w:val="0"/>
          <w:divBdr>
            <w:top w:val="none" w:sz="0" w:space="0" w:color="auto"/>
            <w:left w:val="none" w:sz="0" w:space="0" w:color="auto"/>
            <w:bottom w:val="none" w:sz="0" w:space="0" w:color="auto"/>
            <w:right w:val="none" w:sz="0" w:space="0" w:color="auto"/>
          </w:divBdr>
        </w:div>
        <w:div w:id="290140261">
          <w:marLeft w:val="640"/>
          <w:marRight w:val="0"/>
          <w:marTop w:val="0"/>
          <w:marBottom w:val="0"/>
          <w:divBdr>
            <w:top w:val="none" w:sz="0" w:space="0" w:color="auto"/>
            <w:left w:val="none" w:sz="0" w:space="0" w:color="auto"/>
            <w:bottom w:val="none" w:sz="0" w:space="0" w:color="auto"/>
            <w:right w:val="none" w:sz="0" w:space="0" w:color="auto"/>
          </w:divBdr>
        </w:div>
        <w:div w:id="535889962">
          <w:marLeft w:val="640"/>
          <w:marRight w:val="0"/>
          <w:marTop w:val="0"/>
          <w:marBottom w:val="0"/>
          <w:divBdr>
            <w:top w:val="none" w:sz="0" w:space="0" w:color="auto"/>
            <w:left w:val="none" w:sz="0" w:space="0" w:color="auto"/>
            <w:bottom w:val="none" w:sz="0" w:space="0" w:color="auto"/>
            <w:right w:val="none" w:sz="0" w:space="0" w:color="auto"/>
          </w:divBdr>
        </w:div>
        <w:div w:id="1065419269">
          <w:marLeft w:val="640"/>
          <w:marRight w:val="0"/>
          <w:marTop w:val="0"/>
          <w:marBottom w:val="0"/>
          <w:divBdr>
            <w:top w:val="none" w:sz="0" w:space="0" w:color="auto"/>
            <w:left w:val="none" w:sz="0" w:space="0" w:color="auto"/>
            <w:bottom w:val="none" w:sz="0" w:space="0" w:color="auto"/>
            <w:right w:val="none" w:sz="0" w:space="0" w:color="auto"/>
          </w:divBdr>
        </w:div>
        <w:div w:id="2105491810">
          <w:marLeft w:val="640"/>
          <w:marRight w:val="0"/>
          <w:marTop w:val="0"/>
          <w:marBottom w:val="0"/>
          <w:divBdr>
            <w:top w:val="none" w:sz="0" w:space="0" w:color="auto"/>
            <w:left w:val="none" w:sz="0" w:space="0" w:color="auto"/>
            <w:bottom w:val="none" w:sz="0" w:space="0" w:color="auto"/>
            <w:right w:val="none" w:sz="0" w:space="0" w:color="auto"/>
          </w:divBdr>
        </w:div>
        <w:div w:id="1722557684">
          <w:marLeft w:val="640"/>
          <w:marRight w:val="0"/>
          <w:marTop w:val="0"/>
          <w:marBottom w:val="0"/>
          <w:divBdr>
            <w:top w:val="none" w:sz="0" w:space="0" w:color="auto"/>
            <w:left w:val="none" w:sz="0" w:space="0" w:color="auto"/>
            <w:bottom w:val="none" w:sz="0" w:space="0" w:color="auto"/>
            <w:right w:val="none" w:sz="0" w:space="0" w:color="auto"/>
          </w:divBdr>
        </w:div>
        <w:div w:id="1026325817">
          <w:marLeft w:val="640"/>
          <w:marRight w:val="0"/>
          <w:marTop w:val="0"/>
          <w:marBottom w:val="0"/>
          <w:divBdr>
            <w:top w:val="none" w:sz="0" w:space="0" w:color="auto"/>
            <w:left w:val="none" w:sz="0" w:space="0" w:color="auto"/>
            <w:bottom w:val="none" w:sz="0" w:space="0" w:color="auto"/>
            <w:right w:val="none" w:sz="0" w:space="0" w:color="auto"/>
          </w:divBdr>
        </w:div>
        <w:div w:id="657340296">
          <w:marLeft w:val="640"/>
          <w:marRight w:val="0"/>
          <w:marTop w:val="0"/>
          <w:marBottom w:val="0"/>
          <w:divBdr>
            <w:top w:val="none" w:sz="0" w:space="0" w:color="auto"/>
            <w:left w:val="none" w:sz="0" w:space="0" w:color="auto"/>
            <w:bottom w:val="none" w:sz="0" w:space="0" w:color="auto"/>
            <w:right w:val="none" w:sz="0" w:space="0" w:color="auto"/>
          </w:divBdr>
        </w:div>
        <w:div w:id="2078670924">
          <w:marLeft w:val="640"/>
          <w:marRight w:val="0"/>
          <w:marTop w:val="0"/>
          <w:marBottom w:val="0"/>
          <w:divBdr>
            <w:top w:val="none" w:sz="0" w:space="0" w:color="auto"/>
            <w:left w:val="none" w:sz="0" w:space="0" w:color="auto"/>
            <w:bottom w:val="none" w:sz="0" w:space="0" w:color="auto"/>
            <w:right w:val="none" w:sz="0" w:space="0" w:color="auto"/>
          </w:divBdr>
        </w:div>
        <w:div w:id="1777867732">
          <w:marLeft w:val="640"/>
          <w:marRight w:val="0"/>
          <w:marTop w:val="0"/>
          <w:marBottom w:val="0"/>
          <w:divBdr>
            <w:top w:val="none" w:sz="0" w:space="0" w:color="auto"/>
            <w:left w:val="none" w:sz="0" w:space="0" w:color="auto"/>
            <w:bottom w:val="none" w:sz="0" w:space="0" w:color="auto"/>
            <w:right w:val="none" w:sz="0" w:space="0" w:color="auto"/>
          </w:divBdr>
        </w:div>
        <w:div w:id="612516020">
          <w:marLeft w:val="640"/>
          <w:marRight w:val="0"/>
          <w:marTop w:val="0"/>
          <w:marBottom w:val="0"/>
          <w:divBdr>
            <w:top w:val="none" w:sz="0" w:space="0" w:color="auto"/>
            <w:left w:val="none" w:sz="0" w:space="0" w:color="auto"/>
            <w:bottom w:val="none" w:sz="0" w:space="0" w:color="auto"/>
            <w:right w:val="none" w:sz="0" w:space="0" w:color="auto"/>
          </w:divBdr>
        </w:div>
        <w:div w:id="1718622126">
          <w:marLeft w:val="640"/>
          <w:marRight w:val="0"/>
          <w:marTop w:val="0"/>
          <w:marBottom w:val="0"/>
          <w:divBdr>
            <w:top w:val="none" w:sz="0" w:space="0" w:color="auto"/>
            <w:left w:val="none" w:sz="0" w:space="0" w:color="auto"/>
            <w:bottom w:val="none" w:sz="0" w:space="0" w:color="auto"/>
            <w:right w:val="none" w:sz="0" w:space="0" w:color="auto"/>
          </w:divBdr>
        </w:div>
        <w:div w:id="1978105272">
          <w:marLeft w:val="640"/>
          <w:marRight w:val="0"/>
          <w:marTop w:val="0"/>
          <w:marBottom w:val="0"/>
          <w:divBdr>
            <w:top w:val="none" w:sz="0" w:space="0" w:color="auto"/>
            <w:left w:val="none" w:sz="0" w:space="0" w:color="auto"/>
            <w:bottom w:val="none" w:sz="0" w:space="0" w:color="auto"/>
            <w:right w:val="none" w:sz="0" w:space="0" w:color="auto"/>
          </w:divBdr>
        </w:div>
        <w:div w:id="768619649">
          <w:marLeft w:val="640"/>
          <w:marRight w:val="0"/>
          <w:marTop w:val="0"/>
          <w:marBottom w:val="0"/>
          <w:divBdr>
            <w:top w:val="none" w:sz="0" w:space="0" w:color="auto"/>
            <w:left w:val="none" w:sz="0" w:space="0" w:color="auto"/>
            <w:bottom w:val="none" w:sz="0" w:space="0" w:color="auto"/>
            <w:right w:val="none" w:sz="0" w:space="0" w:color="auto"/>
          </w:divBdr>
        </w:div>
        <w:div w:id="1252548615">
          <w:marLeft w:val="640"/>
          <w:marRight w:val="0"/>
          <w:marTop w:val="0"/>
          <w:marBottom w:val="0"/>
          <w:divBdr>
            <w:top w:val="none" w:sz="0" w:space="0" w:color="auto"/>
            <w:left w:val="none" w:sz="0" w:space="0" w:color="auto"/>
            <w:bottom w:val="none" w:sz="0" w:space="0" w:color="auto"/>
            <w:right w:val="none" w:sz="0" w:space="0" w:color="auto"/>
          </w:divBdr>
        </w:div>
        <w:div w:id="397481223">
          <w:marLeft w:val="640"/>
          <w:marRight w:val="0"/>
          <w:marTop w:val="0"/>
          <w:marBottom w:val="0"/>
          <w:divBdr>
            <w:top w:val="none" w:sz="0" w:space="0" w:color="auto"/>
            <w:left w:val="none" w:sz="0" w:space="0" w:color="auto"/>
            <w:bottom w:val="none" w:sz="0" w:space="0" w:color="auto"/>
            <w:right w:val="none" w:sz="0" w:space="0" w:color="auto"/>
          </w:divBdr>
        </w:div>
        <w:div w:id="1250695914">
          <w:marLeft w:val="640"/>
          <w:marRight w:val="0"/>
          <w:marTop w:val="0"/>
          <w:marBottom w:val="0"/>
          <w:divBdr>
            <w:top w:val="none" w:sz="0" w:space="0" w:color="auto"/>
            <w:left w:val="none" w:sz="0" w:space="0" w:color="auto"/>
            <w:bottom w:val="none" w:sz="0" w:space="0" w:color="auto"/>
            <w:right w:val="none" w:sz="0" w:space="0" w:color="auto"/>
          </w:divBdr>
        </w:div>
        <w:div w:id="610671595">
          <w:marLeft w:val="640"/>
          <w:marRight w:val="0"/>
          <w:marTop w:val="0"/>
          <w:marBottom w:val="0"/>
          <w:divBdr>
            <w:top w:val="none" w:sz="0" w:space="0" w:color="auto"/>
            <w:left w:val="none" w:sz="0" w:space="0" w:color="auto"/>
            <w:bottom w:val="none" w:sz="0" w:space="0" w:color="auto"/>
            <w:right w:val="none" w:sz="0" w:space="0" w:color="auto"/>
          </w:divBdr>
        </w:div>
        <w:div w:id="294484144">
          <w:marLeft w:val="640"/>
          <w:marRight w:val="0"/>
          <w:marTop w:val="0"/>
          <w:marBottom w:val="0"/>
          <w:divBdr>
            <w:top w:val="none" w:sz="0" w:space="0" w:color="auto"/>
            <w:left w:val="none" w:sz="0" w:space="0" w:color="auto"/>
            <w:bottom w:val="none" w:sz="0" w:space="0" w:color="auto"/>
            <w:right w:val="none" w:sz="0" w:space="0" w:color="auto"/>
          </w:divBdr>
        </w:div>
        <w:div w:id="487988078">
          <w:marLeft w:val="640"/>
          <w:marRight w:val="0"/>
          <w:marTop w:val="0"/>
          <w:marBottom w:val="0"/>
          <w:divBdr>
            <w:top w:val="none" w:sz="0" w:space="0" w:color="auto"/>
            <w:left w:val="none" w:sz="0" w:space="0" w:color="auto"/>
            <w:bottom w:val="none" w:sz="0" w:space="0" w:color="auto"/>
            <w:right w:val="none" w:sz="0" w:space="0" w:color="auto"/>
          </w:divBdr>
        </w:div>
        <w:div w:id="1285454960">
          <w:marLeft w:val="640"/>
          <w:marRight w:val="0"/>
          <w:marTop w:val="0"/>
          <w:marBottom w:val="0"/>
          <w:divBdr>
            <w:top w:val="none" w:sz="0" w:space="0" w:color="auto"/>
            <w:left w:val="none" w:sz="0" w:space="0" w:color="auto"/>
            <w:bottom w:val="none" w:sz="0" w:space="0" w:color="auto"/>
            <w:right w:val="none" w:sz="0" w:space="0" w:color="auto"/>
          </w:divBdr>
        </w:div>
        <w:div w:id="2102489323">
          <w:marLeft w:val="640"/>
          <w:marRight w:val="0"/>
          <w:marTop w:val="0"/>
          <w:marBottom w:val="0"/>
          <w:divBdr>
            <w:top w:val="none" w:sz="0" w:space="0" w:color="auto"/>
            <w:left w:val="none" w:sz="0" w:space="0" w:color="auto"/>
            <w:bottom w:val="none" w:sz="0" w:space="0" w:color="auto"/>
            <w:right w:val="none" w:sz="0" w:space="0" w:color="auto"/>
          </w:divBdr>
        </w:div>
        <w:div w:id="442119139">
          <w:marLeft w:val="640"/>
          <w:marRight w:val="0"/>
          <w:marTop w:val="0"/>
          <w:marBottom w:val="0"/>
          <w:divBdr>
            <w:top w:val="none" w:sz="0" w:space="0" w:color="auto"/>
            <w:left w:val="none" w:sz="0" w:space="0" w:color="auto"/>
            <w:bottom w:val="none" w:sz="0" w:space="0" w:color="auto"/>
            <w:right w:val="none" w:sz="0" w:space="0" w:color="auto"/>
          </w:divBdr>
        </w:div>
        <w:div w:id="498084171">
          <w:marLeft w:val="640"/>
          <w:marRight w:val="0"/>
          <w:marTop w:val="0"/>
          <w:marBottom w:val="0"/>
          <w:divBdr>
            <w:top w:val="none" w:sz="0" w:space="0" w:color="auto"/>
            <w:left w:val="none" w:sz="0" w:space="0" w:color="auto"/>
            <w:bottom w:val="none" w:sz="0" w:space="0" w:color="auto"/>
            <w:right w:val="none" w:sz="0" w:space="0" w:color="auto"/>
          </w:divBdr>
        </w:div>
        <w:div w:id="1227178376">
          <w:marLeft w:val="640"/>
          <w:marRight w:val="0"/>
          <w:marTop w:val="0"/>
          <w:marBottom w:val="0"/>
          <w:divBdr>
            <w:top w:val="none" w:sz="0" w:space="0" w:color="auto"/>
            <w:left w:val="none" w:sz="0" w:space="0" w:color="auto"/>
            <w:bottom w:val="none" w:sz="0" w:space="0" w:color="auto"/>
            <w:right w:val="none" w:sz="0" w:space="0" w:color="auto"/>
          </w:divBdr>
        </w:div>
        <w:div w:id="460851801">
          <w:marLeft w:val="640"/>
          <w:marRight w:val="0"/>
          <w:marTop w:val="0"/>
          <w:marBottom w:val="0"/>
          <w:divBdr>
            <w:top w:val="none" w:sz="0" w:space="0" w:color="auto"/>
            <w:left w:val="none" w:sz="0" w:space="0" w:color="auto"/>
            <w:bottom w:val="none" w:sz="0" w:space="0" w:color="auto"/>
            <w:right w:val="none" w:sz="0" w:space="0" w:color="auto"/>
          </w:divBdr>
        </w:div>
        <w:div w:id="1957104259">
          <w:marLeft w:val="640"/>
          <w:marRight w:val="0"/>
          <w:marTop w:val="0"/>
          <w:marBottom w:val="0"/>
          <w:divBdr>
            <w:top w:val="none" w:sz="0" w:space="0" w:color="auto"/>
            <w:left w:val="none" w:sz="0" w:space="0" w:color="auto"/>
            <w:bottom w:val="none" w:sz="0" w:space="0" w:color="auto"/>
            <w:right w:val="none" w:sz="0" w:space="0" w:color="auto"/>
          </w:divBdr>
        </w:div>
        <w:div w:id="1457722742">
          <w:marLeft w:val="640"/>
          <w:marRight w:val="0"/>
          <w:marTop w:val="0"/>
          <w:marBottom w:val="0"/>
          <w:divBdr>
            <w:top w:val="none" w:sz="0" w:space="0" w:color="auto"/>
            <w:left w:val="none" w:sz="0" w:space="0" w:color="auto"/>
            <w:bottom w:val="none" w:sz="0" w:space="0" w:color="auto"/>
            <w:right w:val="none" w:sz="0" w:space="0" w:color="auto"/>
          </w:divBdr>
        </w:div>
        <w:div w:id="1598445362">
          <w:marLeft w:val="640"/>
          <w:marRight w:val="0"/>
          <w:marTop w:val="0"/>
          <w:marBottom w:val="0"/>
          <w:divBdr>
            <w:top w:val="none" w:sz="0" w:space="0" w:color="auto"/>
            <w:left w:val="none" w:sz="0" w:space="0" w:color="auto"/>
            <w:bottom w:val="none" w:sz="0" w:space="0" w:color="auto"/>
            <w:right w:val="none" w:sz="0" w:space="0" w:color="auto"/>
          </w:divBdr>
        </w:div>
        <w:div w:id="1113011255">
          <w:marLeft w:val="640"/>
          <w:marRight w:val="0"/>
          <w:marTop w:val="0"/>
          <w:marBottom w:val="0"/>
          <w:divBdr>
            <w:top w:val="none" w:sz="0" w:space="0" w:color="auto"/>
            <w:left w:val="none" w:sz="0" w:space="0" w:color="auto"/>
            <w:bottom w:val="none" w:sz="0" w:space="0" w:color="auto"/>
            <w:right w:val="none" w:sz="0" w:space="0" w:color="auto"/>
          </w:divBdr>
        </w:div>
        <w:div w:id="666053005">
          <w:marLeft w:val="640"/>
          <w:marRight w:val="0"/>
          <w:marTop w:val="0"/>
          <w:marBottom w:val="0"/>
          <w:divBdr>
            <w:top w:val="none" w:sz="0" w:space="0" w:color="auto"/>
            <w:left w:val="none" w:sz="0" w:space="0" w:color="auto"/>
            <w:bottom w:val="none" w:sz="0" w:space="0" w:color="auto"/>
            <w:right w:val="none" w:sz="0" w:space="0" w:color="auto"/>
          </w:divBdr>
        </w:div>
        <w:div w:id="739792208">
          <w:marLeft w:val="640"/>
          <w:marRight w:val="0"/>
          <w:marTop w:val="0"/>
          <w:marBottom w:val="0"/>
          <w:divBdr>
            <w:top w:val="none" w:sz="0" w:space="0" w:color="auto"/>
            <w:left w:val="none" w:sz="0" w:space="0" w:color="auto"/>
            <w:bottom w:val="none" w:sz="0" w:space="0" w:color="auto"/>
            <w:right w:val="none" w:sz="0" w:space="0" w:color="auto"/>
          </w:divBdr>
        </w:div>
        <w:div w:id="152646005">
          <w:marLeft w:val="640"/>
          <w:marRight w:val="0"/>
          <w:marTop w:val="0"/>
          <w:marBottom w:val="0"/>
          <w:divBdr>
            <w:top w:val="none" w:sz="0" w:space="0" w:color="auto"/>
            <w:left w:val="none" w:sz="0" w:space="0" w:color="auto"/>
            <w:bottom w:val="none" w:sz="0" w:space="0" w:color="auto"/>
            <w:right w:val="none" w:sz="0" w:space="0" w:color="auto"/>
          </w:divBdr>
        </w:div>
        <w:div w:id="2059236572">
          <w:marLeft w:val="640"/>
          <w:marRight w:val="0"/>
          <w:marTop w:val="0"/>
          <w:marBottom w:val="0"/>
          <w:divBdr>
            <w:top w:val="none" w:sz="0" w:space="0" w:color="auto"/>
            <w:left w:val="none" w:sz="0" w:space="0" w:color="auto"/>
            <w:bottom w:val="none" w:sz="0" w:space="0" w:color="auto"/>
            <w:right w:val="none" w:sz="0" w:space="0" w:color="auto"/>
          </w:divBdr>
        </w:div>
        <w:div w:id="1277373244">
          <w:marLeft w:val="640"/>
          <w:marRight w:val="0"/>
          <w:marTop w:val="0"/>
          <w:marBottom w:val="0"/>
          <w:divBdr>
            <w:top w:val="none" w:sz="0" w:space="0" w:color="auto"/>
            <w:left w:val="none" w:sz="0" w:space="0" w:color="auto"/>
            <w:bottom w:val="none" w:sz="0" w:space="0" w:color="auto"/>
            <w:right w:val="none" w:sz="0" w:space="0" w:color="auto"/>
          </w:divBdr>
        </w:div>
        <w:div w:id="1107459545">
          <w:marLeft w:val="640"/>
          <w:marRight w:val="0"/>
          <w:marTop w:val="0"/>
          <w:marBottom w:val="0"/>
          <w:divBdr>
            <w:top w:val="none" w:sz="0" w:space="0" w:color="auto"/>
            <w:left w:val="none" w:sz="0" w:space="0" w:color="auto"/>
            <w:bottom w:val="none" w:sz="0" w:space="0" w:color="auto"/>
            <w:right w:val="none" w:sz="0" w:space="0" w:color="auto"/>
          </w:divBdr>
        </w:div>
        <w:div w:id="574441471">
          <w:marLeft w:val="640"/>
          <w:marRight w:val="0"/>
          <w:marTop w:val="0"/>
          <w:marBottom w:val="0"/>
          <w:divBdr>
            <w:top w:val="none" w:sz="0" w:space="0" w:color="auto"/>
            <w:left w:val="none" w:sz="0" w:space="0" w:color="auto"/>
            <w:bottom w:val="none" w:sz="0" w:space="0" w:color="auto"/>
            <w:right w:val="none" w:sz="0" w:space="0" w:color="auto"/>
          </w:divBdr>
        </w:div>
        <w:div w:id="769162374">
          <w:marLeft w:val="640"/>
          <w:marRight w:val="0"/>
          <w:marTop w:val="0"/>
          <w:marBottom w:val="0"/>
          <w:divBdr>
            <w:top w:val="none" w:sz="0" w:space="0" w:color="auto"/>
            <w:left w:val="none" w:sz="0" w:space="0" w:color="auto"/>
            <w:bottom w:val="none" w:sz="0" w:space="0" w:color="auto"/>
            <w:right w:val="none" w:sz="0" w:space="0" w:color="auto"/>
          </w:divBdr>
        </w:div>
        <w:div w:id="1180118971">
          <w:marLeft w:val="640"/>
          <w:marRight w:val="0"/>
          <w:marTop w:val="0"/>
          <w:marBottom w:val="0"/>
          <w:divBdr>
            <w:top w:val="none" w:sz="0" w:space="0" w:color="auto"/>
            <w:left w:val="none" w:sz="0" w:space="0" w:color="auto"/>
            <w:bottom w:val="none" w:sz="0" w:space="0" w:color="auto"/>
            <w:right w:val="none" w:sz="0" w:space="0" w:color="auto"/>
          </w:divBdr>
        </w:div>
        <w:div w:id="470908324">
          <w:marLeft w:val="640"/>
          <w:marRight w:val="0"/>
          <w:marTop w:val="0"/>
          <w:marBottom w:val="0"/>
          <w:divBdr>
            <w:top w:val="none" w:sz="0" w:space="0" w:color="auto"/>
            <w:left w:val="none" w:sz="0" w:space="0" w:color="auto"/>
            <w:bottom w:val="none" w:sz="0" w:space="0" w:color="auto"/>
            <w:right w:val="none" w:sz="0" w:space="0" w:color="auto"/>
          </w:divBdr>
        </w:div>
        <w:div w:id="781874971">
          <w:marLeft w:val="640"/>
          <w:marRight w:val="0"/>
          <w:marTop w:val="0"/>
          <w:marBottom w:val="0"/>
          <w:divBdr>
            <w:top w:val="none" w:sz="0" w:space="0" w:color="auto"/>
            <w:left w:val="none" w:sz="0" w:space="0" w:color="auto"/>
            <w:bottom w:val="none" w:sz="0" w:space="0" w:color="auto"/>
            <w:right w:val="none" w:sz="0" w:space="0" w:color="auto"/>
          </w:divBdr>
        </w:div>
        <w:div w:id="2024431989">
          <w:marLeft w:val="640"/>
          <w:marRight w:val="0"/>
          <w:marTop w:val="0"/>
          <w:marBottom w:val="0"/>
          <w:divBdr>
            <w:top w:val="none" w:sz="0" w:space="0" w:color="auto"/>
            <w:left w:val="none" w:sz="0" w:space="0" w:color="auto"/>
            <w:bottom w:val="none" w:sz="0" w:space="0" w:color="auto"/>
            <w:right w:val="none" w:sz="0" w:space="0" w:color="auto"/>
          </w:divBdr>
        </w:div>
        <w:div w:id="1625698621">
          <w:marLeft w:val="640"/>
          <w:marRight w:val="0"/>
          <w:marTop w:val="0"/>
          <w:marBottom w:val="0"/>
          <w:divBdr>
            <w:top w:val="none" w:sz="0" w:space="0" w:color="auto"/>
            <w:left w:val="none" w:sz="0" w:space="0" w:color="auto"/>
            <w:bottom w:val="none" w:sz="0" w:space="0" w:color="auto"/>
            <w:right w:val="none" w:sz="0" w:space="0" w:color="auto"/>
          </w:divBdr>
        </w:div>
        <w:div w:id="1970933902">
          <w:marLeft w:val="640"/>
          <w:marRight w:val="0"/>
          <w:marTop w:val="0"/>
          <w:marBottom w:val="0"/>
          <w:divBdr>
            <w:top w:val="none" w:sz="0" w:space="0" w:color="auto"/>
            <w:left w:val="none" w:sz="0" w:space="0" w:color="auto"/>
            <w:bottom w:val="none" w:sz="0" w:space="0" w:color="auto"/>
            <w:right w:val="none" w:sz="0" w:space="0" w:color="auto"/>
          </w:divBdr>
        </w:div>
        <w:div w:id="313989340">
          <w:marLeft w:val="640"/>
          <w:marRight w:val="0"/>
          <w:marTop w:val="0"/>
          <w:marBottom w:val="0"/>
          <w:divBdr>
            <w:top w:val="none" w:sz="0" w:space="0" w:color="auto"/>
            <w:left w:val="none" w:sz="0" w:space="0" w:color="auto"/>
            <w:bottom w:val="none" w:sz="0" w:space="0" w:color="auto"/>
            <w:right w:val="none" w:sz="0" w:space="0" w:color="auto"/>
          </w:divBdr>
        </w:div>
        <w:div w:id="1333025075">
          <w:marLeft w:val="640"/>
          <w:marRight w:val="0"/>
          <w:marTop w:val="0"/>
          <w:marBottom w:val="0"/>
          <w:divBdr>
            <w:top w:val="none" w:sz="0" w:space="0" w:color="auto"/>
            <w:left w:val="none" w:sz="0" w:space="0" w:color="auto"/>
            <w:bottom w:val="none" w:sz="0" w:space="0" w:color="auto"/>
            <w:right w:val="none" w:sz="0" w:space="0" w:color="auto"/>
          </w:divBdr>
        </w:div>
        <w:div w:id="217327516">
          <w:marLeft w:val="640"/>
          <w:marRight w:val="0"/>
          <w:marTop w:val="0"/>
          <w:marBottom w:val="0"/>
          <w:divBdr>
            <w:top w:val="none" w:sz="0" w:space="0" w:color="auto"/>
            <w:left w:val="none" w:sz="0" w:space="0" w:color="auto"/>
            <w:bottom w:val="none" w:sz="0" w:space="0" w:color="auto"/>
            <w:right w:val="none" w:sz="0" w:space="0" w:color="auto"/>
          </w:divBdr>
        </w:div>
        <w:div w:id="533618943">
          <w:marLeft w:val="640"/>
          <w:marRight w:val="0"/>
          <w:marTop w:val="0"/>
          <w:marBottom w:val="0"/>
          <w:divBdr>
            <w:top w:val="none" w:sz="0" w:space="0" w:color="auto"/>
            <w:left w:val="none" w:sz="0" w:space="0" w:color="auto"/>
            <w:bottom w:val="none" w:sz="0" w:space="0" w:color="auto"/>
            <w:right w:val="none" w:sz="0" w:space="0" w:color="auto"/>
          </w:divBdr>
        </w:div>
        <w:div w:id="818182834">
          <w:marLeft w:val="640"/>
          <w:marRight w:val="0"/>
          <w:marTop w:val="0"/>
          <w:marBottom w:val="0"/>
          <w:divBdr>
            <w:top w:val="none" w:sz="0" w:space="0" w:color="auto"/>
            <w:left w:val="none" w:sz="0" w:space="0" w:color="auto"/>
            <w:bottom w:val="none" w:sz="0" w:space="0" w:color="auto"/>
            <w:right w:val="none" w:sz="0" w:space="0" w:color="auto"/>
          </w:divBdr>
        </w:div>
        <w:div w:id="565267207">
          <w:marLeft w:val="640"/>
          <w:marRight w:val="0"/>
          <w:marTop w:val="0"/>
          <w:marBottom w:val="0"/>
          <w:divBdr>
            <w:top w:val="none" w:sz="0" w:space="0" w:color="auto"/>
            <w:left w:val="none" w:sz="0" w:space="0" w:color="auto"/>
            <w:bottom w:val="none" w:sz="0" w:space="0" w:color="auto"/>
            <w:right w:val="none" w:sz="0" w:space="0" w:color="auto"/>
          </w:divBdr>
        </w:div>
        <w:div w:id="1638023313">
          <w:marLeft w:val="640"/>
          <w:marRight w:val="0"/>
          <w:marTop w:val="0"/>
          <w:marBottom w:val="0"/>
          <w:divBdr>
            <w:top w:val="none" w:sz="0" w:space="0" w:color="auto"/>
            <w:left w:val="none" w:sz="0" w:space="0" w:color="auto"/>
            <w:bottom w:val="none" w:sz="0" w:space="0" w:color="auto"/>
            <w:right w:val="none" w:sz="0" w:space="0" w:color="auto"/>
          </w:divBdr>
        </w:div>
        <w:div w:id="356320985">
          <w:marLeft w:val="640"/>
          <w:marRight w:val="0"/>
          <w:marTop w:val="0"/>
          <w:marBottom w:val="0"/>
          <w:divBdr>
            <w:top w:val="none" w:sz="0" w:space="0" w:color="auto"/>
            <w:left w:val="none" w:sz="0" w:space="0" w:color="auto"/>
            <w:bottom w:val="none" w:sz="0" w:space="0" w:color="auto"/>
            <w:right w:val="none" w:sz="0" w:space="0" w:color="auto"/>
          </w:divBdr>
        </w:div>
        <w:div w:id="823353637">
          <w:marLeft w:val="640"/>
          <w:marRight w:val="0"/>
          <w:marTop w:val="0"/>
          <w:marBottom w:val="0"/>
          <w:divBdr>
            <w:top w:val="none" w:sz="0" w:space="0" w:color="auto"/>
            <w:left w:val="none" w:sz="0" w:space="0" w:color="auto"/>
            <w:bottom w:val="none" w:sz="0" w:space="0" w:color="auto"/>
            <w:right w:val="none" w:sz="0" w:space="0" w:color="auto"/>
          </w:divBdr>
        </w:div>
        <w:div w:id="7567535">
          <w:marLeft w:val="640"/>
          <w:marRight w:val="0"/>
          <w:marTop w:val="0"/>
          <w:marBottom w:val="0"/>
          <w:divBdr>
            <w:top w:val="none" w:sz="0" w:space="0" w:color="auto"/>
            <w:left w:val="none" w:sz="0" w:space="0" w:color="auto"/>
            <w:bottom w:val="none" w:sz="0" w:space="0" w:color="auto"/>
            <w:right w:val="none" w:sz="0" w:space="0" w:color="auto"/>
          </w:divBdr>
        </w:div>
        <w:div w:id="2087074553">
          <w:marLeft w:val="640"/>
          <w:marRight w:val="0"/>
          <w:marTop w:val="0"/>
          <w:marBottom w:val="0"/>
          <w:divBdr>
            <w:top w:val="none" w:sz="0" w:space="0" w:color="auto"/>
            <w:left w:val="none" w:sz="0" w:space="0" w:color="auto"/>
            <w:bottom w:val="none" w:sz="0" w:space="0" w:color="auto"/>
            <w:right w:val="none" w:sz="0" w:space="0" w:color="auto"/>
          </w:divBdr>
        </w:div>
        <w:div w:id="1845320878">
          <w:marLeft w:val="640"/>
          <w:marRight w:val="0"/>
          <w:marTop w:val="0"/>
          <w:marBottom w:val="0"/>
          <w:divBdr>
            <w:top w:val="none" w:sz="0" w:space="0" w:color="auto"/>
            <w:left w:val="none" w:sz="0" w:space="0" w:color="auto"/>
            <w:bottom w:val="none" w:sz="0" w:space="0" w:color="auto"/>
            <w:right w:val="none" w:sz="0" w:space="0" w:color="auto"/>
          </w:divBdr>
        </w:div>
        <w:div w:id="711155798">
          <w:marLeft w:val="640"/>
          <w:marRight w:val="0"/>
          <w:marTop w:val="0"/>
          <w:marBottom w:val="0"/>
          <w:divBdr>
            <w:top w:val="none" w:sz="0" w:space="0" w:color="auto"/>
            <w:left w:val="none" w:sz="0" w:space="0" w:color="auto"/>
            <w:bottom w:val="none" w:sz="0" w:space="0" w:color="auto"/>
            <w:right w:val="none" w:sz="0" w:space="0" w:color="auto"/>
          </w:divBdr>
        </w:div>
        <w:div w:id="2010013386">
          <w:marLeft w:val="640"/>
          <w:marRight w:val="0"/>
          <w:marTop w:val="0"/>
          <w:marBottom w:val="0"/>
          <w:divBdr>
            <w:top w:val="none" w:sz="0" w:space="0" w:color="auto"/>
            <w:left w:val="none" w:sz="0" w:space="0" w:color="auto"/>
            <w:bottom w:val="none" w:sz="0" w:space="0" w:color="auto"/>
            <w:right w:val="none" w:sz="0" w:space="0" w:color="auto"/>
          </w:divBdr>
        </w:div>
        <w:div w:id="109396039">
          <w:marLeft w:val="640"/>
          <w:marRight w:val="0"/>
          <w:marTop w:val="0"/>
          <w:marBottom w:val="0"/>
          <w:divBdr>
            <w:top w:val="none" w:sz="0" w:space="0" w:color="auto"/>
            <w:left w:val="none" w:sz="0" w:space="0" w:color="auto"/>
            <w:bottom w:val="none" w:sz="0" w:space="0" w:color="auto"/>
            <w:right w:val="none" w:sz="0" w:space="0" w:color="auto"/>
          </w:divBdr>
        </w:div>
        <w:div w:id="1960794049">
          <w:marLeft w:val="640"/>
          <w:marRight w:val="0"/>
          <w:marTop w:val="0"/>
          <w:marBottom w:val="0"/>
          <w:divBdr>
            <w:top w:val="none" w:sz="0" w:space="0" w:color="auto"/>
            <w:left w:val="none" w:sz="0" w:space="0" w:color="auto"/>
            <w:bottom w:val="none" w:sz="0" w:space="0" w:color="auto"/>
            <w:right w:val="none" w:sz="0" w:space="0" w:color="auto"/>
          </w:divBdr>
        </w:div>
        <w:div w:id="748966625">
          <w:marLeft w:val="640"/>
          <w:marRight w:val="0"/>
          <w:marTop w:val="0"/>
          <w:marBottom w:val="0"/>
          <w:divBdr>
            <w:top w:val="none" w:sz="0" w:space="0" w:color="auto"/>
            <w:left w:val="none" w:sz="0" w:space="0" w:color="auto"/>
            <w:bottom w:val="none" w:sz="0" w:space="0" w:color="auto"/>
            <w:right w:val="none" w:sz="0" w:space="0" w:color="auto"/>
          </w:divBdr>
        </w:div>
        <w:div w:id="278755090">
          <w:marLeft w:val="640"/>
          <w:marRight w:val="0"/>
          <w:marTop w:val="0"/>
          <w:marBottom w:val="0"/>
          <w:divBdr>
            <w:top w:val="none" w:sz="0" w:space="0" w:color="auto"/>
            <w:left w:val="none" w:sz="0" w:space="0" w:color="auto"/>
            <w:bottom w:val="none" w:sz="0" w:space="0" w:color="auto"/>
            <w:right w:val="none" w:sz="0" w:space="0" w:color="auto"/>
          </w:divBdr>
        </w:div>
        <w:div w:id="186602149">
          <w:marLeft w:val="640"/>
          <w:marRight w:val="0"/>
          <w:marTop w:val="0"/>
          <w:marBottom w:val="0"/>
          <w:divBdr>
            <w:top w:val="none" w:sz="0" w:space="0" w:color="auto"/>
            <w:left w:val="none" w:sz="0" w:space="0" w:color="auto"/>
            <w:bottom w:val="none" w:sz="0" w:space="0" w:color="auto"/>
            <w:right w:val="none" w:sz="0" w:space="0" w:color="auto"/>
          </w:divBdr>
        </w:div>
        <w:div w:id="390201541">
          <w:marLeft w:val="640"/>
          <w:marRight w:val="0"/>
          <w:marTop w:val="0"/>
          <w:marBottom w:val="0"/>
          <w:divBdr>
            <w:top w:val="none" w:sz="0" w:space="0" w:color="auto"/>
            <w:left w:val="none" w:sz="0" w:space="0" w:color="auto"/>
            <w:bottom w:val="none" w:sz="0" w:space="0" w:color="auto"/>
            <w:right w:val="none" w:sz="0" w:space="0" w:color="auto"/>
          </w:divBdr>
        </w:div>
        <w:div w:id="525025712">
          <w:marLeft w:val="640"/>
          <w:marRight w:val="0"/>
          <w:marTop w:val="0"/>
          <w:marBottom w:val="0"/>
          <w:divBdr>
            <w:top w:val="none" w:sz="0" w:space="0" w:color="auto"/>
            <w:left w:val="none" w:sz="0" w:space="0" w:color="auto"/>
            <w:bottom w:val="none" w:sz="0" w:space="0" w:color="auto"/>
            <w:right w:val="none" w:sz="0" w:space="0" w:color="auto"/>
          </w:divBdr>
        </w:div>
        <w:div w:id="642538812">
          <w:marLeft w:val="640"/>
          <w:marRight w:val="0"/>
          <w:marTop w:val="0"/>
          <w:marBottom w:val="0"/>
          <w:divBdr>
            <w:top w:val="none" w:sz="0" w:space="0" w:color="auto"/>
            <w:left w:val="none" w:sz="0" w:space="0" w:color="auto"/>
            <w:bottom w:val="none" w:sz="0" w:space="0" w:color="auto"/>
            <w:right w:val="none" w:sz="0" w:space="0" w:color="auto"/>
          </w:divBdr>
        </w:div>
        <w:div w:id="1631086407">
          <w:marLeft w:val="640"/>
          <w:marRight w:val="0"/>
          <w:marTop w:val="0"/>
          <w:marBottom w:val="0"/>
          <w:divBdr>
            <w:top w:val="none" w:sz="0" w:space="0" w:color="auto"/>
            <w:left w:val="none" w:sz="0" w:space="0" w:color="auto"/>
            <w:bottom w:val="none" w:sz="0" w:space="0" w:color="auto"/>
            <w:right w:val="none" w:sz="0" w:space="0" w:color="auto"/>
          </w:divBdr>
        </w:div>
        <w:div w:id="1067998253">
          <w:marLeft w:val="640"/>
          <w:marRight w:val="0"/>
          <w:marTop w:val="0"/>
          <w:marBottom w:val="0"/>
          <w:divBdr>
            <w:top w:val="none" w:sz="0" w:space="0" w:color="auto"/>
            <w:left w:val="none" w:sz="0" w:space="0" w:color="auto"/>
            <w:bottom w:val="none" w:sz="0" w:space="0" w:color="auto"/>
            <w:right w:val="none" w:sz="0" w:space="0" w:color="auto"/>
          </w:divBdr>
        </w:div>
        <w:div w:id="1290553393">
          <w:marLeft w:val="640"/>
          <w:marRight w:val="0"/>
          <w:marTop w:val="0"/>
          <w:marBottom w:val="0"/>
          <w:divBdr>
            <w:top w:val="none" w:sz="0" w:space="0" w:color="auto"/>
            <w:left w:val="none" w:sz="0" w:space="0" w:color="auto"/>
            <w:bottom w:val="none" w:sz="0" w:space="0" w:color="auto"/>
            <w:right w:val="none" w:sz="0" w:space="0" w:color="auto"/>
          </w:divBdr>
        </w:div>
        <w:div w:id="793521476">
          <w:marLeft w:val="640"/>
          <w:marRight w:val="0"/>
          <w:marTop w:val="0"/>
          <w:marBottom w:val="0"/>
          <w:divBdr>
            <w:top w:val="none" w:sz="0" w:space="0" w:color="auto"/>
            <w:left w:val="none" w:sz="0" w:space="0" w:color="auto"/>
            <w:bottom w:val="none" w:sz="0" w:space="0" w:color="auto"/>
            <w:right w:val="none" w:sz="0" w:space="0" w:color="auto"/>
          </w:divBdr>
        </w:div>
        <w:div w:id="463079719">
          <w:marLeft w:val="640"/>
          <w:marRight w:val="0"/>
          <w:marTop w:val="0"/>
          <w:marBottom w:val="0"/>
          <w:divBdr>
            <w:top w:val="none" w:sz="0" w:space="0" w:color="auto"/>
            <w:left w:val="none" w:sz="0" w:space="0" w:color="auto"/>
            <w:bottom w:val="none" w:sz="0" w:space="0" w:color="auto"/>
            <w:right w:val="none" w:sz="0" w:space="0" w:color="auto"/>
          </w:divBdr>
        </w:div>
        <w:div w:id="375618352">
          <w:marLeft w:val="640"/>
          <w:marRight w:val="0"/>
          <w:marTop w:val="0"/>
          <w:marBottom w:val="0"/>
          <w:divBdr>
            <w:top w:val="none" w:sz="0" w:space="0" w:color="auto"/>
            <w:left w:val="none" w:sz="0" w:space="0" w:color="auto"/>
            <w:bottom w:val="none" w:sz="0" w:space="0" w:color="auto"/>
            <w:right w:val="none" w:sz="0" w:space="0" w:color="auto"/>
          </w:divBdr>
        </w:div>
        <w:div w:id="349453532">
          <w:marLeft w:val="640"/>
          <w:marRight w:val="0"/>
          <w:marTop w:val="0"/>
          <w:marBottom w:val="0"/>
          <w:divBdr>
            <w:top w:val="none" w:sz="0" w:space="0" w:color="auto"/>
            <w:left w:val="none" w:sz="0" w:space="0" w:color="auto"/>
            <w:bottom w:val="none" w:sz="0" w:space="0" w:color="auto"/>
            <w:right w:val="none" w:sz="0" w:space="0" w:color="auto"/>
          </w:divBdr>
        </w:div>
        <w:div w:id="1893298952">
          <w:marLeft w:val="640"/>
          <w:marRight w:val="0"/>
          <w:marTop w:val="0"/>
          <w:marBottom w:val="0"/>
          <w:divBdr>
            <w:top w:val="none" w:sz="0" w:space="0" w:color="auto"/>
            <w:left w:val="none" w:sz="0" w:space="0" w:color="auto"/>
            <w:bottom w:val="none" w:sz="0" w:space="0" w:color="auto"/>
            <w:right w:val="none" w:sz="0" w:space="0" w:color="auto"/>
          </w:divBdr>
        </w:div>
        <w:div w:id="674576979">
          <w:marLeft w:val="640"/>
          <w:marRight w:val="0"/>
          <w:marTop w:val="0"/>
          <w:marBottom w:val="0"/>
          <w:divBdr>
            <w:top w:val="none" w:sz="0" w:space="0" w:color="auto"/>
            <w:left w:val="none" w:sz="0" w:space="0" w:color="auto"/>
            <w:bottom w:val="none" w:sz="0" w:space="0" w:color="auto"/>
            <w:right w:val="none" w:sz="0" w:space="0" w:color="auto"/>
          </w:divBdr>
        </w:div>
        <w:div w:id="778061378">
          <w:marLeft w:val="640"/>
          <w:marRight w:val="0"/>
          <w:marTop w:val="0"/>
          <w:marBottom w:val="0"/>
          <w:divBdr>
            <w:top w:val="none" w:sz="0" w:space="0" w:color="auto"/>
            <w:left w:val="none" w:sz="0" w:space="0" w:color="auto"/>
            <w:bottom w:val="none" w:sz="0" w:space="0" w:color="auto"/>
            <w:right w:val="none" w:sz="0" w:space="0" w:color="auto"/>
          </w:divBdr>
        </w:div>
        <w:div w:id="1628125627">
          <w:marLeft w:val="640"/>
          <w:marRight w:val="0"/>
          <w:marTop w:val="0"/>
          <w:marBottom w:val="0"/>
          <w:divBdr>
            <w:top w:val="none" w:sz="0" w:space="0" w:color="auto"/>
            <w:left w:val="none" w:sz="0" w:space="0" w:color="auto"/>
            <w:bottom w:val="none" w:sz="0" w:space="0" w:color="auto"/>
            <w:right w:val="none" w:sz="0" w:space="0" w:color="auto"/>
          </w:divBdr>
        </w:div>
        <w:div w:id="1703944394">
          <w:marLeft w:val="640"/>
          <w:marRight w:val="0"/>
          <w:marTop w:val="0"/>
          <w:marBottom w:val="0"/>
          <w:divBdr>
            <w:top w:val="none" w:sz="0" w:space="0" w:color="auto"/>
            <w:left w:val="none" w:sz="0" w:space="0" w:color="auto"/>
            <w:bottom w:val="none" w:sz="0" w:space="0" w:color="auto"/>
            <w:right w:val="none" w:sz="0" w:space="0" w:color="auto"/>
          </w:divBdr>
        </w:div>
        <w:div w:id="1717117865">
          <w:marLeft w:val="640"/>
          <w:marRight w:val="0"/>
          <w:marTop w:val="0"/>
          <w:marBottom w:val="0"/>
          <w:divBdr>
            <w:top w:val="none" w:sz="0" w:space="0" w:color="auto"/>
            <w:left w:val="none" w:sz="0" w:space="0" w:color="auto"/>
            <w:bottom w:val="none" w:sz="0" w:space="0" w:color="auto"/>
            <w:right w:val="none" w:sz="0" w:space="0" w:color="auto"/>
          </w:divBdr>
        </w:div>
        <w:div w:id="501118842">
          <w:marLeft w:val="640"/>
          <w:marRight w:val="0"/>
          <w:marTop w:val="0"/>
          <w:marBottom w:val="0"/>
          <w:divBdr>
            <w:top w:val="none" w:sz="0" w:space="0" w:color="auto"/>
            <w:left w:val="none" w:sz="0" w:space="0" w:color="auto"/>
            <w:bottom w:val="none" w:sz="0" w:space="0" w:color="auto"/>
            <w:right w:val="none" w:sz="0" w:space="0" w:color="auto"/>
          </w:divBdr>
        </w:div>
        <w:div w:id="994651952">
          <w:marLeft w:val="640"/>
          <w:marRight w:val="0"/>
          <w:marTop w:val="0"/>
          <w:marBottom w:val="0"/>
          <w:divBdr>
            <w:top w:val="none" w:sz="0" w:space="0" w:color="auto"/>
            <w:left w:val="none" w:sz="0" w:space="0" w:color="auto"/>
            <w:bottom w:val="none" w:sz="0" w:space="0" w:color="auto"/>
            <w:right w:val="none" w:sz="0" w:space="0" w:color="auto"/>
          </w:divBdr>
        </w:div>
        <w:div w:id="1314872471">
          <w:marLeft w:val="640"/>
          <w:marRight w:val="0"/>
          <w:marTop w:val="0"/>
          <w:marBottom w:val="0"/>
          <w:divBdr>
            <w:top w:val="none" w:sz="0" w:space="0" w:color="auto"/>
            <w:left w:val="none" w:sz="0" w:space="0" w:color="auto"/>
            <w:bottom w:val="none" w:sz="0" w:space="0" w:color="auto"/>
            <w:right w:val="none" w:sz="0" w:space="0" w:color="auto"/>
          </w:divBdr>
        </w:div>
        <w:div w:id="948439173">
          <w:marLeft w:val="640"/>
          <w:marRight w:val="0"/>
          <w:marTop w:val="0"/>
          <w:marBottom w:val="0"/>
          <w:divBdr>
            <w:top w:val="none" w:sz="0" w:space="0" w:color="auto"/>
            <w:left w:val="none" w:sz="0" w:space="0" w:color="auto"/>
            <w:bottom w:val="none" w:sz="0" w:space="0" w:color="auto"/>
            <w:right w:val="none" w:sz="0" w:space="0" w:color="auto"/>
          </w:divBdr>
        </w:div>
        <w:div w:id="1779329773">
          <w:marLeft w:val="640"/>
          <w:marRight w:val="0"/>
          <w:marTop w:val="0"/>
          <w:marBottom w:val="0"/>
          <w:divBdr>
            <w:top w:val="none" w:sz="0" w:space="0" w:color="auto"/>
            <w:left w:val="none" w:sz="0" w:space="0" w:color="auto"/>
            <w:bottom w:val="none" w:sz="0" w:space="0" w:color="auto"/>
            <w:right w:val="none" w:sz="0" w:space="0" w:color="auto"/>
          </w:divBdr>
        </w:div>
        <w:div w:id="830294747">
          <w:marLeft w:val="640"/>
          <w:marRight w:val="0"/>
          <w:marTop w:val="0"/>
          <w:marBottom w:val="0"/>
          <w:divBdr>
            <w:top w:val="none" w:sz="0" w:space="0" w:color="auto"/>
            <w:left w:val="none" w:sz="0" w:space="0" w:color="auto"/>
            <w:bottom w:val="none" w:sz="0" w:space="0" w:color="auto"/>
            <w:right w:val="none" w:sz="0" w:space="0" w:color="auto"/>
          </w:divBdr>
        </w:div>
        <w:div w:id="1239709559">
          <w:marLeft w:val="640"/>
          <w:marRight w:val="0"/>
          <w:marTop w:val="0"/>
          <w:marBottom w:val="0"/>
          <w:divBdr>
            <w:top w:val="none" w:sz="0" w:space="0" w:color="auto"/>
            <w:left w:val="none" w:sz="0" w:space="0" w:color="auto"/>
            <w:bottom w:val="none" w:sz="0" w:space="0" w:color="auto"/>
            <w:right w:val="none" w:sz="0" w:space="0" w:color="auto"/>
          </w:divBdr>
        </w:div>
        <w:div w:id="876888305">
          <w:marLeft w:val="640"/>
          <w:marRight w:val="0"/>
          <w:marTop w:val="0"/>
          <w:marBottom w:val="0"/>
          <w:divBdr>
            <w:top w:val="none" w:sz="0" w:space="0" w:color="auto"/>
            <w:left w:val="none" w:sz="0" w:space="0" w:color="auto"/>
            <w:bottom w:val="none" w:sz="0" w:space="0" w:color="auto"/>
            <w:right w:val="none" w:sz="0" w:space="0" w:color="auto"/>
          </w:divBdr>
        </w:div>
        <w:div w:id="149568102">
          <w:marLeft w:val="640"/>
          <w:marRight w:val="0"/>
          <w:marTop w:val="0"/>
          <w:marBottom w:val="0"/>
          <w:divBdr>
            <w:top w:val="none" w:sz="0" w:space="0" w:color="auto"/>
            <w:left w:val="none" w:sz="0" w:space="0" w:color="auto"/>
            <w:bottom w:val="none" w:sz="0" w:space="0" w:color="auto"/>
            <w:right w:val="none" w:sz="0" w:space="0" w:color="auto"/>
          </w:divBdr>
        </w:div>
        <w:div w:id="2146466145">
          <w:marLeft w:val="640"/>
          <w:marRight w:val="0"/>
          <w:marTop w:val="0"/>
          <w:marBottom w:val="0"/>
          <w:divBdr>
            <w:top w:val="none" w:sz="0" w:space="0" w:color="auto"/>
            <w:left w:val="none" w:sz="0" w:space="0" w:color="auto"/>
            <w:bottom w:val="none" w:sz="0" w:space="0" w:color="auto"/>
            <w:right w:val="none" w:sz="0" w:space="0" w:color="auto"/>
          </w:divBdr>
        </w:div>
        <w:div w:id="483401817">
          <w:marLeft w:val="640"/>
          <w:marRight w:val="0"/>
          <w:marTop w:val="0"/>
          <w:marBottom w:val="0"/>
          <w:divBdr>
            <w:top w:val="none" w:sz="0" w:space="0" w:color="auto"/>
            <w:left w:val="none" w:sz="0" w:space="0" w:color="auto"/>
            <w:bottom w:val="none" w:sz="0" w:space="0" w:color="auto"/>
            <w:right w:val="none" w:sz="0" w:space="0" w:color="auto"/>
          </w:divBdr>
        </w:div>
        <w:div w:id="425343053">
          <w:marLeft w:val="640"/>
          <w:marRight w:val="0"/>
          <w:marTop w:val="0"/>
          <w:marBottom w:val="0"/>
          <w:divBdr>
            <w:top w:val="none" w:sz="0" w:space="0" w:color="auto"/>
            <w:left w:val="none" w:sz="0" w:space="0" w:color="auto"/>
            <w:bottom w:val="none" w:sz="0" w:space="0" w:color="auto"/>
            <w:right w:val="none" w:sz="0" w:space="0" w:color="auto"/>
          </w:divBdr>
        </w:div>
        <w:div w:id="1896429397">
          <w:marLeft w:val="640"/>
          <w:marRight w:val="0"/>
          <w:marTop w:val="0"/>
          <w:marBottom w:val="0"/>
          <w:divBdr>
            <w:top w:val="none" w:sz="0" w:space="0" w:color="auto"/>
            <w:left w:val="none" w:sz="0" w:space="0" w:color="auto"/>
            <w:bottom w:val="none" w:sz="0" w:space="0" w:color="auto"/>
            <w:right w:val="none" w:sz="0" w:space="0" w:color="auto"/>
          </w:divBdr>
        </w:div>
        <w:div w:id="1157964195">
          <w:marLeft w:val="640"/>
          <w:marRight w:val="0"/>
          <w:marTop w:val="0"/>
          <w:marBottom w:val="0"/>
          <w:divBdr>
            <w:top w:val="none" w:sz="0" w:space="0" w:color="auto"/>
            <w:left w:val="none" w:sz="0" w:space="0" w:color="auto"/>
            <w:bottom w:val="none" w:sz="0" w:space="0" w:color="auto"/>
            <w:right w:val="none" w:sz="0" w:space="0" w:color="auto"/>
          </w:divBdr>
        </w:div>
        <w:div w:id="1890192219">
          <w:marLeft w:val="640"/>
          <w:marRight w:val="0"/>
          <w:marTop w:val="0"/>
          <w:marBottom w:val="0"/>
          <w:divBdr>
            <w:top w:val="none" w:sz="0" w:space="0" w:color="auto"/>
            <w:left w:val="none" w:sz="0" w:space="0" w:color="auto"/>
            <w:bottom w:val="none" w:sz="0" w:space="0" w:color="auto"/>
            <w:right w:val="none" w:sz="0" w:space="0" w:color="auto"/>
          </w:divBdr>
        </w:div>
        <w:div w:id="1081952933">
          <w:marLeft w:val="640"/>
          <w:marRight w:val="0"/>
          <w:marTop w:val="0"/>
          <w:marBottom w:val="0"/>
          <w:divBdr>
            <w:top w:val="none" w:sz="0" w:space="0" w:color="auto"/>
            <w:left w:val="none" w:sz="0" w:space="0" w:color="auto"/>
            <w:bottom w:val="none" w:sz="0" w:space="0" w:color="auto"/>
            <w:right w:val="none" w:sz="0" w:space="0" w:color="auto"/>
          </w:divBdr>
        </w:div>
        <w:div w:id="780489823">
          <w:marLeft w:val="640"/>
          <w:marRight w:val="0"/>
          <w:marTop w:val="0"/>
          <w:marBottom w:val="0"/>
          <w:divBdr>
            <w:top w:val="none" w:sz="0" w:space="0" w:color="auto"/>
            <w:left w:val="none" w:sz="0" w:space="0" w:color="auto"/>
            <w:bottom w:val="none" w:sz="0" w:space="0" w:color="auto"/>
            <w:right w:val="none" w:sz="0" w:space="0" w:color="auto"/>
          </w:divBdr>
        </w:div>
        <w:div w:id="1923298885">
          <w:marLeft w:val="640"/>
          <w:marRight w:val="0"/>
          <w:marTop w:val="0"/>
          <w:marBottom w:val="0"/>
          <w:divBdr>
            <w:top w:val="none" w:sz="0" w:space="0" w:color="auto"/>
            <w:left w:val="none" w:sz="0" w:space="0" w:color="auto"/>
            <w:bottom w:val="none" w:sz="0" w:space="0" w:color="auto"/>
            <w:right w:val="none" w:sz="0" w:space="0" w:color="auto"/>
          </w:divBdr>
        </w:div>
        <w:div w:id="334109520">
          <w:marLeft w:val="640"/>
          <w:marRight w:val="0"/>
          <w:marTop w:val="0"/>
          <w:marBottom w:val="0"/>
          <w:divBdr>
            <w:top w:val="none" w:sz="0" w:space="0" w:color="auto"/>
            <w:left w:val="none" w:sz="0" w:space="0" w:color="auto"/>
            <w:bottom w:val="none" w:sz="0" w:space="0" w:color="auto"/>
            <w:right w:val="none" w:sz="0" w:space="0" w:color="auto"/>
          </w:divBdr>
        </w:div>
        <w:div w:id="1777559300">
          <w:marLeft w:val="640"/>
          <w:marRight w:val="0"/>
          <w:marTop w:val="0"/>
          <w:marBottom w:val="0"/>
          <w:divBdr>
            <w:top w:val="none" w:sz="0" w:space="0" w:color="auto"/>
            <w:left w:val="none" w:sz="0" w:space="0" w:color="auto"/>
            <w:bottom w:val="none" w:sz="0" w:space="0" w:color="auto"/>
            <w:right w:val="none" w:sz="0" w:space="0" w:color="auto"/>
          </w:divBdr>
        </w:div>
        <w:div w:id="567106777">
          <w:marLeft w:val="640"/>
          <w:marRight w:val="0"/>
          <w:marTop w:val="0"/>
          <w:marBottom w:val="0"/>
          <w:divBdr>
            <w:top w:val="none" w:sz="0" w:space="0" w:color="auto"/>
            <w:left w:val="none" w:sz="0" w:space="0" w:color="auto"/>
            <w:bottom w:val="none" w:sz="0" w:space="0" w:color="auto"/>
            <w:right w:val="none" w:sz="0" w:space="0" w:color="auto"/>
          </w:divBdr>
        </w:div>
        <w:div w:id="310790653">
          <w:marLeft w:val="640"/>
          <w:marRight w:val="0"/>
          <w:marTop w:val="0"/>
          <w:marBottom w:val="0"/>
          <w:divBdr>
            <w:top w:val="none" w:sz="0" w:space="0" w:color="auto"/>
            <w:left w:val="none" w:sz="0" w:space="0" w:color="auto"/>
            <w:bottom w:val="none" w:sz="0" w:space="0" w:color="auto"/>
            <w:right w:val="none" w:sz="0" w:space="0" w:color="auto"/>
          </w:divBdr>
        </w:div>
        <w:div w:id="449859854">
          <w:marLeft w:val="640"/>
          <w:marRight w:val="0"/>
          <w:marTop w:val="0"/>
          <w:marBottom w:val="0"/>
          <w:divBdr>
            <w:top w:val="none" w:sz="0" w:space="0" w:color="auto"/>
            <w:left w:val="none" w:sz="0" w:space="0" w:color="auto"/>
            <w:bottom w:val="none" w:sz="0" w:space="0" w:color="auto"/>
            <w:right w:val="none" w:sz="0" w:space="0" w:color="auto"/>
          </w:divBdr>
        </w:div>
        <w:div w:id="600575240">
          <w:marLeft w:val="640"/>
          <w:marRight w:val="0"/>
          <w:marTop w:val="0"/>
          <w:marBottom w:val="0"/>
          <w:divBdr>
            <w:top w:val="none" w:sz="0" w:space="0" w:color="auto"/>
            <w:left w:val="none" w:sz="0" w:space="0" w:color="auto"/>
            <w:bottom w:val="none" w:sz="0" w:space="0" w:color="auto"/>
            <w:right w:val="none" w:sz="0" w:space="0" w:color="auto"/>
          </w:divBdr>
        </w:div>
        <w:div w:id="2020421895">
          <w:marLeft w:val="640"/>
          <w:marRight w:val="0"/>
          <w:marTop w:val="0"/>
          <w:marBottom w:val="0"/>
          <w:divBdr>
            <w:top w:val="none" w:sz="0" w:space="0" w:color="auto"/>
            <w:left w:val="none" w:sz="0" w:space="0" w:color="auto"/>
            <w:bottom w:val="none" w:sz="0" w:space="0" w:color="auto"/>
            <w:right w:val="none" w:sz="0" w:space="0" w:color="auto"/>
          </w:divBdr>
        </w:div>
        <w:div w:id="1633485054">
          <w:marLeft w:val="640"/>
          <w:marRight w:val="0"/>
          <w:marTop w:val="0"/>
          <w:marBottom w:val="0"/>
          <w:divBdr>
            <w:top w:val="none" w:sz="0" w:space="0" w:color="auto"/>
            <w:left w:val="none" w:sz="0" w:space="0" w:color="auto"/>
            <w:bottom w:val="none" w:sz="0" w:space="0" w:color="auto"/>
            <w:right w:val="none" w:sz="0" w:space="0" w:color="auto"/>
          </w:divBdr>
        </w:div>
        <w:div w:id="479926728">
          <w:marLeft w:val="640"/>
          <w:marRight w:val="0"/>
          <w:marTop w:val="0"/>
          <w:marBottom w:val="0"/>
          <w:divBdr>
            <w:top w:val="none" w:sz="0" w:space="0" w:color="auto"/>
            <w:left w:val="none" w:sz="0" w:space="0" w:color="auto"/>
            <w:bottom w:val="none" w:sz="0" w:space="0" w:color="auto"/>
            <w:right w:val="none" w:sz="0" w:space="0" w:color="auto"/>
          </w:divBdr>
        </w:div>
        <w:div w:id="241765279">
          <w:marLeft w:val="640"/>
          <w:marRight w:val="0"/>
          <w:marTop w:val="0"/>
          <w:marBottom w:val="0"/>
          <w:divBdr>
            <w:top w:val="none" w:sz="0" w:space="0" w:color="auto"/>
            <w:left w:val="none" w:sz="0" w:space="0" w:color="auto"/>
            <w:bottom w:val="none" w:sz="0" w:space="0" w:color="auto"/>
            <w:right w:val="none" w:sz="0" w:space="0" w:color="auto"/>
          </w:divBdr>
        </w:div>
        <w:div w:id="1814565595">
          <w:marLeft w:val="640"/>
          <w:marRight w:val="0"/>
          <w:marTop w:val="0"/>
          <w:marBottom w:val="0"/>
          <w:divBdr>
            <w:top w:val="none" w:sz="0" w:space="0" w:color="auto"/>
            <w:left w:val="none" w:sz="0" w:space="0" w:color="auto"/>
            <w:bottom w:val="none" w:sz="0" w:space="0" w:color="auto"/>
            <w:right w:val="none" w:sz="0" w:space="0" w:color="auto"/>
          </w:divBdr>
        </w:div>
        <w:div w:id="1501233460">
          <w:marLeft w:val="640"/>
          <w:marRight w:val="0"/>
          <w:marTop w:val="0"/>
          <w:marBottom w:val="0"/>
          <w:divBdr>
            <w:top w:val="none" w:sz="0" w:space="0" w:color="auto"/>
            <w:left w:val="none" w:sz="0" w:space="0" w:color="auto"/>
            <w:bottom w:val="none" w:sz="0" w:space="0" w:color="auto"/>
            <w:right w:val="none" w:sz="0" w:space="0" w:color="auto"/>
          </w:divBdr>
        </w:div>
        <w:div w:id="517623776">
          <w:marLeft w:val="640"/>
          <w:marRight w:val="0"/>
          <w:marTop w:val="0"/>
          <w:marBottom w:val="0"/>
          <w:divBdr>
            <w:top w:val="none" w:sz="0" w:space="0" w:color="auto"/>
            <w:left w:val="none" w:sz="0" w:space="0" w:color="auto"/>
            <w:bottom w:val="none" w:sz="0" w:space="0" w:color="auto"/>
            <w:right w:val="none" w:sz="0" w:space="0" w:color="auto"/>
          </w:divBdr>
        </w:div>
        <w:div w:id="1910192362">
          <w:marLeft w:val="640"/>
          <w:marRight w:val="0"/>
          <w:marTop w:val="0"/>
          <w:marBottom w:val="0"/>
          <w:divBdr>
            <w:top w:val="none" w:sz="0" w:space="0" w:color="auto"/>
            <w:left w:val="none" w:sz="0" w:space="0" w:color="auto"/>
            <w:bottom w:val="none" w:sz="0" w:space="0" w:color="auto"/>
            <w:right w:val="none" w:sz="0" w:space="0" w:color="auto"/>
          </w:divBdr>
        </w:div>
        <w:div w:id="1946157420">
          <w:marLeft w:val="640"/>
          <w:marRight w:val="0"/>
          <w:marTop w:val="0"/>
          <w:marBottom w:val="0"/>
          <w:divBdr>
            <w:top w:val="none" w:sz="0" w:space="0" w:color="auto"/>
            <w:left w:val="none" w:sz="0" w:space="0" w:color="auto"/>
            <w:bottom w:val="none" w:sz="0" w:space="0" w:color="auto"/>
            <w:right w:val="none" w:sz="0" w:space="0" w:color="auto"/>
          </w:divBdr>
        </w:div>
        <w:div w:id="140118297">
          <w:marLeft w:val="640"/>
          <w:marRight w:val="0"/>
          <w:marTop w:val="0"/>
          <w:marBottom w:val="0"/>
          <w:divBdr>
            <w:top w:val="none" w:sz="0" w:space="0" w:color="auto"/>
            <w:left w:val="none" w:sz="0" w:space="0" w:color="auto"/>
            <w:bottom w:val="none" w:sz="0" w:space="0" w:color="auto"/>
            <w:right w:val="none" w:sz="0" w:space="0" w:color="auto"/>
          </w:divBdr>
        </w:div>
        <w:div w:id="425156716">
          <w:marLeft w:val="640"/>
          <w:marRight w:val="0"/>
          <w:marTop w:val="0"/>
          <w:marBottom w:val="0"/>
          <w:divBdr>
            <w:top w:val="none" w:sz="0" w:space="0" w:color="auto"/>
            <w:left w:val="none" w:sz="0" w:space="0" w:color="auto"/>
            <w:bottom w:val="none" w:sz="0" w:space="0" w:color="auto"/>
            <w:right w:val="none" w:sz="0" w:space="0" w:color="auto"/>
          </w:divBdr>
        </w:div>
        <w:div w:id="762411852">
          <w:marLeft w:val="640"/>
          <w:marRight w:val="0"/>
          <w:marTop w:val="0"/>
          <w:marBottom w:val="0"/>
          <w:divBdr>
            <w:top w:val="none" w:sz="0" w:space="0" w:color="auto"/>
            <w:left w:val="none" w:sz="0" w:space="0" w:color="auto"/>
            <w:bottom w:val="none" w:sz="0" w:space="0" w:color="auto"/>
            <w:right w:val="none" w:sz="0" w:space="0" w:color="auto"/>
          </w:divBdr>
        </w:div>
        <w:div w:id="1237517653">
          <w:marLeft w:val="640"/>
          <w:marRight w:val="0"/>
          <w:marTop w:val="0"/>
          <w:marBottom w:val="0"/>
          <w:divBdr>
            <w:top w:val="none" w:sz="0" w:space="0" w:color="auto"/>
            <w:left w:val="none" w:sz="0" w:space="0" w:color="auto"/>
            <w:bottom w:val="none" w:sz="0" w:space="0" w:color="auto"/>
            <w:right w:val="none" w:sz="0" w:space="0" w:color="auto"/>
          </w:divBdr>
        </w:div>
        <w:div w:id="399257073">
          <w:marLeft w:val="640"/>
          <w:marRight w:val="0"/>
          <w:marTop w:val="0"/>
          <w:marBottom w:val="0"/>
          <w:divBdr>
            <w:top w:val="none" w:sz="0" w:space="0" w:color="auto"/>
            <w:left w:val="none" w:sz="0" w:space="0" w:color="auto"/>
            <w:bottom w:val="none" w:sz="0" w:space="0" w:color="auto"/>
            <w:right w:val="none" w:sz="0" w:space="0" w:color="auto"/>
          </w:divBdr>
        </w:div>
        <w:div w:id="297538119">
          <w:marLeft w:val="640"/>
          <w:marRight w:val="0"/>
          <w:marTop w:val="0"/>
          <w:marBottom w:val="0"/>
          <w:divBdr>
            <w:top w:val="none" w:sz="0" w:space="0" w:color="auto"/>
            <w:left w:val="none" w:sz="0" w:space="0" w:color="auto"/>
            <w:bottom w:val="none" w:sz="0" w:space="0" w:color="auto"/>
            <w:right w:val="none" w:sz="0" w:space="0" w:color="auto"/>
          </w:divBdr>
        </w:div>
        <w:div w:id="712079459">
          <w:marLeft w:val="640"/>
          <w:marRight w:val="0"/>
          <w:marTop w:val="0"/>
          <w:marBottom w:val="0"/>
          <w:divBdr>
            <w:top w:val="none" w:sz="0" w:space="0" w:color="auto"/>
            <w:left w:val="none" w:sz="0" w:space="0" w:color="auto"/>
            <w:bottom w:val="none" w:sz="0" w:space="0" w:color="auto"/>
            <w:right w:val="none" w:sz="0" w:space="0" w:color="auto"/>
          </w:divBdr>
        </w:div>
        <w:div w:id="419568350">
          <w:marLeft w:val="640"/>
          <w:marRight w:val="0"/>
          <w:marTop w:val="0"/>
          <w:marBottom w:val="0"/>
          <w:divBdr>
            <w:top w:val="none" w:sz="0" w:space="0" w:color="auto"/>
            <w:left w:val="none" w:sz="0" w:space="0" w:color="auto"/>
            <w:bottom w:val="none" w:sz="0" w:space="0" w:color="auto"/>
            <w:right w:val="none" w:sz="0" w:space="0" w:color="auto"/>
          </w:divBdr>
        </w:div>
        <w:div w:id="1473519934">
          <w:marLeft w:val="640"/>
          <w:marRight w:val="0"/>
          <w:marTop w:val="0"/>
          <w:marBottom w:val="0"/>
          <w:divBdr>
            <w:top w:val="none" w:sz="0" w:space="0" w:color="auto"/>
            <w:left w:val="none" w:sz="0" w:space="0" w:color="auto"/>
            <w:bottom w:val="none" w:sz="0" w:space="0" w:color="auto"/>
            <w:right w:val="none" w:sz="0" w:space="0" w:color="auto"/>
          </w:divBdr>
        </w:div>
        <w:div w:id="1289316725">
          <w:marLeft w:val="640"/>
          <w:marRight w:val="0"/>
          <w:marTop w:val="0"/>
          <w:marBottom w:val="0"/>
          <w:divBdr>
            <w:top w:val="none" w:sz="0" w:space="0" w:color="auto"/>
            <w:left w:val="none" w:sz="0" w:space="0" w:color="auto"/>
            <w:bottom w:val="none" w:sz="0" w:space="0" w:color="auto"/>
            <w:right w:val="none" w:sz="0" w:space="0" w:color="auto"/>
          </w:divBdr>
        </w:div>
        <w:div w:id="1167940521">
          <w:marLeft w:val="640"/>
          <w:marRight w:val="0"/>
          <w:marTop w:val="0"/>
          <w:marBottom w:val="0"/>
          <w:divBdr>
            <w:top w:val="none" w:sz="0" w:space="0" w:color="auto"/>
            <w:left w:val="none" w:sz="0" w:space="0" w:color="auto"/>
            <w:bottom w:val="none" w:sz="0" w:space="0" w:color="auto"/>
            <w:right w:val="none" w:sz="0" w:space="0" w:color="auto"/>
          </w:divBdr>
        </w:div>
        <w:div w:id="334771873">
          <w:marLeft w:val="640"/>
          <w:marRight w:val="0"/>
          <w:marTop w:val="0"/>
          <w:marBottom w:val="0"/>
          <w:divBdr>
            <w:top w:val="none" w:sz="0" w:space="0" w:color="auto"/>
            <w:left w:val="none" w:sz="0" w:space="0" w:color="auto"/>
            <w:bottom w:val="none" w:sz="0" w:space="0" w:color="auto"/>
            <w:right w:val="none" w:sz="0" w:space="0" w:color="auto"/>
          </w:divBdr>
        </w:div>
        <w:div w:id="1300110363">
          <w:marLeft w:val="640"/>
          <w:marRight w:val="0"/>
          <w:marTop w:val="0"/>
          <w:marBottom w:val="0"/>
          <w:divBdr>
            <w:top w:val="none" w:sz="0" w:space="0" w:color="auto"/>
            <w:left w:val="none" w:sz="0" w:space="0" w:color="auto"/>
            <w:bottom w:val="none" w:sz="0" w:space="0" w:color="auto"/>
            <w:right w:val="none" w:sz="0" w:space="0" w:color="auto"/>
          </w:divBdr>
        </w:div>
        <w:div w:id="1058816845">
          <w:marLeft w:val="640"/>
          <w:marRight w:val="0"/>
          <w:marTop w:val="0"/>
          <w:marBottom w:val="0"/>
          <w:divBdr>
            <w:top w:val="none" w:sz="0" w:space="0" w:color="auto"/>
            <w:left w:val="none" w:sz="0" w:space="0" w:color="auto"/>
            <w:bottom w:val="none" w:sz="0" w:space="0" w:color="auto"/>
            <w:right w:val="none" w:sz="0" w:space="0" w:color="auto"/>
          </w:divBdr>
        </w:div>
        <w:div w:id="1927423687">
          <w:marLeft w:val="640"/>
          <w:marRight w:val="0"/>
          <w:marTop w:val="0"/>
          <w:marBottom w:val="0"/>
          <w:divBdr>
            <w:top w:val="none" w:sz="0" w:space="0" w:color="auto"/>
            <w:left w:val="none" w:sz="0" w:space="0" w:color="auto"/>
            <w:bottom w:val="none" w:sz="0" w:space="0" w:color="auto"/>
            <w:right w:val="none" w:sz="0" w:space="0" w:color="auto"/>
          </w:divBdr>
        </w:div>
        <w:div w:id="689532723">
          <w:marLeft w:val="640"/>
          <w:marRight w:val="0"/>
          <w:marTop w:val="0"/>
          <w:marBottom w:val="0"/>
          <w:divBdr>
            <w:top w:val="none" w:sz="0" w:space="0" w:color="auto"/>
            <w:left w:val="none" w:sz="0" w:space="0" w:color="auto"/>
            <w:bottom w:val="none" w:sz="0" w:space="0" w:color="auto"/>
            <w:right w:val="none" w:sz="0" w:space="0" w:color="auto"/>
          </w:divBdr>
        </w:div>
        <w:div w:id="520439389">
          <w:marLeft w:val="640"/>
          <w:marRight w:val="0"/>
          <w:marTop w:val="0"/>
          <w:marBottom w:val="0"/>
          <w:divBdr>
            <w:top w:val="none" w:sz="0" w:space="0" w:color="auto"/>
            <w:left w:val="none" w:sz="0" w:space="0" w:color="auto"/>
            <w:bottom w:val="none" w:sz="0" w:space="0" w:color="auto"/>
            <w:right w:val="none" w:sz="0" w:space="0" w:color="auto"/>
          </w:divBdr>
        </w:div>
        <w:div w:id="2024741802">
          <w:marLeft w:val="640"/>
          <w:marRight w:val="0"/>
          <w:marTop w:val="0"/>
          <w:marBottom w:val="0"/>
          <w:divBdr>
            <w:top w:val="none" w:sz="0" w:space="0" w:color="auto"/>
            <w:left w:val="none" w:sz="0" w:space="0" w:color="auto"/>
            <w:bottom w:val="none" w:sz="0" w:space="0" w:color="auto"/>
            <w:right w:val="none" w:sz="0" w:space="0" w:color="auto"/>
          </w:divBdr>
        </w:div>
        <w:div w:id="1311130997">
          <w:marLeft w:val="640"/>
          <w:marRight w:val="0"/>
          <w:marTop w:val="0"/>
          <w:marBottom w:val="0"/>
          <w:divBdr>
            <w:top w:val="none" w:sz="0" w:space="0" w:color="auto"/>
            <w:left w:val="none" w:sz="0" w:space="0" w:color="auto"/>
            <w:bottom w:val="none" w:sz="0" w:space="0" w:color="auto"/>
            <w:right w:val="none" w:sz="0" w:space="0" w:color="auto"/>
          </w:divBdr>
        </w:div>
        <w:div w:id="849638340">
          <w:marLeft w:val="640"/>
          <w:marRight w:val="0"/>
          <w:marTop w:val="0"/>
          <w:marBottom w:val="0"/>
          <w:divBdr>
            <w:top w:val="none" w:sz="0" w:space="0" w:color="auto"/>
            <w:left w:val="none" w:sz="0" w:space="0" w:color="auto"/>
            <w:bottom w:val="none" w:sz="0" w:space="0" w:color="auto"/>
            <w:right w:val="none" w:sz="0" w:space="0" w:color="auto"/>
          </w:divBdr>
        </w:div>
        <w:div w:id="1178160703">
          <w:marLeft w:val="640"/>
          <w:marRight w:val="0"/>
          <w:marTop w:val="0"/>
          <w:marBottom w:val="0"/>
          <w:divBdr>
            <w:top w:val="none" w:sz="0" w:space="0" w:color="auto"/>
            <w:left w:val="none" w:sz="0" w:space="0" w:color="auto"/>
            <w:bottom w:val="none" w:sz="0" w:space="0" w:color="auto"/>
            <w:right w:val="none" w:sz="0" w:space="0" w:color="auto"/>
          </w:divBdr>
        </w:div>
        <w:div w:id="1814055929">
          <w:marLeft w:val="640"/>
          <w:marRight w:val="0"/>
          <w:marTop w:val="0"/>
          <w:marBottom w:val="0"/>
          <w:divBdr>
            <w:top w:val="none" w:sz="0" w:space="0" w:color="auto"/>
            <w:left w:val="none" w:sz="0" w:space="0" w:color="auto"/>
            <w:bottom w:val="none" w:sz="0" w:space="0" w:color="auto"/>
            <w:right w:val="none" w:sz="0" w:space="0" w:color="auto"/>
          </w:divBdr>
        </w:div>
        <w:div w:id="863788275">
          <w:marLeft w:val="640"/>
          <w:marRight w:val="0"/>
          <w:marTop w:val="0"/>
          <w:marBottom w:val="0"/>
          <w:divBdr>
            <w:top w:val="none" w:sz="0" w:space="0" w:color="auto"/>
            <w:left w:val="none" w:sz="0" w:space="0" w:color="auto"/>
            <w:bottom w:val="none" w:sz="0" w:space="0" w:color="auto"/>
            <w:right w:val="none" w:sz="0" w:space="0" w:color="auto"/>
          </w:divBdr>
        </w:div>
        <w:div w:id="1948005152">
          <w:marLeft w:val="640"/>
          <w:marRight w:val="0"/>
          <w:marTop w:val="0"/>
          <w:marBottom w:val="0"/>
          <w:divBdr>
            <w:top w:val="none" w:sz="0" w:space="0" w:color="auto"/>
            <w:left w:val="none" w:sz="0" w:space="0" w:color="auto"/>
            <w:bottom w:val="none" w:sz="0" w:space="0" w:color="auto"/>
            <w:right w:val="none" w:sz="0" w:space="0" w:color="auto"/>
          </w:divBdr>
        </w:div>
        <w:div w:id="1833060244">
          <w:marLeft w:val="640"/>
          <w:marRight w:val="0"/>
          <w:marTop w:val="0"/>
          <w:marBottom w:val="0"/>
          <w:divBdr>
            <w:top w:val="none" w:sz="0" w:space="0" w:color="auto"/>
            <w:left w:val="none" w:sz="0" w:space="0" w:color="auto"/>
            <w:bottom w:val="none" w:sz="0" w:space="0" w:color="auto"/>
            <w:right w:val="none" w:sz="0" w:space="0" w:color="auto"/>
          </w:divBdr>
        </w:div>
        <w:div w:id="432240994">
          <w:marLeft w:val="640"/>
          <w:marRight w:val="0"/>
          <w:marTop w:val="0"/>
          <w:marBottom w:val="0"/>
          <w:divBdr>
            <w:top w:val="none" w:sz="0" w:space="0" w:color="auto"/>
            <w:left w:val="none" w:sz="0" w:space="0" w:color="auto"/>
            <w:bottom w:val="none" w:sz="0" w:space="0" w:color="auto"/>
            <w:right w:val="none" w:sz="0" w:space="0" w:color="auto"/>
          </w:divBdr>
        </w:div>
        <w:div w:id="1329167029">
          <w:marLeft w:val="640"/>
          <w:marRight w:val="0"/>
          <w:marTop w:val="0"/>
          <w:marBottom w:val="0"/>
          <w:divBdr>
            <w:top w:val="none" w:sz="0" w:space="0" w:color="auto"/>
            <w:left w:val="none" w:sz="0" w:space="0" w:color="auto"/>
            <w:bottom w:val="none" w:sz="0" w:space="0" w:color="auto"/>
            <w:right w:val="none" w:sz="0" w:space="0" w:color="auto"/>
          </w:divBdr>
        </w:div>
        <w:div w:id="548420435">
          <w:marLeft w:val="640"/>
          <w:marRight w:val="0"/>
          <w:marTop w:val="0"/>
          <w:marBottom w:val="0"/>
          <w:divBdr>
            <w:top w:val="none" w:sz="0" w:space="0" w:color="auto"/>
            <w:left w:val="none" w:sz="0" w:space="0" w:color="auto"/>
            <w:bottom w:val="none" w:sz="0" w:space="0" w:color="auto"/>
            <w:right w:val="none" w:sz="0" w:space="0" w:color="auto"/>
          </w:divBdr>
        </w:div>
        <w:div w:id="42297289">
          <w:marLeft w:val="640"/>
          <w:marRight w:val="0"/>
          <w:marTop w:val="0"/>
          <w:marBottom w:val="0"/>
          <w:divBdr>
            <w:top w:val="none" w:sz="0" w:space="0" w:color="auto"/>
            <w:left w:val="none" w:sz="0" w:space="0" w:color="auto"/>
            <w:bottom w:val="none" w:sz="0" w:space="0" w:color="auto"/>
            <w:right w:val="none" w:sz="0" w:space="0" w:color="auto"/>
          </w:divBdr>
        </w:div>
        <w:div w:id="914970805">
          <w:marLeft w:val="640"/>
          <w:marRight w:val="0"/>
          <w:marTop w:val="0"/>
          <w:marBottom w:val="0"/>
          <w:divBdr>
            <w:top w:val="none" w:sz="0" w:space="0" w:color="auto"/>
            <w:left w:val="none" w:sz="0" w:space="0" w:color="auto"/>
            <w:bottom w:val="none" w:sz="0" w:space="0" w:color="auto"/>
            <w:right w:val="none" w:sz="0" w:space="0" w:color="auto"/>
          </w:divBdr>
        </w:div>
        <w:div w:id="1224290661">
          <w:marLeft w:val="640"/>
          <w:marRight w:val="0"/>
          <w:marTop w:val="0"/>
          <w:marBottom w:val="0"/>
          <w:divBdr>
            <w:top w:val="none" w:sz="0" w:space="0" w:color="auto"/>
            <w:left w:val="none" w:sz="0" w:space="0" w:color="auto"/>
            <w:bottom w:val="none" w:sz="0" w:space="0" w:color="auto"/>
            <w:right w:val="none" w:sz="0" w:space="0" w:color="auto"/>
          </w:divBdr>
        </w:div>
        <w:div w:id="176890150">
          <w:marLeft w:val="640"/>
          <w:marRight w:val="0"/>
          <w:marTop w:val="0"/>
          <w:marBottom w:val="0"/>
          <w:divBdr>
            <w:top w:val="none" w:sz="0" w:space="0" w:color="auto"/>
            <w:left w:val="none" w:sz="0" w:space="0" w:color="auto"/>
            <w:bottom w:val="none" w:sz="0" w:space="0" w:color="auto"/>
            <w:right w:val="none" w:sz="0" w:space="0" w:color="auto"/>
          </w:divBdr>
        </w:div>
        <w:div w:id="876550540">
          <w:marLeft w:val="640"/>
          <w:marRight w:val="0"/>
          <w:marTop w:val="0"/>
          <w:marBottom w:val="0"/>
          <w:divBdr>
            <w:top w:val="none" w:sz="0" w:space="0" w:color="auto"/>
            <w:left w:val="none" w:sz="0" w:space="0" w:color="auto"/>
            <w:bottom w:val="none" w:sz="0" w:space="0" w:color="auto"/>
            <w:right w:val="none" w:sz="0" w:space="0" w:color="auto"/>
          </w:divBdr>
        </w:div>
        <w:div w:id="846599263">
          <w:marLeft w:val="640"/>
          <w:marRight w:val="0"/>
          <w:marTop w:val="0"/>
          <w:marBottom w:val="0"/>
          <w:divBdr>
            <w:top w:val="none" w:sz="0" w:space="0" w:color="auto"/>
            <w:left w:val="none" w:sz="0" w:space="0" w:color="auto"/>
            <w:bottom w:val="none" w:sz="0" w:space="0" w:color="auto"/>
            <w:right w:val="none" w:sz="0" w:space="0" w:color="auto"/>
          </w:divBdr>
        </w:div>
        <w:div w:id="336158454">
          <w:marLeft w:val="640"/>
          <w:marRight w:val="0"/>
          <w:marTop w:val="0"/>
          <w:marBottom w:val="0"/>
          <w:divBdr>
            <w:top w:val="none" w:sz="0" w:space="0" w:color="auto"/>
            <w:left w:val="none" w:sz="0" w:space="0" w:color="auto"/>
            <w:bottom w:val="none" w:sz="0" w:space="0" w:color="auto"/>
            <w:right w:val="none" w:sz="0" w:space="0" w:color="auto"/>
          </w:divBdr>
        </w:div>
        <w:div w:id="907544215">
          <w:marLeft w:val="640"/>
          <w:marRight w:val="0"/>
          <w:marTop w:val="0"/>
          <w:marBottom w:val="0"/>
          <w:divBdr>
            <w:top w:val="none" w:sz="0" w:space="0" w:color="auto"/>
            <w:left w:val="none" w:sz="0" w:space="0" w:color="auto"/>
            <w:bottom w:val="none" w:sz="0" w:space="0" w:color="auto"/>
            <w:right w:val="none" w:sz="0" w:space="0" w:color="auto"/>
          </w:divBdr>
        </w:div>
        <w:div w:id="1441409282">
          <w:marLeft w:val="640"/>
          <w:marRight w:val="0"/>
          <w:marTop w:val="0"/>
          <w:marBottom w:val="0"/>
          <w:divBdr>
            <w:top w:val="none" w:sz="0" w:space="0" w:color="auto"/>
            <w:left w:val="none" w:sz="0" w:space="0" w:color="auto"/>
            <w:bottom w:val="none" w:sz="0" w:space="0" w:color="auto"/>
            <w:right w:val="none" w:sz="0" w:space="0" w:color="auto"/>
          </w:divBdr>
        </w:div>
        <w:div w:id="1448550026">
          <w:marLeft w:val="640"/>
          <w:marRight w:val="0"/>
          <w:marTop w:val="0"/>
          <w:marBottom w:val="0"/>
          <w:divBdr>
            <w:top w:val="none" w:sz="0" w:space="0" w:color="auto"/>
            <w:left w:val="none" w:sz="0" w:space="0" w:color="auto"/>
            <w:bottom w:val="none" w:sz="0" w:space="0" w:color="auto"/>
            <w:right w:val="none" w:sz="0" w:space="0" w:color="auto"/>
          </w:divBdr>
        </w:div>
        <w:div w:id="587075583">
          <w:marLeft w:val="640"/>
          <w:marRight w:val="0"/>
          <w:marTop w:val="0"/>
          <w:marBottom w:val="0"/>
          <w:divBdr>
            <w:top w:val="none" w:sz="0" w:space="0" w:color="auto"/>
            <w:left w:val="none" w:sz="0" w:space="0" w:color="auto"/>
            <w:bottom w:val="none" w:sz="0" w:space="0" w:color="auto"/>
            <w:right w:val="none" w:sz="0" w:space="0" w:color="auto"/>
          </w:divBdr>
        </w:div>
        <w:div w:id="968362915">
          <w:marLeft w:val="640"/>
          <w:marRight w:val="0"/>
          <w:marTop w:val="0"/>
          <w:marBottom w:val="0"/>
          <w:divBdr>
            <w:top w:val="none" w:sz="0" w:space="0" w:color="auto"/>
            <w:left w:val="none" w:sz="0" w:space="0" w:color="auto"/>
            <w:bottom w:val="none" w:sz="0" w:space="0" w:color="auto"/>
            <w:right w:val="none" w:sz="0" w:space="0" w:color="auto"/>
          </w:divBdr>
        </w:div>
        <w:div w:id="41254176">
          <w:marLeft w:val="640"/>
          <w:marRight w:val="0"/>
          <w:marTop w:val="0"/>
          <w:marBottom w:val="0"/>
          <w:divBdr>
            <w:top w:val="none" w:sz="0" w:space="0" w:color="auto"/>
            <w:left w:val="none" w:sz="0" w:space="0" w:color="auto"/>
            <w:bottom w:val="none" w:sz="0" w:space="0" w:color="auto"/>
            <w:right w:val="none" w:sz="0" w:space="0" w:color="auto"/>
          </w:divBdr>
        </w:div>
        <w:div w:id="1428572807">
          <w:marLeft w:val="640"/>
          <w:marRight w:val="0"/>
          <w:marTop w:val="0"/>
          <w:marBottom w:val="0"/>
          <w:divBdr>
            <w:top w:val="none" w:sz="0" w:space="0" w:color="auto"/>
            <w:left w:val="none" w:sz="0" w:space="0" w:color="auto"/>
            <w:bottom w:val="none" w:sz="0" w:space="0" w:color="auto"/>
            <w:right w:val="none" w:sz="0" w:space="0" w:color="auto"/>
          </w:divBdr>
        </w:div>
      </w:divsChild>
    </w:div>
    <w:div w:id="1137604719">
      <w:bodyDiv w:val="1"/>
      <w:marLeft w:val="0"/>
      <w:marRight w:val="0"/>
      <w:marTop w:val="0"/>
      <w:marBottom w:val="0"/>
      <w:divBdr>
        <w:top w:val="none" w:sz="0" w:space="0" w:color="auto"/>
        <w:left w:val="none" w:sz="0" w:space="0" w:color="auto"/>
        <w:bottom w:val="none" w:sz="0" w:space="0" w:color="auto"/>
        <w:right w:val="none" w:sz="0" w:space="0" w:color="auto"/>
      </w:divBdr>
      <w:divsChild>
        <w:div w:id="292449834">
          <w:marLeft w:val="640"/>
          <w:marRight w:val="0"/>
          <w:marTop w:val="0"/>
          <w:marBottom w:val="0"/>
          <w:divBdr>
            <w:top w:val="none" w:sz="0" w:space="0" w:color="auto"/>
            <w:left w:val="none" w:sz="0" w:space="0" w:color="auto"/>
            <w:bottom w:val="none" w:sz="0" w:space="0" w:color="auto"/>
            <w:right w:val="none" w:sz="0" w:space="0" w:color="auto"/>
          </w:divBdr>
        </w:div>
        <w:div w:id="1918857895">
          <w:marLeft w:val="640"/>
          <w:marRight w:val="0"/>
          <w:marTop w:val="0"/>
          <w:marBottom w:val="0"/>
          <w:divBdr>
            <w:top w:val="none" w:sz="0" w:space="0" w:color="auto"/>
            <w:left w:val="none" w:sz="0" w:space="0" w:color="auto"/>
            <w:bottom w:val="none" w:sz="0" w:space="0" w:color="auto"/>
            <w:right w:val="none" w:sz="0" w:space="0" w:color="auto"/>
          </w:divBdr>
        </w:div>
        <w:div w:id="185678767">
          <w:marLeft w:val="640"/>
          <w:marRight w:val="0"/>
          <w:marTop w:val="0"/>
          <w:marBottom w:val="0"/>
          <w:divBdr>
            <w:top w:val="none" w:sz="0" w:space="0" w:color="auto"/>
            <w:left w:val="none" w:sz="0" w:space="0" w:color="auto"/>
            <w:bottom w:val="none" w:sz="0" w:space="0" w:color="auto"/>
            <w:right w:val="none" w:sz="0" w:space="0" w:color="auto"/>
          </w:divBdr>
        </w:div>
        <w:div w:id="1063068675">
          <w:marLeft w:val="640"/>
          <w:marRight w:val="0"/>
          <w:marTop w:val="0"/>
          <w:marBottom w:val="0"/>
          <w:divBdr>
            <w:top w:val="none" w:sz="0" w:space="0" w:color="auto"/>
            <w:left w:val="none" w:sz="0" w:space="0" w:color="auto"/>
            <w:bottom w:val="none" w:sz="0" w:space="0" w:color="auto"/>
            <w:right w:val="none" w:sz="0" w:space="0" w:color="auto"/>
          </w:divBdr>
        </w:div>
        <w:div w:id="161816373">
          <w:marLeft w:val="640"/>
          <w:marRight w:val="0"/>
          <w:marTop w:val="0"/>
          <w:marBottom w:val="0"/>
          <w:divBdr>
            <w:top w:val="none" w:sz="0" w:space="0" w:color="auto"/>
            <w:left w:val="none" w:sz="0" w:space="0" w:color="auto"/>
            <w:bottom w:val="none" w:sz="0" w:space="0" w:color="auto"/>
            <w:right w:val="none" w:sz="0" w:space="0" w:color="auto"/>
          </w:divBdr>
        </w:div>
        <w:div w:id="1311061131">
          <w:marLeft w:val="640"/>
          <w:marRight w:val="0"/>
          <w:marTop w:val="0"/>
          <w:marBottom w:val="0"/>
          <w:divBdr>
            <w:top w:val="none" w:sz="0" w:space="0" w:color="auto"/>
            <w:left w:val="none" w:sz="0" w:space="0" w:color="auto"/>
            <w:bottom w:val="none" w:sz="0" w:space="0" w:color="auto"/>
            <w:right w:val="none" w:sz="0" w:space="0" w:color="auto"/>
          </w:divBdr>
        </w:div>
        <w:div w:id="1618295844">
          <w:marLeft w:val="640"/>
          <w:marRight w:val="0"/>
          <w:marTop w:val="0"/>
          <w:marBottom w:val="0"/>
          <w:divBdr>
            <w:top w:val="none" w:sz="0" w:space="0" w:color="auto"/>
            <w:left w:val="none" w:sz="0" w:space="0" w:color="auto"/>
            <w:bottom w:val="none" w:sz="0" w:space="0" w:color="auto"/>
            <w:right w:val="none" w:sz="0" w:space="0" w:color="auto"/>
          </w:divBdr>
        </w:div>
        <w:div w:id="1294871175">
          <w:marLeft w:val="640"/>
          <w:marRight w:val="0"/>
          <w:marTop w:val="0"/>
          <w:marBottom w:val="0"/>
          <w:divBdr>
            <w:top w:val="none" w:sz="0" w:space="0" w:color="auto"/>
            <w:left w:val="none" w:sz="0" w:space="0" w:color="auto"/>
            <w:bottom w:val="none" w:sz="0" w:space="0" w:color="auto"/>
            <w:right w:val="none" w:sz="0" w:space="0" w:color="auto"/>
          </w:divBdr>
        </w:div>
        <w:div w:id="536889238">
          <w:marLeft w:val="640"/>
          <w:marRight w:val="0"/>
          <w:marTop w:val="0"/>
          <w:marBottom w:val="0"/>
          <w:divBdr>
            <w:top w:val="none" w:sz="0" w:space="0" w:color="auto"/>
            <w:left w:val="none" w:sz="0" w:space="0" w:color="auto"/>
            <w:bottom w:val="none" w:sz="0" w:space="0" w:color="auto"/>
            <w:right w:val="none" w:sz="0" w:space="0" w:color="auto"/>
          </w:divBdr>
        </w:div>
        <w:div w:id="1947493695">
          <w:marLeft w:val="640"/>
          <w:marRight w:val="0"/>
          <w:marTop w:val="0"/>
          <w:marBottom w:val="0"/>
          <w:divBdr>
            <w:top w:val="none" w:sz="0" w:space="0" w:color="auto"/>
            <w:left w:val="none" w:sz="0" w:space="0" w:color="auto"/>
            <w:bottom w:val="none" w:sz="0" w:space="0" w:color="auto"/>
            <w:right w:val="none" w:sz="0" w:space="0" w:color="auto"/>
          </w:divBdr>
        </w:div>
        <w:div w:id="1526744700">
          <w:marLeft w:val="640"/>
          <w:marRight w:val="0"/>
          <w:marTop w:val="0"/>
          <w:marBottom w:val="0"/>
          <w:divBdr>
            <w:top w:val="none" w:sz="0" w:space="0" w:color="auto"/>
            <w:left w:val="none" w:sz="0" w:space="0" w:color="auto"/>
            <w:bottom w:val="none" w:sz="0" w:space="0" w:color="auto"/>
            <w:right w:val="none" w:sz="0" w:space="0" w:color="auto"/>
          </w:divBdr>
        </w:div>
        <w:div w:id="713231961">
          <w:marLeft w:val="640"/>
          <w:marRight w:val="0"/>
          <w:marTop w:val="0"/>
          <w:marBottom w:val="0"/>
          <w:divBdr>
            <w:top w:val="none" w:sz="0" w:space="0" w:color="auto"/>
            <w:left w:val="none" w:sz="0" w:space="0" w:color="auto"/>
            <w:bottom w:val="none" w:sz="0" w:space="0" w:color="auto"/>
            <w:right w:val="none" w:sz="0" w:space="0" w:color="auto"/>
          </w:divBdr>
        </w:div>
        <w:div w:id="2073771892">
          <w:marLeft w:val="640"/>
          <w:marRight w:val="0"/>
          <w:marTop w:val="0"/>
          <w:marBottom w:val="0"/>
          <w:divBdr>
            <w:top w:val="none" w:sz="0" w:space="0" w:color="auto"/>
            <w:left w:val="none" w:sz="0" w:space="0" w:color="auto"/>
            <w:bottom w:val="none" w:sz="0" w:space="0" w:color="auto"/>
            <w:right w:val="none" w:sz="0" w:space="0" w:color="auto"/>
          </w:divBdr>
        </w:div>
        <w:div w:id="1343582590">
          <w:marLeft w:val="640"/>
          <w:marRight w:val="0"/>
          <w:marTop w:val="0"/>
          <w:marBottom w:val="0"/>
          <w:divBdr>
            <w:top w:val="none" w:sz="0" w:space="0" w:color="auto"/>
            <w:left w:val="none" w:sz="0" w:space="0" w:color="auto"/>
            <w:bottom w:val="none" w:sz="0" w:space="0" w:color="auto"/>
            <w:right w:val="none" w:sz="0" w:space="0" w:color="auto"/>
          </w:divBdr>
        </w:div>
        <w:div w:id="577515178">
          <w:marLeft w:val="640"/>
          <w:marRight w:val="0"/>
          <w:marTop w:val="0"/>
          <w:marBottom w:val="0"/>
          <w:divBdr>
            <w:top w:val="none" w:sz="0" w:space="0" w:color="auto"/>
            <w:left w:val="none" w:sz="0" w:space="0" w:color="auto"/>
            <w:bottom w:val="none" w:sz="0" w:space="0" w:color="auto"/>
            <w:right w:val="none" w:sz="0" w:space="0" w:color="auto"/>
          </w:divBdr>
        </w:div>
        <w:div w:id="1128739310">
          <w:marLeft w:val="640"/>
          <w:marRight w:val="0"/>
          <w:marTop w:val="0"/>
          <w:marBottom w:val="0"/>
          <w:divBdr>
            <w:top w:val="none" w:sz="0" w:space="0" w:color="auto"/>
            <w:left w:val="none" w:sz="0" w:space="0" w:color="auto"/>
            <w:bottom w:val="none" w:sz="0" w:space="0" w:color="auto"/>
            <w:right w:val="none" w:sz="0" w:space="0" w:color="auto"/>
          </w:divBdr>
        </w:div>
        <w:div w:id="2099710209">
          <w:marLeft w:val="640"/>
          <w:marRight w:val="0"/>
          <w:marTop w:val="0"/>
          <w:marBottom w:val="0"/>
          <w:divBdr>
            <w:top w:val="none" w:sz="0" w:space="0" w:color="auto"/>
            <w:left w:val="none" w:sz="0" w:space="0" w:color="auto"/>
            <w:bottom w:val="none" w:sz="0" w:space="0" w:color="auto"/>
            <w:right w:val="none" w:sz="0" w:space="0" w:color="auto"/>
          </w:divBdr>
        </w:div>
        <w:div w:id="1910994407">
          <w:marLeft w:val="640"/>
          <w:marRight w:val="0"/>
          <w:marTop w:val="0"/>
          <w:marBottom w:val="0"/>
          <w:divBdr>
            <w:top w:val="none" w:sz="0" w:space="0" w:color="auto"/>
            <w:left w:val="none" w:sz="0" w:space="0" w:color="auto"/>
            <w:bottom w:val="none" w:sz="0" w:space="0" w:color="auto"/>
            <w:right w:val="none" w:sz="0" w:space="0" w:color="auto"/>
          </w:divBdr>
        </w:div>
        <w:div w:id="1234923831">
          <w:marLeft w:val="640"/>
          <w:marRight w:val="0"/>
          <w:marTop w:val="0"/>
          <w:marBottom w:val="0"/>
          <w:divBdr>
            <w:top w:val="none" w:sz="0" w:space="0" w:color="auto"/>
            <w:left w:val="none" w:sz="0" w:space="0" w:color="auto"/>
            <w:bottom w:val="none" w:sz="0" w:space="0" w:color="auto"/>
            <w:right w:val="none" w:sz="0" w:space="0" w:color="auto"/>
          </w:divBdr>
        </w:div>
        <w:div w:id="1663923343">
          <w:marLeft w:val="640"/>
          <w:marRight w:val="0"/>
          <w:marTop w:val="0"/>
          <w:marBottom w:val="0"/>
          <w:divBdr>
            <w:top w:val="none" w:sz="0" w:space="0" w:color="auto"/>
            <w:left w:val="none" w:sz="0" w:space="0" w:color="auto"/>
            <w:bottom w:val="none" w:sz="0" w:space="0" w:color="auto"/>
            <w:right w:val="none" w:sz="0" w:space="0" w:color="auto"/>
          </w:divBdr>
        </w:div>
        <w:div w:id="957105153">
          <w:marLeft w:val="640"/>
          <w:marRight w:val="0"/>
          <w:marTop w:val="0"/>
          <w:marBottom w:val="0"/>
          <w:divBdr>
            <w:top w:val="none" w:sz="0" w:space="0" w:color="auto"/>
            <w:left w:val="none" w:sz="0" w:space="0" w:color="auto"/>
            <w:bottom w:val="none" w:sz="0" w:space="0" w:color="auto"/>
            <w:right w:val="none" w:sz="0" w:space="0" w:color="auto"/>
          </w:divBdr>
        </w:div>
        <w:div w:id="1961833513">
          <w:marLeft w:val="640"/>
          <w:marRight w:val="0"/>
          <w:marTop w:val="0"/>
          <w:marBottom w:val="0"/>
          <w:divBdr>
            <w:top w:val="none" w:sz="0" w:space="0" w:color="auto"/>
            <w:left w:val="none" w:sz="0" w:space="0" w:color="auto"/>
            <w:bottom w:val="none" w:sz="0" w:space="0" w:color="auto"/>
            <w:right w:val="none" w:sz="0" w:space="0" w:color="auto"/>
          </w:divBdr>
        </w:div>
        <w:div w:id="540481076">
          <w:marLeft w:val="640"/>
          <w:marRight w:val="0"/>
          <w:marTop w:val="0"/>
          <w:marBottom w:val="0"/>
          <w:divBdr>
            <w:top w:val="none" w:sz="0" w:space="0" w:color="auto"/>
            <w:left w:val="none" w:sz="0" w:space="0" w:color="auto"/>
            <w:bottom w:val="none" w:sz="0" w:space="0" w:color="auto"/>
            <w:right w:val="none" w:sz="0" w:space="0" w:color="auto"/>
          </w:divBdr>
        </w:div>
        <w:div w:id="1596860399">
          <w:marLeft w:val="640"/>
          <w:marRight w:val="0"/>
          <w:marTop w:val="0"/>
          <w:marBottom w:val="0"/>
          <w:divBdr>
            <w:top w:val="none" w:sz="0" w:space="0" w:color="auto"/>
            <w:left w:val="none" w:sz="0" w:space="0" w:color="auto"/>
            <w:bottom w:val="none" w:sz="0" w:space="0" w:color="auto"/>
            <w:right w:val="none" w:sz="0" w:space="0" w:color="auto"/>
          </w:divBdr>
        </w:div>
        <w:div w:id="337928809">
          <w:marLeft w:val="640"/>
          <w:marRight w:val="0"/>
          <w:marTop w:val="0"/>
          <w:marBottom w:val="0"/>
          <w:divBdr>
            <w:top w:val="none" w:sz="0" w:space="0" w:color="auto"/>
            <w:left w:val="none" w:sz="0" w:space="0" w:color="auto"/>
            <w:bottom w:val="none" w:sz="0" w:space="0" w:color="auto"/>
            <w:right w:val="none" w:sz="0" w:space="0" w:color="auto"/>
          </w:divBdr>
        </w:div>
        <w:div w:id="2025939354">
          <w:marLeft w:val="640"/>
          <w:marRight w:val="0"/>
          <w:marTop w:val="0"/>
          <w:marBottom w:val="0"/>
          <w:divBdr>
            <w:top w:val="none" w:sz="0" w:space="0" w:color="auto"/>
            <w:left w:val="none" w:sz="0" w:space="0" w:color="auto"/>
            <w:bottom w:val="none" w:sz="0" w:space="0" w:color="auto"/>
            <w:right w:val="none" w:sz="0" w:space="0" w:color="auto"/>
          </w:divBdr>
        </w:div>
        <w:div w:id="2019577258">
          <w:marLeft w:val="640"/>
          <w:marRight w:val="0"/>
          <w:marTop w:val="0"/>
          <w:marBottom w:val="0"/>
          <w:divBdr>
            <w:top w:val="none" w:sz="0" w:space="0" w:color="auto"/>
            <w:left w:val="none" w:sz="0" w:space="0" w:color="auto"/>
            <w:bottom w:val="none" w:sz="0" w:space="0" w:color="auto"/>
            <w:right w:val="none" w:sz="0" w:space="0" w:color="auto"/>
          </w:divBdr>
        </w:div>
        <w:div w:id="505822579">
          <w:marLeft w:val="640"/>
          <w:marRight w:val="0"/>
          <w:marTop w:val="0"/>
          <w:marBottom w:val="0"/>
          <w:divBdr>
            <w:top w:val="none" w:sz="0" w:space="0" w:color="auto"/>
            <w:left w:val="none" w:sz="0" w:space="0" w:color="auto"/>
            <w:bottom w:val="none" w:sz="0" w:space="0" w:color="auto"/>
            <w:right w:val="none" w:sz="0" w:space="0" w:color="auto"/>
          </w:divBdr>
        </w:div>
        <w:div w:id="2014450469">
          <w:marLeft w:val="640"/>
          <w:marRight w:val="0"/>
          <w:marTop w:val="0"/>
          <w:marBottom w:val="0"/>
          <w:divBdr>
            <w:top w:val="none" w:sz="0" w:space="0" w:color="auto"/>
            <w:left w:val="none" w:sz="0" w:space="0" w:color="auto"/>
            <w:bottom w:val="none" w:sz="0" w:space="0" w:color="auto"/>
            <w:right w:val="none" w:sz="0" w:space="0" w:color="auto"/>
          </w:divBdr>
        </w:div>
        <w:div w:id="2142112970">
          <w:marLeft w:val="640"/>
          <w:marRight w:val="0"/>
          <w:marTop w:val="0"/>
          <w:marBottom w:val="0"/>
          <w:divBdr>
            <w:top w:val="none" w:sz="0" w:space="0" w:color="auto"/>
            <w:left w:val="none" w:sz="0" w:space="0" w:color="auto"/>
            <w:bottom w:val="none" w:sz="0" w:space="0" w:color="auto"/>
            <w:right w:val="none" w:sz="0" w:space="0" w:color="auto"/>
          </w:divBdr>
        </w:div>
        <w:div w:id="1048721209">
          <w:marLeft w:val="640"/>
          <w:marRight w:val="0"/>
          <w:marTop w:val="0"/>
          <w:marBottom w:val="0"/>
          <w:divBdr>
            <w:top w:val="none" w:sz="0" w:space="0" w:color="auto"/>
            <w:left w:val="none" w:sz="0" w:space="0" w:color="auto"/>
            <w:bottom w:val="none" w:sz="0" w:space="0" w:color="auto"/>
            <w:right w:val="none" w:sz="0" w:space="0" w:color="auto"/>
          </w:divBdr>
        </w:div>
        <w:div w:id="805051703">
          <w:marLeft w:val="640"/>
          <w:marRight w:val="0"/>
          <w:marTop w:val="0"/>
          <w:marBottom w:val="0"/>
          <w:divBdr>
            <w:top w:val="none" w:sz="0" w:space="0" w:color="auto"/>
            <w:left w:val="none" w:sz="0" w:space="0" w:color="auto"/>
            <w:bottom w:val="none" w:sz="0" w:space="0" w:color="auto"/>
            <w:right w:val="none" w:sz="0" w:space="0" w:color="auto"/>
          </w:divBdr>
        </w:div>
        <w:div w:id="1625843855">
          <w:marLeft w:val="640"/>
          <w:marRight w:val="0"/>
          <w:marTop w:val="0"/>
          <w:marBottom w:val="0"/>
          <w:divBdr>
            <w:top w:val="none" w:sz="0" w:space="0" w:color="auto"/>
            <w:left w:val="none" w:sz="0" w:space="0" w:color="auto"/>
            <w:bottom w:val="none" w:sz="0" w:space="0" w:color="auto"/>
            <w:right w:val="none" w:sz="0" w:space="0" w:color="auto"/>
          </w:divBdr>
        </w:div>
        <w:div w:id="1258950022">
          <w:marLeft w:val="640"/>
          <w:marRight w:val="0"/>
          <w:marTop w:val="0"/>
          <w:marBottom w:val="0"/>
          <w:divBdr>
            <w:top w:val="none" w:sz="0" w:space="0" w:color="auto"/>
            <w:left w:val="none" w:sz="0" w:space="0" w:color="auto"/>
            <w:bottom w:val="none" w:sz="0" w:space="0" w:color="auto"/>
            <w:right w:val="none" w:sz="0" w:space="0" w:color="auto"/>
          </w:divBdr>
        </w:div>
        <w:div w:id="1692298338">
          <w:marLeft w:val="640"/>
          <w:marRight w:val="0"/>
          <w:marTop w:val="0"/>
          <w:marBottom w:val="0"/>
          <w:divBdr>
            <w:top w:val="none" w:sz="0" w:space="0" w:color="auto"/>
            <w:left w:val="none" w:sz="0" w:space="0" w:color="auto"/>
            <w:bottom w:val="none" w:sz="0" w:space="0" w:color="auto"/>
            <w:right w:val="none" w:sz="0" w:space="0" w:color="auto"/>
          </w:divBdr>
        </w:div>
        <w:div w:id="479659995">
          <w:marLeft w:val="640"/>
          <w:marRight w:val="0"/>
          <w:marTop w:val="0"/>
          <w:marBottom w:val="0"/>
          <w:divBdr>
            <w:top w:val="none" w:sz="0" w:space="0" w:color="auto"/>
            <w:left w:val="none" w:sz="0" w:space="0" w:color="auto"/>
            <w:bottom w:val="none" w:sz="0" w:space="0" w:color="auto"/>
            <w:right w:val="none" w:sz="0" w:space="0" w:color="auto"/>
          </w:divBdr>
        </w:div>
        <w:div w:id="1515068097">
          <w:marLeft w:val="640"/>
          <w:marRight w:val="0"/>
          <w:marTop w:val="0"/>
          <w:marBottom w:val="0"/>
          <w:divBdr>
            <w:top w:val="none" w:sz="0" w:space="0" w:color="auto"/>
            <w:left w:val="none" w:sz="0" w:space="0" w:color="auto"/>
            <w:bottom w:val="none" w:sz="0" w:space="0" w:color="auto"/>
            <w:right w:val="none" w:sz="0" w:space="0" w:color="auto"/>
          </w:divBdr>
        </w:div>
        <w:div w:id="2086419135">
          <w:marLeft w:val="640"/>
          <w:marRight w:val="0"/>
          <w:marTop w:val="0"/>
          <w:marBottom w:val="0"/>
          <w:divBdr>
            <w:top w:val="none" w:sz="0" w:space="0" w:color="auto"/>
            <w:left w:val="none" w:sz="0" w:space="0" w:color="auto"/>
            <w:bottom w:val="none" w:sz="0" w:space="0" w:color="auto"/>
            <w:right w:val="none" w:sz="0" w:space="0" w:color="auto"/>
          </w:divBdr>
        </w:div>
        <w:div w:id="981303120">
          <w:marLeft w:val="640"/>
          <w:marRight w:val="0"/>
          <w:marTop w:val="0"/>
          <w:marBottom w:val="0"/>
          <w:divBdr>
            <w:top w:val="none" w:sz="0" w:space="0" w:color="auto"/>
            <w:left w:val="none" w:sz="0" w:space="0" w:color="auto"/>
            <w:bottom w:val="none" w:sz="0" w:space="0" w:color="auto"/>
            <w:right w:val="none" w:sz="0" w:space="0" w:color="auto"/>
          </w:divBdr>
        </w:div>
        <w:div w:id="1173959483">
          <w:marLeft w:val="640"/>
          <w:marRight w:val="0"/>
          <w:marTop w:val="0"/>
          <w:marBottom w:val="0"/>
          <w:divBdr>
            <w:top w:val="none" w:sz="0" w:space="0" w:color="auto"/>
            <w:left w:val="none" w:sz="0" w:space="0" w:color="auto"/>
            <w:bottom w:val="none" w:sz="0" w:space="0" w:color="auto"/>
            <w:right w:val="none" w:sz="0" w:space="0" w:color="auto"/>
          </w:divBdr>
        </w:div>
        <w:div w:id="137918942">
          <w:marLeft w:val="640"/>
          <w:marRight w:val="0"/>
          <w:marTop w:val="0"/>
          <w:marBottom w:val="0"/>
          <w:divBdr>
            <w:top w:val="none" w:sz="0" w:space="0" w:color="auto"/>
            <w:left w:val="none" w:sz="0" w:space="0" w:color="auto"/>
            <w:bottom w:val="none" w:sz="0" w:space="0" w:color="auto"/>
            <w:right w:val="none" w:sz="0" w:space="0" w:color="auto"/>
          </w:divBdr>
        </w:div>
        <w:div w:id="1390378649">
          <w:marLeft w:val="640"/>
          <w:marRight w:val="0"/>
          <w:marTop w:val="0"/>
          <w:marBottom w:val="0"/>
          <w:divBdr>
            <w:top w:val="none" w:sz="0" w:space="0" w:color="auto"/>
            <w:left w:val="none" w:sz="0" w:space="0" w:color="auto"/>
            <w:bottom w:val="none" w:sz="0" w:space="0" w:color="auto"/>
            <w:right w:val="none" w:sz="0" w:space="0" w:color="auto"/>
          </w:divBdr>
        </w:div>
        <w:div w:id="1743943598">
          <w:marLeft w:val="640"/>
          <w:marRight w:val="0"/>
          <w:marTop w:val="0"/>
          <w:marBottom w:val="0"/>
          <w:divBdr>
            <w:top w:val="none" w:sz="0" w:space="0" w:color="auto"/>
            <w:left w:val="none" w:sz="0" w:space="0" w:color="auto"/>
            <w:bottom w:val="none" w:sz="0" w:space="0" w:color="auto"/>
            <w:right w:val="none" w:sz="0" w:space="0" w:color="auto"/>
          </w:divBdr>
        </w:div>
        <w:div w:id="1915243535">
          <w:marLeft w:val="640"/>
          <w:marRight w:val="0"/>
          <w:marTop w:val="0"/>
          <w:marBottom w:val="0"/>
          <w:divBdr>
            <w:top w:val="none" w:sz="0" w:space="0" w:color="auto"/>
            <w:left w:val="none" w:sz="0" w:space="0" w:color="auto"/>
            <w:bottom w:val="none" w:sz="0" w:space="0" w:color="auto"/>
            <w:right w:val="none" w:sz="0" w:space="0" w:color="auto"/>
          </w:divBdr>
        </w:div>
        <w:div w:id="1914925440">
          <w:marLeft w:val="640"/>
          <w:marRight w:val="0"/>
          <w:marTop w:val="0"/>
          <w:marBottom w:val="0"/>
          <w:divBdr>
            <w:top w:val="none" w:sz="0" w:space="0" w:color="auto"/>
            <w:left w:val="none" w:sz="0" w:space="0" w:color="auto"/>
            <w:bottom w:val="none" w:sz="0" w:space="0" w:color="auto"/>
            <w:right w:val="none" w:sz="0" w:space="0" w:color="auto"/>
          </w:divBdr>
        </w:div>
        <w:div w:id="1768620038">
          <w:marLeft w:val="640"/>
          <w:marRight w:val="0"/>
          <w:marTop w:val="0"/>
          <w:marBottom w:val="0"/>
          <w:divBdr>
            <w:top w:val="none" w:sz="0" w:space="0" w:color="auto"/>
            <w:left w:val="none" w:sz="0" w:space="0" w:color="auto"/>
            <w:bottom w:val="none" w:sz="0" w:space="0" w:color="auto"/>
            <w:right w:val="none" w:sz="0" w:space="0" w:color="auto"/>
          </w:divBdr>
        </w:div>
        <w:div w:id="1573929500">
          <w:marLeft w:val="640"/>
          <w:marRight w:val="0"/>
          <w:marTop w:val="0"/>
          <w:marBottom w:val="0"/>
          <w:divBdr>
            <w:top w:val="none" w:sz="0" w:space="0" w:color="auto"/>
            <w:left w:val="none" w:sz="0" w:space="0" w:color="auto"/>
            <w:bottom w:val="none" w:sz="0" w:space="0" w:color="auto"/>
            <w:right w:val="none" w:sz="0" w:space="0" w:color="auto"/>
          </w:divBdr>
        </w:div>
        <w:div w:id="915287973">
          <w:marLeft w:val="640"/>
          <w:marRight w:val="0"/>
          <w:marTop w:val="0"/>
          <w:marBottom w:val="0"/>
          <w:divBdr>
            <w:top w:val="none" w:sz="0" w:space="0" w:color="auto"/>
            <w:left w:val="none" w:sz="0" w:space="0" w:color="auto"/>
            <w:bottom w:val="none" w:sz="0" w:space="0" w:color="auto"/>
            <w:right w:val="none" w:sz="0" w:space="0" w:color="auto"/>
          </w:divBdr>
        </w:div>
        <w:div w:id="1467897163">
          <w:marLeft w:val="640"/>
          <w:marRight w:val="0"/>
          <w:marTop w:val="0"/>
          <w:marBottom w:val="0"/>
          <w:divBdr>
            <w:top w:val="none" w:sz="0" w:space="0" w:color="auto"/>
            <w:left w:val="none" w:sz="0" w:space="0" w:color="auto"/>
            <w:bottom w:val="none" w:sz="0" w:space="0" w:color="auto"/>
            <w:right w:val="none" w:sz="0" w:space="0" w:color="auto"/>
          </w:divBdr>
        </w:div>
        <w:div w:id="1251815931">
          <w:marLeft w:val="640"/>
          <w:marRight w:val="0"/>
          <w:marTop w:val="0"/>
          <w:marBottom w:val="0"/>
          <w:divBdr>
            <w:top w:val="none" w:sz="0" w:space="0" w:color="auto"/>
            <w:left w:val="none" w:sz="0" w:space="0" w:color="auto"/>
            <w:bottom w:val="none" w:sz="0" w:space="0" w:color="auto"/>
            <w:right w:val="none" w:sz="0" w:space="0" w:color="auto"/>
          </w:divBdr>
        </w:div>
        <w:div w:id="62604517">
          <w:marLeft w:val="640"/>
          <w:marRight w:val="0"/>
          <w:marTop w:val="0"/>
          <w:marBottom w:val="0"/>
          <w:divBdr>
            <w:top w:val="none" w:sz="0" w:space="0" w:color="auto"/>
            <w:left w:val="none" w:sz="0" w:space="0" w:color="auto"/>
            <w:bottom w:val="none" w:sz="0" w:space="0" w:color="auto"/>
            <w:right w:val="none" w:sz="0" w:space="0" w:color="auto"/>
          </w:divBdr>
        </w:div>
        <w:div w:id="566771920">
          <w:marLeft w:val="640"/>
          <w:marRight w:val="0"/>
          <w:marTop w:val="0"/>
          <w:marBottom w:val="0"/>
          <w:divBdr>
            <w:top w:val="none" w:sz="0" w:space="0" w:color="auto"/>
            <w:left w:val="none" w:sz="0" w:space="0" w:color="auto"/>
            <w:bottom w:val="none" w:sz="0" w:space="0" w:color="auto"/>
            <w:right w:val="none" w:sz="0" w:space="0" w:color="auto"/>
          </w:divBdr>
        </w:div>
        <w:div w:id="2037269396">
          <w:marLeft w:val="640"/>
          <w:marRight w:val="0"/>
          <w:marTop w:val="0"/>
          <w:marBottom w:val="0"/>
          <w:divBdr>
            <w:top w:val="none" w:sz="0" w:space="0" w:color="auto"/>
            <w:left w:val="none" w:sz="0" w:space="0" w:color="auto"/>
            <w:bottom w:val="none" w:sz="0" w:space="0" w:color="auto"/>
            <w:right w:val="none" w:sz="0" w:space="0" w:color="auto"/>
          </w:divBdr>
        </w:div>
        <w:div w:id="757167027">
          <w:marLeft w:val="640"/>
          <w:marRight w:val="0"/>
          <w:marTop w:val="0"/>
          <w:marBottom w:val="0"/>
          <w:divBdr>
            <w:top w:val="none" w:sz="0" w:space="0" w:color="auto"/>
            <w:left w:val="none" w:sz="0" w:space="0" w:color="auto"/>
            <w:bottom w:val="none" w:sz="0" w:space="0" w:color="auto"/>
            <w:right w:val="none" w:sz="0" w:space="0" w:color="auto"/>
          </w:divBdr>
        </w:div>
        <w:div w:id="1087506738">
          <w:marLeft w:val="640"/>
          <w:marRight w:val="0"/>
          <w:marTop w:val="0"/>
          <w:marBottom w:val="0"/>
          <w:divBdr>
            <w:top w:val="none" w:sz="0" w:space="0" w:color="auto"/>
            <w:left w:val="none" w:sz="0" w:space="0" w:color="auto"/>
            <w:bottom w:val="none" w:sz="0" w:space="0" w:color="auto"/>
            <w:right w:val="none" w:sz="0" w:space="0" w:color="auto"/>
          </w:divBdr>
        </w:div>
        <w:div w:id="1000348678">
          <w:marLeft w:val="640"/>
          <w:marRight w:val="0"/>
          <w:marTop w:val="0"/>
          <w:marBottom w:val="0"/>
          <w:divBdr>
            <w:top w:val="none" w:sz="0" w:space="0" w:color="auto"/>
            <w:left w:val="none" w:sz="0" w:space="0" w:color="auto"/>
            <w:bottom w:val="none" w:sz="0" w:space="0" w:color="auto"/>
            <w:right w:val="none" w:sz="0" w:space="0" w:color="auto"/>
          </w:divBdr>
        </w:div>
        <w:div w:id="503666617">
          <w:marLeft w:val="640"/>
          <w:marRight w:val="0"/>
          <w:marTop w:val="0"/>
          <w:marBottom w:val="0"/>
          <w:divBdr>
            <w:top w:val="none" w:sz="0" w:space="0" w:color="auto"/>
            <w:left w:val="none" w:sz="0" w:space="0" w:color="auto"/>
            <w:bottom w:val="none" w:sz="0" w:space="0" w:color="auto"/>
            <w:right w:val="none" w:sz="0" w:space="0" w:color="auto"/>
          </w:divBdr>
        </w:div>
        <w:div w:id="1696230360">
          <w:marLeft w:val="640"/>
          <w:marRight w:val="0"/>
          <w:marTop w:val="0"/>
          <w:marBottom w:val="0"/>
          <w:divBdr>
            <w:top w:val="none" w:sz="0" w:space="0" w:color="auto"/>
            <w:left w:val="none" w:sz="0" w:space="0" w:color="auto"/>
            <w:bottom w:val="none" w:sz="0" w:space="0" w:color="auto"/>
            <w:right w:val="none" w:sz="0" w:space="0" w:color="auto"/>
          </w:divBdr>
        </w:div>
        <w:div w:id="1774981428">
          <w:marLeft w:val="640"/>
          <w:marRight w:val="0"/>
          <w:marTop w:val="0"/>
          <w:marBottom w:val="0"/>
          <w:divBdr>
            <w:top w:val="none" w:sz="0" w:space="0" w:color="auto"/>
            <w:left w:val="none" w:sz="0" w:space="0" w:color="auto"/>
            <w:bottom w:val="none" w:sz="0" w:space="0" w:color="auto"/>
            <w:right w:val="none" w:sz="0" w:space="0" w:color="auto"/>
          </w:divBdr>
        </w:div>
        <w:div w:id="2030716649">
          <w:marLeft w:val="640"/>
          <w:marRight w:val="0"/>
          <w:marTop w:val="0"/>
          <w:marBottom w:val="0"/>
          <w:divBdr>
            <w:top w:val="none" w:sz="0" w:space="0" w:color="auto"/>
            <w:left w:val="none" w:sz="0" w:space="0" w:color="auto"/>
            <w:bottom w:val="none" w:sz="0" w:space="0" w:color="auto"/>
            <w:right w:val="none" w:sz="0" w:space="0" w:color="auto"/>
          </w:divBdr>
        </w:div>
        <w:div w:id="4746221">
          <w:marLeft w:val="640"/>
          <w:marRight w:val="0"/>
          <w:marTop w:val="0"/>
          <w:marBottom w:val="0"/>
          <w:divBdr>
            <w:top w:val="none" w:sz="0" w:space="0" w:color="auto"/>
            <w:left w:val="none" w:sz="0" w:space="0" w:color="auto"/>
            <w:bottom w:val="none" w:sz="0" w:space="0" w:color="auto"/>
            <w:right w:val="none" w:sz="0" w:space="0" w:color="auto"/>
          </w:divBdr>
        </w:div>
        <w:div w:id="2054381607">
          <w:marLeft w:val="640"/>
          <w:marRight w:val="0"/>
          <w:marTop w:val="0"/>
          <w:marBottom w:val="0"/>
          <w:divBdr>
            <w:top w:val="none" w:sz="0" w:space="0" w:color="auto"/>
            <w:left w:val="none" w:sz="0" w:space="0" w:color="auto"/>
            <w:bottom w:val="none" w:sz="0" w:space="0" w:color="auto"/>
            <w:right w:val="none" w:sz="0" w:space="0" w:color="auto"/>
          </w:divBdr>
        </w:div>
        <w:div w:id="1523470912">
          <w:marLeft w:val="640"/>
          <w:marRight w:val="0"/>
          <w:marTop w:val="0"/>
          <w:marBottom w:val="0"/>
          <w:divBdr>
            <w:top w:val="none" w:sz="0" w:space="0" w:color="auto"/>
            <w:left w:val="none" w:sz="0" w:space="0" w:color="auto"/>
            <w:bottom w:val="none" w:sz="0" w:space="0" w:color="auto"/>
            <w:right w:val="none" w:sz="0" w:space="0" w:color="auto"/>
          </w:divBdr>
        </w:div>
        <w:div w:id="262229976">
          <w:marLeft w:val="640"/>
          <w:marRight w:val="0"/>
          <w:marTop w:val="0"/>
          <w:marBottom w:val="0"/>
          <w:divBdr>
            <w:top w:val="none" w:sz="0" w:space="0" w:color="auto"/>
            <w:left w:val="none" w:sz="0" w:space="0" w:color="auto"/>
            <w:bottom w:val="none" w:sz="0" w:space="0" w:color="auto"/>
            <w:right w:val="none" w:sz="0" w:space="0" w:color="auto"/>
          </w:divBdr>
        </w:div>
        <w:div w:id="836766000">
          <w:marLeft w:val="640"/>
          <w:marRight w:val="0"/>
          <w:marTop w:val="0"/>
          <w:marBottom w:val="0"/>
          <w:divBdr>
            <w:top w:val="none" w:sz="0" w:space="0" w:color="auto"/>
            <w:left w:val="none" w:sz="0" w:space="0" w:color="auto"/>
            <w:bottom w:val="none" w:sz="0" w:space="0" w:color="auto"/>
            <w:right w:val="none" w:sz="0" w:space="0" w:color="auto"/>
          </w:divBdr>
        </w:div>
        <w:div w:id="12924824">
          <w:marLeft w:val="640"/>
          <w:marRight w:val="0"/>
          <w:marTop w:val="0"/>
          <w:marBottom w:val="0"/>
          <w:divBdr>
            <w:top w:val="none" w:sz="0" w:space="0" w:color="auto"/>
            <w:left w:val="none" w:sz="0" w:space="0" w:color="auto"/>
            <w:bottom w:val="none" w:sz="0" w:space="0" w:color="auto"/>
            <w:right w:val="none" w:sz="0" w:space="0" w:color="auto"/>
          </w:divBdr>
        </w:div>
        <w:div w:id="1300307542">
          <w:marLeft w:val="640"/>
          <w:marRight w:val="0"/>
          <w:marTop w:val="0"/>
          <w:marBottom w:val="0"/>
          <w:divBdr>
            <w:top w:val="none" w:sz="0" w:space="0" w:color="auto"/>
            <w:left w:val="none" w:sz="0" w:space="0" w:color="auto"/>
            <w:bottom w:val="none" w:sz="0" w:space="0" w:color="auto"/>
            <w:right w:val="none" w:sz="0" w:space="0" w:color="auto"/>
          </w:divBdr>
        </w:div>
        <w:div w:id="1599751637">
          <w:marLeft w:val="640"/>
          <w:marRight w:val="0"/>
          <w:marTop w:val="0"/>
          <w:marBottom w:val="0"/>
          <w:divBdr>
            <w:top w:val="none" w:sz="0" w:space="0" w:color="auto"/>
            <w:left w:val="none" w:sz="0" w:space="0" w:color="auto"/>
            <w:bottom w:val="none" w:sz="0" w:space="0" w:color="auto"/>
            <w:right w:val="none" w:sz="0" w:space="0" w:color="auto"/>
          </w:divBdr>
        </w:div>
        <w:div w:id="189413342">
          <w:marLeft w:val="640"/>
          <w:marRight w:val="0"/>
          <w:marTop w:val="0"/>
          <w:marBottom w:val="0"/>
          <w:divBdr>
            <w:top w:val="none" w:sz="0" w:space="0" w:color="auto"/>
            <w:left w:val="none" w:sz="0" w:space="0" w:color="auto"/>
            <w:bottom w:val="none" w:sz="0" w:space="0" w:color="auto"/>
            <w:right w:val="none" w:sz="0" w:space="0" w:color="auto"/>
          </w:divBdr>
        </w:div>
        <w:div w:id="1566259957">
          <w:marLeft w:val="640"/>
          <w:marRight w:val="0"/>
          <w:marTop w:val="0"/>
          <w:marBottom w:val="0"/>
          <w:divBdr>
            <w:top w:val="none" w:sz="0" w:space="0" w:color="auto"/>
            <w:left w:val="none" w:sz="0" w:space="0" w:color="auto"/>
            <w:bottom w:val="none" w:sz="0" w:space="0" w:color="auto"/>
            <w:right w:val="none" w:sz="0" w:space="0" w:color="auto"/>
          </w:divBdr>
        </w:div>
        <w:div w:id="1503814854">
          <w:marLeft w:val="640"/>
          <w:marRight w:val="0"/>
          <w:marTop w:val="0"/>
          <w:marBottom w:val="0"/>
          <w:divBdr>
            <w:top w:val="none" w:sz="0" w:space="0" w:color="auto"/>
            <w:left w:val="none" w:sz="0" w:space="0" w:color="auto"/>
            <w:bottom w:val="none" w:sz="0" w:space="0" w:color="auto"/>
            <w:right w:val="none" w:sz="0" w:space="0" w:color="auto"/>
          </w:divBdr>
        </w:div>
        <w:div w:id="696927488">
          <w:marLeft w:val="640"/>
          <w:marRight w:val="0"/>
          <w:marTop w:val="0"/>
          <w:marBottom w:val="0"/>
          <w:divBdr>
            <w:top w:val="none" w:sz="0" w:space="0" w:color="auto"/>
            <w:left w:val="none" w:sz="0" w:space="0" w:color="auto"/>
            <w:bottom w:val="none" w:sz="0" w:space="0" w:color="auto"/>
            <w:right w:val="none" w:sz="0" w:space="0" w:color="auto"/>
          </w:divBdr>
        </w:div>
        <w:div w:id="1013651878">
          <w:marLeft w:val="640"/>
          <w:marRight w:val="0"/>
          <w:marTop w:val="0"/>
          <w:marBottom w:val="0"/>
          <w:divBdr>
            <w:top w:val="none" w:sz="0" w:space="0" w:color="auto"/>
            <w:left w:val="none" w:sz="0" w:space="0" w:color="auto"/>
            <w:bottom w:val="none" w:sz="0" w:space="0" w:color="auto"/>
            <w:right w:val="none" w:sz="0" w:space="0" w:color="auto"/>
          </w:divBdr>
        </w:div>
        <w:div w:id="396783952">
          <w:marLeft w:val="640"/>
          <w:marRight w:val="0"/>
          <w:marTop w:val="0"/>
          <w:marBottom w:val="0"/>
          <w:divBdr>
            <w:top w:val="none" w:sz="0" w:space="0" w:color="auto"/>
            <w:left w:val="none" w:sz="0" w:space="0" w:color="auto"/>
            <w:bottom w:val="none" w:sz="0" w:space="0" w:color="auto"/>
            <w:right w:val="none" w:sz="0" w:space="0" w:color="auto"/>
          </w:divBdr>
        </w:div>
        <w:div w:id="681705814">
          <w:marLeft w:val="640"/>
          <w:marRight w:val="0"/>
          <w:marTop w:val="0"/>
          <w:marBottom w:val="0"/>
          <w:divBdr>
            <w:top w:val="none" w:sz="0" w:space="0" w:color="auto"/>
            <w:left w:val="none" w:sz="0" w:space="0" w:color="auto"/>
            <w:bottom w:val="none" w:sz="0" w:space="0" w:color="auto"/>
            <w:right w:val="none" w:sz="0" w:space="0" w:color="auto"/>
          </w:divBdr>
        </w:div>
        <w:div w:id="1088766341">
          <w:marLeft w:val="640"/>
          <w:marRight w:val="0"/>
          <w:marTop w:val="0"/>
          <w:marBottom w:val="0"/>
          <w:divBdr>
            <w:top w:val="none" w:sz="0" w:space="0" w:color="auto"/>
            <w:left w:val="none" w:sz="0" w:space="0" w:color="auto"/>
            <w:bottom w:val="none" w:sz="0" w:space="0" w:color="auto"/>
            <w:right w:val="none" w:sz="0" w:space="0" w:color="auto"/>
          </w:divBdr>
        </w:div>
        <w:div w:id="358552189">
          <w:marLeft w:val="640"/>
          <w:marRight w:val="0"/>
          <w:marTop w:val="0"/>
          <w:marBottom w:val="0"/>
          <w:divBdr>
            <w:top w:val="none" w:sz="0" w:space="0" w:color="auto"/>
            <w:left w:val="none" w:sz="0" w:space="0" w:color="auto"/>
            <w:bottom w:val="none" w:sz="0" w:space="0" w:color="auto"/>
            <w:right w:val="none" w:sz="0" w:space="0" w:color="auto"/>
          </w:divBdr>
        </w:div>
        <w:div w:id="1297875104">
          <w:marLeft w:val="640"/>
          <w:marRight w:val="0"/>
          <w:marTop w:val="0"/>
          <w:marBottom w:val="0"/>
          <w:divBdr>
            <w:top w:val="none" w:sz="0" w:space="0" w:color="auto"/>
            <w:left w:val="none" w:sz="0" w:space="0" w:color="auto"/>
            <w:bottom w:val="none" w:sz="0" w:space="0" w:color="auto"/>
            <w:right w:val="none" w:sz="0" w:space="0" w:color="auto"/>
          </w:divBdr>
        </w:div>
        <w:div w:id="1954706146">
          <w:marLeft w:val="640"/>
          <w:marRight w:val="0"/>
          <w:marTop w:val="0"/>
          <w:marBottom w:val="0"/>
          <w:divBdr>
            <w:top w:val="none" w:sz="0" w:space="0" w:color="auto"/>
            <w:left w:val="none" w:sz="0" w:space="0" w:color="auto"/>
            <w:bottom w:val="none" w:sz="0" w:space="0" w:color="auto"/>
            <w:right w:val="none" w:sz="0" w:space="0" w:color="auto"/>
          </w:divBdr>
        </w:div>
        <w:div w:id="1866166105">
          <w:marLeft w:val="640"/>
          <w:marRight w:val="0"/>
          <w:marTop w:val="0"/>
          <w:marBottom w:val="0"/>
          <w:divBdr>
            <w:top w:val="none" w:sz="0" w:space="0" w:color="auto"/>
            <w:left w:val="none" w:sz="0" w:space="0" w:color="auto"/>
            <w:bottom w:val="none" w:sz="0" w:space="0" w:color="auto"/>
            <w:right w:val="none" w:sz="0" w:space="0" w:color="auto"/>
          </w:divBdr>
        </w:div>
        <w:div w:id="1277299151">
          <w:marLeft w:val="640"/>
          <w:marRight w:val="0"/>
          <w:marTop w:val="0"/>
          <w:marBottom w:val="0"/>
          <w:divBdr>
            <w:top w:val="none" w:sz="0" w:space="0" w:color="auto"/>
            <w:left w:val="none" w:sz="0" w:space="0" w:color="auto"/>
            <w:bottom w:val="none" w:sz="0" w:space="0" w:color="auto"/>
            <w:right w:val="none" w:sz="0" w:space="0" w:color="auto"/>
          </w:divBdr>
        </w:div>
        <w:div w:id="1609004628">
          <w:marLeft w:val="640"/>
          <w:marRight w:val="0"/>
          <w:marTop w:val="0"/>
          <w:marBottom w:val="0"/>
          <w:divBdr>
            <w:top w:val="none" w:sz="0" w:space="0" w:color="auto"/>
            <w:left w:val="none" w:sz="0" w:space="0" w:color="auto"/>
            <w:bottom w:val="none" w:sz="0" w:space="0" w:color="auto"/>
            <w:right w:val="none" w:sz="0" w:space="0" w:color="auto"/>
          </w:divBdr>
        </w:div>
        <w:div w:id="421948880">
          <w:marLeft w:val="640"/>
          <w:marRight w:val="0"/>
          <w:marTop w:val="0"/>
          <w:marBottom w:val="0"/>
          <w:divBdr>
            <w:top w:val="none" w:sz="0" w:space="0" w:color="auto"/>
            <w:left w:val="none" w:sz="0" w:space="0" w:color="auto"/>
            <w:bottom w:val="none" w:sz="0" w:space="0" w:color="auto"/>
            <w:right w:val="none" w:sz="0" w:space="0" w:color="auto"/>
          </w:divBdr>
        </w:div>
        <w:div w:id="1818960801">
          <w:marLeft w:val="640"/>
          <w:marRight w:val="0"/>
          <w:marTop w:val="0"/>
          <w:marBottom w:val="0"/>
          <w:divBdr>
            <w:top w:val="none" w:sz="0" w:space="0" w:color="auto"/>
            <w:left w:val="none" w:sz="0" w:space="0" w:color="auto"/>
            <w:bottom w:val="none" w:sz="0" w:space="0" w:color="auto"/>
            <w:right w:val="none" w:sz="0" w:space="0" w:color="auto"/>
          </w:divBdr>
        </w:div>
        <w:div w:id="1522358661">
          <w:marLeft w:val="640"/>
          <w:marRight w:val="0"/>
          <w:marTop w:val="0"/>
          <w:marBottom w:val="0"/>
          <w:divBdr>
            <w:top w:val="none" w:sz="0" w:space="0" w:color="auto"/>
            <w:left w:val="none" w:sz="0" w:space="0" w:color="auto"/>
            <w:bottom w:val="none" w:sz="0" w:space="0" w:color="auto"/>
            <w:right w:val="none" w:sz="0" w:space="0" w:color="auto"/>
          </w:divBdr>
        </w:div>
        <w:div w:id="1905871387">
          <w:marLeft w:val="640"/>
          <w:marRight w:val="0"/>
          <w:marTop w:val="0"/>
          <w:marBottom w:val="0"/>
          <w:divBdr>
            <w:top w:val="none" w:sz="0" w:space="0" w:color="auto"/>
            <w:left w:val="none" w:sz="0" w:space="0" w:color="auto"/>
            <w:bottom w:val="none" w:sz="0" w:space="0" w:color="auto"/>
            <w:right w:val="none" w:sz="0" w:space="0" w:color="auto"/>
          </w:divBdr>
        </w:div>
        <w:div w:id="101731907">
          <w:marLeft w:val="640"/>
          <w:marRight w:val="0"/>
          <w:marTop w:val="0"/>
          <w:marBottom w:val="0"/>
          <w:divBdr>
            <w:top w:val="none" w:sz="0" w:space="0" w:color="auto"/>
            <w:left w:val="none" w:sz="0" w:space="0" w:color="auto"/>
            <w:bottom w:val="none" w:sz="0" w:space="0" w:color="auto"/>
            <w:right w:val="none" w:sz="0" w:space="0" w:color="auto"/>
          </w:divBdr>
        </w:div>
        <w:div w:id="252739447">
          <w:marLeft w:val="640"/>
          <w:marRight w:val="0"/>
          <w:marTop w:val="0"/>
          <w:marBottom w:val="0"/>
          <w:divBdr>
            <w:top w:val="none" w:sz="0" w:space="0" w:color="auto"/>
            <w:left w:val="none" w:sz="0" w:space="0" w:color="auto"/>
            <w:bottom w:val="none" w:sz="0" w:space="0" w:color="auto"/>
            <w:right w:val="none" w:sz="0" w:space="0" w:color="auto"/>
          </w:divBdr>
        </w:div>
        <w:div w:id="470486808">
          <w:marLeft w:val="640"/>
          <w:marRight w:val="0"/>
          <w:marTop w:val="0"/>
          <w:marBottom w:val="0"/>
          <w:divBdr>
            <w:top w:val="none" w:sz="0" w:space="0" w:color="auto"/>
            <w:left w:val="none" w:sz="0" w:space="0" w:color="auto"/>
            <w:bottom w:val="none" w:sz="0" w:space="0" w:color="auto"/>
            <w:right w:val="none" w:sz="0" w:space="0" w:color="auto"/>
          </w:divBdr>
        </w:div>
        <w:div w:id="440538003">
          <w:marLeft w:val="640"/>
          <w:marRight w:val="0"/>
          <w:marTop w:val="0"/>
          <w:marBottom w:val="0"/>
          <w:divBdr>
            <w:top w:val="none" w:sz="0" w:space="0" w:color="auto"/>
            <w:left w:val="none" w:sz="0" w:space="0" w:color="auto"/>
            <w:bottom w:val="none" w:sz="0" w:space="0" w:color="auto"/>
            <w:right w:val="none" w:sz="0" w:space="0" w:color="auto"/>
          </w:divBdr>
        </w:div>
        <w:div w:id="2014254763">
          <w:marLeft w:val="640"/>
          <w:marRight w:val="0"/>
          <w:marTop w:val="0"/>
          <w:marBottom w:val="0"/>
          <w:divBdr>
            <w:top w:val="none" w:sz="0" w:space="0" w:color="auto"/>
            <w:left w:val="none" w:sz="0" w:space="0" w:color="auto"/>
            <w:bottom w:val="none" w:sz="0" w:space="0" w:color="auto"/>
            <w:right w:val="none" w:sz="0" w:space="0" w:color="auto"/>
          </w:divBdr>
        </w:div>
        <w:div w:id="777530262">
          <w:marLeft w:val="640"/>
          <w:marRight w:val="0"/>
          <w:marTop w:val="0"/>
          <w:marBottom w:val="0"/>
          <w:divBdr>
            <w:top w:val="none" w:sz="0" w:space="0" w:color="auto"/>
            <w:left w:val="none" w:sz="0" w:space="0" w:color="auto"/>
            <w:bottom w:val="none" w:sz="0" w:space="0" w:color="auto"/>
            <w:right w:val="none" w:sz="0" w:space="0" w:color="auto"/>
          </w:divBdr>
        </w:div>
        <w:div w:id="660624741">
          <w:marLeft w:val="640"/>
          <w:marRight w:val="0"/>
          <w:marTop w:val="0"/>
          <w:marBottom w:val="0"/>
          <w:divBdr>
            <w:top w:val="none" w:sz="0" w:space="0" w:color="auto"/>
            <w:left w:val="none" w:sz="0" w:space="0" w:color="auto"/>
            <w:bottom w:val="none" w:sz="0" w:space="0" w:color="auto"/>
            <w:right w:val="none" w:sz="0" w:space="0" w:color="auto"/>
          </w:divBdr>
        </w:div>
        <w:div w:id="639573664">
          <w:marLeft w:val="640"/>
          <w:marRight w:val="0"/>
          <w:marTop w:val="0"/>
          <w:marBottom w:val="0"/>
          <w:divBdr>
            <w:top w:val="none" w:sz="0" w:space="0" w:color="auto"/>
            <w:left w:val="none" w:sz="0" w:space="0" w:color="auto"/>
            <w:bottom w:val="none" w:sz="0" w:space="0" w:color="auto"/>
            <w:right w:val="none" w:sz="0" w:space="0" w:color="auto"/>
          </w:divBdr>
        </w:div>
        <w:div w:id="1727875140">
          <w:marLeft w:val="640"/>
          <w:marRight w:val="0"/>
          <w:marTop w:val="0"/>
          <w:marBottom w:val="0"/>
          <w:divBdr>
            <w:top w:val="none" w:sz="0" w:space="0" w:color="auto"/>
            <w:left w:val="none" w:sz="0" w:space="0" w:color="auto"/>
            <w:bottom w:val="none" w:sz="0" w:space="0" w:color="auto"/>
            <w:right w:val="none" w:sz="0" w:space="0" w:color="auto"/>
          </w:divBdr>
        </w:div>
        <w:div w:id="1883053511">
          <w:marLeft w:val="640"/>
          <w:marRight w:val="0"/>
          <w:marTop w:val="0"/>
          <w:marBottom w:val="0"/>
          <w:divBdr>
            <w:top w:val="none" w:sz="0" w:space="0" w:color="auto"/>
            <w:left w:val="none" w:sz="0" w:space="0" w:color="auto"/>
            <w:bottom w:val="none" w:sz="0" w:space="0" w:color="auto"/>
            <w:right w:val="none" w:sz="0" w:space="0" w:color="auto"/>
          </w:divBdr>
        </w:div>
        <w:div w:id="1608077156">
          <w:marLeft w:val="640"/>
          <w:marRight w:val="0"/>
          <w:marTop w:val="0"/>
          <w:marBottom w:val="0"/>
          <w:divBdr>
            <w:top w:val="none" w:sz="0" w:space="0" w:color="auto"/>
            <w:left w:val="none" w:sz="0" w:space="0" w:color="auto"/>
            <w:bottom w:val="none" w:sz="0" w:space="0" w:color="auto"/>
            <w:right w:val="none" w:sz="0" w:space="0" w:color="auto"/>
          </w:divBdr>
        </w:div>
        <w:div w:id="1645158870">
          <w:marLeft w:val="640"/>
          <w:marRight w:val="0"/>
          <w:marTop w:val="0"/>
          <w:marBottom w:val="0"/>
          <w:divBdr>
            <w:top w:val="none" w:sz="0" w:space="0" w:color="auto"/>
            <w:left w:val="none" w:sz="0" w:space="0" w:color="auto"/>
            <w:bottom w:val="none" w:sz="0" w:space="0" w:color="auto"/>
            <w:right w:val="none" w:sz="0" w:space="0" w:color="auto"/>
          </w:divBdr>
        </w:div>
        <w:div w:id="276177558">
          <w:marLeft w:val="640"/>
          <w:marRight w:val="0"/>
          <w:marTop w:val="0"/>
          <w:marBottom w:val="0"/>
          <w:divBdr>
            <w:top w:val="none" w:sz="0" w:space="0" w:color="auto"/>
            <w:left w:val="none" w:sz="0" w:space="0" w:color="auto"/>
            <w:bottom w:val="none" w:sz="0" w:space="0" w:color="auto"/>
            <w:right w:val="none" w:sz="0" w:space="0" w:color="auto"/>
          </w:divBdr>
        </w:div>
        <w:div w:id="1744253898">
          <w:marLeft w:val="640"/>
          <w:marRight w:val="0"/>
          <w:marTop w:val="0"/>
          <w:marBottom w:val="0"/>
          <w:divBdr>
            <w:top w:val="none" w:sz="0" w:space="0" w:color="auto"/>
            <w:left w:val="none" w:sz="0" w:space="0" w:color="auto"/>
            <w:bottom w:val="none" w:sz="0" w:space="0" w:color="auto"/>
            <w:right w:val="none" w:sz="0" w:space="0" w:color="auto"/>
          </w:divBdr>
        </w:div>
        <w:div w:id="1995138960">
          <w:marLeft w:val="640"/>
          <w:marRight w:val="0"/>
          <w:marTop w:val="0"/>
          <w:marBottom w:val="0"/>
          <w:divBdr>
            <w:top w:val="none" w:sz="0" w:space="0" w:color="auto"/>
            <w:left w:val="none" w:sz="0" w:space="0" w:color="auto"/>
            <w:bottom w:val="none" w:sz="0" w:space="0" w:color="auto"/>
            <w:right w:val="none" w:sz="0" w:space="0" w:color="auto"/>
          </w:divBdr>
        </w:div>
        <w:div w:id="626738661">
          <w:marLeft w:val="640"/>
          <w:marRight w:val="0"/>
          <w:marTop w:val="0"/>
          <w:marBottom w:val="0"/>
          <w:divBdr>
            <w:top w:val="none" w:sz="0" w:space="0" w:color="auto"/>
            <w:left w:val="none" w:sz="0" w:space="0" w:color="auto"/>
            <w:bottom w:val="none" w:sz="0" w:space="0" w:color="auto"/>
            <w:right w:val="none" w:sz="0" w:space="0" w:color="auto"/>
          </w:divBdr>
        </w:div>
        <w:div w:id="41833574">
          <w:marLeft w:val="640"/>
          <w:marRight w:val="0"/>
          <w:marTop w:val="0"/>
          <w:marBottom w:val="0"/>
          <w:divBdr>
            <w:top w:val="none" w:sz="0" w:space="0" w:color="auto"/>
            <w:left w:val="none" w:sz="0" w:space="0" w:color="auto"/>
            <w:bottom w:val="none" w:sz="0" w:space="0" w:color="auto"/>
            <w:right w:val="none" w:sz="0" w:space="0" w:color="auto"/>
          </w:divBdr>
        </w:div>
        <w:div w:id="1614362842">
          <w:marLeft w:val="640"/>
          <w:marRight w:val="0"/>
          <w:marTop w:val="0"/>
          <w:marBottom w:val="0"/>
          <w:divBdr>
            <w:top w:val="none" w:sz="0" w:space="0" w:color="auto"/>
            <w:left w:val="none" w:sz="0" w:space="0" w:color="auto"/>
            <w:bottom w:val="none" w:sz="0" w:space="0" w:color="auto"/>
            <w:right w:val="none" w:sz="0" w:space="0" w:color="auto"/>
          </w:divBdr>
        </w:div>
        <w:div w:id="161553956">
          <w:marLeft w:val="640"/>
          <w:marRight w:val="0"/>
          <w:marTop w:val="0"/>
          <w:marBottom w:val="0"/>
          <w:divBdr>
            <w:top w:val="none" w:sz="0" w:space="0" w:color="auto"/>
            <w:left w:val="none" w:sz="0" w:space="0" w:color="auto"/>
            <w:bottom w:val="none" w:sz="0" w:space="0" w:color="auto"/>
            <w:right w:val="none" w:sz="0" w:space="0" w:color="auto"/>
          </w:divBdr>
        </w:div>
        <w:div w:id="1687245712">
          <w:marLeft w:val="640"/>
          <w:marRight w:val="0"/>
          <w:marTop w:val="0"/>
          <w:marBottom w:val="0"/>
          <w:divBdr>
            <w:top w:val="none" w:sz="0" w:space="0" w:color="auto"/>
            <w:left w:val="none" w:sz="0" w:space="0" w:color="auto"/>
            <w:bottom w:val="none" w:sz="0" w:space="0" w:color="auto"/>
            <w:right w:val="none" w:sz="0" w:space="0" w:color="auto"/>
          </w:divBdr>
        </w:div>
        <w:div w:id="1290435819">
          <w:marLeft w:val="640"/>
          <w:marRight w:val="0"/>
          <w:marTop w:val="0"/>
          <w:marBottom w:val="0"/>
          <w:divBdr>
            <w:top w:val="none" w:sz="0" w:space="0" w:color="auto"/>
            <w:left w:val="none" w:sz="0" w:space="0" w:color="auto"/>
            <w:bottom w:val="none" w:sz="0" w:space="0" w:color="auto"/>
            <w:right w:val="none" w:sz="0" w:space="0" w:color="auto"/>
          </w:divBdr>
        </w:div>
        <w:div w:id="2093967550">
          <w:marLeft w:val="640"/>
          <w:marRight w:val="0"/>
          <w:marTop w:val="0"/>
          <w:marBottom w:val="0"/>
          <w:divBdr>
            <w:top w:val="none" w:sz="0" w:space="0" w:color="auto"/>
            <w:left w:val="none" w:sz="0" w:space="0" w:color="auto"/>
            <w:bottom w:val="none" w:sz="0" w:space="0" w:color="auto"/>
            <w:right w:val="none" w:sz="0" w:space="0" w:color="auto"/>
          </w:divBdr>
        </w:div>
        <w:div w:id="1866014378">
          <w:marLeft w:val="640"/>
          <w:marRight w:val="0"/>
          <w:marTop w:val="0"/>
          <w:marBottom w:val="0"/>
          <w:divBdr>
            <w:top w:val="none" w:sz="0" w:space="0" w:color="auto"/>
            <w:left w:val="none" w:sz="0" w:space="0" w:color="auto"/>
            <w:bottom w:val="none" w:sz="0" w:space="0" w:color="auto"/>
            <w:right w:val="none" w:sz="0" w:space="0" w:color="auto"/>
          </w:divBdr>
        </w:div>
        <w:div w:id="1789008358">
          <w:marLeft w:val="640"/>
          <w:marRight w:val="0"/>
          <w:marTop w:val="0"/>
          <w:marBottom w:val="0"/>
          <w:divBdr>
            <w:top w:val="none" w:sz="0" w:space="0" w:color="auto"/>
            <w:left w:val="none" w:sz="0" w:space="0" w:color="auto"/>
            <w:bottom w:val="none" w:sz="0" w:space="0" w:color="auto"/>
            <w:right w:val="none" w:sz="0" w:space="0" w:color="auto"/>
          </w:divBdr>
        </w:div>
        <w:div w:id="362096586">
          <w:marLeft w:val="640"/>
          <w:marRight w:val="0"/>
          <w:marTop w:val="0"/>
          <w:marBottom w:val="0"/>
          <w:divBdr>
            <w:top w:val="none" w:sz="0" w:space="0" w:color="auto"/>
            <w:left w:val="none" w:sz="0" w:space="0" w:color="auto"/>
            <w:bottom w:val="none" w:sz="0" w:space="0" w:color="auto"/>
            <w:right w:val="none" w:sz="0" w:space="0" w:color="auto"/>
          </w:divBdr>
        </w:div>
        <w:div w:id="219488246">
          <w:marLeft w:val="640"/>
          <w:marRight w:val="0"/>
          <w:marTop w:val="0"/>
          <w:marBottom w:val="0"/>
          <w:divBdr>
            <w:top w:val="none" w:sz="0" w:space="0" w:color="auto"/>
            <w:left w:val="none" w:sz="0" w:space="0" w:color="auto"/>
            <w:bottom w:val="none" w:sz="0" w:space="0" w:color="auto"/>
            <w:right w:val="none" w:sz="0" w:space="0" w:color="auto"/>
          </w:divBdr>
        </w:div>
        <w:div w:id="1010062930">
          <w:marLeft w:val="640"/>
          <w:marRight w:val="0"/>
          <w:marTop w:val="0"/>
          <w:marBottom w:val="0"/>
          <w:divBdr>
            <w:top w:val="none" w:sz="0" w:space="0" w:color="auto"/>
            <w:left w:val="none" w:sz="0" w:space="0" w:color="auto"/>
            <w:bottom w:val="none" w:sz="0" w:space="0" w:color="auto"/>
            <w:right w:val="none" w:sz="0" w:space="0" w:color="auto"/>
          </w:divBdr>
        </w:div>
        <w:div w:id="778257588">
          <w:marLeft w:val="640"/>
          <w:marRight w:val="0"/>
          <w:marTop w:val="0"/>
          <w:marBottom w:val="0"/>
          <w:divBdr>
            <w:top w:val="none" w:sz="0" w:space="0" w:color="auto"/>
            <w:left w:val="none" w:sz="0" w:space="0" w:color="auto"/>
            <w:bottom w:val="none" w:sz="0" w:space="0" w:color="auto"/>
            <w:right w:val="none" w:sz="0" w:space="0" w:color="auto"/>
          </w:divBdr>
        </w:div>
        <w:div w:id="1366563541">
          <w:marLeft w:val="640"/>
          <w:marRight w:val="0"/>
          <w:marTop w:val="0"/>
          <w:marBottom w:val="0"/>
          <w:divBdr>
            <w:top w:val="none" w:sz="0" w:space="0" w:color="auto"/>
            <w:left w:val="none" w:sz="0" w:space="0" w:color="auto"/>
            <w:bottom w:val="none" w:sz="0" w:space="0" w:color="auto"/>
            <w:right w:val="none" w:sz="0" w:space="0" w:color="auto"/>
          </w:divBdr>
        </w:div>
        <w:div w:id="1572079490">
          <w:marLeft w:val="640"/>
          <w:marRight w:val="0"/>
          <w:marTop w:val="0"/>
          <w:marBottom w:val="0"/>
          <w:divBdr>
            <w:top w:val="none" w:sz="0" w:space="0" w:color="auto"/>
            <w:left w:val="none" w:sz="0" w:space="0" w:color="auto"/>
            <w:bottom w:val="none" w:sz="0" w:space="0" w:color="auto"/>
            <w:right w:val="none" w:sz="0" w:space="0" w:color="auto"/>
          </w:divBdr>
        </w:div>
        <w:div w:id="223833258">
          <w:marLeft w:val="640"/>
          <w:marRight w:val="0"/>
          <w:marTop w:val="0"/>
          <w:marBottom w:val="0"/>
          <w:divBdr>
            <w:top w:val="none" w:sz="0" w:space="0" w:color="auto"/>
            <w:left w:val="none" w:sz="0" w:space="0" w:color="auto"/>
            <w:bottom w:val="none" w:sz="0" w:space="0" w:color="auto"/>
            <w:right w:val="none" w:sz="0" w:space="0" w:color="auto"/>
          </w:divBdr>
        </w:div>
        <w:div w:id="1785417381">
          <w:marLeft w:val="640"/>
          <w:marRight w:val="0"/>
          <w:marTop w:val="0"/>
          <w:marBottom w:val="0"/>
          <w:divBdr>
            <w:top w:val="none" w:sz="0" w:space="0" w:color="auto"/>
            <w:left w:val="none" w:sz="0" w:space="0" w:color="auto"/>
            <w:bottom w:val="none" w:sz="0" w:space="0" w:color="auto"/>
            <w:right w:val="none" w:sz="0" w:space="0" w:color="auto"/>
          </w:divBdr>
        </w:div>
        <w:div w:id="821435376">
          <w:marLeft w:val="640"/>
          <w:marRight w:val="0"/>
          <w:marTop w:val="0"/>
          <w:marBottom w:val="0"/>
          <w:divBdr>
            <w:top w:val="none" w:sz="0" w:space="0" w:color="auto"/>
            <w:left w:val="none" w:sz="0" w:space="0" w:color="auto"/>
            <w:bottom w:val="none" w:sz="0" w:space="0" w:color="auto"/>
            <w:right w:val="none" w:sz="0" w:space="0" w:color="auto"/>
          </w:divBdr>
        </w:div>
        <w:div w:id="1695113314">
          <w:marLeft w:val="640"/>
          <w:marRight w:val="0"/>
          <w:marTop w:val="0"/>
          <w:marBottom w:val="0"/>
          <w:divBdr>
            <w:top w:val="none" w:sz="0" w:space="0" w:color="auto"/>
            <w:left w:val="none" w:sz="0" w:space="0" w:color="auto"/>
            <w:bottom w:val="none" w:sz="0" w:space="0" w:color="auto"/>
            <w:right w:val="none" w:sz="0" w:space="0" w:color="auto"/>
          </w:divBdr>
        </w:div>
        <w:div w:id="820510853">
          <w:marLeft w:val="640"/>
          <w:marRight w:val="0"/>
          <w:marTop w:val="0"/>
          <w:marBottom w:val="0"/>
          <w:divBdr>
            <w:top w:val="none" w:sz="0" w:space="0" w:color="auto"/>
            <w:left w:val="none" w:sz="0" w:space="0" w:color="auto"/>
            <w:bottom w:val="none" w:sz="0" w:space="0" w:color="auto"/>
            <w:right w:val="none" w:sz="0" w:space="0" w:color="auto"/>
          </w:divBdr>
        </w:div>
        <w:div w:id="2115662360">
          <w:marLeft w:val="640"/>
          <w:marRight w:val="0"/>
          <w:marTop w:val="0"/>
          <w:marBottom w:val="0"/>
          <w:divBdr>
            <w:top w:val="none" w:sz="0" w:space="0" w:color="auto"/>
            <w:left w:val="none" w:sz="0" w:space="0" w:color="auto"/>
            <w:bottom w:val="none" w:sz="0" w:space="0" w:color="auto"/>
            <w:right w:val="none" w:sz="0" w:space="0" w:color="auto"/>
          </w:divBdr>
        </w:div>
        <w:div w:id="1012222041">
          <w:marLeft w:val="640"/>
          <w:marRight w:val="0"/>
          <w:marTop w:val="0"/>
          <w:marBottom w:val="0"/>
          <w:divBdr>
            <w:top w:val="none" w:sz="0" w:space="0" w:color="auto"/>
            <w:left w:val="none" w:sz="0" w:space="0" w:color="auto"/>
            <w:bottom w:val="none" w:sz="0" w:space="0" w:color="auto"/>
            <w:right w:val="none" w:sz="0" w:space="0" w:color="auto"/>
          </w:divBdr>
        </w:div>
        <w:div w:id="771626698">
          <w:marLeft w:val="640"/>
          <w:marRight w:val="0"/>
          <w:marTop w:val="0"/>
          <w:marBottom w:val="0"/>
          <w:divBdr>
            <w:top w:val="none" w:sz="0" w:space="0" w:color="auto"/>
            <w:left w:val="none" w:sz="0" w:space="0" w:color="auto"/>
            <w:bottom w:val="none" w:sz="0" w:space="0" w:color="auto"/>
            <w:right w:val="none" w:sz="0" w:space="0" w:color="auto"/>
          </w:divBdr>
        </w:div>
      </w:divsChild>
    </w:div>
    <w:div w:id="1152136048">
      <w:bodyDiv w:val="1"/>
      <w:marLeft w:val="0"/>
      <w:marRight w:val="0"/>
      <w:marTop w:val="0"/>
      <w:marBottom w:val="0"/>
      <w:divBdr>
        <w:top w:val="none" w:sz="0" w:space="0" w:color="auto"/>
        <w:left w:val="none" w:sz="0" w:space="0" w:color="auto"/>
        <w:bottom w:val="none" w:sz="0" w:space="0" w:color="auto"/>
        <w:right w:val="none" w:sz="0" w:space="0" w:color="auto"/>
      </w:divBdr>
      <w:divsChild>
        <w:div w:id="461308563">
          <w:marLeft w:val="640"/>
          <w:marRight w:val="0"/>
          <w:marTop w:val="0"/>
          <w:marBottom w:val="0"/>
          <w:divBdr>
            <w:top w:val="none" w:sz="0" w:space="0" w:color="auto"/>
            <w:left w:val="none" w:sz="0" w:space="0" w:color="auto"/>
            <w:bottom w:val="none" w:sz="0" w:space="0" w:color="auto"/>
            <w:right w:val="none" w:sz="0" w:space="0" w:color="auto"/>
          </w:divBdr>
        </w:div>
        <w:div w:id="1130629338">
          <w:marLeft w:val="640"/>
          <w:marRight w:val="0"/>
          <w:marTop w:val="0"/>
          <w:marBottom w:val="0"/>
          <w:divBdr>
            <w:top w:val="none" w:sz="0" w:space="0" w:color="auto"/>
            <w:left w:val="none" w:sz="0" w:space="0" w:color="auto"/>
            <w:bottom w:val="none" w:sz="0" w:space="0" w:color="auto"/>
            <w:right w:val="none" w:sz="0" w:space="0" w:color="auto"/>
          </w:divBdr>
        </w:div>
        <w:div w:id="475222432">
          <w:marLeft w:val="640"/>
          <w:marRight w:val="0"/>
          <w:marTop w:val="0"/>
          <w:marBottom w:val="0"/>
          <w:divBdr>
            <w:top w:val="none" w:sz="0" w:space="0" w:color="auto"/>
            <w:left w:val="none" w:sz="0" w:space="0" w:color="auto"/>
            <w:bottom w:val="none" w:sz="0" w:space="0" w:color="auto"/>
            <w:right w:val="none" w:sz="0" w:space="0" w:color="auto"/>
          </w:divBdr>
        </w:div>
        <w:div w:id="2049182311">
          <w:marLeft w:val="640"/>
          <w:marRight w:val="0"/>
          <w:marTop w:val="0"/>
          <w:marBottom w:val="0"/>
          <w:divBdr>
            <w:top w:val="none" w:sz="0" w:space="0" w:color="auto"/>
            <w:left w:val="none" w:sz="0" w:space="0" w:color="auto"/>
            <w:bottom w:val="none" w:sz="0" w:space="0" w:color="auto"/>
            <w:right w:val="none" w:sz="0" w:space="0" w:color="auto"/>
          </w:divBdr>
        </w:div>
        <w:div w:id="555236532">
          <w:marLeft w:val="640"/>
          <w:marRight w:val="0"/>
          <w:marTop w:val="0"/>
          <w:marBottom w:val="0"/>
          <w:divBdr>
            <w:top w:val="none" w:sz="0" w:space="0" w:color="auto"/>
            <w:left w:val="none" w:sz="0" w:space="0" w:color="auto"/>
            <w:bottom w:val="none" w:sz="0" w:space="0" w:color="auto"/>
            <w:right w:val="none" w:sz="0" w:space="0" w:color="auto"/>
          </w:divBdr>
        </w:div>
        <w:div w:id="1730181339">
          <w:marLeft w:val="640"/>
          <w:marRight w:val="0"/>
          <w:marTop w:val="0"/>
          <w:marBottom w:val="0"/>
          <w:divBdr>
            <w:top w:val="none" w:sz="0" w:space="0" w:color="auto"/>
            <w:left w:val="none" w:sz="0" w:space="0" w:color="auto"/>
            <w:bottom w:val="none" w:sz="0" w:space="0" w:color="auto"/>
            <w:right w:val="none" w:sz="0" w:space="0" w:color="auto"/>
          </w:divBdr>
        </w:div>
        <w:div w:id="348990391">
          <w:marLeft w:val="640"/>
          <w:marRight w:val="0"/>
          <w:marTop w:val="0"/>
          <w:marBottom w:val="0"/>
          <w:divBdr>
            <w:top w:val="none" w:sz="0" w:space="0" w:color="auto"/>
            <w:left w:val="none" w:sz="0" w:space="0" w:color="auto"/>
            <w:bottom w:val="none" w:sz="0" w:space="0" w:color="auto"/>
            <w:right w:val="none" w:sz="0" w:space="0" w:color="auto"/>
          </w:divBdr>
        </w:div>
        <w:div w:id="616913877">
          <w:marLeft w:val="640"/>
          <w:marRight w:val="0"/>
          <w:marTop w:val="0"/>
          <w:marBottom w:val="0"/>
          <w:divBdr>
            <w:top w:val="none" w:sz="0" w:space="0" w:color="auto"/>
            <w:left w:val="none" w:sz="0" w:space="0" w:color="auto"/>
            <w:bottom w:val="none" w:sz="0" w:space="0" w:color="auto"/>
            <w:right w:val="none" w:sz="0" w:space="0" w:color="auto"/>
          </w:divBdr>
        </w:div>
        <w:div w:id="293558951">
          <w:marLeft w:val="640"/>
          <w:marRight w:val="0"/>
          <w:marTop w:val="0"/>
          <w:marBottom w:val="0"/>
          <w:divBdr>
            <w:top w:val="none" w:sz="0" w:space="0" w:color="auto"/>
            <w:left w:val="none" w:sz="0" w:space="0" w:color="auto"/>
            <w:bottom w:val="none" w:sz="0" w:space="0" w:color="auto"/>
            <w:right w:val="none" w:sz="0" w:space="0" w:color="auto"/>
          </w:divBdr>
        </w:div>
        <w:div w:id="1786997400">
          <w:marLeft w:val="640"/>
          <w:marRight w:val="0"/>
          <w:marTop w:val="0"/>
          <w:marBottom w:val="0"/>
          <w:divBdr>
            <w:top w:val="none" w:sz="0" w:space="0" w:color="auto"/>
            <w:left w:val="none" w:sz="0" w:space="0" w:color="auto"/>
            <w:bottom w:val="none" w:sz="0" w:space="0" w:color="auto"/>
            <w:right w:val="none" w:sz="0" w:space="0" w:color="auto"/>
          </w:divBdr>
        </w:div>
        <w:div w:id="2053990331">
          <w:marLeft w:val="640"/>
          <w:marRight w:val="0"/>
          <w:marTop w:val="0"/>
          <w:marBottom w:val="0"/>
          <w:divBdr>
            <w:top w:val="none" w:sz="0" w:space="0" w:color="auto"/>
            <w:left w:val="none" w:sz="0" w:space="0" w:color="auto"/>
            <w:bottom w:val="none" w:sz="0" w:space="0" w:color="auto"/>
            <w:right w:val="none" w:sz="0" w:space="0" w:color="auto"/>
          </w:divBdr>
        </w:div>
        <w:div w:id="184370445">
          <w:marLeft w:val="640"/>
          <w:marRight w:val="0"/>
          <w:marTop w:val="0"/>
          <w:marBottom w:val="0"/>
          <w:divBdr>
            <w:top w:val="none" w:sz="0" w:space="0" w:color="auto"/>
            <w:left w:val="none" w:sz="0" w:space="0" w:color="auto"/>
            <w:bottom w:val="none" w:sz="0" w:space="0" w:color="auto"/>
            <w:right w:val="none" w:sz="0" w:space="0" w:color="auto"/>
          </w:divBdr>
        </w:div>
        <w:div w:id="444155294">
          <w:marLeft w:val="640"/>
          <w:marRight w:val="0"/>
          <w:marTop w:val="0"/>
          <w:marBottom w:val="0"/>
          <w:divBdr>
            <w:top w:val="none" w:sz="0" w:space="0" w:color="auto"/>
            <w:left w:val="none" w:sz="0" w:space="0" w:color="auto"/>
            <w:bottom w:val="none" w:sz="0" w:space="0" w:color="auto"/>
            <w:right w:val="none" w:sz="0" w:space="0" w:color="auto"/>
          </w:divBdr>
        </w:div>
        <w:div w:id="1607808294">
          <w:marLeft w:val="640"/>
          <w:marRight w:val="0"/>
          <w:marTop w:val="0"/>
          <w:marBottom w:val="0"/>
          <w:divBdr>
            <w:top w:val="none" w:sz="0" w:space="0" w:color="auto"/>
            <w:left w:val="none" w:sz="0" w:space="0" w:color="auto"/>
            <w:bottom w:val="none" w:sz="0" w:space="0" w:color="auto"/>
            <w:right w:val="none" w:sz="0" w:space="0" w:color="auto"/>
          </w:divBdr>
        </w:div>
        <w:div w:id="470287348">
          <w:marLeft w:val="640"/>
          <w:marRight w:val="0"/>
          <w:marTop w:val="0"/>
          <w:marBottom w:val="0"/>
          <w:divBdr>
            <w:top w:val="none" w:sz="0" w:space="0" w:color="auto"/>
            <w:left w:val="none" w:sz="0" w:space="0" w:color="auto"/>
            <w:bottom w:val="none" w:sz="0" w:space="0" w:color="auto"/>
            <w:right w:val="none" w:sz="0" w:space="0" w:color="auto"/>
          </w:divBdr>
        </w:div>
        <w:div w:id="653098257">
          <w:marLeft w:val="640"/>
          <w:marRight w:val="0"/>
          <w:marTop w:val="0"/>
          <w:marBottom w:val="0"/>
          <w:divBdr>
            <w:top w:val="none" w:sz="0" w:space="0" w:color="auto"/>
            <w:left w:val="none" w:sz="0" w:space="0" w:color="auto"/>
            <w:bottom w:val="none" w:sz="0" w:space="0" w:color="auto"/>
            <w:right w:val="none" w:sz="0" w:space="0" w:color="auto"/>
          </w:divBdr>
        </w:div>
        <w:div w:id="768623883">
          <w:marLeft w:val="640"/>
          <w:marRight w:val="0"/>
          <w:marTop w:val="0"/>
          <w:marBottom w:val="0"/>
          <w:divBdr>
            <w:top w:val="none" w:sz="0" w:space="0" w:color="auto"/>
            <w:left w:val="none" w:sz="0" w:space="0" w:color="auto"/>
            <w:bottom w:val="none" w:sz="0" w:space="0" w:color="auto"/>
            <w:right w:val="none" w:sz="0" w:space="0" w:color="auto"/>
          </w:divBdr>
        </w:div>
        <w:div w:id="1692218576">
          <w:marLeft w:val="640"/>
          <w:marRight w:val="0"/>
          <w:marTop w:val="0"/>
          <w:marBottom w:val="0"/>
          <w:divBdr>
            <w:top w:val="none" w:sz="0" w:space="0" w:color="auto"/>
            <w:left w:val="none" w:sz="0" w:space="0" w:color="auto"/>
            <w:bottom w:val="none" w:sz="0" w:space="0" w:color="auto"/>
            <w:right w:val="none" w:sz="0" w:space="0" w:color="auto"/>
          </w:divBdr>
        </w:div>
        <w:div w:id="774328653">
          <w:marLeft w:val="640"/>
          <w:marRight w:val="0"/>
          <w:marTop w:val="0"/>
          <w:marBottom w:val="0"/>
          <w:divBdr>
            <w:top w:val="none" w:sz="0" w:space="0" w:color="auto"/>
            <w:left w:val="none" w:sz="0" w:space="0" w:color="auto"/>
            <w:bottom w:val="none" w:sz="0" w:space="0" w:color="auto"/>
            <w:right w:val="none" w:sz="0" w:space="0" w:color="auto"/>
          </w:divBdr>
        </w:div>
        <w:div w:id="419958150">
          <w:marLeft w:val="640"/>
          <w:marRight w:val="0"/>
          <w:marTop w:val="0"/>
          <w:marBottom w:val="0"/>
          <w:divBdr>
            <w:top w:val="none" w:sz="0" w:space="0" w:color="auto"/>
            <w:left w:val="none" w:sz="0" w:space="0" w:color="auto"/>
            <w:bottom w:val="none" w:sz="0" w:space="0" w:color="auto"/>
            <w:right w:val="none" w:sz="0" w:space="0" w:color="auto"/>
          </w:divBdr>
        </w:div>
        <w:div w:id="1201819805">
          <w:marLeft w:val="640"/>
          <w:marRight w:val="0"/>
          <w:marTop w:val="0"/>
          <w:marBottom w:val="0"/>
          <w:divBdr>
            <w:top w:val="none" w:sz="0" w:space="0" w:color="auto"/>
            <w:left w:val="none" w:sz="0" w:space="0" w:color="auto"/>
            <w:bottom w:val="none" w:sz="0" w:space="0" w:color="auto"/>
            <w:right w:val="none" w:sz="0" w:space="0" w:color="auto"/>
          </w:divBdr>
        </w:div>
        <w:div w:id="833498714">
          <w:marLeft w:val="640"/>
          <w:marRight w:val="0"/>
          <w:marTop w:val="0"/>
          <w:marBottom w:val="0"/>
          <w:divBdr>
            <w:top w:val="none" w:sz="0" w:space="0" w:color="auto"/>
            <w:left w:val="none" w:sz="0" w:space="0" w:color="auto"/>
            <w:bottom w:val="none" w:sz="0" w:space="0" w:color="auto"/>
            <w:right w:val="none" w:sz="0" w:space="0" w:color="auto"/>
          </w:divBdr>
        </w:div>
        <w:div w:id="1428386771">
          <w:marLeft w:val="640"/>
          <w:marRight w:val="0"/>
          <w:marTop w:val="0"/>
          <w:marBottom w:val="0"/>
          <w:divBdr>
            <w:top w:val="none" w:sz="0" w:space="0" w:color="auto"/>
            <w:left w:val="none" w:sz="0" w:space="0" w:color="auto"/>
            <w:bottom w:val="none" w:sz="0" w:space="0" w:color="auto"/>
            <w:right w:val="none" w:sz="0" w:space="0" w:color="auto"/>
          </w:divBdr>
        </w:div>
        <w:div w:id="389958041">
          <w:marLeft w:val="640"/>
          <w:marRight w:val="0"/>
          <w:marTop w:val="0"/>
          <w:marBottom w:val="0"/>
          <w:divBdr>
            <w:top w:val="none" w:sz="0" w:space="0" w:color="auto"/>
            <w:left w:val="none" w:sz="0" w:space="0" w:color="auto"/>
            <w:bottom w:val="none" w:sz="0" w:space="0" w:color="auto"/>
            <w:right w:val="none" w:sz="0" w:space="0" w:color="auto"/>
          </w:divBdr>
        </w:div>
        <w:div w:id="285965768">
          <w:marLeft w:val="640"/>
          <w:marRight w:val="0"/>
          <w:marTop w:val="0"/>
          <w:marBottom w:val="0"/>
          <w:divBdr>
            <w:top w:val="none" w:sz="0" w:space="0" w:color="auto"/>
            <w:left w:val="none" w:sz="0" w:space="0" w:color="auto"/>
            <w:bottom w:val="none" w:sz="0" w:space="0" w:color="auto"/>
            <w:right w:val="none" w:sz="0" w:space="0" w:color="auto"/>
          </w:divBdr>
        </w:div>
        <w:div w:id="418408524">
          <w:marLeft w:val="640"/>
          <w:marRight w:val="0"/>
          <w:marTop w:val="0"/>
          <w:marBottom w:val="0"/>
          <w:divBdr>
            <w:top w:val="none" w:sz="0" w:space="0" w:color="auto"/>
            <w:left w:val="none" w:sz="0" w:space="0" w:color="auto"/>
            <w:bottom w:val="none" w:sz="0" w:space="0" w:color="auto"/>
            <w:right w:val="none" w:sz="0" w:space="0" w:color="auto"/>
          </w:divBdr>
        </w:div>
        <w:div w:id="1100101652">
          <w:marLeft w:val="640"/>
          <w:marRight w:val="0"/>
          <w:marTop w:val="0"/>
          <w:marBottom w:val="0"/>
          <w:divBdr>
            <w:top w:val="none" w:sz="0" w:space="0" w:color="auto"/>
            <w:left w:val="none" w:sz="0" w:space="0" w:color="auto"/>
            <w:bottom w:val="none" w:sz="0" w:space="0" w:color="auto"/>
            <w:right w:val="none" w:sz="0" w:space="0" w:color="auto"/>
          </w:divBdr>
        </w:div>
        <w:div w:id="2120945712">
          <w:marLeft w:val="640"/>
          <w:marRight w:val="0"/>
          <w:marTop w:val="0"/>
          <w:marBottom w:val="0"/>
          <w:divBdr>
            <w:top w:val="none" w:sz="0" w:space="0" w:color="auto"/>
            <w:left w:val="none" w:sz="0" w:space="0" w:color="auto"/>
            <w:bottom w:val="none" w:sz="0" w:space="0" w:color="auto"/>
            <w:right w:val="none" w:sz="0" w:space="0" w:color="auto"/>
          </w:divBdr>
        </w:div>
        <w:div w:id="241643440">
          <w:marLeft w:val="640"/>
          <w:marRight w:val="0"/>
          <w:marTop w:val="0"/>
          <w:marBottom w:val="0"/>
          <w:divBdr>
            <w:top w:val="none" w:sz="0" w:space="0" w:color="auto"/>
            <w:left w:val="none" w:sz="0" w:space="0" w:color="auto"/>
            <w:bottom w:val="none" w:sz="0" w:space="0" w:color="auto"/>
            <w:right w:val="none" w:sz="0" w:space="0" w:color="auto"/>
          </w:divBdr>
        </w:div>
        <w:div w:id="471021563">
          <w:marLeft w:val="640"/>
          <w:marRight w:val="0"/>
          <w:marTop w:val="0"/>
          <w:marBottom w:val="0"/>
          <w:divBdr>
            <w:top w:val="none" w:sz="0" w:space="0" w:color="auto"/>
            <w:left w:val="none" w:sz="0" w:space="0" w:color="auto"/>
            <w:bottom w:val="none" w:sz="0" w:space="0" w:color="auto"/>
            <w:right w:val="none" w:sz="0" w:space="0" w:color="auto"/>
          </w:divBdr>
        </w:div>
        <w:div w:id="758334760">
          <w:marLeft w:val="640"/>
          <w:marRight w:val="0"/>
          <w:marTop w:val="0"/>
          <w:marBottom w:val="0"/>
          <w:divBdr>
            <w:top w:val="none" w:sz="0" w:space="0" w:color="auto"/>
            <w:left w:val="none" w:sz="0" w:space="0" w:color="auto"/>
            <w:bottom w:val="none" w:sz="0" w:space="0" w:color="auto"/>
            <w:right w:val="none" w:sz="0" w:space="0" w:color="auto"/>
          </w:divBdr>
        </w:div>
        <w:div w:id="888148379">
          <w:marLeft w:val="640"/>
          <w:marRight w:val="0"/>
          <w:marTop w:val="0"/>
          <w:marBottom w:val="0"/>
          <w:divBdr>
            <w:top w:val="none" w:sz="0" w:space="0" w:color="auto"/>
            <w:left w:val="none" w:sz="0" w:space="0" w:color="auto"/>
            <w:bottom w:val="none" w:sz="0" w:space="0" w:color="auto"/>
            <w:right w:val="none" w:sz="0" w:space="0" w:color="auto"/>
          </w:divBdr>
        </w:div>
        <w:div w:id="1876847643">
          <w:marLeft w:val="640"/>
          <w:marRight w:val="0"/>
          <w:marTop w:val="0"/>
          <w:marBottom w:val="0"/>
          <w:divBdr>
            <w:top w:val="none" w:sz="0" w:space="0" w:color="auto"/>
            <w:left w:val="none" w:sz="0" w:space="0" w:color="auto"/>
            <w:bottom w:val="none" w:sz="0" w:space="0" w:color="auto"/>
            <w:right w:val="none" w:sz="0" w:space="0" w:color="auto"/>
          </w:divBdr>
        </w:div>
        <w:div w:id="1910731496">
          <w:marLeft w:val="640"/>
          <w:marRight w:val="0"/>
          <w:marTop w:val="0"/>
          <w:marBottom w:val="0"/>
          <w:divBdr>
            <w:top w:val="none" w:sz="0" w:space="0" w:color="auto"/>
            <w:left w:val="none" w:sz="0" w:space="0" w:color="auto"/>
            <w:bottom w:val="none" w:sz="0" w:space="0" w:color="auto"/>
            <w:right w:val="none" w:sz="0" w:space="0" w:color="auto"/>
          </w:divBdr>
        </w:div>
        <w:div w:id="1579241343">
          <w:marLeft w:val="640"/>
          <w:marRight w:val="0"/>
          <w:marTop w:val="0"/>
          <w:marBottom w:val="0"/>
          <w:divBdr>
            <w:top w:val="none" w:sz="0" w:space="0" w:color="auto"/>
            <w:left w:val="none" w:sz="0" w:space="0" w:color="auto"/>
            <w:bottom w:val="none" w:sz="0" w:space="0" w:color="auto"/>
            <w:right w:val="none" w:sz="0" w:space="0" w:color="auto"/>
          </w:divBdr>
        </w:div>
        <w:div w:id="1532064786">
          <w:marLeft w:val="640"/>
          <w:marRight w:val="0"/>
          <w:marTop w:val="0"/>
          <w:marBottom w:val="0"/>
          <w:divBdr>
            <w:top w:val="none" w:sz="0" w:space="0" w:color="auto"/>
            <w:left w:val="none" w:sz="0" w:space="0" w:color="auto"/>
            <w:bottom w:val="none" w:sz="0" w:space="0" w:color="auto"/>
            <w:right w:val="none" w:sz="0" w:space="0" w:color="auto"/>
          </w:divBdr>
        </w:div>
        <w:div w:id="253516573">
          <w:marLeft w:val="640"/>
          <w:marRight w:val="0"/>
          <w:marTop w:val="0"/>
          <w:marBottom w:val="0"/>
          <w:divBdr>
            <w:top w:val="none" w:sz="0" w:space="0" w:color="auto"/>
            <w:left w:val="none" w:sz="0" w:space="0" w:color="auto"/>
            <w:bottom w:val="none" w:sz="0" w:space="0" w:color="auto"/>
            <w:right w:val="none" w:sz="0" w:space="0" w:color="auto"/>
          </w:divBdr>
        </w:div>
        <w:div w:id="2146661443">
          <w:marLeft w:val="640"/>
          <w:marRight w:val="0"/>
          <w:marTop w:val="0"/>
          <w:marBottom w:val="0"/>
          <w:divBdr>
            <w:top w:val="none" w:sz="0" w:space="0" w:color="auto"/>
            <w:left w:val="none" w:sz="0" w:space="0" w:color="auto"/>
            <w:bottom w:val="none" w:sz="0" w:space="0" w:color="auto"/>
            <w:right w:val="none" w:sz="0" w:space="0" w:color="auto"/>
          </w:divBdr>
        </w:div>
        <w:div w:id="1790081368">
          <w:marLeft w:val="640"/>
          <w:marRight w:val="0"/>
          <w:marTop w:val="0"/>
          <w:marBottom w:val="0"/>
          <w:divBdr>
            <w:top w:val="none" w:sz="0" w:space="0" w:color="auto"/>
            <w:left w:val="none" w:sz="0" w:space="0" w:color="auto"/>
            <w:bottom w:val="none" w:sz="0" w:space="0" w:color="auto"/>
            <w:right w:val="none" w:sz="0" w:space="0" w:color="auto"/>
          </w:divBdr>
        </w:div>
        <w:div w:id="1643071142">
          <w:marLeft w:val="640"/>
          <w:marRight w:val="0"/>
          <w:marTop w:val="0"/>
          <w:marBottom w:val="0"/>
          <w:divBdr>
            <w:top w:val="none" w:sz="0" w:space="0" w:color="auto"/>
            <w:left w:val="none" w:sz="0" w:space="0" w:color="auto"/>
            <w:bottom w:val="none" w:sz="0" w:space="0" w:color="auto"/>
            <w:right w:val="none" w:sz="0" w:space="0" w:color="auto"/>
          </w:divBdr>
        </w:div>
        <w:div w:id="1482428396">
          <w:marLeft w:val="640"/>
          <w:marRight w:val="0"/>
          <w:marTop w:val="0"/>
          <w:marBottom w:val="0"/>
          <w:divBdr>
            <w:top w:val="none" w:sz="0" w:space="0" w:color="auto"/>
            <w:left w:val="none" w:sz="0" w:space="0" w:color="auto"/>
            <w:bottom w:val="none" w:sz="0" w:space="0" w:color="auto"/>
            <w:right w:val="none" w:sz="0" w:space="0" w:color="auto"/>
          </w:divBdr>
        </w:div>
        <w:div w:id="1311981604">
          <w:marLeft w:val="640"/>
          <w:marRight w:val="0"/>
          <w:marTop w:val="0"/>
          <w:marBottom w:val="0"/>
          <w:divBdr>
            <w:top w:val="none" w:sz="0" w:space="0" w:color="auto"/>
            <w:left w:val="none" w:sz="0" w:space="0" w:color="auto"/>
            <w:bottom w:val="none" w:sz="0" w:space="0" w:color="auto"/>
            <w:right w:val="none" w:sz="0" w:space="0" w:color="auto"/>
          </w:divBdr>
        </w:div>
        <w:div w:id="1244141332">
          <w:marLeft w:val="640"/>
          <w:marRight w:val="0"/>
          <w:marTop w:val="0"/>
          <w:marBottom w:val="0"/>
          <w:divBdr>
            <w:top w:val="none" w:sz="0" w:space="0" w:color="auto"/>
            <w:left w:val="none" w:sz="0" w:space="0" w:color="auto"/>
            <w:bottom w:val="none" w:sz="0" w:space="0" w:color="auto"/>
            <w:right w:val="none" w:sz="0" w:space="0" w:color="auto"/>
          </w:divBdr>
        </w:div>
        <w:div w:id="1563325837">
          <w:marLeft w:val="640"/>
          <w:marRight w:val="0"/>
          <w:marTop w:val="0"/>
          <w:marBottom w:val="0"/>
          <w:divBdr>
            <w:top w:val="none" w:sz="0" w:space="0" w:color="auto"/>
            <w:left w:val="none" w:sz="0" w:space="0" w:color="auto"/>
            <w:bottom w:val="none" w:sz="0" w:space="0" w:color="auto"/>
            <w:right w:val="none" w:sz="0" w:space="0" w:color="auto"/>
          </w:divBdr>
        </w:div>
        <w:div w:id="1605726136">
          <w:marLeft w:val="640"/>
          <w:marRight w:val="0"/>
          <w:marTop w:val="0"/>
          <w:marBottom w:val="0"/>
          <w:divBdr>
            <w:top w:val="none" w:sz="0" w:space="0" w:color="auto"/>
            <w:left w:val="none" w:sz="0" w:space="0" w:color="auto"/>
            <w:bottom w:val="none" w:sz="0" w:space="0" w:color="auto"/>
            <w:right w:val="none" w:sz="0" w:space="0" w:color="auto"/>
          </w:divBdr>
        </w:div>
        <w:div w:id="558202369">
          <w:marLeft w:val="640"/>
          <w:marRight w:val="0"/>
          <w:marTop w:val="0"/>
          <w:marBottom w:val="0"/>
          <w:divBdr>
            <w:top w:val="none" w:sz="0" w:space="0" w:color="auto"/>
            <w:left w:val="none" w:sz="0" w:space="0" w:color="auto"/>
            <w:bottom w:val="none" w:sz="0" w:space="0" w:color="auto"/>
            <w:right w:val="none" w:sz="0" w:space="0" w:color="auto"/>
          </w:divBdr>
        </w:div>
        <w:div w:id="458687706">
          <w:marLeft w:val="640"/>
          <w:marRight w:val="0"/>
          <w:marTop w:val="0"/>
          <w:marBottom w:val="0"/>
          <w:divBdr>
            <w:top w:val="none" w:sz="0" w:space="0" w:color="auto"/>
            <w:left w:val="none" w:sz="0" w:space="0" w:color="auto"/>
            <w:bottom w:val="none" w:sz="0" w:space="0" w:color="auto"/>
            <w:right w:val="none" w:sz="0" w:space="0" w:color="auto"/>
          </w:divBdr>
        </w:div>
        <w:div w:id="760174770">
          <w:marLeft w:val="640"/>
          <w:marRight w:val="0"/>
          <w:marTop w:val="0"/>
          <w:marBottom w:val="0"/>
          <w:divBdr>
            <w:top w:val="none" w:sz="0" w:space="0" w:color="auto"/>
            <w:left w:val="none" w:sz="0" w:space="0" w:color="auto"/>
            <w:bottom w:val="none" w:sz="0" w:space="0" w:color="auto"/>
            <w:right w:val="none" w:sz="0" w:space="0" w:color="auto"/>
          </w:divBdr>
        </w:div>
        <w:div w:id="1137726045">
          <w:marLeft w:val="640"/>
          <w:marRight w:val="0"/>
          <w:marTop w:val="0"/>
          <w:marBottom w:val="0"/>
          <w:divBdr>
            <w:top w:val="none" w:sz="0" w:space="0" w:color="auto"/>
            <w:left w:val="none" w:sz="0" w:space="0" w:color="auto"/>
            <w:bottom w:val="none" w:sz="0" w:space="0" w:color="auto"/>
            <w:right w:val="none" w:sz="0" w:space="0" w:color="auto"/>
          </w:divBdr>
        </w:div>
        <w:div w:id="1452553371">
          <w:marLeft w:val="640"/>
          <w:marRight w:val="0"/>
          <w:marTop w:val="0"/>
          <w:marBottom w:val="0"/>
          <w:divBdr>
            <w:top w:val="none" w:sz="0" w:space="0" w:color="auto"/>
            <w:left w:val="none" w:sz="0" w:space="0" w:color="auto"/>
            <w:bottom w:val="none" w:sz="0" w:space="0" w:color="auto"/>
            <w:right w:val="none" w:sz="0" w:space="0" w:color="auto"/>
          </w:divBdr>
        </w:div>
        <w:div w:id="887570756">
          <w:marLeft w:val="640"/>
          <w:marRight w:val="0"/>
          <w:marTop w:val="0"/>
          <w:marBottom w:val="0"/>
          <w:divBdr>
            <w:top w:val="none" w:sz="0" w:space="0" w:color="auto"/>
            <w:left w:val="none" w:sz="0" w:space="0" w:color="auto"/>
            <w:bottom w:val="none" w:sz="0" w:space="0" w:color="auto"/>
            <w:right w:val="none" w:sz="0" w:space="0" w:color="auto"/>
          </w:divBdr>
        </w:div>
        <w:div w:id="1896117014">
          <w:marLeft w:val="640"/>
          <w:marRight w:val="0"/>
          <w:marTop w:val="0"/>
          <w:marBottom w:val="0"/>
          <w:divBdr>
            <w:top w:val="none" w:sz="0" w:space="0" w:color="auto"/>
            <w:left w:val="none" w:sz="0" w:space="0" w:color="auto"/>
            <w:bottom w:val="none" w:sz="0" w:space="0" w:color="auto"/>
            <w:right w:val="none" w:sz="0" w:space="0" w:color="auto"/>
          </w:divBdr>
        </w:div>
        <w:div w:id="1111558192">
          <w:marLeft w:val="640"/>
          <w:marRight w:val="0"/>
          <w:marTop w:val="0"/>
          <w:marBottom w:val="0"/>
          <w:divBdr>
            <w:top w:val="none" w:sz="0" w:space="0" w:color="auto"/>
            <w:left w:val="none" w:sz="0" w:space="0" w:color="auto"/>
            <w:bottom w:val="none" w:sz="0" w:space="0" w:color="auto"/>
            <w:right w:val="none" w:sz="0" w:space="0" w:color="auto"/>
          </w:divBdr>
        </w:div>
        <w:div w:id="337074773">
          <w:marLeft w:val="640"/>
          <w:marRight w:val="0"/>
          <w:marTop w:val="0"/>
          <w:marBottom w:val="0"/>
          <w:divBdr>
            <w:top w:val="none" w:sz="0" w:space="0" w:color="auto"/>
            <w:left w:val="none" w:sz="0" w:space="0" w:color="auto"/>
            <w:bottom w:val="none" w:sz="0" w:space="0" w:color="auto"/>
            <w:right w:val="none" w:sz="0" w:space="0" w:color="auto"/>
          </w:divBdr>
        </w:div>
        <w:div w:id="161119425">
          <w:marLeft w:val="640"/>
          <w:marRight w:val="0"/>
          <w:marTop w:val="0"/>
          <w:marBottom w:val="0"/>
          <w:divBdr>
            <w:top w:val="none" w:sz="0" w:space="0" w:color="auto"/>
            <w:left w:val="none" w:sz="0" w:space="0" w:color="auto"/>
            <w:bottom w:val="none" w:sz="0" w:space="0" w:color="auto"/>
            <w:right w:val="none" w:sz="0" w:space="0" w:color="auto"/>
          </w:divBdr>
        </w:div>
        <w:div w:id="532229862">
          <w:marLeft w:val="640"/>
          <w:marRight w:val="0"/>
          <w:marTop w:val="0"/>
          <w:marBottom w:val="0"/>
          <w:divBdr>
            <w:top w:val="none" w:sz="0" w:space="0" w:color="auto"/>
            <w:left w:val="none" w:sz="0" w:space="0" w:color="auto"/>
            <w:bottom w:val="none" w:sz="0" w:space="0" w:color="auto"/>
            <w:right w:val="none" w:sz="0" w:space="0" w:color="auto"/>
          </w:divBdr>
        </w:div>
        <w:div w:id="1442843239">
          <w:marLeft w:val="640"/>
          <w:marRight w:val="0"/>
          <w:marTop w:val="0"/>
          <w:marBottom w:val="0"/>
          <w:divBdr>
            <w:top w:val="none" w:sz="0" w:space="0" w:color="auto"/>
            <w:left w:val="none" w:sz="0" w:space="0" w:color="auto"/>
            <w:bottom w:val="none" w:sz="0" w:space="0" w:color="auto"/>
            <w:right w:val="none" w:sz="0" w:space="0" w:color="auto"/>
          </w:divBdr>
        </w:div>
        <w:div w:id="475492809">
          <w:marLeft w:val="640"/>
          <w:marRight w:val="0"/>
          <w:marTop w:val="0"/>
          <w:marBottom w:val="0"/>
          <w:divBdr>
            <w:top w:val="none" w:sz="0" w:space="0" w:color="auto"/>
            <w:left w:val="none" w:sz="0" w:space="0" w:color="auto"/>
            <w:bottom w:val="none" w:sz="0" w:space="0" w:color="auto"/>
            <w:right w:val="none" w:sz="0" w:space="0" w:color="auto"/>
          </w:divBdr>
        </w:div>
        <w:div w:id="1277324025">
          <w:marLeft w:val="640"/>
          <w:marRight w:val="0"/>
          <w:marTop w:val="0"/>
          <w:marBottom w:val="0"/>
          <w:divBdr>
            <w:top w:val="none" w:sz="0" w:space="0" w:color="auto"/>
            <w:left w:val="none" w:sz="0" w:space="0" w:color="auto"/>
            <w:bottom w:val="none" w:sz="0" w:space="0" w:color="auto"/>
            <w:right w:val="none" w:sz="0" w:space="0" w:color="auto"/>
          </w:divBdr>
        </w:div>
        <w:div w:id="81071404">
          <w:marLeft w:val="640"/>
          <w:marRight w:val="0"/>
          <w:marTop w:val="0"/>
          <w:marBottom w:val="0"/>
          <w:divBdr>
            <w:top w:val="none" w:sz="0" w:space="0" w:color="auto"/>
            <w:left w:val="none" w:sz="0" w:space="0" w:color="auto"/>
            <w:bottom w:val="none" w:sz="0" w:space="0" w:color="auto"/>
            <w:right w:val="none" w:sz="0" w:space="0" w:color="auto"/>
          </w:divBdr>
        </w:div>
        <w:div w:id="1476095407">
          <w:marLeft w:val="640"/>
          <w:marRight w:val="0"/>
          <w:marTop w:val="0"/>
          <w:marBottom w:val="0"/>
          <w:divBdr>
            <w:top w:val="none" w:sz="0" w:space="0" w:color="auto"/>
            <w:left w:val="none" w:sz="0" w:space="0" w:color="auto"/>
            <w:bottom w:val="none" w:sz="0" w:space="0" w:color="auto"/>
            <w:right w:val="none" w:sz="0" w:space="0" w:color="auto"/>
          </w:divBdr>
        </w:div>
        <w:div w:id="211580074">
          <w:marLeft w:val="640"/>
          <w:marRight w:val="0"/>
          <w:marTop w:val="0"/>
          <w:marBottom w:val="0"/>
          <w:divBdr>
            <w:top w:val="none" w:sz="0" w:space="0" w:color="auto"/>
            <w:left w:val="none" w:sz="0" w:space="0" w:color="auto"/>
            <w:bottom w:val="none" w:sz="0" w:space="0" w:color="auto"/>
            <w:right w:val="none" w:sz="0" w:space="0" w:color="auto"/>
          </w:divBdr>
        </w:div>
        <w:div w:id="1333332640">
          <w:marLeft w:val="640"/>
          <w:marRight w:val="0"/>
          <w:marTop w:val="0"/>
          <w:marBottom w:val="0"/>
          <w:divBdr>
            <w:top w:val="none" w:sz="0" w:space="0" w:color="auto"/>
            <w:left w:val="none" w:sz="0" w:space="0" w:color="auto"/>
            <w:bottom w:val="none" w:sz="0" w:space="0" w:color="auto"/>
            <w:right w:val="none" w:sz="0" w:space="0" w:color="auto"/>
          </w:divBdr>
        </w:div>
        <w:div w:id="807355244">
          <w:marLeft w:val="640"/>
          <w:marRight w:val="0"/>
          <w:marTop w:val="0"/>
          <w:marBottom w:val="0"/>
          <w:divBdr>
            <w:top w:val="none" w:sz="0" w:space="0" w:color="auto"/>
            <w:left w:val="none" w:sz="0" w:space="0" w:color="auto"/>
            <w:bottom w:val="none" w:sz="0" w:space="0" w:color="auto"/>
            <w:right w:val="none" w:sz="0" w:space="0" w:color="auto"/>
          </w:divBdr>
        </w:div>
        <w:div w:id="574903728">
          <w:marLeft w:val="640"/>
          <w:marRight w:val="0"/>
          <w:marTop w:val="0"/>
          <w:marBottom w:val="0"/>
          <w:divBdr>
            <w:top w:val="none" w:sz="0" w:space="0" w:color="auto"/>
            <w:left w:val="none" w:sz="0" w:space="0" w:color="auto"/>
            <w:bottom w:val="none" w:sz="0" w:space="0" w:color="auto"/>
            <w:right w:val="none" w:sz="0" w:space="0" w:color="auto"/>
          </w:divBdr>
        </w:div>
        <w:div w:id="1611745792">
          <w:marLeft w:val="640"/>
          <w:marRight w:val="0"/>
          <w:marTop w:val="0"/>
          <w:marBottom w:val="0"/>
          <w:divBdr>
            <w:top w:val="none" w:sz="0" w:space="0" w:color="auto"/>
            <w:left w:val="none" w:sz="0" w:space="0" w:color="auto"/>
            <w:bottom w:val="none" w:sz="0" w:space="0" w:color="auto"/>
            <w:right w:val="none" w:sz="0" w:space="0" w:color="auto"/>
          </w:divBdr>
        </w:div>
        <w:div w:id="140080096">
          <w:marLeft w:val="640"/>
          <w:marRight w:val="0"/>
          <w:marTop w:val="0"/>
          <w:marBottom w:val="0"/>
          <w:divBdr>
            <w:top w:val="none" w:sz="0" w:space="0" w:color="auto"/>
            <w:left w:val="none" w:sz="0" w:space="0" w:color="auto"/>
            <w:bottom w:val="none" w:sz="0" w:space="0" w:color="auto"/>
            <w:right w:val="none" w:sz="0" w:space="0" w:color="auto"/>
          </w:divBdr>
        </w:div>
        <w:div w:id="2076463372">
          <w:marLeft w:val="640"/>
          <w:marRight w:val="0"/>
          <w:marTop w:val="0"/>
          <w:marBottom w:val="0"/>
          <w:divBdr>
            <w:top w:val="none" w:sz="0" w:space="0" w:color="auto"/>
            <w:left w:val="none" w:sz="0" w:space="0" w:color="auto"/>
            <w:bottom w:val="none" w:sz="0" w:space="0" w:color="auto"/>
            <w:right w:val="none" w:sz="0" w:space="0" w:color="auto"/>
          </w:divBdr>
        </w:div>
        <w:div w:id="1382749143">
          <w:marLeft w:val="640"/>
          <w:marRight w:val="0"/>
          <w:marTop w:val="0"/>
          <w:marBottom w:val="0"/>
          <w:divBdr>
            <w:top w:val="none" w:sz="0" w:space="0" w:color="auto"/>
            <w:left w:val="none" w:sz="0" w:space="0" w:color="auto"/>
            <w:bottom w:val="none" w:sz="0" w:space="0" w:color="auto"/>
            <w:right w:val="none" w:sz="0" w:space="0" w:color="auto"/>
          </w:divBdr>
        </w:div>
        <w:div w:id="759762436">
          <w:marLeft w:val="640"/>
          <w:marRight w:val="0"/>
          <w:marTop w:val="0"/>
          <w:marBottom w:val="0"/>
          <w:divBdr>
            <w:top w:val="none" w:sz="0" w:space="0" w:color="auto"/>
            <w:left w:val="none" w:sz="0" w:space="0" w:color="auto"/>
            <w:bottom w:val="none" w:sz="0" w:space="0" w:color="auto"/>
            <w:right w:val="none" w:sz="0" w:space="0" w:color="auto"/>
          </w:divBdr>
        </w:div>
        <w:div w:id="704720674">
          <w:marLeft w:val="640"/>
          <w:marRight w:val="0"/>
          <w:marTop w:val="0"/>
          <w:marBottom w:val="0"/>
          <w:divBdr>
            <w:top w:val="none" w:sz="0" w:space="0" w:color="auto"/>
            <w:left w:val="none" w:sz="0" w:space="0" w:color="auto"/>
            <w:bottom w:val="none" w:sz="0" w:space="0" w:color="auto"/>
            <w:right w:val="none" w:sz="0" w:space="0" w:color="auto"/>
          </w:divBdr>
        </w:div>
        <w:div w:id="1134102254">
          <w:marLeft w:val="640"/>
          <w:marRight w:val="0"/>
          <w:marTop w:val="0"/>
          <w:marBottom w:val="0"/>
          <w:divBdr>
            <w:top w:val="none" w:sz="0" w:space="0" w:color="auto"/>
            <w:left w:val="none" w:sz="0" w:space="0" w:color="auto"/>
            <w:bottom w:val="none" w:sz="0" w:space="0" w:color="auto"/>
            <w:right w:val="none" w:sz="0" w:space="0" w:color="auto"/>
          </w:divBdr>
        </w:div>
        <w:div w:id="1847480790">
          <w:marLeft w:val="640"/>
          <w:marRight w:val="0"/>
          <w:marTop w:val="0"/>
          <w:marBottom w:val="0"/>
          <w:divBdr>
            <w:top w:val="none" w:sz="0" w:space="0" w:color="auto"/>
            <w:left w:val="none" w:sz="0" w:space="0" w:color="auto"/>
            <w:bottom w:val="none" w:sz="0" w:space="0" w:color="auto"/>
            <w:right w:val="none" w:sz="0" w:space="0" w:color="auto"/>
          </w:divBdr>
        </w:div>
        <w:div w:id="270629918">
          <w:marLeft w:val="640"/>
          <w:marRight w:val="0"/>
          <w:marTop w:val="0"/>
          <w:marBottom w:val="0"/>
          <w:divBdr>
            <w:top w:val="none" w:sz="0" w:space="0" w:color="auto"/>
            <w:left w:val="none" w:sz="0" w:space="0" w:color="auto"/>
            <w:bottom w:val="none" w:sz="0" w:space="0" w:color="auto"/>
            <w:right w:val="none" w:sz="0" w:space="0" w:color="auto"/>
          </w:divBdr>
        </w:div>
        <w:div w:id="847134705">
          <w:marLeft w:val="640"/>
          <w:marRight w:val="0"/>
          <w:marTop w:val="0"/>
          <w:marBottom w:val="0"/>
          <w:divBdr>
            <w:top w:val="none" w:sz="0" w:space="0" w:color="auto"/>
            <w:left w:val="none" w:sz="0" w:space="0" w:color="auto"/>
            <w:bottom w:val="none" w:sz="0" w:space="0" w:color="auto"/>
            <w:right w:val="none" w:sz="0" w:space="0" w:color="auto"/>
          </w:divBdr>
        </w:div>
        <w:div w:id="503086805">
          <w:marLeft w:val="640"/>
          <w:marRight w:val="0"/>
          <w:marTop w:val="0"/>
          <w:marBottom w:val="0"/>
          <w:divBdr>
            <w:top w:val="none" w:sz="0" w:space="0" w:color="auto"/>
            <w:left w:val="none" w:sz="0" w:space="0" w:color="auto"/>
            <w:bottom w:val="none" w:sz="0" w:space="0" w:color="auto"/>
            <w:right w:val="none" w:sz="0" w:space="0" w:color="auto"/>
          </w:divBdr>
        </w:div>
        <w:div w:id="1658921428">
          <w:marLeft w:val="640"/>
          <w:marRight w:val="0"/>
          <w:marTop w:val="0"/>
          <w:marBottom w:val="0"/>
          <w:divBdr>
            <w:top w:val="none" w:sz="0" w:space="0" w:color="auto"/>
            <w:left w:val="none" w:sz="0" w:space="0" w:color="auto"/>
            <w:bottom w:val="none" w:sz="0" w:space="0" w:color="auto"/>
            <w:right w:val="none" w:sz="0" w:space="0" w:color="auto"/>
          </w:divBdr>
        </w:div>
        <w:div w:id="1276330577">
          <w:marLeft w:val="640"/>
          <w:marRight w:val="0"/>
          <w:marTop w:val="0"/>
          <w:marBottom w:val="0"/>
          <w:divBdr>
            <w:top w:val="none" w:sz="0" w:space="0" w:color="auto"/>
            <w:left w:val="none" w:sz="0" w:space="0" w:color="auto"/>
            <w:bottom w:val="none" w:sz="0" w:space="0" w:color="auto"/>
            <w:right w:val="none" w:sz="0" w:space="0" w:color="auto"/>
          </w:divBdr>
        </w:div>
        <w:div w:id="658995298">
          <w:marLeft w:val="640"/>
          <w:marRight w:val="0"/>
          <w:marTop w:val="0"/>
          <w:marBottom w:val="0"/>
          <w:divBdr>
            <w:top w:val="none" w:sz="0" w:space="0" w:color="auto"/>
            <w:left w:val="none" w:sz="0" w:space="0" w:color="auto"/>
            <w:bottom w:val="none" w:sz="0" w:space="0" w:color="auto"/>
            <w:right w:val="none" w:sz="0" w:space="0" w:color="auto"/>
          </w:divBdr>
        </w:div>
        <w:div w:id="1906724037">
          <w:marLeft w:val="640"/>
          <w:marRight w:val="0"/>
          <w:marTop w:val="0"/>
          <w:marBottom w:val="0"/>
          <w:divBdr>
            <w:top w:val="none" w:sz="0" w:space="0" w:color="auto"/>
            <w:left w:val="none" w:sz="0" w:space="0" w:color="auto"/>
            <w:bottom w:val="none" w:sz="0" w:space="0" w:color="auto"/>
            <w:right w:val="none" w:sz="0" w:space="0" w:color="auto"/>
          </w:divBdr>
        </w:div>
        <w:div w:id="1058434390">
          <w:marLeft w:val="640"/>
          <w:marRight w:val="0"/>
          <w:marTop w:val="0"/>
          <w:marBottom w:val="0"/>
          <w:divBdr>
            <w:top w:val="none" w:sz="0" w:space="0" w:color="auto"/>
            <w:left w:val="none" w:sz="0" w:space="0" w:color="auto"/>
            <w:bottom w:val="none" w:sz="0" w:space="0" w:color="auto"/>
            <w:right w:val="none" w:sz="0" w:space="0" w:color="auto"/>
          </w:divBdr>
        </w:div>
        <w:div w:id="516889257">
          <w:marLeft w:val="640"/>
          <w:marRight w:val="0"/>
          <w:marTop w:val="0"/>
          <w:marBottom w:val="0"/>
          <w:divBdr>
            <w:top w:val="none" w:sz="0" w:space="0" w:color="auto"/>
            <w:left w:val="none" w:sz="0" w:space="0" w:color="auto"/>
            <w:bottom w:val="none" w:sz="0" w:space="0" w:color="auto"/>
            <w:right w:val="none" w:sz="0" w:space="0" w:color="auto"/>
          </w:divBdr>
        </w:div>
        <w:div w:id="1379861262">
          <w:marLeft w:val="640"/>
          <w:marRight w:val="0"/>
          <w:marTop w:val="0"/>
          <w:marBottom w:val="0"/>
          <w:divBdr>
            <w:top w:val="none" w:sz="0" w:space="0" w:color="auto"/>
            <w:left w:val="none" w:sz="0" w:space="0" w:color="auto"/>
            <w:bottom w:val="none" w:sz="0" w:space="0" w:color="auto"/>
            <w:right w:val="none" w:sz="0" w:space="0" w:color="auto"/>
          </w:divBdr>
        </w:div>
        <w:div w:id="907232353">
          <w:marLeft w:val="640"/>
          <w:marRight w:val="0"/>
          <w:marTop w:val="0"/>
          <w:marBottom w:val="0"/>
          <w:divBdr>
            <w:top w:val="none" w:sz="0" w:space="0" w:color="auto"/>
            <w:left w:val="none" w:sz="0" w:space="0" w:color="auto"/>
            <w:bottom w:val="none" w:sz="0" w:space="0" w:color="auto"/>
            <w:right w:val="none" w:sz="0" w:space="0" w:color="auto"/>
          </w:divBdr>
        </w:div>
        <w:div w:id="1182552842">
          <w:marLeft w:val="640"/>
          <w:marRight w:val="0"/>
          <w:marTop w:val="0"/>
          <w:marBottom w:val="0"/>
          <w:divBdr>
            <w:top w:val="none" w:sz="0" w:space="0" w:color="auto"/>
            <w:left w:val="none" w:sz="0" w:space="0" w:color="auto"/>
            <w:bottom w:val="none" w:sz="0" w:space="0" w:color="auto"/>
            <w:right w:val="none" w:sz="0" w:space="0" w:color="auto"/>
          </w:divBdr>
        </w:div>
        <w:div w:id="1306354497">
          <w:marLeft w:val="640"/>
          <w:marRight w:val="0"/>
          <w:marTop w:val="0"/>
          <w:marBottom w:val="0"/>
          <w:divBdr>
            <w:top w:val="none" w:sz="0" w:space="0" w:color="auto"/>
            <w:left w:val="none" w:sz="0" w:space="0" w:color="auto"/>
            <w:bottom w:val="none" w:sz="0" w:space="0" w:color="auto"/>
            <w:right w:val="none" w:sz="0" w:space="0" w:color="auto"/>
          </w:divBdr>
        </w:div>
        <w:div w:id="1663777817">
          <w:marLeft w:val="640"/>
          <w:marRight w:val="0"/>
          <w:marTop w:val="0"/>
          <w:marBottom w:val="0"/>
          <w:divBdr>
            <w:top w:val="none" w:sz="0" w:space="0" w:color="auto"/>
            <w:left w:val="none" w:sz="0" w:space="0" w:color="auto"/>
            <w:bottom w:val="none" w:sz="0" w:space="0" w:color="auto"/>
            <w:right w:val="none" w:sz="0" w:space="0" w:color="auto"/>
          </w:divBdr>
        </w:div>
        <w:div w:id="433592726">
          <w:marLeft w:val="640"/>
          <w:marRight w:val="0"/>
          <w:marTop w:val="0"/>
          <w:marBottom w:val="0"/>
          <w:divBdr>
            <w:top w:val="none" w:sz="0" w:space="0" w:color="auto"/>
            <w:left w:val="none" w:sz="0" w:space="0" w:color="auto"/>
            <w:bottom w:val="none" w:sz="0" w:space="0" w:color="auto"/>
            <w:right w:val="none" w:sz="0" w:space="0" w:color="auto"/>
          </w:divBdr>
        </w:div>
        <w:div w:id="293027509">
          <w:marLeft w:val="640"/>
          <w:marRight w:val="0"/>
          <w:marTop w:val="0"/>
          <w:marBottom w:val="0"/>
          <w:divBdr>
            <w:top w:val="none" w:sz="0" w:space="0" w:color="auto"/>
            <w:left w:val="none" w:sz="0" w:space="0" w:color="auto"/>
            <w:bottom w:val="none" w:sz="0" w:space="0" w:color="auto"/>
            <w:right w:val="none" w:sz="0" w:space="0" w:color="auto"/>
          </w:divBdr>
        </w:div>
        <w:div w:id="1086535253">
          <w:marLeft w:val="640"/>
          <w:marRight w:val="0"/>
          <w:marTop w:val="0"/>
          <w:marBottom w:val="0"/>
          <w:divBdr>
            <w:top w:val="none" w:sz="0" w:space="0" w:color="auto"/>
            <w:left w:val="none" w:sz="0" w:space="0" w:color="auto"/>
            <w:bottom w:val="none" w:sz="0" w:space="0" w:color="auto"/>
            <w:right w:val="none" w:sz="0" w:space="0" w:color="auto"/>
          </w:divBdr>
        </w:div>
        <w:div w:id="1849323889">
          <w:marLeft w:val="640"/>
          <w:marRight w:val="0"/>
          <w:marTop w:val="0"/>
          <w:marBottom w:val="0"/>
          <w:divBdr>
            <w:top w:val="none" w:sz="0" w:space="0" w:color="auto"/>
            <w:left w:val="none" w:sz="0" w:space="0" w:color="auto"/>
            <w:bottom w:val="none" w:sz="0" w:space="0" w:color="auto"/>
            <w:right w:val="none" w:sz="0" w:space="0" w:color="auto"/>
          </w:divBdr>
        </w:div>
        <w:div w:id="803696404">
          <w:marLeft w:val="640"/>
          <w:marRight w:val="0"/>
          <w:marTop w:val="0"/>
          <w:marBottom w:val="0"/>
          <w:divBdr>
            <w:top w:val="none" w:sz="0" w:space="0" w:color="auto"/>
            <w:left w:val="none" w:sz="0" w:space="0" w:color="auto"/>
            <w:bottom w:val="none" w:sz="0" w:space="0" w:color="auto"/>
            <w:right w:val="none" w:sz="0" w:space="0" w:color="auto"/>
          </w:divBdr>
        </w:div>
        <w:div w:id="130100263">
          <w:marLeft w:val="640"/>
          <w:marRight w:val="0"/>
          <w:marTop w:val="0"/>
          <w:marBottom w:val="0"/>
          <w:divBdr>
            <w:top w:val="none" w:sz="0" w:space="0" w:color="auto"/>
            <w:left w:val="none" w:sz="0" w:space="0" w:color="auto"/>
            <w:bottom w:val="none" w:sz="0" w:space="0" w:color="auto"/>
            <w:right w:val="none" w:sz="0" w:space="0" w:color="auto"/>
          </w:divBdr>
        </w:div>
        <w:div w:id="1887063365">
          <w:marLeft w:val="640"/>
          <w:marRight w:val="0"/>
          <w:marTop w:val="0"/>
          <w:marBottom w:val="0"/>
          <w:divBdr>
            <w:top w:val="none" w:sz="0" w:space="0" w:color="auto"/>
            <w:left w:val="none" w:sz="0" w:space="0" w:color="auto"/>
            <w:bottom w:val="none" w:sz="0" w:space="0" w:color="auto"/>
            <w:right w:val="none" w:sz="0" w:space="0" w:color="auto"/>
          </w:divBdr>
        </w:div>
        <w:div w:id="1708598938">
          <w:marLeft w:val="640"/>
          <w:marRight w:val="0"/>
          <w:marTop w:val="0"/>
          <w:marBottom w:val="0"/>
          <w:divBdr>
            <w:top w:val="none" w:sz="0" w:space="0" w:color="auto"/>
            <w:left w:val="none" w:sz="0" w:space="0" w:color="auto"/>
            <w:bottom w:val="none" w:sz="0" w:space="0" w:color="auto"/>
            <w:right w:val="none" w:sz="0" w:space="0" w:color="auto"/>
          </w:divBdr>
        </w:div>
        <w:div w:id="35084282">
          <w:marLeft w:val="640"/>
          <w:marRight w:val="0"/>
          <w:marTop w:val="0"/>
          <w:marBottom w:val="0"/>
          <w:divBdr>
            <w:top w:val="none" w:sz="0" w:space="0" w:color="auto"/>
            <w:left w:val="none" w:sz="0" w:space="0" w:color="auto"/>
            <w:bottom w:val="none" w:sz="0" w:space="0" w:color="auto"/>
            <w:right w:val="none" w:sz="0" w:space="0" w:color="auto"/>
          </w:divBdr>
        </w:div>
        <w:div w:id="861825292">
          <w:marLeft w:val="640"/>
          <w:marRight w:val="0"/>
          <w:marTop w:val="0"/>
          <w:marBottom w:val="0"/>
          <w:divBdr>
            <w:top w:val="none" w:sz="0" w:space="0" w:color="auto"/>
            <w:left w:val="none" w:sz="0" w:space="0" w:color="auto"/>
            <w:bottom w:val="none" w:sz="0" w:space="0" w:color="auto"/>
            <w:right w:val="none" w:sz="0" w:space="0" w:color="auto"/>
          </w:divBdr>
        </w:div>
        <w:div w:id="159850921">
          <w:marLeft w:val="640"/>
          <w:marRight w:val="0"/>
          <w:marTop w:val="0"/>
          <w:marBottom w:val="0"/>
          <w:divBdr>
            <w:top w:val="none" w:sz="0" w:space="0" w:color="auto"/>
            <w:left w:val="none" w:sz="0" w:space="0" w:color="auto"/>
            <w:bottom w:val="none" w:sz="0" w:space="0" w:color="auto"/>
            <w:right w:val="none" w:sz="0" w:space="0" w:color="auto"/>
          </w:divBdr>
        </w:div>
        <w:div w:id="1626889274">
          <w:marLeft w:val="640"/>
          <w:marRight w:val="0"/>
          <w:marTop w:val="0"/>
          <w:marBottom w:val="0"/>
          <w:divBdr>
            <w:top w:val="none" w:sz="0" w:space="0" w:color="auto"/>
            <w:left w:val="none" w:sz="0" w:space="0" w:color="auto"/>
            <w:bottom w:val="none" w:sz="0" w:space="0" w:color="auto"/>
            <w:right w:val="none" w:sz="0" w:space="0" w:color="auto"/>
          </w:divBdr>
        </w:div>
        <w:div w:id="1346396092">
          <w:marLeft w:val="640"/>
          <w:marRight w:val="0"/>
          <w:marTop w:val="0"/>
          <w:marBottom w:val="0"/>
          <w:divBdr>
            <w:top w:val="none" w:sz="0" w:space="0" w:color="auto"/>
            <w:left w:val="none" w:sz="0" w:space="0" w:color="auto"/>
            <w:bottom w:val="none" w:sz="0" w:space="0" w:color="auto"/>
            <w:right w:val="none" w:sz="0" w:space="0" w:color="auto"/>
          </w:divBdr>
        </w:div>
        <w:div w:id="1209099747">
          <w:marLeft w:val="640"/>
          <w:marRight w:val="0"/>
          <w:marTop w:val="0"/>
          <w:marBottom w:val="0"/>
          <w:divBdr>
            <w:top w:val="none" w:sz="0" w:space="0" w:color="auto"/>
            <w:left w:val="none" w:sz="0" w:space="0" w:color="auto"/>
            <w:bottom w:val="none" w:sz="0" w:space="0" w:color="auto"/>
            <w:right w:val="none" w:sz="0" w:space="0" w:color="auto"/>
          </w:divBdr>
        </w:div>
        <w:div w:id="1640111581">
          <w:marLeft w:val="640"/>
          <w:marRight w:val="0"/>
          <w:marTop w:val="0"/>
          <w:marBottom w:val="0"/>
          <w:divBdr>
            <w:top w:val="none" w:sz="0" w:space="0" w:color="auto"/>
            <w:left w:val="none" w:sz="0" w:space="0" w:color="auto"/>
            <w:bottom w:val="none" w:sz="0" w:space="0" w:color="auto"/>
            <w:right w:val="none" w:sz="0" w:space="0" w:color="auto"/>
          </w:divBdr>
        </w:div>
        <w:div w:id="717120815">
          <w:marLeft w:val="640"/>
          <w:marRight w:val="0"/>
          <w:marTop w:val="0"/>
          <w:marBottom w:val="0"/>
          <w:divBdr>
            <w:top w:val="none" w:sz="0" w:space="0" w:color="auto"/>
            <w:left w:val="none" w:sz="0" w:space="0" w:color="auto"/>
            <w:bottom w:val="none" w:sz="0" w:space="0" w:color="auto"/>
            <w:right w:val="none" w:sz="0" w:space="0" w:color="auto"/>
          </w:divBdr>
        </w:div>
        <w:div w:id="1667440167">
          <w:marLeft w:val="640"/>
          <w:marRight w:val="0"/>
          <w:marTop w:val="0"/>
          <w:marBottom w:val="0"/>
          <w:divBdr>
            <w:top w:val="none" w:sz="0" w:space="0" w:color="auto"/>
            <w:left w:val="none" w:sz="0" w:space="0" w:color="auto"/>
            <w:bottom w:val="none" w:sz="0" w:space="0" w:color="auto"/>
            <w:right w:val="none" w:sz="0" w:space="0" w:color="auto"/>
          </w:divBdr>
        </w:div>
        <w:div w:id="1112556777">
          <w:marLeft w:val="640"/>
          <w:marRight w:val="0"/>
          <w:marTop w:val="0"/>
          <w:marBottom w:val="0"/>
          <w:divBdr>
            <w:top w:val="none" w:sz="0" w:space="0" w:color="auto"/>
            <w:left w:val="none" w:sz="0" w:space="0" w:color="auto"/>
            <w:bottom w:val="none" w:sz="0" w:space="0" w:color="auto"/>
            <w:right w:val="none" w:sz="0" w:space="0" w:color="auto"/>
          </w:divBdr>
        </w:div>
        <w:div w:id="1250428234">
          <w:marLeft w:val="640"/>
          <w:marRight w:val="0"/>
          <w:marTop w:val="0"/>
          <w:marBottom w:val="0"/>
          <w:divBdr>
            <w:top w:val="none" w:sz="0" w:space="0" w:color="auto"/>
            <w:left w:val="none" w:sz="0" w:space="0" w:color="auto"/>
            <w:bottom w:val="none" w:sz="0" w:space="0" w:color="auto"/>
            <w:right w:val="none" w:sz="0" w:space="0" w:color="auto"/>
          </w:divBdr>
        </w:div>
        <w:div w:id="1843350719">
          <w:marLeft w:val="640"/>
          <w:marRight w:val="0"/>
          <w:marTop w:val="0"/>
          <w:marBottom w:val="0"/>
          <w:divBdr>
            <w:top w:val="none" w:sz="0" w:space="0" w:color="auto"/>
            <w:left w:val="none" w:sz="0" w:space="0" w:color="auto"/>
            <w:bottom w:val="none" w:sz="0" w:space="0" w:color="auto"/>
            <w:right w:val="none" w:sz="0" w:space="0" w:color="auto"/>
          </w:divBdr>
        </w:div>
        <w:div w:id="1771394762">
          <w:marLeft w:val="640"/>
          <w:marRight w:val="0"/>
          <w:marTop w:val="0"/>
          <w:marBottom w:val="0"/>
          <w:divBdr>
            <w:top w:val="none" w:sz="0" w:space="0" w:color="auto"/>
            <w:left w:val="none" w:sz="0" w:space="0" w:color="auto"/>
            <w:bottom w:val="none" w:sz="0" w:space="0" w:color="auto"/>
            <w:right w:val="none" w:sz="0" w:space="0" w:color="auto"/>
          </w:divBdr>
        </w:div>
        <w:div w:id="840700244">
          <w:marLeft w:val="640"/>
          <w:marRight w:val="0"/>
          <w:marTop w:val="0"/>
          <w:marBottom w:val="0"/>
          <w:divBdr>
            <w:top w:val="none" w:sz="0" w:space="0" w:color="auto"/>
            <w:left w:val="none" w:sz="0" w:space="0" w:color="auto"/>
            <w:bottom w:val="none" w:sz="0" w:space="0" w:color="auto"/>
            <w:right w:val="none" w:sz="0" w:space="0" w:color="auto"/>
          </w:divBdr>
        </w:div>
        <w:div w:id="1168211393">
          <w:marLeft w:val="640"/>
          <w:marRight w:val="0"/>
          <w:marTop w:val="0"/>
          <w:marBottom w:val="0"/>
          <w:divBdr>
            <w:top w:val="none" w:sz="0" w:space="0" w:color="auto"/>
            <w:left w:val="none" w:sz="0" w:space="0" w:color="auto"/>
            <w:bottom w:val="none" w:sz="0" w:space="0" w:color="auto"/>
            <w:right w:val="none" w:sz="0" w:space="0" w:color="auto"/>
          </w:divBdr>
        </w:div>
        <w:div w:id="154346274">
          <w:marLeft w:val="640"/>
          <w:marRight w:val="0"/>
          <w:marTop w:val="0"/>
          <w:marBottom w:val="0"/>
          <w:divBdr>
            <w:top w:val="none" w:sz="0" w:space="0" w:color="auto"/>
            <w:left w:val="none" w:sz="0" w:space="0" w:color="auto"/>
            <w:bottom w:val="none" w:sz="0" w:space="0" w:color="auto"/>
            <w:right w:val="none" w:sz="0" w:space="0" w:color="auto"/>
          </w:divBdr>
        </w:div>
        <w:div w:id="1517694848">
          <w:marLeft w:val="640"/>
          <w:marRight w:val="0"/>
          <w:marTop w:val="0"/>
          <w:marBottom w:val="0"/>
          <w:divBdr>
            <w:top w:val="none" w:sz="0" w:space="0" w:color="auto"/>
            <w:left w:val="none" w:sz="0" w:space="0" w:color="auto"/>
            <w:bottom w:val="none" w:sz="0" w:space="0" w:color="auto"/>
            <w:right w:val="none" w:sz="0" w:space="0" w:color="auto"/>
          </w:divBdr>
        </w:div>
        <w:div w:id="1201361338">
          <w:marLeft w:val="640"/>
          <w:marRight w:val="0"/>
          <w:marTop w:val="0"/>
          <w:marBottom w:val="0"/>
          <w:divBdr>
            <w:top w:val="none" w:sz="0" w:space="0" w:color="auto"/>
            <w:left w:val="none" w:sz="0" w:space="0" w:color="auto"/>
            <w:bottom w:val="none" w:sz="0" w:space="0" w:color="auto"/>
            <w:right w:val="none" w:sz="0" w:space="0" w:color="auto"/>
          </w:divBdr>
        </w:div>
        <w:div w:id="1933852972">
          <w:marLeft w:val="640"/>
          <w:marRight w:val="0"/>
          <w:marTop w:val="0"/>
          <w:marBottom w:val="0"/>
          <w:divBdr>
            <w:top w:val="none" w:sz="0" w:space="0" w:color="auto"/>
            <w:left w:val="none" w:sz="0" w:space="0" w:color="auto"/>
            <w:bottom w:val="none" w:sz="0" w:space="0" w:color="auto"/>
            <w:right w:val="none" w:sz="0" w:space="0" w:color="auto"/>
          </w:divBdr>
        </w:div>
        <w:div w:id="1476218886">
          <w:marLeft w:val="640"/>
          <w:marRight w:val="0"/>
          <w:marTop w:val="0"/>
          <w:marBottom w:val="0"/>
          <w:divBdr>
            <w:top w:val="none" w:sz="0" w:space="0" w:color="auto"/>
            <w:left w:val="none" w:sz="0" w:space="0" w:color="auto"/>
            <w:bottom w:val="none" w:sz="0" w:space="0" w:color="auto"/>
            <w:right w:val="none" w:sz="0" w:space="0" w:color="auto"/>
          </w:divBdr>
        </w:div>
        <w:div w:id="175848165">
          <w:marLeft w:val="640"/>
          <w:marRight w:val="0"/>
          <w:marTop w:val="0"/>
          <w:marBottom w:val="0"/>
          <w:divBdr>
            <w:top w:val="none" w:sz="0" w:space="0" w:color="auto"/>
            <w:left w:val="none" w:sz="0" w:space="0" w:color="auto"/>
            <w:bottom w:val="none" w:sz="0" w:space="0" w:color="auto"/>
            <w:right w:val="none" w:sz="0" w:space="0" w:color="auto"/>
          </w:divBdr>
        </w:div>
        <w:div w:id="1925336542">
          <w:marLeft w:val="640"/>
          <w:marRight w:val="0"/>
          <w:marTop w:val="0"/>
          <w:marBottom w:val="0"/>
          <w:divBdr>
            <w:top w:val="none" w:sz="0" w:space="0" w:color="auto"/>
            <w:left w:val="none" w:sz="0" w:space="0" w:color="auto"/>
            <w:bottom w:val="none" w:sz="0" w:space="0" w:color="auto"/>
            <w:right w:val="none" w:sz="0" w:space="0" w:color="auto"/>
          </w:divBdr>
        </w:div>
        <w:div w:id="1870557707">
          <w:marLeft w:val="640"/>
          <w:marRight w:val="0"/>
          <w:marTop w:val="0"/>
          <w:marBottom w:val="0"/>
          <w:divBdr>
            <w:top w:val="none" w:sz="0" w:space="0" w:color="auto"/>
            <w:left w:val="none" w:sz="0" w:space="0" w:color="auto"/>
            <w:bottom w:val="none" w:sz="0" w:space="0" w:color="auto"/>
            <w:right w:val="none" w:sz="0" w:space="0" w:color="auto"/>
          </w:divBdr>
        </w:div>
        <w:div w:id="973565236">
          <w:marLeft w:val="640"/>
          <w:marRight w:val="0"/>
          <w:marTop w:val="0"/>
          <w:marBottom w:val="0"/>
          <w:divBdr>
            <w:top w:val="none" w:sz="0" w:space="0" w:color="auto"/>
            <w:left w:val="none" w:sz="0" w:space="0" w:color="auto"/>
            <w:bottom w:val="none" w:sz="0" w:space="0" w:color="auto"/>
            <w:right w:val="none" w:sz="0" w:space="0" w:color="auto"/>
          </w:divBdr>
        </w:div>
        <w:div w:id="46102515">
          <w:marLeft w:val="640"/>
          <w:marRight w:val="0"/>
          <w:marTop w:val="0"/>
          <w:marBottom w:val="0"/>
          <w:divBdr>
            <w:top w:val="none" w:sz="0" w:space="0" w:color="auto"/>
            <w:left w:val="none" w:sz="0" w:space="0" w:color="auto"/>
            <w:bottom w:val="none" w:sz="0" w:space="0" w:color="auto"/>
            <w:right w:val="none" w:sz="0" w:space="0" w:color="auto"/>
          </w:divBdr>
        </w:div>
        <w:div w:id="1375886796">
          <w:marLeft w:val="640"/>
          <w:marRight w:val="0"/>
          <w:marTop w:val="0"/>
          <w:marBottom w:val="0"/>
          <w:divBdr>
            <w:top w:val="none" w:sz="0" w:space="0" w:color="auto"/>
            <w:left w:val="none" w:sz="0" w:space="0" w:color="auto"/>
            <w:bottom w:val="none" w:sz="0" w:space="0" w:color="auto"/>
            <w:right w:val="none" w:sz="0" w:space="0" w:color="auto"/>
          </w:divBdr>
        </w:div>
        <w:div w:id="151993623">
          <w:marLeft w:val="640"/>
          <w:marRight w:val="0"/>
          <w:marTop w:val="0"/>
          <w:marBottom w:val="0"/>
          <w:divBdr>
            <w:top w:val="none" w:sz="0" w:space="0" w:color="auto"/>
            <w:left w:val="none" w:sz="0" w:space="0" w:color="auto"/>
            <w:bottom w:val="none" w:sz="0" w:space="0" w:color="auto"/>
            <w:right w:val="none" w:sz="0" w:space="0" w:color="auto"/>
          </w:divBdr>
        </w:div>
        <w:div w:id="778448777">
          <w:marLeft w:val="640"/>
          <w:marRight w:val="0"/>
          <w:marTop w:val="0"/>
          <w:marBottom w:val="0"/>
          <w:divBdr>
            <w:top w:val="none" w:sz="0" w:space="0" w:color="auto"/>
            <w:left w:val="none" w:sz="0" w:space="0" w:color="auto"/>
            <w:bottom w:val="none" w:sz="0" w:space="0" w:color="auto"/>
            <w:right w:val="none" w:sz="0" w:space="0" w:color="auto"/>
          </w:divBdr>
        </w:div>
        <w:div w:id="622492975">
          <w:marLeft w:val="640"/>
          <w:marRight w:val="0"/>
          <w:marTop w:val="0"/>
          <w:marBottom w:val="0"/>
          <w:divBdr>
            <w:top w:val="none" w:sz="0" w:space="0" w:color="auto"/>
            <w:left w:val="none" w:sz="0" w:space="0" w:color="auto"/>
            <w:bottom w:val="none" w:sz="0" w:space="0" w:color="auto"/>
            <w:right w:val="none" w:sz="0" w:space="0" w:color="auto"/>
          </w:divBdr>
        </w:div>
        <w:div w:id="718358888">
          <w:marLeft w:val="640"/>
          <w:marRight w:val="0"/>
          <w:marTop w:val="0"/>
          <w:marBottom w:val="0"/>
          <w:divBdr>
            <w:top w:val="none" w:sz="0" w:space="0" w:color="auto"/>
            <w:left w:val="none" w:sz="0" w:space="0" w:color="auto"/>
            <w:bottom w:val="none" w:sz="0" w:space="0" w:color="auto"/>
            <w:right w:val="none" w:sz="0" w:space="0" w:color="auto"/>
          </w:divBdr>
        </w:div>
        <w:div w:id="882904969">
          <w:marLeft w:val="640"/>
          <w:marRight w:val="0"/>
          <w:marTop w:val="0"/>
          <w:marBottom w:val="0"/>
          <w:divBdr>
            <w:top w:val="none" w:sz="0" w:space="0" w:color="auto"/>
            <w:left w:val="none" w:sz="0" w:space="0" w:color="auto"/>
            <w:bottom w:val="none" w:sz="0" w:space="0" w:color="auto"/>
            <w:right w:val="none" w:sz="0" w:space="0" w:color="auto"/>
          </w:divBdr>
        </w:div>
        <w:div w:id="85809262">
          <w:marLeft w:val="640"/>
          <w:marRight w:val="0"/>
          <w:marTop w:val="0"/>
          <w:marBottom w:val="0"/>
          <w:divBdr>
            <w:top w:val="none" w:sz="0" w:space="0" w:color="auto"/>
            <w:left w:val="none" w:sz="0" w:space="0" w:color="auto"/>
            <w:bottom w:val="none" w:sz="0" w:space="0" w:color="auto"/>
            <w:right w:val="none" w:sz="0" w:space="0" w:color="auto"/>
          </w:divBdr>
        </w:div>
        <w:div w:id="365760855">
          <w:marLeft w:val="640"/>
          <w:marRight w:val="0"/>
          <w:marTop w:val="0"/>
          <w:marBottom w:val="0"/>
          <w:divBdr>
            <w:top w:val="none" w:sz="0" w:space="0" w:color="auto"/>
            <w:left w:val="none" w:sz="0" w:space="0" w:color="auto"/>
            <w:bottom w:val="none" w:sz="0" w:space="0" w:color="auto"/>
            <w:right w:val="none" w:sz="0" w:space="0" w:color="auto"/>
          </w:divBdr>
        </w:div>
      </w:divsChild>
    </w:div>
    <w:div w:id="1154373497">
      <w:bodyDiv w:val="1"/>
      <w:marLeft w:val="0"/>
      <w:marRight w:val="0"/>
      <w:marTop w:val="0"/>
      <w:marBottom w:val="0"/>
      <w:divBdr>
        <w:top w:val="none" w:sz="0" w:space="0" w:color="auto"/>
        <w:left w:val="none" w:sz="0" w:space="0" w:color="auto"/>
        <w:bottom w:val="none" w:sz="0" w:space="0" w:color="auto"/>
        <w:right w:val="none" w:sz="0" w:space="0" w:color="auto"/>
      </w:divBdr>
      <w:divsChild>
        <w:div w:id="814179290">
          <w:marLeft w:val="640"/>
          <w:marRight w:val="0"/>
          <w:marTop w:val="0"/>
          <w:marBottom w:val="0"/>
          <w:divBdr>
            <w:top w:val="none" w:sz="0" w:space="0" w:color="auto"/>
            <w:left w:val="none" w:sz="0" w:space="0" w:color="auto"/>
            <w:bottom w:val="none" w:sz="0" w:space="0" w:color="auto"/>
            <w:right w:val="none" w:sz="0" w:space="0" w:color="auto"/>
          </w:divBdr>
        </w:div>
        <w:div w:id="1344554260">
          <w:marLeft w:val="640"/>
          <w:marRight w:val="0"/>
          <w:marTop w:val="0"/>
          <w:marBottom w:val="0"/>
          <w:divBdr>
            <w:top w:val="none" w:sz="0" w:space="0" w:color="auto"/>
            <w:left w:val="none" w:sz="0" w:space="0" w:color="auto"/>
            <w:bottom w:val="none" w:sz="0" w:space="0" w:color="auto"/>
            <w:right w:val="none" w:sz="0" w:space="0" w:color="auto"/>
          </w:divBdr>
        </w:div>
        <w:div w:id="1026755764">
          <w:marLeft w:val="640"/>
          <w:marRight w:val="0"/>
          <w:marTop w:val="0"/>
          <w:marBottom w:val="0"/>
          <w:divBdr>
            <w:top w:val="none" w:sz="0" w:space="0" w:color="auto"/>
            <w:left w:val="none" w:sz="0" w:space="0" w:color="auto"/>
            <w:bottom w:val="none" w:sz="0" w:space="0" w:color="auto"/>
            <w:right w:val="none" w:sz="0" w:space="0" w:color="auto"/>
          </w:divBdr>
        </w:div>
        <w:div w:id="1890262753">
          <w:marLeft w:val="640"/>
          <w:marRight w:val="0"/>
          <w:marTop w:val="0"/>
          <w:marBottom w:val="0"/>
          <w:divBdr>
            <w:top w:val="none" w:sz="0" w:space="0" w:color="auto"/>
            <w:left w:val="none" w:sz="0" w:space="0" w:color="auto"/>
            <w:bottom w:val="none" w:sz="0" w:space="0" w:color="auto"/>
            <w:right w:val="none" w:sz="0" w:space="0" w:color="auto"/>
          </w:divBdr>
        </w:div>
        <w:div w:id="665595499">
          <w:marLeft w:val="640"/>
          <w:marRight w:val="0"/>
          <w:marTop w:val="0"/>
          <w:marBottom w:val="0"/>
          <w:divBdr>
            <w:top w:val="none" w:sz="0" w:space="0" w:color="auto"/>
            <w:left w:val="none" w:sz="0" w:space="0" w:color="auto"/>
            <w:bottom w:val="none" w:sz="0" w:space="0" w:color="auto"/>
            <w:right w:val="none" w:sz="0" w:space="0" w:color="auto"/>
          </w:divBdr>
        </w:div>
        <w:div w:id="1122457843">
          <w:marLeft w:val="640"/>
          <w:marRight w:val="0"/>
          <w:marTop w:val="0"/>
          <w:marBottom w:val="0"/>
          <w:divBdr>
            <w:top w:val="none" w:sz="0" w:space="0" w:color="auto"/>
            <w:left w:val="none" w:sz="0" w:space="0" w:color="auto"/>
            <w:bottom w:val="none" w:sz="0" w:space="0" w:color="auto"/>
            <w:right w:val="none" w:sz="0" w:space="0" w:color="auto"/>
          </w:divBdr>
        </w:div>
        <w:div w:id="2066904946">
          <w:marLeft w:val="640"/>
          <w:marRight w:val="0"/>
          <w:marTop w:val="0"/>
          <w:marBottom w:val="0"/>
          <w:divBdr>
            <w:top w:val="none" w:sz="0" w:space="0" w:color="auto"/>
            <w:left w:val="none" w:sz="0" w:space="0" w:color="auto"/>
            <w:bottom w:val="none" w:sz="0" w:space="0" w:color="auto"/>
            <w:right w:val="none" w:sz="0" w:space="0" w:color="auto"/>
          </w:divBdr>
        </w:div>
        <w:div w:id="2048329854">
          <w:marLeft w:val="640"/>
          <w:marRight w:val="0"/>
          <w:marTop w:val="0"/>
          <w:marBottom w:val="0"/>
          <w:divBdr>
            <w:top w:val="none" w:sz="0" w:space="0" w:color="auto"/>
            <w:left w:val="none" w:sz="0" w:space="0" w:color="auto"/>
            <w:bottom w:val="none" w:sz="0" w:space="0" w:color="auto"/>
            <w:right w:val="none" w:sz="0" w:space="0" w:color="auto"/>
          </w:divBdr>
        </w:div>
        <w:div w:id="1458714762">
          <w:marLeft w:val="640"/>
          <w:marRight w:val="0"/>
          <w:marTop w:val="0"/>
          <w:marBottom w:val="0"/>
          <w:divBdr>
            <w:top w:val="none" w:sz="0" w:space="0" w:color="auto"/>
            <w:left w:val="none" w:sz="0" w:space="0" w:color="auto"/>
            <w:bottom w:val="none" w:sz="0" w:space="0" w:color="auto"/>
            <w:right w:val="none" w:sz="0" w:space="0" w:color="auto"/>
          </w:divBdr>
        </w:div>
        <w:div w:id="449667404">
          <w:marLeft w:val="640"/>
          <w:marRight w:val="0"/>
          <w:marTop w:val="0"/>
          <w:marBottom w:val="0"/>
          <w:divBdr>
            <w:top w:val="none" w:sz="0" w:space="0" w:color="auto"/>
            <w:left w:val="none" w:sz="0" w:space="0" w:color="auto"/>
            <w:bottom w:val="none" w:sz="0" w:space="0" w:color="auto"/>
            <w:right w:val="none" w:sz="0" w:space="0" w:color="auto"/>
          </w:divBdr>
        </w:div>
        <w:div w:id="1251625500">
          <w:marLeft w:val="640"/>
          <w:marRight w:val="0"/>
          <w:marTop w:val="0"/>
          <w:marBottom w:val="0"/>
          <w:divBdr>
            <w:top w:val="none" w:sz="0" w:space="0" w:color="auto"/>
            <w:left w:val="none" w:sz="0" w:space="0" w:color="auto"/>
            <w:bottom w:val="none" w:sz="0" w:space="0" w:color="auto"/>
            <w:right w:val="none" w:sz="0" w:space="0" w:color="auto"/>
          </w:divBdr>
        </w:div>
        <w:div w:id="542059000">
          <w:marLeft w:val="640"/>
          <w:marRight w:val="0"/>
          <w:marTop w:val="0"/>
          <w:marBottom w:val="0"/>
          <w:divBdr>
            <w:top w:val="none" w:sz="0" w:space="0" w:color="auto"/>
            <w:left w:val="none" w:sz="0" w:space="0" w:color="auto"/>
            <w:bottom w:val="none" w:sz="0" w:space="0" w:color="auto"/>
            <w:right w:val="none" w:sz="0" w:space="0" w:color="auto"/>
          </w:divBdr>
        </w:div>
        <w:div w:id="464665550">
          <w:marLeft w:val="640"/>
          <w:marRight w:val="0"/>
          <w:marTop w:val="0"/>
          <w:marBottom w:val="0"/>
          <w:divBdr>
            <w:top w:val="none" w:sz="0" w:space="0" w:color="auto"/>
            <w:left w:val="none" w:sz="0" w:space="0" w:color="auto"/>
            <w:bottom w:val="none" w:sz="0" w:space="0" w:color="auto"/>
            <w:right w:val="none" w:sz="0" w:space="0" w:color="auto"/>
          </w:divBdr>
        </w:div>
        <w:div w:id="2017609178">
          <w:marLeft w:val="640"/>
          <w:marRight w:val="0"/>
          <w:marTop w:val="0"/>
          <w:marBottom w:val="0"/>
          <w:divBdr>
            <w:top w:val="none" w:sz="0" w:space="0" w:color="auto"/>
            <w:left w:val="none" w:sz="0" w:space="0" w:color="auto"/>
            <w:bottom w:val="none" w:sz="0" w:space="0" w:color="auto"/>
            <w:right w:val="none" w:sz="0" w:space="0" w:color="auto"/>
          </w:divBdr>
        </w:div>
        <w:div w:id="1762682450">
          <w:marLeft w:val="640"/>
          <w:marRight w:val="0"/>
          <w:marTop w:val="0"/>
          <w:marBottom w:val="0"/>
          <w:divBdr>
            <w:top w:val="none" w:sz="0" w:space="0" w:color="auto"/>
            <w:left w:val="none" w:sz="0" w:space="0" w:color="auto"/>
            <w:bottom w:val="none" w:sz="0" w:space="0" w:color="auto"/>
            <w:right w:val="none" w:sz="0" w:space="0" w:color="auto"/>
          </w:divBdr>
        </w:div>
        <w:div w:id="1893344117">
          <w:marLeft w:val="640"/>
          <w:marRight w:val="0"/>
          <w:marTop w:val="0"/>
          <w:marBottom w:val="0"/>
          <w:divBdr>
            <w:top w:val="none" w:sz="0" w:space="0" w:color="auto"/>
            <w:left w:val="none" w:sz="0" w:space="0" w:color="auto"/>
            <w:bottom w:val="none" w:sz="0" w:space="0" w:color="auto"/>
            <w:right w:val="none" w:sz="0" w:space="0" w:color="auto"/>
          </w:divBdr>
        </w:div>
        <w:div w:id="1107654715">
          <w:marLeft w:val="640"/>
          <w:marRight w:val="0"/>
          <w:marTop w:val="0"/>
          <w:marBottom w:val="0"/>
          <w:divBdr>
            <w:top w:val="none" w:sz="0" w:space="0" w:color="auto"/>
            <w:left w:val="none" w:sz="0" w:space="0" w:color="auto"/>
            <w:bottom w:val="none" w:sz="0" w:space="0" w:color="auto"/>
            <w:right w:val="none" w:sz="0" w:space="0" w:color="auto"/>
          </w:divBdr>
        </w:div>
        <w:div w:id="174852907">
          <w:marLeft w:val="640"/>
          <w:marRight w:val="0"/>
          <w:marTop w:val="0"/>
          <w:marBottom w:val="0"/>
          <w:divBdr>
            <w:top w:val="none" w:sz="0" w:space="0" w:color="auto"/>
            <w:left w:val="none" w:sz="0" w:space="0" w:color="auto"/>
            <w:bottom w:val="none" w:sz="0" w:space="0" w:color="auto"/>
            <w:right w:val="none" w:sz="0" w:space="0" w:color="auto"/>
          </w:divBdr>
        </w:div>
        <w:div w:id="2079135027">
          <w:marLeft w:val="640"/>
          <w:marRight w:val="0"/>
          <w:marTop w:val="0"/>
          <w:marBottom w:val="0"/>
          <w:divBdr>
            <w:top w:val="none" w:sz="0" w:space="0" w:color="auto"/>
            <w:left w:val="none" w:sz="0" w:space="0" w:color="auto"/>
            <w:bottom w:val="none" w:sz="0" w:space="0" w:color="auto"/>
            <w:right w:val="none" w:sz="0" w:space="0" w:color="auto"/>
          </w:divBdr>
        </w:div>
        <w:div w:id="1477643574">
          <w:marLeft w:val="640"/>
          <w:marRight w:val="0"/>
          <w:marTop w:val="0"/>
          <w:marBottom w:val="0"/>
          <w:divBdr>
            <w:top w:val="none" w:sz="0" w:space="0" w:color="auto"/>
            <w:left w:val="none" w:sz="0" w:space="0" w:color="auto"/>
            <w:bottom w:val="none" w:sz="0" w:space="0" w:color="auto"/>
            <w:right w:val="none" w:sz="0" w:space="0" w:color="auto"/>
          </w:divBdr>
        </w:div>
        <w:div w:id="1232544126">
          <w:marLeft w:val="640"/>
          <w:marRight w:val="0"/>
          <w:marTop w:val="0"/>
          <w:marBottom w:val="0"/>
          <w:divBdr>
            <w:top w:val="none" w:sz="0" w:space="0" w:color="auto"/>
            <w:left w:val="none" w:sz="0" w:space="0" w:color="auto"/>
            <w:bottom w:val="none" w:sz="0" w:space="0" w:color="auto"/>
            <w:right w:val="none" w:sz="0" w:space="0" w:color="auto"/>
          </w:divBdr>
        </w:div>
        <w:div w:id="1843544210">
          <w:marLeft w:val="640"/>
          <w:marRight w:val="0"/>
          <w:marTop w:val="0"/>
          <w:marBottom w:val="0"/>
          <w:divBdr>
            <w:top w:val="none" w:sz="0" w:space="0" w:color="auto"/>
            <w:left w:val="none" w:sz="0" w:space="0" w:color="auto"/>
            <w:bottom w:val="none" w:sz="0" w:space="0" w:color="auto"/>
            <w:right w:val="none" w:sz="0" w:space="0" w:color="auto"/>
          </w:divBdr>
        </w:div>
        <w:div w:id="938686179">
          <w:marLeft w:val="640"/>
          <w:marRight w:val="0"/>
          <w:marTop w:val="0"/>
          <w:marBottom w:val="0"/>
          <w:divBdr>
            <w:top w:val="none" w:sz="0" w:space="0" w:color="auto"/>
            <w:left w:val="none" w:sz="0" w:space="0" w:color="auto"/>
            <w:bottom w:val="none" w:sz="0" w:space="0" w:color="auto"/>
            <w:right w:val="none" w:sz="0" w:space="0" w:color="auto"/>
          </w:divBdr>
        </w:div>
        <w:div w:id="1169254349">
          <w:marLeft w:val="640"/>
          <w:marRight w:val="0"/>
          <w:marTop w:val="0"/>
          <w:marBottom w:val="0"/>
          <w:divBdr>
            <w:top w:val="none" w:sz="0" w:space="0" w:color="auto"/>
            <w:left w:val="none" w:sz="0" w:space="0" w:color="auto"/>
            <w:bottom w:val="none" w:sz="0" w:space="0" w:color="auto"/>
            <w:right w:val="none" w:sz="0" w:space="0" w:color="auto"/>
          </w:divBdr>
        </w:div>
        <w:div w:id="1016731887">
          <w:marLeft w:val="640"/>
          <w:marRight w:val="0"/>
          <w:marTop w:val="0"/>
          <w:marBottom w:val="0"/>
          <w:divBdr>
            <w:top w:val="none" w:sz="0" w:space="0" w:color="auto"/>
            <w:left w:val="none" w:sz="0" w:space="0" w:color="auto"/>
            <w:bottom w:val="none" w:sz="0" w:space="0" w:color="auto"/>
            <w:right w:val="none" w:sz="0" w:space="0" w:color="auto"/>
          </w:divBdr>
        </w:div>
        <w:div w:id="251620712">
          <w:marLeft w:val="640"/>
          <w:marRight w:val="0"/>
          <w:marTop w:val="0"/>
          <w:marBottom w:val="0"/>
          <w:divBdr>
            <w:top w:val="none" w:sz="0" w:space="0" w:color="auto"/>
            <w:left w:val="none" w:sz="0" w:space="0" w:color="auto"/>
            <w:bottom w:val="none" w:sz="0" w:space="0" w:color="auto"/>
            <w:right w:val="none" w:sz="0" w:space="0" w:color="auto"/>
          </w:divBdr>
        </w:div>
        <w:div w:id="1592930882">
          <w:marLeft w:val="640"/>
          <w:marRight w:val="0"/>
          <w:marTop w:val="0"/>
          <w:marBottom w:val="0"/>
          <w:divBdr>
            <w:top w:val="none" w:sz="0" w:space="0" w:color="auto"/>
            <w:left w:val="none" w:sz="0" w:space="0" w:color="auto"/>
            <w:bottom w:val="none" w:sz="0" w:space="0" w:color="auto"/>
            <w:right w:val="none" w:sz="0" w:space="0" w:color="auto"/>
          </w:divBdr>
        </w:div>
        <w:div w:id="733815495">
          <w:marLeft w:val="640"/>
          <w:marRight w:val="0"/>
          <w:marTop w:val="0"/>
          <w:marBottom w:val="0"/>
          <w:divBdr>
            <w:top w:val="none" w:sz="0" w:space="0" w:color="auto"/>
            <w:left w:val="none" w:sz="0" w:space="0" w:color="auto"/>
            <w:bottom w:val="none" w:sz="0" w:space="0" w:color="auto"/>
            <w:right w:val="none" w:sz="0" w:space="0" w:color="auto"/>
          </w:divBdr>
        </w:div>
        <w:div w:id="813571205">
          <w:marLeft w:val="640"/>
          <w:marRight w:val="0"/>
          <w:marTop w:val="0"/>
          <w:marBottom w:val="0"/>
          <w:divBdr>
            <w:top w:val="none" w:sz="0" w:space="0" w:color="auto"/>
            <w:left w:val="none" w:sz="0" w:space="0" w:color="auto"/>
            <w:bottom w:val="none" w:sz="0" w:space="0" w:color="auto"/>
            <w:right w:val="none" w:sz="0" w:space="0" w:color="auto"/>
          </w:divBdr>
        </w:div>
        <w:div w:id="840390732">
          <w:marLeft w:val="640"/>
          <w:marRight w:val="0"/>
          <w:marTop w:val="0"/>
          <w:marBottom w:val="0"/>
          <w:divBdr>
            <w:top w:val="none" w:sz="0" w:space="0" w:color="auto"/>
            <w:left w:val="none" w:sz="0" w:space="0" w:color="auto"/>
            <w:bottom w:val="none" w:sz="0" w:space="0" w:color="auto"/>
            <w:right w:val="none" w:sz="0" w:space="0" w:color="auto"/>
          </w:divBdr>
        </w:div>
        <w:div w:id="80221445">
          <w:marLeft w:val="640"/>
          <w:marRight w:val="0"/>
          <w:marTop w:val="0"/>
          <w:marBottom w:val="0"/>
          <w:divBdr>
            <w:top w:val="none" w:sz="0" w:space="0" w:color="auto"/>
            <w:left w:val="none" w:sz="0" w:space="0" w:color="auto"/>
            <w:bottom w:val="none" w:sz="0" w:space="0" w:color="auto"/>
            <w:right w:val="none" w:sz="0" w:space="0" w:color="auto"/>
          </w:divBdr>
        </w:div>
        <w:div w:id="1702169439">
          <w:marLeft w:val="640"/>
          <w:marRight w:val="0"/>
          <w:marTop w:val="0"/>
          <w:marBottom w:val="0"/>
          <w:divBdr>
            <w:top w:val="none" w:sz="0" w:space="0" w:color="auto"/>
            <w:left w:val="none" w:sz="0" w:space="0" w:color="auto"/>
            <w:bottom w:val="none" w:sz="0" w:space="0" w:color="auto"/>
            <w:right w:val="none" w:sz="0" w:space="0" w:color="auto"/>
          </w:divBdr>
        </w:div>
        <w:div w:id="1327898292">
          <w:marLeft w:val="640"/>
          <w:marRight w:val="0"/>
          <w:marTop w:val="0"/>
          <w:marBottom w:val="0"/>
          <w:divBdr>
            <w:top w:val="none" w:sz="0" w:space="0" w:color="auto"/>
            <w:left w:val="none" w:sz="0" w:space="0" w:color="auto"/>
            <w:bottom w:val="none" w:sz="0" w:space="0" w:color="auto"/>
            <w:right w:val="none" w:sz="0" w:space="0" w:color="auto"/>
          </w:divBdr>
        </w:div>
        <w:div w:id="1757558690">
          <w:marLeft w:val="640"/>
          <w:marRight w:val="0"/>
          <w:marTop w:val="0"/>
          <w:marBottom w:val="0"/>
          <w:divBdr>
            <w:top w:val="none" w:sz="0" w:space="0" w:color="auto"/>
            <w:left w:val="none" w:sz="0" w:space="0" w:color="auto"/>
            <w:bottom w:val="none" w:sz="0" w:space="0" w:color="auto"/>
            <w:right w:val="none" w:sz="0" w:space="0" w:color="auto"/>
          </w:divBdr>
        </w:div>
        <w:div w:id="1780295046">
          <w:marLeft w:val="640"/>
          <w:marRight w:val="0"/>
          <w:marTop w:val="0"/>
          <w:marBottom w:val="0"/>
          <w:divBdr>
            <w:top w:val="none" w:sz="0" w:space="0" w:color="auto"/>
            <w:left w:val="none" w:sz="0" w:space="0" w:color="auto"/>
            <w:bottom w:val="none" w:sz="0" w:space="0" w:color="auto"/>
            <w:right w:val="none" w:sz="0" w:space="0" w:color="auto"/>
          </w:divBdr>
        </w:div>
        <w:div w:id="558714625">
          <w:marLeft w:val="640"/>
          <w:marRight w:val="0"/>
          <w:marTop w:val="0"/>
          <w:marBottom w:val="0"/>
          <w:divBdr>
            <w:top w:val="none" w:sz="0" w:space="0" w:color="auto"/>
            <w:left w:val="none" w:sz="0" w:space="0" w:color="auto"/>
            <w:bottom w:val="none" w:sz="0" w:space="0" w:color="auto"/>
            <w:right w:val="none" w:sz="0" w:space="0" w:color="auto"/>
          </w:divBdr>
        </w:div>
        <w:div w:id="2093887993">
          <w:marLeft w:val="640"/>
          <w:marRight w:val="0"/>
          <w:marTop w:val="0"/>
          <w:marBottom w:val="0"/>
          <w:divBdr>
            <w:top w:val="none" w:sz="0" w:space="0" w:color="auto"/>
            <w:left w:val="none" w:sz="0" w:space="0" w:color="auto"/>
            <w:bottom w:val="none" w:sz="0" w:space="0" w:color="auto"/>
            <w:right w:val="none" w:sz="0" w:space="0" w:color="auto"/>
          </w:divBdr>
        </w:div>
        <w:div w:id="668993654">
          <w:marLeft w:val="640"/>
          <w:marRight w:val="0"/>
          <w:marTop w:val="0"/>
          <w:marBottom w:val="0"/>
          <w:divBdr>
            <w:top w:val="none" w:sz="0" w:space="0" w:color="auto"/>
            <w:left w:val="none" w:sz="0" w:space="0" w:color="auto"/>
            <w:bottom w:val="none" w:sz="0" w:space="0" w:color="auto"/>
            <w:right w:val="none" w:sz="0" w:space="0" w:color="auto"/>
          </w:divBdr>
        </w:div>
        <w:div w:id="641076715">
          <w:marLeft w:val="640"/>
          <w:marRight w:val="0"/>
          <w:marTop w:val="0"/>
          <w:marBottom w:val="0"/>
          <w:divBdr>
            <w:top w:val="none" w:sz="0" w:space="0" w:color="auto"/>
            <w:left w:val="none" w:sz="0" w:space="0" w:color="auto"/>
            <w:bottom w:val="none" w:sz="0" w:space="0" w:color="auto"/>
            <w:right w:val="none" w:sz="0" w:space="0" w:color="auto"/>
          </w:divBdr>
        </w:div>
        <w:div w:id="2065367504">
          <w:marLeft w:val="640"/>
          <w:marRight w:val="0"/>
          <w:marTop w:val="0"/>
          <w:marBottom w:val="0"/>
          <w:divBdr>
            <w:top w:val="none" w:sz="0" w:space="0" w:color="auto"/>
            <w:left w:val="none" w:sz="0" w:space="0" w:color="auto"/>
            <w:bottom w:val="none" w:sz="0" w:space="0" w:color="auto"/>
            <w:right w:val="none" w:sz="0" w:space="0" w:color="auto"/>
          </w:divBdr>
        </w:div>
        <w:div w:id="351535827">
          <w:marLeft w:val="640"/>
          <w:marRight w:val="0"/>
          <w:marTop w:val="0"/>
          <w:marBottom w:val="0"/>
          <w:divBdr>
            <w:top w:val="none" w:sz="0" w:space="0" w:color="auto"/>
            <w:left w:val="none" w:sz="0" w:space="0" w:color="auto"/>
            <w:bottom w:val="none" w:sz="0" w:space="0" w:color="auto"/>
            <w:right w:val="none" w:sz="0" w:space="0" w:color="auto"/>
          </w:divBdr>
        </w:div>
        <w:div w:id="1563059622">
          <w:marLeft w:val="640"/>
          <w:marRight w:val="0"/>
          <w:marTop w:val="0"/>
          <w:marBottom w:val="0"/>
          <w:divBdr>
            <w:top w:val="none" w:sz="0" w:space="0" w:color="auto"/>
            <w:left w:val="none" w:sz="0" w:space="0" w:color="auto"/>
            <w:bottom w:val="none" w:sz="0" w:space="0" w:color="auto"/>
            <w:right w:val="none" w:sz="0" w:space="0" w:color="auto"/>
          </w:divBdr>
        </w:div>
        <w:div w:id="1089081540">
          <w:marLeft w:val="640"/>
          <w:marRight w:val="0"/>
          <w:marTop w:val="0"/>
          <w:marBottom w:val="0"/>
          <w:divBdr>
            <w:top w:val="none" w:sz="0" w:space="0" w:color="auto"/>
            <w:left w:val="none" w:sz="0" w:space="0" w:color="auto"/>
            <w:bottom w:val="none" w:sz="0" w:space="0" w:color="auto"/>
            <w:right w:val="none" w:sz="0" w:space="0" w:color="auto"/>
          </w:divBdr>
        </w:div>
        <w:div w:id="1115756123">
          <w:marLeft w:val="640"/>
          <w:marRight w:val="0"/>
          <w:marTop w:val="0"/>
          <w:marBottom w:val="0"/>
          <w:divBdr>
            <w:top w:val="none" w:sz="0" w:space="0" w:color="auto"/>
            <w:left w:val="none" w:sz="0" w:space="0" w:color="auto"/>
            <w:bottom w:val="none" w:sz="0" w:space="0" w:color="auto"/>
            <w:right w:val="none" w:sz="0" w:space="0" w:color="auto"/>
          </w:divBdr>
        </w:div>
        <w:div w:id="679045712">
          <w:marLeft w:val="640"/>
          <w:marRight w:val="0"/>
          <w:marTop w:val="0"/>
          <w:marBottom w:val="0"/>
          <w:divBdr>
            <w:top w:val="none" w:sz="0" w:space="0" w:color="auto"/>
            <w:left w:val="none" w:sz="0" w:space="0" w:color="auto"/>
            <w:bottom w:val="none" w:sz="0" w:space="0" w:color="auto"/>
            <w:right w:val="none" w:sz="0" w:space="0" w:color="auto"/>
          </w:divBdr>
        </w:div>
        <w:div w:id="929045521">
          <w:marLeft w:val="640"/>
          <w:marRight w:val="0"/>
          <w:marTop w:val="0"/>
          <w:marBottom w:val="0"/>
          <w:divBdr>
            <w:top w:val="none" w:sz="0" w:space="0" w:color="auto"/>
            <w:left w:val="none" w:sz="0" w:space="0" w:color="auto"/>
            <w:bottom w:val="none" w:sz="0" w:space="0" w:color="auto"/>
            <w:right w:val="none" w:sz="0" w:space="0" w:color="auto"/>
          </w:divBdr>
        </w:div>
        <w:div w:id="1139493606">
          <w:marLeft w:val="640"/>
          <w:marRight w:val="0"/>
          <w:marTop w:val="0"/>
          <w:marBottom w:val="0"/>
          <w:divBdr>
            <w:top w:val="none" w:sz="0" w:space="0" w:color="auto"/>
            <w:left w:val="none" w:sz="0" w:space="0" w:color="auto"/>
            <w:bottom w:val="none" w:sz="0" w:space="0" w:color="auto"/>
            <w:right w:val="none" w:sz="0" w:space="0" w:color="auto"/>
          </w:divBdr>
        </w:div>
        <w:div w:id="1977099960">
          <w:marLeft w:val="640"/>
          <w:marRight w:val="0"/>
          <w:marTop w:val="0"/>
          <w:marBottom w:val="0"/>
          <w:divBdr>
            <w:top w:val="none" w:sz="0" w:space="0" w:color="auto"/>
            <w:left w:val="none" w:sz="0" w:space="0" w:color="auto"/>
            <w:bottom w:val="none" w:sz="0" w:space="0" w:color="auto"/>
            <w:right w:val="none" w:sz="0" w:space="0" w:color="auto"/>
          </w:divBdr>
        </w:div>
        <w:div w:id="2068139122">
          <w:marLeft w:val="640"/>
          <w:marRight w:val="0"/>
          <w:marTop w:val="0"/>
          <w:marBottom w:val="0"/>
          <w:divBdr>
            <w:top w:val="none" w:sz="0" w:space="0" w:color="auto"/>
            <w:left w:val="none" w:sz="0" w:space="0" w:color="auto"/>
            <w:bottom w:val="none" w:sz="0" w:space="0" w:color="auto"/>
            <w:right w:val="none" w:sz="0" w:space="0" w:color="auto"/>
          </w:divBdr>
        </w:div>
        <w:div w:id="1168786602">
          <w:marLeft w:val="640"/>
          <w:marRight w:val="0"/>
          <w:marTop w:val="0"/>
          <w:marBottom w:val="0"/>
          <w:divBdr>
            <w:top w:val="none" w:sz="0" w:space="0" w:color="auto"/>
            <w:left w:val="none" w:sz="0" w:space="0" w:color="auto"/>
            <w:bottom w:val="none" w:sz="0" w:space="0" w:color="auto"/>
            <w:right w:val="none" w:sz="0" w:space="0" w:color="auto"/>
          </w:divBdr>
        </w:div>
        <w:div w:id="1017192558">
          <w:marLeft w:val="640"/>
          <w:marRight w:val="0"/>
          <w:marTop w:val="0"/>
          <w:marBottom w:val="0"/>
          <w:divBdr>
            <w:top w:val="none" w:sz="0" w:space="0" w:color="auto"/>
            <w:left w:val="none" w:sz="0" w:space="0" w:color="auto"/>
            <w:bottom w:val="none" w:sz="0" w:space="0" w:color="auto"/>
            <w:right w:val="none" w:sz="0" w:space="0" w:color="auto"/>
          </w:divBdr>
        </w:div>
        <w:div w:id="534538410">
          <w:marLeft w:val="640"/>
          <w:marRight w:val="0"/>
          <w:marTop w:val="0"/>
          <w:marBottom w:val="0"/>
          <w:divBdr>
            <w:top w:val="none" w:sz="0" w:space="0" w:color="auto"/>
            <w:left w:val="none" w:sz="0" w:space="0" w:color="auto"/>
            <w:bottom w:val="none" w:sz="0" w:space="0" w:color="auto"/>
            <w:right w:val="none" w:sz="0" w:space="0" w:color="auto"/>
          </w:divBdr>
        </w:div>
        <w:div w:id="2037190250">
          <w:marLeft w:val="640"/>
          <w:marRight w:val="0"/>
          <w:marTop w:val="0"/>
          <w:marBottom w:val="0"/>
          <w:divBdr>
            <w:top w:val="none" w:sz="0" w:space="0" w:color="auto"/>
            <w:left w:val="none" w:sz="0" w:space="0" w:color="auto"/>
            <w:bottom w:val="none" w:sz="0" w:space="0" w:color="auto"/>
            <w:right w:val="none" w:sz="0" w:space="0" w:color="auto"/>
          </w:divBdr>
        </w:div>
        <w:div w:id="255482318">
          <w:marLeft w:val="640"/>
          <w:marRight w:val="0"/>
          <w:marTop w:val="0"/>
          <w:marBottom w:val="0"/>
          <w:divBdr>
            <w:top w:val="none" w:sz="0" w:space="0" w:color="auto"/>
            <w:left w:val="none" w:sz="0" w:space="0" w:color="auto"/>
            <w:bottom w:val="none" w:sz="0" w:space="0" w:color="auto"/>
            <w:right w:val="none" w:sz="0" w:space="0" w:color="auto"/>
          </w:divBdr>
        </w:div>
        <w:div w:id="1349914458">
          <w:marLeft w:val="640"/>
          <w:marRight w:val="0"/>
          <w:marTop w:val="0"/>
          <w:marBottom w:val="0"/>
          <w:divBdr>
            <w:top w:val="none" w:sz="0" w:space="0" w:color="auto"/>
            <w:left w:val="none" w:sz="0" w:space="0" w:color="auto"/>
            <w:bottom w:val="none" w:sz="0" w:space="0" w:color="auto"/>
            <w:right w:val="none" w:sz="0" w:space="0" w:color="auto"/>
          </w:divBdr>
        </w:div>
        <w:div w:id="104814755">
          <w:marLeft w:val="640"/>
          <w:marRight w:val="0"/>
          <w:marTop w:val="0"/>
          <w:marBottom w:val="0"/>
          <w:divBdr>
            <w:top w:val="none" w:sz="0" w:space="0" w:color="auto"/>
            <w:left w:val="none" w:sz="0" w:space="0" w:color="auto"/>
            <w:bottom w:val="none" w:sz="0" w:space="0" w:color="auto"/>
            <w:right w:val="none" w:sz="0" w:space="0" w:color="auto"/>
          </w:divBdr>
        </w:div>
        <w:div w:id="376588063">
          <w:marLeft w:val="640"/>
          <w:marRight w:val="0"/>
          <w:marTop w:val="0"/>
          <w:marBottom w:val="0"/>
          <w:divBdr>
            <w:top w:val="none" w:sz="0" w:space="0" w:color="auto"/>
            <w:left w:val="none" w:sz="0" w:space="0" w:color="auto"/>
            <w:bottom w:val="none" w:sz="0" w:space="0" w:color="auto"/>
            <w:right w:val="none" w:sz="0" w:space="0" w:color="auto"/>
          </w:divBdr>
        </w:div>
        <w:div w:id="223371532">
          <w:marLeft w:val="640"/>
          <w:marRight w:val="0"/>
          <w:marTop w:val="0"/>
          <w:marBottom w:val="0"/>
          <w:divBdr>
            <w:top w:val="none" w:sz="0" w:space="0" w:color="auto"/>
            <w:left w:val="none" w:sz="0" w:space="0" w:color="auto"/>
            <w:bottom w:val="none" w:sz="0" w:space="0" w:color="auto"/>
            <w:right w:val="none" w:sz="0" w:space="0" w:color="auto"/>
          </w:divBdr>
        </w:div>
        <w:div w:id="1052539927">
          <w:marLeft w:val="640"/>
          <w:marRight w:val="0"/>
          <w:marTop w:val="0"/>
          <w:marBottom w:val="0"/>
          <w:divBdr>
            <w:top w:val="none" w:sz="0" w:space="0" w:color="auto"/>
            <w:left w:val="none" w:sz="0" w:space="0" w:color="auto"/>
            <w:bottom w:val="none" w:sz="0" w:space="0" w:color="auto"/>
            <w:right w:val="none" w:sz="0" w:space="0" w:color="auto"/>
          </w:divBdr>
        </w:div>
        <w:div w:id="604772390">
          <w:marLeft w:val="640"/>
          <w:marRight w:val="0"/>
          <w:marTop w:val="0"/>
          <w:marBottom w:val="0"/>
          <w:divBdr>
            <w:top w:val="none" w:sz="0" w:space="0" w:color="auto"/>
            <w:left w:val="none" w:sz="0" w:space="0" w:color="auto"/>
            <w:bottom w:val="none" w:sz="0" w:space="0" w:color="auto"/>
            <w:right w:val="none" w:sz="0" w:space="0" w:color="auto"/>
          </w:divBdr>
        </w:div>
        <w:div w:id="2041587786">
          <w:marLeft w:val="640"/>
          <w:marRight w:val="0"/>
          <w:marTop w:val="0"/>
          <w:marBottom w:val="0"/>
          <w:divBdr>
            <w:top w:val="none" w:sz="0" w:space="0" w:color="auto"/>
            <w:left w:val="none" w:sz="0" w:space="0" w:color="auto"/>
            <w:bottom w:val="none" w:sz="0" w:space="0" w:color="auto"/>
            <w:right w:val="none" w:sz="0" w:space="0" w:color="auto"/>
          </w:divBdr>
        </w:div>
        <w:div w:id="859592018">
          <w:marLeft w:val="640"/>
          <w:marRight w:val="0"/>
          <w:marTop w:val="0"/>
          <w:marBottom w:val="0"/>
          <w:divBdr>
            <w:top w:val="none" w:sz="0" w:space="0" w:color="auto"/>
            <w:left w:val="none" w:sz="0" w:space="0" w:color="auto"/>
            <w:bottom w:val="none" w:sz="0" w:space="0" w:color="auto"/>
            <w:right w:val="none" w:sz="0" w:space="0" w:color="auto"/>
          </w:divBdr>
        </w:div>
        <w:div w:id="1196844762">
          <w:marLeft w:val="640"/>
          <w:marRight w:val="0"/>
          <w:marTop w:val="0"/>
          <w:marBottom w:val="0"/>
          <w:divBdr>
            <w:top w:val="none" w:sz="0" w:space="0" w:color="auto"/>
            <w:left w:val="none" w:sz="0" w:space="0" w:color="auto"/>
            <w:bottom w:val="none" w:sz="0" w:space="0" w:color="auto"/>
            <w:right w:val="none" w:sz="0" w:space="0" w:color="auto"/>
          </w:divBdr>
        </w:div>
        <w:div w:id="1881084406">
          <w:marLeft w:val="640"/>
          <w:marRight w:val="0"/>
          <w:marTop w:val="0"/>
          <w:marBottom w:val="0"/>
          <w:divBdr>
            <w:top w:val="none" w:sz="0" w:space="0" w:color="auto"/>
            <w:left w:val="none" w:sz="0" w:space="0" w:color="auto"/>
            <w:bottom w:val="none" w:sz="0" w:space="0" w:color="auto"/>
            <w:right w:val="none" w:sz="0" w:space="0" w:color="auto"/>
          </w:divBdr>
        </w:div>
        <w:div w:id="400250360">
          <w:marLeft w:val="640"/>
          <w:marRight w:val="0"/>
          <w:marTop w:val="0"/>
          <w:marBottom w:val="0"/>
          <w:divBdr>
            <w:top w:val="none" w:sz="0" w:space="0" w:color="auto"/>
            <w:left w:val="none" w:sz="0" w:space="0" w:color="auto"/>
            <w:bottom w:val="none" w:sz="0" w:space="0" w:color="auto"/>
            <w:right w:val="none" w:sz="0" w:space="0" w:color="auto"/>
          </w:divBdr>
        </w:div>
        <w:div w:id="1040520898">
          <w:marLeft w:val="640"/>
          <w:marRight w:val="0"/>
          <w:marTop w:val="0"/>
          <w:marBottom w:val="0"/>
          <w:divBdr>
            <w:top w:val="none" w:sz="0" w:space="0" w:color="auto"/>
            <w:left w:val="none" w:sz="0" w:space="0" w:color="auto"/>
            <w:bottom w:val="none" w:sz="0" w:space="0" w:color="auto"/>
            <w:right w:val="none" w:sz="0" w:space="0" w:color="auto"/>
          </w:divBdr>
        </w:div>
        <w:div w:id="508179656">
          <w:marLeft w:val="640"/>
          <w:marRight w:val="0"/>
          <w:marTop w:val="0"/>
          <w:marBottom w:val="0"/>
          <w:divBdr>
            <w:top w:val="none" w:sz="0" w:space="0" w:color="auto"/>
            <w:left w:val="none" w:sz="0" w:space="0" w:color="auto"/>
            <w:bottom w:val="none" w:sz="0" w:space="0" w:color="auto"/>
            <w:right w:val="none" w:sz="0" w:space="0" w:color="auto"/>
          </w:divBdr>
        </w:div>
        <w:div w:id="2145392669">
          <w:marLeft w:val="640"/>
          <w:marRight w:val="0"/>
          <w:marTop w:val="0"/>
          <w:marBottom w:val="0"/>
          <w:divBdr>
            <w:top w:val="none" w:sz="0" w:space="0" w:color="auto"/>
            <w:left w:val="none" w:sz="0" w:space="0" w:color="auto"/>
            <w:bottom w:val="none" w:sz="0" w:space="0" w:color="auto"/>
            <w:right w:val="none" w:sz="0" w:space="0" w:color="auto"/>
          </w:divBdr>
        </w:div>
        <w:div w:id="432868768">
          <w:marLeft w:val="640"/>
          <w:marRight w:val="0"/>
          <w:marTop w:val="0"/>
          <w:marBottom w:val="0"/>
          <w:divBdr>
            <w:top w:val="none" w:sz="0" w:space="0" w:color="auto"/>
            <w:left w:val="none" w:sz="0" w:space="0" w:color="auto"/>
            <w:bottom w:val="none" w:sz="0" w:space="0" w:color="auto"/>
            <w:right w:val="none" w:sz="0" w:space="0" w:color="auto"/>
          </w:divBdr>
        </w:div>
        <w:div w:id="925649803">
          <w:marLeft w:val="640"/>
          <w:marRight w:val="0"/>
          <w:marTop w:val="0"/>
          <w:marBottom w:val="0"/>
          <w:divBdr>
            <w:top w:val="none" w:sz="0" w:space="0" w:color="auto"/>
            <w:left w:val="none" w:sz="0" w:space="0" w:color="auto"/>
            <w:bottom w:val="none" w:sz="0" w:space="0" w:color="auto"/>
            <w:right w:val="none" w:sz="0" w:space="0" w:color="auto"/>
          </w:divBdr>
        </w:div>
        <w:div w:id="1052270020">
          <w:marLeft w:val="640"/>
          <w:marRight w:val="0"/>
          <w:marTop w:val="0"/>
          <w:marBottom w:val="0"/>
          <w:divBdr>
            <w:top w:val="none" w:sz="0" w:space="0" w:color="auto"/>
            <w:left w:val="none" w:sz="0" w:space="0" w:color="auto"/>
            <w:bottom w:val="none" w:sz="0" w:space="0" w:color="auto"/>
            <w:right w:val="none" w:sz="0" w:space="0" w:color="auto"/>
          </w:divBdr>
        </w:div>
        <w:div w:id="1519848052">
          <w:marLeft w:val="640"/>
          <w:marRight w:val="0"/>
          <w:marTop w:val="0"/>
          <w:marBottom w:val="0"/>
          <w:divBdr>
            <w:top w:val="none" w:sz="0" w:space="0" w:color="auto"/>
            <w:left w:val="none" w:sz="0" w:space="0" w:color="auto"/>
            <w:bottom w:val="none" w:sz="0" w:space="0" w:color="auto"/>
            <w:right w:val="none" w:sz="0" w:space="0" w:color="auto"/>
          </w:divBdr>
        </w:div>
        <w:div w:id="190268063">
          <w:marLeft w:val="640"/>
          <w:marRight w:val="0"/>
          <w:marTop w:val="0"/>
          <w:marBottom w:val="0"/>
          <w:divBdr>
            <w:top w:val="none" w:sz="0" w:space="0" w:color="auto"/>
            <w:left w:val="none" w:sz="0" w:space="0" w:color="auto"/>
            <w:bottom w:val="none" w:sz="0" w:space="0" w:color="auto"/>
            <w:right w:val="none" w:sz="0" w:space="0" w:color="auto"/>
          </w:divBdr>
        </w:div>
        <w:div w:id="1583366249">
          <w:marLeft w:val="640"/>
          <w:marRight w:val="0"/>
          <w:marTop w:val="0"/>
          <w:marBottom w:val="0"/>
          <w:divBdr>
            <w:top w:val="none" w:sz="0" w:space="0" w:color="auto"/>
            <w:left w:val="none" w:sz="0" w:space="0" w:color="auto"/>
            <w:bottom w:val="none" w:sz="0" w:space="0" w:color="auto"/>
            <w:right w:val="none" w:sz="0" w:space="0" w:color="auto"/>
          </w:divBdr>
        </w:div>
        <w:div w:id="351037495">
          <w:marLeft w:val="640"/>
          <w:marRight w:val="0"/>
          <w:marTop w:val="0"/>
          <w:marBottom w:val="0"/>
          <w:divBdr>
            <w:top w:val="none" w:sz="0" w:space="0" w:color="auto"/>
            <w:left w:val="none" w:sz="0" w:space="0" w:color="auto"/>
            <w:bottom w:val="none" w:sz="0" w:space="0" w:color="auto"/>
            <w:right w:val="none" w:sz="0" w:space="0" w:color="auto"/>
          </w:divBdr>
        </w:div>
        <w:div w:id="997000062">
          <w:marLeft w:val="640"/>
          <w:marRight w:val="0"/>
          <w:marTop w:val="0"/>
          <w:marBottom w:val="0"/>
          <w:divBdr>
            <w:top w:val="none" w:sz="0" w:space="0" w:color="auto"/>
            <w:left w:val="none" w:sz="0" w:space="0" w:color="auto"/>
            <w:bottom w:val="none" w:sz="0" w:space="0" w:color="auto"/>
            <w:right w:val="none" w:sz="0" w:space="0" w:color="auto"/>
          </w:divBdr>
        </w:div>
        <w:div w:id="139463316">
          <w:marLeft w:val="640"/>
          <w:marRight w:val="0"/>
          <w:marTop w:val="0"/>
          <w:marBottom w:val="0"/>
          <w:divBdr>
            <w:top w:val="none" w:sz="0" w:space="0" w:color="auto"/>
            <w:left w:val="none" w:sz="0" w:space="0" w:color="auto"/>
            <w:bottom w:val="none" w:sz="0" w:space="0" w:color="auto"/>
            <w:right w:val="none" w:sz="0" w:space="0" w:color="auto"/>
          </w:divBdr>
        </w:div>
        <w:div w:id="1566986145">
          <w:marLeft w:val="640"/>
          <w:marRight w:val="0"/>
          <w:marTop w:val="0"/>
          <w:marBottom w:val="0"/>
          <w:divBdr>
            <w:top w:val="none" w:sz="0" w:space="0" w:color="auto"/>
            <w:left w:val="none" w:sz="0" w:space="0" w:color="auto"/>
            <w:bottom w:val="none" w:sz="0" w:space="0" w:color="auto"/>
            <w:right w:val="none" w:sz="0" w:space="0" w:color="auto"/>
          </w:divBdr>
        </w:div>
        <w:div w:id="95445759">
          <w:marLeft w:val="640"/>
          <w:marRight w:val="0"/>
          <w:marTop w:val="0"/>
          <w:marBottom w:val="0"/>
          <w:divBdr>
            <w:top w:val="none" w:sz="0" w:space="0" w:color="auto"/>
            <w:left w:val="none" w:sz="0" w:space="0" w:color="auto"/>
            <w:bottom w:val="none" w:sz="0" w:space="0" w:color="auto"/>
            <w:right w:val="none" w:sz="0" w:space="0" w:color="auto"/>
          </w:divBdr>
        </w:div>
        <w:div w:id="1696955078">
          <w:marLeft w:val="640"/>
          <w:marRight w:val="0"/>
          <w:marTop w:val="0"/>
          <w:marBottom w:val="0"/>
          <w:divBdr>
            <w:top w:val="none" w:sz="0" w:space="0" w:color="auto"/>
            <w:left w:val="none" w:sz="0" w:space="0" w:color="auto"/>
            <w:bottom w:val="none" w:sz="0" w:space="0" w:color="auto"/>
            <w:right w:val="none" w:sz="0" w:space="0" w:color="auto"/>
          </w:divBdr>
        </w:div>
        <w:div w:id="623539220">
          <w:marLeft w:val="640"/>
          <w:marRight w:val="0"/>
          <w:marTop w:val="0"/>
          <w:marBottom w:val="0"/>
          <w:divBdr>
            <w:top w:val="none" w:sz="0" w:space="0" w:color="auto"/>
            <w:left w:val="none" w:sz="0" w:space="0" w:color="auto"/>
            <w:bottom w:val="none" w:sz="0" w:space="0" w:color="auto"/>
            <w:right w:val="none" w:sz="0" w:space="0" w:color="auto"/>
          </w:divBdr>
        </w:div>
        <w:div w:id="1006445663">
          <w:marLeft w:val="640"/>
          <w:marRight w:val="0"/>
          <w:marTop w:val="0"/>
          <w:marBottom w:val="0"/>
          <w:divBdr>
            <w:top w:val="none" w:sz="0" w:space="0" w:color="auto"/>
            <w:left w:val="none" w:sz="0" w:space="0" w:color="auto"/>
            <w:bottom w:val="none" w:sz="0" w:space="0" w:color="auto"/>
            <w:right w:val="none" w:sz="0" w:space="0" w:color="auto"/>
          </w:divBdr>
        </w:div>
        <w:div w:id="1967740427">
          <w:marLeft w:val="640"/>
          <w:marRight w:val="0"/>
          <w:marTop w:val="0"/>
          <w:marBottom w:val="0"/>
          <w:divBdr>
            <w:top w:val="none" w:sz="0" w:space="0" w:color="auto"/>
            <w:left w:val="none" w:sz="0" w:space="0" w:color="auto"/>
            <w:bottom w:val="none" w:sz="0" w:space="0" w:color="auto"/>
            <w:right w:val="none" w:sz="0" w:space="0" w:color="auto"/>
          </w:divBdr>
        </w:div>
        <w:div w:id="2086369691">
          <w:marLeft w:val="640"/>
          <w:marRight w:val="0"/>
          <w:marTop w:val="0"/>
          <w:marBottom w:val="0"/>
          <w:divBdr>
            <w:top w:val="none" w:sz="0" w:space="0" w:color="auto"/>
            <w:left w:val="none" w:sz="0" w:space="0" w:color="auto"/>
            <w:bottom w:val="none" w:sz="0" w:space="0" w:color="auto"/>
            <w:right w:val="none" w:sz="0" w:space="0" w:color="auto"/>
          </w:divBdr>
        </w:div>
        <w:div w:id="1850292965">
          <w:marLeft w:val="640"/>
          <w:marRight w:val="0"/>
          <w:marTop w:val="0"/>
          <w:marBottom w:val="0"/>
          <w:divBdr>
            <w:top w:val="none" w:sz="0" w:space="0" w:color="auto"/>
            <w:left w:val="none" w:sz="0" w:space="0" w:color="auto"/>
            <w:bottom w:val="none" w:sz="0" w:space="0" w:color="auto"/>
            <w:right w:val="none" w:sz="0" w:space="0" w:color="auto"/>
          </w:divBdr>
        </w:div>
        <w:div w:id="6055393">
          <w:marLeft w:val="640"/>
          <w:marRight w:val="0"/>
          <w:marTop w:val="0"/>
          <w:marBottom w:val="0"/>
          <w:divBdr>
            <w:top w:val="none" w:sz="0" w:space="0" w:color="auto"/>
            <w:left w:val="none" w:sz="0" w:space="0" w:color="auto"/>
            <w:bottom w:val="none" w:sz="0" w:space="0" w:color="auto"/>
            <w:right w:val="none" w:sz="0" w:space="0" w:color="auto"/>
          </w:divBdr>
        </w:div>
        <w:div w:id="102268807">
          <w:marLeft w:val="640"/>
          <w:marRight w:val="0"/>
          <w:marTop w:val="0"/>
          <w:marBottom w:val="0"/>
          <w:divBdr>
            <w:top w:val="none" w:sz="0" w:space="0" w:color="auto"/>
            <w:left w:val="none" w:sz="0" w:space="0" w:color="auto"/>
            <w:bottom w:val="none" w:sz="0" w:space="0" w:color="auto"/>
            <w:right w:val="none" w:sz="0" w:space="0" w:color="auto"/>
          </w:divBdr>
        </w:div>
        <w:div w:id="362219030">
          <w:marLeft w:val="640"/>
          <w:marRight w:val="0"/>
          <w:marTop w:val="0"/>
          <w:marBottom w:val="0"/>
          <w:divBdr>
            <w:top w:val="none" w:sz="0" w:space="0" w:color="auto"/>
            <w:left w:val="none" w:sz="0" w:space="0" w:color="auto"/>
            <w:bottom w:val="none" w:sz="0" w:space="0" w:color="auto"/>
            <w:right w:val="none" w:sz="0" w:space="0" w:color="auto"/>
          </w:divBdr>
        </w:div>
        <w:div w:id="1937133927">
          <w:marLeft w:val="640"/>
          <w:marRight w:val="0"/>
          <w:marTop w:val="0"/>
          <w:marBottom w:val="0"/>
          <w:divBdr>
            <w:top w:val="none" w:sz="0" w:space="0" w:color="auto"/>
            <w:left w:val="none" w:sz="0" w:space="0" w:color="auto"/>
            <w:bottom w:val="none" w:sz="0" w:space="0" w:color="auto"/>
            <w:right w:val="none" w:sz="0" w:space="0" w:color="auto"/>
          </w:divBdr>
        </w:div>
        <w:div w:id="1823112119">
          <w:marLeft w:val="640"/>
          <w:marRight w:val="0"/>
          <w:marTop w:val="0"/>
          <w:marBottom w:val="0"/>
          <w:divBdr>
            <w:top w:val="none" w:sz="0" w:space="0" w:color="auto"/>
            <w:left w:val="none" w:sz="0" w:space="0" w:color="auto"/>
            <w:bottom w:val="none" w:sz="0" w:space="0" w:color="auto"/>
            <w:right w:val="none" w:sz="0" w:space="0" w:color="auto"/>
          </w:divBdr>
        </w:div>
        <w:div w:id="937716441">
          <w:marLeft w:val="640"/>
          <w:marRight w:val="0"/>
          <w:marTop w:val="0"/>
          <w:marBottom w:val="0"/>
          <w:divBdr>
            <w:top w:val="none" w:sz="0" w:space="0" w:color="auto"/>
            <w:left w:val="none" w:sz="0" w:space="0" w:color="auto"/>
            <w:bottom w:val="none" w:sz="0" w:space="0" w:color="auto"/>
            <w:right w:val="none" w:sz="0" w:space="0" w:color="auto"/>
          </w:divBdr>
        </w:div>
        <w:div w:id="618996260">
          <w:marLeft w:val="640"/>
          <w:marRight w:val="0"/>
          <w:marTop w:val="0"/>
          <w:marBottom w:val="0"/>
          <w:divBdr>
            <w:top w:val="none" w:sz="0" w:space="0" w:color="auto"/>
            <w:left w:val="none" w:sz="0" w:space="0" w:color="auto"/>
            <w:bottom w:val="none" w:sz="0" w:space="0" w:color="auto"/>
            <w:right w:val="none" w:sz="0" w:space="0" w:color="auto"/>
          </w:divBdr>
        </w:div>
        <w:div w:id="1171606215">
          <w:marLeft w:val="640"/>
          <w:marRight w:val="0"/>
          <w:marTop w:val="0"/>
          <w:marBottom w:val="0"/>
          <w:divBdr>
            <w:top w:val="none" w:sz="0" w:space="0" w:color="auto"/>
            <w:left w:val="none" w:sz="0" w:space="0" w:color="auto"/>
            <w:bottom w:val="none" w:sz="0" w:space="0" w:color="auto"/>
            <w:right w:val="none" w:sz="0" w:space="0" w:color="auto"/>
          </w:divBdr>
        </w:div>
        <w:div w:id="1459446285">
          <w:marLeft w:val="640"/>
          <w:marRight w:val="0"/>
          <w:marTop w:val="0"/>
          <w:marBottom w:val="0"/>
          <w:divBdr>
            <w:top w:val="none" w:sz="0" w:space="0" w:color="auto"/>
            <w:left w:val="none" w:sz="0" w:space="0" w:color="auto"/>
            <w:bottom w:val="none" w:sz="0" w:space="0" w:color="auto"/>
            <w:right w:val="none" w:sz="0" w:space="0" w:color="auto"/>
          </w:divBdr>
        </w:div>
        <w:div w:id="549004177">
          <w:marLeft w:val="640"/>
          <w:marRight w:val="0"/>
          <w:marTop w:val="0"/>
          <w:marBottom w:val="0"/>
          <w:divBdr>
            <w:top w:val="none" w:sz="0" w:space="0" w:color="auto"/>
            <w:left w:val="none" w:sz="0" w:space="0" w:color="auto"/>
            <w:bottom w:val="none" w:sz="0" w:space="0" w:color="auto"/>
            <w:right w:val="none" w:sz="0" w:space="0" w:color="auto"/>
          </w:divBdr>
        </w:div>
        <w:div w:id="233467854">
          <w:marLeft w:val="640"/>
          <w:marRight w:val="0"/>
          <w:marTop w:val="0"/>
          <w:marBottom w:val="0"/>
          <w:divBdr>
            <w:top w:val="none" w:sz="0" w:space="0" w:color="auto"/>
            <w:left w:val="none" w:sz="0" w:space="0" w:color="auto"/>
            <w:bottom w:val="none" w:sz="0" w:space="0" w:color="auto"/>
            <w:right w:val="none" w:sz="0" w:space="0" w:color="auto"/>
          </w:divBdr>
        </w:div>
        <w:div w:id="1484153762">
          <w:marLeft w:val="640"/>
          <w:marRight w:val="0"/>
          <w:marTop w:val="0"/>
          <w:marBottom w:val="0"/>
          <w:divBdr>
            <w:top w:val="none" w:sz="0" w:space="0" w:color="auto"/>
            <w:left w:val="none" w:sz="0" w:space="0" w:color="auto"/>
            <w:bottom w:val="none" w:sz="0" w:space="0" w:color="auto"/>
            <w:right w:val="none" w:sz="0" w:space="0" w:color="auto"/>
          </w:divBdr>
        </w:div>
        <w:div w:id="1875994358">
          <w:marLeft w:val="640"/>
          <w:marRight w:val="0"/>
          <w:marTop w:val="0"/>
          <w:marBottom w:val="0"/>
          <w:divBdr>
            <w:top w:val="none" w:sz="0" w:space="0" w:color="auto"/>
            <w:left w:val="none" w:sz="0" w:space="0" w:color="auto"/>
            <w:bottom w:val="none" w:sz="0" w:space="0" w:color="auto"/>
            <w:right w:val="none" w:sz="0" w:space="0" w:color="auto"/>
          </w:divBdr>
        </w:div>
        <w:div w:id="297732797">
          <w:marLeft w:val="640"/>
          <w:marRight w:val="0"/>
          <w:marTop w:val="0"/>
          <w:marBottom w:val="0"/>
          <w:divBdr>
            <w:top w:val="none" w:sz="0" w:space="0" w:color="auto"/>
            <w:left w:val="none" w:sz="0" w:space="0" w:color="auto"/>
            <w:bottom w:val="none" w:sz="0" w:space="0" w:color="auto"/>
            <w:right w:val="none" w:sz="0" w:space="0" w:color="auto"/>
          </w:divBdr>
        </w:div>
        <w:div w:id="2017340551">
          <w:marLeft w:val="640"/>
          <w:marRight w:val="0"/>
          <w:marTop w:val="0"/>
          <w:marBottom w:val="0"/>
          <w:divBdr>
            <w:top w:val="none" w:sz="0" w:space="0" w:color="auto"/>
            <w:left w:val="none" w:sz="0" w:space="0" w:color="auto"/>
            <w:bottom w:val="none" w:sz="0" w:space="0" w:color="auto"/>
            <w:right w:val="none" w:sz="0" w:space="0" w:color="auto"/>
          </w:divBdr>
        </w:div>
        <w:div w:id="1235890917">
          <w:marLeft w:val="640"/>
          <w:marRight w:val="0"/>
          <w:marTop w:val="0"/>
          <w:marBottom w:val="0"/>
          <w:divBdr>
            <w:top w:val="none" w:sz="0" w:space="0" w:color="auto"/>
            <w:left w:val="none" w:sz="0" w:space="0" w:color="auto"/>
            <w:bottom w:val="none" w:sz="0" w:space="0" w:color="auto"/>
            <w:right w:val="none" w:sz="0" w:space="0" w:color="auto"/>
          </w:divBdr>
        </w:div>
        <w:div w:id="490367855">
          <w:marLeft w:val="640"/>
          <w:marRight w:val="0"/>
          <w:marTop w:val="0"/>
          <w:marBottom w:val="0"/>
          <w:divBdr>
            <w:top w:val="none" w:sz="0" w:space="0" w:color="auto"/>
            <w:left w:val="none" w:sz="0" w:space="0" w:color="auto"/>
            <w:bottom w:val="none" w:sz="0" w:space="0" w:color="auto"/>
            <w:right w:val="none" w:sz="0" w:space="0" w:color="auto"/>
          </w:divBdr>
        </w:div>
        <w:div w:id="655839286">
          <w:marLeft w:val="640"/>
          <w:marRight w:val="0"/>
          <w:marTop w:val="0"/>
          <w:marBottom w:val="0"/>
          <w:divBdr>
            <w:top w:val="none" w:sz="0" w:space="0" w:color="auto"/>
            <w:left w:val="none" w:sz="0" w:space="0" w:color="auto"/>
            <w:bottom w:val="none" w:sz="0" w:space="0" w:color="auto"/>
            <w:right w:val="none" w:sz="0" w:space="0" w:color="auto"/>
          </w:divBdr>
        </w:div>
        <w:div w:id="884875098">
          <w:marLeft w:val="640"/>
          <w:marRight w:val="0"/>
          <w:marTop w:val="0"/>
          <w:marBottom w:val="0"/>
          <w:divBdr>
            <w:top w:val="none" w:sz="0" w:space="0" w:color="auto"/>
            <w:left w:val="none" w:sz="0" w:space="0" w:color="auto"/>
            <w:bottom w:val="none" w:sz="0" w:space="0" w:color="auto"/>
            <w:right w:val="none" w:sz="0" w:space="0" w:color="auto"/>
          </w:divBdr>
        </w:div>
        <w:div w:id="1293365346">
          <w:marLeft w:val="640"/>
          <w:marRight w:val="0"/>
          <w:marTop w:val="0"/>
          <w:marBottom w:val="0"/>
          <w:divBdr>
            <w:top w:val="none" w:sz="0" w:space="0" w:color="auto"/>
            <w:left w:val="none" w:sz="0" w:space="0" w:color="auto"/>
            <w:bottom w:val="none" w:sz="0" w:space="0" w:color="auto"/>
            <w:right w:val="none" w:sz="0" w:space="0" w:color="auto"/>
          </w:divBdr>
        </w:div>
        <w:div w:id="1099106795">
          <w:marLeft w:val="640"/>
          <w:marRight w:val="0"/>
          <w:marTop w:val="0"/>
          <w:marBottom w:val="0"/>
          <w:divBdr>
            <w:top w:val="none" w:sz="0" w:space="0" w:color="auto"/>
            <w:left w:val="none" w:sz="0" w:space="0" w:color="auto"/>
            <w:bottom w:val="none" w:sz="0" w:space="0" w:color="auto"/>
            <w:right w:val="none" w:sz="0" w:space="0" w:color="auto"/>
          </w:divBdr>
        </w:div>
        <w:div w:id="211504902">
          <w:marLeft w:val="640"/>
          <w:marRight w:val="0"/>
          <w:marTop w:val="0"/>
          <w:marBottom w:val="0"/>
          <w:divBdr>
            <w:top w:val="none" w:sz="0" w:space="0" w:color="auto"/>
            <w:left w:val="none" w:sz="0" w:space="0" w:color="auto"/>
            <w:bottom w:val="none" w:sz="0" w:space="0" w:color="auto"/>
            <w:right w:val="none" w:sz="0" w:space="0" w:color="auto"/>
          </w:divBdr>
        </w:div>
        <w:div w:id="1155755172">
          <w:marLeft w:val="640"/>
          <w:marRight w:val="0"/>
          <w:marTop w:val="0"/>
          <w:marBottom w:val="0"/>
          <w:divBdr>
            <w:top w:val="none" w:sz="0" w:space="0" w:color="auto"/>
            <w:left w:val="none" w:sz="0" w:space="0" w:color="auto"/>
            <w:bottom w:val="none" w:sz="0" w:space="0" w:color="auto"/>
            <w:right w:val="none" w:sz="0" w:space="0" w:color="auto"/>
          </w:divBdr>
        </w:div>
        <w:div w:id="2087074648">
          <w:marLeft w:val="640"/>
          <w:marRight w:val="0"/>
          <w:marTop w:val="0"/>
          <w:marBottom w:val="0"/>
          <w:divBdr>
            <w:top w:val="none" w:sz="0" w:space="0" w:color="auto"/>
            <w:left w:val="none" w:sz="0" w:space="0" w:color="auto"/>
            <w:bottom w:val="none" w:sz="0" w:space="0" w:color="auto"/>
            <w:right w:val="none" w:sz="0" w:space="0" w:color="auto"/>
          </w:divBdr>
        </w:div>
        <w:div w:id="1005666253">
          <w:marLeft w:val="640"/>
          <w:marRight w:val="0"/>
          <w:marTop w:val="0"/>
          <w:marBottom w:val="0"/>
          <w:divBdr>
            <w:top w:val="none" w:sz="0" w:space="0" w:color="auto"/>
            <w:left w:val="none" w:sz="0" w:space="0" w:color="auto"/>
            <w:bottom w:val="none" w:sz="0" w:space="0" w:color="auto"/>
            <w:right w:val="none" w:sz="0" w:space="0" w:color="auto"/>
          </w:divBdr>
        </w:div>
        <w:div w:id="1129935703">
          <w:marLeft w:val="640"/>
          <w:marRight w:val="0"/>
          <w:marTop w:val="0"/>
          <w:marBottom w:val="0"/>
          <w:divBdr>
            <w:top w:val="none" w:sz="0" w:space="0" w:color="auto"/>
            <w:left w:val="none" w:sz="0" w:space="0" w:color="auto"/>
            <w:bottom w:val="none" w:sz="0" w:space="0" w:color="auto"/>
            <w:right w:val="none" w:sz="0" w:space="0" w:color="auto"/>
          </w:divBdr>
        </w:div>
        <w:div w:id="1798137836">
          <w:marLeft w:val="640"/>
          <w:marRight w:val="0"/>
          <w:marTop w:val="0"/>
          <w:marBottom w:val="0"/>
          <w:divBdr>
            <w:top w:val="none" w:sz="0" w:space="0" w:color="auto"/>
            <w:left w:val="none" w:sz="0" w:space="0" w:color="auto"/>
            <w:bottom w:val="none" w:sz="0" w:space="0" w:color="auto"/>
            <w:right w:val="none" w:sz="0" w:space="0" w:color="auto"/>
          </w:divBdr>
        </w:div>
        <w:div w:id="1849370902">
          <w:marLeft w:val="640"/>
          <w:marRight w:val="0"/>
          <w:marTop w:val="0"/>
          <w:marBottom w:val="0"/>
          <w:divBdr>
            <w:top w:val="none" w:sz="0" w:space="0" w:color="auto"/>
            <w:left w:val="none" w:sz="0" w:space="0" w:color="auto"/>
            <w:bottom w:val="none" w:sz="0" w:space="0" w:color="auto"/>
            <w:right w:val="none" w:sz="0" w:space="0" w:color="auto"/>
          </w:divBdr>
        </w:div>
        <w:div w:id="1208108503">
          <w:marLeft w:val="640"/>
          <w:marRight w:val="0"/>
          <w:marTop w:val="0"/>
          <w:marBottom w:val="0"/>
          <w:divBdr>
            <w:top w:val="none" w:sz="0" w:space="0" w:color="auto"/>
            <w:left w:val="none" w:sz="0" w:space="0" w:color="auto"/>
            <w:bottom w:val="none" w:sz="0" w:space="0" w:color="auto"/>
            <w:right w:val="none" w:sz="0" w:space="0" w:color="auto"/>
          </w:divBdr>
        </w:div>
        <w:div w:id="1766340984">
          <w:marLeft w:val="640"/>
          <w:marRight w:val="0"/>
          <w:marTop w:val="0"/>
          <w:marBottom w:val="0"/>
          <w:divBdr>
            <w:top w:val="none" w:sz="0" w:space="0" w:color="auto"/>
            <w:left w:val="none" w:sz="0" w:space="0" w:color="auto"/>
            <w:bottom w:val="none" w:sz="0" w:space="0" w:color="auto"/>
            <w:right w:val="none" w:sz="0" w:space="0" w:color="auto"/>
          </w:divBdr>
        </w:div>
        <w:div w:id="1095781756">
          <w:marLeft w:val="640"/>
          <w:marRight w:val="0"/>
          <w:marTop w:val="0"/>
          <w:marBottom w:val="0"/>
          <w:divBdr>
            <w:top w:val="none" w:sz="0" w:space="0" w:color="auto"/>
            <w:left w:val="none" w:sz="0" w:space="0" w:color="auto"/>
            <w:bottom w:val="none" w:sz="0" w:space="0" w:color="auto"/>
            <w:right w:val="none" w:sz="0" w:space="0" w:color="auto"/>
          </w:divBdr>
        </w:div>
        <w:div w:id="865827402">
          <w:marLeft w:val="640"/>
          <w:marRight w:val="0"/>
          <w:marTop w:val="0"/>
          <w:marBottom w:val="0"/>
          <w:divBdr>
            <w:top w:val="none" w:sz="0" w:space="0" w:color="auto"/>
            <w:left w:val="none" w:sz="0" w:space="0" w:color="auto"/>
            <w:bottom w:val="none" w:sz="0" w:space="0" w:color="auto"/>
            <w:right w:val="none" w:sz="0" w:space="0" w:color="auto"/>
          </w:divBdr>
        </w:div>
        <w:div w:id="444931513">
          <w:marLeft w:val="640"/>
          <w:marRight w:val="0"/>
          <w:marTop w:val="0"/>
          <w:marBottom w:val="0"/>
          <w:divBdr>
            <w:top w:val="none" w:sz="0" w:space="0" w:color="auto"/>
            <w:left w:val="none" w:sz="0" w:space="0" w:color="auto"/>
            <w:bottom w:val="none" w:sz="0" w:space="0" w:color="auto"/>
            <w:right w:val="none" w:sz="0" w:space="0" w:color="auto"/>
          </w:divBdr>
        </w:div>
      </w:divsChild>
    </w:div>
    <w:div w:id="1175144142">
      <w:bodyDiv w:val="1"/>
      <w:marLeft w:val="0"/>
      <w:marRight w:val="0"/>
      <w:marTop w:val="0"/>
      <w:marBottom w:val="0"/>
      <w:divBdr>
        <w:top w:val="none" w:sz="0" w:space="0" w:color="auto"/>
        <w:left w:val="none" w:sz="0" w:space="0" w:color="auto"/>
        <w:bottom w:val="none" w:sz="0" w:space="0" w:color="auto"/>
        <w:right w:val="none" w:sz="0" w:space="0" w:color="auto"/>
      </w:divBdr>
      <w:divsChild>
        <w:div w:id="1004629533">
          <w:marLeft w:val="640"/>
          <w:marRight w:val="0"/>
          <w:marTop w:val="0"/>
          <w:marBottom w:val="0"/>
          <w:divBdr>
            <w:top w:val="none" w:sz="0" w:space="0" w:color="auto"/>
            <w:left w:val="none" w:sz="0" w:space="0" w:color="auto"/>
            <w:bottom w:val="none" w:sz="0" w:space="0" w:color="auto"/>
            <w:right w:val="none" w:sz="0" w:space="0" w:color="auto"/>
          </w:divBdr>
        </w:div>
        <w:div w:id="2130124685">
          <w:marLeft w:val="640"/>
          <w:marRight w:val="0"/>
          <w:marTop w:val="0"/>
          <w:marBottom w:val="0"/>
          <w:divBdr>
            <w:top w:val="none" w:sz="0" w:space="0" w:color="auto"/>
            <w:left w:val="none" w:sz="0" w:space="0" w:color="auto"/>
            <w:bottom w:val="none" w:sz="0" w:space="0" w:color="auto"/>
            <w:right w:val="none" w:sz="0" w:space="0" w:color="auto"/>
          </w:divBdr>
        </w:div>
        <w:div w:id="2116826367">
          <w:marLeft w:val="640"/>
          <w:marRight w:val="0"/>
          <w:marTop w:val="0"/>
          <w:marBottom w:val="0"/>
          <w:divBdr>
            <w:top w:val="none" w:sz="0" w:space="0" w:color="auto"/>
            <w:left w:val="none" w:sz="0" w:space="0" w:color="auto"/>
            <w:bottom w:val="none" w:sz="0" w:space="0" w:color="auto"/>
            <w:right w:val="none" w:sz="0" w:space="0" w:color="auto"/>
          </w:divBdr>
        </w:div>
        <w:div w:id="672802819">
          <w:marLeft w:val="640"/>
          <w:marRight w:val="0"/>
          <w:marTop w:val="0"/>
          <w:marBottom w:val="0"/>
          <w:divBdr>
            <w:top w:val="none" w:sz="0" w:space="0" w:color="auto"/>
            <w:left w:val="none" w:sz="0" w:space="0" w:color="auto"/>
            <w:bottom w:val="none" w:sz="0" w:space="0" w:color="auto"/>
            <w:right w:val="none" w:sz="0" w:space="0" w:color="auto"/>
          </w:divBdr>
        </w:div>
        <w:div w:id="182674579">
          <w:marLeft w:val="640"/>
          <w:marRight w:val="0"/>
          <w:marTop w:val="0"/>
          <w:marBottom w:val="0"/>
          <w:divBdr>
            <w:top w:val="none" w:sz="0" w:space="0" w:color="auto"/>
            <w:left w:val="none" w:sz="0" w:space="0" w:color="auto"/>
            <w:bottom w:val="none" w:sz="0" w:space="0" w:color="auto"/>
            <w:right w:val="none" w:sz="0" w:space="0" w:color="auto"/>
          </w:divBdr>
        </w:div>
        <w:div w:id="1908831778">
          <w:marLeft w:val="640"/>
          <w:marRight w:val="0"/>
          <w:marTop w:val="0"/>
          <w:marBottom w:val="0"/>
          <w:divBdr>
            <w:top w:val="none" w:sz="0" w:space="0" w:color="auto"/>
            <w:left w:val="none" w:sz="0" w:space="0" w:color="auto"/>
            <w:bottom w:val="none" w:sz="0" w:space="0" w:color="auto"/>
            <w:right w:val="none" w:sz="0" w:space="0" w:color="auto"/>
          </w:divBdr>
        </w:div>
        <w:div w:id="818838296">
          <w:marLeft w:val="640"/>
          <w:marRight w:val="0"/>
          <w:marTop w:val="0"/>
          <w:marBottom w:val="0"/>
          <w:divBdr>
            <w:top w:val="none" w:sz="0" w:space="0" w:color="auto"/>
            <w:left w:val="none" w:sz="0" w:space="0" w:color="auto"/>
            <w:bottom w:val="none" w:sz="0" w:space="0" w:color="auto"/>
            <w:right w:val="none" w:sz="0" w:space="0" w:color="auto"/>
          </w:divBdr>
        </w:div>
        <w:div w:id="1697347337">
          <w:marLeft w:val="640"/>
          <w:marRight w:val="0"/>
          <w:marTop w:val="0"/>
          <w:marBottom w:val="0"/>
          <w:divBdr>
            <w:top w:val="none" w:sz="0" w:space="0" w:color="auto"/>
            <w:left w:val="none" w:sz="0" w:space="0" w:color="auto"/>
            <w:bottom w:val="none" w:sz="0" w:space="0" w:color="auto"/>
            <w:right w:val="none" w:sz="0" w:space="0" w:color="auto"/>
          </w:divBdr>
        </w:div>
        <w:div w:id="1370764353">
          <w:marLeft w:val="640"/>
          <w:marRight w:val="0"/>
          <w:marTop w:val="0"/>
          <w:marBottom w:val="0"/>
          <w:divBdr>
            <w:top w:val="none" w:sz="0" w:space="0" w:color="auto"/>
            <w:left w:val="none" w:sz="0" w:space="0" w:color="auto"/>
            <w:bottom w:val="none" w:sz="0" w:space="0" w:color="auto"/>
            <w:right w:val="none" w:sz="0" w:space="0" w:color="auto"/>
          </w:divBdr>
        </w:div>
        <w:div w:id="1173186491">
          <w:marLeft w:val="640"/>
          <w:marRight w:val="0"/>
          <w:marTop w:val="0"/>
          <w:marBottom w:val="0"/>
          <w:divBdr>
            <w:top w:val="none" w:sz="0" w:space="0" w:color="auto"/>
            <w:left w:val="none" w:sz="0" w:space="0" w:color="auto"/>
            <w:bottom w:val="none" w:sz="0" w:space="0" w:color="auto"/>
            <w:right w:val="none" w:sz="0" w:space="0" w:color="auto"/>
          </w:divBdr>
        </w:div>
        <w:div w:id="459955973">
          <w:marLeft w:val="640"/>
          <w:marRight w:val="0"/>
          <w:marTop w:val="0"/>
          <w:marBottom w:val="0"/>
          <w:divBdr>
            <w:top w:val="none" w:sz="0" w:space="0" w:color="auto"/>
            <w:left w:val="none" w:sz="0" w:space="0" w:color="auto"/>
            <w:bottom w:val="none" w:sz="0" w:space="0" w:color="auto"/>
            <w:right w:val="none" w:sz="0" w:space="0" w:color="auto"/>
          </w:divBdr>
        </w:div>
        <w:div w:id="1880970003">
          <w:marLeft w:val="640"/>
          <w:marRight w:val="0"/>
          <w:marTop w:val="0"/>
          <w:marBottom w:val="0"/>
          <w:divBdr>
            <w:top w:val="none" w:sz="0" w:space="0" w:color="auto"/>
            <w:left w:val="none" w:sz="0" w:space="0" w:color="auto"/>
            <w:bottom w:val="none" w:sz="0" w:space="0" w:color="auto"/>
            <w:right w:val="none" w:sz="0" w:space="0" w:color="auto"/>
          </w:divBdr>
        </w:div>
        <w:div w:id="759258220">
          <w:marLeft w:val="640"/>
          <w:marRight w:val="0"/>
          <w:marTop w:val="0"/>
          <w:marBottom w:val="0"/>
          <w:divBdr>
            <w:top w:val="none" w:sz="0" w:space="0" w:color="auto"/>
            <w:left w:val="none" w:sz="0" w:space="0" w:color="auto"/>
            <w:bottom w:val="none" w:sz="0" w:space="0" w:color="auto"/>
            <w:right w:val="none" w:sz="0" w:space="0" w:color="auto"/>
          </w:divBdr>
        </w:div>
        <w:div w:id="1007946753">
          <w:marLeft w:val="640"/>
          <w:marRight w:val="0"/>
          <w:marTop w:val="0"/>
          <w:marBottom w:val="0"/>
          <w:divBdr>
            <w:top w:val="none" w:sz="0" w:space="0" w:color="auto"/>
            <w:left w:val="none" w:sz="0" w:space="0" w:color="auto"/>
            <w:bottom w:val="none" w:sz="0" w:space="0" w:color="auto"/>
            <w:right w:val="none" w:sz="0" w:space="0" w:color="auto"/>
          </w:divBdr>
        </w:div>
        <w:div w:id="343019724">
          <w:marLeft w:val="640"/>
          <w:marRight w:val="0"/>
          <w:marTop w:val="0"/>
          <w:marBottom w:val="0"/>
          <w:divBdr>
            <w:top w:val="none" w:sz="0" w:space="0" w:color="auto"/>
            <w:left w:val="none" w:sz="0" w:space="0" w:color="auto"/>
            <w:bottom w:val="none" w:sz="0" w:space="0" w:color="auto"/>
            <w:right w:val="none" w:sz="0" w:space="0" w:color="auto"/>
          </w:divBdr>
        </w:div>
        <w:div w:id="1760910665">
          <w:marLeft w:val="640"/>
          <w:marRight w:val="0"/>
          <w:marTop w:val="0"/>
          <w:marBottom w:val="0"/>
          <w:divBdr>
            <w:top w:val="none" w:sz="0" w:space="0" w:color="auto"/>
            <w:left w:val="none" w:sz="0" w:space="0" w:color="auto"/>
            <w:bottom w:val="none" w:sz="0" w:space="0" w:color="auto"/>
            <w:right w:val="none" w:sz="0" w:space="0" w:color="auto"/>
          </w:divBdr>
        </w:div>
        <w:div w:id="1699312005">
          <w:marLeft w:val="640"/>
          <w:marRight w:val="0"/>
          <w:marTop w:val="0"/>
          <w:marBottom w:val="0"/>
          <w:divBdr>
            <w:top w:val="none" w:sz="0" w:space="0" w:color="auto"/>
            <w:left w:val="none" w:sz="0" w:space="0" w:color="auto"/>
            <w:bottom w:val="none" w:sz="0" w:space="0" w:color="auto"/>
            <w:right w:val="none" w:sz="0" w:space="0" w:color="auto"/>
          </w:divBdr>
        </w:div>
        <w:div w:id="662700544">
          <w:marLeft w:val="640"/>
          <w:marRight w:val="0"/>
          <w:marTop w:val="0"/>
          <w:marBottom w:val="0"/>
          <w:divBdr>
            <w:top w:val="none" w:sz="0" w:space="0" w:color="auto"/>
            <w:left w:val="none" w:sz="0" w:space="0" w:color="auto"/>
            <w:bottom w:val="none" w:sz="0" w:space="0" w:color="auto"/>
            <w:right w:val="none" w:sz="0" w:space="0" w:color="auto"/>
          </w:divBdr>
        </w:div>
        <w:div w:id="971640912">
          <w:marLeft w:val="640"/>
          <w:marRight w:val="0"/>
          <w:marTop w:val="0"/>
          <w:marBottom w:val="0"/>
          <w:divBdr>
            <w:top w:val="none" w:sz="0" w:space="0" w:color="auto"/>
            <w:left w:val="none" w:sz="0" w:space="0" w:color="auto"/>
            <w:bottom w:val="none" w:sz="0" w:space="0" w:color="auto"/>
            <w:right w:val="none" w:sz="0" w:space="0" w:color="auto"/>
          </w:divBdr>
        </w:div>
        <w:div w:id="1490168086">
          <w:marLeft w:val="640"/>
          <w:marRight w:val="0"/>
          <w:marTop w:val="0"/>
          <w:marBottom w:val="0"/>
          <w:divBdr>
            <w:top w:val="none" w:sz="0" w:space="0" w:color="auto"/>
            <w:left w:val="none" w:sz="0" w:space="0" w:color="auto"/>
            <w:bottom w:val="none" w:sz="0" w:space="0" w:color="auto"/>
            <w:right w:val="none" w:sz="0" w:space="0" w:color="auto"/>
          </w:divBdr>
        </w:div>
        <w:div w:id="983773185">
          <w:marLeft w:val="640"/>
          <w:marRight w:val="0"/>
          <w:marTop w:val="0"/>
          <w:marBottom w:val="0"/>
          <w:divBdr>
            <w:top w:val="none" w:sz="0" w:space="0" w:color="auto"/>
            <w:left w:val="none" w:sz="0" w:space="0" w:color="auto"/>
            <w:bottom w:val="none" w:sz="0" w:space="0" w:color="auto"/>
            <w:right w:val="none" w:sz="0" w:space="0" w:color="auto"/>
          </w:divBdr>
        </w:div>
        <w:div w:id="455759092">
          <w:marLeft w:val="640"/>
          <w:marRight w:val="0"/>
          <w:marTop w:val="0"/>
          <w:marBottom w:val="0"/>
          <w:divBdr>
            <w:top w:val="none" w:sz="0" w:space="0" w:color="auto"/>
            <w:left w:val="none" w:sz="0" w:space="0" w:color="auto"/>
            <w:bottom w:val="none" w:sz="0" w:space="0" w:color="auto"/>
            <w:right w:val="none" w:sz="0" w:space="0" w:color="auto"/>
          </w:divBdr>
        </w:div>
        <w:div w:id="773399587">
          <w:marLeft w:val="640"/>
          <w:marRight w:val="0"/>
          <w:marTop w:val="0"/>
          <w:marBottom w:val="0"/>
          <w:divBdr>
            <w:top w:val="none" w:sz="0" w:space="0" w:color="auto"/>
            <w:left w:val="none" w:sz="0" w:space="0" w:color="auto"/>
            <w:bottom w:val="none" w:sz="0" w:space="0" w:color="auto"/>
            <w:right w:val="none" w:sz="0" w:space="0" w:color="auto"/>
          </w:divBdr>
        </w:div>
        <w:div w:id="1950236236">
          <w:marLeft w:val="640"/>
          <w:marRight w:val="0"/>
          <w:marTop w:val="0"/>
          <w:marBottom w:val="0"/>
          <w:divBdr>
            <w:top w:val="none" w:sz="0" w:space="0" w:color="auto"/>
            <w:left w:val="none" w:sz="0" w:space="0" w:color="auto"/>
            <w:bottom w:val="none" w:sz="0" w:space="0" w:color="auto"/>
            <w:right w:val="none" w:sz="0" w:space="0" w:color="auto"/>
          </w:divBdr>
        </w:div>
        <w:div w:id="1929997346">
          <w:marLeft w:val="640"/>
          <w:marRight w:val="0"/>
          <w:marTop w:val="0"/>
          <w:marBottom w:val="0"/>
          <w:divBdr>
            <w:top w:val="none" w:sz="0" w:space="0" w:color="auto"/>
            <w:left w:val="none" w:sz="0" w:space="0" w:color="auto"/>
            <w:bottom w:val="none" w:sz="0" w:space="0" w:color="auto"/>
            <w:right w:val="none" w:sz="0" w:space="0" w:color="auto"/>
          </w:divBdr>
        </w:div>
        <w:div w:id="112525782">
          <w:marLeft w:val="640"/>
          <w:marRight w:val="0"/>
          <w:marTop w:val="0"/>
          <w:marBottom w:val="0"/>
          <w:divBdr>
            <w:top w:val="none" w:sz="0" w:space="0" w:color="auto"/>
            <w:left w:val="none" w:sz="0" w:space="0" w:color="auto"/>
            <w:bottom w:val="none" w:sz="0" w:space="0" w:color="auto"/>
            <w:right w:val="none" w:sz="0" w:space="0" w:color="auto"/>
          </w:divBdr>
        </w:div>
        <w:div w:id="1796215398">
          <w:marLeft w:val="640"/>
          <w:marRight w:val="0"/>
          <w:marTop w:val="0"/>
          <w:marBottom w:val="0"/>
          <w:divBdr>
            <w:top w:val="none" w:sz="0" w:space="0" w:color="auto"/>
            <w:left w:val="none" w:sz="0" w:space="0" w:color="auto"/>
            <w:bottom w:val="none" w:sz="0" w:space="0" w:color="auto"/>
            <w:right w:val="none" w:sz="0" w:space="0" w:color="auto"/>
          </w:divBdr>
        </w:div>
        <w:div w:id="1763212860">
          <w:marLeft w:val="640"/>
          <w:marRight w:val="0"/>
          <w:marTop w:val="0"/>
          <w:marBottom w:val="0"/>
          <w:divBdr>
            <w:top w:val="none" w:sz="0" w:space="0" w:color="auto"/>
            <w:left w:val="none" w:sz="0" w:space="0" w:color="auto"/>
            <w:bottom w:val="none" w:sz="0" w:space="0" w:color="auto"/>
            <w:right w:val="none" w:sz="0" w:space="0" w:color="auto"/>
          </w:divBdr>
        </w:div>
        <w:div w:id="9644570">
          <w:marLeft w:val="640"/>
          <w:marRight w:val="0"/>
          <w:marTop w:val="0"/>
          <w:marBottom w:val="0"/>
          <w:divBdr>
            <w:top w:val="none" w:sz="0" w:space="0" w:color="auto"/>
            <w:left w:val="none" w:sz="0" w:space="0" w:color="auto"/>
            <w:bottom w:val="none" w:sz="0" w:space="0" w:color="auto"/>
            <w:right w:val="none" w:sz="0" w:space="0" w:color="auto"/>
          </w:divBdr>
        </w:div>
        <w:div w:id="1292830918">
          <w:marLeft w:val="640"/>
          <w:marRight w:val="0"/>
          <w:marTop w:val="0"/>
          <w:marBottom w:val="0"/>
          <w:divBdr>
            <w:top w:val="none" w:sz="0" w:space="0" w:color="auto"/>
            <w:left w:val="none" w:sz="0" w:space="0" w:color="auto"/>
            <w:bottom w:val="none" w:sz="0" w:space="0" w:color="auto"/>
            <w:right w:val="none" w:sz="0" w:space="0" w:color="auto"/>
          </w:divBdr>
        </w:div>
        <w:div w:id="495152985">
          <w:marLeft w:val="640"/>
          <w:marRight w:val="0"/>
          <w:marTop w:val="0"/>
          <w:marBottom w:val="0"/>
          <w:divBdr>
            <w:top w:val="none" w:sz="0" w:space="0" w:color="auto"/>
            <w:left w:val="none" w:sz="0" w:space="0" w:color="auto"/>
            <w:bottom w:val="none" w:sz="0" w:space="0" w:color="auto"/>
            <w:right w:val="none" w:sz="0" w:space="0" w:color="auto"/>
          </w:divBdr>
        </w:div>
        <w:div w:id="1155295511">
          <w:marLeft w:val="640"/>
          <w:marRight w:val="0"/>
          <w:marTop w:val="0"/>
          <w:marBottom w:val="0"/>
          <w:divBdr>
            <w:top w:val="none" w:sz="0" w:space="0" w:color="auto"/>
            <w:left w:val="none" w:sz="0" w:space="0" w:color="auto"/>
            <w:bottom w:val="none" w:sz="0" w:space="0" w:color="auto"/>
            <w:right w:val="none" w:sz="0" w:space="0" w:color="auto"/>
          </w:divBdr>
        </w:div>
        <w:div w:id="769424938">
          <w:marLeft w:val="640"/>
          <w:marRight w:val="0"/>
          <w:marTop w:val="0"/>
          <w:marBottom w:val="0"/>
          <w:divBdr>
            <w:top w:val="none" w:sz="0" w:space="0" w:color="auto"/>
            <w:left w:val="none" w:sz="0" w:space="0" w:color="auto"/>
            <w:bottom w:val="none" w:sz="0" w:space="0" w:color="auto"/>
            <w:right w:val="none" w:sz="0" w:space="0" w:color="auto"/>
          </w:divBdr>
        </w:div>
        <w:div w:id="1372653719">
          <w:marLeft w:val="640"/>
          <w:marRight w:val="0"/>
          <w:marTop w:val="0"/>
          <w:marBottom w:val="0"/>
          <w:divBdr>
            <w:top w:val="none" w:sz="0" w:space="0" w:color="auto"/>
            <w:left w:val="none" w:sz="0" w:space="0" w:color="auto"/>
            <w:bottom w:val="none" w:sz="0" w:space="0" w:color="auto"/>
            <w:right w:val="none" w:sz="0" w:space="0" w:color="auto"/>
          </w:divBdr>
        </w:div>
        <w:div w:id="205796893">
          <w:marLeft w:val="640"/>
          <w:marRight w:val="0"/>
          <w:marTop w:val="0"/>
          <w:marBottom w:val="0"/>
          <w:divBdr>
            <w:top w:val="none" w:sz="0" w:space="0" w:color="auto"/>
            <w:left w:val="none" w:sz="0" w:space="0" w:color="auto"/>
            <w:bottom w:val="none" w:sz="0" w:space="0" w:color="auto"/>
            <w:right w:val="none" w:sz="0" w:space="0" w:color="auto"/>
          </w:divBdr>
        </w:div>
        <w:div w:id="498009671">
          <w:marLeft w:val="640"/>
          <w:marRight w:val="0"/>
          <w:marTop w:val="0"/>
          <w:marBottom w:val="0"/>
          <w:divBdr>
            <w:top w:val="none" w:sz="0" w:space="0" w:color="auto"/>
            <w:left w:val="none" w:sz="0" w:space="0" w:color="auto"/>
            <w:bottom w:val="none" w:sz="0" w:space="0" w:color="auto"/>
            <w:right w:val="none" w:sz="0" w:space="0" w:color="auto"/>
          </w:divBdr>
        </w:div>
        <w:div w:id="1666084074">
          <w:marLeft w:val="640"/>
          <w:marRight w:val="0"/>
          <w:marTop w:val="0"/>
          <w:marBottom w:val="0"/>
          <w:divBdr>
            <w:top w:val="none" w:sz="0" w:space="0" w:color="auto"/>
            <w:left w:val="none" w:sz="0" w:space="0" w:color="auto"/>
            <w:bottom w:val="none" w:sz="0" w:space="0" w:color="auto"/>
            <w:right w:val="none" w:sz="0" w:space="0" w:color="auto"/>
          </w:divBdr>
        </w:div>
        <w:div w:id="52048818">
          <w:marLeft w:val="640"/>
          <w:marRight w:val="0"/>
          <w:marTop w:val="0"/>
          <w:marBottom w:val="0"/>
          <w:divBdr>
            <w:top w:val="none" w:sz="0" w:space="0" w:color="auto"/>
            <w:left w:val="none" w:sz="0" w:space="0" w:color="auto"/>
            <w:bottom w:val="none" w:sz="0" w:space="0" w:color="auto"/>
            <w:right w:val="none" w:sz="0" w:space="0" w:color="auto"/>
          </w:divBdr>
        </w:div>
        <w:div w:id="1419405371">
          <w:marLeft w:val="640"/>
          <w:marRight w:val="0"/>
          <w:marTop w:val="0"/>
          <w:marBottom w:val="0"/>
          <w:divBdr>
            <w:top w:val="none" w:sz="0" w:space="0" w:color="auto"/>
            <w:left w:val="none" w:sz="0" w:space="0" w:color="auto"/>
            <w:bottom w:val="none" w:sz="0" w:space="0" w:color="auto"/>
            <w:right w:val="none" w:sz="0" w:space="0" w:color="auto"/>
          </w:divBdr>
        </w:div>
        <w:div w:id="889616065">
          <w:marLeft w:val="640"/>
          <w:marRight w:val="0"/>
          <w:marTop w:val="0"/>
          <w:marBottom w:val="0"/>
          <w:divBdr>
            <w:top w:val="none" w:sz="0" w:space="0" w:color="auto"/>
            <w:left w:val="none" w:sz="0" w:space="0" w:color="auto"/>
            <w:bottom w:val="none" w:sz="0" w:space="0" w:color="auto"/>
            <w:right w:val="none" w:sz="0" w:space="0" w:color="auto"/>
          </w:divBdr>
        </w:div>
        <w:div w:id="2141997580">
          <w:marLeft w:val="640"/>
          <w:marRight w:val="0"/>
          <w:marTop w:val="0"/>
          <w:marBottom w:val="0"/>
          <w:divBdr>
            <w:top w:val="none" w:sz="0" w:space="0" w:color="auto"/>
            <w:left w:val="none" w:sz="0" w:space="0" w:color="auto"/>
            <w:bottom w:val="none" w:sz="0" w:space="0" w:color="auto"/>
            <w:right w:val="none" w:sz="0" w:space="0" w:color="auto"/>
          </w:divBdr>
        </w:div>
        <w:div w:id="1316256627">
          <w:marLeft w:val="640"/>
          <w:marRight w:val="0"/>
          <w:marTop w:val="0"/>
          <w:marBottom w:val="0"/>
          <w:divBdr>
            <w:top w:val="none" w:sz="0" w:space="0" w:color="auto"/>
            <w:left w:val="none" w:sz="0" w:space="0" w:color="auto"/>
            <w:bottom w:val="none" w:sz="0" w:space="0" w:color="auto"/>
            <w:right w:val="none" w:sz="0" w:space="0" w:color="auto"/>
          </w:divBdr>
        </w:div>
        <w:div w:id="607202752">
          <w:marLeft w:val="640"/>
          <w:marRight w:val="0"/>
          <w:marTop w:val="0"/>
          <w:marBottom w:val="0"/>
          <w:divBdr>
            <w:top w:val="none" w:sz="0" w:space="0" w:color="auto"/>
            <w:left w:val="none" w:sz="0" w:space="0" w:color="auto"/>
            <w:bottom w:val="none" w:sz="0" w:space="0" w:color="auto"/>
            <w:right w:val="none" w:sz="0" w:space="0" w:color="auto"/>
          </w:divBdr>
        </w:div>
        <w:div w:id="777606179">
          <w:marLeft w:val="640"/>
          <w:marRight w:val="0"/>
          <w:marTop w:val="0"/>
          <w:marBottom w:val="0"/>
          <w:divBdr>
            <w:top w:val="none" w:sz="0" w:space="0" w:color="auto"/>
            <w:left w:val="none" w:sz="0" w:space="0" w:color="auto"/>
            <w:bottom w:val="none" w:sz="0" w:space="0" w:color="auto"/>
            <w:right w:val="none" w:sz="0" w:space="0" w:color="auto"/>
          </w:divBdr>
        </w:div>
        <w:div w:id="1793553964">
          <w:marLeft w:val="640"/>
          <w:marRight w:val="0"/>
          <w:marTop w:val="0"/>
          <w:marBottom w:val="0"/>
          <w:divBdr>
            <w:top w:val="none" w:sz="0" w:space="0" w:color="auto"/>
            <w:left w:val="none" w:sz="0" w:space="0" w:color="auto"/>
            <w:bottom w:val="none" w:sz="0" w:space="0" w:color="auto"/>
            <w:right w:val="none" w:sz="0" w:space="0" w:color="auto"/>
          </w:divBdr>
        </w:div>
        <w:div w:id="480122686">
          <w:marLeft w:val="640"/>
          <w:marRight w:val="0"/>
          <w:marTop w:val="0"/>
          <w:marBottom w:val="0"/>
          <w:divBdr>
            <w:top w:val="none" w:sz="0" w:space="0" w:color="auto"/>
            <w:left w:val="none" w:sz="0" w:space="0" w:color="auto"/>
            <w:bottom w:val="none" w:sz="0" w:space="0" w:color="auto"/>
            <w:right w:val="none" w:sz="0" w:space="0" w:color="auto"/>
          </w:divBdr>
        </w:div>
        <w:div w:id="1065107957">
          <w:marLeft w:val="640"/>
          <w:marRight w:val="0"/>
          <w:marTop w:val="0"/>
          <w:marBottom w:val="0"/>
          <w:divBdr>
            <w:top w:val="none" w:sz="0" w:space="0" w:color="auto"/>
            <w:left w:val="none" w:sz="0" w:space="0" w:color="auto"/>
            <w:bottom w:val="none" w:sz="0" w:space="0" w:color="auto"/>
            <w:right w:val="none" w:sz="0" w:space="0" w:color="auto"/>
          </w:divBdr>
        </w:div>
        <w:div w:id="1658723104">
          <w:marLeft w:val="640"/>
          <w:marRight w:val="0"/>
          <w:marTop w:val="0"/>
          <w:marBottom w:val="0"/>
          <w:divBdr>
            <w:top w:val="none" w:sz="0" w:space="0" w:color="auto"/>
            <w:left w:val="none" w:sz="0" w:space="0" w:color="auto"/>
            <w:bottom w:val="none" w:sz="0" w:space="0" w:color="auto"/>
            <w:right w:val="none" w:sz="0" w:space="0" w:color="auto"/>
          </w:divBdr>
        </w:div>
        <w:div w:id="636297867">
          <w:marLeft w:val="640"/>
          <w:marRight w:val="0"/>
          <w:marTop w:val="0"/>
          <w:marBottom w:val="0"/>
          <w:divBdr>
            <w:top w:val="none" w:sz="0" w:space="0" w:color="auto"/>
            <w:left w:val="none" w:sz="0" w:space="0" w:color="auto"/>
            <w:bottom w:val="none" w:sz="0" w:space="0" w:color="auto"/>
            <w:right w:val="none" w:sz="0" w:space="0" w:color="auto"/>
          </w:divBdr>
        </w:div>
        <w:div w:id="1313290452">
          <w:marLeft w:val="640"/>
          <w:marRight w:val="0"/>
          <w:marTop w:val="0"/>
          <w:marBottom w:val="0"/>
          <w:divBdr>
            <w:top w:val="none" w:sz="0" w:space="0" w:color="auto"/>
            <w:left w:val="none" w:sz="0" w:space="0" w:color="auto"/>
            <w:bottom w:val="none" w:sz="0" w:space="0" w:color="auto"/>
            <w:right w:val="none" w:sz="0" w:space="0" w:color="auto"/>
          </w:divBdr>
        </w:div>
        <w:div w:id="740181788">
          <w:marLeft w:val="640"/>
          <w:marRight w:val="0"/>
          <w:marTop w:val="0"/>
          <w:marBottom w:val="0"/>
          <w:divBdr>
            <w:top w:val="none" w:sz="0" w:space="0" w:color="auto"/>
            <w:left w:val="none" w:sz="0" w:space="0" w:color="auto"/>
            <w:bottom w:val="none" w:sz="0" w:space="0" w:color="auto"/>
            <w:right w:val="none" w:sz="0" w:space="0" w:color="auto"/>
          </w:divBdr>
        </w:div>
        <w:div w:id="307133159">
          <w:marLeft w:val="640"/>
          <w:marRight w:val="0"/>
          <w:marTop w:val="0"/>
          <w:marBottom w:val="0"/>
          <w:divBdr>
            <w:top w:val="none" w:sz="0" w:space="0" w:color="auto"/>
            <w:left w:val="none" w:sz="0" w:space="0" w:color="auto"/>
            <w:bottom w:val="none" w:sz="0" w:space="0" w:color="auto"/>
            <w:right w:val="none" w:sz="0" w:space="0" w:color="auto"/>
          </w:divBdr>
        </w:div>
        <w:div w:id="301734035">
          <w:marLeft w:val="640"/>
          <w:marRight w:val="0"/>
          <w:marTop w:val="0"/>
          <w:marBottom w:val="0"/>
          <w:divBdr>
            <w:top w:val="none" w:sz="0" w:space="0" w:color="auto"/>
            <w:left w:val="none" w:sz="0" w:space="0" w:color="auto"/>
            <w:bottom w:val="none" w:sz="0" w:space="0" w:color="auto"/>
            <w:right w:val="none" w:sz="0" w:space="0" w:color="auto"/>
          </w:divBdr>
        </w:div>
        <w:div w:id="1045835599">
          <w:marLeft w:val="640"/>
          <w:marRight w:val="0"/>
          <w:marTop w:val="0"/>
          <w:marBottom w:val="0"/>
          <w:divBdr>
            <w:top w:val="none" w:sz="0" w:space="0" w:color="auto"/>
            <w:left w:val="none" w:sz="0" w:space="0" w:color="auto"/>
            <w:bottom w:val="none" w:sz="0" w:space="0" w:color="auto"/>
            <w:right w:val="none" w:sz="0" w:space="0" w:color="auto"/>
          </w:divBdr>
        </w:div>
        <w:div w:id="90515603">
          <w:marLeft w:val="640"/>
          <w:marRight w:val="0"/>
          <w:marTop w:val="0"/>
          <w:marBottom w:val="0"/>
          <w:divBdr>
            <w:top w:val="none" w:sz="0" w:space="0" w:color="auto"/>
            <w:left w:val="none" w:sz="0" w:space="0" w:color="auto"/>
            <w:bottom w:val="none" w:sz="0" w:space="0" w:color="auto"/>
            <w:right w:val="none" w:sz="0" w:space="0" w:color="auto"/>
          </w:divBdr>
        </w:div>
        <w:div w:id="735667940">
          <w:marLeft w:val="640"/>
          <w:marRight w:val="0"/>
          <w:marTop w:val="0"/>
          <w:marBottom w:val="0"/>
          <w:divBdr>
            <w:top w:val="none" w:sz="0" w:space="0" w:color="auto"/>
            <w:left w:val="none" w:sz="0" w:space="0" w:color="auto"/>
            <w:bottom w:val="none" w:sz="0" w:space="0" w:color="auto"/>
            <w:right w:val="none" w:sz="0" w:space="0" w:color="auto"/>
          </w:divBdr>
        </w:div>
        <w:div w:id="1894727384">
          <w:marLeft w:val="640"/>
          <w:marRight w:val="0"/>
          <w:marTop w:val="0"/>
          <w:marBottom w:val="0"/>
          <w:divBdr>
            <w:top w:val="none" w:sz="0" w:space="0" w:color="auto"/>
            <w:left w:val="none" w:sz="0" w:space="0" w:color="auto"/>
            <w:bottom w:val="none" w:sz="0" w:space="0" w:color="auto"/>
            <w:right w:val="none" w:sz="0" w:space="0" w:color="auto"/>
          </w:divBdr>
        </w:div>
        <w:div w:id="2114549385">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855145190">
          <w:marLeft w:val="640"/>
          <w:marRight w:val="0"/>
          <w:marTop w:val="0"/>
          <w:marBottom w:val="0"/>
          <w:divBdr>
            <w:top w:val="none" w:sz="0" w:space="0" w:color="auto"/>
            <w:left w:val="none" w:sz="0" w:space="0" w:color="auto"/>
            <w:bottom w:val="none" w:sz="0" w:space="0" w:color="auto"/>
            <w:right w:val="none" w:sz="0" w:space="0" w:color="auto"/>
          </w:divBdr>
        </w:div>
        <w:div w:id="1291862556">
          <w:marLeft w:val="640"/>
          <w:marRight w:val="0"/>
          <w:marTop w:val="0"/>
          <w:marBottom w:val="0"/>
          <w:divBdr>
            <w:top w:val="none" w:sz="0" w:space="0" w:color="auto"/>
            <w:left w:val="none" w:sz="0" w:space="0" w:color="auto"/>
            <w:bottom w:val="none" w:sz="0" w:space="0" w:color="auto"/>
            <w:right w:val="none" w:sz="0" w:space="0" w:color="auto"/>
          </w:divBdr>
        </w:div>
        <w:div w:id="1089544512">
          <w:marLeft w:val="640"/>
          <w:marRight w:val="0"/>
          <w:marTop w:val="0"/>
          <w:marBottom w:val="0"/>
          <w:divBdr>
            <w:top w:val="none" w:sz="0" w:space="0" w:color="auto"/>
            <w:left w:val="none" w:sz="0" w:space="0" w:color="auto"/>
            <w:bottom w:val="none" w:sz="0" w:space="0" w:color="auto"/>
            <w:right w:val="none" w:sz="0" w:space="0" w:color="auto"/>
          </w:divBdr>
        </w:div>
        <w:div w:id="590548131">
          <w:marLeft w:val="640"/>
          <w:marRight w:val="0"/>
          <w:marTop w:val="0"/>
          <w:marBottom w:val="0"/>
          <w:divBdr>
            <w:top w:val="none" w:sz="0" w:space="0" w:color="auto"/>
            <w:left w:val="none" w:sz="0" w:space="0" w:color="auto"/>
            <w:bottom w:val="none" w:sz="0" w:space="0" w:color="auto"/>
            <w:right w:val="none" w:sz="0" w:space="0" w:color="auto"/>
          </w:divBdr>
        </w:div>
        <w:div w:id="1684697009">
          <w:marLeft w:val="640"/>
          <w:marRight w:val="0"/>
          <w:marTop w:val="0"/>
          <w:marBottom w:val="0"/>
          <w:divBdr>
            <w:top w:val="none" w:sz="0" w:space="0" w:color="auto"/>
            <w:left w:val="none" w:sz="0" w:space="0" w:color="auto"/>
            <w:bottom w:val="none" w:sz="0" w:space="0" w:color="auto"/>
            <w:right w:val="none" w:sz="0" w:space="0" w:color="auto"/>
          </w:divBdr>
        </w:div>
        <w:div w:id="235287601">
          <w:marLeft w:val="640"/>
          <w:marRight w:val="0"/>
          <w:marTop w:val="0"/>
          <w:marBottom w:val="0"/>
          <w:divBdr>
            <w:top w:val="none" w:sz="0" w:space="0" w:color="auto"/>
            <w:left w:val="none" w:sz="0" w:space="0" w:color="auto"/>
            <w:bottom w:val="none" w:sz="0" w:space="0" w:color="auto"/>
            <w:right w:val="none" w:sz="0" w:space="0" w:color="auto"/>
          </w:divBdr>
        </w:div>
        <w:div w:id="1340615453">
          <w:marLeft w:val="640"/>
          <w:marRight w:val="0"/>
          <w:marTop w:val="0"/>
          <w:marBottom w:val="0"/>
          <w:divBdr>
            <w:top w:val="none" w:sz="0" w:space="0" w:color="auto"/>
            <w:left w:val="none" w:sz="0" w:space="0" w:color="auto"/>
            <w:bottom w:val="none" w:sz="0" w:space="0" w:color="auto"/>
            <w:right w:val="none" w:sz="0" w:space="0" w:color="auto"/>
          </w:divBdr>
        </w:div>
        <w:div w:id="435754555">
          <w:marLeft w:val="640"/>
          <w:marRight w:val="0"/>
          <w:marTop w:val="0"/>
          <w:marBottom w:val="0"/>
          <w:divBdr>
            <w:top w:val="none" w:sz="0" w:space="0" w:color="auto"/>
            <w:left w:val="none" w:sz="0" w:space="0" w:color="auto"/>
            <w:bottom w:val="none" w:sz="0" w:space="0" w:color="auto"/>
            <w:right w:val="none" w:sz="0" w:space="0" w:color="auto"/>
          </w:divBdr>
        </w:div>
        <w:div w:id="1503201556">
          <w:marLeft w:val="640"/>
          <w:marRight w:val="0"/>
          <w:marTop w:val="0"/>
          <w:marBottom w:val="0"/>
          <w:divBdr>
            <w:top w:val="none" w:sz="0" w:space="0" w:color="auto"/>
            <w:left w:val="none" w:sz="0" w:space="0" w:color="auto"/>
            <w:bottom w:val="none" w:sz="0" w:space="0" w:color="auto"/>
            <w:right w:val="none" w:sz="0" w:space="0" w:color="auto"/>
          </w:divBdr>
        </w:div>
        <w:div w:id="1367293640">
          <w:marLeft w:val="640"/>
          <w:marRight w:val="0"/>
          <w:marTop w:val="0"/>
          <w:marBottom w:val="0"/>
          <w:divBdr>
            <w:top w:val="none" w:sz="0" w:space="0" w:color="auto"/>
            <w:left w:val="none" w:sz="0" w:space="0" w:color="auto"/>
            <w:bottom w:val="none" w:sz="0" w:space="0" w:color="auto"/>
            <w:right w:val="none" w:sz="0" w:space="0" w:color="auto"/>
          </w:divBdr>
        </w:div>
        <w:div w:id="568346881">
          <w:marLeft w:val="640"/>
          <w:marRight w:val="0"/>
          <w:marTop w:val="0"/>
          <w:marBottom w:val="0"/>
          <w:divBdr>
            <w:top w:val="none" w:sz="0" w:space="0" w:color="auto"/>
            <w:left w:val="none" w:sz="0" w:space="0" w:color="auto"/>
            <w:bottom w:val="none" w:sz="0" w:space="0" w:color="auto"/>
            <w:right w:val="none" w:sz="0" w:space="0" w:color="auto"/>
          </w:divBdr>
        </w:div>
        <w:div w:id="1188367689">
          <w:marLeft w:val="640"/>
          <w:marRight w:val="0"/>
          <w:marTop w:val="0"/>
          <w:marBottom w:val="0"/>
          <w:divBdr>
            <w:top w:val="none" w:sz="0" w:space="0" w:color="auto"/>
            <w:left w:val="none" w:sz="0" w:space="0" w:color="auto"/>
            <w:bottom w:val="none" w:sz="0" w:space="0" w:color="auto"/>
            <w:right w:val="none" w:sz="0" w:space="0" w:color="auto"/>
          </w:divBdr>
        </w:div>
        <w:div w:id="788817696">
          <w:marLeft w:val="640"/>
          <w:marRight w:val="0"/>
          <w:marTop w:val="0"/>
          <w:marBottom w:val="0"/>
          <w:divBdr>
            <w:top w:val="none" w:sz="0" w:space="0" w:color="auto"/>
            <w:left w:val="none" w:sz="0" w:space="0" w:color="auto"/>
            <w:bottom w:val="none" w:sz="0" w:space="0" w:color="auto"/>
            <w:right w:val="none" w:sz="0" w:space="0" w:color="auto"/>
          </w:divBdr>
        </w:div>
        <w:div w:id="1761097881">
          <w:marLeft w:val="640"/>
          <w:marRight w:val="0"/>
          <w:marTop w:val="0"/>
          <w:marBottom w:val="0"/>
          <w:divBdr>
            <w:top w:val="none" w:sz="0" w:space="0" w:color="auto"/>
            <w:left w:val="none" w:sz="0" w:space="0" w:color="auto"/>
            <w:bottom w:val="none" w:sz="0" w:space="0" w:color="auto"/>
            <w:right w:val="none" w:sz="0" w:space="0" w:color="auto"/>
          </w:divBdr>
        </w:div>
        <w:div w:id="1410618920">
          <w:marLeft w:val="640"/>
          <w:marRight w:val="0"/>
          <w:marTop w:val="0"/>
          <w:marBottom w:val="0"/>
          <w:divBdr>
            <w:top w:val="none" w:sz="0" w:space="0" w:color="auto"/>
            <w:left w:val="none" w:sz="0" w:space="0" w:color="auto"/>
            <w:bottom w:val="none" w:sz="0" w:space="0" w:color="auto"/>
            <w:right w:val="none" w:sz="0" w:space="0" w:color="auto"/>
          </w:divBdr>
        </w:div>
        <w:div w:id="1678188552">
          <w:marLeft w:val="640"/>
          <w:marRight w:val="0"/>
          <w:marTop w:val="0"/>
          <w:marBottom w:val="0"/>
          <w:divBdr>
            <w:top w:val="none" w:sz="0" w:space="0" w:color="auto"/>
            <w:left w:val="none" w:sz="0" w:space="0" w:color="auto"/>
            <w:bottom w:val="none" w:sz="0" w:space="0" w:color="auto"/>
            <w:right w:val="none" w:sz="0" w:space="0" w:color="auto"/>
          </w:divBdr>
        </w:div>
        <w:div w:id="1572809241">
          <w:marLeft w:val="640"/>
          <w:marRight w:val="0"/>
          <w:marTop w:val="0"/>
          <w:marBottom w:val="0"/>
          <w:divBdr>
            <w:top w:val="none" w:sz="0" w:space="0" w:color="auto"/>
            <w:left w:val="none" w:sz="0" w:space="0" w:color="auto"/>
            <w:bottom w:val="none" w:sz="0" w:space="0" w:color="auto"/>
            <w:right w:val="none" w:sz="0" w:space="0" w:color="auto"/>
          </w:divBdr>
        </w:div>
        <w:div w:id="555047190">
          <w:marLeft w:val="640"/>
          <w:marRight w:val="0"/>
          <w:marTop w:val="0"/>
          <w:marBottom w:val="0"/>
          <w:divBdr>
            <w:top w:val="none" w:sz="0" w:space="0" w:color="auto"/>
            <w:left w:val="none" w:sz="0" w:space="0" w:color="auto"/>
            <w:bottom w:val="none" w:sz="0" w:space="0" w:color="auto"/>
            <w:right w:val="none" w:sz="0" w:space="0" w:color="auto"/>
          </w:divBdr>
        </w:div>
        <w:div w:id="1437674889">
          <w:marLeft w:val="640"/>
          <w:marRight w:val="0"/>
          <w:marTop w:val="0"/>
          <w:marBottom w:val="0"/>
          <w:divBdr>
            <w:top w:val="none" w:sz="0" w:space="0" w:color="auto"/>
            <w:left w:val="none" w:sz="0" w:space="0" w:color="auto"/>
            <w:bottom w:val="none" w:sz="0" w:space="0" w:color="auto"/>
            <w:right w:val="none" w:sz="0" w:space="0" w:color="auto"/>
          </w:divBdr>
        </w:div>
        <w:div w:id="1858347766">
          <w:marLeft w:val="640"/>
          <w:marRight w:val="0"/>
          <w:marTop w:val="0"/>
          <w:marBottom w:val="0"/>
          <w:divBdr>
            <w:top w:val="none" w:sz="0" w:space="0" w:color="auto"/>
            <w:left w:val="none" w:sz="0" w:space="0" w:color="auto"/>
            <w:bottom w:val="none" w:sz="0" w:space="0" w:color="auto"/>
            <w:right w:val="none" w:sz="0" w:space="0" w:color="auto"/>
          </w:divBdr>
        </w:div>
        <w:div w:id="1532567473">
          <w:marLeft w:val="640"/>
          <w:marRight w:val="0"/>
          <w:marTop w:val="0"/>
          <w:marBottom w:val="0"/>
          <w:divBdr>
            <w:top w:val="none" w:sz="0" w:space="0" w:color="auto"/>
            <w:left w:val="none" w:sz="0" w:space="0" w:color="auto"/>
            <w:bottom w:val="none" w:sz="0" w:space="0" w:color="auto"/>
            <w:right w:val="none" w:sz="0" w:space="0" w:color="auto"/>
          </w:divBdr>
        </w:div>
        <w:div w:id="1573539106">
          <w:marLeft w:val="640"/>
          <w:marRight w:val="0"/>
          <w:marTop w:val="0"/>
          <w:marBottom w:val="0"/>
          <w:divBdr>
            <w:top w:val="none" w:sz="0" w:space="0" w:color="auto"/>
            <w:left w:val="none" w:sz="0" w:space="0" w:color="auto"/>
            <w:bottom w:val="none" w:sz="0" w:space="0" w:color="auto"/>
            <w:right w:val="none" w:sz="0" w:space="0" w:color="auto"/>
          </w:divBdr>
        </w:div>
        <w:div w:id="538248194">
          <w:marLeft w:val="640"/>
          <w:marRight w:val="0"/>
          <w:marTop w:val="0"/>
          <w:marBottom w:val="0"/>
          <w:divBdr>
            <w:top w:val="none" w:sz="0" w:space="0" w:color="auto"/>
            <w:left w:val="none" w:sz="0" w:space="0" w:color="auto"/>
            <w:bottom w:val="none" w:sz="0" w:space="0" w:color="auto"/>
            <w:right w:val="none" w:sz="0" w:space="0" w:color="auto"/>
          </w:divBdr>
        </w:div>
        <w:div w:id="1258322511">
          <w:marLeft w:val="640"/>
          <w:marRight w:val="0"/>
          <w:marTop w:val="0"/>
          <w:marBottom w:val="0"/>
          <w:divBdr>
            <w:top w:val="none" w:sz="0" w:space="0" w:color="auto"/>
            <w:left w:val="none" w:sz="0" w:space="0" w:color="auto"/>
            <w:bottom w:val="none" w:sz="0" w:space="0" w:color="auto"/>
            <w:right w:val="none" w:sz="0" w:space="0" w:color="auto"/>
          </w:divBdr>
        </w:div>
        <w:div w:id="1658800395">
          <w:marLeft w:val="640"/>
          <w:marRight w:val="0"/>
          <w:marTop w:val="0"/>
          <w:marBottom w:val="0"/>
          <w:divBdr>
            <w:top w:val="none" w:sz="0" w:space="0" w:color="auto"/>
            <w:left w:val="none" w:sz="0" w:space="0" w:color="auto"/>
            <w:bottom w:val="none" w:sz="0" w:space="0" w:color="auto"/>
            <w:right w:val="none" w:sz="0" w:space="0" w:color="auto"/>
          </w:divBdr>
        </w:div>
        <w:div w:id="1184632074">
          <w:marLeft w:val="640"/>
          <w:marRight w:val="0"/>
          <w:marTop w:val="0"/>
          <w:marBottom w:val="0"/>
          <w:divBdr>
            <w:top w:val="none" w:sz="0" w:space="0" w:color="auto"/>
            <w:left w:val="none" w:sz="0" w:space="0" w:color="auto"/>
            <w:bottom w:val="none" w:sz="0" w:space="0" w:color="auto"/>
            <w:right w:val="none" w:sz="0" w:space="0" w:color="auto"/>
          </w:divBdr>
        </w:div>
        <w:div w:id="1311053051">
          <w:marLeft w:val="640"/>
          <w:marRight w:val="0"/>
          <w:marTop w:val="0"/>
          <w:marBottom w:val="0"/>
          <w:divBdr>
            <w:top w:val="none" w:sz="0" w:space="0" w:color="auto"/>
            <w:left w:val="none" w:sz="0" w:space="0" w:color="auto"/>
            <w:bottom w:val="none" w:sz="0" w:space="0" w:color="auto"/>
            <w:right w:val="none" w:sz="0" w:space="0" w:color="auto"/>
          </w:divBdr>
        </w:div>
        <w:div w:id="2146967297">
          <w:marLeft w:val="640"/>
          <w:marRight w:val="0"/>
          <w:marTop w:val="0"/>
          <w:marBottom w:val="0"/>
          <w:divBdr>
            <w:top w:val="none" w:sz="0" w:space="0" w:color="auto"/>
            <w:left w:val="none" w:sz="0" w:space="0" w:color="auto"/>
            <w:bottom w:val="none" w:sz="0" w:space="0" w:color="auto"/>
            <w:right w:val="none" w:sz="0" w:space="0" w:color="auto"/>
          </w:divBdr>
        </w:div>
        <w:div w:id="53553191">
          <w:marLeft w:val="640"/>
          <w:marRight w:val="0"/>
          <w:marTop w:val="0"/>
          <w:marBottom w:val="0"/>
          <w:divBdr>
            <w:top w:val="none" w:sz="0" w:space="0" w:color="auto"/>
            <w:left w:val="none" w:sz="0" w:space="0" w:color="auto"/>
            <w:bottom w:val="none" w:sz="0" w:space="0" w:color="auto"/>
            <w:right w:val="none" w:sz="0" w:space="0" w:color="auto"/>
          </w:divBdr>
        </w:div>
        <w:div w:id="2058310983">
          <w:marLeft w:val="640"/>
          <w:marRight w:val="0"/>
          <w:marTop w:val="0"/>
          <w:marBottom w:val="0"/>
          <w:divBdr>
            <w:top w:val="none" w:sz="0" w:space="0" w:color="auto"/>
            <w:left w:val="none" w:sz="0" w:space="0" w:color="auto"/>
            <w:bottom w:val="none" w:sz="0" w:space="0" w:color="auto"/>
            <w:right w:val="none" w:sz="0" w:space="0" w:color="auto"/>
          </w:divBdr>
        </w:div>
        <w:div w:id="737020711">
          <w:marLeft w:val="640"/>
          <w:marRight w:val="0"/>
          <w:marTop w:val="0"/>
          <w:marBottom w:val="0"/>
          <w:divBdr>
            <w:top w:val="none" w:sz="0" w:space="0" w:color="auto"/>
            <w:left w:val="none" w:sz="0" w:space="0" w:color="auto"/>
            <w:bottom w:val="none" w:sz="0" w:space="0" w:color="auto"/>
            <w:right w:val="none" w:sz="0" w:space="0" w:color="auto"/>
          </w:divBdr>
        </w:div>
        <w:div w:id="1687709781">
          <w:marLeft w:val="640"/>
          <w:marRight w:val="0"/>
          <w:marTop w:val="0"/>
          <w:marBottom w:val="0"/>
          <w:divBdr>
            <w:top w:val="none" w:sz="0" w:space="0" w:color="auto"/>
            <w:left w:val="none" w:sz="0" w:space="0" w:color="auto"/>
            <w:bottom w:val="none" w:sz="0" w:space="0" w:color="auto"/>
            <w:right w:val="none" w:sz="0" w:space="0" w:color="auto"/>
          </w:divBdr>
        </w:div>
        <w:div w:id="781611224">
          <w:marLeft w:val="640"/>
          <w:marRight w:val="0"/>
          <w:marTop w:val="0"/>
          <w:marBottom w:val="0"/>
          <w:divBdr>
            <w:top w:val="none" w:sz="0" w:space="0" w:color="auto"/>
            <w:left w:val="none" w:sz="0" w:space="0" w:color="auto"/>
            <w:bottom w:val="none" w:sz="0" w:space="0" w:color="auto"/>
            <w:right w:val="none" w:sz="0" w:space="0" w:color="auto"/>
          </w:divBdr>
        </w:div>
        <w:div w:id="1018434574">
          <w:marLeft w:val="640"/>
          <w:marRight w:val="0"/>
          <w:marTop w:val="0"/>
          <w:marBottom w:val="0"/>
          <w:divBdr>
            <w:top w:val="none" w:sz="0" w:space="0" w:color="auto"/>
            <w:left w:val="none" w:sz="0" w:space="0" w:color="auto"/>
            <w:bottom w:val="none" w:sz="0" w:space="0" w:color="auto"/>
            <w:right w:val="none" w:sz="0" w:space="0" w:color="auto"/>
          </w:divBdr>
        </w:div>
        <w:div w:id="1486584728">
          <w:marLeft w:val="640"/>
          <w:marRight w:val="0"/>
          <w:marTop w:val="0"/>
          <w:marBottom w:val="0"/>
          <w:divBdr>
            <w:top w:val="none" w:sz="0" w:space="0" w:color="auto"/>
            <w:left w:val="none" w:sz="0" w:space="0" w:color="auto"/>
            <w:bottom w:val="none" w:sz="0" w:space="0" w:color="auto"/>
            <w:right w:val="none" w:sz="0" w:space="0" w:color="auto"/>
          </w:divBdr>
        </w:div>
        <w:div w:id="381027596">
          <w:marLeft w:val="640"/>
          <w:marRight w:val="0"/>
          <w:marTop w:val="0"/>
          <w:marBottom w:val="0"/>
          <w:divBdr>
            <w:top w:val="none" w:sz="0" w:space="0" w:color="auto"/>
            <w:left w:val="none" w:sz="0" w:space="0" w:color="auto"/>
            <w:bottom w:val="none" w:sz="0" w:space="0" w:color="auto"/>
            <w:right w:val="none" w:sz="0" w:space="0" w:color="auto"/>
          </w:divBdr>
        </w:div>
        <w:div w:id="767969982">
          <w:marLeft w:val="640"/>
          <w:marRight w:val="0"/>
          <w:marTop w:val="0"/>
          <w:marBottom w:val="0"/>
          <w:divBdr>
            <w:top w:val="none" w:sz="0" w:space="0" w:color="auto"/>
            <w:left w:val="none" w:sz="0" w:space="0" w:color="auto"/>
            <w:bottom w:val="none" w:sz="0" w:space="0" w:color="auto"/>
            <w:right w:val="none" w:sz="0" w:space="0" w:color="auto"/>
          </w:divBdr>
        </w:div>
        <w:div w:id="2109080977">
          <w:marLeft w:val="640"/>
          <w:marRight w:val="0"/>
          <w:marTop w:val="0"/>
          <w:marBottom w:val="0"/>
          <w:divBdr>
            <w:top w:val="none" w:sz="0" w:space="0" w:color="auto"/>
            <w:left w:val="none" w:sz="0" w:space="0" w:color="auto"/>
            <w:bottom w:val="none" w:sz="0" w:space="0" w:color="auto"/>
            <w:right w:val="none" w:sz="0" w:space="0" w:color="auto"/>
          </w:divBdr>
        </w:div>
        <w:div w:id="646279124">
          <w:marLeft w:val="640"/>
          <w:marRight w:val="0"/>
          <w:marTop w:val="0"/>
          <w:marBottom w:val="0"/>
          <w:divBdr>
            <w:top w:val="none" w:sz="0" w:space="0" w:color="auto"/>
            <w:left w:val="none" w:sz="0" w:space="0" w:color="auto"/>
            <w:bottom w:val="none" w:sz="0" w:space="0" w:color="auto"/>
            <w:right w:val="none" w:sz="0" w:space="0" w:color="auto"/>
          </w:divBdr>
        </w:div>
        <w:div w:id="850339779">
          <w:marLeft w:val="640"/>
          <w:marRight w:val="0"/>
          <w:marTop w:val="0"/>
          <w:marBottom w:val="0"/>
          <w:divBdr>
            <w:top w:val="none" w:sz="0" w:space="0" w:color="auto"/>
            <w:left w:val="none" w:sz="0" w:space="0" w:color="auto"/>
            <w:bottom w:val="none" w:sz="0" w:space="0" w:color="auto"/>
            <w:right w:val="none" w:sz="0" w:space="0" w:color="auto"/>
          </w:divBdr>
        </w:div>
        <w:div w:id="1909992606">
          <w:marLeft w:val="640"/>
          <w:marRight w:val="0"/>
          <w:marTop w:val="0"/>
          <w:marBottom w:val="0"/>
          <w:divBdr>
            <w:top w:val="none" w:sz="0" w:space="0" w:color="auto"/>
            <w:left w:val="none" w:sz="0" w:space="0" w:color="auto"/>
            <w:bottom w:val="none" w:sz="0" w:space="0" w:color="auto"/>
            <w:right w:val="none" w:sz="0" w:space="0" w:color="auto"/>
          </w:divBdr>
        </w:div>
        <w:div w:id="889802544">
          <w:marLeft w:val="640"/>
          <w:marRight w:val="0"/>
          <w:marTop w:val="0"/>
          <w:marBottom w:val="0"/>
          <w:divBdr>
            <w:top w:val="none" w:sz="0" w:space="0" w:color="auto"/>
            <w:left w:val="none" w:sz="0" w:space="0" w:color="auto"/>
            <w:bottom w:val="none" w:sz="0" w:space="0" w:color="auto"/>
            <w:right w:val="none" w:sz="0" w:space="0" w:color="auto"/>
          </w:divBdr>
        </w:div>
        <w:div w:id="1962882484">
          <w:marLeft w:val="640"/>
          <w:marRight w:val="0"/>
          <w:marTop w:val="0"/>
          <w:marBottom w:val="0"/>
          <w:divBdr>
            <w:top w:val="none" w:sz="0" w:space="0" w:color="auto"/>
            <w:left w:val="none" w:sz="0" w:space="0" w:color="auto"/>
            <w:bottom w:val="none" w:sz="0" w:space="0" w:color="auto"/>
            <w:right w:val="none" w:sz="0" w:space="0" w:color="auto"/>
          </w:divBdr>
        </w:div>
        <w:div w:id="1437403679">
          <w:marLeft w:val="640"/>
          <w:marRight w:val="0"/>
          <w:marTop w:val="0"/>
          <w:marBottom w:val="0"/>
          <w:divBdr>
            <w:top w:val="none" w:sz="0" w:space="0" w:color="auto"/>
            <w:left w:val="none" w:sz="0" w:space="0" w:color="auto"/>
            <w:bottom w:val="none" w:sz="0" w:space="0" w:color="auto"/>
            <w:right w:val="none" w:sz="0" w:space="0" w:color="auto"/>
          </w:divBdr>
        </w:div>
        <w:div w:id="1365211812">
          <w:marLeft w:val="640"/>
          <w:marRight w:val="0"/>
          <w:marTop w:val="0"/>
          <w:marBottom w:val="0"/>
          <w:divBdr>
            <w:top w:val="none" w:sz="0" w:space="0" w:color="auto"/>
            <w:left w:val="none" w:sz="0" w:space="0" w:color="auto"/>
            <w:bottom w:val="none" w:sz="0" w:space="0" w:color="auto"/>
            <w:right w:val="none" w:sz="0" w:space="0" w:color="auto"/>
          </w:divBdr>
        </w:div>
        <w:div w:id="378357412">
          <w:marLeft w:val="640"/>
          <w:marRight w:val="0"/>
          <w:marTop w:val="0"/>
          <w:marBottom w:val="0"/>
          <w:divBdr>
            <w:top w:val="none" w:sz="0" w:space="0" w:color="auto"/>
            <w:left w:val="none" w:sz="0" w:space="0" w:color="auto"/>
            <w:bottom w:val="none" w:sz="0" w:space="0" w:color="auto"/>
            <w:right w:val="none" w:sz="0" w:space="0" w:color="auto"/>
          </w:divBdr>
        </w:div>
        <w:div w:id="654722287">
          <w:marLeft w:val="640"/>
          <w:marRight w:val="0"/>
          <w:marTop w:val="0"/>
          <w:marBottom w:val="0"/>
          <w:divBdr>
            <w:top w:val="none" w:sz="0" w:space="0" w:color="auto"/>
            <w:left w:val="none" w:sz="0" w:space="0" w:color="auto"/>
            <w:bottom w:val="none" w:sz="0" w:space="0" w:color="auto"/>
            <w:right w:val="none" w:sz="0" w:space="0" w:color="auto"/>
          </w:divBdr>
        </w:div>
        <w:div w:id="697508745">
          <w:marLeft w:val="640"/>
          <w:marRight w:val="0"/>
          <w:marTop w:val="0"/>
          <w:marBottom w:val="0"/>
          <w:divBdr>
            <w:top w:val="none" w:sz="0" w:space="0" w:color="auto"/>
            <w:left w:val="none" w:sz="0" w:space="0" w:color="auto"/>
            <w:bottom w:val="none" w:sz="0" w:space="0" w:color="auto"/>
            <w:right w:val="none" w:sz="0" w:space="0" w:color="auto"/>
          </w:divBdr>
        </w:div>
        <w:div w:id="1557156152">
          <w:marLeft w:val="640"/>
          <w:marRight w:val="0"/>
          <w:marTop w:val="0"/>
          <w:marBottom w:val="0"/>
          <w:divBdr>
            <w:top w:val="none" w:sz="0" w:space="0" w:color="auto"/>
            <w:left w:val="none" w:sz="0" w:space="0" w:color="auto"/>
            <w:bottom w:val="none" w:sz="0" w:space="0" w:color="auto"/>
            <w:right w:val="none" w:sz="0" w:space="0" w:color="auto"/>
          </w:divBdr>
        </w:div>
        <w:div w:id="1978411559">
          <w:marLeft w:val="640"/>
          <w:marRight w:val="0"/>
          <w:marTop w:val="0"/>
          <w:marBottom w:val="0"/>
          <w:divBdr>
            <w:top w:val="none" w:sz="0" w:space="0" w:color="auto"/>
            <w:left w:val="none" w:sz="0" w:space="0" w:color="auto"/>
            <w:bottom w:val="none" w:sz="0" w:space="0" w:color="auto"/>
            <w:right w:val="none" w:sz="0" w:space="0" w:color="auto"/>
          </w:divBdr>
        </w:div>
        <w:div w:id="641351937">
          <w:marLeft w:val="640"/>
          <w:marRight w:val="0"/>
          <w:marTop w:val="0"/>
          <w:marBottom w:val="0"/>
          <w:divBdr>
            <w:top w:val="none" w:sz="0" w:space="0" w:color="auto"/>
            <w:left w:val="none" w:sz="0" w:space="0" w:color="auto"/>
            <w:bottom w:val="none" w:sz="0" w:space="0" w:color="auto"/>
            <w:right w:val="none" w:sz="0" w:space="0" w:color="auto"/>
          </w:divBdr>
        </w:div>
        <w:div w:id="1412435819">
          <w:marLeft w:val="640"/>
          <w:marRight w:val="0"/>
          <w:marTop w:val="0"/>
          <w:marBottom w:val="0"/>
          <w:divBdr>
            <w:top w:val="none" w:sz="0" w:space="0" w:color="auto"/>
            <w:left w:val="none" w:sz="0" w:space="0" w:color="auto"/>
            <w:bottom w:val="none" w:sz="0" w:space="0" w:color="auto"/>
            <w:right w:val="none" w:sz="0" w:space="0" w:color="auto"/>
          </w:divBdr>
        </w:div>
        <w:div w:id="183398612">
          <w:marLeft w:val="640"/>
          <w:marRight w:val="0"/>
          <w:marTop w:val="0"/>
          <w:marBottom w:val="0"/>
          <w:divBdr>
            <w:top w:val="none" w:sz="0" w:space="0" w:color="auto"/>
            <w:left w:val="none" w:sz="0" w:space="0" w:color="auto"/>
            <w:bottom w:val="none" w:sz="0" w:space="0" w:color="auto"/>
            <w:right w:val="none" w:sz="0" w:space="0" w:color="auto"/>
          </w:divBdr>
        </w:div>
        <w:div w:id="269092629">
          <w:marLeft w:val="640"/>
          <w:marRight w:val="0"/>
          <w:marTop w:val="0"/>
          <w:marBottom w:val="0"/>
          <w:divBdr>
            <w:top w:val="none" w:sz="0" w:space="0" w:color="auto"/>
            <w:left w:val="none" w:sz="0" w:space="0" w:color="auto"/>
            <w:bottom w:val="none" w:sz="0" w:space="0" w:color="auto"/>
            <w:right w:val="none" w:sz="0" w:space="0" w:color="auto"/>
          </w:divBdr>
        </w:div>
        <w:div w:id="733898104">
          <w:marLeft w:val="640"/>
          <w:marRight w:val="0"/>
          <w:marTop w:val="0"/>
          <w:marBottom w:val="0"/>
          <w:divBdr>
            <w:top w:val="none" w:sz="0" w:space="0" w:color="auto"/>
            <w:left w:val="none" w:sz="0" w:space="0" w:color="auto"/>
            <w:bottom w:val="none" w:sz="0" w:space="0" w:color="auto"/>
            <w:right w:val="none" w:sz="0" w:space="0" w:color="auto"/>
          </w:divBdr>
        </w:div>
      </w:divsChild>
    </w:div>
    <w:div w:id="1184637427">
      <w:bodyDiv w:val="1"/>
      <w:marLeft w:val="0"/>
      <w:marRight w:val="0"/>
      <w:marTop w:val="0"/>
      <w:marBottom w:val="0"/>
      <w:divBdr>
        <w:top w:val="none" w:sz="0" w:space="0" w:color="auto"/>
        <w:left w:val="none" w:sz="0" w:space="0" w:color="auto"/>
        <w:bottom w:val="none" w:sz="0" w:space="0" w:color="auto"/>
        <w:right w:val="none" w:sz="0" w:space="0" w:color="auto"/>
      </w:divBdr>
      <w:divsChild>
        <w:div w:id="1803233258">
          <w:marLeft w:val="640"/>
          <w:marRight w:val="0"/>
          <w:marTop w:val="0"/>
          <w:marBottom w:val="0"/>
          <w:divBdr>
            <w:top w:val="none" w:sz="0" w:space="0" w:color="auto"/>
            <w:left w:val="none" w:sz="0" w:space="0" w:color="auto"/>
            <w:bottom w:val="none" w:sz="0" w:space="0" w:color="auto"/>
            <w:right w:val="none" w:sz="0" w:space="0" w:color="auto"/>
          </w:divBdr>
        </w:div>
        <w:div w:id="1427116051">
          <w:marLeft w:val="640"/>
          <w:marRight w:val="0"/>
          <w:marTop w:val="0"/>
          <w:marBottom w:val="0"/>
          <w:divBdr>
            <w:top w:val="none" w:sz="0" w:space="0" w:color="auto"/>
            <w:left w:val="none" w:sz="0" w:space="0" w:color="auto"/>
            <w:bottom w:val="none" w:sz="0" w:space="0" w:color="auto"/>
            <w:right w:val="none" w:sz="0" w:space="0" w:color="auto"/>
          </w:divBdr>
        </w:div>
        <w:div w:id="990333682">
          <w:marLeft w:val="640"/>
          <w:marRight w:val="0"/>
          <w:marTop w:val="0"/>
          <w:marBottom w:val="0"/>
          <w:divBdr>
            <w:top w:val="none" w:sz="0" w:space="0" w:color="auto"/>
            <w:left w:val="none" w:sz="0" w:space="0" w:color="auto"/>
            <w:bottom w:val="none" w:sz="0" w:space="0" w:color="auto"/>
            <w:right w:val="none" w:sz="0" w:space="0" w:color="auto"/>
          </w:divBdr>
        </w:div>
        <w:div w:id="1190800656">
          <w:marLeft w:val="640"/>
          <w:marRight w:val="0"/>
          <w:marTop w:val="0"/>
          <w:marBottom w:val="0"/>
          <w:divBdr>
            <w:top w:val="none" w:sz="0" w:space="0" w:color="auto"/>
            <w:left w:val="none" w:sz="0" w:space="0" w:color="auto"/>
            <w:bottom w:val="none" w:sz="0" w:space="0" w:color="auto"/>
            <w:right w:val="none" w:sz="0" w:space="0" w:color="auto"/>
          </w:divBdr>
        </w:div>
        <w:div w:id="1522352785">
          <w:marLeft w:val="640"/>
          <w:marRight w:val="0"/>
          <w:marTop w:val="0"/>
          <w:marBottom w:val="0"/>
          <w:divBdr>
            <w:top w:val="none" w:sz="0" w:space="0" w:color="auto"/>
            <w:left w:val="none" w:sz="0" w:space="0" w:color="auto"/>
            <w:bottom w:val="none" w:sz="0" w:space="0" w:color="auto"/>
            <w:right w:val="none" w:sz="0" w:space="0" w:color="auto"/>
          </w:divBdr>
        </w:div>
        <w:div w:id="1287196567">
          <w:marLeft w:val="640"/>
          <w:marRight w:val="0"/>
          <w:marTop w:val="0"/>
          <w:marBottom w:val="0"/>
          <w:divBdr>
            <w:top w:val="none" w:sz="0" w:space="0" w:color="auto"/>
            <w:left w:val="none" w:sz="0" w:space="0" w:color="auto"/>
            <w:bottom w:val="none" w:sz="0" w:space="0" w:color="auto"/>
            <w:right w:val="none" w:sz="0" w:space="0" w:color="auto"/>
          </w:divBdr>
        </w:div>
        <w:div w:id="621959752">
          <w:marLeft w:val="640"/>
          <w:marRight w:val="0"/>
          <w:marTop w:val="0"/>
          <w:marBottom w:val="0"/>
          <w:divBdr>
            <w:top w:val="none" w:sz="0" w:space="0" w:color="auto"/>
            <w:left w:val="none" w:sz="0" w:space="0" w:color="auto"/>
            <w:bottom w:val="none" w:sz="0" w:space="0" w:color="auto"/>
            <w:right w:val="none" w:sz="0" w:space="0" w:color="auto"/>
          </w:divBdr>
        </w:div>
        <w:div w:id="661664330">
          <w:marLeft w:val="640"/>
          <w:marRight w:val="0"/>
          <w:marTop w:val="0"/>
          <w:marBottom w:val="0"/>
          <w:divBdr>
            <w:top w:val="none" w:sz="0" w:space="0" w:color="auto"/>
            <w:left w:val="none" w:sz="0" w:space="0" w:color="auto"/>
            <w:bottom w:val="none" w:sz="0" w:space="0" w:color="auto"/>
            <w:right w:val="none" w:sz="0" w:space="0" w:color="auto"/>
          </w:divBdr>
        </w:div>
        <w:div w:id="1705057584">
          <w:marLeft w:val="640"/>
          <w:marRight w:val="0"/>
          <w:marTop w:val="0"/>
          <w:marBottom w:val="0"/>
          <w:divBdr>
            <w:top w:val="none" w:sz="0" w:space="0" w:color="auto"/>
            <w:left w:val="none" w:sz="0" w:space="0" w:color="auto"/>
            <w:bottom w:val="none" w:sz="0" w:space="0" w:color="auto"/>
            <w:right w:val="none" w:sz="0" w:space="0" w:color="auto"/>
          </w:divBdr>
        </w:div>
        <w:div w:id="1436633607">
          <w:marLeft w:val="640"/>
          <w:marRight w:val="0"/>
          <w:marTop w:val="0"/>
          <w:marBottom w:val="0"/>
          <w:divBdr>
            <w:top w:val="none" w:sz="0" w:space="0" w:color="auto"/>
            <w:left w:val="none" w:sz="0" w:space="0" w:color="auto"/>
            <w:bottom w:val="none" w:sz="0" w:space="0" w:color="auto"/>
            <w:right w:val="none" w:sz="0" w:space="0" w:color="auto"/>
          </w:divBdr>
        </w:div>
        <w:div w:id="2102724326">
          <w:marLeft w:val="640"/>
          <w:marRight w:val="0"/>
          <w:marTop w:val="0"/>
          <w:marBottom w:val="0"/>
          <w:divBdr>
            <w:top w:val="none" w:sz="0" w:space="0" w:color="auto"/>
            <w:left w:val="none" w:sz="0" w:space="0" w:color="auto"/>
            <w:bottom w:val="none" w:sz="0" w:space="0" w:color="auto"/>
            <w:right w:val="none" w:sz="0" w:space="0" w:color="auto"/>
          </w:divBdr>
        </w:div>
        <w:div w:id="674698033">
          <w:marLeft w:val="640"/>
          <w:marRight w:val="0"/>
          <w:marTop w:val="0"/>
          <w:marBottom w:val="0"/>
          <w:divBdr>
            <w:top w:val="none" w:sz="0" w:space="0" w:color="auto"/>
            <w:left w:val="none" w:sz="0" w:space="0" w:color="auto"/>
            <w:bottom w:val="none" w:sz="0" w:space="0" w:color="auto"/>
            <w:right w:val="none" w:sz="0" w:space="0" w:color="auto"/>
          </w:divBdr>
        </w:div>
        <w:div w:id="1488669229">
          <w:marLeft w:val="640"/>
          <w:marRight w:val="0"/>
          <w:marTop w:val="0"/>
          <w:marBottom w:val="0"/>
          <w:divBdr>
            <w:top w:val="none" w:sz="0" w:space="0" w:color="auto"/>
            <w:left w:val="none" w:sz="0" w:space="0" w:color="auto"/>
            <w:bottom w:val="none" w:sz="0" w:space="0" w:color="auto"/>
            <w:right w:val="none" w:sz="0" w:space="0" w:color="auto"/>
          </w:divBdr>
        </w:div>
        <w:div w:id="1003166869">
          <w:marLeft w:val="640"/>
          <w:marRight w:val="0"/>
          <w:marTop w:val="0"/>
          <w:marBottom w:val="0"/>
          <w:divBdr>
            <w:top w:val="none" w:sz="0" w:space="0" w:color="auto"/>
            <w:left w:val="none" w:sz="0" w:space="0" w:color="auto"/>
            <w:bottom w:val="none" w:sz="0" w:space="0" w:color="auto"/>
            <w:right w:val="none" w:sz="0" w:space="0" w:color="auto"/>
          </w:divBdr>
        </w:div>
        <w:div w:id="161509879">
          <w:marLeft w:val="640"/>
          <w:marRight w:val="0"/>
          <w:marTop w:val="0"/>
          <w:marBottom w:val="0"/>
          <w:divBdr>
            <w:top w:val="none" w:sz="0" w:space="0" w:color="auto"/>
            <w:left w:val="none" w:sz="0" w:space="0" w:color="auto"/>
            <w:bottom w:val="none" w:sz="0" w:space="0" w:color="auto"/>
            <w:right w:val="none" w:sz="0" w:space="0" w:color="auto"/>
          </w:divBdr>
        </w:div>
        <w:div w:id="680161465">
          <w:marLeft w:val="640"/>
          <w:marRight w:val="0"/>
          <w:marTop w:val="0"/>
          <w:marBottom w:val="0"/>
          <w:divBdr>
            <w:top w:val="none" w:sz="0" w:space="0" w:color="auto"/>
            <w:left w:val="none" w:sz="0" w:space="0" w:color="auto"/>
            <w:bottom w:val="none" w:sz="0" w:space="0" w:color="auto"/>
            <w:right w:val="none" w:sz="0" w:space="0" w:color="auto"/>
          </w:divBdr>
        </w:div>
        <w:div w:id="245382357">
          <w:marLeft w:val="640"/>
          <w:marRight w:val="0"/>
          <w:marTop w:val="0"/>
          <w:marBottom w:val="0"/>
          <w:divBdr>
            <w:top w:val="none" w:sz="0" w:space="0" w:color="auto"/>
            <w:left w:val="none" w:sz="0" w:space="0" w:color="auto"/>
            <w:bottom w:val="none" w:sz="0" w:space="0" w:color="auto"/>
            <w:right w:val="none" w:sz="0" w:space="0" w:color="auto"/>
          </w:divBdr>
        </w:div>
        <w:div w:id="1159272882">
          <w:marLeft w:val="640"/>
          <w:marRight w:val="0"/>
          <w:marTop w:val="0"/>
          <w:marBottom w:val="0"/>
          <w:divBdr>
            <w:top w:val="none" w:sz="0" w:space="0" w:color="auto"/>
            <w:left w:val="none" w:sz="0" w:space="0" w:color="auto"/>
            <w:bottom w:val="none" w:sz="0" w:space="0" w:color="auto"/>
            <w:right w:val="none" w:sz="0" w:space="0" w:color="auto"/>
          </w:divBdr>
        </w:div>
        <w:div w:id="1211186744">
          <w:marLeft w:val="640"/>
          <w:marRight w:val="0"/>
          <w:marTop w:val="0"/>
          <w:marBottom w:val="0"/>
          <w:divBdr>
            <w:top w:val="none" w:sz="0" w:space="0" w:color="auto"/>
            <w:left w:val="none" w:sz="0" w:space="0" w:color="auto"/>
            <w:bottom w:val="none" w:sz="0" w:space="0" w:color="auto"/>
            <w:right w:val="none" w:sz="0" w:space="0" w:color="auto"/>
          </w:divBdr>
        </w:div>
        <w:div w:id="268128418">
          <w:marLeft w:val="640"/>
          <w:marRight w:val="0"/>
          <w:marTop w:val="0"/>
          <w:marBottom w:val="0"/>
          <w:divBdr>
            <w:top w:val="none" w:sz="0" w:space="0" w:color="auto"/>
            <w:left w:val="none" w:sz="0" w:space="0" w:color="auto"/>
            <w:bottom w:val="none" w:sz="0" w:space="0" w:color="auto"/>
            <w:right w:val="none" w:sz="0" w:space="0" w:color="auto"/>
          </w:divBdr>
        </w:div>
        <w:div w:id="1980379681">
          <w:marLeft w:val="640"/>
          <w:marRight w:val="0"/>
          <w:marTop w:val="0"/>
          <w:marBottom w:val="0"/>
          <w:divBdr>
            <w:top w:val="none" w:sz="0" w:space="0" w:color="auto"/>
            <w:left w:val="none" w:sz="0" w:space="0" w:color="auto"/>
            <w:bottom w:val="none" w:sz="0" w:space="0" w:color="auto"/>
            <w:right w:val="none" w:sz="0" w:space="0" w:color="auto"/>
          </w:divBdr>
        </w:div>
        <w:div w:id="649477377">
          <w:marLeft w:val="640"/>
          <w:marRight w:val="0"/>
          <w:marTop w:val="0"/>
          <w:marBottom w:val="0"/>
          <w:divBdr>
            <w:top w:val="none" w:sz="0" w:space="0" w:color="auto"/>
            <w:left w:val="none" w:sz="0" w:space="0" w:color="auto"/>
            <w:bottom w:val="none" w:sz="0" w:space="0" w:color="auto"/>
            <w:right w:val="none" w:sz="0" w:space="0" w:color="auto"/>
          </w:divBdr>
        </w:div>
        <w:div w:id="1560555999">
          <w:marLeft w:val="640"/>
          <w:marRight w:val="0"/>
          <w:marTop w:val="0"/>
          <w:marBottom w:val="0"/>
          <w:divBdr>
            <w:top w:val="none" w:sz="0" w:space="0" w:color="auto"/>
            <w:left w:val="none" w:sz="0" w:space="0" w:color="auto"/>
            <w:bottom w:val="none" w:sz="0" w:space="0" w:color="auto"/>
            <w:right w:val="none" w:sz="0" w:space="0" w:color="auto"/>
          </w:divBdr>
        </w:div>
        <w:div w:id="1503426325">
          <w:marLeft w:val="640"/>
          <w:marRight w:val="0"/>
          <w:marTop w:val="0"/>
          <w:marBottom w:val="0"/>
          <w:divBdr>
            <w:top w:val="none" w:sz="0" w:space="0" w:color="auto"/>
            <w:left w:val="none" w:sz="0" w:space="0" w:color="auto"/>
            <w:bottom w:val="none" w:sz="0" w:space="0" w:color="auto"/>
            <w:right w:val="none" w:sz="0" w:space="0" w:color="auto"/>
          </w:divBdr>
        </w:div>
        <w:div w:id="325786140">
          <w:marLeft w:val="640"/>
          <w:marRight w:val="0"/>
          <w:marTop w:val="0"/>
          <w:marBottom w:val="0"/>
          <w:divBdr>
            <w:top w:val="none" w:sz="0" w:space="0" w:color="auto"/>
            <w:left w:val="none" w:sz="0" w:space="0" w:color="auto"/>
            <w:bottom w:val="none" w:sz="0" w:space="0" w:color="auto"/>
            <w:right w:val="none" w:sz="0" w:space="0" w:color="auto"/>
          </w:divBdr>
        </w:div>
        <w:div w:id="614291516">
          <w:marLeft w:val="640"/>
          <w:marRight w:val="0"/>
          <w:marTop w:val="0"/>
          <w:marBottom w:val="0"/>
          <w:divBdr>
            <w:top w:val="none" w:sz="0" w:space="0" w:color="auto"/>
            <w:left w:val="none" w:sz="0" w:space="0" w:color="auto"/>
            <w:bottom w:val="none" w:sz="0" w:space="0" w:color="auto"/>
            <w:right w:val="none" w:sz="0" w:space="0" w:color="auto"/>
          </w:divBdr>
        </w:div>
        <w:div w:id="238637568">
          <w:marLeft w:val="640"/>
          <w:marRight w:val="0"/>
          <w:marTop w:val="0"/>
          <w:marBottom w:val="0"/>
          <w:divBdr>
            <w:top w:val="none" w:sz="0" w:space="0" w:color="auto"/>
            <w:left w:val="none" w:sz="0" w:space="0" w:color="auto"/>
            <w:bottom w:val="none" w:sz="0" w:space="0" w:color="auto"/>
            <w:right w:val="none" w:sz="0" w:space="0" w:color="auto"/>
          </w:divBdr>
        </w:div>
        <w:div w:id="2085292711">
          <w:marLeft w:val="640"/>
          <w:marRight w:val="0"/>
          <w:marTop w:val="0"/>
          <w:marBottom w:val="0"/>
          <w:divBdr>
            <w:top w:val="none" w:sz="0" w:space="0" w:color="auto"/>
            <w:left w:val="none" w:sz="0" w:space="0" w:color="auto"/>
            <w:bottom w:val="none" w:sz="0" w:space="0" w:color="auto"/>
            <w:right w:val="none" w:sz="0" w:space="0" w:color="auto"/>
          </w:divBdr>
        </w:div>
        <w:div w:id="550577498">
          <w:marLeft w:val="640"/>
          <w:marRight w:val="0"/>
          <w:marTop w:val="0"/>
          <w:marBottom w:val="0"/>
          <w:divBdr>
            <w:top w:val="none" w:sz="0" w:space="0" w:color="auto"/>
            <w:left w:val="none" w:sz="0" w:space="0" w:color="auto"/>
            <w:bottom w:val="none" w:sz="0" w:space="0" w:color="auto"/>
            <w:right w:val="none" w:sz="0" w:space="0" w:color="auto"/>
          </w:divBdr>
        </w:div>
        <w:div w:id="7954305">
          <w:marLeft w:val="640"/>
          <w:marRight w:val="0"/>
          <w:marTop w:val="0"/>
          <w:marBottom w:val="0"/>
          <w:divBdr>
            <w:top w:val="none" w:sz="0" w:space="0" w:color="auto"/>
            <w:left w:val="none" w:sz="0" w:space="0" w:color="auto"/>
            <w:bottom w:val="none" w:sz="0" w:space="0" w:color="auto"/>
            <w:right w:val="none" w:sz="0" w:space="0" w:color="auto"/>
          </w:divBdr>
        </w:div>
        <w:div w:id="1907911648">
          <w:marLeft w:val="640"/>
          <w:marRight w:val="0"/>
          <w:marTop w:val="0"/>
          <w:marBottom w:val="0"/>
          <w:divBdr>
            <w:top w:val="none" w:sz="0" w:space="0" w:color="auto"/>
            <w:left w:val="none" w:sz="0" w:space="0" w:color="auto"/>
            <w:bottom w:val="none" w:sz="0" w:space="0" w:color="auto"/>
            <w:right w:val="none" w:sz="0" w:space="0" w:color="auto"/>
          </w:divBdr>
        </w:div>
        <w:div w:id="583299901">
          <w:marLeft w:val="640"/>
          <w:marRight w:val="0"/>
          <w:marTop w:val="0"/>
          <w:marBottom w:val="0"/>
          <w:divBdr>
            <w:top w:val="none" w:sz="0" w:space="0" w:color="auto"/>
            <w:left w:val="none" w:sz="0" w:space="0" w:color="auto"/>
            <w:bottom w:val="none" w:sz="0" w:space="0" w:color="auto"/>
            <w:right w:val="none" w:sz="0" w:space="0" w:color="auto"/>
          </w:divBdr>
        </w:div>
        <w:div w:id="359746316">
          <w:marLeft w:val="640"/>
          <w:marRight w:val="0"/>
          <w:marTop w:val="0"/>
          <w:marBottom w:val="0"/>
          <w:divBdr>
            <w:top w:val="none" w:sz="0" w:space="0" w:color="auto"/>
            <w:left w:val="none" w:sz="0" w:space="0" w:color="auto"/>
            <w:bottom w:val="none" w:sz="0" w:space="0" w:color="auto"/>
            <w:right w:val="none" w:sz="0" w:space="0" w:color="auto"/>
          </w:divBdr>
        </w:div>
        <w:div w:id="416251892">
          <w:marLeft w:val="640"/>
          <w:marRight w:val="0"/>
          <w:marTop w:val="0"/>
          <w:marBottom w:val="0"/>
          <w:divBdr>
            <w:top w:val="none" w:sz="0" w:space="0" w:color="auto"/>
            <w:left w:val="none" w:sz="0" w:space="0" w:color="auto"/>
            <w:bottom w:val="none" w:sz="0" w:space="0" w:color="auto"/>
            <w:right w:val="none" w:sz="0" w:space="0" w:color="auto"/>
          </w:divBdr>
        </w:div>
        <w:div w:id="1556509870">
          <w:marLeft w:val="640"/>
          <w:marRight w:val="0"/>
          <w:marTop w:val="0"/>
          <w:marBottom w:val="0"/>
          <w:divBdr>
            <w:top w:val="none" w:sz="0" w:space="0" w:color="auto"/>
            <w:left w:val="none" w:sz="0" w:space="0" w:color="auto"/>
            <w:bottom w:val="none" w:sz="0" w:space="0" w:color="auto"/>
            <w:right w:val="none" w:sz="0" w:space="0" w:color="auto"/>
          </w:divBdr>
        </w:div>
        <w:div w:id="1907062172">
          <w:marLeft w:val="640"/>
          <w:marRight w:val="0"/>
          <w:marTop w:val="0"/>
          <w:marBottom w:val="0"/>
          <w:divBdr>
            <w:top w:val="none" w:sz="0" w:space="0" w:color="auto"/>
            <w:left w:val="none" w:sz="0" w:space="0" w:color="auto"/>
            <w:bottom w:val="none" w:sz="0" w:space="0" w:color="auto"/>
            <w:right w:val="none" w:sz="0" w:space="0" w:color="auto"/>
          </w:divBdr>
        </w:div>
        <w:div w:id="390230693">
          <w:marLeft w:val="640"/>
          <w:marRight w:val="0"/>
          <w:marTop w:val="0"/>
          <w:marBottom w:val="0"/>
          <w:divBdr>
            <w:top w:val="none" w:sz="0" w:space="0" w:color="auto"/>
            <w:left w:val="none" w:sz="0" w:space="0" w:color="auto"/>
            <w:bottom w:val="none" w:sz="0" w:space="0" w:color="auto"/>
            <w:right w:val="none" w:sz="0" w:space="0" w:color="auto"/>
          </w:divBdr>
        </w:div>
        <w:div w:id="1262372036">
          <w:marLeft w:val="640"/>
          <w:marRight w:val="0"/>
          <w:marTop w:val="0"/>
          <w:marBottom w:val="0"/>
          <w:divBdr>
            <w:top w:val="none" w:sz="0" w:space="0" w:color="auto"/>
            <w:left w:val="none" w:sz="0" w:space="0" w:color="auto"/>
            <w:bottom w:val="none" w:sz="0" w:space="0" w:color="auto"/>
            <w:right w:val="none" w:sz="0" w:space="0" w:color="auto"/>
          </w:divBdr>
        </w:div>
        <w:div w:id="820272845">
          <w:marLeft w:val="640"/>
          <w:marRight w:val="0"/>
          <w:marTop w:val="0"/>
          <w:marBottom w:val="0"/>
          <w:divBdr>
            <w:top w:val="none" w:sz="0" w:space="0" w:color="auto"/>
            <w:left w:val="none" w:sz="0" w:space="0" w:color="auto"/>
            <w:bottom w:val="none" w:sz="0" w:space="0" w:color="auto"/>
            <w:right w:val="none" w:sz="0" w:space="0" w:color="auto"/>
          </w:divBdr>
        </w:div>
        <w:div w:id="1942181907">
          <w:marLeft w:val="640"/>
          <w:marRight w:val="0"/>
          <w:marTop w:val="0"/>
          <w:marBottom w:val="0"/>
          <w:divBdr>
            <w:top w:val="none" w:sz="0" w:space="0" w:color="auto"/>
            <w:left w:val="none" w:sz="0" w:space="0" w:color="auto"/>
            <w:bottom w:val="none" w:sz="0" w:space="0" w:color="auto"/>
            <w:right w:val="none" w:sz="0" w:space="0" w:color="auto"/>
          </w:divBdr>
        </w:div>
        <w:div w:id="35814106">
          <w:marLeft w:val="640"/>
          <w:marRight w:val="0"/>
          <w:marTop w:val="0"/>
          <w:marBottom w:val="0"/>
          <w:divBdr>
            <w:top w:val="none" w:sz="0" w:space="0" w:color="auto"/>
            <w:left w:val="none" w:sz="0" w:space="0" w:color="auto"/>
            <w:bottom w:val="none" w:sz="0" w:space="0" w:color="auto"/>
            <w:right w:val="none" w:sz="0" w:space="0" w:color="auto"/>
          </w:divBdr>
        </w:div>
        <w:div w:id="603922428">
          <w:marLeft w:val="640"/>
          <w:marRight w:val="0"/>
          <w:marTop w:val="0"/>
          <w:marBottom w:val="0"/>
          <w:divBdr>
            <w:top w:val="none" w:sz="0" w:space="0" w:color="auto"/>
            <w:left w:val="none" w:sz="0" w:space="0" w:color="auto"/>
            <w:bottom w:val="none" w:sz="0" w:space="0" w:color="auto"/>
            <w:right w:val="none" w:sz="0" w:space="0" w:color="auto"/>
          </w:divBdr>
        </w:div>
        <w:div w:id="634875343">
          <w:marLeft w:val="640"/>
          <w:marRight w:val="0"/>
          <w:marTop w:val="0"/>
          <w:marBottom w:val="0"/>
          <w:divBdr>
            <w:top w:val="none" w:sz="0" w:space="0" w:color="auto"/>
            <w:left w:val="none" w:sz="0" w:space="0" w:color="auto"/>
            <w:bottom w:val="none" w:sz="0" w:space="0" w:color="auto"/>
            <w:right w:val="none" w:sz="0" w:space="0" w:color="auto"/>
          </w:divBdr>
        </w:div>
        <w:div w:id="1239093596">
          <w:marLeft w:val="640"/>
          <w:marRight w:val="0"/>
          <w:marTop w:val="0"/>
          <w:marBottom w:val="0"/>
          <w:divBdr>
            <w:top w:val="none" w:sz="0" w:space="0" w:color="auto"/>
            <w:left w:val="none" w:sz="0" w:space="0" w:color="auto"/>
            <w:bottom w:val="none" w:sz="0" w:space="0" w:color="auto"/>
            <w:right w:val="none" w:sz="0" w:space="0" w:color="auto"/>
          </w:divBdr>
        </w:div>
        <w:div w:id="198712823">
          <w:marLeft w:val="640"/>
          <w:marRight w:val="0"/>
          <w:marTop w:val="0"/>
          <w:marBottom w:val="0"/>
          <w:divBdr>
            <w:top w:val="none" w:sz="0" w:space="0" w:color="auto"/>
            <w:left w:val="none" w:sz="0" w:space="0" w:color="auto"/>
            <w:bottom w:val="none" w:sz="0" w:space="0" w:color="auto"/>
            <w:right w:val="none" w:sz="0" w:space="0" w:color="auto"/>
          </w:divBdr>
        </w:div>
        <w:div w:id="482352834">
          <w:marLeft w:val="640"/>
          <w:marRight w:val="0"/>
          <w:marTop w:val="0"/>
          <w:marBottom w:val="0"/>
          <w:divBdr>
            <w:top w:val="none" w:sz="0" w:space="0" w:color="auto"/>
            <w:left w:val="none" w:sz="0" w:space="0" w:color="auto"/>
            <w:bottom w:val="none" w:sz="0" w:space="0" w:color="auto"/>
            <w:right w:val="none" w:sz="0" w:space="0" w:color="auto"/>
          </w:divBdr>
        </w:div>
        <w:div w:id="2082947810">
          <w:marLeft w:val="640"/>
          <w:marRight w:val="0"/>
          <w:marTop w:val="0"/>
          <w:marBottom w:val="0"/>
          <w:divBdr>
            <w:top w:val="none" w:sz="0" w:space="0" w:color="auto"/>
            <w:left w:val="none" w:sz="0" w:space="0" w:color="auto"/>
            <w:bottom w:val="none" w:sz="0" w:space="0" w:color="auto"/>
            <w:right w:val="none" w:sz="0" w:space="0" w:color="auto"/>
          </w:divBdr>
        </w:div>
        <w:div w:id="1963800695">
          <w:marLeft w:val="640"/>
          <w:marRight w:val="0"/>
          <w:marTop w:val="0"/>
          <w:marBottom w:val="0"/>
          <w:divBdr>
            <w:top w:val="none" w:sz="0" w:space="0" w:color="auto"/>
            <w:left w:val="none" w:sz="0" w:space="0" w:color="auto"/>
            <w:bottom w:val="none" w:sz="0" w:space="0" w:color="auto"/>
            <w:right w:val="none" w:sz="0" w:space="0" w:color="auto"/>
          </w:divBdr>
        </w:div>
        <w:div w:id="989599851">
          <w:marLeft w:val="640"/>
          <w:marRight w:val="0"/>
          <w:marTop w:val="0"/>
          <w:marBottom w:val="0"/>
          <w:divBdr>
            <w:top w:val="none" w:sz="0" w:space="0" w:color="auto"/>
            <w:left w:val="none" w:sz="0" w:space="0" w:color="auto"/>
            <w:bottom w:val="none" w:sz="0" w:space="0" w:color="auto"/>
            <w:right w:val="none" w:sz="0" w:space="0" w:color="auto"/>
          </w:divBdr>
        </w:div>
        <w:div w:id="1290814940">
          <w:marLeft w:val="640"/>
          <w:marRight w:val="0"/>
          <w:marTop w:val="0"/>
          <w:marBottom w:val="0"/>
          <w:divBdr>
            <w:top w:val="none" w:sz="0" w:space="0" w:color="auto"/>
            <w:left w:val="none" w:sz="0" w:space="0" w:color="auto"/>
            <w:bottom w:val="none" w:sz="0" w:space="0" w:color="auto"/>
            <w:right w:val="none" w:sz="0" w:space="0" w:color="auto"/>
          </w:divBdr>
        </w:div>
        <w:div w:id="422147769">
          <w:marLeft w:val="640"/>
          <w:marRight w:val="0"/>
          <w:marTop w:val="0"/>
          <w:marBottom w:val="0"/>
          <w:divBdr>
            <w:top w:val="none" w:sz="0" w:space="0" w:color="auto"/>
            <w:left w:val="none" w:sz="0" w:space="0" w:color="auto"/>
            <w:bottom w:val="none" w:sz="0" w:space="0" w:color="auto"/>
            <w:right w:val="none" w:sz="0" w:space="0" w:color="auto"/>
          </w:divBdr>
        </w:div>
        <w:div w:id="1260261403">
          <w:marLeft w:val="640"/>
          <w:marRight w:val="0"/>
          <w:marTop w:val="0"/>
          <w:marBottom w:val="0"/>
          <w:divBdr>
            <w:top w:val="none" w:sz="0" w:space="0" w:color="auto"/>
            <w:left w:val="none" w:sz="0" w:space="0" w:color="auto"/>
            <w:bottom w:val="none" w:sz="0" w:space="0" w:color="auto"/>
            <w:right w:val="none" w:sz="0" w:space="0" w:color="auto"/>
          </w:divBdr>
        </w:div>
        <w:div w:id="1767191374">
          <w:marLeft w:val="640"/>
          <w:marRight w:val="0"/>
          <w:marTop w:val="0"/>
          <w:marBottom w:val="0"/>
          <w:divBdr>
            <w:top w:val="none" w:sz="0" w:space="0" w:color="auto"/>
            <w:left w:val="none" w:sz="0" w:space="0" w:color="auto"/>
            <w:bottom w:val="none" w:sz="0" w:space="0" w:color="auto"/>
            <w:right w:val="none" w:sz="0" w:space="0" w:color="auto"/>
          </w:divBdr>
        </w:div>
        <w:div w:id="1487209889">
          <w:marLeft w:val="640"/>
          <w:marRight w:val="0"/>
          <w:marTop w:val="0"/>
          <w:marBottom w:val="0"/>
          <w:divBdr>
            <w:top w:val="none" w:sz="0" w:space="0" w:color="auto"/>
            <w:left w:val="none" w:sz="0" w:space="0" w:color="auto"/>
            <w:bottom w:val="none" w:sz="0" w:space="0" w:color="auto"/>
            <w:right w:val="none" w:sz="0" w:space="0" w:color="auto"/>
          </w:divBdr>
        </w:div>
        <w:div w:id="2129471747">
          <w:marLeft w:val="640"/>
          <w:marRight w:val="0"/>
          <w:marTop w:val="0"/>
          <w:marBottom w:val="0"/>
          <w:divBdr>
            <w:top w:val="none" w:sz="0" w:space="0" w:color="auto"/>
            <w:left w:val="none" w:sz="0" w:space="0" w:color="auto"/>
            <w:bottom w:val="none" w:sz="0" w:space="0" w:color="auto"/>
            <w:right w:val="none" w:sz="0" w:space="0" w:color="auto"/>
          </w:divBdr>
        </w:div>
        <w:div w:id="1949924725">
          <w:marLeft w:val="640"/>
          <w:marRight w:val="0"/>
          <w:marTop w:val="0"/>
          <w:marBottom w:val="0"/>
          <w:divBdr>
            <w:top w:val="none" w:sz="0" w:space="0" w:color="auto"/>
            <w:left w:val="none" w:sz="0" w:space="0" w:color="auto"/>
            <w:bottom w:val="none" w:sz="0" w:space="0" w:color="auto"/>
            <w:right w:val="none" w:sz="0" w:space="0" w:color="auto"/>
          </w:divBdr>
        </w:div>
        <w:div w:id="330448096">
          <w:marLeft w:val="640"/>
          <w:marRight w:val="0"/>
          <w:marTop w:val="0"/>
          <w:marBottom w:val="0"/>
          <w:divBdr>
            <w:top w:val="none" w:sz="0" w:space="0" w:color="auto"/>
            <w:left w:val="none" w:sz="0" w:space="0" w:color="auto"/>
            <w:bottom w:val="none" w:sz="0" w:space="0" w:color="auto"/>
            <w:right w:val="none" w:sz="0" w:space="0" w:color="auto"/>
          </w:divBdr>
        </w:div>
        <w:div w:id="102457088">
          <w:marLeft w:val="640"/>
          <w:marRight w:val="0"/>
          <w:marTop w:val="0"/>
          <w:marBottom w:val="0"/>
          <w:divBdr>
            <w:top w:val="none" w:sz="0" w:space="0" w:color="auto"/>
            <w:left w:val="none" w:sz="0" w:space="0" w:color="auto"/>
            <w:bottom w:val="none" w:sz="0" w:space="0" w:color="auto"/>
            <w:right w:val="none" w:sz="0" w:space="0" w:color="auto"/>
          </w:divBdr>
        </w:div>
        <w:div w:id="726805848">
          <w:marLeft w:val="640"/>
          <w:marRight w:val="0"/>
          <w:marTop w:val="0"/>
          <w:marBottom w:val="0"/>
          <w:divBdr>
            <w:top w:val="none" w:sz="0" w:space="0" w:color="auto"/>
            <w:left w:val="none" w:sz="0" w:space="0" w:color="auto"/>
            <w:bottom w:val="none" w:sz="0" w:space="0" w:color="auto"/>
            <w:right w:val="none" w:sz="0" w:space="0" w:color="auto"/>
          </w:divBdr>
        </w:div>
        <w:div w:id="549266228">
          <w:marLeft w:val="640"/>
          <w:marRight w:val="0"/>
          <w:marTop w:val="0"/>
          <w:marBottom w:val="0"/>
          <w:divBdr>
            <w:top w:val="none" w:sz="0" w:space="0" w:color="auto"/>
            <w:left w:val="none" w:sz="0" w:space="0" w:color="auto"/>
            <w:bottom w:val="none" w:sz="0" w:space="0" w:color="auto"/>
            <w:right w:val="none" w:sz="0" w:space="0" w:color="auto"/>
          </w:divBdr>
        </w:div>
        <w:div w:id="232660251">
          <w:marLeft w:val="640"/>
          <w:marRight w:val="0"/>
          <w:marTop w:val="0"/>
          <w:marBottom w:val="0"/>
          <w:divBdr>
            <w:top w:val="none" w:sz="0" w:space="0" w:color="auto"/>
            <w:left w:val="none" w:sz="0" w:space="0" w:color="auto"/>
            <w:bottom w:val="none" w:sz="0" w:space="0" w:color="auto"/>
            <w:right w:val="none" w:sz="0" w:space="0" w:color="auto"/>
          </w:divBdr>
        </w:div>
        <w:div w:id="742143380">
          <w:marLeft w:val="640"/>
          <w:marRight w:val="0"/>
          <w:marTop w:val="0"/>
          <w:marBottom w:val="0"/>
          <w:divBdr>
            <w:top w:val="none" w:sz="0" w:space="0" w:color="auto"/>
            <w:left w:val="none" w:sz="0" w:space="0" w:color="auto"/>
            <w:bottom w:val="none" w:sz="0" w:space="0" w:color="auto"/>
            <w:right w:val="none" w:sz="0" w:space="0" w:color="auto"/>
          </w:divBdr>
        </w:div>
        <w:div w:id="1983265797">
          <w:marLeft w:val="640"/>
          <w:marRight w:val="0"/>
          <w:marTop w:val="0"/>
          <w:marBottom w:val="0"/>
          <w:divBdr>
            <w:top w:val="none" w:sz="0" w:space="0" w:color="auto"/>
            <w:left w:val="none" w:sz="0" w:space="0" w:color="auto"/>
            <w:bottom w:val="none" w:sz="0" w:space="0" w:color="auto"/>
            <w:right w:val="none" w:sz="0" w:space="0" w:color="auto"/>
          </w:divBdr>
        </w:div>
        <w:div w:id="528488941">
          <w:marLeft w:val="640"/>
          <w:marRight w:val="0"/>
          <w:marTop w:val="0"/>
          <w:marBottom w:val="0"/>
          <w:divBdr>
            <w:top w:val="none" w:sz="0" w:space="0" w:color="auto"/>
            <w:left w:val="none" w:sz="0" w:space="0" w:color="auto"/>
            <w:bottom w:val="none" w:sz="0" w:space="0" w:color="auto"/>
            <w:right w:val="none" w:sz="0" w:space="0" w:color="auto"/>
          </w:divBdr>
        </w:div>
        <w:div w:id="384720913">
          <w:marLeft w:val="640"/>
          <w:marRight w:val="0"/>
          <w:marTop w:val="0"/>
          <w:marBottom w:val="0"/>
          <w:divBdr>
            <w:top w:val="none" w:sz="0" w:space="0" w:color="auto"/>
            <w:left w:val="none" w:sz="0" w:space="0" w:color="auto"/>
            <w:bottom w:val="none" w:sz="0" w:space="0" w:color="auto"/>
            <w:right w:val="none" w:sz="0" w:space="0" w:color="auto"/>
          </w:divBdr>
        </w:div>
        <w:div w:id="457845139">
          <w:marLeft w:val="640"/>
          <w:marRight w:val="0"/>
          <w:marTop w:val="0"/>
          <w:marBottom w:val="0"/>
          <w:divBdr>
            <w:top w:val="none" w:sz="0" w:space="0" w:color="auto"/>
            <w:left w:val="none" w:sz="0" w:space="0" w:color="auto"/>
            <w:bottom w:val="none" w:sz="0" w:space="0" w:color="auto"/>
            <w:right w:val="none" w:sz="0" w:space="0" w:color="auto"/>
          </w:divBdr>
        </w:div>
        <w:div w:id="1997371287">
          <w:marLeft w:val="640"/>
          <w:marRight w:val="0"/>
          <w:marTop w:val="0"/>
          <w:marBottom w:val="0"/>
          <w:divBdr>
            <w:top w:val="none" w:sz="0" w:space="0" w:color="auto"/>
            <w:left w:val="none" w:sz="0" w:space="0" w:color="auto"/>
            <w:bottom w:val="none" w:sz="0" w:space="0" w:color="auto"/>
            <w:right w:val="none" w:sz="0" w:space="0" w:color="auto"/>
          </w:divBdr>
        </w:div>
        <w:div w:id="2130582112">
          <w:marLeft w:val="640"/>
          <w:marRight w:val="0"/>
          <w:marTop w:val="0"/>
          <w:marBottom w:val="0"/>
          <w:divBdr>
            <w:top w:val="none" w:sz="0" w:space="0" w:color="auto"/>
            <w:left w:val="none" w:sz="0" w:space="0" w:color="auto"/>
            <w:bottom w:val="none" w:sz="0" w:space="0" w:color="auto"/>
            <w:right w:val="none" w:sz="0" w:space="0" w:color="auto"/>
          </w:divBdr>
        </w:div>
        <w:div w:id="1849371103">
          <w:marLeft w:val="640"/>
          <w:marRight w:val="0"/>
          <w:marTop w:val="0"/>
          <w:marBottom w:val="0"/>
          <w:divBdr>
            <w:top w:val="none" w:sz="0" w:space="0" w:color="auto"/>
            <w:left w:val="none" w:sz="0" w:space="0" w:color="auto"/>
            <w:bottom w:val="none" w:sz="0" w:space="0" w:color="auto"/>
            <w:right w:val="none" w:sz="0" w:space="0" w:color="auto"/>
          </w:divBdr>
        </w:div>
        <w:div w:id="1637220786">
          <w:marLeft w:val="640"/>
          <w:marRight w:val="0"/>
          <w:marTop w:val="0"/>
          <w:marBottom w:val="0"/>
          <w:divBdr>
            <w:top w:val="none" w:sz="0" w:space="0" w:color="auto"/>
            <w:left w:val="none" w:sz="0" w:space="0" w:color="auto"/>
            <w:bottom w:val="none" w:sz="0" w:space="0" w:color="auto"/>
            <w:right w:val="none" w:sz="0" w:space="0" w:color="auto"/>
          </w:divBdr>
        </w:div>
        <w:div w:id="137264173">
          <w:marLeft w:val="640"/>
          <w:marRight w:val="0"/>
          <w:marTop w:val="0"/>
          <w:marBottom w:val="0"/>
          <w:divBdr>
            <w:top w:val="none" w:sz="0" w:space="0" w:color="auto"/>
            <w:left w:val="none" w:sz="0" w:space="0" w:color="auto"/>
            <w:bottom w:val="none" w:sz="0" w:space="0" w:color="auto"/>
            <w:right w:val="none" w:sz="0" w:space="0" w:color="auto"/>
          </w:divBdr>
        </w:div>
        <w:div w:id="1920089725">
          <w:marLeft w:val="640"/>
          <w:marRight w:val="0"/>
          <w:marTop w:val="0"/>
          <w:marBottom w:val="0"/>
          <w:divBdr>
            <w:top w:val="none" w:sz="0" w:space="0" w:color="auto"/>
            <w:left w:val="none" w:sz="0" w:space="0" w:color="auto"/>
            <w:bottom w:val="none" w:sz="0" w:space="0" w:color="auto"/>
            <w:right w:val="none" w:sz="0" w:space="0" w:color="auto"/>
          </w:divBdr>
        </w:div>
        <w:div w:id="1830368695">
          <w:marLeft w:val="640"/>
          <w:marRight w:val="0"/>
          <w:marTop w:val="0"/>
          <w:marBottom w:val="0"/>
          <w:divBdr>
            <w:top w:val="none" w:sz="0" w:space="0" w:color="auto"/>
            <w:left w:val="none" w:sz="0" w:space="0" w:color="auto"/>
            <w:bottom w:val="none" w:sz="0" w:space="0" w:color="auto"/>
            <w:right w:val="none" w:sz="0" w:space="0" w:color="auto"/>
          </w:divBdr>
        </w:div>
        <w:div w:id="1283266478">
          <w:marLeft w:val="640"/>
          <w:marRight w:val="0"/>
          <w:marTop w:val="0"/>
          <w:marBottom w:val="0"/>
          <w:divBdr>
            <w:top w:val="none" w:sz="0" w:space="0" w:color="auto"/>
            <w:left w:val="none" w:sz="0" w:space="0" w:color="auto"/>
            <w:bottom w:val="none" w:sz="0" w:space="0" w:color="auto"/>
            <w:right w:val="none" w:sz="0" w:space="0" w:color="auto"/>
          </w:divBdr>
        </w:div>
        <w:div w:id="1984314332">
          <w:marLeft w:val="640"/>
          <w:marRight w:val="0"/>
          <w:marTop w:val="0"/>
          <w:marBottom w:val="0"/>
          <w:divBdr>
            <w:top w:val="none" w:sz="0" w:space="0" w:color="auto"/>
            <w:left w:val="none" w:sz="0" w:space="0" w:color="auto"/>
            <w:bottom w:val="none" w:sz="0" w:space="0" w:color="auto"/>
            <w:right w:val="none" w:sz="0" w:space="0" w:color="auto"/>
          </w:divBdr>
        </w:div>
        <w:div w:id="229124536">
          <w:marLeft w:val="640"/>
          <w:marRight w:val="0"/>
          <w:marTop w:val="0"/>
          <w:marBottom w:val="0"/>
          <w:divBdr>
            <w:top w:val="none" w:sz="0" w:space="0" w:color="auto"/>
            <w:left w:val="none" w:sz="0" w:space="0" w:color="auto"/>
            <w:bottom w:val="none" w:sz="0" w:space="0" w:color="auto"/>
            <w:right w:val="none" w:sz="0" w:space="0" w:color="auto"/>
          </w:divBdr>
        </w:div>
        <w:div w:id="209267736">
          <w:marLeft w:val="640"/>
          <w:marRight w:val="0"/>
          <w:marTop w:val="0"/>
          <w:marBottom w:val="0"/>
          <w:divBdr>
            <w:top w:val="none" w:sz="0" w:space="0" w:color="auto"/>
            <w:left w:val="none" w:sz="0" w:space="0" w:color="auto"/>
            <w:bottom w:val="none" w:sz="0" w:space="0" w:color="auto"/>
            <w:right w:val="none" w:sz="0" w:space="0" w:color="auto"/>
          </w:divBdr>
        </w:div>
        <w:div w:id="505679640">
          <w:marLeft w:val="640"/>
          <w:marRight w:val="0"/>
          <w:marTop w:val="0"/>
          <w:marBottom w:val="0"/>
          <w:divBdr>
            <w:top w:val="none" w:sz="0" w:space="0" w:color="auto"/>
            <w:left w:val="none" w:sz="0" w:space="0" w:color="auto"/>
            <w:bottom w:val="none" w:sz="0" w:space="0" w:color="auto"/>
            <w:right w:val="none" w:sz="0" w:space="0" w:color="auto"/>
          </w:divBdr>
        </w:div>
        <w:div w:id="127087202">
          <w:marLeft w:val="640"/>
          <w:marRight w:val="0"/>
          <w:marTop w:val="0"/>
          <w:marBottom w:val="0"/>
          <w:divBdr>
            <w:top w:val="none" w:sz="0" w:space="0" w:color="auto"/>
            <w:left w:val="none" w:sz="0" w:space="0" w:color="auto"/>
            <w:bottom w:val="none" w:sz="0" w:space="0" w:color="auto"/>
            <w:right w:val="none" w:sz="0" w:space="0" w:color="auto"/>
          </w:divBdr>
        </w:div>
        <w:div w:id="1918175816">
          <w:marLeft w:val="640"/>
          <w:marRight w:val="0"/>
          <w:marTop w:val="0"/>
          <w:marBottom w:val="0"/>
          <w:divBdr>
            <w:top w:val="none" w:sz="0" w:space="0" w:color="auto"/>
            <w:left w:val="none" w:sz="0" w:space="0" w:color="auto"/>
            <w:bottom w:val="none" w:sz="0" w:space="0" w:color="auto"/>
            <w:right w:val="none" w:sz="0" w:space="0" w:color="auto"/>
          </w:divBdr>
        </w:div>
        <w:div w:id="1688484007">
          <w:marLeft w:val="640"/>
          <w:marRight w:val="0"/>
          <w:marTop w:val="0"/>
          <w:marBottom w:val="0"/>
          <w:divBdr>
            <w:top w:val="none" w:sz="0" w:space="0" w:color="auto"/>
            <w:left w:val="none" w:sz="0" w:space="0" w:color="auto"/>
            <w:bottom w:val="none" w:sz="0" w:space="0" w:color="auto"/>
            <w:right w:val="none" w:sz="0" w:space="0" w:color="auto"/>
          </w:divBdr>
        </w:div>
        <w:div w:id="1729842611">
          <w:marLeft w:val="640"/>
          <w:marRight w:val="0"/>
          <w:marTop w:val="0"/>
          <w:marBottom w:val="0"/>
          <w:divBdr>
            <w:top w:val="none" w:sz="0" w:space="0" w:color="auto"/>
            <w:left w:val="none" w:sz="0" w:space="0" w:color="auto"/>
            <w:bottom w:val="none" w:sz="0" w:space="0" w:color="auto"/>
            <w:right w:val="none" w:sz="0" w:space="0" w:color="auto"/>
          </w:divBdr>
        </w:div>
        <w:div w:id="1753967932">
          <w:marLeft w:val="640"/>
          <w:marRight w:val="0"/>
          <w:marTop w:val="0"/>
          <w:marBottom w:val="0"/>
          <w:divBdr>
            <w:top w:val="none" w:sz="0" w:space="0" w:color="auto"/>
            <w:left w:val="none" w:sz="0" w:space="0" w:color="auto"/>
            <w:bottom w:val="none" w:sz="0" w:space="0" w:color="auto"/>
            <w:right w:val="none" w:sz="0" w:space="0" w:color="auto"/>
          </w:divBdr>
        </w:div>
        <w:div w:id="1125346516">
          <w:marLeft w:val="640"/>
          <w:marRight w:val="0"/>
          <w:marTop w:val="0"/>
          <w:marBottom w:val="0"/>
          <w:divBdr>
            <w:top w:val="none" w:sz="0" w:space="0" w:color="auto"/>
            <w:left w:val="none" w:sz="0" w:space="0" w:color="auto"/>
            <w:bottom w:val="none" w:sz="0" w:space="0" w:color="auto"/>
            <w:right w:val="none" w:sz="0" w:space="0" w:color="auto"/>
          </w:divBdr>
        </w:div>
        <w:div w:id="921110979">
          <w:marLeft w:val="640"/>
          <w:marRight w:val="0"/>
          <w:marTop w:val="0"/>
          <w:marBottom w:val="0"/>
          <w:divBdr>
            <w:top w:val="none" w:sz="0" w:space="0" w:color="auto"/>
            <w:left w:val="none" w:sz="0" w:space="0" w:color="auto"/>
            <w:bottom w:val="none" w:sz="0" w:space="0" w:color="auto"/>
            <w:right w:val="none" w:sz="0" w:space="0" w:color="auto"/>
          </w:divBdr>
        </w:div>
        <w:div w:id="1995375697">
          <w:marLeft w:val="640"/>
          <w:marRight w:val="0"/>
          <w:marTop w:val="0"/>
          <w:marBottom w:val="0"/>
          <w:divBdr>
            <w:top w:val="none" w:sz="0" w:space="0" w:color="auto"/>
            <w:left w:val="none" w:sz="0" w:space="0" w:color="auto"/>
            <w:bottom w:val="none" w:sz="0" w:space="0" w:color="auto"/>
            <w:right w:val="none" w:sz="0" w:space="0" w:color="auto"/>
          </w:divBdr>
        </w:div>
        <w:div w:id="322898934">
          <w:marLeft w:val="640"/>
          <w:marRight w:val="0"/>
          <w:marTop w:val="0"/>
          <w:marBottom w:val="0"/>
          <w:divBdr>
            <w:top w:val="none" w:sz="0" w:space="0" w:color="auto"/>
            <w:left w:val="none" w:sz="0" w:space="0" w:color="auto"/>
            <w:bottom w:val="none" w:sz="0" w:space="0" w:color="auto"/>
            <w:right w:val="none" w:sz="0" w:space="0" w:color="auto"/>
          </w:divBdr>
        </w:div>
        <w:div w:id="1726485472">
          <w:marLeft w:val="640"/>
          <w:marRight w:val="0"/>
          <w:marTop w:val="0"/>
          <w:marBottom w:val="0"/>
          <w:divBdr>
            <w:top w:val="none" w:sz="0" w:space="0" w:color="auto"/>
            <w:left w:val="none" w:sz="0" w:space="0" w:color="auto"/>
            <w:bottom w:val="none" w:sz="0" w:space="0" w:color="auto"/>
            <w:right w:val="none" w:sz="0" w:space="0" w:color="auto"/>
          </w:divBdr>
        </w:div>
        <w:div w:id="1933396705">
          <w:marLeft w:val="640"/>
          <w:marRight w:val="0"/>
          <w:marTop w:val="0"/>
          <w:marBottom w:val="0"/>
          <w:divBdr>
            <w:top w:val="none" w:sz="0" w:space="0" w:color="auto"/>
            <w:left w:val="none" w:sz="0" w:space="0" w:color="auto"/>
            <w:bottom w:val="none" w:sz="0" w:space="0" w:color="auto"/>
            <w:right w:val="none" w:sz="0" w:space="0" w:color="auto"/>
          </w:divBdr>
        </w:div>
        <w:div w:id="869419689">
          <w:marLeft w:val="640"/>
          <w:marRight w:val="0"/>
          <w:marTop w:val="0"/>
          <w:marBottom w:val="0"/>
          <w:divBdr>
            <w:top w:val="none" w:sz="0" w:space="0" w:color="auto"/>
            <w:left w:val="none" w:sz="0" w:space="0" w:color="auto"/>
            <w:bottom w:val="none" w:sz="0" w:space="0" w:color="auto"/>
            <w:right w:val="none" w:sz="0" w:space="0" w:color="auto"/>
          </w:divBdr>
        </w:div>
        <w:div w:id="1662192406">
          <w:marLeft w:val="640"/>
          <w:marRight w:val="0"/>
          <w:marTop w:val="0"/>
          <w:marBottom w:val="0"/>
          <w:divBdr>
            <w:top w:val="none" w:sz="0" w:space="0" w:color="auto"/>
            <w:left w:val="none" w:sz="0" w:space="0" w:color="auto"/>
            <w:bottom w:val="none" w:sz="0" w:space="0" w:color="auto"/>
            <w:right w:val="none" w:sz="0" w:space="0" w:color="auto"/>
          </w:divBdr>
        </w:div>
        <w:div w:id="1483816455">
          <w:marLeft w:val="640"/>
          <w:marRight w:val="0"/>
          <w:marTop w:val="0"/>
          <w:marBottom w:val="0"/>
          <w:divBdr>
            <w:top w:val="none" w:sz="0" w:space="0" w:color="auto"/>
            <w:left w:val="none" w:sz="0" w:space="0" w:color="auto"/>
            <w:bottom w:val="none" w:sz="0" w:space="0" w:color="auto"/>
            <w:right w:val="none" w:sz="0" w:space="0" w:color="auto"/>
          </w:divBdr>
        </w:div>
        <w:div w:id="978876089">
          <w:marLeft w:val="640"/>
          <w:marRight w:val="0"/>
          <w:marTop w:val="0"/>
          <w:marBottom w:val="0"/>
          <w:divBdr>
            <w:top w:val="none" w:sz="0" w:space="0" w:color="auto"/>
            <w:left w:val="none" w:sz="0" w:space="0" w:color="auto"/>
            <w:bottom w:val="none" w:sz="0" w:space="0" w:color="auto"/>
            <w:right w:val="none" w:sz="0" w:space="0" w:color="auto"/>
          </w:divBdr>
        </w:div>
        <w:div w:id="880291332">
          <w:marLeft w:val="640"/>
          <w:marRight w:val="0"/>
          <w:marTop w:val="0"/>
          <w:marBottom w:val="0"/>
          <w:divBdr>
            <w:top w:val="none" w:sz="0" w:space="0" w:color="auto"/>
            <w:left w:val="none" w:sz="0" w:space="0" w:color="auto"/>
            <w:bottom w:val="none" w:sz="0" w:space="0" w:color="auto"/>
            <w:right w:val="none" w:sz="0" w:space="0" w:color="auto"/>
          </w:divBdr>
        </w:div>
        <w:div w:id="1393314797">
          <w:marLeft w:val="640"/>
          <w:marRight w:val="0"/>
          <w:marTop w:val="0"/>
          <w:marBottom w:val="0"/>
          <w:divBdr>
            <w:top w:val="none" w:sz="0" w:space="0" w:color="auto"/>
            <w:left w:val="none" w:sz="0" w:space="0" w:color="auto"/>
            <w:bottom w:val="none" w:sz="0" w:space="0" w:color="auto"/>
            <w:right w:val="none" w:sz="0" w:space="0" w:color="auto"/>
          </w:divBdr>
        </w:div>
        <w:div w:id="1947620348">
          <w:marLeft w:val="640"/>
          <w:marRight w:val="0"/>
          <w:marTop w:val="0"/>
          <w:marBottom w:val="0"/>
          <w:divBdr>
            <w:top w:val="none" w:sz="0" w:space="0" w:color="auto"/>
            <w:left w:val="none" w:sz="0" w:space="0" w:color="auto"/>
            <w:bottom w:val="none" w:sz="0" w:space="0" w:color="auto"/>
            <w:right w:val="none" w:sz="0" w:space="0" w:color="auto"/>
          </w:divBdr>
        </w:div>
        <w:div w:id="104538965">
          <w:marLeft w:val="640"/>
          <w:marRight w:val="0"/>
          <w:marTop w:val="0"/>
          <w:marBottom w:val="0"/>
          <w:divBdr>
            <w:top w:val="none" w:sz="0" w:space="0" w:color="auto"/>
            <w:left w:val="none" w:sz="0" w:space="0" w:color="auto"/>
            <w:bottom w:val="none" w:sz="0" w:space="0" w:color="auto"/>
            <w:right w:val="none" w:sz="0" w:space="0" w:color="auto"/>
          </w:divBdr>
        </w:div>
        <w:div w:id="1994720874">
          <w:marLeft w:val="640"/>
          <w:marRight w:val="0"/>
          <w:marTop w:val="0"/>
          <w:marBottom w:val="0"/>
          <w:divBdr>
            <w:top w:val="none" w:sz="0" w:space="0" w:color="auto"/>
            <w:left w:val="none" w:sz="0" w:space="0" w:color="auto"/>
            <w:bottom w:val="none" w:sz="0" w:space="0" w:color="auto"/>
            <w:right w:val="none" w:sz="0" w:space="0" w:color="auto"/>
          </w:divBdr>
        </w:div>
        <w:div w:id="219098009">
          <w:marLeft w:val="640"/>
          <w:marRight w:val="0"/>
          <w:marTop w:val="0"/>
          <w:marBottom w:val="0"/>
          <w:divBdr>
            <w:top w:val="none" w:sz="0" w:space="0" w:color="auto"/>
            <w:left w:val="none" w:sz="0" w:space="0" w:color="auto"/>
            <w:bottom w:val="none" w:sz="0" w:space="0" w:color="auto"/>
            <w:right w:val="none" w:sz="0" w:space="0" w:color="auto"/>
          </w:divBdr>
        </w:div>
        <w:div w:id="729377626">
          <w:marLeft w:val="640"/>
          <w:marRight w:val="0"/>
          <w:marTop w:val="0"/>
          <w:marBottom w:val="0"/>
          <w:divBdr>
            <w:top w:val="none" w:sz="0" w:space="0" w:color="auto"/>
            <w:left w:val="none" w:sz="0" w:space="0" w:color="auto"/>
            <w:bottom w:val="none" w:sz="0" w:space="0" w:color="auto"/>
            <w:right w:val="none" w:sz="0" w:space="0" w:color="auto"/>
          </w:divBdr>
        </w:div>
        <w:div w:id="2004504100">
          <w:marLeft w:val="640"/>
          <w:marRight w:val="0"/>
          <w:marTop w:val="0"/>
          <w:marBottom w:val="0"/>
          <w:divBdr>
            <w:top w:val="none" w:sz="0" w:space="0" w:color="auto"/>
            <w:left w:val="none" w:sz="0" w:space="0" w:color="auto"/>
            <w:bottom w:val="none" w:sz="0" w:space="0" w:color="auto"/>
            <w:right w:val="none" w:sz="0" w:space="0" w:color="auto"/>
          </w:divBdr>
        </w:div>
        <w:div w:id="1575506238">
          <w:marLeft w:val="640"/>
          <w:marRight w:val="0"/>
          <w:marTop w:val="0"/>
          <w:marBottom w:val="0"/>
          <w:divBdr>
            <w:top w:val="none" w:sz="0" w:space="0" w:color="auto"/>
            <w:left w:val="none" w:sz="0" w:space="0" w:color="auto"/>
            <w:bottom w:val="none" w:sz="0" w:space="0" w:color="auto"/>
            <w:right w:val="none" w:sz="0" w:space="0" w:color="auto"/>
          </w:divBdr>
        </w:div>
        <w:div w:id="1266688942">
          <w:marLeft w:val="640"/>
          <w:marRight w:val="0"/>
          <w:marTop w:val="0"/>
          <w:marBottom w:val="0"/>
          <w:divBdr>
            <w:top w:val="none" w:sz="0" w:space="0" w:color="auto"/>
            <w:left w:val="none" w:sz="0" w:space="0" w:color="auto"/>
            <w:bottom w:val="none" w:sz="0" w:space="0" w:color="auto"/>
            <w:right w:val="none" w:sz="0" w:space="0" w:color="auto"/>
          </w:divBdr>
        </w:div>
        <w:div w:id="1325476890">
          <w:marLeft w:val="640"/>
          <w:marRight w:val="0"/>
          <w:marTop w:val="0"/>
          <w:marBottom w:val="0"/>
          <w:divBdr>
            <w:top w:val="none" w:sz="0" w:space="0" w:color="auto"/>
            <w:left w:val="none" w:sz="0" w:space="0" w:color="auto"/>
            <w:bottom w:val="none" w:sz="0" w:space="0" w:color="auto"/>
            <w:right w:val="none" w:sz="0" w:space="0" w:color="auto"/>
          </w:divBdr>
        </w:div>
        <w:div w:id="1978416306">
          <w:marLeft w:val="640"/>
          <w:marRight w:val="0"/>
          <w:marTop w:val="0"/>
          <w:marBottom w:val="0"/>
          <w:divBdr>
            <w:top w:val="none" w:sz="0" w:space="0" w:color="auto"/>
            <w:left w:val="none" w:sz="0" w:space="0" w:color="auto"/>
            <w:bottom w:val="none" w:sz="0" w:space="0" w:color="auto"/>
            <w:right w:val="none" w:sz="0" w:space="0" w:color="auto"/>
          </w:divBdr>
        </w:div>
        <w:div w:id="461121518">
          <w:marLeft w:val="640"/>
          <w:marRight w:val="0"/>
          <w:marTop w:val="0"/>
          <w:marBottom w:val="0"/>
          <w:divBdr>
            <w:top w:val="none" w:sz="0" w:space="0" w:color="auto"/>
            <w:left w:val="none" w:sz="0" w:space="0" w:color="auto"/>
            <w:bottom w:val="none" w:sz="0" w:space="0" w:color="auto"/>
            <w:right w:val="none" w:sz="0" w:space="0" w:color="auto"/>
          </w:divBdr>
        </w:div>
        <w:div w:id="2062051484">
          <w:marLeft w:val="640"/>
          <w:marRight w:val="0"/>
          <w:marTop w:val="0"/>
          <w:marBottom w:val="0"/>
          <w:divBdr>
            <w:top w:val="none" w:sz="0" w:space="0" w:color="auto"/>
            <w:left w:val="none" w:sz="0" w:space="0" w:color="auto"/>
            <w:bottom w:val="none" w:sz="0" w:space="0" w:color="auto"/>
            <w:right w:val="none" w:sz="0" w:space="0" w:color="auto"/>
          </w:divBdr>
        </w:div>
        <w:div w:id="1459448748">
          <w:marLeft w:val="640"/>
          <w:marRight w:val="0"/>
          <w:marTop w:val="0"/>
          <w:marBottom w:val="0"/>
          <w:divBdr>
            <w:top w:val="none" w:sz="0" w:space="0" w:color="auto"/>
            <w:left w:val="none" w:sz="0" w:space="0" w:color="auto"/>
            <w:bottom w:val="none" w:sz="0" w:space="0" w:color="auto"/>
            <w:right w:val="none" w:sz="0" w:space="0" w:color="auto"/>
          </w:divBdr>
        </w:div>
        <w:div w:id="1193609516">
          <w:marLeft w:val="640"/>
          <w:marRight w:val="0"/>
          <w:marTop w:val="0"/>
          <w:marBottom w:val="0"/>
          <w:divBdr>
            <w:top w:val="none" w:sz="0" w:space="0" w:color="auto"/>
            <w:left w:val="none" w:sz="0" w:space="0" w:color="auto"/>
            <w:bottom w:val="none" w:sz="0" w:space="0" w:color="auto"/>
            <w:right w:val="none" w:sz="0" w:space="0" w:color="auto"/>
          </w:divBdr>
        </w:div>
        <w:div w:id="1958289332">
          <w:marLeft w:val="640"/>
          <w:marRight w:val="0"/>
          <w:marTop w:val="0"/>
          <w:marBottom w:val="0"/>
          <w:divBdr>
            <w:top w:val="none" w:sz="0" w:space="0" w:color="auto"/>
            <w:left w:val="none" w:sz="0" w:space="0" w:color="auto"/>
            <w:bottom w:val="none" w:sz="0" w:space="0" w:color="auto"/>
            <w:right w:val="none" w:sz="0" w:space="0" w:color="auto"/>
          </w:divBdr>
        </w:div>
        <w:div w:id="1053382635">
          <w:marLeft w:val="640"/>
          <w:marRight w:val="0"/>
          <w:marTop w:val="0"/>
          <w:marBottom w:val="0"/>
          <w:divBdr>
            <w:top w:val="none" w:sz="0" w:space="0" w:color="auto"/>
            <w:left w:val="none" w:sz="0" w:space="0" w:color="auto"/>
            <w:bottom w:val="none" w:sz="0" w:space="0" w:color="auto"/>
            <w:right w:val="none" w:sz="0" w:space="0" w:color="auto"/>
          </w:divBdr>
        </w:div>
        <w:div w:id="24451306">
          <w:marLeft w:val="640"/>
          <w:marRight w:val="0"/>
          <w:marTop w:val="0"/>
          <w:marBottom w:val="0"/>
          <w:divBdr>
            <w:top w:val="none" w:sz="0" w:space="0" w:color="auto"/>
            <w:left w:val="none" w:sz="0" w:space="0" w:color="auto"/>
            <w:bottom w:val="none" w:sz="0" w:space="0" w:color="auto"/>
            <w:right w:val="none" w:sz="0" w:space="0" w:color="auto"/>
          </w:divBdr>
        </w:div>
        <w:div w:id="1766800126">
          <w:marLeft w:val="640"/>
          <w:marRight w:val="0"/>
          <w:marTop w:val="0"/>
          <w:marBottom w:val="0"/>
          <w:divBdr>
            <w:top w:val="none" w:sz="0" w:space="0" w:color="auto"/>
            <w:left w:val="none" w:sz="0" w:space="0" w:color="auto"/>
            <w:bottom w:val="none" w:sz="0" w:space="0" w:color="auto"/>
            <w:right w:val="none" w:sz="0" w:space="0" w:color="auto"/>
          </w:divBdr>
        </w:div>
        <w:div w:id="1215121719">
          <w:marLeft w:val="640"/>
          <w:marRight w:val="0"/>
          <w:marTop w:val="0"/>
          <w:marBottom w:val="0"/>
          <w:divBdr>
            <w:top w:val="none" w:sz="0" w:space="0" w:color="auto"/>
            <w:left w:val="none" w:sz="0" w:space="0" w:color="auto"/>
            <w:bottom w:val="none" w:sz="0" w:space="0" w:color="auto"/>
            <w:right w:val="none" w:sz="0" w:space="0" w:color="auto"/>
          </w:divBdr>
        </w:div>
        <w:div w:id="1914847298">
          <w:marLeft w:val="640"/>
          <w:marRight w:val="0"/>
          <w:marTop w:val="0"/>
          <w:marBottom w:val="0"/>
          <w:divBdr>
            <w:top w:val="none" w:sz="0" w:space="0" w:color="auto"/>
            <w:left w:val="none" w:sz="0" w:space="0" w:color="auto"/>
            <w:bottom w:val="none" w:sz="0" w:space="0" w:color="auto"/>
            <w:right w:val="none" w:sz="0" w:space="0" w:color="auto"/>
          </w:divBdr>
        </w:div>
      </w:divsChild>
    </w:div>
    <w:div w:id="1185174144">
      <w:bodyDiv w:val="1"/>
      <w:marLeft w:val="0"/>
      <w:marRight w:val="0"/>
      <w:marTop w:val="0"/>
      <w:marBottom w:val="0"/>
      <w:divBdr>
        <w:top w:val="none" w:sz="0" w:space="0" w:color="auto"/>
        <w:left w:val="none" w:sz="0" w:space="0" w:color="auto"/>
        <w:bottom w:val="none" w:sz="0" w:space="0" w:color="auto"/>
        <w:right w:val="none" w:sz="0" w:space="0" w:color="auto"/>
      </w:divBdr>
      <w:divsChild>
        <w:div w:id="1360273800">
          <w:marLeft w:val="640"/>
          <w:marRight w:val="0"/>
          <w:marTop w:val="0"/>
          <w:marBottom w:val="0"/>
          <w:divBdr>
            <w:top w:val="none" w:sz="0" w:space="0" w:color="auto"/>
            <w:left w:val="none" w:sz="0" w:space="0" w:color="auto"/>
            <w:bottom w:val="none" w:sz="0" w:space="0" w:color="auto"/>
            <w:right w:val="none" w:sz="0" w:space="0" w:color="auto"/>
          </w:divBdr>
        </w:div>
        <w:div w:id="1780031537">
          <w:marLeft w:val="640"/>
          <w:marRight w:val="0"/>
          <w:marTop w:val="0"/>
          <w:marBottom w:val="0"/>
          <w:divBdr>
            <w:top w:val="none" w:sz="0" w:space="0" w:color="auto"/>
            <w:left w:val="none" w:sz="0" w:space="0" w:color="auto"/>
            <w:bottom w:val="none" w:sz="0" w:space="0" w:color="auto"/>
            <w:right w:val="none" w:sz="0" w:space="0" w:color="auto"/>
          </w:divBdr>
        </w:div>
        <w:div w:id="261190568">
          <w:marLeft w:val="640"/>
          <w:marRight w:val="0"/>
          <w:marTop w:val="0"/>
          <w:marBottom w:val="0"/>
          <w:divBdr>
            <w:top w:val="none" w:sz="0" w:space="0" w:color="auto"/>
            <w:left w:val="none" w:sz="0" w:space="0" w:color="auto"/>
            <w:bottom w:val="none" w:sz="0" w:space="0" w:color="auto"/>
            <w:right w:val="none" w:sz="0" w:space="0" w:color="auto"/>
          </w:divBdr>
        </w:div>
        <w:div w:id="731464968">
          <w:marLeft w:val="640"/>
          <w:marRight w:val="0"/>
          <w:marTop w:val="0"/>
          <w:marBottom w:val="0"/>
          <w:divBdr>
            <w:top w:val="none" w:sz="0" w:space="0" w:color="auto"/>
            <w:left w:val="none" w:sz="0" w:space="0" w:color="auto"/>
            <w:bottom w:val="none" w:sz="0" w:space="0" w:color="auto"/>
            <w:right w:val="none" w:sz="0" w:space="0" w:color="auto"/>
          </w:divBdr>
        </w:div>
        <w:div w:id="1448114447">
          <w:marLeft w:val="640"/>
          <w:marRight w:val="0"/>
          <w:marTop w:val="0"/>
          <w:marBottom w:val="0"/>
          <w:divBdr>
            <w:top w:val="none" w:sz="0" w:space="0" w:color="auto"/>
            <w:left w:val="none" w:sz="0" w:space="0" w:color="auto"/>
            <w:bottom w:val="none" w:sz="0" w:space="0" w:color="auto"/>
            <w:right w:val="none" w:sz="0" w:space="0" w:color="auto"/>
          </w:divBdr>
        </w:div>
        <w:div w:id="1361590232">
          <w:marLeft w:val="640"/>
          <w:marRight w:val="0"/>
          <w:marTop w:val="0"/>
          <w:marBottom w:val="0"/>
          <w:divBdr>
            <w:top w:val="none" w:sz="0" w:space="0" w:color="auto"/>
            <w:left w:val="none" w:sz="0" w:space="0" w:color="auto"/>
            <w:bottom w:val="none" w:sz="0" w:space="0" w:color="auto"/>
            <w:right w:val="none" w:sz="0" w:space="0" w:color="auto"/>
          </w:divBdr>
        </w:div>
        <w:div w:id="1761833127">
          <w:marLeft w:val="640"/>
          <w:marRight w:val="0"/>
          <w:marTop w:val="0"/>
          <w:marBottom w:val="0"/>
          <w:divBdr>
            <w:top w:val="none" w:sz="0" w:space="0" w:color="auto"/>
            <w:left w:val="none" w:sz="0" w:space="0" w:color="auto"/>
            <w:bottom w:val="none" w:sz="0" w:space="0" w:color="auto"/>
            <w:right w:val="none" w:sz="0" w:space="0" w:color="auto"/>
          </w:divBdr>
        </w:div>
        <w:div w:id="1533499870">
          <w:marLeft w:val="640"/>
          <w:marRight w:val="0"/>
          <w:marTop w:val="0"/>
          <w:marBottom w:val="0"/>
          <w:divBdr>
            <w:top w:val="none" w:sz="0" w:space="0" w:color="auto"/>
            <w:left w:val="none" w:sz="0" w:space="0" w:color="auto"/>
            <w:bottom w:val="none" w:sz="0" w:space="0" w:color="auto"/>
            <w:right w:val="none" w:sz="0" w:space="0" w:color="auto"/>
          </w:divBdr>
        </w:div>
        <w:div w:id="1108157612">
          <w:marLeft w:val="640"/>
          <w:marRight w:val="0"/>
          <w:marTop w:val="0"/>
          <w:marBottom w:val="0"/>
          <w:divBdr>
            <w:top w:val="none" w:sz="0" w:space="0" w:color="auto"/>
            <w:left w:val="none" w:sz="0" w:space="0" w:color="auto"/>
            <w:bottom w:val="none" w:sz="0" w:space="0" w:color="auto"/>
            <w:right w:val="none" w:sz="0" w:space="0" w:color="auto"/>
          </w:divBdr>
        </w:div>
        <w:div w:id="1962682360">
          <w:marLeft w:val="640"/>
          <w:marRight w:val="0"/>
          <w:marTop w:val="0"/>
          <w:marBottom w:val="0"/>
          <w:divBdr>
            <w:top w:val="none" w:sz="0" w:space="0" w:color="auto"/>
            <w:left w:val="none" w:sz="0" w:space="0" w:color="auto"/>
            <w:bottom w:val="none" w:sz="0" w:space="0" w:color="auto"/>
            <w:right w:val="none" w:sz="0" w:space="0" w:color="auto"/>
          </w:divBdr>
        </w:div>
        <w:div w:id="1991983346">
          <w:marLeft w:val="640"/>
          <w:marRight w:val="0"/>
          <w:marTop w:val="0"/>
          <w:marBottom w:val="0"/>
          <w:divBdr>
            <w:top w:val="none" w:sz="0" w:space="0" w:color="auto"/>
            <w:left w:val="none" w:sz="0" w:space="0" w:color="auto"/>
            <w:bottom w:val="none" w:sz="0" w:space="0" w:color="auto"/>
            <w:right w:val="none" w:sz="0" w:space="0" w:color="auto"/>
          </w:divBdr>
        </w:div>
        <w:div w:id="594897180">
          <w:marLeft w:val="640"/>
          <w:marRight w:val="0"/>
          <w:marTop w:val="0"/>
          <w:marBottom w:val="0"/>
          <w:divBdr>
            <w:top w:val="none" w:sz="0" w:space="0" w:color="auto"/>
            <w:left w:val="none" w:sz="0" w:space="0" w:color="auto"/>
            <w:bottom w:val="none" w:sz="0" w:space="0" w:color="auto"/>
            <w:right w:val="none" w:sz="0" w:space="0" w:color="auto"/>
          </w:divBdr>
        </w:div>
        <w:div w:id="1957129923">
          <w:marLeft w:val="640"/>
          <w:marRight w:val="0"/>
          <w:marTop w:val="0"/>
          <w:marBottom w:val="0"/>
          <w:divBdr>
            <w:top w:val="none" w:sz="0" w:space="0" w:color="auto"/>
            <w:left w:val="none" w:sz="0" w:space="0" w:color="auto"/>
            <w:bottom w:val="none" w:sz="0" w:space="0" w:color="auto"/>
            <w:right w:val="none" w:sz="0" w:space="0" w:color="auto"/>
          </w:divBdr>
        </w:div>
        <w:div w:id="1205677176">
          <w:marLeft w:val="640"/>
          <w:marRight w:val="0"/>
          <w:marTop w:val="0"/>
          <w:marBottom w:val="0"/>
          <w:divBdr>
            <w:top w:val="none" w:sz="0" w:space="0" w:color="auto"/>
            <w:left w:val="none" w:sz="0" w:space="0" w:color="auto"/>
            <w:bottom w:val="none" w:sz="0" w:space="0" w:color="auto"/>
            <w:right w:val="none" w:sz="0" w:space="0" w:color="auto"/>
          </w:divBdr>
        </w:div>
        <w:div w:id="376587309">
          <w:marLeft w:val="640"/>
          <w:marRight w:val="0"/>
          <w:marTop w:val="0"/>
          <w:marBottom w:val="0"/>
          <w:divBdr>
            <w:top w:val="none" w:sz="0" w:space="0" w:color="auto"/>
            <w:left w:val="none" w:sz="0" w:space="0" w:color="auto"/>
            <w:bottom w:val="none" w:sz="0" w:space="0" w:color="auto"/>
            <w:right w:val="none" w:sz="0" w:space="0" w:color="auto"/>
          </w:divBdr>
        </w:div>
        <w:div w:id="139616353">
          <w:marLeft w:val="640"/>
          <w:marRight w:val="0"/>
          <w:marTop w:val="0"/>
          <w:marBottom w:val="0"/>
          <w:divBdr>
            <w:top w:val="none" w:sz="0" w:space="0" w:color="auto"/>
            <w:left w:val="none" w:sz="0" w:space="0" w:color="auto"/>
            <w:bottom w:val="none" w:sz="0" w:space="0" w:color="auto"/>
            <w:right w:val="none" w:sz="0" w:space="0" w:color="auto"/>
          </w:divBdr>
        </w:div>
        <w:div w:id="9306965">
          <w:marLeft w:val="640"/>
          <w:marRight w:val="0"/>
          <w:marTop w:val="0"/>
          <w:marBottom w:val="0"/>
          <w:divBdr>
            <w:top w:val="none" w:sz="0" w:space="0" w:color="auto"/>
            <w:left w:val="none" w:sz="0" w:space="0" w:color="auto"/>
            <w:bottom w:val="none" w:sz="0" w:space="0" w:color="auto"/>
            <w:right w:val="none" w:sz="0" w:space="0" w:color="auto"/>
          </w:divBdr>
        </w:div>
        <w:div w:id="1422413735">
          <w:marLeft w:val="640"/>
          <w:marRight w:val="0"/>
          <w:marTop w:val="0"/>
          <w:marBottom w:val="0"/>
          <w:divBdr>
            <w:top w:val="none" w:sz="0" w:space="0" w:color="auto"/>
            <w:left w:val="none" w:sz="0" w:space="0" w:color="auto"/>
            <w:bottom w:val="none" w:sz="0" w:space="0" w:color="auto"/>
            <w:right w:val="none" w:sz="0" w:space="0" w:color="auto"/>
          </w:divBdr>
        </w:div>
        <w:div w:id="1310867492">
          <w:marLeft w:val="640"/>
          <w:marRight w:val="0"/>
          <w:marTop w:val="0"/>
          <w:marBottom w:val="0"/>
          <w:divBdr>
            <w:top w:val="none" w:sz="0" w:space="0" w:color="auto"/>
            <w:left w:val="none" w:sz="0" w:space="0" w:color="auto"/>
            <w:bottom w:val="none" w:sz="0" w:space="0" w:color="auto"/>
            <w:right w:val="none" w:sz="0" w:space="0" w:color="auto"/>
          </w:divBdr>
        </w:div>
        <w:div w:id="868836452">
          <w:marLeft w:val="640"/>
          <w:marRight w:val="0"/>
          <w:marTop w:val="0"/>
          <w:marBottom w:val="0"/>
          <w:divBdr>
            <w:top w:val="none" w:sz="0" w:space="0" w:color="auto"/>
            <w:left w:val="none" w:sz="0" w:space="0" w:color="auto"/>
            <w:bottom w:val="none" w:sz="0" w:space="0" w:color="auto"/>
            <w:right w:val="none" w:sz="0" w:space="0" w:color="auto"/>
          </w:divBdr>
        </w:div>
        <w:div w:id="2071073260">
          <w:marLeft w:val="640"/>
          <w:marRight w:val="0"/>
          <w:marTop w:val="0"/>
          <w:marBottom w:val="0"/>
          <w:divBdr>
            <w:top w:val="none" w:sz="0" w:space="0" w:color="auto"/>
            <w:left w:val="none" w:sz="0" w:space="0" w:color="auto"/>
            <w:bottom w:val="none" w:sz="0" w:space="0" w:color="auto"/>
            <w:right w:val="none" w:sz="0" w:space="0" w:color="auto"/>
          </w:divBdr>
        </w:div>
        <w:div w:id="198903645">
          <w:marLeft w:val="640"/>
          <w:marRight w:val="0"/>
          <w:marTop w:val="0"/>
          <w:marBottom w:val="0"/>
          <w:divBdr>
            <w:top w:val="none" w:sz="0" w:space="0" w:color="auto"/>
            <w:left w:val="none" w:sz="0" w:space="0" w:color="auto"/>
            <w:bottom w:val="none" w:sz="0" w:space="0" w:color="auto"/>
            <w:right w:val="none" w:sz="0" w:space="0" w:color="auto"/>
          </w:divBdr>
        </w:div>
        <w:div w:id="379938394">
          <w:marLeft w:val="640"/>
          <w:marRight w:val="0"/>
          <w:marTop w:val="0"/>
          <w:marBottom w:val="0"/>
          <w:divBdr>
            <w:top w:val="none" w:sz="0" w:space="0" w:color="auto"/>
            <w:left w:val="none" w:sz="0" w:space="0" w:color="auto"/>
            <w:bottom w:val="none" w:sz="0" w:space="0" w:color="auto"/>
            <w:right w:val="none" w:sz="0" w:space="0" w:color="auto"/>
          </w:divBdr>
        </w:div>
        <w:div w:id="1090663399">
          <w:marLeft w:val="640"/>
          <w:marRight w:val="0"/>
          <w:marTop w:val="0"/>
          <w:marBottom w:val="0"/>
          <w:divBdr>
            <w:top w:val="none" w:sz="0" w:space="0" w:color="auto"/>
            <w:left w:val="none" w:sz="0" w:space="0" w:color="auto"/>
            <w:bottom w:val="none" w:sz="0" w:space="0" w:color="auto"/>
            <w:right w:val="none" w:sz="0" w:space="0" w:color="auto"/>
          </w:divBdr>
        </w:div>
        <w:div w:id="926040885">
          <w:marLeft w:val="640"/>
          <w:marRight w:val="0"/>
          <w:marTop w:val="0"/>
          <w:marBottom w:val="0"/>
          <w:divBdr>
            <w:top w:val="none" w:sz="0" w:space="0" w:color="auto"/>
            <w:left w:val="none" w:sz="0" w:space="0" w:color="auto"/>
            <w:bottom w:val="none" w:sz="0" w:space="0" w:color="auto"/>
            <w:right w:val="none" w:sz="0" w:space="0" w:color="auto"/>
          </w:divBdr>
        </w:div>
        <w:div w:id="1559247288">
          <w:marLeft w:val="640"/>
          <w:marRight w:val="0"/>
          <w:marTop w:val="0"/>
          <w:marBottom w:val="0"/>
          <w:divBdr>
            <w:top w:val="none" w:sz="0" w:space="0" w:color="auto"/>
            <w:left w:val="none" w:sz="0" w:space="0" w:color="auto"/>
            <w:bottom w:val="none" w:sz="0" w:space="0" w:color="auto"/>
            <w:right w:val="none" w:sz="0" w:space="0" w:color="auto"/>
          </w:divBdr>
        </w:div>
        <w:div w:id="1536310877">
          <w:marLeft w:val="640"/>
          <w:marRight w:val="0"/>
          <w:marTop w:val="0"/>
          <w:marBottom w:val="0"/>
          <w:divBdr>
            <w:top w:val="none" w:sz="0" w:space="0" w:color="auto"/>
            <w:left w:val="none" w:sz="0" w:space="0" w:color="auto"/>
            <w:bottom w:val="none" w:sz="0" w:space="0" w:color="auto"/>
            <w:right w:val="none" w:sz="0" w:space="0" w:color="auto"/>
          </w:divBdr>
        </w:div>
        <w:div w:id="151990204">
          <w:marLeft w:val="640"/>
          <w:marRight w:val="0"/>
          <w:marTop w:val="0"/>
          <w:marBottom w:val="0"/>
          <w:divBdr>
            <w:top w:val="none" w:sz="0" w:space="0" w:color="auto"/>
            <w:left w:val="none" w:sz="0" w:space="0" w:color="auto"/>
            <w:bottom w:val="none" w:sz="0" w:space="0" w:color="auto"/>
            <w:right w:val="none" w:sz="0" w:space="0" w:color="auto"/>
          </w:divBdr>
        </w:div>
        <w:div w:id="1733966098">
          <w:marLeft w:val="640"/>
          <w:marRight w:val="0"/>
          <w:marTop w:val="0"/>
          <w:marBottom w:val="0"/>
          <w:divBdr>
            <w:top w:val="none" w:sz="0" w:space="0" w:color="auto"/>
            <w:left w:val="none" w:sz="0" w:space="0" w:color="auto"/>
            <w:bottom w:val="none" w:sz="0" w:space="0" w:color="auto"/>
            <w:right w:val="none" w:sz="0" w:space="0" w:color="auto"/>
          </w:divBdr>
        </w:div>
        <w:div w:id="95175455">
          <w:marLeft w:val="640"/>
          <w:marRight w:val="0"/>
          <w:marTop w:val="0"/>
          <w:marBottom w:val="0"/>
          <w:divBdr>
            <w:top w:val="none" w:sz="0" w:space="0" w:color="auto"/>
            <w:left w:val="none" w:sz="0" w:space="0" w:color="auto"/>
            <w:bottom w:val="none" w:sz="0" w:space="0" w:color="auto"/>
            <w:right w:val="none" w:sz="0" w:space="0" w:color="auto"/>
          </w:divBdr>
        </w:div>
        <w:div w:id="105589216">
          <w:marLeft w:val="640"/>
          <w:marRight w:val="0"/>
          <w:marTop w:val="0"/>
          <w:marBottom w:val="0"/>
          <w:divBdr>
            <w:top w:val="none" w:sz="0" w:space="0" w:color="auto"/>
            <w:left w:val="none" w:sz="0" w:space="0" w:color="auto"/>
            <w:bottom w:val="none" w:sz="0" w:space="0" w:color="auto"/>
            <w:right w:val="none" w:sz="0" w:space="0" w:color="auto"/>
          </w:divBdr>
        </w:div>
        <w:div w:id="2068987568">
          <w:marLeft w:val="640"/>
          <w:marRight w:val="0"/>
          <w:marTop w:val="0"/>
          <w:marBottom w:val="0"/>
          <w:divBdr>
            <w:top w:val="none" w:sz="0" w:space="0" w:color="auto"/>
            <w:left w:val="none" w:sz="0" w:space="0" w:color="auto"/>
            <w:bottom w:val="none" w:sz="0" w:space="0" w:color="auto"/>
            <w:right w:val="none" w:sz="0" w:space="0" w:color="auto"/>
          </w:divBdr>
        </w:div>
        <w:div w:id="76174741">
          <w:marLeft w:val="640"/>
          <w:marRight w:val="0"/>
          <w:marTop w:val="0"/>
          <w:marBottom w:val="0"/>
          <w:divBdr>
            <w:top w:val="none" w:sz="0" w:space="0" w:color="auto"/>
            <w:left w:val="none" w:sz="0" w:space="0" w:color="auto"/>
            <w:bottom w:val="none" w:sz="0" w:space="0" w:color="auto"/>
            <w:right w:val="none" w:sz="0" w:space="0" w:color="auto"/>
          </w:divBdr>
        </w:div>
        <w:div w:id="1400130423">
          <w:marLeft w:val="640"/>
          <w:marRight w:val="0"/>
          <w:marTop w:val="0"/>
          <w:marBottom w:val="0"/>
          <w:divBdr>
            <w:top w:val="none" w:sz="0" w:space="0" w:color="auto"/>
            <w:left w:val="none" w:sz="0" w:space="0" w:color="auto"/>
            <w:bottom w:val="none" w:sz="0" w:space="0" w:color="auto"/>
            <w:right w:val="none" w:sz="0" w:space="0" w:color="auto"/>
          </w:divBdr>
        </w:div>
        <w:div w:id="607813604">
          <w:marLeft w:val="640"/>
          <w:marRight w:val="0"/>
          <w:marTop w:val="0"/>
          <w:marBottom w:val="0"/>
          <w:divBdr>
            <w:top w:val="none" w:sz="0" w:space="0" w:color="auto"/>
            <w:left w:val="none" w:sz="0" w:space="0" w:color="auto"/>
            <w:bottom w:val="none" w:sz="0" w:space="0" w:color="auto"/>
            <w:right w:val="none" w:sz="0" w:space="0" w:color="auto"/>
          </w:divBdr>
        </w:div>
        <w:div w:id="94906705">
          <w:marLeft w:val="640"/>
          <w:marRight w:val="0"/>
          <w:marTop w:val="0"/>
          <w:marBottom w:val="0"/>
          <w:divBdr>
            <w:top w:val="none" w:sz="0" w:space="0" w:color="auto"/>
            <w:left w:val="none" w:sz="0" w:space="0" w:color="auto"/>
            <w:bottom w:val="none" w:sz="0" w:space="0" w:color="auto"/>
            <w:right w:val="none" w:sz="0" w:space="0" w:color="auto"/>
          </w:divBdr>
        </w:div>
        <w:div w:id="740106000">
          <w:marLeft w:val="640"/>
          <w:marRight w:val="0"/>
          <w:marTop w:val="0"/>
          <w:marBottom w:val="0"/>
          <w:divBdr>
            <w:top w:val="none" w:sz="0" w:space="0" w:color="auto"/>
            <w:left w:val="none" w:sz="0" w:space="0" w:color="auto"/>
            <w:bottom w:val="none" w:sz="0" w:space="0" w:color="auto"/>
            <w:right w:val="none" w:sz="0" w:space="0" w:color="auto"/>
          </w:divBdr>
        </w:div>
        <w:div w:id="1251894876">
          <w:marLeft w:val="640"/>
          <w:marRight w:val="0"/>
          <w:marTop w:val="0"/>
          <w:marBottom w:val="0"/>
          <w:divBdr>
            <w:top w:val="none" w:sz="0" w:space="0" w:color="auto"/>
            <w:left w:val="none" w:sz="0" w:space="0" w:color="auto"/>
            <w:bottom w:val="none" w:sz="0" w:space="0" w:color="auto"/>
            <w:right w:val="none" w:sz="0" w:space="0" w:color="auto"/>
          </w:divBdr>
        </w:div>
        <w:div w:id="2111312613">
          <w:marLeft w:val="640"/>
          <w:marRight w:val="0"/>
          <w:marTop w:val="0"/>
          <w:marBottom w:val="0"/>
          <w:divBdr>
            <w:top w:val="none" w:sz="0" w:space="0" w:color="auto"/>
            <w:left w:val="none" w:sz="0" w:space="0" w:color="auto"/>
            <w:bottom w:val="none" w:sz="0" w:space="0" w:color="auto"/>
            <w:right w:val="none" w:sz="0" w:space="0" w:color="auto"/>
          </w:divBdr>
        </w:div>
        <w:div w:id="1622763582">
          <w:marLeft w:val="640"/>
          <w:marRight w:val="0"/>
          <w:marTop w:val="0"/>
          <w:marBottom w:val="0"/>
          <w:divBdr>
            <w:top w:val="none" w:sz="0" w:space="0" w:color="auto"/>
            <w:left w:val="none" w:sz="0" w:space="0" w:color="auto"/>
            <w:bottom w:val="none" w:sz="0" w:space="0" w:color="auto"/>
            <w:right w:val="none" w:sz="0" w:space="0" w:color="auto"/>
          </w:divBdr>
        </w:div>
        <w:div w:id="1267930355">
          <w:marLeft w:val="640"/>
          <w:marRight w:val="0"/>
          <w:marTop w:val="0"/>
          <w:marBottom w:val="0"/>
          <w:divBdr>
            <w:top w:val="none" w:sz="0" w:space="0" w:color="auto"/>
            <w:left w:val="none" w:sz="0" w:space="0" w:color="auto"/>
            <w:bottom w:val="none" w:sz="0" w:space="0" w:color="auto"/>
            <w:right w:val="none" w:sz="0" w:space="0" w:color="auto"/>
          </w:divBdr>
        </w:div>
        <w:div w:id="845367797">
          <w:marLeft w:val="640"/>
          <w:marRight w:val="0"/>
          <w:marTop w:val="0"/>
          <w:marBottom w:val="0"/>
          <w:divBdr>
            <w:top w:val="none" w:sz="0" w:space="0" w:color="auto"/>
            <w:left w:val="none" w:sz="0" w:space="0" w:color="auto"/>
            <w:bottom w:val="none" w:sz="0" w:space="0" w:color="auto"/>
            <w:right w:val="none" w:sz="0" w:space="0" w:color="auto"/>
          </w:divBdr>
        </w:div>
        <w:div w:id="1313407501">
          <w:marLeft w:val="640"/>
          <w:marRight w:val="0"/>
          <w:marTop w:val="0"/>
          <w:marBottom w:val="0"/>
          <w:divBdr>
            <w:top w:val="none" w:sz="0" w:space="0" w:color="auto"/>
            <w:left w:val="none" w:sz="0" w:space="0" w:color="auto"/>
            <w:bottom w:val="none" w:sz="0" w:space="0" w:color="auto"/>
            <w:right w:val="none" w:sz="0" w:space="0" w:color="auto"/>
          </w:divBdr>
        </w:div>
        <w:div w:id="728578639">
          <w:marLeft w:val="640"/>
          <w:marRight w:val="0"/>
          <w:marTop w:val="0"/>
          <w:marBottom w:val="0"/>
          <w:divBdr>
            <w:top w:val="none" w:sz="0" w:space="0" w:color="auto"/>
            <w:left w:val="none" w:sz="0" w:space="0" w:color="auto"/>
            <w:bottom w:val="none" w:sz="0" w:space="0" w:color="auto"/>
            <w:right w:val="none" w:sz="0" w:space="0" w:color="auto"/>
          </w:divBdr>
        </w:div>
        <w:div w:id="218397088">
          <w:marLeft w:val="640"/>
          <w:marRight w:val="0"/>
          <w:marTop w:val="0"/>
          <w:marBottom w:val="0"/>
          <w:divBdr>
            <w:top w:val="none" w:sz="0" w:space="0" w:color="auto"/>
            <w:left w:val="none" w:sz="0" w:space="0" w:color="auto"/>
            <w:bottom w:val="none" w:sz="0" w:space="0" w:color="auto"/>
            <w:right w:val="none" w:sz="0" w:space="0" w:color="auto"/>
          </w:divBdr>
        </w:div>
        <w:div w:id="416291102">
          <w:marLeft w:val="640"/>
          <w:marRight w:val="0"/>
          <w:marTop w:val="0"/>
          <w:marBottom w:val="0"/>
          <w:divBdr>
            <w:top w:val="none" w:sz="0" w:space="0" w:color="auto"/>
            <w:left w:val="none" w:sz="0" w:space="0" w:color="auto"/>
            <w:bottom w:val="none" w:sz="0" w:space="0" w:color="auto"/>
            <w:right w:val="none" w:sz="0" w:space="0" w:color="auto"/>
          </w:divBdr>
        </w:div>
        <w:div w:id="299581860">
          <w:marLeft w:val="640"/>
          <w:marRight w:val="0"/>
          <w:marTop w:val="0"/>
          <w:marBottom w:val="0"/>
          <w:divBdr>
            <w:top w:val="none" w:sz="0" w:space="0" w:color="auto"/>
            <w:left w:val="none" w:sz="0" w:space="0" w:color="auto"/>
            <w:bottom w:val="none" w:sz="0" w:space="0" w:color="auto"/>
            <w:right w:val="none" w:sz="0" w:space="0" w:color="auto"/>
          </w:divBdr>
        </w:div>
        <w:div w:id="1043557036">
          <w:marLeft w:val="640"/>
          <w:marRight w:val="0"/>
          <w:marTop w:val="0"/>
          <w:marBottom w:val="0"/>
          <w:divBdr>
            <w:top w:val="none" w:sz="0" w:space="0" w:color="auto"/>
            <w:left w:val="none" w:sz="0" w:space="0" w:color="auto"/>
            <w:bottom w:val="none" w:sz="0" w:space="0" w:color="auto"/>
            <w:right w:val="none" w:sz="0" w:space="0" w:color="auto"/>
          </w:divBdr>
        </w:div>
        <w:div w:id="1857039567">
          <w:marLeft w:val="640"/>
          <w:marRight w:val="0"/>
          <w:marTop w:val="0"/>
          <w:marBottom w:val="0"/>
          <w:divBdr>
            <w:top w:val="none" w:sz="0" w:space="0" w:color="auto"/>
            <w:left w:val="none" w:sz="0" w:space="0" w:color="auto"/>
            <w:bottom w:val="none" w:sz="0" w:space="0" w:color="auto"/>
            <w:right w:val="none" w:sz="0" w:space="0" w:color="auto"/>
          </w:divBdr>
        </w:div>
        <w:div w:id="686248032">
          <w:marLeft w:val="640"/>
          <w:marRight w:val="0"/>
          <w:marTop w:val="0"/>
          <w:marBottom w:val="0"/>
          <w:divBdr>
            <w:top w:val="none" w:sz="0" w:space="0" w:color="auto"/>
            <w:left w:val="none" w:sz="0" w:space="0" w:color="auto"/>
            <w:bottom w:val="none" w:sz="0" w:space="0" w:color="auto"/>
            <w:right w:val="none" w:sz="0" w:space="0" w:color="auto"/>
          </w:divBdr>
        </w:div>
        <w:div w:id="343628756">
          <w:marLeft w:val="640"/>
          <w:marRight w:val="0"/>
          <w:marTop w:val="0"/>
          <w:marBottom w:val="0"/>
          <w:divBdr>
            <w:top w:val="none" w:sz="0" w:space="0" w:color="auto"/>
            <w:left w:val="none" w:sz="0" w:space="0" w:color="auto"/>
            <w:bottom w:val="none" w:sz="0" w:space="0" w:color="auto"/>
            <w:right w:val="none" w:sz="0" w:space="0" w:color="auto"/>
          </w:divBdr>
        </w:div>
        <w:div w:id="2029721892">
          <w:marLeft w:val="640"/>
          <w:marRight w:val="0"/>
          <w:marTop w:val="0"/>
          <w:marBottom w:val="0"/>
          <w:divBdr>
            <w:top w:val="none" w:sz="0" w:space="0" w:color="auto"/>
            <w:left w:val="none" w:sz="0" w:space="0" w:color="auto"/>
            <w:bottom w:val="none" w:sz="0" w:space="0" w:color="auto"/>
            <w:right w:val="none" w:sz="0" w:space="0" w:color="auto"/>
          </w:divBdr>
        </w:div>
        <w:div w:id="358776531">
          <w:marLeft w:val="640"/>
          <w:marRight w:val="0"/>
          <w:marTop w:val="0"/>
          <w:marBottom w:val="0"/>
          <w:divBdr>
            <w:top w:val="none" w:sz="0" w:space="0" w:color="auto"/>
            <w:left w:val="none" w:sz="0" w:space="0" w:color="auto"/>
            <w:bottom w:val="none" w:sz="0" w:space="0" w:color="auto"/>
            <w:right w:val="none" w:sz="0" w:space="0" w:color="auto"/>
          </w:divBdr>
        </w:div>
        <w:div w:id="355741845">
          <w:marLeft w:val="640"/>
          <w:marRight w:val="0"/>
          <w:marTop w:val="0"/>
          <w:marBottom w:val="0"/>
          <w:divBdr>
            <w:top w:val="none" w:sz="0" w:space="0" w:color="auto"/>
            <w:left w:val="none" w:sz="0" w:space="0" w:color="auto"/>
            <w:bottom w:val="none" w:sz="0" w:space="0" w:color="auto"/>
            <w:right w:val="none" w:sz="0" w:space="0" w:color="auto"/>
          </w:divBdr>
        </w:div>
        <w:div w:id="1346789140">
          <w:marLeft w:val="640"/>
          <w:marRight w:val="0"/>
          <w:marTop w:val="0"/>
          <w:marBottom w:val="0"/>
          <w:divBdr>
            <w:top w:val="none" w:sz="0" w:space="0" w:color="auto"/>
            <w:left w:val="none" w:sz="0" w:space="0" w:color="auto"/>
            <w:bottom w:val="none" w:sz="0" w:space="0" w:color="auto"/>
            <w:right w:val="none" w:sz="0" w:space="0" w:color="auto"/>
          </w:divBdr>
        </w:div>
        <w:div w:id="768309287">
          <w:marLeft w:val="640"/>
          <w:marRight w:val="0"/>
          <w:marTop w:val="0"/>
          <w:marBottom w:val="0"/>
          <w:divBdr>
            <w:top w:val="none" w:sz="0" w:space="0" w:color="auto"/>
            <w:left w:val="none" w:sz="0" w:space="0" w:color="auto"/>
            <w:bottom w:val="none" w:sz="0" w:space="0" w:color="auto"/>
            <w:right w:val="none" w:sz="0" w:space="0" w:color="auto"/>
          </w:divBdr>
        </w:div>
        <w:div w:id="763384346">
          <w:marLeft w:val="640"/>
          <w:marRight w:val="0"/>
          <w:marTop w:val="0"/>
          <w:marBottom w:val="0"/>
          <w:divBdr>
            <w:top w:val="none" w:sz="0" w:space="0" w:color="auto"/>
            <w:left w:val="none" w:sz="0" w:space="0" w:color="auto"/>
            <w:bottom w:val="none" w:sz="0" w:space="0" w:color="auto"/>
            <w:right w:val="none" w:sz="0" w:space="0" w:color="auto"/>
          </w:divBdr>
        </w:div>
        <w:div w:id="1580292483">
          <w:marLeft w:val="640"/>
          <w:marRight w:val="0"/>
          <w:marTop w:val="0"/>
          <w:marBottom w:val="0"/>
          <w:divBdr>
            <w:top w:val="none" w:sz="0" w:space="0" w:color="auto"/>
            <w:left w:val="none" w:sz="0" w:space="0" w:color="auto"/>
            <w:bottom w:val="none" w:sz="0" w:space="0" w:color="auto"/>
            <w:right w:val="none" w:sz="0" w:space="0" w:color="auto"/>
          </w:divBdr>
        </w:div>
        <w:div w:id="527838506">
          <w:marLeft w:val="640"/>
          <w:marRight w:val="0"/>
          <w:marTop w:val="0"/>
          <w:marBottom w:val="0"/>
          <w:divBdr>
            <w:top w:val="none" w:sz="0" w:space="0" w:color="auto"/>
            <w:left w:val="none" w:sz="0" w:space="0" w:color="auto"/>
            <w:bottom w:val="none" w:sz="0" w:space="0" w:color="auto"/>
            <w:right w:val="none" w:sz="0" w:space="0" w:color="auto"/>
          </w:divBdr>
        </w:div>
        <w:div w:id="718281122">
          <w:marLeft w:val="640"/>
          <w:marRight w:val="0"/>
          <w:marTop w:val="0"/>
          <w:marBottom w:val="0"/>
          <w:divBdr>
            <w:top w:val="none" w:sz="0" w:space="0" w:color="auto"/>
            <w:left w:val="none" w:sz="0" w:space="0" w:color="auto"/>
            <w:bottom w:val="none" w:sz="0" w:space="0" w:color="auto"/>
            <w:right w:val="none" w:sz="0" w:space="0" w:color="auto"/>
          </w:divBdr>
        </w:div>
        <w:div w:id="1846480343">
          <w:marLeft w:val="640"/>
          <w:marRight w:val="0"/>
          <w:marTop w:val="0"/>
          <w:marBottom w:val="0"/>
          <w:divBdr>
            <w:top w:val="none" w:sz="0" w:space="0" w:color="auto"/>
            <w:left w:val="none" w:sz="0" w:space="0" w:color="auto"/>
            <w:bottom w:val="none" w:sz="0" w:space="0" w:color="auto"/>
            <w:right w:val="none" w:sz="0" w:space="0" w:color="auto"/>
          </w:divBdr>
        </w:div>
        <w:div w:id="127675799">
          <w:marLeft w:val="640"/>
          <w:marRight w:val="0"/>
          <w:marTop w:val="0"/>
          <w:marBottom w:val="0"/>
          <w:divBdr>
            <w:top w:val="none" w:sz="0" w:space="0" w:color="auto"/>
            <w:left w:val="none" w:sz="0" w:space="0" w:color="auto"/>
            <w:bottom w:val="none" w:sz="0" w:space="0" w:color="auto"/>
            <w:right w:val="none" w:sz="0" w:space="0" w:color="auto"/>
          </w:divBdr>
        </w:div>
        <w:div w:id="301007140">
          <w:marLeft w:val="640"/>
          <w:marRight w:val="0"/>
          <w:marTop w:val="0"/>
          <w:marBottom w:val="0"/>
          <w:divBdr>
            <w:top w:val="none" w:sz="0" w:space="0" w:color="auto"/>
            <w:left w:val="none" w:sz="0" w:space="0" w:color="auto"/>
            <w:bottom w:val="none" w:sz="0" w:space="0" w:color="auto"/>
            <w:right w:val="none" w:sz="0" w:space="0" w:color="auto"/>
          </w:divBdr>
        </w:div>
        <w:div w:id="1018197060">
          <w:marLeft w:val="640"/>
          <w:marRight w:val="0"/>
          <w:marTop w:val="0"/>
          <w:marBottom w:val="0"/>
          <w:divBdr>
            <w:top w:val="none" w:sz="0" w:space="0" w:color="auto"/>
            <w:left w:val="none" w:sz="0" w:space="0" w:color="auto"/>
            <w:bottom w:val="none" w:sz="0" w:space="0" w:color="auto"/>
            <w:right w:val="none" w:sz="0" w:space="0" w:color="auto"/>
          </w:divBdr>
        </w:div>
        <w:div w:id="27881593">
          <w:marLeft w:val="640"/>
          <w:marRight w:val="0"/>
          <w:marTop w:val="0"/>
          <w:marBottom w:val="0"/>
          <w:divBdr>
            <w:top w:val="none" w:sz="0" w:space="0" w:color="auto"/>
            <w:left w:val="none" w:sz="0" w:space="0" w:color="auto"/>
            <w:bottom w:val="none" w:sz="0" w:space="0" w:color="auto"/>
            <w:right w:val="none" w:sz="0" w:space="0" w:color="auto"/>
          </w:divBdr>
        </w:div>
        <w:div w:id="1899590781">
          <w:marLeft w:val="640"/>
          <w:marRight w:val="0"/>
          <w:marTop w:val="0"/>
          <w:marBottom w:val="0"/>
          <w:divBdr>
            <w:top w:val="none" w:sz="0" w:space="0" w:color="auto"/>
            <w:left w:val="none" w:sz="0" w:space="0" w:color="auto"/>
            <w:bottom w:val="none" w:sz="0" w:space="0" w:color="auto"/>
            <w:right w:val="none" w:sz="0" w:space="0" w:color="auto"/>
          </w:divBdr>
        </w:div>
        <w:div w:id="2039507602">
          <w:marLeft w:val="640"/>
          <w:marRight w:val="0"/>
          <w:marTop w:val="0"/>
          <w:marBottom w:val="0"/>
          <w:divBdr>
            <w:top w:val="none" w:sz="0" w:space="0" w:color="auto"/>
            <w:left w:val="none" w:sz="0" w:space="0" w:color="auto"/>
            <w:bottom w:val="none" w:sz="0" w:space="0" w:color="auto"/>
            <w:right w:val="none" w:sz="0" w:space="0" w:color="auto"/>
          </w:divBdr>
        </w:div>
        <w:div w:id="246816641">
          <w:marLeft w:val="640"/>
          <w:marRight w:val="0"/>
          <w:marTop w:val="0"/>
          <w:marBottom w:val="0"/>
          <w:divBdr>
            <w:top w:val="none" w:sz="0" w:space="0" w:color="auto"/>
            <w:left w:val="none" w:sz="0" w:space="0" w:color="auto"/>
            <w:bottom w:val="none" w:sz="0" w:space="0" w:color="auto"/>
            <w:right w:val="none" w:sz="0" w:space="0" w:color="auto"/>
          </w:divBdr>
        </w:div>
        <w:div w:id="653416711">
          <w:marLeft w:val="640"/>
          <w:marRight w:val="0"/>
          <w:marTop w:val="0"/>
          <w:marBottom w:val="0"/>
          <w:divBdr>
            <w:top w:val="none" w:sz="0" w:space="0" w:color="auto"/>
            <w:left w:val="none" w:sz="0" w:space="0" w:color="auto"/>
            <w:bottom w:val="none" w:sz="0" w:space="0" w:color="auto"/>
            <w:right w:val="none" w:sz="0" w:space="0" w:color="auto"/>
          </w:divBdr>
        </w:div>
        <w:div w:id="1980988002">
          <w:marLeft w:val="640"/>
          <w:marRight w:val="0"/>
          <w:marTop w:val="0"/>
          <w:marBottom w:val="0"/>
          <w:divBdr>
            <w:top w:val="none" w:sz="0" w:space="0" w:color="auto"/>
            <w:left w:val="none" w:sz="0" w:space="0" w:color="auto"/>
            <w:bottom w:val="none" w:sz="0" w:space="0" w:color="auto"/>
            <w:right w:val="none" w:sz="0" w:space="0" w:color="auto"/>
          </w:divBdr>
        </w:div>
        <w:div w:id="467864112">
          <w:marLeft w:val="640"/>
          <w:marRight w:val="0"/>
          <w:marTop w:val="0"/>
          <w:marBottom w:val="0"/>
          <w:divBdr>
            <w:top w:val="none" w:sz="0" w:space="0" w:color="auto"/>
            <w:left w:val="none" w:sz="0" w:space="0" w:color="auto"/>
            <w:bottom w:val="none" w:sz="0" w:space="0" w:color="auto"/>
            <w:right w:val="none" w:sz="0" w:space="0" w:color="auto"/>
          </w:divBdr>
        </w:div>
        <w:div w:id="1636914585">
          <w:marLeft w:val="640"/>
          <w:marRight w:val="0"/>
          <w:marTop w:val="0"/>
          <w:marBottom w:val="0"/>
          <w:divBdr>
            <w:top w:val="none" w:sz="0" w:space="0" w:color="auto"/>
            <w:left w:val="none" w:sz="0" w:space="0" w:color="auto"/>
            <w:bottom w:val="none" w:sz="0" w:space="0" w:color="auto"/>
            <w:right w:val="none" w:sz="0" w:space="0" w:color="auto"/>
          </w:divBdr>
        </w:div>
        <w:div w:id="1979257506">
          <w:marLeft w:val="640"/>
          <w:marRight w:val="0"/>
          <w:marTop w:val="0"/>
          <w:marBottom w:val="0"/>
          <w:divBdr>
            <w:top w:val="none" w:sz="0" w:space="0" w:color="auto"/>
            <w:left w:val="none" w:sz="0" w:space="0" w:color="auto"/>
            <w:bottom w:val="none" w:sz="0" w:space="0" w:color="auto"/>
            <w:right w:val="none" w:sz="0" w:space="0" w:color="auto"/>
          </w:divBdr>
        </w:div>
        <w:div w:id="1394157584">
          <w:marLeft w:val="640"/>
          <w:marRight w:val="0"/>
          <w:marTop w:val="0"/>
          <w:marBottom w:val="0"/>
          <w:divBdr>
            <w:top w:val="none" w:sz="0" w:space="0" w:color="auto"/>
            <w:left w:val="none" w:sz="0" w:space="0" w:color="auto"/>
            <w:bottom w:val="none" w:sz="0" w:space="0" w:color="auto"/>
            <w:right w:val="none" w:sz="0" w:space="0" w:color="auto"/>
          </w:divBdr>
        </w:div>
        <w:div w:id="1930385690">
          <w:marLeft w:val="640"/>
          <w:marRight w:val="0"/>
          <w:marTop w:val="0"/>
          <w:marBottom w:val="0"/>
          <w:divBdr>
            <w:top w:val="none" w:sz="0" w:space="0" w:color="auto"/>
            <w:left w:val="none" w:sz="0" w:space="0" w:color="auto"/>
            <w:bottom w:val="none" w:sz="0" w:space="0" w:color="auto"/>
            <w:right w:val="none" w:sz="0" w:space="0" w:color="auto"/>
          </w:divBdr>
        </w:div>
        <w:div w:id="1348867744">
          <w:marLeft w:val="640"/>
          <w:marRight w:val="0"/>
          <w:marTop w:val="0"/>
          <w:marBottom w:val="0"/>
          <w:divBdr>
            <w:top w:val="none" w:sz="0" w:space="0" w:color="auto"/>
            <w:left w:val="none" w:sz="0" w:space="0" w:color="auto"/>
            <w:bottom w:val="none" w:sz="0" w:space="0" w:color="auto"/>
            <w:right w:val="none" w:sz="0" w:space="0" w:color="auto"/>
          </w:divBdr>
        </w:div>
        <w:div w:id="2136870416">
          <w:marLeft w:val="640"/>
          <w:marRight w:val="0"/>
          <w:marTop w:val="0"/>
          <w:marBottom w:val="0"/>
          <w:divBdr>
            <w:top w:val="none" w:sz="0" w:space="0" w:color="auto"/>
            <w:left w:val="none" w:sz="0" w:space="0" w:color="auto"/>
            <w:bottom w:val="none" w:sz="0" w:space="0" w:color="auto"/>
            <w:right w:val="none" w:sz="0" w:space="0" w:color="auto"/>
          </w:divBdr>
        </w:div>
        <w:div w:id="2068869049">
          <w:marLeft w:val="640"/>
          <w:marRight w:val="0"/>
          <w:marTop w:val="0"/>
          <w:marBottom w:val="0"/>
          <w:divBdr>
            <w:top w:val="none" w:sz="0" w:space="0" w:color="auto"/>
            <w:left w:val="none" w:sz="0" w:space="0" w:color="auto"/>
            <w:bottom w:val="none" w:sz="0" w:space="0" w:color="auto"/>
            <w:right w:val="none" w:sz="0" w:space="0" w:color="auto"/>
          </w:divBdr>
        </w:div>
        <w:div w:id="1128860182">
          <w:marLeft w:val="640"/>
          <w:marRight w:val="0"/>
          <w:marTop w:val="0"/>
          <w:marBottom w:val="0"/>
          <w:divBdr>
            <w:top w:val="none" w:sz="0" w:space="0" w:color="auto"/>
            <w:left w:val="none" w:sz="0" w:space="0" w:color="auto"/>
            <w:bottom w:val="none" w:sz="0" w:space="0" w:color="auto"/>
            <w:right w:val="none" w:sz="0" w:space="0" w:color="auto"/>
          </w:divBdr>
        </w:div>
        <w:div w:id="35200507">
          <w:marLeft w:val="640"/>
          <w:marRight w:val="0"/>
          <w:marTop w:val="0"/>
          <w:marBottom w:val="0"/>
          <w:divBdr>
            <w:top w:val="none" w:sz="0" w:space="0" w:color="auto"/>
            <w:left w:val="none" w:sz="0" w:space="0" w:color="auto"/>
            <w:bottom w:val="none" w:sz="0" w:space="0" w:color="auto"/>
            <w:right w:val="none" w:sz="0" w:space="0" w:color="auto"/>
          </w:divBdr>
        </w:div>
        <w:div w:id="1168062135">
          <w:marLeft w:val="640"/>
          <w:marRight w:val="0"/>
          <w:marTop w:val="0"/>
          <w:marBottom w:val="0"/>
          <w:divBdr>
            <w:top w:val="none" w:sz="0" w:space="0" w:color="auto"/>
            <w:left w:val="none" w:sz="0" w:space="0" w:color="auto"/>
            <w:bottom w:val="none" w:sz="0" w:space="0" w:color="auto"/>
            <w:right w:val="none" w:sz="0" w:space="0" w:color="auto"/>
          </w:divBdr>
        </w:div>
        <w:div w:id="510531482">
          <w:marLeft w:val="640"/>
          <w:marRight w:val="0"/>
          <w:marTop w:val="0"/>
          <w:marBottom w:val="0"/>
          <w:divBdr>
            <w:top w:val="none" w:sz="0" w:space="0" w:color="auto"/>
            <w:left w:val="none" w:sz="0" w:space="0" w:color="auto"/>
            <w:bottom w:val="none" w:sz="0" w:space="0" w:color="auto"/>
            <w:right w:val="none" w:sz="0" w:space="0" w:color="auto"/>
          </w:divBdr>
        </w:div>
        <w:div w:id="184514367">
          <w:marLeft w:val="640"/>
          <w:marRight w:val="0"/>
          <w:marTop w:val="0"/>
          <w:marBottom w:val="0"/>
          <w:divBdr>
            <w:top w:val="none" w:sz="0" w:space="0" w:color="auto"/>
            <w:left w:val="none" w:sz="0" w:space="0" w:color="auto"/>
            <w:bottom w:val="none" w:sz="0" w:space="0" w:color="auto"/>
            <w:right w:val="none" w:sz="0" w:space="0" w:color="auto"/>
          </w:divBdr>
        </w:div>
        <w:div w:id="1253126372">
          <w:marLeft w:val="640"/>
          <w:marRight w:val="0"/>
          <w:marTop w:val="0"/>
          <w:marBottom w:val="0"/>
          <w:divBdr>
            <w:top w:val="none" w:sz="0" w:space="0" w:color="auto"/>
            <w:left w:val="none" w:sz="0" w:space="0" w:color="auto"/>
            <w:bottom w:val="none" w:sz="0" w:space="0" w:color="auto"/>
            <w:right w:val="none" w:sz="0" w:space="0" w:color="auto"/>
          </w:divBdr>
        </w:div>
        <w:div w:id="989401071">
          <w:marLeft w:val="640"/>
          <w:marRight w:val="0"/>
          <w:marTop w:val="0"/>
          <w:marBottom w:val="0"/>
          <w:divBdr>
            <w:top w:val="none" w:sz="0" w:space="0" w:color="auto"/>
            <w:left w:val="none" w:sz="0" w:space="0" w:color="auto"/>
            <w:bottom w:val="none" w:sz="0" w:space="0" w:color="auto"/>
            <w:right w:val="none" w:sz="0" w:space="0" w:color="auto"/>
          </w:divBdr>
        </w:div>
        <w:div w:id="1244804518">
          <w:marLeft w:val="640"/>
          <w:marRight w:val="0"/>
          <w:marTop w:val="0"/>
          <w:marBottom w:val="0"/>
          <w:divBdr>
            <w:top w:val="none" w:sz="0" w:space="0" w:color="auto"/>
            <w:left w:val="none" w:sz="0" w:space="0" w:color="auto"/>
            <w:bottom w:val="none" w:sz="0" w:space="0" w:color="auto"/>
            <w:right w:val="none" w:sz="0" w:space="0" w:color="auto"/>
          </w:divBdr>
        </w:div>
        <w:div w:id="708914779">
          <w:marLeft w:val="640"/>
          <w:marRight w:val="0"/>
          <w:marTop w:val="0"/>
          <w:marBottom w:val="0"/>
          <w:divBdr>
            <w:top w:val="none" w:sz="0" w:space="0" w:color="auto"/>
            <w:left w:val="none" w:sz="0" w:space="0" w:color="auto"/>
            <w:bottom w:val="none" w:sz="0" w:space="0" w:color="auto"/>
            <w:right w:val="none" w:sz="0" w:space="0" w:color="auto"/>
          </w:divBdr>
        </w:div>
        <w:div w:id="1860580093">
          <w:marLeft w:val="640"/>
          <w:marRight w:val="0"/>
          <w:marTop w:val="0"/>
          <w:marBottom w:val="0"/>
          <w:divBdr>
            <w:top w:val="none" w:sz="0" w:space="0" w:color="auto"/>
            <w:left w:val="none" w:sz="0" w:space="0" w:color="auto"/>
            <w:bottom w:val="none" w:sz="0" w:space="0" w:color="auto"/>
            <w:right w:val="none" w:sz="0" w:space="0" w:color="auto"/>
          </w:divBdr>
        </w:div>
        <w:div w:id="664819937">
          <w:marLeft w:val="640"/>
          <w:marRight w:val="0"/>
          <w:marTop w:val="0"/>
          <w:marBottom w:val="0"/>
          <w:divBdr>
            <w:top w:val="none" w:sz="0" w:space="0" w:color="auto"/>
            <w:left w:val="none" w:sz="0" w:space="0" w:color="auto"/>
            <w:bottom w:val="none" w:sz="0" w:space="0" w:color="auto"/>
            <w:right w:val="none" w:sz="0" w:space="0" w:color="auto"/>
          </w:divBdr>
        </w:div>
        <w:div w:id="1364552513">
          <w:marLeft w:val="640"/>
          <w:marRight w:val="0"/>
          <w:marTop w:val="0"/>
          <w:marBottom w:val="0"/>
          <w:divBdr>
            <w:top w:val="none" w:sz="0" w:space="0" w:color="auto"/>
            <w:left w:val="none" w:sz="0" w:space="0" w:color="auto"/>
            <w:bottom w:val="none" w:sz="0" w:space="0" w:color="auto"/>
            <w:right w:val="none" w:sz="0" w:space="0" w:color="auto"/>
          </w:divBdr>
        </w:div>
        <w:div w:id="835072318">
          <w:marLeft w:val="640"/>
          <w:marRight w:val="0"/>
          <w:marTop w:val="0"/>
          <w:marBottom w:val="0"/>
          <w:divBdr>
            <w:top w:val="none" w:sz="0" w:space="0" w:color="auto"/>
            <w:left w:val="none" w:sz="0" w:space="0" w:color="auto"/>
            <w:bottom w:val="none" w:sz="0" w:space="0" w:color="auto"/>
            <w:right w:val="none" w:sz="0" w:space="0" w:color="auto"/>
          </w:divBdr>
        </w:div>
        <w:div w:id="750391624">
          <w:marLeft w:val="640"/>
          <w:marRight w:val="0"/>
          <w:marTop w:val="0"/>
          <w:marBottom w:val="0"/>
          <w:divBdr>
            <w:top w:val="none" w:sz="0" w:space="0" w:color="auto"/>
            <w:left w:val="none" w:sz="0" w:space="0" w:color="auto"/>
            <w:bottom w:val="none" w:sz="0" w:space="0" w:color="auto"/>
            <w:right w:val="none" w:sz="0" w:space="0" w:color="auto"/>
          </w:divBdr>
        </w:div>
        <w:div w:id="371999960">
          <w:marLeft w:val="640"/>
          <w:marRight w:val="0"/>
          <w:marTop w:val="0"/>
          <w:marBottom w:val="0"/>
          <w:divBdr>
            <w:top w:val="none" w:sz="0" w:space="0" w:color="auto"/>
            <w:left w:val="none" w:sz="0" w:space="0" w:color="auto"/>
            <w:bottom w:val="none" w:sz="0" w:space="0" w:color="auto"/>
            <w:right w:val="none" w:sz="0" w:space="0" w:color="auto"/>
          </w:divBdr>
        </w:div>
        <w:div w:id="1060594712">
          <w:marLeft w:val="640"/>
          <w:marRight w:val="0"/>
          <w:marTop w:val="0"/>
          <w:marBottom w:val="0"/>
          <w:divBdr>
            <w:top w:val="none" w:sz="0" w:space="0" w:color="auto"/>
            <w:left w:val="none" w:sz="0" w:space="0" w:color="auto"/>
            <w:bottom w:val="none" w:sz="0" w:space="0" w:color="auto"/>
            <w:right w:val="none" w:sz="0" w:space="0" w:color="auto"/>
          </w:divBdr>
        </w:div>
        <w:div w:id="404881720">
          <w:marLeft w:val="640"/>
          <w:marRight w:val="0"/>
          <w:marTop w:val="0"/>
          <w:marBottom w:val="0"/>
          <w:divBdr>
            <w:top w:val="none" w:sz="0" w:space="0" w:color="auto"/>
            <w:left w:val="none" w:sz="0" w:space="0" w:color="auto"/>
            <w:bottom w:val="none" w:sz="0" w:space="0" w:color="auto"/>
            <w:right w:val="none" w:sz="0" w:space="0" w:color="auto"/>
          </w:divBdr>
        </w:div>
        <w:div w:id="1268195014">
          <w:marLeft w:val="640"/>
          <w:marRight w:val="0"/>
          <w:marTop w:val="0"/>
          <w:marBottom w:val="0"/>
          <w:divBdr>
            <w:top w:val="none" w:sz="0" w:space="0" w:color="auto"/>
            <w:left w:val="none" w:sz="0" w:space="0" w:color="auto"/>
            <w:bottom w:val="none" w:sz="0" w:space="0" w:color="auto"/>
            <w:right w:val="none" w:sz="0" w:space="0" w:color="auto"/>
          </w:divBdr>
        </w:div>
        <w:div w:id="822887221">
          <w:marLeft w:val="640"/>
          <w:marRight w:val="0"/>
          <w:marTop w:val="0"/>
          <w:marBottom w:val="0"/>
          <w:divBdr>
            <w:top w:val="none" w:sz="0" w:space="0" w:color="auto"/>
            <w:left w:val="none" w:sz="0" w:space="0" w:color="auto"/>
            <w:bottom w:val="none" w:sz="0" w:space="0" w:color="auto"/>
            <w:right w:val="none" w:sz="0" w:space="0" w:color="auto"/>
          </w:divBdr>
        </w:div>
        <w:div w:id="1463961709">
          <w:marLeft w:val="640"/>
          <w:marRight w:val="0"/>
          <w:marTop w:val="0"/>
          <w:marBottom w:val="0"/>
          <w:divBdr>
            <w:top w:val="none" w:sz="0" w:space="0" w:color="auto"/>
            <w:left w:val="none" w:sz="0" w:space="0" w:color="auto"/>
            <w:bottom w:val="none" w:sz="0" w:space="0" w:color="auto"/>
            <w:right w:val="none" w:sz="0" w:space="0" w:color="auto"/>
          </w:divBdr>
        </w:div>
        <w:div w:id="249390247">
          <w:marLeft w:val="640"/>
          <w:marRight w:val="0"/>
          <w:marTop w:val="0"/>
          <w:marBottom w:val="0"/>
          <w:divBdr>
            <w:top w:val="none" w:sz="0" w:space="0" w:color="auto"/>
            <w:left w:val="none" w:sz="0" w:space="0" w:color="auto"/>
            <w:bottom w:val="none" w:sz="0" w:space="0" w:color="auto"/>
            <w:right w:val="none" w:sz="0" w:space="0" w:color="auto"/>
          </w:divBdr>
        </w:div>
        <w:div w:id="2628106">
          <w:marLeft w:val="640"/>
          <w:marRight w:val="0"/>
          <w:marTop w:val="0"/>
          <w:marBottom w:val="0"/>
          <w:divBdr>
            <w:top w:val="none" w:sz="0" w:space="0" w:color="auto"/>
            <w:left w:val="none" w:sz="0" w:space="0" w:color="auto"/>
            <w:bottom w:val="none" w:sz="0" w:space="0" w:color="auto"/>
            <w:right w:val="none" w:sz="0" w:space="0" w:color="auto"/>
          </w:divBdr>
        </w:div>
        <w:div w:id="2027369866">
          <w:marLeft w:val="640"/>
          <w:marRight w:val="0"/>
          <w:marTop w:val="0"/>
          <w:marBottom w:val="0"/>
          <w:divBdr>
            <w:top w:val="none" w:sz="0" w:space="0" w:color="auto"/>
            <w:left w:val="none" w:sz="0" w:space="0" w:color="auto"/>
            <w:bottom w:val="none" w:sz="0" w:space="0" w:color="auto"/>
            <w:right w:val="none" w:sz="0" w:space="0" w:color="auto"/>
          </w:divBdr>
        </w:div>
        <w:div w:id="92751561">
          <w:marLeft w:val="640"/>
          <w:marRight w:val="0"/>
          <w:marTop w:val="0"/>
          <w:marBottom w:val="0"/>
          <w:divBdr>
            <w:top w:val="none" w:sz="0" w:space="0" w:color="auto"/>
            <w:left w:val="none" w:sz="0" w:space="0" w:color="auto"/>
            <w:bottom w:val="none" w:sz="0" w:space="0" w:color="auto"/>
            <w:right w:val="none" w:sz="0" w:space="0" w:color="auto"/>
          </w:divBdr>
        </w:div>
        <w:div w:id="397753131">
          <w:marLeft w:val="640"/>
          <w:marRight w:val="0"/>
          <w:marTop w:val="0"/>
          <w:marBottom w:val="0"/>
          <w:divBdr>
            <w:top w:val="none" w:sz="0" w:space="0" w:color="auto"/>
            <w:left w:val="none" w:sz="0" w:space="0" w:color="auto"/>
            <w:bottom w:val="none" w:sz="0" w:space="0" w:color="auto"/>
            <w:right w:val="none" w:sz="0" w:space="0" w:color="auto"/>
          </w:divBdr>
        </w:div>
        <w:div w:id="1995210574">
          <w:marLeft w:val="640"/>
          <w:marRight w:val="0"/>
          <w:marTop w:val="0"/>
          <w:marBottom w:val="0"/>
          <w:divBdr>
            <w:top w:val="none" w:sz="0" w:space="0" w:color="auto"/>
            <w:left w:val="none" w:sz="0" w:space="0" w:color="auto"/>
            <w:bottom w:val="none" w:sz="0" w:space="0" w:color="auto"/>
            <w:right w:val="none" w:sz="0" w:space="0" w:color="auto"/>
          </w:divBdr>
        </w:div>
        <w:div w:id="1916360046">
          <w:marLeft w:val="640"/>
          <w:marRight w:val="0"/>
          <w:marTop w:val="0"/>
          <w:marBottom w:val="0"/>
          <w:divBdr>
            <w:top w:val="none" w:sz="0" w:space="0" w:color="auto"/>
            <w:left w:val="none" w:sz="0" w:space="0" w:color="auto"/>
            <w:bottom w:val="none" w:sz="0" w:space="0" w:color="auto"/>
            <w:right w:val="none" w:sz="0" w:space="0" w:color="auto"/>
          </w:divBdr>
        </w:div>
        <w:div w:id="220674072">
          <w:marLeft w:val="640"/>
          <w:marRight w:val="0"/>
          <w:marTop w:val="0"/>
          <w:marBottom w:val="0"/>
          <w:divBdr>
            <w:top w:val="none" w:sz="0" w:space="0" w:color="auto"/>
            <w:left w:val="none" w:sz="0" w:space="0" w:color="auto"/>
            <w:bottom w:val="none" w:sz="0" w:space="0" w:color="auto"/>
            <w:right w:val="none" w:sz="0" w:space="0" w:color="auto"/>
          </w:divBdr>
        </w:div>
        <w:div w:id="192303510">
          <w:marLeft w:val="640"/>
          <w:marRight w:val="0"/>
          <w:marTop w:val="0"/>
          <w:marBottom w:val="0"/>
          <w:divBdr>
            <w:top w:val="none" w:sz="0" w:space="0" w:color="auto"/>
            <w:left w:val="none" w:sz="0" w:space="0" w:color="auto"/>
            <w:bottom w:val="none" w:sz="0" w:space="0" w:color="auto"/>
            <w:right w:val="none" w:sz="0" w:space="0" w:color="auto"/>
          </w:divBdr>
        </w:div>
        <w:div w:id="252783395">
          <w:marLeft w:val="640"/>
          <w:marRight w:val="0"/>
          <w:marTop w:val="0"/>
          <w:marBottom w:val="0"/>
          <w:divBdr>
            <w:top w:val="none" w:sz="0" w:space="0" w:color="auto"/>
            <w:left w:val="none" w:sz="0" w:space="0" w:color="auto"/>
            <w:bottom w:val="none" w:sz="0" w:space="0" w:color="auto"/>
            <w:right w:val="none" w:sz="0" w:space="0" w:color="auto"/>
          </w:divBdr>
        </w:div>
        <w:div w:id="1904484146">
          <w:marLeft w:val="640"/>
          <w:marRight w:val="0"/>
          <w:marTop w:val="0"/>
          <w:marBottom w:val="0"/>
          <w:divBdr>
            <w:top w:val="none" w:sz="0" w:space="0" w:color="auto"/>
            <w:left w:val="none" w:sz="0" w:space="0" w:color="auto"/>
            <w:bottom w:val="none" w:sz="0" w:space="0" w:color="auto"/>
            <w:right w:val="none" w:sz="0" w:space="0" w:color="auto"/>
          </w:divBdr>
        </w:div>
        <w:div w:id="1667397623">
          <w:marLeft w:val="640"/>
          <w:marRight w:val="0"/>
          <w:marTop w:val="0"/>
          <w:marBottom w:val="0"/>
          <w:divBdr>
            <w:top w:val="none" w:sz="0" w:space="0" w:color="auto"/>
            <w:left w:val="none" w:sz="0" w:space="0" w:color="auto"/>
            <w:bottom w:val="none" w:sz="0" w:space="0" w:color="auto"/>
            <w:right w:val="none" w:sz="0" w:space="0" w:color="auto"/>
          </w:divBdr>
        </w:div>
        <w:div w:id="1485583964">
          <w:marLeft w:val="640"/>
          <w:marRight w:val="0"/>
          <w:marTop w:val="0"/>
          <w:marBottom w:val="0"/>
          <w:divBdr>
            <w:top w:val="none" w:sz="0" w:space="0" w:color="auto"/>
            <w:left w:val="none" w:sz="0" w:space="0" w:color="auto"/>
            <w:bottom w:val="none" w:sz="0" w:space="0" w:color="auto"/>
            <w:right w:val="none" w:sz="0" w:space="0" w:color="auto"/>
          </w:divBdr>
        </w:div>
        <w:div w:id="14382683">
          <w:marLeft w:val="640"/>
          <w:marRight w:val="0"/>
          <w:marTop w:val="0"/>
          <w:marBottom w:val="0"/>
          <w:divBdr>
            <w:top w:val="none" w:sz="0" w:space="0" w:color="auto"/>
            <w:left w:val="none" w:sz="0" w:space="0" w:color="auto"/>
            <w:bottom w:val="none" w:sz="0" w:space="0" w:color="auto"/>
            <w:right w:val="none" w:sz="0" w:space="0" w:color="auto"/>
          </w:divBdr>
        </w:div>
        <w:div w:id="865025539">
          <w:marLeft w:val="640"/>
          <w:marRight w:val="0"/>
          <w:marTop w:val="0"/>
          <w:marBottom w:val="0"/>
          <w:divBdr>
            <w:top w:val="none" w:sz="0" w:space="0" w:color="auto"/>
            <w:left w:val="none" w:sz="0" w:space="0" w:color="auto"/>
            <w:bottom w:val="none" w:sz="0" w:space="0" w:color="auto"/>
            <w:right w:val="none" w:sz="0" w:space="0" w:color="auto"/>
          </w:divBdr>
        </w:div>
        <w:div w:id="378434566">
          <w:marLeft w:val="640"/>
          <w:marRight w:val="0"/>
          <w:marTop w:val="0"/>
          <w:marBottom w:val="0"/>
          <w:divBdr>
            <w:top w:val="none" w:sz="0" w:space="0" w:color="auto"/>
            <w:left w:val="none" w:sz="0" w:space="0" w:color="auto"/>
            <w:bottom w:val="none" w:sz="0" w:space="0" w:color="auto"/>
            <w:right w:val="none" w:sz="0" w:space="0" w:color="auto"/>
          </w:divBdr>
        </w:div>
        <w:div w:id="753665078">
          <w:marLeft w:val="640"/>
          <w:marRight w:val="0"/>
          <w:marTop w:val="0"/>
          <w:marBottom w:val="0"/>
          <w:divBdr>
            <w:top w:val="none" w:sz="0" w:space="0" w:color="auto"/>
            <w:left w:val="none" w:sz="0" w:space="0" w:color="auto"/>
            <w:bottom w:val="none" w:sz="0" w:space="0" w:color="auto"/>
            <w:right w:val="none" w:sz="0" w:space="0" w:color="auto"/>
          </w:divBdr>
        </w:div>
        <w:div w:id="204104423">
          <w:marLeft w:val="640"/>
          <w:marRight w:val="0"/>
          <w:marTop w:val="0"/>
          <w:marBottom w:val="0"/>
          <w:divBdr>
            <w:top w:val="none" w:sz="0" w:space="0" w:color="auto"/>
            <w:left w:val="none" w:sz="0" w:space="0" w:color="auto"/>
            <w:bottom w:val="none" w:sz="0" w:space="0" w:color="auto"/>
            <w:right w:val="none" w:sz="0" w:space="0" w:color="auto"/>
          </w:divBdr>
        </w:div>
        <w:div w:id="1809978140">
          <w:marLeft w:val="640"/>
          <w:marRight w:val="0"/>
          <w:marTop w:val="0"/>
          <w:marBottom w:val="0"/>
          <w:divBdr>
            <w:top w:val="none" w:sz="0" w:space="0" w:color="auto"/>
            <w:left w:val="none" w:sz="0" w:space="0" w:color="auto"/>
            <w:bottom w:val="none" w:sz="0" w:space="0" w:color="auto"/>
            <w:right w:val="none" w:sz="0" w:space="0" w:color="auto"/>
          </w:divBdr>
        </w:div>
        <w:div w:id="835727696">
          <w:marLeft w:val="640"/>
          <w:marRight w:val="0"/>
          <w:marTop w:val="0"/>
          <w:marBottom w:val="0"/>
          <w:divBdr>
            <w:top w:val="none" w:sz="0" w:space="0" w:color="auto"/>
            <w:left w:val="none" w:sz="0" w:space="0" w:color="auto"/>
            <w:bottom w:val="none" w:sz="0" w:space="0" w:color="auto"/>
            <w:right w:val="none" w:sz="0" w:space="0" w:color="auto"/>
          </w:divBdr>
        </w:div>
        <w:div w:id="1835218202">
          <w:marLeft w:val="640"/>
          <w:marRight w:val="0"/>
          <w:marTop w:val="0"/>
          <w:marBottom w:val="0"/>
          <w:divBdr>
            <w:top w:val="none" w:sz="0" w:space="0" w:color="auto"/>
            <w:left w:val="none" w:sz="0" w:space="0" w:color="auto"/>
            <w:bottom w:val="none" w:sz="0" w:space="0" w:color="auto"/>
            <w:right w:val="none" w:sz="0" w:space="0" w:color="auto"/>
          </w:divBdr>
        </w:div>
        <w:div w:id="948465122">
          <w:marLeft w:val="640"/>
          <w:marRight w:val="0"/>
          <w:marTop w:val="0"/>
          <w:marBottom w:val="0"/>
          <w:divBdr>
            <w:top w:val="none" w:sz="0" w:space="0" w:color="auto"/>
            <w:left w:val="none" w:sz="0" w:space="0" w:color="auto"/>
            <w:bottom w:val="none" w:sz="0" w:space="0" w:color="auto"/>
            <w:right w:val="none" w:sz="0" w:space="0" w:color="auto"/>
          </w:divBdr>
        </w:div>
        <w:div w:id="387000600">
          <w:marLeft w:val="640"/>
          <w:marRight w:val="0"/>
          <w:marTop w:val="0"/>
          <w:marBottom w:val="0"/>
          <w:divBdr>
            <w:top w:val="none" w:sz="0" w:space="0" w:color="auto"/>
            <w:left w:val="none" w:sz="0" w:space="0" w:color="auto"/>
            <w:bottom w:val="none" w:sz="0" w:space="0" w:color="auto"/>
            <w:right w:val="none" w:sz="0" w:space="0" w:color="auto"/>
          </w:divBdr>
        </w:div>
        <w:div w:id="294801594">
          <w:marLeft w:val="640"/>
          <w:marRight w:val="0"/>
          <w:marTop w:val="0"/>
          <w:marBottom w:val="0"/>
          <w:divBdr>
            <w:top w:val="none" w:sz="0" w:space="0" w:color="auto"/>
            <w:left w:val="none" w:sz="0" w:space="0" w:color="auto"/>
            <w:bottom w:val="none" w:sz="0" w:space="0" w:color="auto"/>
            <w:right w:val="none" w:sz="0" w:space="0" w:color="auto"/>
          </w:divBdr>
        </w:div>
        <w:div w:id="315845816">
          <w:marLeft w:val="640"/>
          <w:marRight w:val="0"/>
          <w:marTop w:val="0"/>
          <w:marBottom w:val="0"/>
          <w:divBdr>
            <w:top w:val="none" w:sz="0" w:space="0" w:color="auto"/>
            <w:left w:val="none" w:sz="0" w:space="0" w:color="auto"/>
            <w:bottom w:val="none" w:sz="0" w:space="0" w:color="auto"/>
            <w:right w:val="none" w:sz="0" w:space="0" w:color="auto"/>
          </w:divBdr>
        </w:div>
        <w:div w:id="1971129548">
          <w:marLeft w:val="640"/>
          <w:marRight w:val="0"/>
          <w:marTop w:val="0"/>
          <w:marBottom w:val="0"/>
          <w:divBdr>
            <w:top w:val="none" w:sz="0" w:space="0" w:color="auto"/>
            <w:left w:val="none" w:sz="0" w:space="0" w:color="auto"/>
            <w:bottom w:val="none" w:sz="0" w:space="0" w:color="auto"/>
            <w:right w:val="none" w:sz="0" w:space="0" w:color="auto"/>
          </w:divBdr>
        </w:div>
        <w:div w:id="1872642730">
          <w:marLeft w:val="640"/>
          <w:marRight w:val="0"/>
          <w:marTop w:val="0"/>
          <w:marBottom w:val="0"/>
          <w:divBdr>
            <w:top w:val="none" w:sz="0" w:space="0" w:color="auto"/>
            <w:left w:val="none" w:sz="0" w:space="0" w:color="auto"/>
            <w:bottom w:val="none" w:sz="0" w:space="0" w:color="auto"/>
            <w:right w:val="none" w:sz="0" w:space="0" w:color="auto"/>
          </w:divBdr>
        </w:div>
        <w:div w:id="11609457">
          <w:marLeft w:val="640"/>
          <w:marRight w:val="0"/>
          <w:marTop w:val="0"/>
          <w:marBottom w:val="0"/>
          <w:divBdr>
            <w:top w:val="none" w:sz="0" w:space="0" w:color="auto"/>
            <w:left w:val="none" w:sz="0" w:space="0" w:color="auto"/>
            <w:bottom w:val="none" w:sz="0" w:space="0" w:color="auto"/>
            <w:right w:val="none" w:sz="0" w:space="0" w:color="auto"/>
          </w:divBdr>
        </w:div>
        <w:div w:id="31005755">
          <w:marLeft w:val="640"/>
          <w:marRight w:val="0"/>
          <w:marTop w:val="0"/>
          <w:marBottom w:val="0"/>
          <w:divBdr>
            <w:top w:val="none" w:sz="0" w:space="0" w:color="auto"/>
            <w:left w:val="none" w:sz="0" w:space="0" w:color="auto"/>
            <w:bottom w:val="none" w:sz="0" w:space="0" w:color="auto"/>
            <w:right w:val="none" w:sz="0" w:space="0" w:color="auto"/>
          </w:divBdr>
        </w:div>
        <w:div w:id="642392073">
          <w:marLeft w:val="640"/>
          <w:marRight w:val="0"/>
          <w:marTop w:val="0"/>
          <w:marBottom w:val="0"/>
          <w:divBdr>
            <w:top w:val="none" w:sz="0" w:space="0" w:color="auto"/>
            <w:left w:val="none" w:sz="0" w:space="0" w:color="auto"/>
            <w:bottom w:val="none" w:sz="0" w:space="0" w:color="auto"/>
            <w:right w:val="none" w:sz="0" w:space="0" w:color="auto"/>
          </w:divBdr>
        </w:div>
        <w:div w:id="2026513887">
          <w:marLeft w:val="640"/>
          <w:marRight w:val="0"/>
          <w:marTop w:val="0"/>
          <w:marBottom w:val="0"/>
          <w:divBdr>
            <w:top w:val="none" w:sz="0" w:space="0" w:color="auto"/>
            <w:left w:val="none" w:sz="0" w:space="0" w:color="auto"/>
            <w:bottom w:val="none" w:sz="0" w:space="0" w:color="auto"/>
            <w:right w:val="none" w:sz="0" w:space="0" w:color="auto"/>
          </w:divBdr>
        </w:div>
        <w:div w:id="1560626002">
          <w:marLeft w:val="640"/>
          <w:marRight w:val="0"/>
          <w:marTop w:val="0"/>
          <w:marBottom w:val="0"/>
          <w:divBdr>
            <w:top w:val="none" w:sz="0" w:space="0" w:color="auto"/>
            <w:left w:val="none" w:sz="0" w:space="0" w:color="auto"/>
            <w:bottom w:val="none" w:sz="0" w:space="0" w:color="auto"/>
            <w:right w:val="none" w:sz="0" w:space="0" w:color="auto"/>
          </w:divBdr>
        </w:div>
        <w:div w:id="945043172">
          <w:marLeft w:val="640"/>
          <w:marRight w:val="0"/>
          <w:marTop w:val="0"/>
          <w:marBottom w:val="0"/>
          <w:divBdr>
            <w:top w:val="none" w:sz="0" w:space="0" w:color="auto"/>
            <w:left w:val="none" w:sz="0" w:space="0" w:color="auto"/>
            <w:bottom w:val="none" w:sz="0" w:space="0" w:color="auto"/>
            <w:right w:val="none" w:sz="0" w:space="0" w:color="auto"/>
          </w:divBdr>
        </w:div>
        <w:div w:id="1349746512">
          <w:marLeft w:val="640"/>
          <w:marRight w:val="0"/>
          <w:marTop w:val="0"/>
          <w:marBottom w:val="0"/>
          <w:divBdr>
            <w:top w:val="none" w:sz="0" w:space="0" w:color="auto"/>
            <w:left w:val="none" w:sz="0" w:space="0" w:color="auto"/>
            <w:bottom w:val="none" w:sz="0" w:space="0" w:color="auto"/>
            <w:right w:val="none" w:sz="0" w:space="0" w:color="auto"/>
          </w:divBdr>
        </w:div>
        <w:div w:id="1385527350">
          <w:marLeft w:val="640"/>
          <w:marRight w:val="0"/>
          <w:marTop w:val="0"/>
          <w:marBottom w:val="0"/>
          <w:divBdr>
            <w:top w:val="none" w:sz="0" w:space="0" w:color="auto"/>
            <w:left w:val="none" w:sz="0" w:space="0" w:color="auto"/>
            <w:bottom w:val="none" w:sz="0" w:space="0" w:color="auto"/>
            <w:right w:val="none" w:sz="0" w:space="0" w:color="auto"/>
          </w:divBdr>
        </w:div>
        <w:div w:id="1733692493">
          <w:marLeft w:val="640"/>
          <w:marRight w:val="0"/>
          <w:marTop w:val="0"/>
          <w:marBottom w:val="0"/>
          <w:divBdr>
            <w:top w:val="none" w:sz="0" w:space="0" w:color="auto"/>
            <w:left w:val="none" w:sz="0" w:space="0" w:color="auto"/>
            <w:bottom w:val="none" w:sz="0" w:space="0" w:color="auto"/>
            <w:right w:val="none" w:sz="0" w:space="0" w:color="auto"/>
          </w:divBdr>
        </w:div>
        <w:div w:id="2057272200">
          <w:marLeft w:val="640"/>
          <w:marRight w:val="0"/>
          <w:marTop w:val="0"/>
          <w:marBottom w:val="0"/>
          <w:divBdr>
            <w:top w:val="none" w:sz="0" w:space="0" w:color="auto"/>
            <w:left w:val="none" w:sz="0" w:space="0" w:color="auto"/>
            <w:bottom w:val="none" w:sz="0" w:space="0" w:color="auto"/>
            <w:right w:val="none" w:sz="0" w:space="0" w:color="auto"/>
          </w:divBdr>
        </w:div>
        <w:div w:id="1052314997">
          <w:marLeft w:val="640"/>
          <w:marRight w:val="0"/>
          <w:marTop w:val="0"/>
          <w:marBottom w:val="0"/>
          <w:divBdr>
            <w:top w:val="none" w:sz="0" w:space="0" w:color="auto"/>
            <w:left w:val="none" w:sz="0" w:space="0" w:color="auto"/>
            <w:bottom w:val="none" w:sz="0" w:space="0" w:color="auto"/>
            <w:right w:val="none" w:sz="0" w:space="0" w:color="auto"/>
          </w:divBdr>
        </w:div>
        <w:div w:id="1521116811">
          <w:marLeft w:val="640"/>
          <w:marRight w:val="0"/>
          <w:marTop w:val="0"/>
          <w:marBottom w:val="0"/>
          <w:divBdr>
            <w:top w:val="none" w:sz="0" w:space="0" w:color="auto"/>
            <w:left w:val="none" w:sz="0" w:space="0" w:color="auto"/>
            <w:bottom w:val="none" w:sz="0" w:space="0" w:color="auto"/>
            <w:right w:val="none" w:sz="0" w:space="0" w:color="auto"/>
          </w:divBdr>
        </w:div>
        <w:div w:id="2068870705">
          <w:marLeft w:val="640"/>
          <w:marRight w:val="0"/>
          <w:marTop w:val="0"/>
          <w:marBottom w:val="0"/>
          <w:divBdr>
            <w:top w:val="none" w:sz="0" w:space="0" w:color="auto"/>
            <w:left w:val="none" w:sz="0" w:space="0" w:color="auto"/>
            <w:bottom w:val="none" w:sz="0" w:space="0" w:color="auto"/>
            <w:right w:val="none" w:sz="0" w:space="0" w:color="auto"/>
          </w:divBdr>
        </w:div>
        <w:div w:id="1928539644">
          <w:marLeft w:val="640"/>
          <w:marRight w:val="0"/>
          <w:marTop w:val="0"/>
          <w:marBottom w:val="0"/>
          <w:divBdr>
            <w:top w:val="none" w:sz="0" w:space="0" w:color="auto"/>
            <w:left w:val="none" w:sz="0" w:space="0" w:color="auto"/>
            <w:bottom w:val="none" w:sz="0" w:space="0" w:color="auto"/>
            <w:right w:val="none" w:sz="0" w:space="0" w:color="auto"/>
          </w:divBdr>
        </w:div>
        <w:div w:id="1145782068">
          <w:marLeft w:val="640"/>
          <w:marRight w:val="0"/>
          <w:marTop w:val="0"/>
          <w:marBottom w:val="0"/>
          <w:divBdr>
            <w:top w:val="none" w:sz="0" w:space="0" w:color="auto"/>
            <w:left w:val="none" w:sz="0" w:space="0" w:color="auto"/>
            <w:bottom w:val="none" w:sz="0" w:space="0" w:color="auto"/>
            <w:right w:val="none" w:sz="0" w:space="0" w:color="auto"/>
          </w:divBdr>
        </w:div>
        <w:div w:id="958486094">
          <w:marLeft w:val="640"/>
          <w:marRight w:val="0"/>
          <w:marTop w:val="0"/>
          <w:marBottom w:val="0"/>
          <w:divBdr>
            <w:top w:val="none" w:sz="0" w:space="0" w:color="auto"/>
            <w:left w:val="none" w:sz="0" w:space="0" w:color="auto"/>
            <w:bottom w:val="none" w:sz="0" w:space="0" w:color="auto"/>
            <w:right w:val="none" w:sz="0" w:space="0" w:color="auto"/>
          </w:divBdr>
        </w:div>
        <w:div w:id="176888338">
          <w:marLeft w:val="640"/>
          <w:marRight w:val="0"/>
          <w:marTop w:val="0"/>
          <w:marBottom w:val="0"/>
          <w:divBdr>
            <w:top w:val="none" w:sz="0" w:space="0" w:color="auto"/>
            <w:left w:val="none" w:sz="0" w:space="0" w:color="auto"/>
            <w:bottom w:val="none" w:sz="0" w:space="0" w:color="auto"/>
            <w:right w:val="none" w:sz="0" w:space="0" w:color="auto"/>
          </w:divBdr>
        </w:div>
        <w:div w:id="799615739">
          <w:marLeft w:val="640"/>
          <w:marRight w:val="0"/>
          <w:marTop w:val="0"/>
          <w:marBottom w:val="0"/>
          <w:divBdr>
            <w:top w:val="none" w:sz="0" w:space="0" w:color="auto"/>
            <w:left w:val="none" w:sz="0" w:space="0" w:color="auto"/>
            <w:bottom w:val="none" w:sz="0" w:space="0" w:color="auto"/>
            <w:right w:val="none" w:sz="0" w:space="0" w:color="auto"/>
          </w:divBdr>
        </w:div>
        <w:div w:id="1634402658">
          <w:marLeft w:val="640"/>
          <w:marRight w:val="0"/>
          <w:marTop w:val="0"/>
          <w:marBottom w:val="0"/>
          <w:divBdr>
            <w:top w:val="none" w:sz="0" w:space="0" w:color="auto"/>
            <w:left w:val="none" w:sz="0" w:space="0" w:color="auto"/>
            <w:bottom w:val="none" w:sz="0" w:space="0" w:color="auto"/>
            <w:right w:val="none" w:sz="0" w:space="0" w:color="auto"/>
          </w:divBdr>
        </w:div>
        <w:div w:id="118689676">
          <w:marLeft w:val="640"/>
          <w:marRight w:val="0"/>
          <w:marTop w:val="0"/>
          <w:marBottom w:val="0"/>
          <w:divBdr>
            <w:top w:val="none" w:sz="0" w:space="0" w:color="auto"/>
            <w:left w:val="none" w:sz="0" w:space="0" w:color="auto"/>
            <w:bottom w:val="none" w:sz="0" w:space="0" w:color="auto"/>
            <w:right w:val="none" w:sz="0" w:space="0" w:color="auto"/>
          </w:divBdr>
        </w:div>
        <w:div w:id="1761023105">
          <w:marLeft w:val="640"/>
          <w:marRight w:val="0"/>
          <w:marTop w:val="0"/>
          <w:marBottom w:val="0"/>
          <w:divBdr>
            <w:top w:val="none" w:sz="0" w:space="0" w:color="auto"/>
            <w:left w:val="none" w:sz="0" w:space="0" w:color="auto"/>
            <w:bottom w:val="none" w:sz="0" w:space="0" w:color="auto"/>
            <w:right w:val="none" w:sz="0" w:space="0" w:color="auto"/>
          </w:divBdr>
        </w:div>
        <w:div w:id="425618274">
          <w:marLeft w:val="640"/>
          <w:marRight w:val="0"/>
          <w:marTop w:val="0"/>
          <w:marBottom w:val="0"/>
          <w:divBdr>
            <w:top w:val="none" w:sz="0" w:space="0" w:color="auto"/>
            <w:left w:val="none" w:sz="0" w:space="0" w:color="auto"/>
            <w:bottom w:val="none" w:sz="0" w:space="0" w:color="auto"/>
            <w:right w:val="none" w:sz="0" w:space="0" w:color="auto"/>
          </w:divBdr>
        </w:div>
        <w:div w:id="814031313">
          <w:marLeft w:val="640"/>
          <w:marRight w:val="0"/>
          <w:marTop w:val="0"/>
          <w:marBottom w:val="0"/>
          <w:divBdr>
            <w:top w:val="none" w:sz="0" w:space="0" w:color="auto"/>
            <w:left w:val="none" w:sz="0" w:space="0" w:color="auto"/>
            <w:bottom w:val="none" w:sz="0" w:space="0" w:color="auto"/>
            <w:right w:val="none" w:sz="0" w:space="0" w:color="auto"/>
          </w:divBdr>
        </w:div>
        <w:div w:id="1532650421">
          <w:marLeft w:val="640"/>
          <w:marRight w:val="0"/>
          <w:marTop w:val="0"/>
          <w:marBottom w:val="0"/>
          <w:divBdr>
            <w:top w:val="none" w:sz="0" w:space="0" w:color="auto"/>
            <w:left w:val="none" w:sz="0" w:space="0" w:color="auto"/>
            <w:bottom w:val="none" w:sz="0" w:space="0" w:color="auto"/>
            <w:right w:val="none" w:sz="0" w:space="0" w:color="auto"/>
          </w:divBdr>
        </w:div>
        <w:div w:id="1235554298">
          <w:marLeft w:val="640"/>
          <w:marRight w:val="0"/>
          <w:marTop w:val="0"/>
          <w:marBottom w:val="0"/>
          <w:divBdr>
            <w:top w:val="none" w:sz="0" w:space="0" w:color="auto"/>
            <w:left w:val="none" w:sz="0" w:space="0" w:color="auto"/>
            <w:bottom w:val="none" w:sz="0" w:space="0" w:color="auto"/>
            <w:right w:val="none" w:sz="0" w:space="0" w:color="auto"/>
          </w:divBdr>
        </w:div>
        <w:div w:id="2106682426">
          <w:marLeft w:val="640"/>
          <w:marRight w:val="0"/>
          <w:marTop w:val="0"/>
          <w:marBottom w:val="0"/>
          <w:divBdr>
            <w:top w:val="none" w:sz="0" w:space="0" w:color="auto"/>
            <w:left w:val="none" w:sz="0" w:space="0" w:color="auto"/>
            <w:bottom w:val="none" w:sz="0" w:space="0" w:color="auto"/>
            <w:right w:val="none" w:sz="0" w:space="0" w:color="auto"/>
          </w:divBdr>
        </w:div>
        <w:div w:id="330571732">
          <w:marLeft w:val="640"/>
          <w:marRight w:val="0"/>
          <w:marTop w:val="0"/>
          <w:marBottom w:val="0"/>
          <w:divBdr>
            <w:top w:val="none" w:sz="0" w:space="0" w:color="auto"/>
            <w:left w:val="none" w:sz="0" w:space="0" w:color="auto"/>
            <w:bottom w:val="none" w:sz="0" w:space="0" w:color="auto"/>
            <w:right w:val="none" w:sz="0" w:space="0" w:color="auto"/>
          </w:divBdr>
        </w:div>
        <w:div w:id="684792247">
          <w:marLeft w:val="640"/>
          <w:marRight w:val="0"/>
          <w:marTop w:val="0"/>
          <w:marBottom w:val="0"/>
          <w:divBdr>
            <w:top w:val="none" w:sz="0" w:space="0" w:color="auto"/>
            <w:left w:val="none" w:sz="0" w:space="0" w:color="auto"/>
            <w:bottom w:val="none" w:sz="0" w:space="0" w:color="auto"/>
            <w:right w:val="none" w:sz="0" w:space="0" w:color="auto"/>
          </w:divBdr>
        </w:div>
        <w:div w:id="588000055">
          <w:marLeft w:val="640"/>
          <w:marRight w:val="0"/>
          <w:marTop w:val="0"/>
          <w:marBottom w:val="0"/>
          <w:divBdr>
            <w:top w:val="none" w:sz="0" w:space="0" w:color="auto"/>
            <w:left w:val="none" w:sz="0" w:space="0" w:color="auto"/>
            <w:bottom w:val="none" w:sz="0" w:space="0" w:color="auto"/>
            <w:right w:val="none" w:sz="0" w:space="0" w:color="auto"/>
          </w:divBdr>
        </w:div>
        <w:div w:id="1821725707">
          <w:marLeft w:val="640"/>
          <w:marRight w:val="0"/>
          <w:marTop w:val="0"/>
          <w:marBottom w:val="0"/>
          <w:divBdr>
            <w:top w:val="none" w:sz="0" w:space="0" w:color="auto"/>
            <w:left w:val="none" w:sz="0" w:space="0" w:color="auto"/>
            <w:bottom w:val="none" w:sz="0" w:space="0" w:color="auto"/>
            <w:right w:val="none" w:sz="0" w:space="0" w:color="auto"/>
          </w:divBdr>
        </w:div>
      </w:divsChild>
    </w:div>
    <w:div w:id="1208835832">
      <w:bodyDiv w:val="1"/>
      <w:marLeft w:val="0"/>
      <w:marRight w:val="0"/>
      <w:marTop w:val="0"/>
      <w:marBottom w:val="0"/>
      <w:divBdr>
        <w:top w:val="none" w:sz="0" w:space="0" w:color="auto"/>
        <w:left w:val="none" w:sz="0" w:space="0" w:color="auto"/>
        <w:bottom w:val="none" w:sz="0" w:space="0" w:color="auto"/>
        <w:right w:val="none" w:sz="0" w:space="0" w:color="auto"/>
      </w:divBdr>
      <w:divsChild>
        <w:div w:id="1027416098">
          <w:marLeft w:val="640"/>
          <w:marRight w:val="0"/>
          <w:marTop w:val="0"/>
          <w:marBottom w:val="0"/>
          <w:divBdr>
            <w:top w:val="none" w:sz="0" w:space="0" w:color="auto"/>
            <w:left w:val="none" w:sz="0" w:space="0" w:color="auto"/>
            <w:bottom w:val="none" w:sz="0" w:space="0" w:color="auto"/>
            <w:right w:val="none" w:sz="0" w:space="0" w:color="auto"/>
          </w:divBdr>
        </w:div>
        <w:div w:id="1320112146">
          <w:marLeft w:val="640"/>
          <w:marRight w:val="0"/>
          <w:marTop w:val="0"/>
          <w:marBottom w:val="0"/>
          <w:divBdr>
            <w:top w:val="none" w:sz="0" w:space="0" w:color="auto"/>
            <w:left w:val="none" w:sz="0" w:space="0" w:color="auto"/>
            <w:bottom w:val="none" w:sz="0" w:space="0" w:color="auto"/>
            <w:right w:val="none" w:sz="0" w:space="0" w:color="auto"/>
          </w:divBdr>
        </w:div>
        <w:div w:id="1605844817">
          <w:marLeft w:val="640"/>
          <w:marRight w:val="0"/>
          <w:marTop w:val="0"/>
          <w:marBottom w:val="0"/>
          <w:divBdr>
            <w:top w:val="none" w:sz="0" w:space="0" w:color="auto"/>
            <w:left w:val="none" w:sz="0" w:space="0" w:color="auto"/>
            <w:bottom w:val="none" w:sz="0" w:space="0" w:color="auto"/>
            <w:right w:val="none" w:sz="0" w:space="0" w:color="auto"/>
          </w:divBdr>
        </w:div>
        <w:div w:id="672030791">
          <w:marLeft w:val="640"/>
          <w:marRight w:val="0"/>
          <w:marTop w:val="0"/>
          <w:marBottom w:val="0"/>
          <w:divBdr>
            <w:top w:val="none" w:sz="0" w:space="0" w:color="auto"/>
            <w:left w:val="none" w:sz="0" w:space="0" w:color="auto"/>
            <w:bottom w:val="none" w:sz="0" w:space="0" w:color="auto"/>
            <w:right w:val="none" w:sz="0" w:space="0" w:color="auto"/>
          </w:divBdr>
        </w:div>
        <w:div w:id="540477463">
          <w:marLeft w:val="640"/>
          <w:marRight w:val="0"/>
          <w:marTop w:val="0"/>
          <w:marBottom w:val="0"/>
          <w:divBdr>
            <w:top w:val="none" w:sz="0" w:space="0" w:color="auto"/>
            <w:left w:val="none" w:sz="0" w:space="0" w:color="auto"/>
            <w:bottom w:val="none" w:sz="0" w:space="0" w:color="auto"/>
            <w:right w:val="none" w:sz="0" w:space="0" w:color="auto"/>
          </w:divBdr>
        </w:div>
        <w:div w:id="1638951269">
          <w:marLeft w:val="640"/>
          <w:marRight w:val="0"/>
          <w:marTop w:val="0"/>
          <w:marBottom w:val="0"/>
          <w:divBdr>
            <w:top w:val="none" w:sz="0" w:space="0" w:color="auto"/>
            <w:left w:val="none" w:sz="0" w:space="0" w:color="auto"/>
            <w:bottom w:val="none" w:sz="0" w:space="0" w:color="auto"/>
            <w:right w:val="none" w:sz="0" w:space="0" w:color="auto"/>
          </w:divBdr>
        </w:div>
        <w:div w:id="1874993820">
          <w:marLeft w:val="640"/>
          <w:marRight w:val="0"/>
          <w:marTop w:val="0"/>
          <w:marBottom w:val="0"/>
          <w:divBdr>
            <w:top w:val="none" w:sz="0" w:space="0" w:color="auto"/>
            <w:left w:val="none" w:sz="0" w:space="0" w:color="auto"/>
            <w:bottom w:val="none" w:sz="0" w:space="0" w:color="auto"/>
            <w:right w:val="none" w:sz="0" w:space="0" w:color="auto"/>
          </w:divBdr>
        </w:div>
        <w:div w:id="1398286373">
          <w:marLeft w:val="640"/>
          <w:marRight w:val="0"/>
          <w:marTop w:val="0"/>
          <w:marBottom w:val="0"/>
          <w:divBdr>
            <w:top w:val="none" w:sz="0" w:space="0" w:color="auto"/>
            <w:left w:val="none" w:sz="0" w:space="0" w:color="auto"/>
            <w:bottom w:val="none" w:sz="0" w:space="0" w:color="auto"/>
            <w:right w:val="none" w:sz="0" w:space="0" w:color="auto"/>
          </w:divBdr>
        </w:div>
        <w:div w:id="656999655">
          <w:marLeft w:val="640"/>
          <w:marRight w:val="0"/>
          <w:marTop w:val="0"/>
          <w:marBottom w:val="0"/>
          <w:divBdr>
            <w:top w:val="none" w:sz="0" w:space="0" w:color="auto"/>
            <w:left w:val="none" w:sz="0" w:space="0" w:color="auto"/>
            <w:bottom w:val="none" w:sz="0" w:space="0" w:color="auto"/>
            <w:right w:val="none" w:sz="0" w:space="0" w:color="auto"/>
          </w:divBdr>
        </w:div>
        <w:div w:id="360783002">
          <w:marLeft w:val="640"/>
          <w:marRight w:val="0"/>
          <w:marTop w:val="0"/>
          <w:marBottom w:val="0"/>
          <w:divBdr>
            <w:top w:val="none" w:sz="0" w:space="0" w:color="auto"/>
            <w:left w:val="none" w:sz="0" w:space="0" w:color="auto"/>
            <w:bottom w:val="none" w:sz="0" w:space="0" w:color="auto"/>
            <w:right w:val="none" w:sz="0" w:space="0" w:color="auto"/>
          </w:divBdr>
        </w:div>
        <w:div w:id="1617322864">
          <w:marLeft w:val="640"/>
          <w:marRight w:val="0"/>
          <w:marTop w:val="0"/>
          <w:marBottom w:val="0"/>
          <w:divBdr>
            <w:top w:val="none" w:sz="0" w:space="0" w:color="auto"/>
            <w:left w:val="none" w:sz="0" w:space="0" w:color="auto"/>
            <w:bottom w:val="none" w:sz="0" w:space="0" w:color="auto"/>
            <w:right w:val="none" w:sz="0" w:space="0" w:color="auto"/>
          </w:divBdr>
        </w:div>
        <w:div w:id="1459028273">
          <w:marLeft w:val="640"/>
          <w:marRight w:val="0"/>
          <w:marTop w:val="0"/>
          <w:marBottom w:val="0"/>
          <w:divBdr>
            <w:top w:val="none" w:sz="0" w:space="0" w:color="auto"/>
            <w:left w:val="none" w:sz="0" w:space="0" w:color="auto"/>
            <w:bottom w:val="none" w:sz="0" w:space="0" w:color="auto"/>
            <w:right w:val="none" w:sz="0" w:space="0" w:color="auto"/>
          </w:divBdr>
        </w:div>
        <w:div w:id="1202090169">
          <w:marLeft w:val="640"/>
          <w:marRight w:val="0"/>
          <w:marTop w:val="0"/>
          <w:marBottom w:val="0"/>
          <w:divBdr>
            <w:top w:val="none" w:sz="0" w:space="0" w:color="auto"/>
            <w:left w:val="none" w:sz="0" w:space="0" w:color="auto"/>
            <w:bottom w:val="none" w:sz="0" w:space="0" w:color="auto"/>
            <w:right w:val="none" w:sz="0" w:space="0" w:color="auto"/>
          </w:divBdr>
        </w:div>
        <w:div w:id="423378654">
          <w:marLeft w:val="640"/>
          <w:marRight w:val="0"/>
          <w:marTop w:val="0"/>
          <w:marBottom w:val="0"/>
          <w:divBdr>
            <w:top w:val="none" w:sz="0" w:space="0" w:color="auto"/>
            <w:left w:val="none" w:sz="0" w:space="0" w:color="auto"/>
            <w:bottom w:val="none" w:sz="0" w:space="0" w:color="auto"/>
            <w:right w:val="none" w:sz="0" w:space="0" w:color="auto"/>
          </w:divBdr>
        </w:div>
        <w:div w:id="1788115472">
          <w:marLeft w:val="640"/>
          <w:marRight w:val="0"/>
          <w:marTop w:val="0"/>
          <w:marBottom w:val="0"/>
          <w:divBdr>
            <w:top w:val="none" w:sz="0" w:space="0" w:color="auto"/>
            <w:left w:val="none" w:sz="0" w:space="0" w:color="auto"/>
            <w:bottom w:val="none" w:sz="0" w:space="0" w:color="auto"/>
            <w:right w:val="none" w:sz="0" w:space="0" w:color="auto"/>
          </w:divBdr>
        </w:div>
        <w:div w:id="1611619156">
          <w:marLeft w:val="640"/>
          <w:marRight w:val="0"/>
          <w:marTop w:val="0"/>
          <w:marBottom w:val="0"/>
          <w:divBdr>
            <w:top w:val="none" w:sz="0" w:space="0" w:color="auto"/>
            <w:left w:val="none" w:sz="0" w:space="0" w:color="auto"/>
            <w:bottom w:val="none" w:sz="0" w:space="0" w:color="auto"/>
            <w:right w:val="none" w:sz="0" w:space="0" w:color="auto"/>
          </w:divBdr>
        </w:div>
        <w:div w:id="1146774976">
          <w:marLeft w:val="640"/>
          <w:marRight w:val="0"/>
          <w:marTop w:val="0"/>
          <w:marBottom w:val="0"/>
          <w:divBdr>
            <w:top w:val="none" w:sz="0" w:space="0" w:color="auto"/>
            <w:left w:val="none" w:sz="0" w:space="0" w:color="auto"/>
            <w:bottom w:val="none" w:sz="0" w:space="0" w:color="auto"/>
            <w:right w:val="none" w:sz="0" w:space="0" w:color="auto"/>
          </w:divBdr>
        </w:div>
        <w:div w:id="349110796">
          <w:marLeft w:val="640"/>
          <w:marRight w:val="0"/>
          <w:marTop w:val="0"/>
          <w:marBottom w:val="0"/>
          <w:divBdr>
            <w:top w:val="none" w:sz="0" w:space="0" w:color="auto"/>
            <w:left w:val="none" w:sz="0" w:space="0" w:color="auto"/>
            <w:bottom w:val="none" w:sz="0" w:space="0" w:color="auto"/>
            <w:right w:val="none" w:sz="0" w:space="0" w:color="auto"/>
          </w:divBdr>
        </w:div>
        <w:div w:id="1277032">
          <w:marLeft w:val="640"/>
          <w:marRight w:val="0"/>
          <w:marTop w:val="0"/>
          <w:marBottom w:val="0"/>
          <w:divBdr>
            <w:top w:val="none" w:sz="0" w:space="0" w:color="auto"/>
            <w:left w:val="none" w:sz="0" w:space="0" w:color="auto"/>
            <w:bottom w:val="none" w:sz="0" w:space="0" w:color="auto"/>
            <w:right w:val="none" w:sz="0" w:space="0" w:color="auto"/>
          </w:divBdr>
        </w:div>
        <w:div w:id="1343320588">
          <w:marLeft w:val="640"/>
          <w:marRight w:val="0"/>
          <w:marTop w:val="0"/>
          <w:marBottom w:val="0"/>
          <w:divBdr>
            <w:top w:val="none" w:sz="0" w:space="0" w:color="auto"/>
            <w:left w:val="none" w:sz="0" w:space="0" w:color="auto"/>
            <w:bottom w:val="none" w:sz="0" w:space="0" w:color="auto"/>
            <w:right w:val="none" w:sz="0" w:space="0" w:color="auto"/>
          </w:divBdr>
        </w:div>
        <w:div w:id="1333490407">
          <w:marLeft w:val="640"/>
          <w:marRight w:val="0"/>
          <w:marTop w:val="0"/>
          <w:marBottom w:val="0"/>
          <w:divBdr>
            <w:top w:val="none" w:sz="0" w:space="0" w:color="auto"/>
            <w:left w:val="none" w:sz="0" w:space="0" w:color="auto"/>
            <w:bottom w:val="none" w:sz="0" w:space="0" w:color="auto"/>
            <w:right w:val="none" w:sz="0" w:space="0" w:color="auto"/>
          </w:divBdr>
        </w:div>
        <w:div w:id="710568251">
          <w:marLeft w:val="640"/>
          <w:marRight w:val="0"/>
          <w:marTop w:val="0"/>
          <w:marBottom w:val="0"/>
          <w:divBdr>
            <w:top w:val="none" w:sz="0" w:space="0" w:color="auto"/>
            <w:left w:val="none" w:sz="0" w:space="0" w:color="auto"/>
            <w:bottom w:val="none" w:sz="0" w:space="0" w:color="auto"/>
            <w:right w:val="none" w:sz="0" w:space="0" w:color="auto"/>
          </w:divBdr>
        </w:div>
        <w:div w:id="336468862">
          <w:marLeft w:val="640"/>
          <w:marRight w:val="0"/>
          <w:marTop w:val="0"/>
          <w:marBottom w:val="0"/>
          <w:divBdr>
            <w:top w:val="none" w:sz="0" w:space="0" w:color="auto"/>
            <w:left w:val="none" w:sz="0" w:space="0" w:color="auto"/>
            <w:bottom w:val="none" w:sz="0" w:space="0" w:color="auto"/>
            <w:right w:val="none" w:sz="0" w:space="0" w:color="auto"/>
          </w:divBdr>
        </w:div>
        <w:div w:id="1317805086">
          <w:marLeft w:val="640"/>
          <w:marRight w:val="0"/>
          <w:marTop w:val="0"/>
          <w:marBottom w:val="0"/>
          <w:divBdr>
            <w:top w:val="none" w:sz="0" w:space="0" w:color="auto"/>
            <w:left w:val="none" w:sz="0" w:space="0" w:color="auto"/>
            <w:bottom w:val="none" w:sz="0" w:space="0" w:color="auto"/>
            <w:right w:val="none" w:sz="0" w:space="0" w:color="auto"/>
          </w:divBdr>
        </w:div>
        <w:div w:id="1044985342">
          <w:marLeft w:val="640"/>
          <w:marRight w:val="0"/>
          <w:marTop w:val="0"/>
          <w:marBottom w:val="0"/>
          <w:divBdr>
            <w:top w:val="none" w:sz="0" w:space="0" w:color="auto"/>
            <w:left w:val="none" w:sz="0" w:space="0" w:color="auto"/>
            <w:bottom w:val="none" w:sz="0" w:space="0" w:color="auto"/>
            <w:right w:val="none" w:sz="0" w:space="0" w:color="auto"/>
          </w:divBdr>
        </w:div>
        <w:div w:id="1496846220">
          <w:marLeft w:val="640"/>
          <w:marRight w:val="0"/>
          <w:marTop w:val="0"/>
          <w:marBottom w:val="0"/>
          <w:divBdr>
            <w:top w:val="none" w:sz="0" w:space="0" w:color="auto"/>
            <w:left w:val="none" w:sz="0" w:space="0" w:color="auto"/>
            <w:bottom w:val="none" w:sz="0" w:space="0" w:color="auto"/>
            <w:right w:val="none" w:sz="0" w:space="0" w:color="auto"/>
          </w:divBdr>
        </w:div>
        <w:div w:id="2084330478">
          <w:marLeft w:val="640"/>
          <w:marRight w:val="0"/>
          <w:marTop w:val="0"/>
          <w:marBottom w:val="0"/>
          <w:divBdr>
            <w:top w:val="none" w:sz="0" w:space="0" w:color="auto"/>
            <w:left w:val="none" w:sz="0" w:space="0" w:color="auto"/>
            <w:bottom w:val="none" w:sz="0" w:space="0" w:color="auto"/>
            <w:right w:val="none" w:sz="0" w:space="0" w:color="auto"/>
          </w:divBdr>
        </w:div>
        <w:div w:id="1813282386">
          <w:marLeft w:val="640"/>
          <w:marRight w:val="0"/>
          <w:marTop w:val="0"/>
          <w:marBottom w:val="0"/>
          <w:divBdr>
            <w:top w:val="none" w:sz="0" w:space="0" w:color="auto"/>
            <w:left w:val="none" w:sz="0" w:space="0" w:color="auto"/>
            <w:bottom w:val="none" w:sz="0" w:space="0" w:color="auto"/>
            <w:right w:val="none" w:sz="0" w:space="0" w:color="auto"/>
          </w:divBdr>
        </w:div>
        <w:div w:id="804473786">
          <w:marLeft w:val="640"/>
          <w:marRight w:val="0"/>
          <w:marTop w:val="0"/>
          <w:marBottom w:val="0"/>
          <w:divBdr>
            <w:top w:val="none" w:sz="0" w:space="0" w:color="auto"/>
            <w:left w:val="none" w:sz="0" w:space="0" w:color="auto"/>
            <w:bottom w:val="none" w:sz="0" w:space="0" w:color="auto"/>
            <w:right w:val="none" w:sz="0" w:space="0" w:color="auto"/>
          </w:divBdr>
        </w:div>
        <w:div w:id="772866832">
          <w:marLeft w:val="640"/>
          <w:marRight w:val="0"/>
          <w:marTop w:val="0"/>
          <w:marBottom w:val="0"/>
          <w:divBdr>
            <w:top w:val="none" w:sz="0" w:space="0" w:color="auto"/>
            <w:left w:val="none" w:sz="0" w:space="0" w:color="auto"/>
            <w:bottom w:val="none" w:sz="0" w:space="0" w:color="auto"/>
            <w:right w:val="none" w:sz="0" w:space="0" w:color="auto"/>
          </w:divBdr>
        </w:div>
        <w:div w:id="97723631">
          <w:marLeft w:val="640"/>
          <w:marRight w:val="0"/>
          <w:marTop w:val="0"/>
          <w:marBottom w:val="0"/>
          <w:divBdr>
            <w:top w:val="none" w:sz="0" w:space="0" w:color="auto"/>
            <w:left w:val="none" w:sz="0" w:space="0" w:color="auto"/>
            <w:bottom w:val="none" w:sz="0" w:space="0" w:color="auto"/>
            <w:right w:val="none" w:sz="0" w:space="0" w:color="auto"/>
          </w:divBdr>
        </w:div>
        <w:div w:id="2115786070">
          <w:marLeft w:val="640"/>
          <w:marRight w:val="0"/>
          <w:marTop w:val="0"/>
          <w:marBottom w:val="0"/>
          <w:divBdr>
            <w:top w:val="none" w:sz="0" w:space="0" w:color="auto"/>
            <w:left w:val="none" w:sz="0" w:space="0" w:color="auto"/>
            <w:bottom w:val="none" w:sz="0" w:space="0" w:color="auto"/>
            <w:right w:val="none" w:sz="0" w:space="0" w:color="auto"/>
          </w:divBdr>
        </w:div>
        <w:div w:id="1392078695">
          <w:marLeft w:val="640"/>
          <w:marRight w:val="0"/>
          <w:marTop w:val="0"/>
          <w:marBottom w:val="0"/>
          <w:divBdr>
            <w:top w:val="none" w:sz="0" w:space="0" w:color="auto"/>
            <w:left w:val="none" w:sz="0" w:space="0" w:color="auto"/>
            <w:bottom w:val="none" w:sz="0" w:space="0" w:color="auto"/>
            <w:right w:val="none" w:sz="0" w:space="0" w:color="auto"/>
          </w:divBdr>
        </w:div>
        <w:div w:id="1759477233">
          <w:marLeft w:val="640"/>
          <w:marRight w:val="0"/>
          <w:marTop w:val="0"/>
          <w:marBottom w:val="0"/>
          <w:divBdr>
            <w:top w:val="none" w:sz="0" w:space="0" w:color="auto"/>
            <w:left w:val="none" w:sz="0" w:space="0" w:color="auto"/>
            <w:bottom w:val="none" w:sz="0" w:space="0" w:color="auto"/>
            <w:right w:val="none" w:sz="0" w:space="0" w:color="auto"/>
          </w:divBdr>
        </w:div>
        <w:div w:id="903952207">
          <w:marLeft w:val="640"/>
          <w:marRight w:val="0"/>
          <w:marTop w:val="0"/>
          <w:marBottom w:val="0"/>
          <w:divBdr>
            <w:top w:val="none" w:sz="0" w:space="0" w:color="auto"/>
            <w:left w:val="none" w:sz="0" w:space="0" w:color="auto"/>
            <w:bottom w:val="none" w:sz="0" w:space="0" w:color="auto"/>
            <w:right w:val="none" w:sz="0" w:space="0" w:color="auto"/>
          </w:divBdr>
        </w:div>
        <w:div w:id="1662388012">
          <w:marLeft w:val="640"/>
          <w:marRight w:val="0"/>
          <w:marTop w:val="0"/>
          <w:marBottom w:val="0"/>
          <w:divBdr>
            <w:top w:val="none" w:sz="0" w:space="0" w:color="auto"/>
            <w:left w:val="none" w:sz="0" w:space="0" w:color="auto"/>
            <w:bottom w:val="none" w:sz="0" w:space="0" w:color="auto"/>
            <w:right w:val="none" w:sz="0" w:space="0" w:color="auto"/>
          </w:divBdr>
        </w:div>
        <w:div w:id="1040666246">
          <w:marLeft w:val="640"/>
          <w:marRight w:val="0"/>
          <w:marTop w:val="0"/>
          <w:marBottom w:val="0"/>
          <w:divBdr>
            <w:top w:val="none" w:sz="0" w:space="0" w:color="auto"/>
            <w:left w:val="none" w:sz="0" w:space="0" w:color="auto"/>
            <w:bottom w:val="none" w:sz="0" w:space="0" w:color="auto"/>
            <w:right w:val="none" w:sz="0" w:space="0" w:color="auto"/>
          </w:divBdr>
        </w:div>
        <w:div w:id="391079652">
          <w:marLeft w:val="640"/>
          <w:marRight w:val="0"/>
          <w:marTop w:val="0"/>
          <w:marBottom w:val="0"/>
          <w:divBdr>
            <w:top w:val="none" w:sz="0" w:space="0" w:color="auto"/>
            <w:left w:val="none" w:sz="0" w:space="0" w:color="auto"/>
            <w:bottom w:val="none" w:sz="0" w:space="0" w:color="auto"/>
            <w:right w:val="none" w:sz="0" w:space="0" w:color="auto"/>
          </w:divBdr>
        </w:div>
        <w:div w:id="1460563993">
          <w:marLeft w:val="640"/>
          <w:marRight w:val="0"/>
          <w:marTop w:val="0"/>
          <w:marBottom w:val="0"/>
          <w:divBdr>
            <w:top w:val="none" w:sz="0" w:space="0" w:color="auto"/>
            <w:left w:val="none" w:sz="0" w:space="0" w:color="auto"/>
            <w:bottom w:val="none" w:sz="0" w:space="0" w:color="auto"/>
            <w:right w:val="none" w:sz="0" w:space="0" w:color="auto"/>
          </w:divBdr>
        </w:div>
        <w:div w:id="344211904">
          <w:marLeft w:val="640"/>
          <w:marRight w:val="0"/>
          <w:marTop w:val="0"/>
          <w:marBottom w:val="0"/>
          <w:divBdr>
            <w:top w:val="none" w:sz="0" w:space="0" w:color="auto"/>
            <w:left w:val="none" w:sz="0" w:space="0" w:color="auto"/>
            <w:bottom w:val="none" w:sz="0" w:space="0" w:color="auto"/>
            <w:right w:val="none" w:sz="0" w:space="0" w:color="auto"/>
          </w:divBdr>
        </w:div>
        <w:div w:id="2007316057">
          <w:marLeft w:val="640"/>
          <w:marRight w:val="0"/>
          <w:marTop w:val="0"/>
          <w:marBottom w:val="0"/>
          <w:divBdr>
            <w:top w:val="none" w:sz="0" w:space="0" w:color="auto"/>
            <w:left w:val="none" w:sz="0" w:space="0" w:color="auto"/>
            <w:bottom w:val="none" w:sz="0" w:space="0" w:color="auto"/>
            <w:right w:val="none" w:sz="0" w:space="0" w:color="auto"/>
          </w:divBdr>
        </w:div>
        <w:div w:id="52700459">
          <w:marLeft w:val="640"/>
          <w:marRight w:val="0"/>
          <w:marTop w:val="0"/>
          <w:marBottom w:val="0"/>
          <w:divBdr>
            <w:top w:val="none" w:sz="0" w:space="0" w:color="auto"/>
            <w:left w:val="none" w:sz="0" w:space="0" w:color="auto"/>
            <w:bottom w:val="none" w:sz="0" w:space="0" w:color="auto"/>
            <w:right w:val="none" w:sz="0" w:space="0" w:color="auto"/>
          </w:divBdr>
        </w:div>
        <w:div w:id="1786997172">
          <w:marLeft w:val="640"/>
          <w:marRight w:val="0"/>
          <w:marTop w:val="0"/>
          <w:marBottom w:val="0"/>
          <w:divBdr>
            <w:top w:val="none" w:sz="0" w:space="0" w:color="auto"/>
            <w:left w:val="none" w:sz="0" w:space="0" w:color="auto"/>
            <w:bottom w:val="none" w:sz="0" w:space="0" w:color="auto"/>
            <w:right w:val="none" w:sz="0" w:space="0" w:color="auto"/>
          </w:divBdr>
        </w:div>
        <w:div w:id="1460684870">
          <w:marLeft w:val="640"/>
          <w:marRight w:val="0"/>
          <w:marTop w:val="0"/>
          <w:marBottom w:val="0"/>
          <w:divBdr>
            <w:top w:val="none" w:sz="0" w:space="0" w:color="auto"/>
            <w:left w:val="none" w:sz="0" w:space="0" w:color="auto"/>
            <w:bottom w:val="none" w:sz="0" w:space="0" w:color="auto"/>
            <w:right w:val="none" w:sz="0" w:space="0" w:color="auto"/>
          </w:divBdr>
        </w:div>
        <w:div w:id="1253782853">
          <w:marLeft w:val="640"/>
          <w:marRight w:val="0"/>
          <w:marTop w:val="0"/>
          <w:marBottom w:val="0"/>
          <w:divBdr>
            <w:top w:val="none" w:sz="0" w:space="0" w:color="auto"/>
            <w:left w:val="none" w:sz="0" w:space="0" w:color="auto"/>
            <w:bottom w:val="none" w:sz="0" w:space="0" w:color="auto"/>
            <w:right w:val="none" w:sz="0" w:space="0" w:color="auto"/>
          </w:divBdr>
        </w:div>
        <w:div w:id="834298368">
          <w:marLeft w:val="640"/>
          <w:marRight w:val="0"/>
          <w:marTop w:val="0"/>
          <w:marBottom w:val="0"/>
          <w:divBdr>
            <w:top w:val="none" w:sz="0" w:space="0" w:color="auto"/>
            <w:left w:val="none" w:sz="0" w:space="0" w:color="auto"/>
            <w:bottom w:val="none" w:sz="0" w:space="0" w:color="auto"/>
            <w:right w:val="none" w:sz="0" w:space="0" w:color="auto"/>
          </w:divBdr>
        </w:div>
        <w:div w:id="1054353119">
          <w:marLeft w:val="640"/>
          <w:marRight w:val="0"/>
          <w:marTop w:val="0"/>
          <w:marBottom w:val="0"/>
          <w:divBdr>
            <w:top w:val="none" w:sz="0" w:space="0" w:color="auto"/>
            <w:left w:val="none" w:sz="0" w:space="0" w:color="auto"/>
            <w:bottom w:val="none" w:sz="0" w:space="0" w:color="auto"/>
            <w:right w:val="none" w:sz="0" w:space="0" w:color="auto"/>
          </w:divBdr>
        </w:div>
        <w:div w:id="1344092133">
          <w:marLeft w:val="640"/>
          <w:marRight w:val="0"/>
          <w:marTop w:val="0"/>
          <w:marBottom w:val="0"/>
          <w:divBdr>
            <w:top w:val="none" w:sz="0" w:space="0" w:color="auto"/>
            <w:left w:val="none" w:sz="0" w:space="0" w:color="auto"/>
            <w:bottom w:val="none" w:sz="0" w:space="0" w:color="auto"/>
            <w:right w:val="none" w:sz="0" w:space="0" w:color="auto"/>
          </w:divBdr>
        </w:div>
        <w:div w:id="1806509225">
          <w:marLeft w:val="640"/>
          <w:marRight w:val="0"/>
          <w:marTop w:val="0"/>
          <w:marBottom w:val="0"/>
          <w:divBdr>
            <w:top w:val="none" w:sz="0" w:space="0" w:color="auto"/>
            <w:left w:val="none" w:sz="0" w:space="0" w:color="auto"/>
            <w:bottom w:val="none" w:sz="0" w:space="0" w:color="auto"/>
            <w:right w:val="none" w:sz="0" w:space="0" w:color="auto"/>
          </w:divBdr>
        </w:div>
        <w:div w:id="1837381914">
          <w:marLeft w:val="640"/>
          <w:marRight w:val="0"/>
          <w:marTop w:val="0"/>
          <w:marBottom w:val="0"/>
          <w:divBdr>
            <w:top w:val="none" w:sz="0" w:space="0" w:color="auto"/>
            <w:left w:val="none" w:sz="0" w:space="0" w:color="auto"/>
            <w:bottom w:val="none" w:sz="0" w:space="0" w:color="auto"/>
            <w:right w:val="none" w:sz="0" w:space="0" w:color="auto"/>
          </w:divBdr>
        </w:div>
        <w:div w:id="895511802">
          <w:marLeft w:val="640"/>
          <w:marRight w:val="0"/>
          <w:marTop w:val="0"/>
          <w:marBottom w:val="0"/>
          <w:divBdr>
            <w:top w:val="none" w:sz="0" w:space="0" w:color="auto"/>
            <w:left w:val="none" w:sz="0" w:space="0" w:color="auto"/>
            <w:bottom w:val="none" w:sz="0" w:space="0" w:color="auto"/>
            <w:right w:val="none" w:sz="0" w:space="0" w:color="auto"/>
          </w:divBdr>
        </w:div>
        <w:div w:id="1336573298">
          <w:marLeft w:val="640"/>
          <w:marRight w:val="0"/>
          <w:marTop w:val="0"/>
          <w:marBottom w:val="0"/>
          <w:divBdr>
            <w:top w:val="none" w:sz="0" w:space="0" w:color="auto"/>
            <w:left w:val="none" w:sz="0" w:space="0" w:color="auto"/>
            <w:bottom w:val="none" w:sz="0" w:space="0" w:color="auto"/>
            <w:right w:val="none" w:sz="0" w:space="0" w:color="auto"/>
          </w:divBdr>
        </w:div>
        <w:div w:id="889343602">
          <w:marLeft w:val="640"/>
          <w:marRight w:val="0"/>
          <w:marTop w:val="0"/>
          <w:marBottom w:val="0"/>
          <w:divBdr>
            <w:top w:val="none" w:sz="0" w:space="0" w:color="auto"/>
            <w:left w:val="none" w:sz="0" w:space="0" w:color="auto"/>
            <w:bottom w:val="none" w:sz="0" w:space="0" w:color="auto"/>
            <w:right w:val="none" w:sz="0" w:space="0" w:color="auto"/>
          </w:divBdr>
        </w:div>
        <w:div w:id="2127306910">
          <w:marLeft w:val="640"/>
          <w:marRight w:val="0"/>
          <w:marTop w:val="0"/>
          <w:marBottom w:val="0"/>
          <w:divBdr>
            <w:top w:val="none" w:sz="0" w:space="0" w:color="auto"/>
            <w:left w:val="none" w:sz="0" w:space="0" w:color="auto"/>
            <w:bottom w:val="none" w:sz="0" w:space="0" w:color="auto"/>
            <w:right w:val="none" w:sz="0" w:space="0" w:color="auto"/>
          </w:divBdr>
        </w:div>
        <w:div w:id="1315720064">
          <w:marLeft w:val="640"/>
          <w:marRight w:val="0"/>
          <w:marTop w:val="0"/>
          <w:marBottom w:val="0"/>
          <w:divBdr>
            <w:top w:val="none" w:sz="0" w:space="0" w:color="auto"/>
            <w:left w:val="none" w:sz="0" w:space="0" w:color="auto"/>
            <w:bottom w:val="none" w:sz="0" w:space="0" w:color="auto"/>
            <w:right w:val="none" w:sz="0" w:space="0" w:color="auto"/>
          </w:divBdr>
        </w:div>
        <w:div w:id="288511500">
          <w:marLeft w:val="640"/>
          <w:marRight w:val="0"/>
          <w:marTop w:val="0"/>
          <w:marBottom w:val="0"/>
          <w:divBdr>
            <w:top w:val="none" w:sz="0" w:space="0" w:color="auto"/>
            <w:left w:val="none" w:sz="0" w:space="0" w:color="auto"/>
            <w:bottom w:val="none" w:sz="0" w:space="0" w:color="auto"/>
            <w:right w:val="none" w:sz="0" w:space="0" w:color="auto"/>
          </w:divBdr>
        </w:div>
        <w:div w:id="803238297">
          <w:marLeft w:val="640"/>
          <w:marRight w:val="0"/>
          <w:marTop w:val="0"/>
          <w:marBottom w:val="0"/>
          <w:divBdr>
            <w:top w:val="none" w:sz="0" w:space="0" w:color="auto"/>
            <w:left w:val="none" w:sz="0" w:space="0" w:color="auto"/>
            <w:bottom w:val="none" w:sz="0" w:space="0" w:color="auto"/>
            <w:right w:val="none" w:sz="0" w:space="0" w:color="auto"/>
          </w:divBdr>
        </w:div>
        <w:div w:id="468522319">
          <w:marLeft w:val="640"/>
          <w:marRight w:val="0"/>
          <w:marTop w:val="0"/>
          <w:marBottom w:val="0"/>
          <w:divBdr>
            <w:top w:val="none" w:sz="0" w:space="0" w:color="auto"/>
            <w:left w:val="none" w:sz="0" w:space="0" w:color="auto"/>
            <w:bottom w:val="none" w:sz="0" w:space="0" w:color="auto"/>
            <w:right w:val="none" w:sz="0" w:space="0" w:color="auto"/>
          </w:divBdr>
        </w:div>
        <w:div w:id="168376554">
          <w:marLeft w:val="640"/>
          <w:marRight w:val="0"/>
          <w:marTop w:val="0"/>
          <w:marBottom w:val="0"/>
          <w:divBdr>
            <w:top w:val="none" w:sz="0" w:space="0" w:color="auto"/>
            <w:left w:val="none" w:sz="0" w:space="0" w:color="auto"/>
            <w:bottom w:val="none" w:sz="0" w:space="0" w:color="auto"/>
            <w:right w:val="none" w:sz="0" w:space="0" w:color="auto"/>
          </w:divBdr>
        </w:div>
        <w:div w:id="310714058">
          <w:marLeft w:val="640"/>
          <w:marRight w:val="0"/>
          <w:marTop w:val="0"/>
          <w:marBottom w:val="0"/>
          <w:divBdr>
            <w:top w:val="none" w:sz="0" w:space="0" w:color="auto"/>
            <w:left w:val="none" w:sz="0" w:space="0" w:color="auto"/>
            <w:bottom w:val="none" w:sz="0" w:space="0" w:color="auto"/>
            <w:right w:val="none" w:sz="0" w:space="0" w:color="auto"/>
          </w:divBdr>
        </w:div>
        <w:div w:id="1078282332">
          <w:marLeft w:val="640"/>
          <w:marRight w:val="0"/>
          <w:marTop w:val="0"/>
          <w:marBottom w:val="0"/>
          <w:divBdr>
            <w:top w:val="none" w:sz="0" w:space="0" w:color="auto"/>
            <w:left w:val="none" w:sz="0" w:space="0" w:color="auto"/>
            <w:bottom w:val="none" w:sz="0" w:space="0" w:color="auto"/>
            <w:right w:val="none" w:sz="0" w:space="0" w:color="auto"/>
          </w:divBdr>
        </w:div>
        <w:div w:id="439491492">
          <w:marLeft w:val="640"/>
          <w:marRight w:val="0"/>
          <w:marTop w:val="0"/>
          <w:marBottom w:val="0"/>
          <w:divBdr>
            <w:top w:val="none" w:sz="0" w:space="0" w:color="auto"/>
            <w:left w:val="none" w:sz="0" w:space="0" w:color="auto"/>
            <w:bottom w:val="none" w:sz="0" w:space="0" w:color="auto"/>
            <w:right w:val="none" w:sz="0" w:space="0" w:color="auto"/>
          </w:divBdr>
        </w:div>
        <w:div w:id="1674794409">
          <w:marLeft w:val="640"/>
          <w:marRight w:val="0"/>
          <w:marTop w:val="0"/>
          <w:marBottom w:val="0"/>
          <w:divBdr>
            <w:top w:val="none" w:sz="0" w:space="0" w:color="auto"/>
            <w:left w:val="none" w:sz="0" w:space="0" w:color="auto"/>
            <w:bottom w:val="none" w:sz="0" w:space="0" w:color="auto"/>
            <w:right w:val="none" w:sz="0" w:space="0" w:color="auto"/>
          </w:divBdr>
        </w:div>
        <w:div w:id="1654748788">
          <w:marLeft w:val="640"/>
          <w:marRight w:val="0"/>
          <w:marTop w:val="0"/>
          <w:marBottom w:val="0"/>
          <w:divBdr>
            <w:top w:val="none" w:sz="0" w:space="0" w:color="auto"/>
            <w:left w:val="none" w:sz="0" w:space="0" w:color="auto"/>
            <w:bottom w:val="none" w:sz="0" w:space="0" w:color="auto"/>
            <w:right w:val="none" w:sz="0" w:space="0" w:color="auto"/>
          </w:divBdr>
        </w:div>
        <w:div w:id="1622572957">
          <w:marLeft w:val="640"/>
          <w:marRight w:val="0"/>
          <w:marTop w:val="0"/>
          <w:marBottom w:val="0"/>
          <w:divBdr>
            <w:top w:val="none" w:sz="0" w:space="0" w:color="auto"/>
            <w:left w:val="none" w:sz="0" w:space="0" w:color="auto"/>
            <w:bottom w:val="none" w:sz="0" w:space="0" w:color="auto"/>
            <w:right w:val="none" w:sz="0" w:space="0" w:color="auto"/>
          </w:divBdr>
        </w:div>
        <w:div w:id="1221861960">
          <w:marLeft w:val="640"/>
          <w:marRight w:val="0"/>
          <w:marTop w:val="0"/>
          <w:marBottom w:val="0"/>
          <w:divBdr>
            <w:top w:val="none" w:sz="0" w:space="0" w:color="auto"/>
            <w:left w:val="none" w:sz="0" w:space="0" w:color="auto"/>
            <w:bottom w:val="none" w:sz="0" w:space="0" w:color="auto"/>
            <w:right w:val="none" w:sz="0" w:space="0" w:color="auto"/>
          </w:divBdr>
        </w:div>
        <w:div w:id="774400872">
          <w:marLeft w:val="640"/>
          <w:marRight w:val="0"/>
          <w:marTop w:val="0"/>
          <w:marBottom w:val="0"/>
          <w:divBdr>
            <w:top w:val="none" w:sz="0" w:space="0" w:color="auto"/>
            <w:left w:val="none" w:sz="0" w:space="0" w:color="auto"/>
            <w:bottom w:val="none" w:sz="0" w:space="0" w:color="auto"/>
            <w:right w:val="none" w:sz="0" w:space="0" w:color="auto"/>
          </w:divBdr>
        </w:div>
        <w:div w:id="558786441">
          <w:marLeft w:val="640"/>
          <w:marRight w:val="0"/>
          <w:marTop w:val="0"/>
          <w:marBottom w:val="0"/>
          <w:divBdr>
            <w:top w:val="none" w:sz="0" w:space="0" w:color="auto"/>
            <w:left w:val="none" w:sz="0" w:space="0" w:color="auto"/>
            <w:bottom w:val="none" w:sz="0" w:space="0" w:color="auto"/>
            <w:right w:val="none" w:sz="0" w:space="0" w:color="auto"/>
          </w:divBdr>
        </w:div>
        <w:div w:id="688340618">
          <w:marLeft w:val="640"/>
          <w:marRight w:val="0"/>
          <w:marTop w:val="0"/>
          <w:marBottom w:val="0"/>
          <w:divBdr>
            <w:top w:val="none" w:sz="0" w:space="0" w:color="auto"/>
            <w:left w:val="none" w:sz="0" w:space="0" w:color="auto"/>
            <w:bottom w:val="none" w:sz="0" w:space="0" w:color="auto"/>
            <w:right w:val="none" w:sz="0" w:space="0" w:color="auto"/>
          </w:divBdr>
        </w:div>
        <w:div w:id="1607345341">
          <w:marLeft w:val="640"/>
          <w:marRight w:val="0"/>
          <w:marTop w:val="0"/>
          <w:marBottom w:val="0"/>
          <w:divBdr>
            <w:top w:val="none" w:sz="0" w:space="0" w:color="auto"/>
            <w:left w:val="none" w:sz="0" w:space="0" w:color="auto"/>
            <w:bottom w:val="none" w:sz="0" w:space="0" w:color="auto"/>
            <w:right w:val="none" w:sz="0" w:space="0" w:color="auto"/>
          </w:divBdr>
        </w:div>
        <w:div w:id="83304622">
          <w:marLeft w:val="640"/>
          <w:marRight w:val="0"/>
          <w:marTop w:val="0"/>
          <w:marBottom w:val="0"/>
          <w:divBdr>
            <w:top w:val="none" w:sz="0" w:space="0" w:color="auto"/>
            <w:left w:val="none" w:sz="0" w:space="0" w:color="auto"/>
            <w:bottom w:val="none" w:sz="0" w:space="0" w:color="auto"/>
            <w:right w:val="none" w:sz="0" w:space="0" w:color="auto"/>
          </w:divBdr>
        </w:div>
        <w:div w:id="900138093">
          <w:marLeft w:val="640"/>
          <w:marRight w:val="0"/>
          <w:marTop w:val="0"/>
          <w:marBottom w:val="0"/>
          <w:divBdr>
            <w:top w:val="none" w:sz="0" w:space="0" w:color="auto"/>
            <w:left w:val="none" w:sz="0" w:space="0" w:color="auto"/>
            <w:bottom w:val="none" w:sz="0" w:space="0" w:color="auto"/>
            <w:right w:val="none" w:sz="0" w:space="0" w:color="auto"/>
          </w:divBdr>
        </w:div>
        <w:div w:id="1522433407">
          <w:marLeft w:val="640"/>
          <w:marRight w:val="0"/>
          <w:marTop w:val="0"/>
          <w:marBottom w:val="0"/>
          <w:divBdr>
            <w:top w:val="none" w:sz="0" w:space="0" w:color="auto"/>
            <w:left w:val="none" w:sz="0" w:space="0" w:color="auto"/>
            <w:bottom w:val="none" w:sz="0" w:space="0" w:color="auto"/>
            <w:right w:val="none" w:sz="0" w:space="0" w:color="auto"/>
          </w:divBdr>
        </w:div>
        <w:div w:id="763376519">
          <w:marLeft w:val="640"/>
          <w:marRight w:val="0"/>
          <w:marTop w:val="0"/>
          <w:marBottom w:val="0"/>
          <w:divBdr>
            <w:top w:val="none" w:sz="0" w:space="0" w:color="auto"/>
            <w:left w:val="none" w:sz="0" w:space="0" w:color="auto"/>
            <w:bottom w:val="none" w:sz="0" w:space="0" w:color="auto"/>
            <w:right w:val="none" w:sz="0" w:space="0" w:color="auto"/>
          </w:divBdr>
        </w:div>
        <w:div w:id="1520657012">
          <w:marLeft w:val="640"/>
          <w:marRight w:val="0"/>
          <w:marTop w:val="0"/>
          <w:marBottom w:val="0"/>
          <w:divBdr>
            <w:top w:val="none" w:sz="0" w:space="0" w:color="auto"/>
            <w:left w:val="none" w:sz="0" w:space="0" w:color="auto"/>
            <w:bottom w:val="none" w:sz="0" w:space="0" w:color="auto"/>
            <w:right w:val="none" w:sz="0" w:space="0" w:color="auto"/>
          </w:divBdr>
        </w:div>
        <w:div w:id="762842913">
          <w:marLeft w:val="640"/>
          <w:marRight w:val="0"/>
          <w:marTop w:val="0"/>
          <w:marBottom w:val="0"/>
          <w:divBdr>
            <w:top w:val="none" w:sz="0" w:space="0" w:color="auto"/>
            <w:left w:val="none" w:sz="0" w:space="0" w:color="auto"/>
            <w:bottom w:val="none" w:sz="0" w:space="0" w:color="auto"/>
            <w:right w:val="none" w:sz="0" w:space="0" w:color="auto"/>
          </w:divBdr>
        </w:div>
        <w:div w:id="1967930376">
          <w:marLeft w:val="640"/>
          <w:marRight w:val="0"/>
          <w:marTop w:val="0"/>
          <w:marBottom w:val="0"/>
          <w:divBdr>
            <w:top w:val="none" w:sz="0" w:space="0" w:color="auto"/>
            <w:left w:val="none" w:sz="0" w:space="0" w:color="auto"/>
            <w:bottom w:val="none" w:sz="0" w:space="0" w:color="auto"/>
            <w:right w:val="none" w:sz="0" w:space="0" w:color="auto"/>
          </w:divBdr>
        </w:div>
        <w:div w:id="441152543">
          <w:marLeft w:val="640"/>
          <w:marRight w:val="0"/>
          <w:marTop w:val="0"/>
          <w:marBottom w:val="0"/>
          <w:divBdr>
            <w:top w:val="none" w:sz="0" w:space="0" w:color="auto"/>
            <w:left w:val="none" w:sz="0" w:space="0" w:color="auto"/>
            <w:bottom w:val="none" w:sz="0" w:space="0" w:color="auto"/>
            <w:right w:val="none" w:sz="0" w:space="0" w:color="auto"/>
          </w:divBdr>
        </w:div>
        <w:div w:id="2033991751">
          <w:marLeft w:val="640"/>
          <w:marRight w:val="0"/>
          <w:marTop w:val="0"/>
          <w:marBottom w:val="0"/>
          <w:divBdr>
            <w:top w:val="none" w:sz="0" w:space="0" w:color="auto"/>
            <w:left w:val="none" w:sz="0" w:space="0" w:color="auto"/>
            <w:bottom w:val="none" w:sz="0" w:space="0" w:color="auto"/>
            <w:right w:val="none" w:sz="0" w:space="0" w:color="auto"/>
          </w:divBdr>
        </w:div>
        <w:div w:id="2072269262">
          <w:marLeft w:val="640"/>
          <w:marRight w:val="0"/>
          <w:marTop w:val="0"/>
          <w:marBottom w:val="0"/>
          <w:divBdr>
            <w:top w:val="none" w:sz="0" w:space="0" w:color="auto"/>
            <w:left w:val="none" w:sz="0" w:space="0" w:color="auto"/>
            <w:bottom w:val="none" w:sz="0" w:space="0" w:color="auto"/>
            <w:right w:val="none" w:sz="0" w:space="0" w:color="auto"/>
          </w:divBdr>
        </w:div>
        <w:div w:id="1913000892">
          <w:marLeft w:val="640"/>
          <w:marRight w:val="0"/>
          <w:marTop w:val="0"/>
          <w:marBottom w:val="0"/>
          <w:divBdr>
            <w:top w:val="none" w:sz="0" w:space="0" w:color="auto"/>
            <w:left w:val="none" w:sz="0" w:space="0" w:color="auto"/>
            <w:bottom w:val="none" w:sz="0" w:space="0" w:color="auto"/>
            <w:right w:val="none" w:sz="0" w:space="0" w:color="auto"/>
          </w:divBdr>
        </w:div>
        <w:div w:id="441611596">
          <w:marLeft w:val="640"/>
          <w:marRight w:val="0"/>
          <w:marTop w:val="0"/>
          <w:marBottom w:val="0"/>
          <w:divBdr>
            <w:top w:val="none" w:sz="0" w:space="0" w:color="auto"/>
            <w:left w:val="none" w:sz="0" w:space="0" w:color="auto"/>
            <w:bottom w:val="none" w:sz="0" w:space="0" w:color="auto"/>
            <w:right w:val="none" w:sz="0" w:space="0" w:color="auto"/>
          </w:divBdr>
        </w:div>
        <w:div w:id="264926971">
          <w:marLeft w:val="640"/>
          <w:marRight w:val="0"/>
          <w:marTop w:val="0"/>
          <w:marBottom w:val="0"/>
          <w:divBdr>
            <w:top w:val="none" w:sz="0" w:space="0" w:color="auto"/>
            <w:left w:val="none" w:sz="0" w:space="0" w:color="auto"/>
            <w:bottom w:val="none" w:sz="0" w:space="0" w:color="auto"/>
            <w:right w:val="none" w:sz="0" w:space="0" w:color="auto"/>
          </w:divBdr>
        </w:div>
        <w:div w:id="456148228">
          <w:marLeft w:val="640"/>
          <w:marRight w:val="0"/>
          <w:marTop w:val="0"/>
          <w:marBottom w:val="0"/>
          <w:divBdr>
            <w:top w:val="none" w:sz="0" w:space="0" w:color="auto"/>
            <w:left w:val="none" w:sz="0" w:space="0" w:color="auto"/>
            <w:bottom w:val="none" w:sz="0" w:space="0" w:color="auto"/>
            <w:right w:val="none" w:sz="0" w:space="0" w:color="auto"/>
          </w:divBdr>
        </w:div>
        <w:div w:id="1202984795">
          <w:marLeft w:val="640"/>
          <w:marRight w:val="0"/>
          <w:marTop w:val="0"/>
          <w:marBottom w:val="0"/>
          <w:divBdr>
            <w:top w:val="none" w:sz="0" w:space="0" w:color="auto"/>
            <w:left w:val="none" w:sz="0" w:space="0" w:color="auto"/>
            <w:bottom w:val="none" w:sz="0" w:space="0" w:color="auto"/>
            <w:right w:val="none" w:sz="0" w:space="0" w:color="auto"/>
          </w:divBdr>
        </w:div>
        <w:div w:id="412819482">
          <w:marLeft w:val="640"/>
          <w:marRight w:val="0"/>
          <w:marTop w:val="0"/>
          <w:marBottom w:val="0"/>
          <w:divBdr>
            <w:top w:val="none" w:sz="0" w:space="0" w:color="auto"/>
            <w:left w:val="none" w:sz="0" w:space="0" w:color="auto"/>
            <w:bottom w:val="none" w:sz="0" w:space="0" w:color="auto"/>
            <w:right w:val="none" w:sz="0" w:space="0" w:color="auto"/>
          </w:divBdr>
        </w:div>
        <w:div w:id="415178243">
          <w:marLeft w:val="640"/>
          <w:marRight w:val="0"/>
          <w:marTop w:val="0"/>
          <w:marBottom w:val="0"/>
          <w:divBdr>
            <w:top w:val="none" w:sz="0" w:space="0" w:color="auto"/>
            <w:left w:val="none" w:sz="0" w:space="0" w:color="auto"/>
            <w:bottom w:val="none" w:sz="0" w:space="0" w:color="auto"/>
            <w:right w:val="none" w:sz="0" w:space="0" w:color="auto"/>
          </w:divBdr>
        </w:div>
        <w:div w:id="2046364563">
          <w:marLeft w:val="640"/>
          <w:marRight w:val="0"/>
          <w:marTop w:val="0"/>
          <w:marBottom w:val="0"/>
          <w:divBdr>
            <w:top w:val="none" w:sz="0" w:space="0" w:color="auto"/>
            <w:left w:val="none" w:sz="0" w:space="0" w:color="auto"/>
            <w:bottom w:val="none" w:sz="0" w:space="0" w:color="auto"/>
            <w:right w:val="none" w:sz="0" w:space="0" w:color="auto"/>
          </w:divBdr>
        </w:div>
        <w:div w:id="329069751">
          <w:marLeft w:val="640"/>
          <w:marRight w:val="0"/>
          <w:marTop w:val="0"/>
          <w:marBottom w:val="0"/>
          <w:divBdr>
            <w:top w:val="none" w:sz="0" w:space="0" w:color="auto"/>
            <w:left w:val="none" w:sz="0" w:space="0" w:color="auto"/>
            <w:bottom w:val="none" w:sz="0" w:space="0" w:color="auto"/>
            <w:right w:val="none" w:sz="0" w:space="0" w:color="auto"/>
          </w:divBdr>
        </w:div>
        <w:div w:id="2030137233">
          <w:marLeft w:val="640"/>
          <w:marRight w:val="0"/>
          <w:marTop w:val="0"/>
          <w:marBottom w:val="0"/>
          <w:divBdr>
            <w:top w:val="none" w:sz="0" w:space="0" w:color="auto"/>
            <w:left w:val="none" w:sz="0" w:space="0" w:color="auto"/>
            <w:bottom w:val="none" w:sz="0" w:space="0" w:color="auto"/>
            <w:right w:val="none" w:sz="0" w:space="0" w:color="auto"/>
          </w:divBdr>
        </w:div>
        <w:div w:id="897978952">
          <w:marLeft w:val="640"/>
          <w:marRight w:val="0"/>
          <w:marTop w:val="0"/>
          <w:marBottom w:val="0"/>
          <w:divBdr>
            <w:top w:val="none" w:sz="0" w:space="0" w:color="auto"/>
            <w:left w:val="none" w:sz="0" w:space="0" w:color="auto"/>
            <w:bottom w:val="none" w:sz="0" w:space="0" w:color="auto"/>
            <w:right w:val="none" w:sz="0" w:space="0" w:color="auto"/>
          </w:divBdr>
        </w:div>
        <w:div w:id="1700349971">
          <w:marLeft w:val="640"/>
          <w:marRight w:val="0"/>
          <w:marTop w:val="0"/>
          <w:marBottom w:val="0"/>
          <w:divBdr>
            <w:top w:val="none" w:sz="0" w:space="0" w:color="auto"/>
            <w:left w:val="none" w:sz="0" w:space="0" w:color="auto"/>
            <w:bottom w:val="none" w:sz="0" w:space="0" w:color="auto"/>
            <w:right w:val="none" w:sz="0" w:space="0" w:color="auto"/>
          </w:divBdr>
        </w:div>
        <w:div w:id="761297759">
          <w:marLeft w:val="640"/>
          <w:marRight w:val="0"/>
          <w:marTop w:val="0"/>
          <w:marBottom w:val="0"/>
          <w:divBdr>
            <w:top w:val="none" w:sz="0" w:space="0" w:color="auto"/>
            <w:left w:val="none" w:sz="0" w:space="0" w:color="auto"/>
            <w:bottom w:val="none" w:sz="0" w:space="0" w:color="auto"/>
            <w:right w:val="none" w:sz="0" w:space="0" w:color="auto"/>
          </w:divBdr>
        </w:div>
        <w:div w:id="695078783">
          <w:marLeft w:val="640"/>
          <w:marRight w:val="0"/>
          <w:marTop w:val="0"/>
          <w:marBottom w:val="0"/>
          <w:divBdr>
            <w:top w:val="none" w:sz="0" w:space="0" w:color="auto"/>
            <w:left w:val="none" w:sz="0" w:space="0" w:color="auto"/>
            <w:bottom w:val="none" w:sz="0" w:space="0" w:color="auto"/>
            <w:right w:val="none" w:sz="0" w:space="0" w:color="auto"/>
          </w:divBdr>
        </w:div>
        <w:div w:id="1958292528">
          <w:marLeft w:val="640"/>
          <w:marRight w:val="0"/>
          <w:marTop w:val="0"/>
          <w:marBottom w:val="0"/>
          <w:divBdr>
            <w:top w:val="none" w:sz="0" w:space="0" w:color="auto"/>
            <w:left w:val="none" w:sz="0" w:space="0" w:color="auto"/>
            <w:bottom w:val="none" w:sz="0" w:space="0" w:color="auto"/>
            <w:right w:val="none" w:sz="0" w:space="0" w:color="auto"/>
          </w:divBdr>
        </w:div>
        <w:div w:id="1218249394">
          <w:marLeft w:val="640"/>
          <w:marRight w:val="0"/>
          <w:marTop w:val="0"/>
          <w:marBottom w:val="0"/>
          <w:divBdr>
            <w:top w:val="none" w:sz="0" w:space="0" w:color="auto"/>
            <w:left w:val="none" w:sz="0" w:space="0" w:color="auto"/>
            <w:bottom w:val="none" w:sz="0" w:space="0" w:color="auto"/>
            <w:right w:val="none" w:sz="0" w:space="0" w:color="auto"/>
          </w:divBdr>
        </w:div>
        <w:div w:id="1908569906">
          <w:marLeft w:val="640"/>
          <w:marRight w:val="0"/>
          <w:marTop w:val="0"/>
          <w:marBottom w:val="0"/>
          <w:divBdr>
            <w:top w:val="none" w:sz="0" w:space="0" w:color="auto"/>
            <w:left w:val="none" w:sz="0" w:space="0" w:color="auto"/>
            <w:bottom w:val="none" w:sz="0" w:space="0" w:color="auto"/>
            <w:right w:val="none" w:sz="0" w:space="0" w:color="auto"/>
          </w:divBdr>
        </w:div>
        <w:div w:id="1460610584">
          <w:marLeft w:val="640"/>
          <w:marRight w:val="0"/>
          <w:marTop w:val="0"/>
          <w:marBottom w:val="0"/>
          <w:divBdr>
            <w:top w:val="none" w:sz="0" w:space="0" w:color="auto"/>
            <w:left w:val="none" w:sz="0" w:space="0" w:color="auto"/>
            <w:bottom w:val="none" w:sz="0" w:space="0" w:color="auto"/>
            <w:right w:val="none" w:sz="0" w:space="0" w:color="auto"/>
          </w:divBdr>
        </w:div>
        <w:div w:id="1953391741">
          <w:marLeft w:val="640"/>
          <w:marRight w:val="0"/>
          <w:marTop w:val="0"/>
          <w:marBottom w:val="0"/>
          <w:divBdr>
            <w:top w:val="none" w:sz="0" w:space="0" w:color="auto"/>
            <w:left w:val="none" w:sz="0" w:space="0" w:color="auto"/>
            <w:bottom w:val="none" w:sz="0" w:space="0" w:color="auto"/>
            <w:right w:val="none" w:sz="0" w:space="0" w:color="auto"/>
          </w:divBdr>
        </w:div>
        <w:div w:id="645285115">
          <w:marLeft w:val="640"/>
          <w:marRight w:val="0"/>
          <w:marTop w:val="0"/>
          <w:marBottom w:val="0"/>
          <w:divBdr>
            <w:top w:val="none" w:sz="0" w:space="0" w:color="auto"/>
            <w:left w:val="none" w:sz="0" w:space="0" w:color="auto"/>
            <w:bottom w:val="none" w:sz="0" w:space="0" w:color="auto"/>
            <w:right w:val="none" w:sz="0" w:space="0" w:color="auto"/>
          </w:divBdr>
        </w:div>
        <w:div w:id="2140568837">
          <w:marLeft w:val="640"/>
          <w:marRight w:val="0"/>
          <w:marTop w:val="0"/>
          <w:marBottom w:val="0"/>
          <w:divBdr>
            <w:top w:val="none" w:sz="0" w:space="0" w:color="auto"/>
            <w:left w:val="none" w:sz="0" w:space="0" w:color="auto"/>
            <w:bottom w:val="none" w:sz="0" w:space="0" w:color="auto"/>
            <w:right w:val="none" w:sz="0" w:space="0" w:color="auto"/>
          </w:divBdr>
        </w:div>
        <w:div w:id="1268082054">
          <w:marLeft w:val="640"/>
          <w:marRight w:val="0"/>
          <w:marTop w:val="0"/>
          <w:marBottom w:val="0"/>
          <w:divBdr>
            <w:top w:val="none" w:sz="0" w:space="0" w:color="auto"/>
            <w:left w:val="none" w:sz="0" w:space="0" w:color="auto"/>
            <w:bottom w:val="none" w:sz="0" w:space="0" w:color="auto"/>
            <w:right w:val="none" w:sz="0" w:space="0" w:color="auto"/>
          </w:divBdr>
        </w:div>
        <w:div w:id="1804544545">
          <w:marLeft w:val="640"/>
          <w:marRight w:val="0"/>
          <w:marTop w:val="0"/>
          <w:marBottom w:val="0"/>
          <w:divBdr>
            <w:top w:val="none" w:sz="0" w:space="0" w:color="auto"/>
            <w:left w:val="none" w:sz="0" w:space="0" w:color="auto"/>
            <w:bottom w:val="none" w:sz="0" w:space="0" w:color="auto"/>
            <w:right w:val="none" w:sz="0" w:space="0" w:color="auto"/>
          </w:divBdr>
        </w:div>
        <w:div w:id="1521429408">
          <w:marLeft w:val="640"/>
          <w:marRight w:val="0"/>
          <w:marTop w:val="0"/>
          <w:marBottom w:val="0"/>
          <w:divBdr>
            <w:top w:val="none" w:sz="0" w:space="0" w:color="auto"/>
            <w:left w:val="none" w:sz="0" w:space="0" w:color="auto"/>
            <w:bottom w:val="none" w:sz="0" w:space="0" w:color="auto"/>
            <w:right w:val="none" w:sz="0" w:space="0" w:color="auto"/>
          </w:divBdr>
        </w:div>
        <w:div w:id="557522431">
          <w:marLeft w:val="640"/>
          <w:marRight w:val="0"/>
          <w:marTop w:val="0"/>
          <w:marBottom w:val="0"/>
          <w:divBdr>
            <w:top w:val="none" w:sz="0" w:space="0" w:color="auto"/>
            <w:left w:val="none" w:sz="0" w:space="0" w:color="auto"/>
            <w:bottom w:val="none" w:sz="0" w:space="0" w:color="auto"/>
            <w:right w:val="none" w:sz="0" w:space="0" w:color="auto"/>
          </w:divBdr>
        </w:div>
        <w:div w:id="1584218754">
          <w:marLeft w:val="640"/>
          <w:marRight w:val="0"/>
          <w:marTop w:val="0"/>
          <w:marBottom w:val="0"/>
          <w:divBdr>
            <w:top w:val="none" w:sz="0" w:space="0" w:color="auto"/>
            <w:left w:val="none" w:sz="0" w:space="0" w:color="auto"/>
            <w:bottom w:val="none" w:sz="0" w:space="0" w:color="auto"/>
            <w:right w:val="none" w:sz="0" w:space="0" w:color="auto"/>
          </w:divBdr>
        </w:div>
        <w:div w:id="345179616">
          <w:marLeft w:val="640"/>
          <w:marRight w:val="0"/>
          <w:marTop w:val="0"/>
          <w:marBottom w:val="0"/>
          <w:divBdr>
            <w:top w:val="none" w:sz="0" w:space="0" w:color="auto"/>
            <w:left w:val="none" w:sz="0" w:space="0" w:color="auto"/>
            <w:bottom w:val="none" w:sz="0" w:space="0" w:color="auto"/>
            <w:right w:val="none" w:sz="0" w:space="0" w:color="auto"/>
          </w:divBdr>
        </w:div>
        <w:div w:id="1849632986">
          <w:marLeft w:val="640"/>
          <w:marRight w:val="0"/>
          <w:marTop w:val="0"/>
          <w:marBottom w:val="0"/>
          <w:divBdr>
            <w:top w:val="none" w:sz="0" w:space="0" w:color="auto"/>
            <w:left w:val="none" w:sz="0" w:space="0" w:color="auto"/>
            <w:bottom w:val="none" w:sz="0" w:space="0" w:color="auto"/>
            <w:right w:val="none" w:sz="0" w:space="0" w:color="auto"/>
          </w:divBdr>
        </w:div>
        <w:div w:id="1203248138">
          <w:marLeft w:val="640"/>
          <w:marRight w:val="0"/>
          <w:marTop w:val="0"/>
          <w:marBottom w:val="0"/>
          <w:divBdr>
            <w:top w:val="none" w:sz="0" w:space="0" w:color="auto"/>
            <w:left w:val="none" w:sz="0" w:space="0" w:color="auto"/>
            <w:bottom w:val="none" w:sz="0" w:space="0" w:color="auto"/>
            <w:right w:val="none" w:sz="0" w:space="0" w:color="auto"/>
          </w:divBdr>
        </w:div>
        <w:div w:id="973406493">
          <w:marLeft w:val="640"/>
          <w:marRight w:val="0"/>
          <w:marTop w:val="0"/>
          <w:marBottom w:val="0"/>
          <w:divBdr>
            <w:top w:val="none" w:sz="0" w:space="0" w:color="auto"/>
            <w:left w:val="none" w:sz="0" w:space="0" w:color="auto"/>
            <w:bottom w:val="none" w:sz="0" w:space="0" w:color="auto"/>
            <w:right w:val="none" w:sz="0" w:space="0" w:color="auto"/>
          </w:divBdr>
        </w:div>
        <w:div w:id="1113093808">
          <w:marLeft w:val="640"/>
          <w:marRight w:val="0"/>
          <w:marTop w:val="0"/>
          <w:marBottom w:val="0"/>
          <w:divBdr>
            <w:top w:val="none" w:sz="0" w:space="0" w:color="auto"/>
            <w:left w:val="none" w:sz="0" w:space="0" w:color="auto"/>
            <w:bottom w:val="none" w:sz="0" w:space="0" w:color="auto"/>
            <w:right w:val="none" w:sz="0" w:space="0" w:color="auto"/>
          </w:divBdr>
        </w:div>
        <w:div w:id="1722753377">
          <w:marLeft w:val="640"/>
          <w:marRight w:val="0"/>
          <w:marTop w:val="0"/>
          <w:marBottom w:val="0"/>
          <w:divBdr>
            <w:top w:val="none" w:sz="0" w:space="0" w:color="auto"/>
            <w:left w:val="none" w:sz="0" w:space="0" w:color="auto"/>
            <w:bottom w:val="none" w:sz="0" w:space="0" w:color="auto"/>
            <w:right w:val="none" w:sz="0" w:space="0" w:color="auto"/>
          </w:divBdr>
        </w:div>
        <w:div w:id="607083370">
          <w:marLeft w:val="640"/>
          <w:marRight w:val="0"/>
          <w:marTop w:val="0"/>
          <w:marBottom w:val="0"/>
          <w:divBdr>
            <w:top w:val="none" w:sz="0" w:space="0" w:color="auto"/>
            <w:left w:val="none" w:sz="0" w:space="0" w:color="auto"/>
            <w:bottom w:val="none" w:sz="0" w:space="0" w:color="auto"/>
            <w:right w:val="none" w:sz="0" w:space="0" w:color="auto"/>
          </w:divBdr>
        </w:div>
        <w:div w:id="389380257">
          <w:marLeft w:val="640"/>
          <w:marRight w:val="0"/>
          <w:marTop w:val="0"/>
          <w:marBottom w:val="0"/>
          <w:divBdr>
            <w:top w:val="none" w:sz="0" w:space="0" w:color="auto"/>
            <w:left w:val="none" w:sz="0" w:space="0" w:color="auto"/>
            <w:bottom w:val="none" w:sz="0" w:space="0" w:color="auto"/>
            <w:right w:val="none" w:sz="0" w:space="0" w:color="auto"/>
          </w:divBdr>
        </w:div>
        <w:div w:id="1816683217">
          <w:marLeft w:val="640"/>
          <w:marRight w:val="0"/>
          <w:marTop w:val="0"/>
          <w:marBottom w:val="0"/>
          <w:divBdr>
            <w:top w:val="none" w:sz="0" w:space="0" w:color="auto"/>
            <w:left w:val="none" w:sz="0" w:space="0" w:color="auto"/>
            <w:bottom w:val="none" w:sz="0" w:space="0" w:color="auto"/>
            <w:right w:val="none" w:sz="0" w:space="0" w:color="auto"/>
          </w:divBdr>
        </w:div>
        <w:div w:id="9111040">
          <w:marLeft w:val="640"/>
          <w:marRight w:val="0"/>
          <w:marTop w:val="0"/>
          <w:marBottom w:val="0"/>
          <w:divBdr>
            <w:top w:val="none" w:sz="0" w:space="0" w:color="auto"/>
            <w:left w:val="none" w:sz="0" w:space="0" w:color="auto"/>
            <w:bottom w:val="none" w:sz="0" w:space="0" w:color="auto"/>
            <w:right w:val="none" w:sz="0" w:space="0" w:color="auto"/>
          </w:divBdr>
        </w:div>
        <w:div w:id="786041707">
          <w:marLeft w:val="640"/>
          <w:marRight w:val="0"/>
          <w:marTop w:val="0"/>
          <w:marBottom w:val="0"/>
          <w:divBdr>
            <w:top w:val="none" w:sz="0" w:space="0" w:color="auto"/>
            <w:left w:val="none" w:sz="0" w:space="0" w:color="auto"/>
            <w:bottom w:val="none" w:sz="0" w:space="0" w:color="auto"/>
            <w:right w:val="none" w:sz="0" w:space="0" w:color="auto"/>
          </w:divBdr>
        </w:div>
        <w:div w:id="570308490">
          <w:marLeft w:val="640"/>
          <w:marRight w:val="0"/>
          <w:marTop w:val="0"/>
          <w:marBottom w:val="0"/>
          <w:divBdr>
            <w:top w:val="none" w:sz="0" w:space="0" w:color="auto"/>
            <w:left w:val="none" w:sz="0" w:space="0" w:color="auto"/>
            <w:bottom w:val="none" w:sz="0" w:space="0" w:color="auto"/>
            <w:right w:val="none" w:sz="0" w:space="0" w:color="auto"/>
          </w:divBdr>
        </w:div>
        <w:div w:id="1161703462">
          <w:marLeft w:val="640"/>
          <w:marRight w:val="0"/>
          <w:marTop w:val="0"/>
          <w:marBottom w:val="0"/>
          <w:divBdr>
            <w:top w:val="none" w:sz="0" w:space="0" w:color="auto"/>
            <w:left w:val="none" w:sz="0" w:space="0" w:color="auto"/>
            <w:bottom w:val="none" w:sz="0" w:space="0" w:color="auto"/>
            <w:right w:val="none" w:sz="0" w:space="0" w:color="auto"/>
          </w:divBdr>
        </w:div>
        <w:div w:id="918291645">
          <w:marLeft w:val="640"/>
          <w:marRight w:val="0"/>
          <w:marTop w:val="0"/>
          <w:marBottom w:val="0"/>
          <w:divBdr>
            <w:top w:val="none" w:sz="0" w:space="0" w:color="auto"/>
            <w:left w:val="none" w:sz="0" w:space="0" w:color="auto"/>
            <w:bottom w:val="none" w:sz="0" w:space="0" w:color="auto"/>
            <w:right w:val="none" w:sz="0" w:space="0" w:color="auto"/>
          </w:divBdr>
        </w:div>
        <w:div w:id="1211529432">
          <w:marLeft w:val="640"/>
          <w:marRight w:val="0"/>
          <w:marTop w:val="0"/>
          <w:marBottom w:val="0"/>
          <w:divBdr>
            <w:top w:val="none" w:sz="0" w:space="0" w:color="auto"/>
            <w:left w:val="none" w:sz="0" w:space="0" w:color="auto"/>
            <w:bottom w:val="none" w:sz="0" w:space="0" w:color="auto"/>
            <w:right w:val="none" w:sz="0" w:space="0" w:color="auto"/>
          </w:divBdr>
        </w:div>
        <w:div w:id="810441126">
          <w:marLeft w:val="640"/>
          <w:marRight w:val="0"/>
          <w:marTop w:val="0"/>
          <w:marBottom w:val="0"/>
          <w:divBdr>
            <w:top w:val="none" w:sz="0" w:space="0" w:color="auto"/>
            <w:left w:val="none" w:sz="0" w:space="0" w:color="auto"/>
            <w:bottom w:val="none" w:sz="0" w:space="0" w:color="auto"/>
            <w:right w:val="none" w:sz="0" w:space="0" w:color="auto"/>
          </w:divBdr>
        </w:div>
        <w:div w:id="1787313594">
          <w:marLeft w:val="640"/>
          <w:marRight w:val="0"/>
          <w:marTop w:val="0"/>
          <w:marBottom w:val="0"/>
          <w:divBdr>
            <w:top w:val="none" w:sz="0" w:space="0" w:color="auto"/>
            <w:left w:val="none" w:sz="0" w:space="0" w:color="auto"/>
            <w:bottom w:val="none" w:sz="0" w:space="0" w:color="auto"/>
            <w:right w:val="none" w:sz="0" w:space="0" w:color="auto"/>
          </w:divBdr>
        </w:div>
        <w:div w:id="595482422">
          <w:marLeft w:val="640"/>
          <w:marRight w:val="0"/>
          <w:marTop w:val="0"/>
          <w:marBottom w:val="0"/>
          <w:divBdr>
            <w:top w:val="none" w:sz="0" w:space="0" w:color="auto"/>
            <w:left w:val="none" w:sz="0" w:space="0" w:color="auto"/>
            <w:bottom w:val="none" w:sz="0" w:space="0" w:color="auto"/>
            <w:right w:val="none" w:sz="0" w:space="0" w:color="auto"/>
          </w:divBdr>
        </w:div>
      </w:divsChild>
    </w:div>
    <w:div w:id="1220360553">
      <w:bodyDiv w:val="1"/>
      <w:marLeft w:val="0"/>
      <w:marRight w:val="0"/>
      <w:marTop w:val="0"/>
      <w:marBottom w:val="0"/>
      <w:divBdr>
        <w:top w:val="none" w:sz="0" w:space="0" w:color="auto"/>
        <w:left w:val="none" w:sz="0" w:space="0" w:color="auto"/>
        <w:bottom w:val="none" w:sz="0" w:space="0" w:color="auto"/>
        <w:right w:val="none" w:sz="0" w:space="0" w:color="auto"/>
      </w:divBdr>
      <w:divsChild>
        <w:div w:id="576477894">
          <w:marLeft w:val="640"/>
          <w:marRight w:val="0"/>
          <w:marTop w:val="0"/>
          <w:marBottom w:val="0"/>
          <w:divBdr>
            <w:top w:val="none" w:sz="0" w:space="0" w:color="auto"/>
            <w:left w:val="none" w:sz="0" w:space="0" w:color="auto"/>
            <w:bottom w:val="none" w:sz="0" w:space="0" w:color="auto"/>
            <w:right w:val="none" w:sz="0" w:space="0" w:color="auto"/>
          </w:divBdr>
        </w:div>
        <w:div w:id="2036073728">
          <w:marLeft w:val="640"/>
          <w:marRight w:val="0"/>
          <w:marTop w:val="0"/>
          <w:marBottom w:val="0"/>
          <w:divBdr>
            <w:top w:val="none" w:sz="0" w:space="0" w:color="auto"/>
            <w:left w:val="none" w:sz="0" w:space="0" w:color="auto"/>
            <w:bottom w:val="none" w:sz="0" w:space="0" w:color="auto"/>
            <w:right w:val="none" w:sz="0" w:space="0" w:color="auto"/>
          </w:divBdr>
        </w:div>
        <w:div w:id="1640918496">
          <w:marLeft w:val="640"/>
          <w:marRight w:val="0"/>
          <w:marTop w:val="0"/>
          <w:marBottom w:val="0"/>
          <w:divBdr>
            <w:top w:val="none" w:sz="0" w:space="0" w:color="auto"/>
            <w:left w:val="none" w:sz="0" w:space="0" w:color="auto"/>
            <w:bottom w:val="none" w:sz="0" w:space="0" w:color="auto"/>
            <w:right w:val="none" w:sz="0" w:space="0" w:color="auto"/>
          </w:divBdr>
        </w:div>
        <w:div w:id="1437948885">
          <w:marLeft w:val="640"/>
          <w:marRight w:val="0"/>
          <w:marTop w:val="0"/>
          <w:marBottom w:val="0"/>
          <w:divBdr>
            <w:top w:val="none" w:sz="0" w:space="0" w:color="auto"/>
            <w:left w:val="none" w:sz="0" w:space="0" w:color="auto"/>
            <w:bottom w:val="none" w:sz="0" w:space="0" w:color="auto"/>
            <w:right w:val="none" w:sz="0" w:space="0" w:color="auto"/>
          </w:divBdr>
        </w:div>
        <w:div w:id="703141604">
          <w:marLeft w:val="640"/>
          <w:marRight w:val="0"/>
          <w:marTop w:val="0"/>
          <w:marBottom w:val="0"/>
          <w:divBdr>
            <w:top w:val="none" w:sz="0" w:space="0" w:color="auto"/>
            <w:left w:val="none" w:sz="0" w:space="0" w:color="auto"/>
            <w:bottom w:val="none" w:sz="0" w:space="0" w:color="auto"/>
            <w:right w:val="none" w:sz="0" w:space="0" w:color="auto"/>
          </w:divBdr>
        </w:div>
        <w:div w:id="1206992351">
          <w:marLeft w:val="640"/>
          <w:marRight w:val="0"/>
          <w:marTop w:val="0"/>
          <w:marBottom w:val="0"/>
          <w:divBdr>
            <w:top w:val="none" w:sz="0" w:space="0" w:color="auto"/>
            <w:left w:val="none" w:sz="0" w:space="0" w:color="auto"/>
            <w:bottom w:val="none" w:sz="0" w:space="0" w:color="auto"/>
            <w:right w:val="none" w:sz="0" w:space="0" w:color="auto"/>
          </w:divBdr>
        </w:div>
        <w:div w:id="520046477">
          <w:marLeft w:val="640"/>
          <w:marRight w:val="0"/>
          <w:marTop w:val="0"/>
          <w:marBottom w:val="0"/>
          <w:divBdr>
            <w:top w:val="none" w:sz="0" w:space="0" w:color="auto"/>
            <w:left w:val="none" w:sz="0" w:space="0" w:color="auto"/>
            <w:bottom w:val="none" w:sz="0" w:space="0" w:color="auto"/>
            <w:right w:val="none" w:sz="0" w:space="0" w:color="auto"/>
          </w:divBdr>
        </w:div>
        <w:div w:id="310521174">
          <w:marLeft w:val="640"/>
          <w:marRight w:val="0"/>
          <w:marTop w:val="0"/>
          <w:marBottom w:val="0"/>
          <w:divBdr>
            <w:top w:val="none" w:sz="0" w:space="0" w:color="auto"/>
            <w:left w:val="none" w:sz="0" w:space="0" w:color="auto"/>
            <w:bottom w:val="none" w:sz="0" w:space="0" w:color="auto"/>
            <w:right w:val="none" w:sz="0" w:space="0" w:color="auto"/>
          </w:divBdr>
        </w:div>
        <w:div w:id="1585339844">
          <w:marLeft w:val="640"/>
          <w:marRight w:val="0"/>
          <w:marTop w:val="0"/>
          <w:marBottom w:val="0"/>
          <w:divBdr>
            <w:top w:val="none" w:sz="0" w:space="0" w:color="auto"/>
            <w:left w:val="none" w:sz="0" w:space="0" w:color="auto"/>
            <w:bottom w:val="none" w:sz="0" w:space="0" w:color="auto"/>
            <w:right w:val="none" w:sz="0" w:space="0" w:color="auto"/>
          </w:divBdr>
        </w:div>
        <w:div w:id="1016737664">
          <w:marLeft w:val="640"/>
          <w:marRight w:val="0"/>
          <w:marTop w:val="0"/>
          <w:marBottom w:val="0"/>
          <w:divBdr>
            <w:top w:val="none" w:sz="0" w:space="0" w:color="auto"/>
            <w:left w:val="none" w:sz="0" w:space="0" w:color="auto"/>
            <w:bottom w:val="none" w:sz="0" w:space="0" w:color="auto"/>
            <w:right w:val="none" w:sz="0" w:space="0" w:color="auto"/>
          </w:divBdr>
        </w:div>
        <w:div w:id="1710832786">
          <w:marLeft w:val="640"/>
          <w:marRight w:val="0"/>
          <w:marTop w:val="0"/>
          <w:marBottom w:val="0"/>
          <w:divBdr>
            <w:top w:val="none" w:sz="0" w:space="0" w:color="auto"/>
            <w:left w:val="none" w:sz="0" w:space="0" w:color="auto"/>
            <w:bottom w:val="none" w:sz="0" w:space="0" w:color="auto"/>
            <w:right w:val="none" w:sz="0" w:space="0" w:color="auto"/>
          </w:divBdr>
        </w:div>
        <w:div w:id="1495534059">
          <w:marLeft w:val="640"/>
          <w:marRight w:val="0"/>
          <w:marTop w:val="0"/>
          <w:marBottom w:val="0"/>
          <w:divBdr>
            <w:top w:val="none" w:sz="0" w:space="0" w:color="auto"/>
            <w:left w:val="none" w:sz="0" w:space="0" w:color="auto"/>
            <w:bottom w:val="none" w:sz="0" w:space="0" w:color="auto"/>
            <w:right w:val="none" w:sz="0" w:space="0" w:color="auto"/>
          </w:divBdr>
        </w:div>
        <w:div w:id="2517989">
          <w:marLeft w:val="640"/>
          <w:marRight w:val="0"/>
          <w:marTop w:val="0"/>
          <w:marBottom w:val="0"/>
          <w:divBdr>
            <w:top w:val="none" w:sz="0" w:space="0" w:color="auto"/>
            <w:left w:val="none" w:sz="0" w:space="0" w:color="auto"/>
            <w:bottom w:val="none" w:sz="0" w:space="0" w:color="auto"/>
            <w:right w:val="none" w:sz="0" w:space="0" w:color="auto"/>
          </w:divBdr>
        </w:div>
        <w:div w:id="1630084670">
          <w:marLeft w:val="640"/>
          <w:marRight w:val="0"/>
          <w:marTop w:val="0"/>
          <w:marBottom w:val="0"/>
          <w:divBdr>
            <w:top w:val="none" w:sz="0" w:space="0" w:color="auto"/>
            <w:left w:val="none" w:sz="0" w:space="0" w:color="auto"/>
            <w:bottom w:val="none" w:sz="0" w:space="0" w:color="auto"/>
            <w:right w:val="none" w:sz="0" w:space="0" w:color="auto"/>
          </w:divBdr>
        </w:div>
        <w:div w:id="776414871">
          <w:marLeft w:val="640"/>
          <w:marRight w:val="0"/>
          <w:marTop w:val="0"/>
          <w:marBottom w:val="0"/>
          <w:divBdr>
            <w:top w:val="none" w:sz="0" w:space="0" w:color="auto"/>
            <w:left w:val="none" w:sz="0" w:space="0" w:color="auto"/>
            <w:bottom w:val="none" w:sz="0" w:space="0" w:color="auto"/>
            <w:right w:val="none" w:sz="0" w:space="0" w:color="auto"/>
          </w:divBdr>
        </w:div>
        <w:div w:id="2130002055">
          <w:marLeft w:val="640"/>
          <w:marRight w:val="0"/>
          <w:marTop w:val="0"/>
          <w:marBottom w:val="0"/>
          <w:divBdr>
            <w:top w:val="none" w:sz="0" w:space="0" w:color="auto"/>
            <w:left w:val="none" w:sz="0" w:space="0" w:color="auto"/>
            <w:bottom w:val="none" w:sz="0" w:space="0" w:color="auto"/>
            <w:right w:val="none" w:sz="0" w:space="0" w:color="auto"/>
          </w:divBdr>
        </w:div>
        <w:div w:id="294608255">
          <w:marLeft w:val="640"/>
          <w:marRight w:val="0"/>
          <w:marTop w:val="0"/>
          <w:marBottom w:val="0"/>
          <w:divBdr>
            <w:top w:val="none" w:sz="0" w:space="0" w:color="auto"/>
            <w:left w:val="none" w:sz="0" w:space="0" w:color="auto"/>
            <w:bottom w:val="none" w:sz="0" w:space="0" w:color="auto"/>
            <w:right w:val="none" w:sz="0" w:space="0" w:color="auto"/>
          </w:divBdr>
        </w:div>
        <w:div w:id="2115205383">
          <w:marLeft w:val="640"/>
          <w:marRight w:val="0"/>
          <w:marTop w:val="0"/>
          <w:marBottom w:val="0"/>
          <w:divBdr>
            <w:top w:val="none" w:sz="0" w:space="0" w:color="auto"/>
            <w:left w:val="none" w:sz="0" w:space="0" w:color="auto"/>
            <w:bottom w:val="none" w:sz="0" w:space="0" w:color="auto"/>
            <w:right w:val="none" w:sz="0" w:space="0" w:color="auto"/>
          </w:divBdr>
        </w:div>
        <w:div w:id="1086196812">
          <w:marLeft w:val="640"/>
          <w:marRight w:val="0"/>
          <w:marTop w:val="0"/>
          <w:marBottom w:val="0"/>
          <w:divBdr>
            <w:top w:val="none" w:sz="0" w:space="0" w:color="auto"/>
            <w:left w:val="none" w:sz="0" w:space="0" w:color="auto"/>
            <w:bottom w:val="none" w:sz="0" w:space="0" w:color="auto"/>
            <w:right w:val="none" w:sz="0" w:space="0" w:color="auto"/>
          </w:divBdr>
        </w:div>
        <w:div w:id="1342706016">
          <w:marLeft w:val="640"/>
          <w:marRight w:val="0"/>
          <w:marTop w:val="0"/>
          <w:marBottom w:val="0"/>
          <w:divBdr>
            <w:top w:val="none" w:sz="0" w:space="0" w:color="auto"/>
            <w:left w:val="none" w:sz="0" w:space="0" w:color="auto"/>
            <w:bottom w:val="none" w:sz="0" w:space="0" w:color="auto"/>
            <w:right w:val="none" w:sz="0" w:space="0" w:color="auto"/>
          </w:divBdr>
        </w:div>
        <w:div w:id="628631439">
          <w:marLeft w:val="640"/>
          <w:marRight w:val="0"/>
          <w:marTop w:val="0"/>
          <w:marBottom w:val="0"/>
          <w:divBdr>
            <w:top w:val="none" w:sz="0" w:space="0" w:color="auto"/>
            <w:left w:val="none" w:sz="0" w:space="0" w:color="auto"/>
            <w:bottom w:val="none" w:sz="0" w:space="0" w:color="auto"/>
            <w:right w:val="none" w:sz="0" w:space="0" w:color="auto"/>
          </w:divBdr>
        </w:div>
        <w:div w:id="1044521613">
          <w:marLeft w:val="640"/>
          <w:marRight w:val="0"/>
          <w:marTop w:val="0"/>
          <w:marBottom w:val="0"/>
          <w:divBdr>
            <w:top w:val="none" w:sz="0" w:space="0" w:color="auto"/>
            <w:left w:val="none" w:sz="0" w:space="0" w:color="auto"/>
            <w:bottom w:val="none" w:sz="0" w:space="0" w:color="auto"/>
            <w:right w:val="none" w:sz="0" w:space="0" w:color="auto"/>
          </w:divBdr>
        </w:div>
        <w:div w:id="17121619">
          <w:marLeft w:val="640"/>
          <w:marRight w:val="0"/>
          <w:marTop w:val="0"/>
          <w:marBottom w:val="0"/>
          <w:divBdr>
            <w:top w:val="none" w:sz="0" w:space="0" w:color="auto"/>
            <w:left w:val="none" w:sz="0" w:space="0" w:color="auto"/>
            <w:bottom w:val="none" w:sz="0" w:space="0" w:color="auto"/>
            <w:right w:val="none" w:sz="0" w:space="0" w:color="auto"/>
          </w:divBdr>
        </w:div>
        <w:div w:id="483281894">
          <w:marLeft w:val="640"/>
          <w:marRight w:val="0"/>
          <w:marTop w:val="0"/>
          <w:marBottom w:val="0"/>
          <w:divBdr>
            <w:top w:val="none" w:sz="0" w:space="0" w:color="auto"/>
            <w:left w:val="none" w:sz="0" w:space="0" w:color="auto"/>
            <w:bottom w:val="none" w:sz="0" w:space="0" w:color="auto"/>
            <w:right w:val="none" w:sz="0" w:space="0" w:color="auto"/>
          </w:divBdr>
        </w:div>
        <w:div w:id="1708097042">
          <w:marLeft w:val="640"/>
          <w:marRight w:val="0"/>
          <w:marTop w:val="0"/>
          <w:marBottom w:val="0"/>
          <w:divBdr>
            <w:top w:val="none" w:sz="0" w:space="0" w:color="auto"/>
            <w:left w:val="none" w:sz="0" w:space="0" w:color="auto"/>
            <w:bottom w:val="none" w:sz="0" w:space="0" w:color="auto"/>
            <w:right w:val="none" w:sz="0" w:space="0" w:color="auto"/>
          </w:divBdr>
        </w:div>
        <w:div w:id="327752175">
          <w:marLeft w:val="640"/>
          <w:marRight w:val="0"/>
          <w:marTop w:val="0"/>
          <w:marBottom w:val="0"/>
          <w:divBdr>
            <w:top w:val="none" w:sz="0" w:space="0" w:color="auto"/>
            <w:left w:val="none" w:sz="0" w:space="0" w:color="auto"/>
            <w:bottom w:val="none" w:sz="0" w:space="0" w:color="auto"/>
            <w:right w:val="none" w:sz="0" w:space="0" w:color="auto"/>
          </w:divBdr>
        </w:div>
        <w:div w:id="48263586">
          <w:marLeft w:val="640"/>
          <w:marRight w:val="0"/>
          <w:marTop w:val="0"/>
          <w:marBottom w:val="0"/>
          <w:divBdr>
            <w:top w:val="none" w:sz="0" w:space="0" w:color="auto"/>
            <w:left w:val="none" w:sz="0" w:space="0" w:color="auto"/>
            <w:bottom w:val="none" w:sz="0" w:space="0" w:color="auto"/>
            <w:right w:val="none" w:sz="0" w:space="0" w:color="auto"/>
          </w:divBdr>
        </w:div>
        <w:div w:id="50420583">
          <w:marLeft w:val="640"/>
          <w:marRight w:val="0"/>
          <w:marTop w:val="0"/>
          <w:marBottom w:val="0"/>
          <w:divBdr>
            <w:top w:val="none" w:sz="0" w:space="0" w:color="auto"/>
            <w:left w:val="none" w:sz="0" w:space="0" w:color="auto"/>
            <w:bottom w:val="none" w:sz="0" w:space="0" w:color="auto"/>
            <w:right w:val="none" w:sz="0" w:space="0" w:color="auto"/>
          </w:divBdr>
        </w:div>
        <w:div w:id="730811137">
          <w:marLeft w:val="640"/>
          <w:marRight w:val="0"/>
          <w:marTop w:val="0"/>
          <w:marBottom w:val="0"/>
          <w:divBdr>
            <w:top w:val="none" w:sz="0" w:space="0" w:color="auto"/>
            <w:left w:val="none" w:sz="0" w:space="0" w:color="auto"/>
            <w:bottom w:val="none" w:sz="0" w:space="0" w:color="auto"/>
            <w:right w:val="none" w:sz="0" w:space="0" w:color="auto"/>
          </w:divBdr>
        </w:div>
        <w:div w:id="115414528">
          <w:marLeft w:val="640"/>
          <w:marRight w:val="0"/>
          <w:marTop w:val="0"/>
          <w:marBottom w:val="0"/>
          <w:divBdr>
            <w:top w:val="none" w:sz="0" w:space="0" w:color="auto"/>
            <w:left w:val="none" w:sz="0" w:space="0" w:color="auto"/>
            <w:bottom w:val="none" w:sz="0" w:space="0" w:color="auto"/>
            <w:right w:val="none" w:sz="0" w:space="0" w:color="auto"/>
          </w:divBdr>
        </w:div>
        <w:div w:id="507987296">
          <w:marLeft w:val="640"/>
          <w:marRight w:val="0"/>
          <w:marTop w:val="0"/>
          <w:marBottom w:val="0"/>
          <w:divBdr>
            <w:top w:val="none" w:sz="0" w:space="0" w:color="auto"/>
            <w:left w:val="none" w:sz="0" w:space="0" w:color="auto"/>
            <w:bottom w:val="none" w:sz="0" w:space="0" w:color="auto"/>
            <w:right w:val="none" w:sz="0" w:space="0" w:color="auto"/>
          </w:divBdr>
        </w:div>
        <w:div w:id="583419793">
          <w:marLeft w:val="640"/>
          <w:marRight w:val="0"/>
          <w:marTop w:val="0"/>
          <w:marBottom w:val="0"/>
          <w:divBdr>
            <w:top w:val="none" w:sz="0" w:space="0" w:color="auto"/>
            <w:left w:val="none" w:sz="0" w:space="0" w:color="auto"/>
            <w:bottom w:val="none" w:sz="0" w:space="0" w:color="auto"/>
            <w:right w:val="none" w:sz="0" w:space="0" w:color="auto"/>
          </w:divBdr>
        </w:div>
        <w:div w:id="288173797">
          <w:marLeft w:val="640"/>
          <w:marRight w:val="0"/>
          <w:marTop w:val="0"/>
          <w:marBottom w:val="0"/>
          <w:divBdr>
            <w:top w:val="none" w:sz="0" w:space="0" w:color="auto"/>
            <w:left w:val="none" w:sz="0" w:space="0" w:color="auto"/>
            <w:bottom w:val="none" w:sz="0" w:space="0" w:color="auto"/>
            <w:right w:val="none" w:sz="0" w:space="0" w:color="auto"/>
          </w:divBdr>
        </w:div>
        <w:div w:id="721366672">
          <w:marLeft w:val="640"/>
          <w:marRight w:val="0"/>
          <w:marTop w:val="0"/>
          <w:marBottom w:val="0"/>
          <w:divBdr>
            <w:top w:val="none" w:sz="0" w:space="0" w:color="auto"/>
            <w:left w:val="none" w:sz="0" w:space="0" w:color="auto"/>
            <w:bottom w:val="none" w:sz="0" w:space="0" w:color="auto"/>
            <w:right w:val="none" w:sz="0" w:space="0" w:color="auto"/>
          </w:divBdr>
        </w:div>
        <w:div w:id="1345477813">
          <w:marLeft w:val="640"/>
          <w:marRight w:val="0"/>
          <w:marTop w:val="0"/>
          <w:marBottom w:val="0"/>
          <w:divBdr>
            <w:top w:val="none" w:sz="0" w:space="0" w:color="auto"/>
            <w:left w:val="none" w:sz="0" w:space="0" w:color="auto"/>
            <w:bottom w:val="none" w:sz="0" w:space="0" w:color="auto"/>
            <w:right w:val="none" w:sz="0" w:space="0" w:color="auto"/>
          </w:divBdr>
        </w:div>
        <w:div w:id="789276935">
          <w:marLeft w:val="640"/>
          <w:marRight w:val="0"/>
          <w:marTop w:val="0"/>
          <w:marBottom w:val="0"/>
          <w:divBdr>
            <w:top w:val="none" w:sz="0" w:space="0" w:color="auto"/>
            <w:left w:val="none" w:sz="0" w:space="0" w:color="auto"/>
            <w:bottom w:val="none" w:sz="0" w:space="0" w:color="auto"/>
            <w:right w:val="none" w:sz="0" w:space="0" w:color="auto"/>
          </w:divBdr>
        </w:div>
        <w:div w:id="1313831716">
          <w:marLeft w:val="640"/>
          <w:marRight w:val="0"/>
          <w:marTop w:val="0"/>
          <w:marBottom w:val="0"/>
          <w:divBdr>
            <w:top w:val="none" w:sz="0" w:space="0" w:color="auto"/>
            <w:left w:val="none" w:sz="0" w:space="0" w:color="auto"/>
            <w:bottom w:val="none" w:sz="0" w:space="0" w:color="auto"/>
            <w:right w:val="none" w:sz="0" w:space="0" w:color="auto"/>
          </w:divBdr>
        </w:div>
        <w:div w:id="1330477177">
          <w:marLeft w:val="640"/>
          <w:marRight w:val="0"/>
          <w:marTop w:val="0"/>
          <w:marBottom w:val="0"/>
          <w:divBdr>
            <w:top w:val="none" w:sz="0" w:space="0" w:color="auto"/>
            <w:left w:val="none" w:sz="0" w:space="0" w:color="auto"/>
            <w:bottom w:val="none" w:sz="0" w:space="0" w:color="auto"/>
            <w:right w:val="none" w:sz="0" w:space="0" w:color="auto"/>
          </w:divBdr>
        </w:div>
        <w:div w:id="1976837593">
          <w:marLeft w:val="640"/>
          <w:marRight w:val="0"/>
          <w:marTop w:val="0"/>
          <w:marBottom w:val="0"/>
          <w:divBdr>
            <w:top w:val="none" w:sz="0" w:space="0" w:color="auto"/>
            <w:left w:val="none" w:sz="0" w:space="0" w:color="auto"/>
            <w:bottom w:val="none" w:sz="0" w:space="0" w:color="auto"/>
            <w:right w:val="none" w:sz="0" w:space="0" w:color="auto"/>
          </w:divBdr>
        </w:div>
        <w:div w:id="174657382">
          <w:marLeft w:val="640"/>
          <w:marRight w:val="0"/>
          <w:marTop w:val="0"/>
          <w:marBottom w:val="0"/>
          <w:divBdr>
            <w:top w:val="none" w:sz="0" w:space="0" w:color="auto"/>
            <w:left w:val="none" w:sz="0" w:space="0" w:color="auto"/>
            <w:bottom w:val="none" w:sz="0" w:space="0" w:color="auto"/>
            <w:right w:val="none" w:sz="0" w:space="0" w:color="auto"/>
          </w:divBdr>
        </w:div>
        <w:div w:id="1518078349">
          <w:marLeft w:val="640"/>
          <w:marRight w:val="0"/>
          <w:marTop w:val="0"/>
          <w:marBottom w:val="0"/>
          <w:divBdr>
            <w:top w:val="none" w:sz="0" w:space="0" w:color="auto"/>
            <w:left w:val="none" w:sz="0" w:space="0" w:color="auto"/>
            <w:bottom w:val="none" w:sz="0" w:space="0" w:color="auto"/>
            <w:right w:val="none" w:sz="0" w:space="0" w:color="auto"/>
          </w:divBdr>
        </w:div>
        <w:div w:id="1590850127">
          <w:marLeft w:val="640"/>
          <w:marRight w:val="0"/>
          <w:marTop w:val="0"/>
          <w:marBottom w:val="0"/>
          <w:divBdr>
            <w:top w:val="none" w:sz="0" w:space="0" w:color="auto"/>
            <w:left w:val="none" w:sz="0" w:space="0" w:color="auto"/>
            <w:bottom w:val="none" w:sz="0" w:space="0" w:color="auto"/>
            <w:right w:val="none" w:sz="0" w:space="0" w:color="auto"/>
          </w:divBdr>
        </w:div>
        <w:div w:id="1750619740">
          <w:marLeft w:val="640"/>
          <w:marRight w:val="0"/>
          <w:marTop w:val="0"/>
          <w:marBottom w:val="0"/>
          <w:divBdr>
            <w:top w:val="none" w:sz="0" w:space="0" w:color="auto"/>
            <w:left w:val="none" w:sz="0" w:space="0" w:color="auto"/>
            <w:bottom w:val="none" w:sz="0" w:space="0" w:color="auto"/>
            <w:right w:val="none" w:sz="0" w:space="0" w:color="auto"/>
          </w:divBdr>
        </w:div>
        <w:div w:id="401104140">
          <w:marLeft w:val="640"/>
          <w:marRight w:val="0"/>
          <w:marTop w:val="0"/>
          <w:marBottom w:val="0"/>
          <w:divBdr>
            <w:top w:val="none" w:sz="0" w:space="0" w:color="auto"/>
            <w:left w:val="none" w:sz="0" w:space="0" w:color="auto"/>
            <w:bottom w:val="none" w:sz="0" w:space="0" w:color="auto"/>
            <w:right w:val="none" w:sz="0" w:space="0" w:color="auto"/>
          </w:divBdr>
        </w:div>
        <w:div w:id="646981868">
          <w:marLeft w:val="640"/>
          <w:marRight w:val="0"/>
          <w:marTop w:val="0"/>
          <w:marBottom w:val="0"/>
          <w:divBdr>
            <w:top w:val="none" w:sz="0" w:space="0" w:color="auto"/>
            <w:left w:val="none" w:sz="0" w:space="0" w:color="auto"/>
            <w:bottom w:val="none" w:sz="0" w:space="0" w:color="auto"/>
            <w:right w:val="none" w:sz="0" w:space="0" w:color="auto"/>
          </w:divBdr>
        </w:div>
        <w:div w:id="1846749315">
          <w:marLeft w:val="640"/>
          <w:marRight w:val="0"/>
          <w:marTop w:val="0"/>
          <w:marBottom w:val="0"/>
          <w:divBdr>
            <w:top w:val="none" w:sz="0" w:space="0" w:color="auto"/>
            <w:left w:val="none" w:sz="0" w:space="0" w:color="auto"/>
            <w:bottom w:val="none" w:sz="0" w:space="0" w:color="auto"/>
            <w:right w:val="none" w:sz="0" w:space="0" w:color="auto"/>
          </w:divBdr>
        </w:div>
        <w:div w:id="952634269">
          <w:marLeft w:val="640"/>
          <w:marRight w:val="0"/>
          <w:marTop w:val="0"/>
          <w:marBottom w:val="0"/>
          <w:divBdr>
            <w:top w:val="none" w:sz="0" w:space="0" w:color="auto"/>
            <w:left w:val="none" w:sz="0" w:space="0" w:color="auto"/>
            <w:bottom w:val="none" w:sz="0" w:space="0" w:color="auto"/>
            <w:right w:val="none" w:sz="0" w:space="0" w:color="auto"/>
          </w:divBdr>
        </w:div>
        <w:div w:id="104081356">
          <w:marLeft w:val="640"/>
          <w:marRight w:val="0"/>
          <w:marTop w:val="0"/>
          <w:marBottom w:val="0"/>
          <w:divBdr>
            <w:top w:val="none" w:sz="0" w:space="0" w:color="auto"/>
            <w:left w:val="none" w:sz="0" w:space="0" w:color="auto"/>
            <w:bottom w:val="none" w:sz="0" w:space="0" w:color="auto"/>
            <w:right w:val="none" w:sz="0" w:space="0" w:color="auto"/>
          </w:divBdr>
        </w:div>
        <w:div w:id="1330598127">
          <w:marLeft w:val="640"/>
          <w:marRight w:val="0"/>
          <w:marTop w:val="0"/>
          <w:marBottom w:val="0"/>
          <w:divBdr>
            <w:top w:val="none" w:sz="0" w:space="0" w:color="auto"/>
            <w:left w:val="none" w:sz="0" w:space="0" w:color="auto"/>
            <w:bottom w:val="none" w:sz="0" w:space="0" w:color="auto"/>
            <w:right w:val="none" w:sz="0" w:space="0" w:color="auto"/>
          </w:divBdr>
        </w:div>
        <w:div w:id="79064182">
          <w:marLeft w:val="640"/>
          <w:marRight w:val="0"/>
          <w:marTop w:val="0"/>
          <w:marBottom w:val="0"/>
          <w:divBdr>
            <w:top w:val="none" w:sz="0" w:space="0" w:color="auto"/>
            <w:left w:val="none" w:sz="0" w:space="0" w:color="auto"/>
            <w:bottom w:val="none" w:sz="0" w:space="0" w:color="auto"/>
            <w:right w:val="none" w:sz="0" w:space="0" w:color="auto"/>
          </w:divBdr>
        </w:div>
        <w:div w:id="494103569">
          <w:marLeft w:val="640"/>
          <w:marRight w:val="0"/>
          <w:marTop w:val="0"/>
          <w:marBottom w:val="0"/>
          <w:divBdr>
            <w:top w:val="none" w:sz="0" w:space="0" w:color="auto"/>
            <w:left w:val="none" w:sz="0" w:space="0" w:color="auto"/>
            <w:bottom w:val="none" w:sz="0" w:space="0" w:color="auto"/>
            <w:right w:val="none" w:sz="0" w:space="0" w:color="auto"/>
          </w:divBdr>
        </w:div>
        <w:div w:id="2093772696">
          <w:marLeft w:val="640"/>
          <w:marRight w:val="0"/>
          <w:marTop w:val="0"/>
          <w:marBottom w:val="0"/>
          <w:divBdr>
            <w:top w:val="none" w:sz="0" w:space="0" w:color="auto"/>
            <w:left w:val="none" w:sz="0" w:space="0" w:color="auto"/>
            <w:bottom w:val="none" w:sz="0" w:space="0" w:color="auto"/>
            <w:right w:val="none" w:sz="0" w:space="0" w:color="auto"/>
          </w:divBdr>
        </w:div>
        <w:div w:id="844828275">
          <w:marLeft w:val="640"/>
          <w:marRight w:val="0"/>
          <w:marTop w:val="0"/>
          <w:marBottom w:val="0"/>
          <w:divBdr>
            <w:top w:val="none" w:sz="0" w:space="0" w:color="auto"/>
            <w:left w:val="none" w:sz="0" w:space="0" w:color="auto"/>
            <w:bottom w:val="none" w:sz="0" w:space="0" w:color="auto"/>
            <w:right w:val="none" w:sz="0" w:space="0" w:color="auto"/>
          </w:divBdr>
        </w:div>
        <w:div w:id="1813399932">
          <w:marLeft w:val="640"/>
          <w:marRight w:val="0"/>
          <w:marTop w:val="0"/>
          <w:marBottom w:val="0"/>
          <w:divBdr>
            <w:top w:val="none" w:sz="0" w:space="0" w:color="auto"/>
            <w:left w:val="none" w:sz="0" w:space="0" w:color="auto"/>
            <w:bottom w:val="none" w:sz="0" w:space="0" w:color="auto"/>
            <w:right w:val="none" w:sz="0" w:space="0" w:color="auto"/>
          </w:divBdr>
        </w:div>
        <w:div w:id="1178736158">
          <w:marLeft w:val="640"/>
          <w:marRight w:val="0"/>
          <w:marTop w:val="0"/>
          <w:marBottom w:val="0"/>
          <w:divBdr>
            <w:top w:val="none" w:sz="0" w:space="0" w:color="auto"/>
            <w:left w:val="none" w:sz="0" w:space="0" w:color="auto"/>
            <w:bottom w:val="none" w:sz="0" w:space="0" w:color="auto"/>
            <w:right w:val="none" w:sz="0" w:space="0" w:color="auto"/>
          </w:divBdr>
        </w:div>
        <w:div w:id="219556080">
          <w:marLeft w:val="640"/>
          <w:marRight w:val="0"/>
          <w:marTop w:val="0"/>
          <w:marBottom w:val="0"/>
          <w:divBdr>
            <w:top w:val="none" w:sz="0" w:space="0" w:color="auto"/>
            <w:left w:val="none" w:sz="0" w:space="0" w:color="auto"/>
            <w:bottom w:val="none" w:sz="0" w:space="0" w:color="auto"/>
            <w:right w:val="none" w:sz="0" w:space="0" w:color="auto"/>
          </w:divBdr>
        </w:div>
        <w:div w:id="572546827">
          <w:marLeft w:val="640"/>
          <w:marRight w:val="0"/>
          <w:marTop w:val="0"/>
          <w:marBottom w:val="0"/>
          <w:divBdr>
            <w:top w:val="none" w:sz="0" w:space="0" w:color="auto"/>
            <w:left w:val="none" w:sz="0" w:space="0" w:color="auto"/>
            <w:bottom w:val="none" w:sz="0" w:space="0" w:color="auto"/>
            <w:right w:val="none" w:sz="0" w:space="0" w:color="auto"/>
          </w:divBdr>
        </w:div>
        <w:div w:id="1278097390">
          <w:marLeft w:val="640"/>
          <w:marRight w:val="0"/>
          <w:marTop w:val="0"/>
          <w:marBottom w:val="0"/>
          <w:divBdr>
            <w:top w:val="none" w:sz="0" w:space="0" w:color="auto"/>
            <w:left w:val="none" w:sz="0" w:space="0" w:color="auto"/>
            <w:bottom w:val="none" w:sz="0" w:space="0" w:color="auto"/>
            <w:right w:val="none" w:sz="0" w:space="0" w:color="auto"/>
          </w:divBdr>
        </w:div>
        <w:div w:id="1290357023">
          <w:marLeft w:val="640"/>
          <w:marRight w:val="0"/>
          <w:marTop w:val="0"/>
          <w:marBottom w:val="0"/>
          <w:divBdr>
            <w:top w:val="none" w:sz="0" w:space="0" w:color="auto"/>
            <w:left w:val="none" w:sz="0" w:space="0" w:color="auto"/>
            <w:bottom w:val="none" w:sz="0" w:space="0" w:color="auto"/>
            <w:right w:val="none" w:sz="0" w:space="0" w:color="auto"/>
          </w:divBdr>
        </w:div>
        <w:div w:id="1021206858">
          <w:marLeft w:val="640"/>
          <w:marRight w:val="0"/>
          <w:marTop w:val="0"/>
          <w:marBottom w:val="0"/>
          <w:divBdr>
            <w:top w:val="none" w:sz="0" w:space="0" w:color="auto"/>
            <w:left w:val="none" w:sz="0" w:space="0" w:color="auto"/>
            <w:bottom w:val="none" w:sz="0" w:space="0" w:color="auto"/>
            <w:right w:val="none" w:sz="0" w:space="0" w:color="auto"/>
          </w:divBdr>
        </w:div>
        <w:div w:id="1734741577">
          <w:marLeft w:val="640"/>
          <w:marRight w:val="0"/>
          <w:marTop w:val="0"/>
          <w:marBottom w:val="0"/>
          <w:divBdr>
            <w:top w:val="none" w:sz="0" w:space="0" w:color="auto"/>
            <w:left w:val="none" w:sz="0" w:space="0" w:color="auto"/>
            <w:bottom w:val="none" w:sz="0" w:space="0" w:color="auto"/>
            <w:right w:val="none" w:sz="0" w:space="0" w:color="auto"/>
          </w:divBdr>
        </w:div>
        <w:div w:id="540900833">
          <w:marLeft w:val="640"/>
          <w:marRight w:val="0"/>
          <w:marTop w:val="0"/>
          <w:marBottom w:val="0"/>
          <w:divBdr>
            <w:top w:val="none" w:sz="0" w:space="0" w:color="auto"/>
            <w:left w:val="none" w:sz="0" w:space="0" w:color="auto"/>
            <w:bottom w:val="none" w:sz="0" w:space="0" w:color="auto"/>
            <w:right w:val="none" w:sz="0" w:space="0" w:color="auto"/>
          </w:divBdr>
        </w:div>
        <w:div w:id="1194466119">
          <w:marLeft w:val="640"/>
          <w:marRight w:val="0"/>
          <w:marTop w:val="0"/>
          <w:marBottom w:val="0"/>
          <w:divBdr>
            <w:top w:val="none" w:sz="0" w:space="0" w:color="auto"/>
            <w:left w:val="none" w:sz="0" w:space="0" w:color="auto"/>
            <w:bottom w:val="none" w:sz="0" w:space="0" w:color="auto"/>
            <w:right w:val="none" w:sz="0" w:space="0" w:color="auto"/>
          </w:divBdr>
        </w:div>
        <w:div w:id="2044747775">
          <w:marLeft w:val="640"/>
          <w:marRight w:val="0"/>
          <w:marTop w:val="0"/>
          <w:marBottom w:val="0"/>
          <w:divBdr>
            <w:top w:val="none" w:sz="0" w:space="0" w:color="auto"/>
            <w:left w:val="none" w:sz="0" w:space="0" w:color="auto"/>
            <w:bottom w:val="none" w:sz="0" w:space="0" w:color="auto"/>
            <w:right w:val="none" w:sz="0" w:space="0" w:color="auto"/>
          </w:divBdr>
        </w:div>
        <w:div w:id="1717314893">
          <w:marLeft w:val="640"/>
          <w:marRight w:val="0"/>
          <w:marTop w:val="0"/>
          <w:marBottom w:val="0"/>
          <w:divBdr>
            <w:top w:val="none" w:sz="0" w:space="0" w:color="auto"/>
            <w:left w:val="none" w:sz="0" w:space="0" w:color="auto"/>
            <w:bottom w:val="none" w:sz="0" w:space="0" w:color="auto"/>
            <w:right w:val="none" w:sz="0" w:space="0" w:color="auto"/>
          </w:divBdr>
        </w:div>
        <w:div w:id="320085225">
          <w:marLeft w:val="640"/>
          <w:marRight w:val="0"/>
          <w:marTop w:val="0"/>
          <w:marBottom w:val="0"/>
          <w:divBdr>
            <w:top w:val="none" w:sz="0" w:space="0" w:color="auto"/>
            <w:left w:val="none" w:sz="0" w:space="0" w:color="auto"/>
            <w:bottom w:val="none" w:sz="0" w:space="0" w:color="auto"/>
            <w:right w:val="none" w:sz="0" w:space="0" w:color="auto"/>
          </w:divBdr>
        </w:div>
        <w:div w:id="526061508">
          <w:marLeft w:val="640"/>
          <w:marRight w:val="0"/>
          <w:marTop w:val="0"/>
          <w:marBottom w:val="0"/>
          <w:divBdr>
            <w:top w:val="none" w:sz="0" w:space="0" w:color="auto"/>
            <w:left w:val="none" w:sz="0" w:space="0" w:color="auto"/>
            <w:bottom w:val="none" w:sz="0" w:space="0" w:color="auto"/>
            <w:right w:val="none" w:sz="0" w:space="0" w:color="auto"/>
          </w:divBdr>
        </w:div>
        <w:div w:id="1833838969">
          <w:marLeft w:val="640"/>
          <w:marRight w:val="0"/>
          <w:marTop w:val="0"/>
          <w:marBottom w:val="0"/>
          <w:divBdr>
            <w:top w:val="none" w:sz="0" w:space="0" w:color="auto"/>
            <w:left w:val="none" w:sz="0" w:space="0" w:color="auto"/>
            <w:bottom w:val="none" w:sz="0" w:space="0" w:color="auto"/>
            <w:right w:val="none" w:sz="0" w:space="0" w:color="auto"/>
          </w:divBdr>
        </w:div>
        <w:div w:id="774328097">
          <w:marLeft w:val="640"/>
          <w:marRight w:val="0"/>
          <w:marTop w:val="0"/>
          <w:marBottom w:val="0"/>
          <w:divBdr>
            <w:top w:val="none" w:sz="0" w:space="0" w:color="auto"/>
            <w:left w:val="none" w:sz="0" w:space="0" w:color="auto"/>
            <w:bottom w:val="none" w:sz="0" w:space="0" w:color="auto"/>
            <w:right w:val="none" w:sz="0" w:space="0" w:color="auto"/>
          </w:divBdr>
        </w:div>
        <w:div w:id="937831691">
          <w:marLeft w:val="640"/>
          <w:marRight w:val="0"/>
          <w:marTop w:val="0"/>
          <w:marBottom w:val="0"/>
          <w:divBdr>
            <w:top w:val="none" w:sz="0" w:space="0" w:color="auto"/>
            <w:left w:val="none" w:sz="0" w:space="0" w:color="auto"/>
            <w:bottom w:val="none" w:sz="0" w:space="0" w:color="auto"/>
            <w:right w:val="none" w:sz="0" w:space="0" w:color="auto"/>
          </w:divBdr>
        </w:div>
        <w:div w:id="387262364">
          <w:marLeft w:val="640"/>
          <w:marRight w:val="0"/>
          <w:marTop w:val="0"/>
          <w:marBottom w:val="0"/>
          <w:divBdr>
            <w:top w:val="none" w:sz="0" w:space="0" w:color="auto"/>
            <w:left w:val="none" w:sz="0" w:space="0" w:color="auto"/>
            <w:bottom w:val="none" w:sz="0" w:space="0" w:color="auto"/>
            <w:right w:val="none" w:sz="0" w:space="0" w:color="auto"/>
          </w:divBdr>
        </w:div>
        <w:div w:id="396510621">
          <w:marLeft w:val="640"/>
          <w:marRight w:val="0"/>
          <w:marTop w:val="0"/>
          <w:marBottom w:val="0"/>
          <w:divBdr>
            <w:top w:val="none" w:sz="0" w:space="0" w:color="auto"/>
            <w:left w:val="none" w:sz="0" w:space="0" w:color="auto"/>
            <w:bottom w:val="none" w:sz="0" w:space="0" w:color="auto"/>
            <w:right w:val="none" w:sz="0" w:space="0" w:color="auto"/>
          </w:divBdr>
        </w:div>
        <w:div w:id="851183062">
          <w:marLeft w:val="640"/>
          <w:marRight w:val="0"/>
          <w:marTop w:val="0"/>
          <w:marBottom w:val="0"/>
          <w:divBdr>
            <w:top w:val="none" w:sz="0" w:space="0" w:color="auto"/>
            <w:left w:val="none" w:sz="0" w:space="0" w:color="auto"/>
            <w:bottom w:val="none" w:sz="0" w:space="0" w:color="auto"/>
            <w:right w:val="none" w:sz="0" w:space="0" w:color="auto"/>
          </w:divBdr>
        </w:div>
        <w:div w:id="2130122796">
          <w:marLeft w:val="640"/>
          <w:marRight w:val="0"/>
          <w:marTop w:val="0"/>
          <w:marBottom w:val="0"/>
          <w:divBdr>
            <w:top w:val="none" w:sz="0" w:space="0" w:color="auto"/>
            <w:left w:val="none" w:sz="0" w:space="0" w:color="auto"/>
            <w:bottom w:val="none" w:sz="0" w:space="0" w:color="auto"/>
            <w:right w:val="none" w:sz="0" w:space="0" w:color="auto"/>
          </w:divBdr>
        </w:div>
        <w:div w:id="1314484472">
          <w:marLeft w:val="640"/>
          <w:marRight w:val="0"/>
          <w:marTop w:val="0"/>
          <w:marBottom w:val="0"/>
          <w:divBdr>
            <w:top w:val="none" w:sz="0" w:space="0" w:color="auto"/>
            <w:left w:val="none" w:sz="0" w:space="0" w:color="auto"/>
            <w:bottom w:val="none" w:sz="0" w:space="0" w:color="auto"/>
            <w:right w:val="none" w:sz="0" w:space="0" w:color="auto"/>
          </w:divBdr>
        </w:div>
        <w:div w:id="1934052811">
          <w:marLeft w:val="640"/>
          <w:marRight w:val="0"/>
          <w:marTop w:val="0"/>
          <w:marBottom w:val="0"/>
          <w:divBdr>
            <w:top w:val="none" w:sz="0" w:space="0" w:color="auto"/>
            <w:left w:val="none" w:sz="0" w:space="0" w:color="auto"/>
            <w:bottom w:val="none" w:sz="0" w:space="0" w:color="auto"/>
            <w:right w:val="none" w:sz="0" w:space="0" w:color="auto"/>
          </w:divBdr>
        </w:div>
        <w:div w:id="1919948019">
          <w:marLeft w:val="640"/>
          <w:marRight w:val="0"/>
          <w:marTop w:val="0"/>
          <w:marBottom w:val="0"/>
          <w:divBdr>
            <w:top w:val="none" w:sz="0" w:space="0" w:color="auto"/>
            <w:left w:val="none" w:sz="0" w:space="0" w:color="auto"/>
            <w:bottom w:val="none" w:sz="0" w:space="0" w:color="auto"/>
            <w:right w:val="none" w:sz="0" w:space="0" w:color="auto"/>
          </w:divBdr>
        </w:div>
        <w:div w:id="948976397">
          <w:marLeft w:val="640"/>
          <w:marRight w:val="0"/>
          <w:marTop w:val="0"/>
          <w:marBottom w:val="0"/>
          <w:divBdr>
            <w:top w:val="none" w:sz="0" w:space="0" w:color="auto"/>
            <w:left w:val="none" w:sz="0" w:space="0" w:color="auto"/>
            <w:bottom w:val="none" w:sz="0" w:space="0" w:color="auto"/>
            <w:right w:val="none" w:sz="0" w:space="0" w:color="auto"/>
          </w:divBdr>
        </w:div>
        <w:div w:id="112749573">
          <w:marLeft w:val="640"/>
          <w:marRight w:val="0"/>
          <w:marTop w:val="0"/>
          <w:marBottom w:val="0"/>
          <w:divBdr>
            <w:top w:val="none" w:sz="0" w:space="0" w:color="auto"/>
            <w:left w:val="none" w:sz="0" w:space="0" w:color="auto"/>
            <w:bottom w:val="none" w:sz="0" w:space="0" w:color="auto"/>
            <w:right w:val="none" w:sz="0" w:space="0" w:color="auto"/>
          </w:divBdr>
        </w:div>
        <w:div w:id="546645968">
          <w:marLeft w:val="640"/>
          <w:marRight w:val="0"/>
          <w:marTop w:val="0"/>
          <w:marBottom w:val="0"/>
          <w:divBdr>
            <w:top w:val="none" w:sz="0" w:space="0" w:color="auto"/>
            <w:left w:val="none" w:sz="0" w:space="0" w:color="auto"/>
            <w:bottom w:val="none" w:sz="0" w:space="0" w:color="auto"/>
            <w:right w:val="none" w:sz="0" w:space="0" w:color="auto"/>
          </w:divBdr>
        </w:div>
        <w:div w:id="1555045826">
          <w:marLeft w:val="640"/>
          <w:marRight w:val="0"/>
          <w:marTop w:val="0"/>
          <w:marBottom w:val="0"/>
          <w:divBdr>
            <w:top w:val="none" w:sz="0" w:space="0" w:color="auto"/>
            <w:left w:val="none" w:sz="0" w:space="0" w:color="auto"/>
            <w:bottom w:val="none" w:sz="0" w:space="0" w:color="auto"/>
            <w:right w:val="none" w:sz="0" w:space="0" w:color="auto"/>
          </w:divBdr>
        </w:div>
        <w:div w:id="870150730">
          <w:marLeft w:val="640"/>
          <w:marRight w:val="0"/>
          <w:marTop w:val="0"/>
          <w:marBottom w:val="0"/>
          <w:divBdr>
            <w:top w:val="none" w:sz="0" w:space="0" w:color="auto"/>
            <w:left w:val="none" w:sz="0" w:space="0" w:color="auto"/>
            <w:bottom w:val="none" w:sz="0" w:space="0" w:color="auto"/>
            <w:right w:val="none" w:sz="0" w:space="0" w:color="auto"/>
          </w:divBdr>
        </w:div>
        <w:div w:id="1028020201">
          <w:marLeft w:val="640"/>
          <w:marRight w:val="0"/>
          <w:marTop w:val="0"/>
          <w:marBottom w:val="0"/>
          <w:divBdr>
            <w:top w:val="none" w:sz="0" w:space="0" w:color="auto"/>
            <w:left w:val="none" w:sz="0" w:space="0" w:color="auto"/>
            <w:bottom w:val="none" w:sz="0" w:space="0" w:color="auto"/>
            <w:right w:val="none" w:sz="0" w:space="0" w:color="auto"/>
          </w:divBdr>
        </w:div>
        <w:div w:id="779691506">
          <w:marLeft w:val="640"/>
          <w:marRight w:val="0"/>
          <w:marTop w:val="0"/>
          <w:marBottom w:val="0"/>
          <w:divBdr>
            <w:top w:val="none" w:sz="0" w:space="0" w:color="auto"/>
            <w:left w:val="none" w:sz="0" w:space="0" w:color="auto"/>
            <w:bottom w:val="none" w:sz="0" w:space="0" w:color="auto"/>
            <w:right w:val="none" w:sz="0" w:space="0" w:color="auto"/>
          </w:divBdr>
        </w:div>
        <w:div w:id="930158539">
          <w:marLeft w:val="640"/>
          <w:marRight w:val="0"/>
          <w:marTop w:val="0"/>
          <w:marBottom w:val="0"/>
          <w:divBdr>
            <w:top w:val="none" w:sz="0" w:space="0" w:color="auto"/>
            <w:left w:val="none" w:sz="0" w:space="0" w:color="auto"/>
            <w:bottom w:val="none" w:sz="0" w:space="0" w:color="auto"/>
            <w:right w:val="none" w:sz="0" w:space="0" w:color="auto"/>
          </w:divBdr>
        </w:div>
        <w:div w:id="1605650958">
          <w:marLeft w:val="640"/>
          <w:marRight w:val="0"/>
          <w:marTop w:val="0"/>
          <w:marBottom w:val="0"/>
          <w:divBdr>
            <w:top w:val="none" w:sz="0" w:space="0" w:color="auto"/>
            <w:left w:val="none" w:sz="0" w:space="0" w:color="auto"/>
            <w:bottom w:val="none" w:sz="0" w:space="0" w:color="auto"/>
            <w:right w:val="none" w:sz="0" w:space="0" w:color="auto"/>
          </w:divBdr>
        </w:div>
        <w:div w:id="110250594">
          <w:marLeft w:val="640"/>
          <w:marRight w:val="0"/>
          <w:marTop w:val="0"/>
          <w:marBottom w:val="0"/>
          <w:divBdr>
            <w:top w:val="none" w:sz="0" w:space="0" w:color="auto"/>
            <w:left w:val="none" w:sz="0" w:space="0" w:color="auto"/>
            <w:bottom w:val="none" w:sz="0" w:space="0" w:color="auto"/>
            <w:right w:val="none" w:sz="0" w:space="0" w:color="auto"/>
          </w:divBdr>
        </w:div>
        <w:div w:id="830408418">
          <w:marLeft w:val="640"/>
          <w:marRight w:val="0"/>
          <w:marTop w:val="0"/>
          <w:marBottom w:val="0"/>
          <w:divBdr>
            <w:top w:val="none" w:sz="0" w:space="0" w:color="auto"/>
            <w:left w:val="none" w:sz="0" w:space="0" w:color="auto"/>
            <w:bottom w:val="none" w:sz="0" w:space="0" w:color="auto"/>
            <w:right w:val="none" w:sz="0" w:space="0" w:color="auto"/>
          </w:divBdr>
        </w:div>
        <w:div w:id="645663722">
          <w:marLeft w:val="640"/>
          <w:marRight w:val="0"/>
          <w:marTop w:val="0"/>
          <w:marBottom w:val="0"/>
          <w:divBdr>
            <w:top w:val="none" w:sz="0" w:space="0" w:color="auto"/>
            <w:left w:val="none" w:sz="0" w:space="0" w:color="auto"/>
            <w:bottom w:val="none" w:sz="0" w:space="0" w:color="auto"/>
            <w:right w:val="none" w:sz="0" w:space="0" w:color="auto"/>
          </w:divBdr>
        </w:div>
        <w:div w:id="407970068">
          <w:marLeft w:val="640"/>
          <w:marRight w:val="0"/>
          <w:marTop w:val="0"/>
          <w:marBottom w:val="0"/>
          <w:divBdr>
            <w:top w:val="none" w:sz="0" w:space="0" w:color="auto"/>
            <w:left w:val="none" w:sz="0" w:space="0" w:color="auto"/>
            <w:bottom w:val="none" w:sz="0" w:space="0" w:color="auto"/>
            <w:right w:val="none" w:sz="0" w:space="0" w:color="auto"/>
          </w:divBdr>
        </w:div>
        <w:div w:id="485558096">
          <w:marLeft w:val="640"/>
          <w:marRight w:val="0"/>
          <w:marTop w:val="0"/>
          <w:marBottom w:val="0"/>
          <w:divBdr>
            <w:top w:val="none" w:sz="0" w:space="0" w:color="auto"/>
            <w:left w:val="none" w:sz="0" w:space="0" w:color="auto"/>
            <w:bottom w:val="none" w:sz="0" w:space="0" w:color="auto"/>
            <w:right w:val="none" w:sz="0" w:space="0" w:color="auto"/>
          </w:divBdr>
        </w:div>
        <w:div w:id="262804242">
          <w:marLeft w:val="640"/>
          <w:marRight w:val="0"/>
          <w:marTop w:val="0"/>
          <w:marBottom w:val="0"/>
          <w:divBdr>
            <w:top w:val="none" w:sz="0" w:space="0" w:color="auto"/>
            <w:left w:val="none" w:sz="0" w:space="0" w:color="auto"/>
            <w:bottom w:val="none" w:sz="0" w:space="0" w:color="auto"/>
            <w:right w:val="none" w:sz="0" w:space="0" w:color="auto"/>
          </w:divBdr>
        </w:div>
        <w:div w:id="535974350">
          <w:marLeft w:val="640"/>
          <w:marRight w:val="0"/>
          <w:marTop w:val="0"/>
          <w:marBottom w:val="0"/>
          <w:divBdr>
            <w:top w:val="none" w:sz="0" w:space="0" w:color="auto"/>
            <w:left w:val="none" w:sz="0" w:space="0" w:color="auto"/>
            <w:bottom w:val="none" w:sz="0" w:space="0" w:color="auto"/>
            <w:right w:val="none" w:sz="0" w:space="0" w:color="auto"/>
          </w:divBdr>
        </w:div>
        <w:div w:id="1546408464">
          <w:marLeft w:val="640"/>
          <w:marRight w:val="0"/>
          <w:marTop w:val="0"/>
          <w:marBottom w:val="0"/>
          <w:divBdr>
            <w:top w:val="none" w:sz="0" w:space="0" w:color="auto"/>
            <w:left w:val="none" w:sz="0" w:space="0" w:color="auto"/>
            <w:bottom w:val="none" w:sz="0" w:space="0" w:color="auto"/>
            <w:right w:val="none" w:sz="0" w:space="0" w:color="auto"/>
          </w:divBdr>
        </w:div>
        <w:div w:id="1157653417">
          <w:marLeft w:val="640"/>
          <w:marRight w:val="0"/>
          <w:marTop w:val="0"/>
          <w:marBottom w:val="0"/>
          <w:divBdr>
            <w:top w:val="none" w:sz="0" w:space="0" w:color="auto"/>
            <w:left w:val="none" w:sz="0" w:space="0" w:color="auto"/>
            <w:bottom w:val="none" w:sz="0" w:space="0" w:color="auto"/>
            <w:right w:val="none" w:sz="0" w:space="0" w:color="auto"/>
          </w:divBdr>
        </w:div>
        <w:div w:id="8140025">
          <w:marLeft w:val="640"/>
          <w:marRight w:val="0"/>
          <w:marTop w:val="0"/>
          <w:marBottom w:val="0"/>
          <w:divBdr>
            <w:top w:val="none" w:sz="0" w:space="0" w:color="auto"/>
            <w:left w:val="none" w:sz="0" w:space="0" w:color="auto"/>
            <w:bottom w:val="none" w:sz="0" w:space="0" w:color="auto"/>
            <w:right w:val="none" w:sz="0" w:space="0" w:color="auto"/>
          </w:divBdr>
        </w:div>
        <w:div w:id="1127312232">
          <w:marLeft w:val="640"/>
          <w:marRight w:val="0"/>
          <w:marTop w:val="0"/>
          <w:marBottom w:val="0"/>
          <w:divBdr>
            <w:top w:val="none" w:sz="0" w:space="0" w:color="auto"/>
            <w:left w:val="none" w:sz="0" w:space="0" w:color="auto"/>
            <w:bottom w:val="none" w:sz="0" w:space="0" w:color="auto"/>
            <w:right w:val="none" w:sz="0" w:space="0" w:color="auto"/>
          </w:divBdr>
        </w:div>
        <w:div w:id="642932114">
          <w:marLeft w:val="640"/>
          <w:marRight w:val="0"/>
          <w:marTop w:val="0"/>
          <w:marBottom w:val="0"/>
          <w:divBdr>
            <w:top w:val="none" w:sz="0" w:space="0" w:color="auto"/>
            <w:left w:val="none" w:sz="0" w:space="0" w:color="auto"/>
            <w:bottom w:val="none" w:sz="0" w:space="0" w:color="auto"/>
            <w:right w:val="none" w:sz="0" w:space="0" w:color="auto"/>
          </w:divBdr>
        </w:div>
        <w:div w:id="1005281924">
          <w:marLeft w:val="640"/>
          <w:marRight w:val="0"/>
          <w:marTop w:val="0"/>
          <w:marBottom w:val="0"/>
          <w:divBdr>
            <w:top w:val="none" w:sz="0" w:space="0" w:color="auto"/>
            <w:left w:val="none" w:sz="0" w:space="0" w:color="auto"/>
            <w:bottom w:val="none" w:sz="0" w:space="0" w:color="auto"/>
            <w:right w:val="none" w:sz="0" w:space="0" w:color="auto"/>
          </w:divBdr>
        </w:div>
        <w:div w:id="2023777263">
          <w:marLeft w:val="640"/>
          <w:marRight w:val="0"/>
          <w:marTop w:val="0"/>
          <w:marBottom w:val="0"/>
          <w:divBdr>
            <w:top w:val="none" w:sz="0" w:space="0" w:color="auto"/>
            <w:left w:val="none" w:sz="0" w:space="0" w:color="auto"/>
            <w:bottom w:val="none" w:sz="0" w:space="0" w:color="auto"/>
            <w:right w:val="none" w:sz="0" w:space="0" w:color="auto"/>
          </w:divBdr>
        </w:div>
        <w:div w:id="1571959061">
          <w:marLeft w:val="640"/>
          <w:marRight w:val="0"/>
          <w:marTop w:val="0"/>
          <w:marBottom w:val="0"/>
          <w:divBdr>
            <w:top w:val="none" w:sz="0" w:space="0" w:color="auto"/>
            <w:left w:val="none" w:sz="0" w:space="0" w:color="auto"/>
            <w:bottom w:val="none" w:sz="0" w:space="0" w:color="auto"/>
            <w:right w:val="none" w:sz="0" w:space="0" w:color="auto"/>
          </w:divBdr>
        </w:div>
        <w:div w:id="439568314">
          <w:marLeft w:val="640"/>
          <w:marRight w:val="0"/>
          <w:marTop w:val="0"/>
          <w:marBottom w:val="0"/>
          <w:divBdr>
            <w:top w:val="none" w:sz="0" w:space="0" w:color="auto"/>
            <w:left w:val="none" w:sz="0" w:space="0" w:color="auto"/>
            <w:bottom w:val="none" w:sz="0" w:space="0" w:color="auto"/>
            <w:right w:val="none" w:sz="0" w:space="0" w:color="auto"/>
          </w:divBdr>
        </w:div>
        <w:div w:id="1201089917">
          <w:marLeft w:val="640"/>
          <w:marRight w:val="0"/>
          <w:marTop w:val="0"/>
          <w:marBottom w:val="0"/>
          <w:divBdr>
            <w:top w:val="none" w:sz="0" w:space="0" w:color="auto"/>
            <w:left w:val="none" w:sz="0" w:space="0" w:color="auto"/>
            <w:bottom w:val="none" w:sz="0" w:space="0" w:color="auto"/>
            <w:right w:val="none" w:sz="0" w:space="0" w:color="auto"/>
          </w:divBdr>
        </w:div>
        <w:div w:id="780415223">
          <w:marLeft w:val="640"/>
          <w:marRight w:val="0"/>
          <w:marTop w:val="0"/>
          <w:marBottom w:val="0"/>
          <w:divBdr>
            <w:top w:val="none" w:sz="0" w:space="0" w:color="auto"/>
            <w:left w:val="none" w:sz="0" w:space="0" w:color="auto"/>
            <w:bottom w:val="none" w:sz="0" w:space="0" w:color="auto"/>
            <w:right w:val="none" w:sz="0" w:space="0" w:color="auto"/>
          </w:divBdr>
        </w:div>
        <w:div w:id="232355480">
          <w:marLeft w:val="640"/>
          <w:marRight w:val="0"/>
          <w:marTop w:val="0"/>
          <w:marBottom w:val="0"/>
          <w:divBdr>
            <w:top w:val="none" w:sz="0" w:space="0" w:color="auto"/>
            <w:left w:val="none" w:sz="0" w:space="0" w:color="auto"/>
            <w:bottom w:val="none" w:sz="0" w:space="0" w:color="auto"/>
            <w:right w:val="none" w:sz="0" w:space="0" w:color="auto"/>
          </w:divBdr>
        </w:div>
        <w:div w:id="1264191830">
          <w:marLeft w:val="640"/>
          <w:marRight w:val="0"/>
          <w:marTop w:val="0"/>
          <w:marBottom w:val="0"/>
          <w:divBdr>
            <w:top w:val="none" w:sz="0" w:space="0" w:color="auto"/>
            <w:left w:val="none" w:sz="0" w:space="0" w:color="auto"/>
            <w:bottom w:val="none" w:sz="0" w:space="0" w:color="auto"/>
            <w:right w:val="none" w:sz="0" w:space="0" w:color="auto"/>
          </w:divBdr>
        </w:div>
        <w:div w:id="1089276287">
          <w:marLeft w:val="640"/>
          <w:marRight w:val="0"/>
          <w:marTop w:val="0"/>
          <w:marBottom w:val="0"/>
          <w:divBdr>
            <w:top w:val="none" w:sz="0" w:space="0" w:color="auto"/>
            <w:left w:val="none" w:sz="0" w:space="0" w:color="auto"/>
            <w:bottom w:val="none" w:sz="0" w:space="0" w:color="auto"/>
            <w:right w:val="none" w:sz="0" w:space="0" w:color="auto"/>
          </w:divBdr>
        </w:div>
        <w:div w:id="1770930831">
          <w:marLeft w:val="640"/>
          <w:marRight w:val="0"/>
          <w:marTop w:val="0"/>
          <w:marBottom w:val="0"/>
          <w:divBdr>
            <w:top w:val="none" w:sz="0" w:space="0" w:color="auto"/>
            <w:left w:val="none" w:sz="0" w:space="0" w:color="auto"/>
            <w:bottom w:val="none" w:sz="0" w:space="0" w:color="auto"/>
            <w:right w:val="none" w:sz="0" w:space="0" w:color="auto"/>
          </w:divBdr>
        </w:div>
        <w:div w:id="42952751">
          <w:marLeft w:val="640"/>
          <w:marRight w:val="0"/>
          <w:marTop w:val="0"/>
          <w:marBottom w:val="0"/>
          <w:divBdr>
            <w:top w:val="none" w:sz="0" w:space="0" w:color="auto"/>
            <w:left w:val="none" w:sz="0" w:space="0" w:color="auto"/>
            <w:bottom w:val="none" w:sz="0" w:space="0" w:color="auto"/>
            <w:right w:val="none" w:sz="0" w:space="0" w:color="auto"/>
          </w:divBdr>
        </w:div>
        <w:div w:id="1752579280">
          <w:marLeft w:val="640"/>
          <w:marRight w:val="0"/>
          <w:marTop w:val="0"/>
          <w:marBottom w:val="0"/>
          <w:divBdr>
            <w:top w:val="none" w:sz="0" w:space="0" w:color="auto"/>
            <w:left w:val="none" w:sz="0" w:space="0" w:color="auto"/>
            <w:bottom w:val="none" w:sz="0" w:space="0" w:color="auto"/>
            <w:right w:val="none" w:sz="0" w:space="0" w:color="auto"/>
          </w:divBdr>
        </w:div>
        <w:div w:id="370884300">
          <w:marLeft w:val="640"/>
          <w:marRight w:val="0"/>
          <w:marTop w:val="0"/>
          <w:marBottom w:val="0"/>
          <w:divBdr>
            <w:top w:val="none" w:sz="0" w:space="0" w:color="auto"/>
            <w:left w:val="none" w:sz="0" w:space="0" w:color="auto"/>
            <w:bottom w:val="none" w:sz="0" w:space="0" w:color="auto"/>
            <w:right w:val="none" w:sz="0" w:space="0" w:color="auto"/>
          </w:divBdr>
        </w:div>
        <w:div w:id="797845290">
          <w:marLeft w:val="640"/>
          <w:marRight w:val="0"/>
          <w:marTop w:val="0"/>
          <w:marBottom w:val="0"/>
          <w:divBdr>
            <w:top w:val="none" w:sz="0" w:space="0" w:color="auto"/>
            <w:left w:val="none" w:sz="0" w:space="0" w:color="auto"/>
            <w:bottom w:val="none" w:sz="0" w:space="0" w:color="auto"/>
            <w:right w:val="none" w:sz="0" w:space="0" w:color="auto"/>
          </w:divBdr>
        </w:div>
        <w:div w:id="115560422">
          <w:marLeft w:val="640"/>
          <w:marRight w:val="0"/>
          <w:marTop w:val="0"/>
          <w:marBottom w:val="0"/>
          <w:divBdr>
            <w:top w:val="none" w:sz="0" w:space="0" w:color="auto"/>
            <w:left w:val="none" w:sz="0" w:space="0" w:color="auto"/>
            <w:bottom w:val="none" w:sz="0" w:space="0" w:color="auto"/>
            <w:right w:val="none" w:sz="0" w:space="0" w:color="auto"/>
          </w:divBdr>
        </w:div>
        <w:div w:id="1464469948">
          <w:marLeft w:val="640"/>
          <w:marRight w:val="0"/>
          <w:marTop w:val="0"/>
          <w:marBottom w:val="0"/>
          <w:divBdr>
            <w:top w:val="none" w:sz="0" w:space="0" w:color="auto"/>
            <w:left w:val="none" w:sz="0" w:space="0" w:color="auto"/>
            <w:bottom w:val="none" w:sz="0" w:space="0" w:color="auto"/>
            <w:right w:val="none" w:sz="0" w:space="0" w:color="auto"/>
          </w:divBdr>
        </w:div>
        <w:div w:id="237135801">
          <w:marLeft w:val="640"/>
          <w:marRight w:val="0"/>
          <w:marTop w:val="0"/>
          <w:marBottom w:val="0"/>
          <w:divBdr>
            <w:top w:val="none" w:sz="0" w:space="0" w:color="auto"/>
            <w:left w:val="none" w:sz="0" w:space="0" w:color="auto"/>
            <w:bottom w:val="none" w:sz="0" w:space="0" w:color="auto"/>
            <w:right w:val="none" w:sz="0" w:space="0" w:color="auto"/>
          </w:divBdr>
        </w:div>
        <w:div w:id="1041243774">
          <w:marLeft w:val="640"/>
          <w:marRight w:val="0"/>
          <w:marTop w:val="0"/>
          <w:marBottom w:val="0"/>
          <w:divBdr>
            <w:top w:val="none" w:sz="0" w:space="0" w:color="auto"/>
            <w:left w:val="none" w:sz="0" w:space="0" w:color="auto"/>
            <w:bottom w:val="none" w:sz="0" w:space="0" w:color="auto"/>
            <w:right w:val="none" w:sz="0" w:space="0" w:color="auto"/>
          </w:divBdr>
        </w:div>
        <w:div w:id="1628582338">
          <w:marLeft w:val="640"/>
          <w:marRight w:val="0"/>
          <w:marTop w:val="0"/>
          <w:marBottom w:val="0"/>
          <w:divBdr>
            <w:top w:val="none" w:sz="0" w:space="0" w:color="auto"/>
            <w:left w:val="none" w:sz="0" w:space="0" w:color="auto"/>
            <w:bottom w:val="none" w:sz="0" w:space="0" w:color="auto"/>
            <w:right w:val="none" w:sz="0" w:space="0" w:color="auto"/>
          </w:divBdr>
        </w:div>
        <w:div w:id="1941445334">
          <w:marLeft w:val="640"/>
          <w:marRight w:val="0"/>
          <w:marTop w:val="0"/>
          <w:marBottom w:val="0"/>
          <w:divBdr>
            <w:top w:val="none" w:sz="0" w:space="0" w:color="auto"/>
            <w:left w:val="none" w:sz="0" w:space="0" w:color="auto"/>
            <w:bottom w:val="none" w:sz="0" w:space="0" w:color="auto"/>
            <w:right w:val="none" w:sz="0" w:space="0" w:color="auto"/>
          </w:divBdr>
        </w:div>
        <w:div w:id="558899183">
          <w:marLeft w:val="640"/>
          <w:marRight w:val="0"/>
          <w:marTop w:val="0"/>
          <w:marBottom w:val="0"/>
          <w:divBdr>
            <w:top w:val="none" w:sz="0" w:space="0" w:color="auto"/>
            <w:left w:val="none" w:sz="0" w:space="0" w:color="auto"/>
            <w:bottom w:val="none" w:sz="0" w:space="0" w:color="auto"/>
            <w:right w:val="none" w:sz="0" w:space="0" w:color="auto"/>
          </w:divBdr>
        </w:div>
        <w:div w:id="373968906">
          <w:marLeft w:val="640"/>
          <w:marRight w:val="0"/>
          <w:marTop w:val="0"/>
          <w:marBottom w:val="0"/>
          <w:divBdr>
            <w:top w:val="none" w:sz="0" w:space="0" w:color="auto"/>
            <w:left w:val="none" w:sz="0" w:space="0" w:color="auto"/>
            <w:bottom w:val="none" w:sz="0" w:space="0" w:color="auto"/>
            <w:right w:val="none" w:sz="0" w:space="0" w:color="auto"/>
          </w:divBdr>
        </w:div>
        <w:div w:id="608586742">
          <w:marLeft w:val="640"/>
          <w:marRight w:val="0"/>
          <w:marTop w:val="0"/>
          <w:marBottom w:val="0"/>
          <w:divBdr>
            <w:top w:val="none" w:sz="0" w:space="0" w:color="auto"/>
            <w:left w:val="none" w:sz="0" w:space="0" w:color="auto"/>
            <w:bottom w:val="none" w:sz="0" w:space="0" w:color="auto"/>
            <w:right w:val="none" w:sz="0" w:space="0" w:color="auto"/>
          </w:divBdr>
        </w:div>
        <w:div w:id="1286741159">
          <w:marLeft w:val="640"/>
          <w:marRight w:val="0"/>
          <w:marTop w:val="0"/>
          <w:marBottom w:val="0"/>
          <w:divBdr>
            <w:top w:val="none" w:sz="0" w:space="0" w:color="auto"/>
            <w:left w:val="none" w:sz="0" w:space="0" w:color="auto"/>
            <w:bottom w:val="none" w:sz="0" w:space="0" w:color="auto"/>
            <w:right w:val="none" w:sz="0" w:space="0" w:color="auto"/>
          </w:divBdr>
        </w:div>
        <w:div w:id="856430552">
          <w:marLeft w:val="640"/>
          <w:marRight w:val="0"/>
          <w:marTop w:val="0"/>
          <w:marBottom w:val="0"/>
          <w:divBdr>
            <w:top w:val="none" w:sz="0" w:space="0" w:color="auto"/>
            <w:left w:val="none" w:sz="0" w:space="0" w:color="auto"/>
            <w:bottom w:val="none" w:sz="0" w:space="0" w:color="auto"/>
            <w:right w:val="none" w:sz="0" w:space="0" w:color="auto"/>
          </w:divBdr>
        </w:div>
        <w:div w:id="996305172">
          <w:marLeft w:val="640"/>
          <w:marRight w:val="0"/>
          <w:marTop w:val="0"/>
          <w:marBottom w:val="0"/>
          <w:divBdr>
            <w:top w:val="none" w:sz="0" w:space="0" w:color="auto"/>
            <w:left w:val="none" w:sz="0" w:space="0" w:color="auto"/>
            <w:bottom w:val="none" w:sz="0" w:space="0" w:color="auto"/>
            <w:right w:val="none" w:sz="0" w:space="0" w:color="auto"/>
          </w:divBdr>
        </w:div>
        <w:div w:id="1389766830">
          <w:marLeft w:val="640"/>
          <w:marRight w:val="0"/>
          <w:marTop w:val="0"/>
          <w:marBottom w:val="0"/>
          <w:divBdr>
            <w:top w:val="none" w:sz="0" w:space="0" w:color="auto"/>
            <w:left w:val="none" w:sz="0" w:space="0" w:color="auto"/>
            <w:bottom w:val="none" w:sz="0" w:space="0" w:color="auto"/>
            <w:right w:val="none" w:sz="0" w:space="0" w:color="auto"/>
          </w:divBdr>
        </w:div>
        <w:div w:id="633491499">
          <w:marLeft w:val="640"/>
          <w:marRight w:val="0"/>
          <w:marTop w:val="0"/>
          <w:marBottom w:val="0"/>
          <w:divBdr>
            <w:top w:val="none" w:sz="0" w:space="0" w:color="auto"/>
            <w:left w:val="none" w:sz="0" w:space="0" w:color="auto"/>
            <w:bottom w:val="none" w:sz="0" w:space="0" w:color="auto"/>
            <w:right w:val="none" w:sz="0" w:space="0" w:color="auto"/>
          </w:divBdr>
        </w:div>
        <w:div w:id="776800980">
          <w:marLeft w:val="640"/>
          <w:marRight w:val="0"/>
          <w:marTop w:val="0"/>
          <w:marBottom w:val="0"/>
          <w:divBdr>
            <w:top w:val="none" w:sz="0" w:space="0" w:color="auto"/>
            <w:left w:val="none" w:sz="0" w:space="0" w:color="auto"/>
            <w:bottom w:val="none" w:sz="0" w:space="0" w:color="auto"/>
            <w:right w:val="none" w:sz="0" w:space="0" w:color="auto"/>
          </w:divBdr>
        </w:div>
        <w:div w:id="1889418546">
          <w:marLeft w:val="640"/>
          <w:marRight w:val="0"/>
          <w:marTop w:val="0"/>
          <w:marBottom w:val="0"/>
          <w:divBdr>
            <w:top w:val="none" w:sz="0" w:space="0" w:color="auto"/>
            <w:left w:val="none" w:sz="0" w:space="0" w:color="auto"/>
            <w:bottom w:val="none" w:sz="0" w:space="0" w:color="auto"/>
            <w:right w:val="none" w:sz="0" w:space="0" w:color="auto"/>
          </w:divBdr>
        </w:div>
        <w:div w:id="976376771">
          <w:marLeft w:val="640"/>
          <w:marRight w:val="0"/>
          <w:marTop w:val="0"/>
          <w:marBottom w:val="0"/>
          <w:divBdr>
            <w:top w:val="none" w:sz="0" w:space="0" w:color="auto"/>
            <w:left w:val="none" w:sz="0" w:space="0" w:color="auto"/>
            <w:bottom w:val="none" w:sz="0" w:space="0" w:color="auto"/>
            <w:right w:val="none" w:sz="0" w:space="0" w:color="auto"/>
          </w:divBdr>
        </w:div>
        <w:div w:id="79647585">
          <w:marLeft w:val="640"/>
          <w:marRight w:val="0"/>
          <w:marTop w:val="0"/>
          <w:marBottom w:val="0"/>
          <w:divBdr>
            <w:top w:val="none" w:sz="0" w:space="0" w:color="auto"/>
            <w:left w:val="none" w:sz="0" w:space="0" w:color="auto"/>
            <w:bottom w:val="none" w:sz="0" w:space="0" w:color="auto"/>
            <w:right w:val="none" w:sz="0" w:space="0" w:color="auto"/>
          </w:divBdr>
        </w:div>
        <w:div w:id="1272516064">
          <w:marLeft w:val="640"/>
          <w:marRight w:val="0"/>
          <w:marTop w:val="0"/>
          <w:marBottom w:val="0"/>
          <w:divBdr>
            <w:top w:val="none" w:sz="0" w:space="0" w:color="auto"/>
            <w:left w:val="none" w:sz="0" w:space="0" w:color="auto"/>
            <w:bottom w:val="none" w:sz="0" w:space="0" w:color="auto"/>
            <w:right w:val="none" w:sz="0" w:space="0" w:color="auto"/>
          </w:divBdr>
        </w:div>
        <w:div w:id="1174765468">
          <w:marLeft w:val="640"/>
          <w:marRight w:val="0"/>
          <w:marTop w:val="0"/>
          <w:marBottom w:val="0"/>
          <w:divBdr>
            <w:top w:val="none" w:sz="0" w:space="0" w:color="auto"/>
            <w:left w:val="none" w:sz="0" w:space="0" w:color="auto"/>
            <w:bottom w:val="none" w:sz="0" w:space="0" w:color="auto"/>
            <w:right w:val="none" w:sz="0" w:space="0" w:color="auto"/>
          </w:divBdr>
        </w:div>
        <w:div w:id="774325220">
          <w:marLeft w:val="640"/>
          <w:marRight w:val="0"/>
          <w:marTop w:val="0"/>
          <w:marBottom w:val="0"/>
          <w:divBdr>
            <w:top w:val="none" w:sz="0" w:space="0" w:color="auto"/>
            <w:left w:val="none" w:sz="0" w:space="0" w:color="auto"/>
            <w:bottom w:val="none" w:sz="0" w:space="0" w:color="auto"/>
            <w:right w:val="none" w:sz="0" w:space="0" w:color="auto"/>
          </w:divBdr>
        </w:div>
        <w:div w:id="311833076">
          <w:marLeft w:val="640"/>
          <w:marRight w:val="0"/>
          <w:marTop w:val="0"/>
          <w:marBottom w:val="0"/>
          <w:divBdr>
            <w:top w:val="none" w:sz="0" w:space="0" w:color="auto"/>
            <w:left w:val="none" w:sz="0" w:space="0" w:color="auto"/>
            <w:bottom w:val="none" w:sz="0" w:space="0" w:color="auto"/>
            <w:right w:val="none" w:sz="0" w:space="0" w:color="auto"/>
          </w:divBdr>
        </w:div>
        <w:div w:id="1965114372">
          <w:marLeft w:val="640"/>
          <w:marRight w:val="0"/>
          <w:marTop w:val="0"/>
          <w:marBottom w:val="0"/>
          <w:divBdr>
            <w:top w:val="none" w:sz="0" w:space="0" w:color="auto"/>
            <w:left w:val="none" w:sz="0" w:space="0" w:color="auto"/>
            <w:bottom w:val="none" w:sz="0" w:space="0" w:color="auto"/>
            <w:right w:val="none" w:sz="0" w:space="0" w:color="auto"/>
          </w:divBdr>
        </w:div>
        <w:div w:id="1860777488">
          <w:marLeft w:val="640"/>
          <w:marRight w:val="0"/>
          <w:marTop w:val="0"/>
          <w:marBottom w:val="0"/>
          <w:divBdr>
            <w:top w:val="none" w:sz="0" w:space="0" w:color="auto"/>
            <w:left w:val="none" w:sz="0" w:space="0" w:color="auto"/>
            <w:bottom w:val="none" w:sz="0" w:space="0" w:color="auto"/>
            <w:right w:val="none" w:sz="0" w:space="0" w:color="auto"/>
          </w:divBdr>
        </w:div>
        <w:div w:id="424158974">
          <w:marLeft w:val="640"/>
          <w:marRight w:val="0"/>
          <w:marTop w:val="0"/>
          <w:marBottom w:val="0"/>
          <w:divBdr>
            <w:top w:val="none" w:sz="0" w:space="0" w:color="auto"/>
            <w:left w:val="none" w:sz="0" w:space="0" w:color="auto"/>
            <w:bottom w:val="none" w:sz="0" w:space="0" w:color="auto"/>
            <w:right w:val="none" w:sz="0" w:space="0" w:color="auto"/>
          </w:divBdr>
        </w:div>
        <w:div w:id="2064523627">
          <w:marLeft w:val="640"/>
          <w:marRight w:val="0"/>
          <w:marTop w:val="0"/>
          <w:marBottom w:val="0"/>
          <w:divBdr>
            <w:top w:val="none" w:sz="0" w:space="0" w:color="auto"/>
            <w:left w:val="none" w:sz="0" w:space="0" w:color="auto"/>
            <w:bottom w:val="none" w:sz="0" w:space="0" w:color="auto"/>
            <w:right w:val="none" w:sz="0" w:space="0" w:color="auto"/>
          </w:divBdr>
        </w:div>
        <w:div w:id="516849434">
          <w:marLeft w:val="640"/>
          <w:marRight w:val="0"/>
          <w:marTop w:val="0"/>
          <w:marBottom w:val="0"/>
          <w:divBdr>
            <w:top w:val="none" w:sz="0" w:space="0" w:color="auto"/>
            <w:left w:val="none" w:sz="0" w:space="0" w:color="auto"/>
            <w:bottom w:val="none" w:sz="0" w:space="0" w:color="auto"/>
            <w:right w:val="none" w:sz="0" w:space="0" w:color="auto"/>
          </w:divBdr>
        </w:div>
        <w:div w:id="722873131">
          <w:marLeft w:val="640"/>
          <w:marRight w:val="0"/>
          <w:marTop w:val="0"/>
          <w:marBottom w:val="0"/>
          <w:divBdr>
            <w:top w:val="none" w:sz="0" w:space="0" w:color="auto"/>
            <w:left w:val="none" w:sz="0" w:space="0" w:color="auto"/>
            <w:bottom w:val="none" w:sz="0" w:space="0" w:color="auto"/>
            <w:right w:val="none" w:sz="0" w:space="0" w:color="auto"/>
          </w:divBdr>
        </w:div>
        <w:div w:id="465002245">
          <w:marLeft w:val="640"/>
          <w:marRight w:val="0"/>
          <w:marTop w:val="0"/>
          <w:marBottom w:val="0"/>
          <w:divBdr>
            <w:top w:val="none" w:sz="0" w:space="0" w:color="auto"/>
            <w:left w:val="none" w:sz="0" w:space="0" w:color="auto"/>
            <w:bottom w:val="none" w:sz="0" w:space="0" w:color="auto"/>
            <w:right w:val="none" w:sz="0" w:space="0" w:color="auto"/>
          </w:divBdr>
        </w:div>
        <w:div w:id="1765834279">
          <w:marLeft w:val="640"/>
          <w:marRight w:val="0"/>
          <w:marTop w:val="0"/>
          <w:marBottom w:val="0"/>
          <w:divBdr>
            <w:top w:val="none" w:sz="0" w:space="0" w:color="auto"/>
            <w:left w:val="none" w:sz="0" w:space="0" w:color="auto"/>
            <w:bottom w:val="none" w:sz="0" w:space="0" w:color="auto"/>
            <w:right w:val="none" w:sz="0" w:space="0" w:color="auto"/>
          </w:divBdr>
        </w:div>
        <w:div w:id="1242761711">
          <w:marLeft w:val="640"/>
          <w:marRight w:val="0"/>
          <w:marTop w:val="0"/>
          <w:marBottom w:val="0"/>
          <w:divBdr>
            <w:top w:val="none" w:sz="0" w:space="0" w:color="auto"/>
            <w:left w:val="none" w:sz="0" w:space="0" w:color="auto"/>
            <w:bottom w:val="none" w:sz="0" w:space="0" w:color="auto"/>
            <w:right w:val="none" w:sz="0" w:space="0" w:color="auto"/>
          </w:divBdr>
        </w:div>
        <w:div w:id="484976093">
          <w:marLeft w:val="640"/>
          <w:marRight w:val="0"/>
          <w:marTop w:val="0"/>
          <w:marBottom w:val="0"/>
          <w:divBdr>
            <w:top w:val="none" w:sz="0" w:space="0" w:color="auto"/>
            <w:left w:val="none" w:sz="0" w:space="0" w:color="auto"/>
            <w:bottom w:val="none" w:sz="0" w:space="0" w:color="auto"/>
            <w:right w:val="none" w:sz="0" w:space="0" w:color="auto"/>
          </w:divBdr>
        </w:div>
        <w:div w:id="280574348">
          <w:marLeft w:val="640"/>
          <w:marRight w:val="0"/>
          <w:marTop w:val="0"/>
          <w:marBottom w:val="0"/>
          <w:divBdr>
            <w:top w:val="none" w:sz="0" w:space="0" w:color="auto"/>
            <w:left w:val="none" w:sz="0" w:space="0" w:color="auto"/>
            <w:bottom w:val="none" w:sz="0" w:space="0" w:color="auto"/>
            <w:right w:val="none" w:sz="0" w:space="0" w:color="auto"/>
          </w:divBdr>
        </w:div>
        <w:div w:id="1502156226">
          <w:marLeft w:val="640"/>
          <w:marRight w:val="0"/>
          <w:marTop w:val="0"/>
          <w:marBottom w:val="0"/>
          <w:divBdr>
            <w:top w:val="none" w:sz="0" w:space="0" w:color="auto"/>
            <w:left w:val="none" w:sz="0" w:space="0" w:color="auto"/>
            <w:bottom w:val="none" w:sz="0" w:space="0" w:color="auto"/>
            <w:right w:val="none" w:sz="0" w:space="0" w:color="auto"/>
          </w:divBdr>
        </w:div>
        <w:div w:id="844131447">
          <w:marLeft w:val="640"/>
          <w:marRight w:val="0"/>
          <w:marTop w:val="0"/>
          <w:marBottom w:val="0"/>
          <w:divBdr>
            <w:top w:val="none" w:sz="0" w:space="0" w:color="auto"/>
            <w:left w:val="none" w:sz="0" w:space="0" w:color="auto"/>
            <w:bottom w:val="none" w:sz="0" w:space="0" w:color="auto"/>
            <w:right w:val="none" w:sz="0" w:space="0" w:color="auto"/>
          </w:divBdr>
        </w:div>
        <w:div w:id="1030297408">
          <w:marLeft w:val="640"/>
          <w:marRight w:val="0"/>
          <w:marTop w:val="0"/>
          <w:marBottom w:val="0"/>
          <w:divBdr>
            <w:top w:val="none" w:sz="0" w:space="0" w:color="auto"/>
            <w:left w:val="none" w:sz="0" w:space="0" w:color="auto"/>
            <w:bottom w:val="none" w:sz="0" w:space="0" w:color="auto"/>
            <w:right w:val="none" w:sz="0" w:space="0" w:color="auto"/>
          </w:divBdr>
        </w:div>
        <w:div w:id="37633466">
          <w:marLeft w:val="640"/>
          <w:marRight w:val="0"/>
          <w:marTop w:val="0"/>
          <w:marBottom w:val="0"/>
          <w:divBdr>
            <w:top w:val="none" w:sz="0" w:space="0" w:color="auto"/>
            <w:left w:val="none" w:sz="0" w:space="0" w:color="auto"/>
            <w:bottom w:val="none" w:sz="0" w:space="0" w:color="auto"/>
            <w:right w:val="none" w:sz="0" w:space="0" w:color="auto"/>
          </w:divBdr>
        </w:div>
        <w:div w:id="387843811">
          <w:marLeft w:val="640"/>
          <w:marRight w:val="0"/>
          <w:marTop w:val="0"/>
          <w:marBottom w:val="0"/>
          <w:divBdr>
            <w:top w:val="none" w:sz="0" w:space="0" w:color="auto"/>
            <w:left w:val="none" w:sz="0" w:space="0" w:color="auto"/>
            <w:bottom w:val="none" w:sz="0" w:space="0" w:color="auto"/>
            <w:right w:val="none" w:sz="0" w:space="0" w:color="auto"/>
          </w:divBdr>
        </w:div>
        <w:div w:id="1095634787">
          <w:marLeft w:val="640"/>
          <w:marRight w:val="0"/>
          <w:marTop w:val="0"/>
          <w:marBottom w:val="0"/>
          <w:divBdr>
            <w:top w:val="none" w:sz="0" w:space="0" w:color="auto"/>
            <w:left w:val="none" w:sz="0" w:space="0" w:color="auto"/>
            <w:bottom w:val="none" w:sz="0" w:space="0" w:color="auto"/>
            <w:right w:val="none" w:sz="0" w:space="0" w:color="auto"/>
          </w:divBdr>
        </w:div>
        <w:div w:id="1722709754">
          <w:marLeft w:val="640"/>
          <w:marRight w:val="0"/>
          <w:marTop w:val="0"/>
          <w:marBottom w:val="0"/>
          <w:divBdr>
            <w:top w:val="none" w:sz="0" w:space="0" w:color="auto"/>
            <w:left w:val="none" w:sz="0" w:space="0" w:color="auto"/>
            <w:bottom w:val="none" w:sz="0" w:space="0" w:color="auto"/>
            <w:right w:val="none" w:sz="0" w:space="0" w:color="auto"/>
          </w:divBdr>
        </w:div>
        <w:div w:id="2097169844">
          <w:marLeft w:val="640"/>
          <w:marRight w:val="0"/>
          <w:marTop w:val="0"/>
          <w:marBottom w:val="0"/>
          <w:divBdr>
            <w:top w:val="none" w:sz="0" w:space="0" w:color="auto"/>
            <w:left w:val="none" w:sz="0" w:space="0" w:color="auto"/>
            <w:bottom w:val="none" w:sz="0" w:space="0" w:color="auto"/>
            <w:right w:val="none" w:sz="0" w:space="0" w:color="auto"/>
          </w:divBdr>
        </w:div>
        <w:div w:id="524637502">
          <w:marLeft w:val="640"/>
          <w:marRight w:val="0"/>
          <w:marTop w:val="0"/>
          <w:marBottom w:val="0"/>
          <w:divBdr>
            <w:top w:val="none" w:sz="0" w:space="0" w:color="auto"/>
            <w:left w:val="none" w:sz="0" w:space="0" w:color="auto"/>
            <w:bottom w:val="none" w:sz="0" w:space="0" w:color="auto"/>
            <w:right w:val="none" w:sz="0" w:space="0" w:color="auto"/>
          </w:divBdr>
        </w:div>
        <w:div w:id="1499419928">
          <w:marLeft w:val="640"/>
          <w:marRight w:val="0"/>
          <w:marTop w:val="0"/>
          <w:marBottom w:val="0"/>
          <w:divBdr>
            <w:top w:val="none" w:sz="0" w:space="0" w:color="auto"/>
            <w:left w:val="none" w:sz="0" w:space="0" w:color="auto"/>
            <w:bottom w:val="none" w:sz="0" w:space="0" w:color="auto"/>
            <w:right w:val="none" w:sz="0" w:space="0" w:color="auto"/>
          </w:divBdr>
        </w:div>
        <w:div w:id="541405322">
          <w:marLeft w:val="640"/>
          <w:marRight w:val="0"/>
          <w:marTop w:val="0"/>
          <w:marBottom w:val="0"/>
          <w:divBdr>
            <w:top w:val="none" w:sz="0" w:space="0" w:color="auto"/>
            <w:left w:val="none" w:sz="0" w:space="0" w:color="auto"/>
            <w:bottom w:val="none" w:sz="0" w:space="0" w:color="auto"/>
            <w:right w:val="none" w:sz="0" w:space="0" w:color="auto"/>
          </w:divBdr>
        </w:div>
        <w:div w:id="743139354">
          <w:marLeft w:val="640"/>
          <w:marRight w:val="0"/>
          <w:marTop w:val="0"/>
          <w:marBottom w:val="0"/>
          <w:divBdr>
            <w:top w:val="none" w:sz="0" w:space="0" w:color="auto"/>
            <w:left w:val="none" w:sz="0" w:space="0" w:color="auto"/>
            <w:bottom w:val="none" w:sz="0" w:space="0" w:color="auto"/>
            <w:right w:val="none" w:sz="0" w:space="0" w:color="auto"/>
          </w:divBdr>
        </w:div>
      </w:divsChild>
    </w:div>
    <w:div w:id="1221672265">
      <w:bodyDiv w:val="1"/>
      <w:marLeft w:val="0"/>
      <w:marRight w:val="0"/>
      <w:marTop w:val="0"/>
      <w:marBottom w:val="0"/>
      <w:divBdr>
        <w:top w:val="none" w:sz="0" w:space="0" w:color="auto"/>
        <w:left w:val="none" w:sz="0" w:space="0" w:color="auto"/>
        <w:bottom w:val="none" w:sz="0" w:space="0" w:color="auto"/>
        <w:right w:val="none" w:sz="0" w:space="0" w:color="auto"/>
      </w:divBdr>
      <w:divsChild>
        <w:div w:id="37510974">
          <w:marLeft w:val="640"/>
          <w:marRight w:val="0"/>
          <w:marTop w:val="0"/>
          <w:marBottom w:val="0"/>
          <w:divBdr>
            <w:top w:val="none" w:sz="0" w:space="0" w:color="auto"/>
            <w:left w:val="none" w:sz="0" w:space="0" w:color="auto"/>
            <w:bottom w:val="none" w:sz="0" w:space="0" w:color="auto"/>
            <w:right w:val="none" w:sz="0" w:space="0" w:color="auto"/>
          </w:divBdr>
        </w:div>
        <w:div w:id="76171443">
          <w:marLeft w:val="640"/>
          <w:marRight w:val="0"/>
          <w:marTop w:val="0"/>
          <w:marBottom w:val="0"/>
          <w:divBdr>
            <w:top w:val="none" w:sz="0" w:space="0" w:color="auto"/>
            <w:left w:val="none" w:sz="0" w:space="0" w:color="auto"/>
            <w:bottom w:val="none" w:sz="0" w:space="0" w:color="auto"/>
            <w:right w:val="none" w:sz="0" w:space="0" w:color="auto"/>
          </w:divBdr>
        </w:div>
        <w:div w:id="79258563">
          <w:marLeft w:val="640"/>
          <w:marRight w:val="0"/>
          <w:marTop w:val="0"/>
          <w:marBottom w:val="0"/>
          <w:divBdr>
            <w:top w:val="none" w:sz="0" w:space="0" w:color="auto"/>
            <w:left w:val="none" w:sz="0" w:space="0" w:color="auto"/>
            <w:bottom w:val="none" w:sz="0" w:space="0" w:color="auto"/>
            <w:right w:val="none" w:sz="0" w:space="0" w:color="auto"/>
          </w:divBdr>
        </w:div>
        <w:div w:id="83773199">
          <w:marLeft w:val="640"/>
          <w:marRight w:val="0"/>
          <w:marTop w:val="0"/>
          <w:marBottom w:val="0"/>
          <w:divBdr>
            <w:top w:val="none" w:sz="0" w:space="0" w:color="auto"/>
            <w:left w:val="none" w:sz="0" w:space="0" w:color="auto"/>
            <w:bottom w:val="none" w:sz="0" w:space="0" w:color="auto"/>
            <w:right w:val="none" w:sz="0" w:space="0" w:color="auto"/>
          </w:divBdr>
        </w:div>
        <w:div w:id="135998363">
          <w:marLeft w:val="640"/>
          <w:marRight w:val="0"/>
          <w:marTop w:val="0"/>
          <w:marBottom w:val="0"/>
          <w:divBdr>
            <w:top w:val="none" w:sz="0" w:space="0" w:color="auto"/>
            <w:left w:val="none" w:sz="0" w:space="0" w:color="auto"/>
            <w:bottom w:val="none" w:sz="0" w:space="0" w:color="auto"/>
            <w:right w:val="none" w:sz="0" w:space="0" w:color="auto"/>
          </w:divBdr>
        </w:div>
        <w:div w:id="148526594">
          <w:marLeft w:val="640"/>
          <w:marRight w:val="0"/>
          <w:marTop w:val="0"/>
          <w:marBottom w:val="0"/>
          <w:divBdr>
            <w:top w:val="none" w:sz="0" w:space="0" w:color="auto"/>
            <w:left w:val="none" w:sz="0" w:space="0" w:color="auto"/>
            <w:bottom w:val="none" w:sz="0" w:space="0" w:color="auto"/>
            <w:right w:val="none" w:sz="0" w:space="0" w:color="auto"/>
          </w:divBdr>
        </w:div>
        <w:div w:id="162089284">
          <w:marLeft w:val="640"/>
          <w:marRight w:val="0"/>
          <w:marTop w:val="0"/>
          <w:marBottom w:val="0"/>
          <w:divBdr>
            <w:top w:val="none" w:sz="0" w:space="0" w:color="auto"/>
            <w:left w:val="none" w:sz="0" w:space="0" w:color="auto"/>
            <w:bottom w:val="none" w:sz="0" w:space="0" w:color="auto"/>
            <w:right w:val="none" w:sz="0" w:space="0" w:color="auto"/>
          </w:divBdr>
        </w:div>
        <w:div w:id="178398564">
          <w:marLeft w:val="640"/>
          <w:marRight w:val="0"/>
          <w:marTop w:val="0"/>
          <w:marBottom w:val="0"/>
          <w:divBdr>
            <w:top w:val="none" w:sz="0" w:space="0" w:color="auto"/>
            <w:left w:val="none" w:sz="0" w:space="0" w:color="auto"/>
            <w:bottom w:val="none" w:sz="0" w:space="0" w:color="auto"/>
            <w:right w:val="none" w:sz="0" w:space="0" w:color="auto"/>
          </w:divBdr>
        </w:div>
        <w:div w:id="185758266">
          <w:marLeft w:val="640"/>
          <w:marRight w:val="0"/>
          <w:marTop w:val="0"/>
          <w:marBottom w:val="0"/>
          <w:divBdr>
            <w:top w:val="none" w:sz="0" w:space="0" w:color="auto"/>
            <w:left w:val="none" w:sz="0" w:space="0" w:color="auto"/>
            <w:bottom w:val="none" w:sz="0" w:space="0" w:color="auto"/>
            <w:right w:val="none" w:sz="0" w:space="0" w:color="auto"/>
          </w:divBdr>
        </w:div>
        <w:div w:id="187111166">
          <w:marLeft w:val="640"/>
          <w:marRight w:val="0"/>
          <w:marTop w:val="0"/>
          <w:marBottom w:val="0"/>
          <w:divBdr>
            <w:top w:val="none" w:sz="0" w:space="0" w:color="auto"/>
            <w:left w:val="none" w:sz="0" w:space="0" w:color="auto"/>
            <w:bottom w:val="none" w:sz="0" w:space="0" w:color="auto"/>
            <w:right w:val="none" w:sz="0" w:space="0" w:color="auto"/>
          </w:divBdr>
        </w:div>
        <w:div w:id="189343029">
          <w:marLeft w:val="640"/>
          <w:marRight w:val="0"/>
          <w:marTop w:val="0"/>
          <w:marBottom w:val="0"/>
          <w:divBdr>
            <w:top w:val="none" w:sz="0" w:space="0" w:color="auto"/>
            <w:left w:val="none" w:sz="0" w:space="0" w:color="auto"/>
            <w:bottom w:val="none" w:sz="0" w:space="0" w:color="auto"/>
            <w:right w:val="none" w:sz="0" w:space="0" w:color="auto"/>
          </w:divBdr>
        </w:div>
        <w:div w:id="197817004">
          <w:marLeft w:val="640"/>
          <w:marRight w:val="0"/>
          <w:marTop w:val="0"/>
          <w:marBottom w:val="0"/>
          <w:divBdr>
            <w:top w:val="none" w:sz="0" w:space="0" w:color="auto"/>
            <w:left w:val="none" w:sz="0" w:space="0" w:color="auto"/>
            <w:bottom w:val="none" w:sz="0" w:space="0" w:color="auto"/>
            <w:right w:val="none" w:sz="0" w:space="0" w:color="auto"/>
          </w:divBdr>
        </w:div>
        <w:div w:id="203713991">
          <w:marLeft w:val="640"/>
          <w:marRight w:val="0"/>
          <w:marTop w:val="0"/>
          <w:marBottom w:val="0"/>
          <w:divBdr>
            <w:top w:val="none" w:sz="0" w:space="0" w:color="auto"/>
            <w:left w:val="none" w:sz="0" w:space="0" w:color="auto"/>
            <w:bottom w:val="none" w:sz="0" w:space="0" w:color="auto"/>
            <w:right w:val="none" w:sz="0" w:space="0" w:color="auto"/>
          </w:divBdr>
        </w:div>
        <w:div w:id="264114727">
          <w:marLeft w:val="640"/>
          <w:marRight w:val="0"/>
          <w:marTop w:val="0"/>
          <w:marBottom w:val="0"/>
          <w:divBdr>
            <w:top w:val="none" w:sz="0" w:space="0" w:color="auto"/>
            <w:left w:val="none" w:sz="0" w:space="0" w:color="auto"/>
            <w:bottom w:val="none" w:sz="0" w:space="0" w:color="auto"/>
            <w:right w:val="none" w:sz="0" w:space="0" w:color="auto"/>
          </w:divBdr>
        </w:div>
        <w:div w:id="267783737">
          <w:marLeft w:val="640"/>
          <w:marRight w:val="0"/>
          <w:marTop w:val="0"/>
          <w:marBottom w:val="0"/>
          <w:divBdr>
            <w:top w:val="none" w:sz="0" w:space="0" w:color="auto"/>
            <w:left w:val="none" w:sz="0" w:space="0" w:color="auto"/>
            <w:bottom w:val="none" w:sz="0" w:space="0" w:color="auto"/>
            <w:right w:val="none" w:sz="0" w:space="0" w:color="auto"/>
          </w:divBdr>
        </w:div>
        <w:div w:id="297734131">
          <w:marLeft w:val="640"/>
          <w:marRight w:val="0"/>
          <w:marTop w:val="0"/>
          <w:marBottom w:val="0"/>
          <w:divBdr>
            <w:top w:val="none" w:sz="0" w:space="0" w:color="auto"/>
            <w:left w:val="none" w:sz="0" w:space="0" w:color="auto"/>
            <w:bottom w:val="none" w:sz="0" w:space="0" w:color="auto"/>
            <w:right w:val="none" w:sz="0" w:space="0" w:color="auto"/>
          </w:divBdr>
        </w:div>
        <w:div w:id="321007013">
          <w:marLeft w:val="640"/>
          <w:marRight w:val="0"/>
          <w:marTop w:val="0"/>
          <w:marBottom w:val="0"/>
          <w:divBdr>
            <w:top w:val="none" w:sz="0" w:space="0" w:color="auto"/>
            <w:left w:val="none" w:sz="0" w:space="0" w:color="auto"/>
            <w:bottom w:val="none" w:sz="0" w:space="0" w:color="auto"/>
            <w:right w:val="none" w:sz="0" w:space="0" w:color="auto"/>
          </w:divBdr>
        </w:div>
        <w:div w:id="365371742">
          <w:marLeft w:val="640"/>
          <w:marRight w:val="0"/>
          <w:marTop w:val="0"/>
          <w:marBottom w:val="0"/>
          <w:divBdr>
            <w:top w:val="none" w:sz="0" w:space="0" w:color="auto"/>
            <w:left w:val="none" w:sz="0" w:space="0" w:color="auto"/>
            <w:bottom w:val="none" w:sz="0" w:space="0" w:color="auto"/>
            <w:right w:val="none" w:sz="0" w:space="0" w:color="auto"/>
          </w:divBdr>
        </w:div>
        <w:div w:id="365911922">
          <w:marLeft w:val="640"/>
          <w:marRight w:val="0"/>
          <w:marTop w:val="0"/>
          <w:marBottom w:val="0"/>
          <w:divBdr>
            <w:top w:val="none" w:sz="0" w:space="0" w:color="auto"/>
            <w:left w:val="none" w:sz="0" w:space="0" w:color="auto"/>
            <w:bottom w:val="none" w:sz="0" w:space="0" w:color="auto"/>
            <w:right w:val="none" w:sz="0" w:space="0" w:color="auto"/>
          </w:divBdr>
        </w:div>
        <w:div w:id="371812335">
          <w:marLeft w:val="640"/>
          <w:marRight w:val="0"/>
          <w:marTop w:val="0"/>
          <w:marBottom w:val="0"/>
          <w:divBdr>
            <w:top w:val="none" w:sz="0" w:space="0" w:color="auto"/>
            <w:left w:val="none" w:sz="0" w:space="0" w:color="auto"/>
            <w:bottom w:val="none" w:sz="0" w:space="0" w:color="auto"/>
            <w:right w:val="none" w:sz="0" w:space="0" w:color="auto"/>
          </w:divBdr>
        </w:div>
        <w:div w:id="384380595">
          <w:marLeft w:val="640"/>
          <w:marRight w:val="0"/>
          <w:marTop w:val="0"/>
          <w:marBottom w:val="0"/>
          <w:divBdr>
            <w:top w:val="none" w:sz="0" w:space="0" w:color="auto"/>
            <w:left w:val="none" w:sz="0" w:space="0" w:color="auto"/>
            <w:bottom w:val="none" w:sz="0" w:space="0" w:color="auto"/>
            <w:right w:val="none" w:sz="0" w:space="0" w:color="auto"/>
          </w:divBdr>
        </w:div>
        <w:div w:id="384917590">
          <w:marLeft w:val="640"/>
          <w:marRight w:val="0"/>
          <w:marTop w:val="0"/>
          <w:marBottom w:val="0"/>
          <w:divBdr>
            <w:top w:val="none" w:sz="0" w:space="0" w:color="auto"/>
            <w:left w:val="none" w:sz="0" w:space="0" w:color="auto"/>
            <w:bottom w:val="none" w:sz="0" w:space="0" w:color="auto"/>
            <w:right w:val="none" w:sz="0" w:space="0" w:color="auto"/>
          </w:divBdr>
        </w:div>
        <w:div w:id="408888342">
          <w:marLeft w:val="640"/>
          <w:marRight w:val="0"/>
          <w:marTop w:val="0"/>
          <w:marBottom w:val="0"/>
          <w:divBdr>
            <w:top w:val="none" w:sz="0" w:space="0" w:color="auto"/>
            <w:left w:val="none" w:sz="0" w:space="0" w:color="auto"/>
            <w:bottom w:val="none" w:sz="0" w:space="0" w:color="auto"/>
            <w:right w:val="none" w:sz="0" w:space="0" w:color="auto"/>
          </w:divBdr>
        </w:div>
        <w:div w:id="427851224">
          <w:marLeft w:val="640"/>
          <w:marRight w:val="0"/>
          <w:marTop w:val="0"/>
          <w:marBottom w:val="0"/>
          <w:divBdr>
            <w:top w:val="none" w:sz="0" w:space="0" w:color="auto"/>
            <w:left w:val="none" w:sz="0" w:space="0" w:color="auto"/>
            <w:bottom w:val="none" w:sz="0" w:space="0" w:color="auto"/>
            <w:right w:val="none" w:sz="0" w:space="0" w:color="auto"/>
          </w:divBdr>
        </w:div>
        <w:div w:id="428307435">
          <w:marLeft w:val="640"/>
          <w:marRight w:val="0"/>
          <w:marTop w:val="0"/>
          <w:marBottom w:val="0"/>
          <w:divBdr>
            <w:top w:val="none" w:sz="0" w:space="0" w:color="auto"/>
            <w:left w:val="none" w:sz="0" w:space="0" w:color="auto"/>
            <w:bottom w:val="none" w:sz="0" w:space="0" w:color="auto"/>
            <w:right w:val="none" w:sz="0" w:space="0" w:color="auto"/>
          </w:divBdr>
        </w:div>
        <w:div w:id="431512914">
          <w:marLeft w:val="640"/>
          <w:marRight w:val="0"/>
          <w:marTop w:val="0"/>
          <w:marBottom w:val="0"/>
          <w:divBdr>
            <w:top w:val="none" w:sz="0" w:space="0" w:color="auto"/>
            <w:left w:val="none" w:sz="0" w:space="0" w:color="auto"/>
            <w:bottom w:val="none" w:sz="0" w:space="0" w:color="auto"/>
            <w:right w:val="none" w:sz="0" w:space="0" w:color="auto"/>
          </w:divBdr>
        </w:div>
        <w:div w:id="431897298">
          <w:marLeft w:val="640"/>
          <w:marRight w:val="0"/>
          <w:marTop w:val="0"/>
          <w:marBottom w:val="0"/>
          <w:divBdr>
            <w:top w:val="none" w:sz="0" w:space="0" w:color="auto"/>
            <w:left w:val="none" w:sz="0" w:space="0" w:color="auto"/>
            <w:bottom w:val="none" w:sz="0" w:space="0" w:color="auto"/>
            <w:right w:val="none" w:sz="0" w:space="0" w:color="auto"/>
          </w:divBdr>
        </w:div>
        <w:div w:id="432550439">
          <w:marLeft w:val="640"/>
          <w:marRight w:val="0"/>
          <w:marTop w:val="0"/>
          <w:marBottom w:val="0"/>
          <w:divBdr>
            <w:top w:val="none" w:sz="0" w:space="0" w:color="auto"/>
            <w:left w:val="none" w:sz="0" w:space="0" w:color="auto"/>
            <w:bottom w:val="none" w:sz="0" w:space="0" w:color="auto"/>
            <w:right w:val="none" w:sz="0" w:space="0" w:color="auto"/>
          </w:divBdr>
        </w:div>
        <w:div w:id="444348068">
          <w:marLeft w:val="640"/>
          <w:marRight w:val="0"/>
          <w:marTop w:val="0"/>
          <w:marBottom w:val="0"/>
          <w:divBdr>
            <w:top w:val="none" w:sz="0" w:space="0" w:color="auto"/>
            <w:left w:val="none" w:sz="0" w:space="0" w:color="auto"/>
            <w:bottom w:val="none" w:sz="0" w:space="0" w:color="auto"/>
            <w:right w:val="none" w:sz="0" w:space="0" w:color="auto"/>
          </w:divBdr>
        </w:div>
        <w:div w:id="452865178">
          <w:marLeft w:val="640"/>
          <w:marRight w:val="0"/>
          <w:marTop w:val="0"/>
          <w:marBottom w:val="0"/>
          <w:divBdr>
            <w:top w:val="none" w:sz="0" w:space="0" w:color="auto"/>
            <w:left w:val="none" w:sz="0" w:space="0" w:color="auto"/>
            <w:bottom w:val="none" w:sz="0" w:space="0" w:color="auto"/>
            <w:right w:val="none" w:sz="0" w:space="0" w:color="auto"/>
          </w:divBdr>
        </w:div>
        <w:div w:id="461772281">
          <w:marLeft w:val="640"/>
          <w:marRight w:val="0"/>
          <w:marTop w:val="0"/>
          <w:marBottom w:val="0"/>
          <w:divBdr>
            <w:top w:val="none" w:sz="0" w:space="0" w:color="auto"/>
            <w:left w:val="none" w:sz="0" w:space="0" w:color="auto"/>
            <w:bottom w:val="none" w:sz="0" w:space="0" w:color="auto"/>
            <w:right w:val="none" w:sz="0" w:space="0" w:color="auto"/>
          </w:divBdr>
        </w:div>
        <w:div w:id="596213093">
          <w:marLeft w:val="640"/>
          <w:marRight w:val="0"/>
          <w:marTop w:val="0"/>
          <w:marBottom w:val="0"/>
          <w:divBdr>
            <w:top w:val="none" w:sz="0" w:space="0" w:color="auto"/>
            <w:left w:val="none" w:sz="0" w:space="0" w:color="auto"/>
            <w:bottom w:val="none" w:sz="0" w:space="0" w:color="auto"/>
            <w:right w:val="none" w:sz="0" w:space="0" w:color="auto"/>
          </w:divBdr>
        </w:div>
        <w:div w:id="642084383">
          <w:marLeft w:val="640"/>
          <w:marRight w:val="0"/>
          <w:marTop w:val="0"/>
          <w:marBottom w:val="0"/>
          <w:divBdr>
            <w:top w:val="none" w:sz="0" w:space="0" w:color="auto"/>
            <w:left w:val="none" w:sz="0" w:space="0" w:color="auto"/>
            <w:bottom w:val="none" w:sz="0" w:space="0" w:color="auto"/>
            <w:right w:val="none" w:sz="0" w:space="0" w:color="auto"/>
          </w:divBdr>
        </w:div>
        <w:div w:id="689336572">
          <w:marLeft w:val="640"/>
          <w:marRight w:val="0"/>
          <w:marTop w:val="0"/>
          <w:marBottom w:val="0"/>
          <w:divBdr>
            <w:top w:val="none" w:sz="0" w:space="0" w:color="auto"/>
            <w:left w:val="none" w:sz="0" w:space="0" w:color="auto"/>
            <w:bottom w:val="none" w:sz="0" w:space="0" w:color="auto"/>
            <w:right w:val="none" w:sz="0" w:space="0" w:color="auto"/>
          </w:divBdr>
        </w:div>
        <w:div w:id="707069068">
          <w:marLeft w:val="640"/>
          <w:marRight w:val="0"/>
          <w:marTop w:val="0"/>
          <w:marBottom w:val="0"/>
          <w:divBdr>
            <w:top w:val="none" w:sz="0" w:space="0" w:color="auto"/>
            <w:left w:val="none" w:sz="0" w:space="0" w:color="auto"/>
            <w:bottom w:val="none" w:sz="0" w:space="0" w:color="auto"/>
            <w:right w:val="none" w:sz="0" w:space="0" w:color="auto"/>
          </w:divBdr>
        </w:div>
        <w:div w:id="711854933">
          <w:marLeft w:val="640"/>
          <w:marRight w:val="0"/>
          <w:marTop w:val="0"/>
          <w:marBottom w:val="0"/>
          <w:divBdr>
            <w:top w:val="none" w:sz="0" w:space="0" w:color="auto"/>
            <w:left w:val="none" w:sz="0" w:space="0" w:color="auto"/>
            <w:bottom w:val="none" w:sz="0" w:space="0" w:color="auto"/>
            <w:right w:val="none" w:sz="0" w:space="0" w:color="auto"/>
          </w:divBdr>
        </w:div>
        <w:div w:id="744230390">
          <w:marLeft w:val="640"/>
          <w:marRight w:val="0"/>
          <w:marTop w:val="0"/>
          <w:marBottom w:val="0"/>
          <w:divBdr>
            <w:top w:val="none" w:sz="0" w:space="0" w:color="auto"/>
            <w:left w:val="none" w:sz="0" w:space="0" w:color="auto"/>
            <w:bottom w:val="none" w:sz="0" w:space="0" w:color="auto"/>
            <w:right w:val="none" w:sz="0" w:space="0" w:color="auto"/>
          </w:divBdr>
        </w:div>
        <w:div w:id="752973219">
          <w:marLeft w:val="640"/>
          <w:marRight w:val="0"/>
          <w:marTop w:val="0"/>
          <w:marBottom w:val="0"/>
          <w:divBdr>
            <w:top w:val="none" w:sz="0" w:space="0" w:color="auto"/>
            <w:left w:val="none" w:sz="0" w:space="0" w:color="auto"/>
            <w:bottom w:val="none" w:sz="0" w:space="0" w:color="auto"/>
            <w:right w:val="none" w:sz="0" w:space="0" w:color="auto"/>
          </w:divBdr>
        </w:div>
        <w:div w:id="754546451">
          <w:marLeft w:val="640"/>
          <w:marRight w:val="0"/>
          <w:marTop w:val="0"/>
          <w:marBottom w:val="0"/>
          <w:divBdr>
            <w:top w:val="none" w:sz="0" w:space="0" w:color="auto"/>
            <w:left w:val="none" w:sz="0" w:space="0" w:color="auto"/>
            <w:bottom w:val="none" w:sz="0" w:space="0" w:color="auto"/>
            <w:right w:val="none" w:sz="0" w:space="0" w:color="auto"/>
          </w:divBdr>
        </w:div>
        <w:div w:id="769472603">
          <w:marLeft w:val="640"/>
          <w:marRight w:val="0"/>
          <w:marTop w:val="0"/>
          <w:marBottom w:val="0"/>
          <w:divBdr>
            <w:top w:val="none" w:sz="0" w:space="0" w:color="auto"/>
            <w:left w:val="none" w:sz="0" w:space="0" w:color="auto"/>
            <w:bottom w:val="none" w:sz="0" w:space="0" w:color="auto"/>
            <w:right w:val="none" w:sz="0" w:space="0" w:color="auto"/>
          </w:divBdr>
        </w:div>
        <w:div w:id="792289178">
          <w:marLeft w:val="640"/>
          <w:marRight w:val="0"/>
          <w:marTop w:val="0"/>
          <w:marBottom w:val="0"/>
          <w:divBdr>
            <w:top w:val="none" w:sz="0" w:space="0" w:color="auto"/>
            <w:left w:val="none" w:sz="0" w:space="0" w:color="auto"/>
            <w:bottom w:val="none" w:sz="0" w:space="0" w:color="auto"/>
            <w:right w:val="none" w:sz="0" w:space="0" w:color="auto"/>
          </w:divBdr>
        </w:div>
        <w:div w:id="802044977">
          <w:marLeft w:val="640"/>
          <w:marRight w:val="0"/>
          <w:marTop w:val="0"/>
          <w:marBottom w:val="0"/>
          <w:divBdr>
            <w:top w:val="none" w:sz="0" w:space="0" w:color="auto"/>
            <w:left w:val="none" w:sz="0" w:space="0" w:color="auto"/>
            <w:bottom w:val="none" w:sz="0" w:space="0" w:color="auto"/>
            <w:right w:val="none" w:sz="0" w:space="0" w:color="auto"/>
          </w:divBdr>
        </w:div>
        <w:div w:id="855268066">
          <w:marLeft w:val="640"/>
          <w:marRight w:val="0"/>
          <w:marTop w:val="0"/>
          <w:marBottom w:val="0"/>
          <w:divBdr>
            <w:top w:val="none" w:sz="0" w:space="0" w:color="auto"/>
            <w:left w:val="none" w:sz="0" w:space="0" w:color="auto"/>
            <w:bottom w:val="none" w:sz="0" w:space="0" w:color="auto"/>
            <w:right w:val="none" w:sz="0" w:space="0" w:color="auto"/>
          </w:divBdr>
        </w:div>
        <w:div w:id="888230012">
          <w:marLeft w:val="640"/>
          <w:marRight w:val="0"/>
          <w:marTop w:val="0"/>
          <w:marBottom w:val="0"/>
          <w:divBdr>
            <w:top w:val="none" w:sz="0" w:space="0" w:color="auto"/>
            <w:left w:val="none" w:sz="0" w:space="0" w:color="auto"/>
            <w:bottom w:val="none" w:sz="0" w:space="0" w:color="auto"/>
            <w:right w:val="none" w:sz="0" w:space="0" w:color="auto"/>
          </w:divBdr>
        </w:div>
        <w:div w:id="900363084">
          <w:marLeft w:val="640"/>
          <w:marRight w:val="0"/>
          <w:marTop w:val="0"/>
          <w:marBottom w:val="0"/>
          <w:divBdr>
            <w:top w:val="none" w:sz="0" w:space="0" w:color="auto"/>
            <w:left w:val="none" w:sz="0" w:space="0" w:color="auto"/>
            <w:bottom w:val="none" w:sz="0" w:space="0" w:color="auto"/>
            <w:right w:val="none" w:sz="0" w:space="0" w:color="auto"/>
          </w:divBdr>
        </w:div>
        <w:div w:id="926383003">
          <w:marLeft w:val="640"/>
          <w:marRight w:val="0"/>
          <w:marTop w:val="0"/>
          <w:marBottom w:val="0"/>
          <w:divBdr>
            <w:top w:val="none" w:sz="0" w:space="0" w:color="auto"/>
            <w:left w:val="none" w:sz="0" w:space="0" w:color="auto"/>
            <w:bottom w:val="none" w:sz="0" w:space="0" w:color="auto"/>
            <w:right w:val="none" w:sz="0" w:space="0" w:color="auto"/>
          </w:divBdr>
        </w:div>
        <w:div w:id="930939297">
          <w:marLeft w:val="640"/>
          <w:marRight w:val="0"/>
          <w:marTop w:val="0"/>
          <w:marBottom w:val="0"/>
          <w:divBdr>
            <w:top w:val="none" w:sz="0" w:space="0" w:color="auto"/>
            <w:left w:val="none" w:sz="0" w:space="0" w:color="auto"/>
            <w:bottom w:val="none" w:sz="0" w:space="0" w:color="auto"/>
            <w:right w:val="none" w:sz="0" w:space="0" w:color="auto"/>
          </w:divBdr>
        </w:div>
        <w:div w:id="948467280">
          <w:marLeft w:val="640"/>
          <w:marRight w:val="0"/>
          <w:marTop w:val="0"/>
          <w:marBottom w:val="0"/>
          <w:divBdr>
            <w:top w:val="none" w:sz="0" w:space="0" w:color="auto"/>
            <w:left w:val="none" w:sz="0" w:space="0" w:color="auto"/>
            <w:bottom w:val="none" w:sz="0" w:space="0" w:color="auto"/>
            <w:right w:val="none" w:sz="0" w:space="0" w:color="auto"/>
          </w:divBdr>
        </w:div>
        <w:div w:id="991786335">
          <w:marLeft w:val="640"/>
          <w:marRight w:val="0"/>
          <w:marTop w:val="0"/>
          <w:marBottom w:val="0"/>
          <w:divBdr>
            <w:top w:val="none" w:sz="0" w:space="0" w:color="auto"/>
            <w:left w:val="none" w:sz="0" w:space="0" w:color="auto"/>
            <w:bottom w:val="none" w:sz="0" w:space="0" w:color="auto"/>
            <w:right w:val="none" w:sz="0" w:space="0" w:color="auto"/>
          </w:divBdr>
        </w:div>
        <w:div w:id="992224934">
          <w:marLeft w:val="640"/>
          <w:marRight w:val="0"/>
          <w:marTop w:val="0"/>
          <w:marBottom w:val="0"/>
          <w:divBdr>
            <w:top w:val="none" w:sz="0" w:space="0" w:color="auto"/>
            <w:left w:val="none" w:sz="0" w:space="0" w:color="auto"/>
            <w:bottom w:val="none" w:sz="0" w:space="0" w:color="auto"/>
            <w:right w:val="none" w:sz="0" w:space="0" w:color="auto"/>
          </w:divBdr>
        </w:div>
        <w:div w:id="995914832">
          <w:marLeft w:val="640"/>
          <w:marRight w:val="0"/>
          <w:marTop w:val="0"/>
          <w:marBottom w:val="0"/>
          <w:divBdr>
            <w:top w:val="none" w:sz="0" w:space="0" w:color="auto"/>
            <w:left w:val="none" w:sz="0" w:space="0" w:color="auto"/>
            <w:bottom w:val="none" w:sz="0" w:space="0" w:color="auto"/>
            <w:right w:val="none" w:sz="0" w:space="0" w:color="auto"/>
          </w:divBdr>
        </w:div>
        <w:div w:id="1038626258">
          <w:marLeft w:val="640"/>
          <w:marRight w:val="0"/>
          <w:marTop w:val="0"/>
          <w:marBottom w:val="0"/>
          <w:divBdr>
            <w:top w:val="none" w:sz="0" w:space="0" w:color="auto"/>
            <w:left w:val="none" w:sz="0" w:space="0" w:color="auto"/>
            <w:bottom w:val="none" w:sz="0" w:space="0" w:color="auto"/>
            <w:right w:val="none" w:sz="0" w:space="0" w:color="auto"/>
          </w:divBdr>
        </w:div>
        <w:div w:id="1061440342">
          <w:marLeft w:val="640"/>
          <w:marRight w:val="0"/>
          <w:marTop w:val="0"/>
          <w:marBottom w:val="0"/>
          <w:divBdr>
            <w:top w:val="none" w:sz="0" w:space="0" w:color="auto"/>
            <w:left w:val="none" w:sz="0" w:space="0" w:color="auto"/>
            <w:bottom w:val="none" w:sz="0" w:space="0" w:color="auto"/>
            <w:right w:val="none" w:sz="0" w:space="0" w:color="auto"/>
          </w:divBdr>
        </w:div>
        <w:div w:id="1077285833">
          <w:marLeft w:val="640"/>
          <w:marRight w:val="0"/>
          <w:marTop w:val="0"/>
          <w:marBottom w:val="0"/>
          <w:divBdr>
            <w:top w:val="none" w:sz="0" w:space="0" w:color="auto"/>
            <w:left w:val="none" w:sz="0" w:space="0" w:color="auto"/>
            <w:bottom w:val="none" w:sz="0" w:space="0" w:color="auto"/>
            <w:right w:val="none" w:sz="0" w:space="0" w:color="auto"/>
          </w:divBdr>
        </w:div>
        <w:div w:id="1083992059">
          <w:marLeft w:val="640"/>
          <w:marRight w:val="0"/>
          <w:marTop w:val="0"/>
          <w:marBottom w:val="0"/>
          <w:divBdr>
            <w:top w:val="none" w:sz="0" w:space="0" w:color="auto"/>
            <w:left w:val="none" w:sz="0" w:space="0" w:color="auto"/>
            <w:bottom w:val="none" w:sz="0" w:space="0" w:color="auto"/>
            <w:right w:val="none" w:sz="0" w:space="0" w:color="auto"/>
          </w:divBdr>
        </w:div>
        <w:div w:id="1100685119">
          <w:marLeft w:val="640"/>
          <w:marRight w:val="0"/>
          <w:marTop w:val="0"/>
          <w:marBottom w:val="0"/>
          <w:divBdr>
            <w:top w:val="none" w:sz="0" w:space="0" w:color="auto"/>
            <w:left w:val="none" w:sz="0" w:space="0" w:color="auto"/>
            <w:bottom w:val="none" w:sz="0" w:space="0" w:color="auto"/>
            <w:right w:val="none" w:sz="0" w:space="0" w:color="auto"/>
          </w:divBdr>
        </w:div>
        <w:div w:id="1116947293">
          <w:marLeft w:val="640"/>
          <w:marRight w:val="0"/>
          <w:marTop w:val="0"/>
          <w:marBottom w:val="0"/>
          <w:divBdr>
            <w:top w:val="none" w:sz="0" w:space="0" w:color="auto"/>
            <w:left w:val="none" w:sz="0" w:space="0" w:color="auto"/>
            <w:bottom w:val="none" w:sz="0" w:space="0" w:color="auto"/>
            <w:right w:val="none" w:sz="0" w:space="0" w:color="auto"/>
          </w:divBdr>
        </w:div>
        <w:div w:id="1117219207">
          <w:marLeft w:val="640"/>
          <w:marRight w:val="0"/>
          <w:marTop w:val="0"/>
          <w:marBottom w:val="0"/>
          <w:divBdr>
            <w:top w:val="none" w:sz="0" w:space="0" w:color="auto"/>
            <w:left w:val="none" w:sz="0" w:space="0" w:color="auto"/>
            <w:bottom w:val="none" w:sz="0" w:space="0" w:color="auto"/>
            <w:right w:val="none" w:sz="0" w:space="0" w:color="auto"/>
          </w:divBdr>
        </w:div>
        <w:div w:id="1145396047">
          <w:marLeft w:val="640"/>
          <w:marRight w:val="0"/>
          <w:marTop w:val="0"/>
          <w:marBottom w:val="0"/>
          <w:divBdr>
            <w:top w:val="none" w:sz="0" w:space="0" w:color="auto"/>
            <w:left w:val="none" w:sz="0" w:space="0" w:color="auto"/>
            <w:bottom w:val="none" w:sz="0" w:space="0" w:color="auto"/>
            <w:right w:val="none" w:sz="0" w:space="0" w:color="auto"/>
          </w:divBdr>
        </w:div>
        <w:div w:id="1177690236">
          <w:marLeft w:val="640"/>
          <w:marRight w:val="0"/>
          <w:marTop w:val="0"/>
          <w:marBottom w:val="0"/>
          <w:divBdr>
            <w:top w:val="none" w:sz="0" w:space="0" w:color="auto"/>
            <w:left w:val="none" w:sz="0" w:space="0" w:color="auto"/>
            <w:bottom w:val="none" w:sz="0" w:space="0" w:color="auto"/>
            <w:right w:val="none" w:sz="0" w:space="0" w:color="auto"/>
          </w:divBdr>
        </w:div>
        <w:div w:id="1185753211">
          <w:marLeft w:val="640"/>
          <w:marRight w:val="0"/>
          <w:marTop w:val="0"/>
          <w:marBottom w:val="0"/>
          <w:divBdr>
            <w:top w:val="none" w:sz="0" w:space="0" w:color="auto"/>
            <w:left w:val="none" w:sz="0" w:space="0" w:color="auto"/>
            <w:bottom w:val="none" w:sz="0" w:space="0" w:color="auto"/>
            <w:right w:val="none" w:sz="0" w:space="0" w:color="auto"/>
          </w:divBdr>
        </w:div>
        <w:div w:id="1219316912">
          <w:marLeft w:val="640"/>
          <w:marRight w:val="0"/>
          <w:marTop w:val="0"/>
          <w:marBottom w:val="0"/>
          <w:divBdr>
            <w:top w:val="none" w:sz="0" w:space="0" w:color="auto"/>
            <w:left w:val="none" w:sz="0" w:space="0" w:color="auto"/>
            <w:bottom w:val="none" w:sz="0" w:space="0" w:color="auto"/>
            <w:right w:val="none" w:sz="0" w:space="0" w:color="auto"/>
          </w:divBdr>
        </w:div>
        <w:div w:id="1256674085">
          <w:marLeft w:val="640"/>
          <w:marRight w:val="0"/>
          <w:marTop w:val="0"/>
          <w:marBottom w:val="0"/>
          <w:divBdr>
            <w:top w:val="none" w:sz="0" w:space="0" w:color="auto"/>
            <w:left w:val="none" w:sz="0" w:space="0" w:color="auto"/>
            <w:bottom w:val="none" w:sz="0" w:space="0" w:color="auto"/>
            <w:right w:val="none" w:sz="0" w:space="0" w:color="auto"/>
          </w:divBdr>
        </w:div>
        <w:div w:id="1287588526">
          <w:marLeft w:val="640"/>
          <w:marRight w:val="0"/>
          <w:marTop w:val="0"/>
          <w:marBottom w:val="0"/>
          <w:divBdr>
            <w:top w:val="none" w:sz="0" w:space="0" w:color="auto"/>
            <w:left w:val="none" w:sz="0" w:space="0" w:color="auto"/>
            <w:bottom w:val="none" w:sz="0" w:space="0" w:color="auto"/>
            <w:right w:val="none" w:sz="0" w:space="0" w:color="auto"/>
          </w:divBdr>
        </w:div>
        <w:div w:id="1340428893">
          <w:marLeft w:val="640"/>
          <w:marRight w:val="0"/>
          <w:marTop w:val="0"/>
          <w:marBottom w:val="0"/>
          <w:divBdr>
            <w:top w:val="none" w:sz="0" w:space="0" w:color="auto"/>
            <w:left w:val="none" w:sz="0" w:space="0" w:color="auto"/>
            <w:bottom w:val="none" w:sz="0" w:space="0" w:color="auto"/>
            <w:right w:val="none" w:sz="0" w:space="0" w:color="auto"/>
          </w:divBdr>
        </w:div>
        <w:div w:id="1356426815">
          <w:marLeft w:val="640"/>
          <w:marRight w:val="0"/>
          <w:marTop w:val="0"/>
          <w:marBottom w:val="0"/>
          <w:divBdr>
            <w:top w:val="none" w:sz="0" w:space="0" w:color="auto"/>
            <w:left w:val="none" w:sz="0" w:space="0" w:color="auto"/>
            <w:bottom w:val="none" w:sz="0" w:space="0" w:color="auto"/>
            <w:right w:val="none" w:sz="0" w:space="0" w:color="auto"/>
          </w:divBdr>
        </w:div>
        <w:div w:id="1356735498">
          <w:marLeft w:val="640"/>
          <w:marRight w:val="0"/>
          <w:marTop w:val="0"/>
          <w:marBottom w:val="0"/>
          <w:divBdr>
            <w:top w:val="none" w:sz="0" w:space="0" w:color="auto"/>
            <w:left w:val="none" w:sz="0" w:space="0" w:color="auto"/>
            <w:bottom w:val="none" w:sz="0" w:space="0" w:color="auto"/>
            <w:right w:val="none" w:sz="0" w:space="0" w:color="auto"/>
          </w:divBdr>
        </w:div>
        <w:div w:id="1359088659">
          <w:marLeft w:val="640"/>
          <w:marRight w:val="0"/>
          <w:marTop w:val="0"/>
          <w:marBottom w:val="0"/>
          <w:divBdr>
            <w:top w:val="none" w:sz="0" w:space="0" w:color="auto"/>
            <w:left w:val="none" w:sz="0" w:space="0" w:color="auto"/>
            <w:bottom w:val="none" w:sz="0" w:space="0" w:color="auto"/>
            <w:right w:val="none" w:sz="0" w:space="0" w:color="auto"/>
          </w:divBdr>
        </w:div>
        <w:div w:id="1368485031">
          <w:marLeft w:val="640"/>
          <w:marRight w:val="0"/>
          <w:marTop w:val="0"/>
          <w:marBottom w:val="0"/>
          <w:divBdr>
            <w:top w:val="none" w:sz="0" w:space="0" w:color="auto"/>
            <w:left w:val="none" w:sz="0" w:space="0" w:color="auto"/>
            <w:bottom w:val="none" w:sz="0" w:space="0" w:color="auto"/>
            <w:right w:val="none" w:sz="0" w:space="0" w:color="auto"/>
          </w:divBdr>
        </w:div>
        <w:div w:id="1376585006">
          <w:marLeft w:val="640"/>
          <w:marRight w:val="0"/>
          <w:marTop w:val="0"/>
          <w:marBottom w:val="0"/>
          <w:divBdr>
            <w:top w:val="none" w:sz="0" w:space="0" w:color="auto"/>
            <w:left w:val="none" w:sz="0" w:space="0" w:color="auto"/>
            <w:bottom w:val="none" w:sz="0" w:space="0" w:color="auto"/>
            <w:right w:val="none" w:sz="0" w:space="0" w:color="auto"/>
          </w:divBdr>
        </w:div>
        <w:div w:id="1398624362">
          <w:marLeft w:val="640"/>
          <w:marRight w:val="0"/>
          <w:marTop w:val="0"/>
          <w:marBottom w:val="0"/>
          <w:divBdr>
            <w:top w:val="none" w:sz="0" w:space="0" w:color="auto"/>
            <w:left w:val="none" w:sz="0" w:space="0" w:color="auto"/>
            <w:bottom w:val="none" w:sz="0" w:space="0" w:color="auto"/>
            <w:right w:val="none" w:sz="0" w:space="0" w:color="auto"/>
          </w:divBdr>
        </w:div>
        <w:div w:id="1472209952">
          <w:marLeft w:val="640"/>
          <w:marRight w:val="0"/>
          <w:marTop w:val="0"/>
          <w:marBottom w:val="0"/>
          <w:divBdr>
            <w:top w:val="none" w:sz="0" w:space="0" w:color="auto"/>
            <w:left w:val="none" w:sz="0" w:space="0" w:color="auto"/>
            <w:bottom w:val="none" w:sz="0" w:space="0" w:color="auto"/>
            <w:right w:val="none" w:sz="0" w:space="0" w:color="auto"/>
          </w:divBdr>
        </w:div>
        <w:div w:id="1479569221">
          <w:marLeft w:val="640"/>
          <w:marRight w:val="0"/>
          <w:marTop w:val="0"/>
          <w:marBottom w:val="0"/>
          <w:divBdr>
            <w:top w:val="none" w:sz="0" w:space="0" w:color="auto"/>
            <w:left w:val="none" w:sz="0" w:space="0" w:color="auto"/>
            <w:bottom w:val="none" w:sz="0" w:space="0" w:color="auto"/>
            <w:right w:val="none" w:sz="0" w:space="0" w:color="auto"/>
          </w:divBdr>
        </w:div>
        <w:div w:id="1483885265">
          <w:marLeft w:val="640"/>
          <w:marRight w:val="0"/>
          <w:marTop w:val="0"/>
          <w:marBottom w:val="0"/>
          <w:divBdr>
            <w:top w:val="none" w:sz="0" w:space="0" w:color="auto"/>
            <w:left w:val="none" w:sz="0" w:space="0" w:color="auto"/>
            <w:bottom w:val="none" w:sz="0" w:space="0" w:color="auto"/>
            <w:right w:val="none" w:sz="0" w:space="0" w:color="auto"/>
          </w:divBdr>
        </w:div>
        <w:div w:id="1484270108">
          <w:marLeft w:val="640"/>
          <w:marRight w:val="0"/>
          <w:marTop w:val="0"/>
          <w:marBottom w:val="0"/>
          <w:divBdr>
            <w:top w:val="none" w:sz="0" w:space="0" w:color="auto"/>
            <w:left w:val="none" w:sz="0" w:space="0" w:color="auto"/>
            <w:bottom w:val="none" w:sz="0" w:space="0" w:color="auto"/>
            <w:right w:val="none" w:sz="0" w:space="0" w:color="auto"/>
          </w:divBdr>
        </w:div>
        <w:div w:id="1502895621">
          <w:marLeft w:val="640"/>
          <w:marRight w:val="0"/>
          <w:marTop w:val="0"/>
          <w:marBottom w:val="0"/>
          <w:divBdr>
            <w:top w:val="none" w:sz="0" w:space="0" w:color="auto"/>
            <w:left w:val="none" w:sz="0" w:space="0" w:color="auto"/>
            <w:bottom w:val="none" w:sz="0" w:space="0" w:color="auto"/>
            <w:right w:val="none" w:sz="0" w:space="0" w:color="auto"/>
          </w:divBdr>
        </w:div>
        <w:div w:id="1531064126">
          <w:marLeft w:val="640"/>
          <w:marRight w:val="0"/>
          <w:marTop w:val="0"/>
          <w:marBottom w:val="0"/>
          <w:divBdr>
            <w:top w:val="none" w:sz="0" w:space="0" w:color="auto"/>
            <w:left w:val="none" w:sz="0" w:space="0" w:color="auto"/>
            <w:bottom w:val="none" w:sz="0" w:space="0" w:color="auto"/>
            <w:right w:val="none" w:sz="0" w:space="0" w:color="auto"/>
          </w:divBdr>
        </w:div>
        <w:div w:id="1568689584">
          <w:marLeft w:val="640"/>
          <w:marRight w:val="0"/>
          <w:marTop w:val="0"/>
          <w:marBottom w:val="0"/>
          <w:divBdr>
            <w:top w:val="none" w:sz="0" w:space="0" w:color="auto"/>
            <w:left w:val="none" w:sz="0" w:space="0" w:color="auto"/>
            <w:bottom w:val="none" w:sz="0" w:space="0" w:color="auto"/>
            <w:right w:val="none" w:sz="0" w:space="0" w:color="auto"/>
          </w:divBdr>
        </w:div>
        <w:div w:id="1617759368">
          <w:marLeft w:val="640"/>
          <w:marRight w:val="0"/>
          <w:marTop w:val="0"/>
          <w:marBottom w:val="0"/>
          <w:divBdr>
            <w:top w:val="none" w:sz="0" w:space="0" w:color="auto"/>
            <w:left w:val="none" w:sz="0" w:space="0" w:color="auto"/>
            <w:bottom w:val="none" w:sz="0" w:space="0" w:color="auto"/>
            <w:right w:val="none" w:sz="0" w:space="0" w:color="auto"/>
          </w:divBdr>
        </w:div>
        <w:div w:id="1623800065">
          <w:marLeft w:val="640"/>
          <w:marRight w:val="0"/>
          <w:marTop w:val="0"/>
          <w:marBottom w:val="0"/>
          <w:divBdr>
            <w:top w:val="none" w:sz="0" w:space="0" w:color="auto"/>
            <w:left w:val="none" w:sz="0" w:space="0" w:color="auto"/>
            <w:bottom w:val="none" w:sz="0" w:space="0" w:color="auto"/>
            <w:right w:val="none" w:sz="0" w:space="0" w:color="auto"/>
          </w:divBdr>
        </w:div>
        <w:div w:id="1636132242">
          <w:marLeft w:val="640"/>
          <w:marRight w:val="0"/>
          <w:marTop w:val="0"/>
          <w:marBottom w:val="0"/>
          <w:divBdr>
            <w:top w:val="none" w:sz="0" w:space="0" w:color="auto"/>
            <w:left w:val="none" w:sz="0" w:space="0" w:color="auto"/>
            <w:bottom w:val="none" w:sz="0" w:space="0" w:color="auto"/>
            <w:right w:val="none" w:sz="0" w:space="0" w:color="auto"/>
          </w:divBdr>
        </w:div>
        <w:div w:id="1639451401">
          <w:marLeft w:val="640"/>
          <w:marRight w:val="0"/>
          <w:marTop w:val="0"/>
          <w:marBottom w:val="0"/>
          <w:divBdr>
            <w:top w:val="none" w:sz="0" w:space="0" w:color="auto"/>
            <w:left w:val="none" w:sz="0" w:space="0" w:color="auto"/>
            <w:bottom w:val="none" w:sz="0" w:space="0" w:color="auto"/>
            <w:right w:val="none" w:sz="0" w:space="0" w:color="auto"/>
          </w:divBdr>
        </w:div>
        <w:div w:id="1686592393">
          <w:marLeft w:val="640"/>
          <w:marRight w:val="0"/>
          <w:marTop w:val="0"/>
          <w:marBottom w:val="0"/>
          <w:divBdr>
            <w:top w:val="none" w:sz="0" w:space="0" w:color="auto"/>
            <w:left w:val="none" w:sz="0" w:space="0" w:color="auto"/>
            <w:bottom w:val="none" w:sz="0" w:space="0" w:color="auto"/>
            <w:right w:val="none" w:sz="0" w:space="0" w:color="auto"/>
          </w:divBdr>
        </w:div>
        <w:div w:id="1733231888">
          <w:marLeft w:val="640"/>
          <w:marRight w:val="0"/>
          <w:marTop w:val="0"/>
          <w:marBottom w:val="0"/>
          <w:divBdr>
            <w:top w:val="none" w:sz="0" w:space="0" w:color="auto"/>
            <w:left w:val="none" w:sz="0" w:space="0" w:color="auto"/>
            <w:bottom w:val="none" w:sz="0" w:space="0" w:color="auto"/>
            <w:right w:val="none" w:sz="0" w:space="0" w:color="auto"/>
          </w:divBdr>
        </w:div>
        <w:div w:id="1793015369">
          <w:marLeft w:val="640"/>
          <w:marRight w:val="0"/>
          <w:marTop w:val="0"/>
          <w:marBottom w:val="0"/>
          <w:divBdr>
            <w:top w:val="none" w:sz="0" w:space="0" w:color="auto"/>
            <w:left w:val="none" w:sz="0" w:space="0" w:color="auto"/>
            <w:bottom w:val="none" w:sz="0" w:space="0" w:color="auto"/>
            <w:right w:val="none" w:sz="0" w:space="0" w:color="auto"/>
          </w:divBdr>
        </w:div>
        <w:div w:id="1819683718">
          <w:marLeft w:val="640"/>
          <w:marRight w:val="0"/>
          <w:marTop w:val="0"/>
          <w:marBottom w:val="0"/>
          <w:divBdr>
            <w:top w:val="none" w:sz="0" w:space="0" w:color="auto"/>
            <w:left w:val="none" w:sz="0" w:space="0" w:color="auto"/>
            <w:bottom w:val="none" w:sz="0" w:space="0" w:color="auto"/>
            <w:right w:val="none" w:sz="0" w:space="0" w:color="auto"/>
          </w:divBdr>
        </w:div>
        <w:div w:id="1975674017">
          <w:marLeft w:val="640"/>
          <w:marRight w:val="0"/>
          <w:marTop w:val="0"/>
          <w:marBottom w:val="0"/>
          <w:divBdr>
            <w:top w:val="none" w:sz="0" w:space="0" w:color="auto"/>
            <w:left w:val="none" w:sz="0" w:space="0" w:color="auto"/>
            <w:bottom w:val="none" w:sz="0" w:space="0" w:color="auto"/>
            <w:right w:val="none" w:sz="0" w:space="0" w:color="auto"/>
          </w:divBdr>
        </w:div>
        <w:div w:id="1987464321">
          <w:marLeft w:val="640"/>
          <w:marRight w:val="0"/>
          <w:marTop w:val="0"/>
          <w:marBottom w:val="0"/>
          <w:divBdr>
            <w:top w:val="none" w:sz="0" w:space="0" w:color="auto"/>
            <w:left w:val="none" w:sz="0" w:space="0" w:color="auto"/>
            <w:bottom w:val="none" w:sz="0" w:space="0" w:color="auto"/>
            <w:right w:val="none" w:sz="0" w:space="0" w:color="auto"/>
          </w:divBdr>
        </w:div>
        <w:div w:id="1998459724">
          <w:marLeft w:val="640"/>
          <w:marRight w:val="0"/>
          <w:marTop w:val="0"/>
          <w:marBottom w:val="0"/>
          <w:divBdr>
            <w:top w:val="none" w:sz="0" w:space="0" w:color="auto"/>
            <w:left w:val="none" w:sz="0" w:space="0" w:color="auto"/>
            <w:bottom w:val="none" w:sz="0" w:space="0" w:color="auto"/>
            <w:right w:val="none" w:sz="0" w:space="0" w:color="auto"/>
          </w:divBdr>
        </w:div>
        <w:div w:id="2019888620">
          <w:marLeft w:val="640"/>
          <w:marRight w:val="0"/>
          <w:marTop w:val="0"/>
          <w:marBottom w:val="0"/>
          <w:divBdr>
            <w:top w:val="none" w:sz="0" w:space="0" w:color="auto"/>
            <w:left w:val="none" w:sz="0" w:space="0" w:color="auto"/>
            <w:bottom w:val="none" w:sz="0" w:space="0" w:color="auto"/>
            <w:right w:val="none" w:sz="0" w:space="0" w:color="auto"/>
          </w:divBdr>
        </w:div>
        <w:div w:id="2057582751">
          <w:marLeft w:val="640"/>
          <w:marRight w:val="0"/>
          <w:marTop w:val="0"/>
          <w:marBottom w:val="0"/>
          <w:divBdr>
            <w:top w:val="none" w:sz="0" w:space="0" w:color="auto"/>
            <w:left w:val="none" w:sz="0" w:space="0" w:color="auto"/>
            <w:bottom w:val="none" w:sz="0" w:space="0" w:color="auto"/>
            <w:right w:val="none" w:sz="0" w:space="0" w:color="auto"/>
          </w:divBdr>
        </w:div>
        <w:div w:id="2064014857">
          <w:marLeft w:val="640"/>
          <w:marRight w:val="0"/>
          <w:marTop w:val="0"/>
          <w:marBottom w:val="0"/>
          <w:divBdr>
            <w:top w:val="none" w:sz="0" w:space="0" w:color="auto"/>
            <w:left w:val="none" w:sz="0" w:space="0" w:color="auto"/>
            <w:bottom w:val="none" w:sz="0" w:space="0" w:color="auto"/>
            <w:right w:val="none" w:sz="0" w:space="0" w:color="auto"/>
          </w:divBdr>
        </w:div>
        <w:div w:id="2075737392">
          <w:marLeft w:val="640"/>
          <w:marRight w:val="0"/>
          <w:marTop w:val="0"/>
          <w:marBottom w:val="0"/>
          <w:divBdr>
            <w:top w:val="none" w:sz="0" w:space="0" w:color="auto"/>
            <w:left w:val="none" w:sz="0" w:space="0" w:color="auto"/>
            <w:bottom w:val="none" w:sz="0" w:space="0" w:color="auto"/>
            <w:right w:val="none" w:sz="0" w:space="0" w:color="auto"/>
          </w:divBdr>
        </w:div>
      </w:divsChild>
    </w:div>
    <w:div w:id="1225263694">
      <w:bodyDiv w:val="1"/>
      <w:marLeft w:val="0"/>
      <w:marRight w:val="0"/>
      <w:marTop w:val="0"/>
      <w:marBottom w:val="0"/>
      <w:divBdr>
        <w:top w:val="none" w:sz="0" w:space="0" w:color="auto"/>
        <w:left w:val="none" w:sz="0" w:space="0" w:color="auto"/>
        <w:bottom w:val="none" w:sz="0" w:space="0" w:color="auto"/>
        <w:right w:val="none" w:sz="0" w:space="0" w:color="auto"/>
      </w:divBdr>
      <w:divsChild>
        <w:div w:id="65032803">
          <w:marLeft w:val="640"/>
          <w:marRight w:val="0"/>
          <w:marTop w:val="0"/>
          <w:marBottom w:val="0"/>
          <w:divBdr>
            <w:top w:val="none" w:sz="0" w:space="0" w:color="auto"/>
            <w:left w:val="none" w:sz="0" w:space="0" w:color="auto"/>
            <w:bottom w:val="none" w:sz="0" w:space="0" w:color="auto"/>
            <w:right w:val="none" w:sz="0" w:space="0" w:color="auto"/>
          </w:divBdr>
        </w:div>
        <w:div w:id="1323195727">
          <w:marLeft w:val="640"/>
          <w:marRight w:val="0"/>
          <w:marTop w:val="0"/>
          <w:marBottom w:val="0"/>
          <w:divBdr>
            <w:top w:val="none" w:sz="0" w:space="0" w:color="auto"/>
            <w:left w:val="none" w:sz="0" w:space="0" w:color="auto"/>
            <w:bottom w:val="none" w:sz="0" w:space="0" w:color="auto"/>
            <w:right w:val="none" w:sz="0" w:space="0" w:color="auto"/>
          </w:divBdr>
        </w:div>
        <w:div w:id="1193227539">
          <w:marLeft w:val="640"/>
          <w:marRight w:val="0"/>
          <w:marTop w:val="0"/>
          <w:marBottom w:val="0"/>
          <w:divBdr>
            <w:top w:val="none" w:sz="0" w:space="0" w:color="auto"/>
            <w:left w:val="none" w:sz="0" w:space="0" w:color="auto"/>
            <w:bottom w:val="none" w:sz="0" w:space="0" w:color="auto"/>
            <w:right w:val="none" w:sz="0" w:space="0" w:color="auto"/>
          </w:divBdr>
        </w:div>
        <w:div w:id="1053654311">
          <w:marLeft w:val="640"/>
          <w:marRight w:val="0"/>
          <w:marTop w:val="0"/>
          <w:marBottom w:val="0"/>
          <w:divBdr>
            <w:top w:val="none" w:sz="0" w:space="0" w:color="auto"/>
            <w:left w:val="none" w:sz="0" w:space="0" w:color="auto"/>
            <w:bottom w:val="none" w:sz="0" w:space="0" w:color="auto"/>
            <w:right w:val="none" w:sz="0" w:space="0" w:color="auto"/>
          </w:divBdr>
        </w:div>
        <w:div w:id="1724524134">
          <w:marLeft w:val="640"/>
          <w:marRight w:val="0"/>
          <w:marTop w:val="0"/>
          <w:marBottom w:val="0"/>
          <w:divBdr>
            <w:top w:val="none" w:sz="0" w:space="0" w:color="auto"/>
            <w:left w:val="none" w:sz="0" w:space="0" w:color="auto"/>
            <w:bottom w:val="none" w:sz="0" w:space="0" w:color="auto"/>
            <w:right w:val="none" w:sz="0" w:space="0" w:color="auto"/>
          </w:divBdr>
        </w:div>
        <w:div w:id="713188982">
          <w:marLeft w:val="640"/>
          <w:marRight w:val="0"/>
          <w:marTop w:val="0"/>
          <w:marBottom w:val="0"/>
          <w:divBdr>
            <w:top w:val="none" w:sz="0" w:space="0" w:color="auto"/>
            <w:left w:val="none" w:sz="0" w:space="0" w:color="auto"/>
            <w:bottom w:val="none" w:sz="0" w:space="0" w:color="auto"/>
            <w:right w:val="none" w:sz="0" w:space="0" w:color="auto"/>
          </w:divBdr>
        </w:div>
        <w:div w:id="1739207236">
          <w:marLeft w:val="640"/>
          <w:marRight w:val="0"/>
          <w:marTop w:val="0"/>
          <w:marBottom w:val="0"/>
          <w:divBdr>
            <w:top w:val="none" w:sz="0" w:space="0" w:color="auto"/>
            <w:left w:val="none" w:sz="0" w:space="0" w:color="auto"/>
            <w:bottom w:val="none" w:sz="0" w:space="0" w:color="auto"/>
            <w:right w:val="none" w:sz="0" w:space="0" w:color="auto"/>
          </w:divBdr>
        </w:div>
        <w:div w:id="1963071329">
          <w:marLeft w:val="640"/>
          <w:marRight w:val="0"/>
          <w:marTop w:val="0"/>
          <w:marBottom w:val="0"/>
          <w:divBdr>
            <w:top w:val="none" w:sz="0" w:space="0" w:color="auto"/>
            <w:left w:val="none" w:sz="0" w:space="0" w:color="auto"/>
            <w:bottom w:val="none" w:sz="0" w:space="0" w:color="auto"/>
            <w:right w:val="none" w:sz="0" w:space="0" w:color="auto"/>
          </w:divBdr>
        </w:div>
        <w:div w:id="24330972">
          <w:marLeft w:val="640"/>
          <w:marRight w:val="0"/>
          <w:marTop w:val="0"/>
          <w:marBottom w:val="0"/>
          <w:divBdr>
            <w:top w:val="none" w:sz="0" w:space="0" w:color="auto"/>
            <w:left w:val="none" w:sz="0" w:space="0" w:color="auto"/>
            <w:bottom w:val="none" w:sz="0" w:space="0" w:color="auto"/>
            <w:right w:val="none" w:sz="0" w:space="0" w:color="auto"/>
          </w:divBdr>
        </w:div>
        <w:div w:id="192689614">
          <w:marLeft w:val="640"/>
          <w:marRight w:val="0"/>
          <w:marTop w:val="0"/>
          <w:marBottom w:val="0"/>
          <w:divBdr>
            <w:top w:val="none" w:sz="0" w:space="0" w:color="auto"/>
            <w:left w:val="none" w:sz="0" w:space="0" w:color="auto"/>
            <w:bottom w:val="none" w:sz="0" w:space="0" w:color="auto"/>
            <w:right w:val="none" w:sz="0" w:space="0" w:color="auto"/>
          </w:divBdr>
        </w:div>
        <w:div w:id="1123117786">
          <w:marLeft w:val="640"/>
          <w:marRight w:val="0"/>
          <w:marTop w:val="0"/>
          <w:marBottom w:val="0"/>
          <w:divBdr>
            <w:top w:val="none" w:sz="0" w:space="0" w:color="auto"/>
            <w:left w:val="none" w:sz="0" w:space="0" w:color="auto"/>
            <w:bottom w:val="none" w:sz="0" w:space="0" w:color="auto"/>
            <w:right w:val="none" w:sz="0" w:space="0" w:color="auto"/>
          </w:divBdr>
        </w:div>
        <w:div w:id="1504736813">
          <w:marLeft w:val="640"/>
          <w:marRight w:val="0"/>
          <w:marTop w:val="0"/>
          <w:marBottom w:val="0"/>
          <w:divBdr>
            <w:top w:val="none" w:sz="0" w:space="0" w:color="auto"/>
            <w:left w:val="none" w:sz="0" w:space="0" w:color="auto"/>
            <w:bottom w:val="none" w:sz="0" w:space="0" w:color="auto"/>
            <w:right w:val="none" w:sz="0" w:space="0" w:color="auto"/>
          </w:divBdr>
        </w:div>
        <w:div w:id="1219786274">
          <w:marLeft w:val="640"/>
          <w:marRight w:val="0"/>
          <w:marTop w:val="0"/>
          <w:marBottom w:val="0"/>
          <w:divBdr>
            <w:top w:val="none" w:sz="0" w:space="0" w:color="auto"/>
            <w:left w:val="none" w:sz="0" w:space="0" w:color="auto"/>
            <w:bottom w:val="none" w:sz="0" w:space="0" w:color="auto"/>
            <w:right w:val="none" w:sz="0" w:space="0" w:color="auto"/>
          </w:divBdr>
        </w:div>
        <w:div w:id="603153598">
          <w:marLeft w:val="640"/>
          <w:marRight w:val="0"/>
          <w:marTop w:val="0"/>
          <w:marBottom w:val="0"/>
          <w:divBdr>
            <w:top w:val="none" w:sz="0" w:space="0" w:color="auto"/>
            <w:left w:val="none" w:sz="0" w:space="0" w:color="auto"/>
            <w:bottom w:val="none" w:sz="0" w:space="0" w:color="auto"/>
            <w:right w:val="none" w:sz="0" w:space="0" w:color="auto"/>
          </w:divBdr>
        </w:div>
        <w:div w:id="1678077458">
          <w:marLeft w:val="640"/>
          <w:marRight w:val="0"/>
          <w:marTop w:val="0"/>
          <w:marBottom w:val="0"/>
          <w:divBdr>
            <w:top w:val="none" w:sz="0" w:space="0" w:color="auto"/>
            <w:left w:val="none" w:sz="0" w:space="0" w:color="auto"/>
            <w:bottom w:val="none" w:sz="0" w:space="0" w:color="auto"/>
            <w:right w:val="none" w:sz="0" w:space="0" w:color="auto"/>
          </w:divBdr>
        </w:div>
        <w:div w:id="1119448282">
          <w:marLeft w:val="640"/>
          <w:marRight w:val="0"/>
          <w:marTop w:val="0"/>
          <w:marBottom w:val="0"/>
          <w:divBdr>
            <w:top w:val="none" w:sz="0" w:space="0" w:color="auto"/>
            <w:left w:val="none" w:sz="0" w:space="0" w:color="auto"/>
            <w:bottom w:val="none" w:sz="0" w:space="0" w:color="auto"/>
            <w:right w:val="none" w:sz="0" w:space="0" w:color="auto"/>
          </w:divBdr>
        </w:div>
        <w:div w:id="541136411">
          <w:marLeft w:val="640"/>
          <w:marRight w:val="0"/>
          <w:marTop w:val="0"/>
          <w:marBottom w:val="0"/>
          <w:divBdr>
            <w:top w:val="none" w:sz="0" w:space="0" w:color="auto"/>
            <w:left w:val="none" w:sz="0" w:space="0" w:color="auto"/>
            <w:bottom w:val="none" w:sz="0" w:space="0" w:color="auto"/>
            <w:right w:val="none" w:sz="0" w:space="0" w:color="auto"/>
          </w:divBdr>
        </w:div>
        <w:div w:id="179398735">
          <w:marLeft w:val="640"/>
          <w:marRight w:val="0"/>
          <w:marTop w:val="0"/>
          <w:marBottom w:val="0"/>
          <w:divBdr>
            <w:top w:val="none" w:sz="0" w:space="0" w:color="auto"/>
            <w:left w:val="none" w:sz="0" w:space="0" w:color="auto"/>
            <w:bottom w:val="none" w:sz="0" w:space="0" w:color="auto"/>
            <w:right w:val="none" w:sz="0" w:space="0" w:color="auto"/>
          </w:divBdr>
        </w:div>
        <w:div w:id="980304768">
          <w:marLeft w:val="640"/>
          <w:marRight w:val="0"/>
          <w:marTop w:val="0"/>
          <w:marBottom w:val="0"/>
          <w:divBdr>
            <w:top w:val="none" w:sz="0" w:space="0" w:color="auto"/>
            <w:left w:val="none" w:sz="0" w:space="0" w:color="auto"/>
            <w:bottom w:val="none" w:sz="0" w:space="0" w:color="auto"/>
            <w:right w:val="none" w:sz="0" w:space="0" w:color="auto"/>
          </w:divBdr>
        </w:div>
        <w:div w:id="850417592">
          <w:marLeft w:val="640"/>
          <w:marRight w:val="0"/>
          <w:marTop w:val="0"/>
          <w:marBottom w:val="0"/>
          <w:divBdr>
            <w:top w:val="none" w:sz="0" w:space="0" w:color="auto"/>
            <w:left w:val="none" w:sz="0" w:space="0" w:color="auto"/>
            <w:bottom w:val="none" w:sz="0" w:space="0" w:color="auto"/>
            <w:right w:val="none" w:sz="0" w:space="0" w:color="auto"/>
          </w:divBdr>
        </w:div>
        <w:div w:id="1647125084">
          <w:marLeft w:val="640"/>
          <w:marRight w:val="0"/>
          <w:marTop w:val="0"/>
          <w:marBottom w:val="0"/>
          <w:divBdr>
            <w:top w:val="none" w:sz="0" w:space="0" w:color="auto"/>
            <w:left w:val="none" w:sz="0" w:space="0" w:color="auto"/>
            <w:bottom w:val="none" w:sz="0" w:space="0" w:color="auto"/>
            <w:right w:val="none" w:sz="0" w:space="0" w:color="auto"/>
          </w:divBdr>
        </w:div>
        <w:div w:id="876508664">
          <w:marLeft w:val="640"/>
          <w:marRight w:val="0"/>
          <w:marTop w:val="0"/>
          <w:marBottom w:val="0"/>
          <w:divBdr>
            <w:top w:val="none" w:sz="0" w:space="0" w:color="auto"/>
            <w:left w:val="none" w:sz="0" w:space="0" w:color="auto"/>
            <w:bottom w:val="none" w:sz="0" w:space="0" w:color="auto"/>
            <w:right w:val="none" w:sz="0" w:space="0" w:color="auto"/>
          </w:divBdr>
        </w:div>
        <w:div w:id="1577206184">
          <w:marLeft w:val="640"/>
          <w:marRight w:val="0"/>
          <w:marTop w:val="0"/>
          <w:marBottom w:val="0"/>
          <w:divBdr>
            <w:top w:val="none" w:sz="0" w:space="0" w:color="auto"/>
            <w:left w:val="none" w:sz="0" w:space="0" w:color="auto"/>
            <w:bottom w:val="none" w:sz="0" w:space="0" w:color="auto"/>
            <w:right w:val="none" w:sz="0" w:space="0" w:color="auto"/>
          </w:divBdr>
        </w:div>
        <w:div w:id="1405253864">
          <w:marLeft w:val="640"/>
          <w:marRight w:val="0"/>
          <w:marTop w:val="0"/>
          <w:marBottom w:val="0"/>
          <w:divBdr>
            <w:top w:val="none" w:sz="0" w:space="0" w:color="auto"/>
            <w:left w:val="none" w:sz="0" w:space="0" w:color="auto"/>
            <w:bottom w:val="none" w:sz="0" w:space="0" w:color="auto"/>
            <w:right w:val="none" w:sz="0" w:space="0" w:color="auto"/>
          </w:divBdr>
        </w:div>
        <w:div w:id="427510313">
          <w:marLeft w:val="640"/>
          <w:marRight w:val="0"/>
          <w:marTop w:val="0"/>
          <w:marBottom w:val="0"/>
          <w:divBdr>
            <w:top w:val="none" w:sz="0" w:space="0" w:color="auto"/>
            <w:left w:val="none" w:sz="0" w:space="0" w:color="auto"/>
            <w:bottom w:val="none" w:sz="0" w:space="0" w:color="auto"/>
            <w:right w:val="none" w:sz="0" w:space="0" w:color="auto"/>
          </w:divBdr>
        </w:div>
        <w:div w:id="494227464">
          <w:marLeft w:val="640"/>
          <w:marRight w:val="0"/>
          <w:marTop w:val="0"/>
          <w:marBottom w:val="0"/>
          <w:divBdr>
            <w:top w:val="none" w:sz="0" w:space="0" w:color="auto"/>
            <w:left w:val="none" w:sz="0" w:space="0" w:color="auto"/>
            <w:bottom w:val="none" w:sz="0" w:space="0" w:color="auto"/>
            <w:right w:val="none" w:sz="0" w:space="0" w:color="auto"/>
          </w:divBdr>
        </w:div>
        <w:div w:id="1454250579">
          <w:marLeft w:val="640"/>
          <w:marRight w:val="0"/>
          <w:marTop w:val="0"/>
          <w:marBottom w:val="0"/>
          <w:divBdr>
            <w:top w:val="none" w:sz="0" w:space="0" w:color="auto"/>
            <w:left w:val="none" w:sz="0" w:space="0" w:color="auto"/>
            <w:bottom w:val="none" w:sz="0" w:space="0" w:color="auto"/>
            <w:right w:val="none" w:sz="0" w:space="0" w:color="auto"/>
          </w:divBdr>
        </w:div>
        <w:div w:id="1743212412">
          <w:marLeft w:val="640"/>
          <w:marRight w:val="0"/>
          <w:marTop w:val="0"/>
          <w:marBottom w:val="0"/>
          <w:divBdr>
            <w:top w:val="none" w:sz="0" w:space="0" w:color="auto"/>
            <w:left w:val="none" w:sz="0" w:space="0" w:color="auto"/>
            <w:bottom w:val="none" w:sz="0" w:space="0" w:color="auto"/>
            <w:right w:val="none" w:sz="0" w:space="0" w:color="auto"/>
          </w:divBdr>
        </w:div>
        <w:div w:id="1426071278">
          <w:marLeft w:val="640"/>
          <w:marRight w:val="0"/>
          <w:marTop w:val="0"/>
          <w:marBottom w:val="0"/>
          <w:divBdr>
            <w:top w:val="none" w:sz="0" w:space="0" w:color="auto"/>
            <w:left w:val="none" w:sz="0" w:space="0" w:color="auto"/>
            <w:bottom w:val="none" w:sz="0" w:space="0" w:color="auto"/>
            <w:right w:val="none" w:sz="0" w:space="0" w:color="auto"/>
          </w:divBdr>
        </w:div>
        <w:div w:id="752974460">
          <w:marLeft w:val="640"/>
          <w:marRight w:val="0"/>
          <w:marTop w:val="0"/>
          <w:marBottom w:val="0"/>
          <w:divBdr>
            <w:top w:val="none" w:sz="0" w:space="0" w:color="auto"/>
            <w:left w:val="none" w:sz="0" w:space="0" w:color="auto"/>
            <w:bottom w:val="none" w:sz="0" w:space="0" w:color="auto"/>
            <w:right w:val="none" w:sz="0" w:space="0" w:color="auto"/>
          </w:divBdr>
        </w:div>
        <w:div w:id="146938005">
          <w:marLeft w:val="640"/>
          <w:marRight w:val="0"/>
          <w:marTop w:val="0"/>
          <w:marBottom w:val="0"/>
          <w:divBdr>
            <w:top w:val="none" w:sz="0" w:space="0" w:color="auto"/>
            <w:left w:val="none" w:sz="0" w:space="0" w:color="auto"/>
            <w:bottom w:val="none" w:sz="0" w:space="0" w:color="auto"/>
            <w:right w:val="none" w:sz="0" w:space="0" w:color="auto"/>
          </w:divBdr>
        </w:div>
        <w:div w:id="675612413">
          <w:marLeft w:val="640"/>
          <w:marRight w:val="0"/>
          <w:marTop w:val="0"/>
          <w:marBottom w:val="0"/>
          <w:divBdr>
            <w:top w:val="none" w:sz="0" w:space="0" w:color="auto"/>
            <w:left w:val="none" w:sz="0" w:space="0" w:color="auto"/>
            <w:bottom w:val="none" w:sz="0" w:space="0" w:color="auto"/>
            <w:right w:val="none" w:sz="0" w:space="0" w:color="auto"/>
          </w:divBdr>
        </w:div>
        <w:div w:id="601492514">
          <w:marLeft w:val="640"/>
          <w:marRight w:val="0"/>
          <w:marTop w:val="0"/>
          <w:marBottom w:val="0"/>
          <w:divBdr>
            <w:top w:val="none" w:sz="0" w:space="0" w:color="auto"/>
            <w:left w:val="none" w:sz="0" w:space="0" w:color="auto"/>
            <w:bottom w:val="none" w:sz="0" w:space="0" w:color="auto"/>
            <w:right w:val="none" w:sz="0" w:space="0" w:color="auto"/>
          </w:divBdr>
        </w:div>
        <w:div w:id="237792143">
          <w:marLeft w:val="640"/>
          <w:marRight w:val="0"/>
          <w:marTop w:val="0"/>
          <w:marBottom w:val="0"/>
          <w:divBdr>
            <w:top w:val="none" w:sz="0" w:space="0" w:color="auto"/>
            <w:left w:val="none" w:sz="0" w:space="0" w:color="auto"/>
            <w:bottom w:val="none" w:sz="0" w:space="0" w:color="auto"/>
            <w:right w:val="none" w:sz="0" w:space="0" w:color="auto"/>
          </w:divBdr>
        </w:div>
        <w:div w:id="1984889958">
          <w:marLeft w:val="640"/>
          <w:marRight w:val="0"/>
          <w:marTop w:val="0"/>
          <w:marBottom w:val="0"/>
          <w:divBdr>
            <w:top w:val="none" w:sz="0" w:space="0" w:color="auto"/>
            <w:left w:val="none" w:sz="0" w:space="0" w:color="auto"/>
            <w:bottom w:val="none" w:sz="0" w:space="0" w:color="auto"/>
            <w:right w:val="none" w:sz="0" w:space="0" w:color="auto"/>
          </w:divBdr>
        </w:div>
        <w:div w:id="1026566561">
          <w:marLeft w:val="640"/>
          <w:marRight w:val="0"/>
          <w:marTop w:val="0"/>
          <w:marBottom w:val="0"/>
          <w:divBdr>
            <w:top w:val="none" w:sz="0" w:space="0" w:color="auto"/>
            <w:left w:val="none" w:sz="0" w:space="0" w:color="auto"/>
            <w:bottom w:val="none" w:sz="0" w:space="0" w:color="auto"/>
            <w:right w:val="none" w:sz="0" w:space="0" w:color="auto"/>
          </w:divBdr>
        </w:div>
        <w:div w:id="610742484">
          <w:marLeft w:val="640"/>
          <w:marRight w:val="0"/>
          <w:marTop w:val="0"/>
          <w:marBottom w:val="0"/>
          <w:divBdr>
            <w:top w:val="none" w:sz="0" w:space="0" w:color="auto"/>
            <w:left w:val="none" w:sz="0" w:space="0" w:color="auto"/>
            <w:bottom w:val="none" w:sz="0" w:space="0" w:color="auto"/>
            <w:right w:val="none" w:sz="0" w:space="0" w:color="auto"/>
          </w:divBdr>
        </w:div>
        <w:div w:id="1039235478">
          <w:marLeft w:val="640"/>
          <w:marRight w:val="0"/>
          <w:marTop w:val="0"/>
          <w:marBottom w:val="0"/>
          <w:divBdr>
            <w:top w:val="none" w:sz="0" w:space="0" w:color="auto"/>
            <w:left w:val="none" w:sz="0" w:space="0" w:color="auto"/>
            <w:bottom w:val="none" w:sz="0" w:space="0" w:color="auto"/>
            <w:right w:val="none" w:sz="0" w:space="0" w:color="auto"/>
          </w:divBdr>
        </w:div>
        <w:div w:id="596449713">
          <w:marLeft w:val="640"/>
          <w:marRight w:val="0"/>
          <w:marTop w:val="0"/>
          <w:marBottom w:val="0"/>
          <w:divBdr>
            <w:top w:val="none" w:sz="0" w:space="0" w:color="auto"/>
            <w:left w:val="none" w:sz="0" w:space="0" w:color="auto"/>
            <w:bottom w:val="none" w:sz="0" w:space="0" w:color="auto"/>
            <w:right w:val="none" w:sz="0" w:space="0" w:color="auto"/>
          </w:divBdr>
        </w:div>
        <w:div w:id="469590715">
          <w:marLeft w:val="640"/>
          <w:marRight w:val="0"/>
          <w:marTop w:val="0"/>
          <w:marBottom w:val="0"/>
          <w:divBdr>
            <w:top w:val="none" w:sz="0" w:space="0" w:color="auto"/>
            <w:left w:val="none" w:sz="0" w:space="0" w:color="auto"/>
            <w:bottom w:val="none" w:sz="0" w:space="0" w:color="auto"/>
            <w:right w:val="none" w:sz="0" w:space="0" w:color="auto"/>
          </w:divBdr>
        </w:div>
        <w:div w:id="1031880628">
          <w:marLeft w:val="640"/>
          <w:marRight w:val="0"/>
          <w:marTop w:val="0"/>
          <w:marBottom w:val="0"/>
          <w:divBdr>
            <w:top w:val="none" w:sz="0" w:space="0" w:color="auto"/>
            <w:left w:val="none" w:sz="0" w:space="0" w:color="auto"/>
            <w:bottom w:val="none" w:sz="0" w:space="0" w:color="auto"/>
            <w:right w:val="none" w:sz="0" w:space="0" w:color="auto"/>
          </w:divBdr>
        </w:div>
        <w:div w:id="1827355791">
          <w:marLeft w:val="640"/>
          <w:marRight w:val="0"/>
          <w:marTop w:val="0"/>
          <w:marBottom w:val="0"/>
          <w:divBdr>
            <w:top w:val="none" w:sz="0" w:space="0" w:color="auto"/>
            <w:left w:val="none" w:sz="0" w:space="0" w:color="auto"/>
            <w:bottom w:val="none" w:sz="0" w:space="0" w:color="auto"/>
            <w:right w:val="none" w:sz="0" w:space="0" w:color="auto"/>
          </w:divBdr>
        </w:div>
        <w:div w:id="1582718051">
          <w:marLeft w:val="640"/>
          <w:marRight w:val="0"/>
          <w:marTop w:val="0"/>
          <w:marBottom w:val="0"/>
          <w:divBdr>
            <w:top w:val="none" w:sz="0" w:space="0" w:color="auto"/>
            <w:left w:val="none" w:sz="0" w:space="0" w:color="auto"/>
            <w:bottom w:val="none" w:sz="0" w:space="0" w:color="auto"/>
            <w:right w:val="none" w:sz="0" w:space="0" w:color="auto"/>
          </w:divBdr>
        </w:div>
        <w:div w:id="1856729215">
          <w:marLeft w:val="640"/>
          <w:marRight w:val="0"/>
          <w:marTop w:val="0"/>
          <w:marBottom w:val="0"/>
          <w:divBdr>
            <w:top w:val="none" w:sz="0" w:space="0" w:color="auto"/>
            <w:left w:val="none" w:sz="0" w:space="0" w:color="auto"/>
            <w:bottom w:val="none" w:sz="0" w:space="0" w:color="auto"/>
            <w:right w:val="none" w:sz="0" w:space="0" w:color="auto"/>
          </w:divBdr>
        </w:div>
        <w:div w:id="1550723049">
          <w:marLeft w:val="640"/>
          <w:marRight w:val="0"/>
          <w:marTop w:val="0"/>
          <w:marBottom w:val="0"/>
          <w:divBdr>
            <w:top w:val="none" w:sz="0" w:space="0" w:color="auto"/>
            <w:left w:val="none" w:sz="0" w:space="0" w:color="auto"/>
            <w:bottom w:val="none" w:sz="0" w:space="0" w:color="auto"/>
            <w:right w:val="none" w:sz="0" w:space="0" w:color="auto"/>
          </w:divBdr>
        </w:div>
        <w:div w:id="976644212">
          <w:marLeft w:val="640"/>
          <w:marRight w:val="0"/>
          <w:marTop w:val="0"/>
          <w:marBottom w:val="0"/>
          <w:divBdr>
            <w:top w:val="none" w:sz="0" w:space="0" w:color="auto"/>
            <w:left w:val="none" w:sz="0" w:space="0" w:color="auto"/>
            <w:bottom w:val="none" w:sz="0" w:space="0" w:color="auto"/>
            <w:right w:val="none" w:sz="0" w:space="0" w:color="auto"/>
          </w:divBdr>
        </w:div>
        <w:div w:id="1549026077">
          <w:marLeft w:val="640"/>
          <w:marRight w:val="0"/>
          <w:marTop w:val="0"/>
          <w:marBottom w:val="0"/>
          <w:divBdr>
            <w:top w:val="none" w:sz="0" w:space="0" w:color="auto"/>
            <w:left w:val="none" w:sz="0" w:space="0" w:color="auto"/>
            <w:bottom w:val="none" w:sz="0" w:space="0" w:color="auto"/>
            <w:right w:val="none" w:sz="0" w:space="0" w:color="auto"/>
          </w:divBdr>
        </w:div>
        <w:div w:id="1076512144">
          <w:marLeft w:val="640"/>
          <w:marRight w:val="0"/>
          <w:marTop w:val="0"/>
          <w:marBottom w:val="0"/>
          <w:divBdr>
            <w:top w:val="none" w:sz="0" w:space="0" w:color="auto"/>
            <w:left w:val="none" w:sz="0" w:space="0" w:color="auto"/>
            <w:bottom w:val="none" w:sz="0" w:space="0" w:color="auto"/>
            <w:right w:val="none" w:sz="0" w:space="0" w:color="auto"/>
          </w:divBdr>
        </w:div>
        <w:div w:id="942882697">
          <w:marLeft w:val="640"/>
          <w:marRight w:val="0"/>
          <w:marTop w:val="0"/>
          <w:marBottom w:val="0"/>
          <w:divBdr>
            <w:top w:val="none" w:sz="0" w:space="0" w:color="auto"/>
            <w:left w:val="none" w:sz="0" w:space="0" w:color="auto"/>
            <w:bottom w:val="none" w:sz="0" w:space="0" w:color="auto"/>
            <w:right w:val="none" w:sz="0" w:space="0" w:color="auto"/>
          </w:divBdr>
        </w:div>
        <w:div w:id="1936403830">
          <w:marLeft w:val="640"/>
          <w:marRight w:val="0"/>
          <w:marTop w:val="0"/>
          <w:marBottom w:val="0"/>
          <w:divBdr>
            <w:top w:val="none" w:sz="0" w:space="0" w:color="auto"/>
            <w:left w:val="none" w:sz="0" w:space="0" w:color="auto"/>
            <w:bottom w:val="none" w:sz="0" w:space="0" w:color="auto"/>
            <w:right w:val="none" w:sz="0" w:space="0" w:color="auto"/>
          </w:divBdr>
        </w:div>
        <w:div w:id="526717122">
          <w:marLeft w:val="640"/>
          <w:marRight w:val="0"/>
          <w:marTop w:val="0"/>
          <w:marBottom w:val="0"/>
          <w:divBdr>
            <w:top w:val="none" w:sz="0" w:space="0" w:color="auto"/>
            <w:left w:val="none" w:sz="0" w:space="0" w:color="auto"/>
            <w:bottom w:val="none" w:sz="0" w:space="0" w:color="auto"/>
            <w:right w:val="none" w:sz="0" w:space="0" w:color="auto"/>
          </w:divBdr>
        </w:div>
        <w:div w:id="1777825063">
          <w:marLeft w:val="640"/>
          <w:marRight w:val="0"/>
          <w:marTop w:val="0"/>
          <w:marBottom w:val="0"/>
          <w:divBdr>
            <w:top w:val="none" w:sz="0" w:space="0" w:color="auto"/>
            <w:left w:val="none" w:sz="0" w:space="0" w:color="auto"/>
            <w:bottom w:val="none" w:sz="0" w:space="0" w:color="auto"/>
            <w:right w:val="none" w:sz="0" w:space="0" w:color="auto"/>
          </w:divBdr>
        </w:div>
        <w:div w:id="237446322">
          <w:marLeft w:val="640"/>
          <w:marRight w:val="0"/>
          <w:marTop w:val="0"/>
          <w:marBottom w:val="0"/>
          <w:divBdr>
            <w:top w:val="none" w:sz="0" w:space="0" w:color="auto"/>
            <w:left w:val="none" w:sz="0" w:space="0" w:color="auto"/>
            <w:bottom w:val="none" w:sz="0" w:space="0" w:color="auto"/>
            <w:right w:val="none" w:sz="0" w:space="0" w:color="auto"/>
          </w:divBdr>
        </w:div>
        <w:div w:id="1373963647">
          <w:marLeft w:val="640"/>
          <w:marRight w:val="0"/>
          <w:marTop w:val="0"/>
          <w:marBottom w:val="0"/>
          <w:divBdr>
            <w:top w:val="none" w:sz="0" w:space="0" w:color="auto"/>
            <w:left w:val="none" w:sz="0" w:space="0" w:color="auto"/>
            <w:bottom w:val="none" w:sz="0" w:space="0" w:color="auto"/>
            <w:right w:val="none" w:sz="0" w:space="0" w:color="auto"/>
          </w:divBdr>
        </w:div>
        <w:div w:id="1401707225">
          <w:marLeft w:val="640"/>
          <w:marRight w:val="0"/>
          <w:marTop w:val="0"/>
          <w:marBottom w:val="0"/>
          <w:divBdr>
            <w:top w:val="none" w:sz="0" w:space="0" w:color="auto"/>
            <w:left w:val="none" w:sz="0" w:space="0" w:color="auto"/>
            <w:bottom w:val="none" w:sz="0" w:space="0" w:color="auto"/>
            <w:right w:val="none" w:sz="0" w:space="0" w:color="auto"/>
          </w:divBdr>
        </w:div>
        <w:div w:id="1250043142">
          <w:marLeft w:val="640"/>
          <w:marRight w:val="0"/>
          <w:marTop w:val="0"/>
          <w:marBottom w:val="0"/>
          <w:divBdr>
            <w:top w:val="none" w:sz="0" w:space="0" w:color="auto"/>
            <w:left w:val="none" w:sz="0" w:space="0" w:color="auto"/>
            <w:bottom w:val="none" w:sz="0" w:space="0" w:color="auto"/>
            <w:right w:val="none" w:sz="0" w:space="0" w:color="auto"/>
          </w:divBdr>
        </w:div>
        <w:div w:id="2015448608">
          <w:marLeft w:val="640"/>
          <w:marRight w:val="0"/>
          <w:marTop w:val="0"/>
          <w:marBottom w:val="0"/>
          <w:divBdr>
            <w:top w:val="none" w:sz="0" w:space="0" w:color="auto"/>
            <w:left w:val="none" w:sz="0" w:space="0" w:color="auto"/>
            <w:bottom w:val="none" w:sz="0" w:space="0" w:color="auto"/>
            <w:right w:val="none" w:sz="0" w:space="0" w:color="auto"/>
          </w:divBdr>
        </w:div>
        <w:div w:id="1105733344">
          <w:marLeft w:val="640"/>
          <w:marRight w:val="0"/>
          <w:marTop w:val="0"/>
          <w:marBottom w:val="0"/>
          <w:divBdr>
            <w:top w:val="none" w:sz="0" w:space="0" w:color="auto"/>
            <w:left w:val="none" w:sz="0" w:space="0" w:color="auto"/>
            <w:bottom w:val="none" w:sz="0" w:space="0" w:color="auto"/>
            <w:right w:val="none" w:sz="0" w:space="0" w:color="auto"/>
          </w:divBdr>
        </w:div>
        <w:div w:id="1951693286">
          <w:marLeft w:val="640"/>
          <w:marRight w:val="0"/>
          <w:marTop w:val="0"/>
          <w:marBottom w:val="0"/>
          <w:divBdr>
            <w:top w:val="none" w:sz="0" w:space="0" w:color="auto"/>
            <w:left w:val="none" w:sz="0" w:space="0" w:color="auto"/>
            <w:bottom w:val="none" w:sz="0" w:space="0" w:color="auto"/>
            <w:right w:val="none" w:sz="0" w:space="0" w:color="auto"/>
          </w:divBdr>
        </w:div>
        <w:div w:id="292946665">
          <w:marLeft w:val="640"/>
          <w:marRight w:val="0"/>
          <w:marTop w:val="0"/>
          <w:marBottom w:val="0"/>
          <w:divBdr>
            <w:top w:val="none" w:sz="0" w:space="0" w:color="auto"/>
            <w:left w:val="none" w:sz="0" w:space="0" w:color="auto"/>
            <w:bottom w:val="none" w:sz="0" w:space="0" w:color="auto"/>
            <w:right w:val="none" w:sz="0" w:space="0" w:color="auto"/>
          </w:divBdr>
        </w:div>
        <w:div w:id="996152153">
          <w:marLeft w:val="640"/>
          <w:marRight w:val="0"/>
          <w:marTop w:val="0"/>
          <w:marBottom w:val="0"/>
          <w:divBdr>
            <w:top w:val="none" w:sz="0" w:space="0" w:color="auto"/>
            <w:left w:val="none" w:sz="0" w:space="0" w:color="auto"/>
            <w:bottom w:val="none" w:sz="0" w:space="0" w:color="auto"/>
            <w:right w:val="none" w:sz="0" w:space="0" w:color="auto"/>
          </w:divBdr>
        </w:div>
        <w:div w:id="1135299458">
          <w:marLeft w:val="640"/>
          <w:marRight w:val="0"/>
          <w:marTop w:val="0"/>
          <w:marBottom w:val="0"/>
          <w:divBdr>
            <w:top w:val="none" w:sz="0" w:space="0" w:color="auto"/>
            <w:left w:val="none" w:sz="0" w:space="0" w:color="auto"/>
            <w:bottom w:val="none" w:sz="0" w:space="0" w:color="auto"/>
            <w:right w:val="none" w:sz="0" w:space="0" w:color="auto"/>
          </w:divBdr>
        </w:div>
        <w:div w:id="1421948273">
          <w:marLeft w:val="640"/>
          <w:marRight w:val="0"/>
          <w:marTop w:val="0"/>
          <w:marBottom w:val="0"/>
          <w:divBdr>
            <w:top w:val="none" w:sz="0" w:space="0" w:color="auto"/>
            <w:left w:val="none" w:sz="0" w:space="0" w:color="auto"/>
            <w:bottom w:val="none" w:sz="0" w:space="0" w:color="auto"/>
            <w:right w:val="none" w:sz="0" w:space="0" w:color="auto"/>
          </w:divBdr>
        </w:div>
        <w:div w:id="1095323199">
          <w:marLeft w:val="640"/>
          <w:marRight w:val="0"/>
          <w:marTop w:val="0"/>
          <w:marBottom w:val="0"/>
          <w:divBdr>
            <w:top w:val="none" w:sz="0" w:space="0" w:color="auto"/>
            <w:left w:val="none" w:sz="0" w:space="0" w:color="auto"/>
            <w:bottom w:val="none" w:sz="0" w:space="0" w:color="auto"/>
            <w:right w:val="none" w:sz="0" w:space="0" w:color="auto"/>
          </w:divBdr>
        </w:div>
        <w:div w:id="1542740147">
          <w:marLeft w:val="640"/>
          <w:marRight w:val="0"/>
          <w:marTop w:val="0"/>
          <w:marBottom w:val="0"/>
          <w:divBdr>
            <w:top w:val="none" w:sz="0" w:space="0" w:color="auto"/>
            <w:left w:val="none" w:sz="0" w:space="0" w:color="auto"/>
            <w:bottom w:val="none" w:sz="0" w:space="0" w:color="auto"/>
            <w:right w:val="none" w:sz="0" w:space="0" w:color="auto"/>
          </w:divBdr>
        </w:div>
        <w:div w:id="1543707275">
          <w:marLeft w:val="640"/>
          <w:marRight w:val="0"/>
          <w:marTop w:val="0"/>
          <w:marBottom w:val="0"/>
          <w:divBdr>
            <w:top w:val="none" w:sz="0" w:space="0" w:color="auto"/>
            <w:left w:val="none" w:sz="0" w:space="0" w:color="auto"/>
            <w:bottom w:val="none" w:sz="0" w:space="0" w:color="auto"/>
            <w:right w:val="none" w:sz="0" w:space="0" w:color="auto"/>
          </w:divBdr>
        </w:div>
        <w:div w:id="1665470617">
          <w:marLeft w:val="640"/>
          <w:marRight w:val="0"/>
          <w:marTop w:val="0"/>
          <w:marBottom w:val="0"/>
          <w:divBdr>
            <w:top w:val="none" w:sz="0" w:space="0" w:color="auto"/>
            <w:left w:val="none" w:sz="0" w:space="0" w:color="auto"/>
            <w:bottom w:val="none" w:sz="0" w:space="0" w:color="auto"/>
            <w:right w:val="none" w:sz="0" w:space="0" w:color="auto"/>
          </w:divBdr>
        </w:div>
        <w:div w:id="1115446750">
          <w:marLeft w:val="640"/>
          <w:marRight w:val="0"/>
          <w:marTop w:val="0"/>
          <w:marBottom w:val="0"/>
          <w:divBdr>
            <w:top w:val="none" w:sz="0" w:space="0" w:color="auto"/>
            <w:left w:val="none" w:sz="0" w:space="0" w:color="auto"/>
            <w:bottom w:val="none" w:sz="0" w:space="0" w:color="auto"/>
            <w:right w:val="none" w:sz="0" w:space="0" w:color="auto"/>
          </w:divBdr>
        </w:div>
        <w:div w:id="796798755">
          <w:marLeft w:val="640"/>
          <w:marRight w:val="0"/>
          <w:marTop w:val="0"/>
          <w:marBottom w:val="0"/>
          <w:divBdr>
            <w:top w:val="none" w:sz="0" w:space="0" w:color="auto"/>
            <w:left w:val="none" w:sz="0" w:space="0" w:color="auto"/>
            <w:bottom w:val="none" w:sz="0" w:space="0" w:color="auto"/>
            <w:right w:val="none" w:sz="0" w:space="0" w:color="auto"/>
          </w:divBdr>
        </w:div>
        <w:div w:id="1791432105">
          <w:marLeft w:val="640"/>
          <w:marRight w:val="0"/>
          <w:marTop w:val="0"/>
          <w:marBottom w:val="0"/>
          <w:divBdr>
            <w:top w:val="none" w:sz="0" w:space="0" w:color="auto"/>
            <w:left w:val="none" w:sz="0" w:space="0" w:color="auto"/>
            <w:bottom w:val="none" w:sz="0" w:space="0" w:color="auto"/>
            <w:right w:val="none" w:sz="0" w:space="0" w:color="auto"/>
          </w:divBdr>
        </w:div>
        <w:div w:id="2033719514">
          <w:marLeft w:val="640"/>
          <w:marRight w:val="0"/>
          <w:marTop w:val="0"/>
          <w:marBottom w:val="0"/>
          <w:divBdr>
            <w:top w:val="none" w:sz="0" w:space="0" w:color="auto"/>
            <w:left w:val="none" w:sz="0" w:space="0" w:color="auto"/>
            <w:bottom w:val="none" w:sz="0" w:space="0" w:color="auto"/>
            <w:right w:val="none" w:sz="0" w:space="0" w:color="auto"/>
          </w:divBdr>
        </w:div>
        <w:div w:id="1722898669">
          <w:marLeft w:val="640"/>
          <w:marRight w:val="0"/>
          <w:marTop w:val="0"/>
          <w:marBottom w:val="0"/>
          <w:divBdr>
            <w:top w:val="none" w:sz="0" w:space="0" w:color="auto"/>
            <w:left w:val="none" w:sz="0" w:space="0" w:color="auto"/>
            <w:bottom w:val="none" w:sz="0" w:space="0" w:color="auto"/>
            <w:right w:val="none" w:sz="0" w:space="0" w:color="auto"/>
          </w:divBdr>
        </w:div>
        <w:div w:id="706370090">
          <w:marLeft w:val="640"/>
          <w:marRight w:val="0"/>
          <w:marTop w:val="0"/>
          <w:marBottom w:val="0"/>
          <w:divBdr>
            <w:top w:val="none" w:sz="0" w:space="0" w:color="auto"/>
            <w:left w:val="none" w:sz="0" w:space="0" w:color="auto"/>
            <w:bottom w:val="none" w:sz="0" w:space="0" w:color="auto"/>
            <w:right w:val="none" w:sz="0" w:space="0" w:color="auto"/>
          </w:divBdr>
        </w:div>
        <w:div w:id="259026185">
          <w:marLeft w:val="640"/>
          <w:marRight w:val="0"/>
          <w:marTop w:val="0"/>
          <w:marBottom w:val="0"/>
          <w:divBdr>
            <w:top w:val="none" w:sz="0" w:space="0" w:color="auto"/>
            <w:left w:val="none" w:sz="0" w:space="0" w:color="auto"/>
            <w:bottom w:val="none" w:sz="0" w:space="0" w:color="auto"/>
            <w:right w:val="none" w:sz="0" w:space="0" w:color="auto"/>
          </w:divBdr>
        </w:div>
        <w:div w:id="767241162">
          <w:marLeft w:val="640"/>
          <w:marRight w:val="0"/>
          <w:marTop w:val="0"/>
          <w:marBottom w:val="0"/>
          <w:divBdr>
            <w:top w:val="none" w:sz="0" w:space="0" w:color="auto"/>
            <w:left w:val="none" w:sz="0" w:space="0" w:color="auto"/>
            <w:bottom w:val="none" w:sz="0" w:space="0" w:color="auto"/>
            <w:right w:val="none" w:sz="0" w:space="0" w:color="auto"/>
          </w:divBdr>
        </w:div>
        <w:div w:id="15741704">
          <w:marLeft w:val="640"/>
          <w:marRight w:val="0"/>
          <w:marTop w:val="0"/>
          <w:marBottom w:val="0"/>
          <w:divBdr>
            <w:top w:val="none" w:sz="0" w:space="0" w:color="auto"/>
            <w:left w:val="none" w:sz="0" w:space="0" w:color="auto"/>
            <w:bottom w:val="none" w:sz="0" w:space="0" w:color="auto"/>
            <w:right w:val="none" w:sz="0" w:space="0" w:color="auto"/>
          </w:divBdr>
        </w:div>
        <w:div w:id="1428041649">
          <w:marLeft w:val="640"/>
          <w:marRight w:val="0"/>
          <w:marTop w:val="0"/>
          <w:marBottom w:val="0"/>
          <w:divBdr>
            <w:top w:val="none" w:sz="0" w:space="0" w:color="auto"/>
            <w:left w:val="none" w:sz="0" w:space="0" w:color="auto"/>
            <w:bottom w:val="none" w:sz="0" w:space="0" w:color="auto"/>
            <w:right w:val="none" w:sz="0" w:space="0" w:color="auto"/>
          </w:divBdr>
        </w:div>
        <w:div w:id="649284470">
          <w:marLeft w:val="640"/>
          <w:marRight w:val="0"/>
          <w:marTop w:val="0"/>
          <w:marBottom w:val="0"/>
          <w:divBdr>
            <w:top w:val="none" w:sz="0" w:space="0" w:color="auto"/>
            <w:left w:val="none" w:sz="0" w:space="0" w:color="auto"/>
            <w:bottom w:val="none" w:sz="0" w:space="0" w:color="auto"/>
            <w:right w:val="none" w:sz="0" w:space="0" w:color="auto"/>
          </w:divBdr>
        </w:div>
        <w:div w:id="2071421530">
          <w:marLeft w:val="640"/>
          <w:marRight w:val="0"/>
          <w:marTop w:val="0"/>
          <w:marBottom w:val="0"/>
          <w:divBdr>
            <w:top w:val="none" w:sz="0" w:space="0" w:color="auto"/>
            <w:left w:val="none" w:sz="0" w:space="0" w:color="auto"/>
            <w:bottom w:val="none" w:sz="0" w:space="0" w:color="auto"/>
            <w:right w:val="none" w:sz="0" w:space="0" w:color="auto"/>
          </w:divBdr>
        </w:div>
        <w:div w:id="865630762">
          <w:marLeft w:val="640"/>
          <w:marRight w:val="0"/>
          <w:marTop w:val="0"/>
          <w:marBottom w:val="0"/>
          <w:divBdr>
            <w:top w:val="none" w:sz="0" w:space="0" w:color="auto"/>
            <w:left w:val="none" w:sz="0" w:space="0" w:color="auto"/>
            <w:bottom w:val="none" w:sz="0" w:space="0" w:color="auto"/>
            <w:right w:val="none" w:sz="0" w:space="0" w:color="auto"/>
          </w:divBdr>
        </w:div>
        <w:div w:id="1077896915">
          <w:marLeft w:val="640"/>
          <w:marRight w:val="0"/>
          <w:marTop w:val="0"/>
          <w:marBottom w:val="0"/>
          <w:divBdr>
            <w:top w:val="none" w:sz="0" w:space="0" w:color="auto"/>
            <w:left w:val="none" w:sz="0" w:space="0" w:color="auto"/>
            <w:bottom w:val="none" w:sz="0" w:space="0" w:color="auto"/>
            <w:right w:val="none" w:sz="0" w:space="0" w:color="auto"/>
          </w:divBdr>
        </w:div>
        <w:div w:id="1641154177">
          <w:marLeft w:val="640"/>
          <w:marRight w:val="0"/>
          <w:marTop w:val="0"/>
          <w:marBottom w:val="0"/>
          <w:divBdr>
            <w:top w:val="none" w:sz="0" w:space="0" w:color="auto"/>
            <w:left w:val="none" w:sz="0" w:space="0" w:color="auto"/>
            <w:bottom w:val="none" w:sz="0" w:space="0" w:color="auto"/>
            <w:right w:val="none" w:sz="0" w:space="0" w:color="auto"/>
          </w:divBdr>
        </w:div>
        <w:div w:id="370737389">
          <w:marLeft w:val="640"/>
          <w:marRight w:val="0"/>
          <w:marTop w:val="0"/>
          <w:marBottom w:val="0"/>
          <w:divBdr>
            <w:top w:val="none" w:sz="0" w:space="0" w:color="auto"/>
            <w:left w:val="none" w:sz="0" w:space="0" w:color="auto"/>
            <w:bottom w:val="none" w:sz="0" w:space="0" w:color="auto"/>
            <w:right w:val="none" w:sz="0" w:space="0" w:color="auto"/>
          </w:divBdr>
        </w:div>
        <w:div w:id="438377616">
          <w:marLeft w:val="640"/>
          <w:marRight w:val="0"/>
          <w:marTop w:val="0"/>
          <w:marBottom w:val="0"/>
          <w:divBdr>
            <w:top w:val="none" w:sz="0" w:space="0" w:color="auto"/>
            <w:left w:val="none" w:sz="0" w:space="0" w:color="auto"/>
            <w:bottom w:val="none" w:sz="0" w:space="0" w:color="auto"/>
            <w:right w:val="none" w:sz="0" w:space="0" w:color="auto"/>
          </w:divBdr>
        </w:div>
        <w:div w:id="1091047956">
          <w:marLeft w:val="640"/>
          <w:marRight w:val="0"/>
          <w:marTop w:val="0"/>
          <w:marBottom w:val="0"/>
          <w:divBdr>
            <w:top w:val="none" w:sz="0" w:space="0" w:color="auto"/>
            <w:left w:val="none" w:sz="0" w:space="0" w:color="auto"/>
            <w:bottom w:val="none" w:sz="0" w:space="0" w:color="auto"/>
            <w:right w:val="none" w:sz="0" w:space="0" w:color="auto"/>
          </w:divBdr>
        </w:div>
        <w:div w:id="592978849">
          <w:marLeft w:val="640"/>
          <w:marRight w:val="0"/>
          <w:marTop w:val="0"/>
          <w:marBottom w:val="0"/>
          <w:divBdr>
            <w:top w:val="none" w:sz="0" w:space="0" w:color="auto"/>
            <w:left w:val="none" w:sz="0" w:space="0" w:color="auto"/>
            <w:bottom w:val="none" w:sz="0" w:space="0" w:color="auto"/>
            <w:right w:val="none" w:sz="0" w:space="0" w:color="auto"/>
          </w:divBdr>
        </w:div>
        <w:div w:id="1759791772">
          <w:marLeft w:val="640"/>
          <w:marRight w:val="0"/>
          <w:marTop w:val="0"/>
          <w:marBottom w:val="0"/>
          <w:divBdr>
            <w:top w:val="none" w:sz="0" w:space="0" w:color="auto"/>
            <w:left w:val="none" w:sz="0" w:space="0" w:color="auto"/>
            <w:bottom w:val="none" w:sz="0" w:space="0" w:color="auto"/>
            <w:right w:val="none" w:sz="0" w:space="0" w:color="auto"/>
          </w:divBdr>
        </w:div>
        <w:div w:id="1388333509">
          <w:marLeft w:val="640"/>
          <w:marRight w:val="0"/>
          <w:marTop w:val="0"/>
          <w:marBottom w:val="0"/>
          <w:divBdr>
            <w:top w:val="none" w:sz="0" w:space="0" w:color="auto"/>
            <w:left w:val="none" w:sz="0" w:space="0" w:color="auto"/>
            <w:bottom w:val="none" w:sz="0" w:space="0" w:color="auto"/>
            <w:right w:val="none" w:sz="0" w:space="0" w:color="auto"/>
          </w:divBdr>
        </w:div>
        <w:div w:id="576669530">
          <w:marLeft w:val="640"/>
          <w:marRight w:val="0"/>
          <w:marTop w:val="0"/>
          <w:marBottom w:val="0"/>
          <w:divBdr>
            <w:top w:val="none" w:sz="0" w:space="0" w:color="auto"/>
            <w:left w:val="none" w:sz="0" w:space="0" w:color="auto"/>
            <w:bottom w:val="none" w:sz="0" w:space="0" w:color="auto"/>
            <w:right w:val="none" w:sz="0" w:space="0" w:color="auto"/>
          </w:divBdr>
        </w:div>
        <w:div w:id="1695034210">
          <w:marLeft w:val="640"/>
          <w:marRight w:val="0"/>
          <w:marTop w:val="0"/>
          <w:marBottom w:val="0"/>
          <w:divBdr>
            <w:top w:val="none" w:sz="0" w:space="0" w:color="auto"/>
            <w:left w:val="none" w:sz="0" w:space="0" w:color="auto"/>
            <w:bottom w:val="none" w:sz="0" w:space="0" w:color="auto"/>
            <w:right w:val="none" w:sz="0" w:space="0" w:color="auto"/>
          </w:divBdr>
        </w:div>
        <w:div w:id="1632129524">
          <w:marLeft w:val="640"/>
          <w:marRight w:val="0"/>
          <w:marTop w:val="0"/>
          <w:marBottom w:val="0"/>
          <w:divBdr>
            <w:top w:val="none" w:sz="0" w:space="0" w:color="auto"/>
            <w:left w:val="none" w:sz="0" w:space="0" w:color="auto"/>
            <w:bottom w:val="none" w:sz="0" w:space="0" w:color="auto"/>
            <w:right w:val="none" w:sz="0" w:space="0" w:color="auto"/>
          </w:divBdr>
        </w:div>
        <w:div w:id="348412174">
          <w:marLeft w:val="640"/>
          <w:marRight w:val="0"/>
          <w:marTop w:val="0"/>
          <w:marBottom w:val="0"/>
          <w:divBdr>
            <w:top w:val="none" w:sz="0" w:space="0" w:color="auto"/>
            <w:left w:val="none" w:sz="0" w:space="0" w:color="auto"/>
            <w:bottom w:val="none" w:sz="0" w:space="0" w:color="auto"/>
            <w:right w:val="none" w:sz="0" w:space="0" w:color="auto"/>
          </w:divBdr>
        </w:div>
        <w:div w:id="415439244">
          <w:marLeft w:val="640"/>
          <w:marRight w:val="0"/>
          <w:marTop w:val="0"/>
          <w:marBottom w:val="0"/>
          <w:divBdr>
            <w:top w:val="none" w:sz="0" w:space="0" w:color="auto"/>
            <w:left w:val="none" w:sz="0" w:space="0" w:color="auto"/>
            <w:bottom w:val="none" w:sz="0" w:space="0" w:color="auto"/>
            <w:right w:val="none" w:sz="0" w:space="0" w:color="auto"/>
          </w:divBdr>
        </w:div>
        <w:div w:id="811405176">
          <w:marLeft w:val="640"/>
          <w:marRight w:val="0"/>
          <w:marTop w:val="0"/>
          <w:marBottom w:val="0"/>
          <w:divBdr>
            <w:top w:val="none" w:sz="0" w:space="0" w:color="auto"/>
            <w:left w:val="none" w:sz="0" w:space="0" w:color="auto"/>
            <w:bottom w:val="none" w:sz="0" w:space="0" w:color="auto"/>
            <w:right w:val="none" w:sz="0" w:space="0" w:color="auto"/>
          </w:divBdr>
        </w:div>
        <w:div w:id="206918151">
          <w:marLeft w:val="640"/>
          <w:marRight w:val="0"/>
          <w:marTop w:val="0"/>
          <w:marBottom w:val="0"/>
          <w:divBdr>
            <w:top w:val="none" w:sz="0" w:space="0" w:color="auto"/>
            <w:left w:val="none" w:sz="0" w:space="0" w:color="auto"/>
            <w:bottom w:val="none" w:sz="0" w:space="0" w:color="auto"/>
            <w:right w:val="none" w:sz="0" w:space="0" w:color="auto"/>
          </w:divBdr>
        </w:div>
        <w:div w:id="15011333">
          <w:marLeft w:val="640"/>
          <w:marRight w:val="0"/>
          <w:marTop w:val="0"/>
          <w:marBottom w:val="0"/>
          <w:divBdr>
            <w:top w:val="none" w:sz="0" w:space="0" w:color="auto"/>
            <w:left w:val="none" w:sz="0" w:space="0" w:color="auto"/>
            <w:bottom w:val="none" w:sz="0" w:space="0" w:color="auto"/>
            <w:right w:val="none" w:sz="0" w:space="0" w:color="auto"/>
          </w:divBdr>
        </w:div>
        <w:div w:id="1729180592">
          <w:marLeft w:val="640"/>
          <w:marRight w:val="0"/>
          <w:marTop w:val="0"/>
          <w:marBottom w:val="0"/>
          <w:divBdr>
            <w:top w:val="none" w:sz="0" w:space="0" w:color="auto"/>
            <w:left w:val="none" w:sz="0" w:space="0" w:color="auto"/>
            <w:bottom w:val="none" w:sz="0" w:space="0" w:color="auto"/>
            <w:right w:val="none" w:sz="0" w:space="0" w:color="auto"/>
          </w:divBdr>
        </w:div>
        <w:div w:id="2051805129">
          <w:marLeft w:val="640"/>
          <w:marRight w:val="0"/>
          <w:marTop w:val="0"/>
          <w:marBottom w:val="0"/>
          <w:divBdr>
            <w:top w:val="none" w:sz="0" w:space="0" w:color="auto"/>
            <w:left w:val="none" w:sz="0" w:space="0" w:color="auto"/>
            <w:bottom w:val="none" w:sz="0" w:space="0" w:color="auto"/>
            <w:right w:val="none" w:sz="0" w:space="0" w:color="auto"/>
          </w:divBdr>
        </w:div>
        <w:div w:id="519704909">
          <w:marLeft w:val="640"/>
          <w:marRight w:val="0"/>
          <w:marTop w:val="0"/>
          <w:marBottom w:val="0"/>
          <w:divBdr>
            <w:top w:val="none" w:sz="0" w:space="0" w:color="auto"/>
            <w:left w:val="none" w:sz="0" w:space="0" w:color="auto"/>
            <w:bottom w:val="none" w:sz="0" w:space="0" w:color="auto"/>
            <w:right w:val="none" w:sz="0" w:space="0" w:color="auto"/>
          </w:divBdr>
        </w:div>
        <w:div w:id="1285890292">
          <w:marLeft w:val="640"/>
          <w:marRight w:val="0"/>
          <w:marTop w:val="0"/>
          <w:marBottom w:val="0"/>
          <w:divBdr>
            <w:top w:val="none" w:sz="0" w:space="0" w:color="auto"/>
            <w:left w:val="none" w:sz="0" w:space="0" w:color="auto"/>
            <w:bottom w:val="none" w:sz="0" w:space="0" w:color="auto"/>
            <w:right w:val="none" w:sz="0" w:space="0" w:color="auto"/>
          </w:divBdr>
        </w:div>
        <w:div w:id="1205873845">
          <w:marLeft w:val="640"/>
          <w:marRight w:val="0"/>
          <w:marTop w:val="0"/>
          <w:marBottom w:val="0"/>
          <w:divBdr>
            <w:top w:val="none" w:sz="0" w:space="0" w:color="auto"/>
            <w:left w:val="none" w:sz="0" w:space="0" w:color="auto"/>
            <w:bottom w:val="none" w:sz="0" w:space="0" w:color="auto"/>
            <w:right w:val="none" w:sz="0" w:space="0" w:color="auto"/>
          </w:divBdr>
        </w:div>
        <w:div w:id="927887894">
          <w:marLeft w:val="640"/>
          <w:marRight w:val="0"/>
          <w:marTop w:val="0"/>
          <w:marBottom w:val="0"/>
          <w:divBdr>
            <w:top w:val="none" w:sz="0" w:space="0" w:color="auto"/>
            <w:left w:val="none" w:sz="0" w:space="0" w:color="auto"/>
            <w:bottom w:val="none" w:sz="0" w:space="0" w:color="auto"/>
            <w:right w:val="none" w:sz="0" w:space="0" w:color="auto"/>
          </w:divBdr>
        </w:div>
        <w:div w:id="1339962005">
          <w:marLeft w:val="640"/>
          <w:marRight w:val="0"/>
          <w:marTop w:val="0"/>
          <w:marBottom w:val="0"/>
          <w:divBdr>
            <w:top w:val="none" w:sz="0" w:space="0" w:color="auto"/>
            <w:left w:val="none" w:sz="0" w:space="0" w:color="auto"/>
            <w:bottom w:val="none" w:sz="0" w:space="0" w:color="auto"/>
            <w:right w:val="none" w:sz="0" w:space="0" w:color="auto"/>
          </w:divBdr>
        </w:div>
        <w:div w:id="231476860">
          <w:marLeft w:val="640"/>
          <w:marRight w:val="0"/>
          <w:marTop w:val="0"/>
          <w:marBottom w:val="0"/>
          <w:divBdr>
            <w:top w:val="none" w:sz="0" w:space="0" w:color="auto"/>
            <w:left w:val="none" w:sz="0" w:space="0" w:color="auto"/>
            <w:bottom w:val="none" w:sz="0" w:space="0" w:color="auto"/>
            <w:right w:val="none" w:sz="0" w:space="0" w:color="auto"/>
          </w:divBdr>
        </w:div>
        <w:div w:id="837505561">
          <w:marLeft w:val="640"/>
          <w:marRight w:val="0"/>
          <w:marTop w:val="0"/>
          <w:marBottom w:val="0"/>
          <w:divBdr>
            <w:top w:val="none" w:sz="0" w:space="0" w:color="auto"/>
            <w:left w:val="none" w:sz="0" w:space="0" w:color="auto"/>
            <w:bottom w:val="none" w:sz="0" w:space="0" w:color="auto"/>
            <w:right w:val="none" w:sz="0" w:space="0" w:color="auto"/>
          </w:divBdr>
        </w:div>
        <w:div w:id="412973193">
          <w:marLeft w:val="640"/>
          <w:marRight w:val="0"/>
          <w:marTop w:val="0"/>
          <w:marBottom w:val="0"/>
          <w:divBdr>
            <w:top w:val="none" w:sz="0" w:space="0" w:color="auto"/>
            <w:left w:val="none" w:sz="0" w:space="0" w:color="auto"/>
            <w:bottom w:val="none" w:sz="0" w:space="0" w:color="auto"/>
            <w:right w:val="none" w:sz="0" w:space="0" w:color="auto"/>
          </w:divBdr>
        </w:div>
        <w:div w:id="1519730658">
          <w:marLeft w:val="640"/>
          <w:marRight w:val="0"/>
          <w:marTop w:val="0"/>
          <w:marBottom w:val="0"/>
          <w:divBdr>
            <w:top w:val="none" w:sz="0" w:space="0" w:color="auto"/>
            <w:left w:val="none" w:sz="0" w:space="0" w:color="auto"/>
            <w:bottom w:val="none" w:sz="0" w:space="0" w:color="auto"/>
            <w:right w:val="none" w:sz="0" w:space="0" w:color="auto"/>
          </w:divBdr>
        </w:div>
        <w:div w:id="1249146283">
          <w:marLeft w:val="640"/>
          <w:marRight w:val="0"/>
          <w:marTop w:val="0"/>
          <w:marBottom w:val="0"/>
          <w:divBdr>
            <w:top w:val="none" w:sz="0" w:space="0" w:color="auto"/>
            <w:left w:val="none" w:sz="0" w:space="0" w:color="auto"/>
            <w:bottom w:val="none" w:sz="0" w:space="0" w:color="auto"/>
            <w:right w:val="none" w:sz="0" w:space="0" w:color="auto"/>
          </w:divBdr>
        </w:div>
        <w:div w:id="1145511385">
          <w:marLeft w:val="640"/>
          <w:marRight w:val="0"/>
          <w:marTop w:val="0"/>
          <w:marBottom w:val="0"/>
          <w:divBdr>
            <w:top w:val="none" w:sz="0" w:space="0" w:color="auto"/>
            <w:left w:val="none" w:sz="0" w:space="0" w:color="auto"/>
            <w:bottom w:val="none" w:sz="0" w:space="0" w:color="auto"/>
            <w:right w:val="none" w:sz="0" w:space="0" w:color="auto"/>
          </w:divBdr>
        </w:div>
        <w:div w:id="758450484">
          <w:marLeft w:val="640"/>
          <w:marRight w:val="0"/>
          <w:marTop w:val="0"/>
          <w:marBottom w:val="0"/>
          <w:divBdr>
            <w:top w:val="none" w:sz="0" w:space="0" w:color="auto"/>
            <w:left w:val="none" w:sz="0" w:space="0" w:color="auto"/>
            <w:bottom w:val="none" w:sz="0" w:space="0" w:color="auto"/>
            <w:right w:val="none" w:sz="0" w:space="0" w:color="auto"/>
          </w:divBdr>
        </w:div>
        <w:div w:id="685669670">
          <w:marLeft w:val="640"/>
          <w:marRight w:val="0"/>
          <w:marTop w:val="0"/>
          <w:marBottom w:val="0"/>
          <w:divBdr>
            <w:top w:val="none" w:sz="0" w:space="0" w:color="auto"/>
            <w:left w:val="none" w:sz="0" w:space="0" w:color="auto"/>
            <w:bottom w:val="none" w:sz="0" w:space="0" w:color="auto"/>
            <w:right w:val="none" w:sz="0" w:space="0" w:color="auto"/>
          </w:divBdr>
        </w:div>
        <w:div w:id="1242251357">
          <w:marLeft w:val="640"/>
          <w:marRight w:val="0"/>
          <w:marTop w:val="0"/>
          <w:marBottom w:val="0"/>
          <w:divBdr>
            <w:top w:val="none" w:sz="0" w:space="0" w:color="auto"/>
            <w:left w:val="none" w:sz="0" w:space="0" w:color="auto"/>
            <w:bottom w:val="none" w:sz="0" w:space="0" w:color="auto"/>
            <w:right w:val="none" w:sz="0" w:space="0" w:color="auto"/>
          </w:divBdr>
        </w:div>
        <w:div w:id="1561596222">
          <w:marLeft w:val="640"/>
          <w:marRight w:val="0"/>
          <w:marTop w:val="0"/>
          <w:marBottom w:val="0"/>
          <w:divBdr>
            <w:top w:val="none" w:sz="0" w:space="0" w:color="auto"/>
            <w:left w:val="none" w:sz="0" w:space="0" w:color="auto"/>
            <w:bottom w:val="none" w:sz="0" w:space="0" w:color="auto"/>
            <w:right w:val="none" w:sz="0" w:space="0" w:color="auto"/>
          </w:divBdr>
        </w:div>
        <w:div w:id="165899575">
          <w:marLeft w:val="640"/>
          <w:marRight w:val="0"/>
          <w:marTop w:val="0"/>
          <w:marBottom w:val="0"/>
          <w:divBdr>
            <w:top w:val="none" w:sz="0" w:space="0" w:color="auto"/>
            <w:left w:val="none" w:sz="0" w:space="0" w:color="auto"/>
            <w:bottom w:val="none" w:sz="0" w:space="0" w:color="auto"/>
            <w:right w:val="none" w:sz="0" w:space="0" w:color="auto"/>
          </w:divBdr>
        </w:div>
        <w:div w:id="2048286163">
          <w:marLeft w:val="640"/>
          <w:marRight w:val="0"/>
          <w:marTop w:val="0"/>
          <w:marBottom w:val="0"/>
          <w:divBdr>
            <w:top w:val="none" w:sz="0" w:space="0" w:color="auto"/>
            <w:left w:val="none" w:sz="0" w:space="0" w:color="auto"/>
            <w:bottom w:val="none" w:sz="0" w:space="0" w:color="auto"/>
            <w:right w:val="none" w:sz="0" w:space="0" w:color="auto"/>
          </w:divBdr>
        </w:div>
        <w:div w:id="97679246">
          <w:marLeft w:val="640"/>
          <w:marRight w:val="0"/>
          <w:marTop w:val="0"/>
          <w:marBottom w:val="0"/>
          <w:divBdr>
            <w:top w:val="none" w:sz="0" w:space="0" w:color="auto"/>
            <w:left w:val="none" w:sz="0" w:space="0" w:color="auto"/>
            <w:bottom w:val="none" w:sz="0" w:space="0" w:color="auto"/>
            <w:right w:val="none" w:sz="0" w:space="0" w:color="auto"/>
          </w:divBdr>
        </w:div>
        <w:div w:id="1079017147">
          <w:marLeft w:val="640"/>
          <w:marRight w:val="0"/>
          <w:marTop w:val="0"/>
          <w:marBottom w:val="0"/>
          <w:divBdr>
            <w:top w:val="none" w:sz="0" w:space="0" w:color="auto"/>
            <w:left w:val="none" w:sz="0" w:space="0" w:color="auto"/>
            <w:bottom w:val="none" w:sz="0" w:space="0" w:color="auto"/>
            <w:right w:val="none" w:sz="0" w:space="0" w:color="auto"/>
          </w:divBdr>
        </w:div>
        <w:div w:id="2027170977">
          <w:marLeft w:val="640"/>
          <w:marRight w:val="0"/>
          <w:marTop w:val="0"/>
          <w:marBottom w:val="0"/>
          <w:divBdr>
            <w:top w:val="none" w:sz="0" w:space="0" w:color="auto"/>
            <w:left w:val="none" w:sz="0" w:space="0" w:color="auto"/>
            <w:bottom w:val="none" w:sz="0" w:space="0" w:color="auto"/>
            <w:right w:val="none" w:sz="0" w:space="0" w:color="auto"/>
          </w:divBdr>
        </w:div>
        <w:div w:id="1109660366">
          <w:marLeft w:val="640"/>
          <w:marRight w:val="0"/>
          <w:marTop w:val="0"/>
          <w:marBottom w:val="0"/>
          <w:divBdr>
            <w:top w:val="none" w:sz="0" w:space="0" w:color="auto"/>
            <w:left w:val="none" w:sz="0" w:space="0" w:color="auto"/>
            <w:bottom w:val="none" w:sz="0" w:space="0" w:color="auto"/>
            <w:right w:val="none" w:sz="0" w:space="0" w:color="auto"/>
          </w:divBdr>
        </w:div>
        <w:div w:id="1666517996">
          <w:marLeft w:val="640"/>
          <w:marRight w:val="0"/>
          <w:marTop w:val="0"/>
          <w:marBottom w:val="0"/>
          <w:divBdr>
            <w:top w:val="none" w:sz="0" w:space="0" w:color="auto"/>
            <w:left w:val="none" w:sz="0" w:space="0" w:color="auto"/>
            <w:bottom w:val="none" w:sz="0" w:space="0" w:color="auto"/>
            <w:right w:val="none" w:sz="0" w:space="0" w:color="auto"/>
          </w:divBdr>
        </w:div>
        <w:div w:id="2050640808">
          <w:marLeft w:val="640"/>
          <w:marRight w:val="0"/>
          <w:marTop w:val="0"/>
          <w:marBottom w:val="0"/>
          <w:divBdr>
            <w:top w:val="none" w:sz="0" w:space="0" w:color="auto"/>
            <w:left w:val="none" w:sz="0" w:space="0" w:color="auto"/>
            <w:bottom w:val="none" w:sz="0" w:space="0" w:color="auto"/>
            <w:right w:val="none" w:sz="0" w:space="0" w:color="auto"/>
          </w:divBdr>
        </w:div>
        <w:div w:id="322927886">
          <w:marLeft w:val="640"/>
          <w:marRight w:val="0"/>
          <w:marTop w:val="0"/>
          <w:marBottom w:val="0"/>
          <w:divBdr>
            <w:top w:val="none" w:sz="0" w:space="0" w:color="auto"/>
            <w:left w:val="none" w:sz="0" w:space="0" w:color="auto"/>
            <w:bottom w:val="none" w:sz="0" w:space="0" w:color="auto"/>
            <w:right w:val="none" w:sz="0" w:space="0" w:color="auto"/>
          </w:divBdr>
        </w:div>
        <w:div w:id="751513867">
          <w:marLeft w:val="640"/>
          <w:marRight w:val="0"/>
          <w:marTop w:val="0"/>
          <w:marBottom w:val="0"/>
          <w:divBdr>
            <w:top w:val="none" w:sz="0" w:space="0" w:color="auto"/>
            <w:left w:val="none" w:sz="0" w:space="0" w:color="auto"/>
            <w:bottom w:val="none" w:sz="0" w:space="0" w:color="auto"/>
            <w:right w:val="none" w:sz="0" w:space="0" w:color="auto"/>
          </w:divBdr>
        </w:div>
        <w:div w:id="2057004995">
          <w:marLeft w:val="640"/>
          <w:marRight w:val="0"/>
          <w:marTop w:val="0"/>
          <w:marBottom w:val="0"/>
          <w:divBdr>
            <w:top w:val="none" w:sz="0" w:space="0" w:color="auto"/>
            <w:left w:val="none" w:sz="0" w:space="0" w:color="auto"/>
            <w:bottom w:val="none" w:sz="0" w:space="0" w:color="auto"/>
            <w:right w:val="none" w:sz="0" w:space="0" w:color="auto"/>
          </w:divBdr>
        </w:div>
        <w:div w:id="970793547">
          <w:marLeft w:val="640"/>
          <w:marRight w:val="0"/>
          <w:marTop w:val="0"/>
          <w:marBottom w:val="0"/>
          <w:divBdr>
            <w:top w:val="none" w:sz="0" w:space="0" w:color="auto"/>
            <w:left w:val="none" w:sz="0" w:space="0" w:color="auto"/>
            <w:bottom w:val="none" w:sz="0" w:space="0" w:color="auto"/>
            <w:right w:val="none" w:sz="0" w:space="0" w:color="auto"/>
          </w:divBdr>
        </w:div>
        <w:div w:id="928273602">
          <w:marLeft w:val="640"/>
          <w:marRight w:val="0"/>
          <w:marTop w:val="0"/>
          <w:marBottom w:val="0"/>
          <w:divBdr>
            <w:top w:val="none" w:sz="0" w:space="0" w:color="auto"/>
            <w:left w:val="none" w:sz="0" w:space="0" w:color="auto"/>
            <w:bottom w:val="none" w:sz="0" w:space="0" w:color="auto"/>
            <w:right w:val="none" w:sz="0" w:space="0" w:color="auto"/>
          </w:divBdr>
        </w:div>
        <w:div w:id="813330657">
          <w:marLeft w:val="640"/>
          <w:marRight w:val="0"/>
          <w:marTop w:val="0"/>
          <w:marBottom w:val="0"/>
          <w:divBdr>
            <w:top w:val="none" w:sz="0" w:space="0" w:color="auto"/>
            <w:left w:val="none" w:sz="0" w:space="0" w:color="auto"/>
            <w:bottom w:val="none" w:sz="0" w:space="0" w:color="auto"/>
            <w:right w:val="none" w:sz="0" w:space="0" w:color="auto"/>
          </w:divBdr>
        </w:div>
        <w:div w:id="418722604">
          <w:marLeft w:val="640"/>
          <w:marRight w:val="0"/>
          <w:marTop w:val="0"/>
          <w:marBottom w:val="0"/>
          <w:divBdr>
            <w:top w:val="none" w:sz="0" w:space="0" w:color="auto"/>
            <w:left w:val="none" w:sz="0" w:space="0" w:color="auto"/>
            <w:bottom w:val="none" w:sz="0" w:space="0" w:color="auto"/>
            <w:right w:val="none" w:sz="0" w:space="0" w:color="auto"/>
          </w:divBdr>
        </w:div>
        <w:div w:id="645357937">
          <w:marLeft w:val="640"/>
          <w:marRight w:val="0"/>
          <w:marTop w:val="0"/>
          <w:marBottom w:val="0"/>
          <w:divBdr>
            <w:top w:val="none" w:sz="0" w:space="0" w:color="auto"/>
            <w:left w:val="none" w:sz="0" w:space="0" w:color="auto"/>
            <w:bottom w:val="none" w:sz="0" w:space="0" w:color="auto"/>
            <w:right w:val="none" w:sz="0" w:space="0" w:color="auto"/>
          </w:divBdr>
        </w:div>
        <w:div w:id="1284574191">
          <w:marLeft w:val="640"/>
          <w:marRight w:val="0"/>
          <w:marTop w:val="0"/>
          <w:marBottom w:val="0"/>
          <w:divBdr>
            <w:top w:val="none" w:sz="0" w:space="0" w:color="auto"/>
            <w:left w:val="none" w:sz="0" w:space="0" w:color="auto"/>
            <w:bottom w:val="none" w:sz="0" w:space="0" w:color="auto"/>
            <w:right w:val="none" w:sz="0" w:space="0" w:color="auto"/>
          </w:divBdr>
        </w:div>
        <w:div w:id="1401362523">
          <w:marLeft w:val="640"/>
          <w:marRight w:val="0"/>
          <w:marTop w:val="0"/>
          <w:marBottom w:val="0"/>
          <w:divBdr>
            <w:top w:val="none" w:sz="0" w:space="0" w:color="auto"/>
            <w:left w:val="none" w:sz="0" w:space="0" w:color="auto"/>
            <w:bottom w:val="none" w:sz="0" w:space="0" w:color="auto"/>
            <w:right w:val="none" w:sz="0" w:space="0" w:color="auto"/>
          </w:divBdr>
        </w:div>
        <w:div w:id="2004236278">
          <w:marLeft w:val="640"/>
          <w:marRight w:val="0"/>
          <w:marTop w:val="0"/>
          <w:marBottom w:val="0"/>
          <w:divBdr>
            <w:top w:val="none" w:sz="0" w:space="0" w:color="auto"/>
            <w:left w:val="none" w:sz="0" w:space="0" w:color="auto"/>
            <w:bottom w:val="none" w:sz="0" w:space="0" w:color="auto"/>
            <w:right w:val="none" w:sz="0" w:space="0" w:color="auto"/>
          </w:divBdr>
        </w:div>
        <w:div w:id="2095280824">
          <w:marLeft w:val="640"/>
          <w:marRight w:val="0"/>
          <w:marTop w:val="0"/>
          <w:marBottom w:val="0"/>
          <w:divBdr>
            <w:top w:val="none" w:sz="0" w:space="0" w:color="auto"/>
            <w:left w:val="none" w:sz="0" w:space="0" w:color="auto"/>
            <w:bottom w:val="none" w:sz="0" w:space="0" w:color="auto"/>
            <w:right w:val="none" w:sz="0" w:space="0" w:color="auto"/>
          </w:divBdr>
        </w:div>
        <w:div w:id="623970350">
          <w:marLeft w:val="640"/>
          <w:marRight w:val="0"/>
          <w:marTop w:val="0"/>
          <w:marBottom w:val="0"/>
          <w:divBdr>
            <w:top w:val="none" w:sz="0" w:space="0" w:color="auto"/>
            <w:left w:val="none" w:sz="0" w:space="0" w:color="auto"/>
            <w:bottom w:val="none" w:sz="0" w:space="0" w:color="auto"/>
            <w:right w:val="none" w:sz="0" w:space="0" w:color="auto"/>
          </w:divBdr>
        </w:div>
        <w:div w:id="1219977114">
          <w:marLeft w:val="640"/>
          <w:marRight w:val="0"/>
          <w:marTop w:val="0"/>
          <w:marBottom w:val="0"/>
          <w:divBdr>
            <w:top w:val="none" w:sz="0" w:space="0" w:color="auto"/>
            <w:left w:val="none" w:sz="0" w:space="0" w:color="auto"/>
            <w:bottom w:val="none" w:sz="0" w:space="0" w:color="auto"/>
            <w:right w:val="none" w:sz="0" w:space="0" w:color="auto"/>
          </w:divBdr>
        </w:div>
        <w:div w:id="1022779904">
          <w:marLeft w:val="640"/>
          <w:marRight w:val="0"/>
          <w:marTop w:val="0"/>
          <w:marBottom w:val="0"/>
          <w:divBdr>
            <w:top w:val="none" w:sz="0" w:space="0" w:color="auto"/>
            <w:left w:val="none" w:sz="0" w:space="0" w:color="auto"/>
            <w:bottom w:val="none" w:sz="0" w:space="0" w:color="auto"/>
            <w:right w:val="none" w:sz="0" w:space="0" w:color="auto"/>
          </w:divBdr>
        </w:div>
        <w:div w:id="753666197">
          <w:marLeft w:val="640"/>
          <w:marRight w:val="0"/>
          <w:marTop w:val="0"/>
          <w:marBottom w:val="0"/>
          <w:divBdr>
            <w:top w:val="none" w:sz="0" w:space="0" w:color="auto"/>
            <w:left w:val="none" w:sz="0" w:space="0" w:color="auto"/>
            <w:bottom w:val="none" w:sz="0" w:space="0" w:color="auto"/>
            <w:right w:val="none" w:sz="0" w:space="0" w:color="auto"/>
          </w:divBdr>
        </w:div>
        <w:div w:id="1233156621">
          <w:marLeft w:val="640"/>
          <w:marRight w:val="0"/>
          <w:marTop w:val="0"/>
          <w:marBottom w:val="0"/>
          <w:divBdr>
            <w:top w:val="none" w:sz="0" w:space="0" w:color="auto"/>
            <w:left w:val="none" w:sz="0" w:space="0" w:color="auto"/>
            <w:bottom w:val="none" w:sz="0" w:space="0" w:color="auto"/>
            <w:right w:val="none" w:sz="0" w:space="0" w:color="auto"/>
          </w:divBdr>
        </w:div>
        <w:div w:id="1585141146">
          <w:marLeft w:val="640"/>
          <w:marRight w:val="0"/>
          <w:marTop w:val="0"/>
          <w:marBottom w:val="0"/>
          <w:divBdr>
            <w:top w:val="none" w:sz="0" w:space="0" w:color="auto"/>
            <w:left w:val="none" w:sz="0" w:space="0" w:color="auto"/>
            <w:bottom w:val="none" w:sz="0" w:space="0" w:color="auto"/>
            <w:right w:val="none" w:sz="0" w:space="0" w:color="auto"/>
          </w:divBdr>
        </w:div>
        <w:div w:id="164903876">
          <w:marLeft w:val="640"/>
          <w:marRight w:val="0"/>
          <w:marTop w:val="0"/>
          <w:marBottom w:val="0"/>
          <w:divBdr>
            <w:top w:val="none" w:sz="0" w:space="0" w:color="auto"/>
            <w:left w:val="none" w:sz="0" w:space="0" w:color="auto"/>
            <w:bottom w:val="none" w:sz="0" w:space="0" w:color="auto"/>
            <w:right w:val="none" w:sz="0" w:space="0" w:color="auto"/>
          </w:divBdr>
        </w:div>
        <w:div w:id="1806503186">
          <w:marLeft w:val="640"/>
          <w:marRight w:val="0"/>
          <w:marTop w:val="0"/>
          <w:marBottom w:val="0"/>
          <w:divBdr>
            <w:top w:val="none" w:sz="0" w:space="0" w:color="auto"/>
            <w:left w:val="none" w:sz="0" w:space="0" w:color="auto"/>
            <w:bottom w:val="none" w:sz="0" w:space="0" w:color="auto"/>
            <w:right w:val="none" w:sz="0" w:space="0" w:color="auto"/>
          </w:divBdr>
        </w:div>
        <w:div w:id="2034920298">
          <w:marLeft w:val="640"/>
          <w:marRight w:val="0"/>
          <w:marTop w:val="0"/>
          <w:marBottom w:val="0"/>
          <w:divBdr>
            <w:top w:val="none" w:sz="0" w:space="0" w:color="auto"/>
            <w:left w:val="none" w:sz="0" w:space="0" w:color="auto"/>
            <w:bottom w:val="none" w:sz="0" w:space="0" w:color="auto"/>
            <w:right w:val="none" w:sz="0" w:space="0" w:color="auto"/>
          </w:divBdr>
        </w:div>
        <w:div w:id="1582371806">
          <w:marLeft w:val="640"/>
          <w:marRight w:val="0"/>
          <w:marTop w:val="0"/>
          <w:marBottom w:val="0"/>
          <w:divBdr>
            <w:top w:val="none" w:sz="0" w:space="0" w:color="auto"/>
            <w:left w:val="none" w:sz="0" w:space="0" w:color="auto"/>
            <w:bottom w:val="none" w:sz="0" w:space="0" w:color="auto"/>
            <w:right w:val="none" w:sz="0" w:space="0" w:color="auto"/>
          </w:divBdr>
        </w:div>
        <w:div w:id="1046562202">
          <w:marLeft w:val="640"/>
          <w:marRight w:val="0"/>
          <w:marTop w:val="0"/>
          <w:marBottom w:val="0"/>
          <w:divBdr>
            <w:top w:val="none" w:sz="0" w:space="0" w:color="auto"/>
            <w:left w:val="none" w:sz="0" w:space="0" w:color="auto"/>
            <w:bottom w:val="none" w:sz="0" w:space="0" w:color="auto"/>
            <w:right w:val="none" w:sz="0" w:space="0" w:color="auto"/>
          </w:divBdr>
        </w:div>
        <w:div w:id="995840027">
          <w:marLeft w:val="640"/>
          <w:marRight w:val="0"/>
          <w:marTop w:val="0"/>
          <w:marBottom w:val="0"/>
          <w:divBdr>
            <w:top w:val="none" w:sz="0" w:space="0" w:color="auto"/>
            <w:left w:val="none" w:sz="0" w:space="0" w:color="auto"/>
            <w:bottom w:val="none" w:sz="0" w:space="0" w:color="auto"/>
            <w:right w:val="none" w:sz="0" w:space="0" w:color="auto"/>
          </w:divBdr>
        </w:div>
        <w:div w:id="1175069949">
          <w:marLeft w:val="640"/>
          <w:marRight w:val="0"/>
          <w:marTop w:val="0"/>
          <w:marBottom w:val="0"/>
          <w:divBdr>
            <w:top w:val="none" w:sz="0" w:space="0" w:color="auto"/>
            <w:left w:val="none" w:sz="0" w:space="0" w:color="auto"/>
            <w:bottom w:val="none" w:sz="0" w:space="0" w:color="auto"/>
            <w:right w:val="none" w:sz="0" w:space="0" w:color="auto"/>
          </w:divBdr>
        </w:div>
        <w:div w:id="255746485">
          <w:marLeft w:val="640"/>
          <w:marRight w:val="0"/>
          <w:marTop w:val="0"/>
          <w:marBottom w:val="0"/>
          <w:divBdr>
            <w:top w:val="none" w:sz="0" w:space="0" w:color="auto"/>
            <w:left w:val="none" w:sz="0" w:space="0" w:color="auto"/>
            <w:bottom w:val="none" w:sz="0" w:space="0" w:color="auto"/>
            <w:right w:val="none" w:sz="0" w:space="0" w:color="auto"/>
          </w:divBdr>
        </w:div>
        <w:div w:id="1915578710">
          <w:marLeft w:val="640"/>
          <w:marRight w:val="0"/>
          <w:marTop w:val="0"/>
          <w:marBottom w:val="0"/>
          <w:divBdr>
            <w:top w:val="none" w:sz="0" w:space="0" w:color="auto"/>
            <w:left w:val="none" w:sz="0" w:space="0" w:color="auto"/>
            <w:bottom w:val="none" w:sz="0" w:space="0" w:color="auto"/>
            <w:right w:val="none" w:sz="0" w:space="0" w:color="auto"/>
          </w:divBdr>
        </w:div>
        <w:div w:id="714545035">
          <w:marLeft w:val="640"/>
          <w:marRight w:val="0"/>
          <w:marTop w:val="0"/>
          <w:marBottom w:val="0"/>
          <w:divBdr>
            <w:top w:val="none" w:sz="0" w:space="0" w:color="auto"/>
            <w:left w:val="none" w:sz="0" w:space="0" w:color="auto"/>
            <w:bottom w:val="none" w:sz="0" w:space="0" w:color="auto"/>
            <w:right w:val="none" w:sz="0" w:space="0" w:color="auto"/>
          </w:divBdr>
        </w:div>
        <w:div w:id="1282957427">
          <w:marLeft w:val="640"/>
          <w:marRight w:val="0"/>
          <w:marTop w:val="0"/>
          <w:marBottom w:val="0"/>
          <w:divBdr>
            <w:top w:val="none" w:sz="0" w:space="0" w:color="auto"/>
            <w:left w:val="none" w:sz="0" w:space="0" w:color="auto"/>
            <w:bottom w:val="none" w:sz="0" w:space="0" w:color="auto"/>
            <w:right w:val="none" w:sz="0" w:space="0" w:color="auto"/>
          </w:divBdr>
        </w:div>
        <w:div w:id="831260549">
          <w:marLeft w:val="640"/>
          <w:marRight w:val="0"/>
          <w:marTop w:val="0"/>
          <w:marBottom w:val="0"/>
          <w:divBdr>
            <w:top w:val="none" w:sz="0" w:space="0" w:color="auto"/>
            <w:left w:val="none" w:sz="0" w:space="0" w:color="auto"/>
            <w:bottom w:val="none" w:sz="0" w:space="0" w:color="auto"/>
            <w:right w:val="none" w:sz="0" w:space="0" w:color="auto"/>
          </w:divBdr>
        </w:div>
        <w:div w:id="188184950">
          <w:marLeft w:val="640"/>
          <w:marRight w:val="0"/>
          <w:marTop w:val="0"/>
          <w:marBottom w:val="0"/>
          <w:divBdr>
            <w:top w:val="none" w:sz="0" w:space="0" w:color="auto"/>
            <w:left w:val="none" w:sz="0" w:space="0" w:color="auto"/>
            <w:bottom w:val="none" w:sz="0" w:space="0" w:color="auto"/>
            <w:right w:val="none" w:sz="0" w:space="0" w:color="auto"/>
          </w:divBdr>
        </w:div>
        <w:div w:id="1130127535">
          <w:marLeft w:val="640"/>
          <w:marRight w:val="0"/>
          <w:marTop w:val="0"/>
          <w:marBottom w:val="0"/>
          <w:divBdr>
            <w:top w:val="none" w:sz="0" w:space="0" w:color="auto"/>
            <w:left w:val="none" w:sz="0" w:space="0" w:color="auto"/>
            <w:bottom w:val="none" w:sz="0" w:space="0" w:color="auto"/>
            <w:right w:val="none" w:sz="0" w:space="0" w:color="auto"/>
          </w:divBdr>
        </w:div>
        <w:div w:id="1032414210">
          <w:marLeft w:val="640"/>
          <w:marRight w:val="0"/>
          <w:marTop w:val="0"/>
          <w:marBottom w:val="0"/>
          <w:divBdr>
            <w:top w:val="none" w:sz="0" w:space="0" w:color="auto"/>
            <w:left w:val="none" w:sz="0" w:space="0" w:color="auto"/>
            <w:bottom w:val="none" w:sz="0" w:space="0" w:color="auto"/>
            <w:right w:val="none" w:sz="0" w:space="0" w:color="auto"/>
          </w:divBdr>
        </w:div>
        <w:div w:id="1263034304">
          <w:marLeft w:val="640"/>
          <w:marRight w:val="0"/>
          <w:marTop w:val="0"/>
          <w:marBottom w:val="0"/>
          <w:divBdr>
            <w:top w:val="none" w:sz="0" w:space="0" w:color="auto"/>
            <w:left w:val="none" w:sz="0" w:space="0" w:color="auto"/>
            <w:bottom w:val="none" w:sz="0" w:space="0" w:color="auto"/>
            <w:right w:val="none" w:sz="0" w:space="0" w:color="auto"/>
          </w:divBdr>
        </w:div>
        <w:div w:id="1728138718">
          <w:marLeft w:val="640"/>
          <w:marRight w:val="0"/>
          <w:marTop w:val="0"/>
          <w:marBottom w:val="0"/>
          <w:divBdr>
            <w:top w:val="none" w:sz="0" w:space="0" w:color="auto"/>
            <w:left w:val="none" w:sz="0" w:space="0" w:color="auto"/>
            <w:bottom w:val="none" w:sz="0" w:space="0" w:color="auto"/>
            <w:right w:val="none" w:sz="0" w:space="0" w:color="auto"/>
          </w:divBdr>
        </w:div>
        <w:div w:id="1595285455">
          <w:marLeft w:val="640"/>
          <w:marRight w:val="0"/>
          <w:marTop w:val="0"/>
          <w:marBottom w:val="0"/>
          <w:divBdr>
            <w:top w:val="none" w:sz="0" w:space="0" w:color="auto"/>
            <w:left w:val="none" w:sz="0" w:space="0" w:color="auto"/>
            <w:bottom w:val="none" w:sz="0" w:space="0" w:color="auto"/>
            <w:right w:val="none" w:sz="0" w:space="0" w:color="auto"/>
          </w:divBdr>
        </w:div>
      </w:divsChild>
    </w:div>
    <w:div w:id="1236934565">
      <w:bodyDiv w:val="1"/>
      <w:marLeft w:val="0"/>
      <w:marRight w:val="0"/>
      <w:marTop w:val="0"/>
      <w:marBottom w:val="0"/>
      <w:divBdr>
        <w:top w:val="none" w:sz="0" w:space="0" w:color="auto"/>
        <w:left w:val="none" w:sz="0" w:space="0" w:color="auto"/>
        <w:bottom w:val="none" w:sz="0" w:space="0" w:color="auto"/>
        <w:right w:val="none" w:sz="0" w:space="0" w:color="auto"/>
      </w:divBdr>
      <w:divsChild>
        <w:div w:id="2090154871">
          <w:marLeft w:val="640"/>
          <w:marRight w:val="0"/>
          <w:marTop w:val="0"/>
          <w:marBottom w:val="0"/>
          <w:divBdr>
            <w:top w:val="none" w:sz="0" w:space="0" w:color="auto"/>
            <w:left w:val="none" w:sz="0" w:space="0" w:color="auto"/>
            <w:bottom w:val="none" w:sz="0" w:space="0" w:color="auto"/>
            <w:right w:val="none" w:sz="0" w:space="0" w:color="auto"/>
          </w:divBdr>
        </w:div>
        <w:div w:id="1829399025">
          <w:marLeft w:val="640"/>
          <w:marRight w:val="0"/>
          <w:marTop w:val="0"/>
          <w:marBottom w:val="0"/>
          <w:divBdr>
            <w:top w:val="none" w:sz="0" w:space="0" w:color="auto"/>
            <w:left w:val="none" w:sz="0" w:space="0" w:color="auto"/>
            <w:bottom w:val="none" w:sz="0" w:space="0" w:color="auto"/>
            <w:right w:val="none" w:sz="0" w:space="0" w:color="auto"/>
          </w:divBdr>
        </w:div>
        <w:div w:id="1709456271">
          <w:marLeft w:val="640"/>
          <w:marRight w:val="0"/>
          <w:marTop w:val="0"/>
          <w:marBottom w:val="0"/>
          <w:divBdr>
            <w:top w:val="none" w:sz="0" w:space="0" w:color="auto"/>
            <w:left w:val="none" w:sz="0" w:space="0" w:color="auto"/>
            <w:bottom w:val="none" w:sz="0" w:space="0" w:color="auto"/>
            <w:right w:val="none" w:sz="0" w:space="0" w:color="auto"/>
          </w:divBdr>
        </w:div>
        <w:div w:id="162357199">
          <w:marLeft w:val="640"/>
          <w:marRight w:val="0"/>
          <w:marTop w:val="0"/>
          <w:marBottom w:val="0"/>
          <w:divBdr>
            <w:top w:val="none" w:sz="0" w:space="0" w:color="auto"/>
            <w:left w:val="none" w:sz="0" w:space="0" w:color="auto"/>
            <w:bottom w:val="none" w:sz="0" w:space="0" w:color="auto"/>
            <w:right w:val="none" w:sz="0" w:space="0" w:color="auto"/>
          </w:divBdr>
        </w:div>
        <w:div w:id="516240020">
          <w:marLeft w:val="640"/>
          <w:marRight w:val="0"/>
          <w:marTop w:val="0"/>
          <w:marBottom w:val="0"/>
          <w:divBdr>
            <w:top w:val="none" w:sz="0" w:space="0" w:color="auto"/>
            <w:left w:val="none" w:sz="0" w:space="0" w:color="auto"/>
            <w:bottom w:val="none" w:sz="0" w:space="0" w:color="auto"/>
            <w:right w:val="none" w:sz="0" w:space="0" w:color="auto"/>
          </w:divBdr>
        </w:div>
        <w:div w:id="5133854">
          <w:marLeft w:val="640"/>
          <w:marRight w:val="0"/>
          <w:marTop w:val="0"/>
          <w:marBottom w:val="0"/>
          <w:divBdr>
            <w:top w:val="none" w:sz="0" w:space="0" w:color="auto"/>
            <w:left w:val="none" w:sz="0" w:space="0" w:color="auto"/>
            <w:bottom w:val="none" w:sz="0" w:space="0" w:color="auto"/>
            <w:right w:val="none" w:sz="0" w:space="0" w:color="auto"/>
          </w:divBdr>
        </w:div>
        <w:div w:id="1487211568">
          <w:marLeft w:val="640"/>
          <w:marRight w:val="0"/>
          <w:marTop w:val="0"/>
          <w:marBottom w:val="0"/>
          <w:divBdr>
            <w:top w:val="none" w:sz="0" w:space="0" w:color="auto"/>
            <w:left w:val="none" w:sz="0" w:space="0" w:color="auto"/>
            <w:bottom w:val="none" w:sz="0" w:space="0" w:color="auto"/>
            <w:right w:val="none" w:sz="0" w:space="0" w:color="auto"/>
          </w:divBdr>
        </w:div>
        <w:div w:id="99297493">
          <w:marLeft w:val="640"/>
          <w:marRight w:val="0"/>
          <w:marTop w:val="0"/>
          <w:marBottom w:val="0"/>
          <w:divBdr>
            <w:top w:val="none" w:sz="0" w:space="0" w:color="auto"/>
            <w:left w:val="none" w:sz="0" w:space="0" w:color="auto"/>
            <w:bottom w:val="none" w:sz="0" w:space="0" w:color="auto"/>
            <w:right w:val="none" w:sz="0" w:space="0" w:color="auto"/>
          </w:divBdr>
        </w:div>
        <w:div w:id="34892040">
          <w:marLeft w:val="640"/>
          <w:marRight w:val="0"/>
          <w:marTop w:val="0"/>
          <w:marBottom w:val="0"/>
          <w:divBdr>
            <w:top w:val="none" w:sz="0" w:space="0" w:color="auto"/>
            <w:left w:val="none" w:sz="0" w:space="0" w:color="auto"/>
            <w:bottom w:val="none" w:sz="0" w:space="0" w:color="auto"/>
            <w:right w:val="none" w:sz="0" w:space="0" w:color="auto"/>
          </w:divBdr>
        </w:div>
        <w:div w:id="2107537072">
          <w:marLeft w:val="640"/>
          <w:marRight w:val="0"/>
          <w:marTop w:val="0"/>
          <w:marBottom w:val="0"/>
          <w:divBdr>
            <w:top w:val="none" w:sz="0" w:space="0" w:color="auto"/>
            <w:left w:val="none" w:sz="0" w:space="0" w:color="auto"/>
            <w:bottom w:val="none" w:sz="0" w:space="0" w:color="auto"/>
            <w:right w:val="none" w:sz="0" w:space="0" w:color="auto"/>
          </w:divBdr>
        </w:div>
        <w:div w:id="1555000802">
          <w:marLeft w:val="640"/>
          <w:marRight w:val="0"/>
          <w:marTop w:val="0"/>
          <w:marBottom w:val="0"/>
          <w:divBdr>
            <w:top w:val="none" w:sz="0" w:space="0" w:color="auto"/>
            <w:left w:val="none" w:sz="0" w:space="0" w:color="auto"/>
            <w:bottom w:val="none" w:sz="0" w:space="0" w:color="auto"/>
            <w:right w:val="none" w:sz="0" w:space="0" w:color="auto"/>
          </w:divBdr>
        </w:div>
        <w:div w:id="488210295">
          <w:marLeft w:val="640"/>
          <w:marRight w:val="0"/>
          <w:marTop w:val="0"/>
          <w:marBottom w:val="0"/>
          <w:divBdr>
            <w:top w:val="none" w:sz="0" w:space="0" w:color="auto"/>
            <w:left w:val="none" w:sz="0" w:space="0" w:color="auto"/>
            <w:bottom w:val="none" w:sz="0" w:space="0" w:color="auto"/>
            <w:right w:val="none" w:sz="0" w:space="0" w:color="auto"/>
          </w:divBdr>
        </w:div>
        <w:div w:id="789906023">
          <w:marLeft w:val="640"/>
          <w:marRight w:val="0"/>
          <w:marTop w:val="0"/>
          <w:marBottom w:val="0"/>
          <w:divBdr>
            <w:top w:val="none" w:sz="0" w:space="0" w:color="auto"/>
            <w:left w:val="none" w:sz="0" w:space="0" w:color="auto"/>
            <w:bottom w:val="none" w:sz="0" w:space="0" w:color="auto"/>
            <w:right w:val="none" w:sz="0" w:space="0" w:color="auto"/>
          </w:divBdr>
        </w:div>
        <w:div w:id="973415578">
          <w:marLeft w:val="640"/>
          <w:marRight w:val="0"/>
          <w:marTop w:val="0"/>
          <w:marBottom w:val="0"/>
          <w:divBdr>
            <w:top w:val="none" w:sz="0" w:space="0" w:color="auto"/>
            <w:left w:val="none" w:sz="0" w:space="0" w:color="auto"/>
            <w:bottom w:val="none" w:sz="0" w:space="0" w:color="auto"/>
            <w:right w:val="none" w:sz="0" w:space="0" w:color="auto"/>
          </w:divBdr>
        </w:div>
        <w:div w:id="974531819">
          <w:marLeft w:val="640"/>
          <w:marRight w:val="0"/>
          <w:marTop w:val="0"/>
          <w:marBottom w:val="0"/>
          <w:divBdr>
            <w:top w:val="none" w:sz="0" w:space="0" w:color="auto"/>
            <w:left w:val="none" w:sz="0" w:space="0" w:color="auto"/>
            <w:bottom w:val="none" w:sz="0" w:space="0" w:color="auto"/>
            <w:right w:val="none" w:sz="0" w:space="0" w:color="auto"/>
          </w:divBdr>
        </w:div>
        <w:div w:id="1492141459">
          <w:marLeft w:val="640"/>
          <w:marRight w:val="0"/>
          <w:marTop w:val="0"/>
          <w:marBottom w:val="0"/>
          <w:divBdr>
            <w:top w:val="none" w:sz="0" w:space="0" w:color="auto"/>
            <w:left w:val="none" w:sz="0" w:space="0" w:color="auto"/>
            <w:bottom w:val="none" w:sz="0" w:space="0" w:color="auto"/>
            <w:right w:val="none" w:sz="0" w:space="0" w:color="auto"/>
          </w:divBdr>
        </w:div>
        <w:div w:id="1065252344">
          <w:marLeft w:val="640"/>
          <w:marRight w:val="0"/>
          <w:marTop w:val="0"/>
          <w:marBottom w:val="0"/>
          <w:divBdr>
            <w:top w:val="none" w:sz="0" w:space="0" w:color="auto"/>
            <w:left w:val="none" w:sz="0" w:space="0" w:color="auto"/>
            <w:bottom w:val="none" w:sz="0" w:space="0" w:color="auto"/>
            <w:right w:val="none" w:sz="0" w:space="0" w:color="auto"/>
          </w:divBdr>
        </w:div>
        <w:div w:id="1562249913">
          <w:marLeft w:val="640"/>
          <w:marRight w:val="0"/>
          <w:marTop w:val="0"/>
          <w:marBottom w:val="0"/>
          <w:divBdr>
            <w:top w:val="none" w:sz="0" w:space="0" w:color="auto"/>
            <w:left w:val="none" w:sz="0" w:space="0" w:color="auto"/>
            <w:bottom w:val="none" w:sz="0" w:space="0" w:color="auto"/>
            <w:right w:val="none" w:sz="0" w:space="0" w:color="auto"/>
          </w:divBdr>
        </w:div>
        <w:div w:id="1659187800">
          <w:marLeft w:val="640"/>
          <w:marRight w:val="0"/>
          <w:marTop w:val="0"/>
          <w:marBottom w:val="0"/>
          <w:divBdr>
            <w:top w:val="none" w:sz="0" w:space="0" w:color="auto"/>
            <w:left w:val="none" w:sz="0" w:space="0" w:color="auto"/>
            <w:bottom w:val="none" w:sz="0" w:space="0" w:color="auto"/>
            <w:right w:val="none" w:sz="0" w:space="0" w:color="auto"/>
          </w:divBdr>
        </w:div>
        <w:div w:id="1810392591">
          <w:marLeft w:val="640"/>
          <w:marRight w:val="0"/>
          <w:marTop w:val="0"/>
          <w:marBottom w:val="0"/>
          <w:divBdr>
            <w:top w:val="none" w:sz="0" w:space="0" w:color="auto"/>
            <w:left w:val="none" w:sz="0" w:space="0" w:color="auto"/>
            <w:bottom w:val="none" w:sz="0" w:space="0" w:color="auto"/>
            <w:right w:val="none" w:sz="0" w:space="0" w:color="auto"/>
          </w:divBdr>
        </w:div>
        <w:div w:id="54665481">
          <w:marLeft w:val="640"/>
          <w:marRight w:val="0"/>
          <w:marTop w:val="0"/>
          <w:marBottom w:val="0"/>
          <w:divBdr>
            <w:top w:val="none" w:sz="0" w:space="0" w:color="auto"/>
            <w:left w:val="none" w:sz="0" w:space="0" w:color="auto"/>
            <w:bottom w:val="none" w:sz="0" w:space="0" w:color="auto"/>
            <w:right w:val="none" w:sz="0" w:space="0" w:color="auto"/>
          </w:divBdr>
        </w:div>
        <w:div w:id="1772240801">
          <w:marLeft w:val="640"/>
          <w:marRight w:val="0"/>
          <w:marTop w:val="0"/>
          <w:marBottom w:val="0"/>
          <w:divBdr>
            <w:top w:val="none" w:sz="0" w:space="0" w:color="auto"/>
            <w:left w:val="none" w:sz="0" w:space="0" w:color="auto"/>
            <w:bottom w:val="none" w:sz="0" w:space="0" w:color="auto"/>
            <w:right w:val="none" w:sz="0" w:space="0" w:color="auto"/>
          </w:divBdr>
        </w:div>
        <w:div w:id="775754260">
          <w:marLeft w:val="640"/>
          <w:marRight w:val="0"/>
          <w:marTop w:val="0"/>
          <w:marBottom w:val="0"/>
          <w:divBdr>
            <w:top w:val="none" w:sz="0" w:space="0" w:color="auto"/>
            <w:left w:val="none" w:sz="0" w:space="0" w:color="auto"/>
            <w:bottom w:val="none" w:sz="0" w:space="0" w:color="auto"/>
            <w:right w:val="none" w:sz="0" w:space="0" w:color="auto"/>
          </w:divBdr>
        </w:div>
        <w:div w:id="553858941">
          <w:marLeft w:val="640"/>
          <w:marRight w:val="0"/>
          <w:marTop w:val="0"/>
          <w:marBottom w:val="0"/>
          <w:divBdr>
            <w:top w:val="none" w:sz="0" w:space="0" w:color="auto"/>
            <w:left w:val="none" w:sz="0" w:space="0" w:color="auto"/>
            <w:bottom w:val="none" w:sz="0" w:space="0" w:color="auto"/>
            <w:right w:val="none" w:sz="0" w:space="0" w:color="auto"/>
          </w:divBdr>
        </w:div>
        <w:div w:id="1324621439">
          <w:marLeft w:val="640"/>
          <w:marRight w:val="0"/>
          <w:marTop w:val="0"/>
          <w:marBottom w:val="0"/>
          <w:divBdr>
            <w:top w:val="none" w:sz="0" w:space="0" w:color="auto"/>
            <w:left w:val="none" w:sz="0" w:space="0" w:color="auto"/>
            <w:bottom w:val="none" w:sz="0" w:space="0" w:color="auto"/>
            <w:right w:val="none" w:sz="0" w:space="0" w:color="auto"/>
          </w:divBdr>
        </w:div>
        <w:div w:id="1838840917">
          <w:marLeft w:val="640"/>
          <w:marRight w:val="0"/>
          <w:marTop w:val="0"/>
          <w:marBottom w:val="0"/>
          <w:divBdr>
            <w:top w:val="none" w:sz="0" w:space="0" w:color="auto"/>
            <w:left w:val="none" w:sz="0" w:space="0" w:color="auto"/>
            <w:bottom w:val="none" w:sz="0" w:space="0" w:color="auto"/>
            <w:right w:val="none" w:sz="0" w:space="0" w:color="auto"/>
          </w:divBdr>
        </w:div>
        <w:div w:id="83848107">
          <w:marLeft w:val="640"/>
          <w:marRight w:val="0"/>
          <w:marTop w:val="0"/>
          <w:marBottom w:val="0"/>
          <w:divBdr>
            <w:top w:val="none" w:sz="0" w:space="0" w:color="auto"/>
            <w:left w:val="none" w:sz="0" w:space="0" w:color="auto"/>
            <w:bottom w:val="none" w:sz="0" w:space="0" w:color="auto"/>
            <w:right w:val="none" w:sz="0" w:space="0" w:color="auto"/>
          </w:divBdr>
        </w:div>
        <w:div w:id="827786141">
          <w:marLeft w:val="640"/>
          <w:marRight w:val="0"/>
          <w:marTop w:val="0"/>
          <w:marBottom w:val="0"/>
          <w:divBdr>
            <w:top w:val="none" w:sz="0" w:space="0" w:color="auto"/>
            <w:left w:val="none" w:sz="0" w:space="0" w:color="auto"/>
            <w:bottom w:val="none" w:sz="0" w:space="0" w:color="auto"/>
            <w:right w:val="none" w:sz="0" w:space="0" w:color="auto"/>
          </w:divBdr>
        </w:div>
        <w:div w:id="508374583">
          <w:marLeft w:val="640"/>
          <w:marRight w:val="0"/>
          <w:marTop w:val="0"/>
          <w:marBottom w:val="0"/>
          <w:divBdr>
            <w:top w:val="none" w:sz="0" w:space="0" w:color="auto"/>
            <w:left w:val="none" w:sz="0" w:space="0" w:color="auto"/>
            <w:bottom w:val="none" w:sz="0" w:space="0" w:color="auto"/>
            <w:right w:val="none" w:sz="0" w:space="0" w:color="auto"/>
          </w:divBdr>
        </w:div>
        <w:div w:id="448089407">
          <w:marLeft w:val="640"/>
          <w:marRight w:val="0"/>
          <w:marTop w:val="0"/>
          <w:marBottom w:val="0"/>
          <w:divBdr>
            <w:top w:val="none" w:sz="0" w:space="0" w:color="auto"/>
            <w:left w:val="none" w:sz="0" w:space="0" w:color="auto"/>
            <w:bottom w:val="none" w:sz="0" w:space="0" w:color="auto"/>
            <w:right w:val="none" w:sz="0" w:space="0" w:color="auto"/>
          </w:divBdr>
        </w:div>
        <w:div w:id="101070301">
          <w:marLeft w:val="640"/>
          <w:marRight w:val="0"/>
          <w:marTop w:val="0"/>
          <w:marBottom w:val="0"/>
          <w:divBdr>
            <w:top w:val="none" w:sz="0" w:space="0" w:color="auto"/>
            <w:left w:val="none" w:sz="0" w:space="0" w:color="auto"/>
            <w:bottom w:val="none" w:sz="0" w:space="0" w:color="auto"/>
            <w:right w:val="none" w:sz="0" w:space="0" w:color="auto"/>
          </w:divBdr>
        </w:div>
        <w:div w:id="2124956896">
          <w:marLeft w:val="640"/>
          <w:marRight w:val="0"/>
          <w:marTop w:val="0"/>
          <w:marBottom w:val="0"/>
          <w:divBdr>
            <w:top w:val="none" w:sz="0" w:space="0" w:color="auto"/>
            <w:left w:val="none" w:sz="0" w:space="0" w:color="auto"/>
            <w:bottom w:val="none" w:sz="0" w:space="0" w:color="auto"/>
            <w:right w:val="none" w:sz="0" w:space="0" w:color="auto"/>
          </w:divBdr>
        </w:div>
        <w:div w:id="1342201222">
          <w:marLeft w:val="640"/>
          <w:marRight w:val="0"/>
          <w:marTop w:val="0"/>
          <w:marBottom w:val="0"/>
          <w:divBdr>
            <w:top w:val="none" w:sz="0" w:space="0" w:color="auto"/>
            <w:left w:val="none" w:sz="0" w:space="0" w:color="auto"/>
            <w:bottom w:val="none" w:sz="0" w:space="0" w:color="auto"/>
            <w:right w:val="none" w:sz="0" w:space="0" w:color="auto"/>
          </w:divBdr>
        </w:div>
        <w:div w:id="2123528036">
          <w:marLeft w:val="640"/>
          <w:marRight w:val="0"/>
          <w:marTop w:val="0"/>
          <w:marBottom w:val="0"/>
          <w:divBdr>
            <w:top w:val="none" w:sz="0" w:space="0" w:color="auto"/>
            <w:left w:val="none" w:sz="0" w:space="0" w:color="auto"/>
            <w:bottom w:val="none" w:sz="0" w:space="0" w:color="auto"/>
            <w:right w:val="none" w:sz="0" w:space="0" w:color="auto"/>
          </w:divBdr>
        </w:div>
        <w:div w:id="1769278318">
          <w:marLeft w:val="640"/>
          <w:marRight w:val="0"/>
          <w:marTop w:val="0"/>
          <w:marBottom w:val="0"/>
          <w:divBdr>
            <w:top w:val="none" w:sz="0" w:space="0" w:color="auto"/>
            <w:left w:val="none" w:sz="0" w:space="0" w:color="auto"/>
            <w:bottom w:val="none" w:sz="0" w:space="0" w:color="auto"/>
            <w:right w:val="none" w:sz="0" w:space="0" w:color="auto"/>
          </w:divBdr>
        </w:div>
        <w:div w:id="320429092">
          <w:marLeft w:val="640"/>
          <w:marRight w:val="0"/>
          <w:marTop w:val="0"/>
          <w:marBottom w:val="0"/>
          <w:divBdr>
            <w:top w:val="none" w:sz="0" w:space="0" w:color="auto"/>
            <w:left w:val="none" w:sz="0" w:space="0" w:color="auto"/>
            <w:bottom w:val="none" w:sz="0" w:space="0" w:color="auto"/>
            <w:right w:val="none" w:sz="0" w:space="0" w:color="auto"/>
          </w:divBdr>
        </w:div>
        <w:div w:id="62533412">
          <w:marLeft w:val="640"/>
          <w:marRight w:val="0"/>
          <w:marTop w:val="0"/>
          <w:marBottom w:val="0"/>
          <w:divBdr>
            <w:top w:val="none" w:sz="0" w:space="0" w:color="auto"/>
            <w:left w:val="none" w:sz="0" w:space="0" w:color="auto"/>
            <w:bottom w:val="none" w:sz="0" w:space="0" w:color="auto"/>
            <w:right w:val="none" w:sz="0" w:space="0" w:color="auto"/>
          </w:divBdr>
        </w:div>
        <w:div w:id="270748754">
          <w:marLeft w:val="640"/>
          <w:marRight w:val="0"/>
          <w:marTop w:val="0"/>
          <w:marBottom w:val="0"/>
          <w:divBdr>
            <w:top w:val="none" w:sz="0" w:space="0" w:color="auto"/>
            <w:left w:val="none" w:sz="0" w:space="0" w:color="auto"/>
            <w:bottom w:val="none" w:sz="0" w:space="0" w:color="auto"/>
            <w:right w:val="none" w:sz="0" w:space="0" w:color="auto"/>
          </w:divBdr>
        </w:div>
        <w:div w:id="204366684">
          <w:marLeft w:val="640"/>
          <w:marRight w:val="0"/>
          <w:marTop w:val="0"/>
          <w:marBottom w:val="0"/>
          <w:divBdr>
            <w:top w:val="none" w:sz="0" w:space="0" w:color="auto"/>
            <w:left w:val="none" w:sz="0" w:space="0" w:color="auto"/>
            <w:bottom w:val="none" w:sz="0" w:space="0" w:color="auto"/>
            <w:right w:val="none" w:sz="0" w:space="0" w:color="auto"/>
          </w:divBdr>
        </w:div>
        <w:div w:id="1908880829">
          <w:marLeft w:val="640"/>
          <w:marRight w:val="0"/>
          <w:marTop w:val="0"/>
          <w:marBottom w:val="0"/>
          <w:divBdr>
            <w:top w:val="none" w:sz="0" w:space="0" w:color="auto"/>
            <w:left w:val="none" w:sz="0" w:space="0" w:color="auto"/>
            <w:bottom w:val="none" w:sz="0" w:space="0" w:color="auto"/>
            <w:right w:val="none" w:sz="0" w:space="0" w:color="auto"/>
          </w:divBdr>
        </w:div>
        <w:div w:id="868840922">
          <w:marLeft w:val="640"/>
          <w:marRight w:val="0"/>
          <w:marTop w:val="0"/>
          <w:marBottom w:val="0"/>
          <w:divBdr>
            <w:top w:val="none" w:sz="0" w:space="0" w:color="auto"/>
            <w:left w:val="none" w:sz="0" w:space="0" w:color="auto"/>
            <w:bottom w:val="none" w:sz="0" w:space="0" w:color="auto"/>
            <w:right w:val="none" w:sz="0" w:space="0" w:color="auto"/>
          </w:divBdr>
        </w:div>
        <w:div w:id="1465733265">
          <w:marLeft w:val="640"/>
          <w:marRight w:val="0"/>
          <w:marTop w:val="0"/>
          <w:marBottom w:val="0"/>
          <w:divBdr>
            <w:top w:val="none" w:sz="0" w:space="0" w:color="auto"/>
            <w:left w:val="none" w:sz="0" w:space="0" w:color="auto"/>
            <w:bottom w:val="none" w:sz="0" w:space="0" w:color="auto"/>
            <w:right w:val="none" w:sz="0" w:space="0" w:color="auto"/>
          </w:divBdr>
        </w:div>
        <w:div w:id="1857227832">
          <w:marLeft w:val="640"/>
          <w:marRight w:val="0"/>
          <w:marTop w:val="0"/>
          <w:marBottom w:val="0"/>
          <w:divBdr>
            <w:top w:val="none" w:sz="0" w:space="0" w:color="auto"/>
            <w:left w:val="none" w:sz="0" w:space="0" w:color="auto"/>
            <w:bottom w:val="none" w:sz="0" w:space="0" w:color="auto"/>
            <w:right w:val="none" w:sz="0" w:space="0" w:color="auto"/>
          </w:divBdr>
        </w:div>
        <w:div w:id="1096169072">
          <w:marLeft w:val="640"/>
          <w:marRight w:val="0"/>
          <w:marTop w:val="0"/>
          <w:marBottom w:val="0"/>
          <w:divBdr>
            <w:top w:val="none" w:sz="0" w:space="0" w:color="auto"/>
            <w:left w:val="none" w:sz="0" w:space="0" w:color="auto"/>
            <w:bottom w:val="none" w:sz="0" w:space="0" w:color="auto"/>
            <w:right w:val="none" w:sz="0" w:space="0" w:color="auto"/>
          </w:divBdr>
        </w:div>
        <w:div w:id="194122307">
          <w:marLeft w:val="640"/>
          <w:marRight w:val="0"/>
          <w:marTop w:val="0"/>
          <w:marBottom w:val="0"/>
          <w:divBdr>
            <w:top w:val="none" w:sz="0" w:space="0" w:color="auto"/>
            <w:left w:val="none" w:sz="0" w:space="0" w:color="auto"/>
            <w:bottom w:val="none" w:sz="0" w:space="0" w:color="auto"/>
            <w:right w:val="none" w:sz="0" w:space="0" w:color="auto"/>
          </w:divBdr>
        </w:div>
        <w:div w:id="627855773">
          <w:marLeft w:val="640"/>
          <w:marRight w:val="0"/>
          <w:marTop w:val="0"/>
          <w:marBottom w:val="0"/>
          <w:divBdr>
            <w:top w:val="none" w:sz="0" w:space="0" w:color="auto"/>
            <w:left w:val="none" w:sz="0" w:space="0" w:color="auto"/>
            <w:bottom w:val="none" w:sz="0" w:space="0" w:color="auto"/>
            <w:right w:val="none" w:sz="0" w:space="0" w:color="auto"/>
          </w:divBdr>
        </w:div>
        <w:div w:id="638147551">
          <w:marLeft w:val="640"/>
          <w:marRight w:val="0"/>
          <w:marTop w:val="0"/>
          <w:marBottom w:val="0"/>
          <w:divBdr>
            <w:top w:val="none" w:sz="0" w:space="0" w:color="auto"/>
            <w:left w:val="none" w:sz="0" w:space="0" w:color="auto"/>
            <w:bottom w:val="none" w:sz="0" w:space="0" w:color="auto"/>
            <w:right w:val="none" w:sz="0" w:space="0" w:color="auto"/>
          </w:divBdr>
        </w:div>
        <w:div w:id="508300892">
          <w:marLeft w:val="640"/>
          <w:marRight w:val="0"/>
          <w:marTop w:val="0"/>
          <w:marBottom w:val="0"/>
          <w:divBdr>
            <w:top w:val="none" w:sz="0" w:space="0" w:color="auto"/>
            <w:left w:val="none" w:sz="0" w:space="0" w:color="auto"/>
            <w:bottom w:val="none" w:sz="0" w:space="0" w:color="auto"/>
            <w:right w:val="none" w:sz="0" w:space="0" w:color="auto"/>
          </w:divBdr>
        </w:div>
        <w:div w:id="1561672687">
          <w:marLeft w:val="640"/>
          <w:marRight w:val="0"/>
          <w:marTop w:val="0"/>
          <w:marBottom w:val="0"/>
          <w:divBdr>
            <w:top w:val="none" w:sz="0" w:space="0" w:color="auto"/>
            <w:left w:val="none" w:sz="0" w:space="0" w:color="auto"/>
            <w:bottom w:val="none" w:sz="0" w:space="0" w:color="auto"/>
            <w:right w:val="none" w:sz="0" w:space="0" w:color="auto"/>
          </w:divBdr>
        </w:div>
        <w:div w:id="1679428078">
          <w:marLeft w:val="640"/>
          <w:marRight w:val="0"/>
          <w:marTop w:val="0"/>
          <w:marBottom w:val="0"/>
          <w:divBdr>
            <w:top w:val="none" w:sz="0" w:space="0" w:color="auto"/>
            <w:left w:val="none" w:sz="0" w:space="0" w:color="auto"/>
            <w:bottom w:val="none" w:sz="0" w:space="0" w:color="auto"/>
            <w:right w:val="none" w:sz="0" w:space="0" w:color="auto"/>
          </w:divBdr>
        </w:div>
        <w:div w:id="2103642010">
          <w:marLeft w:val="640"/>
          <w:marRight w:val="0"/>
          <w:marTop w:val="0"/>
          <w:marBottom w:val="0"/>
          <w:divBdr>
            <w:top w:val="none" w:sz="0" w:space="0" w:color="auto"/>
            <w:left w:val="none" w:sz="0" w:space="0" w:color="auto"/>
            <w:bottom w:val="none" w:sz="0" w:space="0" w:color="auto"/>
            <w:right w:val="none" w:sz="0" w:space="0" w:color="auto"/>
          </w:divBdr>
        </w:div>
        <w:div w:id="912589683">
          <w:marLeft w:val="640"/>
          <w:marRight w:val="0"/>
          <w:marTop w:val="0"/>
          <w:marBottom w:val="0"/>
          <w:divBdr>
            <w:top w:val="none" w:sz="0" w:space="0" w:color="auto"/>
            <w:left w:val="none" w:sz="0" w:space="0" w:color="auto"/>
            <w:bottom w:val="none" w:sz="0" w:space="0" w:color="auto"/>
            <w:right w:val="none" w:sz="0" w:space="0" w:color="auto"/>
          </w:divBdr>
        </w:div>
        <w:div w:id="1645699545">
          <w:marLeft w:val="640"/>
          <w:marRight w:val="0"/>
          <w:marTop w:val="0"/>
          <w:marBottom w:val="0"/>
          <w:divBdr>
            <w:top w:val="none" w:sz="0" w:space="0" w:color="auto"/>
            <w:left w:val="none" w:sz="0" w:space="0" w:color="auto"/>
            <w:bottom w:val="none" w:sz="0" w:space="0" w:color="auto"/>
            <w:right w:val="none" w:sz="0" w:space="0" w:color="auto"/>
          </w:divBdr>
        </w:div>
        <w:div w:id="1461415238">
          <w:marLeft w:val="640"/>
          <w:marRight w:val="0"/>
          <w:marTop w:val="0"/>
          <w:marBottom w:val="0"/>
          <w:divBdr>
            <w:top w:val="none" w:sz="0" w:space="0" w:color="auto"/>
            <w:left w:val="none" w:sz="0" w:space="0" w:color="auto"/>
            <w:bottom w:val="none" w:sz="0" w:space="0" w:color="auto"/>
            <w:right w:val="none" w:sz="0" w:space="0" w:color="auto"/>
          </w:divBdr>
        </w:div>
        <w:div w:id="1091852014">
          <w:marLeft w:val="640"/>
          <w:marRight w:val="0"/>
          <w:marTop w:val="0"/>
          <w:marBottom w:val="0"/>
          <w:divBdr>
            <w:top w:val="none" w:sz="0" w:space="0" w:color="auto"/>
            <w:left w:val="none" w:sz="0" w:space="0" w:color="auto"/>
            <w:bottom w:val="none" w:sz="0" w:space="0" w:color="auto"/>
            <w:right w:val="none" w:sz="0" w:space="0" w:color="auto"/>
          </w:divBdr>
        </w:div>
        <w:div w:id="85656523">
          <w:marLeft w:val="640"/>
          <w:marRight w:val="0"/>
          <w:marTop w:val="0"/>
          <w:marBottom w:val="0"/>
          <w:divBdr>
            <w:top w:val="none" w:sz="0" w:space="0" w:color="auto"/>
            <w:left w:val="none" w:sz="0" w:space="0" w:color="auto"/>
            <w:bottom w:val="none" w:sz="0" w:space="0" w:color="auto"/>
            <w:right w:val="none" w:sz="0" w:space="0" w:color="auto"/>
          </w:divBdr>
        </w:div>
        <w:div w:id="335697769">
          <w:marLeft w:val="640"/>
          <w:marRight w:val="0"/>
          <w:marTop w:val="0"/>
          <w:marBottom w:val="0"/>
          <w:divBdr>
            <w:top w:val="none" w:sz="0" w:space="0" w:color="auto"/>
            <w:left w:val="none" w:sz="0" w:space="0" w:color="auto"/>
            <w:bottom w:val="none" w:sz="0" w:space="0" w:color="auto"/>
            <w:right w:val="none" w:sz="0" w:space="0" w:color="auto"/>
          </w:divBdr>
        </w:div>
        <w:div w:id="166755019">
          <w:marLeft w:val="640"/>
          <w:marRight w:val="0"/>
          <w:marTop w:val="0"/>
          <w:marBottom w:val="0"/>
          <w:divBdr>
            <w:top w:val="none" w:sz="0" w:space="0" w:color="auto"/>
            <w:left w:val="none" w:sz="0" w:space="0" w:color="auto"/>
            <w:bottom w:val="none" w:sz="0" w:space="0" w:color="auto"/>
            <w:right w:val="none" w:sz="0" w:space="0" w:color="auto"/>
          </w:divBdr>
        </w:div>
        <w:div w:id="1997225700">
          <w:marLeft w:val="640"/>
          <w:marRight w:val="0"/>
          <w:marTop w:val="0"/>
          <w:marBottom w:val="0"/>
          <w:divBdr>
            <w:top w:val="none" w:sz="0" w:space="0" w:color="auto"/>
            <w:left w:val="none" w:sz="0" w:space="0" w:color="auto"/>
            <w:bottom w:val="none" w:sz="0" w:space="0" w:color="auto"/>
            <w:right w:val="none" w:sz="0" w:space="0" w:color="auto"/>
          </w:divBdr>
        </w:div>
        <w:div w:id="1497838005">
          <w:marLeft w:val="640"/>
          <w:marRight w:val="0"/>
          <w:marTop w:val="0"/>
          <w:marBottom w:val="0"/>
          <w:divBdr>
            <w:top w:val="none" w:sz="0" w:space="0" w:color="auto"/>
            <w:left w:val="none" w:sz="0" w:space="0" w:color="auto"/>
            <w:bottom w:val="none" w:sz="0" w:space="0" w:color="auto"/>
            <w:right w:val="none" w:sz="0" w:space="0" w:color="auto"/>
          </w:divBdr>
        </w:div>
        <w:div w:id="2024430146">
          <w:marLeft w:val="640"/>
          <w:marRight w:val="0"/>
          <w:marTop w:val="0"/>
          <w:marBottom w:val="0"/>
          <w:divBdr>
            <w:top w:val="none" w:sz="0" w:space="0" w:color="auto"/>
            <w:left w:val="none" w:sz="0" w:space="0" w:color="auto"/>
            <w:bottom w:val="none" w:sz="0" w:space="0" w:color="auto"/>
            <w:right w:val="none" w:sz="0" w:space="0" w:color="auto"/>
          </w:divBdr>
        </w:div>
        <w:div w:id="678314565">
          <w:marLeft w:val="640"/>
          <w:marRight w:val="0"/>
          <w:marTop w:val="0"/>
          <w:marBottom w:val="0"/>
          <w:divBdr>
            <w:top w:val="none" w:sz="0" w:space="0" w:color="auto"/>
            <w:left w:val="none" w:sz="0" w:space="0" w:color="auto"/>
            <w:bottom w:val="none" w:sz="0" w:space="0" w:color="auto"/>
            <w:right w:val="none" w:sz="0" w:space="0" w:color="auto"/>
          </w:divBdr>
        </w:div>
        <w:div w:id="1776709963">
          <w:marLeft w:val="640"/>
          <w:marRight w:val="0"/>
          <w:marTop w:val="0"/>
          <w:marBottom w:val="0"/>
          <w:divBdr>
            <w:top w:val="none" w:sz="0" w:space="0" w:color="auto"/>
            <w:left w:val="none" w:sz="0" w:space="0" w:color="auto"/>
            <w:bottom w:val="none" w:sz="0" w:space="0" w:color="auto"/>
            <w:right w:val="none" w:sz="0" w:space="0" w:color="auto"/>
          </w:divBdr>
        </w:div>
        <w:div w:id="1784882009">
          <w:marLeft w:val="640"/>
          <w:marRight w:val="0"/>
          <w:marTop w:val="0"/>
          <w:marBottom w:val="0"/>
          <w:divBdr>
            <w:top w:val="none" w:sz="0" w:space="0" w:color="auto"/>
            <w:left w:val="none" w:sz="0" w:space="0" w:color="auto"/>
            <w:bottom w:val="none" w:sz="0" w:space="0" w:color="auto"/>
            <w:right w:val="none" w:sz="0" w:space="0" w:color="auto"/>
          </w:divBdr>
        </w:div>
        <w:div w:id="656110987">
          <w:marLeft w:val="640"/>
          <w:marRight w:val="0"/>
          <w:marTop w:val="0"/>
          <w:marBottom w:val="0"/>
          <w:divBdr>
            <w:top w:val="none" w:sz="0" w:space="0" w:color="auto"/>
            <w:left w:val="none" w:sz="0" w:space="0" w:color="auto"/>
            <w:bottom w:val="none" w:sz="0" w:space="0" w:color="auto"/>
            <w:right w:val="none" w:sz="0" w:space="0" w:color="auto"/>
          </w:divBdr>
        </w:div>
        <w:div w:id="1909340736">
          <w:marLeft w:val="640"/>
          <w:marRight w:val="0"/>
          <w:marTop w:val="0"/>
          <w:marBottom w:val="0"/>
          <w:divBdr>
            <w:top w:val="none" w:sz="0" w:space="0" w:color="auto"/>
            <w:left w:val="none" w:sz="0" w:space="0" w:color="auto"/>
            <w:bottom w:val="none" w:sz="0" w:space="0" w:color="auto"/>
            <w:right w:val="none" w:sz="0" w:space="0" w:color="auto"/>
          </w:divBdr>
        </w:div>
        <w:div w:id="1085689280">
          <w:marLeft w:val="640"/>
          <w:marRight w:val="0"/>
          <w:marTop w:val="0"/>
          <w:marBottom w:val="0"/>
          <w:divBdr>
            <w:top w:val="none" w:sz="0" w:space="0" w:color="auto"/>
            <w:left w:val="none" w:sz="0" w:space="0" w:color="auto"/>
            <w:bottom w:val="none" w:sz="0" w:space="0" w:color="auto"/>
            <w:right w:val="none" w:sz="0" w:space="0" w:color="auto"/>
          </w:divBdr>
        </w:div>
        <w:div w:id="1375808066">
          <w:marLeft w:val="640"/>
          <w:marRight w:val="0"/>
          <w:marTop w:val="0"/>
          <w:marBottom w:val="0"/>
          <w:divBdr>
            <w:top w:val="none" w:sz="0" w:space="0" w:color="auto"/>
            <w:left w:val="none" w:sz="0" w:space="0" w:color="auto"/>
            <w:bottom w:val="none" w:sz="0" w:space="0" w:color="auto"/>
            <w:right w:val="none" w:sz="0" w:space="0" w:color="auto"/>
          </w:divBdr>
        </w:div>
        <w:div w:id="1130711885">
          <w:marLeft w:val="640"/>
          <w:marRight w:val="0"/>
          <w:marTop w:val="0"/>
          <w:marBottom w:val="0"/>
          <w:divBdr>
            <w:top w:val="none" w:sz="0" w:space="0" w:color="auto"/>
            <w:left w:val="none" w:sz="0" w:space="0" w:color="auto"/>
            <w:bottom w:val="none" w:sz="0" w:space="0" w:color="auto"/>
            <w:right w:val="none" w:sz="0" w:space="0" w:color="auto"/>
          </w:divBdr>
        </w:div>
        <w:div w:id="1488282505">
          <w:marLeft w:val="640"/>
          <w:marRight w:val="0"/>
          <w:marTop w:val="0"/>
          <w:marBottom w:val="0"/>
          <w:divBdr>
            <w:top w:val="none" w:sz="0" w:space="0" w:color="auto"/>
            <w:left w:val="none" w:sz="0" w:space="0" w:color="auto"/>
            <w:bottom w:val="none" w:sz="0" w:space="0" w:color="auto"/>
            <w:right w:val="none" w:sz="0" w:space="0" w:color="auto"/>
          </w:divBdr>
        </w:div>
        <w:div w:id="355235524">
          <w:marLeft w:val="640"/>
          <w:marRight w:val="0"/>
          <w:marTop w:val="0"/>
          <w:marBottom w:val="0"/>
          <w:divBdr>
            <w:top w:val="none" w:sz="0" w:space="0" w:color="auto"/>
            <w:left w:val="none" w:sz="0" w:space="0" w:color="auto"/>
            <w:bottom w:val="none" w:sz="0" w:space="0" w:color="auto"/>
            <w:right w:val="none" w:sz="0" w:space="0" w:color="auto"/>
          </w:divBdr>
        </w:div>
        <w:div w:id="1470785291">
          <w:marLeft w:val="640"/>
          <w:marRight w:val="0"/>
          <w:marTop w:val="0"/>
          <w:marBottom w:val="0"/>
          <w:divBdr>
            <w:top w:val="none" w:sz="0" w:space="0" w:color="auto"/>
            <w:left w:val="none" w:sz="0" w:space="0" w:color="auto"/>
            <w:bottom w:val="none" w:sz="0" w:space="0" w:color="auto"/>
            <w:right w:val="none" w:sz="0" w:space="0" w:color="auto"/>
          </w:divBdr>
        </w:div>
        <w:div w:id="1062875452">
          <w:marLeft w:val="640"/>
          <w:marRight w:val="0"/>
          <w:marTop w:val="0"/>
          <w:marBottom w:val="0"/>
          <w:divBdr>
            <w:top w:val="none" w:sz="0" w:space="0" w:color="auto"/>
            <w:left w:val="none" w:sz="0" w:space="0" w:color="auto"/>
            <w:bottom w:val="none" w:sz="0" w:space="0" w:color="auto"/>
            <w:right w:val="none" w:sz="0" w:space="0" w:color="auto"/>
          </w:divBdr>
        </w:div>
        <w:div w:id="1816487015">
          <w:marLeft w:val="640"/>
          <w:marRight w:val="0"/>
          <w:marTop w:val="0"/>
          <w:marBottom w:val="0"/>
          <w:divBdr>
            <w:top w:val="none" w:sz="0" w:space="0" w:color="auto"/>
            <w:left w:val="none" w:sz="0" w:space="0" w:color="auto"/>
            <w:bottom w:val="none" w:sz="0" w:space="0" w:color="auto"/>
            <w:right w:val="none" w:sz="0" w:space="0" w:color="auto"/>
          </w:divBdr>
        </w:div>
        <w:div w:id="1751661647">
          <w:marLeft w:val="640"/>
          <w:marRight w:val="0"/>
          <w:marTop w:val="0"/>
          <w:marBottom w:val="0"/>
          <w:divBdr>
            <w:top w:val="none" w:sz="0" w:space="0" w:color="auto"/>
            <w:left w:val="none" w:sz="0" w:space="0" w:color="auto"/>
            <w:bottom w:val="none" w:sz="0" w:space="0" w:color="auto"/>
            <w:right w:val="none" w:sz="0" w:space="0" w:color="auto"/>
          </w:divBdr>
        </w:div>
        <w:div w:id="968360598">
          <w:marLeft w:val="640"/>
          <w:marRight w:val="0"/>
          <w:marTop w:val="0"/>
          <w:marBottom w:val="0"/>
          <w:divBdr>
            <w:top w:val="none" w:sz="0" w:space="0" w:color="auto"/>
            <w:left w:val="none" w:sz="0" w:space="0" w:color="auto"/>
            <w:bottom w:val="none" w:sz="0" w:space="0" w:color="auto"/>
            <w:right w:val="none" w:sz="0" w:space="0" w:color="auto"/>
          </w:divBdr>
        </w:div>
        <w:div w:id="957493887">
          <w:marLeft w:val="640"/>
          <w:marRight w:val="0"/>
          <w:marTop w:val="0"/>
          <w:marBottom w:val="0"/>
          <w:divBdr>
            <w:top w:val="none" w:sz="0" w:space="0" w:color="auto"/>
            <w:left w:val="none" w:sz="0" w:space="0" w:color="auto"/>
            <w:bottom w:val="none" w:sz="0" w:space="0" w:color="auto"/>
            <w:right w:val="none" w:sz="0" w:space="0" w:color="auto"/>
          </w:divBdr>
        </w:div>
        <w:div w:id="1203976788">
          <w:marLeft w:val="640"/>
          <w:marRight w:val="0"/>
          <w:marTop w:val="0"/>
          <w:marBottom w:val="0"/>
          <w:divBdr>
            <w:top w:val="none" w:sz="0" w:space="0" w:color="auto"/>
            <w:left w:val="none" w:sz="0" w:space="0" w:color="auto"/>
            <w:bottom w:val="none" w:sz="0" w:space="0" w:color="auto"/>
            <w:right w:val="none" w:sz="0" w:space="0" w:color="auto"/>
          </w:divBdr>
        </w:div>
        <w:div w:id="1076241626">
          <w:marLeft w:val="640"/>
          <w:marRight w:val="0"/>
          <w:marTop w:val="0"/>
          <w:marBottom w:val="0"/>
          <w:divBdr>
            <w:top w:val="none" w:sz="0" w:space="0" w:color="auto"/>
            <w:left w:val="none" w:sz="0" w:space="0" w:color="auto"/>
            <w:bottom w:val="none" w:sz="0" w:space="0" w:color="auto"/>
            <w:right w:val="none" w:sz="0" w:space="0" w:color="auto"/>
          </w:divBdr>
        </w:div>
        <w:div w:id="1291478109">
          <w:marLeft w:val="640"/>
          <w:marRight w:val="0"/>
          <w:marTop w:val="0"/>
          <w:marBottom w:val="0"/>
          <w:divBdr>
            <w:top w:val="none" w:sz="0" w:space="0" w:color="auto"/>
            <w:left w:val="none" w:sz="0" w:space="0" w:color="auto"/>
            <w:bottom w:val="none" w:sz="0" w:space="0" w:color="auto"/>
            <w:right w:val="none" w:sz="0" w:space="0" w:color="auto"/>
          </w:divBdr>
        </w:div>
        <w:div w:id="1586105249">
          <w:marLeft w:val="640"/>
          <w:marRight w:val="0"/>
          <w:marTop w:val="0"/>
          <w:marBottom w:val="0"/>
          <w:divBdr>
            <w:top w:val="none" w:sz="0" w:space="0" w:color="auto"/>
            <w:left w:val="none" w:sz="0" w:space="0" w:color="auto"/>
            <w:bottom w:val="none" w:sz="0" w:space="0" w:color="auto"/>
            <w:right w:val="none" w:sz="0" w:space="0" w:color="auto"/>
          </w:divBdr>
        </w:div>
        <w:div w:id="907300847">
          <w:marLeft w:val="640"/>
          <w:marRight w:val="0"/>
          <w:marTop w:val="0"/>
          <w:marBottom w:val="0"/>
          <w:divBdr>
            <w:top w:val="none" w:sz="0" w:space="0" w:color="auto"/>
            <w:left w:val="none" w:sz="0" w:space="0" w:color="auto"/>
            <w:bottom w:val="none" w:sz="0" w:space="0" w:color="auto"/>
            <w:right w:val="none" w:sz="0" w:space="0" w:color="auto"/>
          </w:divBdr>
        </w:div>
        <w:div w:id="364795860">
          <w:marLeft w:val="640"/>
          <w:marRight w:val="0"/>
          <w:marTop w:val="0"/>
          <w:marBottom w:val="0"/>
          <w:divBdr>
            <w:top w:val="none" w:sz="0" w:space="0" w:color="auto"/>
            <w:left w:val="none" w:sz="0" w:space="0" w:color="auto"/>
            <w:bottom w:val="none" w:sz="0" w:space="0" w:color="auto"/>
            <w:right w:val="none" w:sz="0" w:space="0" w:color="auto"/>
          </w:divBdr>
        </w:div>
        <w:div w:id="111099858">
          <w:marLeft w:val="640"/>
          <w:marRight w:val="0"/>
          <w:marTop w:val="0"/>
          <w:marBottom w:val="0"/>
          <w:divBdr>
            <w:top w:val="none" w:sz="0" w:space="0" w:color="auto"/>
            <w:left w:val="none" w:sz="0" w:space="0" w:color="auto"/>
            <w:bottom w:val="none" w:sz="0" w:space="0" w:color="auto"/>
            <w:right w:val="none" w:sz="0" w:space="0" w:color="auto"/>
          </w:divBdr>
        </w:div>
        <w:div w:id="2093893419">
          <w:marLeft w:val="640"/>
          <w:marRight w:val="0"/>
          <w:marTop w:val="0"/>
          <w:marBottom w:val="0"/>
          <w:divBdr>
            <w:top w:val="none" w:sz="0" w:space="0" w:color="auto"/>
            <w:left w:val="none" w:sz="0" w:space="0" w:color="auto"/>
            <w:bottom w:val="none" w:sz="0" w:space="0" w:color="auto"/>
            <w:right w:val="none" w:sz="0" w:space="0" w:color="auto"/>
          </w:divBdr>
        </w:div>
        <w:div w:id="1810975758">
          <w:marLeft w:val="640"/>
          <w:marRight w:val="0"/>
          <w:marTop w:val="0"/>
          <w:marBottom w:val="0"/>
          <w:divBdr>
            <w:top w:val="none" w:sz="0" w:space="0" w:color="auto"/>
            <w:left w:val="none" w:sz="0" w:space="0" w:color="auto"/>
            <w:bottom w:val="none" w:sz="0" w:space="0" w:color="auto"/>
            <w:right w:val="none" w:sz="0" w:space="0" w:color="auto"/>
          </w:divBdr>
        </w:div>
        <w:div w:id="1385106220">
          <w:marLeft w:val="640"/>
          <w:marRight w:val="0"/>
          <w:marTop w:val="0"/>
          <w:marBottom w:val="0"/>
          <w:divBdr>
            <w:top w:val="none" w:sz="0" w:space="0" w:color="auto"/>
            <w:left w:val="none" w:sz="0" w:space="0" w:color="auto"/>
            <w:bottom w:val="none" w:sz="0" w:space="0" w:color="auto"/>
            <w:right w:val="none" w:sz="0" w:space="0" w:color="auto"/>
          </w:divBdr>
        </w:div>
        <w:div w:id="497427628">
          <w:marLeft w:val="640"/>
          <w:marRight w:val="0"/>
          <w:marTop w:val="0"/>
          <w:marBottom w:val="0"/>
          <w:divBdr>
            <w:top w:val="none" w:sz="0" w:space="0" w:color="auto"/>
            <w:left w:val="none" w:sz="0" w:space="0" w:color="auto"/>
            <w:bottom w:val="none" w:sz="0" w:space="0" w:color="auto"/>
            <w:right w:val="none" w:sz="0" w:space="0" w:color="auto"/>
          </w:divBdr>
        </w:div>
        <w:div w:id="1571889179">
          <w:marLeft w:val="640"/>
          <w:marRight w:val="0"/>
          <w:marTop w:val="0"/>
          <w:marBottom w:val="0"/>
          <w:divBdr>
            <w:top w:val="none" w:sz="0" w:space="0" w:color="auto"/>
            <w:left w:val="none" w:sz="0" w:space="0" w:color="auto"/>
            <w:bottom w:val="none" w:sz="0" w:space="0" w:color="auto"/>
            <w:right w:val="none" w:sz="0" w:space="0" w:color="auto"/>
          </w:divBdr>
        </w:div>
        <w:div w:id="976304646">
          <w:marLeft w:val="640"/>
          <w:marRight w:val="0"/>
          <w:marTop w:val="0"/>
          <w:marBottom w:val="0"/>
          <w:divBdr>
            <w:top w:val="none" w:sz="0" w:space="0" w:color="auto"/>
            <w:left w:val="none" w:sz="0" w:space="0" w:color="auto"/>
            <w:bottom w:val="none" w:sz="0" w:space="0" w:color="auto"/>
            <w:right w:val="none" w:sz="0" w:space="0" w:color="auto"/>
          </w:divBdr>
        </w:div>
        <w:div w:id="562914121">
          <w:marLeft w:val="640"/>
          <w:marRight w:val="0"/>
          <w:marTop w:val="0"/>
          <w:marBottom w:val="0"/>
          <w:divBdr>
            <w:top w:val="none" w:sz="0" w:space="0" w:color="auto"/>
            <w:left w:val="none" w:sz="0" w:space="0" w:color="auto"/>
            <w:bottom w:val="none" w:sz="0" w:space="0" w:color="auto"/>
            <w:right w:val="none" w:sz="0" w:space="0" w:color="auto"/>
          </w:divBdr>
        </w:div>
        <w:div w:id="508982267">
          <w:marLeft w:val="640"/>
          <w:marRight w:val="0"/>
          <w:marTop w:val="0"/>
          <w:marBottom w:val="0"/>
          <w:divBdr>
            <w:top w:val="none" w:sz="0" w:space="0" w:color="auto"/>
            <w:left w:val="none" w:sz="0" w:space="0" w:color="auto"/>
            <w:bottom w:val="none" w:sz="0" w:space="0" w:color="auto"/>
            <w:right w:val="none" w:sz="0" w:space="0" w:color="auto"/>
          </w:divBdr>
        </w:div>
        <w:div w:id="490603344">
          <w:marLeft w:val="640"/>
          <w:marRight w:val="0"/>
          <w:marTop w:val="0"/>
          <w:marBottom w:val="0"/>
          <w:divBdr>
            <w:top w:val="none" w:sz="0" w:space="0" w:color="auto"/>
            <w:left w:val="none" w:sz="0" w:space="0" w:color="auto"/>
            <w:bottom w:val="none" w:sz="0" w:space="0" w:color="auto"/>
            <w:right w:val="none" w:sz="0" w:space="0" w:color="auto"/>
          </w:divBdr>
        </w:div>
        <w:div w:id="522786547">
          <w:marLeft w:val="640"/>
          <w:marRight w:val="0"/>
          <w:marTop w:val="0"/>
          <w:marBottom w:val="0"/>
          <w:divBdr>
            <w:top w:val="none" w:sz="0" w:space="0" w:color="auto"/>
            <w:left w:val="none" w:sz="0" w:space="0" w:color="auto"/>
            <w:bottom w:val="none" w:sz="0" w:space="0" w:color="auto"/>
            <w:right w:val="none" w:sz="0" w:space="0" w:color="auto"/>
          </w:divBdr>
        </w:div>
        <w:div w:id="2076316919">
          <w:marLeft w:val="640"/>
          <w:marRight w:val="0"/>
          <w:marTop w:val="0"/>
          <w:marBottom w:val="0"/>
          <w:divBdr>
            <w:top w:val="none" w:sz="0" w:space="0" w:color="auto"/>
            <w:left w:val="none" w:sz="0" w:space="0" w:color="auto"/>
            <w:bottom w:val="none" w:sz="0" w:space="0" w:color="auto"/>
            <w:right w:val="none" w:sz="0" w:space="0" w:color="auto"/>
          </w:divBdr>
        </w:div>
        <w:div w:id="1369335930">
          <w:marLeft w:val="640"/>
          <w:marRight w:val="0"/>
          <w:marTop w:val="0"/>
          <w:marBottom w:val="0"/>
          <w:divBdr>
            <w:top w:val="none" w:sz="0" w:space="0" w:color="auto"/>
            <w:left w:val="none" w:sz="0" w:space="0" w:color="auto"/>
            <w:bottom w:val="none" w:sz="0" w:space="0" w:color="auto"/>
            <w:right w:val="none" w:sz="0" w:space="0" w:color="auto"/>
          </w:divBdr>
        </w:div>
        <w:div w:id="946738267">
          <w:marLeft w:val="640"/>
          <w:marRight w:val="0"/>
          <w:marTop w:val="0"/>
          <w:marBottom w:val="0"/>
          <w:divBdr>
            <w:top w:val="none" w:sz="0" w:space="0" w:color="auto"/>
            <w:left w:val="none" w:sz="0" w:space="0" w:color="auto"/>
            <w:bottom w:val="none" w:sz="0" w:space="0" w:color="auto"/>
            <w:right w:val="none" w:sz="0" w:space="0" w:color="auto"/>
          </w:divBdr>
        </w:div>
        <w:div w:id="1977174060">
          <w:marLeft w:val="640"/>
          <w:marRight w:val="0"/>
          <w:marTop w:val="0"/>
          <w:marBottom w:val="0"/>
          <w:divBdr>
            <w:top w:val="none" w:sz="0" w:space="0" w:color="auto"/>
            <w:left w:val="none" w:sz="0" w:space="0" w:color="auto"/>
            <w:bottom w:val="none" w:sz="0" w:space="0" w:color="auto"/>
            <w:right w:val="none" w:sz="0" w:space="0" w:color="auto"/>
          </w:divBdr>
        </w:div>
        <w:div w:id="1684626269">
          <w:marLeft w:val="640"/>
          <w:marRight w:val="0"/>
          <w:marTop w:val="0"/>
          <w:marBottom w:val="0"/>
          <w:divBdr>
            <w:top w:val="none" w:sz="0" w:space="0" w:color="auto"/>
            <w:left w:val="none" w:sz="0" w:space="0" w:color="auto"/>
            <w:bottom w:val="none" w:sz="0" w:space="0" w:color="auto"/>
            <w:right w:val="none" w:sz="0" w:space="0" w:color="auto"/>
          </w:divBdr>
        </w:div>
        <w:div w:id="470100239">
          <w:marLeft w:val="640"/>
          <w:marRight w:val="0"/>
          <w:marTop w:val="0"/>
          <w:marBottom w:val="0"/>
          <w:divBdr>
            <w:top w:val="none" w:sz="0" w:space="0" w:color="auto"/>
            <w:left w:val="none" w:sz="0" w:space="0" w:color="auto"/>
            <w:bottom w:val="none" w:sz="0" w:space="0" w:color="auto"/>
            <w:right w:val="none" w:sz="0" w:space="0" w:color="auto"/>
          </w:divBdr>
        </w:div>
        <w:div w:id="1060909087">
          <w:marLeft w:val="640"/>
          <w:marRight w:val="0"/>
          <w:marTop w:val="0"/>
          <w:marBottom w:val="0"/>
          <w:divBdr>
            <w:top w:val="none" w:sz="0" w:space="0" w:color="auto"/>
            <w:left w:val="none" w:sz="0" w:space="0" w:color="auto"/>
            <w:bottom w:val="none" w:sz="0" w:space="0" w:color="auto"/>
            <w:right w:val="none" w:sz="0" w:space="0" w:color="auto"/>
          </w:divBdr>
        </w:div>
        <w:div w:id="893353152">
          <w:marLeft w:val="640"/>
          <w:marRight w:val="0"/>
          <w:marTop w:val="0"/>
          <w:marBottom w:val="0"/>
          <w:divBdr>
            <w:top w:val="none" w:sz="0" w:space="0" w:color="auto"/>
            <w:left w:val="none" w:sz="0" w:space="0" w:color="auto"/>
            <w:bottom w:val="none" w:sz="0" w:space="0" w:color="auto"/>
            <w:right w:val="none" w:sz="0" w:space="0" w:color="auto"/>
          </w:divBdr>
        </w:div>
        <w:div w:id="179592002">
          <w:marLeft w:val="640"/>
          <w:marRight w:val="0"/>
          <w:marTop w:val="0"/>
          <w:marBottom w:val="0"/>
          <w:divBdr>
            <w:top w:val="none" w:sz="0" w:space="0" w:color="auto"/>
            <w:left w:val="none" w:sz="0" w:space="0" w:color="auto"/>
            <w:bottom w:val="none" w:sz="0" w:space="0" w:color="auto"/>
            <w:right w:val="none" w:sz="0" w:space="0" w:color="auto"/>
          </w:divBdr>
        </w:div>
        <w:div w:id="533004964">
          <w:marLeft w:val="640"/>
          <w:marRight w:val="0"/>
          <w:marTop w:val="0"/>
          <w:marBottom w:val="0"/>
          <w:divBdr>
            <w:top w:val="none" w:sz="0" w:space="0" w:color="auto"/>
            <w:left w:val="none" w:sz="0" w:space="0" w:color="auto"/>
            <w:bottom w:val="none" w:sz="0" w:space="0" w:color="auto"/>
            <w:right w:val="none" w:sz="0" w:space="0" w:color="auto"/>
          </w:divBdr>
        </w:div>
        <w:div w:id="1672562570">
          <w:marLeft w:val="640"/>
          <w:marRight w:val="0"/>
          <w:marTop w:val="0"/>
          <w:marBottom w:val="0"/>
          <w:divBdr>
            <w:top w:val="none" w:sz="0" w:space="0" w:color="auto"/>
            <w:left w:val="none" w:sz="0" w:space="0" w:color="auto"/>
            <w:bottom w:val="none" w:sz="0" w:space="0" w:color="auto"/>
            <w:right w:val="none" w:sz="0" w:space="0" w:color="auto"/>
          </w:divBdr>
        </w:div>
        <w:div w:id="353385063">
          <w:marLeft w:val="640"/>
          <w:marRight w:val="0"/>
          <w:marTop w:val="0"/>
          <w:marBottom w:val="0"/>
          <w:divBdr>
            <w:top w:val="none" w:sz="0" w:space="0" w:color="auto"/>
            <w:left w:val="none" w:sz="0" w:space="0" w:color="auto"/>
            <w:bottom w:val="none" w:sz="0" w:space="0" w:color="auto"/>
            <w:right w:val="none" w:sz="0" w:space="0" w:color="auto"/>
          </w:divBdr>
        </w:div>
        <w:div w:id="741372375">
          <w:marLeft w:val="640"/>
          <w:marRight w:val="0"/>
          <w:marTop w:val="0"/>
          <w:marBottom w:val="0"/>
          <w:divBdr>
            <w:top w:val="none" w:sz="0" w:space="0" w:color="auto"/>
            <w:left w:val="none" w:sz="0" w:space="0" w:color="auto"/>
            <w:bottom w:val="none" w:sz="0" w:space="0" w:color="auto"/>
            <w:right w:val="none" w:sz="0" w:space="0" w:color="auto"/>
          </w:divBdr>
        </w:div>
        <w:div w:id="1836647948">
          <w:marLeft w:val="640"/>
          <w:marRight w:val="0"/>
          <w:marTop w:val="0"/>
          <w:marBottom w:val="0"/>
          <w:divBdr>
            <w:top w:val="none" w:sz="0" w:space="0" w:color="auto"/>
            <w:left w:val="none" w:sz="0" w:space="0" w:color="auto"/>
            <w:bottom w:val="none" w:sz="0" w:space="0" w:color="auto"/>
            <w:right w:val="none" w:sz="0" w:space="0" w:color="auto"/>
          </w:divBdr>
        </w:div>
        <w:div w:id="2045716035">
          <w:marLeft w:val="640"/>
          <w:marRight w:val="0"/>
          <w:marTop w:val="0"/>
          <w:marBottom w:val="0"/>
          <w:divBdr>
            <w:top w:val="none" w:sz="0" w:space="0" w:color="auto"/>
            <w:left w:val="none" w:sz="0" w:space="0" w:color="auto"/>
            <w:bottom w:val="none" w:sz="0" w:space="0" w:color="auto"/>
            <w:right w:val="none" w:sz="0" w:space="0" w:color="auto"/>
          </w:divBdr>
        </w:div>
        <w:div w:id="1866479592">
          <w:marLeft w:val="640"/>
          <w:marRight w:val="0"/>
          <w:marTop w:val="0"/>
          <w:marBottom w:val="0"/>
          <w:divBdr>
            <w:top w:val="none" w:sz="0" w:space="0" w:color="auto"/>
            <w:left w:val="none" w:sz="0" w:space="0" w:color="auto"/>
            <w:bottom w:val="none" w:sz="0" w:space="0" w:color="auto"/>
            <w:right w:val="none" w:sz="0" w:space="0" w:color="auto"/>
          </w:divBdr>
        </w:div>
        <w:div w:id="1767119718">
          <w:marLeft w:val="640"/>
          <w:marRight w:val="0"/>
          <w:marTop w:val="0"/>
          <w:marBottom w:val="0"/>
          <w:divBdr>
            <w:top w:val="none" w:sz="0" w:space="0" w:color="auto"/>
            <w:left w:val="none" w:sz="0" w:space="0" w:color="auto"/>
            <w:bottom w:val="none" w:sz="0" w:space="0" w:color="auto"/>
            <w:right w:val="none" w:sz="0" w:space="0" w:color="auto"/>
          </w:divBdr>
        </w:div>
        <w:div w:id="484200756">
          <w:marLeft w:val="640"/>
          <w:marRight w:val="0"/>
          <w:marTop w:val="0"/>
          <w:marBottom w:val="0"/>
          <w:divBdr>
            <w:top w:val="none" w:sz="0" w:space="0" w:color="auto"/>
            <w:left w:val="none" w:sz="0" w:space="0" w:color="auto"/>
            <w:bottom w:val="none" w:sz="0" w:space="0" w:color="auto"/>
            <w:right w:val="none" w:sz="0" w:space="0" w:color="auto"/>
          </w:divBdr>
        </w:div>
        <w:div w:id="1446778105">
          <w:marLeft w:val="640"/>
          <w:marRight w:val="0"/>
          <w:marTop w:val="0"/>
          <w:marBottom w:val="0"/>
          <w:divBdr>
            <w:top w:val="none" w:sz="0" w:space="0" w:color="auto"/>
            <w:left w:val="none" w:sz="0" w:space="0" w:color="auto"/>
            <w:bottom w:val="none" w:sz="0" w:space="0" w:color="auto"/>
            <w:right w:val="none" w:sz="0" w:space="0" w:color="auto"/>
          </w:divBdr>
        </w:div>
        <w:div w:id="348992193">
          <w:marLeft w:val="640"/>
          <w:marRight w:val="0"/>
          <w:marTop w:val="0"/>
          <w:marBottom w:val="0"/>
          <w:divBdr>
            <w:top w:val="none" w:sz="0" w:space="0" w:color="auto"/>
            <w:left w:val="none" w:sz="0" w:space="0" w:color="auto"/>
            <w:bottom w:val="none" w:sz="0" w:space="0" w:color="auto"/>
            <w:right w:val="none" w:sz="0" w:space="0" w:color="auto"/>
          </w:divBdr>
        </w:div>
        <w:div w:id="997077169">
          <w:marLeft w:val="640"/>
          <w:marRight w:val="0"/>
          <w:marTop w:val="0"/>
          <w:marBottom w:val="0"/>
          <w:divBdr>
            <w:top w:val="none" w:sz="0" w:space="0" w:color="auto"/>
            <w:left w:val="none" w:sz="0" w:space="0" w:color="auto"/>
            <w:bottom w:val="none" w:sz="0" w:space="0" w:color="auto"/>
            <w:right w:val="none" w:sz="0" w:space="0" w:color="auto"/>
          </w:divBdr>
        </w:div>
        <w:div w:id="147596397">
          <w:marLeft w:val="640"/>
          <w:marRight w:val="0"/>
          <w:marTop w:val="0"/>
          <w:marBottom w:val="0"/>
          <w:divBdr>
            <w:top w:val="none" w:sz="0" w:space="0" w:color="auto"/>
            <w:left w:val="none" w:sz="0" w:space="0" w:color="auto"/>
            <w:bottom w:val="none" w:sz="0" w:space="0" w:color="auto"/>
            <w:right w:val="none" w:sz="0" w:space="0" w:color="auto"/>
          </w:divBdr>
        </w:div>
        <w:div w:id="1971743090">
          <w:marLeft w:val="640"/>
          <w:marRight w:val="0"/>
          <w:marTop w:val="0"/>
          <w:marBottom w:val="0"/>
          <w:divBdr>
            <w:top w:val="none" w:sz="0" w:space="0" w:color="auto"/>
            <w:left w:val="none" w:sz="0" w:space="0" w:color="auto"/>
            <w:bottom w:val="none" w:sz="0" w:space="0" w:color="auto"/>
            <w:right w:val="none" w:sz="0" w:space="0" w:color="auto"/>
          </w:divBdr>
        </w:div>
        <w:div w:id="1829663134">
          <w:marLeft w:val="640"/>
          <w:marRight w:val="0"/>
          <w:marTop w:val="0"/>
          <w:marBottom w:val="0"/>
          <w:divBdr>
            <w:top w:val="none" w:sz="0" w:space="0" w:color="auto"/>
            <w:left w:val="none" w:sz="0" w:space="0" w:color="auto"/>
            <w:bottom w:val="none" w:sz="0" w:space="0" w:color="auto"/>
            <w:right w:val="none" w:sz="0" w:space="0" w:color="auto"/>
          </w:divBdr>
        </w:div>
        <w:div w:id="1874952175">
          <w:marLeft w:val="640"/>
          <w:marRight w:val="0"/>
          <w:marTop w:val="0"/>
          <w:marBottom w:val="0"/>
          <w:divBdr>
            <w:top w:val="none" w:sz="0" w:space="0" w:color="auto"/>
            <w:left w:val="none" w:sz="0" w:space="0" w:color="auto"/>
            <w:bottom w:val="none" w:sz="0" w:space="0" w:color="auto"/>
            <w:right w:val="none" w:sz="0" w:space="0" w:color="auto"/>
          </w:divBdr>
        </w:div>
        <w:div w:id="610822918">
          <w:marLeft w:val="640"/>
          <w:marRight w:val="0"/>
          <w:marTop w:val="0"/>
          <w:marBottom w:val="0"/>
          <w:divBdr>
            <w:top w:val="none" w:sz="0" w:space="0" w:color="auto"/>
            <w:left w:val="none" w:sz="0" w:space="0" w:color="auto"/>
            <w:bottom w:val="none" w:sz="0" w:space="0" w:color="auto"/>
            <w:right w:val="none" w:sz="0" w:space="0" w:color="auto"/>
          </w:divBdr>
        </w:div>
        <w:div w:id="2070493532">
          <w:marLeft w:val="640"/>
          <w:marRight w:val="0"/>
          <w:marTop w:val="0"/>
          <w:marBottom w:val="0"/>
          <w:divBdr>
            <w:top w:val="none" w:sz="0" w:space="0" w:color="auto"/>
            <w:left w:val="none" w:sz="0" w:space="0" w:color="auto"/>
            <w:bottom w:val="none" w:sz="0" w:space="0" w:color="auto"/>
            <w:right w:val="none" w:sz="0" w:space="0" w:color="auto"/>
          </w:divBdr>
        </w:div>
        <w:div w:id="80571447">
          <w:marLeft w:val="640"/>
          <w:marRight w:val="0"/>
          <w:marTop w:val="0"/>
          <w:marBottom w:val="0"/>
          <w:divBdr>
            <w:top w:val="none" w:sz="0" w:space="0" w:color="auto"/>
            <w:left w:val="none" w:sz="0" w:space="0" w:color="auto"/>
            <w:bottom w:val="none" w:sz="0" w:space="0" w:color="auto"/>
            <w:right w:val="none" w:sz="0" w:space="0" w:color="auto"/>
          </w:divBdr>
        </w:div>
        <w:div w:id="307327522">
          <w:marLeft w:val="640"/>
          <w:marRight w:val="0"/>
          <w:marTop w:val="0"/>
          <w:marBottom w:val="0"/>
          <w:divBdr>
            <w:top w:val="none" w:sz="0" w:space="0" w:color="auto"/>
            <w:left w:val="none" w:sz="0" w:space="0" w:color="auto"/>
            <w:bottom w:val="none" w:sz="0" w:space="0" w:color="auto"/>
            <w:right w:val="none" w:sz="0" w:space="0" w:color="auto"/>
          </w:divBdr>
        </w:div>
        <w:div w:id="529148174">
          <w:marLeft w:val="640"/>
          <w:marRight w:val="0"/>
          <w:marTop w:val="0"/>
          <w:marBottom w:val="0"/>
          <w:divBdr>
            <w:top w:val="none" w:sz="0" w:space="0" w:color="auto"/>
            <w:left w:val="none" w:sz="0" w:space="0" w:color="auto"/>
            <w:bottom w:val="none" w:sz="0" w:space="0" w:color="auto"/>
            <w:right w:val="none" w:sz="0" w:space="0" w:color="auto"/>
          </w:divBdr>
        </w:div>
        <w:div w:id="466435047">
          <w:marLeft w:val="640"/>
          <w:marRight w:val="0"/>
          <w:marTop w:val="0"/>
          <w:marBottom w:val="0"/>
          <w:divBdr>
            <w:top w:val="none" w:sz="0" w:space="0" w:color="auto"/>
            <w:left w:val="none" w:sz="0" w:space="0" w:color="auto"/>
            <w:bottom w:val="none" w:sz="0" w:space="0" w:color="auto"/>
            <w:right w:val="none" w:sz="0" w:space="0" w:color="auto"/>
          </w:divBdr>
        </w:div>
        <w:div w:id="649480001">
          <w:marLeft w:val="640"/>
          <w:marRight w:val="0"/>
          <w:marTop w:val="0"/>
          <w:marBottom w:val="0"/>
          <w:divBdr>
            <w:top w:val="none" w:sz="0" w:space="0" w:color="auto"/>
            <w:left w:val="none" w:sz="0" w:space="0" w:color="auto"/>
            <w:bottom w:val="none" w:sz="0" w:space="0" w:color="auto"/>
            <w:right w:val="none" w:sz="0" w:space="0" w:color="auto"/>
          </w:divBdr>
        </w:div>
        <w:div w:id="389033642">
          <w:marLeft w:val="640"/>
          <w:marRight w:val="0"/>
          <w:marTop w:val="0"/>
          <w:marBottom w:val="0"/>
          <w:divBdr>
            <w:top w:val="none" w:sz="0" w:space="0" w:color="auto"/>
            <w:left w:val="none" w:sz="0" w:space="0" w:color="auto"/>
            <w:bottom w:val="none" w:sz="0" w:space="0" w:color="auto"/>
            <w:right w:val="none" w:sz="0" w:space="0" w:color="auto"/>
          </w:divBdr>
        </w:div>
        <w:div w:id="1412116202">
          <w:marLeft w:val="640"/>
          <w:marRight w:val="0"/>
          <w:marTop w:val="0"/>
          <w:marBottom w:val="0"/>
          <w:divBdr>
            <w:top w:val="none" w:sz="0" w:space="0" w:color="auto"/>
            <w:left w:val="none" w:sz="0" w:space="0" w:color="auto"/>
            <w:bottom w:val="none" w:sz="0" w:space="0" w:color="auto"/>
            <w:right w:val="none" w:sz="0" w:space="0" w:color="auto"/>
          </w:divBdr>
        </w:div>
        <w:div w:id="1415013643">
          <w:marLeft w:val="640"/>
          <w:marRight w:val="0"/>
          <w:marTop w:val="0"/>
          <w:marBottom w:val="0"/>
          <w:divBdr>
            <w:top w:val="none" w:sz="0" w:space="0" w:color="auto"/>
            <w:left w:val="none" w:sz="0" w:space="0" w:color="auto"/>
            <w:bottom w:val="none" w:sz="0" w:space="0" w:color="auto"/>
            <w:right w:val="none" w:sz="0" w:space="0" w:color="auto"/>
          </w:divBdr>
        </w:div>
        <w:div w:id="2052655487">
          <w:marLeft w:val="640"/>
          <w:marRight w:val="0"/>
          <w:marTop w:val="0"/>
          <w:marBottom w:val="0"/>
          <w:divBdr>
            <w:top w:val="none" w:sz="0" w:space="0" w:color="auto"/>
            <w:left w:val="none" w:sz="0" w:space="0" w:color="auto"/>
            <w:bottom w:val="none" w:sz="0" w:space="0" w:color="auto"/>
            <w:right w:val="none" w:sz="0" w:space="0" w:color="auto"/>
          </w:divBdr>
        </w:div>
        <w:div w:id="1164510827">
          <w:marLeft w:val="640"/>
          <w:marRight w:val="0"/>
          <w:marTop w:val="0"/>
          <w:marBottom w:val="0"/>
          <w:divBdr>
            <w:top w:val="none" w:sz="0" w:space="0" w:color="auto"/>
            <w:left w:val="none" w:sz="0" w:space="0" w:color="auto"/>
            <w:bottom w:val="none" w:sz="0" w:space="0" w:color="auto"/>
            <w:right w:val="none" w:sz="0" w:space="0" w:color="auto"/>
          </w:divBdr>
        </w:div>
        <w:div w:id="1238832281">
          <w:marLeft w:val="640"/>
          <w:marRight w:val="0"/>
          <w:marTop w:val="0"/>
          <w:marBottom w:val="0"/>
          <w:divBdr>
            <w:top w:val="none" w:sz="0" w:space="0" w:color="auto"/>
            <w:left w:val="none" w:sz="0" w:space="0" w:color="auto"/>
            <w:bottom w:val="none" w:sz="0" w:space="0" w:color="auto"/>
            <w:right w:val="none" w:sz="0" w:space="0" w:color="auto"/>
          </w:divBdr>
        </w:div>
        <w:div w:id="1110513735">
          <w:marLeft w:val="640"/>
          <w:marRight w:val="0"/>
          <w:marTop w:val="0"/>
          <w:marBottom w:val="0"/>
          <w:divBdr>
            <w:top w:val="none" w:sz="0" w:space="0" w:color="auto"/>
            <w:left w:val="none" w:sz="0" w:space="0" w:color="auto"/>
            <w:bottom w:val="none" w:sz="0" w:space="0" w:color="auto"/>
            <w:right w:val="none" w:sz="0" w:space="0" w:color="auto"/>
          </w:divBdr>
        </w:div>
        <w:div w:id="1829440381">
          <w:marLeft w:val="640"/>
          <w:marRight w:val="0"/>
          <w:marTop w:val="0"/>
          <w:marBottom w:val="0"/>
          <w:divBdr>
            <w:top w:val="none" w:sz="0" w:space="0" w:color="auto"/>
            <w:left w:val="none" w:sz="0" w:space="0" w:color="auto"/>
            <w:bottom w:val="none" w:sz="0" w:space="0" w:color="auto"/>
            <w:right w:val="none" w:sz="0" w:space="0" w:color="auto"/>
          </w:divBdr>
        </w:div>
        <w:div w:id="893662115">
          <w:marLeft w:val="640"/>
          <w:marRight w:val="0"/>
          <w:marTop w:val="0"/>
          <w:marBottom w:val="0"/>
          <w:divBdr>
            <w:top w:val="none" w:sz="0" w:space="0" w:color="auto"/>
            <w:left w:val="none" w:sz="0" w:space="0" w:color="auto"/>
            <w:bottom w:val="none" w:sz="0" w:space="0" w:color="auto"/>
            <w:right w:val="none" w:sz="0" w:space="0" w:color="auto"/>
          </w:divBdr>
        </w:div>
        <w:div w:id="2092656402">
          <w:marLeft w:val="640"/>
          <w:marRight w:val="0"/>
          <w:marTop w:val="0"/>
          <w:marBottom w:val="0"/>
          <w:divBdr>
            <w:top w:val="none" w:sz="0" w:space="0" w:color="auto"/>
            <w:left w:val="none" w:sz="0" w:space="0" w:color="auto"/>
            <w:bottom w:val="none" w:sz="0" w:space="0" w:color="auto"/>
            <w:right w:val="none" w:sz="0" w:space="0" w:color="auto"/>
          </w:divBdr>
        </w:div>
        <w:div w:id="1333726248">
          <w:marLeft w:val="640"/>
          <w:marRight w:val="0"/>
          <w:marTop w:val="0"/>
          <w:marBottom w:val="0"/>
          <w:divBdr>
            <w:top w:val="none" w:sz="0" w:space="0" w:color="auto"/>
            <w:left w:val="none" w:sz="0" w:space="0" w:color="auto"/>
            <w:bottom w:val="none" w:sz="0" w:space="0" w:color="auto"/>
            <w:right w:val="none" w:sz="0" w:space="0" w:color="auto"/>
          </w:divBdr>
        </w:div>
        <w:div w:id="1617563883">
          <w:marLeft w:val="640"/>
          <w:marRight w:val="0"/>
          <w:marTop w:val="0"/>
          <w:marBottom w:val="0"/>
          <w:divBdr>
            <w:top w:val="none" w:sz="0" w:space="0" w:color="auto"/>
            <w:left w:val="none" w:sz="0" w:space="0" w:color="auto"/>
            <w:bottom w:val="none" w:sz="0" w:space="0" w:color="auto"/>
            <w:right w:val="none" w:sz="0" w:space="0" w:color="auto"/>
          </w:divBdr>
        </w:div>
        <w:div w:id="397824651">
          <w:marLeft w:val="640"/>
          <w:marRight w:val="0"/>
          <w:marTop w:val="0"/>
          <w:marBottom w:val="0"/>
          <w:divBdr>
            <w:top w:val="none" w:sz="0" w:space="0" w:color="auto"/>
            <w:left w:val="none" w:sz="0" w:space="0" w:color="auto"/>
            <w:bottom w:val="none" w:sz="0" w:space="0" w:color="auto"/>
            <w:right w:val="none" w:sz="0" w:space="0" w:color="auto"/>
          </w:divBdr>
        </w:div>
        <w:div w:id="1149057586">
          <w:marLeft w:val="640"/>
          <w:marRight w:val="0"/>
          <w:marTop w:val="0"/>
          <w:marBottom w:val="0"/>
          <w:divBdr>
            <w:top w:val="none" w:sz="0" w:space="0" w:color="auto"/>
            <w:left w:val="none" w:sz="0" w:space="0" w:color="auto"/>
            <w:bottom w:val="none" w:sz="0" w:space="0" w:color="auto"/>
            <w:right w:val="none" w:sz="0" w:space="0" w:color="auto"/>
          </w:divBdr>
        </w:div>
        <w:div w:id="533467222">
          <w:marLeft w:val="640"/>
          <w:marRight w:val="0"/>
          <w:marTop w:val="0"/>
          <w:marBottom w:val="0"/>
          <w:divBdr>
            <w:top w:val="none" w:sz="0" w:space="0" w:color="auto"/>
            <w:left w:val="none" w:sz="0" w:space="0" w:color="auto"/>
            <w:bottom w:val="none" w:sz="0" w:space="0" w:color="auto"/>
            <w:right w:val="none" w:sz="0" w:space="0" w:color="auto"/>
          </w:divBdr>
        </w:div>
        <w:div w:id="1152332957">
          <w:marLeft w:val="640"/>
          <w:marRight w:val="0"/>
          <w:marTop w:val="0"/>
          <w:marBottom w:val="0"/>
          <w:divBdr>
            <w:top w:val="none" w:sz="0" w:space="0" w:color="auto"/>
            <w:left w:val="none" w:sz="0" w:space="0" w:color="auto"/>
            <w:bottom w:val="none" w:sz="0" w:space="0" w:color="auto"/>
            <w:right w:val="none" w:sz="0" w:space="0" w:color="auto"/>
          </w:divBdr>
        </w:div>
        <w:div w:id="2141606379">
          <w:marLeft w:val="640"/>
          <w:marRight w:val="0"/>
          <w:marTop w:val="0"/>
          <w:marBottom w:val="0"/>
          <w:divBdr>
            <w:top w:val="none" w:sz="0" w:space="0" w:color="auto"/>
            <w:left w:val="none" w:sz="0" w:space="0" w:color="auto"/>
            <w:bottom w:val="none" w:sz="0" w:space="0" w:color="auto"/>
            <w:right w:val="none" w:sz="0" w:space="0" w:color="auto"/>
          </w:divBdr>
        </w:div>
        <w:div w:id="892422490">
          <w:marLeft w:val="640"/>
          <w:marRight w:val="0"/>
          <w:marTop w:val="0"/>
          <w:marBottom w:val="0"/>
          <w:divBdr>
            <w:top w:val="none" w:sz="0" w:space="0" w:color="auto"/>
            <w:left w:val="none" w:sz="0" w:space="0" w:color="auto"/>
            <w:bottom w:val="none" w:sz="0" w:space="0" w:color="auto"/>
            <w:right w:val="none" w:sz="0" w:space="0" w:color="auto"/>
          </w:divBdr>
        </w:div>
        <w:div w:id="821582228">
          <w:marLeft w:val="640"/>
          <w:marRight w:val="0"/>
          <w:marTop w:val="0"/>
          <w:marBottom w:val="0"/>
          <w:divBdr>
            <w:top w:val="none" w:sz="0" w:space="0" w:color="auto"/>
            <w:left w:val="none" w:sz="0" w:space="0" w:color="auto"/>
            <w:bottom w:val="none" w:sz="0" w:space="0" w:color="auto"/>
            <w:right w:val="none" w:sz="0" w:space="0" w:color="auto"/>
          </w:divBdr>
        </w:div>
        <w:div w:id="336734049">
          <w:marLeft w:val="640"/>
          <w:marRight w:val="0"/>
          <w:marTop w:val="0"/>
          <w:marBottom w:val="0"/>
          <w:divBdr>
            <w:top w:val="none" w:sz="0" w:space="0" w:color="auto"/>
            <w:left w:val="none" w:sz="0" w:space="0" w:color="auto"/>
            <w:bottom w:val="none" w:sz="0" w:space="0" w:color="auto"/>
            <w:right w:val="none" w:sz="0" w:space="0" w:color="auto"/>
          </w:divBdr>
        </w:div>
        <w:div w:id="1324351806">
          <w:marLeft w:val="640"/>
          <w:marRight w:val="0"/>
          <w:marTop w:val="0"/>
          <w:marBottom w:val="0"/>
          <w:divBdr>
            <w:top w:val="none" w:sz="0" w:space="0" w:color="auto"/>
            <w:left w:val="none" w:sz="0" w:space="0" w:color="auto"/>
            <w:bottom w:val="none" w:sz="0" w:space="0" w:color="auto"/>
            <w:right w:val="none" w:sz="0" w:space="0" w:color="auto"/>
          </w:divBdr>
        </w:div>
        <w:div w:id="845050629">
          <w:marLeft w:val="640"/>
          <w:marRight w:val="0"/>
          <w:marTop w:val="0"/>
          <w:marBottom w:val="0"/>
          <w:divBdr>
            <w:top w:val="none" w:sz="0" w:space="0" w:color="auto"/>
            <w:left w:val="none" w:sz="0" w:space="0" w:color="auto"/>
            <w:bottom w:val="none" w:sz="0" w:space="0" w:color="auto"/>
            <w:right w:val="none" w:sz="0" w:space="0" w:color="auto"/>
          </w:divBdr>
        </w:div>
        <w:div w:id="694185834">
          <w:marLeft w:val="640"/>
          <w:marRight w:val="0"/>
          <w:marTop w:val="0"/>
          <w:marBottom w:val="0"/>
          <w:divBdr>
            <w:top w:val="none" w:sz="0" w:space="0" w:color="auto"/>
            <w:left w:val="none" w:sz="0" w:space="0" w:color="auto"/>
            <w:bottom w:val="none" w:sz="0" w:space="0" w:color="auto"/>
            <w:right w:val="none" w:sz="0" w:space="0" w:color="auto"/>
          </w:divBdr>
        </w:div>
        <w:div w:id="1512990808">
          <w:marLeft w:val="640"/>
          <w:marRight w:val="0"/>
          <w:marTop w:val="0"/>
          <w:marBottom w:val="0"/>
          <w:divBdr>
            <w:top w:val="none" w:sz="0" w:space="0" w:color="auto"/>
            <w:left w:val="none" w:sz="0" w:space="0" w:color="auto"/>
            <w:bottom w:val="none" w:sz="0" w:space="0" w:color="auto"/>
            <w:right w:val="none" w:sz="0" w:space="0" w:color="auto"/>
          </w:divBdr>
        </w:div>
        <w:div w:id="258412151">
          <w:marLeft w:val="640"/>
          <w:marRight w:val="0"/>
          <w:marTop w:val="0"/>
          <w:marBottom w:val="0"/>
          <w:divBdr>
            <w:top w:val="none" w:sz="0" w:space="0" w:color="auto"/>
            <w:left w:val="none" w:sz="0" w:space="0" w:color="auto"/>
            <w:bottom w:val="none" w:sz="0" w:space="0" w:color="auto"/>
            <w:right w:val="none" w:sz="0" w:space="0" w:color="auto"/>
          </w:divBdr>
        </w:div>
        <w:div w:id="2088644376">
          <w:marLeft w:val="640"/>
          <w:marRight w:val="0"/>
          <w:marTop w:val="0"/>
          <w:marBottom w:val="0"/>
          <w:divBdr>
            <w:top w:val="none" w:sz="0" w:space="0" w:color="auto"/>
            <w:left w:val="none" w:sz="0" w:space="0" w:color="auto"/>
            <w:bottom w:val="none" w:sz="0" w:space="0" w:color="auto"/>
            <w:right w:val="none" w:sz="0" w:space="0" w:color="auto"/>
          </w:divBdr>
        </w:div>
        <w:div w:id="936524989">
          <w:marLeft w:val="640"/>
          <w:marRight w:val="0"/>
          <w:marTop w:val="0"/>
          <w:marBottom w:val="0"/>
          <w:divBdr>
            <w:top w:val="none" w:sz="0" w:space="0" w:color="auto"/>
            <w:left w:val="none" w:sz="0" w:space="0" w:color="auto"/>
            <w:bottom w:val="none" w:sz="0" w:space="0" w:color="auto"/>
            <w:right w:val="none" w:sz="0" w:space="0" w:color="auto"/>
          </w:divBdr>
        </w:div>
        <w:div w:id="909925900">
          <w:marLeft w:val="640"/>
          <w:marRight w:val="0"/>
          <w:marTop w:val="0"/>
          <w:marBottom w:val="0"/>
          <w:divBdr>
            <w:top w:val="none" w:sz="0" w:space="0" w:color="auto"/>
            <w:left w:val="none" w:sz="0" w:space="0" w:color="auto"/>
            <w:bottom w:val="none" w:sz="0" w:space="0" w:color="auto"/>
            <w:right w:val="none" w:sz="0" w:space="0" w:color="auto"/>
          </w:divBdr>
        </w:div>
        <w:div w:id="54545522">
          <w:marLeft w:val="640"/>
          <w:marRight w:val="0"/>
          <w:marTop w:val="0"/>
          <w:marBottom w:val="0"/>
          <w:divBdr>
            <w:top w:val="none" w:sz="0" w:space="0" w:color="auto"/>
            <w:left w:val="none" w:sz="0" w:space="0" w:color="auto"/>
            <w:bottom w:val="none" w:sz="0" w:space="0" w:color="auto"/>
            <w:right w:val="none" w:sz="0" w:space="0" w:color="auto"/>
          </w:divBdr>
        </w:div>
        <w:div w:id="1466385640">
          <w:marLeft w:val="640"/>
          <w:marRight w:val="0"/>
          <w:marTop w:val="0"/>
          <w:marBottom w:val="0"/>
          <w:divBdr>
            <w:top w:val="none" w:sz="0" w:space="0" w:color="auto"/>
            <w:left w:val="none" w:sz="0" w:space="0" w:color="auto"/>
            <w:bottom w:val="none" w:sz="0" w:space="0" w:color="auto"/>
            <w:right w:val="none" w:sz="0" w:space="0" w:color="auto"/>
          </w:divBdr>
        </w:div>
        <w:div w:id="164367929">
          <w:marLeft w:val="640"/>
          <w:marRight w:val="0"/>
          <w:marTop w:val="0"/>
          <w:marBottom w:val="0"/>
          <w:divBdr>
            <w:top w:val="none" w:sz="0" w:space="0" w:color="auto"/>
            <w:left w:val="none" w:sz="0" w:space="0" w:color="auto"/>
            <w:bottom w:val="none" w:sz="0" w:space="0" w:color="auto"/>
            <w:right w:val="none" w:sz="0" w:space="0" w:color="auto"/>
          </w:divBdr>
        </w:div>
        <w:div w:id="764348030">
          <w:marLeft w:val="640"/>
          <w:marRight w:val="0"/>
          <w:marTop w:val="0"/>
          <w:marBottom w:val="0"/>
          <w:divBdr>
            <w:top w:val="none" w:sz="0" w:space="0" w:color="auto"/>
            <w:left w:val="none" w:sz="0" w:space="0" w:color="auto"/>
            <w:bottom w:val="none" w:sz="0" w:space="0" w:color="auto"/>
            <w:right w:val="none" w:sz="0" w:space="0" w:color="auto"/>
          </w:divBdr>
        </w:div>
        <w:div w:id="614868992">
          <w:marLeft w:val="640"/>
          <w:marRight w:val="0"/>
          <w:marTop w:val="0"/>
          <w:marBottom w:val="0"/>
          <w:divBdr>
            <w:top w:val="none" w:sz="0" w:space="0" w:color="auto"/>
            <w:left w:val="none" w:sz="0" w:space="0" w:color="auto"/>
            <w:bottom w:val="none" w:sz="0" w:space="0" w:color="auto"/>
            <w:right w:val="none" w:sz="0" w:space="0" w:color="auto"/>
          </w:divBdr>
        </w:div>
        <w:div w:id="541484511">
          <w:marLeft w:val="640"/>
          <w:marRight w:val="0"/>
          <w:marTop w:val="0"/>
          <w:marBottom w:val="0"/>
          <w:divBdr>
            <w:top w:val="none" w:sz="0" w:space="0" w:color="auto"/>
            <w:left w:val="none" w:sz="0" w:space="0" w:color="auto"/>
            <w:bottom w:val="none" w:sz="0" w:space="0" w:color="auto"/>
            <w:right w:val="none" w:sz="0" w:space="0" w:color="auto"/>
          </w:divBdr>
        </w:div>
        <w:div w:id="1006398790">
          <w:marLeft w:val="640"/>
          <w:marRight w:val="0"/>
          <w:marTop w:val="0"/>
          <w:marBottom w:val="0"/>
          <w:divBdr>
            <w:top w:val="none" w:sz="0" w:space="0" w:color="auto"/>
            <w:left w:val="none" w:sz="0" w:space="0" w:color="auto"/>
            <w:bottom w:val="none" w:sz="0" w:space="0" w:color="auto"/>
            <w:right w:val="none" w:sz="0" w:space="0" w:color="auto"/>
          </w:divBdr>
        </w:div>
        <w:div w:id="1189637153">
          <w:marLeft w:val="640"/>
          <w:marRight w:val="0"/>
          <w:marTop w:val="0"/>
          <w:marBottom w:val="0"/>
          <w:divBdr>
            <w:top w:val="none" w:sz="0" w:space="0" w:color="auto"/>
            <w:left w:val="none" w:sz="0" w:space="0" w:color="auto"/>
            <w:bottom w:val="none" w:sz="0" w:space="0" w:color="auto"/>
            <w:right w:val="none" w:sz="0" w:space="0" w:color="auto"/>
          </w:divBdr>
        </w:div>
      </w:divsChild>
    </w:div>
    <w:div w:id="1239897538">
      <w:bodyDiv w:val="1"/>
      <w:marLeft w:val="0"/>
      <w:marRight w:val="0"/>
      <w:marTop w:val="0"/>
      <w:marBottom w:val="0"/>
      <w:divBdr>
        <w:top w:val="none" w:sz="0" w:space="0" w:color="auto"/>
        <w:left w:val="none" w:sz="0" w:space="0" w:color="auto"/>
        <w:bottom w:val="none" w:sz="0" w:space="0" w:color="auto"/>
        <w:right w:val="none" w:sz="0" w:space="0" w:color="auto"/>
      </w:divBdr>
      <w:divsChild>
        <w:div w:id="282270119">
          <w:marLeft w:val="640"/>
          <w:marRight w:val="0"/>
          <w:marTop w:val="0"/>
          <w:marBottom w:val="0"/>
          <w:divBdr>
            <w:top w:val="none" w:sz="0" w:space="0" w:color="auto"/>
            <w:left w:val="none" w:sz="0" w:space="0" w:color="auto"/>
            <w:bottom w:val="none" w:sz="0" w:space="0" w:color="auto"/>
            <w:right w:val="none" w:sz="0" w:space="0" w:color="auto"/>
          </w:divBdr>
        </w:div>
        <w:div w:id="799349381">
          <w:marLeft w:val="640"/>
          <w:marRight w:val="0"/>
          <w:marTop w:val="0"/>
          <w:marBottom w:val="0"/>
          <w:divBdr>
            <w:top w:val="none" w:sz="0" w:space="0" w:color="auto"/>
            <w:left w:val="none" w:sz="0" w:space="0" w:color="auto"/>
            <w:bottom w:val="none" w:sz="0" w:space="0" w:color="auto"/>
            <w:right w:val="none" w:sz="0" w:space="0" w:color="auto"/>
          </w:divBdr>
        </w:div>
        <w:div w:id="1984193039">
          <w:marLeft w:val="640"/>
          <w:marRight w:val="0"/>
          <w:marTop w:val="0"/>
          <w:marBottom w:val="0"/>
          <w:divBdr>
            <w:top w:val="none" w:sz="0" w:space="0" w:color="auto"/>
            <w:left w:val="none" w:sz="0" w:space="0" w:color="auto"/>
            <w:bottom w:val="none" w:sz="0" w:space="0" w:color="auto"/>
            <w:right w:val="none" w:sz="0" w:space="0" w:color="auto"/>
          </w:divBdr>
        </w:div>
        <w:div w:id="276529009">
          <w:marLeft w:val="640"/>
          <w:marRight w:val="0"/>
          <w:marTop w:val="0"/>
          <w:marBottom w:val="0"/>
          <w:divBdr>
            <w:top w:val="none" w:sz="0" w:space="0" w:color="auto"/>
            <w:left w:val="none" w:sz="0" w:space="0" w:color="auto"/>
            <w:bottom w:val="none" w:sz="0" w:space="0" w:color="auto"/>
            <w:right w:val="none" w:sz="0" w:space="0" w:color="auto"/>
          </w:divBdr>
        </w:div>
        <w:div w:id="1150442539">
          <w:marLeft w:val="640"/>
          <w:marRight w:val="0"/>
          <w:marTop w:val="0"/>
          <w:marBottom w:val="0"/>
          <w:divBdr>
            <w:top w:val="none" w:sz="0" w:space="0" w:color="auto"/>
            <w:left w:val="none" w:sz="0" w:space="0" w:color="auto"/>
            <w:bottom w:val="none" w:sz="0" w:space="0" w:color="auto"/>
            <w:right w:val="none" w:sz="0" w:space="0" w:color="auto"/>
          </w:divBdr>
        </w:div>
        <w:div w:id="263270157">
          <w:marLeft w:val="640"/>
          <w:marRight w:val="0"/>
          <w:marTop w:val="0"/>
          <w:marBottom w:val="0"/>
          <w:divBdr>
            <w:top w:val="none" w:sz="0" w:space="0" w:color="auto"/>
            <w:left w:val="none" w:sz="0" w:space="0" w:color="auto"/>
            <w:bottom w:val="none" w:sz="0" w:space="0" w:color="auto"/>
            <w:right w:val="none" w:sz="0" w:space="0" w:color="auto"/>
          </w:divBdr>
        </w:div>
        <w:div w:id="547449976">
          <w:marLeft w:val="640"/>
          <w:marRight w:val="0"/>
          <w:marTop w:val="0"/>
          <w:marBottom w:val="0"/>
          <w:divBdr>
            <w:top w:val="none" w:sz="0" w:space="0" w:color="auto"/>
            <w:left w:val="none" w:sz="0" w:space="0" w:color="auto"/>
            <w:bottom w:val="none" w:sz="0" w:space="0" w:color="auto"/>
            <w:right w:val="none" w:sz="0" w:space="0" w:color="auto"/>
          </w:divBdr>
        </w:div>
        <w:div w:id="1603996375">
          <w:marLeft w:val="640"/>
          <w:marRight w:val="0"/>
          <w:marTop w:val="0"/>
          <w:marBottom w:val="0"/>
          <w:divBdr>
            <w:top w:val="none" w:sz="0" w:space="0" w:color="auto"/>
            <w:left w:val="none" w:sz="0" w:space="0" w:color="auto"/>
            <w:bottom w:val="none" w:sz="0" w:space="0" w:color="auto"/>
            <w:right w:val="none" w:sz="0" w:space="0" w:color="auto"/>
          </w:divBdr>
        </w:div>
        <w:div w:id="1878156341">
          <w:marLeft w:val="640"/>
          <w:marRight w:val="0"/>
          <w:marTop w:val="0"/>
          <w:marBottom w:val="0"/>
          <w:divBdr>
            <w:top w:val="none" w:sz="0" w:space="0" w:color="auto"/>
            <w:left w:val="none" w:sz="0" w:space="0" w:color="auto"/>
            <w:bottom w:val="none" w:sz="0" w:space="0" w:color="auto"/>
            <w:right w:val="none" w:sz="0" w:space="0" w:color="auto"/>
          </w:divBdr>
        </w:div>
        <w:div w:id="1586840264">
          <w:marLeft w:val="640"/>
          <w:marRight w:val="0"/>
          <w:marTop w:val="0"/>
          <w:marBottom w:val="0"/>
          <w:divBdr>
            <w:top w:val="none" w:sz="0" w:space="0" w:color="auto"/>
            <w:left w:val="none" w:sz="0" w:space="0" w:color="auto"/>
            <w:bottom w:val="none" w:sz="0" w:space="0" w:color="auto"/>
            <w:right w:val="none" w:sz="0" w:space="0" w:color="auto"/>
          </w:divBdr>
        </w:div>
        <w:div w:id="535702268">
          <w:marLeft w:val="640"/>
          <w:marRight w:val="0"/>
          <w:marTop w:val="0"/>
          <w:marBottom w:val="0"/>
          <w:divBdr>
            <w:top w:val="none" w:sz="0" w:space="0" w:color="auto"/>
            <w:left w:val="none" w:sz="0" w:space="0" w:color="auto"/>
            <w:bottom w:val="none" w:sz="0" w:space="0" w:color="auto"/>
            <w:right w:val="none" w:sz="0" w:space="0" w:color="auto"/>
          </w:divBdr>
        </w:div>
        <w:div w:id="414136855">
          <w:marLeft w:val="640"/>
          <w:marRight w:val="0"/>
          <w:marTop w:val="0"/>
          <w:marBottom w:val="0"/>
          <w:divBdr>
            <w:top w:val="none" w:sz="0" w:space="0" w:color="auto"/>
            <w:left w:val="none" w:sz="0" w:space="0" w:color="auto"/>
            <w:bottom w:val="none" w:sz="0" w:space="0" w:color="auto"/>
            <w:right w:val="none" w:sz="0" w:space="0" w:color="auto"/>
          </w:divBdr>
        </w:div>
        <w:div w:id="323506913">
          <w:marLeft w:val="640"/>
          <w:marRight w:val="0"/>
          <w:marTop w:val="0"/>
          <w:marBottom w:val="0"/>
          <w:divBdr>
            <w:top w:val="none" w:sz="0" w:space="0" w:color="auto"/>
            <w:left w:val="none" w:sz="0" w:space="0" w:color="auto"/>
            <w:bottom w:val="none" w:sz="0" w:space="0" w:color="auto"/>
            <w:right w:val="none" w:sz="0" w:space="0" w:color="auto"/>
          </w:divBdr>
        </w:div>
        <w:div w:id="355694285">
          <w:marLeft w:val="640"/>
          <w:marRight w:val="0"/>
          <w:marTop w:val="0"/>
          <w:marBottom w:val="0"/>
          <w:divBdr>
            <w:top w:val="none" w:sz="0" w:space="0" w:color="auto"/>
            <w:left w:val="none" w:sz="0" w:space="0" w:color="auto"/>
            <w:bottom w:val="none" w:sz="0" w:space="0" w:color="auto"/>
            <w:right w:val="none" w:sz="0" w:space="0" w:color="auto"/>
          </w:divBdr>
        </w:div>
        <w:div w:id="812794120">
          <w:marLeft w:val="640"/>
          <w:marRight w:val="0"/>
          <w:marTop w:val="0"/>
          <w:marBottom w:val="0"/>
          <w:divBdr>
            <w:top w:val="none" w:sz="0" w:space="0" w:color="auto"/>
            <w:left w:val="none" w:sz="0" w:space="0" w:color="auto"/>
            <w:bottom w:val="none" w:sz="0" w:space="0" w:color="auto"/>
            <w:right w:val="none" w:sz="0" w:space="0" w:color="auto"/>
          </w:divBdr>
        </w:div>
        <w:div w:id="1809005869">
          <w:marLeft w:val="640"/>
          <w:marRight w:val="0"/>
          <w:marTop w:val="0"/>
          <w:marBottom w:val="0"/>
          <w:divBdr>
            <w:top w:val="none" w:sz="0" w:space="0" w:color="auto"/>
            <w:left w:val="none" w:sz="0" w:space="0" w:color="auto"/>
            <w:bottom w:val="none" w:sz="0" w:space="0" w:color="auto"/>
            <w:right w:val="none" w:sz="0" w:space="0" w:color="auto"/>
          </w:divBdr>
        </w:div>
        <w:div w:id="314341398">
          <w:marLeft w:val="640"/>
          <w:marRight w:val="0"/>
          <w:marTop w:val="0"/>
          <w:marBottom w:val="0"/>
          <w:divBdr>
            <w:top w:val="none" w:sz="0" w:space="0" w:color="auto"/>
            <w:left w:val="none" w:sz="0" w:space="0" w:color="auto"/>
            <w:bottom w:val="none" w:sz="0" w:space="0" w:color="auto"/>
            <w:right w:val="none" w:sz="0" w:space="0" w:color="auto"/>
          </w:divBdr>
        </w:div>
        <w:div w:id="2136217811">
          <w:marLeft w:val="640"/>
          <w:marRight w:val="0"/>
          <w:marTop w:val="0"/>
          <w:marBottom w:val="0"/>
          <w:divBdr>
            <w:top w:val="none" w:sz="0" w:space="0" w:color="auto"/>
            <w:left w:val="none" w:sz="0" w:space="0" w:color="auto"/>
            <w:bottom w:val="none" w:sz="0" w:space="0" w:color="auto"/>
            <w:right w:val="none" w:sz="0" w:space="0" w:color="auto"/>
          </w:divBdr>
        </w:div>
        <w:div w:id="1614508892">
          <w:marLeft w:val="640"/>
          <w:marRight w:val="0"/>
          <w:marTop w:val="0"/>
          <w:marBottom w:val="0"/>
          <w:divBdr>
            <w:top w:val="none" w:sz="0" w:space="0" w:color="auto"/>
            <w:left w:val="none" w:sz="0" w:space="0" w:color="auto"/>
            <w:bottom w:val="none" w:sz="0" w:space="0" w:color="auto"/>
            <w:right w:val="none" w:sz="0" w:space="0" w:color="auto"/>
          </w:divBdr>
        </w:div>
        <w:div w:id="1058019531">
          <w:marLeft w:val="640"/>
          <w:marRight w:val="0"/>
          <w:marTop w:val="0"/>
          <w:marBottom w:val="0"/>
          <w:divBdr>
            <w:top w:val="none" w:sz="0" w:space="0" w:color="auto"/>
            <w:left w:val="none" w:sz="0" w:space="0" w:color="auto"/>
            <w:bottom w:val="none" w:sz="0" w:space="0" w:color="auto"/>
            <w:right w:val="none" w:sz="0" w:space="0" w:color="auto"/>
          </w:divBdr>
        </w:div>
        <w:div w:id="1127704266">
          <w:marLeft w:val="640"/>
          <w:marRight w:val="0"/>
          <w:marTop w:val="0"/>
          <w:marBottom w:val="0"/>
          <w:divBdr>
            <w:top w:val="none" w:sz="0" w:space="0" w:color="auto"/>
            <w:left w:val="none" w:sz="0" w:space="0" w:color="auto"/>
            <w:bottom w:val="none" w:sz="0" w:space="0" w:color="auto"/>
            <w:right w:val="none" w:sz="0" w:space="0" w:color="auto"/>
          </w:divBdr>
        </w:div>
        <w:div w:id="1803502856">
          <w:marLeft w:val="640"/>
          <w:marRight w:val="0"/>
          <w:marTop w:val="0"/>
          <w:marBottom w:val="0"/>
          <w:divBdr>
            <w:top w:val="none" w:sz="0" w:space="0" w:color="auto"/>
            <w:left w:val="none" w:sz="0" w:space="0" w:color="auto"/>
            <w:bottom w:val="none" w:sz="0" w:space="0" w:color="auto"/>
            <w:right w:val="none" w:sz="0" w:space="0" w:color="auto"/>
          </w:divBdr>
        </w:div>
        <w:div w:id="1708286948">
          <w:marLeft w:val="640"/>
          <w:marRight w:val="0"/>
          <w:marTop w:val="0"/>
          <w:marBottom w:val="0"/>
          <w:divBdr>
            <w:top w:val="none" w:sz="0" w:space="0" w:color="auto"/>
            <w:left w:val="none" w:sz="0" w:space="0" w:color="auto"/>
            <w:bottom w:val="none" w:sz="0" w:space="0" w:color="auto"/>
            <w:right w:val="none" w:sz="0" w:space="0" w:color="auto"/>
          </w:divBdr>
        </w:div>
        <w:div w:id="937445372">
          <w:marLeft w:val="640"/>
          <w:marRight w:val="0"/>
          <w:marTop w:val="0"/>
          <w:marBottom w:val="0"/>
          <w:divBdr>
            <w:top w:val="none" w:sz="0" w:space="0" w:color="auto"/>
            <w:left w:val="none" w:sz="0" w:space="0" w:color="auto"/>
            <w:bottom w:val="none" w:sz="0" w:space="0" w:color="auto"/>
            <w:right w:val="none" w:sz="0" w:space="0" w:color="auto"/>
          </w:divBdr>
        </w:div>
        <w:div w:id="793135772">
          <w:marLeft w:val="640"/>
          <w:marRight w:val="0"/>
          <w:marTop w:val="0"/>
          <w:marBottom w:val="0"/>
          <w:divBdr>
            <w:top w:val="none" w:sz="0" w:space="0" w:color="auto"/>
            <w:left w:val="none" w:sz="0" w:space="0" w:color="auto"/>
            <w:bottom w:val="none" w:sz="0" w:space="0" w:color="auto"/>
            <w:right w:val="none" w:sz="0" w:space="0" w:color="auto"/>
          </w:divBdr>
        </w:div>
        <w:div w:id="1631013565">
          <w:marLeft w:val="640"/>
          <w:marRight w:val="0"/>
          <w:marTop w:val="0"/>
          <w:marBottom w:val="0"/>
          <w:divBdr>
            <w:top w:val="none" w:sz="0" w:space="0" w:color="auto"/>
            <w:left w:val="none" w:sz="0" w:space="0" w:color="auto"/>
            <w:bottom w:val="none" w:sz="0" w:space="0" w:color="auto"/>
            <w:right w:val="none" w:sz="0" w:space="0" w:color="auto"/>
          </w:divBdr>
        </w:div>
        <w:div w:id="1145320801">
          <w:marLeft w:val="640"/>
          <w:marRight w:val="0"/>
          <w:marTop w:val="0"/>
          <w:marBottom w:val="0"/>
          <w:divBdr>
            <w:top w:val="none" w:sz="0" w:space="0" w:color="auto"/>
            <w:left w:val="none" w:sz="0" w:space="0" w:color="auto"/>
            <w:bottom w:val="none" w:sz="0" w:space="0" w:color="auto"/>
            <w:right w:val="none" w:sz="0" w:space="0" w:color="auto"/>
          </w:divBdr>
        </w:div>
        <w:div w:id="1452548386">
          <w:marLeft w:val="640"/>
          <w:marRight w:val="0"/>
          <w:marTop w:val="0"/>
          <w:marBottom w:val="0"/>
          <w:divBdr>
            <w:top w:val="none" w:sz="0" w:space="0" w:color="auto"/>
            <w:left w:val="none" w:sz="0" w:space="0" w:color="auto"/>
            <w:bottom w:val="none" w:sz="0" w:space="0" w:color="auto"/>
            <w:right w:val="none" w:sz="0" w:space="0" w:color="auto"/>
          </w:divBdr>
        </w:div>
        <w:div w:id="507795714">
          <w:marLeft w:val="640"/>
          <w:marRight w:val="0"/>
          <w:marTop w:val="0"/>
          <w:marBottom w:val="0"/>
          <w:divBdr>
            <w:top w:val="none" w:sz="0" w:space="0" w:color="auto"/>
            <w:left w:val="none" w:sz="0" w:space="0" w:color="auto"/>
            <w:bottom w:val="none" w:sz="0" w:space="0" w:color="auto"/>
            <w:right w:val="none" w:sz="0" w:space="0" w:color="auto"/>
          </w:divBdr>
        </w:div>
        <w:div w:id="1272587077">
          <w:marLeft w:val="640"/>
          <w:marRight w:val="0"/>
          <w:marTop w:val="0"/>
          <w:marBottom w:val="0"/>
          <w:divBdr>
            <w:top w:val="none" w:sz="0" w:space="0" w:color="auto"/>
            <w:left w:val="none" w:sz="0" w:space="0" w:color="auto"/>
            <w:bottom w:val="none" w:sz="0" w:space="0" w:color="auto"/>
            <w:right w:val="none" w:sz="0" w:space="0" w:color="auto"/>
          </w:divBdr>
        </w:div>
        <w:div w:id="783883491">
          <w:marLeft w:val="640"/>
          <w:marRight w:val="0"/>
          <w:marTop w:val="0"/>
          <w:marBottom w:val="0"/>
          <w:divBdr>
            <w:top w:val="none" w:sz="0" w:space="0" w:color="auto"/>
            <w:left w:val="none" w:sz="0" w:space="0" w:color="auto"/>
            <w:bottom w:val="none" w:sz="0" w:space="0" w:color="auto"/>
            <w:right w:val="none" w:sz="0" w:space="0" w:color="auto"/>
          </w:divBdr>
        </w:div>
        <w:div w:id="1409420230">
          <w:marLeft w:val="640"/>
          <w:marRight w:val="0"/>
          <w:marTop w:val="0"/>
          <w:marBottom w:val="0"/>
          <w:divBdr>
            <w:top w:val="none" w:sz="0" w:space="0" w:color="auto"/>
            <w:left w:val="none" w:sz="0" w:space="0" w:color="auto"/>
            <w:bottom w:val="none" w:sz="0" w:space="0" w:color="auto"/>
            <w:right w:val="none" w:sz="0" w:space="0" w:color="auto"/>
          </w:divBdr>
        </w:div>
        <w:div w:id="1083645086">
          <w:marLeft w:val="640"/>
          <w:marRight w:val="0"/>
          <w:marTop w:val="0"/>
          <w:marBottom w:val="0"/>
          <w:divBdr>
            <w:top w:val="none" w:sz="0" w:space="0" w:color="auto"/>
            <w:left w:val="none" w:sz="0" w:space="0" w:color="auto"/>
            <w:bottom w:val="none" w:sz="0" w:space="0" w:color="auto"/>
            <w:right w:val="none" w:sz="0" w:space="0" w:color="auto"/>
          </w:divBdr>
        </w:div>
        <w:div w:id="1802259497">
          <w:marLeft w:val="640"/>
          <w:marRight w:val="0"/>
          <w:marTop w:val="0"/>
          <w:marBottom w:val="0"/>
          <w:divBdr>
            <w:top w:val="none" w:sz="0" w:space="0" w:color="auto"/>
            <w:left w:val="none" w:sz="0" w:space="0" w:color="auto"/>
            <w:bottom w:val="none" w:sz="0" w:space="0" w:color="auto"/>
            <w:right w:val="none" w:sz="0" w:space="0" w:color="auto"/>
          </w:divBdr>
        </w:div>
        <w:div w:id="1747802883">
          <w:marLeft w:val="640"/>
          <w:marRight w:val="0"/>
          <w:marTop w:val="0"/>
          <w:marBottom w:val="0"/>
          <w:divBdr>
            <w:top w:val="none" w:sz="0" w:space="0" w:color="auto"/>
            <w:left w:val="none" w:sz="0" w:space="0" w:color="auto"/>
            <w:bottom w:val="none" w:sz="0" w:space="0" w:color="auto"/>
            <w:right w:val="none" w:sz="0" w:space="0" w:color="auto"/>
          </w:divBdr>
        </w:div>
        <w:div w:id="443500669">
          <w:marLeft w:val="640"/>
          <w:marRight w:val="0"/>
          <w:marTop w:val="0"/>
          <w:marBottom w:val="0"/>
          <w:divBdr>
            <w:top w:val="none" w:sz="0" w:space="0" w:color="auto"/>
            <w:left w:val="none" w:sz="0" w:space="0" w:color="auto"/>
            <w:bottom w:val="none" w:sz="0" w:space="0" w:color="auto"/>
            <w:right w:val="none" w:sz="0" w:space="0" w:color="auto"/>
          </w:divBdr>
        </w:div>
        <w:div w:id="197939491">
          <w:marLeft w:val="640"/>
          <w:marRight w:val="0"/>
          <w:marTop w:val="0"/>
          <w:marBottom w:val="0"/>
          <w:divBdr>
            <w:top w:val="none" w:sz="0" w:space="0" w:color="auto"/>
            <w:left w:val="none" w:sz="0" w:space="0" w:color="auto"/>
            <w:bottom w:val="none" w:sz="0" w:space="0" w:color="auto"/>
            <w:right w:val="none" w:sz="0" w:space="0" w:color="auto"/>
          </w:divBdr>
        </w:div>
        <w:div w:id="1123689547">
          <w:marLeft w:val="640"/>
          <w:marRight w:val="0"/>
          <w:marTop w:val="0"/>
          <w:marBottom w:val="0"/>
          <w:divBdr>
            <w:top w:val="none" w:sz="0" w:space="0" w:color="auto"/>
            <w:left w:val="none" w:sz="0" w:space="0" w:color="auto"/>
            <w:bottom w:val="none" w:sz="0" w:space="0" w:color="auto"/>
            <w:right w:val="none" w:sz="0" w:space="0" w:color="auto"/>
          </w:divBdr>
        </w:div>
        <w:div w:id="1803694765">
          <w:marLeft w:val="640"/>
          <w:marRight w:val="0"/>
          <w:marTop w:val="0"/>
          <w:marBottom w:val="0"/>
          <w:divBdr>
            <w:top w:val="none" w:sz="0" w:space="0" w:color="auto"/>
            <w:left w:val="none" w:sz="0" w:space="0" w:color="auto"/>
            <w:bottom w:val="none" w:sz="0" w:space="0" w:color="auto"/>
            <w:right w:val="none" w:sz="0" w:space="0" w:color="auto"/>
          </w:divBdr>
        </w:div>
        <w:div w:id="516388360">
          <w:marLeft w:val="640"/>
          <w:marRight w:val="0"/>
          <w:marTop w:val="0"/>
          <w:marBottom w:val="0"/>
          <w:divBdr>
            <w:top w:val="none" w:sz="0" w:space="0" w:color="auto"/>
            <w:left w:val="none" w:sz="0" w:space="0" w:color="auto"/>
            <w:bottom w:val="none" w:sz="0" w:space="0" w:color="auto"/>
            <w:right w:val="none" w:sz="0" w:space="0" w:color="auto"/>
          </w:divBdr>
        </w:div>
        <w:div w:id="930049389">
          <w:marLeft w:val="640"/>
          <w:marRight w:val="0"/>
          <w:marTop w:val="0"/>
          <w:marBottom w:val="0"/>
          <w:divBdr>
            <w:top w:val="none" w:sz="0" w:space="0" w:color="auto"/>
            <w:left w:val="none" w:sz="0" w:space="0" w:color="auto"/>
            <w:bottom w:val="none" w:sz="0" w:space="0" w:color="auto"/>
            <w:right w:val="none" w:sz="0" w:space="0" w:color="auto"/>
          </w:divBdr>
        </w:div>
        <w:div w:id="484976706">
          <w:marLeft w:val="640"/>
          <w:marRight w:val="0"/>
          <w:marTop w:val="0"/>
          <w:marBottom w:val="0"/>
          <w:divBdr>
            <w:top w:val="none" w:sz="0" w:space="0" w:color="auto"/>
            <w:left w:val="none" w:sz="0" w:space="0" w:color="auto"/>
            <w:bottom w:val="none" w:sz="0" w:space="0" w:color="auto"/>
            <w:right w:val="none" w:sz="0" w:space="0" w:color="auto"/>
          </w:divBdr>
        </w:div>
        <w:div w:id="1962639331">
          <w:marLeft w:val="640"/>
          <w:marRight w:val="0"/>
          <w:marTop w:val="0"/>
          <w:marBottom w:val="0"/>
          <w:divBdr>
            <w:top w:val="none" w:sz="0" w:space="0" w:color="auto"/>
            <w:left w:val="none" w:sz="0" w:space="0" w:color="auto"/>
            <w:bottom w:val="none" w:sz="0" w:space="0" w:color="auto"/>
            <w:right w:val="none" w:sz="0" w:space="0" w:color="auto"/>
          </w:divBdr>
        </w:div>
        <w:div w:id="1265308907">
          <w:marLeft w:val="640"/>
          <w:marRight w:val="0"/>
          <w:marTop w:val="0"/>
          <w:marBottom w:val="0"/>
          <w:divBdr>
            <w:top w:val="none" w:sz="0" w:space="0" w:color="auto"/>
            <w:left w:val="none" w:sz="0" w:space="0" w:color="auto"/>
            <w:bottom w:val="none" w:sz="0" w:space="0" w:color="auto"/>
            <w:right w:val="none" w:sz="0" w:space="0" w:color="auto"/>
          </w:divBdr>
        </w:div>
        <w:div w:id="99763866">
          <w:marLeft w:val="640"/>
          <w:marRight w:val="0"/>
          <w:marTop w:val="0"/>
          <w:marBottom w:val="0"/>
          <w:divBdr>
            <w:top w:val="none" w:sz="0" w:space="0" w:color="auto"/>
            <w:left w:val="none" w:sz="0" w:space="0" w:color="auto"/>
            <w:bottom w:val="none" w:sz="0" w:space="0" w:color="auto"/>
            <w:right w:val="none" w:sz="0" w:space="0" w:color="auto"/>
          </w:divBdr>
        </w:div>
        <w:div w:id="304747784">
          <w:marLeft w:val="640"/>
          <w:marRight w:val="0"/>
          <w:marTop w:val="0"/>
          <w:marBottom w:val="0"/>
          <w:divBdr>
            <w:top w:val="none" w:sz="0" w:space="0" w:color="auto"/>
            <w:left w:val="none" w:sz="0" w:space="0" w:color="auto"/>
            <w:bottom w:val="none" w:sz="0" w:space="0" w:color="auto"/>
            <w:right w:val="none" w:sz="0" w:space="0" w:color="auto"/>
          </w:divBdr>
        </w:div>
        <w:div w:id="1713924070">
          <w:marLeft w:val="640"/>
          <w:marRight w:val="0"/>
          <w:marTop w:val="0"/>
          <w:marBottom w:val="0"/>
          <w:divBdr>
            <w:top w:val="none" w:sz="0" w:space="0" w:color="auto"/>
            <w:left w:val="none" w:sz="0" w:space="0" w:color="auto"/>
            <w:bottom w:val="none" w:sz="0" w:space="0" w:color="auto"/>
            <w:right w:val="none" w:sz="0" w:space="0" w:color="auto"/>
          </w:divBdr>
        </w:div>
        <w:div w:id="449974348">
          <w:marLeft w:val="640"/>
          <w:marRight w:val="0"/>
          <w:marTop w:val="0"/>
          <w:marBottom w:val="0"/>
          <w:divBdr>
            <w:top w:val="none" w:sz="0" w:space="0" w:color="auto"/>
            <w:left w:val="none" w:sz="0" w:space="0" w:color="auto"/>
            <w:bottom w:val="none" w:sz="0" w:space="0" w:color="auto"/>
            <w:right w:val="none" w:sz="0" w:space="0" w:color="auto"/>
          </w:divBdr>
        </w:div>
        <w:div w:id="1014577537">
          <w:marLeft w:val="640"/>
          <w:marRight w:val="0"/>
          <w:marTop w:val="0"/>
          <w:marBottom w:val="0"/>
          <w:divBdr>
            <w:top w:val="none" w:sz="0" w:space="0" w:color="auto"/>
            <w:left w:val="none" w:sz="0" w:space="0" w:color="auto"/>
            <w:bottom w:val="none" w:sz="0" w:space="0" w:color="auto"/>
            <w:right w:val="none" w:sz="0" w:space="0" w:color="auto"/>
          </w:divBdr>
        </w:div>
        <w:div w:id="323431562">
          <w:marLeft w:val="640"/>
          <w:marRight w:val="0"/>
          <w:marTop w:val="0"/>
          <w:marBottom w:val="0"/>
          <w:divBdr>
            <w:top w:val="none" w:sz="0" w:space="0" w:color="auto"/>
            <w:left w:val="none" w:sz="0" w:space="0" w:color="auto"/>
            <w:bottom w:val="none" w:sz="0" w:space="0" w:color="auto"/>
            <w:right w:val="none" w:sz="0" w:space="0" w:color="auto"/>
          </w:divBdr>
        </w:div>
        <w:div w:id="1035471462">
          <w:marLeft w:val="640"/>
          <w:marRight w:val="0"/>
          <w:marTop w:val="0"/>
          <w:marBottom w:val="0"/>
          <w:divBdr>
            <w:top w:val="none" w:sz="0" w:space="0" w:color="auto"/>
            <w:left w:val="none" w:sz="0" w:space="0" w:color="auto"/>
            <w:bottom w:val="none" w:sz="0" w:space="0" w:color="auto"/>
            <w:right w:val="none" w:sz="0" w:space="0" w:color="auto"/>
          </w:divBdr>
        </w:div>
        <w:div w:id="133108963">
          <w:marLeft w:val="640"/>
          <w:marRight w:val="0"/>
          <w:marTop w:val="0"/>
          <w:marBottom w:val="0"/>
          <w:divBdr>
            <w:top w:val="none" w:sz="0" w:space="0" w:color="auto"/>
            <w:left w:val="none" w:sz="0" w:space="0" w:color="auto"/>
            <w:bottom w:val="none" w:sz="0" w:space="0" w:color="auto"/>
            <w:right w:val="none" w:sz="0" w:space="0" w:color="auto"/>
          </w:divBdr>
        </w:div>
        <w:div w:id="1426219873">
          <w:marLeft w:val="640"/>
          <w:marRight w:val="0"/>
          <w:marTop w:val="0"/>
          <w:marBottom w:val="0"/>
          <w:divBdr>
            <w:top w:val="none" w:sz="0" w:space="0" w:color="auto"/>
            <w:left w:val="none" w:sz="0" w:space="0" w:color="auto"/>
            <w:bottom w:val="none" w:sz="0" w:space="0" w:color="auto"/>
            <w:right w:val="none" w:sz="0" w:space="0" w:color="auto"/>
          </w:divBdr>
        </w:div>
        <w:div w:id="868176901">
          <w:marLeft w:val="640"/>
          <w:marRight w:val="0"/>
          <w:marTop w:val="0"/>
          <w:marBottom w:val="0"/>
          <w:divBdr>
            <w:top w:val="none" w:sz="0" w:space="0" w:color="auto"/>
            <w:left w:val="none" w:sz="0" w:space="0" w:color="auto"/>
            <w:bottom w:val="none" w:sz="0" w:space="0" w:color="auto"/>
            <w:right w:val="none" w:sz="0" w:space="0" w:color="auto"/>
          </w:divBdr>
        </w:div>
        <w:div w:id="1556308564">
          <w:marLeft w:val="640"/>
          <w:marRight w:val="0"/>
          <w:marTop w:val="0"/>
          <w:marBottom w:val="0"/>
          <w:divBdr>
            <w:top w:val="none" w:sz="0" w:space="0" w:color="auto"/>
            <w:left w:val="none" w:sz="0" w:space="0" w:color="auto"/>
            <w:bottom w:val="none" w:sz="0" w:space="0" w:color="auto"/>
            <w:right w:val="none" w:sz="0" w:space="0" w:color="auto"/>
          </w:divBdr>
        </w:div>
        <w:div w:id="1750348022">
          <w:marLeft w:val="640"/>
          <w:marRight w:val="0"/>
          <w:marTop w:val="0"/>
          <w:marBottom w:val="0"/>
          <w:divBdr>
            <w:top w:val="none" w:sz="0" w:space="0" w:color="auto"/>
            <w:left w:val="none" w:sz="0" w:space="0" w:color="auto"/>
            <w:bottom w:val="none" w:sz="0" w:space="0" w:color="auto"/>
            <w:right w:val="none" w:sz="0" w:space="0" w:color="auto"/>
          </w:divBdr>
        </w:div>
        <w:div w:id="1585871584">
          <w:marLeft w:val="640"/>
          <w:marRight w:val="0"/>
          <w:marTop w:val="0"/>
          <w:marBottom w:val="0"/>
          <w:divBdr>
            <w:top w:val="none" w:sz="0" w:space="0" w:color="auto"/>
            <w:left w:val="none" w:sz="0" w:space="0" w:color="auto"/>
            <w:bottom w:val="none" w:sz="0" w:space="0" w:color="auto"/>
            <w:right w:val="none" w:sz="0" w:space="0" w:color="auto"/>
          </w:divBdr>
        </w:div>
        <w:div w:id="464470677">
          <w:marLeft w:val="640"/>
          <w:marRight w:val="0"/>
          <w:marTop w:val="0"/>
          <w:marBottom w:val="0"/>
          <w:divBdr>
            <w:top w:val="none" w:sz="0" w:space="0" w:color="auto"/>
            <w:left w:val="none" w:sz="0" w:space="0" w:color="auto"/>
            <w:bottom w:val="none" w:sz="0" w:space="0" w:color="auto"/>
            <w:right w:val="none" w:sz="0" w:space="0" w:color="auto"/>
          </w:divBdr>
        </w:div>
        <w:div w:id="1855147140">
          <w:marLeft w:val="640"/>
          <w:marRight w:val="0"/>
          <w:marTop w:val="0"/>
          <w:marBottom w:val="0"/>
          <w:divBdr>
            <w:top w:val="none" w:sz="0" w:space="0" w:color="auto"/>
            <w:left w:val="none" w:sz="0" w:space="0" w:color="auto"/>
            <w:bottom w:val="none" w:sz="0" w:space="0" w:color="auto"/>
            <w:right w:val="none" w:sz="0" w:space="0" w:color="auto"/>
          </w:divBdr>
        </w:div>
        <w:div w:id="1999454336">
          <w:marLeft w:val="640"/>
          <w:marRight w:val="0"/>
          <w:marTop w:val="0"/>
          <w:marBottom w:val="0"/>
          <w:divBdr>
            <w:top w:val="none" w:sz="0" w:space="0" w:color="auto"/>
            <w:left w:val="none" w:sz="0" w:space="0" w:color="auto"/>
            <w:bottom w:val="none" w:sz="0" w:space="0" w:color="auto"/>
            <w:right w:val="none" w:sz="0" w:space="0" w:color="auto"/>
          </w:divBdr>
        </w:div>
        <w:div w:id="336083312">
          <w:marLeft w:val="640"/>
          <w:marRight w:val="0"/>
          <w:marTop w:val="0"/>
          <w:marBottom w:val="0"/>
          <w:divBdr>
            <w:top w:val="none" w:sz="0" w:space="0" w:color="auto"/>
            <w:left w:val="none" w:sz="0" w:space="0" w:color="auto"/>
            <w:bottom w:val="none" w:sz="0" w:space="0" w:color="auto"/>
            <w:right w:val="none" w:sz="0" w:space="0" w:color="auto"/>
          </w:divBdr>
        </w:div>
        <w:div w:id="87586314">
          <w:marLeft w:val="640"/>
          <w:marRight w:val="0"/>
          <w:marTop w:val="0"/>
          <w:marBottom w:val="0"/>
          <w:divBdr>
            <w:top w:val="none" w:sz="0" w:space="0" w:color="auto"/>
            <w:left w:val="none" w:sz="0" w:space="0" w:color="auto"/>
            <w:bottom w:val="none" w:sz="0" w:space="0" w:color="auto"/>
            <w:right w:val="none" w:sz="0" w:space="0" w:color="auto"/>
          </w:divBdr>
        </w:div>
        <w:div w:id="2003965615">
          <w:marLeft w:val="640"/>
          <w:marRight w:val="0"/>
          <w:marTop w:val="0"/>
          <w:marBottom w:val="0"/>
          <w:divBdr>
            <w:top w:val="none" w:sz="0" w:space="0" w:color="auto"/>
            <w:left w:val="none" w:sz="0" w:space="0" w:color="auto"/>
            <w:bottom w:val="none" w:sz="0" w:space="0" w:color="auto"/>
            <w:right w:val="none" w:sz="0" w:space="0" w:color="auto"/>
          </w:divBdr>
        </w:div>
        <w:div w:id="1263415784">
          <w:marLeft w:val="640"/>
          <w:marRight w:val="0"/>
          <w:marTop w:val="0"/>
          <w:marBottom w:val="0"/>
          <w:divBdr>
            <w:top w:val="none" w:sz="0" w:space="0" w:color="auto"/>
            <w:left w:val="none" w:sz="0" w:space="0" w:color="auto"/>
            <w:bottom w:val="none" w:sz="0" w:space="0" w:color="auto"/>
            <w:right w:val="none" w:sz="0" w:space="0" w:color="auto"/>
          </w:divBdr>
        </w:div>
        <w:div w:id="969047777">
          <w:marLeft w:val="640"/>
          <w:marRight w:val="0"/>
          <w:marTop w:val="0"/>
          <w:marBottom w:val="0"/>
          <w:divBdr>
            <w:top w:val="none" w:sz="0" w:space="0" w:color="auto"/>
            <w:left w:val="none" w:sz="0" w:space="0" w:color="auto"/>
            <w:bottom w:val="none" w:sz="0" w:space="0" w:color="auto"/>
            <w:right w:val="none" w:sz="0" w:space="0" w:color="auto"/>
          </w:divBdr>
        </w:div>
        <w:div w:id="957300712">
          <w:marLeft w:val="640"/>
          <w:marRight w:val="0"/>
          <w:marTop w:val="0"/>
          <w:marBottom w:val="0"/>
          <w:divBdr>
            <w:top w:val="none" w:sz="0" w:space="0" w:color="auto"/>
            <w:left w:val="none" w:sz="0" w:space="0" w:color="auto"/>
            <w:bottom w:val="none" w:sz="0" w:space="0" w:color="auto"/>
            <w:right w:val="none" w:sz="0" w:space="0" w:color="auto"/>
          </w:divBdr>
        </w:div>
        <w:div w:id="1426880474">
          <w:marLeft w:val="640"/>
          <w:marRight w:val="0"/>
          <w:marTop w:val="0"/>
          <w:marBottom w:val="0"/>
          <w:divBdr>
            <w:top w:val="none" w:sz="0" w:space="0" w:color="auto"/>
            <w:left w:val="none" w:sz="0" w:space="0" w:color="auto"/>
            <w:bottom w:val="none" w:sz="0" w:space="0" w:color="auto"/>
            <w:right w:val="none" w:sz="0" w:space="0" w:color="auto"/>
          </w:divBdr>
        </w:div>
        <w:div w:id="574242730">
          <w:marLeft w:val="640"/>
          <w:marRight w:val="0"/>
          <w:marTop w:val="0"/>
          <w:marBottom w:val="0"/>
          <w:divBdr>
            <w:top w:val="none" w:sz="0" w:space="0" w:color="auto"/>
            <w:left w:val="none" w:sz="0" w:space="0" w:color="auto"/>
            <w:bottom w:val="none" w:sz="0" w:space="0" w:color="auto"/>
            <w:right w:val="none" w:sz="0" w:space="0" w:color="auto"/>
          </w:divBdr>
        </w:div>
        <w:div w:id="30034951">
          <w:marLeft w:val="640"/>
          <w:marRight w:val="0"/>
          <w:marTop w:val="0"/>
          <w:marBottom w:val="0"/>
          <w:divBdr>
            <w:top w:val="none" w:sz="0" w:space="0" w:color="auto"/>
            <w:left w:val="none" w:sz="0" w:space="0" w:color="auto"/>
            <w:bottom w:val="none" w:sz="0" w:space="0" w:color="auto"/>
            <w:right w:val="none" w:sz="0" w:space="0" w:color="auto"/>
          </w:divBdr>
        </w:div>
        <w:div w:id="1239055279">
          <w:marLeft w:val="640"/>
          <w:marRight w:val="0"/>
          <w:marTop w:val="0"/>
          <w:marBottom w:val="0"/>
          <w:divBdr>
            <w:top w:val="none" w:sz="0" w:space="0" w:color="auto"/>
            <w:left w:val="none" w:sz="0" w:space="0" w:color="auto"/>
            <w:bottom w:val="none" w:sz="0" w:space="0" w:color="auto"/>
            <w:right w:val="none" w:sz="0" w:space="0" w:color="auto"/>
          </w:divBdr>
        </w:div>
        <w:div w:id="288628193">
          <w:marLeft w:val="640"/>
          <w:marRight w:val="0"/>
          <w:marTop w:val="0"/>
          <w:marBottom w:val="0"/>
          <w:divBdr>
            <w:top w:val="none" w:sz="0" w:space="0" w:color="auto"/>
            <w:left w:val="none" w:sz="0" w:space="0" w:color="auto"/>
            <w:bottom w:val="none" w:sz="0" w:space="0" w:color="auto"/>
            <w:right w:val="none" w:sz="0" w:space="0" w:color="auto"/>
          </w:divBdr>
        </w:div>
        <w:div w:id="1096754449">
          <w:marLeft w:val="640"/>
          <w:marRight w:val="0"/>
          <w:marTop w:val="0"/>
          <w:marBottom w:val="0"/>
          <w:divBdr>
            <w:top w:val="none" w:sz="0" w:space="0" w:color="auto"/>
            <w:left w:val="none" w:sz="0" w:space="0" w:color="auto"/>
            <w:bottom w:val="none" w:sz="0" w:space="0" w:color="auto"/>
            <w:right w:val="none" w:sz="0" w:space="0" w:color="auto"/>
          </w:divBdr>
        </w:div>
        <w:div w:id="542864311">
          <w:marLeft w:val="640"/>
          <w:marRight w:val="0"/>
          <w:marTop w:val="0"/>
          <w:marBottom w:val="0"/>
          <w:divBdr>
            <w:top w:val="none" w:sz="0" w:space="0" w:color="auto"/>
            <w:left w:val="none" w:sz="0" w:space="0" w:color="auto"/>
            <w:bottom w:val="none" w:sz="0" w:space="0" w:color="auto"/>
            <w:right w:val="none" w:sz="0" w:space="0" w:color="auto"/>
          </w:divBdr>
        </w:div>
        <w:div w:id="1619677779">
          <w:marLeft w:val="640"/>
          <w:marRight w:val="0"/>
          <w:marTop w:val="0"/>
          <w:marBottom w:val="0"/>
          <w:divBdr>
            <w:top w:val="none" w:sz="0" w:space="0" w:color="auto"/>
            <w:left w:val="none" w:sz="0" w:space="0" w:color="auto"/>
            <w:bottom w:val="none" w:sz="0" w:space="0" w:color="auto"/>
            <w:right w:val="none" w:sz="0" w:space="0" w:color="auto"/>
          </w:divBdr>
        </w:div>
        <w:div w:id="1621496228">
          <w:marLeft w:val="640"/>
          <w:marRight w:val="0"/>
          <w:marTop w:val="0"/>
          <w:marBottom w:val="0"/>
          <w:divBdr>
            <w:top w:val="none" w:sz="0" w:space="0" w:color="auto"/>
            <w:left w:val="none" w:sz="0" w:space="0" w:color="auto"/>
            <w:bottom w:val="none" w:sz="0" w:space="0" w:color="auto"/>
            <w:right w:val="none" w:sz="0" w:space="0" w:color="auto"/>
          </w:divBdr>
        </w:div>
        <w:div w:id="1620379666">
          <w:marLeft w:val="640"/>
          <w:marRight w:val="0"/>
          <w:marTop w:val="0"/>
          <w:marBottom w:val="0"/>
          <w:divBdr>
            <w:top w:val="none" w:sz="0" w:space="0" w:color="auto"/>
            <w:left w:val="none" w:sz="0" w:space="0" w:color="auto"/>
            <w:bottom w:val="none" w:sz="0" w:space="0" w:color="auto"/>
            <w:right w:val="none" w:sz="0" w:space="0" w:color="auto"/>
          </w:divBdr>
        </w:div>
        <w:div w:id="491289120">
          <w:marLeft w:val="640"/>
          <w:marRight w:val="0"/>
          <w:marTop w:val="0"/>
          <w:marBottom w:val="0"/>
          <w:divBdr>
            <w:top w:val="none" w:sz="0" w:space="0" w:color="auto"/>
            <w:left w:val="none" w:sz="0" w:space="0" w:color="auto"/>
            <w:bottom w:val="none" w:sz="0" w:space="0" w:color="auto"/>
            <w:right w:val="none" w:sz="0" w:space="0" w:color="auto"/>
          </w:divBdr>
        </w:div>
        <w:div w:id="1317956880">
          <w:marLeft w:val="640"/>
          <w:marRight w:val="0"/>
          <w:marTop w:val="0"/>
          <w:marBottom w:val="0"/>
          <w:divBdr>
            <w:top w:val="none" w:sz="0" w:space="0" w:color="auto"/>
            <w:left w:val="none" w:sz="0" w:space="0" w:color="auto"/>
            <w:bottom w:val="none" w:sz="0" w:space="0" w:color="auto"/>
            <w:right w:val="none" w:sz="0" w:space="0" w:color="auto"/>
          </w:divBdr>
        </w:div>
        <w:div w:id="645862929">
          <w:marLeft w:val="640"/>
          <w:marRight w:val="0"/>
          <w:marTop w:val="0"/>
          <w:marBottom w:val="0"/>
          <w:divBdr>
            <w:top w:val="none" w:sz="0" w:space="0" w:color="auto"/>
            <w:left w:val="none" w:sz="0" w:space="0" w:color="auto"/>
            <w:bottom w:val="none" w:sz="0" w:space="0" w:color="auto"/>
            <w:right w:val="none" w:sz="0" w:space="0" w:color="auto"/>
          </w:divBdr>
        </w:div>
        <w:div w:id="116416765">
          <w:marLeft w:val="640"/>
          <w:marRight w:val="0"/>
          <w:marTop w:val="0"/>
          <w:marBottom w:val="0"/>
          <w:divBdr>
            <w:top w:val="none" w:sz="0" w:space="0" w:color="auto"/>
            <w:left w:val="none" w:sz="0" w:space="0" w:color="auto"/>
            <w:bottom w:val="none" w:sz="0" w:space="0" w:color="auto"/>
            <w:right w:val="none" w:sz="0" w:space="0" w:color="auto"/>
          </w:divBdr>
        </w:div>
        <w:div w:id="1778792592">
          <w:marLeft w:val="640"/>
          <w:marRight w:val="0"/>
          <w:marTop w:val="0"/>
          <w:marBottom w:val="0"/>
          <w:divBdr>
            <w:top w:val="none" w:sz="0" w:space="0" w:color="auto"/>
            <w:left w:val="none" w:sz="0" w:space="0" w:color="auto"/>
            <w:bottom w:val="none" w:sz="0" w:space="0" w:color="auto"/>
            <w:right w:val="none" w:sz="0" w:space="0" w:color="auto"/>
          </w:divBdr>
        </w:div>
        <w:div w:id="2076931049">
          <w:marLeft w:val="640"/>
          <w:marRight w:val="0"/>
          <w:marTop w:val="0"/>
          <w:marBottom w:val="0"/>
          <w:divBdr>
            <w:top w:val="none" w:sz="0" w:space="0" w:color="auto"/>
            <w:left w:val="none" w:sz="0" w:space="0" w:color="auto"/>
            <w:bottom w:val="none" w:sz="0" w:space="0" w:color="auto"/>
            <w:right w:val="none" w:sz="0" w:space="0" w:color="auto"/>
          </w:divBdr>
        </w:div>
        <w:div w:id="1506436179">
          <w:marLeft w:val="640"/>
          <w:marRight w:val="0"/>
          <w:marTop w:val="0"/>
          <w:marBottom w:val="0"/>
          <w:divBdr>
            <w:top w:val="none" w:sz="0" w:space="0" w:color="auto"/>
            <w:left w:val="none" w:sz="0" w:space="0" w:color="auto"/>
            <w:bottom w:val="none" w:sz="0" w:space="0" w:color="auto"/>
            <w:right w:val="none" w:sz="0" w:space="0" w:color="auto"/>
          </w:divBdr>
        </w:div>
        <w:div w:id="2058703102">
          <w:marLeft w:val="640"/>
          <w:marRight w:val="0"/>
          <w:marTop w:val="0"/>
          <w:marBottom w:val="0"/>
          <w:divBdr>
            <w:top w:val="none" w:sz="0" w:space="0" w:color="auto"/>
            <w:left w:val="none" w:sz="0" w:space="0" w:color="auto"/>
            <w:bottom w:val="none" w:sz="0" w:space="0" w:color="auto"/>
            <w:right w:val="none" w:sz="0" w:space="0" w:color="auto"/>
          </w:divBdr>
        </w:div>
        <w:div w:id="793870004">
          <w:marLeft w:val="640"/>
          <w:marRight w:val="0"/>
          <w:marTop w:val="0"/>
          <w:marBottom w:val="0"/>
          <w:divBdr>
            <w:top w:val="none" w:sz="0" w:space="0" w:color="auto"/>
            <w:left w:val="none" w:sz="0" w:space="0" w:color="auto"/>
            <w:bottom w:val="none" w:sz="0" w:space="0" w:color="auto"/>
            <w:right w:val="none" w:sz="0" w:space="0" w:color="auto"/>
          </w:divBdr>
        </w:div>
        <w:div w:id="2024167575">
          <w:marLeft w:val="640"/>
          <w:marRight w:val="0"/>
          <w:marTop w:val="0"/>
          <w:marBottom w:val="0"/>
          <w:divBdr>
            <w:top w:val="none" w:sz="0" w:space="0" w:color="auto"/>
            <w:left w:val="none" w:sz="0" w:space="0" w:color="auto"/>
            <w:bottom w:val="none" w:sz="0" w:space="0" w:color="auto"/>
            <w:right w:val="none" w:sz="0" w:space="0" w:color="auto"/>
          </w:divBdr>
        </w:div>
        <w:div w:id="1273972558">
          <w:marLeft w:val="640"/>
          <w:marRight w:val="0"/>
          <w:marTop w:val="0"/>
          <w:marBottom w:val="0"/>
          <w:divBdr>
            <w:top w:val="none" w:sz="0" w:space="0" w:color="auto"/>
            <w:left w:val="none" w:sz="0" w:space="0" w:color="auto"/>
            <w:bottom w:val="none" w:sz="0" w:space="0" w:color="auto"/>
            <w:right w:val="none" w:sz="0" w:space="0" w:color="auto"/>
          </w:divBdr>
        </w:div>
        <w:div w:id="366953106">
          <w:marLeft w:val="640"/>
          <w:marRight w:val="0"/>
          <w:marTop w:val="0"/>
          <w:marBottom w:val="0"/>
          <w:divBdr>
            <w:top w:val="none" w:sz="0" w:space="0" w:color="auto"/>
            <w:left w:val="none" w:sz="0" w:space="0" w:color="auto"/>
            <w:bottom w:val="none" w:sz="0" w:space="0" w:color="auto"/>
            <w:right w:val="none" w:sz="0" w:space="0" w:color="auto"/>
          </w:divBdr>
        </w:div>
        <w:div w:id="2114128564">
          <w:marLeft w:val="640"/>
          <w:marRight w:val="0"/>
          <w:marTop w:val="0"/>
          <w:marBottom w:val="0"/>
          <w:divBdr>
            <w:top w:val="none" w:sz="0" w:space="0" w:color="auto"/>
            <w:left w:val="none" w:sz="0" w:space="0" w:color="auto"/>
            <w:bottom w:val="none" w:sz="0" w:space="0" w:color="auto"/>
            <w:right w:val="none" w:sz="0" w:space="0" w:color="auto"/>
          </w:divBdr>
        </w:div>
        <w:div w:id="649214933">
          <w:marLeft w:val="640"/>
          <w:marRight w:val="0"/>
          <w:marTop w:val="0"/>
          <w:marBottom w:val="0"/>
          <w:divBdr>
            <w:top w:val="none" w:sz="0" w:space="0" w:color="auto"/>
            <w:left w:val="none" w:sz="0" w:space="0" w:color="auto"/>
            <w:bottom w:val="none" w:sz="0" w:space="0" w:color="auto"/>
            <w:right w:val="none" w:sz="0" w:space="0" w:color="auto"/>
          </w:divBdr>
        </w:div>
        <w:div w:id="1896087993">
          <w:marLeft w:val="640"/>
          <w:marRight w:val="0"/>
          <w:marTop w:val="0"/>
          <w:marBottom w:val="0"/>
          <w:divBdr>
            <w:top w:val="none" w:sz="0" w:space="0" w:color="auto"/>
            <w:left w:val="none" w:sz="0" w:space="0" w:color="auto"/>
            <w:bottom w:val="none" w:sz="0" w:space="0" w:color="auto"/>
            <w:right w:val="none" w:sz="0" w:space="0" w:color="auto"/>
          </w:divBdr>
        </w:div>
        <w:div w:id="407070454">
          <w:marLeft w:val="640"/>
          <w:marRight w:val="0"/>
          <w:marTop w:val="0"/>
          <w:marBottom w:val="0"/>
          <w:divBdr>
            <w:top w:val="none" w:sz="0" w:space="0" w:color="auto"/>
            <w:left w:val="none" w:sz="0" w:space="0" w:color="auto"/>
            <w:bottom w:val="none" w:sz="0" w:space="0" w:color="auto"/>
            <w:right w:val="none" w:sz="0" w:space="0" w:color="auto"/>
          </w:divBdr>
        </w:div>
        <w:div w:id="2143309359">
          <w:marLeft w:val="640"/>
          <w:marRight w:val="0"/>
          <w:marTop w:val="0"/>
          <w:marBottom w:val="0"/>
          <w:divBdr>
            <w:top w:val="none" w:sz="0" w:space="0" w:color="auto"/>
            <w:left w:val="none" w:sz="0" w:space="0" w:color="auto"/>
            <w:bottom w:val="none" w:sz="0" w:space="0" w:color="auto"/>
            <w:right w:val="none" w:sz="0" w:space="0" w:color="auto"/>
          </w:divBdr>
        </w:div>
        <w:div w:id="2027906376">
          <w:marLeft w:val="640"/>
          <w:marRight w:val="0"/>
          <w:marTop w:val="0"/>
          <w:marBottom w:val="0"/>
          <w:divBdr>
            <w:top w:val="none" w:sz="0" w:space="0" w:color="auto"/>
            <w:left w:val="none" w:sz="0" w:space="0" w:color="auto"/>
            <w:bottom w:val="none" w:sz="0" w:space="0" w:color="auto"/>
            <w:right w:val="none" w:sz="0" w:space="0" w:color="auto"/>
          </w:divBdr>
        </w:div>
        <w:div w:id="477305412">
          <w:marLeft w:val="640"/>
          <w:marRight w:val="0"/>
          <w:marTop w:val="0"/>
          <w:marBottom w:val="0"/>
          <w:divBdr>
            <w:top w:val="none" w:sz="0" w:space="0" w:color="auto"/>
            <w:left w:val="none" w:sz="0" w:space="0" w:color="auto"/>
            <w:bottom w:val="none" w:sz="0" w:space="0" w:color="auto"/>
            <w:right w:val="none" w:sz="0" w:space="0" w:color="auto"/>
          </w:divBdr>
        </w:div>
        <w:div w:id="983196625">
          <w:marLeft w:val="640"/>
          <w:marRight w:val="0"/>
          <w:marTop w:val="0"/>
          <w:marBottom w:val="0"/>
          <w:divBdr>
            <w:top w:val="none" w:sz="0" w:space="0" w:color="auto"/>
            <w:left w:val="none" w:sz="0" w:space="0" w:color="auto"/>
            <w:bottom w:val="none" w:sz="0" w:space="0" w:color="auto"/>
            <w:right w:val="none" w:sz="0" w:space="0" w:color="auto"/>
          </w:divBdr>
        </w:div>
        <w:div w:id="1789548202">
          <w:marLeft w:val="640"/>
          <w:marRight w:val="0"/>
          <w:marTop w:val="0"/>
          <w:marBottom w:val="0"/>
          <w:divBdr>
            <w:top w:val="none" w:sz="0" w:space="0" w:color="auto"/>
            <w:left w:val="none" w:sz="0" w:space="0" w:color="auto"/>
            <w:bottom w:val="none" w:sz="0" w:space="0" w:color="auto"/>
            <w:right w:val="none" w:sz="0" w:space="0" w:color="auto"/>
          </w:divBdr>
        </w:div>
        <w:div w:id="1283725547">
          <w:marLeft w:val="640"/>
          <w:marRight w:val="0"/>
          <w:marTop w:val="0"/>
          <w:marBottom w:val="0"/>
          <w:divBdr>
            <w:top w:val="none" w:sz="0" w:space="0" w:color="auto"/>
            <w:left w:val="none" w:sz="0" w:space="0" w:color="auto"/>
            <w:bottom w:val="none" w:sz="0" w:space="0" w:color="auto"/>
            <w:right w:val="none" w:sz="0" w:space="0" w:color="auto"/>
          </w:divBdr>
        </w:div>
        <w:div w:id="30343667">
          <w:marLeft w:val="640"/>
          <w:marRight w:val="0"/>
          <w:marTop w:val="0"/>
          <w:marBottom w:val="0"/>
          <w:divBdr>
            <w:top w:val="none" w:sz="0" w:space="0" w:color="auto"/>
            <w:left w:val="none" w:sz="0" w:space="0" w:color="auto"/>
            <w:bottom w:val="none" w:sz="0" w:space="0" w:color="auto"/>
            <w:right w:val="none" w:sz="0" w:space="0" w:color="auto"/>
          </w:divBdr>
        </w:div>
        <w:div w:id="1470199558">
          <w:marLeft w:val="640"/>
          <w:marRight w:val="0"/>
          <w:marTop w:val="0"/>
          <w:marBottom w:val="0"/>
          <w:divBdr>
            <w:top w:val="none" w:sz="0" w:space="0" w:color="auto"/>
            <w:left w:val="none" w:sz="0" w:space="0" w:color="auto"/>
            <w:bottom w:val="none" w:sz="0" w:space="0" w:color="auto"/>
            <w:right w:val="none" w:sz="0" w:space="0" w:color="auto"/>
          </w:divBdr>
        </w:div>
        <w:div w:id="1005590291">
          <w:marLeft w:val="640"/>
          <w:marRight w:val="0"/>
          <w:marTop w:val="0"/>
          <w:marBottom w:val="0"/>
          <w:divBdr>
            <w:top w:val="none" w:sz="0" w:space="0" w:color="auto"/>
            <w:left w:val="none" w:sz="0" w:space="0" w:color="auto"/>
            <w:bottom w:val="none" w:sz="0" w:space="0" w:color="auto"/>
            <w:right w:val="none" w:sz="0" w:space="0" w:color="auto"/>
          </w:divBdr>
        </w:div>
        <w:div w:id="1295677933">
          <w:marLeft w:val="640"/>
          <w:marRight w:val="0"/>
          <w:marTop w:val="0"/>
          <w:marBottom w:val="0"/>
          <w:divBdr>
            <w:top w:val="none" w:sz="0" w:space="0" w:color="auto"/>
            <w:left w:val="none" w:sz="0" w:space="0" w:color="auto"/>
            <w:bottom w:val="none" w:sz="0" w:space="0" w:color="auto"/>
            <w:right w:val="none" w:sz="0" w:space="0" w:color="auto"/>
          </w:divBdr>
        </w:div>
        <w:div w:id="821969920">
          <w:marLeft w:val="640"/>
          <w:marRight w:val="0"/>
          <w:marTop w:val="0"/>
          <w:marBottom w:val="0"/>
          <w:divBdr>
            <w:top w:val="none" w:sz="0" w:space="0" w:color="auto"/>
            <w:left w:val="none" w:sz="0" w:space="0" w:color="auto"/>
            <w:bottom w:val="none" w:sz="0" w:space="0" w:color="auto"/>
            <w:right w:val="none" w:sz="0" w:space="0" w:color="auto"/>
          </w:divBdr>
        </w:div>
        <w:div w:id="1589003589">
          <w:marLeft w:val="640"/>
          <w:marRight w:val="0"/>
          <w:marTop w:val="0"/>
          <w:marBottom w:val="0"/>
          <w:divBdr>
            <w:top w:val="none" w:sz="0" w:space="0" w:color="auto"/>
            <w:left w:val="none" w:sz="0" w:space="0" w:color="auto"/>
            <w:bottom w:val="none" w:sz="0" w:space="0" w:color="auto"/>
            <w:right w:val="none" w:sz="0" w:space="0" w:color="auto"/>
          </w:divBdr>
        </w:div>
        <w:div w:id="328169875">
          <w:marLeft w:val="640"/>
          <w:marRight w:val="0"/>
          <w:marTop w:val="0"/>
          <w:marBottom w:val="0"/>
          <w:divBdr>
            <w:top w:val="none" w:sz="0" w:space="0" w:color="auto"/>
            <w:left w:val="none" w:sz="0" w:space="0" w:color="auto"/>
            <w:bottom w:val="none" w:sz="0" w:space="0" w:color="auto"/>
            <w:right w:val="none" w:sz="0" w:space="0" w:color="auto"/>
          </w:divBdr>
        </w:div>
        <w:div w:id="614095429">
          <w:marLeft w:val="640"/>
          <w:marRight w:val="0"/>
          <w:marTop w:val="0"/>
          <w:marBottom w:val="0"/>
          <w:divBdr>
            <w:top w:val="none" w:sz="0" w:space="0" w:color="auto"/>
            <w:left w:val="none" w:sz="0" w:space="0" w:color="auto"/>
            <w:bottom w:val="none" w:sz="0" w:space="0" w:color="auto"/>
            <w:right w:val="none" w:sz="0" w:space="0" w:color="auto"/>
          </w:divBdr>
        </w:div>
        <w:div w:id="921987024">
          <w:marLeft w:val="640"/>
          <w:marRight w:val="0"/>
          <w:marTop w:val="0"/>
          <w:marBottom w:val="0"/>
          <w:divBdr>
            <w:top w:val="none" w:sz="0" w:space="0" w:color="auto"/>
            <w:left w:val="none" w:sz="0" w:space="0" w:color="auto"/>
            <w:bottom w:val="none" w:sz="0" w:space="0" w:color="auto"/>
            <w:right w:val="none" w:sz="0" w:space="0" w:color="auto"/>
          </w:divBdr>
        </w:div>
      </w:divsChild>
    </w:div>
    <w:div w:id="1240016004">
      <w:bodyDiv w:val="1"/>
      <w:marLeft w:val="0"/>
      <w:marRight w:val="0"/>
      <w:marTop w:val="0"/>
      <w:marBottom w:val="0"/>
      <w:divBdr>
        <w:top w:val="none" w:sz="0" w:space="0" w:color="auto"/>
        <w:left w:val="none" w:sz="0" w:space="0" w:color="auto"/>
        <w:bottom w:val="none" w:sz="0" w:space="0" w:color="auto"/>
        <w:right w:val="none" w:sz="0" w:space="0" w:color="auto"/>
      </w:divBdr>
      <w:divsChild>
        <w:div w:id="466434075">
          <w:marLeft w:val="640"/>
          <w:marRight w:val="0"/>
          <w:marTop w:val="0"/>
          <w:marBottom w:val="0"/>
          <w:divBdr>
            <w:top w:val="none" w:sz="0" w:space="0" w:color="auto"/>
            <w:left w:val="none" w:sz="0" w:space="0" w:color="auto"/>
            <w:bottom w:val="none" w:sz="0" w:space="0" w:color="auto"/>
            <w:right w:val="none" w:sz="0" w:space="0" w:color="auto"/>
          </w:divBdr>
        </w:div>
        <w:div w:id="2040622560">
          <w:marLeft w:val="640"/>
          <w:marRight w:val="0"/>
          <w:marTop w:val="0"/>
          <w:marBottom w:val="0"/>
          <w:divBdr>
            <w:top w:val="none" w:sz="0" w:space="0" w:color="auto"/>
            <w:left w:val="none" w:sz="0" w:space="0" w:color="auto"/>
            <w:bottom w:val="none" w:sz="0" w:space="0" w:color="auto"/>
            <w:right w:val="none" w:sz="0" w:space="0" w:color="auto"/>
          </w:divBdr>
        </w:div>
        <w:div w:id="1139685481">
          <w:marLeft w:val="640"/>
          <w:marRight w:val="0"/>
          <w:marTop w:val="0"/>
          <w:marBottom w:val="0"/>
          <w:divBdr>
            <w:top w:val="none" w:sz="0" w:space="0" w:color="auto"/>
            <w:left w:val="none" w:sz="0" w:space="0" w:color="auto"/>
            <w:bottom w:val="none" w:sz="0" w:space="0" w:color="auto"/>
            <w:right w:val="none" w:sz="0" w:space="0" w:color="auto"/>
          </w:divBdr>
        </w:div>
        <w:div w:id="736588522">
          <w:marLeft w:val="640"/>
          <w:marRight w:val="0"/>
          <w:marTop w:val="0"/>
          <w:marBottom w:val="0"/>
          <w:divBdr>
            <w:top w:val="none" w:sz="0" w:space="0" w:color="auto"/>
            <w:left w:val="none" w:sz="0" w:space="0" w:color="auto"/>
            <w:bottom w:val="none" w:sz="0" w:space="0" w:color="auto"/>
            <w:right w:val="none" w:sz="0" w:space="0" w:color="auto"/>
          </w:divBdr>
        </w:div>
        <w:div w:id="395588185">
          <w:marLeft w:val="640"/>
          <w:marRight w:val="0"/>
          <w:marTop w:val="0"/>
          <w:marBottom w:val="0"/>
          <w:divBdr>
            <w:top w:val="none" w:sz="0" w:space="0" w:color="auto"/>
            <w:left w:val="none" w:sz="0" w:space="0" w:color="auto"/>
            <w:bottom w:val="none" w:sz="0" w:space="0" w:color="auto"/>
            <w:right w:val="none" w:sz="0" w:space="0" w:color="auto"/>
          </w:divBdr>
        </w:div>
        <w:div w:id="409157101">
          <w:marLeft w:val="640"/>
          <w:marRight w:val="0"/>
          <w:marTop w:val="0"/>
          <w:marBottom w:val="0"/>
          <w:divBdr>
            <w:top w:val="none" w:sz="0" w:space="0" w:color="auto"/>
            <w:left w:val="none" w:sz="0" w:space="0" w:color="auto"/>
            <w:bottom w:val="none" w:sz="0" w:space="0" w:color="auto"/>
            <w:right w:val="none" w:sz="0" w:space="0" w:color="auto"/>
          </w:divBdr>
        </w:div>
        <w:div w:id="975841239">
          <w:marLeft w:val="640"/>
          <w:marRight w:val="0"/>
          <w:marTop w:val="0"/>
          <w:marBottom w:val="0"/>
          <w:divBdr>
            <w:top w:val="none" w:sz="0" w:space="0" w:color="auto"/>
            <w:left w:val="none" w:sz="0" w:space="0" w:color="auto"/>
            <w:bottom w:val="none" w:sz="0" w:space="0" w:color="auto"/>
            <w:right w:val="none" w:sz="0" w:space="0" w:color="auto"/>
          </w:divBdr>
        </w:div>
        <w:div w:id="1738480544">
          <w:marLeft w:val="640"/>
          <w:marRight w:val="0"/>
          <w:marTop w:val="0"/>
          <w:marBottom w:val="0"/>
          <w:divBdr>
            <w:top w:val="none" w:sz="0" w:space="0" w:color="auto"/>
            <w:left w:val="none" w:sz="0" w:space="0" w:color="auto"/>
            <w:bottom w:val="none" w:sz="0" w:space="0" w:color="auto"/>
            <w:right w:val="none" w:sz="0" w:space="0" w:color="auto"/>
          </w:divBdr>
        </w:div>
        <w:div w:id="1387073164">
          <w:marLeft w:val="640"/>
          <w:marRight w:val="0"/>
          <w:marTop w:val="0"/>
          <w:marBottom w:val="0"/>
          <w:divBdr>
            <w:top w:val="none" w:sz="0" w:space="0" w:color="auto"/>
            <w:left w:val="none" w:sz="0" w:space="0" w:color="auto"/>
            <w:bottom w:val="none" w:sz="0" w:space="0" w:color="auto"/>
            <w:right w:val="none" w:sz="0" w:space="0" w:color="auto"/>
          </w:divBdr>
        </w:div>
        <w:div w:id="555359238">
          <w:marLeft w:val="640"/>
          <w:marRight w:val="0"/>
          <w:marTop w:val="0"/>
          <w:marBottom w:val="0"/>
          <w:divBdr>
            <w:top w:val="none" w:sz="0" w:space="0" w:color="auto"/>
            <w:left w:val="none" w:sz="0" w:space="0" w:color="auto"/>
            <w:bottom w:val="none" w:sz="0" w:space="0" w:color="auto"/>
            <w:right w:val="none" w:sz="0" w:space="0" w:color="auto"/>
          </w:divBdr>
        </w:div>
        <w:div w:id="883294451">
          <w:marLeft w:val="640"/>
          <w:marRight w:val="0"/>
          <w:marTop w:val="0"/>
          <w:marBottom w:val="0"/>
          <w:divBdr>
            <w:top w:val="none" w:sz="0" w:space="0" w:color="auto"/>
            <w:left w:val="none" w:sz="0" w:space="0" w:color="auto"/>
            <w:bottom w:val="none" w:sz="0" w:space="0" w:color="auto"/>
            <w:right w:val="none" w:sz="0" w:space="0" w:color="auto"/>
          </w:divBdr>
        </w:div>
        <w:div w:id="1793668947">
          <w:marLeft w:val="640"/>
          <w:marRight w:val="0"/>
          <w:marTop w:val="0"/>
          <w:marBottom w:val="0"/>
          <w:divBdr>
            <w:top w:val="none" w:sz="0" w:space="0" w:color="auto"/>
            <w:left w:val="none" w:sz="0" w:space="0" w:color="auto"/>
            <w:bottom w:val="none" w:sz="0" w:space="0" w:color="auto"/>
            <w:right w:val="none" w:sz="0" w:space="0" w:color="auto"/>
          </w:divBdr>
        </w:div>
        <w:div w:id="104928231">
          <w:marLeft w:val="640"/>
          <w:marRight w:val="0"/>
          <w:marTop w:val="0"/>
          <w:marBottom w:val="0"/>
          <w:divBdr>
            <w:top w:val="none" w:sz="0" w:space="0" w:color="auto"/>
            <w:left w:val="none" w:sz="0" w:space="0" w:color="auto"/>
            <w:bottom w:val="none" w:sz="0" w:space="0" w:color="auto"/>
            <w:right w:val="none" w:sz="0" w:space="0" w:color="auto"/>
          </w:divBdr>
        </w:div>
        <w:div w:id="265621282">
          <w:marLeft w:val="640"/>
          <w:marRight w:val="0"/>
          <w:marTop w:val="0"/>
          <w:marBottom w:val="0"/>
          <w:divBdr>
            <w:top w:val="none" w:sz="0" w:space="0" w:color="auto"/>
            <w:left w:val="none" w:sz="0" w:space="0" w:color="auto"/>
            <w:bottom w:val="none" w:sz="0" w:space="0" w:color="auto"/>
            <w:right w:val="none" w:sz="0" w:space="0" w:color="auto"/>
          </w:divBdr>
        </w:div>
        <w:div w:id="305202970">
          <w:marLeft w:val="640"/>
          <w:marRight w:val="0"/>
          <w:marTop w:val="0"/>
          <w:marBottom w:val="0"/>
          <w:divBdr>
            <w:top w:val="none" w:sz="0" w:space="0" w:color="auto"/>
            <w:left w:val="none" w:sz="0" w:space="0" w:color="auto"/>
            <w:bottom w:val="none" w:sz="0" w:space="0" w:color="auto"/>
            <w:right w:val="none" w:sz="0" w:space="0" w:color="auto"/>
          </w:divBdr>
        </w:div>
        <w:div w:id="161629689">
          <w:marLeft w:val="640"/>
          <w:marRight w:val="0"/>
          <w:marTop w:val="0"/>
          <w:marBottom w:val="0"/>
          <w:divBdr>
            <w:top w:val="none" w:sz="0" w:space="0" w:color="auto"/>
            <w:left w:val="none" w:sz="0" w:space="0" w:color="auto"/>
            <w:bottom w:val="none" w:sz="0" w:space="0" w:color="auto"/>
            <w:right w:val="none" w:sz="0" w:space="0" w:color="auto"/>
          </w:divBdr>
        </w:div>
        <w:div w:id="1937441702">
          <w:marLeft w:val="640"/>
          <w:marRight w:val="0"/>
          <w:marTop w:val="0"/>
          <w:marBottom w:val="0"/>
          <w:divBdr>
            <w:top w:val="none" w:sz="0" w:space="0" w:color="auto"/>
            <w:left w:val="none" w:sz="0" w:space="0" w:color="auto"/>
            <w:bottom w:val="none" w:sz="0" w:space="0" w:color="auto"/>
            <w:right w:val="none" w:sz="0" w:space="0" w:color="auto"/>
          </w:divBdr>
        </w:div>
        <w:div w:id="1874534654">
          <w:marLeft w:val="640"/>
          <w:marRight w:val="0"/>
          <w:marTop w:val="0"/>
          <w:marBottom w:val="0"/>
          <w:divBdr>
            <w:top w:val="none" w:sz="0" w:space="0" w:color="auto"/>
            <w:left w:val="none" w:sz="0" w:space="0" w:color="auto"/>
            <w:bottom w:val="none" w:sz="0" w:space="0" w:color="auto"/>
            <w:right w:val="none" w:sz="0" w:space="0" w:color="auto"/>
          </w:divBdr>
        </w:div>
        <w:div w:id="819928276">
          <w:marLeft w:val="640"/>
          <w:marRight w:val="0"/>
          <w:marTop w:val="0"/>
          <w:marBottom w:val="0"/>
          <w:divBdr>
            <w:top w:val="none" w:sz="0" w:space="0" w:color="auto"/>
            <w:left w:val="none" w:sz="0" w:space="0" w:color="auto"/>
            <w:bottom w:val="none" w:sz="0" w:space="0" w:color="auto"/>
            <w:right w:val="none" w:sz="0" w:space="0" w:color="auto"/>
          </w:divBdr>
        </w:div>
        <w:div w:id="1905218919">
          <w:marLeft w:val="640"/>
          <w:marRight w:val="0"/>
          <w:marTop w:val="0"/>
          <w:marBottom w:val="0"/>
          <w:divBdr>
            <w:top w:val="none" w:sz="0" w:space="0" w:color="auto"/>
            <w:left w:val="none" w:sz="0" w:space="0" w:color="auto"/>
            <w:bottom w:val="none" w:sz="0" w:space="0" w:color="auto"/>
            <w:right w:val="none" w:sz="0" w:space="0" w:color="auto"/>
          </w:divBdr>
        </w:div>
        <w:div w:id="1876693627">
          <w:marLeft w:val="640"/>
          <w:marRight w:val="0"/>
          <w:marTop w:val="0"/>
          <w:marBottom w:val="0"/>
          <w:divBdr>
            <w:top w:val="none" w:sz="0" w:space="0" w:color="auto"/>
            <w:left w:val="none" w:sz="0" w:space="0" w:color="auto"/>
            <w:bottom w:val="none" w:sz="0" w:space="0" w:color="auto"/>
            <w:right w:val="none" w:sz="0" w:space="0" w:color="auto"/>
          </w:divBdr>
        </w:div>
        <w:div w:id="390079467">
          <w:marLeft w:val="640"/>
          <w:marRight w:val="0"/>
          <w:marTop w:val="0"/>
          <w:marBottom w:val="0"/>
          <w:divBdr>
            <w:top w:val="none" w:sz="0" w:space="0" w:color="auto"/>
            <w:left w:val="none" w:sz="0" w:space="0" w:color="auto"/>
            <w:bottom w:val="none" w:sz="0" w:space="0" w:color="auto"/>
            <w:right w:val="none" w:sz="0" w:space="0" w:color="auto"/>
          </w:divBdr>
        </w:div>
        <w:div w:id="286470031">
          <w:marLeft w:val="640"/>
          <w:marRight w:val="0"/>
          <w:marTop w:val="0"/>
          <w:marBottom w:val="0"/>
          <w:divBdr>
            <w:top w:val="none" w:sz="0" w:space="0" w:color="auto"/>
            <w:left w:val="none" w:sz="0" w:space="0" w:color="auto"/>
            <w:bottom w:val="none" w:sz="0" w:space="0" w:color="auto"/>
            <w:right w:val="none" w:sz="0" w:space="0" w:color="auto"/>
          </w:divBdr>
        </w:div>
        <w:div w:id="135726146">
          <w:marLeft w:val="640"/>
          <w:marRight w:val="0"/>
          <w:marTop w:val="0"/>
          <w:marBottom w:val="0"/>
          <w:divBdr>
            <w:top w:val="none" w:sz="0" w:space="0" w:color="auto"/>
            <w:left w:val="none" w:sz="0" w:space="0" w:color="auto"/>
            <w:bottom w:val="none" w:sz="0" w:space="0" w:color="auto"/>
            <w:right w:val="none" w:sz="0" w:space="0" w:color="auto"/>
          </w:divBdr>
        </w:div>
        <w:div w:id="1828596587">
          <w:marLeft w:val="640"/>
          <w:marRight w:val="0"/>
          <w:marTop w:val="0"/>
          <w:marBottom w:val="0"/>
          <w:divBdr>
            <w:top w:val="none" w:sz="0" w:space="0" w:color="auto"/>
            <w:left w:val="none" w:sz="0" w:space="0" w:color="auto"/>
            <w:bottom w:val="none" w:sz="0" w:space="0" w:color="auto"/>
            <w:right w:val="none" w:sz="0" w:space="0" w:color="auto"/>
          </w:divBdr>
        </w:div>
        <w:div w:id="776561353">
          <w:marLeft w:val="640"/>
          <w:marRight w:val="0"/>
          <w:marTop w:val="0"/>
          <w:marBottom w:val="0"/>
          <w:divBdr>
            <w:top w:val="none" w:sz="0" w:space="0" w:color="auto"/>
            <w:left w:val="none" w:sz="0" w:space="0" w:color="auto"/>
            <w:bottom w:val="none" w:sz="0" w:space="0" w:color="auto"/>
            <w:right w:val="none" w:sz="0" w:space="0" w:color="auto"/>
          </w:divBdr>
        </w:div>
        <w:div w:id="1765491586">
          <w:marLeft w:val="640"/>
          <w:marRight w:val="0"/>
          <w:marTop w:val="0"/>
          <w:marBottom w:val="0"/>
          <w:divBdr>
            <w:top w:val="none" w:sz="0" w:space="0" w:color="auto"/>
            <w:left w:val="none" w:sz="0" w:space="0" w:color="auto"/>
            <w:bottom w:val="none" w:sz="0" w:space="0" w:color="auto"/>
            <w:right w:val="none" w:sz="0" w:space="0" w:color="auto"/>
          </w:divBdr>
        </w:div>
        <w:div w:id="1618103746">
          <w:marLeft w:val="640"/>
          <w:marRight w:val="0"/>
          <w:marTop w:val="0"/>
          <w:marBottom w:val="0"/>
          <w:divBdr>
            <w:top w:val="none" w:sz="0" w:space="0" w:color="auto"/>
            <w:left w:val="none" w:sz="0" w:space="0" w:color="auto"/>
            <w:bottom w:val="none" w:sz="0" w:space="0" w:color="auto"/>
            <w:right w:val="none" w:sz="0" w:space="0" w:color="auto"/>
          </w:divBdr>
        </w:div>
        <w:div w:id="807164063">
          <w:marLeft w:val="640"/>
          <w:marRight w:val="0"/>
          <w:marTop w:val="0"/>
          <w:marBottom w:val="0"/>
          <w:divBdr>
            <w:top w:val="none" w:sz="0" w:space="0" w:color="auto"/>
            <w:left w:val="none" w:sz="0" w:space="0" w:color="auto"/>
            <w:bottom w:val="none" w:sz="0" w:space="0" w:color="auto"/>
            <w:right w:val="none" w:sz="0" w:space="0" w:color="auto"/>
          </w:divBdr>
        </w:div>
        <w:div w:id="1572806853">
          <w:marLeft w:val="640"/>
          <w:marRight w:val="0"/>
          <w:marTop w:val="0"/>
          <w:marBottom w:val="0"/>
          <w:divBdr>
            <w:top w:val="none" w:sz="0" w:space="0" w:color="auto"/>
            <w:left w:val="none" w:sz="0" w:space="0" w:color="auto"/>
            <w:bottom w:val="none" w:sz="0" w:space="0" w:color="auto"/>
            <w:right w:val="none" w:sz="0" w:space="0" w:color="auto"/>
          </w:divBdr>
        </w:div>
        <w:div w:id="651835060">
          <w:marLeft w:val="640"/>
          <w:marRight w:val="0"/>
          <w:marTop w:val="0"/>
          <w:marBottom w:val="0"/>
          <w:divBdr>
            <w:top w:val="none" w:sz="0" w:space="0" w:color="auto"/>
            <w:left w:val="none" w:sz="0" w:space="0" w:color="auto"/>
            <w:bottom w:val="none" w:sz="0" w:space="0" w:color="auto"/>
            <w:right w:val="none" w:sz="0" w:space="0" w:color="auto"/>
          </w:divBdr>
        </w:div>
        <w:div w:id="510146755">
          <w:marLeft w:val="640"/>
          <w:marRight w:val="0"/>
          <w:marTop w:val="0"/>
          <w:marBottom w:val="0"/>
          <w:divBdr>
            <w:top w:val="none" w:sz="0" w:space="0" w:color="auto"/>
            <w:left w:val="none" w:sz="0" w:space="0" w:color="auto"/>
            <w:bottom w:val="none" w:sz="0" w:space="0" w:color="auto"/>
            <w:right w:val="none" w:sz="0" w:space="0" w:color="auto"/>
          </w:divBdr>
        </w:div>
        <w:div w:id="875511463">
          <w:marLeft w:val="640"/>
          <w:marRight w:val="0"/>
          <w:marTop w:val="0"/>
          <w:marBottom w:val="0"/>
          <w:divBdr>
            <w:top w:val="none" w:sz="0" w:space="0" w:color="auto"/>
            <w:left w:val="none" w:sz="0" w:space="0" w:color="auto"/>
            <w:bottom w:val="none" w:sz="0" w:space="0" w:color="auto"/>
            <w:right w:val="none" w:sz="0" w:space="0" w:color="auto"/>
          </w:divBdr>
        </w:div>
        <w:div w:id="802501349">
          <w:marLeft w:val="640"/>
          <w:marRight w:val="0"/>
          <w:marTop w:val="0"/>
          <w:marBottom w:val="0"/>
          <w:divBdr>
            <w:top w:val="none" w:sz="0" w:space="0" w:color="auto"/>
            <w:left w:val="none" w:sz="0" w:space="0" w:color="auto"/>
            <w:bottom w:val="none" w:sz="0" w:space="0" w:color="auto"/>
            <w:right w:val="none" w:sz="0" w:space="0" w:color="auto"/>
          </w:divBdr>
        </w:div>
        <w:div w:id="99642167">
          <w:marLeft w:val="640"/>
          <w:marRight w:val="0"/>
          <w:marTop w:val="0"/>
          <w:marBottom w:val="0"/>
          <w:divBdr>
            <w:top w:val="none" w:sz="0" w:space="0" w:color="auto"/>
            <w:left w:val="none" w:sz="0" w:space="0" w:color="auto"/>
            <w:bottom w:val="none" w:sz="0" w:space="0" w:color="auto"/>
            <w:right w:val="none" w:sz="0" w:space="0" w:color="auto"/>
          </w:divBdr>
        </w:div>
        <w:div w:id="1138495311">
          <w:marLeft w:val="640"/>
          <w:marRight w:val="0"/>
          <w:marTop w:val="0"/>
          <w:marBottom w:val="0"/>
          <w:divBdr>
            <w:top w:val="none" w:sz="0" w:space="0" w:color="auto"/>
            <w:left w:val="none" w:sz="0" w:space="0" w:color="auto"/>
            <w:bottom w:val="none" w:sz="0" w:space="0" w:color="auto"/>
            <w:right w:val="none" w:sz="0" w:space="0" w:color="auto"/>
          </w:divBdr>
        </w:div>
        <w:div w:id="1123693793">
          <w:marLeft w:val="640"/>
          <w:marRight w:val="0"/>
          <w:marTop w:val="0"/>
          <w:marBottom w:val="0"/>
          <w:divBdr>
            <w:top w:val="none" w:sz="0" w:space="0" w:color="auto"/>
            <w:left w:val="none" w:sz="0" w:space="0" w:color="auto"/>
            <w:bottom w:val="none" w:sz="0" w:space="0" w:color="auto"/>
            <w:right w:val="none" w:sz="0" w:space="0" w:color="auto"/>
          </w:divBdr>
        </w:div>
        <w:div w:id="1143353677">
          <w:marLeft w:val="640"/>
          <w:marRight w:val="0"/>
          <w:marTop w:val="0"/>
          <w:marBottom w:val="0"/>
          <w:divBdr>
            <w:top w:val="none" w:sz="0" w:space="0" w:color="auto"/>
            <w:left w:val="none" w:sz="0" w:space="0" w:color="auto"/>
            <w:bottom w:val="none" w:sz="0" w:space="0" w:color="auto"/>
            <w:right w:val="none" w:sz="0" w:space="0" w:color="auto"/>
          </w:divBdr>
        </w:div>
        <w:div w:id="1851334738">
          <w:marLeft w:val="640"/>
          <w:marRight w:val="0"/>
          <w:marTop w:val="0"/>
          <w:marBottom w:val="0"/>
          <w:divBdr>
            <w:top w:val="none" w:sz="0" w:space="0" w:color="auto"/>
            <w:left w:val="none" w:sz="0" w:space="0" w:color="auto"/>
            <w:bottom w:val="none" w:sz="0" w:space="0" w:color="auto"/>
            <w:right w:val="none" w:sz="0" w:space="0" w:color="auto"/>
          </w:divBdr>
        </w:div>
        <w:div w:id="1802528050">
          <w:marLeft w:val="640"/>
          <w:marRight w:val="0"/>
          <w:marTop w:val="0"/>
          <w:marBottom w:val="0"/>
          <w:divBdr>
            <w:top w:val="none" w:sz="0" w:space="0" w:color="auto"/>
            <w:left w:val="none" w:sz="0" w:space="0" w:color="auto"/>
            <w:bottom w:val="none" w:sz="0" w:space="0" w:color="auto"/>
            <w:right w:val="none" w:sz="0" w:space="0" w:color="auto"/>
          </w:divBdr>
        </w:div>
        <w:div w:id="1219437819">
          <w:marLeft w:val="640"/>
          <w:marRight w:val="0"/>
          <w:marTop w:val="0"/>
          <w:marBottom w:val="0"/>
          <w:divBdr>
            <w:top w:val="none" w:sz="0" w:space="0" w:color="auto"/>
            <w:left w:val="none" w:sz="0" w:space="0" w:color="auto"/>
            <w:bottom w:val="none" w:sz="0" w:space="0" w:color="auto"/>
            <w:right w:val="none" w:sz="0" w:space="0" w:color="auto"/>
          </w:divBdr>
        </w:div>
        <w:div w:id="1206522096">
          <w:marLeft w:val="640"/>
          <w:marRight w:val="0"/>
          <w:marTop w:val="0"/>
          <w:marBottom w:val="0"/>
          <w:divBdr>
            <w:top w:val="none" w:sz="0" w:space="0" w:color="auto"/>
            <w:left w:val="none" w:sz="0" w:space="0" w:color="auto"/>
            <w:bottom w:val="none" w:sz="0" w:space="0" w:color="auto"/>
            <w:right w:val="none" w:sz="0" w:space="0" w:color="auto"/>
          </w:divBdr>
        </w:div>
        <w:div w:id="1422488263">
          <w:marLeft w:val="640"/>
          <w:marRight w:val="0"/>
          <w:marTop w:val="0"/>
          <w:marBottom w:val="0"/>
          <w:divBdr>
            <w:top w:val="none" w:sz="0" w:space="0" w:color="auto"/>
            <w:left w:val="none" w:sz="0" w:space="0" w:color="auto"/>
            <w:bottom w:val="none" w:sz="0" w:space="0" w:color="auto"/>
            <w:right w:val="none" w:sz="0" w:space="0" w:color="auto"/>
          </w:divBdr>
        </w:div>
        <w:div w:id="1831751293">
          <w:marLeft w:val="640"/>
          <w:marRight w:val="0"/>
          <w:marTop w:val="0"/>
          <w:marBottom w:val="0"/>
          <w:divBdr>
            <w:top w:val="none" w:sz="0" w:space="0" w:color="auto"/>
            <w:left w:val="none" w:sz="0" w:space="0" w:color="auto"/>
            <w:bottom w:val="none" w:sz="0" w:space="0" w:color="auto"/>
            <w:right w:val="none" w:sz="0" w:space="0" w:color="auto"/>
          </w:divBdr>
        </w:div>
        <w:div w:id="509150163">
          <w:marLeft w:val="640"/>
          <w:marRight w:val="0"/>
          <w:marTop w:val="0"/>
          <w:marBottom w:val="0"/>
          <w:divBdr>
            <w:top w:val="none" w:sz="0" w:space="0" w:color="auto"/>
            <w:left w:val="none" w:sz="0" w:space="0" w:color="auto"/>
            <w:bottom w:val="none" w:sz="0" w:space="0" w:color="auto"/>
            <w:right w:val="none" w:sz="0" w:space="0" w:color="auto"/>
          </w:divBdr>
        </w:div>
        <w:div w:id="957839402">
          <w:marLeft w:val="640"/>
          <w:marRight w:val="0"/>
          <w:marTop w:val="0"/>
          <w:marBottom w:val="0"/>
          <w:divBdr>
            <w:top w:val="none" w:sz="0" w:space="0" w:color="auto"/>
            <w:left w:val="none" w:sz="0" w:space="0" w:color="auto"/>
            <w:bottom w:val="none" w:sz="0" w:space="0" w:color="auto"/>
            <w:right w:val="none" w:sz="0" w:space="0" w:color="auto"/>
          </w:divBdr>
        </w:div>
        <w:div w:id="187766943">
          <w:marLeft w:val="640"/>
          <w:marRight w:val="0"/>
          <w:marTop w:val="0"/>
          <w:marBottom w:val="0"/>
          <w:divBdr>
            <w:top w:val="none" w:sz="0" w:space="0" w:color="auto"/>
            <w:left w:val="none" w:sz="0" w:space="0" w:color="auto"/>
            <w:bottom w:val="none" w:sz="0" w:space="0" w:color="auto"/>
            <w:right w:val="none" w:sz="0" w:space="0" w:color="auto"/>
          </w:divBdr>
        </w:div>
        <w:div w:id="513619763">
          <w:marLeft w:val="640"/>
          <w:marRight w:val="0"/>
          <w:marTop w:val="0"/>
          <w:marBottom w:val="0"/>
          <w:divBdr>
            <w:top w:val="none" w:sz="0" w:space="0" w:color="auto"/>
            <w:left w:val="none" w:sz="0" w:space="0" w:color="auto"/>
            <w:bottom w:val="none" w:sz="0" w:space="0" w:color="auto"/>
            <w:right w:val="none" w:sz="0" w:space="0" w:color="auto"/>
          </w:divBdr>
        </w:div>
        <w:div w:id="810489179">
          <w:marLeft w:val="640"/>
          <w:marRight w:val="0"/>
          <w:marTop w:val="0"/>
          <w:marBottom w:val="0"/>
          <w:divBdr>
            <w:top w:val="none" w:sz="0" w:space="0" w:color="auto"/>
            <w:left w:val="none" w:sz="0" w:space="0" w:color="auto"/>
            <w:bottom w:val="none" w:sz="0" w:space="0" w:color="auto"/>
            <w:right w:val="none" w:sz="0" w:space="0" w:color="auto"/>
          </w:divBdr>
        </w:div>
        <w:div w:id="1632788663">
          <w:marLeft w:val="640"/>
          <w:marRight w:val="0"/>
          <w:marTop w:val="0"/>
          <w:marBottom w:val="0"/>
          <w:divBdr>
            <w:top w:val="none" w:sz="0" w:space="0" w:color="auto"/>
            <w:left w:val="none" w:sz="0" w:space="0" w:color="auto"/>
            <w:bottom w:val="none" w:sz="0" w:space="0" w:color="auto"/>
            <w:right w:val="none" w:sz="0" w:space="0" w:color="auto"/>
          </w:divBdr>
        </w:div>
        <w:div w:id="69354102">
          <w:marLeft w:val="640"/>
          <w:marRight w:val="0"/>
          <w:marTop w:val="0"/>
          <w:marBottom w:val="0"/>
          <w:divBdr>
            <w:top w:val="none" w:sz="0" w:space="0" w:color="auto"/>
            <w:left w:val="none" w:sz="0" w:space="0" w:color="auto"/>
            <w:bottom w:val="none" w:sz="0" w:space="0" w:color="auto"/>
            <w:right w:val="none" w:sz="0" w:space="0" w:color="auto"/>
          </w:divBdr>
        </w:div>
        <w:div w:id="1321421983">
          <w:marLeft w:val="640"/>
          <w:marRight w:val="0"/>
          <w:marTop w:val="0"/>
          <w:marBottom w:val="0"/>
          <w:divBdr>
            <w:top w:val="none" w:sz="0" w:space="0" w:color="auto"/>
            <w:left w:val="none" w:sz="0" w:space="0" w:color="auto"/>
            <w:bottom w:val="none" w:sz="0" w:space="0" w:color="auto"/>
            <w:right w:val="none" w:sz="0" w:space="0" w:color="auto"/>
          </w:divBdr>
        </w:div>
        <w:div w:id="221521378">
          <w:marLeft w:val="640"/>
          <w:marRight w:val="0"/>
          <w:marTop w:val="0"/>
          <w:marBottom w:val="0"/>
          <w:divBdr>
            <w:top w:val="none" w:sz="0" w:space="0" w:color="auto"/>
            <w:left w:val="none" w:sz="0" w:space="0" w:color="auto"/>
            <w:bottom w:val="none" w:sz="0" w:space="0" w:color="auto"/>
            <w:right w:val="none" w:sz="0" w:space="0" w:color="auto"/>
          </w:divBdr>
        </w:div>
        <w:div w:id="1855804480">
          <w:marLeft w:val="640"/>
          <w:marRight w:val="0"/>
          <w:marTop w:val="0"/>
          <w:marBottom w:val="0"/>
          <w:divBdr>
            <w:top w:val="none" w:sz="0" w:space="0" w:color="auto"/>
            <w:left w:val="none" w:sz="0" w:space="0" w:color="auto"/>
            <w:bottom w:val="none" w:sz="0" w:space="0" w:color="auto"/>
            <w:right w:val="none" w:sz="0" w:space="0" w:color="auto"/>
          </w:divBdr>
        </w:div>
        <w:div w:id="714348712">
          <w:marLeft w:val="640"/>
          <w:marRight w:val="0"/>
          <w:marTop w:val="0"/>
          <w:marBottom w:val="0"/>
          <w:divBdr>
            <w:top w:val="none" w:sz="0" w:space="0" w:color="auto"/>
            <w:left w:val="none" w:sz="0" w:space="0" w:color="auto"/>
            <w:bottom w:val="none" w:sz="0" w:space="0" w:color="auto"/>
            <w:right w:val="none" w:sz="0" w:space="0" w:color="auto"/>
          </w:divBdr>
        </w:div>
        <w:div w:id="1635402600">
          <w:marLeft w:val="640"/>
          <w:marRight w:val="0"/>
          <w:marTop w:val="0"/>
          <w:marBottom w:val="0"/>
          <w:divBdr>
            <w:top w:val="none" w:sz="0" w:space="0" w:color="auto"/>
            <w:left w:val="none" w:sz="0" w:space="0" w:color="auto"/>
            <w:bottom w:val="none" w:sz="0" w:space="0" w:color="auto"/>
            <w:right w:val="none" w:sz="0" w:space="0" w:color="auto"/>
          </w:divBdr>
        </w:div>
        <w:div w:id="427383628">
          <w:marLeft w:val="640"/>
          <w:marRight w:val="0"/>
          <w:marTop w:val="0"/>
          <w:marBottom w:val="0"/>
          <w:divBdr>
            <w:top w:val="none" w:sz="0" w:space="0" w:color="auto"/>
            <w:left w:val="none" w:sz="0" w:space="0" w:color="auto"/>
            <w:bottom w:val="none" w:sz="0" w:space="0" w:color="auto"/>
            <w:right w:val="none" w:sz="0" w:space="0" w:color="auto"/>
          </w:divBdr>
        </w:div>
        <w:div w:id="615332359">
          <w:marLeft w:val="640"/>
          <w:marRight w:val="0"/>
          <w:marTop w:val="0"/>
          <w:marBottom w:val="0"/>
          <w:divBdr>
            <w:top w:val="none" w:sz="0" w:space="0" w:color="auto"/>
            <w:left w:val="none" w:sz="0" w:space="0" w:color="auto"/>
            <w:bottom w:val="none" w:sz="0" w:space="0" w:color="auto"/>
            <w:right w:val="none" w:sz="0" w:space="0" w:color="auto"/>
          </w:divBdr>
        </w:div>
        <w:div w:id="1251305734">
          <w:marLeft w:val="640"/>
          <w:marRight w:val="0"/>
          <w:marTop w:val="0"/>
          <w:marBottom w:val="0"/>
          <w:divBdr>
            <w:top w:val="none" w:sz="0" w:space="0" w:color="auto"/>
            <w:left w:val="none" w:sz="0" w:space="0" w:color="auto"/>
            <w:bottom w:val="none" w:sz="0" w:space="0" w:color="auto"/>
            <w:right w:val="none" w:sz="0" w:space="0" w:color="auto"/>
          </w:divBdr>
        </w:div>
        <w:div w:id="1083142744">
          <w:marLeft w:val="640"/>
          <w:marRight w:val="0"/>
          <w:marTop w:val="0"/>
          <w:marBottom w:val="0"/>
          <w:divBdr>
            <w:top w:val="none" w:sz="0" w:space="0" w:color="auto"/>
            <w:left w:val="none" w:sz="0" w:space="0" w:color="auto"/>
            <w:bottom w:val="none" w:sz="0" w:space="0" w:color="auto"/>
            <w:right w:val="none" w:sz="0" w:space="0" w:color="auto"/>
          </w:divBdr>
        </w:div>
        <w:div w:id="1400636536">
          <w:marLeft w:val="640"/>
          <w:marRight w:val="0"/>
          <w:marTop w:val="0"/>
          <w:marBottom w:val="0"/>
          <w:divBdr>
            <w:top w:val="none" w:sz="0" w:space="0" w:color="auto"/>
            <w:left w:val="none" w:sz="0" w:space="0" w:color="auto"/>
            <w:bottom w:val="none" w:sz="0" w:space="0" w:color="auto"/>
            <w:right w:val="none" w:sz="0" w:space="0" w:color="auto"/>
          </w:divBdr>
        </w:div>
        <w:div w:id="2026398851">
          <w:marLeft w:val="640"/>
          <w:marRight w:val="0"/>
          <w:marTop w:val="0"/>
          <w:marBottom w:val="0"/>
          <w:divBdr>
            <w:top w:val="none" w:sz="0" w:space="0" w:color="auto"/>
            <w:left w:val="none" w:sz="0" w:space="0" w:color="auto"/>
            <w:bottom w:val="none" w:sz="0" w:space="0" w:color="auto"/>
            <w:right w:val="none" w:sz="0" w:space="0" w:color="auto"/>
          </w:divBdr>
        </w:div>
        <w:div w:id="381298003">
          <w:marLeft w:val="640"/>
          <w:marRight w:val="0"/>
          <w:marTop w:val="0"/>
          <w:marBottom w:val="0"/>
          <w:divBdr>
            <w:top w:val="none" w:sz="0" w:space="0" w:color="auto"/>
            <w:left w:val="none" w:sz="0" w:space="0" w:color="auto"/>
            <w:bottom w:val="none" w:sz="0" w:space="0" w:color="auto"/>
            <w:right w:val="none" w:sz="0" w:space="0" w:color="auto"/>
          </w:divBdr>
        </w:div>
        <w:div w:id="97794870">
          <w:marLeft w:val="640"/>
          <w:marRight w:val="0"/>
          <w:marTop w:val="0"/>
          <w:marBottom w:val="0"/>
          <w:divBdr>
            <w:top w:val="none" w:sz="0" w:space="0" w:color="auto"/>
            <w:left w:val="none" w:sz="0" w:space="0" w:color="auto"/>
            <w:bottom w:val="none" w:sz="0" w:space="0" w:color="auto"/>
            <w:right w:val="none" w:sz="0" w:space="0" w:color="auto"/>
          </w:divBdr>
        </w:div>
        <w:div w:id="438720618">
          <w:marLeft w:val="640"/>
          <w:marRight w:val="0"/>
          <w:marTop w:val="0"/>
          <w:marBottom w:val="0"/>
          <w:divBdr>
            <w:top w:val="none" w:sz="0" w:space="0" w:color="auto"/>
            <w:left w:val="none" w:sz="0" w:space="0" w:color="auto"/>
            <w:bottom w:val="none" w:sz="0" w:space="0" w:color="auto"/>
            <w:right w:val="none" w:sz="0" w:space="0" w:color="auto"/>
          </w:divBdr>
        </w:div>
        <w:div w:id="2135638717">
          <w:marLeft w:val="640"/>
          <w:marRight w:val="0"/>
          <w:marTop w:val="0"/>
          <w:marBottom w:val="0"/>
          <w:divBdr>
            <w:top w:val="none" w:sz="0" w:space="0" w:color="auto"/>
            <w:left w:val="none" w:sz="0" w:space="0" w:color="auto"/>
            <w:bottom w:val="none" w:sz="0" w:space="0" w:color="auto"/>
            <w:right w:val="none" w:sz="0" w:space="0" w:color="auto"/>
          </w:divBdr>
        </w:div>
        <w:div w:id="1880431657">
          <w:marLeft w:val="640"/>
          <w:marRight w:val="0"/>
          <w:marTop w:val="0"/>
          <w:marBottom w:val="0"/>
          <w:divBdr>
            <w:top w:val="none" w:sz="0" w:space="0" w:color="auto"/>
            <w:left w:val="none" w:sz="0" w:space="0" w:color="auto"/>
            <w:bottom w:val="none" w:sz="0" w:space="0" w:color="auto"/>
            <w:right w:val="none" w:sz="0" w:space="0" w:color="auto"/>
          </w:divBdr>
        </w:div>
        <w:div w:id="1391878511">
          <w:marLeft w:val="640"/>
          <w:marRight w:val="0"/>
          <w:marTop w:val="0"/>
          <w:marBottom w:val="0"/>
          <w:divBdr>
            <w:top w:val="none" w:sz="0" w:space="0" w:color="auto"/>
            <w:left w:val="none" w:sz="0" w:space="0" w:color="auto"/>
            <w:bottom w:val="none" w:sz="0" w:space="0" w:color="auto"/>
            <w:right w:val="none" w:sz="0" w:space="0" w:color="auto"/>
          </w:divBdr>
        </w:div>
        <w:div w:id="345446670">
          <w:marLeft w:val="640"/>
          <w:marRight w:val="0"/>
          <w:marTop w:val="0"/>
          <w:marBottom w:val="0"/>
          <w:divBdr>
            <w:top w:val="none" w:sz="0" w:space="0" w:color="auto"/>
            <w:left w:val="none" w:sz="0" w:space="0" w:color="auto"/>
            <w:bottom w:val="none" w:sz="0" w:space="0" w:color="auto"/>
            <w:right w:val="none" w:sz="0" w:space="0" w:color="auto"/>
          </w:divBdr>
        </w:div>
        <w:div w:id="1276477211">
          <w:marLeft w:val="640"/>
          <w:marRight w:val="0"/>
          <w:marTop w:val="0"/>
          <w:marBottom w:val="0"/>
          <w:divBdr>
            <w:top w:val="none" w:sz="0" w:space="0" w:color="auto"/>
            <w:left w:val="none" w:sz="0" w:space="0" w:color="auto"/>
            <w:bottom w:val="none" w:sz="0" w:space="0" w:color="auto"/>
            <w:right w:val="none" w:sz="0" w:space="0" w:color="auto"/>
          </w:divBdr>
        </w:div>
        <w:div w:id="1344359765">
          <w:marLeft w:val="640"/>
          <w:marRight w:val="0"/>
          <w:marTop w:val="0"/>
          <w:marBottom w:val="0"/>
          <w:divBdr>
            <w:top w:val="none" w:sz="0" w:space="0" w:color="auto"/>
            <w:left w:val="none" w:sz="0" w:space="0" w:color="auto"/>
            <w:bottom w:val="none" w:sz="0" w:space="0" w:color="auto"/>
            <w:right w:val="none" w:sz="0" w:space="0" w:color="auto"/>
          </w:divBdr>
        </w:div>
        <w:div w:id="1658875821">
          <w:marLeft w:val="640"/>
          <w:marRight w:val="0"/>
          <w:marTop w:val="0"/>
          <w:marBottom w:val="0"/>
          <w:divBdr>
            <w:top w:val="none" w:sz="0" w:space="0" w:color="auto"/>
            <w:left w:val="none" w:sz="0" w:space="0" w:color="auto"/>
            <w:bottom w:val="none" w:sz="0" w:space="0" w:color="auto"/>
            <w:right w:val="none" w:sz="0" w:space="0" w:color="auto"/>
          </w:divBdr>
        </w:div>
        <w:div w:id="1466771647">
          <w:marLeft w:val="640"/>
          <w:marRight w:val="0"/>
          <w:marTop w:val="0"/>
          <w:marBottom w:val="0"/>
          <w:divBdr>
            <w:top w:val="none" w:sz="0" w:space="0" w:color="auto"/>
            <w:left w:val="none" w:sz="0" w:space="0" w:color="auto"/>
            <w:bottom w:val="none" w:sz="0" w:space="0" w:color="auto"/>
            <w:right w:val="none" w:sz="0" w:space="0" w:color="auto"/>
          </w:divBdr>
        </w:div>
        <w:div w:id="1011104832">
          <w:marLeft w:val="640"/>
          <w:marRight w:val="0"/>
          <w:marTop w:val="0"/>
          <w:marBottom w:val="0"/>
          <w:divBdr>
            <w:top w:val="none" w:sz="0" w:space="0" w:color="auto"/>
            <w:left w:val="none" w:sz="0" w:space="0" w:color="auto"/>
            <w:bottom w:val="none" w:sz="0" w:space="0" w:color="auto"/>
            <w:right w:val="none" w:sz="0" w:space="0" w:color="auto"/>
          </w:divBdr>
        </w:div>
        <w:div w:id="1905598729">
          <w:marLeft w:val="640"/>
          <w:marRight w:val="0"/>
          <w:marTop w:val="0"/>
          <w:marBottom w:val="0"/>
          <w:divBdr>
            <w:top w:val="none" w:sz="0" w:space="0" w:color="auto"/>
            <w:left w:val="none" w:sz="0" w:space="0" w:color="auto"/>
            <w:bottom w:val="none" w:sz="0" w:space="0" w:color="auto"/>
            <w:right w:val="none" w:sz="0" w:space="0" w:color="auto"/>
          </w:divBdr>
        </w:div>
        <w:div w:id="2010861571">
          <w:marLeft w:val="640"/>
          <w:marRight w:val="0"/>
          <w:marTop w:val="0"/>
          <w:marBottom w:val="0"/>
          <w:divBdr>
            <w:top w:val="none" w:sz="0" w:space="0" w:color="auto"/>
            <w:left w:val="none" w:sz="0" w:space="0" w:color="auto"/>
            <w:bottom w:val="none" w:sz="0" w:space="0" w:color="auto"/>
            <w:right w:val="none" w:sz="0" w:space="0" w:color="auto"/>
          </w:divBdr>
        </w:div>
        <w:div w:id="637537321">
          <w:marLeft w:val="640"/>
          <w:marRight w:val="0"/>
          <w:marTop w:val="0"/>
          <w:marBottom w:val="0"/>
          <w:divBdr>
            <w:top w:val="none" w:sz="0" w:space="0" w:color="auto"/>
            <w:left w:val="none" w:sz="0" w:space="0" w:color="auto"/>
            <w:bottom w:val="none" w:sz="0" w:space="0" w:color="auto"/>
            <w:right w:val="none" w:sz="0" w:space="0" w:color="auto"/>
          </w:divBdr>
        </w:div>
        <w:div w:id="359863785">
          <w:marLeft w:val="640"/>
          <w:marRight w:val="0"/>
          <w:marTop w:val="0"/>
          <w:marBottom w:val="0"/>
          <w:divBdr>
            <w:top w:val="none" w:sz="0" w:space="0" w:color="auto"/>
            <w:left w:val="none" w:sz="0" w:space="0" w:color="auto"/>
            <w:bottom w:val="none" w:sz="0" w:space="0" w:color="auto"/>
            <w:right w:val="none" w:sz="0" w:space="0" w:color="auto"/>
          </w:divBdr>
        </w:div>
        <w:div w:id="545992986">
          <w:marLeft w:val="640"/>
          <w:marRight w:val="0"/>
          <w:marTop w:val="0"/>
          <w:marBottom w:val="0"/>
          <w:divBdr>
            <w:top w:val="none" w:sz="0" w:space="0" w:color="auto"/>
            <w:left w:val="none" w:sz="0" w:space="0" w:color="auto"/>
            <w:bottom w:val="none" w:sz="0" w:space="0" w:color="auto"/>
            <w:right w:val="none" w:sz="0" w:space="0" w:color="auto"/>
          </w:divBdr>
        </w:div>
        <w:div w:id="1007901605">
          <w:marLeft w:val="640"/>
          <w:marRight w:val="0"/>
          <w:marTop w:val="0"/>
          <w:marBottom w:val="0"/>
          <w:divBdr>
            <w:top w:val="none" w:sz="0" w:space="0" w:color="auto"/>
            <w:left w:val="none" w:sz="0" w:space="0" w:color="auto"/>
            <w:bottom w:val="none" w:sz="0" w:space="0" w:color="auto"/>
            <w:right w:val="none" w:sz="0" w:space="0" w:color="auto"/>
          </w:divBdr>
        </w:div>
        <w:div w:id="1713651813">
          <w:marLeft w:val="640"/>
          <w:marRight w:val="0"/>
          <w:marTop w:val="0"/>
          <w:marBottom w:val="0"/>
          <w:divBdr>
            <w:top w:val="none" w:sz="0" w:space="0" w:color="auto"/>
            <w:left w:val="none" w:sz="0" w:space="0" w:color="auto"/>
            <w:bottom w:val="none" w:sz="0" w:space="0" w:color="auto"/>
            <w:right w:val="none" w:sz="0" w:space="0" w:color="auto"/>
          </w:divBdr>
        </w:div>
        <w:div w:id="1822502206">
          <w:marLeft w:val="640"/>
          <w:marRight w:val="0"/>
          <w:marTop w:val="0"/>
          <w:marBottom w:val="0"/>
          <w:divBdr>
            <w:top w:val="none" w:sz="0" w:space="0" w:color="auto"/>
            <w:left w:val="none" w:sz="0" w:space="0" w:color="auto"/>
            <w:bottom w:val="none" w:sz="0" w:space="0" w:color="auto"/>
            <w:right w:val="none" w:sz="0" w:space="0" w:color="auto"/>
          </w:divBdr>
        </w:div>
        <w:div w:id="1070470263">
          <w:marLeft w:val="640"/>
          <w:marRight w:val="0"/>
          <w:marTop w:val="0"/>
          <w:marBottom w:val="0"/>
          <w:divBdr>
            <w:top w:val="none" w:sz="0" w:space="0" w:color="auto"/>
            <w:left w:val="none" w:sz="0" w:space="0" w:color="auto"/>
            <w:bottom w:val="none" w:sz="0" w:space="0" w:color="auto"/>
            <w:right w:val="none" w:sz="0" w:space="0" w:color="auto"/>
          </w:divBdr>
        </w:div>
        <w:div w:id="506331989">
          <w:marLeft w:val="640"/>
          <w:marRight w:val="0"/>
          <w:marTop w:val="0"/>
          <w:marBottom w:val="0"/>
          <w:divBdr>
            <w:top w:val="none" w:sz="0" w:space="0" w:color="auto"/>
            <w:left w:val="none" w:sz="0" w:space="0" w:color="auto"/>
            <w:bottom w:val="none" w:sz="0" w:space="0" w:color="auto"/>
            <w:right w:val="none" w:sz="0" w:space="0" w:color="auto"/>
          </w:divBdr>
        </w:div>
        <w:div w:id="1676960714">
          <w:marLeft w:val="640"/>
          <w:marRight w:val="0"/>
          <w:marTop w:val="0"/>
          <w:marBottom w:val="0"/>
          <w:divBdr>
            <w:top w:val="none" w:sz="0" w:space="0" w:color="auto"/>
            <w:left w:val="none" w:sz="0" w:space="0" w:color="auto"/>
            <w:bottom w:val="none" w:sz="0" w:space="0" w:color="auto"/>
            <w:right w:val="none" w:sz="0" w:space="0" w:color="auto"/>
          </w:divBdr>
        </w:div>
        <w:div w:id="1615408500">
          <w:marLeft w:val="640"/>
          <w:marRight w:val="0"/>
          <w:marTop w:val="0"/>
          <w:marBottom w:val="0"/>
          <w:divBdr>
            <w:top w:val="none" w:sz="0" w:space="0" w:color="auto"/>
            <w:left w:val="none" w:sz="0" w:space="0" w:color="auto"/>
            <w:bottom w:val="none" w:sz="0" w:space="0" w:color="auto"/>
            <w:right w:val="none" w:sz="0" w:space="0" w:color="auto"/>
          </w:divBdr>
        </w:div>
        <w:div w:id="1071733598">
          <w:marLeft w:val="640"/>
          <w:marRight w:val="0"/>
          <w:marTop w:val="0"/>
          <w:marBottom w:val="0"/>
          <w:divBdr>
            <w:top w:val="none" w:sz="0" w:space="0" w:color="auto"/>
            <w:left w:val="none" w:sz="0" w:space="0" w:color="auto"/>
            <w:bottom w:val="none" w:sz="0" w:space="0" w:color="auto"/>
            <w:right w:val="none" w:sz="0" w:space="0" w:color="auto"/>
          </w:divBdr>
        </w:div>
        <w:div w:id="1355308761">
          <w:marLeft w:val="640"/>
          <w:marRight w:val="0"/>
          <w:marTop w:val="0"/>
          <w:marBottom w:val="0"/>
          <w:divBdr>
            <w:top w:val="none" w:sz="0" w:space="0" w:color="auto"/>
            <w:left w:val="none" w:sz="0" w:space="0" w:color="auto"/>
            <w:bottom w:val="none" w:sz="0" w:space="0" w:color="auto"/>
            <w:right w:val="none" w:sz="0" w:space="0" w:color="auto"/>
          </w:divBdr>
        </w:div>
        <w:div w:id="1479372043">
          <w:marLeft w:val="640"/>
          <w:marRight w:val="0"/>
          <w:marTop w:val="0"/>
          <w:marBottom w:val="0"/>
          <w:divBdr>
            <w:top w:val="none" w:sz="0" w:space="0" w:color="auto"/>
            <w:left w:val="none" w:sz="0" w:space="0" w:color="auto"/>
            <w:bottom w:val="none" w:sz="0" w:space="0" w:color="auto"/>
            <w:right w:val="none" w:sz="0" w:space="0" w:color="auto"/>
          </w:divBdr>
        </w:div>
        <w:div w:id="1934128000">
          <w:marLeft w:val="640"/>
          <w:marRight w:val="0"/>
          <w:marTop w:val="0"/>
          <w:marBottom w:val="0"/>
          <w:divBdr>
            <w:top w:val="none" w:sz="0" w:space="0" w:color="auto"/>
            <w:left w:val="none" w:sz="0" w:space="0" w:color="auto"/>
            <w:bottom w:val="none" w:sz="0" w:space="0" w:color="auto"/>
            <w:right w:val="none" w:sz="0" w:space="0" w:color="auto"/>
          </w:divBdr>
        </w:div>
        <w:div w:id="503282680">
          <w:marLeft w:val="640"/>
          <w:marRight w:val="0"/>
          <w:marTop w:val="0"/>
          <w:marBottom w:val="0"/>
          <w:divBdr>
            <w:top w:val="none" w:sz="0" w:space="0" w:color="auto"/>
            <w:left w:val="none" w:sz="0" w:space="0" w:color="auto"/>
            <w:bottom w:val="none" w:sz="0" w:space="0" w:color="auto"/>
            <w:right w:val="none" w:sz="0" w:space="0" w:color="auto"/>
          </w:divBdr>
        </w:div>
        <w:div w:id="277225617">
          <w:marLeft w:val="640"/>
          <w:marRight w:val="0"/>
          <w:marTop w:val="0"/>
          <w:marBottom w:val="0"/>
          <w:divBdr>
            <w:top w:val="none" w:sz="0" w:space="0" w:color="auto"/>
            <w:left w:val="none" w:sz="0" w:space="0" w:color="auto"/>
            <w:bottom w:val="none" w:sz="0" w:space="0" w:color="auto"/>
            <w:right w:val="none" w:sz="0" w:space="0" w:color="auto"/>
          </w:divBdr>
        </w:div>
        <w:div w:id="1592277994">
          <w:marLeft w:val="640"/>
          <w:marRight w:val="0"/>
          <w:marTop w:val="0"/>
          <w:marBottom w:val="0"/>
          <w:divBdr>
            <w:top w:val="none" w:sz="0" w:space="0" w:color="auto"/>
            <w:left w:val="none" w:sz="0" w:space="0" w:color="auto"/>
            <w:bottom w:val="none" w:sz="0" w:space="0" w:color="auto"/>
            <w:right w:val="none" w:sz="0" w:space="0" w:color="auto"/>
          </w:divBdr>
        </w:div>
        <w:div w:id="162355425">
          <w:marLeft w:val="640"/>
          <w:marRight w:val="0"/>
          <w:marTop w:val="0"/>
          <w:marBottom w:val="0"/>
          <w:divBdr>
            <w:top w:val="none" w:sz="0" w:space="0" w:color="auto"/>
            <w:left w:val="none" w:sz="0" w:space="0" w:color="auto"/>
            <w:bottom w:val="none" w:sz="0" w:space="0" w:color="auto"/>
            <w:right w:val="none" w:sz="0" w:space="0" w:color="auto"/>
          </w:divBdr>
        </w:div>
        <w:div w:id="1658874114">
          <w:marLeft w:val="640"/>
          <w:marRight w:val="0"/>
          <w:marTop w:val="0"/>
          <w:marBottom w:val="0"/>
          <w:divBdr>
            <w:top w:val="none" w:sz="0" w:space="0" w:color="auto"/>
            <w:left w:val="none" w:sz="0" w:space="0" w:color="auto"/>
            <w:bottom w:val="none" w:sz="0" w:space="0" w:color="auto"/>
            <w:right w:val="none" w:sz="0" w:space="0" w:color="auto"/>
          </w:divBdr>
        </w:div>
        <w:div w:id="339743900">
          <w:marLeft w:val="640"/>
          <w:marRight w:val="0"/>
          <w:marTop w:val="0"/>
          <w:marBottom w:val="0"/>
          <w:divBdr>
            <w:top w:val="none" w:sz="0" w:space="0" w:color="auto"/>
            <w:left w:val="none" w:sz="0" w:space="0" w:color="auto"/>
            <w:bottom w:val="none" w:sz="0" w:space="0" w:color="auto"/>
            <w:right w:val="none" w:sz="0" w:space="0" w:color="auto"/>
          </w:divBdr>
        </w:div>
        <w:div w:id="937323693">
          <w:marLeft w:val="640"/>
          <w:marRight w:val="0"/>
          <w:marTop w:val="0"/>
          <w:marBottom w:val="0"/>
          <w:divBdr>
            <w:top w:val="none" w:sz="0" w:space="0" w:color="auto"/>
            <w:left w:val="none" w:sz="0" w:space="0" w:color="auto"/>
            <w:bottom w:val="none" w:sz="0" w:space="0" w:color="auto"/>
            <w:right w:val="none" w:sz="0" w:space="0" w:color="auto"/>
          </w:divBdr>
        </w:div>
        <w:div w:id="1078404358">
          <w:marLeft w:val="640"/>
          <w:marRight w:val="0"/>
          <w:marTop w:val="0"/>
          <w:marBottom w:val="0"/>
          <w:divBdr>
            <w:top w:val="none" w:sz="0" w:space="0" w:color="auto"/>
            <w:left w:val="none" w:sz="0" w:space="0" w:color="auto"/>
            <w:bottom w:val="none" w:sz="0" w:space="0" w:color="auto"/>
            <w:right w:val="none" w:sz="0" w:space="0" w:color="auto"/>
          </w:divBdr>
        </w:div>
        <w:div w:id="1766995301">
          <w:marLeft w:val="640"/>
          <w:marRight w:val="0"/>
          <w:marTop w:val="0"/>
          <w:marBottom w:val="0"/>
          <w:divBdr>
            <w:top w:val="none" w:sz="0" w:space="0" w:color="auto"/>
            <w:left w:val="none" w:sz="0" w:space="0" w:color="auto"/>
            <w:bottom w:val="none" w:sz="0" w:space="0" w:color="auto"/>
            <w:right w:val="none" w:sz="0" w:space="0" w:color="auto"/>
          </w:divBdr>
        </w:div>
        <w:div w:id="154928604">
          <w:marLeft w:val="640"/>
          <w:marRight w:val="0"/>
          <w:marTop w:val="0"/>
          <w:marBottom w:val="0"/>
          <w:divBdr>
            <w:top w:val="none" w:sz="0" w:space="0" w:color="auto"/>
            <w:left w:val="none" w:sz="0" w:space="0" w:color="auto"/>
            <w:bottom w:val="none" w:sz="0" w:space="0" w:color="auto"/>
            <w:right w:val="none" w:sz="0" w:space="0" w:color="auto"/>
          </w:divBdr>
        </w:div>
        <w:div w:id="1139421317">
          <w:marLeft w:val="640"/>
          <w:marRight w:val="0"/>
          <w:marTop w:val="0"/>
          <w:marBottom w:val="0"/>
          <w:divBdr>
            <w:top w:val="none" w:sz="0" w:space="0" w:color="auto"/>
            <w:left w:val="none" w:sz="0" w:space="0" w:color="auto"/>
            <w:bottom w:val="none" w:sz="0" w:space="0" w:color="auto"/>
            <w:right w:val="none" w:sz="0" w:space="0" w:color="auto"/>
          </w:divBdr>
        </w:div>
        <w:div w:id="1994992197">
          <w:marLeft w:val="640"/>
          <w:marRight w:val="0"/>
          <w:marTop w:val="0"/>
          <w:marBottom w:val="0"/>
          <w:divBdr>
            <w:top w:val="none" w:sz="0" w:space="0" w:color="auto"/>
            <w:left w:val="none" w:sz="0" w:space="0" w:color="auto"/>
            <w:bottom w:val="none" w:sz="0" w:space="0" w:color="auto"/>
            <w:right w:val="none" w:sz="0" w:space="0" w:color="auto"/>
          </w:divBdr>
        </w:div>
        <w:div w:id="850995498">
          <w:marLeft w:val="640"/>
          <w:marRight w:val="0"/>
          <w:marTop w:val="0"/>
          <w:marBottom w:val="0"/>
          <w:divBdr>
            <w:top w:val="none" w:sz="0" w:space="0" w:color="auto"/>
            <w:left w:val="none" w:sz="0" w:space="0" w:color="auto"/>
            <w:bottom w:val="none" w:sz="0" w:space="0" w:color="auto"/>
            <w:right w:val="none" w:sz="0" w:space="0" w:color="auto"/>
          </w:divBdr>
        </w:div>
        <w:div w:id="853417234">
          <w:marLeft w:val="640"/>
          <w:marRight w:val="0"/>
          <w:marTop w:val="0"/>
          <w:marBottom w:val="0"/>
          <w:divBdr>
            <w:top w:val="none" w:sz="0" w:space="0" w:color="auto"/>
            <w:left w:val="none" w:sz="0" w:space="0" w:color="auto"/>
            <w:bottom w:val="none" w:sz="0" w:space="0" w:color="auto"/>
            <w:right w:val="none" w:sz="0" w:space="0" w:color="auto"/>
          </w:divBdr>
        </w:div>
        <w:div w:id="1159271411">
          <w:marLeft w:val="640"/>
          <w:marRight w:val="0"/>
          <w:marTop w:val="0"/>
          <w:marBottom w:val="0"/>
          <w:divBdr>
            <w:top w:val="none" w:sz="0" w:space="0" w:color="auto"/>
            <w:left w:val="none" w:sz="0" w:space="0" w:color="auto"/>
            <w:bottom w:val="none" w:sz="0" w:space="0" w:color="auto"/>
            <w:right w:val="none" w:sz="0" w:space="0" w:color="auto"/>
          </w:divBdr>
        </w:div>
        <w:div w:id="1678077839">
          <w:marLeft w:val="640"/>
          <w:marRight w:val="0"/>
          <w:marTop w:val="0"/>
          <w:marBottom w:val="0"/>
          <w:divBdr>
            <w:top w:val="none" w:sz="0" w:space="0" w:color="auto"/>
            <w:left w:val="none" w:sz="0" w:space="0" w:color="auto"/>
            <w:bottom w:val="none" w:sz="0" w:space="0" w:color="auto"/>
            <w:right w:val="none" w:sz="0" w:space="0" w:color="auto"/>
          </w:divBdr>
        </w:div>
        <w:div w:id="1958102307">
          <w:marLeft w:val="640"/>
          <w:marRight w:val="0"/>
          <w:marTop w:val="0"/>
          <w:marBottom w:val="0"/>
          <w:divBdr>
            <w:top w:val="none" w:sz="0" w:space="0" w:color="auto"/>
            <w:left w:val="none" w:sz="0" w:space="0" w:color="auto"/>
            <w:bottom w:val="none" w:sz="0" w:space="0" w:color="auto"/>
            <w:right w:val="none" w:sz="0" w:space="0" w:color="auto"/>
          </w:divBdr>
        </w:div>
        <w:div w:id="1526558098">
          <w:marLeft w:val="640"/>
          <w:marRight w:val="0"/>
          <w:marTop w:val="0"/>
          <w:marBottom w:val="0"/>
          <w:divBdr>
            <w:top w:val="none" w:sz="0" w:space="0" w:color="auto"/>
            <w:left w:val="none" w:sz="0" w:space="0" w:color="auto"/>
            <w:bottom w:val="none" w:sz="0" w:space="0" w:color="auto"/>
            <w:right w:val="none" w:sz="0" w:space="0" w:color="auto"/>
          </w:divBdr>
        </w:div>
        <w:div w:id="322316625">
          <w:marLeft w:val="640"/>
          <w:marRight w:val="0"/>
          <w:marTop w:val="0"/>
          <w:marBottom w:val="0"/>
          <w:divBdr>
            <w:top w:val="none" w:sz="0" w:space="0" w:color="auto"/>
            <w:left w:val="none" w:sz="0" w:space="0" w:color="auto"/>
            <w:bottom w:val="none" w:sz="0" w:space="0" w:color="auto"/>
            <w:right w:val="none" w:sz="0" w:space="0" w:color="auto"/>
          </w:divBdr>
        </w:div>
        <w:div w:id="185212540">
          <w:marLeft w:val="640"/>
          <w:marRight w:val="0"/>
          <w:marTop w:val="0"/>
          <w:marBottom w:val="0"/>
          <w:divBdr>
            <w:top w:val="none" w:sz="0" w:space="0" w:color="auto"/>
            <w:left w:val="none" w:sz="0" w:space="0" w:color="auto"/>
            <w:bottom w:val="none" w:sz="0" w:space="0" w:color="auto"/>
            <w:right w:val="none" w:sz="0" w:space="0" w:color="auto"/>
          </w:divBdr>
        </w:div>
        <w:div w:id="112406902">
          <w:marLeft w:val="640"/>
          <w:marRight w:val="0"/>
          <w:marTop w:val="0"/>
          <w:marBottom w:val="0"/>
          <w:divBdr>
            <w:top w:val="none" w:sz="0" w:space="0" w:color="auto"/>
            <w:left w:val="none" w:sz="0" w:space="0" w:color="auto"/>
            <w:bottom w:val="none" w:sz="0" w:space="0" w:color="auto"/>
            <w:right w:val="none" w:sz="0" w:space="0" w:color="auto"/>
          </w:divBdr>
        </w:div>
        <w:div w:id="158886354">
          <w:marLeft w:val="640"/>
          <w:marRight w:val="0"/>
          <w:marTop w:val="0"/>
          <w:marBottom w:val="0"/>
          <w:divBdr>
            <w:top w:val="none" w:sz="0" w:space="0" w:color="auto"/>
            <w:left w:val="none" w:sz="0" w:space="0" w:color="auto"/>
            <w:bottom w:val="none" w:sz="0" w:space="0" w:color="auto"/>
            <w:right w:val="none" w:sz="0" w:space="0" w:color="auto"/>
          </w:divBdr>
        </w:div>
        <w:div w:id="1236014186">
          <w:marLeft w:val="640"/>
          <w:marRight w:val="0"/>
          <w:marTop w:val="0"/>
          <w:marBottom w:val="0"/>
          <w:divBdr>
            <w:top w:val="none" w:sz="0" w:space="0" w:color="auto"/>
            <w:left w:val="none" w:sz="0" w:space="0" w:color="auto"/>
            <w:bottom w:val="none" w:sz="0" w:space="0" w:color="auto"/>
            <w:right w:val="none" w:sz="0" w:space="0" w:color="auto"/>
          </w:divBdr>
        </w:div>
        <w:div w:id="1056466081">
          <w:marLeft w:val="640"/>
          <w:marRight w:val="0"/>
          <w:marTop w:val="0"/>
          <w:marBottom w:val="0"/>
          <w:divBdr>
            <w:top w:val="none" w:sz="0" w:space="0" w:color="auto"/>
            <w:left w:val="none" w:sz="0" w:space="0" w:color="auto"/>
            <w:bottom w:val="none" w:sz="0" w:space="0" w:color="auto"/>
            <w:right w:val="none" w:sz="0" w:space="0" w:color="auto"/>
          </w:divBdr>
        </w:div>
        <w:div w:id="374082712">
          <w:marLeft w:val="640"/>
          <w:marRight w:val="0"/>
          <w:marTop w:val="0"/>
          <w:marBottom w:val="0"/>
          <w:divBdr>
            <w:top w:val="none" w:sz="0" w:space="0" w:color="auto"/>
            <w:left w:val="none" w:sz="0" w:space="0" w:color="auto"/>
            <w:bottom w:val="none" w:sz="0" w:space="0" w:color="auto"/>
            <w:right w:val="none" w:sz="0" w:space="0" w:color="auto"/>
          </w:divBdr>
        </w:div>
        <w:div w:id="1076249657">
          <w:marLeft w:val="640"/>
          <w:marRight w:val="0"/>
          <w:marTop w:val="0"/>
          <w:marBottom w:val="0"/>
          <w:divBdr>
            <w:top w:val="none" w:sz="0" w:space="0" w:color="auto"/>
            <w:left w:val="none" w:sz="0" w:space="0" w:color="auto"/>
            <w:bottom w:val="none" w:sz="0" w:space="0" w:color="auto"/>
            <w:right w:val="none" w:sz="0" w:space="0" w:color="auto"/>
          </w:divBdr>
        </w:div>
        <w:div w:id="1372724139">
          <w:marLeft w:val="640"/>
          <w:marRight w:val="0"/>
          <w:marTop w:val="0"/>
          <w:marBottom w:val="0"/>
          <w:divBdr>
            <w:top w:val="none" w:sz="0" w:space="0" w:color="auto"/>
            <w:left w:val="none" w:sz="0" w:space="0" w:color="auto"/>
            <w:bottom w:val="none" w:sz="0" w:space="0" w:color="auto"/>
            <w:right w:val="none" w:sz="0" w:space="0" w:color="auto"/>
          </w:divBdr>
        </w:div>
        <w:div w:id="1823084346">
          <w:marLeft w:val="640"/>
          <w:marRight w:val="0"/>
          <w:marTop w:val="0"/>
          <w:marBottom w:val="0"/>
          <w:divBdr>
            <w:top w:val="none" w:sz="0" w:space="0" w:color="auto"/>
            <w:left w:val="none" w:sz="0" w:space="0" w:color="auto"/>
            <w:bottom w:val="none" w:sz="0" w:space="0" w:color="auto"/>
            <w:right w:val="none" w:sz="0" w:space="0" w:color="auto"/>
          </w:divBdr>
        </w:div>
        <w:div w:id="639574975">
          <w:marLeft w:val="640"/>
          <w:marRight w:val="0"/>
          <w:marTop w:val="0"/>
          <w:marBottom w:val="0"/>
          <w:divBdr>
            <w:top w:val="none" w:sz="0" w:space="0" w:color="auto"/>
            <w:left w:val="none" w:sz="0" w:space="0" w:color="auto"/>
            <w:bottom w:val="none" w:sz="0" w:space="0" w:color="auto"/>
            <w:right w:val="none" w:sz="0" w:space="0" w:color="auto"/>
          </w:divBdr>
        </w:div>
        <w:div w:id="1915048074">
          <w:marLeft w:val="640"/>
          <w:marRight w:val="0"/>
          <w:marTop w:val="0"/>
          <w:marBottom w:val="0"/>
          <w:divBdr>
            <w:top w:val="none" w:sz="0" w:space="0" w:color="auto"/>
            <w:left w:val="none" w:sz="0" w:space="0" w:color="auto"/>
            <w:bottom w:val="none" w:sz="0" w:space="0" w:color="auto"/>
            <w:right w:val="none" w:sz="0" w:space="0" w:color="auto"/>
          </w:divBdr>
        </w:div>
        <w:div w:id="1545216930">
          <w:marLeft w:val="640"/>
          <w:marRight w:val="0"/>
          <w:marTop w:val="0"/>
          <w:marBottom w:val="0"/>
          <w:divBdr>
            <w:top w:val="none" w:sz="0" w:space="0" w:color="auto"/>
            <w:left w:val="none" w:sz="0" w:space="0" w:color="auto"/>
            <w:bottom w:val="none" w:sz="0" w:space="0" w:color="auto"/>
            <w:right w:val="none" w:sz="0" w:space="0" w:color="auto"/>
          </w:divBdr>
        </w:div>
        <w:div w:id="2123571695">
          <w:marLeft w:val="640"/>
          <w:marRight w:val="0"/>
          <w:marTop w:val="0"/>
          <w:marBottom w:val="0"/>
          <w:divBdr>
            <w:top w:val="none" w:sz="0" w:space="0" w:color="auto"/>
            <w:left w:val="none" w:sz="0" w:space="0" w:color="auto"/>
            <w:bottom w:val="none" w:sz="0" w:space="0" w:color="auto"/>
            <w:right w:val="none" w:sz="0" w:space="0" w:color="auto"/>
          </w:divBdr>
        </w:div>
        <w:div w:id="1428192169">
          <w:marLeft w:val="640"/>
          <w:marRight w:val="0"/>
          <w:marTop w:val="0"/>
          <w:marBottom w:val="0"/>
          <w:divBdr>
            <w:top w:val="none" w:sz="0" w:space="0" w:color="auto"/>
            <w:left w:val="none" w:sz="0" w:space="0" w:color="auto"/>
            <w:bottom w:val="none" w:sz="0" w:space="0" w:color="auto"/>
            <w:right w:val="none" w:sz="0" w:space="0" w:color="auto"/>
          </w:divBdr>
        </w:div>
        <w:div w:id="1077245844">
          <w:marLeft w:val="640"/>
          <w:marRight w:val="0"/>
          <w:marTop w:val="0"/>
          <w:marBottom w:val="0"/>
          <w:divBdr>
            <w:top w:val="none" w:sz="0" w:space="0" w:color="auto"/>
            <w:left w:val="none" w:sz="0" w:space="0" w:color="auto"/>
            <w:bottom w:val="none" w:sz="0" w:space="0" w:color="auto"/>
            <w:right w:val="none" w:sz="0" w:space="0" w:color="auto"/>
          </w:divBdr>
        </w:div>
        <w:div w:id="568465915">
          <w:marLeft w:val="640"/>
          <w:marRight w:val="0"/>
          <w:marTop w:val="0"/>
          <w:marBottom w:val="0"/>
          <w:divBdr>
            <w:top w:val="none" w:sz="0" w:space="0" w:color="auto"/>
            <w:left w:val="none" w:sz="0" w:space="0" w:color="auto"/>
            <w:bottom w:val="none" w:sz="0" w:space="0" w:color="auto"/>
            <w:right w:val="none" w:sz="0" w:space="0" w:color="auto"/>
          </w:divBdr>
        </w:div>
        <w:div w:id="1224947838">
          <w:marLeft w:val="640"/>
          <w:marRight w:val="0"/>
          <w:marTop w:val="0"/>
          <w:marBottom w:val="0"/>
          <w:divBdr>
            <w:top w:val="none" w:sz="0" w:space="0" w:color="auto"/>
            <w:left w:val="none" w:sz="0" w:space="0" w:color="auto"/>
            <w:bottom w:val="none" w:sz="0" w:space="0" w:color="auto"/>
            <w:right w:val="none" w:sz="0" w:space="0" w:color="auto"/>
          </w:divBdr>
        </w:div>
        <w:div w:id="1653673356">
          <w:marLeft w:val="640"/>
          <w:marRight w:val="0"/>
          <w:marTop w:val="0"/>
          <w:marBottom w:val="0"/>
          <w:divBdr>
            <w:top w:val="none" w:sz="0" w:space="0" w:color="auto"/>
            <w:left w:val="none" w:sz="0" w:space="0" w:color="auto"/>
            <w:bottom w:val="none" w:sz="0" w:space="0" w:color="auto"/>
            <w:right w:val="none" w:sz="0" w:space="0" w:color="auto"/>
          </w:divBdr>
        </w:div>
        <w:div w:id="1063060346">
          <w:marLeft w:val="640"/>
          <w:marRight w:val="0"/>
          <w:marTop w:val="0"/>
          <w:marBottom w:val="0"/>
          <w:divBdr>
            <w:top w:val="none" w:sz="0" w:space="0" w:color="auto"/>
            <w:left w:val="none" w:sz="0" w:space="0" w:color="auto"/>
            <w:bottom w:val="none" w:sz="0" w:space="0" w:color="auto"/>
            <w:right w:val="none" w:sz="0" w:space="0" w:color="auto"/>
          </w:divBdr>
        </w:div>
        <w:div w:id="1554656839">
          <w:marLeft w:val="640"/>
          <w:marRight w:val="0"/>
          <w:marTop w:val="0"/>
          <w:marBottom w:val="0"/>
          <w:divBdr>
            <w:top w:val="none" w:sz="0" w:space="0" w:color="auto"/>
            <w:left w:val="none" w:sz="0" w:space="0" w:color="auto"/>
            <w:bottom w:val="none" w:sz="0" w:space="0" w:color="auto"/>
            <w:right w:val="none" w:sz="0" w:space="0" w:color="auto"/>
          </w:divBdr>
        </w:div>
        <w:div w:id="1726373908">
          <w:marLeft w:val="640"/>
          <w:marRight w:val="0"/>
          <w:marTop w:val="0"/>
          <w:marBottom w:val="0"/>
          <w:divBdr>
            <w:top w:val="none" w:sz="0" w:space="0" w:color="auto"/>
            <w:left w:val="none" w:sz="0" w:space="0" w:color="auto"/>
            <w:bottom w:val="none" w:sz="0" w:space="0" w:color="auto"/>
            <w:right w:val="none" w:sz="0" w:space="0" w:color="auto"/>
          </w:divBdr>
        </w:div>
        <w:div w:id="23986495">
          <w:marLeft w:val="640"/>
          <w:marRight w:val="0"/>
          <w:marTop w:val="0"/>
          <w:marBottom w:val="0"/>
          <w:divBdr>
            <w:top w:val="none" w:sz="0" w:space="0" w:color="auto"/>
            <w:left w:val="none" w:sz="0" w:space="0" w:color="auto"/>
            <w:bottom w:val="none" w:sz="0" w:space="0" w:color="auto"/>
            <w:right w:val="none" w:sz="0" w:space="0" w:color="auto"/>
          </w:divBdr>
        </w:div>
        <w:div w:id="1345404534">
          <w:marLeft w:val="640"/>
          <w:marRight w:val="0"/>
          <w:marTop w:val="0"/>
          <w:marBottom w:val="0"/>
          <w:divBdr>
            <w:top w:val="none" w:sz="0" w:space="0" w:color="auto"/>
            <w:left w:val="none" w:sz="0" w:space="0" w:color="auto"/>
            <w:bottom w:val="none" w:sz="0" w:space="0" w:color="auto"/>
            <w:right w:val="none" w:sz="0" w:space="0" w:color="auto"/>
          </w:divBdr>
        </w:div>
        <w:div w:id="1521772907">
          <w:marLeft w:val="640"/>
          <w:marRight w:val="0"/>
          <w:marTop w:val="0"/>
          <w:marBottom w:val="0"/>
          <w:divBdr>
            <w:top w:val="none" w:sz="0" w:space="0" w:color="auto"/>
            <w:left w:val="none" w:sz="0" w:space="0" w:color="auto"/>
            <w:bottom w:val="none" w:sz="0" w:space="0" w:color="auto"/>
            <w:right w:val="none" w:sz="0" w:space="0" w:color="auto"/>
          </w:divBdr>
        </w:div>
        <w:div w:id="1426876973">
          <w:marLeft w:val="640"/>
          <w:marRight w:val="0"/>
          <w:marTop w:val="0"/>
          <w:marBottom w:val="0"/>
          <w:divBdr>
            <w:top w:val="none" w:sz="0" w:space="0" w:color="auto"/>
            <w:left w:val="none" w:sz="0" w:space="0" w:color="auto"/>
            <w:bottom w:val="none" w:sz="0" w:space="0" w:color="auto"/>
            <w:right w:val="none" w:sz="0" w:space="0" w:color="auto"/>
          </w:divBdr>
        </w:div>
        <w:div w:id="1600481585">
          <w:marLeft w:val="640"/>
          <w:marRight w:val="0"/>
          <w:marTop w:val="0"/>
          <w:marBottom w:val="0"/>
          <w:divBdr>
            <w:top w:val="none" w:sz="0" w:space="0" w:color="auto"/>
            <w:left w:val="none" w:sz="0" w:space="0" w:color="auto"/>
            <w:bottom w:val="none" w:sz="0" w:space="0" w:color="auto"/>
            <w:right w:val="none" w:sz="0" w:space="0" w:color="auto"/>
          </w:divBdr>
        </w:div>
        <w:div w:id="625240804">
          <w:marLeft w:val="640"/>
          <w:marRight w:val="0"/>
          <w:marTop w:val="0"/>
          <w:marBottom w:val="0"/>
          <w:divBdr>
            <w:top w:val="none" w:sz="0" w:space="0" w:color="auto"/>
            <w:left w:val="none" w:sz="0" w:space="0" w:color="auto"/>
            <w:bottom w:val="none" w:sz="0" w:space="0" w:color="auto"/>
            <w:right w:val="none" w:sz="0" w:space="0" w:color="auto"/>
          </w:divBdr>
        </w:div>
        <w:div w:id="1507793967">
          <w:marLeft w:val="640"/>
          <w:marRight w:val="0"/>
          <w:marTop w:val="0"/>
          <w:marBottom w:val="0"/>
          <w:divBdr>
            <w:top w:val="none" w:sz="0" w:space="0" w:color="auto"/>
            <w:left w:val="none" w:sz="0" w:space="0" w:color="auto"/>
            <w:bottom w:val="none" w:sz="0" w:space="0" w:color="auto"/>
            <w:right w:val="none" w:sz="0" w:space="0" w:color="auto"/>
          </w:divBdr>
        </w:div>
        <w:div w:id="1055348807">
          <w:marLeft w:val="640"/>
          <w:marRight w:val="0"/>
          <w:marTop w:val="0"/>
          <w:marBottom w:val="0"/>
          <w:divBdr>
            <w:top w:val="none" w:sz="0" w:space="0" w:color="auto"/>
            <w:left w:val="none" w:sz="0" w:space="0" w:color="auto"/>
            <w:bottom w:val="none" w:sz="0" w:space="0" w:color="auto"/>
            <w:right w:val="none" w:sz="0" w:space="0" w:color="auto"/>
          </w:divBdr>
        </w:div>
        <w:div w:id="902179824">
          <w:marLeft w:val="640"/>
          <w:marRight w:val="0"/>
          <w:marTop w:val="0"/>
          <w:marBottom w:val="0"/>
          <w:divBdr>
            <w:top w:val="none" w:sz="0" w:space="0" w:color="auto"/>
            <w:left w:val="none" w:sz="0" w:space="0" w:color="auto"/>
            <w:bottom w:val="none" w:sz="0" w:space="0" w:color="auto"/>
            <w:right w:val="none" w:sz="0" w:space="0" w:color="auto"/>
          </w:divBdr>
        </w:div>
        <w:div w:id="531916144">
          <w:marLeft w:val="640"/>
          <w:marRight w:val="0"/>
          <w:marTop w:val="0"/>
          <w:marBottom w:val="0"/>
          <w:divBdr>
            <w:top w:val="none" w:sz="0" w:space="0" w:color="auto"/>
            <w:left w:val="none" w:sz="0" w:space="0" w:color="auto"/>
            <w:bottom w:val="none" w:sz="0" w:space="0" w:color="auto"/>
            <w:right w:val="none" w:sz="0" w:space="0" w:color="auto"/>
          </w:divBdr>
        </w:div>
        <w:div w:id="573862015">
          <w:marLeft w:val="640"/>
          <w:marRight w:val="0"/>
          <w:marTop w:val="0"/>
          <w:marBottom w:val="0"/>
          <w:divBdr>
            <w:top w:val="none" w:sz="0" w:space="0" w:color="auto"/>
            <w:left w:val="none" w:sz="0" w:space="0" w:color="auto"/>
            <w:bottom w:val="none" w:sz="0" w:space="0" w:color="auto"/>
            <w:right w:val="none" w:sz="0" w:space="0" w:color="auto"/>
          </w:divBdr>
        </w:div>
        <w:div w:id="1426154000">
          <w:marLeft w:val="640"/>
          <w:marRight w:val="0"/>
          <w:marTop w:val="0"/>
          <w:marBottom w:val="0"/>
          <w:divBdr>
            <w:top w:val="none" w:sz="0" w:space="0" w:color="auto"/>
            <w:left w:val="none" w:sz="0" w:space="0" w:color="auto"/>
            <w:bottom w:val="none" w:sz="0" w:space="0" w:color="auto"/>
            <w:right w:val="none" w:sz="0" w:space="0" w:color="auto"/>
          </w:divBdr>
        </w:div>
        <w:div w:id="474110050">
          <w:marLeft w:val="640"/>
          <w:marRight w:val="0"/>
          <w:marTop w:val="0"/>
          <w:marBottom w:val="0"/>
          <w:divBdr>
            <w:top w:val="none" w:sz="0" w:space="0" w:color="auto"/>
            <w:left w:val="none" w:sz="0" w:space="0" w:color="auto"/>
            <w:bottom w:val="none" w:sz="0" w:space="0" w:color="auto"/>
            <w:right w:val="none" w:sz="0" w:space="0" w:color="auto"/>
          </w:divBdr>
        </w:div>
        <w:div w:id="1129126602">
          <w:marLeft w:val="640"/>
          <w:marRight w:val="0"/>
          <w:marTop w:val="0"/>
          <w:marBottom w:val="0"/>
          <w:divBdr>
            <w:top w:val="none" w:sz="0" w:space="0" w:color="auto"/>
            <w:left w:val="none" w:sz="0" w:space="0" w:color="auto"/>
            <w:bottom w:val="none" w:sz="0" w:space="0" w:color="auto"/>
            <w:right w:val="none" w:sz="0" w:space="0" w:color="auto"/>
          </w:divBdr>
        </w:div>
        <w:div w:id="1439908320">
          <w:marLeft w:val="640"/>
          <w:marRight w:val="0"/>
          <w:marTop w:val="0"/>
          <w:marBottom w:val="0"/>
          <w:divBdr>
            <w:top w:val="none" w:sz="0" w:space="0" w:color="auto"/>
            <w:left w:val="none" w:sz="0" w:space="0" w:color="auto"/>
            <w:bottom w:val="none" w:sz="0" w:space="0" w:color="auto"/>
            <w:right w:val="none" w:sz="0" w:space="0" w:color="auto"/>
          </w:divBdr>
        </w:div>
        <w:div w:id="1110586883">
          <w:marLeft w:val="640"/>
          <w:marRight w:val="0"/>
          <w:marTop w:val="0"/>
          <w:marBottom w:val="0"/>
          <w:divBdr>
            <w:top w:val="none" w:sz="0" w:space="0" w:color="auto"/>
            <w:left w:val="none" w:sz="0" w:space="0" w:color="auto"/>
            <w:bottom w:val="none" w:sz="0" w:space="0" w:color="auto"/>
            <w:right w:val="none" w:sz="0" w:space="0" w:color="auto"/>
          </w:divBdr>
        </w:div>
        <w:div w:id="573009814">
          <w:marLeft w:val="640"/>
          <w:marRight w:val="0"/>
          <w:marTop w:val="0"/>
          <w:marBottom w:val="0"/>
          <w:divBdr>
            <w:top w:val="none" w:sz="0" w:space="0" w:color="auto"/>
            <w:left w:val="none" w:sz="0" w:space="0" w:color="auto"/>
            <w:bottom w:val="none" w:sz="0" w:space="0" w:color="auto"/>
            <w:right w:val="none" w:sz="0" w:space="0" w:color="auto"/>
          </w:divBdr>
        </w:div>
        <w:div w:id="1793590724">
          <w:marLeft w:val="640"/>
          <w:marRight w:val="0"/>
          <w:marTop w:val="0"/>
          <w:marBottom w:val="0"/>
          <w:divBdr>
            <w:top w:val="none" w:sz="0" w:space="0" w:color="auto"/>
            <w:left w:val="none" w:sz="0" w:space="0" w:color="auto"/>
            <w:bottom w:val="none" w:sz="0" w:space="0" w:color="auto"/>
            <w:right w:val="none" w:sz="0" w:space="0" w:color="auto"/>
          </w:divBdr>
        </w:div>
        <w:div w:id="697202787">
          <w:marLeft w:val="640"/>
          <w:marRight w:val="0"/>
          <w:marTop w:val="0"/>
          <w:marBottom w:val="0"/>
          <w:divBdr>
            <w:top w:val="none" w:sz="0" w:space="0" w:color="auto"/>
            <w:left w:val="none" w:sz="0" w:space="0" w:color="auto"/>
            <w:bottom w:val="none" w:sz="0" w:space="0" w:color="auto"/>
            <w:right w:val="none" w:sz="0" w:space="0" w:color="auto"/>
          </w:divBdr>
        </w:div>
        <w:div w:id="525217176">
          <w:marLeft w:val="640"/>
          <w:marRight w:val="0"/>
          <w:marTop w:val="0"/>
          <w:marBottom w:val="0"/>
          <w:divBdr>
            <w:top w:val="none" w:sz="0" w:space="0" w:color="auto"/>
            <w:left w:val="none" w:sz="0" w:space="0" w:color="auto"/>
            <w:bottom w:val="none" w:sz="0" w:space="0" w:color="auto"/>
            <w:right w:val="none" w:sz="0" w:space="0" w:color="auto"/>
          </w:divBdr>
        </w:div>
        <w:div w:id="627471996">
          <w:marLeft w:val="640"/>
          <w:marRight w:val="0"/>
          <w:marTop w:val="0"/>
          <w:marBottom w:val="0"/>
          <w:divBdr>
            <w:top w:val="none" w:sz="0" w:space="0" w:color="auto"/>
            <w:left w:val="none" w:sz="0" w:space="0" w:color="auto"/>
            <w:bottom w:val="none" w:sz="0" w:space="0" w:color="auto"/>
            <w:right w:val="none" w:sz="0" w:space="0" w:color="auto"/>
          </w:divBdr>
        </w:div>
        <w:div w:id="773131147">
          <w:marLeft w:val="640"/>
          <w:marRight w:val="0"/>
          <w:marTop w:val="0"/>
          <w:marBottom w:val="0"/>
          <w:divBdr>
            <w:top w:val="none" w:sz="0" w:space="0" w:color="auto"/>
            <w:left w:val="none" w:sz="0" w:space="0" w:color="auto"/>
            <w:bottom w:val="none" w:sz="0" w:space="0" w:color="auto"/>
            <w:right w:val="none" w:sz="0" w:space="0" w:color="auto"/>
          </w:divBdr>
        </w:div>
        <w:div w:id="1758205189">
          <w:marLeft w:val="640"/>
          <w:marRight w:val="0"/>
          <w:marTop w:val="0"/>
          <w:marBottom w:val="0"/>
          <w:divBdr>
            <w:top w:val="none" w:sz="0" w:space="0" w:color="auto"/>
            <w:left w:val="none" w:sz="0" w:space="0" w:color="auto"/>
            <w:bottom w:val="none" w:sz="0" w:space="0" w:color="auto"/>
            <w:right w:val="none" w:sz="0" w:space="0" w:color="auto"/>
          </w:divBdr>
        </w:div>
        <w:div w:id="2058509014">
          <w:marLeft w:val="640"/>
          <w:marRight w:val="0"/>
          <w:marTop w:val="0"/>
          <w:marBottom w:val="0"/>
          <w:divBdr>
            <w:top w:val="none" w:sz="0" w:space="0" w:color="auto"/>
            <w:left w:val="none" w:sz="0" w:space="0" w:color="auto"/>
            <w:bottom w:val="none" w:sz="0" w:space="0" w:color="auto"/>
            <w:right w:val="none" w:sz="0" w:space="0" w:color="auto"/>
          </w:divBdr>
        </w:div>
        <w:div w:id="1819833936">
          <w:marLeft w:val="640"/>
          <w:marRight w:val="0"/>
          <w:marTop w:val="0"/>
          <w:marBottom w:val="0"/>
          <w:divBdr>
            <w:top w:val="none" w:sz="0" w:space="0" w:color="auto"/>
            <w:left w:val="none" w:sz="0" w:space="0" w:color="auto"/>
            <w:bottom w:val="none" w:sz="0" w:space="0" w:color="auto"/>
            <w:right w:val="none" w:sz="0" w:space="0" w:color="auto"/>
          </w:divBdr>
        </w:div>
        <w:div w:id="348021625">
          <w:marLeft w:val="640"/>
          <w:marRight w:val="0"/>
          <w:marTop w:val="0"/>
          <w:marBottom w:val="0"/>
          <w:divBdr>
            <w:top w:val="none" w:sz="0" w:space="0" w:color="auto"/>
            <w:left w:val="none" w:sz="0" w:space="0" w:color="auto"/>
            <w:bottom w:val="none" w:sz="0" w:space="0" w:color="auto"/>
            <w:right w:val="none" w:sz="0" w:space="0" w:color="auto"/>
          </w:divBdr>
        </w:div>
      </w:divsChild>
    </w:div>
    <w:div w:id="1243106547">
      <w:bodyDiv w:val="1"/>
      <w:marLeft w:val="0"/>
      <w:marRight w:val="0"/>
      <w:marTop w:val="0"/>
      <w:marBottom w:val="0"/>
      <w:divBdr>
        <w:top w:val="none" w:sz="0" w:space="0" w:color="auto"/>
        <w:left w:val="none" w:sz="0" w:space="0" w:color="auto"/>
        <w:bottom w:val="none" w:sz="0" w:space="0" w:color="auto"/>
        <w:right w:val="none" w:sz="0" w:space="0" w:color="auto"/>
      </w:divBdr>
      <w:divsChild>
        <w:div w:id="1337228871">
          <w:marLeft w:val="640"/>
          <w:marRight w:val="0"/>
          <w:marTop w:val="0"/>
          <w:marBottom w:val="0"/>
          <w:divBdr>
            <w:top w:val="none" w:sz="0" w:space="0" w:color="auto"/>
            <w:left w:val="none" w:sz="0" w:space="0" w:color="auto"/>
            <w:bottom w:val="none" w:sz="0" w:space="0" w:color="auto"/>
            <w:right w:val="none" w:sz="0" w:space="0" w:color="auto"/>
          </w:divBdr>
        </w:div>
        <w:div w:id="212159837">
          <w:marLeft w:val="640"/>
          <w:marRight w:val="0"/>
          <w:marTop w:val="0"/>
          <w:marBottom w:val="0"/>
          <w:divBdr>
            <w:top w:val="none" w:sz="0" w:space="0" w:color="auto"/>
            <w:left w:val="none" w:sz="0" w:space="0" w:color="auto"/>
            <w:bottom w:val="none" w:sz="0" w:space="0" w:color="auto"/>
            <w:right w:val="none" w:sz="0" w:space="0" w:color="auto"/>
          </w:divBdr>
        </w:div>
        <w:div w:id="160438490">
          <w:marLeft w:val="640"/>
          <w:marRight w:val="0"/>
          <w:marTop w:val="0"/>
          <w:marBottom w:val="0"/>
          <w:divBdr>
            <w:top w:val="none" w:sz="0" w:space="0" w:color="auto"/>
            <w:left w:val="none" w:sz="0" w:space="0" w:color="auto"/>
            <w:bottom w:val="none" w:sz="0" w:space="0" w:color="auto"/>
            <w:right w:val="none" w:sz="0" w:space="0" w:color="auto"/>
          </w:divBdr>
        </w:div>
        <w:div w:id="1980961659">
          <w:marLeft w:val="640"/>
          <w:marRight w:val="0"/>
          <w:marTop w:val="0"/>
          <w:marBottom w:val="0"/>
          <w:divBdr>
            <w:top w:val="none" w:sz="0" w:space="0" w:color="auto"/>
            <w:left w:val="none" w:sz="0" w:space="0" w:color="auto"/>
            <w:bottom w:val="none" w:sz="0" w:space="0" w:color="auto"/>
            <w:right w:val="none" w:sz="0" w:space="0" w:color="auto"/>
          </w:divBdr>
        </w:div>
        <w:div w:id="1454981311">
          <w:marLeft w:val="640"/>
          <w:marRight w:val="0"/>
          <w:marTop w:val="0"/>
          <w:marBottom w:val="0"/>
          <w:divBdr>
            <w:top w:val="none" w:sz="0" w:space="0" w:color="auto"/>
            <w:left w:val="none" w:sz="0" w:space="0" w:color="auto"/>
            <w:bottom w:val="none" w:sz="0" w:space="0" w:color="auto"/>
            <w:right w:val="none" w:sz="0" w:space="0" w:color="auto"/>
          </w:divBdr>
        </w:div>
        <w:div w:id="179591766">
          <w:marLeft w:val="640"/>
          <w:marRight w:val="0"/>
          <w:marTop w:val="0"/>
          <w:marBottom w:val="0"/>
          <w:divBdr>
            <w:top w:val="none" w:sz="0" w:space="0" w:color="auto"/>
            <w:left w:val="none" w:sz="0" w:space="0" w:color="auto"/>
            <w:bottom w:val="none" w:sz="0" w:space="0" w:color="auto"/>
            <w:right w:val="none" w:sz="0" w:space="0" w:color="auto"/>
          </w:divBdr>
        </w:div>
        <w:div w:id="941109458">
          <w:marLeft w:val="640"/>
          <w:marRight w:val="0"/>
          <w:marTop w:val="0"/>
          <w:marBottom w:val="0"/>
          <w:divBdr>
            <w:top w:val="none" w:sz="0" w:space="0" w:color="auto"/>
            <w:left w:val="none" w:sz="0" w:space="0" w:color="auto"/>
            <w:bottom w:val="none" w:sz="0" w:space="0" w:color="auto"/>
            <w:right w:val="none" w:sz="0" w:space="0" w:color="auto"/>
          </w:divBdr>
        </w:div>
        <w:div w:id="141779706">
          <w:marLeft w:val="640"/>
          <w:marRight w:val="0"/>
          <w:marTop w:val="0"/>
          <w:marBottom w:val="0"/>
          <w:divBdr>
            <w:top w:val="none" w:sz="0" w:space="0" w:color="auto"/>
            <w:left w:val="none" w:sz="0" w:space="0" w:color="auto"/>
            <w:bottom w:val="none" w:sz="0" w:space="0" w:color="auto"/>
            <w:right w:val="none" w:sz="0" w:space="0" w:color="auto"/>
          </w:divBdr>
        </w:div>
        <w:div w:id="822694008">
          <w:marLeft w:val="640"/>
          <w:marRight w:val="0"/>
          <w:marTop w:val="0"/>
          <w:marBottom w:val="0"/>
          <w:divBdr>
            <w:top w:val="none" w:sz="0" w:space="0" w:color="auto"/>
            <w:left w:val="none" w:sz="0" w:space="0" w:color="auto"/>
            <w:bottom w:val="none" w:sz="0" w:space="0" w:color="auto"/>
            <w:right w:val="none" w:sz="0" w:space="0" w:color="auto"/>
          </w:divBdr>
        </w:div>
        <w:div w:id="433094231">
          <w:marLeft w:val="640"/>
          <w:marRight w:val="0"/>
          <w:marTop w:val="0"/>
          <w:marBottom w:val="0"/>
          <w:divBdr>
            <w:top w:val="none" w:sz="0" w:space="0" w:color="auto"/>
            <w:left w:val="none" w:sz="0" w:space="0" w:color="auto"/>
            <w:bottom w:val="none" w:sz="0" w:space="0" w:color="auto"/>
            <w:right w:val="none" w:sz="0" w:space="0" w:color="auto"/>
          </w:divBdr>
        </w:div>
        <w:div w:id="1914924071">
          <w:marLeft w:val="640"/>
          <w:marRight w:val="0"/>
          <w:marTop w:val="0"/>
          <w:marBottom w:val="0"/>
          <w:divBdr>
            <w:top w:val="none" w:sz="0" w:space="0" w:color="auto"/>
            <w:left w:val="none" w:sz="0" w:space="0" w:color="auto"/>
            <w:bottom w:val="none" w:sz="0" w:space="0" w:color="auto"/>
            <w:right w:val="none" w:sz="0" w:space="0" w:color="auto"/>
          </w:divBdr>
        </w:div>
        <w:div w:id="1123619318">
          <w:marLeft w:val="640"/>
          <w:marRight w:val="0"/>
          <w:marTop w:val="0"/>
          <w:marBottom w:val="0"/>
          <w:divBdr>
            <w:top w:val="none" w:sz="0" w:space="0" w:color="auto"/>
            <w:left w:val="none" w:sz="0" w:space="0" w:color="auto"/>
            <w:bottom w:val="none" w:sz="0" w:space="0" w:color="auto"/>
            <w:right w:val="none" w:sz="0" w:space="0" w:color="auto"/>
          </w:divBdr>
        </w:div>
        <w:div w:id="148253373">
          <w:marLeft w:val="640"/>
          <w:marRight w:val="0"/>
          <w:marTop w:val="0"/>
          <w:marBottom w:val="0"/>
          <w:divBdr>
            <w:top w:val="none" w:sz="0" w:space="0" w:color="auto"/>
            <w:left w:val="none" w:sz="0" w:space="0" w:color="auto"/>
            <w:bottom w:val="none" w:sz="0" w:space="0" w:color="auto"/>
            <w:right w:val="none" w:sz="0" w:space="0" w:color="auto"/>
          </w:divBdr>
        </w:div>
        <w:div w:id="709258329">
          <w:marLeft w:val="640"/>
          <w:marRight w:val="0"/>
          <w:marTop w:val="0"/>
          <w:marBottom w:val="0"/>
          <w:divBdr>
            <w:top w:val="none" w:sz="0" w:space="0" w:color="auto"/>
            <w:left w:val="none" w:sz="0" w:space="0" w:color="auto"/>
            <w:bottom w:val="none" w:sz="0" w:space="0" w:color="auto"/>
            <w:right w:val="none" w:sz="0" w:space="0" w:color="auto"/>
          </w:divBdr>
        </w:div>
        <w:div w:id="934820346">
          <w:marLeft w:val="640"/>
          <w:marRight w:val="0"/>
          <w:marTop w:val="0"/>
          <w:marBottom w:val="0"/>
          <w:divBdr>
            <w:top w:val="none" w:sz="0" w:space="0" w:color="auto"/>
            <w:left w:val="none" w:sz="0" w:space="0" w:color="auto"/>
            <w:bottom w:val="none" w:sz="0" w:space="0" w:color="auto"/>
            <w:right w:val="none" w:sz="0" w:space="0" w:color="auto"/>
          </w:divBdr>
        </w:div>
        <w:div w:id="858397743">
          <w:marLeft w:val="640"/>
          <w:marRight w:val="0"/>
          <w:marTop w:val="0"/>
          <w:marBottom w:val="0"/>
          <w:divBdr>
            <w:top w:val="none" w:sz="0" w:space="0" w:color="auto"/>
            <w:left w:val="none" w:sz="0" w:space="0" w:color="auto"/>
            <w:bottom w:val="none" w:sz="0" w:space="0" w:color="auto"/>
            <w:right w:val="none" w:sz="0" w:space="0" w:color="auto"/>
          </w:divBdr>
        </w:div>
        <w:div w:id="911431187">
          <w:marLeft w:val="640"/>
          <w:marRight w:val="0"/>
          <w:marTop w:val="0"/>
          <w:marBottom w:val="0"/>
          <w:divBdr>
            <w:top w:val="none" w:sz="0" w:space="0" w:color="auto"/>
            <w:left w:val="none" w:sz="0" w:space="0" w:color="auto"/>
            <w:bottom w:val="none" w:sz="0" w:space="0" w:color="auto"/>
            <w:right w:val="none" w:sz="0" w:space="0" w:color="auto"/>
          </w:divBdr>
        </w:div>
        <w:div w:id="1081105273">
          <w:marLeft w:val="640"/>
          <w:marRight w:val="0"/>
          <w:marTop w:val="0"/>
          <w:marBottom w:val="0"/>
          <w:divBdr>
            <w:top w:val="none" w:sz="0" w:space="0" w:color="auto"/>
            <w:left w:val="none" w:sz="0" w:space="0" w:color="auto"/>
            <w:bottom w:val="none" w:sz="0" w:space="0" w:color="auto"/>
            <w:right w:val="none" w:sz="0" w:space="0" w:color="auto"/>
          </w:divBdr>
        </w:div>
        <w:div w:id="1107625769">
          <w:marLeft w:val="640"/>
          <w:marRight w:val="0"/>
          <w:marTop w:val="0"/>
          <w:marBottom w:val="0"/>
          <w:divBdr>
            <w:top w:val="none" w:sz="0" w:space="0" w:color="auto"/>
            <w:left w:val="none" w:sz="0" w:space="0" w:color="auto"/>
            <w:bottom w:val="none" w:sz="0" w:space="0" w:color="auto"/>
            <w:right w:val="none" w:sz="0" w:space="0" w:color="auto"/>
          </w:divBdr>
        </w:div>
        <w:div w:id="675109325">
          <w:marLeft w:val="640"/>
          <w:marRight w:val="0"/>
          <w:marTop w:val="0"/>
          <w:marBottom w:val="0"/>
          <w:divBdr>
            <w:top w:val="none" w:sz="0" w:space="0" w:color="auto"/>
            <w:left w:val="none" w:sz="0" w:space="0" w:color="auto"/>
            <w:bottom w:val="none" w:sz="0" w:space="0" w:color="auto"/>
            <w:right w:val="none" w:sz="0" w:space="0" w:color="auto"/>
          </w:divBdr>
        </w:div>
        <w:div w:id="917833558">
          <w:marLeft w:val="640"/>
          <w:marRight w:val="0"/>
          <w:marTop w:val="0"/>
          <w:marBottom w:val="0"/>
          <w:divBdr>
            <w:top w:val="none" w:sz="0" w:space="0" w:color="auto"/>
            <w:left w:val="none" w:sz="0" w:space="0" w:color="auto"/>
            <w:bottom w:val="none" w:sz="0" w:space="0" w:color="auto"/>
            <w:right w:val="none" w:sz="0" w:space="0" w:color="auto"/>
          </w:divBdr>
        </w:div>
        <w:div w:id="1856310869">
          <w:marLeft w:val="640"/>
          <w:marRight w:val="0"/>
          <w:marTop w:val="0"/>
          <w:marBottom w:val="0"/>
          <w:divBdr>
            <w:top w:val="none" w:sz="0" w:space="0" w:color="auto"/>
            <w:left w:val="none" w:sz="0" w:space="0" w:color="auto"/>
            <w:bottom w:val="none" w:sz="0" w:space="0" w:color="auto"/>
            <w:right w:val="none" w:sz="0" w:space="0" w:color="auto"/>
          </w:divBdr>
        </w:div>
        <w:div w:id="1810972340">
          <w:marLeft w:val="640"/>
          <w:marRight w:val="0"/>
          <w:marTop w:val="0"/>
          <w:marBottom w:val="0"/>
          <w:divBdr>
            <w:top w:val="none" w:sz="0" w:space="0" w:color="auto"/>
            <w:left w:val="none" w:sz="0" w:space="0" w:color="auto"/>
            <w:bottom w:val="none" w:sz="0" w:space="0" w:color="auto"/>
            <w:right w:val="none" w:sz="0" w:space="0" w:color="auto"/>
          </w:divBdr>
        </w:div>
        <w:div w:id="208885123">
          <w:marLeft w:val="640"/>
          <w:marRight w:val="0"/>
          <w:marTop w:val="0"/>
          <w:marBottom w:val="0"/>
          <w:divBdr>
            <w:top w:val="none" w:sz="0" w:space="0" w:color="auto"/>
            <w:left w:val="none" w:sz="0" w:space="0" w:color="auto"/>
            <w:bottom w:val="none" w:sz="0" w:space="0" w:color="auto"/>
            <w:right w:val="none" w:sz="0" w:space="0" w:color="auto"/>
          </w:divBdr>
        </w:div>
        <w:div w:id="862521896">
          <w:marLeft w:val="640"/>
          <w:marRight w:val="0"/>
          <w:marTop w:val="0"/>
          <w:marBottom w:val="0"/>
          <w:divBdr>
            <w:top w:val="none" w:sz="0" w:space="0" w:color="auto"/>
            <w:left w:val="none" w:sz="0" w:space="0" w:color="auto"/>
            <w:bottom w:val="none" w:sz="0" w:space="0" w:color="auto"/>
            <w:right w:val="none" w:sz="0" w:space="0" w:color="auto"/>
          </w:divBdr>
        </w:div>
        <w:div w:id="621959040">
          <w:marLeft w:val="640"/>
          <w:marRight w:val="0"/>
          <w:marTop w:val="0"/>
          <w:marBottom w:val="0"/>
          <w:divBdr>
            <w:top w:val="none" w:sz="0" w:space="0" w:color="auto"/>
            <w:left w:val="none" w:sz="0" w:space="0" w:color="auto"/>
            <w:bottom w:val="none" w:sz="0" w:space="0" w:color="auto"/>
            <w:right w:val="none" w:sz="0" w:space="0" w:color="auto"/>
          </w:divBdr>
        </w:div>
        <w:div w:id="1624577466">
          <w:marLeft w:val="640"/>
          <w:marRight w:val="0"/>
          <w:marTop w:val="0"/>
          <w:marBottom w:val="0"/>
          <w:divBdr>
            <w:top w:val="none" w:sz="0" w:space="0" w:color="auto"/>
            <w:left w:val="none" w:sz="0" w:space="0" w:color="auto"/>
            <w:bottom w:val="none" w:sz="0" w:space="0" w:color="auto"/>
            <w:right w:val="none" w:sz="0" w:space="0" w:color="auto"/>
          </w:divBdr>
        </w:div>
        <w:div w:id="387799963">
          <w:marLeft w:val="640"/>
          <w:marRight w:val="0"/>
          <w:marTop w:val="0"/>
          <w:marBottom w:val="0"/>
          <w:divBdr>
            <w:top w:val="none" w:sz="0" w:space="0" w:color="auto"/>
            <w:left w:val="none" w:sz="0" w:space="0" w:color="auto"/>
            <w:bottom w:val="none" w:sz="0" w:space="0" w:color="auto"/>
            <w:right w:val="none" w:sz="0" w:space="0" w:color="auto"/>
          </w:divBdr>
        </w:div>
        <w:div w:id="1571571989">
          <w:marLeft w:val="640"/>
          <w:marRight w:val="0"/>
          <w:marTop w:val="0"/>
          <w:marBottom w:val="0"/>
          <w:divBdr>
            <w:top w:val="none" w:sz="0" w:space="0" w:color="auto"/>
            <w:left w:val="none" w:sz="0" w:space="0" w:color="auto"/>
            <w:bottom w:val="none" w:sz="0" w:space="0" w:color="auto"/>
            <w:right w:val="none" w:sz="0" w:space="0" w:color="auto"/>
          </w:divBdr>
        </w:div>
        <w:div w:id="1099833799">
          <w:marLeft w:val="640"/>
          <w:marRight w:val="0"/>
          <w:marTop w:val="0"/>
          <w:marBottom w:val="0"/>
          <w:divBdr>
            <w:top w:val="none" w:sz="0" w:space="0" w:color="auto"/>
            <w:left w:val="none" w:sz="0" w:space="0" w:color="auto"/>
            <w:bottom w:val="none" w:sz="0" w:space="0" w:color="auto"/>
            <w:right w:val="none" w:sz="0" w:space="0" w:color="auto"/>
          </w:divBdr>
        </w:div>
        <w:div w:id="1930769312">
          <w:marLeft w:val="640"/>
          <w:marRight w:val="0"/>
          <w:marTop w:val="0"/>
          <w:marBottom w:val="0"/>
          <w:divBdr>
            <w:top w:val="none" w:sz="0" w:space="0" w:color="auto"/>
            <w:left w:val="none" w:sz="0" w:space="0" w:color="auto"/>
            <w:bottom w:val="none" w:sz="0" w:space="0" w:color="auto"/>
            <w:right w:val="none" w:sz="0" w:space="0" w:color="auto"/>
          </w:divBdr>
        </w:div>
        <w:div w:id="366025346">
          <w:marLeft w:val="640"/>
          <w:marRight w:val="0"/>
          <w:marTop w:val="0"/>
          <w:marBottom w:val="0"/>
          <w:divBdr>
            <w:top w:val="none" w:sz="0" w:space="0" w:color="auto"/>
            <w:left w:val="none" w:sz="0" w:space="0" w:color="auto"/>
            <w:bottom w:val="none" w:sz="0" w:space="0" w:color="auto"/>
            <w:right w:val="none" w:sz="0" w:space="0" w:color="auto"/>
          </w:divBdr>
        </w:div>
        <w:div w:id="119225671">
          <w:marLeft w:val="640"/>
          <w:marRight w:val="0"/>
          <w:marTop w:val="0"/>
          <w:marBottom w:val="0"/>
          <w:divBdr>
            <w:top w:val="none" w:sz="0" w:space="0" w:color="auto"/>
            <w:left w:val="none" w:sz="0" w:space="0" w:color="auto"/>
            <w:bottom w:val="none" w:sz="0" w:space="0" w:color="auto"/>
            <w:right w:val="none" w:sz="0" w:space="0" w:color="auto"/>
          </w:divBdr>
        </w:div>
        <w:div w:id="1515462029">
          <w:marLeft w:val="640"/>
          <w:marRight w:val="0"/>
          <w:marTop w:val="0"/>
          <w:marBottom w:val="0"/>
          <w:divBdr>
            <w:top w:val="none" w:sz="0" w:space="0" w:color="auto"/>
            <w:left w:val="none" w:sz="0" w:space="0" w:color="auto"/>
            <w:bottom w:val="none" w:sz="0" w:space="0" w:color="auto"/>
            <w:right w:val="none" w:sz="0" w:space="0" w:color="auto"/>
          </w:divBdr>
        </w:div>
        <w:div w:id="806898368">
          <w:marLeft w:val="640"/>
          <w:marRight w:val="0"/>
          <w:marTop w:val="0"/>
          <w:marBottom w:val="0"/>
          <w:divBdr>
            <w:top w:val="none" w:sz="0" w:space="0" w:color="auto"/>
            <w:left w:val="none" w:sz="0" w:space="0" w:color="auto"/>
            <w:bottom w:val="none" w:sz="0" w:space="0" w:color="auto"/>
            <w:right w:val="none" w:sz="0" w:space="0" w:color="auto"/>
          </w:divBdr>
        </w:div>
        <w:div w:id="1413966075">
          <w:marLeft w:val="640"/>
          <w:marRight w:val="0"/>
          <w:marTop w:val="0"/>
          <w:marBottom w:val="0"/>
          <w:divBdr>
            <w:top w:val="none" w:sz="0" w:space="0" w:color="auto"/>
            <w:left w:val="none" w:sz="0" w:space="0" w:color="auto"/>
            <w:bottom w:val="none" w:sz="0" w:space="0" w:color="auto"/>
            <w:right w:val="none" w:sz="0" w:space="0" w:color="auto"/>
          </w:divBdr>
        </w:div>
        <w:div w:id="514852456">
          <w:marLeft w:val="640"/>
          <w:marRight w:val="0"/>
          <w:marTop w:val="0"/>
          <w:marBottom w:val="0"/>
          <w:divBdr>
            <w:top w:val="none" w:sz="0" w:space="0" w:color="auto"/>
            <w:left w:val="none" w:sz="0" w:space="0" w:color="auto"/>
            <w:bottom w:val="none" w:sz="0" w:space="0" w:color="auto"/>
            <w:right w:val="none" w:sz="0" w:space="0" w:color="auto"/>
          </w:divBdr>
        </w:div>
        <w:div w:id="1475099071">
          <w:marLeft w:val="640"/>
          <w:marRight w:val="0"/>
          <w:marTop w:val="0"/>
          <w:marBottom w:val="0"/>
          <w:divBdr>
            <w:top w:val="none" w:sz="0" w:space="0" w:color="auto"/>
            <w:left w:val="none" w:sz="0" w:space="0" w:color="auto"/>
            <w:bottom w:val="none" w:sz="0" w:space="0" w:color="auto"/>
            <w:right w:val="none" w:sz="0" w:space="0" w:color="auto"/>
          </w:divBdr>
        </w:div>
        <w:div w:id="1670519639">
          <w:marLeft w:val="640"/>
          <w:marRight w:val="0"/>
          <w:marTop w:val="0"/>
          <w:marBottom w:val="0"/>
          <w:divBdr>
            <w:top w:val="none" w:sz="0" w:space="0" w:color="auto"/>
            <w:left w:val="none" w:sz="0" w:space="0" w:color="auto"/>
            <w:bottom w:val="none" w:sz="0" w:space="0" w:color="auto"/>
            <w:right w:val="none" w:sz="0" w:space="0" w:color="auto"/>
          </w:divBdr>
        </w:div>
        <w:div w:id="1699506268">
          <w:marLeft w:val="640"/>
          <w:marRight w:val="0"/>
          <w:marTop w:val="0"/>
          <w:marBottom w:val="0"/>
          <w:divBdr>
            <w:top w:val="none" w:sz="0" w:space="0" w:color="auto"/>
            <w:left w:val="none" w:sz="0" w:space="0" w:color="auto"/>
            <w:bottom w:val="none" w:sz="0" w:space="0" w:color="auto"/>
            <w:right w:val="none" w:sz="0" w:space="0" w:color="auto"/>
          </w:divBdr>
        </w:div>
        <w:div w:id="630746903">
          <w:marLeft w:val="640"/>
          <w:marRight w:val="0"/>
          <w:marTop w:val="0"/>
          <w:marBottom w:val="0"/>
          <w:divBdr>
            <w:top w:val="none" w:sz="0" w:space="0" w:color="auto"/>
            <w:left w:val="none" w:sz="0" w:space="0" w:color="auto"/>
            <w:bottom w:val="none" w:sz="0" w:space="0" w:color="auto"/>
            <w:right w:val="none" w:sz="0" w:space="0" w:color="auto"/>
          </w:divBdr>
        </w:div>
        <w:div w:id="1996374091">
          <w:marLeft w:val="640"/>
          <w:marRight w:val="0"/>
          <w:marTop w:val="0"/>
          <w:marBottom w:val="0"/>
          <w:divBdr>
            <w:top w:val="none" w:sz="0" w:space="0" w:color="auto"/>
            <w:left w:val="none" w:sz="0" w:space="0" w:color="auto"/>
            <w:bottom w:val="none" w:sz="0" w:space="0" w:color="auto"/>
            <w:right w:val="none" w:sz="0" w:space="0" w:color="auto"/>
          </w:divBdr>
        </w:div>
        <w:div w:id="365909289">
          <w:marLeft w:val="640"/>
          <w:marRight w:val="0"/>
          <w:marTop w:val="0"/>
          <w:marBottom w:val="0"/>
          <w:divBdr>
            <w:top w:val="none" w:sz="0" w:space="0" w:color="auto"/>
            <w:left w:val="none" w:sz="0" w:space="0" w:color="auto"/>
            <w:bottom w:val="none" w:sz="0" w:space="0" w:color="auto"/>
            <w:right w:val="none" w:sz="0" w:space="0" w:color="auto"/>
          </w:divBdr>
        </w:div>
        <w:div w:id="344289239">
          <w:marLeft w:val="640"/>
          <w:marRight w:val="0"/>
          <w:marTop w:val="0"/>
          <w:marBottom w:val="0"/>
          <w:divBdr>
            <w:top w:val="none" w:sz="0" w:space="0" w:color="auto"/>
            <w:left w:val="none" w:sz="0" w:space="0" w:color="auto"/>
            <w:bottom w:val="none" w:sz="0" w:space="0" w:color="auto"/>
            <w:right w:val="none" w:sz="0" w:space="0" w:color="auto"/>
          </w:divBdr>
        </w:div>
        <w:div w:id="1092512602">
          <w:marLeft w:val="640"/>
          <w:marRight w:val="0"/>
          <w:marTop w:val="0"/>
          <w:marBottom w:val="0"/>
          <w:divBdr>
            <w:top w:val="none" w:sz="0" w:space="0" w:color="auto"/>
            <w:left w:val="none" w:sz="0" w:space="0" w:color="auto"/>
            <w:bottom w:val="none" w:sz="0" w:space="0" w:color="auto"/>
            <w:right w:val="none" w:sz="0" w:space="0" w:color="auto"/>
          </w:divBdr>
        </w:div>
        <w:div w:id="125239400">
          <w:marLeft w:val="640"/>
          <w:marRight w:val="0"/>
          <w:marTop w:val="0"/>
          <w:marBottom w:val="0"/>
          <w:divBdr>
            <w:top w:val="none" w:sz="0" w:space="0" w:color="auto"/>
            <w:left w:val="none" w:sz="0" w:space="0" w:color="auto"/>
            <w:bottom w:val="none" w:sz="0" w:space="0" w:color="auto"/>
            <w:right w:val="none" w:sz="0" w:space="0" w:color="auto"/>
          </w:divBdr>
        </w:div>
        <w:div w:id="335303969">
          <w:marLeft w:val="640"/>
          <w:marRight w:val="0"/>
          <w:marTop w:val="0"/>
          <w:marBottom w:val="0"/>
          <w:divBdr>
            <w:top w:val="none" w:sz="0" w:space="0" w:color="auto"/>
            <w:left w:val="none" w:sz="0" w:space="0" w:color="auto"/>
            <w:bottom w:val="none" w:sz="0" w:space="0" w:color="auto"/>
            <w:right w:val="none" w:sz="0" w:space="0" w:color="auto"/>
          </w:divBdr>
        </w:div>
        <w:div w:id="1855420508">
          <w:marLeft w:val="640"/>
          <w:marRight w:val="0"/>
          <w:marTop w:val="0"/>
          <w:marBottom w:val="0"/>
          <w:divBdr>
            <w:top w:val="none" w:sz="0" w:space="0" w:color="auto"/>
            <w:left w:val="none" w:sz="0" w:space="0" w:color="auto"/>
            <w:bottom w:val="none" w:sz="0" w:space="0" w:color="auto"/>
            <w:right w:val="none" w:sz="0" w:space="0" w:color="auto"/>
          </w:divBdr>
        </w:div>
        <w:div w:id="413207865">
          <w:marLeft w:val="640"/>
          <w:marRight w:val="0"/>
          <w:marTop w:val="0"/>
          <w:marBottom w:val="0"/>
          <w:divBdr>
            <w:top w:val="none" w:sz="0" w:space="0" w:color="auto"/>
            <w:left w:val="none" w:sz="0" w:space="0" w:color="auto"/>
            <w:bottom w:val="none" w:sz="0" w:space="0" w:color="auto"/>
            <w:right w:val="none" w:sz="0" w:space="0" w:color="auto"/>
          </w:divBdr>
        </w:div>
        <w:div w:id="1579052759">
          <w:marLeft w:val="640"/>
          <w:marRight w:val="0"/>
          <w:marTop w:val="0"/>
          <w:marBottom w:val="0"/>
          <w:divBdr>
            <w:top w:val="none" w:sz="0" w:space="0" w:color="auto"/>
            <w:left w:val="none" w:sz="0" w:space="0" w:color="auto"/>
            <w:bottom w:val="none" w:sz="0" w:space="0" w:color="auto"/>
            <w:right w:val="none" w:sz="0" w:space="0" w:color="auto"/>
          </w:divBdr>
        </w:div>
        <w:div w:id="1350525091">
          <w:marLeft w:val="640"/>
          <w:marRight w:val="0"/>
          <w:marTop w:val="0"/>
          <w:marBottom w:val="0"/>
          <w:divBdr>
            <w:top w:val="none" w:sz="0" w:space="0" w:color="auto"/>
            <w:left w:val="none" w:sz="0" w:space="0" w:color="auto"/>
            <w:bottom w:val="none" w:sz="0" w:space="0" w:color="auto"/>
            <w:right w:val="none" w:sz="0" w:space="0" w:color="auto"/>
          </w:divBdr>
        </w:div>
        <w:div w:id="1619144719">
          <w:marLeft w:val="640"/>
          <w:marRight w:val="0"/>
          <w:marTop w:val="0"/>
          <w:marBottom w:val="0"/>
          <w:divBdr>
            <w:top w:val="none" w:sz="0" w:space="0" w:color="auto"/>
            <w:left w:val="none" w:sz="0" w:space="0" w:color="auto"/>
            <w:bottom w:val="none" w:sz="0" w:space="0" w:color="auto"/>
            <w:right w:val="none" w:sz="0" w:space="0" w:color="auto"/>
          </w:divBdr>
        </w:div>
        <w:div w:id="1227300507">
          <w:marLeft w:val="640"/>
          <w:marRight w:val="0"/>
          <w:marTop w:val="0"/>
          <w:marBottom w:val="0"/>
          <w:divBdr>
            <w:top w:val="none" w:sz="0" w:space="0" w:color="auto"/>
            <w:left w:val="none" w:sz="0" w:space="0" w:color="auto"/>
            <w:bottom w:val="none" w:sz="0" w:space="0" w:color="auto"/>
            <w:right w:val="none" w:sz="0" w:space="0" w:color="auto"/>
          </w:divBdr>
        </w:div>
        <w:div w:id="1143349734">
          <w:marLeft w:val="640"/>
          <w:marRight w:val="0"/>
          <w:marTop w:val="0"/>
          <w:marBottom w:val="0"/>
          <w:divBdr>
            <w:top w:val="none" w:sz="0" w:space="0" w:color="auto"/>
            <w:left w:val="none" w:sz="0" w:space="0" w:color="auto"/>
            <w:bottom w:val="none" w:sz="0" w:space="0" w:color="auto"/>
            <w:right w:val="none" w:sz="0" w:space="0" w:color="auto"/>
          </w:divBdr>
        </w:div>
        <w:div w:id="430245245">
          <w:marLeft w:val="640"/>
          <w:marRight w:val="0"/>
          <w:marTop w:val="0"/>
          <w:marBottom w:val="0"/>
          <w:divBdr>
            <w:top w:val="none" w:sz="0" w:space="0" w:color="auto"/>
            <w:left w:val="none" w:sz="0" w:space="0" w:color="auto"/>
            <w:bottom w:val="none" w:sz="0" w:space="0" w:color="auto"/>
            <w:right w:val="none" w:sz="0" w:space="0" w:color="auto"/>
          </w:divBdr>
        </w:div>
        <w:div w:id="625238131">
          <w:marLeft w:val="640"/>
          <w:marRight w:val="0"/>
          <w:marTop w:val="0"/>
          <w:marBottom w:val="0"/>
          <w:divBdr>
            <w:top w:val="none" w:sz="0" w:space="0" w:color="auto"/>
            <w:left w:val="none" w:sz="0" w:space="0" w:color="auto"/>
            <w:bottom w:val="none" w:sz="0" w:space="0" w:color="auto"/>
            <w:right w:val="none" w:sz="0" w:space="0" w:color="auto"/>
          </w:divBdr>
        </w:div>
        <w:div w:id="1010788893">
          <w:marLeft w:val="640"/>
          <w:marRight w:val="0"/>
          <w:marTop w:val="0"/>
          <w:marBottom w:val="0"/>
          <w:divBdr>
            <w:top w:val="none" w:sz="0" w:space="0" w:color="auto"/>
            <w:left w:val="none" w:sz="0" w:space="0" w:color="auto"/>
            <w:bottom w:val="none" w:sz="0" w:space="0" w:color="auto"/>
            <w:right w:val="none" w:sz="0" w:space="0" w:color="auto"/>
          </w:divBdr>
        </w:div>
        <w:div w:id="285158937">
          <w:marLeft w:val="640"/>
          <w:marRight w:val="0"/>
          <w:marTop w:val="0"/>
          <w:marBottom w:val="0"/>
          <w:divBdr>
            <w:top w:val="none" w:sz="0" w:space="0" w:color="auto"/>
            <w:left w:val="none" w:sz="0" w:space="0" w:color="auto"/>
            <w:bottom w:val="none" w:sz="0" w:space="0" w:color="auto"/>
            <w:right w:val="none" w:sz="0" w:space="0" w:color="auto"/>
          </w:divBdr>
        </w:div>
        <w:div w:id="2012944422">
          <w:marLeft w:val="640"/>
          <w:marRight w:val="0"/>
          <w:marTop w:val="0"/>
          <w:marBottom w:val="0"/>
          <w:divBdr>
            <w:top w:val="none" w:sz="0" w:space="0" w:color="auto"/>
            <w:left w:val="none" w:sz="0" w:space="0" w:color="auto"/>
            <w:bottom w:val="none" w:sz="0" w:space="0" w:color="auto"/>
            <w:right w:val="none" w:sz="0" w:space="0" w:color="auto"/>
          </w:divBdr>
        </w:div>
        <w:div w:id="181936828">
          <w:marLeft w:val="640"/>
          <w:marRight w:val="0"/>
          <w:marTop w:val="0"/>
          <w:marBottom w:val="0"/>
          <w:divBdr>
            <w:top w:val="none" w:sz="0" w:space="0" w:color="auto"/>
            <w:left w:val="none" w:sz="0" w:space="0" w:color="auto"/>
            <w:bottom w:val="none" w:sz="0" w:space="0" w:color="auto"/>
            <w:right w:val="none" w:sz="0" w:space="0" w:color="auto"/>
          </w:divBdr>
        </w:div>
        <w:div w:id="133105875">
          <w:marLeft w:val="640"/>
          <w:marRight w:val="0"/>
          <w:marTop w:val="0"/>
          <w:marBottom w:val="0"/>
          <w:divBdr>
            <w:top w:val="none" w:sz="0" w:space="0" w:color="auto"/>
            <w:left w:val="none" w:sz="0" w:space="0" w:color="auto"/>
            <w:bottom w:val="none" w:sz="0" w:space="0" w:color="auto"/>
            <w:right w:val="none" w:sz="0" w:space="0" w:color="auto"/>
          </w:divBdr>
        </w:div>
        <w:div w:id="488785357">
          <w:marLeft w:val="640"/>
          <w:marRight w:val="0"/>
          <w:marTop w:val="0"/>
          <w:marBottom w:val="0"/>
          <w:divBdr>
            <w:top w:val="none" w:sz="0" w:space="0" w:color="auto"/>
            <w:left w:val="none" w:sz="0" w:space="0" w:color="auto"/>
            <w:bottom w:val="none" w:sz="0" w:space="0" w:color="auto"/>
            <w:right w:val="none" w:sz="0" w:space="0" w:color="auto"/>
          </w:divBdr>
        </w:div>
        <w:div w:id="1753703330">
          <w:marLeft w:val="640"/>
          <w:marRight w:val="0"/>
          <w:marTop w:val="0"/>
          <w:marBottom w:val="0"/>
          <w:divBdr>
            <w:top w:val="none" w:sz="0" w:space="0" w:color="auto"/>
            <w:left w:val="none" w:sz="0" w:space="0" w:color="auto"/>
            <w:bottom w:val="none" w:sz="0" w:space="0" w:color="auto"/>
            <w:right w:val="none" w:sz="0" w:space="0" w:color="auto"/>
          </w:divBdr>
        </w:div>
        <w:div w:id="1870528973">
          <w:marLeft w:val="640"/>
          <w:marRight w:val="0"/>
          <w:marTop w:val="0"/>
          <w:marBottom w:val="0"/>
          <w:divBdr>
            <w:top w:val="none" w:sz="0" w:space="0" w:color="auto"/>
            <w:left w:val="none" w:sz="0" w:space="0" w:color="auto"/>
            <w:bottom w:val="none" w:sz="0" w:space="0" w:color="auto"/>
            <w:right w:val="none" w:sz="0" w:space="0" w:color="auto"/>
          </w:divBdr>
        </w:div>
        <w:div w:id="771244883">
          <w:marLeft w:val="640"/>
          <w:marRight w:val="0"/>
          <w:marTop w:val="0"/>
          <w:marBottom w:val="0"/>
          <w:divBdr>
            <w:top w:val="none" w:sz="0" w:space="0" w:color="auto"/>
            <w:left w:val="none" w:sz="0" w:space="0" w:color="auto"/>
            <w:bottom w:val="none" w:sz="0" w:space="0" w:color="auto"/>
            <w:right w:val="none" w:sz="0" w:space="0" w:color="auto"/>
          </w:divBdr>
        </w:div>
        <w:div w:id="1802650809">
          <w:marLeft w:val="640"/>
          <w:marRight w:val="0"/>
          <w:marTop w:val="0"/>
          <w:marBottom w:val="0"/>
          <w:divBdr>
            <w:top w:val="none" w:sz="0" w:space="0" w:color="auto"/>
            <w:left w:val="none" w:sz="0" w:space="0" w:color="auto"/>
            <w:bottom w:val="none" w:sz="0" w:space="0" w:color="auto"/>
            <w:right w:val="none" w:sz="0" w:space="0" w:color="auto"/>
          </w:divBdr>
        </w:div>
        <w:div w:id="387459738">
          <w:marLeft w:val="640"/>
          <w:marRight w:val="0"/>
          <w:marTop w:val="0"/>
          <w:marBottom w:val="0"/>
          <w:divBdr>
            <w:top w:val="none" w:sz="0" w:space="0" w:color="auto"/>
            <w:left w:val="none" w:sz="0" w:space="0" w:color="auto"/>
            <w:bottom w:val="none" w:sz="0" w:space="0" w:color="auto"/>
            <w:right w:val="none" w:sz="0" w:space="0" w:color="auto"/>
          </w:divBdr>
        </w:div>
        <w:div w:id="1593582719">
          <w:marLeft w:val="640"/>
          <w:marRight w:val="0"/>
          <w:marTop w:val="0"/>
          <w:marBottom w:val="0"/>
          <w:divBdr>
            <w:top w:val="none" w:sz="0" w:space="0" w:color="auto"/>
            <w:left w:val="none" w:sz="0" w:space="0" w:color="auto"/>
            <w:bottom w:val="none" w:sz="0" w:space="0" w:color="auto"/>
            <w:right w:val="none" w:sz="0" w:space="0" w:color="auto"/>
          </w:divBdr>
        </w:div>
        <w:div w:id="920796780">
          <w:marLeft w:val="640"/>
          <w:marRight w:val="0"/>
          <w:marTop w:val="0"/>
          <w:marBottom w:val="0"/>
          <w:divBdr>
            <w:top w:val="none" w:sz="0" w:space="0" w:color="auto"/>
            <w:left w:val="none" w:sz="0" w:space="0" w:color="auto"/>
            <w:bottom w:val="none" w:sz="0" w:space="0" w:color="auto"/>
            <w:right w:val="none" w:sz="0" w:space="0" w:color="auto"/>
          </w:divBdr>
        </w:div>
        <w:div w:id="1651784998">
          <w:marLeft w:val="640"/>
          <w:marRight w:val="0"/>
          <w:marTop w:val="0"/>
          <w:marBottom w:val="0"/>
          <w:divBdr>
            <w:top w:val="none" w:sz="0" w:space="0" w:color="auto"/>
            <w:left w:val="none" w:sz="0" w:space="0" w:color="auto"/>
            <w:bottom w:val="none" w:sz="0" w:space="0" w:color="auto"/>
            <w:right w:val="none" w:sz="0" w:space="0" w:color="auto"/>
          </w:divBdr>
        </w:div>
        <w:div w:id="2010016442">
          <w:marLeft w:val="640"/>
          <w:marRight w:val="0"/>
          <w:marTop w:val="0"/>
          <w:marBottom w:val="0"/>
          <w:divBdr>
            <w:top w:val="none" w:sz="0" w:space="0" w:color="auto"/>
            <w:left w:val="none" w:sz="0" w:space="0" w:color="auto"/>
            <w:bottom w:val="none" w:sz="0" w:space="0" w:color="auto"/>
            <w:right w:val="none" w:sz="0" w:space="0" w:color="auto"/>
          </w:divBdr>
        </w:div>
        <w:div w:id="212889306">
          <w:marLeft w:val="640"/>
          <w:marRight w:val="0"/>
          <w:marTop w:val="0"/>
          <w:marBottom w:val="0"/>
          <w:divBdr>
            <w:top w:val="none" w:sz="0" w:space="0" w:color="auto"/>
            <w:left w:val="none" w:sz="0" w:space="0" w:color="auto"/>
            <w:bottom w:val="none" w:sz="0" w:space="0" w:color="auto"/>
            <w:right w:val="none" w:sz="0" w:space="0" w:color="auto"/>
          </w:divBdr>
        </w:div>
        <w:div w:id="1345670055">
          <w:marLeft w:val="640"/>
          <w:marRight w:val="0"/>
          <w:marTop w:val="0"/>
          <w:marBottom w:val="0"/>
          <w:divBdr>
            <w:top w:val="none" w:sz="0" w:space="0" w:color="auto"/>
            <w:left w:val="none" w:sz="0" w:space="0" w:color="auto"/>
            <w:bottom w:val="none" w:sz="0" w:space="0" w:color="auto"/>
            <w:right w:val="none" w:sz="0" w:space="0" w:color="auto"/>
          </w:divBdr>
        </w:div>
        <w:div w:id="1878006404">
          <w:marLeft w:val="640"/>
          <w:marRight w:val="0"/>
          <w:marTop w:val="0"/>
          <w:marBottom w:val="0"/>
          <w:divBdr>
            <w:top w:val="none" w:sz="0" w:space="0" w:color="auto"/>
            <w:left w:val="none" w:sz="0" w:space="0" w:color="auto"/>
            <w:bottom w:val="none" w:sz="0" w:space="0" w:color="auto"/>
            <w:right w:val="none" w:sz="0" w:space="0" w:color="auto"/>
          </w:divBdr>
        </w:div>
        <w:div w:id="1177117908">
          <w:marLeft w:val="640"/>
          <w:marRight w:val="0"/>
          <w:marTop w:val="0"/>
          <w:marBottom w:val="0"/>
          <w:divBdr>
            <w:top w:val="none" w:sz="0" w:space="0" w:color="auto"/>
            <w:left w:val="none" w:sz="0" w:space="0" w:color="auto"/>
            <w:bottom w:val="none" w:sz="0" w:space="0" w:color="auto"/>
            <w:right w:val="none" w:sz="0" w:space="0" w:color="auto"/>
          </w:divBdr>
        </w:div>
        <w:div w:id="1147549081">
          <w:marLeft w:val="640"/>
          <w:marRight w:val="0"/>
          <w:marTop w:val="0"/>
          <w:marBottom w:val="0"/>
          <w:divBdr>
            <w:top w:val="none" w:sz="0" w:space="0" w:color="auto"/>
            <w:left w:val="none" w:sz="0" w:space="0" w:color="auto"/>
            <w:bottom w:val="none" w:sz="0" w:space="0" w:color="auto"/>
            <w:right w:val="none" w:sz="0" w:space="0" w:color="auto"/>
          </w:divBdr>
        </w:div>
        <w:div w:id="1331562810">
          <w:marLeft w:val="640"/>
          <w:marRight w:val="0"/>
          <w:marTop w:val="0"/>
          <w:marBottom w:val="0"/>
          <w:divBdr>
            <w:top w:val="none" w:sz="0" w:space="0" w:color="auto"/>
            <w:left w:val="none" w:sz="0" w:space="0" w:color="auto"/>
            <w:bottom w:val="none" w:sz="0" w:space="0" w:color="auto"/>
            <w:right w:val="none" w:sz="0" w:space="0" w:color="auto"/>
          </w:divBdr>
        </w:div>
        <w:div w:id="1910797998">
          <w:marLeft w:val="640"/>
          <w:marRight w:val="0"/>
          <w:marTop w:val="0"/>
          <w:marBottom w:val="0"/>
          <w:divBdr>
            <w:top w:val="none" w:sz="0" w:space="0" w:color="auto"/>
            <w:left w:val="none" w:sz="0" w:space="0" w:color="auto"/>
            <w:bottom w:val="none" w:sz="0" w:space="0" w:color="auto"/>
            <w:right w:val="none" w:sz="0" w:space="0" w:color="auto"/>
          </w:divBdr>
        </w:div>
        <w:div w:id="260191045">
          <w:marLeft w:val="640"/>
          <w:marRight w:val="0"/>
          <w:marTop w:val="0"/>
          <w:marBottom w:val="0"/>
          <w:divBdr>
            <w:top w:val="none" w:sz="0" w:space="0" w:color="auto"/>
            <w:left w:val="none" w:sz="0" w:space="0" w:color="auto"/>
            <w:bottom w:val="none" w:sz="0" w:space="0" w:color="auto"/>
            <w:right w:val="none" w:sz="0" w:space="0" w:color="auto"/>
          </w:divBdr>
        </w:div>
        <w:div w:id="1981612900">
          <w:marLeft w:val="640"/>
          <w:marRight w:val="0"/>
          <w:marTop w:val="0"/>
          <w:marBottom w:val="0"/>
          <w:divBdr>
            <w:top w:val="none" w:sz="0" w:space="0" w:color="auto"/>
            <w:left w:val="none" w:sz="0" w:space="0" w:color="auto"/>
            <w:bottom w:val="none" w:sz="0" w:space="0" w:color="auto"/>
            <w:right w:val="none" w:sz="0" w:space="0" w:color="auto"/>
          </w:divBdr>
        </w:div>
        <w:div w:id="319650462">
          <w:marLeft w:val="640"/>
          <w:marRight w:val="0"/>
          <w:marTop w:val="0"/>
          <w:marBottom w:val="0"/>
          <w:divBdr>
            <w:top w:val="none" w:sz="0" w:space="0" w:color="auto"/>
            <w:left w:val="none" w:sz="0" w:space="0" w:color="auto"/>
            <w:bottom w:val="none" w:sz="0" w:space="0" w:color="auto"/>
            <w:right w:val="none" w:sz="0" w:space="0" w:color="auto"/>
          </w:divBdr>
        </w:div>
        <w:div w:id="870461511">
          <w:marLeft w:val="640"/>
          <w:marRight w:val="0"/>
          <w:marTop w:val="0"/>
          <w:marBottom w:val="0"/>
          <w:divBdr>
            <w:top w:val="none" w:sz="0" w:space="0" w:color="auto"/>
            <w:left w:val="none" w:sz="0" w:space="0" w:color="auto"/>
            <w:bottom w:val="none" w:sz="0" w:space="0" w:color="auto"/>
            <w:right w:val="none" w:sz="0" w:space="0" w:color="auto"/>
          </w:divBdr>
        </w:div>
        <w:div w:id="459303115">
          <w:marLeft w:val="640"/>
          <w:marRight w:val="0"/>
          <w:marTop w:val="0"/>
          <w:marBottom w:val="0"/>
          <w:divBdr>
            <w:top w:val="none" w:sz="0" w:space="0" w:color="auto"/>
            <w:left w:val="none" w:sz="0" w:space="0" w:color="auto"/>
            <w:bottom w:val="none" w:sz="0" w:space="0" w:color="auto"/>
            <w:right w:val="none" w:sz="0" w:space="0" w:color="auto"/>
          </w:divBdr>
        </w:div>
        <w:div w:id="1222057196">
          <w:marLeft w:val="640"/>
          <w:marRight w:val="0"/>
          <w:marTop w:val="0"/>
          <w:marBottom w:val="0"/>
          <w:divBdr>
            <w:top w:val="none" w:sz="0" w:space="0" w:color="auto"/>
            <w:left w:val="none" w:sz="0" w:space="0" w:color="auto"/>
            <w:bottom w:val="none" w:sz="0" w:space="0" w:color="auto"/>
            <w:right w:val="none" w:sz="0" w:space="0" w:color="auto"/>
          </w:divBdr>
        </w:div>
        <w:div w:id="688916745">
          <w:marLeft w:val="640"/>
          <w:marRight w:val="0"/>
          <w:marTop w:val="0"/>
          <w:marBottom w:val="0"/>
          <w:divBdr>
            <w:top w:val="none" w:sz="0" w:space="0" w:color="auto"/>
            <w:left w:val="none" w:sz="0" w:space="0" w:color="auto"/>
            <w:bottom w:val="none" w:sz="0" w:space="0" w:color="auto"/>
            <w:right w:val="none" w:sz="0" w:space="0" w:color="auto"/>
          </w:divBdr>
        </w:div>
        <w:div w:id="762533768">
          <w:marLeft w:val="640"/>
          <w:marRight w:val="0"/>
          <w:marTop w:val="0"/>
          <w:marBottom w:val="0"/>
          <w:divBdr>
            <w:top w:val="none" w:sz="0" w:space="0" w:color="auto"/>
            <w:left w:val="none" w:sz="0" w:space="0" w:color="auto"/>
            <w:bottom w:val="none" w:sz="0" w:space="0" w:color="auto"/>
            <w:right w:val="none" w:sz="0" w:space="0" w:color="auto"/>
          </w:divBdr>
        </w:div>
        <w:div w:id="716129756">
          <w:marLeft w:val="640"/>
          <w:marRight w:val="0"/>
          <w:marTop w:val="0"/>
          <w:marBottom w:val="0"/>
          <w:divBdr>
            <w:top w:val="none" w:sz="0" w:space="0" w:color="auto"/>
            <w:left w:val="none" w:sz="0" w:space="0" w:color="auto"/>
            <w:bottom w:val="none" w:sz="0" w:space="0" w:color="auto"/>
            <w:right w:val="none" w:sz="0" w:space="0" w:color="auto"/>
          </w:divBdr>
        </w:div>
        <w:div w:id="773283122">
          <w:marLeft w:val="640"/>
          <w:marRight w:val="0"/>
          <w:marTop w:val="0"/>
          <w:marBottom w:val="0"/>
          <w:divBdr>
            <w:top w:val="none" w:sz="0" w:space="0" w:color="auto"/>
            <w:left w:val="none" w:sz="0" w:space="0" w:color="auto"/>
            <w:bottom w:val="none" w:sz="0" w:space="0" w:color="auto"/>
            <w:right w:val="none" w:sz="0" w:space="0" w:color="auto"/>
          </w:divBdr>
        </w:div>
        <w:div w:id="1647515306">
          <w:marLeft w:val="640"/>
          <w:marRight w:val="0"/>
          <w:marTop w:val="0"/>
          <w:marBottom w:val="0"/>
          <w:divBdr>
            <w:top w:val="none" w:sz="0" w:space="0" w:color="auto"/>
            <w:left w:val="none" w:sz="0" w:space="0" w:color="auto"/>
            <w:bottom w:val="none" w:sz="0" w:space="0" w:color="auto"/>
            <w:right w:val="none" w:sz="0" w:space="0" w:color="auto"/>
          </w:divBdr>
        </w:div>
        <w:div w:id="2072727607">
          <w:marLeft w:val="640"/>
          <w:marRight w:val="0"/>
          <w:marTop w:val="0"/>
          <w:marBottom w:val="0"/>
          <w:divBdr>
            <w:top w:val="none" w:sz="0" w:space="0" w:color="auto"/>
            <w:left w:val="none" w:sz="0" w:space="0" w:color="auto"/>
            <w:bottom w:val="none" w:sz="0" w:space="0" w:color="auto"/>
            <w:right w:val="none" w:sz="0" w:space="0" w:color="auto"/>
          </w:divBdr>
        </w:div>
        <w:div w:id="1621378723">
          <w:marLeft w:val="640"/>
          <w:marRight w:val="0"/>
          <w:marTop w:val="0"/>
          <w:marBottom w:val="0"/>
          <w:divBdr>
            <w:top w:val="none" w:sz="0" w:space="0" w:color="auto"/>
            <w:left w:val="none" w:sz="0" w:space="0" w:color="auto"/>
            <w:bottom w:val="none" w:sz="0" w:space="0" w:color="auto"/>
            <w:right w:val="none" w:sz="0" w:space="0" w:color="auto"/>
          </w:divBdr>
        </w:div>
        <w:div w:id="178324462">
          <w:marLeft w:val="640"/>
          <w:marRight w:val="0"/>
          <w:marTop w:val="0"/>
          <w:marBottom w:val="0"/>
          <w:divBdr>
            <w:top w:val="none" w:sz="0" w:space="0" w:color="auto"/>
            <w:left w:val="none" w:sz="0" w:space="0" w:color="auto"/>
            <w:bottom w:val="none" w:sz="0" w:space="0" w:color="auto"/>
            <w:right w:val="none" w:sz="0" w:space="0" w:color="auto"/>
          </w:divBdr>
        </w:div>
        <w:div w:id="1566255207">
          <w:marLeft w:val="640"/>
          <w:marRight w:val="0"/>
          <w:marTop w:val="0"/>
          <w:marBottom w:val="0"/>
          <w:divBdr>
            <w:top w:val="none" w:sz="0" w:space="0" w:color="auto"/>
            <w:left w:val="none" w:sz="0" w:space="0" w:color="auto"/>
            <w:bottom w:val="none" w:sz="0" w:space="0" w:color="auto"/>
            <w:right w:val="none" w:sz="0" w:space="0" w:color="auto"/>
          </w:divBdr>
        </w:div>
        <w:div w:id="181165942">
          <w:marLeft w:val="640"/>
          <w:marRight w:val="0"/>
          <w:marTop w:val="0"/>
          <w:marBottom w:val="0"/>
          <w:divBdr>
            <w:top w:val="none" w:sz="0" w:space="0" w:color="auto"/>
            <w:left w:val="none" w:sz="0" w:space="0" w:color="auto"/>
            <w:bottom w:val="none" w:sz="0" w:space="0" w:color="auto"/>
            <w:right w:val="none" w:sz="0" w:space="0" w:color="auto"/>
          </w:divBdr>
        </w:div>
        <w:div w:id="1280333834">
          <w:marLeft w:val="640"/>
          <w:marRight w:val="0"/>
          <w:marTop w:val="0"/>
          <w:marBottom w:val="0"/>
          <w:divBdr>
            <w:top w:val="none" w:sz="0" w:space="0" w:color="auto"/>
            <w:left w:val="none" w:sz="0" w:space="0" w:color="auto"/>
            <w:bottom w:val="none" w:sz="0" w:space="0" w:color="auto"/>
            <w:right w:val="none" w:sz="0" w:space="0" w:color="auto"/>
          </w:divBdr>
        </w:div>
        <w:div w:id="651829692">
          <w:marLeft w:val="640"/>
          <w:marRight w:val="0"/>
          <w:marTop w:val="0"/>
          <w:marBottom w:val="0"/>
          <w:divBdr>
            <w:top w:val="none" w:sz="0" w:space="0" w:color="auto"/>
            <w:left w:val="none" w:sz="0" w:space="0" w:color="auto"/>
            <w:bottom w:val="none" w:sz="0" w:space="0" w:color="auto"/>
            <w:right w:val="none" w:sz="0" w:space="0" w:color="auto"/>
          </w:divBdr>
        </w:div>
        <w:div w:id="787703063">
          <w:marLeft w:val="640"/>
          <w:marRight w:val="0"/>
          <w:marTop w:val="0"/>
          <w:marBottom w:val="0"/>
          <w:divBdr>
            <w:top w:val="none" w:sz="0" w:space="0" w:color="auto"/>
            <w:left w:val="none" w:sz="0" w:space="0" w:color="auto"/>
            <w:bottom w:val="none" w:sz="0" w:space="0" w:color="auto"/>
            <w:right w:val="none" w:sz="0" w:space="0" w:color="auto"/>
          </w:divBdr>
        </w:div>
        <w:div w:id="1199078666">
          <w:marLeft w:val="640"/>
          <w:marRight w:val="0"/>
          <w:marTop w:val="0"/>
          <w:marBottom w:val="0"/>
          <w:divBdr>
            <w:top w:val="none" w:sz="0" w:space="0" w:color="auto"/>
            <w:left w:val="none" w:sz="0" w:space="0" w:color="auto"/>
            <w:bottom w:val="none" w:sz="0" w:space="0" w:color="auto"/>
            <w:right w:val="none" w:sz="0" w:space="0" w:color="auto"/>
          </w:divBdr>
        </w:div>
        <w:div w:id="268510639">
          <w:marLeft w:val="640"/>
          <w:marRight w:val="0"/>
          <w:marTop w:val="0"/>
          <w:marBottom w:val="0"/>
          <w:divBdr>
            <w:top w:val="none" w:sz="0" w:space="0" w:color="auto"/>
            <w:left w:val="none" w:sz="0" w:space="0" w:color="auto"/>
            <w:bottom w:val="none" w:sz="0" w:space="0" w:color="auto"/>
            <w:right w:val="none" w:sz="0" w:space="0" w:color="auto"/>
          </w:divBdr>
        </w:div>
        <w:div w:id="1111437102">
          <w:marLeft w:val="640"/>
          <w:marRight w:val="0"/>
          <w:marTop w:val="0"/>
          <w:marBottom w:val="0"/>
          <w:divBdr>
            <w:top w:val="none" w:sz="0" w:space="0" w:color="auto"/>
            <w:left w:val="none" w:sz="0" w:space="0" w:color="auto"/>
            <w:bottom w:val="none" w:sz="0" w:space="0" w:color="auto"/>
            <w:right w:val="none" w:sz="0" w:space="0" w:color="auto"/>
          </w:divBdr>
        </w:div>
        <w:div w:id="229972833">
          <w:marLeft w:val="640"/>
          <w:marRight w:val="0"/>
          <w:marTop w:val="0"/>
          <w:marBottom w:val="0"/>
          <w:divBdr>
            <w:top w:val="none" w:sz="0" w:space="0" w:color="auto"/>
            <w:left w:val="none" w:sz="0" w:space="0" w:color="auto"/>
            <w:bottom w:val="none" w:sz="0" w:space="0" w:color="auto"/>
            <w:right w:val="none" w:sz="0" w:space="0" w:color="auto"/>
          </w:divBdr>
        </w:div>
        <w:div w:id="2027707642">
          <w:marLeft w:val="640"/>
          <w:marRight w:val="0"/>
          <w:marTop w:val="0"/>
          <w:marBottom w:val="0"/>
          <w:divBdr>
            <w:top w:val="none" w:sz="0" w:space="0" w:color="auto"/>
            <w:left w:val="none" w:sz="0" w:space="0" w:color="auto"/>
            <w:bottom w:val="none" w:sz="0" w:space="0" w:color="auto"/>
            <w:right w:val="none" w:sz="0" w:space="0" w:color="auto"/>
          </w:divBdr>
        </w:div>
        <w:div w:id="426850379">
          <w:marLeft w:val="640"/>
          <w:marRight w:val="0"/>
          <w:marTop w:val="0"/>
          <w:marBottom w:val="0"/>
          <w:divBdr>
            <w:top w:val="none" w:sz="0" w:space="0" w:color="auto"/>
            <w:left w:val="none" w:sz="0" w:space="0" w:color="auto"/>
            <w:bottom w:val="none" w:sz="0" w:space="0" w:color="auto"/>
            <w:right w:val="none" w:sz="0" w:space="0" w:color="auto"/>
          </w:divBdr>
        </w:div>
        <w:div w:id="587932618">
          <w:marLeft w:val="640"/>
          <w:marRight w:val="0"/>
          <w:marTop w:val="0"/>
          <w:marBottom w:val="0"/>
          <w:divBdr>
            <w:top w:val="none" w:sz="0" w:space="0" w:color="auto"/>
            <w:left w:val="none" w:sz="0" w:space="0" w:color="auto"/>
            <w:bottom w:val="none" w:sz="0" w:space="0" w:color="auto"/>
            <w:right w:val="none" w:sz="0" w:space="0" w:color="auto"/>
          </w:divBdr>
        </w:div>
        <w:div w:id="359013740">
          <w:marLeft w:val="640"/>
          <w:marRight w:val="0"/>
          <w:marTop w:val="0"/>
          <w:marBottom w:val="0"/>
          <w:divBdr>
            <w:top w:val="none" w:sz="0" w:space="0" w:color="auto"/>
            <w:left w:val="none" w:sz="0" w:space="0" w:color="auto"/>
            <w:bottom w:val="none" w:sz="0" w:space="0" w:color="auto"/>
            <w:right w:val="none" w:sz="0" w:space="0" w:color="auto"/>
          </w:divBdr>
        </w:div>
        <w:div w:id="1083523759">
          <w:marLeft w:val="640"/>
          <w:marRight w:val="0"/>
          <w:marTop w:val="0"/>
          <w:marBottom w:val="0"/>
          <w:divBdr>
            <w:top w:val="none" w:sz="0" w:space="0" w:color="auto"/>
            <w:left w:val="none" w:sz="0" w:space="0" w:color="auto"/>
            <w:bottom w:val="none" w:sz="0" w:space="0" w:color="auto"/>
            <w:right w:val="none" w:sz="0" w:space="0" w:color="auto"/>
          </w:divBdr>
        </w:div>
        <w:div w:id="1512721177">
          <w:marLeft w:val="640"/>
          <w:marRight w:val="0"/>
          <w:marTop w:val="0"/>
          <w:marBottom w:val="0"/>
          <w:divBdr>
            <w:top w:val="none" w:sz="0" w:space="0" w:color="auto"/>
            <w:left w:val="none" w:sz="0" w:space="0" w:color="auto"/>
            <w:bottom w:val="none" w:sz="0" w:space="0" w:color="auto"/>
            <w:right w:val="none" w:sz="0" w:space="0" w:color="auto"/>
          </w:divBdr>
        </w:div>
        <w:div w:id="413674233">
          <w:marLeft w:val="640"/>
          <w:marRight w:val="0"/>
          <w:marTop w:val="0"/>
          <w:marBottom w:val="0"/>
          <w:divBdr>
            <w:top w:val="none" w:sz="0" w:space="0" w:color="auto"/>
            <w:left w:val="none" w:sz="0" w:space="0" w:color="auto"/>
            <w:bottom w:val="none" w:sz="0" w:space="0" w:color="auto"/>
            <w:right w:val="none" w:sz="0" w:space="0" w:color="auto"/>
          </w:divBdr>
        </w:div>
        <w:div w:id="927277484">
          <w:marLeft w:val="640"/>
          <w:marRight w:val="0"/>
          <w:marTop w:val="0"/>
          <w:marBottom w:val="0"/>
          <w:divBdr>
            <w:top w:val="none" w:sz="0" w:space="0" w:color="auto"/>
            <w:left w:val="none" w:sz="0" w:space="0" w:color="auto"/>
            <w:bottom w:val="none" w:sz="0" w:space="0" w:color="auto"/>
            <w:right w:val="none" w:sz="0" w:space="0" w:color="auto"/>
          </w:divBdr>
        </w:div>
        <w:div w:id="1416199631">
          <w:marLeft w:val="640"/>
          <w:marRight w:val="0"/>
          <w:marTop w:val="0"/>
          <w:marBottom w:val="0"/>
          <w:divBdr>
            <w:top w:val="none" w:sz="0" w:space="0" w:color="auto"/>
            <w:left w:val="none" w:sz="0" w:space="0" w:color="auto"/>
            <w:bottom w:val="none" w:sz="0" w:space="0" w:color="auto"/>
            <w:right w:val="none" w:sz="0" w:space="0" w:color="auto"/>
          </w:divBdr>
        </w:div>
        <w:div w:id="371006552">
          <w:marLeft w:val="640"/>
          <w:marRight w:val="0"/>
          <w:marTop w:val="0"/>
          <w:marBottom w:val="0"/>
          <w:divBdr>
            <w:top w:val="none" w:sz="0" w:space="0" w:color="auto"/>
            <w:left w:val="none" w:sz="0" w:space="0" w:color="auto"/>
            <w:bottom w:val="none" w:sz="0" w:space="0" w:color="auto"/>
            <w:right w:val="none" w:sz="0" w:space="0" w:color="auto"/>
          </w:divBdr>
        </w:div>
        <w:div w:id="1505702735">
          <w:marLeft w:val="640"/>
          <w:marRight w:val="0"/>
          <w:marTop w:val="0"/>
          <w:marBottom w:val="0"/>
          <w:divBdr>
            <w:top w:val="none" w:sz="0" w:space="0" w:color="auto"/>
            <w:left w:val="none" w:sz="0" w:space="0" w:color="auto"/>
            <w:bottom w:val="none" w:sz="0" w:space="0" w:color="auto"/>
            <w:right w:val="none" w:sz="0" w:space="0" w:color="auto"/>
          </w:divBdr>
        </w:div>
        <w:div w:id="2014795860">
          <w:marLeft w:val="640"/>
          <w:marRight w:val="0"/>
          <w:marTop w:val="0"/>
          <w:marBottom w:val="0"/>
          <w:divBdr>
            <w:top w:val="none" w:sz="0" w:space="0" w:color="auto"/>
            <w:left w:val="none" w:sz="0" w:space="0" w:color="auto"/>
            <w:bottom w:val="none" w:sz="0" w:space="0" w:color="auto"/>
            <w:right w:val="none" w:sz="0" w:space="0" w:color="auto"/>
          </w:divBdr>
        </w:div>
        <w:div w:id="787504436">
          <w:marLeft w:val="640"/>
          <w:marRight w:val="0"/>
          <w:marTop w:val="0"/>
          <w:marBottom w:val="0"/>
          <w:divBdr>
            <w:top w:val="none" w:sz="0" w:space="0" w:color="auto"/>
            <w:left w:val="none" w:sz="0" w:space="0" w:color="auto"/>
            <w:bottom w:val="none" w:sz="0" w:space="0" w:color="auto"/>
            <w:right w:val="none" w:sz="0" w:space="0" w:color="auto"/>
          </w:divBdr>
        </w:div>
        <w:div w:id="900797175">
          <w:marLeft w:val="640"/>
          <w:marRight w:val="0"/>
          <w:marTop w:val="0"/>
          <w:marBottom w:val="0"/>
          <w:divBdr>
            <w:top w:val="none" w:sz="0" w:space="0" w:color="auto"/>
            <w:left w:val="none" w:sz="0" w:space="0" w:color="auto"/>
            <w:bottom w:val="none" w:sz="0" w:space="0" w:color="auto"/>
            <w:right w:val="none" w:sz="0" w:space="0" w:color="auto"/>
          </w:divBdr>
        </w:div>
        <w:div w:id="301813451">
          <w:marLeft w:val="640"/>
          <w:marRight w:val="0"/>
          <w:marTop w:val="0"/>
          <w:marBottom w:val="0"/>
          <w:divBdr>
            <w:top w:val="none" w:sz="0" w:space="0" w:color="auto"/>
            <w:left w:val="none" w:sz="0" w:space="0" w:color="auto"/>
            <w:bottom w:val="none" w:sz="0" w:space="0" w:color="auto"/>
            <w:right w:val="none" w:sz="0" w:space="0" w:color="auto"/>
          </w:divBdr>
        </w:div>
        <w:div w:id="1394891506">
          <w:marLeft w:val="640"/>
          <w:marRight w:val="0"/>
          <w:marTop w:val="0"/>
          <w:marBottom w:val="0"/>
          <w:divBdr>
            <w:top w:val="none" w:sz="0" w:space="0" w:color="auto"/>
            <w:left w:val="none" w:sz="0" w:space="0" w:color="auto"/>
            <w:bottom w:val="none" w:sz="0" w:space="0" w:color="auto"/>
            <w:right w:val="none" w:sz="0" w:space="0" w:color="auto"/>
          </w:divBdr>
        </w:div>
        <w:div w:id="247278198">
          <w:marLeft w:val="640"/>
          <w:marRight w:val="0"/>
          <w:marTop w:val="0"/>
          <w:marBottom w:val="0"/>
          <w:divBdr>
            <w:top w:val="none" w:sz="0" w:space="0" w:color="auto"/>
            <w:left w:val="none" w:sz="0" w:space="0" w:color="auto"/>
            <w:bottom w:val="none" w:sz="0" w:space="0" w:color="auto"/>
            <w:right w:val="none" w:sz="0" w:space="0" w:color="auto"/>
          </w:divBdr>
        </w:div>
        <w:div w:id="1984962505">
          <w:marLeft w:val="640"/>
          <w:marRight w:val="0"/>
          <w:marTop w:val="0"/>
          <w:marBottom w:val="0"/>
          <w:divBdr>
            <w:top w:val="none" w:sz="0" w:space="0" w:color="auto"/>
            <w:left w:val="none" w:sz="0" w:space="0" w:color="auto"/>
            <w:bottom w:val="none" w:sz="0" w:space="0" w:color="auto"/>
            <w:right w:val="none" w:sz="0" w:space="0" w:color="auto"/>
          </w:divBdr>
        </w:div>
        <w:div w:id="1916892364">
          <w:marLeft w:val="640"/>
          <w:marRight w:val="0"/>
          <w:marTop w:val="0"/>
          <w:marBottom w:val="0"/>
          <w:divBdr>
            <w:top w:val="none" w:sz="0" w:space="0" w:color="auto"/>
            <w:left w:val="none" w:sz="0" w:space="0" w:color="auto"/>
            <w:bottom w:val="none" w:sz="0" w:space="0" w:color="auto"/>
            <w:right w:val="none" w:sz="0" w:space="0" w:color="auto"/>
          </w:divBdr>
        </w:div>
        <w:div w:id="1772361048">
          <w:marLeft w:val="640"/>
          <w:marRight w:val="0"/>
          <w:marTop w:val="0"/>
          <w:marBottom w:val="0"/>
          <w:divBdr>
            <w:top w:val="none" w:sz="0" w:space="0" w:color="auto"/>
            <w:left w:val="none" w:sz="0" w:space="0" w:color="auto"/>
            <w:bottom w:val="none" w:sz="0" w:space="0" w:color="auto"/>
            <w:right w:val="none" w:sz="0" w:space="0" w:color="auto"/>
          </w:divBdr>
        </w:div>
        <w:div w:id="1390035740">
          <w:marLeft w:val="640"/>
          <w:marRight w:val="0"/>
          <w:marTop w:val="0"/>
          <w:marBottom w:val="0"/>
          <w:divBdr>
            <w:top w:val="none" w:sz="0" w:space="0" w:color="auto"/>
            <w:left w:val="none" w:sz="0" w:space="0" w:color="auto"/>
            <w:bottom w:val="none" w:sz="0" w:space="0" w:color="auto"/>
            <w:right w:val="none" w:sz="0" w:space="0" w:color="auto"/>
          </w:divBdr>
        </w:div>
        <w:div w:id="309947510">
          <w:marLeft w:val="640"/>
          <w:marRight w:val="0"/>
          <w:marTop w:val="0"/>
          <w:marBottom w:val="0"/>
          <w:divBdr>
            <w:top w:val="none" w:sz="0" w:space="0" w:color="auto"/>
            <w:left w:val="none" w:sz="0" w:space="0" w:color="auto"/>
            <w:bottom w:val="none" w:sz="0" w:space="0" w:color="auto"/>
            <w:right w:val="none" w:sz="0" w:space="0" w:color="auto"/>
          </w:divBdr>
        </w:div>
        <w:div w:id="244387202">
          <w:marLeft w:val="640"/>
          <w:marRight w:val="0"/>
          <w:marTop w:val="0"/>
          <w:marBottom w:val="0"/>
          <w:divBdr>
            <w:top w:val="none" w:sz="0" w:space="0" w:color="auto"/>
            <w:left w:val="none" w:sz="0" w:space="0" w:color="auto"/>
            <w:bottom w:val="none" w:sz="0" w:space="0" w:color="auto"/>
            <w:right w:val="none" w:sz="0" w:space="0" w:color="auto"/>
          </w:divBdr>
        </w:div>
      </w:divsChild>
    </w:div>
    <w:div w:id="1255557051">
      <w:bodyDiv w:val="1"/>
      <w:marLeft w:val="0"/>
      <w:marRight w:val="0"/>
      <w:marTop w:val="0"/>
      <w:marBottom w:val="0"/>
      <w:divBdr>
        <w:top w:val="none" w:sz="0" w:space="0" w:color="auto"/>
        <w:left w:val="none" w:sz="0" w:space="0" w:color="auto"/>
        <w:bottom w:val="none" w:sz="0" w:space="0" w:color="auto"/>
        <w:right w:val="none" w:sz="0" w:space="0" w:color="auto"/>
      </w:divBdr>
      <w:divsChild>
        <w:div w:id="1791783572">
          <w:marLeft w:val="640"/>
          <w:marRight w:val="0"/>
          <w:marTop w:val="0"/>
          <w:marBottom w:val="0"/>
          <w:divBdr>
            <w:top w:val="none" w:sz="0" w:space="0" w:color="auto"/>
            <w:left w:val="none" w:sz="0" w:space="0" w:color="auto"/>
            <w:bottom w:val="none" w:sz="0" w:space="0" w:color="auto"/>
            <w:right w:val="none" w:sz="0" w:space="0" w:color="auto"/>
          </w:divBdr>
        </w:div>
        <w:div w:id="936788489">
          <w:marLeft w:val="640"/>
          <w:marRight w:val="0"/>
          <w:marTop w:val="0"/>
          <w:marBottom w:val="0"/>
          <w:divBdr>
            <w:top w:val="none" w:sz="0" w:space="0" w:color="auto"/>
            <w:left w:val="none" w:sz="0" w:space="0" w:color="auto"/>
            <w:bottom w:val="none" w:sz="0" w:space="0" w:color="auto"/>
            <w:right w:val="none" w:sz="0" w:space="0" w:color="auto"/>
          </w:divBdr>
        </w:div>
        <w:div w:id="2030058497">
          <w:marLeft w:val="640"/>
          <w:marRight w:val="0"/>
          <w:marTop w:val="0"/>
          <w:marBottom w:val="0"/>
          <w:divBdr>
            <w:top w:val="none" w:sz="0" w:space="0" w:color="auto"/>
            <w:left w:val="none" w:sz="0" w:space="0" w:color="auto"/>
            <w:bottom w:val="none" w:sz="0" w:space="0" w:color="auto"/>
            <w:right w:val="none" w:sz="0" w:space="0" w:color="auto"/>
          </w:divBdr>
        </w:div>
        <w:div w:id="2140295773">
          <w:marLeft w:val="640"/>
          <w:marRight w:val="0"/>
          <w:marTop w:val="0"/>
          <w:marBottom w:val="0"/>
          <w:divBdr>
            <w:top w:val="none" w:sz="0" w:space="0" w:color="auto"/>
            <w:left w:val="none" w:sz="0" w:space="0" w:color="auto"/>
            <w:bottom w:val="none" w:sz="0" w:space="0" w:color="auto"/>
            <w:right w:val="none" w:sz="0" w:space="0" w:color="auto"/>
          </w:divBdr>
        </w:div>
        <w:div w:id="1251769291">
          <w:marLeft w:val="640"/>
          <w:marRight w:val="0"/>
          <w:marTop w:val="0"/>
          <w:marBottom w:val="0"/>
          <w:divBdr>
            <w:top w:val="none" w:sz="0" w:space="0" w:color="auto"/>
            <w:left w:val="none" w:sz="0" w:space="0" w:color="auto"/>
            <w:bottom w:val="none" w:sz="0" w:space="0" w:color="auto"/>
            <w:right w:val="none" w:sz="0" w:space="0" w:color="auto"/>
          </w:divBdr>
        </w:div>
        <w:div w:id="1491824307">
          <w:marLeft w:val="640"/>
          <w:marRight w:val="0"/>
          <w:marTop w:val="0"/>
          <w:marBottom w:val="0"/>
          <w:divBdr>
            <w:top w:val="none" w:sz="0" w:space="0" w:color="auto"/>
            <w:left w:val="none" w:sz="0" w:space="0" w:color="auto"/>
            <w:bottom w:val="none" w:sz="0" w:space="0" w:color="auto"/>
            <w:right w:val="none" w:sz="0" w:space="0" w:color="auto"/>
          </w:divBdr>
        </w:div>
        <w:div w:id="1876649606">
          <w:marLeft w:val="640"/>
          <w:marRight w:val="0"/>
          <w:marTop w:val="0"/>
          <w:marBottom w:val="0"/>
          <w:divBdr>
            <w:top w:val="none" w:sz="0" w:space="0" w:color="auto"/>
            <w:left w:val="none" w:sz="0" w:space="0" w:color="auto"/>
            <w:bottom w:val="none" w:sz="0" w:space="0" w:color="auto"/>
            <w:right w:val="none" w:sz="0" w:space="0" w:color="auto"/>
          </w:divBdr>
        </w:div>
        <w:div w:id="946346887">
          <w:marLeft w:val="640"/>
          <w:marRight w:val="0"/>
          <w:marTop w:val="0"/>
          <w:marBottom w:val="0"/>
          <w:divBdr>
            <w:top w:val="none" w:sz="0" w:space="0" w:color="auto"/>
            <w:left w:val="none" w:sz="0" w:space="0" w:color="auto"/>
            <w:bottom w:val="none" w:sz="0" w:space="0" w:color="auto"/>
            <w:right w:val="none" w:sz="0" w:space="0" w:color="auto"/>
          </w:divBdr>
        </w:div>
        <w:div w:id="495802127">
          <w:marLeft w:val="640"/>
          <w:marRight w:val="0"/>
          <w:marTop w:val="0"/>
          <w:marBottom w:val="0"/>
          <w:divBdr>
            <w:top w:val="none" w:sz="0" w:space="0" w:color="auto"/>
            <w:left w:val="none" w:sz="0" w:space="0" w:color="auto"/>
            <w:bottom w:val="none" w:sz="0" w:space="0" w:color="auto"/>
            <w:right w:val="none" w:sz="0" w:space="0" w:color="auto"/>
          </w:divBdr>
        </w:div>
        <w:div w:id="1945335439">
          <w:marLeft w:val="640"/>
          <w:marRight w:val="0"/>
          <w:marTop w:val="0"/>
          <w:marBottom w:val="0"/>
          <w:divBdr>
            <w:top w:val="none" w:sz="0" w:space="0" w:color="auto"/>
            <w:left w:val="none" w:sz="0" w:space="0" w:color="auto"/>
            <w:bottom w:val="none" w:sz="0" w:space="0" w:color="auto"/>
            <w:right w:val="none" w:sz="0" w:space="0" w:color="auto"/>
          </w:divBdr>
        </w:div>
        <w:div w:id="1684865727">
          <w:marLeft w:val="640"/>
          <w:marRight w:val="0"/>
          <w:marTop w:val="0"/>
          <w:marBottom w:val="0"/>
          <w:divBdr>
            <w:top w:val="none" w:sz="0" w:space="0" w:color="auto"/>
            <w:left w:val="none" w:sz="0" w:space="0" w:color="auto"/>
            <w:bottom w:val="none" w:sz="0" w:space="0" w:color="auto"/>
            <w:right w:val="none" w:sz="0" w:space="0" w:color="auto"/>
          </w:divBdr>
        </w:div>
        <w:div w:id="1792741631">
          <w:marLeft w:val="640"/>
          <w:marRight w:val="0"/>
          <w:marTop w:val="0"/>
          <w:marBottom w:val="0"/>
          <w:divBdr>
            <w:top w:val="none" w:sz="0" w:space="0" w:color="auto"/>
            <w:left w:val="none" w:sz="0" w:space="0" w:color="auto"/>
            <w:bottom w:val="none" w:sz="0" w:space="0" w:color="auto"/>
            <w:right w:val="none" w:sz="0" w:space="0" w:color="auto"/>
          </w:divBdr>
        </w:div>
        <w:div w:id="280302987">
          <w:marLeft w:val="640"/>
          <w:marRight w:val="0"/>
          <w:marTop w:val="0"/>
          <w:marBottom w:val="0"/>
          <w:divBdr>
            <w:top w:val="none" w:sz="0" w:space="0" w:color="auto"/>
            <w:left w:val="none" w:sz="0" w:space="0" w:color="auto"/>
            <w:bottom w:val="none" w:sz="0" w:space="0" w:color="auto"/>
            <w:right w:val="none" w:sz="0" w:space="0" w:color="auto"/>
          </w:divBdr>
        </w:div>
        <w:div w:id="297803267">
          <w:marLeft w:val="640"/>
          <w:marRight w:val="0"/>
          <w:marTop w:val="0"/>
          <w:marBottom w:val="0"/>
          <w:divBdr>
            <w:top w:val="none" w:sz="0" w:space="0" w:color="auto"/>
            <w:left w:val="none" w:sz="0" w:space="0" w:color="auto"/>
            <w:bottom w:val="none" w:sz="0" w:space="0" w:color="auto"/>
            <w:right w:val="none" w:sz="0" w:space="0" w:color="auto"/>
          </w:divBdr>
        </w:div>
        <w:div w:id="1965841594">
          <w:marLeft w:val="640"/>
          <w:marRight w:val="0"/>
          <w:marTop w:val="0"/>
          <w:marBottom w:val="0"/>
          <w:divBdr>
            <w:top w:val="none" w:sz="0" w:space="0" w:color="auto"/>
            <w:left w:val="none" w:sz="0" w:space="0" w:color="auto"/>
            <w:bottom w:val="none" w:sz="0" w:space="0" w:color="auto"/>
            <w:right w:val="none" w:sz="0" w:space="0" w:color="auto"/>
          </w:divBdr>
        </w:div>
        <w:div w:id="2120182114">
          <w:marLeft w:val="640"/>
          <w:marRight w:val="0"/>
          <w:marTop w:val="0"/>
          <w:marBottom w:val="0"/>
          <w:divBdr>
            <w:top w:val="none" w:sz="0" w:space="0" w:color="auto"/>
            <w:left w:val="none" w:sz="0" w:space="0" w:color="auto"/>
            <w:bottom w:val="none" w:sz="0" w:space="0" w:color="auto"/>
            <w:right w:val="none" w:sz="0" w:space="0" w:color="auto"/>
          </w:divBdr>
        </w:div>
        <w:div w:id="1969776623">
          <w:marLeft w:val="640"/>
          <w:marRight w:val="0"/>
          <w:marTop w:val="0"/>
          <w:marBottom w:val="0"/>
          <w:divBdr>
            <w:top w:val="none" w:sz="0" w:space="0" w:color="auto"/>
            <w:left w:val="none" w:sz="0" w:space="0" w:color="auto"/>
            <w:bottom w:val="none" w:sz="0" w:space="0" w:color="auto"/>
            <w:right w:val="none" w:sz="0" w:space="0" w:color="auto"/>
          </w:divBdr>
        </w:div>
        <w:div w:id="1642613409">
          <w:marLeft w:val="640"/>
          <w:marRight w:val="0"/>
          <w:marTop w:val="0"/>
          <w:marBottom w:val="0"/>
          <w:divBdr>
            <w:top w:val="none" w:sz="0" w:space="0" w:color="auto"/>
            <w:left w:val="none" w:sz="0" w:space="0" w:color="auto"/>
            <w:bottom w:val="none" w:sz="0" w:space="0" w:color="auto"/>
            <w:right w:val="none" w:sz="0" w:space="0" w:color="auto"/>
          </w:divBdr>
        </w:div>
        <w:div w:id="700907525">
          <w:marLeft w:val="640"/>
          <w:marRight w:val="0"/>
          <w:marTop w:val="0"/>
          <w:marBottom w:val="0"/>
          <w:divBdr>
            <w:top w:val="none" w:sz="0" w:space="0" w:color="auto"/>
            <w:left w:val="none" w:sz="0" w:space="0" w:color="auto"/>
            <w:bottom w:val="none" w:sz="0" w:space="0" w:color="auto"/>
            <w:right w:val="none" w:sz="0" w:space="0" w:color="auto"/>
          </w:divBdr>
        </w:div>
        <w:div w:id="1372923517">
          <w:marLeft w:val="640"/>
          <w:marRight w:val="0"/>
          <w:marTop w:val="0"/>
          <w:marBottom w:val="0"/>
          <w:divBdr>
            <w:top w:val="none" w:sz="0" w:space="0" w:color="auto"/>
            <w:left w:val="none" w:sz="0" w:space="0" w:color="auto"/>
            <w:bottom w:val="none" w:sz="0" w:space="0" w:color="auto"/>
            <w:right w:val="none" w:sz="0" w:space="0" w:color="auto"/>
          </w:divBdr>
        </w:div>
        <w:div w:id="639270350">
          <w:marLeft w:val="640"/>
          <w:marRight w:val="0"/>
          <w:marTop w:val="0"/>
          <w:marBottom w:val="0"/>
          <w:divBdr>
            <w:top w:val="none" w:sz="0" w:space="0" w:color="auto"/>
            <w:left w:val="none" w:sz="0" w:space="0" w:color="auto"/>
            <w:bottom w:val="none" w:sz="0" w:space="0" w:color="auto"/>
            <w:right w:val="none" w:sz="0" w:space="0" w:color="auto"/>
          </w:divBdr>
        </w:div>
        <w:div w:id="2103910201">
          <w:marLeft w:val="640"/>
          <w:marRight w:val="0"/>
          <w:marTop w:val="0"/>
          <w:marBottom w:val="0"/>
          <w:divBdr>
            <w:top w:val="none" w:sz="0" w:space="0" w:color="auto"/>
            <w:left w:val="none" w:sz="0" w:space="0" w:color="auto"/>
            <w:bottom w:val="none" w:sz="0" w:space="0" w:color="auto"/>
            <w:right w:val="none" w:sz="0" w:space="0" w:color="auto"/>
          </w:divBdr>
        </w:div>
        <w:div w:id="1412039645">
          <w:marLeft w:val="640"/>
          <w:marRight w:val="0"/>
          <w:marTop w:val="0"/>
          <w:marBottom w:val="0"/>
          <w:divBdr>
            <w:top w:val="none" w:sz="0" w:space="0" w:color="auto"/>
            <w:left w:val="none" w:sz="0" w:space="0" w:color="auto"/>
            <w:bottom w:val="none" w:sz="0" w:space="0" w:color="auto"/>
            <w:right w:val="none" w:sz="0" w:space="0" w:color="auto"/>
          </w:divBdr>
        </w:div>
        <w:div w:id="968365192">
          <w:marLeft w:val="640"/>
          <w:marRight w:val="0"/>
          <w:marTop w:val="0"/>
          <w:marBottom w:val="0"/>
          <w:divBdr>
            <w:top w:val="none" w:sz="0" w:space="0" w:color="auto"/>
            <w:left w:val="none" w:sz="0" w:space="0" w:color="auto"/>
            <w:bottom w:val="none" w:sz="0" w:space="0" w:color="auto"/>
            <w:right w:val="none" w:sz="0" w:space="0" w:color="auto"/>
          </w:divBdr>
        </w:div>
        <w:div w:id="1173106916">
          <w:marLeft w:val="640"/>
          <w:marRight w:val="0"/>
          <w:marTop w:val="0"/>
          <w:marBottom w:val="0"/>
          <w:divBdr>
            <w:top w:val="none" w:sz="0" w:space="0" w:color="auto"/>
            <w:left w:val="none" w:sz="0" w:space="0" w:color="auto"/>
            <w:bottom w:val="none" w:sz="0" w:space="0" w:color="auto"/>
            <w:right w:val="none" w:sz="0" w:space="0" w:color="auto"/>
          </w:divBdr>
        </w:div>
        <w:div w:id="1023630502">
          <w:marLeft w:val="640"/>
          <w:marRight w:val="0"/>
          <w:marTop w:val="0"/>
          <w:marBottom w:val="0"/>
          <w:divBdr>
            <w:top w:val="none" w:sz="0" w:space="0" w:color="auto"/>
            <w:left w:val="none" w:sz="0" w:space="0" w:color="auto"/>
            <w:bottom w:val="none" w:sz="0" w:space="0" w:color="auto"/>
            <w:right w:val="none" w:sz="0" w:space="0" w:color="auto"/>
          </w:divBdr>
        </w:div>
        <w:div w:id="1739085871">
          <w:marLeft w:val="640"/>
          <w:marRight w:val="0"/>
          <w:marTop w:val="0"/>
          <w:marBottom w:val="0"/>
          <w:divBdr>
            <w:top w:val="none" w:sz="0" w:space="0" w:color="auto"/>
            <w:left w:val="none" w:sz="0" w:space="0" w:color="auto"/>
            <w:bottom w:val="none" w:sz="0" w:space="0" w:color="auto"/>
            <w:right w:val="none" w:sz="0" w:space="0" w:color="auto"/>
          </w:divBdr>
        </w:div>
        <w:div w:id="854155655">
          <w:marLeft w:val="640"/>
          <w:marRight w:val="0"/>
          <w:marTop w:val="0"/>
          <w:marBottom w:val="0"/>
          <w:divBdr>
            <w:top w:val="none" w:sz="0" w:space="0" w:color="auto"/>
            <w:left w:val="none" w:sz="0" w:space="0" w:color="auto"/>
            <w:bottom w:val="none" w:sz="0" w:space="0" w:color="auto"/>
            <w:right w:val="none" w:sz="0" w:space="0" w:color="auto"/>
          </w:divBdr>
        </w:div>
        <w:div w:id="706297813">
          <w:marLeft w:val="640"/>
          <w:marRight w:val="0"/>
          <w:marTop w:val="0"/>
          <w:marBottom w:val="0"/>
          <w:divBdr>
            <w:top w:val="none" w:sz="0" w:space="0" w:color="auto"/>
            <w:left w:val="none" w:sz="0" w:space="0" w:color="auto"/>
            <w:bottom w:val="none" w:sz="0" w:space="0" w:color="auto"/>
            <w:right w:val="none" w:sz="0" w:space="0" w:color="auto"/>
          </w:divBdr>
        </w:div>
        <w:div w:id="1524437642">
          <w:marLeft w:val="640"/>
          <w:marRight w:val="0"/>
          <w:marTop w:val="0"/>
          <w:marBottom w:val="0"/>
          <w:divBdr>
            <w:top w:val="none" w:sz="0" w:space="0" w:color="auto"/>
            <w:left w:val="none" w:sz="0" w:space="0" w:color="auto"/>
            <w:bottom w:val="none" w:sz="0" w:space="0" w:color="auto"/>
            <w:right w:val="none" w:sz="0" w:space="0" w:color="auto"/>
          </w:divBdr>
        </w:div>
        <w:div w:id="1289778634">
          <w:marLeft w:val="640"/>
          <w:marRight w:val="0"/>
          <w:marTop w:val="0"/>
          <w:marBottom w:val="0"/>
          <w:divBdr>
            <w:top w:val="none" w:sz="0" w:space="0" w:color="auto"/>
            <w:left w:val="none" w:sz="0" w:space="0" w:color="auto"/>
            <w:bottom w:val="none" w:sz="0" w:space="0" w:color="auto"/>
            <w:right w:val="none" w:sz="0" w:space="0" w:color="auto"/>
          </w:divBdr>
        </w:div>
        <w:div w:id="1991328848">
          <w:marLeft w:val="640"/>
          <w:marRight w:val="0"/>
          <w:marTop w:val="0"/>
          <w:marBottom w:val="0"/>
          <w:divBdr>
            <w:top w:val="none" w:sz="0" w:space="0" w:color="auto"/>
            <w:left w:val="none" w:sz="0" w:space="0" w:color="auto"/>
            <w:bottom w:val="none" w:sz="0" w:space="0" w:color="auto"/>
            <w:right w:val="none" w:sz="0" w:space="0" w:color="auto"/>
          </w:divBdr>
        </w:div>
        <w:div w:id="1208758028">
          <w:marLeft w:val="640"/>
          <w:marRight w:val="0"/>
          <w:marTop w:val="0"/>
          <w:marBottom w:val="0"/>
          <w:divBdr>
            <w:top w:val="none" w:sz="0" w:space="0" w:color="auto"/>
            <w:left w:val="none" w:sz="0" w:space="0" w:color="auto"/>
            <w:bottom w:val="none" w:sz="0" w:space="0" w:color="auto"/>
            <w:right w:val="none" w:sz="0" w:space="0" w:color="auto"/>
          </w:divBdr>
        </w:div>
        <w:div w:id="35351701">
          <w:marLeft w:val="640"/>
          <w:marRight w:val="0"/>
          <w:marTop w:val="0"/>
          <w:marBottom w:val="0"/>
          <w:divBdr>
            <w:top w:val="none" w:sz="0" w:space="0" w:color="auto"/>
            <w:left w:val="none" w:sz="0" w:space="0" w:color="auto"/>
            <w:bottom w:val="none" w:sz="0" w:space="0" w:color="auto"/>
            <w:right w:val="none" w:sz="0" w:space="0" w:color="auto"/>
          </w:divBdr>
        </w:div>
        <w:div w:id="643777033">
          <w:marLeft w:val="640"/>
          <w:marRight w:val="0"/>
          <w:marTop w:val="0"/>
          <w:marBottom w:val="0"/>
          <w:divBdr>
            <w:top w:val="none" w:sz="0" w:space="0" w:color="auto"/>
            <w:left w:val="none" w:sz="0" w:space="0" w:color="auto"/>
            <w:bottom w:val="none" w:sz="0" w:space="0" w:color="auto"/>
            <w:right w:val="none" w:sz="0" w:space="0" w:color="auto"/>
          </w:divBdr>
        </w:div>
        <w:div w:id="1768455747">
          <w:marLeft w:val="640"/>
          <w:marRight w:val="0"/>
          <w:marTop w:val="0"/>
          <w:marBottom w:val="0"/>
          <w:divBdr>
            <w:top w:val="none" w:sz="0" w:space="0" w:color="auto"/>
            <w:left w:val="none" w:sz="0" w:space="0" w:color="auto"/>
            <w:bottom w:val="none" w:sz="0" w:space="0" w:color="auto"/>
            <w:right w:val="none" w:sz="0" w:space="0" w:color="auto"/>
          </w:divBdr>
        </w:div>
        <w:div w:id="118256891">
          <w:marLeft w:val="640"/>
          <w:marRight w:val="0"/>
          <w:marTop w:val="0"/>
          <w:marBottom w:val="0"/>
          <w:divBdr>
            <w:top w:val="none" w:sz="0" w:space="0" w:color="auto"/>
            <w:left w:val="none" w:sz="0" w:space="0" w:color="auto"/>
            <w:bottom w:val="none" w:sz="0" w:space="0" w:color="auto"/>
            <w:right w:val="none" w:sz="0" w:space="0" w:color="auto"/>
          </w:divBdr>
        </w:div>
        <w:div w:id="2078546589">
          <w:marLeft w:val="640"/>
          <w:marRight w:val="0"/>
          <w:marTop w:val="0"/>
          <w:marBottom w:val="0"/>
          <w:divBdr>
            <w:top w:val="none" w:sz="0" w:space="0" w:color="auto"/>
            <w:left w:val="none" w:sz="0" w:space="0" w:color="auto"/>
            <w:bottom w:val="none" w:sz="0" w:space="0" w:color="auto"/>
            <w:right w:val="none" w:sz="0" w:space="0" w:color="auto"/>
          </w:divBdr>
        </w:div>
        <w:div w:id="63334116">
          <w:marLeft w:val="640"/>
          <w:marRight w:val="0"/>
          <w:marTop w:val="0"/>
          <w:marBottom w:val="0"/>
          <w:divBdr>
            <w:top w:val="none" w:sz="0" w:space="0" w:color="auto"/>
            <w:left w:val="none" w:sz="0" w:space="0" w:color="auto"/>
            <w:bottom w:val="none" w:sz="0" w:space="0" w:color="auto"/>
            <w:right w:val="none" w:sz="0" w:space="0" w:color="auto"/>
          </w:divBdr>
        </w:div>
        <w:div w:id="1708674651">
          <w:marLeft w:val="640"/>
          <w:marRight w:val="0"/>
          <w:marTop w:val="0"/>
          <w:marBottom w:val="0"/>
          <w:divBdr>
            <w:top w:val="none" w:sz="0" w:space="0" w:color="auto"/>
            <w:left w:val="none" w:sz="0" w:space="0" w:color="auto"/>
            <w:bottom w:val="none" w:sz="0" w:space="0" w:color="auto"/>
            <w:right w:val="none" w:sz="0" w:space="0" w:color="auto"/>
          </w:divBdr>
        </w:div>
        <w:div w:id="593588026">
          <w:marLeft w:val="640"/>
          <w:marRight w:val="0"/>
          <w:marTop w:val="0"/>
          <w:marBottom w:val="0"/>
          <w:divBdr>
            <w:top w:val="none" w:sz="0" w:space="0" w:color="auto"/>
            <w:left w:val="none" w:sz="0" w:space="0" w:color="auto"/>
            <w:bottom w:val="none" w:sz="0" w:space="0" w:color="auto"/>
            <w:right w:val="none" w:sz="0" w:space="0" w:color="auto"/>
          </w:divBdr>
        </w:div>
        <w:div w:id="1037008402">
          <w:marLeft w:val="640"/>
          <w:marRight w:val="0"/>
          <w:marTop w:val="0"/>
          <w:marBottom w:val="0"/>
          <w:divBdr>
            <w:top w:val="none" w:sz="0" w:space="0" w:color="auto"/>
            <w:left w:val="none" w:sz="0" w:space="0" w:color="auto"/>
            <w:bottom w:val="none" w:sz="0" w:space="0" w:color="auto"/>
            <w:right w:val="none" w:sz="0" w:space="0" w:color="auto"/>
          </w:divBdr>
        </w:div>
        <w:div w:id="693848193">
          <w:marLeft w:val="640"/>
          <w:marRight w:val="0"/>
          <w:marTop w:val="0"/>
          <w:marBottom w:val="0"/>
          <w:divBdr>
            <w:top w:val="none" w:sz="0" w:space="0" w:color="auto"/>
            <w:left w:val="none" w:sz="0" w:space="0" w:color="auto"/>
            <w:bottom w:val="none" w:sz="0" w:space="0" w:color="auto"/>
            <w:right w:val="none" w:sz="0" w:space="0" w:color="auto"/>
          </w:divBdr>
        </w:div>
        <w:div w:id="761295245">
          <w:marLeft w:val="640"/>
          <w:marRight w:val="0"/>
          <w:marTop w:val="0"/>
          <w:marBottom w:val="0"/>
          <w:divBdr>
            <w:top w:val="none" w:sz="0" w:space="0" w:color="auto"/>
            <w:left w:val="none" w:sz="0" w:space="0" w:color="auto"/>
            <w:bottom w:val="none" w:sz="0" w:space="0" w:color="auto"/>
            <w:right w:val="none" w:sz="0" w:space="0" w:color="auto"/>
          </w:divBdr>
        </w:div>
        <w:div w:id="1500657013">
          <w:marLeft w:val="640"/>
          <w:marRight w:val="0"/>
          <w:marTop w:val="0"/>
          <w:marBottom w:val="0"/>
          <w:divBdr>
            <w:top w:val="none" w:sz="0" w:space="0" w:color="auto"/>
            <w:left w:val="none" w:sz="0" w:space="0" w:color="auto"/>
            <w:bottom w:val="none" w:sz="0" w:space="0" w:color="auto"/>
            <w:right w:val="none" w:sz="0" w:space="0" w:color="auto"/>
          </w:divBdr>
        </w:div>
        <w:div w:id="1820878220">
          <w:marLeft w:val="640"/>
          <w:marRight w:val="0"/>
          <w:marTop w:val="0"/>
          <w:marBottom w:val="0"/>
          <w:divBdr>
            <w:top w:val="none" w:sz="0" w:space="0" w:color="auto"/>
            <w:left w:val="none" w:sz="0" w:space="0" w:color="auto"/>
            <w:bottom w:val="none" w:sz="0" w:space="0" w:color="auto"/>
            <w:right w:val="none" w:sz="0" w:space="0" w:color="auto"/>
          </w:divBdr>
        </w:div>
        <w:div w:id="1335573128">
          <w:marLeft w:val="640"/>
          <w:marRight w:val="0"/>
          <w:marTop w:val="0"/>
          <w:marBottom w:val="0"/>
          <w:divBdr>
            <w:top w:val="none" w:sz="0" w:space="0" w:color="auto"/>
            <w:left w:val="none" w:sz="0" w:space="0" w:color="auto"/>
            <w:bottom w:val="none" w:sz="0" w:space="0" w:color="auto"/>
            <w:right w:val="none" w:sz="0" w:space="0" w:color="auto"/>
          </w:divBdr>
        </w:div>
        <w:div w:id="268314455">
          <w:marLeft w:val="640"/>
          <w:marRight w:val="0"/>
          <w:marTop w:val="0"/>
          <w:marBottom w:val="0"/>
          <w:divBdr>
            <w:top w:val="none" w:sz="0" w:space="0" w:color="auto"/>
            <w:left w:val="none" w:sz="0" w:space="0" w:color="auto"/>
            <w:bottom w:val="none" w:sz="0" w:space="0" w:color="auto"/>
            <w:right w:val="none" w:sz="0" w:space="0" w:color="auto"/>
          </w:divBdr>
        </w:div>
        <w:div w:id="944505951">
          <w:marLeft w:val="640"/>
          <w:marRight w:val="0"/>
          <w:marTop w:val="0"/>
          <w:marBottom w:val="0"/>
          <w:divBdr>
            <w:top w:val="none" w:sz="0" w:space="0" w:color="auto"/>
            <w:left w:val="none" w:sz="0" w:space="0" w:color="auto"/>
            <w:bottom w:val="none" w:sz="0" w:space="0" w:color="auto"/>
            <w:right w:val="none" w:sz="0" w:space="0" w:color="auto"/>
          </w:divBdr>
        </w:div>
        <w:div w:id="790367522">
          <w:marLeft w:val="640"/>
          <w:marRight w:val="0"/>
          <w:marTop w:val="0"/>
          <w:marBottom w:val="0"/>
          <w:divBdr>
            <w:top w:val="none" w:sz="0" w:space="0" w:color="auto"/>
            <w:left w:val="none" w:sz="0" w:space="0" w:color="auto"/>
            <w:bottom w:val="none" w:sz="0" w:space="0" w:color="auto"/>
            <w:right w:val="none" w:sz="0" w:space="0" w:color="auto"/>
          </w:divBdr>
        </w:div>
        <w:div w:id="1652783546">
          <w:marLeft w:val="640"/>
          <w:marRight w:val="0"/>
          <w:marTop w:val="0"/>
          <w:marBottom w:val="0"/>
          <w:divBdr>
            <w:top w:val="none" w:sz="0" w:space="0" w:color="auto"/>
            <w:left w:val="none" w:sz="0" w:space="0" w:color="auto"/>
            <w:bottom w:val="none" w:sz="0" w:space="0" w:color="auto"/>
            <w:right w:val="none" w:sz="0" w:space="0" w:color="auto"/>
          </w:divBdr>
        </w:div>
        <w:div w:id="1875533122">
          <w:marLeft w:val="640"/>
          <w:marRight w:val="0"/>
          <w:marTop w:val="0"/>
          <w:marBottom w:val="0"/>
          <w:divBdr>
            <w:top w:val="none" w:sz="0" w:space="0" w:color="auto"/>
            <w:left w:val="none" w:sz="0" w:space="0" w:color="auto"/>
            <w:bottom w:val="none" w:sz="0" w:space="0" w:color="auto"/>
            <w:right w:val="none" w:sz="0" w:space="0" w:color="auto"/>
          </w:divBdr>
        </w:div>
        <w:div w:id="1217163775">
          <w:marLeft w:val="640"/>
          <w:marRight w:val="0"/>
          <w:marTop w:val="0"/>
          <w:marBottom w:val="0"/>
          <w:divBdr>
            <w:top w:val="none" w:sz="0" w:space="0" w:color="auto"/>
            <w:left w:val="none" w:sz="0" w:space="0" w:color="auto"/>
            <w:bottom w:val="none" w:sz="0" w:space="0" w:color="auto"/>
            <w:right w:val="none" w:sz="0" w:space="0" w:color="auto"/>
          </w:divBdr>
        </w:div>
        <w:div w:id="1725056460">
          <w:marLeft w:val="640"/>
          <w:marRight w:val="0"/>
          <w:marTop w:val="0"/>
          <w:marBottom w:val="0"/>
          <w:divBdr>
            <w:top w:val="none" w:sz="0" w:space="0" w:color="auto"/>
            <w:left w:val="none" w:sz="0" w:space="0" w:color="auto"/>
            <w:bottom w:val="none" w:sz="0" w:space="0" w:color="auto"/>
            <w:right w:val="none" w:sz="0" w:space="0" w:color="auto"/>
          </w:divBdr>
        </w:div>
        <w:div w:id="850222744">
          <w:marLeft w:val="640"/>
          <w:marRight w:val="0"/>
          <w:marTop w:val="0"/>
          <w:marBottom w:val="0"/>
          <w:divBdr>
            <w:top w:val="none" w:sz="0" w:space="0" w:color="auto"/>
            <w:left w:val="none" w:sz="0" w:space="0" w:color="auto"/>
            <w:bottom w:val="none" w:sz="0" w:space="0" w:color="auto"/>
            <w:right w:val="none" w:sz="0" w:space="0" w:color="auto"/>
          </w:divBdr>
        </w:div>
        <w:div w:id="398211212">
          <w:marLeft w:val="640"/>
          <w:marRight w:val="0"/>
          <w:marTop w:val="0"/>
          <w:marBottom w:val="0"/>
          <w:divBdr>
            <w:top w:val="none" w:sz="0" w:space="0" w:color="auto"/>
            <w:left w:val="none" w:sz="0" w:space="0" w:color="auto"/>
            <w:bottom w:val="none" w:sz="0" w:space="0" w:color="auto"/>
            <w:right w:val="none" w:sz="0" w:space="0" w:color="auto"/>
          </w:divBdr>
        </w:div>
        <w:div w:id="1537423362">
          <w:marLeft w:val="640"/>
          <w:marRight w:val="0"/>
          <w:marTop w:val="0"/>
          <w:marBottom w:val="0"/>
          <w:divBdr>
            <w:top w:val="none" w:sz="0" w:space="0" w:color="auto"/>
            <w:left w:val="none" w:sz="0" w:space="0" w:color="auto"/>
            <w:bottom w:val="none" w:sz="0" w:space="0" w:color="auto"/>
            <w:right w:val="none" w:sz="0" w:space="0" w:color="auto"/>
          </w:divBdr>
        </w:div>
        <w:div w:id="1212110837">
          <w:marLeft w:val="640"/>
          <w:marRight w:val="0"/>
          <w:marTop w:val="0"/>
          <w:marBottom w:val="0"/>
          <w:divBdr>
            <w:top w:val="none" w:sz="0" w:space="0" w:color="auto"/>
            <w:left w:val="none" w:sz="0" w:space="0" w:color="auto"/>
            <w:bottom w:val="none" w:sz="0" w:space="0" w:color="auto"/>
            <w:right w:val="none" w:sz="0" w:space="0" w:color="auto"/>
          </w:divBdr>
        </w:div>
        <w:div w:id="106512107">
          <w:marLeft w:val="640"/>
          <w:marRight w:val="0"/>
          <w:marTop w:val="0"/>
          <w:marBottom w:val="0"/>
          <w:divBdr>
            <w:top w:val="none" w:sz="0" w:space="0" w:color="auto"/>
            <w:left w:val="none" w:sz="0" w:space="0" w:color="auto"/>
            <w:bottom w:val="none" w:sz="0" w:space="0" w:color="auto"/>
            <w:right w:val="none" w:sz="0" w:space="0" w:color="auto"/>
          </w:divBdr>
        </w:div>
        <w:div w:id="1322126515">
          <w:marLeft w:val="640"/>
          <w:marRight w:val="0"/>
          <w:marTop w:val="0"/>
          <w:marBottom w:val="0"/>
          <w:divBdr>
            <w:top w:val="none" w:sz="0" w:space="0" w:color="auto"/>
            <w:left w:val="none" w:sz="0" w:space="0" w:color="auto"/>
            <w:bottom w:val="none" w:sz="0" w:space="0" w:color="auto"/>
            <w:right w:val="none" w:sz="0" w:space="0" w:color="auto"/>
          </w:divBdr>
        </w:div>
        <w:div w:id="858198325">
          <w:marLeft w:val="640"/>
          <w:marRight w:val="0"/>
          <w:marTop w:val="0"/>
          <w:marBottom w:val="0"/>
          <w:divBdr>
            <w:top w:val="none" w:sz="0" w:space="0" w:color="auto"/>
            <w:left w:val="none" w:sz="0" w:space="0" w:color="auto"/>
            <w:bottom w:val="none" w:sz="0" w:space="0" w:color="auto"/>
            <w:right w:val="none" w:sz="0" w:space="0" w:color="auto"/>
          </w:divBdr>
        </w:div>
        <w:div w:id="523901638">
          <w:marLeft w:val="640"/>
          <w:marRight w:val="0"/>
          <w:marTop w:val="0"/>
          <w:marBottom w:val="0"/>
          <w:divBdr>
            <w:top w:val="none" w:sz="0" w:space="0" w:color="auto"/>
            <w:left w:val="none" w:sz="0" w:space="0" w:color="auto"/>
            <w:bottom w:val="none" w:sz="0" w:space="0" w:color="auto"/>
            <w:right w:val="none" w:sz="0" w:space="0" w:color="auto"/>
          </w:divBdr>
        </w:div>
        <w:div w:id="607392516">
          <w:marLeft w:val="640"/>
          <w:marRight w:val="0"/>
          <w:marTop w:val="0"/>
          <w:marBottom w:val="0"/>
          <w:divBdr>
            <w:top w:val="none" w:sz="0" w:space="0" w:color="auto"/>
            <w:left w:val="none" w:sz="0" w:space="0" w:color="auto"/>
            <w:bottom w:val="none" w:sz="0" w:space="0" w:color="auto"/>
            <w:right w:val="none" w:sz="0" w:space="0" w:color="auto"/>
          </w:divBdr>
        </w:div>
        <w:div w:id="93869855">
          <w:marLeft w:val="640"/>
          <w:marRight w:val="0"/>
          <w:marTop w:val="0"/>
          <w:marBottom w:val="0"/>
          <w:divBdr>
            <w:top w:val="none" w:sz="0" w:space="0" w:color="auto"/>
            <w:left w:val="none" w:sz="0" w:space="0" w:color="auto"/>
            <w:bottom w:val="none" w:sz="0" w:space="0" w:color="auto"/>
            <w:right w:val="none" w:sz="0" w:space="0" w:color="auto"/>
          </w:divBdr>
        </w:div>
        <w:div w:id="1681618803">
          <w:marLeft w:val="640"/>
          <w:marRight w:val="0"/>
          <w:marTop w:val="0"/>
          <w:marBottom w:val="0"/>
          <w:divBdr>
            <w:top w:val="none" w:sz="0" w:space="0" w:color="auto"/>
            <w:left w:val="none" w:sz="0" w:space="0" w:color="auto"/>
            <w:bottom w:val="none" w:sz="0" w:space="0" w:color="auto"/>
            <w:right w:val="none" w:sz="0" w:space="0" w:color="auto"/>
          </w:divBdr>
        </w:div>
        <w:div w:id="838080513">
          <w:marLeft w:val="640"/>
          <w:marRight w:val="0"/>
          <w:marTop w:val="0"/>
          <w:marBottom w:val="0"/>
          <w:divBdr>
            <w:top w:val="none" w:sz="0" w:space="0" w:color="auto"/>
            <w:left w:val="none" w:sz="0" w:space="0" w:color="auto"/>
            <w:bottom w:val="none" w:sz="0" w:space="0" w:color="auto"/>
            <w:right w:val="none" w:sz="0" w:space="0" w:color="auto"/>
          </w:divBdr>
        </w:div>
        <w:div w:id="1550603893">
          <w:marLeft w:val="640"/>
          <w:marRight w:val="0"/>
          <w:marTop w:val="0"/>
          <w:marBottom w:val="0"/>
          <w:divBdr>
            <w:top w:val="none" w:sz="0" w:space="0" w:color="auto"/>
            <w:left w:val="none" w:sz="0" w:space="0" w:color="auto"/>
            <w:bottom w:val="none" w:sz="0" w:space="0" w:color="auto"/>
            <w:right w:val="none" w:sz="0" w:space="0" w:color="auto"/>
          </w:divBdr>
        </w:div>
        <w:div w:id="2040546058">
          <w:marLeft w:val="640"/>
          <w:marRight w:val="0"/>
          <w:marTop w:val="0"/>
          <w:marBottom w:val="0"/>
          <w:divBdr>
            <w:top w:val="none" w:sz="0" w:space="0" w:color="auto"/>
            <w:left w:val="none" w:sz="0" w:space="0" w:color="auto"/>
            <w:bottom w:val="none" w:sz="0" w:space="0" w:color="auto"/>
            <w:right w:val="none" w:sz="0" w:space="0" w:color="auto"/>
          </w:divBdr>
        </w:div>
        <w:div w:id="2130126351">
          <w:marLeft w:val="640"/>
          <w:marRight w:val="0"/>
          <w:marTop w:val="0"/>
          <w:marBottom w:val="0"/>
          <w:divBdr>
            <w:top w:val="none" w:sz="0" w:space="0" w:color="auto"/>
            <w:left w:val="none" w:sz="0" w:space="0" w:color="auto"/>
            <w:bottom w:val="none" w:sz="0" w:space="0" w:color="auto"/>
            <w:right w:val="none" w:sz="0" w:space="0" w:color="auto"/>
          </w:divBdr>
        </w:div>
        <w:div w:id="545532154">
          <w:marLeft w:val="640"/>
          <w:marRight w:val="0"/>
          <w:marTop w:val="0"/>
          <w:marBottom w:val="0"/>
          <w:divBdr>
            <w:top w:val="none" w:sz="0" w:space="0" w:color="auto"/>
            <w:left w:val="none" w:sz="0" w:space="0" w:color="auto"/>
            <w:bottom w:val="none" w:sz="0" w:space="0" w:color="auto"/>
            <w:right w:val="none" w:sz="0" w:space="0" w:color="auto"/>
          </w:divBdr>
        </w:div>
        <w:div w:id="330304712">
          <w:marLeft w:val="640"/>
          <w:marRight w:val="0"/>
          <w:marTop w:val="0"/>
          <w:marBottom w:val="0"/>
          <w:divBdr>
            <w:top w:val="none" w:sz="0" w:space="0" w:color="auto"/>
            <w:left w:val="none" w:sz="0" w:space="0" w:color="auto"/>
            <w:bottom w:val="none" w:sz="0" w:space="0" w:color="auto"/>
            <w:right w:val="none" w:sz="0" w:space="0" w:color="auto"/>
          </w:divBdr>
        </w:div>
        <w:div w:id="1673411309">
          <w:marLeft w:val="640"/>
          <w:marRight w:val="0"/>
          <w:marTop w:val="0"/>
          <w:marBottom w:val="0"/>
          <w:divBdr>
            <w:top w:val="none" w:sz="0" w:space="0" w:color="auto"/>
            <w:left w:val="none" w:sz="0" w:space="0" w:color="auto"/>
            <w:bottom w:val="none" w:sz="0" w:space="0" w:color="auto"/>
            <w:right w:val="none" w:sz="0" w:space="0" w:color="auto"/>
          </w:divBdr>
        </w:div>
        <w:div w:id="620961641">
          <w:marLeft w:val="640"/>
          <w:marRight w:val="0"/>
          <w:marTop w:val="0"/>
          <w:marBottom w:val="0"/>
          <w:divBdr>
            <w:top w:val="none" w:sz="0" w:space="0" w:color="auto"/>
            <w:left w:val="none" w:sz="0" w:space="0" w:color="auto"/>
            <w:bottom w:val="none" w:sz="0" w:space="0" w:color="auto"/>
            <w:right w:val="none" w:sz="0" w:space="0" w:color="auto"/>
          </w:divBdr>
        </w:div>
        <w:div w:id="489951658">
          <w:marLeft w:val="640"/>
          <w:marRight w:val="0"/>
          <w:marTop w:val="0"/>
          <w:marBottom w:val="0"/>
          <w:divBdr>
            <w:top w:val="none" w:sz="0" w:space="0" w:color="auto"/>
            <w:left w:val="none" w:sz="0" w:space="0" w:color="auto"/>
            <w:bottom w:val="none" w:sz="0" w:space="0" w:color="auto"/>
            <w:right w:val="none" w:sz="0" w:space="0" w:color="auto"/>
          </w:divBdr>
        </w:div>
        <w:div w:id="1126118975">
          <w:marLeft w:val="640"/>
          <w:marRight w:val="0"/>
          <w:marTop w:val="0"/>
          <w:marBottom w:val="0"/>
          <w:divBdr>
            <w:top w:val="none" w:sz="0" w:space="0" w:color="auto"/>
            <w:left w:val="none" w:sz="0" w:space="0" w:color="auto"/>
            <w:bottom w:val="none" w:sz="0" w:space="0" w:color="auto"/>
            <w:right w:val="none" w:sz="0" w:space="0" w:color="auto"/>
          </w:divBdr>
        </w:div>
        <w:div w:id="727189368">
          <w:marLeft w:val="640"/>
          <w:marRight w:val="0"/>
          <w:marTop w:val="0"/>
          <w:marBottom w:val="0"/>
          <w:divBdr>
            <w:top w:val="none" w:sz="0" w:space="0" w:color="auto"/>
            <w:left w:val="none" w:sz="0" w:space="0" w:color="auto"/>
            <w:bottom w:val="none" w:sz="0" w:space="0" w:color="auto"/>
            <w:right w:val="none" w:sz="0" w:space="0" w:color="auto"/>
          </w:divBdr>
        </w:div>
        <w:div w:id="197397061">
          <w:marLeft w:val="640"/>
          <w:marRight w:val="0"/>
          <w:marTop w:val="0"/>
          <w:marBottom w:val="0"/>
          <w:divBdr>
            <w:top w:val="none" w:sz="0" w:space="0" w:color="auto"/>
            <w:left w:val="none" w:sz="0" w:space="0" w:color="auto"/>
            <w:bottom w:val="none" w:sz="0" w:space="0" w:color="auto"/>
            <w:right w:val="none" w:sz="0" w:space="0" w:color="auto"/>
          </w:divBdr>
        </w:div>
        <w:div w:id="2096970465">
          <w:marLeft w:val="640"/>
          <w:marRight w:val="0"/>
          <w:marTop w:val="0"/>
          <w:marBottom w:val="0"/>
          <w:divBdr>
            <w:top w:val="none" w:sz="0" w:space="0" w:color="auto"/>
            <w:left w:val="none" w:sz="0" w:space="0" w:color="auto"/>
            <w:bottom w:val="none" w:sz="0" w:space="0" w:color="auto"/>
            <w:right w:val="none" w:sz="0" w:space="0" w:color="auto"/>
          </w:divBdr>
        </w:div>
        <w:div w:id="1913075573">
          <w:marLeft w:val="640"/>
          <w:marRight w:val="0"/>
          <w:marTop w:val="0"/>
          <w:marBottom w:val="0"/>
          <w:divBdr>
            <w:top w:val="none" w:sz="0" w:space="0" w:color="auto"/>
            <w:left w:val="none" w:sz="0" w:space="0" w:color="auto"/>
            <w:bottom w:val="none" w:sz="0" w:space="0" w:color="auto"/>
            <w:right w:val="none" w:sz="0" w:space="0" w:color="auto"/>
          </w:divBdr>
        </w:div>
        <w:div w:id="519855461">
          <w:marLeft w:val="640"/>
          <w:marRight w:val="0"/>
          <w:marTop w:val="0"/>
          <w:marBottom w:val="0"/>
          <w:divBdr>
            <w:top w:val="none" w:sz="0" w:space="0" w:color="auto"/>
            <w:left w:val="none" w:sz="0" w:space="0" w:color="auto"/>
            <w:bottom w:val="none" w:sz="0" w:space="0" w:color="auto"/>
            <w:right w:val="none" w:sz="0" w:space="0" w:color="auto"/>
          </w:divBdr>
        </w:div>
        <w:div w:id="523517146">
          <w:marLeft w:val="640"/>
          <w:marRight w:val="0"/>
          <w:marTop w:val="0"/>
          <w:marBottom w:val="0"/>
          <w:divBdr>
            <w:top w:val="none" w:sz="0" w:space="0" w:color="auto"/>
            <w:left w:val="none" w:sz="0" w:space="0" w:color="auto"/>
            <w:bottom w:val="none" w:sz="0" w:space="0" w:color="auto"/>
            <w:right w:val="none" w:sz="0" w:space="0" w:color="auto"/>
          </w:divBdr>
        </w:div>
        <w:div w:id="489104992">
          <w:marLeft w:val="640"/>
          <w:marRight w:val="0"/>
          <w:marTop w:val="0"/>
          <w:marBottom w:val="0"/>
          <w:divBdr>
            <w:top w:val="none" w:sz="0" w:space="0" w:color="auto"/>
            <w:left w:val="none" w:sz="0" w:space="0" w:color="auto"/>
            <w:bottom w:val="none" w:sz="0" w:space="0" w:color="auto"/>
            <w:right w:val="none" w:sz="0" w:space="0" w:color="auto"/>
          </w:divBdr>
        </w:div>
        <w:div w:id="1426462576">
          <w:marLeft w:val="640"/>
          <w:marRight w:val="0"/>
          <w:marTop w:val="0"/>
          <w:marBottom w:val="0"/>
          <w:divBdr>
            <w:top w:val="none" w:sz="0" w:space="0" w:color="auto"/>
            <w:left w:val="none" w:sz="0" w:space="0" w:color="auto"/>
            <w:bottom w:val="none" w:sz="0" w:space="0" w:color="auto"/>
            <w:right w:val="none" w:sz="0" w:space="0" w:color="auto"/>
          </w:divBdr>
        </w:div>
        <w:div w:id="811799770">
          <w:marLeft w:val="640"/>
          <w:marRight w:val="0"/>
          <w:marTop w:val="0"/>
          <w:marBottom w:val="0"/>
          <w:divBdr>
            <w:top w:val="none" w:sz="0" w:space="0" w:color="auto"/>
            <w:left w:val="none" w:sz="0" w:space="0" w:color="auto"/>
            <w:bottom w:val="none" w:sz="0" w:space="0" w:color="auto"/>
            <w:right w:val="none" w:sz="0" w:space="0" w:color="auto"/>
          </w:divBdr>
        </w:div>
        <w:div w:id="2053915222">
          <w:marLeft w:val="640"/>
          <w:marRight w:val="0"/>
          <w:marTop w:val="0"/>
          <w:marBottom w:val="0"/>
          <w:divBdr>
            <w:top w:val="none" w:sz="0" w:space="0" w:color="auto"/>
            <w:left w:val="none" w:sz="0" w:space="0" w:color="auto"/>
            <w:bottom w:val="none" w:sz="0" w:space="0" w:color="auto"/>
            <w:right w:val="none" w:sz="0" w:space="0" w:color="auto"/>
          </w:divBdr>
        </w:div>
        <w:div w:id="1797991237">
          <w:marLeft w:val="640"/>
          <w:marRight w:val="0"/>
          <w:marTop w:val="0"/>
          <w:marBottom w:val="0"/>
          <w:divBdr>
            <w:top w:val="none" w:sz="0" w:space="0" w:color="auto"/>
            <w:left w:val="none" w:sz="0" w:space="0" w:color="auto"/>
            <w:bottom w:val="none" w:sz="0" w:space="0" w:color="auto"/>
            <w:right w:val="none" w:sz="0" w:space="0" w:color="auto"/>
          </w:divBdr>
        </w:div>
        <w:div w:id="27071106">
          <w:marLeft w:val="640"/>
          <w:marRight w:val="0"/>
          <w:marTop w:val="0"/>
          <w:marBottom w:val="0"/>
          <w:divBdr>
            <w:top w:val="none" w:sz="0" w:space="0" w:color="auto"/>
            <w:left w:val="none" w:sz="0" w:space="0" w:color="auto"/>
            <w:bottom w:val="none" w:sz="0" w:space="0" w:color="auto"/>
            <w:right w:val="none" w:sz="0" w:space="0" w:color="auto"/>
          </w:divBdr>
        </w:div>
        <w:div w:id="35980477">
          <w:marLeft w:val="640"/>
          <w:marRight w:val="0"/>
          <w:marTop w:val="0"/>
          <w:marBottom w:val="0"/>
          <w:divBdr>
            <w:top w:val="none" w:sz="0" w:space="0" w:color="auto"/>
            <w:left w:val="none" w:sz="0" w:space="0" w:color="auto"/>
            <w:bottom w:val="none" w:sz="0" w:space="0" w:color="auto"/>
            <w:right w:val="none" w:sz="0" w:space="0" w:color="auto"/>
          </w:divBdr>
        </w:div>
        <w:div w:id="1063261215">
          <w:marLeft w:val="640"/>
          <w:marRight w:val="0"/>
          <w:marTop w:val="0"/>
          <w:marBottom w:val="0"/>
          <w:divBdr>
            <w:top w:val="none" w:sz="0" w:space="0" w:color="auto"/>
            <w:left w:val="none" w:sz="0" w:space="0" w:color="auto"/>
            <w:bottom w:val="none" w:sz="0" w:space="0" w:color="auto"/>
            <w:right w:val="none" w:sz="0" w:space="0" w:color="auto"/>
          </w:divBdr>
        </w:div>
        <w:div w:id="1872693469">
          <w:marLeft w:val="640"/>
          <w:marRight w:val="0"/>
          <w:marTop w:val="0"/>
          <w:marBottom w:val="0"/>
          <w:divBdr>
            <w:top w:val="none" w:sz="0" w:space="0" w:color="auto"/>
            <w:left w:val="none" w:sz="0" w:space="0" w:color="auto"/>
            <w:bottom w:val="none" w:sz="0" w:space="0" w:color="auto"/>
            <w:right w:val="none" w:sz="0" w:space="0" w:color="auto"/>
          </w:divBdr>
        </w:div>
        <w:div w:id="487479066">
          <w:marLeft w:val="640"/>
          <w:marRight w:val="0"/>
          <w:marTop w:val="0"/>
          <w:marBottom w:val="0"/>
          <w:divBdr>
            <w:top w:val="none" w:sz="0" w:space="0" w:color="auto"/>
            <w:left w:val="none" w:sz="0" w:space="0" w:color="auto"/>
            <w:bottom w:val="none" w:sz="0" w:space="0" w:color="auto"/>
            <w:right w:val="none" w:sz="0" w:space="0" w:color="auto"/>
          </w:divBdr>
        </w:div>
        <w:div w:id="870265220">
          <w:marLeft w:val="640"/>
          <w:marRight w:val="0"/>
          <w:marTop w:val="0"/>
          <w:marBottom w:val="0"/>
          <w:divBdr>
            <w:top w:val="none" w:sz="0" w:space="0" w:color="auto"/>
            <w:left w:val="none" w:sz="0" w:space="0" w:color="auto"/>
            <w:bottom w:val="none" w:sz="0" w:space="0" w:color="auto"/>
            <w:right w:val="none" w:sz="0" w:space="0" w:color="auto"/>
          </w:divBdr>
        </w:div>
        <w:div w:id="813134502">
          <w:marLeft w:val="640"/>
          <w:marRight w:val="0"/>
          <w:marTop w:val="0"/>
          <w:marBottom w:val="0"/>
          <w:divBdr>
            <w:top w:val="none" w:sz="0" w:space="0" w:color="auto"/>
            <w:left w:val="none" w:sz="0" w:space="0" w:color="auto"/>
            <w:bottom w:val="none" w:sz="0" w:space="0" w:color="auto"/>
            <w:right w:val="none" w:sz="0" w:space="0" w:color="auto"/>
          </w:divBdr>
        </w:div>
        <w:div w:id="1777020217">
          <w:marLeft w:val="640"/>
          <w:marRight w:val="0"/>
          <w:marTop w:val="0"/>
          <w:marBottom w:val="0"/>
          <w:divBdr>
            <w:top w:val="none" w:sz="0" w:space="0" w:color="auto"/>
            <w:left w:val="none" w:sz="0" w:space="0" w:color="auto"/>
            <w:bottom w:val="none" w:sz="0" w:space="0" w:color="auto"/>
            <w:right w:val="none" w:sz="0" w:space="0" w:color="auto"/>
          </w:divBdr>
        </w:div>
        <w:div w:id="2113745312">
          <w:marLeft w:val="640"/>
          <w:marRight w:val="0"/>
          <w:marTop w:val="0"/>
          <w:marBottom w:val="0"/>
          <w:divBdr>
            <w:top w:val="none" w:sz="0" w:space="0" w:color="auto"/>
            <w:left w:val="none" w:sz="0" w:space="0" w:color="auto"/>
            <w:bottom w:val="none" w:sz="0" w:space="0" w:color="auto"/>
            <w:right w:val="none" w:sz="0" w:space="0" w:color="auto"/>
          </w:divBdr>
        </w:div>
        <w:div w:id="1302611990">
          <w:marLeft w:val="640"/>
          <w:marRight w:val="0"/>
          <w:marTop w:val="0"/>
          <w:marBottom w:val="0"/>
          <w:divBdr>
            <w:top w:val="none" w:sz="0" w:space="0" w:color="auto"/>
            <w:left w:val="none" w:sz="0" w:space="0" w:color="auto"/>
            <w:bottom w:val="none" w:sz="0" w:space="0" w:color="auto"/>
            <w:right w:val="none" w:sz="0" w:space="0" w:color="auto"/>
          </w:divBdr>
        </w:div>
        <w:div w:id="387463224">
          <w:marLeft w:val="640"/>
          <w:marRight w:val="0"/>
          <w:marTop w:val="0"/>
          <w:marBottom w:val="0"/>
          <w:divBdr>
            <w:top w:val="none" w:sz="0" w:space="0" w:color="auto"/>
            <w:left w:val="none" w:sz="0" w:space="0" w:color="auto"/>
            <w:bottom w:val="none" w:sz="0" w:space="0" w:color="auto"/>
            <w:right w:val="none" w:sz="0" w:space="0" w:color="auto"/>
          </w:divBdr>
        </w:div>
        <w:div w:id="1287084662">
          <w:marLeft w:val="640"/>
          <w:marRight w:val="0"/>
          <w:marTop w:val="0"/>
          <w:marBottom w:val="0"/>
          <w:divBdr>
            <w:top w:val="none" w:sz="0" w:space="0" w:color="auto"/>
            <w:left w:val="none" w:sz="0" w:space="0" w:color="auto"/>
            <w:bottom w:val="none" w:sz="0" w:space="0" w:color="auto"/>
            <w:right w:val="none" w:sz="0" w:space="0" w:color="auto"/>
          </w:divBdr>
        </w:div>
        <w:div w:id="2087143214">
          <w:marLeft w:val="640"/>
          <w:marRight w:val="0"/>
          <w:marTop w:val="0"/>
          <w:marBottom w:val="0"/>
          <w:divBdr>
            <w:top w:val="none" w:sz="0" w:space="0" w:color="auto"/>
            <w:left w:val="none" w:sz="0" w:space="0" w:color="auto"/>
            <w:bottom w:val="none" w:sz="0" w:space="0" w:color="auto"/>
            <w:right w:val="none" w:sz="0" w:space="0" w:color="auto"/>
          </w:divBdr>
        </w:div>
        <w:div w:id="1349411656">
          <w:marLeft w:val="640"/>
          <w:marRight w:val="0"/>
          <w:marTop w:val="0"/>
          <w:marBottom w:val="0"/>
          <w:divBdr>
            <w:top w:val="none" w:sz="0" w:space="0" w:color="auto"/>
            <w:left w:val="none" w:sz="0" w:space="0" w:color="auto"/>
            <w:bottom w:val="none" w:sz="0" w:space="0" w:color="auto"/>
            <w:right w:val="none" w:sz="0" w:space="0" w:color="auto"/>
          </w:divBdr>
        </w:div>
        <w:div w:id="1535387447">
          <w:marLeft w:val="640"/>
          <w:marRight w:val="0"/>
          <w:marTop w:val="0"/>
          <w:marBottom w:val="0"/>
          <w:divBdr>
            <w:top w:val="none" w:sz="0" w:space="0" w:color="auto"/>
            <w:left w:val="none" w:sz="0" w:space="0" w:color="auto"/>
            <w:bottom w:val="none" w:sz="0" w:space="0" w:color="auto"/>
            <w:right w:val="none" w:sz="0" w:space="0" w:color="auto"/>
          </w:divBdr>
        </w:div>
        <w:div w:id="48378971">
          <w:marLeft w:val="640"/>
          <w:marRight w:val="0"/>
          <w:marTop w:val="0"/>
          <w:marBottom w:val="0"/>
          <w:divBdr>
            <w:top w:val="none" w:sz="0" w:space="0" w:color="auto"/>
            <w:left w:val="none" w:sz="0" w:space="0" w:color="auto"/>
            <w:bottom w:val="none" w:sz="0" w:space="0" w:color="auto"/>
            <w:right w:val="none" w:sz="0" w:space="0" w:color="auto"/>
          </w:divBdr>
        </w:div>
        <w:div w:id="573125139">
          <w:marLeft w:val="640"/>
          <w:marRight w:val="0"/>
          <w:marTop w:val="0"/>
          <w:marBottom w:val="0"/>
          <w:divBdr>
            <w:top w:val="none" w:sz="0" w:space="0" w:color="auto"/>
            <w:left w:val="none" w:sz="0" w:space="0" w:color="auto"/>
            <w:bottom w:val="none" w:sz="0" w:space="0" w:color="auto"/>
            <w:right w:val="none" w:sz="0" w:space="0" w:color="auto"/>
          </w:divBdr>
        </w:div>
        <w:div w:id="456988739">
          <w:marLeft w:val="640"/>
          <w:marRight w:val="0"/>
          <w:marTop w:val="0"/>
          <w:marBottom w:val="0"/>
          <w:divBdr>
            <w:top w:val="none" w:sz="0" w:space="0" w:color="auto"/>
            <w:left w:val="none" w:sz="0" w:space="0" w:color="auto"/>
            <w:bottom w:val="none" w:sz="0" w:space="0" w:color="auto"/>
            <w:right w:val="none" w:sz="0" w:space="0" w:color="auto"/>
          </w:divBdr>
        </w:div>
        <w:div w:id="1150026558">
          <w:marLeft w:val="640"/>
          <w:marRight w:val="0"/>
          <w:marTop w:val="0"/>
          <w:marBottom w:val="0"/>
          <w:divBdr>
            <w:top w:val="none" w:sz="0" w:space="0" w:color="auto"/>
            <w:left w:val="none" w:sz="0" w:space="0" w:color="auto"/>
            <w:bottom w:val="none" w:sz="0" w:space="0" w:color="auto"/>
            <w:right w:val="none" w:sz="0" w:space="0" w:color="auto"/>
          </w:divBdr>
        </w:div>
        <w:div w:id="1921788745">
          <w:marLeft w:val="640"/>
          <w:marRight w:val="0"/>
          <w:marTop w:val="0"/>
          <w:marBottom w:val="0"/>
          <w:divBdr>
            <w:top w:val="none" w:sz="0" w:space="0" w:color="auto"/>
            <w:left w:val="none" w:sz="0" w:space="0" w:color="auto"/>
            <w:bottom w:val="none" w:sz="0" w:space="0" w:color="auto"/>
            <w:right w:val="none" w:sz="0" w:space="0" w:color="auto"/>
          </w:divBdr>
        </w:div>
        <w:div w:id="338656667">
          <w:marLeft w:val="640"/>
          <w:marRight w:val="0"/>
          <w:marTop w:val="0"/>
          <w:marBottom w:val="0"/>
          <w:divBdr>
            <w:top w:val="none" w:sz="0" w:space="0" w:color="auto"/>
            <w:left w:val="none" w:sz="0" w:space="0" w:color="auto"/>
            <w:bottom w:val="none" w:sz="0" w:space="0" w:color="auto"/>
            <w:right w:val="none" w:sz="0" w:space="0" w:color="auto"/>
          </w:divBdr>
        </w:div>
        <w:div w:id="1635334176">
          <w:marLeft w:val="640"/>
          <w:marRight w:val="0"/>
          <w:marTop w:val="0"/>
          <w:marBottom w:val="0"/>
          <w:divBdr>
            <w:top w:val="none" w:sz="0" w:space="0" w:color="auto"/>
            <w:left w:val="none" w:sz="0" w:space="0" w:color="auto"/>
            <w:bottom w:val="none" w:sz="0" w:space="0" w:color="auto"/>
            <w:right w:val="none" w:sz="0" w:space="0" w:color="auto"/>
          </w:divBdr>
        </w:div>
        <w:div w:id="1113599578">
          <w:marLeft w:val="640"/>
          <w:marRight w:val="0"/>
          <w:marTop w:val="0"/>
          <w:marBottom w:val="0"/>
          <w:divBdr>
            <w:top w:val="none" w:sz="0" w:space="0" w:color="auto"/>
            <w:left w:val="none" w:sz="0" w:space="0" w:color="auto"/>
            <w:bottom w:val="none" w:sz="0" w:space="0" w:color="auto"/>
            <w:right w:val="none" w:sz="0" w:space="0" w:color="auto"/>
          </w:divBdr>
        </w:div>
        <w:div w:id="1318262396">
          <w:marLeft w:val="640"/>
          <w:marRight w:val="0"/>
          <w:marTop w:val="0"/>
          <w:marBottom w:val="0"/>
          <w:divBdr>
            <w:top w:val="none" w:sz="0" w:space="0" w:color="auto"/>
            <w:left w:val="none" w:sz="0" w:space="0" w:color="auto"/>
            <w:bottom w:val="none" w:sz="0" w:space="0" w:color="auto"/>
            <w:right w:val="none" w:sz="0" w:space="0" w:color="auto"/>
          </w:divBdr>
        </w:div>
        <w:div w:id="436020754">
          <w:marLeft w:val="640"/>
          <w:marRight w:val="0"/>
          <w:marTop w:val="0"/>
          <w:marBottom w:val="0"/>
          <w:divBdr>
            <w:top w:val="none" w:sz="0" w:space="0" w:color="auto"/>
            <w:left w:val="none" w:sz="0" w:space="0" w:color="auto"/>
            <w:bottom w:val="none" w:sz="0" w:space="0" w:color="auto"/>
            <w:right w:val="none" w:sz="0" w:space="0" w:color="auto"/>
          </w:divBdr>
        </w:div>
        <w:div w:id="55512409">
          <w:marLeft w:val="640"/>
          <w:marRight w:val="0"/>
          <w:marTop w:val="0"/>
          <w:marBottom w:val="0"/>
          <w:divBdr>
            <w:top w:val="none" w:sz="0" w:space="0" w:color="auto"/>
            <w:left w:val="none" w:sz="0" w:space="0" w:color="auto"/>
            <w:bottom w:val="none" w:sz="0" w:space="0" w:color="auto"/>
            <w:right w:val="none" w:sz="0" w:space="0" w:color="auto"/>
          </w:divBdr>
        </w:div>
        <w:div w:id="593830409">
          <w:marLeft w:val="640"/>
          <w:marRight w:val="0"/>
          <w:marTop w:val="0"/>
          <w:marBottom w:val="0"/>
          <w:divBdr>
            <w:top w:val="none" w:sz="0" w:space="0" w:color="auto"/>
            <w:left w:val="none" w:sz="0" w:space="0" w:color="auto"/>
            <w:bottom w:val="none" w:sz="0" w:space="0" w:color="auto"/>
            <w:right w:val="none" w:sz="0" w:space="0" w:color="auto"/>
          </w:divBdr>
        </w:div>
        <w:div w:id="1214582658">
          <w:marLeft w:val="640"/>
          <w:marRight w:val="0"/>
          <w:marTop w:val="0"/>
          <w:marBottom w:val="0"/>
          <w:divBdr>
            <w:top w:val="none" w:sz="0" w:space="0" w:color="auto"/>
            <w:left w:val="none" w:sz="0" w:space="0" w:color="auto"/>
            <w:bottom w:val="none" w:sz="0" w:space="0" w:color="auto"/>
            <w:right w:val="none" w:sz="0" w:space="0" w:color="auto"/>
          </w:divBdr>
        </w:div>
        <w:div w:id="1864631765">
          <w:marLeft w:val="640"/>
          <w:marRight w:val="0"/>
          <w:marTop w:val="0"/>
          <w:marBottom w:val="0"/>
          <w:divBdr>
            <w:top w:val="none" w:sz="0" w:space="0" w:color="auto"/>
            <w:left w:val="none" w:sz="0" w:space="0" w:color="auto"/>
            <w:bottom w:val="none" w:sz="0" w:space="0" w:color="auto"/>
            <w:right w:val="none" w:sz="0" w:space="0" w:color="auto"/>
          </w:divBdr>
        </w:div>
        <w:div w:id="1445149036">
          <w:marLeft w:val="640"/>
          <w:marRight w:val="0"/>
          <w:marTop w:val="0"/>
          <w:marBottom w:val="0"/>
          <w:divBdr>
            <w:top w:val="none" w:sz="0" w:space="0" w:color="auto"/>
            <w:left w:val="none" w:sz="0" w:space="0" w:color="auto"/>
            <w:bottom w:val="none" w:sz="0" w:space="0" w:color="auto"/>
            <w:right w:val="none" w:sz="0" w:space="0" w:color="auto"/>
          </w:divBdr>
        </w:div>
        <w:div w:id="2073043126">
          <w:marLeft w:val="640"/>
          <w:marRight w:val="0"/>
          <w:marTop w:val="0"/>
          <w:marBottom w:val="0"/>
          <w:divBdr>
            <w:top w:val="none" w:sz="0" w:space="0" w:color="auto"/>
            <w:left w:val="none" w:sz="0" w:space="0" w:color="auto"/>
            <w:bottom w:val="none" w:sz="0" w:space="0" w:color="auto"/>
            <w:right w:val="none" w:sz="0" w:space="0" w:color="auto"/>
          </w:divBdr>
        </w:div>
        <w:div w:id="2006980748">
          <w:marLeft w:val="640"/>
          <w:marRight w:val="0"/>
          <w:marTop w:val="0"/>
          <w:marBottom w:val="0"/>
          <w:divBdr>
            <w:top w:val="none" w:sz="0" w:space="0" w:color="auto"/>
            <w:left w:val="none" w:sz="0" w:space="0" w:color="auto"/>
            <w:bottom w:val="none" w:sz="0" w:space="0" w:color="auto"/>
            <w:right w:val="none" w:sz="0" w:space="0" w:color="auto"/>
          </w:divBdr>
        </w:div>
        <w:div w:id="1283533333">
          <w:marLeft w:val="640"/>
          <w:marRight w:val="0"/>
          <w:marTop w:val="0"/>
          <w:marBottom w:val="0"/>
          <w:divBdr>
            <w:top w:val="none" w:sz="0" w:space="0" w:color="auto"/>
            <w:left w:val="none" w:sz="0" w:space="0" w:color="auto"/>
            <w:bottom w:val="none" w:sz="0" w:space="0" w:color="auto"/>
            <w:right w:val="none" w:sz="0" w:space="0" w:color="auto"/>
          </w:divBdr>
        </w:div>
        <w:div w:id="118230138">
          <w:marLeft w:val="640"/>
          <w:marRight w:val="0"/>
          <w:marTop w:val="0"/>
          <w:marBottom w:val="0"/>
          <w:divBdr>
            <w:top w:val="none" w:sz="0" w:space="0" w:color="auto"/>
            <w:left w:val="none" w:sz="0" w:space="0" w:color="auto"/>
            <w:bottom w:val="none" w:sz="0" w:space="0" w:color="auto"/>
            <w:right w:val="none" w:sz="0" w:space="0" w:color="auto"/>
          </w:divBdr>
        </w:div>
        <w:div w:id="1080755571">
          <w:marLeft w:val="640"/>
          <w:marRight w:val="0"/>
          <w:marTop w:val="0"/>
          <w:marBottom w:val="0"/>
          <w:divBdr>
            <w:top w:val="none" w:sz="0" w:space="0" w:color="auto"/>
            <w:left w:val="none" w:sz="0" w:space="0" w:color="auto"/>
            <w:bottom w:val="none" w:sz="0" w:space="0" w:color="auto"/>
            <w:right w:val="none" w:sz="0" w:space="0" w:color="auto"/>
          </w:divBdr>
        </w:div>
        <w:div w:id="370692389">
          <w:marLeft w:val="640"/>
          <w:marRight w:val="0"/>
          <w:marTop w:val="0"/>
          <w:marBottom w:val="0"/>
          <w:divBdr>
            <w:top w:val="none" w:sz="0" w:space="0" w:color="auto"/>
            <w:left w:val="none" w:sz="0" w:space="0" w:color="auto"/>
            <w:bottom w:val="none" w:sz="0" w:space="0" w:color="auto"/>
            <w:right w:val="none" w:sz="0" w:space="0" w:color="auto"/>
          </w:divBdr>
        </w:div>
        <w:div w:id="307711765">
          <w:marLeft w:val="640"/>
          <w:marRight w:val="0"/>
          <w:marTop w:val="0"/>
          <w:marBottom w:val="0"/>
          <w:divBdr>
            <w:top w:val="none" w:sz="0" w:space="0" w:color="auto"/>
            <w:left w:val="none" w:sz="0" w:space="0" w:color="auto"/>
            <w:bottom w:val="none" w:sz="0" w:space="0" w:color="auto"/>
            <w:right w:val="none" w:sz="0" w:space="0" w:color="auto"/>
          </w:divBdr>
        </w:div>
        <w:div w:id="1826586057">
          <w:marLeft w:val="640"/>
          <w:marRight w:val="0"/>
          <w:marTop w:val="0"/>
          <w:marBottom w:val="0"/>
          <w:divBdr>
            <w:top w:val="none" w:sz="0" w:space="0" w:color="auto"/>
            <w:left w:val="none" w:sz="0" w:space="0" w:color="auto"/>
            <w:bottom w:val="none" w:sz="0" w:space="0" w:color="auto"/>
            <w:right w:val="none" w:sz="0" w:space="0" w:color="auto"/>
          </w:divBdr>
        </w:div>
        <w:div w:id="965309441">
          <w:marLeft w:val="640"/>
          <w:marRight w:val="0"/>
          <w:marTop w:val="0"/>
          <w:marBottom w:val="0"/>
          <w:divBdr>
            <w:top w:val="none" w:sz="0" w:space="0" w:color="auto"/>
            <w:left w:val="none" w:sz="0" w:space="0" w:color="auto"/>
            <w:bottom w:val="none" w:sz="0" w:space="0" w:color="auto"/>
            <w:right w:val="none" w:sz="0" w:space="0" w:color="auto"/>
          </w:divBdr>
        </w:div>
        <w:div w:id="1795371614">
          <w:marLeft w:val="640"/>
          <w:marRight w:val="0"/>
          <w:marTop w:val="0"/>
          <w:marBottom w:val="0"/>
          <w:divBdr>
            <w:top w:val="none" w:sz="0" w:space="0" w:color="auto"/>
            <w:left w:val="none" w:sz="0" w:space="0" w:color="auto"/>
            <w:bottom w:val="none" w:sz="0" w:space="0" w:color="auto"/>
            <w:right w:val="none" w:sz="0" w:space="0" w:color="auto"/>
          </w:divBdr>
        </w:div>
        <w:div w:id="1705474852">
          <w:marLeft w:val="640"/>
          <w:marRight w:val="0"/>
          <w:marTop w:val="0"/>
          <w:marBottom w:val="0"/>
          <w:divBdr>
            <w:top w:val="none" w:sz="0" w:space="0" w:color="auto"/>
            <w:left w:val="none" w:sz="0" w:space="0" w:color="auto"/>
            <w:bottom w:val="none" w:sz="0" w:space="0" w:color="auto"/>
            <w:right w:val="none" w:sz="0" w:space="0" w:color="auto"/>
          </w:divBdr>
        </w:div>
        <w:div w:id="1132213758">
          <w:marLeft w:val="640"/>
          <w:marRight w:val="0"/>
          <w:marTop w:val="0"/>
          <w:marBottom w:val="0"/>
          <w:divBdr>
            <w:top w:val="none" w:sz="0" w:space="0" w:color="auto"/>
            <w:left w:val="none" w:sz="0" w:space="0" w:color="auto"/>
            <w:bottom w:val="none" w:sz="0" w:space="0" w:color="auto"/>
            <w:right w:val="none" w:sz="0" w:space="0" w:color="auto"/>
          </w:divBdr>
        </w:div>
        <w:div w:id="1554584511">
          <w:marLeft w:val="640"/>
          <w:marRight w:val="0"/>
          <w:marTop w:val="0"/>
          <w:marBottom w:val="0"/>
          <w:divBdr>
            <w:top w:val="none" w:sz="0" w:space="0" w:color="auto"/>
            <w:left w:val="none" w:sz="0" w:space="0" w:color="auto"/>
            <w:bottom w:val="none" w:sz="0" w:space="0" w:color="auto"/>
            <w:right w:val="none" w:sz="0" w:space="0" w:color="auto"/>
          </w:divBdr>
        </w:div>
        <w:div w:id="336427923">
          <w:marLeft w:val="640"/>
          <w:marRight w:val="0"/>
          <w:marTop w:val="0"/>
          <w:marBottom w:val="0"/>
          <w:divBdr>
            <w:top w:val="none" w:sz="0" w:space="0" w:color="auto"/>
            <w:left w:val="none" w:sz="0" w:space="0" w:color="auto"/>
            <w:bottom w:val="none" w:sz="0" w:space="0" w:color="auto"/>
            <w:right w:val="none" w:sz="0" w:space="0" w:color="auto"/>
          </w:divBdr>
        </w:div>
        <w:div w:id="1909073972">
          <w:marLeft w:val="640"/>
          <w:marRight w:val="0"/>
          <w:marTop w:val="0"/>
          <w:marBottom w:val="0"/>
          <w:divBdr>
            <w:top w:val="none" w:sz="0" w:space="0" w:color="auto"/>
            <w:left w:val="none" w:sz="0" w:space="0" w:color="auto"/>
            <w:bottom w:val="none" w:sz="0" w:space="0" w:color="auto"/>
            <w:right w:val="none" w:sz="0" w:space="0" w:color="auto"/>
          </w:divBdr>
        </w:div>
        <w:div w:id="1879580987">
          <w:marLeft w:val="640"/>
          <w:marRight w:val="0"/>
          <w:marTop w:val="0"/>
          <w:marBottom w:val="0"/>
          <w:divBdr>
            <w:top w:val="none" w:sz="0" w:space="0" w:color="auto"/>
            <w:left w:val="none" w:sz="0" w:space="0" w:color="auto"/>
            <w:bottom w:val="none" w:sz="0" w:space="0" w:color="auto"/>
            <w:right w:val="none" w:sz="0" w:space="0" w:color="auto"/>
          </w:divBdr>
        </w:div>
        <w:div w:id="1946502089">
          <w:marLeft w:val="640"/>
          <w:marRight w:val="0"/>
          <w:marTop w:val="0"/>
          <w:marBottom w:val="0"/>
          <w:divBdr>
            <w:top w:val="none" w:sz="0" w:space="0" w:color="auto"/>
            <w:left w:val="none" w:sz="0" w:space="0" w:color="auto"/>
            <w:bottom w:val="none" w:sz="0" w:space="0" w:color="auto"/>
            <w:right w:val="none" w:sz="0" w:space="0" w:color="auto"/>
          </w:divBdr>
        </w:div>
        <w:div w:id="49379308">
          <w:marLeft w:val="640"/>
          <w:marRight w:val="0"/>
          <w:marTop w:val="0"/>
          <w:marBottom w:val="0"/>
          <w:divBdr>
            <w:top w:val="none" w:sz="0" w:space="0" w:color="auto"/>
            <w:left w:val="none" w:sz="0" w:space="0" w:color="auto"/>
            <w:bottom w:val="none" w:sz="0" w:space="0" w:color="auto"/>
            <w:right w:val="none" w:sz="0" w:space="0" w:color="auto"/>
          </w:divBdr>
        </w:div>
        <w:div w:id="1382636753">
          <w:marLeft w:val="640"/>
          <w:marRight w:val="0"/>
          <w:marTop w:val="0"/>
          <w:marBottom w:val="0"/>
          <w:divBdr>
            <w:top w:val="none" w:sz="0" w:space="0" w:color="auto"/>
            <w:left w:val="none" w:sz="0" w:space="0" w:color="auto"/>
            <w:bottom w:val="none" w:sz="0" w:space="0" w:color="auto"/>
            <w:right w:val="none" w:sz="0" w:space="0" w:color="auto"/>
          </w:divBdr>
        </w:div>
        <w:div w:id="1793284293">
          <w:marLeft w:val="640"/>
          <w:marRight w:val="0"/>
          <w:marTop w:val="0"/>
          <w:marBottom w:val="0"/>
          <w:divBdr>
            <w:top w:val="none" w:sz="0" w:space="0" w:color="auto"/>
            <w:left w:val="none" w:sz="0" w:space="0" w:color="auto"/>
            <w:bottom w:val="none" w:sz="0" w:space="0" w:color="auto"/>
            <w:right w:val="none" w:sz="0" w:space="0" w:color="auto"/>
          </w:divBdr>
        </w:div>
        <w:div w:id="775560315">
          <w:marLeft w:val="640"/>
          <w:marRight w:val="0"/>
          <w:marTop w:val="0"/>
          <w:marBottom w:val="0"/>
          <w:divBdr>
            <w:top w:val="none" w:sz="0" w:space="0" w:color="auto"/>
            <w:left w:val="none" w:sz="0" w:space="0" w:color="auto"/>
            <w:bottom w:val="none" w:sz="0" w:space="0" w:color="auto"/>
            <w:right w:val="none" w:sz="0" w:space="0" w:color="auto"/>
          </w:divBdr>
        </w:div>
        <w:div w:id="882715977">
          <w:marLeft w:val="640"/>
          <w:marRight w:val="0"/>
          <w:marTop w:val="0"/>
          <w:marBottom w:val="0"/>
          <w:divBdr>
            <w:top w:val="none" w:sz="0" w:space="0" w:color="auto"/>
            <w:left w:val="none" w:sz="0" w:space="0" w:color="auto"/>
            <w:bottom w:val="none" w:sz="0" w:space="0" w:color="auto"/>
            <w:right w:val="none" w:sz="0" w:space="0" w:color="auto"/>
          </w:divBdr>
        </w:div>
        <w:div w:id="1500577968">
          <w:marLeft w:val="640"/>
          <w:marRight w:val="0"/>
          <w:marTop w:val="0"/>
          <w:marBottom w:val="0"/>
          <w:divBdr>
            <w:top w:val="none" w:sz="0" w:space="0" w:color="auto"/>
            <w:left w:val="none" w:sz="0" w:space="0" w:color="auto"/>
            <w:bottom w:val="none" w:sz="0" w:space="0" w:color="auto"/>
            <w:right w:val="none" w:sz="0" w:space="0" w:color="auto"/>
          </w:divBdr>
        </w:div>
        <w:div w:id="1878345388">
          <w:marLeft w:val="640"/>
          <w:marRight w:val="0"/>
          <w:marTop w:val="0"/>
          <w:marBottom w:val="0"/>
          <w:divBdr>
            <w:top w:val="none" w:sz="0" w:space="0" w:color="auto"/>
            <w:left w:val="none" w:sz="0" w:space="0" w:color="auto"/>
            <w:bottom w:val="none" w:sz="0" w:space="0" w:color="auto"/>
            <w:right w:val="none" w:sz="0" w:space="0" w:color="auto"/>
          </w:divBdr>
        </w:div>
        <w:div w:id="1534608767">
          <w:marLeft w:val="640"/>
          <w:marRight w:val="0"/>
          <w:marTop w:val="0"/>
          <w:marBottom w:val="0"/>
          <w:divBdr>
            <w:top w:val="none" w:sz="0" w:space="0" w:color="auto"/>
            <w:left w:val="none" w:sz="0" w:space="0" w:color="auto"/>
            <w:bottom w:val="none" w:sz="0" w:space="0" w:color="auto"/>
            <w:right w:val="none" w:sz="0" w:space="0" w:color="auto"/>
          </w:divBdr>
        </w:div>
        <w:div w:id="723791276">
          <w:marLeft w:val="640"/>
          <w:marRight w:val="0"/>
          <w:marTop w:val="0"/>
          <w:marBottom w:val="0"/>
          <w:divBdr>
            <w:top w:val="none" w:sz="0" w:space="0" w:color="auto"/>
            <w:left w:val="none" w:sz="0" w:space="0" w:color="auto"/>
            <w:bottom w:val="none" w:sz="0" w:space="0" w:color="auto"/>
            <w:right w:val="none" w:sz="0" w:space="0" w:color="auto"/>
          </w:divBdr>
        </w:div>
        <w:div w:id="733435751">
          <w:marLeft w:val="640"/>
          <w:marRight w:val="0"/>
          <w:marTop w:val="0"/>
          <w:marBottom w:val="0"/>
          <w:divBdr>
            <w:top w:val="none" w:sz="0" w:space="0" w:color="auto"/>
            <w:left w:val="none" w:sz="0" w:space="0" w:color="auto"/>
            <w:bottom w:val="none" w:sz="0" w:space="0" w:color="auto"/>
            <w:right w:val="none" w:sz="0" w:space="0" w:color="auto"/>
          </w:divBdr>
        </w:div>
        <w:div w:id="525870208">
          <w:marLeft w:val="640"/>
          <w:marRight w:val="0"/>
          <w:marTop w:val="0"/>
          <w:marBottom w:val="0"/>
          <w:divBdr>
            <w:top w:val="none" w:sz="0" w:space="0" w:color="auto"/>
            <w:left w:val="none" w:sz="0" w:space="0" w:color="auto"/>
            <w:bottom w:val="none" w:sz="0" w:space="0" w:color="auto"/>
            <w:right w:val="none" w:sz="0" w:space="0" w:color="auto"/>
          </w:divBdr>
        </w:div>
        <w:div w:id="1384214250">
          <w:marLeft w:val="640"/>
          <w:marRight w:val="0"/>
          <w:marTop w:val="0"/>
          <w:marBottom w:val="0"/>
          <w:divBdr>
            <w:top w:val="none" w:sz="0" w:space="0" w:color="auto"/>
            <w:left w:val="none" w:sz="0" w:space="0" w:color="auto"/>
            <w:bottom w:val="none" w:sz="0" w:space="0" w:color="auto"/>
            <w:right w:val="none" w:sz="0" w:space="0" w:color="auto"/>
          </w:divBdr>
        </w:div>
        <w:div w:id="1113939271">
          <w:marLeft w:val="640"/>
          <w:marRight w:val="0"/>
          <w:marTop w:val="0"/>
          <w:marBottom w:val="0"/>
          <w:divBdr>
            <w:top w:val="none" w:sz="0" w:space="0" w:color="auto"/>
            <w:left w:val="none" w:sz="0" w:space="0" w:color="auto"/>
            <w:bottom w:val="none" w:sz="0" w:space="0" w:color="auto"/>
            <w:right w:val="none" w:sz="0" w:space="0" w:color="auto"/>
          </w:divBdr>
        </w:div>
        <w:div w:id="379477457">
          <w:marLeft w:val="640"/>
          <w:marRight w:val="0"/>
          <w:marTop w:val="0"/>
          <w:marBottom w:val="0"/>
          <w:divBdr>
            <w:top w:val="none" w:sz="0" w:space="0" w:color="auto"/>
            <w:left w:val="none" w:sz="0" w:space="0" w:color="auto"/>
            <w:bottom w:val="none" w:sz="0" w:space="0" w:color="auto"/>
            <w:right w:val="none" w:sz="0" w:space="0" w:color="auto"/>
          </w:divBdr>
        </w:div>
        <w:div w:id="1048604470">
          <w:marLeft w:val="640"/>
          <w:marRight w:val="0"/>
          <w:marTop w:val="0"/>
          <w:marBottom w:val="0"/>
          <w:divBdr>
            <w:top w:val="none" w:sz="0" w:space="0" w:color="auto"/>
            <w:left w:val="none" w:sz="0" w:space="0" w:color="auto"/>
            <w:bottom w:val="none" w:sz="0" w:space="0" w:color="auto"/>
            <w:right w:val="none" w:sz="0" w:space="0" w:color="auto"/>
          </w:divBdr>
        </w:div>
        <w:div w:id="218439914">
          <w:marLeft w:val="640"/>
          <w:marRight w:val="0"/>
          <w:marTop w:val="0"/>
          <w:marBottom w:val="0"/>
          <w:divBdr>
            <w:top w:val="none" w:sz="0" w:space="0" w:color="auto"/>
            <w:left w:val="none" w:sz="0" w:space="0" w:color="auto"/>
            <w:bottom w:val="none" w:sz="0" w:space="0" w:color="auto"/>
            <w:right w:val="none" w:sz="0" w:space="0" w:color="auto"/>
          </w:divBdr>
        </w:div>
        <w:div w:id="1004279249">
          <w:marLeft w:val="640"/>
          <w:marRight w:val="0"/>
          <w:marTop w:val="0"/>
          <w:marBottom w:val="0"/>
          <w:divBdr>
            <w:top w:val="none" w:sz="0" w:space="0" w:color="auto"/>
            <w:left w:val="none" w:sz="0" w:space="0" w:color="auto"/>
            <w:bottom w:val="none" w:sz="0" w:space="0" w:color="auto"/>
            <w:right w:val="none" w:sz="0" w:space="0" w:color="auto"/>
          </w:divBdr>
        </w:div>
        <w:div w:id="265188734">
          <w:marLeft w:val="640"/>
          <w:marRight w:val="0"/>
          <w:marTop w:val="0"/>
          <w:marBottom w:val="0"/>
          <w:divBdr>
            <w:top w:val="none" w:sz="0" w:space="0" w:color="auto"/>
            <w:left w:val="none" w:sz="0" w:space="0" w:color="auto"/>
            <w:bottom w:val="none" w:sz="0" w:space="0" w:color="auto"/>
            <w:right w:val="none" w:sz="0" w:space="0" w:color="auto"/>
          </w:divBdr>
        </w:div>
        <w:div w:id="500774032">
          <w:marLeft w:val="640"/>
          <w:marRight w:val="0"/>
          <w:marTop w:val="0"/>
          <w:marBottom w:val="0"/>
          <w:divBdr>
            <w:top w:val="none" w:sz="0" w:space="0" w:color="auto"/>
            <w:left w:val="none" w:sz="0" w:space="0" w:color="auto"/>
            <w:bottom w:val="none" w:sz="0" w:space="0" w:color="auto"/>
            <w:right w:val="none" w:sz="0" w:space="0" w:color="auto"/>
          </w:divBdr>
        </w:div>
        <w:div w:id="5256359">
          <w:marLeft w:val="640"/>
          <w:marRight w:val="0"/>
          <w:marTop w:val="0"/>
          <w:marBottom w:val="0"/>
          <w:divBdr>
            <w:top w:val="none" w:sz="0" w:space="0" w:color="auto"/>
            <w:left w:val="none" w:sz="0" w:space="0" w:color="auto"/>
            <w:bottom w:val="none" w:sz="0" w:space="0" w:color="auto"/>
            <w:right w:val="none" w:sz="0" w:space="0" w:color="auto"/>
          </w:divBdr>
        </w:div>
        <w:div w:id="2007173932">
          <w:marLeft w:val="640"/>
          <w:marRight w:val="0"/>
          <w:marTop w:val="0"/>
          <w:marBottom w:val="0"/>
          <w:divBdr>
            <w:top w:val="none" w:sz="0" w:space="0" w:color="auto"/>
            <w:left w:val="none" w:sz="0" w:space="0" w:color="auto"/>
            <w:bottom w:val="none" w:sz="0" w:space="0" w:color="auto"/>
            <w:right w:val="none" w:sz="0" w:space="0" w:color="auto"/>
          </w:divBdr>
        </w:div>
        <w:div w:id="853614940">
          <w:marLeft w:val="640"/>
          <w:marRight w:val="0"/>
          <w:marTop w:val="0"/>
          <w:marBottom w:val="0"/>
          <w:divBdr>
            <w:top w:val="none" w:sz="0" w:space="0" w:color="auto"/>
            <w:left w:val="none" w:sz="0" w:space="0" w:color="auto"/>
            <w:bottom w:val="none" w:sz="0" w:space="0" w:color="auto"/>
            <w:right w:val="none" w:sz="0" w:space="0" w:color="auto"/>
          </w:divBdr>
        </w:div>
        <w:div w:id="1733459487">
          <w:marLeft w:val="640"/>
          <w:marRight w:val="0"/>
          <w:marTop w:val="0"/>
          <w:marBottom w:val="0"/>
          <w:divBdr>
            <w:top w:val="none" w:sz="0" w:space="0" w:color="auto"/>
            <w:left w:val="none" w:sz="0" w:space="0" w:color="auto"/>
            <w:bottom w:val="none" w:sz="0" w:space="0" w:color="auto"/>
            <w:right w:val="none" w:sz="0" w:space="0" w:color="auto"/>
          </w:divBdr>
        </w:div>
        <w:div w:id="405537213">
          <w:marLeft w:val="640"/>
          <w:marRight w:val="0"/>
          <w:marTop w:val="0"/>
          <w:marBottom w:val="0"/>
          <w:divBdr>
            <w:top w:val="none" w:sz="0" w:space="0" w:color="auto"/>
            <w:left w:val="none" w:sz="0" w:space="0" w:color="auto"/>
            <w:bottom w:val="none" w:sz="0" w:space="0" w:color="auto"/>
            <w:right w:val="none" w:sz="0" w:space="0" w:color="auto"/>
          </w:divBdr>
        </w:div>
        <w:div w:id="1151142882">
          <w:marLeft w:val="640"/>
          <w:marRight w:val="0"/>
          <w:marTop w:val="0"/>
          <w:marBottom w:val="0"/>
          <w:divBdr>
            <w:top w:val="none" w:sz="0" w:space="0" w:color="auto"/>
            <w:left w:val="none" w:sz="0" w:space="0" w:color="auto"/>
            <w:bottom w:val="none" w:sz="0" w:space="0" w:color="auto"/>
            <w:right w:val="none" w:sz="0" w:space="0" w:color="auto"/>
          </w:divBdr>
        </w:div>
        <w:div w:id="1434134606">
          <w:marLeft w:val="640"/>
          <w:marRight w:val="0"/>
          <w:marTop w:val="0"/>
          <w:marBottom w:val="0"/>
          <w:divBdr>
            <w:top w:val="none" w:sz="0" w:space="0" w:color="auto"/>
            <w:left w:val="none" w:sz="0" w:space="0" w:color="auto"/>
            <w:bottom w:val="none" w:sz="0" w:space="0" w:color="auto"/>
            <w:right w:val="none" w:sz="0" w:space="0" w:color="auto"/>
          </w:divBdr>
        </w:div>
      </w:divsChild>
    </w:div>
    <w:div w:id="1261720812">
      <w:bodyDiv w:val="1"/>
      <w:marLeft w:val="0"/>
      <w:marRight w:val="0"/>
      <w:marTop w:val="0"/>
      <w:marBottom w:val="0"/>
      <w:divBdr>
        <w:top w:val="none" w:sz="0" w:space="0" w:color="auto"/>
        <w:left w:val="none" w:sz="0" w:space="0" w:color="auto"/>
        <w:bottom w:val="none" w:sz="0" w:space="0" w:color="auto"/>
        <w:right w:val="none" w:sz="0" w:space="0" w:color="auto"/>
      </w:divBdr>
      <w:divsChild>
        <w:div w:id="1195076604">
          <w:marLeft w:val="640"/>
          <w:marRight w:val="0"/>
          <w:marTop w:val="0"/>
          <w:marBottom w:val="0"/>
          <w:divBdr>
            <w:top w:val="none" w:sz="0" w:space="0" w:color="auto"/>
            <w:left w:val="none" w:sz="0" w:space="0" w:color="auto"/>
            <w:bottom w:val="none" w:sz="0" w:space="0" w:color="auto"/>
            <w:right w:val="none" w:sz="0" w:space="0" w:color="auto"/>
          </w:divBdr>
        </w:div>
        <w:div w:id="1109735212">
          <w:marLeft w:val="640"/>
          <w:marRight w:val="0"/>
          <w:marTop w:val="0"/>
          <w:marBottom w:val="0"/>
          <w:divBdr>
            <w:top w:val="none" w:sz="0" w:space="0" w:color="auto"/>
            <w:left w:val="none" w:sz="0" w:space="0" w:color="auto"/>
            <w:bottom w:val="none" w:sz="0" w:space="0" w:color="auto"/>
            <w:right w:val="none" w:sz="0" w:space="0" w:color="auto"/>
          </w:divBdr>
        </w:div>
        <w:div w:id="794367152">
          <w:marLeft w:val="640"/>
          <w:marRight w:val="0"/>
          <w:marTop w:val="0"/>
          <w:marBottom w:val="0"/>
          <w:divBdr>
            <w:top w:val="none" w:sz="0" w:space="0" w:color="auto"/>
            <w:left w:val="none" w:sz="0" w:space="0" w:color="auto"/>
            <w:bottom w:val="none" w:sz="0" w:space="0" w:color="auto"/>
            <w:right w:val="none" w:sz="0" w:space="0" w:color="auto"/>
          </w:divBdr>
        </w:div>
        <w:div w:id="779954989">
          <w:marLeft w:val="640"/>
          <w:marRight w:val="0"/>
          <w:marTop w:val="0"/>
          <w:marBottom w:val="0"/>
          <w:divBdr>
            <w:top w:val="none" w:sz="0" w:space="0" w:color="auto"/>
            <w:left w:val="none" w:sz="0" w:space="0" w:color="auto"/>
            <w:bottom w:val="none" w:sz="0" w:space="0" w:color="auto"/>
            <w:right w:val="none" w:sz="0" w:space="0" w:color="auto"/>
          </w:divBdr>
        </w:div>
        <w:div w:id="7754616">
          <w:marLeft w:val="640"/>
          <w:marRight w:val="0"/>
          <w:marTop w:val="0"/>
          <w:marBottom w:val="0"/>
          <w:divBdr>
            <w:top w:val="none" w:sz="0" w:space="0" w:color="auto"/>
            <w:left w:val="none" w:sz="0" w:space="0" w:color="auto"/>
            <w:bottom w:val="none" w:sz="0" w:space="0" w:color="auto"/>
            <w:right w:val="none" w:sz="0" w:space="0" w:color="auto"/>
          </w:divBdr>
        </w:div>
        <w:div w:id="940143834">
          <w:marLeft w:val="640"/>
          <w:marRight w:val="0"/>
          <w:marTop w:val="0"/>
          <w:marBottom w:val="0"/>
          <w:divBdr>
            <w:top w:val="none" w:sz="0" w:space="0" w:color="auto"/>
            <w:left w:val="none" w:sz="0" w:space="0" w:color="auto"/>
            <w:bottom w:val="none" w:sz="0" w:space="0" w:color="auto"/>
            <w:right w:val="none" w:sz="0" w:space="0" w:color="auto"/>
          </w:divBdr>
        </w:div>
        <w:div w:id="1935893529">
          <w:marLeft w:val="640"/>
          <w:marRight w:val="0"/>
          <w:marTop w:val="0"/>
          <w:marBottom w:val="0"/>
          <w:divBdr>
            <w:top w:val="none" w:sz="0" w:space="0" w:color="auto"/>
            <w:left w:val="none" w:sz="0" w:space="0" w:color="auto"/>
            <w:bottom w:val="none" w:sz="0" w:space="0" w:color="auto"/>
            <w:right w:val="none" w:sz="0" w:space="0" w:color="auto"/>
          </w:divBdr>
        </w:div>
        <w:div w:id="645816788">
          <w:marLeft w:val="640"/>
          <w:marRight w:val="0"/>
          <w:marTop w:val="0"/>
          <w:marBottom w:val="0"/>
          <w:divBdr>
            <w:top w:val="none" w:sz="0" w:space="0" w:color="auto"/>
            <w:left w:val="none" w:sz="0" w:space="0" w:color="auto"/>
            <w:bottom w:val="none" w:sz="0" w:space="0" w:color="auto"/>
            <w:right w:val="none" w:sz="0" w:space="0" w:color="auto"/>
          </w:divBdr>
        </w:div>
        <w:div w:id="889652803">
          <w:marLeft w:val="640"/>
          <w:marRight w:val="0"/>
          <w:marTop w:val="0"/>
          <w:marBottom w:val="0"/>
          <w:divBdr>
            <w:top w:val="none" w:sz="0" w:space="0" w:color="auto"/>
            <w:left w:val="none" w:sz="0" w:space="0" w:color="auto"/>
            <w:bottom w:val="none" w:sz="0" w:space="0" w:color="auto"/>
            <w:right w:val="none" w:sz="0" w:space="0" w:color="auto"/>
          </w:divBdr>
        </w:div>
        <w:div w:id="1252817661">
          <w:marLeft w:val="640"/>
          <w:marRight w:val="0"/>
          <w:marTop w:val="0"/>
          <w:marBottom w:val="0"/>
          <w:divBdr>
            <w:top w:val="none" w:sz="0" w:space="0" w:color="auto"/>
            <w:left w:val="none" w:sz="0" w:space="0" w:color="auto"/>
            <w:bottom w:val="none" w:sz="0" w:space="0" w:color="auto"/>
            <w:right w:val="none" w:sz="0" w:space="0" w:color="auto"/>
          </w:divBdr>
        </w:div>
        <w:div w:id="1484352577">
          <w:marLeft w:val="640"/>
          <w:marRight w:val="0"/>
          <w:marTop w:val="0"/>
          <w:marBottom w:val="0"/>
          <w:divBdr>
            <w:top w:val="none" w:sz="0" w:space="0" w:color="auto"/>
            <w:left w:val="none" w:sz="0" w:space="0" w:color="auto"/>
            <w:bottom w:val="none" w:sz="0" w:space="0" w:color="auto"/>
            <w:right w:val="none" w:sz="0" w:space="0" w:color="auto"/>
          </w:divBdr>
        </w:div>
        <w:div w:id="615258038">
          <w:marLeft w:val="640"/>
          <w:marRight w:val="0"/>
          <w:marTop w:val="0"/>
          <w:marBottom w:val="0"/>
          <w:divBdr>
            <w:top w:val="none" w:sz="0" w:space="0" w:color="auto"/>
            <w:left w:val="none" w:sz="0" w:space="0" w:color="auto"/>
            <w:bottom w:val="none" w:sz="0" w:space="0" w:color="auto"/>
            <w:right w:val="none" w:sz="0" w:space="0" w:color="auto"/>
          </w:divBdr>
        </w:div>
        <w:div w:id="572813122">
          <w:marLeft w:val="640"/>
          <w:marRight w:val="0"/>
          <w:marTop w:val="0"/>
          <w:marBottom w:val="0"/>
          <w:divBdr>
            <w:top w:val="none" w:sz="0" w:space="0" w:color="auto"/>
            <w:left w:val="none" w:sz="0" w:space="0" w:color="auto"/>
            <w:bottom w:val="none" w:sz="0" w:space="0" w:color="auto"/>
            <w:right w:val="none" w:sz="0" w:space="0" w:color="auto"/>
          </w:divBdr>
        </w:div>
        <w:div w:id="1436705096">
          <w:marLeft w:val="640"/>
          <w:marRight w:val="0"/>
          <w:marTop w:val="0"/>
          <w:marBottom w:val="0"/>
          <w:divBdr>
            <w:top w:val="none" w:sz="0" w:space="0" w:color="auto"/>
            <w:left w:val="none" w:sz="0" w:space="0" w:color="auto"/>
            <w:bottom w:val="none" w:sz="0" w:space="0" w:color="auto"/>
            <w:right w:val="none" w:sz="0" w:space="0" w:color="auto"/>
          </w:divBdr>
        </w:div>
        <w:div w:id="591546677">
          <w:marLeft w:val="640"/>
          <w:marRight w:val="0"/>
          <w:marTop w:val="0"/>
          <w:marBottom w:val="0"/>
          <w:divBdr>
            <w:top w:val="none" w:sz="0" w:space="0" w:color="auto"/>
            <w:left w:val="none" w:sz="0" w:space="0" w:color="auto"/>
            <w:bottom w:val="none" w:sz="0" w:space="0" w:color="auto"/>
            <w:right w:val="none" w:sz="0" w:space="0" w:color="auto"/>
          </w:divBdr>
        </w:div>
        <w:div w:id="343244277">
          <w:marLeft w:val="640"/>
          <w:marRight w:val="0"/>
          <w:marTop w:val="0"/>
          <w:marBottom w:val="0"/>
          <w:divBdr>
            <w:top w:val="none" w:sz="0" w:space="0" w:color="auto"/>
            <w:left w:val="none" w:sz="0" w:space="0" w:color="auto"/>
            <w:bottom w:val="none" w:sz="0" w:space="0" w:color="auto"/>
            <w:right w:val="none" w:sz="0" w:space="0" w:color="auto"/>
          </w:divBdr>
        </w:div>
        <w:div w:id="1056204196">
          <w:marLeft w:val="640"/>
          <w:marRight w:val="0"/>
          <w:marTop w:val="0"/>
          <w:marBottom w:val="0"/>
          <w:divBdr>
            <w:top w:val="none" w:sz="0" w:space="0" w:color="auto"/>
            <w:left w:val="none" w:sz="0" w:space="0" w:color="auto"/>
            <w:bottom w:val="none" w:sz="0" w:space="0" w:color="auto"/>
            <w:right w:val="none" w:sz="0" w:space="0" w:color="auto"/>
          </w:divBdr>
        </w:div>
        <w:div w:id="1512909790">
          <w:marLeft w:val="640"/>
          <w:marRight w:val="0"/>
          <w:marTop w:val="0"/>
          <w:marBottom w:val="0"/>
          <w:divBdr>
            <w:top w:val="none" w:sz="0" w:space="0" w:color="auto"/>
            <w:left w:val="none" w:sz="0" w:space="0" w:color="auto"/>
            <w:bottom w:val="none" w:sz="0" w:space="0" w:color="auto"/>
            <w:right w:val="none" w:sz="0" w:space="0" w:color="auto"/>
          </w:divBdr>
        </w:div>
        <w:div w:id="149713222">
          <w:marLeft w:val="640"/>
          <w:marRight w:val="0"/>
          <w:marTop w:val="0"/>
          <w:marBottom w:val="0"/>
          <w:divBdr>
            <w:top w:val="none" w:sz="0" w:space="0" w:color="auto"/>
            <w:left w:val="none" w:sz="0" w:space="0" w:color="auto"/>
            <w:bottom w:val="none" w:sz="0" w:space="0" w:color="auto"/>
            <w:right w:val="none" w:sz="0" w:space="0" w:color="auto"/>
          </w:divBdr>
        </w:div>
        <w:div w:id="832337020">
          <w:marLeft w:val="640"/>
          <w:marRight w:val="0"/>
          <w:marTop w:val="0"/>
          <w:marBottom w:val="0"/>
          <w:divBdr>
            <w:top w:val="none" w:sz="0" w:space="0" w:color="auto"/>
            <w:left w:val="none" w:sz="0" w:space="0" w:color="auto"/>
            <w:bottom w:val="none" w:sz="0" w:space="0" w:color="auto"/>
            <w:right w:val="none" w:sz="0" w:space="0" w:color="auto"/>
          </w:divBdr>
        </w:div>
        <w:div w:id="1767459186">
          <w:marLeft w:val="640"/>
          <w:marRight w:val="0"/>
          <w:marTop w:val="0"/>
          <w:marBottom w:val="0"/>
          <w:divBdr>
            <w:top w:val="none" w:sz="0" w:space="0" w:color="auto"/>
            <w:left w:val="none" w:sz="0" w:space="0" w:color="auto"/>
            <w:bottom w:val="none" w:sz="0" w:space="0" w:color="auto"/>
            <w:right w:val="none" w:sz="0" w:space="0" w:color="auto"/>
          </w:divBdr>
        </w:div>
        <w:div w:id="1235818894">
          <w:marLeft w:val="640"/>
          <w:marRight w:val="0"/>
          <w:marTop w:val="0"/>
          <w:marBottom w:val="0"/>
          <w:divBdr>
            <w:top w:val="none" w:sz="0" w:space="0" w:color="auto"/>
            <w:left w:val="none" w:sz="0" w:space="0" w:color="auto"/>
            <w:bottom w:val="none" w:sz="0" w:space="0" w:color="auto"/>
            <w:right w:val="none" w:sz="0" w:space="0" w:color="auto"/>
          </w:divBdr>
        </w:div>
        <w:div w:id="1767387407">
          <w:marLeft w:val="640"/>
          <w:marRight w:val="0"/>
          <w:marTop w:val="0"/>
          <w:marBottom w:val="0"/>
          <w:divBdr>
            <w:top w:val="none" w:sz="0" w:space="0" w:color="auto"/>
            <w:left w:val="none" w:sz="0" w:space="0" w:color="auto"/>
            <w:bottom w:val="none" w:sz="0" w:space="0" w:color="auto"/>
            <w:right w:val="none" w:sz="0" w:space="0" w:color="auto"/>
          </w:divBdr>
        </w:div>
        <w:div w:id="648902056">
          <w:marLeft w:val="640"/>
          <w:marRight w:val="0"/>
          <w:marTop w:val="0"/>
          <w:marBottom w:val="0"/>
          <w:divBdr>
            <w:top w:val="none" w:sz="0" w:space="0" w:color="auto"/>
            <w:left w:val="none" w:sz="0" w:space="0" w:color="auto"/>
            <w:bottom w:val="none" w:sz="0" w:space="0" w:color="auto"/>
            <w:right w:val="none" w:sz="0" w:space="0" w:color="auto"/>
          </w:divBdr>
        </w:div>
        <w:div w:id="1222251982">
          <w:marLeft w:val="640"/>
          <w:marRight w:val="0"/>
          <w:marTop w:val="0"/>
          <w:marBottom w:val="0"/>
          <w:divBdr>
            <w:top w:val="none" w:sz="0" w:space="0" w:color="auto"/>
            <w:left w:val="none" w:sz="0" w:space="0" w:color="auto"/>
            <w:bottom w:val="none" w:sz="0" w:space="0" w:color="auto"/>
            <w:right w:val="none" w:sz="0" w:space="0" w:color="auto"/>
          </w:divBdr>
        </w:div>
        <w:div w:id="477963381">
          <w:marLeft w:val="640"/>
          <w:marRight w:val="0"/>
          <w:marTop w:val="0"/>
          <w:marBottom w:val="0"/>
          <w:divBdr>
            <w:top w:val="none" w:sz="0" w:space="0" w:color="auto"/>
            <w:left w:val="none" w:sz="0" w:space="0" w:color="auto"/>
            <w:bottom w:val="none" w:sz="0" w:space="0" w:color="auto"/>
            <w:right w:val="none" w:sz="0" w:space="0" w:color="auto"/>
          </w:divBdr>
        </w:div>
        <w:div w:id="642655478">
          <w:marLeft w:val="640"/>
          <w:marRight w:val="0"/>
          <w:marTop w:val="0"/>
          <w:marBottom w:val="0"/>
          <w:divBdr>
            <w:top w:val="none" w:sz="0" w:space="0" w:color="auto"/>
            <w:left w:val="none" w:sz="0" w:space="0" w:color="auto"/>
            <w:bottom w:val="none" w:sz="0" w:space="0" w:color="auto"/>
            <w:right w:val="none" w:sz="0" w:space="0" w:color="auto"/>
          </w:divBdr>
        </w:div>
        <w:div w:id="184174875">
          <w:marLeft w:val="640"/>
          <w:marRight w:val="0"/>
          <w:marTop w:val="0"/>
          <w:marBottom w:val="0"/>
          <w:divBdr>
            <w:top w:val="none" w:sz="0" w:space="0" w:color="auto"/>
            <w:left w:val="none" w:sz="0" w:space="0" w:color="auto"/>
            <w:bottom w:val="none" w:sz="0" w:space="0" w:color="auto"/>
            <w:right w:val="none" w:sz="0" w:space="0" w:color="auto"/>
          </w:divBdr>
        </w:div>
        <w:div w:id="848326269">
          <w:marLeft w:val="640"/>
          <w:marRight w:val="0"/>
          <w:marTop w:val="0"/>
          <w:marBottom w:val="0"/>
          <w:divBdr>
            <w:top w:val="none" w:sz="0" w:space="0" w:color="auto"/>
            <w:left w:val="none" w:sz="0" w:space="0" w:color="auto"/>
            <w:bottom w:val="none" w:sz="0" w:space="0" w:color="auto"/>
            <w:right w:val="none" w:sz="0" w:space="0" w:color="auto"/>
          </w:divBdr>
        </w:div>
        <w:div w:id="1430395618">
          <w:marLeft w:val="640"/>
          <w:marRight w:val="0"/>
          <w:marTop w:val="0"/>
          <w:marBottom w:val="0"/>
          <w:divBdr>
            <w:top w:val="none" w:sz="0" w:space="0" w:color="auto"/>
            <w:left w:val="none" w:sz="0" w:space="0" w:color="auto"/>
            <w:bottom w:val="none" w:sz="0" w:space="0" w:color="auto"/>
            <w:right w:val="none" w:sz="0" w:space="0" w:color="auto"/>
          </w:divBdr>
        </w:div>
        <w:div w:id="1893543369">
          <w:marLeft w:val="640"/>
          <w:marRight w:val="0"/>
          <w:marTop w:val="0"/>
          <w:marBottom w:val="0"/>
          <w:divBdr>
            <w:top w:val="none" w:sz="0" w:space="0" w:color="auto"/>
            <w:left w:val="none" w:sz="0" w:space="0" w:color="auto"/>
            <w:bottom w:val="none" w:sz="0" w:space="0" w:color="auto"/>
            <w:right w:val="none" w:sz="0" w:space="0" w:color="auto"/>
          </w:divBdr>
        </w:div>
        <w:div w:id="161118884">
          <w:marLeft w:val="640"/>
          <w:marRight w:val="0"/>
          <w:marTop w:val="0"/>
          <w:marBottom w:val="0"/>
          <w:divBdr>
            <w:top w:val="none" w:sz="0" w:space="0" w:color="auto"/>
            <w:left w:val="none" w:sz="0" w:space="0" w:color="auto"/>
            <w:bottom w:val="none" w:sz="0" w:space="0" w:color="auto"/>
            <w:right w:val="none" w:sz="0" w:space="0" w:color="auto"/>
          </w:divBdr>
        </w:div>
        <w:div w:id="252863458">
          <w:marLeft w:val="640"/>
          <w:marRight w:val="0"/>
          <w:marTop w:val="0"/>
          <w:marBottom w:val="0"/>
          <w:divBdr>
            <w:top w:val="none" w:sz="0" w:space="0" w:color="auto"/>
            <w:left w:val="none" w:sz="0" w:space="0" w:color="auto"/>
            <w:bottom w:val="none" w:sz="0" w:space="0" w:color="auto"/>
            <w:right w:val="none" w:sz="0" w:space="0" w:color="auto"/>
          </w:divBdr>
        </w:div>
        <w:div w:id="1894777811">
          <w:marLeft w:val="640"/>
          <w:marRight w:val="0"/>
          <w:marTop w:val="0"/>
          <w:marBottom w:val="0"/>
          <w:divBdr>
            <w:top w:val="none" w:sz="0" w:space="0" w:color="auto"/>
            <w:left w:val="none" w:sz="0" w:space="0" w:color="auto"/>
            <w:bottom w:val="none" w:sz="0" w:space="0" w:color="auto"/>
            <w:right w:val="none" w:sz="0" w:space="0" w:color="auto"/>
          </w:divBdr>
        </w:div>
        <w:div w:id="1265184446">
          <w:marLeft w:val="640"/>
          <w:marRight w:val="0"/>
          <w:marTop w:val="0"/>
          <w:marBottom w:val="0"/>
          <w:divBdr>
            <w:top w:val="none" w:sz="0" w:space="0" w:color="auto"/>
            <w:left w:val="none" w:sz="0" w:space="0" w:color="auto"/>
            <w:bottom w:val="none" w:sz="0" w:space="0" w:color="auto"/>
            <w:right w:val="none" w:sz="0" w:space="0" w:color="auto"/>
          </w:divBdr>
        </w:div>
        <w:div w:id="1231230763">
          <w:marLeft w:val="640"/>
          <w:marRight w:val="0"/>
          <w:marTop w:val="0"/>
          <w:marBottom w:val="0"/>
          <w:divBdr>
            <w:top w:val="none" w:sz="0" w:space="0" w:color="auto"/>
            <w:left w:val="none" w:sz="0" w:space="0" w:color="auto"/>
            <w:bottom w:val="none" w:sz="0" w:space="0" w:color="auto"/>
            <w:right w:val="none" w:sz="0" w:space="0" w:color="auto"/>
          </w:divBdr>
        </w:div>
        <w:div w:id="1350912408">
          <w:marLeft w:val="640"/>
          <w:marRight w:val="0"/>
          <w:marTop w:val="0"/>
          <w:marBottom w:val="0"/>
          <w:divBdr>
            <w:top w:val="none" w:sz="0" w:space="0" w:color="auto"/>
            <w:left w:val="none" w:sz="0" w:space="0" w:color="auto"/>
            <w:bottom w:val="none" w:sz="0" w:space="0" w:color="auto"/>
            <w:right w:val="none" w:sz="0" w:space="0" w:color="auto"/>
          </w:divBdr>
        </w:div>
        <w:div w:id="1518496695">
          <w:marLeft w:val="640"/>
          <w:marRight w:val="0"/>
          <w:marTop w:val="0"/>
          <w:marBottom w:val="0"/>
          <w:divBdr>
            <w:top w:val="none" w:sz="0" w:space="0" w:color="auto"/>
            <w:left w:val="none" w:sz="0" w:space="0" w:color="auto"/>
            <w:bottom w:val="none" w:sz="0" w:space="0" w:color="auto"/>
            <w:right w:val="none" w:sz="0" w:space="0" w:color="auto"/>
          </w:divBdr>
        </w:div>
        <w:div w:id="1620528342">
          <w:marLeft w:val="640"/>
          <w:marRight w:val="0"/>
          <w:marTop w:val="0"/>
          <w:marBottom w:val="0"/>
          <w:divBdr>
            <w:top w:val="none" w:sz="0" w:space="0" w:color="auto"/>
            <w:left w:val="none" w:sz="0" w:space="0" w:color="auto"/>
            <w:bottom w:val="none" w:sz="0" w:space="0" w:color="auto"/>
            <w:right w:val="none" w:sz="0" w:space="0" w:color="auto"/>
          </w:divBdr>
        </w:div>
        <w:div w:id="1479034248">
          <w:marLeft w:val="640"/>
          <w:marRight w:val="0"/>
          <w:marTop w:val="0"/>
          <w:marBottom w:val="0"/>
          <w:divBdr>
            <w:top w:val="none" w:sz="0" w:space="0" w:color="auto"/>
            <w:left w:val="none" w:sz="0" w:space="0" w:color="auto"/>
            <w:bottom w:val="none" w:sz="0" w:space="0" w:color="auto"/>
            <w:right w:val="none" w:sz="0" w:space="0" w:color="auto"/>
          </w:divBdr>
        </w:div>
        <w:div w:id="104160736">
          <w:marLeft w:val="640"/>
          <w:marRight w:val="0"/>
          <w:marTop w:val="0"/>
          <w:marBottom w:val="0"/>
          <w:divBdr>
            <w:top w:val="none" w:sz="0" w:space="0" w:color="auto"/>
            <w:left w:val="none" w:sz="0" w:space="0" w:color="auto"/>
            <w:bottom w:val="none" w:sz="0" w:space="0" w:color="auto"/>
            <w:right w:val="none" w:sz="0" w:space="0" w:color="auto"/>
          </w:divBdr>
        </w:div>
        <w:div w:id="2024624612">
          <w:marLeft w:val="640"/>
          <w:marRight w:val="0"/>
          <w:marTop w:val="0"/>
          <w:marBottom w:val="0"/>
          <w:divBdr>
            <w:top w:val="none" w:sz="0" w:space="0" w:color="auto"/>
            <w:left w:val="none" w:sz="0" w:space="0" w:color="auto"/>
            <w:bottom w:val="none" w:sz="0" w:space="0" w:color="auto"/>
            <w:right w:val="none" w:sz="0" w:space="0" w:color="auto"/>
          </w:divBdr>
        </w:div>
        <w:div w:id="667362508">
          <w:marLeft w:val="640"/>
          <w:marRight w:val="0"/>
          <w:marTop w:val="0"/>
          <w:marBottom w:val="0"/>
          <w:divBdr>
            <w:top w:val="none" w:sz="0" w:space="0" w:color="auto"/>
            <w:left w:val="none" w:sz="0" w:space="0" w:color="auto"/>
            <w:bottom w:val="none" w:sz="0" w:space="0" w:color="auto"/>
            <w:right w:val="none" w:sz="0" w:space="0" w:color="auto"/>
          </w:divBdr>
        </w:div>
        <w:div w:id="662856838">
          <w:marLeft w:val="640"/>
          <w:marRight w:val="0"/>
          <w:marTop w:val="0"/>
          <w:marBottom w:val="0"/>
          <w:divBdr>
            <w:top w:val="none" w:sz="0" w:space="0" w:color="auto"/>
            <w:left w:val="none" w:sz="0" w:space="0" w:color="auto"/>
            <w:bottom w:val="none" w:sz="0" w:space="0" w:color="auto"/>
            <w:right w:val="none" w:sz="0" w:space="0" w:color="auto"/>
          </w:divBdr>
        </w:div>
        <w:div w:id="312490130">
          <w:marLeft w:val="640"/>
          <w:marRight w:val="0"/>
          <w:marTop w:val="0"/>
          <w:marBottom w:val="0"/>
          <w:divBdr>
            <w:top w:val="none" w:sz="0" w:space="0" w:color="auto"/>
            <w:left w:val="none" w:sz="0" w:space="0" w:color="auto"/>
            <w:bottom w:val="none" w:sz="0" w:space="0" w:color="auto"/>
            <w:right w:val="none" w:sz="0" w:space="0" w:color="auto"/>
          </w:divBdr>
        </w:div>
        <w:div w:id="1249970800">
          <w:marLeft w:val="640"/>
          <w:marRight w:val="0"/>
          <w:marTop w:val="0"/>
          <w:marBottom w:val="0"/>
          <w:divBdr>
            <w:top w:val="none" w:sz="0" w:space="0" w:color="auto"/>
            <w:left w:val="none" w:sz="0" w:space="0" w:color="auto"/>
            <w:bottom w:val="none" w:sz="0" w:space="0" w:color="auto"/>
            <w:right w:val="none" w:sz="0" w:space="0" w:color="auto"/>
          </w:divBdr>
        </w:div>
        <w:div w:id="39864987">
          <w:marLeft w:val="640"/>
          <w:marRight w:val="0"/>
          <w:marTop w:val="0"/>
          <w:marBottom w:val="0"/>
          <w:divBdr>
            <w:top w:val="none" w:sz="0" w:space="0" w:color="auto"/>
            <w:left w:val="none" w:sz="0" w:space="0" w:color="auto"/>
            <w:bottom w:val="none" w:sz="0" w:space="0" w:color="auto"/>
            <w:right w:val="none" w:sz="0" w:space="0" w:color="auto"/>
          </w:divBdr>
        </w:div>
        <w:div w:id="835072482">
          <w:marLeft w:val="640"/>
          <w:marRight w:val="0"/>
          <w:marTop w:val="0"/>
          <w:marBottom w:val="0"/>
          <w:divBdr>
            <w:top w:val="none" w:sz="0" w:space="0" w:color="auto"/>
            <w:left w:val="none" w:sz="0" w:space="0" w:color="auto"/>
            <w:bottom w:val="none" w:sz="0" w:space="0" w:color="auto"/>
            <w:right w:val="none" w:sz="0" w:space="0" w:color="auto"/>
          </w:divBdr>
        </w:div>
        <w:div w:id="1357609665">
          <w:marLeft w:val="640"/>
          <w:marRight w:val="0"/>
          <w:marTop w:val="0"/>
          <w:marBottom w:val="0"/>
          <w:divBdr>
            <w:top w:val="none" w:sz="0" w:space="0" w:color="auto"/>
            <w:left w:val="none" w:sz="0" w:space="0" w:color="auto"/>
            <w:bottom w:val="none" w:sz="0" w:space="0" w:color="auto"/>
            <w:right w:val="none" w:sz="0" w:space="0" w:color="auto"/>
          </w:divBdr>
        </w:div>
        <w:div w:id="1688948052">
          <w:marLeft w:val="640"/>
          <w:marRight w:val="0"/>
          <w:marTop w:val="0"/>
          <w:marBottom w:val="0"/>
          <w:divBdr>
            <w:top w:val="none" w:sz="0" w:space="0" w:color="auto"/>
            <w:left w:val="none" w:sz="0" w:space="0" w:color="auto"/>
            <w:bottom w:val="none" w:sz="0" w:space="0" w:color="auto"/>
            <w:right w:val="none" w:sz="0" w:space="0" w:color="auto"/>
          </w:divBdr>
        </w:div>
        <w:div w:id="801117211">
          <w:marLeft w:val="640"/>
          <w:marRight w:val="0"/>
          <w:marTop w:val="0"/>
          <w:marBottom w:val="0"/>
          <w:divBdr>
            <w:top w:val="none" w:sz="0" w:space="0" w:color="auto"/>
            <w:left w:val="none" w:sz="0" w:space="0" w:color="auto"/>
            <w:bottom w:val="none" w:sz="0" w:space="0" w:color="auto"/>
            <w:right w:val="none" w:sz="0" w:space="0" w:color="auto"/>
          </w:divBdr>
        </w:div>
        <w:div w:id="1721126076">
          <w:marLeft w:val="640"/>
          <w:marRight w:val="0"/>
          <w:marTop w:val="0"/>
          <w:marBottom w:val="0"/>
          <w:divBdr>
            <w:top w:val="none" w:sz="0" w:space="0" w:color="auto"/>
            <w:left w:val="none" w:sz="0" w:space="0" w:color="auto"/>
            <w:bottom w:val="none" w:sz="0" w:space="0" w:color="auto"/>
            <w:right w:val="none" w:sz="0" w:space="0" w:color="auto"/>
          </w:divBdr>
        </w:div>
        <w:div w:id="1585336643">
          <w:marLeft w:val="640"/>
          <w:marRight w:val="0"/>
          <w:marTop w:val="0"/>
          <w:marBottom w:val="0"/>
          <w:divBdr>
            <w:top w:val="none" w:sz="0" w:space="0" w:color="auto"/>
            <w:left w:val="none" w:sz="0" w:space="0" w:color="auto"/>
            <w:bottom w:val="none" w:sz="0" w:space="0" w:color="auto"/>
            <w:right w:val="none" w:sz="0" w:space="0" w:color="auto"/>
          </w:divBdr>
        </w:div>
        <w:div w:id="669407966">
          <w:marLeft w:val="640"/>
          <w:marRight w:val="0"/>
          <w:marTop w:val="0"/>
          <w:marBottom w:val="0"/>
          <w:divBdr>
            <w:top w:val="none" w:sz="0" w:space="0" w:color="auto"/>
            <w:left w:val="none" w:sz="0" w:space="0" w:color="auto"/>
            <w:bottom w:val="none" w:sz="0" w:space="0" w:color="auto"/>
            <w:right w:val="none" w:sz="0" w:space="0" w:color="auto"/>
          </w:divBdr>
        </w:div>
        <w:div w:id="516432806">
          <w:marLeft w:val="640"/>
          <w:marRight w:val="0"/>
          <w:marTop w:val="0"/>
          <w:marBottom w:val="0"/>
          <w:divBdr>
            <w:top w:val="none" w:sz="0" w:space="0" w:color="auto"/>
            <w:left w:val="none" w:sz="0" w:space="0" w:color="auto"/>
            <w:bottom w:val="none" w:sz="0" w:space="0" w:color="auto"/>
            <w:right w:val="none" w:sz="0" w:space="0" w:color="auto"/>
          </w:divBdr>
        </w:div>
        <w:div w:id="518277059">
          <w:marLeft w:val="640"/>
          <w:marRight w:val="0"/>
          <w:marTop w:val="0"/>
          <w:marBottom w:val="0"/>
          <w:divBdr>
            <w:top w:val="none" w:sz="0" w:space="0" w:color="auto"/>
            <w:left w:val="none" w:sz="0" w:space="0" w:color="auto"/>
            <w:bottom w:val="none" w:sz="0" w:space="0" w:color="auto"/>
            <w:right w:val="none" w:sz="0" w:space="0" w:color="auto"/>
          </w:divBdr>
        </w:div>
        <w:div w:id="433327970">
          <w:marLeft w:val="640"/>
          <w:marRight w:val="0"/>
          <w:marTop w:val="0"/>
          <w:marBottom w:val="0"/>
          <w:divBdr>
            <w:top w:val="none" w:sz="0" w:space="0" w:color="auto"/>
            <w:left w:val="none" w:sz="0" w:space="0" w:color="auto"/>
            <w:bottom w:val="none" w:sz="0" w:space="0" w:color="auto"/>
            <w:right w:val="none" w:sz="0" w:space="0" w:color="auto"/>
          </w:divBdr>
        </w:div>
        <w:div w:id="998122153">
          <w:marLeft w:val="640"/>
          <w:marRight w:val="0"/>
          <w:marTop w:val="0"/>
          <w:marBottom w:val="0"/>
          <w:divBdr>
            <w:top w:val="none" w:sz="0" w:space="0" w:color="auto"/>
            <w:left w:val="none" w:sz="0" w:space="0" w:color="auto"/>
            <w:bottom w:val="none" w:sz="0" w:space="0" w:color="auto"/>
            <w:right w:val="none" w:sz="0" w:space="0" w:color="auto"/>
          </w:divBdr>
        </w:div>
        <w:div w:id="1212956050">
          <w:marLeft w:val="640"/>
          <w:marRight w:val="0"/>
          <w:marTop w:val="0"/>
          <w:marBottom w:val="0"/>
          <w:divBdr>
            <w:top w:val="none" w:sz="0" w:space="0" w:color="auto"/>
            <w:left w:val="none" w:sz="0" w:space="0" w:color="auto"/>
            <w:bottom w:val="none" w:sz="0" w:space="0" w:color="auto"/>
            <w:right w:val="none" w:sz="0" w:space="0" w:color="auto"/>
          </w:divBdr>
        </w:div>
        <w:div w:id="812059004">
          <w:marLeft w:val="640"/>
          <w:marRight w:val="0"/>
          <w:marTop w:val="0"/>
          <w:marBottom w:val="0"/>
          <w:divBdr>
            <w:top w:val="none" w:sz="0" w:space="0" w:color="auto"/>
            <w:left w:val="none" w:sz="0" w:space="0" w:color="auto"/>
            <w:bottom w:val="none" w:sz="0" w:space="0" w:color="auto"/>
            <w:right w:val="none" w:sz="0" w:space="0" w:color="auto"/>
          </w:divBdr>
        </w:div>
        <w:div w:id="1533300327">
          <w:marLeft w:val="640"/>
          <w:marRight w:val="0"/>
          <w:marTop w:val="0"/>
          <w:marBottom w:val="0"/>
          <w:divBdr>
            <w:top w:val="none" w:sz="0" w:space="0" w:color="auto"/>
            <w:left w:val="none" w:sz="0" w:space="0" w:color="auto"/>
            <w:bottom w:val="none" w:sz="0" w:space="0" w:color="auto"/>
            <w:right w:val="none" w:sz="0" w:space="0" w:color="auto"/>
          </w:divBdr>
        </w:div>
        <w:div w:id="1755085641">
          <w:marLeft w:val="640"/>
          <w:marRight w:val="0"/>
          <w:marTop w:val="0"/>
          <w:marBottom w:val="0"/>
          <w:divBdr>
            <w:top w:val="none" w:sz="0" w:space="0" w:color="auto"/>
            <w:left w:val="none" w:sz="0" w:space="0" w:color="auto"/>
            <w:bottom w:val="none" w:sz="0" w:space="0" w:color="auto"/>
            <w:right w:val="none" w:sz="0" w:space="0" w:color="auto"/>
          </w:divBdr>
        </w:div>
        <w:div w:id="1313287808">
          <w:marLeft w:val="640"/>
          <w:marRight w:val="0"/>
          <w:marTop w:val="0"/>
          <w:marBottom w:val="0"/>
          <w:divBdr>
            <w:top w:val="none" w:sz="0" w:space="0" w:color="auto"/>
            <w:left w:val="none" w:sz="0" w:space="0" w:color="auto"/>
            <w:bottom w:val="none" w:sz="0" w:space="0" w:color="auto"/>
            <w:right w:val="none" w:sz="0" w:space="0" w:color="auto"/>
          </w:divBdr>
        </w:div>
        <w:div w:id="2099863040">
          <w:marLeft w:val="640"/>
          <w:marRight w:val="0"/>
          <w:marTop w:val="0"/>
          <w:marBottom w:val="0"/>
          <w:divBdr>
            <w:top w:val="none" w:sz="0" w:space="0" w:color="auto"/>
            <w:left w:val="none" w:sz="0" w:space="0" w:color="auto"/>
            <w:bottom w:val="none" w:sz="0" w:space="0" w:color="auto"/>
            <w:right w:val="none" w:sz="0" w:space="0" w:color="auto"/>
          </w:divBdr>
        </w:div>
        <w:div w:id="1194340152">
          <w:marLeft w:val="640"/>
          <w:marRight w:val="0"/>
          <w:marTop w:val="0"/>
          <w:marBottom w:val="0"/>
          <w:divBdr>
            <w:top w:val="none" w:sz="0" w:space="0" w:color="auto"/>
            <w:left w:val="none" w:sz="0" w:space="0" w:color="auto"/>
            <w:bottom w:val="none" w:sz="0" w:space="0" w:color="auto"/>
            <w:right w:val="none" w:sz="0" w:space="0" w:color="auto"/>
          </w:divBdr>
        </w:div>
        <w:div w:id="473717957">
          <w:marLeft w:val="640"/>
          <w:marRight w:val="0"/>
          <w:marTop w:val="0"/>
          <w:marBottom w:val="0"/>
          <w:divBdr>
            <w:top w:val="none" w:sz="0" w:space="0" w:color="auto"/>
            <w:left w:val="none" w:sz="0" w:space="0" w:color="auto"/>
            <w:bottom w:val="none" w:sz="0" w:space="0" w:color="auto"/>
            <w:right w:val="none" w:sz="0" w:space="0" w:color="auto"/>
          </w:divBdr>
        </w:div>
        <w:div w:id="53627335">
          <w:marLeft w:val="640"/>
          <w:marRight w:val="0"/>
          <w:marTop w:val="0"/>
          <w:marBottom w:val="0"/>
          <w:divBdr>
            <w:top w:val="none" w:sz="0" w:space="0" w:color="auto"/>
            <w:left w:val="none" w:sz="0" w:space="0" w:color="auto"/>
            <w:bottom w:val="none" w:sz="0" w:space="0" w:color="auto"/>
            <w:right w:val="none" w:sz="0" w:space="0" w:color="auto"/>
          </w:divBdr>
        </w:div>
        <w:div w:id="2120027051">
          <w:marLeft w:val="640"/>
          <w:marRight w:val="0"/>
          <w:marTop w:val="0"/>
          <w:marBottom w:val="0"/>
          <w:divBdr>
            <w:top w:val="none" w:sz="0" w:space="0" w:color="auto"/>
            <w:left w:val="none" w:sz="0" w:space="0" w:color="auto"/>
            <w:bottom w:val="none" w:sz="0" w:space="0" w:color="auto"/>
            <w:right w:val="none" w:sz="0" w:space="0" w:color="auto"/>
          </w:divBdr>
        </w:div>
        <w:div w:id="762455320">
          <w:marLeft w:val="640"/>
          <w:marRight w:val="0"/>
          <w:marTop w:val="0"/>
          <w:marBottom w:val="0"/>
          <w:divBdr>
            <w:top w:val="none" w:sz="0" w:space="0" w:color="auto"/>
            <w:left w:val="none" w:sz="0" w:space="0" w:color="auto"/>
            <w:bottom w:val="none" w:sz="0" w:space="0" w:color="auto"/>
            <w:right w:val="none" w:sz="0" w:space="0" w:color="auto"/>
          </w:divBdr>
        </w:div>
        <w:div w:id="560600169">
          <w:marLeft w:val="640"/>
          <w:marRight w:val="0"/>
          <w:marTop w:val="0"/>
          <w:marBottom w:val="0"/>
          <w:divBdr>
            <w:top w:val="none" w:sz="0" w:space="0" w:color="auto"/>
            <w:left w:val="none" w:sz="0" w:space="0" w:color="auto"/>
            <w:bottom w:val="none" w:sz="0" w:space="0" w:color="auto"/>
            <w:right w:val="none" w:sz="0" w:space="0" w:color="auto"/>
          </w:divBdr>
        </w:div>
        <w:div w:id="507596911">
          <w:marLeft w:val="640"/>
          <w:marRight w:val="0"/>
          <w:marTop w:val="0"/>
          <w:marBottom w:val="0"/>
          <w:divBdr>
            <w:top w:val="none" w:sz="0" w:space="0" w:color="auto"/>
            <w:left w:val="none" w:sz="0" w:space="0" w:color="auto"/>
            <w:bottom w:val="none" w:sz="0" w:space="0" w:color="auto"/>
            <w:right w:val="none" w:sz="0" w:space="0" w:color="auto"/>
          </w:divBdr>
        </w:div>
        <w:div w:id="1368293241">
          <w:marLeft w:val="640"/>
          <w:marRight w:val="0"/>
          <w:marTop w:val="0"/>
          <w:marBottom w:val="0"/>
          <w:divBdr>
            <w:top w:val="none" w:sz="0" w:space="0" w:color="auto"/>
            <w:left w:val="none" w:sz="0" w:space="0" w:color="auto"/>
            <w:bottom w:val="none" w:sz="0" w:space="0" w:color="auto"/>
            <w:right w:val="none" w:sz="0" w:space="0" w:color="auto"/>
          </w:divBdr>
        </w:div>
        <w:div w:id="1704474529">
          <w:marLeft w:val="640"/>
          <w:marRight w:val="0"/>
          <w:marTop w:val="0"/>
          <w:marBottom w:val="0"/>
          <w:divBdr>
            <w:top w:val="none" w:sz="0" w:space="0" w:color="auto"/>
            <w:left w:val="none" w:sz="0" w:space="0" w:color="auto"/>
            <w:bottom w:val="none" w:sz="0" w:space="0" w:color="auto"/>
            <w:right w:val="none" w:sz="0" w:space="0" w:color="auto"/>
          </w:divBdr>
        </w:div>
        <w:div w:id="949776071">
          <w:marLeft w:val="640"/>
          <w:marRight w:val="0"/>
          <w:marTop w:val="0"/>
          <w:marBottom w:val="0"/>
          <w:divBdr>
            <w:top w:val="none" w:sz="0" w:space="0" w:color="auto"/>
            <w:left w:val="none" w:sz="0" w:space="0" w:color="auto"/>
            <w:bottom w:val="none" w:sz="0" w:space="0" w:color="auto"/>
            <w:right w:val="none" w:sz="0" w:space="0" w:color="auto"/>
          </w:divBdr>
        </w:div>
        <w:div w:id="1662268191">
          <w:marLeft w:val="640"/>
          <w:marRight w:val="0"/>
          <w:marTop w:val="0"/>
          <w:marBottom w:val="0"/>
          <w:divBdr>
            <w:top w:val="none" w:sz="0" w:space="0" w:color="auto"/>
            <w:left w:val="none" w:sz="0" w:space="0" w:color="auto"/>
            <w:bottom w:val="none" w:sz="0" w:space="0" w:color="auto"/>
            <w:right w:val="none" w:sz="0" w:space="0" w:color="auto"/>
          </w:divBdr>
        </w:div>
        <w:div w:id="929504039">
          <w:marLeft w:val="640"/>
          <w:marRight w:val="0"/>
          <w:marTop w:val="0"/>
          <w:marBottom w:val="0"/>
          <w:divBdr>
            <w:top w:val="none" w:sz="0" w:space="0" w:color="auto"/>
            <w:left w:val="none" w:sz="0" w:space="0" w:color="auto"/>
            <w:bottom w:val="none" w:sz="0" w:space="0" w:color="auto"/>
            <w:right w:val="none" w:sz="0" w:space="0" w:color="auto"/>
          </w:divBdr>
        </w:div>
        <w:div w:id="622689888">
          <w:marLeft w:val="640"/>
          <w:marRight w:val="0"/>
          <w:marTop w:val="0"/>
          <w:marBottom w:val="0"/>
          <w:divBdr>
            <w:top w:val="none" w:sz="0" w:space="0" w:color="auto"/>
            <w:left w:val="none" w:sz="0" w:space="0" w:color="auto"/>
            <w:bottom w:val="none" w:sz="0" w:space="0" w:color="auto"/>
            <w:right w:val="none" w:sz="0" w:space="0" w:color="auto"/>
          </w:divBdr>
        </w:div>
        <w:div w:id="1280331653">
          <w:marLeft w:val="640"/>
          <w:marRight w:val="0"/>
          <w:marTop w:val="0"/>
          <w:marBottom w:val="0"/>
          <w:divBdr>
            <w:top w:val="none" w:sz="0" w:space="0" w:color="auto"/>
            <w:left w:val="none" w:sz="0" w:space="0" w:color="auto"/>
            <w:bottom w:val="none" w:sz="0" w:space="0" w:color="auto"/>
            <w:right w:val="none" w:sz="0" w:space="0" w:color="auto"/>
          </w:divBdr>
        </w:div>
        <w:div w:id="879829831">
          <w:marLeft w:val="640"/>
          <w:marRight w:val="0"/>
          <w:marTop w:val="0"/>
          <w:marBottom w:val="0"/>
          <w:divBdr>
            <w:top w:val="none" w:sz="0" w:space="0" w:color="auto"/>
            <w:left w:val="none" w:sz="0" w:space="0" w:color="auto"/>
            <w:bottom w:val="none" w:sz="0" w:space="0" w:color="auto"/>
            <w:right w:val="none" w:sz="0" w:space="0" w:color="auto"/>
          </w:divBdr>
        </w:div>
        <w:div w:id="1906184706">
          <w:marLeft w:val="640"/>
          <w:marRight w:val="0"/>
          <w:marTop w:val="0"/>
          <w:marBottom w:val="0"/>
          <w:divBdr>
            <w:top w:val="none" w:sz="0" w:space="0" w:color="auto"/>
            <w:left w:val="none" w:sz="0" w:space="0" w:color="auto"/>
            <w:bottom w:val="none" w:sz="0" w:space="0" w:color="auto"/>
            <w:right w:val="none" w:sz="0" w:space="0" w:color="auto"/>
          </w:divBdr>
        </w:div>
        <w:div w:id="1773818923">
          <w:marLeft w:val="640"/>
          <w:marRight w:val="0"/>
          <w:marTop w:val="0"/>
          <w:marBottom w:val="0"/>
          <w:divBdr>
            <w:top w:val="none" w:sz="0" w:space="0" w:color="auto"/>
            <w:left w:val="none" w:sz="0" w:space="0" w:color="auto"/>
            <w:bottom w:val="none" w:sz="0" w:space="0" w:color="auto"/>
            <w:right w:val="none" w:sz="0" w:space="0" w:color="auto"/>
          </w:divBdr>
        </w:div>
        <w:div w:id="617571308">
          <w:marLeft w:val="640"/>
          <w:marRight w:val="0"/>
          <w:marTop w:val="0"/>
          <w:marBottom w:val="0"/>
          <w:divBdr>
            <w:top w:val="none" w:sz="0" w:space="0" w:color="auto"/>
            <w:left w:val="none" w:sz="0" w:space="0" w:color="auto"/>
            <w:bottom w:val="none" w:sz="0" w:space="0" w:color="auto"/>
            <w:right w:val="none" w:sz="0" w:space="0" w:color="auto"/>
          </w:divBdr>
        </w:div>
        <w:div w:id="186260175">
          <w:marLeft w:val="640"/>
          <w:marRight w:val="0"/>
          <w:marTop w:val="0"/>
          <w:marBottom w:val="0"/>
          <w:divBdr>
            <w:top w:val="none" w:sz="0" w:space="0" w:color="auto"/>
            <w:left w:val="none" w:sz="0" w:space="0" w:color="auto"/>
            <w:bottom w:val="none" w:sz="0" w:space="0" w:color="auto"/>
            <w:right w:val="none" w:sz="0" w:space="0" w:color="auto"/>
          </w:divBdr>
        </w:div>
        <w:div w:id="305399352">
          <w:marLeft w:val="640"/>
          <w:marRight w:val="0"/>
          <w:marTop w:val="0"/>
          <w:marBottom w:val="0"/>
          <w:divBdr>
            <w:top w:val="none" w:sz="0" w:space="0" w:color="auto"/>
            <w:left w:val="none" w:sz="0" w:space="0" w:color="auto"/>
            <w:bottom w:val="none" w:sz="0" w:space="0" w:color="auto"/>
            <w:right w:val="none" w:sz="0" w:space="0" w:color="auto"/>
          </w:divBdr>
        </w:div>
        <w:div w:id="486481722">
          <w:marLeft w:val="640"/>
          <w:marRight w:val="0"/>
          <w:marTop w:val="0"/>
          <w:marBottom w:val="0"/>
          <w:divBdr>
            <w:top w:val="none" w:sz="0" w:space="0" w:color="auto"/>
            <w:left w:val="none" w:sz="0" w:space="0" w:color="auto"/>
            <w:bottom w:val="none" w:sz="0" w:space="0" w:color="auto"/>
            <w:right w:val="none" w:sz="0" w:space="0" w:color="auto"/>
          </w:divBdr>
        </w:div>
        <w:div w:id="145778697">
          <w:marLeft w:val="640"/>
          <w:marRight w:val="0"/>
          <w:marTop w:val="0"/>
          <w:marBottom w:val="0"/>
          <w:divBdr>
            <w:top w:val="none" w:sz="0" w:space="0" w:color="auto"/>
            <w:left w:val="none" w:sz="0" w:space="0" w:color="auto"/>
            <w:bottom w:val="none" w:sz="0" w:space="0" w:color="auto"/>
            <w:right w:val="none" w:sz="0" w:space="0" w:color="auto"/>
          </w:divBdr>
        </w:div>
        <w:div w:id="915481623">
          <w:marLeft w:val="640"/>
          <w:marRight w:val="0"/>
          <w:marTop w:val="0"/>
          <w:marBottom w:val="0"/>
          <w:divBdr>
            <w:top w:val="none" w:sz="0" w:space="0" w:color="auto"/>
            <w:left w:val="none" w:sz="0" w:space="0" w:color="auto"/>
            <w:bottom w:val="none" w:sz="0" w:space="0" w:color="auto"/>
            <w:right w:val="none" w:sz="0" w:space="0" w:color="auto"/>
          </w:divBdr>
        </w:div>
        <w:div w:id="128088654">
          <w:marLeft w:val="640"/>
          <w:marRight w:val="0"/>
          <w:marTop w:val="0"/>
          <w:marBottom w:val="0"/>
          <w:divBdr>
            <w:top w:val="none" w:sz="0" w:space="0" w:color="auto"/>
            <w:left w:val="none" w:sz="0" w:space="0" w:color="auto"/>
            <w:bottom w:val="none" w:sz="0" w:space="0" w:color="auto"/>
            <w:right w:val="none" w:sz="0" w:space="0" w:color="auto"/>
          </w:divBdr>
        </w:div>
        <w:div w:id="735591645">
          <w:marLeft w:val="640"/>
          <w:marRight w:val="0"/>
          <w:marTop w:val="0"/>
          <w:marBottom w:val="0"/>
          <w:divBdr>
            <w:top w:val="none" w:sz="0" w:space="0" w:color="auto"/>
            <w:left w:val="none" w:sz="0" w:space="0" w:color="auto"/>
            <w:bottom w:val="none" w:sz="0" w:space="0" w:color="auto"/>
            <w:right w:val="none" w:sz="0" w:space="0" w:color="auto"/>
          </w:divBdr>
        </w:div>
        <w:div w:id="134179187">
          <w:marLeft w:val="640"/>
          <w:marRight w:val="0"/>
          <w:marTop w:val="0"/>
          <w:marBottom w:val="0"/>
          <w:divBdr>
            <w:top w:val="none" w:sz="0" w:space="0" w:color="auto"/>
            <w:left w:val="none" w:sz="0" w:space="0" w:color="auto"/>
            <w:bottom w:val="none" w:sz="0" w:space="0" w:color="auto"/>
            <w:right w:val="none" w:sz="0" w:space="0" w:color="auto"/>
          </w:divBdr>
        </w:div>
        <w:div w:id="419643105">
          <w:marLeft w:val="640"/>
          <w:marRight w:val="0"/>
          <w:marTop w:val="0"/>
          <w:marBottom w:val="0"/>
          <w:divBdr>
            <w:top w:val="none" w:sz="0" w:space="0" w:color="auto"/>
            <w:left w:val="none" w:sz="0" w:space="0" w:color="auto"/>
            <w:bottom w:val="none" w:sz="0" w:space="0" w:color="auto"/>
            <w:right w:val="none" w:sz="0" w:space="0" w:color="auto"/>
          </w:divBdr>
        </w:div>
        <w:div w:id="1701206103">
          <w:marLeft w:val="640"/>
          <w:marRight w:val="0"/>
          <w:marTop w:val="0"/>
          <w:marBottom w:val="0"/>
          <w:divBdr>
            <w:top w:val="none" w:sz="0" w:space="0" w:color="auto"/>
            <w:left w:val="none" w:sz="0" w:space="0" w:color="auto"/>
            <w:bottom w:val="none" w:sz="0" w:space="0" w:color="auto"/>
            <w:right w:val="none" w:sz="0" w:space="0" w:color="auto"/>
          </w:divBdr>
        </w:div>
        <w:div w:id="287711770">
          <w:marLeft w:val="640"/>
          <w:marRight w:val="0"/>
          <w:marTop w:val="0"/>
          <w:marBottom w:val="0"/>
          <w:divBdr>
            <w:top w:val="none" w:sz="0" w:space="0" w:color="auto"/>
            <w:left w:val="none" w:sz="0" w:space="0" w:color="auto"/>
            <w:bottom w:val="none" w:sz="0" w:space="0" w:color="auto"/>
            <w:right w:val="none" w:sz="0" w:space="0" w:color="auto"/>
          </w:divBdr>
        </w:div>
        <w:div w:id="1492063220">
          <w:marLeft w:val="640"/>
          <w:marRight w:val="0"/>
          <w:marTop w:val="0"/>
          <w:marBottom w:val="0"/>
          <w:divBdr>
            <w:top w:val="none" w:sz="0" w:space="0" w:color="auto"/>
            <w:left w:val="none" w:sz="0" w:space="0" w:color="auto"/>
            <w:bottom w:val="none" w:sz="0" w:space="0" w:color="auto"/>
            <w:right w:val="none" w:sz="0" w:space="0" w:color="auto"/>
          </w:divBdr>
        </w:div>
        <w:div w:id="296180864">
          <w:marLeft w:val="640"/>
          <w:marRight w:val="0"/>
          <w:marTop w:val="0"/>
          <w:marBottom w:val="0"/>
          <w:divBdr>
            <w:top w:val="none" w:sz="0" w:space="0" w:color="auto"/>
            <w:left w:val="none" w:sz="0" w:space="0" w:color="auto"/>
            <w:bottom w:val="none" w:sz="0" w:space="0" w:color="auto"/>
            <w:right w:val="none" w:sz="0" w:space="0" w:color="auto"/>
          </w:divBdr>
        </w:div>
        <w:div w:id="887187933">
          <w:marLeft w:val="640"/>
          <w:marRight w:val="0"/>
          <w:marTop w:val="0"/>
          <w:marBottom w:val="0"/>
          <w:divBdr>
            <w:top w:val="none" w:sz="0" w:space="0" w:color="auto"/>
            <w:left w:val="none" w:sz="0" w:space="0" w:color="auto"/>
            <w:bottom w:val="none" w:sz="0" w:space="0" w:color="auto"/>
            <w:right w:val="none" w:sz="0" w:space="0" w:color="auto"/>
          </w:divBdr>
        </w:div>
        <w:div w:id="2104645083">
          <w:marLeft w:val="640"/>
          <w:marRight w:val="0"/>
          <w:marTop w:val="0"/>
          <w:marBottom w:val="0"/>
          <w:divBdr>
            <w:top w:val="none" w:sz="0" w:space="0" w:color="auto"/>
            <w:left w:val="none" w:sz="0" w:space="0" w:color="auto"/>
            <w:bottom w:val="none" w:sz="0" w:space="0" w:color="auto"/>
            <w:right w:val="none" w:sz="0" w:space="0" w:color="auto"/>
          </w:divBdr>
        </w:div>
        <w:div w:id="1587809435">
          <w:marLeft w:val="640"/>
          <w:marRight w:val="0"/>
          <w:marTop w:val="0"/>
          <w:marBottom w:val="0"/>
          <w:divBdr>
            <w:top w:val="none" w:sz="0" w:space="0" w:color="auto"/>
            <w:left w:val="none" w:sz="0" w:space="0" w:color="auto"/>
            <w:bottom w:val="none" w:sz="0" w:space="0" w:color="auto"/>
            <w:right w:val="none" w:sz="0" w:space="0" w:color="auto"/>
          </w:divBdr>
        </w:div>
        <w:div w:id="670302908">
          <w:marLeft w:val="640"/>
          <w:marRight w:val="0"/>
          <w:marTop w:val="0"/>
          <w:marBottom w:val="0"/>
          <w:divBdr>
            <w:top w:val="none" w:sz="0" w:space="0" w:color="auto"/>
            <w:left w:val="none" w:sz="0" w:space="0" w:color="auto"/>
            <w:bottom w:val="none" w:sz="0" w:space="0" w:color="auto"/>
            <w:right w:val="none" w:sz="0" w:space="0" w:color="auto"/>
          </w:divBdr>
        </w:div>
        <w:div w:id="1898543069">
          <w:marLeft w:val="640"/>
          <w:marRight w:val="0"/>
          <w:marTop w:val="0"/>
          <w:marBottom w:val="0"/>
          <w:divBdr>
            <w:top w:val="none" w:sz="0" w:space="0" w:color="auto"/>
            <w:left w:val="none" w:sz="0" w:space="0" w:color="auto"/>
            <w:bottom w:val="none" w:sz="0" w:space="0" w:color="auto"/>
            <w:right w:val="none" w:sz="0" w:space="0" w:color="auto"/>
          </w:divBdr>
        </w:div>
        <w:div w:id="258955905">
          <w:marLeft w:val="640"/>
          <w:marRight w:val="0"/>
          <w:marTop w:val="0"/>
          <w:marBottom w:val="0"/>
          <w:divBdr>
            <w:top w:val="none" w:sz="0" w:space="0" w:color="auto"/>
            <w:left w:val="none" w:sz="0" w:space="0" w:color="auto"/>
            <w:bottom w:val="none" w:sz="0" w:space="0" w:color="auto"/>
            <w:right w:val="none" w:sz="0" w:space="0" w:color="auto"/>
          </w:divBdr>
        </w:div>
        <w:div w:id="722289534">
          <w:marLeft w:val="640"/>
          <w:marRight w:val="0"/>
          <w:marTop w:val="0"/>
          <w:marBottom w:val="0"/>
          <w:divBdr>
            <w:top w:val="none" w:sz="0" w:space="0" w:color="auto"/>
            <w:left w:val="none" w:sz="0" w:space="0" w:color="auto"/>
            <w:bottom w:val="none" w:sz="0" w:space="0" w:color="auto"/>
            <w:right w:val="none" w:sz="0" w:space="0" w:color="auto"/>
          </w:divBdr>
        </w:div>
        <w:div w:id="1639652172">
          <w:marLeft w:val="640"/>
          <w:marRight w:val="0"/>
          <w:marTop w:val="0"/>
          <w:marBottom w:val="0"/>
          <w:divBdr>
            <w:top w:val="none" w:sz="0" w:space="0" w:color="auto"/>
            <w:left w:val="none" w:sz="0" w:space="0" w:color="auto"/>
            <w:bottom w:val="none" w:sz="0" w:space="0" w:color="auto"/>
            <w:right w:val="none" w:sz="0" w:space="0" w:color="auto"/>
          </w:divBdr>
        </w:div>
      </w:divsChild>
    </w:div>
    <w:div w:id="1267271763">
      <w:bodyDiv w:val="1"/>
      <w:marLeft w:val="0"/>
      <w:marRight w:val="0"/>
      <w:marTop w:val="0"/>
      <w:marBottom w:val="0"/>
      <w:divBdr>
        <w:top w:val="none" w:sz="0" w:space="0" w:color="auto"/>
        <w:left w:val="none" w:sz="0" w:space="0" w:color="auto"/>
        <w:bottom w:val="none" w:sz="0" w:space="0" w:color="auto"/>
        <w:right w:val="none" w:sz="0" w:space="0" w:color="auto"/>
      </w:divBdr>
      <w:divsChild>
        <w:div w:id="18972575">
          <w:marLeft w:val="640"/>
          <w:marRight w:val="0"/>
          <w:marTop w:val="0"/>
          <w:marBottom w:val="0"/>
          <w:divBdr>
            <w:top w:val="none" w:sz="0" w:space="0" w:color="auto"/>
            <w:left w:val="none" w:sz="0" w:space="0" w:color="auto"/>
            <w:bottom w:val="none" w:sz="0" w:space="0" w:color="auto"/>
            <w:right w:val="none" w:sz="0" w:space="0" w:color="auto"/>
          </w:divBdr>
        </w:div>
        <w:div w:id="24331178">
          <w:marLeft w:val="640"/>
          <w:marRight w:val="0"/>
          <w:marTop w:val="0"/>
          <w:marBottom w:val="0"/>
          <w:divBdr>
            <w:top w:val="none" w:sz="0" w:space="0" w:color="auto"/>
            <w:left w:val="none" w:sz="0" w:space="0" w:color="auto"/>
            <w:bottom w:val="none" w:sz="0" w:space="0" w:color="auto"/>
            <w:right w:val="none" w:sz="0" w:space="0" w:color="auto"/>
          </w:divBdr>
        </w:div>
        <w:div w:id="28452691">
          <w:marLeft w:val="640"/>
          <w:marRight w:val="0"/>
          <w:marTop w:val="0"/>
          <w:marBottom w:val="0"/>
          <w:divBdr>
            <w:top w:val="none" w:sz="0" w:space="0" w:color="auto"/>
            <w:left w:val="none" w:sz="0" w:space="0" w:color="auto"/>
            <w:bottom w:val="none" w:sz="0" w:space="0" w:color="auto"/>
            <w:right w:val="none" w:sz="0" w:space="0" w:color="auto"/>
          </w:divBdr>
        </w:div>
        <w:div w:id="40062259">
          <w:marLeft w:val="640"/>
          <w:marRight w:val="0"/>
          <w:marTop w:val="0"/>
          <w:marBottom w:val="0"/>
          <w:divBdr>
            <w:top w:val="none" w:sz="0" w:space="0" w:color="auto"/>
            <w:left w:val="none" w:sz="0" w:space="0" w:color="auto"/>
            <w:bottom w:val="none" w:sz="0" w:space="0" w:color="auto"/>
            <w:right w:val="none" w:sz="0" w:space="0" w:color="auto"/>
          </w:divBdr>
        </w:div>
        <w:div w:id="168983935">
          <w:marLeft w:val="640"/>
          <w:marRight w:val="0"/>
          <w:marTop w:val="0"/>
          <w:marBottom w:val="0"/>
          <w:divBdr>
            <w:top w:val="none" w:sz="0" w:space="0" w:color="auto"/>
            <w:left w:val="none" w:sz="0" w:space="0" w:color="auto"/>
            <w:bottom w:val="none" w:sz="0" w:space="0" w:color="auto"/>
            <w:right w:val="none" w:sz="0" w:space="0" w:color="auto"/>
          </w:divBdr>
        </w:div>
        <w:div w:id="185869430">
          <w:marLeft w:val="640"/>
          <w:marRight w:val="0"/>
          <w:marTop w:val="0"/>
          <w:marBottom w:val="0"/>
          <w:divBdr>
            <w:top w:val="none" w:sz="0" w:space="0" w:color="auto"/>
            <w:left w:val="none" w:sz="0" w:space="0" w:color="auto"/>
            <w:bottom w:val="none" w:sz="0" w:space="0" w:color="auto"/>
            <w:right w:val="none" w:sz="0" w:space="0" w:color="auto"/>
          </w:divBdr>
        </w:div>
        <w:div w:id="329985486">
          <w:marLeft w:val="640"/>
          <w:marRight w:val="0"/>
          <w:marTop w:val="0"/>
          <w:marBottom w:val="0"/>
          <w:divBdr>
            <w:top w:val="none" w:sz="0" w:space="0" w:color="auto"/>
            <w:left w:val="none" w:sz="0" w:space="0" w:color="auto"/>
            <w:bottom w:val="none" w:sz="0" w:space="0" w:color="auto"/>
            <w:right w:val="none" w:sz="0" w:space="0" w:color="auto"/>
          </w:divBdr>
        </w:div>
        <w:div w:id="364451439">
          <w:marLeft w:val="640"/>
          <w:marRight w:val="0"/>
          <w:marTop w:val="0"/>
          <w:marBottom w:val="0"/>
          <w:divBdr>
            <w:top w:val="none" w:sz="0" w:space="0" w:color="auto"/>
            <w:left w:val="none" w:sz="0" w:space="0" w:color="auto"/>
            <w:bottom w:val="none" w:sz="0" w:space="0" w:color="auto"/>
            <w:right w:val="none" w:sz="0" w:space="0" w:color="auto"/>
          </w:divBdr>
        </w:div>
        <w:div w:id="388892323">
          <w:marLeft w:val="640"/>
          <w:marRight w:val="0"/>
          <w:marTop w:val="0"/>
          <w:marBottom w:val="0"/>
          <w:divBdr>
            <w:top w:val="none" w:sz="0" w:space="0" w:color="auto"/>
            <w:left w:val="none" w:sz="0" w:space="0" w:color="auto"/>
            <w:bottom w:val="none" w:sz="0" w:space="0" w:color="auto"/>
            <w:right w:val="none" w:sz="0" w:space="0" w:color="auto"/>
          </w:divBdr>
        </w:div>
        <w:div w:id="418529373">
          <w:marLeft w:val="640"/>
          <w:marRight w:val="0"/>
          <w:marTop w:val="0"/>
          <w:marBottom w:val="0"/>
          <w:divBdr>
            <w:top w:val="none" w:sz="0" w:space="0" w:color="auto"/>
            <w:left w:val="none" w:sz="0" w:space="0" w:color="auto"/>
            <w:bottom w:val="none" w:sz="0" w:space="0" w:color="auto"/>
            <w:right w:val="none" w:sz="0" w:space="0" w:color="auto"/>
          </w:divBdr>
        </w:div>
        <w:div w:id="425156858">
          <w:marLeft w:val="640"/>
          <w:marRight w:val="0"/>
          <w:marTop w:val="0"/>
          <w:marBottom w:val="0"/>
          <w:divBdr>
            <w:top w:val="none" w:sz="0" w:space="0" w:color="auto"/>
            <w:left w:val="none" w:sz="0" w:space="0" w:color="auto"/>
            <w:bottom w:val="none" w:sz="0" w:space="0" w:color="auto"/>
            <w:right w:val="none" w:sz="0" w:space="0" w:color="auto"/>
          </w:divBdr>
        </w:div>
        <w:div w:id="476803882">
          <w:marLeft w:val="640"/>
          <w:marRight w:val="0"/>
          <w:marTop w:val="0"/>
          <w:marBottom w:val="0"/>
          <w:divBdr>
            <w:top w:val="none" w:sz="0" w:space="0" w:color="auto"/>
            <w:left w:val="none" w:sz="0" w:space="0" w:color="auto"/>
            <w:bottom w:val="none" w:sz="0" w:space="0" w:color="auto"/>
            <w:right w:val="none" w:sz="0" w:space="0" w:color="auto"/>
          </w:divBdr>
        </w:div>
        <w:div w:id="481584976">
          <w:marLeft w:val="640"/>
          <w:marRight w:val="0"/>
          <w:marTop w:val="0"/>
          <w:marBottom w:val="0"/>
          <w:divBdr>
            <w:top w:val="none" w:sz="0" w:space="0" w:color="auto"/>
            <w:left w:val="none" w:sz="0" w:space="0" w:color="auto"/>
            <w:bottom w:val="none" w:sz="0" w:space="0" w:color="auto"/>
            <w:right w:val="none" w:sz="0" w:space="0" w:color="auto"/>
          </w:divBdr>
        </w:div>
        <w:div w:id="519853898">
          <w:marLeft w:val="640"/>
          <w:marRight w:val="0"/>
          <w:marTop w:val="0"/>
          <w:marBottom w:val="0"/>
          <w:divBdr>
            <w:top w:val="none" w:sz="0" w:space="0" w:color="auto"/>
            <w:left w:val="none" w:sz="0" w:space="0" w:color="auto"/>
            <w:bottom w:val="none" w:sz="0" w:space="0" w:color="auto"/>
            <w:right w:val="none" w:sz="0" w:space="0" w:color="auto"/>
          </w:divBdr>
        </w:div>
        <w:div w:id="554658383">
          <w:marLeft w:val="640"/>
          <w:marRight w:val="0"/>
          <w:marTop w:val="0"/>
          <w:marBottom w:val="0"/>
          <w:divBdr>
            <w:top w:val="none" w:sz="0" w:space="0" w:color="auto"/>
            <w:left w:val="none" w:sz="0" w:space="0" w:color="auto"/>
            <w:bottom w:val="none" w:sz="0" w:space="0" w:color="auto"/>
            <w:right w:val="none" w:sz="0" w:space="0" w:color="auto"/>
          </w:divBdr>
        </w:div>
        <w:div w:id="561598793">
          <w:marLeft w:val="640"/>
          <w:marRight w:val="0"/>
          <w:marTop w:val="0"/>
          <w:marBottom w:val="0"/>
          <w:divBdr>
            <w:top w:val="none" w:sz="0" w:space="0" w:color="auto"/>
            <w:left w:val="none" w:sz="0" w:space="0" w:color="auto"/>
            <w:bottom w:val="none" w:sz="0" w:space="0" w:color="auto"/>
            <w:right w:val="none" w:sz="0" w:space="0" w:color="auto"/>
          </w:divBdr>
        </w:div>
        <w:div w:id="581718075">
          <w:marLeft w:val="640"/>
          <w:marRight w:val="0"/>
          <w:marTop w:val="0"/>
          <w:marBottom w:val="0"/>
          <w:divBdr>
            <w:top w:val="none" w:sz="0" w:space="0" w:color="auto"/>
            <w:left w:val="none" w:sz="0" w:space="0" w:color="auto"/>
            <w:bottom w:val="none" w:sz="0" w:space="0" w:color="auto"/>
            <w:right w:val="none" w:sz="0" w:space="0" w:color="auto"/>
          </w:divBdr>
        </w:div>
        <w:div w:id="623654400">
          <w:marLeft w:val="640"/>
          <w:marRight w:val="0"/>
          <w:marTop w:val="0"/>
          <w:marBottom w:val="0"/>
          <w:divBdr>
            <w:top w:val="none" w:sz="0" w:space="0" w:color="auto"/>
            <w:left w:val="none" w:sz="0" w:space="0" w:color="auto"/>
            <w:bottom w:val="none" w:sz="0" w:space="0" w:color="auto"/>
            <w:right w:val="none" w:sz="0" w:space="0" w:color="auto"/>
          </w:divBdr>
        </w:div>
        <w:div w:id="628510130">
          <w:marLeft w:val="640"/>
          <w:marRight w:val="0"/>
          <w:marTop w:val="0"/>
          <w:marBottom w:val="0"/>
          <w:divBdr>
            <w:top w:val="none" w:sz="0" w:space="0" w:color="auto"/>
            <w:left w:val="none" w:sz="0" w:space="0" w:color="auto"/>
            <w:bottom w:val="none" w:sz="0" w:space="0" w:color="auto"/>
            <w:right w:val="none" w:sz="0" w:space="0" w:color="auto"/>
          </w:divBdr>
        </w:div>
        <w:div w:id="641034680">
          <w:marLeft w:val="640"/>
          <w:marRight w:val="0"/>
          <w:marTop w:val="0"/>
          <w:marBottom w:val="0"/>
          <w:divBdr>
            <w:top w:val="none" w:sz="0" w:space="0" w:color="auto"/>
            <w:left w:val="none" w:sz="0" w:space="0" w:color="auto"/>
            <w:bottom w:val="none" w:sz="0" w:space="0" w:color="auto"/>
            <w:right w:val="none" w:sz="0" w:space="0" w:color="auto"/>
          </w:divBdr>
        </w:div>
        <w:div w:id="666904122">
          <w:marLeft w:val="640"/>
          <w:marRight w:val="0"/>
          <w:marTop w:val="0"/>
          <w:marBottom w:val="0"/>
          <w:divBdr>
            <w:top w:val="none" w:sz="0" w:space="0" w:color="auto"/>
            <w:left w:val="none" w:sz="0" w:space="0" w:color="auto"/>
            <w:bottom w:val="none" w:sz="0" w:space="0" w:color="auto"/>
            <w:right w:val="none" w:sz="0" w:space="0" w:color="auto"/>
          </w:divBdr>
        </w:div>
        <w:div w:id="668867276">
          <w:marLeft w:val="640"/>
          <w:marRight w:val="0"/>
          <w:marTop w:val="0"/>
          <w:marBottom w:val="0"/>
          <w:divBdr>
            <w:top w:val="none" w:sz="0" w:space="0" w:color="auto"/>
            <w:left w:val="none" w:sz="0" w:space="0" w:color="auto"/>
            <w:bottom w:val="none" w:sz="0" w:space="0" w:color="auto"/>
            <w:right w:val="none" w:sz="0" w:space="0" w:color="auto"/>
          </w:divBdr>
        </w:div>
        <w:div w:id="674113030">
          <w:marLeft w:val="640"/>
          <w:marRight w:val="0"/>
          <w:marTop w:val="0"/>
          <w:marBottom w:val="0"/>
          <w:divBdr>
            <w:top w:val="none" w:sz="0" w:space="0" w:color="auto"/>
            <w:left w:val="none" w:sz="0" w:space="0" w:color="auto"/>
            <w:bottom w:val="none" w:sz="0" w:space="0" w:color="auto"/>
            <w:right w:val="none" w:sz="0" w:space="0" w:color="auto"/>
          </w:divBdr>
        </w:div>
        <w:div w:id="709572026">
          <w:marLeft w:val="640"/>
          <w:marRight w:val="0"/>
          <w:marTop w:val="0"/>
          <w:marBottom w:val="0"/>
          <w:divBdr>
            <w:top w:val="none" w:sz="0" w:space="0" w:color="auto"/>
            <w:left w:val="none" w:sz="0" w:space="0" w:color="auto"/>
            <w:bottom w:val="none" w:sz="0" w:space="0" w:color="auto"/>
            <w:right w:val="none" w:sz="0" w:space="0" w:color="auto"/>
          </w:divBdr>
        </w:div>
        <w:div w:id="716975836">
          <w:marLeft w:val="640"/>
          <w:marRight w:val="0"/>
          <w:marTop w:val="0"/>
          <w:marBottom w:val="0"/>
          <w:divBdr>
            <w:top w:val="none" w:sz="0" w:space="0" w:color="auto"/>
            <w:left w:val="none" w:sz="0" w:space="0" w:color="auto"/>
            <w:bottom w:val="none" w:sz="0" w:space="0" w:color="auto"/>
            <w:right w:val="none" w:sz="0" w:space="0" w:color="auto"/>
          </w:divBdr>
        </w:div>
        <w:div w:id="727609805">
          <w:marLeft w:val="640"/>
          <w:marRight w:val="0"/>
          <w:marTop w:val="0"/>
          <w:marBottom w:val="0"/>
          <w:divBdr>
            <w:top w:val="none" w:sz="0" w:space="0" w:color="auto"/>
            <w:left w:val="none" w:sz="0" w:space="0" w:color="auto"/>
            <w:bottom w:val="none" w:sz="0" w:space="0" w:color="auto"/>
            <w:right w:val="none" w:sz="0" w:space="0" w:color="auto"/>
          </w:divBdr>
        </w:div>
        <w:div w:id="739445834">
          <w:marLeft w:val="640"/>
          <w:marRight w:val="0"/>
          <w:marTop w:val="0"/>
          <w:marBottom w:val="0"/>
          <w:divBdr>
            <w:top w:val="none" w:sz="0" w:space="0" w:color="auto"/>
            <w:left w:val="none" w:sz="0" w:space="0" w:color="auto"/>
            <w:bottom w:val="none" w:sz="0" w:space="0" w:color="auto"/>
            <w:right w:val="none" w:sz="0" w:space="0" w:color="auto"/>
          </w:divBdr>
        </w:div>
        <w:div w:id="742680139">
          <w:marLeft w:val="640"/>
          <w:marRight w:val="0"/>
          <w:marTop w:val="0"/>
          <w:marBottom w:val="0"/>
          <w:divBdr>
            <w:top w:val="none" w:sz="0" w:space="0" w:color="auto"/>
            <w:left w:val="none" w:sz="0" w:space="0" w:color="auto"/>
            <w:bottom w:val="none" w:sz="0" w:space="0" w:color="auto"/>
            <w:right w:val="none" w:sz="0" w:space="0" w:color="auto"/>
          </w:divBdr>
        </w:div>
        <w:div w:id="760106933">
          <w:marLeft w:val="640"/>
          <w:marRight w:val="0"/>
          <w:marTop w:val="0"/>
          <w:marBottom w:val="0"/>
          <w:divBdr>
            <w:top w:val="none" w:sz="0" w:space="0" w:color="auto"/>
            <w:left w:val="none" w:sz="0" w:space="0" w:color="auto"/>
            <w:bottom w:val="none" w:sz="0" w:space="0" w:color="auto"/>
            <w:right w:val="none" w:sz="0" w:space="0" w:color="auto"/>
          </w:divBdr>
        </w:div>
        <w:div w:id="801193507">
          <w:marLeft w:val="640"/>
          <w:marRight w:val="0"/>
          <w:marTop w:val="0"/>
          <w:marBottom w:val="0"/>
          <w:divBdr>
            <w:top w:val="none" w:sz="0" w:space="0" w:color="auto"/>
            <w:left w:val="none" w:sz="0" w:space="0" w:color="auto"/>
            <w:bottom w:val="none" w:sz="0" w:space="0" w:color="auto"/>
            <w:right w:val="none" w:sz="0" w:space="0" w:color="auto"/>
          </w:divBdr>
        </w:div>
        <w:div w:id="815613087">
          <w:marLeft w:val="640"/>
          <w:marRight w:val="0"/>
          <w:marTop w:val="0"/>
          <w:marBottom w:val="0"/>
          <w:divBdr>
            <w:top w:val="none" w:sz="0" w:space="0" w:color="auto"/>
            <w:left w:val="none" w:sz="0" w:space="0" w:color="auto"/>
            <w:bottom w:val="none" w:sz="0" w:space="0" w:color="auto"/>
            <w:right w:val="none" w:sz="0" w:space="0" w:color="auto"/>
          </w:divBdr>
        </w:div>
        <w:div w:id="844857027">
          <w:marLeft w:val="640"/>
          <w:marRight w:val="0"/>
          <w:marTop w:val="0"/>
          <w:marBottom w:val="0"/>
          <w:divBdr>
            <w:top w:val="none" w:sz="0" w:space="0" w:color="auto"/>
            <w:left w:val="none" w:sz="0" w:space="0" w:color="auto"/>
            <w:bottom w:val="none" w:sz="0" w:space="0" w:color="auto"/>
            <w:right w:val="none" w:sz="0" w:space="0" w:color="auto"/>
          </w:divBdr>
        </w:div>
        <w:div w:id="859126623">
          <w:marLeft w:val="640"/>
          <w:marRight w:val="0"/>
          <w:marTop w:val="0"/>
          <w:marBottom w:val="0"/>
          <w:divBdr>
            <w:top w:val="none" w:sz="0" w:space="0" w:color="auto"/>
            <w:left w:val="none" w:sz="0" w:space="0" w:color="auto"/>
            <w:bottom w:val="none" w:sz="0" w:space="0" w:color="auto"/>
            <w:right w:val="none" w:sz="0" w:space="0" w:color="auto"/>
          </w:divBdr>
        </w:div>
        <w:div w:id="866022786">
          <w:marLeft w:val="640"/>
          <w:marRight w:val="0"/>
          <w:marTop w:val="0"/>
          <w:marBottom w:val="0"/>
          <w:divBdr>
            <w:top w:val="none" w:sz="0" w:space="0" w:color="auto"/>
            <w:left w:val="none" w:sz="0" w:space="0" w:color="auto"/>
            <w:bottom w:val="none" w:sz="0" w:space="0" w:color="auto"/>
            <w:right w:val="none" w:sz="0" w:space="0" w:color="auto"/>
          </w:divBdr>
        </w:div>
        <w:div w:id="875849393">
          <w:marLeft w:val="640"/>
          <w:marRight w:val="0"/>
          <w:marTop w:val="0"/>
          <w:marBottom w:val="0"/>
          <w:divBdr>
            <w:top w:val="none" w:sz="0" w:space="0" w:color="auto"/>
            <w:left w:val="none" w:sz="0" w:space="0" w:color="auto"/>
            <w:bottom w:val="none" w:sz="0" w:space="0" w:color="auto"/>
            <w:right w:val="none" w:sz="0" w:space="0" w:color="auto"/>
          </w:divBdr>
        </w:div>
        <w:div w:id="889027603">
          <w:marLeft w:val="640"/>
          <w:marRight w:val="0"/>
          <w:marTop w:val="0"/>
          <w:marBottom w:val="0"/>
          <w:divBdr>
            <w:top w:val="none" w:sz="0" w:space="0" w:color="auto"/>
            <w:left w:val="none" w:sz="0" w:space="0" w:color="auto"/>
            <w:bottom w:val="none" w:sz="0" w:space="0" w:color="auto"/>
            <w:right w:val="none" w:sz="0" w:space="0" w:color="auto"/>
          </w:divBdr>
        </w:div>
        <w:div w:id="931399575">
          <w:marLeft w:val="640"/>
          <w:marRight w:val="0"/>
          <w:marTop w:val="0"/>
          <w:marBottom w:val="0"/>
          <w:divBdr>
            <w:top w:val="none" w:sz="0" w:space="0" w:color="auto"/>
            <w:left w:val="none" w:sz="0" w:space="0" w:color="auto"/>
            <w:bottom w:val="none" w:sz="0" w:space="0" w:color="auto"/>
            <w:right w:val="none" w:sz="0" w:space="0" w:color="auto"/>
          </w:divBdr>
        </w:div>
        <w:div w:id="933321188">
          <w:marLeft w:val="640"/>
          <w:marRight w:val="0"/>
          <w:marTop w:val="0"/>
          <w:marBottom w:val="0"/>
          <w:divBdr>
            <w:top w:val="none" w:sz="0" w:space="0" w:color="auto"/>
            <w:left w:val="none" w:sz="0" w:space="0" w:color="auto"/>
            <w:bottom w:val="none" w:sz="0" w:space="0" w:color="auto"/>
            <w:right w:val="none" w:sz="0" w:space="0" w:color="auto"/>
          </w:divBdr>
        </w:div>
        <w:div w:id="936055771">
          <w:marLeft w:val="640"/>
          <w:marRight w:val="0"/>
          <w:marTop w:val="0"/>
          <w:marBottom w:val="0"/>
          <w:divBdr>
            <w:top w:val="none" w:sz="0" w:space="0" w:color="auto"/>
            <w:left w:val="none" w:sz="0" w:space="0" w:color="auto"/>
            <w:bottom w:val="none" w:sz="0" w:space="0" w:color="auto"/>
            <w:right w:val="none" w:sz="0" w:space="0" w:color="auto"/>
          </w:divBdr>
        </w:div>
        <w:div w:id="944189078">
          <w:marLeft w:val="640"/>
          <w:marRight w:val="0"/>
          <w:marTop w:val="0"/>
          <w:marBottom w:val="0"/>
          <w:divBdr>
            <w:top w:val="none" w:sz="0" w:space="0" w:color="auto"/>
            <w:left w:val="none" w:sz="0" w:space="0" w:color="auto"/>
            <w:bottom w:val="none" w:sz="0" w:space="0" w:color="auto"/>
            <w:right w:val="none" w:sz="0" w:space="0" w:color="auto"/>
          </w:divBdr>
        </w:div>
        <w:div w:id="952593647">
          <w:marLeft w:val="640"/>
          <w:marRight w:val="0"/>
          <w:marTop w:val="0"/>
          <w:marBottom w:val="0"/>
          <w:divBdr>
            <w:top w:val="none" w:sz="0" w:space="0" w:color="auto"/>
            <w:left w:val="none" w:sz="0" w:space="0" w:color="auto"/>
            <w:bottom w:val="none" w:sz="0" w:space="0" w:color="auto"/>
            <w:right w:val="none" w:sz="0" w:space="0" w:color="auto"/>
          </w:divBdr>
        </w:div>
        <w:div w:id="954488132">
          <w:marLeft w:val="640"/>
          <w:marRight w:val="0"/>
          <w:marTop w:val="0"/>
          <w:marBottom w:val="0"/>
          <w:divBdr>
            <w:top w:val="none" w:sz="0" w:space="0" w:color="auto"/>
            <w:left w:val="none" w:sz="0" w:space="0" w:color="auto"/>
            <w:bottom w:val="none" w:sz="0" w:space="0" w:color="auto"/>
            <w:right w:val="none" w:sz="0" w:space="0" w:color="auto"/>
          </w:divBdr>
        </w:div>
        <w:div w:id="965306729">
          <w:marLeft w:val="640"/>
          <w:marRight w:val="0"/>
          <w:marTop w:val="0"/>
          <w:marBottom w:val="0"/>
          <w:divBdr>
            <w:top w:val="none" w:sz="0" w:space="0" w:color="auto"/>
            <w:left w:val="none" w:sz="0" w:space="0" w:color="auto"/>
            <w:bottom w:val="none" w:sz="0" w:space="0" w:color="auto"/>
            <w:right w:val="none" w:sz="0" w:space="0" w:color="auto"/>
          </w:divBdr>
        </w:div>
        <w:div w:id="1024550752">
          <w:marLeft w:val="640"/>
          <w:marRight w:val="0"/>
          <w:marTop w:val="0"/>
          <w:marBottom w:val="0"/>
          <w:divBdr>
            <w:top w:val="none" w:sz="0" w:space="0" w:color="auto"/>
            <w:left w:val="none" w:sz="0" w:space="0" w:color="auto"/>
            <w:bottom w:val="none" w:sz="0" w:space="0" w:color="auto"/>
            <w:right w:val="none" w:sz="0" w:space="0" w:color="auto"/>
          </w:divBdr>
        </w:div>
        <w:div w:id="1027564920">
          <w:marLeft w:val="640"/>
          <w:marRight w:val="0"/>
          <w:marTop w:val="0"/>
          <w:marBottom w:val="0"/>
          <w:divBdr>
            <w:top w:val="none" w:sz="0" w:space="0" w:color="auto"/>
            <w:left w:val="none" w:sz="0" w:space="0" w:color="auto"/>
            <w:bottom w:val="none" w:sz="0" w:space="0" w:color="auto"/>
            <w:right w:val="none" w:sz="0" w:space="0" w:color="auto"/>
          </w:divBdr>
        </w:div>
        <w:div w:id="1036077661">
          <w:marLeft w:val="640"/>
          <w:marRight w:val="0"/>
          <w:marTop w:val="0"/>
          <w:marBottom w:val="0"/>
          <w:divBdr>
            <w:top w:val="none" w:sz="0" w:space="0" w:color="auto"/>
            <w:left w:val="none" w:sz="0" w:space="0" w:color="auto"/>
            <w:bottom w:val="none" w:sz="0" w:space="0" w:color="auto"/>
            <w:right w:val="none" w:sz="0" w:space="0" w:color="auto"/>
          </w:divBdr>
        </w:div>
        <w:div w:id="1059405596">
          <w:marLeft w:val="640"/>
          <w:marRight w:val="0"/>
          <w:marTop w:val="0"/>
          <w:marBottom w:val="0"/>
          <w:divBdr>
            <w:top w:val="none" w:sz="0" w:space="0" w:color="auto"/>
            <w:left w:val="none" w:sz="0" w:space="0" w:color="auto"/>
            <w:bottom w:val="none" w:sz="0" w:space="0" w:color="auto"/>
            <w:right w:val="none" w:sz="0" w:space="0" w:color="auto"/>
          </w:divBdr>
        </w:div>
        <w:div w:id="1065110328">
          <w:marLeft w:val="640"/>
          <w:marRight w:val="0"/>
          <w:marTop w:val="0"/>
          <w:marBottom w:val="0"/>
          <w:divBdr>
            <w:top w:val="none" w:sz="0" w:space="0" w:color="auto"/>
            <w:left w:val="none" w:sz="0" w:space="0" w:color="auto"/>
            <w:bottom w:val="none" w:sz="0" w:space="0" w:color="auto"/>
            <w:right w:val="none" w:sz="0" w:space="0" w:color="auto"/>
          </w:divBdr>
        </w:div>
        <w:div w:id="1088888185">
          <w:marLeft w:val="640"/>
          <w:marRight w:val="0"/>
          <w:marTop w:val="0"/>
          <w:marBottom w:val="0"/>
          <w:divBdr>
            <w:top w:val="none" w:sz="0" w:space="0" w:color="auto"/>
            <w:left w:val="none" w:sz="0" w:space="0" w:color="auto"/>
            <w:bottom w:val="none" w:sz="0" w:space="0" w:color="auto"/>
            <w:right w:val="none" w:sz="0" w:space="0" w:color="auto"/>
          </w:divBdr>
        </w:div>
        <w:div w:id="1096441881">
          <w:marLeft w:val="640"/>
          <w:marRight w:val="0"/>
          <w:marTop w:val="0"/>
          <w:marBottom w:val="0"/>
          <w:divBdr>
            <w:top w:val="none" w:sz="0" w:space="0" w:color="auto"/>
            <w:left w:val="none" w:sz="0" w:space="0" w:color="auto"/>
            <w:bottom w:val="none" w:sz="0" w:space="0" w:color="auto"/>
            <w:right w:val="none" w:sz="0" w:space="0" w:color="auto"/>
          </w:divBdr>
        </w:div>
        <w:div w:id="1116172177">
          <w:marLeft w:val="640"/>
          <w:marRight w:val="0"/>
          <w:marTop w:val="0"/>
          <w:marBottom w:val="0"/>
          <w:divBdr>
            <w:top w:val="none" w:sz="0" w:space="0" w:color="auto"/>
            <w:left w:val="none" w:sz="0" w:space="0" w:color="auto"/>
            <w:bottom w:val="none" w:sz="0" w:space="0" w:color="auto"/>
            <w:right w:val="none" w:sz="0" w:space="0" w:color="auto"/>
          </w:divBdr>
        </w:div>
        <w:div w:id="1125004727">
          <w:marLeft w:val="640"/>
          <w:marRight w:val="0"/>
          <w:marTop w:val="0"/>
          <w:marBottom w:val="0"/>
          <w:divBdr>
            <w:top w:val="none" w:sz="0" w:space="0" w:color="auto"/>
            <w:left w:val="none" w:sz="0" w:space="0" w:color="auto"/>
            <w:bottom w:val="none" w:sz="0" w:space="0" w:color="auto"/>
            <w:right w:val="none" w:sz="0" w:space="0" w:color="auto"/>
          </w:divBdr>
        </w:div>
        <w:div w:id="1128473788">
          <w:marLeft w:val="640"/>
          <w:marRight w:val="0"/>
          <w:marTop w:val="0"/>
          <w:marBottom w:val="0"/>
          <w:divBdr>
            <w:top w:val="none" w:sz="0" w:space="0" w:color="auto"/>
            <w:left w:val="none" w:sz="0" w:space="0" w:color="auto"/>
            <w:bottom w:val="none" w:sz="0" w:space="0" w:color="auto"/>
            <w:right w:val="none" w:sz="0" w:space="0" w:color="auto"/>
          </w:divBdr>
        </w:div>
        <w:div w:id="1157771273">
          <w:marLeft w:val="640"/>
          <w:marRight w:val="0"/>
          <w:marTop w:val="0"/>
          <w:marBottom w:val="0"/>
          <w:divBdr>
            <w:top w:val="none" w:sz="0" w:space="0" w:color="auto"/>
            <w:left w:val="none" w:sz="0" w:space="0" w:color="auto"/>
            <w:bottom w:val="none" w:sz="0" w:space="0" w:color="auto"/>
            <w:right w:val="none" w:sz="0" w:space="0" w:color="auto"/>
          </w:divBdr>
        </w:div>
        <w:div w:id="1166090019">
          <w:marLeft w:val="640"/>
          <w:marRight w:val="0"/>
          <w:marTop w:val="0"/>
          <w:marBottom w:val="0"/>
          <w:divBdr>
            <w:top w:val="none" w:sz="0" w:space="0" w:color="auto"/>
            <w:left w:val="none" w:sz="0" w:space="0" w:color="auto"/>
            <w:bottom w:val="none" w:sz="0" w:space="0" w:color="auto"/>
            <w:right w:val="none" w:sz="0" w:space="0" w:color="auto"/>
          </w:divBdr>
        </w:div>
        <w:div w:id="1169249992">
          <w:marLeft w:val="640"/>
          <w:marRight w:val="0"/>
          <w:marTop w:val="0"/>
          <w:marBottom w:val="0"/>
          <w:divBdr>
            <w:top w:val="none" w:sz="0" w:space="0" w:color="auto"/>
            <w:left w:val="none" w:sz="0" w:space="0" w:color="auto"/>
            <w:bottom w:val="none" w:sz="0" w:space="0" w:color="auto"/>
            <w:right w:val="none" w:sz="0" w:space="0" w:color="auto"/>
          </w:divBdr>
        </w:div>
        <w:div w:id="1202783790">
          <w:marLeft w:val="640"/>
          <w:marRight w:val="0"/>
          <w:marTop w:val="0"/>
          <w:marBottom w:val="0"/>
          <w:divBdr>
            <w:top w:val="none" w:sz="0" w:space="0" w:color="auto"/>
            <w:left w:val="none" w:sz="0" w:space="0" w:color="auto"/>
            <w:bottom w:val="none" w:sz="0" w:space="0" w:color="auto"/>
            <w:right w:val="none" w:sz="0" w:space="0" w:color="auto"/>
          </w:divBdr>
        </w:div>
        <w:div w:id="1208370794">
          <w:marLeft w:val="640"/>
          <w:marRight w:val="0"/>
          <w:marTop w:val="0"/>
          <w:marBottom w:val="0"/>
          <w:divBdr>
            <w:top w:val="none" w:sz="0" w:space="0" w:color="auto"/>
            <w:left w:val="none" w:sz="0" w:space="0" w:color="auto"/>
            <w:bottom w:val="none" w:sz="0" w:space="0" w:color="auto"/>
            <w:right w:val="none" w:sz="0" w:space="0" w:color="auto"/>
          </w:divBdr>
        </w:div>
        <w:div w:id="1218469215">
          <w:marLeft w:val="640"/>
          <w:marRight w:val="0"/>
          <w:marTop w:val="0"/>
          <w:marBottom w:val="0"/>
          <w:divBdr>
            <w:top w:val="none" w:sz="0" w:space="0" w:color="auto"/>
            <w:left w:val="none" w:sz="0" w:space="0" w:color="auto"/>
            <w:bottom w:val="none" w:sz="0" w:space="0" w:color="auto"/>
            <w:right w:val="none" w:sz="0" w:space="0" w:color="auto"/>
          </w:divBdr>
        </w:div>
        <w:div w:id="1227298206">
          <w:marLeft w:val="640"/>
          <w:marRight w:val="0"/>
          <w:marTop w:val="0"/>
          <w:marBottom w:val="0"/>
          <w:divBdr>
            <w:top w:val="none" w:sz="0" w:space="0" w:color="auto"/>
            <w:left w:val="none" w:sz="0" w:space="0" w:color="auto"/>
            <w:bottom w:val="none" w:sz="0" w:space="0" w:color="auto"/>
            <w:right w:val="none" w:sz="0" w:space="0" w:color="auto"/>
          </w:divBdr>
        </w:div>
        <w:div w:id="1286429632">
          <w:marLeft w:val="640"/>
          <w:marRight w:val="0"/>
          <w:marTop w:val="0"/>
          <w:marBottom w:val="0"/>
          <w:divBdr>
            <w:top w:val="none" w:sz="0" w:space="0" w:color="auto"/>
            <w:left w:val="none" w:sz="0" w:space="0" w:color="auto"/>
            <w:bottom w:val="none" w:sz="0" w:space="0" w:color="auto"/>
            <w:right w:val="none" w:sz="0" w:space="0" w:color="auto"/>
          </w:divBdr>
        </w:div>
        <w:div w:id="1310985379">
          <w:marLeft w:val="640"/>
          <w:marRight w:val="0"/>
          <w:marTop w:val="0"/>
          <w:marBottom w:val="0"/>
          <w:divBdr>
            <w:top w:val="none" w:sz="0" w:space="0" w:color="auto"/>
            <w:left w:val="none" w:sz="0" w:space="0" w:color="auto"/>
            <w:bottom w:val="none" w:sz="0" w:space="0" w:color="auto"/>
            <w:right w:val="none" w:sz="0" w:space="0" w:color="auto"/>
          </w:divBdr>
        </w:div>
        <w:div w:id="1338339684">
          <w:marLeft w:val="640"/>
          <w:marRight w:val="0"/>
          <w:marTop w:val="0"/>
          <w:marBottom w:val="0"/>
          <w:divBdr>
            <w:top w:val="none" w:sz="0" w:space="0" w:color="auto"/>
            <w:left w:val="none" w:sz="0" w:space="0" w:color="auto"/>
            <w:bottom w:val="none" w:sz="0" w:space="0" w:color="auto"/>
            <w:right w:val="none" w:sz="0" w:space="0" w:color="auto"/>
          </w:divBdr>
        </w:div>
        <w:div w:id="1344819431">
          <w:marLeft w:val="640"/>
          <w:marRight w:val="0"/>
          <w:marTop w:val="0"/>
          <w:marBottom w:val="0"/>
          <w:divBdr>
            <w:top w:val="none" w:sz="0" w:space="0" w:color="auto"/>
            <w:left w:val="none" w:sz="0" w:space="0" w:color="auto"/>
            <w:bottom w:val="none" w:sz="0" w:space="0" w:color="auto"/>
            <w:right w:val="none" w:sz="0" w:space="0" w:color="auto"/>
          </w:divBdr>
        </w:div>
        <w:div w:id="1351682781">
          <w:marLeft w:val="640"/>
          <w:marRight w:val="0"/>
          <w:marTop w:val="0"/>
          <w:marBottom w:val="0"/>
          <w:divBdr>
            <w:top w:val="none" w:sz="0" w:space="0" w:color="auto"/>
            <w:left w:val="none" w:sz="0" w:space="0" w:color="auto"/>
            <w:bottom w:val="none" w:sz="0" w:space="0" w:color="auto"/>
            <w:right w:val="none" w:sz="0" w:space="0" w:color="auto"/>
          </w:divBdr>
        </w:div>
        <w:div w:id="1369136753">
          <w:marLeft w:val="640"/>
          <w:marRight w:val="0"/>
          <w:marTop w:val="0"/>
          <w:marBottom w:val="0"/>
          <w:divBdr>
            <w:top w:val="none" w:sz="0" w:space="0" w:color="auto"/>
            <w:left w:val="none" w:sz="0" w:space="0" w:color="auto"/>
            <w:bottom w:val="none" w:sz="0" w:space="0" w:color="auto"/>
            <w:right w:val="none" w:sz="0" w:space="0" w:color="auto"/>
          </w:divBdr>
        </w:div>
        <w:div w:id="1400058843">
          <w:marLeft w:val="640"/>
          <w:marRight w:val="0"/>
          <w:marTop w:val="0"/>
          <w:marBottom w:val="0"/>
          <w:divBdr>
            <w:top w:val="none" w:sz="0" w:space="0" w:color="auto"/>
            <w:left w:val="none" w:sz="0" w:space="0" w:color="auto"/>
            <w:bottom w:val="none" w:sz="0" w:space="0" w:color="auto"/>
            <w:right w:val="none" w:sz="0" w:space="0" w:color="auto"/>
          </w:divBdr>
        </w:div>
        <w:div w:id="1428505860">
          <w:marLeft w:val="640"/>
          <w:marRight w:val="0"/>
          <w:marTop w:val="0"/>
          <w:marBottom w:val="0"/>
          <w:divBdr>
            <w:top w:val="none" w:sz="0" w:space="0" w:color="auto"/>
            <w:left w:val="none" w:sz="0" w:space="0" w:color="auto"/>
            <w:bottom w:val="none" w:sz="0" w:space="0" w:color="auto"/>
            <w:right w:val="none" w:sz="0" w:space="0" w:color="auto"/>
          </w:divBdr>
        </w:div>
        <w:div w:id="1454665437">
          <w:marLeft w:val="640"/>
          <w:marRight w:val="0"/>
          <w:marTop w:val="0"/>
          <w:marBottom w:val="0"/>
          <w:divBdr>
            <w:top w:val="none" w:sz="0" w:space="0" w:color="auto"/>
            <w:left w:val="none" w:sz="0" w:space="0" w:color="auto"/>
            <w:bottom w:val="none" w:sz="0" w:space="0" w:color="auto"/>
            <w:right w:val="none" w:sz="0" w:space="0" w:color="auto"/>
          </w:divBdr>
        </w:div>
        <w:div w:id="1460759610">
          <w:marLeft w:val="640"/>
          <w:marRight w:val="0"/>
          <w:marTop w:val="0"/>
          <w:marBottom w:val="0"/>
          <w:divBdr>
            <w:top w:val="none" w:sz="0" w:space="0" w:color="auto"/>
            <w:left w:val="none" w:sz="0" w:space="0" w:color="auto"/>
            <w:bottom w:val="none" w:sz="0" w:space="0" w:color="auto"/>
            <w:right w:val="none" w:sz="0" w:space="0" w:color="auto"/>
          </w:divBdr>
        </w:div>
        <w:div w:id="1490057560">
          <w:marLeft w:val="640"/>
          <w:marRight w:val="0"/>
          <w:marTop w:val="0"/>
          <w:marBottom w:val="0"/>
          <w:divBdr>
            <w:top w:val="none" w:sz="0" w:space="0" w:color="auto"/>
            <w:left w:val="none" w:sz="0" w:space="0" w:color="auto"/>
            <w:bottom w:val="none" w:sz="0" w:space="0" w:color="auto"/>
            <w:right w:val="none" w:sz="0" w:space="0" w:color="auto"/>
          </w:divBdr>
        </w:div>
        <w:div w:id="1597521933">
          <w:marLeft w:val="640"/>
          <w:marRight w:val="0"/>
          <w:marTop w:val="0"/>
          <w:marBottom w:val="0"/>
          <w:divBdr>
            <w:top w:val="none" w:sz="0" w:space="0" w:color="auto"/>
            <w:left w:val="none" w:sz="0" w:space="0" w:color="auto"/>
            <w:bottom w:val="none" w:sz="0" w:space="0" w:color="auto"/>
            <w:right w:val="none" w:sz="0" w:space="0" w:color="auto"/>
          </w:divBdr>
        </w:div>
        <w:div w:id="1606812033">
          <w:marLeft w:val="640"/>
          <w:marRight w:val="0"/>
          <w:marTop w:val="0"/>
          <w:marBottom w:val="0"/>
          <w:divBdr>
            <w:top w:val="none" w:sz="0" w:space="0" w:color="auto"/>
            <w:left w:val="none" w:sz="0" w:space="0" w:color="auto"/>
            <w:bottom w:val="none" w:sz="0" w:space="0" w:color="auto"/>
            <w:right w:val="none" w:sz="0" w:space="0" w:color="auto"/>
          </w:divBdr>
        </w:div>
        <w:div w:id="1631662875">
          <w:marLeft w:val="640"/>
          <w:marRight w:val="0"/>
          <w:marTop w:val="0"/>
          <w:marBottom w:val="0"/>
          <w:divBdr>
            <w:top w:val="none" w:sz="0" w:space="0" w:color="auto"/>
            <w:left w:val="none" w:sz="0" w:space="0" w:color="auto"/>
            <w:bottom w:val="none" w:sz="0" w:space="0" w:color="auto"/>
            <w:right w:val="none" w:sz="0" w:space="0" w:color="auto"/>
          </w:divBdr>
        </w:div>
        <w:div w:id="1635596750">
          <w:marLeft w:val="640"/>
          <w:marRight w:val="0"/>
          <w:marTop w:val="0"/>
          <w:marBottom w:val="0"/>
          <w:divBdr>
            <w:top w:val="none" w:sz="0" w:space="0" w:color="auto"/>
            <w:left w:val="none" w:sz="0" w:space="0" w:color="auto"/>
            <w:bottom w:val="none" w:sz="0" w:space="0" w:color="auto"/>
            <w:right w:val="none" w:sz="0" w:space="0" w:color="auto"/>
          </w:divBdr>
        </w:div>
        <w:div w:id="1635870189">
          <w:marLeft w:val="640"/>
          <w:marRight w:val="0"/>
          <w:marTop w:val="0"/>
          <w:marBottom w:val="0"/>
          <w:divBdr>
            <w:top w:val="none" w:sz="0" w:space="0" w:color="auto"/>
            <w:left w:val="none" w:sz="0" w:space="0" w:color="auto"/>
            <w:bottom w:val="none" w:sz="0" w:space="0" w:color="auto"/>
            <w:right w:val="none" w:sz="0" w:space="0" w:color="auto"/>
          </w:divBdr>
        </w:div>
        <w:div w:id="1646813179">
          <w:marLeft w:val="640"/>
          <w:marRight w:val="0"/>
          <w:marTop w:val="0"/>
          <w:marBottom w:val="0"/>
          <w:divBdr>
            <w:top w:val="none" w:sz="0" w:space="0" w:color="auto"/>
            <w:left w:val="none" w:sz="0" w:space="0" w:color="auto"/>
            <w:bottom w:val="none" w:sz="0" w:space="0" w:color="auto"/>
            <w:right w:val="none" w:sz="0" w:space="0" w:color="auto"/>
          </w:divBdr>
        </w:div>
        <w:div w:id="1669481502">
          <w:marLeft w:val="640"/>
          <w:marRight w:val="0"/>
          <w:marTop w:val="0"/>
          <w:marBottom w:val="0"/>
          <w:divBdr>
            <w:top w:val="none" w:sz="0" w:space="0" w:color="auto"/>
            <w:left w:val="none" w:sz="0" w:space="0" w:color="auto"/>
            <w:bottom w:val="none" w:sz="0" w:space="0" w:color="auto"/>
            <w:right w:val="none" w:sz="0" w:space="0" w:color="auto"/>
          </w:divBdr>
        </w:div>
        <w:div w:id="1688603212">
          <w:marLeft w:val="640"/>
          <w:marRight w:val="0"/>
          <w:marTop w:val="0"/>
          <w:marBottom w:val="0"/>
          <w:divBdr>
            <w:top w:val="none" w:sz="0" w:space="0" w:color="auto"/>
            <w:left w:val="none" w:sz="0" w:space="0" w:color="auto"/>
            <w:bottom w:val="none" w:sz="0" w:space="0" w:color="auto"/>
            <w:right w:val="none" w:sz="0" w:space="0" w:color="auto"/>
          </w:divBdr>
        </w:div>
        <w:div w:id="1714424979">
          <w:marLeft w:val="640"/>
          <w:marRight w:val="0"/>
          <w:marTop w:val="0"/>
          <w:marBottom w:val="0"/>
          <w:divBdr>
            <w:top w:val="none" w:sz="0" w:space="0" w:color="auto"/>
            <w:left w:val="none" w:sz="0" w:space="0" w:color="auto"/>
            <w:bottom w:val="none" w:sz="0" w:space="0" w:color="auto"/>
            <w:right w:val="none" w:sz="0" w:space="0" w:color="auto"/>
          </w:divBdr>
        </w:div>
        <w:div w:id="1738555361">
          <w:marLeft w:val="640"/>
          <w:marRight w:val="0"/>
          <w:marTop w:val="0"/>
          <w:marBottom w:val="0"/>
          <w:divBdr>
            <w:top w:val="none" w:sz="0" w:space="0" w:color="auto"/>
            <w:left w:val="none" w:sz="0" w:space="0" w:color="auto"/>
            <w:bottom w:val="none" w:sz="0" w:space="0" w:color="auto"/>
            <w:right w:val="none" w:sz="0" w:space="0" w:color="auto"/>
          </w:divBdr>
        </w:div>
        <w:div w:id="1758670463">
          <w:marLeft w:val="640"/>
          <w:marRight w:val="0"/>
          <w:marTop w:val="0"/>
          <w:marBottom w:val="0"/>
          <w:divBdr>
            <w:top w:val="none" w:sz="0" w:space="0" w:color="auto"/>
            <w:left w:val="none" w:sz="0" w:space="0" w:color="auto"/>
            <w:bottom w:val="none" w:sz="0" w:space="0" w:color="auto"/>
            <w:right w:val="none" w:sz="0" w:space="0" w:color="auto"/>
          </w:divBdr>
        </w:div>
        <w:div w:id="1774208660">
          <w:marLeft w:val="640"/>
          <w:marRight w:val="0"/>
          <w:marTop w:val="0"/>
          <w:marBottom w:val="0"/>
          <w:divBdr>
            <w:top w:val="none" w:sz="0" w:space="0" w:color="auto"/>
            <w:left w:val="none" w:sz="0" w:space="0" w:color="auto"/>
            <w:bottom w:val="none" w:sz="0" w:space="0" w:color="auto"/>
            <w:right w:val="none" w:sz="0" w:space="0" w:color="auto"/>
          </w:divBdr>
        </w:div>
        <w:div w:id="1828283022">
          <w:marLeft w:val="640"/>
          <w:marRight w:val="0"/>
          <w:marTop w:val="0"/>
          <w:marBottom w:val="0"/>
          <w:divBdr>
            <w:top w:val="none" w:sz="0" w:space="0" w:color="auto"/>
            <w:left w:val="none" w:sz="0" w:space="0" w:color="auto"/>
            <w:bottom w:val="none" w:sz="0" w:space="0" w:color="auto"/>
            <w:right w:val="none" w:sz="0" w:space="0" w:color="auto"/>
          </w:divBdr>
        </w:div>
        <w:div w:id="1841315474">
          <w:marLeft w:val="640"/>
          <w:marRight w:val="0"/>
          <w:marTop w:val="0"/>
          <w:marBottom w:val="0"/>
          <w:divBdr>
            <w:top w:val="none" w:sz="0" w:space="0" w:color="auto"/>
            <w:left w:val="none" w:sz="0" w:space="0" w:color="auto"/>
            <w:bottom w:val="none" w:sz="0" w:space="0" w:color="auto"/>
            <w:right w:val="none" w:sz="0" w:space="0" w:color="auto"/>
          </w:divBdr>
        </w:div>
        <w:div w:id="1843619205">
          <w:marLeft w:val="640"/>
          <w:marRight w:val="0"/>
          <w:marTop w:val="0"/>
          <w:marBottom w:val="0"/>
          <w:divBdr>
            <w:top w:val="none" w:sz="0" w:space="0" w:color="auto"/>
            <w:left w:val="none" w:sz="0" w:space="0" w:color="auto"/>
            <w:bottom w:val="none" w:sz="0" w:space="0" w:color="auto"/>
            <w:right w:val="none" w:sz="0" w:space="0" w:color="auto"/>
          </w:divBdr>
        </w:div>
        <w:div w:id="1868830651">
          <w:marLeft w:val="640"/>
          <w:marRight w:val="0"/>
          <w:marTop w:val="0"/>
          <w:marBottom w:val="0"/>
          <w:divBdr>
            <w:top w:val="none" w:sz="0" w:space="0" w:color="auto"/>
            <w:left w:val="none" w:sz="0" w:space="0" w:color="auto"/>
            <w:bottom w:val="none" w:sz="0" w:space="0" w:color="auto"/>
            <w:right w:val="none" w:sz="0" w:space="0" w:color="auto"/>
          </w:divBdr>
        </w:div>
        <w:div w:id="1881816617">
          <w:marLeft w:val="640"/>
          <w:marRight w:val="0"/>
          <w:marTop w:val="0"/>
          <w:marBottom w:val="0"/>
          <w:divBdr>
            <w:top w:val="none" w:sz="0" w:space="0" w:color="auto"/>
            <w:left w:val="none" w:sz="0" w:space="0" w:color="auto"/>
            <w:bottom w:val="none" w:sz="0" w:space="0" w:color="auto"/>
            <w:right w:val="none" w:sz="0" w:space="0" w:color="auto"/>
          </w:divBdr>
        </w:div>
        <w:div w:id="1887175284">
          <w:marLeft w:val="640"/>
          <w:marRight w:val="0"/>
          <w:marTop w:val="0"/>
          <w:marBottom w:val="0"/>
          <w:divBdr>
            <w:top w:val="none" w:sz="0" w:space="0" w:color="auto"/>
            <w:left w:val="none" w:sz="0" w:space="0" w:color="auto"/>
            <w:bottom w:val="none" w:sz="0" w:space="0" w:color="auto"/>
            <w:right w:val="none" w:sz="0" w:space="0" w:color="auto"/>
          </w:divBdr>
        </w:div>
        <w:div w:id="1903129762">
          <w:marLeft w:val="640"/>
          <w:marRight w:val="0"/>
          <w:marTop w:val="0"/>
          <w:marBottom w:val="0"/>
          <w:divBdr>
            <w:top w:val="none" w:sz="0" w:space="0" w:color="auto"/>
            <w:left w:val="none" w:sz="0" w:space="0" w:color="auto"/>
            <w:bottom w:val="none" w:sz="0" w:space="0" w:color="auto"/>
            <w:right w:val="none" w:sz="0" w:space="0" w:color="auto"/>
          </w:divBdr>
        </w:div>
        <w:div w:id="1912618052">
          <w:marLeft w:val="640"/>
          <w:marRight w:val="0"/>
          <w:marTop w:val="0"/>
          <w:marBottom w:val="0"/>
          <w:divBdr>
            <w:top w:val="none" w:sz="0" w:space="0" w:color="auto"/>
            <w:left w:val="none" w:sz="0" w:space="0" w:color="auto"/>
            <w:bottom w:val="none" w:sz="0" w:space="0" w:color="auto"/>
            <w:right w:val="none" w:sz="0" w:space="0" w:color="auto"/>
          </w:divBdr>
        </w:div>
        <w:div w:id="1980962719">
          <w:marLeft w:val="640"/>
          <w:marRight w:val="0"/>
          <w:marTop w:val="0"/>
          <w:marBottom w:val="0"/>
          <w:divBdr>
            <w:top w:val="none" w:sz="0" w:space="0" w:color="auto"/>
            <w:left w:val="none" w:sz="0" w:space="0" w:color="auto"/>
            <w:bottom w:val="none" w:sz="0" w:space="0" w:color="auto"/>
            <w:right w:val="none" w:sz="0" w:space="0" w:color="auto"/>
          </w:divBdr>
        </w:div>
        <w:div w:id="2032337943">
          <w:marLeft w:val="640"/>
          <w:marRight w:val="0"/>
          <w:marTop w:val="0"/>
          <w:marBottom w:val="0"/>
          <w:divBdr>
            <w:top w:val="none" w:sz="0" w:space="0" w:color="auto"/>
            <w:left w:val="none" w:sz="0" w:space="0" w:color="auto"/>
            <w:bottom w:val="none" w:sz="0" w:space="0" w:color="auto"/>
            <w:right w:val="none" w:sz="0" w:space="0" w:color="auto"/>
          </w:divBdr>
        </w:div>
        <w:div w:id="2056854024">
          <w:marLeft w:val="640"/>
          <w:marRight w:val="0"/>
          <w:marTop w:val="0"/>
          <w:marBottom w:val="0"/>
          <w:divBdr>
            <w:top w:val="none" w:sz="0" w:space="0" w:color="auto"/>
            <w:left w:val="none" w:sz="0" w:space="0" w:color="auto"/>
            <w:bottom w:val="none" w:sz="0" w:space="0" w:color="auto"/>
            <w:right w:val="none" w:sz="0" w:space="0" w:color="auto"/>
          </w:divBdr>
        </w:div>
        <w:div w:id="2065136290">
          <w:marLeft w:val="640"/>
          <w:marRight w:val="0"/>
          <w:marTop w:val="0"/>
          <w:marBottom w:val="0"/>
          <w:divBdr>
            <w:top w:val="none" w:sz="0" w:space="0" w:color="auto"/>
            <w:left w:val="none" w:sz="0" w:space="0" w:color="auto"/>
            <w:bottom w:val="none" w:sz="0" w:space="0" w:color="auto"/>
            <w:right w:val="none" w:sz="0" w:space="0" w:color="auto"/>
          </w:divBdr>
        </w:div>
        <w:div w:id="2096901667">
          <w:marLeft w:val="640"/>
          <w:marRight w:val="0"/>
          <w:marTop w:val="0"/>
          <w:marBottom w:val="0"/>
          <w:divBdr>
            <w:top w:val="none" w:sz="0" w:space="0" w:color="auto"/>
            <w:left w:val="none" w:sz="0" w:space="0" w:color="auto"/>
            <w:bottom w:val="none" w:sz="0" w:space="0" w:color="auto"/>
            <w:right w:val="none" w:sz="0" w:space="0" w:color="auto"/>
          </w:divBdr>
        </w:div>
        <w:div w:id="2112579227">
          <w:marLeft w:val="640"/>
          <w:marRight w:val="0"/>
          <w:marTop w:val="0"/>
          <w:marBottom w:val="0"/>
          <w:divBdr>
            <w:top w:val="none" w:sz="0" w:space="0" w:color="auto"/>
            <w:left w:val="none" w:sz="0" w:space="0" w:color="auto"/>
            <w:bottom w:val="none" w:sz="0" w:space="0" w:color="auto"/>
            <w:right w:val="none" w:sz="0" w:space="0" w:color="auto"/>
          </w:divBdr>
        </w:div>
        <w:div w:id="2138444914">
          <w:marLeft w:val="640"/>
          <w:marRight w:val="0"/>
          <w:marTop w:val="0"/>
          <w:marBottom w:val="0"/>
          <w:divBdr>
            <w:top w:val="none" w:sz="0" w:space="0" w:color="auto"/>
            <w:left w:val="none" w:sz="0" w:space="0" w:color="auto"/>
            <w:bottom w:val="none" w:sz="0" w:space="0" w:color="auto"/>
            <w:right w:val="none" w:sz="0" w:space="0" w:color="auto"/>
          </w:divBdr>
        </w:div>
        <w:div w:id="2146922378">
          <w:marLeft w:val="640"/>
          <w:marRight w:val="0"/>
          <w:marTop w:val="0"/>
          <w:marBottom w:val="0"/>
          <w:divBdr>
            <w:top w:val="none" w:sz="0" w:space="0" w:color="auto"/>
            <w:left w:val="none" w:sz="0" w:space="0" w:color="auto"/>
            <w:bottom w:val="none" w:sz="0" w:space="0" w:color="auto"/>
            <w:right w:val="none" w:sz="0" w:space="0" w:color="auto"/>
          </w:divBdr>
        </w:div>
      </w:divsChild>
    </w:div>
    <w:div w:id="1269195291">
      <w:bodyDiv w:val="1"/>
      <w:marLeft w:val="0"/>
      <w:marRight w:val="0"/>
      <w:marTop w:val="0"/>
      <w:marBottom w:val="0"/>
      <w:divBdr>
        <w:top w:val="none" w:sz="0" w:space="0" w:color="auto"/>
        <w:left w:val="none" w:sz="0" w:space="0" w:color="auto"/>
        <w:bottom w:val="none" w:sz="0" w:space="0" w:color="auto"/>
        <w:right w:val="none" w:sz="0" w:space="0" w:color="auto"/>
      </w:divBdr>
      <w:divsChild>
        <w:div w:id="1736589085">
          <w:marLeft w:val="640"/>
          <w:marRight w:val="0"/>
          <w:marTop w:val="0"/>
          <w:marBottom w:val="0"/>
          <w:divBdr>
            <w:top w:val="none" w:sz="0" w:space="0" w:color="auto"/>
            <w:left w:val="none" w:sz="0" w:space="0" w:color="auto"/>
            <w:bottom w:val="none" w:sz="0" w:space="0" w:color="auto"/>
            <w:right w:val="none" w:sz="0" w:space="0" w:color="auto"/>
          </w:divBdr>
        </w:div>
        <w:div w:id="1276134991">
          <w:marLeft w:val="640"/>
          <w:marRight w:val="0"/>
          <w:marTop w:val="0"/>
          <w:marBottom w:val="0"/>
          <w:divBdr>
            <w:top w:val="none" w:sz="0" w:space="0" w:color="auto"/>
            <w:left w:val="none" w:sz="0" w:space="0" w:color="auto"/>
            <w:bottom w:val="none" w:sz="0" w:space="0" w:color="auto"/>
            <w:right w:val="none" w:sz="0" w:space="0" w:color="auto"/>
          </w:divBdr>
        </w:div>
        <w:div w:id="1416248703">
          <w:marLeft w:val="640"/>
          <w:marRight w:val="0"/>
          <w:marTop w:val="0"/>
          <w:marBottom w:val="0"/>
          <w:divBdr>
            <w:top w:val="none" w:sz="0" w:space="0" w:color="auto"/>
            <w:left w:val="none" w:sz="0" w:space="0" w:color="auto"/>
            <w:bottom w:val="none" w:sz="0" w:space="0" w:color="auto"/>
            <w:right w:val="none" w:sz="0" w:space="0" w:color="auto"/>
          </w:divBdr>
        </w:div>
        <w:div w:id="1039890298">
          <w:marLeft w:val="640"/>
          <w:marRight w:val="0"/>
          <w:marTop w:val="0"/>
          <w:marBottom w:val="0"/>
          <w:divBdr>
            <w:top w:val="none" w:sz="0" w:space="0" w:color="auto"/>
            <w:left w:val="none" w:sz="0" w:space="0" w:color="auto"/>
            <w:bottom w:val="none" w:sz="0" w:space="0" w:color="auto"/>
            <w:right w:val="none" w:sz="0" w:space="0" w:color="auto"/>
          </w:divBdr>
        </w:div>
        <w:div w:id="948439284">
          <w:marLeft w:val="640"/>
          <w:marRight w:val="0"/>
          <w:marTop w:val="0"/>
          <w:marBottom w:val="0"/>
          <w:divBdr>
            <w:top w:val="none" w:sz="0" w:space="0" w:color="auto"/>
            <w:left w:val="none" w:sz="0" w:space="0" w:color="auto"/>
            <w:bottom w:val="none" w:sz="0" w:space="0" w:color="auto"/>
            <w:right w:val="none" w:sz="0" w:space="0" w:color="auto"/>
          </w:divBdr>
        </w:div>
        <w:div w:id="95752012">
          <w:marLeft w:val="640"/>
          <w:marRight w:val="0"/>
          <w:marTop w:val="0"/>
          <w:marBottom w:val="0"/>
          <w:divBdr>
            <w:top w:val="none" w:sz="0" w:space="0" w:color="auto"/>
            <w:left w:val="none" w:sz="0" w:space="0" w:color="auto"/>
            <w:bottom w:val="none" w:sz="0" w:space="0" w:color="auto"/>
            <w:right w:val="none" w:sz="0" w:space="0" w:color="auto"/>
          </w:divBdr>
        </w:div>
        <w:div w:id="1677731378">
          <w:marLeft w:val="640"/>
          <w:marRight w:val="0"/>
          <w:marTop w:val="0"/>
          <w:marBottom w:val="0"/>
          <w:divBdr>
            <w:top w:val="none" w:sz="0" w:space="0" w:color="auto"/>
            <w:left w:val="none" w:sz="0" w:space="0" w:color="auto"/>
            <w:bottom w:val="none" w:sz="0" w:space="0" w:color="auto"/>
            <w:right w:val="none" w:sz="0" w:space="0" w:color="auto"/>
          </w:divBdr>
        </w:div>
        <w:div w:id="1610965901">
          <w:marLeft w:val="640"/>
          <w:marRight w:val="0"/>
          <w:marTop w:val="0"/>
          <w:marBottom w:val="0"/>
          <w:divBdr>
            <w:top w:val="none" w:sz="0" w:space="0" w:color="auto"/>
            <w:left w:val="none" w:sz="0" w:space="0" w:color="auto"/>
            <w:bottom w:val="none" w:sz="0" w:space="0" w:color="auto"/>
            <w:right w:val="none" w:sz="0" w:space="0" w:color="auto"/>
          </w:divBdr>
        </w:div>
        <w:div w:id="1304771910">
          <w:marLeft w:val="640"/>
          <w:marRight w:val="0"/>
          <w:marTop w:val="0"/>
          <w:marBottom w:val="0"/>
          <w:divBdr>
            <w:top w:val="none" w:sz="0" w:space="0" w:color="auto"/>
            <w:left w:val="none" w:sz="0" w:space="0" w:color="auto"/>
            <w:bottom w:val="none" w:sz="0" w:space="0" w:color="auto"/>
            <w:right w:val="none" w:sz="0" w:space="0" w:color="auto"/>
          </w:divBdr>
        </w:div>
        <w:div w:id="1071124079">
          <w:marLeft w:val="640"/>
          <w:marRight w:val="0"/>
          <w:marTop w:val="0"/>
          <w:marBottom w:val="0"/>
          <w:divBdr>
            <w:top w:val="none" w:sz="0" w:space="0" w:color="auto"/>
            <w:left w:val="none" w:sz="0" w:space="0" w:color="auto"/>
            <w:bottom w:val="none" w:sz="0" w:space="0" w:color="auto"/>
            <w:right w:val="none" w:sz="0" w:space="0" w:color="auto"/>
          </w:divBdr>
        </w:div>
        <w:div w:id="1195575534">
          <w:marLeft w:val="640"/>
          <w:marRight w:val="0"/>
          <w:marTop w:val="0"/>
          <w:marBottom w:val="0"/>
          <w:divBdr>
            <w:top w:val="none" w:sz="0" w:space="0" w:color="auto"/>
            <w:left w:val="none" w:sz="0" w:space="0" w:color="auto"/>
            <w:bottom w:val="none" w:sz="0" w:space="0" w:color="auto"/>
            <w:right w:val="none" w:sz="0" w:space="0" w:color="auto"/>
          </w:divBdr>
        </w:div>
        <w:div w:id="567494511">
          <w:marLeft w:val="640"/>
          <w:marRight w:val="0"/>
          <w:marTop w:val="0"/>
          <w:marBottom w:val="0"/>
          <w:divBdr>
            <w:top w:val="none" w:sz="0" w:space="0" w:color="auto"/>
            <w:left w:val="none" w:sz="0" w:space="0" w:color="auto"/>
            <w:bottom w:val="none" w:sz="0" w:space="0" w:color="auto"/>
            <w:right w:val="none" w:sz="0" w:space="0" w:color="auto"/>
          </w:divBdr>
        </w:div>
        <w:div w:id="2071150493">
          <w:marLeft w:val="640"/>
          <w:marRight w:val="0"/>
          <w:marTop w:val="0"/>
          <w:marBottom w:val="0"/>
          <w:divBdr>
            <w:top w:val="none" w:sz="0" w:space="0" w:color="auto"/>
            <w:left w:val="none" w:sz="0" w:space="0" w:color="auto"/>
            <w:bottom w:val="none" w:sz="0" w:space="0" w:color="auto"/>
            <w:right w:val="none" w:sz="0" w:space="0" w:color="auto"/>
          </w:divBdr>
        </w:div>
        <w:div w:id="2043968079">
          <w:marLeft w:val="640"/>
          <w:marRight w:val="0"/>
          <w:marTop w:val="0"/>
          <w:marBottom w:val="0"/>
          <w:divBdr>
            <w:top w:val="none" w:sz="0" w:space="0" w:color="auto"/>
            <w:left w:val="none" w:sz="0" w:space="0" w:color="auto"/>
            <w:bottom w:val="none" w:sz="0" w:space="0" w:color="auto"/>
            <w:right w:val="none" w:sz="0" w:space="0" w:color="auto"/>
          </w:divBdr>
        </w:div>
        <w:div w:id="1301229161">
          <w:marLeft w:val="640"/>
          <w:marRight w:val="0"/>
          <w:marTop w:val="0"/>
          <w:marBottom w:val="0"/>
          <w:divBdr>
            <w:top w:val="none" w:sz="0" w:space="0" w:color="auto"/>
            <w:left w:val="none" w:sz="0" w:space="0" w:color="auto"/>
            <w:bottom w:val="none" w:sz="0" w:space="0" w:color="auto"/>
            <w:right w:val="none" w:sz="0" w:space="0" w:color="auto"/>
          </w:divBdr>
        </w:div>
        <w:div w:id="312026861">
          <w:marLeft w:val="640"/>
          <w:marRight w:val="0"/>
          <w:marTop w:val="0"/>
          <w:marBottom w:val="0"/>
          <w:divBdr>
            <w:top w:val="none" w:sz="0" w:space="0" w:color="auto"/>
            <w:left w:val="none" w:sz="0" w:space="0" w:color="auto"/>
            <w:bottom w:val="none" w:sz="0" w:space="0" w:color="auto"/>
            <w:right w:val="none" w:sz="0" w:space="0" w:color="auto"/>
          </w:divBdr>
        </w:div>
        <w:div w:id="2007050792">
          <w:marLeft w:val="640"/>
          <w:marRight w:val="0"/>
          <w:marTop w:val="0"/>
          <w:marBottom w:val="0"/>
          <w:divBdr>
            <w:top w:val="none" w:sz="0" w:space="0" w:color="auto"/>
            <w:left w:val="none" w:sz="0" w:space="0" w:color="auto"/>
            <w:bottom w:val="none" w:sz="0" w:space="0" w:color="auto"/>
            <w:right w:val="none" w:sz="0" w:space="0" w:color="auto"/>
          </w:divBdr>
        </w:div>
        <w:div w:id="1420713288">
          <w:marLeft w:val="640"/>
          <w:marRight w:val="0"/>
          <w:marTop w:val="0"/>
          <w:marBottom w:val="0"/>
          <w:divBdr>
            <w:top w:val="none" w:sz="0" w:space="0" w:color="auto"/>
            <w:left w:val="none" w:sz="0" w:space="0" w:color="auto"/>
            <w:bottom w:val="none" w:sz="0" w:space="0" w:color="auto"/>
            <w:right w:val="none" w:sz="0" w:space="0" w:color="auto"/>
          </w:divBdr>
        </w:div>
        <w:div w:id="1104110192">
          <w:marLeft w:val="640"/>
          <w:marRight w:val="0"/>
          <w:marTop w:val="0"/>
          <w:marBottom w:val="0"/>
          <w:divBdr>
            <w:top w:val="none" w:sz="0" w:space="0" w:color="auto"/>
            <w:left w:val="none" w:sz="0" w:space="0" w:color="auto"/>
            <w:bottom w:val="none" w:sz="0" w:space="0" w:color="auto"/>
            <w:right w:val="none" w:sz="0" w:space="0" w:color="auto"/>
          </w:divBdr>
        </w:div>
        <w:div w:id="377316291">
          <w:marLeft w:val="640"/>
          <w:marRight w:val="0"/>
          <w:marTop w:val="0"/>
          <w:marBottom w:val="0"/>
          <w:divBdr>
            <w:top w:val="none" w:sz="0" w:space="0" w:color="auto"/>
            <w:left w:val="none" w:sz="0" w:space="0" w:color="auto"/>
            <w:bottom w:val="none" w:sz="0" w:space="0" w:color="auto"/>
            <w:right w:val="none" w:sz="0" w:space="0" w:color="auto"/>
          </w:divBdr>
        </w:div>
        <w:div w:id="1589847260">
          <w:marLeft w:val="640"/>
          <w:marRight w:val="0"/>
          <w:marTop w:val="0"/>
          <w:marBottom w:val="0"/>
          <w:divBdr>
            <w:top w:val="none" w:sz="0" w:space="0" w:color="auto"/>
            <w:left w:val="none" w:sz="0" w:space="0" w:color="auto"/>
            <w:bottom w:val="none" w:sz="0" w:space="0" w:color="auto"/>
            <w:right w:val="none" w:sz="0" w:space="0" w:color="auto"/>
          </w:divBdr>
        </w:div>
        <w:div w:id="519664640">
          <w:marLeft w:val="640"/>
          <w:marRight w:val="0"/>
          <w:marTop w:val="0"/>
          <w:marBottom w:val="0"/>
          <w:divBdr>
            <w:top w:val="none" w:sz="0" w:space="0" w:color="auto"/>
            <w:left w:val="none" w:sz="0" w:space="0" w:color="auto"/>
            <w:bottom w:val="none" w:sz="0" w:space="0" w:color="auto"/>
            <w:right w:val="none" w:sz="0" w:space="0" w:color="auto"/>
          </w:divBdr>
        </w:div>
        <w:div w:id="1636597482">
          <w:marLeft w:val="640"/>
          <w:marRight w:val="0"/>
          <w:marTop w:val="0"/>
          <w:marBottom w:val="0"/>
          <w:divBdr>
            <w:top w:val="none" w:sz="0" w:space="0" w:color="auto"/>
            <w:left w:val="none" w:sz="0" w:space="0" w:color="auto"/>
            <w:bottom w:val="none" w:sz="0" w:space="0" w:color="auto"/>
            <w:right w:val="none" w:sz="0" w:space="0" w:color="auto"/>
          </w:divBdr>
        </w:div>
        <w:div w:id="1989938276">
          <w:marLeft w:val="640"/>
          <w:marRight w:val="0"/>
          <w:marTop w:val="0"/>
          <w:marBottom w:val="0"/>
          <w:divBdr>
            <w:top w:val="none" w:sz="0" w:space="0" w:color="auto"/>
            <w:left w:val="none" w:sz="0" w:space="0" w:color="auto"/>
            <w:bottom w:val="none" w:sz="0" w:space="0" w:color="auto"/>
            <w:right w:val="none" w:sz="0" w:space="0" w:color="auto"/>
          </w:divBdr>
        </w:div>
        <w:div w:id="1564835121">
          <w:marLeft w:val="640"/>
          <w:marRight w:val="0"/>
          <w:marTop w:val="0"/>
          <w:marBottom w:val="0"/>
          <w:divBdr>
            <w:top w:val="none" w:sz="0" w:space="0" w:color="auto"/>
            <w:left w:val="none" w:sz="0" w:space="0" w:color="auto"/>
            <w:bottom w:val="none" w:sz="0" w:space="0" w:color="auto"/>
            <w:right w:val="none" w:sz="0" w:space="0" w:color="auto"/>
          </w:divBdr>
        </w:div>
        <w:div w:id="1717043582">
          <w:marLeft w:val="640"/>
          <w:marRight w:val="0"/>
          <w:marTop w:val="0"/>
          <w:marBottom w:val="0"/>
          <w:divBdr>
            <w:top w:val="none" w:sz="0" w:space="0" w:color="auto"/>
            <w:left w:val="none" w:sz="0" w:space="0" w:color="auto"/>
            <w:bottom w:val="none" w:sz="0" w:space="0" w:color="auto"/>
            <w:right w:val="none" w:sz="0" w:space="0" w:color="auto"/>
          </w:divBdr>
        </w:div>
        <w:div w:id="875583376">
          <w:marLeft w:val="640"/>
          <w:marRight w:val="0"/>
          <w:marTop w:val="0"/>
          <w:marBottom w:val="0"/>
          <w:divBdr>
            <w:top w:val="none" w:sz="0" w:space="0" w:color="auto"/>
            <w:left w:val="none" w:sz="0" w:space="0" w:color="auto"/>
            <w:bottom w:val="none" w:sz="0" w:space="0" w:color="auto"/>
            <w:right w:val="none" w:sz="0" w:space="0" w:color="auto"/>
          </w:divBdr>
        </w:div>
        <w:div w:id="1372917228">
          <w:marLeft w:val="640"/>
          <w:marRight w:val="0"/>
          <w:marTop w:val="0"/>
          <w:marBottom w:val="0"/>
          <w:divBdr>
            <w:top w:val="none" w:sz="0" w:space="0" w:color="auto"/>
            <w:left w:val="none" w:sz="0" w:space="0" w:color="auto"/>
            <w:bottom w:val="none" w:sz="0" w:space="0" w:color="auto"/>
            <w:right w:val="none" w:sz="0" w:space="0" w:color="auto"/>
          </w:divBdr>
        </w:div>
        <w:div w:id="677737512">
          <w:marLeft w:val="640"/>
          <w:marRight w:val="0"/>
          <w:marTop w:val="0"/>
          <w:marBottom w:val="0"/>
          <w:divBdr>
            <w:top w:val="none" w:sz="0" w:space="0" w:color="auto"/>
            <w:left w:val="none" w:sz="0" w:space="0" w:color="auto"/>
            <w:bottom w:val="none" w:sz="0" w:space="0" w:color="auto"/>
            <w:right w:val="none" w:sz="0" w:space="0" w:color="auto"/>
          </w:divBdr>
        </w:div>
        <w:div w:id="1559129346">
          <w:marLeft w:val="640"/>
          <w:marRight w:val="0"/>
          <w:marTop w:val="0"/>
          <w:marBottom w:val="0"/>
          <w:divBdr>
            <w:top w:val="none" w:sz="0" w:space="0" w:color="auto"/>
            <w:left w:val="none" w:sz="0" w:space="0" w:color="auto"/>
            <w:bottom w:val="none" w:sz="0" w:space="0" w:color="auto"/>
            <w:right w:val="none" w:sz="0" w:space="0" w:color="auto"/>
          </w:divBdr>
        </w:div>
        <w:div w:id="382406123">
          <w:marLeft w:val="640"/>
          <w:marRight w:val="0"/>
          <w:marTop w:val="0"/>
          <w:marBottom w:val="0"/>
          <w:divBdr>
            <w:top w:val="none" w:sz="0" w:space="0" w:color="auto"/>
            <w:left w:val="none" w:sz="0" w:space="0" w:color="auto"/>
            <w:bottom w:val="none" w:sz="0" w:space="0" w:color="auto"/>
            <w:right w:val="none" w:sz="0" w:space="0" w:color="auto"/>
          </w:divBdr>
        </w:div>
        <w:div w:id="1932276674">
          <w:marLeft w:val="640"/>
          <w:marRight w:val="0"/>
          <w:marTop w:val="0"/>
          <w:marBottom w:val="0"/>
          <w:divBdr>
            <w:top w:val="none" w:sz="0" w:space="0" w:color="auto"/>
            <w:left w:val="none" w:sz="0" w:space="0" w:color="auto"/>
            <w:bottom w:val="none" w:sz="0" w:space="0" w:color="auto"/>
            <w:right w:val="none" w:sz="0" w:space="0" w:color="auto"/>
          </w:divBdr>
        </w:div>
        <w:div w:id="636571506">
          <w:marLeft w:val="640"/>
          <w:marRight w:val="0"/>
          <w:marTop w:val="0"/>
          <w:marBottom w:val="0"/>
          <w:divBdr>
            <w:top w:val="none" w:sz="0" w:space="0" w:color="auto"/>
            <w:left w:val="none" w:sz="0" w:space="0" w:color="auto"/>
            <w:bottom w:val="none" w:sz="0" w:space="0" w:color="auto"/>
            <w:right w:val="none" w:sz="0" w:space="0" w:color="auto"/>
          </w:divBdr>
        </w:div>
        <w:div w:id="1685934282">
          <w:marLeft w:val="640"/>
          <w:marRight w:val="0"/>
          <w:marTop w:val="0"/>
          <w:marBottom w:val="0"/>
          <w:divBdr>
            <w:top w:val="none" w:sz="0" w:space="0" w:color="auto"/>
            <w:left w:val="none" w:sz="0" w:space="0" w:color="auto"/>
            <w:bottom w:val="none" w:sz="0" w:space="0" w:color="auto"/>
            <w:right w:val="none" w:sz="0" w:space="0" w:color="auto"/>
          </w:divBdr>
        </w:div>
        <w:div w:id="1678847533">
          <w:marLeft w:val="640"/>
          <w:marRight w:val="0"/>
          <w:marTop w:val="0"/>
          <w:marBottom w:val="0"/>
          <w:divBdr>
            <w:top w:val="none" w:sz="0" w:space="0" w:color="auto"/>
            <w:left w:val="none" w:sz="0" w:space="0" w:color="auto"/>
            <w:bottom w:val="none" w:sz="0" w:space="0" w:color="auto"/>
            <w:right w:val="none" w:sz="0" w:space="0" w:color="auto"/>
          </w:divBdr>
        </w:div>
        <w:div w:id="2130200415">
          <w:marLeft w:val="640"/>
          <w:marRight w:val="0"/>
          <w:marTop w:val="0"/>
          <w:marBottom w:val="0"/>
          <w:divBdr>
            <w:top w:val="none" w:sz="0" w:space="0" w:color="auto"/>
            <w:left w:val="none" w:sz="0" w:space="0" w:color="auto"/>
            <w:bottom w:val="none" w:sz="0" w:space="0" w:color="auto"/>
            <w:right w:val="none" w:sz="0" w:space="0" w:color="auto"/>
          </w:divBdr>
        </w:div>
        <w:div w:id="540939961">
          <w:marLeft w:val="640"/>
          <w:marRight w:val="0"/>
          <w:marTop w:val="0"/>
          <w:marBottom w:val="0"/>
          <w:divBdr>
            <w:top w:val="none" w:sz="0" w:space="0" w:color="auto"/>
            <w:left w:val="none" w:sz="0" w:space="0" w:color="auto"/>
            <w:bottom w:val="none" w:sz="0" w:space="0" w:color="auto"/>
            <w:right w:val="none" w:sz="0" w:space="0" w:color="auto"/>
          </w:divBdr>
        </w:div>
        <w:div w:id="1433161913">
          <w:marLeft w:val="640"/>
          <w:marRight w:val="0"/>
          <w:marTop w:val="0"/>
          <w:marBottom w:val="0"/>
          <w:divBdr>
            <w:top w:val="none" w:sz="0" w:space="0" w:color="auto"/>
            <w:left w:val="none" w:sz="0" w:space="0" w:color="auto"/>
            <w:bottom w:val="none" w:sz="0" w:space="0" w:color="auto"/>
            <w:right w:val="none" w:sz="0" w:space="0" w:color="auto"/>
          </w:divBdr>
        </w:div>
        <w:div w:id="2082478099">
          <w:marLeft w:val="640"/>
          <w:marRight w:val="0"/>
          <w:marTop w:val="0"/>
          <w:marBottom w:val="0"/>
          <w:divBdr>
            <w:top w:val="none" w:sz="0" w:space="0" w:color="auto"/>
            <w:left w:val="none" w:sz="0" w:space="0" w:color="auto"/>
            <w:bottom w:val="none" w:sz="0" w:space="0" w:color="auto"/>
            <w:right w:val="none" w:sz="0" w:space="0" w:color="auto"/>
          </w:divBdr>
        </w:div>
        <w:div w:id="479272590">
          <w:marLeft w:val="640"/>
          <w:marRight w:val="0"/>
          <w:marTop w:val="0"/>
          <w:marBottom w:val="0"/>
          <w:divBdr>
            <w:top w:val="none" w:sz="0" w:space="0" w:color="auto"/>
            <w:left w:val="none" w:sz="0" w:space="0" w:color="auto"/>
            <w:bottom w:val="none" w:sz="0" w:space="0" w:color="auto"/>
            <w:right w:val="none" w:sz="0" w:space="0" w:color="auto"/>
          </w:divBdr>
        </w:div>
        <w:div w:id="1225918273">
          <w:marLeft w:val="640"/>
          <w:marRight w:val="0"/>
          <w:marTop w:val="0"/>
          <w:marBottom w:val="0"/>
          <w:divBdr>
            <w:top w:val="none" w:sz="0" w:space="0" w:color="auto"/>
            <w:left w:val="none" w:sz="0" w:space="0" w:color="auto"/>
            <w:bottom w:val="none" w:sz="0" w:space="0" w:color="auto"/>
            <w:right w:val="none" w:sz="0" w:space="0" w:color="auto"/>
          </w:divBdr>
        </w:div>
        <w:div w:id="1291088755">
          <w:marLeft w:val="640"/>
          <w:marRight w:val="0"/>
          <w:marTop w:val="0"/>
          <w:marBottom w:val="0"/>
          <w:divBdr>
            <w:top w:val="none" w:sz="0" w:space="0" w:color="auto"/>
            <w:left w:val="none" w:sz="0" w:space="0" w:color="auto"/>
            <w:bottom w:val="none" w:sz="0" w:space="0" w:color="auto"/>
            <w:right w:val="none" w:sz="0" w:space="0" w:color="auto"/>
          </w:divBdr>
        </w:div>
        <w:div w:id="552471507">
          <w:marLeft w:val="640"/>
          <w:marRight w:val="0"/>
          <w:marTop w:val="0"/>
          <w:marBottom w:val="0"/>
          <w:divBdr>
            <w:top w:val="none" w:sz="0" w:space="0" w:color="auto"/>
            <w:left w:val="none" w:sz="0" w:space="0" w:color="auto"/>
            <w:bottom w:val="none" w:sz="0" w:space="0" w:color="auto"/>
            <w:right w:val="none" w:sz="0" w:space="0" w:color="auto"/>
          </w:divBdr>
        </w:div>
        <w:div w:id="757681045">
          <w:marLeft w:val="640"/>
          <w:marRight w:val="0"/>
          <w:marTop w:val="0"/>
          <w:marBottom w:val="0"/>
          <w:divBdr>
            <w:top w:val="none" w:sz="0" w:space="0" w:color="auto"/>
            <w:left w:val="none" w:sz="0" w:space="0" w:color="auto"/>
            <w:bottom w:val="none" w:sz="0" w:space="0" w:color="auto"/>
            <w:right w:val="none" w:sz="0" w:space="0" w:color="auto"/>
          </w:divBdr>
        </w:div>
        <w:div w:id="791365040">
          <w:marLeft w:val="640"/>
          <w:marRight w:val="0"/>
          <w:marTop w:val="0"/>
          <w:marBottom w:val="0"/>
          <w:divBdr>
            <w:top w:val="none" w:sz="0" w:space="0" w:color="auto"/>
            <w:left w:val="none" w:sz="0" w:space="0" w:color="auto"/>
            <w:bottom w:val="none" w:sz="0" w:space="0" w:color="auto"/>
            <w:right w:val="none" w:sz="0" w:space="0" w:color="auto"/>
          </w:divBdr>
        </w:div>
        <w:div w:id="426777130">
          <w:marLeft w:val="640"/>
          <w:marRight w:val="0"/>
          <w:marTop w:val="0"/>
          <w:marBottom w:val="0"/>
          <w:divBdr>
            <w:top w:val="none" w:sz="0" w:space="0" w:color="auto"/>
            <w:left w:val="none" w:sz="0" w:space="0" w:color="auto"/>
            <w:bottom w:val="none" w:sz="0" w:space="0" w:color="auto"/>
            <w:right w:val="none" w:sz="0" w:space="0" w:color="auto"/>
          </w:divBdr>
        </w:div>
        <w:div w:id="1083918504">
          <w:marLeft w:val="640"/>
          <w:marRight w:val="0"/>
          <w:marTop w:val="0"/>
          <w:marBottom w:val="0"/>
          <w:divBdr>
            <w:top w:val="none" w:sz="0" w:space="0" w:color="auto"/>
            <w:left w:val="none" w:sz="0" w:space="0" w:color="auto"/>
            <w:bottom w:val="none" w:sz="0" w:space="0" w:color="auto"/>
            <w:right w:val="none" w:sz="0" w:space="0" w:color="auto"/>
          </w:divBdr>
        </w:div>
        <w:div w:id="2053841194">
          <w:marLeft w:val="640"/>
          <w:marRight w:val="0"/>
          <w:marTop w:val="0"/>
          <w:marBottom w:val="0"/>
          <w:divBdr>
            <w:top w:val="none" w:sz="0" w:space="0" w:color="auto"/>
            <w:left w:val="none" w:sz="0" w:space="0" w:color="auto"/>
            <w:bottom w:val="none" w:sz="0" w:space="0" w:color="auto"/>
            <w:right w:val="none" w:sz="0" w:space="0" w:color="auto"/>
          </w:divBdr>
        </w:div>
        <w:div w:id="1703897525">
          <w:marLeft w:val="640"/>
          <w:marRight w:val="0"/>
          <w:marTop w:val="0"/>
          <w:marBottom w:val="0"/>
          <w:divBdr>
            <w:top w:val="none" w:sz="0" w:space="0" w:color="auto"/>
            <w:left w:val="none" w:sz="0" w:space="0" w:color="auto"/>
            <w:bottom w:val="none" w:sz="0" w:space="0" w:color="auto"/>
            <w:right w:val="none" w:sz="0" w:space="0" w:color="auto"/>
          </w:divBdr>
        </w:div>
        <w:div w:id="1795977874">
          <w:marLeft w:val="640"/>
          <w:marRight w:val="0"/>
          <w:marTop w:val="0"/>
          <w:marBottom w:val="0"/>
          <w:divBdr>
            <w:top w:val="none" w:sz="0" w:space="0" w:color="auto"/>
            <w:left w:val="none" w:sz="0" w:space="0" w:color="auto"/>
            <w:bottom w:val="none" w:sz="0" w:space="0" w:color="auto"/>
            <w:right w:val="none" w:sz="0" w:space="0" w:color="auto"/>
          </w:divBdr>
        </w:div>
        <w:div w:id="1687949329">
          <w:marLeft w:val="640"/>
          <w:marRight w:val="0"/>
          <w:marTop w:val="0"/>
          <w:marBottom w:val="0"/>
          <w:divBdr>
            <w:top w:val="none" w:sz="0" w:space="0" w:color="auto"/>
            <w:left w:val="none" w:sz="0" w:space="0" w:color="auto"/>
            <w:bottom w:val="none" w:sz="0" w:space="0" w:color="auto"/>
            <w:right w:val="none" w:sz="0" w:space="0" w:color="auto"/>
          </w:divBdr>
        </w:div>
        <w:div w:id="1595164590">
          <w:marLeft w:val="640"/>
          <w:marRight w:val="0"/>
          <w:marTop w:val="0"/>
          <w:marBottom w:val="0"/>
          <w:divBdr>
            <w:top w:val="none" w:sz="0" w:space="0" w:color="auto"/>
            <w:left w:val="none" w:sz="0" w:space="0" w:color="auto"/>
            <w:bottom w:val="none" w:sz="0" w:space="0" w:color="auto"/>
            <w:right w:val="none" w:sz="0" w:space="0" w:color="auto"/>
          </w:divBdr>
        </w:div>
        <w:div w:id="166865759">
          <w:marLeft w:val="640"/>
          <w:marRight w:val="0"/>
          <w:marTop w:val="0"/>
          <w:marBottom w:val="0"/>
          <w:divBdr>
            <w:top w:val="none" w:sz="0" w:space="0" w:color="auto"/>
            <w:left w:val="none" w:sz="0" w:space="0" w:color="auto"/>
            <w:bottom w:val="none" w:sz="0" w:space="0" w:color="auto"/>
            <w:right w:val="none" w:sz="0" w:space="0" w:color="auto"/>
          </w:divBdr>
        </w:div>
        <w:div w:id="1943149935">
          <w:marLeft w:val="640"/>
          <w:marRight w:val="0"/>
          <w:marTop w:val="0"/>
          <w:marBottom w:val="0"/>
          <w:divBdr>
            <w:top w:val="none" w:sz="0" w:space="0" w:color="auto"/>
            <w:left w:val="none" w:sz="0" w:space="0" w:color="auto"/>
            <w:bottom w:val="none" w:sz="0" w:space="0" w:color="auto"/>
            <w:right w:val="none" w:sz="0" w:space="0" w:color="auto"/>
          </w:divBdr>
        </w:div>
        <w:div w:id="773944143">
          <w:marLeft w:val="640"/>
          <w:marRight w:val="0"/>
          <w:marTop w:val="0"/>
          <w:marBottom w:val="0"/>
          <w:divBdr>
            <w:top w:val="none" w:sz="0" w:space="0" w:color="auto"/>
            <w:left w:val="none" w:sz="0" w:space="0" w:color="auto"/>
            <w:bottom w:val="none" w:sz="0" w:space="0" w:color="auto"/>
            <w:right w:val="none" w:sz="0" w:space="0" w:color="auto"/>
          </w:divBdr>
        </w:div>
        <w:div w:id="1237861070">
          <w:marLeft w:val="640"/>
          <w:marRight w:val="0"/>
          <w:marTop w:val="0"/>
          <w:marBottom w:val="0"/>
          <w:divBdr>
            <w:top w:val="none" w:sz="0" w:space="0" w:color="auto"/>
            <w:left w:val="none" w:sz="0" w:space="0" w:color="auto"/>
            <w:bottom w:val="none" w:sz="0" w:space="0" w:color="auto"/>
            <w:right w:val="none" w:sz="0" w:space="0" w:color="auto"/>
          </w:divBdr>
        </w:div>
        <w:div w:id="1866677315">
          <w:marLeft w:val="640"/>
          <w:marRight w:val="0"/>
          <w:marTop w:val="0"/>
          <w:marBottom w:val="0"/>
          <w:divBdr>
            <w:top w:val="none" w:sz="0" w:space="0" w:color="auto"/>
            <w:left w:val="none" w:sz="0" w:space="0" w:color="auto"/>
            <w:bottom w:val="none" w:sz="0" w:space="0" w:color="auto"/>
            <w:right w:val="none" w:sz="0" w:space="0" w:color="auto"/>
          </w:divBdr>
        </w:div>
        <w:div w:id="1749618971">
          <w:marLeft w:val="640"/>
          <w:marRight w:val="0"/>
          <w:marTop w:val="0"/>
          <w:marBottom w:val="0"/>
          <w:divBdr>
            <w:top w:val="none" w:sz="0" w:space="0" w:color="auto"/>
            <w:left w:val="none" w:sz="0" w:space="0" w:color="auto"/>
            <w:bottom w:val="none" w:sz="0" w:space="0" w:color="auto"/>
            <w:right w:val="none" w:sz="0" w:space="0" w:color="auto"/>
          </w:divBdr>
        </w:div>
        <w:div w:id="1013994418">
          <w:marLeft w:val="640"/>
          <w:marRight w:val="0"/>
          <w:marTop w:val="0"/>
          <w:marBottom w:val="0"/>
          <w:divBdr>
            <w:top w:val="none" w:sz="0" w:space="0" w:color="auto"/>
            <w:left w:val="none" w:sz="0" w:space="0" w:color="auto"/>
            <w:bottom w:val="none" w:sz="0" w:space="0" w:color="auto"/>
            <w:right w:val="none" w:sz="0" w:space="0" w:color="auto"/>
          </w:divBdr>
        </w:div>
        <w:div w:id="1898007943">
          <w:marLeft w:val="640"/>
          <w:marRight w:val="0"/>
          <w:marTop w:val="0"/>
          <w:marBottom w:val="0"/>
          <w:divBdr>
            <w:top w:val="none" w:sz="0" w:space="0" w:color="auto"/>
            <w:left w:val="none" w:sz="0" w:space="0" w:color="auto"/>
            <w:bottom w:val="none" w:sz="0" w:space="0" w:color="auto"/>
            <w:right w:val="none" w:sz="0" w:space="0" w:color="auto"/>
          </w:divBdr>
        </w:div>
        <w:div w:id="1572304472">
          <w:marLeft w:val="640"/>
          <w:marRight w:val="0"/>
          <w:marTop w:val="0"/>
          <w:marBottom w:val="0"/>
          <w:divBdr>
            <w:top w:val="none" w:sz="0" w:space="0" w:color="auto"/>
            <w:left w:val="none" w:sz="0" w:space="0" w:color="auto"/>
            <w:bottom w:val="none" w:sz="0" w:space="0" w:color="auto"/>
            <w:right w:val="none" w:sz="0" w:space="0" w:color="auto"/>
          </w:divBdr>
        </w:div>
        <w:div w:id="695353100">
          <w:marLeft w:val="640"/>
          <w:marRight w:val="0"/>
          <w:marTop w:val="0"/>
          <w:marBottom w:val="0"/>
          <w:divBdr>
            <w:top w:val="none" w:sz="0" w:space="0" w:color="auto"/>
            <w:left w:val="none" w:sz="0" w:space="0" w:color="auto"/>
            <w:bottom w:val="none" w:sz="0" w:space="0" w:color="auto"/>
            <w:right w:val="none" w:sz="0" w:space="0" w:color="auto"/>
          </w:divBdr>
        </w:div>
        <w:div w:id="1157502082">
          <w:marLeft w:val="640"/>
          <w:marRight w:val="0"/>
          <w:marTop w:val="0"/>
          <w:marBottom w:val="0"/>
          <w:divBdr>
            <w:top w:val="none" w:sz="0" w:space="0" w:color="auto"/>
            <w:left w:val="none" w:sz="0" w:space="0" w:color="auto"/>
            <w:bottom w:val="none" w:sz="0" w:space="0" w:color="auto"/>
            <w:right w:val="none" w:sz="0" w:space="0" w:color="auto"/>
          </w:divBdr>
        </w:div>
        <w:div w:id="1225339242">
          <w:marLeft w:val="640"/>
          <w:marRight w:val="0"/>
          <w:marTop w:val="0"/>
          <w:marBottom w:val="0"/>
          <w:divBdr>
            <w:top w:val="none" w:sz="0" w:space="0" w:color="auto"/>
            <w:left w:val="none" w:sz="0" w:space="0" w:color="auto"/>
            <w:bottom w:val="none" w:sz="0" w:space="0" w:color="auto"/>
            <w:right w:val="none" w:sz="0" w:space="0" w:color="auto"/>
          </w:divBdr>
        </w:div>
        <w:div w:id="1094785943">
          <w:marLeft w:val="640"/>
          <w:marRight w:val="0"/>
          <w:marTop w:val="0"/>
          <w:marBottom w:val="0"/>
          <w:divBdr>
            <w:top w:val="none" w:sz="0" w:space="0" w:color="auto"/>
            <w:left w:val="none" w:sz="0" w:space="0" w:color="auto"/>
            <w:bottom w:val="none" w:sz="0" w:space="0" w:color="auto"/>
            <w:right w:val="none" w:sz="0" w:space="0" w:color="auto"/>
          </w:divBdr>
        </w:div>
        <w:div w:id="248854812">
          <w:marLeft w:val="640"/>
          <w:marRight w:val="0"/>
          <w:marTop w:val="0"/>
          <w:marBottom w:val="0"/>
          <w:divBdr>
            <w:top w:val="none" w:sz="0" w:space="0" w:color="auto"/>
            <w:left w:val="none" w:sz="0" w:space="0" w:color="auto"/>
            <w:bottom w:val="none" w:sz="0" w:space="0" w:color="auto"/>
            <w:right w:val="none" w:sz="0" w:space="0" w:color="auto"/>
          </w:divBdr>
        </w:div>
        <w:div w:id="244652607">
          <w:marLeft w:val="640"/>
          <w:marRight w:val="0"/>
          <w:marTop w:val="0"/>
          <w:marBottom w:val="0"/>
          <w:divBdr>
            <w:top w:val="none" w:sz="0" w:space="0" w:color="auto"/>
            <w:left w:val="none" w:sz="0" w:space="0" w:color="auto"/>
            <w:bottom w:val="none" w:sz="0" w:space="0" w:color="auto"/>
            <w:right w:val="none" w:sz="0" w:space="0" w:color="auto"/>
          </w:divBdr>
        </w:div>
        <w:div w:id="2106924700">
          <w:marLeft w:val="640"/>
          <w:marRight w:val="0"/>
          <w:marTop w:val="0"/>
          <w:marBottom w:val="0"/>
          <w:divBdr>
            <w:top w:val="none" w:sz="0" w:space="0" w:color="auto"/>
            <w:left w:val="none" w:sz="0" w:space="0" w:color="auto"/>
            <w:bottom w:val="none" w:sz="0" w:space="0" w:color="auto"/>
            <w:right w:val="none" w:sz="0" w:space="0" w:color="auto"/>
          </w:divBdr>
        </w:div>
        <w:div w:id="1404446407">
          <w:marLeft w:val="640"/>
          <w:marRight w:val="0"/>
          <w:marTop w:val="0"/>
          <w:marBottom w:val="0"/>
          <w:divBdr>
            <w:top w:val="none" w:sz="0" w:space="0" w:color="auto"/>
            <w:left w:val="none" w:sz="0" w:space="0" w:color="auto"/>
            <w:bottom w:val="none" w:sz="0" w:space="0" w:color="auto"/>
            <w:right w:val="none" w:sz="0" w:space="0" w:color="auto"/>
          </w:divBdr>
        </w:div>
        <w:div w:id="1079864301">
          <w:marLeft w:val="640"/>
          <w:marRight w:val="0"/>
          <w:marTop w:val="0"/>
          <w:marBottom w:val="0"/>
          <w:divBdr>
            <w:top w:val="none" w:sz="0" w:space="0" w:color="auto"/>
            <w:left w:val="none" w:sz="0" w:space="0" w:color="auto"/>
            <w:bottom w:val="none" w:sz="0" w:space="0" w:color="auto"/>
            <w:right w:val="none" w:sz="0" w:space="0" w:color="auto"/>
          </w:divBdr>
        </w:div>
        <w:div w:id="432360500">
          <w:marLeft w:val="640"/>
          <w:marRight w:val="0"/>
          <w:marTop w:val="0"/>
          <w:marBottom w:val="0"/>
          <w:divBdr>
            <w:top w:val="none" w:sz="0" w:space="0" w:color="auto"/>
            <w:left w:val="none" w:sz="0" w:space="0" w:color="auto"/>
            <w:bottom w:val="none" w:sz="0" w:space="0" w:color="auto"/>
            <w:right w:val="none" w:sz="0" w:space="0" w:color="auto"/>
          </w:divBdr>
        </w:div>
        <w:div w:id="247547558">
          <w:marLeft w:val="640"/>
          <w:marRight w:val="0"/>
          <w:marTop w:val="0"/>
          <w:marBottom w:val="0"/>
          <w:divBdr>
            <w:top w:val="none" w:sz="0" w:space="0" w:color="auto"/>
            <w:left w:val="none" w:sz="0" w:space="0" w:color="auto"/>
            <w:bottom w:val="none" w:sz="0" w:space="0" w:color="auto"/>
            <w:right w:val="none" w:sz="0" w:space="0" w:color="auto"/>
          </w:divBdr>
        </w:div>
        <w:div w:id="1675377523">
          <w:marLeft w:val="640"/>
          <w:marRight w:val="0"/>
          <w:marTop w:val="0"/>
          <w:marBottom w:val="0"/>
          <w:divBdr>
            <w:top w:val="none" w:sz="0" w:space="0" w:color="auto"/>
            <w:left w:val="none" w:sz="0" w:space="0" w:color="auto"/>
            <w:bottom w:val="none" w:sz="0" w:space="0" w:color="auto"/>
            <w:right w:val="none" w:sz="0" w:space="0" w:color="auto"/>
          </w:divBdr>
        </w:div>
        <w:div w:id="1163281940">
          <w:marLeft w:val="640"/>
          <w:marRight w:val="0"/>
          <w:marTop w:val="0"/>
          <w:marBottom w:val="0"/>
          <w:divBdr>
            <w:top w:val="none" w:sz="0" w:space="0" w:color="auto"/>
            <w:left w:val="none" w:sz="0" w:space="0" w:color="auto"/>
            <w:bottom w:val="none" w:sz="0" w:space="0" w:color="auto"/>
            <w:right w:val="none" w:sz="0" w:space="0" w:color="auto"/>
          </w:divBdr>
        </w:div>
        <w:div w:id="460269060">
          <w:marLeft w:val="640"/>
          <w:marRight w:val="0"/>
          <w:marTop w:val="0"/>
          <w:marBottom w:val="0"/>
          <w:divBdr>
            <w:top w:val="none" w:sz="0" w:space="0" w:color="auto"/>
            <w:left w:val="none" w:sz="0" w:space="0" w:color="auto"/>
            <w:bottom w:val="none" w:sz="0" w:space="0" w:color="auto"/>
            <w:right w:val="none" w:sz="0" w:space="0" w:color="auto"/>
          </w:divBdr>
        </w:div>
        <w:div w:id="82653857">
          <w:marLeft w:val="640"/>
          <w:marRight w:val="0"/>
          <w:marTop w:val="0"/>
          <w:marBottom w:val="0"/>
          <w:divBdr>
            <w:top w:val="none" w:sz="0" w:space="0" w:color="auto"/>
            <w:left w:val="none" w:sz="0" w:space="0" w:color="auto"/>
            <w:bottom w:val="none" w:sz="0" w:space="0" w:color="auto"/>
            <w:right w:val="none" w:sz="0" w:space="0" w:color="auto"/>
          </w:divBdr>
        </w:div>
        <w:div w:id="1352416252">
          <w:marLeft w:val="640"/>
          <w:marRight w:val="0"/>
          <w:marTop w:val="0"/>
          <w:marBottom w:val="0"/>
          <w:divBdr>
            <w:top w:val="none" w:sz="0" w:space="0" w:color="auto"/>
            <w:left w:val="none" w:sz="0" w:space="0" w:color="auto"/>
            <w:bottom w:val="none" w:sz="0" w:space="0" w:color="auto"/>
            <w:right w:val="none" w:sz="0" w:space="0" w:color="auto"/>
          </w:divBdr>
        </w:div>
        <w:div w:id="1591042744">
          <w:marLeft w:val="640"/>
          <w:marRight w:val="0"/>
          <w:marTop w:val="0"/>
          <w:marBottom w:val="0"/>
          <w:divBdr>
            <w:top w:val="none" w:sz="0" w:space="0" w:color="auto"/>
            <w:left w:val="none" w:sz="0" w:space="0" w:color="auto"/>
            <w:bottom w:val="none" w:sz="0" w:space="0" w:color="auto"/>
            <w:right w:val="none" w:sz="0" w:space="0" w:color="auto"/>
          </w:divBdr>
        </w:div>
        <w:div w:id="1176574486">
          <w:marLeft w:val="640"/>
          <w:marRight w:val="0"/>
          <w:marTop w:val="0"/>
          <w:marBottom w:val="0"/>
          <w:divBdr>
            <w:top w:val="none" w:sz="0" w:space="0" w:color="auto"/>
            <w:left w:val="none" w:sz="0" w:space="0" w:color="auto"/>
            <w:bottom w:val="none" w:sz="0" w:space="0" w:color="auto"/>
            <w:right w:val="none" w:sz="0" w:space="0" w:color="auto"/>
          </w:divBdr>
        </w:div>
        <w:div w:id="1488012838">
          <w:marLeft w:val="640"/>
          <w:marRight w:val="0"/>
          <w:marTop w:val="0"/>
          <w:marBottom w:val="0"/>
          <w:divBdr>
            <w:top w:val="none" w:sz="0" w:space="0" w:color="auto"/>
            <w:left w:val="none" w:sz="0" w:space="0" w:color="auto"/>
            <w:bottom w:val="none" w:sz="0" w:space="0" w:color="auto"/>
            <w:right w:val="none" w:sz="0" w:space="0" w:color="auto"/>
          </w:divBdr>
        </w:div>
        <w:div w:id="1188176471">
          <w:marLeft w:val="640"/>
          <w:marRight w:val="0"/>
          <w:marTop w:val="0"/>
          <w:marBottom w:val="0"/>
          <w:divBdr>
            <w:top w:val="none" w:sz="0" w:space="0" w:color="auto"/>
            <w:left w:val="none" w:sz="0" w:space="0" w:color="auto"/>
            <w:bottom w:val="none" w:sz="0" w:space="0" w:color="auto"/>
            <w:right w:val="none" w:sz="0" w:space="0" w:color="auto"/>
          </w:divBdr>
        </w:div>
        <w:div w:id="1822116253">
          <w:marLeft w:val="640"/>
          <w:marRight w:val="0"/>
          <w:marTop w:val="0"/>
          <w:marBottom w:val="0"/>
          <w:divBdr>
            <w:top w:val="none" w:sz="0" w:space="0" w:color="auto"/>
            <w:left w:val="none" w:sz="0" w:space="0" w:color="auto"/>
            <w:bottom w:val="none" w:sz="0" w:space="0" w:color="auto"/>
            <w:right w:val="none" w:sz="0" w:space="0" w:color="auto"/>
          </w:divBdr>
        </w:div>
        <w:div w:id="515002744">
          <w:marLeft w:val="640"/>
          <w:marRight w:val="0"/>
          <w:marTop w:val="0"/>
          <w:marBottom w:val="0"/>
          <w:divBdr>
            <w:top w:val="none" w:sz="0" w:space="0" w:color="auto"/>
            <w:left w:val="none" w:sz="0" w:space="0" w:color="auto"/>
            <w:bottom w:val="none" w:sz="0" w:space="0" w:color="auto"/>
            <w:right w:val="none" w:sz="0" w:space="0" w:color="auto"/>
          </w:divBdr>
        </w:div>
        <w:div w:id="23948398">
          <w:marLeft w:val="640"/>
          <w:marRight w:val="0"/>
          <w:marTop w:val="0"/>
          <w:marBottom w:val="0"/>
          <w:divBdr>
            <w:top w:val="none" w:sz="0" w:space="0" w:color="auto"/>
            <w:left w:val="none" w:sz="0" w:space="0" w:color="auto"/>
            <w:bottom w:val="none" w:sz="0" w:space="0" w:color="auto"/>
            <w:right w:val="none" w:sz="0" w:space="0" w:color="auto"/>
          </w:divBdr>
        </w:div>
        <w:div w:id="1935356605">
          <w:marLeft w:val="640"/>
          <w:marRight w:val="0"/>
          <w:marTop w:val="0"/>
          <w:marBottom w:val="0"/>
          <w:divBdr>
            <w:top w:val="none" w:sz="0" w:space="0" w:color="auto"/>
            <w:left w:val="none" w:sz="0" w:space="0" w:color="auto"/>
            <w:bottom w:val="none" w:sz="0" w:space="0" w:color="auto"/>
            <w:right w:val="none" w:sz="0" w:space="0" w:color="auto"/>
          </w:divBdr>
        </w:div>
        <w:div w:id="632101579">
          <w:marLeft w:val="640"/>
          <w:marRight w:val="0"/>
          <w:marTop w:val="0"/>
          <w:marBottom w:val="0"/>
          <w:divBdr>
            <w:top w:val="none" w:sz="0" w:space="0" w:color="auto"/>
            <w:left w:val="none" w:sz="0" w:space="0" w:color="auto"/>
            <w:bottom w:val="none" w:sz="0" w:space="0" w:color="auto"/>
            <w:right w:val="none" w:sz="0" w:space="0" w:color="auto"/>
          </w:divBdr>
        </w:div>
        <w:div w:id="1643465386">
          <w:marLeft w:val="640"/>
          <w:marRight w:val="0"/>
          <w:marTop w:val="0"/>
          <w:marBottom w:val="0"/>
          <w:divBdr>
            <w:top w:val="none" w:sz="0" w:space="0" w:color="auto"/>
            <w:left w:val="none" w:sz="0" w:space="0" w:color="auto"/>
            <w:bottom w:val="none" w:sz="0" w:space="0" w:color="auto"/>
            <w:right w:val="none" w:sz="0" w:space="0" w:color="auto"/>
          </w:divBdr>
        </w:div>
        <w:div w:id="55322716">
          <w:marLeft w:val="640"/>
          <w:marRight w:val="0"/>
          <w:marTop w:val="0"/>
          <w:marBottom w:val="0"/>
          <w:divBdr>
            <w:top w:val="none" w:sz="0" w:space="0" w:color="auto"/>
            <w:left w:val="none" w:sz="0" w:space="0" w:color="auto"/>
            <w:bottom w:val="none" w:sz="0" w:space="0" w:color="auto"/>
            <w:right w:val="none" w:sz="0" w:space="0" w:color="auto"/>
          </w:divBdr>
        </w:div>
        <w:div w:id="1829202862">
          <w:marLeft w:val="640"/>
          <w:marRight w:val="0"/>
          <w:marTop w:val="0"/>
          <w:marBottom w:val="0"/>
          <w:divBdr>
            <w:top w:val="none" w:sz="0" w:space="0" w:color="auto"/>
            <w:left w:val="none" w:sz="0" w:space="0" w:color="auto"/>
            <w:bottom w:val="none" w:sz="0" w:space="0" w:color="auto"/>
            <w:right w:val="none" w:sz="0" w:space="0" w:color="auto"/>
          </w:divBdr>
        </w:div>
        <w:div w:id="655498736">
          <w:marLeft w:val="640"/>
          <w:marRight w:val="0"/>
          <w:marTop w:val="0"/>
          <w:marBottom w:val="0"/>
          <w:divBdr>
            <w:top w:val="none" w:sz="0" w:space="0" w:color="auto"/>
            <w:left w:val="none" w:sz="0" w:space="0" w:color="auto"/>
            <w:bottom w:val="none" w:sz="0" w:space="0" w:color="auto"/>
            <w:right w:val="none" w:sz="0" w:space="0" w:color="auto"/>
          </w:divBdr>
        </w:div>
        <w:div w:id="477455692">
          <w:marLeft w:val="640"/>
          <w:marRight w:val="0"/>
          <w:marTop w:val="0"/>
          <w:marBottom w:val="0"/>
          <w:divBdr>
            <w:top w:val="none" w:sz="0" w:space="0" w:color="auto"/>
            <w:left w:val="none" w:sz="0" w:space="0" w:color="auto"/>
            <w:bottom w:val="none" w:sz="0" w:space="0" w:color="auto"/>
            <w:right w:val="none" w:sz="0" w:space="0" w:color="auto"/>
          </w:divBdr>
        </w:div>
        <w:div w:id="799032311">
          <w:marLeft w:val="640"/>
          <w:marRight w:val="0"/>
          <w:marTop w:val="0"/>
          <w:marBottom w:val="0"/>
          <w:divBdr>
            <w:top w:val="none" w:sz="0" w:space="0" w:color="auto"/>
            <w:left w:val="none" w:sz="0" w:space="0" w:color="auto"/>
            <w:bottom w:val="none" w:sz="0" w:space="0" w:color="auto"/>
            <w:right w:val="none" w:sz="0" w:space="0" w:color="auto"/>
          </w:divBdr>
        </w:div>
        <w:div w:id="164174632">
          <w:marLeft w:val="640"/>
          <w:marRight w:val="0"/>
          <w:marTop w:val="0"/>
          <w:marBottom w:val="0"/>
          <w:divBdr>
            <w:top w:val="none" w:sz="0" w:space="0" w:color="auto"/>
            <w:left w:val="none" w:sz="0" w:space="0" w:color="auto"/>
            <w:bottom w:val="none" w:sz="0" w:space="0" w:color="auto"/>
            <w:right w:val="none" w:sz="0" w:space="0" w:color="auto"/>
          </w:divBdr>
        </w:div>
        <w:div w:id="1691642067">
          <w:marLeft w:val="640"/>
          <w:marRight w:val="0"/>
          <w:marTop w:val="0"/>
          <w:marBottom w:val="0"/>
          <w:divBdr>
            <w:top w:val="none" w:sz="0" w:space="0" w:color="auto"/>
            <w:left w:val="none" w:sz="0" w:space="0" w:color="auto"/>
            <w:bottom w:val="none" w:sz="0" w:space="0" w:color="auto"/>
            <w:right w:val="none" w:sz="0" w:space="0" w:color="auto"/>
          </w:divBdr>
        </w:div>
        <w:div w:id="58019174">
          <w:marLeft w:val="640"/>
          <w:marRight w:val="0"/>
          <w:marTop w:val="0"/>
          <w:marBottom w:val="0"/>
          <w:divBdr>
            <w:top w:val="none" w:sz="0" w:space="0" w:color="auto"/>
            <w:left w:val="none" w:sz="0" w:space="0" w:color="auto"/>
            <w:bottom w:val="none" w:sz="0" w:space="0" w:color="auto"/>
            <w:right w:val="none" w:sz="0" w:space="0" w:color="auto"/>
          </w:divBdr>
        </w:div>
        <w:div w:id="1348481966">
          <w:marLeft w:val="640"/>
          <w:marRight w:val="0"/>
          <w:marTop w:val="0"/>
          <w:marBottom w:val="0"/>
          <w:divBdr>
            <w:top w:val="none" w:sz="0" w:space="0" w:color="auto"/>
            <w:left w:val="none" w:sz="0" w:space="0" w:color="auto"/>
            <w:bottom w:val="none" w:sz="0" w:space="0" w:color="auto"/>
            <w:right w:val="none" w:sz="0" w:space="0" w:color="auto"/>
          </w:divBdr>
        </w:div>
        <w:div w:id="609162332">
          <w:marLeft w:val="640"/>
          <w:marRight w:val="0"/>
          <w:marTop w:val="0"/>
          <w:marBottom w:val="0"/>
          <w:divBdr>
            <w:top w:val="none" w:sz="0" w:space="0" w:color="auto"/>
            <w:left w:val="none" w:sz="0" w:space="0" w:color="auto"/>
            <w:bottom w:val="none" w:sz="0" w:space="0" w:color="auto"/>
            <w:right w:val="none" w:sz="0" w:space="0" w:color="auto"/>
          </w:divBdr>
        </w:div>
        <w:div w:id="775710479">
          <w:marLeft w:val="640"/>
          <w:marRight w:val="0"/>
          <w:marTop w:val="0"/>
          <w:marBottom w:val="0"/>
          <w:divBdr>
            <w:top w:val="none" w:sz="0" w:space="0" w:color="auto"/>
            <w:left w:val="none" w:sz="0" w:space="0" w:color="auto"/>
            <w:bottom w:val="none" w:sz="0" w:space="0" w:color="auto"/>
            <w:right w:val="none" w:sz="0" w:space="0" w:color="auto"/>
          </w:divBdr>
        </w:div>
        <w:div w:id="1040790292">
          <w:marLeft w:val="640"/>
          <w:marRight w:val="0"/>
          <w:marTop w:val="0"/>
          <w:marBottom w:val="0"/>
          <w:divBdr>
            <w:top w:val="none" w:sz="0" w:space="0" w:color="auto"/>
            <w:left w:val="none" w:sz="0" w:space="0" w:color="auto"/>
            <w:bottom w:val="none" w:sz="0" w:space="0" w:color="auto"/>
            <w:right w:val="none" w:sz="0" w:space="0" w:color="auto"/>
          </w:divBdr>
        </w:div>
        <w:div w:id="759326202">
          <w:marLeft w:val="640"/>
          <w:marRight w:val="0"/>
          <w:marTop w:val="0"/>
          <w:marBottom w:val="0"/>
          <w:divBdr>
            <w:top w:val="none" w:sz="0" w:space="0" w:color="auto"/>
            <w:left w:val="none" w:sz="0" w:space="0" w:color="auto"/>
            <w:bottom w:val="none" w:sz="0" w:space="0" w:color="auto"/>
            <w:right w:val="none" w:sz="0" w:space="0" w:color="auto"/>
          </w:divBdr>
        </w:div>
        <w:div w:id="1277953361">
          <w:marLeft w:val="640"/>
          <w:marRight w:val="0"/>
          <w:marTop w:val="0"/>
          <w:marBottom w:val="0"/>
          <w:divBdr>
            <w:top w:val="none" w:sz="0" w:space="0" w:color="auto"/>
            <w:left w:val="none" w:sz="0" w:space="0" w:color="auto"/>
            <w:bottom w:val="none" w:sz="0" w:space="0" w:color="auto"/>
            <w:right w:val="none" w:sz="0" w:space="0" w:color="auto"/>
          </w:divBdr>
        </w:div>
        <w:div w:id="228004434">
          <w:marLeft w:val="640"/>
          <w:marRight w:val="0"/>
          <w:marTop w:val="0"/>
          <w:marBottom w:val="0"/>
          <w:divBdr>
            <w:top w:val="none" w:sz="0" w:space="0" w:color="auto"/>
            <w:left w:val="none" w:sz="0" w:space="0" w:color="auto"/>
            <w:bottom w:val="none" w:sz="0" w:space="0" w:color="auto"/>
            <w:right w:val="none" w:sz="0" w:space="0" w:color="auto"/>
          </w:divBdr>
        </w:div>
        <w:div w:id="1904750516">
          <w:marLeft w:val="640"/>
          <w:marRight w:val="0"/>
          <w:marTop w:val="0"/>
          <w:marBottom w:val="0"/>
          <w:divBdr>
            <w:top w:val="none" w:sz="0" w:space="0" w:color="auto"/>
            <w:left w:val="none" w:sz="0" w:space="0" w:color="auto"/>
            <w:bottom w:val="none" w:sz="0" w:space="0" w:color="auto"/>
            <w:right w:val="none" w:sz="0" w:space="0" w:color="auto"/>
          </w:divBdr>
        </w:div>
        <w:div w:id="376206523">
          <w:marLeft w:val="640"/>
          <w:marRight w:val="0"/>
          <w:marTop w:val="0"/>
          <w:marBottom w:val="0"/>
          <w:divBdr>
            <w:top w:val="none" w:sz="0" w:space="0" w:color="auto"/>
            <w:left w:val="none" w:sz="0" w:space="0" w:color="auto"/>
            <w:bottom w:val="none" w:sz="0" w:space="0" w:color="auto"/>
            <w:right w:val="none" w:sz="0" w:space="0" w:color="auto"/>
          </w:divBdr>
        </w:div>
        <w:div w:id="1334183125">
          <w:marLeft w:val="640"/>
          <w:marRight w:val="0"/>
          <w:marTop w:val="0"/>
          <w:marBottom w:val="0"/>
          <w:divBdr>
            <w:top w:val="none" w:sz="0" w:space="0" w:color="auto"/>
            <w:left w:val="none" w:sz="0" w:space="0" w:color="auto"/>
            <w:bottom w:val="none" w:sz="0" w:space="0" w:color="auto"/>
            <w:right w:val="none" w:sz="0" w:space="0" w:color="auto"/>
          </w:divBdr>
        </w:div>
        <w:div w:id="1792432629">
          <w:marLeft w:val="640"/>
          <w:marRight w:val="0"/>
          <w:marTop w:val="0"/>
          <w:marBottom w:val="0"/>
          <w:divBdr>
            <w:top w:val="none" w:sz="0" w:space="0" w:color="auto"/>
            <w:left w:val="none" w:sz="0" w:space="0" w:color="auto"/>
            <w:bottom w:val="none" w:sz="0" w:space="0" w:color="auto"/>
            <w:right w:val="none" w:sz="0" w:space="0" w:color="auto"/>
          </w:divBdr>
        </w:div>
        <w:div w:id="796290966">
          <w:marLeft w:val="640"/>
          <w:marRight w:val="0"/>
          <w:marTop w:val="0"/>
          <w:marBottom w:val="0"/>
          <w:divBdr>
            <w:top w:val="none" w:sz="0" w:space="0" w:color="auto"/>
            <w:left w:val="none" w:sz="0" w:space="0" w:color="auto"/>
            <w:bottom w:val="none" w:sz="0" w:space="0" w:color="auto"/>
            <w:right w:val="none" w:sz="0" w:space="0" w:color="auto"/>
          </w:divBdr>
        </w:div>
        <w:div w:id="2031291872">
          <w:marLeft w:val="640"/>
          <w:marRight w:val="0"/>
          <w:marTop w:val="0"/>
          <w:marBottom w:val="0"/>
          <w:divBdr>
            <w:top w:val="none" w:sz="0" w:space="0" w:color="auto"/>
            <w:left w:val="none" w:sz="0" w:space="0" w:color="auto"/>
            <w:bottom w:val="none" w:sz="0" w:space="0" w:color="auto"/>
            <w:right w:val="none" w:sz="0" w:space="0" w:color="auto"/>
          </w:divBdr>
        </w:div>
        <w:div w:id="1244605890">
          <w:marLeft w:val="640"/>
          <w:marRight w:val="0"/>
          <w:marTop w:val="0"/>
          <w:marBottom w:val="0"/>
          <w:divBdr>
            <w:top w:val="none" w:sz="0" w:space="0" w:color="auto"/>
            <w:left w:val="none" w:sz="0" w:space="0" w:color="auto"/>
            <w:bottom w:val="none" w:sz="0" w:space="0" w:color="auto"/>
            <w:right w:val="none" w:sz="0" w:space="0" w:color="auto"/>
          </w:divBdr>
        </w:div>
        <w:div w:id="2103212550">
          <w:marLeft w:val="640"/>
          <w:marRight w:val="0"/>
          <w:marTop w:val="0"/>
          <w:marBottom w:val="0"/>
          <w:divBdr>
            <w:top w:val="none" w:sz="0" w:space="0" w:color="auto"/>
            <w:left w:val="none" w:sz="0" w:space="0" w:color="auto"/>
            <w:bottom w:val="none" w:sz="0" w:space="0" w:color="auto"/>
            <w:right w:val="none" w:sz="0" w:space="0" w:color="auto"/>
          </w:divBdr>
        </w:div>
        <w:div w:id="1408914639">
          <w:marLeft w:val="640"/>
          <w:marRight w:val="0"/>
          <w:marTop w:val="0"/>
          <w:marBottom w:val="0"/>
          <w:divBdr>
            <w:top w:val="none" w:sz="0" w:space="0" w:color="auto"/>
            <w:left w:val="none" w:sz="0" w:space="0" w:color="auto"/>
            <w:bottom w:val="none" w:sz="0" w:space="0" w:color="auto"/>
            <w:right w:val="none" w:sz="0" w:space="0" w:color="auto"/>
          </w:divBdr>
        </w:div>
        <w:div w:id="409423623">
          <w:marLeft w:val="640"/>
          <w:marRight w:val="0"/>
          <w:marTop w:val="0"/>
          <w:marBottom w:val="0"/>
          <w:divBdr>
            <w:top w:val="none" w:sz="0" w:space="0" w:color="auto"/>
            <w:left w:val="none" w:sz="0" w:space="0" w:color="auto"/>
            <w:bottom w:val="none" w:sz="0" w:space="0" w:color="auto"/>
            <w:right w:val="none" w:sz="0" w:space="0" w:color="auto"/>
          </w:divBdr>
        </w:div>
        <w:div w:id="1594900667">
          <w:marLeft w:val="640"/>
          <w:marRight w:val="0"/>
          <w:marTop w:val="0"/>
          <w:marBottom w:val="0"/>
          <w:divBdr>
            <w:top w:val="none" w:sz="0" w:space="0" w:color="auto"/>
            <w:left w:val="none" w:sz="0" w:space="0" w:color="auto"/>
            <w:bottom w:val="none" w:sz="0" w:space="0" w:color="auto"/>
            <w:right w:val="none" w:sz="0" w:space="0" w:color="auto"/>
          </w:divBdr>
        </w:div>
        <w:div w:id="1762683529">
          <w:marLeft w:val="640"/>
          <w:marRight w:val="0"/>
          <w:marTop w:val="0"/>
          <w:marBottom w:val="0"/>
          <w:divBdr>
            <w:top w:val="none" w:sz="0" w:space="0" w:color="auto"/>
            <w:left w:val="none" w:sz="0" w:space="0" w:color="auto"/>
            <w:bottom w:val="none" w:sz="0" w:space="0" w:color="auto"/>
            <w:right w:val="none" w:sz="0" w:space="0" w:color="auto"/>
          </w:divBdr>
        </w:div>
        <w:div w:id="1126045540">
          <w:marLeft w:val="640"/>
          <w:marRight w:val="0"/>
          <w:marTop w:val="0"/>
          <w:marBottom w:val="0"/>
          <w:divBdr>
            <w:top w:val="none" w:sz="0" w:space="0" w:color="auto"/>
            <w:left w:val="none" w:sz="0" w:space="0" w:color="auto"/>
            <w:bottom w:val="none" w:sz="0" w:space="0" w:color="auto"/>
            <w:right w:val="none" w:sz="0" w:space="0" w:color="auto"/>
          </w:divBdr>
        </w:div>
        <w:div w:id="1557668206">
          <w:marLeft w:val="640"/>
          <w:marRight w:val="0"/>
          <w:marTop w:val="0"/>
          <w:marBottom w:val="0"/>
          <w:divBdr>
            <w:top w:val="none" w:sz="0" w:space="0" w:color="auto"/>
            <w:left w:val="none" w:sz="0" w:space="0" w:color="auto"/>
            <w:bottom w:val="none" w:sz="0" w:space="0" w:color="auto"/>
            <w:right w:val="none" w:sz="0" w:space="0" w:color="auto"/>
          </w:divBdr>
        </w:div>
        <w:div w:id="2132238073">
          <w:marLeft w:val="640"/>
          <w:marRight w:val="0"/>
          <w:marTop w:val="0"/>
          <w:marBottom w:val="0"/>
          <w:divBdr>
            <w:top w:val="none" w:sz="0" w:space="0" w:color="auto"/>
            <w:left w:val="none" w:sz="0" w:space="0" w:color="auto"/>
            <w:bottom w:val="none" w:sz="0" w:space="0" w:color="auto"/>
            <w:right w:val="none" w:sz="0" w:space="0" w:color="auto"/>
          </w:divBdr>
        </w:div>
        <w:div w:id="180316413">
          <w:marLeft w:val="640"/>
          <w:marRight w:val="0"/>
          <w:marTop w:val="0"/>
          <w:marBottom w:val="0"/>
          <w:divBdr>
            <w:top w:val="none" w:sz="0" w:space="0" w:color="auto"/>
            <w:left w:val="none" w:sz="0" w:space="0" w:color="auto"/>
            <w:bottom w:val="none" w:sz="0" w:space="0" w:color="auto"/>
            <w:right w:val="none" w:sz="0" w:space="0" w:color="auto"/>
          </w:divBdr>
        </w:div>
        <w:div w:id="1449540758">
          <w:marLeft w:val="640"/>
          <w:marRight w:val="0"/>
          <w:marTop w:val="0"/>
          <w:marBottom w:val="0"/>
          <w:divBdr>
            <w:top w:val="none" w:sz="0" w:space="0" w:color="auto"/>
            <w:left w:val="none" w:sz="0" w:space="0" w:color="auto"/>
            <w:bottom w:val="none" w:sz="0" w:space="0" w:color="auto"/>
            <w:right w:val="none" w:sz="0" w:space="0" w:color="auto"/>
          </w:divBdr>
        </w:div>
        <w:div w:id="1422027937">
          <w:marLeft w:val="640"/>
          <w:marRight w:val="0"/>
          <w:marTop w:val="0"/>
          <w:marBottom w:val="0"/>
          <w:divBdr>
            <w:top w:val="none" w:sz="0" w:space="0" w:color="auto"/>
            <w:left w:val="none" w:sz="0" w:space="0" w:color="auto"/>
            <w:bottom w:val="none" w:sz="0" w:space="0" w:color="auto"/>
            <w:right w:val="none" w:sz="0" w:space="0" w:color="auto"/>
          </w:divBdr>
        </w:div>
        <w:div w:id="2093313426">
          <w:marLeft w:val="640"/>
          <w:marRight w:val="0"/>
          <w:marTop w:val="0"/>
          <w:marBottom w:val="0"/>
          <w:divBdr>
            <w:top w:val="none" w:sz="0" w:space="0" w:color="auto"/>
            <w:left w:val="none" w:sz="0" w:space="0" w:color="auto"/>
            <w:bottom w:val="none" w:sz="0" w:space="0" w:color="auto"/>
            <w:right w:val="none" w:sz="0" w:space="0" w:color="auto"/>
          </w:divBdr>
        </w:div>
        <w:div w:id="568225154">
          <w:marLeft w:val="640"/>
          <w:marRight w:val="0"/>
          <w:marTop w:val="0"/>
          <w:marBottom w:val="0"/>
          <w:divBdr>
            <w:top w:val="none" w:sz="0" w:space="0" w:color="auto"/>
            <w:left w:val="none" w:sz="0" w:space="0" w:color="auto"/>
            <w:bottom w:val="none" w:sz="0" w:space="0" w:color="auto"/>
            <w:right w:val="none" w:sz="0" w:space="0" w:color="auto"/>
          </w:divBdr>
        </w:div>
        <w:div w:id="713507585">
          <w:marLeft w:val="640"/>
          <w:marRight w:val="0"/>
          <w:marTop w:val="0"/>
          <w:marBottom w:val="0"/>
          <w:divBdr>
            <w:top w:val="none" w:sz="0" w:space="0" w:color="auto"/>
            <w:left w:val="none" w:sz="0" w:space="0" w:color="auto"/>
            <w:bottom w:val="none" w:sz="0" w:space="0" w:color="auto"/>
            <w:right w:val="none" w:sz="0" w:space="0" w:color="auto"/>
          </w:divBdr>
        </w:div>
        <w:div w:id="646131183">
          <w:marLeft w:val="640"/>
          <w:marRight w:val="0"/>
          <w:marTop w:val="0"/>
          <w:marBottom w:val="0"/>
          <w:divBdr>
            <w:top w:val="none" w:sz="0" w:space="0" w:color="auto"/>
            <w:left w:val="none" w:sz="0" w:space="0" w:color="auto"/>
            <w:bottom w:val="none" w:sz="0" w:space="0" w:color="auto"/>
            <w:right w:val="none" w:sz="0" w:space="0" w:color="auto"/>
          </w:divBdr>
        </w:div>
        <w:div w:id="854923979">
          <w:marLeft w:val="640"/>
          <w:marRight w:val="0"/>
          <w:marTop w:val="0"/>
          <w:marBottom w:val="0"/>
          <w:divBdr>
            <w:top w:val="none" w:sz="0" w:space="0" w:color="auto"/>
            <w:left w:val="none" w:sz="0" w:space="0" w:color="auto"/>
            <w:bottom w:val="none" w:sz="0" w:space="0" w:color="auto"/>
            <w:right w:val="none" w:sz="0" w:space="0" w:color="auto"/>
          </w:divBdr>
        </w:div>
        <w:div w:id="1862744991">
          <w:marLeft w:val="640"/>
          <w:marRight w:val="0"/>
          <w:marTop w:val="0"/>
          <w:marBottom w:val="0"/>
          <w:divBdr>
            <w:top w:val="none" w:sz="0" w:space="0" w:color="auto"/>
            <w:left w:val="none" w:sz="0" w:space="0" w:color="auto"/>
            <w:bottom w:val="none" w:sz="0" w:space="0" w:color="auto"/>
            <w:right w:val="none" w:sz="0" w:space="0" w:color="auto"/>
          </w:divBdr>
        </w:div>
      </w:divsChild>
    </w:div>
    <w:div w:id="1274703623">
      <w:bodyDiv w:val="1"/>
      <w:marLeft w:val="0"/>
      <w:marRight w:val="0"/>
      <w:marTop w:val="0"/>
      <w:marBottom w:val="0"/>
      <w:divBdr>
        <w:top w:val="none" w:sz="0" w:space="0" w:color="auto"/>
        <w:left w:val="none" w:sz="0" w:space="0" w:color="auto"/>
        <w:bottom w:val="none" w:sz="0" w:space="0" w:color="auto"/>
        <w:right w:val="none" w:sz="0" w:space="0" w:color="auto"/>
      </w:divBdr>
      <w:divsChild>
        <w:div w:id="1213419384">
          <w:marLeft w:val="640"/>
          <w:marRight w:val="0"/>
          <w:marTop w:val="0"/>
          <w:marBottom w:val="0"/>
          <w:divBdr>
            <w:top w:val="none" w:sz="0" w:space="0" w:color="auto"/>
            <w:left w:val="none" w:sz="0" w:space="0" w:color="auto"/>
            <w:bottom w:val="none" w:sz="0" w:space="0" w:color="auto"/>
            <w:right w:val="none" w:sz="0" w:space="0" w:color="auto"/>
          </w:divBdr>
        </w:div>
        <w:div w:id="1493519464">
          <w:marLeft w:val="640"/>
          <w:marRight w:val="0"/>
          <w:marTop w:val="0"/>
          <w:marBottom w:val="0"/>
          <w:divBdr>
            <w:top w:val="none" w:sz="0" w:space="0" w:color="auto"/>
            <w:left w:val="none" w:sz="0" w:space="0" w:color="auto"/>
            <w:bottom w:val="none" w:sz="0" w:space="0" w:color="auto"/>
            <w:right w:val="none" w:sz="0" w:space="0" w:color="auto"/>
          </w:divBdr>
        </w:div>
        <w:div w:id="1328440092">
          <w:marLeft w:val="640"/>
          <w:marRight w:val="0"/>
          <w:marTop w:val="0"/>
          <w:marBottom w:val="0"/>
          <w:divBdr>
            <w:top w:val="none" w:sz="0" w:space="0" w:color="auto"/>
            <w:left w:val="none" w:sz="0" w:space="0" w:color="auto"/>
            <w:bottom w:val="none" w:sz="0" w:space="0" w:color="auto"/>
            <w:right w:val="none" w:sz="0" w:space="0" w:color="auto"/>
          </w:divBdr>
        </w:div>
        <w:div w:id="1218206025">
          <w:marLeft w:val="640"/>
          <w:marRight w:val="0"/>
          <w:marTop w:val="0"/>
          <w:marBottom w:val="0"/>
          <w:divBdr>
            <w:top w:val="none" w:sz="0" w:space="0" w:color="auto"/>
            <w:left w:val="none" w:sz="0" w:space="0" w:color="auto"/>
            <w:bottom w:val="none" w:sz="0" w:space="0" w:color="auto"/>
            <w:right w:val="none" w:sz="0" w:space="0" w:color="auto"/>
          </w:divBdr>
        </w:div>
        <w:div w:id="2045052833">
          <w:marLeft w:val="640"/>
          <w:marRight w:val="0"/>
          <w:marTop w:val="0"/>
          <w:marBottom w:val="0"/>
          <w:divBdr>
            <w:top w:val="none" w:sz="0" w:space="0" w:color="auto"/>
            <w:left w:val="none" w:sz="0" w:space="0" w:color="auto"/>
            <w:bottom w:val="none" w:sz="0" w:space="0" w:color="auto"/>
            <w:right w:val="none" w:sz="0" w:space="0" w:color="auto"/>
          </w:divBdr>
        </w:div>
        <w:div w:id="1027829010">
          <w:marLeft w:val="640"/>
          <w:marRight w:val="0"/>
          <w:marTop w:val="0"/>
          <w:marBottom w:val="0"/>
          <w:divBdr>
            <w:top w:val="none" w:sz="0" w:space="0" w:color="auto"/>
            <w:left w:val="none" w:sz="0" w:space="0" w:color="auto"/>
            <w:bottom w:val="none" w:sz="0" w:space="0" w:color="auto"/>
            <w:right w:val="none" w:sz="0" w:space="0" w:color="auto"/>
          </w:divBdr>
        </w:div>
        <w:div w:id="2024475410">
          <w:marLeft w:val="640"/>
          <w:marRight w:val="0"/>
          <w:marTop w:val="0"/>
          <w:marBottom w:val="0"/>
          <w:divBdr>
            <w:top w:val="none" w:sz="0" w:space="0" w:color="auto"/>
            <w:left w:val="none" w:sz="0" w:space="0" w:color="auto"/>
            <w:bottom w:val="none" w:sz="0" w:space="0" w:color="auto"/>
            <w:right w:val="none" w:sz="0" w:space="0" w:color="auto"/>
          </w:divBdr>
        </w:div>
        <w:div w:id="1247570867">
          <w:marLeft w:val="640"/>
          <w:marRight w:val="0"/>
          <w:marTop w:val="0"/>
          <w:marBottom w:val="0"/>
          <w:divBdr>
            <w:top w:val="none" w:sz="0" w:space="0" w:color="auto"/>
            <w:left w:val="none" w:sz="0" w:space="0" w:color="auto"/>
            <w:bottom w:val="none" w:sz="0" w:space="0" w:color="auto"/>
            <w:right w:val="none" w:sz="0" w:space="0" w:color="auto"/>
          </w:divBdr>
        </w:div>
        <w:div w:id="1441990416">
          <w:marLeft w:val="640"/>
          <w:marRight w:val="0"/>
          <w:marTop w:val="0"/>
          <w:marBottom w:val="0"/>
          <w:divBdr>
            <w:top w:val="none" w:sz="0" w:space="0" w:color="auto"/>
            <w:left w:val="none" w:sz="0" w:space="0" w:color="auto"/>
            <w:bottom w:val="none" w:sz="0" w:space="0" w:color="auto"/>
            <w:right w:val="none" w:sz="0" w:space="0" w:color="auto"/>
          </w:divBdr>
        </w:div>
        <w:div w:id="137890637">
          <w:marLeft w:val="640"/>
          <w:marRight w:val="0"/>
          <w:marTop w:val="0"/>
          <w:marBottom w:val="0"/>
          <w:divBdr>
            <w:top w:val="none" w:sz="0" w:space="0" w:color="auto"/>
            <w:left w:val="none" w:sz="0" w:space="0" w:color="auto"/>
            <w:bottom w:val="none" w:sz="0" w:space="0" w:color="auto"/>
            <w:right w:val="none" w:sz="0" w:space="0" w:color="auto"/>
          </w:divBdr>
        </w:div>
        <w:div w:id="588931066">
          <w:marLeft w:val="640"/>
          <w:marRight w:val="0"/>
          <w:marTop w:val="0"/>
          <w:marBottom w:val="0"/>
          <w:divBdr>
            <w:top w:val="none" w:sz="0" w:space="0" w:color="auto"/>
            <w:left w:val="none" w:sz="0" w:space="0" w:color="auto"/>
            <w:bottom w:val="none" w:sz="0" w:space="0" w:color="auto"/>
            <w:right w:val="none" w:sz="0" w:space="0" w:color="auto"/>
          </w:divBdr>
        </w:div>
        <w:div w:id="672877552">
          <w:marLeft w:val="640"/>
          <w:marRight w:val="0"/>
          <w:marTop w:val="0"/>
          <w:marBottom w:val="0"/>
          <w:divBdr>
            <w:top w:val="none" w:sz="0" w:space="0" w:color="auto"/>
            <w:left w:val="none" w:sz="0" w:space="0" w:color="auto"/>
            <w:bottom w:val="none" w:sz="0" w:space="0" w:color="auto"/>
            <w:right w:val="none" w:sz="0" w:space="0" w:color="auto"/>
          </w:divBdr>
        </w:div>
        <w:div w:id="1123963686">
          <w:marLeft w:val="640"/>
          <w:marRight w:val="0"/>
          <w:marTop w:val="0"/>
          <w:marBottom w:val="0"/>
          <w:divBdr>
            <w:top w:val="none" w:sz="0" w:space="0" w:color="auto"/>
            <w:left w:val="none" w:sz="0" w:space="0" w:color="auto"/>
            <w:bottom w:val="none" w:sz="0" w:space="0" w:color="auto"/>
            <w:right w:val="none" w:sz="0" w:space="0" w:color="auto"/>
          </w:divBdr>
        </w:div>
        <w:div w:id="2028023135">
          <w:marLeft w:val="640"/>
          <w:marRight w:val="0"/>
          <w:marTop w:val="0"/>
          <w:marBottom w:val="0"/>
          <w:divBdr>
            <w:top w:val="none" w:sz="0" w:space="0" w:color="auto"/>
            <w:left w:val="none" w:sz="0" w:space="0" w:color="auto"/>
            <w:bottom w:val="none" w:sz="0" w:space="0" w:color="auto"/>
            <w:right w:val="none" w:sz="0" w:space="0" w:color="auto"/>
          </w:divBdr>
        </w:div>
        <w:div w:id="565260111">
          <w:marLeft w:val="640"/>
          <w:marRight w:val="0"/>
          <w:marTop w:val="0"/>
          <w:marBottom w:val="0"/>
          <w:divBdr>
            <w:top w:val="none" w:sz="0" w:space="0" w:color="auto"/>
            <w:left w:val="none" w:sz="0" w:space="0" w:color="auto"/>
            <w:bottom w:val="none" w:sz="0" w:space="0" w:color="auto"/>
            <w:right w:val="none" w:sz="0" w:space="0" w:color="auto"/>
          </w:divBdr>
        </w:div>
        <w:div w:id="56562965">
          <w:marLeft w:val="640"/>
          <w:marRight w:val="0"/>
          <w:marTop w:val="0"/>
          <w:marBottom w:val="0"/>
          <w:divBdr>
            <w:top w:val="none" w:sz="0" w:space="0" w:color="auto"/>
            <w:left w:val="none" w:sz="0" w:space="0" w:color="auto"/>
            <w:bottom w:val="none" w:sz="0" w:space="0" w:color="auto"/>
            <w:right w:val="none" w:sz="0" w:space="0" w:color="auto"/>
          </w:divBdr>
        </w:div>
        <w:div w:id="1739278795">
          <w:marLeft w:val="640"/>
          <w:marRight w:val="0"/>
          <w:marTop w:val="0"/>
          <w:marBottom w:val="0"/>
          <w:divBdr>
            <w:top w:val="none" w:sz="0" w:space="0" w:color="auto"/>
            <w:left w:val="none" w:sz="0" w:space="0" w:color="auto"/>
            <w:bottom w:val="none" w:sz="0" w:space="0" w:color="auto"/>
            <w:right w:val="none" w:sz="0" w:space="0" w:color="auto"/>
          </w:divBdr>
        </w:div>
        <w:div w:id="75254050">
          <w:marLeft w:val="640"/>
          <w:marRight w:val="0"/>
          <w:marTop w:val="0"/>
          <w:marBottom w:val="0"/>
          <w:divBdr>
            <w:top w:val="none" w:sz="0" w:space="0" w:color="auto"/>
            <w:left w:val="none" w:sz="0" w:space="0" w:color="auto"/>
            <w:bottom w:val="none" w:sz="0" w:space="0" w:color="auto"/>
            <w:right w:val="none" w:sz="0" w:space="0" w:color="auto"/>
          </w:divBdr>
        </w:div>
        <w:div w:id="1274358725">
          <w:marLeft w:val="640"/>
          <w:marRight w:val="0"/>
          <w:marTop w:val="0"/>
          <w:marBottom w:val="0"/>
          <w:divBdr>
            <w:top w:val="none" w:sz="0" w:space="0" w:color="auto"/>
            <w:left w:val="none" w:sz="0" w:space="0" w:color="auto"/>
            <w:bottom w:val="none" w:sz="0" w:space="0" w:color="auto"/>
            <w:right w:val="none" w:sz="0" w:space="0" w:color="auto"/>
          </w:divBdr>
        </w:div>
        <w:div w:id="1278635740">
          <w:marLeft w:val="640"/>
          <w:marRight w:val="0"/>
          <w:marTop w:val="0"/>
          <w:marBottom w:val="0"/>
          <w:divBdr>
            <w:top w:val="none" w:sz="0" w:space="0" w:color="auto"/>
            <w:left w:val="none" w:sz="0" w:space="0" w:color="auto"/>
            <w:bottom w:val="none" w:sz="0" w:space="0" w:color="auto"/>
            <w:right w:val="none" w:sz="0" w:space="0" w:color="auto"/>
          </w:divBdr>
        </w:div>
        <w:div w:id="508133134">
          <w:marLeft w:val="640"/>
          <w:marRight w:val="0"/>
          <w:marTop w:val="0"/>
          <w:marBottom w:val="0"/>
          <w:divBdr>
            <w:top w:val="none" w:sz="0" w:space="0" w:color="auto"/>
            <w:left w:val="none" w:sz="0" w:space="0" w:color="auto"/>
            <w:bottom w:val="none" w:sz="0" w:space="0" w:color="auto"/>
            <w:right w:val="none" w:sz="0" w:space="0" w:color="auto"/>
          </w:divBdr>
        </w:div>
        <w:div w:id="1929075401">
          <w:marLeft w:val="640"/>
          <w:marRight w:val="0"/>
          <w:marTop w:val="0"/>
          <w:marBottom w:val="0"/>
          <w:divBdr>
            <w:top w:val="none" w:sz="0" w:space="0" w:color="auto"/>
            <w:left w:val="none" w:sz="0" w:space="0" w:color="auto"/>
            <w:bottom w:val="none" w:sz="0" w:space="0" w:color="auto"/>
            <w:right w:val="none" w:sz="0" w:space="0" w:color="auto"/>
          </w:divBdr>
        </w:div>
        <w:div w:id="1844586912">
          <w:marLeft w:val="640"/>
          <w:marRight w:val="0"/>
          <w:marTop w:val="0"/>
          <w:marBottom w:val="0"/>
          <w:divBdr>
            <w:top w:val="none" w:sz="0" w:space="0" w:color="auto"/>
            <w:left w:val="none" w:sz="0" w:space="0" w:color="auto"/>
            <w:bottom w:val="none" w:sz="0" w:space="0" w:color="auto"/>
            <w:right w:val="none" w:sz="0" w:space="0" w:color="auto"/>
          </w:divBdr>
        </w:div>
        <w:div w:id="1664161704">
          <w:marLeft w:val="640"/>
          <w:marRight w:val="0"/>
          <w:marTop w:val="0"/>
          <w:marBottom w:val="0"/>
          <w:divBdr>
            <w:top w:val="none" w:sz="0" w:space="0" w:color="auto"/>
            <w:left w:val="none" w:sz="0" w:space="0" w:color="auto"/>
            <w:bottom w:val="none" w:sz="0" w:space="0" w:color="auto"/>
            <w:right w:val="none" w:sz="0" w:space="0" w:color="auto"/>
          </w:divBdr>
        </w:div>
        <w:div w:id="143589564">
          <w:marLeft w:val="640"/>
          <w:marRight w:val="0"/>
          <w:marTop w:val="0"/>
          <w:marBottom w:val="0"/>
          <w:divBdr>
            <w:top w:val="none" w:sz="0" w:space="0" w:color="auto"/>
            <w:left w:val="none" w:sz="0" w:space="0" w:color="auto"/>
            <w:bottom w:val="none" w:sz="0" w:space="0" w:color="auto"/>
            <w:right w:val="none" w:sz="0" w:space="0" w:color="auto"/>
          </w:divBdr>
        </w:div>
        <w:div w:id="658465283">
          <w:marLeft w:val="640"/>
          <w:marRight w:val="0"/>
          <w:marTop w:val="0"/>
          <w:marBottom w:val="0"/>
          <w:divBdr>
            <w:top w:val="none" w:sz="0" w:space="0" w:color="auto"/>
            <w:left w:val="none" w:sz="0" w:space="0" w:color="auto"/>
            <w:bottom w:val="none" w:sz="0" w:space="0" w:color="auto"/>
            <w:right w:val="none" w:sz="0" w:space="0" w:color="auto"/>
          </w:divBdr>
        </w:div>
        <w:div w:id="933703993">
          <w:marLeft w:val="640"/>
          <w:marRight w:val="0"/>
          <w:marTop w:val="0"/>
          <w:marBottom w:val="0"/>
          <w:divBdr>
            <w:top w:val="none" w:sz="0" w:space="0" w:color="auto"/>
            <w:left w:val="none" w:sz="0" w:space="0" w:color="auto"/>
            <w:bottom w:val="none" w:sz="0" w:space="0" w:color="auto"/>
            <w:right w:val="none" w:sz="0" w:space="0" w:color="auto"/>
          </w:divBdr>
        </w:div>
        <w:div w:id="2134788324">
          <w:marLeft w:val="640"/>
          <w:marRight w:val="0"/>
          <w:marTop w:val="0"/>
          <w:marBottom w:val="0"/>
          <w:divBdr>
            <w:top w:val="none" w:sz="0" w:space="0" w:color="auto"/>
            <w:left w:val="none" w:sz="0" w:space="0" w:color="auto"/>
            <w:bottom w:val="none" w:sz="0" w:space="0" w:color="auto"/>
            <w:right w:val="none" w:sz="0" w:space="0" w:color="auto"/>
          </w:divBdr>
        </w:div>
        <w:div w:id="1803616774">
          <w:marLeft w:val="640"/>
          <w:marRight w:val="0"/>
          <w:marTop w:val="0"/>
          <w:marBottom w:val="0"/>
          <w:divBdr>
            <w:top w:val="none" w:sz="0" w:space="0" w:color="auto"/>
            <w:left w:val="none" w:sz="0" w:space="0" w:color="auto"/>
            <w:bottom w:val="none" w:sz="0" w:space="0" w:color="auto"/>
            <w:right w:val="none" w:sz="0" w:space="0" w:color="auto"/>
          </w:divBdr>
        </w:div>
        <w:div w:id="812600350">
          <w:marLeft w:val="640"/>
          <w:marRight w:val="0"/>
          <w:marTop w:val="0"/>
          <w:marBottom w:val="0"/>
          <w:divBdr>
            <w:top w:val="none" w:sz="0" w:space="0" w:color="auto"/>
            <w:left w:val="none" w:sz="0" w:space="0" w:color="auto"/>
            <w:bottom w:val="none" w:sz="0" w:space="0" w:color="auto"/>
            <w:right w:val="none" w:sz="0" w:space="0" w:color="auto"/>
          </w:divBdr>
        </w:div>
        <w:div w:id="1150168364">
          <w:marLeft w:val="640"/>
          <w:marRight w:val="0"/>
          <w:marTop w:val="0"/>
          <w:marBottom w:val="0"/>
          <w:divBdr>
            <w:top w:val="none" w:sz="0" w:space="0" w:color="auto"/>
            <w:left w:val="none" w:sz="0" w:space="0" w:color="auto"/>
            <w:bottom w:val="none" w:sz="0" w:space="0" w:color="auto"/>
            <w:right w:val="none" w:sz="0" w:space="0" w:color="auto"/>
          </w:divBdr>
        </w:div>
        <w:div w:id="187449547">
          <w:marLeft w:val="640"/>
          <w:marRight w:val="0"/>
          <w:marTop w:val="0"/>
          <w:marBottom w:val="0"/>
          <w:divBdr>
            <w:top w:val="none" w:sz="0" w:space="0" w:color="auto"/>
            <w:left w:val="none" w:sz="0" w:space="0" w:color="auto"/>
            <w:bottom w:val="none" w:sz="0" w:space="0" w:color="auto"/>
            <w:right w:val="none" w:sz="0" w:space="0" w:color="auto"/>
          </w:divBdr>
        </w:div>
        <w:div w:id="1199859792">
          <w:marLeft w:val="640"/>
          <w:marRight w:val="0"/>
          <w:marTop w:val="0"/>
          <w:marBottom w:val="0"/>
          <w:divBdr>
            <w:top w:val="none" w:sz="0" w:space="0" w:color="auto"/>
            <w:left w:val="none" w:sz="0" w:space="0" w:color="auto"/>
            <w:bottom w:val="none" w:sz="0" w:space="0" w:color="auto"/>
            <w:right w:val="none" w:sz="0" w:space="0" w:color="auto"/>
          </w:divBdr>
        </w:div>
        <w:div w:id="2115249821">
          <w:marLeft w:val="640"/>
          <w:marRight w:val="0"/>
          <w:marTop w:val="0"/>
          <w:marBottom w:val="0"/>
          <w:divBdr>
            <w:top w:val="none" w:sz="0" w:space="0" w:color="auto"/>
            <w:left w:val="none" w:sz="0" w:space="0" w:color="auto"/>
            <w:bottom w:val="none" w:sz="0" w:space="0" w:color="auto"/>
            <w:right w:val="none" w:sz="0" w:space="0" w:color="auto"/>
          </w:divBdr>
        </w:div>
        <w:div w:id="1536230001">
          <w:marLeft w:val="640"/>
          <w:marRight w:val="0"/>
          <w:marTop w:val="0"/>
          <w:marBottom w:val="0"/>
          <w:divBdr>
            <w:top w:val="none" w:sz="0" w:space="0" w:color="auto"/>
            <w:left w:val="none" w:sz="0" w:space="0" w:color="auto"/>
            <w:bottom w:val="none" w:sz="0" w:space="0" w:color="auto"/>
            <w:right w:val="none" w:sz="0" w:space="0" w:color="auto"/>
          </w:divBdr>
        </w:div>
        <w:div w:id="936210649">
          <w:marLeft w:val="640"/>
          <w:marRight w:val="0"/>
          <w:marTop w:val="0"/>
          <w:marBottom w:val="0"/>
          <w:divBdr>
            <w:top w:val="none" w:sz="0" w:space="0" w:color="auto"/>
            <w:left w:val="none" w:sz="0" w:space="0" w:color="auto"/>
            <w:bottom w:val="none" w:sz="0" w:space="0" w:color="auto"/>
            <w:right w:val="none" w:sz="0" w:space="0" w:color="auto"/>
          </w:divBdr>
        </w:div>
        <w:div w:id="1808546853">
          <w:marLeft w:val="640"/>
          <w:marRight w:val="0"/>
          <w:marTop w:val="0"/>
          <w:marBottom w:val="0"/>
          <w:divBdr>
            <w:top w:val="none" w:sz="0" w:space="0" w:color="auto"/>
            <w:left w:val="none" w:sz="0" w:space="0" w:color="auto"/>
            <w:bottom w:val="none" w:sz="0" w:space="0" w:color="auto"/>
            <w:right w:val="none" w:sz="0" w:space="0" w:color="auto"/>
          </w:divBdr>
        </w:div>
        <w:div w:id="9189039">
          <w:marLeft w:val="640"/>
          <w:marRight w:val="0"/>
          <w:marTop w:val="0"/>
          <w:marBottom w:val="0"/>
          <w:divBdr>
            <w:top w:val="none" w:sz="0" w:space="0" w:color="auto"/>
            <w:left w:val="none" w:sz="0" w:space="0" w:color="auto"/>
            <w:bottom w:val="none" w:sz="0" w:space="0" w:color="auto"/>
            <w:right w:val="none" w:sz="0" w:space="0" w:color="auto"/>
          </w:divBdr>
        </w:div>
        <w:div w:id="1605921270">
          <w:marLeft w:val="640"/>
          <w:marRight w:val="0"/>
          <w:marTop w:val="0"/>
          <w:marBottom w:val="0"/>
          <w:divBdr>
            <w:top w:val="none" w:sz="0" w:space="0" w:color="auto"/>
            <w:left w:val="none" w:sz="0" w:space="0" w:color="auto"/>
            <w:bottom w:val="none" w:sz="0" w:space="0" w:color="auto"/>
            <w:right w:val="none" w:sz="0" w:space="0" w:color="auto"/>
          </w:divBdr>
        </w:div>
        <w:div w:id="594870757">
          <w:marLeft w:val="640"/>
          <w:marRight w:val="0"/>
          <w:marTop w:val="0"/>
          <w:marBottom w:val="0"/>
          <w:divBdr>
            <w:top w:val="none" w:sz="0" w:space="0" w:color="auto"/>
            <w:left w:val="none" w:sz="0" w:space="0" w:color="auto"/>
            <w:bottom w:val="none" w:sz="0" w:space="0" w:color="auto"/>
            <w:right w:val="none" w:sz="0" w:space="0" w:color="auto"/>
          </w:divBdr>
        </w:div>
        <w:div w:id="1118836699">
          <w:marLeft w:val="640"/>
          <w:marRight w:val="0"/>
          <w:marTop w:val="0"/>
          <w:marBottom w:val="0"/>
          <w:divBdr>
            <w:top w:val="none" w:sz="0" w:space="0" w:color="auto"/>
            <w:left w:val="none" w:sz="0" w:space="0" w:color="auto"/>
            <w:bottom w:val="none" w:sz="0" w:space="0" w:color="auto"/>
            <w:right w:val="none" w:sz="0" w:space="0" w:color="auto"/>
          </w:divBdr>
        </w:div>
        <w:div w:id="808399810">
          <w:marLeft w:val="640"/>
          <w:marRight w:val="0"/>
          <w:marTop w:val="0"/>
          <w:marBottom w:val="0"/>
          <w:divBdr>
            <w:top w:val="none" w:sz="0" w:space="0" w:color="auto"/>
            <w:left w:val="none" w:sz="0" w:space="0" w:color="auto"/>
            <w:bottom w:val="none" w:sz="0" w:space="0" w:color="auto"/>
            <w:right w:val="none" w:sz="0" w:space="0" w:color="auto"/>
          </w:divBdr>
        </w:div>
        <w:div w:id="606816728">
          <w:marLeft w:val="640"/>
          <w:marRight w:val="0"/>
          <w:marTop w:val="0"/>
          <w:marBottom w:val="0"/>
          <w:divBdr>
            <w:top w:val="none" w:sz="0" w:space="0" w:color="auto"/>
            <w:left w:val="none" w:sz="0" w:space="0" w:color="auto"/>
            <w:bottom w:val="none" w:sz="0" w:space="0" w:color="auto"/>
            <w:right w:val="none" w:sz="0" w:space="0" w:color="auto"/>
          </w:divBdr>
        </w:div>
        <w:div w:id="283314496">
          <w:marLeft w:val="640"/>
          <w:marRight w:val="0"/>
          <w:marTop w:val="0"/>
          <w:marBottom w:val="0"/>
          <w:divBdr>
            <w:top w:val="none" w:sz="0" w:space="0" w:color="auto"/>
            <w:left w:val="none" w:sz="0" w:space="0" w:color="auto"/>
            <w:bottom w:val="none" w:sz="0" w:space="0" w:color="auto"/>
            <w:right w:val="none" w:sz="0" w:space="0" w:color="auto"/>
          </w:divBdr>
        </w:div>
        <w:div w:id="1888880152">
          <w:marLeft w:val="640"/>
          <w:marRight w:val="0"/>
          <w:marTop w:val="0"/>
          <w:marBottom w:val="0"/>
          <w:divBdr>
            <w:top w:val="none" w:sz="0" w:space="0" w:color="auto"/>
            <w:left w:val="none" w:sz="0" w:space="0" w:color="auto"/>
            <w:bottom w:val="none" w:sz="0" w:space="0" w:color="auto"/>
            <w:right w:val="none" w:sz="0" w:space="0" w:color="auto"/>
          </w:divBdr>
        </w:div>
        <w:div w:id="1282878924">
          <w:marLeft w:val="640"/>
          <w:marRight w:val="0"/>
          <w:marTop w:val="0"/>
          <w:marBottom w:val="0"/>
          <w:divBdr>
            <w:top w:val="none" w:sz="0" w:space="0" w:color="auto"/>
            <w:left w:val="none" w:sz="0" w:space="0" w:color="auto"/>
            <w:bottom w:val="none" w:sz="0" w:space="0" w:color="auto"/>
            <w:right w:val="none" w:sz="0" w:space="0" w:color="auto"/>
          </w:divBdr>
        </w:div>
        <w:div w:id="221405401">
          <w:marLeft w:val="640"/>
          <w:marRight w:val="0"/>
          <w:marTop w:val="0"/>
          <w:marBottom w:val="0"/>
          <w:divBdr>
            <w:top w:val="none" w:sz="0" w:space="0" w:color="auto"/>
            <w:left w:val="none" w:sz="0" w:space="0" w:color="auto"/>
            <w:bottom w:val="none" w:sz="0" w:space="0" w:color="auto"/>
            <w:right w:val="none" w:sz="0" w:space="0" w:color="auto"/>
          </w:divBdr>
        </w:div>
        <w:div w:id="440074306">
          <w:marLeft w:val="640"/>
          <w:marRight w:val="0"/>
          <w:marTop w:val="0"/>
          <w:marBottom w:val="0"/>
          <w:divBdr>
            <w:top w:val="none" w:sz="0" w:space="0" w:color="auto"/>
            <w:left w:val="none" w:sz="0" w:space="0" w:color="auto"/>
            <w:bottom w:val="none" w:sz="0" w:space="0" w:color="auto"/>
            <w:right w:val="none" w:sz="0" w:space="0" w:color="auto"/>
          </w:divBdr>
        </w:div>
        <w:div w:id="1825390272">
          <w:marLeft w:val="640"/>
          <w:marRight w:val="0"/>
          <w:marTop w:val="0"/>
          <w:marBottom w:val="0"/>
          <w:divBdr>
            <w:top w:val="none" w:sz="0" w:space="0" w:color="auto"/>
            <w:left w:val="none" w:sz="0" w:space="0" w:color="auto"/>
            <w:bottom w:val="none" w:sz="0" w:space="0" w:color="auto"/>
            <w:right w:val="none" w:sz="0" w:space="0" w:color="auto"/>
          </w:divBdr>
        </w:div>
        <w:div w:id="1552380160">
          <w:marLeft w:val="640"/>
          <w:marRight w:val="0"/>
          <w:marTop w:val="0"/>
          <w:marBottom w:val="0"/>
          <w:divBdr>
            <w:top w:val="none" w:sz="0" w:space="0" w:color="auto"/>
            <w:left w:val="none" w:sz="0" w:space="0" w:color="auto"/>
            <w:bottom w:val="none" w:sz="0" w:space="0" w:color="auto"/>
            <w:right w:val="none" w:sz="0" w:space="0" w:color="auto"/>
          </w:divBdr>
        </w:div>
        <w:div w:id="910122399">
          <w:marLeft w:val="640"/>
          <w:marRight w:val="0"/>
          <w:marTop w:val="0"/>
          <w:marBottom w:val="0"/>
          <w:divBdr>
            <w:top w:val="none" w:sz="0" w:space="0" w:color="auto"/>
            <w:left w:val="none" w:sz="0" w:space="0" w:color="auto"/>
            <w:bottom w:val="none" w:sz="0" w:space="0" w:color="auto"/>
            <w:right w:val="none" w:sz="0" w:space="0" w:color="auto"/>
          </w:divBdr>
        </w:div>
        <w:div w:id="1110665621">
          <w:marLeft w:val="640"/>
          <w:marRight w:val="0"/>
          <w:marTop w:val="0"/>
          <w:marBottom w:val="0"/>
          <w:divBdr>
            <w:top w:val="none" w:sz="0" w:space="0" w:color="auto"/>
            <w:left w:val="none" w:sz="0" w:space="0" w:color="auto"/>
            <w:bottom w:val="none" w:sz="0" w:space="0" w:color="auto"/>
            <w:right w:val="none" w:sz="0" w:space="0" w:color="auto"/>
          </w:divBdr>
        </w:div>
        <w:div w:id="600184602">
          <w:marLeft w:val="640"/>
          <w:marRight w:val="0"/>
          <w:marTop w:val="0"/>
          <w:marBottom w:val="0"/>
          <w:divBdr>
            <w:top w:val="none" w:sz="0" w:space="0" w:color="auto"/>
            <w:left w:val="none" w:sz="0" w:space="0" w:color="auto"/>
            <w:bottom w:val="none" w:sz="0" w:space="0" w:color="auto"/>
            <w:right w:val="none" w:sz="0" w:space="0" w:color="auto"/>
          </w:divBdr>
        </w:div>
        <w:div w:id="1171022619">
          <w:marLeft w:val="640"/>
          <w:marRight w:val="0"/>
          <w:marTop w:val="0"/>
          <w:marBottom w:val="0"/>
          <w:divBdr>
            <w:top w:val="none" w:sz="0" w:space="0" w:color="auto"/>
            <w:left w:val="none" w:sz="0" w:space="0" w:color="auto"/>
            <w:bottom w:val="none" w:sz="0" w:space="0" w:color="auto"/>
            <w:right w:val="none" w:sz="0" w:space="0" w:color="auto"/>
          </w:divBdr>
        </w:div>
        <w:div w:id="970477738">
          <w:marLeft w:val="640"/>
          <w:marRight w:val="0"/>
          <w:marTop w:val="0"/>
          <w:marBottom w:val="0"/>
          <w:divBdr>
            <w:top w:val="none" w:sz="0" w:space="0" w:color="auto"/>
            <w:left w:val="none" w:sz="0" w:space="0" w:color="auto"/>
            <w:bottom w:val="none" w:sz="0" w:space="0" w:color="auto"/>
            <w:right w:val="none" w:sz="0" w:space="0" w:color="auto"/>
          </w:divBdr>
        </w:div>
        <w:div w:id="405960646">
          <w:marLeft w:val="640"/>
          <w:marRight w:val="0"/>
          <w:marTop w:val="0"/>
          <w:marBottom w:val="0"/>
          <w:divBdr>
            <w:top w:val="none" w:sz="0" w:space="0" w:color="auto"/>
            <w:left w:val="none" w:sz="0" w:space="0" w:color="auto"/>
            <w:bottom w:val="none" w:sz="0" w:space="0" w:color="auto"/>
            <w:right w:val="none" w:sz="0" w:space="0" w:color="auto"/>
          </w:divBdr>
        </w:div>
        <w:div w:id="349767903">
          <w:marLeft w:val="640"/>
          <w:marRight w:val="0"/>
          <w:marTop w:val="0"/>
          <w:marBottom w:val="0"/>
          <w:divBdr>
            <w:top w:val="none" w:sz="0" w:space="0" w:color="auto"/>
            <w:left w:val="none" w:sz="0" w:space="0" w:color="auto"/>
            <w:bottom w:val="none" w:sz="0" w:space="0" w:color="auto"/>
            <w:right w:val="none" w:sz="0" w:space="0" w:color="auto"/>
          </w:divBdr>
        </w:div>
        <w:div w:id="1535652275">
          <w:marLeft w:val="640"/>
          <w:marRight w:val="0"/>
          <w:marTop w:val="0"/>
          <w:marBottom w:val="0"/>
          <w:divBdr>
            <w:top w:val="none" w:sz="0" w:space="0" w:color="auto"/>
            <w:left w:val="none" w:sz="0" w:space="0" w:color="auto"/>
            <w:bottom w:val="none" w:sz="0" w:space="0" w:color="auto"/>
            <w:right w:val="none" w:sz="0" w:space="0" w:color="auto"/>
          </w:divBdr>
        </w:div>
        <w:div w:id="758908085">
          <w:marLeft w:val="640"/>
          <w:marRight w:val="0"/>
          <w:marTop w:val="0"/>
          <w:marBottom w:val="0"/>
          <w:divBdr>
            <w:top w:val="none" w:sz="0" w:space="0" w:color="auto"/>
            <w:left w:val="none" w:sz="0" w:space="0" w:color="auto"/>
            <w:bottom w:val="none" w:sz="0" w:space="0" w:color="auto"/>
            <w:right w:val="none" w:sz="0" w:space="0" w:color="auto"/>
          </w:divBdr>
        </w:div>
        <w:div w:id="184712827">
          <w:marLeft w:val="640"/>
          <w:marRight w:val="0"/>
          <w:marTop w:val="0"/>
          <w:marBottom w:val="0"/>
          <w:divBdr>
            <w:top w:val="none" w:sz="0" w:space="0" w:color="auto"/>
            <w:left w:val="none" w:sz="0" w:space="0" w:color="auto"/>
            <w:bottom w:val="none" w:sz="0" w:space="0" w:color="auto"/>
            <w:right w:val="none" w:sz="0" w:space="0" w:color="auto"/>
          </w:divBdr>
        </w:div>
        <w:div w:id="1783303489">
          <w:marLeft w:val="640"/>
          <w:marRight w:val="0"/>
          <w:marTop w:val="0"/>
          <w:marBottom w:val="0"/>
          <w:divBdr>
            <w:top w:val="none" w:sz="0" w:space="0" w:color="auto"/>
            <w:left w:val="none" w:sz="0" w:space="0" w:color="auto"/>
            <w:bottom w:val="none" w:sz="0" w:space="0" w:color="auto"/>
            <w:right w:val="none" w:sz="0" w:space="0" w:color="auto"/>
          </w:divBdr>
        </w:div>
        <w:div w:id="1898782366">
          <w:marLeft w:val="640"/>
          <w:marRight w:val="0"/>
          <w:marTop w:val="0"/>
          <w:marBottom w:val="0"/>
          <w:divBdr>
            <w:top w:val="none" w:sz="0" w:space="0" w:color="auto"/>
            <w:left w:val="none" w:sz="0" w:space="0" w:color="auto"/>
            <w:bottom w:val="none" w:sz="0" w:space="0" w:color="auto"/>
            <w:right w:val="none" w:sz="0" w:space="0" w:color="auto"/>
          </w:divBdr>
        </w:div>
        <w:div w:id="658003721">
          <w:marLeft w:val="640"/>
          <w:marRight w:val="0"/>
          <w:marTop w:val="0"/>
          <w:marBottom w:val="0"/>
          <w:divBdr>
            <w:top w:val="none" w:sz="0" w:space="0" w:color="auto"/>
            <w:left w:val="none" w:sz="0" w:space="0" w:color="auto"/>
            <w:bottom w:val="none" w:sz="0" w:space="0" w:color="auto"/>
            <w:right w:val="none" w:sz="0" w:space="0" w:color="auto"/>
          </w:divBdr>
        </w:div>
        <w:div w:id="689333539">
          <w:marLeft w:val="640"/>
          <w:marRight w:val="0"/>
          <w:marTop w:val="0"/>
          <w:marBottom w:val="0"/>
          <w:divBdr>
            <w:top w:val="none" w:sz="0" w:space="0" w:color="auto"/>
            <w:left w:val="none" w:sz="0" w:space="0" w:color="auto"/>
            <w:bottom w:val="none" w:sz="0" w:space="0" w:color="auto"/>
            <w:right w:val="none" w:sz="0" w:space="0" w:color="auto"/>
          </w:divBdr>
        </w:div>
        <w:div w:id="63994532">
          <w:marLeft w:val="640"/>
          <w:marRight w:val="0"/>
          <w:marTop w:val="0"/>
          <w:marBottom w:val="0"/>
          <w:divBdr>
            <w:top w:val="none" w:sz="0" w:space="0" w:color="auto"/>
            <w:left w:val="none" w:sz="0" w:space="0" w:color="auto"/>
            <w:bottom w:val="none" w:sz="0" w:space="0" w:color="auto"/>
            <w:right w:val="none" w:sz="0" w:space="0" w:color="auto"/>
          </w:divBdr>
        </w:div>
        <w:div w:id="221986962">
          <w:marLeft w:val="640"/>
          <w:marRight w:val="0"/>
          <w:marTop w:val="0"/>
          <w:marBottom w:val="0"/>
          <w:divBdr>
            <w:top w:val="none" w:sz="0" w:space="0" w:color="auto"/>
            <w:left w:val="none" w:sz="0" w:space="0" w:color="auto"/>
            <w:bottom w:val="none" w:sz="0" w:space="0" w:color="auto"/>
            <w:right w:val="none" w:sz="0" w:space="0" w:color="auto"/>
          </w:divBdr>
        </w:div>
        <w:div w:id="1074812027">
          <w:marLeft w:val="640"/>
          <w:marRight w:val="0"/>
          <w:marTop w:val="0"/>
          <w:marBottom w:val="0"/>
          <w:divBdr>
            <w:top w:val="none" w:sz="0" w:space="0" w:color="auto"/>
            <w:left w:val="none" w:sz="0" w:space="0" w:color="auto"/>
            <w:bottom w:val="none" w:sz="0" w:space="0" w:color="auto"/>
            <w:right w:val="none" w:sz="0" w:space="0" w:color="auto"/>
          </w:divBdr>
        </w:div>
        <w:div w:id="242029914">
          <w:marLeft w:val="640"/>
          <w:marRight w:val="0"/>
          <w:marTop w:val="0"/>
          <w:marBottom w:val="0"/>
          <w:divBdr>
            <w:top w:val="none" w:sz="0" w:space="0" w:color="auto"/>
            <w:left w:val="none" w:sz="0" w:space="0" w:color="auto"/>
            <w:bottom w:val="none" w:sz="0" w:space="0" w:color="auto"/>
            <w:right w:val="none" w:sz="0" w:space="0" w:color="auto"/>
          </w:divBdr>
        </w:div>
        <w:div w:id="839541287">
          <w:marLeft w:val="640"/>
          <w:marRight w:val="0"/>
          <w:marTop w:val="0"/>
          <w:marBottom w:val="0"/>
          <w:divBdr>
            <w:top w:val="none" w:sz="0" w:space="0" w:color="auto"/>
            <w:left w:val="none" w:sz="0" w:space="0" w:color="auto"/>
            <w:bottom w:val="none" w:sz="0" w:space="0" w:color="auto"/>
            <w:right w:val="none" w:sz="0" w:space="0" w:color="auto"/>
          </w:divBdr>
        </w:div>
        <w:div w:id="186994092">
          <w:marLeft w:val="640"/>
          <w:marRight w:val="0"/>
          <w:marTop w:val="0"/>
          <w:marBottom w:val="0"/>
          <w:divBdr>
            <w:top w:val="none" w:sz="0" w:space="0" w:color="auto"/>
            <w:left w:val="none" w:sz="0" w:space="0" w:color="auto"/>
            <w:bottom w:val="none" w:sz="0" w:space="0" w:color="auto"/>
            <w:right w:val="none" w:sz="0" w:space="0" w:color="auto"/>
          </w:divBdr>
        </w:div>
        <w:div w:id="1637032187">
          <w:marLeft w:val="640"/>
          <w:marRight w:val="0"/>
          <w:marTop w:val="0"/>
          <w:marBottom w:val="0"/>
          <w:divBdr>
            <w:top w:val="none" w:sz="0" w:space="0" w:color="auto"/>
            <w:left w:val="none" w:sz="0" w:space="0" w:color="auto"/>
            <w:bottom w:val="none" w:sz="0" w:space="0" w:color="auto"/>
            <w:right w:val="none" w:sz="0" w:space="0" w:color="auto"/>
          </w:divBdr>
        </w:div>
        <w:div w:id="1510018744">
          <w:marLeft w:val="640"/>
          <w:marRight w:val="0"/>
          <w:marTop w:val="0"/>
          <w:marBottom w:val="0"/>
          <w:divBdr>
            <w:top w:val="none" w:sz="0" w:space="0" w:color="auto"/>
            <w:left w:val="none" w:sz="0" w:space="0" w:color="auto"/>
            <w:bottom w:val="none" w:sz="0" w:space="0" w:color="auto"/>
            <w:right w:val="none" w:sz="0" w:space="0" w:color="auto"/>
          </w:divBdr>
        </w:div>
        <w:div w:id="1064135403">
          <w:marLeft w:val="640"/>
          <w:marRight w:val="0"/>
          <w:marTop w:val="0"/>
          <w:marBottom w:val="0"/>
          <w:divBdr>
            <w:top w:val="none" w:sz="0" w:space="0" w:color="auto"/>
            <w:left w:val="none" w:sz="0" w:space="0" w:color="auto"/>
            <w:bottom w:val="none" w:sz="0" w:space="0" w:color="auto"/>
            <w:right w:val="none" w:sz="0" w:space="0" w:color="auto"/>
          </w:divBdr>
        </w:div>
        <w:div w:id="1564029045">
          <w:marLeft w:val="640"/>
          <w:marRight w:val="0"/>
          <w:marTop w:val="0"/>
          <w:marBottom w:val="0"/>
          <w:divBdr>
            <w:top w:val="none" w:sz="0" w:space="0" w:color="auto"/>
            <w:left w:val="none" w:sz="0" w:space="0" w:color="auto"/>
            <w:bottom w:val="none" w:sz="0" w:space="0" w:color="auto"/>
            <w:right w:val="none" w:sz="0" w:space="0" w:color="auto"/>
          </w:divBdr>
        </w:div>
        <w:div w:id="240912176">
          <w:marLeft w:val="640"/>
          <w:marRight w:val="0"/>
          <w:marTop w:val="0"/>
          <w:marBottom w:val="0"/>
          <w:divBdr>
            <w:top w:val="none" w:sz="0" w:space="0" w:color="auto"/>
            <w:left w:val="none" w:sz="0" w:space="0" w:color="auto"/>
            <w:bottom w:val="none" w:sz="0" w:space="0" w:color="auto"/>
            <w:right w:val="none" w:sz="0" w:space="0" w:color="auto"/>
          </w:divBdr>
        </w:div>
        <w:div w:id="978455638">
          <w:marLeft w:val="640"/>
          <w:marRight w:val="0"/>
          <w:marTop w:val="0"/>
          <w:marBottom w:val="0"/>
          <w:divBdr>
            <w:top w:val="none" w:sz="0" w:space="0" w:color="auto"/>
            <w:left w:val="none" w:sz="0" w:space="0" w:color="auto"/>
            <w:bottom w:val="none" w:sz="0" w:space="0" w:color="auto"/>
            <w:right w:val="none" w:sz="0" w:space="0" w:color="auto"/>
          </w:divBdr>
        </w:div>
        <w:div w:id="1532719135">
          <w:marLeft w:val="640"/>
          <w:marRight w:val="0"/>
          <w:marTop w:val="0"/>
          <w:marBottom w:val="0"/>
          <w:divBdr>
            <w:top w:val="none" w:sz="0" w:space="0" w:color="auto"/>
            <w:left w:val="none" w:sz="0" w:space="0" w:color="auto"/>
            <w:bottom w:val="none" w:sz="0" w:space="0" w:color="auto"/>
            <w:right w:val="none" w:sz="0" w:space="0" w:color="auto"/>
          </w:divBdr>
        </w:div>
        <w:div w:id="182091320">
          <w:marLeft w:val="640"/>
          <w:marRight w:val="0"/>
          <w:marTop w:val="0"/>
          <w:marBottom w:val="0"/>
          <w:divBdr>
            <w:top w:val="none" w:sz="0" w:space="0" w:color="auto"/>
            <w:left w:val="none" w:sz="0" w:space="0" w:color="auto"/>
            <w:bottom w:val="none" w:sz="0" w:space="0" w:color="auto"/>
            <w:right w:val="none" w:sz="0" w:space="0" w:color="auto"/>
          </w:divBdr>
        </w:div>
        <w:div w:id="1220283314">
          <w:marLeft w:val="640"/>
          <w:marRight w:val="0"/>
          <w:marTop w:val="0"/>
          <w:marBottom w:val="0"/>
          <w:divBdr>
            <w:top w:val="none" w:sz="0" w:space="0" w:color="auto"/>
            <w:left w:val="none" w:sz="0" w:space="0" w:color="auto"/>
            <w:bottom w:val="none" w:sz="0" w:space="0" w:color="auto"/>
            <w:right w:val="none" w:sz="0" w:space="0" w:color="auto"/>
          </w:divBdr>
        </w:div>
        <w:div w:id="695426468">
          <w:marLeft w:val="640"/>
          <w:marRight w:val="0"/>
          <w:marTop w:val="0"/>
          <w:marBottom w:val="0"/>
          <w:divBdr>
            <w:top w:val="none" w:sz="0" w:space="0" w:color="auto"/>
            <w:left w:val="none" w:sz="0" w:space="0" w:color="auto"/>
            <w:bottom w:val="none" w:sz="0" w:space="0" w:color="auto"/>
            <w:right w:val="none" w:sz="0" w:space="0" w:color="auto"/>
          </w:divBdr>
        </w:div>
        <w:div w:id="99885866">
          <w:marLeft w:val="640"/>
          <w:marRight w:val="0"/>
          <w:marTop w:val="0"/>
          <w:marBottom w:val="0"/>
          <w:divBdr>
            <w:top w:val="none" w:sz="0" w:space="0" w:color="auto"/>
            <w:left w:val="none" w:sz="0" w:space="0" w:color="auto"/>
            <w:bottom w:val="none" w:sz="0" w:space="0" w:color="auto"/>
            <w:right w:val="none" w:sz="0" w:space="0" w:color="auto"/>
          </w:divBdr>
        </w:div>
        <w:div w:id="190647650">
          <w:marLeft w:val="640"/>
          <w:marRight w:val="0"/>
          <w:marTop w:val="0"/>
          <w:marBottom w:val="0"/>
          <w:divBdr>
            <w:top w:val="none" w:sz="0" w:space="0" w:color="auto"/>
            <w:left w:val="none" w:sz="0" w:space="0" w:color="auto"/>
            <w:bottom w:val="none" w:sz="0" w:space="0" w:color="auto"/>
            <w:right w:val="none" w:sz="0" w:space="0" w:color="auto"/>
          </w:divBdr>
        </w:div>
        <w:div w:id="1758747766">
          <w:marLeft w:val="640"/>
          <w:marRight w:val="0"/>
          <w:marTop w:val="0"/>
          <w:marBottom w:val="0"/>
          <w:divBdr>
            <w:top w:val="none" w:sz="0" w:space="0" w:color="auto"/>
            <w:left w:val="none" w:sz="0" w:space="0" w:color="auto"/>
            <w:bottom w:val="none" w:sz="0" w:space="0" w:color="auto"/>
            <w:right w:val="none" w:sz="0" w:space="0" w:color="auto"/>
          </w:divBdr>
        </w:div>
        <w:div w:id="930552812">
          <w:marLeft w:val="640"/>
          <w:marRight w:val="0"/>
          <w:marTop w:val="0"/>
          <w:marBottom w:val="0"/>
          <w:divBdr>
            <w:top w:val="none" w:sz="0" w:space="0" w:color="auto"/>
            <w:left w:val="none" w:sz="0" w:space="0" w:color="auto"/>
            <w:bottom w:val="none" w:sz="0" w:space="0" w:color="auto"/>
            <w:right w:val="none" w:sz="0" w:space="0" w:color="auto"/>
          </w:divBdr>
        </w:div>
        <w:div w:id="1239973421">
          <w:marLeft w:val="640"/>
          <w:marRight w:val="0"/>
          <w:marTop w:val="0"/>
          <w:marBottom w:val="0"/>
          <w:divBdr>
            <w:top w:val="none" w:sz="0" w:space="0" w:color="auto"/>
            <w:left w:val="none" w:sz="0" w:space="0" w:color="auto"/>
            <w:bottom w:val="none" w:sz="0" w:space="0" w:color="auto"/>
            <w:right w:val="none" w:sz="0" w:space="0" w:color="auto"/>
          </w:divBdr>
        </w:div>
        <w:div w:id="597300611">
          <w:marLeft w:val="640"/>
          <w:marRight w:val="0"/>
          <w:marTop w:val="0"/>
          <w:marBottom w:val="0"/>
          <w:divBdr>
            <w:top w:val="none" w:sz="0" w:space="0" w:color="auto"/>
            <w:left w:val="none" w:sz="0" w:space="0" w:color="auto"/>
            <w:bottom w:val="none" w:sz="0" w:space="0" w:color="auto"/>
            <w:right w:val="none" w:sz="0" w:space="0" w:color="auto"/>
          </w:divBdr>
        </w:div>
        <w:div w:id="1525750190">
          <w:marLeft w:val="640"/>
          <w:marRight w:val="0"/>
          <w:marTop w:val="0"/>
          <w:marBottom w:val="0"/>
          <w:divBdr>
            <w:top w:val="none" w:sz="0" w:space="0" w:color="auto"/>
            <w:left w:val="none" w:sz="0" w:space="0" w:color="auto"/>
            <w:bottom w:val="none" w:sz="0" w:space="0" w:color="auto"/>
            <w:right w:val="none" w:sz="0" w:space="0" w:color="auto"/>
          </w:divBdr>
        </w:div>
        <w:div w:id="666783392">
          <w:marLeft w:val="640"/>
          <w:marRight w:val="0"/>
          <w:marTop w:val="0"/>
          <w:marBottom w:val="0"/>
          <w:divBdr>
            <w:top w:val="none" w:sz="0" w:space="0" w:color="auto"/>
            <w:left w:val="none" w:sz="0" w:space="0" w:color="auto"/>
            <w:bottom w:val="none" w:sz="0" w:space="0" w:color="auto"/>
            <w:right w:val="none" w:sz="0" w:space="0" w:color="auto"/>
          </w:divBdr>
        </w:div>
        <w:div w:id="2071689634">
          <w:marLeft w:val="640"/>
          <w:marRight w:val="0"/>
          <w:marTop w:val="0"/>
          <w:marBottom w:val="0"/>
          <w:divBdr>
            <w:top w:val="none" w:sz="0" w:space="0" w:color="auto"/>
            <w:left w:val="none" w:sz="0" w:space="0" w:color="auto"/>
            <w:bottom w:val="none" w:sz="0" w:space="0" w:color="auto"/>
            <w:right w:val="none" w:sz="0" w:space="0" w:color="auto"/>
          </w:divBdr>
        </w:div>
        <w:div w:id="1466662491">
          <w:marLeft w:val="640"/>
          <w:marRight w:val="0"/>
          <w:marTop w:val="0"/>
          <w:marBottom w:val="0"/>
          <w:divBdr>
            <w:top w:val="none" w:sz="0" w:space="0" w:color="auto"/>
            <w:left w:val="none" w:sz="0" w:space="0" w:color="auto"/>
            <w:bottom w:val="none" w:sz="0" w:space="0" w:color="auto"/>
            <w:right w:val="none" w:sz="0" w:space="0" w:color="auto"/>
          </w:divBdr>
        </w:div>
        <w:div w:id="183402296">
          <w:marLeft w:val="640"/>
          <w:marRight w:val="0"/>
          <w:marTop w:val="0"/>
          <w:marBottom w:val="0"/>
          <w:divBdr>
            <w:top w:val="none" w:sz="0" w:space="0" w:color="auto"/>
            <w:left w:val="none" w:sz="0" w:space="0" w:color="auto"/>
            <w:bottom w:val="none" w:sz="0" w:space="0" w:color="auto"/>
            <w:right w:val="none" w:sz="0" w:space="0" w:color="auto"/>
          </w:divBdr>
        </w:div>
        <w:div w:id="791628602">
          <w:marLeft w:val="640"/>
          <w:marRight w:val="0"/>
          <w:marTop w:val="0"/>
          <w:marBottom w:val="0"/>
          <w:divBdr>
            <w:top w:val="none" w:sz="0" w:space="0" w:color="auto"/>
            <w:left w:val="none" w:sz="0" w:space="0" w:color="auto"/>
            <w:bottom w:val="none" w:sz="0" w:space="0" w:color="auto"/>
            <w:right w:val="none" w:sz="0" w:space="0" w:color="auto"/>
          </w:divBdr>
        </w:div>
        <w:div w:id="196504729">
          <w:marLeft w:val="640"/>
          <w:marRight w:val="0"/>
          <w:marTop w:val="0"/>
          <w:marBottom w:val="0"/>
          <w:divBdr>
            <w:top w:val="none" w:sz="0" w:space="0" w:color="auto"/>
            <w:left w:val="none" w:sz="0" w:space="0" w:color="auto"/>
            <w:bottom w:val="none" w:sz="0" w:space="0" w:color="auto"/>
            <w:right w:val="none" w:sz="0" w:space="0" w:color="auto"/>
          </w:divBdr>
        </w:div>
        <w:div w:id="1185751593">
          <w:marLeft w:val="640"/>
          <w:marRight w:val="0"/>
          <w:marTop w:val="0"/>
          <w:marBottom w:val="0"/>
          <w:divBdr>
            <w:top w:val="none" w:sz="0" w:space="0" w:color="auto"/>
            <w:left w:val="none" w:sz="0" w:space="0" w:color="auto"/>
            <w:bottom w:val="none" w:sz="0" w:space="0" w:color="auto"/>
            <w:right w:val="none" w:sz="0" w:space="0" w:color="auto"/>
          </w:divBdr>
        </w:div>
        <w:div w:id="2132891890">
          <w:marLeft w:val="640"/>
          <w:marRight w:val="0"/>
          <w:marTop w:val="0"/>
          <w:marBottom w:val="0"/>
          <w:divBdr>
            <w:top w:val="none" w:sz="0" w:space="0" w:color="auto"/>
            <w:left w:val="none" w:sz="0" w:space="0" w:color="auto"/>
            <w:bottom w:val="none" w:sz="0" w:space="0" w:color="auto"/>
            <w:right w:val="none" w:sz="0" w:space="0" w:color="auto"/>
          </w:divBdr>
        </w:div>
        <w:div w:id="1365867866">
          <w:marLeft w:val="640"/>
          <w:marRight w:val="0"/>
          <w:marTop w:val="0"/>
          <w:marBottom w:val="0"/>
          <w:divBdr>
            <w:top w:val="none" w:sz="0" w:space="0" w:color="auto"/>
            <w:left w:val="none" w:sz="0" w:space="0" w:color="auto"/>
            <w:bottom w:val="none" w:sz="0" w:space="0" w:color="auto"/>
            <w:right w:val="none" w:sz="0" w:space="0" w:color="auto"/>
          </w:divBdr>
        </w:div>
        <w:div w:id="113334723">
          <w:marLeft w:val="640"/>
          <w:marRight w:val="0"/>
          <w:marTop w:val="0"/>
          <w:marBottom w:val="0"/>
          <w:divBdr>
            <w:top w:val="none" w:sz="0" w:space="0" w:color="auto"/>
            <w:left w:val="none" w:sz="0" w:space="0" w:color="auto"/>
            <w:bottom w:val="none" w:sz="0" w:space="0" w:color="auto"/>
            <w:right w:val="none" w:sz="0" w:space="0" w:color="auto"/>
          </w:divBdr>
        </w:div>
        <w:div w:id="612519705">
          <w:marLeft w:val="640"/>
          <w:marRight w:val="0"/>
          <w:marTop w:val="0"/>
          <w:marBottom w:val="0"/>
          <w:divBdr>
            <w:top w:val="none" w:sz="0" w:space="0" w:color="auto"/>
            <w:left w:val="none" w:sz="0" w:space="0" w:color="auto"/>
            <w:bottom w:val="none" w:sz="0" w:space="0" w:color="auto"/>
            <w:right w:val="none" w:sz="0" w:space="0" w:color="auto"/>
          </w:divBdr>
        </w:div>
        <w:div w:id="315575255">
          <w:marLeft w:val="640"/>
          <w:marRight w:val="0"/>
          <w:marTop w:val="0"/>
          <w:marBottom w:val="0"/>
          <w:divBdr>
            <w:top w:val="none" w:sz="0" w:space="0" w:color="auto"/>
            <w:left w:val="none" w:sz="0" w:space="0" w:color="auto"/>
            <w:bottom w:val="none" w:sz="0" w:space="0" w:color="auto"/>
            <w:right w:val="none" w:sz="0" w:space="0" w:color="auto"/>
          </w:divBdr>
        </w:div>
        <w:div w:id="50665139">
          <w:marLeft w:val="640"/>
          <w:marRight w:val="0"/>
          <w:marTop w:val="0"/>
          <w:marBottom w:val="0"/>
          <w:divBdr>
            <w:top w:val="none" w:sz="0" w:space="0" w:color="auto"/>
            <w:left w:val="none" w:sz="0" w:space="0" w:color="auto"/>
            <w:bottom w:val="none" w:sz="0" w:space="0" w:color="auto"/>
            <w:right w:val="none" w:sz="0" w:space="0" w:color="auto"/>
          </w:divBdr>
        </w:div>
        <w:div w:id="1370908337">
          <w:marLeft w:val="640"/>
          <w:marRight w:val="0"/>
          <w:marTop w:val="0"/>
          <w:marBottom w:val="0"/>
          <w:divBdr>
            <w:top w:val="none" w:sz="0" w:space="0" w:color="auto"/>
            <w:left w:val="none" w:sz="0" w:space="0" w:color="auto"/>
            <w:bottom w:val="none" w:sz="0" w:space="0" w:color="auto"/>
            <w:right w:val="none" w:sz="0" w:space="0" w:color="auto"/>
          </w:divBdr>
        </w:div>
        <w:div w:id="757598009">
          <w:marLeft w:val="640"/>
          <w:marRight w:val="0"/>
          <w:marTop w:val="0"/>
          <w:marBottom w:val="0"/>
          <w:divBdr>
            <w:top w:val="none" w:sz="0" w:space="0" w:color="auto"/>
            <w:left w:val="none" w:sz="0" w:space="0" w:color="auto"/>
            <w:bottom w:val="none" w:sz="0" w:space="0" w:color="auto"/>
            <w:right w:val="none" w:sz="0" w:space="0" w:color="auto"/>
          </w:divBdr>
        </w:div>
        <w:div w:id="459958993">
          <w:marLeft w:val="640"/>
          <w:marRight w:val="0"/>
          <w:marTop w:val="0"/>
          <w:marBottom w:val="0"/>
          <w:divBdr>
            <w:top w:val="none" w:sz="0" w:space="0" w:color="auto"/>
            <w:left w:val="none" w:sz="0" w:space="0" w:color="auto"/>
            <w:bottom w:val="none" w:sz="0" w:space="0" w:color="auto"/>
            <w:right w:val="none" w:sz="0" w:space="0" w:color="auto"/>
          </w:divBdr>
        </w:div>
        <w:div w:id="94055552">
          <w:marLeft w:val="640"/>
          <w:marRight w:val="0"/>
          <w:marTop w:val="0"/>
          <w:marBottom w:val="0"/>
          <w:divBdr>
            <w:top w:val="none" w:sz="0" w:space="0" w:color="auto"/>
            <w:left w:val="none" w:sz="0" w:space="0" w:color="auto"/>
            <w:bottom w:val="none" w:sz="0" w:space="0" w:color="auto"/>
            <w:right w:val="none" w:sz="0" w:space="0" w:color="auto"/>
          </w:divBdr>
        </w:div>
        <w:div w:id="1099912964">
          <w:marLeft w:val="640"/>
          <w:marRight w:val="0"/>
          <w:marTop w:val="0"/>
          <w:marBottom w:val="0"/>
          <w:divBdr>
            <w:top w:val="none" w:sz="0" w:space="0" w:color="auto"/>
            <w:left w:val="none" w:sz="0" w:space="0" w:color="auto"/>
            <w:bottom w:val="none" w:sz="0" w:space="0" w:color="auto"/>
            <w:right w:val="none" w:sz="0" w:space="0" w:color="auto"/>
          </w:divBdr>
        </w:div>
        <w:div w:id="1172835664">
          <w:marLeft w:val="640"/>
          <w:marRight w:val="0"/>
          <w:marTop w:val="0"/>
          <w:marBottom w:val="0"/>
          <w:divBdr>
            <w:top w:val="none" w:sz="0" w:space="0" w:color="auto"/>
            <w:left w:val="none" w:sz="0" w:space="0" w:color="auto"/>
            <w:bottom w:val="none" w:sz="0" w:space="0" w:color="auto"/>
            <w:right w:val="none" w:sz="0" w:space="0" w:color="auto"/>
          </w:divBdr>
        </w:div>
        <w:div w:id="848911341">
          <w:marLeft w:val="640"/>
          <w:marRight w:val="0"/>
          <w:marTop w:val="0"/>
          <w:marBottom w:val="0"/>
          <w:divBdr>
            <w:top w:val="none" w:sz="0" w:space="0" w:color="auto"/>
            <w:left w:val="none" w:sz="0" w:space="0" w:color="auto"/>
            <w:bottom w:val="none" w:sz="0" w:space="0" w:color="auto"/>
            <w:right w:val="none" w:sz="0" w:space="0" w:color="auto"/>
          </w:divBdr>
        </w:div>
        <w:div w:id="842088626">
          <w:marLeft w:val="640"/>
          <w:marRight w:val="0"/>
          <w:marTop w:val="0"/>
          <w:marBottom w:val="0"/>
          <w:divBdr>
            <w:top w:val="none" w:sz="0" w:space="0" w:color="auto"/>
            <w:left w:val="none" w:sz="0" w:space="0" w:color="auto"/>
            <w:bottom w:val="none" w:sz="0" w:space="0" w:color="auto"/>
            <w:right w:val="none" w:sz="0" w:space="0" w:color="auto"/>
          </w:divBdr>
        </w:div>
        <w:div w:id="271086380">
          <w:marLeft w:val="640"/>
          <w:marRight w:val="0"/>
          <w:marTop w:val="0"/>
          <w:marBottom w:val="0"/>
          <w:divBdr>
            <w:top w:val="none" w:sz="0" w:space="0" w:color="auto"/>
            <w:left w:val="none" w:sz="0" w:space="0" w:color="auto"/>
            <w:bottom w:val="none" w:sz="0" w:space="0" w:color="auto"/>
            <w:right w:val="none" w:sz="0" w:space="0" w:color="auto"/>
          </w:divBdr>
        </w:div>
        <w:div w:id="337851789">
          <w:marLeft w:val="640"/>
          <w:marRight w:val="0"/>
          <w:marTop w:val="0"/>
          <w:marBottom w:val="0"/>
          <w:divBdr>
            <w:top w:val="none" w:sz="0" w:space="0" w:color="auto"/>
            <w:left w:val="none" w:sz="0" w:space="0" w:color="auto"/>
            <w:bottom w:val="none" w:sz="0" w:space="0" w:color="auto"/>
            <w:right w:val="none" w:sz="0" w:space="0" w:color="auto"/>
          </w:divBdr>
        </w:div>
        <w:div w:id="1823429801">
          <w:marLeft w:val="640"/>
          <w:marRight w:val="0"/>
          <w:marTop w:val="0"/>
          <w:marBottom w:val="0"/>
          <w:divBdr>
            <w:top w:val="none" w:sz="0" w:space="0" w:color="auto"/>
            <w:left w:val="none" w:sz="0" w:space="0" w:color="auto"/>
            <w:bottom w:val="none" w:sz="0" w:space="0" w:color="auto"/>
            <w:right w:val="none" w:sz="0" w:space="0" w:color="auto"/>
          </w:divBdr>
        </w:div>
        <w:div w:id="80806550">
          <w:marLeft w:val="640"/>
          <w:marRight w:val="0"/>
          <w:marTop w:val="0"/>
          <w:marBottom w:val="0"/>
          <w:divBdr>
            <w:top w:val="none" w:sz="0" w:space="0" w:color="auto"/>
            <w:left w:val="none" w:sz="0" w:space="0" w:color="auto"/>
            <w:bottom w:val="none" w:sz="0" w:space="0" w:color="auto"/>
            <w:right w:val="none" w:sz="0" w:space="0" w:color="auto"/>
          </w:divBdr>
        </w:div>
        <w:div w:id="1331134282">
          <w:marLeft w:val="640"/>
          <w:marRight w:val="0"/>
          <w:marTop w:val="0"/>
          <w:marBottom w:val="0"/>
          <w:divBdr>
            <w:top w:val="none" w:sz="0" w:space="0" w:color="auto"/>
            <w:left w:val="none" w:sz="0" w:space="0" w:color="auto"/>
            <w:bottom w:val="none" w:sz="0" w:space="0" w:color="auto"/>
            <w:right w:val="none" w:sz="0" w:space="0" w:color="auto"/>
          </w:divBdr>
        </w:div>
        <w:div w:id="1799105696">
          <w:marLeft w:val="640"/>
          <w:marRight w:val="0"/>
          <w:marTop w:val="0"/>
          <w:marBottom w:val="0"/>
          <w:divBdr>
            <w:top w:val="none" w:sz="0" w:space="0" w:color="auto"/>
            <w:left w:val="none" w:sz="0" w:space="0" w:color="auto"/>
            <w:bottom w:val="none" w:sz="0" w:space="0" w:color="auto"/>
            <w:right w:val="none" w:sz="0" w:space="0" w:color="auto"/>
          </w:divBdr>
        </w:div>
        <w:div w:id="227764473">
          <w:marLeft w:val="640"/>
          <w:marRight w:val="0"/>
          <w:marTop w:val="0"/>
          <w:marBottom w:val="0"/>
          <w:divBdr>
            <w:top w:val="none" w:sz="0" w:space="0" w:color="auto"/>
            <w:left w:val="none" w:sz="0" w:space="0" w:color="auto"/>
            <w:bottom w:val="none" w:sz="0" w:space="0" w:color="auto"/>
            <w:right w:val="none" w:sz="0" w:space="0" w:color="auto"/>
          </w:divBdr>
        </w:div>
        <w:div w:id="1103723156">
          <w:marLeft w:val="640"/>
          <w:marRight w:val="0"/>
          <w:marTop w:val="0"/>
          <w:marBottom w:val="0"/>
          <w:divBdr>
            <w:top w:val="none" w:sz="0" w:space="0" w:color="auto"/>
            <w:left w:val="none" w:sz="0" w:space="0" w:color="auto"/>
            <w:bottom w:val="none" w:sz="0" w:space="0" w:color="auto"/>
            <w:right w:val="none" w:sz="0" w:space="0" w:color="auto"/>
          </w:divBdr>
        </w:div>
        <w:div w:id="612329299">
          <w:marLeft w:val="640"/>
          <w:marRight w:val="0"/>
          <w:marTop w:val="0"/>
          <w:marBottom w:val="0"/>
          <w:divBdr>
            <w:top w:val="none" w:sz="0" w:space="0" w:color="auto"/>
            <w:left w:val="none" w:sz="0" w:space="0" w:color="auto"/>
            <w:bottom w:val="none" w:sz="0" w:space="0" w:color="auto"/>
            <w:right w:val="none" w:sz="0" w:space="0" w:color="auto"/>
          </w:divBdr>
        </w:div>
        <w:div w:id="1938709295">
          <w:marLeft w:val="640"/>
          <w:marRight w:val="0"/>
          <w:marTop w:val="0"/>
          <w:marBottom w:val="0"/>
          <w:divBdr>
            <w:top w:val="none" w:sz="0" w:space="0" w:color="auto"/>
            <w:left w:val="none" w:sz="0" w:space="0" w:color="auto"/>
            <w:bottom w:val="none" w:sz="0" w:space="0" w:color="auto"/>
            <w:right w:val="none" w:sz="0" w:space="0" w:color="auto"/>
          </w:divBdr>
        </w:div>
        <w:div w:id="1041520483">
          <w:marLeft w:val="640"/>
          <w:marRight w:val="0"/>
          <w:marTop w:val="0"/>
          <w:marBottom w:val="0"/>
          <w:divBdr>
            <w:top w:val="none" w:sz="0" w:space="0" w:color="auto"/>
            <w:left w:val="none" w:sz="0" w:space="0" w:color="auto"/>
            <w:bottom w:val="none" w:sz="0" w:space="0" w:color="auto"/>
            <w:right w:val="none" w:sz="0" w:space="0" w:color="auto"/>
          </w:divBdr>
        </w:div>
        <w:div w:id="461504633">
          <w:marLeft w:val="640"/>
          <w:marRight w:val="0"/>
          <w:marTop w:val="0"/>
          <w:marBottom w:val="0"/>
          <w:divBdr>
            <w:top w:val="none" w:sz="0" w:space="0" w:color="auto"/>
            <w:left w:val="none" w:sz="0" w:space="0" w:color="auto"/>
            <w:bottom w:val="none" w:sz="0" w:space="0" w:color="auto"/>
            <w:right w:val="none" w:sz="0" w:space="0" w:color="auto"/>
          </w:divBdr>
        </w:div>
        <w:div w:id="439180217">
          <w:marLeft w:val="640"/>
          <w:marRight w:val="0"/>
          <w:marTop w:val="0"/>
          <w:marBottom w:val="0"/>
          <w:divBdr>
            <w:top w:val="none" w:sz="0" w:space="0" w:color="auto"/>
            <w:left w:val="none" w:sz="0" w:space="0" w:color="auto"/>
            <w:bottom w:val="none" w:sz="0" w:space="0" w:color="auto"/>
            <w:right w:val="none" w:sz="0" w:space="0" w:color="auto"/>
          </w:divBdr>
        </w:div>
        <w:div w:id="1876697271">
          <w:marLeft w:val="640"/>
          <w:marRight w:val="0"/>
          <w:marTop w:val="0"/>
          <w:marBottom w:val="0"/>
          <w:divBdr>
            <w:top w:val="none" w:sz="0" w:space="0" w:color="auto"/>
            <w:left w:val="none" w:sz="0" w:space="0" w:color="auto"/>
            <w:bottom w:val="none" w:sz="0" w:space="0" w:color="auto"/>
            <w:right w:val="none" w:sz="0" w:space="0" w:color="auto"/>
          </w:divBdr>
        </w:div>
        <w:div w:id="484132527">
          <w:marLeft w:val="640"/>
          <w:marRight w:val="0"/>
          <w:marTop w:val="0"/>
          <w:marBottom w:val="0"/>
          <w:divBdr>
            <w:top w:val="none" w:sz="0" w:space="0" w:color="auto"/>
            <w:left w:val="none" w:sz="0" w:space="0" w:color="auto"/>
            <w:bottom w:val="none" w:sz="0" w:space="0" w:color="auto"/>
            <w:right w:val="none" w:sz="0" w:space="0" w:color="auto"/>
          </w:divBdr>
        </w:div>
        <w:div w:id="1236863813">
          <w:marLeft w:val="640"/>
          <w:marRight w:val="0"/>
          <w:marTop w:val="0"/>
          <w:marBottom w:val="0"/>
          <w:divBdr>
            <w:top w:val="none" w:sz="0" w:space="0" w:color="auto"/>
            <w:left w:val="none" w:sz="0" w:space="0" w:color="auto"/>
            <w:bottom w:val="none" w:sz="0" w:space="0" w:color="auto"/>
            <w:right w:val="none" w:sz="0" w:space="0" w:color="auto"/>
          </w:divBdr>
        </w:div>
        <w:div w:id="1562640758">
          <w:marLeft w:val="640"/>
          <w:marRight w:val="0"/>
          <w:marTop w:val="0"/>
          <w:marBottom w:val="0"/>
          <w:divBdr>
            <w:top w:val="none" w:sz="0" w:space="0" w:color="auto"/>
            <w:left w:val="none" w:sz="0" w:space="0" w:color="auto"/>
            <w:bottom w:val="none" w:sz="0" w:space="0" w:color="auto"/>
            <w:right w:val="none" w:sz="0" w:space="0" w:color="auto"/>
          </w:divBdr>
        </w:div>
        <w:div w:id="536089601">
          <w:marLeft w:val="640"/>
          <w:marRight w:val="0"/>
          <w:marTop w:val="0"/>
          <w:marBottom w:val="0"/>
          <w:divBdr>
            <w:top w:val="none" w:sz="0" w:space="0" w:color="auto"/>
            <w:left w:val="none" w:sz="0" w:space="0" w:color="auto"/>
            <w:bottom w:val="none" w:sz="0" w:space="0" w:color="auto"/>
            <w:right w:val="none" w:sz="0" w:space="0" w:color="auto"/>
          </w:divBdr>
        </w:div>
        <w:div w:id="176962442">
          <w:marLeft w:val="640"/>
          <w:marRight w:val="0"/>
          <w:marTop w:val="0"/>
          <w:marBottom w:val="0"/>
          <w:divBdr>
            <w:top w:val="none" w:sz="0" w:space="0" w:color="auto"/>
            <w:left w:val="none" w:sz="0" w:space="0" w:color="auto"/>
            <w:bottom w:val="none" w:sz="0" w:space="0" w:color="auto"/>
            <w:right w:val="none" w:sz="0" w:space="0" w:color="auto"/>
          </w:divBdr>
        </w:div>
        <w:div w:id="1138375916">
          <w:marLeft w:val="640"/>
          <w:marRight w:val="0"/>
          <w:marTop w:val="0"/>
          <w:marBottom w:val="0"/>
          <w:divBdr>
            <w:top w:val="none" w:sz="0" w:space="0" w:color="auto"/>
            <w:left w:val="none" w:sz="0" w:space="0" w:color="auto"/>
            <w:bottom w:val="none" w:sz="0" w:space="0" w:color="auto"/>
            <w:right w:val="none" w:sz="0" w:space="0" w:color="auto"/>
          </w:divBdr>
        </w:div>
        <w:div w:id="962463984">
          <w:marLeft w:val="640"/>
          <w:marRight w:val="0"/>
          <w:marTop w:val="0"/>
          <w:marBottom w:val="0"/>
          <w:divBdr>
            <w:top w:val="none" w:sz="0" w:space="0" w:color="auto"/>
            <w:left w:val="none" w:sz="0" w:space="0" w:color="auto"/>
            <w:bottom w:val="none" w:sz="0" w:space="0" w:color="auto"/>
            <w:right w:val="none" w:sz="0" w:space="0" w:color="auto"/>
          </w:divBdr>
        </w:div>
        <w:div w:id="1493644398">
          <w:marLeft w:val="640"/>
          <w:marRight w:val="0"/>
          <w:marTop w:val="0"/>
          <w:marBottom w:val="0"/>
          <w:divBdr>
            <w:top w:val="none" w:sz="0" w:space="0" w:color="auto"/>
            <w:left w:val="none" w:sz="0" w:space="0" w:color="auto"/>
            <w:bottom w:val="none" w:sz="0" w:space="0" w:color="auto"/>
            <w:right w:val="none" w:sz="0" w:space="0" w:color="auto"/>
          </w:divBdr>
        </w:div>
        <w:div w:id="85537064">
          <w:marLeft w:val="640"/>
          <w:marRight w:val="0"/>
          <w:marTop w:val="0"/>
          <w:marBottom w:val="0"/>
          <w:divBdr>
            <w:top w:val="none" w:sz="0" w:space="0" w:color="auto"/>
            <w:left w:val="none" w:sz="0" w:space="0" w:color="auto"/>
            <w:bottom w:val="none" w:sz="0" w:space="0" w:color="auto"/>
            <w:right w:val="none" w:sz="0" w:space="0" w:color="auto"/>
          </w:divBdr>
        </w:div>
        <w:div w:id="1928153669">
          <w:marLeft w:val="640"/>
          <w:marRight w:val="0"/>
          <w:marTop w:val="0"/>
          <w:marBottom w:val="0"/>
          <w:divBdr>
            <w:top w:val="none" w:sz="0" w:space="0" w:color="auto"/>
            <w:left w:val="none" w:sz="0" w:space="0" w:color="auto"/>
            <w:bottom w:val="none" w:sz="0" w:space="0" w:color="auto"/>
            <w:right w:val="none" w:sz="0" w:space="0" w:color="auto"/>
          </w:divBdr>
        </w:div>
      </w:divsChild>
    </w:div>
    <w:div w:id="1280381098">
      <w:bodyDiv w:val="1"/>
      <w:marLeft w:val="0"/>
      <w:marRight w:val="0"/>
      <w:marTop w:val="0"/>
      <w:marBottom w:val="0"/>
      <w:divBdr>
        <w:top w:val="none" w:sz="0" w:space="0" w:color="auto"/>
        <w:left w:val="none" w:sz="0" w:space="0" w:color="auto"/>
        <w:bottom w:val="none" w:sz="0" w:space="0" w:color="auto"/>
        <w:right w:val="none" w:sz="0" w:space="0" w:color="auto"/>
      </w:divBdr>
      <w:divsChild>
        <w:div w:id="1349019339">
          <w:marLeft w:val="640"/>
          <w:marRight w:val="0"/>
          <w:marTop w:val="0"/>
          <w:marBottom w:val="0"/>
          <w:divBdr>
            <w:top w:val="none" w:sz="0" w:space="0" w:color="auto"/>
            <w:left w:val="none" w:sz="0" w:space="0" w:color="auto"/>
            <w:bottom w:val="none" w:sz="0" w:space="0" w:color="auto"/>
            <w:right w:val="none" w:sz="0" w:space="0" w:color="auto"/>
          </w:divBdr>
        </w:div>
        <w:div w:id="687871824">
          <w:marLeft w:val="640"/>
          <w:marRight w:val="0"/>
          <w:marTop w:val="0"/>
          <w:marBottom w:val="0"/>
          <w:divBdr>
            <w:top w:val="none" w:sz="0" w:space="0" w:color="auto"/>
            <w:left w:val="none" w:sz="0" w:space="0" w:color="auto"/>
            <w:bottom w:val="none" w:sz="0" w:space="0" w:color="auto"/>
            <w:right w:val="none" w:sz="0" w:space="0" w:color="auto"/>
          </w:divBdr>
        </w:div>
        <w:div w:id="1910994314">
          <w:marLeft w:val="640"/>
          <w:marRight w:val="0"/>
          <w:marTop w:val="0"/>
          <w:marBottom w:val="0"/>
          <w:divBdr>
            <w:top w:val="none" w:sz="0" w:space="0" w:color="auto"/>
            <w:left w:val="none" w:sz="0" w:space="0" w:color="auto"/>
            <w:bottom w:val="none" w:sz="0" w:space="0" w:color="auto"/>
            <w:right w:val="none" w:sz="0" w:space="0" w:color="auto"/>
          </w:divBdr>
        </w:div>
        <w:div w:id="1586377929">
          <w:marLeft w:val="640"/>
          <w:marRight w:val="0"/>
          <w:marTop w:val="0"/>
          <w:marBottom w:val="0"/>
          <w:divBdr>
            <w:top w:val="none" w:sz="0" w:space="0" w:color="auto"/>
            <w:left w:val="none" w:sz="0" w:space="0" w:color="auto"/>
            <w:bottom w:val="none" w:sz="0" w:space="0" w:color="auto"/>
            <w:right w:val="none" w:sz="0" w:space="0" w:color="auto"/>
          </w:divBdr>
        </w:div>
        <w:div w:id="543979033">
          <w:marLeft w:val="640"/>
          <w:marRight w:val="0"/>
          <w:marTop w:val="0"/>
          <w:marBottom w:val="0"/>
          <w:divBdr>
            <w:top w:val="none" w:sz="0" w:space="0" w:color="auto"/>
            <w:left w:val="none" w:sz="0" w:space="0" w:color="auto"/>
            <w:bottom w:val="none" w:sz="0" w:space="0" w:color="auto"/>
            <w:right w:val="none" w:sz="0" w:space="0" w:color="auto"/>
          </w:divBdr>
        </w:div>
        <w:div w:id="1364668690">
          <w:marLeft w:val="640"/>
          <w:marRight w:val="0"/>
          <w:marTop w:val="0"/>
          <w:marBottom w:val="0"/>
          <w:divBdr>
            <w:top w:val="none" w:sz="0" w:space="0" w:color="auto"/>
            <w:left w:val="none" w:sz="0" w:space="0" w:color="auto"/>
            <w:bottom w:val="none" w:sz="0" w:space="0" w:color="auto"/>
            <w:right w:val="none" w:sz="0" w:space="0" w:color="auto"/>
          </w:divBdr>
        </w:div>
        <w:div w:id="270279223">
          <w:marLeft w:val="640"/>
          <w:marRight w:val="0"/>
          <w:marTop w:val="0"/>
          <w:marBottom w:val="0"/>
          <w:divBdr>
            <w:top w:val="none" w:sz="0" w:space="0" w:color="auto"/>
            <w:left w:val="none" w:sz="0" w:space="0" w:color="auto"/>
            <w:bottom w:val="none" w:sz="0" w:space="0" w:color="auto"/>
            <w:right w:val="none" w:sz="0" w:space="0" w:color="auto"/>
          </w:divBdr>
        </w:div>
        <w:div w:id="443430153">
          <w:marLeft w:val="640"/>
          <w:marRight w:val="0"/>
          <w:marTop w:val="0"/>
          <w:marBottom w:val="0"/>
          <w:divBdr>
            <w:top w:val="none" w:sz="0" w:space="0" w:color="auto"/>
            <w:left w:val="none" w:sz="0" w:space="0" w:color="auto"/>
            <w:bottom w:val="none" w:sz="0" w:space="0" w:color="auto"/>
            <w:right w:val="none" w:sz="0" w:space="0" w:color="auto"/>
          </w:divBdr>
        </w:div>
        <w:div w:id="782384182">
          <w:marLeft w:val="640"/>
          <w:marRight w:val="0"/>
          <w:marTop w:val="0"/>
          <w:marBottom w:val="0"/>
          <w:divBdr>
            <w:top w:val="none" w:sz="0" w:space="0" w:color="auto"/>
            <w:left w:val="none" w:sz="0" w:space="0" w:color="auto"/>
            <w:bottom w:val="none" w:sz="0" w:space="0" w:color="auto"/>
            <w:right w:val="none" w:sz="0" w:space="0" w:color="auto"/>
          </w:divBdr>
        </w:div>
        <w:div w:id="1808663170">
          <w:marLeft w:val="640"/>
          <w:marRight w:val="0"/>
          <w:marTop w:val="0"/>
          <w:marBottom w:val="0"/>
          <w:divBdr>
            <w:top w:val="none" w:sz="0" w:space="0" w:color="auto"/>
            <w:left w:val="none" w:sz="0" w:space="0" w:color="auto"/>
            <w:bottom w:val="none" w:sz="0" w:space="0" w:color="auto"/>
            <w:right w:val="none" w:sz="0" w:space="0" w:color="auto"/>
          </w:divBdr>
        </w:div>
        <w:div w:id="1312515148">
          <w:marLeft w:val="640"/>
          <w:marRight w:val="0"/>
          <w:marTop w:val="0"/>
          <w:marBottom w:val="0"/>
          <w:divBdr>
            <w:top w:val="none" w:sz="0" w:space="0" w:color="auto"/>
            <w:left w:val="none" w:sz="0" w:space="0" w:color="auto"/>
            <w:bottom w:val="none" w:sz="0" w:space="0" w:color="auto"/>
            <w:right w:val="none" w:sz="0" w:space="0" w:color="auto"/>
          </w:divBdr>
        </w:div>
        <w:div w:id="1890720217">
          <w:marLeft w:val="640"/>
          <w:marRight w:val="0"/>
          <w:marTop w:val="0"/>
          <w:marBottom w:val="0"/>
          <w:divBdr>
            <w:top w:val="none" w:sz="0" w:space="0" w:color="auto"/>
            <w:left w:val="none" w:sz="0" w:space="0" w:color="auto"/>
            <w:bottom w:val="none" w:sz="0" w:space="0" w:color="auto"/>
            <w:right w:val="none" w:sz="0" w:space="0" w:color="auto"/>
          </w:divBdr>
        </w:div>
        <w:div w:id="420179398">
          <w:marLeft w:val="640"/>
          <w:marRight w:val="0"/>
          <w:marTop w:val="0"/>
          <w:marBottom w:val="0"/>
          <w:divBdr>
            <w:top w:val="none" w:sz="0" w:space="0" w:color="auto"/>
            <w:left w:val="none" w:sz="0" w:space="0" w:color="auto"/>
            <w:bottom w:val="none" w:sz="0" w:space="0" w:color="auto"/>
            <w:right w:val="none" w:sz="0" w:space="0" w:color="auto"/>
          </w:divBdr>
        </w:div>
        <w:div w:id="2069720089">
          <w:marLeft w:val="640"/>
          <w:marRight w:val="0"/>
          <w:marTop w:val="0"/>
          <w:marBottom w:val="0"/>
          <w:divBdr>
            <w:top w:val="none" w:sz="0" w:space="0" w:color="auto"/>
            <w:left w:val="none" w:sz="0" w:space="0" w:color="auto"/>
            <w:bottom w:val="none" w:sz="0" w:space="0" w:color="auto"/>
            <w:right w:val="none" w:sz="0" w:space="0" w:color="auto"/>
          </w:divBdr>
        </w:div>
        <w:div w:id="290673400">
          <w:marLeft w:val="640"/>
          <w:marRight w:val="0"/>
          <w:marTop w:val="0"/>
          <w:marBottom w:val="0"/>
          <w:divBdr>
            <w:top w:val="none" w:sz="0" w:space="0" w:color="auto"/>
            <w:left w:val="none" w:sz="0" w:space="0" w:color="auto"/>
            <w:bottom w:val="none" w:sz="0" w:space="0" w:color="auto"/>
            <w:right w:val="none" w:sz="0" w:space="0" w:color="auto"/>
          </w:divBdr>
        </w:div>
        <w:div w:id="163475341">
          <w:marLeft w:val="640"/>
          <w:marRight w:val="0"/>
          <w:marTop w:val="0"/>
          <w:marBottom w:val="0"/>
          <w:divBdr>
            <w:top w:val="none" w:sz="0" w:space="0" w:color="auto"/>
            <w:left w:val="none" w:sz="0" w:space="0" w:color="auto"/>
            <w:bottom w:val="none" w:sz="0" w:space="0" w:color="auto"/>
            <w:right w:val="none" w:sz="0" w:space="0" w:color="auto"/>
          </w:divBdr>
        </w:div>
        <w:div w:id="596131815">
          <w:marLeft w:val="640"/>
          <w:marRight w:val="0"/>
          <w:marTop w:val="0"/>
          <w:marBottom w:val="0"/>
          <w:divBdr>
            <w:top w:val="none" w:sz="0" w:space="0" w:color="auto"/>
            <w:left w:val="none" w:sz="0" w:space="0" w:color="auto"/>
            <w:bottom w:val="none" w:sz="0" w:space="0" w:color="auto"/>
            <w:right w:val="none" w:sz="0" w:space="0" w:color="auto"/>
          </w:divBdr>
        </w:div>
        <w:div w:id="254826769">
          <w:marLeft w:val="640"/>
          <w:marRight w:val="0"/>
          <w:marTop w:val="0"/>
          <w:marBottom w:val="0"/>
          <w:divBdr>
            <w:top w:val="none" w:sz="0" w:space="0" w:color="auto"/>
            <w:left w:val="none" w:sz="0" w:space="0" w:color="auto"/>
            <w:bottom w:val="none" w:sz="0" w:space="0" w:color="auto"/>
            <w:right w:val="none" w:sz="0" w:space="0" w:color="auto"/>
          </w:divBdr>
        </w:div>
        <w:div w:id="2112243502">
          <w:marLeft w:val="640"/>
          <w:marRight w:val="0"/>
          <w:marTop w:val="0"/>
          <w:marBottom w:val="0"/>
          <w:divBdr>
            <w:top w:val="none" w:sz="0" w:space="0" w:color="auto"/>
            <w:left w:val="none" w:sz="0" w:space="0" w:color="auto"/>
            <w:bottom w:val="none" w:sz="0" w:space="0" w:color="auto"/>
            <w:right w:val="none" w:sz="0" w:space="0" w:color="auto"/>
          </w:divBdr>
        </w:div>
        <w:div w:id="1487013456">
          <w:marLeft w:val="640"/>
          <w:marRight w:val="0"/>
          <w:marTop w:val="0"/>
          <w:marBottom w:val="0"/>
          <w:divBdr>
            <w:top w:val="none" w:sz="0" w:space="0" w:color="auto"/>
            <w:left w:val="none" w:sz="0" w:space="0" w:color="auto"/>
            <w:bottom w:val="none" w:sz="0" w:space="0" w:color="auto"/>
            <w:right w:val="none" w:sz="0" w:space="0" w:color="auto"/>
          </w:divBdr>
        </w:div>
        <w:div w:id="600644464">
          <w:marLeft w:val="640"/>
          <w:marRight w:val="0"/>
          <w:marTop w:val="0"/>
          <w:marBottom w:val="0"/>
          <w:divBdr>
            <w:top w:val="none" w:sz="0" w:space="0" w:color="auto"/>
            <w:left w:val="none" w:sz="0" w:space="0" w:color="auto"/>
            <w:bottom w:val="none" w:sz="0" w:space="0" w:color="auto"/>
            <w:right w:val="none" w:sz="0" w:space="0" w:color="auto"/>
          </w:divBdr>
        </w:div>
        <w:div w:id="365251199">
          <w:marLeft w:val="640"/>
          <w:marRight w:val="0"/>
          <w:marTop w:val="0"/>
          <w:marBottom w:val="0"/>
          <w:divBdr>
            <w:top w:val="none" w:sz="0" w:space="0" w:color="auto"/>
            <w:left w:val="none" w:sz="0" w:space="0" w:color="auto"/>
            <w:bottom w:val="none" w:sz="0" w:space="0" w:color="auto"/>
            <w:right w:val="none" w:sz="0" w:space="0" w:color="auto"/>
          </w:divBdr>
        </w:div>
        <w:div w:id="212277538">
          <w:marLeft w:val="640"/>
          <w:marRight w:val="0"/>
          <w:marTop w:val="0"/>
          <w:marBottom w:val="0"/>
          <w:divBdr>
            <w:top w:val="none" w:sz="0" w:space="0" w:color="auto"/>
            <w:left w:val="none" w:sz="0" w:space="0" w:color="auto"/>
            <w:bottom w:val="none" w:sz="0" w:space="0" w:color="auto"/>
            <w:right w:val="none" w:sz="0" w:space="0" w:color="auto"/>
          </w:divBdr>
        </w:div>
        <w:div w:id="1055355880">
          <w:marLeft w:val="640"/>
          <w:marRight w:val="0"/>
          <w:marTop w:val="0"/>
          <w:marBottom w:val="0"/>
          <w:divBdr>
            <w:top w:val="none" w:sz="0" w:space="0" w:color="auto"/>
            <w:left w:val="none" w:sz="0" w:space="0" w:color="auto"/>
            <w:bottom w:val="none" w:sz="0" w:space="0" w:color="auto"/>
            <w:right w:val="none" w:sz="0" w:space="0" w:color="auto"/>
          </w:divBdr>
        </w:div>
        <w:div w:id="869487019">
          <w:marLeft w:val="640"/>
          <w:marRight w:val="0"/>
          <w:marTop w:val="0"/>
          <w:marBottom w:val="0"/>
          <w:divBdr>
            <w:top w:val="none" w:sz="0" w:space="0" w:color="auto"/>
            <w:left w:val="none" w:sz="0" w:space="0" w:color="auto"/>
            <w:bottom w:val="none" w:sz="0" w:space="0" w:color="auto"/>
            <w:right w:val="none" w:sz="0" w:space="0" w:color="auto"/>
          </w:divBdr>
        </w:div>
        <w:div w:id="1003505686">
          <w:marLeft w:val="640"/>
          <w:marRight w:val="0"/>
          <w:marTop w:val="0"/>
          <w:marBottom w:val="0"/>
          <w:divBdr>
            <w:top w:val="none" w:sz="0" w:space="0" w:color="auto"/>
            <w:left w:val="none" w:sz="0" w:space="0" w:color="auto"/>
            <w:bottom w:val="none" w:sz="0" w:space="0" w:color="auto"/>
            <w:right w:val="none" w:sz="0" w:space="0" w:color="auto"/>
          </w:divBdr>
        </w:div>
        <w:div w:id="157380224">
          <w:marLeft w:val="640"/>
          <w:marRight w:val="0"/>
          <w:marTop w:val="0"/>
          <w:marBottom w:val="0"/>
          <w:divBdr>
            <w:top w:val="none" w:sz="0" w:space="0" w:color="auto"/>
            <w:left w:val="none" w:sz="0" w:space="0" w:color="auto"/>
            <w:bottom w:val="none" w:sz="0" w:space="0" w:color="auto"/>
            <w:right w:val="none" w:sz="0" w:space="0" w:color="auto"/>
          </w:divBdr>
        </w:div>
        <w:div w:id="1192689799">
          <w:marLeft w:val="640"/>
          <w:marRight w:val="0"/>
          <w:marTop w:val="0"/>
          <w:marBottom w:val="0"/>
          <w:divBdr>
            <w:top w:val="none" w:sz="0" w:space="0" w:color="auto"/>
            <w:left w:val="none" w:sz="0" w:space="0" w:color="auto"/>
            <w:bottom w:val="none" w:sz="0" w:space="0" w:color="auto"/>
            <w:right w:val="none" w:sz="0" w:space="0" w:color="auto"/>
          </w:divBdr>
        </w:div>
        <w:div w:id="1130243394">
          <w:marLeft w:val="640"/>
          <w:marRight w:val="0"/>
          <w:marTop w:val="0"/>
          <w:marBottom w:val="0"/>
          <w:divBdr>
            <w:top w:val="none" w:sz="0" w:space="0" w:color="auto"/>
            <w:left w:val="none" w:sz="0" w:space="0" w:color="auto"/>
            <w:bottom w:val="none" w:sz="0" w:space="0" w:color="auto"/>
            <w:right w:val="none" w:sz="0" w:space="0" w:color="auto"/>
          </w:divBdr>
        </w:div>
        <w:div w:id="1462529668">
          <w:marLeft w:val="640"/>
          <w:marRight w:val="0"/>
          <w:marTop w:val="0"/>
          <w:marBottom w:val="0"/>
          <w:divBdr>
            <w:top w:val="none" w:sz="0" w:space="0" w:color="auto"/>
            <w:left w:val="none" w:sz="0" w:space="0" w:color="auto"/>
            <w:bottom w:val="none" w:sz="0" w:space="0" w:color="auto"/>
            <w:right w:val="none" w:sz="0" w:space="0" w:color="auto"/>
          </w:divBdr>
        </w:div>
        <w:div w:id="1435127875">
          <w:marLeft w:val="640"/>
          <w:marRight w:val="0"/>
          <w:marTop w:val="0"/>
          <w:marBottom w:val="0"/>
          <w:divBdr>
            <w:top w:val="none" w:sz="0" w:space="0" w:color="auto"/>
            <w:left w:val="none" w:sz="0" w:space="0" w:color="auto"/>
            <w:bottom w:val="none" w:sz="0" w:space="0" w:color="auto"/>
            <w:right w:val="none" w:sz="0" w:space="0" w:color="auto"/>
          </w:divBdr>
        </w:div>
        <w:div w:id="804205284">
          <w:marLeft w:val="640"/>
          <w:marRight w:val="0"/>
          <w:marTop w:val="0"/>
          <w:marBottom w:val="0"/>
          <w:divBdr>
            <w:top w:val="none" w:sz="0" w:space="0" w:color="auto"/>
            <w:left w:val="none" w:sz="0" w:space="0" w:color="auto"/>
            <w:bottom w:val="none" w:sz="0" w:space="0" w:color="auto"/>
            <w:right w:val="none" w:sz="0" w:space="0" w:color="auto"/>
          </w:divBdr>
        </w:div>
        <w:div w:id="1628003960">
          <w:marLeft w:val="640"/>
          <w:marRight w:val="0"/>
          <w:marTop w:val="0"/>
          <w:marBottom w:val="0"/>
          <w:divBdr>
            <w:top w:val="none" w:sz="0" w:space="0" w:color="auto"/>
            <w:left w:val="none" w:sz="0" w:space="0" w:color="auto"/>
            <w:bottom w:val="none" w:sz="0" w:space="0" w:color="auto"/>
            <w:right w:val="none" w:sz="0" w:space="0" w:color="auto"/>
          </w:divBdr>
        </w:div>
        <w:div w:id="1171067014">
          <w:marLeft w:val="640"/>
          <w:marRight w:val="0"/>
          <w:marTop w:val="0"/>
          <w:marBottom w:val="0"/>
          <w:divBdr>
            <w:top w:val="none" w:sz="0" w:space="0" w:color="auto"/>
            <w:left w:val="none" w:sz="0" w:space="0" w:color="auto"/>
            <w:bottom w:val="none" w:sz="0" w:space="0" w:color="auto"/>
            <w:right w:val="none" w:sz="0" w:space="0" w:color="auto"/>
          </w:divBdr>
        </w:div>
        <w:div w:id="1837381701">
          <w:marLeft w:val="640"/>
          <w:marRight w:val="0"/>
          <w:marTop w:val="0"/>
          <w:marBottom w:val="0"/>
          <w:divBdr>
            <w:top w:val="none" w:sz="0" w:space="0" w:color="auto"/>
            <w:left w:val="none" w:sz="0" w:space="0" w:color="auto"/>
            <w:bottom w:val="none" w:sz="0" w:space="0" w:color="auto"/>
            <w:right w:val="none" w:sz="0" w:space="0" w:color="auto"/>
          </w:divBdr>
        </w:div>
        <w:div w:id="981275899">
          <w:marLeft w:val="640"/>
          <w:marRight w:val="0"/>
          <w:marTop w:val="0"/>
          <w:marBottom w:val="0"/>
          <w:divBdr>
            <w:top w:val="none" w:sz="0" w:space="0" w:color="auto"/>
            <w:left w:val="none" w:sz="0" w:space="0" w:color="auto"/>
            <w:bottom w:val="none" w:sz="0" w:space="0" w:color="auto"/>
            <w:right w:val="none" w:sz="0" w:space="0" w:color="auto"/>
          </w:divBdr>
        </w:div>
        <w:div w:id="1644848267">
          <w:marLeft w:val="640"/>
          <w:marRight w:val="0"/>
          <w:marTop w:val="0"/>
          <w:marBottom w:val="0"/>
          <w:divBdr>
            <w:top w:val="none" w:sz="0" w:space="0" w:color="auto"/>
            <w:left w:val="none" w:sz="0" w:space="0" w:color="auto"/>
            <w:bottom w:val="none" w:sz="0" w:space="0" w:color="auto"/>
            <w:right w:val="none" w:sz="0" w:space="0" w:color="auto"/>
          </w:divBdr>
        </w:div>
        <w:div w:id="1605721472">
          <w:marLeft w:val="640"/>
          <w:marRight w:val="0"/>
          <w:marTop w:val="0"/>
          <w:marBottom w:val="0"/>
          <w:divBdr>
            <w:top w:val="none" w:sz="0" w:space="0" w:color="auto"/>
            <w:left w:val="none" w:sz="0" w:space="0" w:color="auto"/>
            <w:bottom w:val="none" w:sz="0" w:space="0" w:color="auto"/>
            <w:right w:val="none" w:sz="0" w:space="0" w:color="auto"/>
          </w:divBdr>
        </w:div>
        <w:div w:id="302589446">
          <w:marLeft w:val="640"/>
          <w:marRight w:val="0"/>
          <w:marTop w:val="0"/>
          <w:marBottom w:val="0"/>
          <w:divBdr>
            <w:top w:val="none" w:sz="0" w:space="0" w:color="auto"/>
            <w:left w:val="none" w:sz="0" w:space="0" w:color="auto"/>
            <w:bottom w:val="none" w:sz="0" w:space="0" w:color="auto"/>
            <w:right w:val="none" w:sz="0" w:space="0" w:color="auto"/>
          </w:divBdr>
        </w:div>
        <w:div w:id="1270039874">
          <w:marLeft w:val="640"/>
          <w:marRight w:val="0"/>
          <w:marTop w:val="0"/>
          <w:marBottom w:val="0"/>
          <w:divBdr>
            <w:top w:val="none" w:sz="0" w:space="0" w:color="auto"/>
            <w:left w:val="none" w:sz="0" w:space="0" w:color="auto"/>
            <w:bottom w:val="none" w:sz="0" w:space="0" w:color="auto"/>
            <w:right w:val="none" w:sz="0" w:space="0" w:color="auto"/>
          </w:divBdr>
        </w:div>
        <w:div w:id="156117127">
          <w:marLeft w:val="640"/>
          <w:marRight w:val="0"/>
          <w:marTop w:val="0"/>
          <w:marBottom w:val="0"/>
          <w:divBdr>
            <w:top w:val="none" w:sz="0" w:space="0" w:color="auto"/>
            <w:left w:val="none" w:sz="0" w:space="0" w:color="auto"/>
            <w:bottom w:val="none" w:sz="0" w:space="0" w:color="auto"/>
            <w:right w:val="none" w:sz="0" w:space="0" w:color="auto"/>
          </w:divBdr>
        </w:div>
        <w:div w:id="1395004330">
          <w:marLeft w:val="640"/>
          <w:marRight w:val="0"/>
          <w:marTop w:val="0"/>
          <w:marBottom w:val="0"/>
          <w:divBdr>
            <w:top w:val="none" w:sz="0" w:space="0" w:color="auto"/>
            <w:left w:val="none" w:sz="0" w:space="0" w:color="auto"/>
            <w:bottom w:val="none" w:sz="0" w:space="0" w:color="auto"/>
            <w:right w:val="none" w:sz="0" w:space="0" w:color="auto"/>
          </w:divBdr>
        </w:div>
        <w:div w:id="2026051046">
          <w:marLeft w:val="640"/>
          <w:marRight w:val="0"/>
          <w:marTop w:val="0"/>
          <w:marBottom w:val="0"/>
          <w:divBdr>
            <w:top w:val="none" w:sz="0" w:space="0" w:color="auto"/>
            <w:left w:val="none" w:sz="0" w:space="0" w:color="auto"/>
            <w:bottom w:val="none" w:sz="0" w:space="0" w:color="auto"/>
            <w:right w:val="none" w:sz="0" w:space="0" w:color="auto"/>
          </w:divBdr>
        </w:div>
        <w:div w:id="382676669">
          <w:marLeft w:val="640"/>
          <w:marRight w:val="0"/>
          <w:marTop w:val="0"/>
          <w:marBottom w:val="0"/>
          <w:divBdr>
            <w:top w:val="none" w:sz="0" w:space="0" w:color="auto"/>
            <w:left w:val="none" w:sz="0" w:space="0" w:color="auto"/>
            <w:bottom w:val="none" w:sz="0" w:space="0" w:color="auto"/>
            <w:right w:val="none" w:sz="0" w:space="0" w:color="auto"/>
          </w:divBdr>
        </w:div>
        <w:div w:id="540214470">
          <w:marLeft w:val="640"/>
          <w:marRight w:val="0"/>
          <w:marTop w:val="0"/>
          <w:marBottom w:val="0"/>
          <w:divBdr>
            <w:top w:val="none" w:sz="0" w:space="0" w:color="auto"/>
            <w:left w:val="none" w:sz="0" w:space="0" w:color="auto"/>
            <w:bottom w:val="none" w:sz="0" w:space="0" w:color="auto"/>
            <w:right w:val="none" w:sz="0" w:space="0" w:color="auto"/>
          </w:divBdr>
        </w:div>
        <w:div w:id="577137368">
          <w:marLeft w:val="640"/>
          <w:marRight w:val="0"/>
          <w:marTop w:val="0"/>
          <w:marBottom w:val="0"/>
          <w:divBdr>
            <w:top w:val="none" w:sz="0" w:space="0" w:color="auto"/>
            <w:left w:val="none" w:sz="0" w:space="0" w:color="auto"/>
            <w:bottom w:val="none" w:sz="0" w:space="0" w:color="auto"/>
            <w:right w:val="none" w:sz="0" w:space="0" w:color="auto"/>
          </w:divBdr>
        </w:div>
        <w:div w:id="432284789">
          <w:marLeft w:val="640"/>
          <w:marRight w:val="0"/>
          <w:marTop w:val="0"/>
          <w:marBottom w:val="0"/>
          <w:divBdr>
            <w:top w:val="none" w:sz="0" w:space="0" w:color="auto"/>
            <w:left w:val="none" w:sz="0" w:space="0" w:color="auto"/>
            <w:bottom w:val="none" w:sz="0" w:space="0" w:color="auto"/>
            <w:right w:val="none" w:sz="0" w:space="0" w:color="auto"/>
          </w:divBdr>
        </w:div>
        <w:div w:id="627972675">
          <w:marLeft w:val="640"/>
          <w:marRight w:val="0"/>
          <w:marTop w:val="0"/>
          <w:marBottom w:val="0"/>
          <w:divBdr>
            <w:top w:val="none" w:sz="0" w:space="0" w:color="auto"/>
            <w:left w:val="none" w:sz="0" w:space="0" w:color="auto"/>
            <w:bottom w:val="none" w:sz="0" w:space="0" w:color="auto"/>
            <w:right w:val="none" w:sz="0" w:space="0" w:color="auto"/>
          </w:divBdr>
        </w:div>
        <w:div w:id="254095821">
          <w:marLeft w:val="640"/>
          <w:marRight w:val="0"/>
          <w:marTop w:val="0"/>
          <w:marBottom w:val="0"/>
          <w:divBdr>
            <w:top w:val="none" w:sz="0" w:space="0" w:color="auto"/>
            <w:left w:val="none" w:sz="0" w:space="0" w:color="auto"/>
            <w:bottom w:val="none" w:sz="0" w:space="0" w:color="auto"/>
            <w:right w:val="none" w:sz="0" w:space="0" w:color="auto"/>
          </w:divBdr>
        </w:div>
        <w:div w:id="687409935">
          <w:marLeft w:val="640"/>
          <w:marRight w:val="0"/>
          <w:marTop w:val="0"/>
          <w:marBottom w:val="0"/>
          <w:divBdr>
            <w:top w:val="none" w:sz="0" w:space="0" w:color="auto"/>
            <w:left w:val="none" w:sz="0" w:space="0" w:color="auto"/>
            <w:bottom w:val="none" w:sz="0" w:space="0" w:color="auto"/>
            <w:right w:val="none" w:sz="0" w:space="0" w:color="auto"/>
          </w:divBdr>
        </w:div>
        <w:div w:id="922645769">
          <w:marLeft w:val="640"/>
          <w:marRight w:val="0"/>
          <w:marTop w:val="0"/>
          <w:marBottom w:val="0"/>
          <w:divBdr>
            <w:top w:val="none" w:sz="0" w:space="0" w:color="auto"/>
            <w:left w:val="none" w:sz="0" w:space="0" w:color="auto"/>
            <w:bottom w:val="none" w:sz="0" w:space="0" w:color="auto"/>
            <w:right w:val="none" w:sz="0" w:space="0" w:color="auto"/>
          </w:divBdr>
        </w:div>
        <w:div w:id="280260038">
          <w:marLeft w:val="640"/>
          <w:marRight w:val="0"/>
          <w:marTop w:val="0"/>
          <w:marBottom w:val="0"/>
          <w:divBdr>
            <w:top w:val="none" w:sz="0" w:space="0" w:color="auto"/>
            <w:left w:val="none" w:sz="0" w:space="0" w:color="auto"/>
            <w:bottom w:val="none" w:sz="0" w:space="0" w:color="auto"/>
            <w:right w:val="none" w:sz="0" w:space="0" w:color="auto"/>
          </w:divBdr>
        </w:div>
        <w:div w:id="1829589455">
          <w:marLeft w:val="640"/>
          <w:marRight w:val="0"/>
          <w:marTop w:val="0"/>
          <w:marBottom w:val="0"/>
          <w:divBdr>
            <w:top w:val="none" w:sz="0" w:space="0" w:color="auto"/>
            <w:left w:val="none" w:sz="0" w:space="0" w:color="auto"/>
            <w:bottom w:val="none" w:sz="0" w:space="0" w:color="auto"/>
            <w:right w:val="none" w:sz="0" w:space="0" w:color="auto"/>
          </w:divBdr>
        </w:div>
        <w:div w:id="622469486">
          <w:marLeft w:val="640"/>
          <w:marRight w:val="0"/>
          <w:marTop w:val="0"/>
          <w:marBottom w:val="0"/>
          <w:divBdr>
            <w:top w:val="none" w:sz="0" w:space="0" w:color="auto"/>
            <w:left w:val="none" w:sz="0" w:space="0" w:color="auto"/>
            <w:bottom w:val="none" w:sz="0" w:space="0" w:color="auto"/>
            <w:right w:val="none" w:sz="0" w:space="0" w:color="auto"/>
          </w:divBdr>
        </w:div>
        <w:div w:id="354312522">
          <w:marLeft w:val="640"/>
          <w:marRight w:val="0"/>
          <w:marTop w:val="0"/>
          <w:marBottom w:val="0"/>
          <w:divBdr>
            <w:top w:val="none" w:sz="0" w:space="0" w:color="auto"/>
            <w:left w:val="none" w:sz="0" w:space="0" w:color="auto"/>
            <w:bottom w:val="none" w:sz="0" w:space="0" w:color="auto"/>
            <w:right w:val="none" w:sz="0" w:space="0" w:color="auto"/>
          </w:divBdr>
        </w:div>
        <w:div w:id="152067967">
          <w:marLeft w:val="640"/>
          <w:marRight w:val="0"/>
          <w:marTop w:val="0"/>
          <w:marBottom w:val="0"/>
          <w:divBdr>
            <w:top w:val="none" w:sz="0" w:space="0" w:color="auto"/>
            <w:left w:val="none" w:sz="0" w:space="0" w:color="auto"/>
            <w:bottom w:val="none" w:sz="0" w:space="0" w:color="auto"/>
            <w:right w:val="none" w:sz="0" w:space="0" w:color="auto"/>
          </w:divBdr>
        </w:div>
        <w:div w:id="818884127">
          <w:marLeft w:val="640"/>
          <w:marRight w:val="0"/>
          <w:marTop w:val="0"/>
          <w:marBottom w:val="0"/>
          <w:divBdr>
            <w:top w:val="none" w:sz="0" w:space="0" w:color="auto"/>
            <w:left w:val="none" w:sz="0" w:space="0" w:color="auto"/>
            <w:bottom w:val="none" w:sz="0" w:space="0" w:color="auto"/>
            <w:right w:val="none" w:sz="0" w:space="0" w:color="auto"/>
          </w:divBdr>
        </w:div>
        <w:div w:id="2009166235">
          <w:marLeft w:val="640"/>
          <w:marRight w:val="0"/>
          <w:marTop w:val="0"/>
          <w:marBottom w:val="0"/>
          <w:divBdr>
            <w:top w:val="none" w:sz="0" w:space="0" w:color="auto"/>
            <w:left w:val="none" w:sz="0" w:space="0" w:color="auto"/>
            <w:bottom w:val="none" w:sz="0" w:space="0" w:color="auto"/>
            <w:right w:val="none" w:sz="0" w:space="0" w:color="auto"/>
          </w:divBdr>
        </w:div>
        <w:div w:id="1705595970">
          <w:marLeft w:val="640"/>
          <w:marRight w:val="0"/>
          <w:marTop w:val="0"/>
          <w:marBottom w:val="0"/>
          <w:divBdr>
            <w:top w:val="none" w:sz="0" w:space="0" w:color="auto"/>
            <w:left w:val="none" w:sz="0" w:space="0" w:color="auto"/>
            <w:bottom w:val="none" w:sz="0" w:space="0" w:color="auto"/>
            <w:right w:val="none" w:sz="0" w:space="0" w:color="auto"/>
          </w:divBdr>
        </w:div>
        <w:div w:id="2050908135">
          <w:marLeft w:val="640"/>
          <w:marRight w:val="0"/>
          <w:marTop w:val="0"/>
          <w:marBottom w:val="0"/>
          <w:divBdr>
            <w:top w:val="none" w:sz="0" w:space="0" w:color="auto"/>
            <w:left w:val="none" w:sz="0" w:space="0" w:color="auto"/>
            <w:bottom w:val="none" w:sz="0" w:space="0" w:color="auto"/>
            <w:right w:val="none" w:sz="0" w:space="0" w:color="auto"/>
          </w:divBdr>
        </w:div>
        <w:div w:id="1448087485">
          <w:marLeft w:val="640"/>
          <w:marRight w:val="0"/>
          <w:marTop w:val="0"/>
          <w:marBottom w:val="0"/>
          <w:divBdr>
            <w:top w:val="none" w:sz="0" w:space="0" w:color="auto"/>
            <w:left w:val="none" w:sz="0" w:space="0" w:color="auto"/>
            <w:bottom w:val="none" w:sz="0" w:space="0" w:color="auto"/>
            <w:right w:val="none" w:sz="0" w:space="0" w:color="auto"/>
          </w:divBdr>
        </w:div>
        <w:div w:id="1402361656">
          <w:marLeft w:val="640"/>
          <w:marRight w:val="0"/>
          <w:marTop w:val="0"/>
          <w:marBottom w:val="0"/>
          <w:divBdr>
            <w:top w:val="none" w:sz="0" w:space="0" w:color="auto"/>
            <w:left w:val="none" w:sz="0" w:space="0" w:color="auto"/>
            <w:bottom w:val="none" w:sz="0" w:space="0" w:color="auto"/>
            <w:right w:val="none" w:sz="0" w:space="0" w:color="auto"/>
          </w:divBdr>
        </w:div>
        <w:div w:id="608196716">
          <w:marLeft w:val="640"/>
          <w:marRight w:val="0"/>
          <w:marTop w:val="0"/>
          <w:marBottom w:val="0"/>
          <w:divBdr>
            <w:top w:val="none" w:sz="0" w:space="0" w:color="auto"/>
            <w:left w:val="none" w:sz="0" w:space="0" w:color="auto"/>
            <w:bottom w:val="none" w:sz="0" w:space="0" w:color="auto"/>
            <w:right w:val="none" w:sz="0" w:space="0" w:color="auto"/>
          </w:divBdr>
        </w:div>
        <w:div w:id="1344625607">
          <w:marLeft w:val="640"/>
          <w:marRight w:val="0"/>
          <w:marTop w:val="0"/>
          <w:marBottom w:val="0"/>
          <w:divBdr>
            <w:top w:val="none" w:sz="0" w:space="0" w:color="auto"/>
            <w:left w:val="none" w:sz="0" w:space="0" w:color="auto"/>
            <w:bottom w:val="none" w:sz="0" w:space="0" w:color="auto"/>
            <w:right w:val="none" w:sz="0" w:space="0" w:color="auto"/>
          </w:divBdr>
        </w:div>
        <w:div w:id="5597323">
          <w:marLeft w:val="640"/>
          <w:marRight w:val="0"/>
          <w:marTop w:val="0"/>
          <w:marBottom w:val="0"/>
          <w:divBdr>
            <w:top w:val="none" w:sz="0" w:space="0" w:color="auto"/>
            <w:left w:val="none" w:sz="0" w:space="0" w:color="auto"/>
            <w:bottom w:val="none" w:sz="0" w:space="0" w:color="auto"/>
            <w:right w:val="none" w:sz="0" w:space="0" w:color="auto"/>
          </w:divBdr>
        </w:div>
        <w:div w:id="1172717017">
          <w:marLeft w:val="640"/>
          <w:marRight w:val="0"/>
          <w:marTop w:val="0"/>
          <w:marBottom w:val="0"/>
          <w:divBdr>
            <w:top w:val="none" w:sz="0" w:space="0" w:color="auto"/>
            <w:left w:val="none" w:sz="0" w:space="0" w:color="auto"/>
            <w:bottom w:val="none" w:sz="0" w:space="0" w:color="auto"/>
            <w:right w:val="none" w:sz="0" w:space="0" w:color="auto"/>
          </w:divBdr>
        </w:div>
        <w:div w:id="1017851771">
          <w:marLeft w:val="640"/>
          <w:marRight w:val="0"/>
          <w:marTop w:val="0"/>
          <w:marBottom w:val="0"/>
          <w:divBdr>
            <w:top w:val="none" w:sz="0" w:space="0" w:color="auto"/>
            <w:left w:val="none" w:sz="0" w:space="0" w:color="auto"/>
            <w:bottom w:val="none" w:sz="0" w:space="0" w:color="auto"/>
            <w:right w:val="none" w:sz="0" w:space="0" w:color="auto"/>
          </w:divBdr>
        </w:div>
        <w:div w:id="634407958">
          <w:marLeft w:val="640"/>
          <w:marRight w:val="0"/>
          <w:marTop w:val="0"/>
          <w:marBottom w:val="0"/>
          <w:divBdr>
            <w:top w:val="none" w:sz="0" w:space="0" w:color="auto"/>
            <w:left w:val="none" w:sz="0" w:space="0" w:color="auto"/>
            <w:bottom w:val="none" w:sz="0" w:space="0" w:color="auto"/>
            <w:right w:val="none" w:sz="0" w:space="0" w:color="auto"/>
          </w:divBdr>
        </w:div>
        <w:div w:id="359087491">
          <w:marLeft w:val="640"/>
          <w:marRight w:val="0"/>
          <w:marTop w:val="0"/>
          <w:marBottom w:val="0"/>
          <w:divBdr>
            <w:top w:val="none" w:sz="0" w:space="0" w:color="auto"/>
            <w:left w:val="none" w:sz="0" w:space="0" w:color="auto"/>
            <w:bottom w:val="none" w:sz="0" w:space="0" w:color="auto"/>
            <w:right w:val="none" w:sz="0" w:space="0" w:color="auto"/>
          </w:divBdr>
        </w:div>
        <w:div w:id="1945334170">
          <w:marLeft w:val="640"/>
          <w:marRight w:val="0"/>
          <w:marTop w:val="0"/>
          <w:marBottom w:val="0"/>
          <w:divBdr>
            <w:top w:val="none" w:sz="0" w:space="0" w:color="auto"/>
            <w:left w:val="none" w:sz="0" w:space="0" w:color="auto"/>
            <w:bottom w:val="none" w:sz="0" w:space="0" w:color="auto"/>
            <w:right w:val="none" w:sz="0" w:space="0" w:color="auto"/>
          </w:divBdr>
        </w:div>
        <w:div w:id="1080564415">
          <w:marLeft w:val="640"/>
          <w:marRight w:val="0"/>
          <w:marTop w:val="0"/>
          <w:marBottom w:val="0"/>
          <w:divBdr>
            <w:top w:val="none" w:sz="0" w:space="0" w:color="auto"/>
            <w:left w:val="none" w:sz="0" w:space="0" w:color="auto"/>
            <w:bottom w:val="none" w:sz="0" w:space="0" w:color="auto"/>
            <w:right w:val="none" w:sz="0" w:space="0" w:color="auto"/>
          </w:divBdr>
        </w:div>
        <w:div w:id="796145759">
          <w:marLeft w:val="640"/>
          <w:marRight w:val="0"/>
          <w:marTop w:val="0"/>
          <w:marBottom w:val="0"/>
          <w:divBdr>
            <w:top w:val="none" w:sz="0" w:space="0" w:color="auto"/>
            <w:left w:val="none" w:sz="0" w:space="0" w:color="auto"/>
            <w:bottom w:val="none" w:sz="0" w:space="0" w:color="auto"/>
            <w:right w:val="none" w:sz="0" w:space="0" w:color="auto"/>
          </w:divBdr>
        </w:div>
        <w:div w:id="451562558">
          <w:marLeft w:val="640"/>
          <w:marRight w:val="0"/>
          <w:marTop w:val="0"/>
          <w:marBottom w:val="0"/>
          <w:divBdr>
            <w:top w:val="none" w:sz="0" w:space="0" w:color="auto"/>
            <w:left w:val="none" w:sz="0" w:space="0" w:color="auto"/>
            <w:bottom w:val="none" w:sz="0" w:space="0" w:color="auto"/>
            <w:right w:val="none" w:sz="0" w:space="0" w:color="auto"/>
          </w:divBdr>
        </w:div>
        <w:div w:id="40130176">
          <w:marLeft w:val="640"/>
          <w:marRight w:val="0"/>
          <w:marTop w:val="0"/>
          <w:marBottom w:val="0"/>
          <w:divBdr>
            <w:top w:val="none" w:sz="0" w:space="0" w:color="auto"/>
            <w:left w:val="none" w:sz="0" w:space="0" w:color="auto"/>
            <w:bottom w:val="none" w:sz="0" w:space="0" w:color="auto"/>
            <w:right w:val="none" w:sz="0" w:space="0" w:color="auto"/>
          </w:divBdr>
        </w:div>
        <w:div w:id="303245444">
          <w:marLeft w:val="640"/>
          <w:marRight w:val="0"/>
          <w:marTop w:val="0"/>
          <w:marBottom w:val="0"/>
          <w:divBdr>
            <w:top w:val="none" w:sz="0" w:space="0" w:color="auto"/>
            <w:left w:val="none" w:sz="0" w:space="0" w:color="auto"/>
            <w:bottom w:val="none" w:sz="0" w:space="0" w:color="auto"/>
            <w:right w:val="none" w:sz="0" w:space="0" w:color="auto"/>
          </w:divBdr>
        </w:div>
        <w:div w:id="1364943515">
          <w:marLeft w:val="640"/>
          <w:marRight w:val="0"/>
          <w:marTop w:val="0"/>
          <w:marBottom w:val="0"/>
          <w:divBdr>
            <w:top w:val="none" w:sz="0" w:space="0" w:color="auto"/>
            <w:left w:val="none" w:sz="0" w:space="0" w:color="auto"/>
            <w:bottom w:val="none" w:sz="0" w:space="0" w:color="auto"/>
            <w:right w:val="none" w:sz="0" w:space="0" w:color="auto"/>
          </w:divBdr>
        </w:div>
        <w:div w:id="2029914590">
          <w:marLeft w:val="640"/>
          <w:marRight w:val="0"/>
          <w:marTop w:val="0"/>
          <w:marBottom w:val="0"/>
          <w:divBdr>
            <w:top w:val="none" w:sz="0" w:space="0" w:color="auto"/>
            <w:left w:val="none" w:sz="0" w:space="0" w:color="auto"/>
            <w:bottom w:val="none" w:sz="0" w:space="0" w:color="auto"/>
            <w:right w:val="none" w:sz="0" w:space="0" w:color="auto"/>
          </w:divBdr>
        </w:div>
        <w:div w:id="58797210">
          <w:marLeft w:val="640"/>
          <w:marRight w:val="0"/>
          <w:marTop w:val="0"/>
          <w:marBottom w:val="0"/>
          <w:divBdr>
            <w:top w:val="none" w:sz="0" w:space="0" w:color="auto"/>
            <w:left w:val="none" w:sz="0" w:space="0" w:color="auto"/>
            <w:bottom w:val="none" w:sz="0" w:space="0" w:color="auto"/>
            <w:right w:val="none" w:sz="0" w:space="0" w:color="auto"/>
          </w:divBdr>
        </w:div>
        <w:div w:id="673411981">
          <w:marLeft w:val="640"/>
          <w:marRight w:val="0"/>
          <w:marTop w:val="0"/>
          <w:marBottom w:val="0"/>
          <w:divBdr>
            <w:top w:val="none" w:sz="0" w:space="0" w:color="auto"/>
            <w:left w:val="none" w:sz="0" w:space="0" w:color="auto"/>
            <w:bottom w:val="none" w:sz="0" w:space="0" w:color="auto"/>
            <w:right w:val="none" w:sz="0" w:space="0" w:color="auto"/>
          </w:divBdr>
        </w:div>
        <w:div w:id="371072764">
          <w:marLeft w:val="640"/>
          <w:marRight w:val="0"/>
          <w:marTop w:val="0"/>
          <w:marBottom w:val="0"/>
          <w:divBdr>
            <w:top w:val="none" w:sz="0" w:space="0" w:color="auto"/>
            <w:left w:val="none" w:sz="0" w:space="0" w:color="auto"/>
            <w:bottom w:val="none" w:sz="0" w:space="0" w:color="auto"/>
            <w:right w:val="none" w:sz="0" w:space="0" w:color="auto"/>
          </w:divBdr>
        </w:div>
        <w:div w:id="1212115669">
          <w:marLeft w:val="640"/>
          <w:marRight w:val="0"/>
          <w:marTop w:val="0"/>
          <w:marBottom w:val="0"/>
          <w:divBdr>
            <w:top w:val="none" w:sz="0" w:space="0" w:color="auto"/>
            <w:left w:val="none" w:sz="0" w:space="0" w:color="auto"/>
            <w:bottom w:val="none" w:sz="0" w:space="0" w:color="auto"/>
            <w:right w:val="none" w:sz="0" w:space="0" w:color="auto"/>
          </w:divBdr>
        </w:div>
        <w:div w:id="262760001">
          <w:marLeft w:val="640"/>
          <w:marRight w:val="0"/>
          <w:marTop w:val="0"/>
          <w:marBottom w:val="0"/>
          <w:divBdr>
            <w:top w:val="none" w:sz="0" w:space="0" w:color="auto"/>
            <w:left w:val="none" w:sz="0" w:space="0" w:color="auto"/>
            <w:bottom w:val="none" w:sz="0" w:space="0" w:color="auto"/>
            <w:right w:val="none" w:sz="0" w:space="0" w:color="auto"/>
          </w:divBdr>
        </w:div>
        <w:div w:id="2014643197">
          <w:marLeft w:val="640"/>
          <w:marRight w:val="0"/>
          <w:marTop w:val="0"/>
          <w:marBottom w:val="0"/>
          <w:divBdr>
            <w:top w:val="none" w:sz="0" w:space="0" w:color="auto"/>
            <w:left w:val="none" w:sz="0" w:space="0" w:color="auto"/>
            <w:bottom w:val="none" w:sz="0" w:space="0" w:color="auto"/>
            <w:right w:val="none" w:sz="0" w:space="0" w:color="auto"/>
          </w:divBdr>
        </w:div>
        <w:div w:id="2022051480">
          <w:marLeft w:val="640"/>
          <w:marRight w:val="0"/>
          <w:marTop w:val="0"/>
          <w:marBottom w:val="0"/>
          <w:divBdr>
            <w:top w:val="none" w:sz="0" w:space="0" w:color="auto"/>
            <w:left w:val="none" w:sz="0" w:space="0" w:color="auto"/>
            <w:bottom w:val="none" w:sz="0" w:space="0" w:color="auto"/>
            <w:right w:val="none" w:sz="0" w:space="0" w:color="auto"/>
          </w:divBdr>
        </w:div>
        <w:div w:id="1956058252">
          <w:marLeft w:val="640"/>
          <w:marRight w:val="0"/>
          <w:marTop w:val="0"/>
          <w:marBottom w:val="0"/>
          <w:divBdr>
            <w:top w:val="none" w:sz="0" w:space="0" w:color="auto"/>
            <w:left w:val="none" w:sz="0" w:space="0" w:color="auto"/>
            <w:bottom w:val="none" w:sz="0" w:space="0" w:color="auto"/>
            <w:right w:val="none" w:sz="0" w:space="0" w:color="auto"/>
          </w:divBdr>
        </w:div>
        <w:div w:id="1593395958">
          <w:marLeft w:val="640"/>
          <w:marRight w:val="0"/>
          <w:marTop w:val="0"/>
          <w:marBottom w:val="0"/>
          <w:divBdr>
            <w:top w:val="none" w:sz="0" w:space="0" w:color="auto"/>
            <w:left w:val="none" w:sz="0" w:space="0" w:color="auto"/>
            <w:bottom w:val="none" w:sz="0" w:space="0" w:color="auto"/>
            <w:right w:val="none" w:sz="0" w:space="0" w:color="auto"/>
          </w:divBdr>
        </w:div>
        <w:div w:id="1284001551">
          <w:marLeft w:val="640"/>
          <w:marRight w:val="0"/>
          <w:marTop w:val="0"/>
          <w:marBottom w:val="0"/>
          <w:divBdr>
            <w:top w:val="none" w:sz="0" w:space="0" w:color="auto"/>
            <w:left w:val="none" w:sz="0" w:space="0" w:color="auto"/>
            <w:bottom w:val="none" w:sz="0" w:space="0" w:color="auto"/>
            <w:right w:val="none" w:sz="0" w:space="0" w:color="auto"/>
          </w:divBdr>
        </w:div>
        <w:div w:id="432170977">
          <w:marLeft w:val="640"/>
          <w:marRight w:val="0"/>
          <w:marTop w:val="0"/>
          <w:marBottom w:val="0"/>
          <w:divBdr>
            <w:top w:val="none" w:sz="0" w:space="0" w:color="auto"/>
            <w:left w:val="none" w:sz="0" w:space="0" w:color="auto"/>
            <w:bottom w:val="none" w:sz="0" w:space="0" w:color="auto"/>
            <w:right w:val="none" w:sz="0" w:space="0" w:color="auto"/>
          </w:divBdr>
        </w:div>
        <w:div w:id="1525092307">
          <w:marLeft w:val="640"/>
          <w:marRight w:val="0"/>
          <w:marTop w:val="0"/>
          <w:marBottom w:val="0"/>
          <w:divBdr>
            <w:top w:val="none" w:sz="0" w:space="0" w:color="auto"/>
            <w:left w:val="none" w:sz="0" w:space="0" w:color="auto"/>
            <w:bottom w:val="none" w:sz="0" w:space="0" w:color="auto"/>
            <w:right w:val="none" w:sz="0" w:space="0" w:color="auto"/>
          </w:divBdr>
        </w:div>
        <w:div w:id="660961899">
          <w:marLeft w:val="640"/>
          <w:marRight w:val="0"/>
          <w:marTop w:val="0"/>
          <w:marBottom w:val="0"/>
          <w:divBdr>
            <w:top w:val="none" w:sz="0" w:space="0" w:color="auto"/>
            <w:left w:val="none" w:sz="0" w:space="0" w:color="auto"/>
            <w:bottom w:val="none" w:sz="0" w:space="0" w:color="auto"/>
            <w:right w:val="none" w:sz="0" w:space="0" w:color="auto"/>
          </w:divBdr>
        </w:div>
        <w:div w:id="439185641">
          <w:marLeft w:val="640"/>
          <w:marRight w:val="0"/>
          <w:marTop w:val="0"/>
          <w:marBottom w:val="0"/>
          <w:divBdr>
            <w:top w:val="none" w:sz="0" w:space="0" w:color="auto"/>
            <w:left w:val="none" w:sz="0" w:space="0" w:color="auto"/>
            <w:bottom w:val="none" w:sz="0" w:space="0" w:color="auto"/>
            <w:right w:val="none" w:sz="0" w:space="0" w:color="auto"/>
          </w:divBdr>
        </w:div>
        <w:div w:id="1037855846">
          <w:marLeft w:val="640"/>
          <w:marRight w:val="0"/>
          <w:marTop w:val="0"/>
          <w:marBottom w:val="0"/>
          <w:divBdr>
            <w:top w:val="none" w:sz="0" w:space="0" w:color="auto"/>
            <w:left w:val="none" w:sz="0" w:space="0" w:color="auto"/>
            <w:bottom w:val="none" w:sz="0" w:space="0" w:color="auto"/>
            <w:right w:val="none" w:sz="0" w:space="0" w:color="auto"/>
          </w:divBdr>
        </w:div>
        <w:div w:id="846795282">
          <w:marLeft w:val="640"/>
          <w:marRight w:val="0"/>
          <w:marTop w:val="0"/>
          <w:marBottom w:val="0"/>
          <w:divBdr>
            <w:top w:val="none" w:sz="0" w:space="0" w:color="auto"/>
            <w:left w:val="none" w:sz="0" w:space="0" w:color="auto"/>
            <w:bottom w:val="none" w:sz="0" w:space="0" w:color="auto"/>
            <w:right w:val="none" w:sz="0" w:space="0" w:color="auto"/>
          </w:divBdr>
        </w:div>
        <w:div w:id="936057738">
          <w:marLeft w:val="640"/>
          <w:marRight w:val="0"/>
          <w:marTop w:val="0"/>
          <w:marBottom w:val="0"/>
          <w:divBdr>
            <w:top w:val="none" w:sz="0" w:space="0" w:color="auto"/>
            <w:left w:val="none" w:sz="0" w:space="0" w:color="auto"/>
            <w:bottom w:val="none" w:sz="0" w:space="0" w:color="auto"/>
            <w:right w:val="none" w:sz="0" w:space="0" w:color="auto"/>
          </w:divBdr>
        </w:div>
        <w:div w:id="200825673">
          <w:marLeft w:val="640"/>
          <w:marRight w:val="0"/>
          <w:marTop w:val="0"/>
          <w:marBottom w:val="0"/>
          <w:divBdr>
            <w:top w:val="none" w:sz="0" w:space="0" w:color="auto"/>
            <w:left w:val="none" w:sz="0" w:space="0" w:color="auto"/>
            <w:bottom w:val="none" w:sz="0" w:space="0" w:color="auto"/>
            <w:right w:val="none" w:sz="0" w:space="0" w:color="auto"/>
          </w:divBdr>
        </w:div>
        <w:div w:id="532041164">
          <w:marLeft w:val="640"/>
          <w:marRight w:val="0"/>
          <w:marTop w:val="0"/>
          <w:marBottom w:val="0"/>
          <w:divBdr>
            <w:top w:val="none" w:sz="0" w:space="0" w:color="auto"/>
            <w:left w:val="none" w:sz="0" w:space="0" w:color="auto"/>
            <w:bottom w:val="none" w:sz="0" w:space="0" w:color="auto"/>
            <w:right w:val="none" w:sz="0" w:space="0" w:color="auto"/>
          </w:divBdr>
        </w:div>
        <w:div w:id="933054727">
          <w:marLeft w:val="640"/>
          <w:marRight w:val="0"/>
          <w:marTop w:val="0"/>
          <w:marBottom w:val="0"/>
          <w:divBdr>
            <w:top w:val="none" w:sz="0" w:space="0" w:color="auto"/>
            <w:left w:val="none" w:sz="0" w:space="0" w:color="auto"/>
            <w:bottom w:val="none" w:sz="0" w:space="0" w:color="auto"/>
            <w:right w:val="none" w:sz="0" w:space="0" w:color="auto"/>
          </w:divBdr>
        </w:div>
        <w:div w:id="596206923">
          <w:marLeft w:val="640"/>
          <w:marRight w:val="0"/>
          <w:marTop w:val="0"/>
          <w:marBottom w:val="0"/>
          <w:divBdr>
            <w:top w:val="none" w:sz="0" w:space="0" w:color="auto"/>
            <w:left w:val="none" w:sz="0" w:space="0" w:color="auto"/>
            <w:bottom w:val="none" w:sz="0" w:space="0" w:color="auto"/>
            <w:right w:val="none" w:sz="0" w:space="0" w:color="auto"/>
          </w:divBdr>
        </w:div>
        <w:div w:id="352149386">
          <w:marLeft w:val="640"/>
          <w:marRight w:val="0"/>
          <w:marTop w:val="0"/>
          <w:marBottom w:val="0"/>
          <w:divBdr>
            <w:top w:val="none" w:sz="0" w:space="0" w:color="auto"/>
            <w:left w:val="none" w:sz="0" w:space="0" w:color="auto"/>
            <w:bottom w:val="none" w:sz="0" w:space="0" w:color="auto"/>
            <w:right w:val="none" w:sz="0" w:space="0" w:color="auto"/>
          </w:divBdr>
        </w:div>
        <w:div w:id="1321957703">
          <w:marLeft w:val="640"/>
          <w:marRight w:val="0"/>
          <w:marTop w:val="0"/>
          <w:marBottom w:val="0"/>
          <w:divBdr>
            <w:top w:val="none" w:sz="0" w:space="0" w:color="auto"/>
            <w:left w:val="none" w:sz="0" w:space="0" w:color="auto"/>
            <w:bottom w:val="none" w:sz="0" w:space="0" w:color="auto"/>
            <w:right w:val="none" w:sz="0" w:space="0" w:color="auto"/>
          </w:divBdr>
        </w:div>
        <w:div w:id="1186167321">
          <w:marLeft w:val="640"/>
          <w:marRight w:val="0"/>
          <w:marTop w:val="0"/>
          <w:marBottom w:val="0"/>
          <w:divBdr>
            <w:top w:val="none" w:sz="0" w:space="0" w:color="auto"/>
            <w:left w:val="none" w:sz="0" w:space="0" w:color="auto"/>
            <w:bottom w:val="none" w:sz="0" w:space="0" w:color="auto"/>
            <w:right w:val="none" w:sz="0" w:space="0" w:color="auto"/>
          </w:divBdr>
        </w:div>
        <w:div w:id="1228106785">
          <w:marLeft w:val="640"/>
          <w:marRight w:val="0"/>
          <w:marTop w:val="0"/>
          <w:marBottom w:val="0"/>
          <w:divBdr>
            <w:top w:val="none" w:sz="0" w:space="0" w:color="auto"/>
            <w:left w:val="none" w:sz="0" w:space="0" w:color="auto"/>
            <w:bottom w:val="none" w:sz="0" w:space="0" w:color="auto"/>
            <w:right w:val="none" w:sz="0" w:space="0" w:color="auto"/>
          </w:divBdr>
        </w:div>
        <w:div w:id="1436361596">
          <w:marLeft w:val="640"/>
          <w:marRight w:val="0"/>
          <w:marTop w:val="0"/>
          <w:marBottom w:val="0"/>
          <w:divBdr>
            <w:top w:val="none" w:sz="0" w:space="0" w:color="auto"/>
            <w:left w:val="none" w:sz="0" w:space="0" w:color="auto"/>
            <w:bottom w:val="none" w:sz="0" w:space="0" w:color="auto"/>
            <w:right w:val="none" w:sz="0" w:space="0" w:color="auto"/>
          </w:divBdr>
        </w:div>
      </w:divsChild>
    </w:div>
    <w:div w:id="1280406500">
      <w:bodyDiv w:val="1"/>
      <w:marLeft w:val="0"/>
      <w:marRight w:val="0"/>
      <w:marTop w:val="0"/>
      <w:marBottom w:val="0"/>
      <w:divBdr>
        <w:top w:val="none" w:sz="0" w:space="0" w:color="auto"/>
        <w:left w:val="none" w:sz="0" w:space="0" w:color="auto"/>
        <w:bottom w:val="none" w:sz="0" w:space="0" w:color="auto"/>
        <w:right w:val="none" w:sz="0" w:space="0" w:color="auto"/>
      </w:divBdr>
      <w:divsChild>
        <w:div w:id="961308354">
          <w:marLeft w:val="640"/>
          <w:marRight w:val="0"/>
          <w:marTop w:val="0"/>
          <w:marBottom w:val="0"/>
          <w:divBdr>
            <w:top w:val="none" w:sz="0" w:space="0" w:color="auto"/>
            <w:left w:val="none" w:sz="0" w:space="0" w:color="auto"/>
            <w:bottom w:val="none" w:sz="0" w:space="0" w:color="auto"/>
            <w:right w:val="none" w:sz="0" w:space="0" w:color="auto"/>
          </w:divBdr>
        </w:div>
        <w:div w:id="1222332123">
          <w:marLeft w:val="640"/>
          <w:marRight w:val="0"/>
          <w:marTop w:val="0"/>
          <w:marBottom w:val="0"/>
          <w:divBdr>
            <w:top w:val="none" w:sz="0" w:space="0" w:color="auto"/>
            <w:left w:val="none" w:sz="0" w:space="0" w:color="auto"/>
            <w:bottom w:val="none" w:sz="0" w:space="0" w:color="auto"/>
            <w:right w:val="none" w:sz="0" w:space="0" w:color="auto"/>
          </w:divBdr>
        </w:div>
        <w:div w:id="970357840">
          <w:marLeft w:val="640"/>
          <w:marRight w:val="0"/>
          <w:marTop w:val="0"/>
          <w:marBottom w:val="0"/>
          <w:divBdr>
            <w:top w:val="none" w:sz="0" w:space="0" w:color="auto"/>
            <w:left w:val="none" w:sz="0" w:space="0" w:color="auto"/>
            <w:bottom w:val="none" w:sz="0" w:space="0" w:color="auto"/>
            <w:right w:val="none" w:sz="0" w:space="0" w:color="auto"/>
          </w:divBdr>
        </w:div>
        <w:div w:id="1011444348">
          <w:marLeft w:val="640"/>
          <w:marRight w:val="0"/>
          <w:marTop w:val="0"/>
          <w:marBottom w:val="0"/>
          <w:divBdr>
            <w:top w:val="none" w:sz="0" w:space="0" w:color="auto"/>
            <w:left w:val="none" w:sz="0" w:space="0" w:color="auto"/>
            <w:bottom w:val="none" w:sz="0" w:space="0" w:color="auto"/>
            <w:right w:val="none" w:sz="0" w:space="0" w:color="auto"/>
          </w:divBdr>
        </w:div>
        <w:div w:id="1276710907">
          <w:marLeft w:val="640"/>
          <w:marRight w:val="0"/>
          <w:marTop w:val="0"/>
          <w:marBottom w:val="0"/>
          <w:divBdr>
            <w:top w:val="none" w:sz="0" w:space="0" w:color="auto"/>
            <w:left w:val="none" w:sz="0" w:space="0" w:color="auto"/>
            <w:bottom w:val="none" w:sz="0" w:space="0" w:color="auto"/>
            <w:right w:val="none" w:sz="0" w:space="0" w:color="auto"/>
          </w:divBdr>
        </w:div>
        <w:div w:id="307134095">
          <w:marLeft w:val="640"/>
          <w:marRight w:val="0"/>
          <w:marTop w:val="0"/>
          <w:marBottom w:val="0"/>
          <w:divBdr>
            <w:top w:val="none" w:sz="0" w:space="0" w:color="auto"/>
            <w:left w:val="none" w:sz="0" w:space="0" w:color="auto"/>
            <w:bottom w:val="none" w:sz="0" w:space="0" w:color="auto"/>
            <w:right w:val="none" w:sz="0" w:space="0" w:color="auto"/>
          </w:divBdr>
        </w:div>
        <w:div w:id="1928726769">
          <w:marLeft w:val="640"/>
          <w:marRight w:val="0"/>
          <w:marTop w:val="0"/>
          <w:marBottom w:val="0"/>
          <w:divBdr>
            <w:top w:val="none" w:sz="0" w:space="0" w:color="auto"/>
            <w:left w:val="none" w:sz="0" w:space="0" w:color="auto"/>
            <w:bottom w:val="none" w:sz="0" w:space="0" w:color="auto"/>
            <w:right w:val="none" w:sz="0" w:space="0" w:color="auto"/>
          </w:divBdr>
        </w:div>
        <w:div w:id="542056341">
          <w:marLeft w:val="640"/>
          <w:marRight w:val="0"/>
          <w:marTop w:val="0"/>
          <w:marBottom w:val="0"/>
          <w:divBdr>
            <w:top w:val="none" w:sz="0" w:space="0" w:color="auto"/>
            <w:left w:val="none" w:sz="0" w:space="0" w:color="auto"/>
            <w:bottom w:val="none" w:sz="0" w:space="0" w:color="auto"/>
            <w:right w:val="none" w:sz="0" w:space="0" w:color="auto"/>
          </w:divBdr>
        </w:div>
        <w:div w:id="481654845">
          <w:marLeft w:val="640"/>
          <w:marRight w:val="0"/>
          <w:marTop w:val="0"/>
          <w:marBottom w:val="0"/>
          <w:divBdr>
            <w:top w:val="none" w:sz="0" w:space="0" w:color="auto"/>
            <w:left w:val="none" w:sz="0" w:space="0" w:color="auto"/>
            <w:bottom w:val="none" w:sz="0" w:space="0" w:color="auto"/>
            <w:right w:val="none" w:sz="0" w:space="0" w:color="auto"/>
          </w:divBdr>
        </w:div>
        <w:div w:id="1704283939">
          <w:marLeft w:val="640"/>
          <w:marRight w:val="0"/>
          <w:marTop w:val="0"/>
          <w:marBottom w:val="0"/>
          <w:divBdr>
            <w:top w:val="none" w:sz="0" w:space="0" w:color="auto"/>
            <w:left w:val="none" w:sz="0" w:space="0" w:color="auto"/>
            <w:bottom w:val="none" w:sz="0" w:space="0" w:color="auto"/>
            <w:right w:val="none" w:sz="0" w:space="0" w:color="auto"/>
          </w:divBdr>
        </w:div>
        <w:div w:id="255209902">
          <w:marLeft w:val="640"/>
          <w:marRight w:val="0"/>
          <w:marTop w:val="0"/>
          <w:marBottom w:val="0"/>
          <w:divBdr>
            <w:top w:val="none" w:sz="0" w:space="0" w:color="auto"/>
            <w:left w:val="none" w:sz="0" w:space="0" w:color="auto"/>
            <w:bottom w:val="none" w:sz="0" w:space="0" w:color="auto"/>
            <w:right w:val="none" w:sz="0" w:space="0" w:color="auto"/>
          </w:divBdr>
        </w:div>
        <w:div w:id="64883563">
          <w:marLeft w:val="640"/>
          <w:marRight w:val="0"/>
          <w:marTop w:val="0"/>
          <w:marBottom w:val="0"/>
          <w:divBdr>
            <w:top w:val="none" w:sz="0" w:space="0" w:color="auto"/>
            <w:left w:val="none" w:sz="0" w:space="0" w:color="auto"/>
            <w:bottom w:val="none" w:sz="0" w:space="0" w:color="auto"/>
            <w:right w:val="none" w:sz="0" w:space="0" w:color="auto"/>
          </w:divBdr>
        </w:div>
        <w:div w:id="385109755">
          <w:marLeft w:val="640"/>
          <w:marRight w:val="0"/>
          <w:marTop w:val="0"/>
          <w:marBottom w:val="0"/>
          <w:divBdr>
            <w:top w:val="none" w:sz="0" w:space="0" w:color="auto"/>
            <w:left w:val="none" w:sz="0" w:space="0" w:color="auto"/>
            <w:bottom w:val="none" w:sz="0" w:space="0" w:color="auto"/>
            <w:right w:val="none" w:sz="0" w:space="0" w:color="auto"/>
          </w:divBdr>
        </w:div>
        <w:div w:id="566916523">
          <w:marLeft w:val="640"/>
          <w:marRight w:val="0"/>
          <w:marTop w:val="0"/>
          <w:marBottom w:val="0"/>
          <w:divBdr>
            <w:top w:val="none" w:sz="0" w:space="0" w:color="auto"/>
            <w:left w:val="none" w:sz="0" w:space="0" w:color="auto"/>
            <w:bottom w:val="none" w:sz="0" w:space="0" w:color="auto"/>
            <w:right w:val="none" w:sz="0" w:space="0" w:color="auto"/>
          </w:divBdr>
        </w:div>
        <w:div w:id="1051274020">
          <w:marLeft w:val="640"/>
          <w:marRight w:val="0"/>
          <w:marTop w:val="0"/>
          <w:marBottom w:val="0"/>
          <w:divBdr>
            <w:top w:val="none" w:sz="0" w:space="0" w:color="auto"/>
            <w:left w:val="none" w:sz="0" w:space="0" w:color="auto"/>
            <w:bottom w:val="none" w:sz="0" w:space="0" w:color="auto"/>
            <w:right w:val="none" w:sz="0" w:space="0" w:color="auto"/>
          </w:divBdr>
        </w:div>
        <w:div w:id="727268741">
          <w:marLeft w:val="640"/>
          <w:marRight w:val="0"/>
          <w:marTop w:val="0"/>
          <w:marBottom w:val="0"/>
          <w:divBdr>
            <w:top w:val="none" w:sz="0" w:space="0" w:color="auto"/>
            <w:left w:val="none" w:sz="0" w:space="0" w:color="auto"/>
            <w:bottom w:val="none" w:sz="0" w:space="0" w:color="auto"/>
            <w:right w:val="none" w:sz="0" w:space="0" w:color="auto"/>
          </w:divBdr>
        </w:div>
        <w:div w:id="712340149">
          <w:marLeft w:val="640"/>
          <w:marRight w:val="0"/>
          <w:marTop w:val="0"/>
          <w:marBottom w:val="0"/>
          <w:divBdr>
            <w:top w:val="none" w:sz="0" w:space="0" w:color="auto"/>
            <w:left w:val="none" w:sz="0" w:space="0" w:color="auto"/>
            <w:bottom w:val="none" w:sz="0" w:space="0" w:color="auto"/>
            <w:right w:val="none" w:sz="0" w:space="0" w:color="auto"/>
          </w:divBdr>
        </w:div>
        <w:div w:id="641008999">
          <w:marLeft w:val="640"/>
          <w:marRight w:val="0"/>
          <w:marTop w:val="0"/>
          <w:marBottom w:val="0"/>
          <w:divBdr>
            <w:top w:val="none" w:sz="0" w:space="0" w:color="auto"/>
            <w:left w:val="none" w:sz="0" w:space="0" w:color="auto"/>
            <w:bottom w:val="none" w:sz="0" w:space="0" w:color="auto"/>
            <w:right w:val="none" w:sz="0" w:space="0" w:color="auto"/>
          </w:divBdr>
        </w:div>
        <w:div w:id="1320378889">
          <w:marLeft w:val="640"/>
          <w:marRight w:val="0"/>
          <w:marTop w:val="0"/>
          <w:marBottom w:val="0"/>
          <w:divBdr>
            <w:top w:val="none" w:sz="0" w:space="0" w:color="auto"/>
            <w:left w:val="none" w:sz="0" w:space="0" w:color="auto"/>
            <w:bottom w:val="none" w:sz="0" w:space="0" w:color="auto"/>
            <w:right w:val="none" w:sz="0" w:space="0" w:color="auto"/>
          </w:divBdr>
        </w:div>
        <w:div w:id="670570612">
          <w:marLeft w:val="640"/>
          <w:marRight w:val="0"/>
          <w:marTop w:val="0"/>
          <w:marBottom w:val="0"/>
          <w:divBdr>
            <w:top w:val="none" w:sz="0" w:space="0" w:color="auto"/>
            <w:left w:val="none" w:sz="0" w:space="0" w:color="auto"/>
            <w:bottom w:val="none" w:sz="0" w:space="0" w:color="auto"/>
            <w:right w:val="none" w:sz="0" w:space="0" w:color="auto"/>
          </w:divBdr>
        </w:div>
        <w:div w:id="756705801">
          <w:marLeft w:val="640"/>
          <w:marRight w:val="0"/>
          <w:marTop w:val="0"/>
          <w:marBottom w:val="0"/>
          <w:divBdr>
            <w:top w:val="none" w:sz="0" w:space="0" w:color="auto"/>
            <w:left w:val="none" w:sz="0" w:space="0" w:color="auto"/>
            <w:bottom w:val="none" w:sz="0" w:space="0" w:color="auto"/>
            <w:right w:val="none" w:sz="0" w:space="0" w:color="auto"/>
          </w:divBdr>
        </w:div>
        <w:div w:id="2004355366">
          <w:marLeft w:val="640"/>
          <w:marRight w:val="0"/>
          <w:marTop w:val="0"/>
          <w:marBottom w:val="0"/>
          <w:divBdr>
            <w:top w:val="none" w:sz="0" w:space="0" w:color="auto"/>
            <w:left w:val="none" w:sz="0" w:space="0" w:color="auto"/>
            <w:bottom w:val="none" w:sz="0" w:space="0" w:color="auto"/>
            <w:right w:val="none" w:sz="0" w:space="0" w:color="auto"/>
          </w:divBdr>
        </w:div>
        <w:div w:id="330523390">
          <w:marLeft w:val="640"/>
          <w:marRight w:val="0"/>
          <w:marTop w:val="0"/>
          <w:marBottom w:val="0"/>
          <w:divBdr>
            <w:top w:val="none" w:sz="0" w:space="0" w:color="auto"/>
            <w:left w:val="none" w:sz="0" w:space="0" w:color="auto"/>
            <w:bottom w:val="none" w:sz="0" w:space="0" w:color="auto"/>
            <w:right w:val="none" w:sz="0" w:space="0" w:color="auto"/>
          </w:divBdr>
        </w:div>
        <w:div w:id="1367095238">
          <w:marLeft w:val="640"/>
          <w:marRight w:val="0"/>
          <w:marTop w:val="0"/>
          <w:marBottom w:val="0"/>
          <w:divBdr>
            <w:top w:val="none" w:sz="0" w:space="0" w:color="auto"/>
            <w:left w:val="none" w:sz="0" w:space="0" w:color="auto"/>
            <w:bottom w:val="none" w:sz="0" w:space="0" w:color="auto"/>
            <w:right w:val="none" w:sz="0" w:space="0" w:color="auto"/>
          </w:divBdr>
        </w:div>
        <w:div w:id="1196577624">
          <w:marLeft w:val="640"/>
          <w:marRight w:val="0"/>
          <w:marTop w:val="0"/>
          <w:marBottom w:val="0"/>
          <w:divBdr>
            <w:top w:val="none" w:sz="0" w:space="0" w:color="auto"/>
            <w:left w:val="none" w:sz="0" w:space="0" w:color="auto"/>
            <w:bottom w:val="none" w:sz="0" w:space="0" w:color="auto"/>
            <w:right w:val="none" w:sz="0" w:space="0" w:color="auto"/>
          </w:divBdr>
        </w:div>
        <w:div w:id="1964337443">
          <w:marLeft w:val="640"/>
          <w:marRight w:val="0"/>
          <w:marTop w:val="0"/>
          <w:marBottom w:val="0"/>
          <w:divBdr>
            <w:top w:val="none" w:sz="0" w:space="0" w:color="auto"/>
            <w:left w:val="none" w:sz="0" w:space="0" w:color="auto"/>
            <w:bottom w:val="none" w:sz="0" w:space="0" w:color="auto"/>
            <w:right w:val="none" w:sz="0" w:space="0" w:color="auto"/>
          </w:divBdr>
        </w:div>
        <w:div w:id="2067099603">
          <w:marLeft w:val="640"/>
          <w:marRight w:val="0"/>
          <w:marTop w:val="0"/>
          <w:marBottom w:val="0"/>
          <w:divBdr>
            <w:top w:val="none" w:sz="0" w:space="0" w:color="auto"/>
            <w:left w:val="none" w:sz="0" w:space="0" w:color="auto"/>
            <w:bottom w:val="none" w:sz="0" w:space="0" w:color="auto"/>
            <w:right w:val="none" w:sz="0" w:space="0" w:color="auto"/>
          </w:divBdr>
        </w:div>
        <w:div w:id="619578700">
          <w:marLeft w:val="640"/>
          <w:marRight w:val="0"/>
          <w:marTop w:val="0"/>
          <w:marBottom w:val="0"/>
          <w:divBdr>
            <w:top w:val="none" w:sz="0" w:space="0" w:color="auto"/>
            <w:left w:val="none" w:sz="0" w:space="0" w:color="auto"/>
            <w:bottom w:val="none" w:sz="0" w:space="0" w:color="auto"/>
            <w:right w:val="none" w:sz="0" w:space="0" w:color="auto"/>
          </w:divBdr>
        </w:div>
        <w:div w:id="1027753255">
          <w:marLeft w:val="640"/>
          <w:marRight w:val="0"/>
          <w:marTop w:val="0"/>
          <w:marBottom w:val="0"/>
          <w:divBdr>
            <w:top w:val="none" w:sz="0" w:space="0" w:color="auto"/>
            <w:left w:val="none" w:sz="0" w:space="0" w:color="auto"/>
            <w:bottom w:val="none" w:sz="0" w:space="0" w:color="auto"/>
            <w:right w:val="none" w:sz="0" w:space="0" w:color="auto"/>
          </w:divBdr>
        </w:div>
        <w:div w:id="129633454">
          <w:marLeft w:val="640"/>
          <w:marRight w:val="0"/>
          <w:marTop w:val="0"/>
          <w:marBottom w:val="0"/>
          <w:divBdr>
            <w:top w:val="none" w:sz="0" w:space="0" w:color="auto"/>
            <w:left w:val="none" w:sz="0" w:space="0" w:color="auto"/>
            <w:bottom w:val="none" w:sz="0" w:space="0" w:color="auto"/>
            <w:right w:val="none" w:sz="0" w:space="0" w:color="auto"/>
          </w:divBdr>
        </w:div>
        <w:div w:id="2143575783">
          <w:marLeft w:val="640"/>
          <w:marRight w:val="0"/>
          <w:marTop w:val="0"/>
          <w:marBottom w:val="0"/>
          <w:divBdr>
            <w:top w:val="none" w:sz="0" w:space="0" w:color="auto"/>
            <w:left w:val="none" w:sz="0" w:space="0" w:color="auto"/>
            <w:bottom w:val="none" w:sz="0" w:space="0" w:color="auto"/>
            <w:right w:val="none" w:sz="0" w:space="0" w:color="auto"/>
          </w:divBdr>
        </w:div>
        <w:div w:id="1936673771">
          <w:marLeft w:val="640"/>
          <w:marRight w:val="0"/>
          <w:marTop w:val="0"/>
          <w:marBottom w:val="0"/>
          <w:divBdr>
            <w:top w:val="none" w:sz="0" w:space="0" w:color="auto"/>
            <w:left w:val="none" w:sz="0" w:space="0" w:color="auto"/>
            <w:bottom w:val="none" w:sz="0" w:space="0" w:color="auto"/>
            <w:right w:val="none" w:sz="0" w:space="0" w:color="auto"/>
          </w:divBdr>
        </w:div>
        <w:div w:id="70012062">
          <w:marLeft w:val="640"/>
          <w:marRight w:val="0"/>
          <w:marTop w:val="0"/>
          <w:marBottom w:val="0"/>
          <w:divBdr>
            <w:top w:val="none" w:sz="0" w:space="0" w:color="auto"/>
            <w:left w:val="none" w:sz="0" w:space="0" w:color="auto"/>
            <w:bottom w:val="none" w:sz="0" w:space="0" w:color="auto"/>
            <w:right w:val="none" w:sz="0" w:space="0" w:color="auto"/>
          </w:divBdr>
        </w:div>
        <w:div w:id="1684043262">
          <w:marLeft w:val="640"/>
          <w:marRight w:val="0"/>
          <w:marTop w:val="0"/>
          <w:marBottom w:val="0"/>
          <w:divBdr>
            <w:top w:val="none" w:sz="0" w:space="0" w:color="auto"/>
            <w:left w:val="none" w:sz="0" w:space="0" w:color="auto"/>
            <w:bottom w:val="none" w:sz="0" w:space="0" w:color="auto"/>
            <w:right w:val="none" w:sz="0" w:space="0" w:color="auto"/>
          </w:divBdr>
        </w:div>
        <w:div w:id="765544181">
          <w:marLeft w:val="640"/>
          <w:marRight w:val="0"/>
          <w:marTop w:val="0"/>
          <w:marBottom w:val="0"/>
          <w:divBdr>
            <w:top w:val="none" w:sz="0" w:space="0" w:color="auto"/>
            <w:left w:val="none" w:sz="0" w:space="0" w:color="auto"/>
            <w:bottom w:val="none" w:sz="0" w:space="0" w:color="auto"/>
            <w:right w:val="none" w:sz="0" w:space="0" w:color="auto"/>
          </w:divBdr>
        </w:div>
        <w:div w:id="986086556">
          <w:marLeft w:val="640"/>
          <w:marRight w:val="0"/>
          <w:marTop w:val="0"/>
          <w:marBottom w:val="0"/>
          <w:divBdr>
            <w:top w:val="none" w:sz="0" w:space="0" w:color="auto"/>
            <w:left w:val="none" w:sz="0" w:space="0" w:color="auto"/>
            <w:bottom w:val="none" w:sz="0" w:space="0" w:color="auto"/>
            <w:right w:val="none" w:sz="0" w:space="0" w:color="auto"/>
          </w:divBdr>
        </w:div>
        <w:div w:id="567498921">
          <w:marLeft w:val="640"/>
          <w:marRight w:val="0"/>
          <w:marTop w:val="0"/>
          <w:marBottom w:val="0"/>
          <w:divBdr>
            <w:top w:val="none" w:sz="0" w:space="0" w:color="auto"/>
            <w:left w:val="none" w:sz="0" w:space="0" w:color="auto"/>
            <w:bottom w:val="none" w:sz="0" w:space="0" w:color="auto"/>
            <w:right w:val="none" w:sz="0" w:space="0" w:color="auto"/>
          </w:divBdr>
        </w:div>
        <w:div w:id="1628268704">
          <w:marLeft w:val="640"/>
          <w:marRight w:val="0"/>
          <w:marTop w:val="0"/>
          <w:marBottom w:val="0"/>
          <w:divBdr>
            <w:top w:val="none" w:sz="0" w:space="0" w:color="auto"/>
            <w:left w:val="none" w:sz="0" w:space="0" w:color="auto"/>
            <w:bottom w:val="none" w:sz="0" w:space="0" w:color="auto"/>
            <w:right w:val="none" w:sz="0" w:space="0" w:color="auto"/>
          </w:divBdr>
        </w:div>
        <w:div w:id="1881283371">
          <w:marLeft w:val="640"/>
          <w:marRight w:val="0"/>
          <w:marTop w:val="0"/>
          <w:marBottom w:val="0"/>
          <w:divBdr>
            <w:top w:val="none" w:sz="0" w:space="0" w:color="auto"/>
            <w:left w:val="none" w:sz="0" w:space="0" w:color="auto"/>
            <w:bottom w:val="none" w:sz="0" w:space="0" w:color="auto"/>
            <w:right w:val="none" w:sz="0" w:space="0" w:color="auto"/>
          </w:divBdr>
        </w:div>
        <w:div w:id="1038359234">
          <w:marLeft w:val="640"/>
          <w:marRight w:val="0"/>
          <w:marTop w:val="0"/>
          <w:marBottom w:val="0"/>
          <w:divBdr>
            <w:top w:val="none" w:sz="0" w:space="0" w:color="auto"/>
            <w:left w:val="none" w:sz="0" w:space="0" w:color="auto"/>
            <w:bottom w:val="none" w:sz="0" w:space="0" w:color="auto"/>
            <w:right w:val="none" w:sz="0" w:space="0" w:color="auto"/>
          </w:divBdr>
        </w:div>
        <w:div w:id="288901675">
          <w:marLeft w:val="640"/>
          <w:marRight w:val="0"/>
          <w:marTop w:val="0"/>
          <w:marBottom w:val="0"/>
          <w:divBdr>
            <w:top w:val="none" w:sz="0" w:space="0" w:color="auto"/>
            <w:left w:val="none" w:sz="0" w:space="0" w:color="auto"/>
            <w:bottom w:val="none" w:sz="0" w:space="0" w:color="auto"/>
            <w:right w:val="none" w:sz="0" w:space="0" w:color="auto"/>
          </w:divBdr>
        </w:div>
        <w:div w:id="2078168566">
          <w:marLeft w:val="640"/>
          <w:marRight w:val="0"/>
          <w:marTop w:val="0"/>
          <w:marBottom w:val="0"/>
          <w:divBdr>
            <w:top w:val="none" w:sz="0" w:space="0" w:color="auto"/>
            <w:left w:val="none" w:sz="0" w:space="0" w:color="auto"/>
            <w:bottom w:val="none" w:sz="0" w:space="0" w:color="auto"/>
            <w:right w:val="none" w:sz="0" w:space="0" w:color="auto"/>
          </w:divBdr>
        </w:div>
        <w:div w:id="1818378805">
          <w:marLeft w:val="640"/>
          <w:marRight w:val="0"/>
          <w:marTop w:val="0"/>
          <w:marBottom w:val="0"/>
          <w:divBdr>
            <w:top w:val="none" w:sz="0" w:space="0" w:color="auto"/>
            <w:left w:val="none" w:sz="0" w:space="0" w:color="auto"/>
            <w:bottom w:val="none" w:sz="0" w:space="0" w:color="auto"/>
            <w:right w:val="none" w:sz="0" w:space="0" w:color="auto"/>
          </w:divBdr>
        </w:div>
        <w:div w:id="251353765">
          <w:marLeft w:val="640"/>
          <w:marRight w:val="0"/>
          <w:marTop w:val="0"/>
          <w:marBottom w:val="0"/>
          <w:divBdr>
            <w:top w:val="none" w:sz="0" w:space="0" w:color="auto"/>
            <w:left w:val="none" w:sz="0" w:space="0" w:color="auto"/>
            <w:bottom w:val="none" w:sz="0" w:space="0" w:color="auto"/>
            <w:right w:val="none" w:sz="0" w:space="0" w:color="auto"/>
          </w:divBdr>
        </w:div>
        <w:div w:id="193815394">
          <w:marLeft w:val="640"/>
          <w:marRight w:val="0"/>
          <w:marTop w:val="0"/>
          <w:marBottom w:val="0"/>
          <w:divBdr>
            <w:top w:val="none" w:sz="0" w:space="0" w:color="auto"/>
            <w:left w:val="none" w:sz="0" w:space="0" w:color="auto"/>
            <w:bottom w:val="none" w:sz="0" w:space="0" w:color="auto"/>
            <w:right w:val="none" w:sz="0" w:space="0" w:color="auto"/>
          </w:divBdr>
        </w:div>
        <w:div w:id="986712460">
          <w:marLeft w:val="640"/>
          <w:marRight w:val="0"/>
          <w:marTop w:val="0"/>
          <w:marBottom w:val="0"/>
          <w:divBdr>
            <w:top w:val="none" w:sz="0" w:space="0" w:color="auto"/>
            <w:left w:val="none" w:sz="0" w:space="0" w:color="auto"/>
            <w:bottom w:val="none" w:sz="0" w:space="0" w:color="auto"/>
            <w:right w:val="none" w:sz="0" w:space="0" w:color="auto"/>
          </w:divBdr>
        </w:div>
        <w:div w:id="1286503797">
          <w:marLeft w:val="640"/>
          <w:marRight w:val="0"/>
          <w:marTop w:val="0"/>
          <w:marBottom w:val="0"/>
          <w:divBdr>
            <w:top w:val="none" w:sz="0" w:space="0" w:color="auto"/>
            <w:left w:val="none" w:sz="0" w:space="0" w:color="auto"/>
            <w:bottom w:val="none" w:sz="0" w:space="0" w:color="auto"/>
            <w:right w:val="none" w:sz="0" w:space="0" w:color="auto"/>
          </w:divBdr>
        </w:div>
        <w:div w:id="764377430">
          <w:marLeft w:val="640"/>
          <w:marRight w:val="0"/>
          <w:marTop w:val="0"/>
          <w:marBottom w:val="0"/>
          <w:divBdr>
            <w:top w:val="none" w:sz="0" w:space="0" w:color="auto"/>
            <w:left w:val="none" w:sz="0" w:space="0" w:color="auto"/>
            <w:bottom w:val="none" w:sz="0" w:space="0" w:color="auto"/>
            <w:right w:val="none" w:sz="0" w:space="0" w:color="auto"/>
          </w:divBdr>
        </w:div>
        <w:div w:id="2017147941">
          <w:marLeft w:val="640"/>
          <w:marRight w:val="0"/>
          <w:marTop w:val="0"/>
          <w:marBottom w:val="0"/>
          <w:divBdr>
            <w:top w:val="none" w:sz="0" w:space="0" w:color="auto"/>
            <w:left w:val="none" w:sz="0" w:space="0" w:color="auto"/>
            <w:bottom w:val="none" w:sz="0" w:space="0" w:color="auto"/>
            <w:right w:val="none" w:sz="0" w:space="0" w:color="auto"/>
          </w:divBdr>
        </w:div>
        <w:div w:id="2143502647">
          <w:marLeft w:val="640"/>
          <w:marRight w:val="0"/>
          <w:marTop w:val="0"/>
          <w:marBottom w:val="0"/>
          <w:divBdr>
            <w:top w:val="none" w:sz="0" w:space="0" w:color="auto"/>
            <w:left w:val="none" w:sz="0" w:space="0" w:color="auto"/>
            <w:bottom w:val="none" w:sz="0" w:space="0" w:color="auto"/>
            <w:right w:val="none" w:sz="0" w:space="0" w:color="auto"/>
          </w:divBdr>
        </w:div>
        <w:div w:id="2020620742">
          <w:marLeft w:val="640"/>
          <w:marRight w:val="0"/>
          <w:marTop w:val="0"/>
          <w:marBottom w:val="0"/>
          <w:divBdr>
            <w:top w:val="none" w:sz="0" w:space="0" w:color="auto"/>
            <w:left w:val="none" w:sz="0" w:space="0" w:color="auto"/>
            <w:bottom w:val="none" w:sz="0" w:space="0" w:color="auto"/>
            <w:right w:val="none" w:sz="0" w:space="0" w:color="auto"/>
          </w:divBdr>
        </w:div>
        <w:div w:id="2585588">
          <w:marLeft w:val="640"/>
          <w:marRight w:val="0"/>
          <w:marTop w:val="0"/>
          <w:marBottom w:val="0"/>
          <w:divBdr>
            <w:top w:val="none" w:sz="0" w:space="0" w:color="auto"/>
            <w:left w:val="none" w:sz="0" w:space="0" w:color="auto"/>
            <w:bottom w:val="none" w:sz="0" w:space="0" w:color="auto"/>
            <w:right w:val="none" w:sz="0" w:space="0" w:color="auto"/>
          </w:divBdr>
        </w:div>
        <w:div w:id="2063672633">
          <w:marLeft w:val="640"/>
          <w:marRight w:val="0"/>
          <w:marTop w:val="0"/>
          <w:marBottom w:val="0"/>
          <w:divBdr>
            <w:top w:val="none" w:sz="0" w:space="0" w:color="auto"/>
            <w:left w:val="none" w:sz="0" w:space="0" w:color="auto"/>
            <w:bottom w:val="none" w:sz="0" w:space="0" w:color="auto"/>
            <w:right w:val="none" w:sz="0" w:space="0" w:color="auto"/>
          </w:divBdr>
        </w:div>
        <w:div w:id="462505950">
          <w:marLeft w:val="640"/>
          <w:marRight w:val="0"/>
          <w:marTop w:val="0"/>
          <w:marBottom w:val="0"/>
          <w:divBdr>
            <w:top w:val="none" w:sz="0" w:space="0" w:color="auto"/>
            <w:left w:val="none" w:sz="0" w:space="0" w:color="auto"/>
            <w:bottom w:val="none" w:sz="0" w:space="0" w:color="auto"/>
            <w:right w:val="none" w:sz="0" w:space="0" w:color="auto"/>
          </w:divBdr>
        </w:div>
        <w:div w:id="768890750">
          <w:marLeft w:val="640"/>
          <w:marRight w:val="0"/>
          <w:marTop w:val="0"/>
          <w:marBottom w:val="0"/>
          <w:divBdr>
            <w:top w:val="none" w:sz="0" w:space="0" w:color="auto"/>
            <w:left w:val="none" w:sz="0" w:space="0" w:color="auto"/>
            <w:bottom w:val="none" w:sz="0" w:space="0" w:color="auto"/>
            <w:right w:val="none" w:sz="0" w:space="0" w:color="auto"/>
          </w:divBdr>
        </w:div>
        <w:div w:id="542402490">
          <w:marLeft w:val="640"/>
          <w:marRight w:val="0"/>
          <w:marTop w:val="0"/>
          <w:marBottom w:val="0"/>
          <w:divBdr>
            <w:top w:val="none" w:sz="0" w:space="0" w:color="auto"/>
            <w:left w:val="none" w:sz="0" w:space="0" w:color="auto"/>
            <w:bottom w:val="none" w:sz="0" w:space="0" w:color="auto"/>
            <w:right w:val="none" w:sz="0" w:space="0" w:color="auto"/>
          </w:divBdr>
        </w:div>
        <w:div w:id="1945573002">
          <w:marLeft w:val="640"/>
          <w:marRight w:val="0"/>
          <w:marTop w:val="0"/>
          <w:marBottom w:val="0"/>
          <w:divBdr>
            <w:top w:val="none" w:sz="0" w:space="0" w:color="auto"/>
            <w:left w:val="none" w:sz="0" w:space="0" w:color="auto"/>
            <w:bottom w:val="none" w:sz="0" w:space="0" w:color="auto"/>
            <w:right w:val="none" w:sz="0" w:space="0" w:color="auto"/>
          </w:divBdr>
        </w:div>
        <w:div w:id="913901016">
          <w:marLeft w:val="640"/>
          <w:marRight w:val="0"/>
          <w:marTop w:val="0"/>
          <w:marBottom w:val="0"/>
          <w:divBdr>
            <w:top w:val="none" w:sz="0" w:space="0" w:color="auto"/>
            <w:left w:val="none" w:sz="0" w:space="0" w:color="auto"/>
            <w:bottom w:val="none" w:sz="0" w:space="0" w:color="auto"/>
            <w:right w:val="none" w:sz="0" w:space="0" w:color="auto"/>
          </w:divBdr>
        </w:div>
        <w:div w:id="1246039311">
          <w:marLeft w:val="640"/>
          <w:marRight w:val="0"/>
          <w:marTop w:val="0"/>
          <w:marBottom w:val="0"/>
          <w:divBdr>
            <w:top w:val="none" w:sz="0" w:space="0" w:color="auto"/>
            <w:left w:val="none" w:sz="0" w:space="0" w:color="auto"/>
            <w:bottom w:val="none" w:sz="0" w:space="0" w:color="auto"/>
            <w:right w:val="none" w:sz="0" w:space="0" w:color="auto"/>
          </w:divBdr>
        </w:div>
        <w:div w:id="175703982">
          <w:marLeft w:val="640"/>
          <w:marRight w:val="0"/>
          <w:marTop w:val="0"/>
          <w:marBottom w:val="0"/>
          <w:divBdr>
            <w:top w:val="none" w:sz="0" w:space="0" w:color="auto"/>
            <w:left w:val="none" w:sz="0" w:space="0" w:color="auto"/>
            <w:bottom w:val="none" w:sz="0" w:space="0" w:color="auto"/>
            <w:right w:val="none" w:sz="0" w:space="0" w:color="auto"/>
          </w:divBdr>
        </w:div>
        <w:div w:id="676348944">
          <w:marLeft w:val="640"/>
          <w:marRight w:val="0"/>
          <w:marTop w:val="0"/>
          <w:marBottom w:val="0"/>
          <w:divBdr>
            <w:top w:val="none" w:sz="0" w:space="0" w:color="auto"/>
            <w:left w:val="none" w:sz="0" w:space="0" w:color="auto"/>
            <w:bottom w:val="none" w:sz="0" w:space="0" w:color="auto"/>
            <w:right w:val="none" w:sz="0" w:space="0" w:color="auto"/>
          </w:divBdr>
        </w:div>
        <w:div w:id="783383308">
          <w:marLeft w:val="640"/>
          <w:marRight w:val="0"/>
          <w:marTop w:val="0"/>
          <w:marBottom w:val="0"/>
          <w:divBdr>
            <w:top w:val="none" w:sz="0" w:space="0" w:color="auto"/>
            <w:left w:val="none" w:sz="0" w:space="0" w:color="auto"/>
            <w:bottom w:val="none" w:sz="0" w:space="0" w:color="auto"/>
            <w:right w:val="none" w:sz="0" w:space="0" w:color="auto"/>
          </w:divBdr>
        </w:div>
        <w:div w:id="748886784">
          <w:marLeft w:val="640"/>
          <w:marRight w:val="0"/>
          <w:marTop w:val="0"/>
          <w:marBottom w:val="0"/>
          <w:divBdr>
            <w:top w:val="none" w:sz="0" w:space="0" w:color="auto"/>
            <w:left w:val="none" w:sz="0" w:space="0" w:color="auto"/>
            <w:bottom w:val="none" w:sz="0" w:space="0" w:color="auto"/>
            <w:right w:val="none" w:sz="0" w:space="0" w:color="auto"/>
          </w:divBdr>
        </w:div>
        <w:div w:id="1732191443">
          <w:marLeft w:val="640"/>
          <w:marRight w:val="0"/>
          <w:marTop w:val="0"/>
          <w:marBottom w:val="0"/>
          <w:divBdr>
            <w:top w:val="none" w:sz="0" w:space="0" w:color="auto"/>
            <w:left w:val="none" w:sz="0" w:space="0" w:color="auto"/>
            <w:bottom w:val="none" w:sz="0" w:space="0" w:color="auto"/>
            <w:right w:val="none" w:sz="0" w:space="0" w:color="auto"/>
          </w:divBdr>
        </w:div>
        <w:div w:id="1424573456">
          <w:marLeft w:val="640"/>
          <w:marRight w:val="0"/>
          <w:marTop w:val="0"/>
          <w:marBottom w:val="0"/>
          <w:divBdr>
            <w:top w:val="none" w:sz="0" w:space="0" w:color="auto"/>
            <w:left w:val="none" w:sz="0" w:space="0" w:color="auto"/>
            <w:bottom w:val="none" w:sz="0" w:space="0" w:color="auto"/>
            <w:right w:val="none" w:sz="0" w:space="0" w:color="auto"/>
          </w:divBdr>
        </w:div>
        <w:div w:id="662005570">
          <w:marLeft w:val="640"/>
          <w:marRight w:val="0"/>
          <w:marTop w:val="0"/>
          <w:marBottom w:val="0"/>
          <w:divBdr>
            <w:top w:val="none" w:sz="0" w:space="0" w:color="auto"/>
            <w:left w:val="none" w:sz="0" w:space="0" w:color="auto"/>
            <w:bottom w:val="none" w:sz="0" w:space="0" w:color="auto"/>
            <w:right w:val="none" w:sz="0" w:space="0" w:color="auto"/>
          </w:divBdr>
        </w:div>
        <w:div w:id="1773894887">
          <w:marLeft w:val="640"/>
          <w:marRight w:val="0"/>
          <w:marTop w:val="0"/>
          <w:marBottom w:val="0"/>
          <w:divBdr>
            <w:top w:val="none" w:sz="0" w:space="0" w:color="auto"/>
            <w:left w:val="none" w:sz="0" w:space="0" w:color="auto"/>
            <w:bottom w:val="none" w:sz="0" w:space="0" w:color="auto"/>
            <w:right w:val="none" w:sz="0" w:space="0" w:color="auto"/>
          </w:divBdr>
        </w:div>
        <w:div w:id="1763717327">
          <w:marLeft w:val="640"/>
          <w:marRight w:val="0"/>
          <w:marTop w:val="0"/>
          <w:marBottom w:val="0"/>
          <w:divBdr>
            <w:top w:val="none" w:sz="0" w:space="0" w:color="auto"/>
            <w:left w:val="none" w:sz="0" w:space="0" w:color="auto"/>
            <w:bottom w:val="none" w:sz="0" w:space="0" w:color="auto"/>
            <w:right w:val="none" w:sz="0" w:space="0" w:color="auto"/>
          </w:divBdr>
        </w:div>
        <w:div w:id="2101218846">
          <w:marLeft w:val="640"/>
          <w:marRight w:val="0"/>
          <w:marTop w:val="0"/>
          <w:marBottom w:val="0"/>
          <w:divBdr>
            <w:top w:val="none" w:sz="0" w:space="0" w:color="auto"/>
            <w:left w:val="none" w:sz="0" w:space="0" w:color="auto"/>
            <w:bottom w:val="none" w:sz="0" w:space="0" w:color="auto"/>
            <w:right w:val="none" w:sz="0" w:space="0" w:color="auto"/>
          </w:divBdr>
        </w:div>
        <w:div w:id="529148989">
          <w:marLeft w:val="640"/>
          <w:marRight w:val="0"/>
          <w:marTop w:val="0"/>
          <w:marBottom w:val="0"/>
          <w:divBdr>
            <w:top w:val="none" w:sz="0" w:space="0" w:color="auto"/>
            <w:left w:val="none" w:sz="0" w:space="0" w:color="auto"/>
            <w:bottom w:val="none" w:sz="0" w:space="0" w:color="auto"/>
            <w:right w:val="none" w:sz="0" w:space="0" w:color="auto"/>
          </w:divBdr>
        </w:div>
        <w:div w:id="882058226">
          <w:marLeft w:val="640"/>
          <w:marRight w:val="0"/>
          <w:marTop w:val="0"/>
          <w:marBottom w:val="0"/>
          <w:divBdr>
            <w:top w:val="none" w:sz="0" w:space="0" w:color="auto"/>
            <w:left w:val="none" w:sz="0" w:space="0" w:color="auto"/>
            <w:bottom w:val="none" w:sz="0" w:space="0" w:color="auto"/>
            <w:right w:val="none" w:sz="0" w:space="0" w:color="auto"/>
          </w:divBdr>
        </w:div>
        <w:div w:id="530654815">
          <w:marLeft w:val="640"/>
          <w:marRight w:val="0"/>
          <w:marTop w:val="0"/>
          <w:marBottom w:val="0"/>
          <w:divBdr>
            <w:top w:val="none" w:sz="0" w:space="0" w:color="auto"/>
            <w:left w:val="none" w:sz="0" w:space="0" w:color="auto"/>
            <w:bottom w:val="none" w:sz="0" w:space="0" w:color="auto"/>
            <w:right w:val="none" w:sz="0" w:space="0" w:color="auto"/>
          </w:divBdr>
        </w:div>
        <w:div w:id="603417661">
          <w:marLeft w:val="640"/>
          <w:marRight w:val="0"/>
          <w:marTop w:val="0"/>
          <w:marBottom w:val="0"/>
          <w:divBdr>
            <w:top w:val="none" w:sz="0" w:space="0" w:color="auto"/>
            <w:left w:val="none" w:sz="0" w:space="0" w:color="auto"/>
            <w:bottom w:val="none" w:sz="0" w:space="0" w:color="auto"/>
            <w:right w:val="none" w:sz="0" w:space="0" w:color="auto"/>
          </w:divBdr>
        </w:div>
        <w:div w:id="263655509">
          <w:marLeft w:val="640"/>
          <w:marRight w:val="0"/>
          <w:marTop w:val="0"/>
          <w:marBottom w:val="0"/>
          <w:divBdr>
            <w:top w:val="none" w:sz="0" w:space="0" w:color="auto"/>
            <w:left w:val="none" w:sz="0" w:space="0" w:color="auto"/>
            <w:bottom w:val="none" w:sz="0" w:space="0" w:color="auto"/>
            <w:right w:val="none" w:sz="0" w:space="0" w:color="auto"/>
          </w:divBdr>
        </w:div>
        <w:div w:id="433672286">
          <w:marLeft w:val="640"/>
          <w:marRight w:val="0"/>
          <w:marTop w:val="0"/>
          <w:marBottom w:val="0"/>
          <w:divBdr>
            <w:top w:val="none" w:sz="0" w:space="0" w:color="auto"/>
            <w:left w:val="none" w:sz="0" w:space="0" w:color="auto"/>
            <w:bottom w:val="none" w:sz="0" w:space="0" w:color="auto"/>
            <w:right w:val="none" w:sz="0" w:space="0" w:color="auto"/>
          </w:divBdr>
        </w:div>
        <w:div w:id="1392726096">
          <w:marLeft w:val="640"/>
          <w:marRight w:val="0"/>
          <w:marTop w:val="0"/>
          <w:marBottom w:val="0"/>
          <w:divBdr>
            <w:top w:val="none" w:sz="0" w:space="0" w:color="auto"/>
            <w:left w:val="none" w:sz="0" w:space="0" w:color="auto"/>
            <w:bottom w:val="none" w:sz="0" w:space="0" w:color="auto"/>
            <w:right w:val="none" w:sz="0" w:space="0" w:color="auto"/>
          </w:divBdr>
        </w:div>
        <w:div w:id="979765742">
          <w:marLeft w:val="640"/>
          <w:marRight w:val="0"/>
          <w:marTop w:val="0"/>
          <w:marBottom w:val="0"/>
          <w:divBdr>
            <w:top w:val="none" w:sz="0" w:space="0" w:color="auto"/>
            <w:left w:val="none" w:sz="0" w:space="0" w:color="auto"/>
            <w:bottom w:val="none" w:sz="0" w:space="0" w:color="auto"/>
            <w:right w:val="none" w:sz="0" w:space="0" w:color="auto"/>
          </w:divBdr>
        </w:div>
        <w:div w:id="2138403832">
          <w:marLeft w:val="640"/>
          <w:marRight w:val="0"/>
          <w:marTop w:val="0"/>
          <w:marBottom w:val="0"/>
          <w:divBdr>
            <w:top w:val="none" w:sz="0" w:space="0" w:color="auto"/>
            <w:left w:val="none" w:sz="0" w:space="0" w:color="auto"/>
            <w:bottom w:val="none" w:sz="0" w:space="0" w:color="auto"/>
            <w:right w:val="none" w:sz="0" w:space="0" w:color="auto"/>
          </w:divBdr>
        </w:div>
        <w:div w:id="371929260">
          <w:marLeft w:val="640"/>
          <w:marRight w:val="0"/>
          <w:marTop w:val="0"/>
          <w:marBottom w:val="0"/>
          <w:divBdr>
            <w:top w:val="none" w:sz="0" w:space="0" w:color="auto"/>
            <w:left w:val="none" w:sz="0" w:space="0" w:color="auto"/>
            <w:bottom w:val="none" w:sz="0" w:space="0" w:color="auto"/>
            <w:right w:val="none" w:sz="0" w:space="0" w:color="auto"/>
          </w:divBdr>
        </w:div>
        <w:div w:id="1206716755">
          <w:marLeft w:val="640"/>
          <w:marRight w:val="0"/>
          <w:marTop w:val="0"/>
          <w:marBottom w:val="0"/>
          <w:divBdr>
            <w:top w:val="none" w:sz="0" w:space="0" w:color="auto"/>
            <w:left w:val="none" w:sz="0" w:space="0" w:color="auto"/>
            <w:bottom w:val="none" w:sz="0" w:space="0" w:color="auto"/>
            <w:right w:val="none" w:sz="0" w:space="0" w:color="auto"/>
          </w:divBdr>
        </w:div>
        <w:div w:id="1367219968">
          <w:marLeft w:val="640"/>
          <w:marRight w:val="0"/>
          <w:marTop w:val="0"/>
          <w:marBottom w:val="0"/>
          <w:divBdr>
            <w:top w:val="none" w:sz="0" w:space="0" w:color="auto"/>
            <w:left w:val="none" w:sz="0" w:space="0" w:color="auto"/>
            <w:bottom w:val="none" w:sz="0" w:space="0" w:color="auto"/>
            <w:right w:val="none" w:sz="0" w:space="0" w:color="auto"/>
          </w:divBdr>
        </w:div>
        <w:div w:id="1106190835">
          <w:marLeft w:val="640"/>
          <w:marRight w:val="0"/>
          <w:marTop w:val="0"/>
          <w:marBottom w:val="0"/>
          <w:divBdr>
            <w:top w:val="none" w:sz="0" w:space="0" w:color="auto"/>
            <w:left w:val="none" w:sz="0" w:space="0" w:color="auto"/>
            <w:bottom w:val="none" w:sz="0" w:space="0" w:color="auto"/>
            <w:right w:val="none" w:sz="0" w:space="0" w:color="auto"/>
          </w:divBdr>
        </w:div>
        <w:div w:id="1912351796">
          <w:marLeft w:val="640"/>
          <w:marRight w:val="0"/>
          <w:marTop w:val="0"/>
          <w:marBottom w:val="0"/>
          <w:divBdr>
            <w:top w:val="none" w:sz="0" w:space="0" w:color="auto"/>
            <w:left w:val="none" w:sz="0" w:space="0" w:color="auto"/>
            <w:bottom w:val="none" w:sz="0" w:space="0" w:color="auto"/>
            <w:right w:val="none" w:sz="0" w:space="0" w:color="auto"/>
          </w:divBdr>
        </w:div>
        <w:div w:id="1254238519">
          <w:marLeft w:val="640"/>
          <w:marRight w:val="0"/>
          <w:marTop w:val="0"/>
          <w:marBottom w:val="0"/>
          <w:divBdr>
            <w:top w:val="none" w:sz="0" w:space="0" w:color="auto"/>
            <w:left w:val="none" w:sz="0" w:space="0" w:color="auto"/>
            <w:bottom w:val="none" w:sz="0" w:space="0" w:color="auto"/>
            <w:right w:val="none" w:sz="0" w:space="0" w:color="auto"/>
          </w:divBdr>
        </w:div>
        <w:div w:id="1033844952">
          <w:marLeft w:val="640"/>
          <w:marRight w:val="0"/>
          <w:marTop w:val="0"/>
          <w:marBottom w:val="0"/>
          <w:divBdr>
            <w:top w:val="none" w:sz="0" w:space="0" w:color="auto"/>
            <w:left w:val="none" w:sz="0" w:space="0" w:color="auto"/>
            <w:bottom w:val="none" w:sz="0" w:space="0" w:color="auto"/>
            <w:right w:val="none" w:sz="0" w:space="0" w:color="auto"/>
          </w:divBdr>
        </w:div>
        <w:div w:id="1275134620">
          <w:marLeft w:val="640"/>
          <w:marRight w:val="0"/>
          <w:marTop w:val="0"/>
          <w:marBottom w:val="0"/>
          <w:divBdr>
            <w:top w:val="none" w:sz="0" w:space="0" w:color="auto"/>
            <w:left w:val="none" w:sz="0" w:space="0" w:color="auto"/>
            <w:bottom w:val="none" w:sz="0" w:space="0" w:color="auto"/>
            <w:right w:val="none" w:sz="0" w:space="0" w:color="auto"/>
          </w:divBdr>
        </w:div>
        <w:div w:id="447508827">
          <w:marLeft w:val="640"/>
          <w:marRight w:val="0"/>
          <w:marTop w:val="0"/>
          <w:marBottom w:val="0"/>
          <w:divBdr>
            <w:top w:val="none" w:sz="0" w:space="0" w:color="auto"/>
            <w:left w:val="none" w:sz="0" w:space="0" w:color="auto"/>
            <w:bottom w:val="none" w:sz="0" w:space="0" w:color="auto"/>
            <w:right w:val="none" w:sz="0" w:space="0" w:color="auto"/>
          </w:divBdr>
        </w:div>
        <w:div w:id="1767656292">
          <w:marLeft w:val="640"/>
          <w:marRight w:val="0"/>
          <w:marTop w:val="0"/>
          <w:marBottom w:val="0"/>
          <w:divBdr>
            <w:top w:val="none" w:sz="0" w:space="0" w:color="auto"/>
            <w:left w:val="none" w:sz="0" w:space="0" w:color="auto"/>
            <w:bottom w:val="none" w:sz="0" w:space="0" w:color="auto"/>
            <w:right w:val="none" w:sz="0" w:space="0" w:color="auto"/>
          </w:divBdr>
        </w:div>
        <w:div w:id="1394082962">
          <w:marLeft w:val="640"/>
          <w:marRight w:val="0"/>
          <w:marTop w:val="0"/>
          <w:marBottom w:val="0"/>
          <w:divBdr>
            <w:top w:val="none" w:sz="0" w:space="0" w:color="auto"/>
            <w:left w:val="none" w:sz="0" w:space="0" w:color="auto"/>
            <w:bottom w:val="none" w:sz="0" w:space="0" w:color="auto"/>
            <w:right w:val="none" w:sz="0" w:space="0" w:color="auto"/>
          </w:divBdr>
        </w:div>
        <w:div w:id="1506820495">
          <w:marLeft w:val="640"/>
          <w:marRight w:val="0"/>
          <w:marTop w:val="0"/>
          <w:marBottom w:val="0"/>
          <w:divBdr>
            <w:top w:val="none" w:sz="0" w:space="0" w:color="auto"/>
            <w:left w:val="none" w:sz="0" w:space="0" w:color="auto"/>
            <w:bottom w:val="none" w:sz="0" w:space="0" w:color="auto"/>
            <w:right w:val="none" w:sz="0" w:space="0" w:color="auto"/>
          </w:divBdr>
        </w:div>
        <w:div w:id="722412139">
          <w:marLeft w:val="640"/>
          <w:marRight w:val="0"/>
          <w:marTop w:val="0"/>
          <w:marBottom w:val="0"/>
          <w:divBdr>
            <w:top w:val="none" w:sz="0" w:space="0" w:color="auto"/>
            <w:left w:val="none" w:sz="0" w:space="0" w:color="auto"/>
            <w:bottom w:val="none" w:sz="0" w:space="0" w:color="auto"/>
            <w:right w:val="none" w:sz="0" w:space="0" w:color="auto"/>
          </w:divBdr>
        </w:div>
        <w:div w:id="115099419">
          <w:marLeft w:val="640"/>
          <w:marRight w:val="0"/>
          <w:marTop w:val="0"/>
          <w:marBottom w:val="0"/>
          <w:divBdr>
            <w:top w:val="none" w:sz="0" w:space="0" w:color="auto"/>
            <w:left w:val="none" w:sz="0" w:space="0" w:color="auto"/>
            <w:bottom w:val="none" w:sz="0" w:space="0" w:color="auto"/>
            <w:right w:val="none" w:sz="0" w:space="0" w:color="auto"/>
          </w:divBdr>
        </w:div>
        <w:div w:id="1675105337">
          <w:marLeft w:val="640"/>
          <w:marRight w:val="0"/>
          <w:marTop w:val="0"/>
          <w:marBottom w:val="0"/>
          <w:divBdr>
            <w:top w:val="none" w:sz="0" w:space="0" w:color="auto"/>
            <w:left w:val="none" w:sz="0" w:space="0" w:color="auto"/>
            <w:bottom w:val="none" w:sz="0" w:space="0" w:color="auto"/>
            <w:right w:val="none" w:sz="0" w:space="0" w:color="auto"/>
          </w:divBdr>
        </w:div>
        <w:div w:id="1776052312">
          <w:marLeft w:val="640"/>
          <w:marRight w:val="0"/>
          <w:marTop w:val="0"/>
          <w:marBottom w:val="0"/>
          <w:divBdr>
            <w:top w:val="none" w:sz="0" w:space="0" w:color="auto"/>
            <w:left w:val="none" w:sz="0" w:space="0" w:color="auto"/>
            <w:bottom w:val="none" w:sz="0" w:space="0" w:color="auto"/>
            <w:right w:val="none" w:sz="0" w:space="0" w:color="auto"/>
          </w:divBdr>
        </w:div>
        <w:div w:id="599488770">
          <w:marLeft w:val="640"/>
          <w:marRight w:val="0"/>
          <w:marTop w:val="0"/>
          <w:marBottom w:val="0"/>
          <w:divBdr>
            <w:top w:val="none" w:sz="0" w:space="0" w:color="auto"/>
            <w:left w:val="none" w:sz="0" w:space="0" w:color="auto"/>
            <w:bottom w:val="none" w:sz="0" w:space="0" w:color="auto"/>
            <w:right w:val="none" w:sz="0" w:space="0" w:color="auto"/>
          </w:divBdr>
        </w:div>
        <w:div w:id="16658896">
          <w:marLeft w:val="640"/>
          <w:marRight w:val="0"/>
          <w:marTop w:val="0"/>
          <w:marBottom w:val="0"/>
          <w:divBdr>
            <w:top w:val="none" w:sz="0" w:space="0" w:color="auto"/>
            <w:left w:val="none" w:sz="0" w:space="0" w:color="auto"/>
            <w:bottom w:val="none" w:sz="0" w:space="0" w:color="auto"/>
            <w:right w:val="none" w:sz="0" w:space="0" w:color="auto"/>
          </w:divBdr>
        </w:div>
        <w:div w:id="324818153">
          <w:marLeft w:val="640"/>
          <w:marRight w:val="0"/>
          <w:marTop w:val="0"/>
          <w:marBottom w:val="0"/>
          <w:divBdr>
            <w:top w:val="none" w:sz="0" w:space="0" w:color="auto"/>
            <w:left w:val="none" w:sz="0" w:space="0" w:color="auto"/>
            <w:bottom w:val="none" w:sz="0" w:space="0" w:color="auto"/>
            <w:right w:val="none" w:sz="0" w:space="0" w:color="auto"/>
          </w:divBdr>
        </w:div>
        <w:div w:id="515198926">
          <w:marLeft w:val="640"/>
          <w:marRight w:val="0"/>
          <w:marTop w:val="0"/>
          <w:marBottom w:val="0"/>
          <w:divBdr>
            <w:top w:val="none" w:sz="0" w:space="0" w:color="auto"/>
            <w:left w:val="none" w:sz="0" w:space="0" w:color="auto"/>
            <w:bottom w:val="none" w:sz="0" w:space="0" w:color="auto"/>
            <w:right w:val="none" w:sz="0" w:space="0" w:color="auto"/>
          </w:divBdr>
        </w:div>
        <w:div w:id="950479597">
          <w:marLeft w:val="640"/>
          <w:marRight w:val="0"/>
          <w:marTop w:val="0"/>
          <w:marBottom w:val="0"/>
          <w:divBdr>
            <w:top w:val="none" w:sz="0" w:space="0" w:color="auto"/>
            <w:left w:val="none" w:sz="0" w:space="0" w:color="auto"/>
            <w:bottom w:val="none" w:sz="0" w:space="0" w:color="auto"/>
            <w:right w:val="none" w:sz="0" w:space="0" w:color="auto"/>
          </w:divBdr>
        </w:div>
        <w:div w:id="1759248999">
          <w:marLeft w:val="640"/>
          <w:marRight w:val="0"/>
          <w:marTop w:val="0"/>
          <w:marBottom w:val="0"/>
          <w:divBdr>
            <w:top w:val="none" w:sz="0" w:space="0" w:color="auto"/>
            <w:left w:val="none" w:sz="0" w:space="0" w:color="auto"/>
            <w:bottom w:val="none" w:sz="0" w:space="0" w:color="auto"/>
            <w:right w:val="none" w:sz="0" w:space="0" w:color="auto"/>
          </w:divBdr>
        </w:div>
        <w:div w:id="1132021568">
          <w:marLeft w:val="640"/>
          <w:marRight w:val="0"/>
          <w:marTop w:val="0"/>
          <w:marBottom w:val="0"/>
          <w:divBdr>
            <w:top w:val="none" w:sz="0" w:space="0" w:color="auto"/>
            <w:left w:val="none" w:sz="0" w:space="0" w:color="auto"/>
            <w:bottom w:val="none" w:sz="0" w:space="0" w:color="auto"/>
            <w:right w:val="none" w:sz="0" w:space="0" w:color="auto"/>
          </w:divBdr>
        </w:div>
        <w:div w:id="235407643">
          <w:marLeft w:val="640"/>
          <w:marRight w:val="0"/>
          <w:marTop w:val="0"/>
          <w:marBottom w:val="0"/>
          <w:divBdr>
            <w:top w:val="none" w:sz="0" w:space="0" w:color="auto"/>
            <w:left w:val="none" w:sz="0" w:space="0" w:color="auto"/>
            <w:bottom w:val="none" w:sz="0" w:space="0" w:color="auto"/>
            <w:right w:val="none" w:sz="0" w:space="0" w:color="auto"/>
          </w:divBdr>
        </w:div>
        <w:div w:id="1731417355">
          <w:marLeft w:val="640"/>
          <w:marRight w:val="0"/>
          <w:marTop w:val="0"/>
          <w:marBottom w:val="0"/>
          <w:divBdr>
            <w:top w:val="none" w:sz="0" w:space="0" w:color="auto"/>
            <w:left w:val="none" w:sz="0" w:space="0" w:color="auto"/>
            <w:bottom w:val="none" w:sz="0" w:space="0" w:color="auto"/>
            <w:right w:val="none" w:sz="0" w:space="0" w:color="auto"/>
          </w:divBdr>
        </w:div>
        <w:div w:id="532423710">
          <w:marLeft w:val="640"/>
          <w:marRight w:val="0"/>
          <w:marTop w:val="0"/>
          <w:marBottom w:val="0"/>
          <w:divBdr>
            <w:top w:val="none" w:sz="0" w:space="0" w:color="auto"/>
            <w:left w:val="none" w:sz="0" w:space="0" w:color="auto"/>
            <w:bottom w:val="none" w:sz="0" w:space="0" w:color="auto"/>
            <w:right w:val="none" w:sz="0" w:space="0" w:color="auto"/>
          </w:divBdr>
        </w:div>
        <w:div w:id="846600959">
          <w:marLeft w:val="640"/>
          <w:marRight w:val="0"/>
          <w:marTop w:val="0"/>
          <w:marBottom w:val="0"/>
          <w:divBdr>
            <w:top w:val="none" w:sz="0" w:space="0" w:color="auto"/>
            <w:left w:val="none" w:sz="0" w:space="0" w:color="auto"/>
            <w:bottom w:val="none" w:sz="0" w:space="0" w:color="auto"/>
            <w:right w:val="none" w:sz="0" w:space="0" w:color="auto"/>
          </w:divBdr>
        </w:div>
        <w:div w:id="1106727463">
          <w:marLeft w:val="640"/>
          <w:marRight w:val="0"/>
          <w:marTop w:val="0"/>
          <w:marBottom w:val="0"/>
          <w:divBdr>
            <w:top w:val="none" w:sz="0" w:space="0" w:color="auto"/>
            <w:left w:val="none" w:sz="0" w:space="0" w:color="auto"/>
            <w:bottom w:val="none" w:sz="0" w:space="0" w:color="auto"/>
            <w:right w:val="none" w:sz="0" w:space="0" w:color="auto"/>
          </w:divBdr>
        </w:div>
        <w:div w:id="1120535586">
          <w:marLeft w:val="640"/>
          <w:marRight w:val="0"/>
          <w:marTop w:val="0"/>
          <w:marBottom w:val="0"/>
          <w:divBdr>
            <w:top w:val="none" w:sz="0" w:space="0" w:color="auto"/>
            <w:left w:val="none" w:sz="0" w:space="0" w:color="auto"/>
            <w:bottom w:val="none" w:sz="0" w:space="0" w:color="auto"/>
            <w:right w:val="none" w:sz="0" w:space="0" w:color="auto"/>
          </w:divBdr>
        </w:div>
        <w:div w:id="398790998">
          <w:marLeft w:val="640"/>
          <w:marRight w:val="0"/>
          <w:marTop w:val="0"/>
          <w:marBottom w:val="0"/>
          <w:divBdr>
            <w:top w:val="none" w:sz="0" w:space="0" w:color="auto"/>
            <w:left w:val="none" w:sz="0" w:space="0" w:color="auto"/>
            <w:bottom w:val="none" w:sz="0" w:space="0" w:color="auto"/>
            <w:right w:val="none" w:sz="0" w:space="0" w:color="auto"/>
          </w:divBdr>
        </w:div>
        <w:div w:id="690229819">
          <w:marLeft w:val="640"/>
          <w:marRight w:val="0"/>
          <w:marTop w:val="0"/>
          <w:marBottom w:val="0"/>
          <w:divBdr>
            <w:top w:val="none" w:sz="0" w:space="0" w:color="auto"/>
            <w:left w:val="none" w:sz="0" w:space="0" w:color="auto"/>
            <w:bottom w:val="none" w:sz="0" w:space="0" w:color="auto"/>
            <w:right w:val="none" w:sz="0" w:space="0" w:color="auto"/>
          </w:divBdr>
        </w:div>
        <w:div w:id="1594318395">
          <w:marLeft w:val="640"/>
          <w:marRight w:val="0"/>
          <w:marTop w:val="0"/>
          <w:marBottom w:val="0"/>
          <w:divBdr>
            <w:top w:val="none" w:sz="0" w:space="0" w:color="auto"/>
            <w:left w:val="none" w:sz="0" w:space="0" w:color="auto"/>
            <w:bottom w:val="none" w:sz="0" w:space="0" w:color="auto"/>
            <w:right w:val="none" w:sz="0" w:space="0" w:color="auto"/>
          </w:divBdr>
        </w:div>
        <w:div w:id="665205115">
          <w:marLeft w:val="640"/>
          <w:marRight w:val="0"/>
          <w:marTop w:val="0"/>
          <w:marBottom w:val="0"/>
          <w:divBdr>
            <w:top w:val="none" w:sz="0" w:space="0" w:color="auto"/>
            <w:left w:val="none" w:sz="0" w:space="0" w:color="auto"/>
            <w:bottom w:val="none" w:sz="0" w:space="0" w:color="auto"/>
            <w:right w:val="none" w:sz="0" w:space="0" w:color="auto"/>
          </w:divBdr>
        </w:div>
        <w:div w:id="771633195">
          <w:marLeft w:val="640"/>
          <w:marRight w:val="0"/>
          <w:marTop w:val="0"/>
          <w:marBottom w:val="0"/>
          <w:divBdr>
            <w:top w:val="none" w:sz="0" w:space="0" w:color="auto"/>
            <w:left w:val="none" w:sz="0" w:space="0" w:color="auto"/>
            <w:bottom w:val="none" w:sz="0" w:space="0" w:color="auto"/>
            <w:right w:val="none" w:sz="0" w:space="0" w:color="auto"/>
          </w:divBdr>
        </w:div>
        <w:div w:id="28577973">
          <w:marLeft w:val="640"/>
          <w:marRight w:val="0"/>
          <w:marTop w:val="0"/>
          <w:marBottom w:val="0"/>
          <w:divBdr>
            <w:top w:val="none" w:sz="0" w:space="0" w:color="auto"/>
            <w:left w:val="none" w:sz="0" w:space="0" w:color="auto"/>
            <w:bottom w:val="none" w:sz="0" w:space="0" w:color="auto"/>
            <w:right w:val="none" w:sz="0" w:space="0" w:color="auto"/>
          </w:divBdr>
        </w:div>
        <w:div w:id="19867333">
          <w:marLeft w:val="640"/>
          <w:marRight w:val="0"/>
          <w:marTop w:val="0"/>
          <w:marBottom w:val="0"/>
          <w:divBdr>
            <w:top w:val="none" w:sz="0" w:space="0" w:color="auto"/>
            <w:left w:val="none" w:sz="0" w:space="0" w:color="auto"/>
            <w:bottom w:val="none" w:sz="0" w:space="0" w:color="auto"/>
            <w:right w:val="none" w:sz="0" w:space="0" w:color="auto"/>
          </w:divBdr>
        </w:div>
        <w:div w:id="1598715626">
          <w:marLeft w:val="640"/>
          <w:marRight w:val="0"/>
          <w:marTop w:val="0"/>
          <w:marBottom w:val="0"/>
          <w:divBdr>
            <w:top w:val="none" w:sz="0" w:space="0" w:color="auto"/>
            <w:left w:val="none" w:sz="0" w:space="0" w:color="auto"/>
            <w:bottom w:val="none" w:sz="0" w:space="0" w:color="auto"/>
            <w:right w:val="none" w:sz="0" w:space="0" w:color="auto"/>
          </w:divBdr>
        </w:div>
        <w:div w:id="648095094">
          <w:marLeft w:val="640"/>
          <w:marRight w:val="0"/>
          <w:marTop w:val="0"/>
          <w:marBottom w:val="0"/>
          <w:divBdr>
            <w:top w:val="none" w:sz="0" w:space="0" w:color="auto"/>
            <w:left w:val="none" w:sz="0" w:space="0" w:color="auto"/>
            <w:bottom w:val="none" w:sz="0" w:space="0" w:color="auto"/>
            <w:right w:val="none" w:sz="0" w:space="0" w:color="auto"/>
          </w:divBdr>
        </w:div>
        <w:div w:id="1022240980">
          <w:marLeft w:val="640"/>
          <w:marRight w:val="0"/>
          <w:marTop w:val="0"/>
          <w:marBottom w:val="0"/>
          <w:divBdr>
            <w:top w:val="none" w:sz="0" w:space="0" w:color="auto"/>
            <w:left w:val="none" w:sz="0" w:space="0" w:color="auto"/>
            <w:bottom w:val="none" w:sz="0" w:space="0" w:color="auto"/>
            <w:right w:val="none" w:sz="0" w:space="0" w:color="auto"/>
          </w:divBdr>
        </w:div>
        <w:div w:id="1617954428">
          <w:marLeft w:val="640"/>
          <w:marRight w:val="0"/>
          <w:marTop w:val="0"/>
          <w:marBottom w:val="0"/>
          <w:divBdr>
            <w:top w:val="none" w:sz="0" w:space="0" w:color="auto"/>
            <w:left w:val="none" w:sz="0" w:space="0" w:color="auto"/>
            <w:bottom w:val="none" w:sz="0" w:space="0" w:color="auto"/>
            <w:right w:val="none" w:sz="0" w:space="0" w:color="auto"/>
          </w:divBdr>
        </w:div>
        <w:div w:id="1162812298">
          <w:marLeft w:val="640"/>
          <w:marRight w:val="0"/>
          <w:marTop w:val="0"/>
          <w:marBottom w:val="0"/>
          <w:divBdr>
            <w:top w:val="none" w:sz="0" w:space="0" w:color="auto"/>
            <w:left w:val="none" w:sz="0" w:space="0" w:color="auto"/>
            <w:bottom w:val="none" w:sz="0" w:space="0" w:color="auto"/>
            <w:right w:val="none" w:sz="0" w:space="0" w:color="auto"/>
          </w:divBdr>
        </w:div>
        <w:div w:id="2095545238">
          <w:marLeft w:val="640"/>
          <w:marRight w:val="0"/>
          <w:marTop w:val="0"/>
          <w:marBottom w:val="0"/>
          <w:divBdr>
            <w:top w:val="none" w:sz="0" w:space="0" w:color="auto"/>
            <w:left w:val="none" w:sz="0" w:space="0" w:color="auto"/>
            <w:bottom w:val="none" w:sz="0" w:space="0" w:color="auto"/>
            <w:right w:val="none" w:sz="0" w:space="0" w:color="auto"/>
          </w:divBdr>
        </w:div>
        <w:div w:id="1717394177">
          <w:marLeft w:val="640"/>
          <w:marRight w:val="0"/>
          <w:marTop w:val="0"/>
          <w:marBottom w:val="0"/>
          <w:divBdr>
            <w:top w:val="none" w:sz="0" w:space="0" w:color="auto"/>
            <w:left w:val="none" w:sz="0" w:space="0" w:color="auto"/>
            <w:bottom w:val="none" w:sz="0" w:space="0" w:color="auto"/>
            <w:right w:val="none" w:sz="0" w:space="0" w:color="auto"/>
          </w:divBdr>
        </w:div>
        <w:div w:id="1328947314">
          <w:marLeft w:val="640"/>
          <w:marRight w:val="0"/>
          <w:marTop w:val="0"/>
          <w:marBottom w:val="0"/>
          <w:divBdr>
            <w:top w:val="none" w:sz="0" w:space="0" w:color="auto"/>
            <w:left w:val="none" w:sz="0" w:space="0" w:color="auto"/>
            <w:bottom w:val="none" w:sz="0" w:space="0" w:color="auto"/>
            <w:right w:val="none" w:sz="0" w:space="0" w:color="auto"/>
          </w:divBdr>
        </w:div>
        <w:div w:id="1156846254">
          <w:marLeft w:val="640"/>
          <w:marRight w:val="0"/>
          <w:marTop w:val="0"/>
          <w:marBottom w:val="0"/>
          <w:divBdr>
            <w:top w:val="none" w:sz="0" w:space="0" w:color="auto"/>
            <w:left w:val="none" w:sz="0" w:space="0" w:color="auto"/>
            <w:bottom w:val="none" w:sz="0" w:space="0" w:color="auto"/>
            <w:right w:val="none" w:sz="0" w:space="0" w:color="auto"/>
          </w:divBdr>
        </w:div>
        <w:div w:id="752164269">
          <w:marLeft w:val="640"/>
          <w:marRight w:val="0"/>
          <w:marTop w:val="0"/>
          <w:marBottom w:val="0"/>
          <w:divBdr>
            <w:top w:val="none" w:sz="0" w:space="0" w:color="auto"/>
            <w:left w:val="none" w:sz="0" w:space="0" w:color="auto"/>
            <w:bottom w:val="none" w:sz="0" w:space="0" w:color="auto"/>
            <w:right w:val="none" w:sz="0" w:space="0" w:color="auto"/>
          </w:divBdr>
        </w:div>
        <w:div w:id="1963925624">
          <w:marLeft w:val="640"/>
          <w:marRight w:val="0"/>
          <w:marTop w:val="0"/>
          <w:marBottom w:val="0"/>
          <w:divBdr>
            <w:top w:val="none" w:sz="0" w:space="0" w:color="auto"/>
            <w:left w:val="none" w:sz="0" w:space="0" w:color="auto"/>
            <w:bottom w:val="none" w:sz="0" w:space="0" w:color="auto"/>
            <w:right w:val="none" w:sz="0" w:space="0" w:color="auto"/>
          </w:divBdr>
        </w:div>
        <w:div w:id="951205946">
          <w:marLeft w:val="640"/>
          <w:marRight w:val="0"/>
          <w:marTop w:val="0"/>
          <w:marBottom w:val="0"/>
          <w:divBdr>
            <w:top w:val="none" w:sz="0" w:space="0" w:color="auto"/>
            <w:left w:val="none" w:sz="0" w:space="0" w:color="auto"/>
            <w:bottom w:val="none" w:sz="0" w:space="0" w:color="auto"/>
            <w:right w:val="none" w:sz="0" w:space="0" w:color="auto"/>
          </w:divBdr>
        </w:div>
        <w:div w:id="205027609">
          <w:marLeft w:val="640"/>
          <w:marRight w:val="0"/>
          <w:marTop w:val="0"/>
          <w:marBottom w:val="0"/>
          <w:divBdr>
            <w:top w:val="none" w:sz="0" w:space="0" w:color="auto"/>
            <w:left w:val="none" w:sz="0" w:space="0" w:color="auto"/>
            <w:bottom w:val="none" w:sz="0" w:space="0" w:color="auto"/>
            <w:right w:val="none" w:sz="0" w:space="0" w:color="auto"/>
          </w:divBdr>
        </w:div>
        <w:div w:id="1891720649">
          <w:marLeft w:val="640"/>
          <w:marRight w:val="0"/>
          <w:marTop w:val="0"/>
          <w:marBottom w:val="0"/>
          <w:divBdr>
            <w:top w:val="none" w:sz="0" w:space="0" w:color="auto"/>
            <w:left w:val="none" w:sz="0" w:space="0" w:color="auto"/>
            <w:bottom w:val="none" w:sz="0" w:space="0" w:color="auto"/>
            <w:right w:val="none" w:sz="0" w:space="0" w:color="auto"/>
          </w:divBdr>
        </w:div>
        <w:div w:id="2027706201">
          <w:marLeft w:val="640"/>
          <w:marRight w:val="0"/>
          <w:marTop w:val="0"/>
          <w:marBottom w:val="0"/>
          <w:divBdr>
            <w:top w:val="none" w:sz="0" w:space="0" w:color="auto"/>
            <w:left w:val="none" w:sz="0" w:space="0" w:color="auto"/>
            <w:bottom w:val="none" w:sz="0" w:space="0" w:color="auto"/>
            <w:right w:val="none" w:sz="0" w:space="0" w:color="auto"/>
          </w:divBdr>
        </w:div>
        <w:div w:id="122892158">
          <w:marLeft w:val="640"/>
          <w:marRight w:val="0"/>
          <w:marTop w:val="0"/>
          <w:marBottom w:val="0"/>
          <w:divBdr>
            <w:top w:val="none" w:sz="0" w:space="0" w:color="auto"/>
            <w:left w:val="none" w:sz="0" w:space="0" w:color="auto"/>
            <w:bottom w:val="none" w:sz="0" w:space="0" w:color="auto"/>
            <w:right w:val="none" w:sz="0" w:space="0" w:color="auto"/>
          </w:divBdr>
        </w:div>
        <w:div w:id="33164365">
          <w:marLeft w:val="640"/>
          <w:marRight w:val="0"/>
          <w:marTop w:val="0"/>
          <w:marBottom w:val="0"/>
          <w:divBdr>
            <w:top w:val="none" w:sz="0" w:space="0" w:color="auto"/>
            <w:left w:val="none" w:sz="0" w:space="0" w:color="auto"/>
            <w:bottom w:val="none" w:sz="0" w:space="0" w:color="auto"/>
            <w:right w:val="none" w:sz="0" w:space="0" w:color="auto"/>
          </w:divBdr>
        </w:div>
        <w:div w:id="1966504811">
          <w:marLeft w:val="640"/>
          <w:marRight w:val="0"/>
          <w:marTop w:val="0"/>
          <w:marBottom w:val="0"/>
          <w:divBdr>
            <w:top w:val="none" w:sz="0" w:space="0" w:color="auto"/>
            <w:left w:val="none" w:sz="0" w:space="0" w:color="auto"/>
            <w:bottom w:val="none" w:sz="0" w:space="0" w:color="auto"/>
            <w:right w:val="none" w:sz="0" w:space="0" w:color="auto"/>
          </w:divBdr>
        </w:div>
        <w:div w:id="1638531605">
          <w:marLeft w:val="640"/>
          <w:marRight w:val="0"/>
          <w:marTop w:val="0"/>
          <w:marBottom w:val="0"/>
          <w:divBdr>
            <w:top w:val="none" w:sz="0" w:space="0" w:color="auto"/>
            <w:left w:val="none" w:sz="0" w:space="0" w:color="auto"/>
            <w:bottom w:val="none" w:sz="0" w:space="0" w:color="auto"/>
            <w:right w:val="none" w:sz="0" w:space="0" w:color="auto"/>
          </w:divBdr>
        </w:div>
        <w:div w:id="1598055712">
          <w:marLeft w:val="640"/>
          <w:marRight w:val="0"/>
          <w:marTop w:val="0"/>
          <w:marBottom w:val="0"/>
          <w:divBdr>
            <w:top w:val="none" w:sz="0" w:space="0" w:color="auto"/>
            <w:left w:val="none" w:sz="0" w:space="0" w:color="auto"/>
            <w:bottom w:val="none" w:sz="0" w:space="0" w:color="auto"/>
            <w:right w:val="none" w:sz="0" w:space="0" w:color="auto"/>
          </w:divBdr>
        </w:div>
        <w:div w:id="574362651">
          <w:marLeft w:val="640"/>
          <w:marRight w:val="0"/>
          <w:marTop w:val="0"/>
          <w:marBottom w:val="0"/>
          <w:divBdr>
            <w:top w:val="none" w:sz="0" w:space="0" w:color="auto"/>
            <w:left w:val="none" w:sz="0" w:space="0" w:color="auto"/>
            <w:bottom w:val="none" w:sz="0" w:space="0" w:color="auto"/>
            <w:right w:val="none" w:sz="0" w:space="0" w:color="auto"/>
          </w:divBdr>
        </w:div>
        <w:div w:id="1793552180">
          <w:marLeft w:val="640"/>
          <w:marRight w:val="0"/>
          <w:marTop w:val="0"/>
          <w:marBottom w:val="0"/>
          <w:divBdr>
            <w:top w:val="none" w:sz="0" w:space="0" w:color="auto"/>
            <w:left w:val="none" w:sz="0" w:space="0" w:color="auto"/>
            <w:bottom w:val="none" w:sz="0" w:space="0" w:color="auto"/>
            <w:right w:val="none" w:sz="0" w:space="0" w:color="auto"/>
          </w:divBdr>
        </w:div>
        <w:div w:id="1133477074">
          <w:marLeft w:val="640"/>
          <w:marRight w:val="0"/>
          <w:marTop w:val="0"/>
          <w:marBottom w:val="0"/>
          <w:divBdr>
            <w:top w:val="none" w:sz="0" w:space="0" w:color="auto"/>
            <w:left w:val="none" w:sz="0" w:space="0" w:color="auto"/>
            <w:bottom w:val="none" w:sz="0" w:space="0" w:color="auto"/>
            <w:right w:val="none" w:sz="0" w:space="0" w:color="auto"/>
          </w:divBdr>
        </w:div>
        <w:div w:id="886918483">
          <w:marLeft w:val="640"/>
          <w:marRight w:val="0"/>
          <w:marTop w:val="0"/>
          <w:marBottom w:val="0"/>
          <w:divBdr>
            <w:top w:val="none" w:sz="0" w:space="0" w:color="auto"/>
            <w:left w:val="none" w:sz="0" w:space="0" w:color="auto"/>
            <w:bottom w:val="none" w:sz="0" w:space="0" w:color="auto"/>
            <w:right w:val="none" w:sz="0" w:space="0" w:color="auto"/>
          </w:divBdr>
        </w:div>
        <w:div w:id="2118329854">
          <w:marLeft w:val="640"/>
          <w:marRight w:val="0"/>
          <w:marTop w:val="0"/>
          <w:marBottom w:val="0"/>
          <w:divBdr>
            <w:top w:val="none" w:sz="0" w:space="0" w:color="auto"/>
            <w:left w:val="none" w:sz="0" w:space="0" w:color="auto"/>
            <w:bottom w:val="none" w:sz="0" w:space="0" w:color="auto"/>
            <w:right w:val="none" w:sz="0" w:space="0" w:color="auto"/>
          </w:divBdr>
        </w:div>
        <w:div w:id="50619210">
          <w:marLeft w:val="640"/>
          <w:marRight w:val="0"/>
          <w:marTop w:val="0"/>
          <w:marBottom w:val="0"/>
          <w:divBdr>
            <w:top w:val="none" w:sz="0" w:space="0" w:color="auto"/>
            <w:left w:val="none" w:sz="0" w:space="0" w:color="auto"/>
            <w:bottom w:val="none" w:sz="0" w:space="0" w:color="auto"/>
            <w:right w:val="none" w:sz="0" w:space="0" w:color="auto"/>
          </w:divBdr>
        </w:div>
        <w:div w:id="697311927">
          <w:marLeft w:val="640"/>
          <w:marRight w:val="0"/>
          <w:marTop w:val="0"/>
          <w:marBottom w:val="0"/>
          <w:divBdr>
            <w:top w:val="none" w:sz="0" w:space="0" w:color="auto"/>
            <w:left w:val="none" w:sz="0" w:space="0" w:color="auto"/>
            <w:bottom w:val="none" w:sz="0" w:space="0" w:color="auto"/>
            <w:right w:val="none" w:sz="0" w:space="0" w:color="auto"/>
          </w:divBdr>
        </w:div>
        <w:div w:id="1425036411">
          <w:marLeft w:val="640"/>
          <w:marRight w:val="0"/>
          <w:marTop w:val="0"/>
          <w:marBottom w:val="0"/>
          <w:divBdr>
            <w:top w:val="none" w:sz="0" w:space="0" w:color="auto"/>
            <w:left w:val="none" w:sz="0" w:space="0" w:color="auto"/>
            <w:bottom w:val="none" w:sz="0" w:space="0" w:color="auto"/>
            <w:right w:val="none" w:sz="0" w:space="0" w:color="auto"/>
          </w:divBdr>
        </w:div>
        <w:div w:id="99418521">
          <w:marLeft w:val="640"/>
          <w:marRight w:val="0"/>
          <w:marTop w:val="0"/>
          <w:marBottom w:val="0"/>
          <w:divBdr>
            <w:top w:val="none" w:sz="0" w:space="0" w:color="auto"/>
            <w:left w:val="none" w:sz="0" w:space="0" w:color="auto"/>
            <w:bottom w:val="none" w:sz="0" w:space="0" w:color="auto"/>
            <w:right w:val="none" w:sz="0" w:space="0" w:color="auto"/>
          </w:divBdr>
        </w:div>
        <w:div w:id="1201478355">
          <w:marLeft w:val="640"/>
          <w:marRight w:val="0"/>
          <w:marTop w:val="0"/>
          <w:marBottom w:val="0"/>
          <w:divBdr>
            <w:top w:val="none" w:sz="0" w:space="0" w:color="auto"/>
            <w:left w:val="none" w:sz="0" w:space="0" w:color="auto"/>
            <w:bottom w:val="none" w:sz="0" w:space="0" w:color="auto"/>
            <w:right w:val="none" w:sz="0" w:space="0" w:color="auto"/>
          </w:divBdr>
        </w:div>
        <w:div w:id="542788227">
          <w:marLeft w:val="640"/>
          <w:marRight w:val="0"/>
          <w:marTop w:val="0"/>
          <w:marBottom w:val="0"/>
          <w:divBdr>
            <w:top w:val="none" w:sz="0" w:space="0" w:color="auto"/>
            <w:left w:val="none" w:sz="0" w:space="0" w:color="auto"/>
            <w:bottom w:val="none" w:sz="0" w:space="0" w:color="auto"/>
            <w:right w:val="none" w:sz="0" w:space="0" w:color="auto"/>
          </w:divBdr>
        </w:div>
        <w:div w:id="521094476">
          <w:marLeft w:val="640"/>
          <w:marRight w:val="0"/>
          <w:marTop w:val="0"/>
          <w:marBottom w:val="0"/>
          <w:divBdr>
            <w:top w:val="none" w:sz="0" w:space="0" w:color="auto"/>
            <w:left w:val="none" w:sz="0" w:space="0" w:color="auto"/>
            <w:bottom w:val="none" w:sz="0" w:space="0" w:color="auto"/>
            <w:right w:val="none" w:sz="0" w:space="0" w:color="auto"/>
          </w:divBdr>
        </w:div>
        <w:div w:id="514266632">
          <w:marLeft w:val="640"/>
          <w:marRight w:val="0"/>
          <w:marTop w:val="0"/>
          <w:marBottom w:val="0"/>
          <w:divBdr>
            <w:top w:val="none" w:sz="0" w:space="0" w:color="auto"/>
            <w:left w:val="none" w:sz="0" w:space="0" w:color="auto"/>
            <w:bottom w:val="none" w:sz="0" w:space="0" w:color="auto"/>
            <w:right w:val="none" w:sz="0" w:space="0" w:color="auto"/>
          </w:divBdr>
        </w:div>
        <w:div w:id="1016228344">
          <w:marLeft w:val="640"/>
          <w:marRight w:val="0"/>
          <w:marTop w:val="0"/>
          <w:marBottom w:val="0"/>
          <w:divBdr>
            <w:top w:val="none" w:sz="0" w:space="0" w:color="auto"/>
            <w:left w:val="none" w:sz="0" w:space="0" w:color="auto"/>
            <w:bottom w:val="none" w:sz="0" w:space="0" w:color="auto"/>
            <w:right w:val="none" w:sz="0" w:space="0" w:color="auto"/>
          </w:divBdr>
        </w:div>
        <w:div w:id="2124495722">
          <w:marLeft w:val="640"/>
          <w:marRight w:val="0"/>
          <w:marTop w:val="0"/>
          <w:marBottom w:val="0"/>
          <w:divBdr>
            <w:top w:val="none" w:sz="0" w:space="0" w:color="auto"/>
            <w:left w:val="none" w:sz="0" w:space="0" w:color="auto"/>
            <w:bottom w:val="none" w:sz="0" w:space="0" w:color="auto"/>
            <w:right w:val="none" w:sz="0" w:space="0" w:color="auto"/>
          </w:divBdr>
        </w:div>
        <w:div w:id="2071925800">
          <w:marLeft w:val="640"/>
          <w:marRight w:val="0"/>
          <w:marTop w:val="0"/>
          <w:marBottom w:val="0"/>
          <w:divBdr>
            <w:top w:val="none" w:sz="0" w:space="0" w:color="auto"/>
            <w:left w:val="none" w:sz="0" w:space="0" w:color="auto"/>
            <w:bottom w:val="none" w:sz="0" w:space="0" w:color="auto"/>
            <w:right w:val="none" w:sz="0" w:space="0" w:color="auto"/>
          </w:divBdr>
        </w:div>
        <w:div w:id="1208906516">
          <w:marLeft w:val="640"/>
          <w:marRight w:val="0"/>
          <w:marTop w:val="0"/>
          <w:marBottom w:val="0"/>
          <w:divBdr>
            <w:top w:val="none" w:sz="0" w:space="0" w:color="auto"/>
            <w:left w:val="none" w:sz="0" w:space="0" w:color="auto"/>
            <w:bottom w:val="none" w:sz="0" w:space="0" w:color="auto"/>
            <w:right w:val="none" w:sz="0" w:space="0" w:color="auto"/>
          </w:divBdr>
        </w:div>
        <w:div w:id="1658992014">
          <w:marLeft w:val="640"/>
          <w:marRight w:val="0"/>
          <w:marTop w:val="0"/>
          <w:marBottom w:val="0"/>
          <w:divBdr>
            <w:top w:val="none" w:sz="0" w:space="0" w:color="auto"/>
            <w:left w:val="none" w:sz="0" w:space="0" w:color="auto"/>
            <w:bottom w:val="none" w:sz="0" w:space="0" w:color="auto"/>
            <w:right w:val="none" w:sz="0" w:space="0" w:color="auto"/>
          </w:divBdr>
        </w:div>
        <w:div w:id="720909536">
          <w:marLeft w:val="640"/>
          <w:marRight w:val="0"/>
          <w:marTop w:val="0"/>
          <w:marBottom w:val="0"/>
          <w:divBdr>
            <w:top w:val="none" w:sz="0" w:space="0" w:color="auto"/>
            <w:left w:val="none" w:sz="0" w:space="0" w:color="auto"/>
            <w:bottom w:val="none" w:sz="0" w:space="0" w:color="auto"/>
            <w:right w:val="none" w:sz="0" w:space="0" w:color="auto"/>
          </w:divBdr>
        </w:div>
        <w:div w:id="428234497">
          <w:marLeft w:val="640"/>
          <w:marRight w:val="0"/>
          <w:marTop w:val="0"/>
          <w:marBottom w:val="0"/>
          <w:divBdr>
            <w:top w:val="none" w:sz="0" w:space="0" w:color="auto"/>
            <w:left w:val="none" w:sz="0" w:space="0" w:color="auto"/>
            <w:bottom w:val="none" w:sz="0" w:space="0" w:color="auto"/>
            <w:right w:val="none" w:sz="0" w:space="0" w:color="auto"/>
          </w:divBdr>
        </w:div>
        <w:div w:id="1597134583">
          <w:marLeft w:val="640"/>
          <w:marRight w:val="0"/>
          <w:marTop w:val="0"/>
          <w:marBottom w:val="0"/>
          <w:divBdr>
            <w:top w:val="none" w:sz="0" w:space="0" w:color="auto"/>
            <w:left w:val="none" w:sz="0" w:space="0" w:color="auto"/>
            <w:bottom w:val="none" w:sz="0" w:space="0" w:color="auto"/>
            <w:right w:val="none" w:sz="0" w:space="0" w:color="auto"/>
          </w:divBdr>
        </w:div>
        <w:div w:id="1515411998">
          <w:marLeft w:val="640"/>
          <w:marRight w:val="0"/>
          <w:marTop w:val="0"/>
          <w:marBottom w:val="0"/>
          <w:divBdr>
            <w:top w:val="none" w:sz="0" w:space="0" w:color="auto"/>
            <w:left w:val="none" w:sz="0" w:space="0" w:color="auto"/>
            <w:bottom w:val="none" w:sz="0" w:space="0" w:color="auto"/>
            <w:right w:val="none" w:sz="0" w:space="0" w:color="auto"/>
          </w:divBdr>
        </w:div>
        <w:div w:id="1652563526">
          <w:marLeft w:val="640"/>
          <w:marRight w:val="0"/>
          <w:marTop w:val="0"/>
          <w:marBottom w:val="0"/>
          <w:divBdr>
            <w:top w:val="none" w:sz="0" w:space="0" w:color="auto"/>
            <w:left w:val="none" w:sz="0" w:space="0" w:color="auto"/>
            <w:bottom w:val="none" w:sz="0" w:space="0" w:color="auto"/>
            <w:right w:val="none" w:sz="0" w:space="0" w:color="auto"/>
          </w:divBdr>
        </w:div>
        <w:div w:id="87048426">
          <w:marLeft w:val="640"/>
          <w:marRight w:val="0"/>
          <w:marTop w:val="0"/>
          <w:marBottom w:val="0"/>
          <w:divBdr>
            <w:top w:val="none" w:sz="0" w:space="0" w:color="auto"/>
            <w:left w:val="none" w:sz="0" w:space="0" w:color="auto"/>
            <w:bottom w:val="none" w:sz="0" w:space="0" w:color="auto"/>
            <w:right w:val="none" w:sz="0" w:space="0" w:color="auto"/>
          </w:divBdr>
        </w:div>
        <w:div w:id="1561943058">
          <w:marLeft w:val="640"/>
          <w:marRight w:val="0"/>
          <w:marTop w:val="0"/>
          <w:marBottom w:val="0"/>
          <w:divBdr>
            <w:top w:val="none" w:sz="0" w:space="0" w:color="auto"/>
            <w:left w:val="none" w:sz="0" w:space="0" w:color="auto"/>
            <w:bottom w:val="none" w:sz="0" w:space="0" w:color="auto"/>
            <w:right w:val="none" w:sz="0" w:space="0" w:color="auto"/>
          </w:divBdr>
        </w:div>
      </w:divsChild>
    </w:div>
    <w:div w:id="1286237362">
      <w:bodyDiv w:val="1"/>
      <w:marLeft w:val="0"/>
      <w:marRight w:val="0"/>
      <w:marTop w:val="0"/>
      <w:marBottom w:val="0"/>
      <w:divBdr>
        <w:top w:val="none" w:sz="0" w:space="0" w:color="auto"/>
        <w:left w:val="none" w:sz="0" w:space="0" w:color="auto"/>
        <w:bottom w:val="none" w:sz="0" w:space="0" w:color="auto"/>
        <w:right w:val="none" w:sz="0" w:space="0" w:color="auto"/>
      </w:divBdr>
      <w:divsChild>
        <w:div w:id="380979340">
          <w:marLeft w:val="640"/>
          <w:marRight w:val="0"/>
          <w:marTop w:val="0"/>
          <w:marBottom w:val="0"/>
          <w:divBdr>
            <w:top w:val="none" w:sz="0" w:space="0" w:color="auto"/>
            <w:left w:val="none" w:sz="0" w:space="0" w:color="auto"/>
            <w:bottom w:val="none" w:sz="0" w:space="0" w:color="auto"/>
            <w:right w:val="none" w:sz="0" w:space="0" w:color="auto"/>
          </w:divBdr>
        </w:div>
        <w:div w:id="877208211">
          <w:marLeft w:val="640"/>
          <w:marRight w:val="0"/>
          <w:marTop w:val="0"/>
          <w:marBottom w:val="0"/>
          <w:divBdr>
            <w:top w:val="none" w:sz="0" w:space="0" w:color="auto"/>
            <w:left w:val="none" w:sz="0" w:space="0" w:color="auto"/>
            <w:bottom w:val="none" w:sz="0" w:space="0" w:color="auto"/>
            <w:right w:val="none" w:sz="0" w:space="0" w:color="auto"/>
          </w:divBdr>
        </w:div>
        <w:div w:id="9991349">
          <w:marLeft w:val="640"/>
          <w:marRight w:val="0"/>
          <w:marTop w:val="0"/>
          <w:marBottom w:val="0"/>
          <w:divBdr>
            <w:top w:val="none" w:sz="0" w:space="0" w:color="auto"/>
            <w:left w:val="none" w:sz="0" w:space="0" w:color="auto"/>
            <w:bottom w:val="none" w:sz="0" w:space="0" w:color="auto"/>
            <w:right w:val="none" w:sz="0" w:space="0" w:color="auto"/>
          </w:divBdr>
        </w:div>
        <w:div w:id="2059165121">
          <w:marLeft w:val="640"/>
          <w:marRight w:val="0"/>
          <w:marTop w:val="0"/>
          <w:marBottom w:val="0"/>
          <w:divBdr>
            <w:top w:val="none" w:sz="0" w:space="0" w:color="auto"/>
            <w:left w:val="none" w:sz="0" w:space="0" w:color="auto"/>
            <w:bottom w:val="none" w:sz="0" w:space="0" w:color="auto"/>
            <w:right w:val="none" w:sz="0" w:space="0" w:color="auto"/>
          </w:divBdr>
        </w:div>
        <w:div w:id="1321739516">
          <w:marLeft w:val="640"/>
          <w:marRight w:val="0"/>
          <w:marTop w:val="0"/>
          <w:marBottom w:val="0"/>
          <w:divBdr>
            <w:top w:val="none" w:sz="0" w:space="0" w:color="auto"/>
            <w:left w:val="none" w:sz="0" w:space="0" w:color="auto"/>
            <w:bottom w:val="none" w:sz="0" w:space="0" w:color="auto"/>
            <w:right w:val="none" w:sz="0" w:space="0" w:color="auto"/>
          </w:divBdr>
        </w:div>
        <w:div w:id="1889296241">
          <w:marLeft w:val="640"/>
          <w:marRight w:val="0"/>
          <w:marTop w:val="0"/>
          <w:marBottom w:val="0"/>
          <w:divBdr>
            <w:top w:val="none" w:sz="0" w:space="0" w:color="auto"/>
            <w:left w:val="none" w:sz="0" w:space="0" w:color="auto"/>
            <w:bottom w:val="none" w:sz="0" w:space="0" w:color="auto"/>
            <w:right w:val="none" w:sz="0" w:space="0" w:color="auto"/>
          </w:divBdr>
        </w:div>
        <w:div w:id="585072618">
          <w:marLeft w:val="640"/>
          <w:marRight w:val="0"/>
          <w:marTop w:val="0"/>
          <w:marBottom w:val="0"/>
          <w:divBdr>
            <w:top w:val="none" w:sz="0" w:space="0" w:color="auto"/>
            <w:left w:val="none" w:sz="0" w:space="0" w:color="auto"/>
            <w:bottom w:val="none" w:sz="0" w:space="0" w:color="auto"/>
            <w:right w:val="none" w:sz="0" w:space="0" w:color="auto"/>
          </w:divBdr>
        </w:div>
        <w:div w:id="1781879156">
          <w:marLeft w:val="640"/>
          <w:marRight w:val="0"/>
          <w:marTop w:val="0"/>
          <w:marBottom w:val="0"/>
          <w:divBdr>
            <w:top w:val="none" w:sz="0" w:space="0" w:color="auto"/>
            <w:left w:val="none" w:sz="0" w:space="0" w:color="auto"/>
            <w:bottom w:val="none" w:sz="0" w:space="0" w:color="auto"/>
            <w:right w:val="none" w:sz="0" w:space="0" w:color="auto"/>
          </w:divBdr>
        </w:div>
        <w:div w:id="1893957024">
          <w:marLeft w:val="640"/>
          <w:marRight w:val="0"/>
          <w:marTop w:val="0"/>
          <w:marBottom w:val="0"/>
          <w:divBdr>
            <w:top w:val="none" w:sz="0" w:space="0" w:color="auto"/>
            <w:left w:val="none" w:sz="0" w:space="0" w:color="auto"/>
            <w:bottom w:val="none" w:sz="0" w:space="0" w:color="auto"/>
            <w:right w:val="none" w:sz="0" w:space="0" w:color="auto"/>
          </w:divBdr>
        </w:div>
        <w:div w:id="328097002">
          <w:marLeft w:val="640"/>
          <w:marRight w:val="0"/>
          <w:marTop w:val="0"/>
          <w:marBottom w:val="0"/>
          <w:divBdr>
            <w:top w:val="none" w:sz="0" w:space="0" w:color="auto"/>
            <w:left w:val="none" w:sz="0" w:space="0" w:color="auto"/>
            <w:bottom w:val="none" w:sz="0" w:space="0" w:color="auto"/>
            <w:right w:val="none" w:sz="0" w:space="0" w:color="auto"/>
          </w:divBdr>
        </w:div>
        <w:div w:id="643969739">
          <w:marLeft w:val="640"/>
          <w:marRight w:val="0"/>
          <w:marTop w:val="0"/>
          <w:marBottom w:val="0"/>
          <w:divBdr>
            <w:top w:val="none" w:sz="0" w:space="0" w:color="auto"/>
            <w:left w:val="none" w:sz="0" w:space="0" w:color="auto"/>
            <w:bottom w:val="none" w:sz="0" w:space="0" w:color="auto"/>
            <w:right w:val="none" w:sz="0" w:space="0" w:color="auto"/>
          </w:divBdr>
        </w:div>
        <w:div w:id="1035500087">
          <w:marLeft w:val="640"/>
          <w:marRight w:val="0"/>
          <w:marTop w:val="0"/>
          <w:marBottom w:val="0"/>
          <w:divBdr>
            <w:top w:val="none" w:sz="0" w:space="0" w:color="auto"/>
            <w:left w:val="none" w:sz="0" w:space="0" w:color="auto"/>
            <w:bottom w:val="none" w:sz="0" w:space="0" w:color="auto"/>
            <w:right w:val="none" w:sz="0" w:space="0" w:color="auto"/>
          </w:divBdr>
        </w:div>
        <w:div w:id="919020465">
          <w:marLeft w:val="640"/>
          <w:marRight w:val="0"/>
          <w:marTop w:val="0"/>
          <w:marBottom w:val="0"/>
          <w:divBdr>
            <w:top w:val="none" w:sz="0" w:space="0" w:color="auto"/>
            <w:left w:val="none" w:sz="0" w:space="0" w:color="auto"/>
            <w:bottom w:val="none" w:sz="0" w:space="0" w:color="auto"/>
            <w:right w:val="none" w:sz="0" w:space="0" w:color="auto"/>
          </w:divBdr>
        </w:div>
        <w:div w:id="1530602051">
          <w:marLeft w:val="640"/>
          <w:marRight w:val="0"/>
          <w:marTop w:val="0"/>
          <w:marBottom w:val="0"/>
          <w:divBdr>
            <w:top w:val="none" w:sz="0" w:space="0" w:color="auto"/>
            <w:left w:val="none" w:sz="0" w:space="0" w:color="auto"/>
            <w:bottom w:val="none" w:sz="0" w:space="0" w:color="auto"/>
            <w:right w:val="none" w:sz="0" w:space="0" w:color="auto"/>
          </w:divBdr>
        </w:div>
        <w:div w:id="121463913">
          <w:marLeft w:val="640"/>
          <w:marRight w:val="0"/>
          <w:marTop w:val="0"/>
          <w:marBottom w:val="0"/>
          <w:divBdr>
            <w:top w:val="none" w:sz="0" w:space="0" w:color="auto"/>
            <w:left w:val="none" w:sz="0" w:space="0" w:color="auto"/>
            <w:bottom w:val="none" w:sz="0" w:space="0" w:color="auto"/>
            <w:right w:val="none" w:sz="0" w:space="0" w:color="auto"/>
          </w:divBdr>
        </w:div>
        <w:div w:id="1229535041">
          <w:marLeft w:val="640"/>
          <w:marRight w:val="0"/>
          <w:marTop w:val="0"/>
          <w:marBottom w:val="0"/>
          <w:divBdr>
            <w:top w:val="none" w:sz="0" w:space="0" w:color="auto"/>
            <w:left w:val="none" w:sz="0" w:space="0" w:color="auto"/>
            <w:bottom w:val="none" w:sz="0" w:space="0" w:color="auto"/>
            <w:right w:val="none" w:sz="0" w:space="0" w:color="auto"/>
          </w:divBdr>
        </w:div>
        <w:div w:id="1503667746">
          <w:marLeft w:val="640"/>
          <w:marRight w:val="0"/>
          <w:marTop w:val="0"/>
          <w:marBottom w:val="0"/>
          <w:divBdr>
            <w:top w:val="none" w:sz="0" w:space="0" w:color="auto"/>
            <w:left w:val="none" w:sz="0" w:space="0" w:color="auto"/>
            <w:bottom w:val="none" w:sz="0" w:space="0" w:color="auto"/>
            <w:right w:val="none" w:sz="0" w:space="0" w:color="auto"/>
          </w:divBdr>
        </w:div>
        <w:div w:id="1798647989">
          <w:marLeft w:val="640"/>
          <w:marRight w:val="0"/>
          <w:marTop w:val="0"/>
          <w:marBottom w:val="0"/>
          <w:divBdr>
            <w:top w:val="none" w:sz="0" w:space="0" w:color="auto"/>
            <w:left w:val="none" w:sz="0" w:space="0" w:color="auto"/>
            <w:bottom w:val="none" w:sz="0" w:space="0" w:color="auto"/>
            <w:right w:val="none" w:sz="0" w:space="0" w:color="auto"/>
          </w:divBdr>
        </w:div>
        <w:div w:id="538470978">
          <w:marLeft w:val="640"/>
          <w:marRight w:val="0"/>
          <w:marTop w:val="0"/>
          <w:marBottom w:val="0"/>
          <w:divBdr>
            <w:top w:val="none" w:sz="0" w:space="0" w:color="auto"/>
            <w:left w:val="none" w:sz="0" w:space="0" w:color="auto"/>
            <w:bottom w:val="none" w:sz="0" w:space="0" w:color="auto"/>
            <w:right w:val="none" w:sz="0" w:space="0" w:color="auto"/>
          </w:divBdr>
        </w:div>
        <w:div w:id="36705559">
          <w:marLeft w:val="640"/>
          <w:marRight w:val="0"/>
          <w:marTop w:val="0"/>
          <w:marBottom w:val="0"/>
          <w:divBdr>
            <w:top w:val="none" w:sz="0" w:space="0" w:color="auto"/>
            <w:left w:val="none" w:sz="0" w:space="0" w:color="auto"/>
            <w:bottom w:val="none" w:sz="0" w:space="0" w:color="auto"/>
            <w:right w:val="none" w:sz="0" w:space="0" w:color="auto"/>
          </w:divBdr>
        </w:div>
        <w:div w:id="672538383">
          <w:marLeft w:val="640"/>
          <w:marRight w:val="0"/>
          <w:marTop w:val="0"/>
          <w:marBottom w:val="0"/>
          <w:divBdr>
            <w:top w:val="none" w:sz="0" w:space="0" w:color="auto"/>
            <w:left w:val="none" w:sz="0" w:space="0" w:color="auto"/>
            <w:bottom w:val="none" w:sz="0" w:space="0" w:color="auto"/>
            <w:right w:val="none" w:sz="0" w:space="0" w:color="auto"/>
          </w:divBdr>
        </w:div>
        <w:div w:id="142888884">
          <w:marLeft w:val="640"/>
          <w:marRight w:val="0"/>
          <w:marTop w:val="0"/>
          <w:marBottom w:val="0"/>
          <w:divBdr>
            <w:top w:val="none" w:sz="0" w:space="0" w:color="auto"/>
            <w:left w:val="none" w:sz="0" w:space="0" w:color="auto"/>
            <w:bottom w:val="none" w:sz="0" w:space="0" w:color="auto"/>
            <w:right w:val="none" w:sz="0" w:space="0" w:color="auto"/>
          </w:divBdr>
        </w:div>
        <w:div w:id="1567454013">
          <w:marLeft w:val="640"/>
          <w:marRight w:val="0"/>
          <w:marTop w:val="0"/>
          <w:marBottom w:val="0"/>
          <w:divBdr>
            <w:top w:val="none" w:sz="0" w:space="0" w:color="auto"/>
            <w:left w:val="none" w:sz="0" w:space="0" w:color="auto"/>
            <w:bottom w:val="none" w:sz="0" w:space="0" w:color="auto"/>
            <w:right w:val="none" w:sz="0" w:space="0" w:color="auto"/>
          </w:divBdr>
        </w:div>
        <w:div w:id="101146633">
          <w:marLeft w:val="640"/>
          <w:marRight w:val="0"/>
          <w:marTop w:val="0"/>
          <w:marBottom w:val="0"/>
          <w:divBdr>
            <w:top w:val="none" w:sz="0" w:space="0" w:color="auto"/>
            <w:left w:val="none" w:sz="0" w:space="0" w:color="auto"/>
            <w:bottom w:val="none" w:sz="0" w:space="0" w:color="auto"/>
            <w:right w:val="none" w:sz="0" w:space="0" w:color="auto"/>
          </w:divBdr>
        </w:div>
        <w:div w:id="1344161135">
          <w:marLeft w:val="640"/>
          <w:marRight w:val="0"/>
          <w:marTop w:val="0"/>
          <w:marBottom w:val="0"/>
          <w:divBdr>
            <w:top w:val="none" w:sz="0" w:space="0" w:color="auto"/>
            <w:left w:val="none" w:sz="0" w:space="0" w:color="auto"/>
            <w:bottom w:val="none" w:sz="0" w:space="0" w:color="auto"/>
            <w:right w:val="none" w:sz="0" w:space="0" w:color="auto"/>
          </w:divBdr>
        </w:div>
        <w:div w:id="1103962974">
          <w:marLeft w:val="640"/>
          <w:marRight w:val="0"/>
          <w:marTop w:val="0"/>
          <w:marBottom w:val="0"/>
          <w:divBdr>
            <w:top w:val="none" w:sz="0" w:space="0" w:color="auto"/>
            <w:left w:val="none" w:sz="0" w:space="0" w:color="auto"/>
            <w:bottom w:val="none" w:sz="0" w:space="0" w:color="auto"/>
            <w:right w:val="none" w:sz="0" w:space="0" w:color="auto"/>
          </w:divBdr>
        </w:div>
        <w:div w:id="1863476138">
          <w:marLeft w:val="640"/>
          <w:marRight w:val="0"/>
          <w:marTop w:val="0"/>
          <w:marBottom w:val="0"/>
          <w:divBdr>
            <w:top w:val="none" w:sz="0" w:space="0" w:color="auto"/>
            <w:left w:val="none" w:sz="0" w:space="0" w:color="auto"/>
            <w:bottom w:val="none" w:sz="0" w:space="0" w:color="auto"/>
            <w:right w:val="none" w:sz="0" w:space="0" w:color="auto"/>
          </w:divBdr>
        </w:div>
        <w:div w:id="323170637">
          <w:marLeft w:val="640"/>
          <w:marRight w:val="0"/>
          <w:marTop w:val="0"/>
          <w:marBottom w:val="0"/>
          <w:divBdr>
            <w:top w:val="none" w:sz="0" w:space="0" w:color="auto"/>
            <w:left w:val="none" w:sz="0" w:space="0" w:color="auto"/>
            <w:bottom w:val="none" w:sz="0" w:space="0" w:color="auto"/>
            <w:right w:val="none" w:sz="0" w:space="0" w:color="auto"/>
          </w:divBdr>
        </w:div>
        <w:div w:id="1914971569">
          <w:marLeft w:val="640"/>
          <w:marRight w:val="0"/>
          <w:marTop w:val="0"/>
          <w:marBottom w:val="0"/>
          <w:divBdr>
            <w:top w:val="none" w:sz="0" w:space="0" w:color="auto"/>
            <w:left w:val="none" w:sz="0" w:space="0" w:color="auto"/>
            <w:bottom w:val="none" w:sz="0" w:space="0" w:color="auto"/>
            <w:right w:val="none" w:sz="0" w:space="0" w:color="auto"/>
          </w:divBdr>
        </w:div>
        <w:div w:id="406465123">
          <w:marLeft w:val="640"/>
          <w:marRight w:val="0"/>
          <w:marTop w:val="0"/>
          <w:marBottom w:val="0"/>
          <w:divBdr>
            <w:top w:val="none" w:sz="0" w:space="0" w:color="auto"/>
            <w:left w:val="none" w:sz="0" w:space="0" w:color="auto"/>
            <w:bottom w:val="none" w:sz="0" w:space="0" w:color="auto"/>
            <w:right w:val="none" w:sz="0" w:space="0" w:color="auto"/>
          </w:divBdr>
        </w:div>
        <w:div w:id="530458783">
          <w:marLeft w:val="640"/>
          <w:marRight w:val="0"/>
          <w:marTop w:val="0"/>
          <w:marBottom w:val="0"/>
          <w:divBdr>
            <w:top w:val="none" w:sz="0" w:space="0" w:color="auto"/>
            <w:left w:val="none" w:sz="0" w:space="0" w:color="auto"/>
            <w:bottom w:val="none" w:sz="0" w:space="0" w:color="auto"/>
            <w:right w:val="none" w:sz="0" w:space="0" w:color="auto"/>
          </w:divBdr>
        </w:div>
        <w:div w:id="1892376099">
          <w:marLeft w:val="640"/>
          <w:marRight w:val="0"/>
          <w:marTop w:val="0"/>
          <w:marBottom w:val="0"/>
          <w:divBdr>
            <w:top w:val="none" w:sz="0" w:space="0" w:color="auto"/>
            <w:left w:val="none" w:sz="0" w:space="0" w:color="auto"/>
            <w:bottom w:val="none" w:sz="0" w:space="0" w:color="auto"/>
            <w:right w:val="none" w:sz="0" w:space="0" w:color="auto"/>
          </w:divBdr>
        </w:div>
        <w:div w:id="383259244">
          <w:marLeft w:val="640"/>
          <w:marRight w:val="0"/>
          <w:marTop w:val="0"/>
          <w:marBottom w:val="0"/>
          <w:divBdr>
            <w:top w:val="none" w:sz="0" w:space="0" w:color="auto"/>
            <w:left w:val="none" w:sz="0" w:space="0" w:color="auto"/>
            <w:bottom w:val="none" w:sz="0" w:space="0" w:color="auto"/>
            <w:right w:val="none" w:sz="0" w:space="0" w:color="auto"/>
          </w:divBdr>
        </w:div>
        <w:div w:id="1235241874">
          <w:marLeft w:val="640"/>
          <w:marRight w:val="0"/>
          <w:marTop w:val="0"/>
          <w:marBottom w:val="0"/>
          <w:divBdr>
            <w:top w:val="none" w:sz="0" w:space="0" w:color="auto"/>
            <w:left w:val="none" w:sz="0" w:space="0" w:color="auto"/>
            <w:bottom w:val="none" w:sz="0" w:space="0" w:color="auto"/>
            <w:right w:val="none" w:sz="0" w:space="0" w:color="auto"/>
          </w:divBdr>
        </w:div>
        <w:div w:id="915280664">
          <w:marLeft w:val="640"/>
          <w:marRight w:val="0"/>
          <w:marTop w:val="0"/>
          <w:marBottom w:val="0"/>
          <w:divBdr>
            <w:top w:val="none" w:sz="0" w:space="0" w:color="auto"/>
            <w:left w:val="none" w:sz="0" w:space="0" w:color="auto"/>
            <w:bottom w:val="none" w:sz="0" w:space="0" w:color="auto"/>
            <w:right w:val="none" w:sz="0" w:space="0" w:color="auto"/>
          </w:divBdr>
        </w:div>
        <w:div w:id="232277344">
          <w:marLeft w:val="640"/>
          <w:marRight w:val="0"/>
          <w:marTop w:val="0"/>
          <w:marBottom w:val="0"/>
          <w:divBdr>
            <w:top w:val="none" w:sz="0" w:space="0" w:color="auto"/>
            <w:left w:val="none" w:sz="0" w:space="0" w:color="auto"/>
            <w:bottom w:val="none" w:sz="0" w:space="0" w:color="auto"/>
            <w:right w:val="none" w:sz="0" w:space="0" w:color="auto"/>
          </w:divBdr>
        </w:div>
        <w:div w:id="142939076">
          <w:marLeft w:val="640"/>
          <w:marRight w:val="0"/>
          <w:marTop w:val="0"/>
          <w:marBottom w:val="0"/>
          <w:divBdr>
            <w:top w:val="none" w:sz="0" w:space="0" w:color="auto"/>
            <w:left w:val="none" w:sz="0" w:space="0" w:color="auto"/>
            <w:bottom w:val="none" w:sz="0" w:space="0" w:color="auto"/>
            <w:right w:val="none" w:sz="0" w:space="0" w:color="auto"/>
          </w:divBdr>
        </w:div>
        <w:div w:id="1115250092">
          <w:marLeft w:val="640"/>
          <w:marRight w:val="0"/>
          <w:marTop w:val="0"/>
          <w:marBottom w:val="0"/>
          <w:divBdr>
            <w:top w:val="none" w:sz="0" w:space="0" w:color="auto"/>
            <w:left w:val="none" w:sz="0" w:space="0" w:color="auto"/>
            <w:bottom w:val="none" w:sz="0" w:space="0" w:color="auto"/>
            <w:right w:val="none" w:sz="0" w:space="0" w:color="auto"/>
          </w:divBdr>
        </w:div>
        <w:div w:id="691997095">
          <w:marLeft w:val="640"/>
          <w:marRight w:val="0"/>
          <w:marTop w:val="0"/>
          <w:marBottom w:val="0"/>
          <w:divBdr>
            <w:top w:val="none" w:sz="0" w:space="0" w:color="auto"/>
            <w:left w:val="none" w:sz="0" w:space="0" w:color="auto"/>
            <w:bottom w:val="none" w:sz="0" w:space="0" w:color="auto"/>
            <w:right w:val="none" w:sz="0" w:space="0" w:color="auto"/>
          </w:divBdr>
        </w:div>
        <w:div w:id="1130830146">
          <w:marLeft w:val="640"/>
          <w:marRight w:val="0"/>
          <w:marTop w:val="0"/>
          <w:marBottom w:val="0"/>
          <w:divBdr>
            <w:top w:val="none" w:sz="0" w:space="0" w:color="auto"/>
            <w:left w:val="none" w:sz="0" w:space="0" w:color="auto"/>
            <w:bottom w:val="none" w:sz="0" w:space="0" w:color="auto"/>
            <w:right w:val="none" w:sz="0" w:space="0" w:color="auto"/>
          </w:divBdr>
        </w:div>
        <w:div w:id="63525664">
          <w:marLeft w:val="640"/>
          <w:marRight w:val="0"/>
          <w:marTop w:val="0"/>
          <w:marBottom w:val="0"/>
          <w:divBdr>
            <w:top w:val="none" w:sz="0" w:space="0" w:color="auto"/>
            <w:left w:val="none" w:sz="0" w:space="0" w:color="auto"/>
            <w:bottom w:val="none" w:sz="0" w:space="0" w:color="auto"/>
            <w:right w:val="none" w:sz="0" w:space="0" w:color="auto"/>
          </w:divBdr>
        </w:div>
        <w:div w:id="42140853">
          <w:marLeft w:val="640"/>
          <w:marRight w:val="0"/>
          <w:marTop w:val="0"/>
          <w:marBottom w:val="0"/>
          <w:divBdr>
            <w:top w:val="none" w:sz="0" w:space="0" w:color="auto"/>
            <w:left w:val="none" w:sz="0" w:space="0" w:color="auto"/>
            <w:bottom w:val="none" w:sz="0" w:space="0" w:color="auto"/>
            <w:right w:val="none" w:sz="0" w:space="0" w:color="auto"/>
          </w:divBdr>
        </w:div>
        <w:div w:id="221912977">
          <w:marLeft w:val="640"/>
          <w:marRight w:val="0"/>
          <w:marTop w:val="0"/>
          <w:marBottom w:val="0"/>
          <w:divBdr>
            <w:top w:val="none" w:sz="0" w:space="0" w:color="auto"/>
            <w:left w:val="none" w:sz="0" w:space="0" w:color="auto"/>
            <w:bottom w:val="none" w:sz="0" w:space="0" w:color="auto"/>
            <w:right w:val="none" w:sz="0" w:space="0" w:color="auto"/>
          </w:divBdr>
        </w:div>
        <w:div w:id="523330768">
          <w:marLeft w:val="640"/>
          <w:marRight w:val="0"/>
          <w:marTop w:val="0"/>
          <w:marBottom w:val="0"/>
          <w:divBdr>
            <w:top w:val="none" w:sz="0" w:space="0" w:color="auto"/>
            <w:left w:val="none" w:sz="0" w:space="0" w:color="auto"/>
            <w:bottom w:val="none" w:sz="0" w:space="0" w:color="auto"/>
            <w:right w:val="none" w:sz="0" w:space="0" w:color="auto"/>
          </w:divBdr>
        </w:div>
        <w:div w:id="723798144">
          <w:marLeft w:val="640"/>
          <w:marRight w:val="0"/>
          <w:marTop w:val="0"/>
          <w:marBottom w:val="0"/>
          <w:divBdr>
            <w:top w:val="none" w:sz="0" w:space="0" w:color="auto"/>
            <w:left w:val="none" w:sz="0" w:space="0" w:color="auto"/>
            <w:bottom w:val="none" w:sz="0" w:space="0" w:color="auto"/>
            <w:right w:val="none" w:sz="0" w:space="0" w:color="auto"/>
          </w:divBdr>
        </w:div>
        <w:div w:id="2107924880">
          <w:marLeft w:val="640"/>
          <w:marRight w:val="0"/>
          <w:marTop w:val="0"/>
          <w:marBottom w:val="0"/>
          <w:divBdr>
            <w:top w:val="none" w:sz="0" w:space="0" w:color="auto"/>
            <w:left w:val="none" w:sz="0" w:space="0" w:color="auto"/>
            <w:bottom w:val="none" w:sz="0" w:space="0" w:color="auto"/>
            <w:right w:val="none" w:sz="0" w:space="0" w:color="auto"/>
          </w:divBdr>
        </w:div>
        <w:div w:id="2030988395">
          <w:marLeft w:val="640"/>
          <w:marRight w:val="0"/>
          <w:marTop w:val="0"/>
          <w:marBottom w:val="0"/>
          <w:divBdr>
            <w:top w:val="none" w:sz="0" w:space="0" w:color="auto"/>
            <w:left w:val="none" w:sz="0" w:space="0" w:color="auto"/>
            <w:bottom w:val="none" w:sz="0" w:space="0" w:color="auto"/>
            <w:right w:val="none" w:sz="0" w:space="0" w:color="auto"/>
          </w:divBdr>
        </w:div>
        <w:div w:id="1819690106">
          <w:marLeft w:val="640"/>
          <w:marRight w:val="0"/>
          <w:marTop w:val="0"/>
          <w:marBottom w:val="0"/>
          <w:divBdr>
            <w:top w:val="none" w:sz="0" w:space="0" w:color="auto"/>
            <w:left w:val="none" w:sz="0" w:space="0" w:color="auto"/>
            <w:bottom w:val="none" w:sz="0" w:space="0" w:color="auto"/>
            <w:right w:val="none" w:sz="0" w:space="0" w:color="auto"/>
          </w:divBdr>
        </w:div>
        <w:div w:id="619649604">
          <w:marLeft w:val="640"/>
          <w:marRight w:val="0"/>
          <w:marTop w:val="0"/>
          <w:marBottom w:val="0"/>
          <w:divBdr>
            <w:top w:val="none" w:sz="0" w:space="0" w:color="auto"/>
            <w:left w:val="none" w:sz="0" w:space="0" w:color="auto"/>
            <w:bottom w:val="none" w:sz="0" w:space="0" w:color="auto"/>
            <w:right w:val="none" w:sz="0" w:space="0" w:color="auto"/>
          </w:divBdr>
        </w:div>
        <w:div w:id="887913443">
          <w:marLeft w:val="640"/>
          <w:marRight w:val="0"/>
          <w:marTop w:val="0"/>
          <w:marBottom w:val="0"/>
          <w:divBdr>
            <w:top w:val="none" w:sz="0" w:space="0" w:color="auto"/>
            <w:left w:val="none" w:sz="0" w:space="0" w:color="auto"/>
            <w:bottom w:val="none" w:sz="0" w:space="0" w:color="auto"/>
            <w:right w:val="none" w:sz="0" w:space="0" w:color="auto"/>
          </w:divBdr>
        </w:div>
        <w:div w:id="1599749010">
          <w:marLeft w:val="640"/>
          <w:marRight w:val="0"/>
          <w:marTop w:val="0"/>
          <w:marBottom w:val="0"/>
          <w:divBdr>
            <w:top w:val="none" w:sz="0" w:space="0" w:color="auto"/>
            <w:left w:val="none" w:sz="0" w:space="0" w:color="auto"/>
            <w:bottom w:val="none" w:sz="0" w:space="0" w:color="auto"/>
            <w:right w:val="none" w:sz="0" w:space="0" w:color="auto"/>
          </w:divBdr>
        </w:div>
        <w:div w:id="1537035940">
          <w:marLeft w:val="640"/>
          <w:marRight w:val="0"/>
          <w:marTop w:val="0"/>
          <w:marBottom w:val="0"/>
          <w:divBdr>
            <w:top w:val="none" w:sz="0" w:space="0" w:color="auto"/>
            <w:left w:val="none" w:sz="0" w:space="0" w:color="auto"/>
            <w:bottom w:val="none" w:sz="0" w:space="0" w:color="auto"/>
            <w:right w:val="none" w:sz="0" w:space="0" w:color="auto"/>
          </w:divBdr>
        </w:div>
        <w:div w:id="271715869">
          <w:marLeft w:val="640"/>
          <w:marRight w:val="0"/>
          <w:marTop w:val="0"/>
          <w:marBottom w:val="0"/>
          <w:divBdr>
            <w:top w:val="none" w:sz="0" w:space="0" w:color="auto"/>
            <w:left w:val="none" w:sz="0" w:space="0" w:color="auto"/>
            <w:bottom w:val="none" w:sz="0" w:space="0" w:color="auto"/>
            <w:right w:val="none" w:sz="0" w:space="0" w:color="auto"/>
          </w:divBdr>
        </w:div>
        <w:div w:id="2086612628">
          <w:marLeft w:val="640"/>
          <w:marRight w:val="0"/>
          <w:marTop w:val="0"/>
          <w:marBottom w:val="0"/>
          <w:divBdr>
            <w:top w:val="none" w:sz="0" w:space="0" w:color="auto"/>
            <w:left w:val="none" w:sz="0" w:space="0" w:color="auto"/>
            <w:bottom w:val="none" w:sz="0" w:space="0" w:color="auto"/>
            <w:right w:val="none" w:sz="0" w:space="0" w:color="auto"/>
          </w:divBdr>
        </w:div>
        <w:div w:id="1744713709">
          <w:marLeft w:val="640"/>
          <w:marRight w:val="0"/>
          <w:marTop w:val="0"/>
          <w:marBottom w:val="0"/>
          <w:divBdr>
            <w:top w:val="none" w:sz="0" w:space="0" w:color="auto"/>
            <w:left w:val="none" w:sz="0" w:space="0" w:color="auto"/>
            <w:bottom w:val="none" w:sz="0" w:space="0" w:color="auto"/>
            <w:right w:val="none" w:sz="0" w:space="0" w:color="auto"/>
          </w:divBdr>
        </w:div>
        <w:div w:id="336881633">
          <w:marLeft w:val="640"/>
          <w:marRight w:val="0"/>
          <w:marTop w:val="0"/>
          <w:marBottom w:val="0"/>
          <w:divBdr>
            <w:top w:val="none" w:sz="0" w:space="0" w:color="auto"/>
            <w:left w:val="none" w:sz="0" w:space="0" w:color="auto"/>
            <w:bottom w:val="none" w:sz="0" w:space="0" w:color="auto"/>
            <w:right w:val="none" w:sz="0" w:space="0" w:color="auto"/>
          </w:divBdr>
        </w:div>
        <w:div w:id="958992426">
          <w:marLeft w:val="640"/>
          <w:marRight w:val="0"/>
          <w:marTop w:val="0"/>
          <w:marBottom w:val="0"/>
          <w:divBdr>
            <w:top w:val="none" w:sz="0" w:space="0" w:color="auto"/>
            <w:left w:val="none" w:sz="0" w:space="0" w:color="auto"/>
            <w:bottom w:val="none" w:sz="0" w:space="0" w:color="auto"/>
            <w:right w:val="none" w:sz="0" w:space="0" w:color="auto"/>
          </w:divBdr>
        </w:div>
        <w:div w:id="874271202">
          <w:marLeft w:val="640"/>
          <w:marRight w:val="0"/>
          <w:marTop w:val="0"/>
          <w:marBottom w:val="0"/>
          <w:divBdr>
            <w:top w:val="none" w:sz="0" w:space="0" w:color="auto"/>
            <w:left w:val="none" w:sz="0" w:space="0" w:color="auto"/>
            <w:bottom w:val="none" w:sz="0" w:space="0" w:color="auto"/>
            <w:right w:val="none" w:sz="0" w:space="0" w:color="auto"/>
          </w:divBdr>
        </w:div>
        <w:div w:id="1635793988">
          <w:marLeft w:val="640"/>
          <w:marRight w:val="0"/>
          <w:marTop w:val="0"/>
          <w:marBottom w:val="0"/>
          <w:divBdr>
            <w:top w:val="none" w:sz="0" w:space="0" w:color="auto"/>
            <w:left w:val="none" w:sz="0" w:space="0" w:color="auto"/>
            <w:bottom w:val="none" w:sz="0" w:space="0" w:color="auto"/>
            <w:right w:val="none" w:sz="0" w:space="0" w:color="auto"/>
          </w:divBdr>
        </w:div>
        <w:div w:id="145362992">
          <w:marLeft w:val="640"/>
          <w:marRight w:val="0"/>
          <w:marTop w:val="0"/>
          <w:marBottom w:val="0"/>
          <w:divBdr>
            <w:top w:val="none" w:sz="0" w:space="0" w:color="auto"/>
            <w:left w:val="none" w:sz="0" w:space="0" w:color="auto"/>
            <w:bottom w:val="none" w:sz="0" w:space="0" w:color="auto"/>
            <w:right w:val="none" w:sz="0" w:space="0" w:color="auto"/>
          </w:divBdr>
        </w:div>
        <w:div w:id="324089904">
          <w:marLeft w:val="640"/>
          <w:marRight w:val="0"/>
          <w:marTop w:val="0"/>
          <w:marBottom w:val="0"/>
          <w:divBdr>
            <w:top w:val="none" w:sz="0" w:space="0" w:color="auto"/>
            <w:left w:val="none" w:sz="0" w:space="0" w:color="auto"/>
            <w:bottom w:val="none" w:sz="0" w:space="0" w:color="auto"/>
            <w:right w:val="none" w:sz="0" w:space="0" w:color="auto"/>
          </w:divBdr>
        </w:div>
        <w:div w:id="392120335">
          <w:marLeft w:val="640"/>
          <w:marRight w:val="0"/>
          <w:marTop w:val="0"/>
          <w:marBottom w:val="0"/>
          <w:divBdr>
            <w:top w:val="none" w:sz="0" w:space="0" w:color="auto"/>
            <w:left w:val="none" w:sz="0" w:space="0" w:color="auto"/>
            <w:bottom w:val="none" w:sz="0" w:space="0" w:color="auto"/>
            <w:right w:val="none" w:sz="0" w:space="0" w:color="auto"/>
          </w:divBdr>
        </w:div>
        <w:div w:id="388119244">
          <w:marLeft w:val="640"/>
          <w:marRight w:val="0"/>
          <w:marTop w:val="0"/>
          <w:marBottom w:val="0"/>
          <w:divBdr>
            <w:top w:val="none" w:sz="0" w:space="0" w:color="auto"/>
            <w:left w:val="none" w:sz="0" w:space="0" w:color="auto"/>
            <w:bottom w:val="none" w:sz="0" w:space="0" w:color="auto"/>
            <w:right w:val="none" w:sz="0" w:space="0" w:color="auto"/>
          </w:divBdr>
        </w:div>
        <w:div w:id="839733339">
          <w:marLeft w:val="640"/>
          <w:marRight w:val="0"/>
          <w:marTop w:val="0"/>
          <w:marBottom w:val="0"/>
          <w:divBdr>
            <w:top w:val="none" w:sz="0" w:space="0" w:color="auto"/>
            <w:left w:val="none" w:sz="0" w:space="0" w:color="auto"/>
            <w:bottom w:val="none" w:sz="0" w:space="0" w:color="auto"/>
            <w:right w:val="none" w:sz="0" w:space="0" w:color="auto"/>
          </w:divBdr>
        </w:div>
        <w:div w:id="1598173963">
          <w:marLeft w:val="640"/>
          <w:marRight w:val="0"/>
          <w:marTop w:val="0"/>
          <w:marBottom w:val="0"/>
          <w:divBdr>
            <w:top w:val="none" w:sz="0" w:space="0" w:color="auto"/>
            <w:left w:val="none" w:sz="0" w:space="0" w:color="auto"/>
            <w:bottom w:val="none" w:sz="0" w:space="0" w:color="auto"/>
            <w:right w:val="none" w:sz="0" w:space="0" w:color="auto"/>
          </w:divBdr>
        </w:div>
        <w:div w:id="911542514">
          <w:marLeft w:val="640"/>
          <w:marRight w:val="0"/>
          <w:marTop w:val="0"/>
          <w:marBottom w:val="0"/>
          <w:divBdr>
            <w:top w:val="none" w:sz="0" w:space="0" w:color="auto"/>
            <w:left w:val="none" w:sz="0" w:space="0" w:color="auto"/>
            <w:bottom w:val="none" w:sz="0" w:space="0" w:color="auto"/>
            <w:right w:val="none" w:sz="0" w:space="0" w:color="auto"/>
          </w:divBdr>
        </w:div>
        <w:div w:id="641078884">
          <w:marLeft w:val="640"/>
          <w:marRight w:val="0"/>
          <w:marTop w:val="0"/>
          <w:marBottom w:val="0"/>
          <w:divBdr>
            <w:top w:val="none" w:sz="0" w:space="0" w:color="auto"/>
            <w:left w:val="none" w:sz="0" w:space="0" w:color="auto"/>
            <w:bottom w:val="none" w:sz="0" w:space="0" w:color="auto"/>
            <w:right w:val="none" w:sz="0" w:space="0" w:color="auto"/>
          </w:divBdr>
        </w:div>
        <w:div w:id="266162630">
          <w:marLeft w:val="640"/>
          <w:marRight w:val="0"/>
          <w:marTop w:val="0"/>
          <w:marBottom w:val="0"/>
          <w:divBdr>
            <w:top w:val="none" w:sz="0" w:space="0" w:color="auto"/>
            <w:left w:val="none" w:sz="0" w:space="0" w:color="auto"/>
            <w:bottom w:val="none" w:sz="0" w:space="0" w:color="auto"/>
            <w:right w:val="none" w:sz="0" w:space="0" w:color="auto"/>
          </w:divBdr>
        </w:div>
        <w:div w:id="1215655222">
          <w:marLeft w:val="640"/>
          <w:marRight w:val="0"/>
          <w:marTop w:val="0"/>
          <w:marBottom w:val="0"/>
          <w:divBdr>
            <w:top w:val="none" w:sz="0" w:space="0" w:color="auto"/>
            <w:left w:val="none" w:sz="0" w:space="0" w:color="auto"/>
            <w:bottom w:val="none" w:sz="0" w:space="0" w:color="auto"/>
            <w:right w:val="none" w:sz="0" w:space="0" w:color="auto"/>
          </w:divBdr>
        </w:div>
        <w:div w:id="1707828071">
          <w:marLeft w:val="640"/>
          <w:marRight w:val="0"/>
          <w:marTop w:val="0"/>
          <w:marBottom w:val="0"/>
          <w:divBdr>
            <w:top w:val="none" w:sz="0" w:space="0" w:color="auto"/>
            <w:left w:val="none" w:sz="0" w:space="0" w:color="auto"/>
            <w:bottom w:val="none" w:sz="0" w:space="0" w:color="auto"/>
            <w:right w:val="none" w:sz="0" w:space="0" w:color="auto"/>
          </w:divBdr>
        </w:div>
        <w:div w:id="149907128">
          <w:marLeft w:val="640"/>
          <w:marRight w:val="0"/>
          <w:marTop w:val="0"/>
          <w:marBottom w:val="0"/>
          <w:divBdr>
            <w:top w:val="none" w:sz="0" w:space="0" w:color="auto"/>
            <w:left w:val="none" w:sz="0" w:space="0" w:color="auto"/>
            <w:bottom w:val="none" w:sz="0" w:space="0" w:color="auto"/>
            <w:right w:val="none" w:sz="0" w:space="0" w:color="auto"/>
          </w:divBdr>
        </w:div>
        <w:div w:id="1334987997">
          <w:marLeft w:val="640"/>
          <w:marRight w:val="0"/>
          <w:marTop w:val="0"/>
          <w:marBottom w:val="0"/>
          <w:divBdr>
            <w:top w:val="none" w:sz="0" w:space="0" w:color="auto"/>
            <w:left w:val="none" w:sz="0" w:space="0" w:color="auto"/>
            <w:bottom w:val="none" w:sz="0" w:space="0" w:color="auto"/>
            <w:right w:val="none" w:sz="0" w:space="0" w:color="auto"/>
          </w:divBdr>
        </w:div>
        <w:div w:id="1631090570">
          <w:marLeft w:val="640"/>
          <w:marRight w:val="0"/>
          <w:marTop w:val="0"/>
          <w:marBottom w:val="0"/>
          <w:divBdr>
            <w:top w:val="none" w:sz="0" w:space="0" w:color="auto"/>
            <w:left w:val="none" w:sz="0" w:space="0" w:color="auto"/>
            <w:bottom w:val="none" w:sz="0" w:space="0" w:color="auto"/>
            <w:right w:val="none" w:sz="0" w:space="0" w:color="auto"/>
          </w:divBdr>
        </w:div>
        <w:div w:id="133958655">
          <w:marLeft w:val="640"/>
          <w:marRight w:val="0"/>
          <w:marTop w:val="0"/>
          <w:marBottom w:val="0"/>
          <w:divBdr>
            <w:top w:val="none" w:sz="0" w:space="0" w:color="auto"/>
            <w:left w:val="none" w:sz="0" w:space="0" w:color="auto"/>
            <w:bottom w:val="none" w:sz="0" w:space="0" w:color="auto"/>
            <w:right w:val="none" w:sz="0" w:space="0" w:color="auto"/>
          </w:divBdr>
        </w:div>
        <w:div w:id="1383823084">
          <w:marLeft w:val="640"/>
          <w:marRight w:val="0"/>
          <w:marTop w:val="0"/>
          <w:marBottom w:val="0"/>
          <w:divBdr>
            <w:top w:val="none" w:sz="0" w:space="0" w:color="auto"/>
            <w:left w:val="none" w:sz="0" w:space="0" w:color="auto"/>
            <w:bottom w:val="none" w:sz="0" w:space="0" w:color="auto"/>
            <w:right w:val="none" w:sz="0" w:space="0" w:color="auto"/>
          </w:divBdr>
        </w:div>
        <w:div w:id="2049837946">
          <w:marLeft w:val="640"/>
          <w:marRight w:val="0"/>
          <w:marTop w:val="0"/>
          <w:marBottom w:val="0"/>
          <w:divBdr>
            <w:top w:val="none" w:sz="0" w:space="0" w:color="auto"/>
            <w:left w:val="none" w:sz="0" w:space="0" w:color="auto"/>
            <w:bottom w:val="none" w:sz="0" w:space="0" w:color="auto"/>
            <w:right w:val="none" w:sz="0" w:space="0" w:color="auto"/>
          </w:divBdr>
        </w:div>
        <w:div w:id="1423575341">
          <w:marLeft w:val="640"/>
          <w:marRight w:val="0"/>
          <w:marTop w:val="0"/>
          <w:marBottom w:val="0"/>
          <w:divBdr>
            <w:top w:val="none" w:sz="0" w:space="0" w:color="auto"/>
            <w:left w:val="none" w:sz="0" w:space="0" w:color="auto"/>
            <w:bottom w:val="none" w:sz="0" w:space="0" w:color="auto"/>
            <w:right w:val="none" w:sz="0" w:space="0" w:color="auto"/>
          </w:divBdr>
        </w:div>
        <w:div w:id="478695487">
          <w:marLeft w:val="640"/>
          <w:marRight w:val="0"/>
          <w:marTop w:val="0"/>
          <w:marBottom w:val="0"/>
          <w:divBdr>
            <w:top w:val="none" w:sz="0" w:space="0" w:color="auto"/>
            <w:left w:val="none" w:sz="0" w:space="0" w:color="auto"/>
            <w:bottom w:val="none" w:sz="0" w:space="0" w:color="auto"/>
            <w:right w:val="none" w:sz="0" w:space="0" w:color="auto"/>
          </w:divBdr>
        </w:div>
        <w:div w:id="532109101">
          <w:marLeft w:val="640"/>
          <w:marRight w:val="0"/>
          <w:marTop w:val="0"/>
          <w:marBottom w:val="0"/>
          <w:divBdr>
            <w:top w:val="none" w:sz="0" w:space="0" w:color="auto"/>
            <w:left w:val="none" w:sz="0" w:space="0" w:color="auto"/>
            <w:bottom w:val="none" w:sz="0" w:space="0" w:color="auto"/>
            <w:right w:val="none" w:sz="0" w:space="0" w:color="auto"/>
          </w:divBdr>
        </w:div>
        <w:div w:id="1956980289">
          <w:marLeft w:val="640"/>
          <w:marRight w:val="0"/>
          <w:marTop w:val="0"/>
          <w:marBottom w:val="0"/>
          <w:divBdr>
            <w:top w:val="none" w:sz="0" w:space="0" w:color="auto"/>
            <w:left w:val="none" w:sz="0" w:space="0" w:color="auto"/>
            <w:bottom w:val="none" w:sz="0" w:space="0" w:color="auto"/>
            <w:right w:val="none" w:sz="0" w:space="0" w:color="auto"/>
          </w:divBdr>
        </w:div>
        <w:div w:id="384064128">
          <w:marLeft w:val="640"/>
          <w:marRight w:val="0"/>
          <w:marTop w:val="0"/>
          <w:marBottom w:val="0"/>
          <w:divBdr>
            <w:top w:val="none" w:sz="0" w:space="0" w:color="auto"/>
            <w:left w:val="none" w:sz="0" w:space="0" w:color="auto"/>
            <w:bottom w:val="none" w:sz="0" w:space="0" w:color="auto"/>
            <w:right w:val="none" w:sz="0" w:space="0" w:color="auto"/>
          </w:divBdr>
        </w:div>
        <w:div w:id="352802336">
          <w:marLeft w:val="640"/>
          <w:marRight w:val="0"/>
          <w:marTop w:val="0"/>
          <w:marBottom w:val="0"/>
          <w:divBdr>
            <w:top w:val="none" w:sz="0" w:space="0" w:color="auto"/>
            <w:left w:val="none" w:sz="0" w:space="0" w:color="auto"/>
            <w:bottom w:val="none" w:sz="0" w:space="0" w:color="auto"/>
            <w:right w:val="none" w:sz="0" w:space="0" w:color="auto"/>
          </w:divBdr>
        </w:div>
        <w:div w:id="816459528">
          <w:marLeft w:val="640"/>
          <w:marRight w:val="0"/>
          <w:marTop w:val="0"/>
          <w:marBottom w:val="0"/>
          <w:divBdr>
            <w:top w:val="none" w:sz="0" w:space="0" w:color="auto"/>
            <w:left w:val="none" w:sz="0" w:space="0" w:color="auto"/>
            <w:bottom w:val="none" w:sz="0" w:space="0" w:color="auto"/>
            <w:right w:val="none" w:sz="0" w:space="0" w:color="auto"/>
          </w:divBdr>
        </w:div>
        <w:div w:id="1390811515">
          <w:marLeft w:val="640"/>
          <w:marRight w:val="0"/>
          <w:marTop w:val="0"/>
          <w:marBottom w:val="0"/>
          <w:divBdr>
            <w:top w:val="none" w:sz="0" w:space="0" w:color="auto"/>
            <w:left w:val="none" w:sz="0" w:space="0" w:color="auto"/>
            <w:bottom w:val="none" w:sz="0" w:space="0" w:color="auto"/>
            <w:right w:val="none" w:sz="0" w:space="0" w:color="auto"/>
          </w:divBdr>
        </w:div>
        <w:div w:id="181751225">
          <w:marLeft w:val="640"/>
          <w:marRight w:val="0"/>
          <w:marTop w:val="0"/>
          <w:marBottom w:val="0"/>
          <w:divBdr>
            <w:top w:val="none" w:sz="0" w:space="0" w:color="auto"/>
            <w:left w:val="none" w:sz="0" w:space="0" w:color="auto"/>
            <w:bottom w:val="none" w:sz="0" w:space="0" w:color="auto"/>
            <w:right w:val="none" w:sz="0" w:space="0" w:color="auto"/>
          </w:divBdr>
        </w:div>
        <w:div w:id="1541431781">
          <w:marLeft w:val="640"/>
          <w:marRight w:val="0"/>
          <w:marTop w:val="0"/>
          <w:marBottom w:val="0"/>
          <w:divBdr>
            <w:top w:val="none" w:sz="0" w:space="0" w:color="auto"/>
            <w:left w:val="none" w:sz="0" w:space="0" w:color="auto"/>
            <w:bottom w:val="none" w:sz="0" w:space="0" w:color="auto"/>
            <w:right w:val="none" w:sz="0" w:space="0" w:color="auto"/>
          </w:divBdr>
        </w:div>
        <w:div w:id="986399450">
          <w:marLeft w:val="640"/>
          <w:marRight w:val="0"/>
          <w:marTop w:val="0"/>
          <w:marBottom w:val="0"/>
          <w:divBdr>
            <w:top w:val="none" w:sz="0" w:space="0" w:color="auto"/>
            <w:left w:val="none" w:sz="0" w:space="0" w:color="auto"/>
            <w:bottom w:val="none" w:sz="0" w:space="0" w:color="auto"/>
            <w:right w:val="none" w:sz="0" w:space="0" w:color="auto"/>
          </w:divBdr>
        </w:div>
        <w:div w:id="964500924">
          <w:marLeft w:val="640"/>
          <w:marRight w:val="0"/>
          <w:marTop w:val="0"/>
          <w:marBottom w:val="0"/>
          <w:divBdr>
            <w:top w:val="none" w:sz="0" w:space="0" w:color="auto"/>
            <w:left w:val="none" w:sz="0" w:space="0" w:color="auto"/>
            <w:bottom w:val="none" w:sz="0" w:space="0" w:color="auto"/>
            <w:right w:val="none" w:sz="0" w:space="0" w:color="auto"/>
          </w:divBdr>
        </w:div>
        <w:div w:id="1034379932">
          <w:marLeft w:val="640"/>
          <w:marRight w:val="0"/>
          <w:marTop w:val="0"/>
          <w:marBottom w:val="0"/>
          <w:divBdr>
            <w:top w:val="none" w:sz="0" w:space="0" w:color="auto"/>
            <w:left w:val="none" w:sz="0" w:space="0" w:color="auto"/>
            <w:bottom w:val="none" w:sz="0" w:space="0" w:color="auto"/>
            <w:right w:val="none" w:sz="0" w:space="0" w:color="auto"/>
          </w:divBdr>
        </w:div>
        <w:div w:id="783764960">
          <w:marLeft w:val="640"/>
          <w:marRight w:val="0"/>
          <w:marTop w:val="0"/>
          <w:marBottom w:val="0"/>
          <w:divBdr>
            <w:top w:val="none" w:sz="0" w:space="0" w:color="auto"/>
            <w:left w:val="none" w:sz="0" w:space="0" w:color="auto"/>
            <w:bottom w:val="none" w:sz="0" w:space="0" w:color="auto"/>
            <w:right w:val="none" w:sz="0" w:space="0" w:color="auto"/>
          </w:divBdr>
        </w:div>
        <w:div w:id="762722425">
          <w:marLeft w:val="640"/>
          <w:marRight w:val="0"/>
          <w:marTop w:val="0"/>
          <w:marBottom w:val="0"/>
          <w:divBdr>
            <w:top w:val="none" w:sz="0" w:space="0" w:color="auto"/>
            <w:left w:val="none" w:sz="0" w:space="0" w:color="auto"/>
            <w:bottom w:val="none" w:sz="0" w:space="0" w:color="auto"/>
            <w:right w:val="none" w:sz="0" w:space="0" w:color="auto"/>
          </w:divBdr>
        </w:div>
        <w:div w:id="526677587">
          <w:marLeft w:val="640"/>
          <w:marRight w:val="0"/>
          <w:marTop w:val="0"/>
          <w:marBottom w:val="0"/>
          <w:divBdr>
            <w:top w:val="none" w:sz="0" w:space="0" w:color="auto"/>
            <w:left w:val="none" w:sz="0" w:space="0" w:color="auto"/>
            <w:bottom w:val="none" w:sz="0" w:space="0" w:color="auto"/>
            <w:right w:val="none" w:sz="0" w:space="0" w:color="auto"/>
          </w:divBdr>
        </w:div>
        <w:div w:id="2028826897">
          <w:marLeft w:val="640"/>
          <w:marRight w:val="0"/>
          <w:marTop w:val="0"/>
          <w:marBottom w:val="0"/>
          <w:divBdr>
            <w:top w:val="none" w:sz="0" w:space="0" w:color="auto"/>
            <w:left w:val="none" w:sz="0" w:space="0" w:color="auto"/>
            <w:bottom w:val="none" w:sz="0" w:space="0" w:color="auto"/>
            <w:right w:val="none" w:sz="0" w:space="0" w:color="auto"/>
          </w:divBdr>
        </w:div>
        <w:div w:id="1118329421">
          <w:marLeft w:val="640"/>
          <w:marRight w:val="0"/>
          <w:marTop w:val="0"/>
          <w:marBottom w:val="0"/>
          <w:divBdr>
            <w:top w:val="none" w:sz="0" w:space="0" w:color="auto"/>
            <w:left w:val="none" w:sz="0" w:space="0" w:color="auto"/>
            <w:bottom w:val="none" w:sz="0" w:space="0" w:color="auto"/>
            <w:right w:val="none" w:sz="0" w:space="0" w:color="auto"/>
          </w:divBdr>
        </w:div>
        <w:div w:id="1586646112">
          <w:marLeft w:val="640"/>
          <w:marRight w:val="0"/>
          <w:marTop w:val="0"/>
          <w:marBottom w:val="0"/>
          <w:divBdr>
            <w:top w:val="none" w:sz="0" w:space="0" w:color="auto"/>
            <w:left w:val="none" w:sz="0" w:space="0" w:color="auto"/>
            <w:bottom w:val="none" w:sz="0" w:space="0" w:color="auto"/>
            <w:right w:val="none" w:sz="0" w:space="0" w:color="auto"/>
          </w:divBdr>
        </w:div>
        <w:div w:id="249898768">
          <w:marLeft w:val="640"/>
          <w:marRight w:val="0"/>
          <w:marTop w:val="0"/>
          <w:marBottom w:val="0"/>
          <w:divBdr>
            <w:top w:val="none" w:sz="0" w:space="0" w:color="auto"/>
            <w:left w:val="none" w:sz="0" w:space="0" w:color="auto"/>
            <w:bottom w:val="none" w:sz="0" w:space="0" w:color="auto"/>
            <w:right w:val="none" w:sz="0" w:space="0" w:color="auto"/>
          </w:divBdr>
        </w:div>
        <w:div w:id="441191018">
          <w:marLeft w:val="640"/>
          <w:marRight w:val="0"/>
          <w:marTop w:val="0"/>
          <w:marBottom w:val="0"/>
          <w:divBdr>
            <w:top w:val="none" w:sz="0" w:space="0" w:color="auto"/>
            <w:left w:val="none" w:sz="0" w:space="0" w:color="auto"/>
            <w:bottom w:val="none" w:sz="0" w:space="0" w:color="auto"/>
            <w:right w:val="none" w:sz="0" w:space="0" w:color="auto"/>
          </w:divBdr>
        </w:div>
        <w:div w:id="130559948">
          <w:marLeft w:val="640"/>
          <w:marRight w:val="0"/>
          <w:marTop w:val="0"/>
          <w:marBottom w:val="0"/>
          <w:divBdr>
            <w:top w:val="none" w:sz="0" w:space="0" w:color="auto"/>
            <w:left w:val="none" w:sz="0" w:space="0" w:color="auto"/>
            <w:bottom w:val="none" w:sz="0" w:space="0" w:color="auto"/>
            <w:right w:val="none" w:sz="0" w:space="0" w:color="auto"/>
          </w:divBdr>
        </w:div>
        <w:div w:id="981496838">
          <w:marLeft w:val="640"/>
          <w:marRight w:val="0"/>
          <w:marTop w:val="0"/>
          <w:marBottom w:val="0"/>
          <w:divBdr>
            <w:top w:val="none" w:sz="0" w:space="0" w:color="auto"/>
            <w:left w:val="none" w:sz="0" w:space="0" w:color="auto"/>
            <w:bottom w:val="none" w:sz="0" w:space="0" w:color="auto"/>
            <w:right w:val="none" w:sz="0" w:space="0" w:color="auto"/>
          </w:divBdr>
        </w:div>
        <w:div w:id="691536885">
          <w:marLeft w:val="640"/>
          <w:marRight w:val="0"/>
          <w:marTop w:val="0"/>
          <w:marBottom w:val="0"/>
          <w:divBdr>
            <w:top w:val="none" w:sz="0" w:space="0" w:color="auto"/>
            <w:left w:val="none" w:sz="0" w:space="0" w:color="auto"/>
            <w:bottom w:val="none" w:sz="0" w:space="0" w:color="auto"/>
            <w:right w:val="none" w:sz="0" w:space="0" w:color="auto"/>
          </w:divBdr>
        </w:div>
        <w:div w:id="1329137677">
          <w:marLeft w:val="640"/>
          <w:marRight w:val="0"/>
          <w:marTop w:val="0"/>
          <w:marBottom w:val="0"/>
          <w:divBdr>
            <w:top w:val="none" w:sz="0" w:space="0" w:color="auto"/>
            <w:left w:val="none" w:sz="0" w:space="0" w:color="auto"/>
            <w:bottom w:val="none" w:sz="0" w:space="0" w:color="auto"/>
            <w:right w:val="none" w:sz="0" w:space="0" w:color="auto"/>
          </w:divBdr>
        </w:div>
        <w:div w:id="1729524864">
          <w:marLeft w:val="640"/>
          <w:marRight w:val="0"/>
          <w:marTop w:val="0"/>
          <w:marBottom w:val="0"/>
          <w:divBdr>
            <w:top w:val="none" w:sz="0" w:space="0" w:color="auto"/>
            <w:left w:val="none" w:sz="0" w:space="0" w:color="auto"/>
            <w:bottom w:val="none" w:sz="0" w:space="0" w:color="auto"/>
            <w:right w:val="none" w:sz="0" w:space="0" w:color="auto"/>
          </w:divBdr>
        </w:div>
        <w:div w:id="128089492">
          <w:marLeft w:val="640"/>
          <w:marRight w:val="0"/>
          <w:marTop w:val="0"/>
          <w:marBottom w:val="0"/>
          <w:divBdr>
            <w:top w:val="none" w:sz="0" w:space="0" w:color="auto"/>
            <w:left w:val="none" w:sz="0" w:space="0" w:color="auto"/>
            <w:bottom w:val="none" w:sz="0" w:space="0" w:color="auto"/>
            <w:right w:val="none" w:sz="0" w:space="0" w:color="auto"/>
          </w:divBdr>
        </w:div>
        <w:div w:id="847018271">
          <w:marLeft w:val="640"/>
          <w:marRight w:val="0"/>
          <w:marTop w:val="0"/>
          <w:marBottom w:val="0"/>
          <w:divBdr>
            <w:top w:val="none" w:sz="0" w:space="0" w:color="auto"/>
            <w:left w:val="none" w:sz="0" w:space="0" w:color="auto"/>
            <w:bottom w:val="none" w:sz="0" w:space="0" w:color="auto"/>
            <w:right w:val="none" w:sz="0" w:space="0" w:color="auto"/>
          </w:divBdr>
        </w:div>
        <w:div w:id="1021475717">
          <w:marLeft w:val="640"/>
          <w:marRight w:val="0"/>
          <w:marTop w:val="0"/>
          <w:marBottom w:val="0"/>
          <w:divBdr>
            <w:top w:val="none" w:sz="0" w:space="0" w:color="auto"/>
            <w:left w:val="none" w:sz="0" w:space="0" w:color="auto"/>
            <w:bottom w:val="none" w:sz="0" w:space="0" w:color="auto"/>
            <w:right w:val="none" w:sz="0" w:space="0" w:color="auto"/>
          </w:divBdr>
        </w:div>
        <w:div w:id="1469129430">
          <w:marLeft w:val="640"/>
          <w:marRight w:val="0"/>
          <w:marTop w:val="0"/>
          <w:marBottom w:val="0"/>
          <w:divBdr>
            <w:top w:val="none" w:sz="0" w:space="0" w:color="auto"/>
            <w:left w:val="none" w:sz="0" w:space="0" w:color="auto"/>
            <w:bottom w:val="none" w:sz="0" w:space="0" w:color="auto"/>
            <w:right w:val="none" w:sz="0" w:space="0" w:color="auto"/>
          </w:divBdr>
        </w:div>
        <w:div w:id="87818609">
          <w:marLeft w:val="640"/>
          <w:marRight w:val="0"/>
          <w:marTop w:val="0"/>
          <w:marBottom w:val="0"/>
          <w:divBdr>
            <w:top w:val="none" w:sz="0" w:space="0" w:color="auto"/>
            <w:left w:val="none" w:sz="0" w:space="0" w:color="auto"/>
            <w:bottom w:val="none" w:sz="0" w:space="0" w:color="auto"/>
            <w:right w:val="none" w:sz="0" w:space="0" w:color="auto"/>
          </w:divBdr>
        </w:div>
        <w:div w:id="1632175728">
          <w:marLeft w:val="640"/>
          <w:marRight w:val="0"/>
          <w:marTop w:val="0"/>
          <w:marBottom w:val="0"/>
          <w:divBdr>
            <w:top w:val="none" w:sz="0" w:space="0" w:color="auto"/>
            <w:left w:val="none" w:sz="0" w:space="0" w:color="auto"/>
            <w:bottom w:val="none" w:sz="0" w:space="0" w:color="auto"/>
            <w:right w:val="none" w:sz="0" w:space="0" w:color="auto"/>
          </w:divBdr>
        </w:div>
        <w:div w:id="1937591213">
          <w:marLeft w:val="640"/>
          <w:marRight w:val="0"/>
          <w:marTop w:val="0"/>
          <w:marBottom w:val="0"/>
          <w:divBdr>
            <w:top w:val="none" w:sz="0" w:space="0" w:color="auto"/>
            <w:left w:val="none" w:sz="0" w:space="0" w:color="auto"/>
            <w:bottom w:val="none" w:sz="0" w:space="0" w:color="auto"/>
            <w:right w:val="none" w:sz="0" w:space="0" w:color="auto"/>
          </w:divBdr>
        </w:div>
        <w:div w:id="958680168">
          <w:marLeft w:val="640"/>
          <w:marRight w:val="0"/>
          <w:marTop w:val="0"/>
          <w:marBottom w:val="0"/>
          <w:divBdr>
            <w:top w:val="none" w:sz="0" w:space="0" w:color="auto"/>
            <w:left w:val="none" w:sz="0" w:space="0" w:color="auto"/>
            <w:bottom w:val="none" w:sz="0" w:space="0" w:color="auto"/>
            <w:right w:val="none" w:sz="0" w:space="0" w:color="auto"/>
          </w:divBdr>
        </w:div>
        <w:div w:id="1302543010">
          <w:marLeft w:val="640"/>
          <w:marRight w:val="0"/>
          <w:marTop w:val="0"/>
          <w:marBottom w:val="0"/>
          <w:divBdr>
            <w:top w:val="none" w:sz="0" w:space="0" w:color="auto"/>
            <w:left w:val="none" w:sz="0" w:space="0" w:color="auto"/>
            <w:bottom w:val="none" w:sz="0" w:space="0" w:color="auto"/>
            <w:right w:val="none" w:sz="0" w:space="0" w:color="auto"/>
          </w:divBdr>
        </w:div>
        <w:div w:id="1768691032">
          <w:marLeft w:val="640"/>
          <w:marRight w:val="0"/>
          <w:marTop w:val="0"/>
          <w:marBottom w:val="0"/>
          <w:divBdr>
            <w:top w:val="none" w:sz="0" w:space="0" w:color="auto"/>
            <w:left w:val="none" w:sz="0" w:space="0" w:color="auto"/>
            <w:bottom w:val="none" w:sz="0" w:space="0" w:color="auto"/>
            <w:right w:val="none" w:sz="0" w:space="0" w:color="auto"/>
          </w:divBdr>
        </w:div>
        <w:div w:id="1648780415">
          <w:marLeft w:val="640"/>
          <w:marRight w:val="0"/>
          <w:marTop w:val="0"/>
          <w:marBottom w:val="0"/>
          <w:divBdr>
            <w:top w:val="none" w:sz="0" w:space="0" w:color="auto"/>
            <w:left w:val="none" w:sz="0" w:space="0" w:color="auto"/>
            <w:bottom w:val="none" w:sz="0" w:space="0" w:color="auto"/>
            <w:right w:val="none" w:sz="0" w:space="0" w:color="auto"/>
          </w:divBdr>
        </w:div>
        <w:div w:id="155192238">
          <w:marLeft w:val="640"/>
          <w:marRight w:val="0"/>
          <w:marTop w:val="0"/>
          <w:marBottom w:val="0"/>
          <w:divBdr>
            <w:top w:val="none" w:sz="0" w:space="0" w:color="auto"/>
            <w:left w:val="none" w:sz="0" w:space="0" w:color="auto"/>
            <w:bottom w:val="none" w:sz="0" w:space="0" w:color="auto"/>
            <w:right w:val="none" w:sz="0" w:space="0" w:color="auto"/>
          </w:divBdr>
        </w:div>
        <w:div w:id="240452967">
          <w:marLeft w:val="640"/>
          <w:marRight w:val="0"/>
          <w:marTop w:val="0"/>
          <w:marBottom w:val="0"/>
          <w:divBdr>
            <w:top w:val="none" w:sz="0" w:space="0" w:color="auto"/>
            <w:left w:val="none" w:sz="0" w:space="0" w:color="auto"/>
            <w:bottom w:val="none" w:sz="0" w:space="0" w:color="auto"/>
            <w:right w:val="none" w:sz="0" w:space="0" w:color="auto"/>
          </w:divBdr>
        </w:div>
        <w:div w:id="1043989478">
          <w:marLeft w:val="640"/>
          <w:marRight w:val="0"/>
          <w:marTop w:val="0"/>
          <w:marBottom w:val="0"/>
          <w:divBdr>
            <w:top w:val="none" w:sz="0" w:space="0" w:color="auto"/>
            <w:left w:val="none" w:sz="0" w:space="0" w:color="auto"/>
            <w:bottom w:val="none" w:sz="0" w:space="0" w:color="auto"/>
            <w:right w:val="none" w:sz="0" w:space="0" w:color="auto"/>
          </w:divBdr>
        </w:div>
        <w:div w:id="166673550">
          <w:marLeft w:val="640"/>
          <w:marRight w:val="0"/>
          <w:marTop w:val="0"/>
          <w:marBottom w:val="0"/>
          <w:divBdr>
            <w:top w:val="none" w:sz="0" w:space="0" w:color="auto"/>
            <w:left w:val="none" w:sz="0" w:space="0" w:color="auto"/>
            <w:bottom w:val="none" w:sz="0" w:space="0" w:color="auto"/>
            <w:right w:val="none" w:sz="0" w:space="0" w:color="auto"/>
          </w:divBdr>
        </w:div>
        <w:div w:id="915897493">
          <w:marLeft w:val="640"/>
          <w:marRight w:val="0"/>
          <w:marTop w:val="0"/>
          <w:marBottom w:val="0"/>
          <w:divBdr>
            <w:top w:val="none" w:sz="0" w:space="0" w:color="auto"/>
            <w:left w:val="none" w:sz="0" w:space="0" w:color="auto"/>
            <w:bottom w:val="none" w:sz="0" w:space="0" w:color="auto"/>
            <w:right w:val="none" w:sz="0" w:space="0" w:color="auto"/>
          </w:divBdr>
        </w:div>
        <w:div w:id="193464466">
          <w:marLeft w:val="640"/>
          <w:marRight w:val="0"/>
          <w:marTop w:val="0"/>
          <w:marBottom w:val="0"/>
          <w:divBdr>
            <w:top w:val="none" w:sz="0" w:space="0" w:color="auto"/>
            <w:left w:val="none" w:sz="0" w:space="0" w:color="auto"/>
            <w:bottom w:val="none" w:sz="0" w:space="0" w:color="auto"/>
            <w:right w:val="none" w:sz="0" w:space="0" w:color="auto"/>
          </w:divBdr>
        </w:div>
        <w:div w:id="1200901263">
          <w:marLeft w:val="640"/>
          <w:marRight w:val="0"/>
          <w:marTop w:val="0"/>
          <w:marBottom w:val="0"/>
          <w:divBdr>
            <w:top w:val="none" w:sz="0" w:space="0" w:color="auto"/>
            <w:left w:val="none" w:sz="0" w:space="0" w:color="auto"/>
            <w:bottom w:val="none" w:sz="0" w:space="0" w:color="auto"/>
            <w:right w:val="none" w:sz="0" w:space="0" w:color="auto"/>
          </w:divBdr>
        </w:div>
        <w:div w:id="926302283">
          <w:marLeft w:val="640"/>
          <w:marRight w:val="0"/>
          <w:marTop w:val="0"/>
          <w:marBottom w:val="0"/>
          <w:divBdr>
            <w:top w:val="none" w:sz="0" w:space="0" w:color="auto"/>
            <w:left w:val="none" w:sz="0" w:space="0" w:color="auto"/>
            <w:bottom w:val="none" w:sz="0" w:space="0" w:color="auto"/>
            <w:right w:val="none" w:sz="0" w:space="0" w:color="auto"/>
          </w:divBdr>
        </w:div>
        <w:div w:id="606931821">
          <w:marLeft w:val="640"/>
          <w:marRight w:val="0"/>
          <w:marTop w:val="0"/>
          <w:marBottom w:val="0"/>
          <w:divBdr>
            <w:top w:val="none" w:sz="0" w:space="0" w:color="auto"/>
            <w:left w:val="none" w:sz="0" w:space="0" w:color="auto"/>
            <w:bottom w:val="none" w:sz="0" w:space="0" w:color="auto"/>
            <w:right w:val="none" w:sz="0" w:space="0" w:color="auto"/>
          </w:divBdr>
        </w:div>
        <w:div w:id="1477451066">
          <w:marLeft w:val="640"/>
          <w:marRight w:val="0"/>
          <w:marTop w:val="0"/>
          <w:marBottom w:val="0"/>
          <w:divBdr>
            <w:top w:val="none" w:sz="0" w:space="0" w:color="auto"/>
            <w:left w:val="none" w:sz="0" w:space="0" w:color="auto"/>
            <w:bottom w:val="none" w:sz="0" w:space="0" w:color="auto"/>
            <w:right w:val="none" w:sz="0" w:space="0" w:color="auto"/>
          </w:divBdr>
        </w:div>
        <w:div w:id="1532062700">
          <w:marLeft w:val="640"/>
          <w:marRight w:val="0"/>
          <w:marTop w:val="0"/>
          <w:marBottom w:val="0"/>
          <w:divBdr>
            <w:top w:val="none" w:sz="0" w:space="0" w:color="auto"/>
            <w:left w:val="none" w:sz="0" w:space="0" w:color="auto"/>
            <w:bottom w:val="none" w:sz="0" w:space="0" w:color="auto"/>
            <w:right w:val="none" w:sz="0" w:space="0" w:color="auto"/>
          </w:divBdr>
        </w:div>
        <w:div w:id="1594705318">
          <w:marLeft w:val="640"/>
          <w:marRight w:val="0"/>
          <w:marTop w:val="0"/>
          <w:marBottom w:val="0"/>
          <w:divBdr>
            <w:top w:val="none" w:sz="0" w:space="0" w:color="auto"/>
            <w:left w:val="none" w:sz="0" w:space="0" w:color="auto"/>
            <w:bottom w:val="none" w:sz="0" w:space="0" w:color="auto"/>
            <w:right w:val="none" w:sz="0" w:space="0" w:color="auto"/>
          </w:divBdr>
        </w:div>
        <w:div w:id="212619702">
          <w:marLeft w:val="640"/>
          <w:marRight w:val="0"/>
          <w:marTop w:val="0"/>
          <w:marBottom w:val="0"/>
          <w:divBdr>
            <w:top w:val="none" w:sz="0" w:space="0" w:color="auto"/>
            <w:left w:val="none" w:sz="0" w:space="0" w:color="auto"/>
            <w:bottom w:val="none" w:sz="0" w:space="0" w:color="auto"/>
            <w:right w:val="none" w:sz="0" w:space="0" w:color="auto"/>
          </w:divBdr>
        </w:div>
        <w:div w:id="1648902173">
          <w:marLeft w:val="640"/>
          <w:marRight w:val="0"/>
          <w:marTop w:val="0"/>
          <w:marBottom w:val="0"/>
          <w:divBdr>
            <w:top w:val="none" w:sz="0" w:space="0" w:color="auto"/>
            <w:left w:val="none" w:sz="0" w:space="0" w:color="auto"/>
            <w:bottom w:val="none" w:sz="0" w:space="0" w:color="auto"/>
            <w:right w:val="none" w:sz="0" w:space="0" w:color="auto"/>
          </w:divBdr>
        </w:div>
        <w:div w:id="812528089">
          <w:marLeft w:val="640"/>
          <w:marRight w:val="0"/>
          <w:marTop w:val="0"/>
          <w:marBottom w:val="0"/>
          <w:divBdr>
            <w:top w:val="none" w:sz="0" w:space="0" w:color="auto"/>
            <w:left w:val="none" w:sz="0" w:space="0" w:color="auto"/>
            <w:bottom w:val="none" w:sz="0" w:space="0" w:color="auto"/>
            <w:right w:val="none" w:sz="0" w:space="0" w:color="auto"/>
          </w:divBdr>
        </w:div>
        <w:div w:id="1450129680">
          <w:marLeft w:val="640"/>
          <w:marRight w:val="0"/>
          <w:marTop w:val="0"/>
          <w:marBottom w:val="0"/>
          <w:divBdr>
            <w:top w:val="none" w:sz="0" w:space="0" w:color="auto"/>
            <w:left w:val="none" w:sz="0" w:space="0" w:color="auto"/>
            <w:bottom w:val="none" w:sz="0" w:space="0" w:color="auto"/>
            <w:right w:val="none" w:sz="0" w:space="0" w:color="auto"/>
          </w:divBdr>
        </w:div>
        <w:div w:id="908536671">
          <w:marLeft w:val="640"/>
          <w:marRight w:val="0"/>
          <w:marTop w:val="0"/>
          <w:marBottom w:val="0"/>
          <w:divBdr>
            <w:top w:val="none" w:sz="0" w:space="0" w:color="auto"/>
            <w:left w:val="none" w:sz="0" w:space="0" w:color="auto"/>
            <w:bottom w:val="none" w:sz="0" w:space="0" w:color="auto"/>
            <w:right w:val="none" w:sz="0" w:space="0" w:color="auto"/>
          </w:divBdr>
        </w:div>
        <w:div w:id="58940649">
          <w:marLeft w:val="640"/>
          <w:marRight w:val="0"/>
          <w:marTop w:val="0"/>
          <w:marBottom w:val="0"/>
          <w:divBdr>
            <w:top w:val="none" w:sz="0" w:space="0" w:color="auto"/>
            <w:left w:val="none" w:sz="0" w:space="0" w:color="auto"/>
            <w:bottom w:val="none" w:sz="0" w:space="0" w:color="auto"/>
            <w:right w:val="none" w:sz="0" w:space="0" w:color="auto"/>
          </w:divBdr>
        </w:div>
        <w:div w:id="1840732739">
          <w:marLeft w:val="640"/>
          <w:marRight w:val="0"/>
          <w:marTop w:val="0"/>
          <w:marBottom w:val="0"/>
          <w:divBdr>
            <w:top w:val="none" w:sz="0" w:space="0" w:color="auto"/>
            <w:left w:val="none" w:sz="0" w:space="0" w:color="auto"/>
            <w:bottom w:val="none" w:sz="0" w:space="0" w:color="auto"/>
            <w:right w:val="none" w:sz="0" w:space="0" w:color="auto"/>
          </w:divBdr>
        </w:div>
        <w:div w:id="1420910305">
          <w:marLeft w:val="640"/>
          <w:marRight w:val="0"/>
          <w:marTop w:val="0"/>
          <w:marBottom w:val="0"/>
          <w:divBdr>
            <w:top w:val="none" w:sz="0" w:space="0" w:color="auto"/>
            <w:left w:val="none" w:sz="0" w:space="0" w:color="auto"/>
            <w:bottom w:val="none" w:sz="0" w:space="0" w:color="auto"/>
            <w:right w:val="none" w:sz="0" w:space="0" w:color="auto"/>
          </w:divBdr>
        </w:div>
        <w:div w:id="160509416">
          <w:marLeft w:val="640"/>
          <w:marRight w:val="0"/>
          <w:marTop w:val="0"/>
          <w:marBottom w:val="0"/>
          <w:divBdr>
            <w:top w:val="none" w:sz="0" w:space="0" w:color="auto"/>
            <w:left w:val="none" w:sz="0" w:space="0" w:color="auto"/>
            <w:bottom w:val="none" w:sz="0" w:space="0" w:color="auto"/>
            <w:right w:val="none" w:sz="0" w:space="0" w:color="auto"/>
          </w:divBdr>
        </w:div>
        <w:div w:id="1009482823">
          <w:marLeft w:val="640"/>
          <w:marRight w:val="0"/>
          <w:marTop w:val="0"/>
          <w:marBottom w:val="0"/>
          <w:divBdr>
            <w:top w:val="none" w:sz="0" w:space="0" w:color="auto"/>
            <w:left w:val="none" w:sz="0" w:space="0" w:color="auto"/>
            <w:bottom w:val="none" w:sz="0" w:space="0" w:color="auto"/>
            <w:right w:val="none" w:sz="0" w:space="0" w:color="auto"/>
          </w:divBdr>
        </w:div>
        <w:div w:id="1470248218">
          <w:marLeft w:val="640"/>
          <w:marRight w:val="0"/>
          <w:marTop w:val="0"/>
          <w:marBottom w:val="0"/>
          <w:divBdr>
            <w:top w:val="none" w:sz="0" w:space="0" w:color="auto"/>
            <w:left w:val="none" w:sz="0" w:space="0" w:color="auto"/>
            <w:bottom w:val="none" w:sz="0" w:space="0" w:color="auto"/>
            <w:right w:val="none" w:sz="0" w:space="0" w:color="auto"/>
          </w:divBdr>
        </w:div>
        <w:div w:id="1212110596">
          <w:marLeft w:val="640"/>
          <w:marRight w:val="0"/>
          <w:marTop w:val="0"/>
          <w:marBottom w:val="0"/>
          <w:divBdr>
            <w:top w:val="none" w:sz="0" w:space="0" w:color="auto"/>
            <w:left w:val="none" w:sz="0" w:space="0" w:color="auto"/>
            <w:bottom w:val="none" w:sz="0" w:space="0" w:color="auto"/>
            <w:right w:val="none" w:sz="0" w:space="0" w:color="auto"/>
          </w:divBdr>
        </w:div>
        <w:div w:id="1745491292">
          <w:marLeft w:val="640"/>
          <w:marRight w:val="0"/>
          <w:marTop w:val="0"/>
          <w:marBottom w:val="0"/>
          <w:divBdr>
            <w:top w:val="none" w:sz="0" w:space="0" w:color="auto"/>
            <w:left w:val="none" w:sz="0" w:space="0" w:color="auto"/>
            <w:bottom w:val="none" w:sz="0" w:space="0" w:color="auto"/>
            <w:right w:val="none" w:sz="0" w:space="0" w:color="auto"/>
          </w:divBdr>
        </w:div>
        <w:div w:id="1744570127">
          <w:marLeft w:val="640"/>
          <w:marRight w:val="0"/>
          <w:marTop w:val="0"/>
          <w:marBottom w:val="0"/>
          <w:divBdr>
            <w:top w:val="none" w:sz="0" w:space="0" w:color="auto"/>
            <w:left w:val="none" w:sz="0" w:space="0" w:color="auto"/>
            <w:bottom w:val="none" w:sz="0" w:space="0" w:color="auto"/>
            <w:right w:val="none" w:sz="0" w:space="0" w:color="auto"/>
          </w:divBdr>
        </w:div>
        <w:div w:id="1710109011">
          <w:marLeft w:val="640"/>
          <w:marRight w:val="0"/>
          <w:marTop w:val="0"/>
          <w:marBottom w:val="0"/>
          <w:divBdr>
            <w:top w:val="none" w:sz="0" w:space="0" w:color="auto"/>
            <w:left w:val="none" w:sz="0" w:space="0" w:color="auto"/>
            <w:bottom w:val="none" w:sz="0" w:space="0" w:color="auto"/>
            <w:right w:val="none" w:sz="0" w:space="0" w:color="auto"/>
          </w:divBdr>
        </w:div>
        <w:div w:id="1146631557">
          <w:marLeft w:val="640"/>
          <w:marRight w:val="0"/>
          <w:marTop w:val="0"/>
          <w:marBottom w:val="0"/>
          <w:divBdr>
            <w:top w:val="none" w:sz="0" w:space="0" w:color="auto"/>
            <w:left w:val="none" w:sz="0" w:space="0" w:color="auto"/>
            <w:bottom w:val="none" w:sz="0" w:space="0" w:color="auto"/>
            <w:right w:val="none" w:sz="0" w:space="0" w:color="auto"/>
          </w:divBdr>
        </w:div>
        <w:div w:id="1405955680">
          <w:marLeft w:val="640"/>
          <w:marRight w:val="0"/>
          <w:marTop w:val="0"/>
          <w:marBottom w:val="0"/>
          <w:divBdr>
            <w:top w:val="none" w:sz="0" w:space="0" w:color="auto"/>
            <w:left w:val="none" w:sz="0" w:space="0" w:color="auto"/>
            <w:bottom w:val="none" w:sz="0" w:space="0" w:color="auto"/>
            <w:right w:val="none" w:sz="0" w:space="0" w:color="auto"/>
          </w:divBdr>
        </w:div>
        <w:div w:id="791558083">
          <w:marLeft w:val="640"/>
          <w:marRight w:val="0"/>
          <w:marTop w:val="0"/>
          <w:marBottom w:val="0"/>
          <w:divBdr>
            <w:top w:val="none" w:sz="0" w:space="0" w:color="auto"/>
            <w:left w:val="none" w:sz="0" w:space="0" w:color="auto"/>
            <w:bottom w:val="none" w:sz="0" w:space="0" w:color="auto"/>
            <w:right w:val="none" w:sz="0" w:space="0" w:color="auto"/>
          </w:divBdr>
        </w:div>
        <w:div w:id="1103114414">
          <w:marLeft w:val="640"/>
          <w:marRight w:val="0"/>
          <w:marTop w:val="0"/>
          <w:marBottom w:val="0"/>
          <w:divBdr>
            <w:top w:val="none" w:sz="0" w:space="0" w:color="auto"/>
            <w:left w:val="none" w:sz="0" w:space="0" w:color="auto"/>
            <w:bottom w:val="none" w:sz="0" w:space="0" w:color="auto"/>
            <w:right w:val="none" w:sz="0" w:space="0" w:color="auto"/>
          </w:divBdr>
        </w:div>
        <w:div w:id="473572072">
          <w:marLeft w:val="640"/>
          <w:marRight w:val="0"/>
          <w:marTop w:val="0"/>
          <w:marBottom w:val="0"/>
          <w:divBdr>
            <w:top w:val="none" w:sz="0" w:space="0" w:color="auto"/>
            <w:left w:val="none" w:sz="0" w:space="0" w:color="auto"/>
            <w:bottom w:val="none" w:sz="0" w:space="0" w:color="auto"/>
            <w:right w:val="none" w:sz="0" w:space="0" w:color="auto"/>
          </w:divBdr>
        </w:div>
        <w:div w:id="998192691">
          <w:marLeft w:val="640"/>
          <w:marRight w:val="0"/>
          <w:marTop w:val="0"/>
          <w:marBottom w:val="0"/>
          <w:divBdr>
            <w:top w:val="none" w:sz="0" w:space="0" w:color="auto"/>
            <w:left w:val="none" w:sz="0" w:space="0" w:color="auto"/>
            <w:bottom w:val="none" w:sz="0" w:space="0" w:color="auto"/>
            <w:right w:val="none" w:sz="0" w:space="0" w:color="auto"/>
          </w:divBdr>
        </w:div>
        <w:div w:id="1355155065">
          <w:marLeft w:val="640"/>
          <w:marRight w:val="0"/>
          <w:marTop w:val="0"/>
          <w:marBottom w:val="0"/>
          <w:divBdr>
            <w:top w:val="none" w:sz="0" w:space="0" w:color="auto"/>
            <w:left w:val="none" w:sz="0" w:space="0" w:color="auto"/>
            <w:bottom w:val="none" w:sz="0" w:space="0" w:color="auto"/>
            <w:right w:val="none" w:sz="0" w:space="0" w:color="auto"/>
          </w:divBdr>
        </w:div>
        <w:div w:id="1739815447">
          <w:marLeft w:val="640"/>
          <w:marRight w:val="0"/>
          <w:marTop w:val="0"/>
          <w:marBottom w:val="0"/>
          <w:divBdr>
            <w:top w:val="none" w:sz="0" w:space="0" w:color="auto"/>
            <w:left w:val="none" w:sz="0" w:space="0" w:color="auto"/>
            <w:bottom w:val="none" w:sz="0" w:space="0" w:color="auto"/>
            <w:right w:val="none" w:sz="0" w:space="0" w:color="auto"/>
          </w:divBdr>
        </w:div>
        <w:div w:id="1871331985">
          <w:marLeft w:val="640"/>
          <w:marRight w:val="0"/>
          <w:marTop w:val="0"/>
          <w:marBottom w:val="0"/>
          <w:divBdr>
            <w:top w:val="none" w:sz="0" w:space="0" w:color="auto"/>
            <w:left w:val="none" w:sz="0" w:space="0" w:color="auto"/>
            <w:bottom w:val="none" w:sz="0" w:space="0" w:color="auto"/>
            <w:right w:val="none" w:sz="0" w:space="0" w:color="auto"/>
          </w:divBdr>
        </w:div>
        <w:div w:id="1112936130">
          <w:marLeft w:val="640"/>
          <w:marRight w:val="0"/>
          <w:marTop w:val="0"/>
          <w:marBottom w:val="0"/>
          <w:divBdr>
            <w:top w:val="none" w:sz="0" w:space="0" w:color="auto"/>
            <w:left w:val="none" w:sz="0" w:space="0" w:color="auto"/>
            <w:bottom w:val="none" w:sz="0" w:space="0" w:color="auto"/>
            <w:right w:val="none" w:sz="0" w:space="0" w:color="auto"/>
          </w:divBdr>
        </w:div>
        <w:div w:id="1013263032">
          <w:marLeft w:val="640"/>
          <w:marRight w:val="0"/>
          <w:marTop w:val="0"/>
          <w:marBottom w:val="0"/>
          <w:divBdr>
            <w:top w:val="none" w:sz="0" w:space="0" w:color="auto"/>
            <w:left w:val="none" w:sz="0" w:space="0" w:color="auto"/>
            <w:bottom w:val="none" w:sz="0" w:space="0" w:color="auto"/>
            <w:right w:val="none" w:sz="0" w:space="0" w:color="auto"/>
          </w:divBdr>
        </w:div>
        <w:div w:id="1907259113">
          <w:marLeft w:val="640"/>
          <w:marRight w:val="0"/>
          <w:marTop w:val="0"/>
          <w:marBottom w:val="0"/>
          <w:divBdr>
            <w:top w:val="none" w:sz="0" w:space="0" w:color="auto"/>
            <w:left w:val="none" w:sz="0" w:space="0" w:color="auto"/>
            <w:bottom w:val="none" w:sz="0" w:space="0" w:color="auto"/>
            <w:right w:val="none" w:sz="0" w:space="0" w:color="auto"/>
          </w:divBdr>
        </w:div>
        <w:div w:id="1768691426">
          <w:marLeft w:val="640"/>
          <w:marRight w:val="0"/>
          <w:marTop w:val="0"/>
          <w:marBottom w:val="0"/>
          <w:divBdr>
            <w:top w:val="none" w:sz="0" w:space="0" w:color="auto"/>
            <w:left w:val="none" w:sz="0" w:space="0" w:color="auto"/>
            <w:bottom w:val="none" w:sz="0" w:space="0" w:color="auto"/>
            <w:right w:val="none" w:sz="0" w:space="0" w:color="auto"/>
          </w:divBdr>
        </w:div>
        <w:div w:id="2013483679">
          <w:marLeft w:val="640"/>
          <w:marRight w:val="0"/>
          <w:marTop w:val="0"/>
          <w:marBottom w:val="0"/>
          <w:divBdr>
            <w:top w:val="none" w:sz="0" w:space="0" w:color="auto"/>
            <w:left w:val="none" w:sz="0" w:space="0" w:color="auto"/>
            <w:bottom w:val="none" w:sz="0" w:space="0" w:color="auto"/>
            <w:right w:val="none" w:sz="0" w:space="0" w:color="auto"/>
          </w:divBdr>
        </w:div>
      </w:divsChild>
    </w:div>
    <w:div w:id="1290743175">
      <w:bodyDiv w:val="1"/>
      <w:marLeft w:val="0"/>
      <w:marRight w:val="0"/>
      <w:marTop w:val="0"/>
      <w:marBottom w:val="0"/>
      <w:divBdr>
        <w:top w:val="none" w:sz="0" w:space="0" w:color="auto"/>
        <w:left w:val="none" w:sz="0" w:space="0" w:color="auto"/>
        <w:bottom w:val="none" w:sz="0" w:space="0" w:color="auto"/>
        <w:right w:val="none" w:sz="0" w:space="0" w:color="auto"/>
      </w:divBdr>
      <w:divsChild>
        <w:div w:id="366637479">
          <w:marLeft w:val="640"/>
          <w:marRight w:val="0"/>
          <w:marTop w:val="0"/>
          <w:marBottom w:val="0"/>
          <w:divBdr>
            <w:top w:val="none" w:sz="0" w:space="0" w:color="auto"/>
            <w:left w:val="none" w:sz="0" w:space="0" w:color="auto"/>
            <w:bottom w:val="none" w:sz="0" w:space="0" w:color="auto"/>
            <w:right w:val="none" w:sz="0" w:space="0" w:color="auto"/>
          </w:divBdr>
        </w:div>
        <w:div w:id="1139494684">
          <w:marLeft w:val="640"/>
          <w:marRight w:val="0"/>
          <w:marTop w:val="0"/>
          <w:marBottom w:val="0"/>
          <w:divBdr>
            <w:top w:val="none" w:sz="0" w:space="0" w:color="auto"/>
            <w:left w:val="none" w:sz="0" w:space="0" w:color="auto"/>
            <w:bottom w:val="none" w:sz="0" w:space="0" w:color="auto"/>
            <w:right w:val="none" w:sz="0" w:space="0" w:color="auto"/>
          </w:divBdr>
        </w:div>
        <w:div w:id="287512574">
          <w:marLeft w:val="640"/>
          <w:marRight w:val="0"/>
          <w:marTop w:val="0"/>
          <w:marBottom w:val="0"/>
          <w:divBdr>
            <w:top w:val="none" w:sz="0" w:space="0" w:color="auto"/>
            <w:left w:val="none" w:sz="0" w:space="0" w:color="auto"/>
            <w:bottom w:val="none" w:sz="0" w:space="0" w:color="auto"/>
            <w:right w:val="none" w:sz="0" w:space="0" w:color="auto"/>
          </w:divBdr>
        </w:div>
        <w:div w:id="43725192">
          <w:marLeft w:val="640"/>
          <w:marRight w:val="0"/>
          <w:marTop w:val="0"/>
          <w:marBottom w:val="0"/>
          <w:divBdr>
            <w:top w:val="none" w:sz="0" w:space="0" w:color="auto"/>
            <w:left w:val="none" w:sz="0" w:space="0" w:color="auto"/>
            <w:bottom w:val="none" w:sz="0" w:space="0" w:color="auto"/>
            <w:right w:val="none" w:sz="0" w:space="0" w:color="auto"/>
          </w:divBdr>
        </w:div>
        <w:div w:id="973677823">
          <w:marLeft w:val="640"/>
          <w:marRight w:val="0"/>
          <w:marTop w:val="0"/>
          <w:marBottom w:val="0"/>
          <w:divBdr>
            <w:top w:val="none" w:sz="0" w:space="0" w:color="auto"/>
            <w:left w:val="none" w:sz="0" w:space="0" w:color="auto"/>
            <w:bottom w:val="none" w:sz="0" w:space="0" w:color="auto"/>
            <w:right w:val="none" w:sz="0" w:space="0" w:color="auto"/>
          </w:divBdr>
        </w:div>
        <w:div w:id="1498224861">
          <w:marLeft w:val="640"/>
          <w:marRight w:val="0"/>
          <w:marTop w:val="0"/>
          <w:marBottom w:val="0"/>
          <w:divBdr>
            <w:top w:val="none" w:sz="0" w:space="0" w:color="auto"/>
            <w:left w:val="none" w:sz="0" w:space="0" w:color="auto"/>
            <w:bottom w:val="none" w:sz="0" w:space="0" w:color="auto"/>
            <w:right w:val="none" w:sz="0" w:space="0" w:color="auto"/>
          </w:divBdr>
        </w:div>
        <w:div w:id="1487286611">
          <w:marLeft w:val="640"/>
          <w:marRight w:val="0"/>
          <w:marTop w:val="0"/>
          <w:marBottom w:val="0"/>
          <w:divBdr>
            <w:top w:val="none" w:sz="0" w:space="0" w:color="auto"/>
            <w:left w:val="none" w:sz="0" w:space="0" w:color="auto"/>
            <w:bottom w:val="none" w:sz="0" w:space="0" w:color="auto"/>
            <w:right w:val="none" w:sz="0" w:space="0" w:color="auto"/>
          </w:divBdr>
        </w:div>
        <w:div w:id="1393040512">
          <w:marLeft w:val="640"/>
          <w:marRight w:val="0"/>
          <w:marTop w:val="0"/>
          <w:marBottom w:val="0"/>
          <w:divBdr>
            <w:top w:val="none" w:sz="0" w:space="0" w:color="auto"/>
            <w:left w:val="none" w:sz="0" w:space="0" w:color="auto"/>
            <w:bottom w:val="none" w:sz="0" w:space="0" w:color="auto"/>
            <w:right w:val="none" w:sz="0" w:space="0" w:color="auto"/>
          </w:divBdr>
        </w:div>
        <w:div w:id="1683584451">
          <w:marLeft w:val="640"/>
          <w:marRight w:val="0"/>
          <w:marTop w:val="0"/>
          <w:marBottom w:val="0"/>
          <w:divBdr>
            <w:top w:val="none" w:sz="0" w:space="0" w:color="auto"/>
            <w:left w:val="none" w:sz="0" w:space="0" w:color="auto"/>
            <w:bottom w:val="none" w:sz="0" w:space="0" w:color="auto"/>
            <w:right w:val="none" w:sz="0" w:space="0" w:color="auto"/>
          </w:divBdr>
        </w:div>
        <w:div w:id="1404642562">
          <w:marLeft w:val="640"/>
          <w:marRight w:val="0"/>
          <w:marTop w:val="0"/>
          <w:marBottom w:val="0"/>
          <w:divBdr>
            <w:top w:val="none" w:sz="0" w:space="0" w:color="auto"/>
            <w:left w:val="none" w:sz="0" w:space="0" w:color="auto"/>
            <w:bottom w:val="none" w:sz="0" w:space="0" w:color="auto"/>
            <w:right w:val="none" w:sz="0" w:space="0" w:color="auto"/>
          </w:divBdr>
        </w:div>
        <w:div w:id="1365443753">
          <w:marLeft w:val="640"/>
          <w:marRight w:val="0"/>
          <w:marTop w:val="0"/>
          <w:marBottom w:val="0"/>
          <w:divBdr>
            <w:top w:val="none" w:sz="0" w:space="0" w:color="auto"/>
            <w:left w:val="none" w:sz="0" w:space="0" w:color="auto"/>
            <w:bottom w:val="none" w:sz="0" w:space="0" w:color="auto"/>
            <w:right w:val="none" w:sz="0" w:space="0" w:color="auto"/>
          </w:divBdr>
        </w:div>
        <w:div w:id="1382827677">
          <w:marLeft w:val="640"/>
          <w:marRight w:val="0"/>
          <w:marTop w:val="0"/>
          <w:marBottom w:val="0"/>
          <w:divBdr>
            <w:top w:val="none" w:sz="0" w:space="0" w:color="auto"/>
            <w:left w:val="none" w:sz="0" w:space="0" w:color="auto"/>
            <w:bottom w:val="none" w:sz="0" w:space="0" w:color="auto"/>
            <w:right w:val="none" w:sz="0" w:space="0" w:color="auto"/>
          </w:divBdr>
        </w:div>
        <w:div w:id="434862224">
          <w:marLeft w:val="640"/>
          <w:marRight w:val="0"/>
          <w:marTop w:val="0"/>
          <w:marBottom w:val="0"/>
          <w:divBdr>
            <w:top w:val="none" w:sz="0" w:space="0" w:color="auto"/>
            <w:left w:val="none" w:sz="0" w:space="0" w:color="auto"/>
            <w:bottom w:val="none" w:sz="0" w:space="0" w:color="auto"/>
            <w:right w:val="none" w:sz="0" w:space="0" w:color="auto"/>
          </w:divBdr>
        </w:div>
        <w:div w:id="1285043782">
          <w:marLeft w:val="640"/>
          <w:marRight w:val="0"/>
          <w:marTop w:val="0"/>
          <w:marBottom w:val="0"/>
          <w:divBdr>
            <w:top w:val="none" w:sz="0" w:space="0" w:color="auto"/>
            <w:left w:val="none" w:sz="0" w:space="0" w:color="auto"/>
            <w:bottom w:val="none" w:sz="0" w:space="0" w:color="auto"/>
            <w:right w:val="none" w:sz="0" w:space="0" w:color="auto"/>
          </w:divBdr>
        </w:div>
        <w:div w:id="1145971138">
          <w:marLeft w:val="640"/>
          <w:marRight w:val="0"/>
          <w:marTop w:val="0"/>
          <w:marBottom w:val="0"/>
          <w:divBdr>
            <w:top w:val="none" w:sz="0" w:space="0" w:color="auto"/>
            <w:left w:val="none" w:sz="0" w:space="0" w:color="auto"/>
            <w:bottom w:val="none" w:sz="0" w:space="0" w:color="auto"/>
            <w:right w:val="none" w:sz="0" w:space="0" w:color="auto"/>
          </w:divBdr>
        </w:div>
        <w:div w:id="645283527">
          <w:marLeft w:val="640"/>
          <w:marRight w:val="0"/>
          <w:marTop w:val="0"/>
          <w:marBottom w:val="0"/>
          <w:divBdr>
            <w:top w:val="none" w:sz="0" w:space="0" w:color="auto"/>
            <w:left w:val="none" w:sz="0" w:space="0" w:color="auto"/>
            <w:bottom w:val="none" w:sz="0" w:space="0" w:color="auto"/>
            <w:right w:val="none" w:sz="0" w:space="0" w:color="auto"/>
          </w:divBdr>
        </w:div>
        <w:div w:id="1613782356">
          <w:marLeft w:val="640"/>
          <w:marRight w:val="0"/>
          <w:marTop w:val="0"/>
          <w:marBottom w:val="0"/>
          <w:divBdr>
            <w:top w:val="none" w:sz="0" w:space="0" w:color="auto"/>
            <w:left w:val="none" w:sz="0" w:space="0" w:color="auto"/>
            <w:bottom w:val="none" w:sz="0" w:space="0" w:color="auto"/>
            <w:right w:val="none" w:sz="0" w:space="0" w:color="auto"/>
          </w:divBdr>
        </w:div>
        <w:div w:id="115759877">
          <w:marLeft w:val="640"/>
          <w:marRight w:val="0"/>
          <w:marTop w:val="0"/>
          <w:marBottom w:val="0"/>
          <w:divBdr>
            <w:top w:val="none" w:sz="0" w:space="0" w:color="auto"/>
            <w:left w:val="none" w:sz="0" w:space="0" w:color="auto"/>
            <w:bottom w:val="none" w:sz="0" w:space="0" w:color="auto"/>
            <w:right w:val="none" w:sz="0" w:space="0" w:color="auto"/>
          </w:divBdr>
        </w:div>
        <w:div w:id="1668168932">
          <w:marLeft w:val="640"/>
          <w:marRight w:val="0"/>
          <w:marTop w:val="0"/>
          <w:marBottom w:val="0"/>
          <w:divBdr>
            <w:top w:val="none" w:sz="0" w:space="0" w:color="auto"/>
            <w:left w:val="none" w:sz="0" w:space="0" w:color="auto"/>
            <w:bottom w:val="none" w:sz="0" w:space="0" w:color="auto"/>
            <w:right w:val="none" w:sz="0" w:space="0" w:color="auto"/>
          </w:divBdr>
        </w:div>
        <w:div w:id="344333550">
          <w:marLeft w:val="640"/>
          <w:marRight w:val="0"/>
          <w:marTop w:val="0"/>
          <w:marBottom w:val="0"/>
          <w:divBdr>
            <w:top w:val="none" w:sz="0" w:space="0" w:color="auto"/>
            <w:left w:val="none" w:sz="0" w:space="0" w:color="auto"/>
            <w:bottom w:val="none" w:sz="0" w:space="0" w:color="auto"/>
            <w:right w:val="none" w:sz="0" w:space="0" w:color="auto"/>
          </w:divBdr>
        </w:div>
        <w:div w:id="1991517328">
          <w:marLeft w:val="640"/>
          <w:marRight w:val="0"/>
          <w:marTop w:val="0"/>
          <w:marBottom w:val="0"/>
          <w:divBdr>
            <w:top w:val="none" w:sz="0" w:space="0" w:color="auto"/>
            <w:left w:val="none" w:sz="0" w:space="0" w:color="auto"/>
            <w:bottom w:val="none" w:sz="0" w:space="0" w:color="auto"/>
            <w:right w:val="none" w:sz="0" w:space="0" w:color="auto"/>
          </w:divBdr>
        </w:div>
        <w:div w:id="1217083767">
          <w:marLeft w:val="640"/>
          <w:marRight w:val="0"/>
          <w:marTop w:val="0"/>
          <w:marBottom w:val="0"/>
          <w:divBdr>
            <w:top w:val="none" w:sz="0" w:space="0" w:color="auto"/>
            <w:left w:val="none" w:sz="0" w:space="0" w:color="auto"/>
            <w:bottom w:val="none" w:sz="0" w:space="0" w:color="auto"/>
            <w:right w:val="none" w:sz="0" w:space="0" w:color="auto"/>
          </w:divBdr>
        </w:div>
        <w:div w:id="411270666">
          <w:marLeft w:val="640"/>
          <w:marRight w:val="0"/>
          <w:marTop w:val="0"/>
          <w:marBottom w:val="0"/>
          <w:divBdr>
            <w:top w:val="none" w:sz="0" w:space="0" w:color="auto"/>
            <w:left w:val="none" w:sz="0" w:space="0" w:color="auto"/>
            <w:bottom w:val="none" w:sz="0" w:space="0" w:color="auto"/>
            <w:right w:val="none" w:sz="0" w:space="0" w:color="auto"/>
          </w:divBdr>
        </w:div>
        <w:div w:id="1923642034">
          <w:marLeft w:val="640"/>
          <w:marRight w:val="0"/>
          <w:marTop w:val="0"/>
          <w:marBottom w:val="0"/>
          <w:divBdr>
            <w:top w:val="none" w:sz="0" w:space="0" w:color="auto"/>
            <w:left w:val="none" w:sz="0" w:space="0" w:color="auto"/>
            <w:bottom w:val="none" w:sz="0" w:space="0" w:color="auto"/>
            <w:right w:val="none" w:sz="0" w:space="0" w:color="auto"/>
          </w:divBdr>
        </w:div>
        <w:div w:id="931666554">
          <w:marLeft w:val="640"/>
          <w:marRight w:val="0"/>
          <w:marTop w:val="0"/>
          <w:marBottom w:val="0"/>
          <w:divBdr>
            <w:top w:val="none" w:sz="0" w:space="0" w:color="auto"/>
            <w:left w:val="none" w:sz="0" w:space="0" w:color="auto"/>
            <w:bottom w:val="none" w:sz="0" w:space="0" w:color="auto"/>
            <w:right w:val="none" w:sz="0" w:space="0" w:color="auto"/>
          </w:divBdr>
        </w:div>
        <w:div w:id="1291084364">
          <w:marLeft w:val="640"/>
          <w:marRight w:val="0"/>
          <w:marTop w:val="0"/>
          <w:marBottom w:val="0"/>
          <w:divBdr>
            <w:top w:val="none" w:sz="0" w:space="0" w:color="auto"/>
            <w:left w:val="none" w:sz="0" w:space="0" w:color="auto"/>
            <w:bottom w:val="none" w:sz="0" w:space="0" w:color="auto"/>
            <w:right w:val="none" w:sz="0" w:space="0" w:color="auto"/>
          </w:divBdr>
        </w:div>
        <w:div w:id="291978900">
          <w:marLeft w:val="640"/>
          <w:marRight w:val="0"/>
          <w:marTop w:val="0"/>
          <w:marBottom w:val="0"/>
          <w:divBdr>
            <w:top w:val="none" w:sz="0" w:space="0" w:color="auto"/>
            <w:left w:val="none" w:sz="0" w:space="0" w:color="auto"/>
            <w:bottom w:val="none" w:sz="0" w:space="0" w:color="auto"/>
            <w:right w:val="none" w:sz="0" w:space="0" w:color="auto"/>
          </w:divBdr>
        </w:div>
        <w:div w:id="1204713808">
          <w:marLeft w:val="640"/>
          <w:marRight w:val="0"/>
          <w:marTop w:val="0"/>
          <w:marBottom w:val="0"/>
          <w:divBdr>
            <w:top w:val="none" w:sz="0" w:space="0" w:color="auto"/>
            <w:left w:val="none" w:sz="0" w:space="0" w:color="auto"/>
            <w:bottom w:val="none" w:sz="0" w:space="0" w:color="auto"/>
            <w:right w:val="none" w:sz="0" w:space="0" w:color="auto"/>
          </w:divBdr>
        </w:div>
        <w:div w:id="728847820">
          <w:marLeft w:val="640"/>
          <w:marRight w:val="0"/>
          <w:marTop w:val="0"/>
          <w:marBottom w:val="0"/>
          <w:divBdr>
            <w:top w:val="none" w:sz="0" w:space="0" w:color="auto"/>
            <w:left w:val="none" w:sz="0" w:space="0" w:color="auto"/>
            <w:bottom w:val="none" w:sz="0" w:space="0" w:color="auto"/>
            <w:right w:val="none" w:sz="0" w:space="0" w:color="auto"/>
          </w:divBdr>
        </w:div>
        <w:div w:id="301887339">
          <w:marLeft w:val="640"/>
          <w:marRight w:val="0"/>
          <w:marTop w:val="0"/>
          <w:marBottom w:val="0"/>
          <w:divBdr>
            <w:top w:val="none" w:sz="0" w:space="0" w:color="auto"/>
            <w:left w:val="none" w:sz="0" w:space="0" w:color="auto"/>
            <w:bottom w:val="none" w:sz="0" w:space="0" w:color="auto"/>
            <w:right w:val="none" w:sz="0" w:space="0" w:color="auto"/>
          </w:divBdr>
        </w:div>
        <w:div w:id="1993482895">
          <w:marLeft w:val="640"/>
          <w:marRight w:val="0"/>
          <w:marTop w:val="0"/>
          <w:marBottom w:val="0"/>
          <w:divBdr>
            <w:top w:val="none" w:sz="0" w:space="0" w:color="auto"/>
            <w:left w:val="none" w:sz="0" w:space="0" w:color="auto"/>
            <w:bottom w:val="none" w:sz="0" w:space="0" w:color="auto"/>
            <w:right w:val="none" w:sz="0" w:space="0" w:color="auto"/>
          </w:divBdr>
        </w:div>
        <w:div w:id="1435247635">
          <w:marLeft w:val="640"/>
          <w:marRight w:val="0"/>
          <w:marTop w:val="0"/>
          <w:marBottom w:val="0"/>
          <w:divBdr>
            <w:top w:val="none" w:sz="0" w:space="0" w:color="auto"/>
            <w:left w:val="none" w:sz="0" w:space="0" w:color="auto"/>
            <w:bottom w:val="none" w:sz="0" w:space="0" w:color="auto"/>
            <w:right w:val="none" w:sz="0" w:space="0" w:color="auto"/>
          </w:divBdr>
        </w:div>
        <w:div w:id="74711546">
          <w:marLeft w:val="640"/>
          <w:marRight w:val="0"/>
          <w:marTop w:val="0"/>
          <w:marBottom w:val="0"/>
          <w:divBdr>
            <w:top w:val="none" w:sz="0" w:space="0" w:color="auto"/>
            <w:left w:val="none" w:sz="0" w:space="0" w:color="auto"/>
            <w:bottom w:val="none" w:sz="0" w:space="0" w:color="auto"/>
            <w:right w:val="none" w:sz="0" w:space="0" w:color="auto"/>
          </w:divBdr>
        </w:div>
        <w:div w:id="1280602528">
          <w:marLeft w:val="640"/>
          <w:marRight w:val="0"/>
          <w:marTop w:val="0"/>
          <w:marBottom w:val="0"/>
          <w:divBdr>
            <w:top w:val="none" w:sz="0" w:space="0" w:color="auto"/>
            <w:left w:val="none" w:sz="0" w:space="0" w:color="auto"/>
            <w:bottom w:val="none" w:sz="0" w:space="0" w:color="auto"/>
            <w:right w:val="none" w:sz="0" w:space="0" w:color="auto"/>
          </w:divBdr>
        </w:div>
        <w:div w:id="873932169">
          <w:marLeft w:val="640"/>
          <w:marRight w:val="0"/>
          <w:marTop w:val="0"/>
          <w:marBottom w:val="0"/>
          <w:divBdr>
            <w:top w:val="none" w:sz="0" w:space="0" w:color="auto"/>
            <w:left w:val="none" w:sz="0" w:space="0" w:color="auto"/>
            <w:bottom w:val="none" w:sz="0" w:space="0" w:color="auto"/>
            <w:right w:val="none" w:sz="0" w:space="0" w:color="auto"/>
          </w:divBdr>
        </w:div>
        <w:div w:id="157503462">
          <w:marLeft w:val="640"/>
          <w:marRight w:val="0"/>
          <w:marTop w:val="0"/>
          <w:marBottom w:val="0"/>
          <w:divBdr>
            <w:top w:val="none" w:sz="0" w:space="0" w:color="auto"/>
            <w:left w:val="none" w:sz="0" w:space="0" w:color="auto"/>
            <w:bottom w:val="none" w:sz="0" w:space="0" w:color="auto"/>
            <w:right w:val="none" w:sz="0" w:space="0" w:color="auto"/>
          </w:divBdr>
        </w:div>
        <w:div w:id="1300846515">
          <w:marLeft w:val="640"/>
          <w:marRight w:val="0"/>
          <w:marTop w:val="0"/>
          <w:marBottom w:val="0"/>
          <w:divBdr>
            <w:top w:val="none" w:sz="0" w:space="0" w:color="auto"/>
            <w:left w:val="none" w:sz="0" w:space="0" w:color="auto"/>
            <w:bottom w:val="none" w:sz="0" w:space="0" w:color="auto"/>
            <w:right w:val="none" w:sz="0" w:space="0" w:color="auto"/>
          </w:divBdr>
        </w:div>
        <w:div w:id="489098399">
          <w:marLeft w:val="640"/>
          <w:marRight w:val="0"/>
          <w:marTop w:val="0"/>
          <w:marBottom w:val="0"/>
          <w:divBdr>
            <w:top w:val="none" w:sz="0" w:space="0" w:color="auto"/>
            <w:left w:val="none" w:sz="0" w:space="0" w:color="auto"/>
            <w:bottom w:val="none" w:sz="0" w:space="0" w:color="auto"/>
            <w:right w:val="none" w:sz="0" w:space="0" w:color="auto"/>
          </w:divBdr>
        </w:div>
        <w:div w:id="682364356">
          <w:marLeft w:val="640"/>
          <w:marRight w:val="0"/>
          <w:marTop w:val="0"/>
          <w:marBottom w:val="0"/>
          <w:divBdr>
            <w:top w:val="none" w:sz="0" w:space="0" w:color="auto"/>
            <w:left w:val="none" w:sz="0" w:space="0" w:color="auto"/>
            <w:bottom w:val="none" w:sz="0" w:space="0" w:color="auto"/>
            <w:right w:val="none" w:sz="0" w:space="0" w:color="auto"/>
          </w:divBdr>
        </w:div>
        <w:div w:id="896475447">
          <w:marLeft w:val="640"/>
          <w:marRight w:val="0"/>
          <w:marTop w:val="0"/>
          <w:marBottom w:val="0"/>
          <w:divBdr>
            <w:top w:val="none" w:sz="0" w:space="0" w:color="auto"/>
            <w:left w:val="none" w:sz="0" w:space="0" w:color="auto"/>
            <w:bottom w:val="none" w:sz="0" w:space="0" w:color="auto"/>
            <w:right w:val="none" w:sz="0" w:space="0" w:color="auto"/>
          </w:divBdr>
        </w:div>
        <w:div w:id="1163395302">
          <w:marLeft w:val="640"/>
          <w:marRight w:val="0"/>
          <w:marTop w:val="0"/>
          <w:marBottom w:val="0"/>
          <w:divBdr>
            <w:top w:val="none" w:sz="0" w:space="0" w:color="auto"/>
            <w:left w:val="none" w:sz="0" w:space="0" w:color="auto"/>
            <w:bottom w:val="none" w:sz="0" w:space="0" w:color="auto"/>
            <w:right w:val="none" w:sz="0" w:space="0" w:color="auto"/>
          </w:divBdr>
        </w:div>
        <w:div w:id="170992392">
          <w:marLeft w:val="640"/>
          <w:marRight w:val="0"/>
          <w:marTop w:val="0"/>
          <w:marBottom w:val="0"/>
          <w:divBdr>
            <w:top w:val="none" w:sz="0" w:space="0" w:color="auto"/>
            <w:left w:val="none" w:sz="0" w:space="0" w:color="auto"/>
            <w:bottom w:val="none" w:sz="0" w:space="0" w:color="auto"/>
            <w:right w:val="none" w:sz="0" w:space="0" w:color="auto"/>
          </w:divBdr>
        </w:div>
        <w:div w:id="14816533">
          <w:marLeft w:val="640"/>
          <w:marRight w:val="0"/>
          <w:marTop w:val="0"/>
          <w:marBottom w:val="0"/>
          <w:divBdr>
            <w:top w:val="none" w:sz="0" w:space="0" w:color="auto"/>
            <w:left w:val="none" w:sz="0" w:space="0" w:color="auto"/>
            <w:bottom w:val="none" w:sz="0" w:space="0" w:color="auto"/>
            <w:right w:val="none" w:sz="0" w:space="0" w:color="auto"/>
          </w:divBdr>
        </w:div>
        <w:div w:id="1482309343">
          <w:marLeft w:val="640"/>
          <w:marRight w:val="0"/>
          <w:marTop w:val="0"/>
          <w:marBottom w:val="0"/>
          <w:divBdr>
            <w:top w:val="none" w:sz="0" w:space="0" w:color="auto"/>
            <w:left w:val="none" w:sz="0" w:space="0" w:color="auto"/>
            <w:bottom w:val="none" w:sz="0" w:space="0" w:color="auto"/>
            <w:right w:val="none" w:sz="0" w:space="0" w:color="auto"/>
          </w:divBdr>
        </w:div>
        <w:div w:id="2125805492">
          <w:marLeft w:val="640"/>
          <w:marRight w:val="0"/>
          <w:marTop w:val="0"/>
          <w:marBottom w:val="0"/>
          <w:divBdr>
            <w:top w:val="none" w:sz="0" w:space="0" w:color="auto"/>
            <w:left w:val="none" w:sz="0" w:space="0" w:color="auto"/>
            <w:bottom w:val="none" w:sz="0" w:space="0" w:color="auto"/>
            <w:right w:val="none" w:sz="0" w:space="0" w:color="auto"/>
          </w:divBdr>
        </w:div>
        <w:div w:id="304702936">
          <w:marLeft w:val="640"/>
          <w:marRight w:val="0"/>
          <w:marTop w:val="0"/>
          <w:marBottom w:val="0"/>
          <w:divBdr>
            <w:top w:val="none" w:sz="0" w:space="0" w:color="auto"/>
            <w:left w:val="none" w:sz="0" w:space="0" w:color="auto"/>
            <w:bottom w:val="none" w:sz="0" w:space="0" w:color="auto"/>
            <w:right w:val="none" w:sz="0" w:space="0" w:color="auto"/>
          </w:divBdr>
        </w:div>
        <w:div w:id="1076897667">
          <w:marLeft w:val="640"/>
          <w:marRight w:val="0"/>
          <w:marTop w:val="0"/>
          <w:marBottom w:val="0"/>
          <w:divBdr>
            <w:top w:val="none" w:sz="0" w:space="0" w:color="auto"/>
            <w:left w:val="none" w:sz="0" w:space="0" w:color="auto"/>
            <w:bottom w:val="none" w:sz="0" w:space="0" w:color="auto"/>
            <w:right w:val="none" w:sz="0" w:space="0" w:color="auto"/>
          </w:divBdr>
        </w:div>
        <w:div w:id="1449853351">
          <w:marLeft w:val="640"/>
          <w:marRight w:val="0"/>
          <w:marTop w:val="0"/>
          <w:marBottom w:val="0"/>
          <w:divBdr>
            <w:top w:val="none" w:sz="0" w:space="0" w:color="auto"/>
            <w:left w:val="none" w:sz="0" w:space="0" w:color="auto"/>
            <w:bottom w:val="none" w:sz="0" w:space="0" w:color="auto"/>
            <w:right w:val="none" w:sz="0" w:space="0" w:color="auto"/>
          </w:divBdr>
        </w:div>
        <w:div w:id="1545873140">
          <w:marLeft w:val="640"/>
          <w:marRight w:val="0"/>
          <w:marTop w:val="0"/>
          <w:marBottom w:val="0"/>
          <w:divBdr>
            <w:top w:val="none" w:sz="0" w:space="0" w:color="auto"/>
            <w:left w:val="none" w:sz="0" w:space="0" w:color="auto"/>
            <w:bottom w:val="none" w:sz="0" w:space="0" w:color="auto"/>
            <w:right w:val="none" w:sz="0" w:space="0" w:color="auto"/>
          </w:divBdr>
        </w:div>
        <w:div w:id="40137484">
          <w:marLeft w:val="640"/>
          <w:marRight w:val="0"/>
          <w:marTop w:val="0"/>
          <w:marBottom w:val="0"/>
          <w:divBdr>
            <w:top w:val="none" w:sz="0" w:space="0" w:color="auto"/>
            <w:left w:val="none" w:sz="0" w:space="0" w:color="auto"/>
            <w:bottom w:val="none" w:sz="0" w:space="0" w:color="auto"/>
            <w:right w:val="none" w:sz="0" w:space="0" w:color="auto"/>
          </w:divBdr>
        </w:div>
        <w:div w:id="1217231524">
          <w:marLeft w:val="640"/>
          <w:marRight w:val="0"/>
          <w:marTop w:val="0"/>
          <w:marBottom w:val="0"/>
          <w:divBdr>
            <w:top w:val="none" w:sz="0" w:space="0" w:color="auto"/>
            <w:left w:val="none" w:sz="0" w:space="0" w:color="auto"/>
            <w:bottom w:val="none" w:sz="0" w:space="0" w:color="auto"/>
            <w:right w:val="none" w:sz="0" w:space="0" w:color="auto"/>
          </w:divBdr>
        </w:div>
        <w:div w:id="307246589">
          <w:marLeft w:val="640"/>
          <w:marRight w:val="0"/>
          <w:marTop w:val="0"/>
          <w:marBottom w:val="0"/>
          <w:divBdr>
            <w:top w:val="none" w:sz="0" w:space="0" w:color="auto"/>
            <w:left w:val="none" w:sz="0" w:space="0" w:color="auto"/>
            <w:bottom w:val="none" w:sz="0" w:space="0" w:color="auto"/>
            <w:right w:val="none" w:sz="0" w:space="0" w:color="auto"/>
          </w:divBdr>
        </w:div>
        <w:div w:id="860244293">
          <w:marLeft w:val="640"/>
          <w:marRight w:val="0"/>
          <w:marTop w:val="0"/>
          <w:marBottom w:val="0"/>
          <w:divBdr>
            <w:top w:val="none" w:sz="0" w:space="0" w:color="auto"/>
            <w:left w:val="none" w:sz="0" w:space="0" w:color="auto"/>
            <w:bottom w:val="none" w:sz="0" w:space="0" w:color="auto"/>
            <w:right w:val="none" w:sz="0" w:space="0" w:color="auto"/>
          </w:divBdr>
        </w:div>
        <w:div w:id="2010862341">
          <w:marLeft w:val="640"/>
          <w:marRight w:val="0"/>
          <w:marTop w:val="0"/>
          <w:marBottom w:val="0"/>
          <w:divBdr>
            <w:top w:val="none" w:sz="0" w:space="0" w:color="auto"/>
            <w:left w:val="none" w:sz="0" w:space="0" w:color="auto"/>
            <w:bottom w:val="none" w:sz="0" w:space="0" w:color="auto"/>
            <w:right w:val="none" w:sz="0" w:space="0" w:color="auto"/>
          </w:divBdr>
        </w:div>
        <w:div w:id="238298386">
          <w:marLeft w:val="640"/>
          <w:marRight w:val="0"/>
          <w:marTop w:val="0"/>
          <w:marBottom w:val="0"/>
          <w:divBdr>
            <w:top w:val="none" w:sz="0" w:space="0" w:color="auto"/>
            <w:left w:val="none" w:sz="0" w:space="0" w:color="auto"/>
            <w:bottom w:val="none" w:sz="0" w:space="0" w:color="auto"/>
            <w:right w:val="none" w:sz="0" w:space="0" w:color="auto"/>
          </w:divBdr>
        </w:div>
        <w:div w:id="772894594">
          <w:marLeft w:val="640"/>
          <w:marRight w:val="0"/>
          <w:marTop w:val="0"/>
          <w:marBottom w:val="0"/>
          <w:divBdr>
            <w:top w:val="none" w:sz="0" w:space="0" w:color="auto"/>
            <w:left w:val="none" w:sz="0" w:space="0" w:color="auto"/>
            <w:bottom w:val="none" w:sz="0" w:space="0" w:color="auto"/>
            <w:right w:val="none" w:sz="0" w:space="0" w:color="auto"/>
          </w:divBdr>
        </w:div>
        <w:div w:id="1766605685">
          <w:marLeft w:val="640"/>
          <w:marRight w:val="0"/>
          <w:marTop w:val="0"/>
          <w:marBottom w:val="0"/>
          <w:divBdr>
            <w:top w:val="none" w:sz="0" w:space="0" w:color="auto"/>
            <w:left w:val="none" w:sz="0" w:space="0" w:color="auto"/>
            <w:bottom w:val="none" w:sz="0" w:space="0" w:color="auto"/>
            <w:right w:val="none" w:sz="0" w:space="0" w:color="auto"/>
          </w:divBdr>
        </w:div>
        <w:div w:id="1768189337">
          <w:marLeft w:val="640"/>
          <w:marRight w:val="0"/>
          <w:marTop w:val="0"/>
          <w:marBottom w:val="0"/>
          <w:divBdr>
            <w:top w:val="none" w:sz="0" w:space="0" w:color="auto"/>
            <w:left w:val="none" w:sz="0" w:space="0" w:color="auto"/>
            <w:bottom w:val="none" w:sz="0" w:space="0" w:color="auto"/>
            <w:right w:val="none" w:sz="0" w:space="0" w:color="auto"/>
          </w:divBdr>
        </w:div>
        <w:div w:id="916138042">
          <w:marLeft w:val="640"/>
          <w:marRight w:val="0"/>
          <w:marTop w:val="0"/>
          <w:marBottom w:val="0"/>
          <w:divBdr>
            <w:top w:val="none" w:sz="0" w:space="0" w:color="auto"/>
            <w:left w:val="none" w:sz="0" w:space="0" w:color="auto"/>
            <w:bottom w:val="none" w:sz="0" w:space="0" w:color="auto"/>
            <w:right w:val="none" w:sz="0" w:space="0" w:color="auto"/>
          </w:divBdr>
        </w:div>
        <w:div w:id="1565993514">
          <w:marLeft w:val="640"/>
          <w:marRight w:val="0"/>
          <w:marTop w:val="0"/>
          <w:marBottom w:val="0"/>
          <w:divBdr>
            <w:top w:val="none" w:sz="0" w:space="0" w:color="auto"/>
            <w:left w:val="none" w:sz="0" w:space="0" w:color="auto"/>
            <w:bottom w:val="none" w:sz="0" w:space="0" w:color="auto"/>
            <w:right w:val="none" w:sz="0" w:space="0" w:color="auto"/>
          </w:divBdr>
        </w:div>
        <w:div w:id="783496122">
          <w:marLeft w:val="640"/>
          <w:marRight w:val="0"/>
          <w:marTop w:val="0"/>
          <w:marBottom w:val="0"/>
          <w:divBdr>
            <w:top w:val="none" w:sz="0" w:space="0" w:color="auto"/>
            <w:left w:val="none" w:sz="0" w:space="0" w:color="auto"/>
            <w:bottom w:val="none" w:sz="0" w:space="0" w:color="auto"/>
            <w:right w:val="none" w:sz="0" w:space="0" w:color="auto"/>
          </w:divBdr>
        </w:div>
        <w:div w:id="1888567529">
          <w:marLeft w:val="640"/>
          <w:marRight w:val="0"/>
          <w:marTop w:val="0"/>
          <w:marBottom w:val="0"/>
          <w:divBdr>
            <w:top w:val="none" w:sz="0" w:space="0" w:color="auto"/>
            <w:left w:val="none" w:sz="0" w:space="0" w:color="auto"/>
            <w:bottom w:val="none" w:sz="0" w:space="0" w:color="auto"/>
            <w:right w:val="none" w:sz="0" w:space="0" w:color="auto"/>
          </w:divBdr>
        </w:div>
        <w:div w:id="1021737371">
          <w:marLeft w:val="640"/>
          <w:marRight w:val="0"/>
          <w:marTop w:val="0"/>
          <w:marBottom w:val="0"/>
          <w:divBdr>
            <w:top w:val="none" w:sz="0" w:space="0" w:color="auto"/>
            <w:left w:val="none" w:sz="0" w:space="0" w:color="auto"/>
            <w:bottom w:val="none" w:sz="0" w:space="0" w:color="auto"/>
            <w:right w:val="none" w:sz="0" w:space="0" w:color="auto"/>
          </w:divBdr>
        </w:div>
        <w:div w:id="1305156790">
          <w:marLeft w:val="640"/>
          <w:marRight w:val="0"/>
          <w:marTop w:val="0"/>
          <w:marBottom w:val="0"/>
          <w:divBdr>
            <w:top w:val="none" w:sz="0" w:space="0" w:color="auto"/>
            <w:left w:val="none" w:sz="0" w:space="0" w:color="auto"/>
            <w:bottom w:val="none" w:sz="0" w:space="0" w:color="auto"/>
            <w:right w:val="none" w:sz="0" w:space="0" w:color="auto"/>
          </w:divBdr>
        </w:div>
        <w:div w:id="3673575">
          <w:marLeft w:val="640"/>
          <w:marRight w:val="0"/>
          <w:marTop w:val="0"/>
          <w:marBottom w:val="0"/>
          <w:divBdr>
            <w:top w:val="none" w:sz="0" w:space="0" w:color="auto"/>
            <w:left w:val="none" w:sz="0" w:space="0" w:color="auto"/>
            <w:bottom w:val="none" w:sz="0" w:space="0" w:color="auto"/>
            <w:right w:val="none" w:sz="0" w:space="0" w:color="auto"/>
          </w:divBdr>
        </w:div>
        <w:div w:id="1435592797">
          <w:marLeft w:val="640"/>
          <w:marRight w:val="0"/>
          <w:marTop w:val="0"/>
          <w:marBottom w:val="0"/>
          <w:divBdr>
            <w:top w:val="none" w:sz="0" w:space="0" w:color="auto"/>
            <w:left w:val="none" w:sz="0" w:space="0" w:color="auto"/>
            <w:bottom w:val="none" w:sz="0" w:space="0" w:color="auto"/>
            <w:right w:val="none" w:sz="0" w:space="0" w:color="auto"/>
          </w:divBdr>
        </w:div>
        <w:div w:id="1726101468">
          <w:marLeft w:val="640"/>
          <w:marRight w:val="0"/>
          <w:marTop w:val="0"/>
          <w:marBottom w:val="0"/>
          <w:divBdr>
            <w:top w:val="none" w:sz="0" w:space="0" w:color="auto"/>
            <w:left w:val="none" w:sz="0" w:space="0" w:color="auto"/>
            <w:bottom w:val="none" w:sz="0" w:space="0" w:color="auto"/>
            <w:right w:val="none" w:sz="0" w:space="0" w:color="auto"/>
          </w:divBdr>
        </w:div>
        <w:div w:id="2133131739">
          <w:marLeft w:val="640"/>
          <w:marRight w:val="0"/>
          <w:marTop w:val="0"/>
          <w:marBottom w:val="0"/>
          <w:divBdr>
            <w:top w:val="none" w:sz="0" w:space="0" w:color="auto"/>
            <w:left w:val="none" w:sz="0" w:space="0" w:color="auto"/>
            <w:bottom w:val="none" w:sz="0" w:space="0" w:color="auto"/>
            <w:right w:val="none" w:sz="0" w:space="0" w:color="auto"/>
          </w:divBdr>
        </w:div>
        <w:div w:id="1045255580">
          <w:marLeft w:val="640"/>
          <w:marRight w:val="0"/>
          <w:marTop w:val="0"/>
          <w:marBottom w:val="0"/>
          <w:divBdr>
            <w:top w:val="none" w:sz="0" w:space="0" w:color="auto"/>
            <w:left w:val="none" w:sz="0" w:space="0" w:color="auto"/>
            <w:bottom w:val="none" w:sz="0" w:space="0" w:color="auto"/>
            <w:right w:val="none" w:sz="0" w:space="0" w:color="auto"/>
          </w:divBdr>
        </w:div>
        <w:div w:id="1525555710">
          <w:marLeft w:val="640"/>
          <w:marRight w:val="0"/>
          <w:marTop w:val="0"/>
          <w:marBottom w:val="0"/>
          <w:divBdr>
            <w:top w:val="none" w:sz="0" w:space="0" w:color="auto"/>
            <w:left w:val="none" w:sz="0" w:space="0" w:color="auto"/>
            <w:bottom w:val="none" w:sz="0" w:space="0" w:color="auto"/>
            <w:right w:val="none" w:sz="0" w:space="0" w:color="auto"/>
          </w:divBdr>
        </w:div>
        <w:div w:id="553274988">
          <w:marLeft w:val="640"/>
          <w:marRight w:val="0"/>
          <w:marTop w:val="0"/>
          <w:marBottom w:val="0"/>
          <w:divBdr>
            <w:top w:val="none" w:sz="0" w:space="0" w:color="auto"/>
            <w:left w:val="none" w:sz="0" w:space="0" w:color="auto"/>
            <w:bottom w:val="none" w:sz="0" w:space="0" w:color="auto"/>
            <w:right w:val="none" w:sz="0" w:space="0" w:color="auto"/>
          </w:divBdr>
        </w:div>
        <w:div w:id="895897550">
          <w:marLeft w:val="640"/>
          <w:marRight w:val="0"/>
          <w:marTop w:val="0"/>
          <w:marBottom w:val="0"/>
          <w:divBdr>
            <w:top w:val="none" w:sz="0" w:space="0" w:color="auto"/>
            <w:left w:val="none" w:sz="0" w:space="0" w:color="auto"/>
            <w:bottom w:val="none" w:sz="0" w:space="0" w:color="auto"/>
            <w:right w:val="none" w:sz="0" w:space="0" w:color="auto"/>
          </w:divBdr>
        </w:div>
        <w:div w:id="792988392">
          <w:marLeft w:val="640"/>
          <w:marRight w:val="0"/>
          <w:marTop w:val="0"/>
          <w:marBottom w:val="0"/>
          <w:divBdr>
            <w:top w:val="none" w:sz="0" w:space="0" w:color="auto"/>
            <w:left w:val="none" w:sz="0" w:space="0" w:color="auto"/>
            <w:bottom w:val="none" w:sz="0" w:space="0" w:color="auto"/>
            <w:right w:val="none" w:sz="0" w:space="0" w:color="auto"/>
          </w:divBdr>
        </w:div>
        <w:div w:id="1925413633">
          <w:marLeft w:val="640"/>
          <w:marRight w:val="0"/>
          <w:marTop w:val="0"/>
          <w:marBottom w:val="0"/>
          <w:divBdr>
            <w:top w:val="none" w:sz="0" w:space="0" w:color="auto"/>
            <w:left w:val="none" w:sz="0" w:space="0" w:color="auto"/>
            <w:bottom w:val="none" w:sz="0" w:space="0" w:color="auto"/>
            <w:right w:val="none" w:sz="0" w:space="0" w:color="auto"/>
          </w:divBdr>
        </w:div>
        <w:div w:id="189531546">
          <w:marLeft w:val="640"/>
          <w:marRight w:val="0"/>
          <w:marTop w:val="0"/>
          <w:marBottom w:val="0"/>
          <w:divBdr>
            <w:top w:val="none" w:sz="0" w:space="0" w:color="auto"/>
            <w:left w:val="none" w:sz="0" w:space="0" w:color="auto"/>
            <w:bottom w:val="none" w:sz="0" w:space="0" w:color="auto"/>
            <w:right w:val="none" w:sz="0" w:space="0" w:color="auto"/>
          </w:divBdr>
        </w:div>
        <w:div w:id="1797335433">
          <w:marLeft w:val="640"/>
          <w:marRight w:val="0"/>
          <w:marTop w:val="0"/>
          <w:marBottom w:val="0"/>
          <w:divBdr>
            <w:top w:val="none" w:sz="0" w:space="0" w:color="auto"/>
            <w:left w:val="none" w:sz="0" w:space="0" w:color="auto"/>
            <w:bottom w:val="none" w:sz="0" w:space="0" w:color="auto"/>
            <w:right w:val="none" w:sz="0" w:space="0" w:color="auto"/>
          </w:divBdr>
        </w:div>
        <w:div w:id="2110079499">
          <w:marLeft w:val="640"/>
          <w:marRight w:val="0"/>
          <w:marTop w:val="0"/>
          <w:marBottom w:val="0"/>
          <w:divBdr>
            <w:top w:val="none" w:sz="0" w:space="0" w:color="auto"/>
            <w:left w:val="none" w:sz="0" w:space="0" w:color="auto"/>
            <w:bottom w:val="none" w:sz="0" w:space="0" w:color="auto"/>
            <w:right w:val="none" w:sz="0" w:space="0" w:color="auto"/>
          </w:divBdr>
        </w:div>
        <w:div w:id="1190218510">
          <w:marLeft w:val="640"/>
          <w:marRight w:val="0"/>
          <w:marTop w:val="0"/>
          <w:marBottom w:val="0"/>
          <w:divBdr>
            <w:top w:val="none" w:sz="0" w:space="0" w:color="auto"/>
            <w:left w:val="none" w:sz="0" w:space="0" w:color="auto"/>
            <w:bottom w:val="none" w:sz="0" w:space="0" w:color="auto"/>
            <w:right w:val="none" w:sz="0" w:space="0" w:color="auto"/>
          </w:divBdr>
        </w:div>
        <w:div w:id="2135637147">
          <w:marLeft w:val="640"/>
          <w:marRight w:val="0"/>
          <w:marTop w:val="0"/>
          <w:marBottom w:val="0"/>
          <w:divBdr>
            <w:top w:val="none" w:sz="0" w:space="0" w:color="auto"/>
            <w:left w:val="none" w:sz="0" w:space="0" w:color="auto"/>
            <w:bottom w:val="none" w:sz="0" w:space="0" w:color="auto"/>
            <w:right w:val="none" w:sz="0" w:space="0" w:color="auto"/>
          </w:divBdr>
        </w:div>
        <w:div w:id="641468304">
          <w:marLeft w:val="640"/>
          <w:marRight w:val="0"/>
          <w:marTop w:val="0"/>
          <w:marBottom w:val="0"/>
          <w:divBdr>
            <w:top w:val="none" w:sz="0" w:space="0" w:color="auto"/>
            <w:left w:val="none" w:sz="0" w:space="0" w:color="auto"/>
            <w:bottom w:val="none" w:sz="0" w:space="0" w:color="auto"/>
            <w:right w:val="none" w:sz="0" w:space="0" w:color="auto"/>
          </w:divBdr>
        </w:div>
        <w:div w:id="720985161">
          <w:marLeft w:val="640"/>
          <w:marRight w:val="0"/>
          <w:marTop w:val="0"/>
          <w:marBottom w:val="0"/>
          <w:divBdr>
            <w:top w:val="none" w:sz="0" w:space="0" w:color="auto"/>
            <w:left w:val="none" w:sz="0" w:space="0" w:color="auto"/>
            <w:bottom w:val="none" w:sz="0" w:space="0" w:color="auto"/>
            <w:right w:val="none" w:sz="0" w:space="0" w:color="auto"/>
          </w:divBdr>
        </w:div>
        <w:div w:id="2121755484">
          <w:marLeft w:val="640"/>
          <w:marRight w:val="0"/>
          <w:marTop w:val="0"/>
          <w:marBottom w:val="0"/>
          <w:divBdr>
            <w:top w:val="none" w:sz="0" w:space="0" w:color="auto"/>
            <w:left w:val="none" w:sz="0" w:space="0" w:color="auto"/>
            <w:bottom w:val="none" w:sz="0" w:space="0" w:color="auto"/>
            <w:right w:val="none" w:sz="0" w:space="0" w:color="auto"/>
          </w:divBdr>
        </w:div>
        <w:div w:id="1031028855">
          <w:marLeft w:val="640"/>
          <w:marRight w:val="0"/>
          <w:marTop w:val="0"/>
          <w:marBottom w:val="0"/>
          <w:divBdr>
            <w:top w:val="none" w:sz="0" w:space="0" w:color="auto"/>
            <w:left w:val="none" w:sz="0" w:space="0" w:color="auto"/>
            <w:bottom w:val="none" w:sz="0" w:space="0" w:color="auto"/>
            <w:right w:val="none" w:sz="0" w:space="0" w:color="auto"/>
          </w:divBdr>
        </w:div>
        <w:div w:id="610404605">
          <w:marLeft w:val="640"/>
          <w:marRight w:val="0"/>
          <w:marTop w:val="0"/>
          <w:marBottom w:val="0"/>
          <w:divBdr>
            <w:top w:val="none" w:sz="0" w:space="0" w:color="auto"/>
            <w:left w:val="none" w:sz="0" w:space="0" w:color="auto"/>
            <w:bottom w:val="none" w:sz="0" w:space="0" w:color="auto"/>
            <w:right w:val="none" w:sz="0" w:space="0" w:color="auto"/>
          </w:divBdr>
        </w:div>
        <w:div w:id="1644506903">
          <w:marLeft w:val="640"/>
          <w:marRight w:val="0"/>
          <w:marTop w:val="0"/>
          <w:marBottom w:val="0"/>
          <w:divBdr>
            <w:top w:val="none" w:sz="0" w:space="0" w:color="auto"/>
            <w:left w:val="none" w:sz="0" w:space="0" w:color="auto"/>
            <w:bottom w:val="none" w:sz="0" w:space="0" w:color="auto"/>
            <w:right w:val="none" w:sz="0" w:space="0" w:color="auto"/>
          </w:divBdr>
        </w:div>
        <w:div w:id="467280631">
          <w:marLeft w:val="640"/>
          <w:marRight w:val="0"/>
          <w:marTop w:val="0"/>
          <w:marBottom w:val="0"/>
          <w:divBdr>
            <w:top w:val="none" w:sz="0" w:space="0" w:color="auto"/>
            <w:left w:val="none" w:sz="0" w:space="0" w:color="auto"/>
            <w:bottom w:val="none" w:sz="0" w:space="0" w:color="auto"/>
            <w:right w:val="none" w:sz="0" w:space="0" w:color="auto"/>
          </w:divBdr>
        </w:div>
        <w:div w:id="1788936893">
          <w:marLeft w:val="640"/>
          <w:marRight w:val="0"/>
          <w:marTop w:val="0"/>
          <w:marBottom w:val="0"/>
          <w:divBdr>
            <w:top w:val="none" w:sz="0" w:space="0" w:color="auto"/>
            <w:left w:val="none" w:sz="0" w:space="0" w:color="auto"/>
            <w:bottom w:val="none" w:sz="0" w:space="0" w:color="auto"/>
            <w:right w:val="none" w:sz="0" w:space="0" w:color="auto"/>
          </w:divBdr>
        </w:div>
        <w:div w:id="444547899">
          <w:marLeft w:val="640"/>
          <w:marRight w:val="0"/>
          <w:marTop w:val="0"/>
          <w:marBottom w:val="0"/>
          <w:divBdr>
            <w:top w:val="none" w:sz="0" w:space="0" w:color="auto"/>
            <w:left w:val="none" w:sz="0" w:space="0" w:color="auto"/>
            <w:bottom w:val="none" w:sz="0" w:space="0" w:color="auto"/>
            <w:right w:val="none" w:sz="0" w:space="0" w:color="auto"/>
          </w:divBdr>
        </w:div>
        <w:div w:id="1367020772">
          <w:marLeft w:val="640"/>
          <w:marRight w:val="0"/>
          <w:marTop w:val="0"/>
          <w:marBottom w:val="0"/>
          <w:divBdr>
            <w:top w:val="none" w:sz="0" w:space="0" w:color="auto"/>
            <w:left w:val="none" w:sz="0" w:space="0" w:color="auto"/>
            <w:bottom w:val="none" w:sz="0" w:space="0" w:color="auto"/>
            <w:right w:val="none" w:sz="0" w:space="0" w:color="auto"/>
          </w:divBdr>
        </w:div>
        <w:div w:id="258217503">
          <w:marLeft w:val="640"/>
          <w:marRight w:val="0"/>
          <w:marTop w:val="0"/>
          <w:marBottom w:val="0"/>
          <w:divBdr>
            <w:top w:val="none" w:sz="0" w:space="0" w:color="auto"/>
            <w:left w:val="none" w:sz="0" w:space="0" w:color="auto"/>
            <w:bottom w:val="none" w:sz="0" w:space="0" w:color="auto"/>
            <w:right w:val="none" w:sz="0" w:space="0" w:color="auto"/>
          </w:divBdr>
        </w:div>
        <w:div w:id="694843659">
          <w:marLeft w:val="640"/>
          <w:marRight w:val="0"/>
          <w:marTop w:val="0"/>
          <w:marBottom w:val="0"/>
          <w:divBdr>
            <w:top w:val="none" w:sz="0" w:space="0" w:color="auto"/>
            <w:left w:val="none" w:sz="0" w:space="0" w:color="auto"/>
            <w:bottom w:val="none" w:sz="0" w:space="0" w:color="auto"/>
            <w:right w:val="none" w:sz="0" w:space="0" w:color="auto"/>
          </w:divBdr>
        </w:div>
        <w:div w:id="1020157206">
          <w:marLeft w:val="640"/>
          <w:marRight w:val="0"/>
          <w:marTop w:val="0"/>
          <w:marBottom w:val="0"/>
          <w:divBdr>
            <w:top w:val="none" w:sz="0" w:space="0" w:color="auto"/>
            <w:left w:val="none" w:sz="0" w:space="0" w:color="auto"/>
            <w:bottom w:val="none" w:sz="0" w:space="0" w:color="auto"/>
            <w:right w:val="none" w:sz="0" w:space="0" w:color="auto"/>
          </w:divBdr>
        </w:div>
        <w:div w:id="707877096">
          <w:marLeft w:val="640"/>
          <w:marRight w:val="0"/>
          <w:marTop w:val="0"/>
          <w:marBottom w:val="0"/>
          <w:divBdr>
            <w:top w:val="none" w:sz="0" w:space="0" w:color="auto"/>
            <w:left w:val="none" w:sz="0" w:space="0" w:color="auto"/>
            <w:bottom w:val="none" w:sz="0" w:space="0" w:color="auto"/>
            <w:right w:val="none" w:sz="0" w:space="0" w:color="auto"/>
          </w:divBdr>
        </w:div>
        <w:div w:id="1405106968">
          <w:marLeft w:val="640"/>
          <w:marRight w:val="0"/>
          <w:marTop w:val="0"/>
          <w:marBottom w:val="0"/>
          <w:divBdr>
            <w:top w:val="none" w:sz="0" w:space="0" w:color="auto"/>
            <w:left w:val="none" w:sz="0" w:space="0" w:color="auto"/>
            <w:bottom w:val="none" w:sz="0" w:space="0" w:color="auto"/>
            <w:right w:val="none" w:sz="0" w:space="0" w:color="auto"/>
          </w:divBdr>
        </w:div>
        <w:div w:id="691340695">
          <w:marLeft w:val="640"/>
          <w:marRight w:val="0"/>
          <w:marTop w:val="0"/>
          <w:marBottom w:val="0"/>
          <w:divBdr>
            <w:top w:val="none" w:sz="0" w:space="0" w:color="auto"/>
            <w:left w:val="none" w:sz="0" w:space="0" w:color="auto"/>
            <w:bottom w:val="none" w:sz="0" w:space="0" w:color="auto"/>
            <w:right w:val="none" w:sz="0" w:space="0" w:color="auto"/>
          </w:divBdr>
        </w:div>
        <w:div w:id="1807309333">
          <w:marLeft w:val="640"/>
          <w:marRight w:val="0"/>
          <w:marTop w:val="0"/>
          <w:marBottom w:val="0"/>
          <w:divBdr>
            <w:top w:val="none" w:sz="0" w:space="0" w:color="auto"/>
            <w:left w:val="none" w:sz="0" w:space="0" w:color="auto"/>
            <w:bottom w:val="none" w:sz="0" w:space="0" w:color="auto"/>
            <w:right w:val="none" w:sz="0" w:space="0" w:color="auto"/>
          </w:divBdr>
        </w:div>
        <w:div w:id="1809006392">
          <w:marLeft w:val="640"/>
          <w:marRight w:val="0"/>
          <w:marTop w:val="0"/>
          <w:marBottom w:val="0"/>
          <w:divBdr>
            <w:top w:val="none" w:sz="0" w:space="0" w:color="auto"/>
            <w:left w:val="none" w:sz="0" w:space="0" w:color="auto"/>
            <w:bottom w:val="none" w:sz="0" w:space="0" w:color="auto"/>
            <w:right w:val="none" w:sz="0" w:space="0" w:color="auto"/>
          </w:divBdr>
        </w:div>
        <w:div w:id="1812751908">
          <w:marLeft w:val="640"/>
          <w:marRight w:val="0"/>
          <w:marTop w:val="0"/>
          <w:marBottom w:val="0"/>
          <w:divBdr>
            <w:top w:val="none" w:sz="0" w:space="0" w:color="auto"/>
            <w:left w:val="none" w:sz="0" w:space="0" w:color="auto"/>
            <w:bottom w:val="none" w:sz="0" w:space="0" w:color="auto"/>
            <w:right w:val="none" w:sz="0" w:space="0" w:color="auto"/>
          </w:divBdr>
        </w:div>
        <w:div w:id="672148261">
          <w:marLeft w:val="640"/>
          <w:marRight w:val="0"/>
          <w:marTop w:val="0"/>
          <w:marBottom w:val="0"/>
          <w:divBdr>
            <w:top w:val="none" w:sz="0" w:space="0" w:color="auto"/>
            <w:left w:val="none" w:sz="0" w:space="0" w:color="auto"/>
            <w:bottom w:val="none" w:sz="0" w:space="0" w:color="auto"/>
            <w:right w:val="none" w:sz="0" w:space="0" w:color="auto"/>
          </w:divBdr>
        </w:div>
        <w:div w:id="964849514">
          <w:marLeft w:val="640"/>
          <w:marRight w:val="0"/>
          <w:marTop w:val="0"/>
          <w:marBottom w:val="0"/>
          <w:divBdr>
            <w:top w:val="none" w:sz="0" w:space="0" w:color="auto"/>
            <w:left w:val="none" w:sz="0" w:space="0" w:color="auto"/>
            <w:bottom w:val="none" w:sz="0" w:space="0" w:color="auto"/>
            <w:right w:val="none" w:sz="0" w:space="0" w:color="auto"/>
          </w:divBdr>
        </w:div>
        <w:div w:id="1731612415">
          <w:marLeft w:val="640"/>
          <w:marRight w:val="0"/>
          <w:marTop w:val="0"/>
          <w:marBottom w:val="0"/>
          <w:divBdr>
            <w:top w:val="none" w:sz="0" w:space="0" w:color="auto"/>
            <w:left w:val="none" w:sz="0" w:space="0" w:color="auto"/>
            <w:bottom w:val="none" w:sz="0" w:space="0" w:color="auto"/>
            <w:right w:val="none" w:sz="0" w:space="0" w:color="auto"/>
          </w:divBdr>
        </w:div>
        <w:div w:id="889146992">
          <w:marLeft w:val="640"/>
          <w:marRight w:val="0"/>
          <w:marTop w:val="0"/>
          <w:marBottom w:val="0"/>
          <w:divBdr>
            <w:top w:val="none" w:sz="0" w:space="0" w:color="auto"/>
            <w:left w:val="none" w:sz="0" w:space="0" w:color="auto"/>
            <w:bottom w:val="none" w:sz="0" w:space="0" w:color="auto"/>
            <w:right w:val="none" w:sz="0" w:space="0" w:color="auto"/>
          </w:divBdr>
        </w:div>
        <w:div w:id="1070538103">
          <w:marLeft w:val="640"/>
          <w:marRight w:val="0"/>
          <w:marTop w:val="0"/>
          <w:marBottom w:val="0"/>
          <w:divBdr>
            <w:top w:val="none" w:sz="0" w:space="0" w:color="auto"/>
            <w:left w:val="none" w:sz="0" w:space="0" w:color="auto"/>
            <w:bottom w:val="none" w:sz="0" w:space="0" w:color="auto"/>
            <w:right w:val="none" w:sz="0" w:space="0" w:color="auto"/>
          </w:divBdr>
        </w:div>
        <w:div w:id="2106607849">
          <w:marLeft w:val="640"/>
          <w:marRight w:val="0"/>
          <w:marTop w:val="0"/>
          <w:marBottom w:val="0"/>
          <w:divBdr>
            <w:top w:val="none" w:sz="0" w:space="0" w:color="auto"/>
            <w:left w:val="none" w:sz="0" w:space="0" w:color="auto"/>
            <w:bottom w:val="none" w:sz="0" w:space="0" w:color="auto"/>
            <w:right w:val="none" w:sz="0" w:space="0" w:color="auto"/>
          </w:divBdr>
        </w:div>
        <w:div w:id="1000084394">
          <w:marLeft w:val="640"/>
          <w:marRight w:val="0"/>
          <w:marTop w:val="0"/>
          <w:marBottom w:val="0"/>
          <w:divBdr>
            <w:top w:val="none" w:sz="0" w:space="0" w:color="auto"/>
            <w:left w:val="none" w:sz="0" w:space="0" w:color="auto"/>
            <w:bottom w:val="none" w:sz="0" w:space="0" w:color="auto"/>
            <w:right w:val="none" w:sz="0" w:space="0" w:color="auto"/>
          </w:divBdr>
        </w:div>
        <w:div w:id="2093578095">
          <w:marLeft w:val="640"/>
          <w:marRight w:val="0"/>
          <w:marTop w:val="0"/>
          <w:marBottom w:val="0"/>
          <w:divBdr>
            <w:top w:val="none" w:sz="0" w:space="0" w:color="auto"/>
            <w:left w:val="none" w:sz="0" w:space="0" w:color="auto"/>
            <w:bottom w:val="none" w:sz="0" w:space="0" w:color="auto"/>
            <w:right w:val="none" w:sz="0" w:space="0" w:color="auto"/>
          </w:divBdr>
        </w:div>
        <w:div w:id="446848817">
          <w:marLeft w:val="640"/>
          <w:marRight w:val="0"/>
          <w:marTop w:val="0"/>
          <w:marBottom w:val="0"/>
          <w:divBdr>
            <w:top w:val="none" w:sz="0" w:space="0" w:color="auto"/>
            <w:left w:val="none" w:sz="0" w:space="0" w:color="auto"/>
            <w:bottom w:val="none" w:sz="0" w:space="0" w:color="auto"/>
            <w:right w:val="none" w:sz="0" w:space="0" w:color="auto"/>
          </w:divBdr>
        </w:div>
        <w:div w:id="232813819">
          <w:marLeft w:val="640"/>
          <w:marRight w:val="0"/>
          <w:marTop w:val="0"/>
          <w:marBottom w:val="0"/>
          <w:divBdr>
            <w:top w:val="none" w:sz="0" w:space="0" w:color="auto"/>
            <w:left w:val="none" w:sz="0" w:space="0" w:color="auto"/>
            <w:bottom w:val="none" w:sz="0" w:space="0" w:color="auto"/>
            <w:right w:val="none" w:sz="0" w:space="0" w:color="auto"/>
          </w:divBdr>
        </w:div>
        <w:div w:id="1976521491">
          <w:marLeft w:val="640"/>
          <w:marRight w:val="0"/>
          <w:marTop w:val="0"/>
          <w:marBottom w:val="0"/>
          <w:divBdr>
            <w:top w:val="none" w:sz="0" w:space="0" w:color="auto"/>
            <w:left w:val="none" w:sz="0" w:space="0" w:color="auto"/>
            <w:bottom w:val="none" w:sz="0" w:space="0" w:color="auto"/>
            <w:right w:val="none" w:sz="0" w:space="0" w:color="auto"/>
          </w:divBdr>
        </w:div>
        <w:div w:id="230119686">
          <w:marLeft w:val="640"/>
          <w:marRight w:val="0"/>
          <w:marTop w:val="0"/>
          <w:marBottom w:val="0"/>
          <w:divBdr>
            <w:top w:val="none" w:sz="0" w:space="0" w:color="auto"/>
            <w:left w:val="none" w:sz="0" w:space="0" w:color="auto"/>
            <w:bottom w:val="none" w:sz="0" w:space="0" w:color="auto"/>
            <w:right w:val="none" w:sz="0" w:space="0" w:color="auto"/>
          </w:divBdr>
        </w:div>
        <w:div w:id="1388146068">
          <w:marLeft w:val="640"/>
          <w:marRight w:val="0"/>
          <w:marTop w:val="0"/>
          <w:marBottom w:val="0"/>
          <w:divBdr>
            <w:top w:val="none" w:sz="0" w:space="0" w:color="auto"/>
            <w:left w:val="none" w:sz="0" w:space="0" w:color="auto"/>
            <w:bottom w:val="none" w:sz="0" w:space="0" w:color="auto"/>
            <w:right w:val="none" w:sz="0" w:space="0" w:color="auto"/>
          </w:divBdr>
        </w:div>
        <w:div w:id="1627588235">
          <w:marLeft w:val="640"/>
          <w:marRight w:val="0"/>
          <w:marTop w:val="0"/>
          <w:marBottom w:val="0"/>
          <w:divBdr>
            <w:top w:val="none" w:sz="0" w:space="0" w:color="auto"/>
            <w:left w:val="none" w:sz="0" w:space="0" w:color="auto"/>
            <w:bottom w:val="none" w:sz="0" w:space="0" w:color="auto"/>
            <w:right w:val="none" w:sz="0" w:space="0" w:color="auto"/>
          </w:divBdr>
        </w:div>
        <w:div w:id="492911873">
          <w:marLeft w:val="640"/>
          <w:marRight w:val="0"/>
          <w:marTop w:val="0"/>
          <w:marBottom w:val="0"/>
          <w:divBdr>
            <w:top w:val="none" w:sz="0" w:space="0" w:color="auto"/>
            <w:left w:val="none" w:sz="0" w:space="0" w:color="auto"/>
            <w:bottom w:val="none" w:sz="0" w:space="0" w:color="auto"/>
            <w:right w:val="none" w:sz="0" w:space="0" w:color="auto"/>
          </w:divBdr>
        </w:div>
        <w:div w:id="1623534461">
          <w:marLeft w:val="640"/>
          <w:marRight w:val="0"/>
          <w:marTop w:val="0"/>
          <w:marBottom w:val="0"/>
          <w:divBdr>
            <w:top w:val="none" w:sz="0" w:space="0" w:color="auto"/>
            <w:left w:val="none" w:sz="0" w:space="0" w:color="auto"/>
            <w:bottom w:val="none" w:sz="0" w:space="0" w:color="auto"/>
            <w:right w:val="none" w:sz="0" w:space="0" w:color="auto"/>
          </w:divBdr>
        </w:div>
        <w:div w:id="1675569017">
          <w:marLeft w:val="640"/>
          <w:marRight w:val="0"/>
          <w:marTop w:val="0"/>
          <w:marBottom w:val="0"/>
          <w:divBdr>
            <w:top w:val="none" w:sz="0" w:space="0" w:color="auto"/>
            <w:left w:val="none" w:sz="0" w:space="0" w:color="auto"/>
            <w:bottom w:val="none" w:sz="0" w:space="0" w:color="auto"/>
            <w:right w:val="none" w:sz="0" w:space="0" w:color="auto"/>
          </w:divBdr>
        </w:div>
        <w:div w:id="1736321827">
          <w:marLeft w:val="640"/>
          <w:marRight w:val="0"/>
          <w:marTop w:val="0"/>
          <w:marBottom w:val="0"/>
          <w:divBdr>
            <w:top w:val="none" w:sz="0" w:space="0" w:color="auto"/>
            <w:left w:val="none" w:sz="0" w:space="0" w:color="auto"/>
            <w:bottom w:val="none" w:sz="0" w:space="0" w:color="auto"/>
            <w:right w:val="none" w:sz="0" w:space="0" w:color="auto"/>
          </w:divBdr>
        </w:div>
        <w:div w:id="65734290">
          <w:marLeft w:val="640"/>
          <w:marRight w:val="0"/>
          <w:marTop w:val="0"/>
          <w:marBottom w:val="0"/>
          <w:divBdr>
            <w:top w:val="none" w:sz="0" w:space="0" w:color="auto"/>
            <w:left w:val="none" w:sz="0" w:space="0" w:color="auto"/>
            <w:bottom w:val="none" w:sz="0" w:space="0" w:color="auto"/>
            <w:right w:val="none" w:sz="0" w:space="0" w:color="auto"/>
          </w:divBdr>
        </w:div>
        <w:div w:id="197664797">
          <w:marLeft w:val="640"/>
          <w:marRight w:val="0"/>
          <w:marTop w:val="0"/>
          <w:marBottom w:val="0"/>
          <w:divBdr>
            <w:top w:val="none" w:sz="0" w:space="0" w:color="auto"/>
            <w:left w:val="none" w:sz="0" w:space="0" w:color="auto"/>
            <w:bottom w:val="none" w:sz="0" w:space="0" w:color="auto"/>
            <w:right w:val="none" w:sz="0" w:space="0" w:color="auto"/>
          </w:divBdr>
        </w:div>
        <w:div w:id="2078552277">
          <w:marLeft w:val="640"/>
          <w:marRight w:val="0"/>
          <w:marTop w:val="0"/>
          <w:marBottom w:val="0"/>
          <w:divBdr>
            <w:top w:val="none" w:sz="0" w:space="0" w:color="auto"/>
            <w:left w:val="none" w:sz="0" w:space="0" w:color="auto"/>
            <w:bottom w:val="none" w:sz="0" w:space="0" w:color="auto"/>
            <w:right w:val="none" w:sz="0" w:space="0" w:color="auto"/>
          </w:divBdr>
        </w:div>
        <w:div w:id="1940600910">
          <w:marLeft w:val="640"/>
          <w:marRight w:val="0"/>
          <w:marTop w:val="0"/>
          <w:marBottom w:val="0"/>
          <w:divBdr>
            <w:top w:val="none" w:sz="0" w:space="0" w:color="auto"/>
            <w:left w:val="none" w:sz="0" w:space="0" w:color="auto"/>
            <w:bottom w:val="none" w:sz="0" w:space="0" w:color="auto"/>
            <w:right w:val="none" w:sz="0" w:space="0" w:color="auto"/>
          </w:divBdr>
        </w:div>
        <w:div w:id="726298421">
          <w:marLeft w:val="640"/>
          <w:marRight w:val="0"/>
          <w:marTop w:val="0"/>
          <w:marBottom w:val="0"/>
          <w:divBdr>
            <w:top w:val="none" w:sz="0" w:space="0" w:color="auto"/>
            <w:left w:val="none" w:sz="0" w:space="0" w:color="auto"/>
            <w:bottom w:val="none" w:sz="0" w:space="0" w:color="auto"/>
            <w:right w:val="none" w:sz="0" w:space="0" w:color="auto"/>
          </w:divBdr>
        </w:div>
        <w:div w:id="1638992668">
          <w:marLeft w:val="640"/>
          <w:marRight w:val="0"/>
          <w:marTop w:val="0"/>
          <w:marBottom w:val="0"/>
          <w:divBdr>
            <w:top w:val="none" w:sz="0" w:space="0" w:color="auto"/>
            <w:left w:val="none" w:sz="0" w:space="0" w:color="auto"/>
            <w:bottom w:val="none" w:sz="0" w:space="0" w:color="auto"/>
            <w:right w:val="none" w:sz="0" w:space="0" w:color="auto"/>
          </w:divBdr>
        </w:div>
        <w:div w:id="806631265">
          <w:marLeft w:val="640"/>
          <w:marRight w:val="0"/>
          <w:marTop w:val="0"/>
          <w:marBottom w:val="0"/>
          <w:divBdr>
            <w:top w:val="none" w:sz="0" w:space="0" w:color="auto"/>
            <w:left w:val="none" w:sz="0" w:space="0" w:color="auto"/>
            <w:bottom w:val="none" w:sz="0" w:space="0" w:color="auto"/>
            <w:right w:val="none" w:sz="0" w:space="0" w:color="auto"/>
          </w:divBdr>
        </w:div>
        <w:div w:id="368378969">
          <w:marLeft w:val="640"/>
          <w:marRight w:val="0"/>
          <w:marTop w:val="0"/>
          <w:marBottom w:val="0"/>
          <w:divBdr>
            <w:top w:val="none" w:sz="0" w:space="0" w:color="auto"/>
            <w:left w:val="none" w:sz="0" w:space="0" w:color="auto"/>
            <w:bottom w:val="none" w:sz="0" w:space="0" w:color="auto"/>
            <w:right w:val="none" w:sz="0" w:space="0" w:color="auto"/>
          </w:divBdr>
        </w:div>
      </w:divsChild>
    </w:div>
    <w:div w:id="1314409183">
      <w:bodyDiv w:val="1"/>
      <w:marLeft w:val="0"/>
      <w:marRight w:val="0"/>
      <w:marTop w:val="0"/>
      <w:marBottom w:val="0"/>
      <w:divBdr>
        <w:top w:val="none" w:sz="0" w:space="0" w:color="auto"/>
        <w:left w:val="none" w:sz="0" w:space="0" w:color="auto"/>
        <w:bottom w:val="none" w:sz="0" w:space="0" w:color="auto"/>
        <w:right w:val="none" w:sz="0" w:space="0" w:color="auto"/>
      </w:divBdr>
      <w:divsChild>
        <w:div w:id="1879971105">
          <w:marLeft w:val="640"/>
          <w:marRight w:val="0"/>
          <w:marTop w:val="0"/>
          <w:marBottom w:val="0"/>
          <w:divBdr>
            <w:top w:val="none" w:sz="0" w:space="0" w:color="auto"/>
            <w:left w:val="none" w:sz="0" w:space="0" w:color="auto"/>
            <w:bottom w:val="none" w:sz="0" w:space="0" w:color="auto"/>
            <w:right w:val="none" w:sz="0" w:space="0" w:color="auto"/>
          </w:divBdr>
        </w:div>
        <w:div w:id="787309596">
          <w:marLeft w:val="640"/>
          <w:marRight w:val="0"/>
          <w:marTop w:val="0"/>
          <w:marBottom w:val="0"/>
          <w:divBdr>
            <w:top w:val="none" w:sz="0" w:space="0" w:color="auto"/>
            <w:left w:val="none" w:sz="0" w:space="0" w:color="auto"/>
            <w:bottom w:val="none" w:sz="0" w:space="0" w:color="auto"/>
            <w:right w:val="none" w:sz="0" w:space="0" w:color="auto"/>
          </w:divBdr>
        </w:div>
        <w:div w:id="485823936">
          <w:marLeft w:val="640"/>
          <w:marRight w:val="0"/>
          <w:marTop w:val="0"/>
          <w:marBottom w:val="0"/>
          <w:divBdr>
            <w:top w:val="none" w:sz="0" w:space="0" w:color="auto"/>
            <w:left w:val="none" w:sz="0" w:space="0" w:color="auto"/>
            <w:bottom w:val="none" w:sz="0" w:space="0" w:color="auto"/>
            <w:right w:val="none" w:sz="0" w:space="0" w:color="auto"/>
          </w:divBdr>
        </w:div>
        <w:div w:id="2070642317">
          <w:marLeft w:val="640"/>
          <w:marRight w:val="0"/>
          <w:marTop w:val="0"/>
          <w:marBottom w:val="0"/>
          <w:divBdr>
            <w:top w:val="none" w:sz="0" w:space="0" w:color="auto"/>
            <w:left w:val="none" w:sz="0" w:space="0" w:color="auto"/>
            <w:bottom w:val="none" w:sz="0" w:space="0" w:color="auto"/>
            <w:right w:val="none" w:sz="0" w:space="0" w:color="auto"/>
          </w:divBdr>
        </w:div>
        <w:div w:id="151604764">
          <w:marLeft w:val="640"/>
          <w:marRight w:val="0"/>
          <w:marTop w:val="0"/>
          <w:marBottom w:val="0"/>
          <w:divBdr>
            <w:top w:val="none" w:sz="0" w:space="0" w:color="auto"/>
            <w:left w:val="none" w:sz="0" w:space="0" w:color="auto"/>
            <w:bottom w:val="none" w:sz="0" w:space="0" w:color="auto"/>
            <w:right w:val="none" w:sz="0" w:space="0" w:color="auto"/>
          </w:divBdr>
        </w:div>
        <w:div w:id="578053773">
          <w:marLeft w:val="640"/>
          <w:marRight w:val="0"/>
          <w:marTop w:val="0"/>
          <w:marBottom w:val="0"/>
          <w:divBdr>
            <w:top w:val="none" w:sz="0" w:space="0" w:color="auto"/>
            <w:left w:val="none" w:sz="0" w:space="0" w:color="auto"/>
            <w:bottom w:val="none" w:sz="0" w:space="0" w:color="auto"/>
            <w:right w:val="none" w:sz="0" w:space="0" w:color="auto"/>
          </w:divBdr>
        </w:div>
        <w:div w:id="1289778139">
          <w:marLeft w:val="640"/>
          <w:marRight w:val="0"/>
          <w:marTop w:val="0"/>
          <w:marBottom w:val="0"/>
          <w:divBdr>
            <w:top w:val="none" w:sz="0" w:space="0" w:color="auto"/>
            <w:left w:val="none" w:sz="0" w:space="0" w:color="auto"/>
            <w:bottom w:val="none" w:sz="0" w:space="0" w:color="auto"/>
            <w:right w:val="none" w:sz="0" w:space="0" w:color="auto"/>
          </w:divBdr>
        </w:div>
        <w:div w:id="879363689">
          <w:marLeft w:val="640"/>
          <w:marRight w:val="0"/>
          <w:marTop w:val="0"/>
          <w:marBottom w:val="0"/>
          <w:divBdr>
            <w:top w:val="none" w:sz="0" w:space="0" w:color="auto"/>
            <w:left w:val="none" w:sz="0" w:space="0" w:color="auto"/>
            <w:bottom w:val="none" w:sz="0" w:space="0" w:color="auto"/>
            <w:right w:val="none" w:sz="0" w:space="0" w:color="auto"/>
          </w:divBdr>
        </w:div>
        <w:div w:id="103506471">
          <w:marLeft w:val="640"/>
          <w:marRight w:val="0"/>
          <w:marTop w:val="0"/>
          <w:marBottom w:val="0"/>
          <w:divBdr>
            <w:top w:val="none" w:sz="0" w:space="0" w:color="auto"/>
            <w:left w:val="none" w:sz="0" w:space="0" w:color="auto"/>
            <w:bottom w:val="none" w:sz="0" w:space="0" w:color="auto"/>
            <w:right w:val="none" w:sz="0" w:space="0" w:color="auto"/>
          </w:divBdr>
        </w:div>
        <w:div w:id="343214637">
          <w:marLeft w:val="640"/>
          <w:marRight w:val="0"/>
          <w:marTop w:val="0"/>
          <w:marBottom w:val="0"/>
          <w:divBdr>
            <w:top w:val="none" w:sz="0" w:space="0" w:color="auto"/>
            <w:left w:val="none" w:sz="0" w:space="0" w:color="auto"/>
            <w:bottom w:val="none" w:sz="0" w:space="0" w:color="auto"/>
            <w:right w:val="none" w:sz="0" w:space="0" w:color="auto"/>
          </w:divBdr>
        </w:div>
        <w:div w:id="1851992139">
          <w:marLeft w:val="640"/>
          <w:marRight w:val="0"/>
          <w:marTop w:val="0"/>
          <w:marBottom w:val="0"/>
          <w:divBdr>
            <w:top w:val="none" w:sz="0" w:space="0" w:color="auto"/>
            <w:left w:val="none" w:sz="0" w:space="0" w:color="auto"/>
            <w:bottom w:val="none" w:sz="0" w:space="0" w:color="auto"/>
            <w:right w:val="none" w:sz="0" w:space="0" w:color="auto"/>
          </w:divBdr>
        </w:div>
        <w:div w:id="1352606634">
          <w:marLeft w:val="640"/>
          <w:marRight w:val="0"/>
          <w:marTop w:val="0"/>
          <w:marBottom w:val="0"/>
          <w:divBdr>
            <w:top w:val="none" w:sz="0" w:space="0" w:color="auto"/>
            <w:left w:val="none" w:sz="0" w:space="0" w:color="auto"/>
            <w:bottom w:val="none" w:sz="0" w:space="0" w:color="auto"/>
            <w:right w:val="none" w:sz="0" w:space="0" w:color="auto"/>
          </w:divBdr>
        </w:div>
        <w:div w:id="1029915671">
          <w:marLeft w:val="640"/>
          <w:marRight w:val="0"/>
          <w:marTop w:val="0"/>
          <w:marBottom w:val="0"/>
          <w:divBdr>
            <w:top w:val="none" w:sz="0" w:space="0" w:color="auto"/>
            <w:left w:val="none" w:sz="0" w:space="0" w:color="auto"/>
            <w:bottom w:val="none" w:sz="0" w:space="0" w:color="auto"/>
            <w:right w:val="none" w:sz="0" w:space="0" w:color="auto"/>
          </w:divBdr>
        </w:div>
        <w:div w:id="1158157277">
          <w:marLeft w:val="640"/>
          <w:marRight w:val="0"/>
          <w:marTop w:val="0"/>
          <w:marBottom w:val="0"/>
          <w:divBdr>
            <w:top w:val="none" w:sz="0" w:space="0" w:color="auto"/>
            <w:left w:val="none" w:sz="0" w:space="0" w:color="auto"/>
            <w:bottom w:val="none" w:sz="0" w:space="0" w:color="auto"/>
            <w:right w:val="none" w:sz="0" w:space="0" w:color="auto"/>
          </w:divBdr>
        </w:div>
        <w:div w:id="65612675">
          <w:marLeft w:val="640"/>
          <w:marRight w:val="0"/>
          <w:marTop w:val="0"/>
          <w:marBottom w:val="0"/>
          <w:divBdr>
            <w:top w:val="none" w:sz="0" w:space="0" w:color="auto"/>
            <w:left w:val="none" w:sz="0" w:space="0" w:color="auto"/>
            <w:bottom w:val="none" w:sz="0" w:space="0" w:color="auto"/>
            <w:right w:val="none" w:sz="0" w:space="0" w:color="auto"/>
          </w:divBdr>
        </w:div>
        <w:div w:id="1224828933">
          <w:marLeft w:val="640"/>
          <w:marRight w:val="0"/>
          <w:marTop w:val="0"/>
          <w:marBottom w:val="0"/>
          <w:divBdr>
            <w:top w:val="none" w:sz="0" w:space="0" w:color="auto"/>
            <w:left w:val="none" w:sz="0" w:space="0" w:color="auto"/>
            <w:bottom w:val="none" w:sz="0" w:space="0" w:color="auto"/>
            <w:right w:val="none" w:sz="0" w:space="0" w:color="auto"/>
          </w:divBdr>
        </w:div>
        <w:div w:id="632947575">
          <w:marLeft w:val="640"/>
          <w:marRight w:val="0"/>
          <w:marTop w:val="0"/>
          <w:marBottom w:val="0"/>
          <w:divBdr>
            <w:top w:val="none" w:sz="0" w:space="0" w:color="auto"/>
            <w:left w:val="none" w:sz="0" w:space="0" w:color="auto"/>
            <w:bottom w:val="none" w:sz="0" w:space="0" w:color="auto"/>
            <w:right w:val="none" w:sz="0" w:space="0" w:color="auto"/>
          </w:divBdr>
        </w:div>
        <w:div w:id="1697849929">
          <w:marLeft w:val="640"/>
          <w:marRight w:val="0"/>
          <w:marTop w:val="0"/>
          <w:marBottom w:val="0"/>
          <w:divBdr>
            <w:top w:val="none" w:sz="0" w:space="0" w:color="auto"/>
            <w:left w:val="none" w:sz="0" w:space="0" w:color="auto"/>
            <w:bottom w:val="none" w:sz="0" w:space="0" w:color="auto"/>
            <w:right w:val="none" w:sz="0" w:space="0" w:color="auto"/>
          </w:divBdr>
        </w:div>
        <w:div w:id="1340884362">
          <w:marLeft w:val="640"/>
          <w:marRight w:val="0"/>
          <w:marTop w:val="0"/>
          <w:marBottom w:val="0"/>
          <w:divBdr>
            <w:top w:val="none" w:sz="0" w:space="0" w:color="auto"/>
            <w:left w:val="none" w:sz="0" w:space="0" w:color="auto"/>
            <w:bottom w:val="none" w:sz="0" w:space="0" w:color="auto"/>
            <w:right w:val="none" w:sz="0" w:space="0" w:color="auto"/>
          </w:divBdr>
        </w:div>
        <w:div w:id="1783380784">
          <w:marLeft w:val="640"/>
          <w:marRight w:val="0"/>
          <w:marTop w:val="0"/>
          <w:marBottom w:val="0"/>
          <w:divBdr>
            <w:top w:val="none" w:sz="0" w:space="0" w:color="auto"/>
            <w:left w:val="none" w:sz="0" w:space="0" w:color="auto"/>
            <w:bottom w:val="none" w:sz="0" w:space="0" w:color="auto"/>
            <w:right w:val="none" w:sz="0" w:space="0" w:color="auto"/>
          </w:divBdr>
        </w:div>
        <w:div w:id="675616628">
          <w:marLeft w:val="640"/>
          <w:marRight w:val="0"/>
          <w:marTop w:val="0"/>
          <w:marBottom w:val="0"/>
          <w:divBdr>
            <w:top w:val="none" w:sz="0" w:space="0" w:color="auto"/>
            <w:left w:val="none" w:sz="0" w:space="0" w:color="auto"/>
            <w:bottom w:val="none" w:sz="0" w:space="0" w:color="auto"/>
            <w:right w:val="none" w:sz="0" w:space="0" w:color="auto"/>
          </w:divBdr>
        </w:div>
        <w:div w:id="958268692">
          <w:marLeft w:val="640"/>
          <w:marRight w:val="0"/>
          <w:marTop w:val="0"/>
          <w:marBottom w:val="0"/>
          <w:divBdr>
            <w:top w:val="none" w:sz="0" w:space="0" w:color="auto"/>
            <w:left w:val="none" w:sz="0" w:space="0" w:color="auto"/>
            <w:bottom w:val="none" w:sz="0" w:space="0" w:color="auto"/>
            <w:right w:val="none" w:sz="0" w:space="0" w:color="auto"/>
          </w:divBdr>
        </w:div>
        <w:div w:id="1298684030">
          <w:marLeft w:val="640"/>
          <w:marRight w:val="0"/>
          <w:marTop w:val="0"/>
          <w:marBottom w:val="0"/>
          <w:divBdr>
            <w:top w:val="none" w:sz="0" w:space="0" w:color="auto"/>
            <w:left w:val="none" w:sz="0" w:space="0" w:color="auto"/>
            <w:bottom w:val="none" w:sz="0" w:space="0" w:color="auto"/>
            <w:right w:val="none" w:sz="0" w:space="0" w:color="auto"/>
          </w:divBdr>
        </w:div>
        <w:div w:id="1933976647">
          <w:marLeft w:val="640"/>
          <w:marRight w:val="0"/>
          <w:marTop w:val="0"/>
          <w:marBottom w:val="0"/>
          <w:divBdr>
            <w:top w:val="none" w:sz="0" w:space="0" w:color="auto"/>
            <w:left w:val="none" w:sz="0" w:space="0" w:color="auto"/>
            <w:bottom w:val="none" w:sz="0" w:space="0" w:color="auto"/>
            <w:right w:val="none" w:sz="0" w:space="0" w:color="auto"/>
          </w:divBdr>
        </w:div>
        <w:div w:id="1381978789">
          <w:marLeft w:val="640"/>
          <w:marRight w:val="0"/>
          <w:marTop w:val="0"/>
          <w:marBottom w:val="0"/>
          <w:divBdr>
            <w:top w:val="none" w:sz="0" w:space="0" w:color="auto"/>
            <w:left w:val="none" w:sz="0" w:space="0" w:color="auto"/>
            <w:bottom w:val="none" w:sz="0" w:space="0" w:color="auto"/>
            <w:right w:val="none" w:sz="0" w:space="0" w:color="auto"/>
          </w:divBdr>
        </w:div>
        <w:div w:id="680857877">
          <w:marLeft w:val="640"/>
          <w:marRight w:val="0"/>
          <w:marTop w:val="0"/>
          <w:marBottom w:val="0"/>
          <w:divBdr>
            <w:top w:val="none" w:sz="0" w:space="0" w:color="auto"/>
            <w:left w:val="none" w:sz="0" w:space="0" w:color="auto"/>
            <w:bottom w:val="none" w:sz="0" w:space="0" w:color="auto"/>
            <w:right w:val="none" w:sz="0" w:space="0" w:color="auto"/>
          </w:divBdr>
        </w:div>
        <w:div w:id="1762215002">
          <w:marLeft w:val="640"/>
          <w:marRight w:val="0"/>
          <w:marTop w:val="0"/>
          <w:marBottom w:val="0"/>
          <w:divBdr>
            <w:top w:val="none" w:sz="0" w:space="0" w:color="auto"/>
            <w:left w:val="none" w:sz="0" w:space="0" w:color="auto"/>
            <w:bottom w:val="none" w:sz="0" w:space="0" w:color="auto"/>
            <w:right w:val="none" w:sz="0" w:space="0" w:color="auto"/>
          </w:divBdr>
        </w:div>
        <w:div w:id="1518695741">
          <w:marLeft w:val="640"/>
          <w:marRight w:val="0"/>
          <w:marTop w:val="0"/>
          <w:marBottom w:val="0"/>
          <w:divBdr>
            <w:top w:val="none" w:sz="0" w:space="0" w:color="auto"/>
            <w:left w:val="none" w:sz="0" w:space="0" w:color="auto"/>
            <w:bottom w:val="none" w:sz="0" w:space="0" w:color="auto"/>
            <w:right w:val="none" w:sz="0" w:space="0" w:color="auto"/>
          </w:divBdr>
        </w:div>
        <w:div w:id="1427919304">
          <w:marLeft w:val="640"/>
          <w:marRight w:val="0"/>
          <w:marTop w:val="0"/>
          <w:marBottom w:val="0"/>
          <w:divBdr>
            <w:top w:val="none" w:sz="0" w:space="0" w:color="auto"/>
            <w:left w:val="none" w:sz="0" w:space="0" w:color="auto"/>
            <w:bottom w:val="none" w:sz="0" w:space="0" w:color="auto"/>
            <w:right w:val="none" w:sz="0" w:space="0" w:color="auto"/>
          </w:divBdr>
        </w:div>
        <w:div w:id="2119639956">
          <w:marLeft w:val="640"/>
          <w:marRight w:val="0"/>
          <w:marTop w:val="0"/>
          <w:marBottom w:val="0"/>
          <w:divBdr>
            <w:top w:val="none" w:sz="0" w:space="0" w:color="auto"/>
            <w:left w:val="none" w:sz="0" w:space="0" w:color="auto"/>
            <w:bottom w:val="none" w:sz="0" w:space="0" w:color="auto"/>
            <w:right w:val="none" w:sz="0" w:space="0" w:color="auto"/>
          </w:divBdr>
        </w:div>
        <w:div w:id="80641682">
          <w:marLeft w:val="640"/>
          <w:marRight w:val="0"/>
          <w:marTop w:val="0"/>
          <w:marBottom w:val="0"/>
          <w:divBdr>
            <w:top w:val="none" w:sz="0" w:space="0" w:color="auto"/>
            <w:left w:val="none" w:sz="0" w:space="0" w:color="auto"/>
            <w:bottom w:val="none" w:sz="0" w:space="0" w:color="auto"/>
            <w:right w:val="none" w:sz="0" w:space="0" w:color="auto"/>
          </w:divBdr>
        </w:div>
        <w:div w:id="1440953628">
          <w:marLeft w:val="640"/>
          <w:marRight w:val="0"/>
          <w:marTop w:val="0"/>
          <w:marBottom w:val="0"/>
          <w:divBdr>
            <w:top w:val="none" w:sz="0" w:space="0" w:color="auto"/>
            <w:left w:val="none" w:sz="0" w:space="0" w:color="auto"/>
            <w:bottom w:val="none" w:sz="0" w:space="0" w:color="auto"/>
            <w:right w:val="none" w:sz="0" w:space="0" w:color="auto"/>
          </w:divBdr>
        </w:div>
        <w:div w:id="497698985">
          <w:marLeft w:val="640"/>
          <w:marRight w:val="0"/>
          <w:marTop w:val="0"/>
          <w:marBottom w:val="0"/>
          <w:divBdr>
            <w:top w:val="none" w:sz="0" w:space="0" w:color="auto"/>
            <w:left w:val="none" w:sz="0" w:space="0" w:color="auto"/>
            <w:bottom w:val="none" w:sz="0" w:space="0" w:color="auto"/>
            <w:right w:val="none" w:sz="0" w:space="0" w:color="auto"/>
          </w:divBdr>
        </w:div>
        <w:div w:id="666439489">
          <w:marLeft w:val="640"/>
          <w:marRight w:val="0"/>
          <w:marTop w:val="0"/>
          <w:marBottom w:val="0"/>
          <w:divBdr>
            <w:top w:val="none" w:sz="0" w:space="0" w:color="auto"/>
            <w:left w:val="none" w:sz="0" w:space="0" w:color="auto"/>
            <w:bottom w:val="none" w:sz="0" w:space="0" w:color="auto"/>
            <w:right w:val="none" w:sz="0" w:space="0" w:color="auto"/>
          </w:divBdr>
        </w:div>
        <w:div w:id="748768501">
          <w:marLeft w:val="640"/>
          <w:marRight w:val="0"/>
          <w:marTop w:val="0"/>
          <w:marBottom w:val="0"/>
          <w:divBdr>
            <w:top w:val="none" w:sz="0" w:space="0" w:color="auto"/>
            <w:left w:val="none" w:sz="0" w:space="0" w:color="auto"/>
            <w:bottom w:val="none" w:sz="0" w:space="0" w:color="auto"/>
            <w:right w:val="none" w:sz="0" w:space="0" w:color="auto"/>
          </w:divBdr>
        </w:div>
        <w:div w:id="1722172758">
          <w:marLeft w:val="640"/>
          <w:marRight w:val="0"/>
          <w:marTop w:val="0"/>
          <w:marBottom w:val="0"/>
          <w:divBdr>
            <w:top w:val="none" w:sz="0" w:space="0" w:color="auto"/>
            <w:left w:val="none" w:sz="0" w:space="0" w:color="auto"/>
            <w:bottom w:val="none" w:sz="0" w:space="0" w:color="auto"/>
            <w:right w:val="none" w:sz="0" w:space="0" w:color="auto"/>
          </w:divBdr>
        </w:div>
        <w:div w:id="434443154">
          <w:marLeft w:val="640"/>
          <w:marRight w:val="0"/>
          <w:marTop w:val="0"/>
          <w:marBottom w:val="0"/>
          <w:divBdr>
            <w:top w:val="none" w:sz="0" w:space="0" w:color="auto"/>
            <w:left w:val="none" w:sz="0" w:space="0" w:color="auto"/>
            <w:bottom w:val="none" w:sz="0" w:space="0" w:color="auto"/>
            <w:right w:val="none" w:sz="0" w:space="0" w:color="auto"/>
          </w:divBdr>
        </w:div>
        <w:div w:id="1702314820">
          <w:marLeft w:val="640"/>
          <w:marRight w:val="0"/>
          <w:marTop w:val="0"/>
          <w:marBottom w:val="0"/>
          <w:divBdr>
            <w:top w:val="none" w:sz="0" w:space="0" w:color="auto"/>
            <w:left w:val="none" w:sz="0" w:space="0" w:color="auto"/>
            <w:bottom w:val="none" w:sz="0" w:space="0" w:color="auto"/>
            <w:right w:val="none" w:sz="0" w:space="0" w:color="auto"/>
          </w:divBdr>
        </w:div>
        <w:div w:id="617642915">
          <w:marLeft w:val="640"/>
          <w:marRight w:val="0"/>
          <w:marTop w:val="0"/>
          <w:marBottom w:val="0"/>
          <w:divBdr>
            <w:top w:val="none" w:sz="0" w:space="0" w:color="auto"/>
            <w:left w:val="none" w:sz="0" w:space="0" w:color="auto"/>
            <w:bottom w:val="none" w:sz="0" w:space="0" w:color="auto"/>
            <w:right w:val="none" w:sz="0" w:space="0" w:color="auto"/>
          </w:divBdr>
        </w:div>
        <w:div w:id="1347097925">
          <w:marLeft w:val="640"/>
          <w:marRight w:val="0"/>
          <w:marTop w:val="0"/>
          <w:marBottom w:val="0"/>
          <w:divBdr>
            <w:top w:val="none" w:sz="0" w:space="0" w:color="auto"/>
            <w:left w:val="none" w:sz="0" w:space="0" w:color="auto"/>
            <w:bottom w:val="none" w:sz="0" w:space="0" w:color="auto"/>
            <w:right w:val="none" w:sz="0" w:space="0" w:color="auto"/>
          </w:divBdr>
        </w:div>
        <w:div w:id="328824724">
          <w:marLeft w:val="640"/>
          <w:marRight w:val="0"/>
          <w:marTop w:val="0"/>
          <w:marBottom w:val="0"/>
          <w:divBdr>
            <w:top w:val="none" w:sz="0" w:space="0" w:color="auto"/>
            <w:left w:val="none" w:sz="0" w:space="0" w:color="auto"/>
            <w:bottom w:val="none" w:sz="0" w:space="0" w:color="auto"/>
            <w:right w:val="none" w:sz="0" w:space="0" w:color="auto"/>
          </w:divBdr>
        </w:div>
        <w:div w:id="439182739">
          <w:marLeft w:val="640"/>
          <w:marRight w:val="0"/>
          <w:marTop w:val="0"/>
          <w:marBottom w:val="0"/>
          <w:divBdr>
            <w:top w:val="none" w:sz="0" w:space="0" w:color="auto"/>
            <w:left w:val="none" w:sz="0" w:space="0" w:color="auto"/>
            <w:bottom w:val="none" w:sz="0" w:space="0" w:color="auto"/>
            <w:right w:val="none" w:sz="0" w:space="0" w:color="auto"/>
          </w:divBdr>
        </w:div>
        <w:div w:id="1537154674">
          <w:marLeft w:val="640"/>
          <w:marRight w:val="0"/>
          <w:marTop w:val="0"/>
          <w:marBottom w:val="0"/>
          <w:divBdr>
            <w:top w:val="none" w:sz="0" w:space="0" w:color="auto"/>
            <w:left w:val="none" w:sz="0" w:space="0" w:color="auto"/>
            <w:bottom w:val="none" w:sz="0" w:space="0" w:color="auto"/>
            <w:right w:val="none" w:sz="0" w:space="0" w:color="auto"/>
          </w:divBdr>
        </w:div>
        <w:div w:id="514268169">
          <w:marLeft w:val="640"/>
          <w:marRight w:val="0"/>
          <w:marTop w:val="0"/>
          <w:marBottom w:val="0"/>
          <w:divBdr>
            <w:top w:val="none" w:sz="0" w:space="0" w:color="auto"/>
            <w:left w:val="none" w:sz="0" w:space="0" w:color="auto"/>
            <w:bottom w:val="none" w:sz="0" w:space="0" w:color="auto"/>
            <w:right w:val="none" w:sz="0" w:space="0" w:color="auto"/>
          </w:divBdr>
        </w:div>
        <w:div w:id="469907072">
          <w:marLeft w:val="640"/>
          <w:marRight w:val="0"/>
          <w:marTop w:val="0"/>
          <w:marBottom w:val="0"/>
          <w:divBdr>
            <w:top w:val="none" w:sz="0" w:space="0" w:color="auto"/>
            <w:left w:val="none" w:sz="0" w:space="0" w:color="auto"/>
            <w:bottom w:val="none" w:sz="0" w:space="0" w:color="auto"/>
            <w:right w:val="none" w:sz="0" w:space="0" w:color="auto"/>
          </w:divBdr>
        </w:div>
        <w:div w:id="1849521669">
          <w:marLeft w:val="640"/>
          <w:marRight w:val="0"/>
          <w:marTop w:val="0"/>
          <w:marBottom w:val="0"/>
          <w:divBdr>
            <w:top w:val="none" w:sz="0" w:space="0" w:color="auto"/>
            <w:left w:val="none" w:sz="0" w:space="0" w:color="auto"/>
            <w:bottom w:val="none" w:sz="0" w:space="0" w:color="auto"/>
            <w:right w:val="none" w:sz="0" w:space="0" w:color="auto"/>
          </w:divBdr>
        </w:div>
        <w:div w:id="1062214436">
          <w:marLeft w:val="640"/>
          <w:marRight w:val="0"/>
          <w:marTop w:val="0"/>
          <w:marBottom w:val="0"/>
          <w:divBdr>
            <w:top w:val="none" w:sz="0" w:space="0" w:color="auto"/>
            <w:left w:val="none" w:sz="0" w:space="0" w:color="auto"/>
            <w:bottom w:val="none" w:sz="0" w:space="0" w:color="auto"/>
            <w:right w:val="none" w:sz="0" w:space="0" w:color="auto"/>
          </w:divBdr>
        </w:div>
        <w:div w:id="864174225">
          <w:marLeft w:val="640"/>
          <w:marRight w:val="0"/>
          <w:marTop w:val="0"/>
          <w:marBottom w:val="0"/>
          <w:divBdr>
            <w:top w:val="none" w:sz="0" w:space="0" w:color="auto"/>
            <w:left w:val="none" w:sz="0" w:space="0" w:color="auto"/>
            <w:bottom w:val="none" w:sz="0" w:space="0" w:color="auto"/>
            <w:right w:val="none" w:sz="0" w:space="0" w:color="auto"/>
          </w:divBdr>
        </w:div>
        <w:div w:id="147675728">
          <w:marLeft w:val="640"/>
          <w:marRight w:val="0"/>
          <w:marTop w:val="0"/>
          <w:marBottom w:val="0"/>
          <w:divBdr>
            <w:top w:val="none" w:sz="0" w:space="0" w:color="auto"/>
            <w:left w:val="none" w:sz="0" w:space="0" w:color="auto"/>
            <w:bottom w:val="none" w:sz="0" w:space="0" w:color="auto"/>
            <w:right w:val="none" w:sz="0" w:space="0" w:color="auto"/>
          </w:divBdr>
        </w:div>
        <w:div w:id="1514345582">
          <w:marLeft w:val="640"/>
          <w:marRight w:val="0"/>
          <w:marTop w:val="0"/>
          <w:marBottom w:val="0"/>
          <w:divBdr>
            <w:top w:val="none" w:sz="0" w:space="0" w:color="auto"/>
            <w:left w:val="none" w:sz="0" w:space="0" w:color="auto"/>
            <w:bottom w:val="none" w:sz="0" w:space="0" w:color="auto"/>
            <w:right w:val="none" w:sz="0" w:space="0" w:color="auto"/>
          </w:divBdr>
        </w:div>
        <w:div w:id="1029455645">
          <w:marLeft w:val="640"/>
          <w:marRight w:val="0"/>
          <w:marTop w:val="0"/>
          <w:marBottom w:val="0"/>
          <w:divBdr>
            <w:top w:val="none" w:sz="0" w:space="0" w:color="auto"/>
            <w:left w:val="none" w:sz="0" w:space="0" w:color="auto"/>
            <w:bottom w:val="none" w:sz="0" w:space="0" w:color="auto"/>
            <w:right w:val="none" w:sz="0" w:space="0" w:color="auto"/>
          </w:divBdr>
        </w:div>
        <w:div w:id="1314220246">
          <w:marLeft w:val="640"/>
          <w:marRight w:val="0"/>
          <w:marTop w:val="0"/>
          <w:marBottom w:val="0"/>
          <w:divBdr>
            <w:top w:val="none" w:sz="0" w:space="0" w:color="auto"/>
            <w:left w:val="none" w:sz="0" w:space="0" w:color="auto"/>
            <w:bottom w:val="none" w:sz="0" w:space="0" w:color="auto"/>
            <w:right w:val="none" w:sz="0" w:space="0" w:color="auto"/>
          </w:divBdr>
        </w:div>
        <w:div w:id="2033844369">
          <w:marLeft w:val="640"/>
          <w:marRight w:val="0"/>
          <w:marTop w:val="0"/>
          <w:marBottom w:val="0"/>
          <w:divBdr>
            <w:top w:val="none" w:sz="0" w:space="0" w:color="auto"/>
            <w:left w:val="none" w:sz="0" w:space="0" w:color="auto"/>
            <w:bottom w:val="none" w:sz="0" w:space="0" w:color="auto"/>
            <w:right w:val="none" w:sz="0" w:space="0" w:color="auto"/>
          </w:divBdr>
        </w:div>
        <w:div w:id="1199313810">
          <w:marLeft w:val="640"/>
          <w:marRight w:val="0"/>
          <w:marTop w:val="0"/>
          <w:marBottom w:val="0"/>
          <w:divBdr>
            <w:top w:val="none" w:sz="0" w:space="0" w:color="auto"/>
            <w:left w:val="none" w:sz="0" w:space="0" w:color="auto"/>
            <w:bottom w:val="none" w:sz="0" w:space="0" w:color="auto"/>
            <w:right w:val="none" w:sz="0" w:space="0" w:color="auto"/>
          </w:divBdr>
        </w:div>
        <w:div w:id="1656451622">
          <w:marLeft w:val="640"/>
          <w:marRight w:val="0"/>
          <w:marTop w:val="0"/>
          <w:marBottom w:val="0"/>
          <w:divBdr>
            <w:top w:val="none" w:sz="0" w:space="0" w:color="auto"/>
            <w:left w:val="none" w:sz="0" w:space="0" w:color="auto"/>
            <w:bottom w:val="none" w:sz="0" w:space="0" w:color="auto"/>
            <w:right w:val="none" w:sz="0" w:space="0" w:color="auto"/>
          </w:divBdr>
        </w:div>
        <w:div w:id="950866127">
          <w:marLeft w:val="640"/>
          <w:marRight w:val="0"/>
          <w:marTop w:val="0"/>
          <w:marBottom w:val="0"/>
          <w:divBdr>
            <w:top w:val="none" w:sz="0" w:space="0" w:color="auto"/>
            <w:left w:val="none" w:sz="0" w:space="0" w:color="auto"/>
            <w:bottom w:val="none" w:sz="0" w:space="0" w:color="auto"/>
            <w:right w:val="none" w:sz="0" w:space="0" w:color="auto"/>
          </w:divBdr>
        </w:div>
        <w:div w:id="1866169836">
          <w:marLeft w:val="640"/>
          <w:marRight w:val="0"/>
          <w:marTop w:val="0"/>
          <w:marBottom w:val="0"/>
          <w:divBdr>
            <w:top w:val="none" w:sz="0" w:space="0" w:color="auto"/>
            <w:left w:val="none" w:sz="0" w:space="0" w:color="auto"/>
            <w:bottom w:val="none" w:sz="0" w:space="0" w:color="auto"/>
            <w:right w:val="none" w:sz="0" w:space="0" w:color="auto"/>
          </w:divBdr>
        </w:div>
        <w:div w:id="1758624913">
          <w:marLeft w:val="640"/>
          <w:marRight w:val="0"/>
          <w:marTop w:val="0"/>
          <w:marBottom w:val="0"/>
          <w:divBdr>
            <w:top w:val="none" w:sz="0" w:space="0" w:color="auto"/>
            <w:left w:val="none" w:sz="0" w:space="0" w:color="auto"/>
            <w:bottom w:val="none" w:sz="0" w:space="0" w:color="auto"/>
            <w:right w:val="none" w:sz="0" w:space="0" w:color="auto"/>
          </w:divBdr>
        </w:div>
        <w:div w:id="39521871">
          <w:marLeft w:val="640"/>
          <w:marRight w:val="0"/>
          <w:marTop w:val="0"/>
          <w:marBottom w:val="0"/>
          <w:divBdr>
            <w:top w:val="none" w:sz="0" w:space="0" w:color="auto"/>
            <w:left w:val="none" w:sz="0" w:space="0" w:color="auto"/>
            <w:bottom w:val="none" w:sz="0" w:space="0" w:color="auto"/>
            <w:right w:val="none" w:sz="0" w:space="0" w:color="auto"/>
          </w:divBdr>
        </w:div>
        <w:div w:id="2116709889">
          <w:marLeft w:val="640"/>
          <w:marRight w:val="0"/>
          <w:marTop w:val="0"/>
          <w:marBottom w:val="0"/>
          <w:divBdr>
            <w:top w:val="none" w:sz="0" w:space="0" w:color="auto"/>
            <w:left w:val="none" w:sz="0" w:space="0" w:color="auto"/>
            <w:bottom w:val="none" w:sz="0" w:space="0" w:color="auto"/>
            <w:right w:val="none" w:sz="0" w:space="0" w:color="auto"/>
          </w:divBdr>
        </w:div>
        <w:div w:id="1228610021">
          <w:marLeft w:val="640"/>
          <w:marRight w:val="0"/>
          <w:marTop w:val="0"/>
          <w:marBottom w:val="0"/>
          <w:divBdr>
            <w:top w:val="none" w:sz="0" w:space="0" w:color="auto"/>
            <w:left w:val="none" w:sz="0" w:space="0" w:color="auto"/>
            <w:bottom w:val="none" w:sz="0" w:space="0" w:color="auto"/>
            <w:right w:val="none" w:sz="0" w:space="0" w:color="auto"/>
          </w:divBdr>
        </w:div>
        <w:div w:id="2039812316">
          <w:marLeft w:val="640"/>
          <w:marRight w:val="0"/>
          <w:marTop w:val="0"/>
          <w:marBottom w:val="0"/>
          <w:divBdr>
            <w:top w:val="none" w:sz="0" w:space="0" w:color="auto"/>
            <w:left w:val="none" w:sz="0" w:space="0" w:color="auto"/>
            <w:bottom w:val="none" w:sz="0" w:space="0" w:color="auto"/>
            <w:right w:val="none" w:sz="0" w:space="0" w:color="auto"/>
          </w:divBdr>
        </w:div>
        <w:div w:id="1277251002">
          <w:marLeft w:val="640"/>
          <w:marRight w:val="0"/>
          <w:marTop w:val="0"/>
          <w:marBottom w:val="0"/>
          <w:divBdr>
            <w:top w:val="none" w:sz="0" w:space="0" w:color="auto"/>
            <w:left w:val="none" w:sz="0" w:space="0" w:color="auto"/>
            <w:bottom w:val="none" w:sz="0" w:space="0" w:color="auto"/>
            <w:right w:val="none" w:sz="0" w:space="0" w:color="auto"/>
          </w:divBdr>
        </w:div>
        <w:div w:id="6492727">
          <w:marLeft w:val="640"/>
          <w:marRight w:val="0"/>
          <w:marTop w:val="0"/>
          <w:marBottom w:val="0"/>
          <w:divBdr>
            <w:top w:val="none" w:sz="0" w:space="0" w:color="auto"/>
            <w:left w:val="none" w:sz="0" w:space="0" w:color="auto"/>
            <w:bottom w:val="none" w:sz="0" w:space="0" w:color="auto"/>
            <w:right w:val="none" w:sz="0" w:space="0" w:color="auto"/>
          </w:divBdr>
        </w:div>
        <w:div w:id="1704210201">
          <w:marLeft w:val="640"/>
          <w:marRight w:val="0"/>
          <w:marTop w:val="0"/>
          <w:marBottom w:val="0"/>
          <w:divBdr>
            <w:top w:val="none" w:sz="0" w:space="0" w:color="auto"/>
            <w:left w:val="none" w:sz="0" w:space="0" w:color="auto"/>
            <w:bottom w:val="none" w:sz="0" w:space="0" w:color="auto"/>
            <w:right w:val="none" w:sz="0" w:space="0" w:color="auto"/>
          </w:divBdr>
        </w:div>
        <w:div w:id="1942109495">
          <w:marLeft w:val="640"/>
          <w:marRight w:val="0"/>
          <w:marTop w:val="0"/>
          <w:marBottom w:val="0"/>
          <w:divBdr>
            <w:top w:val="none" w:sz="0" w:space="0" w:color="auto"/>
            <w:left w:val="none" w:sz="0" w:space="0" w:color="auto"/>
            <w:bottom w:val="none" w:sz="0" w:space="0" w:color="auto"/>
            <w:right w:val="none" w:sz="0" w:space="0" w:color="auto"/>
          </w:divBdr>
        </w:div>
        <w:div w:id="2136171634">
          <w:marLeft w:val="640"/>
          <w:marRight w:val="0"/>
          <w:marTop w:val="0"/>
          <w:marBottom w:val="0"/>
          <w:divBdr>
            <w:top w:val="none" w:sz="0" w:space="0" w:color="auto"/>
            <w:left w:val="none" w:sz="0" w:space="0" w:color="auto"/>
            <w:bottom w:val="none" w:sz="0" w:space="0" w:color="auto"/>
            <w:right w:val="none" w:sz="0" w:space="0" w:color="auto"/>
          </w:divBdr>
        </w:div>
        <w:div w:id="2085377249">
          <w:marLeft w:val="640"/>
          <w:marRight w:val="0"/>
          <w:marTop w:val="0"/>
          <w:marBottom w:val="0"/>
          <w:divBdr>
            <w:top w:val="none" w:sz="0" w:space="0" w:color="auto"/>
            <w:left w:val="none" w:sz="0" w:space="0" w:color="auto"/>
            <w:bottom w:val="none" w:sz="0" w:space="0" w:color="auto"/>
            <w:right w:val="none" w:sz="0" w:space="0" w:color="auto"/>
          </w:divBdr>
        </w:div>
        <w:div w:id="1668292144">
          <w:marLeft w:val="640"/>
          <w:marRight w:val="0"/>
          <w:marTop w:val="0"/>
          <w:marBottom w:val="0"/>
          <w:divBdr>
            <w:top w:val="none" w:sz="0" w:space="0" w:color="auto"/>
            <w:left w:val="none" w:sz="0" w:space="0" w:color="auto"/>
            <w:bottom w:val="none" w:sz="0" w:space="0" w:color="auto"/>
            <w:right w:val="none" w:sz="0" w:space="0" w:color="auto"/>
          </w:divBdr>
        </w:div>
        <w:div w:id="400032156">
          <w:marLeft w:val="640"/>
          <w:marRight w:val="0"/>
          <w:marTop w:val="0"/>
          <w:marBottom w:val="0"/>
          <w:divBdr>
            <w:top w:val="none" w:sz="0" w:space="0" w:color="auto"/>
            <w:left w:val="none" w:sz="0" w:space="0" w:color="auto"/>
            <w:bottom w:val="none" w:sz="0" w:space="0" w:color="auto"/>
            <w:right w:val="none" w:sz="0" w:space="0" w:color="auto"/>
          </w:divBdr>
        </w:div>
        <w:div w:id="1390811505">
          <w:marLeft w:val="640"/>
          <w:marRight w:val="0"/>
          <w:marTop w:val="0"/>
          <w:marBottom w:val="0"/>
          <w:divBdr>
            <w:top w:val="none" w:sz="0" w:space="0" w:color="auto"/>
            <w:left w:val="none" w:sz="0" w:space="0" w:color="auto"/>
            <w:bottom w:val="none" w:sz="0" w:space="0" w:color="auto"/>
            <w:right w:val="none" w:sz="0" w:space="0" w:color="auto"/>
          </w:divBdr>
        </w:div>
        <w:div w:id="93717619">
          <w:marLeft w:val="640"/>
          <w:marRight w:val="0"/>
          <w:marTop w:val="0"/>
          <w:marBottom w:val="0"/>
          <w:divBdr>
            <w:top w:val="none" w:sz="0" w:space="0" w:color="auto"/>
            <w:left w:val="none" w:sz="0" w:space="0" w:color="auto"/>
            <w:bottom w:val="none" w:sz="0" w:space="0" w:color="auto"/>
            <w:right w:val="none" w:sz="0" w:space="0" w:color="auto"/>
          </w:divBdr>
        </w:div>
        <w:div w:id="672221781">
          <w:marLeft w:val="640"/>
          <w:marRight w:val="0"/>
          <w:marTop w:val="0"/>
          <w:marBottom w:val="0"/>
          <w:divBdr>
            <w:top w:val="none" w:sz="0" w:space="0" w:color="auto"/>
            <w:left w:val="none" w:sz="0" w:space="0" w:color="auto"/>
            <w:bottom w:val="none" w:sz="0" w:space="0" w:color="auto"/>
            <w:right w:val="none" w:sz="0" w:space="0" w:color="auto"/>
          </w:divBdr>
        </w:div>
        <w:div w:id="1229725708">
          <w:marLeft w:val="640"/>
          <w:marRight w:val="0"/>
          <w:marTop w:val="0"/>
          <w:marBottom w:val="0"/>
          <w:divBdr>
            <w:top w:val="none" w:sz="0" w:space="0" w:color="auto"/>
            <w:left w:val="none" w:sz="0" w:space="0" w:color="auto"/>
            <w:bottom w:val="none" w:sz="0" w:space="0" w:color="auto"/>
            <w:right w:val="none" w:sz="0" w:space="0" w:color="auto"/>
          </w:divBdr>
        </w:div>
        <w:div w:id="1882547828">
          <w:marLeft w:val="640"/>
          <w:marRight w:val="0"/>
          <w:marTop w:val="0"/>
          <w:marBottom w:val="0"/>
          <w:divBdr>
            <w:top w:val="none" w:sz="0" w:space="0" w:color="auto"/>
            <w:left w:val="none" w:sz="0" w:space="0" w:color="auto"/>
            <w:bottom w:val="none" w:sz="0" w:space="0" w:color="auto"/>
            <w:right w:val="none" w:sz="0" w:space="0" w:color="auto"/>
          </w:divBdr>
        </w:div>
        <w:div w:id="190185931">
          <w:marLeft w:val="640"/>
          <w:marRight w:val="0"/>
          <w:marTop w:val="0"/>
          <w:marBottom w:val="0"/>
          <w:divBdr>
            <w:top w:val="none" w:sz="0" w:space="0" w:color="auto"/>
            <w:left w:val="none" w:sz="0" w:space="0" w:color="auto"/>
            <w:bottom w:val="none" w:sz="0" w:space="0" w:color="auto"/>
            <w:right w:val="none" w:sz="0" w:space="0" w:color="auto"/>
          </w:divBdr>
        </w:div>
        <w:div w:id="1062023080">
          <w:marLeft w:val="640"/>
          <w:marRight w:val="0"/>
          <w:marTop w:val="0"/>
          <w:marBottom w:val="0"/>
          <w:divBdr>
            <w:top w:val="none" w:sz="0" w:space="0" w:color="auto"/>
            <w:left w:val="none" w:sz="0" w:space="0" w:color="auto"/>
            <w:bottom w:val="none" w:sz="0" w:space="0" w:color="auto"/>
            <w:right w:val="none" w:sz="0" w:space="0" w:color="auto"/>
          </w:divBdr>
        </w:div>
        <w:div w:id="1562792136">
          <w:marLeft w:val="640"/>
          <w:marRight w:val="0"/>
          <w:marTop w:val="0"/>
          <w:marBottom w:val="0"/>
          <w:divBdr>
            <w:top w:val="none" w:sz="0" w:space="0" w:color="auto"/>
            <w:left w:val="none" w:sz="0" w:space="0" w:color="auto"/>
            <w:bottom w:val="none" w:sz="0" w:space="0" w:color="auto"/>
            <w:right w:val="none" w:sz="0" w:space="0" w:color="auto"/>
          </w:divBdr>
        </w:div>
        <w:div w:id="943460233">
          <w:marLeft w:val="640"/>
          <w:marRight w:val="0"/>
          <w:marTop w:val="0"/>
          <w:marBottom w:val="0"/>
          <w:divBdr>
            <w:top w:val="none" w:sz="0" w:space="0" w:color="auto"/>
            <w:left w:val="none" w:sz="0" w:space="0" w:color="auto"/>
            <w:bottom w:val="none" w:sz="0" w:space="0" w:color="auto"/>
            <w:right w:val="none" w:sz="0" w:space="0" w:color="auto"/>
          </w:divBdr>
        </w:div>
        <w:div w:id="45494373">
          <w:marLeft w:val="640"/>
          <w:marRight w:val="0"/>
          <w:marTop w:val="0"/>
          <w:marBottom w:val="0"/>
          <w:divBdr>
            <w:top w:val="none" w:sz="0" w:space="0" w:color="auto"/>
            <w:left w:val="none" w:sz="0" w:space="0" w:color="auto"/>
            <w:bottom w:val="none" w:sz="0" w:space="0" w:color="auto"/>
            <w:right w:val="none" w:sz="0" w:space="0" w:color="auto"/>
          </w:divBdr>
        </w:div>
        <w:div w:id="993877025">
          <w:marLeft w:val="640"/>
          <w:marRight w:val="0"/>
          <w:marTop w:val="0"/>
          <w:marBottom w:val="0"/>
          <w:divBdr>
            <w:top w:val="none" w:sz="0" w:space="0" w:color="auto"/>
            <w:left w:val="none" w:sz="0" w:space="0" w:color="auto"/>
            <w:bottom w:val="none" w:sz="0" w:space="0" w:color="auto"/>
            <w:right w:val="none" w:sz="0" w:space="0" w:color="auto"/>
          </w:divBdr>
        </w:div>
        <w:div w:id="10617192">
          <w:marLeft w:val="640"/>
          <w:marRight w:val="0"/>
          <w:marTop w:val="0"/>
          <w:marBottom w:val="0"/>
          <w:divBdr>
            <w:top w:val="none" w:sz="0" w:space="0" w:color="auto"/>
            <w:left w:val="none" w:sz="0" w:space="0" w:color="auto"/>
            <w:bottom w:val="none" w:sz="0" w:space="0" w:color="auto"/>
            <w:right w:val="none" w:sz="0" w:space="0" w:color="auto"/>
          </w:divBdr>
        </w:div>
        <w:div w:id="2128889271">
          <w:marLeft w:val="640"/>
          <w:marRight w:val="0"/>
          <w:marTop w:val="0"/>
          <w:marBottom w:val="0"/>
          <w:divBdr>
            <w:top w:val="none" w:sz="0" w:space="0" w:color="auto"/>
            <w:left w:val="none" w:sz="0" w:space="0" w:color="auto"/>
            <w:bottom w:val="none" w:sz="0" w:space="0" w:color="auto"/>
            <w:right w:val="none" w:sz="0" w:space="0" w:color="auto"/>
          </w:divBdr>
        </w:div>
        <w:div w:id="725419474">
          <w:marLeft w:val="640"/>
          <w:marRight w:val="0"/>
          <w:marTop w:val="0"/>
          <w:marBottom w:val="0"/>
          <w:divBdr>
            <w:top w:val="none" w:sz="0" w:space="0" w:color="auto"/>
            <w:left w:val="none" w:sz="0" w:space="0" w:color="auto"/>
            <w:bottom w:val="none" w:sz="0" w:space="0" w:color="auto"/>
            <w:right w:val="none" w:sz="0" w:space="0" w:color="auto"/>
          </w:divBdr>
        </w:div>
        <w:div w:id="1708605614">
          <w:marLeft w:val="640"/>
          <w:marRight w:val="0"/>
          <w:marTop w:val="0"/>
          <w:marBottom w:val="0"/>
          <w:divBdr>
            <w:top w:val="none" w:sz="0" w:space="0" w:color="auto"/>
            <w:left w:val="none" w:sz="0" w:space="0" w:color="auto"/>
            <w:bottom w:val="none" w:sz="0" w:space="0" w:color="auto"/>
            <w:right w:val="none" w:sz="0" w:space="0" w:color="auto"/>
          </w:divBdr>
        </w:div>
        <w:div w:id="1758213356">
          <w:marLeft w:val="640"/>
          <w:marRight w:val="0"/>
          <w:marTop w:val="0"/>
          <w:marBottom w:val="0"/>
          <w:divBdr>
            <w:top w:val="none" w:sz="0" w:space="0" w:color="auto"/>
            <w:left w:val="none" w:sz="0" w:space="0" w:color="auto"/>
            <w:bottom w:val="none" w:sz="0" w:space="0" w:color="auto"/>
            <w:right w:val="none" w:sz="0" w:space="0" w:color="auto"/>
          </w:divBdr>
        </w:div>
        <w:div w:id="1499735226">
          <w:marLeft w:val="640"/>
          <w:marRight w:val="0"/>
          <w:marTop w:val="0"/>
          <w:marBottom w:val="0"/>
          <w:divBdr>
            <w:top w:val="none" w:sz="0" w:space="0" w:color="auto"/>
            <w:left w:val="none" w:sz="0" w:space="0" w:color="auto"/>
            <w:bottom w:val="none" w:sz="0" w:space="0" w:color="auto"/>
            <w:right w:val="none" w:sz="0" w:space="0" w:color="auto"/>
          </w:divBdr>
        </w:div>
        <w:div w:id="385375054">
          <w:marLeft w:val="640"/>
          <w:marRight w:val="0"/>
          <w:marTop w:val="0"/>
          <w:marBottom w:val="0"/>
          <w:divBdr>
            <w:top w:val="none" w:sz="0" w:space="0" w:color="auto"/>
            <w:left w:val="none" w:sz="0" w:space="0" w:color="auto"/>
            <w:bottom w:val="none" w:sz="0" w:space="0" w:color="auto"/>
            <w:right w:val="none" w:sz="0" w:space="0" w:color="auto"/>
          </w:divBdr>
        </w:div>
        <w:div w:id="1563977781">
          <w:marLeft w:val="640"/>
          <w:marRight w:val="0"/>
          <w:marTop w:val="0"/>
          <w:marBottom w:val="0"/>
          <w:divBdr>
            <w:top w:val="none" w:sz="0" w:space="0" w:color="auto"/>
            <w:left w:val="none" w:sz="0" w:space="0" w:color="auto"/>
            <w:bottom w:val="none" w:sz="0" w:space="0" w:color="auto"/>
            <w:right w:val="none" w:sz="0" w:space="0" w:color="auto"/>
          </w:divBdr>
        </w:div>
        <w:div w:id="1790781491">
          <w:marLeft w:val="640"/>
          <w:marRight w:val="0"/>
          <w:marTop w:val="0"/>
          <w:marBottom w:val="0"/>
          <w:divBdr>
            <w:top w:val="none" w:sz="0" w:space="0" w:color="auto"/>
            <w:left w:val="none" w:sz="0" w:space="0" w:color="auto"/>
            <w:bottom w:val="none" w:sz="0" w:space="0" w:color="auto"/>
            <w:right w:val="none" w:sz="0" w:space="0" w:color="auto"/>
          </w:divBdr>
        </w:div>
        <w:div w:id="1316909526">
          <w:marLeft w:val="640"/>
          <w:marRight w:val="0"/>
          <w:marTop w:val="0"/>
          <w:marBottom w:val="0"/>
          <w:divBdr>
            <w:top w:val="none" w:sz="0" w:space="0" w:color="auto"/>
            <w:left w:val="none" w:sz="0" w:space="0" w:color="auto"/>
            <w:bottom w:val="none" w:sz="0" w:space="0" w:color="auto"/>
            <w:right w:val="none" w:sz="0" w:space="0" w:color="auto"/>
          </w:divBdr>
        </w:div>
        <w:div w:id="1262953764">
          <w:marLeft w:val="640"/>
          <w:marRight w:val="0"/>
          <w:marTop w:val="0"/>
          <w:marBottom w:val="0"/>
          <w:divBdr>
            <w:top w:val="none" w:sz="0" w:space="0" w:color="auto"/>
            <w:left w:val="none" w:sz="0" w:space="0" w:color="auto"/>
            <w:bottom w:val="none" w:sz="0" w:space="0" w:color="auto"/>
            <w:right w:val="none" w:sz="0" w:space="0" w:color="auto"/>
          </w:divBdr>
        </w:div>
        <w:div w:id="1441141570">
          <w:marLeft w:val="640"/>
          <w:marRight w:val="0"/>
          <w:marTop w:val="0"/>
          <w:marBottom w:val="0"/>
          <w:divBdr>
            <w:top w:val="none" w:sz="0" w:space="0" w:color="auto"/>
            <w:left w:val="none" w:sz="0" w:space="0" w:color="auto"/>
            <w:bottom w:val="none" w:sz="0" w:space="0" w:color="auto"/>
            <w:right w:val="none" w:sz="0" w:space="0" w:color="auto"/>
          </w:divBdr>
        </w:div>
        <w:div w:id="1214317611">
          <w:marLeft w:val="640"/>
          <w:marRight w:val="0"/>
          <w:marTop w:val="0"/>
          <w:marBottom w:val="0"/>
          <w:divBdr>
            <w:top w:val="none" w:sz="0" w:space="0" w:color="auto"/>
            <w:left w:val="none" w:sz="0" w:space="0" w:color="auto"/>
            <w:bottom w:val="none" w:sz="0" w:space="0" w:color="auto"/>
            <w:right w:val="none" w:sz="0" w:space="0" w:color="auto"/>
          </w:divBdr>
        </w:div>
        <w:div w:id="1694264310">
          <w:marLeft w:val="640"/>
          <w:marRight w:val="0"/>
          <w:marTop w:val="0"/>
          <w:marBottom w:val="0"/>
          <w:divBdr>
            <w:top w:val="none" w:sz="0" w:space="0" w:color="auto"/>
            <w:left w:val="none" w:sz="0" w:space="0" w:color="auto"/>
            <w:bottom w:val="none" w:sz="0" w:space="0" w:color="auto"/>
            <w:right w:val="none" w:sz="0" w:space="0" w:color="auto"/>
          </w:divBdr>
        </w:div>
        <w:div w:id="1795978730">
          <w:marLeft w:val="640"/>
          <w:marRight w:val="0"/>
          <w:marTop w:val="0"/>
          <w:marBottom w:val="0"/>
          <w:divBdr>
            <w:top w:val="none" w:sz="0" w:space="0" w:color="auto"/>
            <w:left w:val="none" w:sz="0" w:space="0" w:color="auto"/>
            <w:bottom w:val="none" w:sz="0" w:space="0" w:color="auto"/>
            <w:right w:val="none" w:sz="0" w:space="0" w:color="auto"/>
          </w:divBdr>
        </w:div>
        <w:div w:id="1221940765">
          <w:marLeft w:val="640"/>
          <w:marRight w:val="0"/>
          <w:marTop w:val="0"/>
          <w:marBottom w:val="0"/>
          <w:divBdr>
            <w:top w:val="none" w:sz="0" w:space="0" w:color="auto"/>
            <w:left w:val="none" w:sz="0" w:space="0" w:color="auto"/>
            <w:bottom w:val="none" w:sz="0" w:space="0" w:color="auto"/>
            <w:right w:val="none" w:sz="0" w:space="0" w:color="auto"/>
          </w:divBdr>
        </w:div>
        <w:div w:id="832601593">
          <w:marLeft w:val="640"/>
          <w:marRight w:val="0"/>
          <w:marTop w:val="0"/>
          <w:marBottom w:val="0"/>
          <w:divBdr>
            <w:top w:val="none" w:sz="0" w:space="0" w:color="auto"/>
            <w:left w:val="none" w:sz="0" w:space="0" w:color="auto"/>
            <w:bottom w:val="none" w:sz="0" w:space="0" w:color="auto"/>
            <w:right w:val="none" w:sz="0" w:space="0" w:color="auto"/>
          </w:divBdr>
        </w:div>
        <w:div w:id="1564024875">
          <w:marLeft w:val="640"/>
          <w:marRight w:val="0"/>
          <w:marTop w:val="0"/>
          <w:marBottom w:val="0"/>
          <w:divBdr>
            <w:top w:val="none" w:sz="0" w:space="0" w:color="auto"/>
            <w:left w:val="none" w:sz="0" w:space="0" w:color="auto"/>
            <w:bottom w:val="none" w:sz="0" w:space="0" w:color="auto"/>
            <w:right w:val="none" w:sz="0" w:space="0" w:color="auto"/>
          </w:divBdr>
        </w:div>
        <w:div w:id="472328314">
          <w:marLeft w:val="640"/>
          <w:marRight w:val="0"/>
          <w:marTop w:val="0"/>
          <w:marBottom w:val="0"/>
          <w:divBdr>
            <w:top w:val="none" w:sz="0" w:space="0" w:color="auto"/>
            <w:left w:val="none" w:sz="0" w:space="0" w:color="auto"/>
            <w:bottom w:val="none" w:sz="0" w:space="0" w:color="auto"/>
            <w:right w:val="none" w:sz="0" w:space="0" w:color="auto"/>
          </w:divBdr>
        </w:div>
        <w:div w:id="1837071308">
          <w:marLeft w:val="640"/>
          <w:marRight w:val="0"/>
          <w:marTop w:val="0"/>
          <w:marBottom w:val="0"/>
          <w:divBdr>
            <w:top w:val="none" w:sz="0" w:space="0" w:color="auto"/>
            <w:left w:val="none" w:sz="0" w:space="0" w:color="auto"/>
            <w:bottom w:val="none" w:sz="0" w:space="0" w:color="auto"/>
            <w:right w:val="none" w:sz="0" w:space="0" w:color="auto"/>
          </w:divBdr>
        </w:div>
        <w:div w:id="1664897168">
          <w:marLeft w:val="640"/>
          <w:marRight w:val="0"/>
          <w:marTop w:val="0"/>
          <w:marBottom w:val="0"/>
          <w:divBdr>
            <w:top w:val="none" w:sz="0" w:space="0" w:color="auto"/>
            <w:left w:val="none" w:sz="0" w:space="0" w:color="auto"/>
            <w:bottom w:val="none" w:sz="0" w:space="0" w:color="auto"/>
            <w:right w:val="none" w:sz="0" w:space="0" w:color="auto"/>
          </w:divBdr>
        </w:div>
        <w:div w:id="1014185189">
          <w:marLeft w:val="640"/>
          <w:marRight w:val="0"/>
          <w:marTop w:val="0"/>
          <w:marBottom w:val="0"/>
          <w:divBdr>
            <w:top w:val="none" w:sz="0" w:space="0" w:color="auto"/>
            <w:left w:val="none" w:sz="0" w:space="0" w:color="auto"/>
            <w:bottom w:val="none" w:sz="0" w:space="0" w:color="auto"/>
            <w:right w:val="none" w:sz="0" w:space="0" w:color="auto"/>
          </w:divBdr>
        </w:div>
        <w:div w:id="1044986076">
          <w:marLeft w:val="640"/>
          <w:marRight w:val="0"/>
          <w:marTop w:val="0"/>
          <w:marBottom w:val="0"/>
          <w:divBdr>
            <w:top w:val="none" w:sz="0" w:space="0" w:color="auto"/>
            <w:left w:val="none" w:sz="0" w:space="0" w:color="auto"/>
            <w:bottom w:val="none" w:sz="0" w:space="0" w:color="auto"/>
            <w:right w:val="none" w:sz="0" w:space="0" w:color="auto"/>
          </w:divBdr>
        </w:div>
        <w:div w:id="1540778774">
          <w:marLeft w:val="640"/>
          <w:marRight w:val="0"/>
          <w:marTop w:val="0"/>
          <w:marBottom w:val="0"/>
          <w:divBdr>
            <w:top w:val="none" w:sz="0" w:space="0" w:color="auto"/>
            <w:left w:val="none" w:sz="0" w:space="0" w:color="auto"/>
            <w:bottom w:val="none" w:sz="0" w:space="0" w:color="auto"/>
            <w:right w:val="none" w:sz="0" w:space="0" w:color="auto"/>
          </w:divBdr>
        </w:div>
        <w:div w:id="1395158169">
          <w:marLeft w:val="640"/>
          <w:marRight w:val="0"/>
          <w:marTop w:val="0"/>
          <w:marBottom w:val="0"/>
          <w:divBdr>
            <w:top w:val="none" w:sz="0" w:space="0" w:color="auto"/>
            <w:left w:val="none" w:sz="0" w:space="0" w:color="auto"/>
            <w:bottom w:val="none" w:sz="0" w:space="0" w:color="auto"/>
            <w:right w:val="none" w:sz="0" w:space="0" w:color="auto"/>
          </w:divBdr>
        </w:div>
        <w:div w:id="1692799632">
          <w:marLeft w:val="640"/>
          <w:marRight w:val="0"/>
          <w:marTop w:val="0"/>
          <w:marBottom w:val="0"/>
          <w:divBdr>
            <w:top w:val="none" w:sz="0" w:space="0" w:color="auto"/>
            <w:left w:val="none" w:sz="0" w:space="0" w:color="auto"/>
            <w:bottom w:val="none" w:sz="0" w:space="0" w:color="auto"/>
            <w:right w:val="none" w:sz="0" w:space="0" w:color="auto"/>
          </w:divBdr>
        </w:div>
        <w:div w:id="987783602">
          <w:marLeft w:val="640"/>
          <w:marRight w:val="0"/>
          <w:marTop w:val="0"/>
          <w:marBottom w:val="0"/>
          <w:divBdr>
            <w:top w:val="none" w:sz="0" w:space="0" w:color="auto"/>
            <w:left w:val="none" w:sz="0" w:space="0" w:color="auto"/>
            <w:bottom w:val="none" w:sz="0" w:space="0" w:color="auto"/>
            <w:right w:val="none" w:sz="0" w:space="0" w:color="auto"/>
          </w:divBdr>
        </w:div>
        <w:div w:id="523641377">
          <w:marLeft w:val="640"/>
          <w:marRight w:val="0"/>
          <w:marTop w:val="0"/>
          <w:marBottom w:val="0"/>
          <w:divBdr>
            <w:top w:val="none" w:sz="0" w:space="0" w:color="auto"/>
            <w:left w:val="none" w:sz="0" w:space="0" w:color="auto"/>
            <w:bottom w:val="none" w:sz="0" w:space="0" w:color="auto"/>
            <w:right w:val="none" w:sz="0" w:space="0" w:color="auto"/>
          </w:divBdr>
        </w:div>
        <w:div w:id="1446315866">
          <w:marLeft w:val="640"/>
          <w:marRight w:val="0"/>
          <w:marTop w:val="0"/>
          <w:marBottom w:val="0"/>
          <w:divBdr>
            <w:top w:val="none" w:sz="0" w:space="0" w:color="auto"/>
            <w:left w:val="none" w:sz="0" w:space="0" w:color="auto"/>
            <w:bottom w:val="none" w:sz="0" w:space="0" w:color="auto"/>
            <w:right w:val="none" w:sz="0" w:space="0" w:color="auto"/>
          </w:divBdr>
        </w:div>
        <w:div w:id="135799736">
          <w:marLeft w:val="640"/>
          <w:marRight w:val="0"/>
          <w:marTop w:val="0"/>
          <w:marBottom w:val="0"/>
          <w:divBdr>
            <w:top w:val="none" w:sz="0" w:space="0" w:color="auto"/>
            <w:left w:val="none" w:sz="0" w:space="0" w:color="auto"/>
            <w:bottom w:val="none" w:sz="0" w:space="0" w:color="auto"/>
            <w:right w:val="none" w:sz="0" w:space="0" w:color="auto"/>
          </w:divBdr>
        </w:div>
        <w:div w:id="1432892597">
          <w:marLeft w:val="640"/>
          <w:marRight w:val="0"/>
          <w:marTop w:val="0"/>
          <w:marBottom w:val="0"/>
          <w:divBdr>
            <w:top w:val="none" w:sz="0" w:space="0" w:color="auto"/>
            <w:left w:val="none" w:sz="0" w:space="0" w:color="auto"/>
            <w:bottom w:val="none" w:sz="0" w:space="0" w:color="auto"/>
            <w:right w:val="none" w:sz="0" w:space="0" w:color="auto"/>
          </w:divBdr>
        </w:div>
        <w:div w:id="671378668">
          <w:marLeft w:val="640"/>
          <w:marRight w:val="0"/>
          <w:marTop w:val="0"/>
          <w:marBottom w:val="0"/>
          <w:divBdr>
            <w:top w:val="none" w:sz="0" w:space="0" w:color="auto"/>
            <w:left w:val="none" w:sz="0" w:space="0" w:color="auto"/>
            <w:bottom w:val="none" w:sz="0" w:space="0" w:color="auto"/>
            <w:right w:val="none" w:sz="0" w:space="0" w:color="auto"/>
          </w:divBdr>
        </w:div>
        <w:div w:id="829323566">
          <w:marLeft w:val="640"/>
          <w:marRight w:val="0"/>
          <w:marTop w:val="0"/>
          <w:marBottom w:val="0"/>
          <w:divBdr>
            <w:top w:val="none" w:sz="0" w:space="0" w:color="auto"/>
            <w:left w:val="none" w:sz="0" w:space="0" w:color="auto"/>
            <w:bottom w:val="none" w:sz="0" w:space="0" w:color="auto"/>
            <w:right w:val="none" w:sz="0" w:space="0" w:color="auto"/>
          </w:divBdr>
        </w:div>
        <w:div w:id="79183297">
          <w:marLeft w:val="640"/>
          <w:marRight w:val="0"/>
          <w:marTop w:val="0"/>
          <w:marBottom w:val="0"/>
          <w:divBdr>
            <w:top w:val="none" w:sz="0" w:space="0" w:color="auto"/>
            <w:left w:val="none" w:sz="0" w:space="0" w:color="auto"/>
            <w:bottom w:val="none" w:sz="0" w:space="0" w:color="auto"/>
            <w:right w:val="none" w:sz="0" w:space="0" w:color="auto"/>
          </w:divBdr>
        </w:div>
        <w:div w:id="997342825">
          <w:marLeft w:val="640"/>
          <w:marRight w:val="0"/>
          <w:marTop w:val="0"/>
          <w:marBottom w:val="0"/>
          <w:divBdr>
            <w:top w:val="none" w:sz="0" w:space="0" w:color="auto"/>
            <w:left w:val="none" w:sz="0" w:space="0" w:color="auto"/>
            <w:bottom w:val="none" w:sz="0" w:space="0" w:color="auto"/>
            <w:right w:val="none" w:sz="0" w:space="0" w:color="auto"/>
          </w:divBdr>
        </w:div>
        <w:div w:id="1351877336">
          <w:marLeft w:val="640"/>
          <w:marRight w:val="0"/>
          <w:marTop w:val="0"/>
          <w:marBottom w:val="0"/>
          <w:divBdr>
            <w:top w:val="none" w:sz="0" w:space="0" w:color="auto"/>
            <w:left w:val="none" w:sz="0" w:space="0" w:color="auto"/>
            <w:bottom w:val="none" w:sz="0" w:space="0" w:color="auto"/>
            <w:right w:val="none" w:sz="0" w:space="0" w:color="auto"/>
          </w:divBdr>
        </w:div>
        <w:div w:id="582447183">
          <w:marLeft w:val="640"/>
          <w:marRight w:val="0"/>
          <w:marTop w:val="0"/>
          <w:marBottom w:val="0"/>
          <w:divBdr>
            <w:top w:val="none" w:sz="0" w:space="0" w:color="auto"/>
            <w:left w:val="none" w:sz="0" w:space="0" w:color="auto"/>
            <w:bottom w:val="none" w:sz="0" w:space="0" w:color="auto"/>
            <w:right w:val="none" w:sz="0" w:space="0" w:color="auto"/>
          </w:divBdr>
        </w:div>
        <w:div w:id="1084180155">
          <w:marLeft w:val="640"/>
          <w:marRight w:val="0"/>
          <w:marTop w:val="0"/>
          <w:marBottom w:val="0"/>
          <w:divBdr>
            <w:top w:val="none" w:sz="0" w:space="0" w:color="auto"/>
            <w:left w:val="none" w:sz="0" w:space="0" w:color="auto"/>
            <w:bottom w:val="none" w:sz="0" w:space="0" w:color="auto"/>
            <w:right w:val="none" w:sz="0" w:space="0" w:color="auto"/>
          </w:divBdr>
        </w:div>
        <w:div w:id="248855821">
          <w:marLeft w:val="640"/>
          <w:marRight w:val="0"/>
          <w:marTop w:val="0"/>
          <w:marBottom w:val="0"/>
          <w:divBdr>
            <w:top w:val="none" w:sz="0" w:space="0" w:color="auto"/>
            <w:left w:val="none" w:sz="0" w:space="0" w:color="auto"/>
            <w:bottom w:val="none" w:sz="0" w:space="0" w:color="auto"/>
            <w:right w:val="none" w:sz="0" w:space="0" w:color="auto"/>
          </w:divBdr>
        </w:div>
        <w:div w:id="651254126">
          <w:marLeft w:val="640"/>
          <w:marRight w:val="0"/>
          <w:marTop w:val="0"/>
          <w:marBottom w:val="0"/>
          <w:divBdr>
            <w:top w:val="none" w:sz="0" w:space="0" w:color="auto"/>
            <w:left w:val="none" w:sz="0" w:space="0" w:color="auto"/>
            <w:bottom w:val="none" w:sz="0" w:space="0" w:color="auto"/>
            <w:right w:val="none" w:sz="0" w:space="0" w:color="auto"/>
          </w:divBdr>
        </w:div>
        <w:div w:id="1688942782">
          <w:marLeft w:val="640"/>
          <w:marRight w:val="0"/>
          <w:marTop w:val="0"/>
          <w:marBottom w:val="0"/>
          <w:divBdr>
            <w:top w:val="none" w:sz="0" w:space="0" w:color="auto"/>
            <w:left w:val="none" w:sz="0" w:space="0" w:color="auto"/>
            <w:bottom w:val="none" w:sz="0" w:space="0" w:color="auto"/>
            <w:right w:val="none" w:sz="0" w:space="0" w:color="auto"/>
          </w:divBdr>
        </w:div>
        <w:div w:id="1966741080">
          <w:marLeft w:val="640"/>
          <w:marRight w:val="0"/>
          <w:marTop w:val="0"/>
          <w:marBottom w:val="0"/>
          <w:divBdr>
            <w:top w:val="none" w:sz="0" w:space="0" w:color="auto"/>
            <w:left w:val="none" w:sz="0" w:space="0" w:color="auto"/>
            <w:bottom w:val="none" w:sz="0" w:space="0" w:color="auto"/>
            <w:right w:val="none" w:sz="0" w:space="0" w:color="auto"/>
          </w:divBdr>
        </w:div>
        <w:div w:id="1023285447">
          <w:marLeft w:val="640"/>
          <w:marRight w:val="0"/>
          <w:marTop w:val="0"/>
          <w:marBottom w:val="0"/>
          <w:divBdr>
            <w:top w:val="none" w:sz="0" w:space="0" w:color="auto"/>
            <w:left w:val="none" w:sz="0" w:space="0" w:color="auto"/>
            <w:bottom w:val="none" w:sz="0" w:space="0" w:color="auto"/>
            <w:right w:val="none" w:sz="0" w:space="0" w:color="auto"/>
          </w:divBdr>
        </w:div>
        <w:div w:id="270865393">
          <w:marLeft w:val="640"/>
          <w:marRight w:val="0"/>
          <w:marTop w:val="0"/>
          <w:marBottom w:val="0"/>
          <w:divBdr>
            <w:top w:val="none" w:sz="0" w:space="0" w:color="auto"/>
            <w:left w:val="none" w:sz="0" w:space="0" w:color="auto"/>
            <w:bottom w:val="none" w:sz="0" w:space="0" w:color="auto"/>
            <w:right w:val="none" w:sz="0" w:space="0" w:color="auto"/>
          </w:divBdr>
        </w:div>
        <w:div w:id="539513812">
          <w:marLeft w:val="640"/>
          <w:marRight w:val="0"/>
          <w:marTop w:val="0"/>
          <w:marBottom w:val="0"/>
          <w:divBdr>
            <w:top w:val="none" w:sz="0" w:space="0" w:color="auto"/>
            <w:left w:val="none" w:sz="0" w:space="0" w:color="auto"/>
            <w:bottom w:val="none" w:sz="0" w:space="0" w:color="auto"/>
            <w:right w:val="none" w:sz="0" w:space="0" w:color="auto"/>
          </w:divBdr>
        </w:div>
        <w:div w:id="16077819">
          <w:marLeft w:val="640"/>
          <w:marRight w:val="0"/>
          <w:marTop w:val="0"/>
          <w:marBottom w:val="0"/>
          <w:divBdr>
            <w:top w:val="none" w:sz="0" w:space="0" w:color="auto"/>
            <w:left w:val="none" w:sz="0" w:space="0" w:color="auto"/>
            <w:bottom w:val="none" w:sz="0" w:space="0" w:color="auto"/>
            <w:right w:val="none" w:sz="0" w:space="0" w:color="auto"/>
          </w:divBdr>
        </w:div>
        <w:div w:id="1747606324">
          <w:marLeft w:val="640"/>
          <w:marRight w:val="0"/>
          <w:marTop w:val="0"/>
          <w:marBottom w:val="0"/>
          <w:divBdr>
            <w:top w:val="none" w:sz="0" w:space="0" w:color="auto"/>
            <w:left w:val="none" w:sz="0" w:space="0" w:color="auto"/>
            <w:bottom w:val="none" w:sz="0" w:space="0" w:color="auto"/>
            <w:right w:val="none" w:sz="0" w:space="0" w:color="auto"/>
          </w:divBdr>
        </w:div>
        <w:div w:id="1969968127">
          <w:marLeft w:val="640"/>
          <w:marRight w:val="0"/>
          <w:marTop w:val="0"/>
          <w:marBottom w:val="0"/>
          <w:divBdr>
            <w:top w:val="none" w:sz="0" w:space="0" w:color="auto"/>
            <w:left w:val="none" w:sz="0" w:space="0" w:color="auto"/>
            <w:bottom w:val="none" w:sz="0" w:space="0" w:color="auto"/>
            <w:right w:val="none" w:sz="0" w:space="0" w:color="auto"/>
          </w:divBdr>
        </w:div>
        <w:div w:id="2055931643">
          <w:marLeft w:val="640"/>
          <w:marRight w:val="0"/>
          <w:marTop w:val="0"/>
          <w:marBottom w:val="0"/>
          <w:divBdr>
            <w:top w:val="none" w:sz="0" w:space="0" w:color="auto"/>
            <w:left w:val="none" w:sz="0" w:space="0" w:color="auto"/>
            <w:bottom w:val="none" w:sz="0" w:space="0" w:color="auto"/>
            <w:right w:val="none" w:sz="0" w:space="0" w:color="auto"/>
          </w:divBdr>
        </w:div>
        <w:div w:id="1323393343">
          <w:marLeft w:val="640"/>
          <w:marRight w:val="0"/>
          <w:marTop w:val="0"/>
          <w:marBottom w:val="0"/>
          <w:divBdr>
            <w:top w:val="none" w:sz="0" w:space="0" w:color="auto"/>
            <w:left w:val="none" w:sz="0" w:space="0" w:color="auto"/>
            <w:bottom w:val="none" w:sz="0" w:space="0" w:color="auto"/>
            <w:right w:val="none" w:sz="0" w:space="0" w:color="auto"/>
          </w:divBdr>
        </w:div>
        <w:div w:id="1415935976">
          <w:marLeft w:val="640"/>
          <w:marRight w:val="0"/>
          <w:marTop w:val="0"/>
          <w:marBottom w:val="0"/>
          <w:divBdr>
            <w:top w:val="none" w:sz="0" w:space="0" w:color="auto"/>
            <w:left w:val="none" w:sz="0" w:space="0" w:color="auto"/>
            <w:bottom w:val="none" w:sz="0" w:space="0" w:color="auto"/>
            <w:right w:val="none" w:sz="0" w:space="0" w:color="auto"/>
          </w:divBdr>
        </w:div>
        <w:div w:id="494343162">
          <w:marLeft w:val="640"/>
          <w:marRight w:val="0"/>
          <w:marTop w:val="0"/>
          <w:marBottom w:val="0"/>
          <w:divBdr>
            <w:top w:val="none" w:sz="0" w:space="0" w:color="auto"/>
            <w:left w:val="none" w:sz="0" w:space="0" w:color="auto"/>
            <w:bottom w:val="none" w:sz="0" w:space="0" w:color="auto"/>
            <w:right w:val="none" w:sz="0" w:space="0" w:color="auto"/>
          </w:divBdr>
        </w:div>
        <w:div w:id="1489784705">
          <w:marLeft w:val="640"/>
          <w:marRight w:val="0"/>
          <w:marTop w:val="0"/>
          <w:marBottom w:val="0"/>
          <w:divBdr>
            <w:top w:val="none" w:sz="0" w:space="0" w:color="auto"/>
            <w:left w:val="none" w:sz="0" w:space="0" w:color="auto"/>
            <w:bottom w:val="none" w:sz="0" w:space="0" w:color="auto"/>
            <w:right w:val="none" w:sz="0" w:space="0" w:color="auto"/>
          </w:divBdr>
        </w:div>
        <w:div w:id="573054483">
          <w:marLeft w:val="640"/>
          <w:marRight w:val="0"/>
          <w:marTop w:val="0"/>
          <w:marBottom w:val="0"/>
          <w:divBdr>
            <w:top w:val="none" w:sz="0" w:space="0" w:color="auto"/>
            <w:left w:val="none" w:sz="0" w:space="0" w:color="auto"/>
            <w:bottom w:val="none" w:sz="0" w:space="0" w:color="auto"/>
            <w:right w:val="none" w:sz="0" w:space="0" w:color="auto"/>
          </w:divBdr>
        </w:div>
        <w:div w:id="1135372296">
          <w:marLeft w:val="640"/>
          <w:marRight w:val="0"/>
          <w:marTop w:val="0"/>
          <w:marBottom w:val="0"/>
          <w:divBdr>
            <w:top w:val="none" w:sz="0" w:space="0" w:color="auto"/>
            <w:left w:val="none" w:sz="0" w:space="0" w:color="auto"/>
            <w:bottom w:val="none" w:sz="0" w:space="0" w:color="auto"/>
            <w:right w:val="none" w:sz="0" w:space="0" w:color="auto"/>
          </w:divBdr>
        </w:div>
        <w:div w:id="483085520">
          <w:marLeft w:val="640"/>
          <w:marRight w:val="0"/>
          <w:marTop w:val="0"/>
          <w:marBottom w:val="0"/>
          <w:divBdr>
            <w:top w:val="none" w:sz="0" w:space="0" w:color="auto"/>
            <w:left w:val="none" w:sz="0" w:space="0" w:color="auto"/>
            <w:bottom w:val="none" w:sz="0" w:space="0" w:color="auto"/>
            <w:right w:val="none" w:sz="0" w:space="0" w:color="auto"/>
          </w:divBdr>
        </w:div>
        <w:div w:id="1863934897">
          <w:marLeft w:val="640"/>
          <w:marRight w:val="0"/>
          <w:marTop w:val="0"/>
          <w:marBottom w:val="0"/>
          <w:divBdr>
            <w:top w:val="none" w:sz="0" w:space="0" w:color="auto"/>
            <w:left w:val="none" w:sz="0" w:space="0" w:color="auto"/>
            <w:bottom w:val="none" w:sz="0" w:space="0" w:color="auto"/>
            <w:right w:val="none" w:sz="0" w:space="0" w:color="auto"/>
          </w:divBdr>
        </w:div>
        <w:div w:id="409933630">
          <w:marLeft w:val="640"/>
          <w:marRight w:val="0"/>
          <w:marTop w:val="0"/>
          <w:marBottom w:val="0"/>
          <w:divBdr>
            <w:top w:val="none" w:sz="0" w:space="0" w:color="auto"/>
            <w:left w:val="none" w:sz="0" w:space="0" w:color="auto"/>
            <w:bottom w:val="none" w:sz="0" w:space="0" w:color="auto"/>
            <w:right w:val="none" w:sz="0" w:space="0" w:color="auto"/>
          </w:divBdr>
        </w:div>
        <w:div w:id="821585770">
          <w:marLeft w:val="640"/>
          <w:marRight w:val="0"/>
          <w:marTop w:val="0"/>
          <w:marBottom w:val="0"/>
          <w:divBdr>
            <w:top w:val="none" w:sz="0" w:space="0" w:color="auto"/>
            <w:left w:val="none" w:sz="0" w:space="0" w:color="auto"/>
            <w:bottom w:val="none" w:sz="0" w:space="0" w:color="auto"/>
            <w:right w:val="none" w:sz="0" w:space="0" w:color="auto"/>
          </w:divBdr>
        </w:div>
        <w:div w:id="1884442747">
          <w:marLeft w:val="640"/>
          <w:marRight w:val="0"/>
          <w:marTop w:val="0"/>
          <w:marBottom w:val="0"/>
          <w:divBdr>
            <w:top w:val="none" w:sz="0" w:space="0" w:color="auto"/>
            <w:left w:val="none" w:sz="0" w:space="0" w:color="auto"/>
            <w:bottom w:val="none" w:sz="0" w:space="0" w:color="auto"/>
            <w:right w:val="none" w:sz="0" w:space="0" w:color="auto"/>
          </w:divBdr>
        </w:div>
        <w:div w:id="835149116">
          <w:marLeft w:val="640"/>
          <w:marRight w:val="0"/>
          <w:marTop w:val="0"/>
          <w:marBottom w:val="0"/>
          <w:divBdr>
            <w:top w:val="none" w:sz="0" w:space="0" w:color="auto"/>
            <w:left w:val="none" w:sz="0" w:space="0" w:color="auto"/>
            <w:bottom w:val="none" w:sz="0" w:space="0" w:color="auto"/>
            <w:right w:val="none" w:sz="0" w:space="0" w:color="auto"/>
          </w:divBdr>
        </w:div>
        <w:div w:id="1990286140">
          <w:marLeft w:val="640"/>
          <w:marRight w:val="0"/>
          <w:marTop w:val="0"/>
          <w:marBottom w:val="0"/>
          <w:divBdr>
            <w:top w:val="none" w:sz="0" w:space="0" w:color="auto"/>
            <w:left w:val="none" w:sz="0" w:space="0" w:color="auto"/>
            <w:bottom w:val="none" w:sz="0" w:space="0" w:color="auto"/>
            <w:right w:val="none" w:sz="0" w:space="0" w:color="auto"/>
          </w:divBdr>
        </w:div>
        <w:div w:id="740641038">
          <w:marLeft w:val="640"/>
          <w:marRight w:val="0"/>
          <w:marTop w:val="0"/>
          <w:marBottom w:val="0"/>
          <w:divBdr>
            <w:top w:val="none" w:sz="0" w:space="0" w:color="auto"/>
            <w:left w:val="none" w:sz="0" w:space="0" w:color="auto"/>
            <w:bottom w:val="none" w:sz="0" w:space="0" w:color="auto"/>
            <w:right w:val="none" w:sz="0" w:space="0" w:color="auto"/>
          </w:divBdr>
        </w:div>
        <w:div w:id="818962507">
          <w:marLeft w:val="640"/>
          <w:marRight w:val="0"/>
          <w:marTop w:val="0"/>
          <w:marBottom w:val="0"/>
          <w:divBdr>
            <w:top w:val="none" w:sz="0" w:space="0" w:color="auto"/>
            <w:left w:val="none" w:sz="0" w:space="0" w:color="auto"/>
            <w:bottom w:val="none" w:sz="0" w:space="0" w:color="auto"/>
            <w:right w:val="none" w:sz="0" w:space="0" w:color="auto"/>
          </w:divBdr>
        </w:div>
        <w:div w:id="998310978">
          <w:marLeft w:val="640"/>
          <w:marRight w:val="0"/>
          <w:marTop w:val="0"/>
          <w:marBottom w:val="0"/>
          <w:divBdr>
            <w:top w:val="none" w:sz="0" w:space="0" w:color="auto"/>
            <w:left w:val="none" w:sz="0" w:space="0" w:color="auto"/>
            <w:bottom w:val="none" w:sz="0" w:space="0" w:color="auto"/>
            <w:right w:val="none" w:sz="0" w:space="0" w:color="auto"/>
          </w:divBdr>
        </w:div>
        <w:div w:id="1859418376">
          <w:marLeft w:val="640"/>
          <w:marRight w:val="0"/>
          <w:marTop w:val="0"/>
          <w:marBottom w:val="0"/>
          <w:divBdr>
            <w:top w:val="none" w:sz="0" w:space="0" w:color="auto"/>
            <w:left w:val="none" w:sz="0" w:space="0" w:color="auto"/>
            <w:bottom w:val="none" w:sz="0" w:space="0" w:color="auto"/>
            <w:right w:val="none" w:sz="0" w:space="0" w:color="auto"/>
          </w:divBdr>
        </w:div>
        <w:div w:id="1274363658">
          <w:marLeft w:val="640"/>
          <w:marRight w:val="0"/>
          <w:marTop w:val="0"/>
          <w:marBottom w:val="0"/>
          <w:divBdr>
            <w:top w:val="none" w:sz="0" w:space="0" w:color="auto"/>
            <w:left w:val="none" w:sz="0" w:space="0" w:color="auto"/>
            <w:bottom w:val="none" w:sz="0" w:space="0" w:color="auto"/>
            <w:right w:val="none" w:sz="0" w:space="0" w:color="auto"/>
          </w:divBdr>
        </w:div>
        <w:div w:id="187064958">
          <w:marLeft w:val="640"/>
          <w:marRight w:val="0"/>
          <w:marTop w:val="0"/>
          <w:marBottom w:val="0"/>
          <w:divBdr>
            <w:top w:val="none" w:sz="0" w:space="0" w:color="auto"/>
            <w:left w:val="none" w:sz="0" w:space="0" w:color="auto"/>
            <w:bottom w:val="none" w:sz="0" w:space="0" w:color="auto"/>
            <w:right w:val="none" w:sz="0" w:space="0" w:color="auto"/>
          </w:divBdr>
        </w:div>
        <w:div w:id="842089159">
          <w:marLeft w:val="640"/>
          <w:marRight w:val="0"/>
          <w:marTop w:val="0"/>
          <w:marBottom w:val="0"/>
          <w:divBdr>
            <w:top w:val="none" w:sz="0" w:space="0" w:color="auto"/>
            <w:left w:val="none" w:sz="0" w:space="0" w:color="auto"/>
            <w:bottom w:val="none" w:sz="0" w:space="0" w:color="auto"/>
            <w:right w:val="none" w:sz="0" w:space="0" w:color="auto"/>
          </w:divBdr>
        </w:div>
        <w:div w:id="1706983032">
          <w:marLeft w:val="640"/>
          <w:marRight w:val="0"/>
          <w:marTop w:val="0"/>
          <w:marBottom w:val="0"/>
          <w:divBdr>
            <w:top w:val="none" w:sz="0" w:space="0" w:color="auto"/>
            <w:left w:val="none" w:sz="0" w:space="0" w:color="auto"/>
            <w:bottom w:val="none" w:sz="0" w:space="0" w:color="auto"/>
            <w:right w:val="none" w:sz="0" w:space="0" w:color="auto"/>
          </w:divBdr>
        </w:div>
        <w:div w:id="2077895505">
          <w:marLeft w:val="640"/>
          <w:marRight w:val="0"/>
          <w:marTop w:val="0"/>
          <w:marBottom w:val="0"/>
          <w:divBdr>
            <w:top w:val="none" w:sz="0" w:space="0" w:color="auto"/>
            <w:left w:val="none" w:sz="0" w:space="0" w:color="auto"/>
            <w:bottom w:val="none" w:sz="0" w:space="0" w:color="auto"/>
            <w:right w:val="none" w:sz="0" w:space="0" w:color="auto"/>
          </w:divBdr>
        </w:div>
        <w:div w:id="1618830957">
          <w:marLeft w:val="640"/>
          <w:marRight w:val="0"/>
          <w:marTop w:val="0"/>
          <w:marBottom w:val="0"/>
          <w:divBdr>
            <w:top w:val="none" w:sz="0" w:space="0" w:color="auto"/>
            <w:left w:val="none" w:sz="0" w:space="0" w:color="auto"/>
            <w:bottom w:val="none" w:sz="0" w:space="0" w:color="auto"/>
            <w:right w:val="none" w:sz="0" w:space="0" w:color="auto"/>
          </w:divBdr>
        </w:div>
        <w:div w:id="114064566">
          <w:marLeft w:val="640"/>
          <w:marRight w:val="0"/>
          <w:marTop w:val="0"/>
          <w:marBottom w:val="0"/>
          <w:divBdr>
            <w:top w:val="none" w:sz="0" w:space="0" w:color="auto"/>
            <w:left w:val="none" w:sz="0" w:space="0" w:color="auto"/>
            <w:bottom w:val="none" w:sz="0" w:space="0" w:color="auto"/>
            <w:right w:val="none" w:sz="0" w:space="0" w:color="auto"/>
          </w:divBdr>
        </w:div>
        <w:div w:id="280722696">
          <w:marLeft w:val="640"/>
          <w:marRight w:val="0"/>
          <w:marTop w:val="0"/>
          <w:marBottom w:val="0"/>
          <w:divBdr>
            <w:top w:val="none" w:sz="0" w:space="0" w:color="auto"/>
            <w:left w:val="none" w:sz="0" w:space="0" w:color="auto"/>
            <w:bottom w:val="none" w:sz="0" w:space="0" w:color="auto"/>
            <w:right w:val="none" w:sz="0" w:space="0" w:color="auto"/>
          </w:divBdr>
        </w:div>
      </w:divsChild>
    </w:div>
    <w:div w:id="1319531886">
      <w:bodyDiv w:val="1"/>
      <w:marLeft w:val="0"/>
      <w:marRight w:val="0"/>
      <w:marTop w:val="0"/>
      <w:marBottom w:val="0"/>
      <w:divBdr>
        <w:top w:val="none" w:sz="0" w:space="0" w:color="auto"/>
        <w:left w:val="none" w:sz="0" w:space="0" w:color="auto"/>
        <w:bottom w:val="none" w:sz="0" w:space="0" w:color="auto"/>
        <w:right w:val="none" w:sz="0" w:space="0" w:color="auto"/>
      </w:divBdr>
      <w:divsChild>
        <w:div w:id="1091195471">
          <w:marLeft w:val="640"/>
          <w:marRight w:val="0"/>
          <w:marTop w:val="0"/>
          <w:marBottom w:val="0"/>
          <w:divBdr>
            <w:top w:val="none" w:sz="0" w:space="0" w:color="auto"/>
            <w:left w:val="none" w:sz="0" w:space="0" w:color="auto"/>
            <w:bottom w:val="none" w:sz="0" w:space="0" w:color="auto"/>
            <w:right w:val="none" w:sz="0" w:space="0" w:color="auto"/>
          </w:divBdr>
        </w:div>
        <w:div w:id="1250234214">
          <w:marLeft w:val="640"/>
          <w:marRight w:val="0"/>
          <w:marTop w:val="0"/>
          <w:marBottom w:val="0"/>
          <w:divBdr>
            <w:top w:val="none" w:sz="0" w:space="0" w:color="auto"/>
            <w:left w:val="none" w:sz="0" w:space="0" w:color="auto"/>
            <w:bottom w:val="none" w:sz="0" w:space="0" w:color="auto"/>
            <w:right w:val="none" w:sz="0" w:space="0" w:color="auto"/>
          </w:divBdr>
        </w:div>
        <w:div w:id="1141847397">
          <w:marLeft w:val="640"/>
          <w:marRight w:val="0"/>
          <w:marTop w:val="0"/>
          <w:marBottom w:val="0"/>
          <w:divBdr>
            <w:top w:val="none" w:sz="0" w:space="0" w:color="auto"/>
            <w:left w:val="none" w:sz="0" w:space="0" w:color="auto"/>
            <w:bottom w:val="none" w:sz="0" w:space="0" w:color="auto"/>
            <w:right w:val="none" w:sz="0" w:space="0" w:color="auto"/>
          </w:divBdr>
        </w:div>
        <w:div w:id="21443669">
          <w:marLeft w:val="640"/>
          <w:marRight w:val="0"/>
          <w:marTop w:val="0"/>
          <w:marBottom w:val="0"/>
          <w:divBdr>
            <w:top w:val="none" w:sz="0" w:space="0" w:color="auto"/>
            <w:left w:val="none" w:sz="0" w:space="0" w:color="auto"/>
            <w:bottom w:val="none" w:sz="0" w:space="0" w:color="auto"/>
            <w:right w:val="none" w:sz="0" w:space="0" w:color="auto"/>
          </w:divBdr>
        </w:div>
        <w:div w:id="1224296624">
          <w:marLeft w:val="640"/>
          <w:marRight w:val="0"/>
          <w:marTop w:val="0"/>
          <w:marBottom w:val="0"/>
          <w:divBdr>
            <w:top w:val="none" w:sz="0" w:space="0" w:color="auto"/>
            <w:left w:val="none" w:sz="0" w:space="0" w:color="auto"/>
            <w:bottom w:val="none" w:sz="0" w:space="0" w:color="auto"/>
            <w:right w:val="none" w:sz="0" w:space="0" w:color="auto"/>
          </w:divBdr>
        </w:div>
        <w:div w:id="533466287">
          <w:marLeft w:val="640"/>
          <w:marRight w:val="0"/>
          <w:marTop w:val="0"/>
          <w:marBottom w:val="0"/>
          <w:divBdr>
            <w:top w:val="none" w:sz="0" w:space="0" w:color="auto"/>
            <w:left w:val="none" w:sz="0" w:space="0" w:color="auto"/>
            <w:bottom w:val="none" w:sz="0" w:space="0" w:color="auto"/>
            <w:right w:val="none" w:sz="0" w:space="0" w:color="auto"/>
          </w:divBdr>
        </w:div>
        <w:div w:id="553733058">
          <w:marLeft w:val="640"/>
          <w:marRight w:val="0"/>
          <w:marTop w:val="0"/>
          <w:marBottom w:val="0"/>
          <w:divBdr>
            <w:top w:val="none" w:sz="0" w:space="0" w:color="auto"/>
            <w:left w:val="none" w:sz="0" w:space="0" w:color="auto"/>
            <w:bottom w:val="none" w:sz="0" w:space="0" w:color="auto"/>
            <w:right w:val="none" w:sz="0" w:space="0" w:color="auto"/>
          </w:divBdr>
        </w:div>
        <w:div w:id="1912617337">
          <w:marLeft w:val="640"/>
          <w:marRight w:val="0"/>
          <w:marTop w:val="0"/>
          <w:marBottom w:val="0"/>
          <w:divBdr>
            <w:top w:val="none" w:sz="0" w:space="0" w:color="auto"/>
            <w:left w:val="none" w:sz="0" w:space="0" w:color="auto"/>
            <w:bottom w:val="none" w:sz="0" w:space="0" w:color="auto"/>
            <w:right w:val="none" w:sz="0" w:space="0" w:color="auto"/>
          </w:divBdr>
        </w:div>
        <w:div w:id="1758206071">
          <w:marLeft w:val="640"/>
          <w:marRight w:val="0"/>
          <w:marTop w:val="0"/>
          <w:marBottom w:val="0"/>
          <w:divBdr>
            <w:top w:val="none" w:sz="0" w:space="0" w:color="auto"/>
            <w:left w:val="none" w:sz="0" w:space="0" w:color="auto"/>
            <w:bottom w:val="none" w:sz="0" w:space="0" w:color="auto"/>
            <w:right w:val="none" w:sz="0" w:space="0" w:color="auto"/>
          </w:divBdr>
        </w:div>
        <w:div w:id="786119528">
          <w:marLeft w:val="640"/>
          <w:marRight w:val="0"/>
          <w:marTop w:val="0"/>
          <w:marBottom w:val="0"/>
          <w:divBdr>
            <w:top w:val="none" w:sz="0" w:space="0" w:color="auto"/>
            <w:left w:val="none" w:sz="0" w:space="0" w:color="auto"/>
            <w:bottom w:val="none" w:sz="0" w:space="0" w:color="auto"/>
            <w:right w:val="none" w:sz="0" w:space="0" w:color="auto"/>
          </w:divBdr>
        </w:div>
        <w:div w:id="306975086">
          <w:marLeft w:val="640"/>
          <w:marRight w:val="0"/>
          <w:marTop w:val="0"/>
          <w:marBottom w:val="0"/>
          <w:divBdr>
            <w:top w:val="none" w:sz="0" w:space="0" w:color="auto"/>
            <w:left w:val="none" w:sz="0" w:space="0" w:color="auto"/>
            <w:bottom w:val="none" w:sz="0" w:space="0" w:color="auto"/>
            <w:right w:val="none" w:sz="0" w:space="0" w:color="auto"/>
          </w:divBdr>
        </w:div>
        <w:div w:id="846364084">
          <w:marLeft w:val="640"/>
          <w:marRight w:val="0"/>
          <w:marTop w:val="0"/>
          <w:marBottom w:val="0"/>
          <w:divBdr>
            <w:top w:val="none" w:sz="0" w:space="0" w:color="auto"/>
            <w:left w:val="none" w:sz="0" w:space="0" w:color="auto"/>
            <w:bottom w:val="none" w:sz="0" w:space="0" w:color="auto"/>
            <w:right w:val="none" w:sz="0" w:space="0" w:color="auto"/>
          </w:divBdr>
        </w:div>
        <w:div w:id="168377199">
          <w:marLeft w:val="640"/>
          <w:marRight w:val="0"/>
          <w:marTop w:val="0"/>
          <w:marBottom w:val="0"/>
          <w:divBdr>
            <w:top w:val="none" w:sz="0" w:space="0" w:color="auto"/>
            <w:left w:val="none" w:sz="0" w:space="0" w:color="auto"/>
            <w:bottom w:val="none" w:sz="0" w:space="0" w:color="auto"/>
            <w:right w:val="none" w:sz="0" w:space="0" w:color="auto"/>
          </w:divBdr>
        </w:div>
        <w:div w:id="477110022">
          <w:marLeft w:val="640"/>
          <w:marRight w:val="0"/>
          <w:marTop w:val="0"/>
          <w:marBottom w:val="0"/>
          <w:divBdr>
            <w:top w:val="none" w:sz="0" w:space="0" w:color="auto"/>
            <w:left w:val="none" w:sz="0" w:space="0" w:color="auto"/>
            <w:bottom w:val="none" w:sz="0" w:space="0" w:color="auto"/>
            <w:right w:val="none" w:sz="0" w:space="0" w:color="auto"/>
          </w:divBdr>
        </w:div>
        <w:div w:id="733545073">
          <w:marLeft w:val="640"/>
          <w:marRight w:val="0"/>
          <w:marTop w:val="0"/>
          <w:marBottom w:val="0"/>
          <w:divBdr>
            <w:top w:val="none" w:sz="0" w:space="0" w:color="auto"/>
            <w:left w:val="none" w:sz="0" w:space="0" w:color="auto"/>
            <w:bottom w:val="none" w:sz="0" w:space="0" w:color="auto"/>
            <w:right w:val="none" w:sz="0" w:space="0" w:color="auto"/>
          </w:divBdr>
        </w:div>
        <w:div w:id="1109932593">
          <w:marLeft w:val="640"/>
          <w:marRight w:val="0"/>
          <w:marTop w:val="0"/>
          <w:marBottom w:val="0"/>
          <w:divBdr>
            <w:top w:val="none" w:sz="0" w:space="0" w:color="auto"/>
            <w:left w:val="none" w:sz="0" w:space="0" w:color="auto"/>
            <w:bottom w:val="none" w:sz="0" w:space="0" w:color="auto"/>
            <w:right w:val="none" w:sz="0" w:space="0" w:color="auto"/>
          </w:divBdr>
        </w:div>
        <w:div w:id="272172839">
          <w:marLeft w:val="640"/>
          <w:marRight w:val="0"/>
          <w:marTop w:val="0"/>
          <w:marBottom w:val="0"/>
          <w:divBdr>
            <w:top w:val="none" w:sz="0" w:space="0" w:color="auto"/>
            <w:left w:val="none" w:sz="0" w:space="0" w:color="auto"/>
            <w:bottom w:val="none" w:sz="0" w:space="0" w:color="auto"/>
            <w:right w:val="none" w:sz="0" w:space="0" w:color="auto"/>
          </w:divBdr>
        </w:div>
        <w:div w:id="1929576621">
          <w:marLeft w:val="640"/>
          <w:marRight w:val="0"/>
          <w:marTop w:val="0"/>
          <w:marBottom w:val="0"/>
          <w:divBdr>
            <w:top w:val="none" w:sz="0" w:space="0" w:color="auto"/>
            <w:left w:val="none" w:sz="0" w:space="0" w:color="auto"/>
            <w:bottom w:val="none" w:sz="0" w:space="0" w:color="auto"/>
            <w:right w:val="none" w:sz="0" w:space="0" w:color="auto"/>
          </w:divBdr>
        </w:div>
        <w:div w:id="1980500830">
          <w:marLeft w:val="640"/>
          <w:marRight w:val="0"/>
          <w:marTop w:val="0"/>
          <w:marBottom w:val="0"/>
          <w:divBdr>
            <w:top w:val="none" w:sz="0" w:space="0" w:color="auto"/>
            <w:left w:val="none" w:sz="0" w:space="0" w:color="auto"/>
            <w:bottom w:val="none" w:sz="0" w:space="0" w:color="auto"/>
            <w:right w:val="none" w:sz="0" w:space="0" w:color="auto"/>
          </w:divBdr>
        </w:div>
        <w:div w:id="656803047">
          <w:marLeft w:val="640"/>
          <w:marRight w:val="0"/>
          <w:marTop w:val="0"/>
          <w:marBottom w:val="0"/>
          <w:divBdr>
            <w:top w:val="none" w:sz="0" w:space="0" w:color="auto"/>
            <w:left w:val="none" w:sz="0" w:space="0" w:color="auto"/>
            <w:bottom w:val="none" w:sz="0" w:space="0" w:color="auto"/>
            <w:right w:val="none" w:sz="0" w:space="0" w:color="auto"/>
          </w:divBdr>
        </w:div>
        <w:div w:id="211967797">
          <w:marLeft w:val="640"/>
          <w:marRight w:val="0"/>
          <w:marTop w:val="0"/>
          <w:marBottom w:val="0"/>
          <w:divBdr>
            <w:top w:val="none" w:sz="0" w:space="0" w:color="auto"/>
            <w:left w:val="none" w:sz="0" w:space="0" w:color="auto"/>
            <w:bottom w:val="none" w:sz="0" w:space="0" w:color="auto"/>
            <w:right w:val="none" w:sz="0" w:space="0" w:color="auto"/>
          </w:divBdr>
        </w:div>
        <w:div w:id="677391667">
          <w:marLeft w:val="640"/>
          <w:marRight w:val="0"/>
          <w:marTop w:val="0"/>
          <w:marBottom w:val="0"/>
          <w:divBdr>
            <w:top w:val="none" w:sz="0" w:space="0" w:color="auto"/>
            <w:left w:val="none" w:sz="0" w:space="0" w:color="auto"/>
            <w:bottom w:val="none" w:sz="0" w:space="0" w:color="auto"/>
            <w:right w:val="none" w:sz="0" w:space="0" w:color="auto"/>
          </w:divBdr>
        </w:div>
        <w:div w:id="353117386">
          <w:marLeft w:val="640"/>
          <w:marRight w:val="0"/>
          <w:marTop w:val="0"/>
          <w:marBottom w:val="0"/>
          <w:divBdr>
            <w:top w:val="none" w:sz="0" w:space="0" w:color="auto"/>
            <w:left w:val="none" w:sz="0" w:space="0" w:color="auto"/>
            <w:bottom w:val="none" w:sz="0" w:space="0" w:color="auto"/>
            <w:right w:val="none" w:sz="0" w:space="0" w:color="auto"/>
          </w:divBdr>
        </w:div>
        <w:div w:id="1879929025">
          <w:marLeft w:val="640"/>
          <w:marRight w:val="0"/>
          <w:marTop w:val="0"/>
          <w:marBottom w:val="0"/>
          <w:divBdr>
            <w:top w:val="none" w:sz="0" w:space="0" w:color="auto"/>
            <w:left w:val="none" w:sz="0" w:space="0" w:color="auto"/>
            <w:bottom w:val="none" w:sz="0" w:space="0" w:color="auto"/>
            <w:right w:val="none" w:sz="0" w:space="0" w:color="auto"/>
          </w:divBdr>
        </w:div>
        <w:div w:id="852106363">
          <w:marLeft w:val="640"/>
          <w:marRight w:val="0"/>
          <w:marTop w:val="0"/>
          <w:marBottom w:val="0"/>
          <w:divBdr>
            <w:top w:val="none" w:sz="0" w:space="0" w:color="auto"/>
            <w:left w:val="none" w:sz="0" w:space="0" w:color="auto"/>
            <w:bottom w:val="none" w:sz="0" w:space="0" w:color="auto"/>
            <w:right w:val="none" w:sz="0" w:space="0" w:color="auto"/>
          </w:divBdr>
        </w:div>
        <w:div w:id="525676280">
          <w:marLeft w:val="640"/>
          <w:marRight w:val="0"/>
          <w:marTop w:val="0"/>
          <w:marBottom w:val="0"/>
          <w:divBdr>
            <w:top w:val="none" w:sz="0" w:space="0" w:color="auto"/>
            <w:left w:val="none" w:sz="0" w:space="0" w:color="auto"/>
            <w:bottom w:val="none" w:sz="0" w:space="0" w:color="auto"/>
            <w:right w:val="none" w:sz="0" w:space="0" w:color="auto"/>
          </w:divBdr>
        </w:div>
        <w:div w:id="2014138812">
          <w:marLeft w:val="640"/>
          <w:marRight w:val="0"/>
          <w:marTop w:val="0"/>
          <w:marBottom w:val="0"/>
          <w:divBdr>
            <w:top w:val="none" w:sz="0" w:space="0" w:color="auto"/>
            <w:left w:val="none" w:sz="0" w:space="0" w:color="auto"/>
            <w:bottom w:val="none" w:sz="0" w:space="0" w:color="auto"/>
            <w:right w:val="none" w:sz="0" w:space="0" w:color="auto"/>
          </w:divBdr>
        </w:div>
        <w:div w:id="877160075">
          <w:marLeft w:val="640"/>
          <w:marRight w:val="0"/>
          <w:marTop w:val="0"/>
          <w:marBottom w:val="0"/>
          <w:divBdr>
            <w:top w:val="none" w:sz="0" w:space="0" w:color="auto"/>
            <w:left w:val="none" w:sz="0" w:space="0" w:color="auto"/>
            <w:bottom w:val="none" w:sz="0" w:space="0" w:color="auto"/>
            <w:right w:val="none" w:sz="0" w:space="0" w:color="auto"/>
          </w:divBdr>
        </w:div>
        <w:div w:id="367417036">
          <w:marLeft w:val="640"/>
          <w:marRight w:val="0"/>
          <w:marTop w:val="0"/>
          <w:marBottom w:val="0"/>
          <w:divBdr>
            <w:top w:val="none" w:sz="0" w:space="0" w:color="auto"/>
            <w:left w:val="none" w:sz="0" w:space="0" w:color="auto"/>
            <w:bottom w:val="none" w:sz="0" w:space="0" w:color="auto"/>
            <w:right w:val="none" w:sz="0" w:space="0" w:color="auto"/>
          </w:divBdr>
        </w:div>
        <w:div w:id="1749383293">
          <w:marLeft w:val="640"/>
          <w:marRight w:val="0"/>
          <w:marTop w:val="0"/>
          <w:marBottom w:val="0"/>
          <w:divBdr>
            <w:top w:val="none" w:sz="0" w:space="0" w:color="auto"/>
            <w:left w:val="none" w:sz="0" w:space="0" w:color="auto"/>
            <w:bottom w:val="none" w:sz="0" w:space="0" w:color="auto"/>
            <w:right w:val="none" w:sz="0" w:space="0" w:color="auto"/>
          </w:divBdr>
        </w:div>
        <w:div w:id="55326111">
          <w:marLeft w:val="640"/>
          <w:marRight w:val="0"/>
          <w:marTop w:val="0"/>
          <w:marBottom w:val="0"/>
          <w:divBdr>
            <w:top w:val="none" w:sz="0" w:space="0" w:color="auto"/>
            <w:left w:val="none" w:sz="0" w:space="0" w:color="auto"/>
            <w:bottom w:val="none" w:sz="0" w:space="0" w:color="auto"/>
            <w:right w:val="none" w:sz="0" w:space="0" w:color="auto"/>
          </w:divBdr>
        </w:div>
        <w:div w:id="780346770">
          <w:marLeft w:val="640"/>
          <w:marRight w:val="0"/>
          <w:marTop w:val="0"/>
          <w:marBottom w:val="0"/>
          <w:divBdr>
            <w:top w:val="none" w:sz="0" w:space="0" w:color="auto"/>
            <w:left w:val="none" w:sz="0" w:space="0" w:color="auto"/>
            <w:bottom w:val="none" w:sz="0" w:space="0" w:color="auto"/>
            <w:right w:val="none" w:sz="0" w:space="0" w:color="auto"/>
          </w:divBdr>
        </w:div>
        <w:div w:id="1535996321">
          <w:marLeft w:val="640"/>
          <w:marRight w:val="0"/>
          <w:marTop w:val="0"/>
          <w:marBottom w:val="0"/>
          <w:divBdr>
            <w:top w:val="none" w:sz="0" w:space="0" w:color="auto"/>
            <w:left w:val="none" w:sz="0" w:space="0" w:color="auto"/>
            <w:bottom w:val="none" w:sz="0" w:space="0" w:color="auto"/>
            <w:right w:val="none" w:sz="0" w:space="0" w:color="auto"/>
          </w:divBdr>
        </w:div>
        <w:div w:id="1767922438">
          <w:marLeft w:val="640"/>
          <w:marRight w:val="0"/>
          <w:marTop w:val="0"/>
          <w:marBottom w:val="0"/>
          <w:divBdr>
            <w:top w:val="none" w:sz="0" w:space="0" w:color="auto"/>
            <w:left w:val="none" w:sz="0" w:space="0" w:color="auto"/>
            <w:bottom w:val="none" w:sz="0" w:space="0" w:color="auto"/>
            <w:right w:val="none" w:sz="0" w:space="0" w:color="auto"/>
          </w:divBdr>
        </w:div>
        <w:div w:id="512108297">
          <w:marLeft w:val="640"/>
          <w:marRight w:val="0"/>
          <w:marTop w:val="0"/>
          <w:marBottom w:val="0"/>
          <w:divBdr>
            <w:top w:val="none" w:sz="0" w:space="0" w:color="auto"/>
            <w:left w:val="none" w:sz="0" w:space="0" w:color="auto"/>
            <w:bottom w:val="none" w:sz="0" w:space="0" w:color="auto"/>
            <w:right w:val="none" w:sz="0" w:space="0" w:color="auto"/>
          </w:divBdr>
        </w:div>
        <w:div w:id="231042185">
          <w:marLeft w:val="640"/>
          <w:marRight w:val="0"/>
          <w:marTop w:val="0"/>
          <w:marBottom w:val="0"/>
          <w:divBdr>
            <w:top w:val="none" w:sz="0" w:space="0" w:color="auto"/>
            <w:left w:val="none" w:sz="0" w:space="0" w:color="auto"/>
            <w:bottom w:val="none" w:sz="0" w:space="0" w:color="auto"/>
            <w:right w:val="none" w:sz="0" w:space="0" w:color="auto"/>
          </w:divBdr>
        </w:div>
        <w:div w:id="1934169000">
          <w:marLeft w:val="640"/>
          <w:marRight w:val="0"/>
          <w:marTop w:val="0"/>
          <w:marBottom w:val="0"/>
          <w:divBdr>
            <w:top w:val="none" w:sz="0" w:space="0" w:color="auto"/>
            <w:left w:val="none" w:sz="0" w:space="0" w:color="auto"/>
            <w:bottom w:val="none" w:sz="0" w:space="0" w:color="auto"/>
            <w:right w:val="none" w:sz="0" w:space="0" w:color="auto"/>
          </w:divBdr>
        </w:div>
        <w:div w:id="674500616">
          <w:marLeft w:val="640"/>
          <w:marRight w:val="0"/>
          <w:marTop w:val="0"/>
          <w:marBottom w:val="0"/>
          <w:divBdr>
            <w:top w:val="none" w:sz="0" w:space="0" w:color="auto"/>
            <w:left w:val="none" w:sz="0" w:space="0" w:color="auto"/>
            <w:bottom w:val="none" w:sz="0" w:space="0" w:color="auto"/>
            <w:right w:val="none" w:sz="0" w:space="0" w:color="auto"/>
          </w:divBdr>
        </w:div>
        <w:div w:id="217472430">
          <w:marLeft w:val="640"/>
          <w:marRight w:val="0"/>
          <w:marTop w:val="0"/>
          <w:marBottom w:val="0"/>
          <w:divBdr>
            <w:top w:val="none" w:sz="0" w:space="0" w:color="auto"/>
            <w:left w:val="none" w:sz="0" w:space="0" w:color="auto"/>
            <w:bottom w:val="none" w:sz="0" w:space="0" w:color="auto"/>
            <w:right w:val="none" w:sz="0" w:space="0" w:color="auto"/>
          </w:divBdr>
        </w:div>
        <w:div w:id="1841115185">
          <w:marLeft w:val="640"/>
          <w:marRight w:val="0"/>
          <w:marTop w:val="0"/>
          <w:marBottom w:val="0"/>
          <w:divBdr>
            <w:top w:val="none" w:sz="0" w:space="0" w:color="auto"/>
            <w:left w:val="none" w:sz="0" w:space="0" w:color="auto"/>
            <w:bottom w:val="none" w:sz="0" w:space="0" w:color="auto"/>
            <w:right w:val="none" w:sz="0" w:space="0" w:color="auto"/>
          </w:divBdr>
        </w:div>
        <w:div w:id="1802067175">
          <w:marLeft w:val="640"/>
          <w:marRight w:val="0"/>
          <w:marTop w:val="0"/>
          <w:marBottom w:val="0"/>
          <w:divBdr>
            <w:top w:val="none" w:sz="0" w:space="0" w:color="auto"/>
            <w:left w:val="none" w:sz="0" w:space="0" w:color="auto"/>
            <w:bottom w:val="none" w:sz="0" w:space="0" w:color="auto"/>
            <w:right w:val="none" w:sz="0" w:space="0" w:color="auto"/>
          </w:divBdr>
        </w:div>
        <w:div w:id="758988226">
          <w:marLeft w:val="640"/>
          <w:marRight w:val="0"/>
          <w:marTop w:val="0"/>
          <w:marBottom w:val="0"/>
          <w:divBdr>
            <w:top w:val="none" w:sz="0" w:space="0" w:color="auto"/>
            <w:left w:val="none" w:sz="0" w:space="0" w:color="auto"/>
            <w:bottom w:val="none" w:sz="0" w:space="0" w:color="auto"/>
            <w:right w:val="none" w:sz="0" w:space="0" w:color="auto"/>
          </w:divBdr>
        </w:div>
        <w:div w:id="1124427160">
          <w:marLeft w:val="640"/>
          <w:marRight w:val="0"/>
          <w:marTop w:val="0"/>
          <w:marBottom w:val="0"/>
          <w:divBdr>
            <w:top w:val="none" w:sz="0" w:space="0" w:color="auto"/>
            <w:left w:val="none" w:sz="0" w:space="0" w:color="auto"/>
            <w:bottom w:val="none" w:sz="0" w:space="0" w:color="auto"/>
            <w:right w:val="none" w:sz="0" w:space="0" w:color="auto"/>
          </w:divBdr>
        </w:div>
        <w:div w:id="423842037">
          <w:marLeft w:val="640"/>
          <w:marRight w:val="0"/>
          <w:marTop w:val="0"/>
          <w:marBottom w:val="0"/>
          <w:divBdr>
            <w:top w:val="none" w:sz="0" w:space="0" w:color="auto"/>
            <w:left w:val="none" w:sz="0" w:space="0" w:color="auto"/>
            <w:bottom w:val="none" w:sz="0" w:space="0" w:color="auto"/>
            <w:right w:val="none" w:sz="0" w:space="0" w:color="auto"/>
          </w:divBdr>
        </w:div>
        <w:div w:id="1594049280">
          <w:marLeft w:val="640"/>
          <w:marRight w:val="0"/>
          <w:marTop w:val="0"/>
          <w:marBottom w:val="0"/>
          <w:divBdr>
            <w:top w:val="none" w:sz="0" w:space="0" w:color="auto"/>
            <w:left w:val="none" w:sz="0" w:space="0" w:color="auto"/>
            <w:bottom w:val="none" w:sz="0" w:space="0" w:color="auto"/>
            <w:right w:val="none" w:sz="0" w:space="0" w:color="auto"/>
          </w:divBdr>
        </w:div>
        <w:div w:id="1701080305">
          <w:marLeft w:val="640"/>
          <w:marRight w:val="0"/>
          <w:marTop w:val="0"/>
          <w:marBottom w:val="0"/>
          <w:divBdr>
            <w:top w:val="none" w:sz="0" w:space="0" w:color="auto"/>
            <w:left w:val="none" w:sz="0" w:space="0" w:color="auto"/>
            <w:bottom w:val="none" w:sz="0" w:space="0" w:color="auto"/>
            <w:right w:val="none" w:sz="0" w:space="0" w:color="auto"/>
          </w:divBdr>
        </w:div>
        <w:div w:id="78216516">
          <w:marLeft w:val="640"/>
          <w:marRight w:val="0"/>
          <w:marTop w:val="0"/>
          <w:marBottom w:val="0"/>
          <w:divBdr>
            <w:top w:val="none" w:sz="0" w:space="0" w:color="auto"/>
            <w:left w:val="none" w:sz="0" w:space="0" w:color="auto"/>
            <w:bottom w:val="none" w:sz="0" w:space="0" w:color="auto"/>
            <w:right w:val="none" w:sz="0" w:space="0" w:color="auto"/>
          </w:divBdr>
        </w:div>
        <w:div w:id="942802259">
          <w:marLeft w:val="640"/>
          <w:marRight w:val="0"/>
          <w:marTop w:val="0"/>
          <w:marBottom w:val="0"/>
          <w:divBdr>
            <w:top w:val="none" w:sz="0" w:space="0" w:color="auto"/>
            <w:left w:val="none" w:sz="0" w:space="0" w:color="auto"/>
            <w:bottom w:val="none" w:sz="0" w:space="0" w:color="auto"/>
            <w:right w:val="none" w:sz="0" w:space="0" w:color="auto"/>
          </w:divBdr>
        </w:div>
        <w:div w:id="1213073868">
          <w:marLeft w:val="640"/>
          <w:marRight w:val="0"/>
          <w:marTop w:val="0"/>
          <w:marBottom w:val="0"/>
          <w:divBdr>
            <w:top w:val="none" w:sz="0" w:space="0" w:color="auto"/>
            <w:left w:val="none" w:sz="0" w:space="0" w:color="auto"/>
            <w:bottom w:val="none" w:sz="0" w:space="0" w:color="auto"/>
            <w:right w:val="none" w:sz="0" w:space="0" w:color="auto"/>
          </w:divBdr>
        </w:div>
        <w:div w:id="1882932625">
          <w:marLeft w:val="640"/>
          <w:marRight w:val="0"/>
          <w:marTop w:val="0"/>
          <w:marBottom w:val="0"/>
          <w:divBdr>
            <w:top w:val="none" w:sz="0" w:space="0" w:color="auto"/>
            <w:left w:val="none" w:sz="0" w:space="0" w:color="auto"/>
            <w:bottom w:val="none" w:sz="0" w:space="0" w:color="auto"/>
            <w:right w:val="none" w:sz="0" w:space="0" w:color="auto"/>
          </w:divBdr>
        </w:div>
        <w:div w:id="1434592825">
          <w:marLeft w:val="640"/>
          <w:marRight w:val="0"/>
          <w:marTop w:val="0"/>
          <w:marBottom w:val="0"/>
          <w:divBdr>
            <w:top w:val="none" w:sz="0" w:space="0" w:color="auto"/>
            <w:left w:val="none" w:sz="0" w:space="0" w:color="auto"/>
            <w:bottom w:val="none" w:sz="0" w:space="0" w:color="auto"/>
            <w:right w:val="none" w:sz="0" w:space="0" w:color="auto"/>
          </w:divBdr>
        </w:div>
        <w:div w:id="2063092969">
          <w:marLeft w:val="640"/>
          <w:marRight w:val="0"/>
          <w:marTop w:val="0"/>
          <w:marBottom w:val="0"/>
          <w:divBdr>
            <w:top w:val="none" w:sz="0" w:space="0" w:color="auto"/>
            <w:left w:val="none" w:sz="0" w:space="0" w:color="auto"/>
            <w:bottom w:val="none" w:sz="0" w:space="0" w:color="auto"/>
            <w:right w:val="none" w:sz="0" w:space="0" w:color="auto"/>
          </w:divBdr>
        </w:div>
        <w:div w:id="730419946">
          <w:marLeft w:val="640"/>
          <w:marRight w:val="0"/>
          <w:marTop w:val="0"/>
          <w:marBottom w:val="0"/>
          <w:divBdr>
            <w:top w:val="none" w:sz="0" w:space="0" w:color="auto"/>
            <w:left w:val="none" w:sz="0" w:space="0" w:color="auto"/>
            <w:bottom w:val="none" w:sz="0" w:space="0" w:color="auto"/>
            <w:right w:val="none" w:sz="0" w:space="0" w:color="auto"/>
          </w:divBdr>
        </w:div>
        <w:div w:id="2020305162">
          <w:marLeft w:val="640"/>
          <w:marRight w:val="0"/>
          <w:marTop w:val="0"/>
          <w:marBottom w:val="0"/>
          <w:divBdr>
            <w:top w:val="none" w:sz="0" w:space="0" w:color="auto"/>
            <w:left w:val="none" w:sz="0" w:space="0" w:color="auto"/>
            <w:bottom w:val="none" w:sz="0" w:space="0" w:color="auto"/>
            <w:right w:val="none" w:sz="0" w:space="0" w:color="auto"/>
          </w:divBdr>
        </w:div>
        <w:div w:id="960188181">
          <w:marLeft w:val="640"/>
          <w:marRight w:val="0"/>
          <w:marTop w:val="0"/>
          <w:marBottom w:val="0"/>
          <w:divBdr>
            <w:top w:val="none" w:sz="0" w:space="0" w:color="auto"/>
            <w:left w:val="none" w:sz="0" w:space="0" w:color="auto"/>
            <w:bottom w:val="none" w:sz="0" w:space="0" w:color="auto"/>
            <w:right w:val="none" w:sz="0" w:space="0" w:color="auto"/>
          </w:divBdr>
        </w:div>
        <w:div w:id="1731995067">
          <w:marLeft w:val="640"/>
          <w:marRight w:val="0"/>
          <w:marTop w:val="0"/>
          <w:marBottom w:val="0"/>
          <w:divBdr>
            <w:top w:val="none" w:sz="0" w:space="0" w:color="auto"/>
            <w:left w:val="none" w:sz="0" w:space="0" w:color="auto"/>
            <w:bottom w:val="none" w:sz="0" w:space="0" w:color="auto"/>
            <w:right w:val="none" w:sz="0" w:space="0" w:color="auto"/>
          </w:divBdr>
        </w:div>
        <w:div w:id="2036999374">
          <w:marLeft w:val="640"/>
          <w:marRight w:val="0"/>
          <w:marTop w:val="0"/>
          <w:marBottom w:val="0"/>
          <w:divBdr>
            <w:top w:val="none" w:sz="0" w:space="0" w:color="auto"/>
            <w:left w:val="none" w:sz="0" w:space="0" w:color="auto"/>
            <w:bottom w:val="none" w:sz="0" w:space="0" w:color="auto"/>
            <w:right w:val="none" w:sz="0" w:space="0" w:color="auto"/>
          </w:divBdr>
        </w:div>
        <w:div w:id="144669972">
          <w:marLeft w:val="640"/>
          <w:marRight w:val="0"/>
          <w:marTop w:val="0"/>
          <w:marBottom w:val="0"/>
          <w:divBdr>
            <w:top w:val="none" w:sz="0" w:space="0" w:color="auto"/>
            <w:left w:val="none" w:sz="0" w:space="0" w:color="auto"/>
            <w:bottom w:val="none" w:sz="0" w:space="0" w:color="auto"/>
            <w:right w:val="none" w:sz="0" w:space="0" w:color="auto"/>
          </w:divBdr>
        </w:div>
        <w:div w:id="76831921">
          <w:marLeft w:val="640"/>
          <w:marRight w:val="0"/>
          <w:marTop w:val="0"/>
          <w:marBottom w:val="0"/>
          <w:divBdr>
            <w:top w:val="none" w:sz="0" w:space="0" w:color="auto"/>
            <w:left w:val="none" w:sz="0" w:space="0" w:color="auto"/>
            <w:bottom w:val="none" w:sz="0" w:space="0" w:color="auto"/>
            <w:right w:val="none" w:sz="0" w:space="0" w:color="auto"/>
          </w:divBdr>
        </w:div>
        <w:div w:id="180627959">
          <w:marLeft w:val="640"/>
          <w:marRight w:val="0"/>
          <w:marTop w:val="0"/>
          <w:marBottom w:val="0"/>
          <w:divBdr>
            <w:top w:val="none" w:sz="0" w:space="0" w:color="auto"/>
            <w:left w:val="none" w:sz="0" w:space="0" w:color="auto"/>
            <w:bottom w:val="none" w:sz="0" w:space="0" w:color="auto"/>
            <w:right w:val="none" w:sz="0" w:space="0" w:color="auto"/>
          </w:divBdr>
        </w:div>
        <w:div w:id="50471285">
          <w:marLeft w:val="640"/>
          <w:marRight w:val="0"/>
          <w:marTop w:val="0"/>
          <w:marBottom w:val="0"/>
          <w:divBdr>
            <w:top w:val="none" w:sz="0" w:space="0" w:color="auto"/>
            <w:left w:val="none" w:sz="0" w:space="0" w:color="auto"/>
            <w:bottom w:val="none" w:sz="0" w:space="0" w:color="auto"/>
            <w:right w:val="none" w:sz="0" w:space="0" w:color="auto"/>
          </w:divBdr>
        </w:div>
        <w:div w:id="497693971">
          <w:marLeft w:val="640"/>
          <w:marRight w:val="0"/>
          <w:marTop w:val="0"/>
          <w:marBottom w:val="0"/>
          <w:divBdr>
            <w:top w:val="none" w:sz="0" w:space="0" w:color="auto"/>
            <w:left w:val="none" w:sz="0" w:space="0" w:color="auto"/>
            <w:bottom w:val="none" w:sz="0" w:space="0" w:color="auto"/>
            <w:right w:val="none" w:sz="0" w:space="0" w:color="auto"/>
          </w:divBdr>
        </w:div>
        <w:div w:id="738789314">
          <w:marLeft w:val="640"/>
          <w:marRight w:val="0"/>
          <w:marTop w:val="0"/>
          <w:marBottom w:val="0"/>
          <w:divBdr>
            <w:top w:val="none" w:sz="0" w:space="0" w:color="auto"/>
            <w:left w:val="none" w:sz="0" w:space="0" w:color="auto"/>
            <w:bottom w:val="none" w:sz="0" w:space="0" w:color="auto"/>
            <w:right w:val="none" w:sz="0" w:space="0" w:color="auto"/>
          </w:divBdr>
        </w:div>
        <w:div w:id="791166302">
          <w:marLeft w:val="640"/>
          <w:marRight w:val="0"/>
          <w:marTop w:val="0"/>
          <w:marBottom w:val="0"/>
          <w:divBdr>
            <w:top w:val="none" w:sz="0" w:space="0" w:color="auto"/>
            <w:left w:val="none" w:sz="0" w:space="0" w:color="auto"/>
            <w:bottom w:val="none" w:sz="0" w:space="0" w:color="auto"/>
            <w:right w:val="none" w:sz="0" w:space="0" w:color="auto"/>
          </w:divBdr>
        </w:div>
        <w:div w:id="1526404214">
          <w:marLeft w:val="640"/>
          <w:marRight w:val="0"/>
          <w:marTop w:val="0"/>
          <w:marBottom w:val="0"/>
          <w:divBdr>
            <w:top w:val="none" w:sz="0" w:space="0" w:color="auto"/>
            <w:left w:val="none" w:sz="0" w:space="0" w:color="auto"/>
            <w:bottom w:val="none" w:sz="0" w:space="0" w:color="auto"/>
            <w:right w:val="none" w:sz="0" w:space="0" w:color="auto"/>
          </w:divBdr>
        </w:div>
        <w:div w:id="81612625">
          <w:marLeft w:val="640"/>
          <w:marRight w:val="0"/>
          <w:marTop w:val="0"/>
          <w:marBottom w:val="0"/>
          <w:divBdr>
            <w:top w:val="none" w:sz="0" w:space="0" w:color="auto"/>
            <w:left w:val="none" w:sz="0" w:space="0" w:color="auto"/>
            <w:bottom w:val="none" w:sz="0" w:space="0" w:color="auto"/>
            <w:right w:val="none" w:sz="0" w:space="0" w:color="auto"/>
          </w:divBdr>
        </w:div>
        <w:div w:id="1865970983">
          <w:marLeft w:val="640"/>
          <w:marRight w:val="0"/>
          <w:marTop w:val="0"/>
          <w:marBottom w:val="0"/>
          <w:divBdr>
            <w:top w:val="none" w:sz="0" w:space="0" w:color="auto"/>
            <w:left w:val="none" w:sz="0" w:space="0" w:color="auto"/>
            <w:bottom w:val="none" w:sz="0" w:space="0" w:color="auto"/>
            <w:right w:val="none" w:sz="0" w:space="0" w:color="auto"/>
          </w:divBdr>
        </w:div>
        <w:div w:id="75441302">
          <w:marLeft w:val="640"/>
          <w:marRight w:val="0"/>
          <w:marTop w:val="0"/>
          <w:marBottom w:val="0"/>
          <w:divBdr>
            <w:top w:val="none" w:sz="0" w:space="0" w:color="auto"/>
            <w:left w:val="none" w:sz="0" w:space="0" w:color="auto"/>
            <w:bottom w:val="none" w:sz="0" w:space="0" w:color="auto"/>
            <w:right w:val="none" w:sz="0" w:space="0" w:color="auto"/>
          </w:divBdr>
        </w:div>
        <w:div w:id="238713887">
          <w:marLeft w:val="640"/>
          <w:marRight w:val="0"/>
          <w:marTop w:val="0"/>
          <w:marBottom w:val="0"/>
          <w:divBdr>
            <w:top w:val="none" w:sz="0" w:space="0" w:color="auto"/>
            <w:left w:val="none" w:sz="0" w:space="0" w:color="auto"/>
            <w:bottom w:val="none" w:sz="0" w:space="0" w:color="auto"/>
            <w:right w:val="none" w:sz="0" w:space="0" w:color="auto"/>
          </w:divBdr>
        </w:div>
        <w:div w:id="1893733810">
          <w:marLeft w:val="640"/>
          <w:marRight w:val="0"/>
          <w:marTop w:val="0"/>
          <w:marBottom w:val="0"/>
          <w:divBdr>
            <w:top w:val="none" w:sz="0" w:space="0" w:color="auto"/>
            <w:left w:val="none" w:sz="0" w:space="0" w:color="auto"/>
            <w:bottom w:val="none" w:sz="0" w:space="0" w:color="auto"/>
            <w:right w:val="none" w:sz="0" w:space="0" w:color="auto"/>
          </w:divBdr>
        </w:div>
        <w:div w:id="1817988067">
          <w:marLeft w:val="640"/>
          <w:marRight w:val="0"/>
          <w:marTop w:val="0"/>
          <w:marBottom w:val="0"/>
          <w:divBdr>
            <w:top w:val="none" w:sz="0" w:space="0" w:color="auto"/>
            <w:left w:val="none" w:sz="0" w:space="0" w:color="auto"/>
            <w:bottom w:val="none" w:sz="0" w:space="0" w:color="auto"/>
            <w:right w:val="none" w:sz="0" w:space="0" w:color="auto"/>
          </w:divBdr>
        </w:div>
        <w:div w:id="1782602394">
          <w:marLeft w:val="640"/>
          <w:marRight w:val="0"/>
          <w:marTop w:val="0"/>
          <w:marBottom w:val="0"/>
          <w:divBdr>
            <w:top w:val="none" w:sz="0" w:space="0" w:color="auto"/>
            <w:left w:val="none" w:sz="0" w:space="0" w:color="auto"/>
            <w:bottom w:val="none" w:sz="0" w:space="0" w:color="auto"/>
            <w:right w:val="none" w:sz="0" w:space="0" w:color="auto"/>
          </w:divBdr>
        </w:div>
        <w:div w:id="1948851497">
          <w:marLeft w:val="640"/>
          <w:marRight w:val="0"/>
          <w:marTop w:val="0"/>
          <w:marBottom w:val="0"/>
          <w:divBdr>
            <w:top w:val="none" w:sz="0" w:space="0" w:color="auto"/>
            <w:left w:val="none" w:sz="0" w:space="0" w:color="auto"/>
            <w:bottom w:val="none" w:sz="0" w:space="0" w:color="auto"/>
            <w:right w:val="none" w:sz="0" w:space="0" w:color="auto"/>
          </w:divBdr>
        </w:div>
        <w:div w:id="937904904">
          <w:marLeft w:val="640"/>
          <w:marRight w:val="0"/>
          <w:marTop w:val="0"/>
          <w:marBottom w:val="0"/>
          <w:divBdr>
            <w:top w:val="none" w:sz="0" w:space="0" w:color="auto"/>
            <w:left w:val="none" w:sz="0" w:space="0" w:color="auto"/>
            <w:bottom w:val="none" w:sz="0" w:space="0" w:color="auto"/>
            <w:right w:val="none" w:sz="0" w:space="0" w:color="auto"/>
          </w:divBdr>
        </w:div>
        <w:div w:id="277107134">
          <w:marLeft w:val="640"/>
          <w:marRight w:val="0"/>
          <w:marTop w:val="0"/>
          <w:marBottom w:val="0"/>
          <w:divBdr>
            <w:top w:val="none" w:sz="0" w:space="0" w:color="auto"/>
            <w:left w:val="none" w:sz="0" w:space="0" w:color="auto"/>
            <w:bottom w:val="none" w:sz="0" w:space="0" w:color="auto"/>
            <w:right w:val="none" w:sz="0" w:space="0" w:color="auto"/>
          </w:divBdr>
        </w:div>
        <w:div w:id="402921125">
          <w:marLeft w:val="640"/>
          <w:marRight w:val="0"/>
          <w:marTop w:val="0"/>
          <w:marBottom w:val="0"/>
          <w:divBdr>
            <w:top w:val="none" w:sz="0" w:space="0" w:color="auto"/>
            <w:left w:val="none" w:sz="0" w:space="0" w:color="auto"/>
            <w:bottom w:val="none" w:sz="0" w:space="0" w:color="auto"/>
            <w:right w:val="none" w:sz="0" w:space="0" w:color="auto"/>
          </w:divBdr>
        </w:div>
        <w:div w:id="1036152750">
          <w:marLeft w:val="640"/>
          <w:marRight w:val="0"/>
          <w:marTop w:val="0"/>
          <w:marBottom w:val="0"/>
          <w:divBdr>
            <w:top w:val="none" w:sz="0" w:space="0" w:color="auto"/>
            <w:left w:val="none" w:sz="0" w:space="0" w:color="auto"/>
            <w:bottom w:val="none" w:sz="0" w:space="0" w:color="auto"/>
            <w:right w:val="none" w:sz="0" w:space="0" w:color="auto"/>
          </w:divBdr>
        </w:div>
        <w:div w:id="176772008">
          <w:marLeft w:val="640"/>
          <w:marRight w:val="0"/>
          <w:marTop w:val="0"/>
          <w:marBottom w:val="0"/>
          <w:divBdr>
            <w:top w:val="none" w:sz="0" w:space="0" w:color="auto"/>
            <w:left w:val="none" w:sz="0" w:space="0" w:color="auto"/>
            <w:bottom w:val="none" w:sz="0" w:space="0" w:color="auto"/>
            <w:right w:val="none" w:sz="0" w:space="0" w:color="auto"/>
          </w:divBdr>
        </w:div>
        <w:div w:id="2142140671">
          <w:marLeft w:val="640"/>
          <w:marRight w:val="0"/>
          <w:marTop w:val="0"/>
          <w:marBottom w:val="0"/>
          <w:divBdr>
            <w:top w:val="none" w:sz="0" w:space="0" w:color="auto"/>
            <w:left w:val="none" w:sz="0" w:space="0" w:color="auto"/>
            <w:bottom w:val="none" w:sz="0" w:space="0" w:color="auto"/>
            <w:right w:val="none" w:sz="0" w:space="0" w:color="auto"/>
          </w:divBdr>
        </w:div>
        <w:div w:id="1899246637">
          <w:marLeft w:val="640"/>
          <w:marRight w:val="0"/>
          <w:marTop w:val="0"/>
          <w:marBottom w:val="0"/>
          <w:divBdr>
            <w:top w:val="none" w:sz="0" w:space="0" w:color="auto"/>
            <w:left w:val="none" w:sz="0" w:space="0" w:color="auto"/>
            <w:bottom w:val="none" w:sz="0" w:space="0" w:color="auto"/>
            <w:right w:val="none" w:sz="0" w:space="0" w:color="auto"/>
          </w:divBdr>
        </w:div>
        <w:div w:id="781219084">
          <w:marLeft w:val="640"/>
          <w:marRight w:val="0"/>
          <w:marTop w:val="0"/>
          <w:marBottom w:val="0"/>
          <w:divBdr>
            <w:top w:val="none" w:sz="0" w:space="0" w:color="auto"/>
            <w:left w:val="none" w:sz="0" w:space="0" w:color="auto"/>
            <w:bottom w:val="none" w:sz="0" w:space="0" w:color="auto"/>
            <w:right w:val="none" w:sz="0" w:space="0" w:color="auto"/>
          </w:divBdr>
        </w:div>
        <w:div w:id="1743599057">
          <w:marLeft w:val="640"/>
          <w:marRight w:val="0"/>
          <w:marTop w:val="0"/>
          <w:marBottom w:val="0"/>
          <w:divBdr>
            <w:top w:val="none" w:sz="0" w:space="0" w:color="auto"/>
            <w:left w:val="none" w:sz="0" w:space="0" w:color="auto"/>
            <w:bottom w:val="none" w:sz="0" w:space="0" w:color="auto"/>
            <w:right w:val="none" w:sz="0" w:space="0" w:color="auto"/>
          </w:divBdr>
        </w:div>
        <w:div w:id="882012158">
          <w:marLeft w:val="640"/>
          <w:marRight w:val="0"/>
          <w:marTop w:val="0"/>
          <w:marBottom w:val="0"/>
          <w:divBdr>
            <w:top w:val="none" w:sz="0" w:space="0" w:color="auto"/>
            <w:left w:val="none" w:sz="0" w:space="0" w:color="auto"/>
            <w:bottom w:val="none" w:sz="0" w:space="0" w:color="auto"/>
            <w:right w:val="none" w:sz="0" w:space="0" w:color="auto"/>
          </w:divBdr>
        </w:div>
        <w:div w:id="2146508604">
          <w:marLeft w:val="640"/>
          <w:marRight w:val="0"/>
          <w:marTop w:val="0"/>
          <w:marBottom w:val="0"/>
          <w:divBdr>
            <w:top w:val="none" w:sz="0" w:space="0" w:color="auto"/>
            <w:left w:val="none" w:sz="0" w:space="0" w:color="auto"/>
            <w:bottom w:val="none" w:sz="0" w:space="0" w:color="auto"/>
            <w:right w:val="none" w:sz="0" w:space="0" w:color="auto"/>
          </w:divBdr>
        </w:div>
        <w:div w:id="1143815957">
          <w:marLeft w:val="640"/>
          <w:marRight w:val="0"/>
          <w:marTop w:val="0"/>
          <w:marBottom w:val="0"/>
          <w:divBdr>
            <w:top w:val="none" w:sz="0" w:space="0" w:color="auto"/>
            <w:left w:val="none" w:sz="0" w:space="0" w:color="auto"/>
            <w:bottom w:val="none" w:sz="0" w:space="0" w:color="auto"/>
            <w:right w:val="none" w:sz="0" w:space="0" w:color="auto"/>
          </w:divBdr>
        </w:div>
        <w:div w:id="540166878">
          <w:marLeft w:val="640"/>
          <w:marRight w:val="0"/>
          <w:marTop w:val="0"/>
          <w:marBottom w:val="0"/>
          <w:divBdr>
            <w:top w:val="none" w:sz="0" w:space="0" w:color="auto"/>
            <w:left w:val="none" w:sz="0" w:space="0" w:color="auto"/>
            <w:bottom w:val="none" w:sz="0" w:space="0" w:color="auto"/>
            <w:right w:val="none" w:sz="0" w:space="0" w:color="auto"/>
          </w:divBdr>
        </w:div>
        <w:div w:id="1202937172">
          <w:marLeft w:val="640"/>
          <w:marRight w:val="0"/>
          <w:marTop w:val="0"/>
          <w:marBottom w:val="0"/>
          <w:divBdr>
            <w:top w:val="none" w:sz="0" w:space="0" w:color="auto"/>
            <w:left w:val="none" w:sz="0" w:space="0" w:color="auto"/>
            <w:bottom w:val="none" w:sz="0" w:space="0" w:color="auto"/>
            <w:right w:val="none" w:sz="0" w:space="0" w:color="auto"/>
          </w:divBdr>
        </w:div>
        <w:div w:id="136075120">
          <w:marLeft w:val="640"/>
          <w:marRight w:val="0"/>
          <w:marTop w:val="0"/>
          <w:marBottom w:val="0"/>
          <w:divBdr>
            <w:top w:val="none" w:sz="0" w:space="0" w:color="auto"/>
            <w:left w:val="none" w:sz="0" w:space="0" w:color="auto"/>
            <w:bottom w:val="none" w:sz="0" w:space="0" w:color="auto"/>
            <w:right w:val="none" w:sz="0" w:space="0" w:color="auto"/>
          </w:divBdr>
        </w:div>
        <w:div w:id="170418488">
          <w:marLeft w:val="640"/>
          <w:marRight w:val="0"/>
          <w:marTop w:val="0"/>
          <w:marBottom w:val="0"/>
          <w:divBdr>
            <w:top w:val="none" w:sz="0" w:space="0" w:color="auto"/>
            <w:left w:val="none" w:sz="0" w:space="0" w:color="auto"/>
            <w:bottom w:val="none" w:sz="0" w:space="0" w:color="auto"/>
            <w:right w:val="none" w:sz="0" w:space="0" w:color="auto"/>
          </w:divBdr>
        </w:div>
        <w:div w:id="907224917">
          <w:marLeft w:val="640"/>
          <w:marRight w:val="0"/>
          <w:marTop w:val="0"/>
          <w:marBottom w:val="0"/>
          <w:divBdr>
            <w:top w:val="none" w:sz="0" w:space="0" w:color="auto"/>
            <w:left w:val="none" w:sz="0" w:space="0" w:color="auto"/>
            <w:bottom w:val="none" w:sz="0" w:space="0" w:color="auto"/>
            <w:right w:val="none" w:sz="0" w:space="0" w:color="auto"/>
          </w:divBdr>
        </w:div>
        <w:div w:id="88698909">
          <w:marLeft w:val="640"/>
          <w:marRight w:val="0"/>
          <w:marTop w:val="0"/>
          <w:marBottom w:val="0"/>
          <w:divBdr>
            <w:top w:val="none" w:sz="0" w:space="0" w:color="auto"/>
            <w:left w:val="none" w:sz="0" w:space="0" w:color="auto"/>
            <w:bottom w:val="none" w:sz="0" w:space="0" w:color="auto"/>
            <w:right w:val="none" w:sz="0" w:space="0" w:color="auto"/>
          </w:divBdr>
        </w:div>
        <w:div w:id="892038159">
          <w:marLeft w:val="640"/>
          <w:marRight w:val="0"/>
          <w:marTop w:val="0"/>
          <w:marBottom w:val="0"/>
          <w:divBdr>
            <w:top w:val="none" w:sz="0" w:space="0" w:color="auto"/>
            <w:left w:val="none" w:sz="0" w:space="0" w:color="auto"/>
            <w:bottom w:val="none" w:sz="0" w:space="0" w:color="auto"/>
            <w:right w:val="none" w:sz="0" w:space="0" w:color="auto"/>
          </w:divBdr>
        </w:div>
        <w:div w:id="886599663">
          <w:marLeft w:val="640"/>
          <w:marRight w:val="0"/>
          <w:marTop w:val="0"/>
          <w:marBottom w:val="0"/>
          <w:divBdr>
            <w:top w:val="none" w:sz="0" w:space="0" w:color="auto"/>
            <w:left w:val="none" w:sz="0" w:space="0" w:color="auto"/>
            <w:bottom w:val="none" w:sz="0" w:space="0" w:color="auto"/>
            <w:right w:val="none" w:sz="0" w:space="0" w:color="auto"/>
          </w:divBdr>
        </w:div>
        <w:div w:id="1458832402">
          <w:marLeft w:val="640"/>
          <w:marRight w:val="0"/>
          <w:marTop w:val="0"/>
          <w:marBottom w:val="0"/>
          <w:divBdr>
            <w:top w:val="none" w:sz="0" w:space="0" w:color="auto"/>
            <w:left w:val="none" w:sz="0" w:space="0" w:color="auto"/>
            <w:bottom w:val="none" w:sz="0" w:space="0" w:color="auto"/>
            <w:right w:val="none" w:sz="0" w:space="0" w:color="auto"/>
          </w:divBdr>
        </w:div>
        <w:div w:id="789279428">
          <w:marLeft w:val="640"/>
          <w:marRight w:val="0"/>
          <w:marTop w:val="0"/>
          <w:marBottom w:val="0"/>
          <w:divBdr>
            <w:top w:val="none" w:sz="0" w:space="0" w:color="auto"/>
            <w:left w:val="none" w:sz="0" w:space="0" w:color="auto"/>
            <w:bottom w:val="none" w:sz="0" w:space="0" w:color="auto"/>
            <w:right w:val="none" w:sz="0" w:space="0" w:color="auto"/>
          </w:divBdr>
        </w:div>
        <w:div w:id="101805259">
          <w:marLeft w:val="640"/>
          <w:marRight w:val="0"/>
          <w:marTop w:val="0"/>
          <w:marBottom w:val="0"/>
          <w:divBdr>
            <w:top w:val="none" w:sz="0" w:space="0" w:color="auto"/>
            <w:left w:val="none" w:sz="0" w:space="0" w:color="auto"/>
            <w:bottom w:val="none" w:sz="0" w:space="0" w:color="auto"/>
            <w:right w:val="none" w:sz="0" w:space="0" w:color="auto"/>
          </w:divBdr>
        </w:div>
        <w:div w:id="1578899412">
          <w:marLeft w:val="640"/>
          <w:marRight w:val="0"/>
          <w:marTop w:val="0"/>
          <w:marBottom w:val="0"/>
          <w:divBdr>
            <w:top w:val="none" w:sz="0" w:space="0" w:color="auto"/>
            <w:left w:val="none" w:sz="0" w:space="0" w:color="auto"/>
            <w:bottom w:val="none" w:sz="0" w:space="0" w:color="auto"/>
            <w:right w:val="none" w:sz="0" w:space="0" w:color="auto"/>
          </w:divBdr>
        </w:div>
        <w:div w:id="947355404">
          <w:marLeft w:val="640"/>
          <w:marRight w:val="0"/>
          <w:marTop w:val="0"/>
          <w:marBottom w:val="0"/>
          <w:divBdr>
            <w:top w:val="none" w:sz="0" w:space="0" w:color="auto"/>
            <w:left w:val="none" w:sz="0" w:space="0" w:color="auto"/>
            <w:bottom w:val="none" w:sz="0" w:space="0" w:color="auto"/>
            <w:right w:val="none" w:sz="0" w:space="0" w:color="auto"/>
          </w:divBdr>
        </w:div>
        <w:div w:id="359204880">
          <w:marLeft w:val="640"/>
          <w:marRight w:val="0"/>
          <w:marTop w:val="0"/>
          <w:marBottom w:val="0"/>
          <w:divBdr>
            <w:top w:val="none" w:sz="0" w:space="0" w:color="auto"/>
            <w:left w:val="none" w:sz="0" w:space="0" w:color="auto"/>
            <w:bottom w:val="none" w:sz="0" w:space="0" w:color="auto"/>
            <w:right w:val="none" w:sz="0" w:space="0" w:color="auto"/>
          </w:divBdr>
        </w:div>
        <w:div w:id="1676377321">
          <w:marLeft w:val="640"/>
          <w:marRight w:val="0"/>
          <w:marTop w:val="0"/>
          <w:marBottom w:val="0"/>
          <w:divBdr>
            <w:top w:val="none" w:sz="0" w:space="0" w:color="auto"/>
            <w:left w:val="none" w:sz="0" w:space="0" w:color="auto"/>
            <w:bottom w:val="none" w:sz="0" w:space="0" w:color="auto"/>
            <w:right w:val="none" w:sz="0" w:space="0" w:color="auto"/>
          </w:divBdr>
        </w:div>
        <w:div w:id="638877540">
          <w:marLeft w:val="640"/>
          <w:marRight w:val="0"/>
          <w:marTop w:val="0"/>
          <w:marBottom w:val="0"/>
          <w:divBdr>
            <w:top w:val="none" w:sz="0" w:space="0" w:color="auto"/>
            <w:left w:val="none" w:sz="0" w:space="0" w:color="auto"/>
            <w:bottom w:val="none" w:sz="0" w:space="0" w:color="auto"/>
            <w:right w:val="none" w:sz="0" w:space="0" w:color="auto"/>
          </w:divBdr>
        </w:div>
        <w:div w:id="1112089694">
          <w:marLeft w:val="640"/>
          <w:marRight w:val="0"/>
          <w:marTop w:val="0"/>
          <w:marBottom w:val="0"/>
          <w:divBdr>
            <w:top w:val="none" w:sz="0" w:space="0" w:color="auto"/>
            <w:left w:val="none" w:sz="0" w:space="0" w:color="auto"/>
            <w:bottom w:val="none" w:sz="0" w:space="0" w:color="auto"/>
            <w:right w:val="none" w:sz="0" w:space="0" w:color="auto"/>
          </w:divBdr>
        </w:div>
        <w:div w:id="799500271">
          <w:marLeft w:val="640"/>
          <w:marRight w:val="0"/>
          <w:marTop w:val="0"/>
          <w:marBottom w:val="0"/>
          <w:divBdr>
            <w:top w:val="none" w:sz="0" w:space="0" w:color="auto"/>
            <w:left w:val="none" w:sz="0" w:space="0" w:color="auto"/>
            <w:bottom w:val="none" w:sz="0" w:space="0" w:color="auto"/>
            <w:right w:val="none" w:sz="0" w:space="0" w:color="auto"/>
          </w:divBdr>
        </w:div>
        <w:div w:id="1472792278">
          <w:marLeft w:val="640"/>
          <w:marRight w:val="0"/>
          <w:marTop w:val="0"/>
          <w:marBottom w:val="0"/>
          <w:divBdr>
            <w:top w:val="none" w:sz="0" w:space="0" w:color="auto"/>
            <w:left w:val="none" w:sz="0" w:space="0" w:color="auto"/>
            <w:bottom w:val="none" w:sz="0" w:space="0" w:color="auto"/>
            <w:right w:val="none" w:sz="0" w:space="0" w:color="auto"/>
          </w:divBdr>
        </w:div>
        <w:div w:id="938875332">
          <w:marLeft w:val="640"/>
          <w:marRight w:val="0"/>
          <w:marTop w:val="0"/>
          <w:marBottom w:val="0"/>
          <w:divBdr>
            <w:top w:val="none" w:sz="0" w:space="0" w:color="auto"/>
            <w:left w:val="none" w:sz="0" w:space="0" w:color="auto"/>
            <w:bottom w:val="none" w:sz="0" w:space="0" w:color="auto"/>
            <w:right w:val="none" w:sz="0" w:space="0" w:color="auto"/>
          </w:divBdr>
        </w:div>
        <w:div w:id="1896775548">
          <w:marLeft w:val="640"/>
          <w:marRight w:val="0"/>
          <w:marTop w:val="0"/>
          <w:marBottom w:val="0"/>
          <w:divBdr>
            <w:top w:val="none" w:sz="0" w:space="0" w:color="auto"/>
            <w:left w:val="none" w:sz="0" w:space="0" w:color="auto"/>
            <w:bottom w:val="none" w:sz="0" w:space="0" w:color="auto"/>
            <w:right w:val="none" w:sz="0" w:space="0" w:color="auto"/>
          </w:divBdr>
        </w:div>
        <w:div w:id="1942756275">
          <w:marLeft w:val="640"/>
          <w:marRight w:val="0"/>
          <w:marTop w:val="0"/>
          <w:marBottom w:val="0"/>
          <w:divBdr>
            <w:top w:val="none" w:sz="0" w:space="0" w:color="auto"/>
            <w:left w:val="none" w:sz="0" w:space="0" w:color="auto"/>
            <w:bottom w:val="none" w:sz="0" w:space="0" w:color="auto"/>
            <w:right w:val="none" w:sz="0" w:space="0" w:color="auto"/>
          </w:divBdr>
        </w:div>
        <w:div w:id="720665904">
          <w:marLeft w:val="640"/>
          <w:marRight w:val="0"/>
          <w:marTop w:val="0"/>
          <w:marBottom w:val="0"/>
          <w:divBdr>
            <w:top w:val="none" w:sz="0" w:space="0" w:color="auto"/>
            <w:left w:val="none" w:sz="0" w:space="0" w:color="auto"/>
            <w:bottom w:val="none" w:sz="0" w:space="0" w:color="auto"/>
            <w:right w:val="none" w:sz="0" w:space="0" w:color="auto"/>
          </w:divBdr>
        </w:div>
        <w:div w:id="1240946018">
          <w:marLeft w:val="640"/>
          <w:marRight w:val="0"/>
          <w:marTop w:val="0"/>
          <w:marBottom w:val="0"/>
          <w:divBdr>
            <w:top w:val="none" w:sz="0" w:space="0" w:color="auto"/>
            <w:left w:val="none" w:sz="0" w:space="0" w:color="auto"/>
            <w:bottom w:val="none" w:sz="0" w:space="0" w:color="auto"/>
            <w:right w:val="none" w:sz="0" w:space="0" w:color="auto"/>
          </w:divBdr>
        </w:div>
        <w:div w:id="1030960261">
          <w:marLeft w:val="640"/>
          <w:marRight w:val="0"/>
          <w:marTop w:val="0"/>
          <w:marBottom w:val="0"/>
          <w:divBdr>
            <w:top w:val="none" w:sz="0" w:space="0" w:color="auto"/>
            <w:left w:val="none" w:sz="0" w:space="0" w:color="auto"/>
            <w:bottom w:val="none" w:sz="0" w:space="0" w:color="auto"/>
            <w:right w:val="none" w:sz="0" w:space="0" w:color="auto"/>
          </w:divBdr>
        </w:div>
        <w:div w:id="1501852584">
          <w:marLeft w:val="640"/>
          <w:marRight w:val="0"/>
          <w:marTop w:val="0"/>
          <w:marBottom w:val="0"/>
          <w:divBdr>
            <w:top w:val="none" w:sz="0" w:space="0" w:color="auto"/>
            <w:left w:val="none" w:sz="0" w:space="0" w:color="auto"/>
            <w:bottom w:val="none" w:sz="0" w:space="0" w:color="auto"/>
            <w:right w:val="none" w:sz="0" w:space="0" w:color="auto"/>
          </w:divBdr>
        </w:div>
        <w:div w:id="293100014">
          <w:marLeft w:val="640"/>
          <w:marRight w:val="0"/>
          <w:marTop w:val="0"/>
          <w:marBottom w:val="0"/>
          <w:divBdr>
            <w:top w:val="none" w:sz="0" w:space="0" w:color="auto"/>
            <w:left w:val="none" w:sz="0" w:space="0" w:color="auto"/>
            <w:bottom w:val="none" w:sz="0" w:space="0" w:color="auto"/>
            <w:right w:val="none" w:sz="0" w:space="0" w:color="auto"/>
          </w:divBdr>
        </w:div>
        <w:div w:id="703555710">
          <w:marLeft w:val="640"/>
          <w:marRight w:val="0"/>
          <w:marTop w:val="0"/>
          <w:marBottom w:val="0"/>
          <w:divBdr>
            <w:top w:val="none" w:sz="0" w:space="0" w:color="auto"/>
            <w:left w:val="none" w:sz="0" w:space="0" w:color="auto"/>
            <w:bottom w:val="none" w:sz="0" w:space="0" w:color="auto"/>
            <w:right w:val="none" w:sz="0" w:space="0" w:color="auto"/>
          </w:divBdr>
        </w:div>
        <w:div w:id="1441559969">
          <w:marLeft w:val="640"/>
          <w:marRight w:val="0"/>
          <w:marTop w:val="0"/>
          <w:marBottom w:val="0"/>
          <w:divBdr>
            <w:top w:val="none" w:sz="0" w:space="0" w:color="auto"/>
            <w:left w:val="none" w:sz="0" w:space="0" w:color="auto"/>
            <w:bottom w:val="none" w:sz="0" w:space="0" w:color="auto"/>
            <w:right w:val="none" w:sz="0" w:space="0" w:color="auto"/>
          </w:divBdr>
        </w:div>
        <w:div w:id="1371951422">
          <w:marLeft w:val="640"/>
          <w:marRight w:val="0"/>
          <w:marTop w:val="0"/>
          <w:marBottom w:val="0"/>
          <w:divBdr>
            <w:top w:val="none" w:sz="0" w:space="0" w:color="auto"/>
            <w:left w:val="none" w:sz="0" w:space="0" w:color="auto"/>
            <w:bottom w:val="none" w:sz="0" w:space="0" w:color="auto"/>
            <w:right w:val="none" w:sz="0" w:space="0" w:color="auto"/>
          </w:divBdr>
        </w:div>
        <w:div w:id="1650087689">
          <w:marLeft w:val="640"/>
          <w:marRight w:val="0"/>
          <w:marTop w:val="0"/>
          <w:marBottom w:val="0"/>
          <w:divBdr>
            <w:top w:val="none" w:sz="0" w:space="0" w:color="auto"/>
            <w:left w:val="none" w:sz="0" w:space="0" w:color="auto"/>
            <w:bottom w:val="none" w:sz="0" w:space="0" w:color="auto"/>
            <w:right w:val="none" w:sz="0" w:space="0" w:color="auto"/>
          </w:divBdr>
        </w:div>
        <w:div w:id="105857773">
          <w:marLeft w:val="640"/>
          <w:marRight w:val="0"/>
          <w:marTop w:val="0"/>
          <w:marBottom w:val="0"/>
          <w:divBdr>
            <w:top w:val="none" w:sz="0" w:space="0" w:color="auto"/>
            <w:left w:val="none" w:sz="0" w:space="0" w:color="auto"/>
            <w:bottom w:val="none" w:sz="0" w:space="0" w:color="auto"/>
            <w:right w:val="none" w:sz="0" w:space="0" w:color="auto"/>
          </w:divBdr>
        </w:div>
        <w:div w:id="278069815">
          <w:marLeft w:val="640"/>
          <w:marRight w:val="0"/>
          <w:marTop w:val="0"/>
          <w:marBottom w:val="0"/>
          <w:divBdr>
            <w:top w:val="none" w:sz="0" w:space="0" w:color="auto"/>
            <w:left w:val="none" w:sz="0" w:space="0" w:color="auto"/>
            <w:bottom w:val="none" w:sz="0" w:space="0" w:color="auto"/>
            <w:right w:val="none" w:sz="0" w:space="0" w:color="auto"/>
          </w:divBdr>
        </w:div>
        <w:div w:id="1880124448">
          <w:marLeft w:val="640"/>
          <w:marRight w:val="0"/>
          <w:marTop w:val="0"/>
          <w:marBottom w:val="0"/>
          <w:divBdr>
            <w:top w:val="none" w:sz="0" w:space="0" w:color="auto"/>
            <w:left w:val="none" w:sz="0" w:space="0" w:color="auto"/>
            <w:bottom w:val="none" w:sz="0" w:space="0" w:color="auto"/>
            <w:right w:val="none" w:sz="0" w:space="0" w:color="auto"/>
          </w:divBdr>
        </w:div>
        <w:div w:id="859516552">
          <w:marLeft w:val="640"/>
          <w:marRight w:val="0"/>
          <w:marTop w:val="0"/>
          <w:marBottom w:val="0"/>
          <w:divBdr>
            <w:top w:val="none" w:sz="0" w:space="0" w:color="auto"/>
            <w:left w:val="none" w:sz="0" w:space="0" w:color="auto"/>
            <w:bottom w:val="none" w:sz="0" w:space="0" w:color="auto"/>
            <w:right w:val="none" w:sz="0" w:space="0" w:color="auto"/>
          </w:divBdr>
        </w:div>
        <w:div w:id="980646785">
          <w:marLeft w:val="640"/>
          <w:marRight w:val="0"/>
          <w:marTop w:val="0"/>
          <w:marBottom w:val="0"/>
          <w:divBdr>
            <w:top w:val="none" w:sz="0" w:space="0" w:color="auto"/>
            <w:left w:val="none" w:sz="0" w:space="0" w:color="auto"/>
            <w:bottom w:val="none" w:sz="0" w:space="0" w:color="auto"/>
            <w:right w:val="none" w:sz="0" w:space="0" w:color="auto"/>
          </w:divBdr>
        </w:div>
        <w:div w:id="686717624">
          <w:marLeft w:val="640"/>
          <w:marRight w:val="0"/>
          <w:marTop w:val="0"/>
          <w:marBottom w:val="0"/>
          <w:divBdr>
            <w:top w:val="none" w:sz="0" w:space="0" w:color="auto"/>
            <w:left w:val="none" w:sz="0" w:space="0" w:color="auto"/>
            <w:bottom w:val="none" w:sz="0" w:space="0" w:color="auto"/>
            <w:right w:val="none" w:sz="0" w:space="0" w:color="auto"/>
          </w:divBdr>
        </w:div>
        <w:div w:id="482507498">
          <w:marLeft w:val="640"/>
          <w:marRight w:val="0"/>
          <w:marTop w:val="0"/>
          <w:marBottom w:val="0"/>
          <w:divBdr>
            <w:top w:val="none" w:sz="0" w:space="0" w:color="auto"/>
            <w:left w:val="none" w:sz="0" w:space="0" w:color="auto"/>
            <w:bottom w:val="none" w:sz="0" w:space="0" w:color="auto"/>
            <w:right w:val="none" w:sz="0" w:space="0" w:color="auto"/>
          </w:divBdr>
        </w:div>
        <w:div w:id="518860162">
          <w:marLeft w:val="640"/>
          <w:marRight w:val="0"/>
          <w:marTop w:val="0"/>
          <w:marBottom w:val="0"/>
          <w:divBdr>
            <w:top w:val="none" w:sz="0" w:space="0" w:color="auto"/>
            <w:left w:val="none" w:sz="0" w:space="0" w:color="auto"/>
            <w:bottom w:val="none" w:sz="0" w:space="0" w:color="auto"/>
            <w:right w:val="none" w:sz="0" w:space="0" w:color="auto"/>
          </w:divBdr>
        </w:div>
        <w:div w:id="1801264104">
          <w:marLeft w:val="640"/>
          <w:marRight w:val="0"/>
          <w:marTop w:val="0"/>
          <w:marBottom w:val="0"/>
          <w:divBdr>
            <w:top w:val="none" w:sz="0" w:space="0" w:color="auto"/>
            <w:left w:val="none" w:sz="0" w:space="0" w:color="auto"/>
            <w:bottom w:val="none" w:sz="0" w:space="0" w:color="auto"/>
            <w:right w:val="none" w:sz="0" w:space="0" w:color="auto"/>
          </w:divBdr>
        </w:div>
        <w:div w:id="733821353">
          <w:marLeft w:val="640"/>
          <w:marRight w:val="0"/>
          <w:marTop w:val="0"/>
          <w:marBottom w:val="0"/>
          <w:divBdr>
            <w:top w:val="none" w:sz="0" w:space="0" w:color="auto"/>
            <w:left w:val="none" w:sz="0" w:space="0" w:color="auto"/>
            <w:bottom w:val="none" w:sz="0" w:space="0" w:color="auto"/>
            <w:right w:val="none" w:sz="0" w:space="0" w:color="auto"/>
          </w:divBdr>
        </w:div>
        <w:div w:id="852962755">
          <w:marLeft w:val="640"/>
          <w:marRight w:val="0"/>
          <w:marTop w:val="0"/>
          <w:marBottom w:val="0"/>
          <w:divBdr>
            <w:top w:val="none" w:sz="0" w:space="0" w:color="auto"/>
            <w:left w:val="none" w:sz="0" w:space="0" w:color="auto"/>
            <w:bottom w:val="none" w:sz="0" w:space="0" w:color="auto"/>
            <w:right w:val="none" w:sz="0" w:space="0" w:color="auto"/>
          </w:divBdr>
        </w:div>
        <w:div w:id="610625341">
          <w:marLeft w:val="640"/>
          <w:marRight w:val="0"/>
          <w:marTop w:val="0"/>
          <w:marBottom w:val="0"/>
          <w:divBdr>
            <w:top w:val="none" w:sz="0" w:space="0" w:color="auto"/>
            <w:left w:val="none" w:sz="0" w:space="0" w:color="auto"/>
            <w:bottom w:val="none" w:sz="0" w:space="0" w:color="auto"/>
            <w:right w:val="none" w:sz="0" w:space="0" w:color="auto"/>
          </w:divBdr>
        </w:div>
        <w:div w:id="666708443">
          <w:marLeft w:val="640"/>
          <w:marRight w:val="0"/>
          <w:marTop w:val="0"/>
          <w:marBottom w:val="0"/>
          <w:divBdr>
            <w:top w:val="none" w:sz="0" w:space="0" w:color="auto"/>
            <w:left w:val="none" w:sz="0" w:space="0" w:color="auto"/>
            <w:bottom w:val="none" w:sz="0" w:space="0" w:color="auto"/>
            <w:right w:val="none" w:sz="0" w:space="0" w:color="auto"/>
          </w:divBdr>
        </w:div>
        <w:div w:id="980844006">
          <w:marLeft w:val="640"/>
          <w:marRight w:val="0"/>
          <w:marTop w:val="0"/>
          <w:marBottom w:val="0"/>
          <w:divBdr>
            <w:top w:val="none" w:sz="0" w:space="0" w:color="auto"/>
            <w:left w:val="none" w:sz="0" w:space="0" w:color="auto"/>
            <w:bottom w:val="none" w:sz="0" w:space="0" w:color="auto"/>
            <w:right w:val="none" w:sz="0" w:space="0" w:color="auto"/>
          </w:divBdr>
        </w:div>
        <w:div w:id="2126653880">
          <w:marLeft w:val="640"/>
          <w:marRight w:val="0"/>
          <w:marTop w:val="0"/>
          <w:marBottom w:val="0"/>
          <w:divBdr>
            <w:top w:val="none" w:sz="0" w:space="0" w:color="auto"/>
            <w:left w:val="none" w:sz="0" w:space="0" w:color="auto"/>
            <w:bottom w:val="none" w:sz="0" w:space="0" w:color="auto"/>
            <w:right w:val="none" w:sz="0" w:space="0" w:color="auto"/>
          </w:divBdr>
        </w:div>
        <w:div w:id="186255450">
          <w:marLeft w:val="640"/>
          <w:marRight w:val="0"/>
          <w:marTop w:val="0"/>
          <w:marBottom w:val="0"/>
          <w:divBdr>
            <w:top w:val="none" w:sz="0" w:space="0" w:color="auto"/>
            <w:left w:val="none" w:sz="0" w:space="0" w:color="auto"/>
            <w:bottom w:val="none" w:sz="0" w:space="0" w:color="auto"/>
            <w:right w:val="none" w:sz="0" w:space="0" w:color="auto"/>
          </w:divBdr>
        </w:div>
        <w:div w:id="1547989349">
          <w:marLeft w:val="640"/>
          <w:marRight w:val="0"/>
          <w:marTop w:val="0"/>
          <w:marBottom w:val="0"/>
          <w:divBdr>
            <w:top w:val="none" w:sz="0" w:space="0" w:color="auto"/>
            <w:left w:val="none" w:sz="0" w:space="0" w:color="auto"/>
            <w:bottom w:val="none" w:sz="0" w:space="0" w:color="auto"/>
            <w:right w:val="none" w:sz="0" w:space="0" w:color="auto"/>
          </w:divBdr>
        </w:div>
        <w:div w:id="1566061866">
          <w:marLeft w:val="640"/>
          <w:marRight w:val="0"/>
          <w:marTop w:val="0"/>
          <w:marBottom w:val="0"/>
          <w:divBdr>
            <w:top w:val="none" w:sz="0" w:space="0" w:color="auto"/>
            <w:left w:val="none" w:sz="0" w:space="0" w:color="auto"/>
            <w:bottom w:val="none" w:sz="0" w:space="0" w:color="auto"/>
            <w:right w:val="none" w:sz="0" w:space="0" w:color="auto"/>
          </w:divBdr>
        </w:div>
        <w:div w:id="615873353">
          <w:marLeft w:val="640"/>
          <w:marRight w:val="0"/>
          <w:marTop w:val="0"/>
          <w:marBottom w:val="0"/>
          <w:divBdr>
            <w:top w:val="none" w:sz="0" w:space="0" w:color="auto"/>
            <w:left w:val="none" w:sz="0" w:space="0" w:color="auto"/>
            <w:bottom w:val="none" w:sz="0" w:space="0" w:color="auto"/>
            <w:right w:val="none" w:sz="0" w:space="0" w:color="auto"/>
          </w:divBdr>
        </w:div>
        <w:div w:id="1143162935">
          <w:marLeft w:val="640"/>
          <w:marRight w:val="0"/>
          <w:marTop w:val="0"/>
          <w:marBottom w:val="0"/>
          <w:divBdr>
            <w:top w:val="none" w:sz="0" w:space="0" w:color="auto"/>
            <w:left w:val="none" w:sz="0" w:space="0" w:color="auto"/>
            <w:bottom w:val="none" w:sz="0" w:space="0" w:color="auto"/>
            <w:right w:val="none" w:sz="0" w:space="0" w:color="auto"/>
          </w:divBdr>
        </w:div>
        <w:div w:id="2097556584">
          <w:marLeft w:val="640"/>
          <w:marRight w:val="0"/>
          <w:marTop w:val="0"/>
          <w:marBottom w:val="0"/>
          <w:divBdr>
            <w:top w:val="none" w:sz="0" w:space="0" w:color="auto"/>
            <w:left w:val="none" w:sz="0" w:space="0" w:color="auto"/>
            <w:bottom w:val="none" w:sz="0" w:space="0" w:color="auto"/>
            <w:right w:val="none" w:sz="0" w:space="0" w:color="auto"/>
          </w:divBdr>
        </w:div>
        <w:div w:id="836922982">
          <w:marLeft w:val="640"/>
          <w:marRight w:val="0"/>
          <w:marTop w:val="0"/>
          <w:marBottom w:val="0"/>
          <w:divBdr>
            <w:top w:val="none" w:sz="0" w:space="0" w:color="auto"/>
            <w:left w:val="none" w:sz="0" w:space="0" w:color="auto"/>
            <w:bottom w:val="none" w:sz="0" w:space="0" w:color="auto"/>
            <w:right w:val="none" w:sz="0" w:space="0" w:color="auto"/>
          </w:divBdr>
        </w:div>
        <w:div w:id="1730610041">
          <w:marLeft w:val="640"/>
          <w:marRight w:val="0"/>
          <w:marTop w:val="0"/>
          <w:marBottom w:val="0"/>
          <w:divBdr>
            <w:top w:val="none" w:sz="0" w:space="0" w:color="auto"/>
            <w:left w:val="none" w:sz="0" w:space="0" w:color="auto"/>
            <w:bottom w:val="none" w:sz="0" w:space="0" w:color="auto"/>
            <w:right w:val="none" w:sz="0" w:space="0" w:color="auto"/>
          </w:divBdr>
        </w:div>
        <w:div w:id="838424633">
          <w:marLeft w:val="640"/>
          <w:marRight w:val="0"/>
          <w:marTop w:val="0"/>
          <w:marBottom w:val="0"/>
          <w:divBdr>
            <w:top w:val="none" w:sz="0" w:space="0" w:color="auto"/>
            <w:left w:val="none" w:sz="0" w:space="0" w:color="auto"/>
            <w:bottom w:val="none" w:sz="0" w:space="0" w:color="auto"/>
            <w:right w:val="none" w:sz="0" w:space="0" w:color="auto"/>
          </w:divBdr>
        </w:div>
        <w:div w:id="440149087">
          <w:marLeft w:val="640"/>
          <w:marRight w:val="0"/>
          <w:marTop w:val="0"/>
          <w:marBottom w:val="0"/>
          <w:divBdr>
            <w:top w:val="none" w:sz="0" w:space="0" w:color="auto"/>
            <w:left w:val="none" w:sz="0" w:space="0" w:color="auto"/>
            <w:bottom w:val="none" w:sz="0" w:space="0" w:color="auto"/>
            <w:right w:val="none" w:sz="0" w:space="0" w:color="auto"/>
          </w:divBdr>
        </w:div>
        <w:div w:id="1925070040">
          <w:marLeft w:val="640"/>
          <w:marRight w:val="0"/>
          <w:marTop w:val="0"/>
          <w:marBottom w:val="0"/>
          <w:divBdr>
            <w:top w:val="none" w:sz="0" w:space="0" w:color="auto"/>
            <w:left w:val="none" w:sz="0" w:space="0" w:color="auto"/>
            <w:bottom w:val="none" w:sz="0" w:space="0" w:color="auto"/>
            <w:right w:val="none" w:sz="0" w:space="0" w:color="auto"/>
          </w:divBdr>
        </w:div>
        <w:div w:id="1188449303">
          <w:marLeft w:val="640"/>
          <w:marRight w:val="0"/>
          <w:marTop w:val="0"/>
          <w:marBottom w:val="0"/>
          <w:divBdr>
            <w:top w:val="none" w:sz="0" w:space="0" w:color="auto"/>
            <w:left w:val="none" w:sz="0" w:space="0" w:color="auto"/>
            <w:bottom w:val="none" w:sz="0" w:space="0" w:color="auto"/>
            <w:right w:val="none" w:sz="0" w:space="0" w:color="auto"/>
          </w:divBdr>
        </w:div>
        <w:div w:id="684744708">
          <w:marLeft w:val="640"/>
          <w:marRight w:val="0"/>
          <w:marTop w:val="0"/>
          <w:marBottom w:val="0"/>
          <w:divBdr>
            <w:top w:val="none" w:sz="0" w:space="0" w:color="auto"/>
            <w:left w:val="none" w:sz="0" w:space="0" w:color="auto"/>
            <w:bottom w:val="none" w:sz="0" w:space="0" w:color="auto"/>
            <w:right w:val="none" w:sz="0" w:space="0" w:color="auto"/>
          </w:divBdr>
        </w:div>
        <w:div w:id="460612562">
          <w:marLeft w:val="640"/>
          <w:marRight w:val="0"/>
          <w:marTop w:val="0"/>
          <w:marBottom w:val="0"/>
          <w:divBdr>
            <w:top w:val="none" w:sz="0" w:space="0" w:color="auto"/>
            <w:left w:val="none" w:sz="0" w:space="0" w:color="auto"/>
            <w:bottom w:val="none" w:sz="0" w:space="0" w:color="auto"/>
            <w:right w:val="none" w:sz="0" w:space="0" w:color="auto"/>
          </w:divBdr>
        </w:div>
        <w:div w:id="658734119">
          <w:marLeft w:val="640"/>
          <w:marRight w:val="0"/>
          <w:marTop w:val="0"/>
          <w:marBottom w:val="0"/>
          <w:divBdr>
            <w:top w:val="none" w:sz="0" w:space="0" w:color="auto"/>
            <w:left w:val="none" w:sz="0" w:space="0" w:color="auto"/>
            <w:bottom w:val="none" w:sz="0" w:space="0" w:color="auto"/>
            <w:right w:val="none" w:sz="0" w:space="0" w:color="auto"/>
          </w:divBdr>
        </w:div>
        <w:div w:id="549731556">
          <w:marLeft w:val="640"/>
          <w:marRight w:val="0"/>
          <w:marTop w:val="0"/>
          <w:marBottom w:val="0"/>
          <w:divBdr>
            <w:top w:val="none" w:sz="0" w:space="0" w:color="auto"/>
            <w:left w:val="none" w:sz="0" w:space="0" w:color="auto"/>
            <w:bottom w:val="none" w:sz="0" w:space="0" w:color="auto"/>
            <w:right w:val="none" w:sz="0" w:space="0" w:color="auto"/>
          </w:divBdr>
        </w:div>
        <w:div w:id="594023644">
          <w:marLeft w:val="640"/>
          <w:marRight w:val="0"/>
          <w:marTop w:val="0"/>
          <w:marBottom w:val="0"/>
          <w:divBdr>
            <w:top w:val="none" w:sz="0" w:space="0" w:color="auto"/>
            <w:left w:val="none" w:sz="0" w:space="0" w:color="auto"/>
            <w:bottom w:val="none" w:sz="0" w:space="0" w:color="auto"/>
            <w:right w:val="none" w:sz="0" w:space="0" w:color="auto"/>
          </w:divBdr>
        </w:div>
        <w:div w:id="1086607331">
          <w:marLeft w:val="640"/>
          <w:marRight w:val="0"/>
          <w:marTop w:val="0"/>
          <w:marBottom w:val="0"/>
          <w:divBdr>
            <w:top w:val="none" w:sz="0" w:space="0" w:color="auto"/>
            <w:left w:val="none" w:sz="0" w:space="0" w:color="auto"/>
            <w:bottom w:val="none" w:sz="0" w:space="0" w:color="auto"/>
            <w:right w:val="none" w:sz="0" w:space="0" w:color="auto"/>
          </w:divBdr>
        </w:div>
        <w:div w:id="1415203449">
          <w:marLeft w:val="640"/>
          <w:marRight w:val="0"/>
          <w:marTop w:val="0"/>
          <w:marBottom w:val="0"/>
          <w:divBdr>
            <w:top w:val="none" w:sz="0" w:space="0" w:color="auto"/>
            <w:left w:val="none" w:sz="0" w:space="0" w:color="auto"/>
            <w:bottom w:val="none" w:sz="0" w:space="0" w:color="auto"/>
            <w:right w:val="none" w:sz="0" w:space="0" w:color="auto"/>
          </w:divBdr>
        </w:div>
        <w:div w:id="628170806">
          <w:marLeft w:val="640"/>
          <w:marRight w:val="0"/>
          <w:marTop w:val="0"/>
          <w:marBottom w:val="0"/>
          <w:divBdr>
            <w:top w:val="none" w:sz="0" w:space="0" w:color="auto"/>
            <w:left w:val="none" w:sz="0" w:space="0" w:color="auto"/>
            <w:bottom w:val="none" w:sz="0" w:space="0" w:color="auto"/>
            <w:right w:val="none" w:sz="0" w:space="0" w:color="auto"/>
          </w:divBdr>
        </w:div>
        <w:div w:id="1292974469">
          <w:marLeft w:val="640"/>
          <w:marRight w:val="0"/>
          <w:marTop w:val="0"/>
          <w:marBottom w:val="0"/>
          <w:divBdr>
            <w:top w:val="none" w:sz="0" w:space="0" w:color="auto"/>
            <w:left w:val="none" w:sz="0" w:space="0" w:color="auto"/>
            <w:bottom w:val="none" w:sz="0" w:space="0" w:color="auto"/>
            <w:right w:val="none" w:sz="0" w:space="0" w:color="auto"/>
          </w:divBdr>
        </w:div>
        <w:div w:id="999432581">
          <w:marLeft w:val="640"/>
          <w:marRight w:val="0"/>
          <w:marTop w:val="0"/>
          <w:marBottom w:val="0"/>
          <w:divBdr>
            <w:top w:val="none" w:sz="0" w:space="0" w:color="auto"/>
            <w:left w:val="none" w:sz="0" w:space="0" w:color="auto"/>
            <w:bottom w:val="none" w:sz="0" w:space="0" w:color="auto"/>
            <w:right w:val="none" w:sz="0" w:space="0" w:color="auto"/>
          </w:divBdr>
        </w:div>
        <w:div w:id="172230504">
          <w:marLeft w:val="640"/>
          <w:marRight w:val="0"/>
          <w:marTop w:val="0"/>
          <w:marBottom w:val="0"/>
          <w:divBdr>
            <w:top w:val="none" w:sz="0" w:space="0" w:color="auto"/>
            <w:left w:val="none" w:sz="0" w:space="0" w:color="auto"/>
            <w:bottom w:val="none" w:sz="0" w:space="0" w:color="auto"/>
            <w:right w:val="none" w:sz="0" w:space="0" w:color="auto"/>
          </w:divBdr>
        </w:div>
        <w:div w:id="868883388">
          <w:marLeft w:val="640"/>
          <w:marRight w:val="0"/>
          <w:marTop w:val="0"/>
          <w:marBottom w:val="0"/>
          <w:divBdr>
            <w:top w:val="none" w:sz="0" w:space="0" w:color="auto"/>
            <w:left w:val="none" w:sz="0" w:space="0" w:color="auto"/>
            <w:bottom w:val="none" w:sz="0" w:space="0" w:color="auto"/>
            <w:right w:val="none" w:sz="0" w:space="0" w:color="auto"/>
          </w:divBdr>
        </w:div>
        <w:div w:id="187762061">
          <w:marLeft w:val="640"/>
          <w:marRight w:val="0"/>
          <w:marTop w:val="0"/>
          <w:marBottom w:val="0"/>
          <w:divBdr>
            <w:top w:val="none" w:sz="0" w:space="0" w:color="auto"/>
            <w:left w:val="none" w:sz="0" w:space="0" w:color="auto"/>
            <w:bottom w:val="none" w:sz="0" w:space="0" w:color="auto"/>
            <w:right w:val="none" w:sz="0" w:space="0" w:color="auto"/>
          </w:divBdr>
        </w:div>
        <w:div w:id="2076781179">
          <w:marLeft w:val="640"/>
          <w:marRight w:val="0"/>
          <w:marTop w:val="0"/>
          <w:marBottom w:val="0"/>
          <w:divBdr>
            <w:top w:val="none" w:sz="0" w:space="0" w:color="auto"/>
            <w:left w:val="none" w:sz="0" w:space="0" w:color="auto"/>
            <w:bottom w:val="none" w:sz="0" w:space="0" w:color="auto"/>
            <w:right w:val="none" w:sz="0" w:space="0" w:color="auto"/>
          </w:divBdr>
        </w:div>
      </w:divsChild>
    </w:div>
    <w:div w:id="1325008004">
      <w:bodyDiv w:val="1"/>
      <w:marLeft w:val="0"/>
      <w:marRight w:val="0"/>
      <w:marTop w:val="0"/>
      <w:marBottom w:val="0"/>
      <w:divBdr>
        <w:top w:val="none" w:sz="0" w:space="0" w:color="auto"/>
        <w:left w:val="none" w:sz="0" w:space="0" w:color="auto"/>
        <w:bottom w:val="none" w:sz="0" w:space="0" w:color="auto"/>
        <w:right w:val="none" w:sz="0" w:space="0" w:color="auto"/>
      </w:divBdr>
      <w:divsChild>
        <w:div w:id="1815878124">
          <w:marLeft w:val="640"/>
          <w:marRight w:val="0"/>
          <w:marTop w:val="0"/>
          <w:marBottom w:val="0"/>
          <w:divBdr>
            <w:top w:val="none" w:sz="0" w:space="0" w:color="auto"/>
            <w:left w:val="none" w:sz="0" w:space="0" w:color="auto"/>
            <w:bottom w:val="none" w:sz="0" w:space="0" w:color="auto"/>
            <w:right w:val="none" w:sz="0" w:space="0" w:color="auto"/>
          </w:divBdr>
        </w:div>
        <w:div w:id="2026519759">
          <w:marLeft w:val="640"/>
          <w:marRight w:val="0"/>
          <w:marTop w:val="0"/>
          <w:marBottom w:val="0"/>
          <w:divBdr>
            <w:top w:val="none" w:sz="0" w:space="0" w:color="auto"/>
            <w:left w:val="none" w:sz="0" w:space="0" w:color="auto"/>
            <w:bottom w:val="none" w:sz="0" w:space="0" w:color="auto"/>
            <w:right w:val="none" w:sz="0" w:space="0" w:color="auto"/>
          </w:divBdr>
        </w:div>
        <w:div w:id="1984310961">
          <w:marLeft w:val="640"/>
          <w:marRight w:val="0"/>
          <w:marTop w:val="0"/>
          <w:marBottom w:val="0"/>
          <w:divBdr>
            <w:top w:val="none" w:sz="0" w:space="0" w:color="auto"/>
            <w:left w:val="none" w:sz="0" w:space="0" w:color="auto"/>
            <w:bottom w:val="none" w:sz="0" w:space="0" w:color="auto"/>
            <w:right w:val="none" w:sz="0" w:space="0" w:color="auto"/>
          </w:divBdr>
        </w:div>
        <w:div w:id="1581283613">
          <w:marLeft w:val="640"/>
          <w:marRight w:val="0"/>
          <w:marTop w:val="0"/>
          <w:marBottom w:val="0"/>
          <w:divBdr>
            <w:top w:val="none" w:sz="0" w:space="0" w:color="auto"/>
            <w:left w:val="none" w:sz="0" w:space="0" w:color="auto"/>
            <w:bottom w:val="none" w:sz="0" w:space="0" w:color="auto"/>
            <w:right w:val="none" w:sz="0" w:space="0" w:color="auto"/>
          </w:divBdr>
        </w:div>
        <w:div w:id="2094932962">
          <w:marLeft w:val="640"/>
          <w:marRight w:val="0"/>
          <w:marTop w:val="0"/>
          <w:marBottom w:val="0"/>
          <w:divBdr>
            <w:top w:val="none" w:sz="0" w:space="0" w:color="auto"/>
            <w:left w:val="none" w:sz="0" w:space="0" w:color="auto"/>
            <w:bottom w:val="none" w:sz="0" w:space="0" w:color="auto"/>
            <w:right w:val="none" w:sz="0" w:space="0" w:color="auto"/>
          </w:divBdr>
        </w:div>
        <w:div w:id="787116668">
          <w:marLeft w:val="640"/>
          <w:marRight w:val="0"/>
          <w:marTop w:val="0"/>
          <w:marBottom w:val="0"/>
          <w:divBdr>
            <w:top w:val="none" w:sz="0" w:space="0" w:color="auto"/>
            <w:left w:val="none" w:sz="0" w:space="0" w:color="auto"/>
            <w:bottom w:val="none" w:sz="0" w:space="0" w:color="auto"/>
            <w:right w:val="none" w:sz="0" w:space="0" w:color="auto"/>
          </w:divBdr>
        </w:div>
        <w:div w:id="607935411">
          <w:marLeft w:val="640"/>
          <w:marRight w:val="0"/>
          <w:marTop w:val="0"/>
          <w:marBottom w:val="0"/>
          <w:divBdr>
            <w:top w:val="none" w:sz="0" w:space="0" w:color="auto"/>
            <w:left w:val="none" w:sz="0" w:space="0" w:color="auto"/>
            <w:bottom w:val="none" w:sz="0" w:space="0" w:color="auto"/>
            <w:right w:val="none" w:sz="0" w:space="0" w:color="auto"/>
          </w:divBdr>
        </w:div>
        <w:div w:id="303240248">
          <w:marLeft w:val="640"/>
          <w:marRight w:val="0"/>
          <w:marTop w:val="0"/>
          <w:marBottom w:val="0"/>
          <w:divBdr>
            <w:top w:val="none" w:sz="0" w:space="0" w:color="auto"/>
            <w:left w:val="none" w:sz="0" w:space="0" w:color="auto"/>
            <w:bottom w:val="none" w:sz="0" w:space="0" w:color="auto"/>
            <w:right w:val="none" w:sz="0" w:space="0" w:color="auto"/>
          </w:divBdr>
        </w:div>
        <w:div w:id="816218060">
          <w:marLeft w:val="640"/>
          <w:marRight w:val="0"/>
          <w:marTop w:val="0"/>
          <w:marBottom w:val="0"/>
          <w:divBdr>
            <w:top w:val="none" w:sz="0" w:space="0" w:color="auto"/>
            <w:left w:val="none" w:sz="0" w:space="0" w:color="auto"/>
            <w:bottom w:val="none" w:sz="0" w:space="0" w:color="auto"/>
            <w:right w:val="none" w:sz="0" w:space="0" w:color="auto"/>
          </w:divBdr>
        </w:div>
        <w:div w:id="1743601725">
          <w:marLeft w:val="640"/>
          <w:marRight w:val="0"/>
          <w:marTop w:val="0"/>
          <w:marBottom w:val="0"/>
          <w:divBdr>
            <w:top w:val="none" w:sz="0" w:space="0" w:color="auto"/>
            <w:left w:val="none" w:sz="0" w:space="0" w:color="auto"/>
            <w:bottom w:val="none" w:sz="0" w:space="0" w:color="auto"/>
            <w:right w:val="none" w:sz="0" w:space="0" w:color="auto"/>
          </w:divBdr>
        </w:div>
        <w:div w:id="2037270056">
          <w:marLeft w:val="640"/>
          <w:marRight w:val="0"/>
          <w:marTop w:val="0"/>
          <w:marBottom w:val="0"/>
          <w:divBdr>
            <w:top w:val="none" w:sz="0" w:space="0" w:color="auto"/>
            <w:left w:val="none" w:sz="0" w:space="0" w:color="auto"/>
            <w:bottom w:val="none" w:sz="0" w:space="0" w:color="auto"/>
            <w:right w:val="none" w:sz="0" w:space="0" w:color="auto"/>
          </w:divBdr>
        </w:div>
        <w:div w:id="2013987862">
          <w:marLeft w:val="640"/>
          <w:marRight w:val="0"/>
          <w:marTop w:val="0"/>
          <w:marBottom w:val="0"/>
          <w:divBdr>
            <w:top w:val="none" w:sz="0" w:space="0" w:color="auto"/>
            <w:left w:val="none" w:sz="0" w:space="0" w:color="auto"/>
            <w:bottom w:val="none" w:sz="0" w:space="0" w:color="auto"/>
            <w:right w:val="none" w:sz="0" w:space="0" w:color="auto"/>
          </w:divBdr>
        </w:div>
        <w:div w:id="1164394424">
          <w:marLeft w:val="640"/>
          <w:marRight w:val="0"/>
          <w:marTop w:val="0"/>
          <w:marBottom w:val="0"/>
          <w:divBdr>
            <w:top w:val="none" w:sz="0" w:space="0" w:color="auto"/>
            <w:left w:val="none" w:sz="0" w:space="0" w:color="auto"/>
            <w:bottom w:val="none" w:sz="0" w:space="0" w:color="auto"/>
            <w:right w:val="none" w:sz="0" w:space="0" w:color="auto"/>
          </w:divBdr>
        </w:div>
        <w:div w:id="602612270">
          <w:marLeft w:val="640"/>
          <w:marRight w:val="0"/>
          <w:marTop w:val="0"/>
          <w:marBottom w:val="0"/>
          <w:divBdr>
            <w:top w:val="none" w:sz="0" w:space="0" w:color="auto"/>
            <w:left w:val="none" w:sz="0" w:space="0" w:color="auto"/>
            <w:bottom w:val="none" w:sz="0" w:space="0" w:color="auto"/>
            <w:right w:val="none" w:sz="0" w:space="0" w:color="auto"/>
          </w:divBdr>
        </w:div>
        <w:div w:id="1603605367">
          <w:marLeft w:val="640"/>
          <w:marRight w:val="0"/>
          <w:marTop w:val="0"/>
          <w:marBottom w:val="0"/>
          <w:divBdr>
            <w:top w:val="none" w:sz="0" w:space="0" w:color="auto"/>
            <w:left w:val="none" w:sz="0" w:space="0" w:color="auto"/>
            <w:bottom w:val="none" w:sz="0" w:space="0" w:color="auto"/>
            <w:right w:val="none" w:sz="0" w:space="0" w:color="auto"/>
          </w:divBdr>
        </w:div>
        <w:div w:id="1066803880">
          <w:marLeft w:val="640"/>
          <w:marRight w:val="0"/>
          <w:marTop w:val="0"/>
          <w:marBottom w:val="0"/>
          <w:divBdr>
            <w:top w:val="none" w:sz="0" w:space="0" w:color="auto"/>
            <w:left w:val="none" w:sz="0" w:space="0" w:color="auto"/>
            <w:bottom w:val="none" w:sz="0" w:space="0" w:color="auto"/>
            <w:right w:val="none" w:sz="0" w:space="0" w:color="auto"/>
          </w:divBdr>
        </w:div>
        <w:div w:id="157229592">
          <w:marLeft w:val="640"/>
          <w:marRight w:val="0"/>
          <w:marTop w:val="0"/>
          <w:marBottom w:val="0"/>
          <w:divBdr>
            <w:top w:val="none" w:sz="0" w:space="0" w:color="auto"/>
            <w:left w:val="none" w:sz="0" w:space="0" w:color="auto"/>
            <w:bottom w:val="none" w:sz="0" w:space="0" w:color="auto"/>
            <w:right w:val="none" w:sz="0" w:space="0" w:color="auto"/>
          </w:divBdr>
        </w:div>
        <w:div w:id="2063363317">
          <w:marLeft w:val="640"/>
          <w:marRight w:val="0"/>
          <w:marTop w:val="0"/>
          <w:marBottom w:val="0"/>
          <w:divBdr>
            <w:top w:val="none" w:sz="0" w:space="0" w:color="auto"/>
            <w:left w:val="none" w:sz="0" w:space="0" w:color="auto"/>
            <w:bottom w:val="none" w:sz="0" w:space="0" w:color="auto"/>
            <w:right w:val="none" w:sz="0" w:space="0" w:color="auto"/>
          </w:divBdr>
        </w:div>
        <w:div w:id="530994690">
          <w:marLeft w:val="640"/>
          <w:marRight w:val="0"/>
          <w:marTop w:val="0"/>
          <w:marBottom w:val="0"/>
          <w:divBdr>
            <w:top w:val="none" w:sz="0" w:space="0" w:color="auto"/>
            <w:left w:val="none" w:sz="0" w:space="0" w:color="auto"/>
            <w:bottom w:val="none" w:sz="0" w:space="0" w:color="auto"/>
            <w:right w:val="none" w:sz="0" w:space="0" w:color="auto"/>
          </w:divBdr>
        </w:div>
        <w:div w:id="1062409967">
          <w:marLeft w:val="640"/>
          <w:marRight w:val="0"/>
          <w:marTop w:val="0"/>
          <w:marBottom w:val="0"/>
          <w:divBdr>
            <w:top w:val="none" w:sz="0" w:space="0" w:color="auto"/>
            <w:left w:val="none" w:sz="0" w:space="0" w:color="auto"/>
            <w:bottom w:val="none" w:sz="0" w:space="0" w:color="auto"/>
            <w:right w:val="none" w:sz="0" w:space="0" w:color="auto"/>
          </w:divBdr>
        </w:div>
        <w:div w:id="1709331439">
          <w:marLeft w:val="640"/>
          <w:marRight w:val="0"/>
          <w:marTop w:val="0"/>
          <w:marBottom w:val="0"/>
          <w:divBdr>
            <w:top w:val="none" w:sz="0" w:space="0" w:color="auto"/>
            <w:left w:val="none" w:sz="0" w:space="0" w:color="auto"/>
            <w:bottom w:val="none" w:sz="0" w:space="0" w:color="auto"/>
            <w:right w:val="none" w:sz="0" w:space="0" w:color="auto"/>
          </w:divBdr>
        </w:div>
        <w:div w:id="686903028">
          <w:marLeft w:val="640"/>
          <w:marRight w:val="0"/>
          <w:marTop w:val="0"/>
          <w:marBottom w:val="0"/>
          <w:divBdr>
            <w:top w:val="none" w:sz="0" w:space="0" w:color="auto"/>
            <w:left w:val="none" w:sz="0" w:space="0" w:color="auto"/>
            <w:bottom w:val="none" w:sz="0" w:space="0" w:color="auto"/>
            <w:right w:val="none" w:sz="0" w:space="0" w:color="auto"/>
          </w:divBdr>
        </w:div>
        <w:div w:id="314527620">
          <w:marLeft w:val="640"/>
          <w:marRight w:val="0"/>
          <w:marTop w:val="0"/>
          <w:marBottom w:val="0"/>
          <w:divBdr>
            <w:top w:val="none" w:sz="0" w:space="0" w:color="auto"/>
            <w:left w:val="none" w:sz="0" w:space="0" w:color="auto"/>
            <w:bottom w:val="none" w:sz="0" w:space="0" w:color="auto"/>
            <w:right w:val="none" w:sz="0" w:space="0" w:color="auto"/>
          </w:divBdr>
        </w:div>
        <w:div w:id="236520723">
          <w:marLeft w:val="640"/>
          <w:marRight w:val="0"/>
          <w:marTop w:val="0"/>
          <w:marBottom w:val="0"/>
          <w:divBdr>
            <w:top w:val="none" w:sz="0" w:space="0" w:color="auto"/>
            <w:left w:val="none" w:sz="0" w:space="0" w:color="auto"/>
            <w:bottom w:val="none" w:sz="0" w:space="0" w:color="auto"/>
            <w:right w:val="none" w:sz="0" w:space="0" w:color="auto"/>
          </w:divBdr>
        </w:div>
        <w:div w:id="648561349">
          <w:marLeft w:val="640"/>
          <w:marRight w:val="0"/>
          <w:marTop w:val="0"/>
          <w:marBottom w:val="0"/>
          <w:divBdr>
            <w:top w:val="none" w:sz="0" w:space="0" w:color="auto"/>
            <w:left w:val="none" w:sz="0" w:space="0" w:color="auto"/>
            <w:bottom w:val="none" w:sz="0" w:space="0" w:color="auto"/>
            <w:right w:val="none" w:sz="0" w:space="0" w:color="auto"/>
          </w:divBdr>
        </w:div>
        <w:div w:id="637686058">
          <w:marLeft w:val="640"/>
          <w:marRight w:val="0"/>
          <w:marTop w:val="0"/>
          <w:marBottom w:val="0"/>
          <w:divBdr>
            <w:top w:val="none" w:sz="0" w:space="0" w:color="auto"/>
            <w:left w:val="none" w:sz="0" w:space="0" w:color="auto"/>
            <w:bottom w:val="none" w:sz="0" w:space="0" w:color="auto"/>
            <w:right w:val="none" w:sz="0" w:space="0" w:color="auto"/>
          </w:divBdr>
        </w:div>
        <w:div w:id="1399790140">
          <w:marLeft w:val="640"/>
          <w:marRight w:val="0"/>
          <w:marTop w:val="0"/>
          <w:marBottom w:val="0"/>
          <w:divBdr>
            <w:top w:val="none" w:sz="0" w:space="0" w:color="auto"/>
            <w:left w:val="none" w:sz="0" w:space="0" w:color="auto"/>
            <w:bottom w:val="none" w:sz="0" w:space="0" w:color="auto"/>
            <w:right w:val="none" w:sz="0" w:space="0" w:color="auto"/>
          </w:divBdr>
        </w:div>
        <w:div w:id="1900090692">
          <w:marLeft w:val="640"/>
          <w:marRight w:val="0"/>
          <w:marTop w:val="0"/>
          <w:marBottom w:val="0"/>
          <w:divBdr>
            <w:top w:val="none" w:sz="0" w:space="0" w:color="auto"/>
            <w:left w:val="none" w:sz="0" w:space="0" w:color="auto"/>
            <w:bottom w:val="none" w:sz="0" w:space="0" w:color="auto"/>
            <w:right w:val="none" w:sz="0" w:space="0" w:color="auto"/>
          </w:divBdr>
        </w:div>
        <w:div w:id="1385370929">
          <w:marLeft w:val="640"/>
          <w:marRight w:val="0"/>
          <w:marTop w:val="0"/>
          <w:marBottom w:val="0"/>
          <w:divBdr>
            <w:top w:val="none" w:sz="0" w:space="0" w:color="auto"/>
            <w:left w:val="none" w:sz="0" w:space="0" w:color="auto"/>
            <w:bottom w:val="none" w:sz="0" w:space="0" w:color="auto"/>
            <w:right w:val="none" w:sz="0" w:space="0" w:color="auto"/>
          </w:divBdr>
        </w:div>
        <w:div w:id="430005484">
          <w:marLeft w:val="640"/>
          <w:marRight w:val="0"/>
          <w:marTop w:val="0"/>
          <w:marBottom w:val="0"/>
          <w:divBdr>
            <w:top w:val="none" w:sz="0" w:space="0" w:color="auto"/>
            <w:left w:val="none" w:sz="0" w:space="0" w:color="auto"/>
            <w:bottom w:val="none" w:sz="0" w:space="0" w:color="auto"/>
            <w:right w:val="none" w:sz="0" w:space="0" w:color="auto"/>
          </w:divBdr>
        </w:div>
        <w:div w:id="1567691493">
          <w:marLeft w:val="640"/>
          <w:marRight w:val="0"/>
          <w:marTop w:val="0"/>
          <w:marBottom w:val="0"/>
          <w:divBdr>
            <w:top w:val="none" w:sz="0" w:space="0" w:color="auto"/>
            <w:left w:val="none" w:sz="0" w:space="0" w:color="auto"/>
            <w:bottom w:val="none" w:sz="0" w:space="0" w:color="auto"/>
            <w:right w:val="none" w:sz="0" w:space="0" w:color="auto"/>
          </w:divBdr>
        </w:div>
        <w:div w:id="1896161574">
          <w:marLeft w:val="640"/>
          <w:marRight w:val="0"/>
          <w:marTop w:val="0"/>
          <w:marBottom w:val="0"/>
          <w:divBdr>
            <w:top w:val="none" w:sz="0" w:space="0" w:color="auto"/>
            <w:left w:val="none" w:sz="0" w:space="0" w:color="auto"/>
            <w:bottom w:val="none" w:sz="0" w:space="0" w:color="auto"/>
            <w:right w:val="none" w:sz="0" w:space="0" w:color="auto"/>
          </w:divBdr>
        </w:div>
        <w:div w:id="1040547486">
          <w:marLeft w:val="640"/>
          <w:marRight w:val="0"/>
          <w:marTop w:val="0"/>
          <w:marBottom w:val="0"/>
          <w:divBdr>
            <w:top w:val="none" w:sz="0" w:space="0" w:color="auto"/>
            <w:left w:val="none" w:sz="0" w:space="0" w:color="auto"/>
            <w:bottom w:val="none" w:sz="0" w:space="0" w:color="auto"/>
            <w:right w:val="none" w:sz="0" w:space="0" w:color="auto"/>
          </w:divBdr>
        </w:div>
        <w:div w:id="590044073">
          <w:marLeft w:val="640"/>
          <w:marRight w:val="0"/>
          <w:marTop w:val="0"/>
          <w:marBottom w:val="0"/>
          <w:divBdr>
            <w:top w:val="none" w:sz="0" w:space="0" w:color="auto"/>
            <w:left w:val="none" w:sz="0" w:space="0" w:color="auto"/>
            <w:bottom w:val="none" w:sz="0" w:space="0" w:color="auto"/>
            <w:right w:val="none" w:sz="0" w:space="0" w:color="auto"/>
          </w:divBdr>
        </w:div>
        <w:div w:id="24528724">
          <w:marLeft w:val="640"/>
          <w:marRight w:val="0"/>
          <w:marTop w:val="0"/>
          <w:marBottom w:val="0"/>
          <w:divBdr>
            <w:top w:val="none" w:sz="0" w:space="0" w:color="auto"/>
            <w:left w:val="none" w:sz="0" w:space="0" w:color="auto"/>
            <w:bottom w:val="none" w:sz="0" w:space="0" w:color="auto"/>
            <w:right w:val="none" w:sz="0" w:space="0" w:color="auto"/>
          </w:divBdr>
        </w:div>
        <w:div w:id="75321628">
          <w:marLeft w:val="640"/>
          <w:marRight w:val="0"/>
          <w:marTop w:val="0"/>
          <w:marBottom w:val="0"/>
          <w:divBdr>
            <w:top w:val="none" w:sz="0" w:space="0" w:color="auto"/>
            <w:left w:val="none" w:sz="0" w:space="0" w:color="auto"/>
            <w:bottom w:val="none" w:sz="0" w:space="0" w:color="auto"/>
            <w:right w:val="none" w:sz="0" w:space="0" w:color="auto"/>
          </w:divBdr>
        </w:div>
        <w:div w:id="1082989392">
          <w:marLeft w:val="640"/>
          <w:marRight w:val="0"/>
          <w:marTop w:val="0"/>
          <w:marBottom w:val="0"/>
          <w:divBdr>
            <w:top w:val="none" w:sz="0" w:space="0" w:color="auto"/>
            <w:left w:val="none" w:sz="0" w:space="0" w:color="auto"/>
            <w:bottom w:val="none" w:sz="0" w:space="0" w:color="auto"/>
            <w:right w:val="none" w:sz="0" w:space="0" w:color="auto"/>
          </w:divBdr>
        </w:div>
        <w:div w:id="1314213454">
          <w:marLeft w:val="640"/>
          <w:marRight w:val="0"/>
          <w:marTop w:val="0"/>
          <w:marBottom w:val="0"/>
          <w:divBdr>
            <w:top w:val="none" w:sz="0" w:space="0" w:color="auto"/>
            <w:left w:val="none" w:sz="0" w:space="0" w:color="auto"/>
            <w:bottom w:val="none" w:sz="0" w:space="0" w:color="auto"/>
            <w:right w:val="none" w:sz="0" w:space="0" w:color="auto"/>
          </w:divBdr>
        </w:div>
        <w:div w:id="476841496">
          <w:marLeft w:val="640"/>
          <w:marRight w:val="0"/>
          <w:marTop w:val="0"/>
          <w:marBottom w:val="0"/>
          <w:divBdr>
            <w:top w:val="none" w:sz="0" w:space="0" w:color="auto"/>
            <w:left w:val="none" w:sz="0" w:space="0" w:color="auto"/>
            <w:bottom w:val="none" w:sz="0" w:space="0" w:color="auto"/>
            <w:right w:val="none" w:sz="0" w:space="0" w:color="auto"/>
          </w:divBdr>
        </w:div>
        <w:div w:id="1248805691">
          <w:marLeft w:val="640"/>
          <w:marRight w:val="0"/>
          <w:marTop w:val="0"/>
          <w:marBottom w:val="0"/>
          <w:divBdr>
            <w:top w:val="none" w:sz="0" w:space="0" w:color="auto"/>
            <w:left w:val="none" w:sz="0" w:space="0" w:color="auto"/>
            <w:bottom w:val="none" w:sz="0" w:space="0" w:color="auto"/>
            <w:right w:val="none" w:sz="0" w:space="0" w:color="auto"/>
          </w:divBdr>
        </w:div>
        <w:div w:id="972708606">
          <w:marLeft w:val="640"/>
          <w:marRight w:val="0"/>
          <w:marTop w:val="0"/>
          <w:marBottom w:val="0"/>
          <w:divBdr>
            <w:top w:val="none" w:sz="0" w:space="0" w:color="auto"/>
            <w:left w:val="none" w:sz="0" w:space="0" w:color="auto"/>
            <w:bottom w:val="none" w:sz="0" w:space="0" w:color="auto"/>
            <w:right w:val="none" w:sz="0" w:space="0" w:color="auto"/>
          </w:divBdr>
        </w:div>
        <w:div w:id="1667979455">
          <w:marLeft w:val="640"/>
          <w:marRight w:val="0"/>
          <w:marTop w:val="0"/>
          <w:marBottom w:val="0"/>
          <w:divBdr>
            <w:top w:val="none" w:sz="0" w:space="0" w:color="auto"/>
            <w:left w:val="none" w:sz="0" w:space="0" w:color="auto"/>
            <w:bottom w:val="none" w:sz="0" w:space="0" w:color="auto"/>
            <w:right w:val="none" w:sz="0" w:space="0" w:color="auto"/>
          </w:divBdr>
        </w:div>
        <w:div w:id="1025450020">
          <w:marLeft w:val="640"/>
          <w:marRight w:val="0"/>
          <w:marTop w:val="0"/>
          <w:marBottom w:val="0"/>
          <w:divBdr>
            <w:top w:val="none" w:sz="0" w:space="0" w:color="auto"/>
            <w:left w:val="none" w:sz="0" w:space="0" w:color="auto"/>
            <w:bottom w:val="none" w:sz="0" w:space="0" w:color="auto"/>
            <w:right w:val="none" w:sz="0" w:space="0" w:color="auto"/>
          </w:divBdr>
        </w:div>
        <w:div w:id="87889178">
          <w:marLeft w:val="640"/>
          <w:marRight w:val="0"/>
          <w:marTop w:val="0"/>
          <w:marBottom w:val="0"/>
          <w:divBdr>
            <w:top w:val="none" w:sz="0" w:space="0" w:color="auto"/>
            <w:left w:val="none" w:sz="0" w:space="0" w:color="auto"/>
            <w:bottom w:val="none" w:sz="0" w:space="0" w:color="auto"/>
            <w:right w:val="none" w:sz="0" w:space="0" w:color="auto"/>
          </w:divBdr>
        </w:div>
        <w:div w:id="333262816">
          <w:marLeft w:val="640"/>
          <w:marRight w:val="0"/>
          <w:marTop w:val="0"/>
          <w:marBottom w:val="0"/>
          <w:divBdr>
            <w:top w:val="none" w:sz="0" w:space="0" w:color="auto"/>
            <w:left w:val="none" w:sz="0" w:space="0" w:color="auto"/>
            <w:bottom w:val="none" w:sz="0" w:space="0" w:color="auto"/>
            <w:right w:val="none" w:sz="0" w:space="0" w:color="auto"/>
          </w:divBdr>
        </w:div>
        <w:div w:id="991637420">
          <w:marLeft w:val="640"/>
          <w:marRight w:val="0"/>
          <w:marTop w:val="0"/>
          <w:marBottom w:val="0"/>
          <w:divBdr>
            <w:top w:val="none" w:sz="0" w:space="0" w:color="auto"/>
            <w:left w:val="none" w:sz="0" w:space="0" w:color="auto"/>
            <w:bottom w:val="none" w:sz="0" w:space="0" w:color="auto"/>
            <w:right w:val="none" w:sz="0" w:space="0" w:color="auto"/>
          </w:divBdr>
        </w:div>
        <w:div w:id="1570531058">
          <w:marLeft w:val="640"/>
          <w:marRight w:val="0"/>
          <w:marTop w:val="0"/>
          <w:marBottom w:val="0"/>
          <w:divBdr>
            <w:top w:val="none" w:sz="0" w:space="0" w:color="auto"/>
            <w:left w:val="none" w:sz="0" w:space="0" w:color="auto"/>
            <w:bottom w:val="none" w:sz="0" w:space="0" w:color="auto"/>
            <w:right w:val="none" w:sz="0" w:space="0" w:color="auto"/>
          </w:divBdr>
        </w:div>
        <w:div w:id="124468340">
          <w:marLeft w:val="640"/>
          <w:marRight w:val="0"/>
          <w:marTop w:val="0"/>
          <w:marBottom w:val="0"/>
          <w:divBdr>
            <w:top w:val="none" w:sz="0" w:space="0" w:color="auto"/>
            <w:left w:val="none" w:sz="0" w:space="0" w:color="auto"/>
            <w:bottom w:val="none" w:sz="0" w:space="0" w:color="auto"/>
            <w:right w:val="none" w:sz="0" w:space="0" w:color="auto"/>
          </w:divBdr>
        </w:div>
        <w:div w:id="1268999472">
          <w:marLeft w:val="640"/>
          <w:marRight w:val="0"/>
          <w:marTop w:val="0"/>
          <w:marBottom w:val="0"/>
          <w:divBdr>
            <w:top w:val="none" w:sz="0" w:space="0" w:color="auto"/>
            <w:left w:val="none" w:sz="0" w:space="0" w:color="auto"/>
            <w:bottom w:val="none" w:sz="0" w:space="0" w:color="auto"/>
            <w:right w:val="none" w:sz="0" w:space="0" w:color="auto"/>
          </w:divBdr>
        </w:div>
        <w:div w:id="2133356035">
          <w:marLeft w:val="640"/>
          <w:marRight w:val="0"/>
          <w:marTop w:val="0"/>
          <w:marBottom w:val="0"/>
          <w:divBdr>
            <w:top w:val="none" w:sz="0" w:space="0" w:color="auto"/>
            <w:left w:val="none" w:sz="0" w:space="0" w:color="auto"/>
            <w:bottom w:val="none" w:sz="0" w:space="0" w:color="auto"/>
            <w:right w:val="none" w:sz="0" w:space="0" w:color="auto"/>
          </w:divBdr>
        </w:div>
        <w:div w:id="319774989">
          <w:marLeft w:val="640"/>
          <w:marRight w:val="0"/>
          <w:marTop w:val="0"/>
          <w:marBottom w:val="0"/>
          <w:divBdr>
            <w:top w:val="none" w:sz="0" w:space="0" w:color="auto"/>
            <w:left w:val="none" w:sz="0" w:space="0" w:color="auto"/>
            <w:bottom w:val="none" w:sz="0" w:space="0" w:color="auto"/>
            <w:right w:val="none" w:sz="0" w:space="0" w:color="auto"/>
          </w:divBdr>
        </w:div>
        <w:div w:id="1330064678">
          <w:marLeft w:val="640"/>
          <w:marRight w:val="0"/>
          <w:marTop w:val="0"/>
          <w:marBottom w:val="0"/>
          <w:divBdr>
            <w:top w:val="none" w:sz="0" w:space="0" w:color="auto"/>
            <w:left w:val="none" w:sz="0" w:space="0" w:color="auto"/>
            <w:bottom w:val="none" w:sz="0" w:space="0" w:color="auto"/>
            <w:right w:val="none" w:sz="0" w:space="0" w:color="auto"/>
          </w:divBdr>
        </w:div>
        <w:div w:id="311518781">
          <w:marLeft w:val="640"/>
          <w:marRight w:val="0"/>
          <w:marTop w:val="0"/>
          <w:marBottom w:val="0"/>
          <w:divBdr>
            <w:top w:val="none" w:sz="0" w:space="0" w:color="auto"/>
            <w:left w:val="none" w:sz="0" w:space="0" w:color="auto"/>
            <w:bottom w:val="none" w:sz="0" w:space="0" w:color="auto"/>
            <w:right w:val="none" w:sz="0" w:space="0" w:color="auto"/>
          </w:divBdr>
        </w:div>
        <w:div w:id="1719864678">
          <w:marLeft w:val="640"/>
          <w:marRight w:val="0"/>
          <w:marTop w:val="0"/>
          <w:marBottom w:val="0"/>
          <w:divBdr>
            <w:top w:val="none" w:sz="0" w:space="0" w:color="auto"/>
            <w:left w:val="none" w:sz="0" w:space="0" w:color="auto"/>
            <w:bottom w:val="none" w:sz="0" w:space="0" w:color="auto"/>
            <w:right w:val="none" w:sz="0" w:space="0" w:color="auto"/>
          </w:divBdr>
        </w:div>
        <w:div w:id="142548870">
          <w:marLeft w:val="640"/>
          <w:marRight w:val="0"/>
          <w:marTop w:val="0"/>
          <w:marBottom w:val="0"/>
          <w:divBdr>
            <w:top w:val="none" w:sz="0" w:space="0" w:color="auto"/>
            <w:left w:val="none" w:sz="0" w:space="0" w:color="auto"/>
            <w:bottom w:val="none" w:sz="0" w:space="0" w:color="auto"/>
            <w:right w:val="none" w:sz="0" w:space="0" w:color="auto"/>
          </w:divBdr>
        </w:div>
        <w:div w:id="1876038870">
          <w:marLeft w:val="640"/>
          <w:marRight w:val="0"/>
          <w:marTop w:val="0"/>
          <w:marBottom w:val="0"/>
          <w:divBdr>
            <w:top w:val="none" w:sz="0" w:space="0" w:color="auto"/>
            <w:left w:val="none" w:sz="0" w:space="0" w:color="auto"/>
            <w:bottom w:val="none" w:sz="0" w:space="0" w:color="auto"/>
            <w:right w:val="none" w:sz="0" w:space="0" w:color="auto"/>
          </w:divBdr>
        </w:div>
        <w:div w:id="1900289677">
          <w:marLeft w:val="640"/>
          <w:marRight w:val="0"/>
          <w:marTop w:val="0"/>
          <w:marBottom w:val="0"/>
          <w:divBdr>
            <w:top w:val="none" w:sz="0" w:space="0" w:color="auto"/>
            <w:left w:val="none" w:sz="0" w:space="0" w:color="auto"/>
            <w:bottom w:val="none" w:sz="0" w:space="0" w:color="auto"/>
            <w:right w:val="none" w:sz="0" w:space="0" w:color="auto"/>
          </w:divBdr>
        </w:div>
        <w:div w:id="495996921">
          <w:marLeft w:val="640"/>
          <w:marRight w:val="0"/>
          <w:marTop w:val="0"/>
          <w:marBottom w:val="0"/>
          <w:divBdr>
            <w:top w:val="none" w:sz="0" w:space="0" w:color="auto"/>
            <w:left w:val="none" w:sz="0" w:space="0" w:color="auto"/>
            <w:bottom w:val="none" w:sz="0" w:space="0" w:color="auto"/>
            <w:right w:val="none" w:sz="0" w:space="0" w:color="auto"/>
          </w:divBdr>
        </w:div>
        <w:div w:id="576793171">
          <w:marLeft w:val="640"/>
          <w:marRight w:val="0"/>
          <w:marTop w:val="0"/>
          <w:marBottom w:val="0"/>
          <w:divBdr>
            <w:top w:val="none" w:sz="0" w:space="0" w:color="auto"/>
            <w:left w:val="none" w:sz="0" w:space="0" w:color="auto"/>
            <w:bottom w:val="none" w:sz="0" w:space="0" w:color="auto"/>
            <w:right w:val="none" w:sz="0" w:space="0" w:color="auto"/>
          </w:divBdr>
        </w:div>
        <w:div w:id="1243950616">
          <w:marLeft w:val="640"/>
          <w:marRight w:val="0"/>
          <w:marTop w:val="0"/>
          <w:marBottom w:val="0"/>
          <w:divBdr>
            <w:top w:val="none" w:sz="0" w:space="0" w:color="auto"/>
            <w:left w:val="none" w:sz="0" w:space="0" w:color="auto"/>
            <w:bottom w:val="none" w:sz="0" w:space="0" w:color="auto"/>
            <w:right w:val="none" w:sz="0" w:space="0" w:color="auto"/>
          </w:divBdr>
        </w:div>
        <w:div w:id="1694307160">
          <w:marLeft w:val="640"/>
          <w:marRight w:val="0"/>
          <w:marTop w:val="0"/>
          <w:marBottom w:val="0"/>
          <w:divBdr>
            <w:top w:val="none" w:sz="0" w:space="0" w:color="auto"/>
            <w:left w:val="none" w:sz="0" w:space="0" w:color="auto"/>
            <w:bottom w:val="none" w:sz="0" w:space="0" w:color="auto"/>
            <w:right w:val="none" w:sz="0" w:space="0" w:color="auto"/>
          </w:divBdr>
        </w:div>
        <w:div w:id="745496637">
          <w:marLeft w:val="640"/>
          <w:marRight w:val="0"/>
          <w:marTop w:val="0"/>
          <w:marBottom w:val="0"/>
          <w:divBdr>
            <w:top w:val="none" w:sz="0" w:space="0" w:color="auto"/>
            <w:left w:val="none" w:sz="0" w:space="0" w:color="auto"/>
            <w:bottom w:val="none" w:sz="0" w:space="0" w:color="auto"/>
            <w:right w:val="none" w:sz="0" w:space="0" w:color="auto"/>
          </w:divBdr>
        </w:div>
        <w:div w:id="547844479">
          <w:marLeft w:val="640"/>
          <w:marRight w:val="0"/>
          <w:marTop w:val="0"/>
          <w:marBottom w:val="0"/>
          <w:divBdr>
            <w:top w:val="none" w:sz="0" w:space="0" w:color="auto"/>
            <w:left w:val="none" w:sz="0" w:space="0" w:color="auto"/>
            <w:bottom w:val="none" w:sz="0" w:space="0" w:color="auto"/>
            <w:right w:val="none" w:sz="0" w:space="0" w:color="auto"/>
          </w:divBdr>
        </w:div>
        <w:div w:id="1015034796">
          <w:marLeft w:val="640"/>
          <w:marRight w:val="0"/>
          <w:marTop w:val="0"/>
          <w:marBottom w:val="0"/>
          <w:divBdr>
            <w:top w:val="none" w:sz="0" w:space="0" w:color="auto"/>
            <w:left w:val="none" w:sz="0" w:space="0" w:color="auto"/>
            <w:bottom w:val="none" w:sz="0" w:space="0" w:color="auto"/>
            <w:right w:val="none" w:sz="0" w:space="0" w:color="auto"/>
          </w:divBdr>
        </w:div>
        <w:div w:id="1380981305">
          <w:marLeft w:val="640"/>
          <w:marRight w:val="0"/>
          <w:marTop w:val="0"/>
          <w:marBottom w:val="0"/>
          <w:divBdr>
            <w:top w:val="none" w:sz="0" w:space="0" w:color="auto"/>
            <w:left w:val="none" w:sz="0" w:space="0" w:color="auto"/>
            <w:bottom w:val="none" w:sz="0" w:space="0" w:color="auto"/>
            <w:right w:val="none" w:sz="0" w:space="0" w:color="auto"/>
          </w:divBdr>
        </w:div>
        <w:div w:id="334765986">
          <w:marLeft w:val="640"/>
          <w:marRight w:val="0"/>
          <w:marTop w:val="0"/>
          <w:marBottom w:val="0"/>
          <w:divBdr>
            <w:top w:val="none" w:sz="0" w:space="0" w:color="auto"/>
            <w:left w:val="none" w:sz="0" w:space="0" w:color="auto"/>
            <w:bottom w:val="none" w:sz="0" w:space="0" w:color="auto"/>
            <w:right w:val="none" w:sz="0" w:space="0" w:color="auto"/>
          </w:divBdr>
        </w:div>
        <w:div w:id="313489884">
          <w:marLeft w:val="640"/>
          <w:marRight w:val="0"/>
          <w:marTop w:val="0"/>
          <w:marBottom w:val="0"/>
          <w:divBdr>
            <w:top w:val="none" w:sz="0" w:space="0" w:color="auto"/>
            <w:left w:val="none" w:sz="0" w:space="0" w:color="auto"/>
            <w:bottom w:val="none" w:sz="0" w:space="0" w:color="auto"/>
            <w:right w:val="none" w:sz="0" w:space="0" w:color="auto"/>
          </w:divBdr>
        </w:div>
        <w:div w:id="490751363">
          <w:marLeft w:val="640"/>
          <w:marRight w:val="0"/>
          <w:marTop w:val="0"/>
          <w:marBottom w:val="0"/>
          <w:divBdr>
            <w:top w:val="none" w:sz="0" w:space="0" w:color="auto"/>
            <w:left w:val="none" w:sz="0" w:space="0" w:color="auto"/>
            <w:bottom w:val="none" w:sz="0" w:space="0" w:color="auto"/>
            <w:right w:val="none" w:sz="0" w:space="0" w:color="auto"/>
          </w:divBdr>
        </w:div>
        <w:div w:id="1644920633">
          <w:marLeft w:val="640"/>
          <w:marRight w:val="0"/>
          <w:marTop w:val="0"/>
          <w:marBottom w:val="0"/>
          <w:divBdr>
            <w:top w:val="none" w:sz="0" w:space="0" w:color="auto"/>
            <w:left w:val="none" w:sz="0" w:space="0" w:color="auto"/>
            <w:bottom w:val="none" w:sz="0" w:space="0" w:color="auto"/>
            <w:right w:val="none" w:sz="0" w:space="0" w:color="auto"/>
          </w:divBdr>
        </w:div>
        <w:div w:id="1694727781">
          <w:marLeft w:val="640"/>
          <w:marRight w:val="0"/>
          <w:marTop w:val="0"/>
          <w:marBottom w:val="0"/>
          <w:divBdr>
            <w:top w:val="none" w:sz="0" w:space="0" w:color="auto"/>
            <w:left w:val="none" w:sz="0" w:space="0" w:color="auto"/>
            <w:bottom w:val="none" w:sz="0" w:space="0" w:color="auto"/>
            <w:right w:val="none" w:sz="0" w:space="0" w:color="auto"/>
          </w:divBdr>
        </w:div>
        <w:div w:id="74321034">
          <w:marLeft w:val="640"/>
          <w:marRight w:val="0"/>
          <w:marTop w:val="0"/>
          <w:marBottom w:val="0"/>
          <w:divBdr>
            <w:top w:val="none" w:sz="0" w:space="0" w:color="auto"/>
            <w:left w:val="none" w:sz="0" w:space="0" w:color="auto"/>
            <w:bottom w:val="none" w:sz="0" w:space="0" w:color="auto"/>
            <w:right w:val="none" w:sz="0" w:space="0" w:color="auto"/>
          </w:divBdr>
        </w:div>
        <w:div w:id="555973239">
          <w:marLeft w:val="640"/>
          <w:marRight w:val="0"/>
          <w:marTop w:val="0"/>
          <w:marBottom w:val="0"/>
          <w:divBdr>
            <w:top w:val="none" w:sz="0" w:space="0" w:color="auto"/>
            <w:left w:val="none" w:sz="0" w:space="0" w:color="auto"/>
            <w:bottom w:val="none" w:sz="0" w:space="0" w:color="auto"/>
            <w:right w:val="none" w:sz="0" w:space="0" w:color="auto"/>
          </w:divBdr>
        </w:div>
        <w:div w:id="1602910532">
          <w:marLeft w:val="640"/>
          <w:marRight w:val="0"/>
          <w:marTop w:val="0"/>
          <w:marBottom w:val="0"/>
          <w:divBdr>
            <w:top w:val="none" w:sz="0" w:space="0" w:color="auto"/>
            <w:left w:val="none" w:sz="0" w:space="0" w:color="auto"/>
            <w:bottom w:val="none" w:sz="0" w:space="0" w:color="auto"/>
            <w:right w:val="none" w:sz="0" w:space="0" w:color="auto"/>
          </w:divBdr>
        </w:div>
        <w:div w:id="1250234432">
          <w:marLeft w:val="640"/>
          <w:marRight w:val="0"/>
          <w:marTop w:val="0"/>
          <w:marBottom w:val="0"/>
          <w:divBdr>
            <w:top w:val="none" w:sz="0" w:space="0" w:color="auto"/>
            <w:left w:val="none" w:sz="0" w:space="0" w:color="auto"/>
            <w:bottom w:val="none" w:sz="0" w:space="0" w:color="auto"/>
            <w:right w:val="none" w:sz="0" w:space="0" w:color="auto"/>
          </w:divBdr>
        </w:div>
        <w:div w:id="97025036">
          <w:marLeft w:val="640"/>
          <w:marRight w:val="0"/>
          <w:marTop w:val="0"/>
          <w:marBottom w:val="0"/>
          <w:divBdr>
            <w:top w:val="none" w:sz="0" w:space="0" w:color="auto"/>
            <w:left w:val="none" w:sz="0" w:space="0" w:color="auto"/>
            <w:bottom w:val="none" w:sz="0" w:space="0" w:color="auto"/>
            <w:right w:val="none" w:sz="0" w:space="0" w:color="auto"/>
          </w:divBdr>
        </w:div>
        <w:div w:id="2145930810">
          <w:marLeft w:val="640"/>
          <w:marRight w:val="0"/>
          <w:marTop w:val="0"/>
          <w:marBottom w:val="0"/>
          <w:divBdr>
            <w:top w:val="none" w:sz="0" w:space="0" w:color="auto"/>
            <w:left w:val="none" w:sz="0" w:space="0" w:color="auto"/>
            <w:bottom w:val="none" w:sz="0" w:space="0" w:color="auto"/>
            <w:right w:val="none" w:sz="0" w:space="0" w:color="auto"/>
          </w:divBdr>
        </w:div>
        <w:div w:id="646009632">
          <w:marLeft w:val="640"/>
          <w:marRight w:val="0"/>
          <w:marTop w:val="0"/>
          <w:marBottom w:val="0"/>
          <w:divBdr>
            <w:top w:val="none" w:sz="0" w:space="0" w:color="auto"/>
            <w:left w:val="none" w:sz="0" w:space="0" w:color="auto"/>
            <w:bottom w:val="none" w:sz="0" w:space="0" w:color="auto"/>
            <w:right w:val="none" w:sz="0" w:space="0" w:color="auto"/>
          </w:divBdr>
        </w:div>
        <w:div w:id="288516529">
          <w:marLeft w:val="640"/>
          <w:marRight w:val="0"/>
          <w:marTop w:val="0"/>
          <w:marBottom w:val="0"/>
          <w:divBdr>
            <w:top w:val="none" w:sz="0" w:space="0" w:color="auto"/>
            <w:left w:val="none" w:sz="0" w:space="0" w:color="auto"/>
            <w:bottom w:val="none" w:sz="0" w:space="0" w:color="auto"/>
            <w:right w:val="none" w:sz="0" w:space="0" w:color="auto"/>
          </w:divBdr>
        </w:div>
        <w:div w:id="1595285297">
          <w:marLeft w:val="640"/>
          <w:marRight w:val="0"/>
          <w:marTop w:val="0"/>
          <w:marBottom w:val="0"/>
          <w:divBdr>
            <w:top w:val="none" w:sz="0" w:space="0" w:color="auto"/>
            <w:left w:val="none" w:sz="0" w:space="0" w:color="auto"/>
            <w:bottom w:val="none" w:sz="0" w:space="0" w:color="auto"/>
            <w:right w:val="none" w:sz="0" w:space="0" w:color="auto"/>
          </w:divBdr>
        </w:div>
        <w:div w:id="722801331">
          <w:marLeft w:val="640"/>
          <w:marRight w:val="0"/>
          <w:marTop w:val="0"/>
          <w:marBottom w:val="0"/>
          <w:divBdr>
            <w:top w:val="none" w:sz="0" w:space="0" w:color="auto"/>
            <w:left w:val="none" w:sz="0" w:space="0" w:color="auto"/>
            <w:bottom w:val="none" w:sz="0" w:space="0" w:color="auto"/>
            <w:right w:val="none" w:sz="0" w:space="0" w:color="auto"/>
          </w:divBdr>
        </w:div>
        <w:div w:id="2102405255">
          <w:marLeft w:val="640"/>
          <w:marRight w:val="0"/>
          <w:marTop w:val="0"/>
          <w:marBottom w:val="0"/>
          <w:divBdr>
            <w:top w:val="none" w:sz="0" w:space="0" w:color="auto"/>
            <w:left w:val="none" w:sz="0" w:space="0" w:color="auto"/>
            <w:bottom w:val="none" w:sz="0" w:space="0" w:color="auto"/>
            <w:right w:val="none" w:sz="0" w:space="0" w:color="auto"/>
          </w:divBdr>
        </w:div>
        <w:div w:id="1582368863">
          <w:marLeft w:val="640"/>
          <w:marRight w:val="0"/>
          <w:marTop w:val="0"/>
          <w:marBottom w:val="0"/>
          <w:divBdr>
            <w:top w:val="none" w:sz="0" w:space="0" w:color="auto"/>
            <w:left w:val="none" w:sz="0" w:space="0" w:color="auto"/>
            <w:bottom w:val="none" w:sz="0" w:space="0" w:color="auto"/>
            <w:right w:val="none" w:sz="0" w:space="0" w:color="auto"/>
          </w:divBdr>
        </w:div>
        <w:div w:id="497623383">
          <w:marLeft w:val="640"/>
          <w:marRight w:val="0"/>
          <w:marTop w:val="0"/>
          <w:marBottom w:val="0"/>
          <w:divBdr>
            <w:top w:val="none" w:sz="0" w:space="0" w:color="auto"/>
            <w:left w:val="none" w:sz="0" w:space="0" w:color="auto"/>
            <w:bottom w:val="none" w:sz="0" w:space="0" w:color="auto"/>
            <w:right w:val="none" w:sz="0" w:space="0" w:color="auto"/>
          </w:divBdr>
        </w:div>
        <w:div w:id="494759390">
          <w:marLeft w:val="640"/>
          <w:marRight w:val="0"/>
          <w:marTop w:val="0"/>
          <w:marBottom w:val="0"/>
          <w:divBdr>
            <w:top w:val="none" w:sz="0" w:space="0" w:color="auto"/>
            <w:left w:val="none" w:sz="0" w:space="0" w:color="auto"/>
            <w:bottom w:val="none" w:sz="0" w:space="0" w:color="auto"/>
            <w:right w:val="none" w:sz="0" w:space="0" w:color="auto"/>
          </w:divBdr>
        </w:div>
        <w:div w:id="264731724">
          <w:marLeft w:val="640"/>
          <w:marRight w:val="0"/>
          <w:marTop w:val="0"/>
          <w:marBottom w:val="0"/>
          <w:divBdr>
            <w:top w:val="none" w:sz="0" w:space="0" w:color="auto"/>
            <w:left w:val="none" w:sz="0" w:space="0" w:color="auto"/>
            <w:bottom w:val="none" w:sz="0" w:space="0" w:color="auto"/>
            <w:right w:val="none" w:sz="0" w:space="0" w:color="auto"/>
          </w:divBdr>
        </w:div>
        <w:div w:id="774177929">
          <w:marLeft w:val="640"/>
          <w:marRight w:val="0"/>
          <w:marTop w:val="0"/>
          <w:marBottom w:val="0"/>
          <w:divBdr>
            <w:top w:val="none" w:sz="0" w:space="0" w:color="auto"/>
            <w:left w:val="none" w:sz="0" w:space="0" w:color="auto"/>
            <w:bottom w:val="none" w:sz="0" w:space="0" w:color="auto"/>
            <w:right w:val="none" w:sz="0" w:space="0" w:color="auto"/>
          </w:divBdr>
        </w:div>
        <w:div w:id="218638472">
          <w:marLeft w:val="640"/>
          <w:marRight w:val="0"/>
          <w:marTop w:val="0"/>
          <w:marBottom w:val="0"/>
          <w:divBdr>
            <w:top w:val="none" w:sz="0" w:space="0" w:color="auto"/>
            <w:left w:val="none" w:sz="0" w:space="0" w:color="auto"/>
            <w:bottom w:val="none" w:sz="0" w:space="0" w:color="auto"/>
            <w:right w:val="none" w:sz="0" w:space="0" w:color="auto"/>
          </w:divBdr>
        </w:div>
        <w:div w:id="120880337">
          <w:marLeft w:val="640"/>
          <w:marRight w:val="0"/>
          <w:marTop w:val="0"/>
          <w:marBottom w:val="0"/>
          <w:divBdr>
            <w:top w:val="none" w:sz="0" w:space="0" w:color="auto"/>
            <w:left w:val="none" w:sz="0" w:space="0" w:color="auto"/>
            <w:bottom w:val="none" w:sz="0" w:space="0" w:color="auto"/>
            <w:right w:val="none" w:sz="0" w:space="0" w:color="auto"/>
          </w:divBdr>
        </w:div>
        <w:div w:id="2080328584">
          <w:marLeft w:val="640"/>
          <w:marRight w:val="0"/>
          <w:marTop w:val="0"/>
          <w:marBottom w:val="0"/>
          <w:divBdr>
            <w:top w:val="none" w:sz="0" w:space="0" w:color="auto"/>
            <w:left w:val="none" w:sz="0" w:space="0" w:color="auto"/>
            <w:bottom w:val="none" w:sz="0" w:space="0" w:color="auto"/>
            <w:right w:val="none" w:sz="0" w:space="0" w:color="auto"/>
          </w:divBdr>
        </w:div>
        <w:div w:id="1111245397">
          <w:marLeft w:val="640"/>
          <w:marRight w:val="0"/>
          <w:marTop w:val="0"/>
          <w:marBottom w:val="0"/>
          <w:divBdr>
            <w:top w:val="none" w:sz="0" w:space="0" w:color="auto"/>
            <w:left w:val="none" w:sz="0" w:space="0" w:color="auto"/>
            <w:bottom w:val="none" w:sz="0" w:space="0" w:color="auto"/>
            <w:right w:val="none" w:sz="0" w:space="0" w:color="auto"/>
          </w:divBdr>
        </w:div>
        <w:div w:id="1615593701">
          <w:marLeft w:val="640"/>
          <w:marRight w:val="0"/>
          <w:marTop w:val="0"/>
          <w:marBottom w:val="0"/>
          <w:divBdr>
            <w:top w:val="none" w:sz="0" w:space="0" w:color="auto"/>
            <w:left w:val="none" w:sz="0" w:space="0" w:color="auto"/>
            <w:bottom w:val="none" w:sz="0" w:space="0" w:color="auto"/>
            <w:right w:val="none" w:sz="0" w:space="0" w:color="auto"/>
          </w:divBdr>
        </w:div>
        <w:div w:id="1244416678">
          <w:marLeft w:val="640"/>
          <w:marRight w:val="0"/>
          <w:marTop w:val="0"/>
          <w:marBottom w:val="0"/>
          <w:divBdr>
            <w:top w:val="none" w:sz="0" w:space="0" w:color="auto"/>
            <w:left w:val="none" w:sz="0" w:space="0" w:color="auto"/>
            <w:bottom w:val="none" w:sz="0" w:space="0" w:color="auto"/>
            <w:right w:val="none" w:sz="0" w:space="0" w:color="auto"/>
          </w:divBdr>
        </w:div>
        <w:div w:id="1779792208">
          <w:marLeft w:val="640"/>
          <w:marRight w:val="0"/>
          <w:marTop w:val="0"/>
          <w:marBottom w:val="0"/>
          <w:divBdr>
            <w:top w:val="none" w:sz="0" w:space="0" w:color="auto"/>
            <w:left w:val="none" w:sz="0" w:space="0" w:color="auto"/>
            <w:bottom w:val="none" w:sz="0" w:space="0" w:color="auto"/>
            <w:right w:val="none" w:sz="0" w:space="0" w:color="auto"/>
          </w:divBdr>
        </w:div>
        <w:div w:id="533466368">
          <w:marLeft w:val="640"/>
          <w:marRight w:val="0"/>
          <w:marTop w:val="0"/>
          <w:marBottom w:val="0"/>
          <w:divBdr>
            <w:top w:val="none" w:sz="0" w:space="0" w:color="auto"/>
            <w:left w:val="none" w:sz="0" w:space="0" w:color="auto"/>
            <w:bottom w:val="none" w:sz="0" w:space="0" w:color="auto"/>
            <w:right w:val="none" w:sz="0" w:space="0" w:color="auto"/>
          </w:divBdr>
        </w:div>
        <w:div w:id="930511279">
          <w:marLeft w:val="640"/>
          <w:marRight w:val="0"/>
          <w:marTop w:val="0"/>
          <w:marBottom w:val="0"/>
          <w:divBdr>
            <w:top w:val="none" w:sz="0" w:space="0" w:color="auto"/>
            <w:left w:val="none" w:sz="0" w:space="0" w:color="auto"/>
            <w:bottom w:val="none" w:sz="0" w:space="0" w:color="auto"/>
            <w:right w:val="none" w:sz="0" w:space="0" w:color="auto"/>
          </w:divBdr>
        </w:div>
        <w:div w:id="1829518051">
          <w:marLeft w:val="640"/>
          <w:marRight w:val="0"/>
          <w:marTop w:val="0"/>
          <w:marBottom w:val="0"/>
          <w:divBdr>
            <w:top w:val="none" w:sz="0" w:space="0" w:color="auto"/>
            <w:left w:val="none" w:sz="0" w:space="0" w:color="auto"/>
            <w:bottom w:val="none" w:sz="0" w:space="0" w:color="auto"/>
            <w:right w:val="none" w:sz="0" w:space="0" w:color="auto"/>
          </w:divBdr>
        </w:div>
        <w:div w:id="529218810">
          <w:marLeft w:val="640"/>
          <w:marRight w:val="0"/>
          <w:marTop w:val="0"/>
          <w:marBottom w:val="0"/>
          <w:divBdr>
            <w:top w:val="none" w:sz="0" w:space="0" w:color="auto"/>
            <w:left w:val="none" w:sz="0" w:space="0" w:color="auto"/>
            <w:bottom w:val="none" w:sz="0" w:space="0" w:color="auto"/>
            <w:right w:val="none" w:sz="0" w:space="0" w:color="auto"/>
          </w:divBdr>
        </w:div>
        <w:div w:id="1541435878">
          <w:marLeft w:val="640"/>
          <w:marRight w:val="0"/>
          <w:marTop w:val="0"/>
          <w:marBottom w:val="0"/>
          <w:divBdr>
            <w:top w:val="none" w:sz="0" w:space="0" w:color="auto"/>
            <w:left w:val="none" w:sz="0" w:space="0" w:color="auto"/>
            <w:bottom w:val="none" w:sz="0" w:space="0" w:color="auto"/>
            <w:right w:val="none" w:sz="0" w:space="0" w:color="auto"/>
          </w:divBdr>
        </w:div>
        <w:div w:id="784885864">
          <w:marLeft w:val="640"/>
          <w:marRight w:val="0"/>
          <w:marTop w:val="0"/>
          <w:marBottom w:val="0"/>
          <w:divBdr>
            <w:top w:val="none" w:sz="0" w:space="0" w:color="auto"/>
            <w:left w:val="none" w:sz="0" w:space="0" w:color="auto"/>
            <w:bottom w:val="none" w:sz="0" w:space="0" w:color="auto"/>
            <w:right w:val="none" w:sz="0" w:space="0" w:color="auto"/>
          </w:divBdr>
        </w:div>
        <w:div w:id="356077543">
          <w:marLeft w:val="640"/>
          <w:marRight w:val="0"/>
          <w:marTop w:val="0"/>
          <w:marBottom w:val="0"/>
          <w:divBdr>
            <w:top w:val="none" w:sz="0" w:space="0" w:color="auto"/>
            <w:left w:val="none" w:sz="0" w:space="0" w:color="auto"/>
            <w:bottom w:val="none" w:sz="0" w:space="0" w:color="auto"/>
            <w:right w:val="none" w:sz="0" w:space="0" w:color="auto"/>
          </w:divBdr>
        </w:div>
        <w:div w:id="1677808979">
          <w:marLeft w:val="640"/>
          <w:marRight w:val="0"/>
          <w:marTop w:val="0"/>
          <w:marBottom w:val="0"/>
          <w:divBdr>
            <w:top w:val="none" w:sz="0" w:space="0" w:color="auto"/>
            <w:left w:val="none" w:sz="0" w:space="0" w:color="auto"/>
            <w:bottom w:val="none" w:sz="0" w:space="0" w:color="auto"/>
            <w:right w:val="none" w:sz="0" w:space="0" w:color="auto"/>
          </w:divBdr>
        </w:div>
        <w:div w:id="1761834535">
          <w:marLeft w:val="640"/>
          <w:marRight w:val="0"/>
          <w:marTop w:val="0"/>
          <w:marBottom w:val="0"/>
          <w:divBdr>
            <w:top w:val="none" w:sz="0" w:space="0" w:color="auto"/>
            <w:left w:val="none" w:sz="0" w:space="0" w:color="auto"/>
            <w:bottom w:val="none" w:sz="0" w:space="0" w:color="auto"/>
            <w:right w:val="none" w:sz="0" w:space="0" w:color="auto"/>
          </w:divBdr>
        </w:div>
        <w:div w:id="1594973111">
          <w:marLeft w:val="640"/>
          <w:marRight w:val="0"/>
          <w:marTop w:val="0"/>
          <w:marBottom w:val="0"/>
          <w:divBdr>
            <w:top w:val="none" w:sz="0" w:space="0" w:color="auto"/>
            <w:left w:val="none" w:sz="0" w:space="0" w:color="auto"/>
            <w:bottom w:val="none" w:sz="0" w:space="0" w:color="auto"/>
            <w:right w:val="none" w:sz="0" w:space="0" w:color="auto"/>
          </w:divBdr>
        </w:div>
        <w:div w:id="447504059">
          <w:marLeft w:val="640"/>
          <w:marRight w:val="0"/>
          <w:marTop w:val="0"/>
          <w:marBottom w:val="0"/>
          <w:divBdr>
            <w:top w:val="none" w:sz="0" w:space="0" w:color="auto"/>
            <w:left w:val="none" w:sz="0" w:space="0" w:color="auto"/>
            <w:bottom w:val="none" w:sz="0" w:space="0" w:color="auto"/>
            <w:right w:val="none" w:sz="0" w:space="0" w:color="auto"/>
          </w:divBdr>
        </w:div>
        <w:div w:id="1627926751">
          <w:marLeft w:val="640"/>
          <w:marRight w:val="0"/>
          <w:marTop w:val="0"/>
          <w:marBottom w:val="0"/>
          <w:divBdr>
            <w:top w:val="none" w:sz="0" w:space="0" w:color="auto"/>
            <w:left w:val="none" w:sz="0" w:space="0" w:color="auto"/>
            <w:bottom w:val="none" w:sz="0" w:space="0" w:color="auto"/>
            <w:right w:val="none" w:sz="0" w:space="0" w:color="auto"/>
          </w:divBdr>
        </w:div>
        <w:div w:id="1881164596">
          <w:marLeft w:val="640"/>
          <w:marRight w:val="0"/>
          <w:marTop w:val="0"/>
          <w:marBottom w:val="0"/>
          <w:divBdr>
            <w:top w:val="none" w:sz="0" w:space="0" w:color="auto"/>
            <w:left w:val="none" w:sz="0" w:space="0" w:color="auto"/>
            <w:bottom w:val="none" w:sz="0" w:space="0" w:color="auto"/>
            <w:right w:val="none" w:sz="0" w:space="0" w:color="auto"/>
          </w:divBdr>
        </w:div>
        <w:div w:id="869075435">
          <w:marLeft w:val="640"/>
          <w:marRight w:val="0"/>
          <w:marTop w:val="0"/>
          <w:marBottom w:val="0"/>
          <w:divBdr>
            <w:top w:val="none" w:sz="0" w:space="0" w:color="auto"/>
            <w:left w:val="none" w:sz="0" w:space="0" w:color="auto"/>
            <w:bottom w:val="none" w:sz="0" w:space="0" w:color="auto"/>
            <w:right w:val="none" w:sz="0" w:space="0" w:color="auto"/>
          </w:divBdr>
        </w:div>
        <w:div w:id="421492794">
          <w:marLeft w:val="640"/>
          <w:marRight w:val="0"/>
          <w:marTop w:val="0"/>
          <w:marBottom w:val="0"/>
          <w:divBdr>
            <w:top w:val="none" w:sz="0" w:space="0" w:color="auto"/>
            <w:left w:val="none" w:sz="0" w:space="0" w:color="auto"/>
            <w:bottom w:val="none" w:sz="0" w:space="0" w:color="auto"/>
            <w:right w:val="none" w:sz="0" w:space="0" w:color="auto"/>
          </w:divBdr>
        </w:div>
        <w:div w:id="1830360369">
          <w:marLeft w:val="640"/>
          <w:marRight w:val="0"/>
          <w:marTop w:val="0"/>
          <w:marBottom w:val="0"/>
          <w:divBdr>
            <w:top w:val="none" w:sz="0" w:space="0" w:color="auto"/>
            <w:left w:val="none" w:sz="0" w:space="0" w:color="auto"/>
            <w:bottom w:val="none" w:sz="0" w:space="0" w:color="auto"/>
            <w:right w:val="none" w:sz="0" w:space="0" w:color="auto"/>
          </w:divBdr>
        </w:div>
        <w:div w:id="7147193">
          <w:marLeft w:val="640"/>
          <w:marRight w:val="0"/>
          <w:marTop w:val="0"/>
          <w:marBottom w:val="0"/>
          <w:divBdr>
            <w:top w:val="none" w:sz="0" w:space="0" w:color="auto"/>
            <w:left w:val="none" w:sz="0" w:space="0" w:color="auto"/>
            <w:bottom w:val="none" w:sz="0" w:space="0" w:color="auto"/>
            <w:right w:val="none" w:sz="0" w:space="0" w:color="auto"/>
          </w:divBdr>
        </w:div>
        <w:div w:id="1386568918">
          <w:marLeft w:val="640"/>
          <w:marRight w:val="0"/>
          <w:marTop w:val="0"/>
          <w:marBottom w:val="0"/>
          <w:divBdr>
            <w:top w:val="none" w:sz="0" w:space="0" w:color="auto"/>
            <w:left w:val="none" w:sz="0" w:space="0" w:color="auto"/>
            <w:bottom w:val="none" w:sz="0" w:space="0" w:color="auto"/>
            <w:right w:val="none" w:sz="0" w:space="0" w:color="auto"/>
          </w:divBdr>
        </w:div>
        <w:div w:id="426929725">
          <w:marLeft w:val="640"/>
          <w:marRight w:val="0"/>
          <w:marTop w:val="0"/>
          <w:marBottom w:val="0"/>
          <w:divBdr>
            <w:top w:val="none" w:sz="0" w:space="0" w:color="auto"/>
            <w:left w:val="none" w:sz="0" w:space="0" w:color="auto"/>
            <w:bottom w:val="none" w:sz="0" w:space="0" w:color="auto"/>
            <w:right w:val="none" w:sz="0" w:space="0" w:color="auto"/>
          </w:divBdr>
        </w:div>
        <w:div w:id="1157959882">
          <w:marLeft w:val="640"/>
          <w:marRight w:val="0"/>
          <w:marTop w:val="0"/>
          <w:marBottom w:val="0"/>
          <w:divBdr>
            <w:top w:val="none" w:sz="0" w:space="0" w:color="auto"/>
            <w:left w:val="none" w:sz="0" w:space="0" w:color="auto"/>
            <w:bottom w:val="none" w:sz="0" w:space="0" w:color="auto"/>
            <w:right w:val="none" w:sz="0" w:space="0" w:color="auto"/>
          </w:divBdr>
        </w:div>
        <w:div w:id="474225346">
          <w:marLeft w:val="640"/>
          <w:marRight w:val="0"/>
          <w:marTop w:val="0"/>
          <w:marBottom w:val="0"/>
          <w:divBdr>
            <w:top w:val="none" w:sz="0" w:space="0" w:color="auto"/>
            <w:left w:val="none" w:sz="0" w:space="0" w:color="auto"/>
            <w:bottom w:val="none" w:sz="0" w:space="0" w:color="auto"/>
            <w:right w:val="none" w:sz="0" w:space="0" w:color="auto"/>
          </w:divBdr>
        </w:div>
        <w:div w:id="192302486">
          <w:marLeft w:val="640"/>
          <w:marRight w:val="0"/>
          <w:marTop w:val="0"/>
          <w:marBottom w:val="0"/>
          <w:divBdr>
            <w:top w:val="none" w:sz="0" w:space="0" w:color="auto"/>
            <w:left w:val="none" w:sz="0" w:space="0" w:color="auto"/>
            <w:bottom w:val="none" w:sz="0" w:space="0" w:color="auto"/>
            <w:right w:val="none" w:sz="0" w:space="0" w:color="auto"/>
          </w:divBdr>
        </w:div>
        <w:div w:id="61102669">
          <w:marLeft w:val="640"/>
          <w:marRight w:val="0"/>
          <w:marTop w:val="0"/>
          <w:marBottom w:val="0"/>
          <w:divBdr>
            <w:top w:val="none" w:sz="0" w:space="0" w:color="auto"/>
            <w:left w:val="none" w:sz="0" w:space="0" w:color="auto"/>
            <w:bottom w:val="none" w:sz="0" w:space="0" w:color="auto"/>
            <w:right w:val="none" w:sz="0" w:space="0" w:color="auto"/>
          </w:divBdr>
        </w:div>
        <w:div w:id="1820805344">
          <w:marLeft w:val="640"/>
          <w:marRight w:val="0"/>
          <w:marTop w:val="0"/>
          <w:marBottom w:val="0"/>
          <w:divBdr>
            <w:top w:val="none" w:sz="0" w:space="0" w:color="auto"/>
            <w:left w:val="none" w:sz="0" w:space="0" w:color="auto"/>
            <w:bottom w:val="none" w:sz="0" w:space="0" w:color="auto"/>
            <w:right w:val="none" w:sz="0" w:space="0" w:color="auto"/>
          </w:divBdr>
        </w:div>
        <w:div w:id="1364282828">
          <w:marLeft w:val="640"/>
          <w:marRight w:val="0"/>
          <w:marTop w:val="0"/>
          <w:marBottom w:val="0"/>
          <w:divBdr>
            <w:top w:val="none" w:sz="0" w:space="0" w:color="auto"/>
            <w:left w:val="none" w:sz="0" w:space="0" w:color="auto"/>
            <w:bottom w:val="none" w:sz="0" w:space="0" w:color="auto"/>
            <w:right w:val="none" w:sz="0" w:space="0" w:color="auto"/>
          </w:divBdr>
        </w:div>
        <w:div w:id="615138318">
          <w:marLeft w:val="640"/>
          <w:marRight w:val="0"/>
          <w:marTop w:val="0"/>
          <w:marBottom w:val="0"/>
          <w:divBdr>
            <w:top w:val="none" w:sz="0" w:space="0" w:color="auto"/>
            <w:left w:val="none" w:sz="0" w:space="0" w:color="auto"/>
            <w:bottom w:val="none" w:sz="0" w:space="0" w:color="auto"/>
            <w:right w:val="none" w:sz="0" w:space="0" w:color="auto"/>
          </w:divBdr>
        </w:div>
        <w:div w:id="1871382790">
          <w:marLeft w:val="640"/>
          <w:marRight w:val="0"/>
          <w:marTop w:val="0"/>
          <w:marBottom w:val="0"/>
          <w:divBdr>
            <w:top w:val="none" w:sz="0" w:space="0" w:color="auto"/>
            <w:left w:val="none" w:sz="0" w:space="0" w:color="auto"/>
            <w:bottom w:val="none" w:sz="0" w:space="0" w:color="auto"/>
            <w:right w:val="none" w:sz="0" w:space="0" w:color="auto"/>
          </w:divBdr>
        </w:div>
        <w:div w:id="827482782">
          <w:marLeft w:val="640"/>
          <w:marRight w:val="0"/>
          <w:marTop w:val="0"/>
          <w:marBottom w:val="0"/>
          <w:divBdr>
            <w:top w:val="none" w:sz="0" w:space="0" w:color="auto"/>
            <w:left w:val="none" w:sz="0" w:space="0" w:color="auto"/>
            <w:bottom w:val="none" w:sz="0" w:space="0" w:color="auto"/>
            <w:right w:val="none" w:sz="0" w:space="0" w:color="auto"/>
          </w:divBdr>
        </w:div>
        <w:div w:id="2083601231">
          <w:marLeft w:val="640"/>
          <w:marRight w:val="0"/>
          <w:marTop w:val="0"/>
          <w:marBottom w:val="0"/>
          <w:divBdr>
            <w:top w:val="none" w:sz="0" w:space="0" w:color="auto"/>
            <w:left w:val="none" w:sz="0" w:space="0" w:color="auto"/>
            <w:bottom w:val="none" w:sz="0" w:space="0" w:color="auto"/>
            <w:right w:val="none" w:sz="0" w:space="0" w:color="auto"/>
          </w:divBdr>
        </w:div>
        <w:div w:id="1837915205">
          <w:marLeft w:val="640"/>
          <w:marRight w:val="0"/>
          <w:marTop w:val="0"/>
          <w:marBottom w:val="0"/>
          <w:divBdr>
            <w:top w:val="none" w:sz="0" w:space="0" w:color="auto"/>
            <w:left w:val="none" w:sz="0" w:space="0" w:color="auto"/>
            <w:bottom w:val="none" w:sz="0" w:space="0" w:color="auto"/>
            <w:right w:val="none" w:sz="0" w:space="0" w:color="auto"/>
          </w:divBdr>
        </w:div>
        <w:div w:id="2036805515">
          <w:marLeft w:val="640"/>
          <w:marRight w:val="0"/>
          <w:marTop w:val="0"/>
          <w:marBottom w:val="0"/>
          <w:divBdr>
            <w:top w:val="none" w:sz="0" w:space="0" w:color="auto"/>
            <w:left w:val="none" w:sz="0" w:space="0" w:color="auto"/>
            <w:bottom w:val="none" w:sz="0" w:space="0" w:color="auto"/>
            <w:right w:val="none" w:sz="0" w:space="0" w:color="auto"/>
          </w:divBdr>
        </w:div>
        <w:div w:id="1786463526">
          <w:marLeft w:val="640"/>
          <w:marRight w:val="0"/>
          <w:marTop w:val="0"/>
          <w:marBottom w:val="0"/>
          <w:divBdr>
            <w:top w:val="none" w:sz="0" w:space="0" w:color="auto"/>
            <w:left w:val="none" w:sz="0" w:space="0" w:color="auto"/>
            <w:bottom w:val="none" w:sz="0" w:space="0" w:color="auto"/>
            <w:right w:val="none" w:sz="0" w:space="0" w:color="auto"/>
          </w:divBdr>
        </w:div>
        <w:div w:id="1823543991">
          <w:marLeft w:val="640"/>
          <w:marRight w:val="0"/>
          <w:marTop w:val="0"/>
          <w:marBottom w:val="0"/>
          <w:divBdr>
            <w:top w:val="none" w:sz="0" w:space="0" w:color="auto"/>
            <w:left w:val="none" w:sz="0" w:space="0" w:color="auto"/>
            <w:bottom w:val="none" w:sz="0" w:space="0" w:color="auto"/>
            <w:right w:val="none" w:sz="0" w:space="0" w:color="auto"/>
          </w:divBdr>
        </w:div>
        <w:div w:id="378938461">
          <w:marLeft w:val="640"/>
          <w:marRight w:val="0"/>
          <w:marTop w:val="0"/>
          <w:marBottom w:val="0"/>
          <w:divBdr>
            <w:top w:val="none" w:sz="0" w:space="0" w:color="auto"/>
            <w:left w:val="none" w:sz="0" w:space="0" w:color="auto"/>
            <w:bottom w:val="none" w:sz="0" w:space="0" w:color="auto"/>
            <w:right w:val="none" w:sz="0" w:space="0" w:color="auto"/>
          </w:divBdr>
        </w:div>
        <w:div w:id="142964079">
          <w:marLeft w:val="640"/>
          <w:marRight w:val="0"/>
          <w:marTop w:val="0"/>
          <w:marBottom w:val="0"/>
          <w:divBdr>
            <w:top w:val="none" w:sz="0" w:space="0" w:color="auto"/>
            <w:left w:val="none" w:sz="0" w:space="0" w:color="auto"/>
            <w:bottom w:val="none" w:sz="0" w:space="0" w:color="auto"/>
            <w:right w:val="none" w:sz="0" w:space="0" w:color="auto"/>
          </w:divBdr>
        </w:div>
        <w:div w:id="1555577585">
          <w:marLeft w:val="640"/>
          <w:marRight w:val="0"/>
          <w:marTop w:val="0"/>
          <w:marBottom w:val="0"/>
          <w:divBdr>
            <w:top w:val="none" w:sz="0" w:space="0" w:color="auto"/>
            <w:left w:val="none" w:sz="0" w:space="0" w:color="auto"/>
            <w:bottom w:val="none" w:sz="0" w:space="0" w:color="auto"/>
            <w:right w:val="none" w:sz="0" w:space="0" w:color="auto"/>
          </w:divBdr>
        </w:div>
        <w:div w:id="1312490277">
          <w:marLeft w:val="640"/>
          <w:marRight w:val="0"/>
          <w:marTop w:val="0"/>
          <w:marBottom w:val="0"/>
          <w:divBdr>
            <w:top w:val="none" w:sz="0" w:space="0" w:color="auto"/>
            <w:left w:val="none" w:sz="0" w:space="0" w:color="auto"/>
            <w:bottom w:val="none" w:sz="0" w:space="0" w:color="auto"/>
            <w:right w:val="none" w:sz="0" w:space="0" w:color="auto"/>
          </w:divBdr>
        </w:div>
        <w:div w:id="484050872">
          <w:marLeft w:val="640"/>
          <w:marRight w:val="0"/>
          <w:marTop w:val="0"/>
          <w:marBottom w:val="0"/>
          <w:divBdr>
            <w:top w:val="none" w:sz="0" w:space="0" w:color="auto"/>
            <w:left w:val="none" w:sz="0" w:space="0" w:color="auto"/>
            <w:bottom w:val="none" w:sz="0" w:space="0" w:color="auto"/>
            <w:right w:val="none" w:sz="0" w:space="0" w:color="auto"/>
          </w:divBdr>
        </w:div>
        <w:div w:id="593317946">
          <w:marLeft w:val="640"/>
          <w:marRight w:val="0"/>
          <w:marTop w:val="0"/>
          <w:marBottom w:val="0"/>
          <w:divBdr>
            <w:top w:val="none" w:sz="0" w:space="0" w:color="auto"/>
            <w:left w:val="none" w:sz="0" w:space="0" w:color="auto"/>
            <w:bottom w:val="none" w:sz="0" w:space="0" w:color="auto"/>
            <w:right w:val="none" w:sz="0" w:space="0" w:color="auto"/>
          </w:divBdr>
        </w:div>
        <w:div w:id="1803889321">
          <w:marLeft w:val="640"/>
          <w:marRight w:val="0"/>
          <w:marTop w:val="0"/>
          <w:marBottom w:val="0"/>
          <w:divBdr>
            <w:top w:val="none" w:sz="0" w:space="0" w:color="auto"/>
            <w:left w:val="none" w:sz="0" w:space="0" w:color="auto"/>
            <w:bottom w:val="none" w:sz="0" w:space="0" w:color="auto"/>
            <w:right w:val="none" w:sz="0" w:space="0" w:color="auto"/>
          </w:divBdr>
        </w:div>
        <w:div w:id="977959615">
          <w:marLeft w:val="640"/>
          <w:marRight w:val="0"/>
          <w:marTop w:val="0"/>
          <w:marBottom w:val="0"/>
          <w:divBdr>
            <w:top w:val="none" w:sz="0" w:space="0" w:color="auto"/>
            <w:left w:val="none" w:sz="0" w:space="0" w:color="auto"/>
            <w:bottom w:val="none" w:sz="0" w:space="0" w:color="auto"/>
            <w:right w:val="none" w:sz="0" w:space="0" w:color="auto"/>
          </w:divBdr>
        </w:div>
        <w:div w:id="619609780">
          <w:marLeft w:val="640"/>
          <w:marRight w:val="0"/>
          <w:marTop w:val="0"/>
          <w:marBottom w:val="0"/>
          <w:divBdr>
            <w:top w:val="none" w:sz="0" w:space="0" w:color="auto"/>
            <w:left w:val="none" w:sz="0" w:space="0" w:color="auto"/>
            <w:bottom w:val="none" w:sz="0" w:space="0" w:color="auto"/>
            <w:right w:val="none" w:sz="0" w:space="0" w:color="auto"/>
          </w:divBdr>
        </w:div>
        <w:div w:id="1967273942">
          <w:marLeft w:val="640"/>
          <w:marRight w:val="0"/>
          <w:marTop w:val="0"/>
          <w:marBottom w:val="0"/>
          <w:divBdr>
            <w:top w:val="none" w:sz="0" w:space="0" w:color="auto"/>
            <w:left w:val="none" w:sz="0" w:space="0" w:color="auto"/>
            <w:bottom w:val="none" w:sz="0" w:space="0" w:color="auto"/>
            <w:right w:val="none" w:sz="0" w:space="0" w:color="auto"/>
          </w:divBdr>
        </w:div>
        <w:div w:id="679897351">
          <w:marLeft w:val="640"/>
          <w:marRight w:val="0"/>
          <w:marTop w:val="0"/>
          <w:marBottom w:val="0"/>
          <w:divBdr>
            <w:top w:val="none" w:sz="0" w:space="0" w:color="auto"/>
            <w:left w:val="none" w:sz="0" w:space="0" w:color="auto"/>
            <w:bottom w:val="none" w:sz="0" w:space="0" w:color="auto"/>
            <w:right w:val="none" w:sz="0" w:space="0" w:color="auto"/>
          </w:divBdr>
        </w:div>
        <w:div w:id="1371109563">
          <w:marLeft w:val="640"/>
          <w:marRight w:val="0"/>
          <w:marTop w:val="0"/>
          <w:marBottom w:val="0"/>
          <w:divBdr>
            <w:top w:val="none" w:sz="0" w:space="0" w:color="auto"/>
            <w:left w:val="none" w:sz="0" w:space="0" w:color="auto"/>
            <w:bottom w:val="none" w:sz="0" w:space="0" w:color="auto"/>
            <w:right w:val="none" w:sz="0" w:space="0" w:color="auto"/>
          </w:divBdr>
        </w:div>
        <w:div w:id="1043023920">
          <w:marLeft w:val="640"/>
          <w:marRight w:val="0"/>
          <w:marTop w:val="0"/>
          <w:marBottom w:val="0"/>
          <w:divBdr>
            <w:top w:val="none" w:sz="0" w:space="0" w:color="auto"/>
            <w:left w:val="none" w:sz="0" w:space="0" w:color="auto"/>
            <w:bottom w:val="none" w:sz="0" w:space="0" w:color="auto"/>
            <w:right w:val="none" w:sz="0" w:space="0" w:color="auto"/>
          </w:divBdr>
        </w:div>
        <w:div w:id="1831825717">
          <w:marLeft w:val="640"/>
          <w:marRight w:val="0"/>
          <w:marTop w:val="0"/>
          <w:marBottom w:val="0"/>
          <w:divBdr>
            <w:top w:val="none" w:sz="0" w:space="0" w:color="auto"/>
            <w:left w:val="none" w:sz="0" w:space="0" w:color="auto"/>
            <w:bottom w:val="none" w:sz="0" w:space="0" w:color="auto"/>
            <w:right w:val="none" w:sz="0" w:space="0" w:color="auto"/>
          </w:divBdr>
        </w:div>
        <w:div w:id="486244233">
          <w:marLeft w:val="640"/>
          <w:marRight w:val="0"/>
          <w:marTop w:val="0"/>
          <w:marBottom w:val="0"/>
          <w:divBdr>
            <w:top w:val="none" w:sz="0" w:space="0" w:color="auto"/>
            <w:left w:val="none" w:sz="0" w:space="0" w:color="auto"/>
            <w:bottom w:val="none" w:sz="0" w:space="0" w:color="auto"/>
            <w:right w:val="none" w:sz="0" w:space="0" w:color="auto"/>
          </w:divBdr>
        </w:div>
        <w:div w:id="1797675512">
          <w:marLeft w:val="640"/>
          <w:marRight w:val="0"/>
          <w:marTop w:val="0"/>
          <w:marBottom w:val="0"/>
          <w:divBdr>
            <w:top w:val="none" w:sz="0" w:space="0" w:color="auto"/>
            <w:left w:val="none" w:sz="0" w:space="0" w:color="auto"/>
            <w:bottom w:val="none" w:sz="0" w:space="0" w:color="auto"/>
            <w:right w:val="none" w:sz="0" w:space="0" w:color="auto"/>
          </w:divBdr>
        </w:div>
        <w:div w:id="311178795">
          <w:marLeft w:val="640"/>
          <w:marRight w:val="0"/>
          <w:marTop w:val="0"/>
          <w:marBottom w:val="0"/>
          <w:divBdr>
            <w:top w:val="none" w:sz="0" w:space="0" w:color="auto"/>
            <w:left w:val="none" w:sz="0" w:space="0" w:color="auto"/>
            <w:bottom w:val="none" w:sz="0" w:space="0" w:color="auto"/>
            <w:right w:val="none" w:sz="0" w:space="0" w:color="auto"/>
          </w:divBdr>
        </w:div>
        <w:div w:id="826822091">
          <w:marLeft w:val="640"/>
          <w:marRight w:val="0"/>
          <w:marTop w:val="0"/>
          <w:marBottom w:val="0"/>
          <w:divBdr>
            <w:top w:val="none" w:sz="0" w:space="0" w:color="auto"/>
            <w:left w:val="none" w:sz="0" w:space="0" w:color="auto"/>
            <w:bottom w:val="none" w:sz="0" w:space="0" w:color="auto"/>
            <w:right w:val="none" w:sz="0" w:space="0" w:color="auto"/>
          </w:divBdr>
        </w:div>
        <w:div w:id="149559257">
          <w:marLeft w:val="640"/>
          <w:marRight w:val="0"/>
          <w:marTop w:val="0"/>
          <w:marBottom w:val="0"/>
          <w:divBdr>
            <w:top w:val="none" w:sz="0" w:space="0" w:color="auto"/>
            <w:left w:val="none" w:sz="0" w:space="0" w:color="auto"/>
            <w:bottom w:val="none" w:sz="0" w:space="0" w:color="auto"/>
            <w:right w:val="none" w:sz="0" w:space="0" w:color="auto"/>
          </w:divBdr>
        </w:div>
        <w:div w:id="2041852594">
          <w:marLeft w:val="640"/>
          <w:marRight w:val="0"/>
          <w:marTop w:val="0"/>
          <w:marBottom w:val="0"/>
          <w:divBdr>
            <w:top w:val="none" w:sz="0" w:space="0" w:color="auto"/>
            <w:left w:val="none" w:sz="0" w:space="0" w:color="auto"/>
            <w:bottom w:val="none" w:sz="0" w:space="0" w:color="auto"/>
            <w:right w:val="none" w:sz="0" w:space="0" w:color="auto"/>
          </w:divBdr>
        </w:div>
        <w:div w:id="1751655863">
          <w:marLeft w:val="640"/>
          <w:marRight w:val="0"/>
          <w:marTop w:val="0"/>
          <w:marBottom w:val="0"/>
          <w:divBdr>
            <w:top w:val="none" w:sz="0" w:space="0" w:color="auto"/>
            <w:left w:val="none" w:sz="0" w:space="0" w:color="auto"/>
            <w:bottom w:val="none" w:sz="0" w:space="0" w:color="auto"/>
            <w:right w:val="none" w:sz="0" w:space="0" w:color="auto"/>
          </w:divBdr>
        </w:div>
        <w:div w:id="2112435228">
          <w:marLeft w:val="640"/>
          <w:marRight w:val="0"/>
          <w:marTop w:val="0"/>
          <w:marBottom w:val="0"/>
          <w:divBdr>
            <w:top w:val="none" w:sz="0" w:space="0" w:color="auto"/>
            <w:left w:val="none" w:sz="0" w:space="0" w:color="auto"/>
            <w:bottom w:val="none" w:sz="0" w:space="0" w:color="auto"/>
            <w:right w:val="none" w:sz="0" w:space="0" w:color="auto"/>
          </w:divBdr>
        </w:div>
        <w:div w:id="854340862">
          <w:marLeft w:val="640"/>
          <w:marRight w:val="0"/>
          <w:marTop w:val="0"/>
          <w:marBottom w:val="0"/>
          <w:divBdr>
            <w:top w:val="none" w:sz="0" w:space="0" w:color="auto"/>
            <w:left w:val="none" w:sz="0" w:space="0" w:color="auto"/>
            <w:bottom w:val="none" w:sz="0" w:space="0" w:color="auto"/>
            <w:right w:val="none" w:sz="0" w:space="0" w:color="auto"/>
          </w:divBdr>
        </w:div>
        <w:div w:id="247927456">
          <w:marLeft w:val="640"/>
          <w:marRight w:val="0"/>
          <w:marTop w:val="0"/>
          <w:marBottom w:val="0"/>
          <w:divBdr>
            <w:top w:val="none" w:sz="0" w:space="0" w:color="auto"/>
            <w:left w:val="none" w:sz="0" w:space="0" w:color="auto"/>
            <w:bottom w:val="none" w:sz="0" w:space="0" w:color="auto"/>
            <w:right w:val="none" w:sz="0" w:space="0" w:color="auto"/>
          </w:divBdr>
        </w:div>
        <w:div w:id="82066643">
          <w:marLeft w:val="640"/>
          <w:marRight w:val="0"/>
          <w:marTop w:val="0"/>
          <w:marBottom w:val="0"/>
          <w:divBdr>
            <w:top w:val="none" w:sz="0" w:space="0" w:color="auto"/>
            <w:left w:val="none" w:sz="0" w:space="0" w:color="auto"/>
            <w:bottom w:val="none" w:sz="0" w:space="0" w:color="auto"/>
            <w:right w:val="none" w:sz="0" w:space="0" w:color="auto"/>
          </w:divBdr>
        </w:div>
        <w:div w:id="226191516">
          <w:marLeft w:val="640"/>
          <w:marRight w:val="0"/>
          <w:marTop w:val="0"/>
          <w:marBottom w:val="0"/>
          <w:divBdr>
            <w:top w:val="none" w:sz="0" w:space="0" w:color="auto"/>
            <w:left w:val="none" w:sz="0" w:space="0" w:color="auto"/>
            <w:bottom w:val="none" w:sz="0" w:space="0" w:color="auto"/>
            <w:right w:val="none" w:sz="0" w:space="0" w:color="auto"/>
          </w:divBdr>
        </w:div>
        <w:div w:id="1588031247">
          <w:marLeft w:val="640"/>
          <w:marRight w:val="0"/>
          <w:marTop w:val="0"/>
          <w:marBottom w:val="0"/>
          <w:divBdr>
            <w:top w:val="none" w:sz="0" w:space="0" w:color="auto"/>
            <w:left w:val="none" w:sz="0" w:space="0" w:color="auto"/>
            <w:bottom w:val="none" w:sz="0" w:space="0" w:color="auto"/>
            <w:right w:val="none" w:sz="0" w:space="0" w:color="auto"/>
          </w:divBdr>
        </w:div>
        <w:div w:id="1298222934">
          <w:marLeft w:val="640"/>
          <w:marRight w:val="0"/>
          <w:marTop w:val="0"/>
          <w:marBottom w:val="0"/>
          <w:divBdr>
            <w:top w:val="none" w:sz="0" w:space="0" w:color="auto"/>
            <w:left w:val="none" w:sz="0" w:space="0" w:color="auto"/>
            <w:bottom w:val="none" w:sz="0" w:space="0" w:color="auto"/>
            <w:right w:val="none" w:sz="0" w:space="0" w:color="auto"/>
          </w:divBdr>
        </w:div>
        <w:div w:id="996689023">
          <w:marLeft w:val="640"/>
          <w:marRight w:val="0"/>
          <w:marTop w:val="0"/>
          <w:marBottom w:val="0"/>
          <w:divBdr>
            <w:top w:val="none" w:sz="0" w:space="0" w:color="auto"/>
            <w:left w:val="none" w:sz="0" w:space="0" w:color="auto"/>
            <w:bottom w:val="none" w:sz="0" w:space="0" w:color="auto"/>
            <w:right w:val="none" w:sz="0" w:space="0" w:color="auto"/>
          </w:divBdr>
        </w:div>
        <w:div w:id="1614897028">
          <w:marLeft w:val="640"/>
          <w:marRight w:val="0"/>
          <w:marTop w:val="0"/>
          <w:marBottom w:val="0"/>
          <w:divBdr>
            <w:top w:val="none" w:sz="0" w:space="0" w:color="auto"/>
            <w:left w:val="none" w:sz="0" w:space="0" w:color="auto"/>
            <w:bottom w:val="none" w:sz="0" w:space="0" w:color="auto"/>
            <w:right w:val="none" w:sz="0" w:space="0" w:color="auto"/>
          </w:divBdr>
        </w:div>
        <w:div w:id="2003897153">
          <w:marLeft w:val="640"/>
          <w:marRight w:val="0"/>
          <w:marTop w:val="0"/>
          <w:marBottom w:val="0"/>
          <w:divBdr>
            <w:top w:val="none" w:sz="0" w:space="0" w:color="auto"/>
            <w:left w:val="none" w:sz="0" w:space="0" w:color="auto"/>
            <w:bottom w:val="none" w:sz="0" w:space="0" w:color="auto"/>
            <w:right w:val="none" w:sz="0" w:space="0" w:color="auto"/>
          </w:divBdr>
        </w:div>
        <w:div w:id="1463379576">
          <w:marLeft w:val="640"/>
          <w:marRight w:val="0"/>
          <w:marTop w:val="0"/>
          <w:marBottom w:val="0"/>
          <w:divBdr>
            <w:top w:val="none" w:sz="0" w:space="0" w:color="auto"/>
            <w:left w:val="none" w:sz="0" w:space="0" w:color="auto"/>
            <w:bottom w:val="none" w:sz="0" w:space="0" w:color="auto"/>
            <w:right w:val="none" w:sz="0" w:space="0" w:color="auto"/>
          </w:divBdr>
        </w:div>
        <w:div w:id="584994597">
          <w:marLeft w:val="640"/>
          <w:marRight w:val="0"/>
          <w:marTop w:val="0"/>
          <w:marBottom w:val="0"/>
          <w:divBdr>
            <w:top w:val="none" w:sz="0" w:space="0" w:color="auto"/>
            <w:left w:val="none" w:sz="0" w:space="0" w:color="auto"/>
            <w:bottom w:val="none" w:sz="0" w:space="0" w:color="auto"/>
            <w:right w:val="none" w:sz="0" w:space="0" w:color="auto"/>
          </w:divBdr>
        </w:div>
      </w:divsChild>
    </w:div>
    <w:div w:id="1329216368">
      <w:bodyDiv w:val="1"/>
      <w:marLeft w:val="0"/>
      <w:marRight w:val="0"/>
      <w:marTop w:val="0"/>
      <w:marBottom w:val="0"/>
      <w:divBdr>
        <w:top w:val="none" w:sz="0" w:space="0" w:color="auto"/>
        <w:left w:val="none" w:sz="0" w:space="0" w:color="auto"/>
        <w:bottom w:val="none" w:sz="0" w:space="0" w:color="auto"/>
        <w:right w:val="none" w:sz="0" w:space="0" w:color="auto"/>
      </w:divBdr>
      <w:divsChild>
        <w:div w:id="1117600556">
          <w:marLeft w:val="640"/>
          <w:marRight w:val="0"/>
          <w:marTop w:val="0"/>
          <w:marBottom w:val="0"/>
          <w:divBdr>
            <w:top w:val="none" w:sz="0" w:space="0" w:color="auto"/>
            <w:left w:val="none" w:sz="0" w:space="0" w:color="auto"/>
            <w:bottom w:val="none" w:sz="0" w:space="0" w:color="auto"/>
            <w:right w:val="none" w:sz="0" w:space="0" w:color="auto"/>
          </w:divBdr>
        </w:div>
        <w:div w:id="255288212">
          <w:marLeft w:val="640"/>
          <w:marRight w:val="0"/>
          <w:marTop w:val="0"/>
          <w:marBottom w:val="0"/>
          <w:divBdr>
            <w:top w:val="none" w:sz="0" w:space="0" w:color="auto"/>
            <w:left w:val="none" w:sz="0" w:space="0" w:color="auto"/>
            <w:bottom w:val="none" w:sz="0" w:space="0" w:color="auto"/>
            <w:right w:val="none" w:sz="0" w:space="0" w:color="auto"/>
          </w:divBdr>
        </w:div>
        <w:div w:id="1166440354">
          <w:marLeft w:val="640"/>
          <w:marRight w:val="0"/>
          <w:marTop w:val="0"/>
          <w:marBottom w:val="0"/>
          <w:divBdr>
            <w:top w:val="none" w:sz="0" w:space="0" w:color="auto"/>
            <w:left w:val="none" w:sz="0" w:space="0" w:color="auto"/>
            <w:bottom w:val="none" w:sz="0" w:space="0" w:color="auto"/>
            <w:right w:val="none" w:sz="0" w:space="0" w:color="auto"/>
          </w:divBdr>
        </w:div>
        <w:div w:id="461464279">
          <w:marLeft w:val="640"/>
          <w:marRight w:val="0"/>
          <w:marTop w:val="0"/>
          <w:marBottom w:val="0"/>
          <w:divBdr>
            <w:top w:val="none" w:sz="0" w:space="0" w:color="auto"/>
            <w:left w:val="none" w:sz="0" w:space="0" w:color="auto"/>
            <w:bottom w:val="none" w:sz="0" w:space="0" w:color="auto"/>
            <w:right w:val="none" w:sz="0" w:space="0" w:color="auto"/>
          </w:divBdr>
        </w:div>
        <w:div w:id="1929845132">
          <w:marLeft w:val="640"/>
          <w:marRight w:val="0"/>
          <w:marTop w:val="0"/>
          <w:marBottom w:val="0"/>
          <w:divBdr>
            <w:top w:val="none" w:sz="0" w:space="0" w:color="auto"/>
            <w:left w:val="none" w:sz="0" w:space="0" w:color="auto"/>
            <w:bottom w:val="none" w:sz="0" w:space="0" w:color="auto"/>
            <w:right w:val="none" w:sz="0" w:space="0" w:color="auto"/>
          </w:divBdr>
        </w:div>
        <w:div w:id="645479336">
          <w:marLeft w:val="640"/>
          <w:marRight w:val="0"/>
          <w:marTop w:val="0"/>
          <w:marBottom w:val="0"/>
          <w:divBdr>
            <w:top w:val="none" w:sz="0" w:space="0" w:color="auto"/>
            <w:left w:val="none" w:sz="0" w:space="0" w:color="auto"/>
            <w:bottom w:val="none" w:sz="0" w:space="0" w:color="auto"/>
            <w:right w:val="none" w:sz="0" w:space="0" w:color="auto"/>
          </w:divBdr>
        </w:div>
        <w:div w:id="1023677484">
          <w:marLeft w:val="640"/>
          <w:marRight w:val="0"/>
          <w:marTop w:val="0"/>
          <w:marBottom w:val="0"/>
          <w:divBdr>
            <w:top w:val="none" w:sz="0" w:space="0" w:color="auto"/>
            <w:left w:val="none" w:sz="0" w:space="0" w:color="auto"/>
            <w:bottom w:val="none" w:sz="0" w:space="0" w:color="auto"/>
            <w:right w:val="none" w:sz="0" w:space="0" w:color="auto"/>
          </w:divBdr>
        </w:div>
        <w:div w:id="2071923472">
          <w:marLeft w:val="640"/>
          <w:marRight w:val="0"/>
          <w:marTop w:val="0"/>
          <w:marBottom w:val="0"/>
          <w:divBdr>
            <w:top w:val="none" w:sz="0" w:space="0" w:color="auto"/>
            <w:left w:val="none" w:sz="0" w:space="0" w:color="auto"/>
            <w:bottom w:val="none" w:sz="0" w:space="0" w:color="auto"/>
            <w:right w:val="none" w:sz="0" w:space="0" w:color="auto"/>
          </w:divBdr>
        </w:div>
        <w:div w:id="1802379965">
          <w:marLeft w:val="640"/>
          <w:marRight w:val="0"/>
          <w:marTop w:val="0"/>
          <w:marBottom w:val="0"/>
          <w:divBdr>
            <w:top w:val="none" w:sz="0" w:space="0" w:color="auto"/>
            <w:left w:val="none" w:sz="0" w:space="0" w:color="auto"/>
            <w:bottom w:val="none" w:sz="0" w:space="0" w:color="auto"/>
            <w:right w:val="none" w:sz="0" w:space="0" w:color="auto"/>
          </w:divBdr>
        </w:div>
        <w:div w:id="741101290">
          <w:marLeft w:val="640"/>
          <w:marRight w:val="0"/>
          <w:marTop w:val="0"/>
          <w:marBottom w:val="0"/>
          <w:divBdr>
            <w:top w:val="none" w:sz="0" w:space="0" w:color="auto"/>
            <w:left w:val="none" w:sz="0" w:space="0" w:color="auto"/>
            <w:bottom w:val="none" w:sz="0" w:space="0" w:color="auto"/>
            <w:right w:val="none" w:sz="0" w:space="0" w:color="auto"/>
          </w:divBdr>
        </w:div>
        <w:div w:id="2146897381">
          <w:marLeft w:val="640"/>
          <w:marRight w:val="0"/>
          <w:marTop w:val="0"/>
          <w:marBottom w:val="0"/>
          <w:divBdr>
            <w:top w:val="none" w:sz="0" w:space="0" w:color="auto"/>
            <w:left w:val="none" w:sz="0" w:space="0" w:color="auto"/>
            <w:bottom w:val="none" w:sz="0" w:space="0" w:color="auto"/>
            <w:right w:val="none" w:sz="0" w:space="0" w:color="auto"/>
          </w:divBdr>
        </w:div>
        <w:div w:id="349373869">
          <w:marLeft w:val="640"/>
          <w:marRight w:val="0"/>
          <w:marTop w:val="0"/>
          <w:marBottom w:val="0"/>
          <w:divBdr>
            <w:top w:val="none" w:sz="0" w:space="0" w:color="auto"/>
            <w:left w:val="none" w:sz="0" w:space="0" w:color="auto"/>
            <w:bottom w:val="none" w:sz="0" w:space="0" w:color="auto"/>
            <w:right w:val="none" w:sz="0" w:space="0" w:color="auto"/>
          </w:divBdr>
        </w:div>
        <w:div w:id="1242061844">
          <w:marLeft w:val="640"/>
          <w:marRight w:val="0"/>
          <w:marTop w:val="0"/>
          <w:marBottom w:val="0"/>
          <w:divBdr>
            <w:top w:val="none" w:sz="0" w:space="0" w:color="auto"/>
            <w:left w:val="none" w:sz="0" w:space="0" w:color="auto"/>
            <w:bottom w:val="none" w:sz="0" w:space="0" w:color="auto"/>
            <w:right w:val="none" w:sz="0" w:space="0" w:color="auto"/>
          </w:divBdr>
        </w:div>
        <w:div w:id="437993080">
          <w:marLeft w:val="640"/>
          <w:marRight w:val="0"/>
          <w:marTop w:val="0"/>
          <w:marBottom w:val="0"/>
          <w:divBdr>
            <w:top w:val="none" w:sz="0" w:space="0" w:color="auto"/>
            <w:left w:val="none" w:sz="0" w:space="0" w:color="auto"/>
            <w:bottom w:val="none" w:sz="0" w:space="0" w:color="auto"/>
            <w:right w:val="none" w:sz="0" w:space="0" w:color="auto"/>
          </w:divBdr>
        </w:div>
        <w:div w:id="177161382">
          <w:marLeft w:val="640"/>
          <w:marRight w:val="0"/>
          <w:marTop w:val="0"/>
          <w:marBottom w:val="0"/>
          <w:divBdr>
            <w:top w:val="none" w:sz="0" w:space="0" w:color="auto"/>
            <w:left w:val="none" w:sz="0" w:space="0" w:color="auto"/>
            <w:bottom w:val="none" w:sz="0" w:space="0" w:color="auto"/>
            <w:right w:val="none" w:sz="0" w:space="0" w:color="auto"/>
          </w:divBdr>
        </w:div>
        <w:div w:id="837766027">
          <w:marLeft w:val="640"/>
          <w:marRight w:val="0"/>
          <w:marTop w:val="0"/>
          <w:marBottom w:val="0"/>
          <w:divBdr>
            <w:top w:val="none" w:sz="0" w:space="0" w:color="auto"/>
            <w:left w:val="none" w:sz="0" w:space="0" w:color="auto"/>
            <w:bottom w:val="none" w:sz="0" w:space="0" w:color="auto"/>
            <w:right w:val="none" w:sz="0" w:space="0" w:color="auto"/>
          </w:divBdr>
        </w:div>
        <w:div w:id="533881980">
          <w:marLeft w:val="640"/>
          <w:marRight w:val="0"/>
          <w:marTop w:val="0"/>
          <w:marBottom w:val="0"/>
          <w:divBdr>
            <w:top w:val="none" w:sz="0" w:space="0" w:color="auto"/>
            <w:left w:val="none" w:sz="0" w:space="0" w:color="auto"/>
            <w:bottom w:val="none" w:sz="0" w:space="0" w:color="auto"/>
            <w:right w:val="none" w:sz="0" w:space="0" w:color="auto"/>
          </w:divBdr>
        </w:div>
        <w:div w:id="537743447">
          <w:marLeft w:val="640"/>
          <w:marRight w:val="0"/>
          <w:marTop w:val="0"/>
          <w:marBottom w:val="0"/>
          <w:divBdr>
            <w:top w:val="none" w:sz="0" w:space="0" w:color="auto"/>
            <w:left w:val="none" w:sz="0" w:space="0" w:color="auto"/>
            <w:bottom w:val="none" w:sz="0" w:space="0" w:color="auto"/>
            <w:right w:val="none" w:sz="0" w:space="0" w:color="auto"/>
          </w:divBdr>
        </w:div>
        <w:div w:id="1099135324">
          <w:marLeft w:val="640"/>
          <w:marRight w:val="0"/>
          <w:marTop w:val="0"/>
          <w:marBottom w:val="0"/>
          <w:divBdr>
            <w:top w:val="none" w:sz="0" w:space="0" w:color="auto"/>
            <w:left w:val="none" w:sz="0" w:space="0" w:color="auto"/>
            <w:bottom w:val="none" w:sz="0" w:space="0" w:color="auto"/>
            <w:right w:val="none" w:sz="0" w:space="0" w:color="auto"/>
          </w:divBdr>
        </w:div>
        <w:div w:id="1620257824">
          <w:marLeft w:val="640"/>
          <w:marRight w:val="0"/>
          <w:marTop w:val="0"/>
          <w:marBottom w:val="0"/>
          <w:divBdr>
            <w:top w:val="none" w:sz="0" w:space="0" w:color="auto"/>
            <w:left w:val="none" w:sz="0" w:space="0" w:color="auto"/>
            <w:bottom w:val="none" w:sz="0" w:space="0" w:color="auto"/>
            <w:right w:val="none" w:sz="0" w:space="0" w:color="auto"/>
          </w:divBdr>
        </w:div>
        <w:div w:id="1577475351">
          <w:marLeft w:val="640"/>
          <w:marRight w:val="0"/>
          <w:marTop w:val="0"/>
          <w:marBottom w:val="0"/>
          <w:divBdr>
            <w:top w:val="none" w:sz="0" w:space="0" w:color="auto"/>
            <w:left w:val="none" w:sz="0" w:space="0" w:color="auto"/>
            <w:bottom w:val="none" w:sz="0" w:space="0" w:color="auto"/>
            <w:right w:val="none" w:sz="0" w:space="0" w:color="auto"/>
          </w:divBdr>
        </w:div>
        <w:div w:id="1433622958">
          <w:marLeft w:val="640"/>
          <w:marRight w:val="0"/>
          <w:marTop w:val="0"/>
          <w:marBottom w:val="0"/>
          <w:divBdr>
            <w:top w:val="none" w:sz="0" w:space="0" w:color="auto"/>
            <w:left w:val="none" w:sz="0" w:space="0" w:color="auto"/>
            <w:bottom w:val="none" w:sz="0" w:space="0" w:color="auto"/>
            <w:right w:val="none" w:sz="0" w:space="0" w:color="auto"/>
          </w:divBdr>
        </w:div>
        <w:div w:id="2095125871">
          <w:marLeft w:val="640"/>
          <w:marRight w:val="0"/>
          <w:marTop w:val="0"/>
          <w:marBottom w:val="0"/>
          <w:divBdr>
            <w:top w:val="none" w:sz="0" w:space="0" w:color="auto"/>
            <w:left w:val="none" w:sz="0" w:space="0" w:color="auto"/>
            <w:bottom w:val="none" w:sz="0" w:space="0" w:color="auto"/>
            <w:right w:val="none" w:sz="0" w:space="0" w:color="auto"/>
          </w:divBdr>
        </w:div>
        <w:div w:id="1619142876">
          <w:marLeft w:val="640"/>
          <w:marRight w:val="0"/>
          <w:marTop w:val="0"/>
          <w:marBottom w:val="0"/>
          <w:divBdr>
            <w:top w:val="none" w:sz="0" w:space="0" w:color="auto"/>
            <w:left w:val="none" w:sz="0" w:space="0" w:color="auto"/>
            <w:bottom w:val="none" w:sz="0" w:space="0" w:color="auto"/>
            <w:right w:val="none" w:sz="0" w:space="0" w:color="auto"/>
          </w:divBdr>
        </w:div>
        <w:div w:id="577138095">
          <w:marLeft w:val="640"/>
          <w:marRight w:val="0"/>
          <w:marTop w:val="0"/>
          <w:marBottom w:val="0"/>
          <w:divBdr>
            <w:top w:val="none" w:sz="0" w:space="0" w:color="auto"/>
            <w:left w:val="none" w:sz="0" w:space="0" w:color="auto"/>
            <w:bottom w:val="none" w:sz="0" w:space="0" w:color="auto"/>
            <w:right w:val="none" w:sz="0" w:space="0" w:color="auto"/>
          </w:divBdr>
        </w:div>
        <w:div w:id="2067751264">
          <w:marLeft w:val="640"/>
          <w:marRight w:val="0"/>
          <w:marTop w:val="0"/>
          <w:marBottom w:val="0"/>
          <w:divBdr>
            <w:top w:val="none" w:sz="0" w:space="0" w:color="auto"/>
            <w:left w:val="none" w:sz="0" w:space="0" w:color="auto"/>
            <w:bottom w:val="none" w:sz="0" w:space="0" w:color="auto"/>
            <w:right w:val="none" w:sz="0" w:space="0" w:color="auto"/>
          </w:divBdr>
        </w:div>
        <w:div w:id="1045329041">
          <w:marLeft w:val="640"/>
          <w:marRight w:val="0"/>
          <w:marTop w:val="0"/>
          <w:marBottom w:val="0"/>
          <w:divBdr>
            <w:top w:val="none" w:sz="0" w:space="0" w:color="auto"/>
            <w:left w:val="none" w:sz="0" w:space="0" w:color="auto"/>
            <w:bottom w:val="none" w:sz="0" w:space="0" w:color="auto"/>
            <w:right w:val="none" w:sz="0" w:space="0" w:color="auto"/>
          </w:divBdr>
        </w:div>
        <w:div w:id="405803043">
          <w:marLeft w:val="640"/>
          <w:marRight w:val="0"/>
          <w:marTop w:val="0"/>
          <w:marBottom w:val="0"/>
          <w:divBdr>
            <w:top w:val="none" w:sz="0" w:space="0" w:color="auto"/>
            <w:left w:val="none" w:sz="0" w:space="0" w:color="auto"/>
            <w:bottom w:val="none" w:sz="0" w:space="0" w:color="auto"/>
            <w:right w:val="none" w:sz="0" w:space="0" w:color="auto"/>
          </w:divBdr>
        </w:div>
        <w:div w:id="235826752">
          <w:marLeft w:val="640"/>
          <w:marRight w:val="0"/>
          <w:marTop w:val="0"/>
          <w:marBottom w:val="0"/>
          <w:divBdr>
            <w:top w:val="none" w:sz="0" w:space="0" w:color="auto"/>
            <w:left w:val="none" w:sz="0" w:space="0" w:color="auto"/>
            <w:bottom w:val="none" w:sz="0" w:space="0" w:color="auto"/>
            <w:right w:val="none" w:sz="0" w:space="0" w:color="auto"/>
          </w:divBdr>
        </w:div>
        <w:div w:id="1206257756">
          <w:marLeft w:val="640"/>
          <w:marRight w:val="0"/>
          <w:marTop w:val="0"/>
          <w:marBottom w:val="0"/>
          <w:divBdr>
            <w:top w:val="none" w:sz="0" w:space="0" w:color="auto"/>
            <w:left w:val="none" w:sz="0" w:space="0" w:color="auto"/>
            <w:bottom w:val="none" w:sz="0" w:space="0" w:color="auto"/>
            <w:right w:val="none" w:sz="0" w:space="0" w:color="auto"/>
          </w:divBdr>
        </w:div>
        <w:div w:id="953634982">
          <w:marLeft w:val="640"/>
          <w:marRight w:val="0"/>
          <w:marTop w:val="0"/>
          <w:marBottom w:val="0"/>
          <w:divBdr>
            <w:top w:val="none" w:sz="0" w:space="0" w:color="auto"/>
            <w:left w:val="none" w:sz="0" w:space="0" w:color="auto"/>
            <w:bottom w:val="none" w:sz="0" w:space="0" w:color="auto"/>
            <w:right w:val="none" w:sz="0" w:space="0" w:color="auto"/>
          </w:divBdr>
        </w:div>
        <w:div w:id="128405569">
          <w:marLeft w:val="640"/>
          <w:marRight w:val="0"/>
          <w:marTop w:val="0"/>
          <w:marBottom w:val="0"/>
          <w:divBdr>
            <w:top w:val="none" w:sz="0" w:space="0" w:color="auto"/>
            <w:left w:val="none" w:sz="0" w:space="0" w:color="auto"/>
            <w:bottom w:val="none" w:sz="0" w:space="0" w:color="auto"/>
            <w:right w:val="none" w:sz="0" w:space="0" w:color="auto"/>
          </w:divBdr>
        </w:div>
        <w:div w:id="1841307735">
          <w:marLeft w:val="640"/>
          <w:marRight w:val="0"/>
          <w:marTop w:val="0"/>
          <w:marBottom w:val="0"/>
          <w:divBdr>
            <w:top w:val="none" w:sz="0" w:space="0" w:color="auto"/>
            <w:left w:val="none" w:sz="0" w:space="0" w:color="auto"/>
            <w:bottom w:val="none" w:sz="0" w:space="0" w:color="auto"/>
            <w:right w:val="none" w:sz="0" w:space="0" w:color="auto"/>
          </w:divBdr>
        </w:div>
        <w:div w:id="674383506">
          <w:marLeft w:val="640"/>
          <w:marRight w:val="0"/>
          <w:marTop w:val="0"/>
          <w:marBottom w:val="0"/>
          <w:divBdr>
            <w:top w:val="none" w:sz="0" w:space="0" w:color="auto"/>
            <w:left w:val="none" w:sz="0" w:space="0" w:color="auto"/>
            <w:bottom w:val="none" w:sz="0" w:space="0" w:color="auto"/>
            <w:right w:val="none" w:sz="0" w:space="0" w:color="auto"/>
          </w:divBdr>
        </w:div>
        <w:div w:id="1640915882">
          <w:marLeft w:val="640"/>
          <w:marRight w:val="0"/>
          <w:marTop w:val="0"/>
          <w:marBottom w:val="0"/>
          <w:divBdr>
            <w:top w:val="none" w:sz="0" w:space="0" w:color="auto"/>
            <w:left w:val="none" w:sz="0" w:space="0" w:color="auto"/>
            <w:bottom w:val="none" w:sz="0" w:space="0" w:color="auto"/>
            <w:right w:val="none" w:sz="0" w:space="0" w:color="auto"/>
          </w:divBdr>
        </w:div>
        <w:div w:id="477647396">
          <w:marLeft w:val="640"/>
          <w:marRight w:val="0"/>
          <w:marTop w:val="0"/>
          <w:marBottom w:val="0"/>
          <w:divBdr>
            <w:top w:val="none" w:sz="0" w:space="0" w:color="auto"/>
            <w:left w:val="none" w:sz="0" w:space="0" w:color="auto"/>
            <w:bottom w:val="none" w:sz="0" w:space="0" w:color="auto"/>
            <w:right w:val="none" w:sz="0" w:space="0" w:color="auto"/>
          </w:divBdr>
        </w:div>
        <w:div w:id="1433864466">
          <w:marLeft w:val="640"/>
          <w:marRight w:val="0"/>
          <w:marTop w:val="0"/>
          <w:marBottom w:val="0"/>
          <w:divBdr>
            <w:top w:val="none" w:sz="0" w:space="0" w:color="auto"/>
            <w:left w:val="none" w:sz="0" w:space="0" w:color="auto"/>
            <w:bottom w:val="none" w:sz="0" w:space="0" w:color="auto"/>
            <w:right w:val="none" w:sz="0" w:space="0" w:color="auto"/>
          </w:divBdr>
        </w:div>
        <w:div w:id="160315909">
          <w:marLeft w:val="640"/>
          <w:marRight w:val="0"/>
          <w:marTop w:val="0"/>
          <w:marBottom w:val="0"/>
          <w:divBdr>
            <w:top w:val="none" w:sz="0" w:space="0" w:color="auto"/>
            <w:left w:val="none" w:sz="0" w:space="0" w:color="auto"/>
            <w:bottom w:val="none" w:sz="0" w:space="0" w:color="auto"/>
            <w:right w:val="none" w:sz="0" w:space="0" w:color="auto"/>
          </w:divBdr>
        </w:div>
        <w:div w:id="1995644129">
          <w:marLeft w:val="640"/>
          <w:marRight w:val="0"/>
          <w:marTop w:val="0"/>
          <w:marBottom w:val="0"/>
          <w:divBdr>
            <w:top w:val="none" w:sz="0" w:space="0" w:color="auto"/>
            <w:left w:val="none" w:sz="0" w:space="0" w:color="auto"/>
            <w:bottom w:val="none" w:sz="0" w:space="0" w:color="auto"/>
            <w:right w:val="none" w:sz="0" w:space="0" w:color="auto"/>
          </w:divBdr>
        </w:div>
        <w:div w:id="1631401201">
          <w:marLeft w:val="640"/>
          <w:marRight w:val="0"/>
          <w:marTop w:val="0"/>
          <w:marBottom w:val="0"/>
          <w:divBdr>
            <w:top w:val="none" w:sz="0" w:space="0" w:color="auto"/>
            <w:left w:val="none" w:sz="0" w:space="0" w:color="auto"/>
            <w:bottom w:val="none" w:sz="0" w:space="0" w:color="auto"/>
            <w:right w:val="none" w:sz="0" w:space="0" w:color="auto"/>
          </w:divBdr>
        </w:div>
        <w:div w:id="296494473">
          <w:marLeft w:val="640"/>
          <w:marRight w:val="0"/>
          <w:marTop w:val="0"/>
          <w:marBottom w:val="0"/>
          <w:divBdr>
            <w:top w:val="none" w:sz="0" w:space="0" w:color="auto"/>
            <w:left w:val="none" w:sz="0" w:space="0" w:color="auto"/>
            <w:bottom w:val="none" w:sz="0" w:space="0" w:color="auto"/>
            <w:right w:val="none" w:sz="0" w:space="0" w:color="auto"/>
          </w:divBdr>
        </w:div>
        <w:div w:id="437408907">
          <w:marLeft w:val="640"/>
          <w:marRight w:val="0"/>
          <w:marTop w:val="0"/>
          <w:marBottom w:val="0"/>
          <w:divBdr>
            <w:top w:val="none" w:sz="0" w:space="0" w:color="auto"/>
            <w:left w:val="none" w:sz="0" w:space="0" w:color="auto"/>
            <w:bottom w:val="none" w:sz="0" w:space="0" w:color="auto"/>
            <w:right w:val="none" w:sz="0" w:space="0" w:color="auto"/>
          </w:divBdr>
        </w:div>
        <w:div w:id="1988439786">
          <w:marLeft w:val="640"/>
          <w:marRight w:val="0"/>
          <w:marTop w:val="0"/>
          <w:marBottom w:val="0"/>
          <w:divBdr>
            <w:top w:val="none" w:sz="0" w:space="0" w:color="auto"/>
            <w:left w:val="none" w:sz="0" w:space="0" w:color="auto"/>
            <w:bottom w:val="none" w:sz="0" w:space="0" w:color="auto"/>
            <w:right w:val="none" w:sz="0" w:space="0" w:color="auto"/>
          </w:divBdr>
        </w:div>
        <w:div w:id="1427267131">
          <w:marLeft w:val="640"/>
          <w:marRight w:val="0"/>
          <w:marTop w:val="0"/>
          <w:marBottom w:val="0"/>
          <w:divBdr>
            <w:top w:val="none" w:sz="0" w:space="0" w:color="auto"/>
            <w:left w:val="none" w:sz="0" w:space="0" w:color="auto"/>
            <w:bottom w:val="none" w:sz="0" w:space="0" w:color="auto"/>
            <w:right w:val="none" w:sz="0" w:space="0" w:color="auto"/>
          </w:divBdr>
        </w:div>
        <w:div w:id="348916394">
          <w:marLeft w:val="640"/>
          <w:marRight w:val="0"/>
          <w:marTop w:val="0"/>
          <w:marBottom w:val="0"/>
          <w:divBdr>
            <w:top w:val="none" w:sz="0" w:space="0" w:color="auto"/>
            <w:left w:val="none" w:sz="0" w:space="0" w:color="auto"/>
            <w:bottom w:val="none" w:sz="0" w:space="0" w:color="auto"/>
            <w:right w:val="none" w:sz="0" w:space="0" w:color="auto"/>
          </w:divBdr>
        </w:div>
        <w:div w:id="954874009">
          <w:marLeft w:val="640"/>
          <w:marRight w:val="0"/>
          <w:marTop w:val="0"/>
          <w:marBottom w:val="0"/>
          <w:divBdr>
            <w:top w:val="none" w:sz="0" w:space="0" w:color="auto"/>
            <w:left w:val="none" w:sz="0" w:space="0" w:color="auto"/>
            <w:bottom w:val="none" w:sz="0" w:space="0" w:color="auto"/>
            <w:right w:val="none" w:sz="0" w:space="0" w:color="auto"/>
          </w:divBdr>
        </w:div>
        <w:div w:id="1580990565">
          <w:marLeft w:val="640"/>
          <w:marRight w:val="0"/>
          <w:marTop w:val="0"/>
          <w:marBottom w:val="0"/>
          <w:divBdr>
            <w:top w:val="none" w:sz="0" w:space="0" w:color="auto"/>
            <w:left w:val="none" w:sz="0" w:space="0" w:color="auto"/>
            <w:bottom w:val="none" w:sz="0" w:space="0" w:color="auto"/>
            <w:right w:val="none" w:sz="0" w:space="0" w:color="auto"/>
          </w:divBdr>
        </w:div>
        <w:div w:id="504907826">
          <w:marLeft w:val="640"/>
          <w:marRight w:val="0"/>
          <w:marTop w:val="0"/>
          <w:marBottom w:val="0"/>
          <w:divBdr>
            <w:top w:val="none" w:sz="0" w:space="0" w:color="auto"/>
            <w:left w:val="none" w:sz="0" w:space="0" w:color="auto"/>
            <w:bottom w:val="none" w:sz="0" w:space="0" w:color="auto"/>
            <w:right w:val="none" w:sz="0" w:space="0" w:color="auto"/>
          </w:divBdr>
        </w:div>
        <w:div w:id="1118646980">
          <w:marLeft w:val="640"/>
          <w:marRight w:val="0"/>
          <w:marTop w:val="0"/>
          <w:marBottom w:val="0"/>
          <w:divBdr>
            <w:top w:val="none" w:sz="0" w:space="0" w:color="auto"/>
            <w:left w:val="none" w:sz="0" w:space="0" w:color="auto"/>
            <w:bottom w:val="none" w:sz="0" w:space="0" w:color="auto"/>
            <w:right w:val="none" w:sz="0" w:space="0" w:color="auto"/>
          </w:divBdr>
        </w:div>
        <w:div w:id="699628294">
          <w:marLeft w:val="640"/>
          <w:marRight w:val="0"/>
          <w:marTop w:val="0"/>
          <w:marBottom w:val="0"/>
          <w:divBdr>
            <w:top w:val="none" w:sz="0" w:space="0" w:color="auto"/>
            <w:left w:val="none" w:sz="0" w:space="0" w:color="auto"/>
            <w:bottom w:val="none" w:sz="0" w:space="0" w:color="auto"/>
            <w:right w:val="none" w:sz="0" w:space="0" w:color="auto"/>
          </w:divBdr>
        </w:div>
        <w:div w:id="1309938066">
          <w:marLeft w:val="640"/>
          <w:marRight w:val="0"/>
          <w:marTop w:val="0"/>
          <w:marBottom w:val="0"/>
          <w:divBdr>
            <w:top w:val="none" w:sz="0" w:space="0" w:color="auto"/>
            <w:left w:val="none" w:sz="0" w:space="0" w:color="auto"/>
            <w:bottom w:val="none" w:sz="0" w:space="0" w:color="auto"/>
            <w:right w:val="none" w:sz="0" w:space="0" w:color="auto"/>
          </w:divBdr>
        </w:div>
        <w:div w:id="391344212">
          <w:marLeft w:val="640"/>
          <w:marRight w:val="0"/>
          <w:marTop w:val="0"/>
          <w:marBottom w:val="0"/>
          <w:divBdr>
            <w:top w:val="none" w:sz="0" w:space="0" w:color="auto"/>
            <w:left w:val="none" w:sz="0" w:space="0" w:color="auto"/>
            <w:bottom w:val="none" w:sz="0" w:space="0" w:color="auto"/>
            <w:right w:val="none" w:sz="0" w:space="0" w:color="auto"/>
          </w:divBdr>
        </w:div>
        <w:div w:id="42216052">
          <w:marLeft w:val="640"/>
          <w:marRight w:val="0"/>
          <w:marTop w:val="0"/>
          <w:marBottom w:val="0"/>
          <w:divBdr>
            <w:top w:val="none" w:sz="0" w:space="0" w:color="auto"/>
            <w:left w:val="none" w:sz="0" w:space="0" w:color="auto"/>
            <w:bottom w:val="none" w:sz="0" w:space="0" w:color="auto"/>
            <w:right w:val="none" w:sz="0" w:space="0" w:color="auto"/>
          </w:divBdr>
        </w:div>
        <w:div w:id="971904818">
          <w:marLeft w:val="640"/>
          <w:marRight w:val="0"/>
          <w:marTop w:val="0"/>
          <w:marBottom w:val="0"/>
          <w:divBdr>
            <w:top w:val="none" w:sz="0" w:space="0" w:color="auto"/>
            <w:left w:val="none" w:sz="0" w:space="0" w:color="auto"/>
            <w:bottom w:val="none" w:sz="0" w:space="0" w:color="auto"/>
            <w:right w:val="none" w:sz="0" w:space="0" w:color="auto"/>
          </w:divBdr>
        </w:div>
        <w:div w:id="1597638319">
          <w:marLeft w:val="640"/>
          <w:marRight w:val="0"/>
          <w:marTop w:val="0"/>
          <w:marBottom w:val="0"/>
          <w:divBdr>
            <w:top w:val="none" w:sz="0" w:space="0" w:color="auto"/>
            <w:left w:val="none" w:sz="0" w:space="0" w:color="auto"/>
            <w:bottom w:val="none" w:sz="0" w:space="0" w:color="auto"/>
            <w:right w:val="none" w:sz="0" w:space="0" w:color="auto"/>
          </w:divBdr>
        </w:div>
        <w:div w:id="2118022040">
          <w:marLeft w:val="640"/>
          <w:marRight w:val="0"/>
          <w:marTop w:val="0"/>
          <w:marBottom w:val="0"/>
          <w:divBdr>
            <w:top w:val="none" w:sz="0" w:space="0" w:color="auto"/>
            <w:left w:val="none" w:sz="0" w:space="0" w:color="auto"/>
            <w:bottom w:val="none" w:sz="0" w:space="0" w:color="auto"/>
            <w:right w:val="none" w:sz="0" w:space="0" w:color="auto"/>
          </w:divBdr>
        </w:div>
        <w:div w:id="1136021517">
          <w:marLeft w:val="640"/>
          <w:marRight w:val="0"/>
          <w:marTop w:val="0"/>
          <w:marBottom w:val="0"/>
          <w:divBdr>
            <w:top w:val="none" w:sz="0" w:space="0" w:color="auto"/>
            <w:left w:val="none" w:sz="0" w:space="0" w:color="auto"/>
            <w:bottom w:val="none" w:sz="0" w:space="0" w:color="auto"/>
            <w:right w:val="none" w:sz="0" w:space="0" w:color="auto"/>
          </w:divBdr>
        </w:div>
        <w:div w:id="355615826">
          <w:marLeft w:val="640"/>
          <w:marRight w:val="0"/>
          <w:marTop w:val="0"/>
          <w:marBottom w:val="0"/>
          <w:divBdr>
            <w:top w:val="none" w:sz="0" w:space="0" w:color="auto"/>
            <w:left w:val="none" w:sz="0" w:space="0" w:color="auto"/>
            <w:bottom w:val="none" w:sz="0" w:space="0" w:color="auto"/>
            <w:right w:val="none" w:sz="0" w:space="0" w:color="auto"/>
          </w:divBdr>
        </w:div>
        <w:div w:id="461046453">
          <w:marLeft w:val="640"/>
          <w:marRight w:val="0"/>
          <w:marTop w:val="0"/>
          <w:marBottom w:val="0"/>
          <w:divBdr>
            <w:top w:val="none" w:sz="0" w:space="0" w:color="auto"/>
            <w:left w:val="none" w:sz="0" w:space="0" w:color="auto"/>
            <w:bottom w:val="none" w:sz="0" w:space="0" w:color="auto"/>
            <w:right w:val="none" w:sz="0" w:space="0" w:color="auto"/>
          </w:divBdr>
        </w:div>
        <w:div w:id="1526289749">
          <w:marLeft w:val="640"/>
          <w:marRight w:val="0"/>
          <w:marTop w:val="0"/>
          <w:marBottom w:val="0"/>
          <w:divBdr>
            <w:top w:val="none" w:sz="0" w:space="0" w:color="auto"/>
            <w:left w:val="none" w:sz="0" w:space="0" w:color="auto"/>
            <w:bottom w:val="none" w:sz="0" w:space="0" w:color="auto"/>
            <w:right w:val="none" w:sz="0" w:space="0" w:color="auto"/>
          </w:divBdr>
        </w:div>
        <w:div w:id="1105231169">
          <w:marLeft w:val="640"/>
          <w:marRight w:val="0"/>
          <w:marTop w:val="0"/>
          <w:marBottom w:val="0"/>
          <w:divBdr>
            <w:top w:val="none" w:sz="0" w:space="0" w:color="auto"/>
            <w:left w:val="none" w:sz="0" w:space="0" w:color="auto"/>
            <w:bottom w:val="none" w:sz="0" w:space="0" w:color="auto"/>
            <w:right w:val="none" w:sz="0" w:space="0" w:color="auto"/>
          </w:divBdr>
        </w:div>
        <w:div w:id="1263682159">
          <w:marLeft w:val="640"/>
          <w:marRight w:val="0"/>
          <w:marTop w:val="0"/>
          <w:marBottom w:val="0"/>
          <w:divBdr>
            <w:top w:val="none" w:sz="0" w:space="0" w:color="auto"/>
            <w:left w:val="none" w:sz="0" w:space="0" w:color="auto"/>
            <w:bottom w:val="none" w:sz="0" w:space="0" w:color="auto"/>
            <w:right w:val="none" w:sz="0" w:space="0" w:color="auto"/>
          </w:divBdr>
        </w:div>
        <w:div w:id="817261252">
          <w:marLeft w:val="640"/>
          <w:marRight w:val="0"/>
          <w:marTop w:val="0"/>
          <w:marBottom w:val="0"/>
          <w:divBdr>
            <w:top w:val="none" w:sz="0" w:space="0" w:color="auto"/>
            <w:left w:val="none" w:sz="0" w:space="0" w:color="auto"/>
            <w:bottom w:val="none" w:sz="0" w:space="0" w:color="auto"/>
            <w:right w:val="none" w:sz="0" w:space="0" w:color="auto"/>
          </w:divBdr>
        </w:div>
        <w:div w:id="184372587">
          <w:marLeft w:val="640"/>
          <w:marRight w:val="0"/>
          <w:marTop w:val="0"/>
          <w:marBottom w:val="0"/>
          <w:divBdr>
            <w:top w:val="none" w:sz="0" w:space="0" w:color="auto"/>
            <w:left w:val="none" w:sz="0" w:space="0" w:color="auto"/>
            <w:bottom w:val="none" w:sz="0" w:space="0" w:color="auto"/>
            <w:right w:val="none" w:sz="0" w:space="0" w:color="auto"/>
          </w:divBdr>
        </w:div>
        <w:div w:id="841310992">
          <w:marLeft w:val="640"/>
          <w:marRight w:val="0"/>
          <w:marTop w:val="0"/>
          <w:marBottom w:val="0"/>
          <w:divBdr>
            <w:top w:val="none" w:sz="0" w:space="0" w:color="auto"/>
            <w:left w:val="none" w:sz="0" w:space="0" w:color="auto"/>
            <w:bottom w:val="none" w:sz="0" w:space="0" w:color="auto"/>
            <w:right w:val="none" w:sz="0" w:space="0" w:color="auto"/>
          </w:divBdr>
        </w:div>
        <w:div w:id="69278489">
          <w:marLeft w:val="640"/>
          <w:marRight w:val="0"/>
          <w:marTop w:val="0"/>
          <w:marBottom w:val="0"/>
          <w:divBdr>
            <w:top w:val="none" w:sz="0" w:space="0" w:color="auto"/>
            <w:left w:val="none" w:sz="0" w:space="0" w:color="auto"/>
            <w:bottom w:val="none" w:sz="0" w:space="0" w:color="auto"/>
            <w:right w:val="none" w:sz="0" w:space="0" w:color="auto"/>
          </w:divBdr>
        </w:div>
        <w:div w:id="329866665">
          <w:marLeft w:val="640"/>
          <w:marRight w:val="0"/>
          <w:marTop w:val="0"/>
          <w:marBottom w:val="0"/>
          <w:divBdr>
            <w:top w:val="none" w:sz="0" w:space="0" w:color="auto"/>
            <w:left w:val="none" w:sz="0" w:space="0" w:color="auto"/>
            <w:bottom w:val="none" w:sz="0" w:space="0" w:color="auto"/>
            <w:right w:val="none" w:sz="0" w:space="0" w:color="auto"/>
          </w:divBdr>
        </w:div>
        <w:div w:id="1196961322">
          <w:marLeft w:val="640"/>
          <w:marRight w:val="0"/>
          <w:marTop w:val="0"/>
          <w:marBottom w:val="0"/>
          <w:divBdr>
            <w:top w:val="none" w:sz="0" w:space="0" w:color="auto"/>
            <w:left w:val="none" w:sz="0" w:space="0" w:color="auto"/>
            <w:bottom w:val="none" w:sz="0" w:space="0" w:color="auto"/>
            <w:right w:val="none" w:sz="0" w:space="0" w:color="auto"/>
          </w:divBdr>
        </w:div>
        <w:div w:id="378823511">
          <w:marLeft w:val="640"/>
          <w:marRight w:val="0"/>
          <w:marTop w:val="0"/>
          <w:marBottom w:val="0"/>
          <w:divBdr>
            <w:top w:val="none" w:sz="0" w:space="0" w:color="auto"/>
            <w:left w:val="none" w:sz="0" w:space="0" w:color="auto"/>
            <w:bottom w:val="none" w:sz="0" w:space="0" w:color="auto"/>
            <w:right w:val="none" w:sz="0" w:space="0" w:color="auto"/>
          </w:divBdr>
        </w:div>
        <w:div w:id="618224008">
          <w:marLeft w:val="640"/>
          <w:marRight w:val="0"/>
          <w:marTop w:val="0"/>
          <w:marBottom w:val="0"/>
          <w:divBdr>
            <w:top w:val="none" w:sz="0" w:space="0" w:color="auto"/>
            <w:left w:val="none" w:sz="0" w:space="0" w:color="auto"/>
            <w:bottom w:val="none" w:sz="0" w:space="0" w:color="auto"/>
            <w:right w:val="none" w:sz="0" w:space="0" w:color="auto"/>
          </w:divBdr>
        </w:div>
        <w:div w:id="1544898852">
          <w:marLeft w:val="640"/>
          <w:marRight w:val="0"/>
          <w:marTop w:val="0"/>
          <w:marBottom w:val="0"/>
          <w:divBdr>
            <w:top w:val="none" w:sz="0" w:space="0" w:color="auto"/>
            <w:left w:val="none" w:sz="0" w:space="0" w:color="auto"/>
            <w:bottom w:val="none" w:sz="0" w:space="0" w:color="auto"/>
            <w:right w:val="none" w:sz="0" w:space="0" w:color="auto"/>
          </w:divBdr>
        </w:div>
        <w:div w:id="86120447">
          <w:marLeft w:val="640"/>
          <w:marRight w:val="0"/>
          <w:marTop w:val="0"/>
          <w:marBottom w:val="0"/>
          <w:divBdr>
            <w:top w:val="none" w:sz="0" w:space="0" w:color="auto"/>
            <w:left w:val="none" w:sz="0" w:space="0" w:color="auto"/>
            <w:bottom w:val="none" w:sz="0" w:space="0" w:color="auto"/>
            <w:right w:val="none" w:sz="0" w:space="0" w:color="auto"/>
          </w:divBdr>
        </w:div>
        <w:div w:id="833571259">
          <w:marLeft w:val="640"/>
          <w:marRight w:val="0"/>
          <w:marTop w:val="0"/>
          <w:marBottom w:val="0"/>
          <w:divBdr>
            <w:top w:val="none" w:sz="0" w:space="0" w:color="auto"/>
            <w:left w:val="none" w:sz="0" w:space="0" w:color="auto"/>
            <w:bottom w:val="none" w:sz="0" w:space="0" w:color="auto"/>
            <w:right w:val="none" w:sz="0" w:space="0" w:color="auto"/>
          </w:divBdr>
        </w:div>
        <w:div w:id="724448566">
          <w:marLeft w:val="640"/>
          <w:marRight w:val="0"/>
          <w:marTop w:val="0"/>
          <w:marBottom w:val="0"/>
          <w:divBdr>
            <w:top w:val="none" w:sz="0" w:space="0" w:color="auto"/>
            <w:left w:val="none" w:sz="0" w:space="0" w:color="auto"/>
            <w:bottom w:val="none" w:sz="0" w:space="0" w:color="auto"/>
            <w:right w:val="none" w:sz="0" w:space="0" w:color="auto"/>
          </w:divBdr>
        </w:div>
        <w:div w:id="1717898139">
          <w:marLeft w:val="640"/>
          <w:marRight w:val="0"/>
          <w:marTop w:val="0"/>
          <w:marBottom w:val="0"/>
          <w:divBdr>
            <w:top w:val="none" w:sz="0" w:space="0" w:color="auto"/>
            <w:left w:val="none" w:sz="0" w:space="0" w:color="auto"/>
            <w:bottom w:val="none" w:sz="0" w:space="0" w:color="auto"/>
            <w:right w:val="none" w:sz="0" w:space="0" w:color="auto"/>
          </w:divBdr>
        </w:div>
        <w:div w:id="1445340940">
          <w:marLeft w:val="640"/>
          <w:marRight w:val="0"/>
          <w:marTop w:val="0"/>
          <w:marBottom w:val="0"/>
          <w:divBdr>
            <w:top w:val="none" w:sz="0" w:space="0" w:color="auto"/>
            <w:left w:val="none" w:sz="0" w:space="0" w:color="auto"/>
            <w:bottom w:val="none" w:sz="0" w:space="0" w:color="auto"/>
            <w:right w:val="none" w:sz="0" w:space="0" w:color="auto"/>
          </w:divBdr>
        </w:div>
        <w:div w:id="285503876">
          <w:marLeft w:val="640"/>
          <w:marRight w:val="0"/>
          <w:marTop w:val="0"/>
          <w:marBottom w:val="0"/>
          <w:divBdr>
            <w:top w:val="none" w:sz="0" w:space="0" w:color="auto"/>
            <w:left w:val="none" w:sz="0" w:space="0" w:color="auto"/>
            <w:bottom w:val="none" w:sz="0" w:space="0" w:color="auto"/>
            <w:right w:val="none" w:sz="0" w:space="0" w:color="auto"/>
          </w:divBdr>
        </w:div>
        <w:div w:id="1845440918">
          <w:marLeft w:val="640"/>
          <w:marRight w:val="0"/>
          <w:marTop w:val="0"/>
          <w:marBottom w:val="0"/>
          <w:divBdr>
            <w:top w:val="none" w:sz="0" w:space="0" w:color="auto"/>
            <w:left w:val="none" w:sz="0" w:space="0" w:color="auto"/>
            <w:bottom w:val="none" w:sz="0" w:space="0" w:color="auto"/>
            <w:right w:val="none" w:sz="0" w:space="0" w:color="auto"/>
          </w:divBdr>
        </w:div>
        <w:div w:id="1788574525">
          <w:marLeft w:val="640"/>
          <w:marRight w:val="0"/>
          <w:marTop w:val="0"/>
          <w:marBottom w:val="0"/>
          <w:divBdr>
            <w:top w:val="none" w:sz="0" w:space="0" w:color="auto"/>
            <w:left w:val="none" w:sz="0" w:space="0" w:color="auto"/>
            <w:bottom w:val="none" w:sz="0" w:space="0" w:color="auto"/>
            <w:right w:val="none" w:sz="0" w:space="0" w:color="auto"/>
          </w:divBdr>
        </w:div>
        <w:div w:id="51848606">
          <w:marLeft w:val="640"/>
          <w:marRight w:val="0"/>
          <w:marTop w:val="0"/>
          <w:marBottom w:val="0"/>
          <w:divBdr>
            <w:top w:val="none" w:sz="0" w:space="0" w:color="auto"/>
            <w:left w:val="none" w:sz="0" w:space="0" w:color="auto"/>
            <w:bottom w:val="none" w:sz="0" w:space="0" w:color="auto"/>
            <w:right w:val="none" w:sz="0" w:space="0" w:color="auto"/>
          </w:divBdr>
        </w:div>
        <w:div w:id="876088134">
          <w:marLeft w:val="640"/>
          <w:marRight w:val="0"/>
          <w:marTop w:val="0"/>
          <w:marBottom w:val="0"/>
          <w:divBdr>
            <w:top w:val="none" w:sz="0" w:space="0" w:color="auto"/>
            <w:left w:val="none" w:sz="0" w:space="0" w:color="auto"/>
            <w:bottom w:val="none" w:sz="0" w:space="0" w:color="auto"/>
            <w:right w:val="none" w:sz="0" w:space="0" w:color="auto"/>
          </w:divBdr>
        </w:div>
        <w:div w:id="323974428">
          <w:marLeft w:val="640"/>
          <w:marRight w:val="0"/>
          <w:marTop w:val="0"/>
          <w:marBottom w:val="0"/>
          <w:divBdr>
            <w:top w:val="none" w:sz="0" w:space="0" w:color="auto"/>
            <w:left w:val="none" w:sz="0" w:space="0" w:color="auto"/>
            <w:bottom w:val="none" w:sz="0" w:space="0" w:color="auto"/>
            <w:right w:val="none" w:sz="0" w:space="0" w:color="auto"/>
          </w:divBdr>
        </w:div>
        <w:div w:id="1601838939">
          <w:marLeft w:val="640"/>
          <w:marRight w:val="0"/>
          <w:marTop w:val="0"/>
          <w:marBottom w:val="0"/>
          <w:divBdr>
            <w:top w:val="none" w:sz="0" w:space="0" w:color="auto"/>
            <w:left w:val="none" w:sz="0" w:space="0" w:color="auto"/>
            <w:bottom w:val="none" w:sz="0" w:space="0" w:color="auto"/>
            <w:right w:val="none" w:sz="0" w:space="0" w:color="auto"/>
          </w:divBdr>
        </w:div>
        <w:div w:id="2055420020">
          <w:marLeft w:val="640"/>
          <w:marRight w:val="0"/>
          <w:marTop w:val="0"/>
          <w:marBottom w:val="0"/>
          <w:divBdr>
            <w:top w:val="none" w:sz="0" w:space="0" w:color="auto"/>
            <w:left w:val="none" w:sz="0" w:space="0" w:color="auto"/>
            <w:bottom w:val="none" w:sz="0" w:space="0" w:color="auto"/>
            <w:right w:val="none" w:sz="0" w:space="0" w:color="auto"/>
          </w:divBdr>
        </w:div>
        <w:div w:id="1147863228">
          <w:marLeft w:val="640"/>
          <w:marRight w:val="0"/>
          <w:marTop w:val="0"/>
          <w:marBottom w:val="0"/>
          <w:divBdr>
            <w:top w:val="none" w:sz="0" w:space="0" w:color="auto"/>
            <w:left w:val="none" w:sz="0" w:space="0" w:color="auto"/>
            <w:bottom w:val="none" w:sz="0" w:space="0" w:color="auto"/>
            <w:right w:val="none" w:sz="0" w:space="0" w:color="auto"/>
          </w:divBdr>
        </w:div>
        <w:div w:id="843402130">
          <w:marLeft w:val="640"/>
          <w:marRight w:val="0"/>
          <w:marTop w:val="0"/>
          <w:marBottom w:val="0"/>
          <w:divBdr>
            <w:top w:val="none" w:sz="0" w:space="0" w:color="auto"/>
            <w:left w:val="none" w:sz="0" w:space="0" w:color="auto"/>
            <w:bottom w:val="none" w:sz="0" w:space="0" w:color="auto"/>
            <w:right w:val="none" w:sz="0" w:space="0" w:color="auto"/>
          </w:divBdr>
        </w:div>
        <w:div w:id="958297230">
          <w:marLeft w:val="640"/>
          <w:marRight w:val="0"/>
          <w:marTop w:val="0"/>
          <w:marBottom w:val="0"/>
          <w:divBdr>
            <w:top w:val="none" w:sz="0" w:space="0" w:color="auto"/>
            <w:left w:val="none" w:sz="0" w:space="0" w:color="auto"/>
            <w:bottom w:val="none" w:sz="0" w:space="0" w:color="auto"/>
            <w:right w:val="none" w:sz="0" w:space="0" w:color="auto"/>
          </w:divBdr>
        </w:div>
        <w:div w:id="504705350">
          <w:marLeft w:val="640"/>
          <w:marRight w:val="0"/>
          <w:marTop w:val="0"/>
          <w:marBottom w:val="0"/>
          <w:divBdr>
            <w:top w:val="none" w:sz="0" w:space="0" w:color="auto"/>
            <w:left w:val="none" w:sz="0" w:space="0" w:color="auto"/>
            <w:bottom w:val="none" w:sz="0" w:space="0" w:color="auto"/>
            <w:right w:val="none" w:sz="0" w:space="0" w:color="auto"/>
          </w:divBdr>
        </w:div>
        <w:div w:id="1517646021">
          <w:marLeft w:val="640"/>
          <w:marRight w:val="0"/>
          <w:marTop w:val="0"/>
          <w:marBottom w:val="0"/>
          <w:divBdr>
            <w:top w:val="none" w:sz="0" w:space="0" w:color="auto"/>
            <w:left w:val="none" w:sz="0" w:space="0" w:color="auto"/>
            <w:bottom w:val="none" w:sz="0" w:space="0" w:color="auto"/>
            <w:right w:val="none" w:sz="0" w:space="0" w:color="auto"/>
          </w:divBdr>
        </w:div>
        <w:div w:id="1527674936">
          <w:marLeft w:val="640"/>
          <w:marRight w:val="0"/>
          <w:marTop w:val="0"/>
          <w:marBottom w:val="0"/>
          <w:divBdr>
            <w:top w:val="none" w:sz="0" w:space="0" w:color="auto"/>
            <w:left w:val="none" w:sz="0" w:space="0" w:color="auto"/>
            <w:bottom w:val="none" w:sz="0" w:space="0" w:color="auto"/>
            <w:right w:val="none" w:sz="0" w:space="0" w:color="auto"/>
          </w:divBdr>
        </w:div>
        <w:div w:id="547032633">
          <w:marLeft w:val="640"/>
          <w:marRight w:val="0"/>
          <w:marTop w:val="0"/>
          <w:marBottom w:val="0"/>
          <w:divBdr>
            <w:top w:val="none" w:sz="0" w:space="0" w:color="auto"/>
            <w:left w:val="none" w:sz="0" w:space="0" w:color="auto"/>
            <w:bottom w:val="none" w:sz="0" w:space="0" w:color="auto"/>
            <w:right w:val="none" w:sz="0" w:space="0" w:color="auto"/>
          </w:divBdr>
        </w:div>
        <w:div w:id="502473029">
          <w:marLeft w:val="640"/>
          <w:marRight w:val="0"/>
          <w:marTop w:val="0"/>
          <w:marBottom w:val="0"/>
          <w:divBdr>
            <w:top w:val="none" w:sz="0" w:space="0" w:color="auto"/>
            <w:left w:val="none" w:sz="0" w:space="0" w:color="auto"/>
            <w:bottom w:val="none" w:sz="0" w:space="0" w:color="auto"/>
            <w:right w:val="none" w:sz="0" w:space="0" w:color="auto"/>
          </w:divBdr>
        </w:div>
        <w:div w:id="1835802673">
          <w:marLeft w:val="640"/>
          <w:marRight w:val="0"/>
          <w:marTop w:val="0"/>
          <w:marBottom w:val="0"/>
          <w:divBdr>
            <w:top w:val="none" w:sz="0" w:space="0" w:color="auto"/>
            <w:left w:val="none" w:sz="0" w:space="0" w:color="auto"/>
            <w:bottom w:val="none" w:sz="0" w:space="0" w:color="auto"/>
            <w:right w:val="none" w:sz="0" w:space="0" w:color="auto"/>
          </w:divBdr>
        </w:div>
        <w:div w:id="206643635">
          <w:marLeft w:val="640"/>
          <w:marRight w:val="0"/>
          <w:marTop w:val="0"/>
          <w:marBottom w:val="0"/>
          <w:divBdr>
            <w:top w:val="none" w:sz="0" w:space="0" w:color="auto"/>
            <w:left w:val="none" w:sz="0" w:space="0" w:color="auto"/>
            <w:bottom w:val="none" w:sz="0" w:space="0" w:color="auto"/>
            <w:right w:val="none" w:sz="0" w:space="0" w:color="auto"/>
          </w:divBdr>
        </w:div>
        <w:div w:id="1396202972">
          <w:marLeft w:val="640"/>
          <w:marRight w:val="0"/>
          <w:marTop w:val="0"/>
          <w:marBottom w:val="0"/>
          <w:divBdr>
            <w:top w:val="none" w:sz="0" w:space="0" w:color="auto"/>
            <w:left w:val="none" w:sz="0" w:space="0" w:color="auto"/>
            <w:bottom w:val="none" w:sz="0" w:space="0" w:color="auto"/>
            <w:right w:val="none" w:sz="0" w:space="0" w:color="auto"/>
          </w:divBdr>
        </w:div>
        <w:div w:id="1380057916">
          <w:marLeft w:val="640"/>
          <w:marRight w:val="0"/>
          <w:marTop w:val="0"/>
          <w:marBottom w:val="0"/>
          <w:divBdr>
            <w:top w:val="none" w:sz="0" w:space="0" w:color="auto"/>
            <w:left w:val="none" w:sz="0" w:space="0" w:color="auto"/>
            <w:bottom w:val="none" w:sz="0" w:space="0" w:color="auto"/>
            <w:right w:val="none" w:sz="0" w:space="0" w:color="auto"/>
          </w:divBdr>
        </w:div>
        <w:div w:id="509567665">
          <w:marLeft w:val="640"/>
          <w:marRight w:val="0"/>
          <w:marTop w:val="0"/>
          <w:marBottom w:val="0"/>
          <w:divBdr>
            <w:top w:val="none" w:sz="0" w:space="0" w:color="auto"/>
            <w:left w:val="none" w:sz="0" w:space="0" w:color="auto"/>
            <w:bottom w:val="none" w:sz="0" w:space="0" w:color="auto"/>
            <w:right w:val="none" w:sz="0" w:space="0" w:color="auto"/>
          </w:divBdr>
        </w:div>
        <w:div w:id="864098135">
          <w:marLeft w:val="640"/>
          <w:marRight w:val="0"/>
          <w:marTop w:val="0"/>
          <w:marBottom w:val="0"/>
          <w:divBdr>
            <w:top w:val="none" w:sz="0" w:space="0" w:color="auto"/>
            <w:left w:val="none" w:sz="0" w:space="0" w:color="auto"/>
            <w:bottom w:val="none" w:sz="0" w:space="0" w:color="auto"/>
            <w:right w:val="none" w:sz="0" w:space="0" w:color="auto"/>
          </w:divBdr>
        </w:div>
        <w:div w:id="2015261626">
          <w:marLeft w:val="640"/>
          <w:marRight w:val="0"/>
          <w:marTop w:val="0"/>
          <w:marBottom w:val="0"/>
          <w:divBdr>
            <w:top w:val="none" w:sz="0" w:space="0" w:color="auto"/>
            <w:left w:val="none" w:sz="0" w:space="0" w:color="auto"/>
            <w:bottom w:val="none" w:sz="0" w:space="0" w:color="auto"/>
            <w:right w:val="none" w:sz="0" w:space="0" w:color="auto"/>
          </w:divBdr>
        </w:div>
        <w:div w:id="1550995727">
          <w:marLeft w:val="640"/>
          <w:marRight w:val="0"/>
          <w:marTop w:val="0"/>
          <w:marBottom w:val="0"/>
          <w:divBdr>
            <w:top w:val="none" w:sz="0" w:space="0" w:color="auto"/>
            <w:left w:val="none" w:sz="0" w:space="0" w:color="auto"/>
            <w:bottom w:val="none" w:sz="0" w:space="0" w:color="auto"/>
            <w:right w:val="none" w:sz="0" w:space="0" w:color="auto"/>
          </w:divBdr>
        </w:div>
        <w:div w:id="1416438744">
          <w:marLeft w:val="640"/>
          <w:marRight w:val="0"/>
          <w:marTop w:val="0"/>
          <w:marBottom w:val="0"/>
          <w:divBdr>
            <w:top w:val="none" w:sz="0" w:space="0" w:color="auto"/>
            <w:left w:val="none" w:sz="0" w:space="0" w:color="auto"/>
            <w:bottom w:val="none" w:sz="0" w:space="0" w:color="auto"/>
            <w:right w:val="none" w:sz="0" w:space="0" w:color="auto"/>
          </w:divBdr>
        </w:div>
        <w:div w:id="682711271">
          <w:marLeft w:val="640"/>
          <w:marRight w:val="0"/>
          <w:marTop w:val="0"/>
          <w:marBottom w:val="0"/>
          <w:divBdr>
            <w:top w:val="none" w:sz="0" w:space="0" w:color="auto"/>
            <w:left w:val="none" w:sz="0" w:space="0" w:color="auto"/>
            <w:bottom w:val="none" w:sz="0" w:space="0" w:color="auto"/>
            <w:right w:val="none" w:sz="0" w:space="0" w:color="auto"/>
          </w:divBdr>
        </w:div>
        <w:div w:id="656229768">
          <w:marLeft w:val="640"/>
          <w:marRight w:val="0"/>
          <w:marTop w:val="0"/>
          <w:marBottom w:val="0"/>
          <w:divBdr>
            <w:top w:val="none" w:sz="0" w:space="0" w:color="auto"/>
            <w:left w:val="none" w:sz="0" w:space="0" w:color="auto"/>
            <w:bottom w:val="none" w:sz="0" w:space="0" w:color="auto"/>
            <w:right w:val="none" w:sz="0" w:space="0" w:color="auto"/>
          </w:divBdr>
        </w:div>
        <w:div w:id="14618593">
          <w:marLeft w:val="640"/>
          <w:marRight w:val="0"/>
          <w:marTop w:val="0"/>
          <w:marBottom w:val="0"/>
          <w:divBdr>
            <w:top w:val="none" w:sz="0" w:space="0" w:color="auto"/>
            <w:left w:val="none" w:sz="0" w:space="0" w:color="auto"/>
            <w:bottom w:val="none" w:sz="0" w:space="0" w:color="auto"/>
            <w:right w:val="none" w:sz="0" w:space="0" w:color="auto"/>
          </w:divBdr>
        </w:div>
        <w:div w:id="658073167">
          <w:marLeft w:val="640"/>
          <w:marRight w:val="0"/>
          <w:marTop w:val="0"/>
          <w:marBottom w:val="0"/>
          <w:divBdr>
            <w:top w:val="none" w:sz="0" w:space="0" w:color="auto"/>
            <w:left w:val="none" w:sz="0" w:space="0" w:color="auto"/>
            <w:bottom w:val="none" w:sz="0" w:space="0" w:color="auto"/>
            <w:right w:val="none" w:sz="0" w:space="0" w:color="auto"/>
          </w:divBdr>
        </w:div>
        <w:div w:id="141586657">
          <w:marLeft w:val="640"/>
          <w:marRight w:val="0"/>
          <w:marTop w:val="0"/>
          <w:marBottom w:val="0"/>
          <w:divBdr>
            <w:top w:val="none" w:sz="0" w:space="0" w:color="auto"/>
            <w:left w:val="none" w:sz="0" w:space="0" w:color="auto"/>
            <w:bottom w:val="none" w:sz="0" w:space="0" w:color="auto"/>
            <w:right w:val="none" w:sz="0" w:space="0" w:color="auto"/>
          </w:divBdr>
        </w:div>
        <w:div w:id="539511052">
          <w:marLeft w:val="640"/>
          <w:marRight w:val="0"/>
          <w:marTop w:val="0"/>
          <w:marBottom w:val="0"/>
          <w:divBdr>
            <w:top w:val="none" w:sz="0" w:space="0" w:color="auto"/>
            <w:left w:val="none" w:sz="0" w:space="0" w:color="auto"/>
            <w:bottom w:val="none" w:sz="0" w:space="0" w:color="auto"/>
            <w:right w:val="none" w:sz="0" w:space="0" w:color="auto"/>
          </w:divBdr>
        </w:div>
        <w:div w:id="1744522573">
          <w:marLeft w:val="640"/>
          <w:marRight w:val="0"/>
          <w:marTop w:val="0"/>
          <w:marBottom w:val="0"/>
          <w:divBdr>
            <w:top w:val="none" w:sz="0" w:space="0" w:color="auto"/>
            <w:left w:val="none" w:sz="0" w:space="0" w:color="auto"/>
            <w:bottom w:val="none" w:sz="0" w:space="0" w:color="auto"/>
            <w:right w:val="none" w:sz="0" w:space="0" w:color="auto"/>
          </w:divBdr>
        </w:div>
        <w:div w:id="583489253">
          <w:marLeft w:val="640"/>
          <w:marRight w:val="0"/>
          <w:marTop w:val="0"/>
          <w:marBottom w:val="0"/>
          <w:divBdr>
            <w:top w:val="none" w:sz="0" w:space="0" w:color="auto"/>
            <w:left w:val="none" w:sz="0" w:space="0" w:color="auto"/>
            <w:bottom w:val="none" w:sz="0" w:space="0" w:color="auto"/>
            <w:right w:val="none" w:sz="0" w:space="0" w:color="auto"/>
          </w:divBdr>
        </w:div>
        <w:div w:id="870802938">
          <w:marLeft w:val="640"/>
          <w:marRight w:val="0"/>
          <w:marTop w:val="0"/>
          <w:marBottom w:val="0"/>
          <w:divBdr>
            <w:top w:val="none" w:sz="0" w:space="0" w:color="auto"/>
            <w:left w:val="none" w:sz="0" w:space="0" w:color="auto"/>
            <w:bottom w:val="none" w:sz="0" w:space="0" w:color="auto"/>
            <w:right w:val="none" w:sz="0" w:space="0" w:color="auto"/>
          </w:divBdr>
        </w:div>
        <w:div w:id="1212886459">
          <w:marLeft w:val="640"/>
          <w:marRight w:val="0"/>
          <w:marTop w:val="0"/>
          <w:marBottom w:val="0"/>
          <w:divBdr>
            <w:top w:val="none" w:sz="0" w:space="0" w:color="auto"/>
            <w:left w:val="none" w:sz="0" w:space="0" w:color="auto"/>
            <w:bottom w:val="none" w:sz="0" w:space="0" w:color="auto"/>
            <w:right w:val="none" w:sz="0" w:space="0" w:color="auto"/>
          </w:divBdr>
        </w:div>
        <w:div w:id="67849318">
          <w:marLeft w:val="640"/>
          <w:marRight w:val="0"/>
          <w:marTop w:val="0"/>
          <w:marBottom w:val="0"/>
          <w:divBdr>
            <w:top w:val="none" w:sz="0" w:space="0" w:color="auto"/>
            <w:left w:val="none" w:sz="0" w:space="0" w:color="auto"/>
            <w:bottom w:val="none" w:sz="0" w:space="0" w:color="auto"/>
            <w:right w:val="none" w:sz="0" w:space="0" w:color="auto"/>
          </w:divBdr>
        </w:div>
        <w:div w:id="162205893">
          <w:marLeft w:val="640"/>
          <w:marRight w:val="0"/>
          <w:marTop w:val="0"/>
          <w:marBottom w:val="0"/>
          <w:divBdr>
            <w:top w:val="none" w:sz="0" w:space="0" w:color="auto"/>
            <w:left w:val="none" w:sz="0" w:space="0" w:color="auto"/>
            <w:bottom w:val="none" w:sz="0" w:space="0" w:color="auto"/>
            <w:right w:val="none" w:sz="0" w:space="0" w:color="auto"/>
          </w:divBdr>
        </w:div>
        <w:div w:id="1570506359">
          <w:marLeft w:val="640"/>
          <w:marRight w:val="0"/>
          <w:marTop w:val="0"/>
          <w:marBottom w:val="0"/>
          <w:divBdr>
            <w:top w:val="none" w:sz="0" w:space="0" w:color="auto"/>
            <w:left w:val="none" w:sz="0" w:space="0" w:color="auto"/>
            <w:bottom w:val="none" w:sz="0" w:space="0" w:color="auto"/>
            <w:right w:val="none" w:sz="0" w:space="0" w:color="auto"/>
          </w:divBdr>
        </w:div>
        <w:div w:id="490800254">
          <w:marLeft w:val="640"/>
          <w:marRight w:val="0"/>
          <w:marTop w:val="0"/>
          <w:marBottom w:val="0"/>
          <w:divBdr>
            <w:top w:val="none" w:sz="0" w:space="0" w:color="auto"/>
            <w:left w:val="none" w:sz="0" w:space="0" w:color="auto"/>
            <w:bottom w:val="none" w:sz="0" w:space="0" w:color="auto"/>
            <w:right w:val="none" w:sz="0" w:space="0" w:color="auto"/>
          </w:divBdr>
        </w:div>
        <w:div w:id="1479495159">
          <w:marLeft w:val="640"/>
          <w:marRight w:val="0"/>
          <w:marTop w:val="0"/>
          <w:marBottom w:val="0"/>
          <w:divBdr>
            <w:top w:val="none" w:sz="0" w:space="0" w:color="auto"/>
            <w:left w:val="none" w:sz="0" w:space="0" w:color="auto"/>
            <w:bottom w:val="none" w:sz="0" w:space="0" w:color="auto"/>
            <w:right w:val="none" w:sz="0" w:space="0" w:color="auto"/>
          </w:divBdr>
        </w:div>
        <w:div w:id="504512431">
          <w:marLeft w:val="640"/>
          <w:marRight w:val="0"/>
          <w:marTop w:val="0"/>
          <w:marBottom w:val="0"/>
          <w:divBdr>
            <w:top w:val="none" w:sz="0" w:space="0" w:color="auto"/>
            <w:left w:val="none" w:sz="0" w:space="0" w:color="auto"/>
            <w:bottom w:val="none" w:sz="0" w:space="0" w:color="auto"/>
            <w:right w:val="none" w:sz="0" w:space="0" w:color="auto"/>
          </w:divBdr>
        </w:div>
        <w:div w:id="991982428">
          <w:marLeft w:val="640"/>
          <w:marRight w:val="0"/>
          <w:marTop w:val="0"/>
          <w:marBottom w:val="0"/>
          <w:divBdr>
            <w:top w:val="none" w:sz="0" w:space="0" w:color="auto"/>
            <w:left w:val="none" w:sz="0" w:space="0" w:color="auto"/>
            <w:bottom w:val="none" w:sz="0" w:space="0" w:color="auto"/>
            <w:right w:val="none" w:sz="0" w:space="0" w:color="auto"/>
          </w:divBdr>
        </w:div>
        <w:div w:id="993529266">
          <w:marLeft w:val="640"/>
          <w:marRight w:val="0"/>
          <w:marTop w:val="0"/>
          <w:marBottom w:val="0"/>
          <w:divBdr>
            <w:top w:val="none" w:sz="0" w:space="0" w:color="auto"/>
            <w:left w:val="none" w:sz="0" w:space="0" w:color="auto"/>
            <w:bottom w:val="none" w:sz="0" w:space="0" w:color="auto"/>
            <w:right w:val="none" w:sz="0" w:space="0" w:color="auto"/>
          </w:divBdr>
        </w:div>
        <w:div w:id="71511705">
          <w:marLeft w:val="640"/>
          <w:marRight w:val="0"/>
          <w:marTop w:val="0"/>
          <w:marBottom w:val="0"/>
          <w:divBdr>
            <w:top w:val="none" w:sz="0" w:space="0" w:color="auto"/>
            <w:left w:val="none" w:sz="0" w:space="0" w:color="auto"/>
            <w:bottom w:val="none" w:sz="0" w:space="0" w:color="auto"/>
            <w:right w:val="none" w:sz="0" w:space="0" w:color="auto"/>
          </w:divBdr>
        </w:div>
        <w:div w:id="780495829">
          <w:marLeft w:val="640"/>
          <w:marRight w:val="0"/>
          <w:marTop w:val="0"/>
          <w:marBottom w:val="0"/>
          <w:divBdr>
            <w:top w:val="none" w:sz="0" w:space="0" w:color="auto"/>
            <w:left w:val="none" w:sz="0" w:space="0" w:color="auto"/>
            <w:bottom w:val="none" w:sz="0" w:space="0" w:color="auto"/>
            <w:right w:val="none" w:sz="0" w:space="0" w:color="auto"/>
          </w:divBdr>
        </w:div>
        <w:div w:id="1841965234">
          <w:marLeft w:val="640"/>
          <w:marRight w:val="0"/>
          <w:marTop w:val="0"/>
          <w:marBottom w:val="0"/>
          <w:divBdr>
            <w:top w:val="none" w:sz="0" w:space="0" w:color="auto"/>
            <w:left w:val="none" w:sz="0" w:space="0" w:color="auto"/>
            <w:bottom w:val="none" w:sz="0" w:space="0" w:color="auto"/>
            <w:right w:val="none" w:sz="0" w:space="0" w:color="auto"/>
          </w:divBdr>
        </w:div>
        <w:div w:id="1004092548">
          <w:marLeft w:val="640"/>
          <w:marRight w:val="0"/>
          <w:marTop w:val="0"/>
          <w:marBottom w:val="0"/>
          <w:divBdr>
            <w:top w:val="none" w:sz="0" w:space="0" w:color="auto"/>
            <w:left w:val="none" w:sz="0" w:space="0" w:color="auto"/>
            <w:bottom w:val="none" w:sz="0" w:space="0" w:color="auto"/>
            <w:right w:val="none" w:sz="0" w:space="0" w:color="auto"/>
          </w:divBdr>
        </w:div>
        <w:div w:id="770516615">
          <w:marLeft w:val="640"/>
          <w:marRight w:val="0"/>
          <w:marTop w:val="0"/>
          <w:marBottom w:val="0"/>
          <w:divBdr>
            <w:top w:val="none" w:sz="0" w:space="0" w:color="auto"/>
            <w:left w:val="none" w:sz="0" w:space="0" w:color="auto"/>
            <w:bottom w:val="none" w:sz="0" w:space="0" w:color="auto"/>
            <w:right w:val="none" w:sz="0" w:space="0" w:color="auto"/>
          </w:divBdr>
        </w:div>
        <w:div w:id="380908279">
          <w:marLeft w:val="640"/>
          <w:marRight w:val="0"/>
          <w:marTop w:val="0"/>
          <w:marBottom w:val="0"/>
          <w:divBdr>
            <w:top w:val="none" w:sz="0" w:space="0" w:color="auto"/>
            <w:left w:val="none" w:sz="0" w:space="0" w:color="auto"/>
            <w:bottom w:val="none" w:sz="0" w:space="0" w:color="auto"/>
            <w:right w:val="none" w:sz="0" w:space="0" w:color="auto"/>
          </w:divBdr>
        </w:div>
        <w:div w:id="1453673383">
          <w:marLeft w:val="640"/>
          <w:marRight w:val="0"/>
          <w:marTop w:val="0"/>
          <w:marBottom w:val="0"/>
          <w:divBdr>
            <w:top w:val="none" w:sz="0" w:space="0" w:color="auto"/>
            <w:left w:val="none" w:sz="0" w:space="0" w:color="auto"/>
            <w:bottom w:val="none" w:sz="0" w:space="0" w:color="auto"/>
            <w:right w:val="none" w:sz="0" w:space="0" w:color="auto"/>
          </w:divBdr>
        </w:div>
        <w:div w:id="1465810905">
          <w:marLeft w:val="640"/>
          <w:marRight w:val="0"/>
          <w:marTop w:val="0"/>
          <w:marBottom w:val="0"/>
          <w:divBdr>
            <w:top w:val="none" w:sz="0" w:space="0" w:color="auto"/>
            <w:left w:val="none" w:sz="0" w:space="0" w:color="auto"/>
            <w:bottom w:val="none" w:sz="0" w:space="0" w:color="auto"/>
            <w:right w:val="none" w:sz="0" w:space="0" w:color="auto"/>
          </w:divBdr>
        </w:div>
      </w:divsChild>
    </w:div>
    <w:div w:id="1337227850">
      <w:bodyDiv w:val="1"/>
      <w:marLeft w:val="0"/>
      <w:marRight w:val="0"/>
      <w:marTop w:val="0"/>
      <w:marBottom w:val="0"/>
      <w:divBdr>
        <w:top w:val="none" w:sz="0" w:space="0" w:color="auto"/>
        <w:left w:val="none" w:sz="0" w:space="0" w:color="auto"/>
        <w:bottom w:val="none" w:sz="0" w:space="0" w:color="auto"/>
        <w:right w:val="none" w:sz="0" w:space="0" w:color="auto"/>
      </w:divBdr>
      <w:divsChild>
        <w:div w:id="1541893534">
          <w:marLeft w:val="640"/>
          <w:marRight w:val="0"/>
          <w:marTop w:val="0"/>
          <w:marBottom w:val="0"/>
          <w:divBdr>
            <w:top w:val="none" w:sz="0" w:space="0" w:color="auto"/>
            <w:left w:val="none" w:sz="0" w:space="0" w:color="auto"/>
            <w:bottom w:val="none" w:sz="0" w:space="0" w:color="auto"/>
            <w:right w:val="none" w:sz="0" w:space="0" w:color="auto"/>
          </w:divBdr>
        </w:div>
        <w:div w:id="1692221396">
          <w:marLeft w:val="640"/>
          <w:marRight w:val="0"/>
          <w:marTop w:val="0"/>
          <w:marBottom w:val="0"/>
          <w:divBdr>
            <w:top w:val="none" w:sz="0" w:space="0" w:color="auto"/>
            <w:left w:val="none" w:sz="0" w:space="0" w:color="auto"/>
            <w:bottom w:val="none" w:sz="0" w:space="0" w:color="auto"/>
            <w:right w:val="none" w:sz="0" w:space="0" w:color="auto"/>
          </w:divBdr>
        </w:div>
        <w:div w:id="1412699430">
          <w:marLeft w:val="640"/>
          <w:marRight w:val="0"/>
          <w:marTop w:val="0"/>
          <w:marBottom w:val="0"/>
          <w:divBdr>
            <w:top w:val="none" w:sz="0" w:space="0" w:color="auto"/>
            <w:left w:val="none" w:sz="0" w:space="0" w:color="auto"/>
            <w:bottom w:val="none" w:sz="0" w:space="0" w:color="auto"/>
            <w:right w:val="none" w:sz="0" w:space="0" w:color="auto"/>
          </w:divBdr>
        </w:div>
        <w:div w:id="1748108057">
          <w:marLeft w:val="640"/>
          <w:marRight w:val="0"/>
          <w:marTop w:val="0"/>
          <w:marBottom w:val="0"/>
          <w:divBdr>
            <w:top w:val="none" w:sz="0" w:space="0" w:color="auto"/>
            <w:left w:val="none" w:sz="0" w:space="0" w:color="auto"/>
            <w:bottom w:val="none" w:sz="0" w:space="0" w:color="auto"/>
            <w:right w:val="none" w:sz="0" w:space="0" w:color="auto"/>
          </w:divBdr>
        </w:div>
        <w:div w:id="1853375549">
          <w:marLeft w:val="640"/>
          <w:marRight w:val="0"/>
          <w:marTop w:val="0"/>
          <w:marBottom w:val="0"/>
          <w:divBdr>
            <w:top w:val="none" w:sz="0" w:space="0" w:color="auto"/>
            <w:left w:val="none" w:sz="0" w:space="0" w:color="auto"/>
            <w:bottom w:val="none" w:sz="0" w:space="0" w:color="auto"/>
            <w:right w:val="none" w:sz="0" w:space="0" w:color="auto"/>
          </w:divBdr>
        </w:div>
        <w:div w:id="1846284296">
          <w:marLeft w:val="640"/>
          <w:marRight w:val="0"/>
          <w:marTop w:val="0"/>
          <w:marBottom w:val="0"/>
          <w:divBdr>
            <w:top w:val="none" w:sz="0" w:space="0" w:color="auto"/>
            <w:left w:val="none" w:sz="0" w:space="0" w:color="auto"/>
            <w:bottom w:val="none" w:sz="0" w:space="0" w:color="auto"/>
            <w:right w:val="none" w:sz="0" w:space="0" w:color="auto"/>
          </w:divBdr>
        </w:div>
        <w:div w:id="567692277">
          <w:marLeft w:val="640"/>
          <w:marRight w:val="0"/>
          <w:marTop w:val="0"/>
          <w:marBottom w:val="0"/>
          <w:divBdr>
            <w:top w:val="none" w:sz="0" w:space="0" w:color="auto"/>
            <w:left w:val="none" w:sz="0" w:space="0" w:color="auto"/>
            <w:bottom w:val="none" w:sz="0" w:space="0" w:color="auto"/>
            <w:right w:val="none" w:sz="0" w:space="0" w:color="auto"/>
          </w:divBdr>
        </w:div>
        <w:div w:id="68892728">
          <w:marLeft w:val="640"/>
          <w:marRight w:val="0"/>
          <w:marTop w:val="0"/>
          <w:marBottom w:val="0"/>
          <w:divBdr>
            <w:top w:val="none" w:sz="0" w:space="0" w:color="auto"/>
            <w:left w:val="none" w:sz="0" w:space="0" w:color="auto"/>
            <w:bottom w:val="none" w:sz="0" w:space="0" w:color="auto"/>
            <w:right w:val="none" w:sz="0" w:space="0" w:color="auto"/>
          </w:divBdr>
        </w:div>
        <w:div w:id="1605459759">
          <w:marLeft w:val="640"/>
          <w:marRight w:val="0"/>
          <w:marTop w:val="0"/>
          <w:marBottom w:val="0"/>
          <w:divBdr>
            <w:top w:val="none" w:sz="0" w:space="0" w:color="auto"/>
            <w:left w:val="none" w:sz="0" w:space="0" w:color="auto"/>
            <w:bottom w:val="none" w:sz="0" w:space="0" w:color="auto"/>
            <w:right w:val="none" w:sz="0" w:space="0" w:color="auto"/>
          </w:divBdr>
        </w:div>
        <w:div w:id="658969664">
          <w:marLeft w:val="640"/>
          <w:marRight w:val="0"/>
          <w:marTop w:val="0"/>
          <w:marBottom w:val="0"/>
          <w:divBdr>
            <w:top w:val="none" w:sz="0" w:space="0" w:color="auto"/>
            <w:left w:val="none" w:sz="0" w:space="0" w:color="auto"/>
            <w:bottom w:val="none" w:sz="0" w:space="0" w:color="auto"/>
            <w:right w:val="none" w:sz="0" w:space="0" w:color="auto"/>
          </w:divBdr>
        </w:div>
        <w:div w:id="1888645808">
          <w:marLeft w:val="640"/>
          <w:marRight w:val="0"/>
          <w:marTop w:val="0"/>
          <w:marBottom w:val="0"/>
          <w:divBdr>
            <w:top w:val="none" w:sz="0" w:space="0" w:color="auto"/>
            <w:left w:val="none" w:sz="0" w:space="0" w:color="auto"/>
            <w:bottom w:val="none" w:sz="0" w:space="0" w:color="auto"/>
            <w:right w:val="none" w:sz="0" w:space="0" w:color="auto"/>
          </w:divBdr>
        </w:div>
        <w:div w:id="1676104062">
          <w:marLeft w:val="640"/>
          <w:marRight w:val="0"/>
          <w:marTop w:val="0"/>
          <w:marBottom w:val="0"/>
          <w:divBdr>
            <w:top w:val="none" w:sz="0" w:space="0" w:color="auto"/>
            <w:left w:val="none" w:sz="0" w:space="0" w:color="auto"/>
            <w:bottom w:val="none" w:sz="0" w:space="0" w:color="auto"/>
            <w:right w:val="none" w:sz="0" w:space="0" w:color="auto"/>
          </w:divBdr>
        </w:div>
        <w:div w:id="1731348206">
          <w:marLeft w:val="640"/>
          <w:marRight w:val="0"/>
          <w:marTop w:val="0"/>
          <w:marBottom w:val="0"/>
          <w:divBdr>
            <w:top w:val="none" w:sz="0" w:space="0" w:color="auto"/>
            <w:left w:val="none" w:sz="0" w:space="0" w:color="auto"/>
            <w:bottom w:val="none" w:sz="0" w:space="0" w:color="auto"/>
            <w:right w:val="none" w:sz="0" w:space="0" w:color="auto"/>
          </w:divBdr>
        </w:div>
        <w:div w:id="1077287347">
          <w:marLeft w:val="640"/>
          <w:marRight w:val="0"/>
          <w:marTop w:val="0"/>
          <w:marBottom w:val="0"/>
          <w:divBdr>
            <w:top w:val="none" w:sz="0" w:space="0" w:color="auto"/>
            <w:left w:val="none" w:sz="0" w:space="0" w:color="auto"/>
            <w:bottom w:val="none" w:sz="0" w:space="0" w:color="auto"/>
            <w:right w:val="none" w:sz="0" w:space="0" w:color="auto"/>
          </w:divBdr>
        </w:div>
        <w:div w:id="1890874903">
          <w:marLeft w:val="640"/>
          <w:marRight w:val="0"/>
          <w:marTop w:val="0"/>
          <w:marBottom w:val="0"/>
          <w:divBdr>
            <w:top w:val="none" w:sz="0" w:space="0" w:color="auto"/>
            <w:left w:val="none" w:sz="0" w:space="0" w:color="auto"/>
            <w:bottom w:val="none" w:sz="0" w:space="0" w:color="auto"/>
            <w:right w:val="none" w:sz="0" w:space="0" w:color="auto"/>
          </w:divBdr>
        </w:div>
        <w:div w:id="1857310729">
          <w:marLeft w:val="640"/>
          <w:marRight w:val="0"/>
          <w:marTop w:val="0"/>
          <w:marBottom w:val="0"/>
          <w:divBdr>
            <w:top w:val="none" w:sz="0" w:space="0" w:color="auto"/>
            <w:left w:val="none" w:sz="0" w:space="0" w:color="auto"/>
            <w:bottom w:val="none" w:sz="0" w:space="0" w:color="auto"/>
            <w:right w:val="none" w:sz="0" w:space="0" w:color="auto"/>
          </w:divBdr>
        </w:div>
        <w:div w:id="67381813">
          <w:marLeft w:val="640"/>
          <w:marRight w:val="0"/>
          <w:marTop w:val="0"/>
          <w:marBottom w:val="0"/>
          <w:divBdr>
            <w:top w:val="none" w:sz="0" w:space="0" w:color="auto"/>
            <w:left w:val="none" w:sz="0" w:space="0" w:color="auto"/>
            <w:bottom w:val="none" w:sz="0" w:space="0" w:color="auto"/>
            <w:right w:val="none" w:sz="0" w:space="0" w:color="auto"/>
          </w:divBdr>
        </w:div>
        <w:div w:id="936522592">
          <w:marLeft w:val="640"/>
          <w:marRight w:val="0"/>
          <w:marTop w:val="0"/>
          <w:marBottom w:val="0"/>
          <w:divBdr>
            <w:top w:val="none" w:sz="0" w:space="0" w:color="auto"/>
            <w:left w:val="none" w:sz="0" w:space="0" w:color="auto"/>
            <w:bottom w:val="none" w:sz="0" w:space="0" w:color="auto"/>
            <w:right w:val="none" w:sz="0" w:space="0" w:color="auto"/>
          </w:divBdr>
        </w:div>
        <w:div w:id="2085683870">
          <w:marLeft w:val="640"/>
          <w:marRight w:val="0"/>
          <w:marTop w:val="0"/>
          <w:marBottom w:val="0"/>
          <w:divBdr>
            <w:top w:val="none" w:sz="0" w:space="0" w:color="auto"/>
            <w:left w:val="none" w:sz="0" w:space="0" w:color="auto"/>
            <w:bottom w:val="none" w:sz="0" w:space="0" w:color="auto"/>
            <w:right w:val="none" w:sz="0" w:space="0" w:color="auto"/>
          </w:divBdr>
        </w:div>
        <w:div w:id="2143956413">
          <w:marLeft w:val="640"/>
          <w:marRight w:val="0"/>
          <w:marTop w:val="0"/>
          <w:marBottom w:val="0"/>
          <w:divBdr>
            <w:top w:val="none" w:sz="0" w:space="0" w:color="auto"/>
            <w:left w:val="none" w:sz="0" w:space="0" w:color="auto"/>
            <w:bottom w:val="none" w:sz="0" w:space="0" w:color="auto"/>
            <w:right w:val="none" w:sz="0" w:space="0" w:color="auto"/>
          </w:divBdr>
        </w:div>
        <w:div w:id="936866631">
          <w:marLeft w:val="640"/>
          <w:marRight w:val="0"/>
          <w:marTop w:val="0"/>
          <w:marBottom w:val="0"/>
          <w:divBdr>
            <w:top w:val="none" w:sz="0" w:space="0" w:color="auto"/>
            <w:left w:val="none" w:sz="0" w:space="0" w:color="auto"/>
            <w:bottom w:val="none" w:sz="0" w:space="0" w:color="auto"/>
            <w:right w:val="none" w:sz="0" w:space="0" w:color="auto"/>
          </w:divBdr>
        </w:div>
        <w:div w:id="456415030">
          <w:marLeft w:val="640"/>
          <w:marRight w:val="0"/>
          <w:marTop w:val="0"/>
          <w:marBottom w:val="0"/>
          <w:divBdr>
            <w:top w:val="none" w:sz="0" w:space="0" w:color="auto"/>
            <w:left w:val="none" w:sz="0" w:space="0" w:color="auto"/>
            <w:bottom w:val="none" w:sz="0" w:space="0" w:color="auto"/>
            <w:right w:val="none" w:sz="0" w:space="0" w:color="auto"/>
          </w:divBdr>
        </w:div>
        <w:div w:id="1192955565">
          <w:marLeft w:val="640"/>
          <w:marRight w:val="0"/>
          <w:marTop w:val="0"/>
          <w:marBottom w:val="0"/>
          <w:divBdr>
            <w:top w:val="none" w:sz="0" w:space="0" w:color="auto"/>
            <w:left w:val="none" w:sz="0" w:space="0" w:color="auto"/>
            <w:bottom w:val="none" w:sz="0" w:space="0" w:color="auto"/>
            <w:right w:val="none" w:sz="0" w:space="0" w:color="auto"/>
          </w:divBdr>
        </w:div>
        <w:div w:id="252933338">
          <w:marLeft w:val="640"/>
          <w:marRight w:val="0"/>
          <w:marTop w:val="0"/>
          <w:marBottom w:val="0"/>
          <w:divBdr>
            <w:top w:val="none" w:sz="0" w:space="0" w:color="auto"/>
            <w:left w:val="none" w:sz="0" w:space="0" w:color="auto"/>
            <w:bottom w:val="none" w:sz="0" w:space="0" w:color="auto"/>
            <w:right w:val="none" w:sz="0" w:space="0" w:color="auto"/>
          </w:divBdr>
        </w:div>
        <w:div w:id="2113739119">
          <w:marLeft w:val="640"/>
          <w:marRight w:val="0"/>
          <w:marTop w:val="0"/>
          <w:marBottom w:val="0"/>
          <w:divBdr>
            <w:top w:val="none" w:sz="0" w:space="0" w:color="auto"/>
            <w:left w:val="none" w:sz="0" w:space="0" w:color="auto"/>
            <w:bottom w:val="none" w:sz="0" w:space="0" w:color="auto"/>
            <w:right w:val="none" w:sz="0" w:space="0" w:color="auto"/>
          </w:divBdr>
        </w:div>
        <w:div w:id="1126042551">
          <w:marLeft w:val="640"/>
          <w:marRight w:val="0"/>
          <w:marTop w:val="0"/>
          <w:marBottom w:val="0"/>
          <w:divBdr>
            <w:top w:val="none" w:sz="0" w:space="0" w:color="auto"/>
            <w:left w:val="none" w:sz="0" w:space="0" w:color="auto"/>
            <w:bottom w:val="none" w:sz="0" w:space="0" w:color="auto"/>
            <w:right w:val="none" w:sz="0" w:space="0" w:color="auto"/>
          </w:divBdr>
        </w:div>
        <w:div w:id="2029409934">
          <w:marLeft w:val="640"/>
          <w:marRight w:val="0"/>
          <w:marTop w:val="0"/>
          <w:marBottom w:val="0"/>
          <w:divBdr>
            <w:top w:val="none" w:sz="0" w:space="0" w:color="auto"/>
            <w:left w:val="none" w:sz="0" w:space="0" w:color="auto"/>
            <w:bottom w:val="none" w:sz="0" w:space="0" w:color="auto"/>
            <w:right w:val="none" w:sz="0" w:space="0" w:color="auto"/>
          </w:divBdr>
        </w:div>
        <w:div w:id="428546578">
          <w:marLeft w:val="640"/>
          <w:marRight w:val="0"/>
          <w:marTop w:val="0"/>
          <w:marBottom w:val="0"/>
          <w:divBdr>
            <w:top w:val="none" w:sz="0" w:space="0" w:color="auto"/>
            <w:left w:val="none" w:sz="0" w:space="0" w:color="auto"/>
            <w:bottom w:val="none" w:sz="0" w:space="0" w:color="auto"/>
            <w:right w:val="none" w:sz="0" w:space="0" w:color="auto"/>
          </w:divBdr>
        </w:div>
        <w:div w:id="1100295998">
          <w:marLeft w:val="640"/>
          <w:marRight w:val="0"/>
          <w:marTop w:val="0"/>
          <w:marBottom w:val="0"/>
          <w:divBdr>
            <w:top w:val="none" w:sz="0" w:space="0" w:color="auto"/>
            <w:left w:val="none" w:sz="0" w:space="0" w:color="auto"/>
            <w:bottom w:val="none" w:sz="0" w:space="0" w:color="auto"/>
            <w:right w:val="none" w:sz="0" w:space="0" w:color="auto"/>
          </w:divBdr>
        </w:div>
        <w:div w:id="1718968891">
          <w:marLeft w:val="640"/>
          <w:marRight w:val="0"/>
          <w:marTop w:val="0"/>
          <w:marBottom w:val="0"/>
          <w:divBdr>
            <w:top w:val="none" w:sz="0" w:space="0" w:color="auto"/>
            <w:left w:val="none" w:sz="0" w:space="0" w:color="auto"/>
            <w:bottom w:val="none" w:sz="0" w:space="0" w:color="auto"/>
            <w:right w:val="none" w:sz="0" w:space="0" w:color="auto"/>
          </w:divBdr>
        </w:div>
        <w:div w:id="266817704">
          <w:marLeft w:val="640"/>
          <w:marRight w:val="0"/>
          <w:marTop w:val="0"/>
          <w:marBottom w:val="0"/>
          <w:divBdr>
            <w:top w:val="none" w:sz="0" w:space="0" w:color="auto"/>
            <w:left w:val="none" w:sz="0" w:space="0" w:color="auto"/>
            <w:bottom w:val="none" w:sz="0" w:space="0" w:color="auto"/>
            <w:right w:val="none" w:sz="0" w:space="0" w:color="auto"/>
          </w:divBdr>
        </w:div>
        <w:div w:id="1456096439">
          <w:marLeft w:val="640"/>
          <w:marRight w:val="0"/>
          <w:marTop w:val="0"/>
          <w:marBottom w:val="0"/>
          <w:divBdr>
            <w:top w:val="none" w:sz="0" w:space="0" w:color="auto"/>
            <w:left w:val="none" w:sz="0" w:space="0" w:color="auto"/>
            <w:bottom w:val="none" w:sz="0" w:space="0" w:color="auto"/>
            <w:right w:val="none" w:sz="0" w:space="0" w:color="auto"/>
          </w:divBdr>
        </w:div>
        <w:div w:id="1124231881">
          <w:marLeft w:val="640"/>
          <w:marRight w:val="0"/>
          <w:marTop w:val="0"/>
          <w:marBottom w:val="0"/>
          <w:divBdr>
            <w:top w:val="none" w:sz="0" w:space="0" w:color="auto"/>
            <w:left w:val="none" w:sz="0" w:space="0" w:color="auto"/>
            <w:bottom w:val="none" w:sz="0" w:space="0" w:color="auto"/>
            <w:right w:val="none" w:sz="0" w:space="0" w:color="auto"/>
          </w:divBdr>
        </w:div>
        <w:div w:id="1540512698">
          <w:marLeft w:val="640"/>
          <w:marRight w:val="0"/>
          <w:marTop w:val="0"/>
          <w:marBottom w:val="0"/>
          <w:divBdr>
            <w:top w:val="none" w:sz="0" w:space="0" w:color="auto"/>
            <w:left w:val="none" w:sz="0" w:space="0" w:color="auto"/>
            <w:bottom w:val="none" w:sz="0" w:space="0" w:color="auto"/>
            <w:right w:val="none" w:sz="0" w:space="0" w:color="auto"/>
          </w:divBdr>
        </w:div>
        <w:div w:id="574127171">
          <w:marLeft w:val="640"/>
          <w:marRight w:val="0"/>
          <w:marTop w:val="0"/>
          <w:marBottom w:val="0"/>
          <w:divBdr>
            <w:top w:val="none" w:sz="0" w:space="0" w:color="auto"/>
            <w:left w:val="none" w:sz="0" w:space="0" w:color="auto"/>
            <w:bottom w:val="none" w:sz="0" w:space="0" w:color="auto"/>
            <w:right w:val="none" w:sz="0" w:space="0" w:color="auto"/>
          </w:divBdr>
        </w:div>
        <w:div w:id="877935562">
          <w:marLeft w:val="640"/>
          <w:marRight w:val="0"/>
          <w:marTop w:val="0"/>
          <w:marBottom w:val="0"/>
          <w:divBdr>
            <w:top w:val="none" w:sz="0" w:space="0" w:color="auto"/>
            <w:left w:val="none" w:sz="0" w:space="0" w:color="auto"/>
            <w:bottom w:val="none" w:sz="0" w:space="0" w:color="auto"/>
            <w:right w:val="none" w:sz="0" w:space="0" w:color="auto"/>
          </w:divBdr>
        </w:div>
        <w:div w:id="1538355571">
          <w:marLeft w:val="640"/>
          <w:marRight w:val="0"/>
          <w:marTop w:val="0"/>
          <w:marBottom w:val="0"/>
          <w:divBdr>
            <w:top w:val="none" w:sz="0" w:space="0" w:color="auto"/>
            <w:left w:val="none" w:sz="0" w:space="0" w:color="auto"/>
            <w:bottom w:val="none" w:sz="0" w:space="0" w:color="auto"/>
            <w:right w:val="none" w:sz="0" w:space="0" w:color="auto"/>
          </w:divBdr>
        </w:div>
        <w:div w:id="2083940120">
          <w:marLeft w:val="640"/>
          <w:marRight w:val="0"/>
          <w:marTop w:val="0"/>
          <w:marBottom w:val="0"/>
          <w:divBdr>
            <w:top w:val="none" w:sz="0" w:space="0" w:color="auto"/>
            <w:left w:val="none" w:sz="0" w:space="0" w:color="auto"/>
            <w:bottom w:val="none" w:sz="0" w:space="0" w:color="auto"/>
            <w:right w:val="none" w:sz="0" w:space="0" w:color="auto"/>
          </w:divBdr>
        </w:div>
        <w:div w:id="520313793">
          <w:marLeft w:val="640"/>
          <w:marRight w:val="0"/>
          <w:marTop w:val="0"/>
          <w:marBottom w:val="0"/>
          <w:divBdr>
            <w:top w:val="none" w:sz="0" w:space="0" w:color="auto"/>
            <w:left w:val="none" w:sz="0" w:space="0" w:color="auto"/>
            <w:bottom w:val="none" w:sz="0" w:space="0" w:color="auto"/>
            <w:right w:val="none" w:sz="0" w:space="0" w:color="auto"/>
          </w:divBdr>
        </w:div>
        <w:div w:id="773136927">
          <w:marLeft w:val="640"/>
          <w:marRight w:val="0"/>
          <w:marTop w:val="0"/>
          <w:marBottom w:val="0"/>
          <w:divBdr>
            <w:top w:val="none" w:sz="0" w:space="0" w:color="auto"/>
            <w:left w:val="none" w:sz="0" w:space="0" w:color="auto"/>
            <w:bottom w:val="none" w:sz="0" w:space="0" w:color="auto"/>
            <w:right w:val="none" w:sz="0" w:space="0" w:color="auto"/>
          </w:divBdr>
        </w:div>
        <w:div w:id="209223372">
          <w:marLeft w:val="640"/>
          <w:marRight w:val="0"/>
          <w:marTop w:val="0"/>
          <w:marBottom w:val="0"/>
          <w:divBdr>
            <w:top w:val="none" w:sz="0" w:space="0" w:color="auto"/>
            <w:left w:val="none" w:sz="0" w:space="0" w:color="auto"/>
            <w:bottom w:val="none" w:sz="0" w:space="0" w:color="auto"/>
            <w:right w:val="none" w:sz="0" w:space="0" w:color="auto"/>
          </w:divBdr>
        </w:div>
        <w:div w:id="1927809457">
          <w:marLeft w:val="640"/>
          <w:marRight w:val="0"/>
          <w:marTop w:val="0"/>
          <w:marBottom w:val="0"/>
          <w:divBdr>
            <w:top w:val="none" w:sz="0" w:space="0" w:color="auto"/>
            <w:left w:val="none" w:sz="0" w:space="0" w:color="auto"/>
            <w:bottom w:val="none" w:sz="0" w:space="0" w:color="auto"/>
            <w:right w:val="none" w:sz="0" w:space="0" w:color="auto"/>
          </w:divBdr>
        </w:div>
        <w:div w:id="1496604571">
          <w:marLeft w:val="640"/>
          <w:marRight w:val="0"/>
          <w:marTop w:val="0"/>
          <w:marBottom w:val="0"/>
          <w:divBdr>
            <w:top w:val="none" w:sz="0" w:space="0" w:color="auto"/>
            <w:left w:val="none" w:sz="0" w:space="0" w:color="auto"/>
            <w:bottom w:val="none" w:sz="0" w:space="0" w:color="auto"/>
            <w:right w:val="none" w:sz="0" w:space="0" w:color="auto"/>
          </w:divBdr>
        </w:div>
        <w:div w:id="1748529384">
          <w:marLeft w:val="640"/>
          <w:marRight w:val="0"/>
          <w:marTop w:val="0"/>
          <w:marBottom w:val="0"/>
          <w:divBdr>
            <w:top w:val="none" w:sz="0" w:space="0" w:color="auto"/>
            <w:left w:val="none" w:sz="0" w:space="0" w:color="auto"/>
            <w:bottom w:val="none" w:sz="0" w:space="0" w:color="auto"/>
            <w:right w:val="none" w:sz="0" w:space="0" w:color="auto"/>
          </w:divBdr>
        </w:div>
        <w:div w:id="710417210">
          <w:marLeft w:val="640"/>
          <w:marRight w:val="0"/>
          <w:marTop w:val="0"/>
          <w:marBottom w:val="0"/>
          <w:divBdr>
            <w:top w:val="none" w:sz="0" w:space="0" w:color="auto"/>
            <w:left w:val="none" w:sz="0" w:space="0" w:color="auto"/>
            <w:bottom w:val="none" w:sz="0" w:space="0" w:color="auto"/>
            <w:right w:val="none" w:sz="0" w:space="0" w:color="auto"/>
          </w:divBdr>
        </w:div>
        <w:div w:id="433330818">
          <w:marLeft w:val="640"/>
          <w:marRight w:val="0"/>
          <w:marTop w:val="0"/>
          <w:marBottom w:val="0"/>
          <w:divBdr>
            <w:top w:val="none" w:sz="0" w:space="0" w:color="auto"/>
            <w:left w:val="none" w:sz="0" w:space="0" w:color="auto"/>
            <w:bottom w:val="none" w:sz="0" w:space="0" w:color="auto"/>
            <w:right w:val="none" w:sz="0" w:space="0" w:color="auto"/>
          </w:divBdr>
        </w:div>
        <w:div w:id="2033914529">
          <w:marLeft w:val="640"/>
          <w:marRight w:val="0"/>
          <w:marTop w:val="0"/>
          <w:marBottom w:val="0"/>
          <w:divBdr>
            <w:top w:val="none" w:sz="0" w:space="0" w:color="auto"/>
            <w:left w:val="none" w:sz="0" w:space="0" w:color="auto"/>
            <w:bottom w:val="none" w:sz="0" w:space="0" w:color="auto"/>
            <w:right w:val="none" w:sz="0" w:space="0" w:color="auto"/>
          </w:divBdr>
        </w:div>
        <w:div w:id="735972874">
          <w:marLeft w:val="640"/>
          <w:marRight w:val="0"/>
          <w:marTop w:val="0"/>
          <w:marBottom w:val="0"/>
          <w:divBdr>
            <w:top w:val="none" w:sz="0" w:space="0" w:color="auto"/>
            <w:left w:val="none" w:sz="0" w:space="0" w:color="auto"/>
            <w:bottom w:val="none" w:sz="0" w:space="0" w:color="auto"/>
            <w:right w:val="none" w:sz="0" w:space="0" w:color="auto"/>
          </w:divBdr>
        </w:div>
        <w:div w:id="761342339">
          <w:marLeft w:val="640"/>
          <w:marRight w:val="0"/>
          <w:marTop w:val="0"/>
          <w:marBottom w:val="0"/>
          <w:divBdr>
            <w:top w:val="none" w:sz="0" w:space="0" w:color="auto"/>
            <w:left w:val="none" w:sz="0" w:space="0" w:color="auto"/>
            <w:bottom w:val="none" w:sz="0" w:space="0" w:color="auto"/>
            <w:right w:val="none" w:sz="0" w:space="0" w:color="auto"/>
          </w:divBdr>
        </w:div>
        <w:div w:id="767240205">
          <w:marLeft w:val="640"/>
          <w:marRight w:val="0"/>
          <w:marTop w:val="0"/>
          <w:marBottom w:val="0"/>
          <w:divBdr>
            <w:top w:val="none" w:sz="0" w:space="0" w:color="auto"/>
            <w:left w:val="none" w:sz="0" w:space="0" w:color="auto"/>
            <w:bottom w:val="none" w:sz="0" w:space="0" w:color="auto"/>
            <w:right w:val="none" w:sz="0" w:space="0" w:color="auto"/>
          </w:divBdr>
        </w:div>
        <w:div w:id="258956023">
          <w:marLeft w:val="640"/>
          <w:marRight w:val="0"/>
          <w:marTop w:val="0"/>
          <w:marBottom w:val="0"/>
          <w:divBdr>
            <w:top w:val="none" w:sz="0" w:space="0" w:color="auto"/>
            <w:left w:val="none" w:sz="0" w:space="0" w:color="auto"/>
            <w:bottom w:val="none" w:sz="0" w:space="0" w:color="auto"/>
            <w:right w:val="none" w:sz="0" w:space="0" w:color="auto"/>
          </w:divBdr>
        </w:div>
        <w:div w:id="1346975666">
          <w:marLeft w:val="640"/>
          <w:marRight w:val="0"/>
          <w:marTop w:val="0"/>
          <w:marBottom w:val="0"/>
          <w:divBdr>
            <w:top w:val="none" w:sz="0" w:space="0" w:color="auto"/>
            <w:left w:val="none" w:sz="0" w:space="0" w:color="auto"/>
            <w:bottom w:val="none" w:sz="0" w:space="0" w:color="auto"/>
            <w:right w:val="none" w:sz="0" w:space="0" w:color="auto"/>
          </w:divBdr>
        </w:div>
        <w:div w:id="1311596926">
          <w:marLeft w:val="640"/>
          <w:marRight w:val="0"/>
          <w:marTop w:val="0"/>
          <w:marBottom w:val="0"/>
          <w:divBdr>
            <w:top w:val="none" w:sz="0" w:space="0" w:color="auto"/>
            <w:left w:val="none" w:sz="0" w:space="0" w:color="auto"/>
            <w:bottom w:val="none" w:sz="0" w:space="0" w:color="auto"/>
            <w:right w:val="none" w:sz="0" w:space="0" w:color="auto"/>
          </w:divBdr>
        </w:div>
        <w:div w:id="834225473">
          <w:marLeft w:val="640"/>
          <w:marRight w:val="0"/>
          <w:marTop w:val="0"/>
          <w:marBottom w:val="0"/>
          <w:divBdr>
            <w:top w:val="none" w:sz="0" w:space="0" w:color="auto"/>
            <w:left w:val="none" w:sz="0" w:space="0" w:color="auto"/>
            <w:bottom w:val="none" w:sz="0" w:space="0" w:color="auto"/>
            <w:right w:val="none" w:sz="0" w:space="0" w:color="auto"/>
          </w:divBdr>
        </w:div>
        <w:div w:id="1745450599">
          <w:marLeft w:val="640"/>
          <w:marRight w:val="0"/>
          <w:marTop w:val="0"/>
          <w:marBottom w:val="0"/>
          <w:divBdr>
            <w:top w:val="none" w:sz="0" w:space="0" w:color="auto"/>
            <w:left w:val="none" w:sz="0" w:space="0" w:color="auto"/>
            <w:bottom w:val="none" w:sz="0" w:space="0" w:color="auto"/>
            <w:right w:val="none" w:sz="0" w:space="0" w:color="auto"/>
          </w:divBdr>
        </w:div>
        <w:div w:id="81294021">
          <w:marLeft w:val="640"/>
          <w:marRight w:val="0"/>
          <w:marTop w:val="0"/>
          <w:marBottom w:val="0"/>
          <w:divBdr>
            <w:top w:val="none" w:sz="0" w:space="0" w:color="auto"/>
            <w:left w:val="none" w:sz="0" w:space="0" w:color="auto"/>
            <w:bottom w:val="none" w:sz="0" w:space="0" w:color="auto"/>
            <w:right w:val="none" w:sz="0" w:space="0" w:color="auto"/>
          </w:divBdr>
        </w:div>
        <w:div w:id="497959302">
          <w:marLeft w:val="640"/>
          <w:marRight w:val="0"/>
          <w:marTop w:val="0"/>
          <w:marBottom w:val="0"/>
          <w:divBdr>
            <w:top w:val="none" w:sz="0" w:space="0" w:color="auto"/>
            <w:left w:val="none" w:sz="0" w:space="0" w:color="auto"/>
            <w:bottom w:val="none" w:sz="0" w:space="0" w:color="auto"/>
            <w:right w:val="none" w:sz="0" w:space="0" w:color="auto"/>
          </w:divBdr>
        </w:div>
        <w:div w:id="1396049171">
          <w:marLeft w:val="640"/>
          <w:marRight w:val="0"/>
          <w:marTop w:val="0"/>
          <w:marBottom w:val="0"/>
          <w:divBdr>
            <w:top w:val="none" w:sz="0" w:space="0" w:color="auto"/>
            <w:left w:val="none" w:sz="0" w:space="0" w:color="auto"/>
            <w:bottom w:val="none" w:sz="0" w:space="0" w:color="auto"/>
            <w:right w:val="none" w:sz="0" w:space="0" w:color="auto"/>
          </w:divBdr>
        </w:div>
        <w:div w:id="1065882399">
          <w:marLeft w:val="640"/>
          <w:marRight w:val="0"/>
          <w:marTop w:val="0"/>
          <w:marBottom w:val="0"/>
          <w:divBdr>
            <w:top w:val="none" w:sz="0" w:space="0" w:color="auto"/>
            <w:left w:val="none" w:sz="0" w:space="0" w:color="auto"/>
            <w:bottom w:val="none" w:sz="0" w:space="0" w:color="auto"/>
            <w:right w:val="none" w:sz="0" w:space="0" w:color="auto"/>
          </w:divBdr>
        </w:div>
        <w:div w:id="238054216">
          <w:marLeft w:val="640"/>
          <w:marRight w:val="0"/>
          <w:marTop w:val="0"/>
          <w:marBottom w:val="0"/>
          <w:divBdr>
            <w:top w:val="none" w:sz="0" w:space="0" w:color="auto"/>
            <w:left w:val="none" w:sz="0" w:space="0" w:color="auto"/>
            <w:bottom w:val="none" w:sz="0" w:space="0" w:color="auto"/>
            <w:right w:val="none" w:sz="0" w:space="0" w:color="auto"/>
          </w:divBdr>
        </w:div>
        <w:div w:id="1108350822">
          <w:marLeft w:val="640"/>
          <w:marRight w:val="0"/>
          <w:marTop w:val="0"/>
          <w:marBottom w:val="0"/>
          <w:divBdr>
            <w:top w:val="none" w:sz="0" w:space="0" w:color="auto"/>
            <w:left w:val="none" w:sz="0" w:space="0" w:color="auto"/>
            <w:bottom w:val="none" w:sz="0" w:space="0" w:color="auto"/>
            <w:right w:val="none" w:sz="0" w:space="0" w:color="auto"/>
          </w:divBdr>
        </w:div>
        <w:div w:id="914240004">
          <w:marLeft w:val="640"/>
          <w:marRight w:val="0"/>
          <w:marTop w:val="0"/>
          <w:marBottom w:val="0"/>
          <w:divBdr>
            <w:top w:val="none" w:sz="0" w:space="0" w:color="auto"/>
            <w:left w:val="none" w:sz="0" w:space="0" w:color="auto"/>
            <w:bottom w:val="none" w:sz="0" w:space="0" w:color="auto"/>
            <w:right w:val="none" w:sz="0" w:space="0" w:color="auto"/>
          </w:divBdr>
        </w:div>
        <w:div w:id="1594584681">
          <w:marLeft w:val="640"/>
          <w:marRight w:val="0"/>
          <w:marTop w:val="0"/>
          <w:marBottom w:val="0"/>
          <w:divBdr>
            <w:top w:val="none" w:sz="0" w:space="0" w:color="auto"/>
            <w:left w:val="none" w:sz="0" w:space="0" w:color="auto"/>
            <w:bottom w:val="none" w:sz="0" w:space="0" w:color="auto"/>
            <w:right w:val="none" w:sz="0" w:space="0" w:color="auto"/>
          </w:divBdr>
        </w:div>
        <w:div w:id="1227256690">
          <w:marLeft w:val="640"/>
          <w:marRight w:val="0"/>
          <w:marTop w:val="0"/>
          <w:marBottom w:val="0"/>
          <w:divBdr>
            <w:top w:val="none" w:sz="0" w:space="0" w:color="auto"/>
            <w:left w:val="none" w:sz="0" w:space="0" w:color="auto"/>
            <w:bottom w:val="none" w:sz="0" w:space="0" w:color="auto"/>
            <w:right w:val="none" w:sz="0" w:space="0" w:color="auto"/>
          </w:divBdr>
        </w:div>
        <w:div w:id="87427542">
          <w:marLeft w:val="640"/>
          <w:marRight w:val="0"/>
          <w:marTop w:val="0"/>
          <w:marBottom w:val="0"/>
          <w:divBdr>
            <w:top w:val="none" w:sz="0" w:space="0" w:color="auto"/>
            <w:left w:val="none" w:sz="0" w:space="0" w:color="auto"/>
            <w:bottom w:val="none" w:sz="0" w:space="0" w:color="auto"/>
            <w:right w:val="none" w:sz="0" w:space="0" w:color="auto"/>
          </w:divBdr>
        </w:div>
        <w:div w:id="1383599549">
          <w:marLeft w:val="640"/>
          <w:marRight w:val="0"/>
          <w:marTop w:val="0"/>
          <w:marBottom w:val="0"/>
          <w:divBdr>
            <w:top w:val="none" w:sz="0" w:space="0" w:color="auto"/>
            <w:left w:val="none" w:sz="0" w:space="0" w:color="auto"/>
            <w:bottom w:val="none" w:sz="0" w:space="0" w:color="auto"/>
            <w:right w:val="none" w:sz="0" w:space="0" w:color="auto"/>
          </w:divBdr>
        </w:div>
        <w:div w:id="305477799">
          <w:marLeft w:val="640"/>
          <w:marRight w:val="0"/>
          <w:marTop w:val="0"/>
          <w:marBottom w:val="0"/>
          <w:divBdr>
            <w:top w:val="none" w:sz="0" w:space="0" w:color="auto"/>
            <w:left w:val="none" w:sz="0" w:space="0" w:color="auto"/>
            <w:bottom w:val="none" w:sz="0" w:space="0" w:color="auto"/>
            <w:right w:val="none" w:sz="0" w:space="0" w:color="auto"/>
          </w:divBdr>
        </w:div>
        <w:div w:id="1843815400">
          <w:marLeft w:val="640"/>
          <w:marRight w:val="0"/>
          <w:marTop w:val="0"/>
          <w:marBottom w:val="0"/>
          <w:divBdr>
            <w:top w:val="none" w:sz="0" w:space="0" w:color="auto"/>
            <w:left w:val="none" w:sz="0" w:space="0" w:color="auto"/>
            <w:bottom w:val="none" w:sz="0" w:space="0" w:color="auto"/>
            <w:right w:val="none" w:sz="0" w:space="0" w:color="auto"/>
          </w:divBdr>
        </w:div>
        <w:div w:id="1813019343">
          <w:marLeft w:val="640"/>
          <w:marRight w:val="0"/>
          <w:marTop w:val="0"/>
          <w:marBottom w:val="0"/>
          <w:divBdr>
            <w:top w:val="none" w:sz="0" w:space="0" w:color="auto"/>
            <w:left w:val="none" w:sz="0" w:space="0" w:color="auto"/>
            <w:bottom w:val="none" w:sz="0" w:space="0" w:color="auto"/>
            <w:right w:val="none" w:sz="0" w:space="0" w:color="auto"/>
          </w:divBdr>
        </w:div>
        <w:div w:id="3552171">
          <w:marLeft w:val="640"/>
          <w:marRight w:val="0"/>
          <w:marTop w:val="0"/>
          <w:marBottom w:val="0"/>
          <w:divBdr>
            <w:top w:val="none" w:sz="0" w:space="0" w:color="auto"/>
            <w:left w:val="none" w:sz="0" w:space="0" w:color="auto"/>
            <w:bottom w:val="none" w:sz="0" w:space="0" w:color="auto"/>
            <w:right w:val="none" w:sz="0" w:space="0" w:color="auto"/>
          </w:divBdr>
        </w:div>
        <w:div w:id="1020660711">
          <w:marLeft w:val="640"/>
          <w:marRight w:val="0"/>
          <w:marTop w:val="0"/>
          <w:marBottom w:val="0"/>
          <w:divBdr>
            <w:top w:val="none" w:sz="0" w:space="0" w:color="auto"/>
            <w:left w:val="none" w:sz="0" w:space="0" w:color="auto"/>
            <w:bottom w:val="none" w:sz="0" w:space="0" w:color="auto"/>
            <w:right w:val="none" w:sz="0" w:space="0" w:color="auto"/>
          </w:divBdr>
        </w:div>
        <w:div w:id="709842584">
          <w:marLeft w:val="640"/>
          <w:marRight w:val="0"/>
          <w:marTop w:val="0"/>
          <w:marBottom w:val="0"/>
          <w:divBdr>
            <w:top w:val="none" w:sz="0" w:space="0" w:color="auto"/>
            <w:left w:val="none" w:sz="0" w:space="0" w:color="auto"/>
            <w:bottom w:val="none" w:sz="0" w:space="0" w:color="auto"/>
            <w:right w:val="none" w:sz="0" w:space="0" w:color="auto"/>
          </w:divBdr>
        </w:div>
        <w:div w:id="364982306">
          <w:marLeft w:val="640"/>
          <w:marRight w:val="0"/>
          <w:marTop w:val="0"/>
          <w:marBottom w:val="0"/>
          <w:divBdr>
            <w:top w:val="none" w:sz="0" w:space="0" w:color="auto"/>
            <w:left w:val="none" w:sz="0" w:space="0" w:color="auto"/>
            <w:bottom w:val="none" w:sz="0" w:space="0" w:color="auto"/>
            <w:right w:val="none" w:sz="0" w:space="0" w:color="auto"/>
          </w:divBdr>
        </w:div>
        <w:div w:id="760415793">
          <w:marLeft w:val="640"/>
          <w:marRight w:val="0"/>
          <w:marTop w:val="0"/>
          <w:marBottom w:val="0"/>
          <w:divBdr>
            <w:top w:val="none" w:sz="0" w:space="0" w:color="auto"/>
            <w:left w:val="none" w:sz="0" w:space="0" w:color="auto"/>
            <w:bottom w:val="none" w:sz="0" w:space="0" w:color="auto"/>
            <w:right w:val="none" w:sz="0" w:space="0" w:color="auto"/>
          </w:divBdr>
        </w:div>
        <w:div w:id="184751413">
          <w:marLeft w:val="640"/>
          <w:marRight w:val="0"/>
          <w:marTop w:val="0"/>
          <w:marBottom w:val="0"/>
          <w:divBdr>
            <w:top w:val="none" w:sz="0" w:space="0" w:color="auto"/>
            <w:left w:val="none" w:sz="0" w:space="0" w:color="auto"/>
            <w:bottom w:val="none" w:sz="0" w:space="0" w:color="auto"/>
            <w:right w:val="none" w:sz="0" w:space="0" w:color="auto"/>
          </w:divBdr>
        </w:div>
        <w:div w:id="383452461">
          <w:marLeft w:val="640"/>
          <w:marRight w:val="0"/>
          <w:marTop w:val="0"/>
          <w:marBottom w:val="0"/>
          <w:divBdr>
            <w:top w:val="none" w:sz="0" w:space="0" w:color="auto"/>
            <w:left w:val="none" w:sz="0" w:space="0" w:color="auto"/>
            <w:bottom w:val="none" w:sz="0" w:space="0" w:color="auto"/>
            <w:right w:val="none" w:sz="0" w:space="0" w:color="auto"/>
          </w:divBdr>
        </w:div>
        <w:div w:id="445972744">
          <w:marLeft w:val="640"/>
          <w:marRight w:val="0"/>
          <w:marTop w:val="0"/>
          <w:marBottom w:val="0"/>
          <w:divBdr>
            <w:top w:val="none" w:sz="0" w:space="0" w:color="auto"/>
            <w:left w:val="none" w:sz="0" w:space="0" w:color="auto"/>
            <w:bottom w:val="none" w:sz="0" w:space="0" w:color="auto"/>
            <w:right w:val="none" w:sz="0" w:space="0" w:color="auto"/>
          </w:divBdr>
        </w:div>
        <w:div w:id="308752228">
          <w:marLeft w:val="640"/>
          <w:marRight w:val="0"/>
          <w:marTop w:val="0"/>
          <w:marBottom w:val="0"/>
          <w:divBdr>
            <w:top w:val="none" w:sz="0" w:space="0" w:color="auto"/>
            <w:left w:val="none" w:sz="0" w:space="0" w:color="auto"/>
            <w:bottom w:val="none" w:sz="0" w:space="0" w:color="auto"/>
            <w:right w:val="none" w:sz="0" w:space="0" w:color="auto"/>
          </w:divBdr>
        </w:div>
        <w:div w:id="314069327">
          <w:marLeft w:val="640"/>
          <w:marRight w:val="0"/>
          <w:marTop w:val="0"/>
          <w:marBottom w:val="0"/>
          <w:divBdr>
            <w:top w:val="none" w:sz="0" w:space="0" w:color="auto"/>
            <w:left w:val="none" w:sz="0" w:space="0" w:color="auto"/>
            <w:bottom w:val="none" w:sz="0" w:space="0" w:color="auto"/>
            <w:right w:val="none" w:sz="0" w:space="0" w:color="auto"/>
          </w:divBdr>
        </w:div>
        <w:div w:id="1757284403">
          <w:marLeft w:val="640"/>
          <w:marRight w:val="0"/>
          <w:marTop w:val="0"/>
          <w:marBottom w:val="0"/>
          <w:divBdr>
            <w:top w:val="none" w:sz="0" w:space="0" w:color="auto"/>
            <w:left w:val="none" w:sz="0" w:space="0" w:color="auto"/>
            <w:bottom w:val="none" w:sz="0" w:space="0" w:color="auto"/>
            <w:right w:val="none" w:sz="0" w:space="0" w:color="auto"/>
          </w:divBdr>
        </w:div>
        <w:div w:id="161430814">
          <w:marLeft w:val="640"/>
          <w:marRight w:val="0"/>
          <w:marTop w:val="0"/>
          <w:marBottom w:val="0"/>
          <w:divBdr>
            <w:top w:val="none" w:sz="0" w:space="0" w:color="auto"/>
            <w:left w:val="none" w:sz="0" w:space="0" w:color="auto"/>
            <w:bottom w:val="none" w:sz="0" w:space="0" w:color="auto"/>
            <w:right w:val="none" w:sz="0" w:space="0" w:color="auto"/>
          </w:divBdr>
        </w:div>
        <w:div w:id="1189026319">
          <w:marLeft w:val="640"/>
          <w:marRight w:val="0"/>
          <w:marTop w:val="0"/>
          <w:marBottom w:val="0"/>
          <w:divBdr>
            <w:top w:val="none" w:sz="0" w:space="0" w:color="auto"/>
            <w:left w:val="none" w:sz="0" w:space="0" w:color="auto"/>
            <w:bottom w:val="none" w:sz="0" w:space="0" w:color="auto"/>
            <w:right w:val="none" w:sz="0" w:space="0" w:color="auto"/>
          </w:divBdr>
        </w:div>
        <w:div w:id="1286043207">
          <w:marLeft w:val="640"/>
          <w:marRight w:val="0"/>
          <w:marTop w:val="0"/>
          <w:marBottom w:val="0"/>
          <w:divBdr>
            <w:top w:val="none" w:sz="0" w:space="0" w:color="auto"/>
            <w:left w:val="none" w:sz="0" w:space="0" w:color="auto"/>
            <w:bottom w:val="none" w:sz="0" w:space="0" w:color="auto"/>
            <w:right w:val="none" w:sz="0" w:space="0" w:color="auto"/>
          </w:divBdr>
        </w:div>
        <w:div w:id="808547172">
          <w:marLeft w:val="640"/>
          <w:marRight w:val="0"/>
          <w:marTop w:val="0"/>
          <w:marBottom w:val="0"/>
          <w:divBdr>
            <w:top w:val="none" w:sz="0" w:space="0" w:color="auto"/>
            <w:left w:val="none" w:sz="0" w:space="0" w:color="auto"/>
            <w:bottom w:val="none" w:sz="0" w:space="0" w:color="auto"/>
            <w:right w:val="none" w:sz="0" w:space="0" w:color="auto"/>
          </w:divBdr>
        </w:div>
        <w:div w:id="1914243978">
          <w:marLeft w:val="640"/>
          <w:marRight w:val="0"/>
          <w:marTop w:val="0"/>
          <w:marBottom w:val="0"/>
          <w:divBdr>
            <w:top w:val="none" w:sz="0" w:space="0" w:color="auto"/>
            <w:left w:val="none" w:sz="0" w:space="0" w:color="auto"/>
            <w:bottom w:val="none" w:sz="0" w:space="0" w:color="auto"/>
            <w:right w:val="none" w:sz="0" w:space="0" w:color="auto"/>
          </w:divBdr>
        </w:div>
        <w:div w:id="697127685">
          <w:marLeft w:val="640"/>
          <w:marRight w:val="0"/>
          <w:marTop w:val="0"/>
          <w:marBottom w:val="0"/>
          <w:divBdr>
            <w:top w:val="none" w:sz="0" w:space="0" w:color="auto"/>
            <w:left w:val="none" w:sz="0" w:space="0" w:color="auto"/>
            <w:bottom w:val="none" w:sz="0" w:space="0" w:color="auto"/>
            <w:right w:val="none" w:sz="0" w:space="0" w:color="auto"/>
          </w:divBdr>
        </w:div>
        <w:div w:id="436754172">
          <w:marLeft w:val="640"/>
          <w:marRight w:val="0"/>
          <w:marTop w:val="0"/>
          <w:marBottom w:val="0"/>
          <w:divBdr>
            <w:top w:val="none" w:sz="0" w:space="0" w:color="auto"/>
            <w:left w:val="none" w:sz="0" w:space="0" w:color="auto"/>
            <w:bottom w:val="none" w:sz="0" w:space="0" w:color="auto"/>
            <w:right w:val="none" w:sz="0" w:space="0" w:color="auto"/>
          </w:divBdr>
        </w:div>
        <w:div w:id="685595633">
          <w:marLeft w:val="640"/>
          <w:marRight w:val="0"/>
          <w:marTop w:val="0"/>
          <w:marBottom w:val="0"/>
          <w:divBdr>
            <w:top w:val="none" w:sz="0" w:space="0" w:color="auto"/>
            <w:left w:val="none" w:sz="0" w:space="0" w:color="auto"/>
            <w:bottom w:val="none" w:sz="0" w:space="0" w:color="auto"/>
            <w:right w:val="none" w:sz="0" w:space="0" w:color="auto"/>
          </w:divBdr>
        </w:div>
        <w:div w:id="1388189425">
          <w:marLeft w:val="640"/>
          <w:marRight w:val="0"/>
          <w:marTop w:val="0"/>
          <w:marBottom w:val="0"/>
          <w:divBdr>
            <w:top w:val="none" w:sz="0" w:space="0" w:color="auto"/>
            <w:left w:val="none" w:sz="0" w:space="0" w:color="auto"/>
            <w:bottom w:val="none" w:sz="0" w:space="0" w:color="auto"/>
            <w:right w:val="none" w:sz="0" w:space="0" w:color="auto"/>
          </w:divBdr>
        </w:div>
        <w:div w:id="765270985">
          <w:marLeft w:val="640"/>
          <w:marRight w:val="0"/>
          <w:marTop w:val="0"/>
          <w:marBottom w:val="0"/>
          <w:divBdr>
            <w:top w:val="none" w:sz="0" w:space="0" w:color="auto"/>
            <w:left w:val="none" w:sz="0" w:space="0" w:color="auto"/>
            <w:bottom w:val="none" w:sz="0" w:space="0" w:color="auto"/>
            <w:right w:val="none" w:sz="0" w:space="0" w:color="auto"/>
          </w:divBdr>
        </w:div>
        <w:div w:id="2078820547">
          <w:marLeft w:val="640"/>
          <w:marRight w:val="0"/>
          <w:marTop w:val="0"/>
          <w:marBottom w:val="0"/>
          <w:divBdr>
            <w:top w:val="none" w:sz="0" w:space="0" w:color="auto"/>
            <w:left w:val="none" w:sz="0" w:space="0" w:color="auto"/>
            <w:bottom w:val="none" w:sz="0" w:space="0" w:color="auto"/>
            <w:right w:val="none" w:sz="0" w:space="0" w:color="auto"/>
          </w:divBdr>
        </w:div>
        <w:div w:id="148719206">
          <w:marLeft w:val="640"/>
          <w:marRight w:val="0"/>
          <w:marTop w:val="0"/>
          <w:marBottom w:val="0"/>
          <w:divBdr>
            <w:top w:val="none" w:sz="0" w:space="0" w:color="auto"/>
            <w:left w:val="none" w:sz="0" w:space="0" w:color="auto"/>
            <w:bottom w:val="none" w:sz="0" w:space="0" w:color="auto"/>
            <w:right w:val="none" w:sz="0" w:space="0" w:color="auto"/>
          </w:divBdr>
        </w:div>
        <w:div w:id="1644499641">
          <w:marLeft w:val="640"/>
          <w:marRight w:val="0"/>
          <w:marTop w:val="0"/>
          <w:marBottom w:val="0"/>
          <w:divBdr>
            <w:top w:val="none" w:sz="0" w:space="0" w:color="auto"/>
            <w:left w:val="none" w:sz="0" w:space="0" w:color="auto"/>
            <w:bottom w:val="none" w:sz="0" w:space="0" w:color="auto"/>
            <w:right w:val="none" w:sz="0" w:space="0" w:color="auto"/>
          </w:divBdr>
        </w:div>
        <w:div w:id="1462112050">
          <w:marLeft w:val="640"/>
          <w:marRight w:val="0"/>
          <w:marTop w:val="0"/>
          <w:marBottom w:val="0"/>
          <w:divBdr>
            <w:top w:val="none" w:sz="0" w:space="0" w:color="auto"/>
            <w:left w:val="none" w:sz="0" w:space="0" w:color="auto"/>
            <w:bottom w:val="none" w:sz="0" w:space="0" w:color="auto"/>
            <w:right w:val="none" w:sz="0" w:space="0" w:color="auto"/>
          </w:divBdr>
        </w:div>
        <w:div w:id="1808235088">
          <w:marLeft w:val="640"/>
          <w:marRight w:val="0"/>
          <w:marTop w:val="0"/>
          <w:marBottom w:val="0"/>
          <w:divBdr>
            <w:top w:val="none" w:sz="0" w:space="0" w:color="auto"/>
            <w:left w:val="none" w:sz="0" w:space="0" w:color="auto"/>
            <w:bottom w:val="none" w:sz="0" w:space="0" w:color="auto"/>
            <w:right w:val="none" w:sz="0" w:space="0" w:color="auto"/>
          </w:divBdr>
        </w:div>
        <w:div w:id="1754355961">
          <w:marLeft w:val="640"/>
          <w:marRight w:val="0"/>
          <w:marTop w:val="0"/>
          <w:marBottom w:val="0"/>
          <w:divBdr>
            <w:top w:val="none" w:sz="0" w:space="0" w:color="auto"/>
            <w:left w:val="none" w:sz="0" w:space="0" w:color="auto"/>
            <w:bottom w:val="none" w:sz="0" w:space="0" w:color="auto"/>
            <w:right w:val="none" w:sz="0" w:space="0" w:color="auto"/>
          </w:divBdr>
        </w:div>
        <w:div w:id="1631939145">
          <w:marLeft w:val="640"/>
          <w:marRight w:val="0"/>
          <w:marTop w:val="0"/>
          <w:marBottom w:val="0"/>
          <w:divBdr>
            <w:top w:val="none" w:sz="0" w:space="0" w:color="auto"/>
            <w:left w:val="none" w:sz="0" w:space="0" w:color="auto"/>
            <w:bottom w:val="none" w:sz="0" w:space="0" w:color="auto"/>
            <w:right w:val="none" w:sz="0" w:space="0" w:color="auto"/>
          </w:divBdr>
        </w:div>
        <w:div w:id="595211834">
          <w:marLeft w:val="640"/>
          <w:marRight w:val="0"/>
          <w:marTop w:val="0"/>
          <w:marBottom w:val="0"/>
          <w:divBdr>
            <w:top w:val="none" w:sz="0" w:space="0" w:color="auto"/>
            <w:left w:val="none" w:sz="0" w:space="0" w:color="auto"/>
            <w:bottom w:val="none" w:sz="0" w:space="0" w:color="auto"/>
            <w:right w:val="none" w:sz="0" w:space="0" w:color="auto"/>
          </w:divBdr>
        </w:div>
        <w:div w:id="2007438241">
          <w:marLeft w:val="640"/>
          <w:marRight w:val="0"/>
          <w:marTop w:val="0"/>
          <w:marBottom w:val="0"/>
          <w:divBdr>
            <w:top w:val="none" w:sz="0" w:space="0" w:color="auto"/>
            <w:left w:val="none" w:sz="0" w:space="0" w:color="auto"/>
            <w:bottom w:val="none" w:sz="0" w:space="0" w:color="auto"/>
            <w:right w:val="none" w:sz="0" w:space="0" w:color="auto"/>
          </w:divBdr>
        </w:div>
        <w:div w:id="205991907">
          <w:marLeft w:val="640"/>
          <w:marRight w:val="0"/>
          <w:marTop w:val="0"/>
          <w:marBottom w:val="0"/>
          <w:divBdr>
            <w:top w:val="none" w:sz="0" w:space="0" w:color="auto"/>
            <w:left w:val="none" w:sz="0" w:space="0" w:color="auto"/>
            <w:bottom w:val="none" w:sz="0" w:space="0" w:color="auto"/>
            <w:right w:val="none" w:sz="0" w:space="0" w:color="auto"/>
          </w:divBdr>
        </w:div>
        <w:div w:id="759571160">
          <w:marLeft w:val="640"/>
          <w:marRight w:val="0"/>
          <w:marTop w:val="0"/>
          <w:marBottom w:val="0"/>
          <w:divBdr>
            <w:top w:val="none" w:sz="0" w:space="0" w:color="auto"/>
            <w:left w:val="none" w:sz="0" w:space="0" w:color="auto"/>
            <w:bottom w:val="none" w:sz="0" w:space="0" w:color="auto"/>
            <w:right w:val="none" w:sz="0" w:space="0" w:color="auto"/>
          </w:divBdr>
        </w:div>
        <w:div w:id="1515532642">
          <w:marLeft w:val="640"/>
          <w:marRight w:val="0"/>
          <w:marTop w:val="0"/>
          <w:marBottom w:val="0"/>
          <w:divBdr>
            <w:top w:val="none" w:sz="0" w:space="0" w:color="auto"/>
            <w:left w:val="none" w:sz="0" w:space="0" w:color="auto"/>
            <w:bottom w:val="none" w:sz="0" w:space="0" w:color="auto"/>
            <w:right w:val="none" w:sz="0" w:space="0" w:color="auto"/>
          </w:divBdr>
        </w:div>
        <w:div w:id="365914189">
          <w:marLeft w:val="640"/>
          <w:marRight w:val="0"/>
          <w:marTop w:val="0"/>
          <w:marBottom w:val="0"/>
          <w:divBdr>
            <w:top w:val="none" w:sz="0" w:space="0" w:color="auto"/>
            <w:left w:val="none" w:sz="0" w:space="0" w:color="auto"/>
            <w:bottom w:val="none" w:sz="0" w:space="0" w:color="auto"/>
            <w:right w:val="none" w:sz="0" w:space="0" w:color="auto"/>
          </w:divBdr>
        </w:div>
        <w:div w:id="19939020">
          <w:marLeft w:val="640"/>
          <w:marRight w:val="0"/>
          <w:marTop w:val="0"/>
          <w:marBottom w:val="0"/>
          <w:divBdr>
            <w:top w:val="none" w:sz="0" w:space="0" w:color="auto"/>
            <w:left w:val="none" w:sz="0" w:space="0" w:color="auto"/>
            <w:bottom w:val="none" w:sz="0" w:space="0" w:color="auto"/>
            <w:right w:val="none" w:sz="0" w:space="0" w:color="auto"/>
          </w:divBdr>
        </w:div>
        <w:div w:id="740103670">
          <w:marLeft w:val="640"/>
          <w:marRight w:val="0"/>
          <w:marTop w:val="0"/>
          <w:marBottom w:val="0"/>
          <w:divBdr>
            <w:top w:val="none" w:sz="0" w:space="0" w:color="auto"/>
            <w:left w:val="none" w:sz="0" w:space="0" w:color="auto"/>
            <w:bottom w:val="none" w:sz="0" w:space="0" w:color="auto"/>
            <w:right w:val="none" w:sz="0" w:space="0" w:color="auto"/>
          </w:divBdr>
        </w:div>
        <w:div w:id="507915556">
          <w:marLeft w:val="640"/>
          <w:marRight w:val="0"/>
          <w:marTop w:val="0"/>
          <w:marBottom w:val="0"/>
          <w:divBdr>
            <w:top w:val="none" w:sz="0" w:space="0" w:color="auto"/>
            <w:left w:val="none" w:sz="0" w:space="0" w:color="auto"/>
            <w:bottom w:val="none" w:sz="0" w:space="0" w:color="auto"/>
            <w:right w:val="none" w:sz="0" w:space="0" w:color="auto"/>
          </w:divBdr>
        </w:div>
        <w:div w:id="1319262053">
          <w:marLeft w:val="640"/>
          <w:marRight w:val="0"/>
          <w:marTop w:val="0"/>
          <w:marBottom w:val="0"/>
          <w:divBdr>
            <w:top w:val="none" w:sz="0" w:space="0" w:color="auto"/>
            <w:left w:val="none" w:sz="0" w:space="0" w:color="auto"/>
            <w:bottom w:val="none" w:sz="0" w:space="0" w:color="auto"/>
            <w:right w:val="none" w:sz="0" w:space="0" w:color="auto"/>
          </w:divBdr>
        </w:div>
        <w:div w:id="1694963053">
          <w:marLeft w:val="640"/>
          <w:marRight w:val="0"/>
          <w:marTop w:val="0"/>
          <w:marBottom w:val="0"/>
          <w:divBdr>
            <w:top w:val="none" w:sz="0" w:space="0" w:color="auto"/>
            <w:left w:val="none" w:sz="0" w:space="0" w:color="auto"/>
            <w:bottom w:val="none" w:sz="0" w:space="0" w:color="auto"/>
            <w:right w:val="none" w:sz="0" w:space="0" w:color="auto"/>
          </w:divBdr>
        </w:div>
        <w:div w:id="132449713">
          <w:marLeft w:val="640"/>
          <w:marRight w:val="0"/>
          <w:marTop w:val="0"/>
          <w:marBottom w:val="0"/>
          <w:divBdr>
            <w:top w:val="none" w:sz="0" w:space="0" w:color="auto"/>
            <w:left w:val="none" w:sz="0" w:space="0" w:color="auto"/>
            <w:bottom w:val="none" w:sz="0" w:space="0" w:color="auto"/>
            <w:right w:val="none" w:sz="0" w:space="0" w:color="auto"/>
          </w:divBdr>
        </w:div>
        <w:div w:id="1691957129">
          <w:marLeft w:val="640"/>
          <w:marRight w:val="0"/>
          <w:marTop w:val="0"/>
          <w:marBottom w:val="0"/>
          <w:divBdr>
            <w:top w:val="none" w:sz="0" w:space="0" w:color="auto"/>
            <w:left w:val="none" w:sz="0" w:space="0" w:color="auto"/>
            <w:bottom w:val="none" w:sz="0" w:space="0" w:color="auto"/>
            <w:right w:val="none" w:sz="0" w:space="0" w:color="auto"/>
          </w:divBdr>
        </w:div>
        <w:div w:id="474494072">
          <w:marLeft w:val="640"/>
          <w:marRight w:val="0"/>
          <w:marTop w:val="0"/>
          <w:marBottom w:val="0"/>
          <w:divBdr>
            <w:top w:val="none" w:sz="0" w:space="0" w:color="auto"/>
            <w:left w:val="none" w:sz="0" w:space="0" w:color="auto"/>
            <w:bottom w:val="none" w:sz="0" w:space="0" w:color="auto"/>
            <w:right w:val="none" w:sz="0" w:space="0" w:color="auto"/>
          </w:divBdr>
        </w:div>
        <w:div w:id="1699506615">
          <w:marLeft w:val="640"/>
          <w:marRight w:val="0"/>
          <w:marTop w:val="0"/>
          <w:marBottom w:val="0"/>
          <w:divBdr>
            <w:top w:val="none" w:sz="0" w:space="0" w:color="auto"/>
            <w:left w:val="none" w:sz="0" w:space="0" w:color="auto"/>
            <w:bottom w:val="none" w:sz="0" w:space="0" w:color="auto"/>
            <w:right w:val="none" w:sz="0" w:space="0" w:color="auto"/>
          </w:divBdr>
        </w:div>
        <w:div w:id="1191335532">
          <w:marLeft w:val="640"/>
          <w:marRight w:val="0"/>
          <w:marTop w:val="0"/>
          <w:marBottom w:val="0"/>
          <w:divBdr>
            <w:top w:val="none" w:sz="0" w:space="0" w:color="auto"/>
            <w:left w:val="none" w:sz="0" w:space="0" w:color="auto"/>
            <w:bottom w:val="none" w:sz="0" w:space="0" w:color="auto"/>
            <w:right w:val="none" w:sz="0" w:space="0" w:color="auto"/>
          </w:divBdr>
        </w:div>
        <w:div w:id="195585024">
          <w:marLeft w:val="640"/>
          <w:marRight w:val="0"/>
          <w:marTop w:val="0"/>
          <w:marBottom w:val="0"/>
          <w:divBdr>
            <w:top w:val="none" w:sz="0" w:space="0" w:color="auto"/>
            <w:left w:val="none" w:sz="0" w:space="0" w:color="auto"/>
            <w:bottom w:val="none" w:sz="0" w:space="0" w:color="auto"/>
            <w:right w:val="none" w:sz="0" w:space="0" w:color="auto"/>
          </w:divBdr>
        </w:div>
        <w:div w:id="2122332847">
          <w:marLeft w:val="640"/>
          <w:marRight w:val="0"/>
          <w:marTop w:val="0"/>
          <w:marBottom w:val="0"/>
          <w:divBdr>
            <w:top w:val="none" w:sz="0" w:space="0" w:color="auto"/>
            <w:left w:val="none" w:sz="0" w:space="0" w:color="auto"/>
            <w:bottom w:val="none" w:sz="0" w:space="0" w:color="auto"/>
            <w:right w:val="none" w:sz="0" w:space="0" w:color="auto"/>
          </w:divBdr>
        </w:div>
        <w:div w:id="1551723971">
          <w:marLeft w:val="640"/>
          <w:marRight w:val="0"/>
          <w:marTop w:val="0"/>
          <w:marBottom w:val="0"/>
          <w:divBdr>
            <w:top w:val="none" w:sz="0" w:space="0" w:color="auto"/>
            <w:left w:val="none" w:sz="0" w:space="0" w:color="auto"/>
            <w:bottom w:val="none" w:sz="0" w:space="0" w:color="auto"/>
            <w:right w:val="none" w:sz="0" w:space="0" w:color="auto"/>
          </w:divBdr>
        </w:div>
        <w:div w:id="80029698">
          <w:marLeft w:val="640"/>
          <w:marRight w:val="0"/>
          <w:marTop w:val="0"/>
          <w:marBottom w:val="0"/>
          <w:divBdr>
            <w:top w:val="none" w:sz="0" w:space="0" w:color="auto"/>
            <w:left w:val="none" w:sz="0" w:space="0" w:color="auto"/>
            <w:bottom w:val="none" w:sz="0" w:space="0" w:color="auto"/>
            <w:right w:val="none" w:sz="0" w:space="0" w:color="auto"/>
          </w:divBdr>
        </w:div>
        <w:div w:id="1541548886">
          <w:marLeft w:val="640"/>
          <w:marRight w:val="0"/>
          <w:marTop w:val="0"/>
          <w:marBottom w:val="0"/>
          <w:divBdr>
            <w:top w:val="none" w:sz="0" w:space="0" w:color="auto"/>
            <w:left w:val="none" w:sz="0" w:space="0" w:color="auto"/>
            <w:bottom w:val="none" w:sz="0" w:space="0" w:color="auto"/>
            <w:right w:val="none" w:sz="0" w:space="0" w:color="auto"/>
          </w:divBdr>
        </w:div>
        <w:div w:id="104737530">
          <w:marLeft w:val="640"/>
          <w:marRight w:val="0"/>
          <w:marTop w:val="0"/>
          <w:marBottom w:val="0"/>
          <w:divBdr>
            <w:top w:val="none" w:sz="0" w:space="0" w:color="auto"/>
            <w:left w:val="none" w:sz="0" w:space="0" w:color="auto"/>
            <w:bottom w:val="none" w:sz="0" w:space="0" w:color="auto"/>
            <w:right w:val="none" w:sz="0" w:space="0" w:color="auto"/>
          </w:divBdr>
        </w:div>
        <w:div w:id="1589388400">
          <w:marLeft w:val="640"/>
          <w:marRight w:val="0"/>
          <w:marTop w:val="0"/>
          <w:marBottom w:val="0"/>
          <w:divBdr>
            <w:top w:val="none" w:sz="0" w:space="0" w:color="auto"/>
            <w:left w:val="none" w:sz="0" w:space="0" w:color="auto"/>
            <w:bottom w:val="none" w:sz="0" w:space="0" w:color="auto"/>
            <w:right w:val="none" w:sz="0" w:space="0" w:color="auto"/>
          </w:divBdr>
        </w:div>
        <w:div w:id="1697580679">
          <w:marLeft w:val="640"/>
          <w:marRight w:val="0"/>
          <w:marTop w:val="0"/>
          <w:marBottom w:val="0"/>
          <w:divBdr>
            <w:top w:val="none" w:sz="0" w:space="0" w:color="auto"/>
            <w:left w:val="none" w:sz="0" w:space="0" w:color="auto"/>
            <w:bottom w:val="none" w:sz="0" w:space="0" w:color="auto"/>
            <w:right w:val="none" w:sz="0" w:space="0" w:color="auto"/>
          </w:divBdr>
        </w:div>
        <w:div w:id="1625965902">
          <w:marLeft w:val="640"/>
          <w:marRight w:val="0"/>
          <w:marTop w:val="0"/>
          <w:marBottom w:val="0"/>
          <w:divBdr>
            <w:top w:val="none" w:sz="0" w:space="0" w:color="auto"/>
            <w:left w:val="none" w:sz="0" w:space="0" w:color="auto"/>
            <w:bottom w:val="none" w:sz="0" w:space="0" w:color="auto"/>
            <w:right w:val="none" w:sz="0" w:space="0" w:color="auto"/>
          </w:divBdr>
        </w:div>
        <w:div w:id="1695426740">
          <w:marLeft w:val="640"/>
          <w:marRight w:val="0"/>
          <w:marTop w:val="0"/>
          <w:marBottom w:val="0"/>
          <w:divBdr>
            <w:top w:val="none" w:sz="0" w:space="0" w:color="auto"/>
            <w:left w:val="none" w:sz="0" w:space="0" w:color="auto"/>
            <w:bottom w:val="none" w:sz="0" w:space="0" w:color="auto"/>
            <w:right w:val="none" w:sz="0" w:space="0" w:color="auto"/>
          </w:divBdr>
        </w:div>
        <w:div w:id="615135781">
          <w:marLeft w:val="640"/>
          <w:marRight w:val="0"/>
          <w:marTop w:val="0"/>
          <w:marBottom w:val="0"/>
          <w:divBdr>
            <w:top w:val="none" w:sz="0" w:space="0" w:color="auto"/>
            <w:left w:val="none" w:sz="0" w:space="0" w:color="auto"/>
            <w:bottom w:val="none" w:sz="0" w:space="0" w:color="auto"/>
            <w:right w:val="none" w:sz="0" w:space="0" w:color="auto"/>
          </w:divBdr>
        </w:div>
        <w:div w:id="939876256">
          <w:marLeft w:val="640"/>
          <w:marRight w:val="0"/>
          <w:marTop w:val="0"/>
          <w:marBottom w:val="0"/>
          <w:divBdr>
            <w:top w:val="none" w:sz="0" w:space="0" w:color="auto"/>
            <w:left w:val="none" w:sz="0" w:space="0" w:color="auto"/>
            <w:bottom w:val="none" w:sz="0" w:space="0" w:color="auto"/>
            <w:right w:val="none" w:sz="0" w:space="0" w:color="auto"/>
          </w:divBdr>
        </w:div>
        <w:div w:id="772163470">
          <w:marLeft w:val="640"/>
          <w:marRight w:val="0"/>
          <w:marTop w:val="0"/>
          <w:marBottom w:val="0"/>
          <w:divBdr>
            <w:top w:val="none" w:sz="0" w:space="0" w:color="auto"/>
            <w:left w:val="none" w:sz="0" w:space="0" w:color="auto"/>
            <w:bottom w:val="none" w:sz="0" w:space="0" w:color="auto"/>
            <w:right w:val="none" w:sz="0" w:space="0" w:color="auto"/>
          </w:divBdr>
        </w:div>
        <w:div w:id="933979453">
          <w:marLeft w:val="640"/>
          <w:marRight w:val="0"/>
          <w:marTop w:val="0"/>
          <w:marBottom w:val="0"/>
          <w:divBdr>
            <w:top w:val="none" w:sz="0" w:space="0" w:color="auto"/>
            <w:left w:val="none" w:sz="0" w:space="0" w:color="auto"/>
            <w:bottom w:val="none" w:sz="0" w:space="0" w:color="auto"/>
            <w:right w:val="none" w:sz="0" w:space="0" w:color="auto"/>
          </w:divBdr>
        </w:div>
        <w:div w:id="226960201">
          <w:marLeft w:val="640"/>
          <w:marRight w:val="0"/>
          <w:marTop w:val="0"/>
          <w:marBottom w:val="0"/>
          <w:divBdr>
            <w:top w:val="none" w:sz="0" w:space="0" w:color="auto"/>
            <w:left w:val="none" w:sz="0" w:space="0" w:color="auto"/>
            <w:bottom w:val="none" w:sz="0" w:space="0" w:color="auto"/>
            <w:right w:val="none" w:sz="0" w:space="0" w:color="auto"/>
          </w:divBdr>
        </w:div>
        <w:div w:id="785126984">
          <w:marLeft w:val="640"/>
          <w:marRight w:val="0"/>
          <w:marTop w:val="0"/>
          <w:marBottom w:val="0"/>
          <w:divBdr>
            <w:top w:val="none" w:sz="0" w:space="0" w:color="auto"/>
            <w:left w:val="none" w:sz="0" w:space="0" w:color="auto"/>
            <w:bottom w:val="none" w:sz="0" w:space="0" w:color="auto"/>
            <w:right w:val="none" w:sz="0" w:space="0" w:color="auto"/>
          </w:divBdr>
        </w:div>
        <w:div w:id="1295134484">
          <w:marLeft w:val="640"/>
          <w:marRight w:val="0"/>
          <w:marTop w:val="0"/>
          <w:marBottom w:val="0"/>
          <w:divBdr>
            <w:top w:val="none" w:sz="0" w:space="0" w:color="auto"/>
            <w:left w:val="none" w:sz="0" w:space="0" w:color="auto"/>
            <w:bottom w:val="none" w:sz="0" w:space="0" w:color="auto"/>
            <w:right w:val="none" w:sz="0" w:space="0" w:color="auto"/>
          </w:divBdr>
        </w:div>
        <w:div w:id="871500247">
          <w:marLeft w:val="640"/>
          <w:marRight w:val="0"/>
          <w:marTop w:val="0"/>
          <w:marBottom w:val="0"/>
          <w:divBdr>
            <w:top w:val="none" w:sz="0" w:space="0" w:color="auto"/>
            <w:left w:val="none" w:sz="0" w:space="0" w:color="auto"/>
            <w:bottom w:val="none" w:sz="0" w:space="0" w:color="auto"/>
            <w:right w:val="none" w:sz="0" w:space="0" w:color="auto"/>
          </w:divBdr>
        </w:div>
        <w:div w:id="154150013">
          <w:marLeft w:val="640"/>
          <w:marRight w:val="0"/>
          <w:marTop w:val="0"/>
          <w:marBottom w:val="0"/>
          <w:divBdr>
            <w:top w:val="none" w:sz="0" w:space="0" w:color="auto"/>
            <w:left w:val="none" w:sz="0" w:space="0" w:color="auto"/>
            <w:bottom w:val="none" w:sz="0" w:space="0" w:color="auto"/>
            <w:right w:val="none" w:sz="0" w:space="0" w:color="auto"/>
          </w:divBdr>
        </w:div>
        <w:div w:id="1880705074">
          <w:marLeft w:val="640"/>
          <w:marRight w:val="0"/>
          <w:marTop w:val="0"/>
          <w:marBottom w:val="0"/>
          <w:divBdr>
            <w:top w:val="none" w:sz="0" w:space="0" w:color="auto"/>
            <w:left w:val="none" w:sz="0" w:space="0" w:color="auto"/>
            <w:bottom w:val="none" w:sz="0" w:space="0" w:color="auto"/>
            <w:right w:val="none" w:sz="0" w:space="0" w:color="auto"/>
          </w:divBdr>
        </w:div>
        <w:div w:id="1309280892">
          <w:marLeft w:val="640"/>
          <w:marRight w:val="0"/>
          <w:marTop w:val="0"/>
          <w:marBottom w:val="0"/>
          <w:divBdr>
            <w:top w:val="none" w:sz="0" w:space="0" w:color="auto"/>
            <w:left w:val="none" w:sz="0" w:space="0" w:color="auto"/>
            <w:bottom w:val="none" w:sz="0" w:space="0" w:color="auto"/>
            <w:right w:val="none" w:sz="0" w:space="0" w:color="auto"/>
          </w:divBdr>
        </w:div>
        <w:div w:id="1222522339">
          <w:marLeft w:val="640"/>
          <w:marRight w:val="0"/>
          <w:marTop w:val="0"/>
          <w:marBottom w:val="0"/>
          <w:divBdr>
            <w:top w:val="none" w:sz="0" w:space="0" w:color="auto"/>
            <w:left w:val="none" w:sz="0" w:space="0" w:color="auto"/>
            <w:bottom w:val="none" w:sz="0" w:space="0" w:color="auto"/>
            <w:right w:val="none" w:sz="0" w:space="0" w:color="auto"/>
          </w:divBdr>
        </w:div>
      </w:divsChild>
    </w:div>
    <w:div w:id="1343968410">
      <w:bodyDiv w:val="1"/>
      <w:marLeft w:val="0"/>
      <w:marRight w:val="0"/>
      <w:marTop w:val="0"/>
      <w:marBottom w:val="0"/>
      <w:divBdr>
        <w:top w:val="none" w:sz="0" w:space="0" w:color="auto"/>
        <w:left w:val="none" w:sz="0" w:space="0" w:color="auto"/>
        <w:bottom w:val="none" w:sz="0" w:space="0" w:color="auto"/>
        <w:right w:val="none" w:sz="0" w:space="0" w:color="auto"/>
      </w:divBdr>
      <w:divsChild>
        <w:div w:id="488055459">
          <w:marLeft w:val="640"/>
          <w:marRight w:val="0"/>
          <w:marTop w:val="0"/>
          <w:marBottom w:val="0"/>
          <w:divBdr>
            <w:top w:val="none" w:sz="0" w:space="0" w:color="auto"/>
            <w:left w:val="none" w:sz="0" w:space="0" w:color="auto"/>
            <w:bottom w:val="none" w:sz="0" w:space="0" w:color="auto"/>
            <w:right w:val="none" w:sz="0" w:space="0" w:color="auto"/>
          </w:divBdr>
        </w:div>
        <w:div w:id="1711297377">
          <w:marLeft w:val="640"/>
          <w:marRight w:val="0"/>
          <w:marTop w:val="0"/>
          <w:marBottom w:val="0"/>
          <w:divBdr>
            <w:top w:val="none" w:sz="0" w:space="0" w:color="auto"/>
            <w:left w:val="none" w:sz="0" w:space="0" w:color="auto"/>
            <w:bottom w:val="none" w:sz="0" w:space="0" w:color="auto"/>
            <w:right w:val="none" w:sz="0" w:space="0" w:color="auto"/>
          </w:divBdr>
        </w:div>
        <w:div w:id="1283655071">
          <w:marLeft w:val="640"/>
          <w:marRight w:val="0"/>
          <w:marTop w:val="0"/>
          <w:marBottom w:val="0"/>
          <w:divBdr>
            <w:top w:val="none" w:sz="0" w:space="0" w:color="auto"/>
            <w:left w:val="none" w:sz="0" w:space="0" w:color="auto"/>
            <w:bottom w:val="none" w:sz="0" w:space="0" w:color="auto"/>
            <w:right w:val="none" w:sz="0" w:space="0" w:color="auto"/>
          </w:divBdr>
        </w:div>
        <w:div w:id="734398872">
          <w:marLeft w:val="640"/>
          <w:marRight w:val="0"/>
          <w:marTop w:val="0"/>
          <w:marBottom w:val="0"/>
          <w:divBdr>
            <w:top w:val="none" w:sz="0" w:space="0" w:color="auto"/>
            <w:left w:val="none" w:sz="0" w:space="0" w:color="auto"/>
            <w:bottom w:val="none" w:sz="0" w:space="0" w:color="auto"/>
            <w:right w:val="none" w:sz="0" w:space="0" w:color="auto"/>
          </w:divBdr>
        </w:div>
        <w:div w:id="170730143">
          <w:marLeft w:val="640"/>
          <w:marRight w:val="0"/>
          <w:marTop w:val="0"/>
          <w:marBottom w:val="0"/>
          <w:divBdr>
            <w:top w:val="none" w:sz="0" w:space="0" w:color="auto"/>
            <w:left w:val="none" w:sz="0" w:space="0" w:color="auto"/>
            <w:bottom w:val="none" w:sz="0" w:space="0" w:color="auto"/>
            <w:right w:val="none" w:sz="0" w:space="0" w:color="auto"/>
          </w:divBdr>
        </w:div>
        <w:div w:id="1019700943">
          <w:marLeft w:val="640"/>
          <w:marRight w:val="0"/>
          <w:marTop w:val="0"/>
          <w:marBottom w:val="0"/>
          <w:divBdr>
            <w:top w:val="none" w:sz="0" w:space="0" w:color="auto"/>
            <w:left w:val="none" w:sz="0" w:space="0" w:color="auto"/>
            <w:bottom w:val="none" w:sz="0" w:space="0" w:color="auto"/>
            <w:right w:val="none" w:sz="0" w:space="0" w:color="auto"/>
          </w:divBdr>
        </w:div>
        <w:div w:id="1248226294">
          <w:marLeft w:val="640"/>
          <w:marRight w:val="0"/>
          <w:marTop w:val="0"/>
          <w:marBottom w:val="0"/>
          <w:divBdr>
            <w:top w:val="none" w:sz="0" w:space="0" w:color="auto"/>
            <w:left w:val="none" w:sz="0" w:space="0" w:color="auto"/>
            <w:bottom w:val="none" w:sz="0" w:space="0" w:color="auto"/>
            <w:right w:val="none" w:sz="0" w:space="0" w:color="auto"/>
          </w:divBdr>
        </w:div>
        <w:div w:id="1796366510">
          <w:marLeft w:val="640"/>
          <w:marRight w:val="0"/>
          <w:marTop w:val="0"/>
          <w:marBottom w:val="0"/>
          <w:divBdr>
            <w:top w:val="none" w:sz="0" w:space="0" w:color="auto"/>
            <w:left w:val="none" w:sz="0" w:space="0" w:color="auto"/>
            <w:bottom w:val="none" w:sz="0" w:space="0" w:color="auto"/>
            <w:right w:val="none" w:sz="0" w:space="0" w:color="auto"/>
          </w:divBdr>
        </w:div>
        <w:div w:id="665203395">
          <w:marLeft w:val="640"/>
          <w:marRight w:val="0"/>
          <w:marTop w:val="0"/>
          <w:marBottom w:val="0"/>
          <w:divBdr>
            <w:top w:val="none" w:sz="0" w:space="0" w:color="auto"/>
            <w:left w:val="none" w:sz="0" w:space="0" w:color="auto"/>
            <w:bottom w:val="none" w:sz="0" w:space="0" w:color="auto"/>
            <w:right w:val="none" w:sz="0" w:space="0" w:color="auto"/>
          </w:divBdr>
        </w:div>
        <w:div w:id="164827028">
          <w:marLeft w:val="640"/>
          <w:marRight w:val="0"/>
          <w:marTop w:val="0"/>
          <w:marBottom w:val="0"/>
          <w:divBdr>
            <w:top w:val="none" w:sz="0" w:space="0" w:color="auto"/>
            <w:left w:val="none" w:sz="0" w:space="0" w:color="auto"/>
            <w:bottom w:val="none" w:sz="0" w:space="0" w:color="auto"/>
            <w:right w:val="none" w:sz="0" w:space="0" w:color="auto"/>
          </w:divBdr>
        </w:div>
        <w:div w:id="481000904">
          <w:marLeft w:val="640"/>
          <w:marRight w:val="0"/>
          <w:marTop w:val="0"/>
          <w:marBottom w:val="0"/>
          <w:divBdr>
            <w:top w:val="none" w:sz="0" w:space="0" w:color="auto"/>
            <w:left w:val="none" w:sz="0" w:space="0" w:color="auto"/>
            <w:bottom w:val="none" w:sz="0" w:space="0" w:color="auto"/>
            <w:right w:val="none" w:sz="0" w:space="0" w:color="auto"/>
          </w:divBdr>
        </w:div>
        <w:div w:id="383799493">
          <w:marLeft w:val="640"/>
          <w:marRight w:val="0"/>
          <w:marTop w:val="0"/>
          <w:marBottom w:val="0"/>
          <w:divBdr>
            <w:top w:val="none" w:sz="0" w:space="0" w:color="auto"/>
            <w:left w:val="none" w:sz="0" w:space="0" w:color="auto"/>
            <w:bottom w:val="none" w:sz="0" w:space="0" w:color="auto"/>
            <w:right w:val="none" w:sz="0" w:space="0" w:color="auto"/>
          </w:divBdr>
        </w:div>
        <w:div w:id="941379982">
          <w:marLeft w:val="640"/>
          <w:marRight w:val="0"/>
          <w:marTop w:val="0"/>
          <w:marBottom w:val="0"/>
          <w:divBdr>
            <w:top w:val="none" w:sz="0" w:space="0" w:color="auto"/>
            <w:left w:val="none" w:sz="0" w:space="0" w:color="auto"/>
            <w:bottom w:val="none" w:sz="0" w:space="0" w:color="auto"/>
            <w:right w:val="none" w:sz="0" w:space="0" w:color="auto"/>
          </w:divBdr>
        </w:div>
        <w:div w:id="1358120095">
          <w:marLeft w:val="640"/>
          <w:marRight w:val="0"/>
          <w:marTop w:val="0"/>
          <w:marBottom w:val="0"/>
          <w:divBdr>
            <w:top w:val="none" w:sz="0" w:space="0" w:color="auto"/>
            <w:left w:val="none" w:sz="0" w:space="0" w:color="auto"/>
            <w:bottom w:val="none" w:sz="0" w:space="0" w:color="auto"/>
            <w:right w:val="none" w:sz="0" w:space="0" w:color="auto"/>
          </w:divBdr>
        </w:div>
        <w:div w:id="697119216">
          <w:marLeft w:val="640"/>
          <w:marRight w:val="0"/>
          <w:marTop w:val="0"/>
          <w:marBottom w:val="0"/>
          <w:divBdr>
            <w:top w:val="none" w:sz="0" w:space="0" w:color="auto"/>
            <w:left w:val="none" w:sz="0" w:space="0" w:color="auto"/>
            <w:bottom w:val="none" w:sz="0" w:space="0" w:color="auto"/>
            <w:right w:val="none" w:sz="0" w:space="0" w:color="auto"/>
          </w:divBdr>
        </w:div>
        <w:div w:id="1530992012">
          <w:marLeft w:val="640"/>
          <w:marRight w:val="0"/>
          <w:marTop w:val="0"/>
          <w:marBottom w:val="0"/>
          <w:divBdr>
            <w:top w:val="none" w:sz="0" w:space="0" w:color="auto"/>
            <w:left w:val="none" w:sz="0" w:space="0" w:color="auto"/>
            <w:bottom w:val="none" w:sz="0" w:space="0" w:color="auto"/>
            <w:right w:val="none" w:sz="0" w:space="0" w:color="auto"/>
          </w:divBdr>
        </w:div>
        <w:div w:id="399211900">
          <w:marLeft w:val="640"/>
          <w:marRight w:val="0"/>
          <w:marTop w:val="0"/>
          <w:marBottom w:val="0"/>
          <w:divBdr>
            <w:top w:val="none" w:sz="0" w:space="0" w:color="auto"/>
            <w:left w:val="none" w:sz="0" w:space="0" w:color="auto"/>
            <w:bottom w:val="none" w:sz="0" w:space="0" w:color="auto"/>
            <w:right w:val="none" w:sz="0" w:space="0" w:color="auto"/>
          </w:divBdr>
        </w:div>
        <w:div w:id="756248042">
          <w:marLeft w:val="640"/>
          <w:marRight w:val="0"/>
          <w:marTop w:val="0"/>
          <w:marBottom w:val="0"/>
          <w:divBdr>
            <w:top w:val="none" w:sz="0" w:space="0" w:color="auto"/>
            <w:left w:val="none" w:sz="0" w:space="0" w:color="auto"/>
            <w:bottom w:val="none" w:sz="0" w:space="0" w:color="auto"/>
            <w:right w:val="none" w:sz="0" w:space="0" w:color="auto"/>
          </w:divBdr>
        </w:div>
        <w:div w:id="1168521216">
          <w:marLeft w:val="640"/>
          <w:marRight w:val="0"/>
          <w:marTop w:val="0"/>
          <w:marBottom w:val="0"/>
          <w:divBdr>
            <w:top w:val="none" w:sz="0" w:space="0" w:color="auto"/>
            <w:left w:val="none" w:sz="0" w:space="0" w:color="auto"/>
            <w:bottom w:val="none" w:sz="0" w:space="0" w:color="auto"/>
            <w:right w:val="none" w:sz="0" w:space="0" w:color="auto"/>
          </w:divBdr>
        </w:div>
        <w:div w:id="2026402076">
          <w:marLeft w:val="640"/>
          <w:marRight w:val="0"/>
          <w:marTop w:val="0"/>
          <w:marBottom w:val="0"/>
          <w:divBdr>
            <w:top w:val="none" w:sz="0" w:space="0" w:color="auto"/>
            <w:left w:val="none" w:sz="0" w:space="0" w:color="auto"/>
            <w:bottom w:val="none" w:sz="0" w:space="0" w:color="auto"/>
            <w:right w:val="none" w:sz="0" w:space="0" w:color="auto"/>
          </w:divBdr>
        </w:div>
        <w:div w:id="1565294564">
          <w:marLeft w:val="640"/>
          <w:marRight w:val="0"/>
          <w:marTop w:val="0"/>
          <w:marBottom w:val="0"/>
          <w:divBdr>
            <w:top w:val="none" w:sz="0" w:space="0" w:color="auto"/>
            <w:left w:val="none" w:sz="0" w:space="0" w:color="auto"/>
            <w:bottom w:val="none" w:sz="0" w:space="0" w:color="auto"/>
            <w:right w:val="none" w:sz="0" w:space="0" w:color="auto"/>
          </w:divBdr>
        </w:div>
        <w:div w:id="239490045">
          <w:marLeft w:val="640"/>
          <w:marRight w:val="0"/>
          <w:marTop w:val="0"/>
          <w:marBottom w:val="0"/>
          <w:divBdr>
            <w:top w:val="none" w:sz="0" w:space="0" w:color="auto"/>
            <w:left w:val="none" w:sz="0" w:space="0" w:color="auto"/>
            <w:bottom w:val="none" w:sz="0" w:space="0" w:color="auto"/>
            <w:right w:val="none" w:sz="0" w:space="0" w:color="auto"/>
          </w:divBdr>
        </w:div>
        <w:div w:id="960956232">
          <w:marLeft w:val="640"/>
          <w:marRight w:val="0"/>
          <w:marTop w:val="0"/>
          <w:marBottom w:val="0"/>
          <w:divBdr>
            <w:top w:val="none" w:sz="0" w:space="0" w:color="auto"/>
            <w:left w:val="none" w:sz="0" w:space="0" w:color="auto"/>
            <w:bottom w:val="none" w:sz="0" w:space="0" w:color="auto"/>
            <w:right w:val="none" w:sz="0" w:space="0" w:color="auto"/>
          </w:divBdr>
        </w:div>
        <w:div w:id="1847284414">
          <w:marLeft w:val="640"/>
          <w:marRight w:val="0"/>
          <w:marTop w:val="0"/>
          <w:marBottom w:val="0"/>
          <w:divBdr>
            <w:top w:val="none" w:sz="0" w:space="0" w:color="auto"/>
            <w:left w:val="none" w:sz="0" w:space="0" w:color="auto"/>
            <w:bottom w:val="none" w:sz="0" w:space="0" w:color="auto"/>
            <w:right w:val="none" w:sz="0" w:space="0" w:color="auto"/>
          </w:divBdr>
        </w:div>
        <w:div w:id="1352487496">
          <w:marLeft w:val="640"/>
          <w:marRight w:val="0"/>
          <w:marTop w:val="0"/>
          <w:marBottom w:val="0"/>
          <w:divBdr>
            <w:top w:val="none" w:sz="0" w:space="0" w:color="auto"/>
            <w:left w:val="none" w:sz="0" w:space="0" w:color="auto"/>
            <w:bottom w:val="none" w:sz="0" w:space="0" w:color="auto"/>
            <w:right w:val="none" w:sz="0" w:space="0" w:color="auto"/>
          </w:divBdr>
        </w:div>
        <w:div w:id="1077827617">
          <w:marLeft w:val="640"/>
          <w:marRight w:val="0"/>
          <w:marTop w:val="0"/>
          <w:marBottom w:val="0"/>
          <w:divBdr>
            <w:top w:val="none" w:sz="0" w:space="0" w:color="auto"/>
            <w:left w:val="none" w:sz="0" w:space="0" w:color="auto"/>
            <w:bottom w:val="none" w:sz="0" w:space="0" w:color="auto"/>
            <w:right w:val="none" w:sz="0" w:space="0" w:color="auto"/>
          </w:divBdr>
        </w:div>
        <w:div w:id="420953944">
          <w:marLeft w:val="640"/>
          <w:marRight w:val="0"/>
          <w:marTop w:val="0"/>
          <w:marBottom w:val="0"/>
          <w:divBdr>
            <w:top w:val="none" w:sz="0" w:space="0" w:color="auto"/>
            <w:left w:val="none" w:sz="0" w:space="0" w:color="auto"/>
            <w:bottom w:val="none" w:sz="0" w:space="0" w:color="auto"/>
            <w:right w:val="none" w:sz="0" w:space="0" w:color="auto"/>
          </w:divBdr>
        </w:div>
        <w:div w:id="628585093">
          <w:marLeft w:val="640"/>
          <w:marRight w:val="0"/>
          <w:marTop w:val="0"/>
          <w:marBottom w:val="0"/>
          <w:divBdr>
            <w:top w:val="none" w:sz="0" w:space="0" w:color="auto"/>
            <w:left w:val="none" w:sz="0" w:space="0" w:color="auto"/>
            <w:bottom w:val="none" w:sz="0" w:space="0" w:color="auto"/>
            <w:right w:val="none" w:sz="0" w:space="0" w:color="auto"/>
          </w:divBdr>
        </w:div>
        <w:div w:id="120804673">
          <w:marLeft w:val="640"/>
          <w:marRight w:val="0"/>
          <w:marTop w:val="0"/>
          <w:marBottom w:val="0"/>
          <w:divBdr>
            <w:top w:val="none" w:sz="0" w:space="0" w:color="auto"/>
            <w:left w:val="none" w:sz="0" w:space="0" w:color="auto"/>
            <w:bottom w:val="none" w:sz="0" w:space="0" w:color="auto"/>
            <w:right w:val="none" w:sz="0" w:space="0" w:color="auto"/>
          </w:divBdr>
        </w:div>
        <w:div w:id="809518204">
          <w:marLeft w:val="640"/>
          <w:marRight w:val="0"/>
          <w:marTop w:val="0"/>
          <w:marBottom w:val="0"/>
          <w:divBdr>
            <w:top w:val="none" w:sz="0" w:space="0" w:color="auto"/>
            <w:left w:val="none" w:sz="0" w:space="0" w:color="auto"/>
            <w:bottom w:val="none" w:sz="0" w:space="0" w:color="auto"/>
            <w:right w:val="none" w:sz="0" w:space="0" w:color="auto"/>
          </w:divBdr>
        </w:div>
        <w:div w:id="1903638976">
          <w:marLeft w:val="640"/>
          <w:marRight w:val="0"/>
          <w:marTop w:val="0"/>
          <w:marBottom w:val="0"/>
          <w:divBdr>
            <w:top w:val="none" w:sz="0" w:space="0" w:color="auto"/>
            <w:left w:val="none" w:sz="0" w:space="0" w:color="auto"/>
            <w:bottom w:val="none" w:sz="0" w:space="0" w:color="auto"/>
            <w:right w:val="none" w:sz="0" w:space="0" w:color="auto"/>
          </w:divBdr>
        </w:div>
        <w:div w:id="308678412">
          <w:marLeft w:val="640"/>
          <w:marRight w:val="0"/>
          <w:marTop w:val="0"/>
          <w:marBottom w:val="0"/>
          <w:divBdr>
            <w:top w:val="none" w:sz="0" w:space="0" w:color="auto"/>
            <w:left w:val="none" w:sz="0" w:space="0" w:color="auto"/>
            <w:bottom w:val="none" w:sz="0" w:space="0" w:color="auto"/>
            <w:right w:val="none" w:sz="0" w:space="0" w:color="auto"/>
          </w:divBdr>
        </w:div>
        <w:div w:id="1177498608">
          <w:marLeft w:val="640"/>
          <w:marRight w:val="0"/>
          <w:marTop w:val="0"/>
          <w:marBottom w:val="0"/>
          <w:divBdr>
            <w:top w:val="none" w:sz="0" w:space="0" w:color="auto"/>
            <w:left w:val="none" w:sz="0" w:space="0" w:color="auto"/>
            <w:bottom w:val="none" w:sz="0" w:space="0" w:color="auto"/>
            <w:right w:val="none" w:sz="0" w:space="0" w:color="auto"/>
          </w:divBdr>
        </w:div>
        <w:div w:id="510527115">
          <w:marLeft w:val="640"/>
          <w:marRight w:val="0"/>
          <w:marTop w:val="0"/>
          <w:marBottom w:val="0"/>
          <w:divBdr>
            <w:top w:val="none" w:sz="0" w:space="0" w:color="auto"/>
            <w:left w:val="none" w:sz="0" w:space="0" w:color="auto"/>
            <w:bottom w:val="none" w:sz="0" w:space="0" w:color="auto"/>
            <w:right w:val="none" w:sz="0" w:space="0" w:color="auto"/>
          </w:divBdr>
        </w:div>
        <w:div w:id="390348149">
          <w:marLeft w:val="640"/>
          <w:marRight w:val="0"/>
          <w:marTop w:val="0"/>
          <w:marBottom w:val="0"/>
          <w:divBdr>
            <w:top w:val="none" w:sz="0" w:space="0" w:color="auto"/>
            <w:left w:val="none" w:sz="0" w:space="0" w:color="auto"/>
            <w:bottom w:val="none" w:sz="0" w:space="0" w:color="auto"/>
            <w:right w:val="none" w:sz="0" w:space="0" w:color="auto"/>
          </w:divBdr>
        </w:div>
        <w:div w:id="1439989221">
          <w:marLeft w:val="640"/>
          <w:marRight w:val="0"/>
          <w:marTop w:val="0"/>
          <w:marBottom w:val="0"/>
          <w:divBdr>
            <w:top w:val="none" w:sz="0" w:space="0" w:color="auto"/>
            <w:left w:val="none" w:sz="0" w:space="0" w:color="auto"/>
            <w:bottom w:val="none" w:sz="0" w:space="0" w:color="auto"/>
            <w:right w:val="none" w:sz="0" w:space="0" w:color="auto"/>
          </w:divBdr>
        </w:div>
        <w:div w:id="1663852595">
          <w:marLeft w:val="640"/>
          <w:marRight w:val="0"/>
          <w:marTop w:val="0"/>
          <w:marBottom w:val="0"/>
          <w:divBdr>
            <w:top w:val="none" w:sz="0" w:space="0" w:color="auto"/>
            <w:left w:val="none" w:sz="0" w:space="0" w:color="auto"/>
            <w:bottom w:val="none" w:sz="0" w:space="0" w:color="auto"/>
            <w:right w:val="none" w:sz="0" w:space="0" w:color="auto"/>
          </w:divBdr>
        </w:div>
        <w:div w:id="547113069">
          <w:marLeft w:val="640"/>
          <w:marRight w:val="0"/>
          <w:marTop w:val="0"/>
          <w:marBottom w:val="0"/>
          <w:divBdr>
            <w:top w:val="none" w:sz="0" w:space="0" w:color="auto"/>
            <w:left w:val="none" w:sz="0" w:space="0" w:color="auto"/>
            <w:bottom w:val="none" w:sz="0" w:space="0" w:color="auto"/>
            <w:right w:val="none" w:sz="0" w:space="0" w:color="auto"/>
          </w:divBdr>
        </w:div>
        <w:div w:id="293755896">
          <w:marLeft w:val="640"/>
          <w:marRight w:val="0"/>
          <w:marTop w:val="0"/>
          <w:marBottom w:val="0"/>
          <w:divBdr>
            <w:top w:val="none" w:sz="0" w:space="0" w:color="auto"/>
            <w:left w:val="none" w:sz="0" w:space="0" w:color="auto"/>
            <w:bottom w:val="none" w:sz="0" w:space="0" w:color="auto"/>
            <w:right w:val="none" w:sz="0" w:space="0" w:color="auto"/>
          </w:divBdr>
        </w:div>
        <w:div w:id="1570262684">
          <w:marLeft w:val="640"/>
          <w:marRight w:val="0"/>
          <w:marTop w:val="0"/>
          <w:marBottom w:val="0"/>
          <w:divBdr>
            <w:top w:val="none" w:sz="0" w:space="0" w:color="auto"/>
            <w:left w:val="none" w:sz="0" w:space="0" w:color="auto"/>
            <w:bottom w:val="none" w:sz="0" w:space="0" w:color="auto"/>
            <w:right w:val="none" w:sz="0" w:space="0" w:color="auto"/>
          </w:divBdr>
        </w:div>
        <w:div w:id="1509490755">
          <w:marLeft w:val="640"/>
          <w:marRight w:val="0"/>
          <w:marTop w:val="0"/>
          <w:marBottom w:val="0"/>
          <w:divBdr>
            <w:top w:val="none" w:sz="0" w:space="0" w:color="auto"/>
            <w:left w:val="none" w:sz="0" w:space="0" w:color="auto"/>
            <w:bottom w:val="none" w:sz="0" w:space="0" w:color="auto"/>
            <w:right w:val="none" w:sz="0" w:space="0" w:color="auto"/>
          </w:divBdr>
        </w:div>
        <w:div w:id="348916149">
          <w:marLeft w:val="640"/>
          <w:marRight w:val="0"/>
          <w:marTop w:val="0"/>
          <w:marBottom w:val="0"/>
          <w:divBdr>
            <w:top w:val="none" w:sz="0" w:space="0" w:color="auto"/>
            <w:left w:val="none" w:sz="0" w:space="0" w:color="auto"/>
            <w:bottom w:val="none" w:sz="0" w:space="0" w:color="auto"/>
            <w:right w:val="none" w:sz="0" w:space="0" w:color="auto"/>
          </w:divBdr>
        </w:div>
        <w:div w:id="1765495340">
          <w:marLeft w:val="640"/>
          <w:marRight w:val="0"/>
          <w:marTop w:val="0"/>
          <w:marBottom w:val="0"/>
          <w:divBdr>
            <w:top w:val="none" w:sz="0" w:space="0" w:color="auto"/>
            <w:left w:val="none" w:sz="0" w:space="0" w:color="auto"/>
            <w:bottom w:val="none" w:sz="0" w:space="0" w:color="auto"/>
            <w:right w:val="none" w:sz="0" w:space="0" w:color="auto"/>
          </w:divBdr>
        </w:div>
        <w:div w:id="211308577">
          <w:marLeft w:val="640"/>
          <w:marRight w:val="0"/>
          <w:marTop w:val="0"/>
          <w:marBottom w:val="0"/>
          <w:divBdr>
            <w:top w:val="none" w:sz="0" w:space="0" w:color="auto"/>
            <w:left w:val="none" w:sz="0" w:space="0" w:color="auto"/>
            <w:bottom w:val="none" w:sz="0" w:space="0" w:color="auto"/>
            <w:right w:val="none" w:sz="0" w:space="0" w:color="auto"/>
          </w:divBdr>
        </w:div>
        <w:div w:id="355273799">
          <w:marLeft w:val="640"/>
          <w:marRight w:val="0"/>
          <w:marTop w:val="0"/>
          <w:marBottom w:val="0"/>
          <w:divBdr>
            <w:top w:val="none" w:sz="0" w:space="0" w:color="auto"/>
            <w:left w:val="none" w:sz="0" w:space="0" w:color="auto"/>
            <w:bottom w:val="none" w:sz="0" w:space="0" w:color="auto"/>
            <w:right w:val="none" w:sz="0" w:space="0" w:color="auto"/>
          </w:divBdr>
        </w:div>
        <w:div w:id="200677892">
          <w:marLeft w:val="640"/>
          <w:marRight w:val="0"/>
          <w:marTop w:val="0"/>
          <w:marBottom w:val="0"/>
          <w:divBdr>
            <w:top w:val="none" w:sz="0" w:space="0" w:color="auto"/>
            <w:left w:val="none" w:sz="0" w:space="0" w:color="auto"/>
            <w:bottom w:val="none" w:sz="0" w:space="0" w:color="auto"/>
            <w:right w:val="none" w:sz="0" w:space="0" w:color="auto"/>
          </w:divBdr>
        </w:div>
        <w:div w:id="146217034">
          <w:marLeft w:val="640"/>
          <w:marRight w:val="0"/>
          <w:marTop w:val="0"/>
          <w:marBottom w:val="0"/>
          <w:divBdr>
            <w:top w:val="none" w:sz="0" w:space="0" w:color="auto"/>
            <w:left w:val="none" w:sz="0" w:space="0" w:color="auto"/>
            <w:bottom w:val="none" w:sz="0" w:space="0" w:color="auto"/>
            <w:right w:val="none" w:sz="0" w:space="0" w:color="auto"/>
          </w:divBdr>
        </w:div>
        <w:div w:id="1837960077">
          <w:marLeft w:val="640"/>
          <w:marRight w:val="0"/>
          <w:marTop w:val="0"/>
          <w:marBottom w:val="0"/>
          <w:divBdr>
            <w:top w:val="none" w:sz="0" w:space="0" w:color="auto"/>
            <w:left w:val="none" w:sz="0" w:space="0" w:color="auto"/>
            <w:bottom w:val="none" w:sz="0" w:space="0" w:color="auto"/>
            <w:right w:val="none" w:sz="0" w:space="0" w:color="auto"/>
          </w:divBdr>
        </w:div>
        <w:div w:id="688289949">
          <w:marLeft w:val="640"/>
          <w:marRight w:val="0"/>
          <w:marTop w:val="0"/>
          <w:marBottom w:val="0"/>
          <w:divBdr>
            <w:top w:val="none" w:sz="0" w:space="0" w:color="auto"/>
            <w:left w:val="none" w:sz="0" w:space="0" w:color="auto"/>
            <w:bottom w:val="none" w:sz="0" w:space="0" w:color="auto"/>
            <w:right w:val="none" w:sz="0" w:space="0" w:color="auto"/>
          </w:divBdr>
        </w:div>
        <w:div w:id="1544561545">
          <w:marLeft w:val="640"/>
          <w:marRight w:val="0"/>
          <w:marTop w:val="0"/>
          <w:marBottom w:val="0"/>
          <w:divBdr>
            <w:top w:val="none" w:sz="0" w:space="0" w:color="auto"/>
            <w:left w:val="none" w:sz="0" w:space="0" w:color="auto"/>
            <w:bottom w:val="none" w:sz="0" w:space="0" w:color="auto"/>
            <w:right w:val="none" w:sz="0" w:space="0" w:color="auto"/>
          </w:divBdr>
        </w:div>
        <w:div w:id="1150516807">
          <w:marLeft w:val="640"/>
          <w:marRight w:val="0"/>
          <w:marTop w:val="0"/>
          <w:marBottom w:val="0"/>
          <w:divBdr>
            <w:top w:val="none" w:sz="0" w:space="0" w:color="auto"/>
            <w:left w:val="none" w:sz="0" w:space="0" w:color="auto"/>
            <w:bottom w:val="none" w:sz="0" w:space="0" w:color="auto"/>
            <w:right w:val="none" w:sz="0" w:space="0" w:color="auto"/>
          </w:divBdr>
        </w:div>
        <w:div w:id="489709286">
          <w:marLeft w:val="640"/>
          <w:marRight w:val="0"/>
          <w:marTop w:val="0"/>
          <w:marBottom w:val="0"/>
          <w:divBdr>
            <w:top w:val="none" w:sz="0" w:space="0" w:color="auto"/>
            <w:left w:val="none" w:sz="0" w:space="0" w:color="auto"/>
            <w:bottom w:val="none" w:sz="0" w:space="0" w:color="auto"/>
            <w:right w:val="none" w:sz="0" w:space="0" w:color="auto"/>
          </w:divBdr>
        </w:div>
        <w:div w:id="1375428769">
          <w:marLeft w:val="640"/>
          <w:marRight w:val="0"/>
          <w:marTop w:val="0"/>
          <w:marBottom w:val="0"/>
          <w:divBdr>
            <w:top w:val="none" w:sz="0" w:space="0" w:color="auto"/>
            <w:left w:val="none" w:sz="0" w:space="0" w:color="auto"/>
            <w:bottom w:val="none" w:sz="0" w:space="0" w:color="auto"/>
            <w:right w:val="none" w:sz="0" w:space="0" w:color="auto"/>
          </w:divBdr>
        </w:div>
        <w:div w:id="783810644">
          <w:marLeft w:val="640"/>
          <w:marRight w:val="0"/>
          <w:marTop w:val="0"/>
          <w:marBottom w:val="0"/>
          <w:divBdr>
            <w:top w:val="none" w:sz="0" w:space="0" w:color="auto"/>
            <w:left w:val="none" w:sz="0" w:space="0" w:color="auto"/>
            <w:bottom w:val="none" w:sz="0" w:space="0" w:color="auto"/>
            <w:right w:val="none" w:sz="0" w:space="0" w:color="auto"/>
          </w:divBdr>
        </w:div>
        <w:div w:id="234164874">
          <w:marLeft w:val="640"/>
          <w:marRight w:val="0"/>
          <w:marTop w:val="0"/>
          <w:marBottom w:val="0"/>
          <w:divBdr>
            <w:top w:val="none" w:sz="0" w:space="0" w:color="auto"/>
            <w:left w:val="none" w:sz="0" w:space="0" w:color="auto"/>
            <w:bottom w:val="none" w:sz="0" w:space="0" w:color="auto"/>
            <w:right w:val="none" w:sz="0" w:space="0" w:color="auto"/>
          </w:divBdr>
        </w:div>
        <w:div w:id="1121723845">
          <w:marLeft w:val="640"/>
          <w:marRight w:val="0"/>
          <w:marTop w:val="0"/>
          <w:marBottom w:val="0"/>
          <w:divBdr>
            <w:top w:val="none" w:sz="0" w:space="0" w:color="auto"/>
            <w:left w:val="none" w:sz="0" w:space="0" w:color="auto"/>
            <w:bottom w:val="none" w:sz="0" w:space="0" w:color="auto"/>
            <w:right w:val="none" w:sz="0" w:space="0" w:color="auto"/>
          </w:divBdr>
        </w:div>
        <w:div w:id="30350930">
          <w:marLeft w:val="640"/>
          <w:marRight w:val="0"/>
          <w:marTop w:val="0"/>
          <w:marBottom w:val="0"/>
          <w:divBdr>
            <w:top w:val="none" w:sz="0" w:space="0" w:color="auto"/>
            <w:left w:val="none" w:sz="0" w:space="0" w:color="auto"/>
            <w:bottom w:val="none" w:sz="0" w:space="0" w:color="auto"/>
            <w:right w:val="none" w:sz="0" w:space="0" w:color="auto"/>
          </w:divBdr>
        </w:div>
        <w:div w:id="1321886434">
          <w:marLeft w:val="640"/>
          <w:marRight w:val="0"/>
          <w:marTop w:val="0"/>
          <w:marBottom w:val="0"/>
          <w:divBdr>
            <w:top w:val="none" w:sz="0" w:space="0" w:color="auto"/>
            <w:left w:val="none" w:sz="0" w:space="0" w:color="auto"/>
            <w:bottom w:val="none" w:sz="0" w:space="0" w:color="auto"/>
            <w:right w:val="none" w:sz="0" w:space="0" w:color="auto"/>
          </w:divBdr>
        </w:div>
        <w:div w:id="544408042">
          <w:marLeft w:val="640"/>
          <w:marRight w:val="0"/>
          <w:marTop w:val="0"/>
          <w:marBottom w:val="0"/>
          <w:divBdr>
            <w:top w:val="none" w:sz="0" w:space="0" w:color="auto"/>
            <w:left w:val="none" w:sz="0" w:space="0" w:color="auto"/>
            <w:bottom w:val="none" w:sz="0" w:space="0" w:color="auto"/>
            <w:right w:val="none" w:sz="0" w:space="0" w:color="auto"/>
          </w:divBdr>
        </w:div>
        <w:div w:id="1865708413">
          <w:marLeft w:val="640"/>
          <w:marRight w:val="0"/>
          <w:marTop w:val="0"/>
          <w:marBottom w:val="0"/>
          <w:divBdr>
            <w:top w:val="none" w:sz="0" w:space="0" w:color="auto"/>
            <w:left w:val="none" w:sz="0" w:space="0" w:color="auto"/>
            <w:bottom w:val="none" w:sz="0" w:space="0" w:color="auto"/>
            <w:right w:val="none" w:sz="0" w:space="0" w:color="auto"/>
          </w:divBdr>
        </w:div>
        <w:div w:id="875049203">
          <w:marLeft w:val="640"/>
          <w:marRight w:val="0"/>
          <w:marTop w:val="0"/>
          <w:marBottom w:val="0"/>
          <w:divBdr>
            <w:top w:val="none" w:sz="0" w:space="0" w:color="auto"/>
            <w:left w:val="none" w:sz="0" w:space="0" w:color="auto"/>
            <w:bottom w:val="none" w:sz="0" w:space="0" w:color="auto"/>
            <w:right w:val="none" w:sz="0" w:space="0" w:color="auto"/>
          </w:divBdr>
        </w:div>
        <w:div w:id="1819954266">
          <w:marLeft w:val="640"/>
          <w:marRight w:val="0"/>
          <w:marTop w:val="0"/>
          <w:marBottom w:val="0"/>
          <w:divBdr>
            <w:top w:val="none" w:sz="0" w:space="0" w:color="auto"/>
            <w:left w:val="none" w:sz="0" w:space="0" w:color="auto"/>
            <w:bottom w:val="none" w:sz="0" w:space="0" w:color="auto"/>
            <w:right w:val="none" w:sz="0" w:space="0" w:color="auto"/>
          </w:divBdr>
        </w:div>
        <w:div w:id="1073741947">
          <w:marLeft w:val="640"/>
          <w:marRight w:val="0"/>
          <w:marTop w:val="0"/>
          <w:marBottom w:val="0"/>
          <w:divBdr>
            <w:top w:val="none" w:sz="0" w:space="0" w:color="auto"/>
            <w:left w:val="none" w:sz="0" w:space="0" w:color="auto"/>
            <w:bottom w:val="none" w:sz="0" w:space="0" w:color="auto"/>
            <w:right w:val="none" w:sz="0" w:space="0" w:color="auto"/>
          </w:divBdr>
        </w:div>
        <w:div w:id="2137987210">
          <w:marLeft w:val="640"/>
          <w:marRight w:val="0"/>
          <w:marTop w:val="0"/>
          <w:marBottom w:val="0"/>
          <w:divBdr>
            <w:top w:val="none" w:sz="0" w:space="0" w:color="auto"/>
            <w:left w:val="none" w:sz="0" w:space="0" w:color="auto"/>
            <w:bottom w:val="none" w:sz="0" w:space="0" w:color="auto"/>
            <w:right w:val="none" w:sz="0" w:space="0" w:color="auto"/>
          </w:divBdr>
        </w:div>
        <w:div w:id="1868449362">
          <w:marLeft w:val="640"/>
          <w:marRight w:val="0"/>
          <w:marTop w:val="0"/>
          <w:marBottom w:val="0"/>
          <w:divBdr>
            <w:top w:val="none" w:sz="0" w:space="0" w:color="auto"/>
            <w:left w:val="none" w:sz="0" w:space="0" w:color="auto"/>
            <w:bottom w:val="none" w:sz="0" w:space="0" w:color="auto"/>
            <w:right w:val="none" w:sz="0" w:space="0" w:color="auto"/>
          </w:divBdr>
        </w:div>
        <w:div w:id="1648896565">
          <w:marLeft w:val="640"/>
          <w:marRight w:val="0"/>
          <w:marTop w:val="0"/>
          <w:marBottom w:val="0"/>
          <w:divBdr>
            <w:top w:val="none" w:sz="0" w:space="0" w:color="auto"/>
            <w:left w:val="none" w:sz="0" w:space="0" w:color="auto"/>
            <w:bottom w:val="none" w:sz="0" w:space="0" w:color="auto"/>
            <w:right w:val="none" w:sz="0" w:space="0" w:color="auto"/>
          </w:divBdr>
        </w:div>
        <w:div w:id="1197080887">
          <w:marLeft w:val="640"/>
          <w:marRight w:val="0"/>
          <w:marTop w:val="0"/>
          <w:marBottom w:val="0"/>
          <w:divBdr>
            <w:top w:val="none" w:sz="0" w:space="0" w:color="auto"/>
            <w:left w:val="none" w:sz="0" w:space="0" w:color="auto"/>
            <w:bottom w:val="none" w:sz="0" w:space="0" w:color="auto"/>
            <w:right w:val="none" w:sz="0" w:space="0" w:color="auto"/>
          </w:divBdr>
        </w:div>
        <w:div w:id="432670829">
          <w:marLeft w:val="640"/>
          <w:marRight w:val="0"/>
          <w:marTop w:val="0"/>
          <w:marBottom w:val="0"/>
          <w:divBdr>
            <w:top w:val="none" w:sz="0" w:space="0" w:color="auto"/>
            <w:left w:val="none" w:sz="0" w:space="0" w:color="auto"/>
            <w:bottom w:val="none" w:sz="0" w:space="0" w:color="auto"/>
            <w:right w:val="none" w:sz="0" w:space="0" w:color="auto"/>
          </w:divBdr>
        </w:div>
        <w:div w:id="975337937">
          <w:marLeft w:val="640"/>
          <w:marRight w:val="0"/>
          <w:marTop w:val="0"/>
          <w:marBottom w:val="0"/>
          <w:divBdr>
            <w:top w:val="none" w:sz="0" w:space="0" w:color="auto"/>
            <w:left w:val="none" w:sz="0" w:space="0" w:color="auto"/>
            <w:bottom w:val="none" w:sz="0" w:space="0" w:color="auto"/>
            <w:right w:val="none" w:sz="0" w:space="0" w:color="auto"/>
          </w:divBdr>
        </w:div>
        <w:div w:id="1832022306">
          <w:marLeft w:val="640"/>
          <w:marRight w:val="0"/>
          <w:marTop w:val="0"/>
          <w:marBottom w:val="0"/>
          <w:divBdr>
            <w:top w:val="none" w:sz="0" w:space="0" w:color="auto"/>
            <w:left w:val="none" w:sz="0" w:space="0" w:color="auto"/>
            <w:bottom w:val="none" w:sz="0" w:space="0" w:color="auto"/>
            <w:right w:val="none" w:sz="0" w:space="0" w:color="auto"/>
          </w:divBdr>
        </w:div>
        <w:div w:id="1143891720">
          <w:marLeft w:val="640"/>
          <w:marRight w:val="0"/>
          <w:marTop w:val="0"/>
          <w:marBottom w:val="0"/>
          <w:divBdr>
            <w:top w:val="none" w:sz="0" w:space="0" w:color="auto"/>
            <w:left w:val="none" w:sz="0" w:space="0" w:color="auto"/>
            <w:bottom w:val="none" w:sz="0" w:space="0" w:color="auto"/>
            <w:right w:val="none" w:sz="0" w:space="0" w:color="auto"/>
          </w:divBdr>
        </w:div>
        <w:div w:id="1128666192">
          <w:marLeft w:val="640"/>
          <w:marRight w:val="0"/>
          <w:marTop w:val="0"/>
          <w:marBottom w:val="0"/>
          <w:divBdr>
            <w:top w:val="none" w:sz="0" w:space="0" w:color="auto"/>
            <w:left w:val="none" w:sz="0" w:space="0" w:color="auto"/>
            <w:bottom w:val="none" w:sz="0" w:space="0" w:color="auto"/>
            <w:right w:val="none" w:sz="0" w:space="0" w:color="auto"/>
          </w:divBdr>
        </w:div>
        <w:div w:id="1369793903">
          <w:marLeft w:val="640"/>
          <w:marRight w:val="0"/>
          <w:marTop w:val="0"/>
          <w:marBottom w:val="0"/>
          <w:divBdr>
            <w:top w:val="none" w:sz="0" w:space="0" w:color="auto"/>
            <w:left w:val="none" w:sz="0" w:space="0" w:color="auto"/>
            <w:bottom w:val="none" w:sz="0" w:space="0" w:color="auto"/>
            <w:right w:val="none" w:sz="0" w:space="0" w:color="auto"/>
          </w:divBdr>
        </w:div>
        <w:div w:id="65153692">
          <w:marLeft w:val="640"/>
          <w:marRight w:val="0"/>
          <w:marTop w:val="0"/>
          <w:marBottom w:val="0"/>
          <w:divBdr>
            <w:top w:val="none" w:sz="0" w:space="0" w:color="auto"/>
            <w:left w:val="none" w:sz="0" w:space="0" w:color="auto"/>
            <w:bottom w:val="none" w:sz="0" w:space="0" w:color="auto"/>
            <w:right w:val="none" w:sz="0" w:space="0" w:color="auto"/>
          </w:divBdr>
        </w:div>
        <w:div w:id="853612299">
          <w:marLeft w:val="640"/>
          <w:marRight w:val="0"/>
          <w:marTop w:val="0"/>
          <w:marBottom w:val="0"/>
          <w:divBdr>
            <w:top w:val="none" w:sz="0" w:space="0" w:color="auto"/>
            <w:left w:val="none" w:sz="0" w:space="0" w:color="auto"/>
            <w:bottom w:val="none" w:sz="0" w:space="0" w:color="auto"/>
            <w:right w:val="none" w:sz="0" w:space="0" w:color="auto"/>
          </w:divBdr>
        </w:div>
        <w:div w:id="579750961">
          <w:marLeft w:val="640"/>
          <w:marRight w:val="0"/>
          <w:marTop w:val="0"/>
          <w:marBottom w:val="0"/>
          <w:divBdr>
            <w:top w:val="none" w:sz="0" w:space="0" w:color="auto"/>
            <w:left w:val="none" w:sz="0" w:space="0" w:color="auto"/>
            <w:bottom w:val="none" w:sz="0" w:space="0" w:color="auto"/>
            <w:right w:val="none" w:sz="0" w:space="0" w:color="auto"/>
          </w:divBdr>
        </w:div>
        <w:div w:id="590090687">
          <w:marLeft w:val="640"/>
          <w:marRight w:val="0"/>
          <w:marTop w:val="0"/>
          <w:marBottom w:val="0"/>
          <w:divBdr>
            <w:top w:val="none" w:sz="0" w:space="0" w:color="auto"/>
            <w:left w:val="none" w:sz="0" w:space="0" w:color="auto"/>
            <w:bottom w:val="none" w:sz="0" w:space="0" w:color="auto"/>
            <w:right w:val="none" w:sz="0" w:space="0" w:color="auto"/>
          </w:divBdr>
        </w:div>
        <w:div w:id="1782720528">
          <w:marLeft w:val="640"/>
          <w:marRight w:val="0"/>
          <w:marTop w:val="0"/>
          <w:marBottom w:val="0"/>
          <w:divBdr>
            <w:top w:val="none" w:sz="0" w:space="0" w:color="auto"/>
            <w:left w:val="none" w:sz="0" w:space="0" w:color="auto"/>
            <w:bottom w:val="none" w:sz="0" w:space="0" w:color="auto"/>
            <w:right w:val="none" w:sz="0" w:space="0" w:color="auto"/>
          </w:divBdr>
        </w:div>
        <w:div w:id="1854033054">
          <w:marLeft w:val="640"/>
          <w:marRight w:val="0"/>
          <w:marTop w:val="0"/>
          <w:marBottom w:val="0"/>
          <w:divBdr>
            <w:top w:val="none" w:sz="0" w:space="0" w:color="auto"/>
            <w:left w:val="none" w:sz="0" w:space="0" w:color="auto"/>
            <w:bottom w:val="none" w:sz="0" w:space="0" w:color="auto"/>
            <w:right w:val="none" w:sz="0" w:space="0" w:color="auto"/>
          </w:divBdr>
        </w:div>
        <w:div w:id="1932008778">
          <w:marLeft w:val="640"/>
          <w:marRight w:val="0"/>
          <w:marTop w:val="0"/>
          <w:marBottom w:val="0"/>
          <w:divBdr>
            <w:top w:val="none" w:sz="0" w:space="0" w:color="auto"/>
            <w:left w:val="none" w:sz="0" w:space="0" w:color="auto"/>
            <w:bottom w:val="none" w:sz="0" w:space="0" w:color="auto"/>
            <w:right w:val="none" w:sz="0" w:space="0" w:color="auto"/>
          </w:divBdr>
        </w:div>
        <w:div w:id="672949316">
          <w:marLeft w:val="640"/>
          <w:marRight w:val="0"/>
          <w:marTop w:val="0"/>
          <w:marBottom w:val="0"/>
          <w:divBdr>
            <w:top w:val="none" w:sz="0" w:space="0" w:color="auto"/>
            <w:left w:val="none" w:sz="0" w:space="0" w:color="auto"/>
            <w:bottom w:val="none" w:sz="0" w:space="0" w:color="auto"/>
            <w:right w:val="none" w:sz="0" w:space="0" w:color="auto"/>
          </w:divBdr>
        </w:div>
        <w:div w:id="537550300">
          <w:marLeft w:val="640"/>
          <w:marRight w:val="0"/>
          <w:marTop w:val="0"/>
          <w:marBottom w:val="0"/>
          <w:divBdr>
            <w:top w:val="none" w:sz="0" w:space="0" w:color="auto"/>
            <w:left w:val="none" w:sz="0" w:space="0" w:color="auto"/>
            <w:bottom w:val="none" w:sz="0" w:space="0" w:color="auto"/>
            <w:right w:val="none" w:sz="0" w:space="0" w:color="auto"/>
          </w:divBdr>
        </w:div>
        <w:div w:id="1724867694">
          <w:marLeft w:val="640"/>
          <w:marRight w:val="0"/>
          <w:marTop w:val="0"/>
          <w:marBottom w:val="0"/>
          <w:divBdr>
            <w:top w:val="none" w:sz="0" w:space="0" w:color="auto"/>
            <w:left w:val="none" w:sz="0" w:space="0" w:color="auto"/>
            <w:bottom w:val="none" w:sz="0" w:space="0" w:color="auto"/>
            <w:right w:val="none" w:sz="0" w:space="0" w:color="auto"/>
          </w:divBdr>
        </w:div>
        <w:div w:id="1965381262">
          <w:marLeft w:val="640"/>
          <w:marRight w:val="0"/>
          <w:marTop w:val="0"/>
          <w:marBottom w:val="0"/>
          <w:divBdr>
            <w:top w:val="none" w:sz="0" w:space="0" w:color="auto"/>
            <w:left w:val="none" w:sz="0" w:space="0" w:color="auto"/>
            <w:bottom w:val="none" w:sz="0" w:space="0" w:color="auto"/>
            <w:right w:val="none" w:sz="0" w:space="0" w:color="auto"/>
          </w:divBdr>
        </w:div>
        <w:div w:id="556286867">
          <w:marLeft w:val="640"/>
          <w:marRight w:val="0"/>
          <w:marTop w:val="0"/>
          <w:marBottom w:val="0"/>
          <w:divBdr>
            <w:top w:val="none" w:sz="0" w:space="0" w:color="auto"/>
            <w:left w:val="none" w:sz="0" w:space="0" w:color="auto"/>
            <w:bottom w:val="none" w:sz="0" w:space="0" w:color="auto"/>
            <w:right w:val="none" w:sz="0" w:space="0" w:color="auto"/>
          </w:divBdr>
        </w:div>
        <w:div w:id="1735933042">
          <w:marLeft w:val="640"/>
          <w:marRight w:val="0"/>
          <w:marTop w:val="0"/>
          <w:marBottom w:val="0"/>
          <w:divBdr>
            <w:top w:val="none" w:sz="0" w:space="0" w:color="auto"/>
            <w:left w:val="none" w:sz="0" w:space="0" w:color="auto"/>
            <w:bottom w:val="none" w:sz="0" w:space="0" w:color="auto"/>
            <w:right w:val="none" w:sz="0" w:space="0" w:color="auto"/>
          </w:divBdr>
        </w:div>
        <w:div w:id="1894927433">
          <w:marLeft w:val="640"/>
          <w:marRight w:val="0"/>
          <w:marTop w:val="0"/>
          <w:marBottom w:val="0"/>
          <w:divBdr>
            <w:top w:val="none" w:sz="0" w:space="0" w:color="auto"/>
            <w:left w:val="none" w:sz="0" w:space="0" w:color="auto"/>
            <w:bottom w:val="none" w:sz="0" w:space="0" w:color="auto"/>
            <w:right w:val="none" w:sz="0" w:space="0" w:color="auto"/>
          </w:divBdr>
        </w:div>
        <w:div w:id="544295945">
          <w:marLeft w:val="640"/>
          <w:marRight w:val="0"/>
          <w:marTop w:val="0"/>
          <w:marBottom w:val="0"/>
          <w:divBdr>
            <w:top w:val="none" w:sz="0" w:space="0" w:color="auto"/>
            <w:left w:val="none" w:sz="0" w:space="0" w:color="auto"/>
            <w:bottom w:val="none" w:sz="0" w:space="0" w:color="auto"/>
            <w:right w:val="none" w:sz="0" w:space="0" w:color="auto"/>
          </w:divBdr>
        </w:div>
        <w:div w:id="613294354">
          <w:marLeft w:val="640"/>
          <w:marRight w:val="0"/>
          <w:marTop w:val="0"/>
          <w:marBottom w:val="0"/>
          <w:divBdr>
            <w:top w:val="none" w:sz="0" w:space="0" w:color="auto"/>
            <w:left w:val="none" w:sz="0" w:space="0" w:color="auto"/>
            <w:bottom w:val="none" w:sz="0" w:space="0" w:color="auto"/>
            <w:right w:val="none" w:sz="0" w:space="0" w:color="auto"/>
          </w:divBdr>
        </w:div>
        <w:div w:id="799617011">
          <w:marLeft w:val="640"/>
          <w:marRight w:val="0"/>
          <w:marTop w:val="0"/>
          <w:marBottom w:val="0"/>
          <w:divBdr>
            <w:top w:val="none" w:sz="0" w:space="0" w:color="auto"/>
            <w:left w:val="none" w:sz="0" w:space="0" w:color="auto"/>
            <w:bottom w:val="none" w:sz="0" w:space="0" w:color="auto"/>
            <w:right w:val="none" w:sz="0" w:space="0" w:color="auto"/>
          </w:divBdr>
        </w:div>
        <w:div w:id="107235351">
          <w:marLeft w:val="640"/>
          <w:marRight w:val="0"/>
          <w:marTop w:val="0"/>
          <w:marBottom w:val="0"/>
          <w:divBdr>
            <w:top w:val="none" w:sz="0" w:space="0" w:color="auto"/>
            <w:left w:val="none" w:sz="0" w:space="0" w:color="auto"/>
            <w:bottom w:val="none" w:sz="0" w:space="0" w:color="auto"/>
            <w:right w:val="none" w:sz="0" w:space="0" w:color="auto"/>
          </w:divBdr>
        </w:div>
        <w:div w:id="903298921">
          <w:marLeft w:val="640"/>
          <w:marRight w:val="0"/>
          <w:marTop w:val="0"/>
          <w:marBottom w:val="0"/>
          <w:divBdr>
            <w:top w:val="none" w:sz="0" w:space="0" w:color="auto"/>
            <w:left w:val="none" w:sz="0" w:space="0" w:color="auto"/>
            <w:bottom w:val="none" w:sz="0" w:space="0" w:color="auto"/>
            <w:right w:val="none" w:sz="0" w:space="0" w:color="auto"/>
          </w:divBdr>
        </w:div>
        <w:div w:id="706948990">
          <w:marLeft w:val="640"/>
          <w:marRight w:val="0"/>
          <w:marTop w:val="0"/>
          <w:marBottom w:val="0"/>
          <w:divBdr>
            <w:top w:val="none" w:sz="0" w:space="0" w:color="auto"/>
            <w:left w:val="none" w:sz="0" w:space="0" w:color="auto"/>
            <w:bottom w:val="none" w:sz="0" w:space="0" w:color="auto"/>
            <w:right w:val="none" w:sz="0" w:space="0" w:color="auto"/>
          </w:divBdr>
        </w:div>
        <w:div w:id="2118282100">
          <w:marLeft w:val="640"/>
          <w:marRight w:val="0"/>
          <w:marTop w:val="0"/>
          <w:marBottom w:val="0"/>
          <w:divBdr>
            <w:top w:val="none" w:sz="0" w:space="0" w:color="auto"/>
            <w:left w:val="none" w:sz="0" w:space="0" w:color="auto"/>
            <w:bottom w:val="none" w:sz="0" w:space="0" w:color="auto"/>
            <w:right w:val="none" w:sz="0" w:space="0" w:color="auto"/>
          </w:divBdr>
        </w:div>
        <w:div w:id="1987469101">
          <w:marLeft w:val="640"/>
          <w:marRight w:val="0"/>
          <w:marTop w:val="0"/>
          <w:marBottom w:val="0"/>
          <w:divBdr>
            <w:top w:val="none" w:sz="0" w:space="0" w:color="auto"/>
            <w:left w:val="none" w:sz="0" w:space="0" w:color="auto"/>
            <w:bottom w:val="none" w:sz="0" w:space="0" w:color="auto"/>
            <w:right w:val="none" w:sz="0" w:space="0" w:color="auto"/>
          </w:divBdr>
        </w:div>
        <w:div w:id="1748723363">
          <w:marLeft w:val="640"/>
          <w:marRight w:val="0"/>
          <w:marTop w:val="0"/>
          <w:marBottom w:val="0"/>
          <w:divBdr>
            <w:top w:val="none" w:sz="0" w:space="0" w:color="auto"/>
            <w:left w:val="none" w:sz="0" w:space="0" w:color="auto"/>
            <w:bottom w:val="none" w:sz="0" w:space="0" w:color="auto"/>
            <w:right w:val="none" w:sz="0" w:space="0" w:color="auto"/>
          </w:divBdr>
        </w:div>
        <w:div w:id="429278206">
          <w:marLeft w:val="640"/>
          <w:marRight w:val="0"/>
          <w:marTop w:val="0"/>
          <w:marBottom w:val="0"/>
          <w:divBdr>
            <w:top w:val="none" w:sz="0" w:space="0" w:color="auto"/>
            <w:left w:val="none" w:sz="0" w:space="0" w:color="auto"/>
            <w:bottom w:val="none" w:sz="0" w:space="0" w:color="auto"/>
            <w:right w:val="none" w:sz="0" w:space="0" w:color="auto"/>
          </w:divBdr>
        </w:div>
        <w:div w:id="1943102749">
          <w:marLeft w:val="640"/>
          <w:marRight w:val="0"/>
          <w:marTop w:val="0"/>
          <w:marBottom w:val="0"/>
          <w:divBdr>
            <w:top w:val="none" w:sz="0" w:space="0" w:color="auto"/>
            <w:left w:val="none" w:sz="0" w:space="0" w:color="auto"/>
            <w:bottom w:val="none" w:sz="0" w:space="0" w:color="auto"/>
            <w:right w:val="none" w:sz="0" w:space="0" w:color="auto"/>
          </w:divBdr>
        </w:div>
        <w:div w:id="1095631199">
          <w:marLeft w:val="640"/>
          <w:marRight w:val="0"/>
          <w:marTop w:val="0"/>
          <w:marBottom w:val="0"/>
          <w:divBdr>
            <w:top w:val="none" w:sz="0" w:space="0" w:color="auto"/>
            <w:left w:val="none" w:sz="0" w:space="0" w:color="auto"/>
            <w:bottom w:val="none" w:sz="0" w:space="0" w:color="auto"/>
            <w:right w:val="none" w:sz="0" w:space="0" w:color="auto"/>
          </w:divBdr>
        </w:div>
        <w:div w:id="541527111">
          <w:marLeft w:val="640"/>
          <w:marRight w:val="0"/>
          <w:marTop w:val="0"/>
          <w:marBottom w:val="0"/>
          <w:divBdr>
            <w:top w:val="none" w:sz="0" w:space="0" w:color="auto"/>
            <w:left w:val="none" w:sz="0" w:space="0" w:color="auto"/>
            <w:bottom w:val="none" w:sz="0" w:space="0" w:color="auto"/>
            <w:right w:val="none" w:sz="0" w:space="0" w:color="auto"/>
          </w:divBdr>
        </w:div>
        <w:div w:id="394011483">
          <w:marLeft w:val="640"/>
          <w:marRight w:val="0"/>
          <w:marTop w:val="0"/>
          <w:marBottom w:val="0"/>
          <w:divBdr>
            <w:top w:val="none" w:sz="0" w:space="0" w:color="auto"/>
            <w:left w:val="none" w:sz="0" w:space="0" w:color="auto"/>
            <w:bottom w:val="none" w:sz="0" w:space="0" w:color="auto"/>
            <w:right w:val="none" w:sz="0" w:space="0" w:color="auto"/>
          </w:divBdr>
        </w:div>
        <w:div w:id="2086952581">
          <w:marLeft w:val="640"/>
          <w:marRight w:val="0"/>
          <w:marTop w:val="0"/>
          <w:marBottom w:val="0"/>
          <w:divBdr>
            <w:top w:val="none" w:sz="0" w:space="0" w:color="auto"/>
            <w:left w:val="none" w:sz="0" w:space="0" w:color="auto"/>
            <w:bottom w:val="none" w:sz="0" w:space="0" w:color="auto"/>
            <w:right w:val="none" w:sz="0" w:space="0" w:color="auto"/>
          </w:divBdr>
        </w:div>
        <w:div w:id="961569176">
          <w:marLeft w:val="640"/>
          <w:marRight w:val="0"/>
          <w:marTop w:val="0"/>
          <w:marBottom w:val="0"/>
          <w:divBdr>
            <w:top w:val="none" w:sz="0" w:space="0" w:color="auto"/>
            <w:left w:val="none" w:sz="0" w:space="0" w:color="auto"/>
            <w:bottom w:val="none" w:sz="0" w:space="0" w:color="auto"/>
            <w:right w:val="none" w:sz="0" w:space="0" w:color="auto"/>
          </w:divBdr>
        </w:div>
        <w:div w:id="883254385">
          <w:marLeft w:val="640"/>
          <w:marRight w:val="0"/>
          <w:marTop w:val="0"/>
          <w:marBottom w:val="0"/>
          <w:divBdr>
            <w:top w:val="none" w:sz="0" w:space="0" w:color="auto"/>
            <w:left w:val="none" w:sz="0" w:space="0" w:color="auto"/>
            <w:bottom w:val="none" w:sz="0" w:space="0" w:color="auto"/>
            <w:right w:val="none" w:sz="0" w:space="0" w:color="auto"/>
          </w:divBdr>
        </w:div>
        <w:div w:id="1586258225">
          <w:marLeft w:val="640"/>
          <w:marRight w:val="0"/>
          <w:marTop w:val="0"/>
          <w:marBottom w:val="0"/>
          <w:divBdr>
            <w:top w:val="none" w:sz="0" w:space="0" w:color="auto"/>
            <w:left w:val="none" w:sz="0" w:space="0" w:color="auto"/>
            <w:bottom w:val="none" w:sz="0" w:space="0" w:color="auto"/>
            <w:right w:val="none" w:sz="0" w:space="0" w:color="auto"/>
          </w:divBdr>
        </w:div>
        <w:div w:id="752631268">
          <w:marLeft w:val="640"/>
          <w:marRight w:val="0"/>
          <w:marTop w:val="0"/>
          <w:marBottom w:val="0"/>
          <w:divBdr>
            <w:top w:val="none" w:sz="0" w:space="0" w:color="auto"/>
            <w:left w:val="none" w:sz="0" w:space="0" w:color="auto"/>
            <w:bottom w:val="none" w:sz="0" w:space="0" w:color="auto"/>
            <w:right w:val="none" w:sz="0" w:space="0" w:color="auto"/>
          </w:divBdr>
        </w:div>
        <w:div w:id="1933781551">
          <w:marLeft w:val="640"/>
          <w:marRight w:val="0"/>
          <w:marTop w:val="0"/>
          <w:marBottom w:val="0"/>
          <w:divBdr>
            <w:top w:val="none" w:sz="0" w:space="0" w:color="auto"/>
            <w:left w:val="none" w:sz="0" w:space="0" w:color="auto"/>
            <w:bottom w:val="none" w:sz="0" w:space="0" w:color="auto"/>
            <w:right w:val="none" w:sz="0" w:space="0" w:color="auto"/>
          </w:divBdr>
        </w:div>
        <w:div w:id="1435437264">
          <w:marLeft w:val="640"/>
          <w:marRight w:val="0"/>
          <w:marTop w:val="0"/>
          <w:marBottom w:val="0"/>
          <w:divBdr>
            <w:top w:val="none" w:sz="0" w:space="0" w:color="auto"/>
            <w:left w:val="none" w:sz="0" w:space="0" w:color="auto"/>
            <w:bottom w:val="none" w:sz="0" w:space="0" w:color="auto"/>
            <w:right w:val="none" w:sz="0" w:space="0" w:color="auto"/>
          </w:divBdr>
        </w:div>
        <w:div w:id="706296431">
          <w:marLeft w:val="640"/>
          <w:marRight w:val="0"/>
          <w:marTop w:val="0"/>
          <w:marBottom w:val="0"/>
          <w:divBdr>
            <w:top w:val="none" w:sz="0" w:space="0" w:color="auto"/>
            <w:left w:val="none" w:sz="0" w:space="0" w:color="auto"/>
            <w:bottom w:val="none" w:sz="0" w:space="0" w:color="auto"/>
            <w:right w:val="none" w:sz="0" w:space="0" w:color="auto"/>
          </w:divBdr>
        </w:div>
        <w:div w:id="1492673512">
          <w:marLeft w:val="640"/>
          <w:marRight w:val="0"/>
          <w:marTop w:val="0"/>
          <w:marBottom w:val="0"/>
          <w:divBdr>
            <w:top w:val="none" w:sz="0" w:space="0" w:color="auto"/>
            <w:left w:val="none" w:sz="0" w:space="0" w:color="auto"/>
            <w:bottom w:val="none" w:sz="0" w:space="0" w:color="auto"/>
            <w:right w:val="none" w:sz="0" w:space="0" w:color="auto"/>
          </w:divBdr>
        </w:div>
        <w:div w:id="1657146418">
          <w:marLeft w:val="640"/>
          <w:marRight w:val="0"/>
          <w:marTop w:val="0"/>
          <w:marBottom w:val="0"/>
          <w:divBdr>
            <w:top w:val="none" w:sz="0" w:space="0" w:color="auto"/>
            <w:left w:val="none" w:sz="0" w:space="0" w:color="auto"/>
            <w:bottom w:val="none" w:sz="0" w:space="0" w:color="auto"/>
            <w:right w:val="none" w:sz="0" w:space="0" w:color="auto"/>
          </w:divBdr>
        </w:div>
        <w:div w:id="1724212812">
          <w:marLeft w:val="640"/>
          <w:marRight w:val="0"/>
          <w:marTop w:val="0"/>
          <w:marBottom w:val="0"/>
          <w:divBdr>
            <w:top w:val="none" w:sz="0" w:space="0" w:color="auto"/>
            <w:left w:val="none" w:sz="0" w:space="0" w:color="auto"/>
            <w:bottom w:val="none" w:sz="0" w:space="0" w:color="auto"/>
            <w:right w:val="none" w:sz="0" w:space="0" w:color="auto"/>
          </w:divBdr>
        </w:div>
        <w:div w:id="108471594">
          <w:marLeft w:val="640"/>
          <w:marRight w:val="0"/>
          <w:marTop w:val="0"/>
          <w:marBottom w:val="0"/>
          <w:divBdr>
            <w:top w:val="none" w:sz="0" w:space="0" w:color="auto"/>
            <w:left w:val="none" w:sz="0" w:space="0" w:color="auto"/>
            <w:bottom w:val="none" w:sz="0" w:space="0" w:color="auto"/>
            <w:right w:val="none" w:sz="0" w:space="0" w:color="auto"/>
          </w:divBdr>
        </w:div>
        <w:div w:id="1131284490">
          <w:marLeft w:val="640"/>
          <w:marRight w:val="0"/>
          <w:marTop w:val="0"/>
          <w:marBottom w:val="0"/>
          <w:divBdr>
            <w:top w:val="none" w:sz="0" w:space="0" w:color="auto"/>
            <w:left w:val="none" w:sz="0" w:space="0" w:color="auto"/>
            <w:bottom w:val="none" w:sz="0" w:space="0" w:color="auto"/>
            <w:right w:val="none" w:sz="0" w:space="0" w:color="auto"/>
          </w:divBdr>
        </w:div>
        <w:div w:id="1891303553">
          <w:marLeft w:val="640"/>
          <w:marRight w:val="0"/>
          <w:marTop w:val="0"/>
          <w:marBottom w:val="0"/>
          <w:divBdr>
            <w:top w:val="none" w:sz="0" w:space="0" w:color="auto"/>
            <w:left w:val="none" w:sz="0" w:space="0" w:color="auto"/>
            <w:bottom w:val="none" w:sz="0" w:space="0" w:color="auto"/>
            <w:right w:val="none" w:sz="0" w:space="0" w:color="auto"/>
          </w:divBdr>
        </w:div>
        <w:div w:id="1491092168">
          <w:marLeft w:val="640"/>
          <w:marRight w:val="0"/>
          <w:marTop w:val="0"/>
          <w:marBottom w:val="0"/>
          <w:divBdr>
            <w:top w:val="none" w:sz="0" w:space="0" w:color="auto"/>
            <w:left w:val="none" w:sz="0" w:space="0" w:color="auto"/>
            <w:bottom w:val="none" w:sz="0" w:space="0" w:color="auto"/>
            <w:right w:val="none" w:sz="0" w:space="0" w:color="auto"/>
          </w:divBdr>
        </w:div>
        <w:div w:id="337773132">
          <w:marLeft w:val="640"/>
          <w:marRight w:val="0"/>
          <w:marTop w:val="0"/>
          <w:marBottom w:val="0"/>
          <w:divBdr>
            <w:top w:val="none" w:sz="0" w:space="0" w:color="auto"/>
            <w:left w:val="none" w:sz="0" w:space="0" w:color="auto"/>
            <w:bottom w:val="none" w:sz="0" w:space="0" w:color="auto"/>
            <w:right w:val="none" w:sz="0" w:space="0" w:color="auto"/>
          </w:divBdr>
        </w:div>
        <w:div w:id="619453964">
          <w:marLeft w:val="640"/>
          <w:marRight w:val="0"/>
          <w:marTop w:val="0"/>
          <w:marBottom w:val="0"/>
          <w:divBdr>
            <w:top w:val="none" w:sz="0" w:space="0" w:color="auto"/>
            <w:left w:val="none" w:sz="0" w:space="0" w:color="auto"/>
            <w:bottom w:val="none" w:sz="0" w:space="0" w:color="auto"/>
            <w:right w:val="none" w:sz="0" w:space="0" w:color="auto"/>
          </w:divBdr>
        </w:div>
        <w:div w:id="1083524722">
          <w:marLeft w:val="640"/>
          <w:marRight w:val="0"/>
          <w:marTop w:val="0"/>
          <w:marBottom w:val="0"/>
          <w:divBdr>
            <w:top w:val="none" w:sz="0" w:space="0" w:color="auto"/>
            <w:left w:val="none" w:sz="0" w:space="0" w:color="auto"/>
            <w:bottom w:val="none" w:sz="0" w:space="0" w:color="auto"/>
            <w:right w:val="none" w:sz="0" w:space="0" w:color="auto"/>
          </w:divBdr>
        </w:div>
        <w:div w:id="823012410">
          <w:marLeft w:val="640"/>
          <w:marRight w:val="0"/>
          <w:marTop w:val="0"/>
          <w:marBottom w:val="0"/>
          <w:divBdr>
            <w:top w:val="none" w:sz="0" w:space="0" w:color="auto"/>
            <w:left w:val="none" w:sz="0" w:space="0" w:color="auto"/>
            <w:bottom w:val="none" w:sz="0" w:space="0" w:color="auto"/>
            <w:right w:val="none" w:sz="0" w:space="0" w:color="auto"/>
          </w:divBdr>
        </w:div>
        <w:div w:id="1314526267">
          <w:marLeft w:val="640"/>
          <w:marRight w:val="0"/>
          <w:marTop w:val="0"/>
          <w:marBottom w:val="0"/>
          <w:divBdr>
            <w:top w:val="none" w:sz="0" w:space="0" w:color="auto"/>
            <w:left w:val="none" w:sz="0" w:space="0" w:color="auto"/>
            <w:bottom w:val="none" w:sz="0" w:space="0" w:color="auto"/>
            <w:right w:val="none" w:sz="0" w:space="0" w:color="auto"/>
          </w:divBdr>
        </w:div>
        <w:div w:id="379282259">
          <w:marLeft w:val="640"/>
          <w:marRight w:val="0"/>
          <w:marTop w:val="0"/>
          <w:marBottom w:val="0"/>
          <w:divBdr>
            <w:top w:val="none" w:sz="0" w:space="0" w:color="auto"/>
            <w:left w:val="none" w:sz="0" w:space="0" w:color="auto"/>
            <w:bottom w:val="none" w:sz="0" w:space="0" w:color="auto"/>
            <w:right w:val="none" w:sz="0" w:space="0" w:color="auto"/>
          </w:divBdr>
        </w:div>
        <w:div w:id="514657568">
          <w:marLeft w:val="640"/>
          <w:marRight w:val="0"/>
          <w:marTop w:val="0"/>
          <w:marBottom w:val="0"/>
          <w:divBdr>
            <w:top w:val="none" w:sz="0" w:space="0" w:color="auto"/>
            <w:left w:val="none" w:sz="0" w:space="0" w:color="auto"/>
            <w:bottom w:val="none" w:sz="0" w:space="0" w:color="auto"/>
            <w:right w:val="none" w:sz="0" w:space="0" w:color="auto"/>
          </w:divBdr>
        </w:div>
        <w:div w:id="2517896">
          <w:marLeft w:val="640"/>
          <w:marRight w:val="0"/>
          <w:marTop w:val="0"/>
          <w:marBottom w:val="0"/>
          <w:divBdr>
            <w:top w:val="none" w:sz="0" w:space="0" w:color="auto"/>
            <w:left w:val="none" w:sz="0" w:space="0" w:color="auto"/>
            <w:bottom w:val="none" w:sz="0" w:space="0" w:color="auto"/>
            <w:right w:val="none" w:sz="0" w:space="0" w:color="auto"/>
          </w:divBdr>
        </w:div>
        <w:div w:id="1689404718">
          <w:marLeft w:val="640"/>
          <w:marRight w:val="0"/>
          <w:marTop w:val="0"/>
          <w:marBottom w:val="0"/>
          <w:divBdr>
            <w:top w:val="none" w:sz="0" w:space="0" w:color="auto"/>
            <w:left w:val="none" w:sz="0" w:space="0" w:color="auto"/>
            <w:bottom w:val="none" w:sz="0" w:space="0" w:color="auto"/>
            <w:right w:val="none" w:sz="0" w:space="0" w:color="auto"/>
          </w:divBdr>
        </w:div>
        <w:div w:id="329410390">
          <w:marLeft w:val="640"/>
          <w:marRight w:val="0"/>
          <w:marTop w:val="0"/>
          <w:marBottom w:val="0"/>
          <w:divBdr>
            <w:top w:val="none" w:sz="0" w:space="0" w:color="auto"/>
            <w:left w:val="none" w:sz="0" w:space="0" w:color="auto"/>
            <w:bottom w:val="none" w:sz="0" w:space="0" w:color="auto"/>
            <w:right w:val="none" w:sz="0" w:space="0" w:color="auto"/>
          </w:divBdr>
        </w:div>
        <w:div w:id="1774275904">
          <w:marLeft w:val="640"/>
          <w:marRight w:val="0"/>
          <w:marTop w:val="0"/>
          <w:marBottom w:val="0"/>
          <w:divBdr>
            <w:top w:val="none" w:sz="0" w:space="0" w:color="auto"/>
            <w:left w:val="none" w:sz="0" w:space="0" w:color="auto"/>
            <w:bottom w:val="none" w:sz="0" w:space="0" w:color="auto"/>
            <w:right w:val="none" w:sz="0" w:space="0" w:color="auto"/>
          </w:divBdr>
        </w:div>
        <w:div w:id="1100906361">
          <w:marLeft w:val="640"/>
          <w:marRight w:val="0"/>
          <w:marTop w:val="0"/>
          <w:marBottom w:val="0"/>
          <w:divBdr>
            <w:top w:val="none" w:sz="0" w:space="0" w:color="auto"/>
            <w:left w:val="none" w:sz="0" w:space="0" w:color="auto"/>
            <w:bottom w:val="none" w:sz="0" w:space="0" w:color="auto"/>
            <w:right w:val="none" w:sz="0" w:space="0" w:color="auto"/>
          </w:divBdr>
        </w:div>
        <w:div w:id="2064869515">
          <w:marLeft w:val="640"/>
          <w:marRight w:val="0"/>
          <w:marTop w:val="0"/>
          <w:marBottom w:val="0"/>
          <w:divBdr>
            <w:top w:val="none" w:sz="0" w:space="0" w:color="auto"/>
            <w:left w:val="none" w:sz="0" w:space="0" w:color="auto"/>
            <w:bottom w:val="none" w:sz="0" w:space="0" w:color="auto"/>
            <w:right w:val="none" w:sz="0" w:space="0" w:color="auto"/>
          </w:divBdr>
        </w:div>
        <w:div w:id="1373310043">
          <w:marLeft w:val="640"/>
          <w:marRight w:val="0"/>
          <w:marTop w:val="0"/>
          <w:marBottom w:val="0"/>
          <w:divBdr>
            <w:top w:val="none" w:sz="0" w:space="0" w:color="auto"/>
            <w:left w:val="none" w:sz="0" w:space="0" w:color="auto"/>
            <w:bottom w:val="none" w:sz="0" w:space="0" w:color="auto"/>
            <w:right w:val="none" w:sz="0" w:space="0" w:color="auto"/>
          </w:divBdr>
        </w:div>
        <w:div w:id="278025763">
          <w:marLeft w:val="640"/>
          <w:marRight w:val="0"/>
          <w:marTop w:val="0"/>
          <w:marBottom w:val="0"/>
          <w:divBdr>
            <w:top w:val="none" w:sz="0" w:space="0" w:color="auto"/>
            <w:left w:val="none" w:sz="0" w:space="0" w:color="auto"/>
            <w:bottom w:val="none" w:sz="0" w:space="0" w:color="auto"/>
            <w:right w:val="none" w:sz="0" w:space="0" w:color="auto"/>
          </w:divBdr>
        </w:div>
        <w:div w:id="264466591">
          <w:marLeft w:val="640"/>
          <w:marRight w:val="0"/>
          <w:marTop w:val="0"/>
          <w:marBottom w:val="0"/>
          <w:divBdr>
            <w:top w:val="none" w:sz="0" w:space="0" w:color="auto"/>
            <w:left w:val="none" w:sz="0" w:space="0" w:color="auto"/>
            <w:bottom w:val="none" w:sz="0" w:space="0" w:color="auto"/>
            <w:right w:val="none" w:sz="0" w:space="0" w:color="auto"/>
          </w:divBdr>
        </w:div>
        <w:div w:id="1031607437">
          <w:marLeft w:val="640"/>
          <w:marRight w:val="0"/>
          <w:marTop w:val="0"/>
          <w:marBottom w:val="0"/>
          <w:divBdr>
            <w:top w:val="none" w:sz="0" w:space="0" w:color="auto"/>
            <w:left w:val="none" w:sz="0" w:space="0" w:color="auto"/>
            <w:bottom w:val="none" w:sz="0" w:space="0" w:color="auto"/>
            <w:right w:val="none" w:sz="0" w:space="0" w:color="auto"/>
          </w:divBdr>
        </w:div>
        <w:div w:id="1941641478">
          <w:marLeft w:val="640"/>
          <w:marRight w:val="0"/>
          <w:marTop w:val="0"/>
          <w:marBottom w:val="0"/>
          <w:divBdr>
            <w:top w:val="none" w:sz="0" w:space="0" w:color="auto"/>
            <w:left w:val="none" w:sz="0" w:space="0" w:color="auto"/>
            <w:bottom w:val="none" w:sz="0" w:space="0" w:color="auto"/>
            <w:right w:val="none" w:sz="0" w:space="0" w:color="auto"/>
          </w:divBdr>
        </w:div>
        <w:div w:id="342367516">
          <w:marLeft w:val="640"/>
          <w:marRight w:val="0"/>
          <w:marTop w:val="0"/>
          <w:marBottom w:val="0"/>
          <w:divBdr>
            <w:top w:val="none" w:sz="0" w:space="0" w:color="auto"/>
            <w:left w:val="none" w:sz="0" w:space="0" w:color="auto"/>
            <w:bottom w:val="none" w:sz="0" w:space="0" w:color="auto"/>
            <w:right w:val="none" w:sz="0" w:space="0" w:color="auto"/>
          </w:divBdr>
        </w:div>
      </w:divsChild>
    </w:div>
    <w:div w:id="1350063928">
      <w:bodyDiv w:val="1"/>
      <w:marLeft w:val="0"/>
      <w:marRight w:val="0"/>
      <w:marTop w:val="0"/>
      <w:marBottom w:val="0"/>
      <w:divBdr>
        <w:top w:val="none" w:sz="0" w:space="0" w:color="auto"/>
        <w:left w:val="none" w:sz="0" w:space="0" w:color="auto"/>
        <w:bottom w:val="none" w:sz="0" w:space="0" w:color="auto"/>
        <w:right w:val="none" w:sz="0" w:space="0" w:color="auto"/>
      </w:divBdr>
      <w:divsChild>
        <w:div w:id="2125998791">
          <w:marLeft w:val="640"/>
          <w:marRight w:val="0"/>
          <w:marTop w:val="0"/>
          <w:marBottom w:val="0"/>
          <w:divBdr>
            <w:top w:val="none" w:sz="0" w:space="0" w:color="auto"/>
            <w:left w:val="none" w:sz="0" w:space="0" w:color="auto"/>
            <w:bottom w:val="none" w:sz="0" w:space="0" w:color="auto"/>
            <w:right w:val="none" w:sz="0" w:space="0" w:color="auto"/>
          </w:divBdr>
        </w:div>
        <w:div w:id="483746025">
          <w:marLeft w:val="640"/>
          <w:marRight w:val="0"/>
          <w:marTop w:val="0"/>
          <w:marBottom w:val="0"/>
          <w:divBdr>
            <w:top w:val="none" w:sz="0" w:space="0" w:color="auto"/>
            <w:left w:val="none" w:sz="0" w:space="0" w:color="auto"/>
            <w:bottom w:val="none" w:sz="0" w:space="0" w:color="auto"/>
            <w:right w:val="none" w:sz="0" w:space="0" w:color="auto"/>
          </w:divBdr>
        </w:div>
        <w:div w:id="2036536662">
          <w:marLeft w:val="640"/>
          <w:marRight w:val="0"/>
          <w:marTop w:val="0"/>
          <w:marBottom w:val="0"/>
          <w:divBdr>
            <w:top w:val="none" w:sz="0" w:space="0" w:color="auto"/>
            <w:left w:val="none" w:sz="0" w:space="0" w:color="auto"/>
            <w:bottom w:val="none" w:sz="0" w:space="0" w:color="auto"/>
            <w:right w:val="none" w:sz="0" w:space="0" w:color="auto"/>
          </w:divBdr>
        </w:div>
        <w:div w:id="519512906">
          <w:marLeft w:val="640"/>
          <w:marRight w:val="0"/>
          <w:marTop w:val="0"/>
          <w:marBottom w:val="0"/>
          <w:divBdr>
            <w:top w:val="none" w:sz="0" w:space="0" w:color="auto"/>
            <w:left w:val="none" w:sz="0" w:space="0" w:color="auto"/>
            <w:bottom w:val="none" w:sz="0" w:space="0" w:color="auto"/>
            <w:right w:val="none" w:sz="0" w:space="0" w:color="auto"/>
          </w:divBdr>
        </w:div>
        <w:div w:id="1904490018">
          <w:marLeft w:val="640"/>
          <w:marRight w:val="0"/>
          <w:marTop w:val="0"/>
          <w:marBottom w:val="0"/>
          <w:divBdr>
            <w:top w:val="none" w:sz="0" w:space="0" w:color="auto"/>
            <w:left w:val="none" w:sz="0" w:space="0" w:color="auto"/>
            <w:bottom w:val="none" w:sz="0" w:space="0" w:color="auto"/>
            <w:right w:val="none" w:sz="0" w:space="0" w:color="auto"/>
          </w:divBdr>
        </w:div>
        <w:div w:id="1491823423">
          <w:marLeft w:val="640"/>
          <w:marRight w:val="0"/>
          <w:marTop w:val="0"/>
          <w:marBottom w:val="0"/>
          <w:divBdr>
            <w:top w:val="none" w:sz="0" w:space="0" w:color="auto"/>
            <w:left w:val="none" w:sz="0" w:space="0" w:color="auto"/>
            <w:bottom w:val="none" w:sz="0" w:space="0" w:color="auto"/>
            <w:right w:val="none" w:sz="0" w:space="0" w:color="auto"/>
          </w:divBdr>
        </w:div>
        <w:div w:id="175003397">
          <w:marLeft w:val="640"/>
          <w:marRight w:val="0"/>
          <w:marTop w:val="0"/>
          <w:marBottom w:val="0"/>
          <w:divBdr>
            <w:top w:val="none" w:sz="0" w:space="0" w:color="auto"/>
            <w:left w:val="none" w:sz="0" w:space="0" w:color="auto"/>
            <w:bottom w:val="none" w:sz="0" w:space="0" w:color="auto"/>
            <w:right w:val="none" w:sz="0" w:space="0" w:color="auto"/>
          </w:divBdr>
        </w:div>
        <w:div w:id="176771519">
          <w:marLeft w:val="640"/>
          <w:marRight w:val="0"/>
          <w:marTop w:val="0"/>
          <w:marBottom w:val="0"/>
          <w:divBdr>
            <w:top w:val="none" w:sz="0" w:space="0" w:color="auto"/>
            <w:left w:val="none" w:sz="0" w:space="0" w:color="auto"/>
            <w:bottom w:val="none" w:sz="0" w:space="0" w:color="auto"/>
            <w:right w:val="none" w:sz="0" w:space="0" w:color="auto"/>
          </w:divBdr>
        </w:div>
        <w:div w:id="767888681">
          <w:marLeft w:val="640"/>
          <w:marRight w:val="0"/>
          <w:marTop w:val="0"/>
          <w:marBottom w:val="0"/>
          <w:divBdr>
            <w:top w:val="none" w:sz="0" w:space="0" w:color="auto"/>
            <w:left w:val="none" w:sz="0" w:space="0" w:color="auto"/>
            <w:bottom w:val="none" w:sz="0" w:space="0" w:color="auto"/>
            <w:right w:val="none" w:sz="0" w:space="0" w:color="auto"/>
          </w:divBdr>
        </w:div>
        <w:div w:id="2042051771">
          <w:marLeft w:val="640"/>
          <w:marRight w:val="0"/>
          <w:marTop w:val="0"/>
          <w:marBottom w:val="0"/>
          <w:divBdr>
            <w:top w:val="none" w:sz="0" w:space="0" w:color="auto"/>
            <w:left w:val="none" w:sz="0" w:space="0" w:color="auto"/>
            <w:bottom w:val="none" w:sz="0" w:space="0" w:color="auto"/>
            <w:right w:val="none" w:sz="0" w:space="0" w:color="auto"/>
          </w:divBdr>
        </w:div>
        <w:div w:id="1557088749">
          <w:marLeft w:val="640"/>
          <w:marRight w:val="0"/>
          <w:marTop w:val="0"/>
          <w:marBottom w:val="0"/>
          <w:divBdr>
            <w:top w:val="none" w:sz="0" w:space="0" w:color="auto"/>
            <w:left w:val="none" w:sz="0" w:space="0" w:color="auto"/>
            <w:bottom w:val="none" w:sz="0" w:space="0" w:color="auto"/>
            <w:right w:val="none" w:sz="0" w:space="0" w:color="auto"/>
          </w:divBdr>
        </w:div>
        <w:div w:id="403528337">
          <w:marLeft w:val="640"/>
          <w:marRight w:val="0"/>
          <w:marTop w:val="0"/>
          <w:marBottom w:val="0"/>
          <w:divBdr>
            <w:top w:val="none" w:sz="0" w:space="0" w:color="auto"/>
            <w:left w:val="none" w:sz="0" w:space="0" w:color="auto"/>
            <w:bottom w:val="none" w:sz="0" w:space="0" w:color="auto"/>
            <w:right w:val="none" w:sz="0" w:space="0" w:color="auto"/>
          </w:divBdr>
        </w:div>
        <w:div w:id="345133274">
          <w:marLeft w:val="640"/>
          <w:marRight w:val="0"/>
          <w:marTop w:val="0"/>
          <w:marBottom w:val="0"/>
          <w:divBdr>
            <w:top w:val="none" w:sz="0" w:space="0" w:color="auto"/>
            <w:left w:val="none" w:sz="0" w:space="0" w:color="auto"/>
            <w:bottom w:val="none" w:sz="0" w:space="0" w:color="auto"/>
            <w:right w:val="none" w:sz="0" w:space="0" w:color="auto"/>
          </w:divBdr>
        </w:div>
        <w:div w:id="1309287654">
          <w:marLeft w:val="640"/>
          <w:marRight w:val="0"/>
          <w:marTop w:val="0"/>
          <w:marBottom w:val="0"/>
          <w:divBdr>
            <w:top w:val="none" w:sz="0" w:space="0" w:color="auto"/>
            <w:left w:val="none" w:sz="0" w:space="0" w:color="auto"/>
            <w:bottom w:val="none" w:sz="0" w:space="0" w:color="auto"/>
            <w:right w:val="none" w:sz="0" w:space="0" w:color="auto"/>
          </w:divBdr>
        </w:div>
        <w:div w:id="216402932">
          <w:marLeft w:val="640"/>
          <w:marRight w:val="0"/>
          <w:marTop w:val="0"/>
          <w:marBottom w:val="0"/>
          <w:divBdr>
            <w:top w:val="none" w:sz="0" w:space="0" w:color="auto"/>
            <w:left w:val="none" w:sz="0" w:space="0" w:color="auto"/>
            <w:bottom w:val="none" w:sz="0" w:space="0" w:color="auto"/>
            <w:right w:val="none" w:sz="0" w:space="0" w:color="auto"/>
          </w:divBdr>
        </w:div>
        <w:div w:id="437994070">
          <w:marLeft w:val="640"/>
          <w:marRight w:val="0"/>
          <w:marTop w:val="0"/>
          <w:marBottom w:val="0"/>
          <w:divBdr>
            <w:top w:val="none" w:sz="0" w:space="0" w:color="auto"/>
            <w:left w:val="none" w:sz="0" w:space="0" w:color="auto"/>
            <w:bottom w:val="none" w:sz="0" w:space="0" w:color="auto"/>
            <w:right w:val="none" w:sz="0" w:space="0" w:color="auto"/>
          </w:divBdr>
        </w:div>
        <w:div w:id="1743259640">
          <w:marLeft w:val="640"/>
          <w:marRight w:val="0"/>
          <w:marTop w:val="0"/>
          <w:marBottom w:val="0"/>
          <w:divBdr>
            <w:top w:val="none" w:sz="0" w:space="0" w:color="auto"/>
            <w:left w:val="none" w:sz="0" w:space="0" w:color="auto"/>
            <w:bottom w:val="none" w:sz="0" w:space="0" w:color="auto"/>
            <w:right w:val="none" w:sz="0" w:space="0" w:color="auto"/>
          </w:divBdr>
        </w:div>
        <w:div w:id="952129506">
          <w:marLeft w:val="640"/>
          <w:marRight w:val="0"/>
          <w:marTop w:val="0"/>
          <w:marBottom w:val="0"/>
          <w:divBdr>
            <w:top w:val="none" w:sz="0" w:space="0" w:color="auto"/>
            <w:left w:val="none" w:sz="0" w:space="0" w:color="auto"/>
            <w:bottom w:val="none" w:sz="0" w:space="0" w:color="auto"/>
            <w:right w:val="none" w:sz="0" w:space="0" w:color="auto"/>
          </w:divBdr>
        </w:div>
        <w:div w:id="306202857">
          <w:marLeft w:val="640"/>
          <w:marRight w:val="0"/>
          <w:marTop w:val="0"/>
          <w:marBottom w:val="0"/>
          <w:divBdr>
            <w:top w:val="none" w:sz="0" w:space="0" w:color="auto"/>
            <w:left w:val="none" w:sz="0" w:space="0" w:color="auto"/>
            <w:bottom w:val="none" w:sz="0" w:space="0" w:color="auto"/>
            <w:right w:val="none" w:sz="0" w:space="0" w:color="auto"/>
          </w:divBdr>
        </w:div>
        <w:div w:id="834344450">
          <w:marLeft w:val="640"/>
          <w:marRight w:val="0"/>
          <w:marTop w:val="0"/>
          <w:marBottom w:val="0"/>
          <w:divBdr>
            <w:top w:val="none" w:sz="0" w:space="0" w:color="auto"/>
            <w:left w:val="none" w:sz="0" w:space="0" w:color="auto"/>
            <w:bottom w:val="none" w:sz="0" w:space="0" w:color="auto"/>
            <w:right w:val="none" w:sz="0" w:space="0" w:color="auto"/>
          </w:divBdr>
        </w:div>
        <w:div w:id="1777603557">
          <w:marLeft w:val="640"/>
          <w:marRight w:val="0"/>
          <w:marTop w:val="0"/>
          <w:marBottom w:val="0"/>
          <w:divBdr>
            <w:top w:val="none" w:sz="0" w:space="0" w:color="auto"/>
            <w:left w:val="none" w:sz="0" w:space="0" w:color="auto"/>
            <w:bottom w:val="none" w:sz="0" w:space="0" w:color="auto"/>
            <w:right w:val="none" w:sz="0" w:space="0" w:color="auto"/>
          </w:divBdr>
        </w:div>
        <w:div w:id="1075010882">
          <w:marLeft w:val="640"/>
          <w:marRight w:val="0"/>
          <w:marTop w:val="0"/>
          <w:marBottom w:val="0"/>
          <w:divBdr>
            <w:top w:val="none" w:sz="0" w:space="0" w:color="auto"/>
            <w:left w:val="none" w:sz="0" w:space="0" w:color="auto"/>
            <w:bottom w:val="none" w:sz="0" w:space="0" w:color="auto"/>
            <w:right w:val="none" w:sz="0" w:space="0" w:color="auto"/>
          </w:divBdr>
        </w:div>
        <w:div w:id="1184905209">
          <w:marLeft w:val="640"/>
          <w:marRight w:val="0"/>
          <w:marTop w:val="0"/>
          <w:marBottom w:val="0"/>
          <w:divBdr>
            <w:top w:val="none" w:sz="0" w:space="0" w:color="auto"/>
            <w:left w:val="none" w:sz="0" w:space="0" w:color="auto"/>
            <w:bottom w:val="none" w:sz="0" w:space="0" w:color="auto"/>
            <w:right w:val="none" w:sz="0" w:space="0" w:color="auto"/>
          </w:divBdr>
        </w:div>
        <w:div w:id="1957714518">
          <w:marLeft w:val="640"/>
          <w:marRight w:val="0"/>
          <w:marTop w:val="0"/>
          <w:marBottom w:val="0"/>
          <w:divBdr>
            <w:top w:val="none" w:sz="0" w:space="0" w:color="auto"/>
            <w:left w:val="none" w:sz="0" w:space="0" w:color="auto"/>
            <w:bottom w:val="none" w:sz="0" w:space="0" w:color="auto"/>
            <w:right w:val="none" w:sz="0" w:space="0" w:color="auto"/>
          </w:divBdr>
        </w:div>
        <w:div w:id="700667156">
          <w:marLeft w:val="640"/>
          <w:marRight w:val="0"/>
          <w:marTop w:val="0"/>
          <w:marBottom w:val="0"/>
          <w:divBdr>
            <w:top w:val="none" w:sz="0" w:space="0" w:color="auto"/>
            <w:left w:val="none" w:sz="0" w:space="0" w:color="auto"/>
            <w:bottom w:val="none" w:sz="0" w:space="0" w:color="auto"/>
            <w:right w:val="none" w:sz="0" w:space="0" w:color="auto"/>
          </w:divBdr>
        </w:div>
        <w:div w:id="55856184">
          <w:marLeft w:val="640"/>
          <w:marRight w:val="0"/>
          <w:marTop w:val="0"/>
          <w:marBottom w:val="0"/>
          <w:divBdr>
            <w:top w:val="none" w:sz="0" w:space="0" w:color="auto"/>
            <w:left w:val="none" w:sz="0" w:space="0" w:color="auto"/>
            <w:bottom w:val="none" w:sz="0" w:space="0" w:color="auto"/>
            <w:right w:val="none" w:sz="0" w:space="0" w:color="auto"/>
          </w:divBdr>
        </w:div>
        <w:div w:id="576790422">
          <w:marLeft w:val="640"/>
          <w:marRight w:val="0"/>
          <w:marTop w:val="0"/>
          <w:marBottom w:val="0"/>
          <w:divBdr>
            <w:top w:val="none" w:sz="0" w:space="0" w:color="auto"/>
            <w:left w:val="none" w:sz="0" w:space="0" w:color="auto"/>
            <w:bottom w:val="none" w:sz="0" w:space="0" w:color="auto"/>
            <w:right w:val="none" w:sz="0" w:space="0" w:color="auto"/>
          </w:divBdr>
        </w:div>
        <w:div w:id="1244215796">
          <w:marLeft w:val="640"/>
          <w:marRight w:val="0"/>
          <w:marTop w:val="0"/>
          <w:marBottom w:val="0"/>
          <w:divBdr>
            <w:top w:val="none" w:sz="0" w:space="0" w:color="auto"/>
            <w:left w:val="none" w:sz="0" w:space="0" w:color="auto"/>
            <w:bottom w:val="none" w:sz="0" w:space="0" w:color="auto"/>
            <w:right w:val="none" w:sz="0" w:space="0" w:color="auto"/>
          </w:divBdr>
        </w:div>
        <w:div w:id="1636639676">
          <w:marLeft w:val="640"/>
          <w:marRight w:val="0"/>
          <w:marTop w:val="0"/>
          <w:marBottom w:val="0"/>
          <w:divBdr>
            <w:top w:val="none" w:sz="0" w:space="0" w:color="auto"/>
            <w:left w:val="none" w:sz="0" w:space="0" w:color="auto"/>
            <w:bottom w:val="none" w:sz="0" w:space="0" w:color="auto"/>
            <w:right w:val="none" w:sz="0" w:space="0" w:color="auto"/>
          </w:divBdr>
        </w:div>
        <w:div w:id="42171065">
          <w:marLeft w:val="640"/>
          <w:marRight w:val="0"/>
          <w:marTop w:val="0"/>
          <w:marBottom w:val="0"/>
          <w:divBdr>
            <w:top w:val="none" w:sz="0" w:space="0" w:color="auto"/>
            <w:left w:val="none" w:sz="0" w:space="0" w:color="auto"/>
            <w:bottom w:val="none" w:sz="0" w:space="0" w:color="auto"/>
            <w:right w:val="none" w:sz="0" w:space="0" w:color="auto"/>
          </w:divBdr>
        </w:div>
        <w:div w:id="894857211">
          <w:marLeft w:val="640"/>
          <w:marRight w:val="0"/>
          <w:marTop w:val="0"/>
          <w:marBottom w:val="0"/>
          <w:divBdr>
            <w:top w:val="none" w:sz="0" w:space="0" w:color="auto"/>
            <w:left w:val="none" w:sz="0" w:space="0" w:color="auto"/>
            <w:bottom w:val="none" w:sz="0" w:space="0" w:color="auto"/>
            <w:right w:val="none" w:sz="0" w:space="0" w:color="auto"/>
          </w:divBdr>
        </w:div>
        <w:div w:id="700473357">
          <w:marLeft w:val="640"/>
          <w:marRight w:val="0"/>
          <w:marTop w:val="0"/>
          <w:marBottom w:val="0"/>
          <w:divBdr>
            <w:top w:val="none" w:sz="0" w:space="0" w:color="auto"/>
            <w:left w:val="none" w:sz="0" w:space="0" w:color="auto"/>
            <w:bottom w:val="none" w:sz="0" w:space="0" w:color="auto"/>
            <w:right w:val="none" w:sz="0" w:space="0" w:color="auto"/>
          </w:divBdr>
        </w:div>
        <w:div w:id="1733190913">
          <w:marLeft w:val="640"/>
          <w:marRight w:val="0"/>
          <w:marTop w:val="0"/>
          <w:marBottom w:val="0"/>
          <w:divBdr>
            <w:top w:val="none" w:sz="0" w:space="0" w:color="auto"/>
            <w:left w:val="none" w:sz="0" w:space="0" w:color="auto"/>
            <w:bottom w:val="none" w:sz="0" w:space="0" w:color="auto"/>
            <w:right w:val="none" w:sz="0" w:space="0" w:color="auto"/>
          </w:divBdr>
        </w:div>
        <w:div w:id="22217132">
          <w:marLeft w:val="640"/>
          <w:marRight w:val="0"/>
          <w:marTop w:val="0"/>
          <w:marBottom w:val="0"/>
          <w:divBdr>
            <w:top w:val="none" w:sz="0" w:space="0" w:color="auto"/>
            <w:left w:val="none" w:sz="0" w:space="0" w:color="auto"/>
            <w:bottom w:val="none" w:sz="0" w:space="0" w:color="auto"/>
            <w:right w:val="none" w:sz="0" w:space="0" w:color="auto"/>
          </w:divBdr>
        </w:div>
        <w:div w:id="867570371">
          <w:marLeft w:val="640"/>
          <w:marRight w:val="0"/>
          <w:marTop w:val="0"/>
          <w:marBottom w:val="0"/>
          <w:divBdr>
            <w:top w:val="none" w:sz="0" w:space="0" w:color="auto"/>
            <w:left w:val="none" w:sz="0" w:space="0" w:color="auto"/>
            <w:bottom w:val="none" w:sz="0" w:space="0" w:color="auto"/>
            <w:right w:val="none" w:sz="0" w:space="0" w:color="auto"/>
          </w:divBdr>
        </w:div>
        <w:div w:id="1317421103">
          <w:marLeft w:val="640"/>
          <w:marRight w:val="0"/>
          <w:marTop w:val="0"/>
          <w:marBottom w:val="0"/>
          <w:divBdr>
            <w:top w:val="none" w:sz="0" w:space="0" w:color="auto"/>
            <w:left w:val="none" w:sz="0" w:space="0" w:color="auto"/>
            <w:bottom w:val="none" w:sz="0" w:space="0" w:color="auto"/>
            <w:right w:val="none" w:sz="0" w:space="0" w:color="auto"/>
          </w:divBdr>
        </w:div>
        <w:div w:id="1945654371">
          <w:marLeft w:val="640"/>
          <w:marRight w:val="0"/>
          <w:marTop w:val="0"/>
          <w:marBottom w:val="0"/>
          <w:divBdr>
            <w:top w:val="none" w:sz="0" w:space="0" w:color="auto"/>
            <w:left w:val="none" w:sz="0" w:space="0" w:color="auto"/>
            <w:bottom w:val="none" w:sz="0" w:space="0" w:color="auto"/>
            <w:right w:val="none" w:sz="0" w:space="0" w:color="auto"/>
          </w:divBdr>
        </w:div>
        <w:div w:id="176234219">
          <w:marLeft w:val="640"/>
          <w:marRight w:val="0"/>
          <w:marTop w:val="0"/>
          <w:marBottom w:val="0"/>
          <w:divBdr>
            <w:top w:val="none" w:sz="0" w:space="0" w:color="auto"/>
            <w:left w:val="none" w:sz="0" w:space="0" w:color="auto"/>
            <w:bottom w:val="none" w:sz="0" w:space="0" w:color="auto"/>
            <w:right w:val="none" w:sz="0" w:space="0" w:color="auto"/>
          </w:divBdr>
        </w:div>
        <w:div w:id="996496308">
          <w:marLeft w:val="640"/>
          <w:marRight w:val="0"/>
          <w:marTop w:val="0"/>
          <w:marBottom w:val="0"/>
          <w:divBdr>
            <w:top w:val="none" w:sz="0" w:space="0" w:color="auto"/>
            <w:left w:val="none" w:sz="0" w:space="0" w:color="auto"/>
            <w:bottom w:val="none" w:sz="0" w:space="0" w:color="auto"/>
            <w:right w:val="none" w:sz="0" w:space="0" w:color="auto"/>
          </w:divBdr>
        </w:div>
        <w:div w:id="918442886">
          <w:marLeft w:val="640"/>
          <w:marRight w:val="0"/>
          <w:marTop w:val="0"/>
          <w:marBottom w:val="0"/>
          <w:divBdr>
            <w:top w:val="none" w:sz="0" w:space="0" w:color="auto"/>
            <w:left w:val="none" w:sz="0" w:space="0" w:color="auto"/>
            <w:bottom w:val="none" w:sz="0" w:space="0" w:color="auto"/>
            <w:right w:val="none" w:sz="0" w:space="0" w:color="auto"/>
          </w:divBdr>
        </w:div>
        <w:div w:id="1281496784">
          <w:marLeft w:val="640"/>
          <w:marRight w:val="0"/>
          <w:marTop w:val="0"/>
          <w:marBottom w:val="0"/>
          <w:divBdr>
            <w:top w:val="none" w:sz="0" w:space="0" w:color="auto"/>
            <w:left w:val="none" w:sz="0" w:space="0" w:color="auto"/>
            <w:bottom w:val="none" w:sz="0" w:space="0" w:color="auto"/>
            <w:right w:val="none" w:sz="0" w:space="0" w:color="auto"/>
          </w:divBdr>
        </w:div>
        <w:div w:id="898636615">
          <w:marLeft w:val="640"/>
          <w:marRight w:val="0"/>
          <w:marTop w:val="0"/>
          <w:marBottom w:val="0"/>
          <w:divBdr>
            <w:top w:val="none" w:sz="0" w:space="0" w:color="auto"/>
            <w:left w:val="none" w:sz="0" w:space="0" w:color="auto"/>
            <w:bottom w:val="none" w:sz="0" w:space="0" w:color="auto"/>
            <w:right w:val="none" w:sz="0" w:space="0" w:color="auto"/>
          </w:divBdr>
        </w:div>
        <w:div w:id="34087972">
          <w:marLeft w:val="640"/>
          <w:marRight w:val="0"/>
          <w:marTop w:val="0"/>
          <w:marBottom w:val="0"/>
          <w:divBdr>
            <w:top w:val="none" w:sz="0" w:space="0" w:color="auto"/>
            <w:left w:val="none" w:sz="0" w:space="0" w:color="auto"/>
            <w:bottom w:val="none" w:sz="0" w:space="0" w:color="auto"/>
            <w:right w:val="none" w:sz="0" w:space="0" w:color="auto"/>
          </w:divBdr>
        </w:div>
        <w:div w:id="501621989">
          <w:marLeft w:val="640"/>
          <w:marRight w:val="0"/>
          <w:marTop w:val="0"/>
          <w:marBottom w:val="0"/>
          <w:divBdr>
            <w:top w:val="none" w:sz="0" w:space="0" w:color="auto"/>
            <w:left w:val="none" w:sz="0" w:space="0" w:color="auto"/>
            <w:bottom w:val="none" w:sz="0" w:space="0" w:color="auto"/>
            <w:right w:val="none" w:sz="0" w:space="0" w:color="auto"/>
          </w:divBdr>
        </w:div>
        <w:div w:id="2036029873">
          <w:marLeft w:val="640"/>
          <w:marRight w:val="0"/>
          <w:marTop w:val="0"/>
          <w:marBottom w:val="0"/>
          <w:divBdr>
            <w:top w:val="none" w:sz="0" w:space="0" w:color="auto"/>
            <w:left w:val="none" w:sz="0" w:space="0" w:color="auto"/>
            <w:bottom w:val="none" w:sz="0" w:space="0" w:color="auto"/>
            <w:right w:val="none" w:sz="0" w:space="0" w:color="auto"/>
          </w:divBdr>
        </w:div>
        <w:div w:id="1941641939">
          <w:marLeft w:val="640"/>
          <w:marRight w:val="0"/>
          <w:marTop w:val="0"/>
          <w:marBottom w:val="0"/>
          <w:divBdr>
            <w:top w:val="none" w:sz="0" w:space="0" w:color="auto"/>
            <w:left w:val="none" w:sz="0" w:space="0" w:color="auto"/>
            <w:bottom w:val="none" w:sz="0" w:space="0" w:color="auto"/>
            <w:right w:val="none" w:sz="0" w:space="0" w:color="auto"/>
          </w:divBdr>
        </w:div>
        <w:div w:id="230236347">
          <w:marLeft w:val="640"/>
          <w:marRight w:val="0"/>
          <w:marTop w:val="0"/>
          <w:marBottom w:val="0"/>
          <w:divBdr>
            <w:top w:val="none" w:sz="0" w:space="0" w:color="auto"/>
            <w:left w:val="none" w:sz="0" w:space="0" w:color="auto"/>
            <w:bottom w:val="none" w:sz="0" w:space="0" w:color="auto"/>
            <w:right w:val="none" w:sz="0" w:space="0" w:color="auto"/>
          </w:divBdr>
        </w:div>
        <w:div w:id="1251622844">
          <w:marLeft w:val="640"/>
          <w:marRight w:val="0"/>
          <w:marTop w:val="0"/>
          <w:marBottom w:val="0"/>
          <w:divBdr>
            <w:top w:val="none" w:sz="0" w:space="0" w:color="auto"/>
            <w:left w:val="none" w:sz="0" w:space="0" w:color="auto"/>
            <w:bottom w:val="none" w:sz="0" w:space="0" w:color="auto"/>
            <w:right w:val="none" w:sz="0" w:space="0" w:color="auto"/>
          </w:divBdr>
        </w:div>
        <w:div w:id="941843690">
          <w:marLeft w:val="640"/>
          <w:marRight w:val="0"/>
          <w:marTop w:val="0"/>
          <w:marBottom w:val="0"/>
          <w:divBdr>
            <w:top w:val="none" w:sz="0" w:space="0" w:color="auto"/>
            <w:left w:val="none" w:sz="0" w:space="0" w:color="auto"/>
            <w:bottom w:val="none" w:sz="0" w:space="0" w:color="auto"/>
            <w:right w:val="none" w:sz="0" w:space="0" w:color="auto"/>
          </w:divBdr>
        </w:div>
        <w:div w:id="353700924">
          <w:marLeft w:val="640"/>
          <w:marRight w:val="0"/>
          <w:marTop w:val="0"/>
          <w:marBottom w:val="0"/>
          <w:divBdr>
            <w:top w:val="none" w:sz="0" w:space="0" w:color="auto"/>
            <w:left w:val="none" w:sz="0" w:space="0" w:color="auto"/>
            <w:bottom w:val="none" w:sz="0" w:space="0" w:color="auto"/>
            <w:right w:val="none" w:sz="0" w:space="0" w:color="auto"/>
          </w:divBdr>
        </w:div>
        <w:div w:id="1407847347">
          <w:marLeft w:val="640"/>
          <w:marRight w:val="0"/>
          <w:marTop w:val="0"/>
          <w:marBottom w:val="0"/>
          <w:divBdr>
            <w:top w:val="none" w:sz="0" w:space="0" w:color="auto"/>
            <w:left w:val="none" w:sz="0" w:space="0" w:color="auto"/>
            <w:bottom w:val="none" w:sz="0" w:space="0" w:color="auto"/>
            <w:right w:val="none" w:sz="0" w:space="0" w:color="auto"/>
          </w:divBdr>
        </w:div>
        <w:div w:id="1463882209">
          <w:marLeft w:val="640"/>
          <w:marRight w:val="0"/>
          <w:marTop w:val="0"/>
          <w:marBottom w:val="0"/>
          <w:divBdr>
            <w:top w:val="none" w:sz="0" w:space="0" w:color="auto"/>
            <w:left w:val="none" w:sz="0" w:space="0" w:color="auto"/>
            <w:bottom w:val="none" w:sz="0" w:space="0" w:color="auto"/>
            <w:right w:val="none" w:sz="0" w:space="0" w:color="auto"/>
          </w:divBdr>
        </w:div>
        <w:div w:id="1911770438">
          <w:marLeft w:val="640"/>
          <w:marRight w:val="0"/>
          <w:marTop w:val="0"/>
          <w:marBottom w:val="0"/>
          <w:divBdr>
            <w:top w:val="none" w:sz="0" w:space="0" w:color="auto"/>
            <w:left w:val="none" w:sz="0" w:space="0" w:color="auto"/>
            <w:bottom w:val="none" w:sz="0" w:space="0" w:color="auto"/>
            <w:right w:val="none" w:sz="0" w:space="0" w:color="auto"/>
          </w:divBdr>
        </w:div>
        <w:div w:id="397674977">
          <w:marLeft w:val="640"/>
          <w:marRight w:val="0"/>
          <w:marTop w:val="0"/>
          <w:marBottom w:val="0"/>
          <w:divBdr>
            <w:top w:val="none" w:sz="0" w:space="0" w:color="auto"/>
            <w:left w:val="none" w:sz="0" w:space="0" w:color="auto"/>
            <w:bottom w:val="none" w:sz="0" w:space="0" w:color="auto"/>
            <w:right w:val="none" w:sz="0" w:space="0" w:color="auto"/>
          </w:divBdr>
        </w:div>
        <w:div w:id="21321563">
          <w:marLeft w:val="640"/>
          <w:marRight w:val="0"/>
          <w:marTop w:val="0"/>
          <w:marBottom w:val="0"/>
          <w:divBdr>
            <w:top w:val="none" w:sz="0" w:space="0" w:color="auto"/>
            <w:left w:val="none" w:sz="0" w:space="0" w:color="auto"/>
            <w:bottom w:val="none" w:sz="0" w:space="0" w:color="auto"/>
            <w:right w:val="none" w:sz="0" w:space="0" w:color="auto"/>
          </w:divBdr>
        </w:div>
        <w:div w:id="1401757997">
          <w:marLeft w:val="640"/>
          <w:marRight w:val="0"/>
          <w:marTop w:val="0"/>
          <w:marBottom w:val="0"/>
          <w:divBdr>
            <w:top w:val="none" w:sz="0" w:space="0" w:color="auto"/>
            <w:left w:val="none" w:sz="0" w:space="0" w:color="auto"/>
            <w:bottom w:val="none" w:sz="0" w:space="0" w:color="auto"/>
            <w:right w:val="none" w:sz="0" w:space="0" w:color="auto"/>
          </w:divBdr>
        </w:div>
        <w:div w:id="1426268687">
          <w:marLeft w:val="640"/>
          <w:marRight w:val="0"/>
          <w:marTop w:val="0"/>
          <w:marBottom w:val="0"/>
          <w:divBdr>
            <w:top w:val="none" w:sz="0" w:space="0" w:color="auto"/>
            <w:left w:val="none" w:sz="0" w:space="0" w:color="auto"/>
            <w:bottom w:val="none" w:sz="0" w:space="0" w:color="auto"/>
            <w:right w:val="none" w:sz="0" w:space="0" w:color="auto"/>
          </w:divBdr>
        </w:div>
        <w:div w:id="993608506">
          <w:marLeft w:val="640"/>
          <w:marRight w:val="0"/>
          <w:marTop w:val="0"/>
          <w:marBottom w:val="0"/>
          <w:divBdr>
            <w:top w:val="none" w:sz="0" w:space="0" w:color="auto"/>
            <w:left w:val="none" w:sz="0" w:space="0" w:color="auto"/>
            <w:bottom w:val="none" w:sz="0" w:space="0" w:color="auto"/>
            <w:right w:val="none" w:sz="0" w:space="0" w:color="auto"/>
          </w:divBdr>
        </w:div>
        <w:div w:id="562958162">
          <w:marLeft w:val="640"/>
          <w:marRight w:val="0"/>
          <w:marTop w:val="0"/>
          <w:marBottom w:val="0"/>
          <w:divBdr>
            <w:top w:val="none" w:sz="0" w:space="0" w:color="auto"/>
            <w:left w:val="none" w:sz="0" w:space="0" w:color="auto"/>
            <w:bottom w:val="none" w:sz="0" w:space="0" w:color="auto"/>
            <w:right w:val="none" w:sz="0" w:space="0" w:color="auto"/>
          </w:divBdr>
        </w:div>
        <w:div w:id="969625238">
          <w:marLeft w:val="640"/>
          <w:marRight w:val="0"/>
          <w:marTop w:val="0"/>
          <w:marBottom w:val="0"/>
          <w:divBdr>
            <w:top w:val="none" w:sz="0" w:space="0" w:color="auto"/>
            <w:left w:val="none" w:sz="0" w:space="0" w:color="auto"/>
            <w:bottom w:val="none" w:sz="0" w:space="0" w:color="auto"/>
            <w:right w:val="none" w:sz="0" w:space="0" w:color="auto"/>
          </w:divBdr>
        </w:div>
        <w:div w:id="2125030159">
          <w:marLeft w:val="640"/>
          <w:marRight w:val="0"/>
          <w:marTop w:val="0"/>
          <w:marBottom w:val="0"/>
          <w:divBdr>
            <w:top w:val="none" w:sz="0" w:space="0" w:color="auto"/>
            <w:left w:val="none" w:sz="0" w:space="0" w:color="auto"/>
            <w:bottom w:val="none" w:sz="0" w:space="0" w:color="auto"/>
            <w:right w:val="none" w:sz="0" w:space="0" w:color="auto"/>
          </w:divBdr>
        </w:div>
        <w:div w:id="1765999519">
          <w:marLeft w:val="640"/>
          <w:marRight w:val="0"/>
          <w:marTop w:val="0"/>
          <w:marBottom w:val="0"/>
          <w:divBdr>
            <w:top w:val="none" w:sz="0" w:space="0" w:color="auto"/>
            <w:left w:val="none" w:sz="0" w:space="0" w:color="auto"/>
            <w:bottom w:val="none" w:sz="0" w:space="0" w:color="auto"/>
            <w:right w:val="none" w:sz="0" w:space="0" w:color="auto"/>
          </w:divBdr>
        </w:div>
        <w:div w:id="1960869418">
          <w:marLeft w:val="640"/>
          <w:marRight w:val="0"/>
          <w:marTop w:val="0"/>
          <w:marBottom w:val="0"/>
          <w:divBdr>
            <w:top w:val="none" w:sz="0" w:space="0" w:color="auto"/>
            <w:left w:val="none" w:sz="0" w:space="0" w:color="auto"/>
            <w:bottom w:val="none" w:sz="0" w:space="0" w:color="auto"/>
            <w:right w:val="none" w:sz="0" w:space="0" w:color="auto"/>
          </w:divBdr>
        </w:div>
        <w:div w:id="1368025927">
          <w:marLeft w:val="640"/>
          <w:marRight w:val="0"/>
          <w:marTop w:val="0"/>
          <w:marBottom w:val="0"/>
          <w:divBdr>
            <w:top w:val="none" w:sz="0" w:space="0" w:color="auto"/>
            <w:left w:val="none" w:sz="0" w:space="0" w:color="auto"/>
            <w:bottom w:val="none" w:sz="0" w:space="0" w:color="auto"/>
            <w:right w:val="none" w:sz="0" w:space="0" w:color="auto"/>
          </w:divBdr>
        </w:div>
        <w:div w:id="991716654">
          <w:marLeft w:val="640"/>
          <w:marRight w:val="0"/>
          <w:marTop w:val="0"/>
          <w:marBottom w:val="0"/>
          <w:divBdr>
            <w:top w:val="none" w:sz="0" w:space="0" w:color="auto"/>
            <w:left w:val="none" w:sz="0" w:space="0" w:color="auto"/>
            <w:bottom w:val="none" w:sz="0" w:space="0" w:color="auto"/>
            <w:right w:val="none" w:sz="0" w:space="0" w:color="auto"/>
          </w:divBdr>
        </w:div>
        <w:div w:id="1293485087">
          <w:marLeft w:val="640"/>
          <w:marRight w:val="0"/>
          <w:marTop w:val="0"/>
          <w:marBottom w:val="0"/>
          <w:divBdr>
            <w:top w:val="none" w:sz="0" w:space="0" w:color="auto"/>
            <w:left w:val="none" w:sz="0" w:space="0" w:color="auto"/>
            <w:bottom w:val="none" w:sz="0" w:space="0" w:color="auto"/>
            <w:right w:val="none" w:sz="0" w:space="0" w:color="auto"/>
          </w:divBdr>
        </w:div>
        <w:div w:id="661280759">
          <w:marLeft w:val="640"/>
          <w:marRight w:val="0"/>
          <w:marTop w:val="0"/>
          <w:marBottom w:val="0"/>
          <w:divBdr>
            <w:top w:val="none" w:sz="0" w:space="0" w:color="auto"/>
            <w:left w:val="none" w:sz="0" w:space="0" w:color="auto"/>
            <w:bottom w:val="none" w:sz="0" w:space="0" w:color="auto"/>
            <w:right w:val="none" w:sz="0" w:space="0" w:color="auto"/>
          </w:divBdr>
        </w:div>
        <w:div w:id="1028262880">
          <w:marLeft w:val="640"/>
          <w:marRight w:val="0"/>
          <w:marTop w:val="0"/>
          <w:marBottom w:val="0"/>
          <w:divBdr>
            <w:top w:val="none" w:sz="0" w:space="0" w:color="auto"/>
            <w:left w:val="none" w:sz="0" w:space="0" w:color="auto"/>
            <w:bottom w:val="none" w:sz="0" w:space="0" w:color="auto"/>
            <w:right w:val="none" w:sz="0" w:space="0" w:color="auto"/>
          </w:divBdr>
        </w:div>
        <w:div w:id="466122912">
          <w:marLeft w:val="640"/>
          <w:marRight w:val="0"/>
          <w:marTop w:val="0"/>
          <w:marBottom w:val="0"/>
          <w:divBdr>
            <w:top w:val="none" w:sz="0" w:space="0" w:color="auto"/>
            <w:left w:val="none" w:sz="0" w:space="0" w:color="auto"/>
            <w:bottom w:val="none" w:sz="0" w:space="0" w:color="auto"/>
            <w:right w:val="none" w:sz="0" w:space="0" w:color="auto"/>
          </w:divBdr>
        </w:div>
        <w:div w:id="830604339">
          <w:marLeft w:val="640"/>
          <w:marRight w:val="0"/>
          <w:marTop w:val="0"/>
          <w:marBottom w:val="0"/>
          <w:divBdr>
            <w:top w:val="none" w:sz="0" w:space="0" w:color="auto"/>
            <w:left w:val="none" w:sz="0" w:space="0" w:color="auto"/>
            <w:bottom w:val="none" w:sz="0" w:space="0" w:color="auto"/>
            <w:right w:val="none" w:sz="0" w:space="0" w:color="auto"/>
          </w:divBdr>
        </w:div>
        <w:div w:id="626205972">
          <w:marLeft w:val="640"/>
          <w:marRight w:val="0"/>
          <w:marTop w:val="0"/>
          <w:marBottom w:val="0"/>
          <w:divBdr>
            <w:top w:val="none" w:sz="0" w:space="0" w:color="auto"/>
            <w:left w:val="none" w:sz="0" w:space="0" w:color="auto"/>
            <w:bottom w:val="none" w:sz="0" w:space="0" w:color="auto"/>
            <w:right w:val="none" w:sz="0" w:space="0" w:color="auto"/>
          </w:divBdr>
        </w:div>
        <w:div w:id="225729203">
          <w:marLeft w:val="640"/>
          <w:marRight w:val="0"/>
          <w:marTop w:val="0"/>
          <w:marBottom w:val="0"/>
          <w:divBdr>
            <w:top w:val="none" w:sz="0" w:space="0" w:color="auto"/>
            <w:left w:val="none" w:sz="0" w:space="0" w:color="auto"/>
            <w:bottom w:val="none" w:sz="0" w:space="0" w:color="auto"/>
            <w:right w:val="none" w:sz="0" w:space="0" w:color="auto"/>
          </w:divBdr>
        </w:div>
        <w:div w:id="361788462">
          <w:marLeft w:val="640"/>
          <w:marRight w:val="0"/>
          <w:marTop w:val="0"/>
          <w:marBottom w:val="0"/>
          <w:divBdr>
            <w:top w:val="none" w:sz="0" w:space="0" w:color="auto"/>
            <w:left w:val="none" w:sz="0" w:space="0" w:color="auto"/>
            <w:bottom w:val="none" w:sz="0" w:space="0" w:color="auto"/>
            <w:right w:val="none" w:sz="0" w:space="0" w:color="auto"/>
          </w:divBdr>
        </w:div>
        <w:div w:id="603730053">
          <w:marLeft w:val="640"/>
          <w:marRight w:val="0"/>
          <w:marTop w:val="0"/>
          <w:marBottom w:val="0"/>
          <w:divBdr>
            <w:top w:val="none" w:sz="0" w:space="0" w:color="auto"/>
            <w:left w:val="none" w:sz="0" w:space="0" w:color="auto"/>
            <w:bottom w:val="none" w:sz="0" w:space="0" w:color="auto"/>
            <w:right w:val="none" w:sz="0" w:space="0" w:color="auto"/>
          </w:divBdr>
        </w:div>
        <w:div w:id="1646742143">
          <w:marLeft w:val="640"/>
          <w:marRight w:val="0"/>
          <w:marTop w:val="0"/>
          <w:marBottom w:val="0"/>
          <w:divBdr>
            <w:top w:val="none" w:sz="0" w:space="0" w:color="auto"/>
            <w:left w:val="none" w:sz="0" w:space="0" w:color="auto"/>
            <w:bottom w:val="none" w:sz="0" w:space="0" w:color="auto"/>
            <w:right w:val="none" w:sz="0" w:space="0" w:color="auto"/>
          </w:divBdr>
        </w:div>
        <w:div w:id="454494723">
          <w:marLeft w:val="640"/>
          <w:marRight w:val="0"/>
          <w:marTop w:val="0"/>
          <w:marBottom w:val="0"/>
          <w:divBdr>
            <w:top w:val="none" w:sz="0" w:space="0" w:color="auto"/>
            <w:left w:val="none" w:sz="0" w:space="0" w:color="auto"/>
            <w:bottom w:val="none" w:sz="0" w:space="0" w:color="auto"/>
            <w:right w:val="none" w:sz="0" w:space="0" w:color="auto"/>
          </w:divBdr>
        </w:div>
        <w:div w:id="666251879">
          <w:marLeft w:val="640"/>
          <w:marRight w:val="0"/>
          <w:marTop w:val="0"/>
          <w:marBottom w:val="0"/>
          <w:divBdr>
            <w:top w:val="none" w:sz="0" w:space="0" w:color="auto"/>
            <w:left w:val="none" w:sz="0" w:space="0" w:color="auto"/>
            <w:bottom w:val="none" w:sz="0" w:space="0" w:color="auto"/>
            <w:right w:val="none" w:sz="0" w:space="0" w:color="auto"/>
          </w:divBdr>
        </w:div>
        <w:div w:id="1018967998">
          <w:marLeft w:val="640"/>
          <w:marRight w:val="0"/>
          <w:marTop w:val="0"/>
          <w:marBottom w:val="0"/>
          <w:divBdr>
            <w:top w:val="none" w:sz="0" w:space="0" w:color="auto"/>
            <w:left w:val="none" w:sz="0" w:space="0" w:color="auto"/>
            <w:bottom w:val="none" w:sz="0" w:space="0" w:color="auto"/>
            <w:right w:val="none" w:sz="0" w:space="0" w:color="auto"/>
          </w:divBdr>
        </w:div>
        <w:div w:id="345791765">
          <w:marLeft w:val="640"/>
          <w:marRight w:val="0"/>
          <w:marTop w:val="0"/>
          <w:marBottom w:val="0"/>
          <w:divBdr>
            <w:top w:val="none" w:sz="0" w:space="0" w:color="auto"/>
            <w:left w:val="none" w:sz="0" w:space="0" w:color="auto"/>
            <w:bottom w:val="none" w:sz="0" w:space="0" w:color="auto"/>
            <w:right w:val="none" w:sz="0" w:space="0" w:color="auto"/>
          </w:divBdr>
        </w:div>
        <w:div w:id="600995011">
          <w:marLeft w:val="640"/>
          <w:marRight w:val="0"/>
          <w:marTop w:val="0"/>
          <w:marBottom w:val="0"/>
          <w:divBdr>
            <w:top w:val="none" w:sz="0" w:space="0" w:color="auto"/>
            <w:left w:val="none" w:sz="0" w:space="0" w:color="auto"/>
            <w:bottom w:val="none" w:sz="0" w:space="0" w:color="auto"/>
            <w:right w:val="none" w:sz="0" w:space="0" w:color="auto"/>
          </w:divBdr>
        </w:div>
        <w:div w:id="4602886">
          <w:marLeft w:val="640"/>
          <w:marRight w:val="0"/>
          <w:marTop w:val="0"/>
          <w:marBottom w:val="0"/>
          <w:divBdr>
            <w:top w:val="none" w:sz="0" w:space="0" w:color="auto"/>
            <w:left w:val="none" w:sz="0" w:space="0" w:color="auto"/>
            <w:bottom w:val="none" w:sz="0" w:space="0" w:color="auto"/>
            <w:right w:val="none" w:sz="0" w:space="0" w:color="auto"/>
          </w:divBdr>
        </w:div>
        <w:div w:id="1072656542">
          <w:marLeft w:val="640"/>
          <w:marRight w:val="0"/>
          <w:marTop w:val="0"/>
          <w:marBottom w:val="0"/>
          <w:divBdr>
            <w:top w:val="none" w:sz="0" w:space="0" w:color="auto"/>
            <w:left w:val="none" w:sz="0" w:space="0" w:color="auto"/>
            <w:bottom w:val="none" w:sz="0" w:space="0" w:color="auto"/>
            <w:right w:val="none" w:sz="0" w:space="0" w:color="auto"/>
          </w:divBdr>
        </w:div>
        <w:div w:id="236286756">
          <w:marLeft w:val="640"/>
          <w:marRight w:val="0"/>
          <w:marTop w:val="0"/>
          <w:marBottom w:val="0"/>
          <w:divBdr>
            <w:top w:val="none" w:sz="0" w:space="0" w:color="auto"/>
            <w:left w:val="none" w:sz="0" w:space="0" w:color="auto"/>
            <w:bottom w:val="none" w:sz="0" w:space="0" w:color="auto"/>
            <w:right w:val="none" w:sz="0" w:space="0" w:color="auto"/>
          </w:divBdr>
        </w:div>
        <w:div w:id="1608611894">
          <w:marLeft w:val="640"/>
          <w:marRight w:val="0"/>
          <w:marTop w:val="0"/>
          <w:marBottom w:val="0"/>
          <w:divBdr>
            <w:top w:val="none" w:sz="0" w:space="0" w:color="auto"/>
            <w:left w:val="none" w:sz="0" w:space="0" w:color="auto"/>
            <w:bottom w:val="none" w:sz="0" w:space="0" w:color="auto"/>
            <w:right w:val="none" w:sz="0" w:space="0" w:color="auto"/>
          </w:divBdr>
        </w:div>
        <w:div w:id="1756823815">
          <w:marLeft w:val="640"/>
          <w:marRight w:val="0"/>
          <w:marTop w:val="0"/>
          <w:marBottom w:val="0"/>
          <w:divBdr>
            <w:top w:val="none" w:sz="0" w:space="0" w:color="auto"/>
            <w:left w:val="none" w:sz="0" w:space="0" w:color="auto"/>
            <w:bottom w:val="none" w:sz="0" w:space="0" w:color="auto"/>
            <w:right w:val="none" w:sz="0" w:space="0" w:color="auto"/>
          </w:divBdr>
        </w:div>
        <w:div w:id="1681153962">
          <w:marLeft w:val="640"/>
          <w:marRight w:val="0"/>
          <w:marTop w:val="0"/>
          <w:marBottom w:val="0"/>
          <w:divBdr>
            <w:top w:val="none" w:sz="0" w:space="0" w:color="auto"/>
            <w:left w:val="none" w:sz="0" w:space="0" w:color="auto"/>
            <w:bottom w:val="none" w:sz="0" w:space="0" w:color="auto"/>
            <w:right w:val="none" w:sz="0" w:space="0" w:color="auto"/>
          </w:divBdr>
        </w:div>
        <w:div w:id="717240968">
          <w:marLeft w:val="640"/>
          <w:marRight w:val="0"/>
          <w:marTop w:val="0"/>
          <w:marBottom w:val="0"/>
          <w:divBdr>
            <w:top w:val="none" w:sz="0" w:space="0" w:color="auto"/>
            <w:left w:val="none" w:sz="0" w:space="0" w:color="auto"/>
            <w:bottom w:val="none" w:sz="0" w:space="0" w:color="auto"/>
            <w:right w:val="none" w:sz="0" w:space="0" w:color="auto"/>
          </w:divBdr>
        </w:div>
        <w:div w:id="528252573">
          <w:marLeft w:val="640"/>
          <w:marRight w:val="0"/>
          <w:marTop w:val="0"/>
          <w:marBottom w:val="0"/>
          <w:divBdr>
            <w:top w:val="none" w:sz="0" w:space="0" w:color="auto"/>
            <w:left w:val="none" w:sz="0" w:space="0" w:color="auto"/>
            <w:bottom w:val="none" w:sz="0" w:space="0" w:color="auto"/>
            <w:right w:val="none" w:sz="0" w:space="0" w:color="auto"/>
          </w:divBdr>
        </w:div>
        <w:div w:id="2055882802">
          <w:marLeft w:val="640"/>
          <w:marRight w:val="0"/>
          <w:marTop w:val="0"/>
          <w:marBottom w:val="0"/>
          <w:divBdr>
            <w:top w:val="none" w:sz="0" w:space="0" w:color="auto"/>
            <w:left w:val="none" w:sz="0" w:space="0" w:color="auto"/>
            <w:bottom w:val="none" w:sz="0" w:space="0" w:color="auto"/>
            <w:right w:val="none" w:sz="0" w:space="0" w:color="auto"/>
          </w:divBdr>
        </w:div>
        <w:div w:id="924338340">
          <w:marLeft w:val="640"/>
          <w:marRight w:val="0"/>
          <w:marTop w:val="0"/>
          <w:marBottom w:val="0"/>
          <w:divBdr>
            <w:top w:val="none" w:sz="0" w:space="0" w:color="auto"/>
            <w:left w:val="none" w:sz="0" w:space="0" w:color="auto"/>
            <w:bottom w:val="none" w:sz="0" w:space="0" w:color="auto"/>
            <w:right w:val="none" w:sz="0" w:space="0" w:color="auto"/>
          </w:divBdr>
        </w:div>
        <w:div w:id="1616016927">
          <w:marLeft w:val="640"/>
          <w:marRight w:val="0"/>
          <w:marTop w:val="0"/>
          <w:marBottom w:val="0"/>
          <w:divBdr>
            <w:top w:val="none" w:sz="0" w:space="0" w:color="auto"/>
            <w:left w:val="none" w:sz="0" w:space="0" w:color="auto"/>
            <w:bottom w:val="none" w:sz="0" w:space="0" w:color="auto"/>
            <w:right w:val="none" w:sz="0" w:space="0" w:color="auto"/>
          </w:divBdr>
        </w:div>
        <w:div w:id="959804900">
          <w:marLeft w:val="640"/>
          <w:marRight w:val="0"/>
          <w:marTop w:val="0"/>
          <w:marBottom w:val="0"/>
          <w:divBdr>
            <w:top w:val="none" w:sz="0" w:space="0" w:color="auto"/>
            <w:left w:val="none" w:sz="0" w:space="0" w:color="auto"/>
            <w:bottom w:val="none" w:sz="0" w:space="0" w:color="auto"/>
            <w:right w:val="none" w:sz="0" w:space="0" w:color="auto"/>
          </w:divBdr>
        </w:div>
        <w:div w:id="1201669576">
          <w:marLeft w:val="640"/>
          <w:marRight w:val="0"/>
          <w:marTop w:val="0"/>
          <w:marBottom w:val="0"/>
          <w:divBdr>
            <w:top w:val="none" w:sz="0" w:space="0" w:color="auto"/>
            <w:left w:val="none" w:sz="0" w:space="0" w:color="auto"/>
            <w:bottom w:val="none" w:sz="0" w:space="0" w:color="auto"/>
            <w:right w:val="none" w:sz="0" w:space="0" w:color="auto"/>
          </w:divBdr>
        </w:div>
        <w:div w:id="1451977384">
          <w:marLeft w:val="640"/>
          <w:marRight w:val="0"/>
          <w:marTop w:val="0"/>
          <w:marBottom w:val="0"/>
          <w:divBdr>
            <w:top w:val="none" w:sz="0" w:space="0" w:color="auto"/>
            <w:left w:val="none" w:sz="0" w:space="0" w:color="auto"/>
            <w:bottom w:val="none" w:sz="0" w:space="0" w:color="auto"/>
            <w:right w:val="none" w:sz="0" w:space="0" w:color="auto"/>
          </w:divBdr>
        </w:div>
        <w:div w:id="1530802871">
          <w:marLeft w:val="640"/>
          <w:marRight w:val="0"/>
          <w:marTop w:val="0"/>
          <w:marBottom w:val="0"/>
          <w:divBdr>
            <w:top w:val="none" w:sz="0" w:space="0" w:color="auto"/>
            <w:left w:val="none" w:sz="0" w:space="0" w:color="auto"/>
            <w:bottom w:val="none" w:sz="0" w:space="0" w:color="auto"/>
            <w:right w:val="none" w:sz="0" w:space="0" w:color="auto"/>
          </w:divBdr>
        </w:div>
        <w:div w:id="1084955084">
          <w:marLeft w:val="640"/>
          <w:marRight w:val="0"/>
          <w:marTop w:val="0"/>
          <w:marBottom w:val="0"/>
          <w:divBdr>
            <w:top w:val="none" w:sz="0" w:space="0" w:color="auto"/>
            <w:left w:val="none" w:sz="0" w:space="0" w:color="auto"/>
            <w:bottom w:val="none" w:sz="0" w:space="0" w:color="auto"/>
            <w:right w:val="none" w:sz="0" w:space="0" w:color="auto"/>
          </w:divBdr>
        </w:div>
        <w:div w:id="870654291">
          <w:marLeft w:val="640"/>
          <w:marRight w:val="0"/>
          <w:marTop w:val="0"/>
          <w:marBottom w:val="0"/>
          <w:divBdr>
            <w:top w:val="none" w:sz="0" w:space="0" w:color="auto"/>
            <w:left w:val="none" w:sz="0" w:space="0" w:color="auto"/>
            <w:bottom w:val="none" w:sz="0" w:space="0" w:color="auto"/>
            <w:right w:val="none" w:sz="0" w:space="0" w:color="auto"/>
          </w:divBdr>
        </w:div>
        <w:div w:id="298154089">
          <w:marLeft w:val="640"/>
          <w:marRight w:val="0"/>
          <w:marTop w:val="0"/>
          <w:marBottom w:val="0"/>
          <w:divBdr>
            <w:top w:val="none" w:sz="0" w:space="0" w:color="auto"/>
            <w:left w:val="none" w:sz="0" w:space="0" w:color="auto"/>
            <w:bottom w:val="none" w:sz="0" w:space="0" w:color="auto"/>
            <w:right w:val="none" w:sz="0" w:space="0" w:color="auto"/>
          </w:divBdr>
        </w:div>
        <w:div w:id="265046789">
          <w:marLeft w:val="640"/>
          <w:marRight w:val="0"/>
          <w:marTop w:val="0"/>
          <w:marBottom w:val="0"/>
          <w:divBdr>
            <w:top w:val="none" w:sz="0" w:space="0" w:color="auto"/>
            <w:left w:val="none" w:sz="0" w:space="0" w:color="auto"/>
            <w:bottom w:val="none" w:sz="0" w:space="0" w:color="auto"/>
            <w:right w:val="none" w:sz="0" w:space="0" w:color="auto"/>
          </w:divBdr>
        </w:div>
        <w:div w:id="693045382">
          <w:marLeft w:val="640"/>
          <w:marRight w:val="0"/>
          <w:marTop w:val="0"/>
          <w:marBottom w:val="0"/>
          <w:divBdr>
            <w:top w:val="none" w:sz="0" w:space="0" w:color="auto"/>
            <w:left w:val="none" w:sz="0" w:space="0" w:color="auto"/>
            <w:bottom w:val="none" w:sz="0" w:space="0" w:color="auto"/>
            <w:right w:val="none" w:sz="0" w:space="0" w:color="auto"/>
          </w:divBdr>
        </w:div>
        <w:div w:id="1991516442">
          <w:marLeft w:val="640"/>
          <w:marRight w:val="0"/>
          <w:marTop w:val="0"/>
          <w:marBottom w:val="0"/>
          <w:divBdr>
            <w:top w:val="none" w:sz="0" w:space="0" w:color="auto"/>
            <w:left w:val="none" w:sz="0" w:space="0" w:color="auto"/>
            <w:bottom w:val="none" w:sz="0" w:space="0" w:color="auto"/>
            <w:right w:val="none" w:sz="0" w:space="0" w:color="auto"/>
          </w:divBdr>
        </w:div>
        <w:div w:id="73168585">
          <w:marLeft w:val="640"/>
          <w:marRight w:val="0"/>
          <w:marTop w:val="0"/>
          <w:marBottom w:val="0"/>
          <w:divBdr>
            <w:top w:val="none" w:sz="0" w:space="0" w:color="auto"/>
            <w:left w:val="none" w:sz="0" w:space="0" w:color="auto"/>
            <w:bottom w:val="none" w:sz="0" w:space="0" w:color="auto"/>
            <w:right w:val="none" w:sz="0" w:space="0" w:color="auto"/>
          </w:divBdr>
        </w:div>
        <w:div w:id="838354404">
          <w:marLeft w:val="640"/>
          <w:marRight w:val="0"/>
          <w:marTop w:val="0"/>
          <w:marBottom w:val="0"/>
          <w:divBdr>
            <w:top w:val="none" w:sz="0" w:space="0" w:color="auto"/>
            <w:left w:val="none" w:sz="0" w:space="0" w:color="auto"/>
            <w:bottom w:val="none" w:sz="0" w:space="0" w:color="auto"/>
            <w:right w:val="none" w:sz="0" w:space="0" w:color="auto"/>
          </w:divBdr>
        </w:div>
        <w:div w:id="1255553716">
          <w:marLeft w:val="640"/>
          <w:marRight w:val="0"/>
          <w:marTop w:val="0"/>
          <w:marBottom w:val="0"/>
          <w:divBdr>
            <w:top w:val="none" w:sz="0" w:space="0" w:color="auto"/>
            <w:left w:val="none" w:sz="0" w:space="0" w:color="auto"/>
            <w:bottom w:val="none" w:sz="0" w:space="0" w:color="auto"/>
            <w:right w:val="none" w:sz="0" w:space="0" w:color="auto"/>
          </w:divBdr>
        </w:div>
        <w:div w:id="487794675">
          <w:marLeft w:val="640"/>
          <w:marRight w:val="0"/>
          <w:marTop w:val="0"/>
          <w:marBottom w:val="0"/>
          <w:divBdr>
            <w:top w:val="none" w:sz="0" w:space="0" w:color="auto"/>
            <w:left w:val="none" w:sz="0" w:space="0" w:color="auto"/>
            <w:bottom w:val="none" w:sz="0" w:space="0" w:color="auto"/>
            <w:right w:val="none" w:sz="0" w:space="0" w:color="auto"/>
          </w:divBdr>
        </w:div>
        <w:div w:id="965353830">
          <w:marLeft w:val="640"/>
          <w:marRight w:val="0"/>
          <w:marTop w:val="0"/>
          <w:marBottom w:val="0"/>
          <w:divBdr>
            <w:top w:val="none" w:sz="0" w:space="0" w:color="auto"/>
            <w:left w:val="none" w:sz="0" w:space="0" w:color="auto"/>
            <w:bottom w:val="none" w:sz="0" w:space="0" w:color="auto"/>
            <w:right w:val="none" w:sz="0" w:space="0" w:color="auto"/>
          </w:divBdr>
        </w:div>
        <w:div w:id="1311595068">
          <w:marLeft w:val="640"/>
          <w:marRight w:val="0"/>
          <w:marTop w:val="0"/>
          <w:marBottom w:val="0"/>
          <w:divBdr>
            <w:top w:val="none" w:sz="0" w:space="0" w:color="auto"/>
            <w:left w:val="none" w:sz="0" w:space="0" w:color="auto"/>
            <w:bottom w:val="none" w:sz="0" w:space="0" w:color="auto"/>
            <w:right w:val="none" w:sz="0" w:space="0" w:color="auto"/>
          </w:divBdr>
        </w:div>
        <w:div w:id="1245408383">
          <w:marLeft w:val="640"/>
          <w:marRight w:val="0"/>
          <w:marTop w:val="0"/>
          <w:marBottom w:val="0"/>
          <w:divBdr>
            <w:top w:val="none" w:sz="0" w:space="0" w:color="auto"/>
            <w:left w:val="none" w:sz="0" w:space="0" w:color="auto"/>
            <w:bottom w:val="none" w:sz="0" w:space="0" w:color="auto"/>
            <w:right w:val="none" w:sz="0" w:space="0" w:color="auto"/>
          </w:divBdr>
        </w:div>
        <w:div w:id="1670794902">
          <w:marLeft w:val="640"/>
          <w:marRight w:val="0"/>
          <w:marTop w:val="0"/>
          <w:marBottom w:val="0"/>
          <w:divBdr>
            <w:top w:val="none" w:sz="0" w:space="0" w:color="auto"/>
            <w:left w:val="none" w:sz="0" w:space="0" w:color="auto"/>
            <w:bottom w:val="none" w:sz="0" w:space="0" w:color="auto"/>
            <w:right w:val="none" w:sz="0" w:space="0" w:color="auto"/>
          </w:divBdr>
        </w:div>
        <w:div w:id="1673216180">
          <w:marLeft w:val="640"/>
          <w:marRight w:val="0"/>
          <w:marTop w:val="0"/>
          <w:marBottom w:val="0"/>
          <w:divBdr>
            <w:top w:val="none" w:sz="0" w:space="0" w:color="auto"/>
            <w:left w:val="none" w:sz="0" w:space="0" w:color="auto"/>
            <w:bottom w:val="none" w:sz="0" w:space="0" w:color="auto"/>
            <w:right w:val="none" w:sz="0" w:space="0" w:color="auto"/>
          </w:divBdr>
        </w:div>
      </w:divsChild>
    </w:div>
    <w:div w:id="1356732022">
      <w:bodyDiv w:val="1"/>
      <w:marLeft w:val="0"/>
      <w:marRight w:val="0"/>
      <w:marTop w:val="0"/>
      <w:marBottom w:val="0"/>
      <w:divBdr>
        <w:top w:val="none" w:sz="0" w:space="0" w:color="auto"/>
        <w:left w:val="none" w:sz="0" w:space="0" w:color="auto"/>
        <w:bottom w:val="none" w:sz="0" w:space="0" w:color="auto"/>
        <w:right w:val="none" w:sz="0" w:space="0" w:color="auto"/>
      </w:divBdr>
      <w:divsChild>
        <w:div w:id="1470436826">
          <w:marLeft w:val="640"/>
          <w:marRight w:val="0"/>
          <w:marTop w:val="0"/>
          <w:marBottom w:val="0"/>
          <w:divBdr>
            <w:top w:val="none" w:sz="0" w:space="0" w:color="auto"/>
            <w:left w:val="none" w:sz="0" w:space="0" w:color="auto"/>
            <w:bottom w:val="none" w:sz="0" w:space="0" w:color="auto"/>
            <w:right w:val="none" w:sz="0" w:space="0" w:color="auto"/>
          </w:divBdr>
        </w:div>
        <w:div w:id="1518343928">
          <w:marLeft w:val="640"/>
          <w:marRight w:val="0"/>
          <w:marTop w:val="0"/>
          <w:marBottom w:val="0"/>
          <w:divBdr>
            <w:top w:val="none" w:sz="0" w:space="0" w:color="auto"/>
            <w:left w:val="none" w:sz="0" w:space="0" w:color="auto"/>
            <w:bottom w:val="none" w:sz="0" w:space="0" w:color="auto"/>
            <w:right w:val="none" w:sz="0" w:space="0" w:color="auto"/>
          </w:divBdr>
        </w:div>
        <w:div w:id="677345714">
          <w:marLeft w:val="640"/>
          <w:marRight w:val="0"/>
          <w:marTop w:val="0"/>
          <w:marBottom w:val="0"/>
          <w:divBdr>
            <w:top w:val="none" w:sz="0" w:space="0" w:color="auto"/>
            <w:left w:val="none" w:sz="0" w:space="0" w:color="auto"/>
            <w:bottom w:val="none" w:sz="0" w:space="0" w:color="auto"/>
            <w:right w:val="none" w:sz="0" w:space="0" w:color="auto"/>
          </w:divBdr>
        </w:div>
        <w:div w:id="1120952188">
          <w:marLeft w:val="640"/>
          <w:marRight w:val="0"/>
          <w:marTop w:val="0"/>
          <w:marBottom w:val="0"/>
          <w:divBdr>
            <w:top w:val="none" w:sz="0" w:space="0" w:color="auto"/>
            <w:left w:val="none" w:sz="0" w:space="0" w:color="auto"/>
            <w:bottom w:val="none" w:sz="0" w:space="0" w:color="auto"/>
            <w:right w:val="none" w:sz="0" w:space="0" w:color="auto"/>
          </w:divBdr>
        </w:div>
        <w:div w:id="1143933981">
          <w:marLeft w:val="640"/>
          <w:marRight w:val="0"/>
          <w:marTop w:val="0"/>
          <w:marBottom w:val="0"/>
          <w:divBdr>
            <w:top w:val="none" w:sz="0" w:space="0" w:color="auto"/>
            <w:left w:val="none" w:sz="0" w:space="0" w:color="auto"/>
            <w:bottom w:val="none" w:sz="0" w:space="0" w:color="auto"/>
            <w:right w:val="none" w:sz="0" w:space="0" w:color="auto"/>
          </w:divBdr>
        </w:div>
        <w:div w:id="1004012275">
          <w:marLeft w:val="640"/>
          <w:marRight w:val="0"/>
          <w:marTop w:val="0"/>
          <w:marBottom w:val="0"/>
          <w:divBdr>
            <w:top w:val="none" w:sz="0" w:space="0" w:color="auto"/>
            <w:left w:val="none" w:sz="0" w:space="0" w:color="auto"/>
            <w:bottom w:val="none" w:sz="0" w:space="0" w:color="auto"/>
            <w:right w:val="none" w:sz="0" w:space="0" w:color="auto"/>
          </w:divBdr>
        </w:div>
        <w:div w:id="1048993426">
          <w:marLeft w:val="640"/>
          <w:marRight w:val="0"/>
          <w:marTop w:val="0"/>
          <w:marBottom w:val="0"/>
          <w:divBdr>
            <w:top w:val="none" w:sz="0" w:space="0" w:color="auto"/>
            <w:left w:val="none" w:sz="0" w:space="0" w:color="auto"/>
            <w:bottom w:val="none" w:sz="0" w:space="0" w:color="auto"/>
            <w:right w:val="none" w:sz="0" w:space="0" w:color="auto"/>
          </w:divBdr>
        </w:div>
        <w:div w:id="865022458">
          <w:marLeft w:val="640"/>
          <w:marRight w:val="0"/>
          <w:marTop w:val="0"/>
          <w:marBottom w:val="0"/>
          <w:divBdr>
            <w:top w:val="none" w:sz="0" w:space="0" w:color="auto"/>
            <w:left w:val="none" w:sz="0" w:space="0" w:color="auto"/>
            <w:bottom w:val="none" w:sz="0" w:space="0" w:color="auto"/>
            <w:right w:val="none" w:sz="0" w:space="0" w:color="auto"/>
          </w:divBdr>
        </w:div>
        <w:div w:id="1548641113">
          <w:marLeft w:val="640"/>
          <w:marRight w:val="0"/>
          <w:marTop w:val="0"/>
          <w:marBottom w:val="0"/>
          <w:divBdr>
            <w:top w:val="none" w:sz="0" w:space="0" w:color="auto"/>
            <w:left w:val="none" w:sz="0" w:space="0" w:color="auto"/>
            <w:bottom w:val="none" w:sz="0" w:space="0" w:color="auto"/>
            <w:right w:val="none" w:sz="0" w:space="0" w:color="auto"/>
          </w:divBdr>
        </w:div>
        <w:div w:id="1663658894">
          <w:marLeft w:val="640"/>
          <w:marRight w:val="0"/>
          <w:marTop w:val="0"/>
          <w:marBottom w:val="0"/>
          <w:divBdr>
            <w:top w:val="none" w:sz="0" w:space="0" w:color="auto"/>
            <w:left w:val="none" w:sz="0" w:space="0" w:color="auto"/>
            <w:bottom w:val="none" w:sz="0" w:space="0" w:color="auto"/>
            <w:right w:val="none" w:sz="0" w:space="0" w:color="auto"/>
          </w:divBdr>
        </w:div>
        <w:div w:id="1037925706">
          <w:marLeft w:val="640"/>
          <w:marRight w:val="0"/>
          <w:marTop w:val="0"/>
          <w:marBottom w:val="0"/>
          <w:divBdr>
            <w:top w:val="none" w:sz="0" w:space="0" w:color="auto"/>
            <w:left w:val="none" w:sz="0" w:space="0" w:color="auto"/>
            <w:bottom w:val="none" w:sz="0" w:space="0" w:color="auto"/>
            <w:right w:val="none" w:sz="0" w:space="0" w:color="auto"/>
          </w:divBdr>
        </w:div>
        <w:div w:id="749156478">
          <w:marLeft w:val="640"/>
          <w:marRight w:val="0"/>
          <w:marTop w:val="0"/>
          <w:marBottom w:val="0"/>
          <w:divBdr>
            <w:top w:val="none" w:sz="0" w:space="0" w:color="auto"/>
            <w:left w:val="none" w:sz="0" w:space="0" w:color="auto"/>
            <w:bottom w:val="none" w:sz="0" w:space="0" w:color="auto"/>
            <w:right w:val="none" w:sz="0" w:space="0" w:color="auto"/>
          </w:divBdr>
        </w:div>
        <w:div w:id="1531530845">
          <w:marLeft w:val="640"/>
          <w:marRight w:val="0"/>
          <w:marTop w:val="0"/>
          <w:marBottom w:val="0"/>
          <w:divBdr>
            <w:top w:val="none" w:sz="0" w:space="0" w:color="auto"/>
            <w:left w:val="none" w:sz="0" w:space="0" w:color="auto"/>
            <w:bottom w:val="none" w:sz="0" w:space="0" w:color="auto"/>
            <w:right w:val="none" w:sz="0" w:space="0" w:color="auto"/>
          </w:divBdr>
        </w:div>
        <w:div w:id="1696269785">
          <w:marLeft w:val="640"/>
          <w:marRight w:val="0"/>
          <w:marTop w:val="0"/>
          <w:marBottom w:val="0"/>
          <w:divBdr>
            <w:top w:val="none" w:sz="0" w:space="0" w:color="auto"/>
            <w:left w:val="none" w:sz="0" w:space="0" w:color="auto"/>
            <w:bottom w:val="none" w:sz="0" w:space="0" w:color="auto"/>
            <w:right w:val="none" w:sz="0" w:space="0" w:color="auto"/>
          </w:divBdr>
        </w:div>
        <w:div w:id="1511525363">
          <w:marLeft w:val="640"/>
          <w:marRight w:val="0"/>
          <w:marTop w:val="0"/>
          <w:marBottom w:val="0"/>
          <w:divBdr>
            <w:top w:val="none" w:sz="0" w:space="0" w:color="auto"/>
            <w:left w:val="none" w:sz="0" w:space="0" w:color="auto"/>
            <w:bottom w:val="none" w:sz="0" w:space="0" w:color="auto"/>
            <w:right w:val="none" w:sz="0" w:space="0" w:color="auto"/>
          </w:divBdr>
        </w:div>
        <w:div w:id="1883394323">
          <w:marLeft w:val="640"/>
          <w:marRight w:val="0"/>
          <w:marTop w:val="0"/>
          <w:marBottom w:val="0"/>
          <w:divBdr>
            <w:top w:val="none" w:sz="0" w:space="0" w:color="auto"/>
            <w:left w:val="none" w:sz="0" w:space="0" w:color="auto"/>
            <w:bottom w:val="none" w:sz="0" w:space="0" w:color="auto"/>
            <w:right w:val="none" w:sz="0" w:space="0" w:color="auto"/>
          </w:divBdr>
        </w:div>
        <w:div w:id="1703750615">
          <w:marLeft w:val="640"/>
          <w:marRight w:val="0"/>
          <w:marTop w:val="0"/>
          <w:marBottom w:val="0"/>
          <w:divBdr>
            <w:top w:val="none" w:sz="0" w:space="0" w:color="auto"/>
            <w:left w:val="none" w:sz="0" w:space="0" w:color="auto"/>
            <w:bottom w:val="none" w:sz="0" w:space="0" w:color="auto"/>
            <w:right w:val="none" w:sz="0" w:space="0" w:color="auto"/>
          </w:divBdr>
        </w:div>
        <w:div w:id="1787390564">
          <w:marLeft w:val="640"/>
          <w:marRight w:val="0"/>
          <w:marTop w:val="0"/>
          <w:marBottom w:val="0"/>
          <w:divBdr>
            <w:top w:val="none" w:sz="0" w:space="0" w:color="auto"/>
            <w:left w:val="none" w:sz="0" w:space="0" w:color="auto"/>
            <w:bottom w:val="none" w:sz="0" w:space="0" w:color="auto"/>
            <w:right w:val="none" w:sz="0" w:space="0" w:color="auto"/>
          </w:divBdr>
        </w:div>
        <w:div w:id="522128644">
          <w:marLeft w:val="640"/>
          <w:marRight w:val="0"/>
          <w:marTop w:val="0"/>
          <w:marBottom w:val="0"/>
          <w:divBdr>
            <w:top w:val="none" w:sz="0" w:space="0" w:color="auto"/>
            <w:left w:val="none" w:sz="0" w:space="0" w:color="auto"/>
            <w:bottom w:val="none" w:sz="0" w:space="0" w:color="auto"/>
            <w:right w:val="none" w:sz="0" w:space="0" w:color="auto"/>
          </w:divBdr>
        </w:div>
        <w:div w:id="1813474571">
          <w:marLeft w:val="640"/>
          <w:marRight w:val="0"/>
          <w:marTop w:val="0"/>
          <w:marBottom w:val="0"/>
          <w:divBdr>
            <w:top w:val="none" w:sz="0" w:space="0" w:color="auto"/>
            <w:left w:val="none" w:sz="0" w:space="0" w:color="auto"/>
            <w:bottom w:val="none" w:sz="0" w:space="0" w:color="auto"/>
            <w:right w:val="none" w:sz="0" w:space="0" w:color="auto"/>
          </w:divBdr>
        </w:div>
        <w:div w:id="1877354678">
          <w:marLeft w:val="640"/>
          <w:marRight w:val="0"/>
          <w:marTop w:val="0"/>
          <w:marBottom w:val="0"/>
          <w:divBdr>
            <w:top w:val="none" w:sz="0" w:space="0" w:color="auto"/>
            <w:left w:val="none" w:sz="0" w:space="0" w:color="auto"/>
            <w:bottom w:val="none" w:sz="0" w:space="0" w:color="auto"/>
            <w:right w:val="none" w:sz="0" w:space="0" w:color="auto"/>
          </w:divBdr>
        </w:div>
        <w:div w:id="1684741246">
          <w:marLeft w:val="640"/>
          <w:marRight w:val="0"/>
          <w:marTop w:val="0"/>
          <w:marBottom w:val="0"/>
          <w:divBdr>
            <w:top w:val="none" w:sz="0" w:space="0" w:color="auto"/>
            <w:left w:val="none" w:sz="0" w:space="0" w:color="auto"/>
            <w:bottom w:val="none" w:sz="0" w:space="0" w:color="auto"/>
            <w:right w:val="none" w:sz="0" w:space="0" w:color="auto"/>
          </w:divBdr>
        </w:div>
        <w:div w:id="220211190">
          <w:marLeft w:val="640"/>
          <w:marRight w:val="0"/>
          <w:marTop w:val="0"/>
          <w:marBottom w:val="0"/>
          <w:divBdr>
            <w:top w:val="none" w:sz="0" w:space="0" w:color="auto"/>
            <w:left w:val="none" w:sz="0" w:space="0" w:color="auto"/>
            <w:bottom w:val="none" w:sz="0" w:space="0" w:color="auto"/>
            <w:right w:val="none" w:sz="0" w:space="0" w:color="auto"/>
          </w:divBdr>
        </w:div>
        <w:div w:id="287201581">
          <w:marLeft w:val="640"/>
          <w:marRight w:val="0"/>
          <w:marTop w:val="0"/>
          <w:marBottom w:val="0"/>
          <w:divBdr>
            <w:top w:val="none" w:sz="0" w:space="0" w:color="auto"/>
            <w:left w:val="none" w:sz="0" w:space="0" w:color="auto"/>
            <w:bottom w:val="none" w:sz="0" w:space="0" w:color="auto"/>
            <w:right w:val="none" w:sz="0" w:space="0" w:color="auto"/>
          </w:divBdr>
        </w:div>
        <w:div w:id="830483898">
          <w:marLeft w:val="640"/>
          <w:marRight w:val="0"/>
          <w:marTop w:val="0"/>
          <w:marBottom w:val="0"/>
          <w:divBdr>
            <w:top w:val="none" w:sz="0" w:space="0" w:color="auto"/>
            <w:left w:val="none" w:sz="0" w:space="0" w:color="auto"/>
            <w:bottom w:val="none" w:sz="0" w:space="0" w:color="auto"/>
            <w:right w:val="none" w:sz="0" w:space="0" w:color="auto"/>
          </w:divBdr>
        </w:div>
        <w:div w:id="1325621842">
          <w:marLeft w:val="640"/>
          <w:marRight w:val="0"/>
          <w:marTop w:val="0"/>
          <w:marBottom w:val="0"/>
          <w:divBdr>
            <w:top w:val="none" w:sz="0" w:space="0" w:color="auto"/>
            <w:left w:val="none" w:sz="0" w:space="0" w:color="auto"/>
            <w:bottom w:val="none" w:sz="0" w:space="0" w:color="auto"/>
            <w:right w:val="none" w:sz="0" w:space="0" w:color="auto"/>
          </w:divBdr>
        </w:div>
        <w:div w:id="170070978">
          <w:marLeft w:val="640"/>
          <w:marRight w:val="0"/>
          <w:marTop w:val="0"/>
          <w:marBottom w:val="0"/>
          <w:divBdr>
            <w:top w:val="none" w:sz="0" w:space="0" w:color="auto"/>
            <w:left w:val="none" w:sz="0" w:space="0" w:color="auto"/>
            <w:bottom w:val="none" w:sz="0" w:space="0" w:color="auto"/>
            <w:right w:val="none" w:sz="0" w:space="0" w:color="auto"/>
          </w:divBdr>
        </w:div>
        <w:div w:id="1980189316">
          <w:marLeft w:val="640"/>
          <w:marRight w:val="0"/>
          <w:marTop w:val="0"/>
          <w:marBottom w:val="0"/>
          <w:divBdr>
            <w:top w:val="none" w:sz="0" w:space="0" w:color="auto"/>
            <w:left w:val="none" w:sz="0" w:space="0" w:color="auto"/>
            <w:bottom w:val="none" w:sz="0" w:space="0" w:color="auto"/>
            <w:right w:val="none" w:sz="0" w:space="0" w:color="auto"/>
          </w:divBdr>
        </w:div>
        <w:div w:id="1211377211">
          <w:marLeft w:val="640"/>
          <w:marRight w:val="0"/>
          <w:marTop w:val="0"/>
          <w:marBottom w:val="0"/>
          <w:divBdr>
            <w:top w:val="none" w:sz="0" w:space="0" w:color="auto"/>
            <w:left w:val="none" w:sz="0" w:space="0" w:color="auto"/>
            <w:bottom w:val="none" w:sz="0" w:space="0" w:color="auto"/>
            <w:right w:val="none" w:sz="0" w:space="0" w:color="auto"/>
          </w:divBdr>
        </w:div>
        <w:div w:id="715005176">
          <w:marLeft w:val="640"/>
          <w:marRight w:val="0"/>
          <w:marTop w:val="0"/>
          <w:marBottom w:val="0"/>
          <w:divBdr>
            <w:top w:val="none" w:sz="0" w:space="0" w:color="auto"/>
            <w:left w:val="none" w:sz="0" w:space="0" w:color="auto"/>
            <w:bottom w:val="none" w:sz="0" w:space="0" w:color="auto"/>
            <w:right w:val="none" w:sz="0" w:space="0" w:color="auto"/>
          </w:divBdr>
        </w:div>
        <w:div w:id="1995641994">
          <w:marLeft w:val="640"/>
          <w:marRight w:val="0"/>
          <w:marTop w:val="0"/>
          <w:marBottom w:val="0"/>
          <w:divBdr>
            <w:top w:val="none" w:sz="0" w:space="0" w:color="auto"/>
            <w:left w:val="none" w:sz="0" w:space="0" w:color="auto"/>
            <w:bottom w:val="none" w:sz="0" w:space="0" w:color="auto"/>
            <w:right w:val="none" w:sz="0" w:space="0" w:color="auto"/>
          </w:divBdr>
        </w:div>
        <w:div w:id="2091736186">
          <w:marLeft w:val="640"/>
          <w:marRight w:val="0"/>
          <w:marTop w:val="0"/>
          <w:marBottom w:val="0"/>
          <w:divBdr>
            <w:top w:val="none" w:sz="0" w:space="0" w:color="auto"/>
            <w:left w:val="none" w:sz="0" w:space="0" w:color="auto"/>
            <w:bottom w:val="none" w:sz="0" w:space="0" w:color="auto"/>
            <w:right w:val="none" w:sz="0" w:space="0" w:color="auto"/>
          </w:divBdr>
        </w:div>
        <w:div w:id="1269656031">
          <w:marLeft w:val="640"/>
          <w:marRight w:val="0"/>
          <w:marTop w:val="0"/>
          <w:marBottom w:val="0"/>
          <w:divBdr>
            <w:top w:val="none" w:sz="0" w:space="0" w:color="auto"/>
            <w:left w:val="none" w:sz="0" w:space="0" w:color="auto"/>
            <w:bottom w:val="none" w:sz="0" w:space="0" w:color="auto"/>
            <w:right w:val="none" w:sz="0" w:space="0" w:color="auto"/>
          </w:divBdr>
        </w:div>
        <w:div w:id="613709675">
          <w:marLeft w:val="640"/>
          <w:marRight w:val="0"/>
          <w:marTop w:val="0"/>
          <w:marBottom w:val="0"/>
          <w:divBdr>
            <w:top w:val="none" w:sz="0" w:space="0" w:color="auto"/>
            <w:left w:val="none" w:sz="0" w:space="0" w:color="auto"/>
            <w:bottom w:val="none" w:sz="0" w:space="0" w:color="auto"/>
            <w:right w:val="none" w:sz="0" w:space="0" w:color="auto"/>
          </w:divBdr>
        </w:div>
        <w:div w:id="1797290953">
          <w:marLeft w:val="640"/>
          <w:marRight w:val="0"/>
          <w:marTop w:val="0"/>
          <w:marBottom w:val="0"/>
          <w:divBdr>
            <w:top w:val="none" w:sz="0" w:space="0" w:color="auto"/>
            <w:left w:val="none" w:sz="0" w:space="0" w:color="auto"/>
            <w:bottom w:val="none" w:sz="0" w:space="0" w:color="auto"/>
            <w:right w:val="none" w:sz="0" w:space="0" w:color="auto"/>
          </w:divBdr>
        </w:div>
        <w:div w:id="46035794">
          <w:marLeft w:val="640"/>
          <w:marRight w:val="0"/>
          <w:marTop w:val="0"/>
          <w:marBottom w:val="0"/>
          <w:divBdr>
            <w:top w:val="none" w:sz="0" w:space="0" w:color="auto"/>
            <w:left w:val="none" w:sz="0" w:space="0" w:color="auto"/>
            <w:bottom w:val="none" w:sz="0" w:space="0" w:color="auto"/>
            <w:right w:val="none" w:sz="0" w:space="0" w:color="auto"/>
          </w:divBdr>
        </w:div>
        <w:div w:id="861746357">
          <w:marLeft w:val="640"/>
          <w:marRight w:val="0"/>
          <w:marTop w:val="0"/>
          <w:marBottom w:val="0"/>
          <w:divBdr>
            <w:top w:val="none" w:sz="0" w:space="0" w:color="auto"/>
            <w:left w:val="none" w:sz="0" w:space="0" w:color="auto"/>
            <w:bottom w:val="none" w:sz="0" w:space="0" w:color="auto"/>
            <w:right w:val="none" w:sz="0" w:space="0" w:color="auto"/>
          </w:divBdr>
        </w:div>
        <w:div w:id="189999127">
          <w:marLeft w:val="640"/>
          <w:marRight w:val="0"/>
          <w:marTop w:val="0"/>
          <w:marBottom w:val="0"/>
          <w:divBdr>
            <w:top w:val="none" w:sz="0" w:space="0" w:color="auto"/>
            <w:left w:val="none" w:sz="0" w:space="0" w:color="auto"/>
            <w:bottom w:val="none" w:sz="0" w:space="0" w:color="auto"/>
            <w:right w:val="none" w:sz="0" w:space="0" w:color="auto"/>
          </w:divBdr>
        </w:div>
        <w:div w:id="154419423">
          <w:marLeft w:val="640"/>
          <w:marRight w:val="0"/>
          <w:marTop w:val="0"/>
          <w:marBottom w:val="0"/>
          <w:divBdr>
            <w:top w:val="none" w:sz="0" w:space="0" w:color="auto"/>
            <w:left w:val="none" w:sz="0" w:space="0" w:color="auto"/>
            <w:bottom w:val="none" w:sz="0" w:space="0" w:color="auto"/>
            <w:right w:val="none" w:sz="0" w:space="0" w:color="auto"/>
          </w:divBdr>
        </w:div>
        <w:div w:id="1343123770">
          <w:marLeft w:val="640"/>
          <w:marRight w:val="0"/>
          <w:marTop w:val="0"/>
          <w:marBottom w:val="0"/>
          <w:divBdr>
            <w:top w:val="none" w:sz="0" w:space="0" w:color="auto"/>
            <w:left w:val="none" w:sz="0" w:space="0" w:color="auto"/>
            <w:bottom w:val="none" w:sz="0" w:space="0" w:color="auto"/>
            <w:right w:val="none" w:sz="0" w:space="0" w:color="auto"/>
          </w:divBdr>
        </w:div>
        <w:div w:id="2050643482">
          <w:marLeft w:val="640"/>
          <w:marRight w:val="0"/>
          <w:marTop w:val="0"/>
          <w:marBottom w:val="0"/>
          <w:divBdr>
            <w:top w:val="none" w:sz="0" w:space="0" w:color="auto"/>
            <w:left w:val="none" w:sz="0" w:space="0" w:color="auto"/>
            <w:bottom w:val="none" w:sz="0" w:space="0" w:color="auto"/>
            <w:right w:val="none" w:sz="0" w:space="0" w:color="auto"/>
          </w:divBdr>
        </w:div>
        <w:div w:id="1312052621">
          <w:marLeft w:val="640"/>
          <w:marRight w:val="0"/>
          <w:marTop w:val="0"/>
          <w:marBottom w:val="0"/>
          <w:divBdr>
            <w:top w:val="none" w:sz="0" w:space="0" w:color="auto"/>
            <w:left w:val="none" w:sz="0" w:space="0" w:color="auto"/>
            <w:bottom w:val="none" w:sz="0" w:space="0" w:color="auto"/>
            <w:right w:val="none" w:sz="0" w:space="0" w:color="auto"/>
          </w:divBdr>
        </w:div>
        <w:div w:id="319621820">
          <w:marLeft w:val="640"/>
          <w:marRight w:val="0"/>
          <w:marTop w:val="0"/>
          <w:marBottom w:val="0"/>
          <w:divBdr>
            <w:top w:val="none" w:sz="0" w:space="0" w:color="auto"/>
            <w:left w:val="none" w:sz="0" w:space="0" w:color="auto"/>
            <w:bottom w:val="none" w:sz="0" w:space="0" w:color="auto"/>
            <w:right w:val="none" w:sz="0" w:space="0" w:color="auto"/>
          </w:divBdr>
        </w:div>
        <w:div w:id="1641614840">
          <w:marLeft w:val="640"/>
          <w:marRight w:val="0"/>
          <w:marTop w:val="0"/>
          <w:marBottom w:val="0"/>
          <w:divBdr>
            <w:top w:val="none" w:sz="0" w:space="0" w:color="auto"/>
            <w:left w:val="none" w:sz="0" w:space="0" w:color="auto"/>
            <w:bottom w:val="none" w:sz="0" w:space="0" w:color="auto"/>
            <w:right w:val="none" w:sz="0" w:space="0" w:color="auto"/>
          </w:divBdr>
        </w:div>
        <w:div w:id="1675766804">
          <w:marLeft w:val="640"/>
          <w:marRight w:val="0"/>
          <w:marTop w:val="0"/>
          <w:marBottom w:val="0"/>
          <w:divBdr>
            <w:top w:val="none" w:sz="0" w:space="0" w:color="auto"/>
            <w:left w:val="none" w:sz="0" w:space="0" w:color="auto"/>
            <w:bottom w:val="none" w:sz="0" w:space="0" w:color="auto"/>
            <w:right w:val="none" w:sz="0" w:space="0" w:color="auto"/>
          </w:divBdr>
        </w:div>
        <w:div w:id="74087688">
          <w:marLeft w:val="640"/>
          <w:marRight w:val="0"/>
          <w:marTop w:val="0"/>
          <w:marBottom w:val="0"/>
          <w:divBdr>
            <w:top w:val="none" w:sz="0" w:space="0" w:color="auto"/>
            <w:left w:val="none" w:sz="0" w:space="0" w:color="auto"/>
            <w:bottom w:val="none" w:sz="0" w:space="0" w:color="auto"/>
            <w:right w:val="none" w:sz="0" w:space="0" w:color="auto"/>
          </w:divBdr>
        </w:div>
        <w:div w:id="1458180712">
          <w:marLeft w:val="640"/>
          <w:marRight w:val="0"/>
          <w:marTop w:val="0"/>
          <w:marBottom w:val="0"/>
          <w:divBdr>
            <w:top w:val="none" w:sz="0" w:space="0" w:color="auto"/>
            <w:left w:val="none" w:sz="0" w:space="0" w:color="auto"/>
            <w:bottom w:val="none" w:sz="0" w:space="0" w:color="auto"/>
            <w:right w:val="none" w:sz="0" w:space="0" w:color="auto"/>
          </w:divBdr>
        </w:div>
        <w:div w:id="781193194">
          <w:marLeft w:val="640"/>
          <w:marRight w:val="0"/>
          <w:marTop w:val="0"/>
          <w:marBottom w:val="0"/>
          <w:divBdr>
            <w:top w:val="none" w:sz="0" w:space="0" w:color="auto"/>
            <w:left w:val="none" w:sz="0" w:space="0" w:color="auto"/>
            <w:bottom w:val="none" w:sz="0" w:space="0" w:color="auto"/>
            <w:right w:val="none" w:sz="0" w:space="0" w:color="auto"/>
          </w:divBdr>
        </w:div>
        <w:div w:id="150877055">
          <w:marLeft w:val="640"/>
          <w:marRight w:val="0"/>
          <w:marTop w:val="0"/>
          <w:marBottom w:val="0"/>
          <w:divBdr>
            <w:top w:val="none" w:sz="0" w:space="0" w:color="auto"/>
            <w:left w:val="none" w:sz="0" w:space="0" w:color="auto"/>
            <w:bottom w:val="none" w:sz="0" w:space="0" w:color="auto"/>
            <w:right w:val="none" w:sz="0" w:space="0" w:color="auto"/>
          </w:divBdr>
        </w:div>
        <w:div w:id="346100756">
          <w:marLeft w:val="640"/>
          <w:marRight w:val="0"/>
          <w:marTop w:val="0"/>
          <w:marBottom w:val="0"/>
          <w:divBdr>
            <w:top w:val="none" w:sz="0" w:space="0" w:color="auto"/>
            <w:left w:val="none" w:sz="0" w:space="0" w:color="auto"/>
            <w:bottom w:val="none" w:sz="0" w:space="0" w:color="auto"/>
            <w:right w:val="none" w:sz="0" w:space="0" w:color="auto"/>
          </w:divBdr>
        </w:div>
        <w:div w:id="1152411611">
          <w:marLeft w:val="640"/>
          <w:marRight w:val="0"/>
          <w:marTop w:val="0"/>
          <w:marBottom w:val="0"/>
          <w:divBdr>
            <w:top w:val="none" w:sz="0" w:space="0" w:color="auto"/>
            <w:left w:val="none" w:sz="0" w:space="0" w:color="auto"/>
            <w:bottom w:val="none" w:sz="0" w:space="0" w:color="auto"/>
            <w:right w:val="none" w:sz="0" w:space="0" w:color="auto"/>
          </w:divBdr>
        </w:div>
        <w:div w:id="1427730999">
          <w:marLeft w:val="640"/>
          <w:marRight w:val="0"/>
          <w:marTop w:val="0"/>
          <w:marBottom w:val="0"/>
          <w:divBdr>
            <w:top w:val="none" w:sz="0" w:space="0" w:color="auto"/>
            <w:left w:val="none" w:sz="0" w:space="0" w:color="auto"/>
            <w:bottom w:val="none" w:sz="0" w:space="0" w:color="auto"/>
            <w:right w:val="none" w:sz="0" w:space="0" w:color="auto"/>
          </w:divBdr>
        </w:div>
        <w:div w:id="1333489234">
          <w:marLeft w:val="640"/>
          <w:marRight w:val="0"/>
          <w:marTop w:val="0"/>
          <w:marBottom w:val="0"/>
          <w:divBdr>
            <w:top w:val="none" w:sz="0" w:space="0" w:color="auto"/>
            <w:left w:val="none" w:sz="0" w:space="0" w:color="auto"/>
            <w:bottom w:val="none" w:sz="0" w:space="0" w:color="auto"/>
            <w:right w:val="none" w:sz="0" w:space="0" w:color="auto"/>
          </w:divBdr>
        </w:div>
        <w:div w:id="2013336467">
          <w:marLeft w:val="640"/>
          <w:marRight w:val="0"/>
          <w:marTop w:val="0"/>
          <w:marBottom w:val="0"/>
          <w:divBdr>
            <w:top w:val="none" w:sz="0" w:space="0" w:color="auto"/>
            <w:left w:val="none" w:sz="0" w:space="0" w:color="auto"/>
            <w:bottom w:val="none" w:sz="0" w:space="0" w:color="auto"/>
            <w:right w:val="none" w:sz="0" w:space="0" w:color="auto"/>
          </w:divBdr>
        </w:div>
        <w:div w:id="1881815318">
          <w:marLeft w:val="640"/>
          <w:marRight w:val="0"/>
          <w:marTop w:val="0"/>
          <w:marBottom w:val="0"/>
          <w:divBdr>
            <w:top w:val="none" w:sz="0" w:space="0" w:color="auto"/>
            <w:left w:val="none" w:sz="0" w:space="0" w:color="auto"/>
            <w:bottom w:val="none" w:sz="0" w:space="0" w:color="auto"/>
            <w:right w:val="none" w:sz="0" w:space="0" w:color="auto"/>
          </w:divBdr>
        </w:div>
        <w:div w:id="561790628">
          <w:marLeft w:val="640"/>
          <w:marRight w:val="0"/>
          <w:marTop w:val="0"/>
          <w:marBottom w:val="0"/>
          <w:divBdr>
            <w:top w:val="none" w:sz="0" w:space="0" w:color="auto"/>
            <w:left w:val="none" w:sz="0" w:space="0" w:color="auto"/>
            <w:bottom w:val="none" w:sz="0" w:space="0" w:color="auto"/>
            <w:right w:val="none" w:sz="0" w:space="0" w:color="auto"/>
          </w:divBdr>
        </w:div>
        <w:div w:id="890732340">
          <w:marLeft w:val="640"/>
          <w:marRight w:val="0"/>
          <w:marTop w:val="0"/>
          <w:marBottom w:val="0"/>
          <w:divBdr>
            <w:top w:val="none" w:sz="0" w:space="0" w:color="auto"/>
            <w:left w:val="none" w:sz="0" w:space="0" w:color="auto"/>
            <w:bottom w:val="none" w:sz="0" w:space="0" w:color="auto"/>
            <w:right w:val="none" w:sz="0" w:space="0" w:color="auto"/>
          </w:divBdr>
        </w:div>
        <w:div w:id="150023730">
          <w:marLeft w:val="640"/>
          <w:marRight w:val="0"/>
          <w:marTop w:val="0"/>
          <w:marBottom w:val="0"/>
          <w:divBdr>
            <w:top w:val="none" w:sz="0" w:space="0" w:color="auto"/>
            <w:left w:val="none" w:sz="0" w:space="0" w:color="auto"/>
            <w:bottom w:val="none" w:sz="0" w:space="0" w:color="auto"/>
            <w:right w:val="none" w:sz="0" w:space="0" w:color="auto"/>
          </w:divBdr>
        </w:div>
        <w:div w:id="1330013255">
          <w:marLeft w:val="640"/>
          <w:marRight w:val="0"/>
          <w:marTop w:val="0"/>
          <w:marBottom w:val="0"/>
          <w:divBdr>
            <w:top w:val="none" w:sz="0" w:space="0" w:color="auto"/>
            <w:left w:val="none" w:sz="0" w:space="0" w:color="auto"/>
            <w:bottom w:val="none" w:sz="0" w:space="0" w:color="auto"/>
            <w:right w:val="none" w:sz="0" w:space="0" w:color="auto"/>
          </w:divBdr>
        </w:div>
        <w:div w:id="787357988">
          <w:marLeft w:val="640"/>
          <w:marRight w:val="0"/>
          <w:marTop w:val="0"/>
          <w:marBottom w:val="0"/>
          <w:divBdr>
            <w:top w:val="none" w:sz="0" w:space="0" w:color="auto"/>
            <w:left w:val="none" w:sz="0" w:space="0" w:color="auto"/>
            <w:bottom w:val="none" w:sz="0" w:space="0" w:color="auto"/>
            <w:right w:val="none" w:sz="0" w:space="0" w:color="auto"/>
          </w:divBdr>
        </w:div>
        <w:div w:id="2027556818">
          <w:marLeft w:val="640"/>
          <w:marRight w:val="0"/>
          <w:marTop w:val="0"/>
          <w:marBottom w:val="0"/>
          <w:divBdr>
            <w:top w:val="none" w:sz="0" w:space="0" w:color="auto"/>
            <w:left w:val="none" w:sz="0" w:space="0" w:color="auto"/>
            <w:bottom w:val="none" w:sz="0" w:space="0" w:color="auto"/>
            <w:right w:val="none" w:sz="0" w:space="0" w:color="auto"/>
          </w:divBdr>
        </w:div>
        <w:div w:id="88551091">
          <w:marLeft w:val="640"/>
          <w:marRight w:val="0"/>
          <w:marTop w:val="0"/>
          <w:marBottom w:val="0"/>
          <w:divBdr>
            <w:top w:val="none" w:sz="0" w:space="0" w:color="auto"/>
            <w:left w:val="none" w:sz="0" w:space="0" w:color="auto"/>
            <w:bottom w:val="none" w:sz="0" w:space="0" w:color="auto"/>
            <w:right w:val="none" w:sz="0" w:space="0" w:color="auto"/>
          </w:divBdr>
        </w:div>
        <w:div w:id="570120574">
          <w:marLeft w:val="640"/>
          <w:marRight w:val="0"/>
          <w:marTop w:val="0"/>
          <w:marBottom w:val="0"/>
          <w:divBdr>
            <w:top w:val="none" w:sz="0" w:space="0" w:color="auto"/>
            <w:left w:val="none" w:sz="0" w:space="0" w:color="auto"/>
            <w:bottom w:val="none" w:sz="0" w:space="0" w:color="auto"/>
            <w:right w:val="none" w:sz="0" w:space="0" w:color="auto"/>
          </w:divBdr>
        </w:div>
        <w:div w:id="1270503735">
          <w:marLeft w:val="640"/>
          <w:marRight w:val="0"/>
          <w:marTop w:val="0"/>
          <w:marBottom w:val="0"/>
          <w:divBdr>
            <w:top w:val="none" w:sz="0" w:space="0" w:color="auto"/>
            <w:left w:val="none" w:sz="0" w:space="0" w:color="auto"/>
            <w:bottom w:val="none" w:sz="0" w:space="0" w:color="auto"/>
            <w:right w:val="none" w:sz="0" w:space="0" w:color="auto"/>
          </w:divBdr>
        </w:div>
        <w:div w:id="913930260">
          <w:marLeft w:val="640"/>
          <w:marRight w:val="0"/>
          <w:marTop w:val="0"/>
          <w:marBottom w:val="0"/>
          <w:divBdr>
            <w:top w:val="none" w:sz="0" w:space="0" w:color="auto"/>
            <w:left w:val="none" w:sz="0" w:space="0" w:color="auto"/>
            <w:bottom w:val="none" w:sz="0" w:space="0" w:color="auto"/>
            <w:right w:val="none" w:sz="0" w:space="0" w:color="auto"/>
          </w:divBdr>
        </w:div>
        <w:div w:id="1441994581">
          <w:marLeft w:val="640"/>
          <w:marRight w:val="0"/>
          <w:marTop w:val="0"/>
          <w:marBottom w:val="0"/>
          <w:divBdr>
            <w:top w:val="none" w:sz="0" w:space="0" w:color="auto"/>
            <w:left w:val="none" w:sz="0" w:space="0" w:color="auto"/>
            <w:bottom w:val="none" w:sz="0" w:space="0" w:color="auto"/>
            <w:right w:val="none" w:sz="0" w:space="0" w:color="auto"/>
          </w:divBdr>
        </w:div>
        <w:div w:id="937560176">
          <w:marLeft w:val="640"/>
          <w:marRight w:val="0"/>
          <w:marTop w:val="0"/>
          <w:marBottom w:val="0"/>
          <w:divBdr>
            <w:top w:val="none" w:sz="0" w:space="0" w:color="auto"/>
            <w:left w:val="none" w:sz="0" w:space="0" w:color="auto"/>
            <w:bottom w:val="none" w:sz="0" w:space="0" w:color="auto"/>
            <w:right w:val="none" w:sz="0" w:space="0" w:color="auto"/>
          </w:divBdr>
        </w:div>
        <w:div w:id="957372116">
          <w:marLeft w:val="640"/>
          <w:marRight w:val="0"/>
          <w:marTop w:val="0"/>
          <w:marBottom w:val="0"/>
          <w:divBdr>
            <w:top w:val="none" w:sz="0" w:space="0" w:color="auto"/>
            <w:left w:val="none" w:sz="0" w:space="0" w:color="auto"/>
            <w:bottom w:val="none" w:sz="0" w:space="0" w:color="auto"/>
            <w:right w:val="none" w:sz="0" w:space="0" w:color="auto"/>
          </w:divBdr>
        </w:div>
        <w:div w:id="657806621">
          <w:marLeft w:val="640"/>
          <w:marRight w:val="0"/>
          <w:marTop w:val="0"/>
          <w:marBottom w:val="0"/>
          <w:divBdr>
            <w:top w:val="none" w:sz="0" w:space="0" w:color="auto"/>
            <w:left w:val="none" w:sz="0" w:space="0" w:color="auto"/>
            <w:bottom w:val="none" w:sz="0" w:space="0" w:color="auto"/>
            <w:right w:val="none" w:sz="0" w:space="0" w:color="auto"/>
          </w:divBdr>
        </w:div>
        <w:div w:id="1623533251">
          <w:marLeft w:val="640"/>
          <w:marRight w:val="0"/>
          <w:marTop w:val="0"/>
          <w:marBottom w:val="0"/>
          <w:divBdr>
            <w:top w:val="none" w:sz="0" w:space="0" w:color="auto"/>
            <w:left w:val="none" w:sz="0" w:space="0" w:color="auto"/>
            <w:bottom w:val="none" w:sz="0" w:space="0" w:color="auto"/>
            <w:right w:val="none" w:sz="0" w:space="0" w:color="auto"/>
          </w:divBdr>
        </w:div>
        <w:div w:id="660158985">
          <w:marLeft w:val="640"/>
          <w:marRight w:val="0"/>
          <w:marTop w:val="0"/>
          <w:marBottom w:val="0"/>
          <w:divBdr>
            <w:top w:val="none" w:sz="0" w:space="0" w:color="auto"/>
            <w:left w:val="none" w:sz="0" w:space="0" w:color="auto"/>
            <w:bottom w:val="none" w:sz="0" w:space="0" w:color="auto"/>
            <w:right w:val="none" w:sz="0" w:space="0" w:color="auto"/>
          </w:divBdr>
        </w:div>
        <w:div w:id="388111081">
          <w:marLeft w:val="640"/>
          <w:marRight w:val="0"/>
          <w:marTop w:val="0"/>
          <w:marBottom w:val="0"/>
          <w:divBdr>
            <w:top w:val="none" w:sz="0" w:space="0" w:color="auto"/>
            <w:left w:val="none" w:sz="0" w:space="0" w:color="auto"/>
            <w:bottom w:val="none" w:sz="0" w:space="0" w:color="auto"/>
            <w:right w:val="none" w:sz="0" w:space="0" w:color="auto"/>
          </w:divBdr>
        </w:div>
        <w:div w:id="1680768538">
          <w:marLeft w:val="640"/>
          <w:marRight w:val="0"/>
          <w:marTop w:val="0"/>
          <w:marBottom w:val="0"/>
          <w:divBdr>
            <w:top w:val="none" w:sz="0" w:space="0" w:color="auto"/>
            <w:left w:val="none" w:sz="0" w:space="0" w:color="auto"/>
            <w:bottom w:val="none" w:sz="0" w:space="0" w:color="auto"/>
            <w:right w:val="none" w:sz="0" w:space="0" w:color="auto"/>
          </w:divBdr>
        </w:div>
        <w:div w:id="1604534701">
          <w:marLeft w:val="640"/>
          <w:marRight w:val="0"/>
          <w:marTop w:val="0"/>
          <w:marBottom w:val="0"/>
          <w:divBdr>
            <w:top w:val="none" w:sz="0" w:space="0" w:color="auto"/>
            <w:left w:val="none" w:sz="0" w:space="0" w:color="auto"/>
            <w:bottom w:val="none" w:sz="0" w:space="0" w:color="auto"/>
            <w:right w:val="none" w:sz="0" w:space="0" w:color="auto"/>
          </w:divBdr>
        </w:div>
        <w:div w:id="802162922">
          <w:marLeft w:val="640"/>
          <w:marRight w:val="0"/>
          <w:marTop w:val="0"/>
          <w:marBottom w:val="0"/>
          <w:divBdr>
            <w:top w:val="none" w:sz="0" w:space="0" w:color="auto"/>
            <w:left w:val="none" w:sz="0" w:space="0" w:color="auto"/>
            <w:bottom w:val="none" w:sz="0" w:space="0" w:color="auto"/>
            <w:right w:val="none" w:sz="0" w:space="0" w:color="auto"/>
          </w:divBdr>
        </w:div>
        <w:div w:id="1955552035">
          <w:marLeft w:val="640"/>
          <w:marRight w:val="0"/>
          <w:marTop w:val="0"/>
          <w:marBottom w:val="0"/>
          <w:divBdr>
            <w:top w:val="none" w:sz="0" w:space="0" w:color="auto"/>
            <w:left w:val="none" w:sz="0" w:space="0" w:color="auto"/>
            <w:bottom w:val="none" w:sz="0" w:space="0" w:color="auto"/>
            <w:right w:val="none" w:sz="0" w:space="0" w:color="auto"/>
          </w:divBdr>
        </w:div>
        <w:div w:id="1653634539">
          <w:marLeft w:val="640"/>
          <w:marRight w:val="0"/>
          <w:marTop w:val="0"/>
          <w:marBottom w:val="0"/>
          <w:divBdr>
            <w:top w:val="none" w:sz="0" w:space="0" w:color="auto"/>
            <w:left w:val="none" w:sz="0" w:space="0" w:color="auto"/>
            <w:bottom w:val="none" w:sz="0" w:space="0" w:color="auto"/>
            <w:right w:val="none" w:sz="0" w:space="0" w:color="auto"/>
          </w:divBdr>
        </w:div>
        <w:div w:id="1392385479">
          <w:marLeft w:val="640"/>
          <w:marRight w:val="0"/>
          <w:marTop w:val="0"/>
          <w:marBottom w:val="0"/>
          <w:divBdr>
            <w:top w:val="none" w:sz="0" w:space="0" w:color="auto"/>
            <w:left w:val="none" w:sz="0" w:space="0" w:color="auto"/>
            <w:bottom w:val="none" w:sz="0" w:space="0" w:color="auto"/>
            <w:right w:val="none" w:sz="0" w:space="0" w:color="auto"/>
          </w:divBdr>
        </w:div>
        <w:div w:id="1922787956">
          <w:marLeft w:val="640"/>
          <w:marRight w:val="0"/>
          <w:marTop w:val="0"/>
          <w:marBottom w:val="0"/>
          <w:divBdr>
            <w:top w:val="none" w:sz="0" w:space="0" w:color="auto"/>
            <w:left w:val="none" w:sz="0" w:space="0" w:color="auto"/>
            <w:bottom w:val="none" w:sz="0" w:space="0" w:color="auto"/>
            <w:right w:val="none" w:sz="0" w:space="0" w:color="auto"/>
          </w:divBdr>
        </w:div>
        <w:div w:id="518350251">
          <w:marLeft w:val="640"/>
          <w:marRight w:val="0"/>
          <w:marTop w:val="0"/>
          <w:marBottom w:val="0"/>
          <w:divBdr>
            <w:top w:val="none" w:sz="0" w:space="0" w:color="auto"/>
            <w:left w:val="none" w:sz="0" w:space="0" w:color="auto"/>
            <w:bottom w:val="none" w:sz="0" w:space="0" w:color="auto"/>
            <w:right w:val="none" w:sz="0" w:space="0" w:color="auto"/>
          </w:divBdr>
        </w:div>
        <w:div w:id="28267512">
          <w:marLeft w:val="640"/>
          <w:marRight w:val="0"/>
          <w:marTop w:val="0"/>
          <w:marBottom w:val="0"/>
          <w:divBdr>
            <w:top w:val="none" w:sz="0" w:space="0" w:color="auto"/>
            <w:left w:val="none" w:sz="0" w:space="0" w:color="auto"/>
            <w:bottom w:val="none" w:sz="0" w:space="0" w:color="auto"/>
            <w:right w:val="none" w:sz="0" w:space="0" w:color="auto"/>
          </w:divBdr>
        </w:div>
        <w:div w:id="1660845285">
          <w:marLeft w:val="640"/>
          <w:marRight w:val="0"/>
          <w:marTop w:val="0"/>
          <w:marBottom w:val="0"/>
          <w:divBdr>
            <w:top w:val="none" w:sz="0" w:space="0" w:color="auto"/>
            <w:left w:val="none" w:sz="0" w:space="0" w:color="auto"/>
            <w:bottom w:val="none" w:sz="0" w:space="0" w:color="auto"/>
            <w:right w:val="none" w:sz="0" w:space="0" w:color="auto"/>
          </w:divBdr>
        </w:div>
        <w:div w:id="326448605">
          <w:marLeft w:val="640"/>
          <w:marRight w:val="0"/>
          <w:marTop w:val="0"/>
          <w:marBottom w:val="0"/>
          <w:divBdr>
            <w:top w:val="none" w:sz="0" w:space="0" w:color="auto"/>
            <w:left w:val="none" w:sz="0" w:space="0" w:color="auto"/>
            <w:bottom w:val="none" w:sz="0" w:space="0" w:color="auto"/>
            <w:right w:val="none" w:sz="0" w:space="0" w:color="auto"/>
          </w:divBdr>
        </w:div>
        <w:div w:id="2071659413">
          <w:marLeft w:val="640"/>
          <w:marRight w:val="0"/>
          <w:marTop w:val="0"/>
          <w:marBottom w:val="0"/>
          <w:divBdr>
            <w:top w:val="none" w:sz="0" w:space="0" w:color="auto"/>
            <w:left w:val="none" w:sz="0" w:space="0" w:color="auto"/>
            <w:bottom w:val="none" w:sz="0" w:space="0" w:color="auto"/>
            <w:right w:val="none" w:sz="0" w:space="0" w:color="auto"/>
          </w:divBdr>
        </w:div>
        <w:div w:id="2028291096">
          <w:marLeft w:val="640"/>
          <w:marRight w:val="0"/>
          <w:marTop w:val="0"/>
          <w:marBottom w:val="0"/>
          <w:divBdr>
            <w:top w:val="none" w:sz="0" w:space="0" w:color="auto"/>
            <w:left w:val="none" w:sz="0" w:space="0" w:color="auto"/>
            <w:bottom w:val="none" w:sz="0" w:space="0" w:color="auto"/>
            <w:right w:val="none" w:sz="0" w:space="0" w:color="auto"/>
          </w:divBdr>
        </w:div>
        <w:div w:id="1483623115">
          <w:marLeft w:val="640"/>
          <w:marRight w:val="0"/>
          <w:marTop w:val="0"/>
          <w:marBottom w:val="0"/>
          <w:divBdr>
            <w:top w:val="none" w:sz="0" w:space="0" w:color="auto"/>
            <w:left w:val="none" w:sz="0" w:space="0" w:color="auto"/>
            <w:bottom w:val="none" w:sz="0" w:space="0" w:color="auto"/>
            <w:right w:val="none" w:sz="0" w:space="0" w:color="auto"/>
          </w:divBdr>
        </w:div>
        <w:div w:id="2019963378">
          <w:marLeft w:val="640"/>
          <w:marRight w:val="0"/>
          <w:marTop w:val="0"/>
          <w:marBottom w:val="0"/>
          <w:divBdr>
            <w:top w:val="none" w:sz="0" w:space="0" w:color="auto"/>
            <w:left w:val="none" w:sz="0" w:space="0" w:color="auto"/>
            <w:bottom w:val="none" w:sz="0" w:space="0" w:color="auto"/>
            <w:right w:val="none" w:sz="0" w:space="0" w:color="auto"/>
          </w:divBdr>
        </w:div>
        <w:div w:id="618755747">
          <w:marLeft w:val="640"/>
          <w:marRight w:val="0"/>
          <w:marTop w:val="0"/>
          <w:marBottom w:val="0"/>
          <w:divBdr>
            <w:top w:val="none" w:sz="0" w:space="0" w:color="auto"/>
            <w:left w:val="none" w:sz="0" w:space="0" w:color="auto"/>
            <w:bottom w:val="none" w:sz="0" w:space="0" w:color="auto"/>
            <w:right w:val="none" w:sz="0" w:space="0" w:color="auto"/>
          </w:divBdr>
        </w:div>
        <w:div w:id="118689344">
          <w:marLeft w:val="640"/>
          <w:marRight w:val="0"/>
          <w:marTop w:val="0"/>
          <w:marBottom w:val="0"/>
          <w:divBdr>
            <w:top w:val="none" w:sz="0" w:space="0" w:color="auto"/>
            <w:left w:val="none" w:sz="0" w:space="0" w:color="auto"/>
            <w:bottom w:val="none" w:sz="0" w:space="0" w:color="auto"/>
            <w:right w:val="none" w:sz="0" w:space="0" w:color="auto"/>
          </w:divBdr>
        </w:div>
        <w:div w:id="1238899980">
          <w:marLeft w:val="640"/>
          <w:marRight w:val="0"/>
          <w:marTop w:val="0"/>
          <w:marBottom w:val="0"/>
          <w:divBdr>
            <w:top w:val="none" w:sz="0" w:space="0" w:color="auto"/>
            <w:left w:val="none" w:sz="0" w:space="0" w:color="auto"/>
            <w:bottom w:val="none" w:sz="0" w:space="0" w:color="auto"/>
            <w:right w:val="none" w:sz="0" w:space="0" w:color="auto"/>
          </w:divBdr>
        </w:div>
        <w:div w:id="1465195688">
          <w:marLeft w:val="640"/>
          <w:marRight w:val="0"/>
          <w:marTop w:val="0"/>
          <w:marBottom w:val="0"/>
          <w:divBdr>
            <w:top w:val="none" w:sz="0" w:space="0" w:color="auto"/>
            <w:left w:val="none" w:sz="0" w:space="0" w:color="auto"/>
            <w:bottom w:val="none" w:sz="0" w:space="0" w:color="auto"/>
            <w:right w:val="none" w:sz="0" w:space="0" w:color="auto"/>
          </w:divBdr>
        </w:div>
        <w:div w:id="1465125111">
          <w:marLeft w:val="640"/>
          <w:marRight w:val="0"/>
          <w:marTop w:val="0"/>
          <w:marBottom w:val="0"/>
          <w:divBdr>
            <w:top w:val="none" w:sz="0" w:space="0" w:color="auto"/>
            <w:left w:val="none" w:sz="0" w:space="0" w:color="auto"/>
            <w:bottom w:val="none" w:sz="0" w:space="0" w:color="auto"/>
            <w:right w:val="none" w:sz="0" w:space="0" w:color="auto"/>
          </w:divBdr>
        </w:div>
        <w:div w:id="1824925483">
          <w:marLeft w:val="640"/>
          <w:marRight w:val="0"/>
          <w:marTop w:val="0"/>
          <w:marBottom w:val="0"/>
          <w:divBdr>
            <w:top w:val="none" w:sz="0" w:space="0" w:color="auto"/>
            <w:left w:val="none" w:sz="0" w:space="0" w:color="auto"/>
            <w:bottom w:val="none" w:sz="0" w:space="0" w:color="auto"/>
            <w:right w:val="none" w:sz="0" w:space="0" w:color="auto"/>
          </w:divBdr>
        </w:div>
        <w:div w:id="796678792">
          <w:marLeft w:val="640"/>
          <w:marRight w:val="0"/>
          <w:marTop w:val="0"/>
          <w:marBottom w:val="0"/>
          <w:divBdr>
            <w:top w:val="none" w:sz="0" w:space="0" w:color="auto"/>
            <w:left w:val="none" w:sz="0" w:space="0" w:color="auto"/>
            <w:bottom w:val="none" w:sz="0" w:space="0" w:color="auto"/>
            <w:right w:val="none" w:sz="0" w:space="0" w:color="auto"/>
          </w:divBdr>
        </w:div>
        <w:div w:id="776022906">
          <w:marLeft w:val="640"/>
          <w:marRight w:val="0"/>
          <w:marTop w:val="0"/>
          <w:marBottom w:val="0"/>
          <w:divBdr>
            <w:top w:val="none" w:sz="0" w:space="0" w:color="auto"/>
            <w:left w:val="none" w:sz="0" w:space="0" w:color="auto"/>
            <w:bottom w:val="none" w:sz="0" w:space="0" w:color="auto"/>
            <w:right w:val="none" w:sz="0" w:space="0" w:color="auto"/>
          </w:divBdr>
        </w:div>
        <w:div w:id="1909418081">
          <w:marLeft w:val="640"/>
          <w:marRight w:val="0"/>
          <w:marTop w:val="0"/>
          <w:marBottom w:val="0"/>
          <w:divBdr>
            <w:top w:val="none" w:sz="0" w:space="0" w:color="auto"/>
            <w:left w:val="none" w:sz="0" w:space="0" w:color="auto"/>
            <w:bottom w:val="none" w:sz="0" w:space="0" w:color="auto"/>
            <w:right w:val="none" w:sz="0" w:space="0" w:color="auto"/>
          </w:divBdr>
        </w:div>
        <w:div w:id="2088765953">
          <w:marLeft w:val="640"/>
          <w:marRight w:val="0"/>
          <w:marTop w:val="0"/>
          <w:marBottom w:val="0"/>
          <w:divBdr>
            <w:top w:val="none" w:sz="0" w:space="0" w:color="auto"/>
            <w:left w:val="none" w:sz="0" w:space="0" w:color="auto"/>
            <w:bottom w:val="none" w:sz="0" w:space="0" w:color="auto"/>
            <w:right w:val="none" w:sz="0" w:space="0" w:color="auto"/>
          </w:divBdr>
        </w:div>
        <w:div w:id="1264024790">
          <w:marLeft w:val="640"/>
          <w:marRight w:val="0"/>
          <w:marTop w:val="0"/>
          <w:marBottom w:val="0"/>
          <w:divBdr>
            <w:top w:val="none" w:sz="0" w:space="0" w:color="auto"/>
            <w:left w:val="none" w:sz="0" w:space="0" w:color="auto"/>
            <w:bottom w:val="none" w:sz="0" w:space="0" w:color="auto"/>
            <w:right w:val="none" w:sz="0" w:space="0" w:color="auto"/>
          </w:divBdr>
        </w:div>
        <w:div w:id="1138844237">
          <w:marLeft w:val="640"/>
          <w:marRight w:val="0"/>
          <w:marTop w:val="0"/>
          <w:marBottom w:val="0"/>
          <w:divBdr>
            <w:top w:val="none" w:sz="0" w:space="0" w:color="auto"/>
            <w:left w:val="none" w:sz="0" w:space="0" w:color="auto"/>
            <w:bottom w:val="none" w:sz="0" w:space="0" w:color="auto"/>
            <w:right w:val="none" w:sz="0" w:space="0" w:color="auto"/>
          </w:divBdr>
        </w:div>
        <w:div w:id="1022583760">
          <w:marLeft w:val="640"/>
          <w:marRight w:val="0"/>
          <w:marTop w:val="0"/>
          <w:marBottom w:val="0"/>
          <w:divBdr>
            <w:top w:val="none" w:sz="0" w:space="0" w:color="auto"/>
            <w:left w:val="none" w:sz="0" w:space="0" w:color="auto"/>
            <w:bottom w:val="none" w:sz="0" w:space="0" w:color="auto"/>
            <w:right w:val="none" w:sz="0" w:space="0" w:color="auto"/>
          </w:divBdr>
        </w:div>
        <w:div w:id="1458185748">
          <w:marLeft w:val="640"/>
          <w:marRight w:val="0"/>
          <w:marTop w:val="0"/>
          <w:marBottom w:val="0"/>
          <w:divBdr>
            <w:top w:val="none" w:sz="0" w:space="0" w:color="auto"/>
            <w:left w:val="none" w:sz="0" w:space="0" w:color="auto"/>
            <w:bottom w:val="none" w:sz="0" w:space="0" w:color="auto"/>
            <w:right w:val="none" w:sz="0" w:space="0" w:color="auto"/>
          </w:divBdr>
        </w:div>
        <w:div w:id="1599409837">
          <w:marLeft w:val="640"/>
          <w:marRight w:val="0"/>
          <w:marTop w:val="0"/>
          <w:marBottom w:val="0"/>
          <w:divBdr>
            <w:top w:val="none" w:sz="0" w:space="0" w:color="auto"/>
            <w:left w:val="none" w:sz="0" w:space="0" w:color="auto"/>
            <w:bottom w:val="none" w:sz="0" w:space="0" w:color="auto"/>
            <w:right w:val="none" w:sz="0" w:space="0" w:color="auto"/>
          </w:divBdr>
        </w:div>
        <w:div w:id="468785285">
          <w:marLeft w:val="640"/>
          <w:marRight w:val="0"/>
          <w:marTop w:val="0"/>
          <w:marBottom w:val="0"/>
          <w:divBdr>
            <w:top w:val="none" w:sz="0" w:space="0" w:color="auto"/>
            <w:left w:val="none" w:sz="0" w:space="0" w:color="auto"/>
            <w:bottom w:val="none" w:sz="0" w:space="0" w:color="auto"/>
            <w:right w:val="none" w:sz="0" w:space="0" w:color="auto"/>
          </w:divBdr>
        </w:div>
        <w:div w:id="582103872">
          <w:marLeft w:val="640"/>
          <w:marRight w:val="0"/>
          <w:marTop w:val="0"/>
          <w:marBottom w:val="0"/>
          <w:divBdr>
            <w:top w:val="none" w:sz="0" w:space="0" w:color="auto"/>
            <w:left w:val="none" w:sz="0" w:space="0" w:color="auto"/>
            <w:bottom w:val="none" w:sz="0" w:space="0" w:color="auto"/>
            <w:right w:val="none" w:sz="0" w:space="0" w:color="auto"/>
          </w:divBdr>
        </w:div>
        <w:div w:id="777407440">
          <w:marLeft w:val="640"/>
          <w:marRight w:val="0"/>
          <w:marTop w:val="0"/>
          <w:marBottom w:val="0"/>
          <w:divBdr>
            <w:top w:val="none" w:sz="0" w:space="0" w:color="auto"/>
            <w:left w:val="none" w:sz="0" w:space="0" w:color="auto"/>
            <w:bottom w:val="none" w:sz="0" w:space="0" w:color="auto"/>
            <w:right w:val="none" w:sz="0" w:space="0" w:color="auto"/>
          </w:divBdr>
        </w:div>
        <w:div w:id="447164035">
          <w:marLeft w:val="640"/>
          <w:marRight w:val="0"/>
          <w:marTop w:val="0"/>
          <w:marBottom w:val="0"/>
          <w:divBdr>
            <w:top w:val="none" w:sz="0" w:space="0" w:color="auto"/>
            <w:left w:val="none" w:sz="0" w:space="0" w:color="auto"/>
            <w:bottom w:val="none" w:sz="0" w:space="0" w:color="auto"/>
            <w:right w:val="none" w:sz="0" w:space="0" w:color="auto"/>
          </w:divBdr>
        </w:div>
        <w:div w:id="1969361935">
          <w:marLeft w:val="640"/>
          <w:marRight w:val="0"/>
          <w:marTop w:val="0"/>
          <w:marBottom w:val="0"/>
          <w:divBdr>
            <w:top w:val="none" w:sz="0" w:space="0" w:color="auto"/>
            <w:left w:val="none" w:sz="0" w:space="0" w:color="auto"/>
            <w:bottom w:val="none" w:sz="0" w:space="0" w:color="auto"/>
            <w:right w:val="none" w:sz="0" w:space="0" w:color="auto"/>
          </w:divBdr>
        </w:div>
        <w:div w:id="81533161">
          <w:marLeft w:val="640"/>
          <w:marRight w:val="0"/>
          <w:marTop w:val="0"/>
          <w:marBottom w:val="0"/>
          <w:divBdr>
            <w:top w:val="none" w:sz="0" w:space="0" w:color="auto"/>
            <w:left w:val="none" w:sz="0" w:space="0" w:color="auto"/>
            <w:bottom w:val="none" w:sz="0" w:space="0" w:color="auto"/>
            <w:right w:val="none" w:sz="0" w:space="0" w:color="auto"/>
          </w:divBdr>
        </w:div>
        <w:div w:id="706294557">
          <w:marLeft w:val="640"/>
          <w:marRight w:val="0"/>
          <w:marTop w:val="0"/>
          <w:marBottom w:val="0"/>
          <w:divBdr>
            <w:top w:val="none" w:sz="0" w:space="0" w:color="auto"/>
            <w:left w:val="none" w:sz="0" w:space="0" w:color="auto"/>
            <w:bottom w:val="none" w:sz="0" w:space="0" w:color="auto"/>
            <w:right w:val="none" w:sz="0" w:space="0" w:color="auto"/>
          </w:divBdr>
        </w:div>
        <w:div w:id="1990594167">
          <w:marLeft w:val="640"/>
          <w:marRight w:val="0"/>
          <w:marTop w:val="0"/>
          <w:marBottom w:val="0"/>
          <w:divBdr>
            <w:top w:val="none" w:sz="0" w:space="0" w:color="auto"/>
            <w:left w:val="none" w:sz="0" w:space="0" w:color="auto"/>
            <w:bottom w:val="none" w:sz="0" w:space="0" w:color="auto"/>
            <w:right w:val="none" w:sz="0" w:space="0" w:color="auto"/>
          </w:divBdr>
        </w:div>
        <w:div w:id="2109082868">
          <w:marLeft w:val="640"/>
          <w:marRight w:val="0"/>
          <w:marTop w:val="0"/>
          <w:marBottom w:val="0"/>
          <w:divBdr>
            <w:top w:val="none" w:sz="0" w:space="0" w:color="auto"/>
            <w:left w:val="none" w:sz="0" w:space="0" w:color="auto"/>
            <w:bottom w:val="none" w:sz="0" w:space="0" w:color="auto"/>
            <w:right w:val="none" w:sz="0" w:space="0" w:color="auto"/>
          </w:divBdr>
        </w:div>
        <w:div w:id="91631098">
          <w:marLeft w:val="640"/>
          <w:marRight w:val="0"/>
          <w:marTop w:val="0"/>
          <w:marBottom w:val="0"/>
          <w:divBdr>
            <w:top w:val="none" w:sz="0" w:space="0" w:color="auto"/>
            <w:left w:val="none" w:sz="0" w:space="0" w:color="auto"/>
            <w:bottom w:val="none" w:sz="0" w:space="0" w:color="auto"/>
            <w:right w:val="none" w:sz="0" w:space="0" w:color="auto"/>
          </w:divBdr>
        </w:div>
        <w:div w:id="1985160767">
          <w:marLeft w:val="640"/>
          <w:marRight w:val="0"/>
          <w:marTop w:val="0"/>
          <w:marBottom w:val="0"/>
          <w:divBdr>
            <w:top w:val="none" w:sz="0" w:space="0" w:color="auto"/>
            <w:left w:val="none" w:sz="0" w:space="0" w:color="auto"/>
            <w:bottom w:val="none" w:sz="0" w:space="0" w:color="auto"/>
            <w:right w:val="none" w:sz="0" w:space="0" w:color="auto"/>
          </w:divBdr>
        </w:div>
        <w:div w:id="1507743174">
          <w:marLeft w:val="640"/>
          <w:marRight w:val="0"/>
          <w:marTop w:val="0"/>
          <w:marBottom w:val="0"/>
          <w:divBdr>
            <w:top w:val="none" w:sz="0" w:space="0" w:color="auto"/>
            <w:left w:val="none" w:sz="0" w:space="0" w:color="auto"/>
            <w:bottom w:val="none" w:sz="0" w:space="0" w:color="auto"/>
            <w:right w:val="none" w:sz="0" w:space="0" w:color="auto"/>
          </w:divBdr>
        </w:div>
        <w:div w:id="473059177">
          <w:marLeft w:val="640"/>
          <w:marRight w:val="0"/>
          <w:marTop w:val="0"/>
          <w:marBottom w:val="0"/>
          <w:divBdr>
            <w:top w:val="none" w:sz="0" w:space="0" w:color="auto"/>
            <w:left w:val="none" w:sz="0" w:space="0" w:color="auto"/>
            <w:bottom w:val="none" w:sz="0" w:space="0" w:color="auto"/>
            <w:right w:val="none" w:sz="0" w:space="0" w:color="auto"/>
          </w:divBdr>
        </w:div>
        <w:div w:id="2146072922">
          <w:marLeft w:val="640"/>
          <w:marRight w:val="0"/>
          <w:marTop w:val="0"/>
          <w:marBottom w:val="0"/>
          <w:divBdr>
            <w:top w:val="none" w:sz="0" w:space="0" w:color="auto"/>
            <w:left w:val="none" w:sz="0" w:space="0" w:color="auto"/>
            <w:bottom w:val="none" w:sz="0" w:space="0" w:color="auto"/>
            <w:right w:val="none" w:sz="0" w:space="0" w:color="auto"/>
          </w:divBdr>
        </w:div>
        <w:div w:id="554705713">
          <w:marLeft w:val="640"/>
          <w:marRight w:val="0"/>
          <w:marTop w:val="0"/>
          <w:marBottom w:val="0"/>
          <w:divBdr>
            <w:top w:val="none" w:sz="0" w:space="0" w:color="auto"/>
            <w:left w:val="none" w:sz="0" w:space="0" w:color="auto"/>
            <w:bottom w:val="none" w:sz="0" w:space="0" w:color="auto"/>
            <w:right w:val="none" w:sz="0" w:space="0" w:color="auto"/>
          </w:divBdr>
        </w:div>
        <w:div w:id="401027842">
          <w:marLeft w:val="640"/>
          <w:marRight w:val="0"/>
          <w:marTop w:val="0"/>
          <w:marBottom w:val="0"/>
          <w:divBdr>
            <w:top w:val="none" w:sz="0" w:space="0" w:color="auto"/>
            <w:left w:val="none" w:sz="0" w:space="0" w:color="auto"/>
            <w:bottom w:val="none" w:sz="0" w:space="0" w:color="auto"/>
            <w:right w:val="none" w:sz="0" w:space="0" w:color="auto"/>
          </w:divBdr>
        </w:div>
        <w:div w:id="1723284126">
          <w:marLeft w:val="640"/>
          <w:marRight w:val="0"/>
          <w:marTop w:val="0"/>
          <w:marBottom w:val="0"/>
          <w:divBdr>
            <w:top w:val="none" w:sz="0" w:space="0" w:color="auto"/>
            <w:left w:val="none" w:sz="0" w:space="0" w:color="auto"/>
            <w:bottom w:val="none" w:sz="0" w:space="0" w:color="auto"/>
            <w:right w:val="none" w:sz="0" w:space="0" w:color="auto"/>
          </w:divBdr>
        </w:div>
        <w:div w:id="1371802094">
          <w:marLeft w:val="640"/>
          <w:marRight w:val="0"/>
          <w:marTop w:val="0"/>
          <w:marBottom w:val="0"/>
          <w:divBdr>
            <w:top w:val="none" w:sz="0" w:space="0" w:color="auto"/>
            <w:left w:val="none" w:sz="0" w:space="0" w:color="auto"/>
            <w:bottom w:val="none" w:sz="0" w:space="0" w:color="auto"/>
            <w:right w:val="none" w:sz="0" w:space="0" w:color="auto"/>
          </w:divBdr>
        </w:div>
        <w:div w:id="218371919">
          <w:marLeft w:val="640"/>
          <w:marRight w:val="0"/>
          <w:marTop w:val="0"/>
          <w:marBottom w:val="0"/>
          <w:divBdr>
            <w:top w:val="none" w:sz="0" w:space="0" w:color="auto"/>
            <w:left w:val="none" w:sz="0" w:space="0" w:color="auto"/>
            <w:bottom w:val="none" w:sz="0" w:space="0" w:color="auto"/>
            <w:right w:val="none" w:sz="0" w:space="0" w:color="auto"/>
          </w:divBdr>
        </w:div>
        <w:div w:id="801121861">
          <w:marLeft w:val="640"/>
          <w:marRight w:val="0"/>
          <w:marTop w:val="0"/>
          <w:marBottom w:val="0"/>
          <w:divBdr>
            <w:top w:val="none" w:sz="0" w:space="0" w:color="auto"/>
            <w:left w:val="none" w:sz="0" w:space="0" w:color="auto"/>
            <w:bottom w:val="none" w:sz="0" w:space="0" w:color="auto"/>
            <w:right w:val="none" w:sz="0" w:space="0" w:color="auto"/>
          </w:divBdr>
        </w:div>
        <w:div w:id="918947946">
          <w:marLeft w:val="640"/>
          <w:marRight w:val="0"/>
          <w:marTop w:val="0"/>
          <w:marBottom w:val="0"/>
          <w:divBdr>
            <w:top w:val="none" w:sz="0" w:space="0" w:color="auto"/>
            <w:left w:val="none" w:sz="0" w:space="0" w:color="auto"/>
            <w:bottom w:val="none" w:sz="0" w:space="0" w:color="auto"/>
            <w:right w:val="none" w:sz="0" w:space="0" w:color="auto"/>
          </w:divBdr>
        </w:div>
        <w:div w:id="1687369186">
          <w:marLeft w:val="640"/>
          <w:marRight w:val="0"/>
          <w:marTop w:val="0"/>
          <w:marBottom w:val="0"/>
          <w:divBdr>
            <w:top w:val="none" w:sz="0" w:space="0" w:color="auto"/>
            <w:left w:val="none" w:sz="0" w:space="0" w:color="auto"/>
            <w:bottom w:val="none" w:sz="0" w:space="0" w:color="auto"/>
            <w:right w:val="none" w:sz="0" w:space="0" w:color="auto"/>
          </w:divBdr>
        </w:div>
        <w:div w:id="869411599">
          <w:marLeft w:val="640"/>
          <w:marRight w:val="0"/>
          <w:marTop w:val="0"/>
          <w:marBottom w:val="0"/>
          <w:divBdr>
            <w:top w:val="none" w:sz="0" w:space="0" w:color="auto"/>
            <w:left w:val="none" w:sz="0" w:space="0" w:color="auto"/>
            <w:bottom w:val="none" w:sz="0" w:space="0" w:color="auto"/>
            <w:right w:val="none" w:sz="0" w:space="0" w:color="auto"/>
          </w:divBdr>
        </w:div>
        <w:div w:id="1764298415">
          <w:marLeft w:val="640"/>
          <w:marRight w:val="0"/>
          <w:marTop w:val="0"/>
          <w:marBottom w:val="0"/>
          <w:divBdr>
            <w:top w:val="none" w:sz="0" w:space="0" w:color="auto"/>
            <w:left w:val="none" w:sz="0" w:space="0" w:color="auto"/>
            <w:bottom w:val="none" w:sz="0" w:space="0" w:color="auto"/>
            <w:right w:val="none" w:sz="0" w:space="0" w:color="auto"/>
          </w:divBdr>
        </w:div>
        <w:div w:id="1272980593">
          <w:marLeft w:val="640"/>
          <w:marRight w:val="0"/>
          <w:marTop w:val="0"/>
          <w:marBottom w:val="0"/>
          <w:divBdr>
            <w:top w:val="none" w:sz="0" w:space="0" w:color="auto"/>
            <w:left w:val="none" w:sz="0" w:space="0" w:color="auto"/>
            <w:bottom w:val="none" w:sz="0" w:space="0" w:color="auto"/>
            <w:right w:val="none" w:sz="0" w:space="0" w:color="auto"/>
          </w:divBdr>
        </w:div>
        <w:div w:id="156115080">
          <w:marLeft w:val="640"/>
          <w:marRight w:val="0"/>
          <w:marTop w:val="0"/>
          <w:marBottom w:val="0"/>
          <w:divBdr>
            <w:top w:val="none" w:sz="0" w:space="0" w:color="auto"/>
            <w:left w:val="none" w:sz="0" w:space="0" w:color="auto"/>
            <w:bottom w:val="none" w:sz="0" w:space="0" w:color="auto"/>
            <w:right w:val="none" w:sz="0" w:space="0" w:color="auto"/>
          </w:divBdr>
        </w:div>
        <w:div w:id="612906321">
          <w:marLeft w:val="640"/>
          <w:marRight w:val="0"/>
          <w:marTop w:val="0"/>
          <w:marBottom w:val="0"/>
          <w:divBdr>
            <w:top w:val="none" w:sz="0" w:space="0" w:color="auto"/>
            <w:left w:val="none" w:sz="0" w:space="0" w:color="auto"/>
            <w:bottom w:val="none" w:sz="0" w:space="0" w:color="auto"/>
            <w:right w:val="none" w:sz="0" w:space="0" w:color="auto"/>
          </w:divBdr>
        </w:div>
        <w:div w:id="118113186">
          <w:marLeft w:val="640"/>
          <w:marRight w:val="0"/>
          <w:marTop w:val="0"/>
          <w:marBottom w:val="0"/>
          <w:divBdr>
            <w:top w:val="none" w:sz="0" w:space="0" w:color="auto"/>
            <w:left w:val="none" w:sz="0" w:space="0" w:color="auto"/>
            <w:bottom w:val="none" w:sz="0" w:space="0" w:color="auto"/>
            <w:right w:val="none" w:sz="0" w:space="0" w:color="auto"/>
          </w:divBdr>
        </w:div>
        <w:div w:id="1188527061">
          <w:marLeft w:val="640"/>
          <w:marRight w:val="0"/>
          <w:marTop w:val="0"/>
          <w:marBottom w:val="0"/>
          <w:divBdr>
            <w:top w:val="none" w:sz="0" w:space="0" w:color="auto"/>
            <w:left w:val="none" w:sz="0" w:space="0" w:color="auto"/>
            <w:bottom w:val="none" w:sz="0" w:space="0" w:color="auto"/>
            <w:right w:val="none" w:sz="0" w:space="0" w:color="auto"/>
          </w:divBdr>
        </w:div>
        <w:div w:id="894241330">
          <w:marLeft w:val="640"/>
          <w:marRight w:val="0"/>
          <w:marTop w:val="0"/>
          <w:marBottom w:val="0"/>
          <w:divBdr>
            <w:top w:val="none" w:sz="0" w:space="0" w:color="auto"/>
            <w:left w:val="none" w:sz="0" w:space="0" w:color="auto"/>
            <w:bottom w:val="none" w:sz="0" w:space="0" w:color="auto"/>
            <w:right w:val="none" w:sz="0" w:space="0" w:color="auto"/>
          </w:divBdr>
        </w:div>
        <w:div w:id="1037775726">
          <w:marLeft w:val="640"/>
          <w:marRight w:val="0"/>
          <w:marTop w:val="0"/>
          <w:marBottom w:val="0"/>
          <w:divBdr>
            <w:top w:val="none" w:sz="0" w:space="0" w:color="auto"/>
            <w:left w:val="none" w:sz="0" w:space="0" w:color="auto"/>
            <w:bottom w:val="none" w:sz="0" w:space="0" w:color="auto"/>
            <w:right w:val="none" w:sz="0" w:space="0" w:color="auto"/>
          </w:divBdr>
        </w:div>
        <w:div w:id="582881451">
          <w:marLeft w:val="640"/>
          <w:marRight w:val="0"/>
          <w:marTop w:val="0"/>
          <w:marBottom w:val="0"/>
          <w:divBdr>
            <w:top w:val="none" w:sz="0" w:space="0" w:color="auto"/>
            <w:left w:val="none" w:sz="0" w:space="0" w:color="auto"/>
            <w:bottom w:val="none" w:sz="0" w:space="0" w:color="auto"/>
            <w:right w:val="none" w:sz="0" w:space="0" w:color="auto"/>
          </w:divBdr>
        </w:div>
        <w:div w:id="1852984440">
          <w:marLeft w:val="640"/>
          <w:marRight w:val="0"/>
          <w:marTop w:val="0"/>
          <w:marBottom w:val="0"/>
          <w:divBdr>
            <w:top w:val="none" w:sz="0" w:space="0" w:color="auto"/>
            <w:left w:val="none" w:sz="0" w:space="0" w:color="auto"/>
            <w:bottom w:val="none" w:sz="0" w:space="0" w:color="auto"/>
            <w:right w:val="none" w:sz="0" w:space="0" w:color="auto"/>
          </w:divBdr>
        </w:div>
        <w:div w:id="848134028">
          <w:marLeft w:val="640"/>
          <w:marRight w:val="0"/>
          <w:marTop w:val="0"/>
          <w:marBottom w:val="0"/>
          <w:divBdr>
            <w:top w:val="none" w:sz="0" w:space="0" w:color="auto"/>
            <w:left w:val="none" w:sz="0" w:space="0" w:color="auto"/>
            <w:bottom w:val="none" w:sz="0" w:space="0" w:color="auto"/>
            <w:right w:val="none" w:sz="0" w:space="0" w:color="auto"/>
          </w:divBdr>
        </w:div>
        <w:div w:id="1372874506">
          <w:marLeft w:val="640"/>
          <w:marRight w:val="0"/>
          <w:marTop w:val="0"/>
          <w:marBottom w:val="0"/>
          <w:divBdr>
            <w:top w:val="none" w:sz="0" w:space="0" w:color="auto"/>
            <w:left w:val="none" w:sz="0" w:space="0" w:color="auto"/>
            <w:bottom w:val="none" w:sz="0" w:space="0" w:color="auto"/>
            <w:right w:val="none" w:sz="0" w:space="0" w:color="auto"/>
          </w:divBdr>
        </w:div>
        <w:div w:id="2127237395">
          <w:marLeft w:val="640"/>
          <w:marRight w:val="0"/>
          <w:marTop w:val="0"/>
          <w:marBottom w:val="0"/>
          <w:divBdr>
            <w:top w:val="none" w:sz="0" w:space="0" w:color="auto"/>
            <w:left w:val="none" w:sz="0" w:space="0" w:color="auto"/>
            <w:bottom w:val="none" w:sz="0" w:space="0" w:color="auto"/>
            <w:right w:val="none" w:sz="0" w:space="0" w:color="auto"/>
          </w:divBdr>
        </w:div>
        <w:div w:id="438111206">
          <w:marLeft w:val="640"/>
          <w:marRight w:val="0"/>
          <w:marTop w:val="0"/>
          <w:marBottom w:val="0"/>
          <w:divBdr>
            <w:top w:val="none" w:sz="0" w:space="0" w:color="auto"/>
            <w:left w:val="none" w:sz="0" w:space="0" w:color="auto"/>
            <w:bottom w:val="none" w:sz="0" w:space="0" w:color="auto"/>
            <w:right w:val="none" w:sz="0" w:space="0" w:color="auto"/>
          </w:divBdr>
        </w:div>
        <w:div w:id="2029015542">
          <w:marLeft w:val="640"/>
          <w:marRight w:val="0"/>
          <w:marTop w:val="0"/>
          <w:marBottom w:val="0"/>
          <w:divBdr>
            <w:top w:val="none" w:sz="0" w:space="0" w:color="auto"/>
            <w:left w:val="none" w:sz="0" w:space="0" w:color="auto"/>
            <w:bottom w:val="none" w:sz="0" w:space="0" w:color="auto"/>
            <w:right w:val="none" w:sz="0" w:space="0" w:color="auto"/>
          </w:divBdr>
        </w:div>
        <w:div w:id="2014262722">
          <w:marLeft w:val="640"/>
          <w:marRight w:val="0"/>
          <w:marTop w:val="0"/>
          <w:marBottom w:val="0"/>
          <w:divBdr>
            <w:top w:val="none" w:sz="0" w:space="0" w:color="auto"/>
            <w:left w:val="none" w:sz="0" w:space="0" w:color="auto"/>
            <w:bottom w:val="none" w:sz="0" w:space="0" w:color="auto"/>
            <w:right w:val="none" w:sz="0" w:space="0" w:color="auto"/>
          </w:divBdr>
        </w:div>
        <w:div w:id="1620838626">
          <w:marLeft w:val="640"/>
          <w:marRight w:val="0"/>
          <w:marTop w:val="0"/>
          <w:marBottom w:val="0"/>
          <w:divBdr>
            <w:top w:val="none" w:sz="0" w:space="0" w:color="auto"/>
            <w:left w:val="none" w:sz="0" w:space="0" w:color="auto"/>
            <w:bottom w:val="none" w:sz="0" w:space="0" w:color="auto"/>
            <w:right w:val="none" w:sz="0" w:space="0" w:color="auto"/>
          </w:divBdr>
        </w:div>
        <w:div w:id="1180971979">
          <w:marLeft w:val="640"/>
          <w:marRight w:val="0"/>
          <w:marTop w:val="0"/>
          <w:marBottom w:val="0"/>
          <w:divBdr>
            <w:top w:val="none" w:sz="0" w:space="0" w:color="auto"/>
            <w:left w:val="none" w:sz="0" w:space="0" w:color="auto"/>
            <w:bottom w:val="none" w:sz="0" w:space="0" w:color="auto"/>
            <w:right w:val="none" w:sz="0" w:space="0" w:color="auto"/>
          </w:divBdr>
        </w:div>
        <w:div w:id="275601255">
          <w:marLeft w:val="640"/>
          <w:marRight w:val="0"/>
          <w:marTop w:val="0"/>
          <w:marBottom w:val="0"/>
          <w:divBdr>
            <w:top w:val="none" w:sz="0" w:space="0" w:color="auto"/>
            <w:left w:val="none" w:sz="0" w:space="0" w:color="auto"/>
            <w:bottom w:val="none" w:sz="0" w:space="0" w:color="auto"/>
            <w:right w:val="none" w:sz="0" w:space="0" w:color="auto"/>
          </w:divBdr>
        </w:div>
        <w:div w:id="946695567">
          <w:marLeft w:val="640"/>
          <w:marRight w:val="0"/>
          <w:marTop w:val="0"/>
          <w:marBottom w:val="0"/>
          <w:divBdr>
            <w:top w:val="none" w:sz="0" w:space="0" w:color="auto"/>
            <w:left w:val="none" w:sz="0" w:space="0" w:color="auto"/>
            <w:bottom w:val="none" w:sz="0" w:space="0" w:color="auto"/>
            <w:right w:val="none" w:sz="0" w:space="0" w:color="auto"/>
          </w:divBdr>
        </w:div>
        <w:div w:id="536312499">
          <w:marLeft w:val="640"/>
          <w:marRight w:val="0"/>
          <w:marTop w:val="0"/>
          <w:marBottom w:val="0"/>
          <w:divBdr>
            <w:top w:val="none" w:sz="0" w:space="0" w:color="auto"/>
            <w:left w:val="none" w:sz="0" w:space="0" w:color="auto"/>
            <w:bottom w:val="none" w:sz="0" w:space="0" w:color="auto"/>
            <w:right w:val="none" w:sz="0" w:space="0" w:color="auto"/>
          </w:divBdr>
        </w:div>
        <w:div w:id="1548378083">
          <w:marLeft w:val="640"/>
          <w:marRight w:val="0"/>
          <w:marTop w:val="0"/>
          <w:marBottom w:val="0"/>
          <w:divBdr>
            <w:top w:val="none" w:sz="0" w:space="0" w:color="auto"/>
            <w:left w:val="none" w:sz="0" w:space="0" w:color="auto"/>
            <w:bottom w:val="none" w:sz="0" w:space="0" w:color="auto"/>
            <w:right w:val="none" w:sz="0" w:space="0" w:color="auto"/>
          </w:divBdr>
        </w:div>
        <w:div w:id="986396694">
          <w:marLeft w:val="640"/>
          <w:marRight w:val="0"/>
          <w:marTop w:val="0"/>
          <w:marBottom w:val="0"/>
          <w:divBdr>
            <w:top w:val="none" w:sz="0" w:space="0" w:color="auto"/>
            <w:left w:val="none" w:sz="0" w:space="0" w:color="auto"/>
            <w:bottom w:val="none" w:sz="0" w:space="0" w:color="auto"/>
            <w:right w:val="none" w:sz="0" w:space="0" w:color="auto"/>
          </w:divBdr>
        </w:div>
        <w:div w:id="909190531">
          <w:marLeft w:val="640"/>
          <w:marRight w:val="0"/>
          <w:marTop w:val="0"/>
          <w:marBottom w:val="0"/>
          <w:divBdr>
            <w:top w:val="none" w:sz="0" w:space="0" w:color="auto"/>
            <w:left w:val="none" w:sz="0" w:space="0" w:color="auto"/>
            <w:bottom w:val="none" w:sz="0" w:space="0" w:color="auto"/>
            <w:right w:val="none" w:sz="0" w:space="0" w:color="auto"/>
          </w:divBdr>
        </w:div>
        <w:div w:id="871039325">
          <w:marLeft w:val="640"/>
          <w:marRight w:val="0"/>
          <w:marTop w:val="0"/>
          <w:marBottom w:val="0"/>
          <w:divBdr>
            <w:top w:val="none" w:sz="0" w:space="0" w:color="auto"/>
            <w:left w:val="none" w:sz="0" w:space="0" w:color="auto"/>
            <w:bottom w:val="none" w:sz="0" w:space="0" w:color="auto"/>
            <w:right w:val="none" w:sz="0" w:space="0" w:color="auto"/>
          </w:divBdr>
        </w:div>
        <w:div w:id="1269966446">
          <w:marLeft w:val="640"/>
          <w:marRight w:val="0"/>
          <w:marTop w:val="0"/>
          <w:marBottom w:val="0"/>
          <w:divBdr>
            <w:top w:val="none" w:sz="0" w:space="0" w:color="auto"/>
            <w:left w:val="none" w:sz="0" w:space="0" w:color="auto"/>
            <w:bottom w:val="none" w:sz="0" w:space="0" w:color="auto"/>
            <w:right w:val="none" w:sz="0" w:space="0" w:color="auto"/>
          </w:divBdr>
        </w:div>
        <w:div w:id="1779133515">
          <w:marLeft w:val="640"/>
          <w:marRight w:val="0"/>
          <w:marTop w:val="0"/>
          <w:marBottom w:val="0"/>
          <w:divBdr>
            <w:top w:val="none" w:sz="0" w:space="0" w:color="auto"/>
            <w:left w:val="none" w:sz="0" w:space="0" w:color="auto"/>
            <w:bottom w:val="none" w:sz="0" w:space="0" w:color="auto"/>
            <w:right w:val="none" w:sz="0" w:space="0" w:color="auto"/>
          </w:divBdr>
        </w:div>
        <w:div w:id="453254266">
          <w:marLeft w:val="640"/>
          <w:marRight w:val="0"/>
          <w:marTop w:val="0"/>
          <w:marBottom w:val="0"/>
          <w:divBdr>
            <w:top w:val="none" w:sz="0" w:space="0" w:color="auto"/>
            <w:left w:val="none" w:sz="0" w:space="0" w:color="auto"/>
            <w:bottom w:val="none" w:sz="0" w:space="0" w:color="auto"/>
            <w:right w:val="none" w:sz="0" w:space="0" w:color="auto"/>
          </w:divBdr>
        </w:div>
        <w:div w:id="275648106">
          <w:marLeft w:val="640"/>
          <w:marRight w:val="0"/>
          <w:marTop w:val="0"/>
          <w:marBottom w:val="0"/>
          <w:divBdr>
            <w:top w:val="none" w:sz="0" w:space="0" w:color="auto"/>
            <w:left w:val="none" w:sz="0" w:space="0" w:color="auto"/>
            <w:bottom w:val="none" w:sz="0" w:space="0" w:color="auto"/>
            <w:right w:val="none" w:sz="0" w:space="0" w:color="auto"/>
          </w:divBdr>
        </w:div>
        <w:div w:id="2134715280">
          <w:marLeft w:val="640"/>
          <w:marRight w:val="0"/>
          <w:marTop w:val="0"/>
          <w:marBottom w:val="0"/>
          <w:divBdr>
            <w:top w:val="none" w:sz="0" w:space="0" w:color="auto"/>
            <w:left w:val="none" w:sz="0" w:space="0" w:color="auto"/>
            <w:bottom w:val="none" w:sz="0" w:space="0" w:color="auto"/>
            <w:right w:val="none" w:sz="0" w:space="0" w:color="auto"/>
          </w:divBdr>
        </w:div>
      </w:divsChild>
    </w:div>
    <w:div w:id="1365062648">
      <w:bodyDiv w:val="1"/>
      <w:marLeft w:val="0"/>
      <w:marRight w:val="0"/>
      <w:marTop w:val="0"/>
      <w:marBottom w:val="0"/>
      <w:divBdr>
        <w:top w:val="none" w:sz="0" w:space="0" w:color="auto"/>
        <w:left w:val="none" w:sz="0" w:space="0" w:color="auto"/>
        <w:bottom w:val="none" w:sz="0" w:space="0" w:color="auto"/>
        <w:right w:val="none" w:sz="0" w:space="0" w:color="auto"/>
      </w:divBdr>
      <w:divsChild>
        <w:div w:id="1729063703">
          <w:marLeft w:val="640"/>
          <w:marRight w:val="0"/>
          <w:marTop w:val="0"/>
          <w:marBottom w:val="0"/>
          <w:divBdr>
            <w:top w:val="none" w:sz="0" w:space="0" w:color="auto"/>
            <w:left w:val="none" w:sz="0" w:space="0" w:color="auto"/>
            <w:bottom w:val="none" w:sz="0" w:space="0" w:color="auto"/>
            <w:right w:val="none" w:sz="0" w:space="0" w:color="auto"/>
          </w:divBdr>
        </w:div>
        <w:div w:id="39283960">
          <w:marLeft w:val="640"/>
          <w:marRight w:val="0"/>
          <w:marTop w:val="0"/>
          <w:marBottom w:val="0"/>
          <w:divBdr>
            <w:top w:val="none" w:sz="0" w:space="0" w:color="auto"/>
            <w:left w:val="none" w:sz="0" w:space="0" w:color="auto"/>
            <w:bottom w:val="none" w:sz="0" w:space="0" w:color="auto"/>
            <w:right w:val="none" w:sz="0" w:space="0" w:color="auto"/>
          </w:divBdr>
        </w:div>
        <w:div w:id="103353903">
          <w:marLeft w:val="640"/>
          <w:marRight w:val="0"/>
          <w:marTop w:val="0"/>
          <w:marBottom w:val="0"/>
          <w:divBdr>
            <w:top w:val="none" w:sz="0" w:space="0" w:color="auto"/>
            <w:left w:val="none" w:sz="0" w:space="0" w:color="auto"/>
            <w:bottom w:val="none" w:sz="0" w:space="0" w:color="auto"/>
            <w:right w:val="none" w:sz="0" w:space="0" w:color="auto"/>
          </w:divBdr>
        </w:div>
        <w:div w:id="493649322">
          <w:marLeft w:val="640"/>
          <w:marRight w:val="0"/>
          <w:marTop w:val="0"/>
          <w:marBottom w:val="0"/>
          <w:divBdr>
            <w:top w:val="none" w:sz="0" w:space="0" w:color="auto"/>
            <w:left w:val="none" w:sz="0" w:space="0" w:color="auto"/>
            <w:bottom w:val="none" w:sz="0" w:space="0" w:color="auto"/>
            <w:right w:val="none" w:sz="0" w:space="0" w:color="auto"/>
          </w:divBdr>
        </w:div>
        <w:div w:id="223420765">
          <w:marLeft w:val="640"/>
          <w:marRight w:val="0"/>
          <w:marTop w:val="0"/>
          <w:marBottom w:val="0"/>
          <w:divBdr>
            <w:top w:val="none" w:sz="0" w:space="0" w:color="auto"/>
            <w:left w:val="none" w:sz="0" w:space="0" w:color="auto"/>
            <w:bottom w:val="none" w:sz="0" w:space="0" w:color="auto"/>
            <w:right w:val="none" w:sz="0" w:space="0" w:color="auto"/>
          </w:divBdr>
        </w:div>
        <w:div w:id="2055304772">
          <w:marLeft w:val="640"/>
          <w:marRight w:val="0"/>
          <w:marTop w:val="0"/>
          <w:marBottom w:val="0"/>
          <w:divBdr>
            <w:top w:val="none" w:sz="0" w:space="0" w:color="auto"/>
            <w:left w:val="none" w:sz="0" w:space="0" w:color="auto"/>
            <w:bottom w:val="none" w:sz="0" w:space="0" w:color="auto"/>
            <w:right w:val="none" w:sz="0" w:space="0" w:color="auto"/>
          </w:divBdr>
        </w:div>
        <w:div w:id="1153838869">
          <w:marLeft w:val="640"/>
          <w:marRight w:val="0"/>
          <w:marTop w:val="0"/>
          <w:marBottom w:val="0"/>
          <w:divBdr>
            <w:top w:val="none" w:sz="0" w:space="0" w:color="auto"/>
            <w:left w:val="none" w:sz="0" w:space="0" w:color="auto"/>
            <w:bottom w:val="none" w:sz="0" w:space="0" w:color="auto"/>
            <w:right w:val="none" w:sz="0" w:space="0" w:color="auto"/>
          </w:divBdr>
        </w:div>
        <w:div w:id="1281229212">
          <w:marLeft w:val="640"/>
          <w:marRight w:val="0"/>
          <w:marTop w:val="0"/>
          <w:marBottom w:val="0"/>
          <w:divBdr>
            <w:top w:val="none" w:sz="0" w:space="0" w:color="auto"/>
            <w:left w:val="none" w:sz="0" w:space="0" w:color="auto"/>
            <w:bottom w:val="none" w:sz="0" w:space="0" w:color="auto"/>
            <w:right w:val="none" w:sz="0" w:space="0" w:color="auto"/>
          </w:divBdr>
        </w:div>
        <w:div w:id="1291011656">
          <w:marLeft w:val="640"/>
          <w:marRight w:val="0"/>
          <w:marTop w:val="0"/>
          <w:marBottom w:val="0"/>
          <w:divBdr>
            <w:top w:val="none" w:sz="0" w:space="0" w:color="auto"/>
            <w:left w:val="none" w:sz="0" w:space="0" w:color="auto"/>
            <w:bottom w:val="none" w:sz="0" w:space="0" w:color="auto"/>
            <w:right w:val="none" w:sz="0" w:space="0" w:color="auto"/>
          </w:divBdr>
        </w:div>
        <w:div w:id="1540825002">
          <w:marLeft w:val="640"/>
          <w:marRight w:val="0"/>
          <w:marTop w:val="0"/>
          <w:marBottom w:val="0"/>
          <w:divBdr>
            <w:top w:val="none" w:sz="0" w:space="0" w:color="auto"/>
            <w:left w:val="none" w:sz="0" w:space="0" w:color="auto"/>
            <w:bottom w:val="none" w:sz="0" w:space="0" w:color="auto"/>
            <w:right w:val="none" w:sz="0" w:space="0" w:color="auto"/>
          </w:divBdr>
        </w:div>
        <w:div w:id="1567031817">
          <w:marLeft w:val="640"/>
          <w:marRight w:val="0"/>
          <w:marTop w:val="0"/>
          <w:marBottom w:val="0"/>
          <w:divBdr>
            <w:top w:val="none" w:sz="0" w:space="0" w:color="auto"/>
            <w:left w:val="none" w:sz="0" w:space="0" w:color="auto"/>
            <w:bottom w:val="none" w:sz="0" w:space="0" w:color="auto"/>
            <w:right w:val="none" w:sz="0" w:space="0" w:color="auto"/>
          </w:divBdr>
        </w:div>
        <w:div w:id="386219363">
          <w:marLeft w:val="640"/>
          <w:marRight w:val="0"/>
          <w:marTop w:val="0"/>
          <w:marBottom w:val="0"/>
          <w:divBdr>
            <w:top w:val="none" w:sz="0" w:space="0" w:color="auto"/>
            <w:left w:val="none" w:sz="0" w:space="0" w:color="auto"/>
            <w:bottom w:val="none" w:sz="0" w:space="0" w:color="auto"/>
            <w:right w:val="none" w:sz="0" w:space="0" w:color="auto"/>
          </w:divBdr>
        </w:div>
        <w:div w:id="492185941">
          <w:marLeft w:val="640"/>
          <w:marRight w:val="0"/>
          <w:marTop w:val="0"/>
          <w:marBottom w:val="0"/>
          <w:divBdr>
            <w:top w:val="none" w:sz="0" w:space="0" w:color="auto"/>
            <w:left w:val="none" w:sz="0" w:space="0" w:color="auto"/>
            <w:bottom w:val="none" w:sz="0" w:space="0" w:color="auto"/>
            <w:right w:val="none" w:sz="0" w:space="0" w:color="auto"/>
          </w:divBdr>
        </w:div>
        <w:div w:id="771511017">
          <w:marLeft w:val="640"/>
          <w:marRight w:val="0"/>
          <w:marTop w:val="0"/>
          <w:marBottom w:val="0"/>
          <w:divBdr>
            <w:top w:val="none" w:sz="0" w:space="0" w:color="auto"/>
            <w:left w:val="none" w:sz="0" w:space="0" w:color="auto"/>
            <w:bottom w:val="none" w:sz="0" w:space="0" w:color="auto"/>
            <w:right w:val="none" w:sz="0" w:space="0" w:color="auto"/>
          </w:divBdr>
        </w:div>
        <w:div w:id="1605456815">
          <w:marLeft w:val="640"/>
          <w:marRight w:val="0"/>
          <w:marTop w:val="0"/>
          <w:marBottom w:val="0"/>
          <w:divBdr>
            <w:top w:val="none" w:sz="0" w:space="0" w:color="auto"/>
            <w:left w:val="none" w:sz="0" w:space="0" w:color="auto"/>
            <w:bottom w:val="none" w:sz="0" w:space="0" w:color="auto"/>
            <w:right w:val="none" w:sz="0" w:space="0" w:color="auto"/>
          </w:divBdr>
        </w:div>
        <w:div w:id="1853645382">
          <w:marLeft w:val="640"/>
          <w:marRight w:val="0"/>
          <w:marTop w:val="0"/>
          <w:marBottom w:val="0"/>
          <w:divBdr>
            <w:top w:val="none" w:sz="0" w:space="0" w:color="auto"/>
            <w:left w:val="none" w:sz="0" w:space="0" w:color="auto"/>
            <w:bottom w:val="none" w:sz="0" w:space="0" w:color="auto"/>
            <w:right w:val="none" w:sz="0" w:space="0" w:color="auto"/>
          </w:divBdr>
        </w:div>
        <w:div w:id="865406315">
          <w:marLeft w:val="640"/>
          <w:marRight w:val="0"/>
          <w:marTop w:val="0"/>
          <w:marBottom w:val="0"/>
          <w:divBdr>
            <w:top w:val="none" w:sz="0" w:space="0" w:color="auto"/>
            <w:left w:val="none" w:sz="0" w:space="0" w:color="auto"/>
            <w:bottom w:val="none" w:sz="0" w:space="0" w:color="auto"/>
            <w:right w:val="none" w:sz="0" w:space="0" w:color="auto"/>
          </w:divBdr>
        </w:div>
        <w:div w:id="1132093003">
          <w:marLeft w:val="640"/>
          <w:marRight w:val="0"/>
          <w:marTop w:val="0"/>
          <w:marBottom w:val="0"/>
          <w:divBdr>
            <w:top w:val="none" w:sz="0" w:space="0" w:color="auto"/>
            <w:left w:val="none" w:sz="0" w:space="0" w:color="auto"/>
            <w:bottom w:val="none" w:sz="0" w:space="0" w:color="auto"/>
            <w:right w:val="none" w:sz="0" w:space="0" w:color="auto"/>
          </w:divBdr>
        </w:div>
        <w:div w:id="216089854">
          <w:marLeft w:val="640"/>
          <w:marRight w:val="0"/>
          <w:marTop w:val="0"/>
          <w:marBottom w:val="0"/>
          <w:divBdr>
            <w:top w:val="none" w:sz="0" w:space="0" w:color="auto"/>
            <w:left w:val="none" w:sz="0" w:space="0" w:color="auto"/>
            <w:bottom w:val="none" w:sz="0" w:space="0" w:color="auto"/>
            <w:right w:val="none" w:sz="0" w:space="0" w:color="auto"/>
          </w:divBdr>
        </w:div>
        <w:div w:id="1903835101">
          <w:marLeft w:val="640"/>
          <w:marRight w:val="0"/>
          <w:marTop w:val="0"/>
          <w:marBottom w:val="0"/>
          <w:divBdr>
            <w:top w:val="none" w:sz="0" w:space="0" w:color="auto"/>
            <w:left w:val="none" w:sz="0" w:space="0" w:color="auto"/>
            <w:bottom w:val="none" w:sz="0" w:space="0" w:color="auto"/>
            <w:right w:val="none" w:sz="0" w:space="0" w:color="auto"/>
          </w:divBdr>
        </w:div>
        <w:div w:id="521629242">
          <w:marLeft w:val="640"/>
          <w:marRight w:val="0"/>
          <w:marTop w:val="0"/>
          <w:marBottom w:val="0"/>
          <w:divBdr>
            <w:top w:val="none" w:sz="0" w:space="0" w:color="auto"/>
            <w:left w:val="none" w:sz="0" w:space="0" w:color="auto"/>
            <w:bottom w:val="none" w:sz="0" w:space="0" w:color="auto"/>
            <w:right w:val="none" w:sz="0" w:space="0" w:color="auto"/>
          </w:divBdr>
        </w:div>
        <w:div w:id="1405176031">
          <w:marLeft w:val="640"/>
          <w:marRight w:val="0"/>
          <w:marTop w:val="0"/>
          <w:marBottom w:val="0"/>
          <w:divBdr>
            <w:top w:val="none" w:sz="0" w:space="0" w:color="auto"/>
            <w:left w:val="none" w:sz="0" w:space="0" w:color="auto"/>
            <w:bottom w:val="none" w:sz="0" w:space="0" w:color="auto"/>
            <w:right w:val="none" w:sz="0" w:space="0" w:color="auto"/>
          </w:divBdr>
        </w:div>
        <w:div w:id="1106579249">
          <w:marLeft w:val="640"/>
          <w:marRight w:val="0"/>
          <w:marTop w:val="0"/>
          <w:marBottom w:val="0"/>
          <w:divBdr>
            <w:top w:val="none" w:sz="0" w:space="0" w:color="auto"/>
            <w:left w:val="none" w:sz="0" w:space="0" w:color="auto"/>
            <w:bottom w:val="none" w:sz="0" w:space="0" w:color="auto"/>
            <w:right w:val="none" w:sz="0" w:space="0" w:color="auto"/>
          </w:divBdr>
        </w:div>
        <w:div w:id="1739550777">
          <w:marLeft w:val="640"/>
          <w:marRight w:val="0"/>
          <w:marTop w:val="0"/>
          <w:marBottom w:val="0"/>
          <w:divBdr>
            <w:top w:val="none" w:sz="0" w:space="0" w:color="auto"/>
            <w:left w:val="none" w:sz="0" w:space="0" w:color="auto"/>
            <w:bottom w:val="none" w:sz="0" w:space="0" w:color="auto"/>
            <w:right w:val="none" w:sz="0" w:space="0" w:color="auto"/>
          </w:divBdr>
        </w:div>
        <w:div w:id="1477071378">
          <w:marLeft w:val="640"/>
          <w:marRight w:val="0"/>
          <w:marTop w:val="0"/>
          <w:marBottom w:val="0"/>
          <w:divBdr>
            <w:top w:val="none" w:sz="0" w:space="0" w:color="auto"/>
            <w:left w:val="none" w:sz="0" w:space="0" w:color="auto"/>
            <w:bottom w:val="none" w:sz="0" w:space="0" w:color="auto"/>
            <w:right w:val="none" w:sz="0" w:space="0" w:color="auto"/>
          </w:divBdr>
        </w:div>
        <w:div w:id="173614566">
          <w:marLeft w:val="640"/>
          <w:marRight w:val="0"/>
          <w:marTop w:val="0"/>
          <w:marBottom w:val="0"/>
          <w:divBdr>
            <w:top w:val="none" w:sz="0" w:space="0" w:color="auto"/>
            <w:left w:val="none" w:sz="0" w:space="0" w:color="auto"/>
            <w:bottom w:val="none" w:sz="0" w:space="0" w:color="auto"/>
            <w:right w:val="none" w:sz="0" w:space="0" w:color="auto"/>
          </w:divBdr>
        </w:div>
        <w:div w:id="1904825490">
          <w:marLeft w:val="640"/>
          <w:marRight w:val="0"/>
          <w:marTop w:val="0"/>
          <w:marBottom w:val="0"/>
          <w:divBdr>
            <w:top w:val="none" w:sz="0" w:space="0" w:color="auto"/>
            <w:left w:val="none" w:sz="0" w:space="0" w:color="auto"/>
            <w:bottom w:val="none" w:sz="0" w:space="0" w:color="auto"/>
            <w:right w:val="none" w:sz="0" w:space="0" w:color="auto"/>
          </w:divBdr>
        </w:div>
        <w:div w:id="2013023231">
          <w:marLeft w:val="640"/>
          <w:marRight w:val="0"/>
          <w:marTop w:val="0"/>
          <w:marBottom w:val="0"/>
          <w:divBdr>
            <w:top w:val="none" w:sz="0" w:space="0" w:color="auto"/>
            <w:left w:val="none" w:sz="0" w:space="0" w:color="auto"/>
            <w:bottom w:val="none" w:sz="0" w:space="0" w:color="auto"/>
            <w:right w:val="none" w:sz="0" w:space="0" w:color="auto"/>
          </w:divBdr>
        </w:div>
        <w:div w:id="142047132">
          <w:marLeft w:val="640"/>
          <w:marRight w:val="0"/>
          <w:marTop w:val="0"/>
          <w:marBottom w:val="0"/>
          <w:divBdr>
            <w:top w:val="none" w:sz="0" w:space="0" w:color="auto"/>
            <w:left w:val="none" w:sz="0" w:space="0" w:color="auto"/>
            <w:bottom w:val="none" w:sz="0" w:space="0" w:color="auto"/>
            <w:right w:val="none" w:sz="0" w:space="0" w:color="auto"/>
          </w:divBdr>
        </w:div>
        <w:div w:id="1512337888">
          <w:marLeft w:val="640"/>
          <w:marRight w:val="0"/>
          <w:marTop w:val="0"/>
          <w:marBottom w:val="0"/>
          <w:divBdr>
            <w:top w:val="none" w:sz="0" w:space="0" w:color="auto"/>
            <w:left w:val="none" w:sz="0" w:space="0" w:color="auto"/>
            <w:bottom w:val="none" w:sz="0" w:space="0" w:color="auto"/>
            <w:right w:val="none" w:sz="0" w:space="0" w:color="auto"/>
          </w:divBdr>
        </w:div>
        <w:div w:id="1218010427">
          <w:marLeft w:val="640"/>
          <w:marRight w:val="0"/>
          <w:marTop w:val="0"/>
          <w:marBottom w:val="0"/>
          <w:divBdr>
            <w:top w:val="none" w:sz="0" w:space="0" w:color="auto"/>
            <w:left w:val="none" w:sz="0" w:space="0" w:color="auto"/>
            <w:bottom w:val="none" w:sz="0" w:space="0" w:color="auto"/>
            <w:right w:val="none" w:sz="0" w:space="0" w:color="auto"/>
          </w:divBdr>
        </w:div>
        <w:div w:id="1136681003">
          <w:marLeft w:val="640"/>
          <w:marRight w:val="0"/>
          <w:marTop w:val="0"/>
          <w:marBottom w:val="0"/>
          <w:divBdr>
            <w:top w:val="none" w:sz="0" w:space="0" w:color="auto"/>
            <w:left w:val="none" w:sz="0" w:space="0" w:color="auto"/>
            <w:bottom w:val="none" w:sz="0" w:space="0" w:color="auto"/>
            <w:right w:val="none" w:sz="0" w:space="0" w:color="auto"/>
          </w:divBdr>
        </w:div>
        <w:div w:id="136261553">
          <w:marLeft w:val="640"/>
          <w:marRight w:val="0"/>
          <w:marTop w:val="0"/>
          <w:marBottom w:val="0"/>
          <w:divBdr>
            <w:top w:val="none" w:sz="0" w:space="0" w:color="auto"/>
            <w:left w:val="none" w:sz="0" w:space="0" w:color="auto"/>
            <w:bottom w:val="none" w:sz="0" w:space="0" w:color="auto"/>
            <w:right w:val="none" w:sz="0" w:space="0" w:color="auto"/>
          </w:divBdr>
        </w:div>
        <w:div w:id="612368608">
          <w:marLeft w:val="640"/>
          <w:marRight w:val="0"/>
          <w:marTop w:val="0"/>
          <w:marBottom w:val="0"/>
          <w:divBdr>
            <w:top w:val="none" w:sz="0" w:space="0" w:color="auto"/>
            <w:left w:val="none" w:sz="0" w:space="0" w:color="auto"/>
            <w:bottom w:val="none" w:sz="0" w:space="0" w:color="auto"/>
            <w:right w:val="none" w:sz="0" w:space="0" w:color="auto"/>
          </w:divBdr>
        </w:div>
        <w:div w:id="576476935">
          <w:marLeft w:val="640"/>
          <w:marRight w:val="0"/>
          <w:marTop w:val="0"/>
          <w:marBottom w:val="0"/>
          <w:divBdr>
            <w:top w:val="none" w:sz="0" w:space="0" w:color="auto"/>
            <w:left w:val="none" w:sz="0" w:space="0" w:color="auto"/>
            <w:bottom w:val="none" w:sz="0" w:space="0" w:color="auto"/>
            <w:right w:val="none" w:sz="0" w:space="0" w:color="auto"/>
          </w:divBdr>
        </w:div>
        <w:div w:id="971208879">
          <w:marLeft w:val="640"/>
          <w:marRight w:val="0"/>
          <w:marTop w:val="0"/>
          <w:marBottom w:val="0"/>
          <w:divBdr>
            <w:top w:val="none" w:sz="0" w:space="0" w:color="auto"/>
            <w:left w:val="none" w:sz="0" w:space="0" w:color="auto"/>
            <w:bottom w:val="none" w:sz="0" w:space="0" w:color="auto"/>
            <w:right w:val="none" w:sz="0" w:space="0" w:color="auto"/>
          </w:divBdr>
        </w:div>
        <w:div w:id="103886378">
          <w:marLeft w:val="640"/>
          <w:marRight w:val="0"/>
          <w:marTop w:val="0"/>
          <w:marBottom w:val="0"/>
          <w:divBdr>
            <w:top w:val="none" w:sz="0" w:space="0" w:color="auto"/>
            <w:left w:val="none" w:sz="0" w:space="0" w:color="auto"/>
            <w:bottom w:val="none" w:sz="0" w:space="0" w:color="auto"/>
            <w:right w:val="none" w:sz="0" w:space="0" w:color="auto"/>
          </w:divBdr>
        </w:div>
        <w:div w:id="72633322">
          <w:marLeft w:val="640"/>
          <w:marRight w:val="0"/>
          <w:marTop w:val="0"/>
          <w:marBottom w:val="0"/>
          <w:divBdr>
            <w:top w:val="none" w:sz="0" w:space="0" w:color="auto"/>
            <w:left w:val="none" w:sz="0" w:space="0" w:color="auto"/>
            <w:bottom w:val="none" w:sz="0" w:space="0" w:color="auto"/>
            <w:right w:val="none" w:sz="0" w:space="0" w:color="auto"/>
          </w:divBdr>
        </w:div>
        <w:div w:id="1730373874">
          <w:marLeft w:val="640"/>
          <w:marRight w:val="0"/>
          <w:marTop w:val="0"/>
          <w:marBottom w:val="0"/>
          <w:divBdr>
            <w:top w:val="none" w:sz="0" w:space="0" w:color="auto"/>
            <w:left w:val="none" w:sz="0" w:space="0" w:color="auto"/>
            <w:bottom w:val="none" w:sz="0" w:space="0" w:color="auto"/>
            <w:right w:val="none" w:sz="0" w:space="0" w:color="auto"/>
          </w:divBdr>
        </w:div>
        <w:div w:id="1142385894">
          <w:marLeft w:val="640"/>
          <w:marRight w:val="0"/>
          <w:marTop w:val="0"/>
          <w:marBottom w:val="0"/>
          <w:divBdr>
            <w:top w:val="none" w:sz="0" w:space="0" w:color="auto"/>
            <w:left w:val="none" w:sz="0" w:space="0" w:color="auto"/>
            <w:bottom w:val="none" w:sz="0" w:space="0" w:color="auto"/>
            <w:right w:val="none" w:sz="0" w:space="0" w:color="auto"/>
          </w:divBdr>
        </w:div>
        <w:div w:id="1486052093">
          <w:marLeft w:val="640"/>
          <w:marRight w:val="0"/>
          <w:marTop w:val="0"/>
          <w:marBottom w:val="0"/>
          <w:divBdr>
            <w:top w:val="none" w:sz="0" w:space="0" w:color="auto"/>
            <w:left w:val="none" w:sz="0" w:space="0" w:color="auto"/>
            <w:bottom w:val="none" w:sz="0" w:space="0" w:color="auto"/>
            <w:right w:val="none" w:sz="0" w:space="0" w:color="auto"/>
          </w:divBdr>
        </w:div>
        <w:div w:id="1143623193">
          <w:marLeft w:val="640"/>
          <w:marRight w:val="0"/>
          <w:marTop w:val="0"/>
          <w:marBottom w:val="0"/>
          <w:divBdr>
            <w:top w:val="none" w:sz="0" w:space="0" w:color="auto"/>
            <w:left w:val="none" w:sz="0" w:space="0" w:color="auto"/>
            <w:bottom w:val="none" w:sz="0" w:space="0" w:color="auto"/>
            <w:right w:val="none" w:sz="0" w:space="0" w:color="auto"/>
          </w:divBdr>
        </w:div>
        <w:div w:id="1157377187">
          <w:marLeft w:val="640"/>
          <w:marRight w:val="0"/>
          <w:marTop w:val="0"/>
          <w:marBottom w:val="0"/>
          <w:divBdr>
            <w:top w:val="none" w:sz="0" w:space="0" w:color="auto"/>
            <w:left w:val="none" w:sz="0" w:space="0" w:color="auto"/>
            <w:bottom w:val="none" w:sz="0" w:space="0" w:color="auto"/>
            <w:right w:val="none" w:sz="0" w:space="0" w:color="auto"/>
          </w:divBdr>
        </w:div>
        <w:div w:id="41559392">
          <w:marLeft w:val="640"/>
          <w:marRight w:val="0"/>
          <w:marTop w:val="0"/>
          <w:marBottom w:val="0"/>
          <w:divBdr>
            <w:top w:val="none" w:sz="0" w:space="0" w:color="auto"/>
            <w:left w:val="none" w:sz="0" w:space="0" w:color="auto"/>
            <w:bottom w:val="none" w:sz="0" w:space="0" w:color="auto"/>
            <w:right w:val="none" w:sz="0" w:space="0" w:color="auto"/>
          </w:divBdr>
        </w:div>
        <w:div w:id="1464344904">
          <w:marLeft w:val="640"/>
          <w:marRight w:val="0"/>
          <w:marTop w:val="0"/>
          <w:marBottom w:val="0"/>
          <w:divBdr>
            <w:top w:val="none" w:sz="0" w:space="0" w:color="auto"/>
            <w:left w:val="none" w:sz="0" w:space="0" w:color="auto"/>
            <w:bottom w:val="none" w:sz="0" w:space="0" w:color="auto"/>
            <w:right w:val="none" w:sz="0" w:space="0" w:color="auto"/>
          </w:divBdr>
        </w:div>
        <w:div w:id="1672878117">
          <w:marLeft w:val="640"/>
          <w:marRight w:val="0"/>
          <w:marTop w:val="0"/>
          <w:marBottom w:val="0"/>
          <w:divBdr>
            <w:top w:val="none" w:sz="0" w:space="0" w:color="auto"/>
            <w:left w:val="none" w:sz="0" w:space="0" w:color="auto"/>
            <w:bottom w:val="none" w:sz="0" w:space="0" w:color="auto"/>
            <w:right w:val="none" w:sz="0" w:space="0" w:color="auto"/>
          </w:divBdr>
        </w:div>
        <w:div w:id="1248269409">
          <w:marLeft w:val="640"/>
          <w:marRight w:val="0"/>
          <w:marTop w:val="0"/>
          <w:marBottom w:val="0"/>
          <w:divBdr>
            <w:top w:val="none" w:sz="0" w:space="0" w:color="auto"/>
            <w:left w:val="none" w:sz="0" w:space="0" w:color="auto"/>
            <w:bottom w:val="none" w:sz="0" w:space="0" w:color="auto"/>
            <w:right w:val="none" w:sz="0" w:space="0" w:color="auto"/>
          </w:divBdr>
        </w:div>
        <w:div w:id="1499423445">
          <w:marLeft w:val="640"/>
          <w:marRight w:val="0"/>
          <w:marTop w:val="0"/>
          <w:marBottom w:val="0"/>
          <w:divBdr>
            <w:top w:val="none" w:sz="0" w:space="0" w:color="auto"/>
            <w:left w:val="none" w:sz="0" w:space="0" w:color="auto"/>
            <w:bottom w:val="none" w:sz="0" w:space="0" w:color="auto"/>
            <w:right w:val="none" w:sz="0" w:space="0" w:color="auto"/>
          </w:divBdr>
        </w:div>
        <w:div w:id="864098444">
          <w:marLeft w:val="640"/>
          <w:marRight w:val="0"/>
          <w:marTop w:val="0"/>
          <w:marBottom w:val="0"/>
          <w:divBdr>
            <w:top w:val="none" w:sz="0" w:space="0" w:color="auto"/>
            <w:left w:val="none" w:sz="0" w:space="0" w:color="auto"/>
            <w:bottom w:val="none" w:sz="0" w:space="0" w:color="auto"/>
            <w:right w:val="none" w:sz="0" w:space="0" w:color="auto"/>
          </w:divBdr>
        </w:div>
        <w:div w:id="1026903806">
          <w:marLeft w:val="640"/>
          <w:marRight w:val="0"/>
          <w:marTop w:val="0"/>
          <w:marBottom w:val="0"/>
          <w:divBdr>
            <w:top w:val="none" w:sz="0" w:space="0" w:color="auto"/>
            <w:left w:val="none" w:sz="0" w:space="0" w:color="auto"/>
            <w:bottom w:val="none" w:sz="0" w:space="0" w:color="auto"/>
            <w:right w:val="none" w:sz="0" w:space="0" w:color="auto"/>
          </w:divBdr>
        </w:div>
        <w:div w:id="62872167">
          <w:marLeft w:val="640"/>
          <w:marRight w:val="0"/>
          <w:marTop w:val="0"/>
          <w:marBottom w:val="0"/>
          <w:divBdr>
            <w:top w:val="none" w:sz="0" w:space="0" w:color="auto"/>
            <w:left w:val="none" w:sz="0" w:space="0" w:color="auto"/>
            <w:bottom w:val="none" w:sz="0" w:space="0" w:color="auto"/>
            <w:right w:val="none" w:sz="0" w:space="0" w:color="auto"/>
          </w:divBdr>
        </w:div>
        <w:div w:id="1073967462">
          <w:marLeft w:val="640"/>
          <w:marRight w:val="0"/>
          <w:marTop w:val="0"/>
          <w:marBottom w:val="0"/>
          <w:divBdr>
            <w:top w:val="none" w:sz="0" w:space="0" w:color="auto"/>
            <w:left w:val="none" w:sz="0" w:space="0" w:color="auto"/>
            <w:bottom w:val="none" w:sz="0" w:space="0" w:color="auto"/>
            <w:right w:val="none" w:sz="0" w:space="0" w:color="auto"/>
          </w:divBdr>
        </w:div>
        <w:div w:id="2089843255">
          <w:marLeft w:val="640"/>
          <w:marRight w:val="0"/>
          <w:marTop w:val="0"/>
          <w:marBottom w:val="0"/>
          <w:divBdr>
            <w:top w:val="none" w:sz="0" w:space="0" w:color="auto"/>
            <w:left w:val="none" w:sz="0" w:space="0" w:color="auto"/>
            <w:bottom w:val="none" w:sz="0" w:space="0" w:color="auto"/>
            <w:right w:val="none" w:sz="0" w:space="0" w:color="auto"/>
          </w:divBdr>
        </w:div>
        <w:div w:id="1327586260">
          <w:marLeft w:val="640"/>
          <w:marRight w:val="0"/>
          <w:marTop w:val="0"/>
          <w:marBottom w:val="0"/>
          <w:divBdr>
            <w:top w:val="none" w:sz="0" w:space="0" w:color="auto"/>
            <w:left w:val="none" w:sz="0" w:space="0" w:color="auto"/>
            <w:bottom w:val="none" w:sz="0" w:space="0" w:color="auto"/>
            <w:right w:val="none" w:sz="0" w:space="0" w:color="auto"/>
          </w:divBdr>
        </w:div>
        <w:div w:id="1824850540">
          <w:marLeft w:val="640"/>
          <w:marRight w:val="0"/>
          <w:marTop w:val="0"/>
          <w:marBottom w:val="0"/>
          <w:divBdr>
            <w:top w:val="none" w:sz="0" w:space="0" w:color="auto"/>
            <w:left w:val="none" w:sz="0" w:space="0" w:color="auto"/>
            <w:bottom w:val="none" w:sz="0" w:space="0" w:color="auto"/>
            <w:right w:val="none" w:sz="0" w:space="0" w:color="auto"/>
          </w:divBdr>
        </w:div>
        <w:div w:id="1847550844">
          <w:marLeft w:val="640"/>
          <w:marRight w:val="0"/>
          <w:marTop w:val="0"/>
          <w:marBottom w:val="0"/>
          <w:divBdr>
            <w:top w:val="none" w:sz="0" w:space="0" w:color="auto"/>
            <w:left w:val="none" w:sz="0" w:space="0" w:color="auto"/>
            <w:bottom w:val="none" w:sz="0" w:space="0" w:color="auto"/>
            <w:right w:val="none" w:sz="0" w:space="0" w:color="auto"/>
          </w:divBdr>
        </w:div>
        <w:div w:id="738288065">
          <w:marLeft w:val="640"/>
          <w:marRight w:val="0"/>
          <w:marTop w:val="0"/>
          <w:marBottom w:val="0"/>
          <w:divBdr>
            <w:top w:val="none" w:sz="0" w:space="0" w:color="auto"/>
            <w:left w:val="none" w:sz="0" w:space="0" w:color="auto"/>
            <w:bottom w:val="none" w:sz="0" w:space="0" w:color="auto"/>
            <w:right w:val="none" w:sz="0" w:space="0" w:color="auto"/>
          </w:divBdr>
        </w:div>
        <w:div w:id="1547529522">
          <w:marLeft w:val="640"/>
          <w:marRight w:val="0"/>
          <w:marTop w:val="0"/>
          <w:marBottom w:val="0"/>
          <w:divBdr>
            <w:top w:val="none" w:sz="0" w:space="0" w:color="auto"/>
            <w:left w:val="none" w:sz="0" w:space="0" w:color="auto"/>
            <w:bottom w:val="none" w:sz="0" w:space="0" w:color="auto"/>
            <w:right w:val="none" w:sz="0" w:space="0" w:color="auto"/>
          </w:divBdr>
        </w:div>
        <w:div w:id="1218932416">
          <w:marLeft w:val="640"/>
          <w:marRight w:val="0"/>
          <w:marTop w:val="0"/>
          <w:marBottom w:val="0"/>
          <w:divBdr>
            <w:top w:val="none" w:sz="0" w:space="0" w:color="auto"/>
            <w:left w:val="none" w:sz="0" w:space="0" w:color="auto"/>
            <w:bottom w:val="none" w:sz="0" w:space="0" w:color="auto"/>
            <w:right w:val="none" w:sz="0" w:space="0" w:color="auto"/>
          </w:divBdr>
        </w:div>
        <w:div w:id="1990356905">
          <w:marLeft w:val="640"/>
          <w:marRight w:val="0"/>
          <w:marTop w:val="0"/>
          <w:marBottom w:val="0"/>
          <w:divBdr>
            <w:top w:val="none" w:sz="0" w:space="0" w:color="auto"/>
            <w:left w:val="none" w:sz="0" w:space="0" w:color="auto"/>
            <w:bottom w:val="none" w:sz="0" w:space="0" w:color="auto"/>
            <w:right w:val="none" w:sz="0" w:space="0" w:color="auto"/>
          </w:divBdr>
        </w:div>
        <w:div w:id="1390106041">
          <w:marLeft w:val="640"/>
          <w:marRight w:val="0"/>
          <w:marTop w:val="0"/>
          <w:marBottom w:val="0"/>
          <w:divBdr>
            <w:top w:val="none" w:sz="0" w:space="0" w:color="auto"/>
            <w:left w:val="none" w:sz="0" w:space="0" w:color="auto"/>
            <w:bottom w:val="none" w:sz="0" w:space="0" w:color="auto"/>
            <w:right w:val="none" w:sz="0" w:space="0" w:color="auto"/>
          </w:divBdr>
        </w:div>
        <w:div w:id="862747934">
          <w:marLeft w:val="640"/>
          <w:marRight w:val="0"/>
          <w:marTop w:val="0"/>
          <w:marBottom w:val="0"/>
          <w:divBdr>
            <w:top w:val="none" w:sz="0" w:space="0" w:color="auto"/>
            <w:left w:val="none" w:sz="0" w:space="0" w:color="auto"/>
            <w:bottom w:val="none" w:sz="0" w:space="0" w:color="auto"/>
            <w:right w:val="none" w:sz="0" w:space="0" w:color="auto"/>
          </w:divBdr>
        </w:div>
        <w:div w:id="360673209">
          <w:marLeft w:val="640"/>
          <w:marRight w:val="0"/>
          <w:marTop w:val="0"/>
          <w:marBottom w:val="0"/>
          <w:divBdr>
            <w:top w:val="none" w:sz="0" w:space="0" w:color="auto"/>
            <w:left w:val="none" w:sz="0" w:space="0" w:color="auto"/>
            <w:bottom w:val="none" w:sz="0" w:space="0" w:color="auto"/>
            <w:right w:val="none" w:sz="0" w:space="0" w:color="auto"/>
          </w:divBdr>
        </w:div>
        <w:div w:id="660815392">
          <w:marLeft w:val="640"/>
          <w:marRight w:val="0"/>
          <w:marTop w:val="0"/>
          <w:marBottom w:val="0"/>
          <w:divBdr>
            <w:top w:val="none" w:sz="0" w:space="0" w:color="auto"/>
            <w:left w:val="none" w:sz="0" w:space="0" w:color="auto"/>
            <w:bottom w:val="none" w:sz="0" w:space="0" w:color="auto"/>
            <w:right w:val="none" w:sz="0" w:space="0" w:color="auto"/>
          </w:divBdr>
        </w:div>
        <w:div w:id="1981499855">
          <w:marLeft w:val="640"/>
          <w:marRight w:val="0"/>
          <w:marTop w:val="0"/>
          <w:marBottom w:val="0"/>
          <w:divBdr>
            <w:top w:val="none" w:sz="0" w:space="0" w:color="auto"/>
            <w:left w:val="none" w:sz="0" w:space="0" w:color="auto"/>
            <w:bottom w:val="none" w:sz="0" w:space="0" w:color="auto"/>
            <w:right w:val="none" w:sz="0" w:space="0" w:color="auto"/>
          </w:divBdr>
        </w:div>
        <w:div w:id="356660407">
          <w:marLeft w:val="640"/>
          <w:marRight w:val="0"/>
          <w:marTop w:val="0"/>
          <w:marBottom w:val="0"/>
          <w:divBdr>
            <w:top w:val="none" w:sz="0" w:space="0" w:color="auto"/>
            <w:left w:val="none" w:sz="0" w:space="0" w:color="auto"/>
            <w:bottom w:val="none" w:sz="0" w:space="0" w:color="auto"/>
            <w:right w:val="none" w:sz="0" w:space="0" w:color="auto"/>
          </w:divBdr>
        </w:div>
        <w:div w:id="1905022602">
          <w:marLeft w:val="640"/>
          <w:marRight w:val="0"/>
          <w:marTop w:val="0"/>
          <w:marBottom w:val="0"/>
          <w:divBdr>
            <w:top w:val="none" w:sz="0" w:space="0" w:color="auto"/>
            <w:left w:val="none" w:sz="0" w:space="0" w:color="auto"/>
            <w:bottom w:val="none" w:sz="0" w:space="0" w:color="auto"/>
            <w:right w:val="none" w:sz="0" w:space="0" w:color="auto"/>
          </w:divBdr>
        </w:div>
        <w:div w:id="286082774">
          <w:marLeft w:val="640"/>
          <w:marRight w:val="0"/>
          <w:marTop w:val="0"/>
          <w:marBottom w:val="0"/>
          <w:divBdr>
            <w:top w:val="none" w:sz="0" w:space="0" w:color="auto"/>
            <w:left w:val="none" w:sz="0" w:space="0" w:color="auto"/>
            <w:bottom w:val="none" w:sz="0" w:space="0" w:color="auto"/>
            <w:right w:val="none" w:sz="0" w:space="0" w:color="auto"/>
          </w:divBdr>
        </w:div>
        <w:div w:id="260334659">
          <w:marLeft w:val="640"/>
          <w:marRight w:val="0"/>
          <w:marTop w:val="0"/>
          <w:marBottom w:val="0"/>
          <w:divBdr>
            <w:top w:val="none" w:sz="0" w:space="0" w:color="auto"/>
            <w:left w:val="none" w:sz="0" w:space="0" w:color="auto"/>
            <w:bottom w:val="none" w:sz="0" w:space="0" w:color="auto"/>
            <w:right w:val="none" w:sz="0" w:space="0" w:color="auto"/>
          </w:divBdr>
        </w:div>
        <w:div w:id="2145848908">
          <w:marLeft w:val="640"/>
          <w:marRight w:val="0"/>
          <w:marTop w:val="0"/>
          <w:marBottom w:val="0"/>
          <w:divBdr>
            <w:top w:val="none" w:sz="0" w:space="0" w:color="auto"/>
            <w:left w:val="none" w:sz="0" w:space="0" w:color="auto"/>
            <w:bottom w:val="none" w:sz="0" w:space="0" w:color="auto"/>
            <w:right w:val="none" w:sz="0" w:space="0" w:color="auto"/>
          </w:divBdr>
        </w:div>
        <w:div w:id="1924140290">
          <w:marLeft w:val="640"/>
          <w:marRight w:val="0"/>
          <w:marTop w:val="0"/>
          <w:marBottom w:val="0"/>
          <w:divBdr>
            <w:top w:val="none" w:sz="0" w:space="0" w:color="auto"/>
            <w:left w:val="none" w:sz="0" w:space="0" w:color="auto"/>
            <w:bottom w:val="none" w:sz="0" w:space="0" w:color="auto"/>
            <w:right w:val="none" w:sz="0" w:space="0" w:color="auto"/>
          </w:divBdr>
        </w:div>
        <w:div w:id="95365842">
          <w:marLeft w:val="640"/>
          <w:marRight w:val="0"/>
          <w:marTop w:val="0"/>
          <w:marBottom w:val="0"/>
          <w:divBdr>
            <w:top w:val="none" w:sz="0" w:space="0" w:color="auto"/>
            <w:left w:val="none" w:sz="0" w:space="0" w:color="auto"/>
            <w:bottom w:val="none" w:sz="0" w:space="0" w:color="auto"/>
            <w:right w:val="none" w:sz="0" w:space="0" w:color="auto"/>
          </w:divBdr>
        </w:div>
        <w:div w:id="1356226058">
          <w:marLeft w:val="640"/>
          <w:marRight w:val="0"/>
          <w:marTop w:val="0"/>
          <w:marBottom w:val="0"/>
          <w:divBdr>
            <w:top w:val="none" w:sz="0" w:space="0" w:color="auto"/>
            <w:left w:val="none" w:sz="0" w:space="0" w:color="auto"/>
            <w:bottom w:val="none" w:sz="0" w:space="0" w:color="auto"/>
            <w:right w:val="none" w:sz="0" w:space="0" w:color="auto"/>
          </w:divBdr>
        </w:div>
        <w:div w:id="1046373159">
          <w:marLeft w:val="640"/>
          <w:marRight w:val="0"/>
          <w:marTop w:val="0"/>
          <w:marBottom w:val="0"/>
          <w:divBdr>
            <w:top w:val="none" w:sz="0" w:space="0" w:color="auto"/>
            <w:left w:val="none" w:sz="0" w:space="0" w:color="auto"/>
            <w:bottom w:val="none" w:sz="0" w:space="0" w:color="auto"/>
            <w:right w:val="none" w:sz="0" w:space="0" w:color="auto"/>
          </w:divBdr>
        </w:div>
        <w:div w:id="53241215">
          <w:marLeft w:val="640"/>
          <w:marRight w:val="0"/>
          <w:marTop w:val="0"/>
          <w:marBottom w:val="0"/>
          <w:divBdr>
            <w:top w:val="none" w:sz="0" w:space="0" w:color="auto"/>
            <w:left w:val="none" w:sz="0" w:space="0" w:color="auto"/>
            <w:bottom w:val="none" w:sz="0" w:space="0" w:color="auto"/>
            <w:right w:val="none" w:sz="0" w:space="0" w:color="auto"/>
          </w:divBdr>
        </w:div>
        <w:div w:id="1392651579">
          <w:marLeft w:val="640"/>
          <w:marRight w:val="0"/>
          <w:marTop w:val="0"/>
          <w:marBottom w:val="0"/>
          <w:divBdr>
            <w:top w:val="none" w:sz="0" w:space="0" w:color="auto"/>
            <w:left w:val="none" w:sz="0" w:space="0" w:color="auto"/>
            <w:bottom w:val="none" w:sz="0" w:space="0" w:color="auto"/>
            <w:right w:val="none" w:sz="0" w:space="0" w:color="auto"/>
          </w:divBdr>
        </w:div>
        <w:div w:id="998190569">
          <w:marLeft w:val="640"/>
          <w:marRight w:val="0"/>
          <w:marTop w:val="0"/>
          <w:marBottom w:val="0"/>
          <w:divBdr>
            <w:top w:val="none" w:sz="0" w:space="0" w:color="auto"/>
            <w:left w:val="none" w:sz="0" w:space="0" w:color="auto"/>
            <w:bottom w:val="none" w:sz="0" w:space="0" w:color="auto"/>
            <w:right w:val="none" w:sz="0" w:space="0" w:color="auto"/>
          </w:divBdr>
        </w:div>
        <w:div w:id="1421020141">
          <w:marLeft w:val="640"/>
          <w:marRight w:val="0"/>
          <w:marTop w:val="0"/>
          <w:marBottom w:val="0"/>
          <w:divBdr>
            <w:top w:val="none" w:sz="0" w:space="0" w:color="auto"/>
            <w:left w:val="none" w:sz="0" w:space="0" w:color="auto"/>
            <w:bottom w:val="none" w:sz="0" w:space="0" w:color="auto"/>
            <w:right w:val="none" w:sz="0" w:space="0" w:color="auto"/>
          </w:divBdr>
        </w:div>
        <w:div w:id="439493471">
          <w:marLeft w:val="640"/>
          <w:marRight w:val="0"/>
          <w:marTop w:val="0"/>
          <w:marBottom w:val="0"/>
          <w:divBdr>
            <w:top w:val="none" w:sz="0" w:space="0" w:color="auto"/>
            <w:left w:val="none" w:sz="0" w:space="0" w:color="auto"/>
            <w:bottom w:val="none" w:sz="0" w:space="0" w:color="auto"/>
            <w:right w:val="none" w:sz="0" w:space="0" w:color="auto"/>
          </w:divBdr>
        </w:div>
        <w:div w:id="2139714854">
          <w:marLeft w:val="640"/>
          <w:marRight w:val="0"/>
          <w:marTop w:val="0"/>
          <w:marBottom w:val="0"/>
          <w:divBdr>
            <w:top w:val="none" w:sz="0" w:space="0" w:color="auto"/>
            <w:left w:val="none" w:sz="0" w:space="0" w:color="auto"/>
            <w:bottom w:val="none" w:sz="0" w:space="0" w:color="auto"/>
            <w:right w:val="none" w:sz="0" w:space="0" w:color="auto"/>
          </w:divBdr>
        </w:div>
        <w:div w:id="1635981588">
          <w:marLeft w:val="640"/>
          <w:marRight w:val="0"/>
          <w:marTop w:val="0"/>
          <w:marBottom w:val="0"/>
          <w:divBdr>
            <w:top w:val="none" w:sz="0" w:space="0" w:color="auto"/>
            <w:left w:val="none" w:sz="0" w:space="0" w:color="auto"/>
            <w:bottom w:val="none" w:sz="0" w:space="0" w:color="auto"/>
            <w:right w:val="none" w:sz="0" w:space="0" w:color="auto"/>
          </w:divBdr>
        </w:div>
        <w:div w:id="626737745">
          <w:marLeft w:val="640"/>
          <w:marRight w:val="0"/>
          <w:marTop w:val="0"/>
          <w:marBottom w:val="0"/>
          <w:divBdr>
            <w:top w:val="none" w:sz="0" w:space="0" w:color="auto"/>
            <w:left w:val="none" w:sz="0" w:space="0" w:color="auto"/>
            <w:bottom w:val="none" w:sz="0" w:space="0" w:color="auto"/>
            <w:right w:val="none" w:sz="0" w:space="0" w:color="auto"/>
          </w:divBdr>
        </w:div>
        <w:div w:id="890730121">
          <w:marLeft w:val="640"/>
          <w:marRight w:val="0"/>
          <w:marTop w:val="0"/>
          <w:marBottom w:val="0"/>
          <w:divBdr>
            <w:top w:val="none" w:sz="0" w:space="0" w:color="auto"/>
            <w:left w:val="none" w:sz="0" w:space="0" w:color="auto"/>
            <w:bottom w:val="none" w:sz="0" w:space="0" w:color="auto"/>
            <w:right w:val="none" w:sz="0" w:space="0" w:color="auto"/>
          </w:divBdr>
        </w:div>
        <w:div w:id="573856567">
          <w:marLeft w:val="640"/>
          <w:marRight w:val="0"/>
          <w:marTop w:val="0"/>
          <w:marBottom w:val="0"/>
          <w:divBdr>
            <w:top w:val="none" w:sz="0" w:space="0" w:color="auto"/>
            <w:left w:val="none" w:sz="0" w:space="0" w:color="auto"/>
            <w:bottom w:val="none" w:sz="0" w:space="0" w:color="auto"/>
            <w:right w:val="none" w:sz="0" w:space="0" w:color="auto"/>
          </w:divBdr>
        </w:div>
        <w:div w:id="2005817281">
          <w:marLeft w:val="640"/>
          <w:marRight w:val="0"/>
          <w:marTop w:val="0"/>
          <w:marBottom w:val="0"/>
          <w:divBdr>
            <w:top w:val="none" w:sz="0" w:space="0" w:color="auto"/>
            <w:left w:val="none" w:sz="0" w:space="0" w:color="auto"/>
            <w:bottom w:val="none" w:sz="0" w:space="0" w:color="auto"/>
            <w:right w:val="none" w:sz="0" w:space="0" w:color="auto"/>
          </w:divBdr>
        </w:div>
        <w:div w:id="584607158">
          <w:marLeft w:val="640"/>
          <w:marRight w:val="0"/>
          <w:marTop w:val="0"/>
          <w:marBottom w:val="0"/>
          <w:divBdr>
            <w:top w:val="none" w:sz="0" w:space="0" w:color="auto"/>
            <w:left w:val="none" w:sz="0" w:space="0" w:color="auto"/>
            <w:bottom w:val="none" w:sz="0" w:space="0" w:color="auto"/>
            <w:right w:val="none" w:sz="0" w:space="0" w:color="auto"/>
          </w:divBdr>
        </w:div>
        <w:div w:id="447163519">
          <w:marLeft w:val="640"/>
          <w:marRight w:val="0"/>
          <w:marTop w:val="0"/>
          <w:marBottom w:val="0"/>
          <w:divBdr>
            <w:top w:val="none" w:sz="0" w:space="0" w:color="auto"/>
            <w:left w:val="none" w:sz="0" w:space="0" w:color="auto"/>
            <w:bottom w:val="none" w:sz="0" w:space="0" w:color="auto"/>
            <w:right w:val="none" w:sz="0" w:space="0" w:color="auto"/>
          </w:divBdr>
        </w:div>
        <w:div w:id="610936139">
          <w:marLeft w:val="640"/>
          <w:marRight w:val="0"/>
          <w:marTop w:val="0"/>
          <w:marBottom w:val="0"/>
          <w:divBdr>
            <w:top w:val="none" w:sz="0" w:space="0" w:color="auto"/>
            <w:left w:val="none" w:sz="0" w:space="0" w:color="auto"/>
            <w:bottom w:val="none" w:sz="0" w:space="0" w:color="auto"/>
            <w:right w:val="none" w:sz="0" w:space="0" w:color="auto"/>
          </w:divBdr>
        </w:div>
        <w:div w:id="967970411">
          <w:marLeft w:val="640"/>
          <w:marRight w:val="0"/>
          <w:marTop w:val="0"/>
          <w:marBottom w:val="0"/>
          <w:divBdr>
            <w:top w:val="none" w:sz="0" w:space="0" w:color="auto"/>
            <w:left w:val="none" w:sz="0" w:space="0" w:color="auto"/>
            <w:bottom w:val="none" w:sz="0" w:space="0" w:color="auto"/>
            <w:right w:val="none" w:sz="0" w:space="0" w:color="auto"/>
          </w:divBdr>
        </w:div>
        <w:div w:id="612444650">
          <w:marLeft w:val="640"/>
          <w:marRight w:val="0"/>
          <w:marTop w:val="0"/>
          <w:marBottom w:val="0"/>
          <w:divBdr>
            <w:top w:val="none" w:sz="0" w:space="0" w:color="auto"/>
            <w:left w:val="none" w:sz="0" w:space="0" w:color="auto"/>
            <w:bottom w:val="none" w:sz="0" w:space="0" w:color="auto"/>
            <w:right w:val="none" w:sz="0" w:space="0" w:color="auto"/>
          </w:divBdr>
        </w:div>
        <w:div w:id="469908128">
          <w:marLeft w:val="640"/>
          <w:marRight w:val="0"/>
          <w:marTop w:val="0"/>
          <w:marBottom w:val="0"/>
          <w:divBdr>
            <w:top w:val="none" w:sz="0" w:space="0" w:color="auto"/>
            <w:left w:val="none" w:sz="0" w:space="0" w:color="auto"/>
            <w:bottom w:val="none" w:sz="0" w:space="0" w:color="auto"/>
            <w:right w:val="none" w:sz="0" w:space="0" w:color="auto"/>
          </w:divBdr>
        </w:div>
        <w:div w:id="914781441">
          <w:marLeft w:val="640"/>
          <w:marRight w:val="0"/>
          <w:marTop w:val="0"/>
          <w:marBottom w:val="0"/>
          <w:divBdr>
            <w:top w:val="none" w:sz="0" w:space="0" w:color="auto"/>
            <w:left w:val="none" w:sz="0" w:space="0" w:color="auto"/>
            <w:bottom w:val="none" w:sz="0" w:space="0" w:color="auto"/>
            <w:right w:val="none" w:sz="0" w:space="0" w:color="auto"/>
          </w:divBdr>
        </w:div>
        <w:div w:id="1539123819">
          <w:marLeft w:val="640"/>
          <w:marRight w:val="0"/>
          <w:marTop w:val="0"/>
          <w:marBottom w:val="0"/>
          <w:divBdr>
            <w:top w:val="none" w:sz="0" w:space="0" w:color="auto"/>
            <w:left w:val="none" w:sz="0" w:space="0" w:color="auto"/>
            <w:bottom w:val="none" w:sz="0" w:space="0" w:color="auto"/>
            <w:right w:val="none" w:sz="0" w:space="0" w:color="auto"/>
          </w:divBdr>
        </w:div>
        <w:div w:id="1664314087">
          <w:marLeft w:val="640"/>
          <w:marRight w:val="0"/>
          <w:marTop w:val="0"/>
          <w:marBottom w:val="0"/>
          <w:divBdr>
            <w:top w:val="none" w:sz="0" w:space="0" w:color="auto"/>
            <w:left w:val="none" w:sz="0" w:space="0" w:color="auto"/>
            <w:bottom w:val="none" w:sz="0" w:space="0" w:color="auto"/>
            <w:right w:val="none" w:sz="0" w:space="0" w:color="auto"/>
          </w:divBdr>
        </w:div>
        <w:div w:id="1248273541">
          <w:marLeft w:val="640"/>
          <w:marRight w:val="0"/>
          <w:marTop w:val="0"/>
          <w:marBottom w:val="0"/>
          <w:divBdr>
            <w:top w:val="none" w:sz="0" w:space="0" w:color="auto"/>
            <w:left w:val="none" w:sz="0" w:space="0" w:color="auto"/>
            <w:bottom w:val="none" w:sz="0" w:space="0" w:color="auto"/>
            <w:right w:val="none" w:sz="0" w:space="0" w:color="auto"/>
          </w:divBdr>
        </w:div>
        <w:div w:id="208618071">
          <w:marLeft w:val="640"/>
          <w:marRight w:val="0"/>
          <w:marTop w:val="0"/>
          <w:marBottom w:val="0"/>
          <w:divBdr>
            <w:top w:val="none" w:sz="0" w:space="0" w:color="auto"/>
            <w:left w:val="none" w:sz="0" w:space="0" w:color="auto"/>
            <w:bottom w:val="none" w:sz="0" w:space="0" w:color="auto"/>
            <w:right w:val="none" w:sz="0" w:space="0" w:color="auto"/>
          </w:divBdr>
        </w:div>
        <w:div w:id="246962597">
          <w:marLeft w:val="640"/>
          <w:marRight w:val="0"/>
          <w:marTop w:val="0"/>
          <w:marBottom w:val="0"/>
          <w:divBdr>
            <w:top w:val="none" w:sz="0" w:space="0" w:color="auto"/>
            <w:left w:val="none" w:sz="0" w:space="0" w:color="auto"/>
            <w:bottom w:val="none" w:sz="0" w:space="0" w:color="auto"/>
            <w:right w:val="none" w:sz="0" w:space="0" w:color="auto"/>
          </w:divBdr>
        </w:div>
        <w:div w:id="749693325">
          <w:marLeft w:val="640"/>
          <w:marRight w:val="0"/>
          <w:marTop w:val="0"/>
          <w:marBottom w:val="0"/>
          <w:divBdr>
            <w:top w:val="none" w:sz="0" w:space="0" w:color="auto"/>
            <w:left w:val="none" w:sz="0" w:space="0" w:color="auto"/>
            <w:bottom w:val="none" w:sz="0" w:space="0" w:color="auto"/>
            <w:right w:val="none" w:sz="0" w:space="0" w:color="auto"/>
          </w:divBdr>
        </w:div>
        <w:div w:id="1892961520">
          <w:marLeft w:val="640"/>
          <w:marRight w:val="0"/>
          <w:marTop w:val="0"/>
          <w:marBottom w:val="0"/>
          <w:divBdr>
            <w:top w:val="none" w:sz="0" w:space="0" w:color="auto"/>
            <w:left w:val="none" w:sz="0" w:space="0" w:color="auto"/>
            <w:bottom w:val="none" w:sz="0" w:space="0" w:color="auto"/>
            <w:right w:val="none" w:sz="0" w:space="0" w:color="auto"/>
          </w:divBdr>
        </w:div>
        <w:div w:id="670138084">
          <w:marLeft w:val="640"/>
          <w:marRight w:val="0"/>
          <w:marTop w:val="0"/>
          <w:marBottom w:val="0"/>
          <w:divBdr>
            <w:top w:val="none" w:sz="0" w:space="0" w:color="auto"/>
            <w:left w:val="none" w:sz="0" w:space="0" w:color="auto"/>
            <w:bottom w:val="none" w:sz="0" w:space="0" w:color="auto"/>
            <w:right w:val="none" w:sz="0" w:space="0" w:color="auto"/>
          </w:divBdr>
        </w:div>
        <w:div w:id="321276713">
          <w:marLeft w:val="640"/>
          <w:marRight w:val="0"/>
          <w:marTop w:val="0"/>
          <w:marBottom w:val="0"/>
          <w:divBdr>
            <w:top w:val="none" w:sz="0" w:space="0" w:color="auto"/>
            <w:left w:val="none" w:sz="0" w:space="0" w:color="auto"/>
            <w:bottom w:val="none" w:sz="0" w:space="0" w:color="auto"/>
            <w:right w:val="none" w:sz="0" w:space="0" w:color="auto"/>
          </w:divBdr>
        </w:div>
        <w:div w:id="1960722001">
          <w:marLeft w:val="640"/>
          <w:marRight w:val="0"/>
          <w:marTop w:val="0"/>
          <w:marBottom w:val="0"/>
          <w:divBdr>
            <w:top w:val="none" w:sz="0" w:space="0" w:color="auto"/>
            <w:left w:val="none" w:sz="0" w:space="0" w:color="auto"/>
            <w:bottom w:val="none" w:sz="0" w:space="0" w:color="auto"/>
            <w:right w:val="none" w:sz="0" w:space="0" w:color="auto"/>
          </w:divBdr>
        </w:div>
        <w:div w:id="1418134654">
          <w:marLeft w:val="640"/>
          <w:marRight w:val="0"/>
          <w:marTop w:val="0"/>
          <w:marBottom w:val="0"/>
          <w:divBdr>
            <w:top w:val="none" w:sz="0" w:space="0" w:color="auto"/>
            <w:left w:val="none" w:sz="0" w:space="0" w:color="auto"/>
            <w:bottom w:val="none" w:sz="0" w:space="0" w:color="auto"/>
            <w:right w:val="none" w:sz="0" w:space="0" w:color="auto"/>
          </w:divBdr>
        </w:div>
        <w:div w:id="1629388025">
          <w:marLeft w:val="640"/>
          <w:marRight w:val="0"/>
          <w:marTop w:val="0"/>
          <w:marBottom w:val="0"/>
          <w:divBdr>
            <w:top w:val="none" w:sz="0" w:space="0" w:color="auto"/>
            <w:left w:val="none" w:sz="0" w:space="0" w:color="auto"/>
            <w:bottom w:val="none" w:sz="0" w:space="0" w:color="auto"/>
            <w:right w:val="none" w:sz="0" w:space="0" w:color="auto"/>
          </w:divBdr>
        </w:div>
        <w:div w:id="423380504">
          <w:marLeft w:val="640"/>
          <w:marRight w:val="0"/>
          <w:marTop w:val="0"/>
          <w:marBottom w:val="0"/>
          <w:divBdr>
            <w:top w:val="none" w:sz="0" w:space="0" w:color="auto"/>
            <w:left w:val="none" w:sz="0" w:space="0" w:color="auto"/>
            <w:bottom w:val="none" w:sz="0" w:space="0" w:color="auto"/>
            <w:right w:val="none" w:sz="0" w:space="0" w:color="auto"/>
          </w:divBdr>
        </w:div>
        <w:div w:id="424154794">
          <w:marLeft w:val="640"/>
          <w:marRight w:val="0"/>
          <w:marTop w:val="0"/>
          <w:marBottom w:val="0"/>
          <w:divBdr>
            <w:top w:val="none" w:sz="0" w:space="0" w:color="auto"/>
            <w:left w:val="none" w:sz="0" w:space="0" w:color="auto"/>
            <w:bottom w:val="none" w:sz="0" w:space="0" w:color="auto"/>
            <w:right w:val="none" w:sz="0" w:space="0" w:color="auto"/>
          </w:divBdr>
        </w:div>
        <w:div w:id="23019258">
          <w:marLeft w:val="640"/>
          <w:marRight w:val="0"/>
          <w:marTop w:val="0"/>
          <w:marBottom w:val="0"/>
          <w:divBdr>
            <w:top w:val="none" w:sz="0" w:space="0" w:color="auto"/>
            <w:left w:val="none" w:sz="0" w:space="0" w:color="auto"/>
            <w:bottom w:val="none" w:sz="0" w:space="0" w:color="auto"/>
            <w:right w:val="none" w:sz="0" w:space="0" w:color="auto"/>
          </w:divBdr>
        </w:div>
        <w:div w:id="633681757">
          <w:marLeft w:val="640"/>
          <w:marRight w:val="0"/>
          <w:marTop w:val="0"/>
          <w:marBottom w:val="0"/>
          <w:divBdr>
            <w:top w:val="none" w:sz="0" w:space="0" w:color="auto"/>
            <w:left w:val="none" w:sz="0" w:space="0" w:color="auto"/>
            <w:bottom w:val="none" w:sz="0" w:space="0" w:color="auto"/>
            <w:right w:val="none" w:sz="0" w:space="0" w:color="auto"/>
          </w:divBdr>
        </w:div>
        <w:div w:id="93478559">
          <w:marLeft w:val="640"/>
          <w:marRight w:val="0"/>
          <w:marTop w:val="0"/>
          <w:marBottom w:val="0"/>
          <w:divBdr>
            <w:top w:val="none" w:sz="0" w:space="0" w:color="auto"/>
            <w:left w:val="none" w:sz="0" w:space="0" w:color="auto"/>
            <w:bottom w:val="none" w:sz="0" w:space="0" w:color="auto"/>
            <w:right w:val="none" w:sz="0" w:space="0" w:color="auto"/>
          </w:divBdr>
        </w:div>
        <w:div w:id="633483294">
          <w:marLeft w:val="640"/>
          <w:marRight w:val="0"/>
          <w:marTop w:val="0"/>
          <w:marBottom w:val="0"/>
          <w:divBdr>
            <w:top w:val="none" w:sz="0" w:space="0" w:color="auto"/>
            <w:left w:val="none" w:sz="0" w:space="0" w:color="auto"/>
            <w:bottom w:val="none" w:sz="0" w:space="0" w:color="auto"/>
            <w:right w:val="none" w:sz="0" w:space="0" w:color="auto"/>
          </w:divBdr>
        </w:div>
        <w:div w:id="1962876148">
          <w:marLeft w:val="640"/>
          <w:marRight w:val="0"/>
          <w:marTop w:val="0"/>
          <w:marBottom w:val="0"/>
          <w:divBdr>
            <w:top w:val="none" w:sz="0" w:space="0" w:color="auto"/>
            <w:left w:val="none" w:sz="0" w:space="0" w:color="auto"/>
            <w:bottom w:val="none" w:sz="0" w:space="0" w:color="auto"/>
            <w:right w:val="none" w:sz="0" w:space="0" w:color="auto"/>
          </w:divBdr>
        </w:div>
      </w:divsChild>
    </w:div>
    <w:div w:id="1405568852">
      <w:bodyDiv w:val="1"/>
      <w:marLeft w:val="0"/>
      <w:marRight w:val="0"/>
      <w:marTop w:val="0"/>
      <w:marBottom w:val="0"/>
      <w:divBdr>
        <w:top w:val="none" w:sz="0" w:space="0" w:color="auto"/>
        <w:left w:val="none" w:sz="0" w:space="0" w:color="auto"/>
        <w:bottom w:val="none" w:sz="0" w:space="0" w:color="auto"/>
        <w:right w:val="none" w:sz="0" w:space="0" w:color="auto"/>
      </w:divBdr>
      <w:divsChild>
        <w:div w:id="938029096">
          <w:marLeft w:val="640"/>
          <w:marRight w:val="0"/>
          <w:marTop w:val="0"/>
          <w:marBottom w:val="0"/>
          <w:divBdr>
            <w:top w:val="none" w:sz="0" w:space="0" w:color="auto"/>
            <w:left w:val="none" w:sz="0" w:space="0" w:color="auto"/>
            <w:bottom w:val="none" w:sz="0" w:space="0" w:color="auto"/>
            <w:right w:val="none" w:sz="0" w:space="0" w:color="auto"/>
          </w:divBdr>
        </w:div>
        <w:div w:id="284040389">
          <w:marLeft w:val="640"/>
          <w:marRight w:val="0"/>
          <w:marTop w:val="0"/>
          <w:marBottom w:val="0"/>
          <w:divBdr>
            <w:top w:val="none" w:sz="0" w:space="0" w:color="auto"/>
            <w:left w:val="none" w:sz="0" w:space="0" w:color="auto"/>
            <w:bottom w:val="none" w:sz="0" w:space="0" w:color="auto"/>
            <w:right w:val="none" w:sz="0" w:space="0" w:color="auto"/>
          </w:divBdr>
        </w:div>
        <w:div w:id="1326666051">
          <w:marLeft w:val="640"/>
          <w:marRight w:val="0"/>
          <w:marTop w:val="0"/>
          <w:marBottom w:val="0"/>
          <w:divBdr>
            <w:top w:val="none" w:sz="0" w:space="0" w:color="auto"/>
            <w:left w:val="none" w:sz="0" w:space="0" w:color="auto"/>
            <w:bottom w:val="none" w:sz="0" w:space="0" w:color="auto"/>
            <w:right w:val="none" w:sz="0" w:space="0" w:color="auto"/>
          </w:divBdr>
        </w:div>
        <w:div w:id="426535541">
          <w:marLeft w:val="640"/>
          <w:marRight w:val="0"/>
          <w:marTop w:val="0"/>
          <w:marBottom w:val="0"/>
          <w:divBdr>
            <w:top w:val="none" w:sz="0" w:space="0" w:color="auto"/>
            <w:left w:val="none" w:sz="0" w:space="0" w:color="auto"/>
            <w:bottom w:val="none" w:sz="0" w:space="0" w:color="auto"/>
            <w:right w:val="none" w:sz="0" w:space="0" w:color="auto"/>
          </w:divBdr>
        </w:div>
        <w:div w:id="754669565">
          <w:marLeft w:val="640"/>
          <w:marRight w:val="0"/>
          <w:marTop w:val="0"/>
          <w:marBottom w:val="0"/>
          <w:divBdr>
            <w:top w:val="none" w:sz="0" w:space="0" w:color="auto"/>
            <w:left w:val="none" w:sz="0" w:space="0" w:color="auto"/>
            <w:bottom w:val="none" w:sz="0" w:space="0" w:color="auto"/>
            <w:right w:val="none" w:sz="0" w:space="0" w:color="auto"/>
          </w:divBdr>
        </w:div>
        <w:div w:id="865824099">
          <w:marLeft w:val="640"/>
          <w:marRight w:val="0"/>
          <w:marTop w:val="0"/>
          <w:marBottom w:val="0"/>
          <w:divBdr>
            <w:top w:val="none" w:sz="0" w:space="0" w:color="auto"/>
            <w:left w:val="none" w:sz="0" w:space="0" w:color="auto"/>
            <w:bottom w:val="none" w:sz="0" w:space="0" w:color="auto"/>
            <w:right w:val="none" w:sz="0" w:space="0" w:color="auto"/>
          </w:divBdr>
        </w:div>
        <w:div w:id="291205528">
          <w:marLeft w:val="640"/>
          <w:marRight w:val="0"/>
          <w:marTop w:val="0"/>
          <w:marBottom w:val="0"/>
          <w:divBdr>
            <w:top w:val="none" w:sz="0" w:space="0" w:color="auto"/>
            <w:left w:val="none" w:sz="0" w:space="0" w:color="auto"/>
            <w:bottom w:val="none" w:sz="0" w:space="0" w:color="auto"/>
            <w:right w:val="none" w:sz="0" w:space="0" w:color="auto"/>
          </w:divBdr>
        </w:div>
        <w:div w:id="2060745856">
          <w:marLeft w:val="640"/>
          <w:marRight w:val="0"/>
          <w:marTop w:val="0"/>
          <w:marBottom w:val="0"/>
          <w:divBdr>
            <w:top w:val="none" w:sz="0" w:space="0" w:color="auto"/>
            <w:left w:val="none" w:sz="0" w:space="0" w:color="auto"/>
            <w:bottom w:val="none" w:sz="0" w:space="0" w:color="auto"/>
            <w:right w:val="none" w:sz="0" w:space="0" w:color="auto"/>
          </w:divBdr>
        </w:div>
        <w:div w:id="1866091002">
          <w:marLeft w:val="640"/>
          <w:marRight w:val="0"/>
          <w:marTop w:val="0"/>
          <w:marBottom w:val="0"/>
          <w:divBdr>
            <w:top w:val="none" w:sz="0" w:space="0" w:color="auto"/>
            <w:left w:val="none" w:sz="0" w:space="0" w:color="auto"/>
            <w:bottom w:val="none" w:sz="0" w:space="0" w:color="auto"/>
            <w:right w:val="none" w:sz="0" w:space="0" w:color="auto"/>
          </w:divBdr>
        </w:div>
        <w:div w:id="202137209">
          <w:marLeft w:val="640"/>
          <w:marRight w:val="0"/>
          <w:marTop w:val="0"/>
          <w:marBottom w:val="0"/>
          <w:divBdr>
            <w:top w:val="none" w:sz="0" w:space="0" w:color="auto"/>
            <w:left w:val="none" w:sz="0" w:space="0" w:color="auto"/>
            <w:bottom w:val="none" w:sz="0" w:space="0" w:color="auto"/>
            <w:right w:val="none" w:sz="0" w:space="0" w:color="auto"/>
          </w:divBdr>
        </w:div>
        <w:div w:id="1743600850">
          <w:marLeft w:val="640"/>
          <w:marRight w:val="0"/>
          <w:marTop w:val="0"/>
          <w:marBottom w:val="0"/>
          <w:divBdr>
            <w:top w:val="none" w:sz="0" w:space="0" w:color="auto"/>
            <w:left w:val="none" w:sz="0" w:space="0" w:color="auto"/>
            <w:bottom w:val="none" w:sz="0" w:space="0" w:color="auto"/>
            <w:right w:val="none" w:sz="0" w:space="0" w:color="auto"/>
          </w:divBdr>
        </w:div>
        <w:div w:id="1634868899">
          <w:marLeft w:val="640"/>
          <w:marRight w:val="0"/>
          <w:marTop w:val="0"/>
          <w:marBottom w:val="0"/>
          <w:divBdr>
            <w:top w:val="none" w:sz="0" w:space="0" w:color="auto"/>
            <w:left w:val="none" w:sz="0" w:space="0" w:color="auto"/>
            <w:bottom w:val="none" w:sz="0" w:space="0" w:color="auto"/>
            <w:right w:val="none" w:sz="0" w:space="0" w:color="auto"/>
          </w:divBdr>
        </w:div>
        <w:div w:id="1585458590">
          <w:marLeft w:val="640"/>
          <w:marRight w:val="0"/>
          <w:marTop w:val="0"/>
          <w:marBottom w:val="0"/>
          <w:divBdr>
            <w:top w:val="none" w:sz="0" w:space="0" w:color="auto"/>
            <w:left w:val="none" w:sz="0" w:space="0" w:color="auto"/>
            <w:bottom w:val="none" w:sz="0" w:space="0" w:color="auto"/>
            <w:right w:val="none" w:sz="0" w:space="0" w:color="auto"/>
          </w:divBdr>
        </w:div>
        <w:div w:id="681858627">
          <w:marLeft w:val="640"/>
          <w:marRight w:val="0"/>
          <w:marTop w:val="0"/>
          <w:marBottom w:val="0"/>
          <w:divBdr>
            <w:top w:val="none" w:sz="0" w:space="0" w:color="auto"/>
            <w:left w:val="none" w:sz="0" w:space="0" w:color="auto"/>
            <w:bottom w:val="none" w:sz="0" w:space="0" w:color="auto"/>
            <w:right w:val="none" w:sz="0" w:space="0" w:color="auto"/>
          </w:divBdr>
        </w:div>
        <w:div w:id="2074346854">
          <w:marLeft w:val="640"/>
          <w:marRight w:val="0"/>
          <w:marTop w:val="0"/>
          <w:marBottom w:val="0"/>
          <w:divBdr>
            <w:top w:val="none" w:sz="0" w:space="0" w:color="auto"/>
            <w:left w:val="none" w:sz="0" w:space="0" w:color="auto"/>
            <w:bottom w:val="none" w:sz="0" w:space="0" w:color="auto"/>
            <w:right w:val="none" w:sz="0" w:space="0" w:color="auto"/>
          </w:divBdr>
        </w:div>
        <w:div w:id="630130335">
          <w:marLeft w:val="640"/>
          <w:marRight w:val="0"/>
          <w:marTop w:val="0"/>
          <w:marBottom w:val="0"/>
          <w:divBdr>
            <w:top w:val="none" w:sz="0" w:space="0" w:color="auto"/>
            <w:left w:val="none" w:sz="0" w:space="0" w:color="auto"/>
            <w:bottom w:val="none" w:sz="0" w:space="0" w:color="auto"/>
            <w:right w:val="none" w:sz="0" w:space="0" w:color="auto"/>
          </w:divBdr>
        </w:div>
        <w:div w:id="487482593">
          <w:marLeft w:val="640"/>
          <w:marRight w:val="0"/>
          <w:marTop w:val="0"/>
          <w:marBottom w:val="0"/>
          <w:divBdr>
            <w:top w:val="none" w:sz="0" w:space="0" w:color="auto"/>
            <w:left w:val="none" w:sz="0" w:space="0" w:color="auto"/>
            <w:bottom w:val="none" w:sz="0" w:space="0" w:color="auto"/>
            <w:right w:val="none" w:sz="0" w:space="0" w:color="auto"/>
          </w:divBdr>
        </w:div>
        <w:div w:id="691346331">
          <w:marLeft w:val="640"/>
          <w:marRight w:val="0"/>
          <w:marTop w:val="0"/>
          <w:marBottom w:val="0"/>
          <w:divBdr>
            <w:top w:val="none" w:sz="0" w:space="0" w:color="auto"/>
            <w:left w:val="none" w:sz="0" w:space="0" w:color="auto"/>
            <w:bottom w:val="none" w:sz="0" w:space="0" w:color="auto"/>
            <w:right w:val="none" w:sz="0" w:space="0" w:color="auto"/>
          </w:divBdr>
        </w:div>
        <w:div w:id="171532077">
          <w:marLeft w:val="640"/>
          <w:marRight w:val="0"/>
          <w:marTop w:val="0"/>
          <w:marBottom w:val="0"/>
          <w:divBdr>
            <w:top w:val="none" w:sz="0" w:space="0" w:color="auto"/>
            <w:left w:val="none" w:sz="0" w:space="0" w:color="auto"/>
            <w:bottom w:val="none" w:sz="0" w:space="0" w:color="auto"/>
            <w:right w:val="none" w:sz="0" w:space="0" w:color="auto"/>
          </w:divBdr>
        </w:div>
        <w:div w:id="1514101358">
          <w:marLeft w:val="640"/>
          <w:marRight w:val="0"/>
          <w:marTop w:val="0"/>
          <w:marBottom w:val="0"/>
          <w:divBdr>
            <w:top w:val="none" w:sz="0" w:space="0" w:color="auto"/>
            <w:left w:val="none" w:sz="0" w:space="0" w:color="auto"/>
            <w:bottom w:val="none" w:sz="0" w:space="0" w:color="auto"/>
            <w:right w:val="none" w:sz="0" w:space="0" w:color="auto"/>
          </w:divBdr>
        </w:div>
        <w:div w:id="1131240927">
          <w:marLeft w:val="640"/>
          <w:marRight w:val="0"/>
          <w:marTop w:val="0"/>
          <w:marBottom w:val="0"/>
          <w:divBdr>
            <w:top w:val="none" w:sz="0" w:space="0" w:color="auto"/>
            <w:left w:val="none" w:sz="0" w:space="0" w:color="auto"/>
            <w:bottom w:val="none" w:sz="0" w:space="0" w:color="auto"/>
            <w:right w:val="none" w:sz="0" w:space="0" w:color="auto"/>
          </w:divBdr>
        </w:div>
        <w:div w:id="1349794989">
          <w:marLeft w:val="640"/>
          <w:marRight w:val="0"/>
          <w:marTop w:val="0"/>
          <w:marBottom w:val="0"/>
          <w:divBdr>
            <w:top w:val="none" w:sz="0" w:space="0" w:color="auto"/>
            <w:left w:val="none" w:sz="0" w:space="0" w:color="auto"/>
            <w:bottom w:val="none" w:sz="0" w:space="0" w:color="auto"/>
            <w:right w:val="none" w:sz="0" w:space="0" w:color="auto"/>
          </w:divBdr>
        </w:div>
        <w:div w:id="1421829330">
          <w:marLeft w:val="640"/>
          <w:marRight w:val="0"/>
          <w:marTop w:val="0"/>
          <w:marBottom w:val="0"/>
          <w:divBdr>
            <w:top w:val="none" w:sz="0" w:space="0" w:color="auto"/>
            <w:left w:val="none" w:sz="0" w:space="0" w:color="auto"/>
            <w:bottom w:val="none" w:sz="0" w:space="0" w:color="auto"/>
            <w:right w:val="none" w:sz="0" w:space="0" w:color="auto"/>
          </w:divBdr>
        </w:div>
        <w:div w:id="1794861065">
          <w:marLeft w:val="640"/>
          <w:marRight w:val="0"/>
          <w:marTop w:val="0"/>
          <w:marBottom w:val="0"/>
          <w:divBdr>
            <w:top w:val="none" w:sz="0" w:space="0" w:color="auto"/>
            <w:left w:val="none" w:sz="0" w:space="0" w:color="auto"/>
            <w:bottom w:val="none" w:sz="0" w:space="0" w:color="auto"/>
            <w:right w:val="none" w:sz="0" w:space="0" w:color="auto"/>
          </w:divBdr>
        </w:div>
        <w:div w:id="1285229727">
          <w:marLeft w:val="640"/>
          <w:marRight w:val="0"/>
          <w:marTop w:val="0"/>
          <w:marBottom w:val="0"/>
          <w:divBdr>
            <w:top w:val="none" w:sz="0" w:space="0" w:color="auto"/>
            <w:left w:val="none" w:sz="0" w:space="0" w:color="auto"/>
            <w:bottom w:val="none" w:sz="0" w:space="0" w:color="auto"/>
            <w:right w:val="none" w:sz="0" w:space="0" w:color="auto"/>
          </w:divBdr>
        </w:div>
        <w:div w:id="1069692779">
          <w:marLeft w:val="640"/>
          <w:marRight w:val="0"/>
          <w:marTop w:val="0"/>
          <w:marBottom w:val="0"/>
          <w:divBdr>
            <w:top w:val="none" w:sz="0" w:space="0" w:color="auto"/>
            <w:left w:val="none" w:sz="0" w:space="0" w:color="auto"/>
            <w:bottom w:val="none" w:sz="0" w:space="0" w:color="auto"/>
            <w:right w:val="none" w:sz="0" w:space="0" w:color="auto"/>
          </w:divBdr>
        </w:div>
        <w:div w:id="634527224">
          <w:marLeft w:val="640"/>
          <w:marRight w:val="0"/>
          <w:marTop w:val="0"/>
          <w:marBottom w:val="0"/>
          <w:divBdr>
            <w:top w:val="none" w:sz="0" w:space="0" w:color="auto"/>
            <w:left w:val="none" w:sz="0" w:space="0" w:color="auto"/>
            <w:bottom w:val="none" w:sz="0" w:space="0" w:color="auto"/>
            <w:right w:val="none" w:sz="0" w:space="0" w:color="auto"/>
          </w:divBdr>
        </w:div>
        <w:div w:id="1215847155">
          <w:marLeft w:val="640"/>
          <w:marRight w:val="0"/>
          <w:marTop w:val="0"/>
          <w:marBottom w:val="0"/>
          <w:divBdr>
            <w:top w:val="none" w:sz="0" w:space="0" w:color="auto"/>
            <w:left w:val="none" w:sz="0" w:space="0" w:color="auto"/>
            <w:bottom w:val="none" w:sz="0" w:space="0" w:color="auto"/>
            <w:right w:val="none" w:sz="0" w:space="0" w:color="auto"/>
          </w:divBdr>
        </w:div>
        <w:div w:id="1224638133">
          <w:marLeft w:val="640"/>
          <w:marRight w:val="0"/>
          <w:marTop w:val="0"/>
          <w:marBottom w:val="0"/>
          <w:divBdr>
            <w:top w:val="none" w:sz="0" w:space="0" w:color="auto"/>
            <w:left w:val="none" w:sz="0" w:space="0" w:color="auto"/>
            <w:bottom w:val="none" w:sz="0" w:space="0" w:color="auto"/>
            <w:right w:val="none" w:sz="0" w:space="0" w:color="auto"/>
          </w:divBdr>
        </w:div>
        <w:div w:id="470488976">
          <w:marLeft w:val="640"/>
          <w:marRight w:val="0"/>
          <w:marTop w:val="0"/>
          <w:marBottom w:val="0"/>
          <w:divBdr>
            <w:top w:val="none" w:sz="0" w:space="0" w:color="auto"/>
            <w:left w:val="none" w:sz="0" w:space="0" w:color="auto"/>
            <w:bottom w:val="none" w:sz="0" w:space="0" w:color="auto"/>
            <w:right w:val="none" w:sz="0" w:space="0" w:color="auto"/>
          </w:divBdr>
        </w:div>
        <w:div w:id="228543879">
          <w:marLeft w:val="640"/>
          <w:marRight w:val="0"/>
          <w:marTop w:val="0"/>
          <w:marBottom w:val="0"/>
          <w:divBdr>
            <w:top w:val="none" w:sz="0" w:space="0" w:color="auto"/>
            <w:left w:val="none" w:sz="0" w:space="0" w:color="auto"/>
            <w:bottom w:val="none" w:sz="0" w:space="0" w:color="auto"/>
            <w:right w:val="none" w:sz="0" w:space="0" w:color="auto"/>
          </w:divBdr>
        </w:div>
        <w:div w:id="1526988943">
          <w:marLeft w:val="640"/>
          <w:marRight w:val="0"/>
          <w:marTop w:val="0"/>
          <w:marBottom w:val="0"/>
          <w:divBdr>
            <w:top w:val="none" w:sz="0" w:space="0" w:color="auto"/>
            <w:left w:val="none" w:sz="0" w:space="0" w:color="auto"/>
            <w:bottom w:val="none" w:sz="0" w:space="0" w:color="auto"/>
            <w:right w:val="none" w:sz="0" w:space="0" w:color="auto"/>
          </w:divBdr>
        </w:div>
        <w:div w:id="2139641934">
          <w:marLeft w:val="640"/>
          <w:marRight w:val="0"/>
          <w:marTop w:val="0"/>
          <w:marBottom w:val="0"/>
          <w:divBdr>
            <w:top w:val="none" w:sz="0" w:space="0" w:color="auto"/>
            <w:left w:val="none" w:sz="0" w:space="0" w:color="auto"/>
            <w:bottom w:val="none" w:sz="0" w:space="0" w:color="auto"/>
            <w:right w:val="none" w:sz="0" w:space="0" w:color="auto"/>
          </w:divBdr>
        </w:div>
        <w:div w:id="1286814994">
          <w:marLeft w:val="640"/>
          <w:marRight w:val="0"/>
          <w:marTop w:val="0"/>
          <w:marBottom w:val="0"/>
          <w:divBdr>
            <w:top w:val="none" w:sz="0" w:space="0" w:color="auto"/>
            <w:left w:val="none" w:sz="0" w:space="0" w:color="auto"/>
            <w:bottom w:val="none" w:sz="0" w:space="0" w:color="auto"/>
            <w:right w:val="none" w:sz="0" w:space="0" w:color="auto"/>
          </w:divBdr>
        </w:div>
        <w:div w:id="32537617">
          <w:marLeft w:val="640"/>
          <w:marRight w:val="0"/>
          <w:marTop w:val="0"/>
          <w:marBottom w:val="0"/>
          <w:divBdr>
            <w:top w:val="none" w:sz="0" w:space="0" w:color="auto"/>
            <w:left w:val="none" w:sz="0" w:space="0" w:color="auto"/>
            <w:bottom w:val="none" w:sz="0" w:space="0" w:color="auto"/>
            <w:right w:val="none" w:sz="0" w:space="0" w:color="auto"/>
          </w:divBdr>
        </w:div>
        <w:div w:id="1193610064">
          <w:marLeft w:val="640"/>
          <w:marRight w:val="0"/>
          <w:marTop w:val="0"/>
          <w:marBottom w:val="0"/>
          <w:divBdr>
            <w:top w:val="none" w:sz="0" w:space="0" w:color="auto"/>
            <w:left w:val="none" w:sz="0" w:space="0" w:color="auto"/>
            <w:bottom w:val="none" w:sz="0" w:space="0" w:color="auto"/>
            <w:right w:val="none" w:sz="0" w:space="0" w:color="auto"/>
          </w:divBdr>
        </w:div>
        <w:div w:id="349794990">
          <w:marLeft w:val="640"/>
          <w:marRight w:val="0"/>
          <w:marTop w:val="0"/>
          <w:marBottom w:val="0"/>
          <w:divBdr>
            <w:top w:val="none" w:sz="0" w:space="0" w:color="auto"/>
            <w:left w:val="none" w:sz="0" w:space="0" w:color="auto"/>
            <w:bottom w:val="none" w:sz="0" w:space="0" w:color="auto"/>
            <w:right w:val="none" w:sz="0" w:space="0" w:color="auto"/>
          </w:divBdr>
        </w:div>
        <w:div w:id="503204054">
          <w:marLeft w:val="640"/>
          <w:marRight w:val="0"/>
          <w:marTop w:val="0"/>
          <w:marBottom w:val="0"/>
          <w:divBdr>
            <w:top w:val="none" w:sz="0" w:space="0" w:color="auto"/>
            <w:left w:val="none" w:sz="0" w:space="0" w:color="auto"/>
            <w:bottom w:val="none" w:sz="0" w:space="0" w:color="auto"/>
            <w:right w:val="none" w:sz="0" w:space="0" w:color="auto"/>
          </w:divBdr>
        </w:div>
        <w:div w:id="1763529220">
          <w:marLeft w:val="640"/>
          <w:marRight w:val="0"/>
          <w:marTop w:val="0"/>
          <w:marBottom w:val="0"/>
          <w:divBdr>
            <w:top w:val="none" w:sz="0" w:space="0" w:color="auto"/>
            <w:left w:val="none" w:sz="0" w:space="0" w:color="auto"/>
            <w:bottom w:val="none" w:sz="0" w:space="0" w:color="auto"/>
            <w:right w:val="none" w:sz="0" w:space="0" w:color="auto"/>
          </w:divBdr>
        </w:div>
        <w:div w:id="2139300395">
          <w:marLeft w:val="640"/>
          <w:marRight w:val="0"/>
          <w:marTop w:val="0"/>
          <w:marBottom w:val="0"/>
          <w:divBdr>
            <w:top w:val="none" w:sz="0" w:space="0" w:color="auto"/>
            <w:left w:val="none" w:sz="0" w:space="0" w:color="auto"/>
            <w:bottom w:val="none" w:sz="0" w:space="0" w:color="auto"/>
            <w:right w:val="none" w:sz="0" w:space="0" w:color="auto"/>
          </w:divBdr>
        </w:div>
        <w:div w:id="1521700631">
          <w:marLeft w:val="640"/>
          <w:marRight w:val="0"/>
          <w:marTop w:val="0"/>
          <w:marBottom w:val="0"/>
          <w:divBdr>
            <w:top w:val="none" w:sz="0" w:space="0" w:color="auto"/>
            <w:left w:val="none" w:sz="0" w:space="0" w:color="auto"/>
            <w:bottom w:val="none" w:sz="0" w:space="0" w:color="auto"/>
            <w:right w:val="none" w:sz="0" w:space="0" w:color="auto"/>
          </w:divBdr>
        </w:div>
        <w:div w:id="870411000">
          <w:marLeft w:val="640"/>
          <w:marRight w:val="0"/>
          <w:marTop w:val="0"/>
          <w:marBottom w:val="0"/>
          <w:divBdr>
            <w:top w:val="none" w:sz="0" w:space="0" w:color="auto"/>
            <w:left w:val="none" w:sz="0" w:space="0" w:color="auto"/>
            <w:bottom w:val="none" w:sz="0" w:space="0" w:color="auto"/>
            <w:right w:val="none" w:sz="0" w:space="0" w:color="auto"/>
          </w:divBdr>
        </w:div>
        <w:div w:id="1101492447">
          <w:marLeft w:val="640"/>
          <w:marRight w:val="0"/>
          <w:marTop w:val="0"/>
          <w:marBottom w:val="0"/>
          <w:divBdr>
            <w:top w:val="none" w:sz="0" w:space="0" w:color="auto"/>
            <w:left w:val="none" w:sz="0" w:space="0" w:color="auto"/>
            <w:bottom w:val="none" w:sz="0" w:space="0" w:color="auto"/>
            <w:right w:val="none" w:sz="0" w:space="0" w:color="auto"/>
          </w:divBdr>
        </w:div>
        <w:div w:id="1297032394">
          <w:marLeft w:val="640"/>
          <w:marRight w:val="0"/>
          <w:marTop w:val="0"/>
          <w:marBottom w:val="0"/>
          <w:divBdr>
            <w:top w:val="none" w:sz="0" w:space="0" w:color="auto"/>
            <w:left w:val="none" w:sz="0" w:space="0" w:color="auto"/>
            <w:bottom w:val="none" w:sz="0" w:space="0" w:color="auto"/>
            <w:right w:val="none" w:sz="0" w:space="0" w:color="auto"/>
          </w:divBdr>
        </w:div>
        <w:div w:id="2100759071">
          <w:marLeft w:val="640"/>
          <w:marRight w:val="0"/>
          <w:marTop w:val="0"/>
          <w:marBottom w:val="0"/>
          <w:divBdr>
            <w:top w:val="none" w:sz="0" w:space="0" w:color="auto"/>
            <w:left w:val="none" w:sz="0" w:space="0" w:color="auto"/>
            <w:bottom w:val="none" w:sz="0" w:space="0" w:color="auto"/>
            <w:right w:val="none" w:sz="0" w:space="0" w:color="auto"/>
          </w:divBdr>
        </w:div>
        <w:div w:id="1299922547">
          <w:marLeft w:val="640"/>
          <w:marRight w:val="0"/>
          <w:marTop w:val="0"/>
          <w:marBottom w:val="0"/>
          <w:divBdr>
            <w:top w:val="none" w:sz="0" w:space="0" w:color="auto"/>
            <w:left w:val="none" w:sz="0" w:space="0" w:color="auto"/>
            <w:bottom w:val="none" w:sz="0" w:space="0" w:color="auto"/>
            <w:right w:val="none" w:sz="0" w:space="0" w:color="auto"/>
          </w:divBdr>
        </w:div>
        <w:div w:id="1820725698">
          <w:marLeft w:val="640"/>
          <w:marRight w:val="0"/>
          <w:marTop w:val="0"/>
          <w:marBottom w:val="0"/>
          <w:divBdr>
            <w:top w:val="none" w:sz="0" w:space="0" w:color="auto"/>
            <w:left w:val="none" w:sz="0" w:space="0" w:color="auto"/>
            <w:bottom w:val="none" w:sz="0" w:space="0" w:color="auto"/>
            <w:right w:val="none" w:sz="0" w:space="0" w:color="auto"/>
          </w:divBdr>
        </w:div>
        <w:div w:id="1102265498">
          <w:marLeft w:val="640"/>
          <w:marRight w:val="0"/>
          <w:marTop w:val="0"/>
          <w:marBottom w:val="0"/>
          <w:divBdr>
            <w:top w:val="none" w:sz="0" w:space="0" w:color="auto"/>
            <w:left w:val="none" w:sz="0" w:space="0" w:color="auto"/>
            <w:bottom w:val="none" w:sz="0" w:space="0" w:color="auto"/>
            <w:right w:val="none" w:sz="0" w:space="0" w:color="auto"/>
          </w:divBdr>
        </w:div>
        <w:div w:id="1941835931">
          <w:marLeft w:val="640"/>
          <w:marRight w:val="0"/>
          <w:marTop w:val="0"/>
          <w:marBottom w:val="0"/>
          <w:divBdr>
            <w:top w:val="none" w:sz="0" w:space="0" w:color="auto"/>
            <w:left w:val="none" w:sz="0" w:space="0" w:color="auto"/>
            <w:bottom w:val="none" w:sz="0" w:space="0" w:color="auto"/>
            <w:right w:val="none" w:sz="0" w:space="0" w:color="auto"/>
          </w:divBdr>
        </w:div>
        <w:div w:id="708992240">
          <w:marLeft w:val="640"/>
          <w:marRight w:val="0"/>
          <w:marTop w:val="0"/>
          <w:marBottom w:val="0"/>
          <w:divBdr>
            <w:top w:val="none" w:sz="0" w:space="0" w:color="auto"/>
            <w:left w:val="none" w:sz="0" w:space="0" w:color="auto"/>
            <w:bottom w:val="none" w:sz="0" w:space="0" w:color="auto"/>
            <w:right w:val="none" w:sz="0" w:space="0" w:color="auto"/>
          </w:divBdr>
        </w:div>
        <w:div w:id="265815994">
          <w:marLeft w:val="640"/>
          <w:marRight w:val="0"/>
          <w:marTop w:val="0"/>
          <w:marBottom w:val="0"/>
          <w:divBdr>
            <w:top w:val="none" w:sz="0" w:space="0" w:color="auto"/>
            <w:left w:val="none" w:sz="0" w:space="0" w:color="auto"/>
            <w:bottom w:val="none" w:sz="0" w:space="0" w:color="auto"/>
            <w:right w:val="none" w:sz="0" w:space="0" w:color="auto"/>
          </w:divBdr>
        </w:div>
        <w:div w:id="1970090314">
          <w:marLeft w:val="640"/>
          <w:marRight w:val="0"/>
          <w:marTop w:val="0"/>
          <w:marBottom w:val="0"/>
          <w:divBdr>
            <w:top w:val="none" w:sz="0" w:space="0" w:color="auto"/>
            <w:left w:val="none" w:sz="0" w:space="0" w:color="auto"/>
            <w:bottom w:val="none" w:sz="0" w:space="0" w:color="auto"/>
            <w:right w:val="none" w:sz="0" w:space="0" w:color="auto"/>
          </w:divBdr>
        </w:div>
        <w:div w:id="1953323397">
          <w:marLeft w:val="640"/>
          <w:marRight w:val="0"/>
          <w:marTop w:val="0"/>
          <w:marBottom w:val="0"/>
          <w:divBdr>
            <w:top w:val="none" w:sz="0" w:space="0" w:color="auto"/>
            <w:left w:val="none" w:sz="0" w:space="0" w:color="auto"/>
            <w:bottom w:val="none" w:sz="0" w:space="0" w:color="auto"/>
            <w:right w:val="none" w:sz="0" w:space="0" w:color="auto"/>
          </w:divBdr>
        </w:div>
        <w:div w:id="1545672789">
          <w:marLeft w:val="640"/>
          <w:marRight w:val="0"/>
          <w:marTop w:val="0"/>
          <w:marBottom w:val="0"/>
          <w:divBdr>
            <w:top w:val="none" w:sz="0" w:space="0" w:color="auto"/>
            <w:left w:val="none" w:sz="0" w:space="0" w:color="auto"/>
            <w:bottom w:val="none" w:sz="0" w:space="0" w:color="auto"/>
            <w:right w:val="none" w:sz="0" w:space="0" w:color="auto"/>
          </w:divBdr>
        </w:div>
        <w:div w:id="1900052312">
          <w:marLeft w:val="640"/>
          <w:marRight w:val="0"/>
          <w:marTop w:val="0"/>
          <w:marBottom w:val="0"/>
          <w:divBdr>
            <w:top w:val="none" w:sz="0" w:space="0" w:color="auto"/>
            <w:left w:val="none" w:sz="0" w:space="0" w:color="auto"/>
            <w:bottom w:val="none" w:sz="0" w:space="0" w:color="auto"/>
            <w:right w:val="none" w:sz="0" w:space="0" w:color="auto"/>
          </w:divBdr>
        </w:div>
        <w:div w:id="2134518130">
          <w:marLeft w:val="640"/>
          <w:marRight w:val="0"/>
          <w:marTop w:val="0"/>
          <w:marBottom w:val="0"/>
          <w:divBdr>
            <w:top w:val="none" w:sz="0" w:space="0" w:color="auto"/>
            <w:left w:val="none" w:sz="0" w:space="0" w:color="auto"/>
            <w:bottom w:val="none" w:sz="0" w:space="0" w:color="auto"/>
            <w:right w:val="none" w:sz="0" w:space="0" w:color="auto"/>
          </w:divBdr>
        </w:div>
        <w:div w:id="25300267">
          <w:marLeft w:val="640"/>
          <w:marRight w:val="0"/>
          <w:marTop w:val="0"/>
          <w:marBottom w:val="0"/>
          <w:divBdr>
            <w:top w:val="none" w:sz="0" w:space="0" w:color="auto"/>
            <w:left w:val="none" w:sz="0" w:space="0" w:color="auto"/>
            <w:bottom w:val="none" w:sz="0" w:space="0" w:color="auto"/>
            <w:right w:val="none" w:sz="0" w:space="0" w:color="auto"/>
          </w:divBdr>
        </w:div>
        <w:div w:id="1206286852">
          <w:marLeft w:val="640"/>
          <w:marRight w:val="0"/>
          <w:marTop w:val="0"/>
          <w:marBottom w:val="0"/>
          <w:divBdr>
            <w:top w:val="none" w:sz="0" w:space="0" w:color="auto"/>
            <w:left w:val="none" w:sz="0" w:space="0" w:color="auto"/>
            <w:bottom w:val="none" w:sz="0" w:space="0" w:color="auto"/>
            <w:right w:val="none" w:sz="0" w:space="0" w:color="auto"/>
          </w:divBdr>
        </w:div>
        <w:div w:id="631793777">
          <w:marLeft w:val="640"/>
          <w:marRight w:val="0"/>
          <w:marTop w:val="0"/>
          <w:marBottom w:val="0"/>
          <w:divBdr>
            <w:top w:val="none" w:sz="0" w:space="0" w:color="auto"/>
            <w:left w:val="none" w:sz="0" w:space="0" w:color="auto"/>
            <w:bottom w:val="none" w:sz="0" w:space="0" w:color="auto"/>
            <w:right w:val="none" w:sz="0" w:space="0" w:color="auto"/>
          </w:divBdr>
        </w:div>
        <w:div w:id="1567229271">
          <w:marLeft w:val="640"/>
          <w:marRight w:val="0"/>
          <w:marTop w:val="0"/>
          <w:marBottom w:val="0"/>
          <w:divBdr>
            <w:top w:val="none" w:sz="0" w:space="0" w:color="auto"/>
            <w:left w:val="none" w:sz="0" w:space="0" w:color="auto"/>
            <w:bottom w:val="none" w:sz="0" w:space="0" w:color="auto"/>
            <w:right w:val="none" w:sz="0" w:space="0" w:color="auto"/>
          </w:divBdr>
        </w:div>
        <w:div w:id="1607619987">
          <w:marLeft w:val="640"/>
          <w:marRight w:val="0"/>
          <w:marTop w:val="0"/>
          <w:marBottom w:val="0"/>
          <w:divBdr>
            <w:top w:val="none" w:sz="0" w:space="0" w:color="auto"/>
            <w:left w:val="none" w:sz="0" w:space="0" w:color="auto"/>
            <w:bottom w:val="none" w:sz="0" w:space="0" w:color="auto"/>
            <w:right w:val="none" w:sz="0" w:space="0" w:color="auto"/>
          </w:divBdr>
        </w:div>
        <w:div w:id="30109276">
          <w:marLeft w:val="640"/>
          <w:marRight w:val="0"/>
          <w:marTop w:val="0"/>
          <w:marBottom w:val="0"/>
          <w:divBdr>
            <w:top w:val="none" w:sz="0" w:space="0" w:color="auto"/>
            <w:left w:val="none" w:sz="0" w:space="0" w:color="auto"/>
            <w:bottom w:val="none" w:sz="0" w:space="0" w:color="auto"/>
            <w:right w:val="none" w:sz="0" w:space="0" w:color="auto"/>
          </w:divBdr>
        </w:div>
        <w:div w:id="1717705531">
          <w:marLeft w:val="640"/>
          <w:marRight w:val="0"/>
          <w:marTop w:val="0"/>
          <w:marBottom w:val="0"/>
          <w:divBdr>
            <w:top w:val="none" w:sz="0" w:space="0" w:color="auto"/>
            <w:left w:val="none" w:sz="0" w:space="0" w:color="auto"/>
            <w:bottom w:val="none" w:sz="0" w:space="0" w:color="auto"/>
            <w:right w:val="none" w:sz="0" w:space="0" w:color="auto"/>
          </w:divBdr>
        </w:div>
        <w:div w:id="791629585">
          <w:marLeft w:val="640"/>
          <w:marRight w:val="0"/>
          <w:marTop w:val="0"/>
          <w:marBottom w:val="0"/>
          <w:divBdr>
            <w:top w:val="none" w:sz="0" w:space="0" w:color="auto"/>
            <w:left w:val="none" w:sz="0" w:space="0" w:color="auto"/>
            <w:bottom w:val="none" w:sz="0" w:space="0" w:color="auto"/>
            <w:right w:val="none" w:sz="0" w:space="0" w:color="auto"/>
          </w:divBdr>
        </w:div>
        <w:div w:id="1860390842">
          <w:marLeft w:val="640"/>
          <w:marRight w:val="0"/>
          <w:marTop w:val="0"/>
          <w:marBottom w:val="0"/>
          <w:divBdr>
            <w:top w:val="none" w:sz="0" w:space="0" w:color="auto"/>
            <w:left w:val="none" w:sz="0" w:space="0" w:color="auto"/>
            <w:bottom w:val="none" w:sz="0" w:space="0" w:color="auto"/>
            <w:right w:val="none" w:sz="0" w:space="0" w:color="auto"/>
          </w:divBdr>
        </w:div>
        <w:div w:id="1138380875">
          <w:marLeft w:val="640"/>
          <w:marRight w:val="0"/>
          <w:marTop w:val="0"/>
          <w:marBottom w:val="0"/>
          <w:divBdr>
            <w:top w:val="none" w:sz="0" w:space="0" w:color="auto"/>
            <w:left w:val="none" w:sz="0" w:space="0" w:color="auto"/>
            <w:bottom w:val="none" w:sz="0" w:space="0" w:color="auto"/>
            <w:right w:val="none" w:sz="0" w:space="0" w:color="auto"/>
          </w:divBdr>
        </w:div>
        <w:div w:id="1541823159">
          <w:marLeft w:val="640"/>
          <w:marRight w:val="0"/>
          <w:marTop w:val="0"/>
          <w:marBottom w:val="0"/>
          <w:divBdr>
            <w:top w:val="none" w:sz="0" w:space="0" w:color="auto"/>
            <w:left w:val="none" w:sz="0" w:space="0" w:color="auto"/>
            <w:bottom w:val="none" w:sz="0" w:space="0" w:color="auto"/>
            <w:right w:val="none" w:sz="0" w:space="0" w:color="auto"/>
          </w:divBdr>
        </w:div>
        <w:div w:id="1031222889">
          <w:marLeft w:val="640"/>
          <w:marRight w:val="0"/>
          <w:marTop w:val="0"/>
          <w:marBottom w:val="0"/>
          <w:divBdr>
            <w:top w:val="none" w:sz="0" w:space="0" w:color="auto"/>
            <w:left w:val="none" w:sz="0" w:space="0" w:color="auto"/>
            <w:bottom w:val="none" w:sz="0" w:space="0" w:color="auto"/>
            <w:right w:val="none" w:sz="0" w:space="0" w:color="auto"/>
          </w:divBdr>
        </w:div>
        <w:div w:id="1789202229">
          <w:marLeft w:val="640"/>
          <w:marRight w:val="0"/>
          <w:marTop w:val="0"/>
          <w:marBottom w:val="0"/>
          <w:divBdr>
            <w:top w:val="none" w:sz="0" w:space="0" w:color="auto"/>
            <w:left w:val="none" w:sz="0" w:space="0" w:color="auto"/>
            <w:bottom w:val="none" w:sz="0" w:space="0" w:color="auto"/>
            <w:right w:val="none" w:sz="0" w:space="0" w:color="auto"/>
          </w:divBdr>
        </w:div>
        <w:div w:id="1651247670">
          <w:marLeft w:val="640"/>
          <w:marRight w:val="0"/>
          <w:marTop w:val="0"/>
          <w:marBottom w:val="0"/>
          <w:divBdr>
            <w:top w:val="none" w:sz="0" w:space="0" w:color="auto"/>
            <w:left w:val="none" w:sz="0" w:space="0" w:color="auto"/>
            <w:bottom w:val="none" w:sz="0" w:space="0" w:color="auto"/>
            <w:right w:val="none" w:sz="0" w:space="0" w:color="auto"/>
          </w:divBdr>
        </w:div>
        <w:div w:id="1366364606">
          <w:marLeft w:val="640"/>
          <w:marRight w:val="0"/>
          <w:marTop w:val="0"/>
          <w:marBottom w:val="0"/>
          <w:divBdr>
            <w:top w:val="none" w:sz="0" w:space="0" w:color="auto"/>
            <w:left w:val="none" w:sz="0" w:space="0" w:color="auto"/>
            <w:bottom w:val="none" w:sz="0" w:space="0" w:color="auto"/>
            <w:right w:val="none" w:sz="0" w:space="0" w:color="auto"/>
          </w:divBdr>
        </w:div>
        <w:div w:id="986473686">
          <w:marLeft w:val="640"/>
          <w:marRight w:val="0"/>
          <w:marTop w:val="0"/>
          <w:marBottom w:val="0"/>
          <w:divBdr>
            <w:top w:val="none" w:sz="0" w:space="0" w:color="auto"/>
            <w:left w:val="none" w:sz="0" w:space="0" w:color="auto"/>
            <w:bottom w:val="none" w:sz="0" w:space="0" w:color="auto"/>
            <w:right w:val="none" w:sz="0" w:space="0" w:color="auto"/>
          </w:divBdr>
        </w:div>
        <w:div w:id="72702336">
          <w:marLeft w:val="640"/>
          <w:marRight w:val="0"/>
          <w:marTop w:val="0"/>
          <w:marBottom w:val="0"/>
          <w:divBdr>
            <w:top w:val="none" w:sz="0" w:space="0" w:color="auto"/>
            <w:left w:val="none" w:sz="0" w:space="0" w:color="auto"/>
            <w:bottom w:val="none" w:sz="0" w:space="0" w:color="auto"/>
            <w:right w:val="none" w:sz="0" w:space="0" w:color="auto"/>
          </w:divBdr>
        </w:div>
        <w:div w:id="834683291">
          <w:marLeft w:val="640"/>
          <w:marRight w:val="0"/>
          <w:marTop w:val="0"/>
          <w:marBottom w:val="0"/>
          <w:divBdr>
            <w:top w:val="none" w:sz="0" w:space="0" w:color="auto"/>
            <w:left w:val="none" w:sz="0" w:space="0" w:color="auto"/>
            <w:bottom w:val="none" w:sz="0" w:space="0" w:color="auto"/>
            <w:right w:val="none" w:sz="0" w:space="0" w:color="auto"/>
          </w:divBdr>
        </w:div>
        <w:div w:id="63842836">
          <w:marLeft w:val="640"/>
          <w:marRight w:val="0"/>
          <w:marTop w:val="0"/>
          <w:marBottom w:val="0"/>
          <w:divBdr>
            <w:top w:val="none" w:sz="0" w:space="0" w:color="auto"/>
            <w:left w:val="none" w:sz="0" w:space="0" w:color="auto"/>
            <w:bottom w:val="none" w:sz="0" w:space="0" w:color="auto"/>
            <w:right w:val="none" w:sz="0" w:space="0" w:color="auto"/>
          </w:divBdr>
        </w:div>
        <w:div w:id="1506553487">
          <w:marLeft w:val="640"/>
          <w:marRight w:val="0"/>
          <w:marTop w:val="0"/>
          <w:marBottom w:val="0"/>
          <w:divBdr>
            <w:top w:val="none" w:sz="0" w:space="0" w:color="auto"/>
            <w:left w:val="none" w:sz="0" w:space="0" w:color="auto"/>
            <w:bottom w:val="none" w:sz="0" w:space="0" w:color="auto"/>
            <w:right w:val="none" w:sz="0" w:space="0" w:color="auto"/>
          </w:divBdr>
        </w:div>
        <w:div w:id="659431977">
          <w:marLeft w:val="640"/>
          <w:marRight w:val="0"/>
          <w:marTop w:val="0"/>
          <w:marBottom w:val="0"/>
          <w:divBdr>
            <w:top w:val="none" w:sz="0" w:space="0" w:color="auto"/>
            <w:left w:val="none" w:sz="0" w:space="0" w:color="auto"/>
            <w:bottom w:val="none" w:sz="0" w:space="0" w:color="auto"/>
            <w:right w:val="none" w:sz="0" w:space="0" w:color="auto"/>
          </w:divBdr>
        </w:div>
        <w:div w:id="294408398">
          <w:marLeft w:val="640"/>
          <w:marRight w:val="0"/>
          <w:marTop w:val="0"/>
          <w:marBottom w:val="0"/>
          <w:divBdr>
            <w:top w:val="none" w:sz="0" w:space="0" w:color="auto"/>
            <w:left w:val="none" w:sz="0" w:space="0" w:color="auto"/>
            <w:bottom w:val="none" w:sz="0" w:space="0" w:color="auto"/>
            <w:right w:val="none" w:sz="0" w:space="0" w:color="auto"/>
          </w:divBdr>
        </w:div>
        <w:div w:id="87190892">
          <w:marLeft w:val="640"/>
          <w:marRight w:val="0"/>
          <w:marTop w:val="0"/>
          <w:marBottom w:val="0"/>
          <w:divBdr>
            <w:top w:val="none" w:sz="0" w:space="0" w:color="auto"/>
            <w:left w:val="none" w:sz="0" w:space="0" w:color="auto"/>
            <w:bottom w:val="none" w:sz="0" w:space="0" w:color="auto"/>
            <w:right w:val="none" w:sz="0" w:space="0" w:color="auto"/>
          </w:divBdr>
        </w:div>
        <w:div w:id="1755055403">
          <w:marLeft w:val="640"/>
          <w:marRight w:val="0"/>
          <w:marTop w:val="0"/>
          <w:marBottom w:val="0"/>
          <w:divBdr>
            <w:top w:val="none" w:sz="0" w:space="0" w:color="auto"/>
            <w:left w:val="none" w:sz="0" w:space="0" w:color="auto"/>
            <w:bottom w:val="none" w:sz="0" w:space="0" w:color="auto"/>
            <w:right w:val="none" w:sz="0" w:space="0" w:color="auto"/>
          </w:divBdr>
        </w:div>
        <w:div w:id="1337997017">
          <w:marLeft w:val="640"/>
          <w:marRight w:val="0"/>
          <w:marTop w:val="0"/>
          <w:marBottom w:val="0"/>
          <w:divBdr>
            <w:top w:val="none" w:sz="0" w:space="0" w:color="auto"/>
            <w:left w:val="none" w:sz="0" w:space="0" w:color="auto"/>
            <w:bottom w:val="none" w:sz="0" w:space="0" w:color="auto"/>
            <w:right w:val="none" w:sz="0" w:space="0" w:color="auto"/>
          </w:divBdr>
        </w:div>
        <w:div w:id="1107962272">
          <w:marLeft w:val="640"/>
          <w:marRight w:val="0"/>
          <w:marTop w:val="0"/>
          <w:marBottom w:val="0"/>
          <w:divBdr>
            <w:top w:val="none" w:sz="0" w:space="0" w:color="auto"/>
            <w:left w:val="none" w:sz="0" w:space="0" w:color="auto"/>
            <w:bottom w:val="none" w:sz="0" w:space="0" w:color="auto"/>
            <w:right w:val="none" w:sz="0" w:space="0" w:color="auto"/>
          </w:divBdr>
        </w:div>
        <w:div w:id="1783694387">
          <w:marLeft w:val="640"/>
          <w:marRight w:val="0"/>
          <w:marTop w:val="0"/>
          <w:marBottom w:val="0"/>
          <w:divBdr>
            <w:top w:val="none" w:sz="0" w:space="0" w:color="auto"/>
            <w:left w:val="none" w:sz="0" w:space="0" w:color="auto"/>
            <w:bottom w:val="none" w:sz="0" w:space="0" w:color="auto"/>
            <w:right w:val="none" w:sz="0" w:space="0" w:color="auto"/>
          </w:divBdr>
        </w:div>
        <w:div w:id="371076929">
          <w:marLeft w:val="640"/>
          <w:marRight w:val="0"/>
          <w:marTop w:val="0"/>
          <w:marBottom w:val="0"/>
          <w:divBdr>
            <w:top w:val="none" w:sz="0" w:space="0" w:color="auto"/>
            <w:left w:val="none" w:sz="0" w:space="0" w:color="auto"/>
            <w:bottom w:val="none" w:sz="0" w:space="0" w:color="auto"/>
            <w:right w:val="none" w:sz="0" w:space="0" w:color="auto"/>
          </w:divBdr>
        </w:div>
        <w:div w:id="1739327038">
          <w:marLeft w:val="640"/>
          <w:marRight w:val="0"/>
          <w:marTop w:val="0"/>
          <w:marBottom w:val="0"/>
          <w:divBdr>
            <w:top w:val="none" w:sz="0" w:space="0" w:color="auto"/>
            <w:left w:val="none" w:sz="0" w:space="0" w:color="auto"/>
            <w:bottom w:val="none" w:sz="0" w:space="0" w:color="auto"/>
            <w:right w:val="none" w:sz="0" w:space="0" w:color="auto"/>
          </w:divBdr>
        </w:div>
        <w:div w:id="76639386">
          <w:marLeft w:val="640"/>
          <w:marRight w:val="0"/>
          <w:marTop w:val="0"/>
          <w:marBottom w:val="0"/>
          <w:divBdr>
            <w:top w:val="none" w:sz="0" w:space="0" w:color="auto"/>
            <w:left w:val="none" w:sz="0" w:space="0" w:color="auto"/>
            <w:bottom w:val="none" w:sz="0" w:space="0" w:color="auto"/>
            <w:right w:val="none" w:sz="0" w:space="0" w:color="auto"/>
          </w:divBdr>
        </w:div>
        <w:div w:id="93476340">
          <w:marLeft w:val="640"/>
          <w:marRight w:val="0"/>
          <w:marTop w:val="0"/>
          <w:marBottom w:val="0"/>
          <w:divBdr>
            <w:top w:val="none" w:sz="0" w:space="0" w:color="auto"/>
            <w:left w:val="none" w:sz="0" w:space="0" w:color="auto"/>
            <w:bottom w:val="none" w:sz="0" w:space="0" w:color="auto"/>
            <w:right w:val="none" w:sz="0" w:space="0" w:color="auto"/>
          </w:divBdr>
        </w:div>
        <w:div w:id="466166277">
          <w:marLeft w:val="640"/>
          <w:marRight w:val="0"/>
          <w:marTop w:val="0"/>
          <w:marBottom w:val="0"/>
          <w:divBdr>
            <w:top w:val="none" w:sz="0" w:space="0" w:color="auto"/>
            <w:left w:val="none" w:sz="0" w:space="0" w:color="auto"/>
            <w:bottom w:val="none" w:sz="0" w:space="0" w:color="auto"/>
            <w:right w:val="none" w:sz="0" w:space="0" w:color="auto"/>
          </w:divBdr>
        </w:div>
        <w:div w:id="802963236">
          <w:marLeft w:val="640"/>
          <w:marRight w:val="0"/>
          <w:marTop w:val="0"/>
          <w:marBottom w:val="0"/>
          <w:divBdr>
            <w:top w:val="none" w:sz="0" w:space="0" w:color="auto"/>
            <w:left w:val="none" w:sz="0" w:space="0" w:color="auto"/>
            <w:bottom w:val="none" w:sz="0" w:space="0" w:color="auto"/>
            <w:right w:val="none" w:sz="0" w:space="0" w:color="auto"/>
          </w:divBdr>
        </w:div>
        <w:div w:id="1393773260">
          <w:marLeft w:val="640"/>
          <w:marRight w:val="0"/>
          <w:marTop w:val="0"/>
          <w:marBottom w:val="0"/>
          <w:divBdr>
            <w:top w:val="none" w:sz="0" w:space="0" w:color="auto"/>
            <w:left w:val="none" w:sz="0" w:space="0" w:color="auto"/>
            <w:bottom w:val="none" w:sz="0" w:space="0" w:color="auto"/>
            <w:right w:val="none" w:sz="0" w:space="0" w:color="auto"/>
          </w:divBdr>
        </w:div>
        <w:div w:id="528496683">
          <w:marLeft w:val="640"/>
          <w:marRight w:val="0"/>
          <w:marTop w:val="0"/>
          <w:marBottom w:val="0"/>
          <w:divBdr>
            <w:top w:val="none" w:sz="0" w:space="0" w:color="auto"/>
            <w:left w:val="none" w:sz="0" w:space="0" w:color="auto"/>
            <w:bottom w:val="none" w:sz="0" w:space="0" w:color="auto"/>
            <w:right w:val="none" w:sz="0" w:space="0" w:color="auto"/>
          </w:divBdr>
        </w:div>
        <w:div w:id="1487555996">
          <w:marLeft w:val="640"/>
          <w:marRight w:val="0"/>
          <w:marTop w:val="0"/>
          <w:marBottom w:val="0"/>
          <w:divBdr>
            <w:top w:val="none" w:sz="0" w:space="0" w:color="auto"/>
            <w:left w:val="none" w:sz="0" w:space="0" w:color="auto"/>
            <w:bottom w:val="none" w:sz="0" w:space="0" w:color="auto"/>
            <w:right w:val="none" w:sz="0" w:space="0" w:color="auto"/>
          </w:divBdr>
        </w:div>
        <w:div w:id="1978803179">
          <w:marLeft w:val="640"/>
          <w:marRight w:val="0"/>
          <w:marTop w:val="0"/>
          <w:marBottom w:val="0"/>
          <w:divBdr>
            <w:top w:val="none" w:sz="0" w:space="0" w:color="auto"/>
            <w:left w:val="none" w:sz="0" w:space="0" w:color="auto"/>
            <w:bottom w:val="none" w:sz="0" w:space="0" w:color="auto"/>
            <w:right w:val="none" w:sz="0" w:space="0" w:color="auto"/>
          </w:divBdr>
        </w:div>
        <w:div w:id="2108648622">
          <w:marLeft w:val="640"/>
          <w:marRight w:val="0"/>
          <w:marTop w:val="0"/>
          <w:marBottom w:val="0"/>
          <w:divBdr>
            <w:top w:val="none" w:sz="0" w:space="0" w:color="auto"/>
            <w:left w:val="none" w:sz="0" w:space="0" w:color="auto"/>
            <w:bottom w:val="none" w:sz="0" w:space="0" w:color="auto"/>
            <w:right w:val="none" w:sz="0" w:space="0" w:color="auto"/>
          </w:divBdr>
        </w:div>
        <w:div w:id="1854613247">
          <w:marLeft w:val="640"/>
          <w:marRight w:val="0"/>
          <w:marTop w:val="0"/>
          <w:marBottom w:val="0"/>
          <w:divBdr>
            <w:top w:val="none" w:sz="0" w:space="0" w:color="auto"/>
            <w:left w:val="none" w:sz="0" w:space="0" w:color="auto"/>
            <w:bottom w:val="none" w:sz="0" w:space="0" w:color="auto"/>
            <w:right w:val="none" w:sz="0" w:space="0" w:color="auto"/>
          </w:divBdr>
        </w:div>
        <w:div w:id="195506811">
          <w:marLeft w:val="640"/>
          <w:marRight w:val="0"/>
          <w:marTop w:val="0"/>
          <w:marBottom w:val="0"/>
          <w:divBdr>
            <w:top w:val="none" w:sz="0" w:space="0" w:color="auto"/>
            <w:left w:val="none" w:sz="0" w:space="0" w:color="auto"/>
            <w:bottom w:val="none" w:sz="0" w:space="0" w:color="auto"/>
            <w:right w:val="none" w:sz="0" w:space="0" w:color="auto"/>
          </w:divBdr>
        </w:div>
        <w:div w:id="831720351">
          <w:marLeft w:val="640"/>
          <w:marRight w:val="0"/>
          <w:marTop w:val="0"/>
          <w:marBottom w:val="0"/>
          <w:divBdr>
            <w:top w:val="none" w:sz="0" w:space="0" w:color="auto"/>
            <w:left w:val="none" w:sz="0" w:space="0" w:color="auto"/>
            <w:bottom w:val="none" w:sz="0" w:space="0" w:color="auto"/>
            <w:right w:val="none" w:sz="0" w:space="0" w:color="auto"/>
          </w:divBdr>
        </w:div>
        <w:div w:id="1887984383">
          <w:marLeft w:val="640"/>
          <w:marRight w:val="0"/>
          <w:marTop w:val="0"/>
          <w:marBottom w:val="0"/>
          <w:divBdr>
            <w:top w:val="none" w:sz="0" w:space="0" w:color="auto"/>
            <w:left w:val="none" w:sz="0" w:space="0" w:color="auto"/>
            <w:bottom w:val="none" w:sz="0" w:space="0" w:color="auto"/>
            <w:right w:val="none" w:sz="0" w:space="0" w:color="auto"/>
          </w:divBdr>
        </w:div>
        <w:div w:id="207493692">
          <w:marLeft w:val="640"/>
          <w:marRight w:val="0"/>
          <w:marTop w:val="0"/>
          <w:marBottom w:val="0"/>
          <w:divBdr>
            <w:top w:val="none" w:sz="0" w:space="0" w:color="auto"/>
            <w:left w:val="none" w:sz="0" w:space="0" w:color="auto"/>
            <w:bottom w:val="none" w:sz="0" w:space="0" w:color="auto"/>
            <w:right w:val="none" w:sz="0" w:space="0" w:color="auto"/>
          </w:divBdr>
        </w:div>
        <w:div w:id="1920672076">
          <w:marLeft w:val="640"/>
          <w:marRight w:val="0"/>
          <w:marTop w:val="0"/>
          <w:marBottom w:val="0"/>
          <w:divBdr>
            <w:top w:val="none" w:sz="0" w:space="0" w:color="auto"/>
            <w:left w:val="none" w:sz="0" w:space="0" w:color="auto"/>
            <w:bottom w:val="none" w:sz="0" w:space="0" w:color="auto"/>
            <w:right w:val="none" w:sz="0" w:space="0" w:color="auto"/>
          </w:divBdr>
        </w:div>
        <w:div w:id="1799028786">
          <w:marLeft w:val="640"/>
          <w:marRight w:val="0"/>
          <w:marTop w:val="0"/>
          <w:marBottom w:val="0"/>
          <w:divBdr>
            <w:top w:val="none" w:sz="0" w:space="0" w:color="auto"/>
            <w:left w:val="none" w:sz="0" w:space="0" w:color="auto"/>
            <w:bottom w:val="none" w:sz="0" w:space="0" w:color="auto"/>
            <w:right w:val="none" w:sz="0" w:space="0" w:color="auto"/>
          </w:divBdr>
        </w:div>
        <w:div w:id="1957562655">
          <w:marLeft w:val="640"/>
          <w:marRight w:val="0"/>
          <w:marTop w:val="0"/>
          <w:marBottom w:val="0"/>
          <w:divBdr>
            <w:top w:val="none" w:sz="0" w:space="0" w:color="auto"/>
            <w:left w:val="none" w:sz="0" w:space="0" w:color="auto"/>
            <w:bottom w:val="none" w:sz="0" w:space="0" w:color="auto"/>
            <w:right w:val="none" w:sz="0" w:space="0" w:color="auto"/>
          </w:divBdr>
        </w:div>
        <w:div w:id="11223030">
          <w:marLeft w:val="640"/>
          <w:marRight w:val="0"/>
          <w:marTop w:val="0"/>
          <w:marBottom w:val="0"/>
          <w:divBdr>
            <w:top w:val="none" w:sz="0" w:space="0" w:color="auto"/>
            <w:left w:val="none" w:sz="0" w:space="0" w:color="auto"/>
            <w:bottom w:val="none" w:sz="0" w:space="0" w:color="auto"/>
            <w:right w:val="none" w:sz="0" w:space="0" w:color="auto"/>
          </w:divBdr>
        </w:div>
        <w:div w:id="1440881173">
          <w:marLeft w:val="640"/>
          <w:marRight w:val="0"/>
          <w:marTop w:val="0"/>
          <w:marBottom w:val="0"/>
          <w:divBdr>
            <w:top w:val="none" w:sz="0" w:space="0" w:color="auto"/>
            <w:left w:val="none" w:sz="0" w:space="0" w:color="auto"/>
            <w:bottom w:val="none" w:sz="0" w:space="0" w:color="auto"/>
            <w:right w:val="none" w:sz="0" w:space="0" w:color="auto"/>
          </w:divBdr>
        </w:div>
        <w:div w:id="539316809">
          <w:marLeft w:val="640"/>
          <w:marRight w:val="0"/>
          <w:marTop w:val="0"/>
          <w:marBottom w:val="0"/>
          <w:divBdr>
            <w:top w:val="none" w:sz="0" w:space="0" w:color="auto"/>
            <w:left w:val="none" w:sz="0" w:space="0" w:color="auto"/>
            <w:bottom w:val="none" w:sz="0" w:space="0" w:color="auto"/>
            <w:right w:val="none" w:sz="0" w:space="0" w:color="auto"/>
          </w:divBdr>
        </w:div>
        <w:div w:id="1471049513">
          <w:marLeft w:val="640"/>
          <w:marRight w:val="0"/>
          <w:marTop w:val="0"/>
          <w:marBottom w:val="0"/>
          <w:divBdr>
            <w:top w:val="none" w:sz="0" w:space="0" w:color="auto"/>
            <w:left w:val="none" w:sz="0" w:space="0" w:color="auto"/>
            <w:bottom w:val="none" w:sz="0" w:space="0" w:color="auto"/>
            <w:right w:val="none" w:sz="0" w:space="0" w:color="auto"/>
          </w:divBdr>
        </w:div>
        <w:div w:id="797453077">
          <w:marLeft w:val="640"/>
          <w:marRight w:val="0"/>
          <w:marTop w:val="0"/>
          <w:marBottom w:val="0"/>
          <w:divBdr>
            <w:top w:val="none" w:sz="0" w:space="0" w:color="auto"/>
            <w:left w:val="none" w:sz="0" w:space="0" w:color="auto"/>
            <w:bottom w:val="none" w:sz="0" w:space="0" w:color="auto"/>
            <w:right w:val="none" w:sz="0" w:space="0" w:color="auto"/>
          </w:divBdr>
        </w:div>
        <w:div w:id="1709336404">
          <w:marLeft w:val="640"/>
          <w:marRight w:val="0"/>
          <w:marTop w:val="0"/>
          <w:marBottom w:val="0"/>
          <w:divBdr>
            <w:top w:val="none" w:sz="0" w:space="0" w:color="auto"/>
            <w:left w:val="none" w:sz="0" w:space="0" w:color="auto"/>
            <w:bottom w:val="none" w:sz="0" w:space="0" w:color="auto"/>
            <w:right w:val="none" w:sz="0" w:space="0" w:color="auto"/>
          </w:divBdr>
        </w:div>
        <w:div w:id="546798911">
          <w:marLeft w:val="640"/>
          <w:marRight w:val="0"/>
          <w:marTop w:val="0"/>
          <w:marBottom w:val="0"/>
          <w:divBdr>
            <w:top w:val="none" w:sz="0" w:space="0" w:color="auto"/>
            <w:left w:val="none" w:sz="0" w:space="0" w:color="auto"/>
            <w:bottom w:val="none" w:sz="0" w:space="0" w:color="auto"/>
            <w:right w:val="none" w:sz="0" w:space="0" w:color="auto"/>
          </w:divBdr>
        </w:div>
        <w:div w:id="2098675294">
          <w:marLeft w:val="640"/>
          <w:marRight w:val="0"/>
          <w:marTop w:val="0"/>
          <w:marBottom w:val="0"/>
          <w:divBdr>
            <w:top w:val="none" w:sz="0" w:space="0" w:color="auto"/>
            <w:left w:val="none" w:sz="0" w:space="0" w:color="auto"/>
            <w:bottom w:val="none" w:sz="0" w:space="0" w:color="auto"/>
            <w:right w:val="none" w:sz="0" w:space="0" w:color="auto"/>
          </w:divBdr>
        </w:div>
        <w:div w:id="828640805">
          <w:marLeft w:val="640"/>
          <w:marRight w:val="0"/>
          <w:marTop w:val="0"/>
          <w:marBottom w:val="0"/>
          <w:divBdr>
            <w:top w:val="none" w:sz="0" w:space="0" w:color="auto"/>
            <w:left w:val="none" w:sz="0" w:space="0" w:color="auto"/>
            <w:bottom w:val="none" w:sz="0" w:space="0" w:color="auto"/>
            <w:right w:val="none" w:sz="0" w:space="0" w:color="auto"/>
          </w:divBdr>
        </w:div>
        <w:div w:id="557210306">
          <w:marLeft w:val="640"/>
          <w:marRight w:val="0"/>
          <w:marTop w:val="0"/>
          <w:marBottom w:val="0"/>
          <w:divBdr>
            <w:top w:val="none" w:sz="0" w:space="0" w:color="auto"/>
            <w:left w:val="none" w:sz="0" w:space="0" w:color="auto"/>
            <w:bottom w:val="none" w:sz="0" w:space="0" w:color="auto"/>
            <w:right w:val="none" w:sz="0" w:space="0" w:color="auto"/>
          </w:divBdr>
        </w:div>
        <w:div w:id="1458179428">
          <w:marLeft w:val="640"/>
          <w:marRight w:val="0"/>
          <w:marTop w:val="0"/>
          <w:marBottom w:val="0"/>
          <w:divBdr>
            <w:top w:val="none" w:sz="0" w:space="0" w:color="auto"/>
            <w:left w:val="none" w:sz="0" w:space="0" w:color="auto"/>
            <w:bottom w:val="none" w:sz="0" w:space="0" w:color="auto"/>
            <w:right w:val="none" w:sz="0" w:space="0" w:color="auto"/>
          </w:divBdr>
        </w:div>
        <w:div w:id="925654467">
          <w:marLeft w:val="640"/>
          <w:marRight w:val="0"/>
          <w:marTop w:val="0"/>
          <w:marBottom w:val="0"/>
          <w:divBdr>
            <w:top w:val="none" w:sz="0" w:space="0" w:color="auto"/>
            <w:left w:val="none" w:sz="0" w:space="0" w:color="auto"/>
            <w:bottom w:val="none" w:sz="0" w:space="0" w:color="auto"/>
            <w:right w:val="none" w:sz="0" w:space="0" w:color="auto"/>
          </w:divBdr>
        </w:div>
        <w:div w:id="847216446">
          <w:marLeft w:val="640"/>
          <w:marRight w:val="0"/>
          <w:marTop w:val="0"/>
          <w:marBottom w:val="0"/>
          <w:divBdr>
            <w:top w:val="none" w:sz="0" w:space="0" w:color="auto"/>
            <w:left w:val="none" w:sz="0" w:space="0" w:color="auto"/>
            <w:bottom w:val="none" w:sz="0" w:space="0" w:color="auto"/>
            <w:right w:val="none" w:sz="0" w:space="0" w:color="auto"/>
          </w:divBdr>
        </w:div>
        <w:div w:id="710614870">
          <w:marLeft w:val="640"/>
          <w:marRight w:val="0"/>
          <w:marTop w:val="0"/>
          <w:marBottom w:val="0"/>
          <w:divBdr>
            <w:top w:val="none" w:sz="0" w:space="0" w:color="auto"/>
            <w:left w:val="none" w:sz="0" w:space="0" w:color="auto"/>
            <w:bottom w:val="none" w:sz="0" w:space="0" w:color="auto"/>
            <w:right w:val="none" w:sz="0" w:space="0" w:color="auto"/>
          </w:divBdr>
        </w:div>
        <w:div w:id="806318610">
          <w:marLeft w:val="640"/>
          <w:marRight w:val="0"/>
          <w:marTop w:val="0"/>
          <w:marBottom w:val="0"/>
          <w:divBdr>
            <w:top w:val="none" w:sz="0" w:space="0" w:color="auto"/>
            <w:left w:val="none" w:sz="0" w:space="0" w:color="auto"/>
            <w:bottom w:val="none" w:sz="0" w:space="0" w:color="auto"/>
            <w:right w:val="none" w:sz="0" w:space="0" w:color="auto"/>
          </w:divBdr>
        </w:div>
        <w:div w:id="1446728467">
          <w:marLeft w:val="640"/>
          <w:marRight w:val="0"/>
          <w:marTop w:val="0"/>
          <w:marBottom w:val="0"/>
          <w:divBdr>
            <w:top w:val="none" w:sz="0" w:space="0" w:color="auto"/>
            <w:left w:val="none" w:sz="0" w:space="0" w:color="auto"/>
            <w:bottom w:val="none" w:sz="0" w:space="0" w:color="auto"/>
            <w:right w:val="none" w:sz="0" w:space="0" w:color="auto"/>
          </w:divBdr>
        </w:div>
        <w:div w:id="436097602">
          <w:marLeft w:val="640"/>
          <w:marRight w:val="0"/>
          <w:marTop w:val="0"/>
          <w:marBottom w:val="0"/>
          <w:divBdr>
            <w:top w:val="none" w:sz="0" w:space="0" w:color="auto"/>
            <w:left w:val="none" w:sz="0" w:space="0" w:color="auto"/>
            <w:bottom w:val="none" w:sz="0" w:space="0" w:color="auto"/>
            <w:right w:val="none" w:sz="0" w:space="0" w:color="auto"/>
          </w:divBdr>
        </w:div>
        <w:div w:id="1563559209">
          <w:marLeft w:val="640"/>
          <w:marRight w:val="0"/>
          <w:marTop w:val="0"/>
          <w:marBottom w:val="0"/>
          <w:divBdr>
            <w:top w:val="none" w:sz="0" w:space="0" w:color="auto"/>
            <w:left w:val="none" w:sz="0" w:space="0" w:color="auto"/>
            <w:bottom w:val="none" w:sz="0" w:space="0" w:color="auto"/>
            <w:right w:val="none" w:sz="0" w:space="0" w:color="auto"/>
          </w:divBdr>
        </w:div>
        <w:div w:id="28070778">
          <w:marLeft w:val="640"/>
          <w:marRight w:val="0"/>
          <w:marTop w:val="0"/>
          <w:marBottom w:val="0"/>
          <w:divBdr>
            <w:top w:val="none" w:sz="0" w:space="0" w:color="auto"/>
            <w:left w:val="none" w:sz="0" w:space="0" w:color="auto"/>
            <w:bottom w:val="none" w:sz="0" w:space="0" w:color="auto"/>
            <w:right w:val="none" w:sz="0" w:space="0" w:color="auto"/>
          </w:divBdr>
        </w:div>
        <w:div w:id="133717984">
          <w:marLeft w:val="640"/>
          <w:marRight w:val="0"/>
          <w:marTop w:val="0"/>
          <w:marBottom w:val="0"/>
          <w:divBdr>
            <w:top w:val="none" w:sz="0" w:space="0" w:color="auto"/>
            <w:left w:val="none" w:sz="0" w:space="0" w:color="auto"/>
            <w:bottom w:val="none" w:sz="0" w:space="0" w:color="auto"/>
            <w:right w:val="none" w:sz="0" w:space="0" w:color="auto"/>
          </w:divBdr>
        </w:div>
        <w:div w:id="703746908">
          <w:marLeft w:val="640"/>
          <w:marRight w:val="0"/>
          <w:marTop w:val="0"/>
          <w:marBottom w:val="0"/>
          <w:divBdr>
            <w:top w:val="none" w:sz="0" w:space="0" w:color="auto"/>
            <w:left w:val="none" w:sz="0" w:space="0" w:color="auto"/>
            <w:bottom w:val="none" w:sz="0" w:space="0" w:color="auto"/>
            <w:right w:val="none" w:sz="0" w:space="0" w:color="auto"/>
          </w:divBdr>
        </w:div>
        <w:div w:id="26225285">
          <w:marLeft w:val="640"/>
          <w:marRight w:val="0"/>
          <w:marTop w:val="0"/>
          <w:marBottom w:val="0"/>
          <w:divBdr>
            <w:top w:val="none" w:sz="0" w:space="0" w:color="auto"/>
            <w:left w:val="none" w:sz="0" w:space="0" w:color="auto"/>
            <w:bottom w:val="none" w:sz="0" w:space="0" w:color="auto"/>
            <w:right w:val="none" w:sz="0" w:space="0" w:color="auto"/>
          </w:divBdr>
        </w:div>
        <w:div w:id="1332759378">
          <w:marLeft w:val="640"/>
          <w:marRight w:val="0"/>
          <w:marTop w:val="0"/>
          <w:marBottom w:val="0"/>
          <w:divBdr>
            <w:top w:val="none" w:sz="0" w:space="0" w:color="auto"/>
            <w:left w:val="none" w:sz="0" w:space="0" w:color="auto"/>
            <w:bottom w:val="none" w:sz="0" w:space="0" w:color="auto"/>
            <w:right w:val="none" w:sz="0" w:space="0" w:color="auto"/>
          </w:divBdr>
        </w:div>
        <w:div w:id="958412616">
          <w:marLeft w:val="640"/>
          <w:marRight w:val="0"/>
          <w:marTop w:val="0"/>
          <w:marBottom w:val="0"/>
          <w:divBdr>
            <w:top w:val="none" w:sz="0" w:space="0" w:color="auto"/>
            <w:left w:val="none" w:sz="0" w:space="0" w:color="auto"/>
            <w:bottom w:val="none" w:sz="0" w:space="0" w:color="auto"/>
            <w:right w:val="none" w:sz="0" w:space="0" w:color="auto"/>
          </w:divBdr>
        </w:div>
        <w:div w:id="1322809145">
          <w:marLeft w:val="640"/>
          <w:marRight w:val="0"/>
          <w:marTop w:val="0"/>
          <w:marBottom w:val="0"/>
          <w:divBdr>
            <w:top w:val="none" w:sz="0" w:space="0" w:color="auto"/>
            <w:left w:val="none" w:sz="0" w:space="0" w:color="auto"/>
            <w:bottom w:val="none" w:sz="0" w:space="0" w:color="auto"/>
            <w:right w:val="none" w:sz="0" w:space="0" w:color="auto"/>
          </w:divBdr>
        </w:div>
        <w:div w:id="2106414894">
          <w:marLeft w:val="640"/>
          <w:marRight w:val="0"/>
          <w:marTop w:val="0"/>
          <w:marBottom w:val="0"/>
          <w:divBdr>
            <w:top w:val="none" w:sz="0" w:space="0" w:color="auto"/>
            <w:left w:val="none" w:sz="0" w:space="0" w:color="auto"/>
            <w:bottom w:val="none" w:sz="0" w:space="0" w:color="auto"/>
            <w:right w:val="none" w:sz="0" w:space="0" w:color="auto"/>
          </w:divBdr>
        </w:div>
        <w:div w:id="244146063">
          <w:marLeft w:val="640"/>
          <w:marRight w:val="0"/>
          <w:marTop w:val="0"/>
          <w:marBottom w:val="0"/>
          <w:divBdr>
            <w:top w:val="none" w:sz="0" w:space="0" w:color="auto"/>
            <w:left w:val="none" w:sz="0" w:space="0" w:color="auto"/>
            <w:bottom w:val="none" w:sz="0" w:space="0" w:color="auto"/>
            <w:right w:val="none" w:sz="0" w:space="0" w:color="auto"/>
          </w:divBdr>
        </w:div>
        <w:div w:id="507981968">
          <w:marLeft w:val="640"/>
          <w:marRight w:val="0"/>
          <w:marTop w:val="0"/>
          <w:marBottom w:val="0"/>
          <w:divBdr>
            <w:top w:val="none" w:sz="0" w:space="0" w:color="auto"/>
            <w:left w:val="none" w:sz="0" w:space="0" w:color="auto"/>
            <w:bottom w:val="none" w:sz="0" w:space="0" w:color="auto"/>
            <w:right w:val="none" w:sz="0" w:space="0" w:color="auto"/>
          </w:divBdr>
        </w:div>
        <w:div w:id="464087620">
          <w:marLeft w:val="640"/>
          <w:marRight w:val="0"/>
          <w:marTop w:val="0"/>
          <w:marBottom w:val="0"/>
          <w:divBdr>
            <w:top w:val="none" w:sz="0" w:space="0" w:color="auto"/>
            <w:left w:val="none" w:sz="0" w:space="0" w:color="auto"/>
            <w:bottom w:val="none" w:sz="0" w:space="0" w:color="auto"/>
            <w:right w:val="none" w:sz="0" w:space="0" w:color="auto"/>
          </w:divBdr>
        </w:div>
        <w:div w:id="1523203047">
          <w:marLeft w:val="640"/>
          <w:marRight w:val="0"/>
          <w:marTop w:val="0"/>
          <w:marBottom w:val="0"/>
          <w:divBdr>
            <w:top w:val="none" w:sz="0" w:space="0" w:color="auto"/>
            <w:left w:val="none" w:sz="0" w:space="0" w:color="auto"/>
            <w:bottom w:val="none" w:sz="0" w:space="0" w:color="auto"/>
            <w:right w:val="none" w:sz="0" w:space="0" w:color="auto"/>
          </w:divBdr>
        </w:div>
        <w:div w:id="896280259">
          <w:marLeft w:val="640"/>
          <w:marRight w:val="0"/>
          <w:marTop w:val="0"/>
          <w:marBottom w:val="0"/>
          <w:divBdr>
            <w:top w:val="none" w:sz="0" w:space="0" w:color="auto"/>
            <w:left w:val="none" w:sz="0" w:space="0" w:color="auto"/>
            <w:bottom w:val="none" w:sz="0" w:space="0" w:color="auto"/>
            <w:right w:val="none" w:sz="0" w:space="0" w:color="auto"/>
          </w:divBdr>
        </w:div>
        <w:div w:id="599989804">
          <w:marLeft w:val="640"/>
          <w:marRight w:val="0"/>
          <w:marTop w:val="0"/>
          <w:marBottom w:val="0"/>
          <w:divBdr>
            <w:top w:val="none" w:sz="0" w:space="0" w:color="auto"/>
            <w:left w:val="none" w:sz="0" w:space="0" w:color="auto"/>
            <w:bottom w:val="none" w:sz="0" w:space="0" w:color="auto"/>
            <w:right w:val="none" w:sz="0" w:space="0" w:color="auto"/>
          </w:divBdr>
        </w:div>
        <w:div w:id="255022533">
          <w:marLeft w:val="640"/>
          <w:marRight w:val="0"/>
          <w:marTop w:val="0"/>
          <w:marBottom w:val="0"/>
          <w:divBdr>
            <w:top w:val="none" w:sz="0" w:space="0" w:color="auto"/>
            <w:left w:val="none" w:sz="0" w:space="0" w:color="auto"/>
            <w:bottom w:val="none" w:sz="0" w:space="0" w:color="auto"/>
            <w:right w:val="none" w:sz="0" w:space="0" w:color="auto"/>
          </w:divBdr>
        </w:div>
        <w:div w:id="404105233">
          <w:marLeft w:val="640"/>
          <w:marRight w:val="0"/>
          <w:marTop w:val="0"/>
          <w:marBottom w:val="0"/>
          <w:divBdr>
            <w:top w:val="none" w:sz="0" w:space="0" w:color="auto"/>
            <w:left w:val="none" w:sz="0" w:space="0" w:color="auto"/>
            <w:bottom w:val="none" w:sz="0" w:space="0" w:color="auto"/>
            <w:right w:val="none" w:sz="0" w:space="0" w:color="auto"/>
          </w:divBdr>
        </w:div>
        <w:div w:id="491062420">
          <w:marLeft w:val="640"/>
          <w:marRight w:val="0"/>
          <w:marTop w:val="0"/>
          <w:marBottom w:val="0"/>
          <w:divBdr>
            <w:top w:val="none" w:sz="0" w:space="0" w:color="auto"/>
            <w:left w:val="none" w:sz="0" w:space="0" w:color="auto"/>
            <w:bottom w:val="none" w:sz="0" w:space="0" w:color="auto"/>
            <w:right w:val="none" w:sz="0" w:space="0" w:color="auto"/>
          </w:divBdr>
        </w:div>
        <w:div w:id="754977443">
          <w:marLeft w:val="640"/>
          <w:marRight w:val="0"/>
          <w:marTop w:val="0"/>
          <w:marBottom w:val="0"/>
          <w:divBdr>
            <w:top w:val="none" w:sz="0" w:space="0" w:color="auto"/>
            <w:left w:val="none" w:sz="0" w:space="0" w:color="auto"/>
            <w:bottom w:val="none" w:sz="0" w:space="0" w:color="auto"/>
            <w:right w:val="none" w:sz="0" w:space="0" w:color="auto"/>
          </w:divBdr>
        </w:div>
        <w:div w:id="645857932">
          <w:marLeft w:val="640"/>
          <w:marRight w:val="0"/>
          <w:marTop w:val="0"/>
          <w:marBottom w:val="0"/>
          <w:divBdr>
            <w:top w:val="none" w:sz="0" w:space="0" w:color="auto"/>
            <w:left w:val="none" w:sz="0" w:space="0" w:color="auto"/>
            <w:bottom w:val="none" w:sz="0" w:space="0" w:color="auto"/>
            <w:right w:val="none" w:sz="0" w:space="0" w:color="auto"/>
          </w:divBdr>
        </w:div>
        <w:div w:id="1287397144">
          <w:marLeft w:val="640"/>
          <w:marRight w:val="0"/>
          <w:marTop w:val="0"/>
          <w:marBottom w:val="0"/>
          <w:divBdr>
            <w:top w:val="none" w:sz="0" w:space="0" w:color="auto"/>
            <w:left w:val="none" w:sz="0" w:space="0" w:color="auto"/>
            <w:bottom w:val="none" w:sz="0" w:space="0" w:color="auto"/>
            <w:right w:val="none" w:sz="0" w:space="0" w:color="auto"/>
          </w:divBdr>
        </w:div>
        <w:div w:id="1612280741">
          <w:marLeft w:val="640"/>
          <w:marRight w:val="0"/>
          <w:marTop w:val="0"/>
          <w:marBottom w:val="0"/>
          <w:divBdr>
            <w:top w:val="none" w:sz="0" w:space="0" w:color="auto"/>
            <w:left w:val="none" w:sz="0" w:space="0" w:color="auto"/>
            <w:bottom w:val="none" w:sz="0" w:space="0" w:color="auto"/>
            <w:right w:val="none" w:sz="0" w:space="0" w:color="auto"/>
          </w:divBdr>
        </w:div>
        <w:div w:id="680162909">
          <w:marLeft w:val="640"/>
          <w:marRight w:val="0"/>
          <w:marTop w:val="0"/>
          <w:marBottom w:val="0"/>
          <w:divBdr>
            <w:top w:val="none" w:sz="0" w:space="0" w:color="auto"/>
            <w:left w:val="none" w:sz="0" w:space="0" w:color="auto"/>
            <w:bottom w:val="none" w:sz="0" w:space="0" w:color="auto"/>
            <w:right w:val="none" w:sz="0" w:space="0" w:color="auto"/>
          </w:divBdr>
        </w:div>
        <w:div w:id="2027901577">
          <w:marLeft w:val="640"/>
          <w:marRight w:val="0"/>
          <w:marTop w:val="0"/>
          <w:marBottom w:val="0"/>
          <w:divBdr>
            <w:top w:val="none" w:sz="0" w:space="0" w:color="auto"/>
            <w:left w:val="none" w:sz="0" w:space="0" w:color="auto"/>
            <w:bottom w:val="none" w:sz="0" w:space="0" w:color="auto"/>
            <w:right w:val="none" w:sz="0" w:space="0" w:color="auto"/>
          </w:divBdr>
        </w:div>
        <w:div w:id="1933077993">
          <w:marLeft w:val="640"/>
          <w:marRight w:val="0"/>
          <w:marTop w:val="0"/>
          <w:marBottom w:val="0"/>
          <w:divBdr>
            <w:top w:val="none" w:sz="0" w:space="0" w:color="auto"/>
            <w:left w:val="none" w:sz="0" w:space="0" w:color="auto"/>
            <w:bottom w:val="none" w:sz="0" w:space="0" w:color="auto"/>
            <w:right w:val="none" w:sz="0" w:space="0" w:color="auto"/>
          </w:divBdr>
        </w:div>
        <w:div w:id="614554408">
          <w:marLeft w:val="640"/>
          <w:marRight w:val="0"/>
          <w:marTop w:val="0"/>
          <w:marBottom w:val="0"/>
          <w:divBdr>
            <w:top w:val="none" w:sz="0" w:space="0" w:color="auto"/>
            <w:left w:val="none" w:sz="0" w:space="0" w:color="auto"/>
            <w:bottom w:val="none" w:sz="0" w:space="0" w:color="auto"/>
            <w:right w:val="none" w:sz="0" w:space="0" w:color="auto"/>
          </w:divBdr>
        </w:div>
        <w:div w:id="876233342">
          <w:marLeft w:val="640"/>
          <w:marRight w:val="0"/>
          <w:marTop w:val="0"/>
          <w:marBottom w:val="0"/>
          <w:divBdr>
            <w:top w:val="none" w:sz="0" w:space="0" w:color="auto"/>
            <w:left w:val="none" w:sz="0" w:space="0" w:color="auto"/>
            <w:bottom w:val="none" w:sz="0" w:space="0" w:color="auto"/>
            <w:right w:val="none" w:sz="0" w:space="0" w:color="auto"/>
          </w:divBdr>
        </w:div>
        <w:div w:id="1812862507">
          <w:marLeft w:val="640"/>
          <w:marRight w:val="0"/>
          <w:marTop w:val="0"/>
          <w:marBottom w:val="0"/>
          <w:divBdr>
            <w:top w:val="none" w:sz="0" w:space="0" w:color="auto"/>
            <w:left w:val="none" w:sz="0" w:space="0" w:color="auto"/>
            <w:bottom w:val="none" w:sz="0" w:space="0" w:color="auto"/>
            <w:right w:val="none" w:sz="0" w:space="0" w:color="auto"/>
          </w:divBdr>
        </w:div>
        <w:div w:id="1905528193">
          <w:marLeft w:val="640"/>
          <w:marRight w:val="0"/>
          <w:marTop w:val="0"/>
          <w:marBottom w:val="0"/>
          <w:divBdr>
            <w:top w:val="none" w:sz="0" w:space="0" w:color="auto"/>
            <w:left w:val="none" w:sz="0" w:space="0" w:color="auto"/>
            <w:bottom w:val="none" w:sz="0" w:space="0" w:color="auto"/>
            <w:right w:val="none" w:sz="0" w:space="0" w:color="auto"/>
          </w:divBdr>
        </w:div>
        <w:div w:id="301160451">
          <w:marLeft w:val="640"/>
          <w:marRight w:val="0"/>
          <w:marTop w:val="0"/>
          <w:marBottom w:val="0"/>
          <w:divBdr>
            <w:top w:val="none" w:sz="0" w:space="0" w:color="auto"/>
            <w:left w:val="none" w:sz="0" w:space="0" w:color="auto"/>
            <w:bottom w:val="none" w:sz="0" w:space="0" w:color="auto"/>
            <w:right w:val="none" w:sz="0" w:space="0" w:color="auto"/>
          </w:divBdr>
        </w:div>
        <w:div w:id="131290961">
          <w:marLeft w:val="640"/>
          <w:marRight w:val="0"/>
          <w:marTop w:val="0"/>
          <w:marBottom w:val="0"/>
          <w:divBdr>
            <w:top w:val="none" w:sz="0" w:space="0" w:color="auto"/>
            <w:left w:val="none" w:sz="0" w:space="0" w:color="auto"/>
            <w:bottom w:val="none" w:sz="0" w:space="0" w:color="auto"/>
            <w:right w:val="none" w:sz="0" w:space="0" w:color="auto"/>
          </w:divBdr>
        </w:div>
        <w:div w:id="1901017632">
          <w:marLeft w:val="640"/>
          <w:marRight w:val="0"/>
          <w:marTop w:val="0"/>
          <w:marBottom w:val="0"/>
          <w:divBdr>
            <w:top w:val="none" w:sz="0" w:space="0" w:color="auto"/>
            <w:left w:val="none" w:sz="0" w:space="0" w:color="auto"/>
            <w:bottom w:val="none" w:sz="0" w:space="0" w:color="auto"/>
            <w:right w:val="none" w:sz="0" w:space="0" w:color="auto"/>
          </w:divBdr>
        </w:div>
        <w:div w:id="2117286346">
          <w:marLeft w:val="640"/>
          <w:marRight w:val="0"/>
          <w:marTop w:val="0"/>
          <w:marBottom w:val="0"/>
          <w:divBdr>
            <w:top w:val="none" w:sz="0" w:space="0" w:color="auto"/>
            <w:left w:val="none" w:sz="0" w:space="0" w:color="auto"/>
            <w:bottom w:val="none" w:sz="0" w:space="0" w:color="auto"/>
            <w:right w:val="none" w:sz="0" w:space="0" w:color="auto"/>
          </w:divBdr>
        </w:div>
        <w:div w:id="170753769">
          <w:marLeft w:val="640"/>
          <w:marRight w:val="0"/>
          <w:marTop w:val="0"/>
          <w:marBottom w:val="0"/>
          <w:divBdr>
            <w:top w:val="none" w:sz="0" w:space="0" w:color="auto"/>
            <w:left w:val="none" w:sz="0" w:space="0" w:color="auto"/>
            <w:bottom w:val="none" w:sz="0" w:space="0" w:color="auto"/>
            <w:right w:val="none" w:sz="0" w:space="0" w:color="auto"/>
          </w:divBdr>
        </w:div>
        <w:div w:id="1445811363">
          <w:marLeft w:val="640"/>
          <w:marRight w:val="0"/>
          <w:marTop w:val="0"/>
          <w:marBottom w:val="0"/>
          <w:divBdr>
            <w:top w:val="none" w:sz="0" w:space="0" w:color="auto"/>
            <w:left w:val="none" w:sz="0" w:space="0" w:color="auto"/>
            <w:bottom w:val="none" w:sz="0" w:space="0" w:color="auto"/>
            <w:right w:val="none" w:sz="0" w:space="0" w:color="auto"/>
          </w:divBdr>
        </w:div>
        <w:div w:id="374738625">
          <w:marLeft w:val="640"/>
          <w:marRight w:val="0"/>
          <w:marTop w:val="0"/>
          <w:marBottom w:val="0"/>
          <w:divBdr>
            <w:top w:val="none" w:sz="0" w:space="0" w:color="auto"/>
            <w:left w:val="none" w:sz="0" w:space="0" w:color="auto"/>
            <w:bottom w:val="none" w:sz="0" w:space="0" w:color="auto"/>
            <w:right w:val="none" w:sz="0" w:space="0" w:color="auto"/>
          </w:divBdr>
        </w:div>
        <w:div w:id="194124727">
          <w:marLeft w:val="640"/>
          <w:marRight w:val="0"/>
          <w:marTop w:val="0"/>
          <w:marBottom w:val="0"/>
          <w:divBdr>
            <w:top w:val="none" w:sz="0" w:space="0" w:color="auto"/>
            <w:left w:val="none" w:sz="0" w:space="0" w:color="auto"/>
            <w:bottom w:val="none" w:sz="0" w:space="0" w:color="auto"/>
            <w:right w:val="none" w:sz="0" w:space="0" w:color="auto"/>
          </w:divBdr>
        </w:div>
        <w:div w:id="1550144360">
          <w:marLeft w:val="640"/>
          <w:marRight w:val="0"/>
          <w:marTop w:val="0"/>
          <w:marBottom w:val="0"/>
          <w:divBdr>
            <w:top w:val="none" w:sz="0" w:space="0" w:color="auto"/>
            <w:left w:val="none" w:sz="0" w:space="0" w:color="auto"/>
            <w:bottom w:val="none" w:sz="0" w:space="0" w:color="auto"/>
            <w:right w:val="none" w:sz="0" w:space="0" w:color="auto"/>
          </w:divBdr>
        </w:div>
      </w:divsChild>
    </w:div>
    <w:div w:id="1410613944">
      <w:bodyDiv w:val="1"/>
      <w:marLeft w:val="0"/>
      <w:marRight w:val="0"/>
      <w:marTop w:val="0"/>
      <w:marBottom w:val="0"/>
      <w:divBdr>
        <w:top w:val="none" w:sz="0" w:space="0" w:color="auto"/>
        <w:left w:val="none" w:sz="0" w:space="0" w:color="auto"/>
        <w:bottom w:val="none" w:sz="0" w:space="0" w:color="auto"/>
        <w:right w:val="none" w:sz="0" w:space="0" w:color="auto"/>
      </w:divBdr>
      <w:divsChild>
        <w:div w:id="1983072673">
          <w:marLeft w:val="640"/>
          <w:marRight w:val="0"/>
          <w:marTop w:val="0"/>
          <w:marBottom w:val="0"/>
          <w:divBdr>
            <w:top w:val="none" w:sz="0" w:space="0" w:color="auto"/>
            <w:left w:val="none" w:sz="0" w:space="0" w:color="auto"/>
            <w:bottom w:val="none" w:sz="0" w:space="0" w:color="auto"/>
            <w:right w:val="none" w:sz="0" w:space="0" w:color="auto"/>
          </w:divBdr>
        </w:div>
        <w:div w:id="894852779">
          <w:marLeft w:val="640"/>
          <w:marRight w:val="0"/>
          <w:marTop w:val="0"/>
          <w:marBottom w:val="0"/>
          <w:divBdr>
            <w:top w:val="none" w:sz="0" w:space="0" w:color="auto"/>
            <w:left w:val="none" w:sz="0" w:space="0" w:color="auto"/>
            <w:bottom w:val="none" w:sz="0" w:space="0" w:color="auto"/>
            <w:right w:val="none" w:sz="0" w:space="0" w:color="auto"/>
          </w:divBdr>
        </w:div>
        <w:div w:id="2020112565">
          <w:marLeft w:val="640"/>
          <w:marRight w:val="0"/>
          <w:marTop w:val="0"/>
          <w:marBottom w:val="0"/>
          <w:divBdr>
            <w:top w:val="none" w:sz="0" w:space="0" w:color="auto"/>
            <w:left w:val="none" w:sz="0" w:space="0" w:color="auto"/>
            <w:bottom w:val="none" w:sz="0" w:space="0" w:color="auto"/>
            <w:right w:val="none" w:sz="0" w:space="0" w:color="auto"/>
          </w:divBdr>
        </w:div>
        <w:div w:id="1542860505">
          <w:marLeft w:val="640"/>
          <w:marRight w:val="0"/>
          <w:marTop w:val="0"/>
          <w:marBottom w:val="0"/>
          <w:divBdr>
            <w:top w:val="none" w:sz="0" w:space="0" w:color="auto"/>
            <w:left w:val="none" w:sz="0" w:space="0" w:color="auto"/>
            <w:bottom w:val="none" w:sz="0" w:space="0" w:color="auto"/>
            <w:right w:val="none" w:sz="0" w:space="0" w:color="auto"/>
          </w:divBdr>
        </w:div>
        <w:div w:id="1187405572">
          <w:marLeft w:val="640"/>
          <w:marRight w:val="0"/>
          <w:marTop w:val="0"/>
          <w:marBottom w:val="0"/>
          <w:divBdr>
            <w:top w:val="none" w:sz="0" w:space="0" w:color="auto"/>
            <w:left w:val="none" w:sz="0" w:space="0" w:color="auto"/>
            <w:bottom w:val="none" w:sz="0" w:space="0" w:color="auto"/>
            <w:right w:val="none" w:sz="0" w:space="0" w:color="auto"/>
          </w:divBdr>
        </w:div>
        <w:div w:id="1250697465">
          <w:marLeft w:val="640"/>
          <w:marRight w:val="0"/>
          <w:marTop w:val="0"/>
          <w:marBottom w:val="0"/>
          <w:divBdr>
            <w:top w:val="none" w:sz="0" w:space="0" w:color="auto"/>
            <w:left w:val="none" w:sz="0" w:space="0" w:color="auto"/>
            <w:bottom w:val="none" w:sz="0" w:space="0" w:color="auto"/>
            <w:right w:val="none" w:sz="0" w:space="0" w:color="auto"/>
          </w:divBdr>
        </w:div>
        <w:div w:id="137264837">
          <w:marLeft w:val="640"/>
          <w:marRight w:val="0"/>
          <w:marTop w:val="0"/>
          <w:marBottom w:val="0"/>
          <w:divBdr>
            <w:top w:val="none" w:sz="0" w:space="0" w:color="auto"/>
            <w:left w:val="none" w:sz="0" w:space="0" w:color="auto"/>
            <w:bottom w:val="none" w:sz="0" w:space="0" w:color="auto"/>
            <w:right w:val="none" w:sz="0" w:space="0" w:color="auto"/>
          </w:divBdr>
        </w:div>
        <w:div w:id="1882936585">
          <w:marLeft w:val="640"/>
          <w:marRight w:val="0"/>
          <w:marTop w:val="0"/>
          <w:marBottom w:val="0"/>
          <w:divBdr>
            <w:top w:val="none" w:sz="0" w:space="0" w:color="auto"/>
            <w:left w:val="none" w:sz="0" w:space="0" w:color="auto"/>
            <w:bottom w:val="none" w:sz="0" w:space="0" w:color="auto"/>
            <w:right w:val="none" w:sz="0" w:space="0" w:color="auto"/>
          </w:divBdr>
        </w:div>
        <w:div w:id="1778257112">
          <w:marLeft w:val="640"/>
          <w:marRight w:val="0"/>
          <w:marTop w:val="0"/>
          <w:marBottom w:val="0"/>
          <w:divBdr>
            <w:top w:val="none" w:sz="0" w:space="0" w:color="auto"/>
            <w:left w:val="none" w:sz="0" w:space="0" w:color="auto"/>
            <w:bottom w:val="none" w:sz="0" w:space="0" w:color="auto"/>
            <w:right w:val="none" w:sz="0" w:space="0" w:color="auto"/>
          </w:divBdr>
        </w:div>
        <w:div w:id="1063332191">
          <w:marLeft w:val="640"/>
          <w:marRight w:val="0"/>
          <w:marTop w:val="0"/>
          <w:marBottom w:val="0"/>
          <w:divBdr>
            <w:top w:val="none" w:sz="0" w:space="0" w:color="auto"/>
            <w:left w:val="none" w:sz="0" w:space="0" w:color="auto"/>
            <w:bottom w:val="none" w:sz="0" w:space="0" w:color="auto"/>
            <w:right w:val="none" w:sz="0" w:space="0" w:color="auto"/>
          </w:divBdr>
        </w:div>
        <w:div w:id="1190409465">
          <w:marLeft w:val="640"/>
          <w:marRight w:val="0"/>
          <w:marTop w:val="0"/>
          <w:marBottom w:val="0"/>
          <w:divBdr>
            <w:top w:val="none" w:sz="0" w:space="0" w:color="auto"/>
            <w:left w:val="none" w:sz="0" w:space="0" w:color="auto"/>
            <w:bottom w:val="none" w:sz="0" w:space="0" w:color="auto"/>
            <w:right w:val="none" w:sz="0" w:space="0" w:color="auto"/>
          </w:divBdr>
        </w:div>
        <w:div w:id="1486973993">
          <w:marLeft w:val="640"/>
          <w:marRight w:val="0"/>
          <w:marTop w:val="0"/>
          <w:marBottom w:val="0"/>
          <w:divBdr>
            <w:top w:val="none" w:sz="0" w:space="0" w:color="auto"/>
            <w:left w:val="none" w:sz="0" w:space="0" w:color="auto"/>
            <w:bottom w:val="none" w:sz="0" w:space="0" w:color="auto"/>
            <w:right w:val="none" w:sz="0" w:space="0" w:color="auto"/>
          </w:divBdr>
        </w:div>
        <w:div w:id="328602729">
          <w:marLeft w:val="640"/>
          <w:marRight w:val="0"/>
          <w:marTop w:val="0"/>
          <w:marBottom w:val="0"/>
          <w:divBdr>
            <w:top w:val="none" w:sz="0" w:space="0" w:color="auto"/>
            <w:left w:val="none" w:sz="0" w:space="0" w:color="auto"/>
            <w:bottom w:val="none" w:sz="0" w:space="0" w:color="auto"/>
            <w:right w:val="none" w:sz="0" w:space="0" w:color="auto"/>
          </w:divBdr>
        </w:div>
        <w:div w:id="15860707">
          <w:marLeft w:val="640"/>
          <w:marRight w:val="0"/>
          <w:marTop w:val="0"/>
          <w:marBottom w:val="0"/>
          <w:divBdr>
            <w:top w:val="none" w:sz="0" w:space="0" w:color="auto"/>
            <w:left w:val="none" w:sz="0" w:space="0" w:color="auto"/>
            <w:bottom w:val="none" w:sz="0" w:space="0" w:color="auto"/>
            <w:right w:val="none" w:sz="0" w:space="0" w:color="auto"/>
          </w:divBdr>
        </w:div>
        <w:div w:id="441802239">
          <w:marLeft w:val="640"/>
          <w:marRight w:val="0"/>
          <w:marTop w:val="0"/>
          <w:marBottom w:val="0"/>
          <w:divBdr>
            <w:top w:val="none" w:sz="0" w:space="0" w:color="auto"/>
            <w:left w:val="none" w:sz="0" w:space="0" w:color="auto"/>
            <w:bottom w:val="none" w:sz="0" w:space="0" w:color="auto"/>
            <w:right w:val="none" w:sz="0" w:space="0" w:color="auto"/>
          </w:divBdr>
        </w:div>
        <w:div w:id="567570362">
          <w:marLeft w:val="640"/>
          <w:marRight w:val="0"/>
          <w:marTop w:val="0"/>
          <w:marBottom w:val="0"/>
          <w:divBdr>
            <w:top w:val="none" w:sz="0" w:space="0" w:color="auto"/>
            <w:left w:val="none" w:sz="0" w:space="0" w:color="auto"/>
            <w:bottom w:val="none" w:sz="0" w:space="0" w:color="auto"/>
            <w:right w:val="none" w:sz="0" w:space="0" w:color="auto"/>
          </w:divBdr>
        </w:div>
        <w:div w:id="1501850796">
          <w:marLeft w:val="640"/>
          <w:marRight w:val="0"/>
          <w:marTop w:val="0"/>
          <w:marBottom w:val="0"/>
          <w:divBdr>
            <w:top w:val="none" w:sz="0" w:space="0" w:color="auto"/>
            <w:left w:val="none" w:sz="0" w:space="0" w:color="auto"/>
            <w:bottom w:val="none" w:sz="0" w:space="0" w:color="auto"/>
            <w:right w:val="none" w:sz="0" w:space="0" w:color="auto"/>
          </w:divBdr>
        </w:div>
        <w:div w:id="552041012">
          <w:marLeft w:val="640"/>
          <w:marRight w:val="0"/>
          <w:marTop w:val="0"/>
          <w:marBottom w:val="0"/>
          <w:divBdr>
            <w:top w:val="none" w:sz="0" w:space="0" w:color="auto"/>
            <w:left w:val="none" w:sz="0" w:space="0" w:color="auto"/>
            <w:bottom w:val="none" w:sz="0" w:space="0" w:color="auto"/>
            <w:right w:val="none" w:sz="0" w:space="0" w:color="auto"/>
          </w:divBdr>
        </w:div>
        <w:div w:id="1540387237">
          <w:marLeft w:val="640"/>
          <w:marRight w:val="0"/>
          <w:marTop w:val="0"/>
          <w:marBottom w:val="0"/>
          <w:divBdr>
            <w:top w:val="none" w:sz="0" w:space="0" w:color="auto"/>
            <w:left w:val="none" w:sz="0" w:space="0" w:color="auto"/>
            <w:bottom w:val="none" w:sz="0" w:space="0" w:color="auto"/>
            <w:right w:val="none" w:sz="0" w:space="0" w:color="auto"/>
          </w:divBdr>
        </w:div>
        <w:div w:id="2070153383">
          <w:marLeft w:val="640"/>
          <w:marRight w:val="0"/>
          <w:marTop w:val="0"/>
          <w:marBottom w:val="0"/>
          <w:divBdr>
            <w:top w:val="none" w:sz="0" w:space="0" w:color="auto"/>
            <w:left w:val="none" w:sz="0" w:space="0" w:color="auto"/>
            <w:bottom w:val="none" w:sz="0" w:space="0" w:color="auto"/>
            <w:right w:val="none" w:sz="0" w:space="0" w:color="auto"/>
          </w:divBdr>
        </w:div>
        <w:div w:id="57016648">
          <w:marLeft w:val="640"/>
          <w:marRight w:val="0"/>
          <w:marTop w:val="0"/>
          <w:marBottom w:val="0"/>
          <w:divBdr>
            <w:top w:val="none" w:sz="0" w:space="0" w:color="auto"/>
            <w:left w:val="none" w:sz="0" w:space="0" w:color="auto"/>
            <w:bottom w:val="none" w:sz="0" w:space="0" w:color="auto"/>
            <w:right w:val="none" w:sz="0" w:space="0" w:color="auto"/>
          </w:divBdr>
        </w:div>
        <w:div w:id="1107777820">
          <w:marLeft w:val="640"/>
          <w:marRight w:val="0"/>
          <w:marTop w:val="0"/>
          <w:marBottom w:val="0"/>
          <w:divBdr>
            <w:top w:val="none" w:sz="0" w:space="0" w:color="auto"/>
            <w:left w:val="none" w:sz="0" w:space="0" w:color="auto"/>
            <w:bottom w:val="none" w:sz="0" w:space="0" w:color="auto"/>
            <w:right w:val="none" w:sz="0" w:space="0" w:color="auto"/>
          </w:divBdr>
        </w:div>
        <w:div w:id="742066881">
          <w:marLeft w:val="640"/>
          <w:marRight w:val="0"/>
          <w:marTop w:val="0"/>
          <w:marBottom w:val="0"/>
          <w:divBdr>
            <w:top w:val="none" w:sz="0" w:space="0" w:color="auto"/>
            <w:left w:val="none" w:sz="0" w:space="0" w:color="auto"/>
            <w:bottom w:val="none" w:sz="0" w:space="0" w:color="auto"/>
            <w:right w:val="none" w:sz="0" w:space="0" w:color="auto"/>
          </w:divBdr>
        </w:div>
        <w:div w:id="507866667">
          <w:marLeft w:val="640"/>
          <w:marRight w:val="0"/>
          <w:marTop w:val="0"/>
          <w:marBottom w:val="0"/>
          <w:divBdr>
            <w:top w:val="none" w:sz="0" w:space="0" w:color="auto"/>
            <w:left w:val="none" w:sz="0" w:space="0" w:color="auto"/>
            <w:bottom w:val="none" w:sz="0" w:space="0" w:color="auto"/>
            <w:right w:val="none" w:sz="0" w:space="0" w:color="auto"/>
          </w:divBdr>
        </w:div>
        <w:div w:id="396632974">
          <w:marLeft w:val="640"/>
          <w:marRight w:val="0"/>
          <w:marTop w:val="0"/>
          <w:marBottom w:val="0"/>
          <w:divBdr>
            <w:top w:val="none" w:sz="0" w:space="0" w:color="auto"/>
            <w:left w:val="none" w:sz="0" w:space="0" w:color="auto"/>
            <w:bottom w:val="none" w:sz="0" w:space="0" w:color="auto"/>
            <w:right w:val="none" w:sz="0" w:space="0" w:color="auto"/>
          </w:divBdr>
        </w:div>
        <w:div w:id="545026462">
          <w:marLeft w:val="640"/>
          <w:marRight w:val="0"/>
          <w:marTop w:val="0"/>
          <w:marBottom w:val="0"/>
          <w:divBdr>
            <w:top w:val="none" w:sz="0" w:space="0" w:color="auto"/>
            <w:left w:val="none" w:sz="0" w:space="0" w:color="auto"/>
            <w:bottom w:val="none" w:sz="0" w:space="0" w:color="auto"/>
            <w:right w:val="none" w:sz="0" w:space="0" w:color="auto"/>
          </w:divBdr>
        </w:div>
        <w:div w:id="1472138940">
          <w:marLeft w:val="640"/>
          <w:marRight w:val="0"/>
          <w:marTop w:val="0"/>
          <w:marBottom w:val="0"/>
          <w:divBdr>
            <w:top w:val="none" w:sz="0" w:space="0" w:color="auto"/>
            <w:left w:val="none" w:sz="0" w:space="0" w:color="auto"/>
            <w:bottom w:val="none" w:sz="0" w:space="0" w:color="auto"/>
            <w:right w:val="none" w:sz="0" w:space="0" w:color="auto"/>
          </w:divBdr>
        </w:div>
        <w:div w:id="1260257435">
          <w:marLeft w:val="640"/>
          <w:marRight w:val="0"/>
          <w:marTop w:val="0"/>
          <w:marBottom w:val="0"/>
          <w:divBdr>
            <w:top w:val="none" w:sz="0" w:space="0" w:color="auto"/>
            <w:left w:val="none" w:sz="0" w:space="0" w:color="auto"/>
            <w:bottom w:val="none" w:sz="0" w:space="0" w:color="auto"/>
            <w:right w:val="none" w:sz="0" w:space="0" w:color="auto"/>
          </w:divBdr>
        </w:div>
        <w:div w:id="900407789">
          <w:marLeft w:val="640"/>
          <w:marRight w:val="0"/>
          <w:marTop w:val="0"/>
          <w:marBottom w:val="0"/>
          <w:divBdr>
            <w:top w:val="none" w:sz="0" w:space="0" w:color="auto"/>
            <w:left w:val="none" w:sz="0" w:space="0" w:color="auto"/>
            <w:bottom w:val="none" w:sz="0" w:space="0" w:color="auto"/>
            <w:right w:val="none" w:sz="0" w:space="0" w:color="auto"/>
          </w:divBdr>
        </w:div>
        <w:div w:id="336688597">
          <w:marLeft w:val="640"/>
          <w:marRight w:val="0"/>
          <w:marTop w:val="0"/>
          <w:marBottom w:val="0"/>
          <w:divBdr>
            <w:top w:val="none" w:sz="0" w:space="0" w:color="auto"/>
            <w:left w:val="none" w:sz="0" w:space="0" w:color="auto"/>
            <w:bottom w:val="none" w:sz="0" w:space="0" w:color="auto"/>
            <w:right w:val="none" w:sz="0" w:space="0" w:color="auto"/>
          </w:divBdr>
        </w:div>
        <w:div w:id="588000882">
          <w:marLeft w:val="640"/>
          <w:marRight w:val="0"/>
          <w:marTop w:val="0"/>
          <w:marBottom w:val="0"/>
          <w:divBdr>
            <w:top w:val="none" w:sz="0" w:space="0" w:color="auto"/>
            <w:left w:val="none" w:sz="0" w:space="0" w:color="auto"/>
            <w:bottom w:val="none" w:sz="0" w:space="0" w:color="auto"/>
            <w:right w:val="none" w:sz="0" w:space="0" w:color="auto"/>
          </w:divBdr>
        </w:div>
        <w:div w:id="1947348137">
          <w:marLeft w:val="640"/>
          <w:marRight w:val="0"/>
          <w:marTop w:val="0"/>
          <w:marBottom w:val="0"/>
          <w:divBdr>
            <w:top w:val="none" w:sz="0" w:space="0" w:color="auto"/>
            <w:left w:val="none" w:sz="0" w:space="0" w:color="auto"/>
            <w:bottom w:val="none" w:sz="0" w:space="0" w:color="auto"/>
            <w:right w:val="none" w:sz="0" w:space="0" w:color="auto"/>
          </w:divBdr>
        </w:div>
        <w:div w:id="1585411400">
          <w:marLeft w:val="640"/>
          <w:marRight w:val="0"/>
          <w:marTop w:val="0"/>
          <w:marBottom w:val="0"/>
          <w:divBdr>
            <w:top w:val="none" w:sz="0" w:space="0" w:color="auto"/>
            <w:left w:val="none" w:sz="0" w:space="0" w:color="auto"/>
            <w:bottom w:val="none" w:sz="0" w:space="0" w:color="auto"/>
            <w:right w:val="none" w:sz="0" w:space="0" w:color="auto"/>
          </w:divBdr>
        </w:div>
        <w:div w:id="2003464027">
          <w:marLeft w:val="640"/>
          <w:marRight w:val="0"/>
          <w:marTop w:val="0"/>
          <w:marBottom w:val="0"/>
          <w:divBdr>
            <w:top w:val="none" w:sz="0" w:space="0" w:color="auto"/>
            <w:left w:val="none" w:sz="0" w:space="0" w:color="auto"/>
            <w:bottom w:val="none" w:sz="0" w:space="0" w:color="auto"/>
            <w:right w:val="none" w:sz="0" w:space="0" w:color="auto"/>
          </w:divBdr>
        </w:div>
        <w:div w:id="215243392">
          <w:marLeft w:val="640"/>
          <w:marRight w:val="0"/>
          <w:marTop w:val="0"/>
          <w:marBottom w:val="0"/>
          <w:divBdr>
            <w:top w:val="none" w:sz="0" w:space="0" w:color="auto"/>
            <w:left w:val="none" w:sz="0" w:space="0" w:color="auto"/>
            <w:bottom w:val="none" w:sz="0" w:space="0" w:color="auto"/>
            <w:right w:val="none" w:sz="0" w:space="0" w:color="auto"/>
          </w:divBdr>
        </w:div>
        <w:div w:id="366026573">
          <w:marLeft w:val="640"/>
          <w:marRight w:val="0"/>
          <w:marTop w:val="0"/>
          <w:marBottom w:val="0"/>
          <w:divBdr>
            <w:top w:val="none" w:sz="0" w:space="0" w:color="auto"/>
            <w:left w:val="none" w:sz="0" w:space="0" w:color="auto"/>
            <w:bottom w:val="none" w:sz="0" w:space="0" w:color="auto"/>
            <w:right w:val="none" w:sz="0" w:space="0" w:color="auto"/>
          </w:divBdr>
        </w:div>
        <w:div w:id="1819765393">
          <w:marLeft w:val="640"/>
          <w:marRight w:val="0"/>
          <w:marTop w:val="0"/>
          <w:marBottom w:val="0"/>
          <w:divBdr>
            <w:top w:val="none" w:sz="0" w:space="0" w:color="auto"/>
            <w:left w:val="none" w:sz="0" w:space="0" w:color="auto"/>
            <w:bottom w:val="none" w:sz="0" w:space="0" w:color="auto"/>
            <w:right w:val="none" w:sz="0" w:space="0" w:color="auto"/>
          </w:divBdr>
        </w:div>
        <w:div w:id="1458184174">
          <w:marLeft w:val="640"/>
          <w:marRight w:val="0"/>
          <w:marTop w:val="0"/>
          <w:marBottom w:val="0"/>
          <w:divBdr>
            <w:top w:val="none" w:sz="0" w:space="0" w:color="auto"/>
            <w:left w:val="none" w:sz="0" w:space="0" w:color="auto"/>
            <w:bottom w:val="none" w:sz="0" w:space="0" w:color="auto"/>
            <w:right w:val="none" w:sz="0" w:space="0" w:color="auto"/>
          </w:divBdr>
        </w:div>
        <w:div w:id="1933853288">
          <w:marLeft w:val="640"/>
          <w:marRight w:val="0"/>
          <w:marTop w:val="0"/>
          <w:marBottom w:val="0"/>
          <w:divBdr>
            <w:top w:val="none" w:sz="0" w:space="0" w:color="auto"/>
            <w:left w:val="none" w:sz="0" w:space="0" w:color="auto"/>
            <w:bottom w:val="none" w:sz="0" w:space="0" w:color="auto"/>
            <w:right w:val="none" w:sz="0" w:space="0" w:color="auto"/>
          </w:divBdr>
        </w:div>
        <w:div w:id="819923752">
          <w:marLeft w:val="640"/>
          <w:marRight w:val="0"/>
          <w:marTop w:val="0"/>
          <w:marBottom w:val="0"/>
          <w:divBdr>
            <w:top w:val="none" w:sz="0" w:space="0" w:color="auto"/>
            <w:left w:val="none" w:sz="0" w:space="0" w:color="auto"/>
            <w:bottom w:val="none" w:sz="0" w:space="0" w:color="auto"/>
            <w:right w:val="none" w:sz="0" w:space="0" w:color="auto"/>
          </w:divBdr>
        </w:div>
        <w:div w:id="267664259">
          <w:marLeft w:val="640"/>
          <w:marRight w:val="0"/>
          <w:marTop w:val="0"/>
          <w:marBottom w:val="0"/>
          <w:divBdr>
            <w:top w:val="none" w:sz="0" w:space="0" w:color="auto"/>
            <w:left w:val="none" w:sz="0" w:space="0" w:color="auto"/>
            <w:bottom w:val="none" w:sz="0" w:space="0" w:color="auto"/>
            <w:right w:val="none" w:sz="0" w:space="0" w:color="auto"/>
          </w:divBdr>
        </w:div>
        <w:div w:id="918708818">
          <w:marLeft w:val="640"/>
          <w:marRight w:val="0"/>
          <w:marTop w:val="0"/>
          <w:marBottom w:val="0"/>
          <w:divBdr>
            <w:top w:val="none" w:sz="0" w:space="0" w:color="auto"/>
            <w:left w:val="none" w:sz="0" w:space="0" w:color="auto"/>
            <w:bottom w:val="none" w:sz="0" w:space="0" w:color="auto"/>
            <w:right w:val="none" w:sz="0" w:space="0" w:color="auto"/>
          </w:divBdr>
        </w:div>
        <w:div w:id="240987782">
          <w:marLeft w:val="640"/>
          <w:marRight w:val="0"/>
          <w:marTop w:val="0"/>
          <w:marBottom w:val="0"/>
          <w:divBdr>
            <w:top w:val="none" w:sz="0" w:space="0" w:color="auto"/>
            <w:left w:val="none" w:sz="0" w:space="0" w:color="auto"/>
            <w:bottom w:val="none" w:sz="0" w:space="0" w:color="auto"/>
            <w:right w:val="none" w:sz="0" w:space="0" w:color="auto"/>
          </w:divBdr>
        </w:div>
        <w:div w:id="1476138283">
          <w:marLeft w:val="640"/>
          <w:marRight w:val="0"/>
          <w:marTop w:val="0"/>
          <w:marBottom w:val="0"/>
          <w:divBdr>
            <w:top w:val="none" w:sz="0" w:space="0" w:color="auto"/>
            <w:left w:val="none" w:sz="0" w:space="0" w:color="auto"/>
            <w:bottom w:val="none" w:sz="0" w:space="0" w:color="auto"/>
            <w:right w:val="none" w:sz="0" w:space="0" w:color="auto"/>
          </w:divBdr>
        </w:div>
        <w:div w:id="541013550">
          <w:marLeft w:val="640"/>
          <w:marRight w:val="0"/>
          <w:marTop w:val="0"/>
          <w:marBottom w:val="0"/>
          <w:divBdr>
            <w:top w:val="none" w:sz="0" w:space="0" w:color="auto"/>
            <w:left w:val="none" w:sz="0" w:space="0" w:color="auto"/>
            <w:bottom w:val="none" w:sz="0" w:space="0" w:color="auto"/>
            <w:right w:val="none" w:sz="0" w:space="0" w:color="auto"/>
          </w:divBdr>
        </w:div>
        <w:div w:id="272786323">
          <w:marLeft w:val="640"/>
          <w:marRight w:val="0"/>
          <w:marTop w:val="0"/>
          <w:marBottom w:val="0"/>
          <w:divBdr>
            <w:top w:val="none" w:sz="0" w:space="0" w:color="auto"/>
            <w:left w:val="none" w:sz="0" w:space="0" w:color="auto"/>
            <w:bottom w:val="none" w:sz="0" w:space="0" w:color="auto"/>
            <w:right w:val="none" w:sz="0" w:space="0" w:color="auto"/>
          </w:divBdr>
        </w:div>
        <w:div w:id="719325695">
          <w:marLeft w:val="640"/>
          <w:marRight w:val="0"/>
          <w:marTop w:val="0"/>
          <w:marBottom w:val="0"/>
          <w:divBdr>
            <w:top w:val="none" w:sz="0" w:space="0" w:color="auto"/>
            <w:left w:val="none" w:sz="0" w:space="0" w:color="auto"/>
            <w:bottom w:val="none" w:sz="0" w:space="0" w:color="auto"/>
            <w:right w:val="none" w:sz="0" w:space="0" w:color="auto"/>
          </w:divBdr>
        </w:div>
        <w:div w:id="2002539058">
          <w:marLeft w:val="640"/>
          <w:marRight w:val="0"/>
          <w:marTop w:val="0"/>
          <w:marBottom w:val="0"/>
          <w:divBdr>
            <w:top w:val="none" w:sz="0" w:space="0" w:color="auto"/>
            <w:left w:val="none" w:sz="0" w:space="0" w:color="auto"/>
            <w:bottom w:val="none" w:sz="0" w:space="0" w:color="auto"/>
            <w:right w:val="none" w:sz="0" w:space="0" w:color="auto"/>
          </w:divBdr>
        </w:div>
        <w:div w:id="1866091312">
          <w:marLeft w:val="640"/>
          <w:marRight w:val="0"/>
          <w:marTop w:val="0"/>
          <w:marBottom w:val="0"/>
          <w:divBdr>
            <w:top w:val="none" w:sz="0" w:space="0" w:color="auto"/>
            <w:left w:val="none" w:sz="0" w:space="0" w:color="auto"/>
            <w:bottom w:val="none" w:sz="0" w:space="0" w:color="auto"/>
            <w:right w:val="none" w:sz="0" w:space="0" w:color="auto"/>
          </w:divBdr>
        </w:div>
        <w:div w:id="318003740">
          <w:marLeft w:val="640"/>
          <w:marRight w:val="0"/>
          <w:marTop w:val="0"/>
          <w:marBottom w:val="0"/>
          <w:divBdr>
            <w:top w:val="none" w:sz="0" w:space="0" w:color="auto"/>
            <w:left w:val="none" w:sz="0" w:space="0" w:color="auto"/>
            <w:bottom w:val="none" w:sz="0" w:space="0" w:color="auto"/>
            <w:right w:val="none" w:sz="0" w:space="0" w:color="auto"/>
          </w:divBdr>
        </w:div>
        <w:div w:id="49614973">
          <w:marLeft w:val="640"/>
          <w:marRight w:val="0"/>
          <w:marTop w:val="0"/>
          <w:marBottom w:val="0"/>
          <w:divBdr>
            <w:top w:val="none" w:sz="0" w:space="0" w:color="auto"/>
            <w:left w:val="none" w:sz="0" w:space="0" w:color="auto"/>
            <w:bottom w:val="none" w:sz="0" w:space="0" w:color="auto"/>
            <w:right w:val="none" w:sz="0" w:space="0" w:color="auto"/>
          </w:divBdr>
        </w:div>
        <w:div w:id="395445075">
          <w:marLeft w:val="640"/>
          <w:marRight w:val="0"/>
          <w:marTop w:val="0"/>
          <w:marBottom w:val="0"/>
          <w:divBdr>
            <w:top w:val="none" w:sz="0" w:space="0" w:color="auto"/>
            <w:left w:val="none" w:sz="0" w:space="0" w:color="auto"/>
            <w:bottom w:val="none" w:sz="0" w:space="0" w:color="auto"/>
            <w:right w:val="none" w:sz="0" w:space="0" w:color="auto"/>
          </w:divBdr>
        </w:div>
        <w:div w:id="63375022">
          <w:marLeft w:val="640"/>
          <w:marRight w:val="0"/>
          <w:marTop w:val="0"/>
          <w:marBottom w:val="0"/>
          <w:divBdr>
            <w:top w:val="none" w:sz="0" w:space="0" w:color="auto"/>
            <w:left w:val="none" w:sz="0" w:space="0" w:color="auto"/>
            <w:bottom w:val="none" w:sz="0" w:space="0" w:color="auto"/>
            <w:right w:val="none" w:sz="0" w:space="0" w:color="auto"/>
          </w:divBdr>
        </w:div>
        <w:div w:id="1007485028">
          <w:marLeft w:val="640"/>
          <w:marRight w:val="0"/>
          <w:marTop w:val="0"/>
          <w:marBottom w:val="0"/>
          <w:divBdr>
            <w:top w:val="none" w:sz="0" w:space="0" w:color="auto"/>
            <w:left w:val="none" w:sz="0" w:space="0" w:color="auto"/>
            <w:bottom w:val="none" w:sz="0" w:space="0" w:color="auto"/>
            <w:right w:val="none" w:sz="0" w:space="0" w:color="auto"/>
          </w:divBdr>
        </w:div>
        <w:div w:id="2104295858">
          <w:marLeft w:val="640"/>
          <w:marRight w:val="0"/>
          <w:marTop w:val="0"/>
          <w:marBottom w:val="0"/>
          <w:divBdr>
            <w:top w:val="none" w:sz="0" w:space="0" w:color="auto"/>
            <w:left w:val="none" w:sz="0" w:space="0" w:color="auto"/>
            <w:bottom w:val="none" w:sz="0" w:space="0" w:color="auto"/>
            <w:right w:val="none" w:sz="0" w:space="0" w:color="auto"/>
          </w:divBdr>
        </w:div>
        <w:div w:id="261382370">
          <w:marLeft w:val="640"/>
          <w:marRight w:val="0"/>
          <w:marTop w:val="0"/>
          <w:marBottom w:val="0"/>
          <w:divBdr>
            <w:top w:val="none" w:sz="0" w:space="0" w:color="auto"/>
            <w:left w:val="none" w:sz="0" w:space="0" w:color="auto"/>
            <w:bottom w:val="none" w:sz="0" w:space="0" w:color="auto"/>
            <w:right w:val="none" w:sz="0" w:space="0" w:color="auto"/>
          </w:divBdr>
        </w:div>
        <w:div w:id="1531645469">
          <w:marLeft w:val="640"/>
          <w:marRight w:val="0"/>
          <w:marTop w:val="0"/>
          <w:marBottom w:val="0"/>
          <w:divBdr>
            <w:top w:val="none" w:sz="0" w:space="0" w:color="auto"/>
            <w:left w:val="none" w:sz="0" w:space="0" w:color="auto"/>
            <w:bottom w:val="none" w:sz="0" w:space="0" w:color="auto"/>
            <w:right w:val="none" w:sz="0" w:space="0" w:color="auto"/>
          </w:divBdr>
        </w:div>
        <w:div w:id="1758745363">
          <w:marLeft w:val="640"/>
          <w:marRight w:val="0"/>
          <w:marTop w:val="0"/>
          <w:marBottom w:val="0"/>
          <w:divBdr>
            <w:top w:val="none" w:sz="0" w:space="0" w:color="auto"/>
            <w:left w:val="none" w:sz="0" w:space="0" w:color="auto"/>
            <w:bottom w:val="none" w:sz="0" w:space="0" w:color="auto"/>
            <w:right w:val="none" w:sz="0" w:space="0" w:color="auto"/>
          </w:divBdr>
        </w:div>
        <w:div w:id="291061369">
          <w:marLeft w:val="640"/>
          <w:marRight w:val="0"/>
          <w:marTop w:val="0"/>
          <w:marBottom w:val="0"/>
          <w:divBdr>
            <w:top w:val="none" w:sz="0" w:space="0" w:color="auto"/>
            <w:left w:val="none" w:sz="0" w:space="0" w:color="auto"/>
            <w:bottom w:val="none" w:sz="0" w:space="0" w:color="auto"/>
            <w:right w:val="none" w:sz="0" w:space="0" w:color="auto"/>
          </w:divBdr>
        </w:div>
        <w:div w:id="1134835414">
          <w:marLeft w:val="640"/>
          <w:marRight w:val="0"/>
          <w:marTop w:val="0"/>
          <w:marBottom w:val="0"/>
          <w:divBdr>
            <w:top w:val="none" w:sz="0" w:space="0" w:color="auto"/>
            <w:left w:val="none" w:sz="0" w:space="0" w:color="auto"/>
            <w:bottom w:val="none" w:sz="0" w:space="0" w:color="auto"/>
            <w:right w:val="none" w:sz="0" w:space="0" w:color="auto"/>
          </w:divBdr>
        </w:div>
        <w:div w:id="1359508303">
          <w:marLeft w:val="640"/>
          <w:marRight w:val="0"/>
          <w:marTop w:val="0"/>
          <w:marBottom w:val="0"/>
          <w:divBdr>
            <w:top w:val="none" w:sz="0" w:space="0" w:color="auto"/>
            <w:left w:val="none" w:sz="0" w:space="0" w:color="auto"/>
            <w:bottom w:val="none" w:sz="0" w:space="0" w:color="auto"/>
            <w:right w:val="none" w:sz="0" w:space="0" w:color="auto"/>
          </w:divBdr>
        </w:div>
        <w:div w:id="1459182379">
          <w:marLeft w:val="640"/>
          <w:marRight w:val="0"/>
          <w:marTop w:val="0"/>
          <w:marBottom w:val="0"/>
          <w:divBdr>
            <w:top w:val="none" w:sz="0" w:space="0" w:color="auto"/>
            <w:left w:val="none" w:sz="0" w:space="0" w:color="auto"/>
            <w:bottom w:val="none" w:sz="0" w:space="0" w:color="auto"/>
            <w:right w:val="none" w:sz="0" w:space="0" w:color="auto"/>
          </w:divBdr>
        </w:div>
        <w:div w:id="610862028">
          <w:marLeft w:val="640"/>
          <w:marRight w:val="0"/>
          <w:marTop w:val="0"/>
          <w:marBottom w:val="0"/>
          <w:divBdr>
            <w:top w:val="none" w:sz="0" w:space="0" w:color="auto"/>
            <w:left w:val="none" w:sz="0" w:space="0" w:color="auto"/>
            <w:bottom w:val="none" w:sz="0" w:space="0" w:color="auto"/>
            <w:right w:val="none" w:sz="0" w:space="0" w:color="auto"/>
          </w:divBdr>
        </w:div>
        <w:div w:id="551190150">
          <w:marLeft w:val="640"/>
          <w:marRight w:val="0"/>
          <w:marTop w:val="0"/>
          <w:marBottom w:val="0"/>
          <w:divBdr>
            <w:top w:val="none" w:sz="0" w:space="0" w:color="auto"/>
            <w:left w:val="none" w:sz="0" w:space="0" w:color="auto"/>
            <w:bottom w:val="none" w:sz="0" w:space="0" w:color="auto"/>
            <w:right w:val="none" w:sz="0" w:space="0" w:color="auto"/>
          </w:divBdr>
        </w:div>
        <w:div w:id="2082754502">
          <w:marLeft w:val="640"/>
          <w:marRight w:val="0"/>
          <w:marTop w:val="0"/>
          <w:marBottom w:val="0"/>
          <w:divBdr>
            <w:top w:val="none" w:sz="0" w:space="0" w:color="auto"/>
            <w:left w:val="none" w:sz="0" w:space="0" w:color="auto"/>
            <w:bottom w:val="none" w:sz="0" w:space="0" w:color="auto"/>
            <w:right w:val="none" w:sz="0" w:space="0" w:color="auto"/>
          </w:divBdr>
        </w:div>
        <w:div w:id="115687295">
          <w:marLeft w:val="640"/>
          <w:marRight w:val="0"/>
          <w:marTop w:val="0"/>
          <w:marBottom w:val="0"/>
          <w:divBdr>
            <w:top w:val="none" w:sz="0" w:space="0" w:color="auto"/>
            <w:left w:val="none" w:sz="0" w:space="0" w:color="auto"/>
            <w:bottom w:val="none" w:sz="0" w:space="0" w:color="auto"/>
            <w:right w:val="none" w:sz="0" w:space="0" w:color="auto"/>
          </w:divBdr>
        </w:div>
        <w:div w:id="294484217">
          <w:marLeft w:val="640"/>
          <w:marRight w:val="0"/>
          <w:marTop w:val="0"/>
          <w:marBottom w:val="0"/>
          <w:divBdr>
            <w:top w:val="none" w:sz="0" w:space="0" w:color="auto"/>
            <w:left w:val="none" w:sz="0" w:space="0" w:color="auto"/>
            <w:bottom w:val="none" w:sz="0" w:space="0" w:color="auto"/>
            <w:right w:val="none" w:sz="0" w:space="0" w:color="auto"/>
          </w:divBdr>
        </w:div>
        <w:div w:id="210845039">
          <w:marLeft w:val="640"/>
          <w:marRight w:val="0"/>
          <w:marTop w:val="0"/>
          <w:marBottom w:val="0"/>
          <w:divBdr>
            <w:top w:val="none" w:sz="0" w:space="0" w:color="auto"/>
            <w:left w:val="none" w:sz="0" w:space="0" w:color="auto"/>
            <w:bottom w:val="none" w:sz="0" w:space="0" w:color="auto"/>
            <w:right w:val="none" w:sz="0" w:space="0" w:color="auto"/>
          </w:divBdr>
        </w:div>
        <w:div w:id="1397897323">
          <w:marLeft w:val="640"/>
          <w:marRight w:val="0"/>
          <w:marTop w:val="0"/>
          <w:marBottom w:val="0"/>
          <w:divBdr>
            <w:top w:val="none" w:sz="0" w:space="0" w:color="auto"/>
            <w:left w:val="none" w:sz="0" w:space="0" w:color="auto"/>
            <w:bottom w:val="none" w:sz="0" w:space="0" w:color="auto"/>
            <w:right w:val="none" w:sz="0" w:space="0" w:color="auto"/>
          </w:divBdr>
        </w:div>
        <w:div w:id="20014492">
          <w:marLeft w:val="640"/>
          <w:marRight w:val="0"/>
          <w:marTop w:val="0"/>
          <w:marBottom w:val="0"/>
          <w:divBdr>
            <w:top w:val="none" w:sz="0" w:space="0" w:color="auto"/>
            <w:left w:val="none" w:sz="0" w:space="0" w:color="auto"/>
            <w:bottom w:val="none" w:sz="0" w:space="0" w:color="auto"/>
            <w:right w:val="none" w:sz="0" w:space="0" w:color="auto"/>
          </w:divBdr>
        </w:div>
        <w:div w:id="841236529">
          <w:marLeft w:val="640"/>
          <w:marRight w:val="0"/>
          <w:marTop w:val="0"/>
          <w:marBottom w:val="0"/>
          <w:divBdr>
            <w:top w:val="none" w:sz="0" w:space="0" w:color="auto"/>
            <w:left w:val="none" w:sz="0" w:space="0" w:color="auto"/>
            <w:bottom w:val="none" w:sz="0" w:space="0" w:color="auto"/>
            <w:right w:val="none" w:sz="0" w:space="0" w:color="auto"/>
          </w:divBdr>
        </w:div>
        <w:div w:id="1068384459">
          <w:marLeft w:val="640"/>
          <w:marRight w:val="0"/>
          <w:marTop w:val="0"/>
          <w:marBottom w:val="0"/>
          <w:divBdr>
            <w:top w:val="none" w:sz="0" w:space="0" w:color="auto"/>
            <w:left w:val="none" w:sz="0" w:space="0" w:color="auto"/>
            <w:bottom w:val="none" w:sz="0" w:space="0" w:color="auto"/>
            <w:right w:val="none" w:sz="0" w:space="0" w:color="auto"/>
          </w:divBdr>
        </w:div>
        <w:div w:id="1223637374">
          <w:marLeft w:val="640"/>
          <w:marRight w:val="0"/>
          <w:marTop w:val="0"/>
          <w:marBottom w:val="0"/>
          <w:divBdr>
            <w:top w:val="none" w:sz="0" w:space="0" w:color="auto"/>
            <w:left w:val="none" w:sz="0" w:space="0" w:color="auto"/>
            <w:bottom w:val="none" w:sz="0" w:space="0" w:color="auto"/>
            <w:right w:val="none" w:sz="0" w:space="0" w:color="auto"/>
          </w:divBdr>
        </w:div>
        <w:div w:id="1029602328">
          <w:marLeft w:val="640"/>
          <w:marRight w:val="0"/>
          <w:marTop w:val="0"/>
          <w:marBottom w:val="0"/>
          <w:divBdr>
            <w:top w:val="none" w:sz="0" w:space="0" w:color="auto"/>
            <w:left w:val="none" w:sz="0" w:space="0" w:color="auto"/>
            <w:bottom w:val="none" w:sz="0" w:space="0" w:color="auto"/>
            <w:right w:val="none" w:sz="0" w:space="0" w:color="auto"/>
          </w:divBdr>
        </w:div>
        <w:div w:id="1083839728">
          <w:marLeft w:val="640"/>
          <w:marRight w:val="0"/>
          <w:marTop w:val="0"/>
          <w:marBottom w:val="0"/>
          <w:divBdr>
            <w:top w:val="none" w:sz="0" w:space="0" w:color="auto"/>
            <w:left w:val="none" w:sz="0" w:space="0" w:color="auto"/>
            <w:bottom w:val="none" w:sz="0" w:space="0" w:color="auto"/>
            <w:right w:val="none" w:sz="0" w:space="0" w:color="auto"/>
          </w:divBdr>
        </w:div>
        <w:div w:id="976492013">
          <w:marLeft w:val="640"/>
          <w:marRight w:val="0"/>
          <w:marTop w:val="0"/>
          <w:marBottom w:val="0"/>
          <w:divBdr>
            <w:top w:val="none" w:sz="0" w:space="0" w:color="auto"/>
            <w:left w:val="none" w:sz="0" w:space="0" w:color="auto"/>
            <w:bottom w:val="none" w:sz="0" w:space="0" w:color="auto"/>
            <w:right w:val="none" w:sz="0" w:space="0" w:color="auto"/>
          </w:divBdr>
        </w:div>
        <w:div w:id="984285619">
          <w:marLeft w:val="640"/>
          <w:marRight w:val="0"/>
          <w:marTop w:val="0"/>
          <w:marBottom w:val="0"/>
          <w:divBdr>
            <w:top w:val="none" w:sz="0" w:space="0" w:color="auto"/>
            <w:left w:val="none" w:sz="0" w:space="0" w:color="auto"/>
            <w:bottom w:val="none" w:sz="0" w:space="0" w:color="auto"/>
            <w:right w:val="none" w:sz="0" w:space="0" w:color="auto"/>
          </w:divBdr>
        </w:div>
        <w:div w:id="1063985394">
          <w:marLeft w:val="640"/>
          <w:marRight w:val="0"/>
          <w:marTop w:val="0"/>
          <w:marBottom w:val="0"/>
          <w:divBdr>
            <w:top w:val="none" w:sz="0" w:space="0" w:color="auto"/>
            <w:left w:val="none" w:sz="0" w:space="0" w:color="auto"/>
            <w:bottom w:val="none" w:sz="0" w:space="0" w:color="auto"/>
            <w:right w:val="none" w:sz="0" w:space="0" w:color="auto"/>
          </w:divBdr>
        </w:div>
        <w:div w:id="87582476">
          <w:marLeft w:val="640"/>
          <w:marRight w:val="0"/>
          <w:marTop w:val="0"/>
          <w:marBottom w:val="0"/>
          <w:divBdr>
            <w:top w:val="none" w:sz="0" w:space="0" w:color="auto"/>
            <w:left w:val="none" w:sz="0" w:space="0" w:color="auto"/>
            <w:bottom w:val="none" w:sz="0" w:space="0" w:color="auto"/>
            <w:right w:val="none" w:sz="0" w:space="0" w:color="auto"/>
          </w:divBdr>
        </w:div>
        <w:div w:id="1559635521">
          <w:marLeft w:val="640"/>
          <w:marRight w:val="0"/>
          <w:marTop w:val="0"/>
          <w:marBottom w:val="0"/>
          <w:divBdr>
            <w:top w:val="none" w:sz="0" w:space="0" w:color="auto"/>
            <w:left w:val="none" w:sz="0" w:space="0" w:color="auto"/>
            <w:bottom w:val="none" w:sz="0" w:space="0" w:color="auto"/>
            <w:right w:val="none" w:sz="0" w:space="0" w:color="auto"/>
          </w:divBdr>
        </w:div>
        <w:div w:id="318852288">
          <w:marLeft w:val="640"/>
          <w:marRight w:val="0"/>
          <w:marTop w:val="0"/>
          <w:marBottom w:val="0"/>
          <w:divBdr>
            <w:top w:val="none" w:sz="0" w:space="0" w:color="auto"/>
            <w:left w:val="none" w:sz="0" w:space="0" w:color="auto"/>
            <w:bottom w:val="none" w:sz="0" w:space="0" w:color="auto"/>
            <w:right w:val="none" w:sz="0" w:space="0" w:color="auto"/>
          </w:divBdr>
        </w:div>
        <w:div w:id="211773997">
          <w:marLeft w:val="640"/>
          <w:marRight w:val="0"/>
          <w:marTop w:val="0"/>
          <w:marBottom w:val="0"/>
          <w:divBdr>
            <w:top w:val="none" w:sz="0" w:space="0" w:color="auto"/>
            <w:left w:val="none" w:sz="0" w:space="0" w:color="auto"/>
            <w:bottom w:val="none" w:sz="0" w:space="0" w:color="auto"/>
            <w:right w:val="none" w:sz="0" w:space="0" w:color="auto"/>
          </w:divBdr>
        </w:div>
        <w:div w:id="1643268380">
          <w:marLeft w:val="640"/>
          <w:marRight w:val="0"/>
          <w:marTop w:val="0"/>
          <w:marBottom w:val="0"/>
          <w:divBdr>
            <w:top w:val="none" w:sz="0" w:space="0" w:color="auto"/>
            <w:left w:val="none" w:sz="0" w:space="0" w:color="auto"/>
            <w:bottom w:val="none" w:sz="0" w:space="0" w:color="auto"/>
            <w:right w:val="none" w:sz="0" w:space="0" w:color="auto"/>
          </w:divBdr>
        </w:div>
        <w:div w:id="1259486167">
          <w:marLeft w:val="640"/>
          <w:marRight w:val="0"/>
          <w:marTop w:val="0"/>
          <w:marBottom w:val="0"/>
          <w:divBdr>
            <w:top w:val="none" w:sz="0" w:space="0" w:color="auto"/>
            <w:left w:val="none" w:sz="0" w:space="0" w:color="auto"/>
            <w:bottom w:val="none" w:sz="0" w:space="0" w:color="auto"/>
            <w:right w:val="none" w:sz="0" w:space="0" w:color="auto"/>
          </w:divBdr>
        </w:div>
        <w:div w:id="810293978">
          <w:marLeft w:val="640"/>
          <w:marRight w:val="0"/>
          <w:marTop w:val="0"/>
          <w:marBottom w:val="0"/>
          <w:divBdr>
            <w:top w:val="none" w:sz="0" w:space="0" w:color="auto"/>
            <w:left w:val="none" w:sz="0" w:space="0" w:color="auto"/>
            <w:bottom w:val="none" w:sz="0" w:space="0" w:color="auto"/>
            <w:right w:val="none" w:sz="0" w:space="0" w:color="auto"/>
          </w:divBdr>
        </w:div>
        <w:div w:id="541597034">
          <w:marLeft w:val="640"/>
          <w:marRight w:val="0"/>
          <w:marTop w:val="0"/>
          <w:marBottom w:val="0"/>
          <w:divBdr>
            <w:top w:val="none" w:sz="0" w:space="0" w:color="auto"/>
            <w:left w:val="none" w:sz="0" w:space="0" w:color="auto"/>
            <w:bottom w:val="none" w:sz="0" w:space="0" w:color="auto"/>
            <w:right w:val="none" w:sz="0" w:space="0" w:color="auto"/>
          </w:divBdr>
        </w:div>
        <w:div w:id="2099792934">
          <w:marLeft w:val="640"/>
          <w:marRight w:val="0"/>
          <w:marTop w:val="0"/>
          <w:marBottom w:val="0"/>
          <w:divBdr>
            <w:top w:val="none" w:sz="0" w:space="0" w:color="auto"/>
            <w:left w:val="none" w:sz="0" w:space="0" w:color="auto"/>
            <w:bottom w:val="none" w:sz="0" w:space="0" w:color="auto"/>
            <w:right w:val="none" w:sz="0" w:space="0" w:color="auto"/>
          </w:divBdr>
        </w:div>
        <w:div w:id="1613585968">
          <w:marLeft w:val="640"/>
          <w:marRight w:val="0"/>
          <w:marTop w:val="0"/>
          <w:marBottom w:val="0"/>
          <w:divBdr>
            <w:top w:val="none" w:sz="0" w:space="0" w:color="auto"/>
            <w:left w:val="none" w:sz="0" w:space="0" w:color="auto"/>
            <w:bottom w:val="none" w:sz="0" w:space="0" w:color="auto"/>
            <w:right w:val="none" w:sz="0" w:space="0" w:color="auto"/>
          </w:divBdr>
        </w:div>
        <w:div w:id="171839740">
          <w:marLeft w:val="640"/>
          <w:marRight w:val="0"/>
          <w:marTop w:val="0"/>
          <w:marBottom w:val="0"/>
          <w:divBdr>
            <w:top w:val="none" w:sz="0" w:space="0" w:color="auto"/>
            <w:left w:val="none" w:sz="0" w:space="0" w:color="auto"/>
            <w:bottom w:val="none" w:sz="0" w:space="0" w:color="auto"/>
            <w:right w:val="none" w:sz="0" w:space="0" w:color="auto"/>
          </w:divBdr>
        </w:div>
        <w:div w:id="564225177">
          <w:marLeft w:val="640"/>
          <w:marRight w:val="0"/>
          <w:marTop w:val="0"/>
          <w:marBottom w:val="0"/>
          <w:divBdr>
            <w:top w:val="none" w:sz="0" w:space="0" w:color="auto"/>
            <w:left w:val="none" w:sz="0" w:space="0" w:color="auto"/>
            <w:bottom w:val="none" w:sz="0" w:space="0" w:color="auto"/>
            <w:right w:val="none" w:sz="0" w:space="0" w:color="auto"/>
          </w:divBdr>
        </w:div>
        <w:div w:id="1512329904">
          <w:marLeft w:val="640"/>
          <w:marRight w:val="0"/>
          <w:marTop w:val="0"/>
          <w:marBottom w:val="0"/>
          <w:divBdr>
            <w:top w:val="none" w:sz="0" w:space="0" w:color="auto"/>
            <w:left w:val="none" w:sz="0" w:space="0" w:color="auto"/>
            <w:bottom w:val="none" w:sz="0" w:space="0" w:color="auto"/>
            <w:right w:val="none" w:sz="0" w:space="0" w:color="auto"/>
          </w:divBdr>
        </w:div>
        <w:div w:id="1210873056">
          <w:marLeft w:val="640"/>
          <w:marRight w:val="0"/>
          <w:marTop w:val="0"/>
          <w:marBottom w:val="0"/>
          <w:divBdr>
            <w:top w:val="none" w:sz="0" w:space="0" w:color="auto"/>
            <w:left w:val="none" w:sz="0" w:space="0" w:color="auto"/>
            <w:bottom w:val="none" w:sz="0" w:space="0" w:color="auto"/>
            <w:right w:val="none" w:sz="0" w:space="0" w:color="auto"/>
          </w:divBdr>
        </w:div>
        <w:div w:id="1519268918">
          <w:marLeft w:val="640"/>
          <w:marRight w:val="0"/>
          <w:marTop w:val="0"/>
          <w:marBottom w:val="0"/>
          <w:divBdr>
            <w:top w:val="none" w:sz="0" w:space="0" w:color="auto"/>
            <w:left w:val="none" w:sz="0" w:space="0" w:color="auto"/>
            <w:bottom w:val="none" w:sz="0" w:space="0" w:color="auto"/>
            <w:right w:val="none" w:sz="0" w:space="0" w:color="auto"/>
          </w:divBdr>
        </w:div>
        <w:div w:id="339620668">
          <w:marLeft w:val="640"/>
          <w:marRight w:val="0"/>
          <w:marTop w:val="0"/>
          <w:marBottom w:val="0"/>
          <w:divBdr>
            <w:top w:val="none" w:sz="0" w:space="0" w:color="auto"/>
            <w:left w:val="none" w:sz="0" w:space="0" w:color="auto"/>
            <w:bottom w:val="none" w:sz="0" w:space="0" w:color="auto"/>
            <w:right w:val="none" w:sz="0" w:space="0" w:color="auto"/>
          </w:divBdr>
        </w:div>
        <w:div w:id="789324391">
          <w:marLeft w:val="640"/>
          <w:marRight w:val="0"/>
          <w:marTop w:val="0"/>
          <w:marBottom w:val="0"/>
          <w:divBdr>
            <w:top w:val="none" w:sz="0" w:space="0" w:color="auto"/>
            <w:left w:val="none" w:sz="0" w:space="0" w:color="auto"/>
            <w:bottom w:val="none" w:sz="0" w:space="0" w:color="auto"/>
            <w:right w:val="none" w:sz="0" w:space="0" w:color="auto"/>
          </w:divBdr>
        </w:div>
        <w:div w:id="1743983972">
          <w:marLeft w:val="640"/>
          <w:marRight w:val="0"/>
          <w:marTop w:val="0"/>
          <w:marBottom w:val="0"/>
          <w:divBdr>
            <w:top w:val="none" w:sz="0" w:space="0" w:color="auto"/>
            <w:left w:val="none" w:sz="0" w:space="0" w:color="auto"/>
            <w:bottom w:val="none" w:sz="0" w:space="0" w:color="auto"/>
            <w:right w:val="none" w:sz="0" w:space="0" w:color="auto"/>
          </w:divBdr>
        </w:div>
        <w:div w:id="919211864">
          <w:marLeft w:val="640"/>
          <w:marRight w:val="0"/>
          <w:marTop w:val="0"/>
          <w:marBottom w:val="0"/>
          <w:divBdr>
            <w:top w:val="none" w:sz="0" w:space="0" w:color="auto"/>
            <w:left w:val="none" w:sz="0" w:space="0" w:color="auto"/>
            <w:bottom w:val="none" w:sz="0" w:space="0" w:color="auto"/>
            <w:right w:val="none" w:sz="0" w:space="0" w:color="auto"/>
          </w:divBdr>
        </w:div>
        <w:div w:id="1012949263">
          <w:marLeft w:val="640"/>
          <w:marRight w:val="0"/>
          <w:marTop w:val="0"/>
          <w:marBottom w:val="0"/>
          <w:divBdr>
            <w:top w:val="none" w:sz="0" w:space="0" w:color="auto"/>
            <w:left w:val="none" w:sz="0" w:space="0" w:color="auto"/>
            <w:bottom w:val="none" w:sz="0" w:space="0" w:color="auto"/>
            <w:right w:val="none" w:sz="0" w:space="0" w:color="auto"/>
          </w:divBdr>
        </w:div>
        <w:div w:id="774636992">
          <w:marLeft w:val="640"/>
          <w:marRight w:val="0"/>
          <w:marTop w:val="0"/>
          <w:marBottom w:val="0"/>
          <w:divBdr>
            <w:top w:val="none" w:sz="0" w:space="0" w:color="auto"/>
            <w:left w:val="none" w:sz="0" w:space="0" w:color="auto"/>
            <w:bottom w:val="none" w:sz="0" w:space="0" w:color="auto"/>
            <w:right w:val="none" w:sz="0" w:space="0" w:color="auto"/>
          </w:divBdr>
        </w:div>
        <w:div w:id="686979323">
          <w:marLeft w:val="640"/>
          <w:marRight w:val="0"/>
          <w:marTop w:val="0"/>
          <w:marBottom w:val="0"/>
          <w:divBdr>
            <w:top w:val="none" w:sz="0" w:space="0" w:color="auto"/>
            <w:left w:val="none" w:sz="0" w:space="0" w:color="auto"/>
            <w:bottom w:val="none" w:sz="0" w:space="0" w:color="auto"/>
            <w:right w:val="none" w:sz="0" w:space="0" w:color="auto"/>
          </w:divBdr>
        </w:div>
        <w:div w:id="1673413246">
          <w:marLeft w:val="640"/>
          <w:marRight w:val="0"/>
          <w:marTop w:val="0"/>
          <w:marBottom w:val="0"/>
          <w:divBdr>
            <w:top w:val="none" w:sz="0" w:space="0" w:color="auto"/>
            <w:left w:val="none" w:sz="0" w:space="0" w:color="auto"/>
            <w:bottom w:val="none" w:sz="0" w:space="0" w:color="auto"/>
            <w:right w:val="none" w:sz="0" w:space="0" w:color="auto"/>
          </w:divBdr>
        </w:div>
        <w:div w:id="2073650626">
          <w:marLeft w:val="640"/>
          <w:marRight w:val="0"/>
          <w:marTop w:val="0"/>
          <w:marBottom w:val="0"/>
          <w:divBdr>
            <w:top w:val="none" w:sz="0" w:space="0" w:color="auto"/>
            <w:left w:val="none" w:sz="0" w:space="0" w:color="auto"/>
            <w:bottom w:val="none" w:sz="0" w:space="0" w:color="auto"/>
            <w:right w:val="none" w:sz="0" w:space="0" w:color="auto"/>
          </w:divBdr>
        </w:div>
        <w:div w:id="1905292323">
          <w:marLeft w:val="640"/>
          <w:marRight w:val="0"/>
          <w:marTop w:val="0"/>
          <w:marBottom w:val="0"/>
          <w:divBdr>
            <w:top w:val="none" w:sz="0" w:space="0" w:color="auto"/>
            <w:left w:val="none" w:sz="0" w:space="0" w:color="auto"/>
            <w:bottom w:val="none" w:sz="0" w:space="0" w:color="auto"/>
            <w:right w:val="none" w:sz="0" w:space="0" w:color="auto"/>
          </w:divBdr>
        </w:div>
        <w:div w:id="12995197">
          <w:marLeft w:val="640"/>
          <w:marRight w:val="0"/>
          <w:marTop w:val="0"/>
          <w:marBottom w:val="0"/>
          <w:divBdr>
            <w:top w:val="none" w:sz="0" w:space="0" w:color="auto"/>
            <w:left w:val="none" w:sz="0" w:space="0" w:color="auto"/>
            <w:bottom w:val="none" w:sz="0" w:space="0" w:color="auto"/>
            <w:right w:val="none" w:sz="0" w:space="0" w:color="auto"/>
          </w:divBdr>
        </w:div>
        <w:div w:id="907957672">
          <w:marLeft w:val="640"/>
          <w:marRight w:val="0"/>
          <w:marTop w:val="0"/>
          <w:marBottom w:val="0"/>
          <w:divBdr>
            <w:top w:val="none" w:sz="0" w:space="0" w:color="auto"/>
            <w:left w:val="none" w:sz="0" w:space="0" w:color="auto"/>
            <w:bottom w:val="none" w:sz="0" w:space="0" w:color="auto"/>
            <w:right w:val="none" w:sz="0" w:space="0" w:color="auto"/>
          </w:divBdr>
        </w:div>
        <w:div w:id="1038820825">
          <w:marLeft w:val="640"/>
          <w:marRight w:val="0"/>
          <w:marTop w:val="0"/>
          <w:marBottom w:val="0"/>
          <w:divBdr>
            <w:top w:val="none" w:sz="0" w:space="0" w:color="auto"/>
            <w:left w:val="none" w:sz="0" w:space="0" w:color="auto"/>
            <w:bottom w:val="none" w:sz="0" w:space="0" w:color="auto"/>
            <w:right w:val="none" w:sz="0" w:space="0" w:color="auto"/>
          </w:divBdr>
        </w:div>
        <w:div w:id="280041018">
          <w:marLeft w:val="640"/>
          <w:marRight w:val="0"/>
          <w:marTop w:val="0"/>
          <w:marBottom w:val="0"/>
          <w:divBdr>
            <w:top w:val="none" w:sz="0" w:space="0" w:color="auto"/>
            <w:left w:val="none" w:sz="0" w:space="0" w:color="auto"/>
            <w:bottom w:val="none" w:sz="0" w:space="0" w:color="auto"/>
            <w:right w:val="none" w:sz="0" w:space="0" w:color="auto"/>
          </w:divBdr>
        </w:div>
        <w:div w:id="1261259279">
          <w:marLeft w:val="640"/>
          <w:marRight w:val="0"/>
          <w:marTop w:val="0"/>
          <w:marBottom w:val="0"/>
          <w:divBdr>
            <w:top w:val="none" w:sz="0" w:space="0" w:color="auto"/>
            <w:left w:val="none" w:sz="0" w:space="0" w:color="auto"/>
            <w:bottom w:val="none" w:sz="0" w:space="0" w:color="auto"/>
            <w:right w:val="none" w:sz="0" w:space="0" w:color="auto"/>
          </w:divBdr>
        </w:div>
        <w:div w:id="763957804">
          <w:marLeft w:val="640"/>
          <w:marRight w:val="0"/>
          <w:marTop w:val="0"/>
          <w:marBottom w:val="0"/>
          <w:divBdr>
            <w:top w:val="none" w:sz="0" w:space="0" w:color="auto"/>
            <w:left w:val="none" w:sz="0" w:space="0" w:color="auto"/>
            <w:bottom w:val="none" w:sz="0" w:space="0" w:color="auto"/>
            <w:right w:val="none" w:sz="0" w:space="0" w:color="auto"/>
          </w:divBdr>
        </w:div>
        <w:div w:id="956570203">
          <w:marLeft w:val="640"/>
          <w:marRight w:val="0"/>
          <w:marTop w:val="0"/>
          <w:marBottom w:val="0"/>
          <w:divBdr>
            <w:top w:val="none" w:sz="0" w:space="0" w:color="auto"/>
            <w:left w:val="none" w:sz="0" w:space="0" w:color="auto"/>
            <w:bottom w:val="none" w:sz="0" w:space="0" w:color="auto"/>
            <w:right w:val="none" w:sz="0" w:space="0" w:color="auto"/>
          </w:divBdr>
        </w:div>
        <w:div w:id="301429741">
          <w:marLeft w:val="640"/>
          <w:marRight w:val="0"/>
          <w:marTop w:val="0"/>
          <w:marBottom w:val="0"/>
          <w:divBdr>
            <w:top w:val="none" w:sz="0" w:space="0" w:color="auto"/>
            <w:left w:val="none" w:sz="0" w:space="0" w:color="auto"/>
            <w:bottom w:val="none" w:sz="0" w:space="0" w:color="auto"/>
            <w:right w:val="none" w:sz="0" w:space="0" w:color="auto"/>
          </w:divBdr>
        </w:div>
        <w:div w:id="89201225">
          <w:marLeft w:val="640"/>
          <w:marRight w:val="0"/>
          <w:marTop w:val="0"/>
          <w:marBottom w:val="0"/>
          <w:divBdr>
            <w:top w:val="none" w:sz="0" w:space="0" w:color="auto"/>
            <w:left w:val="none" w:sz="0" w:space="0" w:color="auto"/>
            <w:bottom w:val="none" w:sz="0" w:space="0" w:color="auto"/>
            <w:right w:val="none" w:sz="0" w:space="0" w:color="auto"/>
          </w:divBdr>
        </w:div>
        <w:div w:id="1888058826">
          <w:marLeft w:val="640"/>
          <w:marRight w:val="0"/>
          <w:marTop w:val="0"/>
          <w:marBottom w:val="0"/>
          <w:divBdr>
            <w:top w:val="none" w:sz="0" w:space="0" w:color="auto"/>
            <w:left w:val="none" w:sz="0" w:space="0" w:color="auto"/>
            <w:bottom w:val="none" w:sz="0" w:space="0" w:color="auto"/>
            <w:right w:val="none" w:sz="0" w:space="0" w:color="auto"/>
          </w:divBdr>
        </w:div>
        <w:div w:id="1683119481">
          <w:marLeft w:val="640"/>
          <w:marRight w:val="0"/>
          <w:marTop w:val="0"/>
          <w:marBottom w:val="0"/>
          <w:divBdr>
            <w:top w:val="none" w:sz="0" w:space="0" w:color="auto"/>
            <w:left w:val="none" w:sz="0" w:space="0" w:color="auto"/>
            <w:bottom w:val="none" w:sz="0" w:space="0" w:color="auto"/>
            <w:right w:val="none" w:sz="0" w:space="0" w:color="auto"/>
          </w:divBdr>
        </w:div>
        <w:div w:id="61685473">
          <w:marLeft w:val="640"/>
          <w:marRight w:val="0"/>
          <w:marTop w:val="0"/>
          <w:marBottom w:val="0"/>
          <w:divBdr>
            <w:top w:val="none" w:sz="0" w:space="0" w:color="auto"/>
            <w:left w:val="none" w:sz="0" w:space="0" w:color="auto"/>
            <w:bottom w:val="none" w:sz="0" w:space="0" w:color="auto"/>
            <w:right w:val="none" w:sz="0" w:space="0" w:color="auto"/>
          </w:divBdr>
        </w:div>
        <w:div w:id="1308313914">
          <w:marLeft w:val="640"/>
          <w:marRight w:val="0"/>
          <w:marTop w:val="0"/>
          <w:marBottom w:val="0"/>
          <w:divBdr>
            <w:top w:val="none" w:sz="0" w:space="0" w:color="auto"/>
            <w:left w:val="none" w:sz="0" w:space="0" w:color="auto"/>
            <w:bottom w:val="none" w:sz="0" w:space="0" w:color="auto"/>
            <w:right w:val="none" w:sz="0" w:space="0" w:color="auto"/>
          </w:divBdr>
        </w:div>
        <w:div w:id="1513761241">
          <w:marLeft w:val="640"/>
          <w:marRight w:val="0"/>
          <w:marTop w:val="0"/>
          <w:marBottom w:val="0"/>
          <w:divBdr>
            <w:top w:val="none" w:sz="0" w:space="0" w:color="auto"/>
            <w:left w:val="none" w:sz="0" w:space="0" w:color="auto"/>
            <w:bottom w:val="none" w:sz="0" w:space="0" w:color="auto"/>
            <w:right w:val="none" w:sz="0" w:space="0" w:color="auto"/>
          </w:divBdr>
        </w:div>
        <w:div w:id="66152228">
          <w:marLeft w:val="640"/>
          <w:marRight w:val="0"/>
          <w:marTop w:val="0"/>
          <w:marBottom w:val="0"/>
          <w:divBdr>
            <w:top w:val="none" w:sz="0" w:space="0" w:color="auto"/>
            <w:left w:val="none" w:sz="0" w:space="0" w:color="auto"/>
            <w:bottom w:val="none" w:sz="0" w:space="0" w:color="auto"/>
            <w:right w:val="none" w:sz="0" w:space="0" w:color="auto"/>
          </w:divBdr>
        </w:div>
        <w:div w:id="1728842235">
          <w:marLeft w:val="640"/>
          <w:marRight w:val="0"/>
          <w:marTop w:val="0"/>
          <w:marBottom w:val="0"/>
          <w:divBdr>
            <w:top w:val="none" w:sz="0" w:space="0" w:color="auto"/>
            <w:left w:val="none" w:sz="0" w:space="0" w:color="auto"/>
            <w:bottom w:val="none" w:sz="0" w:space="0" w:color="auto"/>
            <w:right w:val="none" w:sz="0" w:space="0" w:color="auto"/>
          </w:divBdr>
        </w:div>
        <w:div w:id="2038500375">
          <w:marLeft w:val="640"/>
          <w:marRight w:val="0"/>
          <w:marTop w:val="0"/>
          <w:marBottom w:val="0"/>
          <w:divBdr>
            <w:top w:val="none" w:sz="0" w:space="0" w:color="auto"/>
            <w:left w:val="none" w:sz="0" w:space="0" w:color="auto"/>
            <w:bottom w:val="none" w:sz="0" w:space="0" w:color="auto"/>
            <w:right w:val="none" w:sz="0" w:space="0" w:color="auto"/>
          </w:divBdr>
        </w:div>
        <w:div w:id="1801072895">
          <w:marLeft w:val="640"/>
          <w:marRight w:val="0"/>
          <w:marTop w:val="0"/>
          <w:marBottom w:val="0"/>
          <w:divBdr>
            <w:top w:val="none" w:sz="0" w:space="0" w:color="auto"/>
            <w:left w:val="none" w:sz="0" w:space="0" w:color="auto"/>
            <w:bottom w:val="none" w:sz="0" w:space="0" w:color="auto"/>
            <w:right w:val="none" w:sz="0" w:space="0" w:color="auto"/>
          </w:divBdr>
        </w:div>
        <w:div w:id="1067606824">
          <w:marLeft w:val="640"/>
          <w:marRight w:val="0"/>
          <w:marTop w:val="0"/>
          <w:marBottom w:val="0"/>
          <w:divBdr>
            <w:top w:val="none" w:sz="0" w:space="0" w:color="auto"/>
            <w:left w:val="none" w:sz="0" w:space="0" w:color="auto"/>
            <w:bottom w:val="none" w:sz="0" w:space="0" w:color="auto"/>
            <w:right w:val="none" w:sz="0" w:space="0" w:color="auto"/>
          </w:divBdr>
        </w:div>
        <w:div w:id="358816058">
          <w:marLeft w:val="640"/>
          <w:marRight w:val="0"/>
          <w:marTop w:val="0"/>
          <w:marBottom w:val="0"/>
          <w:divBdr>
            <w:top w:val="none" w:sz="0" w:space="0" w:color="auto"/>
            <w:left w:val="none" w:sz="0" w:space="0" w:color="auto"/>
            <w:bottom w:val="none" w:sz="0" w:space="0" w:color="auto"/>
            <w:right w:val="none" w:sz="0" w:space="0" w:color="auto"/>
          </w:divBdr>
        </w:div>
        <w:div w:id="1670643876">
          <w:marLeft w:val="640"/>
          <w:marRight w:val="0"/>
          <w:marTop w:val="0"/>
          <w:marBottom w:val="0"/>
          <w:divBdr>
            <w:top w:val="none" w:sz="0" w:space="0" w:color="auto"/>
            <w:left w:val="none" w:sz="0" w:space="0" w:color="auto"/>
            <w:bottom w:val="none" w:sz="0" w:space="0" w:color="auto"/>
            <w:right w:val="none" w:sz="0" w:space="0" w:color="auto"/>
          </w:divBdr>
        </w:div>
        <w:div w:id="489713066">
          <w:marLeft w:val="640"/>
          <w:marRight w:val="0"/>
          <w:marTop w:val="0"/>
          <w:marBottom w:val="0"/>
          <w:divBdr>
            <w:top w:val="none" w:sz="0" w:space="0" w:color="auto"/>
            <w:left w:val="none" w:sz="0" w:space="0" w:color="auto"/>
            <w:bottom w:val="none" w:sz="0" w:space="0" w:color="auto"/>
            <w:right w:val="none" w:sz="0" w:space="0" w:color="auto"/>
          </w:divBdr>
        </w:div>
        <w:div w:id="990059022">
          <w:marLeft w:val="640"/>
          <w:marRight w:val="0"/>
          <w:marTop w:val="0"/>
          <w:marBottom w:val="0"/>
          <w:divBdr>
            <w:top w:val="none" w:sz="0" w:space="0" w:color="auto"/>
            <w:left w:val="none" w:sz="0" w:space="0" w:color="auto"/>
            <w:bottom w:val="none" w:sz="0" w:space="0" w:color="auto"/>
            <w:right w:val="none" w:sz="0" w:space="0" w:color="auto"/>
          </w:divBdr>
        </w:div>
        <w:div w:id="485829737">
          <w:marLeft w:val="640"/>
          <w:marRight w:val="0"/>
          <w:marTop w:val="0"/>
          <w:marBottom w:val="0"/>
          <w:divBdr>
            <w:top w:val="none" w:sz="0" w:space="0" w:color="auto"/>
            <w:left w:val="none" w:sz="0" w:space="0" w:color="auto"/>
            <w:bottom w:val="none" w:sz="0" w:space="0" w:color="auto"/>
            <w:right w:val="none" w:sz="0" w:space="0" w:color="auto"/>
          </w:divBdr>
        </w:div>
        <w:div w:id="1550997584">
          <w:marLeft w:val="640"/>
          <w:marRight w:val="0"/>
          <w:marTop w:val="0"/>
          <w:marBottom w:val="0"/>
          <w:divBdr>
            <w:top w:val="none" w:sz="0" w:space="0" w:color="auto"/>
            <w:left w:val="none" w:sz="0" w:space="0" w:color="auto"/>
            <w:bottom w:val="none" w:sz="0" w:space="0" w:color="auto"/>
            <w:right w:val="none" w:sz="0" w:space="0" w:color="auto"/>
          </w:divBdr>
        </w:div>
        <w:div w:id="359360369">
          <w:marLeft w:val="640"/>
          <w:marRight w:val="0"/>
          <w:marTop w:val="0"/>
          <w:marBottom w:val="0"/>
          <w:divBdr>
            <w:top w:val="none" w:sz="0" w:space="0" w:color="auto"/>
            <w:left w:val="none" w:sz="0" w:space="0" w:color="auto"/>
            <w:bottom w:val="none" w:sz="0" w:space="0" w:color="auto"/>
            <w:right w:val="none" w:sz="0" w:space="0" w:color="auto"/>
          </w:divBdr>
        </w:div>
        <w:div w:id="2146777172">
          <w:marLeft w:val="640"/>
          <w:marRight w:val="0"/>
          <w:marTop w:val="0"/>
          <w:marBottom w:val="0"/>
          <w:divBdr>
            <w:top w:val="none" w:sz="0" w:space="0" w:color="auto"/>
            <w:left w:val="none" w:sz="0" w:space="0" w:color="auto"/>
            <w:bottom w:val="none" w:sz="0" w:space="0" w:color="auto"/>
            <w:right w:val="none" w:sz="0" w:space="0" w:color="auto"/>
          </w:divBdr>
        </w:div>
        <w:div w:id="109131575">
          <w:marLeft w:val="640"/>
          <w:marRight w:val="0"/>
          <w:marTop w:val="0"/>
          <w:marBottom w:val="0"/>
          <w:divBdr>
            <w:top w:val="none" w:sz="0" w:space="0" w:color="auto"/>
            <w:left w:val="none" w:sz="0" w:space="0" w:color="auto"/>
            <w:bottom w:val="none" w:sz="0" w:space="0" w:color="auto"/>
            <w:right w:val="none" w:sz="0" w:space="0" w:color="auto"/>
          </w:divBdr>
        </w:div>
        <w:div w:id="1509443619">
          <w:marLeft w:val="640"/>
          <w:marRight w:val="0"/>
          <w:marTop w:val="0"/>
          <w:marBottom w:val="0"/>
          <w:divBdr>
            <w:top w:val="none" w:sz="0" w:space="0" w:color="auto"/>
            <w:left w:val="none" w:sz="0" w:space="0" w:color="auto"/>
            <w:bottom w:val="none" w:sz="0" w:space="0" w:color="auto"/>
            <w:right w:val="none" w:sz="0" w:space="0" w:color="auto"/>
          </w:divBdr>
        </w:div>
        <w:div w:id="210306043">
          <w:marLeft w:val="640"/>
          <w:marRight w:val="0"/>
          <w:marTop w:val="0"/>
          <w:marBottom w:val="0"/>
          <w:divBdr>
            <w:top w:val="none" w:sz="0" w:space="0" w:color="auto"/>
            <w:left w:val="none" w:sz="0" w:space="0" w:color="auto"/>
            <w:bottom w:val="none" w:sz="0" w:space="0" w:color="auto"/>
            <w:right w:val="none" w:sz="0" w:space="0" w:color="auto"/>
          </w:divBdr>
        </w:div>
        <w:div w:id="1208034265">
          <w:marLeft w:val="640"/>
          <w:marRight w:val="0"/>
          <w:marTop w:val="0"/>
          <w:marBottom w:val="0"/>
          <w:divBdr>
            <w:top w:val="none" w:sz="0" w:space="0" w:color="auto"/>
            <w:left w:val="none" w:sz="0" w:space="0" w:color="auto"/>
            <w:bottom w:val="none" w:sz="0" w:space="0" w:color="auto"/>
            <w:right w:val="none" w:sz="0" w:space="0" w:color="auto"/>
          </w:divBdr>
        </w:div>
        <w:div w:id="1168859936">
          <w:marLeft w:val="640"/>
          <w:marRight w:val="0"/>
          <w:marTop w:val="0"/>
          <w:marBottom w:val="0"/>
          <w:divBdr>
            <w:top w:val="none" w:sz="0" w:space="0" w:color="auto"/>
            <w:left w:val="none" w:sz="0" w:space="0" w:color="auto"/>
            <w:bottom w:val="none" w:sz="0" w:space="0" w:color="auto"/>
            <w:right w:val="none" w:sz="0" w:space="0" w:color="auto"/>
          </w:divBdr>
        </w:div>
        <w:div w:id="1920023362">
          <w:marLeft w:val="640"/>
          <w:marRight w:val="0"/>
          <w:marTop w:val="0"/>
          <w:marBottom w:val="0"/>
          <w:divBdr>
            <w:top w:val="none" w:sz="0" w:space="0" w:color="auto"/>
            <w:left w:val="none" w:sz="0" w:space="0" w:color="auto"/>
            <w:bottom w:val="none" w:sz="0" w:space="0" w:color="auto"/>
            <w:right w:val="none" w:sz="0" w:space="0" w:color="auto"/>
          </w:divBdr>
        </w:div>
        <w:div w:id="2019886913">
          <w:marLeft w:val="640"/>
          <w:marRight w:val="0"/>
          <w:marTop w:val="0"/>
          <w:marBottom w:val="0"/>
          <w:divBdr>
            <w:top w:val="none" w:sz="0" w:space="0" w:color="auto"/>
            <w:left w:val="none" w:sz="0" w:space="0" w:color="auto"/>
            <w:bottom w:val="none" w:sz="0" w:space="0" w:color="auto"/>
            <w:right w:val="none" w:sz="0" w:space="0" w:color="auto"/>
          </w:divBdr>
        </w:div>
      </w:divsChild>
    </w:div>
    <w:div w:id="1428191977">
      <w:bodyDiv w:val="1"/>
      <w:marLeft w:val="0"/>
      <w:marRight w:val="0"/>
      <w:marTop w:val="0"/>
      <w:marBottom w:val="0"/>
      <w:divBdr>
        <w:top w:val="none" w:sz="0" w:space="0" w:color="auto"/>
        <w:left w:val="none" w:sz="0" w:space="0" w:color="auto"/>
        <w:bottom w:val="none" w:sz="0" w:space="0" w:color="auto"/>
        <w:right w:val="none" w:sz="0" w:space="0" w:color="auto"/>
      </w:divBdr>
      <w:divsChild>
        <w:div w:id="1441753954">
          <w:marLeft w:val="640"/>
          <w:marRight w:val="0"/>
          <w:marTop w:val="0"/>
          <w:marBottom w:val="0"/>
          <w:divBdr>
            <w:top w:val="none" w:sz="0" w:space="0" w:color="auto"/>
            <w:left w:val="none" w:sz="0" w:space="0" w:color="auto"/>
            <w:bottom w:val="none" w:sz="0" w:space="0" w:color="auto"/>
            <w:right w:val="none" w:sz="0" w:space="0" w:color="auto"/>
          </w:divBdr>
        </w:div>
        <w:div w:id="773330300">
          <w:marLeft w:val="640"/>
          <w:marRight w:val="0"/>
          <w:marTop w:val="0"/>
          <w:marBottom w:val="0"/>
          <w:divBdr>
            <w:top w:val="none" w:sz="0" w:space="0" w:color="auto"/>
            <w:left w:val="none" w:sz="0" w:space="0" w:color="auto"/>
            <w:bottom w:val="none" w:sz="0" w:space="0" w:color="auto"/>
            <w:right w:val="none" w:sz="0" w:space="0" w:color="auto"/>
          </w:divBdr>
        </w:div>
        <w:div w:id="1080254721">
          <w:marLeft w:val="640"/>
          <w:marRight w:val="0"/>
          <w:marTop w:val="0"/>
          <w:marBottom w:val="0"/>
          <w:divBdr>
            <w:top w:val="none" w:sz="0" w:space="0" w:color="auto"/>
            <w:left w:val="none" w:sz="0" w:space="0" w:color="auto"/>
            <w:bottom w:val="none" w:sz="0" w:space="0" w:color="auto"/>
            <w:right w:val="none" w:sz="0" w:space="0" w:color="auto"/>
          </w:divBdr>
        </w:div>
        <w:div w:id="222328948">
          <w:marLeft w:val="640"/>
          <w:marRight w:val="0"/>
          <w:marTop w:val="0"/>
          <w:marBottom w:val="0"/>
          <w:divBdr>
            <w:top w:val="none" w:sz="0" w:space="0" w:color="auto"/>
            <w:left w:val="none" w:sz="0" w:space="0" w:color="auto"/>
            <w:bottom w:val="none" w:sz="0" w:space="0" w:color="auto"/>
            <w:right w:val="none" w:sz="0" w:space="0" w:color="auto"/>
          </w:divBdr>
        </w:div>
        <w:div w:id="719674537">
          <w:marLeft w:val="640"/>
          <w:marRight w:val="0"/>
          <w:marTop w:val="0"/>
          <w:marBottom w:val="0"/>
          <w:divBdr>
            <w:top w:val="none" w:sz="0" w:space="0" w:color="auto"/>
            <w:left w:val="none" w:sz="0" w:space="0" w:color="auto"/>
            <w:bottom w:val="none" w:sz="0" w:space="0" w:color="auto"/>
            <w:right w:val="none" w:sz="0" w:space="0" w:color="auto"/>
          </w:divBdr>
        </w:div>
        <w:div w:id="1852062698">
          <w:marLeft w:val="640"/>
          <w:marRight w:val="0"/>
          <w:marTop w:val="0"/>
          <w:marBottom w:val="0"/>
          <w:divBdr>
            <w:top w:val="none" w:sz="0" w:space="0" w:color="auto"/>
            <w:left w:val="none" w:sz="0" w:space="0" w:color="auto"/>
            <w:bottom w:val="none" w:sz="0" w:space="0" w:color="auto"/>
            <w:right w:val="none" w:sz="0" w:space="0" w:color="auto"/>
          </w:divBdr>
        </w:div>
        <w:div w:id="268704427">
          <w:marLeft w:val="640"/>
          <w:marRight w:val="0"/>
          <w:marTop w:val="0"/>
          <w:marBottom w:val="0"/>
          <w:divBdr>
            <w:top w:val="none" w:sz="0" w:space="0" w:color="auto"/>
            <w:left w:val="none" w:sz="0" w:space="0" w:color="auto"/>
            <w:bottom w:val="none" w:sz="0" w:space="0" w:color="auto"/>
            <w:right w:val="none" w:sz="0" w:space="0" w:color="auto"/>
          </w:divBdr>
        </w:div>
        <w:div w:id="599802507">
          <w:marLeft w:val="640"/>
          <w:marRight w:val="0"/>
          <w:marTop w:val="0"/>
          <w:marBottom w:val="0"/>
          <w:divBdr>
            <w:top w:val="none" w:sz="0" w:space="0" w:color="auto"/>
            <w:left w:val="none" w:sz="0" w:space="0" w:color="auto"/>
            <w:bottom w:val="none" w:sz="0" w:space="0" w:color="auto"/>
            <w:right w:val="none" w:sz="0" w:space="0" w:color="auto"/>
          </w:divBdr>
        </w:div>
        <w:div w:id="1957713032">
          <w:marLeft w:val="640"/>
          <w:marRight w:val="0"/>
          <w:marTop w:val="0"/>
          <w:marBottom w:val="0"/>
          <w:divBdr>
            <w:top w:val="none" w:sz="0" w:space="0" w:color="auto"/>
            <w:left w:val="none" w:sz="0" w:space="0" w:color="auto"/>
            <w:bottom w:val="none" w:sz="0" w:space="0" w:color="auto"/>
            <w:right w:val="none" w:sz="0" w:space="0" w:color="auto"/>
          </w:divBdr>
        </w:div>
        <w:div w:id="2100561222">
          <w:marLeft w:val="640"/>
          <w:marRight w:val="0"/>
          <w:marTop w:val="0"/>
          <w:marBottom w:val="0"/>
          <w:divBdr>
            <w:top w:val="none" w:sz="0" w:space="0" w:color="auto"/>
            <w:left w:val="none" w:sz="0" w:space="0" w:color="auto"/>
            <w:bottom w:val="none" w:sz="0" w:space="0" w:color="auto"/>
            <w:right w:val="none" w:sz="0" w:space="0" w:color="auto"/>
          </w:divBdr>
        </w:div>
        <w:div w:id="1719744406">
          <w:marLeft w:val="640"/>
          <w:marRight w:val="0"/>
          <w:marTop w:val="0"/>
          <w:marBottom w:val="0"/>
          <w:divBdr>
            <w:top w:val="none" w:sz="0" w:space="0" w:color="auto"/>
            <w:left w:val="none" w:sz="0" w:space="0" w:color="auto"/>
            <w:bottom w:val="none" w:sz="0" w:space="0" w:color="auto"/>
            <w:right w:val="none" w:sz="0" w:space="0" w:color="auto"/>
          </w:divBdr>
        </w:div>
        <w:div w:id="101611961">
          <w:marLeft w:val="640"/>
          <w:marRight w:val="0"/>
          <w:marTop w:val="0"/>
          <w:marBottom w:val="0"/>
          <w:divBdr>
            <w:top w:val="none" w:sz="0" w:space="0" w:color="auto"/>
            <w:left w:val="none" w:sz="0" w:space="0" w:color="auto"/>
            <w:bottom w:val="none" w:sz="0" w:space="0" w:color="auto"/>
            <w:right w:val="none" w:sz="0" w:space="0" w:color="auto"/>
          </w:divBdr>
        </w:div>
        <w:div w:id="1292857483">
          <w:marLeft w:val="640"/>
          <w:marRight w:val="0"/>
          <w:marTop w:val="0"/>
          <w:marBottom w:val="0"/>
          <w:divBdr>
            <w:top w:val="none" w:sz="0" w:space="0" w:color="auto"/>
            <w:left w:val="none" w:sz="0" w:space="0" w:color="auto"/>
            <w:bottom w:val="none" w:sz="0" w:space="0" w:color="auto"/>
            <w:right w:val="none" w:sz="0" w:space="0" w:color="auto"/>
          </w:divBdr>
        </w:div>
        <w:div w:id="473330017">
          <w:marLeft w:val="640"/>
          <w:marRight w:val="0"/>
          <w:marTop w:val="0"/>
          <w:marBottom w:val="0"/>
          <w:divBdr>
            <w:top w:val="none" w:sz="0" w:space="0" w:color="auto"/>
            <w:left w:val="none" w:sz="0" w:space="0" w:color="auto"/>
            <w:bottom w:val="none" w:sz="0" w:space="0" w:color="auto"/>
            <w:right w:val="none" w:sz="0" w:space="0" w:color="auto"/>
          </w:divBdr>
        </w:div>
        <w:div w:id="760377011">
          <w:marLeft w:val="640"/>
          <w:marRight w:val="0"/>
          <w:marTop w:val="0"/>
          <w:marBottom w:val="0"/>
          <w:divBdr>
            <w:top w:val="none" w:sz="0" w:space="0" w:color="auto"/>
            <w:left w:val="none" w:sz="0" w:space="0" w:color="auto"/>
            <w:bottom w:val="none" w:sz="0" w:space="0" w:color="auto"/>
            <w:right w:val="none" w:sz="0" w:space="0" w:color="auto"/>
          </w:divBdr>
        </w:div>
        <w:div w:id="2098207079">
          <w:marLeft w:val="640"/>
          <w:marRight w:val="0"/>
          <w:marTop w:val="0"/>
          <w:marBottom w:val="0"/>
          <w:divBdr>
            <w:top w:val="none" w:sz="0" w:space="0" w:color="auto"/>
            <w:left w:val="none" w:sz="0" w:space="0" w:color="auto"/>
            <w:bottom w:val="none" w:sz="0" w:space="0" w:color="auto"/>
            <w:right w:val="none" w:sz="0" w:space="0" w:color="auto"/>
          </w:divBdr>
        </w:div>
        <w:div w:id="613906181">
          <w:marLeft w:val="640"/>
          <w:marRight w:val="0"/>
          <w:marTop w:val="0"/>
          <w:marBottom w:val="0"/>
          <w:divBdr>
            <w:top w:val="none" w:sz="0" w:space="0" w:color="auto"/>
            <w:left w:val="none" w:sz="0" w:space="0" w:color="auto"/>
            <w:bottom w:val="none" w:sz="0" w:space="0" w:color="auto"/>
            <w:right w:val="none" w:sz="0" w:space="0" w:color="auto"/>
          </w:divBdr>
        </w:div>
        <w:div w:id="735779155">
          <w:marLeft w:val="640"/>
          <w:marRight w:val="0"/>
          <w:marTop w:val="0"/>
          <w:marBottom w:val="0"/>
          <w:divBdr>
            <w:top w:val="none" w:sz="0" w:space="0" w:color="auto"/>
            <w:left w:val="none" w:sz="0" w:space="0" w:color="auto"/>
            <w:bottom w:val="none" w:sz="0" w:space="0" w:color="auto"/>
            <w:right w:val="none" w:sz="0" w:space="0" w:color="auto"/>
          </w:divBdr>
        </w:div>
        <w:div w:id="294726419">
          <w:marLeft w:val="640"/>
          <w:marRight w:val="0"/>
          <w:marTop w:val="0"/>
          <w:marBottom w:val="0"/>
          <w:divBdr>
            <w:top w:val="none" w:sz="0" w:space="0" w:color="auto"/>
            <w:left w:val="none" w:sz="0" w:space="0" w:color="auto"/>
            <w:bottom w:val="none" w:sz="0" w:space="0" w:color="auto"/>
            <w:right w:val="none" w:sz="0" w:space="0" w:color="auto"/>
          </w:divBdr>
        </w:div>
        <w:div w:id="2128886345">
          <w:marLeft w:val="640"/>
          <w:marRight w:val="0"/>
          <w:marTop w:val="0"/>
          <w:marBottom w:val="0"/>
          <w:divBdr>
            <w:top w:val="none" w:sz="0" w:space="0" w:color="auto"/>
            <w:left w:val="none" w:sz="0" w:space="0" w:color="auto"/>
            <w:bottom w:val="none" w:sz="0" w:space="0" w:color="auto"/>
            <w:right w:val="none" w:sz="0" w:space="0" w:color="auto"/>
          </w:divBdr>
        </w:div>
        <w:div w:id="729033749">
          <w:marLeft w:val="640"/>
          <w:marRight w:val="0"/>
          <w:marTop w:val="0"/>
          <w:marBottom w:val="0"/>
          <w:divBdr>
            <w:top w:val="none" w:sz="0" w:space="0" w:color="auto"/>
            <w:left w:val="none" w:sz="0" w:space="0" w:color="auto"/>
            <w:bottom w:val="none" w:sz="0" w:space="0" w:color="auto"/>
            <w:right w:val="none" w:sz="0" w:space="0" w:color="auto"/>
          </w:divBdr>
        </w:div>
        <w:div w:id="670909906">
          <w:marLeft w:val="640"/>
          <w:marRight w:val="0"/>
          <w:marTop w:val="0"/>
          <w:marBottom w:val="0"/>
          <w:divBdr>
            <w:top w:val="none" w:sz="0" w:space="0" w:color="auto"/>
            <w:left w:val="none" w:sz="0" w:space="0" w:color="auto"/>
            <w:bottom w:val="none" w:sz="0" w:space="0" w:color="auto"/>
            <w:right w:val="none" w:sz="0" w:space="0" w:color="auto"/>
          </w:divBdr>
        </w:div>
        <w:div w:id="433745909">
          <w:marLeft w:val="640"/>
          <w:marRight w:val="0"/>
          <w:marTop w:val="0"/>
          <w:marBottom w:val="0"/>
          <w:divBdr>
            <w:top w:val="none" w:sz="0" w:space="0" w:color="auto"/>
            <w:left w:val="none" w:sz="0" w:space="0" w:color="auto"/>
            <w:bottom w:val="none" w:sz="0" w:space="0" w:color="auto"/>
            <w:right w:val="none" w:sz="0" w:space="0" w:color="auto"/>
          </w:divBdr>
        </w:div>
        <w:div w:id="768698166">
          <w:marLeft w:val="640"/>
          <w:marRight w:val="0"/>
          <w:marTop w:val="0"/>
          <w:marBottom w:val="0"/>
          <w:divBdr>
            <w:top w:val="none" w:sz="0" w:space="0" w:color="auto"/>
            <w:left w:val="none" w:sz="0" w:space="0" w:color="auto"/>
            <w:bottom w:val="none" w:sz="0" w:space="0" w:color="auto"/>
            <w:right w:val="none" w:sz="0" w:space="0" w:color="auto"/>
          </w:divBdr>
        </w:div>
        <w:div w:id="954871546">
          <w:marLeft w:val="640"/>
          <w:marRight w:val="0"/>
          <w:marTop w:val="0"/>
          <w:marBottom w:val="0"/>
          <w:divBdr>
            <w:top w:val="none" w:sz="0" w:space="0" w:color="auto"/>
            <w:left w:val="none" w:sz="0" w:space="0" w:color="auto"/>
            <w:bottom w:val="none" w:sz="0" w:space="0" w:color="auto"/>
            <w:right w:val="none" w:sz="0" w:space="0" w:color="auto"/>
          </w:divBdr>
        </w:div>
        <w:div w:id="1199052342">
          <w:marLeft w:val="640"/>
          <w:marRight w:val="0"/>
          <w:marTop w:val="0"/>
          <w:marBottom w:val="0"/>
          <w:divBdr>
            <w:top w:val="none" w:sz="0" w:space="0" w:color="auto"/>
            <w:left w:val="none" w:sz="0" w:space="0" w:color="auto"/>
            <w:bottom w:val="none" w:sz="0" w:space="0" w:color="auto"/>
            <w:right w:val="none" w:sz="0" w:space="0" w:color="auto"/>
          </w:divBdr>
        </w:div>
        <w:div w:id="752361064">
          <w:marLeft w:val="640"/>
          <w:marRight w:val="0"/>
          <w:marTop w:val="0"/>
          <w:marBottom w:val="0"/>
          <w:divBdr>
            <w:top w:val="none" w:sz="0" w:space="0" w:color="auto"/>
            <w:left w:val="none" w:sz="0" w:space="0" w:color="auto"/>
            <w:bottom w:val="none" w:sz="0" w:space="0" w:color="auto"/>
            <w:right w:val="none" w:sz="0" w:space="0" w:color="auto"/>
          </w:divBdr>
        </w:div>
        <w:div w:id="478116341">
          <w:marLeft w:val="640"/>
          <w:marRight w:val="0"/>
          <w:marTop w:val="0"/>
          <w:marBottom w:val="0"/>
          <w:divBdr>
            <w:top w:val="none" w:sz="0" w:space="0" w:color="auto"/>
            <w:left w:val="none" w:sz="0" w:space="0" w:color="auto"/>
            <w:bottom w:val="none" w:sz="0" w:space="0" w:color="auto"/>
            <w:right w:val="none" w:sz="0" w:space="0" w:color="auto"/>
          </w:divBdr>
        </w:div>
        <w:div w:id="1430395783">
          <w:marLeft w:val="640"/>
          <w:marRight w:val="0"/>
          <w:marTop w:val="0"/>
          <w:marBottom w:val="0"/>
          <w:divBdr>
            <w:top w:val="none" w:sz="0" w:space="0" w:color="auto"/>
            <w:left w:val="none" w:sz="0" w:space="0" w:color="auto"/>
            <w:bottom w:val="none" w:sz="0" w:space="0" w:color="auto"/>
            <w:right w:val="none" w:sz="0" w:space="0" w:color="auto"/>
          </w:divBdr>
        </w:div>
        <w:div w:id="199244356">
          <w:marLeft w:val="640"/>
          <w:marRight w:val="0"/>
          <w:marTop w:val="0"/>
          <w:marBottom w:val="0"/>
          <w:divBdr>
            <w:top w:val="none" w:sz="0" w:space="0" w:color="auto"/>
            <w:left w:val="none" w:sz="0" w:space="0" w:color="auto"/>
            <w:bottom w:val="none" w:sz="0" w:space="0" w:color="auto"/>
            <w:right w:val="none" w:sz="0" w:space="0" w:color="auto"/>
          </w:divBdr>
        </w:div>
        <w:div w:id="1312904493">
          <w:marLeft w:val="640"/>
          <w:marRight w:val="0"/>
          <w:marTop w:val="0"/>
          <w:marBottom w:val="0"/>
          <w:divBdr>
            <w:top w:val="none" w:sz="0" w:space="0" w:color="auto"/>
            <w:left w:val="none" w:sz="0" w:space="0" w:color="auto"/>
            <w:bottom w:val="none" w:sz="0" w:space="0" w:color="auto"/>
            <w:right w:val="none" w:sz="0" w:space="0" w:color="auto"/>
          </w:divBdr>
        </w:div>
        <w:div w:id="982730826">
          <w:marLeft w:val="640"/>
          <w:marRight w:val="0"/>
          <w:marTop w:val="0"/>
          <w:marBottom w:val="0"/>
          <w:divBdr>
            <w:top w:val="none" w:sz="0" w:space="0" w:color="auto"/>
            <w:left w:val="none" w:sz="0" w:space="0" w:color="auto"/>
            <w:bottom w:val="none" w:sz="0" w:space="0" w:color="auto"/>
            <w:right w:val="none" w:sz="0" w:space="0" w:color="auto"/>
          </w:divBdr>
        </w:div>
        <w:div w:id="1621835732">
          <w:marLeft w:val="640"/>
          <w:marRight w:val="0"/>
          <w:marTop w:val="0"/>
          <w:marBottom w:val="0"/>
          <w:divBdr>
            <w:top w:val="none" w:sz="0" w:space="0" w:color="auto"/>
            <w:left w:val="none" w:sz="0" w:space="0" w:color="auto"/>
            <w:bottom w:val="none" w:sz="0" w:space="0" w:color="auto"/>
            <w:right w:val="none" w:sz="0" w:space="0" w:color="auto"/>
          </w:divBdr>
        </w:div>
        <w:div w:id="1268469110">
          <w:marLeft w:val="640"/>
          <w:marRight w:val="0"/>
          <w:marTop w:val="0"/>
          <w:marBottom w:val="0"/>
          <w:divBdr>
            <w:top w:val="none" w:sz="0" w:space="0" w:color="auto"/>
            <w:left w:val="none" w:sz="0" w:space="0" w:color="auto"/>
            <w:bottom w:val="none" w:sz="0" w:space="0" w:color="auto"/>
            <w:right w:val="none" w:sz="0" w:space="0" w:color="auto"/>
          </w:divBdr>
        </w:div>
        <w:div w:id="892935084">
          <w:marLeft w:val="640"/>
          <w:marRight w:val="0"/>
          <w:marTop w:val="0"/>
          <w:marBottom w:val="0"/>
          <w:divBdr>
            <w:top w:val="none" w:sz="0" w:space="0" w:color="auto"/>
            <w:left w:val="none" w:sz="0" w:space="0" w:color="auto"/>
            <w:bottom w:val="none" w:sz="0" w:space="0" w:color="auto"/>
            <w:right w:val="none" w:sz="0" w:space="0" w:color="auto"/>
          </w:divBdr>
        </w:div>
        <w:div w:id="780031048">
          <w:marLeft w:val="640"/>
          <w:marRight w:val="0"/>
          <w:marTop w:val="0"/>
          <w:marBottom w:val="0"/>
          <w:divBdr>
            <w:top w:val="none" w:sz="0" w:space="0" w:color="auto"/>
            <w:left w:val="none" w:sz="0" w:space="0" w:color="auto"/>
            <w:bottom w:val="none" w:sz="0" w:space="0" w:color="auto"/>
            <w:right w:val="none" w:sz="0" w:space="0" w:color="auto"/>
          </w:divBdr>
        </w:div>
        <w:div w:id="1718813936">
          <w:marLeft w:val="640"/>
          <w:marRight w:val="0"/>
          <w:marTop w:val="0"/>
          <w:marBottom w:val="0"/>
          <w:divBdr>
            <w:top w:val="none" w:sz="0" w:space="0" w:color="auto"/>
            <w:left w:val="none" w:sz="0" w:space="0" w:color="auto"/>
            <w:bottom w:val="none" w:sz="0" w:space="0" w:color="auto"/>
            <w:right w:val="none" w:sz="0" w:space="0" w:color="auto"/>
          </w:divBdr>
        </w:div>
        <w:div w:id="1992057812">
          <w:marLeft w:val="640"/>
          <w:marRight w:val="0"/>
          <w:marTop w:val="0"/>
          <w:marBottom w:val="0"/>
          <w:divBdr>
            <w:top w:val="none" w:sz="0" w:space="0" w:color="auto"/>
            <w:left w:val="none" w:sz="0" w:space="0" w:color="auto"/>
            <w:bottom w:val="none" w:sz="0" w:space="0" w:color="auto"/>
            <w:right w:val="none" w:sz="0" w:space="0" w:color="auto"/>
          </w:divBdr>
        </w:div>
        <w:div w:id="1397780111">
          <w:marLeft w:val="640"/>
          <w:marRight w:val="0"/>
          <w:marTop w:val="0"/>
          <w:marBottom w:val="0"/>
          <w:divBdr>
            <w:top w:val="none" w:sz="0" w:space="0" w:color="auto"/>
            <w:left w:val="none" w:sz="0" w:space="0" w:color="auto"/>
            <w:bottom w:val="none" w:sz="0" w:space="0" w:color="auto"/>
            <w:right w:val="none" w:sz="0" w:space="0" w:color="auto"/>
          </w:divBdr>
        </w:div>
        <w:div w:id="246889937">
          <w:marLeft w:val="640"/>
          <w:marRight w:val="0"/>
          <w:marTop w:val="0"/>
          <w:marBottom w:val="0"/>
          <w:divBdr>
            <w:top w:val="none" w:sz="0" w:space="0" w:color="auto"/>
            <w:left w:val="none" w:sz="0" w:space="0" w:color="auto"/>
            <w:bottom w:val="none" w:sz="0" w:space="0" w:color="auto"/>
            <w:right w:val="none" w:sz="0" w:space="0" w:color="auto"/>
          </w:divBdr>
        </w:div>
        <w:div w:id="678507982">
          <w:marLeft w:val="640"/>
          <w:marRight w:val="0"/>
          <w:marTop w:val="0"/>
          <w:marBottom w:val="0"/>
          <w:divBdr>
            <w:top w:val="none" w:sz="0" w:space="0" w:color="auto"/>
            <w:left w:val="none" w:sz="0" w:space="0" w:color="auto"/>
            <w:bottom w:val="none" w:sz="0" w:space="0" w:color="auto"/>
            <w:right w:val="none" w:sz="0" w:space="0" w:color="auto"/>
          </w:divBdr>
        </w:div>
        <w:div w:id="1214267186">
          <w:marLeft w:val="640"/>
          <w:marRight w:val="0"/>
          <w:marTop w:val="0"/>
          <w:marBottom w:val="0"/>
          <w:divBdr>
            <w:top w:val="none" w:sz="0" w:space="0" w:color="auto"/>
            <w:left w:val="none" w:sz="0" w:space="0" w:color="auto"/>
            <w:bottom w:val="none" w:sz="0" w:space="0" w:color="auto"/>
            <w:right w:val="none" w:sz="0" w:space="0" w:color="auto"/>
          </w:divBdr>
        </w:div>
        <w:div w:id="251278227">
          <w:marLeft w:val="640"/>
          <w:marRight w:val="0"/>
          <w:marTop w:val="0"/>
          <w:marBottom w:val="0"/>
          <w:divBdr>
            <w:top w:val="none" w:sz="0" w:space="0" w:color="auto"/>
            <w:left w:val="none" w:sz="0" w:space="0" w:color="auto"/>
            <w:bottom w:val="none" w:sz="0" w:space="0" w:color="auto"/>
            <w:right w:val="none" w:sz="0" w:space="0" w:color="auto"/>
          </w:divBdr>
        </w:div>
        <w:div w:id="538321404">
          <w:marLeft w:val="640"/>
          <w:marRight w:val="0"/>
          <w:marTop w:val="0"/>
          <w:marBottom w:val="0"/>
          <w:divBdr>
            <w:top w:val="none" w:sz="0" w:space="0" w:color="auto"/>
            <w:left w:val="none" w:sz="0" w:space="0" w:color="auto"/>
            <w:bottom w:val="none" w:sz="0" w:space="0" w:color="auto"/>
            <w:right w:val="none" w:sz="0" w:space="0" w:color="auto"/>
          </w:divBdr>
        </w:div>
        <w:div w:id="1351687213">
          <w:marLeft w:val="640"/>
          <w:marRight w:val="0"/>
          <w:marTop w:val="0"/>
          <w:marBottom w:val="0"/>
          <w:divBdr>
            <w:top w:val="none" w:sz="0" w:space="0" w:color="auto"/>
            <w:left w:val="none" w:sz="0" w:space="0" w:color="auto"/>
            <w:bottom w:val="none" w:sz="0" w:space="0" w:color="auto"/>
            <w:right w:val="none" w:sz="0" w:space="0" w:color="auto"/>
          </w:divBdr>
        </w:div>
        <w:div w:id="1915579593">
          <w:marLeft w:val="640"/>
          <w:marRight w:val="0"/>
          <w:marTop w:val="0"/>
          <w:marBottom w:val="0"/>
          <w:divBdr>
            <w:top w:val="none" w:sz="0" w:space="0" w:color="auto"/>
            <w:left w:val="none" w:sz="0" w:space="0" w:color="auto"/>
            <w:bottom w:val="none" w:sz="0" w:space="0" w:color="auto"/>
            <w:right w:val="none" w:sz="0" w:space="0" w:color="auto"/>
          </w:divBdr>
        </w:div>
        <w:div w:id="2140950321">
          <w:marLeft w:val="640"/>
          <w:marRight w:val="0"/>
          <w:marTop w:val="0"/>
          <w:marBottom w:val="0"/>
          <w:divBdr>
            <w:top w:val="none" w:sz="0" w:space="0" w:color="auto"/>
            <w:left w:val="none" w:sz="0" w:space="0" w:color="auto"/>
            <w:bottom w:val="none" w:sz="0" w:space="0" w:color="auto"/>
            <w:right w:val="none" w:sz="0" w:space="0" w:color="auto"/>
          </w:divBdr>
        </w:div>
        <w:div w:id="668480218">
          <w:marLeft w:val="640"/>
          <w:marRight w:val="0"/>
          <w:marTop w:val="0"/>
          <w:marBottom w:val="0"/>
          <w:divBdr>
            <w:top w:val="none" w:sz="0" w:space="0" w:color="auto"/>
            <w:left w:val="none" w:sz="0" w:space="0" w:color="auto"/>
            <w:bottom w:val="none" w:sz="0" w:space="0" w:color="auto"/>
            <w:right w:val="none" w:sz="0" w:space="0" w:color="auto"/>
          </w:divBdr>
        </w:div>
        <w:div w:id="2018537791">
          <w:marLeft w:val="640"/>
          <w:marRight w:val="0"/>
          <w:marTop w:val="0"/>
          <w:marBottom w:val="0"/>
          <w:divBdr>
            <w:top w:val="none" w:sz="0" w:space="0" w:color="auto"/>
            <w:left w:val="none" w:sz="0" w:space="0" w:color="auto"/>
            <w:bottom w:val="none" w:sz="0" w:space="0" w:color="auto"/>
            <w:right w:val="none" w:sz="0" w:space="0" w:color="auto"/>
          </w:divBdr>
        </w:div>
        <w:div w:id="902373193">
          <w:marLeft w:val="640"/>
          <w:marRight w:val="0"/>
          <w:marTop w:val="0"/>
          <w:marBottom w:val="0"/>
          <w:divBdr>
            <w:top w:val="none" w:sz="0" w:space="0" w:color="auto"/>
            <w:left w:val="none" w:sz="0" w:space="0" w:color="auto"/>
            <w:bottom w:val="none" w:sz="0" w:space="0" w:color="auto"/>
            <w:right w:val="none" w:sz="0" w:space="0" w:color="auto"/>
          </w:divBdr>
        </w:div>
        <w:div w:id="1001783412">
          <w:marLeft w:val="640"/>
          <w:marRight w:val="0"/>
          <w:marTop w:val="0"/>
          <w:marBottom w:val="0"/>
          <w:divBdr>
            <w:top w:val="none" w:sz="0" w:space="0" w:color="auto"/>
            <w:left w:val="none" w:sz="0" w:space="0" w:color="auto"/>
            <w:bottom w:val="none" w:sz="0" w:space="0" w:color="auto"/>
            <w:right w:val="none" w:sz="0" w:space="0" w:color="auto"/>
          </w:divBdr>
        </w:div>
        <w:div w:id="1888490798">
          <w:marLeft w:val="640"/>
          <w:marRight w:val="0"/>
          <w:marTop w:val="0"/>
          <w:marBottom w:val="0"/>
          <w:divBdr>
            <w:top w:val="none" w:sz="0" w:space="0" w:color="auto"/>
            <w:left w:val="none" w:sz="0" w:space="0" w:color="auto"/>
            <w:bottom w:val="none" w:sz="0" w:space="0" w:color="auto"/>
            <w:right w:val="none" w:sz="0" w:space="0" w:color="auto"/>
          </w:divBdr>
        </w:div>
        <w:div w:id="40911750">
          <w:marLeft w:val="640"/>
          <w:marRight w:val="0"/>
          <w:marTop w:val="0"/>
          <w:marBottom w:val="0"/>
          <w:divBdr>
            <w:top w:val="none" w:sz="0" w:space="0" w:color="auto"/>
            <w:left w:val="none" w:sz="0" w:space="0" w:color="auto"/>
            <w:bottom w:val="none" w:sz="0" w:space="0" w:color="auto"/>
            <w:right w:val="none" w:sz="0" w:space="0" w:color="auto"/>
          </w:divBdr>
        </w:div>
        <w:div w:id="154421900">
          <w:marLeft w:val="640"/>
          <w:marRight w:val="0"/>
          <w:marTop w:val="0"/>
          <w:marBottom w:val="0"/>
          <w:divBdr>
            <w:top w:val="none" w:sz="0" w:space="0" w:color="auto"/>
            <w:left w:val="none" w:sz="0" w:space="0" w:color="auto"/>
            <w:bottom w:val="none" w:sz="0" w:space="0" w:color="auto"/>
            <w:right w:val="none" w:sz="0" w:space="0" w:color="auto"/>
          </w:divBdr>
        </w:div>
        <w:div w:id="1835220018">
          <w:marLeft w:val="640"/>
          <w:marRight w:val="0"/>
          <w:marTop w:val="0"/>
          <w:marBottom w:val="0"/>
          <w:divBdr>
            <w:top w:val="none" w:sz="0" w:space="0" w:color="auto"/>
            <w:left w:val="none" w:sz="0" w:space="0" w:color="auto"/>
            <w:bottom w:val="none" w:sz="0" w:space="0" w:color="auto"/>
            <w:right w:val="none" w:sz="0" w:space="0" w:color="auto"/>
          </w:divBdr>
        </w:div>
        <w:div w:id="1737703948">
          <w:marLeft w:val="640"/>
          <w:marRight w:val="0"/>
          <w:marTop w:val="0"/>
          <w:marBottom w:val="0"/>
          <w:divBdr>
            <w:top w:val="none" w:sz="0" w:space="0" w:color="auto"/>
            <w:left w:val="none" w:sz="0" w:space="0" w:color="auto"/>
            <w:bottom w:val="none" w:sz="0" w:space="0" w:color="auto"/>
            <w:right w:val="none" w:sz="0" w:space="0" w:color="auto"/>
          </w:divBdr>
        </w:div>
        <w:div w:id="1792167781">
          <w:marLeft w:val="640"/>
          <w:marRight w:val="0"/>
          <w:marTop w:val="0"/>
          <w:marBottom w:val="0"/>
          <w:divBdr>
            <w:top w:val="none" w:sz="0" w:space="0" w:color="auto"/>
            <w:left w:val="none" w:sz="0" w:space="0" w:color="auto"/>
            <w:bottom w:val="none" w:sz="0" w:space="0" w:color="auto"/>
            <w:right w:val="none" w:sz="0" w:space="0" w:color="auto"/>
          </w:divBdr>
        </w:div>
        <w:div w:id="2102675404">
          <w:marLeft w:val="640"/>
          <w:marRight w:val="0"/>
          <w:marTop w:val="0"/>
          <w:marBottom w:val="0"/>
          <w:divBdr>
            <w:top w:val="none" w:sz="0" w:space="0" w:color="auto"/>
            <w:left w:val="none" w:sz="0" w:space="0" w:color="auto"/>
            <w:bottom w:val="none" w:sz="0" w:space="0" w:color="auto"/>
            <w:right w:val="none" w:sz="0" w:space="0" w:color="auto"/>
          </w:divBdr>
        </w:div>
        <w:div w:id="139420131">
          <w:marLeft w:val="640"/>
          <w:marRight w:val="0"/>
          <w:marTop w:val="0"/>
          <w:marBottom w:val="0"/>
          <w:divBdr>
            <w:top w:val="none" w:sz="0" w:space="0" w:color="auto"/>
            <w:left w:val="none" w:sz="0" w:space="0" w:color="auto"/>
            <w:bottom w:val="none" w:sz="0" w:space="0" w:color="auto"/>
            <w:right w:val="none" w:sz="0" w:space="0" w:color="auto"/>
          </w:divBdr>
        </w:div>
        <w:div w:id="1862358017">
          <w:marLeft w:val="640"/>
          <w:marRight w:val="0"/>
          <w:marTop w:val="0"/>
          <w:marBottom w:val="0"/>
          <w:divBdr>
            <w:top w:val="none" w:sz="0" w:space="0" w:color="auto"/>
            <w:left w:val="none" w:sz="0" w:space="0" w:color="auto"/>
            <w:bottom w:val="none" w:sz="0" w:space="0" w:color="auto"/>
            <w:right w:val="none" w:sz="0" w:space="0" w:color="auto"/>
          </w:divBdr>
        </w:div>
        <w:div w:id="1078331417">
          <w:marLeft w:val="640"/>
          <w:marRight w:val="0"/>
          <w:marTop w:val="0"/>
          <w:marBottom w:val="0"/>
          <w:divBdr>
            <w:top w:val="none" w:sz="0" w:space="0" w:color="auto"/>
            <w:left w:val="none" w:sz="0" w:space="0" w:color="auto"/>
            <w:bottom w:val="none" w:sz="0" w:space="0" w:color="auto"/>
            <w:right w:val="none" w:sz="0" w:space="0" w:color="auto"/>
          </w:divBdr>
        </w:div>
        <w:div w:id="1032531478">
          <w:marLeft w:val="640"/>
          <w:marRight w:val="0"/>
          <w:marTop w:val="0"/>
          <w:marBottom w:val="0"/>
          <w:divBdr>
            <w:top w:val="none" w:sz="0" w:space="0" w:color="auto"/>
            <w:left w:val="none" w:sz="0" w:space="0" w:color="auto"/>
            <w:bottom w:val="none" w:sz="0" w:space="0" w:color="auto"/>
            <w:right w:val="none" w:sz="0" w:space="0" w:color="auto"/>
          </w:divBdr>
        </w:div>
        <w:div w:id="125783451">
          <w:marLeft w:val="640"/>
          <w:marRight w:val="0"/>
          <w:marTop w:val="0"/>
          <w:marBottom w:val="0"/>
          <w:divBdr>
            <w:top w:val="none" w:sz="0" w:space="0" w:color="auto"/>
            <w:left w:val="none" w:sz="0" w:space="0" w:color="auto"/>
            <w:bottom w:val="none" w:sz="0" w:space="0" w:color="auto"/>
            <w:right w:val="none" w:sz="0" w:space="0" w:color="auto"/>
          </w:divBdr>
        </w:div>
        <w:div w:id="1500923777">
          <w:marLeft w:val="640"/>
          <w:marRight w:val="0"/>
          <w:marTop w:val="0"/>
          <w:marBottom w:val="0"/>
          <w:divBdr>
            <w:top w:val="none" w:sz="0" w:space="0" w:color="auto"/>
            <w:left w:val="none" w:sz="0" w:space="0" w:color="auto"/>
            <w:bottom w:val="none" w:sz="0" w:space="0" w:color="auto"/>
            <w:right w:val="none" w:sz="0" w:space="0" w:color="auto"/>
          </w:divBdr>
        </w:div>
        <w:div w:id="832795772">
          <w:marLeft w:val="640"/>
          <w:marRight w:val="0"/>
          <w:marTop w:val="0"/>
          <w:marBottom w:val="0"/>
          <w:divBdr>
            <w:top w:val="none" w:sz="0" w:space="0" w:color="auto"/>
            <w:left w:val="none" w:sz="0" w:space="0" w:color="auto"/>
            <w:bottom w:val="none" w:sz="0" w:space="0" w:color="auto"/>
            <w:right w:val="none" w:sz="0" w:space="0" w:color="auto"/>
          </w:divBdr>
        </w:div>
        <w:div w:id="1698656065">
          <w:marLeft w:val="640"/>
          <w:marRight w:val="0"/>
          <w:marTop w:val="0"/>
          <w:marBottom w:val="0"/>
          <w:divBdr>
            <w:top w:val="none" w:sz="0" w:space="0" w:color="auto"/>
            <w:left w:val="none" w:sz="0" w:space="0" w:color="auto"/>
            <w:bottom w:val="none" w:sz="0" w:space="0" w:color="auto"/>
            <w:right w:val="none" w:sz="0" w:space="0" w:color="auto"/>
          </w:divBdr>
        </w:div>
        <w:div w:id="719666109">
          <w:marLeft w:val="640"/>
          <w:marRight w:val="0"/>
          <w:marTop w:val="0"/>
          <w:marBottom w:val="0"/>
          <w:divBdr>
            <w:top w:val="none" w:sz="0" w:space="0" w:color="auto"/>
            <w:left w:val="none" w:sz="0" w:space="0" w:color="auto"/>
            <w:bottom w:val="none" w:sz="0" w:space="0" w:color="auto"/>
            <w:right w:val="none" w:sz="0" w:space="0" w:color="auto"/>
          </w:divBdr>
        </w:div>
        <w:div w:id="1492140692">
          <w:marLeft w:val="640"/>
          <w:marRight w:val="0"/>
          <w:marTop w:val="0"/>
          <w:marBottom w:val="0"/>
          <w:divBdr>
            <w:top w:val="none" w:sz="0" w:space="0" w:color="auto"/>
            <w:left w:val="none" w:sz="0" w:space="0" w:color="auto"/>
            <w:bottom w:val="none" w:sz="0" w:space="0" w:color="auto"/>
            <w:right w:val="none" w:sz="0" w:space="0" w:color="auto"/>
          </w:divBdr>
        </w:div>
        <w:div w:id="1130324150">
          <w:marLeft w:val="640"/>
          <w:marRight w:val="0"/>
          <w:marTop w:val="0"/>
          <w:marBottom w:val="0"/>
          <w:divBdr>
            <w:top w:val="none" w:sz="0" w:space="0" w:color="auto"/>
            <w:left w:val="none" w:sz="0" w:space="0" w:color="auto"/>
            <w:bottom w:val="none" w:sz="0" w:space="0" w:color="auto"/>
            <w:right w:val="none" w:sz="0" w:space="0" w:color="auto"/>
          </w:divBdr>
        </w:div>
        <w:div w:id="1505323445">
          <w:marLeft w:val="640"/>
          <w:marRight w:val="0"/>
          <w:marTop w:val="0"/>
          <w:marBottom w:val="0"/>
          <w:divBdr>
            <w:top w:val="none" w:sz="0" w:space="0" w:color="auto"/>
            <w:left w:val="none" w:sz="0" w:space="0" w:color="auto"/>
            <w:bottom w:val="none" w:sz="0" w:space="0" w:color="auto"/>
            <w:right w:val="none" w:sz="0" w:space="0" w:color="auto"/>
          </w:divBdr>
        </w:div>
        <w:div w:id="1756394385">
          <w:marLeft w:val="640"/>
          <w:marRight w:val="0"/>
          <w:marTop w:val="0"/>
          <w:marBottom w:val="0"/>
          <w:divBdr>
            <w:top w:val="none" w:sz="0" w:space="0" w:color="auto"/>
            <w:left w:val="none" w:sz="0" w:space="0" w:color="auto"/>
            <w:bottom w:val="none" w:sz="0" w:space="0" w:color="auto"/>
            <w:right w:val="none" w:sz="0" w:space="0" w:color="auto"/>
          </w:divBdr>
        </w:div>
        <w:div w:id="732235210">
          <w:marLeft w:val="640"/>
          <w:marRight w:val="0"/>
          <w:marTop w:val="0"/>
          <w:marBottom w:val="0"/>
          <w:divBdr>
            <w:top w:val="none" w:sz="0" w:space="0" w:color="auto"/>
            <w:left w:val="none" w:sz="0" w:space="0" w:color="auto"/>
            <w:bottom w:val="none" w:sz="0" w:space="0" w:color="auto"/>
            <w:right w:val="none" w:sz="0" w:space="0" w:color="auto"/>
          </w:divBdr>
        </w:div>
        <w:div w:id="740326958">
          <w:marLeft w:val="640"/>
          <w:marRight w:val="0"/>
          <w:marTop w:val="0"/>
          <w:marBottom w:val="0"/>
          <w:divBdr>
            <w:top w:val="none" w:sz="0" w:space="0" w:color="auto"/>
            <w:left w:val="none" w:sz="0" w:space="0" w:color="auto"/>
            <w:bottom w:val="none" w:sz="0" w:space="0" w:color="auto"/>
            <w:right w:val="none" w:sz="0" w:space="0" w:color="auto"/>
          </w:divBdr>
        </w:div>
        <w:div w:id="1252812390">
          <w:marLeft w:val="640"/>
          <w:marRight w:val="0"/>
          <w:marTop w:val="0"/>
          <w:marBottom w:val="0"/>
          <w:divBdr>
            <w:top w:val="none" w:sz="0" w:space="0" w:color="auto"/>
            <w:left w:val="none" w:sz="0" w:space="0" w:color="auto"/>
            <w:bottom w:val="none" w:sz="0" w:space="0" w:color="auto"/>
            <w:right w:val="none" w:sz="0" w:space="0" w:color="auto"/>
          </w:divBdr>
        </w:div>
        <w:div w:id="2135173318">
          <w:marLeft w:val="640"/>
          <w:marRight w:val="0"/>
          <w:marTop w:val="0"/>
          <w:marBottom w:val="0"/>
          <w:divBdr>
            <w:top w:val="none" w:sz="0" w:space="0" w:color="auto"/>
            <w:left w:val="none" w:sz="0" w:space="0" w:color="auto"/>
            <w:bottom w:val="none" w:sz="0" w:space="0" w:color="auto"/>
            <w:right w:val="none" w:sz="0" w:space="0" w:color="auto"/>
          </w:divBdr>
        </w:div>
        <w:div w:id="1163735646">
          <w:marLeft w:val="640"/>
          <w:marRight w:val="0"/>
          <w:marTop w:val="0"/>
          <w:marBottom w:val="0"/>
          <w:divBdr>
            <w:top w:val="none" w:sz="0" w:space="0" w:color="auto"/>
            <w:left w:val="none" w:sz="0" w:space="0" w:color="auto"/>
            <w:bottom w:val="none" w:sz="0" w:space="0" w:color="auto"/>
            <w:right w:val="none" w:sz="0" w:space="0" w:color="auto"/>
          </w:divBdr>
        </w:div>
        <w:div w:id="1690644167">
          <w:marLeft w:val="640"/>
          <w:marRight w:val="0"/>
          <w:marTop w:val="0"/>
          <w:marBottom w:val="0"/>
          <w:divBdr>
            <w:top w:val="none" w:sz="0" w:space="0" w:color="auto"/>
            <w:left w:val="none" w:sz="0" w:space="0" w:color="auto"/>
            <w:bottom w:val="none" w:sz="0" w:space="0" w:color="auto"/>
            <w:right w:val="none" w:sz="0" w:space="0" w:color="auto"/>
          </w:divBdr>
        </w:div>
        <w:div w:id="790906727">
          <w:marLeft w:val="640"/>
          <w:marRight w:val="0"/>
          <w:marTop w:val="0"/>
          <w:marBottom w:val="0"/>
          <w:divBdr>
            <w:top w:val="none" w:sz="0" w:space="0" w:color="auto"/>
            <w:left w:val="none" w:sz="0" w:space="0" w:color="auto"/>
            <w:bottom w:val="none" w:sz="0" w:space="0" w:color="auto"/>
            <w:right w:val="none" w:sz="0" w:space="0" w:color="auto"/>
          </w:divBdr>
        </w:div>
        <w:div w:id="1759011328">
          <w:marLeft w:val="640"/>
          <w:marRight w:val="0"/>
          <w:marTop w:val="0"/>
          <w:marBottom w:val="0"/>
          <w:divBdr>
            <w:top w:val="none" w:sz="0" w:space="0" w:color="auto"/>
            <w:left w:val="none" w:sz="0" w:space="0" w:color="auto"/>
            <w:bottom w:val="none" w:sz="0" w:space="0" w:color="auto"/>
            <w:right w:val="none" w:sz="0" w:space="0" w:color="auto"/>
          </w:divBdr>
        </w:div>
        <w:div w:id="1349984517">
          <w:marLeft w:val="640"/>
          <w:marRight w:val="0"/>
          <w:marTop w:val="0"/>
          <w:marBottom w:val="0"/>
          <w:divBdr>
            <w:top w:val="none" w:sz="0" w:space="0" w:color="auto"/>
            <w:left w:val="none" w:sz="0" w:space="0" w:color="auto"/>
            <w:bottom w:val="none" w:sz="0" w:space="0" w:color="auto"/>
            <w:right w:val="none" w:sz="0" w:space="0" w:color="auto"/>
          </w:divBdr>
        </w:div>
        <w:div w:id="1058940067">
          <w:marLeft w:val="640"/>
          <w:marRight w:val="0"/>
          <w:marTop w:val="0"/>
          <w:marBottom w:val="0"/>
          <w:divBdr>
            <w:top w:val="none" w:sz="0" w:space="0" w:color="auto"/>
            <w:left w:val="none" w:sz="0" w:space="0" w:color="auto"/>
            <w:bottom w:val="none" w:sz="0" w:space="0" w:color="auto"/>
            <w:right w:val="none" w:sz="0" w:space="0" w:color="auto"/>
          </w:divBdr>
        </w:div>
        <w:div w:id="302778332">
          <w:marLeft w:val="640"/>
          <w:marRight w:val="0"/>
          <w:marTop w:val="0"/>
          <w:marBottom w:val="0"/>
          <w:divBdr>
            <w:top w:val="none" w:sz="0" w:space="0" w:color="auto"/>
            <w:left w:val="none" w:sz="0" w:space="0" w:color="auto"/>
            <w:bottom w:val="none" w:sz="0" w:space="0" w:color="auto"/>
            <w:right w:val="none" w:sz="0" w:space="0" w:color="auto"/>
          </w:divBdr>
        </w:div>
        <w:div w:id="217517146">
          <w:marLeft w:val="640"/>
          <w:marRight w:val="0"/>
          <w:marTop w:val="0"/>
          <w:marBottom w:val="0"/>
          <w:divBdr>
            <w:top w:val="none" w:sz="0" w:space="0" w:color="auto"/>
            <w:left w:val="none" w:sz="0" w:space="0" w:color="auto"/>
            <w:bottom w:val="none" w:sz="0" w:space="0" w:color="auto"/>
            <w:right w:val="none" w:sz="0" w:space="0" w:color="auto"/>
          </w:divBdr>
        </w:div>
        <w:div w:id="1495223130">
          <w:marLeft w:val="640"/>
          <w:marRight w:val="0"/>
          <w:marTop w:val="0"/>
          <w:marBottom w:val="0"/>
          <w:divBdr>
            <w:top w:val="none" w:sz="0" w:space="0" w:color="auto"/>
            <w:left w:val="none" w:sz="0" w:space="0" w:color="auto"/>
            <w:bottom w:val="none" w:sz="0" w:space="0" w:color="auto"/>
            <w:right w:val="none" w:sz="0" w:space="0" w:color="auto"/>
          </w:divBdr>
        </w:div>
        <w:div w:id="1336691132">
          <w:marLeft w:val="640"/>
          <w:marRight w:val="0"/>
          <w:marTop w:val="0"/>
          <w:marBottom w:val="0"/>
          <w:divBdr>
            <w:top w:val="none" w:sz="0" w:space="0" w:color="auto"/>
            <w:left w:val="none" w:sz="0" w:space="0" w:color="auto"/>
            <w:bottom w:val="none" w:sz="0" w:space="0" w:color="auto"/>
            <w:right w:val="none" w:sz="0" w:space="0" w:color="auto"/>
          </w:divBdr>
        </w:div>
        <w:div w:id="1278872358">
          <w:marLeft w:val="640"/>
          <w:marRight w:val="0"/>
          <w:marTop w:val="0"/>
          <w:marBottom w:val="0"/>
          <w:divBdr>
            <w:top w:val="none" w:sz="0" w:space="0" w:color="auto"/>
            <w:left w:val="none" w:sz="0" w:space="0" w:color="auto"/>
            <w:bottom w:val="none" w:sz="0" w:space="0" w:color="auto"/>
            <w:right w:val="none" w:sz="0" w:space="0" w:color="auto"/>
          </w:divBdr>
        </w:div>
        <w:div w:id="817502457">
          <w:marLeft w:val="640"/>
          <w:marRight w:val="0"/>
          <w:marTop w:val="0"/>
          <w:marBottom w:val="0"/>
          <w:divBdr>
            <w:top w:val="none" w:sz="0" w:space="0" w:color="auto"/>
            <w:left w:val="none" w:sz="0" w:space="0" w:color="auto"/>
            <w:bottom w:val="none" w:sz="0" w:space="0" w:color="auto"/>
            <w:right w:val="none" w:sz="0" w:space="0" w:color="auto"/>
          </w:divBdr>
        </w:div>
        <w:div w:id="637495224">
          <w:marLeft w:val="640"/>
          <w:marRight w:val="0"/>
          <w:marTop w:val="0"/>
          <w:marBottom w:val="0"/>
          <w:divBdr>
            <w:top w:val="none" w:sz="0" w:space="0" w:color="auto"/>
            <w:left w:val="none" w:sz="0" w:space="0" w:color="auto"/>
            <w:bottom w:val="none" w:sz="0" w:space="0" w:color="auto"/>
            <w:right w:val="none" w:sz="0" w:space="0" w:color="auto"/>
          </w:divBdr>
        </w:div>
        <w:div w:id="892424637">
          <w:marLeft w:val="640"/>
          <w:marRight w:val="0"/>
          <w:marTop w:val="0"/>
          <w:marBottom w:val="0"/>
          <w:divBdr>
            <w:top w:val="none" w:sz="0" w:space="0" w:color="auto"/>
            <w:left w:val="none" w:sz="0" w:space="0" w:color="auto"/>
            <w:bottom w:val="none" w:sz="0" w:space="0" w:color="auto"/>
            <w:right w:val="none" w:sz="0" w:space="0" w:color="auto"/>
          </w:divBdr>
        </w:div>
        <w:div w:id="1623612344">
          <w:marLeft w:val="640"/>
          <w:marRight w:val="0"/>
          <w:marTop w:val="0"/>
          <w:marBottom w:val="0"/>
          <w:divBdr>
            <w:top w:val="none" w:sz="0" w:space="0" w:color="auto"/>
            <w:left w:val="none" w:sz="0" w:space="0" w:color="auto"/>
            <w:bottom w:val="none" w:sz="0" w:space="0" w:color="auto"/>
            <w:right w:val="none" w:sz="0" w:space="0" w:color="auto"/>
          </w:divBdr>
        </w:div>
        <w:div w:id="1179540473">
          <w:marLeft w:val="640"/>
          <w:marRight w:val="0"/>
          <w:marTop w:val="0"/>
          <w:marBottom w:val="0"/>
          <w:divBdr>
            <w:top w:val="none" w:sz="0" w:space="0" w:color="auto"/>
            <w:left w:val="none" w:sz="0" w:space="0" w:color="auto"/>
            <w:bottom w:val="none" w:sz="0" w:space="0" w:color="auto"/>
            <w:right w:val="none" w:sz="0" w:space="0" w:color="auto"/>
          </w:divBdr>
        </w:div>
        <w:div w:id="315884594">
          <w:marLeft w:val="640"/>
          <w:marRight w:val="0"/>
          <w:marTop w:val="0"/>
          <w:marBottom w:val="0"/>
          <w:divBdr>
            <w:top w:val="none" w:sz="0" w:space="0" w:color="auto"/>
            <w:left w:val="none" w:sz="0" w:space="0" w:color="auto"/>
            <w:bottom w:val="none" w:sz="0" w:space="0" w:color="auto"/>
            <w:right w:val="none" w:sz="0" w:space="0" w:color="auto"/>
          </w:divBdr>
        </w:div>
        <w:div w:id="2137723084">
          <w:marLeft w:val="640"/>
          <w:marRight w:val="0"/>
          <w:marTop w:val="0"/>
          <w:marBottom w:val="0"/>
          <w:divBdr>
            <w:top w:val="none" w:sz="0" w:space="0" w:color="auto"/>
            <w:left w:val="none" w:sz="0" w:space="0" w:color="auto"/>
            <w:bottom w:val="none" w:sz="0" w:space="0" w:color="auto"/>
            <w:right w:val="none" w:sz="0" w:space="0" w:color="auto"/>
          </w:divBdr>
        </w:div>
        <w:div w:id="1781023904">
          <w:marLeft w:val="640"/>
          <w:marRight w:val="0"/>
          <w:marTop w:val="0"/>
          <w:marBottom w:val="0"/>
          <w:divBdr>
            <w:top w:val="none" w:sz="0" w:space="0" w:color="auto"/>
            <w:left w:val="none" w:sz="0" w:space="0" w:color="auto"/>
            <w:bottom w:val="none" w:sz="0" w:space="0" w:color="auto"/>
            <w:right w:val="none" w:sz="0" w:space="0" w:color="auto"/>
          </w:divBdr>
        </w:div>
        <w:div w:id="1377896702">
          <w:marLeft w:val="640"/>
          <w:marRight w:val="0"/>
          <w:marTop w:val="0"/>
          <w:marBottom w:val="0"/>
          <w:divBdr>
            <w:top w:val="none" w:sz="0" w:space="0" w:color="auto"/>
            <w:left w:val="none" w:sz="0" w:space="0" w:color="auto"/>
            <w:bottom w:val="none" w:sz="0" w:space="0" w:color="auto"/>
            <w:right w:val="none" w:sz="0" w:space="0" w:color="auto"/>
          </w:divBdr>
        </w:div>
        <w:div w:id="88812746">
          <w:marLeft w:val="640"/>
          <w:marRight w:val="0"/>
          <w:marTop w:val="0"/>
          <w:marBottom w:val="0"/>
          <w:divBdr>
            <w:top w:val="none" w:sz="0" w:space="0" w:color="auto"/>
            <w:left w:val="none" w:sz="0" w:space="0" w:color="auto"/>
            <w:bottom w:val="none" w:sz="0" w:space="0" w:color="auto"/>
            <w:right w:val="none" w:sz="0" w:space="0" w:color="auto"/>
          </w:divBdr>
        </w:div>
        <w:div w:id="1699348892">
          <w:marLeft w:val="640"/>
          <w:marRight w:val="0"/>
          <w:marTop w:val="0"/>
          <w:marBottom w:val="0"/>
          <w:divBdr>
            <w:top w:val="none" w:sz="0" w:space="0" w:color="auto"/>
            <w:left w:val="none" w:sz="0" w:space="0" w:color="auto"/>
            <w:bottom w:val="none" w:sz="0" w:space="0" w:color="auto"/>
            <w:right w:val="none" w:sz="0" w:space="0" w:color="auto"/>
          </w:divBdr>
        </w:div>
        <w:div w:id="942347043">
          <w:marLeft w:val="640"/>
          <w:marRight w:val="0"/>
          <w:marTop w:val="0"/>
          <w:marBottom w:val="0"/>
          <w:divBdr>
            <w:top w:val="none" w:sz="0" w:space="0" w:color="auto"/>
            <w:left w:val="none" w:sz="0" w:space="0" w:color="auto"/>
            <w:bottom w:val="none" w:sz="0" w:space="0" w:color="auto"/>
            <w:right w:val="none" w:sz="0" w:space="0" w:color="auto"/>
          </w:divBdr>
        </w:div>
        <w:div w:id="743799248">
          <w:marLeft w:val="640"/>
          <w:marRight w:val="0"/>
          <w:marTop w:val="0"/>
          <w:marBottom w:val="0"/>
          <w:divBdr>
            <w:top w:val="none" w:sz="0" w:space="0" w:color="auto"/>
            <w:left w:val="none" w:sz="0" w:space="0" w:color="auto"/>
            <w:bottom w:val="none" w:sz="0" w:space="0" w:color="auto"/>
            <w:right w:val="none" w:sz="0" w:space="0" w:color="auto"/>
          </w:divBdr>
        </w:div>
        <w:div w:id="1460220637">
          <w:marLeft w:val="640"/>
          <w:marRight w:val="0"/>
          <w:marTop w:val="0"/>
          <w:marBottom w:val="0"/>
          <w:divBdr>
            <w:top w:val="none" w:sz="0" w:space="0" w:color="auto"/>
            <w:left w:val="none" w:sz="0" w:space="0" w:color="auto"/>
            <w:bottom w:val="none" w:sz="0" w:space="0" w:color="auto"/>
            <w:right w:val="none" w:sz="0" w:space="0" w:color="auto"/>
          </w:divBdr>
        </w:div>
        <w:div w:id="1281492450">
          <w:marLeft w:val="640"/>
          <w:marRight w:val="0"/>
          <w:marTop w:val="0"/>
          <w:marBottom w:val="0"/>
          <w:divBdr>
            <w:top w:val="none" w:sz="0" w:space="0" w:color="auto"/>
            <w:left w:val="none" w:sz="0" w:space="0" w:color="auto"/>
            <w:bottom w:val="none" w:sz="0" w:space="0" w:color="auto"/>
            <w:right w:val="none" w:sz="0" w:space="0" w:color="auto"/>
          </w:divBdr>
        </w:div>
        <w:div w:id="1103233161">
          <w:marLeft w:val="640"/>
          <w:marRight w:val="0"/>
          <w:marTop w:val="0"/>
          <w:marBottom w:val="0"/>
          <w:divBdr>
            <w:top w:val="none" w:sz="0" w:space="0" w:color="auto"/>
            <w:left w:val="none" w:sz="0" w:space="0" w:color="auto"/>
            <w:bottom w:val="none" w:sz="0" w:space="0" w:color="auto"/>
            <w:right w:val="none" w:sz="0" w:space="0" w:color="auto"/>
          </w:divBdr>
        </w:div>
        <w:div w:id="405229791">
          <w:marLeft w:val="640"/>
          <w:marRight w:val="0"/>
          <w:marTop w:val="0"/>
          <w:marBottom w:val="0"/>
          <w:divBdr>
            <w:top w:val="none" w:sz="0" w:space="0" w:color="auto"/>
            <w:left w:val="none" w:sz="0" w:space="0" w:color="auto"/>
            <w:bottom w:val="none" w:sz="0" w:space="0" w:color="auto"/>
            <w:right w:val="none" w:sz="0" w:space="0" w:color="auto"/>
          </w:divBdr>
        </w:div>
        <w:div w:id="200942534">
          <w:marLeft w:val="640"/>
          <w:marRight w:val="0"/>
          <w:marTop w:val="0"/>
          <w:marBottom w:val="0"/>
          <w:divBdr>
            <w:top w:val="none" w:sz="0" w:space="0" w:color="auto"/>
            <w:left w:val="none" w:sz="0" w:space="0" w:color="auto"/>
            <w:bottom w:val="none" w:sz="0" w:space="0" w:color="auto"/>
            <w:right w:val="none" w:sz="0" w:space="0" w:color="auto"/>
          </w:divBdr>
        </w:div>
        <w:div w:id="1772312062">
          <w:marLeft w:val="640"/>
          <w:marRight w:val="0"/>
          <w:marTop w:val="0"/>
          <w:marBottom w:val="0"/>
          <w:divBdr>
            <w:top w:val="none" w:sz="0" w:space="0" w:color="auto"/>
            <w:left w:val="none" w:sz="0" w:space="0" w:color="auto"/>
            <w:bottom w:val="none" w:sz="0" w:space="0" w:color="auto"/>
            <w:right w:val="none" w:sz="0" w:space="0" w:color="auto"/>
          </w:divBdr>
        </w:div>
        <w:div w:id="537592462">
          <w:marLeft w:val="640"/>
          <w:marRight w:val="0"/>
          <w:marTop w:val="0"/>
          <w:marBottom w:val="0"/>
          <w:divBdr>
            <w:top w:val="none" w:sz="0" w:space="0" w:color="auto"/>
            <w:left w:val="none" w:sz="0" w:space="0" w:color="auto"/>
            <w:bottom w:val="none" w:sz="0" w:space="0" w:color="auto"/>
            <w:right w:val="none" w:sz="0" w:space="0" w:color="auto"/>
          </w:divBdr>
        </w:div>
        <w:div w:id="339505434">
          <w:marLeft w:val="640"/>
          <w:marRight w:val="0"/>
          <w:marTop w:val="0"/>
          <w:marBottom w:val="0"/>
          <w:divBdr>
            <w:top w:val="none" w:sz="0" w:space="0" w:color="auto"/>
            <w:left w:val="none" w:sz="0" w:space="0" w:color="auto"/>
            <w:bottom w:val="none" w:sz="0" w:space="0" w:color="auto"/>
            <w:right w:val="none" w:sz="0" w:space="0" w:color="auto"/>
          </w:divBdr>
        </w:div>
        <w:div w:id="591662783">
          <w:marLeft w:val="640"/>
          <w:marRight w:val="0"/>
          <w:marTop w:val="0"/>
          <w:marBottom w:val="0"/>
          <w:divBdr>
            <w:top w:val="none" w:sz="0" w:space="0" w:color="auto"/>
            <w:left w:val="none" w:sz="0" w:space="0" w:color="auto"/>
            <w:bottom w:val="none" w:sz="0" w:space="0" w:color="auto"/>
            <w:right w:val="none" w:sz="0" w:space="0" w:color="auto"/>
          </w:divBdr>
        </w:div>
        <w:div w:id="1173835172">
          <w:marLeft w:val="640"/>
          <w:marRight w:val="0"/>
          <w:marTop w:val="0"/>
          <w:marBottom w:val="0"/>
          <w:divBdr>
            <w:top w:val="none" w:sz="0" w:space="0" w:color="auto"/>
            <w:left w:val="none" w:sz="0" w:space="0" w:color="auto"/>
            <w:bottom w:val="none" w:sz="0" w:space="0" w:color="auto"/>
            <w:right w:val="none" w:sz="0" w:space="0" w:color="auto"/>
          </w:divBdr>
        </w:div>
        <w:div w:id="528374648">
          <w:marLeft w:val="640"/>
          <w:marRight w:val="0"/>
          <w:marTop w:val="0"/>
          <w:marBottom w:val="0"/>
          <w:divBdr>
            <w:top w:val="none" w:sz="0" w:space="0" w:color="auto"/>
            <w:left w:val="none" w:sz="0" w:space="0" w:color="auto"/>
            <w:bottom w:val="none" w:sz="0" w:space="0" w:color="auto"/>
            <w:right w:val="none" w:sz="0" w:space="0" w:color="auto"/>
          </w:divBdr>
        </w:div>
        <w:div w:id="948392039">
          <w:marLeft w:val="640"/>
          <w:marRight w:val="0"/>
          <w:marTop w:val="0"/>
          <w:marBottom w:val="0"/>
          <w:divBdr>
            <w:top w:val="none" w:sz="0" w:space="0" w:color="auto"/>
            <w:left w:val="none" w:sz="0" w:space="0" w:color="auto"/>
            <w:bottom w:val="none" w:sz="0" w:space="0" w:color="auto"/>
            <w:right w:val="none" w:sz="0" w:space="0" w:color="auto"/>
          </w:divBdr>
        </w:div>
        <w:div w:id="593974871">
          <w:marLeft w:val="640"/>
          <w:marRight w:val="0"/>
          <w:marTop w:val="0"/>
          <w:marBottom w:val="0"/>
          <w:divBdr>
            <w:top w:val="none" w:sz="0" w:space="0" w:color="auto"/>
            <w:left w:val="none" w:sz="0" w:space="0" w:color="auto"/>
            <w:bottom w:val="none" w:sz="0" w:space="0" w:color="auto"/>
            <w:right w:val="none" w:sz="0" w:space="0" w:color="auto"/>
          </w:divBdr>
        </w:div>
        <w:div w:id="1460496322">
          <w:marLeft w:val="640"/>
          <w:marRight w:val="0"/>
          <w:marTop w:val="0"/>
          <w:marBottom w:val="0"/>
          <w:divBdr>
            <w:top w:val="none" w:sz="0" w:space="0" w:color="auto"/>
            <w:left w:val="none" w:sz="0" w:space="0" w:color="auto"/>
            <w:bottom w:val="none" w:sz="0" w:space="0" w:color="auto"/>
            <w:right w:val="none" w:sz="0" w:space="0" w:color="auto"/>
          </w:divBdr>
        </w:div>
        <w:div w:id="306126207">
          <w:marLeft w:val="640"/>
          <w:marRight w:val="0"/>
          <w:marTop w:val="0"/>
          <w:marBottom w:val="0"/>
          <w:divBdr>
            <w:top w:val="none" w:sz="0" w:space="0" w:color="auto"/>
            <w:left w:val="none" w:sz="0" w:space="0" w:color="auto"/>
            <w:bottom w:val="none" w:sz="0" w:space="0" w:color="auto"/>
            <w:right w:val="none" w:sz="0" w:space="0" w:color="auto"/>
          </w:divBdr>
        </w:div>
        <w:div w:id="450632618">
          <w:marLeft w:val="640"/>
          <w:marRight w:val="0"/>
          <w:marTop w:val="0"/>
          <w:marBottom w:val="0"/>
          <w:divBdr>
            <w:top w:val="none" w:sz="0" w:space="0" w:color="auto"/>
            <w:left w:val="none" w:sz="0" w:space="0" w:color="auto"/>
            <w:bottom w:val="none" w:sz="0" w:space="0" w:color="auto"/>
            <w:right w:val="none" w:sz="0" w:space="0" w:color="auto"/>
          </w:divBdr>
        </w:div>
        <w:div w:id="1502088116">
          <w:marLeft w:val="640"/>
          <w:marRight w:val="0"/>
          <w:marTop w:val="0"/>
          <w:marBottom w:val="0"/>
          <w:divBdr>
            <w:top w:val="none" w:sz="0" w:space="0" w:color="auto"/>
            <w:left w:val="none" w:sz="0" w:space="0" w:color="auto"/>
            <w:bottom w:val="none" w:sz="0" w:space="0" w:color="auto"/>
            <w:right w:val="none" w:sz="0" w:space="0" w:color="auto"/>
          </w:divBdr>
        </w:div>
        <w:div w:id="2126732323">
          <w:marLeft w:val="640"/>
          <w:marRight w:val="0"/>
          <w:marTop w:val="0"/>
          <w:marBottom w:val="0"/>
          <w:divBdr>
            <w:top w:val="none" w:sz="0" w:space="0" w:color="auto"/>
            <w:left w:val="none" w:sz="0" w:space="0" w:color="auto"/>
            <w:bottom w:val="none" w:sz="0" w:space="0" w:color="auto"/>
            <w:right w:val="none" w:sz="0" w:space="0" w:color="auto"/>
          </w:divBdr>
        </w:div>
        <w:div w:id="1284076716">
          <w:marLeft w:val="640"/>
          <w:marRight w:val="0"/>
          <w:marTop w:val="0"/>
          <w:marBottom w:val="0"/>
          <w:divBdr>
            <w:top w:val="none" w:sz="0" w:space="0" w:color="auto"/>
            <w:left w:val="none" w:sz="0" w:space="0" w:color="auto"/>
            <w:bottom w:val="none" w:sz="0" w:space="0" w:color="auto"/>
            <w:right w:val="none" w:sz="0" w:space="0" w:color="auto"/>
          </w:divBdr>
        </w:div>
        <w:div w:id="601305740">
          <w:marLeft w:val="640"/>
          <w:marRight w:val="0"/>
          <w:marTop w:val="0"/>
          <w:marBottom w:val="0"/>
          <w:divBdr>
            <w:top w:val="none" w:sz="0" w:space="0" w:color="auto"/>
            <w:left w:val="none" w:sz="0" w:space="0" w:color="auto"/>
            <w:bottom w:val="none" w:sz="0" w:space="0" w:color="auto"/>
            <w:right w:val="none" w:sz="0" w:space="0" w:color="auto"/>
          </w:divBdr>
        </w:div>
        <w:div w:id="1087844622">
          <w:marLeft w:val="640"/>
          <w:marRight w:val="0"/>
          <w:marTop w:val="0"/>
          <w:marBottom w:val="0"/>
          <w:divBdr>
            <w:top w:val="none" w:sz="0" w:space="0" w:color="auto"/>
            <w:left w:val="none" w:sz="0" w:space="0" w:color="auto"/>
            <w:bottom w:val="none" w:sz="0" w:space="0" w:color="auto"/>
            <w:right w:val="none" w:sz="0" w:space="0" w:color="auto"/>
          </w:divBdr>
        </w:div>
        <w:div w:id="87194118">
          <w:marLeft w:val="640"/>
          <w:marRight w:val="0"/>
          <w:marTop w:val="0"/>
          <w:marBottom w:val="0"/>
          <w:divBdr>
            <w:top w:val="none" w:sz="0" w:space="0" w:color="auto"/>
            <w:left w:val="none" w:sz="0" w:space="0" w:color="auto"/>
            <w:bottom w:val="none" w:sz="0" w:space="0" w:color="auto"/>
            <w:right w:val="none" w:sz="0" w:space="0" w:color="auto"/>
          </w:divBdr>
        </w:div>
        <w:div w:id="1375424032">
          <w:marLeft w:val="640"/>
          <w:marRight w:val="0"/>
          <w:marTop w:val="0"/>
          <w:marBottom w:val="0"/>
          <w:divBdr>
            <w:top w:val="none" w:sz="0" w:space="0" w:color="auto"/>
            <w:left w:val="none" w:sz="0" w:space="0" w:color="auto"/>
            <w:bottom w:val="none" w:sz="0" w:space="0" w:color="auto"/>
            <w:right w:val="none" w:sz="0" w:space="0" w:color="auto"/>
          </w:divBdr>
        </w:div>
        <w:div w:id="1157696688">
          <w:marLeft w:val="640"/>
          <w:marRight w:val="0"/>
          <w:marTop w:val="0"/>
          <w:marBottom w:val="0"/>
          <w:divBdr>
            <w:top w:val="none" w:sz="0" w:space="0" w:color="auto"/>
            <w:left w:val="none" w:sz="0" w:space="0" w:color="auto"/>
            <w:bottom w:val="none" w:sz="0" w:space="0" w:color="auto"/>
            <w:right w:val="none" w:sz="0" w:space="0" w:color="auto"/>
          </w:divBdr>
        </w:div>
        <w:div w:id="1326861487">
          <w:marLeft w:val="640"/>
          <w:marRight w:val="0"/>
          <w:marTop w:val="0"/>
          <w:marBottom w:val="0"/>
          <w:divBdr>
            <w:top w:val="none" w:sz="0" w:space="0" w:color="auto"/>
            <w:left w:val="none" w:sz="0" w:space="0" w:color="auto"/>
            <w:bottom w:val="none" w:sz="0" w:space="0" w:color="auto"/>
            <w:right w:val="none" w:sz="0" w:space="0" w:color="auto"/>
          </w:divBdr>
        </w:div>
        <w:div w:id="2145583301">
          <w:marLeft w:val="640"/>
          <w:marRight w:val="0"/>
          <w:marTop w:val="0"/>
          <w:marBottom w:val="0"/>
          <w:divBdr>
            <w:top w:val="none" w:sz="0" w:space="0" w:color="auto"/>
            <w:left w:val="none" w:sz="0" w:space="0" w:color="auto"/>
            <w:bottom w:val="none" w:sz="0" w:space="0" w:color="auto"/>
            <w:right w:val="none" w:sz="0" w:space="0" w:color="auto"/>
          </w:divBdr>
        </w:div>
        <w:div w:id="208302077">
          <w:marLeft w:val="640"/>
          <w:marRight w:val="0"/>
          <w:marTop w:val="0"/>
          <w:marBottom w:val="0"/>
          <w:divBdr>
            <w:top w:val="none" w:sz="0" w:space="0" w:color="auto"/>
            <w:left w:val="none" w:sz="0" w:space="0" w:color="auto"/>
            <w:bottom w:val="none" w:sz="0" w:space="0" w:color="auto"/>
            <w:right w:val="none" w:sz="0" w:space="0" w:color="auto"/>
          </w:divBdr>
        </w:div>
        <w:div w:id="1605379358">
          <w:marLeft w:val="640"/>
          <w:marRight w:val="0"/>
          <w:marTop w:val="0"/>
          <w:marBottom w:val="0"/>
          <w:divBdr>
            <w:top w:val="none" w:sz="0" w:space="0" w:color="auto"/>
            <w:left w:val="none" w:sz="0" w:space="0" w:color="auto"/>
            <w:bottom w:val="none" w:sz="0" w:space="0" w:color="auto"/>
            <w:right w:val="none" w:sz="0" w:space="0" w:color="auto"/>
          </w:divBdr>
        </w:div>
        <w:div w:id="2103719717">
          <w:marLeft w:val="640"/>
          <w:marRight w:val="0"/>
          <w:marTop w:val="0"/>
          <w:marBottom w:val="0"/>
          <w:divBdr>
            <w:top w:val="none" w:sz="0" w:space="0" w:color="auto"/>
            <w:left w:val="none" w:sz="0" w:space="0" w:color="auto"/>
            <w:bottom w:val="none" w:sz="0" w:space="0" w:color="auto"/>
            <w:right w:val="none" w:sz="0" w:space="0" w:color="auto"/>
          </w:divBdr>
        </w:div>
        <w:div w:id="692925078">
          <w:marLeft w:val="640"/>
          <w:marRight w:val="0"/>
          <w:marTop w:val="0"/>
          <w:marBottom w:val="0"/>
          <w:divBdr>
            <w:top w:val="none" w:sz="0" w:space="0" w:color="auto"/>
            <w:left w:val="none" w:sz="0" w:space="0" w:color="auto"/>
            <w:bottom w:val="none" w:sz="0" w:space="0" w:color="auto"/>
            <w:right w:val="none" w:sz="0" w:space="0" w:color="auto"/>
          </w:divBdr>
        </w:div>
        <w:div w:id="1241907504">
          <w:marLeft w:val="640"/>
          <w:marRight w:val="0"/>
          <w:marTop w:val="0"/>
          <w:marBottom w:val="0"/>
          <w:divBdr>
            <w:top w:val="none" w:sz="0" w:space="0" w:color="auto"/>
            <w:left w:val="none" w:sz="0" w:space="0" w:color="auto"/>
            <w:bottom w:val="none" w:sz="0" w:space="0" w:color="auto"/>
            <w:right w:val="none" w:sz="0" w:space="0" w:color="auto"/>
          </w:divBdr>
        </w:div>
        <w:div w:id="644286263">
          <w:marLeft w:val="640"/>
          <w:marRight w:val="0"/>
          <w:marTop w:val="0"/>
          <w:marBottom w:val="0"/>
          <w:divBdr>
            <w:top w:val="none" w:sz="0" w:space="0" w:color="auto"/>
            <w:left w:val="none" w:sz="0" w:space="0" w:color="auto"/>
            <w:bottom w:val="none" w:sz="0" w:space="0" w:color="auto"/>
            <w:right w:val="none" w:sz="0" w:space="0" w:color="auto"/>
          </w:divBdr>
        </w:div>
        <w:div w:id="1225214416">
          <w:marLeft w:val="640"/>
          <w:marRight w:val="0"/>
          <w:marTop w:val="0"/>
          <w:marBottom w:val="0"/>
          <w:divBdr>
            <w:top w:val="none" w:sz="0" w:space="0" w:color="auto"/>
            <w:left w:val="none" w:sz="0" w:space="0" w:color="auto"/>
            <w:bottom w:val="none" w:sz="0" w:space="0" w:color="auto"/>
            <w:right w:val="none" w:sz="0" w:space="0" w:color="auto"/>
          </w:divBdr>
        </w:div>
        <w:div w:id="1536502217">
          <w:marLeft w:val="640"/>
          <w:marRight w:val="0"/>
          <w:marTop w:val="0"/>
          <w:marBottom w:val="0"/>
          <w:divBdr>
            <w:top w:val="none" w:sz="0" w:space="0" w:color="auto"/>
            <w:left w:val="none" w:sz="0" w:space="0" w:color="auto"/>
            <w:bottom w:val="none" w:sz="0" w:space="0" w:color="auto"/>
            <w:right w:val="none" w:sz="0" w:space="0" w:color="auto"/>
          </w:divBdr>
        </w:div>
        <w:div w:id="461504913">
          <w:marLeft w:val="640"/>
          <w:marRight w:val="0"/>
          <w:marTop w:val="0"/>
          <w:marBottom w:val="0"/>
          <w:divBdr>
            <w:top w:val="none" w:sz="0" w:space="0" w:color="auto"/>
            <w:left w:val="none" w:sz="0" w:space="0" w:color="auto"/>
            <w:bottom w:val="none" w:sz="0" w:space="0" w:color="auto"/>
            <w:right w:val="none" w:sz="0" w:space="0" w:color="auto"/>
          </w:divBdr>
        </w:div>
        <w:div w:id="415253477">
          <w:marLeft w:val="640"/>
          <w:marRight w:val="0"/>
          <w:marTop w:val="0"/>
          <w:marBottom w:val="0"/>
          <w:divBdr>
            <w:top w:val="none" w:sz="0" w:space="0" w:color="auto"/>
            <w:left w:val="none" w:sz="0" w:space="0" w:color="auto"/>
            <w:bottom w:val="none" w:sz="0" w:space="0" w:color="auto"/>
            <w:right w:val="none" w:sz="0" w:space="0" w:color="auto"/>
          </w:divBdr>
        </w:div>
        <w:div w:id="1236162364">
          <w:marLeft w:val="640"/>
          <w:marRight w:val="0"/>
          <w:marTop w:val="0"/>
          <w:marBottom w:val="0"/>
          <w:divBdr>
            <w:top w:val="none" w:sz="0" w:space="0" w:color="auto"/>
            <w:left w:val="none" w:sz="0" w:space="0" w:color="auto"/>
            <w:bottom w:val="none" w:sz="0" w:space="0" w:color="auto"/>
            <w:right w:val="none" w:sz="0" w:space="0" w:color="auto"/>
          </w:divBdr>
        </w:div>
        <w:div w:id="1025248871">
          <w:marLeft w:val="640"/>
          <w:marRight w:val="0"/>
          <w:marTop w:val="0"/>
          <w:marBottom w:val="0"/>
          <w:divBdr>
            <w:top w:val="none" w:sz="0" w:space="0" w:color="auto"/>
            <w:left w:val="none" w:sz="0" w:space="0" w:color="auto"/>
            <w:bottom w:val="none" w:sz="0" w:space="0" w:color="auto"/>
            <w:right w:val="none" w:sz="0" w:space="0" w:color="auto"/>
          </w:divBdr>
        </w:div>
        <w:div w:id="184443432">
          <w:marLeft w:val="640"/>
          <w:marRight w:val="0"/>
          <w:marTop w:val="0"/>
          <w:marBottom w:val="0"/>
          <w:divBdr>
            <w:top w:val="none" w:sz="0" w:space="0" w:color="auto"/>
            <w:left w:val="none" w:sz="0" w:space="0" w:color="auto"/>
            <w:bottom w:val="none" w:sz="0" w:space="0" w:color="auto"/>
            <w:right w:val="none" w:sz="0" w:space="0" w:color="auto"/>
          </w:divBdr>
        </w:div>
        <w:div w:id="992684110">
          <w:marLeft w:val="640"/>
          <w:marRight w:val="0"/>
          <w:marTop w:val="0"/>
          <w:marBottom w:val="0"/>
          <w:divBdr>
            <w:top w:val="none" w:sz="0" w:space="0" w:color="auto"/>
            <w:left w:val="none" w:sz="0" w:space="0" w:color="auto"/>
            <w:bottom w:val="none" w:sz="0" w:space="0" w:color="auto"/>
            <w:right w:val="none" w:sz="0" w:space="0" w:color="auto"/>
          </w:divBdr>
        </w:div>
        <w:div w:id="1059129856">
          <w:marLeft w:val="640"/>
          <w:marRight w:val="0"/>
          <w:marTop w:val="0"/>
          <w:marBottom w:val="0"/>
          <w:divBdr>
            <w:top w:val="none" w:sz="0" w:space="0" w:color="auto"/>
            <w:left w:val="none" w:sz="0" w:space="0" w:color="auto"/>
            <w:bottom w:val="none" w:sz="0" w:space="0" w:color="auto"/>
            <w:right w:val="none" w:sz="0" w:space="0" w:color="auto"/>
          </w:divBdr>
        </w:div>
        <w:div w:id="996301358">
          <w:marLeft w:val="640"/>
          <w:marRight w:val="0"/>
          <w:marTop w:val="0"/>
          <w:marBottom w:val="0"/>
          <w:divBdr>
            <w:top w:val="none" w:sz="0" w:space="0" w:color="auto"/>
            <w:left w:val="none" w:sz="0" w:space="0" w:color="auto"/>
            <w:bottom w:val="none" w:sz="0" w:space="0" w:color="auto"/>
            <w:right w:val="none" w:sz="0" w:space="0" w:color="auto"/>
          </w:divBdr>
        </w:div>
        <w:div w:id="1091858019">
          <w:marLeft w:val="640"/>
          <w:marRight w:val="0"/>
          <w:marTop w:val="0"/>
          <w:marBottom w:val="0"/>
          <w:divBdr>
            <w:top w:val="none" w:sz="0" w:space="0" w:color="auto"/>
            <w:left w:val="none" w:sz="0" w:space="0" w:color="auto"/>
            <w:bottom w:val="none" w:sz="0" w:space="0" w:color="auto"/>
            <w:right w:val="none" w:sz="0" w:space="0" w:color="auto"/>
          </w:divBdr>
        </w:div>
        <w:div w:id="2054884567">
          <w:marLeft w:val="640"/>
          <w:marRight w:val="0"/>
          <w:marTop w:val="0"/>
          <w:marBottom w:val="0"/>
          <w:divBdr>
            <w:top w:val="none" w:sz="0" w:space="0" w:color="auto"/>
            <w:left w:val="none" w:sz="0" w:space="0" w:color="auto"/>
            <w:bottom w:val="none" w:sz="0" w:space="0" w:color="auto"/>
            <w:right w:val="none" w:sz="0" w:space="0" w:color="auto"/>
          </w:divBdr>
        </w:div>
        <w:div w:id="481704812">
          <w:marLeft w:val="640"/>
          <w:marRight w:val="0"/>
          <w:marTop w:val="0"/>
          <w:marBottom w:val="0"/>
          <w:divBdr>
            <w:top w:val="none" w:sz="0" w:space="0" w:color="auto"/>
            <w:left w:val="none" w:sz="0" w:space="0" w:color="auto"/>
            <w:bottom w:val="none" w:sz="0" w:space="0" w:color="auto"/>
            <w:right w:val="none" w:sz="0" w:space="0" w:color="auto"/>
          </w:divBdr>
        </w:div>
        <w:div w:id="1238899357">
          <w:marLeft w:val="640"/>
          <w:marRight w:val="0"/>
          <w:marTop w:val="0"/>
          <w:marBottom w:val="0"/>
          <w:divBdr>
            <w:top w:val="none" w:sz="0" w:space="0" w:color="auto"/>
            <w:left w:val="none" w:sz="0" w:space="0" w:color="auto"/>
            <w:bottom w:val="none" w:sz="0" w:space="0" w:color="auto"/>
            <w:right w:val="none" w:sz="0" w:space="0" w:color="auto"/>
          </w:divBdr>
        </w:div>
        <w:div w:id="2069184565">
          <w:marLeft w:val="640"/>
          <w:marRight w:val="0"/>
          <w:marTop w:val="0"/>
          <w:marBottom w:val="0"/>
          <w:divBdr>
            <w:top w:val="none" w:sz="0" w:space="0" w:color="auto"/>
            <w:left w:val="none" w:sz="0" w:space="0" w:color="auto"/>
            <w:bottom w:val="none" w:sz="0" w:space="0" w:color="auto"/>
            <w:right w:val="none" w:sz="0" w:space="0" w:color="auto"/>
          </w:divBdr>
        </w:div>
        <w:div w:id="1227497336">
          <w:marLeft w:val="640"/>
          <w:marRight w:val="0"/>
          <w:marTop w:val="0"/>
          <w:marBottom w:val="0"/>
          <w:divBdr>
            <w:top w:val="none" w:sz="0" w:space="0" w:color="auto"/>
            <w:left w:val="none" w:sz="0" w:space="0" w:color="auto"/>
            <w:bottom w:val="none" w:sz="0" w:space="0" w:color="auto"/>
            <w:right w:val="none" w:sz="0" w:space="0" w:color="auto"/>
          </w:divBdr>
        </w:div>
        <w:div w:id="1482307890">
          <w:marLeft w:val="640"/>
          <w:marRight w:val="0"/>
          <w:marTop w:val="0"/>
          <w:marBottom w:val="0"/>
          <w:divBdr>
            <w:top w:val="none" w:sz="0" w:space="0" w:color="auto"/>
            <w:left w:val="none" w:sz="0" w:space="0" w:color="auto"/>
            <w:bottom w:val="none" w:sz="0" w:space="0" w:color="auto"/>
            <w:right w:val="none" w:sz="0" w:space="0" w:color="auto"/>
          </w:divBdr>
        </w:div>
        <w:div w:id="1185092779">
          <w:marLeft w:val="640"/>
          <w:marRight w:val="0"/>
          <w:marTop w:val="0"/>
          <w:marBottom w:val="0"/>
          <w:divBdr>
            <w:top w:val="none" w:sz="0" w:space="0" w:color="auto"/>
            <w:left w:val="none" w:sz="0" w:space="0" w:color="auto"/>
            <w:bottom w:val="none" w:sz="0" w:space="0" w:color="auto"/>
            <w:right w:val="none" w:sz="0" w:space="0" w:color="auto"/>
          </w:divBdr>
        </w:div>
        <w:div w:id="1603227312">
          <w:marLeft w:val="640"/>
          <w:marRight w:val="0"/>
          <w:marTop w:val="0"/>
          <w:marBottom w:val="0"/>
          <w:divBdr>
            <w:top w:val="none" w:sz="0" w:space="0" w:color="auto"/>
            <w:left w:val="none" w:sz="0" w:space="0" w:color="auto"/>
            <w:bottom w:val="none" w:sz="0" w:space="0" w:color="auto"/>
            <w:right w:val="none" w:sz="0" w:space="0" w:color="auto"/>
          </w:divBdr>
        </w:div>
        <w:div w:id="1579175441">
          <w:marLeft w:val="640"/>
          <w:marRight w:val="0"/>
          <w:marTop w:val="0"/>
          <w:marBottom w:val="0"/>
          <w:divBdr>
            <w:top w:val="none" w:sz="0" w:space="0" w:color="auto"/>
            <w:left w:val="none" w:sz="0" w:space="0" w:color="auto"/>
            <w:bottom w:val="none" w:sz="0" w:space="0" w:color="auto"/>
            <w:right w:val="none" w:sz="0" w:space="0" w:color="auto"/>
          </w:divBdr>
        </w:div>
        <w:div w:id="49117336">
          <w:marLeft w:val="640"/>
          <w:marRight w:val="0"/>
          <w:marTop w:val="0"/>
          <w:marBottom w:val="0"/>
          <w:divBdr>
            <w:top w:val="none" w:sz="0" w:space="0" w:color="auto"/>
            <w:left w:val="none" w:sz="0" w:space="0" w:color="auto"/>
            <w:bottom w:val="none" w:sz="0" w:space="0" w:color="auto"/>
            <w:right w:val="none" w:sz="0" w:space="0" w:color="auto"/>
          </w:divBdr>
        </w:div>
        <w:div w:id="367799361">
          <w:marLeft w:val="640"/>
          <w:marRight w:val="0"/>
          <w:marTop w:val="0"/>
          <w:marBottom w:val="0"/>
          <w:divBdr>
            <w:top w:val="none" w:sz="0" w:space="0" w:color="auto"/>
            <w:left w:val="none" w:sz="0" w:space="0" w:color="auto"/>
            <w:bottom w:val="none" w:sz="0" w:space="0" w:color="auto"/>
            <w:right w:val="none" w:sz="0" w:space="0" w:color="auto"/>
          </w:divBdr>
        </w:div>
        <w:div w:id="1453204468">
          <w:marLeft w:val="640"/>
          <w:marRight w:val="0"/>
          <w:marTop w:val="0"/>
          <w:marBottom w:val="0"/>
          <w:divBdr>
            <w:top w:val="none" w:sz="0" w:space="0" w:color="auto"/>
            <w:left w:val="none" w:sz="0" w:space="0" w:color="auto"/>
            <w:bottom w:val="none" w:sz="0" w:space="0" w:color="auto"/>
            <w:right w:val="none" w:sz="0" w:space="0" w:color="auto"/>
          </w:divBdr>
        </w:div>
        <w:div w:id="1438718003">
          <w:marLeft w:val="640"/>
          <w:marRight w:val="0"/>
          <w:marTop w:val="0"/>
          <w:marBottom w:val="0"/>
          <w:divBdr>
            <w:top w:val="none" w:sz="0" w:space="0" w:color="auto"/>
            <w:left w:val="none" w:sz="0" w:space="0" w:color="auto"/>
            <w:bottom w:val="none" w:sz="0" w:space="0" w:color="auto"/>
            <w:right w:val="none" w:sz="0" w:space="0" w:color="auto"/>
          </w:divBdr>
        </w:div>
        <w:div w:id="2053261726">
          <w:marLeft w:val="640"/>
          <w:marRight w:val="0"/>
          <w:marTop w:val="0"/>
          <w:marBottom w:val="0"/>
          <w:divBdr>
            <w:top w:val="none" w:sz="0" w:space="0" w:color="auto"/>
            <w:left w:val="none" w:sz="0" w:space="0" w:color="auto"/>
            <w:bottom w:val="none" w:sz="0" w:space="0" w:color="auto"/>
            <w:right w:val="none" w:sz="0" w:space="0" w:color="auto"/>
          </w:divBdr>
        </w:div>
      </w:divsChild>
    </w:div>
    <w:div w:id="1434478035">
      <w:bodyDiv w:val="1"/>
      <w:marLeft w:val="0"/>
      <w:marRight w:val="0"/>
      <w:marTop w:val="0"/>
      <w:marBottom w:val="0"/>
      <w:divBdr>
        <w:top w:val="none" w:sz="0" w:space="0" w:color="auto"/>
        <w:left w:val="none" w:sz="0" w:space="0" w:color="auto"/>
        <w:bottom w:val="none" w:sz="0" w:space="0" w:color="auto"/>
        <w:right w:val="none" w:sz="0" w:space="0" w:color="auto"/>
      </w:divBdr>
      <w:divsChild>
        <w:div w:id="20206664">
          <w:marLeft w:val="640"/>
          <w:marRight w:val="0"/>
          <w:marTop w:val="0"/>
          <w:marBottom w:val="0"/>
          <w:divBdr>
            <w:top w:val="none" w:sz="0" w:space="0" w:color="auto"/>
            <w:left w:val="none" w:sz="0" w:space="0" w:color="auto"/>
            <w:bottom w:val="none" w:sz="0" w:space="0" w:color="auto"/>
            <w:right w:val="none" w:sz="0" w:space="0" w:color="auto"/>
          </w:divBdr>
        </w:div>
        <w:div w:id="29649193">
          <w:marLeft w:val="640"/>
          <w:marRight w:val="0"/>
          <w:marTop w:val="0"/>
          <w:marBottom w:val="0"/>
          <w:divBdr>
            <w:top w:val="none" w:sz="0" w:space="0" w:color="auto"/>
            <w:left w:val="none" w:sz="0" w:space="0" w:color="auto"/>
            <w:bottom w:val="none" w:sz="0" w:space="0" w:color="auto"/>
            <w:right w:val="none" w:sz="0" w:space="0" w:color="auto"/>
          </w:divBdr>
        </w:div>
        <w:div w:id="48502864">
          <w:marLeft w:val="640"/>
          <w:marRight w:val="0"/>
          <w:marTop w:val="0"/>
          <w:marBottom w:val="0"/>
          <w:divBdr>
            <w:top w:val="none" w:sz="0" w:space="0" w:color="auto"/>
            <w:left w:val="none" w:sz="0" w:space="0" w:color="auto"/>
            <w:bottom w:val="none" w:sz="0" w:space="0" w:color="auto"/>
            <w:right w:val="none" w:sz="0" w:space="0" w:color="auto"/>
          </w:divBdr>
        </w:div>
        <w:div w:id="52823369">
          <w:marLeft w:val="640"/>
          <w:marRight w:val="0"/>
          <w:marTop w:val="0"/>
          <w:marBottom w:val="0"/>
          <w:divBdr>
            <w:top w:val="none" w:sz="0" w:space="0" w:color="auto"/>
            <w:left w:val="none" w:sz="0" w:space="0" w:color="auto"/>
            <w:bottom w:val="none" w:sz="0" w:space="0" w:color="auto"/>
            <w:right w:val="none" w:sz="0" w:space="0" w:color="auto"/>
          </w:divBdr>
        </w:div>
        <w:div w:id="69426321">
          <w:marLeft w:val="640"/>
          <w:marRight w:val="0"/>
          <w:marTop w:val="0"/>
          <w:marBottom w:val="0"/>
          <w:divBdr>
            <w:top w:val="none" w:sz="0" w:space="0" w:color="auto"/>
            <w:left w:val="none" w:sz="0" w:space="0" w:color="auto"/>
            <w:bottom w:val="none" w:sz="0" w:space="0" w:color="auto"/>
            <w:right w:val="none" w:sz="0" w:space="0" w:color="auto"/>
          </w:divBdr>
        </w:div>
        <w:div w:id="98792860">
          <w:marLeft w:val="640"/>
          <w:marRight w:val="0"/>
          <w:marTop w:val="0"/>
          <w:marBottom w:val="0"/>
          <w:divBdr>
            <w:top w:val="none" w:sz="0" w:space="0" w:color="auto"/>
            <w:left w:val="none" w:sz="0" w:space="0" w:color="auto"/>
            <w:bottom w:val="none" w:sz="0" w:space="0" w:color="auto"/>
            <w:right w:val="none" w:sz="0" w:space="0" w:color="auto"/>
          </w:divBdr>
        </w:div>
        <w:div w:id="118106063">
          <w:marLeft w:val="640"/>
          <w:marRight w:val="0"/>
          <w:marTop w:val="0"/>
          <w:marBottom w:val="0"/>
          <w:divBdr>
            <w:top w:val="none" w:sz="0" w:space="0" w:color="auto"/>
            <w:left w:val="none" w:sz="0" w:space="0" w:color="auto"/>
            <w:bottom w:val="none" w:sz="0" w:space="0" w:color="auto"/>
            <w:right w:val="none" w:sz="0" w:space="0" w:color="auto"/>
          </w:divBdr>
        </w:div>
        <w:div w:id="124201040">
          <w:marLeft w:val="640"/>
          <w:marRight w:val="0"/>
          <w:marTop w:val="0"/>
          <w:marBottom w:val="0"/>
          <w:divBdr>
            <w:top w:val="none" w:sz="0" w:space="0" w:color="auto"/>
            <w:left w:val="none" w:sz="0" w:space="0" w:color="auto"/>
            <w:bottom w:val="none" w:sz="0" w:space="0" w:color="auto"/>
            <w:right w:val="none" w:sz="0" w:space="0" w:color="auto"/>
          </w:divBdr>
        </w:div>
        <w:div w:id="131943607">
          <w:marLeft w:val="640"/>
          <w:marRight w:val="0"/>
          <w:marTop w:val="0"/>
          <w:marBottom w:val="0"/>
          <w:divBdr>
            <w:top w:val="none" w:sz="0" w:space="0" w:color="auto"/>
            <w:left w:val="none" w:sz="0" w:space="0" w:color="auto"/>
            <w:bottom w:val="none" w:sz="0" w:space="0" w:color="auto"/>
            <w:right w:val="none" w:sz="0" w:space="0" w:color="auto"/>
          </w:divBdr>
        </w:div>
        <w:div w:id="147137360">
          <w:marLeft w:val="640"/>
          <w:marRight w:val="0"/>
          <w:marTop w:val="0"/>
          <w:marBottom w:val="0"/>
          <w:divBdr>
            <w:top w:val="none" w:sz="0" w:space="0" w:color="auto"/>
            <w:left w:val="none" w:sz="0" w:space="0" w:color="auto"/>
            <w:bottom w:val="none" w:sz="0" w:space="0" w:color="auto"/>
            <w:right w:val="none" w:sz="0" w:space="0" w:color="auto"/>
          </w:divBdr>
        </w:div>
        <w:div w:id="166752802">
          <w:marLeft w:val="640"/>
          <w:marRight w:val="0"/>
          <w:marTop w:val="0"/>
          <w:marBottom w:val="0"/>
          <w:divBdr>
            <w:top w:val="none" w:sz="0" w:space="0" w:color="auto"/>
            <w:left w:val="none" w:sz="0" w:space="0" w:color="auto"/>
            <w:bottom w:val="none" w:sz="0" w:space="0" w:color="auto"/>
            <w:right w:val="none" w:sz="0" w:space="0" w:color="auto"/>
          </w:divBdr>
        </w:div>
        <w:div w:id="188373555">
          <w:marLeft w:val="640"/>
          <w:marRight w:val="0"/>
          <w:marTop w:val="0"/>
          <w:marBottom w:val="0"/>
          <w:divBdr>
            <w:top w:val="none" w:sz="0" w:space="0" w:color="auto"/>
            <w:left w:val="none" w:sz="0" w:space="0" w:color="auto"/>
            <w:bottom w:val="none" w:sz="0" w:space="0" w:color="auto"/>
            <w:right w:val="none" w:sz="0" w:space="0" w:color="auto"/>
          </w:divBdr>
        </w:div>
        <w:div w:id="192309357">
          <w:marLeft w:val="640"/>
          <w:marRight w:val="0"/>
          <w:marTop w:val="0"/>
          <w:marBottom w:val="0"/>
          <w:divBdr>
            <w:top w:val="none" w:sz="0" w:space="0" w:color="auto"/>
            <w:left w:val="none" w:sz="0" w:space="0" w:color="auto"/>
            <w:bottom w:val="none" w:sz="0" w:space="0" w:color="auto"/>
            <w:right w:val="none" w:sz="0" w:space="0" w:color="auto"/>
          </w:divBdr>
        </w:div>
        <w:div w:id="228805092">
          <w:marLeft w:val="640"/>
          <w:marRight w:val="0"/>
          <w:marTop w:val="0"/>
          <w:marBottom w:val="0"/>
          <w:divBdr>
            <w:top w:val="none" w:sz="0" w:space="0" w:color="auto"/>
            <w:left w:val="none" w:sz="0" w:space="0" w:color="auto"/>
            <w:bottom w:val="none" w:sz="0" w:space="0" w:color="auto"/>
            <w:right w:val="none" w:sz="0" w:space="0" w:color="auto"/>
          </w:divBdr>
        </w:div>
        <w:div w:id="255208041">
          <w:marLeft w:val="640"/>
          <w:marRight w:val="0"/>
          <w:marTop w:val="0"/>
          <w:marBottom w:val="0"/>
          <w:divBdr>
            <w:top w:val="none" w:sz="0" w:space="0" w:color="auto"/>
            <w:left w:val="none" w:sz="0" w:space="0" w:color="auto"/>
            <w:bottom w:val="none" w:sz="0" w:space="0" w:color="auto"/>
            <w:right w:val="none" w:sz="0" w:space="0" w:color="auto"/>
          </w:divBdr>
        </w:div>
        <w:div w:id="291711022">
          <w:marLeft w:val="640"/>
          <w:marRight w:val="0"/>
          <w:marTop w:val="0"/>
          <w:marBottom w:val="0"/>
          <w:divBdr>
            <w:top w:val="none" w:sz="0" w:space="0" w:color="auto"/>
            <w:left w:val="none" w:sz="0" w:space="0" w:color="auto"/>
            <w:bottom w:val="none" w:sz="0" w:space="0" w:color="auto"/>
            <w:right w:val="none" w:sz="0" w:space="0" w:color="auto"/>
          </w:divBdr>
        </w:div>
        <w:div w:id="331299211">
          <w:marLeft w:val="640"/>
          <w:marRight w:val="0"/>
          <w:marTop w:val="0"/>
          <w:marBottom w:val="0"/>
          <w:divBdr>
            <w:top w:val="none" w:sz="0" w:space="0" w:color="auto"/>
            <w:left w:val="none" w:sz="0" w:space="0" w:color="auto"/>
            <w:bottom w:val="none" w:sz="0" w:space="0" w:color="auto"/>
            <w:right w:val="none" w:sz="0" w:space="0" w:color="auto"/>
          </w:divBdr>
        </w:div>
        <w:div w:id="340550510">
          <w:marLeft w:val="640"/>
          <w:marRight w:val="0"/>
          <w:marTop w:val="0"/>
          <w:marBottom w:val="0"/>
          <w:divBdr>
            <w:top w:val="none" w:sz="0" w:space="0" w:color="auto"/>
            <w:left w:val="none" w:sz="0" w:space="0" w:color="auto"/>
            <w:bottom w:val="none" w:sz="0" w:space="0" w:color="auto"/>
            <w:right w:val="none" w:sz="0" w:space="0" w:color="auto"/>
          </w:divBdr>
        </w:div>
        <w:div w:id="352268907">
          <w:marLeft w:val="640"/>
          <w:marRight w:val="0"/>
          <w:marTop w:val="0"/>
          <w:marBottom w:val="0"/>
          <w:divBdr>
            <w:top w:val="none" w:sz="0" w:space="0" w:color="auto"/>
            <w:left w:val="none" w:sz="0" w:space="0" w:color="auto"/>
            <w:bottom w:val="none" w:sz="0" w:space="0" w:color="auto"/>
            <w:right w:val="none" w:sz="0" w:space="0" w:color="auto"/>
          </w:divBdr>
        </w:div>
        <w:div w:id="356082514">
          <w:marLeft w:val="640"/>
          <w:marRight w:val="0"/>
          <w:marTop w:val="0"/>
          <w:marBottom w:val="0"/>
          <w:divBdr>
            <w:top w:val="none" w:sz="0" w:space="0" w:color="auto"/>
            <w:left w:val="none" w:sz="0" w:space="0" w:color="auto"/>
            <w:bottom w:val="none" w:sz="0" w:space="0" w:color="auto"/>
            <w:right w:val="none" w:sz="0" w:space="0" w:color="auto"/>
          </w:divBdr>
        </w:div>
        <w:div w:id="359551472">
          <w:marLeft w:val="640"/>
          <w:marRight w:val="0"/>
          <w:marTop w:val="0"/>
          <w:marBottom w:val="0"/>
          <w:divBdr>
            <w:top w:val="none" w:sz="0" w:space="0" w:color="auto"/>
            <w:left w:val="none" w:sz="0" w:space="0" w:color="auto"/>
            <w:bottom w:val="none" w:sz="0" w:space="0" w:color="auto"/>
            <w:right w:val="none" w:sz="0" w:space="0" w:color="auto"/>
          </w:divBdr>
        </w:div>
        <w:div w:id="374814003">
          <w:marLeft w:val="640"/>
          <w:marRight w:val="0"/>
          <w:marTop w:val="0"/>
          <w:marBottom w:val="0"/>
          <w:divBdr>
            <w:top w:val="none" w:sz="0" w:space="0" w:color="auto"/>
            <w:left w:val="none" w:sz="0" w:space="0" w:color="auto"/>
            <w:bottom w:val="none" w:sz="0" w:space="0" w:color="auto"/>
            <w:right w:val="none" w:sz="0" w:space="0" w:color="auto"/>
          </w:divBdr>
        </w:div>
        <w:div w:id="410740033">
          <w:marLeft w:val="640"/>
          <w:marRight w:val="0"/>
          <w:marTop w:val="0"/>
          <w:marBottom w:val="0"/>
          <w:divBdr>
            <w:top w:val="none" w:sz="0" w:space="0" w:color="auto"/>
            <w:left w:val="none" w:sz="0" w:space="0" w:color="auto"/>
            <w:bottom w:val="none" w:sz="0" w:space="0" w:color="auto"/>
            <w:right w:val="none" w:sz="0" w:space="0" w:color="auto"/>
          </w:divBdr>
        </w:div>
        <w:div w:id="433865766">
          <w:marLeft w:val="640"/>
          <w:marRight w:val="0"/>
          <w:marTop w:val="0"/>
          <w:marBottom w:val="0"/>
          <w:divBdr>
            <w:top w:val="none" w:sz="0" w:space="0" w:color="auto"/>
            <w:left w:val="none" w:sz="0" w:space="0" w:color="auto"/>
            <w:bottom w:val="none" w:sz="0" w:space="0" w:color="auto"/>
            <w:right w:val="none" w:sz="0" w:space="0" w:color="auto"/>
          </w:divBdr>
        </w:div>
        <w:div w:id="481123651">
          <w:marLeft w:val="640"/>
          <w:marRight w:val="0"/>
          <w:marTop w:val="0"/>
          <w:marBottom w:val="0"/>
          <w:divBdr>
            <w:top w:val="none" w:sz="0" w:space="0" w:color="auto"/>
            <w:left w:val="none" w:sz="0" w:space="0" w:color="auto"/>
            <w:bottom w:val="none" w:sz="0" w:space="0" w:color="auto"/>
            <w:right w:val="none" w:sz="0" w:space="0" w:color="auto"/>
          </w:divBdr>
        </w:div>
        <w:div w:id="482166078">
          <w:marLeft w:val="640"/>
          <w:marRight w:val="0"/>
          <w:marTop w:val="0"/>
          <w:marBottom w:val="0"/>
          <w:divBdr>
            <w:top w:val="none" w:sz="0" w:space="0" w:color="auto"/>
            <w:left w:val="none" w:sz="0" w:space="0" w:color="auto"/>
            <w:bottom w:val="none" w:sz="0" w:space="0" w:color="auto"/>
            <w:right w:val="none" w:sz="0" w:space="0" w:color="auto"/>
          </w:divBdr>
        </w:div>
        <w:div w:id="484510784">
          <w:marLeft w:val="640"/>
          <w:marRight w:val="0"/>
          <w:marTop w:val="0"/>
          <w:marBottom w:val="0"/>
          <w:divBdr>
            <w:top w:val="none" w:sz="0" w:space="0" w:color="auto"/>
            <w:left w:val="none" w:sz="0" w:space="0" w:color="auto"/>
            <w:bottom w:val="none" w:sz="0" w:space="0" w:color="auto"/>
            <w:right w:val="none" w:sz="0" w:space="0" w:color="auto"/>
          </w:divBdr>
        </w:div>
        <w:div w:id="509101019">
          <w:marLeft w:val="640"/>
          <w:marRight w:val="0"/>
          <w:marTop w:val="0"/>
          <w:marBottom w:val="0"/>
          <w:divBdr>
            <w:top w:val="none" w:sz="0" w:space="0" w:color="auto"/>
            <w:left w:val="none" w:sz="0" w:space="0" w:color="auto"/>
            <w:bottom w:val="none" w:sz="0" w:space="0" w:color="auto"/>
            <w:right w:val="none" w:sz="0" w:space="0" w:color="auto"/>
          </w:divBdr>
        </w:div>
        <w:div w:id="519049387">
          <w:marLeft w:val="640"/>
          <w:marRight w:val="0"/>
          <w:marTop w:val="0"/>
          <w:marBottom w:val="0"/>
          <w:divBdr>
            <w:top w:val="none" w:sz="0" w:space="0" w:color="auto"/>
            <w:left w:val="none" w:sz="0" w:space="0" w:color="auto"/>
            <w:bottom w:val="none" w:sz="0" w:space="0" w:color="auto"/>
            <w:right w:val="none" w:sz="0" w:space="0" w:color="auto"/>
          </w:divBdr>
        </w:div>
        <w:div w:id="543912746">
          <w:marLeft w:val="640"/>
          <w:marRight w:val="0"/>
          <w:marTop w:val="0"/>
          <w:marBottom w:val="0"/>
          <w:divBdr>
            <w:top w:val="none" w:sz="0" w:space="0" w:color="auto"/>
            <w:left w:val="none" w:sz="0" w:space="0" w:color="auto"/>
            <w:bottom w:val="none" w:sz="0" w:space="0" w:color="auto"/>
            <w:right w:val="none" w:sz="0" w:space="0" w:color="auto"/>
          </w:divBdr>
        </w:div>
        <w:div w:id="580455728">
          <w:marLeft w:val="640"/>
          <w:marRight w:val="0"/>
          <w:marTop w:val="0"/>
          <w:marBottom w:val="0"/>
          <w:divBdr>
            <w:top w:val="none" w:sz="0" w:space="0" w:color="auto"/>
            <w:left w:val="none" w:sz="0" w:space="0" w:color="auto"/>
            <w:bottom w:val="none" w:sz="0" w:space="0" w:color="auto"/>
            <w:right w:val="none" w:sz="0" w:space="0" w:color="auto"/>
          </w:divBdr>
        </w:div>
        <w:div w:id="610551069">
          <w:marLeft w:val="640"/>
          <w:marRight w:val="0"/>
          <w:marTop w:val="0"/>
          <w:marBottom w:val="0"/>
          <w:divBdr>
            <w:top w:val="none" w:sz="0" w:space="0" w:color="auto"/>
            <w:left w:val="none" w:sz="0" w:space="0" w:color="auto"/>
            <w:bottom w:val="none" w:sz="0" w:space="0" w:color="auto"/>
            <w:right w:val="none" w:sz="0" w:space="0" w:color="auto"/>
          </w:divBdr>
        </w:div>
        <w:div w:id="627247824">
          <w:marLeft w:val="640"/>
          <w:marRight w:val="0"/>
          <w:marTop w:val="0"/>
          <w:marBottom w:val="0"/>
          <w:divBdr>
            <w:top w:val="none" w:sz="0" w:space="0" w:color="auto"/>
            <w:left w:val="none" w:sz="0" w:space="0" w:color="auto"/>
            <w:bottom w:val="none" w:sz="0" w:space="0" w:color="auto"/>
            <w:right w:val="none" w:sz="0" w:space="0" w:color="auto"/>
          </w:divBdr>
        </w:div>
        <w:div w:id="736130050">
          <w:marLeft w:val="640"/>
          <w:marRight w:val="0"/>
          <w:marTop w:val="0"/>
          <w:marBottom w:val="0"/>
          <w:divBdr>
            <w:top w:val="none" w:sz="0" w:space="0" w:color="auto"/>
            <w:left w:val="none" w:sz="0" w:space="0" w:color="auto"/>
            <w:bottom w:val="none" w:sz="0" w:space="0" w:color="auto"/>
            <w:right w:val="none" w:sz="0" w:space="0" w:color="auto"/>
          </w:divBdr>
        </w:div>
        <w:div w:id="744424407">
          <w:marLeft w:val="640"/>
          <w:marRight w:val="0"/>
          <w:marTop w:val="0"/>
          <w:marBottom w:val="0"/>
          <w:divBdr>
            <w:top w:val="none" w:sz="0" w:space="0" w:color="auto"/>
            <w:left w:val="none" w:sz="0" w:space="0" w:color="auto"/>
            <w:bottom w:val="none" w:sz="0" w:space="0" w:color="auto"/>
            <w:right w:val="none" w:sz="0" w:space="0" w:color="auto"/>
          </w:divBdr>
        </w:div>
        <w:div w:id="755327289">
          <w:marLeft w:val="640"/>
          <w:marRight w:val="0"/>
          <w:marTop w:val="0"/>
          <w:marBottom w:val="0"/>
          <w:divBdr>
            <w:top w:val="none" w:sz="0" w:space="0" w:color="auto"/>
            <w:left w:val="none" w:sz="0" w:space="0" w:color="auto"/>
            <w:bottom w:val="none" w:sz="0" w:space="0" w:color="auto"/>
            <w:right w:val="none" w:sz="0" w:space="0" w:color="auto"/>
          </w:divBdr>
        </w:div>
        <w:div w:id="842863874">
          <w:marLeft w:val="640"/>
          <w:marRight w:val="0"/>
          <w:marTop w:val="0"/>
          <w:marBottom w:val="0"/>
          <w:divBdr>
            <w:top w:val="none" w:sz="0" w:space="0" w:color="auto"/>
            <w:left w:val="none" w:sz="0" w:space="0" w:color="auto"/>
            <w:bottom w:val="none" w:sz="0" w:space="0" w:color="auto"/>
            <w:right w:val="none" w:sz="0" w:space="0" w:color="auto"/>
          </w:divBdr>
        </w:div>
        <w:div w:id="873932585">
          <w:marLeft w:val="640"/>
          <w:marRight w:val="0"/>
          <w:marTop w:val="0"/>
          <w:marBottom w:val="0"/>
          <w:divBdr>
            <w:top w:val="none" w:sz="0" w:space="0" w:color="auto"/>
            <w:left w:val="none" w:sz="0" w:space="0" w:color="auto"/>
            <w:bottom w:val="none" w:sz="0" w:space="0" w:color="auto"/>
            <w:right w:val="none" w:sz="0" w:space="0" w:color="auto"/>
          </w:divBdr>
        </w:div>
        <w:div w:id="876234501">
          <w:marLeft w:val="640"/>
          <w:marRight w:val="0"/>
          <w:marTop w:val="0"/>
          <w:marBottom w:val="0"/>
          <w:divBdr>
            <w:top w:val="none" w:sz="0" w:space="0" w:color="auto"/>
            <w:left w:val="none" w:sz="0" w:space="0" w:color="auto"/>
            <w:bottom w:val="none" w:sz="0" w:space="0" w:color="auto"/>
            <w:right w:val="none" w:sz="0" w:space="0" w:color="auto"/>
          </w:divBdr>
        </w:div>
        <w:div w:id="880090776">
          <w:marLeft w:val="640"/>
          <w:marRight w:val="0"/>
          <w:marTop w:val="0"/>
          <w:marBottom w:val="0"/>
          <w:divBdr>
            <w:top w:val="none" w:sz="0" w:space="0" w:color="auto"/>
            <w:left w:val="none" w:sz="0" w:space="0" w:color="auto"/>
            <w:bottom w:val="none" w:sz="0" w:space="0" w:color="auto"/>
            <w:right w:val="none" w:sz="0" w:space="0" w:color="auto"/>
          </w:divBdr>
        </w:div>
        <w:div w:id="914050163">
          <w:marLeft w:val="640"/>
          <w:marRight w:val="0"/>
          <w:marTop w:val="0"/>
          <w:marBottom w:val="0"/>
          <w:divBdr>
            <w:top w:val="none" w:sz="0" w:space="0" w:color="auto"/>
            <w:left w:val="none" w:sz="0" w:space="0" w:color="auto"/>
            <w:bottom w:val="none" w:sz="0" w:space="0" w:color="auto"/>
            <w:right w:val="none" w:sz="0" w:space="0" w:color="auto"/>
          </w:divBdr>
        </w:div>
        <w:div w:id="916600148">
          <w:marLeft w:val="640"/>
          <w:marRight w:val="0"/>
          <w:marTop w:val="0"/>
          <w:marBottom w:val="0"/>
          <w:divBdr>
            <w:top w:val="none" w:sz="0" w:space="0" w:color="auto"/>
            <w:left w:val="none" w:sz="0" w:space="0" w:color="auto"/>
            <w:bottom w:val="none" w:sz="0" w:space="0" w:color="auto"/>
            <w:right w:val="none" w:sz="0" w:space="0" w:color="auto"/>
          </w:divBdr>
        </w:div>
        <w:div w:id="918365958">
          <w:marLeft w:val="640"/>
          <w:marRight w:val="0"/>
          <w:marTop w:val="0"/>
          <w:marBottom w:val="0"/>
          <w:divBdr>
            <w:top w:val="none" w:sz="0" w:space="0" w:color="auto"/>
            <w:left w:val="none" w:sz="0" w:space="0" w:color="auto"/>
            <w:bottom w:val="none" w:sz="0" w:space="0" w:color="auto"/>
            <w:right w:val="none" w:sz="0" w:space="0" w:color="auto"/>
          </w:divBdr>
        </w:div>
        <w:div w:id="919101857">
          <w:marLeft w:val="640"/>
          <w:marRight w:val="0"/>
          <w:marTop w:val="0"/>
          <w:marBottom w:val="0"/>
          <w:divBdr>
            <w:top w:val="none" w:sz="0" w:space="0" w:color="auto"/>
            <w:left w:val="none" w:sz="0" w:space="0" w:color="auto"/>
            <w:bottom w:val="none" w:sz="0" w:space="0" w:color="auto"/>
            <w:right w:val="none" w:sz="0" w:space="0" w:color="auto"/>
          </w:divBdr>
        </w:div>
        <w:div w:id="931086776">
          <w:marLeft w:val="640"/>
          <w:marRight w:val="0"/>
          <w:marTop w:val="0"/>
          <w:marBottom w:val="0"/>
          <w:divBdr>
            <w:top w:val="none" w:sz="0" w:space="0" w:color="auto"/>
            <w:left w:val="none" w:sz="0" w:space="0" w:color="auto"/>
            <w:bottom w:val="none" w:sz="0" w:space="0" w:color="auto"/>
            <w:right w:val="none" w:sz="0" w:space="0" w:color="auto"/>
          </w:divBdr>
        </w:div>
        <w:div w:id="946622181">
          <w:marLeft w:val="640"/>
          <w:marRight w:val="0"/>
          <w:marTop w:val="0"/>
          <w:marBottom w:val="0"/>
          <w:divBdr>
            <w:top w:val="none" w:sz="0" w:space="0" w:color="auto"/>
            <w:left w:val="none" w:sz="0" w:space="0" w:color="auto"/>
            <w:bottom w:val="none" w:sz="0" w:space="0" w:color="auto"/>
            <w:right w:val="none" w:sz="0" w:space="0" w:color="auto"/>
          </w:divBdr>
        </w:div>
        <w:div w:id="952439151">
          <w:marLeft w:val="640"/>
          <w:marRight w:val="0"/>
          <w:marTop w:val="0"/>
          <w:marBottom w:val="0"/>
          <w:divBdr>
            <w:top w:val="none" w:sz="0" w:space="0" w:color="auto"/>
            <w:left w:val="none" w:sz="0" w:space="0" w:color="auto"/>
            <w:bottom w:val="none" w:sz="0" w:space="0" w:color="auto"/>
            <w:right w:val="none" w:sz="0" w:space="0" w:color="auto"/>
          </w:divBdr>
        </w:div>
        <w:div w:id="958948022">
          <w:marLeft w:val="640"/>
          <w:marRight w:val="0"/>
          <w:marTop w:val="0"/>
          <w:marBottom w:val="0"/>
          <w:divBdr>
            <w:top w:val="none" w:sz="0" w:space="0" w:color="auto"/>
            <w:left w:val="none" w:sz="0" w:space="0" w:color="auto"/>
            <w:bottom w:val="none" w:sz="0" w:space="0" w:color="auto"/>
            <w:right w:val="none" w:sz="0" w:space="0" w:color="auto"/>
          </w:divBdr>
        </w:div>
        <w:div w:id="985167621">
          <w:marLeft w:val="640"/>
          <w:marRight w:val="0"/>
          <w:marTop w:val="0"/>
          <w:marBottom w:val="0"/>
          <w:divBdr>
            <w:top w:val="none" w:sz="0" w:space="0" w:color="auto"/>
            <w:left w:val="none" w:sz="0" w:space="0" w:color="auto"/>
            <w:bottom w:val="none" w:sz="0" w:space="0" w:color="auto"/>
            <w:right w:val="none" w:sz="0" w:space="0" w:color="auto"/>
          </w:divBdr>
        </w:div>
        <w:div w:id="1061829058">
          <w:marLeft w:val="640"/>
          <w:marRight w:val="0"/>
          <w:marTop w:val="0"/>
          <w:marBottom w:val="0"/>
          <w:divBdr>
            <w:top w:val="none" w:sz="0" w:space="0" w:color="auto"/>
            <w:left w:val="none" w:sz="0" w:space="0" w:color="auto"/>
            <w:bottom w:val="none" w:sz="0" w:space="0" w:color="auto"/>
            <w:right w:val="none" w:sz="0" w:space="0" w:color="auto"/>
          </w:divBdr>
        </w:div>
        <w:div w:id="1085341802">
          <w:marLeft w:val="640"/>
          <w:marRight w:val="0"/>
          <w:marTop w:val="0"/>
          <w:marBottom w:val="0"/>
          <w:divBdr>
            <w:top w:val="none" w:sz="0" w:space="0" w:color="auto"/>
            <w:left w:val="none" w:sz="0" w:space="0" w:color="auto"/>
            <w:bottom w:val="none" w:sz="0" w:space="0" w:color="auto"/>
            <w:right w:val="none" w:sz="0" w:space="0" w:color="auto"/>
          </w:divBdr>
        </w:div>
        <w:div w:id="1091584411">
          <w:marLeft w:val="640"/>
          <w:marRight w:val="0"/>
          <w:marTop w:val="0"/>
          <w:marBottom w:val="0"/>
          <w:divBdr>
            <w:top w:val="none" w:sz="0" w:space="0" w:color="auto"/>
            <w:left w:val="none" w:sz="0" w:space="0" w:color="auto"/>
            <w:bottom w:val="none" w:sz="0" w:space="0" w:color="auto"/>
            <w:right w:val="none" w:sz="0" w:space="0" w:color="auto"/>
          </w:divBdr>
        </w:div>
        <w:div w:id="1125196072">
          <w:marLeft w:val="640"/>
          <w:marRight w:val="0"/>
          <w:marTop w:val="0"/>
          <w:marBottom w:val="0"/>
          <w:divBdr>
            <w:top w:val="none" w:sz="0" w:space="0" w:color="auto"/>
            <w:left w:val="none" w:sz="0" w:space="0" w:color="auto"/>
            <w:bottom w:val="none" w:sz="0" w:space="0" w:color="auto"/>
            <w:right w:val="none" w:sz="0" w:space="0" w:color="auto"/>
          </w:divBdr>
        </w:div>
        <w:div w:id="1128090217">
          <w:marLeft w:val="640"/>
          <w:marRight w:val="0"/>
          <w:marTop w:val="0"/>
          <w:marBottom w:val="0"/>
          <w:divBdr>
            <w:top w:val="none" w:sz="0" w:space="0" w:color="auto"/>
            <w:left w:val="none" w:sz="0" w:space="0" w:color="auto"/>
            <w:bottom w:val="none" w:sz="0" w:space="0" w:color="auto"/>
            <w:right w:val="none" w:sz="0" w:space="0" w:color="auto"/>
          </w:divBdr>
        </w:div>
        <w:div w:id="1151751569">
          <w:marLeft w:val="640"/>
          <w:marRight w:val="0"/>
          <w:marTop w:val="0"/>
          <w:marBottom w:val="0"/>
          <w:divBdr>
            <w:top w:val="none" w:sz="0" w:space="0" w:color="auto"/>
            <w:left w:val="none" w:sz="0" w:space="0" w:color="auto"/>
            <w:bottom w:val="none" w:sz="0" w:space="0" w:color="auto"/>
            <w:right w:val="none" w:sz="0" w:space="0" w:color="auto"/>
          </w:divBdr>
        </w:div>
        <w:div w:id="1162771737">
          <w:marLeft w:val="640"/>
          <w:marRight w:val="0"/>
          <w:marTop w:val="0"/>
          <w:marBottom w:val="0"/>
          <w:divBdr>
            <w:top w:val="none" w:sz="0" w:space="0" w:color="auto"/>
            <w:left w:val="none" w:sz="0" w:space="0" w:color="auto"/>
            <w:bottom w:val="none" w:sz="0" w:space="0" w:color="auto"/>
            <w:right w:val="none" w:sz="0" w:space="0" w:color="auto"/>
          </w:divBdr>
        </w:div>
        <w:div w:id="1203588905">
          <w:marLeft w:val="640"/>
          <w:marRight w:val="0"/>
          <w:marTop w:val="0"/>
          <w:marBottom w:val="0"/>
          <w:divBdr>
            <w:top w:val="none" w:sz="0" w:space="0" w:color="auto"/>
            <w:left w:val="none" w:sz="0" w:space="0" w:color="auto"/>
            <w:bottom w:val="none" w:sz="0" w:space="0" w:color="auto"/>
            <w:right w:val="none" w:sz="0" w:space="0" w:color="auto"/>
          </w:divBdr>
        </w:div>
        <w:div w:id="1208687308">
          <w:marLeft w:val="640"/>
          <w:marRight w:val="0"/>
          <w:marTop w:val="0"/>
          <w:marBottom w:val="0"/>
          <w:divBdr>
            <w:top w:val="none" w:sz="0" w:space="0" w:color="auto"/>
            <w:left w:val="none" w:sz="0" w:space="0" w:color="auto"/>
            <w:bottom w:val="none" w:sz="0" w:space="0" w:color="auto"/>
            <w:right w:val="none" w:sz="0" w:space="0" w:color="auto"/>
          </w:divBdr>
        </w:div>
        <w:div w:id="1226263449">
          <w:marLeft w:val="640"/>
          <w:marRight w:val="0"/>
          <w:marTop w:val="0"/>
          <w:marBottom w:val="0"/>
          <w:divBdr>
            <w:top w:val="none" w:sz="0" w:space="0" w:color="auto"/>
            <w:left w:val="none" w:sz="0" w:space="0" w:color="auto"/>
            <w:bottom w:val="none" w:sz="0" w:space="0" w:color="auto"/>
            <w:right w:val="none" w:sz="0" w:space="0" w:color="auto"/>
          </w:divBdr>
        </w:div>
        <w:div w:id="1231498545">
          <w:marLeft w:val="640"/>
          <w:marRight w:val="0"/>
          <w:marTop w:val="0"/>
          <w:marBottom w:val="0"/>
          <w:divBdr>
            <w:top w:val="none" w:sz="0" w:space="0" w:color="auto"/>
            <w:left w:val="none" w:sz="0" w:space="0" w:color="auto"/>
            <w:bottom w:val="none" w:sz="0" w:space="0" w:color="auto"/>
            <w:right w:val="none" w:sz="0" w:space="0" w:color="auto"/>
          </w:divBdr>
        </w:div>
        <w:div w:id="1236011860">
          <w:marLeft w:val="640"/>
          <w:marRight w:val="0"/>
          <w:marTop w:val="0"/>
          <w:marBottom w:val="0"/>
          <w:divBdr>
            <w:top w:val="none" w:sz="0" w:space="0" w:color="auto"/>
            <w:left w:val="none" w:sz="0" w:space="0" w:color="auto"/>
            <w:bottom w:val="none" w:sz="0" w:space="0" w:color="auto"/>
            <w:right w:val="none" w:sz="0" w:space="0" w:color="auto"/>
          </w:divBdr>
        </w:div>
        <w:div w:id="1248421137">
          <w:marLeft w:val="640"/>
          <w:marRight w:val="0"/>
          <w:marTop w:val="0"/>
          <w:marBottom w:val="0"/>
          <w:divBdr>
            <w:top w:val="none" w:sz="0" w:space="0" w:color="auto"/>
            <w:left w:val="none" w:sz="0" w:space="0" w:color="auto"/>
            <w:bottom w:val="none" w:sz="0" w:space="0" w:color="auto"/>
            <w:right w:val="none" w:sz="0" w:space="0" w:color="auto"/>
          </w:divBdr>
        </w:div>
        <w:div w:id="1266235238">
          <w:marLeft w:val="640"/>
          <w:marRight w:val="0"/>
          <w:marTop w:val="0"/>
          <w:marBottom w:val="0"/>
          <w:divBdr>
            <w:top w:val="none" w:sz="0" w:space="0" w:color="auto"/>
            <w:left w:val="none" w:sz="0" w:space="0" w:color="auto"/>
            <w:bottom w:val="none" w:sz="0" w:space="0" w:color="auto"/>
            <w:right w:val="none" w:sz="0" w:space="0" w:color="auto"/>
          </w:divBdr>
        </w:div>
        <w:div w:id="1305622683">
          <w:marLeft w:val="640"/>
          <w:marRight w:val="0"/>
          <w:marTop w:val="0"/>
          <w:marBottom w:val="0"/>
          <w:divBdr>
            <w:top w:val="none" w:sz="0" w:space="0" w:color="auto"/>
            <w:left w:val="none" w:sz="0" w:space="0" w:color="auto"/>
            <w:bottom w:val="none" w:sz="0" w:space="0" w:color="auto"/>
            <w:right w:val="none" w:sz="0" w:space="0" w:color="auto"/>
          </w:divBdr>
        </w:div>
        <w:div w:id="1341657156">
          <w:marLeft w:val="640"/>
          <w:marRight w:val="0"/>
          <w:marTop w:val="0"/>
          <w:marBottom w:val="0"/>
          <w:divBdr>
            <w:top w:val="none" w:sz="0" w:space="0" w:color="auto"/>
            <w:left w:val="none" w:sz="0" w:space="0" w:color="auto"/>
            <w:bottom w:val="none" w:sz="0" w:space="0" w:color="auto"/>
            <w:right w:val="none" w:sz="0" w:space="0" w:color="auto"/>
          </w:divBdr>
        </w:div>
        <w:div w:id="1366253473">
          <w:marLeft w:val="640"/>
          <w:marRight w:val="0"/>
          <w:marTop w:val="0"/>
          <w:marBottom w:val="0"/>
          <w:divBdr>
            <w:top w:val="none" w:sz="0" w:space="0" w:color="auto"/>
            <w:left w:val="none" w:sz="0" w:space="0" w:color="auto"/>
            <w:bottom w:val="none" w:sz="0" w:space="0" w:color="auto"/>
            <w:right w:val="none" w:sz="0" w:space="0" w:color="auto"/>
          </w:divBdr>
        </w:div>
        <w:div w:id="1373071282">
          <w:marLeft w:val="640"/>
          <w:marRight w:val="0"/>
          <w:marTop w:val="0"/>
          <w:marBottom w:val="0"/>
          <w:divBdr>
            <w:top w:val="none" w:sz="0" w:space="0" w:color="auto"/>
            <w:left w:val="none" w:sz="0" w:space="0" w:color="auto"/>
            <w:bottom w:val="none" w:sz="0" w:space="0" w:color="auto"/>
            <w:right w:val="none" w:sz="0" w:space="0" w:color="auto"/>
          </w:divBdr>
        </w:div>
        <w:div w:id="1412509554">
          <w:marLeft w:val="640"/>
          <w:marRight w:val="0"/>
          <w:marTop w:val="0"/>
          <w:marBottom w:val="0"/>
          <w:divBdr>
            <w:top w:val="none" w:sz="0" w:space="0" w:color="auto"/>
            <w:left w:val="none" w:sz="0" w:space="0" w:color="auto"/>
            <w:bottom w:val="none" w:sz="0" w:space="0" w:color="auto"/>
            <w:right w:val="none" w:sz="0" w:space="0" w:color="auto"/>
          </w:divBdr>
        </w:div>
        <w:div w:id="1437405869">
          <w:marLeft w:val="640"/>
          <w:marRight w:val="0"/>
          <w:marTop w:val="0"/>
          <w:marBottom w:val="0"/>
          <w:divBdr>
            <w:top w:val="none" w:sz="0" w:space="0" w:color="auto"/>
            <w:left w:val="none" w:sz="0" w:space="0" w:color="auto"/>
            <w:bottom w:val="none" w:sz="0" w:space="0" w:color="auto"/>
            <w:right w:val="none" w:sz="0" w:space="0" w:color="auto"/>
          </w:divBdr>
        </w:div>
        <w:div w:id="1438787924">
          <w:marLeft w:val="640"/>
          <w:marRight w:val="0"/>
          <w:marTop w:val="0"/>
          <w:marBottom w:val="0"/>
          <w:divBdr>
            <w:top w:val="none" w:sz="0" w:space="0" w:color="auto"/>
            <w:left w:val="none" w:sz="0" w:space="0" w:color="auto"/>
            <w:bottom w:val="none" w:sz="0" w:space="0" w:color="auto"/>
            <w:right w:val="none" w:sz="0" w:space="0" w:color="auto"/>
          </w:divBdr>
        </w:div>
        <w:div w:id="1510172265">
          <w:marLeft w:val="640"/>
          <w:marRight w:val="0"/>
          <w:marTop w:val="0"/>
          <w:marBottom w:val="0"/>
          <w:divBdr>
            <w:top w:val="none" w:sz="0" w:space="0" w:color="auto"/>
            <w:left w:val="none" w:sz="0" w:space="0" w:color="auto"/>
            <w:bottom w:val="none" w:sz="0" w:space="0" w:color="auto"/>
            <w:right w:val="none" w:sz="0" w:space="0" w:color="auto"/>
          </w:divBdr>
        </w:div>
        <w:div w:id="1571235470">
          <w:marLeft w:val="640"/>
          <w:marRight w:val="0"/>
          <w:marTop w:val="0"/>
          <w:marBottom w:val="0"/>
          <w:divBdr>
            <w:top w:val="none" w:sz="0" w:space="0" w:color="auto"/>
            <w:left w:val="none" w:sz="0" w:space="0" w:color="auto"/>
            <w:bottom w:val="none" w:sz="0" w:space="0" w:color="auto"/>
            <w:right w:val="none" w:sz="0" w:space="0" w:color="auto"/>
          </w:divBdr>
        </w:div>
        <w:div w:id="1597326548">
          <w:marLeft w:val="640"/>
          <w:marRight w:val="0"/>
          <w:marTop w:val="0"/>
          <w:marBottom w:val="0"/>
          <w:divBdr>
            <w:top w:val="none" w:sz="0" w:space="0" w:color="auto"/>
            <w:left w:val="none" w:sz="0" w:space="0" w:color="auto"/>
            <w:bottom w:val="none" w:sz="0" w:space="0" w:color="auto"/>
            <w:right w:val="none" w:sz="0" w:space="0" w:color="auto"/>
          </w:divBdr>
        </w:div>
        <w:div w:id="1601335539">
          <w:marLeft w:val="640"/>
          <w:marRight w:val="0"/>
          <w:marTop w:val="0"/>
          <w:marBottom w:val="0"/>
          <w:divBdr>
            <w:top w:val="none" w:sz="0" w:space="0" w:color="auto"/>
            <w:left w:val="none" w:sz="0" w:space="0" w:color="auto"/>
            <w:bottom w:val="none" w:sz="0" w:space="0" w:color="auto"/>
            <w:right w:val="none" w:sz="0" w:space="0" w:color="auto"/>
          </w:divBdr>
        </w:div>
        <w:div w:id="1638951578">
          <w:marLeft w:val="640"/>
          <w:marRight w:val="0"/>
          <w:marTop w:val="0"/>
          <w:marBottom w:val="0"/>
          <w:divBdr>
            <w:top w:val="none" w:sz="0" w:space="0" w:color="auto"/>
            <w:left w:val="none" w:sz="0" w:space="0" w:color="auto"/>
            <w:bottom w:val="none" w:sz="0" w:space="0" w:color="auto"/>
            <w:right w:val="none" w:sz="0" w:space="0" w:color="auto"/>
          </w:divBdr>
        </w:div>
        <w:div w:id="1642349123">
          <w:marLeft w:val="640"/>
          <w:marRight w:val="0"/>
          <w:marTop w:val="0"/>
          <w:marBottom w:val="0"/>
          <w:divBdr>
            <w:top w:val="none" w:sz="0" w:space="0" w:color="auto"/>
            <w:left w:val="none" w:sz="0" w:space="0" w:color="auto"/>
            <w:bottom w:val="none" w:sz="0" w:space="0" w:color="auto"/>
            <w:right w:val="none" w:sz="0" w:space="0" w:color="auto"/>
          </w:divBdr>
        </w:div>
        <w:div w:id="1717073957">
          <w:marLeft w:val="640"/>
          <w:marRight w:val="0"/>
          <w:marTop w:val="0"/>
          <w:marBottom w:val="0"/>
          <w:divBdr>
            <w:top w:val="none" w:sz="0" w:space="0" w:color="auto"/>
            <w:left w:val="none" w:sz="0" w:space="0" w:color="auto"/>
            <w:bottom w:val="none" w:sz="0" w:space="0" w:color="auto"/>
            <w:right w:val="none" w:sz="0" w:space="0" w:color="auto"/>
          </w:divBdr>
        </w:div>
        <w:div w:id="1720015161">
          <w:marLeft w:val="640"/>
          <w:marRight w:val="0"/>
          <w:marTop w:val="0"/>
          <w:marBottom w:val="0"/>
          <w:divBdr>
            <w:top w:val="none" w:sz="0" w:space="0" w:color="auto"/>
            <w:left w:val="none" w:sz="0" w:space="0" w:color="auto"/>
            <w:bottom w:val="none" w:sz="0" w:space="0" w:color="auto"/>
            <w:right w:val="none" w:sz="0" w:space="0" w:color="auto"/>
          </w:divBdr>
        </w:div>
        <w:div w:id="1740058691">
          <w:marLeft w:val="640"/>
          <w:marRight w:val="0"/>
          <w:marTop w:val="0"/>
          <w:marBottom w:val="0"/>
          <w:divBdr>
            <w:top w:val="none" w:sz="0" w:space="0" w:color="auto"/>
            <w:left w:val="none" w:sz="0" w:space="0" w:color="auto"/>
            <w:bottom w:val="none" w:sz="0" w:space="0" w:color="auto"/>
            <w:right w:val="none" w:sz="0" w:space="0" w:color="auto"/>
          </w:divBdr>
        </w:div>
        <w:div w:id="1755740834">
          <w:marLeft w:val="640"/>
          <w:marRight w:val="0"/>
          <w:marTop w:val="0"/>
          <w:marBottom w:val="0"/>
          <w:divBdr>
            <w:top w:val="none" w:sz="0" w:space="0" w:color="auto"/>
            <w:left w:val="none" w:sz="0" w:space="0" w:color="auto"/>
            <w:bottom w:val="none" w:sz="0" w:space="0" w:color="auto"/>
            <w:right w:val="none" w:sz="0" w:space="0" w:color="auto"/>
          </w:divBdr>
        </w:div>
        <w:div w:id="1756240066">
          <w:marLeft w:val="640"/>
          <w:marRight w:val="0"/>
          <w:marTop w:val="0"/>
          <w:marBottom w:val="0"/>
          <w:divBdr>
            <w:top w:val="none" w:sz="0" w:space="0" w:color="auto"/>
            <w:left w:val="none" w:sz="0" w:space="0" w:color="auto"/>
            <w:bottom w:val="none" w:sz="0" w:space="0" w:color="auto"/>
            <w:right w:val="none" w:sz="0" w:space="0" w:color="auto"/>
          </w:divBdr>
        </w:div>
        <w:div w:id="1766805401">
          <w:marLeft w:val="640"/>
          <w:marRight w:val="0"/>
          <w:marTop w:val="0"/>
          <w:marBottom w:val="0"/>
          <w:divBdr>
            <w:top w:val="none" w:sz="0" w:space="0" w:color="auto"/>
            <w:left w:val="none" w:sz="0" w:space="0" w:color="auto"/>
            <w:bottom w:val="none" w:sz="0" w:space="0" w:color="auto"/>
            <w:right w:val="none" w:sz="0" w:space="0" w:color="auto"/>
          </w:divBdr>
        </w:div>
        <w:div w:id="1803814283">
          <w:marLeft w:val="640"/>
          <w:marRight w:val="0"/>
          <w:marTop w:val="0"/>
          <w:marBottom w:val="0"/>
          <w:divBdr>
            <w:top w:val="none" w:sz="0" w:space="0" w:color="auto"/>
            <w:left w:val="none" w:sz="0" w:space="0" w:color="auto"/>
            <w:bottom w:val="none" w:sz="0" w:space="0" w:color="auto"/>
            <w:right w:val="none" w:sz="0" w:space="0" w:color="auto"/>
          </w:divBdr>
        </w:div>
        <w:div w:id="1827235038">
          <w:marLeft w:val="640"/>
          <w:marRight w:val="0"/>
          <w:marTop w:val="0"/>
          <w:marBottom w:val="0"/>
          <w:divBdr>
            <w:top w:val="none" w:sz="0" w:space="0" w:color="auto"/>
            <w:left w:val="none" w:sz="0" w:space="0" w:color="auto"/>
            <w:bottom w:val="none" w:sz="0" w:space="0" w:color="auto"/>
            <w:right w:val="none" w:sz="0" w:space="0" w:color="auto"/>
          </w:divBdr>
        </w:div>
        <w:div w:id="1857841674">
          <w:marLeft w:val="640"/>
          <w:marRight w:val="0"/>
          <w:marTop w:val="0"/>
          <w:marBottom w:val="0"/>
          <w:divBdr>
            <w:top w:val="none" w:sz="0" w:space="0" w:color="auto"/>
            <w:left w:val="none" w:sz="0" w:space="0" w:color="auto"/>
            <w:bottom w:val="none" w:sz="0" w:space="0" w:color="auto"/>
            <w:right w:val="none" w:sz="0" w:space="0" w:color="auto"/>
          </w:divBdr>
        </w:div>
        <w:div w:id="1871185322">
          <w:marLeft w:val="640"/>
          <w:marRight w:val="0"/>
          <w:marTop w:val="0"/>
          <w:marBottom w:val="0"/>
          <w:divBdr>
            <w:top w:val="none" w:sz="0" w:space="0" w:color="auto"/>
            <w:left w:val="none" w:sz="0" w:space="0" w:color="auto"/>
            <w:bottom w:val="none" w:sz="0" w:space="0" w:color="auto"/>
            <w:right w:val="none" w:sz="0" w:space="0" w:color="auto"/>
          </w:divBdr>
        </w:div>
        <w:div w:id="1886941082">
          <w:marLeft w:val="640"/>
          <w:marRight w:val="0"/>
          <w:marTop w:val="0"/>
          <w:marBottom w:val="0"/>
          <w:divBdr>
            <w:top w:val="none" w:sz="0" w:space="0" w:color="auto"/>
            <w:left w:val="none" w:sz="0" w:space="0" w:color="auto"/>
            <w:bottom w:val="none" w:sz="0" w:space="0" w:color="auto"/>
            <w:right w:val="none" w:sz="0" w:space="0" w:color="auto"/>
          </w:divBdr>
        </w:div>
        <w:div w:id="1889146618">
          <w:marLeft w:val="640"/>
          <w:marRight w:val="0"/>
          <w:marTop w:val="0"/>
          <w:marBottom w:val="0"/>
          <w:divBdr>
            <w:top w:val="none" w:sz="0" w:space="0" w:color="auto"/>
            <w:left w:val="none" w:sz="0" w:space="0" w:color="auto"/>
            <w:bottom w:val="none" w:sz="0" w:space="0" w:color="auto"/>
            <w:right w:val="none" w:sz="0" w:space="0" w:color="auto"/>
          </w:divBdr>
        </w:div>
        <w:div w:id="1910799784">
          <w:marLeft w:val="640"/>
          <w:marRight w:val="0"/>
          <w:marTop w:val="0"/>
          <w:marBottom w:val="0"/>
          <w:divBdr>
            <w:top w:val="none" w:sz="0" w:space="0" w:color="auto"/>
            <w:left w:val="none" w:sz="0" w:space="0" w:color="auto"/>
            <w:bottom w:val="none" w:sz="0" w:space="0" w:color="auto"/>
            <w:right w:val="none" w:sz="0" w:space="0" w:color="auto"/>
          </w:divBdr>
        </w:div>
        <w:div w:id="1925802859">
          <w:marLeft w:val="640"/>
          <w:marRight w:val="0"/>
          <w:marTop w:val="0"/>
          <w:marBottom w:val="0"/>
          <w:divBdr>
            <w:top w:val="none" w:sz="0" w:space="0" w:color="auto"/>
            <w:left w:val="none" w:sz="0" w:space="0" w:color="auto"/>
            <w:bottom w:val="none" w:sz="0" w:space="0" w:color="auto"/>
            <w:right w:val="none" w:sz="0" w:space="0" w:color="auto"/>
          </w:divBdr>
        </w:div>
        <w:div w:id="1938249650">
          <w:marLeft w:val="640"/>
          <w:marRight w:val="0"/>
          <w:marTop w:val="0"/>
          <w:marBottom w:val="0"/>
          <w:divBdr>
            <w:top w:val="none" w:sz="0" w:space="0" w:color="auto"/>
            <w:left w:val="none" w:sz="0" w:space="0" w:color="auto"/>
            <w:bottom w:val="none" w:sz="0" w:space="0" w:color="auto"/>
            <w:right w:val="none" w:sz="0" w:space="0" w:color="auto"/>
          </w:divBdr>
        </w:div>
        <w:div w:id="1944410879">
          <w:marLeft w:val="640"/>
          <w:marRight w:val="0"/>
          <w:marTop w:val="0"/>
          <w:marBottom w:val="0"/>
          <w:divBdr>
            <w:top w:val="none" w:sz="0" w:space="0" w:color="auto"/>
            <w:left w:val="none" w:sz="0" w:space="0" w:color="auto"/>
            <w:bottom w:val="none" w:sz="0" w:space="0" w:color="auto"/>
            <w:right w:val="none" w:sz="0" w:space="0" w:color="auto"/>
          </w:divBdr>
        </w:div>
        <w:div w:id="1967273181">
          <w:marLeft w:val="640"/>
          <w:marRight w:val="0"/>
          <w:marTop w:val="0"/>
          <w:marBottom w:val="0"/>
          <w:divBdr>
            <w:top w:val="none" w:sz="0" w:space="0" w:color="auto"/>
            <w:left w:val="none" w:sz="0" w:space="0" w:color="auto"/>
            <w:bottom w:val="none" w:sz="0" w:space="0" w:color="auto"/>
            <w:right w:val="none" w:sz="0" w:space="0" w:color="auto"/>
          </w:divBdr>
        </w:div>
        <w:div w:id="2003310356">
          <w:marLeft w:val="640"/>
          <w:marRight w:val="0"/>
          <w:marTop w:val="0"/>
          <w:marBottom w:val="0"/>
          <w:divBdr>
            <w:top w:val="none" w:sz="0" w:space="0" w:color="auto"/>
            <w:left w:val="none" w:sz="0" w:space="0" w:color="auto"/>
            <w:bottom w:val="none" w:sz="0" w:space="0" w:color="auto"/>
            <w:right w:val="none" w:sz="0" w:space="0" w:color="auto"/>
          </w:divBdr>
        </w:div>
        <w:div w:id="2015496579">
          <w:marLeft w:val="640"/>
          <w:marRight w:val="0"/>
          <w:marTop w:val="0"/>
          <w:marBottom w:val="0"/>
          <w:divBdr>
            <w:top w:val="none" w:sz="0" w:space="0" w:color="auto"/>
            <w:left w:val="none" w:sz="0" w:space="0" w:color="auto"/>
            <w:bottom w:val="none" w:sz="0" w:space="0" w:color="auto"/>
            <w:right w:val="none" w:sz="0" w:space="0" w:color="auto"/>
          </w:divBdr>
        </w:div>
        <w:div w:id="2034184427">
          <w:marLeft w:val="640"/>
          <w:marRight w:val="0"/>
          <w:marTop w:val="0"/>
          <w:marBottom w:val="0"/>
          <w:divBdr>
            <w:top w:val="none" w:sz="0" w:space="0" w:color="auto"/>
            <w:left w:val="none" w:sz="0" w:space="0" w:color="auto"/>
            <w:bottom w:val="none" w:sz="0" w:space="0" w:color="auto"/>
            <w:right w:val="none" w:sz="0" w:space="0" w:color="auto"/>
          </w:divBdr>
        </w:div>
        <w:div w:id="2112049965">
          <w:marLeft w:val="640"/>
          <w:marRight w:val="0"/>
          <w:marTop w:val="0"/>
          <w:marBottom w:val="0"/>
          <w:divBdr>
            <w:top w:val="none" w:sz="0" w:space="0" w:color="auto"/>
            <w:left w:val="none" w:sz="0" w:space="0" w:color="auto"/>
            <w:bottom w:val="none" w:sz="0" w:space="0" w:color="auto"/>
            <w:right w:val="none" w:sz="0" w:space="0" w:color="auto"/>
          </w:divBdr>
        </w:div>
        <w:div w:id="2121483610">
          <w:marLeft w:val="640"/>
          <w:marRight w:val="0"/>
          <w:marTop w:val="0"/>
          <w:marBottom w:val="0"/>
          <w:divBdr>
            <w:top w:val="none" w:sz="0" w:space="0" w:color="auto"/>
            <w:left w:val="none" w:sz="0" w:space="0" w:color="auto"/>
            <w:bottom w:val="none" w:sz="0" w:space="0" w:color="auto"/>
            <w:right w:val="none" w:sz="0" w:space="0" w:color="auto"/>
          </w:divBdr>
        </w:div>
      </w:divsChild>
    </w:div>
    <w:div w:id="1448816857">
      <w:bodyDiv w:val="1"/>
      <w:marLeft w:val="0"/>
      <w:marRight w:val="0"/>
      <w:marTop w:val="0"/>
      <w:marBottom w:val="0"/>
      <w:divBdr>
        <w:top w:val="none" w:sz="0" w:space="0" w:color="auto"/>
        <w:left w:val="none" w:sz="0" w:space="0" w:color="auto"/>
        <w:bottom w:val="none" w:sz="0" w:space="0" w:color="auto"/>
        <w:right w:val="none" w:sz="0" w:space="0" w:color="auto"/>
      </w:divBdr>
      <w:divsChild>
        <w:div w:id="800541366">
          <w:marLeft w:val="640"/>
          <w:marRight w:val="0"/>
          <w:marTop w:val="0"/>
          <w:marBottom w:val="0"/>
          <w:divBdr>
            <w:top w:val="none" w:sz="0" w:space="0" w:color="auto"/>
            <w:left w:val="none" w:sz="0" w:space="0" w:color="auto"/>
            <w:bottom w:val="none" w:sz="0" w:space="0" w:color="auto"/>
            <w:right w:val="none" w:sz="0" w:space="0" w:color="auto"/>
          </w:divBdr>
        </w:div>
        <w:div w:id="971791583">
          <w:marLeft w:val="640"/>
          <w:marRight w:val="0"/>
          <w:marTop w:val="0"/>
          <w:marBottom w:val="0"/>
          <w:divBdr>
            <w:top w:val="none" w:sz="0" w:space="0" w:color="auto"/>
            <w:left w:val="none" w:sz="0" w:space="0" w:color="auto"/>
            <w:bottom w:val="none" w:sz="0" w:space="0" w:color="auto"/>
            <w:right w:val="none" w:sz="0" w:space="0" w:color="auto"/>
          </w:divBdr>
        </w:div>
        <w:div w:id="200751020">
          <w:marLeft w:val="640"/>
          <w:marRight w:val="0"/>
          <w:marTop w:val="0"/>
          <w:marBottom w:val="0"/>
          <w:divBdr>
            <w:top w:val="none" w:sz="0" w:space="0" w:color="auto"/>
            <w:left w:val="none" w:sz="0" w:space="0" w:color="auto"/>
            <w:bottom w:val="none" w:sz="0" w:space="0" w:color="auto"/>
            <w:right w:val="none" w:sz="0" w:space="0" w:color="auto"/>
          </w:divBdr>
        </w:div>
        <w:div w:id="1470781560">
          <w:marLeft w:val="640"/>
          <w:marRight w:val="0"/>
          <w:marTop w:val="0"/>
          <w:marBottom w:val="0"/>
          <w:divBdr>
            <w:top w:val="none" w:sz="0" w:space="0" w:color="auto"/>
            <w:left w:val="none" w:sz="0" w:space="0" w:color="auto"/>
            <w:bottom w:val="none" w:sz="0" w:space="0" w:color="auto"/>
            <w:right w:val="none" w:sz="0" w:space="0" w:color="auto"/>
          </w:divBdr>
        </w:div>
        <w:div w:id="470681208">
          <w:marLeft w:val="640"/>
          <w:marRight w:val="0"/>
          <w:marTop w:val="0"/>
          <w:marBottom w:val="0"/>
          <w:divBdr>
            <w:top w:val="none" w:sz="0" w:space="0" w:color="auto"/>
            <w:left w:val="none" w:sz="0" w:space="0" w:color="auto"/>
            <w:bottom w:val="none" w:sz="0" w:space="0" w:color="auto"/>
            <w:right w:val="none" w:sz="0" w:space="0" w:color="auto"/>
          </w:divBdr>
        </w:div>
        <w:div w:id="859704414">
          <w:marLeft w:val="640"/>
          <w:marRight w:val="0"/>
          <w:marTop w:val="0"/>
          <w:marBottom w:val="0"/>
          <w:divBdr>
            <w:top w:val="none" w:sz="0" w:space="0" w:color="auto"/>
            <w:left w:val="none" w:sz="0" w:space="0" w:color="auto"/>
            <w:bottom w:val="none" w:sz="0" w:space="0" w:color="auto"/>
            <w:right w:val="none" w:sz="0" w:space="0" w:color="auto"/>
          </w:divBdr>
        </w:div>
        <w:div w:id="1880821085">
          <w:marLeft w:val="640"/>
          <w:marRight w:val="0"/>
          <w:marTop w:val="0"/>
          <w:marBottom w:val="0"/>
          <w:divBdr>
            <w:top w:val="none" w:sz="0" w:space="0" w:color="auto"/>
            <w:left w:val="none" w:sz="0" w:space="0" w:color="auto"/>
            <w:bottom w:val="none" w:sz="0" w:space="0" w:color="auto"/>
            <w:right w:val="none" w:sz="0" w:space="0" w:color="auto"/>
          </w:divBdr>
        </w:div>
        <w:div w:id="1056857394">
          <w:marLeft w:val="640"/>
          <w:marRight w:val="0"/>
          <w:marTop w:val="0"/>
          <w:marBottom w:val="0"/>
          <w:divBdr>
            <w:top w:val="none" w:sz="0" w:space="0" w:color="auto"/>
            <w:left w:val="none" w:sz="0" w:space="0" w:color="auto"/>
            <w:bottom w:val="none" w:sz="0" w:space="0" w:color="auto"/>
            <w:right w:val="none" w:sz="0" w:space="0" w:color="auto"/>
          </w:divBdr>
        </w:div>
        <w:div w:id="1566211982">
          <w:marLeft w:val="640"/>
          <w:marRight w:val="0"/>
          <w:marTop w:val="0"/>
          <w:marBottom w:val="0"/>
          <w:divBdr>
            <w:top w:val="none" w:sz="0" w:space="0" w:color="auto"/>
            <w:left w:val="none" w:sz="0" w:space="0" w:color="auto"/>
            <w:bottom w:val="none" w:sz="0" w:space="0" w:color="auto"/>
            <w:right w:val="none" w:sz="0" w:space="0" w:color="auto"/>
          </w:divBdr>
        </w:div>
        <w:div w:id="635719255">
          <w:marLeft w:val="640"/>
          <w:marRight w:val="0"/>
          <w:marTop w:val="0"/>
          <w:marBottom w:val="0"/>
          <w:divBdr>
            <w:top w:val="none" w:sz="0" w:space="0" w:color="auto"/>
            <w:left w:val="none" w:sz="0" w:space="0" w:color="auto"/>
            <w:bottom w:val="none" w:sz="0" w:space="0" w:color="auto"/>
            <w:right w:val="none" w:sz="0" w:space="0" w:color="auto"/>
          </w:divBdr>
        </w:div>
        <w:div w:id="241332198">
          <w:marLeft w:val="640"/>
          <w:marRight w:val="0"/>
          <w:marTop w:val="0"/>
          <w:marBottom w:val="0"/>
          <w:divBdr>
            <w:top w:val="none" w:sz="0" w:space="0" w:color="auto"/>
            <w:left w:val="none" w:sz="0" w:space="0" w:color="auto"/>
            <w:bottom w:val="none" w:sz="0" w:space="0" w:color="auto"/>
            <w:right w:val="none" w:sz="0" w:space="0" w:color="auto"/>
          </w:divBdr>
        </w:div>
        <w:div w:id="1881937399">
          <w:marLeft w:val="640"/>
          <w:marRight w:val="0"/>
          <w:marTop w:val="0"/>
          <w:marBottom w:val="0"/>
          <w:divBdr>
            <w:top w:val="none" w:sz="0" w:space="0" w:color="auto"/>
            <w:left w:val="none" w:sz="0" w:space="0" w:color="auto"/>
            <w:bottom w:val="none" w:sz="0" w:space="0" w:color="auto"/>
            <w:right w:val="none" w:sz="0" w:space="0" w:color="auto"/>
          </w:divBdr>
        </w:div>
        <w:div w:id="992293883">
          <w:marLeft w:val="640"/>
          <w:marRight w:val="0"/>
          <w:marTop w:val="0"/>
          <w:marBottom w:val="0"/>
          <w:divBdr>
            <w:top w:val="none" w:sz="0" w:space="0" w:color="auto"/>
            <w:left w:val="none" w:sz="0" w:space="0" w:color="auto"/>
            <w:bottom w:val="none" w:sz="0" w:space="0" w:color="auto"/>
            <w:right w:val="none" w:sz="0" w:space="0" w:color="auto"/>
          </w:divBdr>
        </w:div>
        <w:div w:id="1059324847">
          <w:marLeft w:val="640"/>
          <w:marRight w:val="0"/>
          <w:marTop w:val="0"/>
          <w:marBottom w:val="0"/>
          <w:divBdr>
            <w:top w:val="none" w:sz="0" w:space="0" w:color="auto"/>
            <w:left w:val="none" w:sz="0" w:space="0" w:color="auto"/>
            <w:bottom w:val="none" w:sz="0" w:space="0" w:color="auto"/>
            <w:right w:val="none" w:sz="0" w:space="0" w:color="auto"/>
          </w:divBdr>
        </w:div>
        <w:div w:id="1369405223">
          <w:marLeft w:val="640"/>
          <w:marRight w:val="0"/>
          <w:marTop w:val="0"/>
          <w:marBottom w:val="0"/>
          <w:divBdr>
            <w:top w:val="none" w:sz="0" w:space="0" w:color="auto"/>
            <w:left w:val="none" w:sz="0" w:space="0" w:color="auto"/>
            <w:bottom w:val="none" w:sz="0" w:space="0" w:color="auto"/>
            <w:right w:val="none" w:sz="0" w:space="0" w:color="auto"/>
          </w:divBdr>
        </w:div>
        <w:div w:id="1311863152">
          <w:marLeft w:val="640"/>
          <w:marRight w:val="0"/>
          <w:marTop w:val="0"/>
          <w:marBottom w:val="0"/>
          <w:divBdr>
            <w:top w:val="none" w:sz="0" w:space="0" w:color="auto"/>
            <w:left w:val="none" w:sz="0" w:space="0" w:color="auto"/>
            <w:bottom w:val="none" w:sz="0" w:space="0" w:color="auto"/>
            <w:right w:val="none" w:sz="0" w:space="0" w:color="auto"/>
          </w:divBdr>
        </w:div>
        <w:div w:id="236524697">
          <w:marLeft w:val="640"/>
          <w:marRight w:val="0"/>
          <w:marTop w:val="0"/>
          <w:marBottom w:val="0"/>
          <w:divBdr>
            <w:top w:val="none" w:sz="0" w:space="0" w:color="auto"/>
            <w:left w:val="none" w:sz="0" w:space="0" w:color="auto"/>
            <w:bottom w:val="none" w:sz="0" w:space="0" w:color="auto"/>
            <w:right w:val="none" w:sz="0" w:space="0" w:color="auto"/>
          </w:divBdr>
        </w:div>
        <w:div w:id="1135373390">
          <w:marLeft w:val="640"/>
          <w:marRight w:val="0"/>
          <w:marTop w:val="0"/>
          <w:marBottom w:val="0"/>
          <w:divBdr>
            <w:top w:val="none" w:sz="0" w:space="0" w:color="auto"/>
            <w:left w:val="none" w:sz="0" w:space="0" w:color="auto"/>
            <w:bottom w:val="none" w:sz="0" w:space="0" w:color="auto"/>
            <w:right w:val="none" w:sz="0" w:space="0" w:color="auto"/>
          </w:divBdr>
        </w:div>
        <w:div w:id="665745336">
          <w:marLeft w:val="640"/>
          <w:marRight w:val="0"/>
          <w:marTop w:val="0"/>
          <w:marBottom w:val="0"/>
          <w:divBdr>
            <w:top w:val="none" w:sz="0" w:space="0" w:color="auto"/>
            <w:left w:val="none" w:sz="0" w:space="0" w:color="auto"/>
            <w:bottom w:val="none" w:sz="0" w:space="0" w:color="auto"/>
            <w:right w:val="none" w:sz="0" w:space="0" w:color="auto"/>
          </w:divBdr>
        </w:div>
        <w:div w:id="1962032111">
          <w:marLeft w:val="640"/>
          <w:marRight w:val="0"/>
          <w:marTop w:val="0"/>
          <w:marBottom w:val="0"/>
          <w:divBdr>
            <w:top w:val="none" w:sz="0" w:space="0" w:color="auto"/>
            <w:left w:val="none" w:sz="0" w:space="0" w:color="auto"/>
            <w:bottom w:val="none" w:sz="0" w:space="0" w:color="auto"/>
            <w:right w:val="none" w:sz="0" w:space="0" w:color="auto"/>
          </w:divBdr>
        </w:div>
        <w:div w:id="1511603048">
          <w:marLeft w:val="640"/>
          <w:marRight w:val="0"/>
          <w:marTop w:val="0"/>
          <w:marBottom w:val="0"/>
          <w:divBdr>
            <w:top w:val="none" w:sz="0" w:space="0" w:color="auto"/>
            <w:left w:val="none" w:sz="0" w:space="0" w:color="auto"/>
            <w:bottom w:val="none" w:sz="0" w:space="0" w:color="auto"/>
            <w:right w:val="none" w:sz="0" w:space="0" w:color="auto"/>
          </w:divBdr>
        </w:div>
        <w:div w:id="507713384">
          <w:marLeft w:val="640"/>
          <w:marRight w:val="0"/>
          <w:marTop w:val="0"/>
          <w:marBottom w:val="0"/>
          <w:divBdr>
            <w:top w:val="none" w:sz="0" w:space="0" w:color="auto"/>
            <w:left w:val="none" w:sz="0" w:space="0" w:color="auto"/>
            <w:bottom w:val="none" w:sz="0" w:space="0" w:color="auto"/>
            <w:right w:val="none" w:sz="0" w:space="0" w:color="auto"/>
          </w:divBdr>
        </w:div>
        <w:div w:id="2135129542">
          <w:marLeft w:val="640"/>
          <w:marRight w:val="0"/>
          <w:marTop w:val="0"/>
          <w:marBottom w:val="0"/>
          <w:divBdr>
            <w:top w:val="none" w:sz="0" w:space="0" w:color="auto"/>
            <w:left w:val="none" w:sz="0" w:space="0" w:color="auto"/>
            <w:bottom w:val="none" w:sz="0" w:space="0" w:color="auto"/>
            <w:right w:val="none" w:sz="0" w:space="0" w:color="auto"/>
          </w:divBdr>
        </w:div>
        <w:div w:id="1425305074">
          <w:marLeft w:val="640"/>
          <w:marRight w:val="0"/>
          <w:marTop w:val="0"/>
          <w:marBottom w:val="0"/>
          <w:divBdr>
            <w:top w:val="none" w:sz="0" w:space="0" w:color="auto"/>
            <w:left w:val="none" w:sz="0" w:space="0" w:color="auto"/>
            <w:bottom w:val="none" w:sz="0" w:space="0" w:color="auto"/>
            <w:right w:val="none" w:sz="0" w:space="0" w:color="auto"/>
          </w:divBdr>
        </w:div>
        <w:div w:id="36781748">
          <w:marLeft w:val="640"/>
          <w:marRight w:val="0"/>
          <w:marTop w:val="0"/>
          <w:marBottom w:val="0"/>
          <w:divBdr>
            <w:top w:val="none" w:sz="0" w:space="0" w:color="auto"/>
            <w:left w:val="none" w:sz="0" w:space="0" w:color="auto"/>
            <w:bottom w:val="none" w:sz="0" w:space="0" w:color="auto"/>
            <w:right w:val="none" w:sz="0" w:space="0" w:color="auto"/>
          </w:divBdr>
        </w:div>
        <w:div w:id="623535114">
          <w:marLeft w:val="640"/>
          <w:marRight w:val="0"/>
          <w:marTop w:val="0"/>
          <w:marBottom w:val="0"/>
          <w:divBdr>
            <w:top w:val="none" w:sz="0" w:space="0" w:color="auto"/>
            <w:left w:val="none" w:sz="0" w:space="0" w:color="auto"/>
            <w:bottom w:val="none" w:sz="0" w:space="0" w:color="auto"/>
            <w:right w:val="none" w:sz="0" w:space="0" w:color="auto"/>
          </w:divBdr>
        </w:div>
        <w:div w:id="1791164886">
          <w:marLeft w:val="640"/>
          <w:marRight w:val="0"/>
          <w:marTop w:val="0"/>
          <w:marBottom w:val="0"/>
          <w:divBdr>
            <w:top w:val="none" w:sz="0" w:space="0" w:color="auto"/>
            <w:left w:val="none" w:sz="0" w:space="0" w:color="auto"/>
            <w:bottom w:val="none" w:sz="0" w:space="0" w:color="auto"/>
            <w:right w:val="none" w:sz="0" w:space="0" w:color="auto"/>
          </w:divBdr>
        </w:div>
        <w:div w:id="1690789378">
          <w:marLeft w:val="640"/>
          <w:marRight w:val="0"/>
          <w:marTop w:val="0"/>
          <w:marBottom w:val="0"/>
          <w:divBdr>
            <w:top w:val="none" w:sz="0" w:space="0" w:color="auto"/>
            <w:left w:val="none" w:sz="0" w:space="0" w:color="auto"/>
            <w:bottom w:val="none" w:sz="0" w:space="0" w:color="auto"/>
            <w:right w:val="none" w:sz="0" w:space="0" w:color="auto"/>
          </w:divBdr>
        </w:div>
        <w:div w:id="307832215">
          <w:marLeft w:val="640"/>
          <w:marRight w:val="0"/>
          <w:marTop w:val="0"/>
          <w:marBottom w:val="0"/>
          <w:divBdr>
            <w:top w:val="none" w:sz="0" w:space="0" w:color="auto"/>
            <w:left w:val="none" w:sz="0" w:space="0" w:color="auto"/>
            <w:bottom w:val="none" w:sz="0" w:space="0" w:color="auto"/>
            <w:right w:val="none" w:sz="0" w:space="0" w:color="auto"/>
          </w:divBdr>
        </w:div>
        <w:div w:id="373164558">
          <w:marLeft w:val="640"/>
          <w:marRight w:val="0"/>
          <w:marTop w:val="0"/>
          <w:marBottom w:val="0"/>
          <w:divBdr>
            <w:top w:val="none" w:sz="0" w:space="0" w:color="auto"/>
            <w:left w:val="none" w:sz="0" w:space="0" w:color="auto"/>
            <w:bottom w:val="none" w:sz="0" w:space="0" w:color="auto"/>
            <w:right w:val="none" w:sz="0" w:space="0" w:color="auto"/>
          </w:divBdr>
        </w:div>
        <w:div w:id="1111363246">
          <w:marLeft w:val="640"/>
          <w:marRight w:val="0"/>
          <w:marTop w:val="0"/>
          <w:marBottom w:val="0"/>
          <w:divBdr>
            <w:top w:val="none" w:sz="0" w:space="0" w:color="auto"/>
            <w:left w:val="none" w:sz="0" w:space="0" w:color="auto"/>
            <w:bottom w:val="none" w:sz="0" w:space="0" w:color="auto"/>
            <w:right w:val="none" w:sz="0" w:space="0" w:color="auto"/>
          </w:divBdr>
        </w:div>
        <w:div w:id="1217739099">
          <w:marLeft w:val="640"/>
          <w:marRight w:val="0"/>
          <w:marTop w:val="0"/>
          <w:marBottom w:val="0"/>
          <w:divBdr>
            <w:top w:val="none" w:sz="0" w:space="0" w:color="auto"/>
            <w:left w:val="none" w:sz="0" w:space="0" w:color="auto"/>
            <w:bottom w:val="none" w:sz="0" w:space="0" w:color="auto"/>
            <w:right w:val="none" w:sz="0" w:space="0" w:color="auto"/>
          </w:divBdr>
        </w:div>
        <w:div w:id="1930776533">
          <w:marLeft w:val="640"/>
          <w:marRight w:val="0"/>
          <w:marTop w:val="0"/>
          <w:marBottom w:val="0"/>
          <w:divBdr>
            <w:top w:val="none" w:sz="0" w:space="0" w:color="auto"/>
            <w:left w:val="none" w:sz="0" w:space="0" w:color="auto"/>
            <w:bottom w:val="none" w:sz="0" w:space="0" w:color="auto"/>
            <w:right w:val="none" w:sz="0" w:space="0" w:color="auto"/>
          </w:divBdr>
        </w:div>
        <w:div w:id="1010840348">
          <w:marLeft w:val="640"/>
          <w:marRight w:val="0"/>
          <w:marTop w:val="0"/>
          <w:marBottom w:val="0"/>
          <w:divBdr>
            <w:top w:val="none" w:sz="0" w:space="0" w:color="auto"/>
            <w:left w:val="none" w:sz="0" w:space="0" w:color="auto"/>
            <w:bottom w:val="none" w:sz="0" w:space="0" w:color="auto"/>
            <w:right w:val="none" w:sz="0" w:space="0" w:color="auto"/>
          </w:divBdr>
        </w:div>
        <w:div w:id="1617831257">
          <w:marLeft w:val="640"/>
          <w:marRight w:val="0"/>
          <w:marTop w:val="0"/>
          <w:marBottom w:val="0"/>
          <w:divBdr>
            <w:top w:val="none" w:sz="0" w:space="0" w:color="auto"/>
            <w:left w:val="none" w:sz="0" w:space="0" w:color="auto"/>
            <w:bottom w:val="none" w:sz="0" w:space="0" w:color="auto"/>
            <w:right w:val="none" w:sz="0" w:space="0" w:color="auto"/>
          </w:divBdr>
        </w:div>
        <w:div w:id="1517227920">
          <w:marLeft w:val="640"/>
          <w:marRight w:val="0"/>
          <w:marTop w:val="0"/>
          <w:marBottom w:val="0"/>
          <w:divBdr>
            <w:top w:val="none" w:sz="0" w:space="0" w:color="auto"/>
            <w:left w:val="none" w:sz="0" w:space="0" w:color="auto"/>
            <w:bottom w:val="none" w:sz="0" w:space="0" w:color="auto"/>
            <w:right w:val="none" w:sz="0" w:space="0" w:color="auto"/>
          </w:divBdr>
        </w:div>
        <w:div w:id="135807210">
          <w:marLeft w:val="640"/>
          <w:marRight w:val="0"/>
          <w:marTop w:val="0"/>
          <w:marBottom w:val="0"/>
          <w:divBdr>
            <w:top w:val="none" w:sz="0" w:space="0" w:color="auto"/>
            <w:left w:val="none" w:sz="0" w:space="0" w:color="auto"/>
            <w:bottom w:val="none" w:sz="0" w:space="0" w:color="auto"/>
            <w:right w:val="none" w:sz="0" w:space="0" w:color="auto"/>
          </w:divBdr>
        </w:div>
        <w:div w:id="1658537568">
          <w:marLeft w:val="640"/>
          <w:marRight w:val="0"/>
          <w:marTop w:val="0"/>
          <w:marBottom w:val="0"/>
          <w:divBdr>
            <w:top w:val="none" w:sz="0" w:space="0" w:color="auto"/>
            <w:left w:val="none" w:sz="0" w:space="0" w:color="auto"/>
            <w:bottom w:val="none" w:sz="0" w:space="0" w:color="auto"/>
            <w:right w:val="none" w:sz="0" w:space="0" w:color="auto"/>
          </w:divBdr>
        </w:div>
        <w:div w:id="2093119039">
          <w:marLeft w:val="640"/>
          <w:marRight w:val="0"/>
          <w:marTop w:val="0"/>
          <w:marBottom w:val="0"/>
          <w:divBdr>
            <w:top w:val="none" w:sz="0" w:space="0" w:color="auto"/>
            <w:left w:val="none" w:sz="0" w:space="0" w:color="auto"/>
            <w:bottom w:val="none" w:sz="0" w:space="0" w:color="auto"/>
            <w:right w:val="none" w:sz="0" w:space="0" w:color="auto"/>
          </w:divBdr>
        </w:div>
        <w:div w:id="2142337436">
          <w:marLeft w:val="640"/>
          <w:marRight w:val="0"/>
          <w:marTop w:val="0"/>
          <w:marBottom w:val="0"/>
          <w:divBdr>
            <w:top w:val="none" w:sz="0" w:space="0" w:color="auto"/>
            <w:left w:val="none" w:sz="0" w:space="0" w:color="auto"/>
            <w:bottom w:val="none" w:sz="0" w:space="0" w:color="auto"/>
            <w:right w:val="none" w:sz="0" w:space="0" w:color="auto"/>
          </w:divBdr>
        </w:div>
        <w:div w:id="161431111">
          <w:marLeft w:val="640"/>
          <w:marRight w:val="0"/>
          <w:marTop w:val="0"/>
          <w:marBottom w:val="0"/>
          <w:divBdr>
            <w:top w:val="none" w:sz="0" w:space="0" w:color="auto"/>
            <w:left w:val="none" w:sz="0" w:space="0" w:color="auto"/>
            <w:bottom w:val="none" w:sz="0" w:space="0" w:color="auto"/>
            <w:right w:val="none" w:sz="0" w:space="0" w:color="auto"/>
          </w:divBdr>
        </w:div>
        <w:div w:id="1250314250">
          <w:marLeft w:val="640"/>
          <w:marRight w:val="0"/>
          <w:marTop w:val="0"/>
          <w:marBottom w:val="0"/>
          <w:divBdr>
            <w:top w:val="none" w:sz="0" w:space="0" w:color="auto"/>
            <w:left w:val="none" w:sz="0" w:space="0" w:color="auto"/>
            <w:bottom w:val="none" w:sz="0" w:space="0" w:color="auto"/>
            <w:right w:val="none" w:sz="0" w:space="0" w:color="auto"/>
          </w:divBdr>
        </w:div>
        <w:div w:id="1245652953">
          <w:marLeft w:val="640"/>
          <w:marRight w:val="0"/>
          <w:marTop w:val="0"/>
          <w:marBottom w:val="0"/>
          <w:divBdr>
            <w:top w:val="none" w:sz="0" w:space="0" w:color="auto"/>
            <w:left w:val="none" w:sz="0" w:space="0" w:color="auto"/>
            <w:bottom w:val="none" w:sz="0" w:space="0" w:color="auto"/>
            <w:right w:val="none" w:sz="0" w:space="0" w:color="auto"/>
          </w:divBdr>
        </w:div>
        <w:div w:id="1163282466">
          <w:marLeft w:val="640"/>
          <w:marRight w:val="0"/>
          <w:marTop w:val="0"/>
          <w:marBottom w:val="0"/>
          <w:divBdr>
            <w:top w:val="none" w:sz="0" w:space="0" w:color="auto"/>
            <w:left w:val="none" w:sz="0" w:space="0" w:color="auto"/>
            <w:bottom w:val="none" w:sz="0" w:space="0" w:color="auto"/>
            <w:right w:val="none" w:sz="0" w:space="0" w:color="auto"/>
          </w:divBdr>
        </w:div>
        <w:div w:id="1593925866">
          <w:marLeft w:val="640"/>
          <w:marRight w:val="0"/>
          <w:marTop w:val="0"/>
          <w:marBottom w:val="0"/>
          <w:divBdr>
            <w:top w:val="none" w:sz="0" w:space="0" w:color="auto"/>
            <w:left w:val="none" w:sz="0" w:space="0" w:color="auto"/>
            <w:bottom w:val="none" w:sz="0" w:space="0" w:color="auto"/>
            <w:right w:val="none" w:sz="0" w:space="0" w:color="auto"/>
          </w:divBdr>
        </w:div>
        <w:div w:id="97995698">
          <w:marLeft w:val="640"/>
          <w:marRight w:val="0"/>
          <w:marTop w:val="0"/>
          <w:marBottom w:val="0"/>
          <w:divBdr>
            <w:top w:val="none" w:sz="0" w:space="0" w:color="auto"/>
            <w:left w:val="none" w:sz="0" w:space="0" w:color="auto"/>
            <w:bottom w:val="none" w:sz="0" w:space="0" w:color="auto"/>
            <w:right w:val="none" w:sz="0" w:space="0" w:color="auto"/>
          </w:divBdr>
        </w:div>
        <w:div w:id="269358125">
          <w:marLeft w:val="640"/>
          <w:marRight w:val="0"/>
          <w:marTop w:val="0"/>
          <w:marBottom w:val="0"/>
          <w:divBdr>
            <w:top w:val="none" w:sz="0" w:space="0" w:color="auto"/>
            <w:left w:val="none" w:sz="0" w:space="0" w:color="auto"/>
            <w:bottom w:val="none" w:sz="0" w:space="0" w:color="auto"/>
            <w:right w:val="none" w:sz="0" w:space="0" w:color="auto"/>
          </w:divBdr>
        </w:div>
        <w:div w:id="114519823">
          <w:marLeft w:val="640"/>
          <w:marRight w:val="0"/>
          <w:marTop w:val="0"/>
          <w:marBottom w:val="0"/>
          <w:divBdr>
            <w:top w:val="none" w:sz="0" w:space="0" w:color="auto"/>
            <w:left w:val="none" w:sz="0" w:space="0" w:color="auto"/>
            <w:bottom w:val="none" w:sz="0" w:space="0" w:color="auto"/>
            <w:right w:val="none" w:sz="0" w:space="0" w:color="auto"/>
          </w:divBdr>
        </w:div>
        <w:div w:id="720788995">
          <w:marLeft w:val="640"/>
          <w:marRight w:val="0"/>
          <w:marTop w:val="0"/>
          <w:marBottom w:val="0"/>
          <w:divBdr>
            <w:top w:val="none" w:sz="0" w:space="0" w:color="auto"/>
            <w:left w:val="none" w:sz="0" w:space="0" w:color="auto"/>
            <w:bottom w:val="none" w:sz="0" w:space="0" w:color="auto"/>
            <w:right w:val="none" w:sz="0" w:space="0" w:color="auto"/>
          </w:divBdr>
        </w:div>
        <w:div w:id="735396082">
          <w:marLeft w:val="640"/>
          <w:marRight w:val="0"/>
          <w:marTop w:val="0"/>
          <w:marBottom w:val="0"/>
          <w:divBdr>
            <w:top w:val="none" w:sz="0" w:space="0" w:color="auto"/>
            <w:left w:val="none" w:sz="0" w:space="0" w:color="auto"/>
            <w:bottom w:val="none" w:sz="0" w:space="0" w:color="auto"/>
            <w:right w:val="none" w:sz="0" w:space="0" w:color="auto"/>
          </w:divBdr>
        </w:div>
        <w:div w:id="642974770">
          <w:marLeft w:val="640"/>
          <w:marRight w:val="0"/>
          <w:marTop w:val="0"/>
          <w:marBottom w:val="0"/>
          <w:divBdr>
            <w:top w:val="none" w:sz="0" w:space="0" w:color="auto"/>
            <w:left w:val="none" w:sz="0" w:space="0" w:color="auto"/>
            <w:bottom w:val="none" w:sz="0" w:space="0" w:color="auto"/>
            <w:right w:val="none" w:sz="0" w:space="0" w:color="auto"/>
          </w:divBdr>
        </w:div>
        <w:div w:id="1904826429">
          <w:marLeft w:val="640"/>
          <w:marRight w:val="0"/>
          <w:marTop w:val="0"/>
          <w:marBottom w:val="0"/>
          <w:divBdr>
            <w:top w:val="none" w:sz="0" w:space="0" w:color="auto"/>
            <w:left w:val="none" w:sz="0" w:space="0" w:color="auto"/>
            <w:bottom w:val="none" w:sz="0" w:space="0" w:color="auto"/>
            <w:right w:val="none" w:sz="0" w:space="0" w:color="auto"/>
          </w:divBdr>
        </w:div>
        <w:div w:id="1133601720">
          <w:marLeft w:val="640"/>
          <w:marRight w:val="0"/>
          <w:marTop w:val="0"/>
          <w:marBottom w:val="0"/>
          <w:divBdr>
            <w:top w:val="none" w:sz="0" w:space="0" w:color="auto"/>
            <w:left w:val="none" w:sz="0" w:space="0" w:color="auto"/>
            <w:bottom w:val="none" w:sz="0" w:space="0" w:color="auto"/>
            <w:right w:val="none" w:sz="0" w:space="0" w:color="auto"/>
          </w:divBdr>
        </w:div>
        <w:div w:id="982857933">
          <w:marLeft w:val="640"/>
          <w:marRight w:val="0"/>
          <w:marTop w:val="0"/>
          <w:marBottom w:val="0"/>
          <w:divBdr>
            <w:top w:val="none" w:sz="0" w:space="0" w:color="auto"/>
            <w:left w:val="none" w:sz="0" w:space="0" w:color="auto"/>
            <w:bottom w:val="none" w:sz="0" w:space="0" w:color="auto"/>
            <w:right w:val="none" w:sz="0" w:space="0" w:color="auto"/>
          </w:divBdr>
        </w:div>
        <w:div w:id="655838004">
          <w:marLeft w:val="640"/>
          <w:marRight w:val="0"/>
          <w:marTop w:val="0"/>
          <w:marBottom w:val="0"/>
          <w:divBdr>
            <w:top w:val="none" w:sz="0" w:space="0" w:color="auto"/>
            <w:left w:val="none" w:sz="0" w:space="0" w:color="auto"/>
            <w:bottom w:val="none" w:sz="0" w:space="0" w:color="auto"/>
            <w:right w:val="none" w:sz="0" w:space="0" w:color="auto"/>
          </w:divBdr>
        </w:div>
        <w:div w:id="633799475">
          <w:marLeft w:val="640"/>
          <w:marRight w:val="0"/>
          <w:marTop w:val="0"/>
          <w:marBottom w:val="0"/>
          <w:divBdr>
            <w:top w:val="none" w:sz="0" w:space="0" w:color="auto"/>
            <w:left w:val="none" w:sz="0" w:space="0" w:color="auto"/>
            <w:bottom w:val="none" w:sz="0" w:space="0" w:color="auto"/>
            <w:right w:val="none" w:sz="0" w:space="0" w:color="auto"/>
          </w:divBdr>
        </w:div>
        <w:div w:id="1189758771">
          <w:marLeft w:val="640"/>
          <w:marRight w:val="0"/>
          <w:marTop w:val="0"/>
          <w:marBottom w:val="0"/>
          <w:divBdr>
            <w:top w:val="none" w:sz="0" w:space="0" w:color="auto"/>
            <w:left w:val="none" w:sz="0" w:space="0" w:color="auto"/>
            <w:bottom w:val="none" w:sz="0" w:space="0" w:color="auto"/>
            <w:right w:val="none" w:sz="0" w:space="0" w:color="auto"/>
          </w:divBdr>
        </w:div>
        <w:div w:id="2050254452">
          <w:marLeft w:val="640"/>
          <w:marRight w:val="0"/>
          <w:marTop w:val="0"/>
          <w:marBottom w:val="0"/>
          <w:divBdr>
            <w:top w:val="none" w:sz="0" w:space="0" w:color="auto"/>
            <w:left w:val="none" w:sz="0" w:space="0" w:color="auto"/>
            <w:bottom w:val="none" w:sz="0" w:space="0" w:color="auto"/>
            <w:right w:val="none" w:sz="0" w:space="0" w:color="auto"/>
          </w:divBdr>
        </w:div>
        <w:div w:id="199126603">
          <w:marLeft w:val="640"/>
          <w:marRight w:val="0"/>
          <w:marTop w:val="0"/>
          <w:marBottom w:val="0"/>
          <w:divBdr>
            <w:top w:val="none" w:sz="0" w:space="0" w:color="auto"/>
            <w:left w:val="none" w:sz="0" w:space="0" w:color="auto"/>
            <w:bottom w:val="none" w:sz="0" w:space="0" w:color="auto"/>
            <w:right w:val="none" w:sz="0" w:space="0" w:color="auto"/>
          </w:divBdr>
        </w:div>
        <w:div w:id="1354838571">
          <w:marLeft w:val="640"/>
          <w:marRight w:val="0"/>
          <w:marTop w:val="0"/>
          <w:marBottom w:val="0"/>
          <w:divBdr>
            <w:top w:val="none" w:sz="0" w:space="0" w:color="auto"/>
            <w:left w:val="none" w:sz="0" w:space="0" w:color="auto"/>
            <w:bottom w:val="none" w:sz="0" w:space="0" w:color="auto"/>
            <w:right w:val="none" w:sz="0" w:space="0" w:color="auto"/>
          </w:divBdr>
        </w:div>
        <w:div w:id="1076249043">
          <w:marLeft w:val="640"/>
          <w:marRight w:val="0"/>
          <w:marTop w:val="0"/>
          <w:marBottom w:val="0"/>
          <w:divBdr>
            <w:top w:val="none" w:sz="0" w:space="0" w:color="auto"/>
            <w:left w:val="none" w:sz="0" w:space="0" w:color="auto"/>
            <w:bottom w:val="none" w:sz="0" w:space="0" w:color="auto"/>
            <w:right w:val="none" w:sz="0" w:space="0" w:color="auto"/>
          </w:divBdr>
        </w:div>
        <w:div w:id="1190870078">
          <w:marLeft w:val="640"/>
          <w:marRight w:val="0"/>
          <w:marTop w:val="0"/>
          <w:marBottom w:val="0"/>
          <w:divBdr>
            <w:top w:val="none" w:sz="0" w:space="0" w:color="auto"/>
            <w:left w:val="none" w:sz="0" w:space="0" w:color="auto"/>
            <w:bottom w:val="none" w:sz="0" w:space="0" w:color="auto"/>
            <w:right w:val="none" w:sz="0" w:space="0" w:color="auto"/>
          </w:divBdr>
        </w:div>
        <w:div w:id="914626889">
          <w:marLeft w:val="640"/>
          <w:marRight w:val="0"/>
          <w:marTop w:val="0"/>
          <w:marBottom w:val="0"/>
          <w:divBdr>
            <w:top w:val="none" w:sz="0" w:space="0" w:color="auto"/>
            <w:left w:val="none" w:sz="0" w:space="0" w:color="auto"/>
            <w:bottom w:val="none" w:sz="0" w:space="0" w:color="auto"/>
            <w:right w:val="none" w:sz="0" w:space="0" w:color="auto"/>
          </w:divBdr>
        </w:div>
        <w:div w:id="71123114">
          <w:marLeft w:val="640"/>
          <w:marRight w:val="0"/>
          <w:marTop w:val="0"/>
          <w:marBottom w:val="0"/>
          <w:divBdr>
            <w:top w:val="none" w:sz="0" w:space="0" w:color="auto"/>
            <w:left w:val="none" w:sz="0" w:space="0" w:color="auto"/>
            <w:bottom w:val="none" w:sz="0" w:space="0" w:color="auto"/>
            <w:right w:val="none" w:sz="0" w:space="0" w:color="auto"/>
          </w:divBdr>
        </w:div>
        <w:div w:id="1118183329">
          <w:marLeft w:val="640"/>
          <w:marRight w:val="0"/>
          <w:marTop w:val="0"/>
          <w:marBottom w:val="0"/>
          <w:divBdr>
            <w:top w:val="none" w:sz="0" w:space="0" w:color="auto"/>
            <w:left w:val="none" w:sz="0" w:space="0" w:color="auto"/>
            <w:bottom w:val="none" w:sz="0" w:space="0" w:color="auto"/>
            <w:right w:val="none" w:sz="0" w:space="0" w:color="auto"/>
          </w:divBdr>
        </w:div>
        <w:div w:id="1793553783">
          <w:marLeft w:val="640"/>
          <w:marRight w:val="0"/>
          <w:marTop w:val="0"/>
          <w:marBottom w:val="0"/>
          <w:divBdr>
            <w:top w:val="none" w:sz="0" w:space="0" w:color="auto"/>
            <w:left w:val="none" w:sz="0" w:space="0" w:color="auto"/>
            <w:bottom w:val="none" w:sz="0" w:space="0" w:color="auto"/>
            <w:right w:val="none" w:sz="0" w:space="0" w:color="auto"/>
          </w:divBdr>
        </w:div>
        <w:div w:id="1858348989">
          <w:marLeft w:val="640"/>
          <w:marRight w:val="0"/>
          <w:marTop w:val="0"/>
          <w:marBottom w:val="0"/>
          <w:divBdr>
            <w:top w:val="none" w:sz="0" w:space="0" w:color="auto"/>
            <w:left w:val="none" w:sz="0" w:space="0" w:color="auto"/>
            <w:bottom w:val="none" w:sz="0" w:space="0" w:color="auto"/>
            <w:right w:val="none" w:sz="0" w:space="0" w:color="auto"/>
          </w:divBdr>
        </w:div>
        <w:div w:id="194391577">
          <w:marLeft w:val="640"/>
          <w:marRight w:val="0"/>
          <w:marTop w:val="0"/>
          <w:marBottom w:val="0"/>
          <w:divBdr>
            <w:top w:val="none" w:sz="0" w:space="0" w:color="auto"/>
            <w:left w:val="none" w:sz="0" w:space="0" w:color="auto"/>
            <w:bottom w:val="none" w:sz="0" w:space="0" w:color="auto"/>
            <w:right w:val="none" w:sz="0" w:space="0" w:color="auto"/>
          </w:divBdr>
        </w:div>
        <w:div w:id="146744989">
          <w:marLeft w:val="640"/>
          <w:marRight w:val="0"/>
          <w:marTop w:val="0"/>
          <w:marBottom w:val="0"/>
          <w:divBdr>
            <w:top w:val="none" w:sz="0" w:space="0" w:color="auto"/>
            <w:left w:val="none" w:sz="0" w:space="0" w:color="auto"/>
            <w:bottom w:val="none" w:sz="0" w:space="0" w:color="auto"/>
            <w:right w:val="none" w:sz="0" w:space="0" w:color="auto"/>
          </w:divBdr>
        </w:div>
        <w:div w:id="1901095893">
          <w:marLeft w:val="640"/>
          <w:marRight w:val="0"/>
          <w:marTop w:val="0"/>
          <w:marBottom w:val="0"/>
          <w:divBdr>
            <w:top w:val="none" w:sz="0" w:space="0" w:color="auto"/>
            <w:left w:val="none" w:sz="0" w:space="0" w:color="auto"/>
            <w:bottom w:val="none" w:sz="0" w:space="0" w:color="auto"/>
            <w:right w:val="none" w:sz="0" w:space="0" w:color="auto"/>
          </w:divBdr>
        </w:div>
        <w:div w:id="1681469042">
          <w:marLeft w:val="640"/>
          <w:marRight w:val="0"/>
          <w:marTop w:val="0"/>
          <w:marBottom w:val="0"/>
          <w:divBdr>
            <w:top w:val="none" w:sz="0" w:space="0" w:color="auto"/>
            <w:left w:val="none" w:sz="0" w:space="0" w:color="auto"/>
            <w:bottom w:val="none" w:sz="0" w:space="0" w:color="auto"/>
            <w:right w:val="none" w:sz="0" w:space="0" w:color="auto"/>
          </w:divBdr>
        </w:div>
        <w:div w:id="1445660892">
          <w:marLeft w:val="640"/>
          <w:marRight w:val="0"/>
          <w:marTop w:val="0"/>
          <w:marBottom w:val="0"/>
          <w:divBdr>
            <w:top w:val="none" w:sz="0" w:space="0" w:color="auto"/>
            <w:left w:val="none" w:sz="0" w:space="0" w:color="auto"/>
            <w:bottom w:val="none" w:sz="0" w:space="0" w:color="auto"/>
            <w:right w:val="none" w:sz="0" w:space="0" w:color="auto"/>
          </w:divBdr>
        </w:div>
        <w:div w:id="1929536396">
          <w:marLeft w:val="640"/>
          <w:marRight w:val="0"/>
          <w:marTop w:val="0"/>
          <w:marBottom w:val="0"/>
          <w:divBdr>
            <w:top w:val="none" w:sz="0" w:space="0" w:color="auto"/>
            <w:left w:val="none" w:sz="0" w:space="0" w:color="auto"/>
            <w:bottom w:val="none" w:sz="0" w:space="0" w:color="auto"/>
            <w:right w:val="none" w:sz="0" w:space="0" w:color="auto"/>
          </w:divBdr>
        </w:div>
        <w:div w:id="485704056">
          <w:marLeft w:val="640"/>
          <w:marRight w:val="0"/>
          <w:marTop w:val="0"/>
          <w:marBottom w:val="0"/>
          <w:divBdr>
            <w:top w:val="none" w:sz="0" w:space="0" w:color="auto"/>
            <w:left w:val="none" w:sz="0" w:space="0" w:color="auto"/>
            <w:bottom w:val="none" w:sz="0" w:space="0" w:color="auto"/>
            <w:right w:val="none" w:sz="0" w:space="0" w:color="auto"/>
          </w:divBdr>
        </w:div>
        <w:div w:id="1155953325">
          <w:marLeft w:val="640"/>
          <w:marRight w:val="0"/>
          <w:marTop w:val="0"/>
          <w:marBottom w:val="0"/>
          <w:divBdr>
            <w:top w:val="none" w:sz="0" w:space="0" w:color="auto"/>
            <w:left w:val="none" w:sz="0" w:space="0" w:color="auto"/>
            <w:bottom w:val="none" w:sz="0" w:space="0" w:color="auto"/>
            <w:right w:val="none" w:sz="0" w:space="0" w:color="auto"/>
          </w:divBdr>
        </w:div>
        <w:div w:id="2013025401">
          <w:marLeft w:val="640"/>
          <w:marRight w:val="0"/>
          <w:marTop w:val="0"/>
          <w:marBottom w:val="0"/>
          <w:divBdr>
            <w:top w:val="none" w:sz="0" w:space="0" w:color="auto"/>
            <w:left w:val="none" w:sz="0" w:space="0" w:color="auto"/>
            <w:bottom w:val="none" w:sz="0" w:space="0" w:color="auto"/>
            <w:right w:val="none" w:sz="0" w:space="0" w:color="auto"/>
          </w:divBdr>
        </w:div>
        <w:div w:id="1002856956">
          <w:marLeft w:val="640"/>
          <w:marRight w:val="0"/>
          <w:marTop w:val="0"/>
          <w:marBottom w:val="0"/>
          <w:divBdr>
            <w:top w:val="none" w:sz="0" w:space="0" w:color="auto"/>
            <w:left w:val="none" w:sz="0" w:space="0" w:color="auto"/>
            <w:bottom w:val="none" w:sz="0" w:space="0" w:color="auto"/>
            <w:right w:val="none" w:sz="0" w:space="0" w:color="auto"/>
          </w:divBdr>
        </w:div>
        <w:div w:id="763382927">
          <w:marLeft w:val="640"/>
          <w:marRight w:val="0"/>
          <w:marTop w:val="0"/>
          <w:marBottom w:val="0"/>
          <w:divBdr>
            <w:top w:val="none" w:sz="0" w:space="0" w:color="auto"/>
            <w:left w:val="none" w:sz="0" w:space="0" w:color="auto"/>
            <w:bottom w:val="none" w:sz="0" w:space="0" w:color="auto"/>
            <w:right w:val="none" w:sz="0" w:space="0" w:color="auto"/>
          </w:divBdr>
        </w:div>
        <w:div w:id="772826600">
          <w:marLeft w:val="640"/>
          <w:marRight w:val="0"/>
          <w:marTop w:val="0"/>
          <w:marBottom w:val="0"/>
          <w:divBdr>
            <w:top w:val="none" w:sz="0" w:space="0" w:color="auto"/>
            <w:left w:val="none" w:sz="0" w:space="0" w:color="auto"/>
            <w:bottom w:val="none" w:sz="0" w:space="0" w:color="auto"/>
            <w:right w:val="none" w:sz="0" w:space="0" w:color="auto"/>
          </w:divBdr>
        </w:div>
        <w:div w:id="716272211">
          <w:marLeft w:val="640"/>
          <w:marRight w:val="0"/>
          <w:marTop w:val="0"/>
          <w:marBottom w:val="0"/>
          <w:divBdr>
            <w:top w:val="none" w:sz="0" w:space="0" w:color="auto"/>
            <w:left w:val="none" w:sz="0" w:space="0" w:color="auto"/>
            <w:bottom w:val="none" w:sz="0" w:space="0" w:color="auto"/>
            <w:right w:val="none" w:sz="0" w:space="0" w:color="auto"/>
          </w:divBdr>
        </w:div>
        <w:div w:id="2077509293">
          <w:marLeft w:val="640"/>
          <w:marRight w:val="0"/>
          <w:marTop w:val="0"/>
          <w:marBottom w:val="0"/>
          <w:divBdr>
            <w:top w:val="none" w:sz="0" w:space="0" w:color="auto"/>
            <w:left w:val="none" w:sz="0" w:space="0" w:color="auto"/>
            <w:bottom w:val="none" w:sz="0" w:space="0" w:color="auto"/>
            <w:right w:val="none" w:sz="0" w:space="0" w:color="auto"/>
          </w:divBdr>
        </w:div>
        <w:div w:id="1864200873">
          <w:marLeft w:val="640"/>
          <w:marRight w:val="0"/>
          <w:marTop w:val="0"/>
          <w:marBottom w:val="0"/>
          <w:divBdr>
            <w:top w:val="none" w:sz="0" w:space="0" w:color="auto"/>
            <w:left w:val="none" w:sz="0" w:space="0" w:color="auto"/>
            <w:bottom w:val="none" w:sz="0" w:space="0" w:color="auto"/>
            <w:right w:val="none" w:sz="0" w:space="0" w:color="auto"/>
          </w:divBdr>
        </w:div>
        <w:div w:id="1923835032">
          <w:marLeft w:val="640"/>
          <w:marRight w:val="0"/>
          <w:marTop w:val="0"/>
          <w:marBottom w:val="0"/>
          <w:divBdr>
            <w:top w:val="none" w:sz="0" w:space="0" w:color="auto"/>
            <w:left w:val="none" w:sz="0" w:space="0" w:color="auto"/>
            <w:bottom w:val="none" w:sz="0" w:space="0" w:color="auto"/>
            <w:right w:val="none" w:sz="0" w:space="0" w:color="auto"/>
          </w:divBdr>
        </w:div>
        <w:div w:id="1330792159">
          <w:marLeft w:val="640"/>
          <w:marRight w:val="0"/>
          <w:marTop w:val="0"/>
          <w:marBottom w:val="0"/>
          <w:divBdr>
            <w:top w:val="none" w:sz="0" w:space="0" w:color="auto"/>
            <w:left w:val="none" w:sz="0" w:space="0" w:color="auto"/>
            <w:bottom w:val="none" w:sz="0" w:space="0" w:color="auto"/>
            <w:right w:val="none" w:sz="0" w:space="0" w:color="auto"/>
          </w:divBdr>
        </w:div>
        <w:div w:id="2068721966">
          <w:marLeft w:val="640"/>
          <w:marRight w:val="0"/>
          <w:marTop w:val="0"/>
          <w:marBottom w:val="0"/>
          <w:divBdr>
            <w:top w:val="none" w:sz="0" w:space="0" w:color="auto"/>
            <w:left w:val="none" w:sz="0" w:space="0" w:color="auto"/>
            <w:bottom w:val="none" w:sz="0" w:space="0" w:color="auto"/>
            <w:right w:val="none" w:sz="0" w:space="0" w:color="auto"/>
          </w:divBdr>
        </w:div>
        <w:div w:id="903222144">
          <w:marLeft w:val="640"/>
          <w:marRight w:val="0"/>
          <w:marTop w:val="0"/>
          <w:marBottom w:val="0"/>
          <w:divBdr>
            <w:top w:val="none" w:sz="0" w:space="0" w:color="auto"/>
            <w:left w:val="none" w:sz="0" w:space="0" w:color="auto"/>
            <w:bottom w:val="none" w:sz="0" w:space="0" w:color="auto"/>
            <w:right w:val="none" w:sz="0" w:space="0" w:color="auto"/>
          </w:divBdr>
        </w:div>
        <w:div w:id="674841599">
          <w:marLeft w:val="640"/>
          <w:marRight w:val="0"/>
          <w:marTop w:val="0"/>
          <w:marBottom w:val="0"/>
          <w:divBdr>
            <w:top w:val="none" w:sz="0" w:space="0" w:color="auto"/>
            <w:left w:val="none" w:sz="0" w:space="0" w:color="auto"/>
            <w:bottom w:val="none" w:sz="0" w:space="0" w:color="auto"/>
            <w:right w:val="none" w:sz="0" w:space="0" w:color="auto"/>
          </w:divBdr>
        </w:div>
        <w:div w:id="801265335">
          <w:marLeft w:val="640"/>
          <w:marRight w:val="0"/>
          <w:marTop w:val="0"/>
          <w:marBottom w:val="0"/>
          <w:divBdr>
            <w:top w:val="none" w:sz="0" w:space="0" w:color="auto"/>
            <w:left w:val="none" w:sz="0" w:space="0" w:color="auto"/>
            <w:bottom w:val="none" w:sz="0" w:space="0" w:color="auto"/>
            <w:right w:val="none" w:sz="0" w:space="0" w:color="auto"/>
          </w:divBdr>
        </w:div>
        <w:div w:id="1207137728">
          <w:marLeft w:val="640"/>
          <w:marRight w:val="0"/>
          <w:marTop w:val="0"/>
          <w:marBottom w:val="0"/>
          <w:divBdr>
            <w:top w:val="none" w:sz="0" w:space="0" w:color="auto"/>
            <w:left w:val="none" w:sz="0" w:space="0" w:color="auto"/>
            <w:bottom w:val="none" w:sz="0" w:space="0" w:color="auto"/>
            <w:right w:val="none" w:sz="0" w:space="0" w:color="auto"/>
          </w:divBdr>
        </w:div>
        <w:div w:id="545155">
          <w:marLeft w:val="640"/>
          <w:marRight w:val="0"/>
          <w:marTop w:val="0"/>
          <w:marBottom w:val="0"/>
          <w:divBdr>
            <w:top w:val="none" w:sz="0" w:space="0" w:color="auto"/>
            <w:left w:val="none" w:sz="0" w:space="0" w:color="auto"/>
            <w:bottom w:val="none" w:sz="0" w:space="0" w:color="auto"/>
            <w:right w:val="none" w:sz="0" w:space="0" w:color="auto"/>
          </w:divBdr>
        </w:div>
        <w:div w:id="682821949">
          <w:marLeft w:val="640"/>
          <w:marRight w:val="0"/>
          <w:marTop w:val="0"/>
          <w:marBottom w:val="0"/>
          <w:divBdr>
            <w:top w:val="none" w:sz="0" w:space="0" w:color="auto"/>
            <w:left w:val="none" w:sz="0" w:space="0" w:color="auto"/>
            <w:bottom w:val="none" w:sz="0" w:space="0" w:color="auto"/>
            <w:right w:val="none" w:sz="0" w:space="0" w:color="auto"/>
          </w:divBdr>
        </w:div>
        <w:div w:id="2437522">
          <w:marLeft w:val="640"/>
          <w:marRight w:val="0"/>
          <w:marTop w:val="0"/>
          <w:marBottom w:val="0"/>
          <w:divBdr>
            <w:top w:val="none" w:sz="0" w:space="0" w:color="auto"/>
            <w:left w:val="none" w:sz="0" w:space="0" w:color="auto"/>
            <w:bottom w:val="none" w:sz="0" w:space="0" w:color="auto"/>
            <w:right w:val="none" w:sz="0" w:space="0" w:color="auto"/>
          </w:divBdr>
        </w:div>
        <w:div w:id="1226602048">
          <w:marLeft w:val="640"/>
          <w:marRight w:val="0"/>
          <w:marTop w:val="0"/>
          <w:marBottom w:val="0"/>
          <w:divBdr>
            <w:top w:val="none" w:sz="0" w:space="0" w:color="auto"/>
            <w:left w:val="none" w:sz="0" w:space="0" w:color="auto"/>
            <w:bottom w:val="none" w:sz="0" w:space="0" w:color="auto"/>
            <w:right w:val="none" w:sz="0" w:space="0" w:color="auto"/>
          </w:divBdr>
        </w:div>
        <w:div w:id="462188180">
          <w:marLeft w:val="640"/>
          <w:marRight w:val="0"/>
          <w:marTop w:val="0"/>
          <w:marBottom w:val="0"/>
          <w:divBdr>
            <w:top w:val="none" w:sz="0" w:space="0" w:color="auto"/>
            <w:left w:val="none" w:sz="0" w:space="0" w:color="auto"/>
            <w:bottom w:val="none" w:sz="0" w:space="0" w:color="auto"/>
            <w:right w:val="none" w:sz="0" w:space="0" w:color="auto"/>
          </w:divBdr>
        </w:div>
        <w:div w:id="1480460529">
          <w:marLeft w:val="640"/>
          <w:marRight w:val="0"/>
          <w:marTop w:val="0"/>
          <w:marBottom w:val="0"/>
          <w:divBdr>
            <w:top w:val="none" w:sz="0" w:space="0" w:color="auto"/>
            <w:left w:val="none" w:sz="0" w:space="0" w:color="auto"/>
            <w:bottom w:val="none" w:sz="0" w:space="0" w:color="auto"/>
            <w:right w:val="none" w:sz="0" w:space="0" w:color="auto"/>
          </w:divBdr>
        </w:div>
        <w:div w:id="86081177">
          <w:marLeft w:val="640"/>
          <w:marRight w:val="0"/>
          <w:marTop w:val="0"/>
          <w:marBottom w:val="0"/>
          <w:divBdr>
            <w:top w:val="none" w:sz="0" w:space="0" w:color="auto"/>
            <w:left w:val="none" w:sz="0" w:space="0" w:color="auto"/>
            <w:bottom w:val="none" w:sz="0" w:space="0" w:color="auto"/>
            <w:right w:val="none" w:sz="0" w:space="0" w:color="auto"/>
          </w:divBdr>
        </w:div>
        <w:div w:id="1768455092">
          <w:marLeft w:val="640"/>
          <w:marRight w:val="0"/>
          <w:marTop w:val="0"/>
          <w:marBottom w:val="0"/>
          <w:divBdr>
            <w:top w:val="none" w:sz="0" w:space="0" w:color="auto"/>
            <w:left w:val="none" w:sz="0" w:space="0" w:color="auto"/>
            <w:bottom w:val="none" w:sz="0" w:space="0" w:color="auto"/>
            <w:right w:val="none" w:sz="0" w:space="0" w:color="auto"/>
          </w:divBdr>
        </w:div>
        <w:div w:id="1332294263">
          <w:marLeft w:val="640"/>
          <w:marRight w:val="0"/>
          <w:marTop w:val="0"/>
          <w:marBottom w:val="0"/>
          <w:divBdr>
            <w:top w:val="none" w:sz="0" w:space="0" w:color="auto"/>
            <w:left w:val="none" w:sz="0" w:space="0" w:color="auto"/>
            <w:bottom w:val="none" w:sz="0" w:space="0" w:color="auto"/>
            <w:right w:val="none" w:sz="0" w:space="0" w:color="auto"/>
          </w:divBdr>
        </w:div>
        <w:div w:id="104422545">
          <w:marLeft w:val="640"/>
          <w:marRight w:val="0"/>
          <w:marTop w:val="0"/>
          <w:marBottom w:val="0"/>
          <w:divBdr>
            <w:top w:val="none" w:sz="0" w:space="0" w:color="auto"/>
            <w:left w:val="none" w:sz="0" w:space="0" w:color="auto"/>
            <w:bottom w:val="none" w:sz="0" w:space="0" w:color="auto"/>
            <w:right w:val="none" w:sz="0" w:space="0" w:color="auto"/>
          </w:divBdr>
        </w:div>
        <w:div w:id="991711483">
          <w:marLeft w:val="640"/>
          <w:marRight w:val="0"/>
          <w:marTop w:val="0"/>
          <w:marBottom w:val="0"/>
          <w:divBdr>
            <w:top w:val="none" w:sz="0" w:space="0" w:color="auto"/>
            <w:left w:val="none" w:sz="0" w:space="0" w:color="auto"/>
            <w:bottom w:val="none" w:sz="0" w:space="0" w:color="auto"/>
            <w:right w:val="none" w:sz="0" w:space="0" w:color="auto"/>
          </w:divBdr>
        </w:div>
        <w:div w:id="1141077619">
          <w:marLeft w:val="640"/>
          <w:marRight w:val="0"/>
          <w:marTop w:val="0"/>
          <w:marBottom w:val="0"/>
          <w:divBdr>
            <w:top w:val="none" w:sz="0" w:space="0" w:color="auto"/>
            <w:left w:val="none" w:sz="0" w:space="0" w:color="auto"/>
            <w:bottom w:val="none" w:sz="0" w:space="0" w:color="auto"/>
            <w:right w:val="none" w:sz="0" w:space="0" w:color="auto"/>
          </w:divBdr>
        </w:div>
        <w:div w:id="1005591965">
          <w:marLeft w:val="640"/>
          <w:marRight w:val="0"/>
          <w:marTop w:val="0"/>
          <w:marBottom w:val="0"/>
          <w:divBdr>
            <w:top w:val="none" w:sz="0" w:space="0" w:color="auto"/>
            <w:left w:val="none" w:sz="0" w:space="0" w:color="auto"/>
            <w:bottom w:val="none" w:sz="0" w:space="0" w:color="auto"/>
            <w:right w:val="none" w:sz="0" w:space="0" w:color="auto"/>
          </w:divBdr>
        </w:div>
        <w:div w:id="658314894">
          <w:marLeft w:val="640"/>
          <w:marRight w:val="0"/>
          <w:marTop w:val="0"/>
          <w:marBottom w:val="0"/>
          <w:divBdr>
            <w:top w:val="none" w:sz="0" w:space="0" w:color="auto"/>
            <w:left w:val="none" w:sz="0" w:space="0" w:color="auto"/>
            <w:bottom w:val="none" w:sz="0" w:space="0" w:color="auto"/>
            <w:right w:val="none" w:sz="0" w:space="0" w:color="auto"/>
          </w:divBdr>
        </w:div>
        <w:div w:id="1201820374">
          <w:marLeft w:val="640"/>
          <w:marRight w:val="0"/>
          <w:marTop w:val="0"/>
          <w:marBottom w:val="0"/>
          <w:divBdr>
            <w:top w:val="none" w:sz="0" w:space="0" w:color="auto"/>
            <w:left w:val="none" w:sz="0" w:space="0" w:color="auto"/>
            <w:bottom w:val="none" w:sz="0" w:space="0" w:color="auto"/>
            <w:right w:val="none" w:sz="0" w:space="0" w:color="auto"/>
          </w:divBdr>
        </w:div>
        <w:div w:id="88277689">
          <w:marLeft w:val="640"/>
          <w:marRight w:val="0"/>
          <w:marTop w:val="0"/>
          <w:marBottom w:val="0"/>
          <w:divBdr>
            <w:top w:val="none" w:sz="0" w:space="0" w:color="auto"/>
            <w:left w:val="none" w:sz="0" w:space="0" w:color="auto"/>
            <w:bottom w:val="none" w:sz="0" w:space="0" w:color="auto"/>
            <w:right w:val="none" w:sz="0" w:space="0" w:color="auto"/>
          </w:divBdr>
        </w:div>
        <w:div w:id="1805154582">
          <w:marLeft w:val="640"/>
          <w:marRight w:val="0"/>
          <w:marTop w:val="0"/>
          <w:marBottom w:val="0"/>
          <w:divBdr>
            <w:top w:val="none" w:sz="0" w:space="0" w:color="auto"/>
            <w:left w:val="none" w:sz="0" w:space="0" w:color="auto"/>
            <w:bottom w:val="none" w:sz="0" w:space="0" w:color="auto"/>
            <w:right w:val="none" w:sz="0" w:space="0" w:color="auto"/>
          </w:divBdr>
        </w:div>
        <w:div w:id="1839612157">
          <w:marLeft w:val="640"/>
          <w:marRight w:val="0"/>
          <w:marTop w:val="0"/>
          <w:marBottom w:val="0"/>
          <w:divBdr>
            <w:top w:val="none" w:sz="0" w:space="0" w:color="auto"/>
            <w:left w:val="none" w:sz="0" w:space="0" w:color="auto"/>
            <w:bottom w:val="none" w:sz="0" w:space="0" w:color="auto"/>
            <w:right w:val="none" w:sz="0" w:space="0" w:color="auto"/>
          </w:divBdr>
        </w:div>
        <w:div w:id="1024549695">
          <w:marLeft w:val="640"/>
          <w:marRight w:val="0"/>
          <w:marTop w:val="0"/>
          <w:marBottom w:val="0"/>
          <w:divBdr>
            <w:top w:val="none" w:sz="0" w:space="0" w:color="auto"/>
            <w:left w:val="none" w:sz="0" w:space="0" w:color="auto"/>
            <w:bottom w:val="none" w:sz="0" w:space="0" w:color="auto"/>
            <w:right w:val="none" w:sz="0" w:space="0" w:color="auto"/>
          </w:divBdr>
        </w:div>
        <w:div w:id="206139160">
          <w:marLeft w:val="640"/>
          <w:marRight w:val="0"/>
          <w:marTop w:val="0"/>
          <w:marBottom w:val="0"/>
          <w:divBdr>
            <w:top w:val="none" w:sz="0" w:space="0" w:color="auto"/>
            <w:left w:val="none" w:sz="0" w:space="0" w:color="auto"/>
            <w:bottom w:val="none" w:sz="0" w:space="0" w:color="auto"/>
            <w:right w:val="none" w:sz="0" w:space="0" w:color="auto"/>
          </w:divBdr>
        </w:div>
        <w:div w:id="92678175">
          <w:marLeft w:val="640"/>
          <w:marRight w:val="0"/>
          <w:marTop w:val="0"/>
          <w:marBottom w:val="0"/>
          <w:divBdr>
            <w:top w:val="none" w:sz="0" w:space="0" w:color="auto"/>
            <w:left w:val="none" w:sz="0" w:space="0" w:color="auto"/>
            <w:bottom w:val="none" w:sz="0" w:space="0" w:color="auto"/>
            <w:right w:val="none" w:sz="0" w:space="0" w:color="auto"/>
          </w:divBdr>
        </w:div>
        <w:div w:id="1331182532">
          <w:marLeft w:val="640"/>
          <w:marRight w:val="0"/>
          <w:marTop w:val="0"/>
          <w:marBottom w:val="0"/>
          <w:divBdr>
            <w:top w:val="none" w:sz="0" w:space="0" w:color="auto"/>
            <w:left w:val="none" w:sz="0" w:space="0" w:color="auto"/>
            <w:bottom w:val="none" w:sz="0" w:space="0" w:color="auto"/>
            <w:right w:val="none" w:sz="0" w:space="0" w:color="auto"/>
          </w:divBdr>
        </w:div>
        <w:div w:id="1713261628">
          <w:marLeft w:val="640"/>
          <w:marRight w:val="0"/>
          <w:marTop w:val="0"/>
          <w:marBottom w:val="0"/>
          <w:divBdr>
            <w:top w:val="none" w:sz="0" w:space="0" w:color="auto"/>
            <w:left w:val="none" w:sz="0" w:space="0" w:color="auto"/>
            <w:bottom w:val="none" w:sz="0" w:space="0" w:color="auto"/>
            <w:right w:val="none" w:sz="0" w:space="0" w:color="auto"/>
          </w:divBdr>
        </w:div>
        <w:div w:id="1259630600">
          <w:marLeft w:val="640"/>
          <w:marRight w:val="0"/>
          <w:marTop w:val="0"/>
          <w:marBottom w:val="0"/>
          <w:divBdr>
            <w:top w:val="none" w:sz="0" w:space="0" w:color="auto"/>
            <w:left w:val="none" w:sz="0" w:space="0" w:color="auto"/>
            <w:bottom w:val="none" w:sz="0" w:space="0" w:color="auto"/>
            <w:right w:val="none" w:sz="0" w:space="0" w:color="auto"/>
          </w:divBdr>
        </w:div>
        <w:div w:id="175852991">
          <w:marLeft w:val="640"/>
          <w:marRight w:val="0"/>
          <w:marTop w:val="0"/>
          <w:marBottom w:val="0"/>
          <w:divBdr>
            <w:top w:val="none" w:sz="0" w:space="0" w:color="auto"/>
            <w:left w:val="none" w:sz="0" w:space="0" w:color="auto"/>
            <w:bottom w:val="none" w:sz="0" w:space="0" w:color="auto"/>
            <w:right w:val="none" w:sz="0" w:space="0" w:color="auto"/>
          </w:divBdr>
        </w:div>
        <w:div w:id="648827858">
          <w:marLeft w:val="640"/>
          <w:marRight w:val="0"/>
          <w:marTop w:val="0"/>
          <w:marBottom w:val="0"/>
          <w:divBdr>
            <w:top w:val="none" w:sz="0" w:space="0" w:color="auto"/>
            <w:left w:val="none" w:sz="0" w:space="0" w:color="auto"/>
            <w:bottom w:val="none" w:sz="0" w:space="0" w:color="auto"/>
            <w:right w:val="none" w:sz="0" w:space="0" w:color="auto"/>
          </w:divBdr>
        </w:div>
        <w:div w:id="1080448699">
          <w:marLeft w:val="640"/>
          <w:marRight w:val="0"/>
          <w:marTop w:val="0"/>
          <w:marBottom w:val="0"/>
          <w:divBdr>
            <w:top w:val="none" w:sz="0" w:space="0" w:color="auto"/>
            <w:left w:val="none" w:sz="0" w:space="0" w:color="auto"/>
            <w:bottom w:val="none" w:sz="0" w:space="0" w:color="auto"/>
            <w:right w:val="none" w:sz="0" w:space="0" w:color="auto"/>
          </w:divBdr>
        </w:div>
        <w:div w:id="1395003514">
          <w:marLeft w:val="640"/>
          <w:marRight w:val="0"/>
          <w:marTop w:val="0"/>
          <w:marBottom w:val="0"/>
          <w:divBdr>
            <w:top w:val="none" w:sz="0" w:space="0" w:color="auto"/>
            <w:left w:val="none" w:sz="0" w:space="0" w:color="auto"/>
            <w:bottom w:val="none" w:sz="0" w:space="0" w:color="auto"/>
            <w:right w:val="none" w:sz="0" w:space="0" w:color="auto"/>
          </w:divBdr>
        </w:div>
        <w:div w:id="357318706">
          <w:marLeft w:val="640"/>
          <w:marRight w:val="0"/>
          <w:marTop w:val="0"/>
          <w:marBottom w:val="0"/>
          <w:divBdr>
            <w:top w:val="none" w:sz="0" w:space="0" w:color="auto"/>
            <w:left w:val="none" w:sz="0" w:space="0" w:color="auto"/>
            <w:bottom w:val="none" w:sz="0" w:space="0" w:color="auto"/>
            <w:right w:val="none" w:sz="0" w:space="0" w:color="auto"/>
          </w:divBdr>
        </w:div>
        <w:div w:id="1794053187">
          <w:marLeft w:val="640"/>
          <w:marRight w:val="0"/>
          <w:marTop w:val="0"/>
          <w:marBottom w:val="0"/>
          <w:divBdr>
            <w:top w:val="none" w:sz="0" w:space="0" w:color="auto"/>
            <w:left w:val="none" w:sz="0" w:space="0" w:color="auto"/>
            <w:bottom w:val="none" w:sz="0" w:space="0" w:color="auto"/>
            <w:right w:val="none" w:sz="0" w:space="0" w:color="auto"/>
          </w:divBdr>
        </w:div>
        <w:div w:id="1379473412">
          <w:marLeft w:val="640"/>
          <w:marRight w:val="0"/>
          <w:marTop w:val="0"/>
          <w:marBottom w:val="0"/>
          <w:divBdr>
            <w:top w:val="none" w:sz="0" w:space="0" w:color="auto"/>
            <w:left w:val="none" w:sz="0" w:space="0" w:color="auto"/>
            <w:bottom w:val="none" w:sz="0" w:space="0" w:color="auto"/>
            <w:right w:val="none" w:sz="0" w:space="0" w:color="auto"/>
          </w:divBdr>
        </w:div>
        <w:div w:id="1775206102">
          <w:marLeft w:val="640"/>
          <w:marRight w:val="0"/>
          <w:marTop w:val="0"/>
          <w:marBottom w:val="0"/>
          <w:divBdr>
            <w:top w:val="none" w:sz="0" w:space="0" w:color="auto"/>
            <w:left w:val="none" w:sz="0" w:space="0" w:color="auto"/>
            <w:bottom w:val="none" w:sz="0" w:space="0" w:color="auto"/>
            <w:right w:val="none" w:sz="0" w:space="0" w:color="auto"/>
          </w:divBdr>
        </w:div>
        <w:div w:id="395400593">
          <w:marLeft w:val="640"/>
          <w:marRight w:val="0"/>
          <w:marTop w:val="0"/>
          <w:marBottom w:val="0"/>
          <w:divBdr>
            <w:top w:val="none" w:sz="0" w:space="0" w:color="auto"/>
            <w:left w:val="none" w:sz="0" w:space="0" w:color="auto"/>
            <w:bottom w:val="none" w:sz="0" w:space="0" w:color="auto"/>
            <w:right w:val="none" w:sz="0" w:space="0" w:color="auto"/>
          </w:divBdr>
        </w:div>
        <w:div w:id="1037699418">
          <w:marLeft w:val="640"/>
          <w:marRight w:val="0"/>
          <w:marTop w:val="0"/>
          <w:marBottom w:val="0"/>
          <w:divBdr>
            <w:top w:val="none" w:sz="0" w:space="0" w:color="auto"/>
            <w:left w:val="none" w:sz="0" w:space="0" w:color="auto"/>
            <w:bottom w:val="none" w:sz="0" w:space="0" w:color="auto"/>
            <w:right w:val="none" w:sz="0" w:space="0" w:color="auto"/>
          </w:divBdr>
        </w:div>
        <w:div w:id="975455653">
          <w:marLeft w:val="640"/>
          <w:marRight w:val="0"/>
          <w:marTop w:val="0"/>
          <w:marBottom w:val="0"/>
          <w:divBdr>
            <w:top w:val="none" w:sz="0" w:space="0" w:color="auto"/>
            <w:left w:val="none" w:sz="0" w:space="0" w:color="auto"/>
            <w:bottom w:val="none" w:sz="0" w:space="0" w:color="auto"/>
            <w:right w:val="none" w:sz="0" w:space="0" w:color="auto"/>
          </w:divBdr>
        </w:div>
        <w:div w:id="2041003795">
          <w:marLeft w:val="640"/>
          <w:marRight w:val="0"/>
          <w:marTop w:val="0"/>
          <w:marBottom w:val="0"/>
          <w:divBdr>
            <w:top w:val="none" w:sz="0" w:space="0" w:color="auto"/>
            <w:left w:val="none" w:sz="0" w:space="0" w:color="auto"/>
            <w:bottom w:val="none" w:sz="0" w:space="0" w:color="auto"/>
            <w:right w:val="none" w:sz="0" w:space="0" w:color="auto"/>
          </w:divBdr>
        </w:div>
        <w:div w:id="1611818247">
          <w:marLeft w:val="640"/>
          <w:marRight w:val="0"/>
          <w:marTop w:val="0"/>
          <w:marBottom w:val="0"/>
          <w:divBdr>
            <w:top w:val="none" w:sz="0" w:space="0" w:color="auto"/>
            <w:left w:val="none" w:sz="0" w:space="0" w:color="auto"/>
            <w:bottom w:val="none" w:sz="0" w:space="0" w:color="auto"/>
            <w:right w:val="none" w:sz="0" w:space="0" w:color="auto"/>
          </w:divBdr>
        </w:div>
        <w:div w:id="1901750715">
          <w:marLeft w:val="640"/>
          <w:marRight w:val="0"/>
          <w:marTop w:val="0"/>
          <w:marBottom w:val="0"/>
          <w:divBdr>
            <w:top w:val="none" w:sz="0" w:space="0" w:color="auto"/>
            <w:left w:val="none" w:sz="0" w:space="0" w:color="auto"/>
            <w:bottom w:val="none" w:sz="0" w:space="0" w:color="auto"/>
            <w:right w:val="none" w:sz="0" w:space="0" w:color="auto"/>
          </w:divBdr>
        </w:div>
        <w:div w:id="1110319938">
          <w:marLeft w:val="640"/>
          <w:marRight w:val="0"/>
          <w:marTop w:val="0"/>
          <w:marBottom w:val="0"/>
          <w:divBdr>
            <w:top w:val="none" w:sz="0" w:space="0" w:color="auto"/>
            <w:left w:val="none" w:sz="0" w:space="0" w:color="auto"/>
            <w:bottom w:val="none" w:sz="0" w:space="0" w:color="auto"/>
            <w:right w:val="none" w:sz="0" w:space="0" w:color="auto"/>
          </w:divBdr>
        </w:div>
        <w:div w:id="498037775">
          <w:marLeft w:val="640"/>
          <w:marRight w:val="0"/>
          <w:marTop w:val="0"/>
          <w:marBottom w:val="0"/>
          <w:divBdr>
            <w:top w:val="none" w:sz="0" w:space="0" w:color="auto"/>
            <w:left w:val="none" w:sz="0" w:space="0" w:color="auto"/>
            <w:bottom w:val="none" w:sz="0" w:space="0" w:color="auto"/>
            <w:right w:val="none" w:sz="0" w:space="0" w:color="auto"/>
          </w:divBdr>
        </w:div>
        <w:div w:id="139811080">
          <w:marLeft w:val="640"/>
          <w:marRight w:val="0"/>
          <w:marTop w:val="0"/>
          <w:marBottom w:val="0"/>
          <w:divBdr>
            <w:top w:val="none" w:sz="0" w:space="0" w:color="auto"/>
            <w:left w:val="none" w:sz="0" w:space="0" w:color="auto"/>
            <w:bottom w:val="none" w:sz="0" w:space="0" w:color="auto"/>
            <w:right w:val="none" w:sz="0" w:space="0" w:color="auto"/>
          </w:divBdr>
        </w:div>
        <w:div w:id="685326073">
          <w:marLeft w:val="640"/>
          <w:marRight w:val="0"/>
          <w:marTop w:val="0"/>
          <w:marBottom w:val="0"/>
          <w:divBdr>
            <w:top w:val="none" w:sz="0" w:space="0" w:color="auto"/>
            <w:left w:val="none" w:sz="0" w:space="0" w:color="auto"/>
            <w:bottom w:val="none" w:sz="0" w:space="0" w:color="auto"/>
            <w:right w:val="none" w:sz="0" w:space="0" w:color="auto"/>
          </w:divBdr>
        </w:div>
        <w:div w:id="1838693308">
          <w:marLeft w:val="640"/>
          <w:marRight w:val="0"/>
          <w:marTop w:val="0"/>
          <w:marBottom w:val="0"/>
          <w:divBdr>
            <w:top w:val="none" w:sz="0" w:space="0" w:color="auto"/>
            <w:left w:val="none" w:sz="0" w:space="0" w:color="auto"/>
            <w:bottom w:val="none" w:sz="0" w:space="0" w:color="auto"/>
            <w:right w:val="none" w:sz="0" w:space="0" w:color="auto"/>
          </w:divBdr>
        </w:div>
        <w:div w:id="934240506">
          <w:marLeft w:val="640"/>
          <w:marRight w:val="0"/>
          <w:marTop w:val="0"/>
          <w:marBottom w:val="0"/>
          <w:divBdr>
            <w:top w:val="none" w:sz="0" w:space="0" w:color="auto"/>
            <w:left w:val="none" w:sz="0" w:space="0" w:color="auto"/>
            <w:bottom w:val="none" w:sz="0" w:space="0" w:color="auto"/>
            <w:right w:val="none" w:sz="0" w:space="0" w:color="auto"/>
          </w:divBdr>
        </w:div>
        <w:div w:id="1937252989">
          <w:marLeft w:val="640"/>
          <w:marRight w:val="0"/>
          <w:marTop w:val="0"/>
          <w:marBottom w:val="0"/>
          <w:divBdr>
            <w:top w:val="none" w:sz="0" w:space="0" w:color="auto"/>
            <w:left w:val="none" w:sz="0" w:space="0" w:color="auto"/>
            <w:bottom w:val="none" w:sz="0" w:space="0" w:color="auto"/>
            <w:right w:val="none" w:sz="0" w:space="0" w:color="auto"/>
          </w:divBdr>
        </w:div>
        <w:div w:id="705834900">
          <w:marLeft w:val="640"/>
          <w:marRight w:val="0"/>
          <w:marTop w:val="0"/>
          <w:marBottom w:val="0"/>
          <w:divBdr>
            <w:top w:val="none" w:sz="0" w:space="0" w:color="auto"/>
            <w:left w:val="none" w:sz="0" w:space="0" w:color="auto"/>
            <w:bottom w:val="none" w:sz="0" w:space="0" w:color="auto"/>
            <w:right w:val="none" w:sz="0" w:space="0" w:color="auto"/>
          </w:divBdr>
        </w:div>
        <w:div w:id="1477335903">
          <w:marLeft w:val="640"/>
          <w:marRight w:val="0"/>
          <w:marTop w:val="0"/>
          <w:marBottom w:val="0"/>
          <w:divBdr>
            <w:top w:val="none" w:sz="0" w:space="0" w:color="auto"/>
            <w:left w:val="none" w:sz="0" w:space="0" w:color="auto"/>
            <w:bottom w:val="none" w:sz="0" w:space="0" w:color="auto"/>
            <w:right w:val="none" w:sz="0" w:space="0" w:color="auto"/>
          </w:divBdr>
        </w:div>
        <w:div w:id="1959530239">
          <w:marLeft w:val="640"/>
          <w:marRight w:val="0"/>
          <w:marTop w:val="0"/>
          <w:marBottom w:val="0"/>
          <w:divBdr>
            <w:top w:val="none" w:sz="0" w:space="0" w:color="auto"/>
            <w:left w:val="none" w:sz="0" w:space="0" w:color="auto"/>
            <w:bottom w:val="none" w:sz="0" w:space="0" w:color="auto"/>
            <w:right w:val="none" w:sz="0" w:space="0" w:color="auto"/>
          </w:divBdr>
        </w:div>
        <w:div w:id="1613323319">
          <w:marLeft w:val="640"/>
          <w:marRight w:val="0"/>
          <w:marTop w:val="0"/>
          <w:marBottom w:val="0"/>
          <w:divBdr>
            <w:top w:val="none" w:sz="0" w:space="0" w:color="auto"/>
            <w:left w:val="none" w:sz="0" w:space="0" w:color="auto"/>
            <w:bottom w:val="none" w:sz="0" w:space="0" w:color="auto"/>
            <w:right w:val="none" w:sz="0" w:space="0" w:color="auto"/>
          </w:divBdr>
        </w:div>
        <w:div w:id="1090081626">
          <w:marLeft w:val="640"/>
          <w:marRight w:val="0"/>
          <w:marTop w:val="0"/>
          <w:marBottom w:val="0"/>
          <w:divBdr>
            <w:top w:val="none" w:sz="0" w:space="0" w:color="auto"/>
            <w:left w:val="none" w:sz="0" w:space="0" w:color="auto"/>
            <w:bottom w:val="none" w:sz="0" w:space="0" w:color="auto"/>
            <w:right w:val="none" w:sz="0" w:space="0" w:color="auto"/>
          </w:divBdr>
        </w:div>
        <w:div w:id="975066109">
          <w:marLeft w:val="640"/>
          <w:marRight w:val="0"/>
          <w:marTop w:val="0"/>
          <w:marBottom w:val="0"/>
          <w:divBdr>
            <w:top w:val="none" w:sz="0" w:space="0" w:color="auto"/>
            <w:left w:val="none" w:sz="0" w:space="0" w:color="auto"/>
            <w:bottom w:val="none" w:sz="0" w:space="0" w:color="auto"/>
            <w:right w:val="none" w:sz="0" w:space="0" w:color="auto"/>
          </w:divBdr>
        </w:div>
        <w:div w:id="1133868312">
          <w:marLeft w:val="640"/>
          <w:marRight w:val="0"/>
          <w:marTop w:val="0"/>
          <w:marBottom w:val="0"/>
          <w:divBdr>
            <w:top w:val="none" w:sz="0" w:space="0" w:color="auto"/>
            <w:left w:val="none" w:sz="0" w:space="0" w:color="auto"/>
            <w:bottom w:val="none" w:sz="0" w:space="0" w:color="auto"/>
            <w:right w:val="none" w:sz="0" w:space="0" w:color="auto"/>
          </w:divBdr>
        </w:div>
        <w:div w:id="1309016900">
          <w:marLeft w:val="640"/>
          <w:marRight w:val="0"/>
          <w:marTop w:val="0"/>
          <w:marBottom w:val="0"/>
          <w:divBdr>
            <w:top w:val="none" w:sz="0" w:space="0" w:color="auto"/>
            <w:left w:val="none" w:sz="0" w:space="0" w:color="auto"/>
            <w:bottom w:val="none" w:sz="0" w:space="0" w:color="auto"/>
            <w:right w:val="none" w:sz="0" w:space="0" w:color="auto"/>
          </w:divBdr>
        </w:div>
        <w:div w:id="1059784061">
          <w:marLeft w:val="640"/>
          <w:marRight w:val="0"/>
          <w:marTop w:val="0"/>
          <w:marBottom w:val="0"/>
          <w:divBdr>
            <w:top w:val="none" w:sz="0" w:space="0" w:color="auto"/>
            <w:left w:val="none" w:sz="0" w:space="0" w:color="auto"/>
            <w:bottom w:val="none" w:sz="0" w:space="0" w:color="auto"/>
            <w:right w:val="none" w:sz="0" w:space="0" w:color="auto"/>
          </w:divBdr>
        </w:div>
        <w:div w:id="387655782">
          <w:marLeft w:val="640"/>
          <w:marRight w:val="0"/>
          <w:marTop w:val="0"/>
          <w:marBottom w:val="0"/>
          <w:divBdr>
            <w:top w:val="none" w:sz="0" w:space="0" w:color="auto"/>
            <w:left w:val="none" w:sz="0" w:space="0" w:color="auto"/>
            <w:bottom w:val="none" w:sz="0" w:space="0" w:color="auto"/>
            <w:right w:val="none" w:sz="0" w:space="0" w:color="auto"/>
          </w:divBdr>
        </w:div>
        <w:div w:id="1891729015">
          <w:marLeft w:val="640"/>
          <w:marRight w:val="0"/>
          <w:marTop w:val="0"/>
          <w:marBottom w:val="0"/>
          <w:divBdr>
            <w:top w:val="none" w:sz="0" w:space="0" w:color="auto"/>
            <w:left w:val="none" w:sz="0" w:space="0" w:color="auto"/>
            <w:bottom w:val="none" w:sz="0" w:space="0" w:color="auto"/>
            <w:right w:val="none" w:sz="0" w:space="0" w:color="auto"/>
          </w:divBdr>
        </w:div>
        <w:div w:id="1374378094">
          <w:marLeft w:val="640"/>
          <w:marRight w:val="0"/>
          <w:marTop w:val="0"/>
          <w:marBottom w:val="0"/>
          <w:divBdr>
            <w:top w:val="none" w:sz="0" w:space="0" w:color="auto"/>
            <w:left w:val="none" w:sz="0" w:space="0" w:color="auto"/>
            <w:bottom w:val="none" w:sz="0" w:space="0" w:color="auto"/>
            <w:right w:val="none" w:sz="0" w:space="0" w:color="auto"/>
          </w:divBdr>
        </w:div>
        <w:div w:id="297682821">
          <w:marLeft w:val="640"/>
          <w:marRight w:val="0"/>
          <w:marTop w:val="0"/>
          <w:marBottom w:val="0"/>
          <w:divBdr>
            <w:top w:val="none" w:sz="0" w:space="0" w:color="auto"/>
            <w:left w:val="none" w:sz="0" w:space="0" w:color="auto"/>
            <w:bottom w:val="none" w:sz="0" w:space="0" w:color="auto"/>
            <w:right w:val="none" w:sz="0" w:space="0" w:color="auto"/>
          </w:divBdr>
        </w:div>
        <w:div w:id="1400710197">
          <w:marLeft w:val="640"/>
          <w:marRight w:val="0"/>
          <w:marTop w:val="0"/>
          <w:marBottom w:val="0"/>
          <w:divBdr>
            <w:top w:val="none" w:sz="0" w:space="0" w:color="auto"/>
            <w:left w:val="none" w:sz="0" w:space="0" w:color="auto"/>
            <w:bottom w:val="none" w:sz="0" w:space="0" w:color="auto"/>
            <w:right w:val="none" w:sz="0" w:space="0" w:color="auto"/>
          </w:divBdr>
        </w:div>
        <w:div w:id="602222310">
          <w:marLeft w:val="640"/>
          <w:marRight w:val="0"/>
          <w:marTop w:val="0"/>
          <w:marBottom w:val="0"/>
          <w:divBdr>
            <w:top w:val="none" w:sz="0" w:space="0" w:color="auto"/>
            <w:left w:val="none" w:sz="0" w:space="0" w:color="auto"/>
            <w:bottom w:val="none" w:sz="0" w:space="0" w:color="auto"/>
            <w:right w:val="none" w:sz="0" w:space="0" w:color="auto"/>
          </w:divBdr>
        </w:div>
        <w:div w:id="911621004">
          <w:marLeft w:val="640"/>
          <w:marRight w:val="0"/>
          <w:marTop w:val="0"/>
          <w:marBottom w:val="0"/>
          <w:divBdr>
            <w:top w:val="none" w:sz="0" w:space="0" w:color="auto"/>
            <w:left w:val="none" w:sz="0" w:space="0" w:color="auto"/>
            <w:bottom w:val="none" w:sz="0" w:space="0" w:color="auto"/>
            <w:right w:val="none" w:sz="0" w:space="0" w:color="auto"/>
          </w:divBdr>
        </w:div>
        <w:div w:id="122190948">
          <w:marLeft w:val="640"/>
          <w:marRight w:val="0"/>
          <w:marTop w:val="0"/>
          <w:marBottom w:val="0"/>
          <w:divBdr>
            <w:top w:val="none" w:sz="0" w:space="0" w:color="auto"/>
            <w:left w:val="none" w:sz="0" w:space="0" w:color="auto"/>
            <w:bottom w:val="none" w:sz="0" w:space="0" w:color="auto"/>
            <w:right w:val="none" w:sz="0" w:space="0" w:color="auto"/>
          </w:divBdr>
        </w:div>
        <w:div w:id="922103175">
          <w:marLeft w:val="640"/>
          <w:marRight w:val="0"/>
          <w:marTop w:val="0"/>
          <w:marBottom w:val="0"/>
          <w:divBdr>
            <w:top w:val="none" w:sz="0" w:space="0" w:color="auto"/>
            <w:left w:val="none" w:sz="0" w:space="0" w:color="auto"/>
            <w:bottom w:val="none" w:sz="0" w:space="0" w:color="auto"/>
            <w:right w:val="none" w:sz="0" w:space="0" w:color="auto"/>
          </w:divBdr>
        </w:div>
        <w:div w:id="811749475">
          <w:marLeft w:val="640"/>
          <w:marRight w:val="0"/>
          <w:marTop w:val="0"/>
          <w:marBottom w:val="0"/>
          <w:divBdr>
            <w:top w:val="none" w:sz="0" w:space="0" w:color="auto"/>
            <w:left w:val="none" w:sz="0" w:space="0" w:color="auto"/>
            <w:bottom w:val="none" w:sz="0" w:space="0" w:color="auto"/>
            <w:right w:val="none" w:sz="0" w:space="0" w:color="auto"/>
          </w:divBdr>
        </w:div>
        <w:div w:id="1959528890">
          <w:marLeft w:val="640"/>
          <w:marRight w:val="0"/>
          <w:marTop w:val="0"/>
          <w:marBottom w:val="0"/>
          <w:divBdr>
            <w:top w:val="none" w:sz="0" w:space="0" w:color="auto"/>
            <w:left w:val="none" w:sz="0" w:space="0" w:color="auto"/>
            <w:bottom w:val="none" w:sz="0" w:space="0" w:color="auto"/>
            <w:right w:val="none" w:sz="0" w:space="0" w:color="auto"/>
          </w:divBdr>
        </w:div>
        <w:div w:id="653072079">
          <w:marLeft w:val="640"/>
          <w:marRight w:val="0"/>
          <w:marTop w:val="0"/>
          <w:marBottom w:val="0"/>
          <w:divBdr>
            <w:top w:val="none" w:sz="0" w:space="0" w:color="auto"/>
            <w:left w:val="none" w:sz="0" w:space="0" w:color="auto"/>
            <w:bottom w:val="none" w:sz="0" w:space="0" w:color="auto"/>
            <w:right w:val="none" w:sz="0" w:space="0" w:color="auto"/>
          </w:divBdr>
        </w:div>
        <w:div w:id="173495745">
          <w:marLeft w:val="640"/>
          <w:marRight w:val="0"/>
          <w:marTop w:val="0"/>
          <w:marBottom w:val="0"/>
          <w:divBdr>
            <w:top w:val="none" w:sz="0" w:space="0" w:color="auto"/>
            <w:left w:val="none" w:sz="0" w:space="0" w:color="auto"/>
            <w:bottom w:val="none" w:sz="0" w:space="0" w:color="auto"/>
            <w:right w:val="none" w:sz="0" w:space="0" w:color="auto"/>
          </w:divBdr>
        </w:div>
        <w:div w:id="1800175417">
          <w:marLeft w:val="640"/>
          <w:marRight w:val="0"/>
          <w:marTop w:val="0"/>
          <w:marBottom w:val="0"/>
          <w:divBdr>
            <w:top w:val="none" w:sz="0" w:space="0" w:color="auto"/>
            <w:left w:val="none" w:sz="0" w:space="0" w:color="auto"/>
            <w:bottom w:val="none" w:sz="0" w:space="0" w:color="auto"/>
            <w:right w:val="none" w:sz="0" w:space="0" w:color="auto"/>
          </w:divBdr>
        </w:div>
      </w:divsChild>
    </w:div>
    <w:div w:id="1450777930">
      <w:bodyDiv w:val="1"/>
      <w:marLeft w:val="0"/>
      <w:marRight w:val="0"/>
      <w:marTop w:val="0"/>
      <w:marBottom w:val="0"/>
      <w:divBdr>
        <w:top w:val="none" w:sz="0" w:space="0" w:color="auto"/>
        <w:left w:val="none" w:sz="0" w:space="0" w:color="auto"/>
        <w:bottom w:val="none" w:sz="0" w:space="0" w:color="auto"/>
        <w:right w:val="none" w:sz="0" w:space="0" w:color="auto"/>
      </w:divBdr>
      <w:divsChild>
        <w:div w:id="17123048">
          <w:marLeft w:val="640"/>
          <w:marRight w:val="0"/>
          <w:marTop w:val="0"/>
          <w:marBottom w:val="0"/>
          <w:divBdr>
            <w:top w:val="none" w:sz="0" w:space="0" w:color="auto"/>
            <w:left w:val="none" w:sz="0" w:space="0" w:color="auto"/>
            <w:bottom w:val="none" w:sz="0" w:space="0" w:color="auto"/>
            <w:right w:val="none" w:sz="0" w:space="0" w:color="auto"/>
          </w:divBdr>
        </w:div>
        <w:div w:id="23991820">
          <w:marLeft w:val="640"/>
          <w:marRight w:val="0"/>
          <w:marTop w:val="0"/>
          <w:marBottom w:val="0"/>
          <w:divBdr>
            <w:top w:val="none" w:sz="0" w:space="0" w:color="auto"/>
            <w:left w:val="none" w:sz="0" w:space="0" w:color="auto"/>
            <w:bottom w:val="none" w:sz="0" w:space="0" w:color="auto"/>
            <w:right w:val="none" w:sz="0" w:space="0" w:color="auto"/>
          </w:divBdr>
        </w:div>
        <w:div w:id="27223611">
          <w:marLeft w:val="640"/>
          <w:marRight w:val="0"/>
          <w:marTop w:val="0"/>
          <w:marBottom w:val="0"/>
          <w:divBdr>
            <w:top w:val="none" w:sz="0" w:space="0" w:color="auto"/>
            <w:left w:val="none" w:sz="0" w:space="0" w:color="auto"/>
            <w:bottom w:val="none" w:sz="0" w:space="0" w:color="auto"/>
            <w:right w:val="none" w:sz="0" w:space="0" w:color="auto"/>
          </w:divBdr>
        </w:div>
        <w:div w:id="77287830">
          <w:marLeft w:val="640"/>
          <w:marRight w:val="0"/>
          <w:marTop w:val="0"/>
          <w:marBottom w:val="0"/>
          <w:divBdr>
            <w:top w:val="none" w:sz="0" w:space="0" w:color="auto"/>
            <w:left w:val="none" w:sz="0" w:space="0" w:color="auto"/>
            <w:bottom w:val="none" w:sz="0" w:space="0" w:color="auto"/>
            <w:right w:val="none" w:sz="0" w:space="0" w:color="auto"/>
          </w:divBdr>
        </w:div>
        <w:div w:id="94792331">
          <w:marLeft w:val="640"/>
          <w:marRight w:val="0"/>
          <w:marTop w:val="0"/>
          <w:marBottom w:val="0"/>
          <w:divBdr>
            <w:top w:val="none" w:sz="0" w:space="0" w:color="auto"/>
            <w:left w:val="none" w:sz="0" w:space="0" w:color="auto"/>
            <w:bottom w:val="none" w:sz="0" w:space="0" w:color="auto"/>
            <w:right w:val="none" w:sz="0" w:space="0" w:color="auto"/>
          </w:divBdr>
        </w:div>
        <w:div w:id="146214118">
          <w:marLeft w:val="640"/>
          <w:marRight w:val="0"/>
          <w:marTop w:val="0"/>
          <w:marBottom w:val="0"/>
          <w:divBdr>
            <w:top w:val="none" w:sz="0" w:space="0" w:color="auto"/>
            <w:left w:val="none" w:sz="0" w:space="0" w:color="auto"/>
            <w:bottom w:val="none" w:sz="0" w:space="0" w:color="auto"/>
            <w:right w:val="none" w:sz="0" w:space="0" w:color="auto"/>
          </w:divBdr>
        </w:div>
        <w:div w:id="178082220">
          <w:marLeft w:val="640"/>
          <w:marRight w:val="0"/>
          <w:marTop w:val="0"/>
          <w:marBottom w:val="0"/>
          <w:divBdr>
            <w:top w:val="none" w:sz="0" w:space="0" w:color="auto"/>
            <w:left w:val="none" w:sz="0" w:space="0" w:color="auto"/>
            <w:bottom w:val="none" w:sz="0" w:space="0" w:color="auto"/>
            <w:right w:val="none" w:sz="0" w:space="0" w:color="auto"/>
          </w:divBdr>
        </w:div>
        <w:div w:id="200629469">
          <w:marLeft w:val="640"/>
          <w:marRight w:val="0"/>
          <w:marTop w:val="0"/>
          <w:marBottom w:val="0"/>
          <w:divBdr>
            <w:top w:val="none" w:sz="0" w:space="0" w:color="auto"/>
            <w:left w:val="none" w:sz="0" w:space="0" w:color="auto"/>
            <w:bottom w:val="none" w:sz="0" w:space="0" w:color="auto"/>
            <w:right w:val="none" w:sz="0" w:space="0" w:color="auto"/>
          </w:divBdr>
        </w:div>
        <w:div w:id="237715222">
          <w:marLeft w:val="640"/>
          <w:marRight w:val="0"/>
          <w:marTop w:val="0"/>
          <w:marBottom w:val="0"/>
          <w:divBdr>
            <w:top w:val="none" w:sz="0" w:space="0" w:color="auto"/>
            <w:left w:val="none" w:sz="0" w:space="0" w:color="auto"/>
            <w:bottom w:val="none" w:sz="0" w:space="0" w:color="auto"/>
            <w:right w:val="none" w:sz="0" w:space="0" w:color="auto"/>
          </w:divBdr>
        </w:div>
        <w:div w:id="272632543">
          <w:marLeft w:val="640"/>
          <w:marRight w:val="0"/>
          <w:marTop w:val="0"/>
          <w:marBottom w:val="0"/>
          <w:divBdr>
            <w:top w:val="none" w:sz="0" w:space="0" w:color="auto"/>
            <w:left w:val="none" w:sz="0" w:space="0" w:color="auto"/>
            <w:bottom w:val="none" w:sz="0" w:space="0" w:color="auto"/>
            <w:right w:val="none" w:sz="0" w:space="0" w:color="auto"/>
          </w:divBdr>
        </w:div>
        <w:div w:id="307637619">
          <w:marLeft w:val="640"/>
          <w:marRight w:val="0"/>
          <w:marTop w:val="0"/>
          <w:marBottom w:val="0"/>
          <w:divBdr>
            <w:top w:val="none" w:sz="0" w:space="0" w:color="auto"/>
            <w:left w:val="none" w:sz="0" w:space="0" w:color="auto"/>
            <w:bottom w:val="none" w:sz="0" w:space="0" w:color="auto"/>
            <w:right w:val="none" w:sz="0" w:space="0" w:color="auto"/>
          </w:divBdr>
        </w:div>
        <w:div w:id="385496514">
          <w:marLeft w:val="640"/>
          <w:marRight w:val="0"/>
          <w:marTop w:val="0"/>
          <w:marBottom w:val="0"/>
          <w:divBdr>
            <w:top w:val="none" w:sz="0" w:space="0" w:color="auto"/>
            <w:left w:val="none" w:sz="0" w:space="0" w:color="auto"/>
            <w:bottom w:val="none" w:sz="0" w:space="0" w:color="auto"/>
            <w:right w:val="none" w:sz="0" w:space="0" w:color="auto"/>
          </w:divBdr>
        </w:div>
        <w:div w:id="389767924">
          <w:marLeft w:val="640"/>
          <w:marRight w:val="0"/>
          <w:marTop w:val="0"/>
          <w:marBottom w:val="0"/>
          <w:divBdr>
            <w:top w:val="none" w:sz="0" w:space="0" w:color="auto"/>
            <w:left w:val="none" w:sz="0" w:space="0" w:color="auto"/>
            <w:bottom w:val="none" w:sz="0" w:space="0" w:color="auto"/>
            <w:right w:val="none" w:sz="0" w:space="0" w:color="auto"/>
          </w:divBdr>
        </w:div>
        <w:div w:id="416752064">
          <w:marLeft w:val="640"/>
          <w:marRight w:val="0"/>
          <w:marTop w:val="0"/>
          <w:marBottom w:val="0"/>
          <w:divBdr>
            <w:top w:val="none" w:sz="0" w:space="0" w:color="auto"/>
            <w:left w:val="none" w:sz="0" w:space="0" w:color="auto"/>
            <w:bottom w:val="none" w:sz="0" w:space="0" w:color="auto"/>
            <w:right w:val="none" w:sz="0" w:space="0" w:color="auto"/>
          </w:divBdr>
        </w:div>
        <w:div w:id="417947806">
          <w:marLeft w:val="640"/>
          <w:marRight w:val="0"/>
          <w:marTop w:val="0"/>
          <w:marBottom w:val="0"/>
          <w:divBdr>
            <w:top w:val="none" w:sz="0" w:space="0" w:color="auto"/>
            <w:left w:val="none" w:sz="0" w:space="0" w:color="auto"/>
            <w:bottom w:val="none" w:sz="0" w:space="0" w:color="auto"/>
            <w:right w:val="none" w:sz="0" w:space="0" w:color="auto"/>
          </w:divBdr>
        </w:div>
        <w:div w:id="429593955">
          <w:marLeft w:val="640"/>
          <w:marRight w:val="0"/>
          <w:marTop w:val="0"/>
          <w:marBottom w:val="0"/>
          <w:divBdr>
            <w:top w:val="none" w:sz="0" w:space="0" w:color="auto"/>
            <w:left w:val="none" w:sz="0" w:space="0" w:color="auto"/>
            <w:bottom w:val="none" w:sz="0" w:space="0" w:color="auto"/>
            <w:right w:val="none" w:sz="0" w:space="0" w:color="auto"/>
          </w:divBdr>
        </w:div>
        <w:div w:id="463079978">
          <w:marLeft w:val="640"/>
          <w:marRight w:val="0"/>
          <w:marTop w:val="0"/>
          <w:marBottom w:val="0"/>
          <w:divBdr>
            <w:top w:val="none" w:sz="0" w:space="0" w:color="auto"/>
            <w:left w:val="none" w:sz="0" w:space="0" w:color="auto"/>
            <w:bottom w:val="none" w:sz="0" w:space="0" w:color="auto"/>
            <w:right w:val="none" w:sz="0" w:space="0" w:color="auto"/>
          </w:divBdr>
        </w:div>
        <w:div w:id="474833769">
          <w:marLeft w:val="640"/>
          <w:marRight w:val="0"/>
          <w:marTop w:val="0"/>
          <w:marBottom w:val="0"/>
          <w:divBdr>
            <w:top w:val="none" w:sz="0" w:space="0" w:color="auto"/>
            <w:left w:val="none" w:sz="0" w:space="0" w:color="auto"/>
            <w:bottom w:val="none" w:sz="0" w:space="0" w:color="auto"/>
            <w:right w:val="none" w:sz="0" w:space="0" w:color="auto"/>
          </w:divBdr>
        </w:div>
        <w:div w:id="490175156">
          <w:marLeft w:val="640"/>
          <w:marRight w:val="0"/>
          <w:marTop w:val="0"/>
          <w:marBottom w:val="0"/>
          <w:divBdr>
            <w:top w:val="none" w:sz="0" w:space="0" w:color="auto"/>
            <w:left w:val="none" w:sz="0" w:space="0" w:color="auto"/>
            <w:bottom w:val="none" w:sz="0" w:space="0" w:color="auto"/>
            <w:right w:val="none" w:sz="0" w:space="0" w:color="auto"/>
          </w:divBdr>
        </w:div>
        <w:div w:id="491025133">
          <w:marLeft w:val="640"/>
          <w:marRight w:val="0"/>
          <w:marTop w:val="0"/>
          <w:marBottom w:val="0"/>
          <w:divBdr>
            <w:top w:val="none" w:sz="0" w:space="0" w:color="auto"/>
            <w:left w:val="none" w:sz="0" w:space="0" w:color="auto"/>
            <w:bottom w:val="none" w:sz="0" w:space="0" w:color="auto"/>
            <w:right w:val="none" w:sz="0" w:space="0" w:color="auto"/>
          </w:divBdr>
        </w:div>
        <w:div w:id="539247301">
          <w:marLeft w:val="640"/>
          <w:marRight w:val="0"/>
          <w:marTop w:val="0"/>
          <w:marBottom w:val="0"/>
          <w:divBdr>
            <w:top w:val="none" w:sz="0" w:space="0" w:color="auto"/>
            <w:left w:val="none" w:sz="0" w:space="0" w:color="auto"/>
            <w:bottom w:val="none" w:sz="0" w:space="0" w:color="auto"/>
            <w:right w:val="none" w:sz="0" w:space="0" w:color="auto"/>
          </w:divBdr>
        </w:div>
        <w:div w:id="565804142">
          <w:marLeft w:val="640"/>
          <w:marRight w:val="0"/>
          <w:marTop w:val="0"/>
          <w:marBottom w:val="0"/>
          <w:divBdr>
            <w:top w:val="none" w:sz="0" w:space="0" w:color="auto"/>
            <w:left w:val="none" w:sz="0" w:space="0" w:color="auto"/>
            <w:bottom w:val="none" w:sz="0" w:space="0" w:color="auto"/>
            <w:right w:val="none" w:sz="0" w:space="0" w:color="auto"/>
          </w:divBdr>
        </w:div>
        <w:div w:id="582494578">
          <w:marLeft w:val="640"/>
          <w:marRight w:val="0"/>
          <w:marTop w:val="0"/>
          <w:marBottom w:val="0"/>
          <w:divBdr>
            <w:top w:val="none" w:sz="0" w:space="0" w:color="auto"/>
            <w:left w:val="none" w:sz="0" w:space="0" w:color="auto"/>
            <w:bottom w:val="none" w:sz="0" w:space="0" w:color="auto"/>
            <w:right w:val="none" w:sz="0" w:space="0" w:color="auto"/>
          </w:divBdr>
        </w:div>
        <w:div w:id="583759358">
          <w:marLeft w:val="640"/>
          <w:marRight w:val="0"/>
          <w:marTop w:val="0"/>
          <w:marBottom w:val="0"/>
          <w:divBdr>
            <w:top w:val="none" w:sz="0" w:space="0" w:color="auto"/>
            <w:left w:val="none" w:sz="0" w:space="0" w:color="auto"/>
            <w:bottom w:val="none" w:sz="0" w:space="0" w:color="auto"/>
            <w:right w:val="none" w:sz="0" w:space="0" w:color="auto"/>
          </w:divBdr>
        </w:div>
        <w:div w:id="593393973">
          <w:marLeft w:val="640"/>
          <w:marRight w:val="0"/>
          <w:marTop w:val="0"/>
          <w:marBottom w:val="0"/>
          <w:divBdr>
            <w:top w:val="none" w:sz="0" w:space="0" w:color="auto"/>
            <w:left w:val="none" w:sz="0" w:space="0" w:color="auto"/>
            <w:bottom w:val="none" w:sz="0" w:space="0" w:color="auto"/>
            <w:right w:val="none" w:sz="0" w:space="0" w:color="auto"/>
          </w:divBdr>
        </w:div>
        <w:div w:id="593708759">
          <w:marLeft w:val="640"/>
          <w:marRight w:val="0"/>
          <w:marTop w:val="0"/>
          <w:marBottom w:val="0"/>
          <w:divBdr>
            <w:top w:val="none" w:sz="0" w:space="0" w:color="auto"/>
            <w:left w:val="none" w:sz="0" w:space="0" w:color="auto"/>
            <w:bottom w:val="none" w:sz="0" w:space="0" w:color="auto"/>
            <w:right w:val="none" w:sz="0" w:space="0" w:color="auto"/>
          </w:divBdr>
        </w:div>
        <w:div w:id="636230224">
          <w:marLeft w:val="640"/>
          <w:marRight w:val="0"/>
          <w:marTop w:val="0"/>
          <w:marBottom w:val="0"/>
          <w:divBdr>
            <w:top w:val="none" w:sz="0" w:space="0" w:color="auto"/>
            <w:left w:val="none" w:sz="0" w:space="0" w:color="auto"/>
            <w:bottom w:val="none" w:sz="0" w:space="0" w:color="auto"/>
            <w:right w:val="none" w:sz="0" w:space="0" w:color="auto"/>
          </w:divBdr>
        </w:div>
        <w:div w:id="708262667">
          <w:marLeft w:val="640"/>
          <w:marRight w:val="0"/>
          <w:marTop w:val="0"/>
          <w:marBottom w:val="0"/>
          <w:divBdr>
            <w:top w:val="none" w:sz="0" w:space="0" w:color="auto"/>
            <w:left w:val="none" w:sz="0" w:space="0" w:color="auto"/>
            <w:bottom w:val="none" w:sz="0" w:space="0" w:color="auto"/>
            <w:right w:val="none" w:sz="0" w:space="0" w:color="auto"/>
          </w:divBdr>
        </w:div>
        <w:div w:id="718749078">
          <w:marLeft w:val="640"/>
          <w:marRight w:val="0"/>
          <w:marTop w:val="0"/>
          <w:marBottom w:val="0"/>
          <w:divBdr>
            <w:top w:val="none" w:sz="0" w:space="0" w:color="auto"/>
            <w:left w:val="none" w:sz="0" w:space="0" w:color="auto"/>
            <w:bottom w:val="none" w:sz="0" w:space="0" w:color="auto"/>
            <w:right w:val="none" w:sz="0" w:space="0" w:color="auto"/>
          </w:divBdr>
        </w:div>
        <w:div w:id="725299565">
          <w:marLeft w:val="640"/>
          <w:marRight w:val="0"/>
          <w:marTop w:val="0"/>
          <w:marBottom w:val="0"/>
          <w:divBdr>
            <w:top w:val="none" w:sz="0" w:space="0" w:color="auto"/>
            <w:left w:val="none" w:sz="0" w:space="0" w:color="auto"/>
            <w:bottom w:val="none" w:sz="0" w:space="0" w:color="auto"/>
            <w:right w:val="none" w:sz="0" w:space="0" w:color="auto"/>
          </w:divBdr>
        </w:div>
        <w:div w:id="792407459">
          <w:marLeft w:val="640"/>
          <w:marRight w:val="0"/>
          <w:marTop w:val="0"/>
          <w:marBottom w:val="0"/>
          <w:divBdr>
            <w:top w:val="none" w:sz="0" w:space="0" w:color="auto"/>
            <w:left w:val="none" w:sz="0" w:space="0" w:color="auto"/>
            <w:bottom w:val="none" w:sz="0" w:space="0" w:color="auto"/>
            <w:right w:val="none" w:sz="0" w:space="0" w:color="auto"/>
          </w:divBdr>
        </w:div>
        <w:div w:id="794834003">
          <w:marLeft w:val="640"/>
          <w:marRight w:val="0"/>
          <w:marTop w:val="0"/>
          <w:marBottom w:val="0"/>
          <w:divBdr>
            <w:top w:val="none" w:sz="0" w:space="0" w:color="auto"/>
            <w:left w:val="none" w:sz="0" w:space="0" w:color="auto"/>
            <w:bottom w:val="none" w:sz="0" w:space="0" w:color="auto"/>
            <w:right w:val="none" w:sz="0" w:space="0" w:color="auto"/>
          </w:divBdr>
        </w:div>
        <w:div w:id="841622210">
          <w:marLeft w:val="640"/>
          <w:marRight w:val="0"/>
          <w:marTop w:val="0"/>
          <w:marBottom w:val="0"/>
          <w:divBdr>
            <w:top w:val="none" w:sz="0" w:space="0" w:color="auto"/>
            <w:left w:val="none" w:sz="0" w:space="0" w:color="auto"/>
            <w:bottom w:val="none" w:sz="0" w:space="0" w:color="auto"/>
            <w:right w:val="none" w:sz="0" w:space="0" w:color="auto"/>
          </w:divBdr>
        </w:div>
        <w:div w:id="937450593">
          <w:marLeft w:val="640"/>
          <w:marRight w:val="0"/>
          <w:marTop w:val="0"/>
          <w:marBottom w:val="0"/>
          <w:divBdr>
            <w:top w:val="none" w:sz="0" w:space="0" w:color="auto"/>
            <w:left w:val="none" w:sz="0" w:space="0" w:color="auto"/>
            <w:bottom w:val="none" w:sz="0" w:space="0" w:color="auto"/>
            <w:right w:val="none" w:sz="0" w:space="0" w:color="auto"/>
          </w:divBdr>
        </w:div>
        <w:div w:id="949555705">
          <w:marLeft w:val="640"/>
          <w:marRight w:val="0"/>
          <w:marTop w:val="0"/>
          <w:marBottom w:val="0"/>
          <w:divBdr>
            <w:top w:val="none" w:sz="0" w:space="0" w:color="auto"/>
            <w:left w:val="none" w:sz="0" w:space="0" w:color="auto"/>
            <w:bottom w:val="none" w:sz="0" w:space="0" w:color="auto"/>
            <w:right w:val="none" w:sz="0" w:space="0" w:color="auto"/>
          </w:divBdr>
        </w:div>
        <w:div w:id="972104186">
          <w:marLeft w:val="640"/>
          <w:marRight w:val="0"/>
          <w:marTop w:val="0"/>
          <w:marBottom w:val="0"/>
          <w:divBdr>
            <w:top w:val="none" w:sz="0" w:space="0" w:color="auto"/>
            <w:left w:val="none" w:sz="0" w:space="0" w:color="auto"/>
            <w:bottom w:val="none" w:sz="0" w:space="0" w:color="auto"/>
            <w:right w:val="none" w:sz="0" w:space="0" w:color="auto"/>
          </w:divBdr>
        </w:div>
        <w:div w:id="1007756990">
          <w:marLeft w:val="640"/>
          <w:marRight w:val="0"/>
          <w:marTop w:val="0"/>
          <w:marBottom w:val="0"/>
          <w:divBdr>
            <w:top w:val="none" w:sz="0" w:space="0" w:color="auto"/>
            <w:left w:val="none" w:sz="0" w:space="0" w:color="auto"/>
            <w:bottom w:val="none" w:sz="0" w:space="0" w:color="auto"/>
            <w:right w:val="none" w:sz="0" w:space="0" w:color="auto"/>
          </w:divBdr>
        </w:div>
        <w:div w:id="1054620779">
          <w:marLeft w:val="640"/>
          <w:marRight w:val="0"/>
          <w:marTop w:val="0"/>
          <w:marBottom w:val="0"/>
          <w:divBdr>
            <w:top w:val="none" w:sz="0" w:space="0" w:color="auto"/>
            <w:left w:val="none" w:sz="0" w:space="0" w:color="auto"/>
            <w:bottom w:val="none" w:sz="0" w:space="0" w:color="auto"/>
            <w:right w:val="none" w:sz="0" w:space="0" w:color="auto"/>
          </w:divBdr>
        </w:div>
        <w:div w:id="1069228802">
          <w:marLeft w:val="640"/>
          <w:marRight w:val="0"/>
          <w:marTop w:val="0"/>
          <w:marBottom w:val="0"/>
          <w:divBdr>
            <w:top w:val="none" w:sz="0" w:space="0" w:color="auto"/>
            <w:left w:val="none" w:sz="0" w:space="0" w:color="auto"/>
            <w:bottom w:val="none" w:sz="0" w:space="0" w:color="auto"/>
            <w:right w:val="none" w:sz="0" w:space="0" w:color="auto"/>
          </w:divBdr>
        </w:div>
        <w:div w:id="1081024238">
          <w:marLeft w:val="640"/>
          <w:marRight w:val="0"/>
          <w:marTop w:val="0"/>
          <w:marBottom w:val="0"/>
          <w:divBdr>
            <w:top w:val="none" w:sz="0" w:space="0" w:color="auto"/>
            <w:left w:val="none" w:sz="0" w:space="0" w:color="auto"/>
            <w:bottom w:val="none" w:sz="0" w:space="0" w:color="auto"/>
            <w:right w:val="none" w:sz="0" w:space="0" w:color="auto"/>
          </w:divBdr>
        </w:div>
        <w:div w:id="1089615574">
          <w:marLeft w:val="640"/>
          <w:marRight w:val="0"/>
          <w:marTop w:val="0"/>
          <w:marBottom w:val="0"/>
          <w:divBdr>
            <w:top w:val="none" w:sz="0" w:space="0" w:color="auto"/>
            <w:left w:val="none" w:sz="0" w:space="0" w:color="auto"/>
            <w:bottom w:val="none" w:sz="0" w:space="0" w:color="auto"/>
            <w:right w:val="none" w:sz="0" w:space="0" w:color="auto"/>
          </w:divBdr>
        </w:div>
        <w:div w:id="1155532760">
          <w:marLeft w:val="640"/>
          <w:marRight w:val="0"/>
          <w:marTop w:val="0"/>
          <w:marBottom w:val="0"/>
          <w:divBdr>
            <w:top w:val="none" w:sz="0" w:space="0" w:color="auto"/>
            <w:left w:val="none" w:sz="0" w:space="0" w:color="auto"/>
            <w:bottom w:val="none" w:sz="0" w:space="0" w:color="auto"/>
            <w:right w:val="none" w:sz="0" w:space="0" w:color="auto"/>
          </w:divBdr>
        </w:div>
        <w:div w:id="1173836664">
          <w:marLeft w:val="640"/>
          <w:marRight w:val="0"/>
          <w:marTop w:val="0"/>
          <w:marBottom w:val="0"/>
          <w:divBdr>
            <w:top w:val="none" w:sz="0" w:space="0" w:color="auto"/>
            <w:left w:val="none" w:sz="0" w:space="0" w:color="auto"/>
            <w:bottom w:val="none" w:sz="0" w:space="0" w:color="auto"/>
            <w:right w:val="none" w:sz="0" w:space="0" w:color="auto"/>
          </w:divBdr>
        </w:div>
        <w:div w:id="1237473639">
          <w:marLeft w:val="640"/>
          <w:marRight w:val="0"/>
          <w:marTop w:val="0"/>
          <w:marBottom w:val="0"/>
          <w:divBdr>
            <w:top w:val="none" w:sz="0" w:space="0" w:color="auto"/>
            <w:left w:val="none" w:sz="0" w:space="0" w:color="auto"/>
            <w:bottom w:val="none" w:sz="0" w:space="0" w:color="auto"/>
            <w:right w:val="none" w:sz="0" w:space="0" w:color="auto"/>
          </w:divBdr>
        </w:div>
        <w:div w:id="1239290795">
          <w:marLeft w:val="640"/>
          <w:marRight w:val="0"/>
          <w:marTop w:val="0"/>
          <w:marBottom w:val="0"/>
          <w:divBdr>
            <w:top w:val="none" w:sz="0" w:space="0" w:color="auto"/>
            <w:left w:val="none" w:sz="0" w:space="0" w:color="auto"/>
            <w:bottom w:val="none" w:sz="0" w:space="0" w:color="auto"/>
            <w:right w:val="none" w:sz="0" w:space="0" w:color="auto"/>
          </w:divBdr>
        </w:div>
        <w:div w:id="1243374311">
          <w:marLeft w:val="640"/>
          <w:marRight w:val="0"/>
          <w:marTop w:val="0"/>
          <w:marBottom w:val="0"/>
          <w:divBdr>
            <w:top w:val="none" w:sz="0" w:space="0" w:color="auto"/>
            <w:left w:val="none" w:sz="0" w:space="0" w:color="auto"/>
            <w:bottom w:val="none" w:sz="0" w:space="0" w:color="auto"/>
            <w:right w:val="none" w:sz="0" w:space="0" w:color="auto"/>
          </w:divBdr>
        </w:div>
        <w:div w:id="1244683238">
          <w:marLeft w:val="640"/>
          <w:marRight w:val="0"/>
          <w:marTop w:val="0"/>
          <w:marBottom w:val="0"/>
          <w:divBdr>
            <w:top w:val="none" w:sz="0" w:space="0" w:color="auto"/>
            <w:left w:val="none" w:sz="0" w:space="0" w:color="auto"/>
            <w:bottom w:val="none" w:sz="0" w:space="0" w:color="auto"/>
            <w:right w:val="none" w:sz="0" w:space="0" w:color="auto"/>
          </w:divBdr>
        </w:div>
        <w:div w:id="1274290138">
          <w:marLeft w:val="640"/>
          <w:marRight w:val="0"/>
          <w:marTop w:val="0"/>
          <w:marBottom w:val="0"/>
          <w:divBdr>
            <w:top w:val="none" w:sz="0" w:space="0" w:color="auto"/>
            <w:left w:val="none" w:sz="0" w:space="0" w:color="auto"/>
            <w:bottom w:val="none" w:sz="0" w:space="0" w:color="auto"/>
            <w:right w:val="none" w:sz="0" w:space="0" w:color="auto"/>
          </w:divBdr>
        </w:div>
        <w:div w:id="1278413733">
          <w:marLeft w:val="640"/>
          <w:marRight w:val="0"/>
          <w:marTop w:val="0"/>
          <w:marBottom w:val="0"/>
          <w:divBdr>
            <w:top w:val="none" w:sz="0" w:space="0" w:color="auto"/>
            <w:left w:val="none" w:sz="0" w:space="0" w:color="auto"/>
            <w:bottom w:val="none" w:sz="0" w:space="0" w:color="auto"/>
            <w:right w:val="none" w:sz="0" w:space="0" w:color="auto"/>
          </w:divBdr>
        </w:div>
        <w:div w:id="1301497730">
          <w:marLeft w:val="640"/>
          <w:marRight w:val="0"/>
          <w:marTop w:val="0"/>
          <w:marBottom w:val="0"/>
          <w:divBdr>
            <w:top w:val="none" w:sz="0" w:space="0" w:color="auto"/>
            <w:left w:val="none" w:sz="0" w:space="0" w:color="auto"/>
            <w:bottom w:val="none" w:sz="0" w:space="0" w:color="auto"/>
            <w:right w:val="none" w:sz="0" w:space="0" w:color="auto"/>
          </w:divBdr>
        </w:div>
        <w:div w:id="1317026642">
          <w:marLeft w:val="640"/>
          <w:marRight w:val="0"/>
          <w:marTop w:val="0"/>
          <w:marBottom w:val="0"/>
          <w:divBdr>
            <w:top w:val="none" w:sz="0" w:space="0" w:color="auto"/>
            <w:left w:val="none" w:sz="0" w:space="0" w:color="auto"/>
            <w:bottom w:val="none" w:sz="0" w:space="0" w:color="auto"/>
            <w:right w:val="none" w:sz="0" w:space="0" w:color="auto"/>
          </w:divBdr>
        </w:div>
        <w:div w:id="1321079705">
          <w:marLeft w:val="640"/>
          <w:marRight w:val="0"/>
          <w:marTop w:val="0"/>
          <w:marBottom w:val="0"/>
          <w:divBdr>
            <w:top w:val="none" w:sz="0" w:space="0" w:color="auto"/>
            <w:left w:val="none" w:sz="0" w:space="0" w:color="auto"/>
            <w:bottom w:val="none" w:sz="0" w:space="0" w:color="auto"/>
            <w:right w:val="none" w:sz="0" w:space="0" w:color="auto"/>
          </w:divBdr>
        </w:div>
        <w:div w:id="1324891315">
          <w:marLeft w:val="640"/>
          <w:marRight w:val="0"/>
          <w:marTop w:val="0"/>
          <w:marBottom w:val="0"/>
          <w:divBdr>
            <w:top w:val="none" w:sz="0" w:space="0" w:color="auto"/>
            <w:left w:val="none" w:sz="0" w:space="0" w:color="auto"/>
            <w:bottom w:val="none" w:sz="0" w:space="0" w:color="auto"/>
            <w:right w:val="none" w:sz="0" w:space="0" w:color="auto"/>
          </w:divBdr>
        </w:div>
        <w:div w:id="1346861657">
          <w:marLeft w:val="640"/>
          <w:marRight w:val="0"/>
          <w:marTop w:val="0"/>
          <w:marBottom w:val="0"/>
          <w:divBdr>
            <w:top w:val="none" w:sz="0" w:space="0" w:color="auto"/>
            <w:left w:val="none" w:sz="0" w:space="0" w:color="auto"/>
            <w:bottom w:val="none" w:sz="0" w:space="0" w:color="auto"/>
            <w:right w:val="none" w:sz="0" w:space="0" w:color="auto"/>
          </w:divBdr>
        </w:div>
        <w:div w:id="1420642589">
          <w:marLeft w:val="640"/>
          <w:marRight w:val="0"/>
          <w:marTop w:val="0"/>
          <w:marBottom w:val="0"/>
          <w:divBdr>
            <w:top w:val="none" w:sz="0" w:space="0" w:color="auto"/>
            <w:left w:val="none" w:sz="0" w:space="0" w:color="auto"/>
            <w:bottom w:val="none" w:sz="0" w:space="0" w:color="auto"/>
            <w:right w:val="none" w:sz="0" w:space="0" w:color="auto"/>
          </w:divBdr>
        </w:div>
        <w:div w:id="1422071247">
          <w:marLeft w:val="640"/>
          <w:marRight w:val="0"/>
          <w:marTop w:val="0"/>
          <w:marBottom w:val="0"/>
          <w:divBdr>
            <w:top w:val="none" w:sz="0" w:space="0" w:color="auto"/>
            <w:left w:val="none" w:sz="0" w:space="0" w:color="auto"/>
            <w:bottom w:val="none" w:sz="0" w:space="0" w:color="auto"/>
            <w:right w:val="none" w:sz="0" w:space="0" w:color="auto"/>
          </w:divBdr>
        </w:div>
        <w:div w:id="1424037141">
          <w:marLeft w:val="640"/>
          <w:marRight w:val="0"/>
          <w:marTop w:val="0"/>
          <w:marBottom w:val="0"/>
          <w:divBdr>
            <w:top w:val="none" w:sz="0" w:space="0" w:color="auto"/>
            <w:left w:val="none" w:sz="0" w:space="0" w:color="auto"/>
            <w:bottom w:val="none" w:sz="0" w:space="0" w:color="auto"/>
            <w:right w:val="none" w:sz="0" w:space="0" w:color="auto"/>
          </w:divBdr>
        </w:div>
        <w:div w:id="1435176236">
          <w:marLeft w:val="640"/>
          <w:marRight w:val="0"/>
          <w:marTop w:val="0"/>
          <w:marBottom w:val="0"/>
          <w:divBdr>
            <w:top w:val="none" w:sz="0" w:space="0" w:color="auto"/>
            <w:left w:val="none" w:sz="0" w:space="0" w:color="auto"/>
            <w:bottom w:val="none" w:sz="0" w:space="0" w:color="auto"/>
            <w:right w:val="none" w:sz="0" w:space="0" w:color="auto"/>
          </w:divBdr>
        </w:div>
        <w:div w:id="1444685489">
          <w:marLeft w:val="640"/>
          <w:marRight w:val="0"/>
          <w:marTop w:val="0"/>
          <w:marBottom w:val="0"/>
          <w:divBdr>
            <w:top w:val="none" w:sz="0" w:space="0" w:color="auto"/>
            <w:left w:val="none" w:sz="0" w:space="0" w:color="auto"/>
            <w:bottom w:val="none" w:sz="0" w:space="0" w:color="auto"/>
            <w:right w:val="none" w:sz="0" w:space="0" w:color="auto"/>
          </w:divBdr>
        </w:div>
        <w:div w:id="1473064673">
          <w:marLeft w:val="640"/>
          <w:marRight w:val="0"/>
          <w:marTop w:val="0"/>
          <w:marBottom w:val="0"/>
          <w:divBdr>
            <w:top w:val="none" w:sz="0" w:space="0" w:color="auto"/>
            <w:left w:val="none" w:sz="0" w:space="0" w:color="auto"/>
            <w:bottom w:val="none" w:sz="0" w:space="0" w:color="auto"/>
            <w:right w:val="none" w:sz="0" w:space="0" w:color="auto"/>
          </w:divBdr>
        </w:div>
        <w:div w:id="1480808113">
          <w:marLeft w:val="640"/>
          <w:marRight w:val="0"/>
          <w:marTop w:val="0"/>
          <w:marBottom w:val="0"/>
          <w:divBdr>
            <w:top w:val="none" w:sz="0" w:space="0" w:color="auto"/>
            <w:left w:val="none" w:sz="0" w:space="0" w:color="auto"/>
            <w:bottom w:val="none" w:sz="0" w:space="0" w:color="auto"/>
            <w:right w:val="none" w:sz="0" w:space="0" w:color="auto"/>
          </w:divBdr>
        </w:div>
        <w:div w:id="1482579328">
          <w:marLeft w:val="640"/>
          <w:marRight w:val="0"/>
          <w:marTop w:val="0"/>
          <w:marBottom w:val="0"/>
          <w:divBdr>
            <w:top w:val="none" w:sz="0" w:space="0" w:color="auto"/>
            <w:left w:val="none" w:sz="0" w:space="0" w:color="auto"/>
            <w:bottom w:val="none" w:sz="0" w:space="0" w:color="auto"/>
            <w:right w:val="none" w:sz="0" w:space="0" w:color="auto"/>
          </w:divBdr>
        </w:div>
        <w:div w:id="1483424552">
          <w:marLeft w:val="640"/>
          <w:marRight w:val="0"/>
          <w:marTop w:val="0"/>
          <w:marBottom w:val="0"/>
          <w:divBdr>
            <w:top w:val="none" w:sz="0" w:space="0" w:color="auto"/>
            <w:left w:val="none" w:sz="0" w:space="0" w:color="auto"/>
            <w:bottom w:val="none" w:sz="0" w:space="0" w:color="auto"/>
            <w:right w:val="none" w:sz="0" w:space="0" w:color="auto"/>
          </w:divBdr>
        </w:div>
        <w:div w:id="1496147932">
          <w:marLeft w:val="640"/>
          <w:marRight w:val="0"/>
          <w:marTop w:val="0"/>
          <w:marBottom w:val="0"/>
          <w:divBdr>
            <w:top w:val="none" w:sz="0" w:space="0" w:color="auto"/>
            <w:left w:val="none" w:sz="0" w:space="0" w:color="auto"/>
            <w:bottom w:val="none" w:sz="0" w:space="0" w:color="auto"/>
            <w:right w:val="none" w:sz="0" w:space="0" w:color="auto"/>
          </w:divBdr>
        </w:div>
        <w:div w:id="1499810765">
          <w:marLeft w:val="640"/>
          <w:marRight w:val="0"/>
          <w:marTop w:val="0"/>
          <w:marBottom w:val="0"/>
          <w:divBdr>
            <w:top w:val="none" w:sz="0" w:space="0" w:color="auto"/>
            <w:left w:val="none" w:sz="0" w:space="0" w:color="auto"/>
            <w:bottom w:val="none" w:sz="0" w:space="0" w:color="auto"/>
            <w:right w:val="none" w:sz="0" w:space="0" w:color="auto"/>
          </w:divBdr>
        </w:div>
        <w:div w:id="1526750288">
          <w:marLeft w:val="640"/>
          <w:marRight w:val="0"/>
          <w:marTop w:val="0"/>
          <w:marBottom w:val="0"/>
          <w:divBdr>
            <w:top w:val="none" w:sz="0" w:space="0" w:color="auto"/>
            <w:left w:val="none" w:sz="0" w:space="0" w:color="auto"/>
            <w:bottom w:val="none" w:sz="0" w:space="0" w:color="auto"/>
            <w:right w:val="none" w:sz="0" w:space="0" w:color="auto"/>
          </w:divBdr>
        </w:div>
        <w:div w:id="1541627095">
          <w:marLeft w:val="640"/>
          <w:marRight w:val="0"/>
          <w:marTop w:val="0"/>
          <w:marBottom w:val="0"/>
          <w:divBdr>
            <w:top w:val="none" w:sz="0" w:space="0" w:color="auto"/>
            <w:left w:val="none" w:sz="0" w:space="0" w:color="auto"/>
            <w:bottom w:val="none" w:sz="0" w:space="0" w:color="auto"/>
            <w:right w:val="none" w:sz="0" w:space="0" w:color="auto"/>
          </w:divBdr>
        </w:div>
        <w:div w:id="1544905514">
          <w:marLeft w:val="640"/>
          <w:marRight w:val="0"/>
          <w:marTop w:val="0"/>
          <w:marBottom w:val="0"/>
          <w:divBdr>
            <w:top w:val="none" w:sz="0" w:space="0" w:color="auto"/>
            <w:left w:val="none" w:sz="0" w:space="0" w:color="auto"/>
            <w:bottom w:val="none" w:sz="0" w:space="0" w:color="auto"/>
            <w:right w:val="none" w:sz="0" w:space="0" w:color="auto"/>
          </w:divBdr>
        </w:div>
        <w:div w:id="1580947105">
          <w:marLeft w:val="640"/>
          <w:marRight w:val="0"/>
          <w:marTop w:val="0"/>
          <w:marBottom w:val="0"/>
          <w:divBdr>
            <w:top w:val="none" w:sz="0" w:space="0" w:color="auto"/>
            <w:left w:val="none" w:sz="0" w:space="0" w:color="auto"/>
            <w:bottom w:val="none" w:sz="0" w:space="0" w:color="auto"/>
            <w:right w:val="none" w:sz="0" w:space="0" w:color="auto"/>
          </w:divBdr>
        </w:div>
        <w:div w:id="1605918883">
          <w:marLeft w:val="640"/>
          <w:marRight w:val="0"/>
          <w:marTop w:val="0"/>
          <w:marBottom w:val="0"/>
          <w:divBdr>
            <w:top w:val="none" w:sz="0" w:space="0" w:color="auto"/>
            <w:left w:val="none" w:sz="0" w:space="0" w:color="auto"/>
            <w:bottom w:val="none" w:sz="0" w:space="0" w:color="auto"/>
            <w:right w:val="none" w:sz="0" w:space="0" w:color="auto"/>
          </w:divBdr>
        </w:div>
        <w:div w:id="1618946137">
          <w:marLeft w:val="640"/>
          <w:marRight w:val="0"/>
          <w:marTop w:val="0"/>
          <w:marBottom w:val="0"/>
          <w:divBdr>
            <w:top w:val="none" w:sz="0" w:space="0" w:color="auto"/>
            <w:left w:val="none" w:sz="0" w:space="0" w:color="auto"/>
            <w:bottom w:val="none" w:sz="0" w:space="0" w:color="auto"/>
            <w:right w:val="none" w:sz="0" w:space="0" w:color="auto"/>
          </w:divBdr>
        </w:div>
        <w:div w:id="1631864798">
          <w:marLeft w:val="640"/>
          <w:marRight w:val="0"/>
          <w:marTop w:val="0"/>
          <w:marBottom w:val="0"/>
          <w:divBdr>
            <w:top w:val="none" w:sz="0" w:space="0" w:color="auto"/>
            <w:left w:val="none" w:sz="0" w:space="0" w:color="auto"/>
            <w:bottom w:val="none" w:sz="0" w:space="0" w:color="auto"/>
            <w:right w:val="none" w:sz="0" w:space="0" w:color="auto"/>
          </w:divBdr>
        </w:div>
        <w:div w:id="1675916709">
          <w:marLeft w:val="640"/>
          <w:marRight w:val="0"/>
          <w:marTop w:val="0"/>
          <w:marBottom w:val="0"/>
          <w:divBdr>
            <w:top w:val="none" w:sz="0" w:space="0" w:color="auto"/>
            <w:left w:val="none" w:sz="0" w:space="0" w:color="auto"/>
            <w:bottom w:val="none" w:sz="0" w:space="0" w:color="auto"/>
            <w:right w:val="none" w:sz="0" w:space="0" w:color="auto"/>
          </w:divBdr>
        </w:div>
        <w:div w:id="1717045894">
          <w:marLeft w:val="640"/>
          <w:marRight w:val="0"/>
          <w:marTop w:val="0"/>
          <w:marBottom w:val="0"/>
          <w:divBdr>
            <w:top w:val="none" w:sz="0" w:space="0" w:color="auto"/>
            <w:left w:val="none" w:sz="0" w:space="0" w:color="auto"/>
            <w:bottom w:val="none" w:sz="0" w:space="0" w:color="auto"/>
            <w:right w:val="none" w:sz="0" w:space="0" w:color="auto"/>
          </w:divBdr>
        </w:div>
        <w:div w:id="1750033601">
          <w:marLeft w:val="640"/>
          <w:marRight w:val="0"/>
          <w:marTop w:val="0"/>
          <w:marBottom w:val="0"/>
          <w:divBdr>
            <w:top w:val="none" w:sz="0" w:space="0" w:color="auto"/>
            <w:left w:val="none" w:sz="0" w:space="0" w:color="auto"/>
            <w:bottom w:val="none" w:sz="0" w:space="0" w:color="auto"/>
            <w:right w:val="none" w:sz="0" w:space="0" w:color="auto"/>
          </w:divBdr>
        </w:div>
        <w:div w:id="1762290898">
          <w:marLeft w:val="640"/>
          <w:marRight w:val="0"/>
          <w:marTop w:val="0"/>
          <w:marBottom w:val="0"/>
          <w:divBdr>
            <w:top w:val="none" w:sz="0" w:space="0" w:color="auto"/>
            <w:left w:val="none" w:sz="0" w:space="0" w:color="auto"/>
            <w:bottom w:val="none" w:sz="0" w:space="0" w:color="auto"/>
            <w:right w:val="none" w:sz="0" w:space="0" w:color="auto"/>
          </w:divBdr>
        </w:div>
        <w:div w:id="1794979276">
          <w:marLeft w:val="640"/>
          <w:marRight w:val="0"/>
          <w:marTop w:val="0"/>
          <w:marBottom w:val="0"/>
          <w:divBdr>
            <w:top w:val="none" w:sz="0" w:space="0" w:color="auto"/>
            <w:left w:val="none" w:sz="0" w:space="0" w:color="auto"/>
            <w:bottom w:val="none" w:sz="0" w:space="0" w:color="auto"/>
            <w:right w:val="none" w:sz="0" w:space="0" w:color="auto"/>
          </w:divBdr>
        </w:div>
        <w:div w:id="1813911756">
          <w:marLeft w:val="640"/>
          <w:marRight w:val="0"/>
          <w:marTop w:val="0"/>
          <w:marBottom w:val="0"/>
          <w:divBdr>
            <w:top w:val="none" w:sz="0" w:space="0" w:color="auto"/>
            <w:left w:val="none" w:sz="0" w:space="0" w:color="auto"/>
            <w:bottom w:val="none" w:sz="0" w:space="0" w:color="auto"/>
            <w:right w:val="none" w:sz="0" w:space="0" w:color="auto"/>
          </w:divBdr>
        </w:div>
        <w:div w:id="1814371791">
          <w:marLeft w:val="640"/>
          <w:marRight w:val="0"/>
          <w:marTop w:val="0"/>
          <w:marBottom w:val="0"/>
          <w:divBdr>
            <w:top w:val="none" w:sz="0" w:space="0" w:color="auto"/>
            <w:left w:val="none" w:sz="0" w:space="0" w:color="auto"/>
            <w:bottom w:val="none" w:sz="0" w:space="0" w:color="auto"/>
            <w:right w:val="none" w:sz="0" w:space="0" w:color="auto"/>
          </w:divBdr>
        </w:div>
        <w:div w:id="1819494789">
          <w:marLeft w:val="640"/>
          <w:marRight w:val="0"/>
          <w:marTop w:val="0"/>
          <w:marBottom w:val="0"/>
          <w:divBdr>
            <w:top w:val="none" w:sz="0" w:space="0" w:color="auto"/>
            <w:left w:val="none" w:sz="0" w:space="0" w:color="auto"/>
            <w:bottom w:val="none" w:sz="0" w:space="0" w:color="auto"/>
            <w:right w:val="none" w:sz="0" w:space="0" w:color="auto"/>
          </w:divBdr>
        </w:div>
        <w:div w:id="1839466467">
          <w:marLeft w:val="640"/>
          <w:marRight w:val="0"/>
          <w:marTop w:val="0"/>
          <w:marBottom w:val="0"/>
          <w:divBdr>
            <w:top w:val="none" w:sz="0" w:space="0" w:color="auto"/>
            <w:left w:val="none" w:sz="0" w:space="0" w:color="auto"/>
            <w:bottom w:val="none" w:sz="0" w:space="0" w:color="auto"/>
            <w:right w:val="none" w:sz="0" w:space="0" w:color="auto"/>
          </w:divBdr>
        </w:div>
        <w:div w:id="1847937627">
          <w:marLeft w:val="640"/>
          <w:marRight w:val="0"/>
          <w:marTop w:val="0"/>
          <w:marBottom w:val="0"/>
          <w:divBdr>
            <w:top w:val="none" w:sz="0" w:space="0" w:color="auto"/>
            <w:left w:val="none" w:sz="0" w:space="0" w:color="auto"/>
            <w:bottom w:val="none" w:sz="0" w:space="0" w:color="auto"/>
            <w:right w:val="none" w:sz="0" w:space="0" w:color="auto"/>
          </w:divBdr>
        </w:div>
        <w:div w:id="1852454925">
          <w:marLeft w:val="640"/>
          <w:marRight w:val="0"/>
          <w:marTop w:val="0"/>
          <w:marBottom w:val="0"/>
          <w:divBdr>
            <w:top w:val="none" w:sz="0" w:space="0" w:color="auto"/>
            <w:left w:val="none" w:sz="0" w:space="0" w:color="auto"/>
            <w:bottom w:val="none" w:sz="0" w:space="0" w:color="auto"/>
            <w:right w:val="none" w:sz="0" w:space="0" w:color="auto"/>
          </w:divBdr>
        </w:div>
        <w:div w:id="1903052498">
          <w:marLeft w:val="640"/>
          <w:marRight w:val="0"/>
          <w:marTop w:val="0"/>
          <w:marBottom w:val="0"/>
          <w:divBdr>
            <w:top w:val="none" w:sz="0" w:space="0" w:color="auto"/>
            <w:left w:val="none" w:sz="0" w:space="0" w:color="auto"/>
            <w:bottom w:val="none" w:sz="0" w:space="0" w:color="auto"/>
            <w:right w:val="none" w:sz="0" w:space="0" w:color="auto"/>
          </w:divBdr>
        </w:div>
        <w:div w:id="1911231248">
          <w:marLeft w:val="640"/>
          <w:marRight w:val="0"/>
          <w:marTop w:val="0"/>
          <w:marBottom w:val="0"/>
          <w:divBdr>
            <w:top w:val="none" w:sz="0" w:space="0" w:color="auto"/>
            <w:left w:val="none" w:sz="0" w:space="0" w:color="auto"/>
            <w:bottom w:val="none" w:sz="0" w:space="0" w:color="auto"/>
            <w:right w:val="none" w:sz="0" w:space="0" w:color="auto"/>
          </w:divBdr>
        </w:div>
        <w:div w:id="1944070852">
          <w:marLeft w:val="640"/>
          <w:marRight w:val="0"/>
          <w:marTop w:val="0"/>
          <w:marBottom w:val="0"/>
          <w:divBdr>
            <w:top w:val="none" w:sz="0" w:space="0" w:color="auto"/>
            <w:left w:val="none" w:sz="0" w:space="0" w:color="auto"/>
            <w:bottom w:val="none" w:sz="0" w:space="0" w:color="auto"/>
            <w:right w:val="none" w:sz="0" w:space="0" w:color="auto"/>
          </w:divBdr>
        </w:div>
        <w:div w:id="1956986384">
          <w:marLeft w:val="640"/>
          <w:marRight w:val="0"/>
          <w:marTop w:val="0"/>
          <w:marBottom w:val="0"/>
          <w:divBdr>
            <w:top w:val="none" w:sz="0" w:space="0" w:color="auto"/>
            <w:left w:val="none" w:sz="0" w:space="0" w:color="auto"/>
            <w:bottom w:val="none" w:sz="0" w:space="0" w:color="auto"/>
            <w:right w:val="none" w:sz="0" w:space="0" w:color="auto"/>
          </w:divBdr>
        </w:div>
        <w:div w:id="1959410474">
          <w:marLeft w:val="640"/>
          <w:marRight w:val="0"/>
          <w:marTop w:val="0"/>
          <w:marBottom w:val="0"/>
          <w:divBdr>
            <w:top w:val="none" w:sz="0" w:space="0" w:color="auto"/>
            <w:left w:val="none" w:sz="0" w:space="0" w:color="auto"/>
            <w:bottom w:val="none" w:sz="0" w:space="0" w:color="auto"/>
            <w:right w:val="none" w:sz="0" w:space="0" w:color="auto"/>
          </w:divBdr>
        </w:div>
        <w:div w:id="1961186114">
          <w:marLeft w:val="640"/>
          <w:marRight w:val="0"/>
          <w:marTop w:val="0"/>
          <w:marBottom w:val="0"/>
          <w:divBdr>
            <w:top w:val="none" w:sz="0" w:space="0" w:color="auto"/>
            <w:left w:val="none" w:sz="0" w:space="0" w:color="auto"/>
            <w:bottom w:val="none" w:sz="0" w:space="0" w:color="auto"/>
            <w:right w:val="none" w:sz="0" w:space="0" w:color="auto"/>
          </w:divBdr>
        </w:div>
        <w:div w:id="1966082409">
          <w:marLeft w:val="640"/>
          <w:marRight w:val="0"/>
          <w:marTop w:val="0"/>
          <w:marBottom w:val="0"/>
          <w:divBdr>
            <w:top w:val="none" w:sz="0" w:space="0" w:color="auto"/>
            <w:left w:val="none" w:sz="0" w:space="0" w:color="auto"/>
            <w:bottom w:val="none" w:sz="0" w:space="0" w:color="auto"/>
            <w:right w:val="none" w:sz="0" w:space="0" w:color="auto"/>
          </w:divBdr>
        </w:div>
        <w:div w:id="1979652131">
          <w:marLeft w:val="640"/>
          <w:marRight w:val="0"/>
          <w:marTop w:val="0"/>
          <w:marBottom w:val="0"/>
          <w:divBdr>
            <w:top w:val="none" w:sz="0" w:space="0" w:color="auto"/>
            <w:left w:val="none" w:sz="0" w:space="0" w:color="auto"/>
            <w:bottom w:val="none" w:sz="0" w:space="0" w:color="auto"/>
            <w:right w:val="none" w:sz="0" w:space="0" w:color="auto"/>
          </w:divBdr>
        </w:div>
        <w:div w:id="2026324024">
          <w:marLeft w:val="640"/>
          <w:marRight w:val="0"/>
          <w:marTop w:val="0"/>
          <w:marBottom w:val="0"/>
          <w:divBdr>
            <w:top w:val="none" w:sz="0" w:space="0" w:color="auto"/>
            <w:left w:val="none" w:sz="0" w:space="0" w:color="auto"/>
            <w:bottom w:val="none" w:sz="0" w:space="0" w:color="auto"/>
            <w:right w:val="none" w:sz="0" w:space="0" w:color="auto"/>
          </w:divBdr>
        </w:div>
        <w:div w:id="2034838856">
          <w:marLeft w:val="640"/>
          <w:marRight w:val="0"/>
          <w:marTop w:val="0"/>
          <w:marBottom w:val="0"/>
          <w:divBdr>
            <w:top w:val="none" w:sz="0" w:space="0" w:color="auto"/>
            <w:left w:val="none" w:sz="0" w:space="0" w:color="auto"/>
            <w:bottom w:val="none" w:sz="0" w:space="0" w:color="auto"/>
            <w:right w:val="none" w:sz="0" w:space="0" w:color="auto"/>
          </w:divBdr>
        </w:div>
        <w:div w:id="2037923370">
          <w:marLeft w:val="640"/>
          <w:marRight w:val="0"/>
          <w:marTop w:val="0"/>
          <w:marBottom w:val="0"/>
          <w:divBdr>
            <w:top w:val="none" w:sz="0" w:space="0" w:color="auto"/>
            <w:left w:val="none" w:sz="0" w:space="0" w:color="auto"/>
            <w:bottom w:val="none" w:sz="0" w:space="0" w:color="auto"/>
            <w:right w:val="none" w:sz="0" w:space="0" w:color="auto"/>
          </w:divBdr>
        </w:div>
        <w:div w:id="2098017685">
          <w:marLeft w:val="640"/>
          <w:marRight w:val="0"/>
          <w:marTop w:val="0"/>
          <w:marBottom w:val="0"/>
          <w:divBdr>
            <w:top w:val="none" w:sz="0" w:space="0" w:color="auto"/>
            <w:left w:val="none" w:sz="0" w:space="0" w:color="auto"/>
            <w:bottom w:val="none" w:sz="0" w:space="0" w:color="auto"/>
            <w:right w:val="none" w:sz="0" w:space="0" w:color="auto"/>
          </w:divBdr>
        </w:div>
        <w:div w:id="2100324992">
          <w:marLeft w:val="640"/>
          <w:marRight w:val="0"/>
          <w:marTop w:val="0"/>
          <w:marBottom w:val="0"/>
          <w:divBdr>
            <w:top w:val="none" w:sz="0" w:space="0" w:color="auto"/>
            <w:left w:val="none" w:sz="0" w:space="0" w:color="auto"/>
            <w:bottom w:val="none" w:sz="0" w:space="0" w:color="auto"/>
            <w:right w:val="none" w:sz="0" w:space="0" w:color="auto"/>
          </w:divBdr>
        </w:div>
        <w:div w:id="2109890746">
          <w:marLeft w:val="640"/>
          <w:marRight w:val="0"/>
          <w:marTop w:val="0"/>
          <w:marBottom w:val="0"/>
          <w:divBdr>
            <w:top w:val="none" w:sz="0" w:space="0" w:color="auto"/>
            <w:left w:val="none" w:sz="0" w:space="0" w:color="auto"/>
            <w:bottom w:val="none" w:sz="0" w:space="0" w:color="auto"/>
            <w:right w:val="none" w:sz="0" w:space="0" w:color="auto"/>
          </w:divBdr>
        </w:div>
        <w:div w:id="2124810589">
          <w:marLeft w:val="640"/>
          <w:marRight w:val="0"/>
          <w:marTop w:val="0"/>
          <w:marBottom w:val="0"/>
          <w:divBdr>
            <w:top w:val="none" w:sz="0" w:space="0" w:color="auto"/>
            <w:left w:val="none" w:sz="0" w:space="0" w:color="auto"/>
            <w:bottom w:val="none" w:sz="0" w:space="0" w:color="auto"/>
            <w:right w:val="none" w:sz="0" w:space="0" w:color="auto"/>
          </w:divBdr>
        </w:div>
      </w:divsChild>
    </w:div>
    <w:div w:id="1453094972">
      <w:bodyDiv w:val="1"/>
      <w:marLeft w:val="0"/>
      <w:marRight w:val="0"/>
      <w:marTop w:val="0"/>
      <w:marBottom w:val="0"/>
      <w:divBdr>
        <w:top w:val="none" w:sz="0" w:space="0" w:color="auto"/>
        <w:left w:val="none" w:sz="0" w:space="0" w:color="auto"/>
        <w:bottom w:val="none" w:sz="0" w:space="0" w:color="auto"/>
        <w:right w:val="none" w:sz="0" w:space="0" w:color="auto"/>
      </w:divBdr>
      <w:divsChild>
        <w:div w:id="2064060854">
          <w:marLeft w:val="640"/>
          <w:marRight w:val="0"/>
          <w:marTop w:val="0"/>
          <w:marBottom w:val="0"/>
          <w:divBdr>
            <w:top w:val="none" w:sz="0" w:space="0" w:color="auto"/>
            <w:left w:val="none" w:sz="0" w:space="0" w:color="auto"/>
            <w:bottom w:val="none" w:sz="0" w:space="0" w:color="auto"/>
            <w:right w:val="none" w:sz="0" w:space="0" w:color="auto"/>
          </w:divBdr>
        </w:div>
        <w:div w:id="47804004">
          <w:marLeft w:val="640"/>
          <w:marRight w:val="0"/>
          <w:marTop w:val="0"/>
          <w:marBottom w:val="0"/>
          <w:divBdr>
            <w:top w:val="none" w:sz="0" w:space="0" w:color="auto"/>
            <w:left w:val="none" w:sz="0" w:space="0" w:color="auto"/>
            <w:bottom w:val="none" w:sz="0" w:space="0" w:color="auto"/>
            <w:right w:val="none" w:sz="0" w:space="0" w:color="auto"/>
          </w:divBdr>
        </w:div>
        <w:div w:id="304630723">
          <w:marLeft w:val="640"/>
          <w:marRight w:val="0"/>
          <w:marTop w:val="0"/>
          <w:marBottom w:val="0"/>
          <w:divBdr>
            <w:top w:val="none" w:sz="0" w:space="0" w:color="auto"/>
            <w:left w:val="none" w:sz="0" w:space="0" w:color="auto"/>
            <w:bottom w:val="none" w:sz="0" w:space="0" w:color="auto"/>
            <w:right w:val="none" w:sz="0" w:space="0" w:color="auto"/>
          </w:divBdr>
        </w:div>
        <w:div w:id="479544564">
          <w:marLeft w:val="640"/>
          <w:marRight w:val="0"/>
          <w:marTop w:val="0"/>
          <w:marBottom w:val="0"/>
          <w:divBdr>
            <w:top w:val="none" w:sz="0" w:space="0" w:color="auto"/>
            <w:left w:val="none" w:sz="0" w:space="0" w:color="auto"/>
            <w:bottom w:val="none" w:sz="0" w:space="0" w:color="auto"/>
            <w:right w:val="none" w:sz="0" w:space="0" w:color="auto"/>
          </w:divBdr>
        </w:div>
        <w:div w:id="1389255877">
          <w:marLeft w:val="640"/>
          <w:marRight w:val="0"/>
          <w:marTop w:val="0"/>
          <w:marBottom w:val="0"/>
          <w:divBdr>
            <w:top w:val="none" w:sz="0" w:space="0" w:color="auto"/>
            <w:left w:val="none" w:sz="0" w:space="0" w:color="auto"/>
            <w:bottom w:val="none" w:sz="0" w:space="0" w:color="auto"/>
            <w:right w:val="none" w:sz="0" w:space="0" w:color="auto"/>
          </w:divBdr>
        </w:div>
        <w:div w:id="486433355">
          <w:marLeft w:val="640"/>
          <w:marRight w:val="0"/>
          <w:marTop w:val="0"/>
          <w:marBottom w:val="0"/>
          <w:divBdr>
            <w:top w:val="none" w:sz="0" w:space="0" w:color="auto"/>
            <w:left w:val="none" w:sz="0" w:space="0" w:color="auto"/>
            <w:bottom w:val="none" w:sz="0" w:space="0" w:color="auto"/>
            <w:right w:val="none" w:sz="0" w:space="0" w:color="auto"/>
          </w:divBdr>
        </w:div>
        <w:div w:id="9525904">
          <w:marLeft w:val="640"/>
          <w:marRight w:val="0"/>
          <w:marTop w:val="0"/>
          <w:marBottom w:val="0"/>
          <w:divBdr>
            <w:top w:val="none" w:sz="0" w:space="0" w:color="auto"/>
            <w:left w:val="none" w:sz="0" w:space="0" w:color="auto"/>
            <w:bottom w:val="none" w:sz="0" w:space="0" w:color="auto"/>
            <w:right w:val="none" w:sz="0" w:space="0" w:color="auto"/>
          </w:divBdr>
        </w:div>
        <w:div w:id="1446459124">
          <w:marLeft w:val="640"/>
          <w:marRight w:val="0"/>
          <w:marTop w:val="0"/>
          <w:marBottom w:val="0"/>
          <w:divBdr>
            <w:top w:val="none" w:sz="0" w:space="0" w:color="auto"/>
            <w:left w:val="none" w:sz="0" w:space="0" w:color="auto"/>
            <w:bottom w:val="none" w:sz="0" w:space="0" w:color="auto"/>
            <w:right w:val="none" w:sz="0" w:space="0" w:color="auto"/>
          </w:divBdr>
        </w:div>
        <w:div w:id="1453209902">
          <w:marLeft w:val="640"/>
          <w:marRight w:val="0"/>
          <w:marTop w:val="0"/>
          <w:marBottom w:val="0"/>
          <w:divBdr>
            <w:top w:val="none" w:sz="0" w:space="0" w:color="auto"/>
            <w:left w:val="none" w:sz="0" w:space="0" w:color="auto"/>
            <w:bottom w:val="none" w:sz="0" w:space="0" w:color="auto"/>
            <w:right w:val="none" w:sz="0" w:space="0" w:color="auto"/>
          </w:divBdr>
        </w:div>
        <w:div w:id="1053768386">
          <w:marLeft w:val="640"/>
          <w:marRight w:val="0"/>
          <w:marTop w:val="0"/>
          <w:marBottom w:val="0"/>
          <w:divBdr>
            <w:top w:val="none" w:sz="0" w:space="0" w:color="auto"/>
            <w:left w:val="none" w:sz="0" w:space="0" w:color="auto"/>
            <w:bottom w:val="none" w:sz="0" w:space="0" w:color="auto"/>
            <w:right w:val="none" w:sz="0" w:space="0" w:color="auto"/>
          </w:divBdr>
        </w:div>
        <w:div w:id="1342660281">
          <w:marLeft w:val="640"/>
          <w:marRight w:val="0"/>
          <w:marTop w:val="0"/>
          <w:marBottom w:val="0"/>
          <w:divBdr>
            <w:top w:val="none" w:sz="0" w:space="0" w:color="auto"/>
            <w:left w:val="none" w:sz="0" w:space="0" w:color="auto"/>
            <w:bottom w:val="none" w:sz="0" w:space="0" w:color="auto"/>
            <w:right w:val="none" w:sz="0" w:space="0" w:color="auto"/>
          </w:divBdr>
        </w:div>
        <w:div w:id="2049915183">
          <w:marLeft w:val="640"/>
          <w:marRight w:val="0"/>
          <w:marTop w:val="0"/>
          <w:marBottom w:val="0"/>
          <w:divBdr>
            <w:top w:val="none" w:sz="0" w:space="0" w:color="auto"/>
            <w:left w:val="none" w:sz="0" w:space="0" w:color="auto"/>
            <w:bottom w:val="none" w:sz="0" w:space="0" w:color="auto"/>
            <w:right w:val="none" w:sz="0" w:space="0" w:color="auto"/>
          </w:divBdr>
        </w:div>
        <w:div w:id="1515728823">
          <w:marLeft w:val="640"/>
          <w:marRight w:val="0"/>
          <w:marTop w:val="0"/>
          <w:marBottom w:val="0"/>
          <w:divBdr>
            <w:top w:val="none" w:sz="0" w:space="0" w:color="auto"/>
            <w:left w:val="none" w:sz="0" w:space="0" w:color="auto"/>
            <w:bottom w:val="none" w:sz="0" w:space="0" w:color="auto"/>
            <w:right w:val="none" w:sz="0" w:space="0" w:color="auto"/>
          </w:divBdr>
        </w:div>
        <w:div w:id="143393017">
          <w:marLeft w:val="640"/>
          <w:marRight w:val="0"/>
          <w:marTop w:val="0"/>
          <w:marBottom w:val="0"/>
          <w:divBdr>
            <w:top w:val="none" w:sz="0" w:space="0" w:color="auto"/>
            <w:left w:val="none" w:sz="0" w:space="0" w:color="auto"/>
            <w:bottom w:val="none" w:sz="0" w:space="0" w:color="auto"/>
            <w:right w:val="none" w:sz="0" w:space="0" w:color="auto"/>
          </w:divBdr>
        </w:div>
        <w:div w:id="1615404522">
          <w:marLeft w:val="640"/>
          <w:marRight w:val="0"/>
          <w:marTop w:val="0"/>
          <w:marBottom w:val="0"/>
          <w:divBdr>
            <w:top w:val="none" w:sz="0" w:space="0" w:color="auto"/>
            <w:left w:val="none" w:sz="0" w:space="0" w:color="auto"/>
            <w:bottom w:val="none" w:sz="0" w:space="0" w:color="auto"/>
            <w:right w:val="none" w:sz="0" w:space="0" w:color="auto"/>
          </w:divBdr>
        </w:div>
        <w:div w:id="653606486">
          <w:marLeft w:val="640"/>
          <w:marRight w:val="0"/>
          <w:marTop w:val="0"/>
          <w:marBottom w:val="0"/>
          <w:divBdr>
            <w:top w:val="none" w:sz="0" w:space="0" w:color="auto"/>
            <w:left w:val="none" w:sz="0" w:space="0" w:color="auto"/>
            <w:bottom w:val="none" w:sz="0" w:space="0" w:color="auto"/>
            <w:right w:val="none" w:sz="0" w:space="0" w:color="auto"/>
          </w:divBdr>
        </w:div>
        <w:div w:id="212695491">
          <w:marLeft w:val="640"/>
          <w:marRight w:val="0"/>
          <w:marTop w:val="0"/>
          <w:marBottom w:val="0"/>
          <w:divBdr>
            <w:top w:val="none" w:sz="0" w:space="0" w:color="auto"/>
            <w:left w:val="none" w:sz="0" w:space="0" w:color="auto"/>
            <w:bottom w:val="none" w:sz="0" w:space="0" w:color="auto"/>
            <w:right w:val="none" w:sz="0" w:space="0" w:color="auto"/>
          </w:divBdr>
        </w:div>
        <w:div w:id="1556355327">
          <w:marLeft w:val="640"/>
          <w:marRight w:val="0"/>
          <w:marTop w:val="0"/>
          <w:marBottom w:val="0"/>
          <w:divBdr>
            <w:top w:val="none" w:sz="0" w:space="0" w:color="auto"/>
            <w:left w:val="none" w:sz="0" w:space="0" w:color="auto"/>
            <w:bottom w:val="none" w:sz="0" w:space="0" w:color="auto"/>
            <w:right w:val="none" w:sz="0" w:space="0" w:color="auto"/>
          </w:divBdr>
        </w:div>
        <w:div w:id="221329009">
          <w:marLeft w:val="640"/>
          <w:marRight w:val="0"/>
          <w:marTop w:val="0"/>
          <w:marBottom w:val="0"/>
          <w:divBdr>
            <w:top w:val="none" w:sz="0" w:space="0" w:color="auto"/>
            <w:left w:val="none" w:sz="0" w:space="0" w:color="auto"/>
            <w:bottom w:val="none" w:sz="0" w:space="0" w:color="auto"/>
            <w:right w:val="none" w:sz="0" w:space="0" w:color="auto"/>
          </w:divBdr>
        </w:div>
        <w:div w:id="700859276">
          <w:marLeft w:val="640"/>
          <w:marRight w:val="0"/>
          <w:marTop w:val="0"/>
          <w:marBottom w:val="0"/>
          <w:divBdr>
            <w:top w:val="none" w:sz="0" w:space="0" w:color="auto"/>
            <w:left w:val="none" w:sz="0" w:space="0" w:color="auto"/>
            <w:bottom w:val="none" w:sz="0" w:space="0" w:color="auto"/>
            <w:right w:val="none" w:sz="0" w:space="0" w:color="auto"/>
          </w:divBdr>
        </w:div>
        <w:div w:id="1635136737">
          <w:marLeft w:val="640"/>
          <w:marRight w:val="0"/>
          <w:marTop w:val="0"/>
          <w:marBottom w:val="0"/>
          <w:divBdr>
            <w:top w:val="none" w:sz="0" w:space="0" w:color="auto"/>
            <w:left w:val="none" w:sz="0" w:space="0" w:color="auto"/>
            <w:bottom w:val="none" w:sz="0" w:space="0" w:color="auto"/>
            <w:right w:val="none" w:sz="0" w:space="0" w:color="auto"/>
          </w:divBdr>
        </w:div>
        <w:div w:id="959265848">
          <w:marLeft w:val="640"/>
          <w:marRight w:val="0"/>
          <w:marTop w:val="0"/>
          <w:marBottom w:val="0"/>
          <w:divBdr>
            <w:top w:val="none" w:sz="0" w:space="0" w:color="auto"/>
            <w:left w:val="none" w:sz="0" w:space="0" w:color="auto"/>
            <w:bottom w:val="none" w:sz="0" w:space="0" w:color="auto"/>
            <w:right w:val="none" w:sz="0" w:space="0" w:color="auto"/>
          </w:divBdr>
        </w:div>
        <w:div w:id="1485707224">
          <w:marLeft w:val="640"/>
          <w:marRight w:val="0"/>
          <w:marTop w:val="0"/>
          <w:marBottom w:val="0"/>
          <w:divBdr>
            <w:top w:val="none" w:sz="0" w:space="0" w:color="auto"/>
            <w:left w:val="none" w:sz="0" w:space="0" w:color="auto"/>
            <w:bottom w:val="none" w:sz="0" w:space="0" w:color="auto"/>
            <w:right w:val="none" w:sz="0" w:space="0" w:color="auto"/>
          </w:divBdr>
        </w:div>
        <w:div w:id="1486121334">
          <w:marLeft w:val="640"/>
          <w:marRight w:val="0"/>
          <w:marTop w:val="0"/>
          <w:marBottom w:val="0"/>
          <w:divBdr>
            <w:top w:val="none" w:sz="0" w:space="0" w:color="auto"/>
            <w:left w:val="none" w:sz="0" w:space="0" w:color="auto"/>
            <w:bottom w:val="none" w:sz="0" w:space="0" w:color="auto"/>
            <w:right w:val="none" w:sz="0" w:space="0" w:color="auto"/>
          </w:divBdr>
        </w:div>
        <w:div w:id="2086174319">
          <w:marLeft w:val="640"/>
          <w:marRight w:val="0"/>
          <w:marTop w:val="0"/>
          <w:marBottom w:val="0"/>
          <w:divBdr>
            <w:top w:val="none" w:sz="0" w:space="0" w:color="auto"/>
            <w:left w:val="none" w:sz="0" w:space="0" w:color="auto"/>
            <w:bottom w:val="none" w:sz="0" w:space="0" w:color="auto"/>
            <w:right w:val="none" w:sz="0" w:space="0" w:color="auto"/>
          </w:divBdr>
        </w:div>
        <w:div w:id="197356922">
          <w:marLeft w:val="640"/>
          <w:marRight w:val="0"/>
          <w:marTop w:val="0"/>
          <w:marBottom w:val="0"/>
          <w:divBdr>
            <w:top w:val="none" w:sz="0" w:space="0" w:color="auto"/>
            <w:left w:val="none" w:sz="0" w:space="0" w:color="auto"/>
            <w:bottom w:val="none" w:sz="0" w:space="0" w:color="auto"/>
            <w:right w:val="none" w:sz="0" w:space="0" w:color="auto"/>
          </w:divBdr>
        </w:div>
        <w:div w:id="2057656700">
          <w:marLeft w:val="640"/>
          <w:marRight w:val="0"/>
          <w:marTop w:val="0"/>
          <w:marBottom w:val="0"/>
          <w:divBdr>
            <w:top w:val="none" w:sz="0" w:space="0" w:color="auto"/>
            <w:left w:val="none" w:sz="0" w:space="0" w:color="auto"/>
            <w:bottom w:val="none" w:sz="0" w:space="0" w:color="auto"/>
            <w:right w:val="none" w:sz="0" w:space="0" w:color="auto"/>
          </w:divBdr>
        </w:div>
        <w:div w:id="475535282">
          <w:marLeft w:val="640"/>
          <w:marRight w:val="0"/>
          <w:marTop w:val="0"/>
          <w:marBottom w:val="0"/>
          <w:divBdr>
            <w:top w:val="none" w:sz="0" w:space="0" w:color="auto"/>
            <w:left w:val="none" w:sz="0" w:space="0" w:color="auto"/>
            <w:bottom w:val="none" w:sz="0" w:space="0" w:color="auto"/>
            <w:right w:val="none" w:sz="0" w:space="0" w:color="auto"/>
          </w:divBdr>
        </w:div>
        <w:div w:id="418063959">
          <w:marLeft w:val="640"/>
          <w:marRight w:val="0"/>
          <w:marTop w:val="0"/>
          <w:marBottom w:val="0"/>
          <w:divBdr>
            <w:top w:val="none" w:sz="0" w:space="0" w:color="auto"/>
            <w:left w:val="none" w:sz="0" w:space="0" w:color="auto"/>
            <w:bottom w:val="none" w:sz="0" w:space="0" w:color="auto"/>
            <w:right w:val="none" w:sz="0" w:space="0" w:color="auto"/>
          </w:divBdr>
        </w:div>
        <w:div w:id="1861163556">
          <w:marLeft w:val="640"/>
          <w:marRight w:val="0"/>
          <w:marTop w:val="0"/>
          <w:marBottom w:val="0"/>
          <w:divBdr>
            <w:top w:val="none" w:sz="0" w:space="0" w:color="auto"/>
            <w:left w:val="none" w:sz="0" w:space="0" w:color="auto"/>
            <w:bottom w:val="none" w:sz="0" w:space="0" w:color="auto"/>
            <w:right w:val="none" w:sz="0" w:space="0" w:color="auto"/>
          </w:divBdr>
        </w:div>
        <w:div w:id="1563983803">
          <w:marLeft w:val="640"/>
          <w:marRight w:val="0"/>
          <w:marTop w:val="0"/>
          <w:marBottom w:val="0"/>
          <w:divBdr>
            <w:top w:val="none" w:sz="0" w:space="0" w:color="auto"/>
            <w:left w:val="none" w:sz="0" w:space="0" w:color="auto"/>
            <w:bottom w:val="none" w:sz="0" w:space="0" w:color="auto"/>
            <w:right w:val="none" w:sz="0" w:space="0" w:color="auto"/>
          </w:divBdr>
        </w:div>
        <w:div w:id="1382632676">
          <w:marLeft w:val="640"/>
          <w:marRight w:val="0"/>
          <w:marTop w:val="0"/>
          <w:marBottom w:val="0"/>
          <w:divBdr>
            <w:top w:val="none" w:sz="0" w:space="0" w:color="auto"/>
            <w:left w:val="none" w:sz="0" w:space="0" w:color="auto"/>
            <w:bottom w:val="none" w:sz="0" w:space="0" w:color="auto"/>
            <w:right w:val="none" w:sz="0" w:space="0" w:color="auto"/>
          </w:divBdr>
        </w:div>
        <w:div w:id="1832943554">
          <w:marLeft w:val="640"/>
          <w:marRight w:val="0"/>
          <w:marTop w:val="0"/>
          <w:marBottom w:val="0"/>
          <w:divBdr>
            <w:top w:val="none" w:sz="0" w:space="0" w:color="auto"/>
            <w:left w:val="none" w:sz="0" w:space="0" w:color="auto"/>
            <w:bottom w:val="none" w:sz="0" w:space="0" w:color="auto"/>
            <w:right w:val="none" w:sz="0" w:space="0" w:color="auto"/>
          </w:divBdr>
        </w:div>
        <w:div w:id="1837106633">
          <w:marLeft w:val="640"/>
          <w:marRight w:val="0"/>
          <w:marTop w:val="0"/>
          <w:marBottom w:val="0"/>
          <w:divBdr>
            <w:top w:val="none" w:sz="0" w:space="0" w:color="auto"/>
            <w:left w:val="none" w:sz="0" w:space="0" w:color="auto"/>
            <w:bottom w:val="none" w:sz="0" w:space="0" w:color="auto"/>
            <w:right w:val="none" w:sz="0" w:space="0" w:color="auto"/>
          </w:divBdr>
        </w:div>
        <w:div w:id="70350826">
          <w:marLeft w:val="640"/>
          <w:marRight w:val="0"/>
          <w:marTop w:val="0"/>
          <w:marBottom w:val="0"/>
          <w:divBdr>
            <w:top w:val="none" w:sz="0" w:space="0" w:color="auto"/>
            <w:left w:val="none" w:sz="0" w:space="0" w:color="auto"/>
            <w:bottom w:val="none" w:sz="0" w:space="0" w:color="auto"/>
            <w:right w:val="none" w:sz="0" w:space="0" w:color="auto"/>
          </w:divBdr>
        </w:div>
        <w:div w:id="111167924">
          <w:marLeft w:val="640"/>
          <w:marRight w:val="0"/>
          <w:marTop w:val="0"/>
          <w:marBottom w:val="0"/>
          <w:divBdr>
            <w:top w:val="none" w:sz="0" w:space="0" w:color="auto"/>
            <w:left w:val="none" w:sz="0" w:space="0" w:color="auto"/>
            <w:bottom w:val="none" w:sz="0" w:space="0" w:color="auto"/>
            <w:right w:val="none" w:sz="0" w:space="0" w:color="auto"/>
          </w:divBdr>
        </w:div>
        <w:div w:id="298997276">
          <w:marLeft w:val="640"/>
          <w:marRight w:val="0"/>
          <w:marTop w:val="0"/>
          <w:marBottom w:val="0"/>
          <w:divBdr>
            <w:top w:val="none" w:sz="0" w:space="0" w:color="auto"/>
            <w:left w:val="none" w:sz="0" w:space="0" w:color="auto"/>
            <w:bottom w:val="none" w:sz="0" w:space="0" w:color="auto"/>
            <w:right w:val="none" w:sz="0" w:space="0" w:color="auto"/>
          </w:divBdr>
        </w:div>
        <w:div w:id="461963632">
          <w:marLeft w:val="640"/>
          <w:marRight w:val="0"/>
          <w:marTop w:val="0"/>
          <w:marBottom w:val="0"/>
          <w:divBdr>
            <w:top w:val="none" w:sz="0" w:space="0" w:color="auto"/>
            <w:left w:val="none" w:sz="0" w:space="0" w:color="auto"/>
            <w:bottom w:val="none" w:sz="0" w:space="0" w:color="auto"/>
            <w:right w:val="none" w:sz="0" w:space="0" w:color="auto"/>
          </w:divBdr>
        </w:div>
        <w:div w:id="622033698">
          <w:marLeft w:val="640"/>
          <w:marRight w:val="0"/>
          <w:marTop w:val="0"/>
          <w:marBottom w:val="0"/>
          <w:divBdr>
            <w:top w:val="none" w:sz="0" w:space="0" w:color="auto"/>
            <w:left w:val="none" w:sz="0" w:space="0" w:color="auto"/>
            <w:bottom w:val="none" w:sz="0" w:space="0" w:color="auto"/>
            <w:right w:val="none" w:sz="0" w:space="0" w:color="auto"/>
          </w:divBdr>
        </w:div>
        <w:div w:id="1643657922">
          <w:marLeft w:val="640"/>
          <w:marRight w:val="0"/>
          <w:marTop w:val="0"/>
          <w:marBottom w:val="0"/>
          <w:divBdr>
            <w:top w:val="none" w:sz="0" w:space="0" w:color="auto"/>
            <w:left w:val="none" w:sz="0" w:space="0" w:color="auto"/>
            <w:bottom w:val="none" w:sz="0" w:space="0" w:color="auto"/>
            <w:right w:val="none" w:sz="0" w:space="0" w:color="auto"/>
          </w:divBdr>
        </w:div>
        <w:div w:id="801266747">
          <w:marLeft w:val="640"/>
          <w:marRight w:val="0"/>
          <w:marTop w:val="0"/>
          <w:marBottom w:val="0"/>
          <w:divBdr>
            <w:top w:val="none" w:sz="0" w:space="0" w:color="auto"/>
            <w:left w:val="none" w:sz="0" w:space="0" w:color="auto"/>
            <w:bottom w:val="none" w:sz="0" w:space="0" w:color="auto"/>
            <w:right w:val="none" w:sz="0" w:space="0" w:color="auto"/>
          </w:divBdr>
        </w:div>
        <w:div w:id="1639535305">
          <w:marLeft w:val="640"/>
          <w:marRight w:val="0"/>
          <w:marTop w:val="0"/>
          <w:marBottom w:val="0"/>
          <w:divBdr>
            <w:top w:val="none" w:sz="0" w:space="0" w:color="auto"/>
            <w:left w:val="none" w:sz="0" w:space="0" w:color="auto"/>
            <w:bottom w:val="none" w:sz="0" w:space="0" w:color="auto"/>
            <w:right w:val="none" w:sz="0" w:space="0" w:color="auto"/>
          </w:divBdr>
        </w:div>
        <w:div w:id="351154466">
          <w:marLeft w:val="640"/>
          <w:marRight w:val="0"/>
          <w:marTop w:val="0"/>
          <w:marBottom w:val="0"/>
          <w:divBdr>
            <w:top w:val="none" w:sz="0" w:space="0" w:color="auto"/>
            <w:left w:val="none" w:sz="0" w:space="0" w:color="auto"/>
            <w:bottom w:val="none" w:sz="0" w:space="0" w:color="auto"/>
            <w:right w:val="none" w:sz="0" w:space="0" w:color="auto"/>
          </w:divBdr>
        </w:div>
        <w:div w:id="2031567492">
          <w:marLeft w:val="640"/>
          <w:marRight w:val="0"/>
          <w:marTop w:val="0"/>
          <w:marBottom w:val="0"/>
          <w:divBdr>
            <w:top w:val="none" w:sz="0" w:space="0" w:color="auto"/>
            <w:left w:val="none" w:sz="0" w:space="0" w:color="auto"/>
            <w:bottom w:val="none" w:sz="0" w:space="0" w:color="auto"/>
            <w:right w:val="none" w:sz="0" w:space="0" w:color="auto"/>
          </w:divBdr>
        </w:div>
        <w:div w:id="1506744967">
          <w:marLeft w:val="640"/>
          <w:marRight w:val="0"/>
          <w:marTop w:val="0"/>
          <w:marBottom w:val="0"/>
          <w:divBdr>
            <w:top w:val="none" w:sz="0" w:space="0" w:color="auto"/>
            <w:left w:val="none" w:sz="0" w:space="0" w:color="auto"/>
            <w:bottom w:val="none" w:sz="0" w:space="0" w:color="auto"/>
            <w:right w:val="none" w:sz="0" w:space="0" w:color="auto"/>
          </w:divBdr>
        </w:div>
        <w:div w:id="919868608">
          <w:marLeft w:val="640"/>
          <w:marRight w:val="0"/>
          <w:marTop w:val="0"/>
          <w:marBottom w:val="0"/>
          <w:divBdr>
            <w:top w:val="none" w:sz="0" w:space="0" w:color="auto"/>
            <w:left w:val="none" w:sz="0" w:space="0" w:color="auto"/>
            <w:bottom w:val="none" w:sz="0" w:space="0" w:color="auto"/>
            <w:right w:val="none" w:sz="0" w:space="0" w:color="auto"/>
          </w:divBdr>
        </w:div>
        <w:div w:id="611981774">
          <w:marLeft w:val="640"/>
          <w:marRight w:val="0"/>
          <w:marTop w:val="0"/>
          <w:marBottom w:val="0"/>
          <w:divBdr>
            <w:top w:val="none" w:sz="0" w:space="0" w:color="auto"/>
            <w:left w:val="none" w:sz="0" w:space="0" w:color="auto"/>
            <w:bottom w:val="none" w:sz="0" w:space="0" w:color="auto"/>
            <w:right w:val="none" w:sz="0" w:space="0" w:color="auto"/>
          </w:divBdr>
        </w:div>
        <w:div w:id="2121295440">
          <w:marLeft w:val="640"/>
          <w:marRight w:val="0"/>
          <w:marTop w:val="0"/>
          <w:marBottom w:val="0"/>
          <w:divBdr>
            <w:top w:val="none" w:sz="0" w:space="0" w:color="auto"/>
            <w:left w:val="none" w:sz="0" w:space="0" w:color="auto"/>
            <w:bottom w:val="none" w:sz="0" w:space="0" w:color="auto"/>
            <w:right w:val="none" w:sz="0" w:space="0" w:color="auto"/>
          </w:divBdr>
        </w:div>
        <w:div w:id="674041084">
          <w:marLeft w:val="640"/>
          <w:marRight w:val="0"/>
          <w:marTop w:val="0"/>
          <w:marBottom w:val="0"/>
          <w:divBdr>
            <w:top w:val="none" w:sz="0" w:space="0" w:color="auto"/>
            <w:left w:val="none" w:sz="0" w:space="0" w:color="auto"/>
            <w:bottom w:val="none" w:sz="0" w:space="0" w:color="auto"/>
            <w:right w:val="none" w:sz="0" w:space="0" w:color="auto"/>
          </w:divBdr>
        </w:div>
        <w:div w:id="871311330">
          <w:marLeft w:val="640"/>
          <w:marRight w:val="0"/>
          <w:marTop w:val="0"/>
          <w:marBottom w:val="0"/>
          <w:divBdr>
            <w:top w:val="none" w:sz="0" w:space="0" w:color="auto"/>
            <w:left w:val="none" w:sz="0" w:space="0" w:color="auto"/>
            <w:bottom w:val="none" w:sz="0" w:space="0" w:color="auto"/>
            <w:right w:val="none" w:sz="0" w:space="0" w:color="auto"/>
          </w:divBdr>
        </w:div>
        <w:div w:id="623269937">
          <w:marLeft w:val="640"/>
          <w:marRight w:val="0"/>
          <w:marTop w:val="0"/>
          <w:marBottom w:val="0"/>
          <w:divBdr>
            <w:top w:val="none" w:sz="0" w:space="0" w:color="auto"/>
            <w:left w:val="none" w:sz="0" w:space="0" w:color="auto"/>
            <w:bottom w:val="none" w:sz="0" w:space="0" w:color="auto"/>
            <w:right w:val="none" w:sz="0" w:space="0" w:color="auto"/>
          </w:divBdr>
        </w:div>
        <w:div w:id="1985155562">
          <w:marLeft w:val="640"/>
          <w:marRight w:val="0"/>
          <w:marTop w:val="0"/>
          <w:marBottom w:val="0"/>
          <w:divBdr>
            <w:top w:val="none" w:sz="0" w:space="0" w:color="auto"/>
            <w:left w:val="none" w:sz="0" w:space="0" w:color="auto"/>
            <w:bottom w:val="none" w:sz="0" w:space="0" w:color="auto"/>
            <w:right w:val="none" w:sz="0" w:space="0" w:color="auto"/>
          </w:divBdr>
        </w:div>
        <w:div w:id="1032728125">
          <w:marLeft w:val="640"/>
          <w:marRight w:val="0"/>
          <w:marTop w:val="0"/>
          <w:marBottom w:val="0"/>
          <w:divBdr>
            <w:top w:val="none" w:sz="0" w:space="0" w:color="auto"/>
            <w:left w:val="none" w:sz="0" w:space="0" w:color="auto"/>
            <w:bottom w:val="none" w:sz="0" w:space="0" w:color="auto"/>
            <w:right w:val="none" w:sz="0" w:space="0" w:color="auto"/>
          </w:divBdr>
        </w:div>
        <w:div w:id="5059407">
          <w:marLeft w:val="640"/>
          <w:marRight w:val="0"/>
          <w:marTop w:val="0"/>
          <w:marBottom w:val="0"/>
          <w:divBdr>
            <w:top w:val="none" w:sz="0" w:space="0" w:color="auto"/>
            <w:left w:val="none" w:sz="0" w:space="0" w:color="auto"/>
            <w:bottom w:val="none" w:sz="0" w:space="0" w:color="auto"/>
            <w:right w:val="none" w:sz="0" w:space="0" w:color="auto"/>
          </w:divBdr>
        </w:div>
        <w:div w:id="2102676757">
          <w:marLeft w:val="640"/>
          <w:marRight w:val="0"/>
          <w:marTop w:val="0"/>
          <w:marBottom w:val="0"/>
          <w:divBdr>
            <w:top w:val="none" w:sz="0" w:space="0" w:color="auto"/>
            <w:left w:val="none" w:sz="0" w:space="0" w:color="auto"/>
            <w:bottom w:val="none" w:sz="0" w:space="0" w:color="auto"/>
            <w:right w:val="none" w:sz="0" w:space="0" w:color="auto"/>
          </w:divBdr>
        </w:div>
        <w:div w:id="1308626414">
          <w:marLeft w:val="640"/>
          <w:marRight w:val="0"/>
          <w:marTop w:val="0"/>
          <w:marBottom w:val="0"/>
          <w:divBdr>
            <w:top w:val="none" w:sz="0" w:space="0" w:color="auto"/>
            <w:left w:val="none" w:sz="0" w:space="0" w:color="auto"/>
            <w:bottom w:val="none" w:sz="0" w:space="0" w:color="auto"/>
            <w:right w:val="none" w:sz="0" w:space="0" w:color="auto"/>
          </w:divBdr>
        </w:div>
        <w:div w:id="1598631817">
          <w:marLeft w:val="640"/>
          <w:marRight w:val="0"/>
          <w:marTop w:val="0"/>
          <w:marBottom w:val="0"/>
          <w:divBdr>
            <w:top w:val="none" w:sz="0" w:space="0" w:color="auto"/>
            <w:left w:val="none" w:sz="0" w:space="0" w:color="auto"/>
            <w:bottom w:val="none" w:sz="0" w:space="0" w:color="auto"/>
            <w:right w:val="none" w:sz="0" w:space="0" w:color="auto"/>
          </w:divBdr>
        </w:div>
        <w:div w:id="894122344">
          <w:marLeft w:val="640"/>
          <w:marRight w:val="0"/>
          <w:marTop w:val="0"/>
          <w:marBottom w:val="0"/>
          <w:divBdr>
            <w:top w:val="none" w:sz="0" w:space="0" w:color="auto"/>
            <w:left w:val="none" w:sz="0" w:space="0" w:color="auto"/>
            <w:bottom w:val="none" w:sz="0" w:space="0" w:color="auto"/>
            <w:right w:val="none" w:sz="0" w:space="0" w:color="auto"/>
          </w:divBdr>
        </w:div>
        <w:div w:id="1822694036">
          <w:marLeft w:val="640"/>
          <w:marRight w:val="0"/>
          <w:marTop w:val="0"/>
          <w:marBottom w:val="0"/>
          <w:divBdr>
            <w:top w:val="none" w:sz="0" w:space="0" w:color="auto"/>
            <w:left w:val="none" w:sz="0" w:space="0" w:color="auto"/>
            <w:bottom w:val="none" w:sz="0" w:space="0" w:color="auto"/>
            <w:right w:val="none" w:sz="0" w:space="0" w:color="auto"/>
          </w:divBdr>
        </w:div>
        <w:div w:id="855342828">
          <w:marLeft w:val="640"/>
          <w:marRight w:val="0"/>
          <w:marTop w:val="0"/>
          <w:marBottom w:val="0"/>
          <w:divBdr>
            <w:top w:val="none" w:sz="0" w:space="0" w:color="auto"/>
            <w:left w:val="none" w:sz="0" w:space="0" w:color="auto"/>
            <w:bottom w:val="none" w:sz="0" w:space="0" w:color="auto"/>
            <w:right w:val="none" w:sz="0" w:space="0" w:color="auto"/>
          </w:divBdr>
        </w:div>
        <w:div w:id="1161964621">
          <w:marLeft w:val="640"/>
          <w:marRight w:val="0"/>
          <w:marTop w:val="0"/>
          <w:marBottom w:val="0"/>
          <w:divBdr>
            <w:top w:val="none" w:sz="0" w:space="0" w:color="auto"/>
            <w:left w:val="none" w:sz="0" w:space="0" w:color="auto"/>
            <w:bottom w:val="none" w:sz="0" w:space="0" w:color="auto"/>
            <w:right w:val="none" w:sz="0" w:space="0" w:color="auto"/>
          </w:divBdr>
        </w:div>
        <w:div w:id="307512812">
          <w:marLeft w:val="640"/>
          <w:marRight w:val="0"/>
          <w:marTop w:val="0"/>
          <w:marBottom w:val="0"/>
          <w:divBdr>
            <w:top w:val="none" w:sz="0" w:space="0" w:color="auto"/>
            <w:left w:val="none" w:sz="0" w:space="0" w:color="auto"/>
            <w:bottom w:val="none" w:sz="0" w:space="0" w:color="auto"/>
            <w:right w:val="none" w:sz="0" w:space="0" w:color="auto"/>
          </w:divBdr>
        </w:div>
        <w:div w:id="2129011943">
          <w:marLeft w:val="640"/>
          <w:marRight w:val="0"/>
          <w:marTop w:val="0"/>
          <w:marBottom w:val="0"/>
          <w:divBdr>
            <w:top w:val="none" w:sz="0" w:space="0" w:color="auto"/>
            <w:left w:val="none" w:sz="0" w:space="0" w:color="auto"/>
            <w:bottom w:val="none" w:sz="0" w:space="0" w:color="auto"/>
            <w:right w:val="none" w:sz="0" w:space="0" w:color="auto"/>
          </w:divBdr>
        </w:div>
        <w:div w:id="1068696499">
          <w:marLeft w:val="640"/>
          <w:marRight w:val="0"/>
          <w:marTop w:val="0"/>
          <w:marBottom w:val="0"/>
          <w:divBdr>
            <w:top w:val="none" w:sz="0" w:space="0" w:color="auto"/>
            <w:left w:val="none" w:sz="0" w:space="0" w:color="auto"/>
            <w:bottom w:val="none" w:sz="0" w:space="0" w:color="auto"/>
            <w:right w:val="none" w:sz="0" w:space="0" w:color="auto"/>
          </w:divBdr>
        </w:div>
        <w:div w:id="1776705382">
          <w:marLeft w:val="640"/>
          <w:marRight w:val="0"/>
          <w:marTop w:val="0"/>
          <w:marBottom w:val="0"/>
          <w:divBdr>
            <w:top w:val="none" w:sz="0" w:space="0" w:color="auto"/>
            <w:left w:val="none" w:sz="0" w:space="0" w:color="auto"/>
            <w:bottom w:val="none" w:sz="0" w:space="0" w:color="auto"/>
            <w:right w:val="none" w:sz="0" w:space="0" w:color="auto"/>
          </w:divBdr>
        </w:div>
        <w:div w:id="1599754083">
          <w:marLeft w:val="640"/>
          <w:marRight w:val="0"/>
          <w:marTop w:val="0"/>
          <w:marBottom w:val="0"/>
          <w:divBdr>
            <w:top w:val="none" w:sz="0" w:space="0" w:color="auto"/>
            <w:left w:val="none" w:sz="0" w:space="0" w:color="auto"/>
            <w:bottom w:val="none" w:sz="0" w:space="0" w:color="auto"/>
            <w:right w:val="none" w:sz="0" w:space="0" w:color="auto"/>
          </w:divBdr>
        </w:div>
        <w:div w:id="987246561">
          <w:marLeft w:val="640"/>
          <w:marRight w:val="0"/>
          <w:marTop w:val="0"/>
          <w:marBottom w:val="0"/>
          <w:divBdr>
            <w:top w:val="none" w:sz="0" w:space="0" w:color="auto"/>
            <w:left w:val="none" w:sz="0" w:space="0" w:color="auto"/>
            <w:bottom w:val="none" w:sz="0" w:space="0" w:color="auto"/>
            <w:right w:val="none" w:sz="0" w:space="0" w:color="auto"/>
          </w:divBdr>
        </w:div>
        <w:div w:id="1875265777">
          <w:marLeft w:val="640"/>
          <w:marRight w:val="0"/>
          <w:marTop w:val="0"/>
          <w:marBottom w:val="0"/>
          <w:divBdr>
            <w:top w:val="none" w:sz="0" w:space="0" w:color="auto"/>
            <w:left w:val="none" w:sz="0" w:space="0" w:color="auto"/>
            <w:bottom w:val="none" w:sz="0" w:space="0" w:color="auto"/>
            <w:right w:val="none" w:sz="0" w:space="0" w:color="auto"/>
          </w:divBdr>
        </w:div>
        <w:div w:id="1367171151">
          <w:marLeft w:val="640"/>
          <w:marRight w:val="0"/>
          <w:marTop w:val="0"/>
          <w:marBottom w:val="0"/>
          <w:divBdr>
            <w:top w:val="none" w:sz="0" w:space="0" w:color="auto"/>
            <w:left w:val="none" w:sz="0" w:space="0" w:color="auto"/>
            <w:bottom w:val="none" w:sz="0" w:space="0" w:color="auto"/>
            <w:right w:val="none" w:sz="0" w:space="0" w:color="auto"/>
          </w:divBdr>
        </w:div>
        <w:div w:id="1816097022">
          <w:marLeft w:val="640"/>
          <w:marRight w:val="0"/>
          <w:marTop w:val="0"/>
          <w:marBottom w:val="0"/>
          <w:divBdr>
            <w:top w:val="none" w:sz="0" w:space="0" w:color="auto"/>
            <w:left w:val="none" w:sz="0" w:space="0" w:color="auto"/>
            <w:bottom w:val="none" w:sz="0" w:space="0" w:color="auto"/>
            <w:right w:val="none" w:sz="0" w:space="0" w:color="auto"/>
          </w:divBdr>
        </w:div>
        <w:div w:id="1911499060">
          <w:marLeft w:val="640"/>
          <w:marRight w:val="0"/>
          <w:marTop w:val="0"/>
          <w:marBottom w:val="0"/>
          <w:divBdr>
            <w:top w:val="none" w:sz="0" w:space="0" w:color="auto"/>
            <w:left w:val="none" w:sz="0" w:space="0" w:color="auto"/>
            <w:bottom w:val="none" w:sz="0" w:space="0" w:color="auto"/>
            <w:right w:val="none" w:sz="0" w:space="0" w:color="auto"/>
          </w:divBdr>
        </w:div>
        <w:div w:id="856968781">
          <w:marLeft w:val="640"/>
          <w:marRight w:val="0"/>
          <w:marTop w:val="0"/>
          <w:marBottom w:val="0"/>
          <w:divBdr>
            <w:top w:val="none" w:sz="0" w:space="0" w:color="auto"/>
            <w:left w:val="none" w:sz="0" w:space="0" w:color="auto"/>
            <w:bottom w:val="none" w:sz="0" w:space="0" w:color="auto"/>
            <w:right w:val="none" w:sz="0" w:space="0" w:color="auto"/>
          </w:divBdr>
        </w:div>
        <w:div w:id="1867284433">
          <w:marLeft w:val="640"/>
          <w:marRight w:val="0"/>
          <w:marTop w:val="0"/>
          <w:marBottom w:val="0"/>
          <w:divBdr>
            <w:top w:val="none" w:sz="0" w:space="0" w:color="auto"/>
            <w:left w:val="none" w:sz="0" w:space="0" w:color="auto"/>
            <w:bottom w:val="none" w:sz="0" w:space="0" w:color="auto"/>
            <w:right w:val="none" w:sz="0" w:space="0" w:color="auto"/>
          </w:divBdr>
        </w:div>
        <w:div w:id="734082213">
          <w:marLeft w:val="640"/>
          <w:marRight w:val="0"/>
          <w:marTop w:val="0"/>
          <w:marBottom w:val="0"/>
          <w:divBdr>
            <w:top w:val="none" w:sz="0" w:space="0" w:color="auto"/>
            <w:left w:val="none" w:sz="0" w:space="0" w:color="auto"/>
            <w:bottom w:val="none" w:sz="0" w:space="0" w:color="auto"/>
            <w:right w:val="none" w:sz="0" w:space="0" w:color="auto"/>
          </w:divBdr>
        </w:div>
        <w:div w:id="897588720">
          <w:marLeft w:val="640"/>
          <w:marRight w:val="0"/>
          <w:marTop w:val="0"/>
          <w:marBottom w:val="0"/>
          <w:divBdr>
            <w:top w:val="none" w:sz="0" w:space="0" w:color="auto"/>
            <w:left w:val="none" w:sz="0" w:space="0" w:color="auto"/>
            <w:bottom w:val="none" w:sz="0" w:space="0" w:color="auto"/>
            <w:right w:val="none" w:sz="0" w:space="0" w:color="auto"/>
          </w:divBdr>
        </w:div>
        <w:div w:id="74398692">
          <w:marLeft w:val="640"/>
          <w:marRight w:val="0"/>
          <w:marTop w:val="0"/>
          <w:marBottom w:val="0"/>
          <w:divBdr>
            <w:top w:val="none" w:sz="0" w:space="0" w:color="auto"/>
            <w:left w:val="none" w:sz="0" w:space="0" w:color="auto"/>
            <w:bottom w:val="none" w:sz="0" w:space="0" w:color="auto"/>
            <w:right w:val="none" w:sz="0" w:space="0" w:color="auto"/>
          </w:divBdr>
        </w:div>
        <w:div w:id="806973060">
          <w:marLeft w:val="640"/>
          <w:marRight w:val="0"/>
          <w:marTop w:val="0"/>
          <w:marBottom w:val="0"/>
          <w:divBdr>
            <w:top w:val="none" w:sz="0" w:space="0" w:color="auto"/>
            <w:left w:val="none" w:sz="0" w:space="0" w:color="auto"/>
            <w:bottom w:val="none" w:sz="0" w:space="0" w:color="auto"/>
            <w:right w:val="none" w:sz="0" w:space="0" w:color="auto"/>
          </w:divBdr>
        </w:div>
        <w:div w:id="1956018895">
          <w:marLeft w:val="640"/>
          <w:marRight w:val="0"/>
          <w:marTop w:val="0"/>
          <w:marBottom w:val="0"/>
          <w:divBdr>
            <w:top w:val="none" w:sz="0" w:space="0" w:color="auto"/>
            <w:left w:val="none" w:sz="0" w:space="0" w:color="auto"/>
            <w:bottom w:val="none" w:sz="0" w:space="0" w:color="auto"/>
            <w:right w:val="none" w:sz="0" w:space="0" w:color="auto"/>
          </w:divBdr>
        </w:div>
        <w:div w:id="2108883941">
          <w:marLeft w:val="640"/>
          <w:marRight w:val="0"/>
          <w:marTop w:val="0"/>
          <w:marBottom w:val="0"/>
          <w:divBdr>
            <w:top w:val="none" w:sz="0" w:space="0" w:color="auto"/>
            <w:left w:val="none" w:sz="0" w:space="0" w:color="auto"/>
            <w:bottom w:val="none" w:sz="0" w:space="0" w:color="auto"/>
            <w:right w:val="none" w:sz="0" w:space="0" w:color="auto"/>
          </w:divBdr>
        </w:div>
        <w:div w:id="1689914777">
          <w:marLeft w:val="640"/>
          <w:marRight w:val="0"/>
          <w:marTop w:val="0"/>
          <w:marBottom w:val="0"/>
          <w:divBdr>
            <w:top w:val="none" w:sz="0" w:space="0" w:color="auto"/>
            <w:left w:val="none" w:sz="0" w:space="0" w:color="auto"/>
            <w:bottom w:val="none" w:sz="0" w:space="0" w:color="auto"/>
            <w:right w:val="none" w:sz="0" w:space="0" w:color="auto"/>
          </w:divBdr>
        </w:div>
        <w:div w:id="943416312">
          <w:marLeft w:val="640"/>
          <w:marRight w:val="0"/>
          <w:marTop w:val="0"/>
          <w:marBottom w:val="0"/>
          <w:divBdr>
            <w:top w:val="none" w:sz="0" w:space="0" w:color="auto"/>
            <w:left w:val="none" w:sz="0" w:space="0" w:color="auto"/>
            <w:bottom w:val="none" w:sz="0" w:space="0" w:color="auto"/>
            <w:right w:val="none" w:sz="0" w:space="0" w:color="auto"/>
          </w:divBdr>
        </w:div>
        <w:div w:id="1129394964">
          <w:marLeft w:val="640"/>
          <w:marRight w:val="0"/>
          <w:marTop w:val="0"/>
          <w:marBottom w:val="0"/>
          <w:divBdr>
            <w:top w:val="none" w:sz="0" w:space="0" w:color="auto"/>
            <w:left w:val="none" w:sz="0" w:space="0" w:color="auto"/>
            <w:bottom w:val="none" w:sz="0" w:space="0" w:color="auto"/>
            <w:right w:val="none" w:sz="0" w:space="0" w:color="auto"/>
          </w:divBdr>
        </w:div>
        <w:div w:id="786509951">
          <w:marLeft w:val="640"/>
          <w:marRight w:val="0"/>
          <w:marTop w:val="0"/>
          <w:marBottom w:val="0"/>
          <w:divBdr>
            <w:top w:val="none" w:sz="0" w:space="0" w:color="auto"/>
            <w:left w:val="none" w:sz="0" w:space="0" w:color="auto"/>
            <w:bottom w:val="none" w:sz="0" w:space="0" w:color="auto"/>
            <w:right w:val="none" w:sz="0" w:space="0" w:color="auto"/>
          </w:divBdr>
        </w:div>
        <w:div w:id="270861609">
          <w:marLeft w:val="640"/>
          <w:marRight w:val="0"/>
          <w:marTop w:val="0"/>
          <w:marBottom w:val="0"/>
          <w:divBdr>
            <w:top w:val="none" w:sz="0" w:space="0" w:color="auto"/>
            <w:left w:val="none" w:sz="0" w:space="0" w:color="auto"/>
            <w:bottom w:val="none" w:sz="0" w:space="0" w:color="auto"/>
            <w:right w:val="none" w:sz="0" w:space="0" w:color="auto"/>
          </w:divBdr>
        </w:div>
        <w:div w:id="286397022">
          <w:marLeft w:val="640"/>
          <w:marRight w:val="0"/>
          <w:marTop w:val="0"/>
          <w:marBottom w:val="0"/>
          <w:divBdr>
            <w:top w:val="none" w:sz="0" w:space="0" w:color="auto"/>
            <w:left w:val="none" w:sz="0" w:space="0" w:color="auto"/>
            <w:bottom w:val="none" w:sz="0" w:space="0" w:color="auto"/>
            <w:right w:val="none" w:sz="0" w:space="0" w:color="auto"/>
          </w:divBdr>
        </w:div>
        <w:div w:id="710811095">
          <w:marLeft w:val="640"/>
          <w:marRight w:val="0"/>
          <w:marTop w:val="0"/>
          <w:marBottom w:val="0"/>
          <w:divBdr>
            <w:top w:val="none" w:sz="0" w:space="0" w:color="auto"/>
            <w:left w:val="none" w:sz="0" w:space="0" w:color="auto"/>
            <w:bottom w:val="none" w:sz="0" w:space="0" w:color="auto"/>
            <w:right w:val="none" w:sz="0" w:space="0" w:color="auto"/>
          </w:divBdr>
        </w:div>
        <w:div w:id="1551381231">
          <w:marLeft w:val="640"/>
          <w:marRight w:val="0"/>
          <w:marTop w:val="0"/>
          <w:marBottom w:val="0"/>
          <w:divBdr>
            <w:top w:val="none" w:sz="0" w:space="0" w:color="auto"/>
            <w:left w:val="none" w:sz="0" w:space="0" w:color="auto"/>
            <w:bottom w:val="none" w:sz="0" w:space="0" w:color="auto"/>
            <w:right w:val="none" w:sz="0" w:space="0" w:color="auto"/>
          </w:divBdr>
        </w:div>
        <w:div w:id="438186996">
          <w:marLeft w:val="640"/>
          <w:marRight w:val="0"/>
          <w:marTop w:val="0"/>
          <w:marBottom w:val="0"/>
          <w:divBdr>
            <w:top w:val="none" w:sz="0" w:space="0" w:color="auto"/>
            <w:left w:val="none" w:sz="0" w:space="0" w:color="auto"/>
            <w:bottom w:val="none" w:sz="0" w:space="0" w:color="auto"/>
            <w:right w:val="none" w:sz="0" w:space="0" w:color="auto"/>
          </w:divBdr>
        </w:div>
        <w:div w:id="774597100">
          <w:marLeft w:val="640"/>
          <w:marRight w:val="0"/>
          <w:marTop w:val="0"/>
          <w:marBottom w:val="0"/>
          <w:divBdr>
            <w:top w:val="none" w:sz="0" w:space="0" w:color="auto"/>
            <w:left w:val="none" w:sz="0" w:space="0" w:color="auto"/>
            <w:bottom w:val="none" w:sz="0" w:space="0" w:color="auto"/>
            <w:right w:val="none" w:sz="0" w:space="0" w:color="auto"/>
          </w:divBdr>
        </w:div>
        <w:div w:id="1014191353">
          <w:marLeft w:val="640"/>
          <w:marRight w:val="0"/>
          <w:marTop w:val="0"/>
          <w:marBottom w:val="0"/>
          <w:divBdr>
            <w:top w:val="none" w:sz="0" w:space="0" w:color="auto"/>
            <w:left w:val="none" w:sz="0" w:space="0" w:color="auto"/>
            <w:bottom w:val="none" w:sz="0" w:space="0" w:color="auto"/>
            <w:right w:val="none" w:sz="0" w:space="0" w:color="auto"/>
          </w:divBdr>
        </w:div>
        <w:div w:id="2059696020">
          <w:marLeft w:val="640"/>
          <w:marRight w:val="0"/>
          <w:marTop w:val="0"/>
          <w:marBottom w:val="0"/>
          <w:divBdr>
            <w:top w:val="none" w:sz="0" w:space="0" w:color="auto"/>
            <w:left w:val="none" w:sz="0" w:space="0" w:color="auto"/>
            <w:bottom w:val="none" w:sz="0" w:space="0" w:color="auto"/>
            <w:right w:val="none" w:sz="0" w:space="0" w:color="auto"/>
          </w:divBdr>
        </w:div>
        <w:div w:id="125246039">
          <w:marLeft w:val="640"/>
          <w:marRight w:val="0"/>
          <w:marTop w:val="0"/>
          <w:marBottom w:val="0"/>
          <w:divBdr>
            <w:top w:val="none" w:sz="0" w:space="0" w:color="auto"/>
            <w:left w:val="none" w:sz="0" w:space="0" w:color="auto"/>
            <w:bottom w:val="none" w:sz="0" w:space="0" w:color="auto"/>
            <w:right w:val="none" w:sz="0" w:space="0" w:color="auto"/>
          </w:divBdr>
        </w:div>
        <w:div w:id="145979074">
          <w:marLeft w:val="640"/>
          <w:marRight w:val="0"/>
          <w:marTop w:val="0"/>
          <w:marBottom w:val="0"/>
          <w:divBdr>
            <w:top w:val="none" w:sz="0" w:space="0" w:color="auto"/>
            <w:left w:val="none" w:sz="0" w:space="0" w:color="auto"/>
            <w:bottom w:val="none" w:sz="0" w:space="0" w:color="auto"/>
            <w:right w:val="none" w:sz="0" w:space="0" w:color="auto"/>
          </w:divBdr>
        </w:div>
        <w:div w:id="675301736">
          <w:marLeft w:val="640"/>
          <w:marRight w:val="0"/>
          <w:marTop w:val="0"/>
          <w:marBottom w:val="0"/>
          <w:divBdr>
            <w:top w:val="none" w:sz="0" w:space="0" w:color="auto"/>
            <w:left w:val="none" w:sz="0" w:space="0" w:color="auto"/>
            <w:bottom w:val="none" w:sz="0" w:space="0" w:color="auto"/>
            <w:right w:val="none" w:sz="0" w:space="0" w:color="auto"/>
          </w:divBdr>
        </w:div>
        <w:div w:id="944768579">
          <w:marLeft w:val="640"/>
          <w:marRight w:val="0"/>
          <w:marTop w:val="0"/>
          <w:marBottom w:val="0"/>
          <w:divBdr>
            <w:top w:val="none" w:sz="0" w:space="0" w:color="auto"/>
            <w:left w:val="none" w:sz="0" w:space="0" w:color="auto"/>
            <w:bottom w:val="none" w:sz="0" w:space="0" w:color="auto"/>
            <w:right w:val="none" w:sz="0" w:space="0" w:color="auto"/>
          </w:divBdr>
        </w:div>
        <w:div w:id="1228105772">
          <w:marLeft w:val="640"/>
          <w:marRight w:val="0"/>
          <w:marTop w:val="0"/>
          <w:marBottom w:val="0"/>
          <w:divBdr>
            <w:top w:val="none" w:sz="0" w:space="0" w:color="auto"/>
            <w:left w:val="none" w:sz="0" w:space="0" w:color="auto"/>
            <w:bottom w:val="none" w:sz="0" w:space="0" w:color="auto"/>
            <w:right w:val="none" w:sz="0" w:space="0" w:color="auto"/>
          </w:divBdr>
        </w:div>
        <w:div w:id="2069451617">
          <w:marLeft w:val="640"/>
          <w:marRight w:val="0"/>
          <w:marTop w:val="0"/>
          <w:marBottom w:val="0"/>
          <w:divBdr>
            <w:top w:val="none" w:sz="0" w:space="0" w:color="auto"/>
            <w:left w:val="none" w:sz="0" w:space="0" w:color="auto"/>
            <w:bottom w:val="none" w:sz="0" w:space="0" w:color="auto"/>
            <w:right w:val="none" w:sz="0" w:space="0" w:color="auto"/>
          </w:divBdr>
        </w:div>
        <w:div w:id="1175531827">
          <w:marLeft w:val="640"/>
          <w:marRight w:val="0"/>
          <w:marTop w:val="0"/>
          <w:marBottom w:val="0"/>
          <w:divBdr>
            <w:top w:val="none" w:sz="0" w:space="0" w:color="auto"/>
            <w:left w:val="none" w:sz="0" w:space="0" w:color="auto"/>
            <w:bottom w:val="none" w:sz="0" w:space="0" w:color="auto"/>
            <w:right w:val="none" w:sz="0" w:space="0" w:color="auto"/>
          </w:divBdr>
        </w:div>
        <w:div w:id="378431435">
          <w:marLeft w:val="640"/>
          <w:marRight w:val="0"/>
          <w:marTop w:val="0"/>
          <w:marBottom w:val="0"/>
          <w:divBdr>
            <w:top w:val="none" w:sz="0" w:space="0" w:color="auto"/>
            <w:left w:val="none" w:sz="0" w:space="0" w:color="auto"/>
            <w:bottom w:val="none" w:sz="0" w:space="0" w:color="auto"/>
            <w:right w:val="none" w:sz="0" w:space="0" w:color="auto"/>
          </w:divBdr>
        </w:div>
        <w:div w:id="1972780694">
          <w:marLeft w:val="640"/>
          <w:marRight w:val="0"/>
          <w:marTop w:val="0"/>
          <w:marBottom w:val="0"/>
          <w:divBdr>
            <w:top w:val="none" w:sz="0" w:space="0" w:color="auto"/>
            <w:left w:val="none" w:sz="0" w:space="0" w:color="auto"/>
            <w:bottom w:val="none" w:sz="0" w:space="0" w:color="auto"/>
            <w:right w:val="none" w:sz="0" w:space="0" w:color="auto"/>
          </w:divBdr>
        </w:div>
        <w:div w:id="684601452">
          <w:marLeft w:val="640"/>
          <w:marRight w:val="0"/>
          <w:marTop w:val="0"/>
          <w:marBottom w:val="0"/>
          <w:divBdr>
            <w:top w:val="none" w:sz="0" w:space="0" w:color="auto"/>
            <w:left w:val="none" w:sz="0" w:space="0" w:color="auto"/>
            <w:bottom w:val="none" w:sz="0" w:space="0" w:color="auto"/>
            <w:right w:val="none" w:sz="0" w:space="0" w:color="auto"/>
          </w:divBdr>
        </w:div>
        <w:div w:id="1148404813">
          <w:marLeft w:val="640"/>
          <w:marRight w:val="0"/>
          <w:marTop w:val="0"/>
          <w:marBottom w:val="0"/>
          <w:divBdr>
            <w:top w:val="none" w:sz="0" w:space="0" w:color="auto"/>
            <w:left w:val="none" w:sz="0" w:space="0" w:color="auto"/>
            <w:bottom w:val="none" w:sz="0" w:space="0" w:color="auto"/>
            <w:right w:val="none" w:sz="0" w:space="0" w:color="auto"/>
          </w:divBdr>
        </w:div>
        <w:div w:id="1646203959">
          <w:marLeft w:val="640"/>
          <w:marRight w:val="0"/>
          <w:marTop w:val="0"/>
          <w:marBottom w:val="0"/>
          <w:divBdr>
            <w:top w:val="none" w:sz="0" w:space="0" w:color="auto"/>
            <w:left w:val="none" w:sz="0" w:space="0" w:color="auto"/>
            <w:bottom w:val="none" w:sz="0" w:space="0" w:color="auto"/>
            <w:right w:val="none" w:sz="0" w:space="0" w:color="auto"/>
          </w:divBdr>
        </w:div>
        <w:div w:id="2096972018">
          <w:marLeft w:val="640"/>
          <w:marRight w:val="0"/>
          <w:marTop w:val="0"/>
          <w:marBottom w:val="0"/>
          <w:divBdr>
            <w:top w:val="none" w:sz="0" w:space="0" w:color="auto"/>
            <w:left w:val="none" w:sz="0" w:space="0" w:color="auto"/>
            <w:bottom w:val="none" w:sz="0" w:space="0" w:color="auto"/>
            <w:right w:val="none" w:sz="0" w:space="0" w:color="auto"/>
          </w:divBdr>
        </w:div>
        <w:div w:id="225801587">
          <w:marLeft w:val="640"/>
          <w:marRight w:val="0"/>
          <w:marTop w:val="0"/>
          <w:marBottom w:val="0"/>
          <w:divBdr>
            <w:top w:val="none" w:sz="0" w:space="0" w:color="auto"/>
            <w:left w:val="none" w:sz="0" w:space="0" w:color="auto"/>
            <w:bottom w:val="none" w:sz="0" w:space="0" w:color="auto"/>
            <w:right w:val="none" w:sz="0" w:space="0" w:color="auto"/>
          </w:divBdr>
        </w:div>
        <w:div w:id="2055079146">
          <w:marLeft w:val="640"/>
          <w:marRight w:val="0"/>
          <w:marTop w:val="0"/>
          <w:marBottom w:val="0"/>
          <w:divBdr>
            <w:top w:val="none" w:sz="0" w:space="0" w:color="auto"/>
            <w:left w:val="none" w:sz="0" w:space="0" w:color="auto"/>
            <w:bottom w:val="none" w:sz="0" w:space="0" w:color="auto"/>
            <w:right w:val="none" w:sz="0" w:space="0" w:color="auto"/>
          </w:divBdr>
        </w:div>
        <w:div w:id="503859934">
          <w:marLeft w:val="640"/>
          <w:marRight w:val="0"/>
          <w:marTop w:val="0"/>
          <w:marBottom w:val="0"/>
          <w:divBdr>
            <w:top w:val="none" w:sz="0" w:space="0" w:color="auto"/>
            <w:left w:val="none" w:sz="0" w:space="0" w:color="auto"/>
            <w:bottom w:val="none" w:sz="0" w:space="0" w:color="auto"/>
            <w:right w:val="none" w:sz="0" w:space="0" w:color="auto"/>
          </w:divBdr>
        </w:div>
        <w:div w:id="860051829">
          <w:marLeft w:val="640"/>
          <w:marRight w:val="0"/>
          <w:marTop w:val="0"/>
          <w:marBottom w:val="0"/>
          <w:divBdr>
            <w:top w:val="none" w:sz="0" w:space="0" w:color="auto"/>
            <w:left w:val="none" w:sz="0" w:space="0" w:color="auto"/>
            <w:bottom w:val="none" w:sz="0" w:space="0" w:color="auto"/>
            <w:right w:val="none" w:sz="0" w:space="0" w:color="auto"/>
          </w:divBdr>
        </w:div>
        <w:div w:id="1934974666">
          <w:marLeft w:val="640"/>
          <w:marRight w:val="0"/>
          <w:marTop w:val="0"/>
          <w:marBottom w:val="0"/>
          <w:divBdr>
            <w:top w:val="none" w:sz="0" w:space="0" w:color="auto"/>
            <w:left w:val="none" w:sz="0" w:space="0" w:color="auto"/>
            <w:bottom w:val="none" w:sz="0" w:space="0" w:color="auto"/>
            <w:right w:val="none" w:sz="0" w:space="0" w:color="auto"/>
          </w:divBdr>
        </w:div>
        <w:div w:id="201594585">
          <w:marLeft w:val="640"/>
          <w:marRight w:val="0"/>
          <w:marTop w:val="0"/>
          <w:marBottom w:val="0"/>
          <w:divBdr>
            <w:top w:val="none" w:sz="0" w:space="0" w:color="auto"/>
            <w:left w:val="none" w:sz="0" w:space="0" w:color="auto"/>
            <w:bottom w:val="none" w:sz="0" w:space="0" w:color="auto"/>
            <w:right w:val="none" w:sz="0" w:space="0" w:color="auto"/>
          </w:divBdr>
        </w:div>
        <w:div w:id="102462261">
          <w:marLeft w:val="640"/>
          <w:marRight w:val="0"/>
          <w:marTop w:val="0"/>
          <w:marBottom w:val="0"/>
          <w:divBdr>
            <w:top w:val="none" w:sz="0" w:space="0" w:color="auto"/>
            <w:left w:val="none" w:sz="0" w:space="0" w:color="auto"/>
            <w:bottom w:val="none" w:sz="0" w:space="0" w:color="auto"/>
            <w:right w:val="none" w:sz="0" w:space="0" w:color="auto"/>
          </w:divBdr>
        </w:div>
        <w:div w:id="1803647667">
          <w:marLeft w:val="640"/>
          <w:marRight w:val="0"/>
          <w:marTop w:val="0"/>
          <w:marBottom w:val="0"/>
          <w:divBdr>
            <w:top w:val="none" w:sz="0" w:space="0" w:color="auto"/>
            <w:left w:val="none" w:sz="0" w:space="0" w:color="auto"/>
            <w:bottom w:val="none" w:sz="0" w:space="0" w:color="auto"/>
            <w:right w:val="none" w:sz="0" w:space="0" w:color="auto"/>
          </w:divBdr>
        </w:div>
        <w:div w:id="1140807895">
          <w:marLeft w:val="640"/>
          <w:marRight w:val="0"/>
          <w:marTop w:val="0"/>
          <w:marBottom w:val="0"/>
          <w:divBdr>
            <w:top w:val="none" w:sz="0" w:space="0" w:color="auto"/>
            <w:left w:val="none" w:sz="0" w:space="0" w:color="auto"/>
            <w:bottom w:val="none" w:sz="0" w:space="0" w:color="auto"/>
            <w:right w:val="none" w:sz="0" w:space="0" w:color="auto"/>
          </w:divBdr>
        </w:div>
        <w:div w:id="1436828000">
          <w:marLeft w:val="640"/>
          <w:marRight w:val="0"/>
          <w:marTop w:val="0"/>
          <w:marBottom w:val="0"/>
          <w:divBdr>
            <w:top w:val="none" w:sz="0" w:space="0" w:color="auto"/>
            <w:left w:val="none" w:sz="0" w:space="0" w:color="auto"/>
            <w:bottom w:val="none" w:sz="0" w:space="0" w:color="auto"/>
            <w:right w:val="none" w:sz="0" w:space="0" w:color="auto"/>
          </w:divBdr>
        </w:div>
        <w:div w:id="405611042">
          <w:marLeft w:val="640"/>
          <w:marRight w:val="0"/>
          <w:marTop w:val="0"/>
          <w:marBottom w:val="0"/>
          <w:divBdr>
            <w:top w:val="none" w:sz="0" w:space="0" w:color="auto"/>
            <w:left w:val="none" w:sz="0" w:space="0" w:color="auto"/>
            <w:bottom w:val="none" w:sz="0" w:space="0" w:color="auto"/>
            <w:right w:val="none" w:sz="0" w:space="0" w:color="auto"/>
          </w:divBdr>
        </w:div>
        <w:div w:id="119079228">
          <w:marLeft w:val="640"/>
          <w:marRight w:val="0"/>
          <w:marTop w:val="0"/>
          <w:marBottom w:val="0"/>
          <w:divBdr>
            <w:top w:val="none" w:sz="0" w:space="0" w:color="auto"/>
            <w:left w:val="none" w:sz="0" w:space="0" w:color="auto"/>
            <w:bottom w:val="none" w:sz="0" w:space="0" w:color="auto"/>
            <w:right w:val="none" w:sz="0" w:space="0" w:color="auto"/>
          </w:divBdr>
        </w:div>
        <w:div w:id="1803377800">
          <w:marLeft w:val="640"/>
          <w:marRight w:val="0"/>
          <w:marTop w:val="0"/>
          <w:marBottom w:val="0"/>
          <w:divBdr>
            <w:top w:val="none" w:sz="0" w:space="0" w:color="auto"/>
            <w:left w:val="none" w:sz="0" w:space="0" w:color="auto"/>
            <w:bottom w:val="none" w:sz="0" w:space="0" w:color="auto"/>
            <w:right w:val="none" w:sz="0" w:space="0" w:color="auto"/>
          </w:divBdr>
        </w:div>
        <w:div w:id="2118987502">
          <w:marLeft w:val="640"/>
          <w:marRight w:val="0"/>
          <w:marTop w:val="0"/>
          <w:marBottom w:val="0"/>
          <w:divBdr>
            <w:top w:val="none" w:sz="0" w:space="0" w:color="auto"/>
            <w:left w:val="none" w:sz="0" w:space="0" w:color="auto"/>
            <w:bottom w:val="none" w:sz="0" w:space="0" w:color="auto"/>
            <w:right w:val="none" w:sz="0" w:space="0" w:color="auto"/>
          </w:divBdr>
        </w:div>
        <w:div w:id="1777361026">
          <w:marLeft w:val="640"/>
          <w:marRight w:val="0"/>
          <w:marTop w:val="0"/>
          <w:marBottom w:val="0"/>
          <w:divBdr>
            <w:top w:val="none" w:sz="0" w:space="0" w:color="auto"/>
            <w:left w:val="none" w:sz="0" w:space="0" w:color="auto"/>
            <w:bottom w:val="none" w:sz="0" w:space="0" w:color="auto"/>
            <w:right w:val="none" w:sz="0" w:space="0" w:color="auto"/>
          </w:divBdr>
        </w:div>
        <w:div w:id="164443162">
          <w:marLeft w:val="640"/>
          <w:marRight w:val="0"/>
          <w:marTop w:val="0"/>
          <w:marBottom w:val="0"/>
          <w:divBdr>
            <w:top w:val="none" w:sz="0" w:space="0" w:color="auto"/>
            <w:left w:val="none" w:sz="0" w:space="0" w:color="auto"/>
            <w:bottom w:val="none" w:sz="0" w:space="0" w:color="auto"/>
            <w:right w:val="none" w:sz="0" w:space="0" w:color="auto"/>
          </w:divBdr>
        </w:div>
        <w:div w:id="1748729665">
          <w:marLeft w:val="640"/>
          <w:marRight w:val="0"/>
          <w:marTop w:val="0"/>
          <w:marBottom w:val="0"/>
          <w:divBdr>
            <w:top w:val="none" w:sz="0" w:space="0" w:color="auto"/>
            <w:left w:val="none" w:sz="0" w:space="0" w:color="auto"/>
            <w:bottom w:val="none" w:sz="0" w:space="0" w:color="auto"/>
            <w:right w:val="none" w:sz="0" w:space="0" w:color="auto"/>
          </w:divBdr>
        </w:div>
        <w:div w:id="228032459">
          <w:marLeft w:val="640"/>
          <w:marRight w:val="0"/>
          <w:marTop w:val="0"/>
          <w:marBottom w:val="0"/>
          <w:divBdr>
            <w:top w:val="none" w:sz="0" w:space="0" w:color="auto"/>
            <w:left w:val="none" w:sz="0" w:space="0" w:color="auto"/>
            <w:bottom w:val="none" w:sz="0" w:space="0" w:color="auto"/>
            <w:right w:val="none" w:sz="0" w:space="0" w:color="auto"/>
          </w:divBdr>
        </w:div>
        <w:div w:id="881942838">
          <w:marLeft w:val="640"/>
          <w:marRight w:val="0"/>
          <w:marTop w:val="0"/>
          <w:marBottom w:val="0"/>
          <w:divBdr>
            <w:top w:val="none" w:sz="0" w:space="0" w:color="auto"/>
            <w:left w:val="none" w:sz="0" w:space="0" w:color="auto"/>
            <w:bottom w:val="none" w:sz="0" w:space="0" w:color="auto"/>
            <w:right w:val="none" w:sz="0" w:space="0" w:color="auto"/>
          </w:divBdr>
        </w:div>
        <w:div w:id="1965035083">
          <w:marLeft w:val="640"/>
          <w:marRight w:val="0"/>
          <w:marTop w:val="0"/>
          <w:marBottom w:val="0"/>
          <w:divBdr>
            <w:top w:val="none" w:sz="0" w:space="0" w:color="auto"/>
            <w:left w:val="none" w:sz="0" w:space="0" w:color="auto"/>
            <w:bottom w:val="none" w:sz="0" w:space="0" w:color="auto"/>
            <w:right w:val="none" w:sz="0" w:space="0" w:color="auto"/>
          </w:divBdr>
        </w:div>
        <w:div w:id="1390305200">
          <w:marLeft w:val="640"/>
          <w:marRight w:val="0"/>
          <w:marTop w:val="0"/>
          <w:marBottom w:val="0"/>
          <w:divBdr>
            <w:top w:val="none" w:sz="0" w:space="0" w:color="auto"/>
            <w:left w:val="none" w:sz="0" w:space="0" w:color="auto"/>
            <w:bottom w:val="none" w:sz="0" w:space="0" w:color="auto"/>
            <w:right w:val="none" w:sz="0" w:space="0" w:color="auto"/>
          </w:divBdr>
        </w:div>
        <w:div w:id="206263654">
          <w:marLeft w:val="640"/>
          <w:marRight w:val="0"/>
          <w:marTop w:val="0"/>
          <w:marBottom w:val="0"/>
          <w:divBdr>
            <w:top w:val="none" w:sz="0" w:space="0" w:color="auto"/>
            <w:left w:val="none" w:sz="0" w:space="0" w:color="auto"/>
            <w:bottom w:val="none" w:sz="0" w:space="0" w:color="auto"/>
            <w:right w:val="none" w:sz="0" w:space="0" w:color="auto"/>
          </w:divBdr>
        </w:div>
        <w:div w:id="1499615043">
          <w:marLeft w:val="640"/>
          <w:marRight w:val="0"/>
          <w:marTop w:val="0"/>
          <w:marBottom w:val="0"/>
          <w:divBdr>
            <w:top w:val="none" w:sz="0" w:space="0" w:color="auto"/>
            <w:left w:val="none" w:sz="0" w:space="0" w:color="auto"/>
            <w:bottom w:val="none" w:sz="0" w:space="0" w:color="auto"/>
            <w:right w:val="none" w:sz="0" w:space="0" w:color="auto"/>
          </w:divBdr>
        </w:div>
        <w:div w:id="1855611070">
          <w:marLeft w:val="640"/>
          <w:marRight w:val="0"/>
          <w:marTop w:val="0"/>
          <w:marBottom w:val="0"/>
          <w:divBdr>
            <w:top w:val="none" w:sz="0" w:space="0" w:color="auto"/>
            <w:left w:val="none" w:sz="0" w:space="0" w:color="auto"/>
            <w:bottom w:val="none" w:sz="0" w:space="0" w:color="auto"/>
            <w:right w:val="none" w:sz="0" w:space="0" w:color="auto"/>
          </w:divBdr>
        </w:div>
        <w:div w:id="67272496">
          <w:marLeft w:val="640"/>
          <w:marRight w:val="0"/>
          <w:marTop w:val="0"/>
          <w:marBottom w:val="0"/>
          <w:divBdr>
            <w:top w:val="none" w:sz="0" w:space="0" w:color="auto"/>
            <w:left w:val="none" w:sz="0" w:space="0" w:color="auto"/>
            <w:bottom w:val="none" w:sz="0" w:space="0" w:color="auto"/>
            <w:right w:val="none" w:sz="0" w:space="0" w:color="auto"/>
          </w:divBdr>
        </w:div>
        <w:div w:id="163671812">
          <w:marLeft w:val="640"/>
          <w:marRight w:val="0"/>
          <w:marTop w:val="0"/>
          <w:marBottom w:val="0"/>
          <w:divBdr>
            <w:top w:val="none" w:sz="0" w:space="0" w:color="auto"/>
            <w:left w:val="none" w:sz="0" w:space="0" w:color="auto"/>
            <w:bottom w:val="none" w:sz="0" w:space="0" w:color="auto"/>
            <w:right w:val="none" w:sz="0" w:space="0" w:color="auto"/>
          </w:divBdr>
        </w:div>
        <w:div w:id="256325852">
          <w:marLeft w:val="640"/>
          <w:marRight w:val="0"/>
          <w:marTop w:val="0"/>
          <w:marBottom w:val="0"/>
          <w:divBdr>
            <w:top w:val="none" w:sz="0" w:space="0" w:color="auto"/>
            <w:left w:val="none" w:sz="0" w:space="0" w:color="auto"/>
            <w:bottom w:val="none" w:sz="0" w:space="0" w:color="auto"/>
            <w:right w:val="none" w:sz="0" w:space="0" w:color="auto"/>
          </w:divBdr>
        </w:div>
        <w:div w:id="2078749513">
          <w:marLeft w:val="640"/>
          <w:marRight w:val="0"/>
          <w:marTop w:val="0"/>
          <w:marBottom w:val="0"/>
          <w:divBdr>
            <w:top w:val="none" w:sz="0" w:space="0" w:color="auto"/>
            <w:left w:val="none" w:sz="0" w:space="0" w:color="auto"/>
            <w:bottom w:val="none" w:sz="0" w:space="0" w:color="auto"/>
            <w:right w:val="none" w:sz="0" w:space="0" w:color="auto"/>
          </w:divBdr>
        </w:div>
        <w:div w:id="559710072">
          <w:marLeft w:val="640"/>
          <w:marRight w:val="0"/>
          <w:marTop w:val="0"/>
          <w:marBottom w:val="0"/>
          <w:divBdr>
            <w:top w:val="none" w:sz="0" w:space="0" w:color="auto"/>
            <w:left w:val="none" w:sz="0" w:space="0" w:color="auto"/>
            <w:bottom w:val="none" w:sz="0" w:space="0" w:color="auto"/>
            <w:right w:val="none" w:sz="0" w:space="0" w:color="auto"/>
          </w:divBdr>
        </w:div>
        <w:div w:id="1543053783">
          <w:marLeft w:val="640"/>
          <w:marRight w:val="0"/>
          <w:marTop w:val="0"/>
          <w:marBottom w:val="0"/>
          <w:divBdr>
            <w:top w:val="none" w:sz="0" w:space="0" w:color="auto"/>
            <w:left w:val="none" w:sz="0" w:space="0" w:color="auto"/>
            <w:bottom w:val="none" w:sz="0" w:space="0" w:color="auto"/>
            <w:right w:val="none" w:sz="0" w:space="0" w:color="auto"/>
          </w:divBdr>
        </w:div>
        <w:div w:id="1213930614">
          <w:marLeft w:val="640"/>
          <w:marRight w:val="0"/>
          <w:marTop w:val="0"/>
          <w:marBottom w:val="0"/>
          <w:divBdr>
            <w:top w:val="none" w:sz="0" w:space="0" w:color="auto"/>
            <w:left w:val="none" w:sz="0" w:space="0" w:color="auto"/>
            <w:bottom w:val="none" w:sz="0" w:space="0" w:color="auto"/>
            <w:right w:val="none" w:sz="0" w:space="0" w:color="auto"/>
          </w:divBdr>
        </w:div>
        <w:div w:id="2045978545">
          <w:marLeft w:val="640"/>
          <w:marRight w:val="0"/>
          <w:marTop w:val="0"/>
          <w:marBottom w:val="0"/>
          <w:divBdr>
            <w:top w:val="none" w:sz="0" w:space="0" w:color="auto"/>
            <w:left w:val="none" w:sz="0" w:space="0" w:color="auto"/>
            <w:bottom w:val="none" w:sz="0" w:space="0" w:color="auto"/>
            <w:right w:val="none" w:sz="0" w:space="0" w:color="auto"/>
          </w:divBdr>
        </w:div>
        <w:div w:id="1422336335">
          <w:marLeft w:val="640"/>
          <w:marRight w:val="0"/>
          <w:marTop w:val="0"/>
          <w:marBottom w:val="0"/>
          <w:divBdr>
            <w:top w:val="none" w:sz="0" w:space="0" w:color="auto"/>
            <w:left w:val="none" w:sz="0" w:space="0" w:color="auto"/>
            <w:bottom w:val="none" w:sz="0" w:space="0" w:color="auto"/>
            <w:right w:val="none" w:sz="0" w:space="0" w:color="auto"/>
          </w:divBdr>
        </w:div>
        <w:div w:id="1847089796">
          <w:marLeft w:val="640"/>
          <w:marRight w:val="0"/>
          <w:marTop w:val="0"/>
          <w:marBottom w:val="0"/>
          <w:divBdr>
            <w:top w:val="none" w:sz="0" w:space="0" w:color="auto"/>
            <w:left w:val="none" w:sz="0" w:space="0" w:color="auto"/>
            <w:bottom w:val="none" w:sz="0" w:space="0" w:color="auto"/>
            <w:right w:val="none" w:sz="0" w:space="0" w:color="auto"/>
          </w:divBdr>
        </w:div>
        <w:div w:id="762261751">
          <w:marLeft w:val="640"/>
          <w:marRight w:val="0"/>
          <w:marTop w:val="0"/>
          <w:marBottom w:val="0"/>
          <w:divBdr>
            <w:top w:val="none" w:sz="0" w:space="0" w:color="auto"/>
            <w:left w:val="none" w:sz="0" w:space="0" w:color="auto"/>
            <w:bottom w:val="none" w:sz="0" w:space="0" w:color="auto"/>
            <w:right w:val="none" w:sz="0" w:space="0" w:color="auto"/>
          </w:divBdr>
        </w:div>
        <w:div w:id="274943262">
          <w:marLeft w:val="640"/>
          <w:marRight w:val="0"/>
          <w:marTop w:val="0"/>
          <w:marBottom w:val="0"/>
          <w:divBdr>
            <w:top w:val="none" w:sz="0" w:space="0" w:color="auto"/>
            <w:left w:val="none" w:sz="0" w:space="0" w:color="auto"/>
            <w:bottom w:val="none" w:sz="0" w:space="0" w:color="auto"/>
            <w:right w:val="none" w:sz="0" w:space="0" w:color="auto"/>
          </w:divBdr>
        </w:div>
        <w:div w:id="597374655">
          <w:marLeft w:val="640"/>
          <w:marRight w:val="0"/>
          <w:marTop w:val="0"/>
          <w:marBottom w:val="0"/>
          <w:divBdr>
            <w:top w:val="none" w:sz="0" w:space="0" w:color="auto"/>
            <w:left w:val="none" w:sz="0" w:space="0" w:color="auto"/>
            <w:bottom w:val="none" w:sz="0" w:space="0" w:color="auto"/>
            <w:right w:val="none" w:sz="0" w:space="0" w:color="auto"/>
          </w:divBdr>
        </w:div>
        <w:div w:id="1201742366">
          <w:marLeft w:val="640"/>
          <w:marRight w:val="0"/>
          <w:marTop w:val="0"/>
          <w:marBottom w:val="0"/>
          <w:divBdr>
            <w:top w:val="none" w:sz="0" w:space="0" w:color="auto"/>
            <w:left w:val="none" w:sz="0" w:space="0" w:color="auto"/>
            <w:bottom w:val="none" w:sz="0" w:space="0" w:color="auto"/>
            <w:right w:val="none" w:sz="0" w:space="0" w:color="auto"/>
          </w:divBdr>
        </w:div>
        <w:div w:id="1674919450">
          <w:marLeft w:val="640"/>
          <w:marRight w:val="0"/>
          <w:marTop w:val="0"/>
          <w:marBottom w:val="0"/>
          <w:divBdr>
            <w:top w:val="none" w:sz="0" w:space="0" w:color="auto"/>
            <w:left w:val="none" w:sz="0" w:space="0" w:color="auto"/>
            <w:bottom w:val="none" w:sz="0" w:space="0" w:color="auto"/>
            <w:right w:val="none" w:sz="0" w:space="0" w:color="auto"/>
          </w:divBdr>
        </w:div>
        <w:div w:id="211887680">
          <w:marLeft w:val="640"/>
          <w:marRight w:val="0"/>
          <w:marTop w:val="0"/>
          <w:marBottom w:val="0"/>
          <w:divBdr>
            <w:top w:val="none" w:sz="0" w:space="0" w:color="auto"/>
            <w:left w:val="none" w:sz="0" w:space="0" w:color="auto"/>
            <w:bottom w:val="none" w:sz="0" w:space="0" w:color="auto"/>
            <w:right w:val="none" w:sz="0" w:space="0" w:color="auto"/>
          </w:divBdr>
        </w:div>
        <w:div w:id="2080664068">
          <w:marLeft w:val="640"/>
          <w:marRight w:val="0"/>
          <w:marTop w:val="0"/>
          <w:marBottom w:val="0"/>
          <w:divBdr>
            <w:top w:val="none" w:sz="0" w:space="0" w:color="auto"/>
            <w:left w:val="none" w:sz="0" w:space="0" w:color="auto"/>
            <w:bottom w:val="none" w:sz="0" w:space="0" w:color="auto"/>
            <w:right w:val="none" w:sz="0" w:space="0" w:color="auto"/>
          </w:divBdr>
        </w:div>
        <w:div w:id="1340429984">
          <w:marLeft w:val="640"/>
          <w:marRight w:val="0"/>
          <w:marTop w:val="0"/>
          <w:marBottom w:val="0"/>
          <w:divBdr>
            <w:top w:val="none" w:sz="0" w:space="0" w:color="auto"/>
            <w:left w:val="none" w:sz="0" w:space="0" w:color="auto"/>
            <w:bottom w:val="none" w:sz="0" w:space="0" w:color="auto"/>
            <w:right w:val="none" w:sz="0" w:space="0" w:color="auto"/>
          </w:divBdr>
        </w:div>
        <w:div w:id="1492982839">
          <w:marLeft w:val="640"/>
          <w:marRight w:val="0"/>
          <w:marTop w:val="0"/>
          <w:marBottom w:val="0"/>
          <w:divBdr>
            <w:top w:val="none" w:sz="0" w:space="0" w:color="auto"/>
            <w:left w:val="none" w:sz="0" w:space="0" w:color="auto"/>
            <w:bottom w:val="none" w:sz="0" w:space="0" w:color="auto"/>
            <w:right w:val="none" w:sz="0" w:space="0" w:color="auto"/>
          </w:divBdr>
        </w:div>
        <w:div w:id="2023126236">
          <w:marLeft w:val="640"/>
          <w:marRight w:val="0"/>
          <w:marTop w:val="0"/>
          <w:marBottom w:val="0"/>
          <w:divBdr>
            <w:top w:val="none" w:sz="0" w:space="0" w:color="auto"/>
            <w:left w:val="none" w:sz="0" w:space="0" w:color="auto"/>
            <w:bottom w:val="none" w:sz="0" w:space="0" w:color="auto"/>
            <w:right w:val="none" w:sz="0" w:space="0" w:color="auto"/>
          </w:divBdr>
        </w:div>
        <w:div w:id="874200946">
          <w:marLeft w:val="640"/>
          <w:marRight w:val="0"/>
          <w:marTop w:val="0"/>
          <w:marBottom w:val="0"/>
          <w:divBdr>
            <w:top w:val="none" w:sz="0" w:space="0" w:color="auto"/>
            <w:left w:val="none" w:sz="0" w:space="0" w:color="auto"/>
            <w:bottom w:val="none" w:sz="0" w:space="0" w:color="auto"/>
            <w:right w:val="none" w:sz="0" w:space="0" w:color="auto"/>
          </w:divBdr>
        </w:div>
        <w:div w:id="408845834">
          <w:marLeft w:val="640"/>
          <w:marRight w:val="0"/>
          <w:marTop w:val="0"/>
          <w:marBottom w:val="0"/>
          <w:divBdr>
            <w:top w:val="none" w:sz="0" w:space="0" w:color="auto"/>
            <w:left w:val="none" w:sz="0" w:space="0" w:color="auto"/>
            <w:bottom w:val="none" w:sz="0" w:space="0" w:color="auto"/>
            <w:right w:val="none" w:sz="0" w:space="0" w:color="auto"/>
          </w:divBdr>
        </w:div>
        <w:div w:id="2057121294">
          <w:marLeft w:val="640"/>
          <w:marRight w:val="0"/>
          <w:marTop w:val="0"/>
          <w:marBottom w:val="0"/>
          <w:divBdr>
            <w:top w:val="none" w:sz="0" w:space="0" w:color="auto"/>
            <w:left w:val="none" w:sz="0" w:space="0" w:color="auto"/>
            <w:bottom w:val="none" w:sz="0" w:space="0" w:color="auto"/>
            <w:right w:val="none" w:sz="0" w:space="0" w:color="auto"/>
          </w:divBdr>
        </w:div>
        <w:div w:id="1602299286">
          <w:marLeft w:val="640"/>
          <w:marRight w:val="0"/>
          <w:marTop w:val="0"/>
          <w:marBottom w:val="0"/>
          <w:divBdr>
            <w:top w:val="none" w:sz="0" w:space="0" w:color="auto"/>
            <w:left w:val="none" w:sz="0" w:space="0" w:color="auto"/>
            <w:bottom w:val="none" w:sz="0" w:space="0" w:color="auto"/>
            <w:right w:val="none" w:sz="0" w:space="0" w:color="auto"/>
          </w:divBdr>
        </w:div>
        <w:div w:id="104883626">
          <w:marLeft w:val="640"/>
          <w:marRight w:val="0"/>
          <w:marTop w:val="0"/>
          <w:marBottom w:val="0"/>
          <w:divBdr>
            <w:top w:val="none" w:sz="0" w:space="0" w:color="auto"/>
            <w:left w:val="none" w:sz="0" w:space="0" w:color="auto"/>
            <w:bottom w:val="none" w:sz="0" w:space="0" w:color="auto"/>
            <w:right w:val="none" w:sz="0" w:space="0" w:color="auto"/>
          </w:divBdr>
        </w:div>
        <w:div w:id="1217005359">
          <w:marLeft w:val="640"/>
          <w:marRight w:val="0"/>
          <w:marTop w:val="0"/>
          <w:marBottom w:val="0"/>
          <w:divBdr>
            <w:top w:val="none" w:sz="0" w:space="0" w:color="auto"/>
            <w:left w:val="none" w:sz="0" w:space="0" w:color="auto"/>
            <w:bottom w:val="none" w:sz="0" w:space="0" w:color="auto"/>
            <w:right w:val="none" w:sz="0" w:space="0" w:color="auto"/>
          </w:divBdr>
        </w:div>
        <w:div w:id="278687247">
          <w:marLeft w:val="640"/>
          <w:marRight w:val="0"/>
          <w:marTop w:val="0"/>
          <w:marBottom w:val="0"/>
          <w:divBdr>
            <w:top w:val="none" w:sz="0" w:space="0" w:color="auto"/>
            <w:left w:val="none" w:sz="0" w:space="0" w:color="auto"/>
            <w:bottom w:val="none" w:sz="0" w:space="0" w:color="auto"/>
            <w:right w:val="none" w:sz="0" w:space="0" w:color="auto"/>
          </w:divBdr>
        </w:div>
        <w:div w:id="1352493825">
          <w:marLeft w:val="640"/>
          <w:marRight w:val="0"/>
          <w:marTop w:val="0"/>
          <w:marBottom w:val="0"/>
          <w:divBdr>
            <w:top w:val="none" w:sz="0" w:space="0" w:color="auto"/>
            <w:left w:val="none" w:sz="0" w:space="0" w:color="auto"/>
            <w:bottom w:val="none" w:sz="0" w:space="0" w:color="auto"/>
            <w:right w:val="none" w:sz="0" w:space="0" w:color="auto"/>
          </w:divBdr>
        </w:div>
        <w:div w:id="864564317">
          <w:marLeft w:val="640"/>
          <w:marRight w:val="0"/>
          <w:marTop w:val="0"/>
          <w:marBottom w:val="0"/>
          <w:divBdr>
            <w:top w:val="none" w:sz="0" w:space="0" w:color="auto"/>
            <w:left w:val="none" w:sz="0" w:space="0" w:color="auto"/>
            <w:bottom w:val="none" w:sz="0" w:space="0" w:color="auto"/>
            <w:right w:val="none" w:sz="0" w:space="0" w:color="auto"/>
          </w:divBdr>
        </w:div>
        <w:div w:id="1870414163">
          <w:marLeft w:val="640"/>
          <w:marRight w:val="0"/>
          <w:marTop w:val="0"/>
          <w:marBottom w:val="0"/>
          <w:divBdr>
            <w:top w:val="none" w:sz="0" w:space="0" w:color="auto"/>
            <w:left w:val="none" w:sz="0" w:space="0" w:color="auto"/>
            <w:bottom w:val="none" w:sz="0" w:space="0" w:color="auto"/>
            <w:right w:val="none" w:sz="0" w:space="0" w:color="auto"/>
          </w:divBdr>
        </w:div>
        <w:div w:id="946696211">
          <w:marLeft w:val="640"/>
          <w:marRight w:val="0"/>
          <w:marTop w:val="0"/>
          <w:marBottom w:val="0"/>
          <w:divBdr>
            <w:top w:val="none" w:sz="0" w:space="0" w:color="auto"/>
            <w:left w:val="none" w:sz="0" w:space="0" w:color="auto"/>
            <w:bottom w:val="none" w:sz="0" w:space="0" w:color="auto"/>
            <w:right w:val="none" w:sz="0" w:space="0" w:color="auto"/>
          </w:divBdr>
        </w:div>
        <w:div w:id="944575515">
          <w:marLeft w:val="640"/>
          <w:marRight w:val="0"/>
          <w:marTop w:val="0"/>
          <w:marBottom w:val="0"/>
          <w:divBdr>
            <w:top w:val="none" w:sz="0" w:space="0" w:color="auto"/>
            <w:left w:val="none" w:sz="0" w:space="0" w:color="auto"/>
            <w:bottom w:val="none" w:sz="0" w:space="0" w:color="auto"/>
            <w:right w:val="none" w:sz="0" w:space="0" w:color="auto"/>
          </w:divBdr>
        </w:div>
        <w:div w:id="1384208560">
          <w:marLeft w:val="640"/>
          <w:marRight w:val="0"/>
          <w:marTop w:val="0"/>
          <w:marBottom w:val="0"/>
          <w:divBdr>
            <w:top w:val="none" w:sz="0" w:space="0" w:color="auto"/>
            <w:left w:val="none" w:sz="0" w:space="0" w:color="auto"/>
            <w:bottom w:val="none" w:sz="0" w:space="0" w:color="auto"/>
            <w:right w:val="none" w:sz="0" w:space="0" w:color="auto"/>
          </w:divBdr>
        </w:div>
        <w:div w:id="61099563">
          <w:marLeft w:val="640"/>
          <w:marRight w:val="0"/>
          <w:marTop w:val="0"/>
          <w:marBottom w:val="0"/>
          <w:divBdr>
            <w:top w:val="none" w:sz="0" w:space="0" w:color="auto"/>
            <w:left w:val="none" w:sz="0" w:space="0" w:color="auto"/>
            <w:bottom w:val="none" w:sz="0" w:space="0" w:color="auto"/>
            <w:right w:val="none" w:sz="0" w:space="0" w:color="auto"/>
          </w:divBdr>
        </w:div>
      </w:divsChild>
    </w:div>
    <w:div w:id="1453358966">
      <w:bodyDiv w:val="1"/>
      <w:marLeft w:val="0"/>
      <w:marRight w:val="0"/>
      <w:marTop w:val="0"/>
      <w:marBottom w:val="0"/>
      <w:divBdr>
        <w:top w:val="none" w:sz="0" w:space="0" w:color="auto"/>
        <w:left w:val="none" w:sz="0" w:space="0" w:color="auto"/>
        <w:bottom w:val="none" w:sz="0" w:space="0" w:color="auto"/>
        <w:right w:val="none" w:sz="0" w:space="0" w:color="auto"/>
      </w:divBdr>
      <w:divsChild>
        <w:div w:id="494146072">
          <w:marLeft w:val="640"/>
          <w:marRight w:val="0"/>
          <w:marTop w:val="0"/>
          <w:marBottom w:val="0"/>
          <w:divBdr>
            <w:top w:val="none" w:sz="0" w:space="0" w:color="auto"/>
            <w:left w:val="none" w:sz="0" w:space="0" w:color="auto"/>
            <w:bottom w:val="none" w:sz="0" w:space="0" w:color="auto"/>
            <w:right w:val="none" w:sz="0" w:space="0" w:color="auto"/>
          </w:divBdr>
        </w:div>
        <w:div w:id="822353026">
          <w:marLeft w:val="640"/>
          <w:marRight w:val="0"/>
          <w:marTop w:val="0"/>
          <w:marBottom w:val="0"/>
          <w:divBdr>
            <w:top w:val="none" w:sz="0" w:space="0" w:color="auto"/>
            <w:left w:val="none" w:sz="0" w:space="0" w:color="auto"/>
            <w:bottom w:val="none" w:sz="0" w:space="0" w:color="auto"/>
            <w:right w:val="none" w:sz="0" w:space="0" w:color="auto"/>
          </w:divBdr>
        </w:div>
        <w:div w:id="804739168">
          <w:marLeft w:val="640"/>
          <w:marRight w:val="0"/>
          <w:marTop w:val="0"/>
          <w:marBottom w:val="0"/>
          <w:divBdr>
            <w:top w:val="none" w:sz="0" w:space="0" w:color="auto"/>
            <w:left w:val="none" w:sz="0" w:space="0" w:color="auto"/>
            <w:bottom w:val="none" w:sz="0" w:space="0" w:color="auto"/>
            <w:right w:val="none" w:sz="0" w:space="0" w:color="auto"/>
          </w:divBdr>
        </w:div>
        <w:div w:id="1877113155">
          <w:marLeft w:val="640"/>
          <w:marRight w:val="0"/>
          <w:marTop w:val="0"/>
          <w:marBottom w:val="0"/>
          <w:divBdr>
            <w:top w:val="none" w:sz="0" w:space="0" w:color="auto"/>
            <w:left w:val="none" w:sz="0" w:space="0" w:color="auto"/>
            <w:bottom w:val="none" w:sz="0" w:space="0" w:color="auto"/>
            <w:right w:val="none" w:sz="0" w:space="0" w:color="auto"/>
          </w:divBdr>
        </w:div>
        <w:div w:id="409352746">
          <w:marLeft w:val="640"/>
          <w:marRight w:val="0"/>
          <w:marTop w:val="0"/>
          <w:marBottom w:val="0"/>
          <w:divBdr>
            <w:top w:val="none" w:sz="0" w:space="0" w:color="auto"/>
            <w:left w:val="none" w:sz="0" w:space="0" w:color="auto"/>
            <w:bottom w:val="none" w:sz="0" w:space="0" w:color="auto"/>
            <w:right w:val="none" w:sz="0" w:space="0" w:color="auto"/>
          </w:divBdr>
        </w:div>
        <w:div w:id="1708486021">
          <w:marLeft w:val="640"/>
          <w:marRight w:val="0"/>
          <w:marTop w:val="0"/>
          <w:marBottom w:val="0"/>
          <w:divBdr>
            <w:top w:val="none" w:sz="0" w:space="0" w:color="auto"/>
            <w:left w:val="none" w:sz="0" w:space="0" w:color="auto"/>
            <w:bottom w:val="none" w:sz="0" w:space="0" w:color="auto"/>
            <w:right w:val="none" w:sz="0" w:space="0" w:color="auto"/>
          </w:divBdr>
        </w:div>
        <w:div w:id="745298819">
          <w:marLeft w:val="640"/>
          <w:marRight w:val="0"/>
          <w:marTop w:val="0"/>
          <w:marBottom w:val="0"/>
          <w:divBdr>
            <w:top w:val="none" w:sz="0" w:space="0" w:color="auto"/>
            <w:left w:val="none" w:sz="0" w:space="0" w:color="auto"/>
            <w:bottom w:val="none" w:sz="0" w:space="0" w:color="auto"/>
            <w:right w:val="none" w:sz="0" w:space="0" w:color="auto"/>
          </w:divBdr>
        </w:div>
        <w:div w:id="1153791420">
          <w:marLeft w:val="640"/>
          <w:marRight w:val="0"/>
          <w:marTop w:val="0"/>
          <w:marBottom w:val="0"/>
          <w:divBdr>
            <w:top w:val="none" w:sz="0" w:space="0" w:color="auto"/>
            <w:left w:val="none" w:sz="0" w:space="0" w:color="auto"/>
            <w:bottom w:val="none" w:sz="0" w:space="0" w:color="auto"/>
            <w:right w:val="none" w:sz="0" w:space="0" w:color="auto"/>
          </w:divBdr>
        </w:div>
        <w:div w:id="1711607999">
          <w:marLeft w:val="640"/>
          <w:marRight w:val="0"/>
          <w:marTop w:val="0"/>
          <w:marBottom w:val="0"/>
          <w:divBdr>
            <w:top w:val="none" w:sz="0" w:space="0" w:color="auto"/>
            <w:left w:val="none" w:sz="0" w:space="0" w:color="auto"/>
            <w:bottom w:val="none" w:sz="0" w:space="0" w:color="auto"/>
            <w:right w:val="none" w:sz="0" w:space="0" w:color="auto"/>
          </w:divBdr>
        </w:div>
        <w:div w:id="2022196154">
          <w:marLeft w:val="640"/>
          <w:marRight w:val="0"/>
          <w:marTop w:val="0"/>
          <w:marBottom w:val="0"/>
          <w:divBdr>
            <w:top w:val="none" w:sz="0" w:space="0" w:color="auto"/>
            <w:left w:val="none" w:sz="0" w:space="0" w:color="auto"/>
            <w:bottom w:val="none" w:sz="0" w:space="0" w:color="auto"/>
            <w:right w:val="none" w:sz="0" w:space="0" w:color="auto"/>
          </w:divBdr>
        </w:div>
        <w:div w:id="1094982594">
          <w:marLeft w:val="640"/>
          <w:marRight w:val="0"/>
          <w:marTop w:val="0"/>
          <w:marBottom w:val="0"/>
          <w:divBdr>
            <w:top w:val="none" w:sz="0" w:space="0" w:color="auto"/>
            <w:left w:val="none" w:sz="0" w:space="0" w:color="auto"/>
            <w:bottom w:val="none" w:sz="0" w:space="0" w:color="auto"/>
            <w:right w:val="none" w:sz="0" w:space="0" w:color="auto"/>
          </w:divBdr>
        </w:div>
        <w:div w:id="1967269417">
          <w:marLeft w:val="640"/>
          <w:marRight w:val="0"/>
          <w:marTop w:val="0"/>
          <w:marBottom w:val="0"/>
          <w:divBdr>
            <w:top w:val="none" w:sz="0" w:space="0" w:color="auto"/>
            <w:left w:val="none" w:sz="0" w:space="0" w:color="auto"/>
            <w:bottom w:val="none" w:sz="0" w:space="0" w:color="auto"/>
            <w:right w:val="none" w:sz="0" w:space="0" w:color="auto"/>
          </w:divBdr>
        </w:div>
        <w:div w:id="2043242447">
          <w:marLeft w:val="640"/>
          <w:marRight w:val="0"/>
          <w:marTop w:val="0"/>
          <w:marBottom w:val="0"/>
          <w:divBdr>
            <w:top w:val="none" w:sz="0" w:space="0" w:color="auto"/>
            <w:left w:val="none" w:sz="0" w:space="0" w:color="auto"/>
            <w:bottom w:val="none" w:sz="0" w:space="0" w:color="auto"/>
            <w:right w:val="none" w:sz="0" w:space="0" w:color="auto"/>
          </w:divBdr>
        </w:div>
        <w:div w:id="138572337">
          <w:marLeft w:val="640"/>
          <w:marRight w:val="0"/>
          <w:marTop w:val="0"/>
          <w:marBottom w:val="0"/>
          <w:divBdr>
            <w:top w:val="none" w:sz="0" w:space="0" w:color="auto"/>
            <w:left w:val="none" w:sz="0" w:space="0" w:color="auto"/>
            <w:bottom w:val="none" w:sz="0" w:space="0" w:color="auto"/>
            <w:right w:val="none" w:sz="0" w:space="0" w:color="auto"/>
          </w:divBdr>
        </w:div>
        <w:div w:id="2022972935">
          <w:marLeft w:val="640"/>
          <w:marRight w:val="0"/>
          <w:marTop w:val="0"/>
          <w:marBottom w:val="0"/>
          <w:divBdr>
            <w:top w:val="none" w:sz="0" w:space="0" w:color="auto"/>
            <w:left w:val="none" w:sz="0" w:space="0" w:color="auto"/>
            <w:bottom w:val="none" w:sz="0" w:space="0" w:color="auto"/>
            <w:right w:val="none" w:sz="0" w:space="0" w:color="auto"/>
          </w:divBdr>
        </w:div>
        <w:div w:id="224461991">
          <w:marLeft w:val="640"/>
          <w:marRight w:val="0"/>
          <w:marTop w:val="0"/>
          <w:marBottom w:val="0"/>
          <w:divBdr>
            <w:top w:val="none" w:sz="0" w:space="0" w:color="auto"/>
            <w:left w:val="none" w:sz="0" w:space="0" w:color="auto"/>
            <w:bottom w:val="none" w:sz="0" w:space="0" w:color="auto"/>
            <w:right w:val="none" w:sz="0" w:space="0" w:color="auto"/>
          </w:divBdr>
        </w:div>
        <w:div w:id="378284740">
          <w:marLeft w:val="640"/>
          <w:marRight w:val="0"/>
          <w:marTop w:val="0"/>
          <w:marBottom w:val="0"/>
          <w:divBdr>
            <w:top w:val="none" w:sz="0" w:space="0" w:color="auto"/>
            <w:left w:val="none" w:sz="0" w:space="0" w:color="auto"/>
            <w:bottom w:val="none" w:sz="0" w:space="0" w:color="auto"/>
            <w:right w:val="none" w:sz="0" w:space="0" w:color="auto"/>
          </w:divBdr>
        </w:div>
        <w:div w:id="800807538">
          <w:marLeft w:val="640"/>
          <w:marRight w:val="0"/>
          <w:marTop w:val="0"/>
          <w:marBottom w:val="0"/>
          <w:divBdr>
            <w:top w:val="none" w:sz="0" w:space="0" w:color="auto"/>
            <w:left w:val="none" w:sz="0" w:space="0" w:color="auto"/>
            <w:bottom w:val="none" w:sz="0" w:space="0" w:color="auto"/>
            <w:right w:val="none" w:sz="0" w:space="0" w:color="auto"/>
          </w:divBdr>
        </w:div>
        <w:div w:id="1763529629">
          <w:marLeft w:val="640"/>
          <w:marRight w:val="0"/>
          <w:marTop w:val="0"/>
          <w:marBottom w:val="0"/>
          <w:divBdr>
            <w:top w:val="none" w:sz="0" w:space="0" w:color="auto"/>
            <w:left w:val="none" w:sz="0" w:space="0" w:color="auto"/>
            <w:bottom w:val="none" w:sz="0" w:space="0" w:color="auto"/>
            <w:right w:val="none" w:sz="0" w:space="0" w:color="auto"/>
          </w:divBdr>
        </w:div>
        <w:div w:id="1105921110">
          <w:marLeft w:val="640"/>
          <w:marRight w:val="0"/>
          <w:marTop w:val="0"/>
          <w:marBottom w:val="0"/>
          <w:divBdr>
            <w:top w:val="none" w:sz="0" w:space="0" w:color="auto"/>
            <w:left w:val="none" w:sz="0" w:space="0" w:color="auto"/>
            <w:bottom w:val="none" w:sz="0" w:space="0" w:color="auto"/>
            <w:right w:val="none" w:sz="0" w:space="0" w:color="auto"/>
          </w:divBdr>
        </w:div>
        <w:div w:id="1353337858">
          <w:marLeft w:val="640"/>
          <w:marRight w:val="0"/>
          <w:marTop w:val="0"/>
          <w:marBottom w:val="0"/>
          <w:divBdr>
            <w:top w:val="none" w:sz="0" w:space="0" w:color="auto"/>
            <w:left w:val="none" w:sz="0" w:space="0" w:color="auto"/>
            <w:bottom w:val="none" w:sz="0" w:space="0" w:color="auto"/>
            <w:right w:val="none" w:sz="0" w:space="0" w:color="auto"/>
          </w:divBdr>
        </w:div>
        <w:div w:id="26613730">
          <w:marLeft w:val="640"/>
          <w:marRight w:val="0"/>
          <w:marTop w:val="0"/>
          <w:marBottom w:val="0"/>
          <w:divBdr>
            <w:top w:val="none" w:sz="0" w:space="0" w:color="auto"/>
            <w:left w:val="none" w:sz="0" w:space="0" w:color="auto"/>
            <w:bottom w:val="none" w:sz="0" w:space="0" w:color="auto"/>
            <w:right w:val="none" w:sz="0" w:space="0" w:color="auto"/>
          </w:divBdr>
        </w:div>
        <w:div w:id="1390110419">
          <w:marLeft w:val="640"/>
          <w:marRight w:val="0"/>
          <w:marTop w:val="0"/>
          <w:marBottom w:val="0"/>
          <w:divBdr>
            <w:top w:val="none" w:sz="0" w:space="0" w:color="auto"/>
            <w:left w:val="none" w:sz="0" w:space="0" w:color="auto"/>
            <w:bottom w:val="none" w:sz="0" w:space="0" w:color="auto"/>
            <w:right w:val="none" w:sz="0" w:space="0" w:color="auto"/>
          </w:divBdr>
        </w:div>
        <w:div w:id="1215195025">
          <w:marLeft w:val="640"/>
          <w:marRight w:val="0"/>
          <w:marTop w:val="0"/>
          <w:marBottom w:val="0"/>
          <w:divBdr>
            <w:top w:val="none" w:sz="0" w:space="0" w:color="auto"/>
            <w:left w:val="none" w:sz="0" w:space="0" w:color="auto"/>
            <w:bottom w:val="none" w:sz="0" w:space="0" w:color="auto"/>
            <w:right w:val="none" w:sz="0" w:space="0" w:color="auto"/>
          </w:divBdr>
        </w:div>
        <w:div w:id="1490097346">
          <w:marLeft w:val="640"/>
          <w:marRight w:val="0"/>
          <w:marTop w:val="0"/>
          <w:marBottom w:val="0"/>
          <w:divBdr>
            <w:top w:val="none" w:sz="0" w:space="0" w:color="auto"/>
            <w:left w:val="none" w:sz="0" w:space="0" w:color="auto"/>
            <w:bottom w:val="none" w:sz="0" w:space="0" w:color="auto"/>
            <w:right w:val="none" w:sz="0" w:space="0" w:color="auto"/>
          </w:divBdr>
        </w:div>
        <w:div w:id="1824197419">
          <w:marLeft w:val="640"/>
          <w:marRight w:val="0"/>
          <w:marTop w:val="0"/>
          <w:marBottom w:val="0"/>
          <w:divBdr>
            <w:top w:val="none" w:sz="0" w:space="0" w:color="auto"/>
            <w:left w:val="none" w:sz="0" w:space="0" w:color="auto"/>
            <w:bottom w:val="none" w:sz="0" w:space="0" w:color="auto"/>
            <w:right w:val="none" w:sz="0" w:space="0" w:color="auto"/>
          </w:divBdr>
        </w:div>
        <w:div w:id="1977878064">
          <w:marLeft w:val="640"/>
          <w:marRight w:val="0"/>
          <w:marTop w:val="0"/>
          <w:marBottom w:val="0"/>
          <w:divBdr>
            <w:top w:val="none" w:sz="0" w:space="0" w:color="auto"/>
            <w:left w:val="none" w:sz="0" w:space="0" w:color="auto"/>
            <w:bottom w:val="none" w:sz="0" w:space="0" w:color="auto"/>
            <w:right w:val="none" w:sz="0" w:space="0" w:color="auto"/>
          </w:divBdr>
        </w:div>
        <w:div w:id="1999916598">
          <w:marLeft w:val="640"/>
          <w:marRight w:val="0"/>
          <w:marTop w:val="0"/>
          <w:marBottom w:val="0"/>
          <w:divBdr>
            <w:top w:val="none" w:sz="0" w:space="0" w:color="auto"/>
            <w:left w:val="none" w:sz="0" w:space="0" w:color="auto"/>
            <w:bottom w:val="none" w:sz="0" w:space="0" w:color="auto"/>
            <w:right w:val="none" w:sz="0" w:space="0" w:color="auto"/>
          </w:divBdr>
        </w:div>
        <w:div w:id="2060013886">
          <w:marLeft w:val="640"/>
          <w:marRight w:val="0"/>
          <w:marTop w:val="0"/>
          <w:marBottom w:val="0"/>
          <w:divBdr>
            <w:top w:val="none" w:sz="0" w:space="0" w:color="auto"/>
            <w:left w:val="none" w:sz="0" w:space="0" w:color="auto"/>
            <w:bottom w:val="none" w:sz="0" w:space="0" w:color="auto"/>
            <w:right w:val="none" w:sz="0" w:space="0" w:color="auto"/>
          </w:divBdr>
        </w:div>
        <w:div w:id="1184631397">
          <w:marLeft w:val="640"/>
          <w:marRight w:val="0"/>
          <w:marTop w:val="0"/>
          <w:marBottom w:val="0"/>
          <w:divBdr>
            <w:top w:val="none" w:sz="0" w:space="0" w:color="auto"/>
            <w:left w:val="none" w:sz="0" w:space="0" w:color="auto"/>
            <w:bottom w:val="none" w:sz="0" w:space="0" w:color="auto"/>
            <w:right w:val="none" w:sz="0" w:space="0" w:color="auto"/>
          </w:divBdr>
        </w:div>
        <w:div w:id="1198658232">
          <w:marLeft w:val="640"/>
          <w:marRight w:val="0"/>
          <w:marTop w:val="0"/>
          <w:marBottom w:val="0"/>
          <w:divBdr>
            <w:top w:val="none" w:sz="0" w:space="0" w:color="auto"/>
            <w:left w:val="none" w:sz="0" w:space="0" w:color="auto"/>
            <w:bottom w:val="none" w:sz="0" w:space="0" w:color="auto"/>
            <w:right w:val="none" w:sz="0" w:space="0" w:color="auto"/>
          </w:divBdr>
        </w:div>
        <w:div w:id="620840223">
          <w:marLeft w:val="640"/>
          <w:marRight w:val="0"/>
          <w:marTop w:val="0"/>
          <w:marBottom w:val="0"/>
          <w:divBdr>
            <w:top w:val="none" w:sz="0" w:space="0" w:color="auto"/>
            <w:left w:val="none" w:sz="0" w:space="0" w:color="auto"/>
            <w:bottom w:val="none" w:sz="0" w:space="0" w:color="auto"/>
            <w:right w:val="none" w:sz="0" w:space="0" w:color="auto"/>
          </w:divBdr>
        </w:div>
        <w:div w:id="1161193899">
          <w:marLeft w:val="640"/>
          <w:marRight w:val="0"/>
          <w:marTop w:val="0"/>
          <w:marBottom w:val="0"/>
          <w:divBdr>
            <w:top w:val="none" w:sz="0" w:space="0" w:color="auto"/>
            <w:left w:val="none" w:sz="0" w:space="0" w:color="auto"/>
            <w:bottom w:val="none" w:sz="0" w:space="0" w:color="auto"/>
            <w:right w:val="none" w:sz="0" w:space="0" w:color="auto"/>
          </w:divBdr>
        </w:div>
        <w:div w:id="2119712014">
          <w:marLeft w:val="640"/>
          <w:marRight w:val="0"/>
          <w:marTop w:val="0"/>
          <w:marBottom w:val="0"/>
          <w:divBdr>
            <w:top w:val="none" w:sz="0" w:space="0" w:color="auto"/>
            <w:left w:val="none" w:sz="0" w:space="0" w:color="auto"/>
            <w:bottom w:val="none" w:sz="0" w:space="0" w:color="auto"/>
            <w:right w:val="none" w:sz="0" w:space="0" w:color="auto"/>
          </w:divBdr>
        </w:div>
        <w:div w:id="1269005368">
          <w:marLeft w:val="640"/>
          <w:marRight w:val="0"/>
          <w:marTop w:val="0"/>
          <w:marBottom w:val="0"/>
          <w:divBdr>
            <w:top w:val="none" w:sz="0" w:space="0" w:color="auto"/>
            <w:left w:val="none" w:sz="0" w:space="0" w:color="auto"/>
            <w:bottom w:val="none" w:sz="0" w:space="0" w:color="auto"/>
            <w:right w:val="none" w:sz="0" w:space="0" w:color="auto"/>
          </w:divBdr>
        </w:div>
        <w:div w:id="634869153">
          <w:marLeft w:val="640"/>
          <w:marRight w:val="0"/>
          <w:marTop w:val="0"/>
          <w:marBottom w:val="0"/>
          <w:divBdr>
            <w:top w:val="none" w:sz="0" w:space="0" w:color="auto"/>
            <w:left w:val="none" w:sz="0" w:space="0" w:color="auto"/>
            <w:bottom w:val="none" w:sz="0" w:space="0" w:color="auto"/>
            <w:right w:val="none" w:sz="0" w:space="0" w:color="auto"/>
          </w:divBdr>
        </w:div>
        <w:div w:id="857692502">
          <w:marLeft w:val="640"/>
          <w:marRight w:val="0"/>
          <w:marTop w:val="0"/>
          <w:marBottom w:val="0"/>
          <w:divBdr>
            <w:top w:val="none" w:sz="0" w:space="0" w:color="auto"/>
            <w:left w:val="none" w:sz="0" w:space="0" w:color="auto"/>
            <w:bottom w:val="none" w:sz="0" w:space="0" w:color="auto"/>
            <w:right w:val="none" w:sz="0" w:space="0" w:color="auto"/>
          </w:divBdr>
        </w:div>
        <w:div w:id="1203059504">
          <w:marLeft w:val="640"/>
          <w:marRight w:val="0"/>
          <w:marTop w:val="0"/>
          <w:marBottom w:val="0"/>
          <w:divBdr>
            <w:top w:val="none" w:sz="0" w:space="0" w:color="auto"/>
            <w:left w:val="none" w:sz="0" w:space="0" w:color="auto"/>
            <w:bottom w:val="none" w:sz="0" w:space="0" w:color="auto"/>
            <w:right w:val="none" w:sz="0" w:space="0" w:color="auto"/>
          </w:divBdr>
        </w:div>
        <w:div w:id="1086995002">
          <w:marLeft w:val="640"/>
          <w:marRight w:val="0"/>
          <w:marTop w:val="0"/>
          <w:marBottom w:val="0"/>
          <w:divBdr>
            <w:top w:val="none" w:sz="0" w:space="0" w:color="auto"/>
            <w:left w:val="none" w:sz="0" w:space="0" w:color="auto"/>
            <w:bottom w:val="none" w:sz="0" w:space="0" w:color="auto"/>
            <w:right w:val="none" w:sz="0" w:space="0" w:color="auto"/>
          </w:divBdr>
        </w:div>
        <w:div w:id="1354959098">
          <w:marLeft w:val="640"/>
          <w:marRight w:val="0"/>
          <w:marTop w:val="0"/>
          <w:marBottom w:val="0"/>
          <w:divBdr>
            <w:top w:val="none" w:sz="0" w:space="0" w:color="auto"/>
            <w:left w:val="none" w:sz="0" w:space="0" w:color="auto"/>
            <w:bottom w:val="none" w:sz="0" w:space="0" w:color="auto"/>
            <w:right w:val="none" w:sz="0" w:space="0" w:color="auto"/>
          </w:divBdr>
        </w:div>
        <w:div w:id="2027439040">
          <w:marLeft w:val="640"/>
          <w:marRight w:val="0"/>
          <w:marTop w:val="0"/>
          <w:marBottom w:val="0"/>
          <w:divBdr>
            <w:top w:val="none" w:sz="0" w:space="0" w:color="auto"/>
            <w:left w:val="none" w:sz="0" w:space="0" w:color="auto"/>
            <w:bottom w:val="none" w:sz="0" w:space="0" w:color="auto"/>
            <w:right w:val="none" w:sz="0" w:space="0" w:color="auto"/>
          </w:divBdr>
        </w:div>
        <w:div w:id="1042169067">
          <w:marLeft w:val="640"/>
          <w:marRight w:val="0"/>
          <w:marTop w:val="0"/>
          <w:marBottom w:val="0"/>
          <w:divBdr>
            <w:top w:val="none" w:sz="0" w:space="0" w:color="auto"/>
            <w:left w:val="none" w:sz="0" w:space="0" w:color="auto"/>
            <w:bottom w:val="none" w:sz="0" w:space="0" w:color="auto"/>
            <w:right w:val="none" w:sz="0" w:space="0" w:color="auto"/>
          </w:divBdr>
        </w:div>
        <w:div w:id="430011861">
          <w:marLeft w:val="640"/>
          <w:marRight w:val="0"/>
          <w:marTop w:val="0"/>
          <w:marBottom w:val="0"/>
          <w:divBdr>
            <w:top w:val="none" w:sz="0" w:space="0" w:color="auto"/>
            <w:left w:val="none" w:sz="0" w:space="0" w:color="auto"/>
            <w:bottom w:val="none" w:sz="0" w:space="0" w:color="auto"/>
            <w:right w:val="none" w:sz="0" w:space="0" w:color="auto"/>
          </w:divBdr>
        </w:div>
        <w:div w:id="112599081">
          <w:marLeft w:val="640"/>
          <w:marRight w:val="0"/>
          <w:marTop w:val="0"/>
          <w:marBottom w:val="0"/>
          <w:divBdr>
            <w:top w:val="none" w:sz="0" w:space="0" w:color="auto"/>
            <w:left w:val="none" w:sz="0" w:space="0" w:color="auto"/>
            <w:bottom w:val="none" w:sz="0" w:space="0" w:color="auto"/>
            <w:right w:val="none" w:sz="0" w:space="0" w:color="auto"/>
          </w:divBdr>
        </w:div>
        <w:div w:id="1244026303">
          <w:marLeft w:val="640"/>
          <w:marRight w:val="0"/>
          <w:marTop w:val="0"/>
          <w:marBottom w:val="0"/>
          <w:divBdr>
            <w:top w:val="none" w:sz="0" w:space="0" w:color="auto"/>
            <w:left w:val="none" w:sz="0" w:space="0" w:color="auto"/>
            <w:bottom w:val="none" w:sz="0" w:space="0" w:color="auto"/>
            <w:right w:val="none" w:sz="0" w:space="0" w:color="auto"/>
          </w:divBdr>
        </w:div>
        <w:div w:id="487329375">
          <w:marLeft w:val="640"/>
          <w:marRight w:val="0"/>
          <w:marTop w:val="0"/>
          <w:marBottom w:val="0"/>
          <w:divBdr>
            <w:top w:val="none" w:sz="0" w:space="0" w:color="auto"/>
            <w:left w:val="none" w:sz="0" w:space="0" w:color="auto"/>
            <w:bottom w:val="none" w:sz="0" w:space="0" w:color="auto"/>
            <w:right w:val="none" w:sz="0" w:space="0" w:color="auto"/>
          </w:divBdr>
        </w:div>
        <w:div w:id="1857304475">
          <w:marLeft w:val="640"/>
          <w:marRight w:val="0"/>
          <w:marTop w:val="0"/>
          <w:marBottom w:val="0"/>
          <w:divBdr>
            <w:top w:val="none" w:sz="0" w:space="0" w:color="auto"/>
            <w:left w:val="none" w:sz="0" w:space="0" w:color="auto"/>
            <w:bottom w:val="none" w:sz="0" w:space="0" w:color="auto"/>
            <w:right w:val="none" w:sz="0" w:space="0" w:color="auto"/>
          </w:divBdr>
        </w:div>
        <w:div w:id="1486700991">
          <w:marLeft w:val="640"/>
          <w:marRight w:val="0"/>
          <w:marTop w:val="0"/>
          <w:marBottom w:val="0"/>
          <w:divBdr>
            <w:top w:val="none" w:sz="0" w:space="0" w:color="auto"/>
            <w:left w:val="none" w:sz="0" w:space="0" w:color="auto"/>
            <w:bottom w:val="none" w:sz="0" w:space="0" w:color="auto"/>
            <w:right w:val="none" w:sz="0" w:space="0" w:color="auto"/>
          </w:divBdr>
        </w:div>
        <w:div w:id="1499347654">
          <w:marLeft w:val="640"/>
          <w:marRight w:val="0"/>
          <w:marTop w:val="0"/>
          <w:marBottom w:val="0"/>
          <w:divBdr>
            <w:top w:val="none" w:sz="0" w:space="0" w:color="auto"/>
            <w:left w:val="none" w:sz="0" w:space="0" w:color="auto"/>
            <w:bottom w:val="none" w:sz="0" w:space="0" w:color="auto"/>
            <w:right w:val="none" w:sz="0" w:space="0" w:color="auto"/>
          </w:divBdr>
        </w:div>
        <w:div w:id="1239168162">
          <w:marLeft w:val="640"/>
          <w:marRight w:val="0"/>
          <w:marTop w:val="0"/>
          <w:marBottom w:val="0"/>
          <w:divBdr>
            <w:top w:val="none" w:sz="0" w:space="0" w:color="auto"/>
            <w:left w:val="none" w:sz="0" w:space="0" w:color="auto"/>
            <w:bottom w:val="none" w:sz="0" w:space="0" w:color="auto"/>
            <w:right w:val="none" w:sz="0" w:space="0" w:color="auto"/>
          </w:divBdr>
        </w:div>
        <w:div w:id="1430999785">
          <w:marLeft w:val="640"/>
          <w:marRight w:val="0"/>
          <w:marTop w:val="0"/>
          <w:marBottom w:val="0"/>
          <w:divBdr>
            <w:top w:val="none" w:sz="0" w:space="0" w:color="auto"/>
            <w:left w:val="none" w:sz="0" w:space="0" w:color="auto"/>
            <w:bottom w:val="none" w:sz="0" w:space="0" w:color="auto"/>
            <w:right w:val="none" w:sz="0" w:space="0" w:color="auto"/>
          </w:divBdr>
        </w:div>
        <w:div w:id="1683822262">
          <w:marLeft w:val="640"/>
          <w:marRight w:val="0"/>
          <w:marTop w:val="0"/>
          <w:marBottom w:val="0"/>
          <w:divBdr>
            <w:top w:val="none" w:sz="0" w:space="0" w:color="auto"/>
            <w:left w:val="none" w:sz="0" w:space="0" w:color="auto"/>
            <w:bottom w:val="none" w:sz="0" w:space="0" w:color="auto"/>
            <w:right w:val="none" w:sz="0" w:space="0" w:color="auto"/>
          </w:divBdr>
        </w:div>
        <w:div w:id="1665938823">
          <w:marLeft w:val="640"/>
          <w:marRight w:val="0"/>
          <w:marTop w:val="0"/>
          <w:marBottom w:val="0"/>
          <w:divBdr>
            <w:top w:val="none" w:sz="0" w:space="0" w:color="auto"/>
            <w:left w:val="none" w:sz="0" w:space="0" w:color="auto"/>
            <w:bottom w:val="none" w:sz="0" w:space="0" w:color="auto"/>
            <w:right w:val="none" w:sz="0" w:space="0" w:color="auto"/>
          </w:divBdr>
        </w:div>
        <w:div w:id="620647916">
          <w:marLeft w:val="640"/>
          <w:marRight w:val="0"/>
          <w:marTop w:val="0"/>
          <w:marBottom w:val="0"/>
          <w:divBdr>
            <w:top w:val="none" w:sz="0" w:space="0" w:color="auto"/>
            <w:left w:val="none" w:sz="0" w:space="0" w:color="auto"/>
            <w:bottom w:val="none" w:sz="0" w:space="0" w:color="auto"/>
            <w:right w:val="none" w:sz="0" w:space="0" w:color="auto"/>
          </w:divBdr>
        </w:div>
        <w:div w:id="1670257029">
          <w:marLeft w:val="640"/>
          <w:marRight w:val="0"/>
          <w:marTop w:val="0"/>
          <w:marBottom w:val="0"/>
          <w:divBdr>
            <w:top w:val="none" w:sz="0" w:space="0" w:color="auto"/>
            <w:left w:val="none" w:sz="0" w:space="0" w:color="auto"/>
            <w:bottom w:val="none" w:sz="0" w:space="0" w:color="auto"/>
            <w:right w:val="none" w:sz="0" w:space="0" w:color="auto"/>
          </w:divBdr>
        </w:div>
        <w:div w:id="203447011">
          <w:marLeft w:val="640"/>
          <w:marRight w:val="0"/>
          <w:marTop w:val="0"/>
          <w:marBottom w:val="0"/>
          <w:divBdr>
            <w:top w:val="none" w:sz="0" w:space="0" w:color="auto"/>
            <w:left w:val="none" w:sz="0" w:space="0" w:color="auto"/>
            <w:bottom w:val="none" w:sz="0" w:space="0" w:color="auto"/>
            <w:right w:val="none" w:sz="0" w:space="0" w:color="auto"/>
          </w:divBdr>
        </w:div>
        <w:div w:id="1478036128">
          <w:marLeft w:val="640"/>
          <w:marRight w:val="0"/>
          <w:marTop w:val="0"/>
          <w:marBottom w:val="0"/>
          <w:divBdr>
            <w:top w:val="none" w:sz="0" w:space="0" w:color="auto"/>
            <w:left w:val="none" w:sz="0" w:space="0" w:color="auto"/>
            <w:bottom w:val="none" w:sz="0" w:space="0" w:color="auto"/>
            <w:right w:val="none" w:sz="0" w:space="0" w:color="auto"/>
          </w:divBdr>
        </w:div>
        <w:div w:id="777070091">
          <w:marLeft w:val="640"/>
          <w:marRight w:val="0"/>
          <w:marTop w:val="0"/>
          <w:marBottom w:val="0"/>
          <w:divBdr>
            <w:top w:val="none" w:sz="0" w:space="0" w:color="auto"/>
            <w:left w:val="none" w:sz="0" w:space="0" w:color="auto"/>
            <w:bottom w:val="none" w:sz="0" w:space="0" w:color="auto"/>
            <w:right w:val="none" w:sz="0" w:space="0" w:color="auto"/>
          </w:divBdr>
        </w:div>
        <w:div w:id="53087084">
          <w:marLeft w:val="640"/>
          <w:marRight w:val="0"/>
          <w:marTop w:val="0"/>
          <w:marBottom w:val="0"/>
          <w:divBdr>
            <w:top w:val="none" w:sz="0" w:space="0" w:color="auto"/>
            <w:left w:val="none" w:sz="0" w:space="0" w:color="auto"/>
            <w:bottom w:val="none" w:sz="0" w:space="0" w:color="auto"/>
            <w:right w:val="none" w:sz="0" w:space="0" w:color="auto"/>
          </w:divBdr>
        </w:div>
        <w:div w:id="1200969885">
          <w:marLeft w:val="640"/>
          <w:marRight w:val="0"/>
          <w:marTop w:val="0"/>
          <w:marBottom w:val="0"/>
          <w:divBdr>
            <w:top w:val="none" w:sz="0" w:space="0" w:color="auto"/>
            <w:left w:val="none" w:sz="0" w:space="0" w:color="auto"/>
            <w:bottom w:val="none" w:sz="0" w:space="0" w:color="auto"/>
            <w:right w:val="none" w:sz="0" w:space="0" w:color="auto"/>
          </w:divBdr>
        </w:div>
        <w:div w:id="513224251">
          <w:marLeft w:val="640"/>
          <w:marRight w:val="0"/>
          <w:marTop w:val="0"/>
          <w:marBottom w:val="0"/>
          <w:divBdr>
            <w:top w:val="none" w:sz="0" w:space="0" w:color="auto"/>
            <w:left w:val="none" w:sz="0" w:space="0" w:color="auto"/>
            <w:bottom w:val="none" w:sz="0" w:space="0" w:color="auto"/>
            <w:right w:val="none" w:sz="0" w:space="0" w:color="auto"/>
          </w:divBdr>
        </w:div>
        <w:div w:id="428739471">
          <w:marLeft w:val="640"/>
          <w:marRight w:val="0"/>
          <w:marTop w:val="0"/>
          <w:marBottom w:val="0"/>
          <w:divBdr>
            <w:top w:val="none" w:sz="0" w:space="0" w:color="auto"/>
            <w:left w:val="none" w:sz="0" w:space="0" w:color="auto"/>
            <w:bottom w:val="none" w:sz="0" w:space="0" w:color="auto"/>
            <w:right w:val="none" w:sz="0" w:space="0" w:color="auto"/>
          </w:divBdr>
        </w:div>
        <w:div w:id="34894624">
          <w:marLeft w:val="640"/>
          <w:marRight w:val="0"/>
          <w:marTop w:val="0"/>
          <w:marBottom w:val="0"/>
          <w:divBdr>
            <w:top w:val="none" w:sz="0" w:space="0" w:color="auto"/>
            <w:left w:val="none" w:sz="0" w:space="0" w:color="auto"/>
            <w:bottom w:val="none" w:sz="0" w:space="0" w:color="auto"/>
            <w:right w:val="none" w:sz="0" w:space="0" w:color="auto"/>
          </w:divBdr>
        </w:div>
        <w:div w:id="740952292">
          <w:marLeft w:val="640"/>
          <w:marRight w:val="0"/>
          <w:marTop w:val="0"/>
          <w:marBottom w:val="0"/>
          <w:divBdr>
            <w:top w:val="none" w:sz="0" w:space="0" w:color="auto"/>
            <w:left w:val="none" w:sz="0" w:space="0" w:color="auto"/>
            <w:bottom w:val="none" w:sz="0" w:space="0" w:color="auto"/>
            <w:right w:val="none" w:sz="0" w:space="0" w:color="auto"/>
          </w:divBdr>
        </w:div>
        <w:div w:id="642542407">
          <w:marLeft w:val="640"/>
          <w:marRight w:val="0"/>
          <w:marTop w:val="0"/>
          <w:marBottom w:val="0"/>
          <w:divBdr>
            <w:top w:val="none" w:sz="0" w:space="0" w:color="auto"/>
            <w:left w:val="none" w:sz="0" w:space="0" w:color="auto"/>
            <w:bottom w:val="none" w:sz="0" w:space="0" w:color="auto"/>
            <w:right w:val="none" w:sz="0" w:space="0" w:color="auto"/>
          </w:divBdr>
        </w:div>
        <w:div w:id="833567070">
          <w:marLeft w:val="640"/>
          <w:marRight w:val="0"/>
          <w:marTop w:val="0"/>
          <w:marBottom w:val="0"/>
          <w:divBdr>
            <w:top w:val="none" w:sz="0" w:space="0" w:color="auto"/>
            <w:left w:val="none" w:sz="0" w:space="0" w:color="auto"/>
            <w:bottom w:val="none" w:sz="0" w:space="0" w:color="auto"/>
            <w:right w:val="none" w:sz="0" w:space="0" w:color="auto"/>
          </w:divBdr>
        </w:div>
        <w:div w:id="1772159358">
          <w:marLeft w:val="640"/>
          <w:marRight w:val="0"/>
          <w:marTop w:val="0"/>
          <w:marBottom w:val="0"/>
          <w:divBdr>
            <w:top w:val="none" w:sz="0" w:space="0" w:color="auto"/>
            <w:left w:val="none" w:sz="0" w:space="0" w:color="auto"/>
            <w:bottom w:val="none" w:sz="0" w:space="0" w:color="auto"/>
            <w:right w:val="none" w:sz="0" w:space="0" w:color="auto"/>
          </w:divBdr>
        </w:div>
        <w:div w:id="1076707465">
          <w:marLeft w:val="640"/>
          <w:marRight w:val="0"/>
          <w:marTop w:val="0"/>
          <w:marBottom w:val="0"/>
          <w:divBdr>
            <w:top w:val="none" w:sz="0" w:space="0" w:color="auto"/>
            <w:left w:val="none" w:sz="0" w:space="0" w:color="auto"/>
            <w:bottom w:val="none" w:sz="0" w:space="0" w:color="auto"/>
            <w:right w:val="none" w:sz="0" w:space="0" w:color="auto"/>
          </w:divBdr>
        </w:div>
        <w:div w:id="1730150491">
          <w:marLeft w:val="640"/>
          <w:marRight w:val="0"/>
          <w:marTop w:val="0"/>
          <w:marBottom w:val="0"/>
          <w:divBdr>
            <w:top w:val="none" w:sz="0" w:space="0" w:color="auto"/>
            <w:left w:val="none" w:sz="0" w:space="0" w:color="auto"/>
            <w:bottom w:val="none" w:sz="0" w:space="0" w:color="auto"/>
            <w:right w:val="none" w:sz="0" w:space="0" w:color="auto"/>
          </w:divBdr>
        </w:div>
        <w:div w:id="698312599">
          <w:marLeft w:val="640"/>
          <w:marRight w:val="0"/>
          <w:marTop w:val="0"/>
          <w:marBottom w:val="0"/>
          <w:divBdr>
            <w:top w:val="none" w:sz="0" w:space="0" w:color="auto"/>
            <w:left w:val="none" w:sz="0" w:space="0" w:color="auto"/>
            <w:bottom w:val="none" w:sz="0" w:space="0" w:color="auto"/>
            <w:right w:val="none" w:sz="0" w:space="0" w:color="auto"/>
          </w:divBdr>
        </w:div>
        <w:div w:id="857695549">
          <w:marLeft w:val="640"/>
          <w:marRight w:val="0"/>
          <w:marTop w:val="0"/>
          <w:marBottom w:val="0"/>
          <w:divBdr>
            <w:top w:val="none" w:sz="0" w:space="0" w:color="auto"/>
            <w:left w:val="none" w:sz="0" w:space="0" w:color="auto"/>
            <w:bottom w:val="none" w:sz="0" w:space="0" w:color="auto"/>
            <w:right w:val="none" w:sz="0" w:space="0" w:color="auto"/>
          </w:divBdr>
        </w:div>
        <w:div w:id="107747934">
          <w:marLeft w:val="640"/>
          <w:marRight w:val="0"/>
          <w:marTop w:val="0"/>
          <w:marBottom w:val="0"/>
          <w:divBdr>
            <w:top w:val="none" w:sz="0" w:space="0" w:color="auto"/>
            <w:left w:val="none" w:sz="0" w:space="0" w:color="auto"/>
            <w:bottom w:val="none" w:sz="0" w:space="0" w:color="auto"/>
            <w:right w:val="none" w:sz="0" w:space="0" w:color="auto"/>
          </w:divBdr>
        </w:div>
        <w:div w:id="153031377">
          <w:marLeft w:val="640"/>
          <w:marRight w:val="0"/>
          <w:marTop w:val="0"/>
          <w:marBottom w:val="0"/>
          <w:divBdr>
            <w:top w:val="none" w:sz="0" w:space="0" w:color="auto"/>
            <w:left w:val="none" w:sz="0" w:space="0" w:color="auto"/>
            <w:bottom w:val="none" w:sz="0" w:space="0" w:color="auto"/>
            <w:right w:val="none" w:sz="0" w:space="0" w:color="auto"/>
          </w:divBdr>
        </w:div>
        <w:div w:id="1835216044">
          <w:marLeft w:val="640"/>
          <w:marRight w:val="0"/>
          <w:marTop w:val="0"/>
          <w:marBottom w:val="0"/>
          <w:divBdr>
            <w:top w:val="none" w:sz="0" w:space="0" w:color="auto"/>
            <w:left w:val="none" w:sz="0" w:space="0" w:color="auto"/>
            <w:bottom w:val="none" w:sz="0" w:space="0" w:color="auto"/>
            <w:right w:val="none" w:sz="0" w:space="0" w:color="auto"/>
          </w:divBdr>
        </w:div>
        <w:div w:id="1647785481">
          <w:marLeft w:val="640"/>
          <w:marRight w:val="0"/>
          <w:marTop w:val="0"/>
          <w:marBottom w:val="0"/>
          <w:divBdr>
            <w:top w:val="none" w:sz="0" w:space="0" w:color="auto"/>
            <w:left w:val="none" w:sz="0" w:space="0" w:color="auto"/>
            <w:bottom w:val="none" w:sz="0" w:space="0" w:color="auto"/>
            <w:right w:val="none" w:sz="0" w:space="0" w:color="auto"/>
          </w:divBdr>
        </w:div>
        <w:div w:id="536359767">
          <w:marLeft w:val="640"/>
          <w:marRight w:val="0"/>
          <w:marTop w:val="0"/>
          <w:marBottom w:val="0"/>
          <w:divBdr>
            <w:top w:val="none" w:sz="0" w:space="0" w:color="auto"/>
            <w:left w:val="none" w:sz="0" w:space="0" w:color="auto"/>
            <w:bottom w:val="none" w:sz="0" w:space="0" w:color="auto"/>
            <w:right w:val="none" w:sz="0" w:space="0" w:color="auto"/>
          </w:divBdr>
        </w:div>
        <w:div w:id="920215932">
          <w:marLeft w:val="640"/>
          <w:marRight w:val="0"/>
          <w:marTop w:val="0"/>
          <w:marBottom w:val="0"/>
          <w:divBdr>
            <w:top w:val="none" w:sz="0" w:space="0" w:color="auto"/>
            <w:left w:val="none" w:sz="0" w:space="0" w:color="auto"/>
            <w:bottom w:val="none" w:sz="0" w:space="0" w:color="auto"/>
            <w:right w:val="none" w:sz="0" w:space="0" w:color="auto"/>
          </w:divBdr>
        </w:div>
        <w:div w:id="1852527056">
          <w:marLeft w:val="640"/>
          <w:marRight w:val="0"/>
          <w:marTop w:val="0"/>
          <w:marBottom w:val="0"/>
          <w:divBdr>
            <w:top w:val="none" w:sz="0" w:space="0" w:color="auto"/>
            <w:left w:val="none" w:sz="0" w:space="0" w:color="auto"/>
            <w:bottom w:val="none" w:sz="0" w:space="0" w:color="auto"/>
            <w:right w:val="none" w:sz="0" w:space="0" w:color="auto"/>
          </w:divBdr>
        </w:div>
        <w:div w:id="1163156350">
          <w:marLeft w:val="640"/>
          <w:marRight w:val="0"/>
          <w:marTop w:val="0"/>
          <w:marBottom w:val="0"/>
          <w:divBdr>
            <w:top w:val="none" w:sz="0" w:space="0" w:color="auto"/>
            <w:left w:val="none" w:sz="0" w:space="0" w:color="auto"/>
            <w:bottom w:val="none" w:sz="0" w:space="0" w:color="auto"/>
            <w:right w:val="none" w:sz="0" w:space="0" w:color="auto"/>
          </w:divBdr>
        </w:div>
        <w:div w:id="586159942">
          <w:marLeft w:val="640"/>
          <w:marRight w:val="0"/>
          <w:marTop w:val="0"/>
          <w:marBottom w:val="0"/>
          <w:divBdr>
            <w:top w:val="none" w:sz="0" w:space="0" w:color="auto"/>
            <w:left w:val="none" w:sz="0" w:space="0" w:color="auto"/>
            <w:bottom w:val="none" w:sz="0" w:space="0" w:color="auto"/>
            <w:right w:val="none" w:sz="0" w:space="0" w:color="auto"/>
          </w:divBdr>
        </w:div>
        <w:div w:id="1430546552">
          <w:marLeft w:val="640"/>
          <w:marRight w:val="0"/>
          <w:marTop w:val="0"/>
          <w:marBottom w:val="0"/>
          <w:divBdr>
            <w:top w:val="none" w:sz="0" w:space="0" w:color="auto"/>
            <w:left w:val="none" w:sz="0" w:space="0" w:color="auto"/>
            <w:bottom w:val="none" w:sz="0" w:space="0" w:color="auto"/>
            <w:right w:val="none" w:sz="0" w:space="0" w:color="auto"/>
          </w:divBdr>
        </w:div>
        <w:div w:id="1909606899">
          <w:marLeft w:val="640"/>
          <w:marRight w:val="0"/>
          <w:marTop w:val="0"/>
          <w:marBottom w:val="0"/>
          <w:divBdr>
            <w:top w:val="none" w:sz="0" w:space="0" w:color="auto"/>
            <w:left w:val="none" w:sz="0" w:space="0" w:color="auto"/>
            <w:bottom w:val="none" w:sz="0" w:space="0" w:color="auto"/>
            <w:right w:val="none" w:sz="0" w:space="0" w:color="auto"/>
          </w:divBdr>
        </w:div>
        <w:div w:id="2050298990">
          <w:marLeft w:val="640"/>
          <w:marRight w:val="0"/>
          <w:marTop w:val="0"/>
          <w:marBottom w:val="0"/>
          <w:divBdr>
            <w:top w:val="none" w:sz="0" w:space="0" w:color="auto"/>
            <w:left w:val="none" w:sz="0" w:space="0" w:color="auto"/>
            <w:bottom w:val="none" w:sz="0" w:space="0" w:color="auto"/>
            <w:right w:val="none" w:sz="0" w:space="0" w:color="auto"/>
          </w:divBdr>
        </w:div>
        <w:div w:id="1437024166">
          <w:marLeft w:val="640"/>
          <w:marRight w:val="0"/>
          <w:marTop w:val="0"/>
          <w:marBottom w:val="0"/>
          <w:divBdr>
            <w:top w:val="none" w:sz="0" w:space="0" w:color="auto"/>
            <w:left w:val="none" w:sz="0" w:space="0" w:color="auto"/>
            <w:bottom w:val="none" w:sz="0" w:space="0" w:color="auto"/>
            <w:right w:val="none" w:sz="0" w:space="0" w:color="auto"/>
          </w:divBdr>
        </w:div>
        <w:div w:id="1542551647">
          <w:marLeft w:val="640"/>
          <w:marRight w:val="0"/>
          <w:marTop w:val="0"/>
          <w:marBottom w:val="0"/>
          <w:divBdr>
            <w:top w:val="none" w:sz="0" w:space="0" w:color="auto"/>
            <w:left w:val="none" w:sz="0" w:space="0" w:color="auto"/>
            <w:bottom w:val="none" w:sz="0" w:space="0" w:color="auto"/>
            <w:right w:val="none" w:sz="0" w:space="0" w:color="auto"/>
          </w:divBdr>
        </w:div>
        <w:div w:id="260797857">
          <w:marLeft w:val="640"/>
          <w:marRight w:val="0"/>
          <w:marTop w:val="0"/>
          <w:marBottom w:val="0"/>
          <w:divBdr>
            <w:top w:val="none" w:sz="0" w:space="0" w:color="auto"/>
            <w:left w:val="none" w:sz="0" w:space="0" w:color="auto"/>
            <w:bottom w:val="none" w:sz="0" w:space="0" w:color="auto"/>
            <w:right w:val="none" w:sz="0" w:space="0" w:color="auto"/>
          </w:divBdr>
        </w:div>
        <w:div w:id="1357346653">
          <w:marLeft w:val="640"/>
          <w:marRight w:val="0"/>
          <w:marTop w:val="0"/>
          <w:marBottom w:val="0"/>
          <w:divBdr>
            <w:top w:val="none" w:sz="0" w:space="0" w:color="auto"/>
            <w:left w:val="none" w:sz="0" w:space="0" w:color="auto"/>
            <w:bottom w:val="none" w:sz="0" w:space="0" w:color="auto"/>
            <w:right w:val="none" w:sz="0" w:space="0" w:color="auto"/>
          </w:divBdr>
        </w:div>
        <w:div w:id="1517503453">
          <w:marLeft w:val="640"/>
          <w:marRight w:val="0"/>
          <w:marTop w:val="0"/>
          <w:marBottom w:val="0"/>
          <w:divBdr>
            <w:top w:val="none" w:sz="0" w:space="0" w:color="auto"/>
            <w:left w:val="none" w:sz="0" w:space="0" w:color="auto"/>
            <w:bottom w:val="none" w:sz="0" w:space="0" w:color="auto"/>
            <w:right w:val="none" w:sz="0" w:space="0" w:color="auto"/>
          </w:divBdr>
        </w:div>
        <w:div w:id="277374179">
          <w:marLeft w:val="640"/>
          <w:marRight w:val="0"/>
          <w:marTop w:val="0"/>
          <w:marBottom w:val="0"/>
          <w:divBdr>
            <w:top w:val="none" w:sz="0" w:space="0" w:color="auto"/>
            <w:left w:val="none" w:sz="0" w:space="0" w:color="auto"/>
            <w:bottom w:val="none" w:sz="0" w:space="0" w:color="auto"/>
            <w:right w:val="none" w:sz="0" w:space="0" w:color="auto"/>
          </w:divBdr>
        </w:div>
        <w:div w:id="1834371036">
          <w:marLeft w:val="640"/>
          <w:marRight w:val="0"/>
          <w:marTop w:val="0"/>
          <w:marBottom w:val="0"/>
          <w:divBdr>
            <w:top w:val="none" w:sz="0" w:space="0" w:color="auto"/>
            <w:left w:val="none" w:sz="0" w:space="0" w:color="auto"/>
            <w:bottom w:val="none" w:sz="0" w:space="0" w:color="auto"/>
            <w:right w:val="none" w:sz="0" w:space="0" w:color="auto"/>
          </w:divBdr>
        </w:div>
        <w:div w:id="1787234301">
          <w:marLeft w:val="640"/>
          <w:marRight w:val="0"/>
          <w:marTop w:val="0"/>
          <w:marBottom w:val="0"/>
          <w:divBdr>
            <w:top w:val="none" w:sz="0" w:space="0" w:color="auto"/>
            <w:left w:val="none" w:sz="0" w:space="0" w:color="auto"/>
            <w:bottom w:val="none" w:sz="0" w:space="0" w:color="auto"/>
            <w:right w:val="none" w:sz="0" w:space="0" w:color="auto"/>
          </w:divBdr>
        </w:div>
        <w:div w:id="1841891004">
          <w:marLeft w:val="640"/>
          <w:marRight w:val="0"/>
          <w:marTop w:val="0"/>
          <w:marBottom w:val="0"/>
          <w:divBdr>
            <w:top w:val="none" w:sz="0" w:space="0" w:color="auto"/>
            <w:left w:val="none" w:sz="0" w:space="0" w:color="auto"/>
            <w:bottom w:val="none" w:sz="0" w:space="0" w:color="auto"/>
            <w:right w:val="none" w:sz="0" w:space="0" w:color="auto"/>
          </w:divBdr>
        </w:div>
        <w:div w:id="1821653326">
          <w:marLeft w:val="640"/>
          <w:marRight w:val="0"/>
          <w:marTop w:val="0"/>
          <w:marBottom w:val="0"/>
          <w:divBdr>
            <w:top w:val="none" w:sz="0" w:space="0" w:color="auto"/>
            <w:left w:val="none" w:sz="0" w:space="0" w:color="auto"/>
            <w:bottom w:val="none" w:sz="0" w:space="0" w:color="auto"/>
            <w:right w:val="none" w:sz="0" w:space="0" w:color="auto"/>
          </w:divBdr>
        </w:div>
        <w:div w:id="1903517442">
          <w:marLeft w:val="640"/>
          <w:marRight w:val="0"/>
          <w:marTop w:val="0"/>
          <w:marBottom w:val="0"/>
          <w:divBdr>
            <w:top w:val="none" w:sz="0" w:space="0" w:color="auto"/>
            <w:left w:val="none" w:sz="0" w:space="0" w:color="auto"/>
            <w:bottom w:val="none" w:sz="0" w:space="0" w:color="auto"/>
            <w:right w:val="none" w:sz="0" w:space="0" w:color="auto"/>
          </w:divBdr>
        </w:div>
        <w:div w:id="1969624081">
          <w:marLeft w:val="640"/>
          <w:marRight w:val="0"/>
          <w:marTop w:val="0"/>
          <w:marBottom w:val="0"/>
          <w:divBdr>
            <w:top w:val="none" w:sz="0" w:space="0" w:color="auto"/>
            <w:left w:val="none" w:sz="0" w:space="0" w:color="auto"/>
            <w:bottom w:val="none" w:sz="0" w:space="0" w:color="auto"/>
            <w:right w:val="none" w:sz="0" w:space="0" w:color="auto"/>
          </w:divBdr>
        </w:div>
        <w:div w:id="1810979912">
          <w:marLeft w:val="640"/>
          <w:marRight w:val="0"/>
          <w:marTop w:val="0"/>
          <w:marBottom w:val="0"/>
          <w:divBdr>
            <w:top w:val="none" w:sz="0" w:space="0" w:color="auto"/>
            <w:left w:val="none" w:sz="0" w:space="0" w:color="auto"/>
            <w:bottom w:val="none" w:sz="0" w:space="0" w:color="auto"/>
            <w:right w:val="none" w:sz="0" w:space="0" w:color="auto"/>
          </w:divBdr>
        </w:div>
        <w:div w:id="1790783135">
          <w:marLeft w:val="640"/>
          <w:marRight w:val="0"/>
          <w:marTop w:val="0"/>
          <w:marBottom w:val="0"/>
          <w:divBdr>
            <w:top w:val="none" w:sz="0" w:space="0" w:color="auto"/>
            <w:left w:val="none" w:sz="0" w:space="0" w:color="auto"/>
            <w:bottom w:val="none" w:sz="0" w:space="0" w:color="auto"/>
            <w:right w:val="none" w:sz="0" w:space="0" w:color="auto"/>
          </w:divBdr>
        </w:div>
        <w:div w:id="731545346">
          <w:marLeft w:val="640"/>
          <w:marRight w:val="0"/>
          <w:marTop w:val="0"/>
          <w:marBottom w:val="0"/>
          <w:divBdr>
            <w:top w:val="none" w:sz="0" w:space="0" w:color="auto"/>
            <w:left w:val="none" w:sz="0" w:space="0" w:color="auto"/>
            <w:bottom w:val="none" w:sz="0" w:space="0" w:color="auto"/>
            <w:right w:val="none" w:sz="0" w:space="0" w:color="auto"/>
          </w:divBdr>
        </w:div>
        <w:div w:id="745764281">
          <w:marLeft w:val="640"/>
          <w:marRight w:val="0"/>
          <w:marTop w:val="0"/>
          <w:marBottom w:val="0"/>
          <w:divBdr>
            <w:top w:val="none" w:sz="0" w:space="0" w:color="auto"/>
            <w:left w:val="none" w:sz="0" w:space="0" w:color="auto"/>
            <w:bottom w:val="none" w:sz="0" w:space="0" w:color="auto"/>
            <w:right w:val="none" w:sz="0" w:space="0" w:color="auto"/>
          </w:divBdr>
        </w:div>
        <w:div w:id="1406950130">
          <w:marLeft w:val="640"/>
          <w:marRight w:val="0"/>
          <w:marTop w:val="0"/>
          <w:marBottom w:val="0"/>
          <w:divBdr>
            <w:top w:val="none" w:sz="0" w:space="0" w:color="auto"/>
            <w:left w:val="none" w:sz="0" w:space="0" w:color="auto"/>
            <w:bottom w:val="none" w:sz="0" w:space="0" w:color="auto"/>
            <w:right w:val="none" w:sz="0" w:space="0" w:color="auto"/>
          </w:divBdr>
        </w:div>
        <w:div w:id="388453939">
          <w:marLeft w:val="640"/>
          <w:marRight w:val="0"/>
          <w:marTop w:val="0"/>
          <w:marBottom w:val="0"/>
          <w:divBdr>
            <w:top w:val="none" w:sz="0" w:space="0" w:color="auto"/>
            <w:left w:val="none" w:sz="0" w:space="0" w:color="auto"/>
            <w:bottom w:val="none" w:sz="0" w:space="0" w:color="auto"/>
            <w:right w:val="none" w:sz="0" w:space="0" w:color="auto"/>
          </w:divBdr>
        </w:div>
        <w:div w:id="2043896182">
          <w:marLeft w:val="640"/>
          <w:marRight w:val="0"/>
          <w:marTop w:val="0"/>
          <w:marBottom w:val="0"/>
          <w:divBdr>
            <w:top w:val="none" w:sz="0" w:space="0" w:color="auto"/>
            <w:left w:val="none" w:sz="0" w:space="0" w:color="auto"/>
            <w:bottom w:val="none" w:sz="0" w:space="0" w:color="auto"/>
            <w:right w:val="none" w:sz="0" w:space="0" w:color="auto"/>
          </w:divBdr>
        </w:div>
        <w:div w:id="364258132">
          <w:marLeft w:val="640"/>
          <w:marRight w:val="0"/>
          <w:marTop w:val="0"/>
          <w:marBottom w:val="0"/>
          <w:divBdr>
            <w:top w:val="none" w:sz="0" w:space="0" w:color="auto"/>
            <w:left w:val="none" w:sz="0" w:space="0" w:color="auto"/>
            <w:bottom w:val="none" w:sz="0" w:space="0" w:color="auto"/>
            <w:right w:val="none" w:sz="0" w:space="0" w:color="auto"/>
          </w:divBdr>
        </w:div>
        <w:div w:id="1610552307">
          <w:marLeft w:val="640"/>
          <w:marRight w:val="0"/>
          <w:marTop w:val="0"/>
          <w:marBottom w:val="0"/>
          <w:divBdr>
            <w:top w:val="none" w:sz="0" w:space="0" w:color="auto"/>
            <w:left w:val="none" w:sz="0" w:space="0" w:color="auto"/>
            <w:bottom w:val="none" w:sz="0" w:space="0" w:color="auto"/>
            <w:right w:val="none" w:sz="0" w:space="0" w:color="auto"/>
          </w:divBdr>
        </w:div>
        <w:div w:id="1399330248">
          <w:marLeft w:val="640"/>
          <w:marRight w:val="0"/>
          <w:marTop w:val="0"/>
          <w:marBottom w:val="0"/>
          <w:divBdr>
            <w:top w:val="none" w:sz="0" w:space="0" w:color="auto"/>
            <w:left w:val="none" w:sz="0" w:space="0" w:color="auto"/>
            <w:bottom w:val="none" w:sz="0" w:space="0" w:color="auto"/>
            <w:right w:val="none" w:sz="0" w:space="0" w:color="auto"/>
          </w:divBdr>
        </w:div>
        <w:div w:id="353921997">
          <w:marLeft w:val="640"/>
          <w:marRight w:val="0"/>
          <w:marTop w:val="0"/>
          <w:marBottom w:val="0"/>
          <w:divBdr>
            <w:top w:val="none" w:sz="0" w:space="0" w:color="auto"/>
            <w:left w:val="none" w:sz="0" w:space="0" w:color="auto"/>
            <w:bottom w:val="none" w:sz="0" w:space="0" w:color="auto"/>
            <w:right w:val="none" w:sz="0" w:space="0" w:color="auto"/>
          </w:divBdr>
        </w:div>
        <w:div w:id="1045056188">
          <w:marLeft w:val="640"/>
          <w:marRight w:val="0"/>
          <w:marTop w:val="0"/>
          <w:marBottom w:val="0"/>
          <w:divBdr>
            <w:top w:val="none" w:sz="0" w:space="0" w:color="auto"/>
            <w:left w:val="none" w:sz="0" w:space="0" w:color="auto"/>
            <w:bottom w:val="none" w:sz="0" w:space="0" w:color="auto"/>
            <w:right w:val="none" w:sz="0" w:space="0" w:color="auto"/>
          </w:divBdr>
        </w:div>
        <w:div w:id="738328988">
          <w:marLeft w:val="640"/>
          <w:marRight w:val="0"/>
          <w:marTop w:val="0"/>
          <w:marBottom w:val="0"/>
          <w:divBdr>
            <w:top w:val="none" w:sz="0" w:space="0" w:color="auto"/>
            <w:left w:val="none" w:sz="0" w:space="0" w:color="auto"/>
            <w:bottom w:val="none" w:sz="0" w:space="0" w:color="auto"/>
            <w:right w:val="none" w:sz="0" w:space="0" w:color="auto"/>
          </w:divBdr>
        </w:div>
        <w:div w:id="1483890700">
          <w:marLeft w:val="640"/>
          <w:marRight w:val="0"/>
          <w:marTop w:val="0"/>
          <w:marBottom w:val="0"/>
          <w:divBdr>
            <w:top w:val="none" w:sz="0" w:space="0" w:color="auto"/>
            <w:left w:val="none" w:sz="0" w:space="0" w:color="auto"/>
            <w:bottom w:val="none" w:sz="0" w:space="0" w:color="auto"/>
            <w:right w:val="none" w:sz="0" w:space="0" w:color="auto"/>
          </w:divBdr>
        </w:div>
        <w:div w:id="1540899843">
          <w:marLeft w:val="640"/>
          <w:marRight w:val="0"/>
          <w:marTop w:val="0"/>
          <w:marBottom w:val="0"/>
          <w:divBdr>
            <w:top w:val="none" w:sz="0" w:space="0" w:color="auto"/>
            <w:left w:val="none" w:sz="0" w:space="0" w:color="auto"/>
            <w:bottom w:val="none" w:sz="0" w:space="0" w:color="auto"/>
            <w:right w:val="none" w:sz="0" w:space="0" w:color="auto"/>
          </w:divBdr>
        </w:div>
        <w:div w:id="951789832">
          <w:marLeft w:val="640"/>
          <w:marRight w:val="0"/>
          <w:marTop w:val="0"/>
          <w:marBottom w:val="0"/>
          <w:divBdr>
            <w:top w:val="none" w:sz="0" w:space="0" w:color="auto"/>
            <w:left w:val="none" w:sz="0" w:space="0" w:color="auto"/>
            <w:bottom w:val="none" w:sz="0" w:space="0" w:color="auto"/>
            <w:right w:val="none" w:sz="0" w:space="0" w:color="auto"/>
          </w:divBdr>
        </w:div>
        <w:div w:id="612900759">
          <w:marLeft w:val="640"/>
          <w:marRight w:val="0"/>
          <w:marTop w:val="0"/>
          <w:marBottom w:val="0"/>
          <w:divBdr>
            <w:top w:val="none" w:sz="0" w:space="0" w:color="auto"/>
            <w:left w:val="none" w:sz="0" w:space="0" w:color="auto"/>
            <w:bottom w:val="none" w:sz="0" w:space="0" w:color="auto"/>
            <w:right w:val="none" w:sz="0" w:space="0" w:color="auto"/>
          </w:divBdr>
        </w:div>
        <w:div w:id="2709980">
          <w:marLeft w:val="640"/>
          <w:marRight w:val="0"/>
          <w:marTop w:val="0"/>
          <w:marBottom w:val="0"/>
          <w:divBdr>
            <w:top w:val="none" w:sz="0" w:space="0" w:color="auto"/>
            <w:left w:val="none" w:sz="0" w:space="0" w:color="auto"/>
            <w:bottom w:val="none" w:sz="0" w:space="0" w:color="auto"/>
            <w:right w:val="none" w:sz="0" w:space="0" w:color="auto"/>
          </w:divBdr>
        </w:div>
        <w:div w:id="1842429553">
          <w:marLeft w:val="640"/>
          <w:marRight w:val="0"/>
          <w:marTop w:val="0"/>
          <w:marBottom w:val="0"/>
          <w:divBdr>
            <w:top w:val="none" w:sz="0" w:space="0" w:color="auto"/>
            <w:left w:val="none" w:sz="0" w:space="0" w:color="auto"/>
            <w:bottom w:val="none" w:sz="0" w:space="0" w:color="auto"/>
            <w:right w:val="none" w:sz="0" w:space="0" w:color="auto"/>
          </w:divBdr>
        </w:div>
        <w:div w:id="2121335000">
          <w:marLeft w:val="640"/>
          <w:marRight w:val="0"/>
          <w:marTop w:val="0"/>
          <w:marBottom w:val="0"/>
          <w:divBdr>
            <w:top w:val="none" w:sz="0" w:space="0" w:color="auto"/>
            <w:left w:val="none" w:sz="0" w:space="0" w:color="auto"/>
            <w:bottom w:val="none" w:sz="0" w:space="0" w:color="auto"/>
            <w:right w:val="none" w:sz="0" w:space="0" w:color="auto"/>
          </w:divBdr>
        </w:div>
        <w:div w:id="1810122423">
          <w:marLeft w:val="640"/>
          <w:marRight w:val="0"/>
          <w:marTop w:val="0"/>
          <w:marBottom w:val="0"/>
          <w:divBdr>
            <w:top w:val="none" w:sz="0" w:space="0" w:color="auto"/>
            <w:left w:val="none" w:sz="0" w:space="0" w:color="auto"/>
            <w:bottom w:val="none" w:sz="0" w:space="0" w:color="auto"/>
            <w:right w:val="none" w:sz="0" w:space="0" w:color="auto"/>
          </w:divBdr>
        </w:div>
        <w:div w:id="1706826681">
          <w:marLeft w:val="640"/>
          <w:marRight w:val="0"/>
          <w:marTop w:val="0"/>
          <w:marBottom w:val="0"/>
          <w:divBdr>
            <w:top w:val="none" w:sz="0" w:space="0" w:color="auto"/>
            <w:left w:val="none" w:sz="0" w:space="0" w:color="auto"/>
            <w:bottom w:val="none" w:sz="0" w:space="0" w:color="auto"/>
            <w:right w:val="none" w:sz="0" w:space="0" w:color="auto"/>
          </w:divBdr>
        </w:div>
        <w:div w:id="557013012">
          <w:marLeft w:val="640"/>
          <w:marRight w:val="0"/>
          <w:marTop w:val="0"/>
          <w:marBottom w:val="0"/>
          <w:divBdr>
            <w:top w:val="none" w:sz="0" w:space="0" w:color="auto"/>
            <w:left w:val="none" w:sz="0" w:space="0" w:color="auto"/>
            <w:bottom w:val="none" w:sz="0" w:space="0" w:color="auto"/>
            <w:right w:val="none" w:sz="0" w:space="0" w:color="auto"/>
          </w:divBdr>
        </w:div>
        <w:div w:id="130442097">
          <w:marLeft w:val="640"/>
          <w:marRight w:val="0"/>
          <w:marTop w:val="0"/>
          <w:marBottom w:val="0"/>
          <w:divBdr>
            <w:top w:val="none" w:sz="0" w:space="0" w:color="auto"/>
            <w:left w:val="none" w:sz="0" w:space="0" w:color="auto"/>
            <w:bottom w:val="none" w:sz="0" w:space="0" w:color="auto"/>
            <w:right w:val="none" w:sz="0" w:space="0" w:color="auto"/>
          </w:divBdr>
        </w:div>
        <w:div w:id="2029872636">
          <w:marLeft w:val="640"/>
          <w:marRight w:val="0"/>
          <w:marTop w:val="0"/>
          <w:marBottom w:val="0"/>
          <w:divBdr>
            <w:top w:val="none" w:sz="0" w:space="0" w:color="auto"/>
            <w:left w:val="none" w:sz="0" w:space="0" w:color="auto"/>
            <w:bottom w:val="none" w:sz="0" w:space="0" w:color="auto"/>
            <w:right w:val="none" w:sz="0" w:space="0" w:color="auto"/>
          </w:divBdr>
        </w:div>
        <w:div w:id="563954281">
          <w:marLeft w:val="640"/>
          <w:marRight w:val="0"/>
          <w:marTop w:val="0"/>
          <w:marBottom w:val="0"/>
          <w:divBdr>
            <w:top w:val="none" w:sz="0" w:space="0" w:color="auto"/>
            <w:left w:val="none" w:sz="0" w:space="0" w:color="auto"/>
            <w:bottom w:val="none" w:sz="0" w:space="0" w:color="auto"/>
            <w:right w:val="none" w:sz="0" w:space="0" w:color="auto"/>
          </w:divBdr>
        </w:div>
        <w:div w:id="1190492791">
          <w:marLeft w:val="640"/>
          <w:marRight w:val="0"/>
          <w:marTop w:val="0"/>
          <w:marBottom w:val="0"/>
          <w:divBdr>
            <w:top w:val="none" w:sz="0" w:space="0" w:color="auto"/>
            <w:left w:val="none" w:sz="0" w:space="0" w:color="auto"/>
            <w:bottom w:val="none" w:sz="0" w:space="0" w:color="auto"/>
            <w:right w:val="none" w:sz="0" w:space="0" w:color="auto"/>
          </w:divBdr>
        </w:div>
        <w:div w:id="1477915491">
          <w:marLeft w:val="640"/>
          <w:marRight w:val="0"/>
          <w:marTop w:val="0"/>
          <w:marBottom w:val="0"/>
          <w:divBdr>
            <w:top w:val="none" w:sz="0" w:space="0" w:color="auto"/>
            <w:left w:val="none" w:sz="0" w:space="0" w:color="auto"/>
            <w:bottom w:val="none" w:sz="0" w:space="0" w:color="auto"/>
            <w:right w:val="none" w:sz="0" w:space="0" w:color="auto"/>
          </w:divBdr>
        </w:div>
        <w:div w:id="1892882811">
          <w:marLeft w:val="640"/>
          <w:marRight w:val="0"/>
          <w:marTop w:val="0"/>
          <w:marBottom w:val="0"/>
          <w:divBdr>
            <w:top w:val="none" w:sz="0" w:space="0" w:color="auto"/>
            <w:left w:val="none" w:sz="0" w:space="0" w:color="auto"/>
            <w:bottom w:val="none" w:sz="0" w:space="0" w:color="auto"/>
            <w:right w:val="none" w:sz="0" w:space="0" w:color="auto"/>
          </w:divBdr>
        </w:div>
        <w:div w:id="287662078">
          <w:marLeft w:val="640"/>
          <w:marRight w:val="0"/>
          <w:marTop w:val="0"/>
          <w:marBottom w:val="0"/>
          <w:divBdr>
            <w:top w:val="none" w:sz="0" w:space="0" w:color="auto"/>
            <w:left w:val="none" w:sz="0" w:space="0" w:color="auto"/>
            <w:bottom w:val="none" w:sz="0" w:space="0" w:color="auto"/>
            <w:right w:val="none" w:sz="0" w:space="0" w:color="auto"/>
          </w:divBdr>
        </w:div>
        <w:div w:id="801733765">
          <w:marLeft w:val="640"/>
          <w:marRight w:val="0"/>
          <w:marTop w:val="0"/>
          <w:marBottom w:val="0"/>
          <w:divBdr>
            <w:top w:val="none" w:sz="0" w:space="0" w:color="auto"/>
            <w:left w:val="none" w:sz="0" w:space="0" w:color="auto"/>
            <w:bottom w:val="none" w:sz="0" w:space="0" w:color="auto"/>
            <w:right w:val="none" w:sz="0" w:space="0" w:color="auto"/>
          </w:divBdr>
        </w:div>
        <w:div w:id="973561091">
          <w:marLeft w:val="640"/>
          <w:marRight w:val="0"/>
          <w:marTop w:val="0"/>
          <w:marBottom w:val="0"/>
          <w:divBdr>
            <w:top w:val="none" w:sz="0" w:space="0" w:color="auto"/>
            <w:left w:val="none" w:sz="0" w:space="0" w:color="auto"/>
            <w:bottom w:val="none" w:sz="0" w:space="0" w:color="auto"/>
            <w:right w:val="none" w:sz="0" w:space="0" w:color="auto"/>
          </w:divBdr>
        </w:div>
        <w:div w:id="1657303151">
          <w:marLeft w:val="640"/>
          <w:marRight w:val="0"/>
          <w:marTop w:val="0"/>
          <w:marBottom w:val="0"/>
          <w:divBdr>
            <w:top w:val="none" w:sz="0" w:space="0" w:color="auto"/>
            <w:left w:val="none" w:sz="0" w:space="0" w:color="auto"/>
            <w:bottom w:val="none" w:sz="0" w:space="0" w:color="auto"/>
            <w:right w:val="none" w:sz="0" w:space="0" w:color="auto"/>
          </w:divBdr>
        </w:div>
        <w:div w:id="1847668292">
          <w:marLeft w:val="640"/>
          <w:marRight w:val="0"/>
          <w:marTop w:val="0"/>
          <w:marBottom w:val="0"/>
          <w:divBdr>
            <w:top w:val="none" w:sz="0" w:space="0" w:color="auto"/>
            <w:left w:val="none" w:sz="0" w:space="0" w:color="auto"/>
            <w:bottom w:val="none" w:sz="0" w:space="0" w:color="auto"/>
            <w:right w:val="none" w:sz="0" w:space="0" w:color="auto"/>
          </w:divBdr>
        </w:div>
        <w:div w:id="143014901">
          <w:marLeft w:val="640"/>
          <w:marRight w:val="0"/>
          <w:marTop w:val="0"/>
          <w:marBottom w:val="0"/>
          <w:divBdr>
            <w:top w:val="none" w:sz="0" w:space="0" w:color="auto"/>
            <w:left w:val="none" w:sz="0" w:space="0" w:color="auto"/>
            <w:bottom w:val="none" w:sz="0" w:space="0" w:color="auto"/>
            <w:right w:val="none" w:sz="0" w:space="0" w:color="auto"/>
          </w:divBdr>
        </w:div>
        <w:div w:id="984042617">
          <w:marLeft w:val="640"/>
          <w:marRight w:val="0"/>
          <w:marTop w:val="0"/>
          <w:marBottom w:val="0"/>
          <w:divBdr>
            <w:top w:val="none" w:sz="0" w:space="0" w:color="auto"/>
            <w:left w:val="none" w:sz="0" w:space="0" w:color="auto"/>
            <w:bottom w:val="none" w:sz="0" w:space="0" w:color="auto"/>
            <w:right w:val="none" w:sz="0" w:space="0" w:color="auto"/>
          </w:divBdr>
        </w:div>
        <w:div w:id="1593316571">
          <w:marLeft w:val="640"/>
          <w:marRight w:val="0"/>
          <w:marTop w:val="0"/>
          <w:marBottom w:val="0"/>
          <w:divBdr>
            <w:top w:val="none" w:sz="0" w:space="0" w:color="auto"/>
            <w:left w:val="none" w:sz="0" w:space="0" w:color="auto"/>
            <w:bottom w:val="none" w:sz="0" w:space="0" w:color="auto"/>
            <w:right w:val="none" w:sz="0" w:space="0" w:color="auto"/>
          </w:divBdr>
        </w:div>
        <w:div w:id="408427524">
          <w:marLeft w:val="640"/>
          <w:marRight w:val="0"/>
          <w:marTop w:val="0"/>
          <w:marBottom w:val="0"/>
          <w:divBdr>
            <w:top w:val="none" w:sz="0" w:space="0" w:color="auto"/>
            <w:left w:val="none" w:sz="0" w:space="0" w:color="auto"/>
            <w:bottom w:val="none" w:sz="0" w:space="0" w:color="auto"/>
            <w:right w:val="none" w:sz="0" w:space="0" w:color="auto"/>
          </w:divBdr>
        </w:div>
        <w:div w:id="1375234968">
          <w:marLeft w:val="640"/>
          <w:marRight w:val="0"/>
          <w:marTop w:val="0"/>
          <w:marBottom w:val="0"/>
          <w:divBdr>
            <w:top w:val="none" w:sz="0" w:space="0" w:color="auto"/>
            <w:left w:val="none" w:sz="0" w:space="0" w:color="auto"/>
            <w:bottom w:val="none" w:sz="0" w:space="0" w:color="auto"/>
            <w:right w:val="none" w:sz="0" w:space="0" w:color="auto"/>
          </w:divBdr>
        </w:div>
        <w:div w:id="1388917634">
          <w:marLeft w:val="640"/>
          <w:marRight w:val="0"/>
          <w:marTop w:val="0"/>
          <w:marBottom w:val="0"/>
          <w:divBdr>
            <w:top w:val="none" w:sz="0" w:space="0" w:color="auto"/>
            <w:left w:val="none" w:sz="0" w:space="0" w:color="auto"/>
            <w:bottom w:val="none" w:sz="0" w:space="0" w:color="auto"/>
            <w:right w:val="none" w:sz="0" w:space="0" w:color="auto"/>
          </w:divBdr>
        </w:div>
        <w:div w:id="404882098">
          <w:marLeft w:val="640"/>
          <w:marRight w:val="0"/>
          <w:marTop w:val="0"/>
          <w:marBottom w:val="0"/>
          <w:divBdr>
            <w:top w:val="none" w:sz="0" w:space="0" w:color="auto"/>
            <w:left w:val="none" w:sz="0" w:space="0" w:color="auto"/>
            <w:bottom w:val="none" w:sz="0" w:space="0" w:color="auto"/>
            <w:right w:val="none" w:sz="0" w:space="0" w:color="auto"/>
          </w:divBdr>
        </w:div>
        <w:div w:id="1903173662">
          <w:marLeft w:val="640"/>
          <w:marRight w:val="0"/>
          <w:marTop w:val="0"/>
          <w:marBottom w:val="0"/>
          <w:divBdr>
            <w:top w:val="none" w:sz="0" w:space="0" w:color="auto"/>
            <w:left w:val="none" w:sz="0" w:space="0" w:color="auto"/>
            <w:bottom w:val="none" w:sz="0" w:space="0" w:color="auto"/>
            <w:right w:val="none" w:sz="0" w:space="0" w:color="auto"/>
          </w:divBdr>
        </w:div>
        <w:div w:id="540214906">
          <w:marLeft w:val="640"/>
          <w:marRight w:val="0"/>
          <w:marTop w:val="0"/>
          <w:marBottom w:val="0"/>
          <w:divBdr>
            <w:top w:val="none" w:sz="0" w:space="0" w:color="auto"/>
            <w:left w:val="none" w:sz="0" w:space="0" w:color="auto"/>
            <w:bottom w:val="none" w:sz="0" w:space="0" w:color="auto"/>
            <w:right w:val="none" w:sz="0" w:space="0" w:color="auto"/>
          </w:divBdr>
        </w:div>
        <w:div w:id="49424714">
          <w:marLeft w:val="640"/>
          <w:marRight w:val="0"/>
          <w:marTop w:val="0"/>
          <w:marBottom w:val="0"/>
          <w:divBdr>
            <w:top w:val="none" w:sz="0" w:space="0" w:color="auto"/>
            <w:left w:val="none" w:sz="0" w:space="0" w:color="auto"/>
            <w:bottom w:val="none" w:sz="0" w:space="0" w:color="auto"/>
            <w:right w:val="none" w:sz="0" w:space="0" w:color="auto"/>
          </w:divBdr>
        </w:div>
        <w:div w:id="210460551">
          <w:marLeft w:val="640"/>
          <w:marRight w:val="0"/>
          <w:marTop w:val="0"/>
          <w:marBottom w:val="0"/>
          <w:divBdr>
            <w:top w:val="none" w:sz="0" w:space="0" w:color="auto"/>
            <w:left w:val="none" w:sz="0" w:space="0" w:color="auto"/>
            <w:bottom w:val="none" w:sz="0" w:space="0" w:color="auto"/>
            <w:right w:val="none" w:sz="0" w:space="0" w:color="auto"/>
          </w:divBdr>
        </w:div>
        <w:div w:id="1785149275">
          <w:marLeft w:val="640"/>
          <w:marRight w:val="0"/>
          <w:marTop w:val="0"/>
          <w:marBottom w:val="0"/>
          <w:divBdr>
            <w:top w:val="none" w:sz="0" w:space="0" w:color="auto"/>
            <w:left w:val="none" w:sz="0" w:space="0" w:color="auto"/>
            <w:bottom w:val="none" w:sz="0" w:space="0" w:color="auto"/>
            <w:right w:val="none" w:sz="0" w:space="0" w:color="auto"/>
          </w:divBdr>
        </w:div>
        <w:div w:id="1069500436">
          <w:marLeft w:val="640"/>
          <w:marRight w:val="0"/>
          <w:marTop w:val="0"/>
          <w:marBottom w:val="0"/>
          <w:divBdr>
            <w:top w:val="none" w:sz="0" w:space="0" w:color="auto"/>
            <w:left w:val="none" w:sz="0" w:space="0" w:color="auto"/>
            <w:bottom w:val="none" w:sz="0" w:space="0" w:color="auto"/>
            <w:right w:val="none" w:sz="0" w:space="0" w:color="auto"/>
          </w:divBdr>
        </w:div>
        <w:div w:id="1339966494">
          <w:marLeft w:val="640"/>
          <w:marRight w:val="0"/>
          <w:marTop w:val="0"/>
          <w:marBottom w:val="0"/>
          <w:divBdr>
            <w:top w:val="none" w:sz="0" w:space="0" w:color="auto"/>
            <w:left w:val="none" w:sz="0" w:space="0" w:color="auto"/>
            <w:bottom w:val="none" w:sz="0" w:space="0" w:color="auto"/>
            <w:right w:val="none" w:sz="0" w:space="0" w:color="auto"/>
          </w:divBdr>
        </w:div>
        <w:div w:id="1170489729">
          <w:marLeft w:val="640"/>
          <w:marRight w:val="0"/>
          <w:marTop w:val="0"/>
          <w:marBottom w:val="0"/>
          <w:divBdr>
            <w:top w:val="none" w:sz="0" w:space="0" w:color="auto"/>
            <w:left w:val="none" w:sz="0" w:space="0" w:color="auto"/>
            <w:bottom w:val="none" w:sz="0" w:space="0" w:color="auto"/>
            <w:right w:val="none" w:sz="0" w:space="0" w:color="auto"/>
          </w:divBdr>
        </w:div>
        <w:div w:id="60519026">
          <w:marLeft w:val="640"/>
          <w:marRight w:val="0"/>
          <w:marTop w:val="0"/>
          <w:marBottom w:val="0"/>
          <w:divBdr>
            <w:top w:val="none" w:sz="0" w:space="0" w:color="auto"/>
            <w:left w:val="none" w:sz="0" w:space="0" w:color="auto"/>
            <w:bottom w:val="none" w:sz="0" w:space="0" w:color="auto"/>
            <w:right w:val="none" w:sz="0" w:space="0" w:color="auto"/>
          </w:divBdr>
        </w:div>
        <w:div w:id="933630253">
          <w:marLeft w:val="640"/>
          <w:marRight w:val="0"/>
          <w:marTop w:val="0"/>
          <w:marBottom w:val="0"/>
          <w:divBdr>
            <w:top w:val="none" w:sz="0" w:space="0" w:color="auto"/>
            <w:left w:val="none" w:sz="0" w:space="0" w:color="auto"/>
            <w:bottom w:val="none" w:sz="0" w:space="0" w:color="auto"/>
            <w:right w:val="none" w:sz="0" w:space="0" w:color="auto"/>
          </w:divBdr>
        </w:div>
        <w:div w:id="2010716065">
          <w:marLeft w:val="640"/>
          <w:marRight w:val="0"/>
          <w:marTop w:val="0"/>
          <w:marBottom w:val="0"/>
          <w:divBdr>
            <w:top w:val="none" w:sz="0" w:space="0" w:color="auto"/>
            <w:left w:val="none" w:sz="0" w:space="0" w:color="auto"/>
            <w:bottom w:val="none" w:sz="0" w:space="0" w:color="auto"/>
            <w:right w:val="none" w:sz="0" w:space="0" w:color="auto"/>
          </w:divBdr>
        </w:div>
        <w:div w:id="273485700">
          <w:marLeft w:val="640"/>
          <w:marRight w:val="0"/>
          <w:marTop w:val="0"/>
          <w:marBottom w:val="0"/>
          <w:divBdr>
            <w:top w:val="none" w:sz="0" w:space="0" w:color="auto"/>
            <w:left w:val="none" w:sz="0" w:space="0" w:color="auto"/>
            <w:bottom w:val="none" w:sz="0" w:space="0" w:color="auto"/>
            <w:right w:val="none" w:sz="0" w:space="0" w:color="auto"/>
          </w:divBdr>
        </w:div>
        <w:div w:id="1497846467">
          <w:marLeft w:val="640"/>
          <w:marRight w:val="0"/>
          <w:marTop w:val="0"/>
          <w:marBottom w:val="0"/>
          <w:divBdr>
            <w:top w:val="none" w:sz="0" w:space="0" w:color="auto"/>
            <w:left w:val="none" w:sz="0" w:space="0" w:color="auto"/>
            <w:bottom w:val="none" w:sz="0" w:space="0" w:color="auto"/>
            <w:right w:val="none" w:sz="0" w:space="0" w:color="auto"/>
          </w:divBdr>
        </w:div>
        <w:div w:id="757602000">
          <w:marLeft w:val="640"/>
          <w:marRight w:val="0"/>
          <w:marTop w:val="0"/>
          <w:marBottom w:val="0"/>
          <w:divBdr>
            <w:top w:val="none" w:sz="0" w:space="0" w:color="auto"/>
            <w:left w:val="none" w:sz="0" w:space="0" w:color="auto"/>
            <w:bottom w:val="none" w:sz="0" w:space="0" w:color="auto"/>
            <w:right w:val="none" w:sz="0" w:space="0" w:color="auto"/>
          </w:divBdr>
        </w:div>
        <w:div w:id="857086699">
          <w:marLeft w:val="640"/>
          <w:marRight w:val="0"/>
          <w:marTop w:val="0"/>
          <w:marBottom w:val="0"/>
          <w:divBdr>
            <w:top w:val="none" w:sz="0" w:space="0" w:color="auto"/>
            <w:left w:val="none" w:sz="0" w:space="0" w:color="auto"/>
            <w:bottom w:val="none" w:sz="0" w:space="0" w:color="auto"/>
            <w:right w:val="none" w:sz="0" w:space="0" w:color="auto"/>
          </w:divBdr>
        </w:div>
        <w:div w:id="912934669">
          <w:marLeft w:val="640"/>
          <w:marRight w:val="0"/>
          <w:marTop w:val="0"/>
          <w:marBottom w:val="0"/>
          <w:divBdr>
            <w:top w:val="none" w:sz="0" w:space="0" w:color="auto"/>
            <w:left w:val="none" w:sz="0" w:space="0" w:color="auto"/>
            <w:bottom w:val="none" w:sz="0" w:space="0" w:color="auto"/>
            <w:right w:val="none" w:sz="0" w:space="0" w:color="auto"/>
          </w:divBdr>
        </w:div>
        <w:div w:id="1698659826">
          <w:marLeft w:val="640"/>
          <w:marRight w:val="0"/>
          <w:marTop w:val="0"/>
          <w:marBottom w:val="0"/>
          <w:divBdr>
            <w:top w:val="none" w:sz="0" w:space="0" w:color="auto"/>
            <w:left w:val="none" w:sz="0" w:space="0" w:color="auto"/>
            <w:bottom w:val="none" w:sz="0" w:space="0" w:color="auto"/>
            <w:right w:val="none" w:sz="0" w:space="0" w:color="auto"/>
          </w:divBdr>
        </w:div>
        <w:div w:id="1583832844">
          <w:marLeft w:val="640"/>
          <w:marRight w:val="0"/>
          <w:marTop w:val="0"/>
          <w:marBottom w:val="0"/>
          <w:divBdr>
            <w:top w:val="none" w:sz="0" w:space="0" w:color="auto"/>
            <w:left w:val="none" w:sz="0" w:space="0" w:color="auto"/>
            <w:bottom w:val="none" w:sz="0" w:space="0" w:color="auto"/>
            <w:right w:val="none" w:sz="0" w:space="0" w:color="auto"/>
          </w:divBdr>
        </w:div>
        <w:div w:id="1882017740">
          <w:marLeft w:val="640"/>
          <w:marRight w:val="0"/>
          <w:marTop w:val="0"/>
          <w:marBottom w:val="0"/>
          <w:divBdr>
            <w:top w:val="none" w:sz="0" w:space="0" w:color="auto"/>
            <w:left w:val="none" w:sz="0" w:space="0" w:color="auto"/>
            <w:bottom w:val="none" w:sz="0" w:space="0" w:color="auto"/>
            <w:right w:val="none" w:sz="0" w:space="0" w:color="auto"/>
          </w:divBdr>
        </w:div>
      </w:divsChild>
    </w:div>
    <w:div w:id="1461995885">
      <w:bodyDiv w:val="1"/>
      <w:marLeft w:val="0"/>
      <w:marRight w:val="0"/>
      <w:marTop w:val="0"/>
      <w:marBottom w:val="0"/>
      <w:divBdr>
        <w:top w:val="none" w:sz="0" w:space="0" w:color="auto"/>
        <w:left w:val="none" w:sz="0" w:space="0" w:color="auto"/>
        <w:bottom w:val="none" w:sz="0" w:space="0" w:color="auto"/>
        <w:right w:val="none" w:sz="0" w:space="0" w:color="auto"/>
      </w:divBdr>
      <w:divsChild>
        <w:div w:id="1938950760">
          <w:marLeft w:val="640"/>
          <w:marRight w:val="0"/>
          <w:marTop w:val="0"/>
          <w:marBottom w:val="0"/>
          <w:divBdr>
            <w:top w:val="none" w:sz="0" w:space="0" w:color="auto"/>
            <w:left w:val="none" w:sz="0" w:space="0" w:color="auto"/>
            <w:bottom w:val="none" w:sz="0" w:space="0" w:color="auto"/>
            <w:right w:val="none" w:sz="0" w:space="0" w:color="auto"/>
          </w:divBdr>
        </w:div>
        <w:div w:id="1002003567">
          <w:marLeft w:val="640"/>
          <w:marRight w:val="0"/>
          <w:marTop w:val="0"/>
          <w:marBottom w:val="0"/>
          <w:divBdr>
            <w:top w:val="none" w:sz="0" w:space="0" w:color="auto"/>
            <w:left w:val="none" w:sz="0" w:space="0" w:color="auto"/>
            <w:bottom w:val="none" w:sz="0" w:space="0" w:color="auto"/>
            <w:right w:val="none" w:sz="0" w:space="0" w:color="auto"/>
          </w:divBdr>
        </w:div>
        <w:div w:id="995576055">
          <w:marLeft w:val="640"/>
          <w:marRight w:val="0"/>
          <w:marTop w:val="0"/>
          <w:marBottom w:val="0"/>
          <w:divBdr>
            <w:top w:val="none" w:sz="0" w:space="0" w:color="auto"/>
            <w:left w:val="none" w:sz="0" w:space="0" w:color="auto"/>
            <w:bottom w:val="none" w:sz="0" w:space="0" w:color="auto"/>
            <w:right w:val="none" w:sz="0" w:space="0" w:color="auto"/>
          </w:divBdr>
        </w:div>
        <w:div w:id="1259560589">
          <w:marLeft w:val="640"/>
          <w:marRight w:val="0"/>
          <w:marTop w:val="0"/>
          <w:marBottom w:val="0"/>
          <w:divBdr>
            <w:top w:val="none" w:sz="0" w:space="0" w:color="auto"/>
            <w:left w:val="none" w:sz="0" w:space="0" w:color="auto"/>
            <w:bottom w:val="none" w:sz="0" w:space="0" w:color="auto"/>
            <w:right w:val="none" w:sz="0" w:space="0" w:color="auto"/>
          </w:divBdr>
        </w:div>
        <w:div w:id="1830516276">
          <w:marLeft w:val="640"/>
          <w:marRight w:val="0"/>
          <w:marTop w:val="0"/>
          <w:marBottom w:val="0"/>
          <w:divBdr>
            <w:top w:val="none" w:sz="0" w:space="0" w:color="auto"/>
            <w:left w:val="none" w:sz="0" w:space="0" w:color="auto"/>
            <w:bottom w:val="none" w:sz="0" w:space="0" w:color="auto"/>
            <w:right w:val="none" w:sz="0" w:space="0" w:color="auto"/>
          </w:divBdr>
        </w:div>
        <w:div w:id="1289701869">
          <w:marLeft w:val="640"/>
          <w:marRight w:val="0"/>
          <w:marTop w:val="0"/>
          <w:marBottom w:val="0"/>
          <w:divBdr>
            <w:top w:val="none" w:sz="0" w:space="0" w:color="auto"/>
            <w:left w:val="none" w:sz="0" w:space="0" w:color="auto"/>
            <w:bottom w:val="none" w:sz="0" w:space="0" w:color="auto"/>
            <w:right w:val="none" w:sz="0" w:space="0" w:color="auto"/>
          </w:divBdr>
        </w:div>
        <w:div w:id="731542572">
          <w:marLeft w:val="640"/>
          <w:marRight w:val="0"/>
          <w:marTop w:val="0"/>
          <w:marBottom w:val="0"/>
          <w:divBdr>
            <w:top w:val="none" w:sz="0" w:space="0" w:color="auto"/>
            <w:left w:val="none" w:sz="0" w:space="0" w:color="auto"/>
            <w:bottom w:val="none" w:sz="0" w:space="0" w:color="auto"/>
            <w:right w:val="none" w:sz="0" w:space="0" w:color="auto"/>
          </w:divBdr>
        </w:div>
        <w:div w:id="1988627476">
          <w:marLeft w:val="640"/>
          <w:marRight w:val="0"/>
          <w:marTop w:val="0"/>
          <w:marBottom w:val="0"/>
          <w:divBdr>
            <w:top w:val="none" w:sz="0" w:space="0" w:color="auto"/>
            <w:left w:val="none" w:sz="0" w:space="0" w:color="auto"/>
            <w:bottom w:val="none" w:sz="0" w:space="0" w:color="auto"/>
            <w:right w:val="none" w:sz="0" w:space="0" w:color="auto"/>
          </w:divBdr>
        </w:div>
        <w:div w:id="1698696207">
          <w:marLeft w:val="640"/>
          <w:marRight w:val="0"/>
          <w:marTop w:val="0"/>
          <w:marBottom w:val="0"/>
          <w:divBdr>
            <w:top w:val="none" w:sz="0" w:space="0" w:color="auto"/>
            <w:left w:val="none" w:sz="0" w:space="0" w:color="auto"/>
            <w:bottom w:val="none" w:sz="0" w:space="0" w:color="auto"/>
            <w:right w:val="none" w:sz="0" w:space="0" w:color="auto"/>
          </w:divBdr>
        </w:div>
        <w:div w:id="369041249">
          <w:marLeft w:val="640"/>
          <w:marRight w:val="0"/>
          <w:marTop w:val="0"/>
          <w:marBottom w:val="0"/>
          <w:divBdr>
            <w:top w:val="none" w:sz="0" w:space="0" w:color="auto"/>
            <w:left w:val="none" w:sz="0" w:space="0" w:color="auto"/>
            <w:bottom w:val="none" w:sz="0" w:space="0" w:color="auto"/>
            <w:right w:val="none" w:sz="0" w:space="0" w:color="auto"/>
          </w:divBdr>
        </w:div>
        <w:div w:id="1642230845">
          <w:marLeft w:val="640"/>
          <w:marRight w:val="0"/>
          <w:marTop w:val="0"/>
          <w:marBottom w:val="0"/>
          <w:divBdr>
            <w:top w:val="none" w:sz="0" w:space="0" w:color="auto"/>
            <w:left w:val="none" w:sz="0" w:space="0" w:color="auto"/>
            <w:bottom w:val="none" w:sz="0" w:space="0" w:color="auto"/>
            <w:right w:val="none" w:sz="0" w:space="0" w:color="auto"/>
          </w:divBdr>
        </w:div>
        <w:div w:id="2048675510">
          <w:marLeft w:val="640"/>
          <w:marRight w:val="0"/>
          <w:marTop w:val="0"/>
          <w:marBottom w:val="0"/>
          <w:divBdr>
            <w:top w:val="none" w:sz="0" w:space="0" w:color="auto"/>
            <w:left w:val="none" w:sz="0" w:space="0" w:color="auto"/>
            <w:bottom w:val="none" w:sz="0" w:space="0" w:color="auto"/>
            <w:right w:val="none" w:sz="0" w:space="0" w:color="auto"/>
          </w:divBdr>
        </w:div>
        <w:div w:id="1209996646">
          <w:marLeft w:val="640"/>
          <w:marRight w:val="0"/>
          <w:marTop w:val="0"/>
          <w:marBottom w:val="0"/>
          <w:divBdr>
            <w:top w:val="none" w:sz="0" w:space="0" w:color="auto"/>
            <w:left w:val="none" w:sz="0" w:space="0" w:color="auto"/>
            <w:bottom w:val="none" w:sz="0" w:space="0" w:color="auto"/>
            <w:right w:val="none" w:sz="0" w:space="0" w:color="auto"/>
          </w:divBdr>
        </w:div>
        <w:div w:id="1920824750">
          <w:marLeft w:val="640"/>
          <w:marRight w:val="0"/>
          <w:marTop w:val="0"/>
          <w:marBottom w:val="0"/>
          <w:divBdr>
            <w:top w:val="none" w:sz="0" w:space="0" w:color="auto"/>
            <w:left w:val="none" w:sz="0" w:space="0" w:color="auto"/>
            <w:bottom w:val="none" w:sz="0" w:space="0" w:color="auto"/>
            <w:right w:val="none" w:sz="0" w:space="0" w:color="auto"/>
          </w:divBdr>
        </w:div>
        <w:div w:id="1315529218">
          <w:marLeft w:val="640"/>
          <w:marRight w:val="0"/>
          <w:marTop w:val="0"/>
          <w:marBottom w:val="0"/>
          <w:divBdr>
            <w:top w:val="none" w:sz="0" w:space="0" w:color="auto"/>
            <w:left w:val="none" w:sz="0" w:space="0" w:color="auto"/>
            <w:bottom w:val="none" w:sz="0" w:space="0" w:color="auto"/>
            <w:right w:val="none" w:sz="0" w:space="0" w:color="auto"/>
          </w:divBdr>
        </w:div>
        <w:div w:id="126627872">
          <w:marLeft w:val="640"/>
          <w:marRight w:val="0"/>
          <w:marTop w:val="0"/>
          <w:marBottom w:val="0"/>
          <w:divBdr>
            <w:top w:val="none" w:sz="0" w:space="0" w:color="auto"/>
            <w:left w:val="none" w:sz="0" w:space="0" w:color="auto"/>
            <w:bottom w:val="none" w:sz="0" w:space="0" w:color="auto"/>
            <w:right w:val="none" w:sz="0" w:space="0" w:color="auto"/>
          </w:divBdr>
        </w:div>
        <w:div w:id="1298536380">
          <w:marLeft w:val="640"/>
          <w:marRight w:val="0"/>
          <w:marTop w:val="0"/>
          <w:marBottom w:val="0"/>
          <w:divBdr>
            <w:top w:val="none" w:sz="0" w:space="0" w:color="auto"/>
            <w:left w:val="none" w:sz="0" w:space="0" w:color="auto"/>
            <w:bottom w:val="none" w:sz="0" w:space="0" w:color="auto"/>
            <w:right w:val="none" w:sz="0" w:space="0" w:color="auto"/>
          </w:divBdr>
        </w:div>
        <w:div w:id="633488569">
          <w:marLeft w:val="640"/>
          <w:marRight w:val="0"/>
          <w:marTop w:val="0"/>
          <w:marBottom w:val="0"/>
          <w:divBdr>
            <w:top w:val="none" w:sz="0" w:space="0" w:color="auto"/>
            <w:left w:val="none" w:sz="0" w:space="0" w:color="auto"/>
            <w:bottom w:val="none" w:sz="0" w:space="0" w:color="auto"/>
            <w:right w:val="none" w:sz="0" w:space="0" w:color="auto"/>
          </w:divBdr>
        </w:div>
        <w:div w:id="2109344786">
          <w:marLeft w:val="640"/>
          <w:marRight w:val="0"/>
          <w:marTop w:val="0"/>
          <w:marBottom w:val="0"/>
          <w:divBdr>
            <w:top w:val="none" w:sz="0" w:space="0" w:color="auto"/>
            <w:left w:val="none" w:sz="0" w:space="0" w:color="auto"/>
            <w:bottom w:val="none" w:sz="0" w:space="0" w:color="auto"/>
            <w:right w:val="none" w:sz="0" w:space="0" w:color="auto"/>
          </w:divBdr>
        </w:div>
        <w:div w:id="344746093">
          <w:marLeft w:val="640"/>
          <w:marRight w:val="0"/>
          <w:marTop w:val="0"/>
          <w:marBottom w:val="0"/>
          <w:divBdr>
            <w:top w:val="none" w:sz="0" w:space="0" w:color="auto"/>
            <w:left w:val="none" w:sz="0" w:space="0" w:color="auto"/>
            <w:bottom w:val="none" w:sz="0" w:space="0" w:color="auto"/>
            <w:right w:val="none" w:sz="0" w:space="0" w:color="auto"/>
          </w:divBdr>
        </w:div>
        <w:div w:id="883829238">
          <w:marLeft w:val="640"/>
          <w:marRight w:val="0"/>
          <w:marTop w:val="0"/>
          <w:marBottom w:val="0"/>
          <w:divBdr>
            <w:top w:val="none" w:sz="0" w:space="0" w:color="auto"/>
            <w:left w:val="none" w:sz="0" w:space="0" w:color="auto"/>
            <w:bottom w:val="none" w:sz="0" w:space="0" w:color="auto"/>
            <w:right w:val="none" w:sz="0" w:space="0" w:color="auto"/>
          </w:divBdr>
        </w:div>
        <w:div w:id="1507943068">
          <w:marLeft w:val="640"/>
          <w:marRight w:val="0"/>
          <w:marTop w:val="0"/>
          <w:marBottom w:val="0"/>
          <w:divBdr>
            <w:top w:val="none" w:sz="0" w:space="0" w:color="auto"/>
            <w:left w:val="none" w:sz="0" w:space="0" w:color="auto"/>
            <w:bottom w:val="none" w:sz="0" w:space="0" w:color="auto"/>
            <w:right w:val="none" w:sz="0" w:space="0" w:color="auto"/>
          </w:divBdr>
        </w:div>
        <w:div w:id="504899121">
          <w:marLeft w:val="640"/>
          <w:marRight w:val="0"/>
          <w:marTop w:val="0"/>
          <w:marBottom w:val="0"/>
          <w:divBdr>
            <w:top w:val="none" w:sz="0" w:space="0" w:color="auto"/>
            <w:left w:val="none" w:sz="0" w:space="0" w:color="auto"/>
            <w:bottom w:val="none" w:sz="0" w:space="0" w:color="auto"/>
            <w:right w:val="none" w:sz="0" w:space="0" w:color="auto"/>
          </w:divBdr>
        </w:div>
        <w:div w:id="763722990">
          <w:marLeft w:val="640"/>
          <w:marRight w:val="0"/>
          <w:marTop w:val="0"/>
          <w:marBottom w:val="0"/>
          <w:divBdr>
            <w:top w:val="none" w:sz="0" w:space="0" w:color="auto"/>
            <w:left w:val="none" w:sz="0" w:space="0" w:color="auto"/>
            <w:bottom w:val="none" w:sz="0" w:space="0" w:color="auto"/>
            <w:right w:val="none" w:sz="0" w:space="0" w:color="auto"/>
          </w:divBdr>
        </w:div>
        <w:div w:id="1604722262">
          <w:marLeft w:val="640"/>
          <w:marRight w:val="0"/>
          <w:marTop w:val="0"/>
          <w:marBottom w:val="0"/>
          <w:divBdr>
            <w:top w:val="none" w:sz="0" w:space="0" w:color="auto"/>
            <w:left w:val="none" w:sz="0" w:space="0" w:color="auto"/>
            <w:bottom w:val="none" w:sz="0" w:space="0" w:color="auto"/>
            <w:right w:val="none" w:sz="0" w:space="0" w:color="auto"/>
          </w:divBdr>
        </w:div>
        <w:div w:id="1391266934">
          <w:marLeft w:val="640"/>
          <w:marRight w:val="0"/>
          <w:marTop w:val="0"/>
          <w:marBottom w:val="0"/>
          <w:divBdr>
            <w:top w:val="none" w:sz="0" w:space="0" w:color="auto"/>
            <w:left w:val="none" w:sz="0" w:space="0" w:color="auto"/>
            <w:bottom w:val="none" w:sz="0" w:space="0" w:color="auto"/>
            <w:right w:val="none" w:sz="0" w:space="0" w:color="auto"/>
          </w:divBdr>
        </w:div>
        <w:div w:id="426511475">
          <w:marLeft w:val="640"/>
          <w:marRight w:val="0"/>
          <w:marTop w:val="0"/>
          <w:marBottom w:val="0"/>
          <w:divBdr>
            <w:top w:val="none" w:sz="0" w:space="0" w:color="auto"/>
            <w:left w:val="none" w:sz="0" w:space="0" w:color="auto"/>
            <w:bottom w:val="none" w:sz="0" w:space="0" w:color="auto"/>
            <w:right w:val="none" w:sz="0" w:space="0" w:color="auto"/>
          </w:divBdr>
        </w:div>
        <w:div w:id="637076027">
          <w:marLeft w:val="640"/>
          <w:marRight w:val="0"/>
          <w:marTop w:val="0"/>
          <w:marBottom w:val="0"/>
          <w:divBdr>
            <w:top w:val="none" w:sz="0" w:space="0" w:color="auto"/>
            <w:left w:val="none" w:sz="0" w:space="0" w:color="auto"/>
            <w:bottom w:val="none" w:sz="0" w:space="0" w:color="auto"/>
            <w:right w:val="none" w:sz="0" w:space="0" w:color="auto"/>
          </w:divBdr>
        </w:div>
        <w:div w:id="451098276">
          <w:marLeft w:val="640"/>
          <w:marRight w:val="0"/>
          <w:marTop w:val="0"/>
          <w:marBottom w:val="0"/>
          <w:divBdr>
            <w:top w:val="none" w:sz="0" w:space="0" w:color="auto"/>
            <w:left w:val="none" w:sz="0" w:space="0" w:color="auto"/>
            <w:bottom w:val="none" w:sz="0" w:space="0" w:color="auto"/>
            <w:right w:val="none" w:sz="0" w:space="0" w:color="auto"/>
          </w:divBdr>
        </w:div>
        <w:div w:id="1077434467">
          <w:marLeft w:val="640"/>
          <w:marRight w:val="0"/>
          <w:marTop w:val="0"/>
          <w:marBottom w:val="0"/>
          <w:divBdr>
            <w:top w:val="none" w:sz="0" w:space="0" w:color="auto"/>
            <w:left w:val="none" w:sz="0" w:space="0" w:color="auto"/>
            <w:bottom w:val="none" w:sz="0" w:space="0" w:color="auto"/>
            <w:right w:val="none" w:sz="0" w:space="0" w:color="auto"/>
          </w:divBdr>
        </w:div>
        <w:div w:id="2067869183">
          <w:marLeft w:val="640"/>
          <w:marRight w:val="0"/>
          <w:marTop w:val="0"/>
          <w:marBottom w:val="0"/>
          <w:divBdr>
            <w:top w:val="none" w:sz="0" w:space="0" w:color="auto"/>
            <w:left w:val="none" w:sz="0" w:space="0" w:color="auto"/>
            <w:bottom w:val="none" w:sz="0" w:space="0" w:color="auto"/>
            <w:right w:val="none" w:sz="0" w:space="0" w:color="auto"/>
          </w:divBdr>
        </w:div>
        <w:div w:id="372652287">
          <w:marLeft w:val="640"/>
          <w:marRight w:val="0"/>
          <w:marTop w:val="0"/>
          <w:marBottom w:val="0"/>
          <w:divBdr>
            <w:top w:val="none" w:sz="0" w:space="0" w:color="auto"/>
            <w:left w:val="none" w:sz="0" w:space="0" w:color="auto"/>
            <w:bottom w:val="none" w:sz="0" w:space="0" w:color="auto"/>
            <w:right w:val="none" w:sz="0" w:space="0" w:color="auto"/>
          </w:divBdr>
        </w:div>
        <w:div w:id="638651246">
          <w:marLeft w:val="640"/>
          <w:marRight w:val="0"/>
          <w:marTop w:val="0"/>
          <w:marBottom w:val="0"/>
          <w:divBdr>
            <w:top w:val="none" w:sz="0" w:space="0" w:color="auto"/>
            <w:left w:val="none" w:sz="0" w:space="0" w:color="auto"/>
            <w:bottom w:val="none" w:sz="0" w:space="0" w:color="auto"/>
            <w:right w:val="none" w:sz="0" w:space="0" w:color="auto"/>
          </w:divBdr>
        </w:div>
        <w:div w:id="2105879846">
          <w:marLeft w:val="640"/>
          <w:marRight w:val="0"/>
          <w:marTop w:val="0"/>
          <w:marBottom w:val="0"/>
          <w:divBdr>
            <w:top w:val="none" w:sz="0" w:space="0" w:color="auto"/>
            <w:left w:val="none" w:sz="0" w:space="0" w:color="auto"/>
            <w:bottom w:val="none" w:sz="0" w:space="0" w:color="auto"/>
            <w:right w:val="none" w:sz="0" w:space="0" w:color="auto"/>
          </w:divBdr>
        </w:div>
        <w:div w:id="286861685">
          <w:marLeft w:val="640"/>
          <w:marRight w:val="0"/>
          <w:marTop w:val="0"/>
          <w:marBottom w:val="0"/>
          <w:divBdr>
            <w:top w:val="none" w:sz="0" w:space="0" w:color="auto"/>
            <w:left w:val="none" w:sz="0" w:space="0" w:color="auto"/>
            <w:bottom w:val="none" w:sz="0" w:space="0" w:color="auto"/>
            <w:right w:val="none" w:sz="0" w:space="0" w:color="auto"/>
          </w:divBdr>
        </w:div>
        <w:div w:id="148449934">
          <w:marLeft w:val="640"/>
          <w:marRight w:val="0"/>
          <w:marTop w:val="0"/>
          <w:marBottom w:val="0"/>
          <w:divBdr>
            <w:top w:val="none" w:sz="0" w:space="0" w:color="auto"/>
            <w:left w:val="none" w:sz="0" w:space="0" w:color="auto"/>
            <w:bottom w:val="none" w:sz="0" w:space="0" w:color="auto"/>
            <w:right w:val="none" w:sz="0" w:space="0" w:color="auto"/>
          </w:divBdr>
        </w:div>
        <w:div w:id="198511598">
          <w:marLeft w:val="640"/>
          <w:marRight w:val="0"/>
          <w:marTop w:val="0"/>
          <w:marBottom w:val="0"/>
          <w:divBdr>
            <w:top w:val="none" w:sz="0" w:space="0" w:color="auto"/>
            <w:left w:val="none" w:sz="0" w:space="0" w:color="auto"/>
            <w:bottom w:val="none" w:sz="0" w:space="0" w:color="auto"/>
            <w:right w:val="none" w:sz="0" w:space="0" w:color="auto"/>
          </w:divBdr>
        </w:div>
        <w:div w:id="1079058397">
          <w:marLeft w:val="640"/>
          <w:marRight w:val="0"/>
          <w:marTop w:val="0"/>
          <w:marBottom w:val="0"/>
          <w:divBdr>
            <w:top w:val="none" w:sz="0" w:space="0" w:color="auto"/>
            <w:left w:val="none" w:sz="0" w:space="0" w:color="auto"/>
            <w:bottom w:val="none" w:sz="0" w:space="0" w:color="auto"/>
            <w:right w:val="none" w:sz="0" w:space="0" w:color="auto"/>
          </w:divBdr>
        </w:div>
        <w:div w:id="2137287432">
          <w:marLeft w:val="640"/>
          <w:marRight w:val="0"/>
          <w:marTop w:val="0"/>
          <w:marBottom w:val="0"/>
          <w:divBdr>
            <w:top w:val="none" w:sz="0" w:space="0" w:color="auto"/>
            <w:left w:val="none" w:sz="0" w:space="0" w:color="auto"/>
            <w:bottom w:val="none" w:sz="0" w:space="0" w:color="auto"/>
            <w:right w:val="none" w:sz="0" w:space="0" w:color="auto"/>
          </w:divBdr>
        </w:div>
        <w:div w:id="1201893546">
          <w:marLeft w:val="640"/>
          <w:marRight w:val="0"/>
          <w:marTop w:val="0"/>
          <w:marBottom w:val="0"/>
          <w:divBdr>
            <w:top w:val="none" w:sz="0" w:space="0" w:color="auto"/>
            <w:left w:val="none" w:sz="0" w:space="0" w:color="auto"/>
            <w:bottom w:val="none" w:sz="0" w:space="0" w:color="auto"/>
            <w:right w:val="none" w:sz="0" w:space="0" w:color="auto"/>
          </w:divBdr>
        </w:div>
        <w:div w:id="1310404810">
          <w:marLeft w:val="640"/>
          <w:marRight w:val="0"/>
          <w:marTop w:val="0"/>
          <w:marBottom w:val="0"/>
          <w:divBdr>
            <w:top w:val="none" w:sz="0" w:space="0" w:color="auto"/>
            <w:left w:val="none" w:sz="0" w:space="0" w:color="auto"/>
            <w:bottom w:val="none" w:sz="0" w:space="0" w:color="auto"/>
            <w:right w:val="none" w:sz="0" w:space="0" w:color="auto"/>
          </w:divBdr>
        </w:div>
        <w:div w:id="1370833319">
          <w:marLeft w:val="640"/>
          <w:marRight w:val="0"/>
          <w:marTop w:val="0"/>
          <w:marBottom w:val="0"/>
          <w:divBdr>
            <w:top w:val="none" w:sz="0" w:space="0" w:color="auto"/>
            <w:left w:val="none" w:sz="0" w:space="0" w:color="auto"/>
            <w:bottom w:val="none" w:sz="0" w:space="0" w:color="auto"/>
            <w:right w:val="none" w:sz="0" w:space="0" w:color="auto"/>
          </w:divBdr>
        </w:div>
        <w:div w:id="988172213">
          <w:marLeft w:val="640"/>
          <w:marRight w:val="0"/>
          <w:marTop w:val="0"/>
          <w:marBottom w:val="0"/>
          <w:divBdr>
            <w:top w:val="none" w:sz="0" w:space="0" w:color="auto"/>
            <w:left w:val="none" w:sz="0" w:space="0" w:color="auto"/>
            <w:bottom w:val="none" w:sz="0" w:space="0" w:color="auto"/>
            <w:right w:val="none" w:sz="0" w:space="0" w:color="auto"/>
          </w:divBdr>
        </w:div>
        <w:div w:id="62879626">
          <w:marLeft w:val="640"/>
          <w:marRight w:val="0"/>
          <w:marTop w:val="0"/>
          <w:marBottom w:val="0"/>
          <w:divBdr>
            <w:top w:val="none" w:sz="0" w:space="0" w:color="auto"/>
            <w:left w:val="none" w:sz="0" w:space="0" w:color="auto"/>
            <w:bottom w:val="none" w:sz="0" w:space="0" w:color="auto"/>
            <w:right w:val="none" w:sz="0" w:space="0" w:color="auto"/>
          </w:divBdr>
        </w:div>
        <w:div w:id="461389108">
          <w:marLeft w:val="640"/>
          <w:marRight w:val="0"/>
          <w:marTop w:val="0"/>
          <w:marBottom w:val="0"/>
          <w:divBdr>
            <w:top w:val="none" w:sz="0" w:space="0" w:color="auto"/>
            <w:left w:val="none" w:sz="0" w:space="0" w:color="auto"/>
            <w:bottom w:val="none" w:sz="0" w:space="0" w:color="auto"/>
            <w:right w:val="none" w:sz="0" w:space="0" w:color="auto"/>
          </w:divBdr>
        </w:div>
        <w:div w:id="168832787">
          <w:marLeft w:val="640"/>
          <w:marRight w:val="0"/>
          <w:marTop w:val="0"/>
          <w:marBottom w:val="0"/>
          <w:divBdr>
            <w:top w:val="none" w:sz="0" w:space="0" w:color="auto"/>
            <w:left w:val="none" w:sz="0" w:space="0" w:color="auto"/>
            <w:bottom w:val="none" w:sz="0" w:space="0" w:color="auto"/>
            <w:right w:val="none" w:sz="0" w:space="0" w:color="auto"/>
          </w:divBdr>
        </w:div>
        <w:div w:id="88741173">
          <w:marLeft w:val="640"/>
          <w:marRight w:val="0"/>
          <w:marTop w:val="0"/>
          <w:marBottom w:val="0"/>
          <w:divBdr>
            <w:top w:val="none" w:sz="0" w:space="0" w:color="auto"/>
            <w:left w:val="none" w:sz="0" w:space="0" w:color="auto"/>
            <w:bottom w:val="none" w:sz="0" w:space="0" w:color="auto"/>
            <w:right w:val="none" w:sz="0" w:space="0" w:color="auto"/>
          </w:divBdr>
        </w:div>
        <w:div w:id="721289452">
          <w:marLeft w:val="640"/>
          <w:marRight w:val="0"/>
          <w:marTop w:val="0"/>
          <w:marBottom w:val="0"/>
          <w:divBdr>
            <w:top w:val="none" w:sz="0" w:space="0" w:color="auto"/>
            <w:left w:val="none" w:sz="0" w:space="0" w:color="auto"/>
            <w:bottom w:val="none" w:sz="0" w:space="0" w:color="auto"/>
            <w:right w:val="none" w:sz="0" w:space="0" w:color="auto"/>
          </w:divBdr>
        </w:div>
        <w:div w:id="1476414805">
          <w:marLeft w:val="640"/>
          <w:marRight w:val="0"/>
          <w:marTop w:val="0"/>
          <w:marBottom w:val="0"/>
          <w:divBdr>
            <w:top w:val="none" w:sz="0" w:space="0" w:color="auto"/>
            <w:left w:val="none" w:sz="0" w:space="0" w:color="auto"/>
            <w:bottom w:val="none" w:sz="0" w:space="0" w:color="auto"/>
            <w:right w:val="none" w:sz="0" w:space="0" w:color="auto"/>
          </w:divBdr>
        </w:div>
        <w:div w:id="1128934469">
          <w:marLeft w:val="640"/>
          <w:marRight w:val="0"/>
          <w:marTop w:val="0"/>
          <w:marBottom w:val="0"/>
          <w:divBdr>
            <w:top w:val="none" w:sz="0" w:space="0" w:color="auto"/>
            <w:left w:val="none" w:sz="0" w:space="0" w:color="auto"/>
            <w:bottom w:val="none" w:sz="0" w:space="0" w:color="auto"/>
            <w:right w:val="none" w:sz="0" w:space="0" w:color="auto"/>
          </w:divBdr>
        </w:div>
        <w:div w:id="1975255930">
          <w:marLeft w:val="640"/>
          <w:marRight w:val="0"/>
          <w:marTop w:val="0"/>
          <w:marBottom w:val="0"/>
          <w:divBdr>
            <w:top w:val="none" w:sz="0" w:space="0" w:color="auto"/>
            <w:left w:val="none" w:sz="0" w:space="0" w:color="auto"/>
            <w:bottom w:val="none" w:sz="0" w:space="0" w:color="auto"/>
            <w:right w:val="none" w:sz="0" w:space="0" w:color="auto"/>
          </w:divBdr>
        </w:div>
        <w:div w:id="2060548980">
          <w:marLeft w:val="640"/>
          <w:marRight w:val="0"/>
          <w:marTop w:val="0"/>
          <w:marBottom w:val="0"/>
          <w:divBdr>
            <w:top w:val="none" w:sz="0" w:space="0" w:color="auto"/>
            <w:left w:val="none" w:sz="0" w:space="0" w:color="auto"/>
            <w:bottom w:val="none" w:sz="0" w:space="0" w:color="auto"/>
            <w:right w:val="none" w:sz="0" w:space="0" w:color="auto"/>
          </w:divBdr>
        </w:div>
        <w:div w:id="1145852194">
          <w:marLeft w:val="640"/>
          <w:marRight w:val="0"/>
          <w:marTop w:val="0"/>
          <w:marBottom w:val="0"/>
          <w:divBdr>
            <w:top w:val="none" w:sz="0" w:space="0" w:color="auto"/>
            <w:left w:val="none" w:sz="0" w:space="0" w:color="auto"/>
            <w:bottom w:val="none" w:sz="0" w:space="0" w:color="auto"/>
            <w:right w:val="none" w:sz="0" w:space="0" w:color="auto"/>
          </w:divBdr>
        </w:div>
        <w:div w:id="624115767">
          <w:marLeft w:val="640"/>
          <w:marRight w:val="0"/>
          <w:marTop w:val="0"/>
          <w:marBottom w:val="0"/>
          <w:divBdr>
            <w:top w:val="none" w:sz="0" w:space="0" w:color="auto"/>
            <w:left w:val="none" w:sz="0" w:space="0" w:color="auto"/>
            <w:bottom w:val="none" w:sz="0" w:space="0" w:color="auto"/>
            <w:right w:val="none" w:sz="0" w:space="0" w:color="auto"/>
          </w:divBdr>
        </w:div>
        <w:div w:id="105972072">
          <w:marLeft w:val="640"/>
          <w:marRight w:val="0"/>
          <w:marTop w:val="0"/>
          <w:marBottom w:val="0"/>
          <w:divBdr>
            <w:top w:val="none" w:sz="0" w:space="0" w:color="auto"/>
            <w:left w:val="none" w:sz="0" w:space="0" w:color="auto"/>
            <w:bottom w:val="none" w:sz="0" w:space="0" w:color="auto"/>
            <w:right w:val="none" w:sz="0" w:space="0" w:color="auto"/>
          </w:divBdr>
        </w:div>
        <w:div w:id="96826668">
          <w:marLeft w:val="640"/>
          <w:marRight w:val="0"/>
          <w:marTop w:val="0"/>
          <w:marBottom w:val="0"/>
          <w:divBdr>
            <w:top w:val="none" w:sz="0" w:space="0" w:color="auto"/>
            <w:left w:val="none" w:sz="0" w:space="0" w:color="auto"/>
            <w:bottom w:val="none" w:sz="0" w:space="0" w:color="auto"/>
            <w:right w:val="none" w:sz="0" w:space="0" w:color="auto"/>
          </w:divBdr>
        </w:div>
        <w:div w:id="1215504078">
          <w:marLeft w:val="640"/>
          <w:marRight w:val="0"/>
          <w:marTop w:val="0"/>
          <w:marBottom w:val="0"/>
          <w:divBdr>
            <w:top w:val="none" w:sz="0" w:space="0" w:color="auto"/>
            <w:left w:val="none" w:sz="0" w:space="0" w:color="auto"/>
            <w:bottom w:val="none" w:sz="0" w:space="0" w:color="auto"/>
            <w:right w:val="none" w:sz="0" w:space="0" w:color="auto"/>
          </w:divBdr>
        </w:div>
        <w:div w:id="1370954495">
          <w:marLeft w:val="640"/>
          <w:marRight w:val="0"/>
          <w:marTop w:val="0"/>
          <w:marBottom w:val="0"/>
          <w:divBdr>
            <w:top w:val="none" w:sz="0" w:space="0" w:color="auto"/>
            <w:left w:val="none" w:sz="0" w:space="0" w:color="auto"/>
            <w:bottom w:val="none" w:sz="0" w:space="0" w:color="auto"/>
            <w:right w:val="none" w:sz="0" w:space="0" w:color="auto"/>
          </w:divBdr>
        </w:div>
        <w:div w:id="1243874929">
          <w:marLeft w:val="640"/>
          <w:marRight w:val="0"/>
          <w:marTop w:val="0"/>
          <w:marBottom w:val="0"/>
          <w:divBdr>
            <w:top w:val="none" w:sz="0" w:space="0" w:color="auto"/>
            <w:left w:val="none" w:sz="0" w:space="0" w:color="auto"/>
            <w:bottom w:val="none" w:sz="0" w:space="0" w:color="auto"/>
            <w:right w:val="none" w:sz="0" w:space="0" w:color="auto"/>
          </w:divBdr>
        </w:div>
        <w:div w:id="786697261">
          <w:marLeft w:val="640"/>
          <w:marRight w:val="0"/>
          <w:marTop w:val="0"/>
          <w:marBottom w:val="0"/>
          <w:divBdr>
            <w:top w:val="none" w:sz="0" w:space="0" w:color="auto"/>
            <w:left w:val="none" w:sz="0" w:space="0" w:color="auto"/>
            <w:bottom w:val="none" w:sz="0" w:space="0" w:color="auto"/>
            <w:right w:val="none" w:sz="0" w:space="0" w:color="auto"/>
          </w:divBdr>
        </w:div>
        <w:div w:id="671681074">
          <w:marLeft w:val="640"/>
          <w:marRight w:val="0"/>
          <w:marTop w:val="0"/>
          <w:marBottom w:val="0"/>
          <w:divBdr>
            <w:top w:val="none" w:sz="0" w:space="0" w:color="auto"/>
            <w:left w:val="none" w:sz="0" w:space="0" w:color="auto"/>
            <w:bottom w:val="none" w:sz="0" w:space="0" w:color="auto"/>
            <w:right w:val="none" w:sz="0" w:space="0" w:color="auto"/>
          </w:divBdr>
        </w:div>
        <w:div w:id="506677597">
          <w:marLeft w:val="640"/>
          <w:marRight w:val="0"/>
          <w:marTop w:val="0"/>
          <w:marBottom w:val="0"/>
          <w:divBdr>
            <w:top w:val="none" w:sz="0" w:space="0" w:color="auto"/>
            <w:left w:val="none" w:sz="0" w:space="0" w:color="auto"/>
            <w:bottom w:val="none" w:sz="0" w:space="0" w:color="auto"/>
            <w:right w:val="none" w:sz="0" w:space="0" w:color="auto"/>
          </w:divBdr>
        </w:div>
        <w:div w:id="311443202">
          <w:marLeft w:val="640"/>
          <w:marRight w:val="0"/>
          <w:marTop w:val="0"/>
          <w:marBottom w:val="0"/>
          <w:divBdr>
            <w:top w:val="none" w:sz="0" w:space="0" w:color="auto"/>
            <w:left w:val="none" w:sz="0" w:space="0" w:color="auto"/>
            <w:bottom w:val="none" w:sz="0" w:space="0" w:color="auto"/>
            <w:right w:val="none" w:sz="0" w:space="0" w:color="auto"/>
          </w:divBdr>
        </w:div>
        <w:div w:id="1086656656">
          <w:marLeft w:val="640"/>
          <w:marRight w:val="0"/>
          <w:marTop w:val="0"/>
          <w:marBottom w:val="0"/>
          <w:divBdr>
            <w:top w:val="none" w:sz="0" w:space="0" w:color="auto"/>
            <w:left w:val="none" w:sz="0" w:space="0" w:color="auto"/>
            <w:bottom w:val="none" w:sz="0" w:space="0" w:color="auto"/>
            <w:right w:val="none" w:sz="0" w:space="0" w:color="auto"/>
          </w:divBdr>
        </w:div>
        <w:div w:id="1706128621">
          <w:marLeft w:val="640"/>
          <w:marRight w:val="0"/>
          <w:marTop w:val="0"/>
          <w:marBottom w:val="0"/>
          <w:divBdr>
            <w:top w:val="none" w:sz="0" w:space="0" w:color="auto"/>
            <w:left w:val="none" w:sz="0" w:space="0" w:color="auto"/>
            <w:bottom w:val="none" w:sz="0" w:space="0" w:color="auto"/>
            <w:right w:val="none" w:sz="0" w:space="0" w:color="auto"/>
          </w:divBdr>
        </w:div>
        <w:div w:id="1077359687">
          <w:marLeft w:val="640"/>
          <w:marRight w:val="0"/>
          <w:marTop w:val="0"/>
          <w:marBottom w:val="0"/>
          <w:divBdr>
            <w:top w:val="none" w:sz="0" w:space="0" w:color="auto"/>
            <w:left w:val="none" w:sz="0" w:space="0" w:color="auto"/>
            <w:bottom w:val="none" w:sz="0" w:space="0" w:color="auto"/>
            <w:right w:val="none" w:sz="0" w:space="0" w:color="auto"/>
          </w:divBdr>
        </w:div>
        <w:div w:id="574625962">
          <w:marLeft w:val="640"/>
          <w:marRight w:val="0"/>
          <w:marTop w:val="0"/>
          <w:marBottom w:val="0"/>
          <w:divBdr>
            <w:top w:val="none" w:sz="0" w:space="0" w:color="auto"/>
            <w:left w:val="none" w:sz="0" w:space="0" w:color="auto"/>
            <w:bottom w:val="none" w:sz="0" w:space="0" w:color="auto"/>
            <w:right w:val="none" w:sz="0" w:space="0" w:color="auto"/>
          </w:divBdr>
        </w:div>
        <w:div w:id="988052010">
          <w:marLeft w:val="640"/>
          <w:marRight w:val="0"/>
          <w:marTop w:val="0"/>
          <w:marBottom w:val="0"/>
          <w:divBdr>
            <w:top w:val="none" w:sz="0" w:space="0" w:color="auto"/>
            <w:left w:val="none" w:sz="0" w:space="0" w:color="auto"/>
            <w:bottom w:val="none" w:sz="0" w:space="0" w:color="auto"/>
            <w:right w:val="none" w:sz="0" w:space="0" w:color="auto"/>
          </w:divBdr>
        </w:div>
        <w:div w:id="999894397">
          <w:marLeft w:val="640"/>
          <w:marRight w:val="0"/>
          <w:marTop w:val="0"/>
          <w:marBottom w:val="0"/>
          <w:divBdr>
            <w:top w:val="none" w:sz="0" w:space="0" w:color="auto"/>
            <w:left w:val="none" w:sz="0" w:space="0" w:color="auto"/>
            <w:bottom w:val="none" w:sz="0" w:space="0" w:color="auto"/>
            <w:right w:val="none" w:sz="0" w:space="0" w:color="auto"/>
          </w:divBdr>
        </w:div>
        <w:div w:id="492140835">
          <w:marLeft w:val="640"/>
          <w:marRight w:val="0"/>
          <w:marTop w:val="0"/>
          <w:marBottom w:val="0"/>
          <w:divBdr>
            <w:top w:val="none" w:sz="0" w:space="0" w:color="auto"/>
            <w:left w:val="none" w:sz="0" w:space="0" w:color="auto"/>
            <w:bottom w:val="none" w:sz="0" w:space="0" w:color="auto"/>
            <w:right w:val="none" w:sz="0" w:space="0" w:color="auto"/>
          </w:divBdr>
        </w:div>
        <w:div w:id="1316952837">
          <w:marLeft w:val="640"/>
          <w:marRight w:val="0"/>
          <w:marTop w:val="0"/>
          <w:marBottom w:val="0"/>
          <w:divBdr>
            <w:top w:val="none" w:sz="0" w:space="0" w:color="auto"/>
            <w:left w:val="none" w:sz="0" w:space="0" w:color="auto"/>
            <w:bottom w:val="none" w:sz="0" w:space="0" w:color="auto"/>
            <w:right w:val="none" w:sz="0" w:space="0" w:color="auto"/>
          </w:divBdr>
        </w:div>
        <w:div w:id="740637696">
          <w:marLeft w:val="640"/>
          <w:marRight w:val="0"/>
          <w:marTop w:val="0"/>
          <w:marBottom w:val="0"/>
          <w:divBdr>
            <w:top w:val="none" w:sz="0" w:space="0" w:color="auto"/>
            <w:left w:val="none" w:sz="0" w:space="0" w:color="auto"/>
            <w:bottom w:val="none" w:sz="0" w:space="0" w:color="auto"/>
            <w:right w:val="none" w:sz="0" w:space="0" w:color="auto"/>
          </w:divBdr>
        </w:div>
        <w:div w:id="1622683738">
          <w:marLeft w:val="640"/>
          <w:marRight w:val="0"/>
          <w:marTop w:val="0"/>
          <w:marBottom w:val="0"/>
          <w:divBdr>
            <w:top w:val="none" w:sz="0" w:space="0" w:color="auto"/>
            <w:left w:val="none" w:sz="0" w:space="0" w:color="auto"/>
            <w:bottom w:val="none" w:sz="0" w:space="0" w:color="auto"/>
            <w:right w:val="none" w:sz="0" w:space="0" w:color="auto"/>
          </w:divBdr>
        </w:div>
        <w:div w:id="307591723">
          <w:marLeft w:val="640"/>
          <w:marRight w:val="0"/>
          <w:marTop w:val="0"/>
          <w:marBottom w:val="0"/>
          <w:divBdr>
            <w:top w:val="none" w:sz="0" w:space="0" w:color="auto"/>
            <w:left w:val="none" w:sz="0" w:space="0" w:color="auto"/>
            <w:bottom w:val="none" w:sz="0" w:space="0" w:color="auto"/>
            <w:right w:val="none" w:sz="0" w:space="0" w:color="auto"/>
          </w:divBdr>
        </w:div>
        <w:div w:id="1717007491">
          <w:marLeft w:val="640"/>
          <w:marRight w:val="0"/>
          <w:marTop w:val="0"/>
          <w:marBottom w:val="0"/>
          <w:divBdr>
            <w:top w:val="none" w:sz="0" w:space="0" w:color="auto"/>
            <w:left w:val="none" w:sz="0" w:space="0" w:color="auto"/>
            <w:bottom w:val="none" w:sz="0" w:space="0" w:color="auto"/>
            <w:right w:val="none" w:sz="0" w:space="0" w:color="auto"/>
          </w:divBdr>
        </w:div>
        <w:div w:id="1876233766">
          <w:marLeft w:val="640"/>
          <w:marRight w:val="0"/>
          <w:marTop w:val="0"/>
          <w:marBottom w:val="0"/>
          <w:divBdr>
            <w:top w:val="none" w:sz="0" w:space="0" w:color="auto"/>
            <w:left w:val="none" w:sz="0" w:space="0" w:color="auto"/>
            <w:bottom w:val="none" w:sz="0" w:space="0" w:color="auto"/>
            <w:right w:val="none" w:sz="0" w:space="0" w:color="auto"/>
          </w:divBdr>
        </w:div>
        <w:div w:id="1317953217">
          <w:marLeft w:val="640"/>
          <w:marRight w:val="0"/>
          <w:marTop w:val="0"/>
          <w:marBottom w:val="0"/>
          <w:divBdr>
            <w:top w:val="none" w:sz="0" w:space="0" w:color="auto"/>
            <w:left w:val="none" w:sz="0" w:space="0" w:color="auto"/>
            <w:bottom w:val="none" w:sz="0" w:space="0" w:color="auto"/>
            <w:right w:val="none" w:sz="0" w:space="0" w:color="auto"/>
          </w:divBdr>
        </w:div>
        <w:div w:id="690498283">
          <w:marLeft w:val="640"/>
          <w:marRight w:val="0"/>
          <w:marTop w:val="0"/>
          <w:marBottom w:val="0"/>
          <w:divBdr>
            <w:top w:val="none" w:sz="0" w:space="0" w:color="auto"/>
            <w:left w:val="none" w:sz="0" w:space="0" w:color="auto"/>
            <w:bottom w:val="none" w:sz="0" w:space="0" w:color="auto"/>
            <w:right w:val="none" w:sz="0" w:space="0" w:color="auto"/>
          </w:divBdr>
        </w:div>
        <w:div w:id="496651328">
          <w:marLeft w:val="640"/>
          <w:marRight w:val="0"/>
          <w:marTop w:val="0"/>
          <w:marBottom w:val="0"/>
          <w:divBdr>
            <w:top w:val="none" w:sz="0" w:space="0" w:color="auto"/>
            <w:left w:val="none" w:sz="0" w:space="0" w:color="auto"/>
            <w:bottom w:val="none" w:sz="0" w:space="0" w:color="auto"/>
            <w:right w:val="none" w:sz="0" w:space="0" w:color="auto"/>
          </w:divBdr>
        </w:div>
        <w:div w:id="1386103475">
          <w:marLeft w:val="640"/>
          <w:marRight w:val="0"/>
          <w:marTop w:val="0"/>
          <w:marBottom w:val="0"/>
          <w:divBdr>
            <w:top w:val="none" w:sz="0" w:space="0" w:color="auto"/>
            <w:left w:val="none" w:sz="0" w:space="0" w:color="auto"/>
            <w:bottom w:val="none" w:sz="0" w:space="0" w:color="auto"/>
            <w:right w:val="none" w:sz="0" w:space="0" w:color="auto"/>
          </w:divBdr>
        </w:div>
        <w:div w:id="2046784573">
          <w:marLeft w:val="640"/>
          <w:marRight w:val="0"/>
          <w:marTop w:val="0"/>
          <w:marBottom w:val="0"/>
          <w:divBdr>
            <w:top w:val="none" w:sz="0" w:space="0" w:color="auto"/>
            <w:left w:val="none" w:sz="0" w:space="0" w:color="auto"/>
            <w:bottom w:val="none" w:sz="0" w:space="0" w:color="auto"/>
            <w:right w:val="none" w:sz="0" w:space="0" w:color="auto"/>
          </w:divBdr>
        </w:div>
        <w:div w:id="1936596570">
          <w:marLeft w:val="640"/>
          <w:marRight w:val="0"/>
          <w:marTop w:val="0"/>
          <w:marBottom w:val="0"/>
          <w:divBdr>
            <w:top w:val="none" w:sz="0" w:space="0" w:color="auto"/>
            <w:left w:val="none" w:sz="0" w:space="0" w:color="auto"/>
            <w:bottom w:val="none" w:sz="0" w:space="0" w:color="auto"/>
            <w:right w:val="none" w:sz="0" w:space="0" w:color="auto"/>
          </w:divBdr>
        </w:div>
        <w:div w:id="2036157006">
          <w:marLeft w:val="640"/>
          <w:marRight w:val="0"/>
          <w:marTop w:val="0"/>
          <w:marBottom w:val="0"/>
          <w:divBdr>
            <w:top w:val="none" w:sz="0" w:space="0" w:color="auto"/>
            <w:left w:val="none" w:sz="0" w:space="0" w:color="auto"/>
            <w:bottom w:val="none" w:sz="0" w:space="0" w:color="auto"/>
            <w:right w:val="none" w:sz="0" w:space="0" w:color="auto"/>
          </w:divBdr>
        </w:div>
        <w:div w:id="973291178">
          <w:marLeft w:val="640"/>
          <w:marRight w:val="0"/>
          <w:marTop w:val="0"/>
          <w:marBottom w:val="0"/>
          <w:divBdr>
            <w:top w:val="none" w:sz="0" w:space="0" w:color="auto"/>
            <w:left w:val="none" w:sz="0" w:space="0" w:color="auto"/>
            <w:bottom w:val="none" w:sz="0" w:space="0" w:color="auto"/>
            <w:right w:val="none" w:sz="0" w:space="0" w:color="auto"/>
          </w:divBdr>
        </w:div>
        <w:div w:id="335692652">
          <w:marLeft w:val="640"/>
          <w:marRight w:val="0"/>
          <w:marTop w:val="0"/>
          <w:marBottom w:val="0"/>
          <w:divBdr>
            <w:top w:val="none" w:sz="0" w:space="0" w:color="auto"/>
            <w:left w:val="none" w:sz="0" w:space="0" w:color="auto"/>
            <w:bottom w:val="none" w:sz="0" w:space="0" w:color="auto"/>
            <w:right w:val="none" w:sz="0" w:space="0" w:color="auto"/>
          </w:divBdr>
        </w:div>
        <w:div w:id="723722948">
          <w:marLeft w:val="640"/>
          <w:marRight w:val="0"/>
          <w:marTop w:val="0"/>
          <w:marBottom w:val="0"/>
          <w:divBdr>
            <w:top w:val="none" w:sz="0" w:space="0" w:color="auto"/>
            <w:left w:val="none" w:sz="0" w:space="0" w:color="auto"/>
            <w:bottom w:val="none" w:sz="0" w:space="0" w:color="auto"/>
            <w:right w:val="none" w:sz="0" w:space="0" w:color="auto"/>
          </w:divBdr>
        </w:div>
        <w:div w:id="1582792622">
          <w:marLeft w:val="640"/>
          <w:marRight w:val="0"/>
          <w:marTop w:val="0"/>
          <w:marBottom w:val="0"/>
          <w:divBdr>
            <w:top w:val="none" w:sz="0" w:space="0" w:color="auto"/>
            <w:left w:val="none" w:sz="0" w:space="0" w:color="auto"/>
            <w:bottom w:val="none" w:sz="0" w:space="0" w:color="auto"/>
            <w:right w:val="none" w:sz="0" w:space="0" w:color="auto"/>
          </w:divBdr>
        </w:div>
        <w:div w:id="1979410002">
          <w:marLeft w:val="640"/>
          <w:marRight w:val="0"/>
          <w:marTop w:val="0"/>
          <w:marBottom w:val="0"/>
          <w:divBdr>
            <w:top w:val="none" w:sz="0" w:space="0" w:color="auto"/>
            <w:left w:val="none" w:sz="0" w:space="0" w:color="auto"/>
            <w:bottom w:val="none" w:sz="0" w:space="0" w:color="auto"/>
            <w:right w:val="none" w:sz="0" w:space="0" w:color="auto"/>
          </w:divBdr>
        </w:div>
        <w:div w:id="2073844696">
          <w:marLeft w:val="640"/>
          <w:marRight w:val="0"/>
          <w:marTop w:val="0"/>
          <w:marBottom w:val="0"/>
          <w:divBdr>
            <w:top w:val="none" w:sz="0" w:space="0" w:color="auto"/>
            <w:left w:val="none" w:sz="0" w:space="0" w:color="auto"/>
            <w:bottom w:val="none" w:sz="0" w:space="0" w:color="auto"/>
            <w:right w:val="none" w:sz="0" w:space="0" w:color="auto"/>
          </w:divBdr>
        </w:div>
        <w:div w:id="492572767">
          <w:marLeft w:val="640"/>
          <w:marRight w:val="0"/>
          <w:marTop w:val="0"/>
          <w:marBottom w:val="0"/>
          <w:divBdr>
            <w:top w:val="none" w:sz="0" w:space="0" w:color="auto"/>
            <w:left w:val="none" w:sz="0" w:space="0" w:color="auto"/>
            <w:bottom w:val="none" w:sz="0" w:space="0" w:color="auto"/>
            <w:right w:val="none" w:sz="0" w:space="0" w:color="auto"/>
          </w:divBdr>
        </w:div>
        <w:div w:id="250434558">
          <w:marLeft w:val="640"/>
          <w:marRight w:val="0"/>
          <w:marTop w:val="0"/>
          <w:marBottom w:val="0"/>
          <w:divBdr>
            <w:top w:val="none" w:sz="0" w:space="0" w:color="auto"/>
            <w:left w:val="none" w:sz="0" w:space="0" w:color="auto"/>
            <w:bottom w:val="none" w:sz="0" w:space="0" w:color="auto"/>
            <w:right w:val="none" w:sz="0" w:space="0" w:color="auto"/>
          </w:divBdr>
        </w:div>
        <w:div w:id="1591967144">
          <w:marLeft w:val="640"/>
          <w:marRight w:val="0"/>
          <w:marTop w:val="0"/>
          <w:marBottom w:val="0"/>
          <w:divBdr>
            <w:top w:val="none" w:sz="0" w:space="0" w:color="auto"/>
            <w:left w:val="none" w:sz="0" w:space="0" w:color="auto"/>
            <w:bottom w:val="none" w:sz="0" w:space="0" w:color="auto"/>
            <w:right w:val="none" w:sz="0" w:space="0" w:color="auto"/>
          </w:divBdr>
        </w:div>
        <w:div w:id="1007557761">
          <w:marLeft w:val="640"/>
          <w:marRight w:val="0"/>
          <w:marTop w:val="0"/>
          <w:marBottom w:val="0"/>
          <w:divBdr>
            <w:top w:val="none" w:sz="0" w:space="0" w:color="auto"/>
            <w:left w:val="none" w:sz="0" w:space="0" w:color="auto"/>
            <w:bottom w:val="none" w:sz="0" w:space="0" w:color="auto"/>
            <w:right w:val="none" w:sz="0" w:space="0" w:color="auto"/>
          </w:divBdr>
        </w:div>
        <w:div w:id="317736448">
          <w:marLeft w:val="640"/>
          <w:marRight w:val="0"/>
          <w:marTop w:val="0"/>
          <w:marBottom w:val="0"/>
          <w:divBdr>
            <w:top w:val="none" w:sz="0" w:space="0" w:color="auto"/>
            <w:left w:val="none" w:sz="0" w:space="0" w:color="auto"/>
            <w:bottom w:val="none" w:sz="0" w:space="0" w:color="auto"/>
            <w:right w:val="none" w:sz="0" w:space="0" w:color="auto"/>
          </w:divBdr>
        </w:div>
        <w:div w:id="117257831">
          <w:marLeft w:val="640"/>
          <w:marRight w:val="0"/>
          <w:marTop w:val="0"/>
          <w:marBottom w:val="0"/>
          <w:divBdr>
            <w:top w:val="none" w:sz="0" w:space="0" w:color="auto"/>
            <w:left w:val="none" w:sz="0" w:space="0" w:color="auto"/>
            <w:bottom w:val="none" w:sz="0" w:space="0" w:color="auto"/>
            <w:right w:val="none" w:sz="0" w:space="0" w:color="auto"/>
          </w:divBdr>
        </w:div>
        <w:div w:id="941840966">
          <w:marLeft w:val="640"/>
          <w:marRight w:val="0"/>
          <w:marTop w:val="0"/>
          <w:marBottom w:val="0"/>
          <w:divBdr>
            <w:top w:val="none" w:sz="0" w:space="0" w:color="auto"/>
            <w:left w:val="none" w:sz="0" w:space="0" w:color="auto"/>
            <w:bottom w:val="none" w:sz="0" w:space="0" w:color="auto"/>
            <w:right w:val="none" w:sz="0" w:space="0" w:color="auto"/>
          </w:divBdr>
        </w:div>
        <w:div w:id="1377047125">
          <w:marLeft w:val="640"/>
          <w:marRight w:val="0"/>
          <w:marTop w:val="0"/>
          <w:marBottom w:val="0"/>
          <w:divBdr>
            <w:top w:val="none" w:sz="0" w:space="0" w:color="auto"/>
            <w:left w:val="none" w:sz="0" w:space="0" w:color="auto"/>
            <w:bottom w:val="none" w:sz="0" w:space="0" w:color="auto"/>
            <w:right w:val="none" w:sz="0" w:space="0" w:color="auto"/>
          </w:divBdr>
        </w:div>
        <w:div w:id="1389842348">
          <w:marLeft w:val="640"/>
          <w:marRight w:val="0"/>
          <w:marTop w:val="0"/>
          <w:marBottom w:val="0"/>
          <w:divBdr>
            <w:top w:val="none" w:sz="0" w:space="0" w:color="auto"/>
            <w:left w:val="none" w:sz="0" w:space="0" w:color="auto"/>
            <w:bottom w:val="none" w:sz="0" w:space="0" w:color="auto"/>
            <w:right w:val="none" w:sz="0" w:space="0" w:color="auto"/>
          </w:divBdr>
        </w:div>
        <w:div w:id="174001330">
          <w:marLeft w:val="640"/>
          <w:marRight w:val="0"/>
          <w:marTop w:val="0"/>
          <w:marBottom w:val="0"/>
          <w:divBdr>
            <w:top w:val="none" w:sz="0" w:space="0" w:color="auto"/>
            <w:left w:val="none" w:sz="0" w:space="0" w:color="auto"/>
            <w:bottom w:val="none" w:sz="0" w:space="0" w:color="auto"/>
            <w:right w:val="none" w:sz="0" w:space="0" w:color="auto"/>
          </w:divBdr>
        </w:div>
        <w:div w:id="223951723">
          <w:marLeft w:val="640"/>
          <w:marRight w:val="0"/>
          <w:marTop w:val="0"/>
          <w:marBottom w:val="0"/>
          <w:divBdr>
            <w:top w:val="none" w:sz="0" w:space="0" w:color="auto"/>
            <w:left w:val="none" w:sz="0" w:space="0" w:color="auto"/>
            <w:bottom w:val="none" w:sz="0" w:space="0" w:color="auto"/>
            <w:right w:val="none" w:sz="0" w:space="0" w:color="auto"/>
          </w:divBdr>
        </w:div>
        <w:div w:id="491603017">
          <w:marLeft w:val="640"/>
          <w:marRight w:val="0"/>
          <w:marTop w:val="0"/>
          <w:marBottom w:val="0"/>
          <w:divBdr>
            <w:top w:val="none" w:sz="0" w:space="0" w:color="auto"/>
            <w:left w:val="none" w:sz="0" w:space="0" w:color="auto"/>
            <w:bottom w:val="none" w:sz="0" w:space="0" w:color="auto"/>
            <w:right w:val="none" w:sz="0" w:space="0" w:color="auto"/>
          </w:divBdr>
        </w:div>
        <w:div w:id="916401202">
          <w:marLeft w:val="640"/>
          <w:marRight w:val="0"/>
          <w:marTop w:val="0"/>
          <w:marBottom w:val="0"/>
          <w:divBdr>
            <w:top w:val="none" w:sz="0" w:space="0" w:color="auto"/>
            <w:left w:val="none" w:sz="0" w:space="0" w:color="auto"/>
            <w:bottom w:val="none" w:sz="0" w:space="0" w:color="auto"/>
            <w:right w:val="none" w:sz="0" w:space="0" w:color="auto"/>
          </w:divBdr>
        </w:div>
        <w:div w:id="569073298">
          <w:marLeft w:val="640"/>
          <w:marRight w:val="0"/>
          <w:marTop w:val="0"/>
          <w:marBottom w:val="0"/>
          <w:divBdr>
            <w:top w:val="none" w:sz="0" w:space="0" w:color="auto"/>
            <w:left w:val="none" w:sz="0" w:space="0" w:color="auto"/>
            <w:bottom w:val="none" w:sz="0" w:space="0" w:color="auto"/>
            <w:right w:val="none" w:sz="0" w:space="0" w:color="auto"/>
          </w:divBdr>
        </w:div>
        <w:div w:id="970595624">
          <w:marLeft w:val="640"/>
          <w:marRight w:val="0"/>
          <w:marTop w:val="0"/>
          <w:marBottom w:val="0"/>
          <w:divBdr>
            <w:top w:val="none" w:sz="0" w:space="0" w:color="auto"/>
            <w:left w:val="none" w:sz="0" w:space="0" w:color="auto"/>
            <w:bottom w:val="none" w:sz="0" w:space="0" w:color="auto"/>
            <w:right w:val="none" w:sz="0" w:space="0" w:color="auto"/>
          </w:divBdr>
        </w:div>
        <w:div w:id="86460151">
          <w:marLeft w:val="640"/>
          <w:marRight w:val="0"/>
          <w:marTop w:val="0"/>
          <w:marBottom w:val="0"/>
          <w:divBdr>
            <w:top w:val="none" w:sz="0" w:space="0" w:color="auto"/>
            <w:left w:val="none" w:sz="0" w:space="0" w:color="auto"/>
            <w:bottom w:val="none" w:sz="0" w:space="0" w:color="auto"/>
            <w:right w:val="none" w:sz="0" w:space="0" w:color="auto"/>
          </w:divBdr>
        </w:div>
        <w:div w:id="383649121">
          <w:marLeft w:val="640"/>
          <w:marRight w:val="0"/>
          <w:marTop w:val="0"/>
          <w:marBottom w:val="0"/>
          <w:divBdr>
            <w:top w:val="none" w:sz="0" w:space="0" w:color="auto"/>
            <w:left w:val="none" w:sz="0" w:space="0" w:color="auto"/>
            <w:bottom w:val="none" w:sz="0" w:space="0" w:color="auto"/>
            <w:right w:val="none" w:sz="0" w:space="0" w:color="auto"/>
          </w:divBdr>
        </w:div>
        <w:div w:id="1441802117">
          <w:marLeft w:val="640"/>
          <w:marRight w:val="0"/>
          <w:marTop w:val="0"/>
          <w:marBottom w:val="0"/>
          <w:divBdr>
            <w:top w:val="none" w:sz="0" w:space="0" w:color="auto"/>
            <w:left w:val="none" w:sz="0" w:space="0" w:color="auto"/>
            <w:bottom w:val="none" w:sz="0" w:space="0" w:color="auto"/>
            <w:right w:val="none" w:sz="0" w:space="0" w:color="auto"/>
          </w:divBdr>
        </w:div>
        <w:div w:id="700982166">
          <w:marLeft w:val="640"/>
          <w:marRight w:val="0"/>
          <w:marTop w:val="0"/>
          <w:marBottom w:val="0"/>
          <w:divBdr>
            <w:top w:val="none" w:sz="0" w:space="0" w:color="auto"/>
            <w:left w:val="none" w:sz="0" w:space="0" w:color="auto"/>
            <w:bottom w:val="none" w:sz="0" w:space="0" w:color="auto"/>
            <w:right w:val="none" w:sz="0" w:space="0" w:color="auto"/>
          </w:divBdr>
        </w:div>
        <w:div w:id="966275760">
          <w:marLeft w:val="640"/>
          <w:marRight w:val="0"/>
          <w:marTop w:val="0"/>
          <w:marBottom w:val="0"/>
          <w:divBdr>
            <w:top w:val="none" w:sz="0" w:space="0" w:color="auto"/>
            <w:left w:val="none" w:sz="0" w:space="0" w:color="auto"/>
            <w:bottom w:val="none" w:sz="0" w:space="0" w:color="auto"/>
            <w:right w:val="none" w:sz="0" w:space="0" w:color="auto"/>
          </w:divBdr>
        </w:div>
        <w:div w:id="818495481">
          <w:marLeft w:val="640"/>
          <w:marRight w:val="0"/>
          <w:marTop w:val="0"/>
          <w:marBottom w:val="0"/>
          <w:divBdr>
            <w:top w:val="none" w:sz="0" w:space="0" w:color="auto"/>
            <w:left w:val="none" w:sz="0" w:space="0" w:color="auto"/>
            <w:bottom w:val="none" w:sz="0" w:space="0" w:color="auto"/>
            <w:right w:val="none" w:sz="0" w:space="0" w:color="auto"/>
          </w:divBdr>
        </w:div>
        <w:div w:id="1314945246">
          <w:marLeft w:val="640"/>
          <w:marRight w:val="0"/>
          <w:marTop w:val="0"/>
          <w:marBottom w:val="0"/>
          <w:divBdr>
            <w:top w:val="none" w:sz="0" w:space="0" w:color="auto"/>
            <w:left w:val="none" w:sz="0" w:space="0" w:color="auto"/>
            <w:bottom w:val="none" w:sz="0" w:space="0" w:color="auto"/>
            <w:right w:val="none" w:sz="0" w:space="0" w:color="auto"/>
          </w:divBdr>
        </w:div>
        <w:div w:id="27873852">
          <w:marLeft w:val="640"/>
          <w:marRight w:val="0"/>
          <w:marTop w:val="0"/>
          <w:marBottom w:val="0"/>
          <w:divBdr>
            <w:top w:val="none" w:sz="0" w:space="0" w:color="auto"/>
            <w:left w:val="none" w:sz="0" w:space="0" w:color="auto"/>
            <w:bottom w:val="none" w:sz="0" w:space="0" w:color="auto"/>
            <w:right w:val="none" w:sz="0" w:space="0" w:color="auto"/>
          </w:divBdr>
        </w:div>
        <w:div w:id="1912082826">
          <w:marLeft w:val="640"/>
          <w:marRight w:val="0"/>
          <w:marTop w:val="0"/>
          <w:marBottom w:val="0"/>
          <w:divBdr>
            <w:top w:val="none" w:sz="0" w:space="0" w:color="auto"/>
            <w:left w:val="none" w:sz="0" w:space="0" w:color="auto"/>
            <w:bottom w:val="none" w:sz="0" w:space="0" w:color="auto"/>
            <w:right w:val="none" w:sz="0" w:space="0" w:color="auto"/>
          </w:divBdr>
        </w:div>
        <w:div w:id="1727025164">
          <w:marLeft w:val="640"/>
          <w:marRight w:val="0"/>
          <w:marTop w:val="0"/>
          <w:marBottom w:val="0"/>
          <w:divBdr>
            <w:top w:val="none" w:sz="0" w:space="0" w:color="auto"/>
            <w:left w:val="none" w:sz="0" w:space="0" w:color="auto"/>
            <w:bottom w:val="none" w:sz="0" w:space="0" w:color="auto"/>
            <w:right w:val="none" w:sz="0" w:space="0" w:color="auto"/>
          </w:divBdr>
        </w:div>
        <w:div w:id="2017227711">
          <w:marLeft w:val="640"/>
          <w:marRight w:val="0"/>
          <w:marTop w:val="0"/>
          <w:marBottom w:val="0"/>
          <w:divBdr>
            <w:top w:val="none" w:sz="0" w:space="0" w:color="auto"/>
            <w:left w:val="none" w:sz="0" w:space="0" w:color="auto"/>
            <w:bottom w:val="none" w:sz="0" w:space="0" w:color="auto"/>
            <w:right w:val="none" w:sz="0" w:space="0" w:color="auto"/>
          </w:divBdr>
        </w:div>
        <w:div w:id="132255678">
          <w:marLeft w:val="640"/>
          <w:marRight w:val="0"/>
          <w:marTop w:val="0"/>
          <w:marBottom w:val="0"/>
          <w:divBdr>
            <w:top w:val="none" w:sz="0" w:space="0" w:color="auto"/>
            <w:left w:val="none" w:sz="0" w:space="0" w:color="auto"/>
            <w:bottom w:val="none" w:sz="0" w:space="0" w:color="auto"/>
            <w:right w:val="none" w:sz="0" w:space="0" w:color="auto"/>
          </w:divBdr>
        </w:div>
        <w:div w:id="2072725728">
          <w:marLeft w:val="640"/>
          <w:marRight w:val="0"/>
          <w:marTop w:val="0"/>
          <w:marBottom w:val="0"/>
          <w:divBdr>
            <w:top w:val="none" w:sz="0" w:space="0" w:color="auto"/>
            <w:left w:val="none" w:sz="0" w:space="0" w:color="auto"/>
            <w:bottom w:val="none" w:sz="0" w:space="0" w:color="auto"/>
            <w:right w:val="none" w:sz="0" w:space="0" w:color="auto"/>
          </w:divBdr>
        </w:div>
        <w:div w:id="1719863930">
          <w:marLeft w:val="640"/>
          <w:marRight w:val="0"/>
          <w:marTop w:val="0"/>
          <w:marBottom w:val="0"/>
          <w:divBdr>
            <w:top w:val="none" w:sz="0" w:space="0" w:color="auto"/>
            <w:left w:val="none" w:sz="0" w:space="0" w:color="auto"/>
            <w:bottom w:val="none" w:sz="0" w:space="0" w:color="auto"/>
            <w:right w:val="none" w:sz="0" w:space="0" w:color="auto"/>
          </w:divBdr>
        </w:div>
        <w:div w:id="2001040962">
          <w:marLeft w:val="640"/>
          <w:marRight w:val="0"/>
          <w:marTop w:val="0"/>
          <w:marBottom w:val="0"/>
          <w:divBdr>
            <w:top w:val="none" w:sz="0" w:space="0" w:color="auto"/>
            <w:left w:val="none" w:sz="0" w:space="0" w:color="auto"/>
            <w:bottom w:val="none" w:sz="0" w:space="0" w:color="auto"/>
            <w:right w:val="none" w:sz="0" w:space="0" w:color="auto"/>
          </w:divBdr>
        </w:div>
        <w:div w:id="1667053617">
          <w:marLeft w:val="640"/>
          <w:marRight w:val="0"/>
          <w:marTop w:val="0"/>
          <w:marBottom w:val="0"/>
          <w:divBdr>
            <w:top w:val="none" w:sz="0" w:space="0" w:color="auto"/>
            <w:left w:val="none" w:sz="0" w:space="0" w:color="auto"/>
            <w:bottom w:val="none" w:sz="0" w:space="0" w:color="auto"/>
            <w:right w:val="none" w:sz="0" w:space="0" w:color="auto"/>
          </w:divBdr>
        </w:div>
        <w:div w:id="1322198186">
          <w:marLeft w:val="640"/>
          <w:marRight w:val="0"/>
          <w:marTop w:val="0"/>
          <w:marBottom w:val="0"/>
          <w:divBdr>
            <w:top w:val="none" w:sz="0" w:space="0" w:color="auto"/>
            <w:left w:val="none" w:sz="0" w:space="0" w:color="auto"/>
            <w:bottom w:val="none" w:sz="0" w:space="0" w:color="auto"/>
            <w:right w:val="none" w:sz="0" w:space="0" w:color="auto"/>
          </w:divBdr>
        </w:div>
        <w:div w:id="502162587">
          <w:marLeft w:val="640"/>
          <w:marRight w:val="0"/>
          <w:marTop w:val="0"/>
          <w:marBottom w:val="0"/>
          <w:divBdr>
            <w:top w:val="none" w:sz="0" w:space="0" w:color="auto"/>
            <w:left w:val="none" w:sz="0" w:space="0" w:color="auto"/>
            <w:bottom w:val="none" w:sz="0" w:space="0" w:color="auto"/>
            <w:right w:val="none" w:sz="0" w:space="0" w:color="auto"/>
          </w:divBdr>
        </w:div>
        <w:div w:id="623584970">
          <w:marLeft w:val="640"/>
          <w:marRight w:val="0"/>
          <w:marTop w:val="0"/>
          <w:marBottom w:val="0"/>
          <w:divBdr>
            <w:top w:val="none" w:sz="0" w:space="0" w:color="auto"/>
            <w:left w:val="none" w:sz="0" w:space="0" w:color="auto"/>
            <w:bottom w:val="none" w:sz="0" w:space="0" w:color="auto"/>
            <w:right w:val="none" w:sz="0" w:space="0" w:color="auto"/>
          </w:divBdr>
        </w:div>
        <w:div w:id="702369272">
          <w:marLeft w:val="640"/>
          <w:marRight w:val="0"/>
          <w:marTop w:val="0"/>
          <w:marBottom w:val="0"/>
          <w:divBdr>
            <w:top w:val="none" w:sz="0" w:space="0" w:color="auto"/>
            <w:left w:val="none" w:sz="0" w:space="0" w:color="auto"/>
            <w:bottom w:val="none" w:sz="0" w:space="0" w:color="auto"/>
            <w:right w:val="none" w:sz="0" w:space="0" w:color="auto"/>
          </w:divBdr>
        </w:div>
        <w:div w:id="887691601">
          <w:marLeft w:val="640"/>
          <w:marRight w:val="0"/>
          <w:marTop w:val="0"/>
          <w:marBottom w:val="0"/>
          <w:divBdr>
            <w:top w:val="none" w:sz="0" w:space="0" w:color="auto"/>
            <w:left w:val="none" w:sz="0" w:space="0" w:color="auto"/>
            <w:bottom w:val="none" w:sz="0" w:space="0" w:color="auto"/>
            <w:right w:val="none" w:sz="0" w:space="0" w:color="auto"/>
          </w:divBdr>
        </w:div>
        <w:div w:id="981079828">
          <w:marLeft w:val="640"/>
          <w:marRight w:val="0"/>
          <w:marTop w:val="0"/>
          <w:marBottom w:val="0"/>
          <w:divBdr>
            <w:top w:val="none" w:sz="0" w:space="0" w:color="auto"/>
            <w:left w:val="none" w:sz="0" w:space="0" w:color="auto"/>
            <w:bottom w:val="none" w:sz="0" w:space="0" w:color="auto"/>
            <w:right w:val="none" w:sz="0" w:space="0" w:color="auto"/>
          </w:divBdr>
        </w:div>
        <w:div w:id="1866097443">
          <w:marLeft w:val="640"/>
          <w:marRight w:val="0"/>
          <w:marTop w:val="0"/>
          <w:marBottom w:val="0"/>
          <w:divBdr>
            <w:top w:val="none" w:sz="0" w:space="0" w:color="auto"/>
            <w:left w:val="none" w:sz="0" w:space="0" w:color="auto"/>
            <w:bottom w:val="none" w:sz="0" w:space="0" w:color="auto"/>
            <w:right w:val="none" w:sz="0" w:space="0" w:color="auto"/>
          </w:divBdr>
        </w:div>
        <w:div w:id="1679649918">
          <w:marLeft w:val="640"/>
          <w:marRight w:val="0"/>
          <w:marTop w:val="0"/>
          <w:marBottom w:val="0"/>
          <w:divBdr>
            <w:top w:val="none" w:sz="0" w:space="0" w:color="auto"/>
            <w:left w:val="none" w:sz="0" w:space="0" w:color="auto"/>
            <w:bottom w:val="none" w:sz="0" w:space="0" w:color="auto"/>
            <w:right w:val="none" w:sz="0" w:space="0" w:color="auto"/>
          </w:divBdr>
        </w:div>
        <w:div w:id="1498767263">
          <w:marLeft w:val="640"/>
          <w:marRight w:val="0"/>
          <w:marTop w:val="0"/>
          <w:marBottom w:val="0"/>
          <w:divBdr>
            <w:top w:val="none" w:sz="0" w:space="0" w:color="auto"/>
            <w:left w:val="none" w:sz="0" w:space="0" w:color="auto"/>
            <w:bottom w:val="none" w:sz="0" w:space="0" w:color="auto"/>
            <w:right w:val="none" w:sz="0" w:space="0" w:color="auto"/>
          </w:divBdr>
        </w:div>
        <w:div w:id="1973437494">
          <w:marLeft w:val="640"/>
          <w:marRight w:val="0"/>
          <w:marTop w:val="0"/>
          <w:marBottom w:val="0"/>
          <w:divBdr>
            <w:top w:val="none" w:sz="0" w:space="0" w:color="auto"/>
            <w:left w:val="none" w:sz="0" w:space="0" w:color="auto"/>
            <w:bottom w:val="none" w:sz="0" w:space="0" w:color="auto"/>
            <w:right w:val="none" w:sz="0" w:space="0" w:color="auto"/>
          </w:divBdr>
        </w:div>
      </w:divsChild>
    </w:div>
    <w:div w:id="1465855740">
      <w:bodyDiv w:val="1"/>
      <w:marLeft w:val="0"/>
      <w:marRight w:val="0"/>
      <w:marTop w:val="0"/>
      <w:marBottom w:val="0"/>
      <w:divBdr>
        <w:top w:val="none" w:sz="0" w:space="0" w:color="auto"/>
        <w:left w:val="none" w:sz="0" w:space="0" w:color="auto"/>
        <w:bottom w:val="none" w:sz="0" w:space="0" w:color="auto"/>
        <w:right w:val="none" w:sz="0" w:space="0" w:color="auto"/>
      </w:divBdr>
      <w:divsChild>
        <w:div w:id="662317795">
          <w:marLeft w:val="640"/>
          <w:marRight w:val="0"/>
          <w:marTop w:val="0"/>
          <w:marBottom w:val="0"/>
          <w:divBdr>
            <w:top w:val="none" w:sz="0" w:space="0" w:color="auto"/>
            <w:left w:val="none" w:sz="0" w:space="0" w:color="auto"/>
            <w:bottom w:val="none" w:sz="0" w:space="0" w:color="auto"/>
            <w:right w:val="none" w:sz="0" w:space="0" w:color="auto"/>
          </w:divBdr>
        </w:div>
        <w:div w:id="1309869876">
          <w:marLeft w:val="640"/>
          <w:marRight w:val="0"/>
          <w:marTop w:val="0"/>
          <w:marBottom w:val="0"/>
          <w:divBdr>
            <w:top w:val="none" w:sz="0" w:space="0" w:color="auto"/>
            <w:left w:val="none" w:sz="0" w:space="0" w:color="auto"/>
            <w:bottom w:val="none" w:sz="0" w:space="0" w:color="auto"/>
            <w:right w:val="none" w:sz="0" w:space="0" w:color="auto"/>
          </w:divBdr>
        </w:div>
        <w:div w:id="1338729692">
          <w:marLeft w:val="640"/>
          <w:marRight w:val="0"/>
          <w:marTop w:val="0"/>
          <w:marBottom w:val="0"/>
          <w:divBdr>
            <w:top w:val="none" w:sz="0" w:space="0" w:color="auto"/>
            <w:left w:val="none" w:sz="0" w:space="0" w:color="auto"/>
            <w:bottom w:val="none" w:sz="0" w:space="0" w:color="auto"/>
            <w:right w:val="none" w:sz="0" w:space="0" w:color="auto"/>
          </w:divBdr>
        </w:div>
        <w:div w:id="1870217038">
          <w:marLeft w:val="640"/>
          <w:marRight w:val="0"/>
          <w:marTop w:val="0"/>
          <w:marBottom w:val="0"/>
          <w:divBdr>
            <w:top w:val="none" w:sz="0" w:space="0" w:color="auto"/>
            <w:left w:val="none" w:sz="0" w:space="0" w:color="auto"/>
            <w:bottom w:val="none" w:sz="0" w:space="0" w:color="auto"/>
            <w:right w:val="none" w:sz="0" w:space="0" w:color="auto"/>
          </w:divBdr>
        </w:div>
        <w:div w:id="919217444">
          <w:marLeft w:val="640"/>
          <w:marRight w:val="0"/>
          <w:marTop w:val="0"/>
          <w:marBottom w:val="0"/>
          <w:divBdr>
            <w:top w:val="none" w:sz="0" w:space="0" w:color="auto"/>
            <w:left w:val="none" w:sz="0" w:space="0" w:color="auto"/>
            <w:bottom w:val="none" w:sz="0" w:space="0" w:color="auto"/>
            <w:right w:val="none" w:sz="0" w:space="0" w:color="auto"/>
          </w:divBdr>
        </w:div>
        <w:div w:id="2062291977">
          <w:marLeft w:val="640"/>
          <w:marRight w:val="0"/>
          <w:marTop w:val="0"/>
          <w:marBottom w:val="0"/>
          <w:divBdr>
            <w:top w:val="none" w:sz="0" w:space="0" w:color="auto"/>
            <w:left w:val="none" w:sz="0" w:space="0" w:color="auto"/>
            <w:bottom w:val="none" w:sz="0" w:space="0" w:color="auto"/>
            <w:right w:val="none" w:sz="0" w:space="0" w:color="auto"/>
          </w:divBdr>
        </w:div>
        <w:div w:id="942958911">
          <w:marLeft w:val="640"/>
          <w:marRight w:val="0"/>
          <w:marTop w:val="0"/>
          <w:marBottom w:val="0"/>
          <w:divBdr>
            <w:top w:val="none" w:sz="0" w:space="0" w:color="auto"/>
            <w:left w:val="none" w:sz="0" w:space="0" w:color="auto"/>
            <w:bottom w:val="none" w:sz="0" w:space="0" w:color="auto"/>
            <w:right w:val="none" w:sz="0" w:space="0" w:color="auto"/>
          </w:divBdr>
        </w:div>
        <w:div w:id="785269027">
          <w:marLeft w:val="640"/>
          <w:marRight w:val="0"/>
          <w:marTop w:val="0"/>
          <w:marBottom w:val="0"/>
          <w:divBdr>
            <w:top w:val="none" w:sz="0" w:space="0" w:color="auto"/>
            <w:left w:val="none" w:sz="0" w:space="0" w:color="auto"/>
            <w:bottom w:val="none" w:sz="0" w:space="0" w:color="auto"/>
            <w:right w:val="none" w:sz="0" w:space="0" w:color="auto"/>
          </w:divBdr>
        </w:div>
        <w:div w:id="154076312">
          <w:marLeft w:val="640"/>
          <w:marRight w:val="0"/>
          <w:marTop w:val="0"/>
          <w:marBottom w:val="0"/>
          <w:divBdr>
            <w:top w:val="none" w:sz="0" w:space="0" w:color="auto"/>
            <w:left w:val="none" w:sz="0" w:space="0" w:color="auto"/>
            <w:bottom w:val="none" w:sz="0" w:space="0" w:color="auto"/>
            <w:right w:val="none" w:sz="0" w:space="0" w:color="auto"/>
          </w:divBdr>
        </w:div>
        <w:div w:id="1060634759">
          <w:marLeft w:val="640"/>
          <w:marRight w:val="0"/>
          <w:marTop w:val="0"/>
          <w:marBottom w:val="0"/>
          <w:divBdr>
            <w:top w:val="none" w:sz="0" w:space="0" w:color="auto"/>
            <w:left w:val="none" w:sz="0" w:space="0" w:color="auto"/>
            <w:bottom w:val="none" w:sz="0" w:space="0" w:color="auto"/>
            <w:right w:val="none" w:sz="0" w:space="0" w:color="auto"/>
          </w:divBdr>
        </w:div>
        <w:div w:id="868763873">
          <w:marLeft w:val="640"/>
          <w:marRight w:val="0"/>
          <w:marTop w:val="0"/>
          <w:marBottom w:val="0"/>
          <w:divBdr>
            <w:top w:val="none" w:sz="0" w:space="0" w:color="auto"/>
            <w:left w:val="none" w:sz="0" w:space="0" w:color="auto"/>
            <w:bottom w:val="none" w:sz="0" w:space="0" w:color="auto"/>
            <w:right w:val="none" w:sz="0" w:space="0" w:color="auto"/>
          </w:divBdr>
        </w:div>
        <w:div w:id="27412216">
          <w:marLeft w:val="640"/>
          <w:marRight w:val="0"/>
          <w:marTop w:val="0"/>
          <w:marBottom w:val="0"/>
          <w:divBdr>
            <w:top w:val="none" w:sz="0" w:space="0" w:color="auto"/>
            <w:left w:val="none" w:sz="0" w:space="0" w:color="auto"/>
            <w:bottom w:val="none" w:sz="0" w:space="0" w:color="auto"/>
            <w:right w:val="none" w:sz="0" w:space="0" w:color="auto"/>
          </w:divBdr>
        </w:div>
        <w:div w:id="773597923">
          <w:marLeft w:val="640"/>
          <w:marRight w:val="0"/>
          <w:marTop w:val="0"/>
          <w:marBottom w:val="0"/>
          <w:divBdr>
            <w:top w:val="none" w:sz="0" w:space="0" w:color="auto"/>
            <w:left w:val="none" w:sz="0" w:space="0" w:color="auto"/>
            <w:bottom w:val="none" w:sz="0" w:space="0" w:color="auto"/>
            <w:right w:val="none" w:sz="0" w:space="0" w:color="auto"/>
          </w:divBdr>
        </w:div>
        <w:div w:id="1752508105">
          <w:marLeft w:val="640"/>
          <w:marRight w:val="0"/>
          <w:marTop w:val="0"/>
          <w:marBottom w:val="0"/>
          <w:divBdr>
            <w:top w:val="none" w:sz="0" w:space="0" w:color="auto"/>
            <w:left w:val="none" w:sz="0" w:space="0" w:color="auto"/>
            <w:bottom w:val="none" w:sz="0" w:space="0" w:color="auto"/>
            <w:right w:val="none" w:sz="0" w:space="0" w:color="auto"/>
          </w:divBdr>
        </w:div>
        <w:div w:id="1947804744">
          <w:marLeft w:val="640"/>
          <w:marRight w:val="0"/>
          <w:marTop w:val="0"/>
          <w:marBottom w:val="0"/>
          <w:divBdr>
            <w:top w:val="none" w:sz="0" w:space="0" w:color="auto"/>
            <w:left w:val="none" w:sz="0" w:space="0" w:color="auto"/>
            <w:bottom w:val="none" w:sz="0" w:space="0" w:color="auto"/>
            <w:right w:val="none" w:sz="0" w:space="0" w:color="auto"/>
          </w:divBdr>
        </w:div>
        <w:div w:id="1573735799">
          <w:marLeft w:val="640"/>
          <w:marRight w:val="0"/>
          <w:marTop w:val="0"/>
          <w:marBottom w:val="0"/>
          <w:divBdr>
            <w:top w:val="none" w:sz="0" w:space="0" w:color="auto"/>
            <w:left w:val="none" w:sz="0" w:space="0" w:color="auto"/>
            <w:bottom w:val="none" w:sz="0" w:space="0" w:color="auto"/>
            <w:right w:val="none" w:sz="0" w:space="0" w:color="auto"/>
          </w:divBdr>
        </w:div>
        <w:div w:id="1762484949">
          <w:marLeft w:val="640"/>
          <w:marRight w:val="0"/>
          <w:marTop w:val="0"/>
          <w:marBottom w:val="0"/>
          <w:divBdr>
            <w:top w:val="none" w:sz="0" w:space="0" w:color="auto"/>
            <w:left w:val="none" w:sz="0" w:space="0" w:color="auto"/>
            <w:bottom w:val="none" w:sz="0" w:space="0" w:color="auto"/>
            <w:right w:val="none" w:sz="0" w:space="0" w:color="auto"/>
          </w:divBdr>
        </w:div>
        <w:div w:id="566189596">
          <w:marLeft w:val="640"/>
          <w:marRight w:val="0"/>
          <w:marTop w:val="0"/>
          <w:marBottom w:val="0"/>
          <w:divBdr>
            <w:top w:val="none" w:sz="0" w:space="0" w:color="auto"/>
            <w:left w:val="none" w:sz="0" w:space="0" w:color="auto"/>
            <w:bottom w:val="none" w:sz="0" w:space="0" w:color="auto"/>
            <w:right w:val="none" w:sz="0" w:space="0" w:color="auto"/>
          </w:divBdr>
        </w:div>
        <w:div w:id="244219536">
          <w:marLeft w:val="640"/>
          <w:marRight w:val="0"/>
          <w:marTop w:val="0"/>
          <w:marBottom w:val="0"/>
          <w:divBdr>
            <w:top w:val="none" w:sz="0" w:space="0" w:color="auto"/>
            <w:left w:val="none" w:sz="0" w:space="0" w:color="auto"/>
            <w:bottom w:val="none" w:sz="0" w:space="0" w:color="auto"/>
            <w:right w:val="none" w:sz="0" w:space="0" w:color="auto"/>
          </w:divBdr>
        </w:div>
        <w:div w:id="340860837">
          <w:marLeft w:val="640"/>
          <w:marRight w:val="0"/>
          <w:marTop w:val="0"/>
          <w:marBottom w:val="0"/>
          <w:divBdr>
            <w:top w:val="none" w:sz="0" w:space="0" w:color="auto"/>
            <w:left w:val="none" w:sz="0" w:space="0" w:color="auto"/>
            <w:bottom w:val="none" w:sz="0" w:space="0" w:color="auto"/>
            <w:right w:val="none" w:sz="0" w:space="0" w:color="auto"/>
          </w:divBdr>
        </w:div>
        <w:div w:id="89745054">
          <w:marLeft w:val="640"/>
          <w:marRight w:val="0"/>
          <w:marTop w:val="0"/>
          <w:marBottom w:val="0"/>
          <w:divBdr>
            <w:top w:val="none" w:sz="0" w:space="0" w:color="auto"/>
            <w:left w:val="none" w:sz="0" w:space="0" w:color="auto"/>
            <w:bottom w:val="none" w:sz="0" w:space="0" w:color="auto"/>
            <w:right w:val="none" w:sz="0" w:space="0" w:color="auto"/>
          </w:divBdr>
        </w:div>
        <w:div w:id="1632664848">
          <w:marLeft w:val="640"/>
          <w:marRight w:val="0"/>
          <w:marTop w:val="0"/>
          <w:marBottom w:val="0"/>
          <w:divBdr>
            <w:top w:val="none" w:sz="0" w:space="0" w:color="auto"/>
            <w:left w:val="none" w:sz="0" w:space="0" w:color="auto"/>
            <w:bottom w:val="none" w:sz="0" w:space="0" w:color="auto"/>
            <w:right w:val="none" w:sz="0" w:space="0" w:color="auto"/>
          </w:divBdr>
        </w:div>
        <w:div w:id="77485460">
          <w:marLeft w:val="640"/>
          <w:marRight w:val="0"/>
          <w:marTop w:val="0"/>
          <w:marBottom w:val="0"/>
          <w:divBdr>
            <w:top w:val="none" w:sz="0" w:space="0" w:color="auto"/>
            <w:left w:val="none" w:sz="0" w:space="0" w:color="auto"/>
            <w:bottom w:val="none" w:sz="0" w:space="0" w:color="auto"/>
            <w:right w:val="none" w:sz="0" w:space="0" w:color="auto"/>
          </w:divBdr>
        </w:div>
        <w:div w:id="550926950">
          <w:marLeft w:val="640"/>
          <w:marRight w:val="0"/>
          <w:marTop w:val="0"/>
          <w:marBottom w:val="0"/>
          <w:divBdr>
            <w:top w:val="none" w:sz="0" w:space="0" w:color="auto"/>
            <w:left w:val="none" w:sz="0" w:space="0" w:color="auto"/>
            <w:bottom w:val="none" w:sz="0" w:space="0" w:color="auto"/>
            <w:right w:val="none" w:sz="0" w:space="0" w:color="auto"/>
          </w:divBdr>
        </w:div>
        <w:div w:id="1389844879">
          <w:marLeft w:val="640"/>
          <w:marRight w:val="0"/>
          <w:marTop w:val="0"/>
          <w:marBottom w:val="0"/>
          <w:divBdr>
            <w:top w:val="none" w:sz="0" w:space="0" w:color="auto"/>
            <w:left w:val="none" w:sz="0" w:space="0" w:color="auto"/>
            <w:bottom w:val="none" w:sz="0" w:space="0" w:color="auto"/>
            <w:right w:val="none" w:sz="0" w:space="0" w:color="auto"/>
          </w:divBdr>
        </w:div>
        <w:div w:id="1801453874">
          <w:marLeft w:val="640"/>
          <w:marRight w:val="0"/>
          <w:marTop w:val="0"/>
          <w:marBottom w:val="0"/>
          <w:divBdr>
            <w:top w:val="none" w:sz="0" w:space="0" w:color="auto"/>
            <w:left w:val="none" w:sz="0" w:space="0" w:color="auto"/>
            <w:bottom w:val="none" w:sz="0" w:space="0" w:color="auto"/>
            <w:right w:val="none" w:sz="0" w:space="0" w:color="auto"/>
          </w:divBdr>
        </w:div>
        <w:div w:id="1853304080">
          <w:marLeft w:val="640"/>
          <w:marRight w:val="0"/>
          <w:marTop w:val="0"/>
          <w:marBottom w:val="0"/>
          <w:divBdr>
            <w:top w:val="none" w:sz="0" w:space="0" w:color="auto"/>
            <w:left w:val="none" w:sz="0" w:space="0" w:color="auto"/>
            <w:bottom w:val="none" w:sz="0" w:space="0" w:color="auto"/>
            <w:right w:val="none" w:sz="0" w:space="0" w:color="auto"/>
          </w:divBdr>
        </w:div>
        <w:div w:id="1541746993">
          <w:marLeft w:val="640"/>
          <w:marRight w:val="0"/>
          <w:marTop w:val="0"/>
          <w:marBottom w:val="0"/>
          <w:divBdr>
            <w:top w:val="none" w:sz="0" w:space="0" w:color="auto"/>
            <w:left w:val="none" w:sz="0" w:space="0" w:color="auto"/>
            <w:bottom w:val="none" w:sz="0" w:space="0" w:color="auto"/>
            <w:right w:val="none" w:sz="0" w:space="0" w:color="auto"/>
          </w:divBdr>
        </w:div>
        <w:div w:id="696740824">
          <w:marLeft w:val="640"/>
          <w:marRight w:val="0"/>
          <w:marTop w:val="0"/>
          <w:marBottom w:val="0"/>
          <w:divBdr>
            <w:top w:val="none" w:sz="0" w:space="0" w:color="auto"/>
            <w:left w:val="none" w:sz="0" w:space="0" w:color="auto"/>
            <w:bottom w:val="none" w:sz="0" w:space="0" w:color="auto"/>
            <w:right w:val="none" w:sz="0" w:space="0" w:color="auto"/>
          </w:divBdr>
        </w:div>
        <w:div w:id="1473985343">
          <w:marLeft w:val="640"/>
          <w:marRight w:val="0"/>
          <w:marTop w:val="0"/>
          <w:marBottom w:val="0"/>
          <w:divBdr>
            <w:top w:val="none" w:sz="0" w:space="0" w:color="auto"/>
            <w:left w:val="none" w:sz="0" w:space="0" w:color="auto"/>
            <w:bottom w:val="none" w:sz="0" w:space="0" w:color="auto"/>
            <w:right w:val="none" w:sz="0" w:space="0" w:color="auto"/>
          </w:divBdr>
        </w:div>
        <w:div w:id="2036228042">
          <w:marLeft w:val="640"/>
          <w:marRight w:val="0"/>
          <w:marTop w:val="0"/>
          <w:marBottom w:val="0"/>
          <w:divBdr>
            <w:top w:val="none" w:sz="0" w:space="0" w:color="auto"/>
            <w:left w:val="none" w:sz="0" w:space="0" w:color="auto"/>
            <w:bottom w:val="none" w:sz="0" w:space="0" w:color="auto"/>
            <w:right w:val="none" w:sz="0" w:space="0" w:color="auto"/>
          </w:divBdr>
        </w:div>
        <w:div w:id="1827088461">
          <w:marLeft w:val="640"/>
          <w:marRight w:val="0"/>
          <w:marTop w:val="0"/>
          <w:marBottom w:val="0"/>
          <w:divBdr>
            <w:top w:val="none" w:sz="0" w:space="0" w:color="auto"/>
            <w:left w:val="none" w:sz="0" w:space="0" w:color="auto"/>
            <w:bottom w:val="none" w:sz="0" w:space="0" w:color="auto"/>
            <w:right w:val="none" w:sz="0" w:space="0" w:color="auto"/>
          </w:divBdr>
        </w:div>
        <w:div w:id="427625125">
          <w:marLeft w:val="640"/>
          <w:marRight w:val="0"/>
          <w:marTop w:val="0"/>
          <w:marBottom w:val="0"/>
          <w:divBdr>
            <w:top w:val="none" w:sz="0" w:space="0" w:color="auto"/>
            <w:left w:val="none" w:sz="0" w:space="0" w:color="auto"/>
            <w:bottom w:val="none" w:sz="0" w:space="0" w:color="auto"/>
            <w:right w:val="none" w:sz="0" w:space="0" w:color="auto"/>
          </w:divBdr>
        </w:div>
        <w:div w:id="1618217110">
          <w:marLeft w:val="640"/>
          <w:marRight w:val="0"/>
          <w:marTop w:val="0"/>
          <w:marBottom w:val="0"/>
          <w:divBdr>
            <w:top w:val="none" w:sz="0" w:space="0" w:color="auto"/>
            <w:left w:val="none" w:sz="0" w:space="0" w:color="auto"/>
            <w:bottom w:val="none" w:sz="0" w:space="0" w:color="auto"/>
            <w:right w:val="none" w:sz="0" w:space="0" w:color="auto"/>
          </w:divBdr>
        </w:div>
        <w:div w:id="2044091934">
          <w:marLeft w:val="640"/>
          <w:marRight w:val="0"/>
          <w:marTop w:val="0"/>
          <w:marBottom w:val="0"/>
          <w:divBdr>
            <w:top w:val="none" w:sz="0" w:space="0" w:color="auto"/>
            <w:left w:val="none" w:sz="0" w:space="0" w:color="auto"/>
            <w:bottom w:val="none" w:sz="0" w:space="0" w:color="auto"/>
            <w:right w:val="none" w:sz="0" w:space="0" w:color="auto"/>
          </w:divBdr>
        </w:div>
        <w:div w:id="988170213">
          <w:marLeft w:val="640"/>
          <w:marRight w:val="0"/>
          <w:marTop w:val="0"/>
          <w:marBottom w:val="0"/>
          <w:divBdr>
            <w:top w:val="none" w:sz="0" w:space="0" w:color="auto"/>
            <w:left w:val="none" w:sz="0" w:space="0" w:color="auto"/>
            <w:bottom w:val="none" w:sz="0" w:space="0" w:color="auto"/>
            <w:right w:val="none" w:sz="0" w:space="0" w:color="auto"/>
          </w:divBdr>
        </w:div>
        <w:div w:id="1079400613">
          <w:marLeft w:val="640"/>
          <w:marRight w:val="0"/>
          <w:marTop w:val="0"/>
          <w:marBottom w:val="0"/>
          <w:divBdr>
            <w:top w:val="none" w:sz="0" w:space="0" w:color="auto"/>
            <w:left w:val="none" w:sz="0" w:space="0" w:color="auto"/>
            <w:bottom w:val="none" w:sz="0" w:space="0" w:color="auto"/>
            <w:right w:val="none" w:sz="0" w:space="0" w:color="auto"/>
          </w:divBdr>
        </w:div>
        <w:div w:id="1652171283">
          <w:marLeft w:val="640"/>
          <w:marRight w:val="0"/>
          <w:marTop w:val="0"/>
          <w:marBottom w:val="0"/>
          <w:divBdr>
            <w:top w:val="none" w:sz="0" w:space="0" w:color="auto"/>
            <w:left w:val="none" w:sz="0" w:space="0" w:color="auto"/>
            <w:bottom w:val="none" w:sz="0" w:space="0" w:color="auto"/>
            <w:right w:val="none" w:sz="0" w:space="0" w:color="auto"/>
          </w:divBdr>
        </w:div>
        <w:div w:id="1299646533">
          <w:marLeft w:val="640"/>
          <w:marRight w:val="0"/>
          <w:marTop w:val="0"/>
          <w:marBottom w:val="0"/>
          <w:divBdr>
            <w:top w:val="none" w:sz="0" w:space="0" w:color="auto"/>
            <w:left w:val="none" w:sz="0" w:space="0" w:color="auto"/>
            <w:bottom w:val="none" w:sz="0" w:space="0" w:color="auto"/>
            <w:right w:val="none" w:sz="0" w:space="0" w:color="auto"/>
          </w:divBdr>
        </w:div>
        <w:div w:id="1330447431">
          <w:marLeft w:val="640"/>
          <w:marRight w:val="0"/>
          <w:marTop w:val="0"/>
          <w:marBottom w:val="0"/>
          <w:divBdr>
            <w:top w:val="none" w:sz="0" w:space="0" w:color="auto"/>
            <w:left w:val="none" w:sz="0" w:space="0" w:color="auto"/>
            <w:bottom w:val="none" w:sz="0" w:space="0" w:color="auto"/>
            <w:right w:val="none" w:sz="0" w:space="0" w:color="auto"/>
          </w:divBdr>
        </w:div>
        <w:div w:id="468715098">
          <w:marLeft w:val="640"/>
          <w:marRight w:val="0"/>
          <w:marTop w:val="0"/>
          <w:marBottom w:val="0"/>
          <w:divBdr>
            <w:top w:val="none" w:sz="0" w:space="0" w:color="auto"/>
            <w:left w:val="none" w:sz="0" w:space="0" w:color="auto"/>
            <w:bottom w:val="none" w:sz="0" w:space="0" w:color="auto"/>
            <w:right w:val="none" w:sz="0" w:space="0" w:color="auto"/>
          </w:divBdr>
        </w:div>
        <w:div w:id="803082504">
          <w:marLeft w:val="640"/>
          <w:marRight w:val="0"/>
          <w:marTop w:val="0"/>
          <w:marBottom w:val="0"/>
          <w:divBdr>
            <w:top w:val="none" w:sz="0" w:space="0" w:color="auto"/>
            <w:left w:val="none" w:sz="0" w:space="0" w:color="auto"/>
            <w:bottom w:val="none" w:sz="0" w:space="0" w:color="auto"/>
            <w:right w:val="none" w:sz="0" w:space="0" w:color="auto"/>
          </w:divBdr>
        </w:div>
        <w:div w:id="1771898607">
          <w:marLeft w:val="640"/>
          <w:marRight w:val="0"/>
          <w:marTop w:val="0"/>
          <w:marBottom w:val="0"/>
          <w:divBdr>
            <w:top w:val="none" w:sz="0" w:space="0" w:color="auto"/>
            <w:left w:val="none" w:sz="0" w:space="0" w:color="auto"/>
            <w:bottom w:val="none" w:sz="0" w:space="0" w:color="auto"/>
            <w:right w:val="none" w:sz="0" w:space="0" w:color="auto"/>
          </w:divBdr>
        </w:div>
        <w:div w:id="375858499">
          <w:marLeft w:val="640"/>
          <w:marRight w:val="0"/>
          <w:marTop w:val="0"/>
          <w:marBottom w:val="0"/>
          <w:divBdr>
            <w:top w:val="none" w:sz="0" w:space="0" w:color="auto"/>
            <w:left w:val="none" w:sz="0" w:space="0" w:color="auto"/>
            <w:bottom w:val="none" w:sz="0" w:space="0" w:color="auto"/>
            <w:right w:val="none" w:sz="0" w:space="0" w:color="auto"/>
          </w:divBdr>
        </w:div>
        <w:div w:id="521867657">
          <w:marLeft w:val="640"/>
          <w:marRight w:val="0"/>
          <w:marTop w:val="0"/>
          <w:marBottom w:val="0"/>
          <w:divBdr>
            <w:top w:val="none" w:sz="0" w:space="0" w:color="auto"/>
            <w:left w:val="none" w:sz="0" w:space="0" w:color="auto"/>
            <w:bottom w:val="none" w:sz="0" w:space="0" w:color="auto"/>
            <w:right w:val="none" w:sz="0" w:space="0" w:color="auto"/>
          </w:divBdr>
        </w:div>
        <w:div w:id="941643376">
          <w:marLeft w:val="640"/>
          <w:marRight w:val="0"/>
          <w:marTop w:val="0"/>
          <w:marBottom w:val="0"/>
          <w:divBdr>
            <w:top w:val="none" w:sz="0" w:space="0" w:color="auto"/>
            <w:left w:val="none" w:sz="0" w:space="0" w:color="auto"/>
            <w:bottom w:val="none" w:sz="0" w:space="0" w:color="auto"/>
            <w:right w:val="none" w:sz="0" w:space="0" w:color="auto"/>
          </w:divBdr>
        </w:div>
        <w:div w:id="843595698">
          <w:marLeft w:val="640"/>
          <w:marRight w:val="0"/>
          <w:marTop w:val="0"/>
          <w:marBottom w:val="0"/>
          <w:divBdr>
            <w:top w:val="none" w:sz="0" w:space="0" w:color="auto"/>
            <w:left w:val="none" w:sz="0" w:space="0" w:color="auto"/>
            <w:bottom w:val="none" w:sz="0" w:space="0" w:color="auto"/>
            <w:right w:val="none" w:sz="0" w:space="0" w:color="auto"/>
          </w:divBdr>
        </w:div>
        <w:div w:id="453525504">
          <w:marLeft w:val="640"/>
          <w:marRight w:val="0"/>
          <w:marTop w:val="0"/>
          <w:marBottom w:val="0"/>
          <w:divBdr>
            <w:top w:val="none" w:sz="0" w:space="0" w:color="auto"/>
            <w:left w:val="none" w:sz="0" w:space="0" w:color="auto"/>
            <w:bottom w:val="none" w:sz="0" w:space="0" w:color="auto"/>
            <w:right w:val="none" w:sz="0" w:space="0" w:color="auto"/>
          </w:divBdr>
        </w:div>
        <w:div w:id="1789736263">
          <w:marLeft w:val="640"/>
          <w:marRight w:val="0"/>
          <w:marTop w:val="0"/>
          <w:marBottom w:val="0"/>
          <w:divBdr>
            <w:top w:val="none" w:sz="0" w:space="0" w:color="auto"/>
            <w:left w:val="none" w:sz="0" w:space="0" w:color="auto"/>
            <w:bottom w:val="none" w:sz="0" w:space="0" w:color="auto"/>
            <w:right w:val="none" w:sz="0" w:space="0" w:color="auto"/>
          </w:divBdr>
        </w:div>
        <w:div w:id="2099712796">
          <w:marLeft w:val="640"/>
          <w:marRight w:val="0"/>
          <w:marTop w:val="0"/>
          <w:marBottom w:val="0"/>
          <w:divBdr>
            <w:top w:val="none" w:sz="0" w:space="0" w:color="auto"/>
            <w:left w:val="none" w:sz="0" w:space="0" w:color="auto"/>
            <w:bottom w:val="none" w:sz="0" w:space="0" w:color="auto"/>
            <w:right w:val="none" w:sz="0" w:space="0" w:color="auto"/>
          </w:divBdr>
        </w:div>
        <w:div w:id="460462349">
          <w:marLeft w:val="640"/>
          <w:marRight w:val="0"/>
          <w:marTop w:val="0"/>
          <w:marBottom w:val="0"/>
          <w:divBdr>
            <w:top w:val="none" w:sz="0" w:space="0" w:color="auto"/>
            <w:left w:val="none" w:sz="0" w:space="0" w:color="auto"/>
            <w:bottom w:val="none" w:sz="0" w:space="0" w:color="auto"/>
            <w:right w:val="none" w:sz="0" w:space="0" w:color="auto"/>
          </w:divBdr>
        </w:div>
        <w:div w:id="551231973">
          <w:marLeft w:val="640"/>
          <w:marRight w:val="0"/>
          <w:marTop w:val="0"/>
          <w:marBottom w:val="0"/>
          <w:divBdr>
            <w:top w:val="none" w:sz="0" w:space="0" w:color="auto"/>
            <w:left w:val="none" w:sz="0" w:space="0" w:color="auto"/>
            <w:bottom w:val="none" w:sz="0" w:space="0" w:color="auto"/>
            <w:right w:val="none" w:sz="0" w:space="0" w:color="auto"/>
          </w:divBdr>
        </w:div>
        <w:div w:id="1359509869">
          <w:marLeft w:val="640"/>
          <w:marRight w:val="0"/>
          <w:marTop w:val="0"/>
          <w:marBottom w:val="0"/>
          <w:divBdr>
            <w:top w:val="none" w:sz="0" w:space="0" w:color="auto"/>
            <w:left w:val="none" w:sz="0" w:space="0" w:color="auto"/>
            <w:bottom w:val="none" w:sz="0" w:space="0" w:color="auto"/>
            <w:right w:val="none" w:sz="0" w:space="0" w:color="auto"/>
          </w:divBdr>
        </w:div>
        <w:div w:id="2040812153">
          <w:marLeft w:val="640"/>
          <w:marRight w:val="0"/>
          <w:marTop w:val="0"/>
          <w:marBottom w:val="0"/>
          <w:divBdr>
            <w:top w:val="none" w:sz="0" w:space="0" w:color="auto"/>
            <w:left w:val="none" w:sz="0" w:space="0" w:color="auto"/>
            <w:bottom w:val="none" w:sz="0" w:space="0" w:color="auto"/>
            <w:right w:val="none" w:sz="0" w:space="0" w:color="auto"/>
          </w:divBdr>
        </w:div>
        <w:div w:id="511143950">
          <w:marLeft w:val="640"/>
          <w:marRight w:val="0"/>
          <w:marTop w:val="0"/>
          <w:marBottom w:val="0"/>
          <w:divBdr>
            <w:top w:val="none" w:sz="0" w:space="0" w:color="auto"/>
            <w:left w:val="none" w:sz="0" w:space="0" w:color="auto"/>
            <w:bottom w:val="none" w:sz="0" w:space="0" w:color="auto"/>
            <w:right w:val="none" w:sz="0" w:space="0" w:color="auto"/>
          </w:divBdr>
        </w:div>
        <w:div w:id="2066953445">
          <w:marLeft w:val="640"/>
          <w:marRight w:val="0"/>
          <w:marTop w:val="0"/>
          <w:marBottom w:val="0"/>
          <w:divBdr>
            <w:top w:val="none" w:sz="0" w:space="0" w:color="auto"/>
            <w:left w:val="none" w:sz="0" w:space="0" w:color="auto"/>
            <w:bottom w:val="none" w:sz="0" w:space="0" w:color="auto"/>
            <w:right w:val="none" w:sz="0" w:space="0" w:color="auto"/>
          </w:divBdr>
        </w:div>
        <w:div w:id="1135945304">
          <w:marLeft w:val="640"/>
          <w:marRight w:val="0"/>
          <w:marTop w:val="0"/>
          <w:marBottom w:val="0"/>
          <w:divBdr>
            <w:top w:val="none" w:sz="0" w:space="0" w:color="auto"/>
            <w:left w:val="none" w:sz="0" w:space="0" w:color="auto"/>
            <w:bottom w:val="none" w:sz="0" w:space="0" w:color="auto"/>
            <w:right w:val="none" w:sz="0" w:space="0" w:color="auto"/>
          </w:divBdr>
        </w:div>
        <w:div w:id="360399431">
          <w:marLeft w:val="640"/>
          <w:marRight w:val="0"/>
          <w:marTop w:val="0"/>
          <w:marBottom w:val="0"/>
          <w:divBdr>
            <w:top w:val="none" w:sz="0" w:space="0" w:color="auto"/>
            <w:left w:val="none" w:sz="0" w:space="0" w:color="auto"/>
            <w:bottom w:val="none" w:sz="0" w:space="0" w:color="auto"/>
            <w:right w:val="none" w:sz="0" w:space="0" w:color="auto"/>
          </w:divBdr>
        </w:div>
        <w:div w:id="667559314">
          <w:marLeft w:val="640"/>
          <w:marRight w:val="0"/>
          <w:marTop w:val="0"/>
          <w:marBottom w:val="0"/>
          <w:divBdr>
            <w:top w:val="none" w:sz="0" w:space="0" w:color="auto"/>
            <w:left w:val="none" w:sz="0" w:space="0" w:color="auto"/>
            <w:bottom w:val="none" w:sz="0" w:space="0" w:color="auto"/>
            <w:right w:val="none" w:sz="0" w:space="0" w:color="auto"/>
          </w:divBdr>
        </w:div>
        <w:div w:id="1915431783">
          <w:marLeft w:val="640"/>
          <w:marRight w:val="0"/>
          <w:marTop w:val="0"/>
          <w:marBottom w:val="0"/>
          <w:divBdr>
            <w:top w:val="none" w:sz="0" w:space="0" w:color="auto"/>
            <w:left w:val="none" w:sz="0" w:space="0" w:color="auto"/>
            <w:bottom w:val="none" w:sz="0" w:space="0" w:color="auto"/>
            <w:right w:val="none" w:sz="0" w:space="0" w:color="auto"/>
          </w:divBdr>
        </w:div>
        <w:div w:id="822232467">
          <w:marLeft w:val="640"/>
          <w:marRight w:val="0"/>
          <w:marTop w:val="0"/>
          <w:marBottom w:val="0"/>
          <w:divBdr>
            <w:top w:val="none" w:sz="0" w:space="0" w:color="auto"/>
            <w:left w:val="none" w:sz="0" w:space="0" w:color="auto"/>
            <w:bottom w:val="none" w:sz="0" w:space="0" w:color="auto"/>
            <w:right w:val="none" w:sz="0" w:space="0" w:color="auto"/>
          </w:divBdr>
        </w:div>
        <w:div w:id="983043250">
          <w:marLeft w:val="640"/>
          <w:marRight w:val="0"/>
          <w:marTop w:val="0"/>
          <w:marBottom w:val="0"/>
          <w:divBdr>
            <w:top w:val="none" w:sz="0" w:space="0" w:color="auto"/>
            <w:left w:val="none" w:sz="0" w:space="0" w:color="auto"/>
            <w:bottom w:val="none" w:sz="0" w:space="0" w:color="auto"/>
            <w:right w:val="none" w:sz="0" w:space="0" w:color="auto"/>
          </w:divBdr>
        </w:div>
        <w:div w:id="370420142">
          <w:marLeft w:val="640"/>
          <w:marRight w:val="0"/>
          <w:marTop w:val="0"/>
          <w:marBottom w:val="0"/>
          <w:divBdr>
            <w:top w:val="none" w:sz="0" w:space="0" w:color="auto"/>
            <w:left w:val="none" w:sz="0" w:space="0" w:color="auto"/>
            <w:bottom w:val="none" w:sz="0" w:space="0" w:color="auto"/>
            <w:right w:val="none" w:sz="0" w:space="0" w:color="auto"/>
          </w:divBdr>
        </w:div>
        <w:div w:id="504172224">
          <w:marLeft w:val="640"/>
          <w:marRight w:val="0"/>
          <w:marTop w:val="0"/>
          <w:marBottom w:val="0"/>
          <w:divBdr>
            <w:top w:val="none" w:sz="0" w:space="0" w:color="auto"/>
            <w:left w:val="none" w:sz="0" w:space="0" w:color="auto"/>
            <w:bottom w:val="none" w:sz="0" w:space="0" w:color="auto"/>
            <w:right w:val="none" w:sz="0" w:space="0" w:color="auto"/>
          </w:divBdr>
        </w:div>
        <w:div w:id="1960988916">
          <w:marLeft w:val="640"/>
          <w:marRight w:val="0"/>
          <w:marTop w:val="0"/>
          <w:marBottom w:val="0"/>
          <w:divBdr>
            <w:top w:val="none" w:sz="0" w:space="0" w:color="auto"/>
            <w:left w:val="none" w:sz="0" w:space="0" w:color="auto"/>
            <w:bottom w:val="none" w:sz="0" w:space="0" w:color="auto"/>
            <w:right w:val="none" w:sz="0" w:space="0" w:color="auto"/>
          </w:divBdr>
        </w:div>
        <w:div w:id="1159731666">
          <w:marLeft w:val="640"/>
          <w:marRight w:val="0"/>
          <w:marTop w:val="0"/>
          <w:marBottom w:val="0"/>
          <w:divBdr>
            <w:top w:val="none" w:sz="0" w:space="0" w:color="auto"/>
            <w:left w:val="none" w:sz="0" w:space="0" w:color="auto"/>
            <w:bottom w:val="none" w:sz="0" w:space="0" w:color="auto"/>
            <w:right w:val="none" w:sz="0" w:space="0" w:color="auto"/>
          </w:divBdr>
        </w:div>
        <w:div w:id="546796871">
          <w:marLeft w:val="640"/>
          <w:marRight w:val="0"/>
          <w:marTop w:val="0"/>
          <w:marBottom w:val="0"/>
          <w:divBdr>
            <w:top w:val="none" w:sz="0" w:space="0" w:color="auto"/>
            <w:left w:val="none" w:sz="0" w:space="0" w:color="auto"/>
            <w:bottom w:val="none" w:sz="0" w:space="0" w:color="auto"/>
            <w:right w:val="none" w:sz="0" w:space="0" w:color="auto"/>
          </w:divBdr>
        </w:div>
        <w:div w:id="1454641299">
          <w:marLeft w:val="640"/>
          <w:marRight w:val="0"/>
          <w:marTop w:val="0"/>
          <w:marBottom w:val="0"/>
          <w:divBdr>
            <w:top w:val="none" w:sz="0" w:space="0" w:color="auto"/>
            <w:left w:val="none" w:sz="0" w:space="0" w:color="auto"/>
            <w:bottom w:val="none" w:sz="0" w:space="0" w:color="auto"/>
            <w:right w:val="none" w:sz="0" w:space="0" w:color="auto"/>
          </w:divBdr>
        </w:div>
        <w:div w:id="1787041390">
          <w:marLeft w:val="640"/>
          <w:marRight w:val="0"/>
          <w:marTop w:val="0"/>
          <w:marBottom w:val="0"/>
          <w:divBdr>
            <w:top w:val="none" w:sz="0" w:space="0" w:color="auto"/>
            <w:left w:val="none" w:sz="0" w:space="0" w:color="auto"/>
            <w:bottom w:val="none" w:sz="0" w:space="0" w:color="auto"/>
            <w:right w:val="none" w:sz="0" w:space="0" w:color="auto"/>
          </w:divBdr>
        </w:div>
        <w:div w:id="2008708443">
          <w:marLeft w:val="640"/>
          <w:marRight w:val="0"/>
          <w:marTop w:val="0"/>
          <w:marBottom w:val="0"/>
          <w:divBdr>
            <w:top w:val="none" w:sz="0" w:space="0" w:color="auto"/>
            <w:left w:val="none" w:sz="0" w:space="0" w:color="auto"/>
            <w:bottom w:val="none" w:sz="0" w:space="0" w:color="auto"/>
            <w:right w:val="none" w:sz="0" w:space="0" w:color="auto"/>
          </w:divBdr>
        </w:div>
        <w:div w:id="1642613419">
          <w:marLeft w:val="640"/>
          <w:marRight w:val="0"/>
          <w:marTop w:val="0"/>
          <w:marBottom w:val="0"/>
          <w:divBdr>
            <w:top w:val="none" w:sz="0" w:space="0" w:color="auto"/>
            <w:left w:val="none" w:sz="0" w:space="0" w:color="auto"/>
            <w:bottom w:val="none" w:sz="0" w:space="0" w:color="auto"/>
            <w:right w:val="none" w:sz="0" w:space="0" w:color="auto"/>
          </w:divBdr>
        </w:div>
        <w:div w:id="722484204">
          <w:marLeft w:val="640"/>
          <w:marRight w:val="0"/>
          <w:marTop w:val="0"/>
          <w:marBottom w:val="0"/>
          <w:divBdr>
            <w:top w:val="none" w:sz="0" w:space="0" w:color="auto"/>
            <w:left w:val="none" w:sz="0" w:space="0" w:color="auto"/>
            <w:bottom w:val="none" w:sz="0" w:space="0" w:color="auto"/>
            <w:right w:val="none" w:sz="0" w:space="0" w:color="auto"/>
          </w:divBdr>
        </w:div>
        <w:div w:id="1635717856">
          <w:marLeft w:val="640"/>
          <w:marRight w:val="0"/>
          <w:marTop w:val="0"/>
          <w:marBottom w:val="0"/>
          <w:divBdr>
            <w:top w:val="none" w:sz="0" w:space="0" w:color="auto"/>
            <w:left w:val="none" w:sz="0" w:space="0" w:color="auto"/>
            <w:bottom w:val="none" w:sz="0" w:space="0" w:color="auto"/>
            <w:right w:val="none" w:sz="0" w:space="0" w:color="auto"/>
          </w:divBdr>
        </w:div>
        <w:div w:id="951593995">
          <w:marLeft w:val="640"/>
          <w:marRight w:val="0"/>
          <w:marTop w:val="0"/>
          <w:marBottom w:val="0"/>
          <w:divBdr>
            <w:top w:val="none" w:sz="0" w:space="0" w:color="auto"/>
            <w:left w:val="none" w:sz="0" w:space="0" w:color="auto"/>
            <w:bottom w:val="none" w:sz="0" w:space="0" w:color="auto"/>
            <w:right w:val="none" w:sz="0" w:space="0" w:color="auto"/>
          </w:divBdr>
        </w:div>
        <w:div w:id="613824672">
          <w:marLeft w:val="640"/>
          <w:marRight w:val="0"/>
          <w:marTop w:val="0"/>
          <w:marBottom w:val="0"/>
          <w:divBdr>
            <w:top w:val="none" w:sz="0" w:space="0" w:color="auto"/>
            <w:left w:val="none" w:sz="0" w:space="0" w:color="auto"/>
            <w:bottom w:val="none" w:sz="0" w:space="0" w:color="auto"/>
            <w:right w:val="none" w:sz="0" w:space="0" w:color="auto"/>
          </w:divBdr>
        </w:div>
        <w:div w:id="1504736088">
          <w:marLeft w:val="640"/>
          <w:marRight w:val="0"/>
          <w:marTop w:val="0"/>
          <w:marBottom w:val="0"/>
          <w:divBdr>
            <w:top w:val="none" w:sz="0" w:space="0" w:color="auto"/>
            <w:left w:val="none" w:sz="0" w:space="0" w:color="auto"/>
            <w:bottom w:val="none" w:sz="0" w:space="0" w:color="auto"/>
            <w:right w:val="none" w:sz="0" w:space="0" w:color="auto"/>
          </w:divBdr>
        </w:div>
        <w:div w:id="391003902">
          <w:marLeft w:val="640"/>
          <w:marRight w:val="0"/>
          <w:marTop w:val="0"/>
          <w:marBottom w:val="0"/>
          <w:divBdr>
            <w:top w:val="none" w:sz="0" w:space="0" w:color="auto"/>
            <w:left w:val="none" w:sz="0" w:space="0" w:color="auto"/>
            <w:bottom w:val="none" w:sz="0" w:space="0" w:color="auto"/>
            <w:right w:val="none" w:sz="0" w:space="0" w:color="auto"/>
          </w:divBdr>
        </w:div>
        <w:div w:id="897715256">
          <w:marLeft w:val="640"/>
          <w:marRight w:val="0"/>
          <w:marTop w:val="0"/>
          <w:marBottom w:val="0"/>
          <w:divBdr>
            <w:top w:val="none" w:sz="0" w:space="0" w:color="auto"/>
            <w:left w:val="none" w:sz="0" w:space="0" w:color="auto"/>
            <w:bottom w:val="none" w:sz="0" w:space="0" w:color="auto"/>
            <w:right w:val="none" w:sz="0" w:space="0" w:color="auto"/>
          </w:divBdr>
        </w:div>
        <w:div w:id="1092510289">
          <w:marLeft w:val="640"/>
          <w:marRight w:val="0"/>
          <w:marTop w:val="0"/>
          <w:marBottom w:val="0"/>
          <w:divBdr>
            <w:top w:val="none" w:sz="0" w:space="0" w:color="auto"/>
            <w:left w:val="none" w:sz="0" w:space="0" w:color="auto"/>
            <w:bottom w:val="none" w:sz="0" w:space="0" w:color="auto"/>
            <w:right w:val="none" w:sz="0" w:space="0" w:color="auto"/>
          </w:divBdr>
        </w:div>
        <w:div w:id="1360281285">
          <w:marLeft w:val="640"/>
          <w:marRight w:val="0"/>
          <w:marTop w:val="0"/>
          <w:marBottom w:val="0"/>
          <w:divBdr>
            <w:top w:val="none" w:sz="0" w:space="0" w:color="auto"/>
            <w:left w:val="none" w:sz="0" w:space="0" w:color="auto"/>
            <w:bottom w:val="none" w:sz="0" w:space="0" w:color="auto"/>
            <w:right w:val="none" w:sz="0" w:space="0" w:color="auto"/>
          </w:divBdr>
        </w:div>
        <w:div w:id="826826356">
          <w:marLeft w:val="640"/>
          <w:marRight w:val="0"/>
          <w:marTop w:val="0"/>
          <w:marBottom w:val="0"/>
          <w:divBdr>
            <w:top w:val="none" w:sz="0" w:space="0" w:color="auto"/>
            <w:left w:val="none" w:sz="0" w:space="0" w:color="auto"/>
            <w:bottom w:val="none" w:sz="0" w:space="0" w:color="auto"/>
            <w:right w:val="none" w:sz="0" w:space="0" w:color="auto"/>
          </w:divBdr>
        </w:div>
        <w:div w:id="931402181">
          <w:marLeft w:val="640"/>
          <w:marRight w:val="0"/>
          <w:marTop w:val="0"/>
          <w:marBottom w:val="0"/>
          <w:divBdr>
            <w:top w:val="none" w:sz="0" w:space="0" w:color="auto"/>
            <w:left w:val="none" w:sz="0" w:space="0" w:color="auto"/>
            <w:bottom w:val="none" w:sz="0" w:space="0" w:color="auto"/>
            <w:right w:val="none" w:sz="0" w:space="0" w:color="auto"/>
          </w:divBdr>
        </w:div>
        <w:div w:id="1015963193">
          <w:marLeft w:val="640"/>
          <w:marRight w:val="0"/>
          <w:marTop w:val="0"/>
          <w:marBottom w:val="0"/>
          <w:divBdr>
            <w:top w:val="none" w:sz="0" w:space="0" w:color="auto"/>
            <w:left w:val="none" w:sz="0" w:space="0" w:color="auto"/>
            <w:bottom w:val="none" w:sz="0" w:space="0" w:color="auto"/>
            <w:right w:val="none" w:sz="0" w:space="0" w:color="auto"/>
          </w:divBdr>
        </w:div>
        <w:div w:id="1267422907">
          <w:marLeft w:val="640"/>
          <w:marRight w:val="0"/>
          <w:marTop w:val="0"/>
          <w:marBottom w:val="0"/>
          <w:divBdr>
            <w:top w:val="none" w:sz="0" w:space="0" w:color="auto"/>
            <w:left w:val="none" w:sz="0" w:space="0" w:color="auto"/>
            <w:bottom w:val="none" w:sz="0" w:space="0" w:color="auto"/>
            <w:right w:val="none" w:sz="0" w:space="0" w:color="auto"/>
          </w:divBdr>
        </w:div>
        <w:div w:id="1503273561">
          <w:marLeft w:val="640"/>
          <w:marRight w:val="0"/>
          <w:marTop w:val="0"/>
          <w:marBottom w:val="0"/>
          <w:divBdr>
            <w:top w:val="none" w:sz="0" w:space="0" w:color="auto"/>
            <w:left w:val="none" w:sz="0" w:space="0" w:color="auto"/>
            <w:bottom w:val="none" w:sz="0" w:space="0" w:color="auto"/>
            <w:right w:val="none" w:sz="0" w:space="0" w:color="auto"/>
          </w:divBdr>
        </w:div>
        <w:div w:id="971138173">
          <w:marLeft w:val="640"/>
          <w:marRight w:val="0"/>
          <w:marTop w:val="0"/>
          <w:marBottom w:val="0"/>
          <w:divBdr>
            <w:top w:val="none" w:sz="0" w:space="0" w:color="auto"/>
            <w:left w:val="none" w:sz="0" w:space="0" w:color="auto"/>
            <w:bottom w:val="none" w:sz="0" w:space="0" w:color="auto"/>
            <w:right w:val="none" w:sz="0" w:space="0" w:color="auto"/>
          </w:divBdr>
        </w:div>
        <w:div w:id="874662535">
          <w:marLeft w:val="640"/>
          <w:marRight w:val="0"/>
          <w:marTop w:val="0"/>
          <w:marBottom w:val="0"/>
          <w:divBdr>
            <w:top w:val="none" w:sz="0" w:space="0" w:color="auto"/>
            <w:left w:val="none" w:sz="0" w:space="0" w:color="auto"/>
            <w:bottom w:val="none" w:sz="0" w:space="0" w:color="auto"/>
            <w:right w:val="none" w:sz="0" w:space="0" w:color="auto"/>
          </w:divBdr>
        </w:div>
        <w:div w:id="1020397701">
          <w:marLeft w:val="640"/>
          <w:marRight w:val="0"/>
          <w:marTop w:val="0"/>
          <w:marBottom w:val="0"/>
          <w:divBdr>
            <w:top w:val="none" w:sz="0" w:space="0" w:color="auto"/>
            <w:left w:val="none" w:sz="0" w:space="0" w:color="auto"/>
            <w:bottom w:val="none" w:sz="0" w:space="0" w:color="auto"/>
            <w:right w:val="none" w:sz="0" w:space="0" w:color="auto"/>
          </w:divBdr>
        </w:div>
        <w:div w:id="1535656258">
          <w:marLeft w:val="640"/>
          <w:marRight w:val="0"/>
          <w:marTop w:val="0"/>
          <w:marBottom w:val="0"/>
          <w:divBdr>
            <w:top w:val="none" w:sz="0" w:space="0" w:color="auto"/>
            <w:left w:val="none" w:sz="0" w:space="0" w:color="auto"/>
            <w:bottom w:val="none" w:sz="0" w:space="0" w:color="auto"/>
            <w:right w:val="none" w:sz="0" w:space="0" w:color="auto"/>
          </w:divBdr>
        </w:div>
        <w:div w:id="715470467">
          <w:marLeft w:val="640"/>
          <w:marRight w:val="0"/>
          <w:marTop w:val="0"/>
          <w:marBottom w:val="0"/>
          <w:divBdr>
            <w:top w:val="none" w:sz="0" w:space="0" w:color="auto"/>
            <w:left w:val="none" w:sz="0" w:space="0" w:color="auto"/>
            <w:bottom w:val="none" w:sz="0" w:space="0" w:color="auto"/>
            <w:right w:val="none" w:sz="0" w:space="0" w:color="auto"/>
          </w:divBdr>
        </w:div>
        <w:div w:id="1614166829">
          <w:marLeft w:val="640"/>
          <w:marRight w:val="0"/>
          <w:marTop w:val="0"/>
          <w:marBottom w:val="0"/>
          <w:divBdr>
            <w:top w:val="none" w:sz="0" w:space="0" w:color="auto"/>
            <w:left w:val="none" w:sz="0" w:space="0" w:color="auto"/>
            <w:bottom w:val="none" w:sz="0" w:space="0" w:color="auto"/>
            <w:right w:val="none" w:sz="0" w:space="0" w:color="auto"/>
          </w:divBdr>
        </w:div>
        <w:div w:id="1147741913">
          <w:marLeft w:val="640"/>
          <w:marRight w:val="0"/>
          <w:marTop w:val="0"/>
          <w:marBottom w:val="0"/>
          <w:divBdr>
            <w:top w:val="none" w:sz="0" w:space="0" w:color="auto"/>
            <w:left w:val="none" w:sz="0" w:space="0" w:color="auto"/>
            <w:bottom w:val="none" w:sz="0" w:space="0" w:color="auto"/>
            <w:right w:val="none" w:sz="0" w:space="0" w:color="auto"/>
          </w:divBdr>
        </w:div>
        <w:div w:id="1672946911">
          <w:marLeft w:val="640"/>
          <w:marRight w:val="0"/>
          <w:marTop w:val="0"/>
          <w:marBottom w:val="0"/>
          <w:divBdr>
            <w:top w:val="none" w:sz="0" w:space="0" w:color="auto"/>
            <w:left w:val="none" w:sz="0" w:space="0" w:color="auto"/>
            <w:bottom w:val="none" w:sz="0" w:space="0" w:color="auto"/>
            <w:right w:val="none" w:sz="0" w:space="0" w:color="auto"/>
          </w:divBdr>
        </w:div>
        <w:div w:id="133957530">
          <w:marLeft w:val="640"/>
          <w:marRight w:val="0"/>
          <w:marTop w:val="0"/>
          <w:marBottom w:val="0"/>
          <w:divBdr>
            <w:top w:val="none" w:sz="0" w:space="0" w:color="auto"/>
            <w:left w:val="none" w:sz="0" w:space="0" w:color="auto"/>
            <w:bottom w:val="none" w:sz="0" w:space="0" w:color="auto"/>
            <w:right w:val="none" w:sz="0" w:space="0" w:color="auto"/>
          </w:divBdr>
        </w:div>
        <w:div w:id="840588852">
          <w:marLeft w:val="640"/>
          <w:marRight w:val="0"/>
          <w:marTop w:val="0"/>
          <w:marBottom w:val="0"/>
          <w:divBdr>
            <w:top w:val="none" w:sz="0" w:space="0" w:color="auto"/>
            <w:left w:val="none" w:sz="0" w:space="0" w:color="auto"/>
            <w:bottom w:val="none" w:sz="0" w:space="0" w:color="auto"/>
            <w:right w:val="none" w:sz="0" w:space="0" w:color="auto"/>
          </w:divBdr>
        </w:div>
        <w:div w:id="134758665">
          <w:marLeft w:val="640"/>
          <w:marRight w:val="0"/>
          <w:marTop w:val="0"/>
          <w:marBottom w:val="0"/>
          <w:divBdr>
            <w:top w:val="none" w:sz="0" w:space="0" w:color="auto"/>
            <w:left w:val="none" w:sz="0" w:space="0" w:color="auto"/>
            <w:bottom w:val="none" w:sz="0" w:space="0" w:color="auto"/>
            <w:right w:val="none" w:sz="0" w:space="0" w:color="auto"/>
          </w:divBdr>
        </w:div>
        <w:div w:id="265314375">
          <w:marLeft w:val="640"/>
          <w:marRight w:val="0"/>
          <w:marTop w:val="0"/>
          <w:marBottom w:val="0"/>
          <w:divBdr>
            <w:top w:val="none" w:sz="0" w:space="0" w:color="auto"/>
            <w:left w:val="none" w:sz="0" w:space="0" w:color="auto"/>
            <w:bottom w:val="none" w:sz="0" w:space="0" w:color="auto"/>
            <w:right w:val="none" w:sz="0" w:space="0" w:color="auto"/>
          </w:divBdr>
        </w:div>
        <w:div w:id="506213754">
          <w:marLeft w:val="640"/>
          <w:marRight w:val="0"/>
          <w:marTop w:val="0"/>
          <w:marBottom w:val="0"/>
          <w:divBdr>
            <w:top w:val="none" w:sz="0" w:space="0" w:color="auto"/>
            <w:left w:val="none" w:sz="0" w:space="0" w:color="auto"/>
            <w:bottom w:val="none" w:sz="0" w:space="0" w:color="auto"/>
            <w:right w:val="none" w:sz="0" w:space="0" w:color="auto"/>
          </w:divBdr>
        </w:div>
        <w:div w:id="500433755">
          <w:marLeft w:val="640"/>
          <w:marRight w:val="0"/>
          <w:marTop w:val="0"/>
          <w:marBottom w:val="0"/>
          <w:divBdr>
            <w:top w:val="none" w:sz="0" w:space="0" w:color="auto"/>
            <w:left w:val="none" w:sz="0" w:space="0" w:color="auto"/>
            <w:bottom w:val="none" w:sz="0" w:space="0" w:color="auto"/>
            <w:right w:val="none" w:sz="0" w:space="0" w:color="auto"/>
          </w:divBdr>
        </w:div>
        <w:div w:id="1329558968">
          <w:marLeft w:val="640"/>
          <w:marRight w:val="0"/>
          <w:marTop w:val="0"/>
          <w:marBottom w:val="0"/>
          <w:divBdr>
            <w:top w:val="none" w:sz="0" w:space="0" w:color="auto"/>
            <w:left w:val="none" w:sz="0" w:space="0" w:color="auto"/>
            <w:bottom w:val="none" w:sz="0" w:space="0" w:color="auto"/>
            <w:right w:val="none" w:sz="0" w:space="0" w:color="auto"/>
          </w:divBdr>
        </w:div>
        <w:div w:id="781724709">
          <w:marLeft w:val="640"/>
          <w:marRight w:val="0"/>
          <w:marTop w:val="0"/>
          <w:marBottom w:val="0"/>
          <w:divBdr>
            <w:top w:val="none" w:sz="0" w:space="0" w:color="auto"/>
            <w:left w:val="none" w:sz="0" w:space="0" w:color="auto"/>
            <w:bottom w:val="none" w:sz="0" w:space="0" w:color="auto"/>
            <w:right w:val="none" w:sz="0" w:space="0" w:color="auto"/>
          </w:divBdr>
        </w:div>
        <w:div w:id="253902380">
          <w:marLeft w:val="640"/>
          <w:marRight w:val="0"/>
          <w:marTop w:val="0"/>
          <w:marBottom w:val="0"/>
          <w:divBdr>
            <w:top w:val="none" w:sz="0" w:space="0" w:color="auto"/>
            <w:left w:val="none" w:sz="0" w:space="0" w:color="auto"/>
            <w:bottom w:val="none" w:sz="0" w:space="0" w:color="auto"/>
            <w:right w:val="none" w:sz="0" w:space="0" w:color="auto"/>
          </w:divBdr>
        </w:div>
        <w:div w:id="1086346235">
          <w:marLeft w:val="640"/>
          <w:marRight w:val="0"/>
          <w:marTop w:val="0"/>
          <w:marBottom w:val="0"/>
          <w:divBdr>
            <w:top w:val="none" w:sz="0" w:space="0" w:color="auto"/>
            <w:left w:val="none" w:sz="0" w:space="0" w:color="auto"/>
            <w:bottom w:val="none" w:sz="0" w:space="0" w:color="auto"/>
            <w:right w:val="none" w:sz="0" w:space="0" w:color="auto"/>
          </w:divBdr>
        </w:div>
        <w:div w:id="1497650713">
          <w:marLeft w:val="640"/>
          <w:marRight w:val="0"/>
          <w:marTop w:val="0"/>
          <w:marBottom w:val="0"/>
          <w:divBdr>
            <w:top w:val="none" w:sz="0" w:space="0" w:color="auto"/>
            <w:left w:val="none" w:sz="0" w:space="0" w:color="auto"/>
            <w:bottom w:val="none" w:sz="0" w:space="0" w:color="auto"/>
            <w:right w:val="none" w:sz="0" w:space="0" w:color="auto"/>
          </w:divBdr>
        </w:div>
        <w:div w:id="828786072">
          <w:marLeft w:val="640"/>
          <w:marRight w:val="0"/>
          <w:marTop w:val="0"/>
          <w:marBottom w:val="0"/>
          <w:divBdr>
            <w:top w:val="none" w:sz="0" w:space="0" w:color="auto"/>
            <w:left w:val="none" w:sz="0" w:space="0" w:color="auto"/>
            <w:bottom w:val="none" w:sz="0" w:space="0" w:color="auto"/>
            <w:right w:val="none" w:sz="0" w:space="0" w:color="auto"/>
          </w:divBdr>
        </w:div>
        <w:div w:id="1823422829">
          <w:marLeft w:val="640"/>
          <w:marRight w:val="0"/>
          <w:marTop w:val="0"/>
          <w:marBottom w:val="0"/>
          <w:divBdr>
            <w:top w:val="none" w:sz="0" w:space="0" w:color="auto"/>
            <w:left w:val="none" w:sz="0" w:space="0" w:color="auto"/>
            <w:bottom w:val="none" w:sz="0" w:space="0" w:color="auto"/>
            <w:right w:val="none" w:sz="0" w:space="0" w:color="auto"/>
          </w:divBdr>
        </w:div>
        <w:div w:id="908535864">
          <w:marLeft w:val="640"/>
          <w:marRight w:val="0"/>
          <w:marTop w:val="0"/>
          <w:marBottom w:val="0"/>
          <w:divBdr>
            <w:top w:val="none" w:sz="0" w:space="0" w:color="auto"/>
            <w:left w:val="none" w:sz="0" w:space="0" w:color="auto"/>
            <w:bottom w:val="none" w:sz="0" w:space="0" w:color="auto"/>
            <w:right w:val="none" w:sz="0" w:space="0" w:color="auto"/>
          </w:divBdr>
        </w:div>
        <w:div w:id="1948348934">
          <w:marLeft w:val="640"/>
          <w:marRight w:val="0"/>
          <w:marTop w:val="0"/>
          <w:marBottom w:val="0"/>
          <w:divBdr>
            <w:top w:val="none" w:sz="0" w:space="0" w:color="auto"/>
            <w:left w:val="none" w:sz="0" w:space="0" w:color="auto"/>
            <w:bottom w:val="none" w:sz="0" w:space="0" w:color="auto"/>
            <w:right w:val="none" w:sz="0" w:space="0" w:color="auto"/>
          </w:divBdr>
        </w:div>
        <w:div w:id="1990817111">
          <w:marLeft w:val="640"/>
          <w:marRight w:val="0"/>
          <w:marTop w:val="0"/>
          <w:marBottom w:val="0"/>
          <w:divBdr>
            <w:top w:val="none" w:sz="0" w:space="0" w:color="auto"/>
            <w:left w:val="none" w:sz="0" w:space="0" w:color="auto"/>
            <w:bottom w:val="none" w:sz="0" w:space="0" w:color="auto"/>
            <w:right w:val="none" w:sz="0" w:space="0" w:color="auto"/>
          </w:divBdr>
        </w:div>
        <w:div w:id="638807562">
          <w:marLeft w:val="640"/>
          <w:marRight w:val="0"/>
          <w:marTop w:val="0"/>
          <w:marBottom w:val="0"/>
          <w:divBdr>
            <w:top w:val="none" w:sz="0" w:space="0" w:color="auto"/>
            <w:left w:val="none" w:sz="0" w:space="0" w:color="auto"/>
            <w:bottom w:val="none" w:sz="0" w:space="0" w:color="auto"/>
            <w:right w:val="none" w:sz="0" w:space="0" w:color="auto"/>
          </w:divBdr>
        </w:div>
        <w:div w:id="568275778">
          <w:marLeft w:val="640"/>
          <w:marRight w:val="0"/>
          <w:marTop w:val="0"/>
          <w:marBottom w:val="0"/>
          <w:divBdr>
            <w:top w:val="none" w:sz="0" w:space="0" w:color="auto"/>
            <w:left w:val="none" w:sz="0" w:space="0" w:color="auto"/>
            <w:bottom w:val="none" w:sz="0" w:space="0" w:color="auto"/>
            <w:right w:val="none" w:sz="0" w:space="0" w:color="auto"/>
          </w:divBdr>
        </w:div>
        <w:div w:id="2049524850">
          <w:marLeft w:val="640"/>
          <w:marRight w:val="0"/>
          <w:marTop w:val="0"/>
          <w:marBottom w:val="0"/>
          <w:divBdr>
            <w:top w:val="none" w:sz="0" w:space="0" w:color="auto"/>
            <w:left w:val="none" w:sz="0" w:space="0" w:color="auto"/>
            <w:bottom w:val="none" w:sz="0" w:space="0" w:color="auto"/>
            <w:right w:val="none" w:sz="0" w:space="0" w:color="auto"/>
          </w:divBdr>
        </w:div>
        <w:div w:id="1710953596">
          <w:marLeft w:val="640"/>
          <w:marRight w:val="0"/>
          <w:marTop w:val="0"/>
          <w:marBottom w:val="0"/>
          <w:divBdr>
            <w:top w:val="none" w:sz="0" w:space="0" w:color="auto"/>
            <w:left w:val="none" w:sz="0" w:space="0" w:color="auto"/>
            <w:bottom w:val="none" w:sz="0" w:space="0" w:color="auto"/>
            <w:right w:val="none" w:sz="0" w:space="0" w:color="auto"/>
          </w:divBdr>
        </w:div>
        <w:div w:id="1774548195">
          <w:marLeft w:val="640"/>
          <w:marRight w:val="0"/>
          <w:marTop w:val="0"/>
          <w:marBottom w:val="0"/>
          <w:divBdr>
            <w:top w:val="none" w:sz="0" w:space="0" w:color="auto"/>
            <w:left w:val="none" w:sz="0" w:space="0" w:color="auto"/>
            <w:bottom w:val="none" w:sz="0" w:space="0" w:color="auto"/>
            <w:right w:val="none" w:sz="0" w:space="0" w:color="auto"/>
          </w:divBdr>
        </w:div>
      </w:divsChild>
    </w:div>
    <w:div w:id="1477145361">
      <w:bodyDiv w:val="1"/>
      <w:marLeft w:val="0"/>
      <w:marRight w:val="0"/>
      <w:marTop w:val="0"/>
      <w:marBottom w:val="0"/>
      <w:divBdr>
        <w:top w:val="none" w:sz="0" w:space="0" w:color="auto"/>
        <w:left w:val="none" w:sz="0" w:space="0" w:color="auto"/>
        <w:bottom w:val="none" w:sz="0" w:space="0" w:color="auto"/>
        <w:right w:val="none" w:sz="0" w:space="0" w:color="auto"/>
      </w:divBdr>
      <w:divsChild>
        <w:div w:id="269314851">
          <w:marLeft w:val="640"/>
          <w:marRight w:val="0"/>
          <w:marTop w:val="0"/>
          <w:marBottom w:val="0"/>
          <w:divBdr>
            <w:top w:val="none" w:sz="0" w:space="0" w:color="auto"/>
            <w:left w:val="none" w:sz="0" w:space="0" w:color="auto"/>
            <w:bottom w:val="none" w:sz="0" w:space="0" w:color="auto"/>
            <w:right w:val="none" w:sz="0" w:space="0" w:color="auto"/>
          </w:divBdr>
        </w:div>
        <w:div w:id="1255239040">
          <w:marLeft w:val="640"/>
          <w:marRight w:val="0"/>
          <w:marTop w:val="0"/>
          <w:marBottom w:val="0"/>
          <w:divBdr>
            <w:top w:val="none" w:sz="0" w:space="0" w:color="auto"/>
            <w:left w:val="none" w:sz="0" w:space="0" w:color="auto"/>
            <w:bottom w:val="none" w:sz="0" w:space="0" w:color="auto"/>
            <w:right w:val="none" w:sz="0" w:space="0" w:color="auto"/>
          </w:divBdr>
        </w:div>
        <w:div w:id="1759867784">
          <w:marLeft w:val="640"/>
          <w:marRight w:val="0"/>
          <w:marTop w:val="0"/>
          <w:marBottom w:val="0"/>
          <w:divBdr>
            <w:top w:val="none" w:sz="0" w:space="0" w:color="auto"/>
            <w:left w:val="none" w:sz="0" w:space="0" w:color="auto"/>
            <w:bottom w:val="none" w:sz="0" w:space="0" w:color="auto"/>
            <w:right w:val="none" w:sz="0" w:space="0" w:color="auto"/>
          </w:divBdr>
        </w:div>
        <w:div w:id="1533299507">
          <w:marLeft w:val="640"/>
          <w:marRight w:val="0"/>
          <w:marTop w:val="0"/>
          <w:marBottom w:val="0"/>
          <w:divBdr>
            <w:top w:val="none" w:sz="0" w:space="0" w:color="auto"/>
            <w:left w:val="none" w:sz="0" w:space="0" w:color="auto"/>
            <w:bottom w:val="none" w:sz="0" w:space="0" w:color="auto"/>
            <w:right w:val="none" w:sz="0" w:space="0" w:color="auto"/>
          </w:divBdr>
        </w:div>
        <w:div w:id="239095565">
          <w:marLeft w:val="640"/>
          <w:marRight w:val="0"/>
          <w:marTop w:val="0"/>
          <w:marBottom w:val="0"/>
          <w:divBdr>
            <w:top w:val="none" w:sz="0" w:space="0" w:color="auto"/>
            <w:left w:val="none" w:sz="0" w:space="0" w:color="auto"/>
            <w:bottom w:val="none" w:sz="0" w:space="0" w:color="auto"/>
            <w:right w:val="none" w:sz="0" w:space="0" w:color="auto"/>
          </w:divBdr>
        </w:div>
        <w:div w:id="920021273">
          <w:marLeft w:val="640"/>
          <w:marRight w:val="0"/>
          <w:marTop w:val="0"/>
          <w:marBottom w:val="0"/>
          <w:divBdr>
            <w:top w:val="none" w:sz="0" w:space="0" w:color="auto"/>
            <w:left w:val="none" w:sz="0" w:space="0" w:color="auto"/>
            <w:bottom w:val="none" w:sz="0" w:space="0" w:color="auto"/>
            <w:right w:val="none" w:sz="0" w:space="0" w:color="auto"/>
          </w:divBdr>
        </w:div>
        <w:div w:id="21826399">
          <w:marLeft w:val="640"/>
          <w:marRight w:val="0"/>
          <w:marTop w:val="0"/>
          <w:marBottom w:val="0"/>
          <w:divBdr>
            <w:top w:val="none" w:sz="0" w:space="0" w:color="auto"/>
            <w:left w:val="none" w:sz="0" w:space="0" w:color="auto"/>
            <w:bottom w:val="none" w:sz="0" w:space="0" w:color="auto"/>
            <w:right w:val="none" w:sz="0" w:space="0" w:color="auto"/>
          </w:divBdr>
        </w:div>
        <w:div w:id="1381398552">
          <w:marLeft w:val="640"/>
          <w:marRight w:val="0"/>
          <w:marTop w:val="0"/>
          <w:marBottom w:val="0"/>
          <w:divBdr>
            <w:top w:val="none" w:sz="0" w:space="0" w:color="auto"/>
            <w:left w:val="none" w:sz="0" w:space="0" w:color="auto"/>
            <w:bottom w:val="none" w:sz="0" w:space="0" w:color="auto"/>
            <w:right w:val="none" w:sz="0" w:space="0" w:color="auto"/>
          </w:divBdr>
        </w:div>
        <w:div w:id="1534489686">
          <w:marLeft w:val="640"/>
          <w:marRight w:val="0"/>
          <w:marTop w:val="0"/>
          <w:marBottom w:val="0"/>
          <w:divBdr>
            <w:top w:val="none" w:sz="0" w:space="0" w:color="auto"/>
            <w:left w:val="none" w:sz="0" w:space="0" w:color="auto"/>
            <w:bottom w:val="none" w:sz="0" w:space="0" w:color="auto"/>
            <w:right w:val="none" w:sz="0" w:space="0" w:color="auto"/>
          </w:divBdr>
        </w:div>
        <w:div w:id="1013996755">
          <w:marLeft w:val="640"/>
          <w:marRight w:val="0"/>
          <w:marTop w:val="0"/>
          <w:marBottom w:val="0"/>
          <w:divBdr>
            <w:top w:val="none" w:sz="0" w:space="0" w:color="auto"/>
            <w:left w:val="none" w:sz="0" w:space="0" w:color="auto"/>
            <w:bottom w:val="none" w:sz="0" w:space="0" w:color="auto"/>
            <w:right w:val="none" w:sz="0" w:space="0" w:color="auto"/>
          </w:divBdr>
        </w:div>
        <w:div w:id="1033653988">
          <w:marLeft w:val="640"/>
          <w:marRight w:val="0"/>
          <w:marTop w:val="0"/>
          <w:marBottom w:val="0"/>
          <w:divBdr>
            <w:top w:val="none" w:sz="0" w:space="0" w:color="auto"/>
            <w:left w:val="none" w:sz="0" w:space="0" w:color="auto"/>
            <w:bottom w:val="none" w:sz="0" w:space="0" w:color="auto"/>
            <w:right w:val="none" w:sz="0" w:space="0" w:color="auto"/>
          </w:divBdr>
        </w:div>
        <w:div w:id="628169292">
          <w:marLeft w:val="640"/>
          <w:marRight w:val="0"/>
          <w:marTop w:val="0"/>
          <w:marBottom w:val="0"/>
          <w:divBdr>
            <w:top w:val="none" w:sz="0" w:space="0" w:color="auto"/>
            <w:left w:val="none" w:sz="0" w:space="0" w:color="auto"/>
            <w:bottom w:val="none" w:sz="0" w:space="0" w:color="auto"/>
            <w:right w:val="none" w:sz="0" w:space="0" w:color="auto"/>
          </w:divBdr>
        </w:div>
        <w:div w:id="1470365917">
          <w:marLeft w:val="640"/>
          <w:marRight w:val="0"/>
          <w:marTop w:val="0"/>
          <w:marBottom w:val="0"/>
          <w:divBdr>
            <w:top w:val="none" w:sz="0" w:space="0" w:color="auto"/>
            <w:left w:val="none" w:sz="0" w:space="0" w:color="auto"/>
            <w:bottom w:val="none" w:sz="0" w:space="0" w:color="auto"/>
            <w:right w:val="none" w:sz="0" w:space="0" w:color="auto"/>
          </w:divBdr>
        </w:div>
        <w:div w:id="481118743">
          <w:marLeft w:val="640"/>
          <w:marRight w:val="0"/>
          <w:marTop w:val="0"/>
          <w:marBottom w:val="0"/>
          <w:divBdr>
            <w:top w:val="none" w:sz="0" w:space="0" w:color="auto"/>
            <w:left w:val="none" w:sz="0" w:space="0" w:color="auto"/>
            <w:bottom w:val="none" w:sz="0" w:space="0" w:color="auto"/>
            <w:right w:val="none" w:sz="0" w:space="0" w:color="auto"/>
          </w:divBdr>
        </w:div>
        <w:div w:id="1944411272">
          <w:marLeft w:val="640"/>
          <w:marRight w:val="0"/>
          <w:marTop w:val="0"/>
          <w:marBottom w:val="0"/>
          <w:divBdr>
            <w:top w:val="none" w:sz="0" w:space="0" w:color="auto"/>
            <w:left w:val="none" w:sz="0" w:space="0" w:color="auto"/>
            <w:bottom w:val="none" w:sz="0" w:space="0" w:color="auto"/>
            <w:right w:val="none" w:sz="0" w:space="0" w:color="auto"/>
          </w:divBdr>
        </w:div>
        <w:div w:id="2089646758">
          <w:marLeft w:val="640"/>
          <w:marRight w:val="0"/>
          <w:marTop w:val="0"/>
          <w:marBottom w:val="0"/>
          <w:divBdr>
            <w:top w:val="none" w:sz="0" w:space="0" w:color="auto"/>
            <w:left w:val="none" w:sz="0" w:space="0" w:color="auto"/>
            <w:bottom w:val="none" w:sz="0" w:space="0" w:color="auto"/>
            <w:right w:val="none" w:sz="0" w:space="0" w:color="auto"/>
          </w:divBdr>
        </w:div>
        <w:div w:id="1507935271">
          <w:marLeft w:val="640"/>
          <w:marRight w:val="0"/>
          <w:marTop w:val="0"/>
          <w:marBottom w:val="0"/>
          <w:divBdr>
            <w:top w:val="none" w:sz="0" w:space="0" w:color="auto"/>
            <w:left w:val="none" w:sz="0" w:space="0" w:color="auto"/>
            <w:bottom w:val="none" w:sz="0" w:space="0" w:color="auto"/>
            <w:right w:val="none" w:sz="0" w:space="0" w:color="auto"/>
          </w:divBdr>
        </w:div>
        <w:div w:id="526722968">
          <w:marLeft w:val="640"/>
          <w:marRight w:val="0"/>
          <w:marTop w:val="0"/>
          <w:marBottom w:val="0"/>
          <w:divBdr>
            <w:top w:val="none" w:sz="0" w:space="0" w:color="auto"/>
            <w:left w:val="none" w:sz="0" w:space="0" w:color="auto"/>
            <w:bottom w:val="none" w:sz="0" w:space="0" w:color="auto"/>
            <w:right w:val="none" w:sz="0" w:space="0" w:color="auto"/>
          </w:divBdr>
        </w:div>
        <w:div w:id="324630682">
          <w:marLeft w:val="640"/>
          <w:marRight w:val="0"/>
          <w:marTop w:val="0"/>
          <w:marBottom w:val="0"/>
          <w:divBdr>
            <w:top w:val="none" w:sz="0" w:space="0" w:color="auto"/>
            <w:left w:val="none" w:sz="0" w:space="0" w:color="auto"/>
            <w:bottom w:val="none" w:sz="0" w:space="0" w:color="auto"/>
            <w:right w:val="none" w:sz="0" w:space="0" w:color="auto"/>
          </w:divBdr>
        </w:div>
        <w:div w:id="1441797878">
          <w:marLeft w:val="640"/>
          <w:marRight w:val="0"/>
          <w:marTop w:val="0"/>
          <w:marBottom w:val="0"/>
          <w:divBdr>
            <w:top w:val="none" w:sz="0" w:space="0" w:color="auto"/>
            <w:left w:val="none" w:sz="0" w:space="0" w:color="auto"/>
            <w:bottom w:val="none" w:sz="0" w:space="0" w:color="auto"/>
            <w:right w:val="none" w:sz="0" w:space="0" w:color="auto"/>
          </w:divBdr>
        </w:div>
        <w:div w:id="1793090641">
          <w:marLeft w:val="640"/>
          <w:marRight w:val="0"/>
          <w:marTop w:val="0"/>
          <w:marBottom w:val="0"/>
          <w:divBdr>
            <w:top w:val="none" w:sz="0" w:space="0" w:color="auto"/>
            <w:left w:val="none" w:sz="0" w:space="0" w:color="auto"/>
            <w:bottom w:val="none" w:sz="0" w:space="0" w:color="auto"/>
            <w:right w:val="none" w:sz="0" w:space="0" w:color="auto"/>
          </w:divBdr>
        </w:div>
        <w:div w:id="715009721">
          <w:marLeft w:val="640"/>
          <w:marRight w:val="0"/>
          <w:marTop w:val="0"/>
          <w:marBottom w:val="0"/>
          <w:divBdr>
            <w:top w:val="none" w:sz="0" w:space="0" w:color="auto"/>
            <w:left w:val="none" w:sz="0" w:space="0" w:color="auto"/>
            <w:bottom w:val="none" w:sz="0" w:space="0" w:color="auto"/>
            <w:right w:val="none" w:sz="0" w:space="0" w:color="auto"/>
          </w:divBdr>
        </w:div>
        <w:div w:id="223487929">
          <w:marLeft w:val="640"/>
          <w:marRight w:val="0"/>
          <w:marTop w:val="0"/>
          <w:marBottom w:val="0"/>
          <w:divBdr>
            <w:top w:val="none" w:sz="0" w:space="0" w:color="auto"/>
            <w:left w:val="none" w:sz="0" w:space="0" w:color="auto"/>
            <w:bottom w:val="none" w:sz="0" w:space="0" w:color="auto"/>
            <w:right w:val="none" w:sz="0" w:space="0" w:color="auto"/>
          </w:divBdr>
        </w:div>
        <w:div w:id="1805459924">
          <w:marLeft w:val="640"/>
          <w:marRight w:val="0"/>
          <w:marTop w:val="0"/>
          <w:marBottom w:val="0"/>
          <w:divBdr>
            <w:top w:val="none" w:sz="0" w:space="0" w:color="auto"/>
            <w:left w:val="none" w:sz="0" w:space="0" w:color="auto"/>
            <w:bottom w:val="none" w:sz="0" w:space="0" w:color="auto"/>
            <w:right w:val="none" w:sz="0" w:space="0" w:color="auto"/>
          </w:divBdr>
        </w:div>
        <w:div w:id="1188255122">
          <w:marLeft w:val="640"/>
          <w:marRight w:val="0"/>
          <w:marTop w:val="0"/>
          <w:marBottom w:val="0"/>
          <w:divBdr>
            <w:top w:val="none" w:sz="0" w:space="0" w:color="auto"/>
            <w:left w:val="none" w:sz="0" w:space="0" w:color="auto"/>
            <w:bottom w:val="none" w:sz="0" w:space="0" w:color="auto"/>
            <w:right w:val="none" w:sz="0" w:space="0" w:color="auto"/>
          </w:divBdr>
        </w:div>
        <w:div w:id="1797673216">
          <w:marLeft w:val="640"/>
          <w:marRight w:val="0"/>
          <w:marTop w:val="0"/>
          <w:marBottom w:val="0"/>
          <w:divBdr>
            <w:top w:val="none" w:sz="0" w:space="0" w:color="auto"/>
            <w:left w:val="none" w:sz="0" w:space="0" w:color="auto"/>
            <w:bottom w:val="none" w:sz="0" w:space="0" w:color="auto"/>
            <w:right w:val="none" w:sz="0" w:space="0" w:color="auto"/>
          </w:divBdr>
        </w:div>
        <w:div w:id="28577668">
          <w:marLeft w:val="640"/>
          <w:marRight w:val="0"/>
          <w:marTop w:val="0"/>
          <w:marBottom w:val="0"/>
          <w:divBdr>
            <w:top w:val="none" w:sz="0" w:space="0" w:color="auto"/>
            <w:left w:val="none" w:sz="0" w:space="0" w:color="auto"/>
            <w:bottom w:val="none" w:sz="0" w:space="0" w:color="auto"/>
            <w:right w:val="none" w:sz="0" w:space="0" w:color="auto"/>
          </w:divBdr>
        </w:div>
        <w:div w:id="1122502092">
          <w:marLeft w:val="640"/>
          <w:marRight w:val="0"/>
          <w:marTop w:val="0"/>
          <w:marBottom w:val="0"/>
          <w:divBdr>
            <w:top w:val="none" w:sz="0" w:space="0" w:color="auto"/>
            <w:left w:val="none" w:sz="0" w:space="0" w:color="auto"/>
            <w:bottom w:val="none" w:sz="0" w:space="0" w:color="auto"/>
            <w:right w:val="none" w:sz="0" w:space="0" w:color="auto"/>
          </w:divBdr>
        </w:div>
        <w:div w:id="1693993156">
          <w:marLeft w:val="640"/>
          <w:marRight w:val="0"/>
          <w:marTop w:val="0"/>
          <w:marBottom w:val="0"/>
          <w:divBdr>
            <w:top w:val="none" w:sz="0" w:space="0" w:color="auto"/>
            <w:left w:val="none" w:sz="0" w:space="0" w:color="auto"/>
            <w:bottom w:val="none" w:sz="0" w:space="0" w:color="auto"/>
            <w:right w:val="none" w:sz="0" w:space="0" w:color="auto"/>
          </w:divBdr>
        </w:div>
        <w:div w:id="921572938">
          <w:marLeft w:val="640"/>
          <w:marRight w:val="0"/>
          <w:marTop w:val="0"/>
          <w:marBottom w:val="0"/>
          <w:divBdr>
            <w:top w:val="none" w:sz="0" w:space="0" w:color="auto"/>
            <w:left w:val="none" w:sz="0" w:space="0" w:color="auto"/>
            <w:bottom w:val="none" w:sz="0" w:space="0" w:color="auto"/>
            <w:right w:val="none" w:sz="0" w:space="0" w:color="auto"/>
          </w:divBdr>
        </w:div>
        <w:div w:id="488978661">
          <w:marLeft w:val="640"/>
          <w:marRight w:val="0"/>
          <w:marTop w:val="0"/>
          <w:marBottom w:val="0"/>
          <w:divBdr>
            <w:top w:val="none" w:sz="0" w:space="0" w:color="auto"/>
            <w:left w:val="none" w:sz="0" w:space="0" w:color="auto"/>
            <w:bottom w:val="none" w:sz="0" w:space="0" w:color="auto"/>
            <w:right w:val="none" w:sz="0" w:space="0" w:color="auto"/>
          </w:divBdr>
        </w:div>
        <w:div w:id="1049842804">
          <w:marLeft w:val="640"/>
          <w:marRight w:val="0"/>
          <w:marTop w:val="0"/>
          <w:marBottom w:val="0"/>
          <w:divBdr>
            <w:top w:val="none" w:sz="0" w:space="0" w:color="auto"/>
            <w:left w:val="none" w:sz="0" w:space="0" w:color="auto"/>
            <w:bottom w:val="none" w:sz="0" w:space="0" w:color="auto"/>
            <w:right w:val="none" w:sz="0" w:space="0" w:color="auto"/>
          </w:divBdr>
        </w:div>
        <w:div w:id="295067609">
          <w:marLeft w:val="640"/>
          <w:marRight w:val="0"/>
          <w:marTop w:val="0"/>
          <w:marBottom w:val="0"/>
          <w:divBdr>
            <w:top w:val="none" w:sz="0" w:space="0" w:color="auto"/>
            <w:left w:val="none" w:sz="0" w:space="0" w:color="auto"/>
            <w:bottom w:val="none" w:sz="0" w:space="0" w:color="auto"/>
            <w:right w:val="none" w:sz="0" w:space="0" w:color="auto"/>
          </w:divBdr>
        </w:div>
        <w:div w:id="853612711">
          <w:marLeft w:val="640"/>
          <w:marRight w:val="0"/>
          <w:marTop w:val="0"/>
          <w:marBottom w:val="0"/>
          <w:divBdr>
            <w:top w:val="none" w:sz="0" w:space="0" w:color="auto"/>
            <w:left w:val="none" w:sz="0" w:space="0" w:color="auto"/>
            <w:bottom w:val="none" w:sz="0" w:space="0" w:color="auto"/>
            <w:right w:val="none" w:sz="0" w:space="0" w:color="auto"/>
          </w:divBdr>
        </w:div>
        <w:div w:id="1044065103">
          <w:marLeft w:val="640"/>
          <w:marRight w:val="0"/>
          <w:marTop w:val="0"/>
          <w:marBottom w:val="0"/>
          <w:divBdr>
            <w:top w:val="none" w:sz="0" w:space="0" w:color="auto"/>
            <w:left w:val="none" w:sz="0" w:space="0" w:color="auto"/>
            <w:bottom w:val="none" w:sz="0" w:space="0" w:color="auto"/>
            <w:right w:val="none" w:sz="0" w:space="0" w:color="auto"/>
          </w:divBdr>
        </w:div>
        <w:div w:id="139619374">
          <w:marLeft w:val="640"/>
          <w:marRight w:val="0"/>
          <w:marTop w:val="0"/>
          <w:marBottom w:val="0"/>
          <w:divBdr>
            <w:top w:val="none" w:sz="0" w:space="0" w:color="auto"/>
            <w:left w:val="none" w:sz="0" w:space="0" w:color="auto"/>
            <w:bottom w:val="none" w:sz="0" w:space="0" w:color="auto"/>
            <w:right w:val="none" w:sz="0" w:space="0" w:color="auto"/>
          </w:divBdr>
        </w:div>
        <w:div w:id="1180045762">
          <w:marLeft w:val="640"/>
          <w:marRight w:val="0"/>
          <w:marTop w:val="0"/>
          <w:marBottom w:val="0"/>
          <w:divBdr>
            <w:top w:val="none" w:sz="0" w:space="0" w:color="auto"/>
            <w:left w:val="none" w:sz="0" w:space="0" w:color="auto"/>
            <w:bottom w:val="none" w:sz="0" w:space="0" w:color="auto"/>
            <w:right w:val="none" w:sz="0" w:space="0" w:color="auto"/>
          </w:divBdr>
        </w:div>
        <w:div w:id="1379472586">
          <w:marLeft w:val="640"/>
          <w:marRight w:val="0"/>
          <w:marTop w:val="0"/>
          <w:marBottom w:val="0"/>
          <w:divBdr>
            <w:top w:val="none" w:sz="0" w:space="0" w:color="auto"/>
            <w:left w:val="none" w:sz="0" w:space="0" w:color="auto"/>
            <w:bottom w:val="none" w:sz="0" w:space="0" w:color="auto"/>
            <w:right w:val="none" w:sz="0" w:space="0" w:color="auto"/>
          </w:divBdr>
        </w:div>
        <w:div w:id="635571001">
          <w:marLeft w:val="640"/>
          <w:marRight w:val="0"/>
          <w:marTop w:val="0"/>
          <w:marBottom w:val="0"/>
          <w:divBdr>
            <w:top w:val="none" w:sz="0" w:space="0" w:color="auto"/>
            <w:left w:val="none" w:sz="0" w:space="0" w:color="auto"/>
            <w:bottom w:val="none" w:sz="0" w:space="0" w:color="auto"/>
            <w:right w:val="none" w:sz="0" w:space="0" w:color="auto"/>
          </w:divBdr>
        </w:div>
        <w:div w:id="73432366">
          <w:marLeft w:val="640"/>
          <w:marRight w:val="0"/>
          <w:marTop w:val="0"/>
          <w:marBottom w:val="0"/>
          <w:divBdr>
            <w:top w:val="none" w:sz="0" w:space="0" w:color="auto"/>
            <w:left w:val="none" w:sz="0" w:space="0" w:color="auto"/>
            <w:bottom w:val="none" w:sz="0" w:space="0" w:color="auto"/>
            <w:right w:val="none" w:sz="0" w:space="0" w:color="auto"/>
          </w:divBdr>
        </w:div>
        <w:div w:id="81613805">
          <w:marLeft w:val="640"/>
          <w:marRight w:val="0"/>
          <w:marTop w:val="0"/>
          <w:marBottom w:val="0"/>
          <w:divBdr>
            <w:top w:val="none" w:sz="0" w:space="0" w:color="auto"/>
            <w:left w:val="none" w:sz="0" w:space="0" w:color="auto"/>
            <w:bottom w:val="none" w:sz="0" w:space="0" w:color="auto"/>
            <w:right w:val="none" w:sz="0" w:space="0" w:color="auto"/>
          </w:divBdr>
        </w:div>
        <w:div w:id="1139146974">
          <w:marLeft w:val="640"/>
          <w:marRight w:val="0"/>
          <w:marTop w:val="0"/>
          <w:marBottom w:val="0"/>
          <w:divBdr>
            <w:top w:val="none" w:sz="0" w:space="0" w:color="auto"/>
            <w:left w:val="none" w:sz="0" w:space="0" w:color="auto"/>
            <w:bottom w:val="none" w:sz="0" w:space="0" w:color="auto"/>
            <w:right w:val="none" w:sz="0" w:space="0" w:color="auto"/>
          </w:divBdr>
        </w:div>
        <w:div w:id="1196622490">
          <w:marLeft w:val="640"/>
          <w:marRight w:val="0"/>
          <w:marTop w:val="0"/>
          <w:marBottom w:val="0"/>
          <w:divBdr>
            <w:top w:val="none" w:sz="0" w:space="0" w:color="auto"/>
            <w:left w:val="none" w:sz="0" w:space="0" w:color="auto"/>
            <w:bottom w:val="none" w:sz="0" w:space="0" w:color="auto"/>
            <w:right w:val="none" w:sz="0" w:space="0" w:color="auto"/>
          </w:divBdr>
        </w:div>
        <w:div w:id="1247419202">
          <w:marLeft w:val="640"/>
          <w:marRight w:val="0"/>
          <w:marTop w:val="0"/>
          <w:marBottom w:val="0"/>
          <w:divBdr>
            <w:top w:val="none" w:sz="0" w:space="0" w:color="auto"/>
            <w:left w:val="none" w:sz="0" w:space="0" w:color="auto"/>
            <w:bottom w:val="none" w:sz="0" w:space="0" w:color="auto"/>
            <w:right w:val="none" w:sz="0" w:space="0" w:color="auto"/>
          </w:divBdr>
        </w:div>
        <w:div w:id="1012027374">
          <w:marLeft w:val="640"/>
          <w:marRight w:val="0"/>
          <w:marTop w:val="0"/>
          <w:marBottom w:val="0"/>
          <w:divBdr>
            <w:top w:val="none" w:sz="0" w:space="0" w:color="auto"/>
            <w:left w:val="none" w:sz="0" w:space="0" w:color="auto"/>
            <w:bottom w:val="none" w:sz="0" w:space="0" w:color="auto"/>
            <w:right w:val="none" w:sz="0" w:space="0" w:color="auto"/>
          </w:divBdr>
        </w:div>
        <w:div w:id="212742389">
          <w:marLeft w:val="640"/>
          <w:marRight w:val="0"/>
          <w:marTop w:val="0"/>
          <w:marBottom w:val="0"/>
          <w:divBdr>
            <w:top w:val="none" w:sz="0" w:space="0" w:color="auto"/>
            <w:left w:val="none" w:sz="0" w:space="0" w:color="auto"/>
            <w:bottom w:val="none" w:sz="0" w:space="0" w:color="auto"/>
            <w:right w:val="none" w:sz="0" w:space="0" w:color="auto"/>
          </w:divBdr>
        </w:div>
        <w:div w:id="904294006">
          <w:marLeft w:val="640"/>
          <w:marRight w:val="0"/>
          <w:marTop w:val="0"/>
          <w:marBottom w:val="0"/>
          <w:divBdr>
            <w:top w:val="none" w:sz="0" w:space="0" w:color="auto"/>
            <w:left w:val="none" w:sz="0" w:space="0" w:color="auto"/>
            <w:bottom w:val="none" w:sz="0" w:space="0" w:color="auto"/>
            <w:right w:val="none" w:sz="0" w:space="0" w:color="auto"/>
          </w:divBdr>
        </w:div>
        <w:div w:id="1443650327">
          <w:marLeft w:val="640"/>
          <w:marRight w:val="0"/>
          <w:marTop w:val="0"/>
          <w:marBottom w:val="0"/>
          <w:divBdr>
            <w:top w:val="none" w:sz="0" w:space="0" w:color="auto"/>
            <w:left w:val="none" w:sz="0" w:space="0" w:color="auto"/>
            <w:bottom w:val="none" w:sz="0" w:space="0" w:color="auto"/>
            <w:right w:val="none" w:sz="0" w:space="0" w:color="auto"/>
          </w:divBdr>
        </w:div>
        <w:div w:id="515115288">
          <w:marLeft w:val="640"/>
          <w:marRight w:val="0"/>
          <w:marTop w:val="0"/>
          <w:marBottom w:val="0"/>
          <w:divBdr>
            <w:top w:val="none" w:sz="0" w:space="0" w:color="auto"/>
            <w:left w:val="none" w:sz="0" w:space="0" w:color="auto"/>
            <w:bottom w:val="none" w:sz="0" w:space="0" w:color="auto"/>
            <w:right w:val="none" w:sz="0" w:space="0" w:color="auto"/>
          </w:divBdr>
        </w:div>
        <w:div w:id="1507089717">
          <w:marLeft w:val="640"/>
          <w:marRight w:val="0"/>
          <w:marTop w:val="0"/>
          <w:marBottom w:val="0"/>
          <w:divBdr>
            <w:top w:val="none" w:sz="0" w:space="0" w:color="auto"/>
            <w:left w:val="none" w:sz="0" w:space="0" w:color="auto"/>
            <w:bottom w:val="none" w:sz="0" w:space="0" w:color="auto"/>
            <w:right w:val="none" w:sz="0" w:space="0" w:color="auto"/>
          </w:divBdr>
        </w:div>
        <w:div w:id="1618289049">
          <w:marLeft w:val="640"/>
          <w:marRight w:val="0"/>
          <w:marTop w:val="0"/>
          <w:marBottom w:val="0"/>
          <w:divBdr>
            <w:top w:val="none" w:sz="0" w:space="0" w:color="auto"/>
            <w:left w:val="none" w:sz="0" w:space="0" w:color="auto"/>
            <w:bottom w:val="none" w:sz="0" w:space="0" w:color="auto"/>
            <w:right w:val="none" w:sz="0" w:space="0" w:color="auto"/>
          </w:divBdr>
        </w:div>
        <w:div w:id="203638439">
          <w:marLeft w:val="640"/>
          <w:marRight w:val="0"/>
          <w:marTop w:val="0"/>
          <w:marBottom w:val="0"/>
          <w:divBdr>
            <w:top w:val="none" w:sz="0" w:space="0" w:color="auto"/>
            <w:left w:val="none" w:sz="0" w:space="0" w:color="auto"/>
            <w:bottom w:val="none" w:sz="0" w:space="0" w:color="auto"/>
            <w:right w:val="none" w:sz="0" w:space="0" w:color="auto"/>
          </w:divBdr>
        </w:div>
        <w:div w:id="550655116">
          <w:marLeft w:val="640"/>
          <w:marRight w:val="0"/>
          <w:marTop w:val="0"/>
          <w:marBottom w:val="0"/>
          <w:divBdr>
            <w:top w:val="none" w:sz="0" w:space="0" w:color="auto"/>
            <w:left w:val="none" w:sz="0" w:space="0" w:color="auto"/>
            <w:bottom w:val="none" w:sz="0" w:space="0" w:color="auto"/>
            <w:right w:val="none" w:sz="0" w:space="0" w:color="auto"/>
          </w:divBdr>
        </w:div>
        <w:div w:id="329407107">
          <w:marLeft w:val="640"/>
          <w:marRight w:val="0"/>
          <w:marTop w:val="0"/>
          <w:marBottom w:val="0"/>
          <w:divBdr>
            <w:top w:val="none" w:sz="0" w:space="0" w:color="auto"/>
            <w:left w:val="none" w:sz="0" w:space="0" w:color="auto"/>
            <w:bottom w:val="none" w:sz="0" w:space="0" w:color="auto"/>
            <w:right w:val="none" w:sz="0" w:space="0" w:color="auto"/>
          </w:divBdr>
        </w:div>
        <w:div w:id="2094350331">
          <w:marLeft w:val="640"/>
          <w:marRight w:val="0"/>
          <w:marTop w:val="0"/>
          <w:marBottom w:val="0"/>
          <w:divBdr>
            <w:top w:val="none" w:sz="0" w:space="0" w:color="auto"/>
            <w:left w:val="none" w:sz="0" w:space="0" w:color="auto"/>
            <w:bottom w:val="none" w:sz="0" w:space="0" w:color="auto"/>
            <w:right w:val="none" w:sz="0" w:space="0" w:color="auto"/>
          </w:divBdr>
        </w:div>
        <w:div w:id="230114791">
          <w:marLeft w:val="640"/>
          <w:marRight w:val="0"/>
          <w:marTop w:val="0"/>
          <w:marBottom w:val="0"/>
          <w:divBdr>
            <w:top w:val="none" w:sz="0" w:space="0" w:color="auto"/>
            <w:left w:val="none" w:sz="0" w:space="0" w:color="auto"/>
            <w:bottom w:val="none" w:sz="0" w:space="0" w:color="auto"/>
            <w:right w:val="none" w:sz="0" w:space="0" w:color="auto"/>
          </w:divBdr>
        </w:div>
        <w:div w:id="1428228739">
          <w:marLeft w:val="640"/>
          <w:marRight w:val="0"/>
          <w:marTop w:val="0"/>
          <w:marBottom w:val="0"/>
          <w:divBdr>
            <w:top w:val="none" w:sz="0" w:space="0" w:color="auto"/>
            <w:left w:val="none" w:sz="0" w:space="0" w:color="auto"/>
            <w:bottom w:val="none" w:sz="0" w:space="0" w:color="auto"/>
            <w:right w:val="none" w:sz="0" w:space="0" w:color="auto"/>
          </w:divBdr>
        </w:div>
        <w:div w:id="1049303079">
          <w:marLeft w:val="640"/>
          <w:marRight w:val="0"/>
          <w:marTop w:val="0"/>
          <w:marBottom w:val="0"/>
          <w:divBdr>
            <w:top w:val="none" w:sz="0" w:space="0" w:color="auto"/>
            <w:left w:val="none" w:sz="0" w:space="0" w:color="auto"/>
            <w:bottom w:val="none" w:sz="0" w:space="0" w:color="auto"/>
            <w:right w:val="none" w:sz="0" w:space="0" w:color="auto"/>
          </w:divBdr>
        </w:div>
        <w:div w:id="280692610">
          <w:marLeft w:val="640"/>
          <w:marRight w:val="0"/>
          <w:marTop w:val="0"/>
          <w:marBottom w:val="0"/>
          <w:divBdr>
            <w:top w:val="none" w:sz="0" w:space="0" w:color="auto"/>
            <w:left w:val="none" w:sz="0" w:space="0" w:color="auto"/>
            <w:bottom w:val="none" w:sz="0" w:space="0" w:color="auto"/>
            <w:right w:val="none" w:sz="0" w:space="0" w:color="auto"/>
          </w:divBdr>
        </w:div>
        <w:div w:id="2109690697">
          <w:marLeft w:val="640"/>
          <w:marRight w:val="0"/>
          <w:marTop w:val="0"/>
          <w:marBottom w:val="0"/>
          <w:divBdr>
            <w:top w:val="none" w:sz="0" w:space="0" w:color="auto"/>
            <w:left w:val="none" w:sz="0" w:space="0" w:color="auto"/>
            <w:bottom w:val="none" w:sz="0" w:space="0" w:color="auto"/>
            <w:right w:val="none" w:sz="0" w:space="0" w:color="auto"/>
          </w:divBdr>
        </w:div>
        <w:div w:id="1082337414">
          <w:marLeft w:val="640"/>
          <w:marRight w:val="0"/>
          <w:marTop w:val="0"/>
          <w:marBottom w:val="0"/>
          <w:divBdr>
            <w:top w:val="none" w:sz="0" w:space="0" w:color="auto"/>
            <w:left w:val="none" w:sz="0" w:space="0" w:color="auto"/>
            <w:bottom w:val="none" w:sz="0" w:space="0" w:color="auto"/>
            <w:right w:val="none" w:sz="0" w:space="0" w:color="auto"/>
          </w:divBdr>
        </w:div>
        <w:div w:id="652610879">
          <w:marLeft w:val="640"/>
          <w:marRight w:val="0"/>
          <w:marTop w:val="0"/>
          <w:marBottom w:val="0"/>
          <w:divBdr>
            <w:top w:val="none" w:sz="0" w:space="0" w:color="auto"/>
            <w:left w:val="none" w:sz="0" w:space="0" w:color="auto"/>
            <w:bottom w:val="none" w:sz="0" w:space="0" w:color="auto"/>
            <w:right w:val="none" w:sz="0" w:space="0" w:color="auto"/>
          </w:divBdr>
        </w:div>
        <w:div w:id="943074471">
          <w:marLeft w:val="640"/>
          <w:marRight w:val="0"/>
          <w:marTop w:val="0"/>
          <w:marBottom w:val="0"/>
          <w:divBdr>
            <w:top w:val="none" w:sz="0" w:space="0" w:color="auto"/>
            <w:left w:val="none" w:sz="0" w:space="0" w:color="auto"/>
            <w:bottom w:val="none" w:sz="0" w:space="0" w:color="auto"/>
            <w:right w:val="none" w:sz="0" w:space="0" w:color="auto"/>
          </w:divBdr>
        </w:div>
        <w:div w:id="419181814">
          <w:marLeft w:val="640"/>
          <w:marRight w:val="0"/>
          <w:marTop w:val="0"/>
          <w:marBottom w:val="0"/>
          <w:divBdr>
            <w:top w:val="none" w:sz="0" w:space="0" w:color="auto"/>
            <w:left w:val="none" w:sz="0" w:space="0" w:color="auto"/>
            <w:bottom w:val="none" w:sz="0" w:space="0" w:color="auto"/>
            <w:right w:val="none" w:sz="0" w:space="0" w:color="auto"/>
          </w:divBdr>
        </w:div>
        <w:div w:id="1809861115">
          <w:marLeft w:val="640"/>
          <w:marRight w:val="0"/>
          <w:marTop w:val="0"/>
          <w:marBottom w:val="0"/>
          <w:divBdr>
            <w:top w:val="none" w:sz="0" w:space="0" w:color="auto"/>
            <w:left w:val="none" w:sz="0" w:space="0" w:color="auto"/>
            <w:bottom w:val="none" w:sz="0" w:space="0" w:color="auto"/>
            <w:right w:val="none" w:sz="0" w:space="0" w:color="auto"/>
          </w:divBdr>
        </w:div>
        <w:div w:id="1049842235">
          <w:marLeft w:val="640"/>
          <w:marRight w:val="0"/>
          <w:marTop w:val="0"/>
          <w:marBottom w:val="0"/>
          <w:divBdr>
            <w:top w:val="none" w:sz="0" w:space="0" w:color="auto"/>
            <w:left w:val="none" w:sz="0" w:space="0" w:color="auto"/>
            <w:bottom w:val="none" w:sz="0" w:space="0" w:color="auto"/>
            <w:right w:val="none" w:sz="0" w:space="0" w:color="auto"/>
          </w:divBdr>
        </w:div>
        <w:div w:id="1154295780">
          <w:marLeft w:val="640"/>
          <w:marRight w:val="0"/>
          <w:marTop w:val="0"/>
          <w:marBottom w:val="0"/>
          <w:divBdr>
            <w:top w:val="none" w:sz="0" w:space="0" w:color="auto"/>
            <w:left w:val="none" w:sz="0" w:space="0" w:color="auto"/>
            <w:bottom w:val="none" w:sz="0" w:space="0" w:color="auto"/>
            <w:right w:val="none" w:sz="0" w:space="0" w:color="auto"/>
          </w:divBdr>
        </w:div>
        <w:div w:id="1740979584">
          <w:marLeft w:val="640"/>
          <w:marRight w:val="0"/>
          <w:marTop w:val="0"/>
          <w:marBottom w:val="0"/>
          <w:divBdr>
            <w:top w:val="none" w:sz="0" w:space="0" w:color="auto"/>
            <w:left w:val="none" w:sz="0" w:space="0" w:color="auto"/>
            <w:bottom w:val="none" w:sz="0" w:space="0" w:color="auto"/>
            <w:right w:val="none" w:sz="0" w:space="0" w:color="auto"/>
          </w:divBdr>
        </w:div>
        <w:div w:id="25106280">
          <w:marLeft w:val="640"/>
          <w:marRight w:val="0"/>
          <w:marTop w:val="0"/>
          <w:marBottom w:val="0"/>
          <w:divBdr>
            <w:top w:val="none" w:sz="0" w:space="0" w:color="auto"/>
            <w:left w:val="none" w:sz="0" w:space="0" w:color="auto"/>
            <w:bottom w:val="none" w:sz="0" w:space="0" w:color="auto"/>
            <w:right w:val="none" w:sz="0" w:space="0" w:color="auto"/>
          </w:divBdr>
        </w:div>
        <w:div w:id="2127265040">
          <w:marLeft w:val="640"/>
          <w:marRight w:val="0"/>
          <w:marTop w:val="0"/>
          <w:marBottom w:val="0"/>
          <w:divBdr>
            <w:top w:val="none" w:sz="0" w:space="0" w:color="auto"/>
            <w:left w:val="none" w:sz="0" w:space="0" w:color="auto"/>
            <w:bottom w:val="none" w:sz="0" w:space="0" w:color="auto"/>
            <w:right w:val="none" w:sz="0" w:space="0" w:color="auto"/>
          </w:divBdr>
        </w:div>
        <w:div w:id="2006854425">
          <w:marLeft w:val="640"/>
          <w:marRight w:val="0"/>
          <w:marTop w:val="0"/>
          <w:marBottom w:val="0"/>
          <w:divBdr>
            <w:top w:val="none" w:sz="0" w:space="0" w:color="auto"/>
            <w:left w:val="none" w:sz="0" w:space="0" w:color="auto"/>
            <w:bottom w:val="none" w:sz="0" w:space="0" w:color="auto"/>
            <w:right w:val="none" w:sz="0" w:space="0" w:color="auto"/>
          </w:divBdr>
        </w:div>
        <w:div w:id="1613856333">
          <w:marLeft w:val="640"/>
          <w:marRight w:val="0"/>
          <w:marTop w:val="0"/>
          <w:marBottom w:val="0"/>
          <w:divBdr>
            <w:top w:val="none" w:sz="0" w:space="0" w:color="auto"/>
            <w:left w:val="none" w:sz="0" w:space="0" w:color="auto"/>
            <w:bottom w:val="none" w:sz="0" w:space="0" w:color="auto"/>
            <w:right w:val="none" w:sz="0" w:space="0" w:color="auto"/>
          </w:divBdr>
        </w:div>
        <w:div w:id="219631215">
          <w:marLeft w:val="640"/>
          <w:marRight w:val="0"/>
          <w:marTop w:val="0"/>
          <w:marBottom w:val="0"/>
          <w:divBdr>
            <w:top w:val="none" w:sz="0" w:space="0" w:color="auto"/>
            <w:left w:val="none" w:sz="0" w:space="0" w:color="auto"/>
            <w:bottom w:val="none" w:sz="0" w:space="0" w:color="auto"/>
            <w:right w:val="none" w:sz="0" w:space="0" w:color="auto"/>
          </w:divBdr>
        </w:div>
        <w:div w:id="548229597">
          <w:marLeft w:val="640"/>
          <w:marRight w:val="0"/>
          <w:marTop w:val="0"/>
          <w:marBottom w:val="0"/>
          <w:divBdr>
            <w:top w:val="none" w:sz="0" w:space="0" w:color="auto"/>
            <w:left w:val="none" w:sz="0" w:space="0" w:color="auto"/>
            <w:bottom w:val="none" w:sz="0" w:space="0" w:color="auto"/>
            <w:right w:val="none" w:sz="0" w:space="0" w:color="auto"/>
          </w:divBdr>
        </w:div>
        <w:div w:id="859271162">
          <w:marLeft w:val="640"/>
          <w:marRight w:val="0"/>
          <w:marTop w:val="0"/>
          <w:marBottom w:val="0"/>
          <w:divBdr>
            <w:top w:val="none" w:sz="0" w:space="0" w:color="auto"/>
            <w:left w:val="none" w:sz="0" w:space="0" w:color="auto"/>
            <w:bottom w:val="none" w:sz="0" w:space="0" w:color="auto"/>
            <w:right w:val="none" w:sz="0" w:space="0" w:color="auto"/>
          </w:divBdr>
        </w:div>
        <w:div w:id="2119521720">
          <w:marLeft w:val="640"/>
          <w:marRight w:val="0"/>
          <w:marTop w:val="0"/>
          <w:marBottom w:val="0"/>
          <w:divBdr>
            <w:top w:val="none" w:sz="0" w:space="0" w:color="auto"/>
            <w:left w:val="none" w:sz="0" w:space="0" w:color="auto"/>
            <w:bottom w:val="none" w:sz="0" w:space="0" w:color="auto"/>
            <w:right w:val="none" w:sz="0" w:space="0" w:color="auto"/>
          </w:divBdr>
        </w:div>
        <w:div w:id="372774175">
          <w:marLeft w:val="640"/>
          <w:marRight w:val="0"/>
          <w:marTop w:val="0"/>
          <w:marBottom w:val="0"/>
          <w:divBdr>
            <w:top w:val="none" w:sz="0" w:space="0" w:color="auto"/>
            <w:left w:val="none" w:sz="0" w:space="0" w:color="auto"/>
            <w:bottom w:val="none" w:sz="0" w:space="0" w:color="auto"/>
            <w:right w:val="none" w:sz="0" w:space="0" w:color="auto"/>
          </w:divBdr>
        </w:div>
        <w:div w:id="1506555676">
          <w:marLeft w:val="640"/>
          <w:marRight w:val="0"/>
          <w:marTop w:val="0"/>
          <w:marBottom w:val="0"/>
          <w:divBdr>
            <w:top w:val="none" w:sz="0" w:space="0" w:color="auto"/>
            <w:left w:val="none" w:sz="0" w:space="0" w:color="auto"/>
            <w:bottom w:val="none" w:sz="0" w:space="0" w:color="auto"/>
            <w:right w:val="none" w:sz="0" w:space="0" w:color="auto"/>
          </w:divBdr>
        </w:div>
        <w:div w:id="1401903777">
          <w:marLeft w:val="640"/>
          <w:marRight w:val="0"/>
          <w:marTop w:val="0"/>
          <w:marBottom w:val="0"/>
          <w:divBdr>
            <w:top w:val="none" w:sz="0" w:space="0" w:color="auto"/>
            <w:left w:val="none" w:sz="0" w:space="0" w:color="auto"/>
            <w:bottom w:val="none" w:sz="0" w:space="0" w:color="auto"/>
            <w:right w:val="none" w:sz="0" w:space="0" w:color="auto"/>
          </w:divBdr>
        </w:div>
        <w:div w:id="1745377054">
          <w:marLeft w:val="640"/>
          <w:marRight w:val="0"/>
          <w:marTop w:val="0"/>
          <w:marBottom w:val="0"/>
          <w:divBdr>
            <w:top w:val="none" w:sz="0" w:space="0" w:color="auto"/>
            <w:left w:val="none" w:sz="0" w:space="0" w:color="auto"/>
            <w:bottom w:val="none" w:sz="0" w:space="0" w:color="auto"/>
            <w:right w:val="none" w:sz="0" w:space="0" w:color="auto"/>
          </w:divBdr>
        </w:div>
        <w:div w:id="942802158">
          <w:marLeft w:val="640"/>
          <w:marRight w:val="0"/>
          <w:marTop w:val="0"/>
          <w:marBottom w:val="0"/>
          <w:divBdr>
            <w:top w:val="none" w:sz="0" w:space="0" w:color="auto"/>
            <w:left w:val="none" w:sz="0" w:space="0" w:color="auto"/>
            <w:bottom w:val="none" w:sz="0" w:space="0" w:color="auto"/>
            <w:right w:val="none" w:sz="0" w:space="0" w:color="auto"/>
          </w:divBdr>
        </w:div>
        <w:div w:id="915820831">
          <w:marLeft w:val="640"/>
          <w:marRight w:val="0"/>
          <w:marTop w:val="0"/>
          <w:marBottom w:val="0"/>
          <w:divBdr>
            <w:top w:val="none" w:sz="0" w:space="0" w:color="auto"/>
            <w:left w:val="none" w:sz="0" w:space="0" w:color="auto"/>
            <w:bottom w:val="none" w:sz="0" w:space="0" w:color="auto"/>
            <w:right w:val="none" w:sz="0" w:space="0" w:color="auto"/>
          </w:divBdr>
        </w:div>
        <w:div w:id="954943076">
          <w:marLeft w:val="640"/>
          <w:marRight w:val="0"/>
          <w:marTop w:val="0"/>
          <w:marBottom w:val="0"/>
          <w:divBdr>
            <w:top w:val="none" w:sz="0" w:space="0" w:color="auto"/>
            <w:left w:val="none" w:sz="0" w:space="0" w:color="auto"/>
            <w:bottom w:val="none" w:sz="0" w:space="0" w:color="auto"/>
            <w:right w:val="none" w:sz="0" w:space="0" w:color="auto"/>
          </w:divBdr>
        </w:div>
        <w:div w:id="362094298">
          <w:marLeft w:val="640"/>
          <w:marRight w:val="0"/>
          <w:marTop w:val="0"/>
          <w:marBottom w:val="0"/>
          <w:divBdr>
            <w:top w:val="none" w:sz="0" w:space="0" w:color="auto"/>
            <w:left w:val="none" w:sz="0" w:space="0" w:color="auto"/>
            <w:bottom w:val="none" w:sz="0" w:space="0" w:color="auto"/>
            <w:right w:val="none" w:sz="0" w:space="0" w:color="auto"/>
          </w:divBdr>
        </w:div>
        <w:div w:id="275255361">
          <w:marLeft w:val="640"/>
          <w:marRight w:val="0"/>
          <w:marTop w:val="0"/>
          <w:marBottom w:val="0"/>
          <w:divBdr>
            <w:top w:val="none" w:sz="0" w:space="0" w:color="auto"/>
            <w:left w:val="none" w:sz="0" w:space="0" w:color="auto"/>
            <w:bottom w:val="none" w:sz="0" w:space="0" w:color="auto"/>
            <w:right w:val="none" w:sz="0" w:space="0" w:color="auto"/>
          </w:divBdr>
        </w:div>
        <w:div w:id="416899154">
          <w:marLeft w:val="640"/>
          <w:marRight w:val="0"/>
          <w:marTop w:val="0"/>
          <w:marBottom w:val="0"/>
          <w:divBdr>
            <w:top w:val="none" w:sz="0" w:space="0" w:color="auto"/>
            <w:left w:val="none" w:sz="0" w:space="0" w:color="auto"/>
            <w:bottom w:val="none" w:sz="0" w:space="0" w:color="auto"/>
            <w:right w:val="none" w:sz="0" w:space="0" w:color="auto"/>
          </w:divBdr>
        </w:div>
        <w:div w:id="1179544110">
          <w:marLeft w:val="640"/>
          <w:marRight w:val="0"/>
          <w:marTop w:val="0"/>
          <w:marBottom w:val="0"/>
          <w:divBdr>
            <w:top w:val="none" w:sz="0" w:space="0" w:color="auto"/>
            <w:left w:val="none" w:sz="0" w:space="0" w:color="auto"/>
            <w:bottom w:val="none" w:sz="0" w:space="0" w:color="auto"/>
            <w:right w:val="none" w:sz="0" w:space="0" w:color="auto"/>
          </w:divBdr>
        </w:div>
        <w:div w:id="138574763">
          <w:marLeft w:val="640"/>
          <w:marRight w:val="0"/>
          <w:marTop w:val="0"/>
          <w:marBottom w:val="0"/>
          <w:divBdr>
            <w:top w:val="none" w:sz="0" w:space="0" w:color="auto"/>
            <w:left w:val="none" w:sz="0" w:space="0" w:color="auto"/>
            <w:bottom w:val="none" w:sz="0" w:space="0" w:color="auto"/>
            <w:right w:val="none" w:sz="0" w:space="0" w:color="auto"/>
          </w:divBdr>
        </w:div>
        <w:div w:id="1848135385">
          <w:marLeft w:val="640"/>
          <w:marRight w:val="0"/>
          <w:marTop w:val="0"/>
          <w:marBottom w:val="0"/>
          <w:divBdr>
            <w:top w:val="none" w:sz="0" w:space="0" w:color="auto"/>
            <w:left w:val="none" w:sz="0" w:space="0" w:color="auto"/>
            <w:bottom w:val="none" w:sz="0" w:space="0" w:color="auto"/>
            <w:right w:val="none" w:sz="0" w:space="0" w:color="auto"/>
          </w:divBdr>
        </w:div>
        <w:div w:id="1817801541">
          <w:marLeft w:val="640"/>
          <w:marRight w:val="0"/>
          <w:marTop w:val="0"/>
          <w:marBottom w:val="0"/>
          <w:divBdr>
            <w:top w:val="none" w:sz="0" w:space="0" w:color="auto"/>
            <w:left w:val="none" w:sz="0" w:space="0" w:color="auto"/>
            <w:bottom w:val="none" w:sz="0" w:space="0" w:color="auto"/>
            <w:right w:val="none" w:sz="0" w:space="0" w:color="auto"/>
          </w:divBdr>
        </w:div>
        <w:div w:id="1037506736">
          <w:marLeft w:val="640"/>
          <w:marRight w:val="0"/>
          <w:marTop w:val="0"/>
          <w:marBottom w:val="0"/>
          <w:divBdr>
            <w:top w:val="none" w:sz="0" w:space="0" w:color="auto"/>
            <w:left w:val="none" w:sz="0" w:space="0" w:color="auto"/>
            <w:bottom w:val="none" w:sz="0" w:space="0" w:color="auto"/>
            <w:right w:val="none" w:sz="0" w:space="0" w:color="auto"/>
          </w:divBdr>
        </w:div>
        <w:div w:id="598760803">
          <w:marLeft w:val="640"/>
          <w:marRight w:val="0"/>
          <w:marTop w:val="0"/>
          <w:marBottom w:val="0"/>
          <w:divBdr>
            <w:top w:val="none" w:sz="0" w:space="0" w:color="auto"/>
            <w:left w:val="none" w:sz="0" w:space="0" w:color="auto"/>
            <w:bottom w:val="none" w:sz="0" w:space="0" w:color="auto"/>
            <w:right w:val="none" w:sz="0" w:space="0" w:color="auto"/>
          </w:divBdr>
        </w:div>
        <w:div w:id="1300842741">
          <w:marLeft w:val="640"/>
          <w:marRight w:val="0"/>
          <w:marTop w:val="0"/>
          <w:marBottom w:val="0"/>
          <w:divBdr>
            <w:top w:val="none" w:sz="0" w:space="0" w:color="auto"/>
            <w:left w:val="none" w:sz="0" w:space="0" w:color="auto"/>
            <w:bottom w:val="none" w:sz="0" w:space="0" w:color="auto"/>
            <w:right w:val="none" w:sz="0" w:space="0" w:color="auto"/>
          </w:divBdr>
        </w:div>
        <w:div w:id="1827936914">
          <w:marLeft w:val="640"/>
          <w:marRight w:val="0"/>
          <w:marTop w:val="0"/>
          <w:marBottom w:val="0"/>
          <w:divBdr>
            <w:top w:val="none" w:sz="0" w:space="0" w:color="auto"/>
            <w:left w:val="none" w:sz="0" w:space="0" w:color="auto"/>
            <w:bottom w:val="none" w:sz="0" w:space="0" w:color="auto"/>
            <w:right w:val="none" w:sz="0" w:space="0" w:color="auto"/>
          </w:divBdr>
        </w:div>
        <w:div w:id="1806464404">
          <w:marLeft w:val="640"/>
          <w:marRight w:val="0"/>
          <w:marTop w:val="0"/>
          <w:marBottom w:val="0"/>
          <w:divBdr>
            <w:top w:val="none" w:sz="0" w:space="0" w:color="auto"/>
            <w:left w:val="none" w:sz="0" w:space="0" w:color="auto"/>
            <w:bottom w:val="none" w:sz="0" w:space="0" w:color="auto"/>
            <w:right w:val="none" w:sz="0" w:space="0" w:color="auto"/>
          </w:divBdr>
        </w:div>
        <w:div w:id="1796605767">
          <w:marLeft w:val="640"/>
          <w:marRight w:val="0"/>
          <w:marTop w:val="0"/>
          <w:marBottom w:val="0"/>
          <w:divBdr>
            <w:top w:val="none" w:sz="0" w:space="0" w:color="auto"/>
            <w:left w:val="none" w:sz="0" w:space="0" w:color="auto"/>
            <w:bottom w:val="none" w:sz="0" w:space="0" w:color="auto"/>
            <w:right w:val="none" w:sz="0" w:space="0" w:color="auto"/>
          </w:divBdr>
        </w:div>
        <w:div w:id="837385130">
          <w:marLeft w:val="640"/>
          <w:marRight w:val="0"/>
          <w:marTop w:val="0"/>
          <w:marBottom w:val="0"/>
          <w:divBdr>
            <w:top w:val="none" w:sz="0" w:space="0" w:color="auto"/>
            <w:left w:val="none" w:sz="0" w:space="0" w:color="auto"/>
            <w:bottom w:val="none" w:sz="0" w:space="0" w:color="auto"/>
            <w:right w:val="none" w:sz="0" w:space="0" w:color="auto"/>
          </w:divBdr>
        </w:div>
        <w:div w:id="1744374562">
          <w:marLeft w:val="640"/>
          <w:marRight w:val="0"/>
          <w:marTop w:val="0"/>
          <w:marBottom w:val="0"/>
          <w:divBdr>
            <w:top w:val="none" w:sz="0" w:space="0" w:color="auto"/>
            <w:left w:val="none" w:sz="0" w:space="0" w:color="auto"/>
            <w:bottom w:val="none" w:sz="0" w:space="0" w:color="auto"/>
            <w:right w:val="none" w:sz="0" w:space="0" w:color="auto"/>
          </w:divBdr>
        </w:div>
        <w:div w:id="672415200">
          <w:marLeft w:val="640"/>
          <w:marRight w:val="0"/>
          <w:marTop w:val="0"/>
          <w:marBottom w:val="0"/>
          <w:divBdr>
            <w:top w:val="none" w:sz="0" w:space="0" w:color="auto"/>
            <w:left w:val="none" w:sz="0" w:space="0" w:color="auto"/>
            <w:bottom w:val="none" w:sz="0" w:space="0" w:color="auto"/>
            <w:right w:val="none" w:sz="0" w:space="0" w:color="auto"/>
          </w:divBdr>
        </w:div>
        <w:div w:id="1467628710">
          <w:marLeft w:val="640"/>
          <w:marRight w:val="0"/>
          <w:marTop w:val="0"/>
          <w:marBottom w:val="0"/>
          <w:divBdr>
            <w:top w:val="none" w:sz="0" w:space="0" w:color="auto"/>
            <w:left w:val="none" w:sz="0" w:space="0" w:color="auto"/>
            <w:bottom w:val="none" w:sz="0" w:space="0" w:color="auto"/>
            <w:right w:val="none" w:sz="0" w:space="0" w:color="auto"/>
          </w:divBdr>
        </w:div>
        <w:div w:id="1382709828">
          <w:marLeft w:val="640"/>
          <w:marRight w:val="0"/>
          <w:marTop w:val="0"/>
          <w:marBottom w:val="0"/>
          <w:divBdr>
            <w:top w:val="none" w:sz="0" w:space="0" w:color="auto"/>
            <w:left w:val="none" w:sz="0" w:space="0" w:color="auto"/>
            <w:bottom w:val="none" w:sz="0" w:space="0" w:color="auto"/>
            <w:right w:val="none" w:sz="0" w:space="0" w:color="auto"/>
          </w:divBdr>
        </w:div>
        <w:div w:id="765425639">
          <w:marLeft w:val="640"/>
          <w:marRight w:val="0"/>
          <w:marTop w:val="0"/>
          <w:marBottom w:val="0"/>
          <w:divBdr>
            <w:top w:val="none" w:sz="0" w:space="0" w:color="auto"/>
            <w:left w:val="none" w:sz="0" w:space="0" w:color="auto"/>
            <w:bottom w:val="none" w:sz="0" w:space="0" w:color="auto"/>
            <w:right w:val="none" w:sz="0" w:space="0" w:color="auto"/>
          </w:divBdr>
        </w:div>
        <w:div w:id="172576600">
          <w:marLeft w:val="640"/>
          <w:marRight w:val="0"/>
          <w:marTop w:val="0"/>
          <w:marBottom w:val="0"/>
          <w:divBdr>
            <w:top w:val="none" w:sz="0" w:space="0" w:color="auto"/>
            <w:left w:val="none" w:sz="0" w:space="0" w:color="auto"/>
            <w:bottom w:val="none" w:sz="0" w:space="0" w:color="auto"/>
            <w:right w:val="none" w:sz="0" w:space="0" w:color="auto"/>
          </w:divBdr>
        </w:div>
        <w:div w:id="36056096">
          <w:marLeft w:val="640"/>
          <w:marRight w:val="0"/>
          <w:marTop w:val="0"/>
          <w:marBottom w:val="0"/>
          <w:divBdr>
            <w:top w:val="none" w:sz="0" w:space="0" w:color="auto"/>
            <w:left w:val="none" w:sz="0" w:space="0" w:color="auto"/>
            <w:bottom w:val="none" w:sz="0" w:space="0" w:color="auto"/>
            <w:right w:val="none" w:sz="0" w:space="0" w:color="auto"/>
          </w:divBdr>
        </w:div>
        <w:div w:id="1452161788">
          <w:marLeft w:val="640"/>
          <w:marRight w:val="0"/>
          <w:marTop w:val="0"/>
          <w:marBottom w:val="0"/>
          <w:divBdr>
            <w:top w:val="none" w:sz="0" w:space="0" w:color="auto"/>
            <w:left w:val="none" w:sz="0" w:space="0" w:color="auto"/>
            <w:bottom w:val="none" w:sz="0" w:space="0" w:color="auto"/>
            <w:right w:val="none" w:sz="0" w:space="0" w:color="auto"/>
          </w:divBdr>
        </w:div>
        <w:div w:id="1989281143">
          <w:marLeft w:val="640"/>
          <w:marRight w:val="0"/>
          <w:marTop w:val="0"/>
          <w:marBottom w:val="0"/>
          <w:divBdr>
            <w:top w:val="none" w:sz="0" w:space="0" w:color="auto"/>
            <w:left w:val="none" w:sz="0" w:space="0" w:color="auto"/>
            <w:bottom w:val="none" w:sz="0" w:space="0" w:color="auto"/>
            <w:right w:val="none" w:sz="0" w:space="0" w:color="auto"/>
          </w:divBdr>
        </w:div>
        <w:div w:id="686325656">
          <w:marLeft w:val="640"/>
          <w:marRight w:val="0"/>
          <w:marTop w:val="0"/>
          <w:marBottom w:val="0"/>
          <w:divBdr>
            <w:top w:val="none" w:sz="0" w:space="0" w:color="auto"/>
            <w:left w:val="none" w:sz="0" w:space="0" w:color="auto"/>
            <w:bottom w:val="none" w:sz="0" w:space="0" w:color="auto"/>
            <w:right w:val="none" w:sz="0" w:space="0" w:color="auto"/>
          </w:divBdr>
        </w:div>
        <w:div w:id="237785077">
          <w:marLeft w:val="640"/>
          <w:marRight w:val="0"/>
          <w:marTop w:val="0"/>
          <w:marBottom w:val="0"/>
          <w:divBdr>
            <w:top w:val="none" w:sz="0" w:space="0" w:color="auto"/>
            <w:left w:val="none" w:sz="0" w:space="0" w:color="auto"/>
            <w:bottom w:val="none" w:sz="0" w:space="0" w:color="auto"/>
            <w:right w:val="none" w:sz="0" w:space="0" w:color="auto"/>
          </w:divBdr>
        </w:div>
        <w:div w:id="90206429">
          <w:marLeft w:val="640"/>
          <w:marRight w:val="0"/>
          <w:marTop w:val="0"/>
          <w:marBottom w:val="0"/>
          <w:divBdr>
            <w:top w:val="none" w:sz="0" w:space="0" w:color="auto"/>
            <w:left w:val="none" w:sz="0" w:space="0" w:color="auto"/>
            <w:bottom w:val="none" w:sz="0" w:space="0" w:color="auto"/>
            <w:right w:val="none" w:sz="0" w:space="0" w:color="auto"/>
          </w:divBdr>
        </w:div>
        <w:div w:id="1721712994">
          <w:marLeft w:val="640"/>
          <w:marRight w:val="0"/>
          <w:marTop w:val="0"/>
          <w:marBottom w:val="0"/>
          <w:divBdr>
            <w:top w:val="none" w:sz="0" w:space="0" w:color="auto"/>
            <w:left w:val="none" w:sz="0" w:space="0" w:color="auto"/>
            <w:bottom w:val="none" w:sz="0" w:space="0" w:color="auto"/>
            <w:right w:val="none" w:sz="0" w:space="0" w:color="auto"/>
          </w:divBdr>
        </w:div>
        <w:div w:id="1880624742">
          <w:marLeft w:val="640"/>
          <w:marRight w:val="0"/>
          <w:marTop w:val="0"/>
          <w:marBottom w:val="0"/>
          <w:divBdr>
            <w:top w:val="none" w:sz="0" w:space="0" w:color="auto"/>
            <w:left w:val="none" w:sz="0" w:space="0" w:color="auto"/>
            <w:bottom w:val="none" w:sz="0" w:space="0" w:color="auto"/>
            <w:right w:val="none" w:sz="0" w:space="0" w:color="auto"/>
          </w:divBdr>
        </w:div>
        <w:div w:id="1690795073">
          <w:marLeft w:val="640"/>
          <w:marRight w:val="0"/>
          <w:marTop w:val="0"/>
          <w:marBottom w:val="0"/>
          <w:divBdr>
            <w:top w:val="none" w:sz="0" w:space="0" w:color="auto"/>
            <w:left w:val="none" w:sz="0" w:space="0" w:color="auto"/>
            <w:bottom w:val="none" w:sz="0" w:space="0" w:color="auto"/>
            <w:right w:val="none" w:sz="0" w:space="0" w:color="auto"/>
          </w:divBdr>
        </w:div>
        <w:div w:id="1783305166">
          <w:marLeft w:val="640"/>
          <w:marRight w:val="0"/>
          <w:marTop w:val="0"/>
          <w:marBottom w:val="0"/>
          <w:divBdr>
            <w:top w:val="none" w:sz="0" w:space="0" w:color="auto"/>
            <w:left w:val="none" w:sz="0" w:space="0" w:color="auto"/>
            <w:bottom w:val="none" w:sz="0" w:space="0" w:color="auto"/>
            <w:right w:val="none" w:sz="0" w:space="0" w:color="auto"/>
          </w:divBdr>
        </w:div>
        <w:div w:id="1539586259">
          <w:marLeft w:val="640"/>
          <w:marRight w:val="0"/>
          <w:marTop w:val="0"/>
          <w:marBottom w:val="0"/>
          <w:divBdr>
            <w:top w:val="none" w:sz="0" w:space="0" w:color="auto"/>
            <w:left w:val="none" w:sz="0" w:space="0" w:color="auto"/>
            <w:bottom w:val="none" w:sz="0" w:space="0" w:color="auto"/>
            <w:right w:val="none" w:sz="0" w:space="0" w:color="auto"/>
          </w:divBdr>
        </w:div>
        <w:div w:id="539903917">
          <w:marLeft w:val="640"/>
          <w:marRight w:val="0"/>
          <w:marTop w:val="0"/>
          <w:marBottom w:val="0"/>
          <w:divBdr>
            <w:top w:val="none" w:sz="0" w:space="0" w:color="auto"/>
            <w:left w:val="none" w:sz="0" w:space="0" w:color="auto"/>
            <w:bottom w:val="none" w:sz="0" w:space="0" w:color="auto"/>
            <w:right w:val="none" w:sz="0" w:space="0" w:color="auto"/>
          </w:divBdr>
        </w:div>
        <w:div w:id="1489516282">
          <w:marLeft w:val="640"/>
          <w:marRight w:val="0"/>
          <w:marTop w:val="0"/>
          <w:marBottom w:val="0"/>
          <w:divBdr>
            <w:top w:val="none" w:sz="0" w:space="0" w:color="auto"/>
            <w:left w:val="none" w:sz="0" w:space="0" w:color="auto"/>
            <w:bottom w:val="none" w:sz="0" w:space="0" w:color="auto"/>
            <w:right w:val="none" w:sz="0" w:space="0" w:color="auto"/>
          </w:divBdr>
        </w:div>
        <w:div w:id="765923896">
          <w:marLeft w:val="640"/>
          <w:marRight w:val="0"/>
          <w:marTop w:val="0"/>
          <w:marBottom w:val="0"/>
          <w:divBdr>
            <w:top w:val="none" w:sz="0" w:space="0" w:color="auto"/>
            <w:left w:val="none" w:sz="0" w:space="0" w:color="auto"/>
            <w:bottom w:val="none" w:sz="0" w:space="0" w:color="auto"/>
            <w:right w:val="none" w:sz="0" w:space="0" w:color="auto"/>
          </w:divBdr>
        </w:div>
        <w:div w:id="1851917160">
          <w:marLeft w:val="640"/>
          <w:marRight w:val="0"/>
          <w:marTop w:val="0"/>
          <w:marBottom w:val="0"/>
          <w:divBdr>
            <w:top w:val="none" w:sz="0" w:space="0" w:color="auto"/>
            <w:left w:val="none" w:sz="0" w:space="0" w:color="auto"/>
            <w:bottom w:val="none" w:sz="0" w:space="0" w:color="auto"/>
            <w:right w:val="none" w:sz="0" w:space="0" w:color="auto"/>
          </w:divBdr>
        </w:div>
        <w:div w:id="1200051355">
          <w:marLeft w:val="640"/>
          <w:marRight w:val="0"/>
          <w:marTop w:val="0"/>
          <w:marBottom w:val="0"/>
          <w:divBdr>
            <w:top w:val="none" w:sz="0" w:space="0" w:color="auto"/>
            <w:left w:val="none" w:sz="0" w:space="0" w:color="auto"/>
            <w:bottom w:val="none" w:sz="0" w:space="0" w:color="auto"/>
            <w:right w:val="none" w:sz="0" w:space="0" w:color="auto"/>
          </w:divBdr>
        </w:div>
        <w:div w:id="1288700749">
          <w:marLeft w:val="640"/>
          <w:marRight w:val="0"/>
          <w:marTop w:val="0"/>
          <w:marBottom w:val="0"/>
          <w:divBdr>
            <w:top w:val="none" w:sz="0" w:space="0" w:color="auto"/>
            <w:left w:val="none" w:sz="0" w:space="0" w:color="auto"/>
            <w:bottom w:val="none" w:sz="0" w:space="0" w:color="auto"/>
            <w:right w:val="none" w:sz="0" w:space="0" w:color="auto"/>
          </w:divBdr>
        </w:div>
        <w:div w:id="710492900">
          <w:marLeft w:val="640"/>
          <w:marRight w:val="0"/>
          <w:marTop w:val="0"/>
          <w:marBottom w:val="0"/>
          <w:divBdr>
            <w:top w:val="none" w:sz="0" w:space="0" w:color="auto"/>
            <w:left w:val="none" w:sz="0" w:space="0" w:color="auto"/>
            <w:bottom w:val="none" w:sz="0" w:space="0" w:color="auto"/>
            <w:right w:val="none" w:sz="0" w:space="0" w:color="auto"/>
          </w:divBdr>
        </w:div>
        <w:div w:id="1260868494">
          <w:marLeft w:val="640"/>
          <w:marRight w:val="0"/>
          <w:marTop w:val="0"/>
          <w:marBottom w:val="0"/>
          <w:divBdr>
            <w:top w:val="none" w:sz="0" w:space="0" w:color="auto"/>
            <w:left w:val="none" w:sz="0" w:space="0" w:color="auto"/>
            <w:bottom w:val="none" w:sz="0" w:space="0" w:color="auto"/>
            <w:right w:val="none" w:sz="0" w:space="0" w:color="auto"/>
          </w:divBdr>
        </w:div>
        <w:div w:id="493420545">
          <w:marLeft w:val="640"/>
          <w:marRight w:val="0"/>
          <w:marTop w:val="0"/>
          <w:marBottom w:val="0"/>
          <w:divBdr>
            <w:top w:val="none" w:sz="0" w:space="0" w:color="auto"/>
            <w:left w:val="none" w:sz="0" w:space="0" w:color="auto"/>
            <w:bottom w:val="none" w:sz="0" w:space="0" w:color="auto"/>
            <w:right w:val="none" w:sz="0" w:space="0" w:color="auto"/>
          </w:divBdr>
        </w:div>
        <w:div w:id="819735633">
          <w:marLeft w:val="640"/>
          <w:marRight w:val="0"/>
          <w:marTop w:val="0"/>
          <w:marBottom w:val="0"/>
          <w:divBdr>
            <w:top w:val="none" w:sz="0" w:space="0" w:color="auto"/>
            <w:left w:val="none" w:sz="0" w:space="0" w:color="auto"/>
            <w:bottom w:val="none" w:sz="0" w:space="0" w:color="auto"/>
            <w:right w:val="none" w:sz="0" w:space="0" w:color="auto"/>
          </w:divBdr>
        </w:div>
        <w:div w:id="753237760">
          <w:marLeft w:val="640"/>
          <w:marRight w:val="0"/>
          <w:marTop w:val="0"/>
          <w:marBottom w:val="0"/>
          <w:divBdr>
            <w:top w:val="none" w:sz="0" w:space="0" w:color="auto"/>
            <w:left w:val="none" w:sz="0" w:space="0" w:color="auto"/>
            <w:bottom w:val="none" w:sz="0" w:space="0" w:color="auto"/>
            <w:right w:val="none" w:sz="0" w:space="0" w:color="auto"/>
          </w:divBdr>
        </w:div>
        <w:div w:id="1523402139">
          <w:marLeft w:val="640"/>
          <w:marRight w:val="0"/>
          <w:marTop w:val="0"/>
          <w:marBottom w:val="0"/>
          <w:divBdr>
            <w:top w:val="none" w:sz="0" w:space="0" w:color="auto"/>
            <w:left w:val="none" w:sz="0" w:space="0" w:color="auto"/>
            <w:bottom w:val="none" w:sz="0" w:space="0" w:color="auto"/>
            <w:right w:val="none" w:sz="0" w:space="0" w:color="auto"/>
          </w:divBdr>
        </w:div>
        <w:div w:id="1736466193">
          <w:marLeft w:val="640"/>
          <w:marRight w:val="0"/>
          <w:marTop w:val="0"/>
          <w:marBottom w:val="0"/>
          <w:divBdr>
            <w:top w:val="none" w:sz="0" w:space="0" w:color="auto"/>
            <w:left w:val="none" w:sz="0" w:space="0" w:color="auto"/>
            <w:bottom w:val="none" w:sz="0" w:space="0" w:color="auto"/>
            <w:right w:val="none" w:sz="0" w:space="0" w:color="auto"/>
          </w:divBdr>
        </w:div>
        <w:div w:id="601912158">
          <w:marLeft w:val="640"/>
          <w:marRight w:val="0"/>
          <w:marTop w:val="0"/>
          <w:marBottom w:val="0"/>
          <w:divBdr>
            <w:top w:val="none" w:sz="0" w:space="0" w:color="auto"/>
            <w:left w:val="none" w:sz="0" w:space="0" w:color="auto"/>
            <w:bottom w:val="none" w:sz="0" w:space="0" w:color="auto"/>
            <w:right w:val="none" w:sz="0" w:space="0" w:color="auto"/>
          </w:divBdr>
        </w:div>
        <w:div w:id="22945296">
          <w:marLeft w:val="640"/>
          <w:marRight w:val="0"/>
          <w:marTop w:val="0"/>
          <w:marBottom w:val="0"/>
          <w:divBdr>
            <w:top w:val="none" w:sz="0" w:space="0" w:color="auto"/>
            <w:left w:val="none" w:sz="0" w:space="0" w:color="auto"/>
            <w:bottom w:val="none" w:sz="0" w:space="0" w:color="auto"/>
            <w:right w:val="none" w:sz="0" w:space="0" w:color="auto"/>
          </w:divBdr>
        </w:div>
      </w:divsChild>
    </w:div>
    <w:div w:id="1485783275">
      <w:bodyDiv w:val="1"/>
      <w:marLeft w:val="0"/>
      <w:marRight w:val="0"/>
      <w:marTop w:val="0"/>
      <w:marBottom w:val="0"/>
      <w:divBdr>
        <w:top w:val="none" w:sz="0" w:space="0" w:color="auto"/>
        <w:left w:val="none" w:sz="0" w:space="0" w:color="auto"/>
        <w:bottom w:val="none" w:sz="0" w:space="0" w:color="auto"/>
        <w:right w:val="none" w:sz="0" w:space="0" w:color="auto"/>
      </w:divBdr>
      <w:divsChild>
        <w:div w:id="1628701444">
          <w:marLeft w:val="640"/>
          <w:marRight w:val="0"/>
          <w:marTop w:val="0"/>
          <w:marBottom w:val="0"/>
          <w:divBdr>
            <w:top w:val="none" w:sz="0" w:space="0" w:color="auto"/>
            <w:left w:val="none" w:sz="0" w:space="0" w:color="auto"/>
            <w:bottom w:val="none" w:sz="0" w:space="0" w:color="auto"/>
            <w:right w:val="none" w:sz="0" w:space="0" w:color="auto"/>
          </w:divBdr>
        </w:div>
        <w:div w:id="1109667055">
          <w:marLeft w:val="640"/>
          <w:marRight w:val="0"/>
          <w:marTop w:val="0"/>
          <w:marBottom w:val="0"/>
          <w:divBdr>
            <w:top w:val="none" w:sz="0" w:space="0" w:color="auto"/>
            <w:left w:val="none" w:sz="0" w:space="0" w:color="auto"/>
            <w:bottom w:val="none" w:sz="0" w:space="0" w:color="auto"/>
            <w:right w:val="none" w:sz="0" w:space="0" w:color="auto"/>
          </w:divBdr>
        </w:div>
        <w:div w:id="1847547888">
          <w:marLeft w:val="640"/>
          <w:marRight w:val="0"/>
          <w:marTop w:val="0"/>
          <w:marBottom w:val="0"/>
          <w:divBdr>
            <w:top w:val="none" w:sz="0" w:space="0" w:color="auto"/>
            <w:left w:val="none" w:sz="0" w:space="0" w:color="auto"/>
            <w:bottom w:val="none" w:sz="0" w:space="0" w:color="auto"/>
            <w:right w:val="none" w:sz="0" w:space="0" w:color="auto"/>
          </w:divBdr>
        </w:div>
        <w:div w:id="909265193">
          <w:marLeft w:val="640"/>
          <w:marRight w:val="0"/>
          <w:marTop w:val="0"/>
          <w:marBottom w:val="0"/>
          <w:divBdr>
            <w:top w:val="none" w:sz="0" w:space="0" w:color="auto"/>
            <w:left w:val="none" w:sz="0" w:space="0" w:color="auto"/>
            <w:bottom w:val="none" w:sz="0" w:space="0" w:color="auto"/>
            <w:right w:val="none" w:sz="0" w:space="0" w:color="auto"/>
          </w:divBdr>
        </w:div>
        <w:div w:id="898132947">
          <w:marLeft w:val="640"/>
          <w:marRight w:val="0"/>
          <w:marTop w:val="0"/>
          <w:marBottom w:val="0"/>
          <w:divBdr>
            <w:top w:val="none" w:sz="0" w:space="0" w:color="auto"/>
            <w:left w:val="none" w:sz="0" w:space="0" w:color="auto"/>
            <w:bottom w:val="none" w:sz="0" w:space="0" w:color="auto"/>
            <w:right w:val="none" w:sz="0" w:space="0" w:color="auto"/>
          </w:divBdr>
        </w:div>
        <w:div w:id="771126915">
          <w:marLeft w:val="640"/>
          <w:marRight w:val="0"/>
          <w:marTop w:val="0"/>
          <w:marBottom w:val="0"/>
          <w:divBdr>
            <w:top w:val="none" w:sz="0" w:space="0" w:color="auto"/>
            <w:left w:val="none" w:sz="0" w:space="0" w:color="auto"/>
            <w:bottom w:val="none" w:sz="0" w:space="0" w:color="auto"/>
            <w:right w:val="none" w:sz="0" w:space="0" w:color="auto"/>
          </w:divBdr>
        </w:div>
        <w:div w:id="496966497">
          <w:marLeft w:val="640"/>
          <w:marRight w:val="0"/>
          <w:marTop w:val="0"/>
          <w:marBottom w:val="0"/>
          <w:divBdr>
            <w:top w:val="none" w:sz="0" w:space="0" w:color="auto"/>
            <w:left w:val="none" w:sz="0" w:space="0" w:color="auto"/>
            <w:bottom w:val="none" w:sz="0" w:space="0" w:color="auto"/>
            <w:right w:val="none" w:sz="0" w:space="0" w:color="auto"/>
          </w:divBdr>
        </w:div>
        <w:div w:id="2065399564">
          <w:marLeft w:val="640"/>
          <w:marRight w:val="0"/>
          <w:marTop w:val="0"/>
          <w:marBottom w:val="0"/>
          <w:divBdr>
            <w:top w:val="none" w:sz="0" w:space="0" w:color="auto"/>
            <w:left w:val="none" w:sz="0" w:space="0" w:color="auto"/>
            <w:bottom w:val="none" w:sz="0" w:space="0" w:color="auto"/>
            <w:right w:val="none" w:sz="0" w:space="0" w:color="auto"/>
          </w:divBdr>
        </w:div>
        <w:div w:id="604650185">
          <w:marLeft w:val="640"/>
          <w:marRight w:val="0"/>
          <w:marTop w:val="0"/>
          <w:marBottom w:val="0"/>
          <w:divBdr>
            <w:top w:val="none" w:sz="0" w:space="0" w:color="auto"/>
            <w:left w:val="none" w:sz="0" w:space="0" w:color="auto"/>
            <w:bottom w:val="none" w:sz="0" w:space="0" w:color="auto"/>
            <w:right w:val="none" w:sz="0" w:space="0" w:color="auto"/>
          </w:divBdr>
        </w:div>
        <w:div w:id="1317030531">
          <w:marLeft w:val="640"/>
          <w:marRight w:val="0"/>
          <w:marTop w:val="0"/>
          <w:marBottom w:val="0"/>
          <w:divBdr>
            <w:top w:val="none" w:sz="0" w:space="0" w:color="auto"/>
            <w:left w:val="none" w:sz="0" w:space="0" w:color="auto"/>
            <w:bottom w:val="none" w:sz="0" w:space="0" w:color="auto"/>
            <w:right w:val="none" w:sz="0" w:space="0" w:color="auto"/>
          </w:divBdr>
        </w:div>
        <w:div w:id="826747311">
          <w:marLeft w:val="640"/>
          <w:marRight w:val="0"/>
          <w:marTop w:val="0"/>
          <w:marBottom w:val="0"/>
          <w:divBdr>
            <w:top w:val="none" w:sz="0" w:space="0" w:color="auto"/>
            <w:left w:val="none" w:sz="0" w:space="0" w:color="auto"/>
            <w:bottom w:val="none" w:sz="0" w:space="0" w:color="auto"/>
            <w:right w:val="none" w:sz="0" w:space="0" w:color="auto"/>
          </w:divBdr>
        </w:div>
        <w:div w:id="755514394">
          <w:marLeft w:val="640"/>
          <w:marRight w:val="0"/>
          <w:marTop w:val="0"/>
          <w:marBottom w:val="0"/>
          <w:divBdr>
            <w:top w:val="none" w:sz="0" w:space="0" w:color="auto"/>
            <w:left w:val="none" w:sz="0" w:space="0" w:color="auto"/>
            <w:bottom w:val="none" w:sz="0" w:space="0" w:color="auto"/>
            <w:right w:val="none" w:sz="0" w:space="0" w:color="auto"/>
          </w:divBdr>
        </w:div>
        <w:div w:id="1376932613">
          <w:marLeft w:val="640"/>
          <w:marRight w:val="0"/>
          <w:marTop w:val="0"/>
          <w:marBottom w:val="0"/>
          <w:divBdr>
            <w:top w:val="none" w:sz="0" w:space="0" w:color="auto"/>
            <w:left w:val="none" w:sz="0" w:space="0" w:color="auto"/>
            <w:bottom w:val="none" w:sz="0" w:space="0" w:color="auto"/>
            <w:right w:val="none" w:sz="0" w:space="0" w:color="auto"/>
          </w:divBdr>
        </w:div>
        <w:div w:id="397292294">
          <w:marLeft w:val="640"/>
          <w:marRight w:val="0"/>
          <w:marTop w:val="0"/>
          <w:marBottom w:val="0"/>
          <w:divBdr>
            <w:top w:val="none" w:sz="0" w:space="0" w:color="auto"/>
            <w:left w:val="none" w:sz="0" w:space="0" w:color="auto"/>
            <w:bottom w:val="none" w:sz="0" w:space="0" w:color="auto"/>
            <w:right w:val="none" w:sz="0" w:space="0" w:color="auto"/>
          </w:divBdr>
        </w:div>
        <w:div w:id="235357863">
          <w:marLeft w:val="640"/>
          <w:marRight w:val="0"/>
          <w:marTop w:val="0"/>
          <w:marBottom w:val="0"/>
          <w:divBdr>
            <w:top w:val="none" w:sz="0" w:space="0" w:color="auto"/>
            <w:left w:val="none" w:sz="0" w:space="0" w:color="auto"/>
            <w:bottom w:val="none" w:sz="0" w:space="0" w:color="auto"/>
            <w:right w:val="none" w:sz="0" w:space="0" w:color="auto"/>
          </w:divBdr>
        </w:div>
        <w:div w:id="233661945">
          <w:marLeft w:val="640"/>
          <w:marRight w:val="0"/>
          <w:marTop w:val="0"/>
          <w:marBottom w:val="0"/>
          <w:divBdr>
            <w:top w:val="none" w:sz="0" w:space="0" w:color="auto"/>
            <w:left w:val="none" w:sz="0" w:space="0" w:color="auto"/>
            <w:bottom w:val="none" w:sz="0" w:space="0" w:color="auto"/>
            <w:right w:val="none" w:sz="0" w:space="0" w:color="auto"/>
          </w:divBdr>
        </w:div>
        <w:div w:id="541140136">
          <w:marLeft w:val="640"/>
          <w:marRight w:val="0"/>
          <w:marTop w:val="0"/>
          <w:marBottom w:val="0"/>
          <w:divBdr>
            <w:top w:val="none" w:sz="0" w:space="0" w:color="auto"/>
            <w:left w:val="none" w:sz="0" w:space="0" w:color="auto"/>
            <w:bottom w:val="none" w:sz="0" w:space="0" w:color="auto"/>
            <w:right w:val="none" w:sz="0" w:space="0" w:color="auto"/>
          </w:divBdr>
        </w:div>
        <w:div w:id="1563561590">
          <w:marLeft w:val="640"/>
          <w:marRight w:val="0"/>
          <w:marTop w:val="0"/>
          <w:marBottom w:val="0"/>
          <w:divBdr>
            <w:top w:val="none" w:sz="0" w:space="0" w:color="auto"/>
            <w:left w:val="none" w:sz="0" w:space="0" w:color="auto"/>
            <w:bottom w:val="none" w:sz="0" w:space="0" w:color="auto"/>
            <w:right w:val="none" w:sz="0" w:space="0" w:color="auto"/>
          </w:divBdr>
        </w:div>
        <w:div w:id="1666131599">
          <w:marLeft w:val="640"/>
          <w:marRight w:val="0"/>
          <w:marTop w:val="0"/>
          <w:marBottom w:val="0"/>
          <w:divBdr>
            <w:top w:val="none" w:sz="0" w:space="0" w:color="auto"/>
            <w:left w:val="none" w:sz="0" w:space="0" w:color="auto"/>
            <w:bottom w:val="none" w:sz="0" w:space="0" w:color="auto"/>
            <w:right w:val="none" w:sz="0" w:space="0" w:color="auto"/>
          </w:divBdr>
        </w:div>
        <w:div w:id="1326469734">
          <w:marLeft w:val="640"/>
          <w:marRight w:val="0"/>
          <w:marTop w:val="0"/>
          <w:marBottom w:val="0"/>
          <w:divBdr>
            <w:top w:val="none" w:sz="0" w:space="0" w:color="auto"/>
            <w:left w:val="none" w:sz="0" w:space="0" w:color="auto"/>
            <w:bottom w:val="none" w:sz="0" w:space="0" w:color="auto"/>
            <w:right w:val="none" w:sz="0" w:space="0" w:color="auto"/>
          </w:divBdr>
        </w:div>
        <w:div w:id="990060721">
          <w:marLeft w:val="640"/>
          <w:marRight w:val="0"/>
          <w:marTop w:val="0"/>
          <w:marBottom w:val="0"/>
          <w:divBdr>
            <w:top w:val="none" w:sz="0" w:space="0" w:color="auto"/>
            <w:left w:val="none" w:sz="0" w:space="0" w:color="auto"/>
            <w:bottom w:val="none" w:sz="0" w:space="0" w:color="auto"/>
            <w:right w:val="none" w:sz="0" w:space="0" w:color="auto"/>
          </w:divBdr>
        </w:div>
        <w:div w:id="1064108129">
          <w:marLeft w:val="640"/>
          <w:marRight w:val="0"/>
          <w:marTop w:val="0"/>
          <w:marBottom w:val="0"/>
          <w:divBdr>
            <w:top w:val="none" w:sz="0" w:space="0" w:color="auto"/>
            <w:left w:val="none" w:sz="0" w:space="0" w:color="auto"/>
            <w:bottom w:val="none" w:sz="0" w:space="0" w:color="auto"/>
            <w:right w:val="none" w:sz="0" w:space="0" w:color="auto"/>
          </w:divBdr>
        </w:div>
        <w:div w:id="538710231">
          <w:marLeft w:val="640"/>
          <w:marRight w:val="0"/>
          <w:marTop w:val="0"/>
          <w:marBottom w:val="0"/>
          <w:divBdr>
            <w:top w:val="none" w:sz="0" w:space="0" w:color="auto"/>
            <w:left w:val="none" w:sz="0" w:space="0" w:color="auto"/>
            <w:bottom w:val="none" w:sz="0" w:space="0" w:color="auto"/>
            <w:right w:val="none" w:sz="0" w:space="0" w:color="auto"/>
          </w:divBdr>
        </w:div>
        <w:div w:id="557933623">
          <w:marLeft w:val="640"/>
          <w:marRight w:val="0"/>
          <w:marTop w:val="0"/>
          <w:marBottom w:val="0"/>
          <w:divBdr>
            <w:top w:val="none" w:sz="0" w:space="0" w:color="auto"/>
            <w:left w:val="none" w:sz="0" w:space="0" w:color="auto"/>
            <w:bottom w:val="none" w:sz="0" w:space="0" w:color="auto"/>
            <w:right w:val="none" w:sz="0" w:space="0" w:color="auto"/>
          </w:divBdr>
        </w:div>
        <w:div w:id="1008362393">
          <w:marLeft w:val="640"/>
          <w:marRight w:val="0"/>
          <w:marTop w:val="0"/>
          <w:marBottom w:val="0"/>
          <w:divBdr>
            <w:top w:val="none" w:sz="0" w:space="0" w:color="auto"/>
            <w:left w:val="none" w:sz="0" w:space="0" w:color="auto"/>
            <w:bottom w:val="none" w:sz="0" w:space="0" w:color="auto"/>
            <w:right w:val="none" w:sz="0" w:space="0" w:color="auto"/>
          </w:divBdr>
        </w:div>
        <w:div w:id="192422125">
          <w:marLeft w:val="640"/>
          <w:marRight w:val="0"/>
          <w:marTop w:val="0"/>
          <w:marBottom w:val="0"/>
          <w:divBdr>
            <w:top w:val="none" w:sz="0" w:space="0" w:color="auto"/>
            <w:left w:val="none" w:sz="0" w:space="0" w:color="auto"/>
            <w:bottom w:val="none" w:sz="0" w:space="0" w:color="auto"/>
            <w:right w:val="none" w:sz="0" w:space="0" w:color="auto"/>
          </w:divBdr>
        </w:div>
        <w:div w:id="875700463">
          <w:marLeft w:val="640"/>
          <w:marRight w:val="0"/>
          <w:marTop w:val="0"/>
          <w:marBottom w:val="0"/>
          <w:divBdr>
            <w:top w:val="none" w:sz="0" w:space="0" w:color="auto"/>
            <w:left w:val="none" w:sz="0" w:space="0" w:color="auto"/>
            <w:bottom w:val="none" w:sz="0" w:space="0" w:color="auto"/>
            <w:right w:val="none" w:sz="0" w:space="0" w:color="auto"/>
          </w:divBdr>
        </w:div>
        <w:div w:id="84500223">
          <w:marLeft w:val="640"/>
          <w:marRight w:val="0"/>
          <w:marTop w:val="0"/>
          <w:marBottom w:val="0"/>
          <w:divBdr>
            <w:top w:val="none" w:sz="0" w:space="0" w:color="auto"/>
            <w:left w:val="none" w:sz="0" w:space="0" w:color="auto"/>
            <w:bottom w:val="none" w:sz="0" w:space="0" w:color="auto"/>
            <w:right w:val="none" w:sz="0" w:space="0" w:color="auto"/>
          </w:divBdr>
        </w:div>
        <w:div w:id="214780470">
          <w:marLeft w:val="640"/>
          <w:marRight w:val="0"/>
          <w:marTop w:val="0"/>
          <w:marBottom w:val="0"/>
          <w:divBdr>
            <w:top w:val="none" w:sz="0" w:space="0" w:color="auto"/>
            <w:left w:val="none" w:sz="0" w:space="0" w:color="auto"/>
            <w:bottom w:val="none" w:sz="0" w:space="0" w:color="auto"/>
            <w:right w:val="none" w:sz="0" w:space="0" w:color="auto"/>
          </w:divBdr>
        </w:div>
        <w:div w:id="367679700">
          <w:marLeft w:val="640"/>
          <w:marRight w:val="0"/>
          <w:marTop w:val="0"/>
          <w:marBottom w:val="0"/>
          <w:divBdr>
            <w:top w:val="none" w:sz="0" w:space="0" w:color="auto"/>
            <w:left w:val="none" w:sz="0" w:space="0" w:color="auto"/>
            <w:bottom w:val="none" w:sz="0" w:space="0" w:color="auto"/>
            <w:right w:val="none" w:sz="0" w:space="0" w:color="auto"/>
          </w:divBdr>
        </w:div>
        <w:div w:id="1391148988">
          <w:marLeft w:val="640"/>
          <w:marRight w:val="0"/>
          <w:marTop w:val="0"/>
          <w:marBottom w:val="0"/>
          <w:divBdr>
            <w:top w:val="none" w:sz="0" w:space="0" w:color="auto"/>
            <w:left w:val="none" w:sz="0" w:space="0" w:color="auto"/>
            <w:bottom w:val="none" w:sz="0" w:space="0" w:color="auto"/>
            <w:right w:val="none" w:sz="0" w:space="0" w:color="auto"/>
          </w:divBdr>
        </w:div>
        <w:div w:id="717511864">
          <w:marLeft w:val="640"/>
          <w:marRight w:val="0"/>
          <w:marTop w:val="0"/>
          <w:marBottom w:val="0"/>
          <w:divBdr>
            <w:top w:val="none" w:sz="0" w:space="0" w:color="auto"/>
            <w:left w:val="none" w:sz="0" w:space="0" w:color="auto"/>
            <w:bottom w:val="none" w:sz="0" w:space="0" w:color="auto"/>
            <w:right w:val="none" w:sz="0" w:space="0" w:color="auto"/>
          </w:divBdr>
        </w:div>
        <w:div w:id="656887528">
          <w:marLeft w:val="640"/>
          <w:marRight w:val="0"/>
          <w:marTop w:val="0"/>
          <w:marBottom w:val="0"/>
          <w:divBdr>
            <w:top w:val="none" w:sz="0" w:space="0" w:color="auto"/>
            <w:left w:val="none" w:sz="0" w:space="0" w:color="auto"/>
            <w:bottom w:val="none" w:sz="0" w:space="0" w:color="auto"/>
            <w:right w:val="none" w:sz="0" w:space="0" w:color="auto"/>
          </w:divBdr>
        </w:div>
        <w:div w:id="907182000">
          <w:marLeft w:val="640"/>
          <w:marRight w:val="0"/>
          <w:marTop w:val="0"/>
          <w:marBottom w:val="0"/>
          <w:divBdr>
            <w:top w:val="none" w:sz="0" w:space="0" w:color="auto"/>
            <w:left w:val="none" w:sz="0" w:space="0" w:color="auto"/>
            <w:bottom w:val="none" w:sz="0" w:space="0" w:color="auto"/>
            <w:right w:val="none" w:sz="0" w:space="0" w:color="auto"/>
          </w:divBdr>
        </w:div>
        <w:div w:id="1063261512">
          <w:marLeft w:val="640"/>
          <w:marRight w:val="0"/>
          <w:marTop w:val="0"/>
          <w:marBottom w:val="0"/>
          <w:divBdr>
            <w:top w:val="none" w:sz="0" w:space="0" w:color="auto"/>
            <w:left w:val="none" w:sz="0" w:space="0" w:color="auto"/>
            <w:bottom w:val="none" w:sz="0" w:space="0" w:color="auto"/>
            <w:right w:val="none" w:sz="0" w:space="0" w:color="auto"/>
          </w:divBdr>
        </w:div>
        <w:div w:id="1801726055">
          <w:marLeft w:val="640"/>
          <w:marRight w:val="0"/>
          <w:marTop w:val="0"/>
          <w:marBottom w:val="0"/>
          <w:divBdr>
            <w:top w:val="none" w:sz="0" w:space="0" w:color="auto"/>
            <w:left w:val="none" w:sz="0" w:space="0" w:color="auto"/>
            <w:bottom w:val="none" w:sz="0" w:space="0" w:color="auto"/>
            <w:right w:val="none" w:sz="0" w:space="0" w:color="auto"/>
          </w:divBdr>
        </w:div>
        <w:div w:id="274557111">
          <w:marLeft w:val="640"/>
          <w:marRight w:val="0"/>
          <w:marTop w:val="0"/>
          <w:marBottom w:val="0"/>
          <w:divBdr>
            <w:top w:val="none" w:sz="0" w:space="0" w:color="auto"/>
            <w:left w:val="none" w:sz="0" w:space="0" w:color="auto"/>
            <w:bottom w:val="none" w:sz="0" w:space="0" w:color="auto"/>
            <w:right w:val="none" w:sz="0" w:space="0" w:color="auto"/>
          </w:divBdr>
        </w:div>
        <w:div w:id="1688169510">
          <w:marLeft w:val="640"/>
          <w:marRight w:val="0"/>
          <w:marTop w:val="0"/>
          <w:marBottom w:val="0"/>
          <w:divBdr>
            <w:top w:val="none" w:sz="0" w:space="0" w:color="auto"/>
            <w:left w:val="none" w:sz="0" w:space="0" w:color="auto"/>
            <w:bottom w:val="none" w:sz="0" w:space="0" w:color="auto"/>
            <w:right w:val="none" w:sz="0" w:space="0" w:color="auto"/>
          </w:divBdr>
        </w:div>
        <w:div w:id="215745803">
          <w:marLeft w:val="640"/>
          <w:marRight w:val="0"/>
          <w:marTop w:val="0"/>
          <w:marBottom w:val="0"/>
          <w:divBdr>
            <w:top w:val="none" w:sz="0" w:space="0" w:color="auto"/>
            <w:left w:val="none" w:sz="0" w:space="0" w:color="auto"/>
            <w:bottom w:val="none" w:sz="0" w:space="0" w:color="auto"/>
            <w:right w:val="none" w:sz="0" w:space="0" w:color="auto"/>
          </w:divBdr>
        </w:div>
        <w:div w:id="1951470944">
          <w:marLeft w:val="640"/>
          <w:marRight w:val="0"/>
          <w:marTop w:val="0"/>
          <w:marBottom w:val="0"/>
          <w:divBdr>
            <w:top w:val="none" w:sz="0" w:space="0" w:color="auto"/>
            <w:left w:val="none" w:sz="0" w:space="0" w:color="auto"/>
            <w:bottom w:val="none" w:sz="0" w:space="0" w:color="auto"/>
            <w:right w:val="none" w:sz="0" w:space="0" w:color="auto"/>
          </w:divBdr>
        </w:div>
        <w:div w:id="356851641">
          <w:marLeft w:val="640"/>
          <w:marRight w:val="0"/>
          <w:marTop w:val="0"/>
          <w:marBottom w:val="0"/>
          <w:divBdr>
            <w:top w:val="none" w:sz="0" w:space="0" w:color="auto"/>
            <w:left w:val="none" w:sz="0" w:space="0" w:color="auto"/>
            <w:bottom w:val="none" w:sz="0" w:space="0" w:color="auto"/>
            <w:right w:val="none" w:sz="0" w:space="0" w:color="auto"/>
          </w:divBdr>
        </w:div>
        <w:div w:id="522862628">
          <w:marLeft w:val="640"/>
          <w:marRight w:val="0"/>
          <w:marTop w:val="0"/>
          <w:marBottom w:val="0"/>
          <w:divBdr>
            <w:top w:val="none" w:sz="0" w:space="0" w:color="auto"/>
            <w:left w:val="none" w:sz="0" w:space="0" w:color="auto"/>
            <w:bottom w:val="none" w:sz="0" w:space="0" w:color="auto"/>
            <w:right w:val="none" w:sz="0" w:space="0" w:color="auto"/>
          </w:divBdr>
        </w:div>
        <w:div w:id="1346830702">
          <w:marLeft w:val="640"/>
          <w:marRight w:val="0"/>
          <w:marTop w:val="0"/>
          <w:marBottom w:val="0"/>
          <w:divBdr>
            <w:top w:val="none" w:sz="0" w:space="0" w:color="auto"/>
            <w:left w:val="none" w:sz="0" w:space="0" w:color="auto"/>
            <w:bottom w:val="none" w:sz="0" w:space="0" w:color="auto"/>
            <w:right w:val="none" w:sz="0" w:space="0" w:color="auto"/>
          </w:divBdr>
        </w:div>
        <w:div w:id="1349332649">
          <w:marLeft w:val="640"/>
          <w:marRight w:val="0"/>
          <w:marTop w:val="0"/>
          <w:marBottom w:val="0"/>
          <w:divBdr>
            <w:top w:val="none" w:sz="0" w:space="0" w:color="auto"/>
            <w:left w:val="none" w:sz="0" w:space="0" w:color="auto"/>
            <w:bottom w:val="none" w:sz="0" w:space="0" w:color="auto"/>
            <w:right w:val="none" w:sz="0" w:space="0" w:color="auto"/>
          </w:divBdr>
        </w:div>
        <w:div w:id="682315868">
          <w:marLeft w:val="640"/>
          <w:marRight w:val="0"/>
          <w:marTop w:val="0"/>
          <w:marBottom w:val="0"/>
          <w:divBdr>
            <w:top w:val="none" w:sz="0" w:space="0" w:color="auto"/>
            <w:left w:val="none" w:sz="0" w:space="0" w:color="auto"/>
            <w:bottom w:val="none" w:sz="0" w:space="0" w:color="auto"/>
            <w:right w:val="none" w:sz="0" w:space="0" w:color="auto"/>
          </w:divBdr>
        </w:div>
        <w:div w:id="188639614">
          <w:marLeft w:val="640"/>
          <w:marRight w:val="0"/>
          <w:marTop w:val="0"/>
          <w:marBottom w:val="0"/>
          <w:divBdr>
            <w:top w:val="none" w:sz="0" w:space="0" w:color="auto"/>
            <w:left w:val="none" w:sz="0" w:space="0" w:color="auto"/>
            <w:bottom w:val="none" w:sz="0" w:space="0" w:color="auto"/>
            <w:right w:val="none" w:sz="0" w:space="0" w:color="auto"/>
          </w:divBdr>
        </w:div>
        <w:div w:id="1011445832">
          <w:marLeft w:val="640"/>
          <w:marRight w:val="0"/>
          <w:marTop w:val="0"/>
          <w:marBottom w:val="0"/>
          <w:divBdr>
            <w:top w:val="none" w:sz="0" w:space="0" w:color="auto"/>
            <w:left w:val="none" w:sz="0" w:space="0" w:color="auto"/>
            <w:bottom w:val="none" w:sz="0" w:space="0" w:color="auto"/>
            <w:right w:val="none" w:sz="0" w:space="0" w:color="auto"/>
          </w:divBdr>
        </w:div>
        <w:div w:id="667101773">
          <w:marLeft w:val="640"/>
          <w:marRight w:val="0"/>
          <w:marTop w:val="0"/>
          <w:marBottom w:val="0"/>
          <w:divBdr>
            <w:top w:val="none" w:sz="0" w:space="0" w:color="auto"/>
            <w:left w:val="none" w:sz="0" w:space="0" w:color="auto"/>
            <w:bottom w:val="none" w:sz="0" w:space="0" w:color="auto"/>
            <w:right w:val="none" w:sz="0" w:space="0" w:color="auto"/>
          </w:divBdr>
        </w:div>
        <w:div w:id="1604610456">
          <w:marLeft w:val="640"/>
          <w:marRight w:val="0"/>
          <w:marTop w:val="0"/>
          <w:marBottom w:val="0"/>
          <w:divBdr>
            <w:top w:val="none" w:sz="0" w:space="0" w:color="auto"/>
            <w:left w:val="none" w:sz="0" w:space="0" w:color="auto"/>
            <w:bottom w:val="none" w:sz="0" w:space="0" w:color="auto"/>
            <w:right w:val="none" w:sz="0" w:space="0" w:color="auto"/>
          </w:divBdr>
        </w:div>
        <w:div w:id="347877049">
          <w:marLeft w:val="640"/>
          <w:marRight w:val="0"/>
          <w:marTop w:val="0"/>
          <w:marBottom w:val="0"/>
          <w:divBdr>
            <w:top w:val="none" w:sz="0" w:space="0" w:color="auto"/>
            <w:left w:val="none" w:sz="0" w:space="0" w:color="auto"/>
            <w:bottom w:val="none" w:sz="0" w:space="0" w:color="auto"/>
            <w:right w:val="none" w:sz="0" w:space="0" w:color="auto"/>
          </w:divBdr>
        </w:div>
        <w:div w:id="1927298752">
          <w:marLeft w:val="640"/>
          <w:marRight w:val="0"/>
          <w:marTop w:val="0"/>
          <w:marBottom w:val="0"/>
          <w:divBdr>
            <w:top w:val="none" w:sz="0" w:space="0" w:color="auto"/>
            <w:left w:val="none" w:sz="0" w:space="0" w:color="auto"/>
            <w:bottom w:val="none" w:sz="0" w:space="0" w:color="auto"/>
            <w:right w:val="none" w:sz="0" w:space="0" w:color="auto"/>
          </w:divBdr>
        </w:div>
        <w:div w:id="1873689430">
          <w:marLeft w:val="640"/>
          <w:marRight w:val="0"/>
          <w:marTop w:val="0"/>
          <w:marBottom w:val="0"/>
          <w:divBdr>
            <w:top w:val="none" w:sz="0" w:space="0" w:color="auto"/>
            <w:left w:val="none" w:sz="0" w:space="0" w:color="auto"/>
            <w:bottom w:val="none" w:sz="0" w:space="0" w:color="auto"/>
            <w:right w:val="none" w:sz="0" w:space="0" w:color="auto"/>
          </w:divBdr>
        </w:div>
        <w:div w:id="1873953115">
          <w:marLeft w:val="640"/>
          <w:marRight w:val="0"/>
          <w:marTop w:val="0"/>
          <w:marBottom w:val="0"/>
          <w:divBdr>
            <w:top w:val="none" w:sz="0" w:space="0" w:color="auto"/>
            <w:left w:val="none" w:sz="0" w:space="0" w:color="auto"/>
            <w:bottom w:val="none" w:sz="0" w:space="0" w:color="auto"/>
            <w:right w:val="none" w:sz="0" w:space="0" w:color="auto"/>
          </w:divBdr>
        </w:div>
        <w:div w:id="1777747128">
          <w:marLeft w:val="640"/>
          <w:marRight w:val="0"/>
          <w:marTop w:val="0"/>
          <w:marBottom w:val="0"/>
          <w:divBdr>
            <w:top w:val="none" w:sz="0" w:space="0" w:color="auto"/>
            <w:left w:val="none" w:sz="0" w:space="0" w:color="auto"/>
            <w:bottom w:val="none" w:sz="0" w:space="0" w:color="auto"/>
            <w:right w:val="none" w:sz="0" w:space="0" w:color="auto"/>
          </w:divBdr>
        </w:div>
        <w:div w:id="1713458491">
          <w:marLeft w:val="640"/>
          <w:marRight w:val="0"/>
          <w:marTop w:val="0"/>
          <w:marBottom w:val="0"/>
          <w:divBdr>
            <w:top w:val="none" w:sz="0" w:space="0" w:color="auto"/>
            <w:left w:val="none" w:sz="0" w:space="0" w:color="auto"/>
            <w:bottom w:val="none" w:sz="0" w:space="0" w:color="auto"/>
            <w:right w:val="none" w:sz="0" w:space="0" w:color="auto"/>
          </w:divBdr>
        </w:div>
        <w:div w:id="1562473853">
          <w:marLeft w:val="640"/>
          <w:marRight w:val="0"/>
          <w:marTop w:val="0"/>
          <w:marBottom w:val="0"/>
          <w:divBdr>
            <w:top w:val="none" w:sz="0" w:space="0" w:color="auto"/>
            <w:left w:val="none" w:sz="0" w:space="0" w:color="auto"/>
            <w:bottom w:val="none" w:sz="0" w:space="0" w:color="auto"/>
            <w:right w:val="none" w:sz="0" w:space="0" w:color="auto"/>
          </w:divBdr>
        </w:div>
        <w:div w:id="1615819369">
          <w:marLeft w:val="640"/>
          <w:marRight w:val="0"/>
          <w:marTop w:val="0"/>
          <w:marBottom w:val="0"/>
          <w:divBdr>
            <w:top w:val="none" w:sz="0" w:space="0" w:color="auto"/>
            <w:left w:val="none" w:sz="0" w:space="0" w:color="auto"/>
            <w:bottom w:val="none" w:sz="0" w:space="0" w:color="auto"/>
            <w:right w:val="none" w:sz="0" w:space="0" w:color="auto"/>
          </w:divBdr>
        </w:div>
        <w:div w:id="1424760935">
          <w:marLeft w:val="640"/>
          <w:marRight w:val="0"/>
          <w:marTop w:val="0"/>
          <w:marBottom w:val="0"/>
          <w:divBdr>
            <w:top w:val="none" w:sz="0" w:space="0" w:color="auto"/>
            <w:left w:val="none" w:sz="0" w:space="0" w:color="auto"/>
            <w:bottom w:val="none" w:sz="0" w:space="0" w:color="auto"/>
            <w:right w:val="none" w:sz="0" w:space="0" w:color="auto"/>
          </w:divBdr>
        </w:div>
        <w:div w:id="460924265">
          <w:marLeft w:val="640"/>
          <w:marRight w:val="0"/>
          <w:marTop w:val="0"/>
          <w:marBottom w:val="0"/>
          <w:divBdr>
            <w:top w:val="none" w:sz="0" w:space="0" w:color="auto"/>
            <w:left w:val="none" w:sz="0" w:space="0" w:color="auto"/>
            <w:bottom w:val="none" w:sz="0" w:space="0" w:color="auto"/>
            <w:right w:val="none" w:sz="0" w:space="0" w:color="auto"/>
          </w:divBdr>
        </w:div>
        <w:div w:id="1334140504">
          <w:marLeft w:val="640"/>
          <w:marRight w:val="0"/>
          <w:marTop w:val="0"/>
          <w:marBottom w:val="0"/>
          <w:divBdr>
            <w:top w:val="none" w:sz="0" w:space="0" w:color="auto"/>
            <w:left w:val="none" w:sz="0" w:space="0" w:color="auto"/>
            <w:bottom w:val="none" w:sz="0" w:space="0" w:color="auto"/>
            <w:right w:val="none" w:sz="0" w:space="0" w:color="auto"/>
          </w:divBdr>
        </w:div>
        <w:div w:id="2036416711">
          <w:marLeft w:val="640"/>
          <w:marRight w:val="0"/>
          <w:marTop w:val="0"/>
          <w:marBottom w:val="0"/>
          <w:divBdr>
            <w:top w:val="none" w:sz="0" w:space="0" w:color="auto"/>
            <w:left w:val="none" w:sz="0" w:space="0" w:color="auto"/>
            <w:bottom w:val="none" w:sz="0" w:space="0" w:color="auto"/>
            <w:right w:val="none" w:sz="0" w:space="0" w:color="auto"/>
          </w:divBdr>
        </w:div>
        <w:div w:id="973875106">
          <w:marLeft w:val="640"/>
          <w:marRight w:val="0"/>
          <w:marTop w:val="0"/>
          <w:marBottom w:val="0"/>
          <w:divBdr>
            <w:top w:val="none" w:sz="0" w:space="0" w:color="auto"/>
            <w:left w:val="none" w:sz="0" w:space="0" w:color="auto"/>
            <w:bottom w:val="none" w:sz="0" w:space="0" w:color="auto"/>
            <w:right w:val="none" w:sz="0" w:space="0" w:color="auto"/>
          </w:divBdr>
        </w:div>
        <w:div w:id="1943339940">
          <w:marLeft w:val="640"/>
          <w:marRight w:val="0"/>
          <w:marTop w:val="0"/>
          <w:marBottom w:val="0"/>
          <w:divBdr>
            <w:top w:val="none" w:sz="0" w:space="0" w:color="auto"/>
            <w:left w:val="none" w:sz="0" w:space="0" w:color="auto"/>
            <w:bottom w:val="none" w:sz="0" w:space="0" w:color="auto"/>
            <w:right w:val="none" w:sz="0" w:space="0" w:color="auto"/>
          </w:divBdr>
        </w:div>
        <w:div w:id="596599511">
          <w:marLeft w:val="640"/>
          <w:marRight w:val="0"/>
          <w:marTop w:val="0"/>
          <w:marBottom w:val="0"/>
          <w:divBdr>
            <w:top w:val="none" w:sz="0" w:space="0" w:color="auto"/>
            <w:left w:val="none" w:sz="0" w:space="0" w:color="auto"/>
            <w:bottom w:val="none" w:sz="0" w:space="0" w:color="auto"/>
            <w:right w:val="none" w:sz="0" w:space="0" w:color="auto"/>
          </w:divBdr>
        </w:div>
        <w:div w:id="1944847388">
          <w:marLeft w:val="640"/>
          <w:marRight w:val="0"/>
          <w:marTop w:val="0"/>
          <w:marBottom w:val="0"/>
          <w:divBdr>
            <w:top w:val="none" w:sz="0" w:space="0" w:color="auto"/>
            <w:left w:val="none" w:sz="0" w:space="0" w:color="auto"/>
            <w:bottom w:val="none" w:sz="0" w:space="0" w:color="auto"/>
            <w:right w:val="none" w:sz="0" w:space="0" w:color="auto"/>
          </w:divBdr>
        </w:div>
        <w:div w:id="1007365413">
          <w:marLeft w:val="640"/>
          <w:marRight w:val="0"/>
          <w:marTop w:val="0"/>
          <w:marBottom w:val="0"/>
          <w:divBdr>
            <w:top w:val="none" w:sz="0" w:space="0" w:color="auto"/>
            <w:left w:val="none" w:sz="0" w:space="0" w:color="auto"/>
            <w:bottom w:val="none" w:sz="0" w:space="0" w:color="auto"/>
            <w:right w:val="none" w:sz="0" w:space="0" w:color="auto"/>
          </w:divBdr>
        </w:div>
        <w:div w:id="209344591">
          <w:marLeft w:val="640"/>
          <w:marRight w:val="0"/>
          <w:marTop w:val="0"/>
          <w:marBottom w:val="0"/>
          <w:divBdr>
            <w:top w:val="none" w:sz="0" w:space="0" w:color="auto"/>
            <w:left w:val="none" w:sz="0" w:space="0" w:color="auto"/>
            <w:bottom w:val="none" w:sz="0" w:space="0" w:color="auto"/>
            <w:right w:val="none" w:sz="0" w:space="0" w:color="auto"/>
          </w:divBdr>
        </w:div>
        <w:div w:id="2116753484">
          <w:marLeft w:val="640"/>
          <w:marRight w:val="0"/>
          <w:marTop w:val="0"/>
          <w:marBottom w:val="0"/>
          <w:divBdr>
            <w:top w:val="none" w:sz="0" w:space="0" w:color="auto"/>
            <w:left w:val="none" w:sz="0" w:space="0" w:color="auto"/>
            <w:bottom w:val="none" w:sz="0" w:space="0" w:color="auto"/>
            <w:right w:val="none" w:sz="0" w:space="0" w:color="auto"/>
          </w:divBdr>
        </w:div>
        <w:div w:id="725834705">
          <w:marLeft w:val="640"/>
          <w:marRight w:val="0"/>
          <w:marTop w:val="0"/>
          <w:marBottom w:val="0"/>
          <w:divBdr>
            <w:top w:val="none" w:sz="0" w:space="0" w:color="auto"/>
            <w:left w:val="none" w:sz="0" w:space="0" w:color="auto"/>
            <w:bottom w:val="none" w:sz="0" w:space="0" w:color="auto"/>
            <w:right w:val="none" w:sz="0" w:space="0" w:color="auto"/>
          </w:divBdr>
        </w:div>
        <w:div w:id="262736395">
          <w:marLeft w:val="640"/>
          <w:marRight w:val="0"/>
          <w:marTop w:val="0"/>
          <w:marBottom w:val="0"/>
          <w:divBdr>
            <w:top w:val="none" w:sz="0" w:space="0" w:color="auto"/>
            <w:left w:val="none" w:sz="0" w:space="0" w:color="auto"/>
            <w:bottom w:val="none" w:sz="0" w:space="0" w:color="auto"/>
            <w:right w:val="none" w:sz="0" w:space="0" w:color="auto"/>
          </w:divBdr>
        </w:div>
        <w:div w:id="1498157882">
          <w:marLeft w:val="640"/>
          <w:marRight w:val="0"/>
          <w:marTop w:val="0"/>
          <w:marBottom w:val="0"/>
          <w:divBdr>
            <w:top w:val="none" w:sz="0" w:space="0" w:color="auto"/>
            <w:left w:val="none" w:sz="0" w:space="0" w:color="auto"/>
            <w:bottom w:val="none" w:sz="0" w:space="0" w:color="auto"/>
            <w:right w:val="none" w:sz="0" w:space="0" w:color="auto"/>
          </w:divBdr>
        </w:div>
        <w:div w:id="752967172">
          <w:marLeft w:val="640"/>
          <w:marRight w:val="0"/>
          <w:marTop w:val="0"/>
          <w:marBottom w:val="0"/>
          <w:divBdr>
            <w:top w:val="none" w:sz="0" w:space="0" w:color="auto"/>
            <w:left w:val="none" w:sz="0" w:space="0" w:color="auto"/>
            <w:bottom w:val="none" w:sz="0" w:space="0" w:color="auto"/>
            <w:right w:val="none" w:sz="0" w:space="0" w:color="auto"/>
          </w:divBdr>
        </w:div>
        <w:div w:id="1401444371">
          <w:marLeft w:val="640"/>
          <w:marRight w:val="0"/>
          <w:marTop w:val="0"/>
          <w:marBottom w:val="0"/>
          <w:divBdr>
            <w:top w:val="none" w:sz="0" w:space="0" w:color="auto"/>
            <w:left w:val="none" w:sz="0" w:space="0" w:color="auto"/>
            <w:bottom w:val="none" w:sz="0" w:space="0" w:color="auto"/>
            <w:right w:val="none" w:sz="0" w:space="0" w:color="auto"/>
          </w:divBdr>
        </w:div>
        <w:div w:id="80180005">
          <w:marLeft w:val="640"/>
          <w:marRight w:val="0"/>
          <w:marTop w:val="0"/>
          <w:marBottom w:val="0"/>
          <w:divBdr>
            <w:top w:val="none" w:sz="0" w:space="0" w:color="auto"/>
            <w:left w:val="none" w:sz="0" w:space="0" w:color="auto"/>
            <w:bottom w:val="none" w:sz="0" w:space="0" w:color="auto"/>
            <w:right w:val="none" w:sz="0" w:space="0" w:color="auto"/>
          </w:divBdr>
        </w:div>
        <w:div w:id="2069721982">
          <w:marLeft w:val="640"/>
          <w:marRight w:val="0"/>
          <w:marTop w:val="0"/>
          <w:marBottom w:val="0"/>
          <w:divBdr>
            <w:top w:val="none" w:sz="0" w:space="0" w:color="auto"/>
            <w:left w:val="none" w:sz="0" w:space="0" w:color="auto"/>
            <w:bottom w:val="none" w:sz="0" w:space="0" w:color="auto"/>
            <w:right w:val="none" w:sz="0" w:space="0" w:color="auto"/>
          </w:divBdr>
        </w:div>
        <w:div w:id="1144128290">
          <w:marLeft w:val="640"/>
          <w:marRight w:val="0"/>
          <w:marTop w:val="0"/>
          <w:marBottom w:val="0"/>
          <w:divBdr>
            <w:top w:val="none" w:sz="0" w:space="0" w:color="auto"/>
            <w:left w:val="none" w:sz="0" w:space="0" w:color="auto"/>
            <w:bottom w:val="none" w:sz="0" w:space="0" w:color="auto"/>
            <w:right w:val="none" w:sz="0" w:space="0" w:color="auto"/>
          </w:divBdr>
        </w:div>
        <w:div w:id="744912174">
          <w:marLeft w:val="640"/>
          <w:marRight w:val="0"/>
          <w:marTop w:val="0"/>
          <w:marBottom w:val="0"/>
          <w:divBdr>
            <w:top w:val="none" w:sz="0" w:space="0" w:color="auto"/>
            <w:left w:val="none" w:sz="0" w:space="0" w:color="auto"/>
            <w:bottom w:val="none" w:sz="0" w:space="0" w:color="auto"/>
            <w:right w:val="none" w:sz="0" w:space="0" w:color="auto"/>
          </w:divBdr>
        </w:div>
        <w:div w:id="115568968">
          <w:marLeft w:val="640"/>
          <w:marRight w:val="0"/>
          <w:marTop w:val="0"/>
          <w:marBottom w:val="0"/>
          <w:divBdr>
            <w:top w:val="none" w:sz="0" w:space="0" w:color="auto"/>
            <w:left w:val="none" w:sz="0" w:space="0" w:color="auto"/>
            <w:bottom w:val="none" w:sz="0" w:space="0" w:color="auto"/>
            <w:right w:val="none" w:sz="0" w:space="0" w:color="auto"/>
          </w:divBdr>
        </w:div>
        <w:div w:id="2008316837">
          <w:marLeft w:val="640"/>
          <w:marRight w:val="0"/>
          <w:marTop w:val="0"/>
          <w:marBottom w:val="0"/>
          <w:divBdr>
            <w:top w:val="none" w:sz="0" w:space="0" w:color="auto"/>
            <w:left w:val="none" w:sz="0" w:space="0" w:color="auto"/>
            <w:bottom w:val="none" w:sz="0" w:space="0" w:color="auto"/>
            <w:right w:val="none" w:sz="0" w:space="0" w:color="auto"/>
          </w:divBdr>
        </w:div>
        <w:div w:id="565259835">
          <w:marLeft w:val="640"/>
          <w:marRight w:val="0"/>
          <w:marTop w:val="0"/>
          <w:marBottom w:val="0"/>
          <w:divBdr>
            <w:top w:val="none" w:sz="0" w:space="0" w:color="auto"/>
            <w:left w:val="none" w:sz="0" w:space="0" w:color="auto"/>
            <w:bottom w:val="none" w:sz="0" w:space="0" w:color="auto"/>
            <w:right w:val="none" w:sz="0" w:space="0" w:color="auto"/>
          </w:divBdr>
        </w:div>
        <w:div w:id="779835780">
          <w:marLeft w:val="640"/>
          <w:marRight w:val="0"/>
          <w:marTop w:val="0"/>
          <w:marBottom w:val="0"/>
          <w:divBdr>
            <w:top w:val="none" w:sz="0" w:space="0" w:color="auto"/>
            <w:left w:val="none" w:sz="0" w:space="0" w:color="auto"/>
            <w:bottom w:val="none" w:sz="0" w:space="0" w:color="auto"/>
            <w:right w:val="none" w:sz="0" w:space="0" w:color="auto"/>
          </w:divBdr>
        </w:div>
        <w:div w:id="1052269039">
          <w:marLeft w:val="640"/>
          <w:marRight w:val="0"/>
          <w:marTop w:val="0"/>
          <w:marBottom w:val="0"/>
          <w:divBdr>
            <w:top w:val="none" w:sz="0" w:space="0" w:color="auto"/>
            <w:left w:val="none" w:sz="0" w:space="0" w:color="auto"/>
            <w:bottom w:val="none" w:sz="0" w:space="0" w:color="auto"/>
            <w:right w:val="none" w:sz="0" w:space="0" w:color="auto"/>
          </w:divBdr>
        </w:div>
        <w:div w:id="953562126">
          <w:marLeft w:val="640"/>
          <w:marRight w:val="0"/>
          <w:marTop w:val="0"/>
          <w:marBottom w:val="0"/>
          <w:divBdr>
            <w:top w:val="none" w:sz="0" w:space="0" w:color="auto"/>
            <w:left w:val="none" w:sz="0" w:space="0" w:color="auto"/>
            <w:bottom w:val="none" w:sz="0" w:space="0" w:color="auto"/>
            <w:right w:val="none" w:sz="0" w:space="0" w:color="auto"/>
          </w:divBdr>
        </w:div>
        <w:div w:id="539980677">
          <w:marLeft w:val="640"/>
          <w:marRight w:val="0"/>
          <w:marTop w:val="0"/>
          <w:marBottom w:val="0"/>
          <w:divBdr>
            <w:top w:val="none" w:sz="0" w:space="0" w:color="auto"/>
            <w:left w:val="none" w:sz="0" w:space="0" w:color="auto"/>
            <w:bottom w:val="none" w:sz="0" w:space="0" w:color="auto"/>
            <w:right w:val="none" w:sz="0" w:space="0" w:color="auto"/>
          </w:divBdr>
        </w:div>
        <w:div w:id="1602571074">
          <w:marLeft w:val="640"/>
          <w:marRight w:val="0"/>
          <w:marTop w:val="0"/>
          <w:marBottom w:val="0"/>
          <w:divBdr>
            <w:top w:val="none" w:sz="0" w:space="0" w:color="auto"/>
            <w:left w:val="none" w:sz="0" w:space="0" w:color="auto"/>
            <w:bottom w:val="none" w:sz="0" w:space="0" w:color="auto"/>
            <w:right w:val="none" w:sz="0" w:space="0" w:color="auto"/>
          </w:divBdr>
        </w:div>
        <w:div w:id="894656156">
          <w:marLeft w:val="640"/>
          <w:marRight w:val="0"/>
          <w:marTop w:val="0"/>
          <w:marBottom w:val="0"/>
          <w:divBdr>
            <w:top w:val="none" w:sz="0" w:space="0" w:color="auto"/>
            <w:left w:val="none" w:sz="0" w:space="0" w:color="auto"/>
            <w:bottom w:val="none" w:sz="0" w:space="0" w:color="auto"/>
            <w:right w:val="none" w:sz="0" w:space="0" w:color="auto"/>
          </w:divBdr>
        </w:div>
        <w:div w:id="519006420">
          <w:marLeft w:val="640"/>
          <w:marRight w:val="0"/>
          <w:marTop w:val="0"/>
          <w:marBottom w:val="0"/>
          <w:divBdr>
            <w:top w:val="none" w:sz="0" w:space="0" w:color="auto"/>
            <w:left w:val="none" w:sz="0" w:space="0" w:color="auto"/>
            <w:bottom w:val="none" w:sz="0" w:space="0" w:color="auto"/>
            <w:right w:val="none" w:sz="0" w:space="0" w:color="auto"/>
          </w:divBdr>
        </w:div>
        <w:div w:id="875461509">
          <w:marLeft w:val="640"/>
          <w:marRight w:val="0"/>
          <w:marTop w:val="0"/>
          <w:marBottom w:val="0"/>
          <w:divBdr>
            <w:top w:val="none" w:sz="0" w:space="0" w:color="auto"/>
            <w:left w:val="none" w:sz="0" w:space="0" w:color="auto"/>
            <w:bottom w:val="none" w:sz="0" w:space="0" w:color="auto"/>
            <w:right w:val="none" w:sz="0" w:space="0" w:color="auto"/>
          </w:divBdr>
        </w:div>
        <w:div w:id="1175725260">
          <w:marLeft w:val="640"/>
          <w:marRight w:val="0"/>
          <w:marTop w:val="0"/>
          <w:marBottom w:val="0"/>
          <w:divBdr>
            <w:top w:val="none" w:sz="0" w:space="0" w:color="auto"/>
            <w:left w:val="none" w:sz="0" w:space="0" w:color="auto"/>
            <w:bottom w:val="none" w:sz="0" w:space="0" w:color="auto"/>
            <w:right w:val="none" w:sz="0" w:space="0" w:color="auto"/>
          </w:divBdr>
        </w:div>
        <w:div w:id="1069310407">
          <w:marLeft w:val="640"/>
          <w:marRight w:val="0"/>
          <w:marTop w:val="0"/>
          <w:marBottom w:val="0"/>
          <w:divBdr>
            <w:top w:val="none" w:sz="0" w:space="0" w:color="auto"/>
            <w:left w:val="none" w:sz="0" w:space="0" w:color="auto"/>
            <w:bottom w:val="none" w:sz="0" w:space="0" w:color="auto"/>
            <w:right w:val="none" w:sz="0" w:space="0" w:color="auto"/>
          </w:divBdr>
        </w:div>
        <w:div w:id="1181627399">
          <w:marLeft w:val="640"/>
          <w:marRight w:val="0"/>
          <w:marTop w:val="0"/>
          <w:marBottom w:val="0"/>
          <w:divBdr>
            <w:top w:val="none" w:sz="0" w:space="0" w:color="auto"/>
            <w:left w:val="none" w:sz="0" w:space="0" w:color="auto"/>
            <w:bottom w:val="none" w:sz="0" w:space="0" w:color="auto"/>
            <w:right w:val="none" w:sz="0" w:space="0" w:color="auto"/>
          </w:divBdr>
        </w:div>
        <w:div w:id="172837512">
          <w:marLeft w:val="640"/>
          <w:marRight w:val="0"/>
          <w:marTop w:val="0"/>
          <w:marBottom w:val="0"/>
          <w:divBdr>
            <w:top w:val="none" w:sz="0" w:space="0" w:color="auto"/>
            <w:left w:val="none" w:sz="0" w:space="0" w:color="auto"/>
            <w:bottom w:val="none" w:sz="0" w:space="0" w:color="auto"/>
            <w:right w:val="none" w:sz="0" w:space="0" w:color="auto"/>
          </w:divBdr>
        </w:div>
        <w:div w:id="1510366754">
          <w:marLeft w:val="640"/>
          <w:marRight w:val="0"/>
          <w:marTop w:val="0"/>
          <w:marBottom w:val="0"/>
          <w:divBdr>
            <w:top w:val="none" w:sz="0" w:space="0" w:color="auto"/>
            <w:left w:val="none" w:sz="0" w:space="0" w:color="auto"/>
            <w:bottom w:val="none" w:sz="0" w:space="0" w:color="auto"/>
            <w:right w:val="none" w:sz="0" w:space="0" w:color="auto"/>
          </w:divBdr>
        </w:div>
        <w:div w:id="1861772002">
          <w:marLeft w:val="640"/>
          <w:marRight w:val="0"/>
          <w:marTop w:val="0"/>
          <w:marBottom w:val="0"/>
          <w:divBdr>
            <w:top w:val="none" w:sz="0" w:space="0" w:color="auto"/>
            <w:left w:val="none" w:sz="0" w:space="0" w:color="auto"/>
            <w:bottom w:val="none" w:sz="0" w:space="0" w:color="auto"/>
            <w:right w:val="none" w:sz="0" w:space="0" w:color="auto"/>
          </w:divBdr>
        </w:div>
        <w:div w:id="469247004">
          <w:marLeft w:val="640"/>
          <w:marRight w:val="0"/>
          <w:marTop w:val="0"/>
          <w:marBottom w:val="0"/>
          <w:divBdr>
            <w:top w:val="none" w:sz="0" w:space="0" w:color="auto"/>
            <w:left w:val="none" w:sz="0" w:space="0" w:color="auto"/>
            <w:bottom w:val="none" w:sz="0" w:space="0" w:color="auto"/>
            <w:right w:val="none" w:sz="0" w:space="0" w:color="auto"/>
          </w:divBdr>
        </w:div>
        <w:div w:id="1356421472">
          <w:marLeft w:val="640"/>
          <w:marRight w:val="0"/>
          <w:marTop w:val="0"/>
          <w:marBottom w:val="0"/>
          <w:divBdr>
            <w:top w:val="none" w:sz="0" w:space="0" w:color="auto"/>
            <w:left w:val="none" w:sz="0" w:space="0" w:color="auto"/>
            <w:bottom w:val="none" w:sz="0" w:space="0" w:color="auto"/>
            <w:right w:val="none" w:sz="0" w:space="0" w:color="auto"/>
          </w:divBdr>
        </w:div>
        <w:div w:id="1467434305">
          <w:marLeft w:val="640"/>
          <w:marRight w:val="0"/>
          <w:marTop w:val="0"/>
          <w:marBottom w:val="0"/>
          <w:divBdr>
            <w:top w:val="none" w:sz="0" w:space="0" w:color="auto"/>
            <w:left w:val="none" w:sz="0" w:space="0" w:color="auto"/>
            <w:bottom w:val="none" w:sz="0" w:space="0" w:color="auto"/>
            <w:right w:val="none" w:sz="0" w:space="0" w:color="auto"/>
          </w:divBdr>
        </w:div>
        <w:div w:id="1867982609">
          <w:marLeft w:val="640"/>
          <w:marRight w:val="0"/>
          <w:marTop w:val="0"/>
          <w:marBottom w:val="0"/>
          <w:divBdr>
            <w:top w:val="none" w:sz="0" w:space="0" w:color="auto"/>
            <w:left w:val="none" w:sz="0" w:space="0" w:color="auto"/>
            <w:bottom w:val="none" w:sz="0" w:space="0" w:color="auto"/>
            <w:right w:val="none" w:sz="0" w:space="0" w:color="auto"/>
          </w:divBdr>
        </w:div>
        <w:div w:id="1449394518">
          <w:marLeft w:val="640"/>
          <w:marRight w:val="0"/>
          <w:marTop w:val="0"/>
          <w:marBottom w:val="0"/>
          <w:divBdr>
            <w:top w:val="none" w:sz="0" w:space="0" w:color="auto"/>
            <w:left w:val="none" w:sz="0" w:space="0" w:color="auto"/>
            <w:bottom w:val="none" w:sz="0" w:space="0" w:color="auto"/>
            <w:right w:val="none" w:sz="0" w:space="0" w:color="auto"/>
          </w:divBdr>
        </w:div>
        <w:div w:id="1354111725">
          <w:marLeft w:val="640"/>
          <w:marRight w:val="0"/>
          <w:marTop w:val="0"/>
          <w:marBottom w:val="0"/>
          <w:divBdr>
            <w:top w:val="none" w:sz="0" w:space="0" w:color="auto"/>
            <w:left w:val="none" w:sz="0" w:space="0" w:color="auto"/>
            <w:bottom w:val="none" w:sz="0" w:space="0" w:color="auto"/>
            <w:right w:val="none" w:sz="0" w:space="0" w:color="auto"/>
          </w:divBdr>
        </w:div>
        <w:div w:id="419912404">
          <w:marLeft w:val="640"/>
          <w:marRight w:val="0"/>
          <w:marTop w:val="0"/>
          <w:marBottom w:val="0"/>
          <w:divBdr>
            <w:top w:val="none" w:sz="0" w:space="0" w:color="auto"/>
            <w:left w:val="none" w:sz="0" w:space="0" w:color="auto"/>
            <w:bottom w:val="none" w:sz="0" w:space="0" w:color="auto"/>
            <w:right w:val="none" w:sz="0" w:space="0" w:color="auto"/>
          </w:divBdr>
        </w:div>
        <w:div w:id="492987135">
          <w:marLeft w:val="640"/>
          <w:marRight w:val="0"/>
          <w:marTop w:val="0"/>
          <w:marBottom w:val="0"/>
          <w:divBdr>
            <w:top w:val="none" w:sz="0" w:space="0" w:color="auto"/>
            <w:left w:val="none" w:sz="0" w:space="0" w:color="auto"/>
            <w:bottom w:val="none" w:sz="0" w:space="0" w:color="auto"/>
            <w:right w:val="none" w:sz="0" w:space="0" w:color="auto"/>
          </w:divBdr>
        </w:div>
        <w:div w:id="1703093385">
          <w:marLeft w:val="640"/>
          <w:marRight w:val="0"/>
          <w:marTop w:val="0"/>
          <w:marBottom w:val="0"/>
          <w:divBdr>
            <w:top w:val="none" w:sz="0" w:space="0" w:color="auto"/>
            <w:left w:val="none" w:sz="0" w:space="0" w:color="auto"/>
            <w:bottom w:val="none" w:sz="0" w:space="0" w:color="auto"/>
            <w:right w:val="none" w:sz="0" w:space="0" w:color="auto"/>
          </w:divBdr>
        </w:div>
        <w:div w:id="801769285">
          <w:marLeft w:val="640"/>
          <w:marRight w:val="0"/>
          <w:marTop w:val="0"/>
          <w:marBottom w:val="0"/>
          <w:divBdr>
            <w:top w:val="none" w:sz="0" w:space="0" w:color="auto"/>
            <w:left w:val="none" w:sz="0" w:space="0" w:color="auto"/>
            <w:bottom w:val="none" w:sz="0" w:space="0" w:color="auto"/>
            <w:right w:val="none" w:sz="0" w:space="0" w:color="auto"/>
          </w:divBdr>
        </w:div>
        <w:div w:id="1543711236">
          <w:marLeft w:val="640"/>
          <w:marRight w:val="0"/>
          <w:marTop w:val="0"/>
          <w:marBottom w:val="0"/>
          <w:divBdr>
            <w:top w:val="none" w:sz="0" w:space="0" w:color="auto"/>
            <w:left w:val="none" w:sz="0" w:space="0" w:color="auto"/>
            <w:bottom w:val="none" w:sz="0" w:space="0" w:color="auto"/>
            <w:right w:val="none" w:sz="0" w:space="0" w:color="auto"/>
          </w:divBdr>
        </w:div>
        <w:div w:id="1759205432">
          <w:marLeft w:val="640"/>
          <w:marRight w:val="0"/>
          <w:marTop w:val="0"/>
          <w:marBottom w:val="0"/>
          <w:divBdr>
            <w:top w:val="none" w:sz="0" w:space="0" w:color="auto"/>
            <w:left w:val="none" w:sz="0" w:space="0" w:color="auto"/>
            <w:bottom w:val="none" w:sz="0" w:space="0" w:color="auto"/>
            <w:right w:val="none" w:sz="0" w:space="0" w:color="auto"/>
          </w:divBdr>
        </w:div>
        <w:div w:id="1850826392">
          <w:marLeft w:val="640"/>
          <w:marRight w:val="0"/>
          <w:marTop w:val="0"/>
          <w:marBottom w:val="0"/>
          <w:divBdr>
            <w:top w:val="none" w:sz="0" w:space="0" w:color="auto"/>
            <w:left w:val="none" w:sz="0" w:space="0" w:color="auto"/>
            <w:bottom w:val="none" w:sz="0" w:space="0" w:color="auto"/>
            <w:right w:val="none" w:sz="0" w:space="0" w:color="auto"/>
          </w:divBdr>
        </w:div>
        <w:div w:id="13963429">
          <w:marLeft w:val="640"/>
          <w:marRight w:val="0"/>
          <w:marTop w:val="0"/>
          <w:marBottom w:val="0"/>
          <w:divBdr>
            <w:top w:val="none" w:sz="0" w:space="0" w:color="auto"/>
            <w:left w:val="none" w:sz="0" w:space="0" w:color="auto"/>
            <w:bottom w:val="none" w:sz="0" w:space="0" w:color="auto"/>
            <w:right w:val="none" w:sz="0" w:space="0" w:color="auto"/>
          </w:divBdr>
        </w:div>
        <w:div w:id="587420297">
          <w:marLeft w:val="640"/>
          <w:marRight w:val="0"/>
          <w:marTop w:val="0"/>
          <w:marBottom w:val="0"/>
          <w:divBdr>
            <w:top w:val="none" w:sz="0" w:space="0" w:color="auto"/>
            <w:left w:val="none" w:sz="0" w:space="0" w:color="auto"/>
            <w:bottom w:val="none" w:sz="0" w:space="0" w:color="auto"/>
            <w:right w:val="none" w:sz="0" w:space="0" w:color="auto"/>
          </w:divBdr>
        </w:div>
        <w:div w:id="2073236124">
          <w:marLeft w:val="640"/>
          <w:marRight w:val="0"/>
          <w:marTop w:val="0"/>
          <w:marBottom w:val="0"/>
          <w:divBdr>
            <w:top w:val="none" w:sz="0" w:space="0" w:color="auto"/>
            <w:left w:val="none" w:sz="0" w:space="0" w:color="auto"/>
            <w:bottom w:val="none" w:sz="0" w:space="0" w:color="auto"/>
            <w:right w:val="none" w:sz="0" w:space="0" w:color="auto"/>
          </w:divBdr>
        </w:div>
        <w:div w:id="2024475568">
          <w:marLeft w:val="640"/>
          <w:marRight w:val="0"/>
          <w:marTop w:val="0"/>
          <w:marBottom w:val="0"/>
          <w:divBdr>
            <w:top w:val="none" w:sz="0" w:space="0" w:color="auto"/>
            <w:left w:val="none" w:sz="0" w:space="0" w:color="auto"/>
            <w:bottom w:val="none" w:sz="0" w:space="0" w:color="auto"/>
            <w:right w:val="none" w:sz="0" w:space="0" w:color="auto"/>
          </w:divBdr>
        </w:div>
        <w:div w:id="1626042964">
          <w:marLeft w:val="640"/>
          <w:marRight w:val="0"/>
          <w:marTop w:val="0"/>
          <w:marBottom w:val="0"/>
          <w:divBdr>
            <w:top w:val="none" w:sz="0" w:space="0" w:color="auto"/>
            <w:left w:val="none" w:sz="0" w:space="0" w:color="auto"/>
            <w:bottom w:val="none" w:sz="0" w:space="0" w:color="auto"/>
            <w:right w:val="none" w:sz="0" w:space="0" w:color="auto"/>
          </w:divBdr>
        </w:div>
        <w:div w:id="897209806">
          <w:marLeft w:val="640"/>
          <w:marRight w:val="0"/>
          <w:marTop w:val="0"/>
          <w:marBottom w:val="0"/>
          <w:divBdr>
            <w:top w:val="none" w:sz="0" w:space="0" w:color="auto"/>
            <w:left w:val="none" w:sz="0" w:space="0" w:color="auto"/>
            <w:bottom w:val="none" w:sz="0" w:space="0" w:color="auto"/>
            <w:right w:val="none" w:sz="0" w:space="0" w:color="auto"/>
          </w:divBdr>
        </w:div>
        <w:div w:id="1596942921">
          <w:marLeft w:val="640"/>
          <w:marRight w:val="0"/>
          <w:marTop w:val="0"/>
          <w:marBottom w:val="0"/>
          <w:divBdr>
            <w:top w:val="none" w:sz="0" w:space="0" w:color="auto"/>
            <w:left w:val="none" w:sz="0" w:space="0" w:color="auto"/>
            <w:bottom w:val="none" w:sz="0" w:space="0" w:color="auto"/>
            <w:right w:val="none" w:sz="0" w:space="0" w:color="auto"/>
          </w:divBdr>
        </w:div>
        <w:div w:id="524563631">
          <w:marLeft w:val="640"/>
          <w:marRight w:val="0"/>
          <w:marTop w:val="0"/>
          <w:marBottom w:val="0"/>
          <w:divBdr>
            <w:top w:val="none" w:sz="0" w:space="0" w:color="auto"/>
            <w:left w:val="none" w:sz="0" w:space="0" w:color="auto"/>
            <w:bottom w:val="none" w:sz="0" w:space="0" w:color="auto"/>
            <w:right w:val="none" w:sz="0" w:space="0" w:color="auto"/>
          </w:divBdr>
        </w:div>
        <w:div w:id="1125390037">
          <w:marLeft w:val="640"/>
          <w:marRight w:val="0"/>
          <w:marTop w:val="0"/>
          <w:marBottom w:val="0"/>
          <w:divBdr>
            <w:top w:val="none" w:sz="0" w:space="0" w:color="auto"/>
            <w:left w:val="none" w:sz="0" w:space="0" w:color="auto"/>
            <w:bottom w:val="none" w:sz="0" w:space="0" w:color="auto"/>
            <w:right w:val="none" w:sz="0" w:space="0" w:color="auto"/>
          </w:divBdr>
        </w:div>
        <w:div w:id="97868521">
          <w:marLeft w:val="640"/>
          <w:marRight w:val="0"/>
          <w:marTop w:val="0"/>
          <w:marBottom w:val="0"/>
          <w:divBdr>
            <w:top w:val="none" w:sz="0" w:space="0" w:color="auto"/>
            <w:left w:val="none" w:sz="0" w:space="0" w:color="auto"/>
            <w:bottom w:val="none" w:sz="0" w:space="0" w:color="auto"/>
            <w:right w:val="none" w:sz="0" w:space="0" w:color="auto"/>
          </w:divBdr>
        </w:div>
        <w:div w:id="1223323627">
          <w:marLeft w:val="640"/>
          <w:marRight w:val="0"/>
          <w:marTop w:val="0"/>
          <w:marBottom w:val="0"/>
          <w:divBdr>
            <w:top w:val="none" w:sz="0" w:space="0" w:color="auto"/>
            <w:left w:val="none" w:sz="0" w:space="0" w:color="auto"/>
            <w:bottom w:val="none" w:sz="0" w:space="0" w:color="auto"/>
            <w:right w:val="none" w:sz="0" w:space="0" w:color="auto"/>
          </w:divBdr>
        </w:div>
        <w:div w:id="979849480">
          <w:marLeft w:val="640"/>
          <w:marRight w:val="0"/>
          <w:marTop w:val="0"/>
          <w:marBottom w:val="0"/>
          <w:divBdr>
            <w:top w:val="none" w:sz="0" w:space="0" w:color="auto"/>
            <w:left w:val="none" w:sz="0" w:space="0" w:color="auto"/>
            <w:bottom w:val="none" w:sz="0" w:space="0" w:color="auto"/>
            <w:right w:val="none" w:sz="0" w:space="0" w:color="auto"/>
          </w:divBdr>
        </w:div>
        <w:div w:id="1023088774">
          <w:marLeft w:val="640"/>
          <w:marRight w:val="0"/>
          <w:marTop w:val="0"/>
          <w:marBottom w:val="0"/>
          <w:divBdr>
            <w:top w:val="none" w:sz="0" w:space="0" w:color="auto"/>
            <w:left w:val="none" w:sz="0" w:space="0" w:color="auto"/>
            <w:bottom w:val="none" w:sz="0" w:space="0" w:color="auto"/>
            <w:right w:val="none" w:sz="0" w:space="0" w:color="auto"/>
          </w:divBdr>
        </w:div>
        <w:div w:id="1263757748">
          <w:marLeft w:val="640"/>
          <w:marRight w:val="0"/>
          <w:marTop w:val="0"/>
          <w:marBottom w:val="0"/>
          <w:divBdr>
            <w:top w:val="none" w:sz="0" w:space="0" w:color="auto"/>
            <w:left w:val="none" w:sz="0" w:space="0" w:color="auto"/>
            <w:bottom w:val="none" w:sz="0" w:space="0" w:color="auto"/>
            <w:right w:val="none" w:sz="0" w:space="0" w:color="auto"/>
          </w:divBdr>
        </w:div>
        <w:div w:id="969240419">
          <w:marLeft w:val="640"/>
          <w:marRight w:val="0"/>
          <w:marTop w:val="0"/>
          <w:marBottom w:val="0"/>
          <w:divBdr>
            <w:top w:val="none" w:sz="0" w:space="0" w:color="auto"/>
            <w:left w:val="none" w:sz="0" w:space="0" w:color="auto"/>
            <w:bottom w:val="none" w:sz="0" w:space="0" w:color="auto"/>
            <w:right w:val="none" w:sz="0" w:space="0" w:color="auto"/>
          </w:divBdr>
        </w:div>
        <w:div w:id="1523861890">
          <w:marLeft w:val="640"/>
          <w:marRight w:val="0"/>
          <w:marTop w:val="0"/>
          <w:marBottom w:val="0"/>
          <w:divBdr>
            <w:top w:val="none" w:sz="0" w:space="0" w:color="auto"/>
            <w:left w:val="none" w:sz="0" w:space="0" w:color="auto"/>
            <w:bottom w:val="none" w:sz="0" w:space="0" w:color="auto"/>
            <w:right w:val="none" w:sz="0" w:space="0" w:color="auto"/>
          </w:divBdr>
        </w:div>
        <w:div w:id="573979799">
          <w:marLeft w:val="640"/>
          <w:marRight w:val="0"/>
          <w:marTop w:val="0"/>
          <w:marBottom w:val="0"/>
          <w:divBdr>
            <w:top w:val="none" w:sz="0" w:space="0" w:color="auto"/>
            <w:left w:val="none" w:sz="0" w:space="0" w:color="auto"/>
            <w:bottom w:val="none" w:sz="0" w:space="0" w:color="auto"/>
            <w:right w:val="none" w:sz="0" w:space="0" w:color="auto"/>
          </w:divBdr>
        </w:div>
        <w:div w:id="415833086">
          <w:marLeft w:val="640"/>
          <w:marRight w:val="0"/>
          <w:marTop w:val="0"/>
          <w:marBottom w:val="0"/>
          <w:divBdr>
            <w:top w:val="none" w:sz="0" w:space="0" w:color="auto"/>
            <w:left w:val="none" w:sz="0" w:space="0" w:color="auto"/>
            <w:bottom w:val="none" w:sz="0" w:space="0" w:color="auto"/>
            <w:right w:val="none" w:sz="0" w:space="0" w:color="auto"/>
          </w:divBdr>
        </w:div>
        <w:div w:id="2101100346">
          <w:marLeft w:val="640"/>
          <w:marRight w:val="0"/>
          <w:marTop w:val="0"/>
          <w:marBottom w:val="0"/>
          <w:divBdr>
            <w:top w:val="none" w:sz="0" w:space="0" w:color="auto"/>
            <w:left w:val="none" w:sz="0" w:space="0" w:color="auto"/>
            <w:bottom w:val="none" w:sz="0" w:space="0" w:color="auto"/>
            <w:right w:val="none" w:sz="0" w:space="0" w:color="auto"/>
          </w:divBdr>
        </w:div>
        <w:div w:id="861211003">
          <w:marLeft w:val="640"/>
          <w:marRight w:val="0"/>
          <w:marTop w:val="0"/>
          <w:marBottom w:val="0"/>
          <w:divBdr>
            <w:top w:val="none" w:sz="0" w:space="0" w:color="auto"/>
            <w:left w:val="none" w:sz="0" w:space="0" w:color="auto"/>
            <w:bottom w:val="none" w:sz="0" w:space="0" w:color="auto"/>
            <w:right w:val="none" w:sz="0" w:space="0" w:color="auto"/>
          </w:divBdr>
        </w:div>
        <w:div w:id="1208642019">
          <w:marLeft w:val="640"/>
          <w:marRight w:val="0"/>
          <w:marTop w:val="0"/>
          <w:marBottom w:val="0"/>
          <w:divBdr>
            <w:top w:val="none" w:sz="0" w:space="0" w:color="auto"/>
            <w:left w:val="none" w:sz="0" w:space="0" w:color="auto"/>
            <w:bottom w:val="none" w:sz="0" w:space="0" w:color="auto"/>
            <w:right w:val="none" w:sz="0" w:space="0" w:color="auto"/>
          </w:divBdr>
        </w:div>
        <w:div w:id="1603148948">
          <w:marLeft w:val="640"/>
          <w:marRight w:val="0"/>
          <w:marTop w:val="0"/>
          <w:marBottom w:val="0"/>
          <w:divBdr>
            <w:top w:val="none" w:sz="0" w:space="0" w:color="auto"/>
            <w:left w:val="none" w:sz="0" w:space="0" w:color="auto"/>
            <w:bottom w:val="none" w:sz="0" w:space="0" w:color="auto"/>
            <w:right w:val="none" w:sz="0" w:space="0" w:color="auto"/>
          </w:divBdr>
        </w:div>
        <w:div w:id="1992902907">
          <w:marLeft w:val="640"/>
          <w:marRight w:val="0"/>
          <w:marTop w:val="0"/>
          <w:marBottom w:val="0"/>
          <w:divBdr>
            <w:top w:val="none" w:sz="0" w:space="0" w:color="auto"/>
            <w:left w:val="none" w:sz="0" w:space="0" w:color="auto"/>
            <w:bottom w:val="none" w:sz="0" w:space="0" w:color="auto"/>
            <w:right w:val="none" w:sz="0" w:space="0" w:color="auto"/>
          </w:divBdr>
        </w:div>
        <w:div w:id="1943144247">
          <w:marLeft w:val="640"/>
          <w:marRight w:val="0"/>
          <w:marTop w:val="0"/>
          <w:marBottom w:val="0"/>
          <w:divBdr>
            <w:top w:val="none" w:sz="0" w:space="0" w:color="auto"/>
            <w:left w:val="none" w:sz="0" w:space="0" w:color="auto"/>
            <w:bottom w:val="none" w:sz="0" w:space="0" w:color="auto"/>
            <w:right w:val="none" w:sz="0" w:space="0" w:color="auto"/>
          </w:divBdr>
        </w:div>
        <w:div w:id="1648170497">
          <w:marLeft w:val="640"/>
          <w:marRight w:val="0"/>
          <w:marTop w:val="0"/>
          <w:marBottom w:val="0"/>
          <w:divBdr>
            <w:top w:val="none" w:sz="0" w:space="0" w:color="auto"/>
            <w:left w:val="none" w:sz="0" w:space="0" w:color="auto"/>
            <w:bottom w:val="none" w:sz="0" w:space="0" w:color="auto"/>
            <w:right w:val="none" w:sz="0" w:space="0" w:color="auto"/>
          </w:divBdr>
        </w:div>
        <w:div w:id="1134374443">
          <w:marLeft w:val="640"/>
          <w:marRight w:val="0"/>
          <w:marTop w:val="0"/>
          <w:marBottom w:val="0"/>
          <w:divBdr>
            <w:top w:val="none" w:sz="0" w:space="0" w:color="auto"/>
            <w:left w:val="none" w:sz="0" w:space="0" w:color="auto"/>
            <w:bottom w:val="none" w:sz="0" w:space="0" w:color="auto"/>
            <w:right w:val="none" w:sz="0" w:space="0" w:color="auto"/>
          </w:divBdr>
        </w:div>
        <w:div w:id="815881077">
          <w:marLeft w:val="640"/>
          <w:marRight w:val="0"/>
          <w:marTop w:val="0"/>
          <w:marBottom w:val="0"/>
          <w:divBdr>
            <w:top w:val="none" w:sz="0" w:space="0" w:color="auto"/>
            <w:left w:val="none" w:sz="0" w:space="0" w:color="auto"/>
            <w:bottom w:val="none" w:sz="0" w:space="0" w:color="auto"/>
            <w:right w:val="none" w:sz="0" w:space="0" w:color="auto"/>
          </w:divBdr>
        </w:div>
        <w:div w:id="1060060737">
          <w:marLeft w:val="640"/>
          <w:marRight w:val="0"/>
          <w:marTop w:val="0"/>
          <w:marBottom w:val="0"/>
          <w:divBdr>
            <w:top w:val="none" w:sz="0" w:space="0" w:color="auto"/>
            <w:left w:val="none" w:sz="0" w:space="0" w:color="auto"/>
            <w:bottom w:val="none" w:sz="0" w:space="0" w:color="auto"/>
            <w:right w:val="none" w:sz="0" w:space="0" w:color="auto"/>
          </w:divBdr>
        </w:div>
        <w:div w:id="1800301040">
          <w:marLeft w:val="640"/>
          <w:marRight w:val="0"/>
          <w:marTop w:val="0"/>
          <w:marBottom w:val="0"/>
          <w:divBdr>
            <w:top w:val="none" w:sz="0" w:space="0" w:color="auto"/>
            <w:left w:val="none" w:sz="0" w:space="0" w:color="auto"/>
            <w:bottom w:val="none" w:sz="0" w:space="0" w:color="auto"/>
            <w:right w:val="none" w:sz="0" w:space="0" w:color="auto"/>
          </w:divBdr>
        </w:div>
        <w:div w:id="1205217448">
          <w:marLeft w:val="640"/>
          <w:marRight w:val="0"/>
          <w:marTop w:val="0"/>
          <w:marBottom w:val="0"/>
          <w:divBdr>
            <w:top w:val="none" w:sz="0" w:space="0" w:color="auto"/>
            <w:left w:val="none" w:sz="0" w:space="0" w:color="auto"/>
            <w:bottom w:val="none" w:sz="0" w:space="0" w:color="auto"/>
            <w:right w:val="none" w:sz="0" w:space="0" w:color="auto"/>
          </w:divBdr>
        </w:div>
        <w:div w:id="1446729292">
          <w:marLeft w:val="640"/>
          <w:marRight w:val="0"/>
          <w:marTop w:val="0"/>
          <w:marBottom w:val="0"/>
          <w:divBdr>
            <w:top w:val="none" w:sz="0" w:space="0" w:color="auto"/>
            <w:left w:val="none" w:sz="0" w:space="0" w:color="auto"/>
            <w:bottom w:val="none" w:sz="0" w:space="0" w:color="auto"/>
            <w:right w:val="none" w:sz="0" w:space="0" w:color="auto"/>
          </w:divBdr>
        </w:div>
        <w:div w:id="1304042817">
          <w:marLeft w:val="640"/>
          <w:marRight w:val="0"/>
          <w:marTop w:val="0"/>
          <w:marBottom w:val="0"/>
          <w:divBdr>
            <w:top w:val="none" w:sz="0" w:space="0" w:color="auto"/>
            <w:left w:val="none" w:sz="0" w:space="0" w:color="auto"/>
            <w:bottom w:val="none" w:sz="0" w:space="0" w:color="auto"/>
            <w:right w:val="none" w:sz="0" w:space="0" w:color="auto"/>
          </w:divBdr>
        </w:div>
        <w:div w:id="1552418702">
          <w:marLeft w:val="640"/>
          <w:marRight w:val="0"/>
          <w:marTop w:val="0"/>
          <w:marBottom w:val="0"/>
          <w:divBdr>
            <w:top w:val="none" w:sz="0" w:space="0" w:color="auto"/>
            <w:left w:val="none" w:sz="0" w:space="0" w:color="auto"/>
            <w:bottom w:val="none" w:sz="0" w:space="0" w:color="auto"/>
            <w:right w:val="none" w:sz="0" w:space="0" w:color="auto"/>
          </w:divBdr>
        </w:div>
        <w:div w:id="1788891069">
          <w:marLeft w:val="640"/>
          <w:marRight w:val="0"/>
          <w:marTop w:val="0"/>
          <w:marBottom w:val="0"/>
          <w:divBdr>
            <w:top w:val="none" w:sz="0" w:space="0" w:color="auto"/>
            <w:left w:val="none" w:sz="0" w:space="0" w:color="auto"/>
            <w:bottom w:val="none" w:sz="0" w:space="0" w:color="auto"/>
            <w:right w:val="none" w:sz="0" w:space="0" w:color="auto"/>
          </w:divBdr>
        </w:div>
        <w:div w:id="748577472">
          <w:marLeft w:val="640"/>
          <w:marRight w:val="0"/>
          <w:marTop w:val="0"/>
          <w:marBottom w:val="0"/>
          <w:divBdr>
            <w:top w:val="none" w:sz="0" w:space="0" w:color="auto"/>
            <w:left w:val="none" w:sz="0" w:space="0" w:color="auto"/>
            <w:bottom w:val="none" w:sz="0" w:space="0" w:color="auto"/>
            <w:right w:val="none" w:sz="0" w:space="0" w:color="auto"/>
          </w:divBdr>
        </w:div>
        <w:div w:id="341247765">
          <w:marLeft w:val="640"/>
          <w:marRight w:val="0"/>
          <w:marTop w:val="0"/>
          <w:marBottom w:val="0"/>
          <w:divBdr>
            <w:top w:val="none" w:sz="0" w:space="0" w:color="auto"/>
            <w:left w:val="none" w:sz="0" w:space="0" w:color="auto"/>
            <w:bottom w:val="none" w:sz="0" w:space="0" w:color="auto"/>
            <w:right w:val="none" w:sz="0" w:space="0" w:color="auto"/>
          </w:divBdr>
        </w:div>
        <w:div w:id="1067995517">
          <w:marLeft w:val="640"/>
          <w:marRight w:val="0"/>
          <w:marTop w:val="0"/>
          <w:marBottom w:val="0"/>
          <w:divBdr>
            <w:top w:val="none" w:sz="0" w:space="0" w:color="auto"/>
            <w:left w:val="none" w:sz="0" w:space="0" w:color="auto"/>
            <w:bottom w:val="none" w:sz="0" w:space="0" w:color="auto"/>
            <w:right w:val="none" w:sz="0" w:space="0" w:color="auto"/>
          </w:divBdr>
        </w:div>
        <w:div w:id="1291672910">
          <w:marLeft w:val="640"/>
          <w:marRight w:val="0"/>
          <w:marTop w:val="0"/>
          <w:marBottom w:val="0"/>
          <w:divBdr>
            <w:top w:val="none" w:sz="0" w:space="0" w:color="auto"/>
            <w:left w:val="none" w:sz="0" w:space="0" w:color="auto"/>
            <w:bottom w:val="none" w:sz="0" w:space="0" w:color="auto"/>
            <w:right w:val="none" w:sz="0" w:space="0" w:color="auto"/>
          </w:divBdr>
        </w:div>
        <w:div w:id="789478245">
          <w:marLeft w:val="640"/>
          <w:marRight w:val="0"/>
          <w:marTop w:val="0"/>
          <w:marBottom w:val="0"/>
          <w:divBdr>
            <w:top w:val="none" w:sz="0" w:space="0" w:color="auto"/>
            <w:left w:val="none" w:sz="0" w:space="0" w:color="auto"/>
            <w:bottom w:val="none" w:sz="0" w:space="0" w:color="auto"/>
            <w:right w:val="none" w:sz="0" w:space="0" w:color="auto"/>
          </w:divBdr>
        </w:div>
        <w:div w:id="1915512084">
          <w:marLeft w:val="640"/>
          <w:marRight w:val="0"/>
          <w:marTop w:val="0"/>
          <w:marBottom w:val="0"/>
          <w:divBdr>
            <w:top w:val="none" w:sz="0" w:space="0" w:color="auto"/>
            <w:left w:val="none" w:sz="0" w:space="0" w:color="auto"/>
            <w:bottom w:val="none" w:sz="0" w:space="0" w:color="auto"/>
            <w:right w:val="none" w:sz="0" w:space="0" w:color="auto"/>
          </w:divBdr>
        </w:div>
        <w:div w:id="1416975474">
          <w:marLeft w:val="640"/>
          <w:marRight w:val="0"/>
          <w:marTop w:val="0"/>
          <w:marBottom w:val="0"/>
          <w:divBdr>
            <w:top w:val="none" w:sz="0" w:space="0" w:color="auto"/>
            <w:left w:val="none" w:sz="0" w:space="0" w:color="auto"/>
            <w:bottom w:val="none" w:sz="0" w:space="0" w:color="auto"/>
            <w:right w:val="none" w:sz="0" w:space="0" w:color="auto"/>
          </w:divBdr>
        </w:div>
        <w:div w:id="728454748">
          <w:marLeft w:val="640"/>
          <w:marRight w:val="0"/>
          <w:marTop w:val="0"/>
          <w:marBottom w:val="0"/>
          <w:divBdr>
            <w:top w:val="none" w:sz="0" w:space="0" w:color="auto"/>
            <w:left w:val="none" w:sz="0" w:space="0" w:color="auto"/>
            <w:bottom w:val="none" w:sz="0" w:space="0" w:color="auto"/>
            <w:right w:val="none" w:sz="0" w:space="0" w:color="auto"/>
          </w:divBdr>
        </w:div>
        <w:div w:id="509832898">
          <w:marLeft w:val="640"/>
          <w:marRight w:val="0"/>
          <w:marTop w:val="0"/>
          <w:marBottom w:val="0"/>
          <w:divBdr>
            <w:top w:val="none" w:sz="0" w:space="0" w:color="auto"/>
            <w:left w:val="none" w:sz="0" w:space="0" w:color="auto"/>
            <w:bottom w:val="none" w:sz="0" w:space="0" w:color="auto"/>
            <w:right w:val="none" w:sz="0" w:space="0" w:color="auto"/>
          </w:divBdr>
        </w:div>
        <w:div w:id="876435556">
          <w:marLeft w:val="640"/>
          <w:marRight w:val="0"/>
          <w:marTop w:val="0"/>
          <w:marBottom w:val="0"/>
          <w:divBdr>
            <w:top w:val="none" w:sz="0" w:space="0" w:color="auto"/>
            <w:left w:val="none" w:sz="0" w:space="0" w:color="auto"/>
            <w:bottom w:val="none" w:sz="0" w:space="0" w:color="auto"/>
            <w:right w:val="none" w:sz="0" w:space="0" w:color="auto"/>
          </w:divBdr>
        </w:div>
        <w:div w:id="684401335">
          <w:marLeft w:val="640"/>
          <w:marRight w:val="0"/>
          <w:marTop w:val="0"/>
          <w:marBottom w:val="0"/>
          <w:divBdr>
            <w:top w:val="none" w:sz="0" w:space="0" w:color="auto"/>
            <w:left w:val="none" w:sz="0" w:space="0" w:color="auto"/>
            <w:bottom w:val="none" w:sz="0" w:space="0" w:color="auto"/>
            <w:right w:val="none" w:sz="0" w:space="0" w:color="auto"/>
          </w:divBdr>
        </w:div>
      </w:divsChild>
    </w:div>
    <w:div w:id="1493448411">
      <w:bodyDiv w:val="1"/>
      <w:marLeft w:val="0"/>
      <w:marRight w:val="0"/>
      <w:marTop w:val="0"/>
      <w:marBottom w:val="0"/>
      <w:divBdr>
        <w:top w:val="none" w:sz="0" w:space="0" w:color="auto"/>
        <w:left w:val="none" w:sz="0" w:space="0" w:color="auto"/>
        <w:bottom w:val="none" w:sz="0" w:space="0" w:color="auto"/>
        <w:right w:val="none" w:sz="0" w:space="0" w:color="auto"/>
      </w:divBdr>
      <w:divsChild>
        <w:div w:id="306325594">
          <w:marLeft w:val="640"/>
          <w:marRight w:val="0"/>
          <w:marTop w:val="0"/>
          <w:marBottom w:val="0"/>
          <w:divBdr>
            <w:top w:val="none" w:sz="0" w:space="0" w:color="auto"/>
            <w:left w:val="none" w:sz="0" w:space="0" w:color="auto"/>
            <w:bottom w:val="none" w:sz="0" w:space="0" w:color="auto"/>
            <w:right w:val="none" w:sz="0" w:space="0" w:color="auto"/>
          </w:divBdr>
        </w:div>
        <w:div w:id="459223602">
          <w:marLeft w:val="640"/>
          <w:marRight w:val="0"/>
          <w:marTop w:val="0"/>
          <w:marBottom w:val="0"/>
          <w:divBdr>
            <w:top w:val="none" w:sz="0" w:space="0" w:color="auto"/>
            <w:left w:val="none" w:sz="0" w:space="0" w:color="auto"/>
            <w:bottom w:val="none" w:sz="0" w:space="0" w:color="auto"/>
            <w:right w:val="none" w:sz="0" w:space="0" w:color="auto"/>
          </w:divBdr>
        </w:div>
        <w:div w:id="1178622051">
          <w:marLeft w:val="640"/>
          <w:marRight w:val="0"/>
          <w:marTop w:val="0"/>
          <w:marBottom w:val="0"/>
          <w:divBdr>
            <w:top w:val="none" w:sz="0" w:space="0" w:color="auto"/>
            <w:left w:val="none" w:sz="0" w:space="0" w:color="auto"/>
            <w:bottom w:val="none" w:sz="0" w:space="0" w:color="auto"/>
            <w:right w:val="none" w:sz="0" w:space="0" w:color="auto"/>
          </w:divBdr>
        </w:div>
        <w:div w:id="10882293">
          <w:marLeft w:val="640"/>
          <w:marRight w:val="0"/>
          <w:marTop w:val="0"/>
          <w:marBottom w:val="0"/>
          <w:divBdr>
            <w:top w:val="none" w:sz="0" w:space="0" w:color="auto"/>
            <w:left w:val="none" w:sz="0" w:space="0" w:color="auto"/>
            <w:bottom w:val="none" w:sz="0" w:space="0" w:color="auto"/>
            <w:right w:val="none" w:sz="0" w:space="0" w:color="auto"/>
          </w:divBdr>
        </w:div>
        <w:div w:id="723914423">
          <w:marLeft w:val="640"/>
          <w:marRight w:val="0"/>
          <w:marTop w:val="0"/>
          <w:marBottom w:val="0"/>
          <w:divBdr>
            <w:top w:val="none" w:sz="0" w:space="0" w:color="auto"/>
            <w:left w:val="none" w:sz="0" w:space="0" w:color="auto"/>
            <w:bottom w:val="none" w:sz="0" w:space="0" w:color="auto"/>
            <w:right w:val="none" w:sz="0" w:space="0" w:color="auto"/>
          </w:divBdr>
        </w:div>
        <w:div w:id="80373723">
          <w:marLeft w:val="640"/>
          <w:marRight w:val="0"/>
          <w:marTop w:val="0"/>
          <w:marBottom w:val="0"/>
          <w:divBdr>
            <w:top w:val="none" w:sz="0" w:space="0" w:color="auto"/>
            <w:left w:val="none" w:sz="0" w:space="0" w:color="auto"/>
            <w:bottom w:val="none" w:sz="0" w:space="0" w:color="auto"/>
            <w:right w:val="none" w:sz="0" w:space="0" w:color="auto"/>
          </w:divBdr>
        </w:div>
        <w:div w:id="1554005163">
          <w:marLeft w:val="640"/>
          <w:marRight w:val="0"/>
          <w:marTop w:val="0"/>
          <w:marBottom w:val="0"/>
          <w:divBdr>
            <w:top w:val="none" w:sz="0" w:space="0" w:color="auto"/>
            <w:left w:val="none" w:sz="0" w:space="0" w:color="auto"/>
            <w:bottom w:val="none" w:sz="0" w:space="0" w:color="auto"/>
            <w:right w:val="none" w:sz="0" w:space="0" w:color="auto"/>
          </w:divBdr>
        </w:div>
        <w:div w:id="85346373">
          <w:marLeft w:val="640"/>
          <w:marRight w:val="0"/>
          <w:marTop w:val="0"/>
          <w:marBottom w:val="0"/>
          <w:divBdr>
            <w:top w:val="none" w:sz="0" w:space="0" w:color="auto"/>
            <w:left w:val="none" w:sz="0" w:space="0" w:color="auto"/>
            <w:bottom w:val="none" w:sz="0" w:space="0" w:color="auto"/>
            <w:right w:val="none" w:sz="0" w:space="0" w:color="auto"/>
          </w:divBdr>
        </w:div>
        <w:div w:id="640424548">
          <w:marLeft w:val="640"/>
          <w:marRight w:val="0"/>
          <w:marTop w:val="0"/>
          <w:marBottom w:val="0"/>
          <w:divBdr>
            <w:top w:val="none" w:sz="0" w:space="0" w:color="auto"/>
            <w:left w:val="none" w:sz="0" w:space="0" w:color="auto"/>
            <w:bottom w:val="none" w:sz="0" w:space="0" w:color="auto"/>
            <w:right w:val="none" w:sz="0" w:space="0" w:color="auto"/>
          </w:divBdr>
        </w:div>
        <w:div w:id="2015566622">
          <w:marLeft w:val="640"/>
          <w:marRight w:val="0"/>
          <w:marTop w:val="0"/>
          <w:marBottom w:val="0"/>
          <w:divBdr>
            <w:top w:val="none" w:sz="0" w:space="0" w:color="auto"/>
            <w:left w:val="none" w:sz="0" w:space="0" w:color="auto"/>
            <w:bottom w:val="none" w:sz="0" w:space="0" w:color="auto"/>
            <w:right w:val="none" w:sz="0" w:space="0" w:color="auto"/>
          </w:divBdr>
        </w:div>
        <w:div w:id="1468427441">
          <w:marLeft w:val="640"/>
          <w:marRight w:val="0"/>
          <w:marTop w:val="0"/>
          <w:marBottom w:val="0"/>
          <w:divBdr>
            <w:top w:val="none" w:sz="0" w:space="0" w:color="auto"/>
            <w:left w:val="none" w:sz="0" w:space="0" w:color="auto"/>
            <w:bottom w:val="none" w:sz="0" w:space="0" w:color="auto"/>
            <w:right w:val="none" w:sz="0" w:space="0" w:color="auto"/>
          </w:divBdr>
        </w:div>
        <w:div w:id="2048792497">
          <w:marLeft w:val="640"/>
          <w:marRight w:val="0"/>
          <w:marTop w:val="0"/>
          <w:marBottom w:val="0"/>
          <w:divBdr>
            <w:top w:val="none" w:sz="0" w:space="0" w:color="auto"/>
            <w:left w:val="none" w:sz="0" w:space="0" w:color="auto"/>
            <w:bottom w:val="none" w:sz="0" w:space="0" w:color="auto"/>
            <w:right w:val="none" w:sz="0" w:space="0" w:color="auto"/>
          </w:divBdr>
        </w:div>
        <w:div w:id="45379652">
          <w:marLeft w:val="640"/>
          <w:marRight w:val="0"/>
          <w:marTop w:val="0"/>
          <w:marBottom w:val="0"/>
          <w:divBdr>
            <w:top w:val="none" w:sz="0" w:space="0" w:color="auto"/>
            <w:left w:val="none" w:sz="0" w:space="0" w:color="auto"/>
            <w:bottom w:val="none" w:sz="0" w:space="0" w:color="auto"/>
            <w:right w:val="none" w:sz="0" w:space="0" w:color="auto"/>
          </w:divBdr>
        </w:div>
        <w:div w:id="168570343">
          <w:marLeft w:val="640"/>
          <w:marRight w:val="0"/>
          <w:marTop w:val="0"/>
          <w:marBottom w:val="0"/>
          <w:divBdr>
            <w:top w:val="none" w:sz="0" w:space="0" w:color="auto"/>
            <w:left w:val="none" w:sz="0" w:space="0" w:color="auto"/>
            <w:bottom w:val="none" w:sz="0" w:space="0" w:color="auto"/>
            <w:right w:val="none" w:sz="0" w:space="0" w:color="auto"/>
          </w:divBdr>
        </w:div>
        <w:div w:id="394164491">
          <w:marLeft w:val="640"/>
          <w:marRight w:val="0"/>
          <w:marTop w:val="0"/>
          <w:marBottom w:val="0"/>
          <w:divBdr>
            <w:top w:val="none" w:sz="0" w:space="0" w:color="auto"/>
            <w:left w:val="none" w:sz="0" w:space="0" w:color="auto"/>
            <w:bottom w:val="none" w:sz="0" w:space="0" w:color="auto"/>
            <w:right w:val="none" w:sz="0" w:space="0" w:color="auto"/>
          </w:divBdr>
        </w:div>
        <w:div w:id="1508985925">
          <w:marLeft w:val="640"/>
          <w:marRight w:val="0"/>
          <w:marTop w:val="0"/>
          <w:marBottom w:val="0"/>
          <w:divBdr>
            <w:top w:val="none" w:sz="0" w:space="0" w:color="auto"/>
            <w:left w:val="none" w:sz="0" w:space="0" w:color="auto"/>
            <w:bottom w:val="none" w:sz="0" w:space="0" w:color="auto"/>
            <w:right w:val="none" w:sz="0" w:space="0" w:color="auto"/>
          </w:divBdr>
        </w:div>
        <w:div w:id="74673546">
          <w:marLeft w:val="640"/>
          <w:marRight w:val="0"/>
          <w:marTop w:val="0"/>
          <w:marBottom w:val="0"/>
          <w:divBdr>
            <w:top w:val="none" w:sz="0" w:space="0" w:color="auto"/>
            <w:left w:val="none" w:sz="0" w:space="0" w:color="auto"/>
            <w:bottom w:val="none" w:sz="0" w:space="0" w:color="auto"/>
            <w:right w:val="none" w:sz="0" w:space="0" w:color="auto"/>
          </w:divBdr>
        </w:div>
        <w:div w:id="1978336396">
          <w:marLeft w:val="640"/>
          <w:marRight w:val="0"/>
          <w:marTop w:val="0"/>
          <w:marBottom w:val="0"/>
          <w:divBdr>
            <w:top w:val="none" w:sz="0" w:space="0" w:color="auto"/>
            <w:left w:val="none" w:sz="0" w:space="0" w:color="auto"/>
            <w:bottom w:val="none" w:sz="0" w:space="0" w:color="auto"/>
            <w:right w:val="none" w:sz="0" w:space="0" w:color="auto"/>
          </w:divBdr>
        </w:div>
        <w:div w:id="1701935586">
          <w:marLeft w:val="640"/>
          <w:marRight w:val="0"/>
          <w:marTop w:val="0"/>
          <w:marBottom w:val="0"/>
          <w:divBdr>
            <w:top w:val="none" w:sz="0" w:space="0" w:color="auto"/>
            <w:left w:val="none" w:sz="0" w:space="0" w:color="auto"/>
            <w:bottom w:val="none" w:sz="0" w:space="0" w:color="auto"/>
            <w:right w:val="none" w:sz="0" w:space="0" w:color="auto"/>
          </w:divBdr>
        </w:div>
        <w:div w:id="138502634">
          <w:marLeft w:val="640"/>
          <w:marRight w:val="0"/>
          <w:marTop w:val="0"/>
          <w:marBottom w:val="0"/>
          <w:divBdr>
            <w:top w:val="none" w:sz="0" w:space="0" w:color="auto"/>
            <w:left w:val="none" w:sz="0" w:space="0" w:color="auto"/>
            <w:bottom w:val="none" w:sz="0" w:space="0" w:color="auto"/>
            <w:right w:val="none" w:sz="0" w:space="0" w:color="auto"/>
          </w:divBdr>
        </w:div>
        <w:div w:id="1612281669">
          <w:marLeft w:val="640"/>
          <w:marRight w:val="0"/>
          <w:marTop w:val="0"/>
          <w:marBottom w:val="0"/>
          <w:divBdr>
            <w:top w:val="none" w:sz="0" w:space="0" w:color="auto"/>
            <w:left w:val="none" w:sz="0" w:space="0" w:color="auto"/>
            <w:bottom w:val="none" w:sz="0" w:space="0" w:color="auto"/>
            <w:right w:val="none" w:sz="0" w:space="0" w:color="auto"/>
          </w:divBdr>
        </w:div>
        <w:div w:id="866675830">
          <w:marLeft w:val="640"/>
          <w:marRight w:val="0"/>
          <w:marTop w:val="0"/>
          <w:marBottom w:val="0"/>
          <w:divBdr>
            <w:top w:val="none" w:sz="0" w:space="0" w:color="auto"/>
            <w:left w:val="none" w:sz="0" w:space="0" w:color="auto"/>
            <w:bottom w:val="none" w:sz="0" w:space="0" w:color="auto"/>
            <w:right w:val="none" w:sz="0" w:space="0" w:color="auto"/>
          </w:divBdr>
        </w:div>
        <w:div w:id="485708427">
          <w:marLeft w:val="640"/>
          <w:marRight w:val="0"/>
          <w:marTop w:val="0"/>
          <w:marBottom w:val="0"/>
          <w:divBdr>
            <w:top w:val="none" w:sz="0" w:space="0" w:color="auto"/>
            <w:left w:val="none" w:sz="0" w:space="0" w:color="auto"/>
            <w:bottom w:val="none" w:sz="0" w:space="0" w:color="auto"/>
            <w:right w:val="none" w:sz="0" w:space="0" w:color="auto"/>
          </w:divBdr>
        </w:div>
        <w:div w:id="821119401">
          <w:marLeft w:val="640"/>
          <w:marRight w:val="0"/>
          <w:marTop w:val="0"/>
          <w:marBottom w:val="0"/>
          <w:divBdr>
            <w:top w:val="none" w:sz="0" w:space="0" w:color="auto"/>
            <w:left w:val="none" w:sz="0" w:space="0" w:color="auto"/>
            <w:bottom w:val="none" w:sz="0" w:space="0" w:color="auto"/>
            <w:right w:val="none" w:sz="0" w:space="0" w:color="auto"/>
          </w:divBdr>
        </w:div>
        <w:div w:id="2012902798">
          <w:marLeft w:val="640"/>
          <w:marRight w:val="0"/>
          <w:marTop w:val="0"/>
          <w:marBottom w:val="0"/>
          <w:divBdr>
            <w:top w:val="none" w:sz="0" w:space="0" w:color="auto"/>
            <w:left w:val="none" w:sz="0" w:space="0" w:color="auto"/>
            <w:bottom w:val="none" w:sz="0" w:space="0" w:color="auto"/>
            <w:right w:val="none" w:sz="0" w:space="0" w:color="auto"/>
          </w:divBdr>
        </w:div>
        <w:div w:id="1673482930">
          <w:marLeft w:val="640"/>
          <w:marRight w:val="0"/>
          <w:marTop w:val="0"/>
          <w:marBottom w:val="0"/>
          <w:divBdr>
            <w:top w:val="none" w:sz="0" w:space="0" w:color="auto"/>
            <w:left w:val="none" w:sz="0" w:space="0" w:color="auto"/>
            <w:bottom w:val="none" w:sz="0" w:space="0" w:color="auto"/>
            <w:right w:val="none" w:sz="0" w:space="0" w:color="auto"/>
          </w:divBdr>
        </w:div>
        <w:div w:id="161431897">
          <w:marLeft w:val="640"/>
          <w:marRight w:val="0"/>
          <w:marTop w:val="0"/>
          <w:marBottom w:val="0"/>
          <w:divBdr>
            <w:top w:val="none" w:sz="0" w:space="0" w:color="auto"/>
            <w:left w:val="none" w:sz="0" w:space="0" w:color="auto"/>
            <w:bottom w:val="none" w:sz="0" w:space="0" w:color="auto"/>
            <w:right w:val="none" w:sz="0" w:space="0" w:color="auto"/>
          </w:divBdr>
        </w:div>
        <w:div w:id="493031826">
          <w:marLeft w:val="640"/>
          <w:marRight w:val="0"/>
          <w:marTop w:val="0"/>
          <w:marBottom w:val="0"/>
          <w:divBdr>
            <w:top w:val="none" w:sz="0" w:space="0" w:color="auto"/>
            <w:left w:val="none" w:sz="0" w:space="0" w:color="auto"/>
            <w:bottom w:val="none" w:sz="0" w:space="0" w:color="auto"/>
            <w:right w:val="none" w:sz="0" w:space="0" w:color="auto"/>
          </w:divBdr>
        </w:div>
        <w:div w:id="612176751">
          <w:marLeft w:val="640"/>
          <w:marRight w:val="0"/>
          <w:marTop w:val="0"/>
          <w:marBottom w:val="0"/>
          <w:divBdr>
            <w:top w:val="none" w:sz="0" w:space="0" w:color="auto"/>
            <w:left w:val="none" w:sz="0" w:space="0" w:color="auto"/>
            <w:bottom w:val="none" w:sz="0" w:space="0" w:color="auto"/>
            <w:right w:val="none" w:sz="0" w:space="0" w:color="auto"/>
          </w:divBdr>
        </w:div>
        <w:div w:id="363755491">
          <w:marLeft w:val="640"/>
          <w:marRight w:val="0"/>
          <w:marTop w:val="0"/>
          <w:marBottom w:val="0"/>
          <w:divBdr>
            <w:top w:val="none" w:sz="0" w:space="0" w:color="auto"/>
            <w:left w:val="none" w:sz="0" w:space="0" w:color="auto"/>
            <w:bottom w:val="none" w:sz="0" w:space="0" w:color="auto"/>
            <w:right w:val="none" w:sz="0" w:space="0" w:color="auto"/>
          </w:divBdr>
        </w:div>
        <w:div w:id="1746682197">
          <w:marLeft w:val="640"/>
          <w:marRight w:val="0"/>
          <w:marTop w:val="0"/>
          <w:marBottom w:val="0"/>
          <w:divBdr>
            <w:top w:val="none" w:sz="0" w:space="0" w:color="auto"/>
            <w:left w:val="none" w:sz="0" w:space="0" w:color="auto"/>
            <w:bottom w:val="none" w:sz="0" w:space="0" w:color="auto"/>
            <w:right w:val="none" w:sz="0" w:space="0" w:color="auto"/>
          </w:divBdr>
        </w:div>
        <w:div w:id="1050495">
          <w:marLeft w:val="640"/>
          <w:marRight w:val="0"/>
          <w:marTop w:val="0"/>
          <w:marBottom w:val="0"/>
          <w:divBdr>
            <w:top w:val="none" w:sz="0" w:space="0" w:color="auto"/>
            <w:left w:val="none" w:sz="0" w:space="0" w:color="auto"/>
            <w:bottom w:val="none" w:sz="0" w:space="0" w:color="auto"/>
            <w:right w:val="none" w:sz="0" w:space="0" w:color="auto"/>
          </w:divBdr>
        </w:div>
        <w:div w:id="680162002">
          <w:marLeft w:val="640"/>
          <w:marRight w:val="0"/>
          <w:marTop w:val="0"/>
          <w:marBottom w:val="0"/>
          <w:divBdr>
            <w:top w:val="none" w:sz="0" w:space="0" w:color="auto"/>
            <w:left w:val="none" w:sz="0" w:space="0" w:color="auto"/>
            <w:bottom w:val="none" w:sz="0" w:space="0" w:color="auto"/>
            <w:right w:val="none" w:sz="0" w:space="0" w:color="auto"/>
          </w:divBdr>
        </w:div>
        <w:div w:id="159396986">
          <w:marLeft w:val="640"/>
          <w:marRight w:val="0"/>
          <w:marTop w:val="0"/>
          <w:marBottom w:val="0"/>
          <w:divBdr>
            <w:top w:val="none" w:sz="0" w:space="0" w:color="auto"/>
            <w:left w:val="none" w:sz="0" w:space="0" w:color="auto"/>
            <w:bottom w:val="none" w:sz="0" w:space="0" w:color="auto"/>
            <w:right w:val="none" w:sz="0" w:space="0" w:color="auto"/>
          </w:divBdr>
        </w:div>
        <w:div w:id="1444110948">
          <w:marLeft w:val="640"/>
          <w:marRight w:val="0"/>
          <w:marTop w:val="0"/>
          <w:marBottom w:val="0"/>
          <w:divBdr>
            <w:top w:val="none" w:sz="0" w:space="0" w:color="auto"/>
            <w:left w:val="none" w:sz="0" w:space="0" w:color="auto"/>
            <w:bottom w:val="none" w:sz="0" w:space="0" w:color="auto"/>
            <w:right w:val="none" w:sz="0" w:space="0" w:color="auto"/>
          </w:divBdr>
        </w:div>
        <w:div w:id="1093671866">
          <w:marLeft w:val="640"/>
          <w:marRight w:val="0"/>
          <w:marTop w:val="0"/>
          <w:marBottom w:val="0"/>
          <w:divBdr>
            <w:top w:val="none" w:sz="0" w:space="0" w:color="auto"/>
            <w:left w:val="none" w:sz="0" w:space="0" w:color="auto"/>
            <w:bottom w:val="none" w:sz="0" w:space="0" w:color="auto"/>
            <w:right w:val="none" w:sz="0" w:space="0" w:color="auto"/>
          </w:divBdr>
        </w:div>
        <w:div w:id="993528472">
          <w:marLeft w:val="640"/>
          <w:marRight w:val="0"/>
          <w:marTop w:val="0"/>
          <w:marBottom w:val="0"/>
          <w:divBdr>
            <w:top w:val="none" w:sz="0" w:space="0" w:color="auto"/>
            <w:left w:val="none" w:sz="0" w:space="0" w:color="auto"/>
            <w:bottom w:val="none" w:sz="0" w:space="0" w:color="auto"/>
            <w:right w:val="none" w:sz="0" w:space="0" w:color="auto"/>
          </w:divBdr>
        </w:div>
        <w:div w:id="1713189349">
          <w:marLeft w:val="640"/>
          <w:marRight w:val="0"/>
          <w:marTop w:val="0"/>
          <w:marBottom w:val="0"/>
          <w:divBdr>
            <w:top w:val="none" w:sz="0" w:space="0" w:color="auto"/>
            <w:left w:val="none" w:sz="0" w:space="0" w:color="auto"/>
            <w:bottom w:val="none" w:sz="0" w:space="0" w:color="auto"/>
            <w:right w:val="none" w:sz="0" w:space="0" w:color="auto"/>
          </w:divBdr>
        </w:div>
        <w:div w:id="959190858">
          <w:marLeft w:val="640"/>
          <w:marRight w:val="0"/>
          <w:marTop w:val="0"/>
          <w:marBottom w:val="0"/>
          <w:divBdr>
            <w:top w:val="none" w:sz="0" w:space="0" w:color="auto"/>
            <w:left w:val="none" w:sz="0" w:space="0" w:color="auto"/>
            <w:bottom w:val="none" w:sz="0" w:space="0" w:color="auto"/>
            <w:right w:val="none" w:sz="0" w:space="0" w:color="auto"/>
          </w:divBdr>
        </w:div>
        <w:div w:id="332685678">
          <w:marLeft w:val="640"/>
          <w:marRight w:val="0"/>
          <w:marTop w:val="0"/>
          <w:marBottom w:val="0"/>
          <w:divBdr>
            <w:top w:val="none" w:sz="0" w:space="0" w:color="auto"/>
            <w:left w:val="none" w:sz="0" w:space="0" w:color="auto"/>
            <w:bottom w:val="none" w:sz="0" w:space="0" w:color="auto"/>
            <w:right w:val="none" w:sz="0" w:space="0" w:color="auto"/>
          </w:divBdr>
        </w:div>
        <w:div w:id="1679699221">
          <w:marLeft w:val="640"/>
          <w:marRight w:val="0"/>
          <w:marTop w:val="0"/>
          <w:marBottom w:val="0"/>
          <w:divBdr>
            <w:top w:val="none" w:sz="0" w:space="0" w:color="auto"/>
            <w:left w:val="none" w:sz="0" w:space="0" w:color="auto"/>
            <w:bottom w:val="none" w:sz="0" w:space="0" w:color="auto"/>
            <w:right w:val="none" w:sz="0" w:space="0" w:color="auto"/>
          </w:divBdr>
        </w:div>
        <w:div w:id="185489639">
          <w:marLeft w:val="640"/>
          <w:marRight w:val="0"/>
          <w:marTop w:val="0"/>
          <w:marBottom w:val="0"/>
          <w:divBdr>
            <w:top w:val="none" w:sz="0" w:space="0" w:color="auto"/>
            <w:left w:val="none" w:sz="0" w:space="0" w:color="auto"/>
            <w:bottom w:val="none" w:sz="0" w:space="0" w:color="auto"/>
            <w:right w:val="none" w:sz="0" w:space="0" w:color="auto"/>
          </w:divBdr>
        </w:div>
        <w:div w:id="766967967">
          <w:marLeft w:val="640"/>
          <w:marRight w:val="0"/>
          <w:marTop w:val="0"/>
          <w:marBottom w:val="0"/>
          <w:divBdr>
            <w:top w:val="none" w:sz="0" w:space="0" w:color="auto"/>
            <w:left w:val="none" w:sz="0" w:space="0" w:color="auto"/>
            <w:bottom w:val="none" w:sz="0" w:space="0" w:color="auto"/>
            <w:right w:val="none" w:sz="0" w:space="0" w:color="auto"/>
          </w:divBdr>
        </w:div>
        <w:div w:id="1568373910">
          <w:marLeft w:val="640"/>
          <w:marRight w:val="0"/>
          <w:marTop w:val="0"/>
          <w:marBottom w:val="0"/>
          <w:divBdr>
            <w:top w:val="none" w:sz="0" w:space="0" w:color="auto"/>
            <w:left w:val="none" w:sz="0" w:space="0" w:color="auto"/>
            <w:bottom w:val="none" w:sz="0" w:space="0" w:color="auto"/>
            <w:right w:val="none" w:sz="0" w:space="0" w:color="auto"/>
          </w:divBdr>
        </w:div>
        <w:div w:id="785470155">
          <w:marLeft w:val="640"/>
          <w:marRight w:val="0"/>
          <w:marTop w:val="0"/>
          <w:marBottom w:val="0"/>
          <w:divBdr>
            <w:top w:val="none" w:sz="0" w:space="0" w:color="auto"/>
            <w:left w:val="none" w:sz="0" w:space="0" w:color="auto"/>
            <w:bottom w:val="none" w:sz="0" w:space="0" w:color="auto"/>
            <w:right w:val="none" w:sz="0" w:space="0" w:color="auto"/>
          </w:divBdr>
        </w:div>
        <w:div w:id="1696421394">
          <w:marLeft w:val="640"/>
          <w:marRight w:val="0"/>
          <w:marTop w:val="0"/>
          <w:marBottom w:val="0"/>
          <w:divBdr>
            <w:top w:val="none" w:sz="0" w:space="0" w:color="auto"/>
            <w:left w:val="none" w:sz="0" w:space="0" w:color="auto"/>
            <w:bottom w:val="none" w:sz="0" w:space="0" w:color="auto"/>
            <w:right w:val="none" w:sz="0" w:space="0" w:color="auto"/>
          </w:divBdr>
        </w:div>
        <w:div w:id="586888404">
          <w:marLeft w:val="640"/>
          <w:marRight w:val="0"/>
          <w:marTop w:val="0"/>
          <w:marBottom w:val="0"/>
          <w:divBdr>
            <w:top w:val="none" w:sz="0" w:space="0" w:color="auto"/>
            <w:left w:val="none" w:sz="0" w:space="0" w:color="auto"/>
            <w:bottom w:val="none" w:sz="0" w:space="0" w:color="auto"/>
            <w:right w:val="none" w:sz="0" w:space="0" w:color="auto"/>
          </w:divBdr>
        </w:div>
        <w:div w:id="930547875">
          <w:marLeft w:val="640"/>
          <w:marRight w:val="0"/>
          <w:marTop w:val="0"/>
          <w:marBottom w:val="0"/>
          <w:divBdr>
            <w:top w:val="none" w:sz="0" w:space="0" w:color="auto"/>
            <w:left w:val="none" w:sz="0" w:space="0" w:color="auto"/>
            <w:bottom w:val="none" w:sz="0" w:space="0" w:color="auto"/>
            <w:right w:val="none" w:sz="0" w:space="0" w:color="auto"/>
          </w:divBdr>
        </w:div>
        <w:div w:id="1869296187">
          <w:marLeft w:val="640"/>
          <w:marRight w:val="0"/>
          <w:marTop w:val="0"/>
          <w:marBottom w:val="0"/>
          <w:divBdr>
            <w:top w:val="none" w:sz="0" w:space="0" w:color="auto"/>
            <w:left w:val="none" w:sz="0" w:space="0" w:color="auto"/>
            <w:bottom w:val="none" w:sz="0" w:space="0" w:color="auto"/>
            <w:right w:val="none" w:sz="0" w:space="0" w:color="auto"/>
          </w:divBdr>
        </w:div>
        <w:div w:id="388113447">
          <w:marLeft w:val="640"/>
          <w:marRight w:val="0"/>
          <w:marTop w:val="0"/>
          <w:marBottom w:val="0"/>
          <w:divBdr>
            <w:top w:val="none" w:sz="0" w:space="0" w:color="auto"/>
            <w:left w:val="none" w:sz="0" w:space="0" w:color="auto"/>
            <w:bottom w:val="none" w:sz="0" w:space="0" w:color="auto"/>
            <w:right w:val="none" w:sz="0" w:space="0" w:color="auto"/>
          </w:divBdr>
        </w:div>
        <w:div w:id="280648852">
          <w:marLeft w:val="640"/>
          <w:marRight w:val="0"/>
          <w:marTop w:val="0"/>
          <w:marBottom w:val="0"/>
          <w:divBdr>
            <w:top w:val="none" w:sz="0" w:space="0" w:color="auto"/>
            <w:left w:val="none" w:sz="0" w:space="0" w:color="auto"/>
            <w:bottom w:val="none" w:sz="0" w:space="0" w:color="auto"/>
            <w:right w:val="none" w:sz="0" w:space="0" w:color="auto"/>
          </w:divBdr>
        </w:div>
        <w:div w:id="1196500593">
          <w:marLeft w:val="640"/>
          <w:marRight w:val="0"/>
          <w:marTop w:val="0"/>
          <w:marBottom w:val="0"/>
          <w:divBdr>
            <w:top w:val="none" w:sz="0" w:space="0" w:color="auto"/>
            <w:left w:val="none" w:sz="0" w:space="0" w:color="auto"/>
            <w:bottom w:val="none" w:sz="0" w:space="0" w:color="auto"/>
            <w:right w:val="none" w:sz="0" w:space="0" w:color="auto"/>
          </w:divBdr>
        </w:div>
        <w:div w:id="1153645511">
          <w:marLeft w:val="640"/>
          <w:marRight w:val="0"/>
          <w:marTop w:val="0"/>
          <w:marBottom w:val="0"/>
          <w:divBdr>
            <w:top w:val="none" w:sz="0" w:space="0" w:color="auto"/>
            <w:left w:val="none" w:sz="0" w:space="0" w:color="auto"/>
            <w:bottom w:val="none" w:sz="0" w:space="0" w:color="auto"/>
            <w:right w:val="none" w:sz="0" w:space="0" w:color="auto"/>
          </w:divBdr>
        </w:div>
        <w:div w:id="1504974820">
          <w:marLeft w:val="640"/>
          <w:marRight w:val="0"/>
          <w:marTop w:val="0"/>
          <w:marBottom w:val="0"/>
          <w:divBdr>
            <w:top w:val="none" w:sz="0" w:space="0" w:color="auto"/>
            <w:left w:val="none" w:sz="0" w:space="0" w:color="auto"/>
            <w:bottom w:val="none" w:sz="0" w:space="0" w:color="auto"/>
            <w:right w:val="none" w:sz="0" w:space="0" w:color="auto"/>
          </w:divBdr>
        </w:div>
        <w:div w:id="98529206">
          <w:marLeft w:val="640"/>
          <w:marRight w:val="0"/>
          <w:marTop w:val="0"/>
          <w:marBottom w:val="0"/>
          <w:divBdr>
            <w:top w:val="none" w:sz="0" w:space="0" w:color="auto"/>
            <w:left w:val="none" w:sz="0" w:space="0" w:color="auto"/>
            <w:bottom w:val="none" w:sz="0" w:space="0" w:color="auto"/>
            <w:right w:val="none" w:sz="0" w:space="0" w:color="auto"/>
          </w:divBdr>
        </w:div>
        <w:div w:id="1380671423">
          <w:marLeft w:val="640"/>
          <w:marRight w:val="0"/>
          <w:marTop w:val="0"/>
          <w:marBottom w:val="0"/>
          <w:divBdr>
            <w:top w:val="none" w:sz="0" w:space="0" w:color="auto"/>
            <w:left w:val="none" w:sz="0" w:space="0" w:color="auto"/>
            <w:bottom w:val="none" w:sz="0" w:space="0" w:color="auto"/>
            <w:right w:val="none" w:sz="0" w:space="0" w:color="auto"/>
          </w:divBdr>
        </w:div>
        <w:div w:id="1334841102">
          <w:marLeft w:val="640"/>
          <w:marRight w:val="0"/>
          <w:marTop w:val="0"/>
          <w:marBottom w:val="0"/>
          <w:divBdr>
            <w:top w:val="none" w:sz="0" w:space="0" w:color="auto"/>
            <w:left w:val="none" w:sz="0" w:space="0" w:color="auto"/>
            <w:bottom w:val="none" w:sz="0" w:space="0" w:color="auto"/>
            <w:right w:val="none" w:sz="0" w:space="0" w:color="auto"/>
          </w:divBdr>
        </w:div>
        <w:div w:id="404885223">
          <w:marLeft w:val="640"/>
          <w:marRight w:val="0"/>
          <w:marTop w:val="0"/>
          <w:marBottom w:val="0"/>
          <w:divBdr>
            <w:top w:val="none" w:sz="0" w:space="0" w:color="auto"/>
            <w:left w:val="none" w:sz="0" w:space="0" w:color="auto"/>
            <w:bottom w:val="none" w:sz="0" w:space="0" w:color="auto"/>
            <w:right w:val="none" w:sz="0" w:space="0" w:color="auto"/>
          </w:divBdr>
        </w:div>
        <w:div w:id="1285386948">
          <w:marLeft w:val="640"/>
          <w:marRight w:val="0"/>
          <w:marTop w:val="0"/>
          <w:marBottom w:val="0"/>
          <w:divBdr>
            <w:top w:val="none" w:sz="0" w:space="0" w:color="auto"/>
            <w:left w:val="none" w:sz="0" w:space="0" w:color="auto"/>
            <w:bottom w:val="none" w:sz="0" w:space="0" w:color="auto"/>
            <w:right w:val="none" w:sz="0" w:space="0" w:color="auto"/>
          </w:divBdr>
        </w:div>
        <w:div w:id="1773931700">
          <w:marLeft w:val="640"/>
          <w:marRight w:val="0"/>
          <w:marTop w:val="0"/>
          <w:marBottom w:val="0"/>
          <w:divBdr>
            <w:top w:val="none" w:sz="0" w:space="0" w:color="auto"/>
            <w:left w:val="none" w:sz="0" w:space="0" w:color="auto"/>
            <w:bottom w:val="none" w:sz="0" w:space="0" w:color="auto"/>
            <w:right w:val="none" w:sz="0" w:space="0" w:color="auto"/>
          </w:divBdr>
        </w:div>
        <w:div w:id="1539391819">
          <w:marLeft w:val="640"/>
          <w:marRight w:val="0"/>
          <w:marTop w:val="0"/>
          <w:marBottom w:val="0"/>
          <w:divBdr>
            <w:top w:val="none" w:sz="0" w:space="0" w:color="auto"/>
            <w:left w:val="none" w:sz="0" w:space="0" w:color="auto"/>
            <w:bottom w:val="none" w:sz="0" w:space="0" w:color="auto"/>
            <w:right w:val="none" w:sz="0" w:space="0" w:color="auto"/>
          </w:divBdr>
        </w:div>
        <w:div w:id="2076391160">
          <w:marLeft w:val="640"/>
          <w:marRight w:val="0"/>
          <w:marTop w:val="0"/>
          <w:marBottom w:val="0"/>
          <w:divBdr>
            <w:top w:val="none" w:sz="0" w:space="0" w:color="auto"/>
            <w:left w:val="none" w:sz="0" w:space="0" w:color="auto"/>
            <w:bottom w:val="none" w:sz="0" w:space="0" w:color="auto"/>
            <w:right w:val="none" w:sz="0" w:space="0" w:color="auto"/>
          </w:divBdr>
        </w:div>
        <w:div w:id="1742211143">
          <w:marLeft w:val="640"/>
          <w:marRight w:val="0"/>
          <w:marTop w:val="0"/>
          <w:marBottom w:val="0"/>
          <w:divBdr>
            <w:top w:val="none" w:sz="0" w:space="0" w:color="auto"/>
            <w:left w:val="none" w:sz="0" w:space="0" w:color="auto"/>
            <w:bottom w:val="none" w:sz="0" w:space="0" w:color="auto"/>
            <w:right w:val="none" w:sz="0" w:space="0" w:color="auto"/>
          </w:divBdr>
        </w:div>
        <w:div w:id="414673459">
          <w:marLeft w:val="640"/>
          <w:marRight w:val="0"/>
          <w:marTop w:val="0"/>
          <w:marBottom w:val="0"/>
          <w:divBdr>
            <w:top w:val="none" w:sz="0" w:space="0" w:color="auto"/>
            <w:left w:val="none" w:sz="0" w:space="0" w:color="auto"/>
            <w:bottom w:val="none" w:sz="0" w:space="0" w:color="auto"/>
            <w:right w:val="none" w:sz="0" w:space="0" w:color="auto"/>
          </w:divBdr>
        </w:div>
        <w:div w:id="1337152297">
          <w:marLeft w:val="640"/>
          <w:marRight w:val="0"/>
          <w:marTop w:val="0"/>
          <w:marBottom w:val="0"/>
          <w:divBdr>
            <w:top w:val="none" w:sz="0" w:space="0" w:color="auto"/>
            <w:left w:val="none" w:sz="0" w:space="0" w:color="auto"/>
            <w:bottom w:val="none" w:sz="0" w:space="0" w:color="auto"/>
            <w:right w:val="none" w:sz="0" w:space="0" w:color="auto"/>
          </w:divBdr>
        </w:div>
        <w:div w:id="1975864124">
          <w:marLeft w:val="640"/>
          <w:marRight w:val="0"/>
          <w:marTop w:val="0"/>
          <w:marBottom w:val="0"/>
          <w:divBdr>
            <w:top w:val="none" w:sz="0" w:space="0" w:color="auto"/>
            <w:left w:val="none" w:sz="0" w:space="0" w:color="auto"/>
            <w:bottom w:val="none" w:sz="0" w:space="0" w:color="auto"/>
            <w:right w:val="none" w:sz="0" w:space="0" w:color="auto"/>
          </w:divBdr>
        </w:div>
        <w:div w:id="1369719420">
          <w:marLeft w:val="640"/>
          <w:marRight w:val="0"/>
          <w:marTop w:val="0"/>
          <w:marBottom w:val="0"/>
          <w:divBdr>
            <w:top w:val="none" w:sz="0" w:space="0" w:color="auto"/>
            <w:left w:val="none" w:sz="0" w:space="0" w:color="auto"/>
            <w:bottom w:val="none" w:sz="0" w:space="0" w:color="auto"/>
            <w:right w:val="none" w:sz="0" w:space="0" w:color="auto"/>
          </w:divBdr>
        </w:div>
        <w:div w:id="1009525619">
          <w:marLeft w:val="640"/>
          <w:marRight w:val="0"/>
          <w:marTop w:val="0"/>
          <w:marBottom w:val="0"/>
          <w:divBdr>
            <w:top w:val="none" w:sz="0" w:space="0" w:color="auto"/>
            <w:left w:val="none" w:sz="0" w:space="0" w:color="auto"/>
            <w:bottom w:val="none" w:sz="0" w:space="0" w:color="auto"/>
            <w:right w:val="none" w:sz="0" w:space="0" w:color="auto"/>
          </w:divBdr>
        </w:div>
        <w:div w:id="2086174501">
          <w:marLeft w:val="640"/>
          <w:marRight w:val="0"/>
          <w:marTop w:val="0"/>
          <w:marBottom w:val="0"/>
          <w:divBdr>
            <w:top w:val="none" w:sz="0" w:space="0" w:color="auto"/>
            <w:left w:val="none" w:sz="0" w:space="0" w:color="auto"/>
            <w:bottom w:val="none" w:sz="0" w:space="0" w:color="auto"/>
            <w:right w:val="none" w:sz="0" w:space="0" w:color="auto"/>
          </w:divBdr>
        </w:div>
        <w:div w:id="1788045952">
          <w:marLeft w:val="640"/>
          <w:marRight w:val="0"/>
          <w:marTop w:val="0"/>
          <w:marBottom w:val="0"/>
          <w:divBdr>
            <w:top w:val="none" w:sz="0" w:space="0" w:color="auto"/>
            <w:left w:val="none" w:sz="0" w:space="0" w:color="auto"/>
            <w:bottom w:val="none" w:sz="0" w:space="0" w:color="auto"/>
            <w:right w:val="none" w:sz="0" w:space="0" w:color="auto"/>
          </w:divBdr>
        </w:div>
        <w:div w:id="1272208028">
          <w:marLeft w:val="640"/>
          <w:marRight w:val="0"/>
          <w:marTop w:val="0"/>
          <w:marBottom w:val="0"/>
          <w:divBdr>
            <w:top w:val="none" w:sz="0" w:space="0" w:color="auto"/>
            <w:left w:val="none" w:sz="0" w:space="0" w:color="auto"/>
            <w:bottom w:val="none" w:sz="0" w:space="0" w:color="auto"/>
            <w:right w:val="none" w:sz="0" w:space="0" w:color="auto"/>
          </w:divBdr>
        </w:div>
        <w:div w:id="1097403490">
          <w:marLeft w:val="640"/>
          <w:marRight w:val="0"/>
          <w:marTop w:val="0"/>
          <w:marBottom w:val="0"/>
          <w:divBdr>
            <w:top w:val="none" w:sz="0" w:space="0" w:color="auto"/>
            <w:left w:val="none" w:sz="0" w:space="0" w:color="auto"/>
            <w:bottom w:val="none" w:sz="0" w:space="0" w:color="auto"/>
            <w:right w:val="none" w:sz="0" w:space="0" w:color="auto"/>
          </w:divBdr>
        </w:div>
        <w:div w:id="251622333">
          <w:marLeft w:val="640"/>
          <w:marRight w:val="0"/>
          <w:marTop w:val="0"/>
          <w:marBottom w:val="0"/>
          <w:divBdr>
            <w:top w:val="none" w:sz="0" w:space="0" w:color="auto"/>
            <w:left w:val="none" w:sz="0" w:space="0" w:color="auto"/>
            <w:bottom w:val="none" w:sz="0" w:space="0" w:color="auto"/>
            <w:right w:val="none" w:sz="0" w:space="0" w:color="auto"/>
          </w:divBdr>
        </w:div>
        <w:div w:id="1092359368">
          <w:marLeft w:val="640"/>
          <w:marRight w:val="0"/>
          <w:marTop w:val="0"/>
          <w:marBottom w:val="0"/>
          <w:divBdr>
            <w:top w:val="none" w:sz="0" w:space="0" w:color="auto"/>
            <w:left w:val="none" w:sz="0" w:space="0" w:color="auto"/>
            <w:bottom w:val="none" w:sz="0" w:space="0" w:color="auto"/>
            <w:right w:val="none" w:sz="0" w:space="0" w:color="auto"/>
          </w:divBdr>
        </w:div>
        <w:div w:id="1319573109">
          <w:marLeft w:val="640"/>
          <w:marRight w:val="0"/>
          <w:marTop w:val="0"/>
          <w:marBottom w:val="0"/>
          <w:divBdr>
            <w:top w:val="none" w:sz="0" w:space="0" w:color="auto"/>
            <w:left w:val="none" w:sz="0" w:space="0" w:color="auto"/>
            <w:bottom w:val="none" w:sz="0" w:space="0" w:color="auto"/>
            <w:right w:val="none" w:sz="0" w:space="0" w:color="auto"/>
          </w:divBdr>
        </w:div>
        <w:div w:id="55934194">
          <w:marLeft w:val="640"/>
          <w:marRight w:val="0"/>
          <w:marTop w:val="0"/>
          <w:marBottom w:val="0"/>
          <w:divBdr>
            <w:top w:val="none" w:sz="0" w:space="0" w:color="auto"/>
            <w:left w:val="none" w:sz="0" w:space="0" w:color="auto"/>
            <w:bottom w:val="none" w:sz="0" w:space="0" w:color="auto"/>
            <w:right w:val="none" w:sz="0" w:space="0" w:color="auto"/>
          </w:divBdr>
        </w:div>
        <w:div w:id="215355686">
          <w:marLeft w:val="640"/>
          <w:marRight w:val="0"/>
          <w:marTop w:val="0"/>
          <w:marBottom w:val="0"/>
          <w:divBdr>
            <w:top w:val="none" w:sz="0" w:space="0" w:color="auto"/>
            <w:left w:val="none" w:sz="0" w:space="0" w:color="auto"/>
            <w:bottom w:val="none" w:sz="0" w:space="0" w:color="auto"/>
            <w:right w:val="none" w:sz="0" w:space="0" w:color="auto"/>
          </w:divBdr>
        </w:div>
        <w:div w:id="1945723248">
          <w:marLeft w:val="640"/>
          <w:marRight w:val="0"/>
          <w:marTop w:val="0"/>
          <w:marBottom w:val="0"/>
          <w:divBdr>
            <w:top w:val="none" w:sz="0" w:space="0" w:color="auto"/>
            <w:left w:val="none" w:sz="0" w:space="0" w:color="auto"/>
            <w:bottom w:val="none" w:sz="0" w:space="0" w:color="auto"/>
            <w:right w:val="none" w:sz="0" w:space="0" w:color="auto"/>
          </w:divBdr>
        </w:div>
        <w:div w:id="1016005912">
          <w:marLeft w:val="640"/>
          <w:marRight w:val="0"/>
          <w:marTop w:val="0"/>
          <w:marBottom w:val="0"/>
          <w:divBdr>
            <w:top w:val="none" w:sz="0" w:space="0" w:color="auto"/>
            <w:left w:val="none" w:sz="0" w:space="0" w:color="auto"/>
            <w:bottom w:val="none" w:sz="0" w:space="0" w:color="auto"/>
            <w:right w:val="none" w:sz="0" w:space="0" w:color="auto"/>
          </w:divBdr>
        </w:div>
        <w:div w:id="1848056608">
          <w:marLeft w:val="640"/>
          <w:marRight w:val="0"/>
          <w:marTop w:val="0"/>
          <w:marBottom w:val="0"/>
          <w:divBdr>
            <w:top w:val="none" w:sz="0" w:space="0" w:color="auto"/>
            <w:left w:val="none" w:sz="0" w:space="0" w:color="auto"/>
            <w:bottom w:val="none" w:sz="0" w:space="0" w:color="auto"/>
            <w:right w:val="none" w:sz="0" w:space="0" w:color="auto"/>
          </w:divBdr>
        </w:div>
        <w:div w:id="984432183">
          <w:marLeft w:val="640"/>
          <w:marRight w:val="0"/>
          <w:marTop w:val="0"/>
          <w:marBottom w:val="0"/>
          <w:divBdr>
            <w:top w:val="none" w:sz="0" w:space="0" w:color="auto"/>
            <w:left w:val="none" w:sz="0" w:space="0" w:color="auto"/>
            <w:bottom w:val="none" w:sz="0" w:space="0" w:color="auto"/>
            <w:right w:val="none" w:sz="0" w:space="0" w:color="auto"/>
          </w:divBdr>
        </w:div>
        <w:div w:id="1404450047">
          <w:marLeft w:val="640"/>
          <w:marRight w:val="0"/>
          <w:marTop w:val="0"/>
          <w:marBottom w:val="0"/>
          <w:divBdr>
            <w:top w:val="none" w:sz="0" w:space="0" w:color="auto"/>
            <w:left w:val="none" w:sz="0" w:space="0" w:color="auto"/>
            <w:bottom w:val="none" w:sz="0" w:space="0" w:color="auto"/>
            <w:right w:val="none" w:sz="0" w:space="0" w:color="auto"/>
          </w:divBdr>
        </w:div>
        <w:div w:id="1081176002">
          <w:marLeft w:val="640"/>
          <w:marRight w:val="0"/>
          <w:marTop w:val="0"/>
          <w:marBottom w:val="0"/>
          <w:divBdr>
            <w:top w:val="none" w:sz="0" w:space="0" w:color="auto"/>
            <w:left w:val="none" w:sz="0" w:space="0" w:color="auto"/>
            <w:bottom w:val="none" w:sz="0" w:space="0" w:color="auto"/>
            <w:right w:val="none" w:sz="0" w:space="0" w:color="auto"/>
          </w:divBdr>
        </w:div>
        <w:div w:id="493764694">
          <w:marLeft w:val="640"/>
          <w:marRight w:val="0"/>
          <w:marTop w:val="0"/>
          <w:marBottom w:val="0"/>
          <w:divBdr>
            <w:top w:val="none" w:sz="0" w:space="0" w:color="auto"/>
            <w:left w:val="none" w:sz="0" w:space="0" w:color="auto"/>
            <w:bottom w:val="none" w:sz="0" w:space="0" w:color="auto"/>
            <w:right w:val="none" w:sz="0" w:space="0" w:color="auto"/>
          </w:divBdr>
        </w:div>
        <w:div w:id="896746476">
          <w:marLeft w:val="640"/>
          <w:marRight w:val="0"/>
          <w:marTop w:val="0"/>
          <w:marBottom w:val="0"/>
          <w:divBdr>
            <w:top w:val="none" w:sz="0" w:space="0" w:color="auto"/>
            <w:left w:val="none" w:sz="0" w:space="0" w:color="auto"/>
            <w:bottom w:val="none" w:sz="0" w:space="0" w:color="auto"/>
            <w:right w:val="none" w:sz="0" w:space="0" w:color="auto"/>
          </w:divBdr>
        </w:div>
        <w:div w:id="1118136487">
          <w:marLeft w:val="640"/>
          <w:marRight w:val="0"/>
          <w:marTop w:val="0"/>
          <w:marBottom w:val="0"/>
          <w:divBdr>
            <w:top w:val="none" w:sz="0" w:space="0" w:color="auto"/>
            <w:left w:val="none" w:sz="0" w:space="0" w:color="auto"/>
            <w:bottom w:val="none" w:sz="0" w:space="0" w:color="auto"/>
            <w:right w:val="none" w:sz="0" w:space="0" w:color="auto"/>
          </w:divBdr>
        </w:div>
        <w:div w:id="1665277914">
          <w:marLeft w:val="640"/>
          <w:marRight w:val="0"/>
          <w:marTop w:val="0"/>
          <w:marBottom w:val="0"/>
          <w:divBdr>
            <w:top w:val="none" w:sz="0" w:space="0" w:color="auto"/>
            <w:left w:val="none" w:sz="0" w:space="0" w:color="auto"/>
            <w:bottom w:val="none" w:sz="0" w:space="0" w:color="auto"/>
            <w:right w:val="none" w:sz="0" w:space="0" w:color="auto"/>
          </w:divBdr>
        </w:div>
        <w:div w:id="1917977861">
          <w:marLeft w:val="640"/>
          <w:marRight w:val="0"/>
          <w:marTop w:val="0"/>
          <w:marBottom w:val="0"/>
          <w:divBdr>
            <w:top w:val="none" w:sz="0" w:space="0" w:color="auto"/>
            <w:left w:val="none" w:sz="0" w:space="0" w:color="auto"/>
            <w:bottom w:val="none" w:sz="0" w:space="0" w:color="auto"/>
            <w:right w:val="none" w:sz="0" w:space="0" w:color="auto"/>
          </w:divBdr>
        </w:div>
        <w:div w:id="521550014">
          <w:marLeft w:val="640"/>
          <w:marRight w:val="0"/>
          <w:marTop w:val="0"/>
          <w:marBottom w:val="0"/>
          <w:divBdr>
            <w:top w:val="none" w:sz="0" w:space="0" w:color="auto"/>
            <w:left w:val="none" w:sz="0" w:space="0" w:color="auto"/>
            <w:bottom w:val="none" w:sz="0" w:space="0" w:color="auto"/>
            <w:right w:val="none" w:sz="0" w:space="0" w:color="auto"/>
          </w:divBdr>
        </w:div>
        <w:div w:id="1593199313">
          <w:marLeft w:val="640"/>
          <w:marRight w:val="0"/>
          <w:marTop w:val="0"/>
          <w:marBottom w:val="0"/>
          <w:divBdr>
            <w:top w:val="none" w:sz="0" w:space="0" w:color="auto"/>
            <w:left w:val="none" w:sz="0" w:space="0" w:color="auto"/>
            <w:bottom w:val="none" w:sz="0" w:space="0" w:color="auto"/>
            <w:right w:val="none" w:sz="0" w:space="0" w:color="auto"/>
          </w:divBdr>
        </w:div>
        <w:div w:id="1184439079">
          <w:marLeft w:val="640"/>
          <w:marRight w:val="0"/>
          <w:marTop w:val="0"/>
          <w:marBottom w:val="0"/>
          <w:divBdr>
            <w:top w:val="none" w:sz="0" w:space="0" w:color="auto"/>
            <w:left w:val="none" w:sz="0" w:space="0" w:color="auto"/>
            <w:bottom w:val="none" w:sz="0" w:space="0" w:color="auto"/>
            <w:right w:val="none" w:sz="0" w:space="0" w:color="auto"/>
          </w:divBdr>
        </w:div>
        <w:div w:id="1097941419">
          <w:marLeft w:val="640"/>
          <w:marRight w:val="0"/>
          <w:marTop w:val="0"/>
          <w:marBottom w:val="0"/>
          <w:divBdr>
            <w:top w:val="none" w:sz="0" w:space="0" w:color="auto"/>
            <w:left w:val="none" w:sz="0" w:space="0" w:color="auto"/>
            <w:bottom w:val="none" w:sz="0" w:space="0" w:color="auto"/>
            <w:right w:val="none" w:sz="0" w:space="0" w:color="auto"/>
          </w:divBdr>
        </w:div>
        <w:div w:id="1730615918">
          <w:marLeft w:val="640"/>
          <w:marRight w:val="0"/>
          <w:marTop w:val="0"/>
          <w:marBottom w:val="0"/>
          <w:divBdr>
            <w:top w:val="none" w:sz="0" w:space="0" w:color="auto"/>
            <w:left w:val="none" w:sz="0" w:space="0" w:color="auto"/>
            <w:bottom w:val="none" w:sz="0" w:space="0" w:color="auto"/>
            <w:right w:val="none" w:sz="0" w:space="0" w:color="auto"/>
          </w:divBdr>
        </w:div>
        <w:div w:id="126699941">
          <w:marLeft w:val="640"/>
          <w:marRight w:val="0"/>
          <w:marTop w:val="0"/>
          <w:marBottom w:val="0"/>
          <w:divBdr>
            <w:top w:val="none" w:sz="0" w:space="0" w:color="auto"/>
            <w:left w:val="none" w:sz="0" w:space="0" w:color="auto"/>
            <w:bottom w:val="none" w:sz="0" w:space="0" w:color="auto"/>
            <w:right w:val="none" w:sz="0" w:space="0" w:color="auto"/>
          </w:divBdr>
        </w:div>
        <w:div w:id="1528062779">
          <w:marLeft w:val="640"/>
          <w:marRight w:val="0"/>
          <w:marTop w:val="0"/>
          <w:marBottom w:val="0"/>
          <w:divBdr>
            <w:top w:val="none" w:sz="0" w:space="0" w:color="auto"/>
            <w:left w:val="none" w:sz="0" w:space="0" w:color="auto"/>
            <w:bottom w:val="none" w:sz="0" w:space="0" w:color="auto"/>
            <w:right w:val="none" w:sz="0" w:space="0" w:color="auto"/>
          </w:divBdr>
        </w:div>
        <w:div w:id="1724986512">
          <w:marLeft w:val="640"/>
          <w:marRight w:val="0"/>
          <w:marTop w:val="0"/>
          <w:marBottom w:val="0"/>
          <w:divBdr>
            <w:top w:val="none" w:sz="0" w:space="0" w:color="auto"/>
            <w:left w:val="none" w:sz="0" w:space="0" w:color="auto"/>
            <w:bottom w:val="none" w:sz="0" w:space="0" w:color="auto"/>
            <w:right w:val="none" w:sz="0" w:space="0" w:color="auto"/>
          </w:divBdr>
        </w:div>
        <w:div w:id="567376844">
          <w:marLeft w:val="640"/>
          <w:marRight w:val="0"/>
          <w:marTop w:val="0"/>
          <w:marBottom w:val="0"/>
          <w:divBdr>
            <w:top w:val="none" w:sz="0" w:space="0" w:color="auto"/>
            <w:left w:val="none" w:sz="0" w:space="0" w:color="auto"/>
            <w:bottom w:val="none" w:sz="0" w:space="0" w:color="auto"/>
            <w:right w:val="none" w:sz="0" w:space="0" w:color="auto"/>
          </w:divBdr>
        </w:div>
        <w:div w:id="2111395044">
          <w:marLeft w:val="640"/>
          <w:marRight w:val="0"/>
          <w:marTop w:val="0"/>
          <w:marBottom w:val="0"/>
          <w:divBdr>
            <w:top w:val="none" w:sz="0" w:space="0" w:color="auto"/>
            <w:left w:val="none" w:sz="0" w:space="0" w:color="auto"/>
            <w:bottom w:val="none" w:sz="0" w:space="0" w:color="auto"/>
            <w:right w:val="none" w:sz="0" w:space="0" w:color="auto"/>
          </w:divBdr>
        </w:div>
        <w:div w:id="1374502740">
          <w:marLeft w:val="640"/>
          <w:marRight w:val="0"/>
          <w:marTop w:val="0"/>
          <w:marBottom w:val="0"/>
          <w:divBdr>
            <w:top w:val="none" w:sz="0" w:space="0" w:color="auto"/>
            <w:left w:val="none" w:sz="0" w:space="0" w:color="auto"/>
            <w:bottom w:val="none" w:sz="0" w:space="0" w:color="auto"/>
            <w:right w:val="none" w:sz="0" w:space="0" w:color="auto"/>
          </w:divBdr>
        </w:div>
        <w:div w:id="190535293">
          <w:marLeft w:val="640"/>
          <w:marRight w:val="0"/>
          <w:marTop w:val="0"/>
          <w:marBottom w:val="0"/>
          <w:divBdr>
            <w:top w:val="none" w:sz="0" w:space="0" w:color="auto"/>
            <w:left w:val="none" w:sz="0" w:space="0" w:color="auto"/>
            <w:bottom w:val="none" w:sz="0" w:space="0" w:color="auto"/>
            <w:right w:val="none" w:sz="0" w:space="0" w:color="auto"/>
          </w:divBdr>
        </w:div>
        <w:div w:id="419183790">
          <w:marLeft w:val="640"/>
          <w:marRight w:val="0"/>
          <w:marTop w:val="0"/>
          <w:marBottom w:val="0"/>
          <w:divBdr>
            <w:top w:val="none" w:sz="0" w:space="0" w:color="auto"/>
            <w:left w:val="none" w:sz="0" w:space="0" w:color="auto"/>
            <w:bottom w:val="none" w:sz="0" w:space="0" w:color="auto"/>
            <w:right w:val="none" w:sz="0" w:space="0" w:color="auto"/>
          </w:divBdr>
        </w:div>
        <w:div w:id="1856115378">
          <w:marLeft w:val="640"/>
          <w:marRight w:val="0"/>
          <w:marTop w:val="0"/>
          <w:marBottom w:val="0"/>
          <w:divBdr>
            <w:top w:val="none" w:sz="0" w:space="0" w:color="auto"/>
            <w:left w:val="none" w:sz="0" w:space="0" w:color="auto"/>
            <w:bottom w:val="none" w:sz="0" w:space="0" w:color="auto"/>
            <w:right w:val="none" w:sz="0" w:space="0" w:color="auto"/>
          </w:divBdr>
        </w:div>
        <w:div w:id="1052852814">
          <w:marLeft w:val="640"/>
          <w:marRight w:val="0"/>
          <w:marTop w:val="0"/>
          <w:marBottom w:val="0"/>
          <w:divBdr>
            <w:top w:val="none" w:sz="0" w:space="0" w:color="auto"/>
            <w:left w:val="none" w:sz="0" w:space="0" w:color="auto"/>
            <w:bottom w:val="none" w:sz="0" w:space="0" w:color="auto"/>
            <w:right w:val="none" w:sz="0" w:space="0" w:color="auto"/>
          </w:divBdr>
        </w:div>
        <w:div w:id="1294872644">
          <w:marLeft w:val="640"/>
          <w:marRight w:val="0"/>
          <w:marTop w:val="0"/>
          <w:marBottom w:val="0"/>
          <w:divBdr>
            <w:top w:val="none" w:sz="0" w:space="0" w:color="auto"/>
            <w:left w:val="none" w:sz="0" w:space="0" w:color="auto"/>
            <w:bottom w:val="none" w:sz="0" w:space="0" w:color="auto"/>
            <w:right w:val="none" w:sz="0" w:space="0" w:color="auto"/>
          </w:divBdr>
        </w:div>
        <w:div w:id="683945808">
          <w:marLeft w:val="640"/>
          <w:marRight w:val="0"/>
          <w:marTop w:val="0"/>
          <w:marBottom w:val="0"/>
          <w:divBdr>
            <w:top w:val="none" w:sz="0" w:space="0" w:color="auto"/>
            <w:left w:val="none" w:sz="0" w:space="0" w:color="auto"/>
            <w:bottom w:val="none" w:sz="0" w:space="0" w:color="auto"/>
            <w:right w:val="none" w:sz="0" w:space="0" w:color="auto"/>
          </w:divBdr>
        </w:div>
        <w:div w:id="819080831">
          <w:marLeft w:val="640"/>
          <w:marRight w:val="0"/>
          <w:marTop w:val="0"/>
          <w:marBottom w:val="0"/>
          <w:divBdr>
            <w:top w:val="none" w:sz="0" w:space="0" w:color="auto"/>
            <w:left w:val="none" w:sz="0" w:space="0" w:color="auto"/>
            <w:bottom w:val="none" w:sz="0" w:space="0" w:color="auto"/>
            <w:right w:val="none" w:sz="0" w:space="0" w:color="auto"/>
          </w:divBdr>
        </w:div>
        <w:div w:id="1652056451">
          <w:marLeft w:val="640"/>
          <w:marRight w:val="0"/>
          <w:marTop w:val="0"/>
          <w:marBottom w:val="0"/>
          <w:divBdr>
            <w:top w:val="none" w:sz="0" w:space="0" w:color="auto"/>
            <w:left w:val="none" w:sz="0" w:space="0" w:color="auto"/>
            <w:bottom w:val="none" w:sz="0" w:space="0" w:color="auto"/>
            <w:right w:val="none" w:sz="0" w:space="0" w:color="auto"/>
          </w:divBdr>
        </w:div>
        <w:div w:id="182550220">
          <w:marLeft w:val="640"/>
          <w:marRight w:val="0"/>
          <w:marTop w:val="0"/>
          <w:marBottom w:val="0"/>
          <w:divBdr>
            <w:top w:val="none" w:sz="0" w:space="0" w:color="auto"/>
            <w:left w:val="none" w:sz="0" w:space="0" w:color="auto"/>
            <w:bottom w:val="none" w:sz="0" w:space="0" w:color="auto"/>
            <w:right w:val="none" w:sz="0" w:space="0" w:color="auto"/>
          </w:divBdr>
        </w:div>
        <w:div w:id="1993294900">
          <w:marLeft w:val="640"/>
          <w:marRight w:val="0"/>
          <w:marTop w:val="0"/>
          <w:marBottom w:val="0"/>
          <w:divBdr>
            <w:top w:val="none" w:sz="0" w:space="0" w:color="auto"/>
            <w:left w:val="none" w:sz="0" w:space="0" w:color="auto"/>
            <w:bottom w:val="none" w:sz="0" w:space="0" w:color="auto"/>
            <w:right w:val="none" w:sz="0" w:space="0" w:color="auto"/>
          </w:divBdr>
        </w:div>
        <w:div w:id="362021915">
          <w:marLeft w:val="640"/>
          <w:marRight w:val="0"/>
          <w:marTop w:val="0"/>
          <w:marBottom w:val="0"/>
          <w:divBdr>
            <w:top w:val="none" w:sz="0" w:space="0" w:color="auto"/>
            <w:left w:val="none" w:sz="0" w:space="0" w:color="auto"/>
            <w:bottom w:val="none" w:sz="0" w:space="0" w:color="auto"/>
            <w:right w:val="none" w:sz="0" w:space="0" w:color="auto"/>
          </w:divBdr>
        </w:div>
        <w:div w:id="364914918">
          <w:marLeft w:val="640"/>
          <w:marRight w:val="0"/>
          <w:marTop w:val="0"/>
          <w:marBottom w:val="0"/>
          <w:divBdr>
            <w:top w:val="none" w:sz="0" w:space="0" w:color="auto"/>
            <w:left w:val="none" w:sz="0" w:space="0" w:color="auto"/>
            <w:bottom w:val="none" w:sz="0" w:space="0" w:color="auto"/>
            <w:right w:val="none" w:sz="0" w:space="0" w:color="auto"/>
          </w:divBdr>
        </w:div>
        <w:div w:id="256984317">
          <w:marLeft w:val="640"/>
          <w:marRight w:val="0"/>
          <w:marTop w:val="0"/>
          <w:marBottom w:val="0"/>
          <w:divBdr>
            <w:top w:val="none" w:sz="0" w:space="0" w:color="auto"/>
            <w:left w:val="none" w:sz="0" w:space="0" w:color="auto"/>
            <w:bottom w:val="none" w:sz="0" w:space="0" w:color="auto"/>
            <w:right w:val="none" w:sz="0" w:space="0" w:color="auto"/>
          </w:divBdr>
        </w:div>
        <w:div w:id="866453339">
          <w:marLeft w:val="640"/>
          <w:marRight w:val="0"/>
          <w:marTop w:val="0"/>
          <w:marBottom w:val="0"/>
          <w:divBdr>
            <w:top w:val="none" w:sz="0" w:space="0" w:color="auto"/>
            <w:left w:val="none" w:sz="0" w:space="0" w:color="auto"/>
            <w:bottom w:val="none" w:sz="0" w:space="0" w:color="auto"/>
            <w:right w:val="none" w:sz="0" w:space="0" w:color="auto"/>
          </w:divBdr>
        </w:div>
        <w:div w:id="899362059">
          <w:marLeft w:val="640"/>
          <w:marRight w:val="0"/>
          <w:marTop w:val="0"/>
          <w:marBottom w:val="0"/>
          <w:divBdr>
            <w:top w:val="none" w:sz="0" w:space="0" w:color="auto"/>
            <w:left w:val="none" w:sz="0" w:space="0" w:color="auto"/>
            <w:bottom w:val="none" w:sz="0" w:space="0" w:color="auto"/>
            <w:right w:val="none" w:sz="0" w:space="0" w:color="auto"/>
          </w:divBdr>
        </w:div>
        <w:div w:id="428549962">
          <w:marLeft w:val="640"/>
          <w:marRight w:val="0"/>
          <w:marTop w:val="0"/>
          <w:marBottom w:val="0"/>
          <w:divBdr>
            <w:top w:val="none" w:sz="0" w:space="0" w:color="auto"/>
            <w:left w:val="none" w:sz="0" w:space="0" w:color="auto"/>
            <w:bottom w:val="none" w:sz="0" w:space="0" w:color="auto"/>
            <w:right w:val="none" w:sz="0" w:space="0" w:color="auto"/>
          </w:divBdr>
        </w:div>
        <w:div w:id="1528987261">
          <w:marLeft w:val="640"/>
          <w:marRight w:val="0"/>
          <w:marTop w:val="0"/>
          <w:marBottom w:val="0"/>
          <w:divBdr>
            <w:top w:val="none" w:sz="0" w:space="0" w:color="auto"/>
            <w:left w:val="none" w:sz="0" w:space="0" w:color="auto"/>
            <w:bottom w:val="none" w:sz="0" w:space="0" w:color="auto"/>
            <w:right w:val="none" w:sz="0" w:space="0" w:color="auto"/>
          </w:divBdr>
        </w:div>
        <w:div w:id="859319037">
          <w:marLeft w:val="640"/>
          <w:marRight w:val="0"/>
          <w:marTop w:val="0"/>
          <w:marBottom w:val="0"/>
          <w:divBdr>
            <w:top w:val="none" w:sz="0" w:space="0" w:color="auto"/>
            <w:left w:val="none" w:sz="0" w:space="0" w:color="auto"/>
            <w:bottom w:val="none" w:sz="0" w:space="0" w:color="auto"/>
            <w:right w:val="none" w:sz="0" w:space="0" w:color="auto"/>
          </w:divBdr>
        </w:div>
        <w:div w:id="1234311405">
          <w:marLeft w:val="640"/>
          <w:marRight w:val="0"/>
          <w:marTop w:val="0"/>
          <w:marBottom w:val="0"/>
          <w:divBdr>
            <w:top w:val="none" w:sz="0" w:space="0" w:color="auto"/>
            <w:left w:val="none" w:sz="0" w:space="0" w:color="auto"/>
            <w:bottom w:val="none" w:sz="0" w:space="0" w:color="auto"/>
            <w:right w:val="none" w:sz="0" w:space="0" w:color="auto"/>
          </w:divBdr>
        </w:div>
        <w:div w:id="1108542100">
          <w:marLeft w:val="640"/>
          <w:marRight w:val="0"/>
          <w:marTop w:val="0"/>
          <w:marBottom w:val="0"/>
          <w:divBdr>
            <w:top w:val="none" w:sz="0" w:space="0" w:color="auto"/>
            <w:left w:val="none" w:sz="0" w:space="0" w:color="auto"/>
            <w:bottom w:val="none" w:sz="0" w:space="0" w:color="auto"/>
            <w:right w:val="none" w:sz="0" w:space="0" w:color="auto"/>
          </w:divBdr>
        </w:div>
        <w:div w:id="1586373884">
          <w:marLeft w:val="640"/>
          <w:marRight w:val="0"/>
          <w:marTop w:val="0"/>
          <w:marBottom w:val="0"/>
          <w:divBdr>
            <w:top w:val="none" w:sz="0" w:space="0" w:color="auto"/>
            <w:left w:val="none" w:sz="0" w:space="0" w:color="auto"/>
            <w:bottom w:val="none" w:sz="0" w:space="0" w:color="auto"/>
            <w:right w:val="none" w:sz="0" w:space="0" w:color="auto"/>
          </w:divBdr>
        </w:div>
        <w:div w:id="2004312666">
          <w:marLeft w:val="640"/>
          <w:marRight w:val="0"/>
          <w:marTop w:val="0"/>
          <w:marBottom w:val="0"/>
          <w:divBdr>
            <w:top w:val="none" w:sz="0" w:space="0" w:color="auto"/>
            <w:left w:val="none" w:sz="0" w:space="0" w:color="auto"/>
            <w:bottom w:val="none" w:sz="0" w:space="0" w:color="auto"/>
            <w:right w:val="none" w:sz="0" w:space="0" w:color="auto"/>
          </w:divBdr>
        </w:div>
        <w:div w:id="1024407829">
          <w:marLeft w:val="640"/>
          <w:marRight w:val="0"/>
          <w:marTop w:val="0"/>
          <w:marBottom w:val="0"/>
          <w:divBdr>
            <w:top w:val="none" w:sz="0" w:space="0" w:color="auto"/>
            <w:left w:val="none" w:sz="0" w:space="0" w:color="auto"/>
            <w:bottom w:val="none" w:sz="0" w:space="0" w:color="auto"/>
            <w:right w:val="none" w:sz="0" w:space="0" w:color="auto"/>
          </w:divBdr>
        </w:div>
        <w:div w:id="2115636904">
          <w:marLeft w:val="640"/>
          <w:marRight w:val="0"/>
          <w:marTop w:val="0"/>
          <w:marBottom w:val="0"/>
          <w:divBdr>
            <w:top w:val="none" w:sz="0" w:space="0" w:color="auto"/>
            <w:left w:val="none" w:sz="0" w:space="0" w:color="auto"/>
            <w:bottom w:val="none" w:sz="0" w:space="0" w:color="auto"/>
            <w:right w:val="none" w:sz="0" w:space="0" w:color="auto"/>
          </w:divBdr>
        </w:div>
        <w:div w:id="1173227254">
          <w:marLeft w:val="640"/>
          <w:marRight w:val="0"/>
          <w:marTop w:val="0"/>
          <w:marBottom w:val="0"/>
          <w:divBdr>
            <w:top w:val="none" w:sz="0" w:space="0" w:color="auto"/>
            <w:left w:val="none" w:sz="0" w:space="0" w:color="auto"/>
            <w:bottom w:val="none" w:sz="0" w:space="0" w:color="auto"/>
            <w:right w:val="none" w:sz="0" w:space="0" w:color="auto"/>
          </w:divBdr>
        </w:div>
        <w:div w:id="169687965">
          <w:marLeft w:val="640"/>
          <w:marRight w:val="0"/>
          <w:marTop w:val="0"/>
          <w:marBottom w:val="0"/>
          <w:divBdr>
            <w:top w:val="none" w:sz="0" w:space="0" w:color="auto"/>
            <w:left w:val="none" w:sz="0" w:space="0" w:color="auto"/>
            <w:bottom w:val="none" w:sz="0" w:space="0" w:color="auto"/>
            <w:right w:val="none" w:sz="0" w:space="0" w:color="auto"/>
          </w:divBdr>
        </w:div>
        <w:div w:id="424351164">
          <w:marLeft w:val="640"/>
          <w:marRight w:val="0"/>
          <w:marTop w:val="0"/>
          <w:marBottom w:val="0"/>
          <w:divBdr>
            <w:top w:val="none" w:sz="0" w:space="0" w:color="auto"/>
            <w:left w:val="none" w:sz="0" w:space="0" w:color="auto"/>
            <w:bottom w:val="none" w:sz="0" w:space="0" w:color="auto"/>
            <w:right w:val="none" w:sz="0" w:space="0" w:color="auto"/>
          </w:divBdr>
        </w:div>
        <w:div w:id="1736081208">
          <w:marLeft w:val="640"/>
          <w:marRight w:val="0"/>
          <w:marTop w:val="0"/>
          <w:marBottom w:val="0"/>
          <w:divBdr>
            <w:top w:val="none" w:sz="0" w:space="0" w:color="auto"/>
            <w:left w:val="none" w:sz="0" w:space="0" w:color="auto"/>
            <w:bottom w:val="none" w:sz="0" w:space="0" w:color="auto"/>
            <w:right w:val="none" w:sz="0" w:space="0" w:color="auto"/>
          </w:divBdr>
        </w:div>
        <w:div w:id="938756863">
          <w:marLeft w:val="640"/>
          <w:marRight w:val="0"/>
          <w:marTop w:val="0"/>
          <w:marBottom w:val="0"/>
          <w:divBdr>
            <w:top w:val="none" w:sz="0" w:space="0" w:color="auto"/>
            <w:left w:val="none" w:sz="0" w:space="0" w:color="auto"/>
            <w:bottom w:val="none" w:sz="0" w:space="0" w:color="auto"/>
            <w:right w:val="none" w:sz="0" w:space="0" w:color="auto"/>
          </w:divBdr>
        </w:div>
        <w:div w:id="1003320884">
          <w:marLeft w:val="640"/>
          <w:marRight w:val="0"/>
          <w:marTop w:val="0"/>
          <w:marBottom w:val="0"/>
          <w:divBdr>
            <w:top w:val="none" w:sz="0" w:space="0" w:color="auto"/>
            <w:left w:val="none" w:sz="0" w:space="0" w:color="auto"/>
            <w:bottom w:val="none" w:sz="0" w:space="0" w:color="auto"/>
            <w:right w:val="none" w:sz="0" w:space="0" w:color="auto"/>
          </w:divBdr>
        </w:div>
        <w:div w:id="1474788382">
          <w:marLeft w:val="640"/>
          <w:marRight w:val="0"/>
          <w:marTop w:val="0"/>
          <w:marBottom w:val="0"/>
          <w:divBdr>
            <w:top w:val="none" w:sz="0" w:space="0" w:color="auto"/>
            <w:left w:val="none" w:sz="0" w:space="0" w:color="auto"/>
            <w:bottom w:val="none" w:sz="0" w:space="0" w:color="auto"/>
            <w:right w:val="none" w:sz="0" w:space="0" w:color="auto"/>
          </w:divBdr>
        </w:div>
        <w:div w:id="1180704931">
          <w:marLeft w:val="640"/>
          <w:marRight w:val="0"/>
          <w:marTop w:val="0"/>
          <w:marBottom w:val="0"/>
          <w:divBdr>
            <w:top w:val="none" w:sz="0" w:space="0" w:color="auto"/>
            <w:left w:val="none" w:sz="0" w:space="0" w:color="auto"/>
            <w:bottom w:val="none" w:sz="0" w:space="0" w:color="auto"/>
            <w:right w:val="none" w:sz="0" w:space="0" w:color="auto"/>
          </w:divBdr>
        </w:div>
        <w:div w:id="276449914">
          <w:marLeft w:val="640"/>
          <w:marRight w:val="0"/>
          <w:marTop w:val="0"/>
          <w:marBottom w:val="0"/>
          <w:divBdr>
            <w:top w:val="none" w:sz="0" w:space="0" w:color="auto"/>
            <w:left w:val="none" w:sz="0" w:space="0" w:color="auto"/>
            <w:bottom w:val="none" w:sz="0" w:space="0" w:color="auto"/>
            <w:right w:val="none" w:sz="0" w:space="0" w:color="auto"/>
          </w:divBdr>
        </w:div>
        <w:div w:id="1170170324">
          <w:marLeft w:val="640"/>
          <w:marRight w:val="0"/>
          <w:marTop w:val="0"/>
          <w:marBottom w:val="0"/>
          <w:divBdr>
            <w:top w:val="none" w:sz="0" w:space="0" w:color="auto"/>
            <w:left w:val="none" w:sz="0" w:space="0" w:color="auto"/>
            <w:bottom w:val="none" w:sz="0" w:space="0" w:color="auto"/>
            <w:right w:val="none" w:sz="0" w:space="0" w:color="auto"/>
          </w:divBdr>
        </w:div>
        <w:div w:id="349259566">
          <w:marLeft w:val="640"/>
          <w:marRight w:val="0"/>
          <w:marTop w:val="0"/>
          <w:marBottom w:val="0"/>
          <w:divBdr>
            <w:top w:val="none" w:sz="0" w:space="0" w:color="auto"/>
            <w:left w:val="none" w:sz="0" w:space="0" w:color="auto"/>
            <w:bottom w:val="none" w:sz="0" w:space="0" w:color="auto"/>
            <w:right w:val="none" w:sz="0" w:space="0" w:color="auto"/>
          </w:divBdr>
        </w:div>
        <w:div w:id="1602445590">
          <w:marLeft w:val="640"/>
          <w:marRight w:val="0"/>
          <w:marTop w:val="0"/>
          <w:marBottom w:val="0"/>
          <w:divBdr>
            <w:top w:val="none" w:sz="0" w:space="0" w:color="auto"/>
            <w:left w:val="none" w:sz="0" w:space="0" w:color="auto"/>
            <w:bottom w:val="none" w:sz="0" w:space="0" w:color="auto"/>
            <w:right w:val="none" w:sz="0" w:space="0" w:color="auto"/>
          </w:divBdr>
        </w:div>
        <w:div w:id="602079885">
          <w:marLeft w:val="640"/>
          <w:marRight w:val="0"/>
          <w:marTop w:val="0"/>
          <w:marBottom w:val="0"/>
          <w:divBdr>
            <w:top w:val="none" w:sz="0" w:space="0" w:color="auto"/>
            <w:left w:val="none" w:sz="0" w:space="0" w:color="auto"/>
            <w:bottom w:val="none" w:sz="0" w:space="0" w:color="auto"/>
            <w:right w:val="none" w:sz="0" w:space="0" w:color="auto"/>
          </w:divBdr>
        </w:div>
        <w:div w:id="1853296457">
          <w:marLeft w:val="640"/>
          <w:marRight w:val="0"/>
          <w:marTop w:val="0"/>
          <w:marBottom w:val="0"/>
          <w:divBdr>
            <w:top w:val="none" w:sz="0" w:space="0" w:color="auto"/>
            <w:left w:val="none" w:sz="0" w:space="0" w:color="auto"/>
            <w:bottom w:val="none" w:sz="0" w:space="0" w:color="auto"/>
            <w:right w:val="none" w:sz="0" w:space="0" w:color="auto"/>
          </w:divBdr>
        </w:div>
        <w:div w:id="2064056417">
          <w:marLeft w:val="640"/>
          <w:marRight w:val="0"/>
          <w:marTop w:val="0"/>
          <w:marBottom w:val="0"/>
          <w:divBdr>
            <w:top w:val="none" w:sz="0" w:space="0" w:color="auto"/>
            <w:left w:val="none" w:sz="0" w:space="0" w:color="auto"/>
            <w:bottom w:val="none" w:sz="0" w:space="0" w:color="auto"/>
            <w:right w:val="none" w:sz="0" w:space="0" w:color="auto"/>
          </w:divBdr>
        </w:div>
        <w:div w:id="261763874">
          <w:marLeft w:val="640"/>
          <w:marRight w:val="0"/>
          <w:marTop w:val="0"/>
          <w:marBottom w:val="0"/>
          <w:divBdr>
            <w:top w:val="none" w:sz="0" w:space="0" w:color="auto"/>
            <w:left w:val="none" w:sz="0" w:space="0" w:color="auto"/>
            <w:bottom w:val="none" w:sz="0" w:space="0" w:color="auto"/>
            <w:right w:val="none" w:sz="0" w:space="0" w:color="auto"/>
          </w:divBdr>
        </w:div>
        <w:div w:id="795177283">
          <w:marLeft w:val="640"/>
          <w:marRight w:val="0"/>
          <w:marTop w:val="0"/>
          <w:marBottom w:val="0"/>
          <w:divBdr>
            <w:top w:val="none" w:sz="0" w:space="0" w:color="auto"/>
            <w:left w:val="none" w:sz="0" w:space="0" w:color="auto"/>
            <w:bottom w:val="none" w:sz="0" w:space="0" w:color="auto"/>
            <w:right w:val="none" w:sz="0" w:space="0" w:color="auto"/>
          </w:divBdr>
        </w:div>
        <w:div w:id="868492133">
          <w:marLeft w:val="640"/>
          <w:marRight w:val="0"/>
          <w:marTop w:val="0"/>
          <w:marBottom w:val="0"/>
          <w:divBdr>
            <w:top w:val="none" w:sz="0" w:space="0" w:color="auto"/>
            <w:left w:val="none" w:sz="0" w:space="0" w:color="auto"/>
            <w:bottom w:val="none" w:sz="0" w:space="0" w:color="auto"/>
            <w:right w:val="none" w:sz="0" w:space="0" w:color="auto"/>
          </w:divBdr>
        </w:div>
        <w:div w:id="1573393460">
          <w:marLeft w:val="640"/>
          <w:marRight w:val="0"/>
          <w:marTop w:val="0"/>
          <w:marBottom w:val="0"/>
          <w:divBdr>
            <w:top w:val="none" w:sz="0" w:space="0" w:color="auto"/>
            <w:left w:val="none" w:sz="0" w:space="0" w:color="auto"/>
            <w:bottom w:val="none" w:sz="0" w:space="0" w:color="auto"/>
            <w:right w:val="none" w:sz="0" w:space="0" w:color="auto"/>
          </w:divBdr>
        </w:div>
        <w:div w:id="794715865">
          <w:marLeft w:val="640"/>
          <w:marRight w:val="0"/>
          <w:marTop w:val="0"/>
          <w:marBottom w:val="0"/>
          <w:divBdr>
            <w:top w:val="none" w:sz="0" w:space="0" w:color="auto"/>
            <w:left w:val="none" w:sz="0" w:space="0" w:color="auto"/>
            <w:bottom w:val="none" w:sz="0" w:space="0" w:color="auto"/>
            <w:right w:val="none" w:sz="0" w:space="0" w:color="auto"/>
          </w:divBdr>
        </w:div>
        <w:div w:id="783614946">
          <w:marLeft w:val="640"/>
          <w:marRight w:val="0"/>
          <w:marTop w:val="0"/>
          <w:marBottom w:val="0"/>
          <w:divBdr>
            <w:top w:val="none" w:sz="0" w:space="0" w:color="auto"/>
            <w:left w:val="none" w:sz="0" w:space="0" w:color="auto"/>
            <w:bottom w:val="none" w:sz="0" w:space="0" w:color="auto"/>
            <w:right w:val="none" w:sz="0" w:space="0" w:color="auto"/>
          </w:divBdr>
        </w:div>
        <w:div w:id="74402176">
          <w:marLeft w:val="640"/>
          <w:marRight w:val="0"/>
          <w:marTop w:val="0"/>
          <w:marBottom w:val="0"/>
          <w:divBdr>
            <w:top w:val="none" w:sz="0" w:space="0" w:color="auto"/>
            <w:left w:val="none" w:sz="0" w:space="0" w:color="auto"/>
            <w:bottom w:val="none" w:sz="0" w:space="0" w:color="auto"/>
            <w:right w:val="none" w:sz="0" w:space="0" w:color="auto"/>
          </w:divBdr>
        </w:div>
        <w:div w:id="1567762260">
          <w:marLeft w:val="640"/>
          <w:marRight w:val="0"/>
          <w:marTop w:val="0"/>
          <w:marBottom w:val="0"/>
          <w:divBdr>
            <w:top w:val="none" w:sz="0" w:space="0" w:color="auto"/>
            <w:left w:val="none" w:sz="0" w:space="0" w:color="auto"/>
            <w:bottom w:val="none" w:sz="0" w:space="0" w:color="auto"/>
            <w:right w:val="none" w:sz="0" w:space="0" w:color="auto"/>
          </w:divBdr>
        </w:div>
        <w:div w:id="1523518713">
          <w:marLeft w:val="640"/>
          <w:marRight w:val="0"/>
          <w:marTop w:val="0"/>
          <w:marBottom w:val="0"/>
          <w:divBdr>
            <w:top w:val="none" w:sz="0" w:space="0" w:color="auto"/>
            <w:left w:val="none" w:sz="0" w:space="0" w:color="auto"/>
            <w:bottom w:val="none" w:sz="0" w:space="0" w:color="auto"/>
            <w:right w:val="none" w:sz="0" w:space="0" w:color="auto"/>
          </w:divBdr>
        </w:div>
        <w:div w:id="1227839291">
          <w:marLeft w:val="640"/>
          <w:marRight w:val="0"/>
          <w:marTop w:val="0"/>
          <w:marBottom w:val="0"/>
          <w:divBdr>
            <w:top w:val="none" w:sz="0" w:space="0" w:color="auto"/>
            <w:left w:val="none" w:sz="0" w:space="0" w:color="auto"/>
            <w:bottom w:val="none" w:sz="0" w:space="0" w:color="auto"/>
            <w:right w:val="none" w:sz="0" w:space="0" w:color="auto"/>
          </w:divBdr>
        </w:div>
        <w:div w:id="420227005">
          <w:marLeft w:val="640"/>
          <w:marRight w:val="0"/>
          <w:marTop w:val="0"/>
          <w:marBottom w:val="0"/>
          <w:divBdr>
            <w:top w:val="none" w:sz="0" w:space="0" w:color="auto"/>
            <w:left w:val="none" w:sz="0" w:space="0" w:color="auto"/>
            <w:bottom w:val="none" w:sz="0" w:space="0" w:color="auto"/>
            <w:right w:val="none" w:sz="0" w:space="0" w:color="auto"/>
          </w:divBdr>
        </w:div>
        <w:div w:id="152260367">
          <w:marLeft w:val="640"/>
          <w:marRight w:val="0"/>
          <w:marTop w:val="0"/>
          <w:marBottom w:val="0"/>
          <w:divBdr>
            <w:top w:val="none" w:sz="0" w:space="0" w:color="auto"/>
            <w:left w:val="none" w:sz="0" w:space="0" w:color="auto"/>
            <w:bottom w:val="none" w:sz="0" w:space="0" w:color="auto"/>
            <w:right w:val="none" w:sz="0" w:space="0" w:color="auto"/>
          </w:divBdr>
        </w:div>
        <w:div w:id="485584537">
          <w:marLeft w:val="640"/>
          <w:marRight w:val="0"/>
          <w:marTop w:val="0"/>
          <w:marBottom w:val="0"/>
          <w:divBdr>
            <w:top w:val="none" w:sz="0" w:space="0" w:color="auto"/>
            <w:left w:val="none" w:sz="0" w:space="0" w:color="auto"/>
            <w:bottom w:val="none" w:sz="0" w:space="0" w:color="auto"/>
            <w:right w:val="none" w:sz="0" w:space="0" w:color="auto"/>
          </w:divBdr>
        </w:div>
        <w:div w:id="413749606">
          <w:marLeft w:val="640"/>
          <w:marRight w:val="0"/>
          <w:marTop w:val="0"/>
          <w:marBottom w:val="0"/>
          <w:divBdr>
            <w:top w:val="none" w:sz="0" w:space="0" w:color="auto"/>
            <w:left w:val="none" w:sz="0" w:space="0" w:color="auto"/>
            <w:bottom w:val="none" w:sz="0" w:space="0" w:color="auto"/>
            <w:right w:val="none" w:sz="0" w:space="0" w:color="auto"/>
          </w:divBdr>
        </w:div>
        <w:div w:id="1681858924">
          <w:marLeft w:val="640"/>
          <w:marRight w:val="0"/>
          <w:marTop w:val="0"/>
          <w:marBottom w:val="0"/>
          <w:divBdr>
            <w:top w:val="none" w:sz="0" w:space="0" w:color="auto"/>
            <w:left w:val="none" w:sz="0" w:space="0" w:color="auto"/>
            <w:bottom w:val="none" w:sz="0" w:space="0" w:color="auto"/>
            <w:right w:val="none" w:sz="0" w:space="0" w:color="auto"/>
          </w:divBdr>
        </w:div>
        <w:div w:id="1140997953">
          <w:marLeft w:val="640"/>
          <w:marRight w:val="0"/>
          <w:marTop w:val="0"/>
          <w:marBottom w:val="0"/>
          <w:divBdr>
            <w:top w:val="none" w:sz="0" w:space="0" w:color="auto"/>
            <w:left w:val="none" w:sz="0" w:space="0" w:color="auto"/>
            <w:bottom w:val="none" w:sz="0" w:space="0" w:color="auto"/>
            <w:right w:val="none" w:sz="0" w:space="0" w:color="auto"/>
          </w:divBdr>
        </w:div>
        <w:div w:id="680426795">
          <w:marLeft w:val="640"/>
          <w:marRight w:val="0"/>
          <w:marTop w:val="0"/>
          <w:marBottom w:val="0"/>
          <w:divBdr>
            <w:top w:val="none" w:sz="0" w:space="0" w:color="auto"/>
            <w:left w:val="none" w:sz="0" w:space="0" w:color="auto"/>
            <w:bottom w:val="none" w:sz="0" w:space="0" w:color="auto"/>
            <w:right w:val="none" w:sz="0" w:space="0" w:color="auto"/>
          </w:divBdr>
        </w:div>
        <w:div w:id="131219918">
          <w:marLeft w:val="640"/>
          <w:marRight w:val="0"/>
          <w:marTop w:val="0"/>
          <w:marBottom w:val="0"/>
          <w:divBdr>
            <w:top w:val="none" w:sz="0" w:space="0" w:color="auto"/>
            <w:left w:val="none" w:sz="0" w:space="0" w:color="auto"/>
            <w:bottom w:val="none" w:sz="0" w:space="0" w:color="auto"/>
            <w:right w:val="none" w:sz="0" w:space="0" w:color="auto"/>
          </w:divBdr>
        </w:div>
        <w:div w:id="331222032">
          <w:marLeft w:val="640"/>
          <w:marRight w:val="0"/>
          <w:marTop w:val="0"/>
          <w:marBottom w:val="0"/>
          <w:divBdr>
            <w:top w:val="none" w:sz="0" w:space="0" w:color="auto"/>
            <w:left w:val="none" w:sz="0" w:space="0" w:color="auto"/>
            <w:bottom w:val="none" w:sz="0" w:space="0" w:color="auto"/>
            <w:right w:val="none" w:sz="0" w:space="0" w:color="auto"/>
          </w:divBdr>
        </w:div>
      </w:divsChild>
    </w:div>
    <w:div w:id="1495486071">
      <w:bodyDiv w:val="1"/>
      <w:marLeft w:val="0"/>
      <w:marRight w:val="0"/>
      <w:marTop w:val="0"/>
      <w:marBottom w:val="0"/>
      <w:divBdr>
        <w:top w:val="none" w:sz="0" w:space="0" w:color="auto"/>
        <w:left w:val="none" w:sz="0" w:space="0" w:color="auto"/>
        <w:bottom w:val="none" w:sz="0" w:space="0" w:color="auto"/>
        <w:right w:val="none" w:sz="0" w:space="0" w:color="auto"/>
      </w:divBdr>
      <w:divsChild>
        <w:div w:id="823356072">
          <w:marLeft w:val="640"/>
          <w:marRight w:val="0"/>
          <w:marTop w:val="0"/>
          <w:marBottom w:val="0"/>
          <w:divBdr>
            <w:top w:val="none" w:sz="0" w:space="0" w:color="auto"/>
            <w:left w:val="none" w:sz="0" w:space="0" w:color="auto"/>
            <w:bottom w:val="none" w:sz="0" w:space="0" w:color="auto"/>
            <w:right w:val="none" w:sz="0" w:space="0" w:color="auto"/>
          </w:divBdr>
        </w:div>
        <w:div w:id="1605117036">
          <w:marLeft w:val="640"/>
          <w:marRight w:val="0"/>
          <w:marTop w:val="0"/>
          <w:marBottom w:val="0"/>
          <w:divBdr>
            <w:top w:val="none" w:sz="0" w:space="0" w:color="auto"/>
            <w:left w:val="none" w:sz="0" w:space="0" w:color="auto"/>
            <w:bottom w:val="none" w:sz="0" w:space="0" w:color="auto"/>
            <w:right w:val="none" w:sz="0" w:space="0" w:color="auto"/>
          </w:divBdr>
        </w:div>
        <w:div w:id="1284117871">
          <w:marLeft w:val="640"/>
          <w:marRight w:val="0"/>
          <w:marTop w:val="0"/>
          <w:marBottom w:val="0"/>
          <w:divBdr>
            <w:top w:val="none" w:sz="0" w:space="0" w:color="auto"/>
            <w:left w:val="none" w:sz="0" w:space="0" w:color="auto"/>
            <w:bottom w:val="none" w:sz="0" w:space="0" w:color="auto"/>
            <w:right w:val="none" w:sz="0" w:space="0" w:color="auto"/>
          </w:divBdr>
        </w:div>
        <w:div w:id="1431312102">
          <w:marLeft w:val="640"/>
          <w:marRight w:val="0"/>
          <w:marTop w:val="0"/>
          <w:marBottom w:val="0"/>
          <w:divBdr>
            <w:top w:val="none" w:sz="0" w:space="0" w:color="auto"/>
            <w:left w:val="none" w:sz="0" w:space="0" w:color="auto"/>
            <w:bottom w:val="none" w:sz="0" w:space="0" w:color="auto"/>
            <w:right w:val="none" w:sz="0" w:space="0" w:color="auto"/>
          </w:divBdr>
        </w:div>
        <w:div w:id="2076513803">
          <w:marLeft w:val="640"/>
          <w:marRight w:val="0"/>
          <w:marTop w:val="0"/>
          <w:marBottom w:val="0"/>
          <w:divBdr>
            <w:top w:val="none" w:sz="0" w:space="0" w:color="auto"/>
            <w:left w:val="none" w:sz="0" w:space="0" w:color="auto"/>
            <w:bottom w:val="none" w:sz="0" w:space="0" w:color="auto"/>
            <w:right w:val="none" w:sz="0" w:space="0" w:color="auto"/>
          </w:divBdr>
        </w:div>
        <w:div w:id="754210307">
          <w:marLeft w:val="640"/>
          <w:marRight w:val="0"/>
          <w:marTop w:val="0"/>
          <w:marBottom w:val="0"/>
          <w:divBdr>
            <w:top w:val="none" w:sz="0" w:space="0" w:color="auto"/>
            <w:left w:val="none" w:sz="0" w:space="0" w:color="auto"/>
            <w:bottom w:val="none" w:sz="0" w:space="0" w:color="auto"/>
            <w:right w:val="none" w:sz="0" w:space="0" w:color="auto"/>
          </w:divBdr>
        </w:div>
        <w:div w:id="1656495986">
          <w:marLeft w:val="640"/>
          <w:marRight w:val="0"/>
          <w:marTop w:val="0"/>
          <w:marBottom w:val="0"/>
          <w:divBdr>
            <w:top w:val="none" w:sz="0" w:space="0" w:color="auto"/>
            <w:left w:val="none" w:sz="0" w:space="0" w:color="auto"/>
            <w:bottom w:val="none" w:sz="0" w:space="0" w:color="auto"/>
            <w:right w:val="none" w:sz="0" w:space="0" w:color="auto"/>
          </w:divBdr>
        </w:div>
        <w:div w:id="1719670719">
          <w:marLeft w:val="640"/>
          <w:marRight w:val="0"/>
          <w:marTop w:val="0"/>
          <w:marBottom w:val="0"/>
          <w:divBdr>
            <w:top w:val="none" w:sz="0" w:space="0" w:color="auto"/>
            <w:left w:val="none" w:sz="0" w:space="0" w:color="auto"/>
            <w:bottom w:val="none" w:sz="0" w:space="0" w:color="auto"/>
            <w:right w:val="none" w:sz="0" w:space="0" w:color="auto"/>
          </w:divBdr>
        </w:div>
        <w:div w:id="393820702">
          <w:marLeft w:val="640"/>
          <w:marRight w:val="0"/>
          <w:marTop w:val="0"/>
          <w:marBottom w:val="0"/>
          <w:divBdr>
            <w:top w:val="none" w:sz="0" w:space="0" w:color="auto"/>
            <w:left w:val="none" w:sz="0" w:space="0" w:color="auto"/>
            <w:bottom w:val="none" w:sz="0" w:space="0" w:color="auto"/>
            <w:right w:val="none" w:sz="0" w:space="0" w:color="auto"/>
          </w:divBdr>
        </w:div>
        <w:div w:id="952709012">
          <w:marLeft w:val="640"/>
          <w:marRight w:val="0"/>
          <w:marTop w:val="0"/>
          <w:marBottom w:val="0"/>
          <w:divBdr>
            <w:top w:val="none" w:sz="0" w:space="0" w:color="auto"/>
            <w:left w:val="none" w:sz="0" w:space="0" w:color="auto"/>
            <w:bottom w:val="none" w:sz="0" w:space="0" w:color="auto"/>
            <w:right w:val="none" w:sz="0" w:space="0" w:color="auto"/>
          </w:divBdr>
        </w:div>
        <w:div w:id="1485470065">
          <w:marLeft w:val="640"/>
          <w:marRight w:val="0"/>
          <w:marTop w:val="0"/>
          <w:marBottom w:val="0"/>
          <w:divBdr>
            <w:top w:val="none" w:sz="0" w:space="0" w:color="auto"/>
            <w:left w:val="none" w:sz="0" w:space="0" w:color="auto"/>
            <w:bottom w:val="none" w:sz="0" w:space="0" w:color="auto"/>
            <w:right w:val="none" w:sz="0" w:space="0" w:color="auto"/>
          </w:divBdr>
        </w:div>
        <w:div w:id="108428443">
          <w:marLeft w:val="640"/>
          <w:marRight w:val="0"/>
          <w:marTop w:val="0"/>
          <w:marBottom w:val="0"/>
          <w:divBdr>
            <w:top w:val="none" w:sz="0" w:space="0" w:color="auto"/>
            <w:left w:val="none" w:sz="0" w:space="0" w:color="auto"/>
            <w:bottom w:val="none" w:sz="0" w:space="0" w:color="auto"/>
            <w:right w:val="none" w:sz="0" w:space="0" w:color="auto"/>
          </w:divBdr>
        </w:div>
        <w:div w:id="1876036962">
          <w:marLeft w:val="640"/>
          <w:marRight w:val="0"/>
          <w:marTop w:val="0"/>
          <w:marBottom w:val="0"/>
          <w:divBdr>
            <w:top w:val="none" w:sz="0" w:space="0" w:color="auto"/>
            <w:left w:val="none" w:sz="0" w:space="0" w:color="auto"/>
            <w:bottom w:val="none" w:sz="0" w:space="0" w:color="auto"/>
            <w:right w:val="none" w:sz="0" w:space="0" w:color="auto"/>
          </w:divBdr>
        </w:div>
        <w:div w:id="123499571">
          <w:marLeft w:val="640"/>
          <w:marRight w:val="0"/>
          <w:marTop w:val="0"/>
          <w:marBottom w:val="0"/>
          <w:divBdr>
            <w:top w:val="none" w:sz="0" w:space="0" w:color="auto"/>
            <w:left w:val="none" w:sz="0" w:space="0" w:color="auto"/>
            <w:bottom w:val="none" w:sz="0" w:space="0" w:color="auto"/>
            <w:right w:val="none" w:sz="0" w:space="0" w:color="auto"/>
          </w:divBdr>
        </w:div>
        <w:div w:id="1625965028">
          <w:marLeft w:val="640"/>
          <w:marRight w:val="0"/>
          <w:marTop w:val="0"/>
          <w:marBottom w:val="0"/>
          <w:divBdr>
            <w:top w:val="none" w:sz="0" w:space="0" w:color="auto"/>
            <w:left w:val="none" w:sz="0" w:space="0" w:color="auto"/>
            <w:bottom w:val="none" w:sz="0" w:space="0" w:color="auto"/>
            <w:right w:val="none" w:sz="0" w:space="0" w:color="auto"/>
          </w:divBdr>
        </w:div>
        <w:div w:id="1382170953">
          <w:marLeft w:val="640"/>
          <w:marRight w:val="0"/>
          <w:marTop w:val="0"/>
          <w:marBottom w:val="0"/>
          <w:divBdr>
            <w:top w:val="none" w:sz="0" w:space="0" w:color="auto"/>
            <w:left w:val="none" w:sz="0" w:space="0" w:color="auto"/>
            <w:bottom w:val="none" w:sz="0" w:space="0" w:color="auto"/>
            <w:right w:val="none" w:sz="0" w:space="0" w:color="auto"/>
          </w:divBdr>
        </w:div>
        <w:div w:id="589243103">
          <w:marLeft w:val="640"/>
          <w:marRight w:val="0"/>
          <w:marTop w:val="0"/>
          <w:marBottom w:val="0"/>
          <w:divBdr>
            <w:top w:val="none" w:sz="0" w:space="0" w:color="auto"/>
            <w:left w:val="none" w:sz="0" w:space="0" w:color="auto"/>
            <w:bottom w:val="none" w:sz="0" w:space="0" w:color="auto"/>
            <w:right w:val="none" w:sz="0" w:space="0" w:color="auto"/>
          </w:divBdr>
        </w:div>
        <w:div w:id="1316643535">
          <w:marLeft w:val="640"/>
          <w:marRight w:val="0"/>
          <w:marTop w:val="0"/>
          <w:marBottom w:val="0"/>
          <w:divBdr>
            <w:top w:val="none" w:sz="0" w:space="0" w:color="auto"/>
            <w:left w:val="none" w:sz="0" w:space="0" w:color="auto"/>
            <w:bottom w:val="none" w:sz="0" w:space="0" w:color="auto"/>
            <w:right w:val="none" w:sz="0" w:space="0" w:color="auto"/>
          </w:divBdr>
        </w:div>
        <w:div w:id="1012299472">
          <w:marLeft w:val="640"/>
          <w:marRight w:val="0"/>
          <w:marTop w:val="0"/>
          <w:marBottom w:val="0"/>
          <w:divBdr>
            <w:top w:val="none" w:sz="0" w:space="0" w:color="auto"/>
            <w:left w:val="none" w:sz="0" w:space="0" w:color="auto"/>
            <w:bottom w:val="none" w:sz="0" w:space="0" w:color="auto"/>
            <w:right w:val="none" w:sz="0" w:space="0" w:color="auto"/>
          </w:divBdr>
        </w:div>
        <w:div w:id="970330454">
          <w:marLeft w:val="640"/>
          <w:marRight w:val="0"/>
          <w:marTop w:val="0"/>
          <w:marBottom w:val="0"/>
          <w:divBdr>
            <w:top w:val="none" w:sz="0" w:space="0" w:color="auto"/>
            <w:left w:val="none" w:sz="0" w:space="0" w:color="auto"/>
            <w:bottom w:val="none" w:sz="0" w:space="0" w:color="auto"/>
            <w:right w:val="none" w:sz="0" w:space="0" w:color="auto"/>
          </w:divBdr>
        </w:div>
        <w:div w:id="415057574">
          <w:marLeft w:val="640"/>
          <w:marRight w:val="0"/>
          <w:marTop w:val="0"/>
          <w:marBottom w:val="0"/>
          <w:divBdr>
            <w:top w:val="none" w:sz="0" w:space="0" w:color="auto"/>
            <w:left w:val="none" w:sz="0" w:space="0" w:color="auto"/>
            <w:bottom w:val="none" w:sz="0" w:space="0" w:color="auto"/>
            <w:right w:val="none" w:sz="0" w:space="0" w:color="auto"/>
          </w:divBdr>
        </w:div>
        <w:div w:id="1596137249">
          <w:marLeft w:val="640"/>
          <w:marRight w:val="0"/>
          <w:marTop w:val="0"/>
          <w:marBottom w:val="0"/>
          <w:divBdr>
            <w:top w:val="none" w:sz="0" w:space="0" w:color="auto"/>
            <w:left w:val="none" w:sz="0" w:space="0" w:color="auto"/>
            <w:bottom w:val="none" w:sz="0" w:space="0" w:color="auto"/>
            <w:right w:val="none" w:sz="0" w:space="0" w:color="auto"/>
          </w:divBdr>
        </w:div>
        <w:div w:id="1153525929">
          <w:marLeft w:val="640"/>
          <w:marRight w:val="0"/>
          <w:marTop w:val="0"/>
          <w:marBottom w:val="0"/>
          <w:divBdr>
            <w:top w:val="none" w:sz="0" w:space="0" w:color="auto"/>
            <w:left w:val="none" w:sz="0" w:space="0" w:color="auto"/>
            <w:bottom w:val="none" w:sz="0" w:space="0" w:color="auto"/>
            <w:right w:val="none" w:sz="0" w:space="0" w:color="auto"/>
          </w:divBdr>
        </w:div>
        <w:div w:id="1294016493">
          <w:marLeft w:val="640"/>
          <w:marRight w:val="0"/>
          <w:marTop w:val="0"/>
          <w:marBottom w:val="0"/>
          <w:divBdr>
            <w:top w:val="none" w:sz="0" w:space="0" w:color="auto"/>
            <w:left w:val="none" w:sz="0" w:space="0" w:color="auto"/>
            <w:bottom w:val="none" w:sz="0" w:space="0" w:color="auto"/>
            <w:right w:val="none" w:sz="0" w:space="0" w:color="auto"/>
          </w:divBdr>
        </w:div>
        <w:div w:id="1626305049">
          <w:marLeft w:val="640"/>
          <w:marRight w:val="0"/>
          <w:marTop w:val="0"/>
          <w:marBottom w:val="0"/>
          <w:divBdr>
            <w:top w:val="none" w:sz="0" w:space="0" w:color="auto"/>
            <w:left w:val="none" w:sz="0" w:space="0" w:color="auto"/>
            <w:bottom w:val="none" w:sz="0" w:space="0" w:color="auto"/>
            <w:right w:val="none" w:sz="0" w:space="0" w:color="auto"/>
          </w:divBdr>
        </w:div>
        <w:div w:id="1659578961">
          <w:marLeft w:val="640"/>
          <w:marRight w:val="0"/>
          <w:marTop w:val="0"/>
          <w:marBottom w:val="0"/>
          <w:divBdr>
            <w:top w:val="none" w:sz="0" w:space="0" w:color="auto"/>
            <w:left w:val="none" w:sz="0" w:space="0" w:color="auto"/>
            <w:bottom w:val="none" w:sz="0" w:space="0" w:color="auto"/>
            <w:right w:val="none" w:sz="0" w:space="0" w:color="auto"/>
          </w:divBdr>
        </w:div>
        <w:div w:id="94256963">
          <w:marLeft w:val="640"/>
          <w:marRight w:val="0"/>
          <w:marTop w:val="0"/>
          <w:marBottom w:val="0"/>
          <w:divBdr>
            <w:top w:val="none" w:sz="0" w:space="0" w:color="auto"/>
            <w:left w:val="none" w:sz="0" w:space="0" w:color="auto"/>
            <w:bottom w:val="none" w:sz="0" w:space="0" w:color="auto"/>
            <w:right w:val="none" w:sz="0" w:space="0" w:color="auto"/>
          </w:divBdr>
        </w:div>
        <w:div w:id="222373172">
          <w:marLeft w:val="640"/>
          <w:marRight w:val="0"/>
          <w:marTop w:val="0"/>
          <w:marBottom w:val="0"/>
          <w:divBdr>
            <w:top w:val="none" w:sz="0" w:space="0" w:color="auto"/>
            <w:left w:val="none" w:sz="0" w:space="0" w:color="auto"/>
            <w:bottom w:val="none" w:sz="0" w:space="0" w:color="auto"/>
            <w:right w:val="none" w:sz="0" w:space="0" w:color="auto"/>
          </w:divBdr>
        </w:div>
        <w:div w:id="1616016706">
          <w:marLeft w:val="640"/>
          <w:marRight w:val="0"/>
          <w:marTop w:val="0"/>
          <w:marBottom w:val="0"/>
          <w:divBdr>
            <w:top w:val="none" w:sz="0" w:space="0" w:color="auto"/>
            <w:left w:val="none" w:sz="0" w:space="0" w:color="auto"/>
            <w:bottom w:val="none" w:sz="0" w:space="0" w:color="auto"/>
            <w:right w:val="none" w:sz="0" w:space="0" w:color="auto"/>
          </w:divBdr>
        </w:div>
        <w:div w:id="286663361">
          <w:marLeft w:val="640"/>
          <w:marRight w:val="0"/>
          <w:marTop w:val="0"/>
          <w:marBottom w:val="0"/>
          <w:divBdr>
            <w:top w:val="none" w:sz="0" w:space="0" w:color="auto"/>
            <w:left w:val="none" w:sz="0" w:space="0" w:color="auto"/>
            <w:bottom w:val="none" w:sz="0" w:space="0" w:color="auto"/>
            <w:right w:val="none" w:sz="0" w:space="0" w:color="auto"/>
          </w:divBdr>
        </w:div>
        <w:div w:id="1246845860">
          <w:marLeft w:val="640"/>
          <w:marRight w:val="0"/>
          <w:marTop w:val="0"/>
          <w:marBottom w:val="0"/>
          <w:divBdr>
            <w:top w:val="none" w:sz="0" w:space="0" w:color="auto"/>
            <w:left w:val="none" w:sz="0" w:space="0" w:color="auto"/>
            <w:bottom w:val="none" w:sz="0" w:space="0" w:color="auto"/>
            <w:right w:val="none" w:sz="0" w:space="0" w:color="auto"/>
          </w:divBdr>
        </w:div>
        <w:div w:id="984159837">
          <w:marLeft w:val="640"/>
          <w:marRight w:val="0"/>
          <w:marTop w:val="0"/>
          <w:marBottom w:val="0"/>
          <w:divBdr>
            <w:top w:val="none" w:sz="0" w:space="0" w:color="auto"/>
            <w:left w:val="none" w:sz="0" w:space="0" w:color="auto"/>
            <w:bottom w:val="none" w:sz="0" w:space="0" w:color="auto"/>
            <w:right w:val="none" w:sz="0" w:space="0" w:color="auto"/>
          </w:divBdr>
        </w:div>
        <w:div w:id="2140033338">
          <w:marLeft w:val="640"/>
          <w:marRight w:val="0"/>
          <w:marTop w:val="0"/>
          <w:marBottom w:val="0"/>
          <w:divBdr>
            <w:top w:val="none" w:sz="0" w:space="0" w:color="auto"/>
            <w:left w:val="none" w:sz="0" w:space="0" w:color="auto"/>
            <w:bottom w:val="none" w:sz="0" w:space="0" w:color="auto"/>
            <w:right w:val="none" w:sz="0" w:space="0" w:color="auto"/>
          </w:divBdr>
        </w:div>
        <w:div w:id="1152596316">
          <w:marLeft w:val="640"/>
          <w:marRight w:val="0"/>
          <w:marTop w:val="0"/>
          <w:marBottom w:val="0"/>
          <w:divBdr>
            <w:top w:val="none" w:sz="0" w:space="0" w:color="auto"/>
            <w:left w:val="none" w:sz="0" w:space="0" w:color="auto"/>
            <w:bottom w:val="none" w:sz="0" w:space="0" w:color="auto"/>
            <w:right w:val="none" w:sz="0" w:space="0" w:color="auto"/>
          </w:divBdr>
        </w:div>
        <w:div w:id="83235317">
          <w:marLeft w:val="640"/>
          <w:marRight w:val="0"/>
          <w:marTop w:val="0"/>
          <w:marBottom w:val="0"/>
          <w:divBdr>
            <w:top w:val="none" w:sz="0" w:space="0" w:color="auto"/>
            <w:left w:val="none" w:sz="0" w:space="0" w:color="auto"/>
            <w:bottom w:val="none" w:sz="0" w:space="0" w:color="auto"/>
            <w:right w:val="none" w:sz="0" w:space="0" w:color="auto"/>
          </w:divBdr>
        </w:div>
        <w:div w:id="1890458232">
          <w:marLeft w:val="640"/>
          <w:marRight w:val="0"/>
          <w:marTop w:val="0"/>
          <w:marBottom w:val="0"/>
          <w:divBdr>
            <w:top w:val="none" w:sz="0" w:space="0" w:color="auto"/>
            <w:left w:val="none" w:sz="0" w:space="0" w:color="auto"/>
            <w:bottom w:val="none" w:sz="0" w:space="0" w:color="auto"/>
            <w:right w:val="none" w:sz="0" w:space="0" w:color="auto"/>
          </w:divBdr>
        </w:div>
        <w:div w:id="27217222">
          <w:marLeft w:val="640"/>
          <w:marRight w:val="0"/>
          <w:marTop w:val="0"/>
          <w:marBottom w:val="0"/>
          <w:divBdr>
            <w:top w:val="none" w:sz="0" w:space="0" w:color="auto"/>
            <w:left w:val="none" w:sz="0" w:space="0" w:color="auto"/>
            <w:bottom w:val="none" w:sz="0" w:space="0" w:color="auto"/>
            <w:right w:val="none" w:sz="0" w:space="0" w:color="auto"/>
          </w:divBdr>
        </w:div>
        <w:div w:id="220335963">
          <w:marLeft w:val="640"/>
          <w:marRight w:val="0"/>
          <w:marTop w:val="0"/>
          <w:marBottom w:val="0"/>
          <w:divBdr>
            <w:top w:val="none" w:sz="0" w:space="0" w:color="auto"/>
            <w:left w:val="none" w:sz="0" w:space="0" w:color="auto"/>
            <w:bottom w:val="none" w:sz="0" w:space="0" w:color="auto"/>
            <w:right w:val="none" w:sz="0" w:space="0" w:color="auto"/>
          </w:divBdr>
        </w:div>
        <w:div w:id="738867360">
          <w:marLeft w:val="640"/>
          <w:marRight w:val="0"/>
          <w:marTop w:val="0"/>
          <w:marBottom w:val="0"/>
          <w:divBdr>
            <w:top w:val="none" w:sz="0" w:space="0" w:color="auto"/>
            <w:left w:val="none" w:sz="0" w:space="0" w:color="auto"/>
            <w:bottom w:val="none" w:sz="0" w:space="0" w:color="auto"/>
            <w:right w:val="none" w:sz="0" w:space="0" w:color="auto"/>
          </w:divBdr>
        </w:div>
        <w:div w:id="2026403137">
          <w:marLeft w:val="640"/>
          <w:marRight w:val="0"/>
          <w:marTop w:val="0"/>
          <w:marBottom w:val="0"/>
          <w:divBdr>
            <w:top w:val="none" w:sz="0" w:space="0" w:color="auto"/>
            <w:left w:val="none" w:sz="0" w:space="0" w:color="auto"/>
            <w:bottom w:val="none" w:sz="0" w:space="0" w:color="auto"/>
            <w:right w:val="none" w:sz="0" w:space="0" w:color="auto"/>
          </w:divBdr>
        </w:div>
        <w:div w:id="1502236969">
          <w:marLeft w:val="640"/>
          <w:marRight w:val="0"/>
          <w:marTop w:val="0"/>
          <w:marBottom w:val="0"/>
          <w:divBdr>
            <w:top w:val="none" w:sz="0" w:space="0" w:color="auto"/>
            <w:left w:val="none" w:sz="0" w:space="0" w:color="auto"/>
            <w:bottom w:val="none" w:sz="0" w:space="0" w:color="auto"/>
            <w:right w:val="none" w:sz="0" w:space="0" w:color="auto"/>
          </w:divBdr>
        </w:div>
        <w:div w:id="626350803">
          <w:marLeft w:val="640"/>
          <w:marRight w:val="0"/>
          <w:marTop w:val="0"/>
          <w:marBottom w:val="0"/>
          <w:divBdr>
            <w:top w:val="none" w:sz="0" w:space="0" w:color="auto"/>
            <w:left w:val="none" w:sz="0" w:space="0" w:color="auto"/>
            <w:bottom w:val="none" w:sz="0" w:space="0" w:color="auto"/>
            <w:right w:val="none" w:sz="0" w:space="0" w:color="auto"/>
          </w:divBdr>
        </w:div>
        <w:div w:id="1901936901">
          <w:marLeft w:val="640"/>
          <w:marRight w:val="0"/>
          <w:marTop w:val="0"/>
          <w:marBottom w:val="0"/>
          <w:divBdr>
            <w:top w:val="none" w:sz="0" w:space="0" w:color="auto"/>
            <w:left w:val="none" w:sz="0" w:space="0" w:color="auto"/>
            <w:bottom w:val="none" w:sz="0" w:space="0" w:color="auto"/>
            <w:right w:val="none" w:sz="0" w:space="0" w:color="auto"/>
          </w:divBdr>
        </w:div>
        <w:div w:id="1958028610">
          <w:marLeft w:val="640"/>
          <w:marRight w:val="0"/>
          <w:marTop w:val="0"/>
          <w:marBottom w:val="0"/>
          <w:divBdr>
            <w:top w:val="none" w:sz="0" w:space="0" w:color="auto"/>
            <w:left w:val="none" w:sz="0" w:space="0" w:color="auto"/>
            <w:bottom w:val="none" w:sz="0" w:space="0" w:color="auto"/>
            <w:right w:val="none" w:sz="0" w:space="0" w:color="auto"/>
          </w:divBdr>
        </w:div>
        <w:div w:id="1572764208">
          <w:marLeft w:val="640"/>
          <w:marRight w:val="0"/>
          <w:marTop w:val="0"/>
          <w:marBottom w:val="0"/>
          <w:divBdr>
            <w:top w:val="none" w:sz="0" w:space="0" w:color="auto"/>
            <w:left w:val="none" w:sz="0" w:space="0" w:color="auto"/>
            <w:bottom w:val="none" w:sz="0" w:space="0" w:color="auto"/>
            <w:right w:val="none" w:sz="0" w:space="0" w:color="auto"/>
          </w:divBdr>
        </w:div>
        <w:div w:id="631905216">
          <w:marLeft w:val="640"/>
          <w:marRight w:val="0"/>
          <w:marTop w:val="0"/>
          <w:marBottom w:val="0"/>
          <w:divBdr>
            <w:top w:val="none" w:sz="0" w:space="0" w:color="auto"/>
            <w:left w:val="none" w:sz="0" w:space="0" w:color="auto"/>
            <w:bottom w:val="none" w:sz="0" w:space="0" w:color="auto"/>
            <w:right w:val="none" w:sz="0" w:space="0" w:color="auto"/>
          </w:divBdr>
        </w:div>
        <w:div w:id="301663102">
          <w:marLeft w:val="640"/>
          <w:marRight w:val="0"/>
          <w:marTop w:val="0"/>
          <w:marBottom w:val="0"/>
          <w:divBdr>
            <w:top w:val="none" w:sz="0" w:space="0" w:color="auto"/>
            <w:left w:val="none" w:sz="0" w:space="0" w:color="auto"/>
            <w:bottom w:val="none" w:sz="0" w:space="0" w:color="auto"/>
            <w:right w:val="none" w:sz="0" w:space="0" w:color="auto"/>
          </w:divBdr>
        </w:div>
        <w:div w:id="252013408">
          <w:marLeft w:val="640"/>
          <w:marRight w:val="0"/>
          <w:marTop w:val="0"/>
          <w:marBottom w:val="0"/>
          <w:divBdr>
            <w:top w:val="none" w:sz="0" w:space="0" w:color="auto"/>
            <w:left w:val="none" w:sz="0" w:space="0" w:color="auto"/>
            <w:bottom w:val="none" w:sz="0" w:space="0" w:color="auto"/>
            <w:right w:val="none" w:sz="0" w:space="0" w:color="auto"/>
          </w:divBdr>
        </w:div>
        <w:div w:id="1806460947">
          <w:marLeft w:val="640"/>
          <w:marRight w:val="0"/>
          <w:marTop w:val="0"/>
          <w:marBottom w:val="0"/>
          <w:divBdr>
            <w:top w:val="none" w:sz="0" w:space="0" w:color="auto"/>
            <w:left w:val="none" w:sz="0" w:space="0" w:color="auto"/>
            <w:bottom w:val="none" w:sz="0" w:space="0" w:color="auto"/>
            <w:right w:val="none" w:sz="0" w:space="0" w:color="auto"/>
          </w:divBdr>
        </w:div>
        <w:div w:id="1055158416">
          <w:marLeft w:val="640"/>
          <w:marRight w:val="0"/>
          <w:marTop w:val="0"/>
          <w:marBottom w:val="0"/>
          <w:divBdr>
            <w:top w:val="none" w:sz="0" w:space="0" w:color="auto"/>
            <w:left w:val="none" w:sz="0" w:space="0" w:color="auto"/>
            <w:bottom w:val="none" w:sz="0" w:space="0" w:color="auto"/>
            <w:right w:val="none" w:sz="0" w:space="0" w:color="auto"/>
          </w:divBdr>
        </w:div>
        <w:div w:id="1930650220">
          <w:marLeft w:val="640"/>
          <w:marRight w:val="0"/>
          <w:marTop w:val="0"/>
          <w:marBottom w:val="0"/>
          <w:divBdr>
            <w:top w:val="none" w:sz="0" w:space="0" w:color="auto"/>
            <w:left w:val="none" w:sz="0" w:space="0" w:color="auto"/>
            <w:bottom w:val="none" w:sz="0" w:space="0" w:color="auto"/>
            <w:right w:val="none" w:sz="0" w:space="0" w:color="auto"/>
          </w:divBdr>
        </w:div>
        <w:div w:id="2142576120">
          <w:marLeft w:val="640"/>
          <w:marRight w:val="0"/>
          <w:marTop w:val="0"/>
          <w:marBottom w:val="0"/>
          <w:divBdr>
            <w:top w:val="none" w:sz="0" w:space="0" w:color="auto"/>
            <w:left w:val="none" w:sz="0" w:space="0" w:color="auto"/>
            <w:bottom w:val="none" w:sz="0" w:space="0" w:color="auto"/>
            <w:right w:val="none" w:sz="0" w:space="0" w:color="auto"/>
          </w:divBdr>
        </w:div>
        <w:div w:id="982124569">
          <w:marLeft w:val="640"/>
          <w:marRight w:val="0"/>
          <w:marTop w:val="0"/>
          <w:marBottom w:val="0"/>
          <w:divBdr>
            <w:top w:val="none" w:sz="0" w:space="0" w:color="auto"/>
            <w:left w:val="none" w:sz="0" w:space="0" w:color="auto"/>
            <w:bottom w:val="none" w:sz="0" w:space="0" w:color="auto"/>
            <w:right w:val="none" w:sz="0" w:space="0" w:color="auto"/>
          </w:divBdr>
        </w:div>
        <w:div w:id="699357693">
          <w:marLeft w:val="640"/>
          <w:marRight w:val="0"/>
          <w:marTop w:val="0"/>
          <w:marBottom w:val="0"/>
          <w:divBdr>
            <w:top w:val="none" w:sz="0" w:space="0" w:color="auto"/>
            <w:left w:val="none" w:sz="0" w:space="0" w:color="auto"/>
            <w:bottom w:val="none" w:sz="0" w:space="0" w:color="auto"/>
            <w:right w:val="none" w:sz="0" w:space="0" w:color="auto"/>
          </w:divBdr>
        </w:div>
        <w:div w:id="1452285456">
          <w:marLeft w:val="640"/>
          <w:marRight w:val="0"/>
          <w:marTop w:val="0"/>
          <w:marBottom w:val="0"/>
          <w:divBdr>
            <w:top w:val="none" w:sz="0" w:space="0" w:color="auto"/>
            <w:left w:val="none" w:sz="0" w:space="0" w:color="auto"/>
            <w:bottom w:val="none" w:sz="0" w:space="0" w:color="auto"/>
            <w:right w:val="none" w:sz="0" w:space="0" w:color="auto"/>
          </w:divBdr>
        </w:div>
        <w:div w:id="1428236691">
          <w:marLeft w:val="640"/>
          <w:marRight w:val="0"/>
          <w:marTop w:val="0"/>
          <w:marBottom w:val="0"/>
          <w:divBdr>
            <w:top w:val="none" w:sz="0" w:space="0" w:color="auto"/>
            <w:left w:val="none" w:sz="0" w:space="0" w:color="auto"/>
            <w:bottom w:val="none" w:sz="0" w:space="0" w:color="auto"/>
            <w:right w:val="none" w:sz="0" w:space="0" w:color="auto"/>
          </w:divBdr>
        </w:div>
        <w:div w:id="255746531">
          <w:marLeft w:val="640"/>
          <w:marRight w:val="0"/>
          <w:marTop w:val="0"/>
          <w:marBottom w:val="0"/>
          <w:divBdr>
            <w:top w:val="none" w:sz="0" w:space="0" w:color="auto"/>
            <w:left w:val="none" w:sz="0" w:space="0" w:color="auto"/>
            <w:bottom w:val="none" w:sz="0" w:space="0" w:color="auto"/>
            <w:right w:val="none" w:sz="0" w:space="0" w:color="auto"/>
          </w:divBdr>
        </w:div>
        <w:div w:id="1911963382">
          <w:marLeft w:val="640"/>
          <w:marRight w:val="0"/>
          <w:marTop w:val="0"/>
          <w:marBottom w:val="0"/>
          <w:divBdr>
            <w:top w:val="none" w:sz="0" w:space="0" w:color="auto"/>
            <w:left w:val="none" w:sz="0" w:space="0" w:color="auto"/>
            <w:bottom w:val="none" w:sz="0" w:space="0" w:color="auto"/>
            <w:right w:val="none" w:sz="0" w:space="0" w:color="auto"/>
          </w:divBdr>
        </w:div>
        <w:div w:id="11879504">
          <w:marLeft w:val="640"/>
          <w:marRight w:val="0"/>
          <w:marTop w:val="0"/>
          <w:marBottom w:val="0"/>
          <w:divBdr>
            <w:top w:val="none" w:sz="0" w:space="0" w:color="auto"/>
            <w:left w:val="none" w:sz="0" w:space="0" w:color="auto"/>
            <w:bottom w:val="none" w:sz="0" w:space="0" w:color="auto"/>
            <w:right w:val="none" w:sz="0" w:space="0" w:color="auto"/>
          </w:divBdr>
        </w:div>
        <w:div w:id="1438986452">
          <w:marLeft w:val="640"/>
          <w:marRight w:val="0"/>
          <w:marTop w:val="0"/>
          <w:marBottom w:val="0"/>
          <w:divBdr>
            <w:top w:val="none" w:sz="0" w:space="0" w:color="auto"/>
            <w:left w:val="none" w:sz="0" w:space="0" w:color="auto"/>
            <w:bottom w:val="none" w:sz="0" w:space="0" w:color="auto"/>
            <w:right w:val="none" w:sz="0" w:space="0" w:color="auto"/>
          </w:divBdr>
        </w:div>
        <w:div w:id="1422524930">
          <w:marLeft w:val="640"/>
          <w:marRight w:val="0"/>
          <w:marTop w:val="0"/>
          <w:marBottom w:val="0"/>
          <w:divBdr>
            <w:top w:val="none" w:sz="0" w:space="0" w:color="auto"/>
            <w:left w:val="none" w:sz="0" w:space="0" w:color="auto"/>
            <w:bottom w:val="none" w:sz="0" w:space="0" w:color="auto"/>
            <w:right w:val="none" w:sz="0" w:space="0" w:color="auto"/>
          </w:divBdr>
        </w:div>
        <w:div w:id="520973461">
          <w:marLeft w:val="640"/>
          <w:marRight w:val="0"/>
          <w:marTop w:val="0"/>
          <w:marBottom w:val="0"/>
          <w:divBdr>
            <w:top w:val="none" w:sz="0" w:space="0" w:color="auto"/>
            <w:left w:val="none" w:sz="0" w:space="0" w:color="auto"/>
            <w:bottom w:val="none" w:sz="0" w:space="0" w:color="auto"/>
            <w:right w:val="none" w:sz="0" w:space="0" w:color="auto"/>
          </w:divBdr>
        </w:div>
        <w:div w:id="873350628">
          <w:marLeft w:val="640"/>
          <w:marRight w:val="0"/>
          <w:marTop w:val="0"/>
          <w:marBottom w:val="0"/>
          <w:divBdr>
            <w:top w:val="none" w:sz="0" w:space="0" w:color="auto"/>
            <w:left w:val="none" w:sz="0" w:space="0" w:color="auto"/>
            <w:bottom w:val="none" w:sz="0" w:space="0" w:color="auto"/>
            <w:right w:val="none" w:sz="0" w:space="0" w:color="auto"/>
          </w:divBdr>
        </w:div>
        <w:div w:id="1195845097">
          <w:marLeft w:val="640"/>
          <w:marRight w:val="0"/>
          <w:marTop w:val="0"/>
          <w:marBottom w:val="0"/>
          <w:divBdr>
            <w:top w:val="none" w:sz="0" w:space="0" w:color="auto"/>
            <w:left w:val="none" w:sz="0" w:space="0" w:color="auto"/>
            <w:bottom w:val="none" w:sz="0" w:space="0" w:color="auto"/>
            <w:right w:val="none" w:sz="0" w:space="0" w:color="auto"/>
          </w:divBdr>
        </w:div>
        <w:div w:id="1734162937">
          <w:marLeft w:val="640"/>
          <w:marRight w:val="0"/>
          <w:marTop w:val="0"/>
          <w:marBottom w:val="0"/>
          <w:divBdr>
            <w:top w:val="none" w:sz="0" w:space="0" w:color="auto"/>
            <w:left w:val="none" w:sz="0" w:space="0" w:color="auto"/>
            <w:bottom w:val="none" w:sz="0" w:space="0" w:color="auto"/>
            <w:right w:val="none" w:sz="0" w:space="0" w:color="auto"/>
          </w:divBdr>
        </w:div>
        <w:div w:id="194003525">
          <w:marLeft w:val="640"/>
          <w:marRight w:val="0"/>
          <w:marTop w:val="0"/>
          <w:marBottom w:val="0"/>
          <w:divBdr>
            <w:top w:val="none" w:sz="0" w:space="0" w:color="auto"/>
            <w:left w:val="none" w:sz="0" w:space="0" w:color="auto"/>
            <w:bottom w:val="none" w:sz="0" w:space="0" w:color="auto"/>
            <w:right w:val="none" w:sz="0" w:space="0" w:color="auto"/>
          </w:divBdr>
        </w:div>
        <w:div w:id="1575235263">
          <w:marLeft w:val="640"/>
          <w:marRight w:val="0"/>
          <w:marTop w:val="0"/>
          <w:marBottom w:val="0"/>
          <w:divBdr>
            <w:top w:val="none" w:sz="0" w:space="0" w:color="auto"/>
            <w:left w:val="none" w:sz="0" w:space="0" w:color="auto"/>
            <w:bottom w:val="none" w:sz="0" w:space="0" w:color="auto"/>
            <w:right w:val="none" w:sz="0" w:space="0" w:color="auto"/>
          </w:divBdr>
        </w:div>
        <w:div w:id="1969360295">
          <w:marLeft w:val="640"/>
          <w:marRight w:val="0"/>
          <w:marTop w:val="0"/>
          <w:marBottom w:val="0"/>
          <w:divBdr>
            <w:top w:val="none" w:sz="0" w:space="0" w:color="auto"/>
            <w:left w:val="none" w:sz="0" w:space="0" w:color="auto"/>
            <w:bottom w:val="none" w:sz="0" w:space="0" w:color="auto"/>
            <w:right w:val="none" w:sz="0" w:space="0" w:color="auto"/>
          </w:divBdr>
        </w:div>
        <w:div w:id="980354312">
          <w:marLeft w:val="640"/>
          <w:marRight w:val="0"/>
          <w:marTop w:val="0"/>
          <w:marBottom w:val="0"/>
          <w:divBdr>
            <w:top w:val="none" w:sz="0" w:space="0" w:color="auto"/>
            <w:left w:val="none" w:sz="0" w:space="0" w:color="auto"/>
            <w:bottom w:val="none" w:sz="0" w:space="0" w:color="auto"/>
            <w:right w:val="none" w:sz="0" w:space="0" w:color="auto"/>
          </w:divBdr>
        </w:div>
        <w:div w:id="390734454">
          <w:marLeft w:val="640"/>
          <w:marRight w:val="0"/>
          <w:marTop w:val="0"/>
          <w:marBottom w:val="0"/>
          <w:divBdr>
            <w:top w:val="none" w:sz="0" w:space="0" w:color="auto"/>
            <w:left w:val="none" w:sz="0" w:space="0" w:color="auto"/>
            <w:bottom w:val="none" w:sz="0" w:space="0" w:color="auto"/>
            <w:right w:val="none" w:sz="0" w:space="0" w:color="auto"/>
          </w:divBdr>
        </w:div>
        <w:div w:id="456606132">
          <w:marLeft w:val="640"/>
          <w:marRight w:val="0"/>
          <w:marTop w:val="0"/>
          <w:marBottom w:val="0"/>
          <w:divBdr>
            <w:top w:val="none" w:sz="0" w:space="0" w:color="auto"/>
            <w:left w:val="none" w:sz="0" w:space="0" w:color="auto"/>
            <w:bottom w:val="none" w:sz="0" w:space="0" w:color="auto"/>
            <w:right w:val="none" w:sz="0" w:space="0" w:color="auto"/>
          </w:divBdr>
        </w:div>
        <w:div w:id="652762151">
          <w:marLeft w:val="640"/>
          <w:marRight w:val="0"/>
          <w:marTop w:val="0"/>
          <w:marBottom w:val="0"/>
          <w:divBdr>
            <w:top w:val="none" w:sz="0" w:space="0" w:color="auto"/>
            <w:left w:val="none" w:sz="0" w:space="0" w:color="auto"/>
            <w:bottom w:val="none" w:sz="0" w:space="0" w:color="auto"/>
            <w:right w:val="none" w:sz="0" w:space="0" w:color="auto"/>
          </w:divBdr>
        </w:div>
        <w:div w:id="1607612940">
          <w:marLeft w:val="640"/>
          <w:marRight w:val="0"/>
          <w:marTop w:val="0"/>
          <w:marBottom w:val="0"/>
          <w:divBdr>
            <w:top w:val="none" w:sz="0" w:space="0" w:color="auto"/>
            <w:left w:val="none" w:sz="0" w:space="0" w:color="auto"/>
            <w:bottom w:val="none" w:sz="0" w:space="0" w:color="auto"/>
            <w:right w:val="none" w:sz="0" w:space="0" w:color="auto"/>
          </w:divBdr>
        </w:div>
        <w:div w:id="181014814">
          <w:marLeft w:val="640"/>
          <w:marRight w:val="0"/>
          <w:marTop w:val="0"/>
          <w:marBottom w:val="0"/>
          <w:divBdr>
            <w:top w:val="none" w:sz="0" w:space="0" w:color="auto"/>
            <w:left w:val="none" w:sz="0" w:space="0" w:color="auto"/>
            <w:bottom w:val="none" w:sz="0" w:space="0" w:color="auto"/>
            <w:right w:val="none" w:sz="0" w:space="0" w:color="auto"/>
          </w:divBdr>
        </w:div>
        <w:div w:id="1189683870">
          <w:marLeft w:val="640"/>
          <w:marRight w:val="0"/>
          <w:marTop w:val="0"/>
          <w:marBottom w:val="0"/>
          <w:divBdr>
            <w:top w:val="none" w:sz="0" w:space="0" w:color="auto"/>
            <w:left w:val="none" w:sz="0" w:space="0" w:color="auto"/>
            <w:bottom w:val="none" w:sz="0" w:space="0" w:color="auto"/>
            <w:right w:val="none" w:sz="0" w:space="0" w:color="auto"/>
          </w:divBdr>
        </w:div>
        <w:div w:id="263802357">
          <w:marLeft w:val="640"/>
          <w:marRight w:val="0"/>
          <w:marTop w:val="0"/>
          <w:marBottom w:val="0"/>
          <w:divBdr>
            <w:top w:val="none" w:sz="0" w:space="0" w:color="auto"/>
            <w:left w:val="none" w:sz="0" w:space="0" w:color="auto"/>
            <w:bottom w:val="none" w:sz="0" w:space="0" w:color="auto"/>
            <w:right w:val="none" w:sz="0" w:space="0" w:color="auto"/>
          </w:divBdr>
        </w:div>
        <w:div w:id="1409113103">
          <w:marLeft w:val="640"/>
          <w:marRight w:val="0"/>
          <w:marTop w:val="0"/>
          <w:marBottom w:val="0"/>
          <w:divBdr>
            <w:top w:val="none" w:sz="0" w:space="0" w:color="auto"/>
            <w:left w:val="none" w:sz="0" w:space="0" w:color="auto"/>
            <w:bottom w:val="none" w:sz="0" w:space="0" w:color="auto"/>
            <w:right w:val="none" w:sz="0" w:space="0" w:color="auto"/>
          </w:divBdr>
        </w:div>
        <w:div w:id="1406486676">
          <w:marLeft w:val="640"/>
          <w:marRight w:val="0"/>
          <w:marTop w:val="0"/>
          <w:marBottom w:val="0"/>
          <w:divBdr>
            <w:top w:val="none" w:sz="0" w:space="0" w:color="auto"/>
            <w:left w:val="none" w:sz="0" w:space="0" w:color="auto"/>
            <w:bottom w:val="none" w:sz="0" w:space="0" w:color="auto"/>
            <w:right w:val="none" w:sz="0" w:space="0" w:color="auto"/>
          </w:divBdr>
        </w:div>
        <w:div w:id="1615597837">
          <w:marLeft w:val="640"/>
          <w:marRight w:val="0"/>
          <w:marTop w:val="0"/>
          <w:marBottom w:val="0"/>
          <w:divBdr>
            <w:top w:val="none" w:sz="0" w:space="0" w:color="auto"/>
            <w:left w:val="none" w:sz="0" w:space="0" w:color="auto"/>
            <w:bottom w:val="none" w:sz="0" w:space="0" w:color="auto"/>
            <w:right w:val="none" w:sz="0" w:space="0" w:color="auto"/>
          </w:divBdr>
        </w:div>
        <w:div w:id="554854772">
          <w:marLeft w:val="640"/>
          <w:marRight w:val="0"/>
          <w:marTop w:val="0"/>
          <w:marBottom w:val="0"/>
          <w:divBdr>
            <w:top w:val="none" w:sz="0" w:space="0" w:color="auto"/>
            <w:left w:val="none" w:sz="0" w:space="0" w:color="auto"/>
            <w:bottom w:val="none" w:sz="0" w:space="0" w:color="auto"/>
            <w:right w:val="none" w:sz="0" w:space="0" w:color="auto"/>
          </w:divBdr>
        </w:div>
        <w:div w:id="1071317510">
          <w:marLeft w:val="640"/>
          <w:marRight w:val="0"/>
          <w:marTop w:val="0"/>
          <w:marBottom w:val="0"/>
          <w:divBdr>
            <w:top w:val="none" w:sz="0" w:space="0" w:color="auto"/>
            <w:left w:val="none" w:sz="0" w:space="0" w:color="auto"/>
            <w:bottom w:val="none" w:sz="0" w:space="0" w:color="auto"/>
            <w:right w:val="none" w:sz="0" w:space="0" w:color="auto"/>
          </w:divBdr>
        </w:div>
        <w:div w:id="598758055">
          <w:marLeft w:val="640"/>
          <w:marRight w:val="0"/>
          <w:marTop w:val="0"/>
          <w:marBottom w:val="0"/>
          <w:divBdr>
            <w:top w:val="none" w:sz="0" w:space="0" w:color="auto"/>
            <w:left w:val="none" w:sz="0" w:space="0" w:color="auto"/>
            <w:bottom w:val="none" w:sz="0" w:space="0" w:color="auto"/>
            <w:right w:val="none" w:sz="0" w:space="0" w:color="auto"/>
          </w:divBdr>
        </w:div>
        <w:div w:id="1625112923">
          <w:marLeft w:val="640"/>
          <w:marRight w:val="0"/>
          <w:marTop w:val="0"/>
          <w:marBottom w:val="0"/>
          <w:divBdr>
            <w:top w:val="none" w:sz="0" w:space="0" w:color="auto"/>
            <w:left w:val="none" w:sz="0" w:space="0" w:color="auto"/>
            <w:bottom w:val="none" w:sz="0" w:space="0" w:color="auto"/>
            <w:right w:val="none" w:sz="0" w:space="0" w:color="auto"/>
          </w:divBdr>
        </w:div>
        <w:div w:id="1353721890">
          <w:marLeft w:val="640"/>
          <w:marRight w:val="0"/>
          <w:marTop w:val="0"/>
          <w:marBottom w:val="0"/>
          <w:divBdr>
            <w:top w:val="none" w:sz="0" w:space="0" w:color="auto"/>
            <w:left w:val="none" w:sz="0" w:space="0" w:color="auto"/>
            <w:bottom w:val="none" w:sz="0" w:space="0" w:color="auto"/>
            <w:right w:val="none" w:sz="0" w:space="0" w:color="auto"/>
          </w:divBdr>
        </w:div>
        <w:div w:id="598955547">
          <w:marLeft w:val="640"/>
          <w:marRight w:val="0"/>
          <w:marTop w:val="0"/>
          <w:marBottom w:val="0"/>
          <w:divBdr>
            <w:top w:val="none" w:sz="0" w:space="0" w:color="auto"/>
            <w:left w:val="none" w:sz="0" w:space="0" w:color="auto"/>
            <w:bottom w:val="none" w:sz="0" w:space="0" w:color="auto"/>
            <w:right w:val="none" w:sz="0" w:space="0" w:color="auto"/>
          </w:divBdr>
        </w:div>
        <w:div w:id="2092119659">
          <w:marLeft w:val="640"/>
          <w:marRight w:val="0"/>
          <w:marTop w:val="0"/>
          <w:marBottom w:val="0"/>
          <w:divBdr>
            <w:top w:val="none" w:sz="0" w:space="0" w:color="auto"/>
            <w:left w:val="none" w:sz="0" w:space="0" w:color="auto"/>
            <w:bottom w:val="none" w:sz="0" w:space="0" w:color="auto"/>
            <w:right w:val="none" w:sz="0" w:space="0" w:color="auto"/>
          </w:divBdr>
        </w:div>
        <w:div w:id="960308797">
          <w:marLeft w:val="640"/>
          <w:marRight w:val="0"/>
          <w:marTop w:val="0"/>
          <w:marBottom w:val="0"/>
          <w:divBdr>
            <w:top w:val="none" w:sz="0" w:space="0" w:color="auto"/>
            <w:left w:val="none" w:sz="0" w:space="0" w:color="auto"/>
            <w:bottom w:val="none" w:sz="0" w:space="0" w:color="auto"/>
            <w:right w:val="none" w:sz="0" w:space="0" w:color="auto"/>
          </w:divBdr>
        </w:div>
        <w:div w:id="2047099180">
          <w:marLeft w:val="640"/>
          <w:marRight w:val="0"/>
          <w:marTop w:val="0"/>
          <w:marBottom w:val="0"/>
          <w:divBdr>
            <w:top w:val="none" w:sz="0" w:space="0" w:color="auto"/>
            <w:left w:val="none" w:sz="0" w:space="0" w:color="auto"/>
            <w:bottom w:val="none" w:sz="0" w:space="0" w:color="auto"/>
            <w:right w:val="none" w:sz="0" w:space="0" w:color="auto"/>
          </w:divBdr>
        </w:div>
        <w:div w:id="1030186846">
          <w:marLeft w:val="640"/>
          <w:marRight w:val="0"/>
          <w:marTop w:val="0"/>
          <w:marBottom w:val="0"/>
          <w:divBdr>
            <w:top w:val="none" w:sz="0" w:space="0" w:color="auto"/>
            <w:left w:val="none" w:sz="0" w:space="0" w:color="auto"/>
            <w:bottom w:val="none" w:sz="0" w:space="0" w:color="auto"/>
            <w:right w:val="none" w:sz="0" w:space="0" w:color="auto"/>
          </w:divBdr>
        </w:div>
        <w:div w:id="972174244">
          <w:marLeft w:val="640"/>
          <w:marRight w:val="0"/>
          <w:marTop w:val="0"/>
          <w:marBottom w:val="0"/>
          <w:divBdr>
            <w:top w:val="none" w:sz="0" w:space="0" w:color="auto"/>
            <w:left w:val="none" w:sz="0" w:space="0" w:color="auto"/>
            <w:bottom w:val="none" w:sz="0" w:space="0" w:color="auto"/>
            <w:right w:val="none" w:sz="0" w:space="0" w:color="auto"/>
          </w:divBdr>
        </w:div>
        <w:div w:id="889069428">
          <w:marLeft w:val="640"/>
          <w:marRight w:val="0"/>
          <w:marTop w:val="0"/>
          <w:marBottom w:val="0"/>
          <w:divBdr>
            <w:top w:val="none" w:sz="0" w:space="0" w:color="auto"/>
            <w:left w:val="none" w:sz="0" w:space="0" w:color="auto"/>
            <w:bottom w:val="none" w:sz="0" w:space="0" w:color="auto"/>
            <w:right w:val="none" w:sz="0" w:space="0" w:color="auto"/>
          </w:divBdr>
        </w:div>
        <w:div w:id="1221329870">
          <w:marLeft w:val="640"/>
          <w:marRight w:val="0"/>
          <w:marTop w:val="0"/>
          <w:marBottom w:val="0"/>
          <w:divBdr>
            <w:top w:val="none" w:sz="0" w:space="0" w:color="auto"/>
            <w:left w:val="none" w:sz="0" w:space="0" w:color="auto"/>
            <w:bottom w:val="none" w:sz="0" w:space="0" w:color="auto"/>
            <w:right w:val="none" w:sz="0" w:space="0" w:color="auto"/>
          </w:divBdr>
        </w:div>
        <w:div w:id="216749809">
          <w:marLeft w:val="640"/>
          <w:marRight w:val="0"/>
          <w:marTop w:val="0"/>
          <w:marBottom w:val="0"/>
          <w:divBdr>
            <w:top w:val="none" w:sz="0" w:space="0" w:color="auto"/>
            <w:left w:val="none" w:sz="0" w:space="0" w:color="auto"/>
            <w:bottom w:val="none" w:sz="0" w:space="0" w:color="auto"/>
            <w:right w:val="none" w:sz="0" w:space="0" w:color="auto"/>
          </w:divBdr>
        </w:div>
        <w:div w:id="1926107227">
          <w:marLeft w:val="640"/>
          <w:marRight w:val="0"/>
          <w:marTop w:val="0"/>
          <w:marBottom w:val="0"/>
          <w:divBdr>
            <w:top w:val="none" w:sz="0" w:space="0" w:color="auto"/>
            <w:left w:val="none" w:sz="0" w:space="0" w:color="auto"/>
            <w:bottom w:val="none" w:sz="0" w:space="0" w:color="auto"/>
            <w:right w:val="none" w:sz="0" w:space="0" w:color="auto"/>
          </w:divBdr>
        </w:div>
        <w:div w:id="2081442061">
          <w:marLeft w:val="640"/>
          <w:marRight w:val="0"/>
          <w:marTop w:val="0"/>
          <w:marBottom w:val="0"/>
          <w:divBdr>
            <w:top w:val="none" w:sz="0" w:space="0" w:color="auto"/>
            <w:left w:val="none" w:sz="0" w:space="0" w:color="auto"/>
            <w:bottom w:val="none" w:sz="0" w:space="0" w:color="auto"/>
            <w:right w:val="none" w:sz="0" w:space="0" w:color="auto"/>
          </w:divBdr>
        </w:div>
        <w:div w:id="317081263">
          <w:marLeft w:val="640"/>
          <w:marRight w:val="0"/>
          <w:marTop w:val="0"/>
          <w:marBottom w:val="0"/>
          <w:divBdr>
            <w:top w:val="none" w:sz="0" w:space="0" w:color="auto"/>
            <w:left w:val="none" w:sz="0" w:space="0" w:color="auto"/>
            <w:bottom w:val="none" w:sz="0" w:space="0" w:color="auto"/>
            <w:right w:val="none" w:sz="0" w:space="0" w:color="auto"/>
          </w:divBdr>
        </w:div>
        <w:div w:id="1109935842">
          <w:marLeft w:val="640"/>
          <w:marRight w:val="0"/>
          <w:marTop w:val="0"/>
          <w:marBottom w:val="0"/>
          <w:divBdr>
            <w:top w:val="none" w:sz="0" w:space="0" w:color="auto"/>
            <w:left w:val="none" w:sz="0" w:space="0" w:color="auto"/>
            <w:bottom w:val="none" w:sz="0" w:space="0" w:color="auto"/>
            <w:right w:val="none" w:sz="0" w:space="0" w:color="auto"/>
          </w:divBdr>
        </w:div>
        <w:div w:id="1520897873">
          <w:marLeft w:val="640"/>
          <w:marRight w:val="0"/>
          <w:marTop w:val="0"/>
          <w:marBottom w:val="0"/>
          <w:divBdr>
            <w:top w:val="none" w:sz="0" w:space="0" w:color="auto"/>
            <w:left w:val="none" w:sz="0" w:space="0" w:color="auto"/>
            <w:bottom w:val="none" w:sz="0" w:space="0" w:color="auto"/>
            <w:right w:val="none" w:sz="0" w:space="0" w:color="auto"/>
          </w:divBdr>
        </w:div>
        <w:div w:id="905065511">
          <w:marLeft w:val="640"/>
          <w:marRight w:val="0"/>
          <w:marTop w:val="0"/>
          <w:marBottom w:val="0"/>
          <w:divBdr>
            <w:top w:val="none" w:sz="0" w:space="0" w:color="auto"/>
            <w:left w:val="none" w:sz="0" w:space="0" w:color="auto"/>
            <w:bottom w:val="none" w:sz="0" w:space="0" w:color="auto"/>
            <w:right w:val="none" w:sz="0" w:space="0" w:color="auto"/>
          </w:divBdr>
        </w:div>
        <w:div w:id="1409187824">
          <w:marLeft w:val="640"/>
          <w:marRight w:val="0"/>
          <w:marTop w:val="0"/>
          <w:marBottom w:val="0"/>
          <w:divBdr>
            <w:top w:val="none" w:sz="0" w:space="0" w:color="auto"/>
            <w:left w:val="none" w:sz="0" w:space="0" w:color="auto"/>
            <w:bottom w:val="none" w:sz="0" w:space="0" w:color="auto"/>
            <w:right w:val="none" w:sz="0" w:space="0" w:color="auto"/>
          </w:divBdr>
        </w:div>
        <w:div w:id="1364746080">
          <w:marLeft w:val="640"/>
          <w:marRight w:val="0"/>
          <w:marTop w:val="0"/>
          <w:marBottom w:val="0"/>
          <w:divBdr>
            <w:top w:val="none" w:sz="0" w:space="0" w:color="auto"/>
            <w:left w:val="none" w:sz="0" w:space="0" w:color="auto"/>
            <w:bottom w:val="none" w:sz="0" w:space="0" w:color="auto"/>
            <w:right w:val="none" w:sz="0" w:space="0" w:color="auto"/>
          </w:divBdr>
        </w:div>
        <w:div w:id="373433190">
          <w:marLeft w:val="640"/>
          <w:marRight w:val="0"/>
          <w:marTop w:val="0"/>
          <w:marBottom w:val="0"/>
          <w:divBdr>
            <w:top w:val="none" w:sz="0" w:space="0" w:color="auto"/>
            <w:left w:val="none" w:sz="0" w:space="0" w:color="auto"/>
            <w:bottom w:val="none" w:sz="0" w:space="0" w:color="auto"/>
            <w:right w:val="none" w:sz="0" w:space="0" w:color="auto"/>
          </w:divBdr>
        </w:div>
        <w:div w:id="198051401">
          <w:marLeft w:val="640"/>
          <w:marRight w:val="0"/>
          <w:marTop w:val="0"/>
          <w:marBottom w:val="0"/>
          <w:divBdr>
            <w:top w:val="none" w:sz="0" w:space="0" w:color="auto"/>
            <w:left w:val="none" w:sz="0" w:space="0" w:color="auto"/>
            <w:bottom w:val="none" w:sz="0" w:space="0" w:color="auto"/>
            <w:right w:val="none" w:sz="0" w:space="0" w:color="auto"/>
          </w:divBdr>
        </w:div>
        <w:div w:id="874927365">
          <w:marLeft w:val="640"/>
          <w:marRight w:val="0"/>
          <w:marTop w:val="0"/>
          <w:marBottom w:val="0"/>
          <w:divBdr>
            <w:top w:val="none" w:sz="0" w:space="0" w:color="auto"/>
            <w:left w:val="none" w:sz="0" w:space="0" w:color="auto"/>
            <w:bottom w:val="none" w:sz="0" w:space="0" w:color="auto"/>
            <w:right w:val="none" w:sz="0" w:space="0" w:color="auto"/>
          </w:divBdr>
        </w:div>
        <w:div w:id="1353341693">
          <w:marLeft w:val="640"/>
          <w:marRight w:val="0"/>
          <w:marTop w:val="0"/>
          <w:marBottom w:val="0"/>
          <w:divBdr>
            <w:top w:val="none" w:sz="0" w:space="0" w:color="auto"/>
            <w:left w:val="none" w:sz="0" w:space="0" w:color="auto"/>
            <w:bottom w:val="none" w:sz="0" w:space="0" w:color="auto"/>
            <w:right w:val="none" w:sz="0" w:space="0" w:color="auto"/>
          </w:divBdr>
        </w:div>
        <w:div w:id="1308970603">
          <w:marLeft w:val="640"/>
          <w:marRight w:val="0"/>
          <w:marTop w:val="0"/>
          <w:marBottom w:val="0"/>
          <w:divBdr>
            <w:top w:val="none" w:sz="0" w:space="0" w:color="auto"/>
            <w:left w:val="none" w:sz="0" w:space="0" w:color="auto"/>
            <w:bottom w:val="none" w:sz="0" w:space="0" w:color="auto"/>
            <w:right w:val="none" w:sz="0" w:space="0" w:color="auto"/>
          </w:divBdr>
        </w:div>
        <w:div w:id="2114937978">
          <w:marLeft w:val="640"/>
          <w:marRight w:val="0"/>
          <w:marTop w:val="0"/>
          <w:marBottom w:val="0"/>
          <w:divBdr>
            <w:top w:val="none" w:sz="0" w:space="0" w:color="auto"/>
            <w:left w:val="none" w:sz="0" w:space="0" w:color="auto"/>
            <w:bottom w:val="none" w:sz="0" w:space="0" w:color="auto"/>
            <w:right w:val="none" w:sz="0" w:space="0" w:color="auto"/>
          </w:divBdr>
        </w:div>
        <w:div w:id="832725687">
          <w:marLeft w:val="640"/>
          <w:marRight w:val="0"/>
          <w:marTop w:val="0"/>
          <w:marBottom w:val="0"/>
          <w:divBdr>
            <w:top w:val="none" w:sz="0" w:space="0" w:color="auto"/>
            <w:left w:val="none" w:sz="0" w:space="0" w:color="auto"/>
            <w:bottom w:val="none" w:sz="0" w:space="0" w:color="auto"/>
            <w:right w:val="none" w:sz="0" w:space="0" w:color="auto"/>
          </w:divBdr>
        </w:div>
        <w:div w:id="896471346">
          <w:marLeft w:val="640"/>
          <w:marRight w:val="0"/>
          <w:marTop w:val="0"/>
          <w:marBottom w:val="0"/>
          <w:divBdr>
            <w:top w:val="none" w:sz="0" w:space="0" w:color="auto"/>
            <w:left w:val="none" w:sz="0" w:space="0" w:color="auto"/>
            <w:bottom w:val="none" w:sz="0" w:space="0" w:color="auto"/>
            <w:right w:val="none" w:sz="0" w:space="0" w:color="auto"/>
          </w:divBdr>
        </w:div>
        <w:div w:id="740372974">
          <w:marLeft w:val="640"/>
          <w:marRight w:val="0"/>
          <w:marTop w:val="0"/>
          <w:marBottom w:val="0"/>
          <w:divBdr>
            <w:top w:val="none" w:sz="0" w:space="0" w:color="auto"/>
            <w:left w:val="none" w:sz="0" w:space="0" w:color="auto"/>
            <w:bottom w:val="none" w:sz="0" w:space="0" w:color="auto"/>
            <w:right w:val="none" w:sz="0" w:space="0" w:color="auto"/>
          </w:divBdr>
        </w:div>
        <w:div w:id="452091879">
          <w:marLeft w:val="640"/>
          <w:marRight w:val="0"/>
          <w:marTop w:val="0"/>
          <w:marBottom w:val="0"/>
          <w:divBdr>
            <w:top w:val="none" w:sz="0" w:space="0" w:color="auto"/>
            <w:left w:val="none" w:sz="0" w:space="0" w:color="auto"/>
            <w:bottom w:val="none" w:sz="0" w:space="0" w:color="auto"/>
            <w:right w:val="none" w:sz="0" w:space="0" w:color="auto"/>
          </w:divBdr>
        </w:div>
        <w:div w:id="1338729861">
          <w:marLeft w:val="640"/>
          <w:marRight w:val="0"/>
          <w:marTop w:val="0"/>
          <w:marBottom w:val="0"/>
          <w:divBdr>
            <w:top w:val="none" w:sz="0" w:space="0" w:color="auto"/>
            <w:left w:val="none" w:sz="0" w:space="0" w:color="auto"/>
            <w:bottom w:val="none" w:sz="0" w:space="0" w:color="auto"/>
            <w:right w:val="none" w:sz="0" w:space="0" w:color="auto"/>
          </w:divBdr>
        </w:div>
        <w:div w:id="959607709">
          <w:marLeft w:val="640"/>
          <w:marRight w:val="0"/>
          <w:marTop w:val="0"/>
          <w:marBottom w:val="0"/>
          <w:divBdr>
            <w:top w:val="none" w:sz="0" w:space="0" w:color="auto"/>
            <w:left w:val="none" w:sz="0" w:space="0" w:color="auto"/>
            <w:bottom w:val="none" w:sz="0" w:space="0" w:color="auto"/>
            <w:right w:val="none" w:sz="0" w:space="0" w:color="auto"/>
          </w:divBdr>
        </w:div>
        <w:div w:id="1910267852">
          <w:marLeft w:val="640"/>
          <w:marRight w:val="0"/>
          <w:marTop w:val="0"/>
          <w:marBottom w:val="0"/>
          <w:divBdr>
            <w:top w:val="none" w:sz="0" w:space="0" w:color="auto"/>
            <w:left w:val="none" w:sz="0" w:space="0" w:color="auto"/>
            <w:bottom w:val="none" w:sz="0" w:space="0" w:color="auto"/>
            <w:right w:val="none" w:sz="0" w:space="0" w:color="auto"/>
          </w:divBdr>
        </w:div>
        <w:div w:id="1069377709">
          <w:marLeft w:val="640"/>
          <w:marRight w:val="0"/>
          <w:marTop w:val="0"/>
          <w:marBottom w:val="0"/>
          <w:divBdr>
            <w:top w:val="none" w:sz="0" w:space="0" w:color="auto"/>
            <w:left w:val="none" w:sz="0" w:space="0" w:color="auto"/>
            <w:bottom w:val="none" w:sz="0" w:space="0" w:color="auto"/>
            <w:right w:val="none" w:sz="0" w:space="0" w:color="auto"/>
          </w:divBdr>
        </w:div>
        <w:div w:id="1672029053">
          <w:marLeft w:val="640"/>
          <w:marRight w:val="0"/>
          <w:marTop w:val="0"/>
          <w:marBottom w:val="0"/>
          <w:divBdr>
            <w:top w:val="none" w:sz="0" w:space="0" w:color="auto"/>
            <w:left w:val="none" w:sz="0" w:space="0" w:color="auto"/>
            <w:bottom w:val="none" w:sz="0" w:space="0" w:color="auto"/>
            <w:right w:val="none" w:sz="0" w:space="0" w:color="auto"/>
          </w:divBdr>
        </w:div>
        <w:div w:id="233048037">
          <w:marLeft w:val="640"/>
          <w:marRight w:val="0"/>
          <w:marTop w:val="0"/>
          <w:marBottom w:val="0"/>
          <w:divBdr>
            <w:top w:val="none" w:sz="0" w:space="0" w:color="auto"/>
            <w:left w:val="none" w:sz="0" w:space="0" w:color="auto"/>
            <w:bottom w:val="none" w:sz="0" w:space="0" w:color="auto"/>
            <w:right w:val="none" w:sz="0" w:space="0" w:color="auto"/>
          </w:divBdr>
        </w:div>
        <w:div w:id="1419905602">
          <w:marLeft w:val="640"/>
          <w:marRight w:val="0"/>
          <w:marTop w:val="0"/>
          <w:marBottom w:val="0"/>
          <w:divBdr>
            <w:top w:val="none" w:sz="0" w:space="0" w:color="auto"/>
            <w:left w:val="none" w:sz="0" w:space="0" w:color="auto"/>
            <w:bottom w:val="none" w:sz="0" w:space="0" w:color="auto"/>
            <w:right w:val="none" w:sz="0" w:space="0" w:color="auto"/>
          </w:divBdr>
        </w:div>
        <w:div w:id="422646149">
          <w:marLeft w:val="640"/>
          <w:marRight w:val="0"/>
          <w:marTop w:val="0"/>
          <w:marBottom w:val="0"/>
          <w:divBdr>
            <w:top w:val="none" w:sz="0" w:space="0" w:color="auto"/>
            <w:left w:val="none" w:sz="0" w:space="0" w:color="auto"/>
            <w:bottom w:val="none" w:sz="0" w:space="0" w:color="auto"/>
            <w:right w:val="none" w:sz="0" w:space="0" w:color="auto"/>
          </w:divBdr>
        </w:div>
        <w:div w:id="766969952">
          <w:marLeft w:val="640"/>
          <w:marRight w:val="0"/>
          <w:marTop w:val="0"/>
          <w:marBottom w:val="0"/>
          <w:divBdr>
            <w:top w:val="none" w:sz="0" w:space="0" w:color="auto"/>
            <w:left w:val="none" w:sz="0" w:space="0" w:color="auto"/>
            <w:bottom w:val="none" w:sz="0" w:space="0" w:color="auto"/>
            <w:right w:val="none" w:sz="0" w:space="0" w:color="auto"/>
          </w:divBdr>
        </w:div>
        <w:div w:id="1645546229">
          <w:marLeft w:val="640"/>
          <w:marRight w:val="0"/>
          <w:marTop w:val="0"/>
          <w:marBottom w:val="0"/>
          <w:divBdr>
            <w:top w:val="none" w:sz="0" w:space="0" w:color="auto"/>
            <w:left w:val="none" w:sz="0" w:space="0" w:color="auto"/>
            <w:bottom w:val="none" w:sz="0" w:space="0" w:color="auto"/>
            <w:right w:val="none" w:sz="0" w:space="0" w:color="auto"/>
          </w:divBdr>
        </w:div>
        <w:div w:id="1670478073">
          <w:marLeft w:val="640"/>
          <w:marRight w:val="0"/>
          <w:marTop w:val="0"/>
          <w:marBottom w:val="0"/>
          <w:divBdr>
            <w:top w:val="none" w:sz="0" w:space="0" w:color="auto"/>
            <w:left w:val="none" w:sz="0" w:space="0" w:color="auto"/>
            <w:bottom w:val="none" w:sz="0" w:space="0" w:color="auto"/>
            <w:right w:val="none" w:sz="0" w:space="0" w:color="auto"/>
          </w:divBdr>
        </w:div>
        <w:div w:id="411777158">
          <w:marLeft w:val="640"/>
          <w:marRight w:val="0"/>
          <w:marTop w:val="0"/>
          <w:marBottom w:val="0"/>
          <w:divBdr>
            <w:top w:val="none" w:sz="0" w:space="0" w:color="auto"/>
            <w:left w:val="none" w:sz="0" w:space="0" w:color="auto"/>
            <w:bottom w:val="none" w:sz="0" w:space="0" w:color="auto"/>
            <w:right w:val="none" w:sz="0" w:space="0" w:color="auto"/>
          </w:divBdr>
        </w:div>
        <w:div w:id="2029066154">
          <w:marLeft w:val="640"/>
          <w:marRight w:val="0"/>
          <w:marTop w:val="0"/>
          <w:marBottom w:val="0"/>
          <w:divBdr>
            <w:top w:val="none" w:sz="0" w:space="0" w:color="auto"/>
            <w:left w:val="none" w:sz="0" w:space="0" w:color="auto"/>
            <w:bottom w:val="none" w:sz="0" w:space="0" w:color="auto"/>
            <w:right w:val="none" w:sz="0" w:space="0" w:color="auto"/>
          </w:divBdr>
        </w:div>
      </w:divsChild>
    </w:div>
    <w:div w:id="1504398780">
      <w:bodyDiv w:val="1"/>
      <w:marLeft w:val="0"/>
      <w:marRight w:val="0"/>
      <w:marTop w:val="0"/>
      <w:marBottom w:val="0"/>
      <w:divBdr>
        <w:top w:val="none" w:sz="0" w:space="0" w:color="auto"/>
        <w:left w:val="none" w:sz="0" w:space="0" w:color="auto"/>
        <w:bottom w:val="none" w:sz="0" w:space="0" w:color="auto"/>
        <w:right w:val="none" w:sz="0" w:space="0" w:color="auto"/>
      </w:divBdr>
      <w:divsChild>
        <w:div w:id="211504095">
          <w:marLeft w:val="640"/>
          <w:marRight w:val="0"/>
          <w:marTop w:val="0"/>
          <w:marBottom w:val="0"/>
          <w:divBdr>
            <w:top w:val="none" w:sz="0" w:space="0" w:color="auto"/>
            <w:left w:val="none" w:sz="0" w:space="0" w:color="auto"/>
            <w:bottom w:val="none" w:sz="0" w:space="0" w:color="auto"/>
            <w:right w:val="none" w:sz="0" w:space="0" w:color="auto"/>
          </w:divBdr>
        </w:div>
        <w:div w:id="1090783664">
          <w:marLeft w:val="640"/>
          <w:marRight w:val="0"/>
          <w:marTop w:val="0"/>
          <w:marBottom w:val="0"/>
          <w:divBdr>
            <w:top w:val="none" w:sz="0" w:space="0" w:color="auto"/>
            <w:left w:val="none" w:sz="0" w:space="0" w:color="auto"/>
            <w:bottom w:val="none" w:sz="0" w:space="0" w:color="auto"/>
            <w:right w:val="none" w:sz="0" w:space="0" w:color="auto"/>
          </w:divBdr>
        </w:div>
        <w:div w:id="971399268">
          <w:marLeft w:val="640"/>
          <w:marRight w:val="0"/>
          <w:marTop w:val="0"/>
          <w:marBottom w:val="0"/>
          <w:divBdr>
            <w:top w:val="none" w:sz="0" w:space="0" w:color="auto"/>
            <w:left w:val="none" w:sz="0" w:space="0" w:color="auto"/>
            <w:bottom w:val="none" w:sz="0" w:space="0" w:color="auto"/>
            <w:right w:val="none" w:sz="0" w:space="0" w:color="auto"/>
          </w:divBdr>
        </w:div>
        <w:div w:id="305473578">
          <w:marLeft w:val="640"/>
          <w:marRight w:val="0"/>
          <w:marTop w:val="0"/>
          <w:marBottom w:val="0"/>
          <w:divBdr>
            <w:top w:val="none" w:sz="0" w:space="0" w:color="auto"/>
            <w:left w:val="none" w:sz="0" w:space="0" w:color="auto"/>
            <w:bottom w:val="none" w:sz="0" w:space="0" w:color="auto"/>
            <w:right w:val="none" w:sz="0" w:space="0" w:color="auto"/>
          </w:divBdr>
        </w:div>
        <w:div w:id="1721007012">
          <w:marLeft w:val="640"/>
          <w:marRight w:val="0"/>
          <w:marTop w:val="0"/>
          <w:marBottom w:val="0"/>
          <w:divBdr>
            <w:top w:val="none" w:sz="0" w:space="0" w:color="auto"/>
            <w:left w:val="none" w:sz="0" w:space="0" w:color="auto"/>
            <w:bottom w:val="none" w:sz="0" w:space="0" w:color="auto"/>
            <w:right w:val="none" w:sz="0" w:space="0" w:color="auto"/>
          </w:divBdr>
        </w:div>
        <w:div w:id="1941333990">
          <w:marLeft w:val="640"/>
          <w:marRight w:val="0"/>
          <w:marTop w:val="0"/>
          <w:marBottom w:val="0"/>
          <w:divBdr>
            <w:top w:val="none" w:sz="0" w:space="0" w:color="auto"/>
            <w:left w:val="none" w:sz="0" w:space="0" w:color="auto"/>
            <w:bottom w:val="none" w:sz="0" w:space="0" w:color="auto"/>
            <w:right w:val="none" w:sz="0" w:space="0" w:color="auto"/>
          </w:divBdr>
        </w:div>
        <w:div w:id="165487284">
          <w:marLeft w:val="640"/>
          <w:marRight w:val="0"/>
          <w:marTop w:val="0"/>
          <w:marBottom w:val="0"/>
          <w:divBdr>
            <w:top w:val="none" w:sz="0" w:space="0" w:color="auto"/>
            <w:left w:val="none" w:sz="0" w:space="0" w:color="auto"/>
            <w:bottom w:val="none" w:sz="0" w:space="0" w:color="auto"/>
            <w:right w:val="none" w:sz="0" w:space="0" w:color="auto"/>
          </w:divBdr>
        </w:div>
        <w:div w:id="1726297630">
          <w:marLeft w:val="640"/>
          <w:marRight w:val="0"/>
          <w:marTop w:val="0"/>
          <w:marBottom w:val="0"/>
          <w:divBdr>
            <w:top w:val="none" w:sz="0" w:space="0" w:color="auto"/>
            <w:left w:val="none" w:sz="0" w:space="0" w:color="auto"/>
            <w:bottom w:val="none" w:sz="0" w:space="0" w:color="auto"/>
            <w:right w:val="none" w:sz="0" w:space="0" w:color="auto"/>
          </w:divBdr>
        </w:div>
        <w:div w:id="1126511684">
          <w:marLeft w:val="640"/>
          <w:marRight w:val="0"/>
          <w:marTop w:val="0"/>
          <w:marBottom w:val="0"/>
          <w:divBdr>
            <w:top w:val="none" w:sz="0" w:space="0" w:color="auto"/>
            <w:left w:val="none" w:sz="0" w:space="0" w:color="auto"/>
            <w:bottom w:val="none" w:sz="0" w:space="0" w:color="auto"/>
            <w:right w:val="none" w:sz="0" w:space="0" w:color="auto"/>
          </w:divBdr>
        </w:div>
        <w:div w:id="766388925">
          <w:marLeft w:val="640"/>
          <w:marRight w:val="0"/>
          <w:marTop w:val="0"/>
          <w:marBottom w:val="0"/>
          <w:divBdr>
            <w:top w:val="none" w:sz="0" w:space="0" w:color="auto"/>
            <w:left w:val="none" w:sz="0" w:space="0" w:color="auto"/>
            <w:bottom w:val="none" w:sz="0" w:space="0" w:color="auto"/>
            <w:right w:val="none" w:sz="0" w:space="0" w:color="auto"/>
          </w:divBdr>
        </w:div>
        <w:div w:id="652636096">
          <w:marLeft w:val="640"/>
          <w:marRight w:val="0"/>
          <w:marTop w:val="0"/>
          <w:marBottom w:val="0"/>
          <w:divBdr>
            <w:top w:val="none" w:sz="0" w:space="0" w:color="auto"/>
            <w:left w:val="none" w:sz="0" w:space="0" w:color="auto"/>
            <w:bottom w:val="none" w:sz="0" w:space="0" w:color="auto"/>
            <w:right w:val="none" w:sz="0" w:space="0" w:color="auto"/>
          </w:divBdr>
        </w:div>
        <w:div w:id="1368990766">
          <w:marLeft w:val="640"/>
          <w:marRight w:val="0"/>
          <w:marTop w:val="0"/>
          <w:marBottom w:val="0"/>
          <w:divBdr>
            <w:top w:val="none" w:sz="0" w:space="0" w:color="auto"/>
            <w:left w:val="none" w:sz="0" w:space="0" w:color="auto"/>
            <w:bottom w:val="none" w:sz="0" w:space="0" w:color="auto"/>
            <w:right w:val="none" w:sz="0" w:space="0" w:color="auto"/>
          </w:divBdr>
        </w:div>
        <w:div w:id="2077891271">
          <w:marLeft w:val="640"/>
          <w:marRight w:val="0"/>
          <w:marTop w:val="0"/>
          <w:marBottom w:val="0"/>
          <w:divBdr>
            <w:top w:val="none" w:sz="0" w:space="0" w:color="auto"/>
            <w:left w:val="none" w:sz="0" w:space="0" w:color="auto"/>
            <w:bottom w:val="none" w:sz="0" w:space="0" w:color="auto"/>
            <w:right w:val="none" w:sz="0" w:space="0" w:color="auto"/>
          </w:divBdr>
        </w:div>
        <w:div w:id="1352874814">
          <w:marLeft w:val="640"/>
          <w:marRight w:val="0"/>
          <w:marTop w:val="0"/>
          <w:marBottom w:val="0"/>
          <w:divBdr>
            <w:top w:val="none" w:sz="0" w:space="0" w:color="auto"/>
            <w:left w:val="none" w:sz="0" w:space="0" w:color="auto"/>
            <w:bottom w:val="none" w:sz="0" w:space="0" w:color="auto"/>
            <w:right w:val="none" w:sz="0" w:space="0" w:color="auto"/>
          </w:divBdr>
        </w:div>
        <w:div w:id="1361977273">
          <w:marLeft w:val="640"/>
          <w:marRight w:val="0"/>
          <w:marTop w:val="0"/>
          <w:marBottom w:val="0"/>
          <w:divBdr>
            <w:top w:val="none" w:sz="0" w:space="0" w:color="auto"/>
            <w:left w:val="none" w:sz="0" w:space="0" w:color="auto"/>
            <w:bottom w:val="none" w:sz="0" w:space="0" w:color="auto"/>
            <w:right w:val="none" w:sz="0" w:space="0" w:color="auto"/>
          </w:divBdr>
        </w:div>
        <w:div w:id="42750762">
          <w:marLeft w:val="640"/>
          <w:marRight w:val="0"/>
          <w:marTop w:val="0"/>
          <w:marBottom w:val="0"/>
          <w:divBdr>
            <w:top w:val="none" w:sz="0" w:space="0" w:color="auto"/>
            <w:left w:val="none" w:sz="0" w:space="0" w:color="auto"/>
            <w:bottom w:val="none" w:sz="0" w:space="0" w:color="auto"/>
            <w:right w:val="none" w:sz="0" w:space="0" w:color="auto"/>
          </w:divBdr>
        </w:div>
        <w:div w:id="26175098">
          <w:marLeft w:val="640"/>
          <w:marRight w:val="0"/>
          <w:marTop w:val="0"/>
          <w:marBottom w:val="0"/>
          <w:divBdr>
            <w:top w:val="none" w:sz="0" w:space="0" w:color="auto"/>
            <w:left w:val="none" w:sz="0" w:space="0" w:color="auto"/>
            <w:bottom w:val="none" w:sz="0" w:space="0" w:color="auto"/>
            <w:right w:val="none" w:sz="0" w:space="0" w:color="auto"/>
          </w:divBdr>
        </w:div>
        <w:div w:id="2046907090">
          <w:marLeft w:val="640"/>
          <w:marRight w:val="0"/>
          <w:marTop w:val="0"/>
          <w:marBottom w:val="0"/>
          <w:divBdr>
            <w:top w:val="none" w:sz="0" w:space="0" w:color="auto"/>
            <w:left w:val="none" w:sz="0" w:space="0" w:color="auto"/>
            <w:bottom w:val="none" w:sz="0" w:space="0" w:color="auto"/>
            <w:right w:val="none" w:sz="0" w:space="0" w:color="auto"/>
          </w:divBdr>
        </w:div>
        <w:div w:id="1553301078">
          <w:marLeft w:val="640"/>
          <w:marRight w:val="0"/>
          <w:marTop w:val="0"/>
          <w:marBottom w:val="0"/>
          <w:divBdr>
            <w:top w:val="none" w:sz="0" w:space="0" w:color="auto"/>
            <w:left w:val="none" w:sz="0" w:space="0" w:color="auto"/>
            <w:bottom w:val="none" w:sz="0" w:space="0" w:color="auto"/>
            <w:right w:val="none" w:sz="0" w:space="0" w:color="auto"/>
          </w:divBdr>
        </w:div>
        <w:div w:id="1386564225">
          <w:marLeft w:val="640"/>
          <w:marRight w:val="0"/>
          <w:marTop w:val="0"/>
          <w:marBottom w:val="0"/>
          <w:divBdr>
            <w:top w:val="none" w:sz="0" w:space="0" w:color="auto"/>
            <w:left w:val="none" w:sz="0" w:space="0" w:color="auto"/>
            <w:bottom w:val="none" w:sz="0" w:space="0" w:color="auto"/>
            <w:right w:val="none" w:sz="0" w:space="0" w:color="auto"/>
          </w:divBdr>
        </w:div>
        <w:div w:id="1116025127">
          <w:marLeft w:val="640"/>
          <w:marRight w:val="0"/>
          <w:marTop w:val="0"/>
          <w:marBottom w:val="0"/>
          <w:divBdr>
            <w:top w:val="none" w:sz="0" w:space="0" w:color="auto"/>
            <w:left w:val="none" w:sz="0" w:space="0" w:color="auto"/>
            <w:bottom w:val="none" w:sz="0" w:space="0" w:color="auto"/>
            <w:right w:val="none" w:sz="0" w:space="0" w:color="auto"/>
          </w:divBdr>
        </w:div>
        <w:div w:id="1125998918">
          <w:marLeft w:val="640"/>
          <w:marRight w:val="0"/>
          <w:marTop w:val="0"/>
          <w:marBottom w:val="0"/>
          <w:divBdr>
            <w:top w:val="none" w:sz="0" w:space="0" w:color="auto"/>
            <w:left w:val="none" w:sz="0" w:space="0" w:color="auto"/>
            <w:bottom w:val="none" w:sz="0" w:space="0" w:color="auto"/>
            <w:right w:val="none" w:sz="0" w:space="0" w:color="auto"/>
          </w:divBdr>
        </w:div>
        <w:div w:id="1919703520">
          <w:marLeft w:val="640"/>
          <w:marRight w:val="0"/>
          <w:marTop w:val="0"/>
          <w:marBottom w:val="0"/>
          <w:divBdr>
            <w:top w:val="none" w:sz="0" w:space="0" w:color="auto"/>
            <w:left w:val="none" w:sz="0" w:space="0" w:color="auto"/>
            <w:bottom w:val="none" w:sz="0" w:space="0" w:color="auto"/>
            <w:right w:val="none" w:sz="0" w:space="0" w:color="auto"/>
          </w:divBdr>
        </w:div>
        <w:div w:id="2105299987">
          <w:marLeft w:val="640"/>
          <w:marRight w:val="0"/>
          <w:marTop w:val="0"/>
          <w:marBottom w:val="0"/>
          <w:divBdr>
            <w:top w:val="none" w:sz="0" w:space="0" w:color="auto"/>
            <w:left w:val="none" w:sz="0" w:space="0" w:color="auto"/>
            <w:bottom w:val="none" w:sz="0" w:space="0" w:color="auto"/>
            <w:right w:val="none" w:sz="0" w:space="0" w:color="auto"/>
          </w:divBdr>
        </w:div>
        <w:div w:id="2005163642">
          <w:marLeft w:val="640"/>
          <w:marRight w:val="0"/>
          <w:marTop w:val="0"/>
          <w:marBottom w:val="0"/>
          <w:divBdr>
            <w:top w:val="none" w:sz="0" w:space="0" w:color="auto"/>
            <w:left w:val="none" w:sz="0" w:space="0" w:color="auto"/>
            <w:bottom w:val="none" w:sz="0" w:space="0" w:color="auto"/>
            <w:right w:val="none" w:sz="0" w:space="0" w:color="auto"/>
          </w:divBdr>
        </w:div>
        <w:div w:id="172456341">
          <w:marLeft w:val="640"/>
          <w:marRight w:val="0"/>
          <w:marTop w:val="0"/>
          <w:marBottom w:val="0"/>
          <w:divBdr>
            <w:top w:val="none" w:sz="0" w:space="0" w:color="auto"/>
            <w:left w:val="none" w:sz="0" w:space="0" w:color="auto"/>
            <w:bottom w:val="none" w:sz="0" w:space="0" w:color="auto"/>
            <w:right w:val="none" w:sz="0" w:space="0" w:color="auto"/>
          </w:divBdr>
        </w:div>
        <w:div w:id="2046825594">
          <w:marLeft w:val="640"/>
          <w:marRight w:val="0"/>
          <w:marTop w:val="0"/>
          <w:marBottom w:val="0"/>
          <w:divBdr>
            <w:top w:val="none" w:sz="0" w:space="0" w:color="auto"/>
            <w:left w:val="none" w:sz="0" w:space="0" w:color="auto"/>
            <w:bottom w:val="none" w:sz="0" w:space="0" w:color="auto"/>
            <w:right w:val="none" w:sz="0" w:space="0" w:color="auto"/>
          </w:divBdr>
        </w:div>
        <w:div w:id="454326887">
          <w:marLeft w:val="640"/>
          <w:marRight w:val="0"/>
          <w:marTop w:val="0"/>
          <w:marBottom w:val="0"/>
          <w:divBdr>
            <w:top w:val="none" w:sz="0" w:space="0" w:color="auto"/>
            <w:left w:val="none" w:sz="0" w:space="0" w:color="auto"/>
            <w:bottom w:val="none" w:sz="0" w:space="0" w:color="auto"/>
            <w:right w:val="none" w:sz="0" w:space="0" w:color="auto"/>
          </w:divBdr>
        </w:div>
        <w:div w:id="2067026528">
          <w:marLeft w:val="640"/>
          <w:marRight w:val="0"/>
          <w:marTop w:val="0"/>
          <w:marBottom w:val="0"/>
          <w:divBdr>
            <w:top w:val="none" w:sz="0" w:space="0" w:color="auto"/>
            <w:left w:val="none" w:sz="0" w:space="0" w:color="auto"/>
            <w:bottom w:val="none" w:sz="0" w:space="0" w:color="auto"/>
            <w:right w:val="none" w:sz="0" w:space="0" w:color="auto"/>
          </w:divBdr>
        </w:div>
        <w:div w:id="1025251239">
          <w:marLeft w:val="640"/>
          <w:marRight w:val="0"/>
          <w:marTop w:val="0"/>
          <w:marBottom w:val="0"/>
          <w:divBdr>
            <w:top w:val="none" w:sz="0" w:space="0" w:color="auto"/>
            <w:left w:val="none" w:sz="0" w:space="0" w:color="auto"/>
            <w:bottom w:val="none" w:sz="0" w:space="0" w:color="auto"/>
            <w:right w:val="none" w:sz="0" w:space="0" w:color="auto"/>
          </w:divBdr>
        </w:div>
        <w:div w:id="1699772422">
          <w:marLeft w:val="640"/>
          <w:marRight w:val="0"/>
          <w:marTop w:val="0"/>
          <w:marBottom w:val="0"/>
          <w:divBdr>
            <w:top w:val="none" w:sz="0" w:space="0" w:color="auto"/>
            <w:left w:val="none" w:sz="0" w:space="0" w:color="auto"/>
            <w:bottom w:val="none" w:sz="0" w:space="0" w:color="auto"/>
            <w:right w:val="none" w:sz="0" w:space="0" w:color="auto"/>
          </w:divBdr>
        </w:div>
        <w:div w:id="691149975">
          <w:marLeft w:val="640"/>
          <w:marRight w:val="0"/>
          <w:marTop w:val="0"/>
          <w:marBottom w:val="0"/>
          <w:divBdr>
            <w:top w:val="none" w:sz="0" w:space="0" w:color="auto"/>
            <w:left w:val="none" w:sz="0" w:space="0" w:color="auto"/>
            <w:bottom w:val="none" w:sz="0" w:space="0" w:color="auto"/>
            <w:right w:val="none" w:sz="0" w:space="0" w:color="auto"/>
          </w:divBdr>
        </w:div>
        <w:div w:id="1488204073">
          <w:marLeft w:val="640"/>
          <w:marRight w:val="0"/>
          <w:marTop w:val="0"/>
          <w:marBottom w:val="0"/>
          <w:divBdr>
            <w:top w:val="none" w:sz="0" w:space="0" w:color="auto"/>
            <w:left w:val="none" w:sz="0" w:space="0" w:color="auto"/>
            <w:bottom w:val="none" w:sz="0" w:space="0" w:color="auto"/>
            <w:right w:val="none" w:sz="0" w:space="0" w:color="auto"/>
          </w:divBdr>
        </w:div>
        <w:div w:id="319892041">
          <w:marLeft w:val="640"/>
          <w:marRight w:val="0"/>
          <w:marTop w:val="0"/>
          <w:marBottom w:val="0"/>
          <w:divBdr>
            <w:top w:val="none" w:sz="0" w:space="0" w:color="auto"/>
            <w:left w:val="none" w:sz="0" w:space="0" w:color="auto"/>
            <w:bottom w:val="none" w:sz="0" w:space="0" w:color="auto"/>
            <w:right w:val="none" w:sz="0" w:space="0" w:color="auto"/>
          </w:divBdr>
        </w:div>
        <w:div w:id="1359816241">
          <w:marLeft w:val="640"/>
          <w:marRight w:val="0"/>
          <w:marTop w:val="0"/>
          <w:marBottom w:val="0"/>
          <w:divBdr>
            <w:top w:val="none" w:sz="0" w:space="0" w:color="auto"/>
            <w:left w:val="none" w:sz="0" w:space="0" w:color="auto"/>
            <w:bottom w:val="none" w:sz="0" w:space="0" w:color="auto"/>
            <w:right w:val="none" w:sz="0" w:space="0" w:color="auto"/>
          </w:divBdr>
        </w:div>
        <w:div w:id="1038235539">
          <w:marLeft w:val="640"/>
          <w:marRight w:val="0"/>
          <w:marTop w:val="0"/>
          <w:marBottom w:val="0"/>
          <w:divBdr>
            <w:top w:val="none" w:sz="0" w:space="0" w:color="auto"/>
            <w:left w:val="none" w:sz="0" w:space="0" w:color="auto"/>
            <w:bottom w:val="none" w:sz="0" w:space="0" w:color="auto"/>
            <w:right w:val="none" w:sz="0" w:space="0" w:color="auto"/>
          </w:divBdr>
        </w:div>
        <w:div w:id="674650169">
          <w:marLeft w:val="640"/>
          <w:marRight w:val="0"/>
          <w:marTop w:val="0"/>
          <w:marBottom w:val="0"/>
          <w:divBdr>
            <w:top w:val="none" w:sz="0" w:space="0" w:color="auto"/>
            <w:left w:val="none" w:sz="0" w:space="0" w:color="auto"/>
            <w:bottom w:val="none" w:sz="0" w:space="0" w:color="auto"/>
            <w:right w:val="none" w:sz="0" w:space="0" w:color="auto"/>
          </w:divBdr>
        </w:div>
        <w:div w:id="831987594">
          <w:marLeft w:val="640"/>
          <w:marRight w:val="0"/>
          <w:marTop w:val="0"/>
          <w:marBottom w:val="0"/>
          <w:divBdr>
            <w:top w:val="none" w:sz="0" w:space="0" w:color="auto"/>
            <w:left w:val="none" w:sz="0" w:space="0" w:color="auto"/>
            <w:bottom w:val="none" w:sz="0" w:space="0" w:color="auto"/>
            <w:right w:val="none" w:sz="0" w:space="0" w:color="auto"/>
          </w:divBdr>
        </w:div>
        <w:div w:id="263193252">
          <w:marLeft w:val="640"/>
          <w:marRight w:val="0"/>
          <w:marTop w:val="0"/>
          <w:marBottom w:val="0"/>
          <w:divBdr>
            <w:top w:val="none" w:sz="0" w:space="0" w:color="auto"/>
            <w:left w:val="none" w:sz="0" w:space="0" w:color="auto"/>
            <w:bottom w:val="none" w:sz="0" w:space="0" w:color="auto"/>
            <w:right w:val="none" w:sz="0" w:space="0" w:color="auto"/>
          </w:divBdr>
        </w:div>
        <w:div w:id="1492063008">
          <w:marLeft w:val="640"/>
          <w:marRight w:val="0"/>
          <w:marTop w:val="0"/>
          <w:marBottom w:val="0"/>
          <w:divBdr>
            <w:top w:val="none" w:sz="0" w:space="0" w:color="auto"/>
            <w:left w:val="none" w:sz="0" w:space="0" w:color="auto"/>
            <w:bottom w:val="none" w:sz="0" w:space="0" w:color="auto"/>
            <w:right w:val="none" w:sz="0" w:space="0" w:color="auto"/>
          </w:divBdr>
        </w:div>
        <w:div w:id="924266961">
          <w:marLeft w:val="640"/>
          <w:marRight w:val="0"/>
          <w:marTop w:val="0"/>
          <w:marBottom w:val="0"/>
          <w:divBdr>
            <w:top w:val="none" w:sz="0" w:space="0" w:color="auto"/>
            <w:left w:val="none" w:sz="0" w:space="0" w:color="auto"/>
            <w:bottom w:val="none" w:sz="0" w:space="0" w:color="auto"/>
            <w:right w:val="none" w:sz="0" w:space="0" w:color="auto"/>
          </w:divBdr>
        </w:div>
        <w:div w:id="782650629">
          <w:marLeft w:val="640"/>
          <w:marRight w:val="0"/>
          <w:marTop w:val="0"/>
          <w:marBottom w:val="0"/>
          <w:divBdr>
            <w:top w:val="none" w:sz="0" w:space="0" w:color="auto"/>
            <w:left w:val="none" w:sz="0" w:space="0" w:color="auto"/>
            <w:bottom w:val="none" w:sz="0" w:space="0" w:color="auto"/>
            <w:right w:val="none" w:sz="0" w:space="0" w:color="auto"/>
          </w:divBdr>
        </w:div>
        <w:div w:id="1249119177">
          <w:marLeft w:val="640"/>
          <w:marRight w:val="0"/>
          <w:marTop w:val="0"/>
          <w:marBottom w:val="0"/>
          <w:divBdr>
            <w:top w:val="none" w:sz="0" w:space="0" w:color="auto"/>
            <w:left w:val="none" w:sz="0" w:space="0" w:color="auto"/>
            <w:bottom w:val="none" w:sz="0" w:space="0" w:color="auto"/>
            <w:right w:val="none" w:sz="0" w:space="0" w:color="auto"/>
          </w:divBdr>
        </w:div>
        <w:div w:id="960843290">
          <w:marLeft w:val="640"/>
          <w:marRight w:val="0"/>
          <w:marTop w:val="0"/>
          <w:marBottom w:val="0"/>
          <w:divBdr>
            <w:top w:val="none" w:sz="0" w:space="0" w:color="auto"/>
            <w:left w:val="none" w:sz="0" w:space="0" w:color="auto"/>
            <w:bottom w:val="none" w:sz="0" w:space="0" w:color="auto"/>
            <w:right w:val="none" w:sz="0" w:space="0" w:color="auto"/>
          </w:divBdr>
        </w:div>
        <w:div w:id="1665477497">
          <w:marLeft w:val="640"/>
          <w:marRight w:val="0"/>
          <w:marTop w:val="0"/>
          <w:marBottom w:val="0"/>
          <w:divBdr>
            <w:top w:val="none" w:sz="0" w:space="0" w:color="auto"/>
            <w:left w:val="none" w:sz="0" w:space="0" w:color="auto"/>
            <w:bottom w:val="none" w:sz="0" w:space="0" w:color="auto"/>
            <w:right w:val="none" w:sz="0" w:space="0" w:color="auto"/>
          </w:divBdr>
        </w:div>
        <w:div w:id="1461727403">
          <w:marLeft w:val="640"/>
          <w:marRight w:val="0"/>
          <w:marTop w:val="0"/>
          <w:marBottom w:val="0"/>
          <w:divBdr>
            <w:top w:val="none" w:sz="0" w:space="0" w:color="auto"/>
            <w:left w:val="none" w:sz="0" w:space="0" w:color="auto"/>
            <w:bottom w:val="none" w:sz="0" w:space="0" w:color="auto"/>
            <w:right w:val="none" w:sz="0" w:space="0" w:color="auto"/>
          </w:divBdr>
        </w:div>
        <w:div w:id="719667826">
          <w:marLeft w:val="640"/>
          <w:marRight w:val="0"/>
          <w:marTop w:val="0"/>
          <w:marBottom w:val="0"/>
          <w:divBdr>
            <w:top w:val="none" w:sz="0" w:space="0" w:color="auto"/>
            <w:left w:val="none" w:sz="0" w:space="0" w:color="auto"/>
            <w:bottom w:val="none" w:sz="0" w:space="0" w:color="auto"/>
            <w:right w:val="none" w:sz="0" w:space="0" w:color="auto"/>
          </w:divBdr>
        </w:div>
        <w:div w:id="712121915">
          <w:marLeft w:val="640"/>
          <w:marRight w:val="0"/>
          <w:marTop w:val="0"/>
          <w:marBottom w:val="0"/>
          <w:divBdr>
            <w:top w:val="none" w:sz="0" w:space="0" w:color="auto"/>
            <w:left w:val="none" w:sz="0" w:space="0" w:color="auto"/>
            <w:bottom w:val="none" w:sz="0" w:space="0" w:color="auto"/>
            <w:right w:val="none" w:sz="0" w:space="0" w:color="auto"/>
          </w:divBdr>
        </w:div>
        <w:div w:id="1338922545">
          <w:marLeft w:val="640"/>
          <w:marRight w:val="0"/>
          <w:marTop w:val="0"/>
          <w:marBottom w:val="0"/>
          <w:divBdr>
            <w:top w:val="none" w:sz="0" w:space="0" w:color="auto"/>
            <w:left w:val="none" w:sz="0" w:space="0" w:color="auto"/>
            <w:bottom w:val="none" w:sz="0" w:space="0" w:color="auto"/>
            <w:right w:val="none" w:sz="0" w:space="0" w:color="auto"/>
          </w:divBdr>
        </w:div>
        <w:div w:id="926495991">
          <w:marLeft w:val="640"/>
          <w:marRight w:val="0"/>
          <w:marTop w:val="0"/>
          <w:marBottom w:val="0"/>
          <w:divBdr>
            <w:top w:val="none" w:sz="0" w:space="0" w:color="auto"/>
            <w:left w:val="none" w:sz="0" w:space="0" w:color="auto"/>
            <w:bottom w:val="none" w:sz="0" w:space="0" w:color="auto"/>
            <w:right w:val="none" w:sz="0" w:space="0" w:color="auto"/>
          </w:divBdr>
        </w:div>
        <w:div w:id="1940138299">
          <w:marLeft w:val="640"/>
          <w:marRight w:val="0"/>
          <w:marTop w:val="0"/>
          <w:marBottom w:val="0"/>
          <w:divBdr>
            <w:top w:val="none" w:sz="0" w:space="0" w:color="auto"/>
            <w:left w:val="none" w:sz="0" w:space="0" w:color="auto"/>
            <w:bottom w:val="none" w:sz="0" w:space="0" w:color="auto"/>
            <w:right w:val="none" w:sz="0" w:space="0" w:color="auto"/>
          </w:divBdr>
        </w:div>
        <w:div w:id="1467091075">
          <w:marLeft w:val="640"/>
          <w:marRight w:val="0"/>
          <w:marTop w:val="0"/>
          <w:marBottom w:val="0"/>
          <w:divBdr>
            <w:top w:val="none" w:sz="0" w:space="0" w:color="auto"/>
            <w:left w:val="none" w:sz="0" w:space="0" w:color="auto"/>
            <w:bottom w:val="none" w:sz="0" w:space="0" w:color="auto"/>
            <w:right w:val="none" w:sz="0" w:space="0" w:color="auto"/>
          </w:divBdr>
        </w:div>
        <w:div w:id="374234532">
          <w:marLeft w:val="640"/>
          <w:marRight w:val="0"/>
          <w:marTop w:val="0"/>
          <w:marBottom w:val="0"/>
          <w:divBdr>
            <w:top w:val="none" w:sz="0" w:space="0" w:color="auto"/>
            <w:left w:val="none" w:sz="0" w:space="0" w:color="auto"/>
            <w:bottom w:val="none" w:sz="0" w:space="0" w:color="auto"/>
            <w:right w:val="none" w:sz="0" w:space="0" w:color="auto"/>
          </w:divBdr>
        </w:div>
        <w:div w:id="87625066">
          <w:marLeft w:val="640"/>
          <w:marRight w:val="0"/>
          <w:marTop w:val="0"/>
          <w:marBottom w:val="0"/>
          <w:divBdr>
            <w:top w:val="none" w:sz="0" w:space="0" w:color="auto"/>
            <w:left w:val="none" w:sz="0" w:space="0" w:color="auto"/>
            <w:bottom w:val="none" w:sz="0" w:space="0" w:color="auto"/>
            <w:right w:val="none" w:sz="0" w:space="0" w:color="auto"/>
          </w:divBdr>
        </w:div>
        <w:div w:id="355354072">
          <w:marLeft w:val="640"/>
          <w:marRight w:val="0"/>
          <w:marTop w:val="0"/>
          <w:marBottom w:val="0"/>
          <w:divBdr>
            <w:top w:val="none" w:sz="0" w:space="0" w:color="auto"/>
            <w:left w:val="none" w:sz="0" w:space="0" w:color="auto"/>
            <w:bottom w:val="none" w:sz="0" w:space="0" w:color="auto"/>
            <w:right w:val="none" w:sz="0" w:space="0" w:color="auto"/>
          </w:divBdr>
        </w:div>
        <w:div w:id="385298956">
          <w:marLeft w:val="640"/>
          <w:marRight w:val="0"/>
          <w:marTop w:val="0"/>
          <w:marBottom w:val="0"/>
          <w:divBdr>
            <w:top w:val="none" w:sz="0" w:space="0" w:color="auto"/>
            <w:left w:val="none" w:sz="0" w:space="0" w:color="auto"/>
            <w:bottom w:val="none" w:sz="0" w:space="0" w:color="auto"/>
            <w:right w:val="none" w:sz="0" w:space="0" w:color="auto"/>
          </w:divBdr>
        </w:div>
        <w:div w:id="379011342">
          <w:marLeft w:val="640"/>
          <w:marRight w:val="0"/>
          <w:marTop w:val="0"/>
          <w:marBottom w:val="0"/>
          <w:divBdr>
            <w:top w:val="none" w:sz="0" w:space="0" w:color="auto"/>
            <w:left w:val="none" w:sz="0" w:space="0" w:color="auto"/>
            <w:bottom w:val="none" w:sz="0" w:space="0" w:color="auto"/>
            <w:right w:val="none" w:sz="0" w:space="0" w:color="auto"/>
          </w:divBdr>
        </w:div>
        <w:div w:id="1278487964">
          <w:marLeft w:val="640"/>
          <w:marRight w:val="0"/>
          <w:marTop w:val="0"/>
          <w:marBottom w:val="0"/>
          <w:divBdr>
            <w:top w:val="none" w:sz="0" w:space="0" w:color="auto"/>
            <w:left w:val="none" w:sz="0" w:space="0" w:color="auto"/>
            <w:bottom w:val="none" w:sz="0" w:space="0" w:color="auto"/>
            <w:right w:val="none" w:sz="0" w:space="0" w:color="auto"/>
          </w:divBdr>
        </w:div>
        <w:div w:id="1151290239">
          <w:marLeft w:val="640"/>
          <w:marRight w:val="0"/>
          <w:marTop w:val="0"/>
          <w:marBottom w:val="0"/>
          <w:divBdr>
            <w:top w:val="none" w:sz="0" w:space="0" w:color="auto"/>
            <w:left w:val="none" w:sz="0" w:space="0" w:color="auto"/>
            <w:bottom w:val="none" w:sz="0" w:space="0" w:color="auto"/>
            <w:right w:val="none" w:sz="0" w:space="0" w:color="auto"/>
          </w:divBdr>
        </w:div>
        <w:div w:id="1702053170">
          <w:marLeft w:val="640"/>
          <w:marRight w:val="0"/>
          <w:marTop w:val="0"/>
          <w:marBottom w:val="0"/>
          <w:divBdr>
            <w:top w:val="none" w:sz="0" w:space="0" w:color="auto"/>
            <w:left w:val="none" w:sz="0" w:space="0" w:color="auto"/>
            <w:bottom w:val="none" w:sz="0" w:space="0" w:color="auto"/>
            <w:right w:val="none" w:sz="0" w:space="0" w:color="auto"/>
          </w:divBdr>
        </w:div>
        <w:div w:id="802043668">
          <w:marLeft w:val="640"/>
          <w:marRight w:val="0"/>
          <w:marTop w:val="0"/>
          <w:marBottom w:val="0"/>
          <w:divBdr>
            <w:top w:val="none" w:sz="0" w:space="0" w:color="auto"/>
            <w:left w:val="none" w:sz="0" w:space="0" w:color="auto"/>
            <w:bottom w:val="none" w:sz="0" w:space="0" w:color="auto"/>
            <w:right w:val="none" w:sz="0" w:space="0" w:color="auto"/>
          </w:divBdr>
        </w:div>
        <w:div w:id="399642843">
          <w:marLeft w:val="640"/>
          <w:marRight w:val="0"/>
          <w:marTop w:val="0"/>
          <w:marBottom w:val="0"/>
          <w:divBdr>
            <w:top w:val="none" w:sz="0" w:space="0" w:color="auto"/>
            <w:left w:val="none" w:sz="0" w:space="0" w:color="auto"/>
            <w:bottom w:val="none" w:sz="0" w:space="0" w:color="auto"/>
            <w:right w:val="none" w:sz="0" w:space="0" w:color="auto"/>
          </w:divBdr>
        </w:div>
        <w:div w:id="821850067">
          <w:marLeft w:val="640"/>
          <w:marRight w:val="0"/>
          <w:marTop w:val="0"/>
          <w:marBottom w:val="0"/>
          <w:divBdr>
            <w:top w:val="none" w:sz="0" w:space="0" w:color="auto"/>
            <w:left w:val="none" w:sz="0" w:space="0" w:color="auto"/>
            <w:bottom w:val="none" w:sz="0" w:space="0" w:color="auto"/>
            <w:right w:val="none" w:sz="0" w:space="0" w:color="auto"/>
          </w:divBdr>
        </w:div>
        <w:div w:id="489833952">
          <w:marLeft w:val="640"/>
          <w:marRight w:val="0"/>
          <w:marTop w:val="0"/>
          <w:marBottom w:val="0"/>
          <w:divBdr>
            <w:top w:val="none" w:sz="0" w:space="0" w:color="auto"/>
            <w:left w:val="none" w:sz="0" w:space="0" w:color="auto"/>
            <w:bottom w:val="none" w:sz="0" w:space="0" w:color="auto"/>
            <w:right w:val="none" w:sz="0" w:space="0" w:color="auto"/>
          </w:divBdr>
        </w:div>
        <w:div w:id="1259949649">
          <w:marLeft w:val="640"/>
          <w:marRight w:val="0"/>
          <w:marTop w:val="0"/>
          <w:marBottom w:val="0"/>
          <w:divBdr>
            <w:top w:val="none" w:sz="0" w:space="0" w:color="auto"/>
            <w:left w:val="none" w:sz="0" w:space="0" w:color="auto"/>
            <w:bottom w:val="none" w:sz="0" w:space="0" w:color="auto"/>
            <w:right w:val="none" w:sz="0" w:space="0" w:color="auto"/>
          </w:divBdr>
        </w:div>
        <w:div w:id="254435340">
          <w:marLeft w:val="640"/>
          <w:marRight w:val="0"/>
          <w:marTop w:val="0"/>
          <w:marBottom w:val="0"/>
          <w:divBdr>
            <w:top w:val="none" w:sz="0" w:space="0" w:color="auto"/>
            <w:left w:val="none" w:sz="0" w:space="0" w:color="auto"/>
            <w:bottom w:val="none" w:sz="0" w:space="0" w:color="auto"/>
            <w:right w:val="none" w:sz="0" w:space="0" w:color="auto"/>
          </w:divBdr>
        </w:div>
        <w:div w:id="1222710740">
          <w:marLeft w:val="640"/>
          <w:marRight w:val="0"/>
          <w:marTop w:val="0"/>
          <w:marBottom w:val="0"/>
          <w:divBdr>
            <w:top w:val="none" w:sz="0" w:space="0" w:color="auto"/>
            <w:left w:val="none" w:sz="0" w:space="0" w:color="auto"/>
            <w:bottom w:val="none" w:sz="0" w:space="0" w:color="auto"/>
            <w:right w:val="none" w:sz="0" w:space="0" w:color="auto"/>
          </w:divBdr>
        </w:div>
        <w:div w:id="1873880681">
          <w:marLeft w:val="640"/>
          <w:marRight w:val="0"/>
          <w:marTop w:val="0"/>
          <w:marBottom w:val="0"/>
          <w:divBdr>
            <w:top w:val="none" w:sz="0" w:space="0" w:color="auto"/>
            <w:left w:val="none" w:sz="0" w:space="0" w:color="auto"/>
            <w:bottom w:val="none" w:sz="0" w:space="0" w:color="auto"/>
            <w:right w:val="none" w:sz="0" w:space="0" w:color="auto"/>
          </w:divBdr>
        </w:div>
        <w:div w:id="278343378">
          <w:marLeft w:val="640"/>
          <w:marRight w:val="0"/>
          <w:marTop w:val="0"/>
          <w:marBottom w:val="0"/>
          <w:divBdr>
            <w:top w:val="none" w:sz="0" w:space="0" w:color="auto"/>
            <w:left w:val="none" w:sz="0" w:space="0" w:color="auto"/>
            <w:bottom w:val="none" w:sz="0" w:space="0" w:color="auto"/>
            <w:right w:val="none" w:sz="0" w:space="0" w:color="auto"/>
          </w:divBdr>
        </w:div>
        <w:div w:id="1338078162">
          <w:marLeft w:val="640"/>
          <w:marRight w:val="0"/>
          <w:marTop w:val="0"/>
          <w:marBottom w:val="0"/>
          <w:divBdr>
            <w:top w:val="none" w:sz="0" w:space="0" w:color="auto"/>
            <w:left w:val="none" w:sz="0" w:space="0" w:color="auto"/>
            <w:bottom w:val="none" w:sz="0" w:space="0" w:color="auto"/>
            <w:right w:val="none" w:sz="0" w:space="0" w:color="auto"/>
          </w:divBdr>
        </w:div>
        <w:div w:id="1634366279">
          <w:marLeft w:val="640"/>
          <w:marRight w:val="0"/>
          <w:marTop w:val="0"/>
          <w:marBottom w:val="0"/>
          <w:divBdr>
            <w:top w:val="none" w:sz="0" w:space="0" w:color="auto"/>
            <w:left w:val="none" w:sz="0" w:space="0" w:color="auto"/>
            <w:bottom w:val="none" w:sz="0" w:space="0" w:color="auto"/>
            <w:right w:val="none" w:sz="0" w:space="0" w:color="auto"/>
          </w:divBdr>
        </w:div>
        <w:div w:id="280721292">
          <w:marLeft w:val="640"/>
          <w:marRight w:val="0"/>
          <w:marTop w:val="0"/>
          <w:marBottom w:val="0"/>
          <w:divBdr>
            <w:top w:val="none" w:sz="0" w:space="0" w:color="auto"/>
            <w:left w:val="none" w:sz="0" w:space="0" w:color="auto"/>
            <w:bottom w:val="none" w:sz="0" w:space="0" w:color="auto"/>
            <w:right w:val="none" w:sz="0" w:space="0" w:color="auto"/>
          </w:divBdr>
        </w:div>
        <w:div w:id="1418088852">
          <w:marLeft w:val="640"/>
          <w:marRight w:val="0"/>
          <w:marTop w:val="0"/>
          <w:marBottom w:val="0"/>
          <w:divBdr>
            <w:top w:val="none" w:sz="0" w:space="0" w:color="auto"/>
            <w:left w:val="none" w:sz="0" w:space="0" w:color="auto"/>
            <w:bottom w:val="none" w:sz="0" w:space="0" w:color="auto"/>
            <w:right w:val="none" w:sz="0" w:space="0" w:color="auto"/>
          </w:divBdr>
        </w:div>
        <w:div w:id="1128013074">
          <w:marLeft w:val="640"/>
          <w:marRight w:val="0"/>
          <w:marTop w:val="0"/>
          <w:marBottom w:val="0"/>
          <w:divBdr>
            <w:top w:val="none" w:sz="0" w:space="0" w:color="auto"/>
            <w:left w:val="none" w:sz="0" w:space="0" w:color="auto"/>
            <w:bottom w:val="none" w:sz="0" w:space="0" w:color="auto"/>
            <w:right w:val="none" w:sz="0" w:space="0" w:color="auto"/>
          </w:divBdr>
        </w:div>
        <w:div w:id="1394352427">
          <w:marLeft w:val="640"/>
          <w:marRight w:val="0"/>
          <w:marTop w:val="0"/>
          <w:marBottom w:val="0"/>
          <w:divBdr>
            <w:top w:val="none" w:sz="0" w:space="0" w:color="auto"/>
            <w:left w:val="none" w:sz="0" w:space="0" w:color="auto"/>
            <w:bottom w:val="none" w:sz="0" w:space="0" w:color="auto"/>
            <w:right w:val="none" w:sz="0" w:space="0" w:color="auto"/>
          </w:divBdr>
        </w:div>
        <w:div w:id="1876965341">
          <w:marLeft w:val="640"/>
          <w:marRight w:val="0"/>
          <w:marTop w:val="0"/>
          <w:marBottom w:val="0"/>
          <w:divBdr>
            <w:top w:val="none" w:sz="0" w:space="0" w:color="auto"/>
            <w:left w:val="none" w:sz="0" w:space="0" w:color="auto"/>
            <w:bottom w:val="none" w:sz="0" w:space="0" w:color="auto"/>
            <w:right w:val="none" w:sz="0" w:space="0" w:color="auto"/>
          </w:divBdr>
        </w:div>
        <w:div w:id="988556490">
          <w:marLeft w:val="640"/>
          <w:marRight w:val="0"/>
          <w:marTop w:val="0"/>
          <w:marBottom w:val="0"/>
          <w:divBdr>
            <w:top w:val="none" w:sz="0" w:space="0" w:color="auto"/>
            <w:left w:val="none" w:sz="0" w:space="0" w:color="auto"/>
            <w:bottom w:val="none" w:sz="0" w:space="0" w:color="auto"/>
            <w:right w:val="none" w:sz="0" w:space="0" w:color="auto"/>
          </w:divBdr>
        </w:div>
        <w:div w:id="1746951079">
          <w:marLeft w:val="640"/>
          <w:marRight w:val="0"/>
          <w:marTop w:val="0"/>
          <w:marBottom w:val="0"/>
          <w:divBdr>
            <w:top w:val="none" w:sz="0" w:space="0" w:color="auto"/>
            <w:left w:val="none" w:sz="0" w:space="0" w:color="auto"/>
            <w:bottom w:val="none" w:sz="0" w:space="0" w:color="auto"/>
            <w:right w:val="none" w:sz="0" w:space="0" w:color="auto"/>
          </w:divBdr>
        </w:div>
        <w:div w:id="1258366124">
          <w:marLeft w:val="640"/>
          <w:marRight w:val="0"/>
          <w:marTop w:val="0"/>
          <w:marBottom w:val="0"/>
          <w:divBdr>
            <w:top w:val="none" w:sz="0" w:space="0" w:color="auto"/>
            <w:left w:val="none" w:sz="0" w:space="0" w:color="auto"/>
            <w:bottom w:val="none" w:sz="0" w:space="0" w:color="auto"/>
            <w:right w:val="none" w:sz="0" w:space="0" w:color="auto"/>
          </w:divBdr>
        </w:div>
        <w:div w:id="1655986796">
          <w:marLeft w:val="640"/>
          <w:marRight w:val="0"/>
          <w:marTop w:val="0"/>
          <w:marBottom w:val="0"/>
          <w:divBdr>
            <w:top w:val="none" w:sz="0" w:space="0" w:color="auto"/>
            <w:left w:val="none" w:sz="0" w:space="0" w:color="auto"/>
            <w:bottom w:val="none" w:sz="0" w:space="0" w:color="auto"/>
            <w:right w:val="none" w:sz="0" w:space="0" w:color="auto"/>
          </w:divBdr>
        </w:div>
        <w:div w:id="39091752">
          <w:marLeft w:val="640"/>
          <w:marRight w:val="0"/>
          <w:marTop w:val="0"/>
          <w:marBottom w:val="0"/>
          <w:divBdr>
            <w:top w:val="none" w:sz="0" w:space="0" w:color="auto"/>
            <w:left w:val="none" w:sz="0" w:space="0" w:color="auto"/>
            <w:bottom w:val="none" w:sz="0" w:space="0" w:color="auto"/>
            <w:right w:val="none" w:sz="0" w:space="0" w:color="auto"/>
          </w:divBdr>
        </w:div>
        <w:div w:id="42801384">
          <w:marLeft w:val="640"/>
          <w:marRight w:val="0"/>
          <w:marTop w:val="0"/>
          <w:marBottom w:val="0"/>
          <w:divBdr>
            <w:top w:val="none" w:sz="0" w:space="0" w:color="auto"/>
            <w:left w:val="none" w:sz="0" w:space="0" w:color="auto"/>
            <w:bottom w:val="none" w:sz="0" w:space="0" w:color="auto"/>
            <w:right w:val="none" w:sz="0" w:space="0" w:color="auto"/>
          </w:divBdr>
        </w:div>
        <w:div w:id="413598983">
          <w:marLeft w:val="640"/>
          <w:marRight w:val="0"/>
          <w:marTop w:val="0"/>
          <w:marBottom w:val="0"/>
          <w:divBdr>
            <w:top w:val="none" w:sz="0" w:space="0" w:color="auto"/>
            <w:left w:val="none" w:sz="0" w:space="0" w:color="auto"/>
            <w:bottom w:val="none" w:sz="0" w:space="0" w:color="auto"/>
            <w:right w:val="none" w:sz="0" w:space="0" w:color="auto"/>
          </w:divBdr>
        </w:div>
        <w:div w:id="1535925232">
          <w:marLeft w:val="640"/>
          <w:marRight w:val="0"/>
          <w:marTop w:val="0"/>
          <w:marBottom w:val="0"/>
          <w:divBdr>
            <w:top w:val="none" w:sz="0" w:space="0" w:color="auto"/>
            <w:left w:val="none" w:sz="0" w:space="0" w:color="auto"/>
            <w:bottom w:val="none" w:sz="0" w:space="0" w:color="auto"/>
            <w:right w:val="none" w:sz="0" w:space="0" w:color="auto"/>
          </w:divBdr>
        </w:div>
        <w:div w:id="807480297">
          <w:marLeft w:val="640"/>
          <w:marRight w:val="0"/>
          <w:marTop w:val="0"/>
          <w:marBottom w:val="0"/>
          <w:divBdr>
            <w:top w:val="none" w:sz="0" w:space="0" w:color="auto"/>
            <w:left w:val="none" w:sz="0" w:space="0" w:color="auto"/>
            <w:bottom w:val="none" w:sz="0" w:space="0" w:color="auto"/>
            <w:right w:val="none" w:sz="0" w:space="0" w:color="auto"/>
          </w:divBdr>
        </w:div>
        <w:div w:id="300305827">
          <w:marLeft w:val="640"/>
          <w:marRight w:val="0"/>
          <w:marTop w:val="0"/>
          <w:marBottom w:val="0"/>
          <w:divBdr>
            <w:top w:val="none" w:sz="0" w:space="0" w:color="auto"/>
            <w:left w:val="none" w:sz="0" w:space="0" w:color="auto"/>
            <w:bottom w:val="none" w:sz="0" w:space="0" w:color="auto"/>
            <w:right w:val="none" w:sz="0" w:space="0" w:color="auto"/>
          </w:divBdr>
        </w:div>
        <w:div w:id="1989163820">
          <w:marLeft w:val="640"/>
          <w:marRight w:val="0"/>
          <w:marTop w:val="0"/>
          <w:marBottom w:val="0"/>
          <w:divBdr>
            <w:top w:val="none" w:sz="0" w:space="0" w:color="auto"/>
            <w:left w:val="none" w:sz="0" w:space="0" w:color="auto"/>
            <w:bottom w:val="none" w:sz="0" w:space="0" w:color="auto"/>
            <w:right w:val="none" w:sz="0" w:space="0" w:color="auto"/>
          </w:divBdr>
        </w:div>
        <w:div w:id="428818298">
          <w:marLeft w:val="640"/>
          <w:marRight w:val="0"/>
          <w:marTop w:val="0"/>
          <w:marBottom w:val="0"/>
          <w:divBdr>
            <w:top w:val="none" w:sz="0" w:space="0" w:color="auto"/>
            <w:left w:val="none" w:sz="0" w:space="0" w:color="auto"/>
            <w:bottom w:val="none" w:sz="0" w:space="0" w:color="auto"/>
            <w:right w:val="none" w:sz="0" w:space="0" w:color="auto"/>
          </w:divBdr>
        </w:div>
        <w:div w:id="1191260178">
          <w:marLeft w:val="640"/>
          <w:marRight w:val="0"/>
          <w:marTop w:val="0"/>
          <w:marBottom w:val="0"/>
          <w:divBdr>
            <w:top w:val="none" w:sz="0" w:space="0" w:color="auto"/>
            <w:left w:val="none" w:sz="0" w:space="0" w:color="auto"/>
            <w:bottom w:val="none" w:sz="0" w:space="0" w:color="auto"/>
            <w:right w:val="none" w:sz="0" w:space="0" w:color="auto"/>
          </w:divBdr>
        </w:div>
        <w:div w:id="806362963">
          <w:marLeft w:val="640"/>
          <w:marRight w:val="0"/>
          <w:marTop w:val="0"/>
          <w:marBottom w:val="0"/>
          <w:divBdr>
            <w:top w:val="none" w:sz="0" w:space="0" w:color="auto"/>
            <w:left w:val="none" w:sz="0" w:space="0" w:color="auto"/>
            <w:bottom w:val="none" w:sz="0" w:space="0" w:color="auto"/>
            <w:right w:val="none" w:sz="0" w:space="0" w:color="auto"/>
          </w:divBdr>
        </w:div>
        <w:div w:id="1083140638">
          <w:marLeft w:val="640"/>
          <w:marRight w:val="0"/>
          <w:marTop w:val="0"/>
          <w:marBottom w:val="0"/>
          <w:divBdr>
            <w:top w:val="none" w:sz="0" w:space="0" w:color="auto"/>
            <w:left w:val="none" w:sz="0" w:space="0" w:color="auto"/>
            <w:bottom w:val="none" w:sz="0" w:space="0" w:color="auto"/>
            <w:right w:val="none" w:sz="0" w:space="0" w:color="auto"/>
          </w:divBdr>
        </w:div>
        <w:div w:id="967317124">
          <w:marLeft w:val="640"/>
          <w:marRight w:val="0"/>
          <w:marTop w:val="0"/>
          <w:marBottom w:val="0"/>
          <w:divBdr>
            <w:top w:val="none" w:sz="0" w:space="0" w:color="auto"/>
            <w:left w:val="none" w:sz="0" w:space="0" w:color="auto"/>
            <w:bottom w:val="none" w:sz="0" w:space="0" w:color="auto"/>
            <w:right w:val="none" w:sz="0" w:space="0" w:color="auto"/>
          </w:divBdr>
        </w:div>
        <w:div w:id="1482115486">
          <w:marLeft w:val="640"/>
          <w:marRight w:val="0"/>
          <w:marTop w:val="0"/>
          <w:marBottom w:val="0"/>
          <w:divBdr>
            <w:top w:val="none" w:sz="0" w:space="0" w:color="auto"/>
            <w:left w:val="none" w:sz="0" w:space="0" w:color="auto"/>
            <w:bottom w:val="none" w:sz="0" w:space="0" w:color="auto"/>
            <w:right w:val="none" w:sz="0" w:space="0" w:color="auto"/>
          </w:divBdr>
        </w:div>
        <w:div w:id="1362168464">
          <w:marLeft w:val="640"/>
          <w:marRight w:val="0"/>
          <w:marTop w:val="0"/>
          <w:marBottom w:val="0"/>
          <w:divBdr>
            <w:top w:val="none" w:sz="0" w:space="0" w:color="auto"/>
            <w:left w:val="none" w:sz="0" w:space="0" w:color="auto"/>
            <w:bottom w:val="none" w:sz="0" w:space="0" w:color="auto"/>
            <w:right w:val="none" w:sz="0" w:space="0" w:color="auto"/>
          </w:divBdr>
        </w:div>
        <w:div w:id="842354069">
          <w:marLeft w:val="640"/>
          <w:marRight w:val="0"/>
          <w:marTop w:val="0"/>
          <w:marBottom w:val="0"/>
          <w:divBdr>
            <w:top w:val="none" w:sz="0" w:space="0" w:color="auto"/>
            <w:left w:val="none" w:sz="0" w:space="0" w:color="auto"/>
            <w:bottom w:val="none" w:sz="0" w:space="0" w:color="auto"/>
            <w:right w:val="none" w:sz="0" w:space="0" w:color="auto"/>
          </w:divBdr>
        </w:div>
        <w:div w:id="1654019887">
          <w:marLeft w:val="640"/>
          <w:marRight w:val="0"/>
          <w:marTop w:val="0"/>
          <w:marBottom w:val="0"/>
          <w:divBdr>
            <w:top w:val="none" w:sz="0" w:space="0" w:color="auto"/>
            <w:left w:val="none" w:sz="0" w:space="0" w:color="auto"/>
            <w:bottom w:val="none" w:sz="0" w:space="0" w:color="auto"/>
            <w:right w:val="none" w:sz="0" w:space="0" w:color="auto"/>
          </w:divBdr>
        </w:div>
        <w:div w:id="1063412725">
          <w:marLeft w:val="640"/>
          <w:marRight w:val="0"/>
          <w:marTop w:val="0"/>
          <w:marBottom w:val="0"/>
          <w:divBdr>
            <w:top w:val="none" w:sz="0" w:space="0" w:color="auto"/>
            <w:left w:val="none" w:sz="0" w:space="0" w:color="auto"/>
            <w:bottom w:val="none" w:sz="0" w:space="0" w:color="auto"/>
            <w:right w:val="none" w:sz="0" w:space="0" w:color="auto"/>
          </w:divBdr>
        </w:div>
        <w:div w:id="1363019185">
          <w:marLeft w:val="640"/>
          <w:marRight w:val="0"/>
          <w:marTop w:val="0"/>
          <w:marBottom w:val="0"/>
          <w:divBdr>
            <w:top w:val="none" w:sz="0" w:space="0" w:color="auto"/>
            <w:left w:val="none" w:sz="0" w:space="0" w:color="auto"/>
            <w:bottom w:val="none" w:sz="0" w:space="0" w:color="auto"/>
            <w:right w:val="none" w:sz="0" w:space="0" w:color="auto"/>
          </w:divBdr>
        </w:div>
        <w:div w:id="1678311971">
          <w:marLeft w:val="640"/>
          <w:marRight w:val="0"/>
          <w:marTop w:val="0"/>
          <w:marBottom w:val="0"/>
          <w:divBdr>
            <w:top w:val="none" w:sz="0" w:space="0" w:color="auto"/>
            <w:left w:val="none" w:sz="0" w:space="0" w:color="auto"/>
            <w:bottom w:val="none" w:sz="0" w:space="0" w:color="auto"/>
            <w:right w:val="none" w:sz="0" w:space="0" w:color="auto"/>
          </w:divBdr>
        </w:div>
        <w:div w:id="32075655">
          <w:marLeft w:val="640"/>
          <w:marRight w:val="0"/>
          <w:marTop w:val="0"/>
          <w:marBottom w:val="0"/>
          <w:divBdr>
            <w:top w:val="none" w:sz="0" w:space="0" w:color="auto"/>
            <w:left w:val="none" w:sz="0" w:space="0" w:color="auto"/>
            <w:bottom w:val="none" w:sz="0" w:space="0" w:color="auto"/>
            <w:right w:val="none" w:sz="0" w:space="0" w:color="auto"/>
          </w:divBdr>
        </w:div>
        <w:div w:id="728113900">
          <w:marLeft w:val="640"/>
          <w:marRight w:val="0"/>
          <w:marTop w:val="0"/>
          <w:marBottom w:val="0"/>
          <w:divBdr>
            <w:top w:val="none" w:sz="0" w:space="0" w:color="auto"/>
            <w:left w:val="none" w:sz="0" w:space="0" w:color="auto"/>
            <w:bottom w:val="none" w:sz="0" w:space="0" w:color="auto"/>
            <w:right w:val="none" w:sz="0" w:space="0" w:color="auto"/>
          </w:divBdr>
        </w:div>
        <w:div w:id="1092892420">
          <w:marLeft w:val="640"/>
          <w:marRight w:val="0"/>
          <w:marTop w:val="0"/>
          <w:marBottom w:val="0"/>
          <w:divBdr>
            <w:top w:val="none" w:sz="0" w:space="0" w:color="auto"/>
            <w:left w:val="none" w:sz="0" w:space="0" w:color="auto"/>
            <w:bottom w:val="none" w:sz="0" w:space="0" w:color="auto"/>
            <w:right w:val="none" w:sz="0" w:space="0" w:color="auto"/>
          </w:divBdr>
        </w:div>
        <w:div w:id="728769612">
          <w:marLeft w:val="640"/>
          <w:marRight w:val="0"/>
          <w:marTop w:val="0"/>
          <w:marBottom w:val="0"/>
          <w:divBdr>
            <w:top w:val="none" w:sz="0" w:space="0" w:color="auto"/>
            <w:left w:val="none" w:sz="0" w:space="0" w:color="auto"/>
            <w:bottom w:val="none" w:sz="0" w:space="0" w:color="auto"/>
            <w:right w:val="none" w:sz="0" w:space="0" w:color="auto"/>
          </w:divBdr>
        </w:div>
        <w:div w:id="145174915">
          <w:marLeft w:val="640"/>
          <w:marRight w:val="0"/>
          <w:marTop w:val="0"/>
          <w:marBottom w:val="0"/>
          <w:divBdr>
            <w:top w:val="none" w:sz="0" w:space="0" w:color="auto"/>
            <w:left w:val="none" w:sz="0" w:space="0" w:color="auto"/>
            <w:bottom w:val="none" w:sz="0" w:space="0" w:color="auto"/>
            <w:right w:val="none" w:sz="0" w:space="0" w:color="auto"/>
          </w:divBdr>
        </w:div>
        <w:div w:id="1953632748">
          <w:marLeft w:val="640"/>
          <w:marRight w:val="0"/>
          <w:marTop w:val="0"/>
          <w:marBottom w:val="0"/>
          <w:divBdr>
            <w:top w:val="none" w:sz="0" w:space="0" w:color="auto"/>
            <w:left w:val="none" w:sz="0" w:space="0" w:color="auto"/>
            <w:bottom w:val="none" w:sz="0" w:space="0" w:color="auto"/>
            <w:right w:val="none" w:sz="0" w:space="0" w:color="auto"/>
          </w:divBdr>
        </w:div>
        <w:div w:id="295069314">
          <w:marLeft w:val="640"/>
          <w:marRight w:val="0"/>
          <w:marTop w:val="0"/>
          <w:marBottom w:val="0"/>
          <w:divBdr>
            <w:top w:val="none" w:sz="0" w:space="0" w:color="auto"/>
            <w:left w:val="none" w:sz="0" w:space="0" w:color="auto"/>
            <w:bottom w:val="none" w:sz="0" w:space="0" w:color="auto"/>
            <w:right w:val="none" w:sz="0" w:space="0" w:color="auto"/>
          </w:divBdr>
        </w:div>
        <w:div w:id="683630859">
          <w:marLeft w:val="640"/>
          <w:marRight w:val="0"/>
          <w:marTop w:val="0"/>
          <w:marBottom w:val="0"/>
          <w:divBdr>
            <w:top w:val="none" w:sz="0" w:space="0" w:color="auto"/>
            <w:left w:val="none" w:sz="0" w:space="0" w:color="auto"/>
            <w:bottom w:val="none" w:sz="0" w:space="0" w:color="auto"/>
            <w:right w:val="none" w:sz="0" w:space="0" w:color="auto"/>
          </w:divBdr>
        </w:div>
        <w:div w:id="255023764">
          <w:marLeft w:val="640"/>
          <w:marRight w:val="0"/>
          <w:marTop w:val="0"/>
          <w:marBottom w:val="0"/>
          <w:divBdr>
            <w:top w:val="none" w:sz="0" w:space="0" w:color="auto"/>
            <w:left w:val="none" w:sz="0" w:space="0" w:color="auto"/>
            <w:bottom w:val="none" w:sz="0" w:space="0" w:color="auto"/>
            <w:right w:val="none" w:sz="0" w:space="0" w:color="auto"/>
          </w:divBdr>
        </w:div>
        <w:div w:id="214050268">
          <w:marLeft w:val="640"/>
          <w:marRight w:val="0"/>
          <w:marTop w:val="0"/>
          <w:marBottom w:val="0"/>
          <w:divBdr>
            <w:top w:val="none" w:sz="0" w:space="0" w:color="auto"/>
            <w:left w:val="none" w:sz="0" w:space="0" w:color="auto"/>
            <w:bottom w:val="none" w:sz="0" w:space="0" w:color="auto"/>
            <w:right w:val="none" w:sz="0" w:space="0" w:color="auto"/>
          </w:divBdr>
        </w:div>
        <w:div w:id="125664195">
          <w:marLeft w:val="640"/>
          <w:marRight w:val="0"/>
          <w:marTop w:val="0"/>
          <w:marBottom w:val="0"/>
          <w:divBdr>
            <w:top w:val="none" w:sz="0" w:space="0" w:color="auto"/>
            <w:left w:val="none" w:sz="0" w:space="0" w:color="auto"/>
            <w:bottom w:val="none" w:sz="0" w:space="0" w:color="auto"/>
            <w:right w:val="none" w:sz="0" w:space="0" w:color="auto"/>
          </w:divBdr>
        </w:div>
        <w:div w:id="70271622">
          <w:marLeft w:val="640"/>
          <w:marRight w:val="0"/>
          <w:marTop w:val="0"/>
          <w:marBottom w:val="0"/>
          <w:divBdr>
            <w:top w:val="none" w:sz="0" w:space="0" w:color="auto"/>
            <w:left w:val="none" w:sz="0" w:space="0" w:color="auto"/>
            <w:bottom w:val="none" w:sz="0" w:space="0" w:color="auto"/>
            <w:right w:val="none" w:sz="0" w:space="0" w:color="auto"/>
          </w:divBdr>
        </w:div>
        <w:div w:id="855271943">
          <w:marLeft w:val="640"/>
          <w:marRight w:val="0"/>
          <w:marTop w:val="0"/>
          <w:marBottom w:val="0"/>
          <w:divBdr>
            <w:top w:val="none" w:sz="0" w:space="0" w:color="auto"/>
            <w:left w:val="none" w:sz="0" w:space="0" w:color="auto"/>
            <w:bottom w:val="none" w:sz="0" w:space="0" w:color="auto"/>
            <w:right w:val="none" w:sz="0" w:space="0" w:color="auto"/>
          </w:divBdr>
        </w:div>
        <w:div w:id="685139490">
          <w:marLeft w:val="640"/>
          <w:marRight w:val="0"/>
          <w:marTop w:val="0"/>
          <w:marBottom w:val="0"/>
          <w:divBdr>
            <w:top w:val="none" w:sz="0" w:space="0" w:color="auto"/>
            <w:left w:val="none" w:sz="0" w:space="0" w:color="auto"/>
            <w:bottom w:val="none" w:sz="0" w:space="0" w:color="auto"/>
            <w:right w:val="none" w:sz="0" w:space="0" w:color="auto"/>
          </w:divBdr>
        </w:div>
        <w:div w:id="1007899973">
          <w:marLeft w:val="640"/>
          <w:marRight w:val="0"/>
          <w:marTop w:val="0"/>
          <w:marBottom w:val="0"/>
          <w:divBdr>
            <w:top w:val="none" w:sz="0" w:space="0" w:color="auto"/>
            <w:left w:val="none" w:sz="0" w:space="0" w:color="auto"/>
            <w:bottom w:val="none" w:sz="0" w:space="0" w:color="auto"/>
            <w:right w:val="none" w:sz="0" w:space="0" w:color="auto"/>
          </w:divBdr>
        </w:div>
        <w:div w:id="1578780562">
          <w:marLeft w:val="640"/>
          <w:marRight w:val="0"/>
          <w:marTop w:val="0"/>
          <w:marBottom w:val="0"/>
          <w:divBdr>
            <w:top w:val="none" w:sz="0" w:space="0" w:color="auto"/>
            <w:left w:val="none" w:sz="0" w:space="0" w:color="auto"/>
            <w:bottom w:val="none" w:sz="0" w:space="0" w:color="auto"/>
            <w:right w:val="none" w:sz="0" w:space="0" w:color="auto"/>
          </w:divBdr>
        </w:div>
        <w:div w:id="1032420689">
          <w:marLeft w:val="640"/>
          <w:marRight w:val="0"/>
          <w:marTop w:val="0"/>
          <w:marBottom w:val="0"/>
          <w:divBdr>
            <w:top w:val="none" w:sz="0" w:space="0" w:color="auto"/>
            <w:left w:val="none" w:sz="0" w:space="0" w:color="auto"/>
            <w:bottom w:val="none" w:sz="0" w:space="0" w:color="auto"/>
            <w:right w:val="none" w:sz="0" w:space="0" w:color="auto"/>
          </w:divBdr>
        </w:div>
        <w:div w:id="691608558">
          <w:marLeft w:val="640"/>
          <w:marRight w:val="0"/>
          <w:marTop w:val="0"/>
          <w:marBottom w:val="0"/>
          <w:divBdr>
            <w:top w:val="none" w:sz="0" w:space="0" w:color="auto"/>
            <w:left w:val="none" w:sz="0" w:space="0" w:color="auto"/>
            <w:bottom w:val="none" w:sz="0" w:space="0" w:color="auto"/>
            <w:right w:val="none" w:sz="0" w:space="0" w:color="auto"/>
          </w:divBdr>
        </w:div>
        <w:div w:id="309332421">
          <w:marLeft w:val="640"/>
          <w:marRight w:val="0"/>
          <w:marTop w:val="0"/>
          <w:marBottom w:val="0"/>
          <w:divBdr>
            <w:top w:val="none" w:sz="0" w:space="0" w:color="auto"/>
            <w:left w:val="none" w:sz="0" w:space="0" w:color="auto"/>
            <w:bottom w:val="none" w:sz="0" w:space="0" w:color="auto"/>
            <w:right w:val="none" w:sz="0" w:space="0" w:color="auto"/>
          </w:divBdr>
        </w:div>
        <w:div w:id="1692101863">
          <w:marLeft w:val="640"/>
          <w:marRight w:val="0"/>
          <w:marTop w:val="0"/>
          <w:marBottom w:val="0"/>
          <w:divBdr>
            <w:top w:val="none" w:sz="0" w:space="0" w:color="auto"/>
            <w:left w:val="none" w:sz="0" w:space="0" w:color="auto"/>
            <w:bottom w:val="none" w:sz="0" w:space="0" w:color="auto"/>
            <w:right w:val="none" w:sz="0" w:space="0" w:color="auto"/>
          </w:divBdr>
        </w:div>
        <w:div w:id="2003657456">
          <w:marLeft w:val="640"/>
          <w:marRight w:val="0"/>
          <w:marTop w:val="0"/>
          <w:marBottom w:val="0"/>
          <w:divBdr>
            <w:top w:val="none" w:sz="0" w:space="0" w:color="auto"/>
            <w:left w:val="none" w:sz="0" w:space="0" w:color="auto"/>
            <w:bottom w:val="none" w:sz="0" w:space="0" w:color="auto"/>
            <w:right w:val="none" w:sz="0" w:space="0" w:color="auto"/>
          </w:divBdr>
        </w:div>
        <w:div w:id="806438241">
          <w:marLeft w:val="640"/>
          <w:marRight w:val="0"/>
          <w:marTop w:val="0"/>
          <w:marBottom w:val="0"/>
          <w:divBdr>
            <w:top w:val="none" w:sz="0" w:space="0" w:color="auto"/>
            <w:left w:val="none" w:sz="0" w:space="0" w:color="auto"/>
            <w:bottom w:val="none" w:sz="0" w:space="0" w:color="auto"/>
            <w:right w:val="none" w:sz="0" w:space="0" w:color="auto"/>
          </w:divBdr>
        </w:div>
        <w:div w:id="933317028">
          <w:marLeft w:val="640"/>
          <w:marRight w:val="0"/>
          <w:marTop w:val="0"/>
          <w:marBottom w:val="0"/>
          <w:divBdr>
            <w:top w:val="none" w:sz="0" w:space="0" w:color="auto"/>
            <w:left w:val="none" w:sz="0" w:space="0" w:color="auto"/>
            <w:bottom w:val="none" w:sz="0" w:space="0" w:color="auto"/>
            <w:right w:val="none" w:sz="0" w:space="0" w:color="auto"/>
          </w:divBdr>
        </w:div>
        <w:div w:id="629552158">
          <w:marLeft w:val="640"/>
          <w:marRight w:val="0"/>
          <w:marTop w:val="0"/>
          <w:marBottom w:val="0"/>
          <w:divBdr>
            <w:top w:val="none" w:sz="0" w:space="0" w:color="auto"/>
            <w:left w:val="none" w:sz="0" w:space="0" w:color="auto"/>
            <w:bottom w:val="none" w:sz="0" w:space="0" w:color="auto"/>
            <w:right w:val="none" w:sz="0" w:space="0" w:color="auto"/>
          </w:divBdr>
        </w:div>
        <w:div w:id="1990622683">
          <w:marLeft w:val="640"/>
          <w:marRight w:val="0"/>
          <w:marTop w:val="0"/>
          <w:marBottom w:val="0"/>
          <w:divBdr>
            <w:top w:val="none" w:sz="0" w:space="0" w:color="auto"/>
            <w:left w:val="none" w:sz="0" w:space="0" w:color="auto"/>
            <w:bottom w:val="none" w:sz="0" w:space="0" w:color="auto"/>
            <w:right w:val="none" w:sz="0" w:space="0" w:color="auto"/>
          </w:divBdr>
        </w:div>
      </w:divsChild>
    </w:div>
    <w:div w:id="1521360336">
      <w:bodyDiv w:val="1"/>
      <w:marLeft w:val="0"/>
      <w:marRight w:val="0"/>
      <w:marTop w:val="0"/>
      <w:marBottom w:val="0"/>
      <w:divBdr>
        <w:top w:val="none" w:sz="0" w:space="0" w:color="auto"/>
        <w:left w:val="none" w:sz="0" w:space="0" w:color="auto"/>
        <w:bottom w:val="none" w:sz="0" w:space="0" w:color="auto"/>
        <w:right w:val="none" w:sz="0" w:space="0" w:color="auto"/>
      </w:divBdr>
      <w:divsChild>
        <w:div w:id="1729692745">
          <w:marLeft w:val="640"/>
          <w:marRight w:val="0"/>
          <w:marTop w:val="0"/>
          <w:marBottom w:val="0"/>
          <w:divBdr>
            <w:top w:val="none" w:sz="0" w:space="0" w:color="auto"/>
            <w:left w:val="none" w:sz="0" w:space="0" w:color="auto"/>
            <w:bottom w:val="none" w:sz="0" w:space="0" w:color="auto"/>
            <w:right w:val="none" w:sz="0" w:space="0" w:color="auto"/>
          </w:divBdr>
        </w:div>
        <w:div w:id="1834830540">
          <w:marLeft w:val="640"/>
          <w:marRight w:val="0"/>
          <w:marTop w:val="0"/>
          <w:marBottom w:val="0"/>
          <w:divBdr>
            <w:top w:val="none" w:sz="0" w:space="0" w:color="auto"/>
            <w:left w:val="none" w:sz="0" w:space="0" w:color="auto"/>
            <w:bottom w:val="none" w:sz="0" w:space="0" w:color="auto"/>
            <w:right w:val="none" w:sz="0" w:space="0" w:color="auto"/>
          </w:divBdr>
        </w:div>
        <w:div w:id="318120856">
          <w:marLeft w:val="640"/>
          <w:marRight w:val="0"/>
          <w:marTop w:val="0"/>
          <w:marBottom w:val="0"/>
          <w:divBdr>
            <w:top w:val="none" w:sz="0" w:space="0" w:color="auto"/>
            <w:left w:val="none" w:sz="0" w:space="0" w:color="auto"/>
            <w:bottom w:val="none" w:sz="0" w:space="0" w:color="auto"/>
            <w:right w:val="none" w:sz="0" w:space="0" w:color="auto"/>
          </w:divBdr>
        </w:div>
        <w:div w:id="248125009">
          <w:marLeft w:val="640"/>
          <w:marRight w:val="0"/>
          <w:marTop w:val="0"/>
          <w:marBottom w:val="0"/>
          <w:divBdr>
            <w:top w:val="none" w:sz="0" w:space="0" w:color="auto"/>
            <w:left w:val="none" w:sz="0" w:space="0" w:color="auto"/>
            <w:bottom w:val="none" w:sz="0" w:space="0" w:color="auto"/>
            <w:right w:val="none" w:sz="0" w:space="0" w:color="auto"/>
          </w:divBdr>
        </w:div>
        <w:div w:id="869103969">
          <w:marLeft w:val="640"/>
          <w:marRight w:val="0"/>
          <w:marTop w:val="0"/>
          <w:marBottom w:val="0"/>
          <w:divBdr>
            <w:top w:val="none" w:sz="0" w:space="0" w:color="auto"/>
            <w:left w:val="none" w:sz="0" w:space="0" w:color="auto"/>
            <w:bottom w:val="none" w:sz="0" w:space="0" w:color="auto"/>
            <w:right w:val="none" w:sz="0" w:space="0" w:color="auto"/>
          </w:divBdr>
        </w:div>
        <w:div w:id="527376384">
          <w:marLeft w:val="640"/>
          <w:marRight w:val="0"/>
          <w:marTop w:val="0"/>
          <w:marBottom w:val="0"/>
          <w:divBdr>
            <w:top w:val="none" w:sz="0" w:space="0" w:color="auto"/>
            <w:left w:val="none" w:sz="0" w:space="0" w:color="auto"/>
            <w:bottom w:val="none" w:sz="0" w:space="0" w:color="auto"/>
            <w:right w:val="none" w:sz="0" w:space="0" w:color="auto"/>
          </w:divBdr>
        </w:div>
        <w:div w:id="636568245">
          <w:marLeft w:val="640"/>
          <w:marRight w:val="0"/>
          <w:marTop w:val="0"/>
          <w:marBottom w:val="0"/>
          <w:divBdr>
            <w:top w:val="none" w:sz="0" w:space="0" w:color="auto"/>
            <w:left w:val="none" w:sz="0" w:space="0" w:color="auto"/>
            <w:bottom w:val="none" w:sz="0" w:space="0" w:color="auto"/>
            <w:right w:val="none" w:sz="0" w:space="0" w:color="auto"/>
          </w:divBdr>
        </w:div>
        <w:div w:id="974065459">
          <w:marLeft w:val="640"/>
          <w:marRight w:val="0"/>
          <w:marTop w:val="0"/>
          <w:marBottom w:val="0"/>
          <w:divBdr>
            <w:top w:val="none" w:sz="0" w:space="0" w:color="auto"/>
            <w:left w:val="none" w:sz="0" w:space="0" w:color="auto"/>
            <w:bottom w:val="none" w:sz="0" w:space="0" w:color="auto"/>
            <w:right w:val="none" w:sz="0" w:space="0" w:color="auto"/>
          </w:divBdr>
        </w:div>
        <w:div w:id="663893043">
          <w:marLeft w:val="640"/>
          <w:marRight w:val="0"/>
          <w:marTop w:val="0"/>
          <w:marBottom w:val="0"/>
          <w:divBdr>
            <w:top w:val="none" w:sz="0" w:space="0" w:color="auto"/>
            <w:left w:val="none" w:sz="0" w:space="0" w:color="auto"/>
            <w:bottom w:val="none" w:sz="0" w:space="0" w:color="auto"/>
            <w:right w:val="none" w:sz="0" w:space="0" w:color="auto"/>
          </w:divBdr>
        </w:div>
        <w:div w:id="437871389">
          <w:marLeft w:val="640"/>
          <w:marRight w:val="0"/>
          <w:marTop w:val="0"/>
          <w:marBottom w:val="0"/>
          <w:divBdr>
            <w:top w:val="none" w:sz="0" w:space="0" w:color="auto"/>
            <w:left w:val="none" w:sz="0" w:space="0" w:color="auto"/>
            <w:bottom w:val="none" w:sz="0" w:space="0" w:color="auto"/>
            <w:right w:val="none" w:sz="0" w:space="0" w:color="auto"/>
          </w:divBdr>
        </w:div>
        <w:div w:id="1913419684">
          <w:marLeft w:val="640"/>
          <w:marRight w:val="0"/>
          <w:marTop w:val="0"/>
          <w:marBottom w:val="0"/>
          <w:divBdr>
            <w:top w:val="none" w:sz="0" w:space="0" w:color="auto"/>
            <w:left w:val="none" w:sz="0" w:space="0" w:color="auto"/>
            <w:bottom w:val="none" w:sz="0" w:space="0" w:color="auto"/>
            <w:right w:val="none" w:sz="0" w:space="0" w:color="auto"/>
          </w:divBdr>
        </w:div>
        <w:div w:id="21562541">
          <w:marLeft w:val="640"/>
          <w:marRight w:val="0"/>
          <w:marTop w:val="0"/>
          <w:marBottom w:val="0"/>
          <w:divBdr>
            <w:top w:val="none" w:sz="0" w:space="0" w:color="auto"/>
            <w:left w:val="none" w:sz="0" w:space="0" w:color="auto"/>
            <w:bottom w:val="none" w:sz="0" w:space="0" w:color="auto"/>
            <w:right w:val="none" w:sz="0" w:space="0" w:color="auto"/>
          </w:divBdr>
        </w:div>
        <w:div w:id="1899122381">
          <w:marLeft w:val="640"/>
          <w:marRight w:val="0"/>
          <w:marTop w:val="0"/>
          <w:marBottom w:val="0"/>
          <w:divBdr>
            <w:top w:val="none" w:sz="0" w:space="0" w:color="auto"/>
            <w:left w:val="none" w:sz="0" w:space="0" w:color="auto"/>
            <w:bottom w:val="none" w:sz="0" w:space="0" w:color="auto"/>
            <w:right w:val="none" w:sz="0" w:space="0" w:color="auto"/>
          </w:divBdr>
        </w:div>
        <w:div w:id="815026008">
          <w:marLeft w:val="640"/>
          <w:marRight w:val="0"/>
          <w:marTop w:val="0"/>
          <w:marBottom w:val="0"/>
          <w:divBdr>
            <w:top w:val="none" w:sz="0" w:space="0" w:color="auto"/>
            <w:left w:val="none" w:sz="0" w:space="0" w:color="auto"/>
            <w:bottom w:val="none" w:sz="0" w:space="0" w:color="auto"/>
            <w:right w:val="none" w:sz="0" w:space="0" w:color="auto"/>
          </w:divBdr>
        </w:div>
        <w:div w:id="257522958">
          <w:marLeft w:val="640"/>
          <w:marRight w:val="0"/>
          <w:marTop w:val="0"/>
          <w:marBottom w:val="0"/>
          <w:divBdr>
            <w:top w:val="none" w:sz="0" w:space="0" w:color="auto"/>
            <w:left w:val="none" w:sz="0" w:space="0" w:color="auto"/>
            <w:bottom w:val="none" w:sz="0" w:space="0" w:color="auto"/>
            <w:right w:val="none" w:sz="0" w:space="0" w:color="auto"/>
          </w:divBdr>
        </w:div>
        <w:div w:id="963467421">
          <w:marLeft w:val="640"/>
          <w:marRight w:val="0"/>
          <w:marTop w:val="0"/>
          <w:marBottom w:val="0"/>
          <w:divBdr>
            <w:top w:val="none" w:sz="0" w:space="0" w:color="auto"/>
            <w:left w:val="none" w:sz="0" w:space="0" w:color="auto"/>
            <w:bottom w:val="none" w:sz="0" w:space="0" w:color="auto"/>
            <w:right w:val="none" w:sz="0" w:space="0" w:color="auto"/>
          </w:divBdr>
        </w:div>
        <w:div w:id="542012884">
          <w:marLeft w:val="640"/>
          <w:marRight w:val="0"/>
          <w:marTop w:val="0"/>
          <w:marBottom w:val="0"/>
          <w:divBdr>
            <w:top w:val="none" w:sz="0" w:space="0" w:color="auto"/>
            <w:left w:val="none" w:sz="0" w:space="0" w:color="auto"/>
            <w:bottom w:val="none" w:sz="0" w:space="0" w:color="auto"/>
            <w:right w:val="none" w:sz="0" w:space="0" w:color="auto"/>
          </w:divBdr>
        </w:div>
        <w:div w:id="1617902665">
          <w:marLeft w:val="640"/>
          <w:marRight w:val="0"/>
          <w:marTop w:val="0"/>
          <w:marBottom w:val="0"/>
          <w:divBdr>
            <w:top w:val="none" w:sz="0" w:space="0" w:color="auto"/>
            <w:left w:val="none" w:sz="0" w:space="0" w:color="auto"/>
            <w:bottom w:val="none" w:sz="0" w:space="0" w:color="auto"/>
            <w:right w:val="none" w:sz="0" w:space="0" w:color="auto"/>
          </w:divBdr>
        </w:div>
        <w:div w:id="1603294949">
          <w:marLeft w:val="640"/>
          <w:marRight w:val="0"/>
          <w:marTop w:val="0"/>
          <w:marBottom w:val="0"/>
          <w:divBdr>
            <w:top w:val="none" w:sz="0" w:space="0" w:color="auto"/>
            <w:left w:val="none" w:sz="0" w:space="0" w:color="auto"/>
            <w:bottom w:val="none" w:sz="0" w:space="0" w:color="auto"/>
            <w:right w:val="none" w:sz="0" w:space="0" w:color="auto"/>
          </w:divBdr>
        </w:div>
        <w:div w:id="520706116">
          <w:marLeft w:val="640"/>
          <w:marRight w:val="0"/>
          <w:marTop w:val="0"/>
          <w:marBottom w:val="0"/>
          <w:divBdr>
            <w:top w:val="none" w:sz="0" w:space="0" w:color="auto"/>
            <w:left w:val="none" w:sz="0" w:space="0" w:color="auto"/>
            <w:bottom w:val="none" w:sz="0" w:space="0" w:color="auto"/>
            <w:right w:val="none" w:sz="0" w:space="0" w:color="auto"/>
          </w:divBdr>
        </w:div>
        <w:div w:id="1063481690">
          <w:marLeft w:val="640"/>
          <w:marRight w:val="0"/>
          <w:marTop w:val="0"/>
          <w:marBottom w:val="0"/>
          <w:divBdr>
            <w:top w:val="none" w:sz="0" w:space="0" w:color="auto"/>
            <w:left w:val="none" w:sz="0" w:space="0" w:color="auto"/>
            <w:bottom w:val="none" w:sz="0" w:space="0" w:color="auto"/>
            <w:right w:val="none" w:sz="0" w:space="0" w:color="auto"/>
          </w:divBdr>
        </w:div>
        <w:div w:id="990213488">
          <w:marLeft w:val="640"/>
          <w:marRight w:val="0"/>
          <w:marTop w:val="0"/>
          <w:marBottom w:val="0"/>
          <w:divBdr>
            <w:top w:val="none" w:sz="0" w:space="0" w:color="auto"/>
            <w:left w:val="none" w:sz="0" w:space="0" w:color="auto"/>
            <w:bottom w:val="none" w:sz="0" w:space="0" w:color="auto"/>
            <w:right w:val="none" w:sz="0" w:space="0" w:color="auto"/>
          </w:divBdr>
        </w:div>
        <w:div w:id="1948928577">
          <w:marLeft w:val="640"/>
          <w:marRight w:val="0"/>
          <w:marTop w:val="0"/>
          <w:marBottom w:val="0"/>
          <w:divBdr>
            <w:top w:val="none" w:sz="0" w:space="0" w:color="auto"/>
            <w:left w:val="none" w:sz="0" w:space="0" w:color="auto"/>
            <w:bottom w:val="none" w:sz="0" w:space="0" w:color="auto"/>
            <w:right w:val="none" w:sz="0" w:space="0" w:color="auto"/>
          </w:divBdr>
        </w:div>
        <w:div w:id="923688551">
          <w:marLeft w:val="640"/>
          <w:marRight w:val="0"/>
          <w:marTop w:val="0"/>
          <w:marBottom w:val="0"/>
          <w:divBdr>
            <w:top w:val="none" w:sz="0" w:space="0" w:color="auto"/>
            <w:left w:val="none" w:sz="0" w:space="0" w:color="auto"/>
            <w:bottom w:val="none" w:sz="0" w:space="0" w:color="auto"/>
            <w:right w:val="none" w:sz="0" w:space="0" w:color="auto"/>
          </w:divBdr>
        </w:div>
        <w:div w:id="688333030">
          <w:marLeft w:val="640"/>
          <w:marRight w:val="0"/>
          <w:marTop w:val="0"/>
          <w:marBottom w:val="0"/>
          <w:divBdr>
            <w:top w:val="none" w:sz="0" w:space="0" w:color="auto"/>
            <w:left w:val="none" w:sz="0" w:space="0" w:color="auto"/>
            <w:bottom w:val="none" w:sz="0" w:space="0" w:color="auto"/>
            <w:right w:val="none" w:sz="0" w:space="0" w:color="auto"/>
          </w:divBdr>
        </w:div>
        <w:div w:id="829948652">
          <w:marLeft w:val="640"/>
          <w:marRight w:val="0"/>
          <w:marTop w:val="0"/>
          <w:marBottom w:val="0"/>
          <w:divBdr>
            <w:top w:val="none" w:sz="0" w:space="0" w:color="auto"/>
            <w:left w:val="none" w:sz="0" w:space="0" w:color="auto"/>
            <w:bottom w:val="none" w:sz="0" w:space="0" w:color="auto"/>
            <w:right w:val="none" w:sz="0" w:space="0" w:color="auto"/>
          </w:divBdr>
        </w:div>
        <w:div w:id="511115461">
          <w:marLeft w:val="640"/>
          <w:marRight w:val="0"/>
          <w:marTop w:val="0"/>
          <w:marBottom w:val="0"/>
          <w:divBdr>
            <w:top w:val="none" w:sz="0" w:space="0" w:color="auto"/>
            <w:left w:val="none" w:sz="0" w:space="0" w:color="auto"/>
            <w:bottom w:val="none" w:sz="0" w:space="0" w:color="auto"/>
            <w:right w:val="none" w:sz="0" w:space="0" w:color="auto"/>
          </w:divBdr>
        </w:div>
        <w:div w:id="2101943182">
          <w:marLeft w:val="640"/>
          <w:marRight w:val="0"/>
          <w:marTop w:val="0"/>
          <w:marBottom w:val="0"/>
          <w:divBdr>
            <w:top w:val="none" w:sz="0" w:space="0" w:color="auto"/>
            <w:left w:val="none" w:sz="0" w:space="0" w:color="auto"/>
            <w:bottom w:val="none" w:sz="0" w:space="0" w:color="auto"/>
            <w:right w:val="none" w:sz="0" w:space="0" w:color="auto"/>
          </w:divBdr>
        </w:div>
        <w:div w:id="582765897">
          <w:marLeft w:val="640"/>
          <w:marRight w:val="0"/>
          <w:marTop w:val="0"/>
          <w:marBottom w:val="0"/>
          <w:divBdr>
            <w:top w:val="none" w:sz="0" w:space="0" w:color="auto"/>
            <w:left w:val="none" w:sz="0" w:space="0" w:color="auto"/>
            <w:bottom w:val="none" w:sz="0" w:space="0" w:color="auto"/>
            <w:right w:val="none" w:sz="0" w:space="0" w:color="auto"/>
          </w:divBdr>
        </w:div>
        <w:div w:id="2100708570">
          <w:marLeft w:val="640"/>
          <w:marRight w:val="0"/>
          <w:marTop w:val="0"/>
          <w:marBottom w:val="0"/>
          <w:divBdr>
            <w:top w:val="none" w:sz="0" w:space="0" w:color="auto"/>
            <w:left w:val="none" w:sz="0" w:space="0" w:color="auto"/>
            <w:bottom w:val="none" w:sz="0" w:space="0" w:color="auto"/>
            <w:right w:val="none" w:sz="0" w:space="0" w:color="auto"/>
          </w:divBdr>
        </w:div>
        <w:div w:id="1912620514">
          <w:marLeft w:val="640"/>
          <w:marRight w:val="0"/>
          <w:marTop w:val="0"/>
          <w:marBottom w:val="0"/>
          <w:divBdr>
            <w:top w:val="none" w:sz="0" w:space="0" w:color="auto"/>
            <w:left w:val="none" w:sz="0" w:space="0" w:color="auto"/>
            <w:bottom w:val="none" w:sz="0" w:space="0" w:color="auto"/>
            <w:right w:val="none" w:sz="0" w:space="0" w:color="auto"/>
          </w:divBdr>
        </w:div>
        <w:div w:id="345444402">
          <w:marLeft w:val="640"/>
          <w:marRight w:val="0"/>
          <w:marTop w:val="0"/>
          <w:marBottom w:val="0"/>
          <w:divBdr>
            <w:top w:val="none" w:sz="0" w:space="0" w:color="auto"/>
            <w:left w:val="none" w:sz="0" w:space="0" w:color="auto"/>
            <w:bottom w:val="none" w:sz="0" w:space="0" w:color="auto"/>
            <w:right w:val="none" w:sz="0" w:space="0" w:color="auto"/>
          </w:divBdr>
        </w:div>
        <w:div w:id="1456635398">
          <w:marLeft w:val="640"/>
          <w:marRight w:val="0"/>
          <w:marTop w:val="0"/>
          <w:marBottom w:val="0"/>
          <w:divBdr>
            <w:top w:val="none" w:sz="0" w:space="0" w:color="auto"/>
            <w:left w:val="none" w:sz="0" w:space="0" w:color="auto"/>
            <w:bottom w:val="none" w:sz="0" w:space="0" w:color="auto"/>
            <w:right w:val="none" w:sz="0" w:space="0" w:color="auto"/>
          </w:divBdr>
        </w:div>
        <w:div w:id="1558273926">
          <w:marLeft w:val="640"/>
          <w:marRight w:val="0"/>
          <w:marTop w:val="0"/>
          <w:marBottom w:val="0"/>
          <w:divBdr>
            <w:top w:val="none" w:sz="0" w:space="0" w:color="auto"/>
            <w:left w:val="none" w:sz="0" w:space="0" w:color="auto"/>
            <w:bottom w:val="none" w:sz="0" w:space="0" w:color="auto"/>
            <w:right w:val="none" w:sz="0" w:space="0" w:color="auto"/>
          </w:divBdr>
        </w:div>
        <w:div w:id="1285040330">
          <w:marLeft w:val="640"/>
          <w:marRight w:val="0"/>
          <w:marTop w:val="0"/>
          <w:marBottom w:val="0"/>
          <w:divBdr>
            <w:top w:val="none" w:sz="0" w:space="0" w:color="auto"/>
            <w:left w:val="none" w:sz="0" w:space="0" w:color="auto"/>
            <w:bottom w:val="none" w:sz="0" w:space="0" w:color="auto"/>
            <w:right w:val="none" w:sz="0" w:space="0" w:color="auto"/>
          </w:divBdr>
        </w:div>
        <w:div w:id="1758403956">
          <w:marLeft w:val="640"/>
          <w:marRight w:val="0"/>
          <w:marTop w:val="0"/>
          <w:marBottom w:val="0"/>
          <w:divBdr>
            <w:top w:val="none" w:sz="0" w:space="0" w:color="auto"/>
            <w:left w:val="none" w:sz="0" w:space="0" w:color="auto"/>
            <w:bottom w:val="none" w:sz="0" w:space="0" w:color="auto"/>
            <w:right w:val="none" w:sz="0" w:space="0" w:color="auto"/>
          </w:divBdr>
        </w:div>
        <w:div w:id="1864323194">
          <w:marLeft w:val="640"/>
          <w:marRight w:val="0"/>
          <w:marTop w:val="0"/>
          <w:marBottom w:val="0"/>
          <w:divBdr>
            <w:top w:val="none" w:sz="0" w:space="0" w:color="auto"/>
            <w:left w:val="none" w:sz="0" w:space="0" w:color="auto"/>
            <w:bottom w:val="none" w:sz="0" w:space="0" w:color="auto"/>
            <w:right w:val="none" w:sz="0" w:space="0" w:color="auto"/>
          </w:divBdr>
        </w:div>
        <w:div w:id="2073501446">
          <w:marLeft w:val="640"/>
          <w:marRight w:val="0"/>
          <w:marTop w:val="0"/>
          <w:marBottom w:val="0"/>
          <w:divBdr>
            <w:top w:val="none" w:sz="0" w:space="0" w:color="auto"/>
            <w:left w:val="none" w:sz="0" w:space="0" w:color="auto"/>
            <w:bottom w:val="none" w:sz="0" w:space="0" w:color="auto"/>
            <w:right w:val="none" w:sz="0" w:space="0" w:color="auto"/>
          </w:divBdr>
        </w:div>
        <w:div w:id="1160078894">
          <w:marLeft w:val="640"/>
          <w:marRight w:val="0"/>
          <w:marTop w:val="0"/>
          <w:marBottom w:val="0"/>
          <w:divBdr>
            <w:top w:val="none" w:sz="0" w:space="0" w:color="auto"/>
            <w:left w:val="none" w:sz="0" w:space="0" w:color="auto"/>
            <w:bottom w:val="none" w:sz="0" w:space="0" w:color="auto"/>
            <w:right w:val="none" w:sz="0" w:space="0" w:color="auto"/>
          </w:divBdr>
        </w:div>
        <w:div w:id="635916919">
          <w:marLeft w:val="640"/>
          <w:marRight w:val="0"/>
          <w:marTop w:val="0"/>
          <w:marBottom w:val="0"/>
          <w:divBdr>
            <w:top w:val="none" w:sz="0" w:space="0" w:color="auto"/>
            <w:left w:val="none" w:sz="0" w:space="0" w:color="auto"/>
            <w:bottom w:val="none" w:sz="0" w:space="0" w:color="auto"/>
            <w:right w:val="none" w:sz="0" w:space="0" w:color="auto"/>
          </w:divBdr>
        </w:div>
        <w:div w:id="906915899">
          <w:marLeft w:val="640"/>
          <w:marRight w:val="0"/>
          <w:marTop w:val="0"/>
          <w:marBottom w:val="0"/>
          <w:divBdr>
            <w:top w:val="none" w:sz="0" w:space="0" w:color="auto"/>
            <w:left w:val="none" w:sz="0" w:space="0" w:color="auto"/>
            <w:bottom w:val="none" w:sz="0" w:space="0" w:color="auto"/>
            <w:right w:val="none" w:sz="0" w:space="0" w:color="auto"/>
          </w:divBdr>
        </w:div>
        <w:div w:id="762459803">
          <w:marLeft w:val="640"/>
          <w:marRight w:val="0"/>
          <w:marTop w:val="0"/>
          <w:marBottom w:val="0"/>
          <w:divBdr>
            <w:top w:val="none" w:sz="0" w:space="0" w:color="auto"/>
            <w:left w:val="none" w:sz="0" w:space="0" w:color="auto"/>
            <w:bottom w:val="none" w:sz="0" w:space="0" w:color="auto"/>
            <w:right w:val="none" w:sz="0" w:space="0" w:color="auto"/>
          </w:divBdr>
        </w:div>
        <w:div w:id="1735468764">
          <w:marLeft w:val="640"/>
          <w:marRight w:val="0"/>
          <w:marTop w:val="0"/>
          <w:marBottom w:val="0"/>
          <w:divBdr>
            <w:top w:val="none" w:sz="0" w:space="0" w:color="auto"/>
            <w:left w:val="none" w:sz="0" w:space="0" w:color="auto"/>
            <w:bottom w:val="none" w:sz="0" w:space="0" w:color="auto"/>
            <w:right w:val="none" w:sz="0" w:space="0" w:color="auto"/>
          </w:divBdr>
        </w:div>
        <w:div w:id="1473056026">
          <w:marLeft w:val="640"/>
          <w:marRight w:val="0"/>
          <w:marTop w:val="0"/>
          <w:marBottom w:val="0"/>
          <w:divBdr>
            <w:top w:val="none" w:sz="0" w:space="0" w:color="auto"/>
            <w:left w:val="none" w:sz="0" w:space="0" w:color="auto"/>
            <w:bottom w:val="none" w:sz="0" w:space="0" w:color="auto"/>
            <w:right w:val="none" w:sz="0" w:space="0" w:color="auto"/>
          </w:divBdr>
        </w:div>
        <w:div w:id="964041875">
          <w:marLeft w:val="640"/>
          <w:marRight w:val="0"/>
          <w:marTop w:val="0"/>
          <w:marBottom w:val="0"/>
          <w:divBdr>
            <w:top w:val="none" w:sz="0" w:space="0" w:color="auto"/>
            <w:left w:val="none" w:sz="0" w:space="0" w:color="auto"/>
            <w:bottom w:val="none" w:sz="0" w:space="0" w:color="auto"/>
            <w:right w:val="none" w:sz="0" w:space="0" w:color="auto"/>
          </w:divBdr>
        </w:div>
        <w:div w:id="1115103186">
          <w:marLeft w:val="640"/>
          <w:marRight w:val="0"/>
          <w:marTop w:val="0"/>
          <w:marBottom w:val="0"/>
          <w:divBdr>
            <w:top w:val="none" w:sz="0" w:space="0" w:color="auto"/>
            <w:left w:val="none" w:sz="0" w:space="0" w:color="auto"/>
            <w:bottom w:val="none" w:sz="0" w:space="0" w:color="auto"/>
            <w:right w:val="none" w:sz="0" w:space="0" w:color="auto"/>
          </w:divBdr>
        </w:div>
        <w:div w:id="1389764161">
          <w:marLeft w:val="640"/>
          <w:marRight w:val="0"/>
          <w:marTop w:val="0"/>
          <w:marBottom w:val="0"/>
          <w:divBdr>
            <w:top w:val="none" w:sz="0" w:space="0" w:color="auto"/>
            <w:left w:val="none" w:sz="0" w:space="0" w:color="auto"/>
            <w:bottom w:val="none" w:sz="0" w:space="0" w:color="auto"/>
            <w:right w:val="none" w:sz="0" w:space="0" w:color="auto"/>
          </w:divBdr>
        </w:div>
        <w:div w:id="684675614">
          <w:marLeft w:val="640"/>
          <w:marRight w:val="0"/>
          <w:marTop w:val="0"/>
          <w:marBottom w:val="0"/>
          <w:divBdr>
            <w:top w:val="none" w:sz="0" w:space="0" w:color="auto"/>
            <w:left w:val="none" w:sz="0" w:space="0" w:color="auto"/>
            <w:bottom w:val="none" w:sz="0" w:space="0" w:color="auto"/>
            <w:right w:val="none" w:sz="0" w:space="0" w:color="auto"/>
          </w:divBdr>
        </w:div>
        <w:div w:id="1546867122">
          <w:marLeft w:val="640"/>
          <w:marRight w:val="0"/>
          <w:marTop w:val="0"/>
          <w:marBottom w:val="0"/>
          <w:divBdr>
            <w:top w:val="none" w:sz="0" w:space="0" w:color="auto"/>
            <w:left w:val="none" w:sz="0" w:space="0" w:color="auto"/>
            <w:bottom w:val="none" w:sz="0" w:space="0" w:color="auto"/>
            <w:right w:val="none" w:sz="0" w:space="0" w:color="auto"/>
          </w:divBdr>
        </w:div>
        <w:div w:id="979384822">
          <w:marLeft w:val="640"/>
          <w:marRight w:val="0"/>
          <w:marTop w:val="0"/>
          <w:marBottom w:val="0"/>
          <w:divBdr>
            <w:top w:val="none" w:sz="0" w:space="0" w:color="auto"/>
            <w:left w:val="none" w:sz="0" w:space="0" w:color="auto"/>
            <w:bottom w:val="none" w:sz="0" w:space="0" w:color="auto"/>
            <w:right w:val="none" w:sz="0" w:space="0" w:color="auto"/>
          </w:divBdr>
        </w:div>
        <w:div w:id="1006134517">
          <w:marLeft w:val="640"/>
          <w:marRight w:val="0"/>
          <w:marTop w:val="0"/>
          <w:marBottom w:val="0"/>
          <w:divBdr>
            <w:top w:val="none" w:sz="0" w:space="0" w:color="auto"/>
            <w:left w:val="none" w:sz="0" w:space="0" w:color="auto"/>
            <w:bottom w:val="none" w:sz="0" w:space="0" w:color="auto"/>
            <w:right w:val="none" w:sz="0" w:space="0" w:color="auto"/>
          </w:divBdr>
        </w:div>
        <w:div w:id="933904647">
          <w:marLeft w:val="640"/>
          <w:marRight w:val="0"/>
          <w:marTop w:val="0"/>
          <w:marBottom w:val="0"/>
          <w:divBdr>
            <w:top w:val="none" w:sz="0" w:space="0" w:color="auto"/>
            <w:left w:val="none" w:sz="0" w:space="0" w:color="auto"/>
            <w:bottom w:val="none" w:sz="0" w:space="0" w:color="auto"/>
            <w:right w:val="none" w:sz="0" w:space="0" w:color="auto"/>
          </w:divBdr>
        </w:div>
        <w:div w:id="981272128">
          <w:marLeft w:val="640"/>
          <w:marRight w:val="0"/>
          <w:marTop w:val="0"/>
          <w:marBottom w:val="0"/>
          <w:divBdr>
            <w:top w:val="none" w:sz="0" w:space="0" w:color="auto"/>
            <w:left w:val="none" w:sz="0" w:space="0" w:color="auto"/>
            <w:bottom w:val="none" w:sz="0" w:space="0" w:color="auto"/>
            <w:right w:val="none" w:sz="0" w:space="0" w:color="auto"/>
          </w:divBdr>
        </w:div>
        <w:div w:id="1163550175">
          <w:marLeft w:val="640"/>
          <w:marRight w:val="0"/>
          <w:marTop w:val="0"/>
          <w:marBottom w:val="0"/>
          <w:divBdr>
            <w:top w:val="none" w:sz="0" w:space="0" w:color="auto"/>
            <w:left w:val="none" w:sz="0" w:space="0" w:color="auto"/>
            <w:bottom w:val="none" w:sz="0" w:space="0" w:color="auto"/>
            <w:right w:val="none" w:sz="0" w:space="0" w:color="auto"/>
          </w:divBdr>
        </w:div>
        <w:div w:id="1641376026">
          <w:marLeft w:val="640"/>
          <w:marRight w:val="0"/>
          <w:marTop w:val="0"/>
          <w:marBottom w:val="0"/>
          <w:divBdr>
            <w:top w:val="none" w:sz="0" w:space="0" w:color="auto"/>
            <w:left w:val="none" w:sz="0" w:space="0" w:color="auto"/>
            <w:bottom w:val="none" w:sz="0" w:space="0" w:color="auto"/>
            <w:right w:val="none" w:sz="0" w:space="0" w:color="auto"/>
          </w:divBdr>
        </w:div>
        <w:div w:id="555359394">
          <w:marLeft w:val="640"/>
          <w:marRight w:val="0"/>
          <w:marTop w:val="0"/>
          <w:marBottom w:val="0"/>
          <w:divBdr>
            <w:top w:val="none" w:sz="0" w:space="0" w:color="auto"/>
            <w:left w:val="none" w:sz="0" w:space="0" w:color="auto"/>
            <w:bottom w:val="none" w:sz="0" w:space="0" w:color="auto"/>
            <w:right w:val="none" w:sz="0" w:space="0" w:color="auto"/>
          </w:divBdr>
        </w:div>
        <w:div w:id="285819012">
          <w:marLeft w:val="640"/>
          <w:marRight w:val="0"/>
          <w:marTop w:val="0"/>
          <w:marBottom w:val="0"/>
          <w:divBdr>
            <w:top w:val="none" w:sz="0" w:space="0" w:color="auto"/>
            <w:left w:val="none" w:sz="0" w:space="0" w:color="auto"/>
            <w:bottom w:val="none" w:sz="0" w:space="0" w:color="auto"/>
            <w:right w:val="none" w:sz="0" w:space="0" w:color="auto"/>
          </w:divBdr>
        </w:div>
        <w:div w:id="481779102">
          <w:marLeft w:val="640"/>
          <w:marRight w:val="0"/>
          <w:marTop w:val="0"/>
          <w:marBottom w:val="0"/>
          <w:divBdr>
            <w:top w:val="none" w:sz="0" w:space="0" w:color="auto"/>
            <w:left w:val="none" w:sz="0" w:space="0" w:color="auto"/>
            <w:bottom w:val="none" w:sz="0" w:space="0" w:color="auto"/>
            <w:right w:val="none" w:sz="0" w:space="0" w:color="auto"/>
          </w:divBdr>
        </w:div>
        <w:div w:id="419378634">
          <w:marLeft w:val="640"/>
          <w:marRight w:val="0"/>
          <w:marTop w:val="0"/>
          <w:marBottom w:val="0"/>
          <w:divBdr>
            <w:top w:val="none" w:sz="0" w:space="0" w:color="auto"/>
            <w:left w:val="none" w:sz="0" w:space="0" w:color="auto"/>
            <w:bottom w:val="none" w:sz="0" w:space="0" w:color="auto"/>
            <w:right w:val="none" w:sz="0" w:space="0" w:color="auto"/>
          </w:divBdr>
        </w:div>
        <w:div w:id="805898620">
          <w:marLeft w:val="640"/>
          <w:marRight w:val="0"/>
          <w:marTop w:val="0"/>
          <w:marBottom w:val="0"/>
          <w:divBdr>
            <w:top w:val="none" w:sz="0" w:space="0" w:color="auto"/>
            <w:left w:val="none" w:sz="0" w:space="0" w:color="auto"/>
            <w:bottom w:val="none" w:sz="0" w:space="0" w:color="auto"/>
            <w:right w:val="none" w:sz="0" w:space="0" w:color="auto"/>
          </w:divBdr>
        </w:div>
        <w:div w:id="1511095816">
          <w:marLeft w:val="640"/>
          <w:marRight w:val="0"/>
          <w:marTop w:val="0"/>
          <w:marBottom w:val="0"/>
          <w:divBdr>
            <w:top w:val="none" w:sz="0" w:space="0" w:color="auto"/>
            <w:left w:val="none" w:sz="0" w:space="0" w:color="auto"/>
            <w:bottom w:val="none" w:sz="0" w:space="0" w:color="auto"/>
            <w:right w:val="none" w:sz="0" w:space="0" w:color="auto"/>
          </w:divBdr>
        </w:div>
        <w:div w:id="797842857">
          <w:marLeft w:val="640"/>
          <w:marRight w:val="0"/>
          <w:marTop w:val="0"/>
          <w:marBottom w:val="0"/>
          <w:divBdr>
            <w:top w:val="none" w:sz="0" w:space="0" w:color="auto"/>
            <w:left w:val="none" w:sz="0" w:space="0" w:color="auto"/>
            <w:bottom w:val="none" w:sz="0" w:space="0" w:color="auto"/>
            <w:right w:val="none" w:sz="0" w:space="0" w:color="auto"/>
          </w:divBdr>
        </w:div>
        <w:div w:id="1541161187">
          <w:marLeft w:val="640"/>
          <w:marRight w:val="0"/>
          <w:marTop w:val="0"/>
          <w:marBottom w:val="0"/>
          <w:divBdr>
            <w:top w:val="none" w:sz="0" w:space="0" w:color="auto"/>
            <w:left w:val="none" w:sz="0" w:space="0" w:color="auto"/>
            <w:bottom w:val="none" w:sz="0" w:space="0" w:color="auto"/>
            <w:right w:val="none" w:sz="0" w:space="0" w:color="auto"/>
          </w:divBdr>
        </w:div>
        <w:div w:id="1812139565">
          <w:marLeft w:val="640"/>
          <w:marRight w:val="0"/>
          <w:marTop w:val="0"/>
          <w:marBottom w:val="0"/>
          <w:divBdr>
            <w:top w:val="none" w:sz="0" w:space="0" w:color="auto"/>
            <w:left w:val="none" w:sz="0" w:space="0" w:color="auto"/>
            <w:bottom w:val="none" w:sz="0" w:space="0" w:color="auto"/>
            <w:right w:val="none" w:sz="0" w:space="0" w:color="auto"/>
          </w:divBdr>
        </w:div>
        <w:div w:id="1848247036">
          <w:marLeft w:val="640"/>
          <w:marRight w:val="0"/>
          <w:marTop w:val="0"/>
          <w:marBottom w:val="0"/>
          <w:divBdr>
            <w:top w:val="none" w:sz="0" w:space="0" w:color="auto"/>
            <w:left w:val="none" w:sz="0" w:space="0" w:color="auto"/>
            <w:bottom w:val="none" w:sz="0" w:space="0" w:color="auto"/>
            <w:right w:val="none" w:sz="0" w:space="0" w:color="auto"/>
          </w:divBdr>
        </w:div>
        <w:div w:id="275798807">
          <w:marLeft w:val="640"/>
          <w:marRight w:val="0"/>
          <w:marTop w:val="0"/>
          <w:marBottom w:val="0"/>
          <w:divBdr>
            <w:top w:val="none" w:sz="0" w:space="0" w:color="auto"/>
            <w:left w:val="none" w:sz="0" w:space="0" w:color="auto"/>
            <w:bottom w:val="none" w:sz="0" w:space="0" w:color="auto"/>
            <w:right w:val="none" w:sz="0" w:space="0" w:color="auto"/>
          </w:divBdr>
        </w:div>
        <w:div w:id="763960726">
          <w:marLeft w:val="640"/>
          <w:marRight w:val="0"/>
          <w:marTop w:val="0"/>
          <w:marBottom w:val="0"/>
          <w:divBdr>
            <w:top w:val="none" w:sz="0" w:space="0" w:color="auto"/>
            <w:left w:val="none" w:sz="0" w:space="0" w:color="auto"/>
            <w:bottom w:val="none" w:sz="0" w:space="0" w:color="auto"/>
            <w:right w:val="none" w:sz="0" w:space="0" w:color="auto"/>
          </w:divBdr>
        </w:div>
        <w:div w:id="499080240">
          <w:marLeft w:val="640"/>
          <w:marRight w:val="0"/>
          <w:marTop w:val="0"/>
          <w:marBottom w:val="0"/>
          <w:divBdr>
            <w:top w:val="none" w:sz="0" w:space="0" w:color="auto"/>
            <w:left w:val="none" w:sz="0" w:space="0" w:color="auto"/>
            <w:bottom w:val="none" w:sz="0" w:space="0" w:color="auto"/>
            <w:right w:val="none" w:sz="0" w:space="0" w:color="auto"/>
          </w:divBdr>
        </w:div>
        <w:div w:id="772281431">
          <w:marLeft w:val="640"/>
          <w:marRight w:val="0"/>
          <w:marTop w:val="0"/>
          <w:marBottom w:val="0"/>
          <w:divBdr>
            <w:top w:val="none" w:sz="0" w:space="0" w:color="auto"/>
            <w:left w:val="none" w:sz="0" w:space="0" w:color="auto"/>
            <w:bottom w:val="none" w:sz="0" w:space="0" w:color="auto"/>
            <w:right w:val="none" w:sz="0" w:space="0" w:color="auto"/>
          </w:divBdr>
        </w:div>
        <w:div w:id="1266886099">
          <w:marLeft w:val="640"/>
          <w:marRight w:val="0"/>
          <w:marTop w:val="0"/>
          <w:marBottom w:val="0"/>
          <w:divBdr>
            <w:top w:val="none" w:sz="0" w:space="0" w:color="auto"/>
            <w:left w:val="none" w:sz="0" w:space="0" w:color="auto"/>
            <w:bottom w:val="none" w:sz="0" w:space="0" w:color="auto"/>
            <w:right w:val="none" w:sz="0" w:space="0" w:color="auto"/>
          </w:divBdr>
        </w:div>
        <w:div w:id="710685718">
          <w:marLeft w:val="640"/>
          <w:marRight w:val="0"/>
          <w:marTop w:val="0"/>
          <w:marBottom w:val="0"/>
          <w:divBdr>
            <w:top w:val="none" w:sz="0" w:space="0" w:color="auto"/>
            <w:left w:val="none" w:sz="0" w:space="0" w:color="auto"/>
            <w:bottom w:val="none" w:sz="0" w:space="0" w:color="auto"/>
            <w:right w:val="none" w:sz="0" w:space="0" w:color="auto"/>
          </w:divBdr>
        </w:div>
        <w:div w:id="1428161467">
          <w:marLeft w:val="640"/>
          <w:marRight w:val="0"/>
          <w:marTop w:val="0"/>
          <w:marBottom w:val="0"/>
          <w:divBdr>
            <w:top w:val="none" w:sz="0" w:space="0" w:color="auto"/>
            <w:left w:val="none" w:sz="0" w:space="0" w:color="auto"/>
            <w:bottom w:val="none" w:sz="0" w:space="0" w:color="auto"/>
            <w:right w:val="none" w:sz="0" w:space="0" w:color="auto"/>
          </w:divBdr>
        </w:div>
        <w:div w:id="451482438">
          <w:marLeft w:val="640"/>
          <w:marRight w:val="0"/>
          <w:marTop w:val="0"/>
          <w:marBottom w:val="0"/>
          <w:divBdr>
            <w:top w:val="none" w:sz="0" w:space="0" w:color="auto"/>
            <w:left w:val="none" w:sz="0" w:space="0" w:color="auto"/>
            <w:bottom w:val="none" w:sz="0" w:space="0" w:color="auto"/>
            <w:right w:val="none" w:sz="0" w:space="0" w:color="auto"/>
          </w:divBdr>
        </w:div>
        <w:div w:id="2029480877">
          <w:marLeft w:val="640"/>
          <w:marRight w:val="0"/>
          <w:marTop w:val="0"/>
          <w:marBottom w:val="0"/>
          <w:divBdr>
            <w:top w:val="none" w:sz="0" w:space="0" w:color="auto"/>
            <w:left w:val="none" w:sz="0" w:space="0" w:color="auto"/>
            <w:bottom w:val="none" w:sz="0" w:space="0" w:color="auto"/>
            <w:right w:val="none" w:sz="0" w:space="0" w:color="auto"/>
          </w:divBdr>
        </w:div>
        <w:div w:id="105464602">
          <w:marLeft w:val="640"/>
          <w:marRight w:val="0"/>
          <w:marTop w:val="0"/>
          <w:marBottom w:val="0"/>
          <w:divBdr>
            <w:top w:val="none" w:sz="0" w:space="0" w:color="auto"/>
            <w:left w:val="none" w:sz="0" w:space="0" w:color="auto"/>
            <w:bottom w:val="none" w:sz="0" w:space="0" w:color="auto"/>
            <w:right w:val="none" w:sz="0" w:space="0" w:color="auto"/>
          </w:divBdr>
        </w:div>
        <w:div w:id="1507818189">
          <w:marLeft w:val="640"/>
          <w:marRight w:val="0"/>
          <w:marTop w:val="0"/>
          <w:marBottom w:val="0"/>
          <w:divBdr>
            <w:top w:val="none" w:sz="0" w:space="0" w:color="auto"/>
            <w:left w:val="none" w:sz="0" w:space="0" w:color="auto"/>
            <w:bottom w:val="none" w:sz="0" w:space="0" w:color="auto"/>
            <w:right w:val="none" w:sz="0" w:space="0" w:color="auto"/>
          </w:divBdr>
        </w:div>
        <w:div w:id="729116173">
          <w:marLeft w:val="640"/>
          <w:marRight w:val="0"/>
          <w:marTop w:val="0"/>
          <w:marBottom w:val="0"/>
          <w:divBdr>
            <w:top w:val="none" w:sz="0" w:space="0" w:color="auto"/>
            <w:left w:val="none" w:sz="0" w:space="0" w:color="auto"/>
            <w:bottom w:val="none" w:sz="0" w:space="0" w:color="auto"/>
            <w:right w:val="none" w:sz="0" w:space="0" w:color="auto"/>
          </w:divBdr>
        </w:div>
        <w:div w:id="59835958">
          <w:marLeft w:val="640"/>
          <w:marRight w:val="0"/>
          <w:marTop w:val="0"/>
          <w:marBottom w:val="0"/>
          <w:divBdr>
            <w:top w:val="none" w:sz="0" w:space="0" w:color="auto"/>
            <w:left w:val="none" w:sz="0" w:space="0" w:color="auto"/>
            <w:bottom w:val="none" w:sz="0" w:space="0" w:color="auto"/>
            <w:right w:val="none" w:sz="0" w:space="0" w:color="auto"/>
          </w:divBdr>
        </w:div>
        <w:div w:id="1344823724">
          <w:marLeft w:val="640"/>
          <w:marRight w:val="0"/>
          <w:marTop w:val="0"/>
          <w:marBottom w:val="0"/>
          <w:divBdr>
            <w:top w:val="none" w:sz="0" w:space="0" w:color="auto"/>
            <w:left w:val="none" w:sz="0" w:space="0" w:color="auto"/>
            <w:bottom w:val="none" w:sz="0" w:space="0" w:color="auto"/>
            <w:right w:val="none" w:sz="0" w:space="0" w:color="auto"/>
          </w:divBdr>
        </w:div>
        <w:div w:id="510098446">
          <w:marLeft w:val="640"/>
          <w:marRight w:val="0"/>
          <w:marTop w:val="0"/>
          <w:marBottom w:val="0"/>
          <w:divBdr>
            <w:top w:val="none" w:sz="0" w:space="0" w:color="auto"/>
            <w:left w:val="none" w:sz="0" w:space="0" w:color="auto"/>
            <w:bottom w:val="none" w:sz="0" w:space="0" w:color="auto"/>
            <w:right w:val="none" w:sz="0" w:space="0" w:color="auto"/>
          </w:divBdr>
        </w:div>
        <w:div w:id="1494565700">
          <w:marLeft w:val="640"/>
          <w:marRight w:val="0"/>
          <w:marTop w:val="0"/>
          <w:marBottom w:val="0"/>
          <w:divBdr>
            <w:top w:val="none" w:sz="0" w:space="0" w:color="auto"/>
            <w:left w:val="none" w:sz="0" w:space="0" w:color="auto"/>
            <w:bottom w:val="none" w:sz="0" w:space="0" w:color="auto"/>
            <w:right w:val="none" w:sz="0" w:space="0" w:color="auto"/>
          </w:divBdr>
        </w:div>
        <w:div w:id="571085464">
          <w:marLeft w:val="640"/>
          <w:marRight w:val="0"/>
          <w:marTop w:val="0"/>
          <w:marBottom w:val="0"/>
          <w:divBdr>
            <w:top w:val="none" w:sz="0" w:space="0" w:color="auto"/>
            <w:left w:val="none" w:sz="0" w:space="0" w:color="auto"/>
            <w:bottom w:val="none" w:sz="0" w:space="0" w:color="auto"/>
            <w:right w:val="none" w:sz="0" w:space="0" w:color="auto"/>
          </w:divBdr>
        </w:div>
        <w:div w:id="1333337731">
          <w:marLeft w:val="640"/>
          <w:marRight w:val="0"/>
          <w:marTop w:val="0"/>
          <w:marBottom w:val="0"/>
          <w:divBdr>
            <w:top w:val="none" w:sz="0" w:space="0" w:color="auto"/>
            <w:left w:val="none" w:sz="0" w:space="0" w:color="auto"/>
            <w:bottom w:val="none" w:sz="0" w:space="0" w:color="auto"/>
            <w:right w:val="none" w:sz="0" w:space="0" w:color="auto"/>
          </w:divBdr>
        </w:div>
        <w:div w:id="216358889">
          <w:marLeft w:val="640"/>
          <w:marRight w:val="0"/>
          <w:marTop w:val="0"/>
          <w:marBottom w:val="0"/>
          <w:divBdr>
            <w:top w:val="none" w:sz="0" w:space="0" w:color="auto"/>
            <w:left w:val="none" w:sz="0" w:space="0" w:color="auto"/>
            <w:bottom w:val="none" w:sz="0" w:space="0" w:color="auto"/>
            <w:right w:val="none" w:sz="0" w:space="0" w:color="auto"/>
          </w:divBdr>
        </w:div>
        <w:div w:id="10038268">
          <w:marLeft w:val="640"/>
          <w:marRight w:val="0"/>
          <w:marTop w:val="0"/>
          <w:marBottom w:val="0"/>
          <w:divBdr>
            <w:top w:val="none" w:sz="0" w:space="0" w:color="auto"/>
            <w:left w:val="none" w:sz="0" w:space="0" w:color="auto"/>
            <w:bottom w:val="none" w:sz="0" w:space="0" w:color="auto"/>
            <w:right w:val="none" w:sz="0" w:space="0" w:color="auto"/>
          </w:divBdr>
        </w:div>
        <w:div w:id="1711832851">
          <w:marLeft w:val="640"/>
          <w:marRight w:val="0"/>
          <w:marTop w:val="0"/>
          <w:marBottom w:val="0"/>
          <w:divBdr>
            <w:top w:val="none" w:sz="0" w:space="0" w:color="auto"/>
            <w:left w:val="none" w:sz="0" w:space="0" w:color="auto"/>
            <w:bottom w:val="none" w:sz="0" w:space="0" w:color="auto"/>
            <w:right w:val="none" w:sz="0" w:space="0" w:color="auto"/>
          </w:divBdr>
        </w:div>
        <w:div w:id="470437946">
          <w:marLeft w:val="640"/>
          <w:marRight w:val="0"/>
          <w:marTop w:val="0"/>
          <w:marBottom w:val="0"/>
          <w:divBdr>
            <w:top w:val="none" w:sz="0" w:space="0" w:color="auto"/>
            <w:left w:val="none" w:sz="0" w:space="0" w:color="auto"/>
            <w:bottom w:val="none" w:sz="0" w:space="0" w:color="auto"/>
            <w:right w:val="none" w:sz="0" w:space="0" w:color="auto"/>
          </w:divBdr>
        </w:div>
        <w:div w:id="1746680400">
          <w:marLeft w:val="640"/>
          <w:marRight w:val="0"/>
          <w:marTop w:val="0"/>
          <w:marBottom w:val="0"/>
          <w:divBdr>
            <w:top w:val="none" w:sz="0" w:space="0" w:color="auto"/>
            <w:left w:val="none" w:sz="0" w:space="0" w:color="auto"/>
            <w:bottom w:val="none" w:sz="0" w:space="0" w:color="auto"/>
            <w:right w:val="none" w:sz="0" w:space="0" w:color="auto"/>
          </w:divBdr>
        </w:div>
        <w:div w:id="699816825">
          <w:marLeft w:val="640"/>
          <w:marRight w:val="0"/>
          <w:marTop w:val="0"/>
          <w:marBottom w:val="0"/>
          <w:divBdr>
            <w:top w:val="none" w:sz="0" w:space="0" w:color="auto"/>
            <w:left w:val="none" w:sz="0" w:space="0" w:color="auto"/>
            <w:bottom w:val="none" w:sz="0" w:space="0" w:color="auto"/>
            <w:right w:val="none" w:sz="0" w:space="0" w:color="auto"/>
          </w:divBdr>
        </w:div>
        <w:div w:id="1472601014">
          <w:marLeft w:val="640"/>
          <w:marRight w:val="0"/>
          <w:marTop w:val="0"/>
          <w:marBottom w:val="0"/>
          <w:divBdr>
            <w:top w:val="none" w:sz="0" w:space="0" w:color="auto"/>
            <w:left w:val="none" w:sz="0" w:space="0" w:color="auto"/>
            <w:bottom w:val="none" w:sz="0" w:space="0" w:color="auto"/>
            <w:right w:val="none" w:sz="0" w:space="0" w:color="auto"/>
          </w:divBdr>
        </w:div>
        <w:div w:id="771169604">
          <w:marLeft w:val="640"/>
          <w:marRight w:val="0"/>
          <w:marTop w:val="0"/>
          <w:marBottom w:val="0"/>
          <w:divBdr>
            <w:top w:val="none" w:sz="0" w:space="0" w:color="auto"/>
            <w:left w:val="none" w:sz="0" w:space="0" w:color="auto"/>
            <w:bottom w:val="none" w:sz="0" w:space="0" w:color="auto"/>
            <w:right w:val="none" w:sz="0" w:space="0" w:color="auto"/>
          </w:divBdr>
        </w:div>
        <w:div w:id="1269236260">
          <w:marLeft w:val="640"/>
          <w:marRight w:val="0"/>
          <w:marTop w:val="0"/>
          <w:marBottom w:val="0"/>
          <w:divBdr>
            <w:top w:val="none" w:sz="0" w:space="0" w:color="auto"/>
            <w:left w:val="none" w:sz="0" w:space="0" w:color="auto"/>
            <w:bottom w:val="none" w:sz="0" w:space="0" w:color="auto"/>
            <w:right w:val="none" w:sz="0" w:space="0" w:color="auto"/>
          </w:divBdr>
        </w:div>
        <w:div w:id="848637869">
          <w:marLeft w:val="640"/>
          <w:marRight w:val="0"/>
          <w:marTop w:val="0"/>
          <w:marBottom w:val="0"/>
          <w:divBdr>
            <w:top w:val="none" w:sz="0" w:space="0" w:color="auto"/>
            <w:left w:val="none" w:sz="0" w:space="0" w:color="auto"/>
            <w:bottom w:val="none" w:sz="0" w:space="0" w:color="auto"/>
            <w:right w:val="none" w:sz="0" w:space="0" w:color="auto"/>
          </w:divBdr>
        </w:div>
        <w:div w:id="514805447">
          <w:marLeft w:val="640"/>
          <w:marRight w:val="0"/>
          <w:marTop w:val="0"/>
          <w:marBottom w:val="0"/>
          <w:divBdr>
            <w:top w:val="none" w:sz="0" w:space="0" w:color="auto"/>
            <w:left w:val="none" w:sz="0" w:space="0" w:color="auto"/>
            <w:bottom w:val="none" w:sz="0" w:space="0" w:color="auto"/>
            <w:right w:val="none" w:sz="0" w:space="0" w:color="auto"/>
          </w:divBdr>
        </w:div>
        <w:div w:id="1430157156">
          <w:marLeft w:val="640"/>
          <w:marRight w:val="0"/>
          <w:marTop w:val="0"/>
          <w:marBottom w:val="0"/>
          <w:divBdr>
            <w:top w:val="none" w:sz="0" w:space="0" w:color="auto"/>
            <w:left w:val="none" w:sz="0" w:space="0" w:color="auto"/>
            <w:bottom w:val="none" w:sz="0" w:space="0" w:color="auto"/>
            <w:right w:val="none" w:sz="0" w:space="0" w:color="auto"/>
          </w:divBdr>
        </w:div>
        <w:div w:id="1965043963">
          <w:marLeft w:val="640"/>
          <w:marRight w:val="0"/>
          <w:marTop w:val="0"/>
          <w:marBottom w:val="0"/>
          <w:divBdr>
            <w:top w:val="none" w:sz="0" w:space="0" w:color="auto"/>
            <w:left w:val="none" w:sz="0" w:space="0" w:color="auto"/>
            <w:bottom w:val="none" w:sz="0" w:space="0" w:color="auto"/>
            <w:right w:val="none" w:sz="0" w:space="0" w:color="auto"/>
          </w:divBdr>
        </w:div>
        <w:div w:id="891698677">
          <w:marLeft w:val="640"/>
          <w:marRight w:val="0"/>
          <w:marTop w:val="0"/>
          <w:marBottom w:val="0"/>
          <w:divBdr>
            <w:top w:val="none" w:sz="0" w:space="0" w:color="auto"/>
            <w:left w:val="none" w:sz="0" w:space="0" w:color="auto"/>
            <w:bottom w:val="none" w:sz="0" w:space="0" w:color="auto"/>
            <w:right w:val="none" w:sz="0" w:space="0" w:color="auto"/>
          </w:divBdr>
        </w:div>
        <w:div w:id="2101942837">
          <w:marLeft w:val="640"/>
          <w:marRight w:val="0"/>
          <w:marTop w:val="0"/>
          <w:marBottom w:val="0"/>
          <w:divBdr>
            <w:top w:val="none" w:sz="0" w:space="0" w:color="auto"/>
            <w:left w:val="none" w:sz="0" w:space="0" w:color="auto"/>
            <w:bottom w:val="none" w:sz="0" w:space="0" w:color="auto"/>
            <w:right w:val="none" w:sz="0" w:space="0" w:color="auto"/>
          </w:divBdr>
        </w:div>
        <w:div w:id="2039381377">
          <w:marLeft w:val="640"/>
          <w:marRight w:val="0"/>
          <w:marTop w:val="0"/>
          <w:marBottom w:val="0"/>
          <w:divBdr>
            <w:top w:val="none" w:sz="0" w:space="0" w:color="auto"/>
            <w:left w:val="none" w:sz="0" w:space="0" w:color="auto"/>
            <w:bottom w:val="none" w:sz="0" w:space="0" w:color="auto"/>
            <w:right w:val="none" w:sz="0" w:space="0" w:color="auto"/>
          </w:divBdr>
        </w:div>
        <w:div w:id="1954703422">
          <w:marLeft w:val="640"/>
          <w:marRight w:val="0"/>
          <w:marTop w:val="0"/>
          <w:marBottom w:val="0"/>
          <w:divBdr>
            <w:top w:val="none" w:sz="0" w:space="0" w:color="auto"/>
            <w:left w:val="none" w:sz="0" w:space="0" w:color="auto"/>
            <w:bottom w:val="none" w:sz="0" w:space="0" w:color="auto"/>
            <w:right w:val="none" w:sz="0" w:space="0" w:color="auto"/>
          </w:divBdr>
        </w:div>
        <w:div w:id="1159881164">
          <w:marLeft w:val="640"/>
          <w:marRight w:val="0"/>
          <w:marTop w:val="0"/>
          <w:marBottom w:val="0"/>
          <w:divBdr>
            <w:top w:val="none" w:sz="0" w:space="0" w:color="auto"/>
            <w:left w:val="none" w:sz="0" w:space="0" w:color="auto"/>
            <w:bottom w:val="none" w:sz="0" w:space="0" w:color="auto"/>
            <w:right w:val="none" w:sz="0" w:space="0" w:color="auto"/>
          </w:divBdr>
        </w:div>
        <w:div w:id="1982223469">
          <w:marLeft w:val="640"/>
          <w:marRight w:val="0"/>
          <w:marTop w:val="0"/>
          <w:marBottom w:val="0"/>
          <w:divBdr>
            <w:top w:val="none" w:sz="0" w:space="0" w:color="auto"/>
            <w:left w:val="none" w:sz="0" w:space="0" w:color="auto"/>
            <w:bottom w:val="none" w:sz="0" w:space="0" w:color="auto"/>
            <w:right w:val="none" w:sz="0" w:space="0" w:color="auto"/>
          </w:divBdr>
        </w:div>
        <w:div w:id="1900942749">
          <w:marLeft w:val="640"/>
          <w:marRight w:val="0"/>
          <w:marTop w:val="0"/>
          <w:marBottom w:val="0"/>
          <w:divBdr>
            <w:top w:val="none" w:sz="0" w:space="0" w:color="auto"/>
            <w:left w:val="none" w:sz="0" w:space="0" w:color="auto"/>
            <w:bottom w:val="none" w:sz="0" w:space="0" w:color="auto"/>
            <w:right w:val="none" w:sz="0" w:space="0" w:color="auto"/>
          </w:divBdr>
        </w:div>
        <w:div w:id="681593440">
          <w:marLeft w:val="640"/>
          <w:marRight w:val="0"/>
          <w:marTop w:val="0"/>
          <w:marBottom w:val="0"/>
          <w:divBdr>
            <w:top w:val="none" w:sz="0" w:space="0" w:color="auto"/>
            <w:left w:val="none" w:sz="0" w:space="0" w:color="auto"/>
            <w:bottom w:val="none" w:sz="0" w:space="0" w:color="auto"/>
            <w:right w:val="none" w:sz="0" w:space="0" w:color="auto"/>
          </w:divBdr>
        </w:div>
        <w:div w:id="1591041565">
          <w:marLeft w:val="640"/>
          <w:marRight w:val="0"/>
          <w:marTop w:val="0"/>
          <w:marBottom w:val="0"/>
          <w:divBdr>
            <w:top w:val="none" w:sz="0" w:space="0" w:color="auto"/>
            <w:left w:val="none" w:sz="0" w:space="0" w:color="auto"/>
            <w:bottom w:val="none" w:sz="0" w:space="0" w:color="auto"/>
            <w:right w:val="none" w:sz="0" w:space="0" w:color="auto"/>
          </w:divBdr>
        </w:div>
        <w:div w:id="368918886">
          <w:marLeft w:val="640"/>
          <w:marRight w:val="0"/>
          <w:marTop w:val="0"/>
          <w:marBottom w:val="0"/>
          <w:divBdr>
            <w:top w:val="none" w:sz="0" w:space="0" w:color="auto"/>
            <w:left w:val="none" w:sz="0" w:space="0" w:color="auto"/>
            <w:bottom w:val="none" w:sz="0" w:space="0" w:color="auto"/>
            <w:right w:val="none" w:sz="0" w:space="0" w:color="auto"/>
          </w:divBdr>
        </w:div>
        <w:div w:id="31467668">
          <w:marLeft w:val="640"/>
          <w:marRight w:val="0"/>
          <w:marTop w:val="0"/>
          <w:marBottom w:val="0"/>
          <w:divBdr>
            <w:top w:val="none" w:sz="0" w:space="0" w:color="auto"/>
            <w:left w:val="none" w:sz="0" w:space="0" w:color="auto"/>
            <w:bottom w:val="none" w:sz="0" w:space="0" w:color="auto"/>
            <w:right w:val="none" w:sz="0" w:space="0" w:color="auto"/>
          </w:divBdr>
        </w:div>
        <w:div w:id="1317343337">
          <w:marLeft w:val="640"/>
          <w:marRight w:val="0"/>
          <w:marTop w:val="0"/>
          <w:marBottom w:val="0"/>
          <w:divBdr>
            <w:top w:val="none" w:sz="0" w:space="0" w:color="auto"/>
            <w:left w:val="none" w:sz="0" w:space="0" w:color="auto"/>
            <w:bottom w:val="none" w:sz="0" w:space="0" w:color="auto"/>
            <w:right w:val="none" w:sz="0" w:space="0" w:color="auto"/>
          </w:divBdr>
        </w:div>
        <w:div w:id="581333007">
          <w:marLeft w:val="640"/>
          <w:marRight w:val="0"/>
          <w:marTop w:val="0"/>
          <w:marBottom w:val="0"/>
          <w:divBdr>
            <w:top w:val="none" w:sz="0" w:space="0" w:color="auto"/>
            <w:left w:val="none" w:sz="0" w:space="0" w:color="auto"/>
            <w:bottom w:val="none" w:sz="0" w:space="0" w:color="auto"/>
            <w:right w:val="none" w:sz="0" w:space="0" w:color="auto"/>
          </w:divBdr>
        </w:div>
        <w:div w:id="719938686">
          <w:marLeft w:val="640"/>
          <w:marRight w:val="0"/>
          <w:marTop w:val="0"/>
          <w:marBottom w:val="0"/>
          <w:divBdr>
            <w:top w:val="none" w:sz="0" w:space="0" w:color="auto"/>
            <w:left w:val="none" w:sz="0" w:space="0" w:color="auto"/>
            <w:bottom w:val="none" w:sz="0" w:space="0" w:color="auto"/>
            <w:right w:val="none" w:sz="0" w:space="0" w:color="auto"/>
          </w:divBdr>
        </w:div>
        <w:div w:id="1265723510">
          <w:marLeft w:val="640"/>
          <w:marRight w:val="0"/>
          <w:marTop w:val="0"/>
          <w:marBottom w:val="0"/>
          <w:divBdr>
            <w:top w:val="none" w:sz="0" w:space="0" w:color="auto"/>
            <w:left w:val="none" w:sz="0" w:space="0" w:color="auto"/>
            <w:bottom w:val="none" w:sz="0" w:space="0" w:color="auto"/>
            <w:right w:val="none" w:sz="0" w:space="0" w:color="auto"/>
          </w:divBdr>
        </w:div>
        <w:div w:id="460537476">
          <w:marLeft w:val="640"/>
          <w:marRight w:val="0"/>
          <w:marTop w:val="0"/>
          <w:marBottom w:val="0"/>
          <w:divBdr>
            <w:top w:val="none" w:sz="0" w:space="0" w:color="auto"/>
            <w:left w:val="none" w:sz="0" w:space="0" w:color="auto"/>
            <w:bottom w:val="none" w:sz="0" w:space="0" w:color="auto"/>
            <w:right w:val="none" w:sz="0" w:space="0" w:color="auto"/>
          </w:divBdr>
        </w:div>
        <w:div w:id="2050295430">
          <w:marLeft w:val="640"/>
          <w:marRight w:val="0"/>
          <w:marTop w:val="0"/>
          <w:marBottom w:val="0"/>
          <w:divBdr>
            <w:top w:val="none" w:sz="0" w:space="0" w:color="auto"/>
            <w:left w:val="none" w:sz="0" w:space="0" w:color="auto"/>
            <w:bottom w:val="none" w:sz="0" w:space="0" w:color="auto"/>
            <w:right w:val="none" w:sz="0" w:space="0" w:color="auto"/>
          </w:divBdr>
        </w:div>
        <w:div w:id="1344084909">
          <w:marLeft w:val="640"/>
          <w:marRight w:val="0"/>
          <w:marTop w:val="0"/>
          <w:marBottom w:val="0"/>
          <w:divBdr>
            <w:top w:val="none" w:sz="0" w:space="0" w:color="auto"/>
            <w:left w:val="none" w:sz="0" w:space="0" w:color="auto"/>
            <w:bottom w:val="none" w:sz="0" w:space="0" w:color="auto"/>
            <w:right w:val="none" w:sz="0" w:space="0" w:color="auto"/>
          </w:divBdr>
        </w:div>
      </w:divsChild>
    </w:div>
    <w:div w:id="1523276025">
      <w:bodyDiv w:val="1"/>
      <w:marLeft w:val="0"/>
      <w:marRight w:val="0"/>
      <w:marTop w:val="0"/>
      <w:marBottom w:val="0"/>
      <w:divBdr>
        <w:top w:val="none" w:sz="0" w:space="0" w:color="auto"/>
        <w:left w:val="none" w:sz="0" w:space="0" w:color="auto"/>
        <w:bottom w:val="none" w:sz="0" w:space="0" w:color="auto"/>
        <w:right w:val="none" w:sz="0" w:space="0" w:color="auto"/>
      </w:divBdr>
      <w:divsChild>
        <w:div w:id="1590040692">
          <w:marLeft w:val="640"/>
          <w:marRight w:val="0"/>
          <w:marTop w:val="0"/>
          <w:marBottom w:val="0"/>
          <w:divBdr>
            <w:top w:val="none" w:sz="0" w:space="0" w:color="auto"/>
            <w:left w:val="none" w:sz="0" w:space="0" w:color="auto"/>
            <w:bottom w:val="none" w:sz="0" w:space="0" w:color="auto"/>
            <w:right w:val="none" w:sz="0" w:space="0" w:color="auto"/>
          </w:divBdr>
        </w:div>
        <w:div w:id="905578158">
          <w:marLeft w:val="640"/>
          <w:marRight w:val="0"/>
          <w:marTop w:val="0"/>
          <w:marBottom w:val="0"/>
          <w:divBdr>
            <w:top w:val="none" w:sz="0" w:space="0" w:color="auto"/>
            <w:left w:val="none" w:sz="0" w:space="0" w:color="auto"/>
            <w:bottom w:val="none" w:sz="0" w:space="0" w:color="auto"/>
            <w:right w:val="none" w:sz="0" w:space="0" w:color="auto"/>
          </w:divBdr>
        </w:div>
        <w:div w:id="1455753513">
          <w:marLeft w:val="640"/>
          <w:marRight w:val="0"/>
          <w:marTop w:val="0"/>
          <w:marBottom w:val="0"/>
          <w:divBdr>
            <w:top w:val="none" w:sz="0" w:space="0" w:color="auto"/>
            <w:left w:val="none" w:sz="0" w:space="0" w:color="auto"/>
            <w:bottom w:val="none" w:sz="0" w:space="0" w:color="auto"/>
            <w:right w:val="none" w:sz="0" w:space="0" w:color="auto"/>
          </w:divBdr>
        </w:div>
        <w:div w:id="2036225021">
          <w:marLeft w:val="640"/>
          <w:marRight w:val="0"/>
          <w:marTop w:val="0"/>
          <w:marBottom w:val="0"/>
          <w:divBdr>
            <w:top w:val="none" w:sz="0" w:space="0" w:color="auto"/>
            <w:left w:val="none" w:sz="0" w:space="0" w:color="auto"/>
            <w:bottom w:val="none" w:sz="0" w:space="0" w:color="auto"/>
            <w:right w:val="none" w:sz="0" w:space="0" w:color="auto"/>
          </w:divBdr>
        </w:div>
        <w:div w:id="996768999">
          <w:marLeft w:val="640"/>
          <w:marRight w:val="0"/>
          <w:marTop w:val="0"/>
          <w:marBottom w:val="0"/>
          <w:divBdr>
            <w:top w:val="none" w:sz="0" w:space="0" w:color="auto"/>
            <w:left w:val="none" w:sz="0" w:space="0" w:color="auto"/>
            <w:bottom w:val="none" w:sz="0" w:space="0" w:color="auto"/>
            <w:right w:val="none" w:sz="0" w:space="0" w:color="auto"/>
          </w:divBdr>
        </w:div>
        <w:div w:id="1375891108">
          <w:marLeft w:val="640"/>
          <w:marRight w:val="0"/>
          <w:marTop w:val="0"/>
          <w:marBottom w:val="0"/>
          <w:divBdr>
            <w:top w:val="none" w:sz="0" w:space="0" w:color="auto"/>
            <w:left w:val="none" w:sz="0" w:space="0" w:color="auto"/>
            <w:bottom w:val="none" w:sz="0" w:space="0" w:color="auto"/>
            <w:right w:val="none" w:sz="0" w:space="0" w:color="auto"/>
          </w:divBdr>
        </w:div>
        <w:div w:id="1098720904">
          <w:marLeft w:val="640"/>
          <w:marRight w:val="0"/>
          <w:marTop w:val="0"/>
          <w:marBottom w:val="0"/>
          <w:divBdr>
            <w:top w:val="none" w:sz="0" w:space="0" w:color="auto"/>
            <w:left w:val="none" w:sz="0" w:space="0" w:color="auto"/>
            <w:bottom w:val="none" w:sz="0" w:space="0" w:color="auto"/>
            <w:right w:val="none" w:sz="0" w:space="0" w:color="auto"/>
          </w:divBdr>
        </w:div>
        <w:div w:id="1272786312">
          <w:marLeft w:val="640"/>
          <w:marRight w:val="0"/>
          <w:marTop w:val="0"/>
          <w:marBottom w:val="0"/>
          <w:divBdr>
            <w:top w:val="none" w:sz="0" w:space="0" w:color="auto"/>
            <w:left w:val="none" w:sz="0" w:space="0" w:color="auto"/>
            <w:bottom w:val="none" w:sz="0" w:space="0" w:color="auto"/>
            <w:right w:val="none" w:sz="0" w:space="0" w:color="auto"/>
          </w:divBdr>
        </w:div>
        <w:div w:id="1424839768">
          <w:marLeft w:val="640"/>
          <w:marRight w:val="0"/>
          <w:marTop w:val="0"/>
          <w:marBottom w:val="0"/>
          <w:divBdr>
            <w:top w:val="none" w:sz="0" w:space="0" w:color="auto"/>
            <w:left w:val="none" w:sz="0" w:space="0" w:color="auto"/>
            <w:bottom w:val="none" w:sz="0" w:space="0" w:color="auto"/>
            <w:right w:val="none" w:sz="0" w:space="0" w:color="auto"/>
          </w:divBdr>
        </w:div>
        <w:div w:id="1332029149">
          <w:marLeft w:val="640"/>
          <w:marRight w:val="0"/>
          <w:marTop w:val="0"/>
          <w:marBottom w:val="0"/>
          <w:divBdr>
            <w:top w:val="none" w:sz="0" w:space="0" w:color="auto"/>
            <w:left w:val="none" w:sz="0" w:space="0" w:color="auto"/>
            <w:bottom w:val="none" w:sz="0" w:space="0" w:color="auto"/>
            <w:right w:val="none" w:sz="0" w:space="0" w:color="auto"/>
          </w:divBdr>
        </w:div>
        <w:div w:id="192155610">
          <w:marLeft w:val="640"/>
          <w:marRight w:val="0"/>
          <w:marTop w:val="0"/>
          <w:marBottom w:val="0"/>
          <w:divBdr>
            <w:top w:val="none" w:sz="0" w:space="0" w:color="auto"/>
            <w:left w:val="none" w:sz="0" w:space="0" w:color="auto"/>
            <w:bottom w:val="none" w:sz="0" w:space="0" w:color="auto"/>
            <w:right w:val="none" w:sz="0" w:space="0" w:color="auto"/>
          </w:divBdr>
        </w:div>
        <w:div w:id="898789538">
          <w:marLeft w:val="640"/>
          <w:marRight w:val="0"/>
          <w:marTop w:val="0"/>
          <w:marBottom w:val="0"/>
          <w:divBdr>
            <w:top w:val="none" w:sz="0" w:space="0" w:color="auto"/>
            <w:left w:val="none" w:sz="0" w:space="0" w:color="auto"/>
            <w:bottom w:val="none" w:sz="0" w:space="0" w:color="auto"/>
            <w:right w:val="none" w:sz="0" w:space="0" w:color="auto"/>
          </w:divBdr>
        </w:div>
        <w:div w:id="673915446">
          <w:marLeft w:val="640"/>
          <w:marRight w:val="0"/>
          <w:marTop w:val="0"/>
          <w:marBottom w:val="0"/>
          <w:divBdr>
            <w:top w:val="none" w:sz="0" w:space="0" w:color="auto"/>
            <w:left w:val="none" w:sz="0" w:space="0" w:color="auto"/>
            <w:bottom w:val="none" w:sz="0" w:space="0" w:color="auto"/>
            <w:right w:val="none" w:sz="0" w:space="0" w:color="auto"/>
          </w:divBdr>
        </w:div>
        <w:div w:id="22949302">
          <w:marLeft w:val="640"/>
          <w:marRight w:val="0"/>
          <w:marTop w:val="0"/>
          <w:marBottom w:val="0"/>
          <w:divBdr>
            <w:top w:val="none" w:sz="0" w:space="0" w:color="auto"/>
            <w:left w:val="none" w:sz="0" w:space="0" w:color="auto"/>
            <w:bottom w:val="none" w:sz="0" w:space="0" w:color="auto"/>
            <w:right w:val="none" w:sz="0" w:space="0" w:color="auto"/>
          </w:divBdr>
        </w:div>
        <w:div w:id="1056078290">
          <w:marLeft w:val="640"/>
          <w:marRight w:val="0"/>
          <w:marTop w:val="0"/>
          <w:marBottom w:val="0"/>
          <w:divBdr>
            <w:top w:val="none" w:sz="0" w:space="0" w:color="auto"/>
            <w:left w:val="none" w:sz="0" w:space="0" w:color="auto"/>
            <w:bottom w:val="none" w:sz="0" w:space="0" w:color="auto"/>
            <w:right w:val="none" w:sz="0" w:space="0" w:color="auto"/>
          </w:divBdr>
        </w:div>
        <w:div w:id="270018984">
          <w:marLeft w:val="640"/>
          <w:marRight w:val="0"/>
          <w:marTop w:val="0"/>
          <w:marBottom w:val="0"/>
          <w:divBdr>
            <w:top w:val="none" w:sz="0" w:space="0" w:color="auto"/>
            <w:left w:val="none" w:sz="0" w:space="0" w:color="auto"/>
            <w:bottom w:val="none" w:sz="0" w:space="0" w:color="auto"/>
            <w:right w:val="none" w:sz="0" w:space="0" w:color="auto"/>
          </w:divBdr>
        </w:div>
        <w:div w:id="391584018">
          <w:marLeft w:val="640"/>
          <w:marRight w:val="0"/>
          <w:marTop w:val="0"/>
          <w:marBottom w:val="0"/>
          <w:divBdr>
            <w:top w:val="none" w:sz="0" w:space="0" w:color="auto"/>
            <w:left w:val="none" w:sz="0" w:space="0" w:color="auto"/>
            <w:bottom w:val="none" w:sz="0" w:space="0" w:color="auto"/>
            <w:right w:val="none" w:sz="0" w:space="0" w:color="auto"/>
          </w:divBdr>
        </w:div>
        <w:div w:id="1322200320">
          <w:marLeft w:val="640"/>
          <w:marRight w:val="0"/>
          <w:marTop w:val="0"/>
          <w:marBottom w:val="0"/>
          <w:divBdr>
            <w:top w:val="none" w:sz="0" w:space="0" w:color="auto"/>
            <w:left w:val="none" w:sz="0" w:space="0" w:color="auto"/>
            <w:bottom w:val="none" w:sz="0" w:space="0" w:color="auto"/>
            <w:right w:val="none" w:sz="0" w:space="0" w:color="auto"/>
          </w:divBdr>
        </w:div>
        <w:div w:id="1602640013">
          <w:marLeft w:val="640"/>
          <w:marRight w:val="0"/>
          <w:marTop w:val="0"/>
          <w:marBottom w:val="0"/>
          <w:divBdr>
            <w:top w:val="none" w:sz="0" w:space="0" w:color="auto"/>
            <w:left w:val="none" w:sz="0" w:space="0" w:color="auto"/>
            <w:bottom w:val="none" w:sz="0" w:space="0" w:color="auto"/>
            <w:right w:val="none" w:sz="0" w:space="0" w:color="auto"/>
          </w:divBdr>
        </w:div>
        <w:div w:id="1289896446">
          <w:marLeft w:val="640"/>
          <w:marRight w:val="0"/>
          <w:marTop w:val="0"/>
          <w:marBottom w:val="0"/>
          <w:divBdr>
            <w:top w:val="none" w:sz="0" w:space="0" w:color="auto"/>
            <w:left w:val="none" w:sz="0" w:space="0" w:color="auto"/>
            <w:bottom w:val="none" w:sz="0" w:space="0" w:color="auto"/>
            <w:right w:val="none" w:sz="0" w:space="0" w:color="auto"/>
          </w:divBdr>
        </w:div>
        <w:div w:id="1342048071">
          <w:marLeft w:val="640"/>
          <w:marRight w:val="0"/>
          <w:marTop w:val="0"/>
          <w:marBottom w:val="0"/>
          <w:divBdr>
            <w:top w:val="none" w:sz="0" w:space="0" w:color="auto"/>
            <w:left w:val="none" w:sz="0" w:space="0" w:color="auto"/>
            <w:bottom w:val="none" w:sz="0" w:space="0" w:color="auto"/>
            <w:right w:val="none" w:sz="0" w:space="0" w:color="auto"/>
          </w:divBdr>
        </w:div>
        <w:div w:id="1088619322">
          <w:marLeft w:val="640"/>
          <w:marRight w:val="0"/>
          <w:marTop w:val="0"/>
          <w:marBottom w:val="0"/>
          <w:divBdr>
            <w:top w:val="none" w:sz="0" w:space="0" w:color="auto"/>
            <w:left w:val="none" w:sz="0" w:space="0" w:color="auto"/>
            <w:bottom w:val="none" w:sz="0" w:space="0" w:color="auto"/>
            <w:right w:val="none" w:sz="0" w:space="0" w:color="auto"/>
          </w:divBdr>
        </w:div>
        <w:div w:id="1398091725">
          <w:marLeft w:val="640"/>
          <w:marRight w:val="0"/>
          <w:marTop w:val="0"/>
          <w:marBottom w:val="0"/>
          <w:divBdr>
            <w:top w:val="none" w:sz="0" w:space="0" w:color="auto"/>
            <w:left w:val="none" w:sz="0" w:space="0" w:color="auto"/>
            <w:bottom w:val="none" w:sz="0" w:space="0" w:color="auto"/>
            <w:right w:val="none" w:sz="0" w:space="0" w:color="auto"/>
          </w:divBdr>
        </w:div>
        <w:div w:id="1406106546">
          <w:marLeft w:val="640"/>
          <w:marRight w:val="0"/>
          <w:marTop w:val="0"/>
          <w:marBottom w:val="0"/>
          <w:divBdr>
            <w:top w:val="none" w:sz="0" w:space="0" w:color="auto"/>
            <w:left w:val="none" w:sz="0" w:space="0" w:color="auto"/>
            <w:bottom w:val="none" w:sz="0" w:space="0" w:color="auto"/>
            <w:right w:val="none" w:sz="0" w:space="0" w:color="auto"/>
          </w:divBdr>
        </w:div>
        <w:div w:id="163975782">
          <w:marLeft w:val="640"/>
          <w:marRight w:val="0"/>
          <w:marTop w:val="0"/>
          <w:marBottom w:val="0"/>
          <w:divBdr>
            <w:top w:val="none" w:sz="0" w:space="0" w:color="auto"/>
            <w:left w:val="none" w:sz="0" w:space="0" w:color="auto"/>
            <w:bottom w:val="none" w:sz="0" w:space="0" w:color="auto"/>
            <w:right w:val="none" w:sz="0" w:space="0" w:color="auto"/>
          </w:divBdr>
        </w:div>
        <w:div w:id="1810704969">
          <w:marLeft w:val="640"/>
          <w:marRight w:val="0"/>
          <w:marTop w:val="0"/>
          <w:marBottom w:val="0"/>
          <w:divBdr>
            <w:top w:val="none" w:sz="0" w:space="0" w:color="auto"/>
            <w:left w:val="none" w:sz="0" w:space="0" w:color="auto"/>
            <w:bottom w:val="none" w:sz="0" w:space="0" w:color="auto"/>
            <w:right w:val="none" w:sz="0" w:space="0" w:color="auto"/>
          </w:divBdr>
        </w:div>
        <w:div w:id="1048802134">
          <w:marLeft w:val="640"/>
          <w:marRight w:val="0"/>
          <w:marTop w:val="0"/>
          <w:marBottom w:val="0"/>
          <w:divBdr>
            <w:top w:val="none" w:sz="0" w:space="0" w:color="auto"/>
            <w:left w:val="none" w:sz="0" w:space="0" w:color="auto"/>
            <w:bottom w:val="none" w:sz="0" w:space="0" w:color="auto"/>
            <w:right w:val="none" w:sz="0" w:space="0" w:color="auto"/>
          </w:divBdr>
        </w:div>
        <w:div w:id="1570460554">
          <w:marLeft w:val="640"/>
          <w:marRight w:val="0"/>
          <w:marTop w:val="0"/>
          <w:marBottom w:val="0"/>
          <w:divBdr>
            <w:top w:val="none" w:sz="0" w:space="0" w:color="auto"/>
            <w:left w:val="none" w:sz="0" w:space="0" w:color="auto"/>
            <w:bottom w:val="none" w:sz="0" w:space="0" w:color="auto"/>
            <w:right w:val="none" w:sz="0" w:space="0" w:color="auto"/>
          </w:divBdr>
        </w:div>
        <w:div w:id="1802141236">
          <w:marLeft w:val="640"/>
          <w:marRight w:val="0"/>
          <w:marTop w:val="0"/>
          <w:marBottom w:val="0"/>
          <w:divBdr>
            <w:top w:val="none" w:sz="0" w:space="0" w:color="auto"/>
            <w:left w:val="none" w:sz="0" w:space="0" w:color="auto"/>
            <w:bottom w:val="none" w:sz="0" w:space="0" w:color="auto"/>
            <w:right w:val="none" w:sz="0" w:space="0" w:color="auto"/>
          </w:divBdr>
        </w:div>
        <w:div w:id="1325628447">
          <w:marLeft w:val="640"/>
          <w:marRight w:val="0"/>
          <w:marTop w:val="0"/>
          <w:marBottom w:val="0"/>
          <w:divBdr>
            <w:top w:val="none" w:sz="0" w:space="0" w:color="auto"/>
            <w:left w:val="none" w:sz="0" w:space="0" w:color="auto"/>
            <w:bottom w:val="none" w:sz="0" w:space="0" w:color="auto"/>
            <w:right w:val="none" w:sz="0" w:space="0" w:color="auto"/>
          </w:divBdr>
        </w:div>
        <w:div w:id="1263301029">
          <w:marLeft w:val="640"/>
          <w:marRight w:val="0"/>
          <w:marTop w:val="0"/>
          <w:marBottom w:val="0"/>
          <w:divBdr>
            <w:top w:val="none" w:sz="0" w:space="0" w:color="auto"/>
            <w:left w:val="none" w:sz="0" w:space="0" w:color="auto"/>
            <w:bottom w:val="none" w:sz="0" w:space="0" w:color="auto"/>
            <w:right w:val="none" w:sz="0" w:space="0" w:color="auto"/>
          </w:divBdr>
        </w:div>
        <w:div w:id="1745882542">
          <w:marLeft w:val="640"/>
          <w:marRight w:val="0"/>
          <w:marTop w:val="0"/>
          <w:marBottom w:val="0"/>
          <w:divBdr>
            <w:top w:val="none" w:sz="0" w:space="0" w:color="auto"/>
            <w:left w:val="none" w:sz="0" w:space="0" w:color="auto"/>
            <w:bottom w:val="none" w:sz="0" w:space="0" w:color="auto"/>
            <w:right w:val="none" w:sz="0" w:space="0" w:color="auto"/>
          </w:divBdr>
        </w:div>
        <w:div w:id="1697388472">
          <w:marLeft w:val="640"/>
          <w:marRight w:val="0"/>
          <w:marTop w:val="0"/>
          <w:marBottom w:val="0"/>
          <w:divBdr>
            <w:top w:val="none" w:sz="0" w:space="0" w:color="auto"/>
            <w:left w:val="none" w:sz="0" w:space="0" w:color="auto"/>
            <w:bottom w:val="none" w:sz="0" w:space="0" w:color="auto"/>
            <w:right w:val="none" w:sz="0" w:space="0" w:color="auto"/>
          </w:divBdr>
        </w:div>
        <w:div w:id="33430690">
          <w:marLeft w:val="640"/>
          <w:marRight w:val="0"/>
          <w:marTop w:val="0"/>
          <w:marBottom w:val="0"/>
          <w:divBdr>
            <w:top w:val="none" w:sz="0" w:space="0" w:color="auto"/>
            <w:left w:val="none" w:sz="0" w:space="0" w:color="auto"/>
            <w:bottom w:val="none" w:sz="0" w:space="0" w:color="auto"/>
            <w:right w:val="none" w:sz="0" w:space="0" w:color="auto"/>
          </w:divBdr>
        </w:div>
        <w:div w:id="1999647987">
          <w:marLeft w:val="640"/>
          <w:marRight w:val="0"/>
          <w:marTop w:val="0"/>
          <w:marBottom w:val="0"/>
          <w:divBdr>
            <w:top w:val="none" w:sz="0" w:space="0" w:color="auto"/>
            <w:left w:val="none" w:sz="0" w:space="0" w:color="auto"/>
            <w:bottom w:val="none" w:sz="0" w:space="0" w:color="auto"/>
            <w:right w:val="none" w:sz="0" w:space="0" w:color="auto"/>
          </w:divBdr>
        </w:div>
        <w:div w:id="1731802410">
          <w:marLeft w:val="640"/>
          <w:marRight w:val="0"/>
          <w:marTop w:val="0"/>
          <w:marBottom w:val="0"/>
          <w:divBdr>
            <w:top w:val="none" w:sz="0" w:space="0" w:color="auto"/>
            <w:left w:val="none" w:sz="0" w:space="0" w:color="auto"/>
            <w:bottom w:val="none" w:sz="0" w:space="0" w:color="auto"/>
            <w:right w:val="none" w:sz="0" w:space="0" w:color="auto"/>
          </w:divBdr>
        </w:div>
        <w:div w:id="522016366">
          <w:marLeft w:val="640"/>
          <w:marRight w:val="0"/>
          <w:marTop w:val="0"/>
          <w:marBottom w:val="0"/>
          <w:divBdr>
            <w:top w:val="none" w:sz="0" w:space="0" w:color="auto"/>
            <w:left w:val="none" w:sz="0" w:space="0" w:color="auto"/>
            <w:bottom w:val="none" w:sz="0" w:space="0" w:color="auto"/>
            <w:right w:val="none" w:sz="0" w:space="0" w:color="auto"/>
          </w:divBdr>
        </w:div>
        <w:div w:id="1791971334">
          <w:marLeft w:val="640"/>
          <w:marRight w:val="0"/>
          <w:marTop w:val="0"/>
          <w:marBottom w:val="0"/>
          <w:divBdr>
            <w:top w:val="none" w:sz="0" w:space="0" w:color="auto"/>
            <w:left w:val="none" w:sz="0" w:space="0" w:color="auto"/>
            <w:bottom w:val="none" w:sz="0" w:space="0" w:color="auto"/>
            <w:right w:val="none" w:sz="0" w:space="0" w:color="auto"/>
          </w:divBdr>
        </w:div>
        <w:div w:id="610555904">
          <w:marLeft w:val="640"/>
          <w:marRight w:val="0"/>
          <w:marTop w:val="0"/>
          <w:marBottom w:val="0"/>
          <w:divBdr>
            <w:top w:val="none" w:sz="0" w:space="0" w:color="auto"/>
            <w:left w:val="none" w:sz="0" w:space="0" w:color="auto"/>
            <w:bottom w:val="none" w:sz="0" w:space="0" w:color="auto"/>
            <w:right w:val="none" w:sz="0" w:space="0" w:color="auto"/>
          </w:divBdr>
        </w:div>
        <w:div w:id="382870895">
          <w:marLeft w:val="640"/>
          <w:marRight w:val="0"/>
          <w:marTop w:val="0"/>
          <w:marBottom w:val="0"/>
          <w:divBdr>
            <w:top w:val="none" w:sz="0" w:space="0" w:color="auto"/>
            <w:left w:val="none" w:sz="0" w:space="0" w:color="auto"/>
            <w:bottom w:val="none" w:sz="0" w:space="0" w:color="auto"/>
            <w:right w:val="none" w:sz="0" w:space="0" w:color="auto"/>
          </w:divBdr>
        </w:div>
        <w:div w:id="374744205">
          <w:marLeft w:val="640"/>
          <w:marRight w:val="0"/>
          <w:marTop w:val="0"/>
          <w:marBottom w:val="0"/>
          <w:divBdr>
            <w:top w:val="none" w:sz="0" w:space="0" w:color="auto"/>
            <w:left w:val="none" w:sz="0" w:space="0" w:color="auto"/>
            <w:bottom w:val="none" w:sz="0" w:space="0" w:color="auto"/>
            <w:right w:val="none" w:sz="0" w:space="0" w:color="auto"/>
          </w:divBdr>
        </w:div>
        <w:div w:id="1074428849">
          <w:marLeft w:val="640"/>
          <w:marRight w:val="0"/>
          <w:marTop w:val="0"/>
          <w:marBottom w:val="0"/>
          <w:divBdr>
            <w:top w:val="none" w:sz="0" w:space="0" w:color="auto"/>
            <w:left w:val="none" w:sz="0" w:space="0" w:color="auto"/>
            <w:bottom w:val="none" w:sz="0" w:space="0" w:color="auto"/>
            <w:right w:val="none" w:sz="0" w:space="0" w:color="auto"/>
          </w:divBdr>
        </w:div>
        <w:div w:id="1421637299">
          <w:marLeft w:val="640"/>
          <w:marRight w:val="0"/>
          <w:marTop w:val="0"/>
          <w:marBottom w:val="0"/>
          <w:divBdr>
            <w:top w:val="none" w:sz="0" w:space="0" w:color="auto"/>
            <w:left w:val="none" w:sz="0" w:space="0" w:color="auto"/>
            <w:bottom w:val="none" w:sz="0" w:space="0" w:color="auto"/>
            <w:right w:val="none" w:sz="0" w:space="0" w:color="auto"/>
          </w:divBdr>
        </w:div>
        <w:div w:id="1659846393">
          <w:marLeft w:val="640"/>
          <w:marRight w:val="0"/>
          <w:marTop w:val="0"/>
          <w:marBottom w:val="0"/>
          <w:divBdr>
            <w:top w:val="none" w:sz="0" w:space="0" w:color="auto"/>
            <w:left w:val="none" w:sz="0" w:space="0" w:color="auto"/>
            <w:bottom w:val="none" w:sz="0" w:space="0" w:color="auto"/>
            <w:right w:val="none" w:sz="0" w:space="0" w:color="auto"/>
          </w:divBdr>
        </w:div>
        <w:div w:id="1821267641">
          <w:marLeft w:val="640"/>
          <w:marRight w:val="0"/>
          <w:marTop w:val="0"/>
          <w:marBottom w:val="0"/>
          <w:divBdr>
            <w:top w:val="none" w:sz="0" w:space="0" w:color="auto"/>
            <w:left w:val="none" w:sz="0" w:space="0" w:color="auto"/>
            <w:bottom w:val="none" w:sz="0" w:space="0" w:color="auto"/>
            <w:right w:val="none" w:sz="0" w:space="0" w:color="auto"/>
          </w:divBdr>
        </w:div>
        <w:div w:id="162549667">
          <w:marLeft w:val="640"/>
          <w:marRight w:val="0"/>
          <w:marTop w:val="0"/>
          <w:marBottom w:val="0"/>
          <w:divBdr>
            <w:top w:val="none" w:sz="0" w:space="0" w:color="auto"/>
            <w:left w:val="none" w:sz="0" w:space="0" w:color="auto"/>
            <w:bottom w:val="none" w:sz="0" w:space="0" w:color="auto"/>
            <w:right w:val="none" w:sz="0" w:space="0" w:color="auto"/>
          </w:divBdr>
        </w:div>
        <w:div w:id="1311247948">
          <w:marLeft w:val="640"/>
          <w:marRight w:val="0"/>
          <w:marTop w:val="0"/>
          <w:marBottom w:val="0"/>
          <w:divBdr>
            <w:top w:val="none" w:sz="0" w:space="0" w:color="auto"/>
            <w:left w:val="none" w:sz="0" w:space="0" w:color="auto"/>
            <w:bottom w:val="none" w:sz="0" w:space="0" w:color="auto"/>
            <w:right w:val="none" w:sz="0" w:space="0" w:color="auto"/>
          </w:divBdr>
        </w:div>
        <w:div w:id="229270262">
          <w:marLeft w:val="640"/>
          <w:marRight w:val="0"/>
          <w:marTop w:val="0"/>
          <w:marBottom w:val="0"/>
          <w:divBdr>
            <w:top w:val="none" w:sz="0" w:space="0" w:color="auto"/>
            <w:left w:val="none" w:sz="0" w:space="0" w:color="auto"/>
            <w:bottom w:val="none" w:sz="0" w:space="0" w:color="auto"/>
            <w:right w:val="none" w:sz="0" w:space="0" w:color="auto"/>
          </w:divBdr>
        </w:div>
        <w:div w:id="417604001">
          <w:marLeft w:val="640"/>
          <w:marRight w:val="0"/>
          <w:marTop w:val="0"/>
          <w:marBottom w:val="0"/>
          <w:divBdr>
            <w:top w:val="none" w:sz="0" w:space="0" w:color="auto"/>
            <w:left w:val="none" w:sz="0" w:space="0" w:color="auto"/>
            <w:bottom w:val="none" w:sz="0" w:space="0" w:color="auto"/>
            <w:right w:val="none" w:sz="0" w:space="0" w:color="auto"/>
          </w:divBdr>
        </w:div>
        <w:div w:id="967974488">
          <w:marLeft w:val="640"/>
          <w:marRight w:val="0"/>
          <w:marTop w:val="0"/>
          <w:marBottom w:val="0"/>
          <w:divBdr>
            <w:top w:val="none" w:sz="0" w:space="0" w:color="auto"/>
            <w:left w:val="none" w:sz="0" w:space="0" w:color="auto"/>
            <w:bottom w:val="none" w:sz="0" w:space="0" w:color="auto"/>
            <w:right w:val="none" w:sz="0" w:space="0" w:color="auto"/>
          </w:divBdr>
        </w:div>
        <w:div w:id="793599306">
          <w:marLeft w:val="640"/>
          <w:marRight w:val="0"/>
          <w:marTop w:val="0"/>
          <w:marBottom w:val="0"/>
          <w:divBdr>
            <w:top w:val="none" w:sz="0" w:space="0" w:color="auto"/>
            <w:left w:val="none" w:sz="0" w:space="0" w:color="auto"/>
            <w:bottom w:val="none" w:sz="0" w:space="0" w:color="auto"/>
            <w:right w:val="none" w:sz="0" w:space="0" w:color="auto"/>
          </w:divBdr>
        </w:div>
        <w:div w:id="1981491629">
          <w:marLeft w:val="640"/>
          <w:marRight w:val="0"/>
          <w:marTop w:val="0"/>
          <w:marBottom w:val="0"/>
          <w:divBdr>
            <w:top w:val="none" w:sz="0" w:space="0" w:color="auto"/>
            <w:left w:val="none" w:sz="0" w:space="0" w:color="auto"/>
            <w:bottom w:val="none" w:sz="0" w:space="0" w:color="auto"/>
            <w:right w:val="none" w:sz="0" w:space="0" w:color="auto"/>
          </w:divBdr>
        </w:div>
        <w:div w:id="1528828841">
          <w:marLeft w:val="640"/>
          <w:marRight w:val="0"/>
          <w:marTop w:val="0"/>
          <w:marBottom w:val="0"/>
          <w:divBdr>
            <w:top w:val="none" w:sz="0" w:space="0" w:color="auto"/>
            <w:left w:val="none" w:sz="0" w:space="0" w:color="auto"/>
            <w:bottom w:val="none" w:sz="0" w:space="0" w:color="auto"/>
            <w:right w:val="none" w:sz="0" w:space="0" w:color="auto"/>
          </w:divBdr>
        </w:div>
        <w:div w:id="1139111072">
          <w:marLeft w:val="640"/>
          <w:marRight w:val="0"/>
          <w:marTop w:val="0"/>
          <w:marBottom w:val="0"/>
          <w:divBdr>
            <w:top w:val="none" w:sz="0" w:space="0" w:color="auto"/>
            <w:left w:val="none" w:sz="0" w:space="0" w:color="auto"/>
            <w:bottom w:val="none" w:sz="0" w:space="0" w:color="auto"/>
            <w:right w:val="none" w:sz="0" w:space="0" w:color="auto"/>
          </w:divBdr>
        </w:div>
        <w:div w:id="983700998">
          <w:marLeft w:val="640"/>
          <w:marRight w:val="0"/>
          <w:marTop w:val="0"/>
          <w:marBottom w:val="0"/>
          <w:divBdr>
            <w:top w:val="none" w:sz="0" w:space="0" w:color="auto"/>
            <w:left w:val="none" w:sz="0" w:space="0" w:color="auto"/>
            <w:bottom w:val="none" w:sz="0" w:space="0" w:color="auto"/>
            <w:right w:val="none" w:sz="0" w:space="0" w:color="auto"/>
          </w:divBdr>
        </w:div>
        <w:div w:id="1994064154">
          <w:marLeft w:val="640"/>
          <w:marRight w:val="0"/>
          <w:marTop w:val="0"/>
          <w:marBottom w:val="0"/>
          <w:divBdr>
            <w:top w:val="none" w:sz="0" w:space="0" w:color="auto"/>
            <w:left w:val="none" w:sz="0" w:space="0" w:color="auto"/>
            <w:bottom w:val="none" w:sz="0" w:space="0" w:color="auto"/>
            <w:right w:val="none" w:sz="0" w:space="0" w:color="auto"/>
          </w:divBdr>
        </w:div>
        <w:div w:id="1131093379">
          <w:marLeft w:val="640"/>
          <w:marRight w:val="0"/>
          <w:marTop w:val="0"/>
          <w:marBottom w:val="0"/>
          <w:divBdr>
            <w:top w:val="none" w:sz="0" w:space="0" w:color="auto"/>
            <w:left w:val="none" w:sz="0" w:space="0" w:color="auto"/>
            <w:bottom w:val="none" w:sz="0" w:space="0" w:color="auto"/>
            <w:right w:val="none" w:sz="0" w:space="0" w:color="auto"/>
          </w:divBdr>
        </w:div>
        <w:div w:id="1201431476">
          <w:marLeft w:val="640"/>
          <w:marRight w:val="0"/>
          <w:marTop w:val="0"/>
          <w:marBottom w:val="0"/>
          <w:divBdr>
            <w:top w:val="none" w:sz="0" w:space="0" w:color="auto"/>
            <w:left w:val="none" w:sz="0" w:space="0" w:color="auto"/>
            <w:bottom w:val="none" w:sz="0" w:space="0" w:color="auto"/>
            <w:right w:val="none" w:sz="0" w:space="0" w:color="auto"/>
          </w:divBdr>
        </w:div>
        <w:div w:id="373626160">
          <w:marLeft w:val="640"/>
          <w:marRight w:val="0"/>
          <w:marTop w:val="0"/>
          <w:marBottom w:val="0"/>
          <w:divBdr>
            <w:top w:val="none" w:sz="0" w:space="0" w:color="auto"/>
            <w:left w:val="none" w:sz="0" w:space="0" w:color="auto"/>
            <w:bottom w:val="none" w:sz="0" w:space="0" w:color="auto"/>
            <w:right w:val="none" w:sz="0" w:space="0" w:color="auto"/>
          </w:divBdr>
        </w:div>
        <w:div w:id="1908300208">
          <w:marLeft w:val="640"/>
          <w:marRight w:val="0"/>
          <w:marTop w:val="0"/>
          <w:marBottom w:val="0"/>
          <w:divBdr>
            <w:top w:val="none" w:sz="0" w:space="0" w:color="auto"/>
            <w:left w:val="none" w:sz="0" w:space="0" w:color="auto"/>
            <w:bottom w:val="none" w:sz="0" w:space="0" w:color="auto"/>
            <w:right w:val="none" w:sz="0" w:space="0" w:color="auto"/>
          </w:divBdr>
        </w:div>
        <w:div w:id="1233740647">
          <w:marLeft w:val="640"/>
          <w:marRight w:val="0"/>
          <w:marTop w:val="0"/>
          <w:marBottom w:val="0"/>
          <w:divBdr>
            <w:top w:val="none" w:sz="0" w:space="0" w:color="auto"/>
            <w:left w:val="none" w:sz="0" w:space="0" w:color="auto"/>
            <w:bottom w:val="none" w:sz="0" w:space="0" w:color="auto"/>
            <w:right w:val="none" w:sz="0" w:space="0" w:color="auto"/>
          </w:divBdr>
        </w:div>
        <w:div w:id="202593758">
          <w:marLeft w:val="640"/>
          <w:marRight w:val="0"/>
          <w:marTop w:val="0"/>
          <w:marBottom w:val="0"/>
          <w:divBdr>
            <w:top w:val="none" w:sz="0" w:space="0" w:color="auto"/>
            <w:left w:val="none" w:sz="0" w:space="0" w:color="auto"/>
            <w:bottom w:val="none" w:sz="0" w:space="0" w:color="auto"/>
            <w:right w:val="none" w:sz="0" w:space="0" w:color="auto"/>
          </w:divBdr>
        </w:div>
        <w:div w:id="1098017805">
          <w:marLeft w:val="640"/>
          <w:marRight w:val="0"/>
          <w:marTop w:val="0"/>
          <w:marBottom w:val="0"/>
          <w:divBdr>
            <w:top w:val="none" w:sz="0" w:space="0" w:color="auto"/>
            <w:left w:val="none" w:sz="0" w:space="0" w:color="auto"/>
            <w:bottom w:val="none" w:sz="0" w:space="0" w:color="auto"/>
            <w:right w:val="none" w:sz="0" w:space="0" w:color="auto"/>
          </w:divBdr>
        </w:div>
        <w:div w:id="1283804787">
          <w:marLeft w:val="640"/>
          <w:marRight w:val="0"/>
          <w:marTop w:val="0"/>
          <w:marBottom w:val="0"/>
          <w:divBdr>
            <w:top w:val="none" w:sz="0" w:space="0" w:color="auto"/>
            <w:left w:val="none" w:sz="0" w:space="0" w:color="auto"/>
            <w:bottom w:val="none" w:sz="0" w:space="0" w:color="auto"/>
            <w:right w:val="none" w:sz="0" w:space="0" w:color="auto"/>
          </w:divBdr>
        </w:div>
        <w:div w:id="520511166">
          <w:marLeft w:val="640"/>
          <w:marRight w:val="0"/>
          <w:marTop w:val="0"/>
          <w:marBottom w:val="0"/>
          <w:divBdr>
            <w:top w:val="none" w:sz="0" w:space="0" w:color="auto"/>
            <w:left w:val="none" w:sz="0" w:space="0" w:color="auto"/>
            <w:bottom w:val="none" w:sz="0" w:space="0" w:color="auto"/>
            <w:right w:val="none" w:sz="0" w:space="0" w:color="auto"/>
          </w:divBdr>
        </w:div>
        <w:div w:id="1271933793">
          <w:marLeft w:val="640"/>
          <w:marRight w:val="0"/>
          <w:marTop w:val="0"/>
          <w:marBottom w:val="0"/>
          <w:divBdr>
            <w:top w:val="none" w:sz="0" w:space="0" w:color="auto"/>
            <w:left w:val="none" w:sz="0" w:space="0" w:color="auto"/>
            <w:bottom w:val="none" w:sz="0" w:space="0" w:color="auto"/>
            <w:right w:val="none" w:sz="0" w:space="0" w:color="auto"/>
          </w:divBdr>
        </w:div>
        <w:div w:id="1318075476">
          <w:marLeft w:val="640"/>
          <w:marRight w:val="0"/>
          <w:marTop w:val="0"/>
          <w:marBottom w:val="0"/>
          <w:divBdr>
            <w:top w:val="none" w:sz="0" w:space="0" w:color="auto"/>
            <w:left w:val="none" w:sz="0" w:space="0" w:color="auto"/>
            <w:bottom w:val="none" w:sz="0" w:space="0" w:color="auto"/>
            <w:right w:val="none" w:sz="0" w:space="0" w:color="auto"/>
          </w:divBdr>
        </w:div>
        <w:div w:id="1973053745">
          <w:marLeft w:val="640"/>
          <w:marRight w:val="0"/>
          <w:marTop w:val="0"/>
          <w:marBottom w:val="0"/>
          <w:divBdr>
            <w:top w:val="none" w:sz="0" w:space="0" w:color="auto"/>
            <w:left w:val="none" w:sz="0" w:space="0" w:color="auto"/>
            <w:bottom w:val="none" w:sz="0" w:space="0" w:color="auto"/>
            <w:right w:val="none" w:sz="0" w:space="0" w:color="auto"/>
          </w:divBdr>
        </w:div>
        <w:div w:id="380248548">
          <w:marLeft w:val="640"/>
          <w:marRight w:val="0"/>
          <w:marTop w:val="0"/>
          <w:marBottom w:val="0"/>
          <w:divBdr>
            <w:top w:val="none" w:sz="0" w:space="0" w:color="auto"/>
            <w:left w:val="none" w:sz="0" w:space="0" w:color="auto"/>
            <w:bottom w:val="none" w:sz="0" w:space="0" w:color="auto"/>
            <w:right w:val="none" w:sz="0" w:space="0" w:color="auto"/>
          </w:divBdr>
        </w:div>
        <w:div w:id="1049257672">
          <w:marLeft w:val="640"/>
          <w:marRight w:val="0"/>
          <w:marTop w:val="0"/>
          <w:marBottom w:val="0"/>
          <w:divBdr>
            <w:top w:val="none" w:sz="0" w:space="0" w:color="auto"/>
            <w:left w:val="none" w:sz="0" w:space="0" w:color="auto"/>
            <w:bottom w:val="none" w:sz="0" w:space="0" w:color="auto"/>
            <w:right w:val="none" w:sz="0" w:space="0" w:color="auto"/>
          </w:divBdr>
        </w:div>
        <w:div w:id="650410257">
          <w:marLeft w:val="640"/>
          <w:marRight w:val="0"/>
          <w:marTop w:val="0"/>
          <w:marBottom w:val="0"/>
          <w:divBdr>
            <w:top w:val="none" w:sz="0" w:space="0" w:color="auto"/>
            <w:left w:val="none" w:sz="0" w:space="0" w:color="auto"/>
            <w:bottom w:val="none" w:sz="0" w:space="0" w:color="auto"/>
            <w:right w:val="none" w:sz="0" w:space="0" w:color="auto"/>
          </w:divBdr>
        </w:div>
        <w:div w:id="475342900">
          <w:marLeft w:val="640"/>
          <w:marRight w:val="0"/>
          <w:marTop w:val="0"/>
          <w:marBottom w:val="0"/>
          <w:divBdr>
            <w:top w:val="none" w:sz="0" w:space="0" w:color="auto"/>
            <w:left w:val="none" w:sz="0" w:space="0" w:color="auto"/>
            <w:bottom w:val="none" w:sz="0" w:space="0" w:color="auto"/>
            <w:right w:val="none" w:sz="0" w:space="0" w:color="auto"/>
          </w:divBdr>
        </w:div>
        <w:div w:id="1766802914">
          <w:marLeft w:val="640"/>
          <w:marRight w:val="0"/>
          <w:marTop w:val="0"/>
          <w:marBottom w:val="0"/>
          <w:divBdr>
            <w:top w:val="none" w:sz="0" w:space="0" w:color="auto"/>
            <w:left w:val="none" w:sz="0" w:space="0" w:color="auto"/>
            <w:bottom w:val="none" w:sz="0" w:space="0" w:color="auto"/>
            <w:right w:val="none" w:sz="0" w:space="0" w:color="auto"/>
          </w:divBdr>
        </w:div>
        <w:div w:id="265424863">
          <w:marLeft w:val="640"/>
          <w:marRight w:val="0"/>
          <w:marTop w:val="0"/>
          <w:marBottom w:val="0"/>
          <w:divBdr>
            <w:top w:val="none" w:sz="0" w:space="0" w:color="auto"/>
            <w:left w:val="none" w:sz="0" w:space="0" w:color="auto"/>
            <w:bottom w:val="none" w:sz="0" w:space="0" w:color="auto"/>
            <w:right w:val="none" w:sz="0" w:space="0" w:color="auto"/>
          </w:divBdr>
        </w:div>
        <w:div w:id="1477528591">
          <w:marLeft w:val="640"/>
          <w:marRight w:val="0"/>
          <w:marTop w:val="0"/>
          <w:marBottom w:val="0"/>
          <w:divBdr>
            <w:top w:val="none" w:sz="0" w:space="0" w:color="auto"/>
            <w:left w:val="none" w:sz="0" w:space="0" w:color="auto"/>
            <w:bottom w:val="none" w:sz="0" w:space="0" w:color="auto"/>
            <w:right w:val="none" w:sz="0" w:space="0" w:color="auto"/>
          </w:divBdr>
        </w:div>
        <w:div w:id="2118864584">
          <w:marLeft w:val="640"/>
          <w:marRight w:val="0"/>
          <w:marTop w:val="0"/>
          <w:marBottom w:val="0"/>
          <w:divBdr>
            <w:top w:val="none" w:sz="0" w:space="0" w:color="auto"/>
            <w:left w:val="none" w:sz="0" w:space="0" w:color="auto"/>
            <w:bottom w:val="none" w:sz="0" w:space="0" w:color="auto"/>
            <w:right w:val="none" w:sz="0" w:space="0" w:color="auto"/>
          </w:divBdr>
        </w:div>
        <w:div w:id="1738555284">
          <w:marLeft w:val="640"/>
          <w:marRight w:val="0"/>
          <w:marTop w:val="0"/>
          <w:marBottom w:val="0"/>
          <w:divBdr>
            <w:top w:val="none" w:sz="0" w:space="0" w:color="auto"/>
            <w:left w:val="none" w:sz="0" w:space="0" w:color="auto"/>
            <w:bottom w:val="none" w:sz="0" w:space="0" w:color="auto"/>
            <w:right w:val="none" w:sz="0" w:space="0" w:color="auto"/>
          </w:divBdr>
        </w:div>
        <w:div w:id="874001403">
          <w:marLeft w:val="640"/>
          <w:marRight w:val="0"/>
          <w:marTop w:val="0"/>
          <w:marBottom w:val="0"/>
          <w:divBdr>
            <w:top w:val="none" w:sz="0" w:space="0" w:color="auto"/>
            <w:left w:val="none" w:sz="0" w:space="0" w:color="auto"/>
            <w:bottom w:val="none" w:sz="0" w:space="0" w:color="auto"/>
            <w:right w:val="none" w:sz="0" w:space="0" w:color="auto"/>
          </w:divBdr>
        </w:div>
        <w:div w:id="1195729669">
          <w:marLeft w:val="640"/>
          <w:marRight w:val="0"/>
          <w:marTop w:val="0"/>
          <w:marBottom w:val="0"/>
          <w:divBdr>
            <w:top w:val="none" w:sz="0" w:space="0" w:color="auto"/>
            <w:left w:val="none" w:sz="0" w:space="0" w:color="auto"/>
            <w:bottom w:val="none" w:sz="0" w:space="0" w:color="auto"/>
            <w:right w:val="none" w:sz="0" w:space="0" w:color="auto"/>
          </w:divBdr>
        </w:div>
        <w:div w:id="1717924198">
          <w:marLeft w:val="640"/>
          <w:marRight w:val="0"/>
          <w:marTop w:val="0"/>
          <w:marBottom w:val="0"/>
          <w:divBdr>
            <w:top w:val="none" w:sz="0" w:space="0" w:color="auto"/>
            <w:left w:val="none" w:sz="0" w:space="0" w:color="auto"/>
            <w:bottom w:val="none" w:sz="0" w:space="0" w:color="auto"/>
            <w:right w:val="none" w:sz="0" w:space="0" w:color="auto"/>
          </w:divBdr>
        </w:div>
        <w:div w:id="112598865">
          <w:marLeft w:val="640"/>
          <w:marRight w:val="0"/>
          <w:marTop w:val="0"/>
          <w:marBottom w:val="0"/>
          <w:divBdr>
            <w:top w:val="none" w:sz="0" w:space="0" w:color="auto"/>
            <w:left w:val="none" w:sz="0" w:space="0" w:color="auto"/>
            <w:bottom w:val="none" w:sz="0" w:space="0" w:color="auto"/>
            <w:right w:val="none" w:sz="0" w:space="0" w:color="auto"/>
          </w:divBdr>
        </w:div>
        <w:div w:id="2112045677">
          <w:marLeft w:val="640"/>
          <w:marRight w:val="0"/>
          <w:marTop w:val="0"/>
          <w:marBottom w:val="0"/>
          <w:divBdr>
            <w:top w:val="none" w:sz="0" w:space="0" w:color="auto"/>
            <w:left w:val="none" w:sz="0" w:space="0" w:color="auto"/>
            <w:bottom w:val="none" w:sz="0" w:space="0" w:color="auto"/>
            <w:right w:val="none" w:sz="0" w:space="0" w:color="auto"/>
          </w:divBdr>
        </w:div>
        <w:div w:id="1674792702">
          <w:marLeft w:val="640"/>
          <w:marRight w:val="0"/>
          <w:marTop w:val="0"/>
          <w:marBottom w:val="0"/>
          <w:divBdr>
            <w:top w:val="none" w:sz="0" w:space="0" w:color="auto"/>
            <w:left w:val="none" w:sz="0" w:space="0" w:color="auto"/>
            <w:bottom w:val="none" w:sz="0" w:space="0" w:color="auto"/>
            <w:right w:val="none" w:sz="0" w:space="0" w:color="auto"/>
          </w:divBdr>
        </w:div>
        <w:div w:id="2049912682">
          <w:marLeft w:val="640"/>
          <w:marRight w:val="0"/>
          <w:marTop w:val="0"/>
          <w:marBottom w:val="0"/>
          <w:divBdr>
            <w:top w:val="none" w:sz="0" w:space="0" w:color="auto"/>
            <w:left w:val="none" w:sz="0" w:space="0" w:color="auto"/>
            <w:bottom w:val="none" w:sz="0" w:space="0" w:color="auto"/>
            <w:right w:val="none" w:sz="0" w:space="0" w:color="auto"/>
          </w:divBdr>
        </w:div>
        <w:div w:id="435297621">
          <w:marLeft w:val="640"/>
          <w:marRight w:val="0"/>
          <w:marTop w:val="0"/>
          <w:marBottom w:val="0"/>
          <w:divBdr>
            <w:top w:val="none" w:sz="0" w:space="0" w:color="auto"/>
            <w:left w:val="none" w:sz="0" w:space="0" w:color="auto"/>
            <w:bottom w:val="none" w:sz="0" w:space="0" w:color="auto"/>
            <w:right w:val="none" w:sz="0" w:space="0" w:color="auto"/>
          </w:divBdr>
        </w:div>
        <w:div w:id="1423451019">
          <w:marLeft w:val="640"/>
          <w:marRight w:val="0"/>
          <w:marTop w:val="0"/>
          <w:marBottom w:val="0"/>
          <w:divBdr>
            <w:top w:val="none" w:sz="0" w:space="0" w:color="auto"/>
            <w:left w:val="none" w:sz="0" w:space="0" w:color="auto"/>
            <w:bottom w:val="none" w:sz="0" w:space="0" w:color="auto"/>
            <w:right w:val="none" w:sz="0" w:space="0" w:color="auto"/>
          </w:divBdr>
        </w:div>
        <w:div w:id="248779150">
          <w:marLeft w:val="640"/>
          <w:marRight w:val="0"/>
          <w:marTop w:val="0"/>
          <w:marBottom w:val="0"/>
          <w:divBdr>
            <w:top w:val="none" w:sz="0" w:space="0" w:color="auto"/>
            <w:left w:val="none" w:sz="0" w:space="0" w:color="auto"/>
            <w:bottom w:val="none" w:sz="0" w:space="0" w:color="auto"/>
            <w:right w:val="none" w:sz="0" w:space="0" w:color="auto"/>
          </w:divBdr>
        </w:div>
        <w:div w:id="17657157">
          <w:marLeft w:val="640"/>
          <w:marRight w:val="0"/>
          <w:marTop w:val="0"/>
          <w:marBottom w:val="0"/>
          <w:divBdr>
            <w:top w:val="none" w:sz="0" w:space="0" w:color="auto"/>
            <w:left w:val="none" w:sz="0" w:space="0" w:color="auto"/>
            <w:bottom w:val="none" w:sz="0" w:space="0" w:color="auto"/>
            <w:right w:val="none" w:sz="0" w:space="0" w:color="auto"/>
          </w:divBdr>
        </w:div>
        <w:div w:id="261843435">
          <w:marLeft w:val="640"/>
          <w:marRight w:val="0"/>
          <w:marTop w:val="0"/>
          <w:marBottom w:val="0"/>
          <w:divBdr>
            <w:top w:val="none" w:sz="0" w:space="0" w:color="auto"/>
            <w:left w:val="none" w:sz="0" w:space="0" w:color="auto"/>
            <w:bottom w:val="none" w:sz="0" w:space="0" w:color="auto"/>
            <w:right w:val="none" w:sz="0" w:space="0" w:color="auto"/>
          </w:divBdr>
        </w:div>
        <w:div w:id="164827708">
          <w:marLeft w:val="640"/>
          <w:marRight w:val="0"/>
          <w:marTop w:val="0"/>
          <w:marBottom w:val="0"/>
          <w:divBdr>
            <w:top w:val="none" w:sz="0" w:space="0" w:color="auto"/>
            <w:left w:val="none" w:sz="0" w:space="0" w:color="auto"/>
            <w:bottom w:val="none" w:sz="0" w:space="0" w:color="auto"/>
            <w:right w:val="none" w:sz="0" w:space="0" w:color="auto"/>
          </w:divBdr>
        </w:div>
        <w:div w:id="549348171">
          <w:marLeft w:val="640"/>
          <w:marRight w:val="0"/>
          <w:marTop w:val="0"/>
          <w:marBottom w:val="0"/>
          <w:divBdr>
            <w:top w:val="none" w:sz="0" w:space="0" w:color="auto"/>
            <w:left w:val="none" w:sz="0" w:space="0" w:color="auto"/>
            <w:bottom w:val="none" w:sz="0" w:space="0" w:color="auto"/>
            <w:right w:val="none" w:sz="0" w:space="0" w:color="auto"/>
          </w:divBdr>
        </w:div>
        <w:div w:id="1282033177">
          <w:marLeft w:val="640"/>
          <w:marRight w:val="0"/>
          <w:marTop w:val="0"/>
          <w:marBottom w:val="0"/>
          <w:divBdr>
            <w:top w:val="none" w:sz="0" w:space="0" w:color="auto"/>
            <w:left w:val="none" w:sz="0" w:space="0" w:color="auto"/>
            <w:bottom w:val="none" w:sz="0" w:space="0" w:color="auto"/>
            <w:right w:val="none" w:sz="0" w:space="0" w:color="auto"/>
          </w:divBdr>
        </w:div>
        <w:div w:id="1382946006">
          <w:marLeft w:val="640"/>
          <w:marRight w:val="0"/>
          <w:marTop w:val="0"/>
          <w:marBottom w:val="0"/>
          <w:divBdr>
            <w:top w:val="none" w:sz="0" w:space="0" w:color="auto"/>
            <w:left w:val="none" w:sz="0" w:space="0" w:color="auto"/>
            <w:bottom w:val="none" w:sz="0" w:space="0" w:color="auto"/>
            <w:right w:val="none" w:sz="0" w:space="0" w:color="auto"/>
          </w:divBdr>
        </w:div>
        <w:div w:id="1366324954">
          <w:marLeft w:val="640"/>
          <w:marRight w:val="0"/>
          <w:marTop w:val="0"/>
          <w:marBottom w:val="0"/>
          <w:divBdr>
            <w:top w:val="none" w:sz="0" w:space="0" w:color="auto"/>
            <w:left w:val="none" w:sz="0" w:space="0" w:color="auto"/>
            <w:bottom w:val="none" w:sz="0" w:space="0" w:color="auto"/>
            <w:right w:val="none" w:sz="0" w:space="0" w:color="auto"/>
          </w:divBdr>
        </w:div>
        <w:div w:id="1147015321">
          <w:marLeft w:val="640"/>
          <w:marRight w:val="0"/>
          <w:marTop w:val="0"/>
          <w:marBottom w:val="0"/>
          <w:divBdr>
            <w:top w:val="none" w:sz="0" w:space="0" w:color="auto"/>
            <w:left w:val="none" w:sz="0" w:space="0" w:color="auto"/>
            <w:bottom w:val="none" w:sz="0" w:space="0" w:color="auto"/>
            <w:right w:val="none" w:sz="0" w:space="0" w:color="auto"/>
          </w:divBdr>
        </w:div>
        <w:div w:id="1439638784">
          <w:marLeft w:val="640"/>
          <w:marRight w:val="0"/>
          <w:marTop w:val="0"/>
          <w:marBottom w:val="0"/>
          <w:divBdr>
            <w:top w:val="none" w:sz="0" w:space="0" w:color="auto"/>
            <w:left w:val="none" w:sz="0" w:space="0" w:color="auto"/>
            <w:bottom w:val="none" w:sz="0" w:space="0" w:color="auto"/>
            <w:right w:val="none" w:sz="0" w:space="0" w:color="auto"/>
          </w:divBdr>
        </w:div>
        <w:div w:id="2043288926">
          <w:marLeft w:val="640"/>
          <w:marRight w:val="0"/>
          <w:marTop w:val="0"/>
          <w:marBottom w:val="0"/>
          <w:divBdr>
            <w:top w:val="none" w:sz="0" w:space="0" w:color="auto"/>
            <w:left w:val="none" w:sz="0" w:space="0" w:color="auto"/>
            <w:bottom w:val="none" w:sz="0" w:space="0" w:color="auto"/>
            <w:right w:val="none" w:sz="0" w:space="0" w:color="auto"/>
          </w:divBdr>
        </w:div>
        <w:div w:id="834540174">
          <w:marLeft w:val="640"/>
          <w:marRight w:val="0"/>
          <w:marTop w:val="0"/>
          <w:marBottom w:val="0"/>
          <w:divBdr>
            <w:top w:val="none" w:sz="0" w:space="0" w:color="auto"/>
            <w:left w:val="none" w:sz="0" w:space="0" w:color="auto"/>
            <w:bottom w:val="none" w:sz="0" w:space="0" w:color="auto"/>
            <w:right w:val="none" w:sz="0" w:space="0" w:color="auto"/>
          </w:divBdr>
        </w:div>
        <w:div w:id="1286236698">
          <w:marLeft w:val="640"/>
          <w:marRight w:val="0"/>
          <w:marTop w:val="0"/>
          <w:marBottom w:val="0"/>
          <w:divBdr>
            <w:top w:val="none" w:sz="0" w:space="0" w:color="auto"/>
            <w:left w:val="none" w:sz="0" w:space="0" w:color="auto"/>
            <w:bottom w:val="none" w:sz="0" w:space="0" w:color="auto"/>
            <w:right w:val="none" w:sz="0" w:space="0" w:color="auto"/>
          </w:divBdr>
        </w:div>
        <w:div w:id="78452578">
          <w:marLeft w:val="640"/>
          <w:marRight w:val="0"/>
          <w:marTop w:val="0"/>
          <w:marBottom w:val="0"/>
          <w:divBdr>
            <w:top w:val="none" w:sz="0" w:space="0" w:color="auto"/>
            <w:left w:val="none" w:sz="0" w:space="0" w:color="auto"/>
            <w:bottom w:val="none" w:sz="0" w:space="0" w:color="auto"/>
            <w:right w:val="none" w:sz="0" w:space="0" w:color="auto"/>
          </w:divBdr>
        </w:div>
        <w:div w:id="484248795">
          <w:marLeft w:val="640"/>
          <w:marRight w:val="0"/>
          <w:marTop w:val="0"/>
          <w:marBottom w:val="0"/>
          <w:divBdr>
            <w:top w:val="none" w:sz="0" w:space="0" w:color="auto"/>
            <w:left w:val="none" w:sz="0" w:space="0" w:color="auto"/>
            <w:bottom w:val="none" w:sz="0" w:space="0" w:color="auto"/>
            <w:right w:val="none" w:sz="0" w:space="0" w:color="auto"/>
          </w:divBdr>
        </w:div>
        <w:div w:id="944196041">
          <w:marLeft w:val="640"/>
          <w:marRight w:val="0"/>
          <w:marTop w:val="0"/>
          <w:marBottom w:val="0"/>
          <w:divBdr>
            <w:top w:val="none" w:sz="0" w:space="0" w:color="auto"/>
            <w:left w:val="none" w:sz="0" w:space="0" w:color="auto"/>
            <w:bottom w:val="none" w:sz="0" w:space="0" w:color="auto"/>
            <w:right w:val="none" w:sz="0" w:space="0" w:color="auto"/>
          </w:divBdr>
        </w:div>
        <w:div w:id="869804118">
          <w:marLeft w:val="640"/>
          <w:marRight w:val="0"/>
          <w:marTop w:val="0"/>
          <w:marBottom w:val="0"/>
          <w:divBdr>
            <w:top w:val="none" w:sz="0" w:space="0" w:color="auto"/>
            <w:left w:val="none" w:sz="0" w:space="0" w:color="auto"/>
            <w:bottom w:val="none" w:sz="0" w:space="0" w:color="auto"/>
            <w:right w:val="none" w:sz="0" w:space="0" w:color="auto"/>
          </w:divBdr>
        </w:div>
        <w:div w:id="158353026">
          <w:marLeft w:val="640"/>
          <w:marRight w:val="0"/>
          <w:marTop w:val="0"/>
          <w:marBottom w:val="0"/>
          <w:divBdr>
            <w:top w:val="none" w:sz="0" w:space="0" w:color="auto"/>
            <w:left w:val="none" w:sz="0" w:space="0" w:color="auto"/>
            <w:bottom w:val="none" w:sz="0" w:space="0" w:color="auto"/>
            <w:right w:val="none" w:sz="0" w:space="0" w:color="auto"/>
          </w:divBdr>
        </w:div>
        <w:div w:id="295256634">
          <w:marLeft w:val="640"/>
          <w:marRight w:val="0"/>
          <w:marTop w:val="0"/>
          <w:marBottom w:val="0"/>
          <w:divBdr>
            <w:top w:val="none" w:sz="0" w:space="0" w:color="auto"/>
            <w:left w:val="none" w:sz="0" w:space="0" w:color="auto"/>
            <w:bottom w:val="none" w:sz="0" w:space="0" w:color="auto"/>
            <w:right w:val="none" w:sz="0" w:space="0" w:color="auto"/>
          </w:divBdr>
        </w:div>
        <w:div w:id="952663574">
          <w:marLeft w:val="640"/>
          <w:marRight w:val="0"/>
          <w:marTop w:val="0"/>
          <w:marBottom w:val="0"/>
          <w:divBdr>
            <w:top w:val="none" w:sz="0" w:space="0" w:color="auto"/>
            <w:left w:val="none" w:sz="0" w:space="0" w:color="auto"/>
            <w:bottom w:val="none" w:sz="0" w:space="0" w:color="auto"/>
            <w:right w:val="none" w:sz="0" w:space="0" w:color="auto"/>
          </w:divBdr>
        </w:div>
        <w:div w:id="794258058">
          <w:marLeft w:val="640"/>
          <w:marRight w:val="0"/>
          <w:marTop w:val="0"/>
          <w:marBottom w:val="0"/>
          <w:divBdr>
            <w:top w:val="none" w:sz="0" w:space="0" w:color="auto"/>
            <w:left w:val="none" w:sz="0" w:space="0" w:color="auto"/>
            <w:bottom w:val="none" w:sz="0" w:space="0" w:color="auto"/>
            <w:right w:val="none" w:sz="0" w:space="0" w:color="auto"/>
          </w:divBdr>
        </w:div>
        <w:div w:id="1382746530">
          <w:marLeft w:val="640"/>
          <w:marRight w:val="0"/>
          <w:marTop w:val="0"/>
          <w:marBottom w:val="0"/>
          <w:divBdr>
            <w:top w:val="none" w:sz="0" w:space="0" w:color="auto"/>
            <w:left w:val="none" w:sz="0" w:space="0" w:color="auto"/>
            <w:bottom w:val="none" w:sz="0" w:space="0" w:color="auto"/>
            <w:right w:val="none" w:sz="0" w:space="0" w:color="auto"/>
          </w:divBdr>
        </w:div>
        <w:div w:id="458187822">
          <w:marLeft w:val="640"/>
          <w:marRight w:val="0"/>
          <w:marTop w:val="0"/>
          <w:marBottom w:val="0"/>
          <w:divBdr>
            <w:top w:val="none" w:sz="0" w:space="0" w:color="auto"/>
            <w:left w:val="none" w:sz="0" w:space="0" w:color="auto"/>
            <w:bottom w:val="none" w:sz="0" w:space="0" w:color="auto"/>
            <w:right w:val="none" w:sz="0" w:space="0" w:color="auto"/>
          </w:divBdr>
        </w:div>
        <w:div w:id="1661344436">
          <w:marLeft w:val="640"/>
          <w:marRight w:val="0"/>
          <w:marTop w:val="0"/>
          <w:marBottom w:val="0"/>
          <w:divBdr>
            <w:top w:val="none" w:sz="0" w:space="0" w:color="auto"/>
            <w:left w:val="none" w:sz="0" w:space="0" w:color="auto"/>
            <w:bottom w:val="none" w:sz="0" w:space="0" w:color="auto"/>
            <w:right w:val="none" w:sz="0" w:space="0" w:color="auto"/>
          </w:divBdr>
        </w:div>
        <w:div w:id="90855466">
          <w:marLeft w:val="640"/>
          <w:marRight w:val="0"/>
          <w:marTop w:val="0"/>
          <w:marBottom w:val="0"/>
          <w:divBdr>
            <w:top w:val="none" w:sz="0" w:space="0" w:color="auto"/>
            <w:left w:val="none" w:sz="0" w:space="0" w:color="auto"/>
            <w:bottom w:val="none" w:sz="0" w:space="0" w:color="auto"/>
            <w:right w:val="none" w:sz="0" w:space="0" w:color="auto"/>
          </w:divBdr>
        </w:div>
        <w:div w:id="1738239804">
          <w:marLeft w:val="640"/>
          <w:marRight w:val="0"/>
          <w:marTop w:val="0"/>
          <w:marBottom w:val="0"/>
          <w:divBdr>
            <w:top w:val="none" w:sz="0" w:space="0" w:color="auto"/>
            <w:left w:val="none" w:sz="0" w:space="0" w:color="auto"/>
            <w:bottom w:val="none" w:sz="0" w:space="0" w:color="auto"/>
            <w:right w:val="none" w:sz="0" w:space="0" w:color="auto"/>
          </w:divBdr>
        </w:div>
        <w:div w:id="2137528437">
          <w:marLeft w:val="640"/>
          <w:marRight w:val="0"/>
          <w:marTop w:val="0"/>
          <w:marBottom w:val="0"/>
          <w:divBdr>
            <w:top w:val="none" w:sz="0" w:space="0" w:color="auto"/>
            <w:left w:val="none" w:sz="0" w:space="0" w:color="auto"/>
            <w:bottom w:val="none" w:sz="0" w:space="0" w:color="auto"/>
            <w:right w:val="none" w:sz="0" w:space="0" w:color="auto"/>
          </w:divBdr>
        </w:div>
        <w:div w:id="1595438786">
          <w:marLeft w:val="640"/>
          <w:marRight w:val="0"/>
          <w:marTop w:val="0"/>
          <w:marBottom w:val="0"/>
          <w:divBdr>
            <w:top w:val="none" w:sz="0" w:space="0" w:color="auto"/>
            <w:left w:val="none" w:sz="0" w:space="0" w:color="auto"/>
            <w:bottom w:val="none" w:sz="0" w:space="0" w:color="auto"/>
            <w:right w:val="none" w:sz="0" w:space="0" w:color="auto"/>
          </w:divBdr>
        </w:div>
        <w:div w:id="181942241">
          <w:marLeft w:val="640"/>
          <w:marRight w:val="0"/>
          <w:marTop w:val="0"/>
          <w:marBottom w:val="0"/>
          <w:divBdr>
            <w:top w:val="none" w:sz="0" w:space="0" w:color="auto"/>
            <w:left w:val="none" w:sz="0" w:space="0" w:color="auto"/>
            <w:bottom w:val="none" w:sz="0" w:space="0" w:color="auto"/>
            <w:right w:val="none" w:sz="0" w:space="0" w:color="auto"/>
          </w:divBdr>
        </w:div>
        <w:div w:id="1392845939">
          <w:marLeft w:val="640"/>
          <w:marRight w:val="0"/>
          <w:marTop w:val="0"/>
          <w:marBottom w:val="0"/>
          <w:divBdr>
            <w:top w:val="none" w:sz="0" w:space="0" w:color="auto"/>
            <w:left w:val="none" w:sz="0" w:space="0" w:color="auto"/>
            <w:bottom w:val="none" w:sz="0" w:space="0" w:color="auto"/>
            <w:right w:val="none" w:sz="0" w:space="0" w:color="auto"/>
          </w:divBdr>
        </w:div>
        <w:div w:id="1679119645">
          <w:marLeft w:val="640"/>
          <w:marRight w:val="0"/>
          <w:marTop w:val="0"/>
          <w:marBottom w:val="0"/>
          <w:divBdr>
            <w:top w:val="none" w:sz="0" w:space="0" w:color="auto"/>
            <w:left w:val="none" w:sz="0" w:space="0" w:color="auto"/>
            <w:bottom w:val="none" w:sz="0" w:space="0" w:color="auto"/>
            <w:right w:val="none" w:sz="0" w:space="0" w:color="auto"/>
          </w:divBdr>
        </w:div>
        <w:div w:id="1504584581">
          <w:marLeft w:val="640"/>
          <w:marRight w:val="0"/>
          <w:marTop w:val="0"/>
          <w:marBottom w:val="0"/>
          <w:divBdr>
            <w:top w:val="none" w:sz="0" w:space="0" w:color="auto"/>
            <w:left w:val="none" w:sz="0" w:space="0" w:color="auto"/>
            <w:bottom w:val="none" w:sz="0" w:space="0" w:color="auto"/>
            <w:right w:val="none" w:sz="0" w:space="0" w:color="auto"/>
          </w:divBdr>
        </w:div>
        <w:div w:id="976033393">
          <w:marLeft w:val="640"/>
          <w:marRight w:val="0"/>
          <w:marTop w:val="0"/>
          <w:marBottom w:val="0"/>
          <w:divBdr>
            <w:top w:val="none" w:sz="0" w:space="0" w:color="auto"/>
            <w:left w:val="none" w:sz="0" w:space="0" w:color="auto"/>
            <w:bottom w:val="none" w:sz="0" w:space="0" w:color="auto"/>
            <w:right w:val="none" w:sz="0" w:space="0" w:color="auto"/>
          </w:divBdr>
        </w:div>
        <w:div w:id="1964143629">
          <w:marLeft w:val="640"/>
          <w:marRight w:val="0"/>
          <w:marTop w:val="0"/>
          <w:marBottom w:val="0"/>
          <w:divBdr>
            <w:top w:val="none" w:sz="0" w:space="0" w:color="auto"/>
            <w:left w:val="none" w:sz="0" w:space="0" w:color="auto"/>
            <w:bottom w:val="none" w:sz="0" w:space="0" w:color="auto"/>
            <w:right w:val="none" w:sz="0" w:space="0" w:color="auto"/>
          </w:divBdr>
        </w:div>
        <w:div w:id="1383091785">
          <w:marLeft w:val="640"/>
          <w:marRight w:val="0"/>
          <w:marTop w:val="0"/>
          <w:marBottom w:val="0"/>
          <w:divBdr>
            <w:top w:val="none" w:sz="0" w:space="0" w:color="auto"/>
            <w:left w:val="none" w:sz="0" w:space="0" w:color="auto"/>
            <w:bottom w:val="none" w:sz="0" w:space="0" w:color="auto"/>
            <w:right w:val="none" w:sz="0" w:space="0" w:color="auto"/>
          </w:divBdr>
        </w:div>
        <w:div w:id="1557156506">
          <w:marLeft w:val="640"/>
          <w:marRight w:val="0"/>
          <w:marTop w:val="0"/>
          <w:marBottom w:val="0"/>
          <w:divBdr>
            <w:top w:val="none" w:sz="0" w:space="0" w:color="auto"/>
            <w:left w:val="none" w:sz="0" w:space="0" w:color="auto"/>
            <w:bottom w:val="none" w:sz="0" w:space="0" w:color="auto"/>
            <w:right w:val="none" w:sz="0" w:space="0" w:color="auto"/>
          </w:divBdr>
        </w:div>
        <w:div w:id="2069180528">
          <w:marLeft w:val="640"/>
          <w:marRight w:val="0"/>
          <w:marTop w:val="0"/>
          <w:marBottom w:val="0"/>
          <w:divBdr>
            <w:top w:val="none" w:sz="0" w:space="0" w:color="auto"/>
            <w:left w:val="none" w:sz="0" w:space="0" w:color="auto"/>
            <w:bottom w:val="none" w:sz="0" w:space="0" w:color="auto"/>
            <w:right w:val="none" w:sz="0" w:space="0" w:color="auto"/>
          </w:divBdr>
        </w:div>
        <w:div w:id="1388912657">
          <w:marLeft w:val="640"/>
          <w:marRight w:val="0"/>
          <w:marTop w:val="0"/>
          <w:marBottom w:val="0"/>
          <w:divBdr>
            <w:top w:val="none" w:sz="0" w:space="0" w:color="auto"/>
            <w:left w:val="none" w:sz="0" w:space="0" w:color="auto"/>
            <w:bottom w:val="none" w:sz="0" w:space="0" w:color="auto"/>
            <w:right w:val="none" w:sz="0" w:space="0" w:color="auto"/>
          </w:divBdr>
        </w:div>
        <w:div w:id="870726679">
          <w:marLeft w:val="640"/>
          <w:marRight w:val="0"/>
          <w:marTop w:val="0"/>
          <w:marBottom w:val="0"/>
          <w:divBdr>
            <w:top w:val="none" w:sz="0" w:space="0" w:color="auto"/>
            <w:left w:val="none" w:sz="0" w:space="0" w:color="auto"/>
            <w:bottom w:val="none" w:sz="0" w:space="0" w:color="auto"/>
            <w:right w:val="none" w:sz="0" w:space="0" w:color="auto"/>
          </w:divBdr>
        </w:div>
      </w:divsChild>
    </w:div>
    <w:div w:id="1525558962">
      <w:bodyDiv w:val="1"/>
      <w:marLeft w:val="0"/>
      <w:marRight w:val="0"/>
      <w:marTop w:val="0"/>
      <w:marBottom w:val="0"/>
      <w:divBdr>
        <w:top w:val="none" w:sz="0" w:space="0" w:color="auto"/>
        <w:left w:val="none" w:sz="0" w:space="0" w:color="auto"/>
        <w:bottom w:val="none" w:sz="0" w:space="0" w:color="auto"/>
        <w:right w:val="none" w:sz="0" w:space="0" w:color="auto"/>
      </w:divBdr>
      <w:divsChild>
        <w:div w:id="1573348154">
          <w:marLeft w:val="640"/>
          <w:marRight w:val="0"/>
          <w:marTop w:val="0"/>
          <w:marBottom w:val="0"/>
          <w:divBdr>
            <w:top w:val="none" w:sz="0" w:space="0" w:color="auto"/>
            <w:left w:val="none" w:sz="0" w:space="0" w:color="auto"/>
            <w:bottom w:val="none" w:sz="0" w:space="0" w:color="auto"/>
            <w:right w:val="none" w:sz="0" w:space="0" w:color="auto"/>
          </w:divBdr>
        </w:div>
        <w:div w:id="1021051837">
          <w:marLeft w:val="640"/>
          <w:marRight w:val="0"/>
          <w:marTop w:val="0"/>
          <w:marBottom w:val="0"/>
          <w:divBdr>
            <w:top w:val="none" w:sz="0" w:space="0" w:color="auto"/>
            <w:left w:val="none" w:sz="0" w:space="0" w:color="auto"/>
            <w:bottom w:val="none" w:sz="0" w:space="0" w:color="auto"/>
            <w:right w:val="none" w:sz="0" w:space="0" w:color="auto"/>
          </w:divBdr>
        </w:div>
        <w:div w:id="1650018409">
          <w:marLeft w:val="640"/>
          <w:marRight w:val="0"/>
          <w:marTop w:val="0"/>
          <w:marBottom w:val="0"/>
          <w:divBdr>
            <w:top w:val="none" w:sz="0" w:space="0" w:color="auto"/>
            <w:left w:val="none" w:sz="0" w:space="0" w:color="auto"/>
            <w:bottom w:val="none" w:sz="0" w:space="0" w:color="auto"/>
            <w:right w:val="none" w:sz="0" w:space="0" w:color="auto"/>
          </w:divBdr>
        </w:div>
        <w:div w:id="1859154268">
          <w:marLeft w:val="640"/>
          <w:marRight w:val="0"/>
          <w:marTop w:val="0"/>
          <w:marBottom w:val="0"/>
          <w:divBdr>
            <w:top w:val="none" w:sz="0" w:space="0" w:color="auto"/>
            <w:left w:val="none" w:sz="0" w:space="0" w:color="auto"/>
            <w:bottom w:val="none" w:sz="0" w:space="0" w:color="auto"/>
            <w:right w:val="none" w:sz="0" w:space="0" w:color="auto"/>
          </w:divBdr>
        </w:div>
        <w:div w:id="1864516586">
          <w:marLeft w:val="640"/>
          <w:marRight w:val="0"/>
          <w:marTop w:val="0"/>
          <w:marBottom w:val="0"/>
          <w:divBdr>
            <w:top w:val="none" w:sz="0" w:space="0" w:color="auto"/>
            <w:left w:val="none" w:sz="0" w:space="0" w:color="auto"/>
            <w:bottom w:val="none" w:sz="0" w:space="0" w:color="auto"/>
            <w:right w:val="none" w:sz="0" w:space="0" w:color="auto"/>
          </w:divBdr>
        </w:div>
        <w:div w:id="190849774">
          <w:marLeft w:val="640"/>
          <w:marRight w:val="0"/>
          <w:marTop w:val="0"/>
          <w:marBottom w:val="0"/>
          <w:divBdr>
            <w:top w:val="none" w:sz="0" w:space="0" w:color="auto"/>
            <w:left w:val="none" w:sz="0" w:space="0" w:color="auto"/>
            <w:bottom w:val="none" w:sz="0" w:space="0" w:color="auto"/>
            <w:right w:val="none" w:sz="0" w:space="0" w:color="auto"/>
          </w:divBdr>
        </w:div>
        <w:div w:id="373583364">
          <w:marLeft w:val="640"/>
          <w:marRight w:val="0"/>
          <w:marTop w:val="0"/>
          <w:marBottom w:val="0"/>
          <w:divBdr>
            <w:top w:val="none" w:sz="0" w:space="0" w:color="auto"/>
            <w:left w:val="none" w:sz="0" w:space="0" w:color="auto"/>
            <w:bottom w:val="none" w:sz="0" w:space="0" w:color="auto"/>
            <w:right w:val="none" w:sz="0" w:space="0" w:color="auto"/>
          </w:divBdr>
        </w:div>
        <w:div w:id="1139300870">
          <w:marLeft w:val="640"/>
          <w:marRight w:val="0"/>
          <w:marTop w:val="0"/>
          <w:marBottom w:val="0"/>
          <w:divBdr>
            <w:top w:val="none" w:sz="0" w:space="0" w:color="auto"/>
            <w:left w:val="none" w:sz="0" w:space="0" w:color="auto"/>
            <w:bottom w:val="none" w:sz="0" w:space="0" w:color="auto"/>
            <w:right w:val="none" w:sz="0" w:space="0" w:color="auto"/>
          </w:divBdr>
        </w:div>
        <w:div w:id="769278755">
          <w:marLeft w:val="640"/>
          <w:marRight w:val="0"/>
          <w:marTop w:val="0"/>
          <w:marBottom w:val="0"/>
          <w:divBdr>
            <w:top w:val="none" w:sz="0" w:space="0" w:color="auto"/>
            <w:left w:val="none" w:sz="0" w:space="0" w:color="auto"/>
            <w:bottom w:val="none" w:sz="0" w:space="0" w:color="auto"/>
            <w:right w:val="none" w:sz="0" w:space="0" w:color="auto"/>
          </w:divBdr>
        </w:div>
        <w:div w:id="701440329">
          <w:marLeft w:val="640"/>
          <w:marRight w:val="0"/>
          <w:marTop w:val="0"/>
          <w:marBottom w:val="0"/>
          <w:divBdr>
            <w:top w:val="none" w:sz="0" w:space="0" w:color="auto"/>
            <w:left w:val="none" w:sz="0" w:space="0" w:color="auto"/>
            <w:bottom w:val="none" w:sz="0" w:space="0" w:color="auto"/>
            <w:right w:val="none" w:sz="0" w:space="0" w:color="auto"/>
          </w:divBdr>
        </w:div>
        <w:div w:id="288052924">
          <w:marLeft w:val="640"/>
          <w:marRight w:val="0"/>
          <w:marTop w:val="0"/>
          <w:marBottom w:val="0"/>
          <w:divBdr>
            <w:top w:val="none" w:sz="0" w:space="0" w:color="auto"/>
            <w:left w:val="none" w:sz="0" w:space="0" w:color="auto"/>
            <w:bottom w:val="none" w:sz="0" w:space="0" w:color="auto"/>
            <w:right w:val="none" w:sz="0" w:space="0" w:color="auto"/>
          </w:divBdr>
        </w:div>
        <w:div w:id="99111962">
          <w:marLeft w:val="640"/>
          <w:marRight w:val="0"/>
          <w:marTop w:val="0"/>
          <w:marBottom w:val="0"/>
          <w:divBdr>
            <w:top w:val="none" w:sz="0" w:space="0" w:color="auto"/>
            <w:left w:val="none" w:sz="0" w:space="0" w:color="auto"/>
            <w:bottom w:val="none" w:sz="0" w:space="0" w:color="auto"/>
            <w:right w:val="none" w:sz="0" w:space="0" w:color="auto"/>
          </w:divBdr>
        </w:div>
        <w:div w:id="436632346">
          <w:marLeft w:val="640"/>
          <w:marRight w:val="0"/>
          <w:marTop w:val="0"/>
          <w:marBottom w:val="0"/>
          <w:divBdr>
            <w:top w:val="none" w:sz="0" w:space="0" w:color="auto"/>
            <w:left w:val="none" w:sz="0" w:space="0" w:color="auto"/>
            <w:bottom w:val="none" w:sz="0" w:space="0" w:color="auto"/>
            <w:right w:val="none" w:sz="0" w:space="0" w:color="auto"/>
          </w:divBdr>
        </w:div>
        <w:div w:id="1069351096">
          <w:marLeft w:val="640"/>
          <w:marRight w:val="0"/>
          <w:marTop w:val="0"/>
          <w:marBottom w:val="0"/>
          <w:divBdr>
            <w:top w:val="none" w:sz="0" w:space="0" w:color="auto"/>
            <w:left w:val="none" w:sz="0" w:space="0" w:color="auto"/>
            <w:bottom w:val="none" w:sz="0" w:space="0" w:color="auto"/>
            <w:right w:val="none" w:sz="0" w:space="0" w:color="auto"/>
          </w:divBdr>
        </w:div>
        <w:div w:id="537935293">
          <w:marLeft w:val="640"/>
          <w:marRight w:val="0"/>
          <w:marTop w:val="0"/>
          <w:marBottom w:val="0"/>
          <w:divBdr>
            <w:top w:val="none" w:sz="0" w:space="0" w:color="auto"/>
            <w:left w:val="none" w:sz="0" w:space="0" w:color="auto"/>
            <w:bottom w:val="none" w:sz="0" w:space="0" w:color="auto"/>
            <w:right w:val="none" w:sz="0" w:space="0" w:color="auto"/>
          </w:divBdr>
        </w:div>
        <w:div w:id="180359605">
          <w:marLeft w:val="640"/>
          <w:marRight w:val="0"/>
          <w:marTop w:val="0"/>
          <w:marBottom w:val="0"/>
          <w:divBdr>
            <w:top w:val="none" w:sz="0" w:space="0" w:color="auto"/>
            <w:left w:val="none" w:sz="0" w:space="0" w:color="auto"/>
            <w:bottom w:val="none" w:sz="0" w:space="0" w:color="auto"/>
            <w:right w:val="none" w:sz="0" w:space="0" w:color="auto"/>
          </w:divBdr>
        </w:div>
        <w:div w:id="1501653664">
          <w:marLeft w:val="640"/>
          <w:marRight w:val="0"/>
          <w:marTop w:val="0"/>
          <w:marBottom w:val="0"/>
          <w:divBdr>
            <w:top w:val="none" w:sz="0" w:space="0" w:color="auto"/>
            <w:left w:val="none" w:sz="0" w:space="0" w:color="auto"/>
            <w:bottom w:val="none" w:sz="0" w:space="0" w:color="auto"/>
            <w:right w:val="none" w:sz="0" w:space="0" w:color="auto"/>
          </w:divBdr>
        </w:div>
        <w:div w:id="411392772">
          <w:marLeft w:val="640"/>
          <w:marRight w:val="0"/>
          <w:marTop w:val="0"/>
          <w:marBottom w:val="0"/>
          <w:divBdr>
            <w:top w:val="none" w:sz="0" w:space="0" w:color="auto"/>
            <w:left w:val="none" w:sz="0" w:space="0" w:color="auto"/>
            <w:bottom w:val="none" w:sz="0" w:space="0" w:color="auto"/>
            <w:right w:val="none" w:sz="0" w:space="0" w:color="auto"/>
          </w:divBdr>
        </w:div>
        <w:div w:id="950088661">
          <w:marLeft w:val="640"/>
          <w:marRight w:val="0"/>
          <w:marTop w:val="0"/>
          <w:marBottom w:val="0"/>
          <w:divBdr>
            <w:top w:val="none" w:sz="0" w:space="0" w:color="auto"/>
            <w:left w:val="none" w:sz="0" w:space="0" w:color="auto"/>
            <w:bottom w:val="none" w:sz="0" w:space="0" w:color="auto"/>
            <w:right w:val="none" w:sz="0" w:space="0" w:color="auto"/>
          </w:divBdr>
        </w:div>
        <w:div w:id="277378186">
          <w:marLeft w:val="640"/>
          <w:marRight w:val="0"/>
          <w:marTop w:val="0"/>
          <w:marBottom w:val="0"/>
          <w:divBdr>
            <w:top w:val="none" w:sz="0" w:space="0" w:color="auto"/>
            <w:left w:val="none" w:sz="0" w:space="0" w:color="auto"/>
            <w:bottom w:val="none" w:sz="0" w:space="0" w:color="auto"/>
            <w:right w:val="none" w:sz="0" w:space="0" w:color="auto"/>
          </w:divBdr>
        </w:div>
        <w:div w:id="243688554">
          <w:marLeft w:val="640"/>
          <w:marRight w:val="0"/>
          <w:marTop w:val="0"/>
          <w:marBottom w:val="0"/>
          <w:divBdr>
            <w:top w:val="none" w:sz="0" w:space="0" w:color="auto"/>
            <w:left w:val="none" w:sz="0" w:space="0" w:color="auto"/>
            <w:bottom w:val="none" w:sz="0" w:space="0" w:color="auto"/>
            <w:right w:val="none" w:sz="0" w:space="0" w:color="auto"/>
          </w:divBdr>
        </w:div>
        <w:div w:id="1440761349">
          <w:marLeft w:val="640"/>
          <w:marRight w:val="0"/>
          <w:marTop w:val="0"/>
          <w:marBottom w:val="0"/>
          <w:divBdr>
            <w:top w:val="none" w:sz="0" w:space="0" w:color="auto"/>
            <w:left w:val="none" w:sz="0" w:space="0" w:color="auto"/>
            <w:bottom w:val="none" w:sz="0" w:space="0" w:color="auto"/>
            <w:right w:val="none" w:sz="0" w:space="0" w:color="auto"/>
          </w:divBdr>
        </w:div>
        <w:div w:id="1361979140">
          <w:marLeft w:val="640"/>
          <w:marRight w:val="0"/>
          <w:marTop w:val="0"/>
          <w:marBottom w:val="0"/>
          <w:divBdr>
            <w:top w:val="none" w:sz="0" w:space="0" w:color="auto"/>
            <w:left w:val="none" w:sz="0" w:space="0" w:color="auto"/>
            <w:bottom w:val="none" w:sz="0" w:space="0" w:color="auto"/>
            <w:right w:val="none" w:sz="0" w:space="0" w:color="auto"/>
          </w:divBdr>
        </w:div>
        <w:div w:id="1730231098">
          <w:marLeft w:val="640"/>
          <w:marRight w:val="0"/>
          <w:marTop w:val="0"/>
          <w:marBottom w:val="0"/>
          <w:divBdr>
            <w:top w:val="none" w:sz="0" w:space="0" w:color="auto"/>
            <w:left w:val="none" w:sz="0" w:space="0" w:color="auto"/>
            <w:bottom w:val="none" w:sz="0" w:space="0" w:color="auto"/>
            <w:right w:val="none" w:sz="0" w:space="0" w:color="auto"/>
          </w:divBdr>
        </w:div>
        <w:div w:id="1199198805">
          <w:marLeft w:val="640"/>
          <w:marRight w:val="0"/>
          <w:marTop w:val="0"/>
          <w:marBottom w:val="0"/>
          <w:divBdr>
            <w:top w:val="none" w:sz="0" w:space="0" w:color="auto"/>
            <w:left w:val="none" w:sz="0" w:space="0" w:color="auto"/>
            <w:bottom w:val="none" w:sz="0" w:space="0" w:color="auto"/>
            <w:right w:val="none" w:sz="0" w:space="0" w:color="auto"/>
          </w:divBdr>
        </w:div>
        <w:div w:id="760184338">
          <w:marLeft w:val="640"/>
          <w:marRight w:val="0"/>
          <w:marTop w:val="0"/>
          <w:marBottom w:val="0"/>
          <w:divBdr>
            <w:top w:val="none" w:sz="0" w:space="0" w:color="auto"/>
            <w:left w:val="none" w:sz="0" w:space="0" w:color="auto"/>
            <w:bottom w:val="none" w:sz="0" w:space="0" w:color="auto"/>
            <w:right w:val="none" w:sz="0" w:space="0" w:color="auto"/>
          </w:divBdr>
        </w:div>
        <w:div w:id="878586068">
          <w:marLeft w:val="640"/>
          <w:marRight w:val="0"/>
          <w:marTop w:val="0"/>
          <w:marBottom w:val="0"/>
          <w:divBdr>
            <w:top w:val="none" w:sz="0" w:space="0" w:color="auto"/>
            <w:left w:val="none" w:sz="0" w:space="0" w:color="auto"/>
            <w:bottom w:val="none" w:sz="0" w:space="0" w:color="auto"/>
            <w:right w:val="none" w:sz="0" w:space="0" w:color="auto"/>
          </w:divBdr>
        </w:div>
        <w:div w:id="1764301843">
          <w:marLeft w:val="640"/>
          <w:marRight w:val="0"/>
          <w:marTop w:val="0"/>
          <w:marBottom w:val="0"/>
          <w:divBdr>
            <w:top w:val="none" w:sz="0" w:space="0" w:color="auto"/>
            <w:left w:val="none" w:sz="0" w:space="0" w:color="auto"/>
            <w:bottom w:val="none" w:sz="0" w:space="0" w:color="auto"/>
            <w:right w:val="none" w:sz="0" w:space="0" w:color="auto"/>
          </w:divBdr>
        </w:div>
        <w:div w:id="200747243">
          <w:marLeft w:val="640"/>
          <w:marRight w:val="0"/>
          <w:marTop w:val="0"/>
          <w:marBottom w:val="0"/>
          <w:divBdr>
            <w:top w:val="none" w:sz="0" w:space="0" w:color="auto"/>
            <w:left w:val="none" w:sz="0" w:space="0" w:color="auto"/>
            <w:bottom w:val="none" w:sz="0" w:space="0" w:color="auto"/>
            <w:right w:val="none" w:sz="0" w:space="0" w:color="auto"/>
          </w:divBdr>
        </w:div>
        <w:div w:id="1133987283">
          <w:marLeft w:val="640"/>
          <w:marRight w:val="0"/>
          <w:marTop w:val="0"/>
          <w:marBottom w:val="0"/>
          <w:divBdr>
            <w:top w:val="none" w:sz="0" w:space="0" w:color="auto"/>
            <w:left w:val="none" w:sz="0" w:space="0" w:color="auto"/>
            <w:bottom w:val="none" w:sz="0" w:space="0" w:color="auto"/>
            <w:right w:val="none" w:sz="0" w:space="0" w:color="auto"/>
          </w:divBdr>
        </w:div>
        <w:div w:id="1182277547">
          <w:marLeft w:val="640"/>
          <w:marRight w:val="0"/>
          <w:marTop w:val="0"/>
          <w:marBottom w:val="0"/>
          <w:divBdr>
            <w:top w:val="none" w:sz="0" w:space="0" w:color="auto"/>
            <w:left w:val="none" w:sz="0" w:space="0" w:color="auto"/>
            <w:bottom w:val="none" w:sz="0" w:space="0" w:color="auto"/>
            <w:right w:val="none" w:sz="0" w:space="0" w:color="auto"/>
          </w:divBdr>
        </w:div>
        <w:div w:id="1634752800">
          <w:marLeft w:val="640"/>
          <w:marRight w:val="0"/>
          <w:marTop w:val="0"/>
          <w:marBottom w:val="0"/>
          <w:divBdr>
            <w:top w:val="none" w:sz="0" w:space="0" w:color="auto"/>
            <w:left w:val="none" w:sz="0" w:space="0" w:color="auto"/>
            <w:bottom w:val="none" w:sz="0" w:space="0" w:color="auto"/>
            <w:right w:val="none" w:sz="0" w:space="0" w:color="auto"/>
          </w:divBdr>
        </w:div>
        <w:div w:id="1079987614">
          <w:marLeft w:val="640"/>
          <w:marRight w:val="0"/>
          <w:marTop w:val="0"/>
          <w:marBottom w:val="0"/>
          <w:divBdr>
            <w:top w:val="none" w:sz="0" w:space="0" w:color="auto"/>
            <w:left w:val="none" w:sz="0" w:space="0" w:color="auto"/>
            <w:bottom w:val="none" w:sz="0" w:space="0" w:color="auto"/>
            <w:right w:val="none" w:sz="0" w:space="0" w:color="auto"/>
          </w:divBdr>
        </w:div>
        <w:div w:id="1039818535">
          <w:marLeft w:val="640"/>
          <w:marRight w:val="0"/>
          <w:marTop w:val="0"/>
          <w:marBottom w:val="0"/>
          <w:divBdr>
            <w:top w:val="none" w:sz="0" w:space="0" w:color="auto"/>
            <w:left w:val="none" w:sz="0" w:space="0" w:color="auto"/>
            <w:bottom w:val="none" w:sz="0" w:space="0" w:color="auto"/>
            <w:right w:val="none" w:sz="0" w:space="0" w:color="auto"/>
          </w:divBdr>
        </w:div>
        <w:div w:id="167528252">
          <w:marLeft w:val="640"/>
          <w:marRight w:val="0"/>
          <w:marTop w:val="0"/>
          <w:marBottom w:val="0"/>
          <w:divBdr>
            <w:top w:val="none" w:sz="0" w:space="0" w:color="auto"/>
            <w:left w:val="none" w:sz="0" w:space="0" w:color="auto"/>
            <w:bottom w:val="none" w:sz="0" w:space="0" w:color="auto"/>
            <w:right w:val="none" w:sz="0" w:space="0" w:color="auto"/>
          </w:divBdr>
        </w:div>
        <w:div w:id="1899171832">
          <w:marLeft w:val="640"/>
          <w:marRight w:val="0"/>
          <w:marTop w:val="0"/>
          <w:marBottom w:val="0"/>
          <w:divBdr>
            <w:top w:val="none" w:sz="0" w:space="0" w:color="auto"/>
            <w:left w:val="none" w:sz="0" w:space="0" w:color="auto"/>
            <w:bottom w:val="none" w:sz="0" w:space="0" w:color="auto"/>
            <w:right w:val="none" w:sz="0" w:space="0" w:color="auto"/>
          </w:divBdr>
        </w:div>
        <w:div w:id="783576475">
          <w:marLeft w:val="640"/>
          <w:marRight w:val="0"/>
          <w:marTop w:val="0"/>
          <w:marBottom w:val="0"/>
          <w:divBdr>
            <w:top w:val="none" w:sz="0" w:space="0" w:color="auto"/>
            <w:left w:val="none" w:sz="0" w:space="0" w:color="auto"/>
            <w:bottom w:val="none" w:sz="0" w:space="0" w:color="auto"/>
            <w:right w:val="none" w:sz="0" w:space="0" w:color="auto"/>
          </w:divBdr>
        </w:div>
        <w:div w:id="1858882497">
          <w:marLeft w:val="640"/>
          <w:marRight w:val="0"/>
          <w:marTop w:val="0"/>
          <w:marBottom w:val="0"/>
          <w:divBdr>
            <w:top w:val="none" w:sz="0" w:space="0" w:color="auto"/>
            <w:left w:val="none" w:sz="0" w:space="0" w:color="auto"/>
            <w:bottom w:val="none" w:sz="0" w:space="0" w:color="auto"/>
            <w:right w:val="none" w:sz="0" w:space="0" w:color="auto"/>
          </w:divBdr>
        </w:div>
        <w:div w:id="1483035263">
          <w:marLeft w:val="640"/>
          <w:marRight w:val="0"/>
          <w:marTop w:val="0"/>
          <w:marBottom w:val="0"/>
          <w:divBdr>
            <w:top w:val="none" w:sz="0" w:space="0" w:color="auto"/>
            <w:left w:val="none" w:sz="0" w:space="0" w:color="auto"/>
            <w:bottom w:val="none" w:sz="0" w:space="0" w:color="auto"/>
            <w:right w:val="none" w:sz="0" w:space="0" w:color="auto"/>
          </w:divBdr>
        </w:div>
        <w:div w:id="1895576973">
          <w:marLeft w:val="640"/>
          <w:marRight w:val="0"/>
          <w:marTop w:val="0"/>
          <w:marBottom w:val="0"/>
          <w:divBdr>
            <w:top w:val="none" w:sz="0" w:space="0" w:color="auto"/>
            <w:left w:val="none" w:sz="0" w:space="0" w:color="auto"/>
            <w:bottom w:val="none" w:sz="0" w:space="0" w:color="auto"/>
            <w:right w:val="none" w:sz="0" w:space="0" w:color="auto"/>
          </w:divBdr>
        </w:div>
        <w:div w:id="2064908639">
          <w:marLeft w:val="640"/>
          <w:marRight w:val="0"/>
          <w:marTop w:val="0"/>
          <w:marBottom w:val="0"/>
          <w:divBdr>
            <w:top w:val="none" w:sz="0" w:space="0" w:color="auto"/>
            <w:left w:val="none" w:sz="0" w:space="0" w:color="auto"/>
            <w:bottom w:val="none" w:sz="0" w:space="0" w:color="auto"/>
            <w:right w:val="none" w:sz="0" w:space="0" w:color="auto"/>
          </w:divBdr>
        </w:div>
        <w:div w:id="624652967">
          <w:marLeft w:val="640"/>
          <w:marRight w:val="0"/>
          <w:marTop w:val="0"/>
          <w:marBottom w:val="0"/>
          <w:divBdr>
            <w:top w:val="none" w:sz="0" w:space="0" w:color="auto"/>
            <w:left w:val="none" w:sz="0" w:space="0" w:color="auto"/>
            <w:bottom w:val="none" w:sz="0" w:space="0" w:color="auto"/>
            <w:right w:val="none" w:sz="0" w:space="0" w:color="auto"/>
          </w:divBdr>
        </w:div>
        <w:div w:id="493954098">
          <w:marLeft w:val="640"/>
          <w:marRight w:val="0"/>
          <w:marTop w:val="0"/>
          <w:marBottom w:val="0"/>
          <w:divBdr>
            <w:top w:val="none" w:sz="0" w:space="0" w:color="auto"/>
            <w:left w:val="none" w:sz="0" w:space="0" w:color="auto"/>
            <w:bottom w:val="none" w:sz="0" w:space="0" w:color="auto"/>
            <w:right w:val="none" w:sz="0" w:space="0" w:color="auto"/>
          </w:divBdr>
        </w:div>
        <w:div w:id="801003698">
          <w:marLeft w:val="640"/>
          <w:marRight w:val="0"/>
          <w:marTop w:val="0"/>
          <w:marBottom w:val="0"/>
          <w:divBdr>
            <w:top w:val="none" w:sz="0" w:space="0" w:color="auto"/>
            <w:left w:val="none" w:sz="0" w:space="0" w:color="auto"/>
            <w:bottom w:val="none" w:sz="0" w:space="0" w:color="auto"/>
            <w:right w:val="none" w:sz="0" w:space="0" w:color="auto"/>
          </w:divBdr>
        </w:div>
        <w:div w:id="1092355658">
          <w:marLeft w:val="640"/>
          <w:marRight w:val="0"/>
          <w:marTop w:val="0"/>
          <w:marBottom w:val="0"/>
          <w:divBdr>
            <w:top w:val="none" w:sz="0" w:space="0" w:color="auto"/>
            <w:left w:val="none" w:sz="0" w:space="0" w:color="auto"/>
            <w:bottom w:val="none" w:sz="0" w:space="0" w:color="auto"/>
            <w:right w:val="none" w:sz="0" w:space="0" w:color="auto"/>
          </w:divBdr>
        </w:div>
        <w:div w:id="1155681274">
          <w:marLeft w:val="640"/>
          <w:marRight w:val="0"/>
          <w:marTop w:val="0"/>
          <w:marBottom w:val="0"/>
          <w:divBdr>
            <w:top w:val="none" w:sz="0" w:space="0" w:color="auto"/>
            <w:left w:val="none" w:sz="0" w:space="0" w:color="auto"/>
            <w:bottom w:val="none" w:sz="0" w:space="0" w:color="auto"/>
            <w:right w:val="none" w:sz="0" w:space="0" w:color="auto"/>
          </w:divBdr>
        </w:div>
        <w:div w:id="1111322759">
          <w:marLeft w:val="640"/>
          <w:marRight w:val="0"/>
          <w:marTop w:val="0"/>
          <w:marBottom w:val="0"/>
          <w:divBdr>
            <w:top w:val="none" w:sz="0" w:space="0" w:color="auto"/>
            <w:left w:val="none" w:sz="0" w:space="0" w:color="auto"/>
            <w:bottom w:val="none" w:sz="0" w:space="0" w:color="auto"/>
            <w:right w:val="none" w:sz="0" w:space="0" w:color="auto"/>
          </w:divBdr>
        </w:div>
        <w:div w:id="313030552">
          <w:marLeft w:val="640"/>
          <w:marRight w:val="0"/>
          <w:marTop w:val="0"/>
          <w:marBottom w:val="0"/>
          <w:divBdr>
            <w:top w:val="none" w:sz="0" w:space="0" w:color="auto"/>
            <w:left w:val="none" w:sz="0" w:space="0" w:color="auto"/>
            <w:bottom w:val="none" w:sz="0" w:space="0" w:color="auto"/>
            <w:right w:val="none" w:sz="0" w:space="0" w:color="auto"/>
          </w:divBdr>
        </w:div>
        <w:div w:id="812328910">
          <w:marLeft w:val="640"/>
          <w:marRight w:val="0"/>
          <w:marTop w:val="0"/>
          <w:marBottom w:val="0"/>
          <w:divBdr>
            <w:top w:val="none" w:sz="0" w:space="0" w:color="auto"/>
            <w:left w:val="none" w:sz="0" w:space="0" w:color="auto"/>
            <w:bottom w:val="none" w:sz="0" w:space="0" w:color="auto"/>
            <w:right w:val="none" w:sz="0" w:space="0" w:color="auto"/>
          </w:divBdr>
        </w:div>
        <w:div w:id="628367092">
          <w:marLeft w:val="640"/>
          <w:marRight w:val="0"/>
          <w:marTop w:val="0"/>
          <w:marBottom w:val="0"/>
          <w:divBdr>
            <w:top w:val="none" w:sz="0" w:space="0" w:color="auto"/>
            <w:left w:val="none" w:sz="0" w:space="0" w:color="auto"/>
            <w:bottom w:val="none" w:sz="0" w:space="0" w:color="auto"/>
            <w:right w:val="none" w:sz="0" w:space="0" w:color="auto"/>
          </w:divBdr>
        </w:div>
        <w:div w:id="151869595">
          <w:marLeft w:val="640"/>
          <w:marRight w:val="0"/>
          <w:marTop w:val="0"/>
          <w:marBottom w:val="0"/>
          <w:divBdr>
            <w:top w:val="none" w:sz="0" w:space="0" w:color="auto"/>
            <w:left w:val="none" w:sz="0" w:space="0" w:color="auto"/>
            <w:bottom w:val="none" w:sz="0" w:space="0" w:color="auto"/>
            <w:right w:val="none" w:sz="0" w:space="0" w:color="auto"/>
          </w:divBdr>
        </w:div>
        <w:div w:id="1701393190">
          <w:marLeft w:val="640"/>
          <w:marRight w:val="0"/>
          <w:marTop w:val="0"/>
          <w:marBottom w:val="0"/>
          <w:divBdr>
            <w:top w:val="none" w:sz="0" w:space="0" w:color="auto"/>
            <w:left w:val="none" w:sz="0" w:space="0" w:color="auto"/>
            <w:bottom w:val="none" w:sz="0" w:space="0" w:color="auto"/>
            <w:right w:val="none" w:sz="0" w:space="0" w:color="auto"/>
          </w:divBdr>
        </w:div>
        <w:div w:id="1311712590">
          <w:marLeft w:val="640"/>
          <w:marRight w:val="0"/>
          <w:marTop w:val="0"/>
          <w:marBottom w:val="0"/>
          <w:divBdr>
            <w:top w:val="none" w:sz="0" w:space="0" w:color="auto"/>
            <w:left w:val="none" w:sz="0" w:space="0" w:color="auto"/>
            <w:bottom w:val="none" w:sz="0" w:space="0" w:color="auto"/>
            <w:right w:val="none" w:sz="0" w:space="0" w:color="auto"/>
          </w:divBdr>
        </w:div>
        <w:div w:id="871765118">
          <w:marLeft w:val="640"/>
          <w:marRight w:val="0"/>
          <w:marTop w:val="0"/>
          <w:marBottom w:val="0"/>
          <w:divBdr>
            <w:top w:val="none" w:sz="0" w:space="0" w:color="auto"/>
            <w:left w:val="none" w:sz="0" w:space="0" w:color="auto"/>
            <w:bottom w:val="none" w:sz="0" w:space="0" w:color="auto"/>
            <w:right w:val="none" w:sz="0" w:space="0" w:color="auto"/>
          </w:divBdr>
        </w:div>
        <w:div w:id="612401096">
          <w:marLeft w:val="640"/>
          <w:marRight w:val="0"/>
          <w:marTop w:val="0"/>
          <w:marBottom w:val="0"/>
          <w:divBdr>
            <w:top w:val="none" w:sz="0" w:space="0" w:color="auto"/>
            <w:left w:val="none" w:sz="0" w:space="0" w:color="auto"/>
            <w:bottom w:val="none" w:sz="0" w:space="0" w:color="auto"/>
            <w:right w:val="none" w:sz="0" w:space="0" w:color="auto"/>
          </w:divBdr>
        </w:div>
        <w:div w:id="1329555862">
          <w:marLeft w:val="640"/>
          <w:marRight w:val="0"/>
          <w:marTop w:val="0"/>
          <w:marBottom w:val="0"/>
          <w:divBdr>
            <w:top w:val="none" w:sz="0" w:space="0" w:color="auto"/>
            <w:left w:val="none" w:sz="0" w:space="0" w:color="auto"/>
            <w:bottom w:val="none" w:sz="0" w:space="0" w:color="auto"/>
            <w:right w:val="none" w:sz="0" w:space="0" w:color="auto"/>
          </w:divBdr>
        </w:div>
        <w:div w:id="1057511190">
          <w:marLeft w:val="640"/>
          <w:marRight w:val="0"/>
          <w:marTop w:val="0"/>
          <w:marBottom w:val="0"/>
          <w:divBdr>
            <w:top w:val="none" w:sz="0" w:space="0" w:color="auto"/>
            <w:left w:val="none" w:sz="0" w:space="0" w:color="auto"/>
            <w:bottom w:val="none" w:sz="0" w:space="0" w:color="auto"/>
            <w:right w:val="none" w:sz="0" w:space="0" w:color="auto"/>
          </w:divBdr>
        </w:div>
        <w:div w:id="261955855">
          <w:marLeft w:val="640"/>
          <w:marRight w:val="0"/>
          <w:marTop w:val="0"/>
          <w:marBottom w:val="0"/>
          <w:divBdr>
            <w:top w:val="none" w:sz="0" w:space="0" w:color="auto"/>
            <w:left w:val="none" w:sz="0" w:space="0" w:color="auto"/>
            <w:bottom w:val="none" w:sz="0" w:space="0" w:color="auto"/>
            <w:right w:val="none" w:sz="0" w:space="0" w:color="auto"/>
          </w:divBdr>
        </w:div>
        <w:div w:id="1044213350">
          <w:marLeft w:val="640"/>
          <w:marRight w:val="0"/>
          <w:marTop w:val="0"/>
          <w:marBottom w:val="0"/>
          <w:divBdr>
            <w:top w:val="none" w:sz="0" w:space="0" w:color="auto"/>
            <w:left w:val="none" w:sz="0" w:space="0" w:color="auto"/>
            <w:bottom w:val="none" w:sz="0" w:space="0" w:color="auto"/>
            <w:right w:val="none" w:sz="0" w:space="0" w:color="auto"/>
          </w:divBdr>
        </w:div>
        <w:div w:id="1445076326">
          <w:marLeft w:val="640"/>
          <w:marRight w:val="0"/>
          <w:marTop w:val="0"/>
          <w:marBottom w:val="0"/>
          <w:divBdr>
            <w:top w:val="none" w:sz="0" w:space="0" w:color="auto"/>
            <w:left w:val="none" w:sz="0" w:space="0" w:color="auto"/>
            <w:bottom w:val="none" w:sz="0" w:space="0" w:color="auto"/>
            <w:right w:val="none" w:sz="0" w:space="0" w:color="auto"/>
          </w:divBdr>
        </w:div>
        <w:div w:id="1731147585">
          <w:marLeft w:val="640"/>
          <w:marRight w:val="0"/>
          <w:marTop w:val="0"/>
          <w:marBottom w:val="0"/>
          <w:divBdr>
            <w:top w:val="none" w:sz="0" w:space="0" w:color="auto"/>
            <w:left w:val="none" w:sz="0" w:space="0" w:color="auto"/>
            <w:bottom w:val="none" w:sz="0" w:space="0" w:color="auto"/>
            <w:right w:val="none" w:sz="0" w:space="0" w:color="auto"/>
          </w:divBdr>
        </w:div>
        <w:div w:id="1488126151">
          <w:marLeft w:val="640"/>
          <w:marRight w:val="0"/>
          <w:marTop w:val="0"/>
          <w:marBottom w:val="0"/>
          <w:divBdr>
            <w:top w:val="none" w:sz="0" w:space="0" w:color="auto"/>
            <w:left w:val="none" w:sz="0" w:space="0" w:color="auto"/>
            <w:bottom w:val="none" w:sz="0" w:space="0" w:color="auto"/>
            <w:right w:val="none" w:sz="0" w:space="0" w:color="auto"/>
          </w:divBdr>
        </w:div>
        <w:div w:id="1820725506">
          <w:marLeft w:val="640"/>
          <w:marRight w:val="0"/>
          <w:marTop w:val="0"/>
          <w:marBottom w:val="0"/>
          <w:divBdr>
            <w:top w:val="none" w:sz="0" w:space="0" w:color="auto"/>
            <w:left w:val="none" w:sz="0" w:space="0" w:color="auto"/>
            <w:bottom w:val="none" w:sz="0" w:space="0" w:color="auto"/>
            <w:right w:val="none" w:sz="0" w:space="0" w:color="auto"/>
          </w:divBdr>
        </w:div>
        <w:div w:id="39521724">
          <w:marLeft w:val="640"/>
          <w:marRight w:val="0"/>
          <w:marTop w:val="0"/>
          <w:marBottom w:val="0"/>
          <w:divBdr>
            <w:top w:val="none" w:sz="0" w:space="0" w:color="auto"/>
            <w:left w:val="none" w:sz="0" w:space="0" w:color="auto"/>
            <w:bottom w:val="none" w:sz="0" w:space="0" w:color="auto"/>
            <w:right w:val="none" w:sz="0" w:space="0" w:color="auto"/>
          </w:divBdr>
        </w:div>
        <w:div w:id="2110662071">
          <w:marLeft w:val="640"/>
          <w:marRight w:val="0"/>
          <w:marTop w:val="0"/>
          <w:marBottom w:val="0"/>
          <w:divBdr>
            <w:top w:val="none" w:sz="0" w:space="0" w:color="auto"/>
            <w:left w:val="none" w:sz="0" w:space="0" w:color="auto"/>
            <w:bottom w:val="none" w:sz="0" w:space="0" w:color="auto"/>
            <w:right w:val="none" w:sz="0" w:space="0" w:color="auto"/>
          </w:divBdr>
        </w:div>
        <w:div w:id="1744795480">
          <w:marLeft w:val="640"/>
          <w:marRight w:val="0"/>
          <w:marTop w:val="0"/>
          <w:marBottom w:val="0"/>
          <w:divBdr>
            <w:top w:val="none" w:sz="0" w:space="0" w:color="auto"/>
            <w:left w:val="none" w:sz="0" w:space="0" w:color="auto"/>
            <w:bottom w:val="none" w:sz="0" w:space="0" w:color="auto"/>
            <w:right w:val="none" w:sz="0" w:space="0" w:color="auto"/>
          </w:divBdr>
        </w:div>
        <w:div w:id="173110173">
          <w:marLeft w:val="640"/>
          <w:marRight w:val="0"/>
          <w:marTop w:val="0"/>
          <w:marBottom w:val="0"/>
          <w:divBdr>
            <w:top w:val="none" w:sz="0" w:space="0" w:color="auto"/>
            <w:left w:val="none" w:sz="0" w:space="0" w:color="auto"/>
            <w:bottom w:val="none" w:sz="0" w:space="0" w:color="auto"/>
            <w:right w:val="none" w:sz="0" w:space="0" w:color="auto"/>
          </w:divBdr>
        </w:div>
        <w:div w:id="1703361464">
          <w:marLeft w:val="640"/>
          <w:marRight w:val="0"/>
          <w:marTop w:val="0"/>
          <w:marBottom w:val="0"/>
          <w:divBdr>
            <w:top w:val="none" w:sz="0" w:space="0" w:color="auto"/>
            <w:left w:val="none" w:sz="0" w:space="0" w:color="auto"/>
            <w:bottom w:val="none" w:sz="0" w:space="0" w:color="auto"/>
            <w:right w:val="none" w:sz="0" w:space="0" w:color="auto"/>
          </w:divBdr>
        </w:div>
        <w:div w:id="164251279">
          <w:marLeft w:val="640"/>
          <w:marRight w:val="0"/>
          <w:marTop w:val="0"/>
          <w:marBottom w:val="0"/>
          <w:divBdr>
            <w:top w:val="none" w:sz="0" w:space="0" w:color="auto"/>
            <w:left w:val="none" w:sz="0" w:space="0" w:color="auto"/>
            <w:bottom w:val="none" w:sz="0" w:space="0" w:color="auto"/>
            <w:right w:val="none" w:sz="0" w:space="0" w:color="auto"/>
          </w:divBdr>
        </w:div>
        <w:div w:id="1732968907">
          <w:marLeft w:val="640"/>
          <w:marRight w:val="0"/>
          <w:marTop w:val="0"/>
          <w:marBottom w:val="0"/>
          <w:divBdr>
            <w:top w:val="none" w:sz="0" w:space="0" w:color="auto"/>
            <w:left w:val="none" w:sz="0" w:space="0" w:color="auto"/>
            <w:bottom w:val="none" w:sz="0" w:space="0" w:color="auto"/>
            <w:right w:val="none" w:sz="0" w:space="0" w:color="auto"/>
          </w:divBdr>
        </w:div>
        <w:div w:id="1290280840">
          <w:marLeft w:val="640"/>
          <w:marRight w:val="0"/>
          <w:marTop w:val="0"/>
          <w:marBottom w:val="0"/>
          <w:divBdr>
            <w:top w:val="none" w:sz="0" w:space="0" w:color="auto"/>
            <w:left w:val="none" w:sz="0" w:space="0" w:color="auto"/>
            <w:bottom w:val="none" w:sz="0" w:space="0" w:color="auto"/>
            <w:right w:val="none" w:sz="0" w:space="0" w:color="auto"/>
          </w:divBdr>
        </w:div>
        <w:div w:id="705375722">
          <w:marLeft w:val="640"/>
          <w:marRight w:val="0"/>
          <w:marTop w:val="0"/>
          <w:marBottom w:val="0"/>
          <w:divBdr>
            <w:top w:val="none" w:sz="0" w:space="0" w:color="auto"/>
            <w:left w:val="none" w:sz="0" w:space="0" w:color="auto"/>
            <w:bottom w:val="none" w:sz="0" w:space="0" w:color="auto"/>
            <w:right w:val="none" w:sz="0" w:space="0" w:color="auto"/>
          </w:divBdr>
        </w:div>
        <w:div w:id="143161339">
          <w:marLeft w:val="640"/>
          <w:marRight w:val="0"/>
          <w:marTop w:val="0"/>
          <w:marBottom w:val="0"/>
          <w:divBdr>
            <w:top w:val="none" w:sz="0" w:space="0" w:color="auto"/>
            <w:left w:val="none" w:sz="0" w:space="0" w:color="auto"/>
            <w:bottom w:val="none" w:sz="0" w:space="0" w:color="auto"/>
            <w:right w:val="none" w:sz="0" w:space="0" w:color="auto"/>
          </w:divBdr>
        </w:div>
        <w:div w:id="155583169">
          <w:marLeft w:val="640"/>
          <w:marRight w:val="0"/>
          <w:marTop w:val="0"/>
          <w:marBottom w:val="0"/>
          <w:divBdr>
            <w:top w:val="none" w:sz="0" w:space="0" w:color="auto"/>
            <w:left w:val="none" w:sz="0" w:space="0" w:color="auto"/>
            <w:bottom w:val="none" w:sz="0" w:space="0" w:color="auto"/>
            <w:right w:val="none" w:sz="0" w:space="0" w:color="auto"/>
          </w:divBdr>
        </w:div>
        <w:div w:id="1009986989">
          <w:marLeft w:val="640"/>
          <w:marRight w:val="0"/>
          <w:marTop w:val="0"/>
          <w:marBottom w:val="0"/>
          <w:divBdr>
            <w:top w:val="none" w:sz="0" w:space="0" w:color="auto"/>
            <w:left w:val="none" w:sz="0" w:space="0" w:color="auto"/>
            <w:bottom w:val="none" w:sz="0" w:space="0" w:color="auto"/>
            <w:right w:val="none" w:sz="0" w:space="0" w:color="auto"/>
          </w:divBdr>
        </w:div>
        <w:div w:id="1589533226">
          <w:marLeft w:val="640"/>
          <w:marRight w:val="0"/>
          <w:marTop w:val="0"/>
          <w:marBottom w:val="0"/>
          <w:divBdr>
            <w:top w:val="none" w:sz="0" w:space="0" w:color="auto"/>
            <w:left w:val="none" w:sz="0" w:space="0" w:color="auto"/>
            <w:bottom w:val="none" w:sz="0" w:space="0" w:color="auto"/>
            <w:right w:val="none" w:sz="0" w:space="0" w:color="auto"/>
          </w:divBdr>
        </w:div>
        <w:div w:id="677122421">
          <w:marLeft w:val="640"/>
          <w:marRight w:val="0"/>
          <w:marTop w:val="0"/>
          <w:marBottom w:val="0"/>
          <w:divBdr>
            <w:top w:val="none" w:sz="0" w:space="0" w:color="auto"/>
            <w:left w:val="none" w:sz="0" w:space="0" w:color="auto"/>
            <w:bottom w:val="none" w:sz="0" w:space="0" w:color="auto"/>
            <w:right w:val="none" w:sz="0" w:space="0" w:color="auto"/>
          </w:divBdr>
        </w:div>
        <w:div w:id="1405571700">
          <w:marLeft w:val="640"/>
          <w:marRight w:val="0"/>
          <w:marTop w:val="0"/>
          <w:marBottom w:val="0"/>
          <w:divBdr>
            <w:top w:val="none" w:sz="0" w:space="0" w:color="auto"/>
            <w:left w:val="none" w:sz="0" w:space="0" w:color="auto"/>
            <w:bottom w:val="none" w:sz="0" w:space="0" w:color="auto"/>
            <w:right w:val="none" w:sz="0" w:space="0" w:color="auto"/>
          </w:divBdr>
        </w:div>
        <w:div w:id="1112243646">
          <w:marLeft w:val="640"/>
          <w:marRight w:val="0"/>
          <w:marTop w:val="0"/>
          <w:marBottom w:val="0"/>
          <w:divBdr>
            <w:top w:val="none" w:sz="0" w:space="0" w:color="auto"/>
            <w:left w:val="none" w:sz="0" w:space="0" w:color="auto"/>
            <w:bottom w:val="none" w:sz="0" w:space="0" w:color="auto"/>
            <w:right w:val="none" w:sz="0" w:space="0" w:color="auto"/>
          </w:divBdr>
        </w:div>
        <w:div w:id="469790808">
          <w:marLeft w:val="640"/>
          <w:marRight w:val="0"/>
          <w:marTop w:val="0"/>
          <w:marBottom w:val="0"/>
          <w:divBdr>
            <w:top w:val="none" w:sz="0" w:space="0" w:color="auto"/>
            <w:left w:val="none" w:sz="0" w:space="0" w:color="auto"/>
            <w:bottom w:val="none" w:sz="0" w:space="0" w:color="auto"/>
            <w:right w:val="none" w:sz="0" w:space="0" w:color="auto"/>
          </w:divBdr>
        </w:div>
        <w:div w:id="270666186">
          <w:marLeft w:val="640"/>
          <w:marRight w:val="0"/>
          <w:marTop w:val="0"/>
          <w:marBottom w:val="0"/>
          <w:divBdr>
            <w:top w:val="none" w:sz="0" w:space="0" w:color="auto"/>
            <w:left w:val="none" w:sz="0" w:space="0" w:color="auto"/>
            <w:bottom w:val="none" w:sz="0" w:space="0" w:color="auto"/>
            <w:right w:val="none" w:sz="0" w:space="0" w:color="auto"/>
          </w:divBdr>
        </w:div>
        <w:div w:id="593519379">
          <w:marLeft w:val="640"/>
          <w:marRight w:val="0"/>
          <w:marTop w:val="0"/>
          <w:marBottom w:val="0"/>
          <w:divBdr>
            <w:top w:val="none" w:sz="0" w:space="0" w:color="auto"/>
            <w:left w:val="none" w:sz="0" w:space="0" w:color="auto"/>
            <w:bottom w:val="none" w:sz="0" w:space="0" w:color="auto"/>
            <w:right w:val="none" w:sz="0" w:space="0" w:color="auto"/>
          </w:divBdr>
        </w:div>
        <w:div w:id="1962376310">
          <w:marLeft w:val="640"/>
          <w:marRight w:val="0"/>
          <w:marTop w:val="0"/>
          <w:marBottom w:val="0"/>
          <w:divBdr>
            <w:top w:val="none" w:sz="0" w:space="0" w:color="auto"/>
            <w:left w:val="none" w:sz="0" w:space="0" w:color="auto"/>
            <w:bottom w:val="none" w:sz="0" w:space="0" w:color="auto"/>
            <w:right w:val="none" w:sz="0" w:space="0" w:color="auto"/>
          </w:divBdr>
        </w:div>
        <w:div w:id="1548760361">
          <w:marLeft w:val="640"/>
          <w:marRight w:val="0"/>
          <w:marTop w:val="0"/>
          <w:marBottom w:val="0"/>
          <w:divBdr>
            <w:top w:val="none" w:sz="0" w:space="0" w:color="auto"/>
            <w:left w:val="none" w:sz="0" w:space="0" w:color="auto"/>
            <w:bottom w:val="none" w:sz="0" w:space="0" w:color="auto"/>
            <w:right w:val="none" w:sz="0" w:space="0" w:color="auto"/>
          </w:divBdr>
        </w:div>
        <w:div w:id="1810778465">
          <w:marLeft w:val="640"/>
          <w:marRight w:val="0"/>
          <w:marTop w:val="0"/>
          <w:marBottom w:val="0"/>
          <w:divBdr>
            <w:top w:val="none" w:sz="0" w:space="0" w:color="auto"/>
            <w:left w:val="none" w:sz="0" w:space="0" w:color="auto"/>
            <w:bottom w:val="none" w:sz="0" w:space="0" w:color="auto"/>
            <w:right w:val="none" w:sz="0" w:space="0" w:color="auto"/>
          </w:divBdr>
        </w:div>
        <w:div w:id="971979416">
          <w:marLeft w:val="640"/>
          <w:marRight w:val="0"/>
          <w:marTop w:val="0"/>
          <w:marBottom w:val="0"/>
          <w:divBdr>
            <w:top w:val="none" w:sz="0" w:space="0" w:color="auto"/>
            <w:left w:val="none" w:sz="0" w:space="0" w:color="auto"/>
            <w:bottom w:val="none" w:sz="0" w:space="0" w:color="auto"/>
            <w:right w:val="none" w:sz="0" w:space="0" w:color="auto"/>
          </w:divBdr>
        </w:div>
        <w:div w:id="2104909292">
          <w:marLeft w:val="640"/>
          <w:marRight w:val="0"/>
          <w:marTop w:val="0"/>
          <w:marBottom w:val="0"/>
          <w:divBdr>
            <w:top w:val="none" w:sz="0" w:space="0" w:color="auto"/>
            <w:left w:val="none" w:sz="0" w:space="0" w:color="auto"/>
            <w:bottom w:val="none" w:sz="0" w:space="0" w:color="auto"/>
            <w:right w:val="none" w:sz="0" w:space="0" w:color="auto"/>
          </w:divBdr>
        </w:div>
        <w:div w:id="1368215916">
          <w:marLeft w:val="640"/>
          <w:marRight w:val="0"/>
          <w:marTop w:val="0"/>
          <w:marBottom w:val="0"/>
          <w:divBdr>
            <w:top w:val="none" w:sz="0" w:space="0" w:color="auto"/>
            <w:left w:val="none" w:sz="0" w:space="0" w:color="auto"/>
            <w:bottom w:val="none" w:sz="0" w:space="0" w:color="auto"/>
            <w:right w:val="none" w:sz="0" w:space="0" w:color="auto"/>
          </w:divBdr>
        </w:div>
        <w:div w:id="1049451131">
          <w:marLeft w:val="640"/>
          <w:marRight w:val="0"/>
          <w:marTop w:val="0"/>
          <w:marBottom w:val="0"/>
          <w:divBdr>
            <w:top w:val="none" w:sz="0" w:space="0" w:color="auto"/>
            <w:left w:val="none" w:sz="0" w:space="0" w:color="auto"/>
            <w:bottom w:val="none" w:sz="0" w:space="0" w:color="auto"/>
            <w:right w:val="none" w:sz="0" w:space="0" w:color="auto"/>
          </w:divBdr>
        </w:div>
        <w:div w:id="1274048157">
          <w:marLeft w:val="640"/>
          <w:marRight w:val="0"/>
          <w:marTop w:val="0"/>
          <w:marBottom w:val="0"/>
          <w:divBdr>
            <w:top w:val="none" w:sz="0" w:space="0" w:color="auto"/>
            <w:left w:val="none" w:sz="0" w:space="0" w:color="auto"/>
            <w:bottom w:val="none" w:sz="0" w:space="0" w:color="auto"/>
            <w:right w:val="none" w:sz="0" w:space="0" w:color="auto"/>
          </w:divBdr>
        </w:div>
        <w:div w:id="959191178">
          <w:marLeft w:val="640"/>
          <w:marRight w:val="0"/>
          <w:marTop w:val="0"/>
          <w:marBottom w:val="0"/>
          <w:divBdr>
            <w:top w:val="none" w:sz="0" w:space="0" w:color="auto"/>
            <w:left w:val="none" w:sz="0" w:space="0" w:color="auto"/>
            <w:bottom w:val="none" w:sz="0" w:space="0" w:color="auto"/>
            <w:right w:val="none" w:sz="0" w:space="0" w:color="auto"/>
          </w:divBdr>
        </w:div>
        <w:div w:id="20279329">
          <w:marLeft w:val="640"/>
          <w:marRight w:val="0"/>
          <w:marTop w:val="0"/>
          <w:marBottom w:val="0"/>
          <w:divBdr>
            <w:top w:val="none" w:sz="0" w:space="0" w:color="auto"/>
            <w:left w:val="none" w:sz="0" w:space="0" w:color="auto"/>
            <w:bottom w:val="none" w:sz="0" w:space="0" w:color="auto"/>
            <w:right w:val="none" w:sz="0" w:space="0" w:color="auto"/>
          </w:divBdr>
        </w:div>
        <w:div w:id="1554847101">
          <w:marLeft w:val="640"/>
          <w:marRight w:val="0"/>
          <w:marTop w:val="0"/>
          <w:marBottom w:val="0"/>
          <w:divBdr>
            <w:top w:val="none" w:sz="0" w:space="0" w:color="auto"/>
            <w:left w:val="none" w:sz="0" w:space="0" w:color="auto"/>
            <w:bottom w:val="none" w:sz="0" w:space="0" w:color="auto"/>
            <w:right w:val="none" w:sz="0" w:space="0" w:color="auto"/>
          </w:divBdr>
        </w:div>
        <w:div w:id="1962761803">
          <w:marLeft w:val="640"/>
          <w:marRight w:val="0"/>
          <w:marTop w:val="0"/>
          <w:marBottom w:val="0"/>
          <w:divBdr>
            <w:top w:val="none" w:sz="0" w:space="0" w:color="auto"/>
            <w:left w:val="none" w:sz="0" w:space="0" w:color="auto"/>
            <w:bottom w:val="none" w:sz="0" w:space="0" w:color="auto"/>
            <w:right w:val="none" w:sz="0" w:space="0" w:color="auto"/>
          </w:divBdr>
        </w:div>
        <w:div w:id="2050295279">
          <w:marLeft w:val="640"/>
          <w:marRight w:val="0"/>
          <w:marTop w:val="0"/>
          <w:marBottom w:val="0"/>
          <w:divBdr>
            <w:top w:val="none" w:sz="0" w:space="0" w:color="auto"/>
            <w:left w:val="none" w:sz="0" w:space="0" w:color="auto"/>
            <w:bottom w:val="none" w:sz="0" w:space="0" w:color="auto"/>
            <w:right w:val="none" w:sz="0" w:space="0" w:color="auto"/>
          </w:divBdr>
        </w:div>
        <w:div w:id="826290361">
          <w:marLeft w:val="640"/>
          <w:marRight w:val="0"/>
          <w:marTop w:val="0"/>
          <w:marBottom w:val="0"/>
          <w:divBdr>
            <w:top w:val="none" w:sz="0" w:space="0" w:color="auto"/>
            <w:left w:val="none" w:sz="0" w:space="0" w:color="auto"/>
            <w:bottom w:val="none" w:sz="0" w:space="0" w:color="auto"/>
            <w:right w:val="none" w:sz="0" w:space="0" w:color="auto"/>
          </w:divBdr>
        </w:div>
        <w:div w:id="792165136">
          <w:marLeft w:val="640"/>
          <w:marRight w:val="0"/>
          <w:marTop w:val="0"/>
          <w:marBottom w:val="0"/>
          <w:divBdr>
            <w:top w:val="none" w:sz="0" w:space="0" w:color="auto"/>
            <w:left w:val="none" w:sz="0" w:space="0" w:color="auto"/>
            <w:bottom w:val="none" w:sz="0" w:space="0" w:color="auto"/>
            <w:right w:val="none" w:sz="0" w:space="0" w:color="auto"/>
          </w:divBdr>
        </w:div>
        <w:div w:id="882401027">
          <w:marLeft w:val="640"/>
          <w:marRight w:val="0"/>
          <w:marTop w:val="0"/>
          <w:marBottom w:val="0"/>
          <w:divBdr>
            <w:top w:val="none" w:sz="0" w:space="0" w:color="auto"/>
            <w:left w:val="none" w:sz="0" w:space="0" w:color="auto"/>
            <w:bottom w:val="none" w:sz="0" w:space="0" w:color="auto"/>
            <w:right w:val="none" w:sz="0" w:space="0" w:color="auto"/>
          </w:divBdr>
        </w:div>
        <w:div w:id="493229970">
          <w:marLeft w:val="640"/>
          <w:marRight w:val="0"/>
          <w:marTop w:val="0"/>
          <w:marBottom w:val="0"/>
          <w:divBdr>
            <w:top w:val="none" w:sz="0" w:space="0" w:color="auto"/>
            <w:left w:val="none" w:sz="0" w:space="0" w:color="auto"/>
            <w:bottom w:val="none" w:sz="0" w:space="0" w:color="auto"/>
            <w:right w:val="none" w:sz="0" w:space="0" w:color="auto"/>
          </w:divBdr>
        </w:div>
        <w:div w:id="1238441642">
          <w:marLeft w:val="640"/>
          <w:marRight w:val="0"/>
          <w:marTop w:val="0"/>
          <w:marBottom w:val="0"/>
          <w:divBdr>
            <w:top w:val="none" w:sz="0" w:space="0" w:color="auto"/>
            <w:left w:val="none" w:sz="0" w:space="0" w:color="auto"/>
            <w:bottom w:val="none" w:sz="0" w:space="0" w:color="auto"/>
            <w:right w:val="none" w:sz="0" w:space="0" w:color="auto"/>
          </w:divBdr>
        </w:div>
        <w:div w:id="1680307968">
          <w:marLeft w:val="640"/>
          <w:marRight w:val="0"/>
          <w:marTop w:val="0"/>
          <w:marBottom w:val="0"/>
          <w:divBdr>
            <w:top w:val="none" w:sz="0" w:space="0" w:color="auto"/>
            <w:left w:val="none" w:sz="0" w:space="0" w:color="auto"/>
            <w:bottom w:val="none" w:sz="0" w:space="0" w:color="auto"/>
            <w:right w:val="none" w:sz="0" w:space="0" w:color="auto"/>
          </w:divBdr>
        </w:div>
        <w:div w:id="1997685306">
          <w:marLeft w:val="640"/>
          <w:marRight w:val="0"/>
          <w:marTop w:val="0"/>
          <w:marBottom w:val="0"/>
          <w:divBdr>
            <w:top w:val="none" w:sz="0" w:space="0" w:color="auto"/>
            <w:left w:val="none" w:sz="0" w:space="0" w:color="auto"/>
            <w:bottom w:val="none" w:sz="0" w:space="0" w:color="auto"/>
            <w:right w:val="none" w:sz="0" w:space="0" w:color="auto"/>
          </w:divBdr>
        </w:div>
        <w:div w:id="890921183">
          <w:marLeft w:val="640"/>
          <w:marRight w:val="0"/>
          <w:marTop w:val="0"/>
          <w:marBottom w:val="0"/>
          <w:divBdr>
            <w:top w:val="none" w:sz="0" w:space="0" w:color="auto"/>
            <w:left w:val="none" w:sz="0" w:space="0" w:color="auto"/>
            <w:bottom w:val="none" w:sz="0" w:space="0" w:color="auto"/>
            <w:right w:val="none" w:sz="0" w:space="0" w:color="auto"/>
          </w:divBdr>
        </w:div>
        <w:div w:id="1945767742">
          <w:marLeft w:val="640"/>
          <w:marRight w:val="0"/>
          <w:marTop w:val="0"/>
          <w:marBottom w:val="0"/>
          <w:divBdr>
            <w:top w:val="none" w:sz="0" w:space="0" w:color="auto"/>
            <w:left w:val="none" w:sz="0" w:space="0" w:color="auto"/>
            <w:bottom w:val="none" w:sz="0" w:space="0" w:color="auto"/>
            <w:right w:val="none" w:sz="0" w:space="0" w:color="auto"/>
          </w:divBdr>
        </w:div>
        <w:div w:id="1435396556">
          <w:marLeft w:val="640"/>
          <w:marRight w:val="0"/>
          <w:marTop w:val="0"/>
          <w:marBottom w:val="0"/>
          <w:divBdr>
            <w:top w:val="none" w:sz="0" w:space="0" w:color="auto"/>
            <w:left w:val="none" w:sz="0" w:space="0" w:color="auto"/>
            <w:bottom w:val="none" w:sz="0" w:space="0" w:color="auto"/>
            <w:right w:val="none" w:sz="0" w:space="0" w:color="auto"/>
          </w:divBdr>
        </w:div>
        <w:div w:id="1758286834">
          <w:marLeft w:val="640"/>
          <w:marRight w:val="0"/>
          <w:marTop w:val="0"/>
          <w:marBottom w:val="0"/>
          <w:divBdr>
            <w:top w:val="none" w:sz="0" w:space="0" w:color="auto"/>
            <w:left w:val="none" w:sz="0" w:space="0" w:color="auto"/>
            <w:bottom w:val="none" w:sz="0" w:space="0" w:color="auto"/>
            <w:right w:val="none" w:sz="0" w:space="0" w:color="auto"/>
          </w:divBdr>
        </w:div>
        <w:div w:id="393236238">
          <w:marLeft w:val="640"/>
          <w:marRight w:val="0"/>
          <w:marTop w:val="0"/>
          <w:marBottom w:val="0"/>
          <w:divBdr>
            <w:top w:val="none" w:sz="0" w:space="0" w:color="auto"/>
            <w:left w:val="none" w:sz="0" w:space="0" w:color="auto"/>
            <w:bottom w:val="none" w:sz="0" w:space="0" w:color="auto"/>
            <w:right w:val="none" w:sz="0" w:space="0" w:color="auto"/>
          </w:divBdr>
        </w:div>
        <w:div w:id="2053118059">
          <w:marLeft w:val="640"/>
          <w:marRight w:val="0"/>
          <w:marTop w:val="0"/>
          <w:marBottom w:val="0"/>
          <w:divBdr>
            <w:top w:val="none" w:sz="0" w:space="0" w:color="auto"/>
            <w:left w:val="none" w:sz="0" w:space="0" w:color="auto"/>
            <w:bottom w:val="none" w:sz="0" w:space="0" w:color="auto"/>
            <w:right w:val="none" w:sz="0" w:space="0" w:color="auto"/>
          </w:divBdr>
        </w:div>
        <w:div w:id="1268343432">
          <w:marLeft w:val="640"/>
          <w:marRight w:val="0"/>
          <w:marTop w:val="0"/>
          <w:marBottom w:val="0"/>
          <w:divBdr>
            <w:top w:val="none" w:sz="0" w:space="0" w:color="auto"/>
            <w:left w:val="none" w:sz="0" w:space="0" w:color="auto"/>
            <w:bottom w:val="none" w:sz="0" w:space="0" w:color="auto"/>
            <w:right w:val="none" w:sz="0" w:space="0" w:color="auto"/>
          </w:divBdr>
        </w:div>
        <w:div w:id="271940500">
          <w:marLeft w:val="640"/>
          <w:marRight w:val="0"/>
          <w:marTop w:val="0"/>
          <w:marBottom w:val="0"/>
          <w:divBdr>
            <w:top w:val="none" w:sz="0" w:space="0" w:color="auto"/>
            <w:left w:val="none" w:sz="0" w:space="0" w:color="auto"/>
            <w:bottom w:val="none" w:sz="0" w:space="0" w:color="auto"/>
            <w:right w:val="none" w:sz="0" w:space="0" w:color="auto"/>
          </w:divBdr>
        </w:div>
        <w:div w:id="2041272788">
          <w:marLeft w:val="640"/>
          <w:marRight w:val="0"/>
          <w:marTop w:val="0"/>
          <w:marBottom w:val="0"/>
          <w:divBdr>
            <w:top w:val="none" w:sz="0" w:space="0" w:color="auto"/>
            <w:left w:val="none" w:sz="0" w:space="0" w:color="auto"/>
            <w:bottom w:val="none" w:sz="0" w:space="0" w:color="auto"/>
            <w:right w:val="none" w:sz="0" w:space="0" w:color="auto"/>
          </w:divBdr>
        </w:div>
        <w:div w:id="1287467360">
          <w:marLeft w:val="640"/>
          <w:marRight w:val="0"/>
          <w:marTop w:val="0"/>
          <w:marBottom w:val="0"/>
          <w:divBdr>
            <w:top w:val="none" w:sz="0" w:space="0" w:color="auto"/>
            <w:left w:val="none" w:sz="0" w:space="0" w:color="auto"/>
            <w:bottom w:val="none" w:sz="0" w:space="0" w:color="auto"/>
            <w:right w:val="none" w:sz="0" w:space="0" w:color="auto"/>
          </w:divBdr>
        </w:div>
        <w:div w:id="1447964307">
          <w:marLeft w:val="640"/>
          <w:marRight w:val="0"/>
          <w:marTop w:val="0"/>
          <w:marBottom w:val="0"/>
          <w:divBdr>
            <w:top w:val="none" w:sz="0" w:space="0" w:color="auto"/>
            <w:left w:val="none" w:sz="0" w:space="0" w:color="auto"/>
            <w:bottom w:val="none" w:sz="0" w:space="0" w:color="auto"/>
            <w:right w:val="none" w:sz="0" w:space="0" w:color="auto"/>
          </w:divBdr>
        </w:div>
        <w:div w:id="1397388672">
          <w:marLeft w:val="640"/>
          <w:marRight w:val="0"/>
          <w:marTop w:val="0"/>
          <w:marBottom w:val="0"/>
          <w:divBdr>
            <w:top w:val="none" w:sz="0" w:space="0" w:color="auto"/>
            <w:left w:val="none" w:sz="0" w:space="0" w:color="auto"/>
            <w:bottom w:val="none" w:sz="0" w:space="0" w:color="auto"/>
            <w:right w:val="none" w:sz="0" w:space="0" w:color="auto"/>
          </w:divBdr>
        </w:div>
        <w:div w:id="1632594093">
          <w:marLeft w:val="640"/>
          <w:marRight w:val="0"/>
          <w:marTop w:val="0"/>
          <w:marBottom w:val="0"/>
          <w:divBdr>
            <w:top w:val="none" w:sz="0" w:space="0" w:color="auto"/>
            <w:left w:val="none" w:sz="0" w:space="0" w:color="auto"/>
            <w:bottom w:val="none" w:sz="0" w:space="0" w:color="auto"/>
            <w:right w:val="none" w:sz="0" w:space="0" w:color="auto"/>
          </w:divBdr>
        </w:div>
        <w:div w:id="1731883458">
          <w:marLeft w:val="640"/>
          <w:marRight w:val="0"/>
          <w:marTop w:val="0"/>
          <w:marBottom w:val="0"/>
          <w:divBdr>
            <w:top w:val="none" w:sz="0" w:space="0" w:color="auto"/>
            <w:left w:val="none" w:sz="0" w:space="0" w:color="auto"/>
            <w:bottom w:val="none" w:sz="0" w:space="0" w:color="auto"/>
            <w:right w:val="none" w:sz="0" w:space="0" w:color="auto"/>
          </w:divBdr>
        </w:div>
        <w:div w:id="1436051670">
          <w:marLeft w:val="640"/>
          <w:marRight w:val="0"/>
          <w:marTop w:val="0"/>
          <w:marBottom w:val="0"/>
          <w:divBdr>
            <w:top w:val="none" w:sz="0" w:space="0" w:color="auto"/>
            <w:left w:val="none" w:sz="0" w:space="0" w:color="auto"/>
            <w:bottom w:val="none" w:sz="0" w:space="0" w:color="auto"/>
            <w:right w:val="none" w:sz="0" w:space="0" w:color="auto"/>
          </w:divBdr>
        </w:div>
        <w:div w:id="215317187">
          <w:marLeft w:val="640"/>
          <w:marRight w:val="0"/>
          <w:marTop w:val="0"/>
          <w:marBottom w:val="0"/>
          <w:divBdr>
            <w:top w:val="none" w:sz="0" w:space="0" w:color="auto"/>
            <w:left w:val="none" w:sz="0" w:space="0" w:color="auto"/>
            <w:bottom w:val="none" w:sz="0" w:space="0" w:color="auto"/>
            <w:right w:val="none" w:sz="0" w:space="0" w:color="auto"/>
          </w:divBdr>
        </w:div>
        <w:div w:id="872495286">
          <w:marLeft w:val="640"/>
          <w:marRight w:val="0"/>
          <w:marTop w:val="0"/>
          <w:marBottom w:val="0"/>
          <w:divBdr>
            <w:top w:val="none" w:sz="0" w:space="0" w:color="auto"/>
            <w:left w:val="none" w:sz="0" w:space="0" w:color="auto"/>
            <w:bottom w:val="none" w:sz="0" w:space="0" w:color="auto"/>
            <w:right w:val="none" w:sz="0" w:space="0" w:color="auto"/>
          </w:divBdr>
        </w:div>
        <w:div w:id="1022584192">
          <w:marLeft w:val="640"/>
          <w:marRight w:val="0"/>
          <w:marTop w:val="0"/>
          <w:marBottom w:val="0"/>
          <w:divBdr>
            <w:top w:val="none" w:sz="0" w:space="0" w:color="auto"/>
            <w:left w:val="none" w:sz="0" w:space="0" w:color="auto"/>
            <w:bottom w:val="none" w:sz="0" w:space="0" w:color="auto"/>
            <w:right w:val="none" w:sz="0" w:space="0" w:color="auto"/>
          </w:divBdr>
        </w:div>
        <w:div w:id="2099017660">
          <w:marLeft w:val="640"/>
          <w:marRight w:val="0"/>
          <w:marTop w:val="0"/>
          <w:marBottom w:val="0"/>
          <w:divBdr>
            <w:top w:val="none" w:sz="0" w:space="0" w:color="auto"/>
            <w:left w:val="none" w:sz="0" w:space="0" w:color="auto"/>
            <w:bottom w:val="none" w:sz="0" w:space="0" w:color="auto"/>
            <w:right w:val="none" w:sz="0" w:space="0" w:color="auto"/>
          </w:divBdr>
        </w:div>
        <w:div w:id="48043705">
          <w:marLeft w:val="640"/>
          <w:marRight w:val="0"/>
          <w:marTop w:val="0"/>
          <w:marBottom w:val="0"/>
          <w:divBdr>
            <w:top w:val="none" w:sz="0" w:space="0" w:color="auto"/>
            <w:left w:val="none" w:sz="0" w:space="0" w:color="auto"/>
            <w:bottom w:val="none" w:sz="0" w:space="0" w:color="auto"/>
            <w:right w:val="none" w:sz="0" w:space="0" w:color="auto"/>
          </w:divBdr>
        </w:div>
        <w:div w:id="1180318156">
          <w:marLeft w:val="640"/>
          <w:marRight w:val="0"/>
          <w:marTop w:val="0"/>
          <w:marBottom w:val="0"/>
          <w:divBdr>
            <w:top w:val="none" w:sz="0" w:space="0" w:color="auto"/>
            <w:left w:val="none" w:sz="0" w:space="0" w:color="auto"/>
            <w:bottom w:val="none" w:sz="0" w:space="0" w:color="auto"/>
            <w:right w:val="none" w:sz="0" w:space="0" w:color="auto"/>
          </w:divBdr>
        </w:div>
        <w:div w:id="1530725469">
          <w:marLeft w:val="640"/>
          <w:marRight w:val="0"/>
          <w:marTop w:val="0"/>
          <w:marBottom w:val="0"/>
          <w:divBdr>
            <w:top w:val="none" w:sz="0" w:space="0" w:color="auto"/>
            <w:left w:val="none" w:sz="0" w:space="0" w:color="auto"/>
            <w:bottom w:val="none" w:sz="0" w:space="0" w:color="auto"/>
            <w:right w:val="none" w:sz="0" w:space="0" w:color="auto"/>
          </w:divBdr>
        </w:div>
        <w:div w:id="1574654547">
          <w:marLeft w:val="640"/>
          <w:marRight w:val="0"/>
          <w:marTop w:val="0"/>
          <w:marBottom w:val="0"/>
          <w:divBdr>
            <w:top w:val="none" w:sz="0" w:space="0" w:color="auto"/>
            <w:left w:val="none" w:sz="0" w:space="0" w:color="auto"/>
            <w:bottom w:val="none" w:sz="0" w:space="0" w:color="auto"/>
            <w:right w:val="none" w:sz="0" w:space="0" w:color="auto"/>
          </w:divBdr>
        </w:div>
      </w:divsChild>
    </w:div>
    <w:div w:id="1556619982">
      <w:bodyDiv w:val="1"/>
      <w:marLeft w:val="0"/>
      <w:marRight w:val="0"/>
      <w:marTop w:val="0"/>
      <w:marBottom w:val="0"/>
      <w:divBdr>
        <w:top w:val="none" w:sz="0" w:space="0" w:color="auto"/>
        <w:left w:val="none" w:sz="0" w:space="0" w:color="auto"/>
        <w:bottom w:val="none" w:sz="0" w:space="0" w:color="auto"/>
        <w:right w:val="none" w:sz="0" w:space="0" w:color="auto"/>
      </w:divBdr>
      <w:divsChild>
        <w:div w:id="1660189761">
          <w:marLeft w:val="640"/>
          <w:marRight w:val="0"/>
          <w:marTop w:val="0"/>
          <w:marBottom w:val="0"/>
          <w:divBdr>
            <w:top w:val="none" w:sz="0" w:space="0" w:color="auto"/>
            <w:left w:val="none" w:sz="0" w:space="0" w:color="auto"/>
            <w:bottom w:val="none" w:sz="0" w:space="0" w:color="auto"/>
            <w:right w:val="none" w:sz="0" w:space="0" w:color="auto"/>
          </w:divBdr>
        </w:div>
        <w:div w:id="77871492">
          <w:marLeft w:val="640"/>
          <w:marRight w:val="0"/>
          <w:marTop w:val="0"/>
          <w:marBottom w:val="0"/>
          <w:divBdr>
            <w:top w:val="none" w:sz="0" w:space="0" w:color="auto"/>
            <w:left w:val="none" w:sz="0" w:space="0" w:color="auto"/>
            <w:bottom w:val="none" w:sz="0" w:space="0" w:color="auto"/>
            <w:right w:val="none" w:sz="0" w:space="0" w:color="auto"/>
          </w:divBdr>
        </w:div>
        <w:div w:id="297036115">
          <w:marLeft w:val="640"/>
          <w:marRight w:val="0"/>
          <w:marTop w:val="0"/>
          <w:marBottom w:val="0"/>
          <w:divBdr>
            <w:top w:val="none" w:sz="0" w:space="0" w:color="auto"/>
            <w:left w:val="none" w:sz="0" w:space="0" w:color="auto"/>
            <w:bottom w:val="none" w:sz="0" w:space="0" w:color="auto"/>
            <w:right w:val="none" w:sz="0" w:space="0" w:color="auto"/>
          </w:divBdr>
        </w:div>
        <w:div w:id="952789721">
          <w:marLeft w:val="640"/>
          <w:marRight w:val="0"/>
          <w:marTop w:val="0"/>
          <w:marBottom w:val="0"/>
          <w:divBdr>
            <w:top w:val="none" w:sz="0" w:space="0" w:color="auto"/>
            <w:left w:val="none" w:sz="0" w:space="0" w:color="auto"/>
            <w:bottom w:val="none" w:sz="0" w:space="0" w:color="auto"/>
            <w:right w:val="none" w:sz="0" w:space="0" w:color="auto"/>
          </w:divBdr>
        </w:div>
        <w:div w:id="1039474109">
          <w:marLeft w:val="640"/>
          <w:marRight w:val="0"/>
          <w:marTop w:val="0"/>
          <w:marBottom w:val="0"/>
          <w:divBdr>
            <w:top w:val="none" w:sz="0" w:space="0" w:color="auto"/>
            <w:left w:val="none" w:sz="0" w:space="0" w:color="auto"/>
            <w:bottom w:val="none" w:sz="0" w:space="0" w:color="auto"/>
            <w:right w:val="none" w:sz="0" w:space="0" w:color="auto"/>
          </w:divBdr>
        </w:div>
        <w:div w:id="2119712103">
          <w:marLeft w:val="640"/>
          <w:marRight w:val="0"/>
          <w:marTop w:val="0"/>
          <w:marBottom w:val="0"/>
          <w:divBdr>
            <w:top w:val="none" w:sz="0" w:space="0" w:color="auto"/>
            <w:left w:val="none" w:sz="0" w:space="0" w:color="auto"/>
            <w:bottom w:val="none" w:sz="0" w:space="0" w:color="auto"/>
            <w:right w:val="none" w:sz="0" w:space="0" w:color="auto"/>
          </w:divBdr>
        </w:div>
        <w:div w:id="635767770">
          <w:marLeft w:val="640"/>
          <w:marRight w:val="0"/>
          <w:marTop w:val="0"/>
          <w:marBottom w:val="0"/>
          <w:divBdr>
            <w:top w:val="none" w:sz="0" w:space="0" w:color="auto"/>
            <w:left w:val="none" w:sz="0" w:space="0" w:color="auto"/>
            <w:bottom w:val="none" w:sz="0" w:space="0" w:color="auto"/>
            <w:right w:val="none" w:sz="0" w:space="0" w:color="auto"/>
          </w:divBdr>
        </w:div>
        <w:div w:id="904099747">
          <w:marLeft w:val="640"/>
          <w:marRight w:val="0"/>
          <w:marTop w:val="0"/>
          <w:marBottom w:val="0"/>
          <w:divBdr>
            <w:top w:val="none" w:sz="0" w:space="0" w:color="auto"/>
            <w:left w:val="none" w:sz="0" w:space="0" w:color="auto"/>
            <w:bottom w:val="none" w:sz="0" w:space="0" w:color="auto"/>
            <w:right w:val="none" w:sz="0" w:space="0" w:color="auto"/>
          </w:divBdr>
        </w:div>
        <w:div w:id="1248341917">
          <w:marLeft w:val="640"/>
          <w:marRight w:val="0"/>
          <w:marTop w:val="0"/>
          <w:marBottom w:val="0"/>
          <w:divBdr>
            <w:top w:val="none" w:sz="0" w:space="0" w:color="auto"/>
            <w:left w:val="none" w:sz="0" w:space="0" w:color="auto"/>
            <w:bottom w:val="none" w:sz="0" w:space="0" w:color="auto"/>
            <w:right w:val="none" w:sz="0" w:space="0" w:color="auto"/>
          </w:divBdr>
        </w:div>
        <w:div w:id="857695918">
          <w:marLeft w:val="640"/>
          <w:marRight w:val="0"/>
          <w:marTop w:val="0"/>
          <w:marBottom w:val="0"/>
          <w:divBdr>
            <w:top w:val="none" w:sz="0" w:space="0" w:color="auto"/>
            <w:left w:val="none" w:sz="0" w:space="0" w:color="auto"/>
            <w:bottom w:val="none" w:sz="0" w:space="0" w:color="auto"/>
            <w:right w:val="none" w:sz="0" w:space="0" w:color="auto"/>
          </w:divBdr>
        </w:div>
        <w:div w:id="1173304302">
          <w:marLeft w:val="640"/>
          <w:marRight w:val="0"/>
          <w:marTop w:val="0"/>
          <w:marBottom w:val="0"/>
          <w:divBdr>
            <w:top w:val="none" w:sz="0" w:space="0" w:color="auto"/>
            <w:left w:val="none" w:sz="0" w:space="0" w:color="auto"/>
            <w:bottom w:val="none" w:sz="0" w:space="0" w:color="auto"/>
            <w:right w:val="none" w:sz="0" w:space="0" w:color="auto"/>
          </w:divBdr>
        </w:div>
        <w:div w:id="1410075611">
          <w:marLeft w:val="640"/>
          <w:marRight w:val="0"/>
          <w:marTop w:val="0"/>
          <w:marBottom w:val="0"/>
          <w:divBdr>
            <w:top w:val="none" w:sz="0" w:space="0" w:color="auto"/>
            <w:left w:val="none" w:sz="0" w:space="0" w:color="auto"/>
            <w:bottom w:val="none" w:sz="0" w:space="0" w:color="auto"/>
            <w:right w:val="none" w:sz="0" w:space="0" w:color="auto"/>
          </w:divBdr>
        </w:div>
        <w:div w:id="1858814939">
          <w:marLeft w:val="640"/>
          <w:marRight w:val="0"/>
          <w:marTop w:val="0"/>
          <w:marBottom w:val="0"/>
          <w:divBdr>
            <w:top w:val="none" w:sz="0" w:space="0" w:color="auto"/>
            <w:left w:val="none" w:sz="0" w:space="0" w:color="auto"/>
            <w:bottom w:val="none" w:sz="0" w:space="0" w:color="auto"/>
            <w:right w:val="none" w:sz="0" w:space="0" w:color="auto"/>
          </w:divBdr>
        </w:div>
        <w:div w:id="1040780998">
          <w:marLeft w:val="640"/>
          <w:marRight w:val="0"/>
          <w:marTop w:val="0"/>
          <w:marBottom w:val="0"/>
          <w:divBdr>
            <w:top w:val="none" w:sz="0" w:space="0" w:color="auto"/>
            <w:left w:val="none" w:sz="0" w:space="0" w:color="auto"/>
            <w:bottom w:val="none" w:sz="0" w:space="0" w:color="auto"/>
            <w:right w:val="none" w:sz="0" w:space="0" w:color="auto"/>
          </w:divBdr>
        </w:div>
        <w:div w:id="1198272020">
          <w:marLeft w:val="640"/>
          <w:marRight w:val="0"/>
          <w:marTop w:val="0"/>
          <w:marBottom w:val="0"/>
          <w:divBdr>
            <w:top w:val="none" w:sz="0" w:space="0" w:color="auto"/>
            <w:left w:val="none" w:sz="0" w:space="0" w:color="auto"/>
            <w:bottom w:val="none" w:sz="0" w:space="0" w:color="auto"/>
            <w:right w:val="none" w:sz="0" w:space="0" w:color="auto"/>
          </w:divBdr>
        </w:div>
        <w:div w:id="1196580812">
          <w:marLeft w:val="640"/>
          <w:marRight w:val="0"/>
          <w:marTop w:val="0"/>
          <w:marBottom w:val="0"/>
          <w:divBdr>
            <w:top w:val="none" w:sz="0" w:space="0" w:color="auto"/>
            <w:left w:val="none" w:sz="0" w:space="0" w:color="auto"/>
            <w:bottom w:val="none" w:sz="0" w:space="0" w:color="auto"/>
            <w:right w:val="none" w:sz="0" w:space="0" w:color="auto"/>
          </w:divBdr>
        </w:div>
        <w:div w:id="1240677259">
          <w:marLeft w:val="640"/>
          <w:marRight w:val="0"/>
          <w:marTop w:val="0"/>
          <w:marBottom w:val="0"/>
          <w:divBdr>
            <w:top w:val="none" w:sz="0" w:space="0" w:color="auto"/>
            <w:left w:val="none" w:sz="0" w:space="0" w:color="auto"/>
            <w:bottom w:val="none" w:sz="0" w:space="0" w:color="auto"/>
            <w:right w:val="none" w:sz="0" w:space="0" w:color="auto"/>
          </w:divBdr>
        </w:div>
        <w:div w:id="1829133871">
          <w:marLeft w:val="640"/>
          <w:marRight w:val="0"/>
          <w:marTop w:val="0"/>
          <w:marBottom w:val="0"/>
          <w:divBdr>
            <w:top w:val="none" w:sz="0" w:space="0" w:color="auto"/>
            <w:left w:val="none" w:sz="0" w:space="0" w:color="auto"/>
            <w:bottom w:val="none" w:sz="0" w:space="0" w:color="auto"/>
            <w:right w:val="none" w:sz="0" w:space="0" w:color="auto"/>
          </w:divBdr>
        </w:div>
        <w:div w:id="1127162508">
          <w:marLeft w:val="640"/>
          <w:marRight w:val="0"/>
          <w:marTop w:val="0"/>
          <w:marBottom w:val="0"/>
          <w:divBdr>
            <w:top w:val="none" w:sz="0" w:space="0" w:color="auto"/>
            <w:left w:val="none" w:sz="0" w:space="0" w:color="auto"/>
            <w:bottom w:val="none" w:sz="0" w:space="0" w:color="auto"/>
            <w:right w:val="none" w:sz="0" w:space="0" w:color="auto"/>
          </w:divBdr>
        </w:div>
        <w:div w:id="2027094946">
          <w:marLeft w:val="640"/>
          <w:marRight w:val="0"/>
          <w:marTop w:val="0"/>
          <w:marBottom w:val="0"/>
          <w:divBdr>
            <w:top w:val="none" w:sz="0" w:space="0" w:color="auto"/>
            <w:left w:val="none" w:sz="0" w:space="0" w:color="auto"/>
            <w:bottom w:val="none" w:sz="0" w:space="0" w:color="auto"/>
            <w:right w:val="none" w:sz="0" w:space="0" w:color="auto"/>
          </w:divBdr>
        </w:div>
        <w:div w:id="1960910086">
          <w:marLeft w:val="640"/>
          <w:marRight w:val="0"/>
          <w:marTop w:val="0"/>
          <w:marBottom w:val="0"/>
          <w:divBdr>
            <w:top w:val="none" w:sz="0" w:space="0" w:color="auto"/>
            <w:left w:val="none" w:sz="0" w:space="0" w:color="auto"/>
            <w:bottom w:val="none" w:sz="0" w:space="0" w:color="auto"/>
            <w:right w:val="none" w:sz="0" w:space="0" w:color="auto"/>
          </w:divBdr>
        </w:div>
        <w:div w:id="2105302267">
          <w:marLeft w:val="640"/>
          <w:marRight w:val="0"/>
          <w:marTop w:val="0"/>
          <w:marBottom w:val="0"/>
          <w:divBdr>
            <w:top w:val="none" w:sz="0" w:space="0" w:color="auto"/>
            <w:left w:val="none" w:sz="0" w:space="0" w:color="auto"/>
            <w:bottom w:val="none" w:sz="0" w:space="0" w:color="auto"/>
            <w:right w:val="none" w:sz="0" w:space="0" w:color="auto"/>
          </w:divBdr>
        </w:div>
        <w:div w:id="596014845">
          <w:marLeft w:val="640"/>
          <w:marRight w:val="0"/>
          <w:marTop w:val="0"/>
          <w:marBottom w:val="0"/>
          <w:divBdr>
            <w:top w:val="none" w:sz="0" w:space="0" w:color="auto"/>
            <w:left w:val="none" w:sz="0" w:space="0" w:color="auto"/>
            <w:bottom w:val="none" w:sz="0" w:space="0" w:color="auto"/>
            <w:right w:val="none" w:sz="0" w:space="0" w:color="auto"/>
          </w:divBdr>
        </w:div>
        <w:div w:id="1668290823">
          <w:marLeft w:val="640"/>
          <w:marRight w:val="0"/>
          <w:marTop w:val="0"/>
          <w:marBottom w:val="0"/>
          <w:divBdr>
            <w:top w:val="none" w:sz="0" w:space="0" w:color="auto"/>
            <w:left w:val="none" w:sz="0" w:space="0" w:color="auto"/>
            <w:bottom w:val="none" w:sz="0" w:space="0" w:color="auto"/>
            <w:right w:val="none" w:sz="0" w:space="0" w:color="auto"/>
          </w:divBdr>
        </w:div>
        <w:div w:id="1009678403">
          <w:marLeft w:val="640"/>
          <w:marRight w:val="0"/>
          <w:marTop w:val="0"/>
          <w:marBottom w:val="0"/>
          <w:divBdr>
            <w:top w:val="none" w:sz="0" w:space="0" w:color="auto"/>
            <w:left w:val="none" w:sz="0" w:space="0" w:color="auto"/>
            <w:bottom w:val="none" w:sz="0" w:space="0" w:color="auto"/>
            <w:right w:val="none" w:sz="0" w:space="0" w:color="auto"/>
          </w:divBdr>
        </w:div>
        <w:div w:id="1313874041">
          <w:marLeft w:val="640"/>
          <w:marRight w:val="0"/>
          <w:marTop w:val="0"/>
          <w:marBottom w:val="0"/>
          <w:divBdr>
            <w:top w:val="none" w:sz="0" w:space="0" w:color="auto"/>
            <w:left w:val="none" w:sz="0" w:space="0" w:color="auto"/>
            <w:bottom w:val="none" w:sz="0" w:space="0" w:color="auto"/>
            <w:right w:val="none" w:sz="0" w:space="0" w:color="auto"/>
          </w:divBdr>
        </w:div>
        <w:div w:id="1535272068">
          <w:marLeft w:val="640"/>
          <w:marRight w:val="0"/>
          <w:marTop w:val="0"/>
          <w:marBottom w:val="0"/>
          <w:divBdr>
            <w:top w:val="none" w:sz="0" w:space="0" w:color="auto"/>
            <w:left w:val="none" w:sz="0" w:space="0" w:color="auto"/>
            <w:bottom w:val="none" w:sz="0" w:space="0" w:color="auto"/>
            <w:right w:val="none" w:sz="0" w:space="0" w:color="auto"/>
          </w:divBdr>
        </w:div>
        <w:div w:id="1357081436">
          <w:marLeft w:val="640"/>
          <w:marRight w:val="0"/>
          <w:marTop w:val="0"/>
          <w:marBottom w:val="0"/>
          <w:divBdr>
            <w:top w:val="none" w:sz="0" w:space="0" w:color="auto"/>
            <w:left w:val="none" w:sz="0" w:space="0" w:color="auto"/>
            <w:bottom w:val="none" w:sz="0" w:space="0" w:color="auto"/>
            <w:right w:val="none" w:sz="0" w:space="0" w:color="auto"/>
          </w:divBdr>
        </w:div>
        <w:div w:id="1357535541">
          <w:marLeft w:val="640"/>
          <w:marRight w:val="0"/>
          <w:marTop w:val="0"/>
          <w:marBottom w:val="0"/>
          <w:divBdr>
            <w:top w:val="none" w:sz="0" w:space="0" w:color="auto"/>
            <w:left w:val="none" w:sz="0" w:space="0" w:color="auto"/>
            <w:bottom w:val="none" w:sz="0" w:space="0" w:color="auto"/>
            <w:right w:val="none" w:sz="0" w:space="0" w:color="auto"/>
          </w:divBdr>
        </w:div>
        <w:div w:id="1489054245">
          <w:marLeft w:val="640"/>
          <w:marRight w:val="0"/>
          <w:marTop w:val="0"/>
          <w:marBottom w:val="0"/>
          <w:divBdr>
            <w:top w:val="none" w:sz="0" w:space="0" w:color="auto"/>
            <w:left w:val="none" w:sz="0" w:space="0" w:color="auto"/>
            <w:bottom w:val="none" w:sz="0" w:space="0" w:color="auto"/>
            <w:right w:val="none" w:sz="0" w:space="0" w:color="auto"/>
          </w:divBdr>
        </w:div>
        <w:div w:id="1758096006">
          <w:marLeft w:val="640"/>
          <w:marRight w:val="0"/>
          <w:marTop w:val="0"/>
          <w:marBottom w:val="0"/>
          <w:divBdr>
            <w:top w:val="none" w:sz="0" w:space="0" w:color="auto"/>
            <w:left w:val="none" w:sz="0" w:space="0" w:color="auto"/>
            <w:bottom w:val="none" w:sz="0" w:space="0" w:color="auto"/>
            <w:right w:val="none" w:sz="0" w:space="0" w:color="auto"/>
          </w:divBdr>
        </w:div>
        <w:div w:id="1052343629">
          <w:marLeft w:val="640"/>
          <w:marRight w:val="0"/>
          <w:marTop w:val="0"/>
          <w:marBottom w:val="0"/>
          <w:divBdr>
            <w:top w:val="none" w:sz="0" w:space="0" w:color="auto"/>
            <w:left w:val="none" w:sz="0" w:space="0" w:color="auto"/>
            <w:bottom w:val="none" w:sz="0" w:space="0" w:color="auto"/>
            <w:right w:val="none" w:sz="0" w:space="0" w:color="auto"/>
          </w:divBdr>
        </w:div>
        <w:div w:id="235821999">
          <w:marLeft w:val="640"/>
          <w:marRight w:val="0"/>
          <w:marTop w:val="0"/>
          <w:marBottom w:val="0"/>
          <w:divBdr>
            <w:top w:val="none" w:sz="0" w:space="0" w:color="auto"/>
            <w:left w:val="none" w:sz="0" w:space="0" w:color="auto"/>
            <w:bottom w:val="none" w:sz="0" w:space="0" w:color="auto"/>
            <w:right w:val="none" w:sz="0" w:space="0" w:color="auto"/>
          </w:divBdr>
        </w:div>
        <w:div w:id="1922638664">
          <w:marLeft w:val="640"/>
          <w:marRight w:val="0"/>
          <w:marTop w:val="0"/>
          <w:marBottom w:val="0"/>
          <w:divBdr>
            <w:top w:val="none" w:sz="0" w:space="0" w:color="auto"/>
            <w:left w:val="none" w:sz="0" w:space="0" w:color="auto"/>
            <w:bottom w:val="none" w:sz="0" w:space="0" w:color="auto"/>
            <w:right w:val="none" w:sz="0" w:space="0" w:color="auto"/>
          </w:divBdr>
        </w:div>
        <w:div w:id="350377464">
          <w:marLeft w:val="640"/>
          <w:marRight w:val="0"/>
          <w:marTop w:val="0"/>
          <w:marBottom w:val="0"/>
          <w:divBdr>
            <w:top w:val="none" w:sz="0" w:space="0" w:color="auto"/>
            <w:left w:val="none" w:sz="0" w:space="0" w:color="auto"/>
            <w:bottom w:val="none" w:sz="0" w:space="0" w:color="auto"/>
            <w:right w:val="none" w:sz="0" w:space="0" w:color="auto"/>
          </w:divBdr>
        </w:div>
        <w:div w:id="953709562">
          <w:marLeft w:val="640"/>
          <w:marRight w:val="0"/>
          <w:marTop w:val="0"/>
          <w:marBottom w:val="0"/>
          <w:divBdr>
            <w:top w:val="none" w:sz="0" w:space="0" w:color="auto"/>
            <w:left w:val="none" w:sz="0" w:space="0" w:color="auto"/>
            <w:bottom w:val="none" w:sz="0" w:space="0" w:color="auto"/>
            <w:right w:val="none" w:sz="0" w:space="0" w:color="auto"/>
          </w:divBdr>
        </w:div>
        <w:div w:id="1634482946">
          <w:marLeft w:val="640"/>
          <w:marRight w:val="0"/>
          <w:marTop w:val="0"/>
          <w:marBottom w:val="0"/>
          <w:divBdr>
            <w:top w:val="none" w:sz="0" w:space="0" w:color="auto"/>
            <w:left w:val="none" w:sz="0" w:space="0" w:color="auto"/>
            <w:bottom w:val="none" w:sz="0" w:space="0" w:color="auto"/>
            <w:right w:val="none" w:sz="0" w:space="0" w:color="auto"/>
          </w:divBdr>
        </w:div>
        <w:div w:id="1669744817">
          <w:marLeft w:val="640"/>
          <w:marRight w:val="0"/>
          <w:marTop w:val="0"/>
          <w:marBottom w:val="0"/>
          <w:divBdr>
            <w:top w:val="none" w:sz="0" w:space="0" w:color="auto"/>
            <w:left w:val="none" w:sz="0" w:space="0" w:color="auto"/>
            <w:bottom w:val="none" w:sz="0" w:space="0" w:color="auto"/>
            <w:right w:val="none" w:sz="0" w:space="0" w:color="auto"/>
          </w:divBdr>
        </w:div>
        <w:div w:id="1576282555">
          <w:marLeft w:val="640"/>
          <w:marRight w:val="0"/>
          <w:marTop w:val="0"/>
          <w:marBottom w:val="0"/>
          <w:divBdr>
            <w:top w:val="none" w:sz="0" w:space="0" w:color="auto"/>
            <w:left w:val="none" w:sz="0" w:space="0" w:color="auto"/>
            <w:bottom w:val="none" w:sz="0" w:space="0" w:color="auto"/>
            <w:right w:val="none" w:sz="0" w:space="0" w:color="auto"/>
          </w:divBdr>
        </w:div>
        <w:div w:id="1895385911">
          <w:marLeft w:val="640"/>
          <w:marRight w:val="0"/>
          <w:marTop w:val="0"/>
          <w:marBottom w:val="0"/>
          <w:divBdr>
            <w:top w:val="none" w:sz="0" w:space="0" w:color="auto"/>
            <w:left w:val="none" w:sz="0" w:space="0" w:color="auto"/>
            <w:bottom w:val="none" w:sz="0" w:space="0" w:color="auto"/>
            <w:right w:val="none" w:sz="0" w:space="0" w:color="auto"/>
          </w:divBdr>
        </w:div>
        <w:div w:id="705763343">
          <w:marLeft w:val="640"/>
          <w:marRight w:val="0"/>
          <w:marTop w:val="0"/>
          <w:marBottom w:val="0"/>
          <w:divBdr>
            <w:top w:val="none" w:sz="0" w:space="0" w:color="auto"/>
            <w:left w:val="none" w:sz="0" w:space="0" w:color="auto"/>
            <w:bottom w:val="none" w:sz="0" w:space="0" w:color="auto"/>
            <w:right w:val="none" w:sz="0" w:space="0" w:color="auto"/>
          </w:divBdr>
        </w:div>
        <w:div w:id="365373084">
          <w:marLeft w:val="640"/>
          <w:marRight w:val="0"/>
          <w:marTop w:val="0"/>
          <w:marBottom w:val="0"/>
          <w:divBdr>
            <w:top w:val="none" w:sz="0" w:space="0" w:color="auto"/>
            <w:left w:val="none" w:sz="0" w:space="0" w:color="auto"/>
            <w:bottom w:val="none" w:sz="0" w:space="0" w:color="auto"/>
            <w:right w:val="none" w:sz="0" w:space="0" w:color="auto"/>
          </w:divBdr>
        </w:div>
        <w:div w:id="1018701707">
          <w:marLeft w:val="640"/>
          <w:marRight w:val="0"/>
          <w:marTop w:val="0"/>
          <w:marBottom w:val="0"/>
          <w:divBdr>
            <w:top w:val="none" w:sz="0" w:space="0" w:color="auto"/>
            <w:left w:val="none" w:sz="0" w:space="0" w:color="auto"/>
            <w:bottom w:val="none" w:sz="0" w:space="0" w:color="auto"/>
            <w:right w:val="none" w:sz="0" w:space="0" w:color="auto"/>
          </w:divBdr>
        </w:div>
        <w:div w:id="57673243">
          <w:marLeft w:val="640"/>
          <w:marRight w:val="0"/>
          <w:marTop w:val="0"/>
          <w:marBottom w:val="0"/>
          <w:divBdr>
            <w:top w:val="none" w:sz="0" w:space="0" w:color="auto"/>
            <w:left w:val="none" w:sz="0" w:space="0" w:color="auto"/>
            <w:bottom w:val="none" w:sz="0" w:space="0" w:color="auto"/>
            <w:right w:val="none" w:sz="0" w:space="0" w:color="auto"/>
          </w:divBdr>
        </w:div>
        <w:div w:id="1320570593">
          <w:marLeft w:val="640"/>
          <w:marRight w:val="0"/>
          <w:marTop w:val="0"/>
          <w:marBottom w:val="0"/>
          <w:divBdr>
            <w:top w:val="none" w:sz="0" w:space="0" w:color="auto"/>
            <w:left w:val="none" w:sz="0" w:space="0" w:color="auto"/>
            <w:bottom w:val="none" w:sz="0" w:space="0" w:color="auto"/>
            <w:right w:val="none" w:sz="0" w:space="0" w:color="auto"/>
          </w:divBdr>
        </w:div>
        <w:div w:id="531647395">
          <w:marLeft w:val="640"/>
          <w:marRight w:val="0"/>
          <w:marTop w:val="0"/>
          <w:marBottom w:val="0"/>
          <w:divBdr>
            <w:top w:val="none" w:sz="0" w:space="0" w:color="auto"/>
            <w:left w:val="none" w:sz="0" w:space="0" w:color="auto"/>
            <w:bottom w:val="none" w:sz="0" w:space="0" w:color="auto"/>
            <w:right w:val="none" w:sz="0" w:space="0" w:color="auto"/>
          </w:divBdr>
        </w:div>
        <w:div w:id="1078406119">
          <w:marLeft w:val="640"/>
          <w:marRight w:val="0"/>
          <w:marTop w:val="0"/>
          <w:marBottom w:val="0"/>
          <w:divBdr>
            <w:top w:val="none" w:sz="0" w:space="0" w:color="auto"/>
            <w:left w:val="none" w:sz="0" w:space="0" w:color="auto"/>
            <w:bottom w:val="none" w:sz="0" w:space="0" w:color="auto"/>
            <w:right w:val="none" w:sz="0" w:space="0" w:color="auto"/>
          </w:divBdr>
        </w:div>
        <w:div w:id="1084107832">
          <w:marLeft w:val="640"/>
          <w:marRight w:val="0"/>
          <w:marTop w:val="0"/>
          <w:marBottom w:val="0"/>
          <w:divBdr>
            <w:top w:val="none" w:sz="0" w:space="0" w:color="auto"/>
            <w:left w:val="none" w:sz="0" w:space="0" w:color="auto"/>
            <w:bottom w:val="none" w:sz="0" w:space="0" w:color="auto"/>
            <w:right w:val="none" w:sz="0" w:space="0" w:color="auto"/>
          </w:divBdr>
        </w:div>
        <w:div w:id="1911576521">
          <w:marLeft w:val="640"/>
          <w:marRight w:val="0"/>
          <w:marTop w:val="0"/>
          <w:marBottom w:val="0"/>
          <w:divBdr>
            <w:top w:val="none" w:sz="0" w:space="0" w:color="auto"/>
            <w:left w:val="none" w:sz="0" w:space="0" w:color="auto"/>
            <w:bottom w:val="none" w:sz="0" w:space="0" w:color="auto"/>
            <w:right w:val="none" w:sz="0" w:space="0" w:color="auto"/>
          </w:divBdr>
        </w:div>
        <w:div w:id="1558123467">
          <w:marLeft w:val="640"/>
          <w:marRight w:val="0"/>
          <w:marTop w:val="0"/>
          <w:marBottom w:val="0"/>
          <w:divBdr>
            <w:top w:val="none" w:sz="0" w:space="0" w:color="auto"/>
            <w:left w:val="none" w:sz="0" w:space="0" w:color="auto"/>
            <w:bottom w:val="none" w:sz="0" w:space="0" w:color="auto"/>
            <w:right w:val="none" w:sz="0" w:space="0" w:color="auto"/>
          </w:divBdr>
        </w:div>
        <w:div w:id="1380401824">
          <w:marLeft w:val="640"/>
          <w:marRight w:val="0"/>
          <w:marTop w:val="0"/>
          <w:marBottom w:val="0"/>
          <w:divBdr>
            <w:top w:val="none" w:sz="0" w:space="0" w:color="auto"/>
            <w:left w:val="none" w:sz="0" w:space="0" w:color="auto"/>
            <w:bottom w:val="none" w:sz="0" w:space="0" w:color="auto"/>
            <w:right w:val="none" w:sz="0" w:space="0" w:color="auto"/>
          </w:divBdr>
        </w:div>
        <w:div w:id="512182901">
          <w:marLeft w:val="640"/>
          <w:marRight w:val="0"/>
          <w:marTop w:val="0"/>
          <w:marBottom w:val="0"/>
          <w:divBdr>
            <w:top w:val="none" w:sz="0" w:space="0" w:color="auto"/>
            <w:left w:val="none" w:sz="0" w:space="0" w:color="auto"/>
            <w:bottom w:val="none" w:sz="0" w:space="0" w:color="auto"/>
            <w:right w:val="none" w:sz="0" w:space="0" w:color="auto"/>
          </w:divBdr>
        </w:div>
        <w:div w:id="289481098">
          <w:marLeft w:val="640"/>
          <w:marRight w:val="0"/>
          <w:marTop w:val="0"/>
          <w:marBottom w:val="0"/>
          <w:divBdr>
            <w:top w:val="none" w:sz="0" w:space="0" w:color="auto"/>
            <w:left w:val="none" w:sz="0" w:space="0" w:color="auto"/>
            <w:bottom w:val="none" w:sz="0" w:space="0" w:color="auto"/>
            <w:right w:val="none" w:sz="0" w:space="0" w:color="auto"/>
          </w:divBdr>
        </w:div>
        <w:div w:id="1340085038">
          <w:marLeft w:val="640"/>
          <w:marRight w:val="0"/>
          <w:marTop w:val="0"/>
          <w:marBottom w:val="0"/>
          <w:divBdr>
            <w:top w:val="none" w:sz="0" w:space="0" w:color="auto"/>
            <w:left w:val="none" w:sz="0" w:space="0" w:color="auto"/>
            <w:bottom w:val="none" w:sz="0" w:space="0" w:color="auto"/>
            <w:right w:val="none" w:sz="0" w:space="0" w:color="auto"/>
          </w:divBdr>
        </w:div>
        <w:div w:id="1781950783">
          <w:marLeft w:val="640"/>
          <w:marRight w:val="0"/>
          <w:marTop w:val="0"/>
          <w:marBottom w:val="0"/>
          <w:divBdr>
            <w:top w:val="none" w:sz="0" w:space="0" w:color="auto"/>
            <w:left w:val="none" w:sz="0" w:space="0" w:color="auto"/>
            <w:bottom w:val="none" w:sz="0" w:space="0" w:color="auto"/>
            <w:right w:val="none" w:sz="0" w:space="0" w:color="auto"/>
          </w:divBdr>
        </w:div>
        <w:div w:id="784621016">
          <w:marLeft w:val="640"/>
          <w:marRight w:val="0"/>
          <w:marTop w:val="0"/>
          <w:marBottom w:val="0"/>
          <w:divBdr>
            <w:top w:val="none" w:sz="0" w:space="0" w:color="auto"/>
            <w:left w:val="none" w:sz="0" w:space="0" w:color="auto"/>
            <w:bottom w:val="none" w:sz="0" w:space="0" w:color="auto"/>
            <w:right w:val="none" w:sz="0" w:space="0" w:color="auto"/>
          </w:divBdr>
        </w:div>
        <w:div w:id="1576164902">
          <w:marLeft w:val="640"/>
          <w:marRight w:val="0"/>
          <w:marTop w:val="0"/>
          <w:marBottom w:val="0"/>
          <w:divBdr>
            <w:top w:val="none" w:sz="0" w:space="0" w:color="auto"/>
            <w:left w:val="none" w:sz="0" w:space="0" w:color="auto"/>
            <w:bottom w:val="none" w:sz="0" w:space="0" w:color="auto"/>
            <w:right w:val="none" w:sz="0" w:space="0" w:color="auto"/>
          </w:divBdr>
        </w:div>
        <w:div w:id="2063290588">
          <w:marLeft w:val="640"/>
          <w:marRight w:val="0"/>
          <w:marTop w:val="0"/>
          <w:marBottom w:val="0"/>
          <w:divBdr>
            <w:top w:val="none" w:sz="0" w:space="0" w:color="auto"/>
            <w:left w:val="none" w:sz="0" w:space="0" w:color="auto"/>
            <w:bottom w:val="none" w:sz="0" w:space="0" w:color="auto"/>
            <w:right w:val="none" w:sz="0" w:space="0" w:color="auto"/>
          </w:divBdr>
        </w:div>
        <w:div w:id="821696868">
          <w:marLeft w:val="640"/>
          <w:marRight w:val="0"/>
          <w:marTop w:val="0"/>
          <w:marBottom w:val="0"/>
          <w:divBdr>
            <w:top w:val="none" w:sz="0" w:space="0" w:color="auto"/>
            <w:left w:val="none" w:sz="0" w:space="0" w:color="auto"/>
            <w:bottom w:val="none" w:sz="0" w:space="0" w:color="auto"/>
            <w:right w:val="none" w:sz="0" w:space="0" w:color="auto"/>
          </w:divBdr>
        </w:div>
        <w:div w:id="333651552">
          <w:marLeft w:val="640"/>
          <w:marRight w:val="0"/>
          <w:marTop w:val="0"/>
          <w:marBottom w:val="0"/>
          <w:divBdr>
            <w:top w:val="none" w:sz="0" w:space="0" w:color="auto"/>
            <w:left w:val="none" w:sz="0" w:space="0" w:color="auto"/>
            <w:bottom w:val="none" w:sz="0" w:space="0" w:color="auto"/>
            <w:right w:val="none" w:sz="0" w:space="0" w:color="auto"/>
          </w:divBdr>
        </w:div>
        <w:div w:id="1534883886">
          <w:marLeft w:val="640"/>
          <w:marRight w:val="0"/>
          <w:marTop w:val="0"/>
          <w:marBottom w:val="0"/>
          <w:divBdr>
            <w:top w:val="none" w:sz="0" w:space="0" w:color="auto"/>
            <w:left w:val="none" w:sz="0" w:space="0" w:color="auto"/>
            <w:bottom w:val="none" w:sz="0" w:space="0" w:color="auto"/>
            <w:right w:val="none" w:sz="0" w:space="0" w:color="auto"/>
          </w:divBdr>
        </w:div>
        <w:div w:id="991057578">
          <w:marLeft w:val="640"/>
          <w:marRight w:val="0"/>
          <w:marTop w:val="0"/>
          <w:marBottom w:val="0"/>
          <w:divBdr>
            <w:top w:val="none" w:sz="0" w:space="0" w:color="auto"/>
            <w:left w:val="none" w:sz="0" w:space="0" w:color="auto"/>
            <w:bottom w:val="none" w:sz="0" w:space="0" w:color="auto"/>
            <w:right w:val="none" w:sz="0" w:space="0" w:color="auto"/>
          </w:divBdr>
        </w:div>
        <w:div w:id="1336762543">
          <w:marLeft w:val="640"/>
          <w:marRight w:val="0"/>
          <w:marTop w:val="0"/>
          <w:marBottom w:val="0"/>
          <w:divBdr>
            <w:top w:val="none" w:sz="0" w:space="0" w:color="auto"/>
            <w:left w:val="none" w:sz="0" w:space="0" w:color="auto"/>
            <w:bottom w:val="none" w:sz="0" w:space="0" w:color="auto"/>
            <w:right w:val="none" w:sz="0" w:space="0" w:color="auto"/>
          </w:divBdr>
        </w:div>
        <w:div w:id="906112015">
          <w:marLeft w:val="640"/>
          <w:marRight w:val="0"/>
          <w:marTop w:val="0"/>
          <w:marBottom w:val="0"/>
          <w:divBdr>
            <w:top w:val="none" w:sz="0" w:space="0" w:color="auto"/>
            <w:left w:val="none" w:sz="0" w:space="0" w:color="auto"/>
            <w:bottom w:val="none" w:sz="0" w:space="0" w:color="auto"/>
            <w:right w:val="none" w:sz="0" w:space="0" w:color="auto"/>
          </w:divBdr>
        </w:div>
        <w:div w:id="1137920072">
          <w:marLeft w:val="640"/>
          <w:marRight w:val="0"/>
          <w:marTop w:val="0"/>
          <w:marBottom w:val="0"/>
          <w:divBdr>
            <w:top w:val="none" w:sz="0" w:space="0" w:color="auto"/>
            <w:left w:val="none" w:sz="0" w:space="0" w:color="auto"/>
            <w:bottom w:val="none" w:sz="0" w:space="0" w:color="auto"/>
            <w:right w:val="none" w:sz="0" w:space="0" w:color="auto"/>
          </w:divBdr>
        </w:div>
        <w:div w:id="524637515">
          <w:marLeft w:val="640"/>
          <w:marRight w:val="0"/>
          <w:marTop w:val="0"/>
          <w:marBottom w:val="0"/>
          <w:divBdr>
            <w:top w:val="none" w:sz="0" w:space="0" w:color="auto"/>
            <w:left w:val="none" w:sz="0" w:space="0" w:color="auto"/>
            <w:bottom w:val="none" w:sz="0" w:space="0" w:color="auto"/>
            <w:right w:val="none" w:sz="0" w:space="0" w:color="auto"/>
          </w:divBdr>
        </w:div>
        <w:div w:id="1146512844">
          <w:marLeft w:val="640"/>
          <w:marRight w:val="0"/>
          <w:marTop w:val="0"/>
          <w:marBottom w:val="0"/>
          <w:divBdr>
            <w:top w:val="none" w:sz="0" w:space="0" w:color="auto"/>
            <w:left w:val="none" w:sz="0" w:space="0" w:color="auto"/>
            <w:bottom w:val="none" w:sz="0" w:space="0" w:color="auto"/>
            <w:right w:val="none" w:sz="0" w:space="0" w:color="auto"/>
          </w:divBdr>
        </w:div>
        <w:div w:id="1906527835">
          <w:marLeft w:val="640"/>
          <w:marRight w:val="0"/>
          <w:marTop w:val="0"/>
          <w:marBottom w:val="0"/>
          <w:divBdr>
            <w:top w:val="none" w:sz="0" w:space="0" w:color="auto"/>
            <w:left w:val="none" w:sz="0" w:space="0" w:color="auto"/>
            <w:bottom w:val="none" w:sz="0" w:space="0" w:color="auto"/>
            <w:right w:val="none" w:sz="0" w:space="0" w:color="auto"/>
          </w:divBdr>
        </w:div>
        <w:div w:id="245186389">
          <w:marLeft w:val="640"/>
          <w:marRight w:val="0"/>
          <w:marTop w:val="0"/>
          <w:marBottom w:val="0"/>
          <w:divBdr>
            <w:top w:val="none" w:sz="0" w:space="0" w:color="auto"/>
            <w:left w:val="none" w:sz="0" w:space="0" w:color="auto"/>
            <w:bottom w:val="none" w:sz="0" w:space="0" w:color="auto"/>
            <w:right w:val="none" w:sz="0" w:space="0" w:color="auto"/>
          </w:divBdr>
        </w:div>
        <w:div w:id="996569011">
          <w:marLeft w:val="640"/>
          <w:marRight w:val="0"/>
          <w:marTop w:val="0"/>
          <w:marBottom w:val="0"/>
          <w:divBdr>
            <w:top w:val="none" w:sz="0" w:space="0" w:color="auto"/>
            <w:left w:val="none" w:sz="0" w:space="0" w:color="auto"/>
            <w:bottom w:val="none" w:sz="0" w:space="0" w:color="auto"/>
            <w:right w:val="none" w:sz="0" w:space="0" w:color="auto"/>
          </w:divBdr>
        </w:div>
        <w:div w:id="1225019476">
          <w:marLeft w:val="640"/>
          <w:marRight w:val="0"/>
          <w:marTop w:val="0"/>
          <w:marBottom w:val="0"/>
          <w:divBdr>
            <w:top w:val="none" w:sz="0" w:space="0" w:color="auto"/>
            <w:left w:val="none" w:sz="0" w:space="0" w:color="auto"/>
            <w:bottom w:val="none" w:sz="0" w:space="0" w:color="auto"/>
            <w:right w:val="none" w:sz="0" w:space="0" w:color="auto"/>
          </w:divBdr>
        </w:div>
        <w:div w:id="1173254256">
          <w:marLeft w:val="640"/>
          <w:marRight w:val="0"/>
          <w:marTop w:val="0"/>
          <w:marBottom w:val="0"/>
          <w:divBdr>
            <w:top w:val="none" w:sz="0" w:space="0" w:color="auto"/>
            <w:left w:val="none" w:sz="0" w:space="0" w:color="auto"/>
            <w:bottom w:val="none" w:sz="0" w:space="0" w:color="auto"/>
            <w:right w:val="none" w:sz="0" w:space="0" w:color="auto"/>
          </w:divBdr>
        </w:div>
        <w:div w:id="578710195">
          <w:marLeft w:val="640"/>
          <w:marRight w:val="0"/>
          <w:marTop w:val="0"/>
          <w:marBottom w:val="0"/>
          <w:divBdr>
            <w:top w:val="none" w:sz="0" w:space="0" w:color="auto"/>
            <w:left w:val="none" w:sz="0" w:space="0" w:color="auto"/>
            <w:bottom w:val="none" w:sz="0" w:space="0" w:color="auto"/>
            <w:right w:val="none" w:sz="0" w:space="0" w:color="auto"/>
          </w:divBdr>
        </w:div>
        <w:div w:id="2047563802">
          <w:marLeft w:val="640"/>
          <w:marRight w:val="0"/>
          <w:marTop w:val="0"/>
          <w:marBottom w:val="0"/>
          <w:divBdr>
            <w:top w:val="none" w:sz="0" w:space="0" w:color="auto"/>
            <w:left w:val="none" w:sz="0" w:space="0" w:color="auto"/>
            <w:bottom w:val="none" w:sz="0" w:space="0" w:color="auto"/>
            <w:right w:val="none" w:sz="0" w:space="0" w:color="auto"/>
          </w:divBdr>
        </w:div>
        <w:div w:id="271132929">
          <w:marLeft w:val="640"/>
          <w:marRight w:val="0"/>
          <w:marTop w:val="0"/>
          <w:marBottom w:val="0"/>
          <w:divBdr>
            <w:top w:val="none" w:sz="0" w:space="0" w:color="auto"/>
            <w:left w:val="none" w:sz="0" w:space="0" w:color="auto"/>
            <w:bottom w:val="none" w:sz="0" w:space="0" w:color="auto"/>
            <w:right w:val="none" w:sz="0" w:space="0" w:color="auto"/>
          </w:divBdr>
        </w:div>
        <w:div w:id="744760573">
          <w:marLeft w:val="640"/>
          <w:marRight w:val="0"/>
          <w:marTop w:val="0"/>
          <w:marBottom w:val="0"/>
          <w:divBdr>
            <w:top w:val="none" w:sz="0" w:space="0" w:color="auto"/>
            <w:left w:val="none" w:sz="0" w:space="0" w:color="auto"/>
            <w:bottom w:val="none" w:sz="0" w:space="0" w:color="auto"/>
            <w:right w:val="none" w:sz="0" w:space="0" w:color="auto"/>
          </w:divBdr>
        </w:div>
        <w:div w:id="127748389">
          <w:marLeft w:val="640"/>
          <w:marRight w:val="0"/>
          <w:marTop w:val="0"/>
          <w:marBottom w:val="0"/>
          <w:divBdr>
            <w:top w:val="none" w:sz="0" w:space="0" w:color="auto"/>
            <w:left w:val="none" w:sz="0" w:space="0" w:color="auto"/>
            <w:bottom w:val="none" w:sz="0" w:space="0" w:color="auto"/>
            <w:right w:val="none" w:sz="0" w:space="0" w:color="auto"/>
          </w:divBdr>
        </w:div>
        <w:div w:id="565997219">
          <w:marLeft w:val="640"/>
          <w:marRight w:val="0"/>
          <w:marTop w:val="0"/>
          <w:marBottom w:val="0"/>
          <w:divBdr>
            <w:top w:val="none" w:sz="0" w:space="0" w:color="auto"/>
            <w:left w:val="none" w:sz="0" w:space="0" w:color="auto"/>
            <w:bottom w:val="none" w:sz="0" w:space="0" w:color="auto"/>
            <w:right w:val="none" w:sz="0" w:space="0" w:color="auto"/>
          </w:divBdr>
        </w:div>
        <w:div w:id="129590895">
          <w:marLeft w:val="640"/>
          <w:marRight w:val="0"/>
          <w:marTop w:val="0"/>
          <w:marBottom w:val="0"/>
          <w:divBdr>
            <w:top w:val="none" w:sz="0" w:space="0" w:color="auto"/>
            <w:left w:val="none" w:sz="0" w:space="0" w:color="auto"/>
            <w:bottom w:val="none" w:sz="0" w:space="0" w:color="auto"/>
            <w:right w:val="none" w:sz="0" w:space="0" w:color="auto"/>
          </w:divBdr>
        </w:div>
        <w:div w:id="1525559659">
          <w:marLeft w:val="640"/>
          <w:marRight w:val="0"/>
          <w:marTop w:val="0"/>
          <w:marBottom w:val="0"/>
          <w:divBdr>
            <w:top w:val="none" w:sz="0" w:space="0" w:color="auto"/>
            <w:left w:val="none" w:sz="0" w:space="0" w:color="auto"/>
            <w:bottom w:val="none" w:sz="0" w:space="0" w:color="auto"/>
            <w:right w:val="none" w:sz="0" w:space="0" w:color="auto"/>
          </w:divBdr>
        </w:div>
        <w:div w:id="1874688688">
          <w:marLeft w:val="640"/>
          <w:marRight w:val="0"/>
          <w:marTop w:val="0"/>
          <w:marBottom w:val="0"/>
          <w:divBdr>
            <w:top w:val="none" w:sz="0" w:space="0" w:color="auto"/>
            <w:left w:val="none" w:sz="0" w:space="0" w:color="auto"/>
            <w:bottom w:val="none" w:sz="0" w:space="0" w:color="auto"/>
            <w:right w:val="none" w:sz="0" w:space="0" w:color="auto"/>
          </w:divBdr>
        </w:div>
        <w:div w:id="1681617020">
          <w:marLeft w:val="640"/>
          <w:marRight w:val="0"/>
          <w:marTop w:val="0"/>
          <w:marBottom w:val="0"/>
          <w:divBdr>
            <w:top w:val="none" w:sz="0" w:space="0" w:color="auto"/>
            <w:left w:val="none" w:sz="0" w:space="0" w:color="auto"/>
            <w:bottom w:val="none" w:sz="0" w:space="0" w:color="auto"/>
            <w:right w:val="none" w:sz="0" w:space="0" w:color="auto"/>
          </w:divBdr>
        </w:div>
        <w:div w:id="1806191407">
          <w:marLeft w:val="640"/>
          <w:marRight w:val="0"/>
          <w:marTop w:val="0"/>
          <w:marBottom w:val="0"/>
          <w:divBdr>
            <w:top w:val="none" w:sz="0" w:space="0" w:color="auto"/>
            <w:left w:val="none" w:sz="0" w:space="0" w:color="auto"/>
            <w:bottom w:val="none" w:sz="0" w:space="0" w:color="auto"/>
            <w:right w:val="none" w:sz="0" w:space="0" w:color="auto"/>
          </w:divBdr>
        </w:div>
        <w:div w:id="1788888539">
          <w:marLeft w:val="640"/>
          <w:marRight w:val="0"/>
          <w:marTop w:val="0"/>
          <w:marBottom w:val="0"/>
          <w:divBdr>
            <w:top w:val="none" w:sz="0" w:space="0" w:color="auto"/>
            <w:left w:val="none" w:sz="0" w:space="0" w:color="auto"/>
            <w:bottom w:val="none" w:sz="0" w:space="0" w:color="auto"/>
            <w:right w:val="none" w:sz="0" w:space="0" w:color="auto"/>
          </w:divBdr>
        </w:div>
        <w:div w:id="160170866">
          <w:marLeft w:val="640"/>
          <w:marRight w:val="0"/>
          <w:marTop w:val="0"/>
          <w:marBottom w:val="0"/>
          <w:divBdr>
            <w:top w:val="none" w:sz="0" w:space="0" w:color="auto"/>
            <w:left w:val="none" w:sz="0" w:space="0" w:color="auto"/>
            <w:bottom w:val="none" w:sz="0" w:space="0" w:color="auto"/>
            <w:right w:val="none" w:sz="0" w:space="0" w:color="auto"/>
          </w:divBdr>
        </w:div>
        <w:div w:id="1132947219">
          <w:marLeft w:val="640"/>
          <w:marRight w:val="0"/>
          <w:marTop w:val="0"/>
          <w:marBottom w:val="0"/>
          <w:divBdr>
            <w:top w:val="none" w:sz="0" w:space="0" w:color="auto"/>
            <w:left w:val="none" w:sz="0" w:space="0" w:color="auto"/>
            <w:bottom w:val="none" w:sz="0" w:space="0" w:color="auto"/>
            <w:right w:val="none" w:sz="0" w:space="0" w:color="auto"/>
          </w:divBdr>
        </w:div>
        <w:div w:id="1790930105">
          <w:marLeft w:val="640"/>
          <w:marRight w:val="0"/>
          <w:marTop w:val="0"/>
          <w:marBottom w:val="0"/>
          <w:divBdr>
            <w:top w:val="none" w:sz="0" w:space="0" w:color="auto"/>
            <w:left w:val="none" w:sz="0" w:space="0" w:color="auto"/>
            <w:bottom w:val="none" w:sz="0" w:space="0" w:color="auto"/>
            <w:right w:val="none" w:sz="0" w:space="0" w:color="auto"/>
          </w:divBdr>
        </w:div>
        <w:div w:id="215241631">
          <w:marLeft w:val="640"/>
          <w:marRight w:val="0"/>
          <w:marTop w:val="0"/>
          <w:marBottom w:val="0"/>
          <w:divBdr>
            <w:top w:val="none" w:sz="0" w:space="0" w:color="auto"/>
            <w:left w:val="none" w:sz="0" w:space="0" w:color="auto"/>
            <w:bottom w:val="none" w:sz="0" w:space="0" w:color="auto"/>
            <w:right w:val="none" w:sz="0" w:space="0" w:color="auto"/>
          </w:divBdr>
        </w:div>
        <w:div w:id="351341557">
          <w:marLeft w:val="640"/>
          <w:marRight w:val="0"/>
          <w:marTop w:val="0"/>
          <w:marBottom w:val="0"/>
          <w:divBdr>
            <w:top w:val="none" w:sz="0" w:space="0" w:color="auto"/>
            <w:left w:val="none" w:sz="0" w:space="0" w:color="auto"/>
            <w:bottom w:val="none" w:sz="0" w:space="0" w:color="auto"/>
            <w:right w:val="none" w:sz="0" w:space="0" w:color="auto"/>
          </w:divBdr>
        </w:div>
        <w:div w:id="1323776024">
          <w:marLeft w:val="640"/>
          <w:marRight w:val="0"/>
          <w:marTop w:val="0"/>
          <w:marBottom w:val="0"/>
          <w:divBdr>
            <w:top w:val="none" w:sz="0" w:space="0" w:color="auto"/>
            <w:left w:val="none" w:sz="0" w:space="0" w:color="auto"/>
            <w:bottom w:val="none" w:sz="0" w:space="0" w:color="auto"/>
            <w:right w:val="none" w:sz="0" w:space="0" w:color="auto"/>
          </w:divBdr>
        </w:div>
        <w:div w:id="2126734211">
          <w:marLeft w:val="640"/>
          <w:marRight w:val="0"/>
          <w:marTop w:val="0"/>
          <w:marBottom w:val="0"/>
          <w:divBdr>
            <w:top w:val="none" w:sz="0" w:space="0" w:color="auto"/>
            <w:left w:val="none" w:sz="0" w:space="0" w:color="auto"/>
            <w:bottom w:val="none" w:sz="0" w:space="0" w:color="auto"/>
            <w:right w:val="none" w:sz="0" w:space="0" w:color="auto"/>
          </w:divBdr>
        </w:div>
        <w:div w:id="1181697436">
          <w:marLeft w:val="640"/>
          <w:marRight w:val="0"/>
          <w:marTop w:val="0"/>
          <w:marBottom w:val="0"/>
          <w:divBdr>
            <w:top w:val="none" w:sz="0" w:space="0" w:color="auto"/>
            <w:left w:val="none" w:sz="0" w:space="0" w:color="auto"/>
            <w:bottom w:val="none" w:sz="0" w:space="0" w:color="auto"/>
            <w:right w:val="none" w:sz="0" w:space="0" w:color="auto"/>
          </w:divBdr>
        </w:div>
        <w:div w:id="161361353">
          <w:marLeft w:val="640"/>
          <w:marRight w:val="0"/>
          <w:marTop w:val="0"/>
          <w:marBottom w:val="0"/>
          <w:divBdr>
            <w:top w:val="none" w:sz="0" w:space="0" w:color="auto"/>
            <w:left w:val="none" w:sz="0" w:space="0" w:color="auto"/>
            <w:bottom w:val="none" w:sz="0" w:space="0" w:color="auto"/>
            <w:right w:val="none" w:sz="0" w:space="0" w:color="auto"/>
          </w:divBdr>
        </w:div>
        <w:div w:id="528644961">
          <w:marLeft w:val="640"/>
          <w:marRight w:val="0"/>
          <w:marTop w:val="0"/>
          <w:marBottom w:val="0"/>
          <w:divBdr>
            <w:top w:val="none" w:sz="0" w:space="0" w:color="auto"/>
            <w:left w:val="none" w:sz="0" w:space="0" w:color="auto"/>
            <w:bottom w:val="none" w:sz="0" w:space="0" w:color="auto"/>
            <w:right w:val="none" w:sz="0" w:space="0" w:color="auto"/>
          </w:divBdr>
        </w:div>
        <w:div w:id="1564296608">
          <w:marLeft w:val="640"/>
          <w:marRight w:val="0"/>
          <w:marTop w:val="0"/>
          <w:marBottom w:val="0"/>
          <w:divBdr>
            <w:top w:val="none" w:sz="0" w:space="0" w:color="auto"/>
            <w:left w:val="none" w:sz="0" w:space="0" w:color="auto"/>
            <w:bottom w:val="none" w:sz="0" w:space="0" w:color="auto"/>
            <w:right w:val="none" w:sz="0" w:space="0" w:color="auto"/>
          </w:divBdr>
        </w:div>
        <w:div w:id="794911104">
          <w:marLeft w:val="640"/>
          <w:marRight w:val="0"/>
          <w:marTop w:val="0"/>
          <w:marBottom w:val="0"/>
          <w:divBdr>
            <w:top w:val="none" w:sz="0" w:space="0" w:color="auto"/>
            <w:left w:val="none" w:sz="0" w:space="0" w:color="auto"/>
            <w:bottom w:val="none" w:sz="0" w:space="0" w:color="auto"/>
            <w:right w:val="none" w:sz="0" w:space="0" w:color="auto"/>
          </w:divBdr>
        </w:div>
        <w:div w:id="41561672">
          <w:marLeft w:val="640"/>
          <w:marRight w:val="0"/>
          <w:marTop w:val="0"/>
          <w:marBottom w:val="0"/>
          <w:divBdr>
            <w:top w:val="none" w:sz="0" w:space="0" w:color="auto"/>
            <w:left w:val="none" w:sz="0" w:space="0" w:color="auto"/>
            <w:bottom w:val="none" w:sz="0" w:space="0" w:color="auto"/>
            <w:right w:val="none" w:sz="0" w:space="0" w:color="auto"/>
          </w:divBdr>
        </w:div>
        <w:div w:id="96215489">
          <w:marLeft w:val="640"/>
          <w:marRight w:val="0"/>
          <w:marTop w:val="0"/>
          <w:marBottom w:val="0"/>
          <w:divBdr>
            <w:top w:val="none" w:sz="0" w:space="0" w:color="auto"/>
            <w:left w:val="none" w:sz="0" w:space="0" w:color="auto"/>
            <w:bottom w:val="none" w:sz="0" w:space="0" w:color="auto"/>
            <w:right w:val="none" w:sz="0" w:space="0" w:color="auto"/>
          </w:divBdr>
        </w:div>
        <w:div w:id="199056531">
          <w:marLeft w:val="640"/>
          <w:marRight w:val="0"/>
          <w:marTop w:val="0"/>
          <w:marBottom w:val="0"/>
          <w:divBdr>
            <w:top w:val="none" w:sz="0" w:space="0" w:color="auto"/>
            <w:left w:val="none" w:sz="0" w:space="0" w:color="auto"/>
            <w:bottom w:val="none" w:sz="0" w:space="0" w:color="auto"/>
            <w:right w:val="none" w:sz="0" w:space="0" w:color="auto"/>
          </w:divBdr>
        </w:div>
        <w:div w:id="271867944">
          <w:marLeft w:val="640"/>
          <w:marRight w:val="0"/>
          <w:marTop w:val="0"/>
          <w:marBottom w:val="0"/>
          <w:divBdr>
            <w:top w:val="none" w:sz="0" w:space="0" w:color="auto"/>
            <w:left w:val="none" w:sz="0" w:space="0" w:color="auto"/>
            <w:bottom w:val="none" w:sz="0" w:space="0" w:color="auto"/>
            <w:right w:val="none" w:sz="0" w:space="0" w:color="auto"/>
          </w:divBdr>
        </w:div>
        <w:div w:id="32391287">
          <w:marLeft w:val="640"/>
          <w:marRight w:val="0"/>
          <w:marTop w:val="0"/>
          <w:marBottom w:val="0"/>
          <w:divBdr>
            <w:top w:val="none" w:sz="0" w:space="0" w:color="auto"/>
            <w:left w:val="none" w:sz="0" w:space="0" w:color="auto"/>
            <w:bottom w:val="none" w:sz="0" w:space="0" w:color="auto"/>
            <w:right w:val="none" w:sz="0" w:space="0" w:color="auto"/>
          </w:divBdr>
        </w:div>
        <w:div w:id="1011569877">
          <w:marLeft w:val="640"/>
          <w:marRight w:val="0"/>
          <w:marTop w:val="0"/>
          <w:marBottom w:val="0"/>
          <w:divBdr>
            <w:top w:val="none" w:sz="0" w:space="0" w:color="auto"/>
            <w:left w:val="none" w:sz="0" w:space="0" w:color="auto"/>
            <w:bottom w:val="none" w:sz="0" w:space="0" w:color="auto"/>
            <w:right w:val="none" w:sz="0" w:space="0" w:color="auto"/>
          </w:divBdr>
        </w:div>
        <w:div w:id="389546626">
          <w:marLeft w:val="640"/>
          <w:marRight w:val="0"/>
          <w:marTop w:val="0"/>
          <w:marBottom w:val="0"/>
          <w:divBdr>
            <w:top w:val="none" w:sz="0" w:space="0" w:color="auto"/>
            <w:left w:val="none" w:sz="0" w:space="0" w:color="auto"/>
            <w:bottom w:val="none" w:sz="0" w:space="0" w:color="auto"/>
            <w:right w:val="none" w:sz="0" w:space="0" w:color="auto"/>
          </w:divBdr>
        </w:div>
        <w:div w:id="719020159">
          <w:marLeft w:val="640"/>
          <w:marRight w:val="0"/>
          <w:marTop w:val="0"/>
          <w:marBottom w:val="0"/>
          <w:divBdr>
            <w:top w:val="none" w:sz="0" w:space="0" w:color="auto"/>
            <w:left w:val="none" w:sz="0" w:space="0" w:color="auto"/>
            <w:bottom w:val="none" w:sz="0" w:space="0" w:color="auto"/>
            <w:right w:val="none" w:sz="0" w:space="0" w:color="auto"/>
          </w:divBdr>
        </w:div>
        <w:div w:id="232739742">
          <w:marLeft w:val="640"/>
          <w:marRight w:val="0"/>
          <w:marTop w:val="0"/>
          <w:marBottom w:val="0"/>
          <w:divBdr>
            <w:top w:val="none" w:sz="0" w:space="0" w:color="auto"/>
            <w:left w:val="none" w:sz="0" w:space="0" w:color="auto"/>
            <w:bottom w:val="none" w:sz="0" w:space="0" w:color="auto"/>
            <w:right w:val="none" w:sz="0" w:space="0" w:color="auto"/>
          </w:divBdr>
        </w:div>
        <w:div w:id="2089113357">
          <w:marLeft w:val="640"/>
          <w:marRight w:val="0"/>
          <w:marTop w:val="0"/>
          <w:marBottom w:val="0"/>
          <w:divBdr>
            <w:top w:val="none" w:sz="0" w:space="0" w:color="auto"/>
            <w:left w:val="none" w:sz="0" w:space="0" w:color="auto"/>
            <w:bottom w:val="none" w:sz="0" w:space="0" w:color="auto"/>
            <w:right w:val="none" w:sz="0" w:space="0" w:color="auto"/>
          </w:divBdr>
        </w:div>
        <w:div w:id="991252096">
          <w:marLeft w:val="640"/>
          <w:marRight w:val="0"/>
          <w:marTop w:val="0"/>
          <w:marBottom w:val="0"/>
          <w:divBdr>
            <w:top w:val="none" w:sz="0" w:space="0" w:color="auto"/>
            <w:left w:val="none" w:sz="0" w:space="0" w:color="auto"/>
            <w:bottom w:val="none" w:sz="0" w:space="0" w:color="auto"/>
            <w:right w:val="none" w:sz="0" w:space="0" w:color="auto"/>
          </w:divBdr>
        </w:div>
        <w:div w:id="520435491">
          <w:marLeft w:val="640"/>
          <w:marRight w:val="0"/>
          <w:marTop w:val="0"/>
          <w:marBottom w:val="0"/>
          <w:divBdr>
            <w:top w:val="none" w:sz="0" w:space="0" w:color="auto"/>
            <w:left w:val="none" w:sz="0" w:space="0" w:color="auto"/>
            <w:bottom w:val="none" w:sz="0" w:space="0" w:color="auto"/>
            <w:right w:val="none" w:sz="0" w:space="0" w:color="auto"/>
          </w:divBdr>
        </w:div>
        <w:div w:id="1075471637">
          <w:marLeft w:val="640"/>
          <w:marRight w:val="0"/>
          <w:marTop w:val="0"/>
          <w:marBottom w:val="0"/>
          <w:divBdr>
            <w:top w:val="none" w:sz="0" w:space="0" w:color="auto"/>
            <w:left w:val="none" w:sz="0" w:space="0" w:color="auto"/>
            <w:bottom w:val="none" w:sz="0" w:space="0" w:color="auto"/>
            <w:right w:val="none" w:sz="0" w:space="0" w:color="auto"/>
          </w:divBdr>
        </w:div>
        <w:div w:id="69934291">
          <w:marLeft w:val="640"/>
          <w:marRight w:val="0"/>
          <w:marTop w:val="0"/>
          <w:marBottom w:val="0"/>
          <w:divBdr>
            <w:top w:val="none" w:sz="0" w:space="0" w:color="auto"/>
            <w:left w:val="none" w:sz="0" w:space="0" w:color="auto"/>
            <w:bottom w:val="none" w:sz="0" w:space="0" w:color="auto"/>
            <w:right w:val="none" w:sz="0" w:space="0" w:color="auto"/>
          </w:divBdr>
        </w:div>
        <w:div w:id="1680808222">
          <w:marLeft w:val="640"/>
          <w:marRight w:val="0"/>
          <w:marTop w:val="0"/>
          <w:marBottom w:val="0"/>
          <w:divBdr>
            <w:top w:val="none" w:sz="0" w:space="0" w:color="auto"/>
            <w:left w:val="none" w:sz="0" w:space="0" w:color="auto"/>
            <w:bottom w:val="none" w:sz="0" w:space="0" w:color="auto"/>
            <w:right w:val="none" w:sz="0" w:space="0" w:color="auto"/>
          </w:divBdr>
        </w:div>
        <w:div w:id="871764295">
          <w:marLeft w:val="640"/>
          <w:marRight w:val="0"/>
          <w:marTop w:val="0"/>
          <w:marBottom w:val="0"/>
          <w:divBdr>
            <w:top w:val="none" w:sz="0" w:space="0" w:color="auto"/>
            <w:left w:val="none" w:sz="0" w:space="0" w:color="auto"/>
            <w:bottom w:val="none" w:sz="0" w:space="0" w:color="auto"/>
            <w:right w:val="none" w:sz="0" w:space="0" w:color="auto"/>
          </w:divBdr>
        </w:div>
      </w:divsChild>
    </w:div>
    <w:div w:id="1559591735">
      <w:bodyDiv w:val="1"/>
      <w:marLeft w:val="0"/>
      <w:marRight w:val="0"/>
      <w:marTop w:val="0"/>
      <w:marBottom w:val="0"/>
      <w:divBdr>
        <w:top w:val="none" w:sz="0" w:space="0" w:color="auto"/>
        <w:left w:val="none" w:sz="0" w:space="0" w:color="auto"/>
        <w:bottom w:val="none" w:sz="0" w:space="0" w:color="auto"/>
        <w:right w:val="none" w:sz="0" w:space="0" w:color="auto"/>
      </w:divBdr>
      <w:divsChild>
        <w:div w:id="1633443459">
          <w:marLeft w:val="640"/>
          <w:marRight w:val="0"/>
          <w:marTop w:val="0"/>
          <w:marBottom w:val="0"/>
          <w:divBdr>
            <w:top w:val="none" w:sz="0" w:space="0" w:color="auto"/>
            <w:left w:val="none" w:sz="0" w:space="0" w:color="auto"/>
            <w:bottom w:val="none" w:sz="0" w:space="0" w:color="auto"/>
            <w:right w:val="none" w:sz="0" w:space="0" w:color="auto"/>
          </w:divBdr>
        </w:div>
        <w:div w:id="1766878822">
          <w:marLeft w:val="640"/>
          <w:marRight w:val="0"/>
          <w:marTop w:val="0"/>
          <w:marBottom w:val="0"/>
          <w:divBdr>
            <w:top w:val="none" w:sz="0" w:space="0" w:color="auto"/>
            <w:left w:val="none" w:sz="0" w:space="0" w:color="auto"/>
            <w:bottom w:val="none" w:sz="0" w:space="0" w:color="auto"/>
            <w:right w:val="none" w:sz="0" w:space="0" w:color="auto"/>
          </w:divBdr>
        </w:div>
        <w:div w:id="1444419965">
          <w:marLeft w:val="640"/>
          <w:marRight w:val="0"/>
          <w:marTop w:val="0"/>
          <w:marBottom w:val="0"/>
          <w:divBdr>
            <w:top w:val="none" w:sz="0" w:space="0" w:color="auto"/>
            <w:left w:val="none" w:sz="0" w:space="0" w:color="auto"/>
            <w:bottom w:val="none" w:sz="0" w:space="0" w:color="auto"/>
            <w:right w:val="none" w:sz="0" w:space="0" w:color="auto"/>
          </w:divBdr>
        </w:div>
        <w:div w:id="1592660509">
          <w:marLeft w:val="640"/>
          <w:marRight w:val="0"/>
          <w:marTop w:val="0"/>
          <w:marBottom w:val="0"/>
          <w:divBdr>
            <w:top w:val="none" w:sz="0" w:space="0" w:color="auto"/>
            <w:left w:val="none" w:sz="0" w:space="0" w:color="auto"/>
            <w:bottom w:val="none" w:sz="0" w:space="0" w:color="auto"/>
            <w:right w:val="none" w:sz="0" w:space="0" w:color="auto"/>
          </w:divBdr>
        </w:div>
        <w:div w:id="1620526929">
          <w:marLeft w:val="640"/>
          <w:marRight w:val="0"/>
          <w:marTop w:val="0"/>
          <w:marBottom w:val="0"/>
          <w:divBdr>
            <w:top w:val="none" w:sz="0" w:space="0" w:color="auto"/>
            <w:left w:val="none" w:sz="0" w:space="0" w:color="auto"/>
            <w:bottom w:val="none" w:sz="0" w:space="0" w:color="auto"/>
            <w:right w:val="none" w:sz="0" w:space="0" w:color="auto"/>
          </w:divBdr>
        </w:div>
        <w:div w:id="61216690">
          <w:marLeft w:val="640"/>
          <w:marRight w:val="0"/>
          <w:marTop w:val="0"/>
          <w:marBottom w:val="0"/>
          <w:divBdr>
            <w:top w:val="none" w:sz="0" w:space="0" w:color="auto"/>
            <w:left w:val="none" w:sz="0" w:space="0" w:color="auto"/>
            <w:bottom w:val="none" w:sz="0" w:space="0" w:color="auto"/>
            <w:right w:val="none" w:sz="0" w:space="0" w:color="auto"/>
          </w:divBdr>
        </w:div>
        <w:div w:id="217320881">
          <w:marLeft w:val="640"/>
          <w:marRight w:val="0"/>
          <w:marTop w:val="0"/>
          <w:marBottom w:val="0"/>
          <w:divBdr>
            <w:top w:val="none" w:sz="0" w:space="0" w:color="auto"/>
            <w:left w:val="none" w:sz="0" w:space="0" w:color="auto"/>
            <w:bottom w:val="none" w:sz="0" w:space="0" w:color="auto"/>
            <w:right w:val="none" w:sz="0" w:space="0" w:color="auto"/>
          </w:divBdr>
        </w:div>
        <w:div w:id="1186213204">
          <w:marLeft w:val="640"/>
          <w:marRight w:val="0"/>
          <w:marTop w:val="0"/>
          <w:marBottom w:val="0"/>
          <w:divBdr>
            <w:top w:val="none" w:sz="0" w:space="0" w:color="auto"/>
            <w:left w:val="none" w:sz="0" w:space="0" w:color="auto"/>
            <w:bottom w:val="none" w:sz="0" w:space="0" w:color="auto"/>
            <w:right w:val="none" w:sz="0" w:space="0" w:color="auto"/>
          </w:divBdr>
        </w:div>
        <w:div w:id="58096875">
          <w:marLeft w:val="640"/>
          <w:marRight w:val="0"/>
          <w:marTop w:val="0"/>
          <w:marBottom w:val="0"/>
          <w:divBdr>
            <w:top w:val="none" w:sz="0" w:space="0" w:color="auto"/>
            <w:left w:val="none" w:sz="0" w:space="0" w:color="auto"/>
            <w:bottom w:val="none" w:sz="0" w:space="0" w:color="auto"/>
            <w:right w:val="none" w:sz="0" w:space="0" w:color="auto"/>
          </w:divBdr>
        </w:div>
        <w:div w:id="1625035361">
          <w:marLeft w:val="640"/>
          <w:marRight w:val="0"/>
          <w:marTop w:val="0"/>
          <w:marBottom w:val="0"/>
          <w:divBdr>
            <w:top w:val="none" w:sz="0" w:space="0" w:color="auto"/>
            <w:left w:val="none" w:sz="0" w:space="0" w:color="auto"/>
            <w:bottom w:val="none" w:sz="0" w:space="0" w:color="auto"/>
            <w:right w:val="none" w:sz="0" w:space="0" w:color="auto"/>
          </w:divBdr>
        </w:div>
        <w:div w:id="811211675">
          <w:marLeft w:val="640"/>
          <w:marRight w:val="0"/>
          <w:marTop w:val="0"/>
          <w:marBottom w:val="0"/>
          <w:divBdr>
            <w:top w:val="none" w:sz="0" w:space="0" w:color="auto"/>
            <w:left w:val="none" w:sz="0" w:space="0" w:color="auto"/>
            <w:bottom w:val="none" w:sz="0" w:space="0" w:color="auto"/>
            <w:right w:val="none" w:sz="0" w:space="0" w:color="auto"/>
          </w:divBdr>
        </w:div>
        <w:div w:id="622149601">
          <w:marLeft w:val="640"/>
          <w:marRight w:val="0"/>
          <w:marTop w:val="0"/>
          <w:marBottom w:val="0"/>
          <w:divBdr>
            <w:top w:val="none" w:sz="0" w:space="0" w:color="auto"/>
            <w:left w:val="none" w:sz="0" w:space="0" w:color="auto"/>
            <w:bottom w:val="none" w:sz="0" w:space="0" w:color="auto"/>
            <w:right w:val="none" w:sz="0" w:space="0" w:color="auto"/>
          </w:divBdr>
        </w:div>
        <w:div w:id="928080332">
          <w:marLeft w:val="640"/>
          <w:marRight w:val="0"/>
          <w:marTop w:val="0"/>
          <w:marBottom w:val="0"/>
          <w:divBdr>
            <w:top w:val="none" w:sz="0" w:space="0" w:color="auto"/>
            <w:left w:val="none" w:sz="0" w:space="0" w:color="auto"/>
            <w:bottom w:val="none" w:sz="0" w:space="0" w:color="auto"/>
            <w:right w:val="none" w:sz="0" w:space="0" w:color="auto"/>
          </w:divBdr>
        </w:div>
        <w:div w:id="1819415608">
          <w:marLeft w:val="640"/>
          <w:marRight w:val="0"/>
          <w:marTop w:val="0"/>
          <w:marBottom w:val="0"/>
          <w:divBdr>
            <w:top w:val="none" w:sz="0" w:space="0" w:color="auto"/>
            <w:left w:val="none" w:sz="0" w:space="0" w:color="auto"/>
            <w:bottom w:val="none" w:sz="0" w:space="0" w:color="auto"/>
            <w:right w:val="none" w:sz="0" w:space="0" w:color="auto"/>
          </w:divBdr>
        </w:div>
        <w:div w:id="1125542662">
          <w:marLeft w:val="640"/>
          <w:marRight w:val="0"/>
          <w:marTop w:val="0"/>
          <w:marBottom w:val="0"/>
          <w:divBdr>
            <w:top w:val="none" w:sz="0" w:space="0" w:color="auto"/>
            <w:left w:val="none" w:sz="0" w:space="0" w:color="auto"/>
            <w:bottom w:val="none" w:sz="0" w:space="0" w:color="auto"/>
            <w:right w:val="none" w:sz="0" w:space="0" w:color="auto"/>
          </w:divBdr>
        </w:div>
        <w:div w:id="1899391824">
          <w:marLeft w:val="640"/>
          <w:marRight w:val="0"/>
          <w:marTop w:val="0"/>
          <w:marBottom w:val="0"/>
          <w:divBdr>
            <w:top w:val="none" w:sz="0" w:space="0" w:color="auto"/>
            <w:left w:val="none" w:sz="0" w:space="0" w:color="auto"/>
            <w:bottom w:val="none" w:sz="0" w:space="0" w:color="auto"/>
            <w:right w:val="none" w:sz="0" w:space="0" w:color="auto"/>
          </w:divBdr>
        </w:div>
        <w:div w:id="1996957813">
          <w:marLeft w:val="640"/>
          <w:marRight w:val="0"/>
          <w:marTop w:val="0"/>
          <w:marBottom w:val="0"/>
          <w:divBdr>
            <w:top w:val="none" w:sz="0" w:space="0" w:color="auto"/>
            <w:left w:val="none" w:sz="0" w:space="0" w:color="auto"/>
            <w:bottom w:val="none" w:sz="0" w:space="0" w:color="auto"/>
            <w:right w:val="none" w:sz="0" w:space="0" w:color="auto"/>
          </w:divBdr>
        </w:div>
        <w:div w:id="532421716">
          <w:marLeft w:val="640"/>
          <w:marRight w:val="0"/>
          <w:marTop w:val="0"/>
          <w:marBottom w:val="0"/>
          <w:divBdr>
            <w:top w:val="none" w:sz="0" w:space="0" w:color="auto"/>
            <w:left w:val="none" w:sz="0" w:space="0" w:color="auto"/>
            <w:bottom w:val="none" w:sz="0" w:space="0" w:color="auto"/>
            <w:right w:val="none" w:sz="0" w:space="0" w:color="auto"/>
          </w:divBdr>
        </w:div>
        <w:div w:id="1515531153">
          <w:marLeft w:val="640"/>
          <w:marRight w:val="0"/>
          <w:marTop w:val="0"/>
          <w:marBottom w:val="0"/>
          <w:divBdr>
            <w:top w:val="none" w:sz="0" w:space="0" w:color="auto"/>
            <w:left w:val="none" w:sz="0" w:space="0" w:color="auto"/>
            <w:bottom w:val="none" w:sz="0" w:space="0" w:color="auto"/>
            <w:right w:val="none" w:sz="0" w:space="0" w:color="auto"/>
          </w:divBdr>
        </w:div>
        <w:div w:id="2102214691">
          <w:marLeft w:val="640"/>
          <w:marRight w:val="0"/>
          <w:marTop w:val="0"/>
          <w:marBottom w:val="0"/>
          <w:divBdr>
            <w:top w:val="none" w:sz="0" w:space="0" w:color="auto"/>
            <w:left w:val="none" w:sz="0" w:space="0" w:color="auto"/>
            <w:bottom w:val="none" w:sz="0" w:space="0" w:color="auto"/>
            <w:right w:val="none" w:sz="0" w:space="0" w:color="auto"/>
          </w:divBdr>
        </w:div>
        <w:div w:id="141704652">
          <w:marLeft w:val="640"/>
          <w:marRight w:val="0"/>
          <w:marTop w:val="0"/>
          <w:marBottom w:val="0"/>
          <w:divBdr>
            <w:top w:val="none" w:sz="0" w:space="0" w:color="auto"/>
            <w:left w:val="none" w:sz="0" w:space="0" w:color="auto"/>
            <w:bottom w:val="none" w:sz="0" w:space="0" w:color="auto"/>
            <w:right w:val="none" w:sz="0" w:space="0" w:color="auto"/>
          </w:divBdr>
        </w:div>
        <w:div w:id="1121461305">
          <w:marLeft w:val="640"/>
          <w:marRight w:val="0"/>
          <w:marTop w:val="0"/>
          <w:marBottom w:val="0"/>
          <w:divBdr>
            <w:top w:val="none" w:sz="0" w:space="0" w:color="auto"/>
            <w:left w:val="none" w:sz="0" w:space="0" w:color="auto"/>
            <w:bottom w:val="none" w:sz="0" w:space="0" w:color="auto"/>
            <w:right w:val="none" w:sz="0" w:space="0" w:color="auto"/>
          </w:divBdr>
        </w:div>
        <w:div w:id="787822732">
          <w:marLeft w:val="640"/>
          <w:marRight w:val="0"/>
          <w:marTop w:val="0"/>
          <w:marBottom w:val="0"/>
          <w:divBdr>
            <w:top w:val="none" w:sz="0" w:space="0" w:color="auto"/>
            <w:left w:val="none" w:sz="0" w:space="0" w:color="auto"/>
            <w:bottom w:val="none" w:sz="0" w:space="0" w:color="auto"/>
            <w:right w:val="none" w:sz="0" w:space="0" w:color="auto"/>
          </w:divBdr>
        </w:div>
        <w:div w:id="1720546061">
          <w:marLeft w:val="640"/>
          <w:marRight w:val="0"/>
          <w:marTop w:val="0"/>
          <w:marBottom w:val="0"/>
          <w:divBdr>
            <w:top w:val="none" w:sz="0" w:space="0" w:color="auto"/>
            <w:left w:val="none" w:sz="0" w:space="0" w:color="auto"/>
            <w:bottom w:val="none" w:sz="0" w:space="0" w:color="auto"/>
            <w:right w:val="none" w:sz="0" w:space="0" w:color="auto"/>
          </w:divBdr>
        </w:div>
        <w:div w:id="1617515994">
          <w:marLeft w:val="640"/>
          <w:marRight w:val="0"/>
          <w:marTop w:val="0"/>
          <w:marBottom w:val="0"/>
          <w:divBdr>
            <w:top w:val="none" w:sz="0" w:space="0" w:color="auto"/>
            <w:left w:val="none" w:sz="0" w:space="0" w:color="auto"/>
            <w:bottom w:val="none" w:sz="0" w:space="0" w:color="auto"/>
            <w:right w:val="none" w:sz="0" w:space="0" w:color="auto"/>
          </w:divBdr>
        </w:div>
        <w:div w:id="654457244">
          <w:marLeft w:val="640"/>
          <w:marRight w:val="0"/>
          <w:marTop w:val="0"/>
          <w:marBottom w:val="0"/>
          <w:divBdr>
            <w:top w:val="none" w:sz="0" w:space="0" w:color="auto"/>
            <w:left w:val="none" w:sz="0" w:space="0" w:color="auto"/>
            <w:bottom w:val="none" w:sz="0" w:space="0" w:color="auto"/>
            <w:right w:val="none" w:sz="0" w:space="0" w:color="auto"/>
          </w:divBdr>
        </w:div>
        <w:div w:id="673606909">
          <w:marLeft w:val="640"/>
          <w:marRight w:val="0"/>
          <w:marTop w:val="0"/>
          <w:marBottom w:val="0"/>
          <w:divBdr>
            <w:top w:val="none" w:sz="0" w:space="0" w:color="auto"/>
            <w:left w:val="none" w:sz="0" w:space="0" w:color="auto"/>
            <w:bottom w:val="none" w:sz="0" w:space="0" w:color="auto"/>
            <w:right w:val="none" w:sz="0" w:space="0" w:color="auto"/>
          </w:divBdr>
        </w:div>
        <w:div w:id="1387026017">
          <w:marLeft w:val="640"/>
          <w:marRight w:val="0"/>
          <w:marTop w:val="0"/>
          <w:marBottom w:val="0"/>
          <w:divBdr>
            <w:top w:val="none" w:sz="0" w:space="0" w:color="auto"/>
            <w:left w:val="none" w:sz="0" w:space="0" w:color="auto"/>
            <w:bottom w:val="none" w:sz="0" w:space="0" w:color="auto"/>
            <w:right w:val="none" w:sz="0" w:space="0" w:color="auto"/>
          </w:divBdr>
        </w:div>
        <w:div w:id="1744259256">
          <w:marLeft w:val="640"/>
          <w:marRight w:val="0"/>
          <w:marTop w:val="0"/>
          <w:marBottom w:val="0"/>
          <w:divBdr>
            <w:top w:val="none" w:sz="0" w:space="0" w:color="auto"/>
            <w:left w:val="none" w:sz="0" w:space="0" w:color="auto"/>
            <w:bottom w:val="none" w:sz="0" w:space="0" w:color="auto"/>
            <w:right w:val="none" w:sz="0" w:space="0" w:color="auto"/>
          </w:divBdr>
        </w:div>
        <w:div w:id="1785343413">
          <w:marLeft w:val="640"/>
          <w:marRight w:val="0"/>
          <w:marTop w:val="0"/>
          <w:marBottom w:val="0"/>
          <w:divBdr>
            <w:top w:val="none" w:sz="0" w:space="0" w:color="auto"/>
            <w:left w:val="none" w:sz="0" w:space="0" w:color="auto"/>
            <w:bottom w:val="none" w:sz="0" w:space="0" w:color="auto"/>
            <w:right w:val="none" w:sz="0" w:space="0" w:color="auto"/>
          </w:divBdr>
        </w:div>
        <w:div w:id="498426088">
          <w:marLeft w:val="640"/>
          <w:marRight w:val="0"/>
          <w:marTop w:val="0"/>
          <w:marBottom w:val="0"/>
          <w:divBdr>
            <w:top w:val="none" w:sz="0" w:space="0" w:color="auto"/>
            <w:left w:val="none" w:sz="0" w:space="0" w:color="auto"/>
            <w:bottom w:val="none" w:sz="0" w:space="0" w:color="auto"/>
            <w:right w:val="none" w:sz="0" w:space="0" w:color="auto"/>
          </w:divBdr>
        </w:div>
        <w:div w:id="1082068768">
          <w:marLeft w:val="640"/>
          <w:marRight w:val="0"/>
          <w:marTop w:val="0"/>
          <w:marBottom w:val="0"/>
          <w:divBdr>
            <w:top w:val="none" w:sz="0" w:space="0" w:color="auto"/>
            <w:left w:val="none" w:sz="0" w:space="0" w:color="auto"/>
            <w:bottom w:val="none" w:sz="0" w:space="0" w:color="auto"/>
            <w:right w:val="none" w:sz="0" w:space="0" w:color="auto"/>
          </w:divBdr>
        </w:div>
        <w:div w:id="966816465">
          <w:marLeft w:val="640"/>
          <w:marRight w:val="0"/>
          <w:marTop w:val="0"/>
          <w:marBottom w:val="0"/>
          <w:divBdr>
            <w:top w:val="none" w:sz="0" w:space="0" w:color="auto"/>
            <w:left w:val="none" w:sz="0" w:space="0" w:color="auto"/>
            <w:bottom w:val="none" w:sz="0" w:space="0" w:color="auto"/>
            <w:right w:val="none" w:sz="0" w:space="0" w:color="auto"/>
          </w:divBdr>
        </w:div>
        <w:div w:id="1588533200">
          <w:marLeft w:val="640"/>
          <w:marRight w:val="0"/>
          <w:marTop w:val="0"/>
          <w:marBottom w:val="0"/>
          <w:divBdr>
            <w:top w:val="none" w:sz="0" w:space="0" w:color="auto"/>
            <w:left w:val="none" w:sz="0" w:space="0" w:color="auto"/>
            <w:bottom w:val="none" w:sz="0" w:space="0" w:color="auto"/>
            <w:right w:val="none" w:sz="0" w:space="0" w:color="auto"/>
          </w:divBdr>
        </w:div>
        <w:div w:id="104427244">
          <w:marLeft w:val="640"/>
          <w:marRight w:val="0"/>
          <w:marTop w:val="0"/>
          <w:marBottom w:val="0"/>
          <w:divBdr>
            <w:top w:val="none" w:sz="0" w:space="0" w:color="auto"/>
            <w:left w:val="none" w:sz="0" w:space="0" w:color="auto"/>
            <w:bottom w:val="none" w:sz="0" w:space="0" w:color="auto"/>
            <w:right w:val="none" w:sz="0" w:space="0" w:color="auto"/>
          </w:divBdr>
        </w:div>
        <w:div w:id="1984037291">
          <w:marLeft w:val="640"/>
          <w:marRight w:val="0"/>
          <w:marTop w:val="0"/>
          <w:marBottom w:val="0"/>
          <w:divBdr>
            <w:top w:val="none" w:sz="0" w:space="0" w:color="auto"/>
            <w:left w:val="none" w:sz="0" w:space="0" w:color="auto"/>
            <w:bottom w:val="none" w:sz="0" w:space="0" w:color="auto"/>
            <w:right w:val="none" w:sz="0" w:space="0" w:color="auto"/>
          </w:divBdr>
        </w:div>
        <w:div w:id="412166875">
          <w:marLeft w:val="640"/>
          <w:marRight w:val="0"/>
          <w:marTop w:val="0"/>
          <w:marBottom w:val="0"/>
          <w:divBdr>
            <w:top w:val="none" w:sz="0" w:space="0" w:color="auto"/>
            <w:left w:val="none" w:sz="0" w:space="0" w:color="auto"/>
            <w:bottom w:val="none" w:sz="0" w:space="0" w:color="auto"/>
            <w:right w:val="none" w:sz="0" w:space="0" w:color="auto"/>
          </w:divBdr>
        </w:div>
        <w:div w:id="445276394">
          <w:marLeft w:val="640"/>
          <w:marRight w:val="0"/>
          <w:marTop w:val="0"/>
          <w:marBottom w:val="0"/>
          <w:divBdr>
            <w:top w:val="none" w:sz="0" w:space="0" w:color="auto"/>
            <w:left w:val="none" w:sz="0" w:space="0" w:color="auto"/>
            <w:bottom w:val="none" w:sz="0" w:space="0" w:color="auto"/>
            <w:right w:val="none" w:sz="0" w:space="0" w:color="auto"/>
          </w:divBdr>
        </w:div>
        <w:div w:id="172914946">
          <w:marLeft w:val="640"/>
          <w:marRight w:val="0"/>
          <w:marTop w:val="0"/>
          <w:marBottom w:val="0"/>
          <w:divBdr>
            <w:top w:val="none" w:sz="0" w:space="0" w:color="auto"/>
            <w:left w:val="none" w:sz="0" w:space="0" w:color="auto"/>
            <w:bottom w:val="none" w:sz="0" w:space="0" w:color="auto"/>
            <w:right w:val="none" w:sz="0" w:space="0" w:color="auto"/>
          </w:divBdr>
        </w:div>
        <w:div w:id="1998532294">
          <w:marLeft w:val="640"/>
          <w:marRight w:val="0"/>
          <w:marTop w:val="0"/>
          <w:marBottom w:val="0"/>
          <w:divBdr>
            <w:top w:val="none" w:sz="0" w:space="0" w:color="auto"/>
            <w:left w:val="none" w:sz="0" w:space="0" w:color="auto"/>
            <w:bottom w:val="none" w:sz="0" w:space="0" w:color="auto"/>
            <w:right w:val="none" w:sz="0" w:space="0" w:color="auto"/>
          </w:divBdr>
        </w:div>
        <w:div w:id="1813717150">
          <w:marLeft w:val="640"/>
          <w:marRight w:val="0"/>
          <w:marTop w:val="0"/>
          <w:marBottom w:val="0"/>
          <w:divBdr>
            <w:top w:val="none" w:sz="0" w:space="0" w:color="auto"/>
            <w:left w:val="none" w:sz="0" w:space="0" w:color="auto"/>
            <w:bottom w:val="none" w:sz="0" w:space="0" w:color="auto"/>
            <w:right w:val="none" w:sz="0" w:space="0" w:color="auto"/>
          </w:divBdr>
        </w:div>
        <w:div w:id="1838644243">
          <w:marLeft w:val="640"/>
          <w:marRight w:val="0"/>
          <w:marTop w:val="0"/>
          <w:marBottom w:val="0"/>
          <w:divBdr>
            <w:top w:val="none" w:sz="0" w:space="0" w:color="auto"/>
            <w:left w:val="none" w:sz="0" w:space="0" w:color="auto"/>
            <w:bottom w:val="none" w:sz="0" w:space="0" w:color="auto"/>
            <w:right w:val="none" w:sz="0" w:space="0" w:color="auto"/>
          </w:divBdr>
        </w:div>
        <w:div w:id="604652585">
          <w:marLeft w:val="640"/>
          <w:marRight w:val="0"/>
          <w:marTop w:val="0"/>
          <w:marBottom w:val="0"/>
          <w:divBdr>
            <w:top w:val="none" w:sz="0" w:space="0" w:color="auto"/>
            <w:left w:val="none" w:sz="0" w:space="0" w:color="auto"/>
            <w:bottom w:val="none" w:sz="0" w:space="0" w:color="auto"/>
            <w:right w:val="none" w:sz="0" w:space="0" w:color="auto"/>
          </w:divBdr>
        </w:div>
        <w:div w:id="1882210300">
          <w:marLeft w:val="640"/>
          <w:marRight w:val="0"/>
          <w:marTop w:val="0"/>
          <w:marBottom w:val="0"/>
          <w:divBdr>
            <w:top w:val="none" w:sz="0" w:space="0" w:color="auto"/>
            <w:left w:val="none" w:sz="0" w:space="0" w:color="auto"/>
            <w:bottom w:val="none" w:sz="0" w:space="0" w:color="auto"/>
            <w:right w:val="none" w:sz="0" w:space="0" w:color="auto"/>
          </w:divBdr>
        </w:div>
        <w:div w:id="1170412295">
          <w:marLeft w:val="640"/>
          <w:marRight w:val="0"/>
          <w:marTop w:val="0"/>
          <w:marBottom w:val="0"/>
          <w:divBdr>
            <w:top w:val="none" w:sz="0" w:space="0" w:color="auto"/>
            <w:left w:val="none" w:sz="0" w:space="0" w:color="auto"/>
            <w:bottom w:val="none" w:sz="0" w:space="0" w:color="auto"/>
            <w:right w:val="none" w:sz="0" w:space="0" w:color="auto"/>
          </w:divBdr>
        </w:div>
        <w:div w:id="1990819740">
          <w:marLeft w:val="640"/>
          <w:marRight w:val="0"/>
          <w:marTop w:val="0"/>
          <w:marBottom w:val="0"/>
          <w:divBdr>
            <w:top w:val="none" w:sz="0" w:space="0" w:color="auto"/>
            <w:left w:val="none" w:sz="0" w:space="0" w:color="auto"/>
            <w:bottom w:val="none" w:sz="0" w:space="0" w:color="auto"/>
            <w:right w:val="none" w:sz="0" w:space="0" w:color="auto"/>
          </w:divBdr>
        </w:div>
        <w:div w:id="1148786068">
          <w:marLeft w:val="640"/>
          <w:marRight w:val="0"/>
          <w:marTop w:val="0"/>
          <w:marBottom w:val="0"/>
          <w:divBdr>
            <w:top w:val="none" w:sz="0" w:space="0" w:color="auto"/>
            <w:left w:val="none" w:sz="0" w:space="0" w:color="auto"/>
            <w:bottom w:val="none" w:sz="0" w:space="0" w:color="auto"/>
            <w:right w:val="none" w:sz="0" w:space="0" w:color="auto"/>
          </w:divBdr>
        </w:div>
        <w:div w:id="1742484718">
          <w:marLeft w:val="640"/>
          <w:marRight w:val="0"/>
          <w:marTop w:val="0"/>
          <w:marBottom w:val="0"/>
          <w:divBdr>
            <w:top w:val="none" w:sz="0" w:space="0" w:color="auto"/>
            <w:left w:val="none" w:sz="0" w:space="0" w:color="auto"/>
            <w:bottom w:val="none" w:sz="0" w:space="0" w:color="auto"/>
            <w:right w:val="none" w:sz="0" w:space="0" w:color="auto"/>
          </w:divBdr>
        </w:div>
        <w:div w:id="689335500">
          <w:marLeft w:val="640"/>
          <w:marRight w:val="0"/>
          <w:marTop w:val="0"/>
          <w:marBottom w:val="0"/>
          <w:divBdr>
            <w:top w:val="none" w:sz="0" w:space="0" w:color="auto"/>
            <w:left w:val="none" w:sz="0" w:space="0" w:color="auto"/>
            <w:bottom w:val="none" w:sz="0" w:space="0" w:color="auto"/>
            <w:right w:val="none" w:sz="0" w:space="0" w:color="auto"/>
          </w:divBdr>
        </w:div>
        <w:div w:id="1859342781">
          <w:marLeft w:val="640"/>
          <w:marRight w:val="0"/>
          <w:marTop w:val="0"/>
          <w:marBottom w:val="0"/>
          <w:divBdr>
            <w:top w:val="none" w:sz="0" w:space="0" w:color="auto"/>
            <w:left w:val="none" w:sz="0" w:space="0" w:color="auto"/>
            <w:bottom w:val="none" w:sz="0" w:space="0" w:color="auto"/>
            <w:right w:val="none" w:sz="0" w:space="0" w:color="auto"/>
          </w:divBdr>
        </w:div>
        <w:div w:id="1530801614">
          <w:marLeft w:val="640"/>
          <w:marRight w:val="0"/>
          <w:marTop w:val="0"/>
          <w:marBottom w:val="0"/>
          <w:divBdr>
            <w:top w:val="none" w:sz="0" w:space="0" w:color="auto"/>
            <w:left w:val="none" w:sz="0" w:space="0" w:color="auto"/>
            <w:bottom w:val="none" w:sz="0" w:space="0" w:color="auto"/>
            <w:right w:val="none" w:sz="0" w:space="0" w:color="auto"/>
          </w:divBdr>
        </w:div>
        <w:div w:id="1585336129">
          <w:marLeft w:val="640"/>
          <w:marRight w:val="0"/>
          <w:marTop w:val="0"/>
          <w:marBottom w:val="0"/>
          <w:divBdr>
            <w:top w:val="none" w:sz="0" w:space="0" w:color="auto"/>
            <w:left w:val="none" w:sz="0" w:space="0" w:color="auto"/>
            <w:bottom w:val="none" w:sz="0" w:space="0" w:color="auto"/>
            <w:right w:val="none" w:sz="0" w:space="0" w:color="auto"/>
          </w:divBdr>
        </w:div>
        <w:div w:id="473568700">
          <w:marLeft w:val="640"/>
          <w:marRight w:val="0"/>
          <w:marTop w:val="0"/>
          <w:marBottom w:val="0"/>
          <w:divBdr>
            <w:top w:val="none" w:sz="0" w:space="0" w:color="auto"/>
            <w:left w:val="none" w:sz="0" w:space="0" w:color="auto"/>
            <w:bottom w:val="none" w:sz="0" w:space="0" w:color="auto"/>
            <w:right w:val="none" w:sz="0" w:space="0" w:color="auto"/>
          </w:divBdr>
        </w:div>
        <w:div w:id="1467770610">
          <w:marLeft w:val="640"/>
          <w:marRight w:val="0"/>
          <w:marTop w:val="0"/>
          <w:marBottom w:val="0"/>
          <w:divBdr>
            <w:top w:val="none" w:sz="0" w:space="0" w:color="auto"/>
            <w:left w:val="none" w:sz="0" w:space="0" w:color="auto"/>
            <w:bottom w:val="none" w:sz="0" w:space="0" w:color="auto"/>
            <w:right w:val="none" w:sz="0" w:space="0" w:color="auto"/>
          </w:divBdr>
        </w:div>
        <w:div w:id="151530021">
          <w:marLeft w:val="640"/>
          <w:marRight w:val="0"/>
          <w:marTop w:val="0"/>
          <w:marBottom w:val="0"/>
          <w:divBdr>
            <w:top w:val="none" w:sz="0" w:space="0" w:color="auto"/>
            <w:left w:val="none" w:sz="0" w:space="0" w:color="auto"/>
            <w:bottom w:val="none" w:sz="0" w:space="0" w:color="auto"/>
            <w:right w:val="none" w:sz="0" w:space="0" w:color="auto"/>
          </w:divBdr>
        </w:div>
        <w:div w:id="1941791654">
          <w:marLeft w:val="640"/>
          <w:marRight w:val="0"/>
          <w:marTop w:val="0"/>
          <w:marBottom w:val="0"/>
          <w:divBdr>
            <w:top w:val="none" w:sz="0" w:space="0" w:color="auto"/>
            <w:left w:val="none" w:sz="0" w:space="0" w:color="auto"/>
            <w:bottom w:val="none" w:sz="0" w:space="0" w:color="auto"/>
            <w:right w:val="none" w:sz="0" w:space="0" w:color="auto"/>
          </w:divBdr>
        </w:div>
        <w:div w:id="1989701564">
          <w:marLeft w:val="640"/>
          <w:marRight w:val="0"/>
          <w:marTop w:val="0"/>
          <w:marBottom w:val="0"/>
          <w:divBdr>
            <w:top w:val="none" w:sz="0" w:space="0" w:color="auto"/>
            <w:left w:val="none" w:sz="0" w:space="0" w:color="auto"/>
            <w:bottom w:val="none" w:sz="0" w:space="0" w:color="auto"/>
            <w:right w:val="none" w:sz="0" w:space="0" w:color="auto"/>
          </w:divBdr>
        </w:div>
        <w:div w:id="617372667">
          <w:marLeft w:val="640"/>
          <w:marRight w:val="0"/>
          <w:marTop w:val="0"/>
          <w:marBottom w:val="0"/>
          <w:divBdr>
            <w:top w:val="none" w:sz="0" w:space="0" w:color="auto"/>
            <w:left w:val="none" w:sz="0" w:space="0" w:color="auto"/>
            <w:bottom w:val="none" w:sz="0" w:space="0" w:color="auto"/>
            <w:right w:val="none" w:sz="0" w:space="0" w:color="auto"/>
          </w:divBdr>
        </w:div>
        <w:div w:id="1432580200">
          <w:marLeft w:val="640"/>
          <w:marRight w:val="0"/>
          <w:marTop w:val="0"/>
          <w:marBottom w:val="0"/>
          <w:divBdr>
            <w:top w:val="none" w:sz="0" w:space="0" w:color="auto"/>
            <w:left w:val="none" w:sz="0" w:space="0" w:color="auto"/>
            <w:bottom w:val="none" w:sz="0" w:space="0" w:color="auto"/>
            <w:right w:val="none" w:sz="0" w:space="0" w:color="auto"/>
          </w:divBdr>
        </w:div>
        <w:div w:id="1682125206">
          <w:marLeft w:val="640"/>
          <w:marRight w:val="0"/>
          <w:marTop w:val="0"/>
          <w:marBottom w:val="0"/>
          <w:divBdr>
            <w:top w:val="none" w:sz="0" w:space="0" w:color="auto"/>
            <w:left w:val="none" w:sz="0" w:space="0" w:color="auto"/>
            <w:bottom w:val="none" w:sz="0" w:space="0" w:color="auto"/>
            <w:right w:val="none" w:sz="0" w:space="0" w:color="auto"/>
          </w:divBdr>
        </w:div>
        <w:div w:id="1354457283">
          <w:marLeft w:val="640"/>
          <w:marRight w:val="0"/>
          <w:marTop w:val="0"/>
          <w:marBottom w:val="0"/>
          <w:divBdr>
            <w:top w:val="none" w:sz="0" w:space="0" w:color="auto"/>
            <w:left w:val="none" w:sz="0" w:space="0" w:color="auto"/>
            <w:bottom w:val="none" w:sz="0" w:space="0" w:color="auto"/>
            <w:right w:val="none" w:sz="0" w:space="0" w:color="auto"/>
          </w:divBdr>
        </w:div>
        <w:div w:id="1274046845">
          <w:marLeft w:val="640"/>
          <w:marRight w:val="0"/>
          <w:marTop w:val="0"/>
          <w:marBottom w:val="0"/>
          <w:divBdr>
            <w:top w:val="none" w:sz="0" w:space="0" w:color="auto"/>
            <w:left w:val="none" w:sz="0" w:space="0" w:color="auto"/>
            <w:bottom w:val="none" w:sz="0" w:space="0" w:color="auto"/>
            <w:right w:val="none" w:sz="0" w:space="0" w:color="auto"/>
          </w:divBdr>
        </w:div>
        <w:div w:id="354774277">
          <w:marLeft w:val="640"/>
          <w:marRight w:val="0"/>
          <w:marTop w:val="0"/>
          <w:marBottom w:val="0"/>
          <w:divBdr>
            <w:top w:val="none" w:sz="0" w:space="0" w:color="auto"/>
            <w:left w:val="none" w:sz="0" w:space="0" w:color="auto"/>
            <w:bottom w:val="none" w:sz="0" w:space="0" w:color="auto"/>
            <w:right w:val="none" w:sz="0" w:space="0" w:color="auto"/>
          </w:divBdr>
        </w:div>
        <w:div w:id="202056281">
          <w:marLeft w:val="640"/>
          <w:marRight w:val="0"/>
          <w:marTop w:val="0"/>
          <w:marBottom w:val="0"/>
          <w:divBdr>
            <w:top w:val="none" w:sz="0" w:space="0" w:color="auto"/>
            <w:left w:val="none" w:sz="0" w:space="0" w:color="auto"/>
            <w:bottom w:val="none" w:sz="0" w:space="0" w:color="auto"/>
            <w:right w:val="none" w:sz="0" w:space="0" w:color="auto"/>
          </w:divBdr>
        </w:div>
        <w:div w:id="1306086338">
          <w:marLeft w:val="640"/>
          <w:marRight w:val="0"/>
          <w:marTop w:val="0"/>
          <w:marBottom w:val="0"/>
          <w:divBdr>
            <w:top w:val="none" w:sz="0" w:space="0" w:color="auto"/>
            <w:left w:val="none" w:sz="0" w:space="0" w:color="auto"/>
            <w:bottom w:val="none" w:sz="0" w:space="0" w:color="auto"/>
            <w:right w:val="none" w:sz="0" w:space="0" w:color="auto"/>
          </w:divBdr>
        </w:div>
        <w:div w:id="1721589925">
          <w:marLeft w:val="640"/>
          <w:marRight w:val="0"/>
          <w:marTop w:val="0"/>
          <w:marBottom w:val="0"/>
          <w:divBdr>
            <w:top w:val="none" w:sz="0" w:space="0" w:color="auto"/>
            <w:left w:val="none" w:sz="0" w:space="0" w:color="auto"/>
            <w:bottom w:val="none" w:sz="0" w:space="0" w:color="auto"/>
            <w:right w:val="none" w:sz="0" w:space="0" w:color="auto"/>
          </w:divBdr>
        </w:div>
        <w:div w:id="863329723">
          <w:marLeft w:val="640"/>
          <w:marRight w:val="0"/>
          <w:marTop w:val="0"/>
          <w:marBottom w:val="0"/>
          <w:divBdr>
            <w:top w:val="none" w:sz="0" w:space="0" w:color="auto"/>
            <w:left w:val="none" w:sz="0" w:space="0" w:color="auto"/>
            <w:bottom w:val="none" w:sz="0" w:space="0" w:color="auto"/>
            <w:right w:val="none" w:sz="0" w:space="0" w:color="auto"/>
          </w:divBdr>
        </w:div>
        <w:div w:id="1618216087">
          <w:marLeft w:val="640"/>
          <w:marRight w:val="0"/>
          <w:marTop w:val="0"/>
          <w:marBottom w:val="0"/>
          <w:divBdr>
            <w:top w:val="none" w:sz="0" w:space="0" w:color="auto"/>
            <w:left w:val="none" w:sz="0" w:space="0" w:color="auto"/>
            <w:bottom w:val="none" w:sz="0" w:space="0" w:color="auto"/>
            <w:right w:val="none" w:sz="0" w:space="0" w:color="auto"/>
          </w:divBdr>
        </w:div>
        <w:div w:id="252785956">
          <w:marLeft w:val="640"/>
          <w:marRight w:val="0"/>
          <w:marTop w:val="0"/>
          <w:marBottom w:val="0"/>
          <w:divBdr>
            <w:top w:val="none" w:sz="0" w:space="0" w:color="auto"/>
            <w:left w:val="none" w:sz="0" w:space="0" w:color="auto"/>
            <w:bottom w:val="none" w:sz="0" w:space="0" w:color="auto"/>
            <w:right w:val="none" w:sz="0" w:space="0" w:color="auto"/>
          </w:divBdr>
        </w:div>
        <w:div w:id="751320220">
          <w:marLeft w:val="640"/>
          <w:marRight w:val="0"/>
          <w:marTop w:val="0"/>
          <w:marBottom w:val="0"/>
          <w:divBdr>
            <w:top w:val="none" w:sz="0" w:space="0" w:color="auto"/>
            <w:left w:val="none" w:sz="0" w:space="0" w:color="auto"/>
            <w:bottom w:val="none" w:sz="0" w:space="0" w:color="auto"/>
            <w:right w:val="none" w:sz="0" w:space="0" w:color="auto"/>
          </w:divBdr>
        </w:div>
        <w:div w:id="995575702">
          <w:marLeft w:val="640"/>
          <w:marRight w:val="0"/>
          <w:marTop w:val="0"/>
          <w:marBottom w:val="0"/>
          <w:divBdr>
            <w:top w:val="none" w:sz="0" w:space="0" w:color="auto"/>
            <w:left w:val="none" w:sz="0" w:space="0" w:color="auto"/>
            <w:bottom w:val="none" w:sz="0" w:space="0" w:color="auto"/>
            <w:right w:val="none" w:sz="0" w:space="0" w:color="auto"/>
          </w:divBdr>
        </w:div>
        <w:div w:id="1495292655">
          <w:marLeft w:val="640"/>
          <w:marRight w:val="0"/>
          <w:marTop w:val="0"/>
          <w:marBottom w:val="0"/>
          <w:divBdr>
            <w:top w:val="none" w:sz="0" w:space="0" w:color="auto"/>
            <w:left w:val="none" w:sz="0" w:space="0" w:color="auto"/>
            <w:bottom w:val="none" w:sz="0" w:space="0" w:color="auto"/>
            <w:right w:val="none" w:sz="0" w:space="0" w:color="auto"/>
          </w:divBdr>
        </w:div>
        <w:div w:id="338195958">
          <w:marLeft w:val="640"/>
          <w:marRight w:val="0"/>
          <w:marTop w:val="0"/>
          <w:marBottom w:val="0"/>
          <w:divBdr>
            <w:top w:val="none" w:sz="0" w:space="0" w:color="auto"/>
            <w:left w:val="none" w:sz="0" w:space="0" w:color="auto"/>
            <w:bottom w:val="none" w:sz="0" w:space="0" w:color="auto"/>
            <w:right w:val="none" w:sz="0" w:space="0" w:color="auto"/>
          </w:divBdr>
        </w:div>
        <w:div w:id="158159034">
          <w:marLeft w:val="640"/>
          <w:marRight w:val="0"/>
          <w:marTop w:val="0"/>
          <w:marBottom w:val="0"/>
          <w:divBdr>
            <w:top w:val="none" w:sz="0" w:space="0" w:color="auto"/>
            <w:left w:val="none" w:sz="0" w:space="0" w:color="auto"/>
            <w:bottom w:val="none" w:sz="0" w:space="0" w:color="auto"/>
            <w:right w:val="none" w:sz="0" w:space="0" w:color="auto"/>
          </w:divBdr>
        </w:div>
        <w:div w:id="2094467746">
          <w:marLeft w:val="640"/>
          <w:marRight w:val="0"/>
          <w:marTop w:val="0"/>
          <w:marBottom w:val="0"/>
          <w:divBdr>
            <w:top w:val="none" w:sz="0" w:space="0" w:color="auto"/>
            <w:left w:val="none" w:sz="0" w:space="0" w:color="auto"/>
            <w:bottom w:val="none" w:sz="0" w:space="0" w:color="auto"/>
            <w:right w:val="none" w:sz="0" w:space="0" w:color="auto"/>
          </w:divBdr>
        </w:div>
        <w:div w:id="1629431683">
          <w:marLeft w:val="640"/>
          <w:marRight w:val="0"/>
          <w:marTop w:val="0"/>
          <w:marBottom w:val="0"/>
          <w:divBdr>
            <w:top w:val="none" w:sz="0" w:space="0" w:color="auto"/>
            <w:left w:val="none" w:sz="0" w:space="0" w:color="auto"/>
            <w:bottom w:val="none" w:sz="0" w:space="0" w:color="auto"/>
            <w:right w:val="none" w:sz="0" w:space="0" w:color="auto"/>
          </w:divBdr>
        </w:div>
        <w:div w:id="1562792099">
          <w:marLeft w:val="640"/>
          <w:marRight w:val="0"/>
          <w:marTop w:val="0"/>
          <w:marBottom w:val="0"/>
          <w:divBdr>
            <w:top w:val="none" w:sz="0" w:space="0" w:color="auto"/>
            <w:left w:val="none" w:sz="0" w:space="0" w:color="auto"/>
            <w:bottom w:val="none" w:sz="0" w:space="0" w:color="auto"/>
            <w:right w:val="none" w:sz="0" w:space="0" w:color="auto"/>
          </w:divBdr>
        </w:div>
        <w:div w:id="723454456">
          <w:marLeft w:val="640"/>
          <w:marRight w:val="0"/>
          <w:marTop w:val="0"/>
          <w:marBottom w:val="0"/>
          <w:divBdr>
            <w:top w:val="none" w:sz="0" w:space="0" w:color="auto"/>
            <w:left w:val="none" w:sz="0" w:space="0" w:color="auto"/>
            <w:bottom w:val="none" w:sz="0" w:space="0" w:color="auto"/>
            <w:right w:val="none" w:sz="0" w:space="0" w:color="auto"/>
          </w:divBdr>
        </w:div>
        <w:div w:id="2037268634">
          <w:marLeft w:val="640"/>
          <w:marRight w:val="0"/>
          <w:marTop w:val="0"/>
          <w:marBottom w:val="0"/>
          <w:divBdr>
            <w:top w:val="none" w:sz="0" w:space="0" w:color="auto"/>
            <w:left w:val="none" w:sz="0" w:space="0" w:color="auto"/>
            <w:bottom w:val="none" w:sz="0" w:space="0" w:color="auto"/>
            <w:right w:val="none" w:sz="0" w:space="0" w:color="auto"/>
          </w:divBdr>
        </w:div>
        <w:div w:id="1721055316">
          <w:marLeft w:val="640"/>
          <w:marRight w:val="0"/>
          <w:marTop w:val="0"/>
          <w:marBottom w:val="0"/>
          <w:divBdr>
            <w:top w:val="none" w:sz="0" w:space="0" w:color="auto"/>
            <w:left w:val="none" w:sz="0" w:space="0" w:color="auto"/>
            <w:bottom w:val="none" w:sz="0" w:space="0" w:color="auto"/>
            <w:right w:val="none" w:sz="0" w:space="0" w:color="auto"/>
          </w:divBdr>
        </w:div>
        <w:div w:id="318577203">
          <w:marLeft w:val="640"/>
          <w:marRight w:val="0"/>
          <w:marTop w:val="0"/>
          <w:marBottom w:val="0"/>
          <w:divBdr>
            <w:top w:val="none" w:sz="0" w:space="0" w:color="auto"/>
            <w:left w:val="none" w:sz="0" w:space="0" w:color="auto"/>
            <w:bottom w:val="none" w:sz="0" w:space="0" w:color="auto"/>
            <w:right w:val="none" w:sz="0" w:space="0" w:color="auto"/>
          </w:divBdr>
        </w:div>
        <w:div w:id="353314053">
          <w:marLeft w:val="640"/>
          <w:marRight w:val="0"/>
          <w:marTop w:val="0"/>
          <w:marBottom w:val="0"/>
          <w:divBdr>
            <w:top w:val="none" w:sz="0" w:space="0" w:color="auto"/>
            <w:left w:val="none" w:sz="0" w:space="0" w:color="auto"/>
            <w:bottom w:val="none" w:sz="0" w:space="0" w:color="auto"/>
            <w:right w:val="none" w:sz="0" w:space="0" w:color="auto"/>
          </w:divBdr>
        </w:div>
        <w:div w:id="1425107866">
          <w:marLeft w:val="640"/>
          <w:marRight w:val="0"/>
          <w:marTop w:val="0"/>
          <w:marBottom w:val="0"/>
          <w:divBdr>
            <w:top w:val="none" w:sz="0" w:space="0" w:color="auto"/>
            <w:left w:val="none" w:sz="0" w:space="0" w:color="auto"/>
            <w:bottom w:val="none" w:sz="0" w:space="0" w:color="auto"/>
            <w:right w:val="none" w:sz="0" w:space="0" w:color="auto"/>
          </w:divBdr>
        </w:div>
        <w:div w:id="724641019">
          <w:marLeft w:val="640"/>
          <w:marRight w:val="0"/>
          <w:marTop w:val="0"/>
          <w:marBottom w:val="0"/>
          <w:divBdr>
            <w:top w:val="none" w:sz="0" w:space="0" w:color="auto"/>
            <w:left w:val="none" w:sz="0" w:space="0" w:color="auto"/>
            <w:bottom w:val="none" w:sz="0" w:space="0" w:color="auto"/>
            <w:right w:val="none" w:sz="0" w:space="0" w:color="auto"/>
          </w:divBdr>
        </w:div>
        <w:div w:id="1384211795">
          <w:marLeft w:val="640"/>
          <w:marRight w:val="0"/>
          <w:marTop w:val="0"/>
          <w:marBottom w:val="0"/>
          <w:divBdr>
            <w:top w:val="none" w:sz="0" w:space="0" w:color="auto"/>
            <w:left w:val="none" w:sz="0" w:space="0" w:color="auto"/>
            <w:bottom w:val="none" w:sz="0" w:space="0" w:color="auto"/>
            <w:right w:val="none" w:sz="0" w:space="0" w:color="auto"/>
          </w:divBdr>
        </w:div>
        <w:div w:id="1050112666">
          <w:marLeft w:val="640"/>
          <w:marRight w:val="0"/>
          <w:marTop w:val="0"/>
          <w:marBottom w:val="0"/>
          <w:divBdr>
            <w:top w:val="none" w:sz="0" w:space="0" w:color="auto"/>
            <w:left w:val="none" w:sz="0" w:space="0" w:color="auto"/>
            <w:bottom w:val="none" w:sz="0" w:space="0" w:color="auto"/>
            <w:right w:val="none" w:sz="0" w:space="0" w:color="auto"/>
          </w:divBdr>
        </w:div>
        <w:div w:id="557010746">
          <w:marLeft w:val="640"/>
          <w:marRight w:val="0"/>
          <w:marTop w:val="0"/>
          <w:marBottom w:val="0"/>
          <w:divBdr>
            <w:top w:val="none" w:sz="0" w:space="0" w:color="auto"/>
            <w:left w:val="none" w:sz="0" w:space="0" w:color="auto"/>
            <w:bottom w:val="none" w:sz="0" w:space="0" w:color="auto"/>
            <w:right w:val="none" w:sz="0" w:space="0" w:color="auto"/>
          </w:divBdr>
        </w:div>
        <w:div w:id="184289129">
          <w:marLeft w:val="640"/>
          <w:marRight w:val="0"/>
          <w:marTop w:val="0"/>
          <w:marBottom w:val="0"/>
          <w:divBdr>
            <w:top w:val="none" w:sz="0" w:space="0" w:color="auto"/>
            <w:left w:val="none" w:sz="0" w:space="0" w:color="auto"/>
            <w:bottom w:val="none" w:sz="0" w:space="0" w:color="auto"/>
            <w:right w:val="none" w:sz="0" w:space="0" w:color="auto"/>
          </w:divBdr>
        </w:div>
        <w:div w:id="1057702672">
          <w:marLeft w:val="640"/>
          <w:marRight w:val="0"/>
          <w:marTop w:val="0"/>
          <w:marBottom w:val="0"/>
          <w:divBdr>
            <w:top w:val="none" w:sz="0" w:space="0" w:color="auto"/>
            <w:left w:val="none" w:sz="0" w:space="0" w:color="auto"/>
            <w:bottom w:val="none" w:sz="0" w:space="0" w:color="auto"/>
            <w:right w:val="none" w:sz="0" w:space="0" w:color="auto"/>
          </w:divBdr>
        </w:div>
        <w:div w:id="1361007663">
          <w:marLeft w:val="640"/>
          <w:marRight w:val="0"/>
          <w:marTop w:val="0"/>
          <w:marBottom w:val="0"/>
          <w:divBdr>
            <w:top w:val="none" w:sz="0" w:space="0" w:color="auto"/>
            <w:left w:val="none" w:sz="0" w:space="0" w:color="auto"/>
            <w:bottom w:val="none" w:sz="0" w:space="0" w:color="auto"/>
            <w:right w:val="none" w:sz="0" w:space="0" w:color="auto"/>
          </w:divBdr>
        </w:div>
        <w:div w:id="743406727">
          <w:marLeft w:val="640"/>
          <w:marRight w:val="0"/>
          <w:marTop w:val="0"/>
          <w:marBottom w:val="0"/>
          <w:divBdr>
            <w:top w:val="none" w:sz="0" w:space="0" w:color="auto"/>
            <w:left w:val="none" w:sz="0" w:space="0" w:color="auto"/>
            <w:bottom w:val="none" w:sz="0" w:space="0" w:color="auto"/>
            <w:right w:val="none" w:sz="0" w:space="0" w:color="auto"/>
          </w:divBdr>
        </w:div>
        <w:div w:id="1640303400">
          <w:marLeft w:val="640"/>
          <w:marRight w:val="0"/>
          <w:marTop w:val="0"/>
          <w:marBottom w:val="0"/>
          <w:divBdr>
            <w:top w:val="none" w:sz="0" w:space="0" w:color="auto"/>
            <w:left w:val="none" w:sz="0" w:space="0" w:color="auto"/>
            <w:bottom w:val="none" w:sz="0" w:space="0" w:color="auto"/>
            <w:right w:val="none" w:sz="0" w:space="0" w:color="auto"/>
          </w:divBdr>
        </w:div>
        <w:div w:id="56707878">
          <w:marLeft w:val="640"/>
          <w:marRight w:val="0"/>
          <w:marTop w:val="0"/>
          <w:marBottom w:val="0"/>
          <w:divBdr>
            <w:top w:val="none" w:sz="0" w:space="0" w:color="auto"/>
            <w:left w:val="none" w:sz="0" w:space="0" w:color="auto"/>
            <w:bottom w:val="none" w:sz="0" w:space="0" w:color="auto"/>
            <w:right w:val="none" w:sz="0" w:space="0" w:color="auto"/>
          </w:divBdr>
        </w:div>
        <w:div w:id="23142327">
          <w:marLeft w:val="640"/>
          <w:marRight w:val="0"/>
          <w:marTop w:val="0"/>
          <w:marBottom w:val="0"/>
          <w:divBdr>
            <w:top w:val="none" w:sz="0" w:space="0" w:color="auto"/>
            <w:left w:val="none" w:sz="0" w:space="0" w:color="auto"/>
            <w:bottom w:val="none" w:sz="0" w:space="0" w:color="auto"/>
            <w:right w:val="none" w:sz="0" w:space="0" w:color="auto"/>
          </w:divBdr>
        </w:div>
        <w:div w:id="1403797289">
          <w:marLeft w:val="640"/>
          <w:marRight w:val="0"/>
          <w:marTop w:val="0"/>
          <w:marBottom w:val="0"/>
          <w:divBdr>
            <w:top w:val="none" w:sz="0" w:space="0" w:color="auto"/>
            <w:left w:val="none" w:sz="0" w:space="0" w:color="auto"/>
            <w:bottom w:val="none" w:sz="0" w:space="0" w:color="auto"/>
            <w:right w:val="none" w:sz="0" w:space="0" w:color="auto"/>
          </w:divBdr>
        </w:div>
        <w:div w:id="583800093">
          <w:marLeft w:val="640"/>
          <w:marRight w:val="0"/>
          <w:marTop w:val="0"/>
          <w:marBottom w:val="0"/>
          <w:divBdr>
            <w:top w:val="none" w:sz="0" w:space="0" w:color="auto"/>
            <w:left w:val="none" w:sz="0" w:space="0" w:color="auto"/>
            <w:bottom w:val="none" w:sz="0" w:space="0" w:color="auto"/>
            <w:right w:val="none" w:sz="0" w:space="0" w:color="auto"/>
          </w:divBdr>
        </w:div>
        <w:div w:id="2137523738">
          <w:marLeft w:val="640"/>
          <w:marRight w:val="0"/>
          <w:marTop w:val="0"/>
          <w:marBottom w:val="0"/>
          <w:divBdr>
            <w:top w:val="none" w:sz="0" w:space="0" w:color="auto"/>
            <w:left w:val="none" w:sz="0" w:space="0" w:color="auto"/>
            <w:bottom w:val="none" w:sz="0" w:space="0" w:color="auto"/>
            <w:right w:val="none" w:sz="0" w:space="0" w:color="auto"/>
          </w:divBdr>
        </w:div>
        <w:div w:id="344287269">
          <w:marLeft w:val="640"/>
          <w:marRight w:val="0"/>
          <w:marTop w:val="0"/>
          <w:marBottom w:val="0"/>
          <w:divBdr>
            <w:top w:val="none" w:sz="0" w:space="0" w:color="auto"/>
            <w:left w:val="none" w:sz="0" w:space="0" w:color="auto"/>
            <w:bottom w:val="none" w:sz="0" w:space="0" w:color="auto"/>
            <w:right w:val="none" w:sz="0" w:space="0" w:color="auto"/>
          </w:divBdr>
        </w:div>
        <w:div w:id="45379640">
          <w:marLeft w:val="640"/>
          <w:marRight w:val="0"/>
          <w:marTop w:val="0"/>
          <w:marBottom w:val="0"/>
          <w:divBdr>
            <w:top w:val="none" w:sz="0" w:space="0" w:color="auto"/>
            <w:left w:val="none" w:sz="0" w:space="0" w:color="auto"/>
            <w:bottom w:val="none" w:sz="0" w:space="0" w:color="auto"/>
            <w:right w:val="none" w:sz="0" w:space="0" w:color="auto"/>
          </w:divBdr>
        </w:div>
        <w:div w:id="1305698367">
          <w:marLeft w:val="640"/>
          <w:marRight w:val="0"/>
          <w:marTop w:val="0"/>
          <w:marBottom w:val="0"/>
          <w:divBdr>
            <w:top w:val="none" w:sz="0" w:space="0" w:color="auto"/>
            <w:left w:val="none" w:sz="0" w:space="0" w:color="auto"/>
            <w:bottom w:val="none" w:sz="0" w:space="0" w:color="auto"/>
            <w:right w:val="none" w:sz="0" w:space="0" w:color="auto"/>
          </w:divBdr>
        </w:div>
        <w:div w:id="1746609353">
          <w:marLeft w:val="640"/>
          <w:marRight w:val="0"/>
          <w:marTop w:val="0"/>
          <w:marBottom w:val="0"/>
          <w:divBdr>
            <w:top w:val="none" w:sz="0" w:space="0" w:color="auto"/>
            <w:left w:val="none" w:sz="0" w:space="0" w:color="auto"/>
            <w:bottom w:val="none" w:sz="0" w:space="0" w:color="auto"/>
            <w:right w:val="none" w:sz="0" w:space="0" w:color="auto"/>
          </w:divBdr>
        </w:div>
        <w:div w:id="1318221693">
          <w:marLeft w:val="640"/>
          <w:marRight w:val="0"/>
          <w:marTop w:val="0"/>
          <w:marBottom w:val="0"/>
          <w:divBdr>
            <w:top w:val="none" w:sz="0" w:space="0" w:color="auto"/>
            <w:left w:val="none" w:sz="0" w:space="0" w:color="auto"/>
            <w:bottom w:val="none" w:sz="0" w:space="0" w:color="auto"/>
            <w:right w:val="none" w:sz="0" w:space="0" w:color="auto"/>
          </w:divBdr>
        </w:div>
        <w:div w:id="536087725">
          <w:marLeft w:val="640"/>
          <w:marRight w:val="0"/>
          <w:marTop w:val="0"/>
          <w:marBottom w:val="0"/>
          <w:divBdr>
            <w:top w:val="none" w:sz="0" w:space="0" w:color="auto"/>
            <w:left w:val="none" w:sz="0" w:space="0" w:color="auto"/>
            <w:bottom w:val="none" w:sz="0" w:space="0" w:color="auto"/>
            <w:right w:val="none" w:sz="0" w:space="0" w:color="auto"/>
          </w:divBdr>
        </w:div>
        <w:div w:id="1641762461">
          <w:marLeft w:val="640"/>
          <w:marRight w:val="0"/>
          <w:marTop w:val="0"/>
          <w:marBottom w:val="0"/>
          <w:divBdr>
            <w:top w:val="none" w:sz="0" w:space="0" w:color="auto"/>
            <w:left w:val="none" w:sz="0" w:space="0" w:color="auto"/>
            <w:bottom w:val="none" w:sz="0" w:space="0" w:color="auto"/>
            <w:right w:val="none" w:sz="0" w:space="0" w:color="auto"/>
          </w:divBdr>
        </w:div>
        <w:div w:id="40058868">
          <w:marLeft w:val="640"/>
          <w:marRight w:val="0"/>
          <w:marTop w:val="0"/>
          <w:marBottom w:val="0"/>
          <w:divBdr>
            <w:top w:val="none" w:sz="0" w:space="0" w:color="auto"/>
            <w:left w:val="none" w:sz="0" w:space="0" w:color="auto"/>
            <w:bottom w:val="none" w:sz="0" w:space="0" w:color="auto"/>
            <w:right w:val="none" w:sz="0" w:space="0" w:color="auto"/>
          </w:divBdr>
        </w:div>
        <w:div w:id="2134055720">
          <w:marLeft w:val="640"/>
          <w:marRight w:val="0"/>
          <w:marTop w:val="0"/>
          <w:marBottom w:val="0"/>
          <w:divBdr>
            <w:top w:val="none" w:sz="0" w:space="0" w:color="auto"/>
            <w:left w:val="none" w:sz="0" w:space="0" w:color="auto"/>
            <w:bottom w:val="none" w:sz="0" w:space="0" w:color="auto"/>
            <w:right w:val="none" w:sz="0" w:space="0" w:color="auto"/>
          </w:divBdr>
        </w:div>
        <w:div w:id="1484078584">
          <w:marLeft w:val="640"/>
          <w:marRight w:val="0"/>
          <w:marTop w:val="0"/>
          <w:marBottom w:val="0"/>
          <w:divBdr>
            <w:top w:val="none" w:sz="0" w:space="0" w:color="auto"/>
            <w:left w:val="none" w:sz="0" w:space="0" w:color="auto"/>
            <w:bottom w:val="none" w:sz="0" w:space="0" w:color="auto"/>
            <w:right w:val="none" w:sz="0" w:space="0" w:color="auto"/>
          </w:divBdr>
        </w:div>
        <w:div w:id="1830632737">
          <w:marLeft w:val="640"/>
          <w:marRight w:val="0"/>
          <w:marTop w:val="0"/>
          <w:marBottom w:val="0"/>
          <w:divBdr>
            <w:top w:val="none" w:sz="0" w:space="0" w:color="auto"/>
            <w:left w:val="none" w:sz="0" w:space="0" w:color="auto"/>
            <w:bottom w:val="none" w:sz="0" w:space="0" w:color="auto"/>
            <w:right w:val="none" w:sz="0" w:space="0" w:color="auto"/>
          </w:divBdr>
        </w:div>
        <w:div w:id="804666869">
          <w:marLeft w:val="640"/>
          <w:marRight w:val="0"/>
          <w:marTop w:val="0"/>
          <w:marBottom w:val="0"/>
          <w:divBdr>
            <w:top w:val="none" w:sz="0" w:space="0" w:color="auto"/>
            <w:left w:val="none" w:sz="0" w:space="0" w:color="auto"/>
            <w:bottom w:val="none" w:sz="0" w:space="0" w:color="auto"/>
            <w:right w:val="none" w:sz="0" w:space="0" w:color="auto"/>
          </w:divBdr>
        </w:div>
        <w:div w:id="1734817400">
          <w:marLeft w:val="640"/>
          <w:marRight w:val="0"/>
          <w:marTop w:val="0"/>
          <w:marBottom w:val="0"/>
          <w:divBdr>
            <w:top w:val="none" w:sz="0" w:space="0" w:color="auto"/>
            <w:left w:val="none" w:sz="0" w:space="0" w:color="auto"/>
            <w:bottom w:val="none" w:sz="0" w:space="0" w:color="auto"/>
            <w:right w:val="none" w:sz="0" w:space="0" w:color="auto"/>
          </w:divBdr>
        </w:div>
        <w:div w:id="1154030614">
          <w:marLeft w:val="640"/>
          <w:marRight w:val="0"/>
          <w:marTop w:val="0"/>
          <w:marBottom w:val="0"/>
          <w:divBdr>
            <w:top w:val="none" w:sz="0" w:space="0" w:color="auto"/>
            <w:left w:val="none" w:sz="0" w:space="0" w:color="auto"/>
            <w:bottom w:val="none" w:sz="0" w:space="0" w:color="auto"/>
            <w:right w:val="none" w:sz="0" w:space="0" w:color="auto"/>
          </w:divBdr>
        </w:div>
        <w:div w:id="145706753">
          <w:marLeft w:val="640"/>
          <w:marRight w:val="0"/>
          <w:marTop w:val="0"/>
          <w:marBottom w:val="0"/>
          <w:divBdr>
            <w:top w:val="none" w:sz="0" w:space="0" w:color="auto"/>
            <w:left w:val="none" w:sz="0" w:space="0" w:color="auto"/>
            <w:bottom w:val="none" w:sz="0" w:space="0" w:color="auto"/>
            <w:right w:val="none" w:sz="0" w:space="0" w:color="auto"/>
          </w:divBdr>
        </w:div>
        <w:div w:id="1872957637">
          <w:marLeft w:val="640"/>
          <w:marRight w:val="0"/>
          <w:marTop w:val="0"/>
          <w:marBottom w:val="0"/>
          <w:divBdr>
            <w:top w:val="none" w:sz="0" w:space="0" w:color="auto"/>
            <w:left w:val="none" w:sz="0" w:space="0" w:color="auto"/>
            <w:bottom w:val="none" w:sz="0" w:space="0" w:color="auto"/>
            <w:right w:val="none" w:sz="0" w:space="0" w:color="auto"/>
          </w:divBdr>
        </w:div>
        <w:div w:id="1630627946">
          <w:marLeft w:val="640"/>
          <w:marRight w:val="0"/>
          <w:marTop w:val="0"/>
          <w:marBottom w:val="0"/>
          <w:divBdr>
            <w:top w:val="none" w:sz="0" w:space="0" w:color="auto"/>
            <w:left w:val="none" w:sz="0" w:space="0" w:color="auto"/>
            <w:bottom w:val="none" w:sz="0" w:space="0" w:color="auto"/>
            <w:right w:val="none" w:sz="0" w:space="0" w:color="auto"/>
          </w:divBdr>
        </w:div>
        <w:div w:id="1182160392">
          <w:marLeft w:val="640"/>
          <w:marRight w:val="0"/>
          <w:marTop w:val="0"/>
          <w:marBottom w:val="0"/>
          <w:divBdr>
            <w:top w:val="none" w:sz="0" w:space="0" w:color="auto"/>
            <w:left w:val="none" w:sz="0" w:space="0" w:color="auto"/>
            <w:bottom w:val="none" w:sz="0" w:space="0" w:color="auto"/>
            <w:right w:val="none" w:sz="0" w:space="0" w:color="auto"/>
          </w:divBdr>
        </w:div>
        <w:div w:id="395667353">
          <w:marLeft w:val="640"/>
          <w:marRight w:val="0"/>
          <w:marTop w:val="0"/>
          <w:marBottom w:val="0"/>
          <w:divBdr>
            <w:top w:val="none" w:sz="0" w:space="0" w:color="auto"/>
            <w:left w:val="none" w:sz="0" w:space="0" w:color="auto"/>
            <w:bottom w:val="none" w:sz="0" w:space="0" w:color="auto"/>
            <w:right w:val="none" w:sz="0" w:space="0" w:color="auto"/>
          </w:divBdr>
        </w:div>
        <w:div w:id="2086149875">
          <w:marLeft w:val="640"/>
          <w:marRight w:val="0"/>
          <w:marTop w:val="0"/>
          <w:marBottom w:val="0"/>
          <w:divBdr>
            <w:top w:val="none" w:sz="0" w:space="0" w:color="auto"/>
            <w:left w:val="none" w:sz="0" w:space="0" w:color="auto"/>
            <w:bottom w:val="none" w:sz="0" w:space="0" w:color="auto"/>
            <w:right w:val="none" w:sz="0" w:space="0" w:color="auto"/>
          </w:divBdr>
        </w:div>
        <w:div w:id="1579947644">
          <w:marLeft w:val="640"/>
          <w:marRight w:val="0"/>
          <w:marTop w:val="0"/>
          <w:marBottom w:val="0"/>
          <w:divBdr>
            <w:top w:val="none" w:sz="0" w:space="0" w:color="auto"/>
            <w:left w:val="none" w:sz="0" w:space="0" w:color="auto"/>
            <w:bottom w:val="none" w:sz="0" w:space="0" w:color="auto"/>
            <w:right w:val="none" w:sz="0" w:space="0" w:color="auto"/>
          </w:divBdr>
        </w:div>
        <w:div w:id="773669065">
          <w:marLeft w:val="640"/>
          <w:marRight w:val="0"/>
          <w:marTop w:val="0"/>
          <w:marBottom w:val="0"/>
          <w:divBdr>
            <w:top w:val="none" w:sz="0" w:space="0" w:color="auto"/>
            <w:left w:val="none" w:sz="0" w:space="0" w:color="auto"/>
            <w:bottom w:val="none" w:sz="0" w:space="0" w:color="auto"/>
            <w:right w:val="none" w:sz="0" w:space="0" w:color="auto"/>
          </w:divBdr>
        </w:div>
        <w:div w:id="167642823">
          <w:marLeft w:val="640"/>
          <w:marRight w:val="0"/>
          <w:marTop w:val="0"/>
          <w:marBottom w:val="0"/>
          <w:divBdr>
            <w:top w:val="none" w:sz="0" w:space="0" w:color="auto"/>
            <w:left w:val="none" w:sz="0" w:space="0" w:color="auto"/>
            <w:bottom w:val="none" w:sz="0" w:space="0" w:color="auto"/>
            <w:right w:val="none" w:sz="0" w:space="0" w:color="auto"/>
          </w:divBdr>
        </w:div>
        <w:div w:id="423844218">
          <w:marLeft w:val="640"/>
          <w:marRight w:val="0"/>
          <w:marTop w:val="0"/>
          <w:marBottom w:val="0"/>
          <w:divBdr>
            <w:top w:val="none" w:sz="0" w:space="0" w:color="auto"/>
            <w:left w:val="none" w:sz="0" w:space="0" w:color="auto"/>
            <w:bottom w:val="none" w:sz="0" w:space="0" w:color="auto"/>
            <w:right w:val="none" w:sz="0" w:space="0" w:color="auto"/>
          </w:divBdr>
        </w:div>
        <w:div w:id="1215852604">
          <w:marLeft w:val="640"/>
          <w:marRight w:val="0"/>
          <w:marTop w:val="0"/>
          <w:marBottom w:val="0"/>
          <w:divBdr>
            <w:top w:val="none" w:sz="0" w:space="0" w:color="auto"/>
            <w:left w:val="none" w:sz="0" w:space="0" w:color="auto"/>
            <w:bottom w:val="none" w:sz="0" w:space="0" w:color="auto"/>
            <w:right w:val="none" w:sz="0" w:space="0" w:color="auto"/>
          </w:divBdr>
        </w:div>
        <w:div w:id="1579359561">
          <w:marLeft w:val="640"/>
          <w:marRight w:val="0"/>
          <w:marTop w:val="0"/>
          <w:marBottom w:val="0"/>
          <w:divBdr>
            <w:top w:val="none" w:sz="0" w:space="0" w:color="auto"/>
            <w:left w:val="none" w:sz="0" w:space="0" w:color="auto"/>
            <w:bottom w:val="none" w:sz="0" w:space="0" w:color="auto"/>
            <w:right w:val="none" w:sz="0" w:space="0" w:color="auto"/>
          </w:divBdr>
        </w:div>
        <w:div w:id="2081055954">
          <w:marLeft w:val="640"/>
          <w:marRight w:val="0"/>
          <w:marTop w:val="0"/>
          <w:marBottom w:val="0"/>
          <w:divBdr>
            <w:top w:val="none" w:sz="0" w:space="0" w:color="auto"/>
            <w:left w:val="none" w:sz="0" w:space="0" w:color="auto"/>
            <w:bottom w:val="none" w:sz="0" w:space="0" w:color="auto"/>
            <w:right w:val="none" w:sz="0" w:space="0" w:color="auto"/>
          </w:divBdr>
        </w:div>
        <w:div w:id="1696926087">
          <w:marLeft w:val="640"/>
          <w:marRight w:val="0"/>
          <w:marTop w:val="0"/>
          <w:marBottom w:val="0"/>
          <w:divBdr>
            <w:top w:val="none" w:sz="0" w:space="0" w:color="auto"/>
            <w:left w:val="none" w:sz="0" w:space="0" w:color="auto"/>
            <w:bottom w:val="none" w:sz="0" w:space="0" w:color="auto"/>
            <w:right w:val="none" w:sz="0" w:space="0" w:color="auto"/>
          </w:divBdr>
        </w:div>
        <w:div w:id="371615022">
          <w:marLeft w:val="640"/>
          <w:marRight w:val="0"/>
          <w:marTop w:val="0"/>
          <w:marBottom w:val="0"/>
          <w:divBdr>
            <w:top w:val="none" w:sz="0" w:space="0" w:color="auto"/>
            <w:left w:val="none" w:sz="0" w:space="0" w:color="auto"/>
            <w:bottom w:val="none" w:sz="0" w:space="0" w:color="auto"/>
            <w:right w:val="none" w:sz="0" w:space="0" w:color="auto"/>
          </w:divBdr>
        </w:div>
        <w:div w:id="1325544321">
          <w:marLeft w:val="640"/>
          <w:marRight w:val="0"/>
          <w:marTop w:val="0"/>
          <w:marBottom w:val="0"/>
          <w:divBdr>
            <w:top w:val="none" w:sz="0" w:space="0" w:color="auto"/>
            <w:left w:val="none" w:sz="0" w:space="0" w:color="auto"/>
            <w:bottom w:val="none" w:sz="0" w:space="0" w:color="auto"/>
            <w:right w:val="none" w:sz="0" w:space="0" w:color="auto"/>
          </w:divBdr>
        </w:div>
        <w:div w:id="2071343565">
          <w:marLeft w:val="640"/>
          <w:marRight w:val="0"/>
          <w:marTop w:val="0"/>
          <w:marBottom w:val="0"/>
          <w:divBdr>
            <w:top w:val="none" w:sz="0" w:space="0" w:color="auto"/>
            <w:left w:val="none" w:sz="0" w:space="0" w:color="auto"/>
            <w:bottom w:val="none" w:sz="0" w:space="0" w:color="auto"/>
            <w:right w:val="none" w:sz="0" w:space="0" w:color="auto"/>
          </w:divBdr>
        </w:div>
        <w:div w:id="381635328">
          <w:marLeft w:val="640"/>
          <w:marRight w:val="0"/>
          <w:marTop w:val="0"/>
          <w:marBottom w:val="0"/>
          <w:divBdr>
            <w:top w:val="none" w:sz="0" w:space="0" w:color="auto"/>
            <w:left w:val="none" w:sz="0" w:space="0" w:color="auto"/>
            <w:bottom w:val="none" w:sz="0" w:space="0" w:color="auto"/>
            <w:right w:val="none" w:sz="0" w:space="0" w:color="auto"/>
          </w:divBdr>
        </w:div>
        <w:div w:id="1796481354">
          <w:marLeft w:val="640"/>
          <w:marRight w:val="0"/>
          <w:marTop w:val="0"/>
          <w:marBottom w:val="0"/>
          <w:divBdr>
            <w:top w:val="none" w:sz="0" w:space="0" w:color="auto"/>
            <w:left w:val="none" w:sz="0" w:space="0" w:color="auto"/>
            <w:bottom w:val="none" w:sz="0" w:space="0" w:color="auto"/>
            <w:right w:val="none" w:sz="0" w:space="0" w:color="auto"/>
          </w:divBdr>
        </w:div>
        <w:div w:id="434055052">
          <w:marLeft w:val="640"/>
          <w:marRight w:val="0"/>
          <w:marTop w:val="0"/>
          <w:marBottom w:val="0"/>
          <w:divBdr>
            <w:top w:val="none" w:sz="0" w:space="0" w:color="auto"/>
            <w:left w:val="none" w:sz="0" w:space="0" w:color="auto"/>
            <w:bottom w:val="none" w:sz="0" w:space="0" w:color="auto"/>
            <w:right w:val="none" w:sz="0" w:space="0" w:color="auto"/>
          </w:divBdr>
        </w:div>
        <w:div w:id="843127374">
          <w:marLeft w:val="640"/>
          <w:marRight w:val="0"/>
          <w:marTop w:val="0"/>
          <w:marBottom w:val="0"/>
          <w:divBdr>
            <w:top w:val="none" w:sz="0" w:space="0" w:color="auto"/>
            <w:left w:val="none" w:sz="0" w:space="0" w:color="auto"/>
            <w:bottom w:val="none" w:sz="0" w:space="0" w:color="auto"/>
            <w:right w:val="none" w:sz="0" w:space="0" w:color="auto"/>
          </w:divBdr>
        </w:div>
        <w:div w:id="536741077">
          <w:marLeft w:val="640"/>
          <w:marRight w:val="0"/>
          <w:marTop w:val="0"/>
          <w:marBottom w:val="0"/>
          <w:divBdr>
            <w:top w:val="none" w:sz="0" w:space="0" w:color="auto"/>
            <w:left w:val="none" w:sz="0" w:space="0" w:color="auto"/>
            <w:bottom w:val="none" w:sz="0" w:space="0" w:color="auto"/>
            <w:right w:val="none" w:sz="0" w:space="0" w:color="auto"/>
          </w:divBdr>
        </w:div>
        <w:div w:id="1548832075">
          <w:marLeft w:val="640"/>
          <w:marRight w:val="0"/>
          <w:marTop w:val="0"/>
          <w:marBottom w:val="0"/>
          <w:divBdr>
            <w:top w:val="none" w:sz="0" w:space="0" w:color="auto"/>
            <w:left w:val="none" w:sz="0" w:space="0" w:color="auto"/>
            <w:bottom w:val="none" w:sz="0" w:space="0" w:color="auto"/>
            <w:right w:val="none" w:sz="0" w:space="0" w:color="auto"/>
          </w:divBdr>
        </w:div>
        <w:div w:id="1360273977">
          <w:marLeft w:val="640"/>
          <w:marRight w:val="0"/>
          <w:marTop w:val="0"/>
          <w:marBottom w:val="0"/>
          <w:divBdr>
            <w:top w:val="none" w:sz="0" w:space="0" w:color="auto"/>
            <w:left w:val="none" w:sz="0" w:space="0" w:color="auto"/>
            <w:bottom w:val="none" w:sz="0" w:space="0" w:color="auto"/>
            <w:right w:val="none" w:sz="0" w:space="0" w:color="auto"/>
          </w:divBdr>
        </w:div>
        <w:div w:id="33312278">
          <w:marLeft w:val="640"/>
          <w:marRight w:val="0"/>
          <w:marTop w:val="0"/>
          <w:marBottom w:val="0"/>
          <w:divBdr>
            <w:top w:val="none" w:sz="0" w:space="0" w:color="auto"/>
            <w:left w:val="none" w:sz="0" w:space="0" w:color="auto"/>
            <w:bottom w:val="none" w:sz="0" w:space="0" w:color="auto"/>
            <w:right w:val="none" w:sz="0" w:space="0" w:color="auto"/>
          </w:divBdr>
        </w:div>
        <w:div w:id="839858211">
          <w:marLeft w:val="640"/>
          <w:marRight w:val="0"/>
          <w:marTop w:val="0"/>
          <w:marBottom w:val="0"/>
          <w:divBdr>
            <w:top w:val="none" w:sz="0" w:space="0" w:color="auto"/>
            <w:left w:val="none" w:sz="0" w:space="0" w:color="auto"/>
            <w:bottom w:val="none" w:sz="0" w:space="0" w:color="auto"/>
            <w:right w:val="none" w:sz="0" w:space="0" w:color="auto"/>
          </w:divBdr>
        </w:div>
        <w:div w:id="1078402223">
          <w:marLeft w:val="640"/>
          <w:marRight w:val="0"/>
          <w:marTop w:val="0"/>
          <w:marBottom w:val="0"/>
          <w:divBdr>
            <w:top w:val="none" w:sz="0" w:space="0" w:color="auto"/>
            <w:left w:val="none" w:sz="0" w:space="0" w:color="auto"/>
            <w:bottom w:val="none" w:sz="0" w:space="0" w:color="auto"/>
            <w:right w:val="none" w:sz="0" w:space="0" w:color="auto"/>
          </w:divBdr>
        </w:div>
        <w:div w:id="1883008546">
          <w:marLeft w:val="640"/>
          <w:marRight w:val="0"/>
          <w:marTop w:val="0"/>
          <w:marBottom w:val="0"/>
          <w:divBdr>
            <w:top w:val="none" w:sz="0" w:space="0" w:color="auto"/>
            <w:left w:val="none" w:sz="0" w:space="0" w:color="auto"/>
            <w:bottom w:val="none" w:sz="0" w:space="0" w:color="auto"/>
            <w:right w:val="none" w:sz="0" w:space="0" w:color="auto"/>
          </w:divBdr>
        </w:div>
        <w:div w:id="911308204">
          <w:marLeft w:val="640"/>
          <w:marRight w:val="0"/>
          <w:marTop w:val="0"/>
          <w:marBottom w:val="0"/>
          <w:divBdr>
            <w:top w:val="none" w:sz="0" w:space="0" w:color="auto"/>
            <w:left w:val="none" w:sz="0" w:space="0" w:color="auto"/>
            <w:bottom w:val="none" w:sz="0" w:space="0" w:color="auto"/>
            <w:right w:val="none" w:sz="0" w:space="0" w:color="auto"/>
          </w:divBdr>
        </w:div>
        <w:div w:id="1710448179">
          <w:marLeft w:val="640"/>
          <w:marRight w:val="0"/>
          <w:marTop w:val="0"/>
          <w:marBottom w:val="0"/>
          <w:divBdr>
            <w:top w:val="none" w:sz="0" w:space="0" w:color="auto"/>
            <w:left w:val="none" w:sz="0" w:space="0" w:color="auto"/>
            <w:bottom w:val="none" w:sz="0" w:space="0" w:color="auto"/>
            <w:right w:val="none" w:sz="0" w:space="0" w:color="auto"/>
          </w:divBdr>
        </w:div>
        <w:div w:id="1816215047">
          <w:marLeft w:val="640"/>
          <w:marRight w:val="0"/>
          <w:marTop w:val="0"/>
          <w:marBottom w:val="0"/>
          <w:divBdr>
            <w:top w:val="none" w:sz="0" w:space="0" w:color="auto"/>
            <w:left w:val="none" w:sz="0" w:space="0" w:color="auto"/>
            <w:bottom w:val="none" w:sz="0" w:space="0" w:color="auto"/>
            <w:right w:val="none" w:sz="0" w:space="0" w:color="auto"/>
          </w:divBdr>
        </w:div>
        <w:div w:id="540284245">
          <w:marLeft w:val="640"/>
          <w:marRight w:val="0"/>
          <w:marTop w:val="0"/>
          <w:marBottom w:val="0"/>
          <w:divBdr>
            <w:top w:val="none" w:sz="0" w:space="0" w:color="auto"/>
            <w:left w:val="none" w:sz="0" w:space="0" w:color="auto"/>
            <w:bottom w:val="none" w:sz="0" w:space="0" w:color="auto"/>
            <w:right w:val="none" w:sz="0" w:space="0" w:color="auto"/>
          </w:divBdr>
        </w:div>
        <w:div w:id="1953124929">
          <w:marLeft w:val="640"/>
          <w:marRight w:val="0"/>
          <w:marTop w:val="0"/>
          <w:marBottom w:val="0"/>
          <w:divBdr>
            <w:top w:val="none" w:sz="0" w:space="0" w:color="auto"/>
            <w:left w:val="none" w:sz="0" w:space="0" w:color="auto"/>
            <w:bottom w:val="none" w:sz="0" w:space="0" w:color="auto"/>
            <w:right w:val="none" w:sz="0" w:space="0" w:color="auto"/>
          </w:divBdr>
        </w:div>
        <w:div w:id="370883020">
          <w:marLeft w:val="640"/>
          <w:marRight w:val="0"/>
          <w:marTop w:val="0"/>
          <w:marBottom w:val="0"/>
          <w:divBdr>
            <w:top w:val="none" w:sz="0" w:space="0" w:color="auto"/>
            <w:left w:val="none" w:sz="0" w:space="0" w:color="auto"/>
            <w:bottom w:val="none" w:sz="0" w:space="0" w:color="auto"/>
            <w:right w:val="none" w:sz="0" w:space="0" w:color="auto"/>
          </w:divBdr>
        </w:div>
        <w:div w:id="1804999192">
          <w:marLeft w:val="640"/>
          <w:marRight w:val="0"/>
          <w:marTop w:val="0"/>
          <w:marBottom w:val="0"/>
          <w:divBdr>
            <w:top w:val="none" w:sz="0" w:space="0" w:color="auto"/>
            <w:left w:val="none" w:sz="0" w:space="0" w:color="auto"/>
            <w:bottom w:val="none" w:sz="0" w:space="0" w:color="auto"/>
            <w:right w:val="none" w:sz="0" w:space="0" w:color="auto"/>
          </w:divBdr>
        </w:div>
        <w:div w:id="213275914">
          <w:marLeft w:val="640"/>
          <w:marRight w:val="0"/>
          <w:marTop w:val="0"/>
          <w:marBottom w:val="0"/>
          <w:divBdr>
            <w:top w:val="none" w:sz="0" w:space="0" w:color="auto"/>
            <w:left w:val="none" w:sz="0" w:space="0" w:color="auto"/>
            <w:bottom w:val="none" w:sz="0" w:space="0" w:color="auto"/>
            <w:right w:val="none" w:sz="0" w:space="0" w:color="auto"/>
          </w:divBdr>
        </w:div>
        <w:div w:id="1945570613">
          <w:marLeft w:val="640"/>
          <w:marRight w:val="0"/>
          <w:marTop w:val="0"/>
          <w:marBottom w:val="0"/>
          <w:divBdr>
            <w:top w:val="none" w:sz="0" w:space="0" w:color="auto"/>
            <w:left w:val="none" w:sz="0" w:space="0" w:color="auto"/>
            <w:bottom w:val="none" w:sz="0" w:space="0" w:color="auto"/>
            <w:right w:val="none" w:sz="0" w:space="0" w:color="auto"/>
          </w:divBdr>
        </w:div>
        <w:div w:id="619459110">
          <w:marLeft w:val="640"/>
          <w:marRight w:val="0"/>
          <w:marTop w:val="0"/>
          <w:marBottom w:val="0"/>
          <w:divBdr>
            <w:top w:val="none" w:sz="0" w:space="0" w:color="auto"/>
            <w:left w:val="none" w:sz="0" w:space="0" w:color="auto"/>
            <w:bottom w:val="none" w:sz="0" w:space="0" w:color="auto"/>
            <w:right w:val="none" w:sz="0" w:space="0" w:color="auto"/>
          </w:divBdr>
        </w:div>
        <w:div w:id="1950894781">
          <w:marLeft w:val="640"/>
          <w:marRight w:val="0"/>
          <w:marTop w:val="0"/>
          <w:marBottom w:val="0"/>
          <w:divBdr>
            <w:top w:val="none" w:sz="0" w:space="0" w:color="auto"/>
            <w:left w:val="none" w:sz="0" w:space="0" w:color="auto"/>
            <w:bottom w:val="none" w:sz="0" w:space="0" w:color="auto"/>
            <w:right w:val="none" w:sz="0" w:space="0" w:color="auto"/>
          </w:divBdr>
        </w:div>
      </w:divsChild>
    </w:div>
    <w:div w:id="1559625998">
      <w:bodyDiv w:val="1"/>
      <w:marLeft w:val="0"/>
      <w:marRight w:val="0"/>
      <w:marTop w:val="0"/>
      <w:marBottom w:val="0"/>
      <w:divBdr>
        <w:top w:val="none" w:sz="0" w:space="0" w:color="auto"/>
        <w:left w:val="none" w:sz="0" w:space="0" w:color="auto"/>
        <w:bottom w:val="none" w:sz="0" w:space="0" w:color="auto"/>
        <w:right w:val="none" w:sz="0" w:space="0" w:color="auto"/>
      </w:divBdr>
      <w:divsChild>
        <w:div w:id="1951819536">
          <w:marLeft w:val="640"/>
          <w:marRight w:val="0"/>
          <w:marTop w:val="0"/>
          <w:marBottom w:val="0"/>
          <w:divBdr>
            <w:top w:val="none" w:sz="0" w:space="0" w:color="auto"/>
            <w:left w:val="none" w:sz="0" w:space="0" w:color="auto"/>
            <w:bottom w:val="none" w:sz="0" w:space="0" w:color="auto"/>
            <w:right w:val="none" w:sz="0" w:space="0" w:color="auto"/>
          </w:divBdr>
        </w:div>
        <w:div w:id="2129928435">
          <w:marLeft w:val="640"/>
          <w:marRight w:val="0"/>
          <w:marTop w:val="0"/>
          <w:marBottom w:val="0"/>
          <w:divBdr>
            <w:top w:val="none" w:sz="0" w:space="0" w:color="auto"/>
            <w:left w:val="none" w:sz="0" w:space="0" w:color="auto"/>
            <w:bottom w:val="none" w:sz="0" w:space="0" w:color="auto"/>
            <w:right w:val="none" w:sz="0" w:space="0" w:color="auto"/>
          </w:divBdr>
        </w:div>
        <w:div w:id="656880613">
          <w:marLeft w:val="640"/>
          <w:marRight w:val="0"/>
          <w:marTop w:val="0"/>
          <w:marBottom w:val="0"/>
          <w:divBdr>
            <w:top w:val="none" w:sz="0" w:space="0" w:color="auto"/>
            <w:left w:val="none" w:sz="0" w:space="0" w:color="auto"/>
            <w:bottom w:val="none" w:sz="0" w:space="0" w:color="auto"/>
            <w:right w:val="none" w:sz="0" w:space="0" w:color="auto"/>
          </w:divBdr>
        </w:div>
        <w:div w:id="1674605235">
          <w:marLeft w:val="640"/>
          <w:marRight w:val="0"/>
          <w:marTop w:val="0"/>
          <w:marBottom w:val="0"/>
          <w:divBdr>
            <w:top w:val="none" w:sz="0" w:space="0" w:color="auto"/>
            <w:left w:val="none" w:sz="0" w:space="0" w:color="auto"/>
            <w:bottom w:val="none" w:sz="0" w:space="0" w:color="auto"/>
            <w:right w:val="none" w:sz="0" w:space="0" w:color="auto"/>
          </w:divBdr>
        </w:div>
        <w:div w:id="1899782769">
          <w:marLeft w:val="640"/>
          <w:marRight w:val="0"/>
          <w:marTop w:val="0"/>
          <w:marBottom w:val="0"/>
          <w:divBdr>
            <w:top w:val="none" w:sz="0" w:space="0" w:color="auto"/>
            <w:left w:val="none" w:sz="0" w:space="0" w:color="auto"/>
            <w:bottom w:val="none" w:sz="0" w:space="0" w:color="auto"/>
            <w:right w:val="none" w:sz="0" w:space="0" w:color="auto"/>
          </w:divBdr>
        </w:div>
        <w:div w:id="590939041">
          <w:marLeft w:val="640"/>
          <w:marRight w:val="0"/>
          <w:marTop w:val="0"/>
          <w:marBottom w:val="0"/>
          <w:divBdr>
            <w:top w:val="none" w:sz="0" w:space="0" w:color="auto"/>
            <w:left w:val="none" w:sz="0" w:space="0" w:color="auto"/>
            <w:bottom w:val="none" w:sz="0" w:space="0" w:color="auto"/>
            <w:right w:val="none" w:sz="0" w:space="0" w:color="auto"/>
          </w:divBdr>
        </w:div>
        <w:div w:id="1200046553">
          <w:marLeft w:val="640"/>
          <w:marRight w:val="0"/>
          <w:marTop w:val="0"/>
          <w:marBottom w:val="0"/>
          <w:divBdr>
            <w:top w:val="none" w:sz="0" w:space="0" w:color="auto"/>
            <w:left w:val="none" w:sz="0" w:space="0" w:color="auto"/>
            <w:bottom w:val="none" w:sz="0" w:space="0" w:color="auto"/>
            <w:right w:val="none" w:sz="0" w:space="0" w:color="auto"/>
          </w:divBdr>
        </w:div>
        <w:div w:id="1002125565">
          <w:marLeft w:val="640"/>
          <w:marRight w:val="0"/>
          <w:marTop w:val="0"/>
          <w:marBottom w:val="0"/>
          <w:divBdr>
            <w:top w:val="none" w:sz="0" w:space="0" w:color="auto"/>
            <w:left w:val="none" w:sz="0" w:space="0" w:color="auto"/>
            <w:bottom w:val="none" w:sz="0" w:space="0" w:color="auto"/>
            <w:right w:val="none" w:sz="0" w:space="0" w:color="auto"/>
          </w:divBdr>
        </w:div>
        <w:div w:id="1518814333">
          <w:marLeft w:val="640"/>
          <w:marRight w:val="0"/>
          <w:marTop w:val="0"/>
          <w:marBottom w:val="0"/>
          <w:divBdr>
            <w:top w:val="none" w:sz="0" w:space="0" w:color="auto"/>
            <w:left w:val="none" w:sz="0" w:space="0" w:color="auto"/>
            <w:bottom w:val="none" w:sz="0" w:space="0" w:color="auto"/>
            <w:right w:val="none" w:sz="0" w:space="0" w:color="auto"/>
          </w:divBdr>
        </w:div>
        <w:div w:id="137381573">
          <w:marLeft w:val="640"/>
          <w:marRight w:val="0"/>
          <w:marTop w:val="0"/>
          <w:marBottom w:val="0"/>
          <w:divBdr>
            <w:top w:val="none" w:sz="0" w:space="0" w:color="auto"/>
            <w:left w:val="none" w:sz="0" w:space="0" w:color="auto"/>
            <w:bottom w:val="none" w:sz="0" w:space="0" w:color="auto"/>
            <w:right w:val="none" w:sz="0" w:space="0" w:color="auto"/>
          </w:divBdr>
        </w:div>
        <w:div w:id="129173524">
          <w:marLeft w:val="640"/>
          <w:marRight w:val="0"/>
          <w:marTop w:val="0"/>
          <w:marBottom w:val="0"/>
          <w:divBdr>
            <w:top w:val="none" w:sz="0" w:space="0" w:color="auto"/>
            <w:left w:val="none" w:sz="0" w:space="0" w:color="auto"/>
            <w:bottom w:val="none" w:sz="0" w:space="0" w:color="auto"/>
            <w:right w:val="none" w:sz="0" w:space="0" w:color="auto"/>
          </w:divBdr>
        </w:div>
        <w:div w:id="2138452414">
          <w:marLeft w:val="640"/>
          <w:marRight w:val="0"/>
          <w:marTop w:val="0"/>
          <w:marBottom w:val="0"/>
          <w:divBdr>
            <w:top w:val="none" w:sz="0" w:space="0" w:color="auto"/>
            <w:left w:val="none" w:sz="0" w:space="0" w:color="auto"/>
            <w:bottom w:val="none" w:sz="0" w:space="0" w:color="auto"/>
            <w:right w:val="none" w:sz="0" w:space="0" w:color="auto"/>
          </w:divBdr>
        </w:div>
        <w:div w:id="1769502482">
          <w:marLeft w:val="640"/>
          <w:marRight w:val="0"/>
          <w:marTop w:val="0"/>
          <w:marBottom w:val="0"/>
          <w:divBdr>
            <w:top w:val="none" w:sz="0" w:space="0" w:color="auto"/>
            <w:left w:val="none" w:sz="0" w:space="0" w:color="auto"/>
            <w:bottom w:val="none" w:sz="0" w:space="0" w:color="auto"/>
            <w:right w:val="none" w:sz="0" w:space="0" w:color="auto"/>
          </w:divBdr>
        </w:div>
        <w:div w:id="321277582">
          <w:marLeft w:val="640"/>
          <w:marRight w:val="0"/>
          <w:marTop w:val="0"/>
          <w:marBottom w:val="0"/>
          <w:divBdr>
            <w:top w:val="none" w:sz="0" w:space="0" w:color="auto"/>
            <w:left w:val="none" w:sz="0" w:space="0" w:color="auto"/>
            <w:bottom w:val="none" w:sz="0" w:space="0" w:color="auto"/>
            <w:right w:val="none" w:sz="0" w:space="0" w:color="auto"/>
          </w:divBdr>
        </w:div>
        <w:div w:id="1141070838">
          <w:marLeft w:val="640"/>
          <w:marRight w:val="0"/>
          <w:marTop w:val="0"/>
          <w:marBottom w:val="0"/>
          <w:divBdr>
            <w:top w:val="none" w:sz="0" w:space="0" w:color="auto"/>
            <w:left w:val="none" w:sz="0" w:space="0" w:color="auto"/>
            <w:bottom w:val="none" w:sz="0" w:space="0" w:color="auto"/>
            <w:right w:val="none" w:sz="0" w:space="0" w:color="auto"/>
          </w:divBdr>
        </w:div>
        <w:div w:id="2096708295">
          <w:marLeft w:val="640"/>
          <w:marRight w:val="0"/>
          <w:marTop w:val="0"/>
          <w:marBottom w:val="0"/>
          <w:divBdr>
            <w:top w:val="none" w:sz="0" w:space="0" w:color="auto"/>
            <w:left w:val="none" w:sz="0" w:space="0" w:color="auto"/>
            <w:bottom w:val="none" w:sz="0" w:space="0" w:color="auto"/>
            <w:right w:val="none" w:sz="0" w:space="0" w:color="auto"/>
          </w:divBdr>
        </w:div>
        <w:div w:id="3674363">
          <w:marLeft w:val="640"/>
          <w:marRight w:val="0"/>
          <w:marTop w:val="0"/>
          <w:marBottom w:val="0"/>
          <w:divBdr>
            <w:top w:val="none" w:sz="0" w:space="0" w:color="auto"/>
            <w:left w:val="none" w:sz="0" w:space="0" w:color="auto"/>
            <w:bottom w:val="none" w:sz="0" w:space="0" w:color="auto"/>
            <w:right w:val="none" w:sz="0" w:space="0" w:color="auto"/>
          </w:divBdr>
        </w:div>
        <w:div w:id="105124484">
          <w:marLeft w:val="640"/>
          <w:marRight w:val="0"/>
          <w:marTop w:val="0"/>
          <w:marBottom w:val="0"/>
          <w:divBdr>
            <w:top w:val="none" w:sz="0" w:space="0" w:color="auto"/>
            <w:left w:val="none" w:sz="0" w:space="0" w:color="auto"/>
            <w:bottom w:val="none" w:sz="0" w:space="0" w:color="auto"/>
            <w:right w:val="none" w:sz="0" w:space="0" w:color="auto"/>
          </w:divBdr>
        </w:div>
        <w:div w:id="1800799240">
          <w:marLeft w:val="640"/>
          <w:marRight w:val="0"/>
          <w:marTop w:val="0"/>
          <w:marBottom w:val="0"/>
          <w:divBdr>
            <w:top w:val="none" w:sz="0" w:space="0" w:color="auto"/>
            <w:left w:val="none" w:sz="0" w:space="0" w:color="auto"/>
            <w:bottom w:val="none" w:sz="0" w:space="0" w:color="auto"/>
            <w:right w:val="none" w:sz="0" w:space="0" w:color="auto"/>
          </w:divBdr>
        </w:div>
        <w:div w:id="640843057">
          <w:marLeft w:val="640"/>
          <w:marRight w:val="0"/>
          <w:marTop w:val="0"/>
          <w:marBottom w:val="0"/>
          <w:divBdr>
            <w:top w:val="none" w:sz="0" w:space="0" w:color="auto"/>
            <w:left w:val="none" w:sz="0" w:space="0" w:color="auto"/>
            <w:bottom w:val="none" w:sz="0" w:space="0" w:color="auto"/>
            <w:right w:val="none" w:sz="0" w:space="0" w:color="auto"/>
          </w:divBdr>
        </w:div>
        <w:div w:id="1716541607">
          <w:marLeft w:val="640"/>
          <w:marRight w:val="0"/>
          <w:marTop w:val="0"/>
          <w:marBottom w:val="0"/>
          <w:divBdr>
            <w:top w:val="none" w:sz="0" w:space="0" w:color="auto"/>
            <w:left w:val="none" w:sz="0" w:space="0" w:color="auto"/>
            <w:bottom w:val="none" w:sz="0" w:space="0" w:color="auto"/>
            <w:right w:val="none" w:sz="0" w:space="0" w:color="auto"/>
          </w:divBdr>
        </w:div>
        <w:div w:id="350307078">
          <w:marLeft w:val="640"/>
          <w:marRight w:val="0"/>
          <w:marTop w:val="0"/>
          <w:marBottom w:val="0"/>
          <w:divBdr>
            <w:top w:val="none" w:sz="0" w:space="0" w:color="auto"/>
            <w:left w:val="none" w:sz="0" w:space="0" w:color="auto"/>
            <w:bottom w:val="none" w:sz="0" w:space="0" w:color="auto"/>
            <w:right w:val="none" w:sz="0" w:space="0" w:color="auto"/>
          </w:divBdr>
        </w:div>
        <w:div w:id="1484008478">
          <w:marLeft w:val="640"/>
          <w:marRight w:val="0"/>
          <w:marTop w:val="0"/>
          <w:marBottom w:val="0"/>
          <w:divBdr>
            <w:top w:val="none" w:sz="0" w:space="0" w:color="auto"/>
            <w:left w:val="none" w:sz="0" w:space="0" w:color="auto"/>
            <w:bottom w:val="none" w:sz="0" w:space="0" w:color="auto"/>
            <w:right w:val="none" w:sz="0" w:space="0" w:color="auto"/>
          </w:divBdr>
        </w:div>
        <w:div w:id="2119905869">
          <w:marLeft w:val="640"/>
          <w:marRight w:val="0"/>
          <w:marTop w:val="0"/>
          <w:marBottom w:val="0"/>
          <w:divBdr>
            <w:top w:val="none" w:sz="0" w:space="0" w:color="auto"/>
            <w:left w:val="none" w:sz="0" w:space="0" w:color="auto"/>
            <w:bottom w:val="none" w:sz="0" w:space="0" w:color="auto"/>
            <w:right w:val="none" w:sz="0" w:space="0" w:color="auto"/>
          </w:divBdr>
        </w:div>
        <w:div w:id="1275138398">
          <w:marLeft w:val="640"/>
          <w:marRight w:val="0"/>
          <w:marTop w:val="0"/>
          <w:marBottom w:val="0"/>
          <w:divBdr>
            <w:top w:val="none" w:sz="0" w:space="0" w:color="auto"/>
            <w:left w:val="none" w:sz="0" w:space="0" w:color="auto"/>
            <w:bottom w:val="none" w:sz="0" w:space="0" w:color="auto"/>
            <w:right w:val="none" w:sz="0" w:space="0" w:color="auto"/>
          </w:divBdr>
        </w:div>
        <w:div w:id="1239174722">
          <w:marLeft w:val="640"/>
          <w:marRight w:val="0"/>
          <w:marTop w:val="0"/>
          <w:marBottom w:val="0"/>
          <w:divBdr>
            <w:top w:val="none" w:sz="0" w:space="0" w:color="auto"/>
            <w:left w:val="none" w:sz="0" w:space="0" w:color="auto"/>
            <w:bottom w:val="none" w:sz="0" w:space="0" w:color="auto"/>
            <w:right w:val="none" w:sz="0" w:space="0" w:color="auto"/>
          </w:divBdr>
        </w:div>
        <w:div w:id="1541092879">
          <w:marLeft w:val="640"/>
          <w:marRight w:val="0"/>
          <w:marTop w:val="0"/>
          <w:marBottom w:val="0"/>
          <w:divBdr>
            <w:top w:val="none" w:sz="0" w:space="0" w:color="auto"/>
            <w:left w:val="none" w:sz="0" w:space="0" w:color="auto"/>
            <w:bottom w:val="none" w:sz="0" w:space="0" w:color="auto"/>
            <w:right w:val="none" w:sz="0" w:space="0" w:color="auto"/>
          </w:divBdr>
        </w:div>
        <w:div w:id="1663392779">
          <w:marLeft w:val="640"/>
          <w:marRight w:val="0"/>
          <w:marTop w:val="0"/>
          <w:marBottom w:val="0"/>
          <w:divBdr>
            <w:top w:val="none" w:sz="0" w:space="0" w:color="auto"/>
            <w:left w:val="none" w:sz="0" w:space="0" w:color="auto"/>
            <w:bottom w:val="none" w:sz="0" w:space="0" w:color="auto"/>
            <w:right w:val="none" w:sz="0" w:space="0" w:color="auto"/>
          </w:divBdr>
        </w:div>
        <w:div w:id="797573896">
          <w:marLeft w:val="640"/>
          <w:marRight w:val="0"/>
          <w:marTop w:val="0"/>
          <w:marBottom w:val="0"/>
          <w:divBdr>
            <w:top w:val="none" w:sz="0" w:space="0" w:color="auto"/>
            <w:left w:val="none" w:sz="0" w:space="0" w:color="auto"/>
            <w:bottom w:val="none" w:sz="0" w:space="0" w:color="auto"/>
            <w:right w:val="none" w:sz="0" w:space="0" w:color="auto"/>
          </w:divBdr>
        </w:div>
        <w:div w:id="1487890952">
          <w:marLeft w:val="640"/>
          <w:marRight w:val="0"/>
          <w:marTop w:val="0"/>
          <w:marBottom w:val="0"/>
          <w:divBdr>
            <w:top w:val="none" w:sz="0" w:space="0" w:color="auto"/>
            <w:left w:val="none" w:sz="0" w:space="0" w:color="auto"/>
            <w:bottom w:val="none" w:sz="0" w:space="0" w:color="auto"/>
            <w:right w:val="none" w:sz="0" w:space="0" w:color="auto"/>
          </w:divBdr>
        </w:div>
        <w:div w:id="1416786223">
          <w:marLeft w:val="640"/>
          <w:marRight w:val="0"/>
          <w:marTop w:val="0"/>
          <w:marBottom w:val="0"/>
          <w:divBdr>
            <w:top w:val="none" w:sz="0" w:space="0" w:color="auto"/>
            <w:left w:val="none" w:sz="0" w:space="0" w:color="auto"/>
            <w:bottom w:val="none" w:sz="0" w:space="0" w:color="auto"/>
            <w:right w:val="none" w:sz="0" w:space="0" w:color="auto"/>
          </w:divBdr>
        </w:div>
        <w:div w:id="1396590567">
          <w:marLeft w:val="640"/>
          <w:marRight w:val="0"/>
          <w:marTop w:val="0"/>
          <w:marBottom w:val="0"/>
          <w:divBdr>
            <w:top w:val="none" w:sz="0" w:space="0" w:color="auto"/>
            <w:left w:val="none" w:sz="0" w:space="0" w:color="auto"/>
            <w:bottom w:val="none" w:sz="0" w:space="0" w:color="auto"/>
            <w:right w:val="none" w:sz="0" w:space="0" w:color="auto"/>
          </w:divBdr>
        </w:div>
        <w:div w:id="2011372862">
          <w:marLeft w:val="640"/>
          <w:marRight w:val="0"/>
          <w:marTop w:val="0"/>
          <w:marBottom w:val="0"/>
          <w:divBdr>
            <w:top w:val="none" w:sz="0" w:space="0" w:color="auto"/>
            <w:left w:val="none" w:sz="0" w:space="0" w:color="auto"/>
            <w:bottom w:val="none" w:sz="0" w:space="0" w:color="auto"/>
            <w:right w:val="none" w:sz="0" w:space="0" w:color="auto"/>
          </w:divBdr>
        </w:div>
        <w:div w:id="1687290958">
          <w:marLeft w:val="640"/>
          <w:marRight w:val="0"/>
          <w:marTop w:val="0"/>
          <w:marBottom w:val="0"/>
          <w:divBdr>
            <w:top w:val="none" w:sz="0" w:space="0" w:color="auto"/>
            <w:left w:val="none" w:sz="0" w:space="0" w:color="auto"/>
            <w:bottom w:val="none" w:sz="0" w:space="0" w:color="auto"/>
            <w:right w:val="none" w:sz="0" w:space="0" w:color="auto"/>
          </w:divBdr>
        </w:div>
        <w:div w:id="926839498">
          <w:marLeft w:val="640"/>
          <w:marRight w:val="0"/>
          <w:marTop w:val="0"/>
          <w:marBottom w:val="0"/>
          <w:divBdr>
            <w:top w:val="none" w:sz="0" w:space="0" w:color="auto"/>
            <w:left w:val="none" w:sz="0" w:space="0" w:color="auto"/>
            <w:bottom w:val="none" w:sz="0" w:space="0" w:color="auto"/>
            <w:right w:val="none" w:sz="0" w:space="0" w:color="auto"/>
          </w:divBdr>
        </w:div>
        <w:div w:id="1566407905">
          <w:marLeft w:val="640"/>
          <w:marRight w:val="0"/>
          <w:marTop w:val="0"/>
          <w:marBottom w:val="0"/>
          <w:divBdr>
            <w:top w:val="none" w:sz="0" w:space="0" w:color="auto"/>
            <w:left w:val="none" w:sz="0" w:space="0" w:color="auto"/>
            <w:bottom w:val="none" w:sz="0" w:space="0" w:color="auto"/>
            <w:right w:val="none" w:sz="0" w:space="0" w:color="auto"/>
          </w:divBdr>
        </w:div>
        <w:div w:id="1811167788">
          <w:marLeft w:val="640"/>
          <w:marRight w:val="0"/>
          <w:marTop w:val="0"/>
          <w:marBottom w:val="0"/>
          <w:divBdr>
            <w:top w:val="none" w:sz="0" w:space="0" w:color="auto"/>
            <w:left w:val="none" w:sz="0" w:space="0" w:color="auto"/>
            <w:bottom w:val="none" w:sz="0" w:space="0" w:color="auto"/>
            <w:right w:val="none" w:sz="0" w:space="0" w:color="auto"/>
          </w:divBdr>
        </w:div>
        <w:div w:id="995718777">
          <w:marLeft w:val="640"/>
          <w:marRight w:val="0"/>
          <w:marTop w:val="0"/>
          <w:marBottom w:val="0"/>
          <w:divBdr>
            <w:top w:val="none" w:sz="0" w:space="0" w:color="auto"/>
            <w:left w:val="none" w:sz="0" w:space="0" w:color="auto"/>
            <w:bottom w:val="none" w:sz="0" w:space="0" w:color="auto"/>
            <w:right w:val="none" w:sz="0" w:space="0" w:color="auto"/>
          </w:divBdr>
        </w:div>
        <w:div w:id="831069862">
          <w:marLeft w:val="640"/>
          <w:marRight w:val="0"/>
          <w:marTop w:val="0"/>
          <w:marBottom w:val="0"/>
          <w:divBdr>
            <w:top w:val="none" w:sz="0" w:space="0" w:color="auto"/>
            <w:left w:val="none" w:sz="0" w:space="0" w:color="auto"/>
            <w:bottom w:val="none" w:sz="0" w:space="0" w:color="auto"/>
            <w:right w:val="none" w:sz="0" w:space="0" w:color="auto"/>
          </w:divBdr>
        </w:div>
        <w:div w:id="1595552453">
          <w:marLeft w:val="640"/>
          <w:marRight w:val="0"/>
          <w:marTop w:val="0"/>
          <w:marBottom w:val="0"/>
          <w:divBdr>
            <w:top w:val="none" w:sz="0" w:space="0" w:color="auto"/>
            <w:left w:val="none" w:sz="0" w:space="0" w:color="auto"/>
            <w:bottom w:val="none" w:sz="0" w:space="0" w:color="auto"/>
            <w:right w:val="none" w:sz="0" w:space="0" w:color="auto"/>
          </w:divBdr>
        </w:div>
        <w:div w:id="1097628585">
          <w:marLeft w:val="640"/>
          <w:marRight w:val="0"/>
          <w:marTop w:val="0"/>
          <w:marBottom w:val="0"/>
          <w:divBdr>
            <w:top w:val="none" w:sz="0" w:space="0" w:color="auto"/>
            <w:left w:val="none" w:sz="0" w:space="0" w:color="auto"/>
            <w:bottom w:val="none" w:sz="0" w:space="0" w:color="auto"/>
            <w:right w:val="none" w:sz="0" w:space="0" w:color="auto"/>
          </w:divBdr>
        </w:div>
        <w:div w:id="1017923353">
          <w:marLeft w:val="640"/>
          <w:marRight w:val="0"/>
          <w:marTop w:val="0"/>
          <w:marBottom w:val="0"/>
          <w:divBdr>
            <w:top w:val="none" w:sz="0" w:space="0" w:color="auto"/>
            <w:left w:val="none" w:sz="0" w:space="0" w:color="auto"/>
            <w:bottom w:val="none" w:sz="0" w:space="0" w:color="auto"/>
            <w:right w:val="none" w:sz="0" w:space="0" w:color="auto"/>
          </w:divBdr>
        </w:div>
        <w:div w:id="449982968">
          <w:marLeft w:val="640"/>
          <w:marRight w:val="0"/>
          <w:marTop w:val="0"/>
          <w:marBottom w:val="0"/>
          <w:divBdr>
            <w:top w:val="none" w:sz="0" w:space="0" w:color="auto"/>
            <w:left w:val="none" w:sz="0" w:space="0" w:color="auto"/>
            <w:bottom w:val="none" w:sz="0" w:space="0" w:color="auto"/>
            <w:right w:val="none" w:sz="0" w:space="0" w:color="auto"/>
          </w:divBdr>
        </w:div>
        <w:div w:id="212808941">
          <w:marLeft w:val="640"/>
          <w:marRight w:val="0"/>
          <w:marTop w:val="0"/>
          <w:marBottom w:val="0"/>
          <w:divBdr>
            <w:top w:val="none" w:sz="0" w:space="0" w:color="auto"/>
            <w:left w:val="none" w:sz="0" w:space="0" w:color="auto"/>
            <w:bottom w:val="none" w:sz="0" w:space="0" w:color="auto"/>
            <w:right w:val="none" w:sz="0" w:space="0" w:color="auto"/>
          </w:divBdr>
        </w:div>
        <w:div w:id="2030252804">
          <w:marLeft w:val="640"/>
          <w:marRight w:val="0"/>
          <w:marTop w:val="0"/>
          <w:marBottom w:val="0"/>
          <w:divBdr>
            <w:top w:val="none" w:sz="0" w:space="0" w:color="auto"/>
            <w:left w:val="none" w:sz="0" w:space="0" w:color="auto"/>
            <w:bottom w:val="none" w:sz="0" w:space="0" w:color="auto"/>
            <w:right w:val="none" w:sz="0" w:space="0" w:color="auto"/>
          </w:divBdr>
        </w:div>
        <w:div w:id="703407350">
          <w:marLeft w:val="640"/>
          <w:marRight w:val="0"/>
          <w:marTop w:val="0"/>
          <w:marBottom w:val="0"/>
          <w:divBdr>
            <w:top w:val="none" w:sz="0" w:space="0" w:color="auto"/>
            <w:left w:val="none" w:sz="0" w:space="0" w:color="auto"/>
            <w:bottom w:val="none" w:sz="0" w:space="0" w:color="auto"/>
            <w:right w:val="none" w:sz="0" w:space="0" w:color="auto"/>
          </w:divBdr>
        </w:div>
        <w:div w:id="121776894">
          <w:marLeft w:val="640"/>
          <w:marRight w:val="0"/>
          <w:marTop w:val="0"/>
          <w:marBottom w:val="0"/>
          <w:divBdr>
            <w:top w:val="none" w:sz="0" w:space="0" w:color="auto"/>
            <w:left w:val="none" w:sz="0" w:space="0" w:color="auto"/>
            <w:bottom w:val="none" w:sz="0" w:space="0" w:color="auto"/>
            <w:right w:val="none" w:sz="0" w:space="0" w:color="auto"/>
          </w:divBdr>
        </w:div>
        <w:div w:id="1621455785">
          <w:marLeft w:val="640"/>
          <w:marRight w:val="0"/>
          <w:marTop w:val="0"/>
          <w:marBottom w:val="0"/>
          <w:divBdr>
            <w:top w:val="none" w:sz="0" w:space="0" w:color="auto"/>
            <w:left w:val="none" w:sz="0" w:space="0" w:color="auto"/>
            <w:bottom w:val="none" w:sz="0" w:space="0" w:color="auto"/>
            <w:right w:val="none" w:sz="0" w:space="0" w:color="auto"/>
          </w:divBdr>
        </w:div>
        <w:div w:id="1298297930">
          <w:marLeft w:val="640"/>
          <w:marRight w:val="0"/>
          <w:marTop w:val="0"/>
          <w:marBottom w:val="0"/>
          <w:divBdr>
            <w:top w:val="none" w:sz="0" w:space="0" w:color="auto"/>
            <w:left w:val="none" w:sz="0" w:space="0" w:color="auto"/>
            <w:bottom w:val="none" w:sz="0" w:space="0" w:color="auto"/>
            <w:right w:val="none" w:sz="0" w:space="0" w:color="auto"/>
          </w:divBdr>
        </w:div>
        <w:div w:id="1779979755">
          <w:marLeft w:val="640"/>
          <w:marRight w:val="0"/>
          <w:marTop w:val="0"/>
          <w:marBottom w:val="0"/>
          <w:divBdr>
            <w:top w:val="none" w:sz="0" w:space="0" w:color="auto"/>
            <w:left w:val="none" w:sz="0" w:space="0" w:color="auto"/>
            <w:bottom w:val="none" w:sz="0" w:space="0" w:color="auto"/>
            <w:right w:val="none" w:sz="0" w:space="0" w:color="auto"/>
          </w:divBdr>
        </w:div>
        <w:div w:id="1139569516">
          <w:marLeft w:val="640"/>
          <w:marRight w:val="0"/>
          <w:marTop w:val="0"/>
          <w:marBottom w:val="0"/>
          <w:divBdr>
            <w:top w:val="none" w:sz="0" w:space="0" w:color="auto"/>
            <w:left w:val="none" w:sz="0" w:space="0" w:color="auto"/>
            <w:bottom w:val="none" w:sz="0" w:space="0" w:color="auto"/>
            <w:right w:val="none" w:sz="0" w:space="0" w:color="auto"/>
          </w:divBdr>
        </w:div>
        <w:div w:id="309486322">
          <w:marLeft w:val="640"/>
          <w:marRight w:val="0"/>
          <w:marTop w:val="0"/>
          <w:marBottom w:val="0"/>
          <w:divBdr>
            <w:top w:val="none" w:sz="0" w:space="0" w:color="auto"/>
            <w:left w:val="none" w:sz="0" w:space="0" w:color="auto"/>
            <w:bottom w:val="none" w:sz="0" w:space="0" w:color="auto"/>
            <w:right w:val="none" w:sz="0" w:space="0" w:color="auto"/>
          </w:divBdr>
        </w:div>
        <w:div w:id="233321079">
          <w:marLeft w:val="640"/>
          <w:marRight w:val="0"/>
          <w:marTop w:val="0"/>
          <w:marBottom w:val="0"/>
          <w:divBdr>
            <w:top w:val="none" w:sz="0" w:space="0" w:color="auto"/>
            <w:left w:val="none" w:sz="0" w:space="0" w:color="auto"/>
            <w:bottom w:val="none" w:sz="0" w:space="0" w:color="auto"/>
            <w:right w:val="none" w:sz="0" w:space="0" w:color="auto"/>
          </w:divBdr>
        </w:div>
        <w:div w:id="119961374">
          <w:marLeft w:val="640"/>
          <w:marRight w:val="0"/>
          <w:marTop w:val="0"/>
          <w:marBottom w:val="0"/>
          <w:divBdr>
            <w:top w:val="none" w:sz="0" w:space="0" w:color="auto"/>
            <w:left w:val="none" w:sz="0" w:space="0" w:color="auto"/>
            <w:bottom w:val="none" w:sz="0" w:space="0" w:color="auto"/>
            <w:right w:val="none" w:sz="0" w:space="0" w:color="auto"/>
          </w:divBdr>
        </w:div>
        <w:div w:id="1429277673">
          <w:marLeft w:val="640"/>
          <w:marRight w:val="0"/>
          <w:marTop w:val="0"/>
          <w:marBottom w:val="0"/>
          <w:divBdr>
            <w:top w:val="none" w:sz="0" w:space="0" w:color="auto"/>
            <w:left w:val="none" w:sz="0" w:space="0" w:color="auto"/>
            <w:bottom w:val="none" w:sz="0" w:space="0" w:color="auto"/>
            <w:right w:val="none" w:sz="0" w:space="0" w:color="auto"/>
          </w:divBdr>
        </w:div>
        <w:div w:id="2036080890">
          <w:marLeft w:val="640"/>
          <w:marRight w:val="0"/>
          <w:marTop w:val="0"/>
          <w:marBottom w:val="0"/>
          <w:divBdr>
            <w:top w:val="none" w:sz="0" w:space="0" w:color="auto"/>
            <w:left w:val="none" w:sz="0" w:space="0" w:color="auto"/>
            <w:bottom w:val="none" w:sz="0" w:space="0" w:color="auto"/>
            <w:right w:val="none" w:sz="0" w:space="0" w:color="auto"/>
          </w:divBdr>
        </w:div>
        <w:div w:id="424346947">
          <w:marLeft w:val="640"/>
          <w:marRight w:val="0"/>
          <w:marTop w:val="0"/>
          <w:marBottom w:val="0"/>
          <w:divBdr>
            <w:top w:val="none" w:sz="0" w:space="0" w:color="auto"/>
            <w:left w:val="none" w:sz="0" w:space="0" w:color="auto"/>
            <w:bottom w:val="none" w:sz="0" w:space="0" w:color="auto"/>
            <w:right w:val="none" w:sz="0" w:space="0" w:color="auto"/>
          </w:divBdr>
        </w:div>
        <w:div w:id="1501774779">
          <w:marLeft w:val="640"/>
          <w:marRight w:val="0"/>
          <w:marTop w:val="0"/>
          <w:marBottom w:val="0"/>
          <w:divBdr>
            <w:top w:val="none" w:sz="0" w:space="0" w:color="auto"/>
            <w:left w:val="none" w:sz="0" w:space="0" w:color="auto"/>
            <w:bottom w:val="none" w:sz="0" w:space="0" w:color="auto"/>
            <w:right w:val="none" w:sz="0" w:space="0" w:color="auto"/>
          </w:divBdr>
        </w:div>
        <w:div w:id="2104757918">
          <w:marLeft w:val="640"/>
          <w:marRight w:val="0"/>
          <w:marTop w:val="0"/>
          <w:marBottom w:val="0"/>
          <w:divBdr>
            <w:top w:val="none" w:sz="0" w:space="0" w:color="auto"/>
            <w:left w:val="none" w:sz="0" w:space="0" w:color="auto"/>
            <w:bottom w:val="none" w:sz="0" w:space="0" w:color="auto"/>
            <w:right w:val="none" w:sz="0" w:space="0" w:color="auto"/>
          </w:divBdr>
        </w:div>
        <w:div w:id="1359770052">
          <w:marLeft w:val="640"/>
          <w:marRight w:val="0"/>
          <w:marTop w:val="0"/>
          <w:marBottom w:val="0"/>
          <w:divBdr>
            <w:top w:val="none" w:sz="0" w:space="0" w:color="auto"/>
            <w:left w:val="none" w:sz="0" w:space="0" w:color="auto"/>
            <w:bottom w:val="none" w:sz="0" w:space="0" w:color="auto"/>
            <w:right w:val="none" w:sz="0" w:space="0" w:color="auto"/>
          </w:divBdr>
        </w:div>
        <w:div w:id="238835674">
          <w:marLeft w:val="640"/>
          <w:marRight w:val="0"/>
          <w:marTop w:val="0"/>
          <w:marBottom w:val="0"/>
          <w:divBdr>
            <w:top w:val="none" w:sz="0" w:space="0" w:color="auto"/>
            <w:left w:val="none" w:sz="0" w:space="0" w:color="auto"/>
            <w:bottom w:val="none" w:sz="0" w:space="0" w:color="auto"/>
            <w:right w:val="none" w:sz="0" w:space="0" w:color="auto"/>
          </w:divBdr>
        </w:div>
        <w:div w:id="1737439558">
          <w:marLeft w:val="640"/>
          <w:marRight w:val="0"/>
          <w:marTop w:val="0"/>
          <w:marBottom w:val="0"/>
          <w:divBdr>
            <w:top w:val="none" w:sz="0" w:space="0" w:color="auto"/>
            <w:left w:val="none" w:sz="0" w:space="0" w:color="auto"/>
            <w:bottom w:val="none" w:sz="0" w:space="0" w:color="auto"/>
            <w:right w:val="none" w:sz="0" w:space="0" w:color="auto"/>
          </w:divBdr>
        </w:div>
        <w:div w:id="1404571554">
          <w:marLeft w:val="640"/>
          <w:marRight w:val="0"/>
          <w:marTop w:val="0"/>
          <w:marBottom w:val="0"/>
          <w:divBdr>
            <w:top w:val="none" w:sz="0" w:space="0" w:color="auto"/>
            <w:left w:val="none" w:sz="0" w:space="0" w:color="auto"/>
            <w:bottom w:val="none" w:sz="0" w:space="0" w:color="auto"/>
            <w:right w:val="none" w:sz="0" w:space="0" w:color="auto"/>
          </w:divBdr>
        </w:div>
        <w:div w:id="897131470">
          <w:marLeft w:val="640"/>
          <w:marRight w:val="0"/>
          <w:marTop w:val="0"/>
          <w:marBottom w:val="0"/>
          <w:divBdr>
            <w:top w:val="none" w:sz="0" w:space="0" w:color="auto"/>
            <w:left w:val="none" w:sz="0" w:space="0" w:color="auto"/>
            <w:bottom w:val="none" w:sz="0" w:space="0" w:color="auto"/>
            <w:right w:val="none" w:sz="0" w:space="0" w:color="auto"/>
          </w:divBdr>
        </w:div>
        <w:div w:id="592131435">
          <w:marLeft w:val="640"/>
          <w:marRight w:val="0"/>
          <w:marTop w:val="0"/>
          <w:marBottom w:val="0"/>
          <w:divBdr>
            <w:top w:val="none" w:sz="0" w:space="0" w:color="auto"/>
            <w:left w:val="none" w:sz="0" w:space="0" w:color="auto"/>
            <w:bottom w:val="none" w:sz="0" w:space="0" w:color="auto"/>
            <w:right w:val="none" w:sz="0" w:space="0" w:color="auto"/>
          </w:divBdr>
        </w:div>
        <w:div w:id="1362702321">
          <w:marLeft w:val="640"/>
          <w:marRight w:val="0"/>
          <w:marTop w:val="0"/>
          <w:marBottom w:val="0"/>
          <w:divBdr>
            <w:top w:val="none" w:sz="0" w:space="0" w:color="auto"/>
            <w:left w:val="none" w:sz="0" w:space="0" w:color="auto"/>
            <w:bottom w:val="none" w:sz="0" w:space="0" w:color="auto"/>
            <w:right w:val="none" w:sz="0" w:space="0" w:color="auto"/>
          </w:divBdr>
        </w:div>
        <w:div w:id="1505972668">
          <w:marLeft w:val="640"/>
          <w:marRight w:val="0"/>
          <w:marTop w:val="0"/>
          <w:marBottom w:val="0"/>
          <w:divBdr>
            <w:top w:val="none" w:sz="0" w:space="0" w:color="auto"/>
            <w:left w:val="none" w:sz="0" w:space="0" w:color="auto"/>
            <w:bottom w:val="none" w:sz="0" w:space="0" w:color="auto"/>
            <w:right w:val="none" w:sz="0" w:space="0" w:color="auto"/>
          </w:divBdr>
        </w:div>
        <w:div w:id="664092124">
          <w:marLeft w:val="640"/>
          <w:marRight w:val="0"/>
          <w:marTop w:val="0"/>
          <w:marBottom w:val="0"/>
          <w:divBdr>
            <w:top w:val="none" w:sz="0" w:space="0" w:color="auto"/>
            <w:left w:val="none" w:sz="0" w:space="0" w:color="auto"/>
            <w:bottom w:val="none" w:sz="0" w:space="0" w:color="auto"/>
            <w:right w:val="none" w:sz="0" w:space="0" w:color="auto"/>
          </w:divBdr>
        </w:div>
        <w:div w:id="964505903">
          <w:marLeft w:val="640"/>
          <w:marRight w:val="0"/>
          <w:marTop w:val="0"/>
          <w:marBottom w:val="0"/>
          <w:divBdr>
            <w:top w:val="none" w:sz="0" w:space="0" w:color="auto"/>
            <w:left w:val="none" w:sz="0" w:space="0" w:color="auto"/>
            <w:bottom w:val="none" w:sz="0" w:space="0" w:color="auto"/>
            <w:right w:val="none" w:sz="0" w:space="0" w:color="auto"/>
          </w:divBdr>
        </w:div>
        <w:div w:id="1785806492">
          <w:marLeft w:val="640"/>
          <w:marRight w:val="0"/>
          <w:marTop w:val="0"/>
          <w:marBottom w:val="0"/>
          <w:divBdr>
            <w:top w:val="none" w:sz="0" w:space="0" w:color="auto"/>
            <w:left w:val="none" w:sz="0" w:space="0" w:color="auto"/>
            <w:bottom w:val="none" w:sz="0" w:space="0" w:color="auto"/>
            <w:right w:val="none" w:sz="0" w:space="0" w:color="auto"/>
          </w:divBdr>
        </w:div>
        <w:div w:id="95249665">
          <w:marLeft w:val="640"/>
          <w:marRight w:val="0"/>
          <w:marTop w:val="0"/>
          <w:marBottom w:val="0"/>
          <w:divBdr>
            <w:top w:val="none" w:sz="0" w:space="0" w:color="auto"/>
            <w:left w:val="none" w:sz="0" w:space="0" w:color="auto"/>
            <w:bottom w:val="none" w:sz="0" w:space="0" w:color="auto"/>
            <w:right w:val="none" w:sz="0" w:space="0" w:color="auto"/>
          </w:divBdr>
        </w:div>
        <w:div w:id="1910459818">
          <w:marLeft w:val="640"/>
          <w:marRight w:val="0"/>
          <w:marTop w:val="0"/>
          <w:marBottom w:val="0"/>
          <w:divBdr>
            <w:top w:val="none" w:sz="0" w:space="0" w:color="auto"/>
            <w:left w:val="none" w:sz="0" w:space="0" w:color="auto"/>
            <w:bottom w:val="none" w:sz="0" w:space="0" w:color="auto"/>
            <w:right w:val="none" w:sz="0" w:space="0" w:color="auto"/>
          </w:divBdr>
        </w:div>
        <w:div w:id="402021876">
          <w:marLeft w:val="640"/>
          <w:marRight w:val="0"/>
          <w:marTop w:val="0"/>
          <w:marBottom w:val="0"/>
          <w:divBdr>
            <w:top w:val="none" w:sz="0" w:space="0" w:color="auto"/>
            <w:left w:val="none" w:sz="0" w:space="0" w:color="auto"/>
            <w:bottom w:val="none" w:sz="0" w:space="0" w:color="auto"/>
            <w:right w:val="none" w:sz="0" w:space="0" w:color="auto"/>
          </w:divBdr>
        </w:div>
        <w:div w:id="2135981635">
          <w:marLeft w:val="640"/>
          <w:marRight w:val="0"/>
          <w:marTop w:val="0"/>
          <w:marBottom w:val="0"/>
          <w:divBdr>
            <w:top w:val="none" w:sz="0" w:space="0" w:color="auto"/>
            <w:left w:val="none" w:sz="0" w:space="0" w:color="auto"/>
            <w:bottom w:val="none" w:sz="0" w:space="0" w:color="auto"/>
            <w:right w:val="none" w:sz="0" w:space="0" w:color="auto"/>
          </w:divBdr>
        </w:div>
        <w:div w:id="2033649617">
          <w:marLeft w:val="640"/>
          <w:marRight w:val="0"/>
          <w:marTop w:val="0"/>
          <w:marBottom w:val="0"/>
          <w:divBdr>
            <w:top w:val="none" w:sz="0" w:space="0" w:color="auto"/>
            <w:left w:val="none" w:sz="0" w:space="0" w:color="auto"/>
            <w:bottom w:val="none" w:sz="0" w:space="0" w:color="auto"/>
            <w:right w:val="none" w:sz="0" w:space="0" w:color="auto"/>
          </w:divBdr>
        </w:div>
        <w:div w:id="1508252198">
          <w:marLeft w:val="640"/>
          <w:marRight w:val="0"/>
          <w:marTop w:val="0"/>
          <w:marBottom w:val="0"/>
          <w:divBdr>
            <w:top w:val="none" w:sz="0" w:space="0" w:color="auto"/>
            <w:left w:val="none" w:sz="0" w:space="0" w:color="auto"/>
            <w:bottom w:val="none" w:sz="0" w:space="0" w:color="auto"/>
            <w:right w:val="none" w:sz="0" w:space="0" w:color="auto"/>
          </w:divBdr>
        </w:div>
        <w:div w:id="1056319446">
          <w:marLeft w:val="640"/>
          <w:marRight w:val="0"/>
          <w:marTop w:val="0"/>
          <w:marBottom w:val="0"/>
          <w:divBdr>
            <w:top w:val="none" w:sz="0" w:space="0" w:color="auto"/>
            <w:left w:val="none" w:sz="0" w:space="0" w:color="auto"/>
            <w:bottom w:val="none" w:sz="0" w:space="0" w:color="auto"/>
            <w:right w:val="none" w:sz="0" w:space="0" w:color="auto"/>
          </w:divBdr>
        </w:div>
        <w:div w:id="1085223752">
          <w:marLeft w:val="640"/>
          <w:marRight w:val="0"/>
          <w:marTop w:val="0"/>
          <w:marBottom w:val="0"/>
          <w:divBdr>
            <w:top w:val="none" w:sz="0" w:space="0" w:color="auto"/>
            <w:left w:val="none" w:sz="0" w:space="0" w:color="auto"/>
            <w:bottom w:val="none" w:sz="0" w:space="0" w:color="auto"/>
            <w:right w:val="none" w:sz="0" w:space="0" w:color="auto"/>
          </w:divBdr>
        </w:div>
        <w:div w:id="1958173502">
          <w:marLeft w:val="640"/>
          <w:marRight w:val="0"/>
          <w:marTop w:val="0"/>
          <w:marBottom w:val="0"/>
          <w:divBdr>
            <w:top w:val="none" w:sz="0" w:space="0" w:color="auto"/>
            <w:left w:val="none" w:sz="0" w:space="0" w:color="auto"/>
            <w:bottom w:val="none" w:sz="0" w:space="0" w:color="auto"/>
            <w:right w:val="none" w:sz="0" w:space="0" w:color="auto"/>
          </w:divBdr>
        </w:div>
        <w:div w:id="1954750779">
          <w:marLeft w:val="640"/>
          <w:marRight w:val="0"/>
          <w:marTop w:val="0"/>
          <w:marBottom w:val="0"/>
          <w:divBdr>
            <w:top w:val="none" w:sz="0" w:space="0" w:color="auto"/>
            <w:left w:val="none" w:sz="0" w:space="0" w:color="auto"/>
            <w:bottom w:val="none" w:sz="0" w:space="0" w:color="auto"/>
            <w:right w:val="none" w:sz="0" w:space="0" w:color="auto"/>
          </w:divBdr>
        </w:div>
        <w:div w:id="1756323401">
          <w:marLeft w:val="640"/>
          <w:marRight w:val="0"/>
          <w:marTop w:val="0"/>
          <w:marBottom w:val="0"/>
          <w:divBdr>
            <w:top w:val="none" w:sz="0" w:space="0" w:color="auto"/>
            <w:left w:val="none" w:sz="0" w:space="0" w:color="auto"/>
            <w:bottom w:val="none" w:sz="0" w:space="0" w:color="auto"/>
            <w:right w:val="none" w:sz="0" w:space="0" w:color="auto"/>
          </w:divBdr>
        </w:div>
        <w:div w:id="1228416930">
          <w:marLeft w:val="640"/>
          <w:marRight w:val="0"/>
          <w:marTop w:val="0"/>
          <w:marBottom w:val="0"/>
          <w:divBdr>
            <w:top w:val="none" w:sz="0" w:space="0" w:color="auto"/>
            <w:left w:val="none" w:sz="0" w:space="0" w:color="auto"/>
            <w:bottom w:val="none" w:sz="0" w:space="0" w:color="auto"/>
            <w:right w:val="none" w:sz="0" w:space="0" w:color="auto"/>
          </w:divBdr>
        </w:div>
        <w:div w:id="2107651742">
          <w:marLeft w:val="640"/>
          <w:marRight w:val="0"/>
          <w:marTop w:val="0"/>
          <w:marBottom w:val="0"/>
          <w:divBdr>
            <w:top w:val="none" w:sz="0" w:space="0" w:color="auto"/>
            <w:left w:val="none" w:sz="0" w:space="0" w:color="auto"/>
            <w:bottom w:val="none" w:sz="0" w:space="0" w:color="auto"/>
            <w:right w:val="none" w:sz="0" w:space="0" w:color="auto"/>
          </w:divBdr>
        </w:div>
        <w:div w:id="1680960170">
          <w:marLeft w:val="640"/>
          <w:marRight w:val="0"/>
          <w:marTop w:val="0"/>
          <w:marBottom w:val="0"/>
          <w:divBdr>
            <w:top w:val="none" w:sz="0" w:space="0" w:color="auto"/>
            <w:left w:val="none" w:sz="0" w:space="0" w:color="auto"/>
            <w:bottom w:val="none" w:sz="0" w:space="0" w:color="auto"/>
            <w:right w:val="none" w:sz="0" w:space="0" w:color="auto"/>
          </w:divBdr>
        </w:div>
        <w:div w:id="786049912">
          <w:marLeft w:val="640"/>
          <w:marRight w:val="0"/>
          <w:marTop w:val="0"/>
          <w:marBottom w:val="0"/>
          <w:divBdr>
            <w:top w:val="none" w:sz="0" w:space="0" w:color="auto"/>
            <w:left w:val="none" w:sz="0" w:space="0" w:color="auto"/>
            <w:bottom w:val="none" w:sz="0" w:space="0" w:color="auto"/>
            <w:right w:val="none" w:sz="0" w:space="0" w:color="auto"/>
          </w:divBdr>
        </w:div>
        <w:div w:id="730810859">
          <w:marLeft w:val="640"/>
          <w:marRight w:val="0"/>
          <w:marTop w:val="0"/>
          <w:marBottom w:val="0"/>
          <w:divBdr>
            <w:top w:val="none" w:sz="0" w:space="0" w:color="auto"/>
            <w:left w:val="none" w:sz="0" w:space="0" w:color="auto"/>
            <w:bottom w:val="none" w:sz="0" w:space="0" w:color="auto"/>
            <w:right w:val="none" w:sz="0" w:space="0" w:color="auto"/>
          </w:divBdr>
        </w:div>
        <w:div w:id="1535381056">
          <w:marLeft w:val="640"/>
          <w:marRight w:val="0"/>
          <w:marTop w:val="0"/>
          <w:marBottom w:val="0"/>
          <w:divBdr>
            <w:top w:val="none" w:sz="0" w:space="0" w:color="auto"/>
            <w:left w:val="none" w:sz="0" w:space="0" w:color="auto"/>
            <w:bottom w:val="none" w:sz="0" w:space="0" w:color="auto"/>
            <w:right w:val="none" w:sz="0" w:space="0" w:color="auto"/>
          </w:divBdr>
        </w:div>
        <w:div w:id="1051422997">
          <w:marLeft w:val="640"/>
          <w:marRight w:val="0"/>
          <w:marTop w:val="0"/>
          <w:marBottom w:val="0"/>
          <w:divBdr>
            <w:top w:val="none" w:sz="0" w:space="0" w:color="auto"/>
            <w:left w:val="none" w:sz="0" w:space="0" w:color="auto"/>
            <w:bottom w:val="none" w:sz="0" w:space="0" w:color="auto"/>
            <w:right w:val="none" w:sz="0" w:space="0" w:color="auto"/>
          </w:divBdr>
        </w:div>
        <w:div w:id="1793403716">
          <w:marLeft w:val="640"/>
          <w:marRight w:val="0"/>
          <w:marTop w:val="0"/>
          <w:marBottom w:val="0"/>
          <w:divBdr>
            <w:top w:val="none" w:sz="0" w:space="0" w:color="auto"/>
            <w:left w:val="none" w:sz="0" w:space="0" w:color="auto"/>
            <w:bottom w:val="none" w:sz="0" w:space="0" w:color="auto"/>
            <w:right w:val="none" w:sz="0" w:space="0" w:color="auto"/>
          </w:divBdr>
        </w:div>
        <w:div w:id="1725760098">
          <w:marLeft w:val="640"/>
          <w:marRight w:val="0"/>
          <w:marTop w:val="0"/>
          <w:marBottom w:val="0"/>
          <w:divBdr>
            <w:top w:val="none" w:sz="0" w:space="0" w:color="auto"/>
            <w:left w:val="none" w:sz="0" w:space="0" w:color="auto"/>
            <w:bottom w:val="none" w:sz="0" w:space="0" w:color="auto"/>
            <w:right w:val="none" w:sz="0" w:space="0" w:color="auto"/>
          </w:divBdr>
        </w:div>
        <w:div w:id="2095274301">
          <w:marLeft w:val="640"/>
          <w:marRight w:val="0"/>
          <w:marTop w:val="0"/>
          <w:marBottom w:val="0"/>
          <w:divBdr>
            <w:top w:val="none" w:sz="0" w:space="0" w:color="auto"/>
            <w:left w:val="none" w:sz="0" w:space="0" w:color="auto"/>
            <w:bottom w:val="none" w:sz="0" w:space="0" w:color="auto"/>
            <w:right w:val="none" w:sz="0" w:space="0" w:color="auto"/>
          </w:divBdr>
        </w:div>
        <w:div w:id="554314223">
          <w:marLeft w:val="640"/>
          <w:marRight w:val="0"/>
          <w:marTop w:val="0"/>
          <w:marBottom w:val="0"/>
          <w:divBdr>
            <w:top w:val="none" w:sz="0" w:space="0" w:color="auto"/>
            <w:left w:val="none" w:sz="0" w:space="0" w:color="auto"/>
            <w:bottom w:val="none" w:sz="0" w:space="0" w:color="auto"/>
            <w:right w:val="none" w:sz="0" w:space="0" w:color="auto"/>
          </w:divBdr>
        </w:div>
        <w:div w:id="953444057">
          <w:marLeft w:val="640"/>
          <w:marRight w:val="0"/>
          <w:marTop w:val="0"/>
          <w:marBottom w:val="0"/>
          <w:divBdr>
            <w:top w:val="none" w:sz="0" w:space="0" w:color="auto"/>
            <w:left w:val="none" w:sz="0" w:space="0" w:color="auto"/>
            <w:bottom w:val="none" w:sz="0" w:space="0" w:color="auto"/>
            <w:right w:val="none" w:sz="0" w:space="0" w:color="auto"/>
          </w:divBdr>
        </w:div>
        <w:div w:id="921181307">
          <w:marLeft w:val="640"/>
          <w:marRight w:val="0"/>
          <w:marTop w:val="0"/>
          <w:marBottom w:val="0"/>
          <w:divBdr>
            <w:top w:val="none" w:sz="0" w:space="0" w:color="auto"/>
            <w:left w:val="none" w:sz="0" w:space="0" w:color="auto"/>
            <w:bottom w:val="none" w:sz="0" w:space="0" w:color="auto"/>
            <w:right w:val="none" w:sz="0" w:space="0" w:color="auto"/>
          </w:divBdr>
        </w:div>
        <w:div w:id="523322826">
          <w:marLeft w:val="640"/>
          <w:marRight w:val="0"/>
          <w:marTop w:val="0"/>
          <w:marBottom w:val="0"/>
          <w:divBdr>
            <w:top w:val="none" w:sz="0" w:space="0" w:color="auto"/>
            <w:left w:val="none" w:sz="0" w:space="0" w:color="auto"/>
            <w:bottom w:val="none" w:sz="0" w:space="0" w:color="auto"/>
            <w:right w:val="none" w:sz="0" w:space="0" w:color="auto"/>
          </w:divBdr>
        </w:div>
        <w:div w:id="1655177824">
          <w:marLeft w:val="640"/>
          <w:marRight w:val="0"/>
          <w:marTop w:val="0"/>
          <w:marBottom w:val="0"/>
          <w:divBdr>
            <w:top w:val="none" w:sz="0" w:space="0" w:color="auto"/>
            <w:left w:val="none" w:sz="0" w:space="0" w:color="auto"/>
            <w:bottom w:val="none" w:sz="0" w:space="0" w:color="auto"/>
            <w:right w:val="none" w:sz="0" w:space="0" w:color="auto"/>
          </w:divBdr>
        </w:div>
        <w:div w:id="520163366">
          <w:marLeft w:val="640"/>
          <w:marRight w:val="0"/>
          <w:marTop w:val="0"/>
          <w:marBottom w:val="0"/>
          <w:divBdr>
            <w:top w:val="none" w:sz="0" w:space="0" w:color="auto"/>
            <w:left w:val="none" w:sz="0" w:space="0" w:color="auto"/>
            <w:bottom w:val="none" w:sz="0" w:space="0" w:color="auto"/>
            <w:right w:val="none" w:sz="0" w:space="0" w:color="auto"/>
          </w:divBdr>
        </w:div>
        <w:div w:id="120542244">
          <w:marLeft w:val="640"/>
          <w:marRight w:val="0"/>
          <w:marTop w:val="0"/>
          <w:marBottom w:val="0"/>
          <w:divBdr>
            <w:top w:val="none" w:sz="0" w:space="0" w:color="auto"/>
            <w:left w:val="none" w:sz="0" w:space="0" w:color="auto"/>
            <w:bottom w:val="none" w:sz="0" w:space="0" w:color="auto"/>
            <w:right w:val="none" w:sz="0" w:space="0" w:color="auto"/>
          </w:divBdr>
        </w:div>
        <w:div w:id="2045861252">
          <w:marLeft w:val="640"/>
          <w:marRight w:val="0"/>
          <w:marTop w:val="0"/>
          <w:marBottom w:val="0"/>
          <w:divBdr>
            <w:top w:val="none" w:sz="0" w:space="0" w:color="auto"/>
            <w:left w:val="none" w:sz="0" w:space="0" w:color="auto"/>
            <w:bottom w:val="none" w:sz="0" w:space="0" w:color="auto"/>
            <w:right w:val="none" w:sz="0" w:space="0" w:color="auto"/>
          </w:divBdr>
        </w:div>
        <w:div w:id="1045763763">
          <w:marLeft w:val="640"/>
          <w:marRight w:val="0"/>
          <w:marTop w:val="0"/>
          <w:marBottom w:val="0"/>
          <w:divBdr>
            <w:top w:val="none" w:sz="0" w:space="0" w:color="auto"/>
            <w:left w:val="none" w:sz="0" w:space="0" w:color="auto"/>
            <w:bottom w:val="none" w:sz="0" w:space="0" w:color="auto"/>
            <w:right w:val="none" w:sz="0" w:space="0" w:color="auto"/>
          </w:divBdr>
        </w:div>
        <w:div w:id="1773746845">
          <w:marLeft w:val="640"/>
          <w:marRight w:val="0"/>
          <w:marTop w:val="0"/>
          <w:marBottom w:val="0"/>
          <w:divBdr>
            <w:top w:val="none" w:sz="0" w:space="0" w:color="auto"/>
            <w:left w:val="none" w:sz="0" w:space="0" w:color="auto"/>
            <w:bottom w:val="none" w:sz="0" w:space="0" w:color="auto"/>
            <w:right w:val="none" w:sz="0" w:space="0" w:color="auto"/>
          </w:divBdr>
        </w:div>
        <w:div w:id="1161890254">
          <w:marLeft w:val="640"/>
          <w:marRight w:val="0"/>
          <w:marTop w:val="0"/>
          <w:marBottom w:val="0"/>
          <w:divBdr>
            <w:top w:val="none" w:sz="0" w:space="0" w:color="auto"/>
            <w:left w:val="none" w:sz="0" w:space="0" w:color="auto"/>
            <w:bottom w:val="none" w:sz="0" w:space="0" w:color="auto"/>
            <w:right w:val="none" w:sz="0" w:space="0" w:color="auto"/>
          </w:divBdr>
        </w:div>
        <w:div w:id="519245621">
          <w:marLeft w:val="640"/>
          <w:marRight w:val="0"/>
          <w:marTop w:val="0"/>
          <w:marBottom w:val="0"/>
          <w:divBdr>
            <w:top w:val="none" w:sz="0" w:space="0" w:color="auto"/>
            <w:left w:val="none" w:sz="0" w:space="0" w:color="auto"/>
            <w:bottom w:val="none" w:sz="0" w:space="0" w:color="auto"/>
            <w:right w:val="none" w:sz="0" w:space="0" w:color="auto"/>
          </w:divBdr>
        </w:div>
        <w:div w:id="1644381798">
          <w:marLeft w:val="640"/>
          <w:marRight w:val="0"/>
          <w:marTop w:val="0"/>
          <w:marBottom w:val="0"/>
          <w:divBdr>
            <w:top w:val="none" w:sz="0" w:space="0" w:color="auto"/>
            <w:left w:val="none" w:sz="0" w:space="0" w:color="auto"/>
            <w:bottom w:val="none" w:sz="0" w:space="0" w:color="auto"/>
            <w:right w:val="none" w:sz="0" w:space="0" w:color="auto"/>
          </w:divBdr>
        </w:div>
        <w:div w:id="1210385225">
          <w:marLeft w:val="640"/>
          <w:marRight w:val="0"/>
          <w:marTop w:val="0"/>
          <w:marBottom w:val="0"/>
          <w:divBdr>
            <w:top w:val="none" w:sz="0" w:space="0" w:color="auto"/>
            <w:left w:val="none" w:sz="0" w:space="0" w:color="auto"/>
            <w:bottom w:val="none" w:sz="0" w:space="0" w:color="auto"/>
            <w:right w:val="none" w:sz="0" w:space="0" w:color="auto"/>
          </w:divBdr>
        </w:div>
        <w:div w:id="274824472">
          <w:marLeft w:val="640"/>
          <w:marRight w:val="0"/>
          <w:marTop w:val="0"/>
          <w:marBottom w:val="0"/>
          <w:divBdr>
            <w:top w:val="none" w:sz="0" w:space="0" w:color="auto"/>
            <w:left w:val="none" w:sz="0" w:space="0" w:color="auto"/>
            <w:bottom w:val="none" w:sz="0" w:space="0" w:color="auto"/>
            <w:right w:val="none" w:sz="0" w:space="0" w:color="auto"/>
          </w:divBdr>
        </w:div>
        <w:div w:id="1079135859">
          <w:marLeft w:val="640"/>
          <w:marRight w:val="0"/>
          <w:marTop w:val="0"/>
          <w:marBottom w:val="0"/>
          <w:divBdr>
            <w:top w:val="none" w:sz="0" w:space="0" w:color="auto"/>
            <w:left w:val="none" w:sz="0" w:space="0" w:color="auto"/>
            <w:bottom w:val="none" w:sz="0" w:space="0" w:color="auto"/>
            <w:right w:val="none" w:sz="0" w:space="0" w:color="auto"/>
          </w:divBdr>
        </w:div>
        <w:div w:id="1127241097">
          <w:marLeft w:val="640"/>
          <w:marRight w:val="0"/>
          <w:marTop w:val="0"/>
          <w:marBottom w:val="0"/>
          <w:divBdr>
            <w:top w:val="none" w:sz="0" w:space="0" w:color="auto"/>
            <w:left w:val="none" w:sz="0" w:space="0" w:color="auto"/>
            <w:bottom w:val="none" w:sz="0" w:space="0" w:color="auto"/>
            <w:right w:val="none" w:sz="0" w:space="0" w:color="auto"/>
          </w:divBdr>
        </w:div>
        <w:div w:id="314451779">
          <w:marLeft w:val="640"/>
          <w:marRight w:val="0"/>
          <w:marTop w:val="0"/>
          <w:marBottom w:val="0"/>
          <w:divBdr>
            <w:top w:val="none" w:sz="0" w:space="0" w:color="auto"/>
            <w:left w:val="none" w:sz="0" w:space="0" w:color="auto"/>
            <w:bottom w:val="none" w:sz="0" w:space="0" w:color="auto"/>
            <w:right w:val="none" w:sz="0" w:space="0" w:color="auto"/>
          </w:divBdr>
        </w:div>
        <w:div w:id="1523976464">
          <w:marLeft w:val="640"/>
          <w:marRight w:val="0"/>
          <w:marTop w:val="0"/>
          <w:marBottom w:val="0"/>
          <w:divBdr>
            <w:top w:val="none" w:sz="0" w:space="0" w:color="auto"/>
            <w:left w:val="none" w:sz="0" w:space="0" w:color="auto"/>
            <w:bottom w:val="none" w:sz="0" w:space="0" w:color="auto"/>
            <w:right w:val="none" w:sz="0" w:space="0" w:color="auto"/>
          </w:divBdr>
        </w:div>
        <w:div w:id="866213101">
          <w:marLeft w:val="640"/>
          <w:marRight w:val="0"/>
          <w:marTop w:val="0"/>
          <w:marBottom w:val="0"/>
          <w:divBdr>
            <w:top w:val="none" w:sz="0" w:space="0" w:color="auto"/>
            <w:left w:val="none" w:sz="0" w:space="0" w:color="auto"/>
            <w:bottom w:val="none" w:sz="0" w:space="0" w:color="auto"/>
            <w:right w:val="none" w:sz="0" w:space="0" w:color="auto"/>
          </w:divBdr>
        </w:div>
        <w:div w:id="345837529">
          <w:marLeft w:val="640"/>
          <w:marRight w:val="0"/>
          <w:marTop w:val="0"/>
          <w:marBottom w:val="0"/>
          <w:divBdr>
            <w:top w:val="none" w:sz="0" w:space="0" w:color="auto"/>
            <w:left w:val="none" w:sz="0" w:space="0" w:color="auto"/>
            <w:bottom w:val="none" w:sz="0" w:space="0" w:color="auto"/>
            <w:right w:val="none" w:sz="0" w:space="0" w:color="auto"/>
          </w:divBdr>
        </w:div>
        <w:div w:id="1995983260">
          <w:marLeft w:val="640"/>
          <w:marRight w:val="0"/>
          <w:marTop w:val="0"/>
          <w:marBottom w:val="0"/>
          <w:divBdr>
            <w:top w:val="none" w:sz="0" w:space="0" w:color="auto"/>
            <w:left w:val="none" w:sz="0" w:space="0" w:color="auto"/>
            <w:bottom w:val="none" w:sz="0" w:space="0" w:color="auto"/>
            <w:right w:val="none" w:sz="0" w:space="0" w:color="auto"/>
          </w:divBdr>
        </w:div>
        <w:div w:id="153573665">
          <w:marLeft w:val="640"/>
          <w:marRight w:val="0"/>
          <w:marTop w:val="0"/>
          <w:marBottom w:val="0"/>
          <w:divBdr>
            <w:top w:val="none" w:sz="0" w:space="0" w:color="auto"/>
            <w:left w:val="none" w:sz="0" w:space="0" w:color="auto"/>
            <w:bottom w:val="none" w:sz="0" w:space="0" w:color="auto"/>
            <w:right w:val="none" w:sz="0" w:space="0" w:color="auto"/>
          </w:divBdr>
        </w:div>
        <w:div w:id="1924290362">
          <w:marLeft w:val="640"/>
          <w:marRight w:val="0"/>
          <w:marTop w:val="0"/>
          <w:marBottom w:val="0"/>
          <w:divBdr>
            <w:top w:val="none" w:sz="0" w:space="0" w:color="auto"/>
            <w:left w:val="none" w:sz="0" w:space="0" w:color="auto"/>
            <w:bottom w:val="none" w:sz="0" w:space="0" w:color="auto"/>
            <w:right w:val="none" w:sz="0" w:space="0" w:color="auto"/>
          </w:divBdr>
        </w:div>
        <w:div w:id="1750076977">
          <w:marLeft w:val="640"/>
          <w:marRight w:val="0"/>
          <w:marTop w:val="0"/>
          <w:marBottom w:val="0"/>
          <w:divBdr>
            <w:top w:val="none" w:sz="0" w:space="0" w:color="auto"/>
            <w:left w:val="none" w:sz="0" w:space="0" w:color="auto"/>
            <w:bottom w:val="none" w:sz="0" w:space="0" w:color="auto"/>
            <w:right w:val="none" w:sz="0" w:space="0" w:color="auto"/>
          </w:divBdr>
        </w:div>
        <w:div w:id="2045713672">
          <w:marLeft w:val="640"/>
          <w:marRight w:val="0"/>
          <w:marTop w:val="0"/>
          <w:marBottom w:val="0"/>
          <w:divBdr>
            <w:top w:val="none" w:sz="0" w:space="0" w:color="auto"/>
            <w:left w:val="none" w:sz="0" w:space="0" w:color="auto"/>
            <w:bottom w:val="none" w:sz="0" w:space="0" w:color="auto"/>
            <w:right w:val="none" w:sz="0" w:space="0" w:color="auto"/>
          </w:divBdr>
        </w:div>
        <w:div w:id="1286765455">
          <w:marLeft w:val="640"/>
          <w:marRight w:val="0"/>
          <w:marTop w:val="0"/>
          <w:marBottom w:val="0"/>
          <w:divBdr>
            <w:top w:val="none" w:sz="0" w:space="0" w:color="auto"/>
            <w:left w:val="none" w:sz="0" w:space="0" w:color="auto"/>
            <w:bottom w:val="none" w:sz="0" w:space="0" w:color="auto"/>
            <w:right w:val="none" w:sz="0" w:space="0" w:color="auto"/>
          </w:divBdr>
        </w:div>
        <w:div w:id="1409115551">
          <w:marLeft w:val="640"/>
          <w:marRight w:val="0"/>
          <w:marTop w:val="0"/>
          <w:marBottom w:val="0"/>
          <w:divBdr>
            <w:top w:val="none" w:sz="0" w:space="0" w:color="auto"/>
            <w:left w:val="none" w:sz="0" w:space="0" w:color="auto"/>
            <w:bottom w:val="none" w:sz="0" w:space="0" w:color="auto"/>
            <w:right w:val="none" w:sz="0" w:space="0" w:color="auto"/>
          </w:divBdr>
        </w:div>
        <w:div w:id="541788308">
          <w:marLeft w:val="640"/>
          <w:marRight w:val="0"/>
          <w:marTop w:val="0"/>
          <w:marBottom w:val="0"/>
          <w:divBdr>
            <w:top w:val="none" w:sz="0" w:space="0" w:color="auto"/>
            <w:left w:val="none" w:sz="0" w:space="0" w:color="auto"/>
            <w:bottom w:val="none" w:sz="0" w:space="0" w:color="auto"/>
            <w:right w:val="none" w:sz="0" w:space="0" w:color="auto"/>
          </w:divBdr>
        </w:div>
        <w:div w:id="470172734">
          <w:marLeft w:val="640"/>
          <w:marRight w:val="0"/>
          <w:marTop w:val="0"/>
          <w:marBottom w:val="0"/>
          <w:divBdr>
            <w:top w:val="none" w:sz="0" w:space="0" w:color="auto"/>
            <w:left w:val="none" w:sz="0" w:space="0" w:color="auto"/>
            <w:bottom w:val="none" w:sz="0" w:space="0" w:color="auto"/>
            <w:right w:val="none" w:sz="0" w:space="0" w:color="auto"/>
          </w:divBdr>
        </w:div>
        <w:div w:id="220295074">
          <w:marLeft w:val="640"/>
          <w:marRight w:val="0"/>
          <w:marTop w:val="0"/>
          <w:marBottom w:val="0"/>
          <w:divBdr>
            <w:top w:val="none" w:sz="0" w:space="0" w:color="auto"/>
            <w:left w:val="none" w:sz="0" w:space="0" w:color="auto"/>
            <w:bottom w:val="none" w:sz="0" w:space="0" w:color="auto"/>
            <w:right w:val="none" w:sz="0" w:space="0" w:color="auto"/>
          </w:divBdr>
        </w:div>
        <w:div w:id="976102418">
          <w:marLeft w:val="640"/>
          <w:marRight w:val="0"/>
          <w:marTop w:val="0"/>
          <w:marBottom w:val="0"/>
          <w:divBdr>
            <w:top w:val="none" w:sz="0" w:space="0" w:color="auto"/>
            <w:left w:val="none" w:sz="0" w:space="0" w:color="auto"/>
            <w:bottom w:val="none" w:sz="0" w:space="0" w:color="auto"/>
            <w:right w:val="none" w:sz="0" w:space="0" w:color="auto"/>
          </w:divBdr>
        </w:div>
        <w:div w:id="1698391305">
          <w:marLeft w:val="640"/>
          <w:marRight w:val="0"/>
          <w:marTop w:val="0"/>
          <w:marBottom w:val="0"/>
          <w:divBdr>
            <w:top w:val="none" w:sz="0" w:space="0" w:color="auto"/>
            <w:left w:val="none" w:sz="0" w:space="0" w:color="auto"/>
            <w:bottom w:val="none" w:sz="0" w:space="0" w:color="auto"/>
            <w:right w:val="none" w:sz="0" w:space="0" w:color="auto"/>
          </w:divBdr>
        </w:div>
        <w:div w:id="1051466036">
          <w:marLeft w:val="640"/>
          <w:marRight w:val="0"/>
          <w:marTop w:val="0"/>
          <w:marBottom w:val="0"/>
          <w:divBdr>
            <w:top w:val="none" w:sz="0" w:space="0" w:color="auto"/>
            <w:left w:val="none" w:sz="0" w:space="0" w:color="auto"/>
            <w:bottom w:val="none" w:sz="0" w:space="0" w:color="auto"/>
            <w:right w:val="none" w:sz="0" w:space="0" w:color="auto"/>
          </w:divBdr>
        </w:div>
        <w:div w:id="2090685624">
          <w:marLeft w:val="640"/>
          <w:marRight w:val="0"/>
          <w:marTop w:val="0"/>
          <w:marBottom w:val="0"/>
          <w:divBdr>
            <w:top w:val="none" w:sz="0" w:space="0" w:color="auto"/>
            <w:left w:val="none" w:sz="0" w:space="0" w:color="auto"/>
            <w:bottom w:val="none" w:sz="0" w:space="0" w:color="auto"/>
            <w:right w:val="none" w:sz="0" w:space="0" w:color="auto"/>
          </w:divBdr>
        </w:div>
        <w:div w:id="1013191972">
          <w:marLeft w:val="640"/>
          <w:marRight w:val="0"/>
          <w:marTop w:val="0"/>
          <w:marBottom w:val="0"/>
          <w:divBdr>
            <w:top w:val="none" w:sz="0" w:space="0" w:color="auto"/>
            <w:left w:val="none" w:sz="0" w:space="0" w:color="auto"/>
            <w:bottom w:val="none" w:sz="0" w:space="0" w:color="auto"/>
            <w:right w:val="none" w:sz="0" w:space="0" w:color="auto"/>
          </w:divBdr>
        </w:div>
        <w:div w:id="153377954">
          <w:marLeft w:val="640"/>
          <w:marRight w:val="0"/>
          <w:marTop w:val="0"/>
          <w:marBottom w:val="0"/>
          <w:divBdr>
            <w:top w:val="none" w:sz="0" w:space="0" w:color="auto"/>
            <w:left w:val="none" w:sz="0" w:space="0" w:color="auto"/>
            <w:bottom w:val="none" w:sz="0" w:space="0" w:color="auto"/>
            <w:right w:val="none" w:sz="0" w:space="0" w:color="auto"/>
          </w:divBdr>
        </w:div>
      </w:divsChild>
    </w:div>
    <w:div w:id="1571230250">
      <w:bodyDiv w:val="1"/>
      <w:marLeft w:val="0"/>
      <w:marRight w:val="0"/>
      <w:marTop w:val="0"/>
      <w:marBottom w:val="0"/>
      <w:divBdr>
        <w:top w:val="none" w:sz="0" w:space="0" w:color="auto"/>
        <w:left w:val="none" w:sz="0" w:space="0" w:color="auto"/>
        <w:bottom w:val="none" w:sz="0" w:space="0" w:color="auto"/>
        <w:right w:val="none" w:sz="0" w:space="0" w:color="auto"/>
      </w:divBdr>
      <w:divsChild>
        <w:div w:id="898782727">
          <w:marLeft w:val="640"/>
          <w:marRight w:val="0"/>
          <w:marTop w:val="0"/>
          <w:marBottom w:val="0"/>
          <w:divBdr>
            <w:top w:val="none" w:sz="0" w:space="0" w:color="auto"/>
            <w:left w:val="none" w:sz="0" w:space="0" w:color="auto"/>
            <w:bottom w:val="none" w:sz="0" w:space="0" w:color="auto"/>
            <w:right w:val="none" w:sz="0" w:space="0" w:color="auto"/>
          </w:divBdr>
        </w:div>
        <w:div w:id="2063090469">
          <w:marLeft w:val="640"/>
          <w:marRight w:val="0"/>
          <w:marTop w:val="0"/>
          <w:marBottom w:val="0"/>
          <w:divBdr>
            <w:top w:val="none" w:sz="0" w:space="0" w:color="auto"/>
            <w:left w:val="none" w:sz="0" w:space="0" w:color="auto"/>
            <w:bottom w:val="none" w:sz="0" w:space="0" w:color="auto"/>
            <w:right w:val="none" w:sz="0" w:space="0" w:color="auto"/>
          </w:divBdr>
        </w:div>
        <w:div w:id="2016492142">
          <w:marLeft w:val="640"/>
          <w:marRight w:val="0"/>
          <w:marTop w:val="0"/>
          <w:marBottom w:val="0"/>
          <w:divBdr>
            <w:top w:val="none" w:sz="0" w:space="0" w:color="auto"/>
            <w:left w:val="none" w:sz="0" w:space="0" w:color="auto"/>
            <w:bottom w:val="none" w:sz="0" w:space="0" w:color="auto"/>
            <w:right w:val="none" w:sz="0" w:space="0" w:color="auto"/>
          </w:divBdr>
        </w:div>
        <w:div w:id="783231904">
          <w:marLeft w:val="640"/>
          <w:marRight w:val="0"/>
          <w:marTop w:val="0"/>
          <w:marBottom w:val="0"/>
          <w:divBdr>
            <w:top w:val="none" w:sz="0" w:space="0" w:color="auto"/>
            <w:left w:val="none" w:sz="0" w:space="0" w:color="auto"/>
            <w:bottom w:val="none" w:sz="0" w:space="0" w:color="auto"/>
            <w:right w:val="none" w:sz="0" w:space="0" w:color="auto"/>
          </w:divBdr>
        </w:div>
        <w:div w:id="864368893">
          <w:marLeft w:val="640"/>
          <w:marRight w:val="0"/>
          <w:marTop w:val="0"/>
          <w:marBottom w:val="0"/>
          <w:divBdr>
            <w:top w:val="none" w:sz="0" w:space="0" w:color="auto"/>
            <w:left w:val="none" w:sz="0" w:space="0" w:color="auto"/>
            <w:bottom w:val="none" w:sz="0" w:space="0" w:color="auto"/>
            <w:right w:val="none" w:sz="0" w:space="0" w:color="auto"/>
          </w:divBdr>
        </w:div>
        <w:div w:id="1239441477">
          <w:marLeft w:val="640"/>
          <w:marRight w:val="0"/>
          <w:marTop w:val="0"/>
          <w:marBottom w:val="0"/>
          <w:divBdr>
            <w:top w:val="none" w:sz="0" w:space="0" w:color="auto"/>
            <w:left w:val="none" w:sz="0" w:space="0" w:color="auto"/>
            <w:bottom w:val="none" w:sz="0" w:space="0" w:color="auto"/>
            <w:right w:val="none" w:sz="0" w:space="0" w:color="auto"/>
          </w:divBdr>
        </w:div>
        <w:div w:id="1518230994">
          <w:marLeft w:val="640"/>
          <w:marRight w:val="0"/>
          <w:marTop w:val="0"/>
          <w:marBottom w:val="0"/>
          <w:divBdr>
            <w:top w:val="none" w:sz="0" w:space="0" w:color="auto"/>
            <w:left w:val="none" w:sz="0" w:space="0" w:color="auto"/>
            <w:bottom w:val="none" w:sz="0" w:space="0" w:color="auto"/>
            <w:right w:val="none" w:sz="0" w:space="0" w:color="auto"/>
          </w:divBdr>
        </w:div>
        <w:div w:id="1687176026">
          <w:marLeft w:val="640"/>
          <w:marRight w:val="0"/>
          <w:marTop w:val="0"/>
          <w:marBottom w:val="0"/>
          <w:divBdr>
            <w:top w:val="none" w:sz="0" w:space="0" w:color="auto"/>
            <w:left w:val="none" w:sz="0" w:space="0" w:color="auto"/>
            <w:bottom w:val="none" w:sz="0" w:space="0" w:color="auto"/>
            <w:right w:val="none" w:sz="0" w:space="0" w:color="auto"/>
          </w:divBdr>
        </w:div>
        <w:div w:id="41178808">
          <w:marLeft w:val="640"/>
          <w:marRight w:val="0"/>
          <w:marTop w:val="0"/>
          <w:marBottom w:val="0"/>
          <w:divBdr>
            <w:top w:val="none" w:sz="0" w:space="0" w:color="auto"/>
            <w:left w:val="none" w:sz="0" w:space="0" w:color="auto"/>
            <w:bottom w:val="none" w:sz="0" w:space="0" w:color="auto"/>
            <w:right w:val="none" w:sz="0" w:space="0" w:color="auto"/>
          </w:divBdr>
        </w:div>
        <w:div w:id="2001955644">
          <w:marLeft w:val="640"/>
          <w:marRight w:val="0"/>
          <w:marTop w:val="0"/>
          <w:marBottom w:val="0"/>
          <w:divBdr>
            <w:top w:val="none" w:sz="0" w:space="0" w:color="auto"/>
            <w:left w:val="none" w:sz="0" w:space="0" w:color="auto"/>
            <w:bottom w:val="none" w:sz="0" w:space="0" w:color="auto"/>
            <w:right w:val="none" w:sz="0" w:space="0" w:color="auto"/>
          </w:divBdr>
        </w:div>
        <w:div w:id="39789307">
          <w:marLeft w:val="640"/>
          <w:marRight w:val="0"/>
          <w:marTop w:val="0"/>
          <w:marBottom w:val="0"/>
          <w:divBdr>
            <w:top w:val="none" w:sz="0" w:space="0" w:color="auto"/>
            <w:left w:val="none" w:sz="0" w:space="0" w:color="auto"/>
            <w:bottom w:val="none" w:sz="0" w:space="0" w:color="auto"/>
            <w:right w:val="none" w:sz="0" w:space="0" w:color="auto"/>
          </w:divBdr>
        </w:div>
        <w:div w:id="465587067">
          <w:marLeft w:val="640"/>
          <w:marRight w:val="0"/>
          <w:marTop w:val="0"/>
          <w:marBottom w:val="0"/>
          <w:divBdr>
            <w:top w:val="none" w:sz="0" w:space="0" w:color="auto"/>
            <w:left w:val="none" w:sz="0" w:space="0" w:color="auto"/>
            <w:bottom w:val="none" w:sz="0" w:space="0" w:color="auto"/>
            <w:right w:val="none" w:sz="0" w:space="0" w:color="auto"/>
          </w:divBdr>
        </w:div>
        <w:div w:id="1418357765">
          <w:marLeft w:val="640"/>
          <w:marRight w:val="0"/>
          <w:marTop w:val="0"/>
          <w:marBottom w:val="0"/>
          <w:divBdr>
            <w:top w:val="none" w:sz="0" w:space="0" w:color="auto"/>
            <w:left w:val="none" w:sz="0" w:space="0" w:color="auto"/>
            <w:bottom w:val="none" w:sz="0" w:space="0" w:color="auto"/>
            <w:right w:val="none" w:sz="0" w:space="0" w:color="auto"/>
          </w:divBdr>
        </w:div>
        <w:div w:id="716778700">
          <w:marLeft w:val="640"/>
          <w:marRight w:val="0"/>
          <w:marTop w:val="0"/>
          <w:marBottom w:val="0"/>
          <w:divBdr>
            <w:top w:val="none" w:sz="0" w:space="0" w:color="auto"/>
            <w:left w:val="none" w:sz="0" w:space="0" w:color="auto"/>
            <w:bottom w:val="none" w:sz="0" w:space="0" w:color="auto"/>
            <w:right w:val="none" w:sz="0" w:space="0" w:color="auto"/>
          </w:divBdr>
        </w:div>
        <w:div w:id="281881550">
          <w:marLeft w:val="640"/>
          <w:marRight w:val="0"/>
          <w:marTop w:val="0"/>
          <w:marBottom w:val="0"/>
          <w:divBdr>
            <w:top w:val="none" w:sz="0" w:space="0" w:color="auto"/>
            <w:left w:val="none" w:sz="0" w:space="0" w:color="auto"/>
            <w:bottom w:val="none" w:sz="0" w:space="0" w:color="auto"/>
            <w:right w:val="none" w:sz="0" w:space="0" w:color="auto"/>
          </w:divBdr>
        </w:div>
        <w:div w:id="206526969">
          <w:marLeft w:val="640"/>
          <w:marRight w:val="0"/>
          <w:marTop w:val="0"/>
          <w:marBottom w:val="0"/>
          <w:divBdr>
            <w:top w:val="none" w:sz="0" w:space="0" w:color="auto"/>
            <w:left w:val="none" w:sz="0" w:space="0" w:color="auto"/>
            <w:bottom w:val="none" w:sz="0" w:space="0" w:color="auto"/>
            <w:right w:val="none" w:sz="0" w:space="0" w:color="auto"/>
          </w:divBdr>
        </w:div>
        <w:div w:id="1495948405">
          <w:marLeft w:val="640"/>
          <w:marRight w:val="0"/>
          <w:marTop w:val="0"/>
          <w:marBottom w:val="0"/>
          <w:divBdr>
            <w:top w:val="none" w:sz="0" w:space="0" w:color="auto"/>
            <w:left w:val="none" w:sz="0" w:space="0" w:color="auto"/>
            <w:bottom w:val="none" w:sz="0" w:space="0" w:color="auto"/>
            <w:right w:val="none" w:sz="0" w:space="0" w:color="auto"/>
          </w:divBdr>
        </w:div>
        <w:div w:id="430861793">
          <w:marLeft w:val="640"/>
          <w:marRight w:val="0"/>
          <w:marTop w:val="0"/>
          <w:marBottom w:val="0"/>
          <w:divBdr>
            <w:top w:val="none" w:sz="0" w:space="0" w:color="auto"/>
            <w:left w:val="none" w:sz="0" w:space="0" w:color="auto"/>
            <w:bottom w:val="none" w:sz="0" w:space="0" w:color="auto"/>
            <w:right w:val="none" w:sz="0" w:space="0" w:color="auto"/>
          </w:divBdr>
        </w:div>
        <w:div w:id="1995403348">
          <w:marLeft w:val="640"/>
          <w:marRight w:val="0"/>
          <w:marTop w:val="0"/>
          <w:marBottom w:val="0"/>
          <w:divBdr>
            <w:top w:val="none" w:sz="0" w:space="0" w:color="auto"/>
            <w:left w:val="none" w:sz="0" w:space="0" w:color="auto"/>
            <w:bottom w:val="none" w:sz="0" w:space="0" w:color="auto"/>
            <w:right w:val="none" w:sz="0" w:space="0" w:color="auto"/>
          </w:divBdr>
        </w:div>
        <w:div w:id="2115441153">
          <w:marLeft w:val="640"/>
          <w:marRight w:val="0"/>
          <w:marTop w:val="0"/>
          <w:marBottom w:val="0"/>
          <w:divBdr>
            <w:top w:val="none" w:sz="0" w:space="0" w:color="auto"/>
            <w:left w:val="none" w:sz="0" w:space="0" w:color="auto"/>
            <w:bottom w:val="none" w:sz="0" w:space="0" w:color="auto"/>
            <w:right w:val="none" w:sz="0" w:space="0" w:color="auto"/>
          </w:divBdr>
        </w:div>
        <w:div w:id="1316034017">
          <w:marLeft w:val="640"/>
          <w:marRight w:val="0"/>
          <w:marTop w:val="0"/>
          <w:marBottom w:val="0"/>
          <w:divBdr>
            <w:top w:val="none" w:sz="0" w:space="0" w:color="auto"/>
            <w:left w:val="none" w:sz="0" w:space="0" w:color="auto"/>
            <w:bottom w:val="none" w:sz="0" w:space="0" w:color="auto"/>
            <w:right w:val="none" w:sz="0" w:space="0" w:color="auto"/>
          </w:divBdr>
        </w:div>
        <w:div w:id="1972788898">
          <w:marLeft w:val="640"/>
          <w:marRight w:val="0"/>
          <w:marTop w:val="0"/>
          <w:marBottom w:val="0"/>
          <w:divBdr>
            <w:top w:val="none" w:sz="0" w:space="0" w:color="auto"/>
            <w:left w:val="none" w:sz="0" w:space="0" w:color="auto"/>
            <w:bottom w:val="none" w:sz="0" w:space="0" w:color="auto"/>
            <w:right w:val="none" w:sz="0" w:space="0" w:color="auto"/>
          </w:divBdr>
        </w:div>
        <w:div w:id="558327331">
          <w:marLeft w:val="640"/>
          <w:marRight w:val="0"/>
          <w:marTop w:val="0"/>
          <w:marBottom w:val="0"/>
          <w:divBdr>
            <w:top w:val="none" w:sz="0" w:space="0" w:color="auto"/>
            <w:left w:val="none" w:sz="0" w:space="0" w:color="auto"/>
            <w:bottom w:val="none" w:sz="0" w:space="0" w:color="auto"/>
            <w:right w:val="none" w:sz="0" w:space="0" w:color="auto"/>
          </w:divBdr>
        </w:div>
        <w:div w:id="8146382">
          <w:marLeft w:val="640"/>
          <w:marRight w:val="0"/>
          <w:marTop w:val="0"/>
          <w:marBottom w:val="0"/>
          <w:divBdr>
            <w:top w:val="none" w:sz="0" w:space="0" w:color="auto"/>
            <w:left w:val="none" w:sz="0" w:space="0" w:color="auto"/>
            <w:bottom w:val="none" w:sz="0" w:space="0" w:color="auto"/>
            <w:right w:val="none" w:sz="0" w:space="0" w:color="auto"/>
          </w:divBdr>
        </w:div>
        <w:div w:id="1881084806">
          <w:marLeft w:val="640"/>
          <w:marRight w:val="0"/>
          <w:marTop w:val="0"/>
          <w:marBottom w:val="0"/>
          <w:divBdr>
            <w:top w:val="none" w:sz="0" w:space="0" w:color="auto"/>
            <w:left w:val="none" w:sz="0" w:space="0" w:color="auto"/>
            <w:bottom w:val="none" w:sz="0" w:space="0" w:color="auto"/>
            <w:right w:val="none" w:sz="0" w:space="0" w:color="auto"/>
          </w:divBdr>
        </w:div>
        <w:div w:id="109933231">
          <w:marLeft w:val="640"/>
          <w:marRight w:val="0"/>
          <w:marTop w:val="0"/>
          <w:marBottom w:val="0"/>
          <w:divBdr>
            <w:top w:val="none" w:sz="0" w:space="0" w:color="auto"/>
            <w:left w:val="none" w:sz="0" w:space="0" w:color="auto"/>
            <w:bottom w:val="none" w:sz="0" w:space="0" w:color="auto"/>
            <w:right w:val="none" w:sz="0" w:space="0" w:color="auto"/>
          </w:divBdr>
        </w:div>
        <w:div w:id="1569997520">
          <w:marLeft w:val="640"/>
          <w:marRight w:val="0"/>
          <w:marTop w:val="0"/>
          <w:marBottom w:val="0"/>
          <w:divBdr>
            <w:top w:val="none" w:sz="0" w:space="0" w:color="auto"/>
            <w:left w:val="none" w:sz="0" w:space="0" w:color="auto"/>
            <w:bottom w:val="none" w:sz="0" w:space="0" w:color="auto"/>
            <w:right w:val="none" w:sz="0" w:space="0" w:color="auto"/>
          </w:divBdr>
        </w:div>
        <w:div w:id="1001549150">
          <w:marLeft w:val="640"/>
          <w:marRight w:val="0"/>
          <w:marTop w:val="0"/>
          <w:marBottom w:val="0"/>
          <w:divBdr>
            <w:top w:val="none" w:sz="0" w:space="0" w:color="auto"/>
            <w:left w:val="none" w:sz="0" w:space="0" w:color="auto"/>
            <w:bottom w:val="none" w:sz="0" w:space="0" w:color="auto"/>
            <w:right w:val="none" w:sz="0" w:space="0" w:color="auto"/>
          </w:divBdr>
        </w:div>
        <w:div w:id="1603368329">
          <w:marLeft w:val="640"/>
          <w:marRight w:val="0"/>
          <w:marTop w:val="0"/>
          <w:marBottom w:val="0"/>
          <w:divBdr>
            <w:top w:val="none" w:sz="0" w:space="0" w:color="auto"/>
            <w:left w:val="none" w:sz="0" w:space="0" w:color="auto"/>
            <w:bottom w:val="none" w:sz="0" w:space="0" w:color="auto"/>
            <w:right w:val="none" w:sz="0" w:space="0" w:color="auto"/>
          </w:divBdr>
        </w:div>
        <w:div w:id="760491971">
          <w:marLeft w:val="640"/>
          <w:marRight w:val="0"/>
          <w:marTop w:val="0"/>
          <w:marBottom w:val="0"/>
          <w:divBdr>
            <w:top w:val="none" w:sz="0" w:space="0" w:color="auto"/>
            <w:left w:val="none" w:sz="0" w:space="0" w:color="auto"/>
            <w:bottom w:val="none" w:sz="0" w:space="0" w:color="auto"/>
            <w:right w:val="none" w:sz="0" w:space="0" w:color="auto"/>
          </w:divBdr>
        </w:div>
        <w:div w:id="1399550884">
          <w:marLeft w:val="640"/>
          <w:marRight w:val="0"/>
          <w:marTop w:val="0"/>
          <w:marBottom w:val="0"/>
          <w:divBdr>
            <w:top w:val="none" w:sz="0" w:space="0" w:color="auto"/>
            <w:left w:val="none" w:sz="0" w:space="0" w:color="auto"/>
            <w:bottom w:val="none" w:sz="0" w:space="0" w:color="auto"/>
            <w:right w:val="none" w:sz="0" w:space="0" w:color="auto"/>
          </w:divBdr>
        </w:div>
        <w:div w:id="1968656352">
          <w:marLeft w:val="640"/>
          <w:marRight w:val="0"/>
          <w:marTop w:val="0"/>
          <w:marBottom w:val="0"/>
          <w:divBdr>
            <w:top w:val="none" w:sz="0" w:space="0" w:color="auto"/>
            <w:left w:val="none" w:sz="0" w:space="0" w:color="auto"/>
            <w:bottom w:val="none" w:sz="0" w:space="0" w:color="auto"/>
            <w:right w:val="none" w:sz="0" w:space="0" w:color="auto"/>
          </w:divBdr>
        </w:div>
        <w:div w:id="1801728150">
          <w:marLeft w:val="640"/>
          <w:marRight w:val="0"/>
          <w:marTop w:val="0"/>
          <w:marBottom w:val="0"/>
          <w:divBdr>
            <w:top w:val="none" w:sz="0" w:space="0" w:color="auto"/>
            <w:left w:val="none" w:sz="0" w:space="0" w:color="auto"/>
            <w:bottom w:val="none" w:sz="0" w:space="0" w:color="auto"/>
            <w:right w:val="none" w:sz="0" w:space="0" w:color="auto"/>
          </w:divBdr>
        </w:div>
        <w:div w:id="2092727479">
          <w:marLeft w:val="640"/>
          <w:marRight w:val="0"/>
          <w:marTop w:val="0"/>
          <w:marBottom w:val="0"/>
          <w:divBdr>
            <w:top w:val="none" w:sz="0" w:space="0" w:color="auto"/>
            <w:left w:val="none" w:sz="0" w:space="0" w:color="auto"/>
            <w:bottom w:val="none" w:sz="0" w:space="0" w:color="auto"/>
            <w:right w:val="none" w:sz="0" w:space="0" w:color="auto"/>
          </w:divBdr>
        </w:div>
        <w:div w:id="888296454">
          <w:marLeft w:val="640"/>
          <w:marRight w:val="0"/>
          <w:marTop w:val="0"/>
          <w:marBottom w:val="0"/>
          <w:divBdr>
            <w:top w:val="none" w:sz="0" w:space="0" w:color="auto"/>
            <w:left w:val="none" w:sz="0" w:space="0" w:color="auto"/>
            <w:bottom w:val="none" w:sz="0" w:space="0" w:color="auto"/>
            <w:right w:val="none" w:sz="0" w:space="0" w:color="auto"/>
          </w:divBdr>
        </w:div>
        <w:div w:id="204684608">
          <w:marLeft w:val="640"/>
          <w:marRight w:val="0"/>
          <w:marTop w:val="0"/>
          <w:marBottom w:val="0"/>
          <w:divBdr>
            <w:top w:val="none" w:sz="0" w:space="0" w:color="auto"/>
            <w:left w:val="none" w:sz="0" w:space="0" w:color="auto"/>
            <w:bottom w:val="none" w:sz="0" w:space="0" w:color="auto"/>
            <w:right w:val="none" w:sz="0" w:space="0" w:color="auto"/>
          </w:divBdr>
        </w:div>
        <w:div w:id="1240406454">
          <w:marLeft w:val="640"/>
          <w:marRight w:val="0"/>
          <w:marTop w:val="0"/>
          <w:marBottom w:val="0"/>
          <w:divBdr>
            <w:top w:val="none" w:sz="0" w:space="0" w:color="auto"/>
            <w:left w:val="none" w:sz="0" w:space="0" w:color="auto"/>
            <w:bottom w:val="none" w:sz="0" w:space="0" w:color="auto"/>
            <w:right w:val="none" w:sz="0" w:space="0" w:color="auto"/>
          </w:divBdr>
        </w:div>
        <w:div w:id="1934706215">
          <w:marLeft w:val="640"/>
          <w:marRight w:val="0"/>
          <w:marTop w:val="0"/>
          <w:marBottom w:val="0"/>
          <w:divBdr>
            <w:top w:val="none" w:sz="0" w:space="0" w:color="auto"/>
            <w:left w:val="none" w:sz="0" w:space="0" w:color="auto"/>
            <w:bottom w:val="none" w:sz="0" w:space="0" w:color="auto"/>
            <w:right w:val="none" w:sz="0" w:space="0" w:color="auto"/>
          </w:divBdr>
        </w:div>
        <w:div w:id="1505315744">
          <w:marLeft w:val="640"/>
          <w:marRight w:val="0"/>
          <w:marTop w:val="0"/>
          <w:marBottom w:val="0"/>
          <w:divBdr>
            <w:top w:val="none" w:sz="0" w:space="0" w:color="auto"/>
            <w:left w:val="none" w:sz="0" w:space="0" w:color="auto"/>
            <w:bottom w:val="none" w:sz="0" w:space="0" w:color="auto"/>
            <w:right w:val="none" w:sz="0" w:space="0" w:color="auto"/>
          </w:divBdr>
        </w:div>
        <w:div w:id="1413307706">
          <w:marLeft w:val="640"/>
          <w:marRight w:val="0"/>
          <w:marTop w:val="0"/>
          <w:marBottom w:val="0"/>
          <w:divBdr>
            <w:top w:val="none" w:sz="0" w:space="0" w:color="auto"/>
            <w:left w:val="none" w:sz="0" w:space="0" w:color="auto"/>
            <w:bottom w:val="none" w:sz="0" w:space="0" w:color="auto"/>
            <w:right w:val="none" w:sz="0" w:space="0" w:color="auto"/>
          </w:divBdr>
        </w:div>
        <w:div w:id="564417470">
          <w:marLeft w:val="640"/>
          <w:marRight w:val="0"/>
          <w:marTop w:val="0"/>
          <w:marBottom w:val="0"/>
          <w:divBdr>
            <w:top w:val="none" w:sz="0" w:space="0" w:color="auto"/>
            <w:left w:val="none" w:sz="0" w:space="0" w:color="auto"/>
            <w:bottom w:val="none" w:sz="0" w:space="0" w:color="auto"/>
            <w:right w:val="none" w:sz="0" w:space="0" w:color="auto"/>
          </w:divBdr>
        </w:div>
        <w:div w:id="1147549607">
          <w:marLeft w:val="640"/>
          <w:marRight w:val="0"/>
          <w:marTop w:val="0"/>
          <w:marBottom w:val="0"/>
          <w:divBdr>
            <w:top w:val="none" w:sz="0" w:space="0" w:color="auto"/>
            <w:left w:val="none" w:sz="0" w:space="0" w:color="auto"/>
            <w:bottom w:val="none" w:sz="0" w:space="0" w:color="auto"/>
            <w:right w:val="none" w:sz="0" w:space="0" w:color="auto"/>
          </w:divBdr>
        </w:div>
        <w:div w:id="637996983">
          <w:marLeft w:val="640"/>
          <w:marRight w:val="0"/>
          <w:marTop w:val="0"/>
          <w:marBottom w:val="0"/>
          <w:divBdr>
            <w:top w:val="none" w:sz="0" w:space="0" w:color="auto"/>
            <w:left w:val="none" w:sz="0" w:space="0" w:color="auto"/>
            <w:bottom w:val="none" w:sz="0" w:space="0" w:color="auto"/>
            <w:right w:val="none" w:sz="0" w:space="0" w:color="auto"/>
          </w:divBdr>
        </w:div>
        <w:div w:id="1502811094">
          <w:marLeft w:val="640"/>
          <w:marRight w:val="0"/>
          <w:marTop w:val="0"/>
          <w:marBottom w:val="0"/>
          <w:divBdr>
            <w:top w:val="none" w:sz="0" w:space="0" w:color="auto"/>
            <w:left w:val="none" w:sz="0" w:space="0" w:color="auto"/>
            <w:bottom w:val="none" w:sz="0" w:space="0" w:color="auto"/>
            <w:right w:val="none" w:sz="0" w:space="0" w:color="auto"/>
          </w:divBdr>
        </w:div>
        <w:div w:id="369647937">
          <w:marLeft w:val="640"/>
          <w:marRight w:val="0"/>
          <w:marTop w:val="0"/>
          <w:marBottom w:val="0"/>
          <w:divBdr>
            <w:top w:val="none" w:sz="0" w:space="0" w:color="auto"/>
            <w:left w:val="none" w:sz="0" w:space="0" w:color="auto"/>
            <w:bottom w:val="none" w:sz="0" w:space="0" w:color="auto"/>
            <w:right w:val="none" w:sz="0" w:space="0" w:color="auto"/>
          </w:divBdr>
        </w:div>
        <w:div w:id="305162842">
          <w:marLeft w:val="640"/>
          <w:marRight w:val="0"/>
          <w:marTop w:val="0"/>
          <w:marBottom w:val="0"/>
          <w:divBdr>
            <w:top w:val="none" w:sz="0" w:space="0" w:color="auto"/>
            <w:left w:val="none" w:sz="0" w:space="0" w:color="auto"/>
            <w:bottom w:val="none" w:sz="0" w:space="0" w:color="auto"/>
            <w:right w:val="none" w:sz="0" w:space="0" w:color="auto"/>
          </w:divBdr>
        </w:div>
        <w:div w:id="338626787">
          <w:marLeft w:val="640"/>
          <w:marRight w:val="0"/>
          <w:marTop w:val="0"/>
          <w:marBottom w:val="0"/>
          <w:divBdr>
            <w:top w:val="none" w:sz="0" w:space="0" w:color="auto"/>
            <w:left w:val="none" w:sz="0" w:space="0" w:color="auto"/>
            <w:bottom w:val="none" w:sz="0" w:space="0" w:color="auto"/>
            <w:right w:val="none" w:sz="0" w:space="0" w:color="auto"/>
          </w:divBdr>
        </w:div>
        <w:div w:id="2142377454">
          <w:marLeft w:val="640"/>
          <w:marRight w:val="0"/>
          <w:marTop w:val="0"/>
          <w:marBottom w:val="0"/>
          <w:divBdr>
            <w:top w:val="none" w:sz="0" w:space="0" w:color="auto"/>
            <w:left w:val="none" w:sz="0" w:space="0" w:color="auto"/>
            <w:bottom w:val="none" w:sz="0" w:space="0" w:color="auto"/>
            <w:right w:val="none" w:sz="0" w:space="0" w:color="auto"/>
          </w:divBdr>
        </w:div>
        <w:div w:id="1469661024">
          <w:marLeft w:val="640"/>
          <w:marRight w:val="0"/>
          <w:marTop w:val="0"/>
          <w:marBottom w:val="0"/>
          <w:divBdr>
            <w:top w:val="none" w:sz="0" w:space="0" w:color="auto"/>
            <w:left w:val="none" w:sz="0" w:space="0" w:color="auto"/>
            <w:bottom w:val="none" w:sz="0" w:space="0" w:color="auto"/>
            <w:right w:val="none" w:sz="0" w:space="0" w:color="auto"/>
          </w:divBdr>
        </w:div>
        <w:div w:id="1764371419">
          <w:marLeft w:val="640"/>
          <w:marRight w:val="0"/>
          <w:marTop w:val="0"/>
          <w:marBottom w:val="0"/>
          <w:divBdr>
            <w:top w:val="none" w:sz="0" w:space="0" w:color="auto"/>
            <w:left w:val="none" w:sz="0" w:space="0" w:color="auto"/>
            <w:bottom w:val="none" w:sz="0" w:space="0" w:color="auto"/>
            <w:right w:val="none" w:sz="0" w:space="0" w:color="auto"/>
          </w:divBdr>
        </w:div>
        <w:div w:id="49617611">
          <w:marLeft w:val="640"/>
          <w:marRight w:val="0"/>
          <w:marTop w:val="0"/>
          <w:marBottom w:val="0"/>
          <w:divBdr>
            <w:top w:val="none" w:sz="0" w:space="0" w:color="auto"/>
            <w:left w:val="none" w:sz="0" w:space="0" w:color="auto"/>
            <w:bottom w:val="none" w:sz="0" w:space="0" w:color="auto"/>
            <w:right w:val="none" w:sz="0" w:space="0" w:color="auto"/>
          </w:divBdr>
        </w:div>
        <w:div w:id="1723750046">
          <w:marLeft w:val="640"/>
          <w:marRight w:val="0"/>
          <w:marTop w:val="0"/>
          <w:marBottom w:val="0"/>
          <w:divBdr>
            <w:top w:val="none" w:sz="0" w:space="0" w:color="auto"/>
            <w:left w:val="none" w:sz="0" w:space="0" w:color="auto"/>
            <w:bottom w:val="none" w:sz="0" w:space="0" w:color="auto"/>
            <w:right w:val="none" w:sz="0" w:space="0" w:color="auto"/>
          </w:divBdr>
        </w:div>
        <w:div w:id="197741728">
          <w:marLeft w:val="640"/>
          <w:marRight w:val="0"/>
          <w:marTop w:val="0"/>
          <w:marBottom w:val="0"/>
          <w:divBdr>
            <w:top w:val="none" w:sz="0" w:space="0" w:color="auto"/>
            <w:left w:val="none" w:sz="0" w:space="0" w:color="auto"/>
            <w:bottom w:val="none" w:sz="0" w:space="0" w:color="auto"/>
            <w:right w:val="none" w:sz="0" w:space="0" w:color="auto"/>
          </w:divBdr>
        </w:div>
        <w:div w:id="920530580">
          <w:marLeft w:val="640"/>
          <w:marRight w:val="0"/>
          <w:marTop w:val="0"/>
          <w:marBottom w:val="0"/>
          <w:divBdr>
            <w:top w:val="none" w:sz="0" w:space="0" w:color="auto"/>
            <w:left w:val="none" w:sz="0" w:space="0" w:color="auto"/>
            <w:bottom w:val="none" w:sz="0" w:space="0" w:color="auto"/>
            <w:right w:val="none" w:sz="0" w:space="0" w:color="auto"/>
          </w:divBdr>
        </w:div>
        <w:div w:id="1814593213">
          <w:marLeft w:val="640"/>
          <w:marRight w:val="0"/>
          <w:marTop w:val="0"/>
          <w:marBottom w:val="0"/>
          <w:divBdr>
            <w:top w:val="none" w:sz="0" w:space="0" w:color="auto"/>
            <w:left w:val="none" w:sz="0" w:space="0" w:color="auto"/>
            <w:bottom w:val="none" w:sz="0" w:space="0" w:color="auto"/>
            <w:right w:val="none" w:sz="0" w:space="0" w:color="auto"/>
          </w:divBdr>
        </w:div>
        <w:div w:id="1167289330">
          <w:marLeft w:val="640"/>
          <w:marRight w:val="0"/>
          <w:marTop w:val="0"/>
          <w:marBottom w:val="0"/>
          <w:divBdr>
            <w:top w:val="none" w:sz="0" w:space="0" w:color="auto"/>
            <w:left w:val="none" w:sz="0" w:space="0" w:color="auto"/>
            <w:bottom w:val="none" w:sz="0" w:space="0" w:color="auto"/>
            <w:right w:val="none" w:sz="0" w:space="0" w:color="auto"/>
          </w:divBdr>
        </w:div>
        <w:div w:id="1261529204">
          <w:marLeft w:val="640"/>
          <w:marRight w:val="0"/>
          <w:marTop w:val="0"/>
          <w:marBottom w:val="0"/>
          <w:divBdr>
            <w:top w:val="none" w:sz="0" w:space="0" w:color="auto"/>
            <w:left w:val="none" w:sz="0" w:space="0" w:color="auto"/>
            <w:bottom w:val="none" w:sz="0" w:space="0" w:color="auto"/>
            <w:right w:val="none" w:sz="0" w:space="0" w:color="auto"/>
          </w:divBdr>
        </w:div>
        <w:div w:id="1361013556">
          <w:marLeft w:val="640"/>
          <w:marRight w:val="0"/>
          <w:marTop w:val="0"/>
          <w:marBottom w:val="0"/>
          <w:divBdr>
            <w:top w:val="none" w:sz="0" w:space="0" w:color="auto"/>
            <w:left w:val="none" w:sz="0" w:space="0" w:color="auto"/>
            <w:bottom w:val="none" w:sz="0" w:space="0" w:color="auto"/>
            <w:right w:val="none" w:sz="0" w:space="0" w:color="auto"/>
          </w:divBdr>
        </w:div>
        <w:div w:id="1648045584">
          <w:marLeft w:val="640"/>
          <w:marRight w:val="0"/>
          <w:marTop w:val="0"/>
          <w:marBottom w:val="0"/>
          <w:divBdr>
            <w:top w:val="none" w:sz="0" w:space="0" w:color="auto"/>
            <w:left w:val="none" w:sz="0" w:space="0" w:color="auto"/>
            <w:bottom w:val="none" w:sz="0" w:space="0" w:color="auto"/>
            <w:right w:val="none" w:sz="0" w:space="0" w:color="auto"/>
          </w:divBdr>
        </w:div>
        <w:div w:id="575673328">
          <w:marLeft w:val="640"/>
          <w:marRight w:val="0"/>
          <w:marTop w:val="0"/>
          <w:marBottom w:val="0"/>
          <w:divBdr>
            <w:top w:val="none" w:sz="0" w:space="0" w:color="auto"/>
            <w:left w:val="none" w:sz="0" w:space="0" w:color="auto"/>
            <w:bottom w:val="none" w:sz="0" w:space="0" w:color="auto"/>
            <w:right w:val="none" w:sz="0" w:space="0" w:color="auto"/>
          </w:divBdr>
        </w:div>
        <w:div w:id="1504665320">
          <w:marLeft w:val="640"/>
          <w:marRight w:val="0"/>
          <w:marTop w:val="0"/>
          <w:marBottom w:val="0"/>
          <w:divBdr>
            <w:top w:val="none" w:sz="0" w:space="0" w:color="auto"/>
            <w:left w:val="none" w:sz="0" w:space="0" w:color="auto"/>
            <w:bottom w:val="none" w:sz="0" w:space="0" w:color="auto"/>
            <w:right w:val="none" w:sz="0" w:space="0" w:color="auto"/>
          </w:divBdr>
        </w:div>
        <w:div w:id="205870780">
          <w:marLeft w:val="640"/>
          <w:marRight w:val="0"/>
          <w:marTop w:val="0"/>
          <w:marBottom w:val="0"/>
          <w:divBdr>
            <w:top w:val="none" w:sz="0" w:space="0" w:color="auto"/>
            <w:left w:val="none" w:sz="0" w:space="0" w:color="auto"/>
            <w:bottom w:val="none" w:sz="0" w:space="0" w:color="auto"/>
            <w:right w:val="none" w:sz="0" w:space="0" w:color="auto"/>
          </w:divBdr>
        </w:div>
        <w:div w:id="78448954">
          <w:marLeft w:val="640"/>
          <w:marRight w:val="0"/>
          <w:marTop w:val="0"/>
          <w:marBottom w:val="0"/>
          <w:divBdr>
            <w:top w:val="none" w:sz="0" w:space="0" w:color="auto"/>
            <w:left w:val="none" w:sz="0" w:space="0" w:color="auto"/>
            <w:bottom w:val="none" w:sz="0" w:space="0" w:color="auto"/>
            <w:right w:val="none" w:sz="0" w:space="0" w:color="auto"/>
          </w:divBdr>
        </w:div>
        <w:div w:id="132412578">
          <w:marLeft w:val="640"/>
          <w:marRight w:val="0"/>
          <w:marTop w:val="0"/>
          <w:marBottom w:val="0"/>
          <w:divBdr>
            <w:top w:val="none" w:sz="0" w:space="0" w:color="auto"/>
            <w:left w:val="none" w:sz="0" w:space="0" w:color="auto"/>
            <w:bottom w:val="none" w:sz="0" w:space="0" w:color="auto"/>
            <w:right w:val="none" w:sz="0" w:space="0" w:color="auto"/>
          </w:divBdr>
        </w:div>
        <w:div w:id="199519609">
          <w:marLeft w:val="640"/>
          <w:marRight w:val="0"/>
          <w:marTop w:val="0"/>
          <w:marBottom w:val="0"/>
          <w:divBdr>
            <w:top w:val="none" w:sz="0" w:space="0" w:color="auto"/>
            <w:left w:val="none" w:sz="0" w:space="0" w:color="auto"/>
            <w:bottom w:val="none" w:sz="0" w:space="0" w:color="auto"/>
            <w:right w:val="none" w:sz="0" w:space="0" w:color="auto"/>
          </w:divBdr>
        </w:div>
        <w:div w:id="1578515278">
          <w:marLeft w:val="640"/>
          <w:marRight w:val="0"/>
          <w:marTop w:val="0"/>
          <w:marBottom w:val="0"/>
          <w:divBdr>
            <w:top w:val="none" w:sz="0" w:space="0" w:color="auto"/>
            <w:left w:val="none" w:sz="0" w:space="0" w:color="auto"/>
            <w:bottom w:val="none" w:sz="0" w:space="0" w:color="auto"/>
            <w:right w:val="none" w:sz="0" w:space="0" w:color="auto"/>
          </w:divBdr>
        </w:div>
        <w:div w:id="1171797517">
          <w:marLeft w:val="640"/>
          <w:marRight w:val="0"/>
          <w:marTop w:val="0"/>
          <w:marBottom w:val="0"/>
          <w:divBdr>
            <w:top w:val="none" w:sz="0" w:space="0" w:color="auto"/>
            <w:left w:val="none" w:sz="0" w:space="0" w:color="auto"/>
            <w:bottom w:val="none" w:sz="0" w:space="0" w:color="auto"/>
            <w:right w:val="none" w:sz="0" w:space="0" w:color="auto"/>
          </w:divBdr>
        </w:div>
        <w:div w:id="692613099">
          <w:marLeft w:val="640"/>
          <w:marRight w:val="0"/>
          <w:marTop w:val="0"/>
          <w:marBottom w:val="0"/>
          <w:divBdr>
            <w:top w:val="none" w:sz="0" w:space="0" w:color="auto"/>
            <w:left w:val="none" w:sz="0" w:space="0" w:color="auto"/>
            <w:bottom w:val="none" w:sz="0" w:space="0" w:color="auto"/>
            <w:right w:val="none" w:sz="0" w:space="0" w:color="auto"/>
          </w:divBdr>
        </w:div>
        <w:div w:id="934283880">
          <w:marLeft w:val="640"/>
          <w:marRight w:val="0"/>
          <w:marTop w:val="0"/>
          <w:marBottom w:val="0"/>
          <w:divBdr>
            <w:top w:val="none" w:sz="0" w:space="0" w:color="auto"/>
            <w:left w:val="none" w:sz="0" w:space="0" w:color="auto"/>
            <w:bottom w:val="none" w:sz="0" w:space="0" w:color="auto"/>
            <w:right w:val="none" w:sz="0" w:space="0" w:color="auto"/>
          </w:divBdr>
        </w:div>
        <w:div w:id="1431966833">
          <w:marLeft w:val="640"/>
          <w:marRight w:val="0"/>
          <w:marTop w:val="0"/>
          <w:marBottom w:val="0"/>
          <w:divBdr>
            <w:top w:val="none" w:sz="0" w:space="0" w:color="auto"/>
            <w:left w:val="none" w:sz="0" w:space="0" w:color="auto"/>
            <w:bottom w:val="none" w:sz="0" w:space="0" w:color="auto"/>
            <w:right w:val="none" w:sz="0" w:space="0" w:color="auto"/>
          </w:divBdr>
        </w:div>
        <w:div w:id="1133248839">
          <w:marLeft w:val="640"/>
          <w:marRight w:val="0"/>
          <w:marTop w:val="0"/>
          <w:marBottom w:val="0"/>
          <w:divBdr>
            <w:top w:val="none" w:sz="0" w:space="0" w:color="auto"/>
            <w:left w:val="none" w:sz="0" w:space="0" w:color="auto"/>
            <w:bottom w:val="none" w:sz="0" w:space="0" w:color="auto"/>
            <w:right w:val="none" w:sz="0" w:space="0" w:color="auto"/>
          </w:divBdr>
        </w:div>
        <w:div w:id="281108891">
          <w:marLeft w:val="640"/>
          <w:marRight w:val="0"/>
          <w:marTop w:val="0"/>
          <w:marBottom w:val="0"/>
          <w:divBdr>
            <w:top w:val="none" w:sz="0" w:space="0" w:color="auto"/>
            <w:left w:val="none" w:sz="0" w:space="0" w:color="auto"/>
            <w:bottom w:val="none" w:sz="0" w:space="0" w:color="auto"/>
            <w:right w:val="none" w:sz="0" w:space="0" w:color="auto"/>
          </w:divBdr>
        </w:div>
        <w:div w:id="545335866">
          <w:marLeft w:val="640"/>
          <w:marRight w:val="0"/>
          <w:marTop w:val="0"/>
          <w:marBottom w:val="0"/>
          <w:divBdr>
            <w:top w:val="none" w:sz="0" w:space="0" w:color="auto"/>
            <w:left w:val="none" w:sz="0" w:space="0" w:color="auto"/>
            <w:bottom w:val="none" w:sz="0" w:space="0" w:color="auto"/>
            <w:right w:val="none" w:sz="0" w:space="0" w:color="auto"/>
          </w:divBdr>
        </w:div>
        <w:div w:id="100105037">
          <w:marLeft w:val="640"/>
          <w:marRight w:val="0"/>
          <w:marTop w:val="0"/>
          <w:marBottom w:val="0"/>
          <w:divBdr>
            <w:top w:val="none" w:sz="0" w:space="0" w:color="auto"/>
            <w:left w:val="none" w:sz="0" w:space="0" w:color="auto"/>
            <w:bottom w:val="none" w:sz="0" w:space="0" w:color="auto"/>
            <w:right w:val="none" w:sz="0" w:space="0" w:color="auto"/>
          </w:divBdr>
        </w:div>
        <w:div w:id="1874733920">
          <w:marLeft w:val="640"/>
          <w:marRight w:val="0"/>
          <w:marTop w:val="0"/>
          <w:marBottom w:val="0"/>
          <w:divBdr>
            <w:top w:val="none" w:sz="0" w:space="0" w:color="auto"/>
            <w:left w:val="none" w:sz="0" w:space="0" w:color="auto"/>
            <w:bottom w:val="none" w:sz="0" w:space="0" w:color="auto"/>
            <w:right w:val="none" w:sz="0" w:space="0" w:color="auto"/>
          </w:divBdr>
        </w:div>
        <w:div w:id="84693428">
          <w:marLeft w:val="640"/>
          <w:marRight w:val="0"/>
          <w:marTop w:val="0"/>
          <w:marBottom w:val="0"/>
          <w:divBdr>
            <w:top w:val="none" w:sz="0" w:space="0" w:color="auto"/>
            <w:left w:val="none" w:sz="0" w:space="0" w:color="auto"/>
            <w:bottom w:val="none" w:sz="0" w:space="0" w:color="auto"/>
            <w:right w:val="none" w:sz="0" w:space="0" w:color="auto"/>
          </w:divBdr>
        </w:div>
        <w:div w:id="14045455">
          <w:marLeft w:val="640"/>
          <w:marRight w:val="0"/>
          <w:marTop w:val="0"/>
          <w:marBottom w:val="0"/>
          <w:divBdr>
            <w:top w:val="none" w:sz="0" w:space="0" w:color="auto"/>
            <w:left w:val="none" w:sz="0" w:space="0" w:color="auto"/>
            <w:bottom w:val="none" w:sz="0" w:space="0" w:color="auto"/>
            <w:right w:val="none" w:sz="0" w:space="0" w:color="auto"/>
          </w:divBdr>
        </w:div>
        <w:div w:id="1045445451">
          <w:marLeft w:val="640"/>
          <w:marRight w:val="0"/>
          <w:marTop w:val="0"/>
          <w:marBottom w:val="0"/>
          <w:divBdr>
            <w:top w:val="none" w:sz="0" w:space="0" w:color="auto"/>
            <w:left w:val="none" w:sz="0" w:space="0" w:color="auto"/>
            <w:bottom w:val="none" w:sz="0" w:space="0" w:color="auto"/>
            <w:right w:val="none" w:sz="0" w:space="0" w:color="auto"/>
          </w:divBdr>
        </w:div>
        <w:div w:id="1122652470">
          <w:marLeft w:val="640"/>
          <w:marRight w:val="0"/>
          <w:marTop w:val="0"/>
          <w:marBottom w:val="0"/>
          <w:divBdr>
            <w:top w:val="none" w:sz="0" w:space="0" w:color="auto"/>
            <w:left w:val="none" w:sz="0" w:space="0" w:color="auto"/>
            <w:bottom w:val="none" w:sz="0" w:space="0" w:color="auto"/>
            <w:right w:val="none" w:sz="0" w:space="0" w:color="auto"/>
          </w:divBdr>
        </w:div>
        <w:div w:id="764962815">
          <w:marLeft w:val="640"/>
          <w:marRight w:val="0"/>
          <w:marTop w:val="0"/>
          <w:marBottom w:val="0"/>
          <w:divBdr>
            <w:top w:val="none" w:sz="0" w:space="0" w:color="auto"/>
            <w:left w:val="none" w:sz="0" w:space="0" w:color="auto"/>
            <w:bottom w:val="none" w:sz="0" w:space="0" w:color="auto"/>
            <w:right w:val="none" w:sz="0" w:space="0" w:color="auto"/>
          </w:divBdr>
        </w:div>
        <w:div w:id="1212620358">
          <w:marLeft w:val="640"/>
          <w:marRight w:val="0"/>
          <w:marTop w:val="0"/>
          <w:marBottom w:val="0"/>
          <w:divBdr>
            <w:top w:val="none" w:sz="0" w:space="0" w:color="auto"/>
            <w:left w:val="none" w:sz="0" w:space="0" w:color="auto"/>
            <w:bottom w:val="none" w:sz="0" w:space="0" w:color="auto"/>
            <w:right w:val="none" w:sz="0" w:space="0" w:color="auto"/>
          </w:divBdr>
        </w:div>
        <w:div w:id="1939168194">
          <w:marLeft w:val="640"/>
          <w:marRight w:val="0"/>
          <w:marTop w:val="0"/>
          <w:marBottom w:val="0"/>
          <w:divBdr>
            <w:top w:val="none" w:sz="0" w:space="0" w:color="auto"/>
            <w:left w:val="none" w:sz="0" w:space="0" w:color="auto"/>
            <w:bottom w:val="none" w:sz="0" w:space="0" w:color="auto"/>
            <w:right w:val="none" w:sz="0" w:space="0" w:color="auto"/>
          </w:divBdr>
        </w:div>
        <w:div w:id="902259153">
          <w:marLeft w:val="640"/>
          <w:marRight w:val="0"/>
          <w:marTop w:val="0"/>
          <w:marBottom w:val="0"/>
          <w:divBdr>
            <w:top w:val="none" w:sz="0" w:space="0" w:color="auto"/>
            <w:left w:val="none" w:sz="0" w:space="0" w:color="auto"/>
            <w:bottom w:val="none" w:sz="0" w:space="0" w:color="auto"/>
            <w:right w:val="none" w:sz="0" w:space="0" w:color="auto"/>
          </w:divBdr>
        </w:div>
        <w:div w:id="586428520">
          <w:marLeft w:val="640"/>
          <w:marRight w:val="0"/>
          <w:marTop w:val="0"/>
          <w:marBottom w:val="0"/>
          <w:divBdr>
            <w:top w:val="none" w:sz="0" w:space="0" w:color="auto"/>
            <w:left w:val="none" w:sz="0" w:space="0" w:color="auto"/>
            <w:bottom w:val="none" w:sz="0" w:space="0" w:color="auto"/>
            <w:right w:val="none" w:sz="0" w:space="0" w:color="auto"/>
          </w:divBdr>
        </w:div>
        <w:div w:id="409695034">
          <w:marLeft w:val="640"/>
          <w:marRight w:val="0"/>
          <w:marTop w:val="0"/>
          <w:marBottom w:val="0"/>
          <w:divBdr>
            <w:top w:val="none" w:sz="0" w:space="0" w:color="auto"/>
            <w:left w:val="none" w:sz="0" w:space="0" w:color="auto"/>
            <w:bottom w:val="none" w:sz="0" w:space="0" w:color="auto"/>
            <w:right w:val="none" w:sz="0" w:space="0" w:color="auto"/>
          </w:divBdr>
        </w:div>
        <w:div w:id="873079768">
          <w:marLeft w:val="640"/>
          <w:marRight w:val="0"/>
          <w:marTop w:val="0"/>
          <w:marBottom w:val="0"/>
          <w:divBdr>
            <w:top w:val="none" w:sz="0" w:space="0" w:color="auto"/>
            <w:left w:val="none" w:sz="0" w:space="0" w:color="auto"/>
            <w:bottom w:val="none" w:sz="0" w:space="0" w:color="auto"/>
            <w:right w:val="none" w:sz="0" w:space="0" w:color="auto"/>
          </w:divBdr>
        </w:div>
        <w:div w:id="961225560">
          <w:marLeft w:val="640"/>
          <w:marRight w:val="0"/>
          <w:marTop w:val="0"/>
          <w:marBottom w:val="0"/>
          <w:divBdr>
            <w:top w:val="none" w:sz="0" w:space="0" w:color="auto"/>
            <w:left w:val="none" w:sz="0" w:space="0" w:color="auto"/>
            <w:bottom w:val="none" w:sz="0" w:space="0" w:color="auto"/>
            <w:right w:val="none" w:sz="0" w:space="0" w:color="auto"/>
          </w:divBdr>
        </w:div>
        <w:div w:id="1801922390">
          <w:marLeft w:val="640"/>
          <w:marRight w:val="0"/>
          <w:marTop w:val="0"/>
          <w:marBottom w:val="0"/>
          <w:divBdr>
            <w:top w:val="none" w:sz="0" w:space="0" w:color="auto"/>
            <w:left w:val="none" w:sz="0" w:space="0" w:color="auto"/>
            <w:bottom w:val="none" w:sz="0" w:space="0" w:color="auto"/>
            <w:right w:val="none" w:sz="0" w:space="0" w:color="auto"/>
          </w:divBdr>
        </w:div>
        <w:div w:id="349989107">
          <w:marLeft w:val="640"/>
          <w:marRight w:val="0"/>
          <w:marTop w:val="0"/>
          <w:marBottom w:val="0"/>
          <w:divBdr>
            <w:top w:val="none" w:sz="0" w:space="0" w:color="auto"/>
            <w:left w:val="none" w:sz="0" w:space="0" w:color="auto"/>
            <w:bottom w:val="none" w:sz="0" w:space="0" w:color="auto"/>
            <w:right w:val="none" w:sz="0" w:space="0" w:color="auto"/>
          </w:divBdr>
        </w:div>
        <w:div w:id="1448893944">
          <w:marLeft w:val="640"/>
          <w:marRight w:val="0"/>
          <w:marTop w:val="0"/>
          <w:marBottom w:val="0"/>
          <w:divBdr>
            <w:top w:val="none" w:sz="0" w:space="0" w:color="auto"/>
            <w:left w:val="none" w:sz="0" w:space="0" w:color="auto"/>
            <w:bottom w:val="none" w:sz="0" w:space="0" w:color="auto"/>
            <w:right w:val="none" w:sz="0" w:space="0" w:color="auto"/>
          </w:divBdr>
        </w:div>
        <w:div w:id="195429024">
          <w:marLeft w:val="640"/>
          <w:marRight w:val="0"/>
          <w:marTop w:val="0"/>
          <w:marBottom w:val="0"/>
          <w:divBdr>
            <w:top w:val="none" w:sz="0" w:space="0" w:color="auto"/>
            <w:left w:val="none" w:sz="0" w:space="0" w:color="auto"/>
            <w:bottom w:val="none" w:sz="0" w:space="0" w:color="auto"/>
            <w:right w:val="none" w:sz="0" w:space="0" w:color="auto"/>
          </w:divBdr>
        </w:div>
        <w:div w:id="943415563">
          <w:marLeft w:val="640"/>
          <w:marRight w:val="0"/>
          <w:marTop w:val="0"/>
          <w:marBottom w:val="0"/>
          <w:divBdr>
            <w:top w:val="none" w:sz="0" w:space="0" w:color="auto"/>
            <w:left w:val="none" w:sz="0" w:space="0" w:color="auto"/>
            <w:bottom w:val="none" w:sz="0" w:space="0" w:color="auto"/>
            <w:right w:val="none" w:sz="0" w:space="0" w:color="auto"/>
          </w:divBdr>
        </w:div>
        <w:div w:id="27995381">
          <w:marLeft w:val="640"/>
          <w:marRight w:val="0"/>
          <w:marTop w:val="0"/>
          <w:marBottom w:val="0"/>
          <w:divBdr>
            <w:top w:val="none" w:sz="0" w:space="0" w:color="auto"/>
            <w:left w:val="none" w:sz="0" w:space="0" w:color="auto"/>
            <w:bottom w:val="none" w:sz="0" w:space="0" w:color="auto"/>
            <w:right w:val="none" w:sz="0" w:space="0" w:color="auto"/>
          </w:divBdr>
        </w:div>
        <w:div w:id="1344937100">
          <w:marLeft w:val="640"/>
          <w:marRight w:val="0"/>
          <w:marTop w:val="0"/>
          <w:marBottom w:val="0"/>
          <w:divBdr>
            <w:top w:val="none" w:sz="0" w:space="0" w:color="auto"/>
            <w:left w:val="none" w:sz="0" w:space="0" w:color="auto"/>
            <w:bottom w:val="none" w:sz="0" w:space="0" w:color="auto"/>
            <w:right w:val="none" w:sz="0" w:space="0" w:color="auto"/>
          </w:divBdr>
        </w:div>
        <w:div w:id="1150748388">
          <w:marLeft w:val="640"/>
          <w:marRight w:val="0"/>
          <w:marTop w:val="0"/>
          <w:marBottom w:val="0"/>
          <w:divBdr>
            <w:top w:val="none" w:sz="0" w:space="0" w:color="auto"/>
            <w:left w:val="none" w:sz="0" w:space="0" w:color="auto"/>
            <w:bottom w:val="none" w:sz="0" w:space="0" w:color="auto"/>
            <w:right w:val="none" w:sz="0" w:space="0" w:color="auto"/>
          </w:divBdr>
        </w:div>
        <w:div w:id="1651905650">
          <w:marLeft w:val="640"/>
          <w:marRight w:val="0"/>
          <w:marTop w:val="0"/>
          <w:marBottom w:val="0"/>
          <w:divBdr>
            <w:top w:val="none" w:sz="0" w:space="0" w:color="auto"/>
            <w:left w:val="none" w:sz="0" w:space="0" w:color="auto"/>
            <w:bottom w:val="none" w:sz="0" w:space="0" w:color="auto"/>
            <w:right w:val="none" w:sz="0" w:space="0" w:color="auto"/>
          </w:divBdr>
        </w:div>
        <w:div w:id="1563130850">
          <w:marLeft w:val="640"/>
          <w:marRight w:val="0"/>
          <w:marTop w:val="0"/>
          <w:marBottom w:val="0"/>
          <w:divBdr>
            <w:top w:val="none" w:sz="0" w:space="0" w:color="auto"/>
            <w:left w:val="none" w:sz="0" w:space="0" w:color="auto"/>
            <w:bottom w:val="none" w:sz="0" w:space="0" w:color="auto"/>
            <w:right w:val="none" w:sz="0" w:space="0" w:color="auto"/>
          </w:divBdr>
        </w:div>
        <w:div w:id="821503978">
          <w:marLeft w:val="640"/>
          <w:marRight w:val="0"/>
          <w:marTop w:val="0"/>
          <w:marBottom w:val="0"/>
          <w:divBdr>
            <w:top w:val="none" w:sz="0" w:space="0" w:color="auto"/>
            <w:left w:val="none" w:sz="0" w:space="0" w:color="auto"/>
            <w:bottom w:val="none" w:sz="0" w:space="0" w:color="auto"/>
            <w:right w:val="none" w:sz="0" w:space="0" w:color="auto"/>
          </w:divBdr>
        </w:div>
        <w:div w:id="1387803032">
          <w:marLeft w:val="640"/>
          <w:marRight w:val="0"/>
          <w:marTop w:val="0"/>
          <w:marBottom w:val="0"/>
          <w:divBdr>
            <w:top w:val="none" w:sz="0" w:space="0" w:color="auto"/>
            <w:left w:val="none" w:sz="0" w:space="0" w:color="auto"/>
            <w:bottom w:val="none" w:sz="0" w:space="0" w:color="auto"/>
            <w:right w:val="none" w:sz="0" w:space="0" w:color="auto"/>
          </w:divBdr>
        </w:div>
        <w:div w:id="775515722">
          <w:marLeft w:val="640"/>
          <w:marRight w:val="0"/>
          <w:marTop w:val="0"/>
          <w:marBottom w:val="0"/>
          <w:divBdr>
            <w:top w:val="none" w:sz="0" w:space="0" w:color="auto"/>
            <w:left w:val="none" w:sz="0" w:space="0" w:color="auto"/>
            <w:bottom w:val="none" w:sz="0" w:space="0" w:color="auto"/>
            <w:right w:val="none" w:sz="0" w:space="0" w:color="auto"/>
          </w:divBdr>
        </w:div>
        <w:div w:id="972948466">
          <w:marLeft w:val="640"/>
          <w:marRight w:val="0"/>
          <w:marTop w:val="0"/>
          <w:marBottom w:val="0"/>
          <w:divBdr>
            <w:top w:val="none" w:sz="0" w:space="0" w:color="auto"/>
            <w:left w:val="none" w:sz="0" w:space="0" w:color="auto"/>
            <w:bottom w:val="none" w:sz="0" w:space="0" w:color="auto"/>
            <w:right w:val="none" w:sz="0" w:space="0" w:color="auto"/>
          </w:divBdr>
        </w:div>
        <w:div w:id="1727408728">
          <w:marLeft w:val="640"/>
          <w:marRight w:val="0"/>
          <w:marTop w:val="0"/>
          <w:marBottom w:val="0"/>
          <w:divBdr>
            <w:top w:val="none" w:sz="0" w:space="0" w:color="auto"/>
            <w:left w:val="none" w:sz="0" w:space="0" w:color="auto"/>
            <w:bottom w:val="none" w:sz="0" w:space="0" w:color="auto"/>
            <w:right w:val="none" w:sz="0" w:space="0" w:color="auto"/>
          </w:divBdr>
        </w:div>
        <w:div w:id="327490108">
          <w:marLeft w:val="640"/>
          <w:marRight w:val="0"/>
          <w:marTop w:val="0"/>
          <w:marBottom w:val="0"/>
          <w:divBdr>
            <w:top w:val="none" w:sz="0" w:space="0" w:color="auto"/>
            <w:left w:val="none" w:sz="0" w:space="0" w:color="auto"/>
            <w:bottom w:val="none" w:sz="0" w:space="0" w:color="auto"/>
            <w:right w:val="none" w:sz="0" w:space="0" w:color="auto"/>
          </w:divBdr>
        </w:div>
        <w:div w:id="212891173">
          <w:marLeft w:val="640"/>
          <w:marRight w:val="0"/>
          <w:marTop w:val="0"/>
          <w:marBottom w:val="0"/>
          <w:divBdr>
            <w:top w:val="none" w:sz="0" w:space="0" w:color="auto"/>
            <w:left w:val="none" w:sz="0" w:space="0" w:color="auto"/>
            <w:bottom w:val="none" w:sz="0" w:space="0" w:color="auto"/>
            <w:right w:val="none" w:sz="0" w:space="0" w:color="auto"/>
          </w:divBdr>
        </w:div>
        <w:div w:id="327829763">
          <w:marLeft w:val="640"/>
          <w:marRight w:val="0"/>
          <w:marTop w:val="0"/>
          <w:marBottom w:val="0"/>
          <w:divBdr>
            <w:top w:val="none" w:sz="0" w:space="0" w:color="auto"/>
            <w:left w:val="none" w:sz="0" w:space="0" w:color="auto"/>
            <w:bottom w:val="none" w:sz="0" w:space="0" w:color="auto"/>
            <w:right w:val="none" w:sz="0" w:space="0" w:color="auto"/>
          </w:divBdr>
        </w:div>
        <w:div w:id="216164124">
          <w:marLeft w:val="640"/>
          <w:marRight w:val="0"/>
          <w:marTop w:val="0"/>
          <w:marBottom w:val="0"/>
          <w:divBdr>
            <w:top w:val="none" w:sz="0" w:space="0" w:color="auto"/>
            <w:left w:val="none" w:sz="0" w:space="0" w:color="auto"/>
            <w:bottom w:val="none" w:sz="0" w:space="0" w:color="auto"/>
            <w:right w:val="none" w:sz="0" w:space="0" w:color="auto"/>
          </w:divBdr>
        </w:div>
        <w:div w:id="1248539083">
          <w:marLeft w:val="640"/>
          <w:marRight w:val="0"/>
          <w:marTop w:val="0"/>
          <w:marBottom w:val="0"/>
          <w:divBdr>
            <w:top w:val="none" w:sz="0" w:space="0" w:color="auto"/>
            <w:left w:val="none" w:sz="0" w:space="0" w:color="auto"/>
            <w:bottom w:val="none" w:sz="0" w:space="0" w:color="auto"/>
            <w:right w:val="none" w:sz="0" w:space="0" w:color="auto"/>
          </w:divBdr>
        </w:div>
        <w:div w:id="1616861656">
          <w:marLeft w:val="640"/>
          <w:marRight w:val="0"/>
          <w:marTop w:val="0"/>
          <w:marBottom w:val="0"/>
          <w:divBdr>
            <w:top w:val="none" w:sz="0" w:space="0" w:color="auto"/>
            <w:left w:val="none" w:sz="0" w:space="0" w:color="auto"/>
            <w:bottom w:val="none" w:sz="0" w:space="0" w:color="auto"/>
            <w:right w:val="none" w:sz="0" w:space="0" w:color="auto"/>
          </w:divBdr>
        </w:div>
        <w:div w:id="1456677883">
          <w:marLeft w:val="640"/>
          <w:marRight w:val="0"/>
          <w:marTop w:val="0"/>
          <w:marBottom w:val="0"/>
          <w:divBdr>
            <w:top w:val="none" w:sz="0" w:space="0" w:color="auto"/>
            <w:left w:val="none" w:sz="0" w:space="0" w:color="auto"/>
            <w:bottom w:val="none" w:sz="0" w:space="0" w:color="auto"/>
            <w:right w:val="none" w:sz="0" w:space="0" w:color="auto"/>
          </w:divBdr>
        </w:div>
        <w:div w:id="1885289843">
          <w:marLeft w:val="640"/>
          <w:marRight w:val="0"/>
          <w:marTop w:val="0"/>
          <w:marBottom w:val="0"/>
          <w:divBdr>
            <w:top w:val="none" w:sz="0" w:space="0" w:color="auto"/>
            <w:left w:val="none" w:sz="0" w:space="0" w:color="auto"/>
            <w:bottom w:val="none" w:sz="0" w:space="0" w:color="auto"/>
            <w:right w:val="none" w:sz="0" w:space="0" w:color="auto"/>
          </w:divBdr>
        </w:div>
        <w:div w:id="1854220064">
          <w:marLeft w:val="640"/>
          <w:marRight w:val="0"/>
          <w:marTop w:val="0"/>
          <w:marBottom w:val="0"/>
          <w:divBdr>
            <w:top w:val="none" w:sz="0" w:space="0" w:color="auto"/>
            <w:left w:val="none" w:sz="0" w:space="0" w:color="auto"/>
            <w:bottom w:val="none" w:sz="0" w:space="0" w:color="auto"/>
            <w:right w:val="none" w:sz="0" w:space="0" w:color="auto"/>
          </w:divBdr>
        </w:div>
        <w:div w:id="270432367">
          <w:marLeft w:val="640"/>
          <w:marRight w:val="0"/>
          <w:marTop w:val="0"/>
          <w:marBottom w:val="0"/>
          <w:divBdr>
            <w:top w:val="none" w:sz="0" w:space="0" w:color="auto"/>
            <w:left w:val="none" w:sz="0" w:space="0" w:color="auto"/>
            <w:bottom w:val="none" w:sz="0" w:space="0" w:color="auto"/>
            <w:right w:val="none" w:sz="0" w:space="0" w:color="auto"/>
          </w:divBdr>
        </w:div>
        <w:div w:id="1839880727">
          <w:marLeft w:val="640"/>
          <w:marRight w:val="0"/>
          <w:marTop w:val="0"/>
          <w:marBottom w:val="0"/>
          <w:divBdr>
            <w:top w:val="none" w:sz="0" w:space="0" w:color="auto"/>
            <w:left w:val="none" w:sz="0" w:space="0" w:color="auto"/>
            <w:bottom w:val="none" w:sz="0" w:space="0" w:color="auto"/>
            <w:right w:val="none" w:sz="0" w:space="0" w:color="auto"/>
          </w:divBdr>
        </w:div>
        <w:div w:id="1148741506">
          <w:marLeft w:val="640"/>
          <w:marRight w:val="0"/>
          <w:marTop w:val="0"/>
          <w:marBottom w:val="0"/>
          <w:divBdr>
            <w:top w:val="none" w:sz="0" w:space="0" w:color="auto"/>
            <w:left w:val="none" w:sz="0" w:space="0" w:color="auto"/>
            <w:bottom w:val="none" w:sz="0" w:space="0" w:color="auto"/>
            <w:right w:val="none" w:sz="0" w:space="0" w:color="auto"/>
          </w:divBdr>
        </w:div>
        <w:div w:id="133641621">
          <w:marLeft w:val="640"/>
          <w:marRight w:val="0"/>
          <w:marTop w:val="0"/>
          <w:marBottom w:val="0"/>
          <w:divBdr>
            <w:top w:val="none" w:sz="0" w:space="0" w:color="auto"/>
            <w:left w:val="none" w:sz="0" w:space="0" w:color="auto"/>
            <w:bottom w:val="none" w:sz="0" w:space="0" w:color="auto"/>
            <w:right w:val="none" w:sz="0" w:space="0" w:color="auto"/>
          </w:divBdr>
        </w:div>
        <w:div w:id="601037168">
          <w:marLeft w:val="640"/>
          <w:marRight w:val="0"/>
          <w:marTop w:val="0"/>
          <w:marBottom w:val="0"/>
          <w:divBdr>
            <w:top w:val="none" w:sz="0" w:space="0" w:color="auto"/>
            <w:left w:val="none" w:sz="0" w:space="0" w:color="auto"/>
            <w:bottom w:val="none" w:sz="0" w:space="0" w:color="auto"/>
            <w:right w:val="none" w:sz="0" w:space="0" w:color="auto"/>
          </w:divBdr>
        </w:div>
        <w:div w:id="1609503320">
          <w:marLeft w:val="640"/>
          <w:marRight w:val="0"/>
          <w:marTop w:val="0"/>
          <w:marBottom w:val="0"/>
          <w:divBdr>
            <w:top w:val="none" w:sz="0" w:space="0" w:color="auto"/>
            <w:left w:val="none" w:sz="0" w:space="0" w:color="auto"/>
            <w:bottom w:val="none" w:sz="0" w:space="0" w:color="auto"/>
            <w:right w:val="none" w:sz="0" w:space="0" w:color="auto"/>
          </w:divBdr>
        </w:div>
        <w:div w:id="1482576247">
          <w:marLeft w:val="640"/>
          <w:marRight w:val="0"/>
          <w:marTop w:val="0"/>
          <w:marBottom w:val="0"/>
          <w:divBdr>
            <w:top w:val="none" w:sz="0" w:space="0" w:color="auto"/>
            <w:left w:val="none" w:sz="0" w:space="0" w:color="auto"/>
            <w:bottom w:val="none" w:sz="0" w:space="0" w:color="auto"/>
            <w:right w:val="none" w:sz="0" w:space="0" w:color="auto"/>
          </w:divBdr>
        </w:div>
        <w:div w:id="1805125045">
          <w:marLeft w:val="640"/>
          <w:marRight w:val="0"/>
          <w:marTop w:val="0"/>
          <w:marBottom w:val="0"/>
          <w:divBdr>
            <w:top w:val="none" w:sz="0" w:space="0" w:color="auto"/>
            <w:left w:val="none" w:sz="0" w:space="0" w:color="auto"/>
            <w:bottom w:val="none" w:sz="0" w:space="0" w:color="auto"/>
            <w:right w:val="none" w:sz="0" w:space="0" w:color="auto"/>
          </w:divBdr>
        </w:div>
        <w:div w:id="189683399">
          <w:marLeft w:val="640"/>
          <w:marRight w:val="0"/>
          <w:marTop w:val="0"/>
          <w:marBottom w:val="0"/>
          <w:divBdr>
            <w:top w:val="none" w:sz="0" w:space="0" w:color="auto"/>
            <w:left w:val="none" w:sz="0" w:space="0" w:color="auto"/>
            <w:bottom w:val="none" w:sz="0" w:space="0" w:color="auto"/>
            <w:right w:val="none" w:sz="0" w:space="0" w:color="auto"/>
          </w:divBdr>
        </w:div>
        <w:div w:id="716121695">
          <w:marLeft w:val="640"/>
          <w:marRight w:val="0"/>
          <w:marTop w:val="0"/>
          <w:marBottom w:val="0"/>
          <w:divBdr>
            <w:top w:val="none" w:sz="0" w:space="0" w:color="auto"/>
            <w:left w:val="none" w:sz="0" w:space="0" w:color="auto"/>
            <w:bottom w:val="none" w:sz="0" w:space="0" w:color="auto"/>
            <w:right w:val="none" w:sz="0" w:space="0" w:color="auto"/>
          </w:divBdr>
        </w:div>
        <w:div w:id="210386232">
          <w:marLeft w:val="640"/>
          <w:marRight w:val="0"/>
          <w:marTop w:val="0"/>
          <w:marBottom w:val="0"/>
          <w:divBdr>
            <w:top w:val="none" w:sz="0" w:space="0" w:color="auto"/>
            <w:left w:val="none" w:sz="0" w:space="0" w:color="auto"/>
            <w:bottom w:val="none" w:sz="0" w:space="0" w:color="auto"/>
            <w:right w:val="none" w:sz="0" w:space="0" w:color="auto"/>
          </w:divBdr>
        </w:div>
        <w:div w:id="521632481">
          <w:marLeft w:val="640"/>
          <w:marRight w:val="0"/>
          <w:marTop w:val="0"/>
          <w:marBottom w:val="0"/>
          <w:divBdr>
            <w:top w:val="none" w:sz="0" w:space="0" w:color="auto"/>
            <w:left w:val="none" w:sz="0" w:space="0" w:color="auto"/>
            <w:bottom w:val="none" w:sz="0" w:space="0" w:color="auto"/>
            <w:right w:val="none" w:sz="0" w:space="0" w:color="auto"/>
          </w:divBdr>
        </w:div>
        <w:div w:id="792753669">
          <w:marLeft w:val="640"/>
          <w:marRight w:val="0"/>
          <w:marTop w:val="0"/>
          <w:marBottom w:val="0"/>
          <w:divBdr>
            <w:top w:val="none" w:sz="0" w:space="0" w:color="auto"/>
            <w:left w:val="none" w:sz="0" w:space="0" w:color="auto"/>
            <w:bottom w:val="none" w:sz="0" w:space="0" w:color="auto"/>
            <w:right w:val="none" w:sz="0" w:space="0" w:color="auto"/>
          </w:divBdr>
        </w:div>
        <w:div w:id="1086462316">
          <w:marLeft w:val="640"/>
          <w:marRight w:val="0"/>
          <w:marTop w:val="0"/>
          <w:marBottom w:val="0"/>
          <w:divBdr>
            <w:top w:val="none" w:sz="0" w:space="0" w:color="auto"/>
            <w:left w:val="none" w:sz="0" w:space="0" w:color="auto"/>
            <w:bottom w:val="none" w:sz="0" w:space="0" w:color="auto"/>
            <w:right w:val="none" w:sz="0" w:space="0" w:color="auto"/>
          </w:divBdr>
        </w:div>
        <w:div w:id="1117945379">
          <w:marLeft w:val="640"/>
          <w:marRight w:val="0"/>
          <w:marTop w:val="0"/>
          <w:marBottom w:val="0"/>
          <w:divBdr>
            <w:top w:val="none" w:sz="0" w:space="0" w:color="auto"/>
            <w:left w:val="none" w:sz="0" w:space="0" w:color="auto"/>
            <w:bottom w:val="none" w:sz="0" w:space="0" w:color="auto"/>
            <w:right w:val="none" w:sz="0" w:space="0" w:color="auto"/>
          </w:divBdr>
        </w:div>
        <w:div w:id="1094863699">
          <w:marLeft w:val="640"/>
          <w:marRight w:val="0"/>
          <w:marTop w:val="0"/>
          <w:marBottom w:val="0"/>
          <w:divBdr>
            <w:top w:val="none" w:sz="0" w:space="0" w:color="auto"/>
            <w:left w:val="none" w:sz="0" w:space="0" w:color="auto"/>
            <w:bottom w:val="none" w:sz="0" w:space="0" w:color="auto"/>
            <w:right w:val="none" w:sz="0" w:space="0" w:color="auto"/>
          </w:divBdr>
        </w:div>
        <w:div w:id="1358197660">
          <w:marLeft w:val="640"/>
          <w:marRight w:val="0"/>
          <w:marTop w:val="0"/>
          <w:marBottom w:val="0"/>
          <w:divBdr>
            <w:top w:val="none" w:sz="0" w:space="0" w:color="auto"/>
            <w:left w:val="none" w:sz="0" w:space="0" w:color="auto"/>
            <w:bottom w:val="none" w:sz="0" w:space="0" w:color="auto"/>
            <w:right w:val="none" w:sz="0" w:space="0" w:color="auto"/>
          </w:divBdr>
        </w:div>
      </w:divsChild>
    </w:div>
    <w:div w:id="1576820900">
      <w:bodyDiv w:val="1"/>
      <w:marLeft w:val="0"/>
      <w:marRight w:val="0"/>
      <w:marTop w:val="0"/>
      <w:marBottom w:val="0"/>
      <w:divBdr>
        <w:top w:val="none" w:sz="0" w:space="0" w:color="auto"/>
        <w:left w:val="none" w:sz="0" w:space="0" w:color="auto"/>
        <w:bottom w:val="none" w:sz="0" w:space="0" w:color="auto"/>
        <w:right w:val="none" w:sz="0" w:space="0" w:color="auto"/>
      </w:divBdr>
      <w:divsChild>
        <w:div w:id="1042174389">
          <w:marLeft w:val="640"/>
          <w:marRight w:val="0"/>
          <w:marTop w:val="0"/>
          <w:marBottom w:val="0"/>
          <w:divBdr>
            <w:top w:val="none" w:sz="0" w:space="0" w:color="auto"/>
            <w:left w:val="none" w:sz="0" w:space="0" w:color="auto"/>
            <w:bottom w:val="none" w:sz="0" w:space="0" w:color="auto"/>
            <w:right w:val="none" w:sz="0" w:space="0" w:color="auto"/>
          </w:divBdr>
        </w:div>
        <w:div w:id="925380842">
          <w:marLeft w:val="640"/>
          <w:marRight w:val="0"/>
          <w:marTop w:val="0"/>
          <w:marBottom w:val="0"/>
          <w:divBdr>
            <w:top w:val="none" w:sz="0" w:space="0" w:color="auto"/>
            <w:left w:val="none" w:sz="0" w:space="0" w:color="auto"/>
            <w:bottom w:val="none" w:sz="0" w:space="0" w:color="auto"/>
            <w:right w:val="none" w:sz="0" w:space="0" w:color="auto"/>
          </w:divBdr>
        </w:div>
        <w:div w:id="584412037">
          <w:marLeft w:val="640"/>
          <w:marRight w:val="0"/>
          <w:marTop w:val="0"/>
          <w:marBottom w:val="0"/>
          <w:divBdr>
            <w:top w:val="none" w:sz="0" w:space="0" w:color="auto"/>
            <w:left w:val="none" w:sz="0" w:space="0" w:color="auto"/>
            <w:bottom w:val="none" w:sz="0" w:space="0" w:color="auto"/>
            <w:right w:val="none" w:sz="0" w:space="0" w:color="auto"/>
          </w:divBdr>
        </w:div>
        <w:div w:id="1743285544">
          <w:marLeft w:val="640"/>
          <w:marRight w:val="0"/>
          <w:marTop w:val="0"/>
          <w:marBottom w:val="0"/>
          <w:divBdr>
            <w:top w:val="none" w:sz="0" w:space="0" w:color="auto"/>
            <w:left w:val="none" w:sz="0" w:space="0" w:color="auto"/>
            <w:bottom w:val="none" w:sz="0" w:space="0" w:color="auto"/>
            <w:right w:val="none" w:sz="0" w:space="0" w:color="auto"/>
          </w:divBdr>
        </w:div>
        <w:div w:id="986205159">
          <w:marLeft w:val="640"/>
          <w:marRight w:val="0"/>
          <w:marTop w:val="0"/>
          <w:marBottom w:val="0"/>
          <w:divBdr>
            <w:top w:val="none" w:sz="0" w:space="0" w:color="auto"/>
            <w:left w:val="none" w:sz="0" w:space="0" w:color="auto"/>
            <w:bottom w:val="none" w:sz="0" w:space="0" w:color="auto"/>
            <w:right w:val="none" w:sz="0" w:space="0" w:color="auto"/>
          </w:divBdr>
        </w:div>
        <w:div w:id="1791238073">
          <w:marLeft w:val="640"/>
          <w:marRight w:val="0"/>
          <w:marTop w:val="0"/>
          <w:marBottom w:val="0"/>
          <w:divBdr>
            <w:top w:val="none" w:sz="0" w:space="0" w:color="auto"/>
            <w:left w:val="none" w:sz="0" w:space="0" w:color="auto"/>
            <w:bottom w:val="none" w:sz="0" w:space="0" w:color="auto"/>
            <w:right w:val="none" w:sz="0" w:space="0" w:color="auto"/>
          </w:divBdr>
        </w:div>
        <w:div w:id="394206579">
          <w:marLeft w:val="640"/>
          <w:marRight w:val="0"/>
          <w:marTop w:val="0"/>
          <w:marBottom w:val="0"/>
          <w:divBdr>
            <w:top w:val="none" w:sz="0" w:space="0" w:color="auto"/>
            <w:left w:val="none" w:sz="0" w:space="0" w:color="auto"/>
            <w:bottom w:val="none" w:sz="0" w:space="0" w:color="auto"/>
            <w:right w:val="none" w:sz="0" w:space="0" w:color="auto"/>
          </w:divBdr>
        </w:div>
        <w:div w:id="1395740713">
          <w:marLeft w:val="640"/>
          <w:marRight w:val="0"/>
          <w:marTop w:val="0"/>
          <w:marBottom w:val="0"/>
          <w:divBdr>
            <w:top w:val="none" w:sz="0" w:space="0" w:color="auto"/>
            <w:left w:val="none" w:sz="0" w:space="0" w:color="auto"/>
            <w:bottom w:val="none" w:sz="0" w:space="0" w:color="auto"/>
            <w:right w:val="none" w:sz="0" w:space="0" w:color="auto"/>
          </w:divBdr>
        </w:div>
        <w:div w:id="1511329837">
          <w:marLeft w:val="640"/>
          <w:marRight w:val="0"/>
          <w:marTop w:val="0"/>
          <w:marBottom w:val="0"/>
          <w:divBdr>
            <w:top w:val="none" w:sz="0" w:space="0" w:color="auto"/>
            <w:left w:val="none" w:sz="0" w:space="0" w:color="auto"/>
            <w:bottom w:val="none" w:sz="0" w:space="0" w:color="auto"/>
            <w:right w:val="none" w:sz="0" w:space="0" w:color="auto"/>
          </w:divBdr>
        </w:div>
        <w:div w:id="422989906">
          <w:marLeft w:val="640"/>
          <w:marRight w:val="0"/>
          <w:marTop w:val="0"/>
          <w:marBottom w:val="0"/>
          <w:divBdr>
            <w:top w:val="none" w:sz="0" w:space="0" w:color="auto"/>
            <w:left w:val="none" w:sz="0" w:space="0" w:color="auto"/>
            <w:bottom w:val="none" w:sz="0" w:space="0" w:color="auto"/>
            <w:right w:val="none" w:sz="0" w:space="0" w:color="auto"/>
          </w:divBdr>
        </w:div>
        <w:div w:id="1798141312">
          <w:marLeft w:val="640"/>
          <w:marRight w:val="0"/>
          <w:marTop w:val="0"/>
          <w:marBottom w:val="0"/>
          <w:divBdr>
            <w:top w:val="none" w:sz="0" w:space="0" w:color="auto"/>
            <w:left w:val="none" w:sz="0" w:space="0" w:color="auto"/>
            <w:bottom w:val="none" w:sz="0" w:space="0" w:color="auto"/>
            <w:right w:val="none" w:sz="0" w:space="0" w:color="auto"/>
          </w:divBdr>
        </w:div>
        <w:div w:id="1718049355">
          <w:marLeft w:val="640"/>
          <w:marRight w:val="0"/>
          <w:marTop w:val="0"/>
          <w:marBottom w:val="0"/>
          <w:divBdr>
            <w:top w:val="none" w:sz="0" w:space="0" w:color="auto"/>
            <w:left w:val="none" w:sz="0" w:space="0" w:color="auto"/>
            <w:bottom w:val="none" w:sz="0" w:space="0" w:color="auto"/>
            <w:right w:val="none" w:sz="0" w:space="0" w:color="auto"/>
          </w:divBdr>
        </w:div>
        <w:div w:id="47338776">
          <w:marLeft w:val="640"/>
          <w:marRight w:val="0"/>
          <w:marTop w:val="0"/>
          <w:marBottom w:val="0"/>
          <w:divBdr>
            <w:top w:val="none" w:sz="0" w:space="0" w:color="auto"/>
            <w:left w:val="none" w:sz="0" w:space="0" w:color="auto"/>
            <w:bottom w:val="none" w:sz="0" w:space="0" w:color="auto"/>
            <w:right w:val="none" w:sz="0" w:space="0" w:color="auto"/>
          </w:divBdr>
        </w:div>
        <w:div w:id="634214284">
          <w:marLeft w:val="640"/>
          <w:marRight w:val="0"/>
          <w:marTop w:val="0"/>
          <w:marBottom w:val="0"/>
          <w:divBdr>
            <w:top w:val="none" w:sz="0" w:space="0" w:color="auto"/>
            <w:left w:val="none" w:sz="0" w:space="0" w:color="auto"/>
            <w:bottom w:val="none" w:sz="0" w:space="0" w:color="auto"/>
            <w:right w:val="none" w:sz="0" w:space="0" w:color="auto"/>
          </w:divBdr>
        </w:div>
        <w:div w:id="744769262">
          <w:marLeft w:val="640"/>
          <w:marRight w:val="0"/>
          <w:marTop w:val="0"/>
          <w:marBottom w:val="0"/>
          <w:divBdr>
            <w:top w:val="none" w:sz="0" w:space="0" w:color="auto"/>
            <w:left w:val="none" w:sz="0" w:space="0" w:color="auto"/>
            <w:bottom w:val="none" w:sz="0" w:space="0" w:color="auto"/>
            <w:right w:val="none" w:sz="0" w:space="0" w:color="auto"/>
          </w:divBdr>
        </w:div>
        <w:div w:id="1198927127">
          <w:marLeft w:val="640"/>
          <w:marRight w:val="0"/>
          <w:marTop w:val="0"/>
          <w:marBottom w:val="0"/>
          <w:divBdr>
            <w:top w:val="none" w:sz="0" w:space="0" w:color="auto"/>
            <w:left w:val="none" w:sz="0" w:space="0" w:color="auto"/>
            <w:bottom w:val="none" w:sz="0" w:space="0" w:color="auto"/>
            <w:right w:val="none" w:sz="0" w:space="0" w:color="auto"/>
          </w:divBdr>
        </w:div>
        <w:div w:id="1632664519">
          <w:marLeft w:val="640"/>
          <w:marRight w:val="0"/>
          <w:marTop w:val="0"/>
          <w:marBottom w:val="0"/>
          <w:divBdr>
            <w:top w:val="none" w:sz="0" w:space="0" w:color="auto"/>
            <w:left w:val="none" w:sz="0" w:space="0" w:color="auto"/>
            <w:bottom w:val="none" w:sz="0" w:space="0" w:color="auto"/>
            <w:right w:val="none" w:sz="0" w:space="0" w:color="auto"/>
          </w:divBdr>
        </w:div>
        <w:div w:id="682242359">
          <w:marLeft w:val="640"/>
          <w:marRight w:val="0"/>
          <w:marTop w:val="0"/>
          <w:marBottom w:val="0"/>
          <w:divBdr>
            <w:top w:val="none" w:sz="0" w:space="0" w:color="auto"/>
            <w:left w:val="none" w:sz="0" w:space="0" w:color="auto"/>
            <w:bottom w:val="none" w:sz="0" w:space="0" w:color="auto"/>
            <w:right w:val="none" w:sz="0" w:space="0" w:color="auto"/>
          </w:divBdr>
        </w:div>
        <w:div w:id="255678990">
          <w:marLeft w:val="640"/>
          <w:marRight w:val="0"/>
          <w:marTop w:val="0"/>
          <w:marBottom w:val="0"/>
          <w:divBdr>
            <w:top w:val="none" w:sz="0" w:space="0" w:color="auto"/>
            <w:left w:val="none" w:sz="0" w:space="0" w:color="auto"/>
            <w:bottom w:val="none" w:sz="0" w:space="0" w:color="auto"/>
            <w:right w:val="none" w:sz="0" w:space="0" w:color="auto"/>
          </w:divBdr>
        </w:div>
        <w:div w:id="2117628065">
          <w:marLeft w:val="640"/>
          <w:marRight w:val="0"/>
          <w:marTop w:val="0"/>
          <w:marBottom w:val="0"/>
          <w:divBdr>
            <w:top w:val="none" w:sz="0" w:space="0" w:color="auto"/>
            <w:left w:val="none" w:sz="0" w:space="0" w:color="auto"/>
            <w:bottom w:val="none" w:sz="0" w:space="0" w:color="auto"/>
            <w:right w:val="none" w:sz="0" w:space="0" w:color="auto"/>
          </w:divBdr>
        </w:div>
        <w:div w:id="1985351319">
          <w:marLeft w:val="640"/>
          <w:marRight w:val="0"/>
          <w:marTop w:val="0"/>
          <w:marBottom w:val="0"/>
          <w:divBdr>
            <w:top w:val="none" w:sz="0" w:space="0" w:color="auto"/>
            <w:left w:val="none" w:sz="0" w:space="0" w:color="auto"/>
            <w:bottom w:val="none" w:sz="0" w:space="0" w:color="auto"/>
            <w:right w:val="none" w:sz="0" w:space="0" w:color="auto"/>
          </w:divBdr>
        </w:div>
        <w:div w:id="1180580528">
          <w:marLeft w:val="640"/>
          <w:marRight w:val="0"/>
          <w:marTop w:val="0"/>
          <w:marBottom w:val="0"/>
          <w:divBdr>
            <w:top w:val="none" w:sz="0" w:space="0" w:color="auto"/>
            <w:left w:val="none" w:sz="0" w:space="0" w:color="auto"/>
            <w:bottom w:val="none" w:sz="0" w:space="0" w:color="auto"/>
            <w:right w:val="none" w:sz="0" w:space="0" w:color="auto"/>
          </w:divBdr>
        </w:div>
        <w:div w:id="196237473">
          <w:marLeft w:val="640"/>
          <w:marRight w:val="0"/>
          <w:marTop w:val="0"/>
          <w:marBottom w:val="0"/>
          <w:divBdr>
            <w:top w:val="none" w:sz="0" w:space="0" w:color="auto"/>
            <w:left w:val="none" w:sz="0" w:space="0" w:color="auto"/>
            <w:bottom w:val="none" w:sz="0" w:space="0" w:color="auto"/>
            <w:right w:val="none" w:sz="0" w:space="0" w:color="auto"/>
          </w:divBdr>
        </w:div>
        <w:div w:id="775443601">
          <w:marLeft w:val="640"/>
          <w:marRight w:val="0"/>
          <w:marTop w:val="0"/>
          <w:marBottom w:val="0"/>
          <w:divBdr>
            <w:top w:val="none" w:sz="0" w:space="0" w:color="auto"/>
            <w:left w:val="none" w:sz="0" w:space="0" w:color="auto"/>
            <w:bottom w:val="none" w:sz="0" w:space="0" w:color="auto"/>
            <w:right w:val="none" w:sz="0" w:space="0" w:color="auto"/>
          </w:divBdr>
        </w:div>
        <w:div w:id="1837380069">
          <w:marLeft w:val="640"/>
          <w:marRight w:val="0"/>
          <w:marTop w:val="0"/>
          <w:marBottom w:val="0"/>
          <w:divBdr>
            <w:top w:val="none" w:sz="0" w:space="0" w:color="auto"/>
            <w:left w:val="none" w:sz="0" w:space="0" w:color="auto"/>
            <w:bottom w:val="none" w:sz="0" w:space="0" w:color="auto"/>
            <w:right w:val="none" w:sz="0" w:space="0" w:color="auto"/>
          </w:divBdr>
        </w:div>
        <w:div w:id="668212210">
          <w:marLeft w:val="640"/>
          <w:marRight w:val="0"/>
          <w:marTop w:val="0"/>
          <w:marBottom w:val="0"/>
          <w:divBdr>
            <w:top w:val="none" w:sz="0" w:space="0" w:color="auto"/>
            <w:left w:val="none" w:sz="0" w:space="0" w:color="auto"/>
            <w:bottom w:val="none" w:sz="0" w:space="0" w:color="auto"/>
            <w:right w:val="none" w:sz="0" w:space="0" w:color="auto"/>
          </w:divBdr>
        </w:div>
        <w:div w:id="346829559">
          <w:marLeft w:val="640"/>
          <w:marRight w:val="0"/>
          <w:marTop w:val="0"/>
          <w:marBottom w:val="0"/>
          <w:divBdr>
            <w:top w:val="none" w:sz="0" w:space="0" w:color="auto"/>
            <w:left w:val="none" w:sz="0" w:space="0" w:color="auto"/>
            <w:bottom w:val="none" w:sz="0" w:space="0" w:color="auto"/>
            <w:right w:val="none" w:sz="0" w:space="0" w:color="auto"/>
          </w:divBdr>
        </w:div>
        <w:div w:id="949701091">
          <w:marLeft w:val="640"/>
          <w:marRight w:val="0"/>
          <w:marTop w:val="0"/>
          <w:marBottom w:val="0"/>
          <w:divBdr>
            <w:top w:val="none" w:sz="0" w:space="0" w:color="auto"/>
            <w:left w:val="none" w:sz="0" w:space="0" w:color="auto"/>
            <w:bottom w:val="none" w:sz="0" w:space="0" w:color="auto"/>
            <w:right w:val="none" w:sz="0" w:space="0" w:color="auto"/>
          </w:divBdr>
        </w:div>
        <w:div w:id="725908880">
          <w:marLeft w:val="640"/>
          <w:marRight w:val="0"/>
          <w:marTop w:val="0"/>
          <w:marBottom w:val="0"/>
          <w:divBdr>
            <w:top w:val="none" w:sz="0" w:space="0" w:color="auto"/>
            <w:left w:val="none" w:sz="0" w:space="0" w:color="auto"/>
            <w:bottom w:val="none" w:sz="0" w:space="0" w:color="auto"/>
            <w:right w:val="none" w:sz="0" w:space="0" w:color="auto"/>
          </w:divBdr>
        </w:div>
        <w:div w:id="728383874">
          <w:marLeft w:val="640"/>
          <w:marRight w:val="0"/>
          <w:marTop w:val="0"/>
          <w:marBottom w:val="0"/>
          <w:divBdr>
            <w:top w:val="none" w:sz="0" w:space="0" w:color="auto"/>
            <w:left w:val="none" w:sz="0" w:space="0" w:color="auto"/>
            <w:bottom w:val="none" w:sz="0" w:space="0" w:color="auto"/>
            <w:right w:val="none" w:sz="0" w:space="0" w:color="auto"/>
          </w:divBdr>
        </w:div>
        <w:div w:id="1035010598">
          <w:marLeft w:val="640"/>
          <w:marRight w:val="0"/>
          <w:marTop w:val="0"/>
          <w:marBottom w:val="0"/>
          <w:divBdr>
            <w:top w:val="none" w:sz="0" w:space="0" w:color="auto"/>
            <w:left w:val="none" w:sz="0" w:space="0" w:color="auto"/>
            <w:bottom w:val="none" w:sz="0" w:space="0" w:color="auto"/>
            <w:right w:val="none" w:sz="0" w:space="0" w:color="auto"/>
          </w:divBdr>
        </w:div>
        <w:div w:id="2084832931">
          <w:marLeft w:val="640"/>
          <w:marRight w:val="0"/>
          <w:marTop w:val="0"/>
          <w:marBottom w:val="0"/>
          <w:divBdr>
            <w:top w:val="none" w:sz="0" w:space="0" w:color="auto"/>
            <w:left w:val="none" w:sz="0" w:space="0" w:color="auto"/>
            <w:bottom w:val="none" w:sz="0" w:space="0" w:color="auto"/>
            <w:right w:val="none" w:sz="0" w:space="0" w:color="auto"/>
          </w:divBdr>
        </w:div>
        <w:div w:id="622005861">
          <w:marLeft w:val="640"/>
          <w:marRight w:val="0"/>
          <w:marTop w:val="0"/>
          <w:marBottom w:val="0"/>
          <w:divBdr>
            <w:top w:val="none" w:sz="0" w:space="0" w:color="auto"/>
            <w:left w:val="none" w:sz="0" w:space="0" w:color="auto"/>
            <w:bottom w:val="none" w:sz="0" w:space="0" w:color="auto"/>
            <w:right w:val="none" w:sz="0" w:space="0" w:color="auto"/>
          </w:divBdr>
        </w:div>
        <w:div w:id="1471707102">
          <w:marLeft w:val="640"/>
          <w:marRight w:val="0"/>
          <w:marTop w:val="0"/>
          <w:marBottom w:val="0"/>
          <w:divBdr>
            <w:top w:val="none" w:sz="0" w:space="0" w:color="auto"/>
            <w:left w:val="none" w:sz="0" w:space="0" w:color="auto"/>
            <w:bottom w:val="none" w:sz="0" w:space="0" w:color="auto"/>
            <w:right w:val="none" w:sz="0" w:space="0" w:color="auto"/>
          </w:divBdr>
        </w:div>
        <w:div w:id="728722274">
          <w:marLeft w:val="640"/>
          <w:marRight w:val="0"/>
          <w:marTop w:val="0"/>
          <w:marBottom w:val="0"/>
          <w:divBdr>
            <w:top w:val="none" w:sz="0" w:space="0" w:color="auto"/>
            <w:left w:val="none" w:sz="0" w:space="0" w:color="auto"/>
            <w:bottom w:val="none" w:sz="0" w:space="0" w:color="auto"/>
            <w:right w:val="none" w:sz="0" w:space="0" w:color="auto"/>
          </w:divBdr>
        </w:div>
        <w:div w:id="1036002320">
          <w:marLeft w:val="640"/>
          <w:marRight w:val="0"/>
          <w:marTop w:val="0"/>
          <w:marBottom w:val="0"/>
          <w:divBdr>
            <w:top w:val="none" w:sz="0" w:space="0" w:color="auto"/>
            <w:left w:val="none" w:sz="0" w:space="0" w:color="auto"/>
            <w:bottom w:val="none" w:sz="0" w:space="0" w:color="auto"/>
            <w:right w:val="none" w:sz="0" w:space="0" w:color="auto"/>
          </w:divBdr>
        </w:div>
        <w:div w:id="388920164">
          <w:marLeft w:val="640"/>
          <w:marRight w:val="0"/>
          <w:marTop w:val="0"/>
          <w:marBottom w:val="0"/>
          <w:divBdr>
            <w:top w:val="none" w:sz="0" w:space="0" w:color="auto"/>
            <w:left w:val="none" w:sz="0" w:space="0" w:color="auto"/>
            <w:bottom w:val="none" w:sz="0" w:space="0" w:color="auto"/>
            <w:right w:val="none" w:sz="0" w:space="0" w:color="auto"/>
          </w:divBdr>
        </w:div>
        <w:div w:id="1978804461">
          <w:marLeft w:val="640"/>
          <w:marRight w:val="0"/>
          <w:marTop w:val="0"/>
          <w:marBottom w:val="0"/>
          <w:divBdr>
            <w:top w:val="none" w:sz="0" w:space="0" w:color="auto"/>
            <w:left w:val="none" w:sz="0" w:space="0" w:color="auto"/>
            <w:bottom w:val="none" w:sz="0" w:space="0" w:color="auto"/>
            <w:right w:val="none" w:sz="0" w:space="0" w:color="auto"/>
          </w:divBdr>
        </w:div>
        <w:div w:id="512376062">
          <w:marLeft w:val="640"/>
          <w:marRight w:val="0"/>
          <w:marTop w:val="0"/>
          <w:marBottom w:val="0"/>
          <w:divBdr>
            <w:top w:val="none" w:sz="0" w:space="0" w:color="auto"/>
            <w:left w:val="none" w:sz="0" w:space="0" w:color="auto"/>
            <w:bottom w:val="none" w:sz="0" w:space="0" w:color="auto"/>
            <w:right w:val="none" w:sz="0" w:space="0" w:color="auto"/>
          </w:divBdr>
        </w:div>
        <w:div w:id="2056736516">
          <w:marLeft w:val="640"/>
          <w:marRight w:val="0"/>
          <w:marTop w:val="0"/>
          <w:marBottom w:val="0"/>
          <w:divBdr>
            <w:top w:val="none" w:sz="0" w:space="0" w:color="auto"/>
            <w:left w:val="none" w:sz="0" w:space="0" w:color="auto"/>
            <w:bottom w:val="none" w:sz="0" w:space="0" w:color="auto"/>
            <w:right w:val="none" w:sz="0" w:space="0" w:color="auto"/>
          </w:divBdr>
        </w:div>
        <w:div w:id="2059159714">
          <w:marLeft w:val="640"/>
          <w:marRight w:val="0"/>
          <w:marTop w:val="0"/>
          <w:marBottom w:val="0"/>
          <w:divBdr>
            <w:top w:val="none" w:sz="0" w:space="0" w:color="auto"/>
            <w:left w:val="none" w:sz="0" w:space="0" w:color="auto"/>
            <w:bottom w:val="none" w:sz="0" w:space="0" w:color="auto"/>
            <w:right w:val="none" w:sz="0" w:space="0" w:color="auto"/>
          </w:divBdr>
        </w:div>
        <w:div w:id="108552255">
          <w:marLeft w:val="640"/>
          <w:marRight w:val="0"/>
          <w:marTop w:val="0"/>
          <w:marBottom w:val="0"/>
          <w:divBdr>
            <w:top w:val="none" w:sz="0" w:space="0" w:color="auto"/>
            <w:left w:val="none" w:sz="0" w:space="0" w:color="auto"/>
            <w:bottom w:val="none" w:sz="0" w:space="0" w:color="auto"/>
            <w:right w:val="none" w:sz="0" w:space="0" w:color="auto"/>
          </w:divBdr>
        </w:div>
        <w:div w:id="2146043627">
          <w:marLeft w:val="640"/>
          <w:marRight w:val="0"/>
          <w:marTop w:val="0"/>
          <w:marBottom w:val="0"/>
          <w:divBdr>
            <w:top w:val="none" w:sz="0" w:space="0" w:color="auto"/>
            <w:left w:val="none" w:sz="0" w:space="0" w:color="auto"/>
            <w:bottom w:val="none" w:sz="0" w:space="0" w:color="auto"/>
            <w:right w:val="none" w:sz="0" w:space="0" w:color="auto"/>
          </w:divBdr>
        </w:div>
        <w:div w:id="1581594233">
          <w:marLeft w:val="640"/>
          <w:marRight w:val="0"/>
          <w:marTop w:val="0"/>
          <w:marBottom w:val="0"/>
          <w:divBdr>
            <w:top w:val="none" w:sz="0" w:space="0" w:color="auto"/>
            <w:left w:val="none" w:sz="0" w:space="0" w:color="auto"/>
            <w:bottom w:val="none" w:sz="0" w:space="0" w:color="auto"/>
            <w:right w:val="none" w:sz="0" w:space="0" w:color="auto"/>
          </w:divBdr>
        </w:div>
        <w:div w:id="1606763223">
          <w:marLeft w:val="640"/>
          <w:marRight w:val="0"/>
          <w:marTop w:val="0"/>
          <w:marBottom w:val="0"/>
          <w:divBdr>
            <w:top w:val="none" w:sz="0" w:space="0" w:color="auto"/>
            <w:left w:val="none" w:sz="0" w:space="0" w:color="auto"/>
            <w:bottom w:val="none" w:sz="0" w:space="0" w:color="auto"/>
            <w:right w:val="none" w:sz="0" w:space="0" w:color="auto"/>
          </w:divBdr>
        </w:div>
        <w:div w:id="1596816116">
          <w:marLeft w:val="640"/>
          <w:marRight w:val="0"/>
          <w:marTop w:val="0"/>
          <w:marBottom w:val="0"/>
          <w:divBdr>
            <w:top w:val="none" w:sz="0" w:space="0" w:color="auto"/>
            <w:left w:val="none" w:sz="0" w:space="0" w:color="auto"/>
            <w:bottom w:val="none" w:sz="0" w:space="0" w:color="auto"/>
            <w:right w:val="none" w:sz="0" w:space="0" w:color="auto"/>
          </w:divBdr>
        </w:div>
        <w:div w:id="104034860">
          <w:marLeft w:val="640"/>
          <w:marRight w:val="0"/>
          <w:marTop w:val="0"/>
          <w:marBottom w:val="0"/>
          <w:divBdr>
            <w:top w:val="none" w:sz="0" w:space="0" w:color="auto"/>
            <w:left w:val="none" w:sz="0" w:space="0" w:color="auto"/>
            <w:bottom w:val="none" w:sz="0" w:space="0" w:color="auto"/>
            <w:right w:val="none" w:sz="0" w:space="0" w:color="auto"/>
          </w:divBdr>
        </w:div>
        <w:div w:id="447630906">
          <w:marLeft w:val="640"/>
          <w:marRight w:val="0"/>
          <w:marTop w:val="0"/>
          <w:marBottom w:val="0"/>
          <w:divBdr>
            <w:top w:val="none" w:sz="0" w:space="0" w:color="auto"/>
            <w:left w:val="none" w:sz="0" w:space="0" w:color="auto"/>
            <w:bottom w:val="none" w:sz="0" w:space="0" w:color="auto"/>
            <w:right w:val="none" w:sz="0" w:space="0" w:color="auto"/>
          </w:divBdr>
        </w:div>
        <w:div w:id="697968325">
          <w:marLeft w:val="640"/>
          <w:marRight w:val="0"/>
          <w:marTop w:val="0"/>
          <w:marBottom w:val="0"/>
          <w:divBdr>
            <w:top w:val="none" w:sz="0" w:space="0" w:color="auto"/>
            <w:left w:val="none" w:sz="0" w:space="0" w:color="auto"/>
            <w:bottom w:val="none" w:sz="0" w:space="0" w:color="auto"/>
            <w:right w:val="none" w:sz="0" w:space="0" w:color="auto"/>
          </w:divBdr>
        </w:div>
        <w:div w:id="1928029224">
          <w:marLeft w:val="640"/>
          <w:marRight w:val="0"/>
          <w:marTop w:val="0"/>
          <w:marBottom w:val="0"/>
          <w:divBdr>
            <w:top w:val="none" w:sz="0" w:space="0" w:color="auto"/>
            <w:left w:val="none" w:sz="0" w:space="0" w:color="auto"/>
            <w:bottom w:val="none" w:sz="0" w:space="0" w:color="auto"/>
            <w:right w:val="none" w:sz="0" w:space="0" w:color="auto"/>
          </w:divBdr>
        </w:div>
        <w:div w:id="1760757443">
          <w:marLeft w:val="640"/>
          <w:marRight w:val="0"/>
          <w:marTop w:val="0"/>
          <w:marBottom w:val="0"/>
          <w:divBdr>
            <w:top w:val="none" w:sz="0" w:space="0" w:color="auto"/>
            <w:left w:val="none" w:sz="0" w:space="0" w:color="auto"/>
            <w:bottom w:val="none" w:sz="0" w:space="0" w:color="auto"/>
            <w:right w:val="none" w:sz="0" w:space="0" w:color="auto"/>
          </w:divBdr>
        </w:div>
        <w:div w:id="1573813869">
          <w:marLeft w:val="640"/>
          <w:marRight w:val="0"/>
          <w:marTop w:val="0"/>
          <w:marBottom w:val="0"/>
          <w:divBdr>
            <w:top w:val="none" w:sz="0" w:space="0" w:color="auto"/>
            <w:left w:val="none" w:sz="0" w:space="0" w:color="auto"/>
            <w:bottom w:val="none" w:sz="0" w:space="0" w:color="auto"/>
            <w:right w:val="none" w:sz="0" w:space="0" w:color="auto"/>
          </w:divBdr>
        </w:div>
        <w:div w:id="1192836401">
          <w:marLeft w:val="640"/>
          <w:marRight w:val="0"/>
          <w:marTop w:val="0"/>
          <w:marBottom w:val="0"/>
          <w:divBdr>
            <w:top w:val="none" w:sz="0" w:space="0" w:color="auto"/>
            <w:left w:val="none" w:sz="0" w:space="0" w:color="auto"/>
            <w:bottom w:val="none" w:sz="0" w:space="0" w:color="auto"/>
            <w:right w:val="none" w:sz="0" w:space="0" w:color="auto"/>
          </w:divBdr>
        </w:div>
        <w:div w:id="380055721">
          <w:marLeft w:val="640"/>
          <w:marRight w:val="0"/>
          <w:marTop w:val="0"/>
          <w:marBottom w:val="0"/>
          <w:divBdr>
            <w:top w:val="none" w:sz="0" w:space="0" w:color="auto"/>
            <w:left w:val="none" w:sz="0" w:space="0" w:color="auto"/>
            <w:bottom w:val="none" w:sz="0" w:space="0" w:color="auto"/>
            <w:right w:val="none" w:sz="0" w:space="0" w:color="auto"/>
          </w:divBdr>
        </w:div>
        <w:div w:id="1439984537">
          <w:marLeft w:val="640"/>
          <w:marRight w:val="0"/>
          <w:marTop w:val="0"/>
          <w:marBottom w:val="0"/>
          <w:divBdr>
            <w:top w:val="none" w:sz="0" w:space="0" w:color="auto"/>
            <w:left w:val="none" w:sz="0" w:space="0" w:color="auto"/>
            <w:bottom w:val="none" w:sz="0" w:space="0" w:color="auto"/>
            <w:right w:val="none" w:sz="0" w:space="0" w:color="auto"/>
          </w:divBdr>
        </w:div>
        <w:div w:id="2137600033">
          <w:marLeft w:val="640"/>
          <w:marRight w:val="0"/>
          <w:marTop w:val="0"/>
          <w:marBottom w:val="0"/>
          <w:divBdr>
            <w:top w:val="none" w:sz="0" w:space="0" w:color="auto"/>
            <w:left w:val="none" w:sz="0" w:space="0" w:color="auto"/>
            <w:bottom w:val="none" w:sz="0" w:space="0" w:color="auto"/>
            <w:right w:val="none" w:sz="0" w:space="0" w:color="auto"/>
          </w:divBdr>
        </w:div>
        <w:div w:id="65151711">
          <w:marLeft w:val="640"/>
          <w:marRight w:val="0"/>
          <w:marTop w:val="0"/>
          <w:marBottom w:val="0"/>
          <w:divBdr>
            <w:top w:val="none" w:sz="0" w:space="0" w:color="auto"/>
            <w:left w:val="none" w:sz="0" w:space="0" w:color="auto"/>
            <w:bottom w:val="none" w:sz="0" w:space="0" w:color="auto"/>
            <w:right w:val="none" w:sz="0" w:space="0" w:color="auto"/>
          </w:divBdr>
        </w:div>
        <w:div w:id="1178498879">
          <w:marLeft w:val="640"/>
          <w:marRight w:val="0"/>
          <w:marTop w:val="0"/>
          <w:marBottom w:val="0"/>
          <w:divBdr>
            <w:top w:val="none" w:sz="0" w:space="0" w:color="auto"/>
            <w:left w:val="none" w:sz="0" w:space="0" w:color="auto"/>
            <w:bottom w:val="none" w:sz="0" w:space="0" w:color="auto"/>
            <w:right w:val="none" w:sz="0" w:space="0" w:color="auto"/>
          </w:divBdr>
        </w:div>
        <w:div w:id="1246039942">
          <w:marLeft w:val="640"/>
          <w:marRight w:val="0"/>
          <w:marTop w:val="0"/>
          <w:marBottom w:val="0"/>
          <w:divBdr>
            <w:top w:val="none" w:sz="0" w:space="0" w:color="auto"/>
            <w:left w:val="none" w:sz="0" w:space="0" w:color="auto"/>
            <w:bottom w:val="none" w:sz="0" w:space="0" w:color="auto"/>
            <w:right w:val="none" w:sz="0" w:space="0" w:color="auto"/>
          </w:divBdr>
        </w:div>
        <w:div w:id="367995319">
          <w:marLeft w:val="640"/>
          <w:marRight w:val="0"/>
          <w:marTop w:val="0"/>
          <w:marBottom w:val="0"/>
          <w:divBdr>
            <w:top w:val="none" w:sz="0" w:space="0" w:color="auto"/>
            <w:left w:val="none" w:sz="0" w:space="0" w:color="auto"/>
            <w:bottom w:val="none" w:sz="0" w:space="0" w:color="auto"/>
            <w:right w:val="none" w:sz="0" w:space="0" w:color="auto"/>
          </w:divBdr>
        </w:div>
        <w:div w:id="1692757406">
          <w:marLeft w:val="640"/>
          <w:marRight w:val="0"/>
          <w:marTop w:val="0"/>
          <w:marBottom w:val="0"/>
          <w:divBdr>
            <w:top w:val="none" w:sz="0" w:space="0" w:color="auto"/>
            <w:left w:val="none" w:sz="0" w:space="0" w:color="auto"/>
            <w:bottom w:val="none" w:sz="0" w:space="0" w:color="auto"/>
            <w:right w:val="none" w:sz="0" w:space="0" w:color="auto"/>
          </w:divBdr>
        </w:div>
        <w:div w:id="2128616876">
          <w:marLeft w:val="640"/>
          <w:marRight w:val="0"/>
          <w:marTop w:val="0"/>
          <w:marBottom w:val="0"/>
          <w:divBdr>
            <w:top w:val="none" w:sz="0" w:space="0" w:color="auto"/>
            <w:left w:val="none" w:sz="0" w:space="0" w:color="auto"/>
            <w:bottom w:val="none" w:sz="0" w:space="0" w:color="auto"/>
            <w:right w:val="none" w:sz="0" w:space="0" w:color="auto"/>
          </w:divBdr>
        </w:div>
        <w:div w:id="1381973158">
          <w:marLeft w:val="640"/>
          <w:marRight w:val="0"/>
          <w:marTop w:val="0"/>
          <w:marBottom w:val="0"/>
          <w:divBdr>
            <w:top w:val="none" w:sz="0" w:space="0" w:color="auto"/>
            <w:left w:val="none" w:sz="0" w:space="0" w:color="auto"/>
            <w:bottom w:val="none" w:sz="0" w:space="0" w:color="auto"/>
            <w:right w:val="none" w:sz="0" w:space="0" w:color="auto"/>
          </w:divBdr>
        </w:div>
        <w:div w:id="1455295331">
          <w:marLeft w:val="640"/>
          <w:marRight w:val="0"/>
          <w:marTop w:val="0"/>
          <w:marBottom w:val="0"/>
          <w:divBdr>
            <w:top w:val="none" w:sz="0" w:space="0" w:color="auto"/>
            <w:left w:val="none" w:sz="0" w:space="0" w:color="auto"/>
            <w:bottom w:val="none" w:sz="0" w:space="0" w:color="auto"/>
            <w:right w:val="none" w:sz="0" w:space="0" w:color="auto"/>
          </w:divBdr>
        </w:div>
        <w:div w:id="1292900072">
          <w:marLeft w:val="640"/>
          <w:marRight w:val="0"/>
          <w:marTop w:val="0"/>
          <w:marBottom w:val="0"/>
          <w:divBdr>
            <w:top w:val="none" w:sz="0" w:space="0" w:color="auto"/>
            <w:left w:val="none" w:sz="0" w:space="0" w:color="auto"/>
            <w:bottom w:val="none" w:sz="0" w:space="0" w:color="auto"/>
            <w:right w:val="none" w:sz="0" w:space="0" w:color="auto"/>
          </w:divBdr>
        </w:div>
        <w:div w:id="1573732516">
          <w:marLeft w:val="640"/>
          <w:marRight w:val="0"/>
          <w:marTop w:val="0"/>
          <w:marBottom w:val="0"/>
          <w:divBdr>
            <w:top w:val="none" w:sz="0" w:space="0" w:color="auto"/>
            <w:left w:val="none" w:sz="0" w:space="0" w:color="auto"/>
            <w:bottom w:val="none" w:sz="0" w:space="0" w:color="auto"/>
            <w:right w:val="none" w:sz="0" w:space="0" w:color="auto"/>
          </w:divBdr>
        </w:div>
        <w:div w:id="1932203537">
          <w:marLeft w:val="640"/>
          <w:marRight w:val="0"/>
          <w:marTop w:val="0"/>
          <w:marBottom w:val="0"/>
          <w:divBdr>
            <w:top w:val="none" w:sz="0" w:space="0" w:color="auto"/>
            <w:left w:val="none" w:sz="0" w:space="0" w:color="auto"/>
            <w:bottom w:val="none" w:sz="0" w:space="0" w:color="auto"/>
            <w:right w:val="none" w:sz="0" w:space="0" w:color="auto"/>
          </w:divBdr>
        </w:div>
        <w:div w:id="636910381">
          <w:marLeft w:val="640"/>
          <w:marRight w:val="0"/>
          <w:marTop w:val="0"/>
          <w:marBottom w:val="0"/>
          <w:divBdr>
            <w:top w:val="none" w:sz="0" w:space="0" w:color="auto"/>
            <w:left w:val="none" w:sz="0" w:space="0" w:color="auto"/>
            <w:bottom w:val="none" w:sz="0" w:space="0" w:color="auto"/>
            <w:right w:val="none" w:sz="0" w:space="0" w:color="auto"/>
          </w:divBdr>
        </w:div>
        <w:div w:id="672954660">
          <w:marLeft w:val="640"/>
          <w:marRight w:val="0"/>
          <w:marTop w:val="0"/>
          <w:marBottom w:val="0"/>
          <w:divBdr>
            <w:top w:val="none" w:sz="0" w:space="0" w:color="auto"/>
            <w:left w:val="none" w:sz="0" w:space="0" w:color="auto"/>
            <w:bottom w:val="none" w:sz="0" w:space="0" w:color="auto"/>
            <w:right w:val="none" w:sz="0" w:space="0" w:color="auto"/>
          </w:divBdr>
        </w:div>
        <w:div w:id="214781208">
          <w:marLeft w:val="640"/>
          <w:marRight w:val="0"/>
          <w:marTop w:val="0"/>
          <w:marBottom w:val="0"/>
          <w:divBdr>
            <w:top w:val="none" w:sz="0" w:space="0" w:color="auto"/>
            <w:left w:val="none" w:sz="0" w:space="0" w:color="auto"/>
            <w:bottom w:val="none" w:sz="0" w:space="0" w:color="auto"/>
            <w:right w:val="none" w:sz="0" w:space="0" w:color="auto"/>
          </w:divBdr>
        </w:div>
        <w:div w:id="832068069">
          <w:marLeft w:val="640"/>
          <w:marRight w:val="0"/>
          <w:marTop w:val="0"/>
          <w:marBottom w:val="0"/>
          <w:divBdr>
            <w:top w:val="none" w:sz="0" w:space="0" w:color="auto"/>
            <w:left w:val="none" w:sz="0" w:space="0" w:color="auto"/>
            <w:bottom w:val="none" w:sz="0" w:space="0" w:color="auto"/>
            <w:right w:val="none" w:sz="0" w:space="0" w:color="auto"/>
          </w:divBdr>
        </w:div>
        <w:div w:id="1233470772">
          <w:marLeft w:val="640"/>
          <w:marRight w:val="0"/>
          <w:marTop w:val="0"/>
          <w:marBottom w:val="0"/>
          <w:divBdr>
            <w:top w:val="none" w:sz="0" w:space="0" w:color="auto"/>
            <w:left w:val="none" w:sz="0" w:space="0" w:color="auto"/>
            <w:bottom w:val="none" w:sz="0" w:space="0" w:color="auto"/>
            <w:right w:val="none" w:sz="0" w:space="0" w:color="auto"/>
          </w:divBdr>
        </w:div>
        <w:div w:id="1761608178">
          <w:marLeft w:val="640"/>
          <w:marRight w:val="0"/>
          <w:marTop w:val="0"/>
          <w:marBottom w:val="0"/>
          <w:divBdr>
            <w:top w:val="none" w:sz="0" w:space="0" w:color="auto"/>
            <w:left w:val="none" w:sz="0" w:space="0" w:color="auto"/>
            <w:bottom w:val="none" w:sz="0" w:space="0" w:color="auto"/>
            <w:right w:val="none" w:sz="0" w:space="0" w:color="auto"/>
          </w:divBdr>
        </w:div>
        <w:div w:id="588078701">
          <w:marLeft w:val="640"/>
          <w:marRight w:val="0"/>
          <w:marTop w:val="0"/>
          <w:marBottom w:val="0"/>
          <w:divBdr>
            <w:top w:val="none" w:sz="0" w:space="0" w:color="auto"/>
            <w:left w:val="none" w:sz="0" w:space="0" w:color="auto"/>
            <w:bottom w:val="none" w:sz="0" w:space="0" w:color="auto"/>
            <w:right w:val="none" w:sz="0" w:space="0" w:color="auto"/>
          </w:divBdr>
        </w:div>
        <w:div w:id="529152483">
          <w:marLeft w:val="640"/>
          <w:marRight w:val="0"/>
          <w:marTop w:val="0"/>
          <w:marBottom w:val="0"/>
          <w:divBdr>
            <w:top w:val="none" w:sz="0" w:space="0" w:color="auto"/>
            <w:left w:val="none" w:sz="0" w:space="0" w:color="auto"/>
            <w:bottom w:val="none" w:sz="0" w:space="0" w:color="auto"/>
            <w:right w:val="none" w:sz="0" w:space="0" w:color="auto"/>
          </w:divBdr>
        </w:div>
        <w:div w:id="1380127643">
          <w:marLeft w:val="640"/>
          <w:marRight w:val="0"/>
          <w:marTop w:val="0"/>
          <w:marBottom w:val="0"/>
          <w:divBdr>
            <w:top w:val="none" w:sz="0" w:space="0" w:color="auto"/>
            <w:left w:val="none" w:sz="0" w:space="0" w:color="auto"/>
            <w:bottom w:val="none" w:sz="0" w:space="0" w:color="auto"/>
            <w:right w:val="none" w:sz="0" w:space="0" w:color="auto"/>
          </w:divBdr>
        </w:div>
        <w:div w:id="615453399">
          <w:marLeft w:val="640"/>
          <w:marRight w:val="0"/>
          <w:marTop w:val="0"/>
          <w:marBottom w:val="0"/>
          <w:divBdr>
            <w:top w:val="none" w:sz="0" w:space="0" w:color="auto"/>
            <w:left w:val="none" w:sz="0" w:space="0" w:color="auto"/>
            <w:bottom w:val="none" w:sz="0" w:space="0" w:color="auto"/>
            <w:right w:val="none" w:sz="0" w:space="0" w:color="auto"/>
          </w:divBdr>
        </w:div>
        <w:div w:id="1061711510">
          <w:marLeft w:val="640"/>
          <w:marRight w:val="0"/>
          <w:marTop w:val="0"/>
          <w:marBottom w:val="0"/>
          <w:divBdr>
            <w:top w:val="none" w:sz="0" w:space="0" w:color="auto"/>
            <w:left w:val="none" w:sz="0" w:space="0" w:color="auto"/>
            <w:bottom w:val="none" w:sz="0" w:space="0" w:color="auto"/>
            <w:right w:val="none" w:sz="0" w:space="0" w:color="auto"/>
          </w:divBdr>
        </w:div>
        <w:div w:id="385645572">
          <w:marLeft w:val="640"/>
          <w:marRight w:val="0"/>
          <w:marTop w:val="0"/>
          <w:marBottom w:val="0"/>
          <w:divBdr>
            <w:top w:val="none" w:sz="0" w:space="0" w:color="auto"/>
            <w:left w:val="none" w:sz="0" w:space="0" w:color="auto"/>
            <w:bottom w:val="none" w:sz="0" w:space="0" w:color="auto"/>
            <w:right w:val="none" w:sz="0" w:space="0" w:color="auto"/>
          </w:divBdr>
        </w:div>
        <w:div w:id="1409957250">
          <w:marLeft w:val="640"/>
          <w:marRight w:val="0"/>
          <w:marTop w:val="0"/>
          <w:marBottom w:val="0"/>
          <w:divBdr>
            <w:top w:val="none" w:sz="0" w:space="0" w:color="auto"/>
            <w:left w:val="none" w:sz="0" w:space="0" w:color="auto"/>
            <w:bottom w:val="none" w:sz="0" w:space="0" w:color="auto"/>
            <w:right w:val="none" w:sz="0" w:space="0" w:color="auto"/>
          </w:divBdr>
        </w:div>
        <w:div w:id="1317996814">
          <w:marLeft w:val="640"/>
          <w:marRight w:val="0"/>
          <w:marTop w:val="0"/>
          <w:marBottom w:val="0"/>
          <w:divBdr>
            <w:top w:val="none" w:sz="0" w:space="0" w:color="auto"/>
            <w:left w:val="none" w:sz="0" w:space="0" w:color="auto"/>
            <w:bottom w:val="none" w:sz="0" w:space="0" w:color="auto"/>
            <w:right w:val="none" w:sz="0" w:space="0" w:color="auto"/>
          </w:divBdr>
        </w:div>
        <w:div w:id="1550997857">
          <w:marLeft w:val="640"/>
          <w:marRight w:val="0"/>
          <w:marTop w:val="0"/>
          <w:marBottom w:val="0"/>
          <w:divBdr>
            <w:top w:val="none" w:sz="0" w:space="0" w:color="auto"/>
            <w:left w:val="none" w:sz="0" w:space="0" w:color="auto"/>
            <w:bottom w:val="none" w:sz="0" w:space="0" w:color="auto"/>
            <w:right w:val="none" w:sz="0" w:space="0" w:color="auto"/>
          </w:divBdr>
        </w:div>
        <w:div w:id="326831622">
          <w:marLeft w:val="640"/>
          <w:marRight w:val="0"/>
          <w:marTop w:val="0"/>
          <w:marBottom w:val="0"/>
          <w:divBdr>
            <w:top w:val="none" w:sz="0" w:space="0" w:color="auto"/>
            <w:left w:val="none" w:sz="0" w:space="0" w:color="auto"/>
            <w:bottom w:val="none" w:sz="0" w:space="0" w:color="auto"/>
            <w:right w:val="none" w:sz="0" w:space="0" w:color="auto"/>
          </w:divBdr>
        </w:div>
        <w:div w:id="146173862">
          <w:marLeft w:val="640"/>
          <w:marRight w:val="0"/>
          <w:marTop w:val="0"/>
          <w:marBottom w:val="0"/>
          <w:divBdr>
            <w:top w:val="none" w:sz="0" w:space="0" w:color="auto"/>
            <w:left w:val="none" w:sz="0" w:space="0" w:color="auto"/>
            <w:bottom w:val="none" w:sz="0" w:space="0" w:color="auto"/>
            <w:right w:val="none" w:sz="0" w:space="0" w:color="auto"/>
          </w:divBdr>
        </w:div>
        <w:div w:id="1495491192">
          <w:marLeft w:val="640"/>
          <w:marRight w:val="0"/>
          <w:marTop w:val="0"/>
          <w:marBottom w:val="0"/>
          <w:divBdr>
            <w:top w:val="none" w:sz="0" w:space="0" w:color="auto"/>
            <w:left w:val="none" w:sz="0" w:space="0" w:color="auto"/>
            <w:bottom w:val="none" w:sz="0" w:space="0" w:color="auto"/>
            <w:right w:val="none" w:sz="0" w:space="0" w:color="auto"/>
          </w:divBdr>
        </w:div>
        <w:div w:id="922446714">
          <w:marLeft w:val="640"/>
          <w:marRight w:val="0"/>
          <w:marTop w:val="0"/>
          <w:marBottom w:val="0"/>
          <w:divBdr>
            <w:top w:val="none" w:sz="0" w:space="0" w:color="auto"/>
            <w:left w:val="none" w:sz="0" w:space="0" w:color="auto"/>
            <w:bottom w:val="none" w:sz="0" w:space="0" w:color="auto"/>
            <w:right w:val="none" w:sz="0" w:space="0" w:color="auto"/>
          </w:divBdr>
        </w:div>
        <w:div w:id="1253591649">
          <w:marLeft w:val="640"/>
          <w:marRight w:val="0"/>
          <w:marTop w:val="0"/>
          <w:marBottom w:val="0"/>
          <w:divBdr>
            <w:top w:val="none" w:sz="0" w:space="0" w:color="auto"/>
            <w:left w:val="none" w:sz="0" w:space="0" w:color="auto"/>
            <w:bottom w:val="none" w:sz="0" w:space="0" w:color="auto"/>
            <w:right w:val="none" w:sz="0" w:space="0" w:color="auto"/>
          </w:divBdr>
        </w:div>
        <w:div w:id="365907263">
          <w:marLeft w:val="640"/>
          <w:marRight w:val="0"/>
          <w:marTop w:val="0"/>
          <w:marBottom w:val="0"/>
          <w:divBdr>
            <w:top w:val="none" w:sz="0" w:space="0" w:color="auto"/>
            <w:left w:val="none" w:sz="0" w:space="0" w:color="auto"/>
            <w:bottom w:val="none" w:sz="0" w:space="0" w:color="auto"/>
            <w:right w:val="none" w:sz="0" w:space="0" w:color="auto"/>
          </w:divBdr>
        </w:div>
        <w:div w:id="287972888">
          <w:marLeft w:val="640"/>
          <w:marRight w:val="0"/>
          <w:marTop w:val="0"/>
          <w:marBottom w:val="0"/>
          <w:divBdr>
            <w:top w:val="none" w:sz="0" w:space="0" w:color="auto"/>
            <w:left w:val="none" w:sz="0" w:space="0" w:color="auto"/>
            <w:bottom w:val="none" w:sz="0" w:space="0" w:color="auto"/>
            <w:right w:val="none" w:sz="0" w:space="0" w:color="auto"/>
          </w:divBdr>
        </w:div>
        <w:div w:id="520701638">
          <w:marLeft w:val="640"/>
          <w:marRight w:val="0"/>
          <w:marTop w:val="0"/>
          <w:marBottom w:val="0"/>
          <w:divBdr>
            <w:top w:val="none" w:sz="0" w:space="0" w:color="auto"/>
            <w:left w:val="none" w:sz="0" w:space="0" w:color="auto"/>
            <w:bottom w:val="none" w:sz="0" w:space="0" w:color="auto"/>
            <w:right w:val="none" w:sz="0" w:space="0" w:color="auto"/>
          </w:divBdr>
        </w:div>
        <w:div w:id="1146822040">
          <w:marLeft w:val="640"/>
          <w:marRight w:val="0"/>
          <w:marTop w:val="0"/>
          <w:marBottom w:val="0"/>
          <w:divBdr>
            <w:top w:val="none" w:sz="0" w:space="0" w:color="auto"/>
            <w:left w:val="none" w:sz="0" w:space="0" w:color="auto"/>
            <w:bottom w:val="none" w:sz="0" w:space="0" w:color="auto"/>
            <w:right w:val="none" w:sz="0" w:space="0" w:color="auto"/>
          </w:divBdr>
        </w:div>
        <w:div w:id="1808552335">
          <w:marLeft w:val="640"/>
          <w:marRight w:val="0"/>
          <w:marTop w:val="0"/>
          <w:marBottom w:val="0"/>
          <w:divBdr>
            <w:top w:val="none" w:sz="0" w:space="0" w:color="auto"/>
            <w:left w:val="none" w:sz="0" w:space="0" w:color="auto"/>
            <w:bottom w:val="none" w:sz="0" w:space="0" w:color="auto"/>
            <w:right w:val="none" w:sz="0" w:space="0" w:color="auto"/>
          </w:divBdr>
        </w:div>
        <w:div w:id="2048019352">
          <w:marLeft w:val="640"/>
          <w:marRight w:val="0"/>
          <w:marTop w:val="0"/>
          <w:marBottom w:val="0"/>
          <w:divBdr>
            <w:top w:val="none" w:sz="0" w:space="0" w:color="auto"/>
            <w:left w:val="none" w:sz="0" w:space="0" w:color="auto"/>
            <w:bottom w:val="none" w:sz="0" w:space="0" w:color="auto"/>
            <w:right w:val="none" w:sz="0" w:space="0" w:color="auto"/>
          </w:divBdr>
        </w:div>
        <w:div w:id="812983675">
          <w:marLeft w:val="640"/>
          <w:marRight w:val="0"/>
          <w:marTop w:val="0"/>
          <w:marBottom w:val="0"/>
          <w:divBdr>
            <w:top w:val="none" w:sz="0" w:space="0" w:color="auto"/>
            <w:left w:val="none" w:sz="0" w:space="0" w:color="auto"/>
            <w:bottom w:val="none" w:sz="0" w:space="0" w:color="auto"/>
            <w:right w:val="none" w:sz="0" w:space="0" w:color="auto"/>
          </w:divBdr>
        </w:div>
        <w:div w:id="2146967097">
          <w:marLeft w:val="640"/>
          <w:marRight w:val="0"/>
          <w:marTop w:val="0"/>
          <w:marBottom w:val="0"/>
          <w:divBdr>
            <w:top w:val="none" w:sz="0" w:space="0" w:color="auto"/>
            <w:left w:val="none" w:sz="0" w:space="0" w:color="auto"/>
            <w:bottom w:val="none" w:sz="0" w:space="0" w:color="auto"/>
            <w:right w:val="none" w:sz="0" w:space="0" w:color="auto"/>
          </w:divBdr>
        </w:div>
        <w:div w:id="259139826">
          <w:marLeft w:val="640"/>
          <w:marRight w:val="0"/>
          <w:marTop w:val="0"/>
          <w:marBottom w:val="0"/>
          <w:divBdr>
            <w:top w:val="none" w:sz="0" w:space="0" w:color="auto"/>
            <w:left w:val="none" w:sz="0" w:space="0" w:color="auto"/>
            <w:bottom w:val="none" w:sz="0" w:space="0" w:color="auto"/>
            <w:right w:val="none" w:sz="0" w:space="0" w:color="auto"/>
          </w:divBdr>
        </w:div>
        <w:div w:id="1422871032">
          <w:marLeft w:val="640"/>
          <w:marRight w:val="0"/>
          <w:marTop w:val="0"/>
          <w:marBottom w:val="0"/>
          <w:divBdr>
            <w:top w:val="none" w:sz="0" w:space="0" w:color="auto"/>
            <w:left w:val="none" w:sz="0" w:space="0" w:color="auto"/>
            <w:bottom w:val="none" w:sz="0" w:space="0" w:color="auto"/>
            <w:right w:val="none" w:sz="0" w:space="0" w:color="auto"/>
          </w:divBdr>
        </w:div>
        <w:div w:id="981424850">
          <w:marLeft w:val="640"/>
          <w:marRight w:val="0"/>
          <w:marTop w:val="0"/>
          <w:marBottom w:val="0"/>
          <w:divBdr>
            <w:top w:val="none" w:sz="0" w:space="0" w:color="auto"/>
            <w:left w:val="none" w:sz="0" w:space="0" w:color="auto"/>
            <w:bottom w:val="none" w:sz="0" w:space="0" w:color="auto"/>
            <w:right w:val="none" w:sz="0" w:space="0" w:color="auto"/>
          </w:divBdr>
        </w:div>
        <w:div w:id="1328636294">
          <w:marLeft w:val="640"/>
          <w:marRight w:val="0"/>
          <w:marTop w:val="0"/>
          <w:marBottom w:val="0"/>
          <w:divBdr>
            <w:top w:val="none" w:sz="0" w:space="0" w:color="auto"/>
            <w:left w:val="none" w:sz="0" w:space="0" w:color="auto"/>
            <w:bottom w:val="none" w:sz="0" w:space="0" w:color="auto"/>
            <w:right w:val="none" w:sz="0" w:space="0" w:color="auto"/>
          </w:divBdr>
        </w:div>
        <w:div w:id="138767146">
          <w:marLeft w:val="640"/>
          <w:marRight w:val="0"/>
          <w:marTop w:val="0"/>
          <w:marBottom w:val="0"/>
          <w:divBdr>
            <w:top w:val="none" w:sz="0" w:space="0" w:color="auto"/>
            <w:left w:val="none" w:sz="0" w:space="0" w:color="auto"/>
            <w:bottom w:val="none" w:sz="0" w:space="0" w:color="auto"/>
            <w:right w:val="none" w:sz="0" w:space="0" w:color="auto"/>
          </w:divBdr>
        </w:div>
        <w:div w:id="1213543432">
          <w:marLeft w:val="640"/>
          <w:marRight w:val="0"/>
          <w:marTop w:val="0"/>
          <w:marBottom w:val="0"/>
          <w:divBdr>
            <w:top w:val="none" w:sz="0" w:space="0" w:color="auto"/>
            <w:left w:val="none" w:sz="0" w:space="0" w:color="auto"/>
            <w:bottom w:val="none" w:sz="0" w:space="0" w:color="auto"/>
            <w:right w:val="none" w:sz="0" w:space="0" w:color="auto"/>
          </w:divBdr>
        </w:div>
        <w:div w:id="579872093">
          <w:marLeft w:val="640"/>
          <w:marRight w:val="0"/>
          <w:marTop w:val="0"/>
          <w:marBottom w:val="0"/>
          <w:divBdr>
            <w:top w:val="none" w:sz="0" w:space="0" w:color="auto"/>
            <w:left w:val="none" w:sz="0" w:space="0" w:color="auto"/>
            <w:bottom w:val="none" w:sz="0" w:space="0" w:color="auto"/>
            <w:right w:val="none" w:sz="0" w:space="0" w:color="auto"/>
          </w:divBdr>
        </w:div>
        <w:div w:id="1997566285">
          <w:marLeft w:val="640"/>
          <w:marRight w:val="0"/>
          <w:marTop w:val="0"/>
          <w:marBottom w:val="0"/>
          <w:divBdr>
            <w:top w:val="none" w:sz="0" w:space="0" w:color="auto"/>
            <w:left w:val="none" w:sz="0" w:space="0" w:color="auto"/>
            <w:bottom w:val="none" w:sz="0" w:space="0" w:color="auto"/>
            <w:right w:val="none" w:sz="0" w:space="0" w:color="auto"/>
          </w:divBdr>
        </w:div>
        <w:div w:id="1160929108">
          <w:marLeft w:val="640"/>
          <w:marRight w:val="0"/>
          <w:marTop w:val="0"/>
          <w:marBottom w:val="0"/>
          <w:divBdr>
            <w:top w:val="none" w:sz="0" w:space="0" w:color="auto"/>
            <w:left w:val="none" w:sz="0" w:space="0" w:color="auto"/>
            <w:bottom w:val="none" w:sz="0" w:space="0" w:color="auto"/>
            <w:right w:val="none" w:sz="0" w:space="0" w:color="auto"/>
          </w:divBdr>
        </w:div>
        <w:div w:id="745806476">
          <w:marLeft w:val="640"/>
          <w:marRight w:val="0"/>
          <w:marTop w:val="0"/>
          <w:marBottom w:val="0"/>
          <w:divBdr>
            <w:top w:val="none" w:sz="0" w:space="0" w:color="auto"/>
            <w:left w:val="none" w:sz="0" w:space="0" w:color="auto"/>
            <w:bottom w:val="none" w:sz="0" w:space="0" w:color="auto"/>
            <w:right w:val="none" w:sz="0" w:space="0" w:color="auto"/>
          </w:divBdr>
        </w:div>
        <w:div w:id="55129997">
          <w:marLeft w:val="640"/>
          <w:marRight w:val="0"/>
          <w:marTop w:val="0"/>
          <w:marBottom w:val="0"/>
          <w:divBdr>
            <w:top w:val="none" w:sz="0" w:space="0" w:color="auto"/>
            <w:left w:val="none" w:sz="0" w:space="0" w:color="auto"/>
            <w:bottom w:val="none" w:sz="0" w:space="0" w:color="auto"/>
            <w:right w:val="none" w:sz="0" w:space="0" w:color="auto"/>
          </w:divBdr>
        </w:div>
        <w:div w:id="845174873">
          <w:marLeft w:val="640"/>
          <w:marRight w:val="0"/>
          <w:marTop w:val="0"/>
          <w:marBottom w:val="0"/>
          <w:divBdr>
            <w:top w:val="none" w:sz="0" w:space="0" w:color="auto"/>
            <w:left w:val="none" w:sz="0" w:space="0" w:color="auto"/>
            <w:bottom w:val="none" w:sz="0" w:space="0" w:color="auto"/>
            <w:right w:val="none" w:sz="0" w:space="0" w:color="auto"/>
          </w:divBdr>
        </w:div>
        <w:div w:id="1959296065">
          <w:marLeft w:val="640"/>
          <w:marRight w:val="0"/>
          <w:marTop w:val="0"/>
          <w:marBottom w:val="0"/>
          <w:divBdr>
            <w:top w:val="none" w:sz="0" w:space="0" w:color="auto"/>
            <w:left w:val="none" w:sz="0" w:space="0" w:color="auto"/>
            <w:bottom w:val="none" w:sz="0" w:space="0" w:color="auto"/>
            <w:right w:val="none" w:sz="0" w:space="0" w:color="auto"/>
          </w:divBdr>
        </w:div>
        <w:div w:id="1897662157">
          <w:marLeft w:val="640"/>
          <w:marRight w:val="0"/>
          <w:marTop w:val="0"/>
          <w:marBottom w:val="0"/>
          <w:divBdr>
            <w:top w:val="none" w:sz="0" w:space="0" w:color="auto"/>
            <w:left w:val="none" w:sz="0" w:space="0" w:color="auto"/>
            <w:bottom w:val="none" w:sz="0" w:space="0" w:color="auto"/>
            <w:right w:val="none" w:sz="0" w:space="0" w:color="auto"/>
          </w:divBdr>
        </w:div>
        <w:div w:id="1906841835">
          <w:marLeft w:val="640"/>
          <w:marRight w:val="0"/>
          <w:marTop w:val="0"/>
          <w:marBottom w:val="0"/>
          <w:divBdr>
            <w:top w:val="none" w:sz="0" w:space="0" w:color="auto"/>
            <w:left w:val="none" w:sz="0" w:space="0" w:color="auto"/>
            <w:bottom w:val="none" w:sz="0" w:space="0" w:color="auto"/>
            <w:right w:val="none" w:sz="0" w:space="0" w:color="auto"/>
          </w:divBdr>
        </w:div>
        <w:div w:id="2035184918">
          <w:marLeft w:val="640"/>
          <w:marRight w:val="0"/>
          <w:marTop w:val="0"/>
          <w:marBottom w:val="0"/>
          <w:divBdr>
            <w:top w:val="none" w:sz="0" w:space="0" w:color="auto"/>
            <w:left w:val="none" w:sz="0" w:space="0" w:color="auto"/>
            <w:bottom w:val="none" w:sz="0" w:space="0" w:color="auto"/>
            <w:right w:val="none" w:sz="0" w:space="0" w:color="auto"/>
          </w:divBdr>
        </w:div>
        <w:div w:id="1779833024">
          <w:marLeft w:val="640"/>
          <w:marRight w:val="0"/>
          <w:marTop w:val="0"/>
          <w:marBottom w:val="0"/>
          <w:divBdr>
            <w:top w:val="none" w:sz="0" w:space="0" w:color="auto"/>
            <w:left w:val="none" w:sz="0" w:space="0" w:color="auto"/>
            <w:bottom w:val="none" w:sz="0" w:space="0" w:color="auto"/>
            <w:right w:val="none" w:sz="0" w:space="0" w:color="auto"/>
          </w:divBdr>
        </w:div>
        <w:div w:id="268858569">
          <w:marLeft w:val="640"/>
          <w:marRight w:val="0"/>
          <w:marTop w:val="0"/>
          <w:marBottom w:val="0"/>
          <w:divBdr>
            <w:top w:val="none" w:sz="0" w:space="0" w:color="auto"/>
            <w:left w:val="none" w:sz="0" w:space="0" w:color="auto"/>
            <w:bottom w:val="none" w:sz="0" w:space="0" w:color="auto"/>
            <w:right w:val="none" w:sz="0" w:space="0" w:color="auto"/>
          </w:divBdr>
        </w:div>
        <w:div w:id="1867594447">
          <w:marLeft w:val="640"/>
          <w:marRight w:val="0"/>
          <w:marTop w:val="0"/>
          <w:marBottom w:val="0"/>
          <w:divBdr>
            <w:top w:val="none" w:sz="0" w:space="0" w:color="auto"/>
            <w:left w:val="none" w:sz="0" w:space="0" w:color="auto"/>
            <w:bottom w:val="none" w:sz="0" w:space="0" w:color="auto"/>
            <w:right w:val="none" w:sz="0" w:space="0" w:color="auto"/>
          </w:divBdr>
        </w:div>
        <w:div w:id="1074013176">
          <w:marLeft w:val="640"/>
          <w:marRight w:val="0"/>
          <w:marTop w:val="0"/>
          <w:marBottom w:val="0"/>
          <w:divBdr>
            <w:top w:val="none" w:sz="0" w:space="0" w:color="auto"/>
            <w:left w:val="none" w:sz="0" w:space="0" w:color="auto"/>
            <w:bottom w:val="none" w:sz="0" w:space="0" w:color="auto"/>
            <w:right w:val="none" w:sz="0" w:space="0" w:color="auto"/>
          </w:divBdr>
        </w:div>
        <w:div w:id="1805997809">
          <w:marLeft w:val="640"/>
          <w:marRight w:val="0"/>
          <w:marTop w:val="0"/>
          <w:marBottom w:val="0"/>
          <w:divBdr>
            <w:top w:val="none" w:sz="0" w:space="0" w:color="auto"/>
            <w:left w:val="none" w:sz="0" w:space="0" w:color="auto"/>
            <w:bottom w:val="none" w:sz="0" w:space="0" w:color="auto"/>
            <w:right w:val="none" w:sz="0" w:space="0" w:color="auto"/>
          </w:divBdr>
        </w:div>
        <w:div w:id="1921982626">
          <w:marLeft w:val="640"/>
          <w:marRight w:val="0"/>
          <w:marTop w:val="0"/>
          <w:marBottom w:val="0"/>
          <w:divBdr>
            <w:top w:val="none" w:sz="0" w:space="0" w:color="auto"/>
            <w:left w:val="none" w:sz="0" w:space="0" w:color="auto"/>
            <w:bottom w:val="none" w:sz="0" w:space="0" w:color="auto"/>
            <w:right w:val="none" w:sz="0" w:space="0" w:color="auto"/>
          </w:divBdr>
        </w:div>
        <w:div w:id="9376129">
          <w:marLeft w:val="640"/>
          <w:marRight w:val="0"/>
          <w:marTop w:val="0"/>
          <w:marBottom w:val="0"/>
          <w:divBdr>
            <w:top w:val="none" w:sz="0" w:space="0" w:color="auto"/>
            <w:left w:val="none" w:sz="0" w:space="0" w:color="auto"/>
            <w:bottom w:val="none" w:sz="0" w:space="0" w:color="auto"/>
            <w:right w:val="none" w:sz="0" w:space="0" w:color="auto"/>
          </w:divBdr>
        </w:div>
        <w:div w:id="145778938">
          <w:marLeft w:val="640"/>
          <w:marRight w:val="0"/>
          <w:marTop w:val="0"/>
          <w:marBottom w:val="0"/>
          <w:divBdr>
            <w:top w:val="none" w:sz="0" w:space="0" w:color="auto"/>
            <w:left w:val="none" w:sz="0" w:space="0" w:color="auto"/>
            <w:bottom w:val="none" w:sz="0" w:space="0" w:color="auto"/>
            <w:right w:val="none" w:sz="0" w:space="0" w:color="auto"/>
          </w:divBdr>
        </w:div>
        <w:div w:id="1406146728">
          <w:marLeft w:val="640"/>
          <w:marRight w:val="0"/>
          <w:marTop w:val="0"/>
          <w:marBottom w:val="0"/>
          <w:divBdr>
            <w:top w:val="none" w:sz="0" w:space="0" w:color="auto"/>
            <w:left w:val="none" w:sz="0" w:space="0" w:color="auto"/>
            <w:bottom w:val="none" w:sz="0" w:space="0" w:color="auto"/>
            <w:right w:val="none" w:sz="0" w:space="0" w:color="auto"/>
          </w:divBdr>
        </w:div>
        <w:div w:id="1992901813">
          <w:marLeft w:val="640"/>
          <w:marRight w:val="0"/>
          <w:marTop w:val="0"/>
          <w:marBottom w:val="0"/>
          <w:divBdr>
            <w:top w:val="none" w:sz="0" w:space="0" w:color="auto"/>
            <w:left w:val="none" w:sz="0" w:space="0" w:color="auto"/>
            <w:bottom w:val="none" w:sz="0" w:space="0" w:color="auto"/>
            <w:right w:val="none" w:sz="0" w:space="0" w:color="auto"/>
          </w:divBdr>
        </w:div>
        <w:div w:id="16199916">
          <w:marLeft w:val="640"/>
          <w:marRight w:val="0"/>
          <w:marTop w:val="0"/>
          <w:marBottom w:val="0"/>
          <w:divBdr>
            <w:top w:val="none" w:sz="0" w:space="0" w:color="auto"/>
            <w:left w:val="none" w:sz="0" w:space="0" w:color="auto"/>
            <w:bottom w:val="none" w:sz="0" w:space="0" w:color="auto"/>
            <w:right w:val="none" w:sz="0" w:space="0" w:color="auto"/>
          </w:divBdr>
        </w:div>
        <w:div w:id="1850943046">
          <w:marLeft w:val="640"/>
          <w:marRight w:val="0"/>
          <w:marTop w:val="0"/>
          <w:marBottom w:val="0"/>
          <w:divBdr>
            <w:top w:val="none" w:sz="0" w:space="0" w:color="auto"/>
            <w:left w:val="none" w:sz="0" w:space="0" w:color="auto"/>
            <w:bottom w:val="none" w:sz="0" w:space="0" w:color="auto"/>
            <w:right w:val="none" w:sz="0" w:space="0" w:color="auto"/>
          </w:divBdr>
        </w:div>
      </w:divsChild>
    </w:div>
    <w:div w:id="1581789596">
      <w:bodyDiv w:val="1"/>
      <w:marLeft w:val="0"/>
      <w:marRight w:val="0"/>
      <w:marTop w:val="0"/>
      <w:marBottom w:val="0"/>
      <w:divBdr>
        <w:top w:val="none" w:sz="0" w:space="0" w:color="auto"/>
        <w:left w:val="none" w:sz="0" w:space="0" w:color="auto"/>
        <w:bottom w:val="none" w:sz="0" w:space="0" w:color="auto"/>
        <w:right w:val="none" w:sz="0" w:space="0" w:color="auto"/>
      </w:divBdr>
      <w:divsChild>
        <w:div w:id="463738158">
          <w:marLeft w:val="640"/>
          <w:marRight w:val="0"/>
          <w:marTop w:val="0"/>
          <w:marBottom w:val="0"/>
          <w:divBdr>
            <w:top w:val="none" w:sz="0" w:space="0" w:color="auto"/>
            <w:left w:val="none" w:sz="0" w:space="0" w:color="auto"/>
            <w:bottom w:val="none" w:sz="0" w:space="0" w:color="auto"/>
            <w:right w:val="none" w:sz="0" w:space="0" w:color="auto"/>
          </w:divBdr>
        </w:div>
        <w:div w:id="93595063">
          <w:marLeft w:val="640"/>
          <w:marRight w:val="0"/>
          <w:marTop w:val="0"/>
          <w:marBottom w:val="0"/>
          <w:divBdr>
            <w:top w:val="none" w:sz="0" w:space="0" w:color="auto"/>
            <w:left w:val="none" w:sz="0" w:space="0" w:color="auto"/>
            <w:bottom w:val="none" w:sz="0" w:space="0" w:color="auto"/>
            <w:right w:val="none" w:sz="0" w:space="0" w:color="auto"/>
          </w:divBdr>
        </w:div>
        <w:div w:id="1638534074">
          <w:marLeft w:val="640"/>
          <w:marRight w:val="0"/>
          <w:marTop w:val="0"/>
          <w:marBottom w:val="0"/>
          <w:divBdr>
            <w:top w:val="none" w:sz="0" w:space="0" w:color="auto"/>
            <w:left w:val="none" w:sz="0" w:space="0" w:color="auto"/>
            <w:bottom w:val="none" w:sz="0" w:space="0" w:color="auto"/>
            <w:right w:val="none" w:sz="0" w:space="0" w:color="auto"/>
          </w:divBdr>
        </w:div>
        <w:div w:id="1949464496">
          <w:marLeft w:val="640"/>
          <w:marRight w:val="0"/>
          <w:marTop w:val="0"/>
          <w:marBottom w:val="0"/>
          <w:divBdr>
            <w:top w:val="none" w:sz="0" w:space="0" w:color="auto"/>
            <w:left w:val="none" w:sz="0" w:space="0" w:color="auto"/>
            <w:bottom w:val="none" w:sz="0" w:space="0" w:color="auto"/>
            <w:right w:val="none" w:sz="0" w:space="0" w:color="auto"/>
          </w:divBdr>
        </w:div>
        <w:div w:id="915166969">
          <w:marLeft w:val="640"/>
          <w:marRight w:val="0"/>
          <w:marTop w:val="0"/>
          <w:marBottom w:val="0"/>
          <w:divBdr>
            <w:top w:val="none" w:sz="0" w:space="0" w:color="auto"/>
            <w:left w:val="none" w:sz="0" w:space="0" w:color="auto"/>
            <w:bottom w:val="none" w:sz="0" w:space="0" w:color="auto"/>
            <w:right w:val="none" w:sz="0" w:space="0" w:color="auto"/>
          </w:divBdr>
        </w:div>
        <w:div w:id="997731533">
          <w:marLeft w:val="640"/>
          <w:marRight w:val="0"/>
          <w:marTop w:val="0"/>
          <w:marBottom w:val="0"/>
          <w:divBdr>
            <w:top w:val="none" w:sz="0" w:space="0" w:color="auto"/>
            <w:left w:val="none" w:sz="0" w:space="0" w:color="auto"/>
            <w:bottom w:val="none" w:sz="0" w:space="0" w:color="auto"/>
            <w:right w:val="none" w:sz="0" w:space="0" w:color="auto"/>
          </w:divBdr>
        </w:div>
        <w:div w:id="1398287874">
          <w:marLeft w:val="640"/>
          <w:marRight w:val="0"/>
          <w:marTop w:val="0"/>
          <w:marBottom w:val="0"/>
          <w:divBdr>
            <w:top w:val="none" w:sz="0" w:space="0" w:color="auto"/>
            <w:left w:val="none" w:sz="0" w:space="0" w:color="auto"/>
            <w:bottom w:val="none" w:sz="0" w:space="0" w:color="auto"/>
            <w:right w:val="none" w:sz="0" w:space="0" w:color="auto"/>
          </w:divBdr>
        </w:div>
        <w:div w:id="509565290">
          <w:marLeft w:val="640"/>
          <w:marRight w:val="0"/>
          <w:marTop w:val="0"/>
          <w:marBottom w:val="0"/>
          <w:divBdr>
            <w:top w:val="none" w:sz="0" w:space="0" w:color="auto"/>
            <w:left w:val="none" w:sz="0" w:space="0" w:color="auto"/>
            <w:bottom w:val="none" w:sz="0" w:space="0" w:color="auto"/>
            <w:right w:val="none" w:sz="0" w:space="0" w:color="auto"/>
          </w:divBdr>
        </w:div>
        <w:div w:id="1310094677">
          <w:marLeft w:val="640"/>
          <w:marRight w:val="0"/>
          <w:marTop w:val="0"/>
          <w:marBottom w:val="0"/>
          <w:divBdr>
            <w:top w:val="none" w:sz="0" w:space="0" w:color="auto"/>
            <w:left w:val="none" w:sz="0" w:space="0" w:color="auto"/>
            <w:bottom w:val="none" w:sz="0" w:space="0" w:color="auto"/>
            <w:right w:val="none" w:sz="0" w:space="0" w:color="auto"/>
          </w:divBdr>
        </w:div>
        <w:div w:id="1472669666">
          <w:marLeft w:val="640"/>
          <w:marRight w:val="0"/>
          <w:marTop w:val="0"/>
          <w:marBottom w:val="0"/>
          <w:divBdr>
            <w:top w:val="none" w:sz="0" w:space="0" w:color="auto"/>
            <w:left w:val="none" w:sz="0" w:space="0" w:color="auto"/>
            <w:bottom w:val="none" w:sz="0" w:space="0" w:color="auto"/>
            <w:right w:val="none" w:sz="0" w:space="0" w:color="auto"/>
          </w:divBdr>
        </w:div>
        <w:div w:id="437605485">
          <w:marLeft w:val="640"/>
          <w:marRight w:val="0"/>
          <w:marTop w:val="0"/>
          <w:marBottom w:val="0"/>
          <w:divBdr>
            <w:top w:val="none" w:sz="0" w:space="0" w:color="auto"/>
            <w:left w:val="none" w:sz="0" w:space="0" w:color="auto"/>
            <w:bottom w:val="none" w:sz="0" w:space="0" w:color="auto"/>
            <w:right w:val="none" w:sz="0" w:space="0" w:color="auto"/>
          </w:divBdr>
        </w:div>
        <w:div w:id="1851139363">
          <w:marLeft w:val="640"/>
          <w:marRight w:val="0"/>
          <w:marTop w:val="0"/>
          <w:marBottom w:val="0"/>
          <w:divBdr>
            <w:top w:val="none" w:sz="0" w:space="0" w:color="auto"/>
            <w:left w:val="none" w:sz="0" w:space="0" w:color="auto"/>
            <w:bottom w:val="none" w:sz="0" w:space="0" w:color="auto"/>
            <w:right w:val="none" w:sz="0" w:space="0" w:color="auto"/>
          </w:divBdr>
        </w:div>
        <w:div w:id="931814516">
          <w:marLeft w:val="640"/>
          <w:marRight w:val="0"/>
          <w:marTop w:val="0"/>
          <w:marBottom w:val="0"/>
          <w:divBdr>
            <w:top w:val="none" w:sz="0" w:space="0" w:color="auto"/>
            <w:left w:val="none" w:sz="0" w:space="0" w:color="auto"/>
            <w:bottom w:val="none" w:sz="0" w:space="0" w:color="auto"/>
            <w:right w:val="none" w:sz="0" w:space="0" w:color="auto"/>
          </w:divBdr>
        </w:div>
        <w:div w:id="2002809372">
          <w:marLeft w:val="640"/>
          <w:marRight w:val="0"/>
          <w:marTop w:val="0"/>
          <w:marBottom w:val="0"/>
          <w:divBdr>
            <w:top w:val="none" w:sz="0" w:space="0" w:color="auto"/>
            <w:left w:val="none" w:sz="0" w:space="0" w:color="auto"/>
            <w:bottom w:val="none" w:sz="0" w:space="0" w:color="auto"/>
            <w:right w:val="none" w:sz="0" w:space="0" w:color="auto"/>
          </w:divBdr>
        </w:div>
        <w:div w:id="1055859601">
          <w:marLeft w:val="640"/>
          <w:marRight w:val="0"/>
          <w:marTop w:val="0"/>
          <w:marBottom w:val="0"/>
          <w:divBdr>
            <w:top w:val="none" w:sz="0" w:space="0" w:color="auto"/>
            <w:left w:val="none" w:sz="0" w:space="0" w:color="auto"/>
            <w:bottom w:val="none" w:sz="0" w:space="0" w:color="auto"/>
            <w:right w:val="none" w:sz="0" w:space="0" w:color="auto"/>
          </w:divBdr>
        </w:div>
        <w:div w:id="382599773">
          <w:marLeft w:val="640"/>
          <w:marRight w:val="0"/>
          <w:marTop w:val="0"/>
          <w:marBottom w:val="0"/>
          <w:divBdr>
            <w:top w:val="none" w:sz="0" w:space="0" w:color="auto"/>
            <w:left w:val="none" w:sz="0" w:space="0" w:color="auto"/>
            <w:bottom w:val="none" w:sz="0" w:space="0" w:color="auto"/>
            <w:right w:val="none" w:sz="0" w:space="0" w:color="auto"/>
          </w:divBdr>
        </w:div>
        <w:div w:id="639118587">
          <w:marLeft w:val="640"/>
          <w:marRight w:val="0"/>
          <w:marTop w:val="0"/>
          <w:marBottom w:val="0"/>
          <w:divBdr>
            <w:top w:val="none" w:sz="0" w:space="0" w:color="auto"/>
            <w:left w:val="none" w:sz="0" w:space="0" w:color="auto"/>
            <w:bottom w:val="none" w:sz="0" w:space="0" w:color="auto"/>
            <w:right w:val="none" w:sz="0" w:space="0" w:color="auto"/>
          </w:divBdr>
        </w:div>
        <w:div w:id="958024084">
          <w:marLeft w:val="640"/>
          <w:marRight w:val="0"/>
          <w:marTop w:val="0"/>
          <w:marBottom w:val="0"/>
          <w:divBdr>
            <w:top w:val="none" w:sz="0" w:space="0" w:color="auto"/>
            <w:left w:val="none" w:sz="0" w:space="0" w:color="auto"/>
            <w:bottom w:val="none" w:sz="0" w:space="0" w:color="auto"/>
            <w:right w:val="none" w:sz="0" w:space="0" w:color="auto"/>
          </w:divBdr>
        </w:div>
        <w:div w:id="1543058532">
          <w:marLeft w:val="640"/>
          <w:marRight w:val="0"/>
          <w:marTop w:val="0"/>
          <w:marBottom w:val="0"/>
          <w:divBdr>
            <w:top w:val="none" w:sz="0" w:space="0" w:color="auto"/>
            <w:left w:val="none" w:sz="0" w:space="0" w:color="auto"/>
            <w:bottom w:val="none" w:sz="0" w:space="0" w:color="auto"/>
            <w:right w:val="none" w:sz="0" w:space="0" w:color="auto"/>
          </w:divBdr>
        </w:div>
        <w:div w:id="2070956504">
          <w:marLeft w:val="640"/>
          <w:marRight w:val="0"/>
          <w:marTop w:val="0"/>
          <w:marBottom w:val="0"/>
          <w:divBdr>
            <w:top w:val="none" w:sz="0" w:space="0" w:color="auto"/>
            <w:left w:val="none" w:sz="0" w:space="0" w:color="auto"/>
            <w:bottom w:val="none" w:sz="0" w:space="0" w:color="auto"/>
            <w:right w:val="none" w:sz="0" w:space="0" w:color="auto"/>
          </w:divBdr>
        </w:div>
        <w:div w:id="2118521736">
          <w:marLeft w:val="640"/>
          <w:marRight w:val="0"/>
          <w:marTop w:val="0"/>
          <w:marBottom w:val="0"/>
          <w:divBdr>
            <w:top w:val="none" w:sz="0" w:space="0" w:color="auto"/>
            <w:left w:val="none" w:sz="0" w:space="0" w:color="auto"/>
            <w:bottom w:val="none" w:sz="0" w:space="0" w:color="auto"/>
            <w:right w:val="none" w:sz="0" w:space="0" w:color="auto"/>
          </w:divBdr>
        </w:div>
        <w:div w:id="1323505885">
          <w:marLeft w:val="640"/>
          <w:marRight w:val="0"/>
          <w:marTop w:val="0"/>
          <w:marBottom w:val="0"/>
          <w:divBdr>
            <w:top w:val="none" w:sz="0" w:space="0" w:color="auto"/>
            <w:left w:val="none" w:sz="0" w:space="0" w:color="auto"/>
            <w:bottom w:val="none" w:sz="0" w:space="0" w:color="auto"/>
            <w:right w:val="none" w:sz="0" w:space="0" w:color="auto"/>
          </w:divBdr>
        </w:div>
        <w:div w:id="1974675711">
          <w:marLeft w:val="640"/>
          <w:marRight w:val="0"/>
          <w:marTop w:val="0"/>
          <w:marBottom w:val="0"/>
          <w:divBdr>
            <w:top w:val="none" w:sz="0" w:space="0" w:color="auto"/>
            <w:left w:val="none" w:sz="0" w:space="0" w:color="auto"/>
            <w:bottom w:val="none" w:sz="0" w:space="0" w:color="auto"/>
            <w:right w:val="none" w:sz="0" w:space="0" w:color="auto"/>
          </w:divBdr>
        </w:div>
        <w:div w:id="1389065684">
          <w:marLeft w:val="640"/>
          <w:marRight w:val="0"/>
          <w:marTop w:val="0"/>
          <w:marBottom w:val="0"/>
          <w:divBdr>
            <w:top w:val="none" w:sz="0" w:space="0" w:color="auto"/>
            <w:left w:val="none" w:sz="0" w:space="0" w:color="auto"/>
            <w:bottom w:val="none" w:sz="0" w:space="0" w:color="auto"/>
            <w:right w:val="none" w:sz="0" w:space="0" w:color="auto"/>
          </w:divBdr>
        </w:div>
        <w:div w:id="14162686">
          <w:marLeft w:val="640"/>
          <w:marRight w:val="0"/>
          <w:marTop w:val="0"/>
          <w:marBottom w:val="0"/>
          <w:divBdr>
            <w:top w:val="none" w:sz="0" w:space="0" w:color="auto"/>
            <w:left w:val="none" w:sz="0" w:space="0" w:color="auto"/>
            <w:bottom w:val="none" w:sz="0" w:space="0" w:color="auto"/>
            <w:right w:val="none" w:sz="0" w:space="0" w:color="auto"/>
          </w:divBdr>
        </w:div>
        <w:div w:id="96410016">
          <w:marLeft w:val="640"/>
          <w:marRight w:val="0"/>
          <w:marTop w:val="0"/>
          <w:marBottom w:val="0"/>
          <w:divBdr>
            <w:top w:val="none" w:sz="0" w:space="0" w:color="auto"/>
            <w:left w:val="none" w:sz="0" w:space="0" w:color="auto"/>
            <w:bottom w:val="none" w:sz="0" w:space="0" w:color="auto"/>
            <w:right w:val="none" w:sz="0" w:space="0" w:color="auto"/>
          </w:divBdr>
        </w:div>
        <w:div w:id="387263920">
          <w:marLeft w:val="640"/>
          <w:marRight w:val="0"/>
          <w:marTop w:val="0"/>
          <w:marBottom w:val="0"/>
          <w:divBdr>
            <w:top w:val="none" w:sz="0" w:space="0" w:color="auto"/>
            <w:left w:val="none" w:sz="0" w:space="0" w:color="auto"/>
            <w:bottom w:val="none" w:sz="0" w:space="0" w:color="auto"/>
            <w:right w:val="none" w:sz="0" w:space="0" w:color="auto"/>
          </w:divBdr>
        </w:div>
        <w:div w:id="1187215569">
          <w:marLeft w:val="640"/>
          <w:marRight w:val="0"/>
          <w:marTop w:val="0"/>
          <w:marBottom w:val="0"/>
          <w:divBdr>
            <w:top w:val="none" w:sz="0" w:space="0" w:color="auto"/>
            <w:left w:val="none" w:sz="0" w:space="0" w:color="auto"/>
            <w:bottom w:val="none" w:sz="0" w:space="0" w:color="auto"/>
            <w:right w:val="none" w:sz="0" w:space="0" w:color="auto"/>
          </w:divBdr>
        </w:div>
        <w:div w:id="597904325">
          <w:marLeft w:val="640"/>
          <w:marRight w:val="0"/>
          <w:marTop w:val="0"/>
          <w:marBottom w:val="0"/>
          <w:divBdr>
            <w:top w:val="none" w:sz="0" w:space="0" w:color="auto"/>
            <w:left w:val="none" w:sz="0" w:space="0" w:color="auto"/>
            <w:bottom w:val="none" w:sz="0" w:space="0" w:color="auto"/>
            <w:right w:val="none" w:sz="0" w:space="0" w:color="auto"/>
          </w:divBdr>
        </w:div>
        <w:div w:id="1500343105">
          <w:marLeft w:val="640"/>
          <w:marRight w:val="0"/>
          <w:marTop w:val="0"/>
          <w:marBottom w:val="0"/>
          <w:divBdr>
            <w:top w:val="none" w:sz="0" w:space="0" w:color="auto"/>
            <w:left w:val="none" w:sz="0" w:space="0" w:color="auto"/>
            <w:bottom w:val="none" w:sz="0" w:space="0" w:color="auto"/>
            <w:right w:val="none" w:sz="0" w:space="0" w:color="auto"/>
          </w:divBdr>
        </w:div>
        <w:div w:id="1093817350">
          <w:marLeft w:val="640"/>
          <w:marRight w:val="0"/>
          <w:marTop w:val="0"/>
          <w:marBottom w:val="0"/>
          <w:divBdr>
            <w:top w:val="none" w:sz="0" w:space="0" w:color="auto"/>
            <w:left w:val="none" w:sz="0" w:space="0" w:color="auto"/>
            <w:bottom w:val="none" w:sz="0" w:space="0" w:color="auto"/>
            <w:right w:val="none" w:sz="0" w:space="0" w:color="auto"/>
          </w:divBdr>
        </w:div>
        <w:div w:id="228154159">
          <w:marLeft w:val="640"/>
          <w:marRight w:val="0"/>
          <w:marTop w:val="0"/>
          <w:marBottom w:val="0"/>
          <w:divBdr>
            <w:top w:val="none" w:sz="0" w:space="0" w:color="auto"/>
            <w:left w:val="none" w:sz="0" w:space="0" w:color="auto"/>
            <w:bottom w:val="none" w:sz="0" w:space="0" w:color="auto"/>
            <w:right w:val="none" w:sz="0" w:space="0" w:color="auto"/>
          </w:divBdr>
        </w:div>
        <w:div w:id="1217087396">
          <w:marLeft w:val="640"/>
          <w:marRight w:val="0"/>
          <w:marTop w:val="0"/>
          <w:marBottom w:val="0"/>
          <w:divBdr>
            <w:top w:val="none" w:sz="0" w:space="0" w:color="auto"/>
            <w:left w:val="none" w:sz="0" w:space="0" w:color="auto"/>
            <w:bottom w:val="none" w:sz="0" w:space="0" w:color="auto"/>
            <w:right w:val="none" w:sz="0" w:space="0" w:color="auto"/>
          </w:divBdr>
        </w:div>
        <w:div w:id="151410714">
          <w:marLeft w:val="640"/>
          <w:marRight w:val="0"/>
          <w:marTop w:val="0"/>
          <w:marBottom w:val="0"/>
          <w:divBdr>
            <w:top w:val="none" w:sz="0" w:space="0" w:color="auto"/>
            <w:left w:val="none" w:sz="0" w:space="0" w:color="auto"/>
            <w:bottom w:val="none" w:sz="0" w:space="0" w:color="auto"/>
            <w:right w:val="none" w:sz="0" w:space="0" w:color="auto"/>
          </w:divBdr>
        </w:div>
        <w:div w:id="58329923">
          <w:marLeft w:val="640"/>
          <w:marRight w:val="0"/>
          <w:marTop w:val="0"/>
          <w:marBottom w:val="0"/>
          <w:divBdr>
            <w:top w:val="none" w:sz="0" w:space="0" w:color="auto"/>
            <w:left w:val="none" w:sz="0" w:space="0" w:color="auto"/>
            <w:bottom w:val="none" w:sz="0" w:space="0" w:color="auto"/>
            <w:right w:val="none" w:sz="0" w:space="0" w:color="auto"/>
          </w:divBdr>
        </w:div>
        <w:div w:id="259877388">
          <w:marLeft w:val="640"/>
          <w:marRight w:val="0"/>
          <w:marTop w:val="0"/>
          <w:marBottom w:val="0"/>
          <w:divBdr>
            <w:top w:val="none" w:sz="0" w:space="0" w:color="auto"/>
            <w:left w:val="none" w:sz="0" w:space="0" w:color="auto"/>
            <w:bottom w:val="none" w:sz="0" w:space="0" w:color="auto"/>
            <w:right w:val="none" w:sz="0" w:space="0" w:color="auto"/>
          </w:divBdr>
        </w:div>
        <w:div w:id="1815219754">
          <w:marLeft w:val="640"/>
          <w:marRight w:val="0"/>
          <w:marTop w:val="0"/>
          <w:marBottom w:val="0"/>
          <w:divBdr>
            <w:top w:val="none" w:sz="0" w:space="0" w:color="auto"/>
            <w:left w:val="none" w:sz="0" w:space="0" w:color="auto"/>
            <w:bottom w:val="none" w:sz="0" w:space="0" w:color="auto"/>
            <w:right w:val="none" w:sz="0" w:space="0" w:color="auto"/>
          </w:divBdr>
        </w:div>
        <w:div w:id="1629242808">
          <w:marLeft w:val="640"/>
          <w:marRight w:val="0"/>
          <w:marTop w:val="0"/>
          <w:marBottom w:val="0"/>
          <w:divBdr>
            <w:top w:val="none" w:sz="0" w:space="0" w:color="auto"/>
            <w:left w:val="none" w:sz="0" w:space="0" w:color="auto"/>
            <w:bottom w:val="none" w:sz="0" w:space="0" w:color="auto"/>
            <w:right w:val="none" w:sz="0" w:space="0" w:color="auto"/>
          </w:divBdr>
        </w:div>
        <w:div w:id="1403601480">
          <w:marLeft w:val="640"/>
          <w:marRight w:val="0"/>
          <w:marTop w:val="0"/>
          <w:marBottom w:val="0"/>
          <w:divBdr>
            <w:top w:val="none" w:sz="0" w:space="0" w:color="auto"/>
            <w:left w:val="none" w:sz="0" w:space="0" w:color="auto"/>
            <w:bottom w:val="none" w:sz="0" w:space="0" w:color="auto"/>
            <w:right w:val="none" w:sz="0" w:space="0" w:color="auto"/>
          </w:divBdr>
        </w:div>
        <w:div w:id="1889761946">
          <w:marLeft w:val="640"/>
          <w:marRight w:val="0"/>
          <w:marTop w:val="0"/>
          <w:marBottom w:val="0"/>
          <w:divBdr>
            <w:top w:val="none" w:sz="0" w:space="0" w:color="auto"/>
            <w:left w:val="none" w:sz="0" w:space="0" w:color="auto"/>
            <w:bottom w:val="none" w:sz="0" w:space="0" w:color="auto"/>
            <w:right w:val="none" w:sz="0" w:space="0" w:color="auto"/>
          </w:divBdr>
        </w:div>
        <w:div w:id="169376571">
          <w:marLeft w:val="640"/>
          <w:marRight w:val="0"/>
          <w:marTop w:val="0"/>
          <w:marBottom w:val="0"/>
          <w:divBdr>
            <w:top w:val="none" w:sz="0" w:space="0" w:color="auto"/>
            <w:left w:val="none" w:sz="0" w:space="0" w:color="auto"/>
            <w:bottom w:val="none" w:sz="0" w:space="0" w:color="auto"/>
            <w:right w:val="none" w:sz="0" w:space="0" w:color="auto"/>
          </w:divBdr>
        </w:div>
        <w:div w:id="937954443">
          <w:marLeft w:val="640"/>
          <w:marRight w:val="0"/>
          <w:marTop w:val="0"/>
          <w:marBottom w:val="0"/>
          <w:divBdr>
            <w:top w:val="none" w:sz="0" w:space="0" w:color="auto"/>
            <w:left w:val="none" w:sz="0" w:space="0" w:color="auto"/>
            <w:bottom w:val="none" w:sz="0" w:space="0" w:color="auto"/>
            <w:right w:val="none" w:sz="0" w:space="0" w:color="auto"/>
          </w:divBdr>
        </w:div>
        <w:div w:id="1117093666">
          <w:marLeft w:val="640"/>
          <w:marRight w:val="0"/>
          <w:marTop w:val="0"/>
          <w:marBottom w:val="0"/>
          <w:divBdr>
            <w:top w:val="none" w:sz="0" w:space="0" w:color="auto"/>
            <w:left w:val="none" w:sz="0" w:space="0" w:color="auto"/>
            <w:bottom w:val="none" w:sz="0" w:space="0" w:color="auto"/>
            <w:right w:val="none" w:sz="0" w:space="0" w:color="auto"/>
          </w:divBdr>
        </w:div>
        <w:div w:id="2034763836">
          <w:marLeft w:val="640"/>
          <w:marRight w:val="0"/>
          <w:marTop w:val="0"/>
          <w:marBottom w:val="0"/>
          <w:divBdr>
            <w:top w:val="none" w:sz="0" w:space="0" w:color="auto"/>
            <w:left w:val="none" w:sz="0" w:space="0" w:color="auto"/>
            <w:bottom w:val="none" w:sz="0" w:space="0" w:color="auto"/>
            <w:right w:val="none" w:sz="0" w:space="0" w:color="auto"/>
          </w:divBdr>
        </w:div>
        <w:div w:id="17389841">
          <w:marLeft w:val="640"/>
          <w:marRight w:val="0"/>
          <w:marTop w:val="0"/>
          <w:marBottom w:val="0"/>
          <w:divBdr>
            <w:top w:val="none" w:sz="0" w:space="0" w:color="auto"/>
            <w:left w:val="none" w:sz="0" w:space="0" w:color="auto"/>
            <w:bottom w:val="none" w:sz="0" w:space="0" w:color="auto"/>
            <w:right w:val="none" w:sz="0" w:space="0" w:color="auto"/>
          </w:divBdr>
        </w:div>
        <w:div w:id="2030445961">
          <w:marLeft w:val="640"/>
          <w:marRight w:val="0"/>
          <w:marTop w:val="0"/>
          <w:marBottom w:val="0"/>
          <w:divBdr>
            <w:top w:val="none" w:sz="0" w:space="0" w:color="auto"/>
            <w:left w:val="none" w:sz="0" w:space="0" w:color="auto"/>
            <w:bottom w:val="none" w:sz="0" w:space="0" w:color="auto"/>
            <w:right w:val="none" w:sz="0" w:space="0" w:color="auto"/>
          </w:divBdr>
        </w:div>
        <w:div w:id="394009152">
          <w:marLeft w:val="640"/>
          <w:marRight w:val="0"/>
          <w:marTop w:val="0"/>
          <w:marBottom w:val="0"/>
          <w:divBdr>
            <w:top w:val="none" w:sz="0" w:space="0" w:color="auto"/>
            <w:left w:val="none" w:sz="0" w:space="0" w:color="auto"/>
            <w:bottom w:val="none" w:sz="0" w:space="0" w:color="auto"/>
            <w:right w:val="none" w:sz="0" w:space="0" w:color="auto"/>
          </w:divBdr>
        </w:div>
        <w:div w:id="736129591">
          <w:marLeft w:val="640"/>
          <w:marRight w:val="0"/>
          <w:marTop w:val="0"/>
          <w:marBottom w:val="0"/>
          <w:divBdr>
            <w:top w:val="none" w:sz="0" w:space="0" w:color="auto"/>
            <w:left w:val="none" w:sz="0" w:space="0" w:color="auto"/>
            <w:bottom w:val="none" w:sz="0" w:space="0" w:color="auto"/>
            <w:right w:val="none" w:sz="0" w:space="0" w:color="auto"/>
          </w:divBdr>
        </w:div>
        <w:div w:id="1229339922">
          <w:marLeft w:val="640"/>
          <w:marRight w:val="0"/>
          <w:marTop w:val="0"/>
          <w:marBottom w:val="0"/>
          <w:divBdr>
            <w:top w:val="none" w:sz="0" w:space="0" w:color="auto"/>
            <w:left w:val="none" w:sz="0" w:space="0" w:color="auto"/>
            <w:bottom w:val="none" w:sz="0" w:space="0" w:color="auto"/>
            <w:right w:val="none" w:sz="0" w:space="0" w:color="auto"/>
          </w:divBdr>
        </w:div>
        <w:div w:id="1861772450">
          <w:marLeft w:val="640"/>
          <w:marRight w:val="0"/>
          <w:marTop w:val="0"/>
          <w:marBottom w:val="0"/>
          <w:divBdr>
            <w:top w:val="none" w:sz="0" w:space="0" w:color="auto"/>
            <w:left w:val="none" w:sz="0" w:space="0" w:color="auto"/>
            <w:bottom w:val="none" w:sz="0" w:space="0" w:color="auto"/>
            <w:right w:val="none" w:sz="0" w:space="0" w:color="auto"/>
          </w:divBdr>
        </w:div>
        <w:div w:id="928850599">
          <w:marLeft w:val="640"/>
          <w:marRight w:val="0"/>
          <w:marTop w:val="0"/>
          <w:marBottom w:val="0"/>
          <w:divBdr>
            <w:top w:val="none" w:sz="0" w:space="0" w:color="auto"/>
            <w:left w:val="none" w:sz="0" w:space="0" w:color="auto"/>
            <w:bottom w:val="none" w:sz="0" w:space="0" w:color="auto"/>
            <w:right w:val="none" w:sz="0" w:space="0" w:color="auto"/>
          </w:divBdr>
        </w:div>
        <w:div w:id="1621377039">
          <w:marLeft w:val="640"/>
          <w:marRight w:val="0"/>
          <w:marTop w:val="0"/>
          <w:marBottom w:val="0"/>
          <w:divBdr>
            <w:top w:val="none" w:sz="0" w:space="0" w:color="auto"/>
            <w:left w:val="none" w:sz="0" w:space="0" w:color="auto"/>
            <w:bottom w:val="none" w:sz="0" w:space="0" w:color="auto"/>
            <w:right w:val="none" w:sz="0" w:space="0" w:color="auto"/>
          </w:divBdr>
        </w:div>
        <w:div w:id="598097683">
          <w:marLeft w:val="640"/>
          <w:marRight w:val="0"/>
          <w:marTop w:val="0"/>
          <w:marBottom w:val="0"/>
          <w:divBdr>
            <w:top w:val="none" w:sz="0" w:space="0" w:color="auto"/>
            <w:left w:val="none" w:sz="0" w:space="0" w:color="auto"/>
            <w:bottom w:val="none" w:sz="0" w:space="0" w:color="auto"/>
            <w:right w:val="none" w:sz="0" w:space="0" w:color="auto"/>
          </w:divBdr>
        </w:div>
        <w:div w:id="1304115490">
          <w:marLeft w:val="640"/>
          <w:marRight w:val="0"/>
          <w:marTop w:val="0"/>
          <w:marBottom w:val="0"/>
          <w:divBdr>
            <w:top w:val="none" w:sz="0" w:space="0" w:color="auto"/>
            <w:left w:val="none" w:sz="0" w:space="0" w:color="auto"/>
            <w:bottom w:val="none" w:sz="0" w:space="0" w:color="auto"/>
            <w:right w:val="none" w:sz="0" w:space="0" w:color="auto"/>
          </w:divBdr>
        </w:div>
        <w:div w:id="1775006290">
          <w:marLeft w:val="640"/>
          <w:marRight w:val="0"/>
          <w:marTop w:val="0"/>
          <w:marBottom w:val="0"/>
          <w:divBdr>
            <w:top w:val="none" w:sz="0" w:space="0" w:color="auto"/>
            <w:left w:val="none" w:sz="0" w:space="0" w:color="auto"/>
            <w:bottom w:val="none" w:sz="0" w:space="0" w:color="auto"/>
            <w:right w:val="none" w:sz="0" w:space="0" w:color="auto"/>
          </w:divBdr>
        </w:div>
        <w:div w:id="1635207992">
          <w:marLeft w:val="640"/>
          <w:marRight w:val="0"/>
          <w:marTop w:val="0"/>
          <w:marBottom w:val="0"/>
          <w:divBdr>
            <w:top w:val="none" w:sz="0" w:space="0" w:color="auto"/>
            <w:left w:val="none" w:sz="0" w:space="0" w:color="auto"/>
            <w:bottom w:val="none" w:sz="0" w:space="0" w:color="auto"/>
            <w:right w:val="none" w:sz="0" w:space="0" w:color="auto"/>
          </w:divBdr>
        </w:div>
        <w:div w:id="1027801996">
          <w:marLeft w:val="640"/>
          <w:marRight w:val="0"/>
          <w:marTop w:val="0"/>
          <w:marBottom w:val="0"/>
          <w:divBdr>
            <w:top w:val="none" w:sz="0" w:space="0" w:color="auto"/>
            <w:left w:val="none" w:sz="0" w:space="0" w:color="auto"/>
            <w:bottom w:val="none" w:sz="0" w:space="0" w:color="auto"/>
            <w:right w:val="none" w:sz="0" w:space="0" w:color="auto"/>
          </w:divBdr>
        </w:div>
        <w:div w:id="196815363">
          <w:marLeft w:val="640"/>
          <w:marRight w:val="0"/>
          <w:marTop w:val="0"/>
          <w:marBottom w:val="0"/>
          <w:divBdr>
            <w:top w:val="none" w:sz="0" w:space="0" w:color="auto"/>
            <w:left w:val="none" w:sz="0" w:space="0" w:color="auto"/>
            <w:bottom w:val="none" w:sz="0" w:space="0" w:color="auto"/>
            <w:right w:val="none" w:sz="0" w:space="0" w:color="auto"/>
          </w:divBdr>
        </w:div>
        <w:div w:id="1274290486">
          <w:marLeft w:val="640"/>
          <w:marRight w:val="0"/>
          <w:marTop w:val="0"/>
          <w:marBottom w:val="0"/>
          <w:divBdr>
            <w:top w:val="none" w:sz="0" w:space="0" w:color="auto"/>
            <w:left w:val="none" w:sz="0" w:space="0" w:color="auto"/>
            <w:bottom w:val="none" w:sz="0" w:space="0" w:color="auto"/>
            <w:right w:val="none" w:sz="0" w:space="0" w:color="auto"/>
          </w:divBdr>
        </w:div>
        <w:div w:id="350499868">
          <w:marLeft w:val="640"/>
          <w:marRight w:val="0"/>
          <w:marTop w:val="0"/>
          <w:marBottom w:val="0"/>
          <w:divBdr>
            <w:top w:val="none" w:sz="0" w:space="0" w:color="auto"/>
            <w:left w:val="none" w:sz="0" w:space="0" w:color="auto"/>
            <w:bottom w:val="none" w:sz="0" w:space="0" w:color="auto"/>
            <w:right w:val="none" w:sz="0" w:space="0" w:color="auto"/>
          </w:divBdr>
        </w:div>
        <w:div w:id="848830969">
          <w:marLeft w:val="640"/>
          <w:marRight w:val="0"/>
          <w:marTop w:val="0"/>
          <w:marBottom w:val="0"/>
          <w:divBdr>
            <w:top w:val="none" w:sz="0" w:space="0" w:color="auto"/>
            <w:left w:val="none" w:sz="0" w:space="0" w:color="auto"/>
            <w:bottom w:val="none" w:sz="0" w:space="0" w:color="auto"/>
            <w:right w:val="none" w:sz="0" w:space="0" w:color="auto"/>
          </w:divBdr>
        </w:div>
        <w:div w:id="1873685956">
          <w:marLeft w:val="640"/>
          <w:marRight w:val="0"/>
          <w:marTop w:val="0"/>
          <w:marBottom w:val="0"/>
          <w:divBdr>
            <w:top w:val="none" w:sz="0" w:space="0" w:color="auto"/>
            <w:left w:val="none" w:sz="0" w:space="0" w:color="auto"/>
            <w:bottom w:val="none" w:sz="0" w:space="0" w:color="auto"/>
            <w:right w:val="none" w:sz="0" w:space="0" w:color="auto"/>
          </w:divBdr>
        </w:div>
        <w:div w:id="1273319142">
          <w:marLeft w:val="640"/>
          <w:marRight w:val="0"/>
          <w:marTop w:val="0"/>
          <w:marBottom w:val="0"/>
          <w:divBdr>
            <w:top w:val="none" w:sz="0" w:space="0" w:color="auto"/>
            <w:left w:val="none" w:sz="0" w:space="0" w:color="auto"/>
            <w:bottom w:val="none" w:sz="0" w:space="0" w:color="auto"/>
            <w:right w:val="none" w:sz="0" w:space="0" w:color="auto"/>
          </w:divBdr>
        </w:div>
        <w:div w:id="2098475171">
          <w:marLeft w:val="640"/>
          <w:marRight w:val="0"/>
          <w:marTop w:val="0"/>
          <w:marBottom w:val="0"/>
          <w:divBdr>
            <w:top w:val="none" w:sz="0" w:space="0" w:color="auto"/>
            <w:left w:val="none" w:sz="0" w:space="0" w:color="auto"/>
            <w:bottom w:val="none" w:sz="0" w:space="0" w:color="auto"/>
            <w:right w:val="none" w:sz="0" w:space="0" w:color="auto"/>
          </w:divBdr>
        </w:div>
        <w:div w:id="2102871980">
          <w:marLeft w:val="640"/>
          <w:marRight w:val="0"/>
          <w:marTop w:val="0"/>
          <w:marBottom w:val="0"/>
          <w:divBdr>
            <w:top w:val="none" w:sz="0" w:space="0" w:color="auto"/>
            <w:left w:val="none" w:sz="0" w:space="0" w:color="auto"/>
            <w:bottom w:val="none" w:sz="0" w:space="0" w:color="auto"/>
            <w:right w:val="none" w:sz="0" w:space="0" w:color="auto"/>
          </w:divBdr>
        </w:div>
        <w:div w:id="705179975">
          <w:marLeft w:val="640"/>
          <w:marRight w:val="0"/>
          <w:marTop w:val="0"/>
          <w:marBottom w:val="0"/>
          <w:divBdr>
            <w:top w:val="none" w:sz="0" w:space="0" w:color="auto"/>
            <w:left w:val="none" w:sz="0" w:space="0" w:color="auto"/>
            <w:bottom w:val="none" w:sz="0" w:space="0" w:color="auto"/>
            <w:right w:val="none" w:sz="0" w:space="0" w:color="auto"/>
          </w:divBdr>
        </w:div>
        <w:div w:id="183717669">
          <w:marLeft w:val="640"/>
          <w:marRight w:val="0"/>
          <w:marTop w:val="0"/>
          <w:marBottom w:val="0"/>
          <w:divBdr>
            <w:top w:val="none" w:sz="0" w:space="0" w:color="auto"/>
            <w:left w:val="none" w:sz="0" w:space="0" w:color="auto"/>
            <w:bottom w:val="none" w:sz="0" w:space="0" w:color="auto"/>
            <w:right w:val="none" w:sz="0" w:space="0" w:color="auto"/>
          </w:divBdr>
        </w:div>
        <w:div w:id="1710177736">
          <w:marLeft w:val="640"/>
          <w:marRight w:val="0"/>
          <w:marTop w:val="0"/>
          <w:marBottom w:val="0"/>
          <w:divBdr>
            <w:top w:val="none" w:sz="0" w:space="0" w:color="auto"/>
            <w:left w:val="none" w:sz="0" w:space="0" w:color="auto"/>
            <w:bottom w:val="none" w:sz="0" w:space="0" w:color="auto"/>
            <w:right w:val="none" w:sz="0" w:space="0" w:color="auto"/>
          </w:divBdr>
        </w:div>
        <w:div w:id="913779313">
          <w:marLeft w:val="640"/>
          <w:marRight w:val="0"/>
          <w:marTop w:val="0"/>
          <w:marBottom w:val="0"/>
          <w:divBdr>
            <w:top w:val="none" w:sz="0" w:space="0" w:color="auto"/>
            <w:left w:val="none" w:sz="0" w:space="0" w:color="auto"/>
            <w:bottom w:val="none" w:sz="0" w:space="0" w:color="auto"/>
            <w:right w:val="none" w:sz="0" w:space="0" w:color="auto"/>
          </w:divBdr>
        </w:div>
        <w:div w:id="1428885355">
          <w:marLeft w:val="640"/>
          <w:marRight w:val="0"/>
          <w:marTop w:val="0"/>
          <w:marBottom w:val="0"/>
          <w:divBdr>
            <w:top w:val="none" w:sz="0" w:space="0" w:color="auto"/>
            <w:left w:val="none" w:sz="0" w:space="0" w:color="auto"/>
            <w:bottom w:val="none" w:sz="0" w:space="0" w:color="auto"/>
            <w:right w:val="none" w:sz="0" w:space="0" w:color="auto"/>
          </w:divBdr>
        </w:div>
        <w:div w:id="101074736">
          <w:marLeft w:val="640"/>
          <w:marRight w:val="0"/>
          <w:marTop w:val="0"/>
          <w:marBottom w:val="0"/>
          <w:divBdr>
            <w:top w:val="none" w:sz="0" w:space="0" w:color="auto"/>
            <w:left w:val="none" w:sz="0" w:space="0" w:color="auto"/>
            <w:bottom w:val="none" w:sz="0" w:space="0" w:color="auto"/>
            <w:right w:val="none" w:sz="0" w:space="0" w:color="auto"/>
          </w:divBdr>
        </w:div>
        <w:div w:id="677662038">
          <w:marLeft w:val="640"/>
          <w:marRight w:val="0"/>
          <w:marTop w:val="0"/>
          <w:marBottom w:val="0"/>
          <w:divBdr>
            <w:top w:val="none" w:sz="0" w:space="0" w:color="auto"/>
            <w:left w:val="none" w:sz="0" w:space="0" w:color="auto"/>
            <w:bottom w:val="none" w:sz="0" w:space="0" w:color="auto"/>
            <w:right w:val="none" w:sz="0" w:space="0" w:color="auto"/>
          </w:divBdr>
        </w:div>
        <w:div w:id="2106535982">
          <w:marLeft w:val="640"/>
          <w:marRight w:val="0"/>
          <w:marTop w:val="0"/>
          <w:marBottom w:val="0"/>
          <w:divBdr>
            <w:top w:val="none" w:sz="0" w:space="0" w:color="auto"/>
            <w:left w:val="none" w:sz="0" w:space="0" w:color="auto"/>
            <w:bottom w:val="none" w:sz="0" w:space="0" w:color="auto"/>
            <w:right w:val="none" w:sz="0" w:space="0" w:color="auto"/>
          </w:divBdr>
        </w:div>
        <w:div w:id="1919289015">
          <w:marLeft w:val="640"/>
          <w:marRight w:val="0"/>
          <w:marTop w:val="0"/>
          <w:marBottom w:val="0"/>
          <w:divBdr>
            <w:top w:val="none" w:sz="0" w:space="0" w:color="auto"/>
            <w:left w:val="none" w:sz="0" w:space="0" w:color="auto"/>
            <w:bottom w:val="none" w:sz="0" w:space="0" w:color="auto"/>
            <w:right w:val="none" w:sz="0" w:space="0" w:color="auto"/>
          </w:divBdr>
        </w:div>
        <w:div w:id="588656405">
          <w:marLeft w:val="640"/>
          <w:marRight w:val="0"/>
          <w:marTop w:val="0"/>
          <w:marBottom w:val="0"/>
          <w:divBdr>
            <w:top w:val="none" w:sz="0" w:space="0" w:color="auto"/>
            <w:left w:val="none" w:sz="0" w:space="0" w:color="auto"/>
            <w:bottom w:val="none" w:sz="0" w:space="0" w:color="auto"/>
            <w:right w:val="none" w:sz="0" w:space="0" w:color="auto"/>
          </w:divBdr>
        </w:div>
        <w:div w:id="1401369813">
          <w:marLeft w:val="640"/>
          <w:marRight w:val="0"/>
          <w:marTop w:val="0"/>
          <w:marBottom w:val="0"/>
          <w:divBdr>
            <w:top w:val="none" w:sz="0" w:space="0" w:color="auto"/>
            <w:left w:val="none" w:sz="0" w:space="0" w:color="auto"/>
            <w:bottom w:val="none" w:sz="0" w:space="0" w:color="auto"/>
            <w:right w:val="none" w:sz="0" w:space="0" w:color="auto"/>
          </w:divBdr>
        </w:div>
        <w:div w:id="1894270897">
          <w:marLeft w:val="640"/>
          <w:marRight w:val="0"/>
          <w:marTop w:val="0"/>
          <w:marBottom w:val="0"/>
          <w:divBdr>
            <w:top w:val="none" w:sz="0" w:space="0" w:color="auto"/>
            <w:left w:val="none" w:sz="0" w:space="0" w:color="auto"/>
            <w:bottom w:val="none" w:sz="0" w:space="0" w:color="auto"/>
            <w:right w:val="none" w:sz="0" w:space="0" w:color="auto"/>
          </w:divBdr>
        </w:div>
        <w:div w:id="1738627082">
          <w:marLeft w:val="640"/>
          <w:marRight w:val="0"/>
          <w:marTop w:val="0"/>
          <w:marBottom w:val="0"/>
          <w:divBdr>
            <w:top w:val="none" w:sz="0" w:space="0" w:color="auto"/>
            <w:left w:val="none" w:sz="0" w:space="0" w:color="auto"/>
            <w:bottom w:val="none" w:sz="0" w:space="0" w:color="auto"/>
            <w:right w:val="none" w:sz="0" w:space="0" w:color="auto"/>
          </w:divBdr>
        </w:div>
        <w:div w:id="386950302">
          <w:marLeft w:val="640"/>
          <w:marRight w:val="0"/>
          <w:marTop w:val="0"/>
          <w:marBottom w:val="0"/>
          <w:divBdr>
            <w:top w:val="none" w:sz="0" w:space="0" w:color="auto"/>
            <w:left w:val="none" w:sz="0" w:space="0" w:color="auto"/>
            <w:bottom w:val="none" w:sz="0" w:space="0" w:color="auto"/>
            <w:right w:val="none" w:sz="0" w:space="0" w:color="auto"/>
          </w:divBdr>
        </w:div>
        <w:div w:id="559828304">
          <w:marLeft w:val="640"/>
          <w:marRight w:val="0"/>
          <w:marTop w:val="0"/>
          <w:marBottom w:val="0"/>
          <w:divBdr>
            <w:top w:val="none" w:sz="0" w:space="0" w:color="auto"/>
            <w:left w:val="none" w:sz="0" w:space="0" w:color="auto"/>
            <w:bottom w:val="none" w:sz="0" w:space="0" w:color="auto"/>
            <w:right w:val="none" w:sz="0" w:space="0" w:color="auto"/>
          </w:divBdr>
        </w:div>
        <w:div w:id="84350094">
          <w:marLeft w:val="640"/>
          <w:marRight w:val="0"/>
          <w:marTop w:val="0"/>
          <w:marBottom w:val="0"/>
          <w:divBdr>
            <w:top w:val="none" w:sz="0" w:space="0" w:color="auto"/>
            <w:left w:val="none" w:sz="0" w:space="0" w:color="auto"/>
            <w:bottom w:val="none" w:sz="0" w:space="0" w:color="auto"/>
            <w:right w:val="none" w:sz="0" w:space="0" w:color="auto"/>
          </w:divBdr>
        </w:div>
        <w:div w:id="541601632">
          <w:marLeft w:val="640"/>
          <w:marRight w:val="0"/>
          <w:marTop w:val="0"/>
          <w:marBottom w:val="0"/>
          <w:divBdr>
            <w:top w:val="none" w:sz="0" w:space="0" w:color="auto"/>
            <w:left w:val="none" w:sz="0" w:space="0" w:color="auto"/>
            <w:bottom w:val="none" w:sz="0" w:space="0" w:color="auto"/>
            <w:right w:val="none" w:sz="0" w:space="0" w:color="auto"/>
          </w:divBdr>
        </w:div>
        <w:div w:id="226109150">
          <w:marLeft w:val="640"/>
          <w:marRight w:val="0"/>
          <w:marTop w:val="0"/>
          <w:marBottom w:val="0"/>
          <w:divBdr>
            <w:top w:val="none" w:sz="0" w:space="0" w:color="auto"/>
            <w:left w:val="none" w:sz="0" w:space="0" w:color="auto"/>
            <w:bottom w:val="none" w:sz="0" w:space="0" w:color="auto"/>
            <w:right w:val="none" w:sz="0" w:space="0" w:color="auto"/>
          </w:divBdr>
        </w:div>
        <w:div w:id="730933225">
          <w:marLeft w:val="640"/>
          <w:marRight w:val="0"/>
          <w:marTop w:val="0"/>
          <w:marBottom w:val="0"/>
          <w:divBdr>
            <w:top w:val="none" w:sz="0" w:space="0" w:color="auto"/>
            <w:left w:val="none" w:sz="0" w:space="0" w:color="auto"/>
            <w:bottom w:val="none" w:sz="0" w:space="0" w:color="auto"/>
            <w:right w:val="none" w:sz="0" w:space="0" w:color="auto"/>
          </w:divBdr>
        </w:div>
        <w:div w:id="947927873">
          <w:marLeft w:val="640"/>
          <w:marRight w:val="0"/>
          <w:marTop w:val="0"/>
          <w:marBottom w:val="0"/>
          <w:divBdr>
            <w:top w:val="none" w:sz="0" w:space="0" w:color="auto"/>
            <w:left w:val="none" w:sz="0" w:space="0" w:color="auto"/>
            <w:bottom w:val="none" w:sz="0" w:space="0" w:color="auto"/>
            <w:right w:val="none" w:sz="0" w:space="0" w:color="auto"/>
          </w:divBdr>
        </w:div>
        <w:div w:id="1310284855">
          <w:marLeft w:val="640"/>
          <w:marRight w:val="0"/>
          <w:marTop w:val="0"/>
          <w:marBottom w:val="0"/>
          <w:divBdr>
            <w:top w:val="none" w:sz="0" w:space="0" w:color="auto"/>
            <w:left w:val="none" w:sz="0" w:space="0" w:color="auto"/>
            <w:bottom w:val="none" w:sz="0" w:space="0" w:color="auto"/>
            <w:right w:val="none" w:sz="0" w:space="0" w:color="auto"/>
          </w:divBdr>
        </w:div>
        <w:div w:id="1103643883">
          <w:marLeft w:val="640"/>
          <w:marRight w:val="0"/>
          <w:marTop w:val="0"/>
          <w:marBottom w:val="0"/>
          <w:divBdr>
            <w:top w:val="none" w:sz="0" w:space="0" w:color="auto"/>
            <w:left w:val="none" w:sz="0" w:space="0" w:color="auto"/>
            <w:bottom w:val="none" w:sz="0" w:space="0" w:color="auto"/>
            <w:right w:val="none" w:sz="0" w:space="0" w:color="auto"/>
          </w:divBdr>
        </w:div>
        <w:div w:id="417678621">
          <w:marLeft w:val="640"/>
          <w:marRight w:val="0"/>
          <w:marTop w:val="0"/>
          <w:marBottom w:val="0"/>
          <w:divBdr>
            <w:top w:val="none" w:sz="0" w:space="0" w:color="auto"/>
            <w:left w:val="none" w:sz="0" w:space="0" w:color="auto"/>
            <w:bottom w:val="none" w:sz="0" w:space="0" w:color="auto"/>
            <w:right w:val="none" w:sz="0" w:space="0" w:color="auto"/>
          </w:divBdr>
        </w:div>
        <w:div w:id="335694390">
          <w:marLeft w:val="640"/>
          <w:marRight w:val="0"/>
          <w:marTop w:val="0"/>
          <w:marBottom w:val="0"/>
          <w:divBdr>
            <w:top w:val="none" w:sz="0" w:space="0" w:color="auto"/>
            <w:left w:val="none" w:sz="0" w:space="0" w:color="auto"/>
            <w:bottom w:val="none" w:sz="0" w:space="0" w:color="auto"/>
            <w:right w:val="none" w:sz="0" w:space="0" w:color="auto"/>
          </w:divBdr>
        </w:div>
        <w:div w:id="516698611">
          <w:marLeft w:val="640"/>
          <w:marRight w:val="0"/>
          <w:marTop w:val="0"/>
          <w:marBottom w:val="0"/>
          <w:divBdr>
            <w:top w:val="none" w:sz="0" w:space="0" w:color="auto"/>
            <w:left w:val="none" w:sz="0" w:space="0" w:color="auto"/>
            <w:bottom w:val="none" w:sz="0" w:space="0" w:color="auto"/>
            <w:right w:val="none" w:sz="0" w:space="0" w:color="auto"/>
          </w:divBdr>
        </w:div>
        <w:div w:id="1202135886">
          <w:marLeft w:val="640"/>
          <w:marRight w:val="0"/>
          <w:marTop w:val="0"/>
          <w:marBottom w:val="0"/>
          <w:divBdr>
            <w:top w:val="none" w:sz="0" w:space="0" w:color="auto"/>
            <w:left w:val="none" w:sz="0" w:space="0" w:color="auto"/>
            <w:bottom w:val="none" w:sz="0" w:space="0" w:color="auto"/>
            <w:right w:val="none" w:sz="0" w:space="0" w:color="auto"/>
          </w:divBdr>
        </w:div>
        <w:div w:id="73598262">
          <w:marLeft w:val="640"/>
          <w:marRight w:val="0"/>
          <w:marTop w:val="0"/>
          <w:marBottom w:val="0"/>
          <w:divBdr>
            <w:top w:val="none" w:sz="0" w:space="0" w:color="auto"/>
            <w:left w:val="none" w:sz="0" w:space="0" w:color="auto"/>
            <w:bottom w:val="none" w:sz="0" w:space="0" w:color="auto"/>
            <w:right w:val="none" w:sz="0" w:space="0" w:color="auto"/>
          </w:divBdr>
        </w:div>
        <w:div w:id="32460572">
          <w:marLeft w:val="640"/>
          <w:marRight w:val="0"/>
          <w:marTop w:val="0"/>
          <w:marBottom w:val="0"/>
          <w:divBdr>
            <w:top w:val="none" w:sz="0" w:space="0" w:color="auto"/>
            <w:left w:val="none" w:sz="0" w:space="0" w:color="auto"/>
            <w:bottom w:val="none" w:sz="0" w:space="0" w:color="auto"/>
            <w:right w:val="none" w:sz="0" w:space="0" w:color="auto"/>
          </w:divBdr>
        </w:div>
        <w:div w:id="2102414119">
          <w:marLeft w:val="640"/>
          <w:marRight w:val="0"/>
          <w:marTop w:val="0"/>
          <w:marBottom w:val="0"/>
          <w:divBdr>
            <w:top w:val="none" w:sz="0" w:space="0" w:color="auto"/>
            <w:left w:val="none" w:sz="0" w:space="0" w:color="auto"/>
            <w:bottom w:val="none" w:sz="0" w:space="0" w:color="auto"/>
            <w:right w:val="none" w:sz="0" w:space="0" w:color="auto"/>
          </w:divBdr>
        </w:div>
        <w:div w:id="995764913">
          <w:marLeft w:val="640"/>
          <w:marRight w:val="0"/>
          <w:marTop w:val="0"/>
          <w:marBottom w:val="0"/>
          <w:divBdr>
            <w:top w:val="none" w:sz="0" w:space="0" w:color="auto"/>
            <w:left w:val="none" w:sz="0" w:space="0" w:color="auto"/>
            <w:bottom w:val="none" w:sz="0" w:space="0" w:color="auto"/>
            <w:right w:val="none" w:sz="0" w:space="0" w:color="auto"/>
          </w:divBdr>
        </w:div>
        <w:div w:id="1260455009">
          <w:marLeft w:val="640"/>
          <w:marRight w:val="0"/>
          <w:marTop w:val="0"/>
          <w:marBottom w:val="0"/>
          <w:divBdr>
            <w:top w:val="none" w:sz="0" w:space="0" w:color="auto"/>
            <w:left w:val="none" w:sz="0" w:space="0" w:color="auto"/>
            <w:bottom w:val="none" w:sz="0" w:space="0" w:color="auto"/>
            <w:right w:val="none" w:sz="0" w:space="0" w:color="auto"/>
          </w:divBdr>
        </w:div>
        <w:div w:id="69697215">
          <w:marLeft w:val="640"/>
          <w:marRight w:val="0"/>
          <w:marTop w:val="0"/>
          <w:marBottom w:val="0"/>
          <w:divBdr>
            <w:top w:val="none" w:sz="0" w:space="0" w:color="auto"/>
            <w:left w:val="none" w:sz="0" w:space="0" w:color="auto"/>
            <w:bottom w:val="none" w:sz="0" w:space="0" w:color="auto"/>
            <w:right w:val="none" w:sz="0" w:space="0" w:color="auto"/>
          </w:divBdr>
        </w:div>
        <w:div w:id="206988579">
          <w:marLeft w:val="640"/>
          <w:marRight w:val="0"/>
          <w:marTop w:val="0"/>
          <w:marBottom w:val="0"/>
          <w:divBdr>
            <w:top w:val="none" w:sz="0" w:space="0" w:color="auto"/>
            <w:left w:val="none" w:sz="0" w:space="0" w:color="auto"/>
            <w:bottom w:val="none" w:sz="0" w:space="0" w:color="auto"/>
            <w:right w:val="none" w:sz="0" w:space="0" w:color="auto"/>
          </w:divBdr>
        </w:div>
        <w:div w:id="659114105">
          <w:marLeft w:val="640"/>
          <w:marRight w:val="0"/>
          <w:marTop w:val="0"/>
          <w:marBottom w:val="0"/>
          <w:divBdr>
            <w:top w:val="none" w:sz="0" w:space="0" w:color="auto"/>
            <w:left w:val="none" w:sz="0" w:space="0" w:color="auto"/>
            <w:bottom w:val="none" w:sz="0" w:space="0" w:color="auto"/>
            <w:right w:val="none" w:sz="0" w:space="0" w:color="auto"/>
          </w:divBdr>
        </w:div>
        <w:div w:id="1978073486">
          <w:marLeft w:val="640"/>
          <w:marRight w:val="0"/>
          <w:marTop w:val="0"/>
          <w:marBottom w:val="0"/>
          <w:divBdr>
            <w:top w:val="none" w:sz="0" w:space="0" w:color="auto"/>
            <w:left w:val="none" w:sz="0" w:space="0" w:color="auto"/>
            <w:bottom w:val="none" w:sz="0" w:space="0" w:color="auto"/>
            <w:right w:val="none" w:sz="0" w:space="0" w:color="auto"/>
          </w:divBdr>
        </w:div>
        <w:div w:id="641235492">
          <w:marLeft w:val="640"/>
          <w:marRight w:val="0"/>
          <w:marTop w:val="0"/>
          <w:marBottom w:val="0"/>
          <w:divBdr>
            <w:top w:val="none" w:sz="0" w:space="0" w:color="auto"/>
            <w:left w:val="none" w:sz="0" w:space="0" w:color="auto"/>
            <w:bottom w:val="none" w:sz="0" w:space="0" w:color="auto"/>
            <w:right w:val="none" w:sz="0" w:space="0" w:color="auto"/>
          </w:divBdr>
        </w:div>
        <w:div w:id="1475176941">
          <w:marLeft w:val="640"/>
          <w:marRight w:val="0"/>
          <w:marTop w:val="0"/>
          <w:marBottom w:val="0"/>
          <w:divBdr>
            <w:top w:val="none" w:sz="0" w:space="0" w:color="auto"/>
            <w:left w:val="none" w:sz="0" w:space="0" w:color="auto"/>
            <w:bottom w:val="none" w:sz="0" w:space="0" w:color="auto"/>
            <w:right w:val="none" w:sz="0" w:space="0" w:color="auto"/>
          </w:divBdr>
        </w:div>
        <w:div w:id="1561090655">
          <w:marLeft w:val="640"/>
          <w:marRight w:val="0"/>
          <w:marTop w:val="0"/>
          <w:marBottom w:val="0"/>
          <w:divBdr>
            <w:top w:val="none" w:sz="0" w:space="0" w:color="auto"/>
            <w:left w:val="none" w:sz="0" w:space="0" w:color="auto"/>
            <w:bottom w:val="none" w:sz="0" w:space="0" w:color="auto"/>
            <w:right w:val="none" w:sz="0" w:space="0" w:color="auto"/>
          </w:divBdr>
        </w:div>
        <w:div w:id="228541968">
          <w:marLeft w:val="640"/>
          <w:marRight w:val="0"/>
          <w:marTop w:val="0"/>
          <w:marBottom w:val="0"/>
          <w:divBdr>
            <w:top w:val="none" w:sz="0" w:space="0" w:color="auto"/>
            <w:left w:val="none" w:sz="0" w:space="0" w:color="auto"/>
            <w:bottom w:val="none" w:sz="0" w:space="0" w:color="auto"/>
            <w:right w:val="none" w:sz="0" w:space="0" w:color="auto"/>
          </w:divBdr>
        </w:div>
      </w:divsChild>
    </w:div>
    <w:div w:id="1597404915">
      <w:bodyDiv w:val="1"/>
      <w:marLeft w:val="0"/>
      <w:marRight w:val="0"/>
      <w:marTop w:val="0"/>
      <w:marBottom w:val="0"/>
      <w:divBdr>
        <w:top w:val="none" w:sz="0" w:space="0" w:color="auto"/>
        <w:left w:val="none" w:sz="0" w:space="0" w:color="auto"/>
        <w:bottom w:val="none" w:sz="0" w:space="0" w:color="auto"/>
        <w:right w:val="none" w:sz="0" w:space="0" w:color="auto"/>
      </w:divBdr>
      <w:divsChild>
        <w:div w:id="78720416">
          <w:marLeft w:val="640"/>
          <w:marRight w:val="0"/>
          <w:marTop w:val="0"/>
          <w:marBottom w:val="0"/>
          <w:divBdr>
            <w:top w:val="none" w:sz="0" w:space="0" w:color="auto"/>
            <w:left w:val="none" w:sz="0" w:space="0" w:color="auto"/>
            <w:bottom w:val="none" w:sz="0" w:space="0" w:color="auto"/>
            <w:right w:val="none" w:sz="0" w:space="0" w:color="auto"/>
          </w:divBdr>
        </w:div>
        <w:div w:id="1874030456">
          <w:marLeft w:val="640"/>
          <w:marRight w:val="0"/>
          <w:marTop w:val="0"/>
          <w:marBottom w:val="0"/>
          <w:divBdr>
            <w:top w:val="none" w:sz="0" w:space="0" w:color="auto"/>
            <w:left w:val="none" w:sz="0" w:space="0" w:color="auto"/>
            <w:bottom w:val="none" w:sz="0" w:space="0" w:color="auto"/>
            <w:right w:val="none" w:sz="0" w:space="0" w:color="auto"/>
          </w:divBdr>
        </w:div>
        <w:div w:id="1780447444">
          <w:marLeft w:val="640"/>
          <w:marRight w:val="0"/>
          <w:marTop w:val="0"/>
          <w:marBottom w:val="0"/>
          <w:divBdr>
            <w:top w:val="none" w:sz="0" w:space="0" w:color="auto"/>
            <w:left w:val="none" w:sz="0" w:space="0" w:color="auto"/>
            <w:bottom w:val="none" w:sz="0" w:space="0" w:color="auto"/>
            <w:right w:val="none" w:sz="0" w:space="0" w:color="auto"/>
          </w:divBdr>
        </w:div>
        <w:div w:id="406808421">
          <w:marLeft w:val="640"/>
          <w:marRight w:val="0"/>
          <w:marTop w:val="0"/>
          <w:marBottom w:val="0"/>
          <w:divBdr>
            <w:top w:val="none" w:sz="0" w:space="0" w:color="auto"/>
            <w:left w:val="none" w:sz="0" w:space="0" w:color="auto"/>
            <w:bottom w:val="none" w:sz="0" w:space="0" w:color="auto"/>
            <w:right w:val="none" w:sz="0" w:space="0" w:color="auto"/>
          </w:divBdr>
        </w:div>
        <w:div w:id="1097408527">
          <w:marLeft w:val="640"/>
          <w:marRight w:val="0"/>
          <w:marTop w:val="0"/>
          <w:marBottom w:val="0"/>
          <w:divBdr>
            <w:top w:val="none" w:sz="0" w:space="0" w:color="auto"/>
            <w:left w:val="none" w:sz="0" w:space="0" w:color="auto"/>
            <w:bottom w:val="none" w:sz="0" w:space="0" w:color="auto"/>
            <w:right w:val="none" w:sz="0" w:space="0" w:color="auto"/>
          </w:divBdr>
        </w:div>
        <w:div w:id="2122067700">
          <w:marLeft w:val="640"/>
          <w:marRight w:val="0"/>
          <w:marTop w:val="0"/>
          <w:marBottom w:val="0"/>
          <w:divBdr>
            <w:top w:val="none" w:sz="0" w:space="0" w:color="auto"/>
            <w:left w:val="none" w:sz="0" w:space="0" w:color="auto"/>
            <w:bottom w:val="none" w:sz="0" w:space="0" w:color="auto"/>
            <w:right w:val="none" w:sz="0" w:space="0" w:color="auto"/>
          </w:divBdr>
        </w:div>
        <w:div w:id="1262295916">
          <w:marLeft w:val="640"/>
          <w:marRight w:val="0"/>
          <w:marTop w:val="0"/>
          <w:marBottom w:val="0"/>
          <w:divBdr>
            <w:top w:val="none" w:sz="0" w:space="0" w:color="auto"/>
            <w:left w:val="none" w:sz="0" w:space="0" w:color="auto"/>
            <w:bottom w:val="none" w:sz="0" w:space="0" w:color="auto"/>
            <w:right w:val="none" w:sz="0" w:space="0" w:color="auto"/>
          </w:divBdr>
        </w:div>
        <w:div w:id="308175797">
          <w:marLeft w:val="640"/>
          <w:marRight w:val="0"/>
          <w:marTop w:val="0"/>
          <w:marBottom w:val="0"/>
          <w:divBdr>
            <w:top w:val="none" w:sz="0" w:space="0" w:color="auto"/>
            <w:left w:val="none" w:sz="0" w:space="0" w:color="auto"/>
            <w:bottom w:val="none" w:sz="0" w:space="0" w:color="auto"/>
            <w:right w:val="none" w:sz="0" w:space="0" w:color="auto"/>
          </w:divBdr>
        </w:div>
        <w:div w:id="1336231005">
          <w:marLeft w:val="640"/>
          <w:marRight w:val="0"/>
          <w:marTop w:val="0"/>
          <w:marBottom w:val="0"/>
          <w:divBdr>
            <w:top w:val="none" w:sz="0" w:space="0" w:color="auto"/>
            <w:left w:val="none" w:sz="0" w:space="0" w:color="auto"/>
            <w:bottom w:val="none" w:sz="0" w:space="0" w:color="auto"/>
            <w:right w:val="none" w:sz="0" w:space="0" w:color="auto"/>
          </w:divBdr>
        </w:div>
        <w:div w:id="1066104557">
          <w:marLeft w:val="640"/>
          <w:marRight w:val="0"/>
          <w:marTop w:val="0"/>
          <w:marBottom w:val="0"/>
          <w:divBdr>
            <w:top w:val="none" w:sz="0" w:space="0" w:color="auto"/>
            <w:left w:val="none" w:sz="0" w:space="0" w:color="auto"/>
            <w:bottom w:val="none" w:sz="0" w:space="0" w:color="auto"/>
            <w:right w:val="none" w:sz="0" w:space="0" w:color="auto"/>
          </w:divBdr>
        </w:div>
        <w:div w:id="158734364">
          <w:marLeft w:val="640"/>
          <w:marRight w:val="0"/>
          <w:marTop w:val="0"/>
          <w:marBottom w:val="0"/>
          <w:divBdr>
            <w:top w:val="none" w:sz="0" w:space="0" w:color="auto"/>
            <w:left w:val="none" w:sz="0" w:space="0" w:color="auto"/>
            <w:bottom w:val="none" w:sz="0" w:space="0" w:color="auto"/>
            <w:right w:val="none" w:sz="0" w:space="0" w:color="auto"/>
          </w:divBdr>
        </w:div>
        <w:div w:id="1824737119">
          <w:marLeft w:val="640"/>
          <w:marRight w:val="0"/>
          <w:marTop w:val="0"/>
          <w:marBottom w:val="0"/>
          <w:divBdr>
            <w:top w:val="none" w:sz="0" w:space="0" w:color="auto"/>
            <w:left w:val="none" w:sz="0" w:space="0" w:color="auto"/>
            <w:bottom w:val="none" w:sz="0" w:space="0" w:color="auto"/>
            <w:right w:val="none" w:sz="0" w:space="0" w:color="auto"/>
          </w:divBdr>
        </w:div>
        <w:div w:id="531193547">
          <w:marLeft w:val="640"/>
          <w:marRight w:val="0"/>
          <w:marTop w:val="0"/>
          <w:marBottom w:val="0"/>
          <w:divBdr>
            <w:top w:val="none" w:sz="0" w:space="0" w:color="auto"/>
            <w:left w:val="none" w:sz="0" w:space="0" w:color="auto"/>
            <w:bottom w:val="none" w:sz="0" w:space="0" w:color="auto"/>
            <w:right w:val="none" w:sz="0" w:space="0" w:color="auto"/>
          </w:divBdr>
        </w:div>
        <w:div w:id="904146228">
          <w:marLeft w:val="640"/>
          <w:marRight w:val="0"/>
          <w:marTop w:val="0"/>
          <w:marBottom w:val="0"/>
          <w:divBdr>
            <w:top w:val="none" w:sz="0" w:space="0" w:color="auto"/>
            <w:left w:val="none" w:sz="0" w:space="0" w:color="auto"/>
            <w:bottom w:val="none" w:sz="0" w:space="0" w:color="auto"/>
            <w:right w:val="none" w:sz="0" w:space="0" w:color="auto"/>
          </w:divBdr>
        </w:div>
        <w:div w:id="908925343">
          <w:marLeft w:val="640"/>
          <w:marRight w:val="0"/>
          <w:marTop w:val="0"/>
          <w:marBottom w:val="0"/>
          <w:divBdr>
            <w:top w:val="none" w:sz="0" w:space="0" w:color="auto"/>
            <w:left w:val="none" w:sz="0" w:space="0" w:color="auto"/>
            <w:bottom w:val="none" w:sz="0" w:space="0" w:color="auto"/>
            <w:right w:val="none" w:sz="0" w:space="0" w:color="auto"/>
          </w:divBdr>
        </w:div>
        <w:div w:id="36052622">
          <w:marLeft w:val="640"/>
          <w:marRight w:val="0"/>
          <w:marTop w:val="0"/>
          <w:marBottom w:val="0"/>
          <w:divBdr>
            <w:top w:val="none" w:sz="0" w:space="0" w:color="auto"/>
            <w:left w:val="none" w:sz="0" w:space="0" w:color="auto"/>
            <w:bottom w:val="none" w:sz="0" w:space="0" w:color="auto"/>
            <w:right w:val="none" w:sz="0" w:space="0" w:color="auto"/>
          </w:divBdr>
        </w:div>
        <w:div w:id="781388339">
          <w:marLeft w:val="640"/>
          <w:marRight w:val="0"/>
          <w:marTop w:val="0"/>
          <w:marBottom w:val="0"/>
          <w:divBdr>
            <w:top w:val="none" w:sz="0" w:space="0" w:color="auto"/>
            <w:left w:val="none" w:sz="0" w:space="0" w:color="auto"/>
            <w:bottom w:val="none" w:sz="0" w:space="0" w:color="auto"/>
            <w:right w:val="none" w:sz="0" w:space="0" w:color="auto"/>
          </w:divBdr>
        </w:div>
        <w:div w:id="1350913122">
          <w:marLeft w:val="640"/>
          <w:marRight w:val="0"/>
          <w:marTop w:val="0"/>
          <w:marBottom w:val="0"/>
          <w:divBdr>
            <w:top w:val="none" w:sz="0" w:space="0" w:color="auto"/>
            <w:left w:val="none" w:sz="0" w:space="0" w:color="auto"/>
            <w:bottom w:val="none" w:sz="0" w:space="0" w:color="auto"/>
            <w:right w:val="none" w:sz="0" w:space="0" w:color="auto"/>
          </w:divBdr>
        </w:div>
        <w:div w:id="1634754063">
          <w:marLeft w:val="640"/>
          <w:marRight w:val="0"/>
          <w:marTop w:val="0"/>
          <w:marBottom w:val="0"/>
          <w:divBdr>
            <w:top w:val="none" w:sz="0" w:space="0" w:color="auto"/>
            <w:left w:val="none" w:sz="0" w:space="0" w:color="auto"/>
            <w:bottom w:val="none" w:sz="0" w:space="0" w:color="auto"/>
            <w:right w:val="none" w:sz="0" w:space="0" w:color="auto"/>
          </w:divBdr>
        </w:div>
        <w:div w:id="2112578527">
          <w:marLeft w:val="640"/>
          <w:marRight w:val="0"/>
          <w:marTop w:val="0"/>
          <w:marBottom w:val="0"/>
          <w:divBdr>
            <w:top w:val="none" w:sz="0" w:space="0" w:color="auto"/>
            <w:left w:val="none" w:sz="0" w:space="0" w:color="auto"/>
            <w:bottom w:val="none" w:sz="0" w:space="0" w:color="auto"/>
            <w:right w:val="none" w:sz="0" w:space="0" w:color="auto"/>
          </w:divBdr>
        </w:div>
        <w:div w:id="144393110">
          <w:marLeft w:val="640"/>
          <w:marRight w:val="0"/>
          <w:marTop w:val="0"/>
          <w:marBottom w:val="0"/>
          <w:divBdr>
            <w:top w:val="none" w:sz="0" w:space="0" w:color="auto"/>
            <w:left w:val="none" w:sz="0" w:space="0" w:color="auto"/>
            <w:bottom w:val="none" w:sz="0" w:space="0" w:color="auto"/>
            <w:right w:val="none" w:sz="0" w:space="0" w:color="auto"/>
          </w:divBdr>
        </w:div>
        <w:div w:id="1992521372">
          <w:marLeft w:val="640"/>
          <w:marRight w:val="0"/>
          <w:marTop w:val="0"/>
          <w:marBottom w:val="0"/>
          <w:divBdr>
            <w:top w:val="none" w:sz="0" w:space="0" w:color="auto"/>
            <w:left w:val="none" w:sz="0" w:space="0" w:color="auto"/>
            <w:bottom w:val="none" w:sz="0" w:space="0" w:color="auto"/>
            <w:right w:val="none" w:sz="0" w:space="0" w:color="auto"/>
          </w:divBdr>
        </w:div>
        <w:div w:id="1709523681">
          <w:marLeft w:val="640"/>
          <w:marRight w:val="0"/>
          <w:marTop w:val="0"/>
          <w:marBottom w:val="0"/>
          <w:divBdr>
            <w:top w:val="none" w:sz="0" w:space="0" w:color="auto"/>
            <w:left w:val="none" w:sz="0" w:space="0" w:color="auto"/>
            <w:bottom w:val="none" w:sz="0" w:space="0" w:color="auto"/>
            <w:right w:val="none" w:sz="0" w:space="0" w:color="auto"/>
          </w:divBdr>
        </w:div>
        <w:div w:id="1428846609">
          <w:marLeft w:val="640"/>
          <w:marRight w:val="0"/>
          <w:marTop w:val="0"/>
          <w:marBottom w:val="0"/>
          <w:divBdr>
            <w:top w:val="none" w:sz="0" w:space="0" w:color="auto"/>
            <w:left w:val="none" w:sz="0" w:space="0" w:color="auto"/>
            <w:bottom w:val="none" w:sz="0" w:space="0" w:color="auto"/>
            <w:right w:val="none" w:sz="0" w:space="0" w:color="auto"/>
          </w:divBdr>
        </w:div>
        <w:div w:id="1389039236">
          <w:marLeft w:val="640"/>
          <w:marRight w:val="0"/>
          <w:marTop w:val="0"/>
          <w:marBottom w:val="0"/>
          <w:divBdr>
            <w:top w:val="none" w:sz="0" w:space="0" w:color="auto"/>
            <w:left w:val="none" w:sz="0" w:space="0" w:color="auto"/>
            <w:bottom w:val="none" w:sz="0" w:space="0" w:color="auto"/>
            <w:right w:val="none" w:sz="0" w:space="0" w:color="auto"/>
          </w:divBdr>
        </w:div>
        <w:div w:id="1837375148">
          <w:marLeft w:val="640"/>
          <w:marRight w:val="0"/>
          <w:marTop w:val="0"/>
          <w:marBottom w:val="0"/>
          <w:divBdr>
            <w:top w:val="none" w:sz="0" w:space="0" w:color="auto"/>
            <w:left w:val="none" w:sz="0" w:space="0" w:color="auto"/>
            <w:bottom w:val="none" w:sz="0" w:space="0" w:color="auto"/>
            <w:right w:val="none" w:sz="0" w:space="0" w:color="auto"/>
          </w:divBdr>
        </w:div>
        <w:div w:id="769202168">
          <w:marLeft w:val="640"/>
          <w:marRight w:val="0"/>
          <w:marTop w:val="0"/>
          <w:marBottom w:val="0"/>
          <w:divBdr>
            <w:top w:val="none" w:sz="0" w:space="0" w:color="auto"/>
            <w:left w:val="none" w:sz="0" w:space="0" w:color="auto"/>
            <w:bottom w:val="none" w:sz="0" w:space="0" w:color="auto"/>
            <w:right w:val="none" w:sz="0" w:space="0" w:color="auto"/>
          </w:divBdr>
        </w:div>
        <w:div w:id="609774492">
          <w:marLeft w:val="640"/>
          <w:marRight w:val="0"/>
          <w:marTop w:val="0"/>
          <w:marBottom w:val="0"/>
          <w:divBdr>
            <w:top w:val="none" w:sz="0" w:space="0" w:color="auto"/>
            <w:left w:val="none" w:sz="0" w:space="0" w:color="auto"/>
            <w:bottom w:val="none" w:sz="0" w:space="0" w:color="auto"/>
            <w:right w:val="none" w:sz="0" w:space="0" w:color="auto"/>
          </w:divBdr>
        </w:div>
        <w:div w:id="1587307050">
          <w:marLeft w:val="640"/>
          <w:marRight w:val="0"/>
          <w:marTop w:val="0"/>
          <w:marBottom w:val="0"/>
          <w:divBdr>
            <w:top w:val="none" w:sz="0" w:space="0" w:color="auto"/>
            <w:left w:val="none" w:sz="0" w:space="0" w:color="auto"/>
            <w:bottom w:val="none" w:sz="0" w:space="0" w:color="auto"/>
            <w:right w:val="none" w:sz="0" w:space="0" w:color="auto"/>
          </w:divBdr>
        </w:div>
        <w:div w:id="390348084">
          <w:marLeft w:val="640"/>
          <w:marRight w:val="0"/>
          <w:marTop w:val="0"/>
          <w:marBottom w:val="0"/>
          <w:divBdr>
            <w:top w:val="none" w:sz="0" w:space="0" w:color="auto"/>
            <w:left w:val="none" w:sz="0" w:space="0" w:color="auto"/>
            <w:bottom w:val="none" w:sz="0" w:space="0" w:color="auto"/>
            <w:right w:val="none" w:sz="0" w:space="0" w:color="auto"/>
          </w:divBdr>
        </w:div>
        <w:div w:id="445924890">
          <w:marLeft w:val="640"/>
          <w:marRight w:val="0"/>
          <w:marTop w:val="0"/>
          <w:marBottom w:val="0"/>
          <w:divBdr>
            <w:top w:val="none" w:sz="0" w:space="0" w:color="auto"/>
            <w:left w:val="none" w:sz="0" w:space="0" w:color="auto"/>
            <w:bottom w:val="none" w:sz="0" w:space="0" w:color="auto"/>
            <w:right w:val="none" w:sz="0" w:space="0" w:color="auto"/>
          </w:divBdr>
        </w:div>
        <w:div w:id="21712116">
          <w:marLeft w:val="640"/>
          <w:marRight w:val="0"/>
          <w:marTop w:val="0"/>
          <w:marBottom w:val="0"/>
          <w:divBdr>
            <w:top w:val="none" w:sz="0" w:space="0" w:color="auto"/>
            <w:left w:val="none" w:sz="0" w:space="0" w:color="auto"/>
            <w:bottom w:val="none" w:sz="0" w:space="0" w:color="auto"/>
            <w:right w:val="none" w:sz="0" w:space="0" w:color="auto"/>
          </w:divBdr>
        </w:div>
        <w:div w:id="1160346394">
          <w:marLeft w:val="640"/>
          <w:marRight w:val="0"/>
          <w:marTop w:val="0"/>
          <w:marBottom w:val="0"/>
          <w:divBdr>
            <w:top w:val="none" w:sz="0" w:space="0" w:color="auto"/>
            <w:left w:val="none" w:sz="0" w:space="0" w:color="auto"/>
            <w:bottom w:val="none" w:sz="0" w:space="0" w:color="auto"/>
            <w:right w:val="none" w:sz="0" w:space="0" w:color="auto"/>
          </w:divBdr>
        </w:div>
        <w:div w:id="1331561801">
          <w:marLeft w:val="640"/>
          <w:marRight w:val="0"/>
          <w:marTop w:val="0"/>
          <w:marBottom w:val="0"/>
          <w:divBdr>
            <w:top w:val="none" w:sz="0" w:space="0" w:color="auto"/>
            <w:left w:val="none" w:sz="0" w:space="0" w:color="auto"/>
            <w:bottom w:val="none" w:sz="0" w:space="0" w:color="auto"/>
            <w:right w:val="none" w:sz="0" w:space="0" w:color="auto"/>
          </w:divBdr>
        </w:div>
        <w:div w:id="1217660709">
          <w:marLeft w:val="640"/>
          <w:marRight w:val="0"/>
          <w:marTop w:val="0"/>
          <w:marBottom w:val="0"/>
          <w:divBdr>
            <w:top w:val="none" w:sz="0" w:space="0" w:color="auto"/>
            <w:left w:val="none" w:sz="0" w:space="0" w:color="auto"/>
            <w:bottom w:val="none" w:sz="0" w:space="0" w:color="auto"/>
            <w:right w:val="none" w:sz="0" w:space="0" w:color="auto"/>
          </w:divBdr>
        </w:div>
        <w:div w:id="268777347">
          <w:marLeft w:val="640"/>
          <w:marRight w:val="0"/>
          <w:marTop w:val="0"/>
          <w:marBottom w:val="0"/>
          <w:divBdr>
            <w:top w:val="none" w:sz="0" w:space="0" w:color="auto"/>
            <w:left w:val="none" w:sz="0" w:space="0" w:color="auto"/>
            <w:bottom w:val="none" w:sz="0" w:space="0" w:color="auto"/>
            <w:right w:val="none" w:sz="0" w:space="0" w:color="auto"/>
          </w:divBdr>
        </w:div>
        <w:div w:id="755130176">
          <w:marLeft w:val="640"/>
          <w:marRight w:val="0"/>
          <w:marTop w:val="0"/>
          <w:marBottom w:val="0"/>
          <w:divBdr>
            <w:top w:val="none" w:sz="0" w:space="0" w:color="auto"/>
            <w:left w:val="none" w:sz="0" w:space="0" w:color="auto"/>
            <w:bottom w:val="none" w:sz="0" w:space="0" w:color="auto"/>
            <w:right w:val="none" w:sz="0" w:space="0" w:color="auto"/>
          </w:divBdr>
        </w:div>
        <w:div w:id="750126056">
          <w:marLeft w:val="640"/>
          <w:marRight w:val="0"/>
          <w:marTop w:val="0"/>
          <w:marBottom w:val="0"/>
          <w:divBdr>
            <w:top w:val="none" w:sz="0" w:space="0" w:color="auto"/>
            <w:left w:val="none" w:sz="0" w:space="0" w:color="auto"/>
            <w:bottom w:val="none" w:sz="0" w:space="0" w:color="auto"/>
            <w:right w:val="none" w:sz="0" w:space="0" w:color="auto"/>
          </w:divBdr>
        </w:div>
        <w:div w:id="1636908283">
          <w:marLeft w:val="640"/>
          <w:marRight w:val="0"/>
          <w:marTop w:val="0"/>
          <w:marBottom w:val="0"/>
          <w:divBdr>
            <w:top w:val="none" w:sz="0" w:space="0" w:color="auto"/>
            <w:left w:val="none" w:sz="0" w:space="0" w:color="auto"/>
            <w:bottom w:val="none" w:sz="0" w:space="0" w:color="auto"/>
            <w:right w:val="none" w:sz="0" w:space="0" w:color="auto"/>
          </w:divBdr>
        </w:div>
        <w:div w:id="56827260">
          <w:marLeft w:val="640"/>
          <w:marRight w:val="0"/>
          <w:marTop w:val="0"/>
          <w:marBottom w:val="0"/>
          <w:divBdr>
            <w:top w:val="none" w:sz="0" w:space="0" w:color="auto"/>
            <w:left w:val="none" w:sz="0" w:space="0" w:color="auto"/>
            <w:bottom w:val="none" w:sz="0" w:space="0" w:color="auto"/>
            <w:right w:val="none" w:sz="0" w:space="0" w:color="auto"/>
          </w:divBdr>
        </w:div>
        <w:div w:id="837573988">
          <w:marLeft w:val="640"/>
          <w:marRight w:val="0"/>
          <w:marTop w:val="0"/>
          <w:marBottom w:val="0"/>
          <w:divBdr>
            <w:top w:val="none" w:sz="0" w:space="0" w:color="auto"/>
            <w:left w:val="none" w:sz="0" w:space="0" w:color="auto"/>
            <w:bottom w:val="none" w:sz="0" w:space="0" w:color="auto"/>
            <w:right w:val="none" w:sz="0" w:space="0" w:color="auto"/>
          </w:divBdr>
        </w:div>
        <w:div w:id="1989632947">
          <w:marLeft w:val="640"/>
          <w:marRight w:val="0"/>
          <w:marTop w:val="0"/>
          <w:marBottom w:val="0"/>
          <w:divBdr>
            <w:top w:val="none" w:sz="0" w:space="0" w:color="auto"/>
            <w:left w:val="none" w:sz="0" w:space="0" w:color="auto"/>
            <w:bottom w:val="none" w:sz="0" w:space="0" w:color="auto"/>
            <w:right w:val="none" w:sz="0" w:space="0" w:color="auto"/>
          </w:divBdr>
        </w:div>
        <w:div w:id="1958636810">
          <w:marLeft w:val="640"/>
          <w:marRight w:val="0"/>
          <w:marTop w:val="0"/>
          <w:marBottom w:val="0"/>
          <w:divBdr>
            <w:top w:val="none" w:sz="0" w:space="0" w:color="auto"/>
            <w:left w:val="none" w:sz="0" w:space="0" w:color="auto"/>
            <w:bottom w:val="none" w:sz="0" w:space="0" w:color="auto"/>
            <w:right w:val="none" w:sz="0" w:space="0" w:color="auto"/>
          </w:divBdr>
        </w:div>
        <w:div w:id="1342466218">
          <w:marLeft w:val="640"/>
          <w:marRight w:val="0"/>
          <w:marTop w:val="0"/>
          <w:marBottom w:val="0"/>
          <w:divBdr>
            <w:top w:val="none" w:sz="0" w:space="0" w:color="auto"/>
            <w:left w:val="none" w:sz="0" w:space="0" w:color="auto"/>
            <w:bottom w:val="none" w:sz="0" w:space="0" w:color="auto"/>
            <w:right w:val="none" w:sz="0" w:space="0" w:color="auto"/>
          </w:divBdr>
        </w:div>
        <w:div w:id="1455519953">
          <w:marLeft w:val="640"/>
          <w:marRight w:val="0"/>
          <w:marTop w:val="0"/>
          <w:marBottom w:val="0"/>
          <w:divBdr>
            <w:top w:val="none" w:sz="0" w:space="0" w:color="auto"/>
            <w:left w:val="none" w:sz="0" w:space="0" w:color="auto"/>
            <w:bottom w:val="none" w:sz="0" w:space="0" w:color="auto"/>
            <w:right w:val="none" w:sz="0" w:space="0" w:color="auto"/>
          </w:divBdr>
        </w:div>
        <w:div w:id="216547803">
          <w:marLeft w:val="640"/>
          <w:marRight w:val="0"/>
          <w:marTop w:val="0"/>
          <w:marBottom w:val="0"/>
          <w:divBdr>
            <w:top w:val="none" w:sz="0" w:space="0" w:color="auto"/>
            <w:left w:val="none" w:sz="0" w:space="0" w:color="auto"/>
            <w:bottom w:val="none" w:sz="0" w:space="0" w:color="auto"/>
            <w:right w:val="none" w:sz="0" w:space="0" w:color="auto"/>
          </w:divBdr>
        </w:div>
        <w:div w:id="112216296">
          <w:marLeft w:val="640"/>
          <w:marRight w:val="0"/>
          <w:marTop w:val="0"/>
          <w:marBottom w:val="0"/>
          <w:divBdr>
            <w:top w:val="none" w:sz="0" w:space="0" w:color="auto"/>
            <w:left w:val="none" w:sz="0" w:space="0" w:color="auto"/>
            <w:bottom w:val="none" w:sz="0" w:space="0" w:color="auto"/>
            <w:right w:val="none" w:sz="0" w:space="0" w:color="auto"/>
          </w:divBdr>
        </w:div>
        <w:div w:id="345838205">
          <w:marLeft w:val="640"/>
          <w:marRight w:val="0"/>
          <w:marTop w:val="0"/>
          <w:marBottom w:val="0"/>
          <w:divBdr>
            <w:top w:val="none" w:sz="0" w:space="0" w:color="auto"/>
            <w:left w:val="none" w:sz="0" w:space="0" w:color="auto"/>
            <w:bottom w:val="none" w:sz="0" w:space="0" w:color="auto"/>
            <w:right w:val="none" w:sz="0" w:space="0" w:color="auto"/>
          </w:divBdr>
        </w:div>
        <w:div w:id="1686589960">
          <w:marLeft w:val="640"/>
          <w:marRight w:val="0"/>
          <w:marTop w:val="0"/>
          <w:marBottom w:val="0"/>
          <w:divBdr>
            <w:top w:val="none" w:sz="0" w:space="0" w:color="auto"/>
            <w:left w:val="none" w:sz="0" w:space="0" w:color="auto"/>
            <w:bottom w:val="none" w:sz="0" w:space="0" w:color="auto"/>
            <w:right w:val="none" w:sz="0" w:space="0" w:color="auto"/>
          </w:divBdr>
        </w:div>
        <w:div w:id="195967557">
          <w:marLeft w:val="640"/>
          <w:marRight w:val="0"/>
          <w:marTop w:val="0"/>
          <w:marBottom w:val="0"/>
          <w:divBdr>
            <w:top w:val="none" w:sz="0" w:space="0" w:color="auto"/>
            <w:left w:val="none" w:sz="0" w:space="0" w:color="auto"/>
            <w:bottom w:val="none" w:sz="0" w:space="0" w:color="auto"/>
            <w:right w:val="none" w:sz="0" w:space="0" w:color="auto"/>
          </w:divBdr>
        </w:div>
        <w:div w:id="201594858">
          <w:marLeft w:val="640"/>
          <w:marRight w:val="0"/>
          <w:marTop w:val="0"/>
          <w:marBottom w:val="0"/>
          <w:divBdr>
            <w:top w:val="none" w:sz="0" w:space="0" w:color="auto"/>
            <w:left w:val="none" w:sz="0" w:space="0" w:color="auto"/>
            <w:bottom w:val="none" w:sz="0" w:space="0" w:color="auto"/>
            <w:right w:val="none" w:sz="0" w:space="0" w:color="auto"/>
          </w:divBdr>
        </w:div>
        <w:div w:id="1906722362">
          <w:marLeft w:val="640"/>
          <w:marRight w:val="0"/>
          <w:marTop w:val="0"/>
          <w:marBottom w:val="0"/>
          <w:divBdr>
            <w:top w:val="none" w:sz="0" w:space="0" w:color="auto"/>
            <w:left w:val="none" w:sz="0" w:space="0" w:color="auto"/>
            <w:bottom w:val="none" w:sz="0" w:space="0" w:color="auto"/>
            <w:right w:val="none" w:sz="0" w:space="0" w:color="auto"/>
          </w:divBdr>
        </w:div>
        <w:div w:id="900825085">
          <w:marLeft w:val="640"/>
          <w:marRight w:val="0"/>
          <w:marTop w:val="0"/>
          <w:marBottom w:val="0"/>
          <w:divBdr>
            <w:top w:val="none" w:sz="0" w:space="0" w:color="auto"/>
            <w:left w:val="none" w:sz="0" w:space="0" w:color="auto"/>
            <w:bottom w:val="none" w:sz="0" w:space="0" w:color="auto"/>
            <w:right w:val="none" w:sz="0" w:space="0" w:color="auto"/>
          </w:divBdr>
        </w:div>
        <w:div w:id="707872884">
          <w:marLeft w:val="640"/>
          <w:marRight w:val="0"/>
          <w:marTop w:val="0"/>
          <w:marBottom w:val="0"/>
          <w:divBdr>
            <w:top w:val="none" w:sz="0" w:space="0" w:color="auto"/>
            <w:left w:val="none" w:sz="0" w:space="0" w:color="auto"/>
            <w:bottom w:val="none" w:sz="0" w:space="0" w:color="auto"/>
            <w:right w:val="none" w:sz="0" w:space="0" w:color="auto"/>
          </w:divBdr>
        </w:div>
        <w:div w:id="905796491">
          <w:marLeft w:val="640"/>
          <w:marRight w:val="0"/>
          <w:marTop w:val="0"/>
          <w:marBottom w:val="0"/>
          <w:divBdr>
            <w:top w:val="none" w:sz="0" w:space="0" w:color="auto"/>
            <w:left w:val="none" w:sz="0" w:space="0" w:color="auto"/>
            <w:bottom w:val="none" w:sz="0" w:space="0" w:color="auto"/>
            <w:right w:val="none" w:sz="0" w:space="0" w:color="auto"/>
          </w:divBdr>
        </w:div>
        <w:div w:id="128133506">
          <w:marLeft w:val="640"/>
          <w:marRight w:val="0"/>
          <w:marTop w:val="0"/>
          <w:marBottom w:val="0"/>
          <w:divBdr>
            <w:top w:val="none" w:sz="0" w:space="0" w:color="auto"/>
            <w:left w:val="none" w:sz="0" w:space="0" w:color="auto"/>
            <w:bottom w:val="none" w:sz="0" w:space="0" w:color="auto"/>
            <w:right w:val="none" w:sz="0" w:space="0" w:color="auto"/>
          </w:divBdr>
        </w:div>
        <w:div w:id="1647393252">
          <w:marLeft w:val="640"/>
          <w:marRight w:val="0"/>
          <w:marTop w:val="0"/>
          <w:marBottom w:val="0"/>
          <w:divBdr>
            <w:top w:val="none" w:sz="0" w:space="0" w:color="auto"/>
            <w:left w:val="none" w:sz="0" w:space="0" w:color="auto"/>
            <w:bottom w:val="none" w:sz="0" w:space="0" w:color="auto"/>
            <w:right w:val="none" w:sz="0" w:space="0" w:color="auto"/>
          </w:divBdr>
        </w:div>
        <w:div w:id="1935045716">
          <w:marLeft w:val="640"/>
          <w:marRight w:val="0"/>
          <w:marTop w:val="0"/>
          <w:marBottom w:val="0"/>
          <w:divBdr>
            <w:top w:val="none" w:sz="0" w:space="0" w:color="auto"/>
            <w:left w:val="none" w:sz="0" w:space="0" w:color="auto"/>
            <w:bottom w:val="none" w:sz="0" w:space="0" w:color="auto"/>
            <w:right w:val="none" w:sz="0" w:space="0" w:color="auto"/>
          </w:divBdr>
        </w:div>
        <w:div w:id="1447508747">
          <w:marLeft w:val="640"/>
          <w:marRight w:val="0"/>
          <w:marTop w:val="0"/>
          <w:marBottom w:val="0"/>
          <w:divBdr>
            <w:top w:val="none" w:sz="0" w:space="0" w:color="auto"/>
            <w:left w:val="none" w:sz="0" w:space="0" w:color="auto"/>
            <w:bottom w:val="none" w:sz="0" w:space="0" w:color="auto"/>
            <w:right w:val="none" w:sz="0" w:space="0" w:color="auto"/>
          </w:divBdr>
        </w:div>
        <w:div w:id="763376632">
          <w:marLeft w:val="640"/>
          <w:marRight w:val="0"/>
          <w:marTop w:val="0"/>
          <w:marBottom w:val="0"/>
          <w:divBdr>
            <w:top w:val="none" w:sz="0" w:space="0" w:color="auto"/>
            <w:left w:val="none" w:sz="0" w:space="0" w:color="auto"/>
            <w:bottom w:val="none" w:sz="0" w:space="0" w:color="auto"/>
            <w:right w:val="none" w:sz="0" w:space="0" w:color="auto"/>
          </w:divBdr>
        </w:div>
        <w:div w:id="989940262">
          <w:marLeft w:val="640"/>
          <w:marRight w:val="0"/>
          <w:marTop w:val="0"/>
          <w:marBottom w:val="0"/>
          <w:divBdr>
            <w:top w:val="none" w:sz="0" w:space="0" w:color="auto"/>
            <w:left w:val="none" w:sz="0" w:space="0" w:color="auto"/>
            <w:bottom w:val="none" w:sz="0" w:space="0" w:color="auto"/>
            <w:right w:val="none" w:sz="0" w:space="0" w:color="auto"/>
          </w:divBdr>
        </w:div>
        <w:div w:id="945381268">
          <w:marLeft w:val="640"/>
          <w:marRight w:val="0"/>
          <w:marTop w:val="0"/>
          <w:marBottom w:val="0"/>
          <w:divBdr>
            <w:top w:val="none" w:sz="0" w:space="0" w:color="auto"/>
            <w:left w:val="none" w:sz="0" w:space="0" w:color="auto"/>
            <w:bottom w:val="none" w:sz="0" w:space="0" w:color="auto"/>
            <w:right w:val="none" w:sz="0" w:space="0" w:color="auto"/>
          </w:divBdr>
        </w:div>
        <w:div w:id="1478299697">
          <w:marLeft w:val="640"/>
          <w:marRight w:val="0"/>
          <w:marTop w:val="0"/>
          <w:marBottom w:val="0"/>
          <w:divBdr>
            <w:top w:val="none" w:sz="0" w:space="0" w:color="auto"/>
            <w:left w:val="none" w:sz="0" w:space="0" w:color="auto"/>
            <w:bottom w:val="none" w:sz="0" w:space="0" w:color="auto"/>
            <w:right w:val="none" w:sz="0" w:space="0" w:color="auto"/>
          </w:divBdr>
        </w:div>
        <w:div w:id="579558727">
          <w:marLeft w:val="640"/>
          <w:marRight w:val="0"/>
          <w:marTop w:val="0"/>
          <w:marBottom w:val="0"/>
          <w:divBdr>
            <w:top w:val="none" w:sz="0" w:space="0" w:color="auto"/>
            <w:left w:val="none" w:sz="0" w:space="0" w:color="auto"/>
            <w:bottom w:val="none" w:sz="0" w:space="0" w:color="auto"/>
            <w:right w:val="none" w:sz="0" w:space="0" w:color="auto"/>
          </w:divBdr>
        </w:div>
        <w:div w:id="7681163">
          <w:marLeft w:val="640"/>
          <w:marRight w:val="0"/>
          <w:marTop w:val="0"/>
          <w:marBottom w:val="0"/>
          <w:divBdr>
            <w:top w:val="none" w:sz="0" w:space="0" w:color="auto"/>
            <w:left w:val="none" w:sz="0" w:space="0" w:color="auto"/>
            <w:bottom w:val="none" w:sz="0" w:space="0" w:color="auto"/>
            <w:right w:val="none" w:sz="0" w:space="0" w:color="auto"/>
          </w:divBdr>
        </w:div>
        <w:div w:id="1292707205">
          <w:marLeft w:val="640"/>
          <w:marRight w:val="0"/>
          <w:marTop w:val="0"/>
          <w:marBottom w:val="0"/>
          <w:divBdr>
            <w:top w:val="none" w:sz="0" w:space="0" w:color="auto"/>
            <w:left w:val="none" w:sz="0" w:space="0" w:color="auto"/>
            <w:bottom w:val="none" w:sz="0" w:space="0" w:color="auto"/>
            <w:right w:val="none" w:sz="0" w:space="0" w:color="auto"/>
          </w:divBdr>
        </w:div>
        <w:div w:id="1718122732">
          <w:marLeft w:val="640"/>
          <w:marRight w:val="0"/>
          <w:marTop w:val="0"/>
          <w:marBottom w:val="0"/>
          <w:divBdr>
            <w:top w:val="none" w:sz="0" w:space="0" w:color="auto"/>
            <w:left w:val="none" w:sz="0" w:space="0" w:color="auto"/>
            <w:bottom w:val="none" w:sz="0" w:space="0" w:color="auto"/>
            <w:right w:val="none" w:sz="0" w:space="0" w:color="auto"/>
          </w:divBdr>
        </w:div>
        <w:div w:id="256137184">
          <w:marLeft w:val="640"/>
          <w:marRight w:val="0"/>
          <w:marTop w:val="0"/>
          <w:marBottom w:val="0"/>
          <w:divBdr>
            <w:top w:val="none" w:sz="0" w:space="0" w:color="auto"/>
            <w:left w:val="none" w:sz="0" w:space="0" w:color="auto"/>
            <w:bottom w:val="none" w:sz="0" w:space="0" w:color="auto"/>
            <w:right w:val="none" w:sz="0" w:space="0" w:color="auto"/>
          </w:divBdr>
        </w:div>
        <w:div w:id="1050153928">
          <w:marLeft w:val="640"/>
          <w:marRight w:val="0"/>
          <w:marTop w:val="0"/>
          <w:marBottom w:val="0"/>
          <w:divBdr>
            <w:top w:val="none" w:sz="0" w:space="0" w:color="auto"/>
            <w:left w:val="none" w:sz="0" w:space="0" w:color="auto"/>
            <w:bottom w:val="none" w:sz="0" w:space="0" w:color="auto"/>
            <w:right w:val="none" w:sz="0" w:space="0" w:color="auto"/>
          </w:divBdr>
        </w:div>
        <w:div w:id="1901398100">
          <w:marLeft w:val="640"/>
          <w:marRight w:val="0"/>
          <w:marTop w:val="0"/>
          <w:marBottom w:val="0"/>
          <w:divBdr>
            <w:top w:val="none" w:sz="0" w:space="0" w:color="auto"/>
            <w:left w:val="none" w:sz="0" w:space="0" w:color="auto"/>
            <w:bottom w:val="none" w:sz="0" w:space="0" w:color="auto"/>
            <w:right w:val="none" w:sz="0" w:space="0" w:color="auto"/>
          </w:divBdr>
        </w:div>
        <w:div w:id="289940996">
          <w:marLeft w:val="640"/>
          <w:marRight w:val="0"/>
          <w:marTop w:val="0"/>
          <w:marBottom w:val="0"/>
          <w:divBdr>
            <w:top w:val="none" w:sz="0" w:space="0" w:color="auto"/>
            <w:left w:val="none" w:sz="0" w:space="0" w:color="auto"/>
            <w:bottom w:val="none" w:sz="0" w:space="0" w:color="auto"/>
            <w:right w:val="none" w:sz="0" w:space="0" w:color="auto"/>
          </w:divBdr>
        </w:div>
        <w:div w:id="1904830605">
          <w:marLeft w:val="640"/>
          <w:marRight w:val="0"/>
          <w:marTop w:val="0"/>
          <w:marBottom w:val="0"/>
          <w:divBdr>
            <w:top w:val="none" w:sz="0" w:space="0" w:color="auto"/>
            <w:left w:val="none" w:sz="0" w:space="0" w:color="auto"/>
            <w:bottom w:val="none" w:sz="0" w:space="0" w:color="auto"/>
            <w:right w:val="none" w:sz="0" w:space="0" w:color="auto"/>
          </w:divBdr>
        </w:div>
        <w:div w:id="415440031">
          <w:marLeft w:val="640"/>
          <w:marRight w:val="0"/>
          <w:marTop w:val="0"/>
          <w:marBottom w:val="0"/>
          <w:divBdr>
            <w:top w:val="none" w:sz="0" w:space="0" w:color="auto"/>
            <w:left w:val="none" w:sz="0" w:space="0" w:color="auto"/>
            <w:bottom w:val="none" w:sz="0" w:space="0" w:color="auto"/>
            <w:right w:val="none" w:sz="0" w:space="0" w:color="auto"/>
          </w:divBdr>
        </w:div>
        <w:div w:id="137571545">
          <w:marLeft w:val="640"/>
          <w:marRight w:val="0"/>
          <w:marTop w:val="0"/>
          <w:marBottom w:val="0"/>
          <w:divBdr>
            <w:top w:val="none" w:sz="0" w:space="0" w:color="auto"/>
            <w:left w:val="none" w:sz="0" w:space="0" w:color="auto"/>
            <w:bottom w:val="none" w:sz="0" w:space="0" w:color="auto"/>
            <w:right w:val="none" w:sz="0" w:space="0" w:color="auto"/>
          </w:divBdr>
        </w:div>
        <w:div w:id="463549938">
          <w:marLeft w:val="640"/>
          <w:marRight w:val="0"/>
          <w:marTop w:val="0"/>
          <w:marBottom w:val="0"/>
          <w:divBdr>
            <w:top w:val="none" w:sz="0" w:space="0" w:color="auto"/>
            <w:left w:val="none" w:sz="0" w:space="0" w:color="auto"/>
            <w:bottom w:val="none" w:sz="0" w:space="0" w:color="auto"/>
            <w:right w:val="none" w:sz="0" w:space="0" w:color="auto"/>
          </w:divBdr>
        </w:div>
        <w:div w:id="439564975">
          <w:marLeft w:val="640"/>
          <w:marRight w:val="0"/>
          <w:marTop w:val="0"/>
          <w:marBottom w:val="0"/>
          <w:divBdr>
            <w:top w:val="none" w:sz="0" w:space="0" w:color="auto"/>
            <w:left w:val="none" w:sz="0" w:space="0" w:color="auto"/>
            <w:bottom w:val="none" w:sz="0" w:space="0" w:color="auto"/>
            <w:right w:val="none" w:sz="0" w:space="0" w:color="auto"/>
          </w:divBdr>
        </w:div>
        <w:div w:id="1414282461">
          <w:marLeft w:val="640"/>
          <w:marRight w:val="0"/>
          <w:marTop w:val="0"/>
          <w:marBottom w:val="0"/>
          <w:divBdr>
            <w:top w:val="none" w:sz="0" w:space="0" w:color="auto"/>
            <w:left w:val="none" w:sz="0" w:space="0" w:color="auto"/>
            <w:bottom w:val="none" w:sz="0" w:space="0" w:color="auto"/>
            <w:right w:val="none" w:sz="0" w:space="0" w:color="auto"/>
          </w:divBdr>
        </w:div>
        <w:div w:id="2172330">
          <w:marLeft w:val="640"/>
          <w:marRight w:val="0"/>
          <w:marTop w:val="0"/>
          <w:marBottom w:val="0"/>
          <w:divBdr>
            <w:top w:val="none" w:sz="0" w:space="0" w:color="auto"/>
            <w:left w:val="none" w:sz="0" w:space="0" w:color="auto"/>
            <w:bottom w:val="none" w:sz="0" w:space="0" w:color="auto"/>
            <w:right w:val="none" w:sz="0" w:space="0" w:color="auto"/>
          </w:divBdr>
        </w:div>
        <w:div w:id="1927422723">
          <w:marLeft w:val="640"/>
          <w:marRight w:val="0"/>
          <w:marTop w:val="0"/>
          <w:marBottom w:val="0"/>
          <w:divBdr>
            <w:top w:val="none" w:sz="0" w:space="0" w:color="auto"/>
            <w:left w:val="none" w:sz="0" w:space="0" w:color="auto"/>
            <w:bottom w:val="none" w:sz="0" w:space="0" w:color="auto"/>
            <w:right w:val="none" w:sz="0" w:space="0" w:color="auto"/>
          </w:divBdr>
        </w:div>
        <w:div w:id="1316494462">
          <w:marLeft w:val="640"/>
          <w:marRight w:val="0"/>
          <w:marTop w:val="0"/>
          <w:marBottom w:val="0"/>
          <w:divBdr>
            <w:top w:val="none" w:sz="0" w:space="0" w:color="auto"/>
            <w:left w:val="none" w:sz="0" w:space="0" w:color="auto"/>
            <w:bottom w:val="none" w:sz="0" w:space="0" w:color="auto"/>
            <w:right w:val="none" w:sz="0" w:space="0" w:color="auto"/>
          </w:divBdr>
        </w:div>
        <w:div w:id="223756592">
          <w:marLeft w:val="640"/>
          <w:marRight w:val="0"/>
          <w:marTop w:val="0"/>
          <w:marBottom w:val="0"/>
          <w:divBdr>
            <w:top w:val="none" w:sz="0" w:space="0" w:color="auto"/>
            <w:left w:val="none" w:sz="0" w:space="0" w:color="auto"/>
            <w:bottom w:val="none" w:sz="0" w:space="0" w:color="auto"/>
            <w:right w:val="none" w:sz="0" w:space="0" w:color="auto"/>
          </w:divBdr>
        </w:div>
        <w:div w:id="1928534564">
          <w:marLeft w:val="640"/>
          <w:marRight w:val="0"/>
          <w:marTop w:val="0"/>
          <w:marBottom w:val="0"/>
          <w:divBdr>
            <w:top w:val="none" w:sz="0" w:space="0" w:color="auto"/>
            <w:left w:val="none" w:sz="0" w:space="0" w:color="auto"/>
            <w:bottom w:val="none" w:sz="0" w:space="0" w:color="auto"/>
            <w:right w:val="none" w:sz="0" w:space="0" w:color="auto"/>
          </w:divBdr>
        </w:div>
        <w:div w:id="1481001408">
          <w:marLeft w:val="640"/>
          <w:marRight w:val="0"/>
          <w:marTop w:val="0"/>
          <w:marBottom w:val="0"/>
          <w:divBdr>
            <w:top w:val="none" w:sz="0" w:space="0" w:color="auto"/>
            <w:left w:val="none" w:sz="0" w:space="0" w:color="auto"/>
            <w:bottom w:val="none" w:sz="0" w:space="0" w:color="auto"/>
            <w:right w:val="none" w:sz="0" w:space="0" w:color="auto"/>
          </w:divBdr>
        </w:div>
        <w:div w:id="1643074268">
          <w:marLeft w:val="640"/>
          <w:marRight w:val="0"/>
          <w:marTop w:val="0"/>
          <w:marBottom w:val="0"/>
          <w:divBdr>
            <w:top w:val="none" w:sz="0" w:space="0" w:color="auto"/>
            <w:left w:val="none" w:sz="0" w:space="0" w:color="auto"/>
            <w:bottom w:val="none" w:sz="0" w:space="0" w:color="auto"/>
            <w:right w:val="none" w:sz="0" w:space="0" w:color="auto"/>
          </w:divBdr>
        </w:div>
        <w:div w:id="1372726884">
          <w:marLeft w:val="640"/>
          <w:marRight w:val="0"/>
          <w:marTop w:val="0"/>
          <w:marBottom w:val="0"/>
          <w:divBdr>
            <w:top w:val="none" w:sz="0" w:space="0" w:color="auto"/>
            <w:left w:val="none" w:sz="0" w:space="0" w:color="auto"/>
            <w:bottom w:val="none" w:sz="0" w:space="0" w:color="auto"/>
            <w:right w:val="none" w:sz="0" w:space="0" w:color="auto"/>
          </w:divBdr>
        </w:div>
        <w:div w:id="1454710350">
          <w:marLeft w:val="640"/>
          <w:marRight w:val="0"/>
          <w:marTop w:val="0"/>
          <w:marBottom w:val="0"/>
          <w:divBdr>
            <w:top w:val="none" w:sz="0" w:space="0" w:color="auto"/>
            <w:left w:val="none" w:sz="0" w:space="0" w:color="auto"/>
            <w:bottom w:val="none" w:sz="0" w:space="0" w:color="auto"/>
            <w:right w:val="none" w:sz="0" w:space="0" w:color="auto"/>
          </w:divBdr>
        </w:div>
        <w:div w:id="515920181">
          <w:marLeft w:val="640"/>
          <w:marRight w:val="0"/>
          <w:marTop w:val="0"/>
          <w:marBottom w:val="0"/>
          <w:divBdr>
            <w:top w:val="none" w:sz="0" w:space="0" w:color="auto"/>
            <w:left w:val="none" w:sz="0" w:space="0" w:color="auto"/>
            <w:bottom w:val="none" w:sz="0" w:space="0" w:color="auto"/>
            <w:right w:val="none" w:sz="0" w:space="0" w:color="auto"/>
          </w:divBdr>
        </w:div>
        <w:div w:id="124668498">
          <w:marLeft w:val="640"/>
          <w:marRight w:val="0"/>
          <w:marTop w:val="0"/>
          <w:marBottom w:val="0"/>
          <w:divBdr>
            <w:top w:val="none" w:sz="0" w:space="0" w:color="auto"/>
            <w:left w:val="none" w:sz="0" w:space="0" w:color="auto"/>
            <w:bottom w:val="none" w:sz="0" w:space="0" w:color="auto"/>
            <w:right w:val="none" w:sz="0" w:space="0" w:color="auto"/>
          </w:divBdr>
        </w:div>
        <w:div w:id="1092124371">
          <w:marLeft w:val="640"/>
          <w:marRight w:val="0"/>
          <w:marTop w:val="0"/>
          <w:marBottom w:val="0"/>
          <w:divBdr>
            <w:top w:val="none" w:sz="0" w:space="0" w:color="auto"/>
            <w:left w:val="none" w:sz="0" w:space="0" w:color="auto"/>
            <w:bottom w:val="none" w:sz="0" w:space="0" w:color="auto"/>
            <w:right w:val="none" w:sz="0" w:space="0" w:color="auto"/>
          </w:divBdr>
        </w:div>
        <w:div w:id="303856307">
          <w:marLeft w:val="640"/>
          <w:marRight w:val="0"/>
          <w:marTop w:val="0"/>
          <w:marBottom w:val="0"/>
          <w:divBdr>
            <w:top w:val="none" w:sz="0" w:space="0" w:color="auto"/>
            <w:left w:val="none" w:sz="0" w:space="0" w:color="auto"/>
            <w:bottom w:val="none" w:sz="0" w:space="0" w:color="auto"/>
            <w:right w:val="none" w:sz="0" w:space="0" w:color="auto"/>
          </w:divBdr>
        </w:div>
        <w:div w:id="1639451617">
          <w:marLeft w:val="640"/>
          <w:marRight w:val="0"/>
          <w:marTop w:val="0"/>
          <w:marBottom w:val="0"/>
          <w:divBdr>
            <w:top w:val="none" w:sz="0" w:space="0" w:color="auto"/>
            <w:left w:val="none" w:sz="0" w:space="0" w:color="auto"/>
            <w:bottom w:val="none" w:sz="0" w:space="0" w:color="auto"/>
            <w:right w:val="none" w:sz="0" w:space="0" w:color="auto"/>
          </w:divBdr>
        </w:div>
        <w:div w:id="1199852432">
          <w:marLeft w:val="640"/>
          <w:marRight w:val="0"/>
          <w:marTop w:val="0"/>
          <w:marBottom w:val="0"/>
          <w:divBdr>
            <w:top w:val="none" w:sz="0" w:space="0" w:color="auto"/>
            <w:left w:val="none" w:sz="0" w:space="0" w:color="auto"/>
            <w:bottom w:val="none" w:sz="0" w:space="0" w:color="auto"/>
            <w:right w:val="none" w:sz="0" w:space="0" w:color="auto"/>
          </w:divBdr>
        </w:div>
        <w:div w:id="2028942592">
          <w:marLeft w:val="640"/>
          <w:marRight w:val="0"/>
          <w:marTop w:val="0"/>
          <w:marBottom w:val="0"/>
          <w:divBdr>
            <w:top w:val="none" w:sz="0" w:space="0" w:color="auto"/>
            <w:left w:val="none" w:sz="0" w:space="0" w:color="auto"/>
            <w:bottom w:val="none" w:sz="0" w:space="0" w:color="auto"/>
            <w:right w:val="none" w:sz="0" w:space="0" w:color="auto"/>
          </w:divBdr>
        </w:div>
        <w:div w:id="1695113825">
          <w:marLeft w:val="640"/>
          <w:marRight w:val="0"/>
          <w:marTop w:val="0"/>
          <w:marBottom w:val="0"/>
          <w:divBdr>
            <w:top w:val="none" w:sz="0" w:space="0" w:color="auto"/>
            <w:left w:val="none" w:sz="0" w:space="0" w:color="auto"/>
            <w:bottom w:val="none" w:sz="0" w:space="0" w:color="auto"/>
            <w:right w:val="none" w:sz="0" w:space="0" w:color="auto"/>
          </w:divBdr>
        </w:div>
        <w:div w:id="1094282219">
          <w:marLeft w:val="640"/>
          <w:marRight w:val="0"/>
          <w:marTop w:val="0"/>
          <w:marBottom w:val="0"/>
          <w:divBdr>
            <w:top w:val="none" w:sz="0" w:space="0" w:color="auto"/>
            <w:left w:val="none" w:sz="0" w:space="0" w:color="auto"/>
            <w:bottom w:val="none" w:sz="0" w:space="0" w:color="auto"/>
            <w:right w:val="none" w:sz="0" w:space="0" w:color="auto"/>
          </w:divBdr>
        </w:div>
        <w:div w:id="1014840433">
          <w:marLeft w:val="640"/>
          <w:marRight w:val="0"/>
          <w:marTop w:val="0"/>
          <w:marBottom w:val="0"/>
          <w:divBdr>
            <w:top w:val="none" w:sz="0" w:space="0" w:color="auto"/>
            <w:left w:val="none" w:sz="0" w:space="0" w:color="auto"/>
            <w:bottom w:val="none" w:sz="0" w:space="0" w:color="auto"/>
            <w:right w:val="none" w:sz="0" w:space="0" w:color="auto"/>
          </w:divBdr>
        </w:div>
        <w:div w:id="1572891138">
          <w:marLeft w:val="640"/>
          <w:marRight w:val="0"/>
          <w:marTop w:val="0"/>
          <w:marBottom w:val="0"/>
          <w:divBdr>
            <w:top w:val="none" w:sz="0" w:space="0" w:color="auto"/>
            <w:left w:val="none" w:sz="0" w:space="0" w:color="auto"/>
            <w:bottom w:val="none" w:sz="0" w:space="0" w:color="auto"/>
            <w:right w:val="none" w:sz="0" w:space="0" w:color="auto"/>
          </w:divBdr>
        </w:div>
        <w:div w:id="1678268685">
          <w:marLeft w:val="640"/>
          <w:marRight w:val="0"/>
          <w:marTop w:val="0"/>
          <w:marBottom w:val="0"/>
          <w:divBdr>
            <w:top w:val="none" w:sz="0" w:space="0" w:color="auto"/>
            <w:left w:val="none" w:sz="0" w:space="0" w:color="auto"/>
            <w:bottom w:val="none" w:sz="0" w:space="0" w:color="auto"/>
            <w:right w:val="none" w:sz="0" w:space="0" w:color="auto"/>
          </w:divBdr>
        </w:div>
        <w:div w:id="1945503837">
          <w:marLeft w:val="640"/>
          <w:marRight w:val="0"/>
          <w:marTop w:val="0"/>
          <w:marBottom w:val="0"/>
          <w:divBdr>
            <w:top w:val="none" w:sz="0" w:space="0" w:color="auto"/>
            <w:left w:val="none" w:sz="0" w:space="0" w:color="auto"/>
            <w:bottom w:val="none" w:sz="0" w:space="0" w:color="auto"/>
            <w:right w:val="none" w:sz="0" w:space="0" w:color="auto"/>
          </w:divBdr>
        </w:div>
        <w:div w:id="1332371293">
          <w:marLeft w:val="640"/>
          <w:marRight w:val="0"/>
          <w:marTop w:val="0"/>
          <w:marBottom w:val="0"/>
          <w:divBdr>
            <w:top w:val="none" w:sz="0" w:space="0" w:color="auto"/>
            <w:left w:val="none" w:sz="0" w:space="0" w:color="auto"/>
            <w:bottom w:val="none" w:sz="0" w:space="0" w:color="auto"/>
            <w:right w:val="none" w:sz="0" w:space="0" w:color="auto"/>
          </w:divBdr>
        </w:div>
        <w:div w:id="607010359">
          <w:marLeft w:val="640"/>
          <w:marRight w:val="0"/>
          <w:marTop w:val="0"/>
          <w:marBottom w:val="0"/>
          <w:divBdr>
            <w:top w:val="none" w:sz="0" w:space="0" w:color="auto"/>
            <w:left w:val="none" w:sz="0" w:space="0" w:color="auto"/>
            <w:bottom w:val="none" w:sz="0" w:space="0" w:color="auto"/>
            <w:right w:val="none" w:sz="0" w:space="0" w:color="auto"/>
          </w:divBdr>
        </w:div>
        <w:div w:id="1278759852">
          <w:marLeft w:val="640"/>
          <w:marRight w:val="0"/>
          <w:marTop w:val="0"/>
          <w:marBottom w:val="0"/>
          <w:divBdr>
            <w:top w:val="none" w:sz="0" w:space="0" w:color="auto"/>
            <w:left w:val="none" w:sz="0" w:space="0" w:color="auto"/>
            <w:bottom w:val="none" w:sz="0" w:space="0" w:color="auto"/>
            <w:right w:val="none" w:sz="0" w:space="0" w:color="auto"/>
          </w:divBdr>
        </w:div>
        <w:div w:id="2113238651">
          <w:marLeft w:val="640"/>
          <w:marRight w:val="0"/>
          <w:marTop w:val="0"/>
          <w:marBottom w:val="0"/>
          <w:divBdr>
            <w:top w:val="none" w:sz="0" w:space="0" w:color="auto"/>
            <w:left w:val="none" w:sz="0" w:space="0" w:color="auto"/>
            <w:bottom w:val="none" w:sz="0" w:space="0" w:color="auto"/>
            <w:right w:val="none" w:sz="0" w:space="0" w:color="auto"/>
          </w:divBdr>
        </w:div>
        <w:div w:id="1698198747">
          <w:marLeft w:val="640"/>
          <w:marRight w:val="0"/>
          <w:marTop w:val="0"/>
          <w:marBottom w:val="0"/>
          <w:divBdr>
            <w:top w:val="none" w:sz="0" w:space="0" w:color="auto"/>
            <w:left w:val="none" w:sz="0" w:space="0" w:color="auto"/>
            <w:bottom w:val="none" w:sz="0" w:space="0" w:color="auto"/>
            <w:right w:val="none" w:sz="0" w:space="0" w:color="auto"/>
          </w:divBdr>
        </w:div>
        <w:div w:id="648020725">
          <w:marLeft w:val="640"/>
          <w:marRight w:val="0"/>
          <w:marTop w:val="0"/>
          <w:marBottom w:val="0"/>
          <w:divBdr>
            <w:top w:val="none" w:sz="0" w:space="0" w:color="auto"/>
            <w:left w:val="none" w:sz="0" w:space="0" w:color="auto"/>
            <w:bottom w:val="none" w:sz="0" w:space="0" w:color="auto"/>
            <w:right w:val="none" w:sz="0" w:space="0" w:color="auto"/>
          </w:divBdr>
        </w:div>
        <w:div w:id="1769883400">
          <w:marLeft w:val="640"/>
          <w:marRight w:val="0"/>
          <w:marTop w:val="0"/>
          <w:marBottom w:val="0"/>
          <w:divBdr>
            <w:top w:val="none" w:sz="0" w:space="0" w:color="auto"/>
            <w:left w:val="none" w:sz="0" w:space="0" w:color="auto"/>
            <w:bottom w:val="none" w:sz="0" w:space="0" w:color="auto"/>
            <w:right w:val="none" w:sz="0" w:space="0" w:color="auto"/>
          </w:divBdr>
        </w:div>
        <w:div w:id="206645872">
          <w:marLeft w:val="640"/>
          <w:marRight w:val="0"/>
          <w:marTop w:val="0"/>
          <w:marBottom w:val="0"/>
          <w:divBdr>
            <w:top w:val="none" w:sz="0" w:space="0" w:color="auto"/>
            <w:left w:val="none" w:sz="0" w:space="0" w:color="auto"/>
            <w:bottom w:val="none" w:sz="0" w:space="0" w:color="auto"/>
            <w:right w:val="none" w:sz="0" w:space="0" w:color="auto"/>
          </w:divBdr>
        </w:div>
        <w:div w:id="450130229">
          <w:marLeft w:val="640"/>
          <w:marRight w:val="0"/>
          <w:marTop w:val="0"/>
          <w:marBottom w:val="0"/>
          <w:divBdr>
            <w:top w:val="none" w:sz="0" w:space="0" w:color="auto"/>
            <w:left w:val="none" w:sz="0" w:space="0" w:color="auto"/>
            <w:bottom w:val="none" w:sz="0" w:space="0" w:color="auto"/>
            <w:right w:val="none" w:sz="0" w:space="0" w:color="auto"/>
          </w:divBdr>
        </w:div>
        <w:div w:id="531842757">
          <w:marLeft w:val="640"/>
          <w:marRight w:val="0"/>
          <w:marTop w:val="0"/>
          <w:marBottom w:val="0"/>
          <w:divBdr>
            <w:top w:val="none" w:sz="0" w:space="0" w:color="auto"/>
            <w:left w:val="none" w:sz="0" w:space="0" w:color="auto"/>
            <w:bottom w:val="none" w:sz="0" w:space="0" w:color="auto"/>
            <w:right w:val="none" w:sz="0" w:space="0" w:color="auto"/>
          </w:divBdr>
        </w:div>
        <w:div w:id="362942502">
          <w:marLeft w:val="640"/>
          <w:marRight w:val="0"/>
          <w:marTop w:val="0"/>
          <w:marBottom w:val="0"/>
          <w:divBdr>
            <w:top w:val="none" w:sz="0" w:space="0" w:color="auto"/>
            <w:left w:val="none" w:sz="0" w:space="0" w:color="auto"/>
            <w:bottom w:val="none" w:sz="0" w:space="0" w:color="auto"/>
            <w:right w:val="none" w:sz="0" w:space="0" w:color="auto"/>
          </w:divBdr>
        </w:div>
        <w:div w:id="4285479">
          <w:marLeft w:val="640"/>
          <w:marRight w:val="0"/>
          <w:marTop w:val="0"/>
          <w:marBottom w:val="0"/>
          <w:divBdr>
            <w:top w:val="none" w:sz="0" w:space="0" w:color="auto"/>
            <w:left w:val="none" w:sz="0" w:space="0" w:color="auto"/>
            <w:bottom w:val="none" w:sz="0" w:space="0" w:color="auto"/>
            <w:right w:val="none" w:sz="0" w:space="0" w:color="auto"/>
          </w:divBdr>
        </w:div>
        <w:div w:id="1650863510">
          <w:marLeft w:val="640"/>
          <w:marRight w:val="0"/>
          <w:marTop w:val="0"/>
          <w:marBottom w:val="0"/>
          <w:divBdr>
            <w:top w:val="none" w:sz="0" w:space="0" w:color="auto"/>
            <w:left w:val="none" w:sz="0" w:space="0" w:color="auto"/>
            <w:bottom w:val="none" w:sz="0" w:space="0" w:color="auto"/>
            <w:right w:val="none" w:sz="0" w:space="0" w:color="auto"/>
          </w:divBdr>
        </w:div>
        <w:div w:id="1650210209">
          <w:marLeft w:val="640"/>
          <w:marRight w:val="0"/>
          <w:marTop w:val="0"/>
          <w:marBottom w:val="0"/>
          <w:divBdr>
            <w:top w:val="none" w:sz="0" w:space="0" w:color="auto"/>
            <w:left w:val="none" w:sz="0" w:space="0" w:color="auto"/>
            <w:bottom w:val="none" w:sz="0" w:space="0" w:color="auto"/>
            <w:right w:val="none" w:sz="0" w:space="0" w:color="auto"/>
          </w:divBdr>
        </w:div>
        <w:div w:id="2015837033">
          <w:marLeft w:val="640"/>
          <w:marRight w:val="0"/>
          <w:marTop w:val="0"/>
          <w:marBottom w:val="0"/>
          <w:divBdr>
            <w:top w:val="none" w:sz="0" w:space="0" w:color="auto"/>
            <w:left w:val="none" w:sz="0" w:space="0" w:color="auto"/>
            <w:bottom w:val="none" w:sz="0" w:space="0" w:color="auto"/>
            <w:right w:val="none" w:sz="0" w:space="0" w:color="auto"/>
          </w:divBdr>
        </w:div>
        <w:div w:id="1089086839">
          <w:marLeft w:val="640"/>
          <w:marRight w:val="0"/>
          <w:marTop w:val="0"/>
          <w:marBottom w:val="0"/>
          <w:divBdr>
            <w:top w:val="none" w:sz="0" w:space="0" w:color="auto"/>
            <w:left w:val="none" w:sz="0" w:space="0" w:color="auto"/>
            <w:bottom w:val="none" w:sz="0" w:space="0" w:color="auto"/>
            <w:right w:val="none" w:sz="0" w:space="0" w:color="auto"/>
          </w:divBdr>
        </w:div>
        <w:div w:id="1198199393">
          <w:marLeft w:val="640"/>
          <w:marRight w:val="0"/>
          <w:marTop w:val="0"/>
          <w:marBottom w:val="0"/>
          <w:divBdr>
            <w:top w:val="none" w:sz="0" w:space="0" w:color="auto"/>
            <w:left w:val="none" w:sz="0" w:space="0" w:color="auto"/>
            <w:bottom w:val="none" w:sz="0" w:space="0" w:color="auto"/>
            <w:right w:val="none" w:sz="0" w:space="0" w:color="auto"/>
          </w:divBdr>
        </w:div>
        <w:div w:id="347104897">
          <w:marLeft w:val="640"/>
          <w:marRight w:val="0"/>
          <w:marTop w:val="0"/>
          <w:marBottom w:val="0"/>
          <w:divBdr>
            <w:top w:val="none" w:sz="0" w:space="0" w:color="auto"/>
            <w:left w:val="none" w:sz="0" w:space="0" w:color="auto"/>
            <w:bottom w:val="none" w:sz="0" w:space="0" w:color="auto"/>
            <w:right w:val="none" w:sz="0" w:space="0" w:color="auto"/>
          </w:divBdr>
        </w:div>
        <w:div w:id="131219417">
          <w:marLeft w:val="640"/>
          <w:marRight w:val="0"/>
          <w:marTop w:val="0"/>
          <w:marBottom w:val="0"/>
          <w:divBdr>
            <w:top w:val="none" w:sz="0" w:space="0" w:color="auto"/>
            <w:left w:val="none" w:sz="0" w:space="0" w:color="auto"/>
            <w:bottom w:val="none" w:sz="0" w:space="0" w:color="auto"/>
            <w:right w:val="none" w:sz="0" w:space="0" w:color="auto"/>
          </w:divBdr>
        </w:div>
        <w:div w:id="36246561">
          <w:marLeft w:val="640"/>
          <w:marRight w:val="0"/>
          <w:marTop w:val="0"/>
          <w:marBottom w:val="0"/>
          <w:divBdr>
            <w:top w:val="none" w:sz="0" w:space="0" w:color="auto"/>
            <w:left w:val="none" w:sz="0" w:space="0" w:color="auto"/>
            <w:bottom w:val="none" w:sz="0" w:space="0" w:color="auto"/>
            <w:right w:val="none" w:sz="0" w:space="0" w:color="auto"/>
          </w:divBdr>
        </w:div>
        <w:div w:id="1033992262">
          <w:marLeft w:val="640"/>
          <w:marRight w:val="0"/>
          <w:marTop w:val="0"/>
          <w:marBottom w:val="0"/>
          <w:divBdr>
            <w:top w:val="none" w:sz="0" w:space="0" w:color="auto"/>
            <w:left w:val="none" w:sz="0" w:space="0" w:color="auto"/>
            <w:bottom w:val="none" w:sz="0" w:space="0" w:color="auto"/>
            <w:right w:val="none" w:sz="0" w:space="0" w:color="auto"/>
          </w:divBdr>
        </w:div>
        <w:div w:id="1318847177">
          <w:marLeft w:val="640"/>
          <w:marRight w:val="0"/>
          <w:marTop w:val="0"/>
          <w:marBottom w:val="0"/>
          <w:divBdr>
            <w:top w:val="none" w:sz="0" w:space="0" w:color="auto"/>
            <w:left w:val="none" w:sz="0" w:space="0" w:color="auto"/>
            <w:bottom w:val="none" w:sz="0" w:space="0" w:color="auto"/>
            <w:right w:val="none" w:sz="0" w:space="0" w:color="auto"/>
          </w:divBdr>
        </w:div>
        <w:div w:id="1418746584">
          <w:marLeft w:val="640"/>
          <w:marRight w:val="0"/>
          <w:marTop w:val="0"/>
          <w:marBottom w:val="0"/>
          <w:divBdr>
            <w:top w:val="none" w:sz="0" w:space="0" w:color="auto"/>
            <w:left w:val="none" w:sz="0" w:space="0" w:color="auto"/>
            <w:bottom w:val="none" w:sz="0" w:space="0" w:color="auto"/>
            <w:right w:val="none" w:sz="0" w:space="0" w:color="auto"/>
          </w:divBdr>
        </w:div>
        <w:div w:id="627049916">
          <w:marLeft w:val="640"/>
          <w:marRight w:val="0"/>
          <w:marTop w:val="0"/>
          <w:marBottom w:val="0"/>
          <w:divBdr>
            <w:top w:val="none" w:sz="0" w:space="0" w:color="auto"/>
            <w:left w:val="none" w:sz="0" w:space="0" w:color="auto"/>
            <w:bottom w:val="none" w:sz="0" w:space="0" w:color="auto"/>
            <w:right w:val="none" w:sz="0" w:space="0" w:color="auto"/>
          </w:divBdr>
        </w:div>
        <w:div w:id="1962180452">
          <w:marLeft w:val="640"/>
          <w:marRight w:val="0"/>
          <w:marTop w:val="0"/>
          <w:marBottom w:val="0"/>
          <w:divBdr>
            <w:top w:val="none" w:sz="0" w:space="0" w:color="auto"/>
            <w:left w:val="none" w:sz="0" w:space="0" w:color="auto"/>
            <w:bottom w:val="none" w:sz="0" w:space="0" w:color="auto"/>
            <w:right w:val="none" w:sz="0" w:space="0" w:color="auto"/>
          </w:divBdr>
        </w:div>
      </w:divsChild>
    </w:div>
    <w:div w:id="1602489800">
      <w:bodyDiv w:val="1"/>
      <w:marLeft w:val="0"/>
      <w:marRight w:val="0"/>
      <w:marTop w:val="0"/>
      <w:marBottom w:val="0"/>
      <w:divBdr>
        <w:top w:val="none" w:sz="0" w:space="0" w:color="auto"/>
        <w:left w:val="none" w:sz="0" w:space="0" w:color="auto"/>
        <w:bottom w:val="none" w:sz="0" w:space="0" w:color="auto"/>
        <w:right w:val="none" w:sz="0" w:space="0" w:color="auto"/>
      </w:divBdr>
      <w:divsChild>
        <w:div w:id="806583147">
          <w:marLeft w:val="640"/>
          <w:marRight w:val="0"/>
          <w:marTop w:val="0"/>
          <w:marBottom w:val="0"/>
          <w:divBdr>
            <w:top w:val="none" w:sz="0" w:space="0" w:color="auto"/>
            <w:left w:val="none" w:sz="0" w:space="0" w:color="auto"/>
            <w:bottom w:val="none" w:sz="0" w:space="0" w:color="auto"/>
            <w:right w:val="none" w:sz="0" w:space="0" w:color="auto"/>
          </w:divBdr>
        </w:div>
        <w:div w:id="1503855588">
          <w:marLeft w:val="640"/>
          <w:marRight w:val="0"/>
          <w:marTop w:val="0"/>
          <w:marBottom w:val="0"/>
          <w:divBdr>
            <w:top w:val="none" w:sz="0" w:space="0" w:color="auto"/>
            <w:left w:val="none" w:sz="0" w:space="0" w:color="auto"/>
            <w:bottom w:val="none" w:sz="0" w:space="0" w:color="auto"/>
            <w:right w:val="none" w:sz="0" w:space="0" w:color="auto"/>
          </w:divBdr>
        </w:div>
        <w:div w:id="1084718629">
          <w:marLeft w:val="640"/>
          <w:marRight w:val="0"/>
          <w:marTop w:val="0"/>
          <w:marBottom w:val="0"/>
          <w:divBdr>
            <w:top w:val="none" w:sz="0" w:space="0" w:color="auto"/>
            <w:left w:val="none" w:sz="0" w:space="0" w:color="auto"/>
            <w:bottom w:val="none" w:sz="0" w:space="0" w:color="auto"/>
            <w:right w:val="none" w:sz="0" w:space="0" w:color="auto"/>
          </w:divBdr>
        </w:div>
        <w:div w:id="2142578650">
          <w:marLeft w:val="640"/>
          <w:marRight w:val="0"/>
          <w:marTop w:val="0"/>
          <w:marBottom w:val="0"/>
          <w:divBdr>
            <w:top w:val="none" w:sz="0" w:space="0" w:color="auto"/>
            <w:left w:val="none" w:sz="0" w:space="0" w:color="auto"/>
            <w:bottom w:val="none" w:sz="0" w:space="0" w:color="auto"/>
            <w:right w:val="none" w:sz="0" w:space="0" w:color="auto"/>
          </w:divBdr>
        </w:div>
        <w:div w:id="1890534587">
          <w:marLeft w:val="640"/>
          <w:marRight w:val="0"/>
          <w:marTop w:val="0"/>
          <w:marBottom w:val="0"/>
          <w:divBdr>
            <w:top w:val="none" w:sz="0" w:space="0" w:color="auto"/>
            <w:left w:val="none" w:sz="0" w:space="0" w:color="auto"/>
            <w:bottom w:val="none" w:sz="0" w:space="0" w:color="auto"/>
            <w:right w:val="none" w:sz="0" w:space="0" w:color="auto"/>
          </w:divBdr>
        </w:div>
        <w:div w:id="1279097541">
          <w:marLeft w:val="640"/>
          <w:marRight w:val="0"/>
          <w:marTop w:val="0"/>
          <w:marBottom w:val="0"/>
          <w:divBdr>
            <w:top w:val="none" w:sz="0" w:space="0" w:color="auto"/>
            <w:left w:val="none" w:sz="0" w:space="0" w:color="auto"/>
            <w:bottom w:val="none" w:sz="0" w:space="0" w:color="auto"/>
            <w:right w:val="none" w:sz="0" w:space="0" w:color="auto"/>
          </w:divBdr>
        </w:div>
        <w:div w:id="223685770">
          <w:marLeft w:val="640"/>
          <w:marRight w:val="0"/>
          <w:marTop w:val="0"/>
          <w:marBottom w:val="0"/>
          <w:divBdr>
            <w:top w:val="none" w:sz="0" w:space="0" w:color="auto"/>
            <w:left w:val="none" w:sz="0" w:space="0" w:color="auto"/>
            <w:bottom w:val="none" w:sz="0" w:space="0" w:color="auto"/>
            <w:right w:val="none" w:sz="0" w:space="0" w:color="auto"/>
          </w:divBdr>
        </w:div>
        <w:div w:id="1185754607">
          <w:marLeft w:val="640"/>
          <w:marRight w:val="0"/>
          <w:marTop w:val="0"/>
          <w:marBottom w:val="0"/>
          <w:divBdr>
            <w:top w:val="none" w:sz="0" w:space="0" w:color="auto"/>
            <w:left w:val="none" w:sz="0" w:space="0" w:color="auto"/>
            <w:bottom w:val="none" w:sz="0" w:space="0" w:color="auto"/>
            <w:right w:val="none" w:sz="0" w:space="0" w:color="auto"/>
          </w:divBdr>
        </w:div>
        <w:div w:id="921643518">
          <w:marLeft w:val="640"/>
          <w:marRight w:val="0"/>
          <w:marTop w:val="0"/>
          <w:marBottom w:val="0"/>
          <w:divBdr>
            <w:top w:val="none" w:sz="0" w:space="0" w:color="auto"/>
            <w:left w:val="none" w:sz="0" w:space="0" w:color="auto"/>
            <w:bottom w:val="none" w:sz="0" w:space="0" w:color="auto"/>
            <w:right w:val="none" w:sz="0" w:space="0" w:color="auto"/>
          </w:divBdr>
        </w:div>
        <w:div w:id="190339946">
          <w:marLeft w:val="640"/>
          <w:marRight w:val="0"/>
          <w:marTop w:val="0"/>
          <w:marBottom w:val="0"/>
          <w:divBdr>
            <w:top w:val="none" w:sz="0" w:space="0" w:color="auto"/>
            <w:left w:val="none" w:sz="0" w:space="0" w:color="auto"/>
            <w:bottom w:val="none" w:sz="0" w:space="0" w:color="auto"/>
            <w:right w:val="none" w:sz="0" w:space="0" w:color="auto"/>
          </w:divBdr>
        </w:div>
        <w:div w:id="113717025">
          <w:marLeft w:val="640"/>
          <w:marRight w:val="0"/>
          <w:marTop w:val="0"/>
          <w:marBottom w:val="0"/>
          <w:divBdr>
            <w:top w:val="none" w:sz="0" w:space="0" w:color="auto"/>
            <w:left w:val="none" w:sz="0" w:space="0" w:color="auto"/>
            <w:bottom w:val="none" w:sz="0" w:space="0" w:color="auto"/>
            <w:right w:val="none" w:sz="0" w:space="0" w:color="auto"/>
          </w:divBdr>
        </w:div>
        <w:div w:id="743918721">
          <w:marLeft w:val="640"/>
          <w:marRight w:val="0"/>
          <w:marTop w:val="0"/>
          <w:marBottom w:val="0"/>
          <w:divBdr>
            <w:top w:val="none" w:sz="0" w:space="0" w:color="auto"/>
            <w:left w:val="none" w:sz="0" w:space="0" w:color="auto"/>
            <w:bottom w:val="none" w:sz="0" w:space="0" w:color="auto"/>
            <w:right w:val="none" w:sz="0" w:space="0" w:color="auto"/>
          </w:divBdr>
        </w:div>
        <w:div w:id="428891972">
          <w:marLeft w:val="640"/>
          <w:marRight w:val="0"/>
          <w:marTop w:val="0"/>
          <w:marBottom w:val="0"/>
          <w:divBdr>
            <w:top w:val="none" w:sz="0" w:space="0" w:color="auto"/>
            <w:left w:val="none" w:sz="0" w:space="0" w:color="auto"/>
            <w:bottom w:val="none" w:sz="0" w:space="0" w:color="auto"/>
            <w:right w:val="none" w:sz="0" w:space="0" w:color="auto"/>
          </w:divBdr>
        </w:div>
        <w:div w:id="1578586089">
          <w:marLeft w:val="640"/>
          <w:marRight w:val="0"/>
          <w:marTop w:val="0"/>
          <w:marBottom w:val="0"/>
          <w:divBdr>
            <w:top w:val="none" w:sz="0" w:space="0" w:color="auto"/>
            <w:left w:val="none" w:sz="0" w:space="0" w:color="auto"/>
            <w:bottom w:val="none" w:sz="0" w:space="0" w:color="auto"/>
            <w:right w:val="none" w:sz="0" w:space="0" w:color="auto"/>
          </w:divBdr>
        </w:div>
        <w:div w:id="1239361515">
          <w:marLeft w:val="640"/>
          <w:marRight w:val="0"/>
          <w:marTop w:val="0"/>
          <w:marBottom w:val="0"/>
          <w:divBdr>
            <w:top w:val="none" w:sz="0" w:space="0" w:color="auto"/>
            <w:left w:val="none" w:sz="0" w:space="0" w:color="auto"/>
            <w:bottom w:val="none" w:sz="0" w:space="0" w:color="auto"/>
            <w:right w:val="none" w:sz="0" w:space="0" w:color="auto"/>
          </w:divBdr>
        </w:div>
        <w:div w:id="110054173">
          <w:marLeft w:val="640"/>
          <w:marRight w:val="0"/>
          <w:marTop w:val="0"/>
          <w:marBottom w:val="0"/>
          <w:divBdr>
            <w:top w:val="none" w:sz="0" w:space="0" w:color="auto"/>
            <w:left w:val="none" w:sz="0" w:space="0" w:color="auto"/>
            <w:bottom w:val="none" w:sz="0" w:space="0" w:color="auto"/>
            <w:right w:val="none" w:sz="0" w:space="0" w:color="auto"/>
          </w:divBdr>
        </w:div>
        <w:div w:id="1157527469">
          <w:marLeft w:val="640"/>
          <w:marRight w:val="0"/>
          <w:marTop w:val="0"/>
          <w:marBottom w:val="0"/>
          <w:divBdr>
            <w:top w:val="none" w:sz="0" w:space="0" w:color="auto"/>
            <w:left w:val="none" w:sz="0" w:space="0" w:color="auto"/>
            <w:bottom w:val="none" w:sz="0" w:space="0" w:color="auto"/>
            <w:right w:val="none" w:sz="0" w:space="0" w:color="auto"/>
          </w:divBdr>
        </w:div>
        <w:div w:id="1284728730">
          <w:marLeft w:val="640"/>
          <w:marRight w:val="0"/>
          <w:marTop w:val="0"/>
          <w:marBottom w:val="0"/>
          <w:divBdr>
            <w:top w:val="none" w:sz="0" w:space="0" w:color="auto"/>
            <w:left w:val="none" w:sz="0" w:space="0" w:color="auto"/>
            <w:bottom w:val="none" w:sz="0" w:space="0" w:color="auto"/>
            <w:right w:val="none" w:sz="0" w:space="0" w:color="auto"/>
          </w:divBdr>
        </w:div>
        <w:div w:id="337122381">
          <w:marLeft w:val="640"/>
          <w:marRight w:val="0"/>
          <w:marTop w:val="0"/>
          <w:marBottom w:val="0"/>
          <w:divBdr>
            <w:top w:val="none" w:sz="0" w:space="0" w:color="auto"/>
            <w:left w:val="none" w:sz="0" w:space="0" w:color="auto"/>
            <w:bottom w:val="none" w:sz="0" w:space="0" w:color="auto"/>
            <w:right w:val="none" w:sz="0" w:space="0" w:color="auto"/>
          </w:divBdr>
        </w:div>
        <w:div w:id="1397166791">
          <w:marLeft w:val="640"/>
          <w:marRight w:val="0"/>
          <w:marTop w:val="0"/>
          <w:marBottom w:val="0"/>
          <w:divBdr>
            <w:top w:val="none" w:sz="0" w:space="0" w:color="auto"/>
            <w:left w:val="none" w:sz="0" w:space="0" w:color="auto"/>
            <w:bottom w:val="none" w:sz="0" w:space="0" w:color="auto"/>
            <w:right w:val="none" w:sz="0" w:space="0" w:color="auto"/>
          </w:divBdr>
        </w:div>
        <w:div w:id="2055078527">
          <w:marLeft w:val="640"/>
          <w:marRight w:val="0"/>
          <w:marTop w:val="0"/>
          <w:marBottom w:val="0"/>
          <w:divBdr>
            <w:top w:val="none" w:sz="0" w:space="0" w:color="auto"/>
            <w:left w:val="none" w:sz="0" w:space="0" w:color="auto"/>
            <w:bottom w:val="none" w:sz="0" w:space="0" w:color="auto"/>
            <w:right w:val="none" w:sz="0" w:space="0" w:color="auto"/>
          </w:divBdr>
        </w:div>
        <w:div w:id="1409500259">
          <w:marLeft w:val="640"/>
          <w:marRight w:val="0"/>
          <w:marTop w:val="0"/>
          <w:marBottom w:val="0"/>
          <w:divBdr>
            <w:top w:val="none" w:sz="0" w:space="0" w:color="auto"/>
            <w:left w:val="none" w:sz="0" w:space="0" w:color="auto"/>
            <w:bottom w:val="none" w:sz="0" w:space="0" w:color="auto"/>
            <w:right w:val="none" w:sz="0" w:space="0" w:color="auto"/>
          </w:divBdr>
        </w:div>
        <w:div w:id="598610371">
          <w:marLeft w:val="640"/>
          <w:marRight w:val="0"/>
          <w:marTop w:val="0"/>
          <w:marBottom w:val="0"/>
          <w:divBdr>
            <w:top w:val="none" w:sz="0" w:space="0" w:color="auto"/>
            <w:left w:val="none" w:sz="0" w:space="0" w:color="auto"/>
            <w:bottom w:val="none" w:sz="0" w:space="0" w:color="auto"/>
            <w:right w:val="none" w:sz="0" w:space="0" w:color="auto"/>
          </w:divBdr>
        </w:div>
        <w:div w:id="1857426984">
          <w:marLeft w:val="640"/>
          <w:marRight w:val="0"/>
          <w:marTop w:val="0"/>
          <w:marBottom w:val="0"/>
          <w:divBdr>
            <w:top w:val="none" w:sz="0" w:space="0" w:color="auto"/>
            <w:left w:val="none" w:sz="0" w:space="0" w:color="auto"/>
            <w:bottom w:val="none" w:sz="0" w:space="0" w:color="auto"/>
            <w:right w:val="none" w:sz="0" w:space="0" w:color="auto"/>
          </w:divBdr>
        </w:div>
        <w:div w:id="354576757">
          <w:marLeft w:val="640"/>
          <w:marRight w:val="0"/>
          <w:marTop w:val="0"/>
          <w:marBottom w:val="0"/>
          <w:divBdr>
            <w:top w:val="none" w:sz="0" w:space="0" w:color="auto"/>
            <w:left w:val="none" w:sz="0" w:space="0" w:color="auto"/>
            <w:bottom w:val="none" w:sz="0" w:space="0" w:color="auto"/>
            <w:right w:val="none" w:sz="0" w:space="0" w:color="auto"/>
          </w:divBdr>
        </w:div>
        <w:div w:id="1130131332">
          <w:marLeft w:val="640"/>
          <w:marRight w:val="0"/>
          <w:marTop w:val="0"/>
          <w:marBottom w:val="0"/>
          <w:divBdr>
            <w:top w:val="none" w:sz="0" w:space="0" w:color="auto"/>
            <w:left w:val="none" w:sz="0" w:space="0" w:color="auto"/>
            <w:bottom w:val="none" w:sz="0" w:space="0" w:color="auto"/>
            <w:right w:val="none" w:sz="0" w:space="0" w:color="auto"/>
          </w:divBdr>
        </w:div>
        <w:div w:id="1288976020">
          <w:marLeft w:val="640"/>
          <w:marRight w:val="0"/>
          <w:marTop w:val="0"/>
          <w:marBottom w:val="0"/>
          <w:divBdr>
            <w:top w:val="none" w:sz="0" w:space="0" w:color="auto"/>
            <w:left w:val="none" w:sz="0" w:space="0" w:color="auto"/>
            <w:bottom w:val="none" w:sz="0" w:space="0" w:color="auto"/>
            <w:right w:val="none" w:sz="0" w:space="0" w:color="auto"/>
          </w:divBdr>
        </w:div>
        <w:div w:id="1396776628">
          <w:marLeft w:val="640"/>
          <w:marRight w:val="0"/>
          <w:marTop w:val="0"/>
          <w:marBottom w:val="0"/>
          <w:divBdr>
            <w:top w:val="none" w:sz="0" w:space="0" w:color="auto"/>
            <w:left w:val="none" w:sz="0" w:space="0" w:color="auto"/>
            <w:bottom w:val="none" w:sz="0" w:space="0" w:color="auto"/>
            <w:right w:val="none" w:sz="0" w:space="0" w:color="auto"/>
          </w:divBdr>
        </w:div>
        <w:div w:id="1813477720">
          <w:marLeft w:val="640"/>
          <w:marRight w:val="0"/>
          <w:marTop w:val="0"/>
          <w:marBottom w:val="0"/>
          <w:divBdr>
            <w:top w:val="none" w:sz="0" w:space="0" w:color="auto"/>
            <w:left w:val="none" w:sz="0" w:space="0" w:color="auto"/>
            <w:bottom w:val="none" w:sz="0" w:space="0" w:color="auto"/>
            <w:right w:val="none" w:sz="0" w:space="0" w:color="auto"/>
          </w:divBdr>
        </w:div>
        <w:div w:id="1162744940">
          <w:marLeft w:val="640"/>
          <w:marRight w:val="0"/>
          <w:marTop w:val="0"/>
          <w:marBottom w:val="0"/>
          <w:divBdr>
            <w:top w:val="none" w:sz="0" w:space="0" w:color="auto"/>
            <w:left w:val="none" w:sz="0" w:space="0" w:color="auto"/>
            <w:bottom w:val="none" w:sz="0" w:space="0" w:color="auto"/>
            <w:right w:val="none" w:sz="0" w:space="0" w:color="auto"/>
          </w:divBdr>
        </w:div>
        <w:div w:id="124088286">
          <w:marLeft w:val="640"/>
          <w:marRight w:val="0"/>
          <w:marTop w:val="0"/>
          <w:marBottom w:val="0"/>
          <w:divBdr>
            <w:top w:val="none" w:sz="0" w:space="0" w:color="auto"/>
            <w:left w:val="none" w:sz="0" w:space="0" w:color="auto"/>
            <w:bottom w:val="none" w:sz="0" w:space="0" w:color="auto"/>
            <w:right w:val="none" w:sz="0" w:space="0" w:color="auto"/>
          </w:divBdr>
        </w:div>
        <w:div w:id="1258099976">
          <w:marLeft w:val="640"/>
          <w:marRight w:val="0"/>
          <w:marTop w:val="0"/>
          <w:marBottom w:val="0"/>
          <w:divBdr>
            <w:top w:val="none" w:sz="0" w:space="0" w:color="auto"/>
            <w:left w:val="none" w:sz="0" w:space="0" w:color="auto"/>
            <w:bottom w:val="none" w:sz="0" w:space="0" w:color="auto"/>
            <w:right w:val="none" w:sz="0" w:space="0" w:color="auto"/>
          </w:divBdr>
        </w:div>
        <w:div w:id="1331441726">
          <w:marLeft w:val="640"/>
          <w:marRight w:val="0"/>
          <w:marTop w:val="0"/>
          <w:marBottom w:val="0"/>
          <w:divBdr>
            <w:top w:val="none" w:sz="0" w:space="0" w:color="auto"/>
            <w:left w:val="none" w:sz="0" w:space="0" w:color="auto"/>
            <w:bottom w:val="none" w:sz="0" w:space="0" w:color="auto"/>
            <w:right w:val="none" w:sz="0" w:space="0" w:color="auto"/>
          </w:divBdr>
        </w:div>
        <w:div w:id="1242332418">
          <w:marLeft w:val="640"/>
          <w:marRight w:val="0"/>
          <w:marTop w:val="0"/>
          <w:marBottom w:val="0"/>
          <w:divBdr>
            <w:top w:val="none" w:sz="0" w:space="0" w:color="auto"/>
            <w:left w:val="none" w:sz="0" w:space="0" w:color="auto"/>
            <w:bottom w:val="none" w:sz="0" w:space="0" w:color="auto"/>
            <w:right w:val="none" w:sz="0" w:space="0" w:color="auto"/>
          </w:divBdr>
        </w:div>
        <w:div w:id="1405761920">
          <w:marLeft w:val="640"/>
          <w:marRight w:val="0"/>
          <w:marTop w:val="0"/>
          <w:marBottom w:val="0"/>
          <w:divBdr>
            <w:top w:val="none" w:sz="0" w:space="0" w:color="auto"/>
            <w:left w:val="none" w:sz="0" w:space="0" w:color="auto"/>
            <w:bottom w:val="none" w:sz="0" w:space="0" w:color="auto"/>
            <w:right w:val="none" w:sz="0" w:space="0" w:color="auto"/>
          </w:divBdr>
        </w:div>
        <w:div w:id="1958095492">
          <w:marLeft w:val="640"/>
          <w:marRight w:val="0"/>
          <w:marTop w:val="0"/>
          <w:marBottom w:val="0"/>
          <w:divBdr>
            <w:top w:val="none" w:sz="0" w:space="0" w:color="auto"/>
            <w:left w:val="none" w:sz="0" w:space="0" w:color="auto"/>
            <w:bottom w:val="none" w:sz="0" w:space="0" w:color="auto"/>
            <w:right w:val="none" w:sz="0" w:space="0" w:color="auto"/>
          </w:divBdr>
        </w:div>
        <w:div w:id="195966793">
          <w:marLeft w:val="640"/>
          <w:marRight w:val="0"/>
          <w:marTop w:val="0"/>
          <w:marBottom w:val="0"/>
          <w:divBdr>
            <w:top w:val="none" w:sz="0" w:space="0" w:color="auto"/>
            <w:left w:val="none" w:sz="0" w:space="0" w:color="auto"/>
            <w:bottom w:val="none" w:sz="0" w:space="0" w:color="auto"/>
            <w:right w:val="none" w:sz="0" w:space="0" w:color="auto"/>
          </w:divBdr>
        </w:div>
        <w:div w:id="135684819">
          <w:marLeft w:val="640"/>
          <w:marRight w:val="0"/>
          <w:marTop w:val="0"/>
          <w:marBottom w:val="0"/>
          <w:divBdr>
            <w:top w:val="none" w:sz="0" w:space="0" w:color="auto"/>
            <w:left w:val="none" w:sz="0" w:space="0" w:color="auto"/>
            <w:bottom w:val="none" w:sz="0" w:space="0" w:color="auto"/>
            <w:right w:val="none" w:sz="0" w:space="0" w:color="auto"/>
          </w:divBdr>
        </w:div>
        <w:div w:id="1427917412">
          <w:marLeft w:val="640"/>
          <w:marRight w:val="0"/>
          <w:marTop w:val="0"/>
          <w:marBottom w:val="0"/>
          <w:divBdr>
            <w:top w:val="none" w:sz="0" w:space="0" w:color="auto"/>
            <w:left w:val="none" w:sz="0" w:space="0" w:color="auto"/>
            <w:bottom w:val="none" w:sz="0" w:space="0" w:color="auto"/>
            <w:right w:val="none" w:sz="0" w:space="0" w:color="auto"/>
          </w:divBdr>
        </w:div>
        <w:div w:id="1867252509">
          <w:marLeft w:val="640"/>
          <w:marRight w:val="0"/>
          <w:marTop w:val="0"/>
          <w:marBottom w:val="0"/>
          <w:divBdr>
            <w:top w:val="none" w:sz="0" w:space="0" w:color="auto"/>
            <w:left w:val="none" w:sz="0" w:space="0" w:color="auto"/>
            <w:bottom w:val="none" w:sz="0" w:space="0" w:color="auto"/>
            <w:right w:val="none" w:sz="0" w:space="0" w:color="auto"/>
          </w:divBdr>
        </w:div>
        <w:div w:id="2120292306">
          <w:marLeft w:val="640"/>
          <w:marRight w:val="0"/>
          <w:marTop w:val="0"/>
          <w:marBottom w:val="0"/>
          <w:divBdr>
            <w:top w:val="none" w:sz="0" w:space="0" w:color="auto"/>
            <w:left w:val="none" w:sz="0" w:space="0" w:color="auto"/>
            <w:bottom w:val="none" w:sz="0" w:space="0" w:color="auto"/>
            <w:right w:val="none" w:sz="0" w:space="0" w:color="auto"/>
          </w:divBdr>
        </w:div>
        <w:div w:id="1400520086">
          <w:marLeft w:val="640"/>
          <w:marRight w:val="0"/>
          <w:marTop w:val="0"/>
          <w:marBottom w:val="0"/>
          <w:divBdr>
            <w:top w:val="none" w:sz="0" w:space="0" w:color="auto"/>
            <w:left w:val="none" w:sz="0" w:space="0" w:color="auto"/>
            <w:bottom w:val="none" w:sz="0" w:space="0" w:color="auto"/>
            <w:right w:val="none" w:sz="0" w:space="0" w:color="auto"/>
          </w:divBdr>
        </w:div>
        <w:div w:id="1196305463">
          <w:marLeft w:val="640"/>
          <w:marRight w:val="0"/>
          <w:marTop w:val="0"/>
          <w:marBottom w:val="0"/>
          <w:divBdr>
            <w:top w:val="none" w:sz="0" w:space="0" w:color="auto"/>
            <w:left w:val="none" w:sz="0" w:space="0" w:color="auto"/>
            <w:bottom w:val="none" w:sz="0" w:space="0" w:color="auto"/>
            <w:right w:val="none" w:sz="0" w:space="0" w:color="auto"/>
          </w:divBdr>
        </w:div>
        <w:div w:id="1570263366">
          <w:marLeft w:val="640"/>
          <w:marRight w:val="0"/>
          <w:marTop w:val="0"/>
          <w:marBottom w:val="0"/>
          <w:divBdr>
            <w:top w:val="none" w:sz="0" w:space="0" w:color="auto"/>
            <w:left w:val="none" w:sz="0" w:space="0" w:color="auto"/>
            <w:bottom w:val="none" w:sz="0" w:space="0" w:color="auto"/>
            <w:right w:val="none" w:sz="0" w:space="0" w:color="auto"/>
          </w:divBdr>
        </w:div>
        <w:div w:id="266542709">
          <w:marLeft w:val="640"/>
          <w:marRight w:val="0"/>
          <w:marTop w:val="0"/>
          <w:marBottom w:val="0"/>
          <w:divBdr>
            <w:top w:val="none" w:sz="0" w:space="0" w:color="auto"/>
            <w:left w:val="none" w:sz="0" w:space="0" w:color="auto"/>
            <w:bottom w:val="none" w:sz="0" w:space="0" w:color="auto"/>
            <w:right w:val="none" w:sz="0" w:space="0" w:color="auto"/>
          </w:divBdr>
        </w:div>
        <w:div w:id="2001495902">
          <w:marLeft w:val="640"/>
          <w:marRight w:val="0"/>
          <w:marTop w:val="0"/>
          <w:marBottom w:val="0"/>
          <w:divBdr>
            <w:top w:val="none" w:sz="0" w:space="0" w:color="auto"/>
            <w:left w:val="none" w:sz="0" w:space="0" w:color="auto"/>
            <w:bottom w:val="none" w:sz="0" w:space="0" w:color="auto"/>
            <w:right w:val="none" w:sz="0" w:space="0" w:color="auto"/>
          </w:divBdr>
        </w:div>
        <w:div w:id="542980942">
          <w:marLeft w:val="640"/>
          <w:marRight w:val="0"/>
          <w:marTop w:val="0"/>
          <w:marBottom w:val="0"/>
          <w:divBdr>
            <w:top w:val="none" w:sz="0" w:space="0" w:color="auto"/>
            <w:left w:val="none" w:sz="0" w:space="0" w:color="auto"/>
            <w:bottom w:val="none" w:sz="0" w:space="0" w:color="auto"/>
            <w:right w:val="none" w:sz="0" w:space="0" w:color="auto"/>
          </w:divBdr>
        </w:div>
        <w:div w:id="954403596">
          <w:marLeft w:val="640"/>
          <w:marRight w:val="0"/>
          <w:marTop w:val="0"/>
          <w:marBottom w:val="0"/>
          <w:divBdr>
            <w:top w:val="none" w:sz="0" w:space="0" w:color="auto"/>
            <w:left w:val="none" w:sz="0" w:space="0" w:color="auto"/>
            <w:bottom w:val="none" w:sz="0" w:space="0" w:color="auto"/>
            <w:right w:val="none" w:sz="0" w:space="0" w:color="auto"/>
          </w:divBdr>
        </w:div>
        <w:div w:id="1245994689">
          <w:marLeft w:val="640"/>
          <w:marRight w:val="0"/>
          <w:marTop w:val="0"/>
          <w:marBottom w:val="0"/>
          <w:divBdr>
            <w:top w:val="none" w:sz="0" w:space="0" w:color="auto"/>
            <w:left w:val="none" w:sz="0" w:space="0" w:color="auto"/>
            <w:bottom w:val="none" w:sz="0" w:space="0" w:color="auto"/>
            <w:right w:val="none" w:sz="0" w:space="0" w:color="auto"/>
          </w:divBdr>
        </w:div>
        <w:div w:id="1211108587">
          <w:marLeft w:val="640"/>
          <w:marRight w:val="0"/>
          <w:marTop w:val="0"/>
          <w:marBottom w:val="0"/>
          <w:divBdr>
            <w:top w:val="none" w:sz="0" w:space="0" w:color="auto"/>
            <w:left w:val="none" w:sz="0" w:space="0" w:color="auto"/>
            <w:bottom w:val="none" w:sz="0" w:space="0" w:color="auto"/>
            <w:right w:val="none" w:sz="0" w:space="0" w:color="auto"/>
          </w:divBdr>
        </w:div>
        <w:div w:id="346517548">
          <w:marLeft w:val="640"/>
          <w:marRight w:val="0"/>
          <w:marTop w:val="0"/>
          <w:marBottom w:val="0"/>
          <w:divBdr>
            <w:top w:val="none" w:sz="0" w:space="0" w:color="auto"/>
            <w:left w:val="none" w:sz="0" w:space="0" w:color="auto"/>
            <w:bottom w:val="none" w:sz="0" w:space="0" w:color="auto"/>
            <w:right w:val="none" w:sz="0" w:space="0" w:color="auto"/>
          </w:divBdr>
        </w:div>
        <w:div w:id="2004893733">
          <w:marLeft w:val="640"/>
          <w:marRight w:val="0"/>
          <w:marTop w:val="0"/>
          <w:marBottom w:val="0"/>
          <w:divBdr>
            <w:top w:val="none" w:sz="0" w:space="0" w:color="auto"/>
            <w:left w:val="none" w:sz="0" w:space="0" w:color="auto"/>
            <w:bottom w:val="none" w:sz="0" w:space="0" w:color="auto"/>
            <w:right w:val="none" w:sz="0" w:space="0" w:color="auto"/>
          </w:divBdr>
        </w:div>
        <w:div w:id="1843356175">
          <w:marLeft w:val="640"/>
          <w:marRight w:val="0"/>
          <w:marTop w:val="0"/>
          <w:marBottom w:val="0"/>
          <w:divBdr>
            <w:top w:val="none" w:sz="0" w:space="0" w:color="auto"/>
            <w:left w:val="none" w:sz="0" w:space="0" w:color="auto"/>
            <w:bottom w:val="none" w:sz="0" w:space="0" w:color="auto"/>
            <w:right w:val="none" w:sz="0" w:space="0" w:color="auto"/>
          </w:divBdr>
        </w:div>
        <w:div w:id="1918129826">
          <w:marLeft w:val="640"/>
          <w:marRight w:val="0"/>
          <w:marTop w:val="0"/>
          <w:marBottom w:val="0"/>
          <w:divBdr>
            <w:top w:val="none" w:sz="0" w:space="0" w:color="auto"/>
            <w:left w:val="none" w:sz="0" w:space="0" w:color="auto"/>
            <w:bottom w:val="none" w:sz="0" w:space="0" w:color="auto"/>
            <w:right w:val="none" w:sz="0" w:space="0" w:color="auto"/>
          </w:divBdr>
        </w:div>
        <w:div w:id="605234612">
          <w:marLeft w:val="640"/>
          <w:marRight w:val="0"/>
          <w:marTop w:val="0"/>
          <w:marBottom w:val="0"/>
          <w:divBdr>
            <w:top w:val="none" w:sz="0" w:space="0" w:color="auto"/>
            <w:left w:val="none" w:sz="0" w:space="0" w:color="auto"/>
            <w:bottom w:val="none" w:sz="0" w:space="0" w:color="auto"/>
            <w:right w:val="none" w:sz="0" w:space="0" w:color="auto"/>
          </w:divBdr>
        </w:div>
        <w:div w:id="34276127">
          <w:marLeft w:val="640"/>
          <w:marRight w:val="0"/>
          <w:marTop w:val="0"/>
          <w:marBottom w:val="0"/>
          <w:divBdr>
            <w:top w:val="none" w:sz="0" w:space="0" w:color="auto"/>
            <w:left w:val="none" w:sz="0" w:space="0" w:color="auto"/>
            <w:bottom w:val="none" w:sz="0" w:space="0" w:color="auto"/>
            <w:right w:val="none" w:sz="0" w:space="0" w:color="auto"/>
          </w:divBdr>
        </w:div>
        <w:div w:id="1217429108">
          <w:marLeft w:val="640"/>
          <w:marRight w:val="0"/>
          <w:marTop w:val="0"/>
          <w:marBottom w:val="0"/>
          <w:divBdr>
            <w:top w:val="none" w:sz="0" w:space="0" w:color="auto"/>
            <w:left w:val="none" w:sz="0" w:space="0" w:color="auto"/>
            <w:bottom w:val="none" w:sz="0" w:space="0" w:color="auto"/>
            <w:right w:val="none" w:sz="0" w:space="0" w:color="auto"/>
          </w:divBdr>
        </w:div>
        <w:div w:id="1643542801">
          <w:marLeft w:val="640"/>
          <w:marRight w:val="0"/>
          <w:marTop w:val="0"/>
          <w:marBottom w:val="0"/>
          <w:divBdr>
            <w:top w:val="none" w:sz="0" w:space="0" w:color="auto"/>
            <w:left w:val="none" w:sz="0" w:space="0" w:color="auto"/>
            <w:bottom w:val="none" w:sz="0" w:space="0" w:color="auto"/>
            <w:right w:val="none" w:sz="0" w:space="0" w:color="auto"/>
          </w:divBdr>
        </w:div>
        <w:div w:id="492722154">
          <w:marLeft w:val="640"/>
          <w:marRight w:val="0"/>
          <w:marTop w:val="0"/>
          <w:marBottom w:val="0"/>
          <w:divBdr>
            <w:top w:val="none" w:sz="0" w:space="0" w:color="auto"/>
            <w:left w:val="none" w:sz="0" w:space="0" w:color="auto"/>
            <w:bottom w:val="none" w:sz="0" w:space="0" w:color="auto"/>
            <w:right w:val="none" w:sz="0" w:space="0" w:color="auto"/>
          </w:divBdr>
        </w:div>
        <w:div w:id="1134828908">
          <w:marLeft w:val="640"/>
          <w:marRight w:val="0"/>
          <w:marTop w:val="0"/>
          <w:marBottom w:val="0"/>
          <w:divBdr>
            <w:top w:val="none" w:sz="0" w:space="0" w:color="auto"/>
            <w:left w:val="none" w:sz="0" w:space="0" w:color="auto"/>
            <w:bottom w:val="none" w:sz="0" w:space="0" w:color="auto"/>
            <w:right w:val="none" w:sz="0" w:space="0" w:color="auto"/>
          </w:divBdr>
        </w:div>
        <w:div w:id="1341467254">
          <w:marLeft w:val="640"/>
          <w:marRight w:val="0"/>
          <w:marTop w:val="0"/>
          <w:marBottom w:val="0"/>
          <w:divBdr>
            <w:top w:val="none" w:sz="0" w:space="0" w:color="auto"/>
            <w:left w:val="none" w:sz="0" w:space="0" w:color="auto"/>
            <w:bottom w:val="none" w:sz="0" w:space="0" w:color="auto"/>
            <w:right w:val="none" w:sz="0" w:space="0" w:color="auto"/>
          </w:divBdr>
        </w:div>
        <w:div w:id="1930967062">
          <w:marLeft w:val="640"/>
          <w:marRight w:val="0"/>
          <w:marTop w:val="0"/>
          <w:marBottom w:val="0"/>
          <w:divBdr>
            <w:top w:val="none" w:sz="0" w:space="0" w:color="auto"/>
            <w:left w:val="none" w:sz="0" w:space="0" w:color="auto"/>
            <w:bottom w:val="none" w:sz="0" w:space="0" w:color="auto"/>
            <w:right w:val="none" w:sz="0" w:space="0" w:color="auto"/>
          </w:divBdr>
        </w:div>
        <w:div w:id="1173107758">
          <w:marLeft w:val="640"/>
          <w:marRight w:val="0"/>
          <w:marTop w:val="0"/>
          <w:marBottom w:val="0"/>
          <w:divBdr>
            <w:top w:val="none" w:sz="0" w:space="0" w:color="auto"/>
            <w:left w:val="none" w:sz="0" w:space="0" w:color="auto"/>
            <w:bottom w:val="none" w:sz="0" w:space="0" w:color="auto"/>
            <w:right w:val="none" w:sz="0" w:space="0" w:color="auto"/>
          </w:divBdr>
        </w:div>
        <w:div w:id="1337612850">
          <w:marLeft w:val="640"/>
          <w:marRight w:val="0"/>
          <w:marTop w:val="0"/>
          <w:marBottom w:val="0"/>
          <w:divBdr>
            <w:top w:val="none" w:sz="0" w:space="0" w:color="auto"/>
            <w:left w:val="none" w:sz="0" w:space="0" w:color="auto"/>
            <w:bottom w:val="none" w:sz="0" w:space="0" w:color="auto"/>
            <w:right w:val="none" w:sz="0" w:space="0" w:color="auto"/>
          </w:divBdr>
        </w:div>
        <w:div w:id="1414626266">
          <w:marLeft w:val="640"/>
          <w:marRight w:val="0"/>
          <w:marTop w:val="0"/>
          <w:marBottom w:val="0"/>
          <w:divBdr>
            <w:top w:val="none" w:sz="0" w:space="0" w:color="auto"/>
            <w:left w:val="none" w:sz="0" w:space="0" w:color="auto"/>
            <w:bottom w:val="none" w:sz="0" w:space="0" w:color="auto"/>
            <w:right w:val="none" w:sz="0" w:space="0" w:color="auto"/>
          </w:divBdr>
        </w:div>
        <w:div w:id="2103717502">
          <w:marLeft w:val="640"/>
          <w:marRight w:val="0"/>
          <w:marTop w:val="0"/>
          <w:marBottom w:val="0"/>
          <w:divBdr>
            <w:top w:val="none" w:sz="0" w:space="0" w:color="auto"/>
            <w:left w:val="none" w:sz="0" w:space="0" w:color="auto"/>
            <w:bottom w:val="none" w:sz="0" w:space="0" w:color="auto"/>
            <w:right w:val="none" w:sz="0" w:space="0" w:color="auto"/>
          </w:divBdr>
        </w:div>
        <w:div w:id="1070344519">
          <w:marLeft w:val="640"/>
          <w:marRight w:val="0"/>
          <w:marTop w:val="0"/>
          <w:marBottom w:val="0"/>
          <w:divBdr>
            <w:top w:val="none" w:sz="0" w:space="0" w:color="auto"/>
            <w:left w:val="none" w:sz="0" w:space="0" w:color="auto"/>
            <w:bottom w:val="none" w:sz="0" w:space="0" w:color="auto"/>
            <w:right w:val="none" w:sz="0" w:space="0" w:color="auto"/>
          </w:divBdr>
        </w:div>
        <w:div w:id="570697783">
          <w:marLeft w:val="640"/>
          <w:marRight w:val="0"/>
          <w:marTop w:val="0"/>
          <w:marBottom w:val="0"/>
          <w:divBdr>
            <w:top w:val="none" w:sz="0" w:space="0" w:color="auto"/>
            <w:left w:val="none" w:sz="0" w:space="0" w:color="auto"/>
            <w:bottom w:val="none" w:sz="0" w:space="0" w:color="auto"/>
            <w:right w:val="none" w:sz="0" w:space="0" w:color="auto"/>
          </w:divBdr>
        </w:div>
        <w:div w:id="1288045935">
          <w:marLeft w:val="640"/>
          <w:marRight w:val="0"/>
          <w:marTop w:val="0"/>
          <w:marBottom w:val="0"/>
          <w:divBdr>
            <w:top w:val="none" w:sz="0" w:space="0" w:color="auto"/>
            <w:left w:val="none" w:sz="0" w:space="0" w:color="auto"/>
            <w:bottom w:val="none" w:sz="0" w:space="0" w:color="auto"/>
            <w:right w:val="none" w:sz="0" w:space="0" w:color="auto"/>
          </w:divBdr>
        </w:div>
        <w:div w:id="1793016772">
          <w:marLeft w:val="640"/>
          <w:marRight w:val="0"/>
          <w:marTop w:val="0"/>
          <w:marBottom w:val="0"/>
          <w:divBdr>
            <w:top w:val="none" w:sz="0" w:space="0" w:color="auto"/>
            <w:left w:val="none" w:sz="0" w:space="0" w:color="auto"/>
            <w:bottom w:val="none" w:sz="0" w:space="0" w:color="auto"/>
            <w:right w:val="none" w:sz="0" w:space="0" w:color="auto"/>
          </w:divBdr>
        </w:div>
        <w:div w:id="1522862627">
          <w:marLeft w:val="640"/>
          <w:marRight w:val="0"/>
          <w:marTop w:val="0"/>
          <w:marBottom w:val="0"/>
          <w:divBdr>
            <w:top w:val="none" w:sz="0" w:space="0" w:color="auto"/>
            <w:left w:val="none" w:sz="0" w:space="0" w:color="auto"/>
            <w:bottom w:val="none" w:sz="0" w:space="0" w:color="auto"/>
            <w:right w:val="none" w:sz="0" w:space="0" w:color="auto"/>
          </w:divBdr>
        </w:div>
        <w:div w:id="1491091626">
          <w:marLeft w:val="640"/>
          <w:marRight w:val="0"/>
          <w:marTop w:val="0"/>
          <w:marBottom w:val="0"/>
          <w:divBdr>
            <w:top w:val="none" w:sz="0" w:space="0" w:color="auto"/>
            <w:left w:val="none" w:sz="0" w:space="0" w:color="auto"/>
            <w:bottom w:val="none" w:sz="0" w:space="0" w:color="auto"/>
            <w:right w:val="none" w:sz="0" w:space="0" w:color="auto"/>
          </w:divBdr>
        </w:div>
        <w:div w:id="1540314060">
          <w:marLeft w:val="640"/>
          <w:marRight w:val="0"/>
          <w:marTop w:val="0"/>
          <w:marBottom w:val="0"/>
          <w:divBdr>
            <w:top w:val="none" w:sz="0" w:space="0" w:color="auto"/>
            <w:left w:val="none" w:sz="0" w:space="0" w:color="auto"/>
            <w:bottom w:val="none" w:sz="0" w:space="0" w:color="auto"/>
            <w:right w:val="none" w:sz="0" w:space="0" w:color="auto"/>
          </w:divBdr>
        </w:div>
        <w:div w:id="1402287833">
          <w:marLeft w:val="640"/>
          <w:marRight w:val="0"/>
          <w:marTop w:val="0"/>
          <w:marBottom w:val="0"/>
          <w:divBdr>
            <w:top w:val="none" w:sz="0" w:space="0" w:color="auto"/>
            <w:left w:val="none" w:sz="0" w:space="0" w:color="auto"/>
            <w:bottom w:val="none" w:sz="0" w:space="0" w:color="auto"/>
            <w:right w:val="none" w:sz="0" w:space="0" w:color="auto"/>
          </w:divBdr>
        </w:div>
        <w:div w:id="1257248468">
          <w:marLeft w:val="640"/>
          <w:marRight w:val="0"/>
          <w:marTop w:val="0"/>
          <w:marBottom w:val="0"/>
          <w:divBdr>
            <w:top w:val="none" w:sz="0" w:space="0" w:color="auto"/>
            <w:left w:val="none" w:sz="0" w:space="0" w:color="auto"/>
            <w:bottom w:val="none" w:sz="0" w:space="0" w:color="auto"/>
            <w:right w:val="none" w:sz="0" w:space="0" w:color="auto"/>
          </w:divBdr>
        </w:div>
        <w:div w:id="1114984216">
          <w:marLeft w:val="640"/>
          <w:marRight w:val="0"/>
          <w:marTop w:val="0"/>
          <w:marBottom w:val="0"/>
          <w:divBdr>
            <w:top w:val="none" w:sz="0" w:space="0" w:color="auto"/>
            <w:left w:val="none" w:sz="0" w:space="0" w:color="auto"/>
            <w:bottom w:val="none" w:sz="0" w:space="0" w:color="auto"/>
            <w:right w:val="none" w:sz="0" w:space="0" w:color="auto"/>
          </w:divBdr>
        </w:div>
        <w:div w:id="1704135630">
          <w:marLeft w:val="640"/>
          <w:marRight w:val="0"/>
          <w:marTop w:val="0"/>
          <w:marBottom w:val="0"/>
          <w:divBdr>
            <w:top w:val="none" w:sz="0" w:space="0" w:color="auto"/>
            <w:left w:val="none" w:sz="0" w:space="0" w:color="auto"/>
            <w:bottom w:val="none" w:sz="0" w:space="0" w:color="auto"/>
            <w:right w:val="none" w:sz="0" w:space="0" w:color="auto"/>
          </w:divBdr>
        </w:div>
        <w:div w:id="1533958650">
          <w:marLeft w:val="640"/>
          <w:marRight w:val="0"/>
          <w:marTop w:val="0"/>
          <w:marBottom w:val="0"/>
          <w:divBdr>
            <w:top w:val="none" w:sz="0" w:space="0" w:color="auto"/>
            <w:left w:val="none" w:sz="0" w:space="0" w:color="auto"/>
            <w:bottom w:val="none" w:sz="0" w:space="0" w:color="auto"/>
            <w:right w:val="none" w:sz="0" w:space="0" w:color="auto"/>
          </w:divBdr>
        </w:div>
        <w:div w:id="1568571170">
          <w:marLeft w:val="640"/>
          <w:marRight w:val="0"/>
          <w:marTop w:val="0"/>
          <w:marBottom w:val="0"/>
          <w:divBdr>
            <w:top w:val="none" w:sz="0" w:space="0" w:color="auto"/>
            <w:left w:val="none" w:sz="0" w:space="0" w:color="auto"/>
            <w:bottom w:val="none" w:sz="0" w:space="0" w:color="auto"/>
            <w:right w:val="none" w:sz="0" w:space="0" w:color="auto"/>
          </w:divBdr>
        </w:div>
        <w:div w:id="1867330332">
          <w:marLeft w:val="640"/>
          <w:marRight w:val="0"/>
          <w:marTop w:val="0"/>
          <w:marBottom w:val="0"/>
          <w:divBdr>
            <w:top w:val="none" w:sz="0" w:space="0" w:color="auto"/>
            <w:left w:val="none" w:sz="0" w:space="0" w:color="auto"/>
            <w:bottom w:val="none" w:sz="0" w:space="0" w:color="auto"/>
            <w:right w:val="none" w:sz="0" w:space="0" w:color="auto"/>
          </w:divBdr>
        </w:div>
        <w:div w:id="1226800439">
          <w:marLeft w:val="640"/>
          <w:marRight w:val="0"/>
          <w:marTop w:val="0"/>
          <w:marBottom w:val="0"/>
          <w:divBdr>
            <w:top w:val="none" w:sz="0" w:space="0" w:color="auto"/>
            <w:left w:val="none" w:sz="0" w:space="0" w:color="auto"/>
            <w:bottom w:val="none" w:sz="0" w:space="0" w:color="auto"/>
            <w:right w:val="none" w:sz="0" w:space="0" w:color="auto"/>
          </w:divBdr>
        </w:div>
        <w:div w:id="1510876899">
          <w:marLeft w:val="640"/>
          <w:marRight w:val="0"/>
          <w:marTop w:val="0"/>
          <w:marBottom w:val="0"/>
          <w:divBdr>
            <w:top w:val="none" w:sz="0" w:space="0" w:color="auto"/>
            <w:left w:val="none" w:sz="0" w:space="0" w:color="auto"/>
            <w:bottom w:val="none" w:sz="0" w:space="0" w:color="auto"/>
            <w:right w:val="none" w:sz="0" w:space="0" w:color="auto"/>
          </w:divBdr>
        </w:div>
        <w:div w:id="1727143736">
          <w:marLeft w:val="640"/>
          <w:marRight w:val="0"/>
          <w:marTop w:val="0"/>
          <w:marBottom w:val="0"/>
          <w:divBdr>
            <w:top w:val="none" w:sz="0" w:space="0" w:color="auto"/>
            <w:left w:val="none" w:sz="0" w:space="0" w:color="auto"/>
            <w:bottom w:val="none" w:sz="0" w:space="0" w:color="auto"/>
            <w:right w:val="none" w:sz="0" w:space="0" w:color="auto"/>
          </w:divBdr>
        </w:div>
        <w:div w:id="857156673">
          <w:marLeft w:val="640"/>
          <w:marRight w:val="0"/>
          <w:marTop w:val="0"/>
          <w:marBottom w:val="0"/>
          <w:divBdr>
            <w:top w:val="none" w:sz="0" w:space="0" w:color="auto"/>
            <w:left w:val="none" w:sz="0" w:space="0" w:color="auto"/>
            <w:bottom w:val="none" w:sz="0" w:space="0" w:color="auto"/>
            <w:right w:val="none" w:sz="0" w:space="0" w:color="auto"/>
          </w:divBdr>
        </w:div>
        <w:div w:id="1333289572">
          <w:marLeft w:val="640"/>
          <w:marRight w:val="0"/>
          <w:marTop w:val="0"/>
          <w:marBottom w:val="0"/>
          <w:divBdr>
            <w:top w:val="none" w:sz="0" w:space="0" w:color="auto"/>
            <w:left w:val="none" w:sz="0" w:space="0" w:color="auto"/>
            <w:bottom w:val="none" w:sz="0" w:space="0" w:color="auto"/>
            <w:right w:val="none" w:sz="0" w:space="0" w:color="auto"/>
          </w:divBdr>
        </w:div>
        <w:div w:id="1277755762">
          <w:marLeft w:val="640"/>
          <w:marRight w:val="0"/>
          <w:marTop w:val="0"/>
          <w:marBottom w:val="0"/>
          <w:divBdr>
            <w:top w:val="none" w:sz="0" w:space="0" w:color="auto"/>
            <w:left w:val="none" w:sz="0" w:space="0" w:color="auto"/>
            <w:bottom w:val="none" w:sz="0" w:space="0" w:color="auto"/>
            <w:right w:val="none" w:sz="0" w:space="0" w:color="auto"/>
          </w:divBdr>
        </w:div>
        <w:div w:id="146633539">
          <w:marLeft w:val="640"/>
          <w:marRight w:val="0"/>
          <w:marTop w:val="0"/>
          <w:marBottom w:val="0"/>
          <w:divBdr>
            <w:top w:val="none" w:sz="0" w:space="0" w:color="auto"/>
            <w:left w:val="none" w:sz="0" w:space="0" w:color="auto"/>
            <w:bottom w:val="none" w:sz="0" w:space="0" w:color="auto"/>
            <w:right w:val="none" w:sz="0" w:space="0" w:color="auto"/>
          </w:divBdr>
        </w:div>
        <w:div w:id="226184417">
          <w:marLeft w:val="640"/>
          <w:marRight w:val="0"/>
          <w:marTop w:val="0"/>
          <w:marBottom w:val="0"/>
          <w:divBdr>
            <w:top w:val="none" w:sz="0" w:space="0" w:color="auto"/>
            <w:left w:val="none" w:sz="0" w:space="0" w:color="auto"/>
            <w:bottom w:val="none" w:sz="0" w:space="0" w:color="auto"/>
            <w:right w:val="none" w:sz="0" w:space="0" w:color="auto"/>
          </w:divBdr>
        </w:div>
        <w:div w:id="2140344363">
          <w:marLeft w:val="640"/>
          <w:marRight w:val="0"/>
          <w:marTop w:val="0"/>
          <w:marBottom w:val="0"/>
          <w:divBdr>
            <w:top w:val="none" w:sz="0" w:space="0" w:color="auto"/>
            <w:left w:val="none" w:sz="0" w:space="0" w:color="auto"/>
            <w:bottom w:val="none" w:sz="0" w:space="0" w:color="auto"/>
            <w:right w:val="none" w:sz="0" w:space="0" w:color="auto"/>
          </w:divBdr>
        </w:div>
        <w:div w:id="1409616537">
          <w:marLeft w:val="640"/>
          <w:marRight w:val="0"/>
          <w:marTop w:val="0"/>
          <w:marBottom w:val="0"/>
          <w:divBdr>
            <w:top w:val="none" w:sz="0" w:space="0" w:color="auto"/>
            <w:left w:val="none" w:sz="0" w:space="0" w:color="auto"/>
            <w:bottom w:val="none" w:sz="0" w:space="0" w:color="auto"/>
            <w:right w:val="none" w:sz="0" w:space="0" w:color="auto"/>
          </w:divBdr>
        </w:div>
        <w:div w:id="377434015">
          <w:marLeft w:val="640"/>
          <w:marRight w:val="0"/>
          <w:marTop w:val="0"/>
          <w:marBottom w:val="0"/>
          <w:divBdr>
            <w:top w:val="none" w:sz="0" w:space="0" w:color="auto"/>
            <w:left w:val="none" w:sz="0" w:space="0" w:color="auto"/>
            <w:bottom w:val="none" w:sz="0" w:space="0" w:color="auto"/>
            <w:right w:val="none" w:sz="0" w:space="0" w:color="auto"/>
          </w:divBdr>
        </w:div>
        <w:div w:id="10686822">
          <w:marLeft w:val="640"/>
          <w:marRight w:val="0"/>
          <w:marTop w:val="0"/>
          <w:marBottom w:val="0"/>
          <w:divBdr>
            <w:top w:val="none" w:sz="0" w:space="0" w:color="auto"/>
            <w:left w:val="none" w:sz="0" w:space="0" w:color="auto"/>
            <w:bottom w:val="none" w:sz="0" w:space="0" w:color="auto"/>
            <w:right w:val="none" w:sz="0" w:space="0" w:color="auto"/>
          </w:divBdr>
        </w:div>
        <w:div w:id="271933979">
          <w:marLeft w:val="640"/>
          <w:marRight w:val="0"/>
          <w:marTop w:val="0"/>
          <w:marBottom w:val="0"/>
          <w:divBdr>
            <w:top w:val="none" w:sz="0" w:space="0" w:color="auto"/>
            <w:left w:val="none" w:sz="0" w:space="0" w:color="auto"/>
            <w:bottom w:val="none" w:sz="0" w:space="0" w:color="auto"/>
            <w:right w:val="none" w:sz="0" w:space="0" w:color="auto"/>
          </w:divBdr>
        </w:div>
        <w:div w:id="1329939396">
          <w:marLeft w:val="640"/>
          <w:marRight w:val="0"/>
          <w:marTop w:val="0"/>
          <w:marBottom w:val="0"/>
          <w:divBdr>
            <w:top w:val="none" w:sz="0" w:space="0" w:color="auto"/>
            <w:left w:val="none" w:sz="0" w:space="0" w:color="auto"/>
            <w:bottom w:val="none" w:sz="0" w:space="0" w:color="auto"/>
            <w:right w:val="none" w:sz="0" w:space="0" w:color="auto"/>
          </w:divBdr>
        </w:div>
        <w:div w:id="1266577188">
          <w:marLeft w:val="640"/>
          <w:marRight w:val="0"/>
          <w:marTop w:val="0"/>
          <w:marBottom w:val="0"/>
          <w:divBdr>
            <w:top w:val="none" w:sz="0" w:space="0" w:color="auto"/>
            <w:left w:val="none" w:sz="0" w:space="0" w:color="auto"/>
            <w:bottom w:val="none" w:sz="0" w:space="0" w:color="auto"/>
            <w:right w:val="none" w:sz="0" w:space="0" w:color="auto"/>
          </w:divBdr>
        </w:div>
        <w:div w:id="1328510583">
          <w:marLeft w:val="640"/>
          <w:marRight w:val="0"/>
          <w:marTop w:val="0"/>
          <w:marBottom w:val="0"/>
          <w:divBdr>
            <w:top w:val="none" w:sz="0" w:space="0" w:color="auto"/>
            <w:left w:val="none" w:sz="0" w:space="0" w:color="auto"/>
            <w:bottom w:val="none" w:sz="0" w:space="0" w:color="auto"/>
            <w:right w:val="none" w:sz="0" w:space="0" w:color="auto"/>
          </w:divBdr>
        </w:div>
        <w:div w:id="1344438261">
          <w:marLeft w:val="640"/>
          <w:marRight w:val="0"/>
          <w:marTop w:val="0"/>
          <w:marBottom w:val="0"/>
          <w:divBdr>
            <w:top w:val="none" w:sz="0" w:space="0" w:color="auto"/>
            <w:left w:val="none" w:sz="0" w:space="0" w:color="auto"/>
            <w:bottom w:val="none" w:sz="0" w:space="0" w:color="auto"/>
            <w:right w:val="none" w:sz="0" w:space="0" w:color="auto"/>
          </w:divBdr>
        </w:div>
        <w:div w:id="68843178">
          <w:marLeft w:val="640"/>
          <w:marRight w:val="0"/>
          <w:marTop w:val="0"/>
          <w:marBottom w:val="0"/>
          <w:divBdr>
            <w:top w:val="none" w:sz="0" w:space="0" w:color="auto"/>
            <w:left w:val="none" w:sz="0" w:space="0" w:color="auto"/>
            <w:bottom w:val="none" w:sz="0" w:space="0" w:color="auto"/>
            <w:right w:val="none" w:sz="0" w:space="0" w:color="auto"/>
          </w:divBdr>
        </w:div>
        <w:div w:id="1994946281">
          <w:marLeft w:val="640"/>
          <w:marRight w:val="0"/>
          <w:marTop w:val="0"/>
          <w:marBottom w:val="0"/>
          <w:divBdr>
            <w:top w:val="none" w:sz="0" w:space="0" w:color="auto"/>
            <w:left w:val="none" w:sz="0" w:space="0" w:color="auto"/>
            <w:bottom w:val="none" w:sz="0" w:space="0" w:color="auto"/>
            <w:right w:val="none" w:sz="0" w:space="0" w:color="auto"/>
          </w:divBdr>
        </w:div>
        <w:div w:id="1723357905">
          <w:marLeft w:val="640"/>
          <w:marRight w:val="0"/>
          <w:marTop w:val="0"/>
          <w:marBottom w:val="0"/>
          <w:divBdr>
            <w:top w:val="none" w:sz="0" w:space="0" w:color="auto"/>
            <w:left w:val="none" w:sz="0" w:space="0" w:color="auto"/>
            <w:bottom w:val="none" w:sz="0" w:space="0" w:color="auto"/>
            <w:right w:val="none" w:sz="0" w:space="0" w:color="auto"/>
          </w:divBdr>
        </w:div>
        <w:div w:id="713771285">
          <w:marLeft w:val="640"/>
          <w:marRight w:val="0"/>
          <w:marTop w:val="0"/>
          <w:marBottom w:val="0"/>
          <w:divBdr>
            <w:top w:val="none" w:sz="0" w:space="0" w:color="auto"/>
            <w:left w:val="none" w:sz="0" w:space="0" w:color="auto"/>
            <w:bottom w:val="none" w:sz="0" w:space="0" w:color="auto"/>
            <w:right w:val="none" w:sz="0" w:space="0" w:color="auto"/>
          </w:divBdr>
        </w:div>
        <w:div w:id="1173448083">
          <w:marLeft w:val="640"/>
          <w:marRight w:val="0"/>
          <w:marTop w:val="0"/>
          <w:marBottom w:val="0"/>
          <w:divBdr>
            <w:top w:val="none" w:sz="0" w:space="0" w:color="auto"/>
            <w:left w:val="none" w:sz="0" w:space="0" w:color="auto"/>
            <w:bottom w:val="none" w:sz="0" w:space="0" w:color="auto"/>
            <w:right w:val="none" w:sz="0" w:space="0" w:color="auto"/>
          </w:divBdr>
        </w:div>
        <w:div w:id="1778216180">
          <w:marLeft w:val="640"/>
          <w:marRight w:val="0"/>
          <w:marTop w:val="0"/>
          <w:marBottom w:val="0"/>
          <w:divBdr>
            <w:top w:val="none" w:sz="0" w:space="0" w:color="auto"/>
            <w:left w:val="none" w:sz="0" w:space="0" w:color="auto"/>
            <w:bottom w:val="none" w:sz="0" w:space="0" w:color="auto"/>
            <w:right w:val="none" w:sz="0" w:space="0" w:color="auto"/>
          </w:divBdr>
        </w:div>
        <w:div w:id="1711806980">
          <w:marLeft w:val="640"/>
          <w:marRight w:val="0"/>
          <w:marTop w:val="0"/>
          <w:marBottom w:val="0"/>
          <w:divBdr>
            <w:top w:val="none" w:sz="0" w:space="0" w:color="auto"/>
            <w:left w:val="none" w:sz="0" w:space="0" w:color="auto"/>
            <w:bottom w:val="none" w:sz="0" w:space="0" w:color="auto"/>
            <w:right w:val="none" w:sz="0" w:space="0" w:color="auto"/>
          </w:divBdr>
        </w:div>
        <w:div w:id="481119616">
          <w:marLeft w:val="640"/>
          <w:marRight w:val="0"/>
          <w:marTop w:val="0"/>
          <w:marBottom w:val="0"/>
          <w:divBdr>
            <w:top w:val="none" w:sz="0" w:space="0" w:color="auto"/>
            <w:left w:val="none" w:sz="0" w:space="0" w:color="auto"/>
            <w:bottom w:val="none" w:sz="0" w:space="0" w:color="auto"/>
            <w:right w:val="none" w:sz="0" w:space="0" w:color="auto"/>
          </w:divBdr>
        </w:div>
        <w:div w:id="1238905534">
          <w:marLeft w:val="640"/>
          <w:marRight w:val="0"/>
          <w:marTop w:val="0"/>
          <w:marBottom w:val="0"/>
          <w:divBdr>
            <w:top w:val="none" w:sz="0" w:space="0" w:color="auto"/>
            <w:left w:val="none" w:sz="0" w:space="0" w:color="auto"/>
            <w:bottom w:val="none" w:sz="0" w:space="0" w:color="auto"/>
            <w:right w:val="none" w:sz="0" w:space="0" w:color="auto"/>
          </w:divBdr>
        </w:div>
        <w:div w:id="851577097">
          <w:marLeft w:val="640"/>
          <w:marRight w:val="0"/>
          <w:marTop w:val="0"/>
          <w:marBottom w:val="0"/>
          <w:divBdr>
            <w:top w:val="none" w:sz="0" w:space="0" w:color="auto"/>
            <w:left w:val="none" w:sz="0" w:space="0" w:color="auto"/>
            <w:bottom w:val="none" w:sz="0" w:space="0" w:color="auto"/>
            <w:right w:val="none" w:sz="0" w:space="0" w:color="auto"/>
          </w:divBdr>
        </w:div>
        <w:div w:id="459031703">
          <w:marLeft w:val="640"/>
          <w:marRight w:val="0"/>
          <w:marTop w:val="0"/>
          <w:marBottom w:val="0"/>
          <w:divBdr>
            <w:top w:val="none" w:sz="0" w:space="0" w:color="auto"/>
            <w:left w:val="none" w:sz="0" w:space="0" w:color="auto"/>
            <w:bottom w:val="none" w:sz="0" w:space="0" w:color="auto"/>
            <w:right w:val="none" w:sz="0" w:space="0" w:color="auto"/>
          </w:divBdr>
        </w:div>
        <w:div w:id="1621185700">
          <w:marLeft w:val="640"/>
          <w:marRight w:val="0"/>
          <w:marTop w:val="0"/>
          <w:marBottom w:val="0"/>
          <w:divBdr>
            <w:top w:val="none" w:sz="0" w:space="0" w:color="auto"/>
            <w:left w:val="none" w:sz="0" w:space="0" w:color="auto"/>
            <w:bottom w:val="none" w:sz="0" w:space="0" w:color="auto"/>
            <w:right w:val="none" w:sz="0" w:space="0" w:color="auto"/>
          </w:divBdr>
        </w:div>
        <w:div w:id="1194615872">
          <w:marLeft w:val="640"/>
          <w:marRight w:val="0"/>
          <w:marTop w:val="0"/>
          <w:marBottom w:val="0"/>
          <w:divBdr>
            <w:top w:val="none" w:sz="0" w:space="0" w:color="auto"/>
            <w:left w:val="none" w:sz="0" w:space="0" w:color="auto"/>
            <w:bottom w:val="none" w:sz="0" w:space="0" w:color="auto"/>
            <w:right w:val="none" w:sz="0" w:space="0" w:color="auto"/>
          </w:divBdr>
        </w:div>
        <w:div w:id="338704478">
          <w:marLeft w:val="640"/>
          <w:marRight w:val="0"/>
          <w:marTop w:val="0"/>
          <w:marBottom w:val="0"/>
          <w:divBdr>
            <w:top w:val="none" w:sz="0" w:space="0" w:color="auto"/>
            <w:left w:val="none" w:sz="0" w:space="0" w:color="auto"/>
            <w:bottom w:val="none" w:sz="0" w:space="0" w:color="auto"/>
            <w:right w:val="none" w:sz="0" w:space="0" w:color="auto"/>
          </w:divBdr>
        </w:div>
        <w:div w:id="1999533008">
          <w:marLeft w:val="640"/>
          <w:marRight w:val="0"/>
          <w:marTop w:val="0"/>
          <w:marBottom w:val="0"/>
          <w:divBdr>
            <w:top w:val="none" w:sz="0" w:space="0" w:color="auto"/>
            <w:left w:val="none" w:sz="0" w:space="0" w:color="auto"/>
            <w:bottom w:val="none" w:sz="0" w:space="0" w:color="auto"/>
            <w:right w:val="none" w:sz="0" w:space="0" w:color="auto"/>
          </w:divBdr>
        </w:div>
        <w:div w:id="509881161">
          <w:marLeft w:val="640"/>
          <w:marRight w:val="0"/>
          <w:marTop w:val="0"/>
          <w:marBottom w:val="0"/>
          <w:divBdr>
            <w:top w:val="none" w:sz="0" w:space="0" w:color="auto"/>
            <w:left w:val="none" w:sz="0" w:space="0" w:color="auto"/>
            <w:bottom w:val="none" w:sz="0" w:space="0" w:color="auto"/>
            <w:right w:val="none" w:sz="0" w:space="0" w:color="auto"/>
          </w:divBdr>
        </w:div>
        <w:div w:id="326784038">
          <w:marLeft w:val="640"/>
          <w:marRight w:val="0"/>
          <w:marTop w:val="0"/>
          <w:marBottom w:val="0"/>
          <w:divBdr>
            <w:top w:val="none" w:sz="0" w:space="0" w:color="auto"/>
            <w:left w:val="none" w:sz="0" w:space="0" w:color="auto"/>
            <w:bottom w:val="none" w:sz="0" w:space="0" w:color="auto"/>
            <w:right w:val="none" w:sz="0" w:space="0" w:color="auto"/>
          </w:divBdr>
        </w:div>
      </w:divsChild>
    </w:div>
    <w:div w:id="1605990253">
      <w:bodyDiv w:val="1"/>
      <w:marLeft w:val="0"/>
      <w:marRight w:val="0"/>
      <w:marTop w:val="0"/>
      <w:marBottom w:val="0"/>
      <w:divBdr>
        <w:top w:val="none" w:sz="0" w:space="0" w:color="auto"/>
        <w:left w:val="none" w:sz="0" w:space="0" w:color="auto"/>
        <w:bottom w:val="none" w:sz="0" w:space="0" w:color="auto"/>
        <w:right w:val="none" w:sz="0" w:space="0" w:color="auto"/>
      </w:divBdr>
      <w:divsChild>
        <w:div w:id="1054894539">
          <w:marLeft w:val="640"/>
          <w:marRight w:val="0"/>
          <w:marTop w:val="0"/>
          <w:marBottom w:val="0"/>
          <w:divBdr>
            <w:top w:val="none" w:sz="0" w:space="0" w:color="auto"/>
            <w:left w:val="none" w:sz="0" w:space="0" w:color="auto"/>
            <w:bottom w:val="none" w:sz="0" w:space="0" w:color="auto"/>
            <w:right w:val="none" w:sz="0" w:space="0" w:color="auto"/>
          </w:divBdr>
        </w:div>
        <w:div w:id="1263732253">
          <w:marLeft w:val="640"/>
          <w:marRight w:val="0"/>
          <w:marTop w:val="0"/>
          <w:marBottom w:val="0"/>
          <w:divBdr>
            <w:top w:val="none" w:sz="0" w:space="0" w:color="auto"/>
            <w:left w:val="none" w:sz="0" w:space="0" w:color="auto"/>
            <w:bottom w:val="none" w:sz="0" w:space="0" w:color="auto"/>
            <w:right w:val="none" w:sz="0" w:space="0" w:color="auto"/>
          </w:divBdr>
        </w:div>
        <w:div w:id="22445016">
          <w:marLeft w:val="640"/>
          <w:marRight w:val="0"/>
          <w:marTop w:val="0"/>
          <w:marBottom w:val="0"/>
          <w:divBdr>
            <w:top w:val="none" w:sz="0" w:space="0" w:color="auto"/>
            <w:left w:val="none" w:sz="0" w:space="0" w:color="auto"/>
            <w:bottom w:val="none" w:sz="0" w:space="0" w:color="auto"/>
            <w:right w:val="none" w:sz="0" w:space="0" w:color="auto"/>
          </w:divBdr>
        </w:div>
        <w:div w:id="979461352">
          <w:marLeft w:val="640"/>
          <w:marRight w:val="0"/>
          <w:marTop w:val="0"/>
          <w:marBottom w:val="0"/>
          <w:divBdr>
            <w:top w:val="none" w:sz="0" w:space="0" w:color="auto"/>
            <w:left w:val="none" w:sz="0" w:space="0" w:color="auto"/>
            <w:bottom w:val="none" w:sz="0" w:space="0" w:color="auto"/>
            <w:right w:val="none" w:sz="0" w:space="0" w:color="auto"/>
          </w:divBdr>
        </w:div>
        <w:div w:id="1221748281">
          <w:marLeft w:val="640"/>
          <w:marRight w:val="0"/>
          <w:marTop w:val="0"/>
          <w:marBottom w:val="0"/>
          <w:divBdr>
            <w:top w:val="none" w:sz="0" w:space="0" w:color="auto"/>
            <w:left w:val="none" w:sz="0" w:space="0" w:color="auto"/>
            <w:bottom w:val="none" w:sz="0" w:space="0" w:color="auto"/>
            <w:right w:val="none" w:sz="0" w:space="0" w:color="auto"/>
          </w:divBdr>
        </w:div>
        <w:div w:id="938023815">
          <w:marLeft w:val="640"/>
          <w:marRight w:val="0"/>
          <w:marTop w:val="0"/>
          <w:marBottom w:val="0"/>
          <w:divBdr>
            <w:top w:val="none" w:sz="0" w:space="0" w:color="auto"/>
            <w:left w:val="none" w:sz="0" w:space="0" w:color="auto"/>
            <w:bottom w:val="none" w:sz="0" w:space="0" w:color="auto"/>
            <w:right w:val="none" w:sz="0" w:space="0" w:color="auto"/>
          </w:divBdr>
        </w:div>
        <w:div w:id="331222905">
          <w:marLeft w:val="640"/>
          <w:marRight w:val="0"/>
          <w:marTop w:val="0"/>
          <w:marBottom w:val="0"/>
          <w:divBdr>
            <w:top w:val="none" w:sz="0" w:space="0" w:color="auto"/>
            <w:left w:val="none" w:sz="0" w:space="0" w:color="auto"/>
            <w:bottom w:val="none" w:sz="0" w:space="0" w:color="auto"/>
            <w:right w:val="none" w:sz="0" w:space="0" w:color="auto"/>
          </w:divBdr>
        </w:div>
        <w:div w:id="285043813">
          <w:marLeft w:val="640"/>
          <w:marRight w:val="0"/>
          <w:marTop w:val="0"/>
          <w:marBottom w:val="0"/>
          <w:divBdr>
            <w:top w:val="none" w:sz="0" w:space="0" w:color="auto"/>
            <w:left w:val="none" w:sz="0" w:space="0" w:color="auto"/>
            <w:bottom w:val="none" w:sz="0" w:space="0" w:color="auto"/>
            <w:right w:val="none" w:sz="0" w:space="0" w:color="auto"/>
          </w:divBdr>
        </w:div>
        <w:div w:id="2082561160">
          <w:marLeft w:val="640"/>
          <w:marRight w:val="0"/>
          <w:marTop w:val="0"/>
          <w:marBottom w:val="0"/>
          <w:divBdr>
            <w:top w:val="none" w:sz="0" w:space="0" w:color="auto"/>
            <w:left w:val="none" w:sz="0" w:space="0" w:color="auto"/>
            <w:bottom w:val="none" w:sz="0" w:space="0" w:color="auto"/>
            <w:right w:val="none" w:sz="0" w:space="0" w:color="auto"/>
          </w:divBdr>
        </w:div>
        <w:div w:id="1828864128">
          <w:marLeft w:val="640"/>
          <w:marRight w:val="0"/>
          <w:marTop w:val="0"/>
          <w:marBottom w:val="0"/>
          <w:divBdr>
            <w:top w:val="none" w:sz="0" w:space="0" w:color="auto"/>
            <w:left w:val="none" w:sz="0" w:space="0" w:color="auto"/>
            <w:bottom w:val="none" w:sz="0" w:space="0" w:color="auto"/>
            <w:right w:val="none" w:sz="0" w:space="0" w:color="auto"/>
          </w:divBdr>
        </w:div>
        <w:div w:id="457144546">
          <w:marLeft w:val="640"/>
          <w:marRight w:val="0"/>
          <w:marTop w:val="0"/>
          <w:marBottom w:val="0"/>
          <w:divBdr>
            <w:top w:val="none" w:sz="0" w:space="0" w:color="auto"/>
            <w:left w:val="none" w:sz="0" w:space="0" w:color="auto"/>
            <w:bottom w:val="none" w:sz="0" w:space="0" w:color="auto"/>
            <w:right w:val="none" w:sz="0" w:space="0" w:color="auto"/>
          </w:divBdr>
        </w:div>
        <w:div w:id="613904841">
          <w:marLeft w:val="640"/>
          <w:marRight w:val="0"/>
          <w:marTop w:val="0"/>
          <w:marBottom w:val="0"/>
          <w:divBdr>
            <w:top w:val="none" w:sz="0" w:space="0" w:color="auto"/>
            <w:left w:val="none" w:sz="0" w:space="0" w:color="auto"/>
            <w:bottom w:val="none" w:sz="0" w:space="0" w:color="auto"/>
            <w:right w:val="none" w:sz="0" w:space="0" w:color="auto"/>
          </w:divBdr>
        </w:div>
        <w:div w:id="1376538763">
          <w:marLeft w:val="640"/>
          <w:marRight w:val="0"/>
          <w:marTop w:val="0"/>
          <w:marBottom w:val="0"/>
          <w:divBdr>
            <w:top w:val="none" w:sz="0" w:space="0" w:color="auto"/>
            <w:left w:val="none" w:sz="0" w:space="0" w:color="auto"/>
            <w:bottom w:val="none" w:sz="0" w:space="0" w:color="auto"/>
            <w:right w:val="none" w:sz="0" w:space="0" w:color="auto"/>
          </w:divBdr>
        </w:div>
        <w:div w:id="18357914">
          <w:marLeft w:val="640"/>
          <w:marRight w:val="0"/>
          <w:marTop w:val="0"/>
          <w:marBottom w:val="0"/>
          <w:divBdr>
            <w:top w:val="none" w:sz="0" w:space="0" w:color="auto"/>
            <w:left w:val="none" w:sz="0" w:space="0" w:color="auto"/>
            <w:bottom w:val="none" w:sz="0" w:space="0" w:color="auto"/>
            <w:right w:val="none" w:sz="0" w:space="0" w:color="auto"/>
          </w:divBdr>
        </w:div>
        <w:div w:id="430392887">
          <w:marLeft w:val="640"/>
          <w:marRight w:val="0"/>
          <w:marTop w:val="0"/>
          <w:marBottom w:val="0"/>
          <w:divBdr>
            <w:top w:val="none" w:sz="0" w:space="0" w:color="auto"/>
            <w:left w:val="none" w:sz="0" w:space="0" w:color="auto"/>
            <w:bottom w:val="none" w:sz="0" w:space="0" w:color="auto"/>
            <w:right w:val="none" w:sz="0" w:space="0" w:color="auto"/>
          </w:divBdr>
        </w:div>
        <w:div w:id="1158964342">
          <w:marLeft w:val="640"/>
          <w:marRight w:val="0"/>
          <w:marTop w:val="0"/>
          <w:marBottom w:val="0"/>
          <w:divBdr>
            <w:top w:val="none" w:sz="0" w:space="0" w:color="auto"/>
            <w:left w:val="none" w:sz="0" w:space="0" w:color="auto"/>
            <w:bottom w:val="none" w:sz="0" w:space="0" w:color="auto"/>
            <w:right w:val="none" w:sz="0" w:space="0" w:color="auto"/>
          </w:divBdr>
        </w:div>
        <w:div w:id="647907025">
          <w:marLeft w:val="640"/>
          <w:marRight w:val="0"/>
          <w:marTop w:val="0"/>
          <w:marBottom w:val="0"/>
          <w:divBdr>
            <w:top w:val="none" w:sz="0" w:space="0" w:color="auto"/>
            <w:left w:val="none" w:sz="0" w:space="0" w:color="auto"/>
            <w:bottom w:val="none" w:sz="0" w:space="0" w:color="auto"/>
            <w:right w:val="none" w:sz="0" w:space="0" w:color="auto"/>
          </w:divBdr>
        </w:div>
        <w:div w:id="1780636924">
          <w:marLeft w:val="640"/>
          <w:marRight w:val="0"/>
          <w:marTop w:val="0"/>
          <w:marBottom w:val="0"/>
          <w:divBdr>
            <w:top w:val="none" w:sz="0" w:space="0" w:color="auto"/>
            <w:left w:val="none" w:sz="0" w:space="0" w:color="auto"/>
            <w:bottom w:val="none" w:sz="0" w:space="0" w:color="auto"/>
            <w:right w:val="none" w:sz="0" w:space="0" w:color="auto"/>
          </w:divBdr>
        </w:div>
        <w:div w:id="1554079195">
          <w:marLeft w:val="640"/>
          <w:marRight w:val="0"/>
          <w:marTop w:val="0"/>
          <w:marBottom w:val="0"/>
          <w:divBdr>
            <w:top w:val="none" w:sz="0" w:space="0" w:color="auto"/>
            <w:left w:val="none" w:sz="0" w:space="0" w:color="auto"/>
            <w:bottom w:val="none" w:sz="0" w:space="0" w:color="auto"/>
            <w:right w:val="none" w:sz="0" w:space="0" w:color="auto"/>
          </w:divBdr>
        </w:div>
        <w:div w:id="1044020651">
          <w:marLeft w:val="640"/>
          <w:marRight w:val="0"/>
          <w:marTop w:val="0"/>
          <w:marBottom w:val="0"/>
          <w:divBdr>
            <w:top w:val="none" w:sz="0" w:space="0" w:color="auto"/>
            <w:left w:val="none" w:sz="0" w:space="0" w:color="auto"/>
            <w:bottom w:val="none" w:sz="0" w:space="0" w:color="auto"/>
            <w:right w:val="none" w:sz="0" w:space="0" w:color="auto"/>
          </w:divBdr>
        </w:div>
        <w:div w:id="676346181">
          <w:marLeft w:val="640"/>
          <w:marRight w:val="0"/>
          <w:marTop w:val="0"/>
          <w:marBottom w:val="0"/>
          <w:divBdr>
            <w:top w:val="none" w:sz="0" w:space="0" w:color="auto"/>
            <w:left w:val="none" w:sz="0" w:space="0" w:color="auto"/>
            <w:bottom w:val="none" w:sz="0" w:space="0" w:color="auto"/>
            <w:right w:val="none" w:sz="0" w:space="0" w:color="auto"/>
          </w:divBdr>
        </w:div>
        <w:div w:id="447940323">
          <w:marLeft w:val="640"/>
          <w:marRight w:val="0"/>
          <w:marTop w:val="0"/>
          <w:marBottom w:val="0"/>
          <w:divBdr>
            <w:top w:val="none" w:sz="0" w:space="0" w:color="auto"/>
            <w:left w:val="none" w:sz="0" w:space="0" w:color="auto"/>
            <w:bottom w:val="none" w:sz="0" w:space="0" w:color="auto"/>
            <w:right w:val="none" w:sz="0" w:space="0" w:color="auto"/>
          </w:divBdr>
        </w:div>
        <w:div w:id="1095134000">
          <w:marLeft w:val="640"/>
          <w:marRight w:val="0"/>
          <w:marTop w:val="0"/>
          <w:marBottom w:val="0"/>
          <w:divBdr>
            <w:top w:val="none" w:sz="0" w:space="0" w:color="auto"/>
            <w:left w:val="none" w:sz="0" w:space="0" w:color="auto"/>
            <w:bottom w:val="none" w:sz="0" w:space="0" w:color="auto"/>
            <w:right w:val="none" w:sz="0" w:space="0" w:color="auto"/>
          </w:divBdr>
        </w:div>
        <w:div w:id="788083854">
          <w:marLeft w:val="640"/>
          <w:marRight w:val="0"/>
          <w:marTop w:val="0"/>
          <w:marBottom w:val="0"/>
          <w:divBdr>
            <w:top w:val="none" w:sz="0" w:space="0" w:color="auto"/>
            <w:left w:val="none" w:sz="0" w:space="0" w:color="auto"/>
            <w:bottom w:val="none" w:sz="0" w:space="0" w:color="auto"/>
            <w:right w:val="none" w:sz="0" w:space="0" w:color="auto"/>
          </w:divBdr>
        </w:div>
        <w:div w:id="891040409">
          <w:marLeft w:val="640"/>
          <w:marRight w:val="0"/>
          <w:marTop w:val="0"/>
          <w:marBottom w:val="0"/>
          <w:divBdr>
            <w:top w:val="none" w:sz="0" w:space="0" w:color="auto"/>
            <w:left w:val="none" w:sz="0" w:space="0" w:color="auto"/>
            <w:bottom w:val="none" w:sz="0" w:space="0" w:color="auto"/>
            <w:right w:val="none" w:sz="0" w:space="0" w:color="auto"/>
          </w:divBdr>
        </w:div>
        <w:div w:id="619266178">
          <w:marLeft w:val="640"/>
          <w:marRight w:val="0"/>
          <w:marTop w:val="0"/>
          <w:marBottom w:val="0"/>
          <w:divBdr>
            <w:top w:val="none" w:sz="0" w:space="0" w:color="auto"/>
            <w:left w:val="none" w:sz="0" w:space="0" w:color="auto"/>
            <w:bottom w:val="none" w:sz="0" w:space="0" w:color="auto"/>
            <w:right w:val="none" w:sz="0" w:space="0" w:color="auto"/>
          </w:divBdr>
        </w:div>
        <w:div w:id="1552494365">
          <w:marLeft w:val="640"/>
          <w:marRight w:val="0"/>
          <w:marTop w:val="0"/>
          <w:marBottom w:val="0"/>
          <w:divBdr>
            <w:top w:val="none" w:sz="0" w:space="0" w:color="auto"/>
            <w:left w:val="none" w:sz="0" w:space="0" w:color="auto"/>
            <w:bottom w:val="none" w:sz="0" w:space="0" w:color="auto"/>
            <w:right w:val="none" w:sz="0" w:space="0" w:color="auto"/>
          </w:divBdr>
        </w:div>
        <w:div w:id="2090954287">
          <w:marLeft w:val="640"/>
          <w:marRight w:val="0"/>
          <w:marTop w:val="0"/>
          <w:marBottom w:val="0"/>
          <w:divBdr>
            <w:top w:val="none" w:sz="0" w:space="0" w:color="auto"/>
            <w:left w:val="none" w:sz="0" w:space="0" w:color="auto"/>
            <w:bottom w:val="none" w:sz="0" w:space="0" w:color="auto"/>
            <w:right w:val="none" w:sz="0" w:space="0" w:color="auto"/>
          </w:divBdr>
        </w:div>
        <w:div w:id="993879426">
          <w:marLeft w:val="640"/>
          <w:marRight w:val="0"/>
          <w:marTop w:val="0"/>
          <w:marBottom w:val="0"/>
          <w:divBdr>
            <w:top w:val="none" w:sz="0" w:space="0" w:color="auto"/>
            <w:left w:val="none" w:sz="0" w:space="0" w:color="auto"/>
            <w:bottom w:val="none" w:sz="0" w:space="0" w:color="auto"/>
            <w:right w:val="none" w:sz="0" w:space="0" w:color="auto"/>
          </w:divBdr>
        </w:div>
        <w:div w:id="1564290069">
          <w:marLeft w:val="640"/>
          <w:marRight w:val="0"/>
          <w:marTop w:val="0"/>
          <w:marBottom w:val="0"/>
          <w:divBdr>
            <w:top w:val="none" w:sz="0" w:space="0" w:color="auto"/>
            <w:left w:val="none" w:sz="0" w:space="0" w:color="auto"/>
            <w:bottom w:val="none" w:sz="0" w:space="0" w:color="auto"/>
            <w:right w:val="none" w:sz="0" w:space="0" w:color="auto"/>
          </w:divBdr>
        </w:div>
        <w:div w:id="746654123">
          <w:marLeft w:val="640"/>
          <w:marRight w:val="0"/>
          <w:marTop w:val="0"/>
          <w:marBottom w:val="0"/>
          <w:divBdr>
            <w:top w:val="none" w:sz="0" w:space="0" w:color="auto"/>
            <w:left w:val="none" w:sz="0" w:space="0" w:color="auto"/>
            <w:bottom w:val="none" w:sz="0" w:space="0" w:color="auto"/>
            <w:right w:val="none" w:sz="0" w:space="0" w:color="auto"/>
          </w:divBdr>
        </w:div>
        <w:div w:id="1825855628">
          <w:marLeft w:val="640"/>
          <w:marRight w:val="0"/>
          <w:marTop w:val="0"/>
          <w:marBottom w:val="0"/>
          <w:divBdr>
            <w:top w:val="none" w:sz="0" w:space="0" w:color="auto"/>
            <w:left w:val="none" w:sz="0" w:space="0" w:color="auto"/>
            <w:bottom w:val="none" w:sz="0" w:space="0" w:color="auto"/>
            <w:right w:val="none" w:sz="0" w:space="0" w:color="auto"/>
          </w:divBdr>
        </w:div>
        <w:div w:id="648825086">
          <w:marLeft w:val="640"/>
          <w:marRight w:val="0"/>
          <w:marTop w:val="0"/>
          <w:marBottom w:val="0"/>
          <w:divBdr>
            <w:top w:val="none" w:sz="0" w:space="0" w:color="auto"/>
            <w:left w:val="none" w:sz="0" w:space="0" w:color="auto"/>
            <w:bottom w:val="none" w:sz="0" w:space="0" w:color="auto"/>
            <w:right w:val="none" w:sz="0" w:space="0" w:color="auto"/>
          </w:divBdr>
        </w:div>
        <w:div w:id="1161889975">
          <w:marLeft w:val="640"/>
          <w:marRight w:val="0"/>
          <w:marTop w:val="0"/>
          <w:marBottom w:val="0"/>
          <w:divBdr>
            <w:top w:val="none" w:sz="0" w:space="0" w:color="auto"/>
            <w:left w:val="none" w:sz="0" w:space="0" w:color="auto"/>
            <w:bottom w:val="none" w:sz="0" w:space="0" w:color="auto"/>
            <w:right w:val="none" w:sz="0" w:space="0" w:color="auto"/>
          </w:divBdr>
        </w:div>
        <w:div w:id="1389114444">
          <w:marLeft w:val="640"/>
          <w:marRight w:val="0"/>
          <w:marTop w:val="0"/>
          <w:marBottom w:val="0"/>
          <w:divBdr>
            <w:top w:val="none" w:sz="0" w:space="0" w:color="auto"/>
            <w:left w:val="none" w:sz="0" w:space="0" w:color="auto"/>
            <w:bottom w:val="none" w:sz="0" w:space="0" w:color="auto"/>
            <w:right w:val="none" w:sz="0" w:space="0" w:color="auto"/>
          </w:divBdr>
        </w:div>
        <w:div w:id="1676957570">
          <w:marLeft w:val="640"/>
          <w:marRight w:val="0"/>
          <w:marTop w:val="0"/>
          <w:marBottom w:val="0"/>
          <w:divBdr>
            <w:top w:val="none" w:sz="0" w:space="0" w:color="auto"/>
            <w:left w:val="none" w:sz="0" w:space="0" w:color="auto"/>
            <w:bottom w:val="none" w:sz="0" w:space="0" w:color="auto"/>
            <w:right w:val="none" w:sz="0" w:space="0" w:color="auto"/>
          </w:divBdr>
        </w:div>
        <w:div w:id="1104806477">
          <w:marLeft w:val="640"/>
          <w:marRight w:val="0"/>
          <w:marTop w:val="0"/>
          <w:marBottom w:val="0"/>
          <w:divBdr>
            <w:top w:val="none" w:sz="0" w:space="0" w:color="auto"/>
            <w:left w:val="none" w:sz="0" w:space="0" w:color="auto"/>
            <w:bottom w:val="none" w:sz="0" w:space="0" w:color="auto"/>
            <w:right w:val="none" w:sz="0" w:space="0" w:color="auto"/>
          </w:divBdr>
        </w:div>
        <w:div w:id="994148015">
          <w:marLeft w:val="640"/>
          <w:marRight w:val="0"/>
          <w:marTop w:val="0"/>
          <w:marBottom w:val="0"/>
          <w:divBdr>
            <w:top w:val="none" w:sz="0" w:space="0" w:color="auto"/>
            <w:left w:val="none" w:sz="0" w:space="0" w:color="auto"/>
            <w:bottom w:val="none" w:sz="0" w:space="0" w:color="auto"/>
            <w:right w:val="none" w:sz="0" w:space="0" w:color="auto"/>
          </w:divBdr>
        </w:div>
        <w:div w:id="495996293">
          <w:marLeft w:val="640"/>
          <w:marRight w:val="0"/>
          <w:marTop w:val="0"/>
          <w:marBottom w:val="0"/>
          <w:divBdr>
            <w:top w:val="none" w:sz="0" w:space="0" w:color="auto"/>
            <w:left w:val="none" w:sz="0" w:space="0" w:color="auto"/>
            <w:bottom w:val="none" w:sz="0" w:space="0" w:color="auto"/>
            <w:right w:val="none" w:sz="0" w:space="0" w:color="auto"/>
          </w:divBdr>
        </w:div>
        <w:div w:id="96029315">
          <w:marLeft w:val="640"/>
          <w:marRight w:val="0"/>
          <w:marTop w:val="0"/>
          <w:marBottom w:val="0"/>
          <w:divBdr>
            <w:top w:val="none" w:sz="0" w:space="0" w:color="auto"/>
            <w:left w:val="none" w:sz="0" w:space="0" w:color="auto"/>
            <w:bottom w:val="none" w:sz="0" w:space="0" w:color="auto"/>
            <w:right w:val="none" w:sz="0" w:space="0" w:color="auto"/>
          </w:divBdr>
        </w:div>
        <w:div w:id="791872631">
          <w:marLeft w:val="640"/>
          <w:marRight w:val="0"/>
          <w:marTop w:val="0"/>
          <w:marBottom w:val="0"/>
          <w:divBdr>
            <w:top w:val="none" w:sz="0" w:space="0" w:color="auto"/>
            <w:left w:val="none" w:sz="0" w:space="0" w:color="auto"/>
            <w:bottom w:val="none" w:sz="0" w:space="0" w:color="auto"/>
            <w:right w:val="none" w:sz="0" w:space="0" w:color="auto"/>
          </w:divBdr>
        </w:div>
        <w:div w:id="1521046680">
          <w:marLeft w:val="640"/>
          <w:marRight w:val="0"/>
          <w:marTop w:val="0"/>
          <w:marBottom w:val="0"/>
          <w:divBdr>
            <w:top w:val="none" w:sz="0" w:space="0" w:color="auto"/>
            <w:left w:val="none" w:sz="0" w:space="0" w:color="auto"/>
            <w:bottom w:val="none" w:sz="0" w:space="0" w:color="auto"/>
            <w:right w:val="none" w:sz="0" w:space="0" w:color="auto"/>
          </w:divBdr>
        </w:div>
        <w:div w:id="1727412240">
          <w:marLeft w:val="640"/>
          <w:marRight w:val="0"/>
          <w:marTop w:val="0"/>
          <w:marBottom w:val="0"/>
          <w:divBdr>
            <w:top w:val="none" w:sz="0" w:space="0" w:color="auto"/>
            <w:left w:val="none" w:sz="0" w:space="0" w:color="auto"/>
            <w:bottom w:val="none" w:sz="0" w:space="0" w:color="auto"/>
            <w:right w:val="none" w:sz="0" w:space="0" w:color="auto"/>
          </w:divBdr>
        </w:div>
        <w:div w:id="1653750915">
          <w:marLeft w:val="640"/>
          <w:marRight w:val="0"/>
          <w:marTop w:val="0"/>
          <w:marBottom w:val="0"/>
          <w:divBdr>
            <w:top w:val="none" w:sz="0" w:space="0" w:color="auto"/>
            <w:left w:val="none" w:sz="0" w:space="0" w:color="auto"/>
            <w:bottom w:val="none" w:sz="0" w:space="0" w:color="auto"/>
            <w:right w:val="none" w:sz="0" w:space="0" w:color="auto"/>
          </w:divBdr>
        </w:div>
        <w:div w:id="87653278">
          <w:marLeft w:val="640"/>
          <w:marRight w:val="0"/>
          <w:marTop w:val="0"/>
          <w:marBottom w:val="0"/>
          <w:divBdr>
            <w:top w:val="none" w:sz="0" w:space="0" w:color="auto"/>
            <w:left w:val="none" w:sz="0" w:space="0" w:color="auto"/>
            <w:bottom w:val="none" w:sz="0" w:space="0" w:color="auto"/>
            <w:right w:val="none" w:sz="0" w:space="0" w:color="auto"/>
          </w:divBdr>
        </w:div>
        <w:div w:id="188031430">
          <w:marLeft w:val="640"/>
          <w:marRight w:val="0"/>
          <w:marTop w:val="0"/>
          <w:marBottom w:val="0"/>
          <w:divBdr>
            <w:top w:val="none" w:sz="0" w:space="0" w:color="auto"/>
            <w:left w:val="none" w:sz="0" w:space="0" w:color="auto"/>
            <w:bottom w:val="none" w:sz="0" w:space="0" w:color="auto"/>
            <w:right w:val="none" w:sz="0" w:space="0" w:color="auto"/>
          </w:divBdr>
        </w:div>
        <w:div w:id="1232692759">
          <w:marLeft w:val="640"/>
          <w:marRight w:val="0"/>
          <w:marTop w:val="0"/>
          <w:marBottom w:val="0"/>
          <w:divBdr>
            <w:top w:val="none" w:sz="0" w:space="0" w:color="auto"/>
            <w:left w:val="none" w:sz="0" w:space="0" w:color="auto"/>
            <w:bottom w:val="none" w:sz="0" w:space="0" w:color="auto"/>
            <w:right w:val="none" w:sz="0" w:space="0" w:color="auto"/>
          </w:divBdr>
        </w:div>
        <w:div w:id="694699112">
          <w:marLeft w:val="640"/>
          <w:marRight w:val="0"/>
          <w:marTop w:val="0"/>
          <w:marBottom w:val="0"/>
          <w:divBdr>
            <w:top w:val="none" w:sz="0" w:space="0" w:color="auto"/>
            <w:left w:val="none" w:sz="0" w:space="0" w:color="auto"/>
            <w:bottom w:val="none" w:sz="0" w:space="0" w:color="auto"/>
            <w:right w:val="none" w:sz="0" w:space="0" w:color="auto"/>
          </w:divBdr>
        </w:div>
        <w:div w:id="1965236540">
          <w:marLeft w:val="640"/>
          <w:marRight w:val="0"/>
          <w:marTop w:val="0"/>
          <w:marBottom w:val="0"/>
          <w:divBdr>
            <w:top w:val="none" w:sz="0" w:space="0" w:color="auto"/>
            <w:left w:val="none" w:sz="0" w:space="0" w:color="auto"/>
            <w:bottom w:val="none" w:sz="0" w:space="0" w:color="auto"/>
            <w:right w:val="none" w:sz="0" w:space="0" w:color="auto"/>
          </w:divBdr>
        </w:div>
        <w:div w:id="213975679">
          <w:marLeft w:val="640"/>
          <w:marRight w:val="0"/>
          <w:marTop w:val="0"/>
          <w:marBottom w:val="0"/>
          <w:divBdr>
            <w:top w:val="none" w:sz="0" w:space="0" w:color="auto"/>
            <w:left w:val="none" w:sz="0" w:space="0" w:color="auto"/>
            <w:bottom w:val="none" w:sz="0" w:space="0" w:color="auto"/>
            <w:right w:val="none" w:sz="0" w:space="0" w:color="auto"/>
          </w:divBdr>
        </w:div>
        <w:div w:id="1286887323">
          <w:marLeft w:val="640"/>
          <w:marRight w:val="0"/>
          <w:marTop w:val="0"/>
          <w:marBottom w:val="0"/>
          <w:divBdr>
            <w:top w:val="none" w:sz="0" w:space="0" w:color="auto"/>
            <w:left w:val="none" w:sz="0" w:space="0" w:color="auto"/>
            <w:bottom w:val="none" w:sz="0" w:space="0" w:color="auto"/>
            <w:right w:val="none" w:sz="0" w:space="0" w:color="auto"/>
          </w:divBdr>
        </w:div>
        <w:div w:id="92211507">
          <w:marLeft w:val="640"/>
          <w:marRight w:val="0"/>
          <w:marTop w:val="0"/>
          <w:marBottom w:val="0"/>
          <w:divBdr>
            <w:top w:val="none" w:sz="0" w:space="0" w:color="auto"/>
            <w:left w:val="none" w:sz="0" w:space="0" w:color="auto"/>
            <w:bottom w:val="none" w:sz="0" w:space="0" w:color="auto"/>
            <w:right w:val="none" w:sz="0" w:space="0" w:color="auto"/>
          </w:divBdr>
        </w:div>
        <w:div w:id="2019502688">
          <w:marLeft w:val="640"/>
          <w:marRight w:val="0"/>
          <w:marTop w:val="0"/>
          <w:marBottom w:val="0"/>
          <w:divBdr>
            <w:top w:val="none" w:sz="0" w:space="0" w:color="auto"/>
            <w:left w:val="none" w:sz="0" w:space="0" w:color="auto"/>
            <w:bottom w:val="none" w:sz="0" w:space="0" w:color="auto"/>
            <w:right w:val="none" w:sz="0" w:space="0" w:color="auto"/>
          </w:divBdr>
        </w:div>
        <w:div w:id="961300928">
          <w:marLeft w:val="640"/>
          <w:marRight w:val="0"/>
          <w:marTop w:val="0"/>
          <w:marBottom w:val="0"/>
          <w:divBdr>
            <w:top w:val="none" w:sz="0" w:space="0" w:color="auto"/>
            <w:left w:val="none" w:sz="0" w:space="0" w:color="auto"/>
            <w:bottom w:val="none" w:sz="0" w:space="0" w:color="auto"/>
            <w:right w:val="none" w:sz="0" w:space="0" w:color="auto"/>
          </w:divBdr>
        </w:div>
        <w:div w:id="1954365544">
          <w:marLeft w:val="640"/>
          <w:marRight w:val="0"/>
          <w:marTop w:val="0"/>
          <w:marBottom w:val="0"/>
          <w:divBdr>
            <w:top w:val="none" w:sz="0" w:space="0" w:color="auto"/>
            <w:left w:val="none" w:sz="0" w:space="0" w:color="auto"/>
            <w:bottom w:val="none" w:sz="0" w:space="0" w:color="auto"/>
            <w:right w:val="none" w:sz="0" w:space="0" w:color="auto"/>
          </w:divBdr>
        </w:div>
        <w:div w:id="2036809712">
          <w:marLeft w:val="640"/>
          <w:marRight w:val="0"/>
          <w:marTop w:val="0"/>
          <w:marBottom w:val="0"/>
          <w:divBdr>
            <w:top w:val="none" w:sz="0" w:space="0" w:color="auto"/>
            <w:left w:val="none" w:sz="0" w:space="0" w:color="auto"/>
            <w:bottom w:val="none" w:sz="0" w:space="0" w:color="auto"/>
            <w:right w:val="none" w:sz="0" w:space="0" w:color="auto"/>
          </w:divBdr>
        </w:div>
        <w:div w:id="1888761602">
          <w:marLeft w:val="640"/>
          <w:marRight w:val="0"/>
          <w:marTop w:val="0"/>
          <w:marBottom w:val="0"/>
          <w:divBdr>
            <w:top w:val="none" w:sz="0" w:space="0" w:color="auto"/>
            <w:left w:val="none" w:sz="0" w:space="0" w:color="auto"/>
            <w:bottom w:val="none" w:sz="0" w:space="0" w:color="auto"/>
            <w:right w:val="none" w:sz="0" w:space="0" w:color="auto"/>
          </w:divBdr>
        </w:div>
        <w:div w:id="1932082635">
          <w:marLeft w:val="640"/>
          <w:marRight w:val="0"/>
          <w:marTop w:val="0"/>
          <w:marBottom w:val="0"/>
          <w:divBdr>
            <w:top w:val="none" w:sz="0" w:space="0" w:color="auto"/>
            <w:left w:val="none" w:sz="0" w:space="0" w:color="auto"/>
            <w:bottom w:val="none" w:sz="0" w:space="0" w:color="auto"/>
            <w:right w:val="none" w:sz="0" w:space="0" w:color="auto"/>
          </w:divBdr>
        </w:div>
        <w:div w:id="1008366147">
          <w:marLeft w:val="640"/>
          <w:marRight w:val="0"/>
          <w:marTop w:val="0"/>
          <w:marBottom w:val="0"/>
          <w:divBdr>
            <w:top w:val="none" w:sz="0" w:space="0" w:color="auto"/>
            <w:left w:val="none" w:sz="0" w:space="0" w:color="auto"/>
            <w:bottom w:val="none" w:sz="0" w:space="0" w:color="auto"/>
            <w:right w:val="none" w:sz="0" w:space="0" w:color="auto"/>
          </w:divBdr>
        </w:div>
        <w:div w:id="598296599">
          <w:marLeft w:val="640"/>
          <w:marRight w:val="0"/>
          <w:marTop w:val="0"/>
          <w:marBottom w:val="0"/>
          <w:divBdr>
            <w:top w:val="none" w:sz="0" w:space="0" w:color="auto"/>
            <w:left w:val="none" w:sz="0" w:space="0" w:color="auto"/>
            <w:bottom w:val="none" w:sz="0" w:space="0" w:color="auto"/>
            <w:right w:val="none" w:sz="0" w:space="0" w:color="auto"/>
          </w:divBdr>
        </w:div>
        <w:div w:id="969826619">
          <w:marLeft w:val="640"/>
          <w:marRight w:val="0"/>
          <w:marTop w:val="0"/>
          <w:marBottom w:val="0"/>
          <w:divBdr>
            <w:top w:val="none" w:sz="0" w:space="0" w:color="auto"/>
            <w:left w:val="none" w:sz="0" w:space="0" w:color="auto"/>
            <w:bottom w:val="none" w:sz="0" w:space="0" w:color="auto"/>
            <w:right w:val="none" w:sz="0" w:space="0" w:color="auto"/>
          </w:divBdr>
        </w:div>
        <w:div w:id="958877825">
          <w:marLeft w:val="640"/>
          <w:marRight w:val="0"/>
          <w:marTop w:val="0"/>
          <w:marBottom w:val="0"/>
          <w:divBdr>
            <w:top w:val="none" w:sz="0" w:space="0" w:color="auto"/>
            <w:left w:val="none" w:sz="0" w:space="0" w:color="auto"/>
            <w:bottom w:val="none" w:sz="0" w:space="0" w:color="auto"/>
            <w:right w:val="none" w:sz="0" w:space="0" w:color="auto"/>
          </w:divBdr>
        </w:div>
        <w:div w:id="54549853">
          <w:marLeft w:val="640"/>
          <w:marRight w:val="0"/>
          <w:marTop w:val="0"/>
          <w:marBottom w:val="0"/>
          <w:divBdr>
            <w:top w:val="none" w:sz="0" w:space="0" w:color="auto"/>
            <w:left w:val="none" w:sz="0" w:space="0" w:color="auto"/>
            <w:bottom w:val="none" w:sz="0" w:space="0" w:color="auto"/>
            <w:right w:val="none" w:sz="0" w:space="0" w:color="auto"/>
          </w:divBdr>
        </w:div>
        <w:div w:id="1783105892">
          <w:marLeft w:val="640"/>
          <w:marRight w:val="0"/>
          <w:marTop w:val="0"/>
          <w:marBottom w:val="0"/>
          <w:divBdr>
            <w:top w:val="none" w:sz="0" w:space="0" w:color="auto"/>
            <w:left w:val="none" w:sz="0" w:space="0" w:color="auto"/>
            <w:bottom w:val="none" w:sz="0" w:space="0" w:color="auto"/>
            <w:right w:val="none" w:sz="0" w:space="0" w:color="auto"/>
          </w:divBdr>
        </w:div>
        <w:div w:id="1048338976">
          <w:marLeft w:val="640"/>
          <w:marRight w:val="0"/>
          <w:marTop w:val="0"/>
          <w:marBottom w:val="0"/>
          <w:divBdr>
            <w:top w:val="none" w:sz="0" w:space="0" w:color="auto"/>
            <w:left w:val="none" w:sz="0" w:space="0" w:color="auto"/>
            <w:bottom w:val="none" w:sz="0" w:space="0" w:color="auto"/>
            <w:right w:val="none" w:sz="0" w:space="0" w:color="auto"/>
          </w:divBdr>
        </w:div>
        <w:div w:id="123430311">
          <w:marLeft w:val="640"/>
          <w:marRight w:val="0"/>
          <w:marTop w:val="0"/>
          <w:marBottom w:val="0"/>
          <w:divBdr>
            <w:top w:val="none" w:sz="0" w:space="0" w:color="auto"/>
            <w:left w:val="none" w:sz="0" w:space="0" w:color="auto"/>
            <w:bottom w:val="none" w:sz="0" w:space="0" w:color="auto"/>
            <w:right w:val="none" w:sz="0" w:space="0" w:color="auto"/>
          </w:divBdr>
        </w:div>
        <w:div w:id="1469281275">
          <w:marLeft w:val="640"/>
          <w:marRight w:val="0"/>
          <w:marTop w:val="0"/>
          <w:marBottom w:val="0"/>
          <w:divBdr>
            <w:top w:val="none" w:sz="0" w:space="0" w:color="auto"/>
            <w:left w:val="none" w:sz="0" w:space="0" w:color="auto"/>
            <w:bottom w:val="none" w:sz="0" w:space="0" w:color="auto"/>
            <w:right w:val="none" w:sz="0" w:space="0" w:color="auto"/>
          </w:divBdr>
        </w:div>
        <w:div w:id="468133342">
          <w:marLeft w:val="640"/>
          <w:marRight w:val="0"/>
          <w:marTop w:val="0"/>
          <w:marBottom w:val="0"/>
          <w:divBdr>
            <w:top w:val="none" w:sz="0" w:space="0" w:color="auto"/>
            <w:left w:val="none" w:sz="0" w:space="0" w:color="auto"/>
            <w:bottom w:val="none" w:sz="0" w:space="0" w:color="auto"/>
            <w:right w:val="none" w:sz="0" w:space="0" w:color="auto"/>
          </w:divBdr>
        </w:div>
        <w:div w:id="1314216961">
          <w:marLeft w:val="640"/>
          <w:marRight w:val="0"/>
          <w:marTop w:val="0"/>
          <w:marBottom w:val="0"/>
          <w:divBdr>
            <w:top w:val="none" w:sz="0" w:space="0" w:color="auto"/>
            <w:left w:val="none" w:sz="0" w:space="0" w:color="auto"/>
            <w:bottom w:val="none" w:sz="0" w:space="0" w:color="auto"/>
            <w:right w:val="none" w:sz="0" w:space="0" w:color="auto"/>
          </w:divBdr>
        </w:div>
        <w:div w:id="998771855">
          <w:marLeft w:val="640"/>
          <w:marRight w:val="0"/>
          <w:marTop w:val="0"/>
          <w:marBottom w:val="0"/>
          <w:divBdr>
            <w:top w:val="none" w:sz="0" w:space="0" w:color="auto"/>
            <w:left w:val="none" w:sz="0" w:space="0" w:color="auto"/>
            <w:bottom w:val="none" w:sz="0" w:space="0" w:color="auto"/>
            <w:right w:val="none" w:sz="0" w:space="0" w:color="auto"/>
          </w:divBdr>
        </w:div>
        <w:div w:id="1695421974">
          <w:marLeft w:val="640"/>
          <w:marRight w:val="0"/>
          <w:marTop w:val="0"/>
          <w:marBottom w:val="0"/>
          <w:divBdr>
            <w:top w:val="none" w:sz="0" w:space="0" w:color="auto"/>
            <w:left w:val="none" w:sz="0" w:space="0" w:color="auto"/>
            <w:bottom w:val="none" w:sz="0" w:space="0" w:color="auto"/>
            <w:right w:val="none" w:sz="0" w:space="0" w:color="auto"/>
          </w:divBdr>
        </w:div>
        <w:div w:id="1451706028">
          <w:marLeft w:val="640"/>
          <w:marRight w:val="0"/>
          <w:marTop w:val="0"/>
          <w:marBottom w:val="0"/>
          <w:divBdr>
            <w:top w:val="none" w:sz="0" w:space="0" w:color="auto"/>
            <w:left w:val="none" w:sz="0" w:space="0" w:color="auto"/>
            <w:bottom w:val="none" w:sz="0" w:space="0" w:color="auto"/>
            <w:right w:val="none" w:sz="0" w:space="0" w:color="auto"/>
          </w:divBdr>
        </w:div>
        <w:div w:id="1502235952">
          <w:marLeft w:val="640"/>
          <w:marRight w:val="0"/>
          <w:marTop w:val="0"/>
          <w:marBottom w:val="0"/>
          <w:divBdr>
            <w:top w:val="none" w:sz="0" w:space="0" w:color="auto"/>
            <w:left w:val="none" w:sz="0" w:space="0" w:color="auto"/>
            <w:bottom w:val="none" w:sz="0" w:space="0" w:color="auto"/>
            <w:right w:val="none" w:sz="0" w:space="0" w:color="auto"/>
          </w:divBdr>
        </w:div>
        <w:div w:id="1229540264">
          <w:marLeft w:val="640"/>
          <w:marRight w:val="0"/>
          <w:marTop w:val="0"/>
          <w:marBottom w:val="0"/>
          <w:divBdr>
            <w:top w:val="none" w:sz="0" w:space="0" w:color="auto"/>
            <w:left w:val="none" w:sz="0" w:space="0" w:color="auto"/>
            <w:bottom w:val="none" w:sz="0" w:space="0" w:color="auto"/>
            <w:right w:val="none" w:sz="0" w:space="0" w:color="auto"/>
          </w:divBdr>
        </w:div>
        <w:div w:id="62291037">
          <w:marLeft w:val="640"/>
          <w:marRight w:val="0"/>
          <w:marTop w:val="0"/>
          <w:marBottom w:val="0"/>
          <w:divBdr>
            <w:top w:val="none" w:sz="0" w:space="0" w:color="auto"/>
            <w:left w:val="none" w:sz="0" w:space="0" w:color="auto"/>
            <w:bottom w:val="none" w:sz="0" w:space="0" w:color="auto"/>
            <w:right w:val="none" w:sz="0" w:space="0" w:color="auto"/>
          </w:divBdr>
        </w:div>
        <w:div w:id="597447205">
          <w:marLeft w:val="640"/>
          <w:marRight w:val="0"/>
          <w:marTop w:val="0"/>
          <w:marBottom w:val="0"/>
          <w:divBdr>
            <w:top w:val="none" w:sz="0" w:space="0" w:color="auto"/>
            <w:left w:val="none" w:sz="0" w:space="0" w:color="auto"/>
            <w:bottom w:val="none" w:sz="0" w:space="0" w:color="auto"/>
            <w:right w:val="none" w:sz="0" w:space="0" w:color="auto"/>
          </w:divBdr>
        </w:div>
        <w:div w:id="2093232776">
          <w:marLeft w:val="640"/>
          <w:marRight w:val="0"/>
          <w:marTop w:val="0"/>
          <w:marBottom w:val="0"/>
          <w:divBdr>
            <w:top w:val="none" w:sz="0" w:space="0" w:color="auto"/>
            <w:left w:val="none" w:sz="0" w:space="0" w:color="auto"/>
            <w:bottom w:val="none" w:sz="0" w:space="0" w:color="auto"/>
            <w:right w:val="none" w:sz="0" w:space="0" w:color="auto"/>
          </w:divBdr>
        </w:div>
        <w:div w:id="753627530">
          <w:marLeft w:val="640"/>
          <w:marRight w:val="0"/>
          <w:marTop w:val="0"/>
          <w:marBottom w:val="0"/>
          <w:divBdr>
            <w:top w:val="none" w:sz="0" w:space="0" w:color="auto"/>
            <w:left w:val="none" w:sz="0" w:space="0" w:color="auto"/>
            <w:bottom w:val="none" w:sz="0" w:space="0" w:color="auto"/>
            <w:right w:val="none" w:sz="0" w:space="0" w:color="auto"/>
          </w:divBdr>
        </w:div>
        <w:div w:id="1759054934">
          <w:marLeft w:val="640"/>
          <w:marRight w:val="0"/>
          <w:marTop w:val="0"/>
          <w:marBottom w:val="0"/>
          <w:divBdr>
            <w:top w:val="none" w:sz="0" w:space="0" w:color="auto"/>
            <w:left w:val="none" w:sz="0" w:space="0" w:color="auto"/>
            <w:bottom w:val="none" w:sz="0" w:space="0" w:color="auto"/>
            <w:right w:val="none" w:sz="0" w:space="0" w:color="auto"/>
          </w:divBdr>
        </w:div>
        <w:div w:id="979110913">
          <w:marLeft w:val="640"/>
          <w:marRight w:val="0"/>
          <w:marTop w:val="0"/>
          <w:marBottom w:val="0"/>
          <w:divBdr>
            <w:top w:val="none" w:sz="0" w:space="0" w:color="auto"/>
            <w:left w:val="none" w:sz="0" w:space="0" w:color="auto"/>
            <w:bottom w:val="none" w:sz="0" w:space="0" w:color="auto"/>
            <w:right w:val="none" w:sz="0" w:space="0" w:color="auto"/>
          </w:divBdr>
        </w:div>
        <w:div w:id="352460304">
          <w:marLeft w:val="640"/>
          <w:marRight w:val="0"/>
          <w:marTop w:val="0"/>
          <w:marBottom w:val="0"/>
          <w:divBdr>
            <w:top w:val="none" w:sz="0" w:space="0" w:color="auto"/>
            <w:left w:val="none" w:sz="0" w:space="0" w:color="auto"/>
            <w:bottom w:val="none" w:sz="0" w:space="0" w:color="auto"/>
            <w:right w:val="none" w:sz="0" w:space="0" w:color="auto"/>
          </w:divBdr>
        </w:div>
        <w:div w:id="1643458818">
          <w:marLeft w:val="640"/>
          <w:marRight w:val="0"/>
          <w:marTop w:val="0"/>
          <w:marBottom w:val="0"/>
          <w:divBdr>
            <w:top w:val="none" w:sz="0" w:space="0" w:color="auto"/>
            <w:left w:val="none" w:sz="0" w:space="0" w:color="auto"/>
            <w:bottom w:val="none" w:sz="0" w:space="0" w:color="auto"/>
            <w:right w:val="none" w:sz="0" w:space="0" w:color="auto"/>
          </w:divBdr>
        </w:div>
        <w:div w:id="602538139">
          <w:marLeft w:val="640"/>
          <w:marRight w:val="0"/>
          <w:marTop w:val="0"/>
          <w:marBottom w:val="0"/>
          <w:divBdr>
            <w:top w:val="none" w:sz="0" w:space="0" w:color="auto"/>
            <w:left w:val="none" w:sz="0" w:space="0" w:color="auto"/>
            <w:bottom w:val="none" w:sz="0" w:space="0" w:color="auto"/>
            <w:right w:val="none" w:sz="0" w:space="0" w:color="auto"/>
          </w:divBdr>
        </w:div>
        <w:div w:id="1290668623">
          <w:marLeft w:val="640"/>
          <w:marRight w:val="0"/>
          <w:marTop w:val="0"/>
          <w:marBottom w:val="0"/>
          <w:divBdr>
            <w:top w:val="none" w:sz="0" w:space="0" w:color="auto"/>
            <w:left w:val="none" w:sz="0" w:space="0" w:color="auto"/>
            <w:bottom w:val="none" w:sz="0" w:space="0" w:color="auto"/>
            <w:right w:val="none" w:sz="0" w:space="0" w:color="auto"/>
          </w:divBdr>
        </w:div>
        <w:div w:id="74130310">
          <w:marLeft w:val="640"/>
          <w:marRight w:val="0"/>
          <w:marTop w:val="0"/>
          <w:marBottom w:val="0"/>
          <w:divBdr>
            <w:top w:val="none" w:sz="0" w:space="0" w:color="auto"/>
            <w:left w:val="none" w:sz="0" w:space="0" w:color="auto"/>
            <w:bottom w:val="none" w:sz="0" w:space="0" w:color="auto"/>
            <w:right w:val="none" w:sz="0" w:space="0" w:color="auto"/>
          </w:divBdr>
        </w:div>
        <w:div w:id="1319724445">
          <w:marLeft w:val="640"/>
          <w:marRight w:val="0"/>
          <w:marTop w:val="0"/>
          <w:marBottom w:val="0"/>
          <w:divBdr>
            <w:top w:val="none" w:sz="0" w:space="0" w:color="auto"/>
            <w:left w:val="none" w:sz="0" w:space="0" w:color="auto"/>
            <w:bottom w:val="none" w:sz="0" w:space="0" w:color="auto"/>
            <w:right w:val="none" w:sz="0" w:space="0" w:color="auto"/>
          </w:divBdr>
        </w:div>
        <w:div w:id="1525049711">
          <w:marLeft w:val="640"/>
          <w:marRight w:val="0"/>
          <w:marTop w:val="0"/>
          <w:marBottom w:val="0"/>
          <w:divBdr>
            <w:top w:val="none" w:sz="0" w:space="0" w:color="auto"/>
            <w:left w:val="none" w:sz="0" w:space="0" w:color="auto"/>
            <w:bottom w:val="none" w:sz="0" w:space="0" w:color="auto"/>
            <w:right w:val="none" w:sz="0" w:space="0" w:color="auto"/>
          </w:divBdr>
        </w:div>
        <w:div w:id="1788966014">
          <w:marLeft w:val="640"/>
          <w:marRight w:val="0"/>
          <w:marTop w:val="0"/>
          <w:marBottom w:val="0"/>
          <w:divBdr>
            <w:top w:val="none" w:sz="0" w:space="0" w:color="auto"/>
            <w:left w:val="none" w:sz="0" w:space="0" w:color="auto"/>
            <w:bottom w:val="none" w:sz="0" w:space="0" w:color="auto"/>
            <w:right w:val="none" w:sz="0" w:space="0" w:color="auto"/>
          </w:divBdr>
        </w:div>
        <w:div w:id="623001820">
          <w:marLeft w:val="640"/>
          <w:marRight w:val="0"/>
          <w:marTop w:val="0"/>
          <w:marBottom w:val="0"/>
          <w:divBdr>
            <w:top w:val="none" w:sz="0" w:space="0" w:color="auto"/>
            <w:left w:val="none" w:sz="0" w:space="0" w:color="auto"/>
            <w:bottom w:val="none" w:sz="0" w:space="0" w:color="auto"/>
            <w:right w:val="none" w:sz="0" w:space="0" w:color="auto"/>
          </w:divBdr>
        </w:div>
        <w:div w:id="1591505068">
          <w:marLeft w:val="640"/>
          <w:marRight w:val="0"/>
          <w:marTop w:val="0"/>
          <w:marBottom w:val="0"/>
          <w:divBdr>
            <w:top w:val="none" w:sz="0" w:space="0" w:color="auto"/>
            <w:left w:val="none" w:sz="0" w:space="0" w:color="auto"/>
            <w:bottom w:val="none" w:sz="0" w:space="0" w:color="auto"/>
            <w:right w:val="none" w:sz="0" w:space="0" w:color="auto"/>
          </w:divBdr>
        </w:div>
        <w:div w:id="794913092">
          <w:marLeft w:val="640"/>
          <w:marRight w:val="0"/>
          <w:marTop w:val="0"/>
          <w:marBottom w:val="0"/>
          <w:divBdr>
            <w:top w:val="none" w:sz="0" w:space="0" w:color="auto"/>
            <w:left w:val="none" w:sz="0" w:space="0" w:color="auto"/>
            <w:bottom w:val="none" w:sz="0" w:space="0" w:color="auto"/>
            <w:right w:val="none" w:sz="0" w:space="0" w:color="auto"/>
          </w:divBdr>
        </w:div>
        <w:div w:id="2139906481">
          <w:marLeft w:val="640"/>
          <w:marRight w:val="0"/>
          <w:marTop w:val="0"/>
          <w:marBottom w:val="0"/>
          <w:divBdr>
            <w:top w:val="none" w:sz="0" w:space="0" w:color="auto"/>
            <w:left w:val="none" w:sz="0" w:space="0" w:color="auto"/>
            <w:bottom w:val="none" w:sz="0" w:space="0" w:color="auto"/>
            <w:right w:val="none" w:sz="0" w:space="0" w:color="auto"/>
          </w:divBdr>
        </w:div>
        <w:div w:id="1942492300">
          <w:marLeft w:val="640"/>
          <w:marRight w:val="0"/>
          <w:marTop w:val="0"/>
          <w:marBottom w:val="0"/>
          <w:divBdr>
            <w:top w:val="none" w:sz="0" w:space="0" w:color="auto"/>
            <w:left w:val="none" w:sz="0" w:space="0" w:color="auto"/>
            <w:bottom w:val="none" w:sz="0" w:space="0" w:color="auto"/>
            <w:right w:val="none" w:sz="0" w:space="0" w:color="auto"/>
          </w:divBdr>
        </w:div>
        <w:div w:id="1476412269">
          <w:marLeft w:val="640"/>
          <w:marRight w:val="0"/>
          <w:marTop w:val="0"/>
          <w:marBottom w:val="0"/>
          <w:divBdr>
            <w:top w:val="none" w:sz="0" w:space="0" w:color="auto"/>
            <w:left w:val="none" w:sz="0" w:space="0" w:color="auto"/>
            <w:bottom w:val="none" w:sz="0" w:space="0" w:color="auto"/>
            <w:right w:val="none" w:sz="0" w:space="0" w:color="auto"/>
          </w:divBdr>
        </w:div>
        <w:div w:id="1168638806">
          <w:marLeft w:val="640"/>
          <w:marRight w:val="0"/>
          <w:marTop w:val="0"/>
          <w:marBottom w:val="0"/>
          <w:divBdr>
            <w:top w:val="none" w:sz="0" w:space="0" w:color="auto"/>
            <w:left w:val="none" w:sz="0" w:space="0" w:color="auto"/>
            <w:bottom w:val="none" w:sz="0" w:space="0" w:color="auto"/>
            <w:right w:val="none" w:sz="0" w:space="0" w:color="auto"/>
          </w:divBdr>
        </w:div>
        <w:div w:id="2002349893">
          <w:marLeft w:val="640"/>
          <w:marRight w:val="0"/>
          <w:marTop w:val="0"/>
          <w:marBottom w:val="0"/>
          <w:divBdr>
            <w:top w:val="none" w:sz="0" w:space="0" w:color="auto"/>
            <w:left w:val="none" w:sz="0" w:space="0" w:color="auto"/>
            <w:bottom w:val="none" w:sz="0" w:space="0" w:color="auto"/>
            <w:right w:val="none" w:sz="0" w:space="0" w:color="auto"/>
          </w:divBdr>
        </w:div>
        <w:div w:id="1213421633">
          <w:marLeft w:val="640"/>
          <w:marRight w:val="0"/>
          <w:marTop w:val="0"/>
          <w:marBottom w:val="0"/>
          <w:divBdr>
            <w:top w:val="none" w:sz="0" w:space="0" w:color="auto"/>
            <w:left w:val="none" w:sz="0" w:space="0" w:color="auto"/>
            <w:bottom w:val="none" w:sz="0" w:space="0" w:color="auto"/>
            <w:right w:val="none" w:sz="0" w:space="0" w:color="auto"/>
          </w:divBdr>
        </w:div>
        <w:div w:id="1452433832">
          <w:marLeft w:val="640"/>
          <w:marRight w:val="0"/>
          <w:marTop w:val="0"/>
          <w:marBottom w:val="0"/>
          <w:divBdr>
            <w:top w:val="none" w:sz="0" w:space="0" w:color="auto"/>
            <w:left w:val="none" w:sz="0" w:space="0" w:color="auto"/>
            <w:bottom w:val="none" w:sz="0" w:space="0" w:color="auto"/>
            <w:right w:val="none" w:sz="0" w:space="0" w:color="auto"/>
          </w:divBdr>
        </w:div>
        <w:div w:id="408814003">
          <w:marLeft w:val="640"/>
          <w:marRight w:val="0"/>
          <w:marTop w:val="0"/>
          <w:marBottom w:val="0"/>
          <w:divBdr>
            <w:top w:val="none" w:sz="0" w:space="0" w:color="auto"/>
            <w:left w:val="none" w:sz="0" w:space="0" w:color="auto"/>
            <w:bottom w:val="none" w:sz="0" w:space="0" w:color="auto"/>
            <w:right w:val="none" w:sz="0" w:space="0" w:color="auto"/>
          </w:divBdr>
        </w:div>
        <w:div w:id="871377648">
          <w:marLeft w:val="640"/>
          <w:marRight w:val="0"/>
          <w:marTop w:val="0"/>
          <w:marBottom w:val="0"/>
          <w:divBdr>
            <w:top w:val="none" w:sz="0" w:space="0" w:color="auto"/>
            <w:left w:val="none" w:sz="0" w:space="0" w:color="auto"/>
            <w:bottom w:val="none" w:sz="0" w:space="0" w:color="auto"/>
            <w:right w:val="none" w:sz="0" w:space="0" w:color="auto"/>
          </w:divBdr>
        </w:div>
        <w:div w:id="1083647533">
          <w:marLeft w:val="640"/>
          <w:marRight w:val="0"/>
          <w:marTop w:val="0"/>
          <w:marBottom w:val="0"/>
          <w:divBdr>
            <w:top w:val="none" w:sz="0" w:space="0" w:color="auto"/>
            <w:left w:val="none" w:sz="0" w:space="0" w:color="auto"/>
            <w:bottom w:val="none" w:sz="0" w:space="0" w:color="auto"/>
            <w:right w:val="none" w:sz="0" w:space="0" w:color="auto"/>
          </w:divBdr>
        </w:div>
        <w:div w:id="479199477">
          <w:marLeft w:val="640"/>
          <w:marRight w:val="0"/>
          <w:marTop w:val="0"/>
          <w:marBottom w:val="0"/>
          <w:divBdr>
            <w:top w:val="none" w:sz="0" w:space="0" w:color="auto"/>
            <w:left w:val="none" w:sz="0" w:space="0" w:color="auto"/>
            <w:bottom w:val="none" w:sz="0" w:space="0" w:color="auto"/>
            <w:right w:val="none" w:sz="0" w:space="0" w:color="auto"/>
          </w:divBdr>
        </w:div>
        <w:div w:id="1268780944">
          <w:marLeft w:val="640"/>
          <w:marRight w:val="0"/>
          <w:marTop w:val="0"/>
          <w:marBottom w:val="0"/>
          <w:divBdr>
            <w:top w:val="none" w:sz="0" w:space="0" w:color="auto"/>
            <w:left w:val="none" w:sz="0" w:space="0" w:color="auto"/>
            <w:bottom w:val="none" w:sz="0" w:space="0" w:color="auto"/>
            <w:right w:val="none" w:sz="0" w:space="0" w:color="auto"/>
          </w:divBdr>
        </w:div>
        <w:div w:id="370149780">
          <w:marLeft w:val="640"/>
          <w:marRight w:val="0"/>
          <w:marTop w:val="0"/>
          <w:marBottom w:val="0"/>
          <w:divBdr>
            <w:top w:val="none" w:sz="0" w:space="0" w:color="auto"/>
            <w:left w:val="none" w:sz="0" w:space="0" w:color="auto"/>
            <w:bottom w:val="none" w:sz="0" w:space="0" w:color="auto"/>
            <w:right w:val="none" w:sz="0" w:space="0" w:color="auto"/>
          </w:divBdr>
        </w:div>
        <w:div w:id="16273435">
          <w:marLeft w:val="640"/>
          <w:marRight w:val="0"/>
          <w:marTop w:val="0"/>
          <w:marBottom w:val="0"/>
          <w:divBdr>
            <w:top w:val="none" w:sz="0" w:space="0" w:color="auto"/>
            <w:left w:val="none" w:sz="0" w:space="0" w:color="auto"/>
            <w:bottom w:val="none" w:sz="0" w:space="0" w:color="auto"/>
            <w:right w:val="none" w:sz="0" w:space="0" w:color="auto"/>
          </w:divBdr>
        </w:div>
        <w:div w:id="948271646">
          <w:marLeft w:val="640"/>
          <w:marRight w:val="0"/>
          <w:marTop w:val="0"/>
          <w:marBottom w:val="0"/>
          <w:divBdr>
            <w:top w:val="none" w:sz="0" w:space="0" w:color="auto"/>
            <w:left w:val="none" w:sz="0" w:space="0" w:color="auto"/>
            <w:bottom w:val="none" w:sz="0" w:space="0" w:color="auto"/>
            <w:right w:val="none" w:sz="0" w:space="0" w:color="auto"/>
          </w:divBdr>
        </w:div>
        <w:div w:id="224151254">
          <w:marLeft w:val="640"/>
          <w:marRight w:val="0"/>
          <w:marTop w:val="0"/>
          <w:marBottom w:val="0"/>
          <w:divBdr>
            <w:top w:val="none" w:sz="0" w:space="0" w:color="auto"/>
            <w:left w:val="none" w:sz="0" w:space="0" w:color="auto"/>
            <w:bottom w:val="none" w:sz="0" w:space="0" w:color="auto"/>
            <w:right w:val="none" w:sz="0" w:space="0" w:color="auto"/>
          </w:divBdr>
        </w:div>
        <w:div w:id="651718174">
          <w:marLeft w:val="640"/>
          <w:marRight w:val="0"/>
          <w:marTop w:val="0"/>
          <w:marBottom w:val="0"/>
          <w:divBdr>
            <w:top w:val="none" w:sz="0" w:space="0" w:color="auto"/>
            <w:left w:val="none" w:sz="0" w:space="0" w:color="auto"/>
            <w:bottom w:val="none" w:sz="0" w:space="0" w:color="auto"/>
            <w:right w:val="none" w:sz="0" w:space="0" w:color="auto"/>
          </w:divBdr>
        </w:div>
        <w:div w:id="464352421">
          <w:marLeft w:val="640"/>
          <w:marRight w:val="0"/>
          <w:marTop w:val="0"/>
          <w:marBottom w:val="0"/>
          <w:divBdr>
            <w:top w:val="none" w:sz="0" w:space="0" w:color="auto"/>
            <w:left w:val="none" w:sz="0" w:space="0" w:color="auto"/>
            <w:bottom w:val="none" w:sz="0" w:space="0" w:color="auto"/>
            <w:right w:val="none" w:sz="0" w:space="0" w:color="auto"/>
          </w:divBdr>
        </w:div>
        <w:div w:id="340357956">
          <w:marLeft w:val="640"/>
          <w:marRight w:val="0"/>
          <w:marTop w:val="0"/>
          <w:marBottom w:val="0"/>
          <w:divBdr>
            <w:top w:val="none" w:sz="0" w:space="0" w:color="auto"/>
            <w:left w:val="none" w:sz="0" w:space="0" w:color="auto"/>
            <w:bottom w:val="none" w:sz="0" w:space="0" w:color="auto"/>
            <w:right w:val="none" w:sz="0" w:space="0" w:color="auto"/>
          </w:divBdr>
        </w:div>
        <w:div w:id="381058420">
          <w:marLeft w:val="640"/>
          <w:marRight w:val="0"/>
          <w:marTop w:val="0"/>
          <w:marBottom w:val="0"/>
          <w:divBdr>
            <w:top w:val="none" w:sz="0" w:space="0" w:color="auto"/>
            <w:left w:val="none" w:sz="0" w:space="0" w:color="auto"/>
            <w:bottom w:val="none" w:sz="0" w:space="0" w:color="auto"/>
            <w:right w:val="none" w:sz="0" w:space="0" w:color="auto"/>
          </w:divBdr>
        </w:div>
        <w:div w:id="173613209">
          <w:marLeft w:val="640"/>
          <w:marRight w:val="0"/>
          <w:marTop w:val="0"/>
          <w:marBottom w:val="0"/>
          <w:divBdr>
            <w:top w:val="none" w:sz="0" w:space="0" w:color="auto"/>
            <w:left w:val="none" w:sz="0" w:space="0" w:color="auto"/>
            <w:bottom w:val="none" w:sz="0" w:space="0" w:color="auto"/>
            <w:right w:val="none" w:sz="0" w:space="0" w:color="auto"/>
          </w:divBdr>
        </w:div>
        <w:div w:id="573122516">
          <w:marLeft w:val="640"/>
          <w:marRight w:val="0"/>
          <w:marTop w:val="0"/>
          <w:marBottom w:val="0"/>
          <w:divBdr>
            <w:top w:val="none" w:sz="0" w:space="0" w:color="auto"/>
            <w:left w:val="none" w:sz="0" w:space="0" w:color="auto"/>
            <w:bottom w:val="none" w:sz="0" w:space="0" w:color="auto"/>
            <w:right w:val="none" w:sz="0" w:space="0" w:color="auto"/>
          </w:divBdr>
        </w:div>
        <w:div w:id="241988712">
          <w:marLeft w:val="640"/>
          <w:marRight w:val="0"/>
          <w:marTop w:val="0"/>
          <w:marBottom w:val="0"/>
          <w:divBdr>
            <w:top w:val="none" w:sz="0" w:space="0" w:color="auto"/>
            <w:left w:val="none" w:sz="0" w:space="0" w:color="auto"/>
            <w:bottom w:val="none" w:sz="0" w:space="0" w:color="auto"/>
            <w:right w:val="none" w:sz="0" w:space="0" w:color="auto"/>
          </w:divBdr>
        </w:div>
        <w:div w:id="1392729871">
          <w:marLeft w:val="640"/>
          <w:marRight w:val="0"/>
          <w:marTop w:val="0"/>
          <w:marBottom w:val="0"/>
          <w:divBdr>
            <w:top w:val="none" w:sz="0" w:space="0" w:color="auto"/>
            <w:left w:val="none" w:sz="0" w:space="0" w:color="auto"/>
            <w:bottom w:val="none" w:sz="0" w:space="0" w:color="auto"/>
            <w:right w:val="none" w:sz="0" w:space="0" w:color="auto"/>
          </w:divBdr>
        </w:div>
        <w:div w:id="1997414729">
          <w:marLeft w:val="640"/>
          <w:marRight w:val="0"/>
          <w:marTop w:val="0"/>
          <w:marBottom w:val="0"/>
          <w:divBdr>
            <w:top w:val="none" w:sz="0" w:space="0" w:color="auto"/>
            <w:left w:val="none" w:sz="0" w:space="0" w:color="auto"/>
            <w:bottom w:val="none" w:sz="0" w:space="0" w:color="auto"/>
            <w:right w:val="none" w:sz="0" w:space="0" w:color="auto"/>
          </w:divBdr>
        </w:div>
        <w:div w:id="156846483">
          <w:marLeft w:val="640"/>
          <w:marRight w:val="0"/>
          <w:marTop w:val="0"/>
          <w:marBottom w:val="0"/>
          <w:divBdr>
            <w:top w:val="none" w:sz="0" w:space="0" w:color="auto"/>
            <w:left w:val="none" w:sz="0" w:space="0" w:color="auto"/>
            <w:bottom w:val="none" w:sz="0" w:space="0" w:color="auto"/>
            <w:right w:val="none" w:sz="0" w:space="0" w:color="auto"/>
          </w:divBdr>
        </w:div>
        <w:div w:id="678853930">
          <w:marLeft w:val="640"/>
          <w:marRight w:val="0"/>
          <w:marTop w:val="0"/>
          <w:marBottom w:val="0"/>
          <w:divBdr>
            <w:top w:val="none" w:sz="0" w:space="0" w:color="auto"/>
            <w:left w:val="none" w:sz="0" w:space="0" w:color="auto"/>
            <w:bottom w:val="none" w:sz="0" w:space="0" w:color="auto"/>
            <w:right w:val="none" w:sz="0" w:space="0" w:color="auto"/>
          </w:divBdr>
        </w:div>
        <w:div w:id="1884176093">
          <w:marLeft w:val="640"/>
          <w:marRight w:val="0"/>
          <w:marTop w:val="0"/>
          <w:marBottom w:val="0"/>
          <w:divBdr>
            <w:top w:val="none" w:sz="0" w:space="0" w:color="auto"/>
            <w:left w:val="none" w:sz="0" w:space="0" w:color="auto"/>
            <w:bottom w:val="none" w:sz="0" w:space="0" w:color="auto"/>
            <w:right w:val="none" w:sz="0" w:space="0" w:color="auto"/>
          </w:divBdr>
        </w:div>
        <w:div w:id="1284533976">
          <w:marLeft w:val="640"/>
          <w:marRight w:val="0"/>
          <w:marTop w:val="0"/>
          <w:marBottom w:val="0"/>
          <w:divBdr>
            <w:top w:val="none" w:sz="0" w:space="0" w:color="auto"/>
            <w:left w:val="none" w:sz="0" w:space="0" w:color="auto"/>
            <w:bottom w:val="none" w:sz="0" w:space="0" w:color="auto"/>
            <w:right w:val="none" w:sz="0" w:space="0" w:color="auto"/>
          </w:divBdr>
        </w:div>
        <w:div w:id="1900820838">
          <w:marLeft w:val="640"/>
          <w:marRight w:val="0"/>
          <w:marTop w:val="0"/>
          <w:marBottom w:val="0"/>
          <w:divBdr>
            <w:top w:val="none" w:sz="0" w:space="0" w:color="auto"/>
            <w:left w:val="none" w:sz="0" w:space="0" w:color="auto"/>
            <w:bottom w:val="none" w:sz="0" w:space="0" w:color="auto"/>
            <w:right w:val="none" w:sz="0" w:space="0" w:color="auto"/>
          </w:divBdr>
        </w:div>
        <w:div w:id="567543045">
          <w:marLeft w:val="640"/>
          <w:marRight w:val="0"/>
          <w:marTop w:val="0"/>
          <w:marBottom w:val="0"/>
          <w:divBdr>
            <w:top w:val="none" w:sz="0" w:space="0" w:color="auto"/>
            <w:left w:val="none" w:sz="0" w:space="0" w:color="auto"/>
            <w:bottom w:val="none" w:sz="0" w:space="0" w:color="auto"/>
            <w:right w:val="none" w:sz="0" w:space="0" w:color="auto"/>
          </w:divBdr>
        </w:div>
        <w:div w:id="522204768">
          <w:marLeft w:val="640"/>
          <w:marRight w:val="0"/>
          <w:marTop w:val="0"/>
          <w:marBottom w:val="0"/>
          <w:divBdr>
            <w:top w:val="none" w:sz="0" w:space="0" w:color="auto"/>
            <w:left w:val="none" w:sz="0" w:space="0" w:color="auto"/>
            <w:bottom w:val="none" w:sz="0" w:space="0" w:color="auto"/>
            <w:right w:val="none" w:sz="0" w:space="0" w:color="auto"/>
          </w:divBdr>
        </w:div>
        <w:div w:id="460925593">
          <w:marLeft w:val="640"/>
          <w:marRight w:val="0"/>
          <w:marTop w:val="0"/>
          <w:marBottom w:val="0"/>
          <w:divBdr>
            <w:top w:val="none" w:sz="0" w:space="0" w:color="auto"/>
            <w:left w:val="none" w:sz="0" w:space="0" w:color="auto"/>
            <w:bottom w:val="none" w:sz="0" w:space="0" w:color="auto"/>
            <w:right w:val="none" w:sz="0" w:space="0" w:color="auto"/>
          </w:divBdr>
        </w:div>
        <w:div w:id="1221215218">
          <w:marLeft w:val="640"/>
          <w:marRight w:val="0"/>
          <w:marTop w:val="0"/>
          <w:marBottom w:val="0"/>
          <w:divBdr>
            <w:top w:val="none" w:sz="0" w:space="0" w:color="auto"/>
            <w:left w:val="none" w:sz="0" w:space="0" w:color="auto"/>
            <w:bottom w:val="none" w:sz="0" w:space="0" w:color="auto"/>
            <w:right w:val="none" w:sz="0" w:space="0" w:color="auto"/>
          </w:divBdr>
        </w:div>
        <w:div w:id="812142294">
          <w:marLeft w:val="640"/>
          <w:marRight w:val="0"/>
          <w:marTop w:val="0"/>
          <w:marBottom w:val="0"/>
          <w:divBdr>
            <w:top w:val="none" w:sz="0" w:space="0" w:color="auto"/>
            <w:left w:val="none" w:sz="0" w:space="0" w:color="auto"/>
            <w:bottom w:val="none" w:sz="0" w:space="0" w:color="auto"/>
            <w:right w:val="none" w:sz="0" w:space="0" w:color="auto"/>
          </w:divBdr>
        </w:div>
        <w:div w:id="1959027749">
          <w:marLeft w:val="640"/>
          <w:marRight w:val="0"/>
          <w:marTop w:val="0"/>
          <w:marBottom w:val="0"/>
          <w:divBdr>
            <w:top w:val="none" w:sz="0" w:space="0" w:color="auto"/>
            <w:left w:val="none" w:sz="0" w:space="0" w:color="auto"/>
            <w:bottom w:val="none" w:sz="0" w:space="0" w:color="auto"/>
            <w:right w:val="none" w:sz="0" w:space="0" w:color="auto"/>
          </w:divBdr>
        </w:div>
        <w:div w:id="79766070">
          <w:marLeft w:val="640"/>
          <w:marRight w:val="0"/>
          <w:marTop w:val="0"/>
          <w:marBottom w:val="0"/>
          <w:divBdr>
            <w:top w:val="none" w:sz="0" w:space="0" w:color="auto"/>
            <w:left w:val="none" w:sz="0" w:space="0" w:color="auto"/>
            <w:bottom w:val="none" w:sz="0" w:space="0" w:color="auto"/>
            <w:right w:val="none" w:sz="0" w:space="0" w:color="auto"/>
          </w:divBdr>
        </w:div>
        <w:div w:id="319620141">
          <w:marLeft w:val="640"/>
          <w:marRight w:val="0"/>
          <w:marTop w:val="0"/>
          <w:marBottom w:val="0"/>
          <w:divBdr>
            <w:top w:val="none" w:sz="0" w:space="0" w:color="auto"/>
            <w:left w:val="none" w:sz="0" w:space="0" w:color="auto"/>
            <w:bottom w:val="none" w:sz="0" w:space="0" w:color="auto"/>
            <w:right w:val="none" w:sz="0" w:space="0" w:color="auto"/>
          </w:divBdr>
        </w:div>
        <w:div w:id="1229997629">
          <w:marLeft w:val="640"/>
          <w:marRight w:val="0"/>
          <w:marTop w:val="0"/>
          <w:marBottom w:val="0"/>
          <w:divBdr>
            <w:top w:val="none" w:sz="0" w:space="0" w:color="auto"/>
            <w:left w:val="none" w:sz="0" w:space="0" w:color="auto"/>
            <w:bottom w:val="none" w:sz="0" w:space="0" w:color="auto"/>
            <w:right w:val="none" w:sz="0" w:space="0" w:color="auto"/>
          </w:divBdr>
        </w:div>
        <w:div w:id="857426043">
          <w:marLeft w:val="640"/>
          <w:marRight w:val="0"/>
          <w:marTop w:val="0"/>
          <w:marBottom w:val="0"/>
          <w:divBdr>
            <w:top w:val="none" w:sz="0" w:space="0" w:color="auto"/>
            <w:left w:val="none" w:sz="0" w:space="0" w:color="auto"/>
            <w:bottom w:val="none" w:sz="0" w:space="0" w:color="auto"/>
            <w:right w:val="none" w:sz="0" w:space="0" w:color="auto"/>
          </w:divBdr>
        </w:div>
        <w:div w:id="601573430">
          <w:marLeft w:val="640"/>
          <w:marRight w:val="0"/>
          <w:marTop w:val="0"/>
          <w:marBottom w:val="0"/>
          <w:divBdr>
            <w:top w:val="none" w:sz="0" w:space="0" w:color="auto"/>
            <w:left w:val="none" w:sz="0" w:space="0" w:color="auto"/>
            <w:bottom w:val="none" w:sz="0" w:space="0" w:color="auto"/>
            <w:right w:val="none" w:sz="0" w:space="0" w:color="auto"/>
          </w:divBdr>
        </w:div>
        <w:div w:id="1474446725">
          <w:marLeft w:val="640"/>
          <w:marRight w:val="0"/>
          <w:marTop w:val="0"/>
          <w:marBottom w:val="0"/>
          <w:divBdr>
            <w:top w:val="none" w:sz="0" w:space="0" w:color="auto"/>
            <w:left w:val="none" w:sz="0" w:space="0" w:color="auto"/>
            <w:bottom w:val="none" w:sz="0" w:space="0" w:color="auto"/>
            <w:right w:val="none" w:sz="0" w:space="0" w:color="auto"/>
          </w:divBdr>
        </w:div>
        <w:div w:id="620264186">
          <w:marLeft w:val="640"/>
          <w:marRight w:val="0"/>
          <w:marTop w:val="0"/>
          <w:marBottom w:val="0"/>
          <w:divBdr>
            <w:top w:val="none" w:sz="0" w:space="0" w:color="auto"/>
            <w:left w:val="none" w:sz="0" w:space="0" w:color="auto"/>
            <w:bottom w:val="none" w:sz="0" w:space="0" w:color="auto"/>
            <w:right w:val="none" w:sz="0" w:space="0" w:color="auto"/>
          </w:divBdr>
        </w:div>
        <w:div w:id="3939664">
          <w:marLeft w:val="640"/>
          <w:marRight w:val="0"/>
          <w:marTop w:val="0"/>
          <w:marBottom w:val="0"/>
          <w:divBdr>
            <w:top w:val="none" w:sz="0" w:space="0" w:color="auto"/>
            <w:left w:val="none" w:sz="0" w:space="0" w:color="auto"/>
            <w:bottom w:val="none" w:sz="0" w:space="0" w:color="auto"/>
            <w:right w:val="none" w:sz="0" w:space="0" w:color="auto"/>
          </w:divBdr>
        </w:div>
        <w:div w:id="369110568">
          <w:marLeft w:val="640"/>
          <w:marRight w:val="0"/>
          <w:marTop w:val="0"/>
          <w:marBottom w:val="0"/>
          <w:divBdr>
            <w:top w:val="none" w:sz="0" w:space="0" w:color="auto"/>
            <w:left w:val="none" w:sz="0" w:space="0" w:color="auto"/>
            <w:bottom w:val="none" w:sz="0" w:space="0" w:color="auto"/>
            <w:right w:val="none" w:sz="0" w:space="0" w:color="auto"/>
          </w:divBdr>
        </w:div>
        <w:div w:id="1368064469">
          <w:marLeft w:val="640"/>
          <w:marRight w:val="0"/>
          <w:marTop w:val="0"/>
          <w:marBottom w:val="0"/>
          <w:divBdr>
            <w:top w:val="none" w:sz="0" w:space="0" w:color="auto"/>
            <w:left w:val="none" w:sz="0" w:space="0" w:color="auto"/>
            <w:bottom w:val="none" w:sz="0" w:space="0" w:color="auto"/>
            <w:right w:val="none" w:sz="0" w:space="0" w:color="auto"/>
          </w:divBdr>
        </w:div>
        <w:div w:id="1095830600">
          <w:marLeft w:val="640"/>
          <w:marRight w:val="0"/>
          <w:marTop w:val="0"/>
          <w:marBottom w:val="0"/>
          <w:divBdr>
            <w:top w:val="none" w:sz="0" w:space="0" w:color="auto"/>
            <w:left w:val="none" w:sz="0" w:space="0" w:color="auto"/>
            <w:bottom w:val="none" w:sz="0" w:space="0" w:color="auto"/>
            <w:right w:val="none" w:sz="0" w:space="0" w:color="auto"/>
          </w:divBdr>
        </w:div>
        <w:div w:id="1035541235">
          <w:marLeft w:val="640"/>
          <w:marRight w:val="0"/>
          <w:marTop w:val="0"/>
          <w:marBottom w:val="0"/>
          <w:divBdr>
            <w:top w:val="none" w:sz="0" w:space="0" w:color="auto"/>
            <w:left w:val="none" w:sz="0" w:space="0" w:color="auto"/>
            <w:bottom w:val="none" w:sz="0" w:space="0" w:color="auto"/>
            <w:right w:val="none" w:sz="0" w:space="0" w:color="auto"/>
          </w:divBdr>
        </w:div>
        <w:div w:id="1754085511">
          <w:marLeft w:val="640"/>
          <w:marRight w:val="0"/>
          <w:marTop w:val="0"/>
          <w:marBottom w:val="0"/>
          <w:divBdr>
            <w:top w:val="none" w:sz="0" w:space="0" w:color="auto"/>
            <w:left w:val="none" w:sz="0" w:space="0" w:color="auto"/>
            <w:bottom w:val="none" w:sz="0" w:space="0" w:color="auto"/>
            <w:right w:val="none" w:sz="0" w:space="0" w:color="auto"/>
          </w:divBdr>
        </w:div>
        <w:div w:id="903445923">
          <w:marLeft w:val="640"/>
          <w:marRight w:val="0"/>
          <w:marTop w:val="0"/>
          <w:marBottom w:val="0"/>
          <w:divBdr>
            <w:top w:val="none" w:sz="0" w:space="0" w:color="auto"/>
            <w:left w:val="none" w:sz="0" w:space="0" w:color="auto"/>
            <w:bottom w:val="none" w:sz="0" w:space="0" w:color="auto"/>
            <w:right w:val="none" w:sz="0" w:space="0" w:color="auto"/>
          </w:divBdr>
        </w:div>
        <w:div w:id="54282223">
          <w:marLeft w:val="640"/>
          <w:marRight w:val="0"/>
          <w:marTop w:val="0"/>
          <w:marBottom w:val="0"/>
          <w:divBdr>
            <w:top w:val="none" w:sz="0" w:space="0" w:color="auto"/>
            <w:left w:val="none" w:sz="0" w:space="0" w:color="auto"/>
            <w:bottom w:val="none" w:sz="0" w:space="0" w:color="auto"/>
            <w:right w:val="none" w:sz="0" w:space="0" w:color="auto"/>
          </w:divBdr>
        </w:div>
        <w:div w:id="889147631">
          <w:marLeft w:val="640"/>
          <w:marRight w:val="0"/>
          <w:marTop w:val="0"/>
          <w:marBottom w:val="0"/>
          <w:divBdr>
            <w:top w:val="none" w:sz="0" w:space="0" w:color="auto"/>
            <w:left w:val="none" w:sz="0" w:space="0" w:color="auto"/>
            <w:bottom w:val="none" w:sz="0" w:space="0" w:color="auto"/>
            <w:right w:val="none" w:sz="0" w:space="0" w:color="auto"/>
          </w:divBdr>
        </w:div>
        <w:div w:id="1953197698">
          <w:marLeft w:val="640"/>
          <w:marRight w:val="0"/>
          <w:marTop w:val="0"/>
          <w:marBottom w:val="0"/>
          <w:divBdr>
            <w:top w:val="none" w:sz="0" w:space="0" w:color="auto"/>
            <w:left w:val="none" w:sz="0" w:space="0" w:color="auto"/>
            <w:bottom w:val="none" w:sz="0" w:space="0" w:color="auto"/>
            <w:right w:val="none" w:sz="0" w:space="0" w:color="auto"/>
          </w:divBdr>
        </w:div>
        <w:div w:id="722019702">
          <w:marLeft w:val="640"/>
          <w:marRight w:val="0"/>
          <w:marTop w:val="0"/>
          <w:marBottom w:val="0"/>
          <w:divBdr>
            <w:top w:val="none" w:sz="0" w:space="0" w:color="auto"/>
            <w:left w:val="none" w:sz="0" w:space="0" w:color="auto"/>
            <w:bottom w:val="none" w:sz="0" w:space="0" w:color="auto"/>
            <w:right w:val="none" w:sz="0" w:space="0" w:color="auto"/>
          </w:divBdr>
        </w:div>
        <w:div w:id="866135101">
          <w:marLeft w:val="640"/>
          <w:marRight w:val="0"/>
          <w:marTop w:val="0"/>
          <w:marBottom w:val="0"/>
          <w:divBdr>
            <w:top w:val="none" w:sz="0" w:space="0" w:color="auto"/>
            <w:left w:val="none" w:sz="0" w:space="0" w:color="auto"/>
            <w:bottom w:val="none" w:sz="0" w:space="0" w:color="auto"/>
            <w:right w:val="none" w:sz="0" w:space="0" w:color="auto"/>
          </w:divBdr>
        </w:div>
        <w:div w:id="960189427">
          <w:marLeft w:val="640"/>
          <w:marRight w:val="0"/>
          <w:marTop w:val="0"/>
          <w:marBottom w:val="0"/>
          <w:divBdr>
            <w:top w:val="none" w:sz="0" w:space="0" w:color="auto"/>
            <w:left w:val="none" w:sz="0" w:space="0" w:color="auto"/>
            <w:bottom w:val="none" w:sz="0" w:space="0" w:color="auto"/>
            <w:right w:val="none" w:sz="0" w:space="0" w:color="auto"/>
          </w:divBdr>
        </w:div>
        <w:div w:id="786778194">
          <w:marLeft w:val="640"/>
          <w:marRight w:val="0"/>
          <w:marTop w:val="0"/>
          <w:marBottom w:val="0"/>
          <w:divBdr>
            <w:top w:val="none" w:sz="0" w:space="0" w:color="auto"/>
            <w:left w:val="none" w:sz="0" w:space="0" w:color="auto"/>
            <w:bottom w:val="none" w:sz="0" w:space="0" w:color="auto"/>
            <w:right w:val="none" w:sz="0" w:space="0" w:color="auto"/>
          </w:divBdr>
        </w:div>
        <w:div w:id="244848192">
          <w:marLeft w:val="640"/>
          <w:marRight w:val="0"/>
          <w:marTop w:val="0"/>
          <w:marBottom w:val="0"/>
          <w:divBdr>
            <w:top w:val="none" w:sz="0" w:space="0" w:color="auto"/>
            <w:left w:val="none" w:sz="0" w:space="0" w:color="auto"/>
            <w:bottom w:val="none" w:sz="0" w:space="0" w:color="auto"/>
            <w:right w:val="none" w:sz="0" w:space="0" w:color="auto"/>
          </w:divBdr>
        </w:div>
        <w:div w:id="917834516">
          <w:marLeft w:val="640"/>
          <w:marRight w:val="0"/>
          <w:marTop w:val="0"/>
          <w:marBottom w:val="0"/>
          <w:divBdr>
            <w:top w:val="none" w:sz="0" w:space="0" w:color="auto"/>
            <w:left w:val="none" w:sz="0" w:space="0" w:color="auto"/>
            <w:bottom w:val="none" w:sz="0" w:space="0" w:color="auto"/>
            <w:right w:val="none" w:sz="0" w:space="0" w:color="auto"/>
          </w:divBdr>
        </w:div>
        <w:div w:id="2368519">
          <w:marLeft w:val="640"/>
          <w:marRight w:val="0"/>
          <w:marTop w:val="0"/>
          <w:marBottom w:val="0"/>
          <w:divBdr>
            <w:top w:val="none" w:sz="0" w:space="0" w:color="auto"/>
            <w:left w:val="none" w:sz="0" w:space="0" w:color="auto"/>
            <w:bottom w:val="none" w:sz="0" w:space="0" w:color="auto"/>
            <w:right w:val="none" w:sz="0" w:space="0" w:color="auto"/>
          </w:divBdr>
        </w:div>
        <w:div w:id="621771435">
          <w:marLeft w:val="640"/>
          <w:marRight w:val="0"/>
          <w:marTop w:val="0"/>
          <w:marBottom w:val="0"/>
          <w:divBdr>
            <w:top w:val="none" w:sz="0" w:space="0" w:color="auto"/>
            <w:left w:val="none" w:sz="0" w:space="0" w:color="auto"/>
            <w:bottom w:val="none" w:sz="0" w:space="0" w:color="auto"/>
            <w:right w:val="none" w:sz="0" w:space="0" w:color="auto"/>
          </w:divBdr>
        </w:div>
        <w:div w:id="825168819">
          <w:marLeft w:val="640"/>
          <w:marRight w:val="0"/>
          <w:marTop w:val="0"/>
          <w:marBottom w:val="0"/>
          <w:divBdr>
            <w:top w:val="none" w:sz="0" w:space="0" w:color="auto"/>
            <w:left w:val="none" w:sz="0" w:space="0" w:color="auto"/>
            <w:bottom w:val="none" w:sz="0" w:space="0" w:color="auto"/>
            <w:right w:val="none" w:sz="0" w:space="0" w:color="auto"/>
          </w:divBdr>
        </w:div>
        <w:div w:id="1473330750">
          <w:marLeft w:val="640"/>
          <w:marRight w:val="0"/>
          <w:marTop w:val="0"/>
          <w:marBottom w:val="0"/>
          <w:divBdr>
            <w:top w:val="none" w:sz="0" w:space="0" w:color="auto"/>
            <w:left w:val="none" w:sz="0" w:space="0" w:color="auto"/>
            <w:bottom w:val="none" w:sz="0" w:space="0" w:color="auto"/>
            <w:right w:val="none" w:sz="0" w:space="0" w:color="auto"/>
          </w:divBdr>
        </w:div>
        <w:div w:id="1723478285">
          <w:marLeft w:val="640"/>
          <w:marRight w:val="0"/>
          <w:marTop w:val="0"/>
          <w:marBottom w:val="0"/>
          <w:divBdr>
            <w:top w:val="none" w:sz="0" w:space="0" w:color="auto"/>
            <w:left w:val="none" w:sz="0" w:space="0" w:color="auto"/>
            <w:bottom w:val="none" w:sz="0" w:space="0" w:color="auto"/>
            <w:right w:val="none" w:sz="0" w:space="0" w:color="auto"/>
          </w:divBdr>
        </w:div>
      </w:divsChild>
    </w:div>
    <w:div w:id="1608079284">
      <w:bodyDiv w:val="1"/>
      <w:marLeft w:val="0"/>
      <w:marRight w:val="0"/>
      <w:marTop w:val="0"/>
      <w:marBottom w:val="0"/>
      <w:divBdr>
        <w:top w:val="none" w:sz="0" w:space="0" w:color="auto"/>
        <w:left w:val="none" w:sz="0" w:space="0" w:color="auto"/>
        <w:bottom w:val="none" w:sz="0" w:space="0" w:color="auto"/>
        <w:right w:val="none" w:sz="0" w:space="0" w:color="auto"/>
      </w:divBdr>
      <w:divsChild>
        <w:div w:id="416024809">
          <w:marLeft w:val="640"/>
          <w:marRight w:val="0"/>
          <w:marTop w:val="0"/>
          <w:marBottom w:val="0"/>
          <w:divBdr>
            <w:top w:val="none" w:sz="0" w:space="0" w:color="auto"/>
            <w:left w:val="none" w:sz="0" w:space="0" w:color="auto"/>
            <w:bottom w:val="none" w:sz="0" w:space="0" w:color="auto"/>
            <w:right w:val="none" w:sz="0" w:space="0" w:color="auto"/>
          </w:divBdr>
        </w:div>
        <w:div w:id="1702313966">
          <w:marLeft w:val="640"/>
          <w:marRight w:val="0"/>
          <w:marTop w:val="0"/>
          <w:marBottom w:val="0"/>
          <w:divBdr>
            <w:top w:val="none" w:sz="0" w:space="0" w:color="auto"/>
            <w:left w:val="none" w:sz="0" w:space="0" w:color="auto"/>
            <w:bottom w:val="none" w:sz="0" w:space="0" w:color="auto"/>
            <w:right w:val="none" w:sz="0" w:space="0" w:color="auto"/>
          </w:divBdr>
        </w:div>
        <w:div w:id="780075475">
          <w:marLeft w:val="640"/>
          <w:marRight w:val="0"/>
          <w:marTop w:val="0"/>
          <w:marBottom w:val="0"/>
          <w:divBdr>
            <w:top w:val="none" w:sz="0" w:space="0" w:color="auto"/>
            <w:left w:val="none" w:sz="0" w:space="0" w:color="auto"/>
            <w:bottom w:val="none" w:sz="0" w:space="0" w:color="auto"/>
            <w:right w:val="none" w:sz="0" w:space="0" w:color="auto"/>
          </w:divBdr>
        </w:div>
        <w:div w:id="97603569">
          <w:marLeft w:val="640"/>
          <w:marRight w:val="0"/>
          <w:marTop w:val="0"/>
          <w:marBottom w:val="0"/>
          <w:divBdr>
            <w:top w:val="none" w:sz="0" w:space="0" w:color="auto"/>
            <w:left w:val="none" w:sz="0" w:space="0" w:color="auto"/>
            <w:bottom w:val="none" w:sz="0" w:space="0" w:color="auto"/>
            <w:right w:val="none" w:sz="0" w:space="0" w:color="auto"/>
          </w:divBdr>
        </w:div>
        <w:div w:id="1826044932">
          <w:marLeft w:val="640"/>
          <w:marRight w:val="0"/>
          <w:marTop w:val="0"/>
          <w:marBottom w:val="0"/>
          <w:divBdr>
            <w:top w:val="none" w:sz="0" w:space="0" w:color="auto"/>
            <w:left w:val="none" w:sz="0" w:space="0" w:color="auto"/>
            <w:bottom w:val="none" w:sz="0" w:space="0" w:color="auto"/>
            <w:right w:val="none" w:sz="0" w:space="0" w:color="auto"/>
          </w:divBdr>
        </w:div>
        <w:div w:id="149758013">
          <w:marLeft w:val="640"/>
          <w:marRight w:val="0"/>
          <w:marTop w:val="0"/>
          <w:marBottom w:val="0"/>
          <w:divBdr>
            <w:top w:val="none" w:sz="0" w:space="0" w:color="auto"/>
            <w:left w:val="none" w:sz="0" w:space="0" w:color="auto"/>
            <w:bottom w:val="none" w:sz="0" w:space="0" w:color="auto"/>
            <w:right w:val="none" w:sz="0" w:space="0" w:color="auto"/>
          </w:divBdr>
        </w:div>
        <w:div w:id="1267929971">
          <w:marLeft w:val="640"/>
          <w:marRight w:val="0"/>
          <w:marTop w:val="0"/>
          <w:marBottom w:val="0"/>
          <w:divBdr>
            <w:top w:val="none" w:sz="0" w:space="0" w:color="auto"/>
            <w:left w:val="none" w:sz="0" w:space="0" w:color="auto"/>
            <w:bottom w:val="none" w:sz="0" w:space="0" w:color="auto"/>
            <w:right w:val="none" w:sz="0" w:space="0" w:color="auto"/>
          </w:divBdr>
        </w:div>
        <w:div w:id="999893613">
          <w:marLeft w:val="640"/>
          <w:marRight w:val="0"/>
          <w:marTop w:val="0"/>
          <w:marBottom w:val="0"/>
          <w:divBdr>
            <w:top w:val="none" w:sz="0" w:space="0" w:color="auto"/>
            <w:left w:val="none" w:sz="0" w:space="0" w:color="auto"/>
            <w:bottom w:val="none" w:sz="0" w:space="0" w:color="auto"/>
            <w:right w:val="none" w:sz="0" w:space="0" w:color="auto"/>
          </w:divBdr>
        </w:div>
        <w:div w:id="605844827">
          <w:marLeft w:val="640"/>
          <w:marRight w:val="0"/>
          <w:marTop w:val="0"/>
          <w:marBottom w:val="0"/>
          <w:divBdr>
            <w:top w:val="none" w:sz="0" w:space="0" w:color="auto"/>
            <w:left w:val="none" w:sz="0" w:space="0" w:color="auto"/>
            <w:bottom w:val="none" w:sz="0" w:space="0" w:color="auto"/>
            <w:right w:val="none" w:sz="0" w:space="0" w:color="auto"/>
          </w:divBdr>
        </w:div>
        <w:div w:id="1291477259">
          <w:marLeft w:val="640"/>
          <w:marRight w:val="0"/>
          <w:marTop w:val="0"/>
          <w:marBottom w:val="0"/>
          <w:divBdr>
            <w:top w:val="none" w:sz="0" w:space="0" w:color="auto"/>
            <w:left w:val="none" w:sz="0" w:space="0" w:color="auto"/>
            <w:bottom w:val="none" w:sz="0" w:space="0" w:color="auto"/>
            <w:right w:val="none" w:sz="0" w:space="0" w:color="auto"/>
          </w:divBdr>
        </w:div>
        <w:div w:id="145823385">
          <w:marLeft w:val="640"/>
          <w:marRight w:val="0"/>
          <w:marTop w:val="0"/>
          <w:marBottom w:val="0"/>
          <w:divBdr>
            <w:top w:val="none" w:sz="0" w:space="0" w:color="auto"/>
            <w:left w:val="none" w:sz="0" w:space="0" w:color="auto"/>
            <w:bottom w:val="none" w:sz="0" w:space="0" w:color="auto"/>
            <w:right w:val="none" w:sz="0" w:space="0" w:color="auto"/>
          </w:divBdr>
        </w:div>
        <w:div w:id="146476914">
          <w:marLeft w:val="640"/>
          <w:marRight w:val="0"/>
          <w:marTop w:val="0"/>
          <w:marBottom w:val="0"/>
          <w:divBdr>
            <w:top w:val="none" w:sz="0" w:space="0" w:color="auto"/>
            <w:left w:val="none" w:sz="0" w:space="0" w:color="auto"/>
            <w:bottom w:val="none" w:sz="0" w:space="0" w:color="auto"/>
            <w:right w:val="none" w:sz="0" w:space="0" w:color="auto"/>
          </w:divBdr>
        </w:div>
        <w:div w:id="329646133">
          <w:marLeft w:val="640"/>
          <w:marRight w:val="0"/>
          <w:marTop w:val="0"/>
          <w:marBottom w:val="0"/>
          <w:divBdr>
            <w:top w:val="none" w:sz="0" w:space="0" w:color="auto"/>
            <w:left w:val="none" w:sz="0" w:space="0" w:color="auto"/>
            <w:bottom w:val="none" w:sz="0" w:space="0" w:color="auto"/>
            <w:right w:val="none" w:sz="0" w:space="0" w:color="auto"/>
          </w:divBdr>
        </w:div>
        <w:div w:id="13306281">
          <w:marLeft w:val="640"/>
          <w:marRight w:val="0"/>
          <w:marTop w:val="0"/>
          <w:marBottom w:val="0"/>
          <w:divBdr>
            <w:top w:val="none" w:sz="0" w:space="0" w:color="auto"/>
            <w:left w:val="none" w:sz="0" w:space="0" w:color="auto"/>
            <w:bottom w:val="none" w:sz="0" w:space="0" w:color="auto"/>
            <w:right w:val="none" w:sz="0" w:space="0" w:color="auto"/>
          </w:divBdr>
        </w:div>
        <w:div w:id="616762208">
          <w:marLeft w:val="640"/>
          <w:marRight w:val="0"/>
          <w:marTop w:val="0"/>
          <w:marBottom w:val="0"/>
          <w:divBdr>
            <w:top w:val="none" w:sz="0" w:space="0" w:color="auto"/>
            <w:left w:val="none" w:sz="0" w:space="0" w:color="auto"/>
            <w:bottom w:val="none" w:sz="0" w:space="0" w:color="auto"/>
            <w:right w:val="none" w:sz="0" w:space="0" w:color="auto"/>
          </w:divBdr>
        </w:div>
        <w:div w:id="2040275809">
          <w:marLeft w:val="640"/>
          <w:marRight w:val="0"/>
          <w:marTop w:val="0"/>
          <w:marBottom w:val="0"/>
          <w:divBdr>
            <w:top w:val="none" w:sz="0" w:space="0" w:color="auto"/>
            <w:left w:val="none" w:sz="0" w:space="0" w:color="auto"/>
            <w:bottom w:val="none" w:sz="0" w:space="0" w:color="auto"/>
            <w:right w:val="none" w:sz="0" w:space="0" w:color="auto"/>
          </w:divBdr>
        </w:div>
        <w:div w:id="1421371794">
          <w:marLeft w:val="640"/>
          <w:marRight w:val="0"/>
          <w:marTop w:val="0"/>
          <w:marBottom w:val="0"/>
          <w:divBdr>
            <w:top w:val="none" w:sz="0" w:space="0" w:color="auto"/>
            <w:left w:val="none" w:sz="0" w:space="0" w:color="auto"/>
            <w:bottom w:val="none" w:sz="0" w:space="0" w:color="auto"/>
            <w:right w:val="none" w:sz="0" w:space="0" w:color="auto"/>
          </w:divBdr>
        </w:div>
        <w:div w:id="543635994">
          <w:marLeft w:val="640"/>
          <w:marRight w:val="0"/>
          <w:marTop w:val="0"/>
          <w:marBottom w:val="0"/>
          <w:divBdr>
            <w:top w:val="none" w:sz="0" w:space="0" w:color="auto"/>
            <w:left w:val="none" w:sz="0" w:space="0" w:color="auto"/>
            <w:bottom w:val="none" w:sz="0" w:space="0" w:color="auto"/>
            <w:right w:val="none" w:sz="0" w:space="0" w:color="auto"/>
          </w:divBdr>
        </w:div>
        <w:div w:id="429130659">
          <w:marLeft w:val="640"/>
          <w:marRight w:val="0"/>
          <w:marTop w:val="0"/>
          <w:marBottom w:val="0"/>
          <w:divBdr>
            <w:top w:val="none" w:sz="0" w:space="0" w:color="auto"/>
            <w:left w:val="none" w:sz="0" w:space="0" w:color="auto"/>
            <w:bottom w:val="none" w:sz="0" w:space="0" w:color="auto"/>
            <w:right w:val="none" w:sz="0" w:space="0" w:color="auto"/>
          </w:divBdr>
        </w:div>
        <w:div w:id="480656195">
          <w:marLeft w:val="640"/>
          <w:marRight w:val="0"/>
          <w:marTop w:val="0"/>
          <w:marBottom w:val="0"/>
          <w:divBdr>
            <w:top w:val="none" w:sz="0" w:space="0" w:color="auto"/>
            <w:left w:val="none" w:sz="0" w:space="0" w:color="auto"/>
            <w:bottom w:val="none" w:sz="0" w:space="0" w:color="auto"/>
            <w:right w:val="none" w:sz="0" w:space="0" w:color="auto"/>
          </w:divBdr>
        </w:div>
        <w:div w:id="428426405">
          <w:marLeft w:val="640"/>
          <w:marRight w:val="0"/>
          <w:marTop w:val="0"/>
          <w:marBottom w:val="0"/>
          <w:divBdr>
            <w:top w:val="none" w:sz="0" w:space="0" w:color="auto"/>
            <w:left w:val="none" w:sz="0" w:space="0" w:color="auto"/>
            <w:bottom w:val="none" w:sz="0" w:space="0" w:color="auto"/>
            <w:right w:val="none" w:sz="0" w:space="0" w:color="auto"/>
          </w:divBdr>
        </w:div>
        <w:div w:id="2073112783">
          <w:marLeft w:val="640"/>
          <w:marRight w:val="0"/>
          <w:marTop w:val="0"/>
          <w:marBottom w:val="0"/>
          <w:divBdr>
            <w:top w:val="none" w:sz="0" w:space="0" w:color="auto"/>
            <w:left w:val="none" w:sz="0" w:space="0" w:color="auto"/>
            <w:bottom w:val="none" w:sz="0" w:space="0" w:color="auto"/>
            <w:right w:val="none" w:sz="0" w:space="0" w:color="auto"/>
          </w:divBdr>
        </w:div>
        <w:div w:id="514199724">
          <w:marLeft w:val="640"/>
          <w:marRight w:val="0"/>
          <w:marTop w:val="0"/>
          <w:marBottom w:val="0"/>
          <w:divBdr>
            <w:top w:val="none" w:sz="0" w:space="0" w:color="auto"/>
            <w:left w:val="none" w:sz="0" w:space="0" w:color="auto"/>
            <w:bottom w:val="none" w:sz="0" w:space="0" w:color="auto"/>
            <w:right w:val="none" w:sz="0" w:space="0" w:color="auto"/>
          </w:divBdr>
        </w:div>
        <w:div w:id="486946681">
          <w:marLeft w:val="640"/>
          <w:marRight w:val="0"/>
          <w:marTop w:val="0"/>
          <w:marBottom w:val="0"/>
          <w:divBdr>
            <w:top w:val="none" w:sz="0" w:space="0" w:color="auto"/>
            <w:left w:val="none" w:sz="0" w:space="0" w:color="auto"/>
            <w:bottom w:val="none" w:sz="0" w:space="0" w:color="auto"/>
            <w:right w:val="none" w:sz="0" w:space="0" w:color="auto"/>
          </w:divBdr>
        </w:div>
        <w:div w:id="636447046">
          <w:marLeft w:val="640"/>
          <w:marRight w:val="0"/>
          <w:marTop w:val="0"/>
          <w:marBottom w:val="0"/>
          <w:divBdr>
            <w:top w:val="none" w:sz="0" w:space="0" w:color="auto"/>
            <w:left w:val="none" w:sz="0" w:space="0" w:color="auto"/>
            <w:bottom w:val="none" w:sz="0" w:space="0" w:color="auto"/>
            <w:right w:val="none" w:sz="0" w:space="0" w:color="auto"/>
          </w:divBdr>
        </w:div>
        <w:div w:id="1504663069">
          <w:marLeft w:val="640"/>
          <w:marRight w:val="0"/>
          <w:marTop w:val="0"/>
          <w:marBottom w:val="0"/>
          <w:divBdr>
            <w:top w:val="none" w:sz="0" w:space="0" w:color="auto"/>
            <w:left w:val="none" w:sz="0" w:space="0" w:color="auto"/>
            <w:bottom w:val="none" w:sz="0" w:space="0" w:color="auto"/>
            <w:right w:val="none" w:sz="0" w:space="0" w:color="auto"/>
          </w:divBdr>
        </w:div>
        <w:div w:id="944577708">
          <w:marLeft w:val="640"/>
          <w:marRight w:val="0"/>
          <w:marTop w:val="0"/>
          <w:marBottom w:val="0"/>
          <w:divBdr>
            <w:top w:val="none" w:sz="0" w:space="0" w:color="auto"/>
            <w:left w:val="none" w:sz="0" w:space="0" w:color="auto"/>
            <w:bottom w:val="none" w:sz="0" w:space="0" w:color="auto"/>
            <w:right w:val="none" w:sz="0" w:space="0" w:color="auto"/>
          </w:divBdr>
        </w:div>
        <w:div w:id="357705561">
          <w:marLeft w:val="640"/>
          <w:marRight w:val="0"/>
          <w:marTop w:val="0"/>
          <w:marBottom w:val="0"/>
          <w:divBdr>
            <w:top w:val="none" w:sz="0" w:space="0" w:color="auto"/>
            <w:left w:val="none" w:sz="0" w:space="0" w:color="auto"/>
            <w:bottom w:val="none" w:sz="0" w:space="0" w:color="auto"/>
            <w:right w:val="none" w:sz="0" w:space="0" w:color="auto"/>
          </w:divBdr>
        </w:div>
        <w:div w:id="441844524">
          <w:marLeft w:val="640"/>
          <w:marRight w:val="0"/>
          <w:marTop w:val="0"/>
          <w:marBottom w:val="0"/>
          <w:divBdr>
            <w:top w:val="none" w:sz="0" w:space="0" w:color="auto"/>
            <w:left w:val="none" w:sz="0" w:space="0" w:color="auto"/>
            <w:bottom w:val="none" w:sz="0" w:space="0" w:color="auto"/>
            <w:right w:val="none" w:sz="0" w:space="0" w:color="auto"/>
          </w:divBdr>
        </w:div>
        <w:div w:id="1039428003">
          <w:marLeft w:val="640"/>
          <w:marRight w:val="0"/>
          <w:marTop w:val="0"/>
          <w:marBottom w:val="0"/>
          <w:divBdr>
            <w:top w:val="none" w:sz="0" w:space="0" w:color="auto"/>
            <w:left w:val="none" w:sz="0" w:space="0" w:color="auto"/>
            <w:bottom w:val="none" w:sz="0" w:space="0" w:color="auto"/>
            <w:right w:val="none" w:sz="0" w:space="0" w:color="auto"/>
          </w:divBdr>
        </w:div>
        <w:div w:id="1032267705">
          <w:marLeft w:val="640"/>
          <w:marRight w:val="0"/>
          <w:marTop w:val="0"/>
          <w:marBottom w:val="0"/>
          <w:divBdr>
            <w:top w:val="none" w:sz="0" w:space="0" w:color="auto"/>
            <w:left w:val="none" w:sz="0" w:space="0" w:color="auto"/>
            <w:bottom w:val="none" w:sz="0" w:space="0" w:color="auto"/>
            <w:right w:val="none" w:sz="0" w:space="0" w:color="auto"/>
          </w:divBdr>
        </w:div>
        <w:div w:id="46414120">
          <w:marLeft w:val="640"/>
          <w:marRight w:val="0"/>
          <w:marTop w:val="0"/>
          <w:marBottom w:val="0"/>
          <w:divBdr>
            <w:top w:val="none" w:sz="0" w:space="0" w:color="auto"/>
            <w:left w:val="none" w:sz="0" w:space="0" w:color="auto"/>
            <w:bottom w:val="none" w:sz="0" w:space="0" w:color="auto"/>
            <w:right w:val="none" w:sz="0" w:space="0" w:color="auto"/>
          </w:divBdr>
        </w:div>
        <w:div w:id="1204755678">
          <w:marLeft w:val="640"/>
          <w:marRight w:val="0"/>
          <w:marTop w:val="0"/>
          <w:marBottom w:val="0"/>
          <w:divBdr>
            <w:top w:val="none" w:sz="0" w:space="0" w:color="auto"/>
            <w:left w:val="none" w:sz="0" w:space="0" w:color="auto"/>
            <w:bottom w:val="none" w:sz="0" w:space="0" w:color="auto"/>
            <w:right w:val="none" w:sz="0" w:space="0" w:color="auto"/>
          </w:divBdr>
        </w:div>
        <w:div w:id="2003467752">
          <w:marLeft w:val="640"/>
          <w:marRight w:val="0"/>
          <w:marTop w:val="0"/>
          <w:marBottom w:val="0"/>
          <w:divBdr>
            <w:top w:val="none" w:sz="0" w:space="0" w:color="auto"/>
            <w:left w:val="none" w:sz="0" w:space="0" w:color="auto"/>
            <w:bottom w:val="none" w:sz="0" w:space="0" w:color="auto"/>
            <w:right w:val="none" w:sz="0" w:space="0" w:color="auto"/>
          </w:divBdr>
        </w:div>
        <w:div w:id="1590894154">
          <w:marLeft w:val="640"/>
          <w:marRight w:val="0"/>
          <w:marTop w:val="0"/>
          <w:marBottom w:val="0"/>
          <w:divBdr>
            <w:top w:val="none" w:sz="0" w:space="0" w:color="auto"/>
            <w:left w:val="none" w:sz="0" w:space="0" w:color="auto"/>
            <w:bottom w:val="none" w:sz="0" w:space="0" w:color="auto"/>
            <w:right w:val="none" w:sz="0" w:space="0" w:color="auto"/>
          </w:divBdr>
        </w:div>
        <w:div w:id="412048226">
          <w:marLeft w:val="640"/>
          <w:marRight w:val="0"/>
          <w:marTop w:val="0"/>
          <w:marBottom w:val="0"/>
          <w:divBdr>
            <w:top w:val="none" w:sz="0" w:space="0" w:color="auto"/>
            <w:left w:val="none" w:sz="0" w:space="0" w:color="auto"/>
            <w:bottom w:val="none" w:sz="0" w:space="0" w:color="auto"/>
            <w:right w:val="none" w:sz="0" w:space="0" w:color="auto"/>
          </w:divBdr>
        </w:div>
        <w:div w:id="1434323712">
          <w:marLeft w:val="640"/>
          <w:marRight w:val="0"/>
          <w:marTop w:val="0"/>
          <w:marBottom w:val="0"/>
          <w:divBdr>
            <w:top w:val="none" w:sz="0" w:space="0" w:color="auto"/>
            <w:left w:val="none" w:sz="0" w:space="0" w:color="auto"/>
            <w:bottom w:val="none" w:sz="0" w:space="0" w:color="auto"/>
            <w:right w:val="none" w:sz="0" w:space="0" w:color="auto"/>
          </w:divBdr>
        </w:div>
        <w:div w:id="2031296763">
          <w:marLeft w:val="640"/>
          <w:marRight w:val="0"/>
          <w:marTop w:val="0"/>
          <w:marBottom w:val="0"/>
          <w:divBdr>
            <w:top w:val="none" w:sz="0" w:space="0" w:color="auto"/>
            <w:left w:val="none" w:sz="0" w:space="0" w:color="auto"/>
            <w:bottom w:val="none" w:sz="0" w:space="0" w:color="auto"/>
            <w:right w:val="none" w:sz="0" w:space="0" w:color="auto"/>
          </w:divBdr>
        </w:div>
        <w:div w:id="1525090653">
          <w:marLeft w:val="640"/>
          <w:marRight w:val="0"/>
          <w:marTop w:val="0"/>
          <w:marBottom w:val="0"/>
          <w:divBdr>
            <w:top w:val="none" w:sz="0" w:space="0" w:color="auto"/>
            <w:left w:val="none" w:sz="0" w:space="0" w:color="auto"/>
            <w:bottom w:val="none" w:sz="0" w:space="0" w:color="auto"/>
            <w:right w:val="none" w:sz="0" w:space="0" w:color="auto"/>
          </w:divBdr>
        </w:div>
        <w:div w:id="786386764">
          <w:marLeft w:val="640"/>
          <w:marRight w:val="0"/>
          <w:marTop w:val="0"/>
          <w:marBottom w:val="0"/>
          <w:divBdr>
            <w:top w:val="none" w:sz="0" w:space="0" w:color="auto"/>
            <w:left w:val="none" w:sz="0" w:space="0" w:color="auto"/>
            <w:bottom w:val="none" w:sz="0" w:space="0" w:color="auto"/>
            <w:right w:val="none" w:sz="0" w:space="0" w:color="auto"/>
          </w:divBdr>
        </w:div>
        <w:div w:id="782922730">
          <w:marLeft w:val="640"/>
          <w:marRight w:val="0"/>
          <w:marTop w:val="0"/>
          <w:marBottom w:val="0"/>
          <w:divBdr>
            <w:top w:val="none" w:sz="0" w:space="0" w:color="auto"/>
            <w:left w:val="none" w:sz="0" w:space="0" w:color="auto"/>
            <w:bottom w:val="none" w:sz="0" w:space="0" w:color="auto"/>
            <w:right w:val="none" w:sz="0" w:space="0" w:color="auto"/>
          </w:divBdr>
        </w:div>
        <w:div w:id="331103361">
          <w:marLeft w:val="640"/>
          <w:marRight w:val="0"/>
          <w:marTop w:val="0"/>
          <w:marBottom w:val="0"/>
          <w:divBdr>
            <w:top w:val="none" w:sz="0" w:space="0" w:color="auto"/>
            <w:left w:val="none" w:sz="0" w:space="0" w:color="auto"/>
            <w:bottom w:val="none" w:sz="0" w:space="0" w:color="auto"/>
            <w:right w:val="none" w:sz="0" w:space="0" w:color="auto"/>
          </w:divBdr>
        </w:div>
        <w:div w:id="1021514817">
          <w:marLeft w:val="640"/>
          <w:marRight w:val="0"/>
          <w:marTop w:val="0"/>
          <w:marBottom w:val="0"/>
          <w:divBdr>
            <w:top w:val="none" w:sz="0" w:space="0" w:color="auto"/>
            <w:left w:val="none" w:sz="0" w:space="0" w:color="auto"/>
            <w:bottom w:val="none" w:sz="0" w:space="0" w:color="auto"/>
            <w:right w:val="none" w:sz="0" w:space="0" w:color="auto"/>
          </w:divBdr>
        </w:div>
        <w:div w:id="565923112">
          <w:marLeft w:val="640"/>
          <w:marRight w:val="0"/>
          <w:marTop w:val="0"/>
          <w:marBottom w:val="0"/>
          <w:divBdr>
            <w:top w:val="none" w:sz="0" w:space="0" w:color="auto"/>
            <w:left w:val="none" w:sz="0" w:space="0" w:color="auto"/>
            <w:bottom w:val="none" w:sz="0" w:space="0" w:color="auto"/>
            <w:right w:val="none" w:sz="0" w:space="0" w:color="auto"/>
          </w:divBdr>
        </w:div>
        <w:div w:id="150609248">
          <w:marLeft w:val="640"/>
          <w:marRight w:val="0"/>
          <w:marTop w:val="0"/>
          <w:marBottom w:val="0"/>
          <w:divBdr>
            <w:top w:val="none" w:sz="0" w:space="0" w:color="auto"/>
            <w:left w:val="none" w:sz="0" w:space="0" w:color="auto"/>
            <w:bottom w:val="none" w:sz="0" w:space="0" w:color="auto"/>
            <w:right w:val="none" w:sz="0" w:space="0" w:color="auto"/>
          </w:divBdr>
        </w:div>
        <w:div w:id="28065690">
          <w:marLeft w:val="640"/>
          <w:marRight w:val="0"/>
          <w:marTop w:val="0"/>
          <w:marBottom w:val="0"/>
          <w:divBdr>
            <w:top w:val="none" w:sz="0" w:space="0" w:color="auto"/>
            <w:left w:val="none" w:sz="0" w:space="0" w:color="auto"/>
            <w:bottom w:val="none" w:sz="0" w:space="0" w:color="auto"/>
            <w:right w:val="none" w:sz="0" w:space="0" w:color="auto"/>
          </w:divBdr>
        </w:div>
        <w:div w:id="561604812">
          <w:marLeft w:val="640"/>
          <w:marRight w:val="0"/>
          <w:marTop w:val="0"/>
          <w:marBottom w:val="0"/>
          <w:divBdr>
            <w:top w:val="none" w:sz="0" w:space="0" w:color="auto"/>
            <w:left w:val="none" w:sz="0" w:space="0" w:color="auto"/>
            <w:bottom w:val="none" w:sz="0" w:space="0" w:color="auto"/>
            <w:right w:val="none" w:sz="0" w:space="0" w:color="auto"/>
          </w:divBdr>
        </w:div>
        <w:div w:id="29965167">
          <w:marLeft w:val="640"/>
          <w:marRight w:val="0"/>
          <w:marTop w:val="0"/>
          <w:marBottom w:val="0"/>
          <w:divBdr>
            <w:top w:val="none" w:sz="0" w:space="0" w:color="auto"/>
            <w:left w:val="none" w:sz="0" w:space="0" w:color="auto"/>
            <w:bottom w:val="none" w:sz="0" w:space="0" w:color="auto"/>
            <w:right w:val="none" w:sz="0" w:space="0" w:color="auto"/>
          </w:divBdr>
        </w:div>
        <w:div w:id="461311310">
          <w:marLeft w:val="640"/>
          <w:marRight w:val="0"/>
          <w:marTop w:val="0"/>
          <w:marBottom w:val="0"/>
          <w:divBdr>
            <w:top w:val="none" w:sz="0" w:space="0" w:color="auto"/>
            <w:left w:val="none" w:sz="0" w:space="0" w:color="auto"/>
            <w:bottom w:val="none" w:sz="0" w:space="0" w:color="auto"/>
            <w:right w:val="none" w:sz="0" w:space="0" w:color="auto"/>
          </w:divBdr>
        </w:div>
        <w:div w:id="1743866683">
          <w:marLeft w:val="640"/>
          <w:marRight w:val="0"/>
          <w:marTop w:val="0"/>
          <w:marBottom w:val="0"/>
          <w:divBdr>
            <w:top w:val="none" w:sz="0" w:space="0" w:color="auto"/>
            <w:left w:val="none" w:sz="0" w:space="0" w:color="auto"/>
            <w:bottom w:val="none" w:sz="0" w:space="0" w:color="auto"/>
            <w:right w:val="none" w:sz="0" w:space="0" w:color="auto"/>
          </w:divBdr>
        </w:div>
        <w:div w:id="928540582">
          <w:marLeft w:val="640"/>
          <w:marRight w:val="0"/>
          <w:marTop w:val="0"/>
          <w:marBottom w:val="0"/>
          <w:divBdr>
            <w:top w:val="none" w:sz="0" w:space="0" w:color="auto"/>
            <w:left w:val="none" w:sz="0" w:space="0" w:color="auto"/>
            <w:bottom w:val="none" w:sz="0" w:space="0" w:color="auto"/>
            <w:right w:val="none" w:sz="0" w:space="0" w:color="auto"/>
          </w:divBdr>
        </w:div>
        <w:div w:id="2027319898">
          <w:marLeft w:val="640"/>
          <w:marRight w:val="0"/>
          <w:marTop w:val="0"/>
          <w:marBottom w:val="0"/>
          <w:divBdr>
            <w:top w:val="none" w:sz="0" w:space="0" w:color="auto"/>
            <w:left w:val="none" w:sz="0" w:space="0" w:color="auto"/>
            <w:bottom w:val="none" w:sz="0" w:space="0" w:color="auto"/>
            <w:right w:val="none" w:sz="0" w:space="0" w:color="auto"/>
          </w:divBdr>
        </w:div>
        <w:div w:id="32077990">
          <w:marLeft w:val="640"/>
          <w:marRight w:val="0"/>
          <w:marTop w:val="0"/>
          <w:marBottom w:val="0"/>
          <w:divBdr>
            <w:top w:val="none" w:sz="0" w:space="0" w:color="auto"/>
            <w:left w:val="none" w:sz="0" w:space="0" w:color="auto"/>
            <w:bottom w:val="none" w:sz="0" w:space="0" w:color="auto"/>
            <w:right w:val="none" w:sz="0" w:space="0" w:color="auto"/>
          </w:divBdr>
        </w:div>
        <w:div w:id="893353131">
          <w:marLeft w:val="640"/>
          <w:marRight w:val="0"/>
          <w:marTop w:val="0"/>
          <w:marBottom w:val="0"/>
          <w:divBdr>
            <w:top w:val="none" w:sz="0" w:space="0" w:color="auto"/>
            <w:left w:val="none" w:sz="0" w:space="0" w:color="auto"/>
            <w:bottom w:val="none" w:sz="0" w:space="0" w:color="auto"/>
            <w:right w:val="none" w:sz="0" w:space="0" w:color="auto"/>
          </w:divBdr>
        </w:div>
        <w:div w:id="1641418560">
          <w:marLeft w:val="640"/>
          <w:marRight w:val="0"/>
          <w:marTop w:val="0"/>
          <w:marBottom w:val="0"/>
          <w:divBdr>
            <w:top w:val="none" w:sz="0" w:space="0" w:color="auto"/>
            <w:left w:val="none" w:sz="0" w:space="0" w:color="auto"/>
            <w:bottom w:val="none" w:sz="0" w:space="0" w:color="auto"/>
            <w:right w:val="none" w:sz="0" w:space="0" w:color="auto"/>
          </w:divBdr>
        </w:div>
        <w:div w:id="245581583">
          <w:marLeft w:val="640"/>
          <w:marRight w:val="0"/>
          <w:marTop w:val="0"/>
          <w:marBottom w:val="0"/>
          <w:divBdr>
            <w:top w:val="none" w:sz="0" w:space="0" w:color="auto"/>
            <w:left w:val="none" w:sz="0" w:space="0" w:color="auto"/>
            <w:bottom w:val="none" w:sz="0" w:space="0" w:color="auto"/>
            <w:right w:val="none" w:sz="0" w:space="0" w:color="auto"/>
          </w:divBdr>
        </w:div>
        <w:div w:id="389380111">
          <w:marLeft w:val="640"/>
          <w:marRight w:val="0"/>
          <w:marTop w:val="0"/>
          <w:marBottom w:val="0"/>
          <w:divBdr>
            <w:top w:val="none" w:sz="0" w:space="0" w:color="auto"/>
            <w:left w:val="none" w:sz="0" w:space="0" w:color="auto"/>
            <w:bottom w:val="none" w:sz="0" w:space="0" w:color="auto"/>
            <w:right w:val="none" w:sz="0" w:space="0" w:color="auto"/>
          </w:divBdr>
        </w:div>
        <w:div w:id="192421158">
          <w:marLeft w:val="640"/>
          <w:marRight w:val="0"/>
          <w:marTop w:val="0"/>
          <w:marBottom w:val="0"/>
          <w:divBdr>
            <w:top w:val="none" w:sz="0" w:space="0" w:color="auto"/>
            <w:left w:val="none" w:sz="0" w:space="0" w:color="auto"/>
            <w:bottom w:val="none" w:sz="0" w:space="0" w:color="auto"/>
            <w:right w:val="none" w:sz="0" w:space="0" w:color="auto"/>
          </w:divBdr>
        </w:div>
        <w:div w:id="1336614472">
          <w:marLeft w:val="640"/>
          <w:marRight w:val="0"/>
          <w:marTop w:val="0"/>
          <w:marBottom w:val="0"/>
          <w:divBdr>
            <w:top w:val="none" w:sz="0" w:space="0" w:color="auto"/>
            <w:left w:val="none" w:sz="0" w:space="0" w:color="auto"/>
            <w:bottom w:val="none" w:sz="0" w:space="0" w:color="auto"/>
            <w:right w:val="none" w:sz="0" w:space="0" w:color="auto"/>
          </w:divBdr>
        </w:div>
        <w:div w:id="1293900938">
          <w:marLeft w:val="640"/>
          <w:marRight w:val="0"/>
          <w:marTop w:val="0"/>
          <w:marBottom w:val="0"/>
          <w:divBdr>
            <w:top w:val="none" w:sz="0" w:space="0" w:color="auto"/>
            <w:left w:val="none" w:sz="0" w:space="0" w:color="auto"/>
            <w:bottom w:val="none" w:sz="0" w:space="0" w:color="auto"/>
            <w:right w:val="none" w:sz="0" w:space="0" w:color="auto"/>
          </w:divBdr>
        </w:div>
        <w:div w:id="1320380442">
          <w:marLeft w:val="640"/>
          <w:marRight w:val="0"/>
          <w:marTop w:val="0"/>
          <w:marBottom w:val="0"/>
          <w:divBdr>
            <w:top w:val="none" w:sz="0" w:space="0" w:color="auto"/>
            <w:left w:val="none" w:sz="0" w:space="0" w:color="auto"/>
            <w:bottom w:val="none" w:sz="0" w:space="0" w:color="auto"/>
            <w:right w:val="none" w:sz="0" w:space="0" w:color="auto"/>
          </w:divBdr>
        </w:div>
        <w:div w:id="1162041377">
          <w:marLeft w:val="640"/>
          <w:marRight w:val="0"/>
          <w:marTop w:val="0"/>
          <w:marBottom w:val="0"/>
          <w:divBdr>
            <w:top w:val="none" w:sz="0" w:space="0" w:color="auto"/>
            <w:left w:val="none" w:sz="0" w:space="0" w:color="auto"/>
            <w:bottom w:val="none" w:sz="0" w:space="0" w:color="auto"/>
            <w:right w:val="none" w:sz="0" w:space="0" w:color="auto"/>
          </w:divBdr>
        </w:div>
        <w:div w:id="145056887">
          <w:marLeft w:val="640"/>
          <w:marRight w:val="0"/>
          <w:marTop w:val="0"/>
          <w:marBottom w:val="0"/>
          <w:divBdr>
            <w:top w:val="none" w:sz="0" w:space="0" w:color="auto"/>
            <w:left w:val="none" w:sz="0" w:space="0" w:color="auto"/>
            <w:bottom w:val="none" w:sz="0" w:space="0" w:color="auto"/>
            <w:right w:val="none" w:sz="0" w:space="0" w:color="auto"/>
          </w:divBdr>
        </w:div>
        <w:div w:id="1382485946">
          <w:marLeft w:val="640"/>
          <w:marRight w:val="0"/>
          <w:marTop w:val="0"/>
          <w:marBottom w:val="0"/>
          <w:divBdr>
            <w:top w:val="none" w:sz="0" w:space="0" w:color="auto"/>
            <w:left w:val="none" w:sz="0" w:space="0" w:color="auto"/>
            <w:bottom w:val="none" w:sz="0" w:space="0" w:color="auto"/>
            <w:right w:val="none" w:sz="0" w:space="0" w:color="auto"/>
          </w:divBdr>
        </w:div>
        <w:div w:id="1741782859">
          <w:marLeft w:val="640"/>
          <w:marRight w:val="0"/>
          <w:marTop w:val="0"/>
          <w:marBottom w:val="0"/>
          <w:divBdr>
            <w:top w:val="none" w:sz="0" w:space="0" w:color="auto"/>
            <w:left w:val="none" w:sz="0" w:space="0" w:color="auto"/>
            <w:bottom w:val="none" w:sz="0" w:space="0" w:color="auto"/>
            <w:right w:val="none" w:sz="0" w:space="0" w:color="auto"/>
          </w:divBdr>
        </w:div>
        <w:div w:id="434635132">
          <w:marLeft w:val="640"/>
          <w:marRight w:val="0"/>
          <w:marTop w:val="0"/>
          <w:marBottom w:val="0"/>
          <w:divBdr>
            <w:top w:val="none" w:sz="0" w:space="0" w:color="auto"/>
            <w:left w:val="none" w:sz="0" w:space="0" w:color="auto"/>
            <w:bottom w:val="none" w:sz="0" w:space="0" w:color="auto"/>
            <w:right w:val="none" w:sz="0" w:space="0" w:color="auto"/>
          </w:divBdr>
        </w:div>
        <w:div w:id="217740605">
          <w:marLeft w:val="640"/>
          <w:marRight w:val="0"/>
          <w:marTop w:val="0"/>
          <w:marBottom w:val="0"/>
          <w:divBdr>
            <w:top w:val="none" w:sz="0" w:space="0" w:color="auto"/>
            <w:left w:val="none" w:sz="0" w:space="0" w:color="auto"/>
            <w:bottom w:val="none" w:sz="0" w:space="0" w:color="auto"/>
            <w:right w:val="none" w:sz="0" w:space="0" w:color="auto"/>
          </w:divBdr>
        </w:div>
        <w:div w:id="1342513979">
          <w:marLeft w:val="640"/>
          <w:marRight w:val="0"/>
          <w:marTop w:val="0"/>
          <w:marBottom w:val="0"/>
          <w:divBdr>
            <w:top w:val="none" w:sz="0" w:space="0" w:color="auto"/>
            <w:left w:val="none" w:sz="0" w:space="0" w:color="auto"/>
            <w:bottom w:val="none" w:sz="0" w:space="0" w:color="auto"/>
            <w:right w:val="none" w:sz="0" w:space="0" w:color="auto"/>
          </w:divBdr>
        </w:div>
        <w:div w:id="478231296">
          <w:marLeft w:val="640"/>
          <w:marRight w:val="0"/>
          <w:marTop w:val="0"/>
          <w:marBottom w:val="0"/>
          <w:divBdr>
            <w:top w:val="none" w:sz="0" w:space="0" w:color="auto"/>
            <w:left w:val="none" w:sz="0" w:space="0" w:color="auto"/>
            <w:bottom w:val="none" w:sz="0" w:space="0" w:color="auto"/>
            <w:right w:val="none" w:sz="0" w:space="0" w:color="auto"/>
          </w:divBdr>
        </w:div>
        <w:div w:id="375661134">
          <w:marLeft w:val="640"/>
          <w:marRight w:val="0"/>
          <w:marTop w:val="0"/>
          <w:marBottom w:val="0"/>
          <w:divBdr>
            <w:top w:val="none" w:sz="0" w:space="0" w:color="auto"/>
            <w:left w:val="none" w:sz="0" w:space="0" w:color="auto"/>
            <w:bottom w:val="none" w:sz="0" w:space="0" w:color="auto"/>
            <w:right w:val="none" w:sz="0" w:space="0" w:color="auto"/>
          </w:divBdr>
        </w:div>
        <w:div w:id="618953012">
          <w:marLeft w:val="640"/>
          <w:marRight w:val="0"/>
          <w:marTop w:val="0"/>
          <w:marBottom w:val="0"/>
          <w:divBdr>
            <w:top w:val="none" w:sz="0" w:space="0" w:color="auto"/>
            <w:left w:val="none" w:sz="0" w:space="0" w:color="auto"/>
            <w:bottom w:val="none" w:sz="0" w:space="0" w:color="auto"/>
            <w:right w:val="none" w:sz="0" w:space="0" w:color="auto"/>
          </w:divBdr>
        </w:div>
        <w:div w:id="1866747002">
          <w:marLeft w:val="640"/>
          <w:marRight w:val="0"/>
          <w:marTop w:val="0"/>
          <w:marBottom w:val="0"/>
          <w:divBdr>
            <w:top w:val="none" w:sz="0" w:space="0" w:color="auto"/>
            <w:left w:val="none" w:sz="0" w:space="0" w:color="auto"/>
            <w:bottom w:val="none" w:sz="0" w:space="0" w:color="auto"/>
            <w:right w:val="none" w:sz="0" w:space="0" w:color="auto"/>
          </w:divBdr>
        </w:div>
        <w:div w:id="39061148">
          <w:marLeft w:val="640"/>
          <w:marRight w:val="0"/>
          <w:marTop w:val="0"/>
          <w:marBottom w:val="0"/>
          <w:divBdr>
            <w:top w:val="none" w:sz="0" w:space="0" w:color="auto"/>
            <w:left w:val="none" w:sz="0" w:space="0" w:color="auto"/>
            <w:bottom w:val="none" w:sz="0" w:space="0" w:color="auto"/>
            <w:right w:val="none" w:sz="0" w:space="0" w:color="auto"/>
          </w:divBdr>
        </w:div>
        <w:div w:id="260919263">
          <w:marLeft w:val="640"/>
          <w:marRight w:val="0"/>
          <w:marTop w:val="0"/>
          <w:marBottom w:val="0"/>
          <w:divBdr>
            <w:top w:val="none" w:sz="0" w:space="0" w:color="auto"/>
            <w:left w:val="none" w:sz="0" w:space="0" w:color="auto"/>
            <w:bottom w:val="none" w:sz="0" w:space="0" w:color="auto"/>
            <w:right w:val="none" w:sz="0" w:space="0" w:color="auto"/>
          </w:divBdr>
        </w:div>
        <w:div w:id="735129398">
          <w:marLeft w:val="640"/>
          <w:marRight w:val="0"/>
          <w:marTop w:val="0"/>
          <w:marBottom w:val="0"/>
          <w:divBdr>
            <w:top w:val="none" w:sz="0" w:space="0" w:color="auto"/>
            <w:left w:val="none" w:sz="0" w:space="0" w:color="auto"/>
            <w:bottom w:val="none" w:sz="0" w:space="0" w:color="auto"/>
            <w:right w:val="none" w:sz="0" w:space="0" w:color="auto"/>
          </w:divBdr>
        </w:div>
        <w:div w:id="1130440188">
          <w:marLeft w:val="640"/>
          <w:marRight w:val="0"/>
          <w:marTop w:val="0"/>
          <w:marBottom w:val="0"/>
          <w:divBdr>
            <w:top w:val="none" w:sz="0" w:space="0" w:color="auto"/>
            <w:left w:val="none" w:sz="0" w:space="0" w:color="auto"/>
            <w:bottom w:val="none" w:sz="0" w:space="0" w:color="auto"/>
            <w:right w:val="none" w:sz="0" w:space="0" w:color="auto"/>
          </w:divBdr>
        </w:div>
        <w:div w:id="1415973469">
          <w:marLeft w:val="640"/>
          <w:marRight w:val="0"/>
          <w:marTop w:val="0"/>
          <w:marBottom w:val="0"/>
          <w:divBdr>
            <w:top w:val="none" w:sz="0" w:space="0" w:color="auto"/>
            <w:left w:val="none" w:sz="0" w:space="0" w:color="auto"/>
            <w:bottom w:val="none" w:sz="0" w:space="0" w:color="auto"/>
            <w:right w:val="none" w:sz="0" w:space="0" w:color="auto"/>
          </w:divBdr>
        </w:div>
        <w:div w:id="477650748">
          <w:marLeft w:val="640"/>
          <w:marRight w:val="0"/>
          <w:marTop w:val="0"/>
          <w:marBottom w:val="0"/>
          <w:divBdr>
            <w:top w:val="none" w:sz="0" w:space="0" w:color="auto"/>
            <w:left w:val="none" w:sz="0" w:space="0" w:color="auto"/>
            <w:bottom w:val="none" w:sz="0" w:space="0" w:color="auto"/>
            <w:right w:val="none" w:sz="0" w:space="0" w:color="auto"/>
          </w:divBdr>
        </w:div>
        <w:div w:id="304357815">
          <w:marLeft w:val="640"/>
          <w:marRight w:val="0"/>
          <w:marTop w:val="0"/>
          <w:marBottom w:val="0"/>
          <w:divBdr>
            <w:top w:val="none" w:sz="0" w:space="0" w:color="auto"/>
            <w:left w:val="none" w:sz="0" w:space="0" w:color="auto"/>
            <w:bottom w:val="none" w:sz="0" w:space="0" w:color="auto"/>
            <w:right w:val="none" w:sz="0" w:space="0" w:color="auto"/>
          </w:divBdr>
        </w:div>
        <w:div w:id="11760111">
          <w:marLeft w:val="640"/>
          <w:marRight w:val="0"/>
          <w:marTop w:val="0"/>
          <w:marBottom w:val="0"/>
          <w:divBdr>
            <w:top w:val="none" w:sz="0" w:space="0" w:color="auto"/>
            <w:left w:val="none" w:sz="0" w:space="0" w:color="auto"/>
            <w:bottom w:val="none" w:sz="0" w:space="0" w:color="auto"/>
            <w:right w:val="none" w:sz="0" w:space="0" w:color="auto"/>
          </w:divBdr>
        </w:div>
        <w:div w:id="292831292">
          <w:marLeft w:val="640"/>
          <w:marRight w:val="0"/>
          <w:marTop w:val="0"/>
          <w:marBottom w:val="0"/>
          <w:divBdr>
            <w:top w:val="none" w:sz="0" w:space="0" w:color="auto"/>
            <w:left w:val="none" w:sz="0" w:space="0" w:color="auto"/>
            <w:bottom w:val="none" w:sz="0" w:space="0" w:color="auto"/>
            <w:right w:val="none" w:sz="0" w:space="0" w:color="auto"/>
          </w:divBdr>
        </w:div>
        <w:div w:id="1782720728">
          <w:marLeft w:val="640"/>
          <w:marRight w:val="0"/>
          <w:marTop w:val="0"/>
          <w:marBottom w:val="0"/>
          <w:divBdr>
            <w:top w:val="none" w:sz="0" w:space="0" w:color="auto"/>
            <w:left w:val="none" w:sz="0" w:space="0" w:color="auto"/>
            <w:bottom w:val="none" w:sz="0" w:space="0" w:color="auto"/>
            <w:right w:val="none" w:sz="0" w:space="0" w:color="auto"/>
          </w:divBdr>
        </w:div>
        <w:div w:id="1970436065">
          <w:marLeft w:val="640"/>
          <w:marRight w:val="0"/>
          <w:marTop w:val="0"/>
          <w:marBottom w:val="0"/>
          <w:divBdr>
            <w:top w:val="none" w:sz="0" w:space="0" w:color="auto"/>
            <w:left w:val="none" w:sz="0" w:space="0" w:color="auto"/>
            <w:bottom w:val="none" w:sz="0" w:space="0" w:color="auto"/>
            <w:right w:val="none" w:sz="0" w:space="0" w:color="auto"/>
          </w:divBdr>
        </w:div>
        <w:div w:id="792093962">
          <w:marLeft w:val="640"/>
          <w:marRight w:val="0"/>
          <w:marTop w:val="0"/>
          <w:marBottom w:val="0"/>
          <w:divBdr>
            <w:top w:val="none" w:sz="0" w:space="0" w:color="auto"/>
            <w:left w:val="none" w:sz="0" w:space="0" w:color="auto"/>
            <w:bottom w:val="none" w:sz="0" w:space="0" w:color="auto"/>
            <w:right w:val="none" w:sz="0" w:space="0" w:color="auto"/>
          </w:divBdr>
        </w:div>
        <w:div w:id="1646667142">
          <w:marLeft w:val="640"/>
          <w:marRight w:val="0"/>
          <w:marTop w:val="0"/>
          <w:marBottom w:val="0"/>
          <w:divBdr>
            <w:top w:val="none" w:sz="0" w:space="0" w:color="auto"/>
            <w:left w:val="none" w:sz="0" w:space="0" w:color="auto"/>
            <w:bottom w:val="none" w:sz="0" w:space="0" w:color="auto"/>
            <w:right w:val="none" w:sz="0" w:space="0" w:color="auto"/>
          </w:divBdr>
        </w:div>
        <w:div w:id="368527263">
          <w:marLeft w:val="640"/>
          <w:marRight w:val="0"/>
          <w:marTop w:val="0"/>
          <w:marBottom w:val="0"/>
          <w:divBdr>
            <w:top w:val="none" w:sz="0" w:space="0" w:color="auto"/>
            <w:left w:val="none" w:sz="0" w:space="0" w:color="auto"/>
            <w:bottom w:val="none" w:sz="0" w:space="0" w:color="auto"/>
            <w:right w:val="none" w:sz="0" w:space="0" w:color="auto"/>
          </w:divBdr>
        </w:div>
        <w:div w:id="955908106">
          <w:marLeft w:val="640"/>
          <w:marRight w:val="0"/>
          <w:marTop w:val="0"/>
          <w:marBottom w:val="0"/>
          <w:divBdr>
            <w:top w:val="none" w:sz="0" w:space="0" w:color="auto"/>
            <w:left w:val="none" w:sz="0" w:space="0" w:color="auto"/>
            <w:bottom w:val="none" w:sz="0" w:space="0" w:color="auto"/>
            <w:right w:val="none" w:sz="0" w:space="0" w:color="auto"/>
          </w:divBdr>
        </w:div>
        <w:div w:id="192504647">
          <w:marLeft w:val="640"/>
          <w:marRight w:val="0"/>
          <w:marTop w:val="0"/>
          <w:marBottom w:val="0"/>
          <w:divBdr>
            <w:top w:val="none" w:sz="0" w:space="0" w:color="auto"/>
            <w:left w:val="none" w:sz="0" w:space="0" w:color="auto"/>
            <w:bottom w:val="none" w:sz="0" w:space="0" w:color="auto"/>
            <w:right w:val="none" w:sz="0" w:space="0" w:color="auto"/>
          </w:divBdr>
        </w:div>
        <w:div w:id="1062143739">
          <w:marLeft w:val="640"/>
          <w:marRight w:val="0"/>
          <w:marTop w:val="0"/>
          <w:marBottom w:val="0"/>
          <w:divBdr>
            <w:top w:val="none" w:sz="0" w:space="0" w:color="auto"/>
            <w:left w:val="none" w:sz="0" w:space="0" w:color="auto"/>
            <w:bottom w:val="none" w:sz="0" w:space="0" w:color="auto"/>
            <w:right w:val="none" w:sz="0" w:space="0" w:color="auto"/>
          </w:divBdr>
        </w:div>
        <w:div w:id="1303341852">
          <w:marLeft w:val="640"/>
          <w:marRight w:val="0"/>
          <w:marTop w:val="0"/>
          <w:marBottom w:val="0"/>
          <w:divBdr>
            <w:top w:val="none" w:sz="0" w:space="0" w:color="auto"/>
            <w:left w:val="none" w:sz="0" w:space="0" w:color="auto"/>
            <w:bottom w:val="none" w:sz="0" w:space="0" w:color="auto"/>
            <w:right w:val="none" w:sz="0" w:space="0" w:color="auto"/>
          </w:divBdr>
        </w:div>
        <w:div w:id="688416139">
          <w:marLeft w:val="640"/>
          <w:marRight w:val="0"/>
          <w:marTop w:val="0"/>
          <w:marBottom w:val="0"/>
          <w:divBdr>
            <w:top w:val="none" w:sz="0" w:space="0" w:color="auto"/>
            <w:left w:val="none" w:sz="0" w:space="0" w:color="auto"/>
            <w:bottom w:val="none" w:sz="0" w:space="0" w:color="auto"/>
            <w:right w:val="none" w:sz="0" w:space="0" w:color="auto"/>
          </w:divBdr>
        </w:div>
        <w:div w:id="530192632">
          <w:marLeft w:val="640"/>
          <w:marRight w:val="0"/>
          <w:marTop w:val="0"/>
          <w:marBottom w:val="0"/>
          <w:divBdr>
            <w:top w:val="none" w:sz="0" w:space="0" w:color="auto"/>
            <w:left w:val="none" w:sz="0" w:space="0" w:color="auto"/>
            <w:bottom w:val="none" w:sz="0" w:space="0" w:color="auto"/>
            <w:right w:val="none" w:sz="0" w:space="0" w:color="auto"/>
          </w:divBdr>
        </w:div>
        <w:div w:id="64886165">
          <w:marLeft w:val="640"/>
          <w:marRight w:val="0"/>
          <w:marTop w:val="0"/>
          <w:marBottom w:val="0"/>
          <w:divBdr>
            <w:top w:val="none" w:sz="0" w:space="0" w:color="auto"/>
            <w:left w:val="none" w:sz="0" w:space="0" w:color="auto"/>
            <w:bottom w:val="none" w:sz="0" w:space="0" w:color="auto"/>
            <w:right w:val="none" w:sz="0" w:space="0" w:color="auto"/>
          </w:divBdr>
        </w:div>
        <w:div w:id="374669512">
          <w:marLeft w:val="640"/>
          <w:marRight w:val="0"/>
          <w:marTop w:val="0"/>
          <w:marBottom w:val="0"/>
          <w:divBdr>
            <w:top w:val="none" w:sz="0" w:space="0" w:color="auto"/>
            <w:left w:val="none" w:sz="0" w:space="0" w:color="auto"/>
            <w:bottom w:val="none" w:sz="0" w:space="0" w:color="auto"/>
            <w:right w:val="none" w:sz="0" w:space="0" w:color="auto"/>
          </w:divBdr>
        </w:div>
        <w:div w:id="2070884581">
          <w:marLeft w:val="640"/>
          <w:marRight w:val="0"/>
          <w:marTop w:val="0"/>
          <w:marBottom w:val="0"/>
          <w:divBdr>
            <w:top w:val="none" w:sz="0" w:space="0" w:color="auto"/>
            <w:left w:val="none" w:sz="0" w:space="0" w:color="auto"/>
            <w:bottom w:val="none" w:sz="0" w:space="0" w:color="auto"/>
            <w:right w:val="none" w:sz="0" w:space="0" w:color="auto"/>
          </w:divBdr>
        </w:div>
        <w:div w:id="1380207705">
          <w:marLeft w:val="640"/>
          <w:marRight w:val="0"/>
          <w:marTop w:val="0"/>
          <w:marBottom w:val="0"/>
          <w:divBdr>
            <w:top w:val="none" w:sz="0" w:space="0" w:color="auto"/>
            <w:left w:val="none" w:sz="0" w:space="0" w:color="auto"/>
            <w:bottom w:val="none" w:sz="0" w:space="0" w:color="auto"/>
            <w:right w:val="none" w:sz="0" w:space="0" w:color="auto"/>
          </w:divBdr>
        </w:div>
        <w:div w:id="2113669033">
          <w:marLeft w:val="640"/>
          <w:marRight w:val="0"/>
          <w:marTop w:val="0"/>
          <w:marBottom w:val="0"/>
          <w:divBdr>
            <w:top w:val="none" w:sz="0" w:space="0" w:color="auto"/>
            <w:left w:val="none" w:sz="0" w:space="0" w:color="auto"/>
            <w:bottom w:val="none" w:sz="0" w:space="0" w:color="auto"/>
            <w:right w:val="none" w:sz="0" w:space="0" w:color="auto"/>
          </w:divBdr>
        </w:div>
        <w:div w:id="1782726232">
          <w:marLeft w:val="640"/>
          <w:marRight w:val="0"/>
          <w:marTop w:val="0"/>
          <w:marBottom w:val="0"/>
          <w:divBdr>
            <w:top w:val="none" w:sz="0" w:space="0" w:color="auto"/>
            <w:left w:val="none" w:sz="0" w:space="0" w:color="auto"/>
            <w:bottom w:val="none" w:sz="0" w:space="0" w:color="auto"/>
            <w:right w:val="none" w:sz="0" w:space="0" w:color="auto"/>
          </w:divBdr>
        </w:div>
        <w:div w:id="1374690287">
          <w:marLeft w:val="640"/>
          <w:marRight w:val="0"/>
          <w:marTop w:val="0"/>
          <w:marBottom w:val="0"/>
          <w:divBdr>
            <w:top w:val="none" w:sz="0" w:space="0" w:color="auto"/>
            <w:left w:val="none" w:sz="0" w:space="0" w:color="auto"/>
            <w:bottom w:val="none" w:sz="0" w:space="0" w:color="auto"/>
            <w:right w:val="none" w:sz="0" w:space="0" w:color="auto"/>
          </w:divBdr>
        </w:div>
        <w:div w:id="963854633">
          <w:marLeft w:val="640"/>
          <w:marRight w:val="0"/>
          <w:marTop w:val="0"/>
          <w:marBottom w:val="0"/>
          <w:divBdr>
            <w:top w:val="none" w:sz="0" w:space="0" w:color="auto"/>
            <w:left w:val="none" w:sz="0" w:space="0" w:color="auto"/>
            <w:bottom w:val="none" w:sz="0" w:space="0" w:color="auto"/>
            <w:right w:val="none" w:sz="0" w:space="0" w:color="auto"/>
          </w:divBdr>
        </w:div>
        <w:div w:id="1689134044">
          <w:marLeft w:val="640"/>
          <w:marRight w:val="0"/>
          <w:marTop w:val="0"/>
          <w:marBottom w:val="0"/>
          <w:divBdr>
            <w:top w:val="none" w:sz="0" w:space="0" w:color="auto"/>
            <w:left w:val="none" w:sz="0" w:space="0" w:color="auto"/>
            <w:bottom w:val="none" w:sz="0" w:space="0" w:color="auto"/>
            <w:right w:val="none" w:sz="0" w:space="0" w:color="auto"/>
          </w:divBdr>
        </w:div>
        <w:div w:id="842431040">
          <w:marLeft w:val="640"/>
          <w:marRight w:val="0"/>
          <w:marTop w:val="0"/>
          <w:marBottom w:val="0"/>
          <w:divBdr>
            <w:top w:val="none" w:sz="0" w:space="0" w:color="auto"/>
            <w:left w:val="none" w:sz="0" w:space="0" w:color="auto"/>
            <w:bottom w:val="none" w:sz="0" w:space="0" w:color="auto"/>
            <w:right w:val="none" w:sz="0" w:space="0" w:color="auto"/>
          </w:divBdr>
        </w:div>
        <w:div w:id="79527602">
          <w:marLeft w:val="640"/>
          <w:marRight w:val="0"/>
          <w:marTop w:val="0"/>
          <w:marBottom w:val="0"/>
          <w:divBdr>
            <w:top w:val="none" w:sz="0" w:space="0" w:color="auto"/>
            <w:left w:val="none" w:sz="0" w:space="0" w:color="auto"/>
            <w:bottom w:val="none" w:sz="0" w:space="0" w:color="auto"/>
            <w:right w:val="none" w:sz="0" w:space="0" w:color="auto"/>
          </w:divBdr>
        </w:div>
        <w:div w:id="389428725">
          <w:marLeft w:val="640"/>
          <w:marRight w:val="0"/>
          <w:marTop w:val="0"/>
          <w:marBottom w:val="0"/>
          <w:divBdr>
            <w:top w:val="none" w:sz="0" w:space="0" w:color="auto"/>
            <w:left w:val="none" w:sz="0" w:space="0" w:color="auto"/>
            <w:bottom w:val="none" w:sz="0" w:space="0" w:color="auto"/>
            <w:right w:val="none" w:sz="0" w:space="0" w:color="auto"/>
          </w:divBdr>
        </w:div>
        <w:div w:id="500240724">
          <w:marLeft w:val="640"/>
          <w:marRight w:val="0"/>
          <w:marTop w:val="0"/>
          <w:marBottom w:val="0"/>
          <w:divBdr>
            <w:top w:val="none" w:sz="0" w:space="0" w:color="auto"/>
            <w:left w:val="none" w:sz="0" w:space="0" w:color="auto"/>
            <w:bottom w:val="none" w:sz="0" w:space="0" w:color="auto"/>
            <w:right w:val="none" w:sz="0" w:space="0" w:color="auto"/>
          </w:divBdr>
        </w:div>
        <w:div w:id="1194080109">
          <w:marLeft w:val="640"/>
          <w:marRight w:val="0"/>
          <w:marTop w:val="0"/>
          <w:marBottom w:val="0"/>
          <w:divBdr>
            <w:top w:val="none" w:sz="0" w:space="0" w:color="auto"/>
            <w:left w:val="none" w:sz="0" w:space="0" w:color="auto"/>
            <w:bottom w:val="none" w:sz="0" w:space="0" w:color="auto"/>
            <w:right w:val="none" w:sz="0" w:space="0" w:color="auto"/>
          </w:divBdr>
        </w:div>
        <w:div w:id="1736319095">
          <w:marLeft w:val="640"/>
          <w:marRight w:val="0"/>
          <w:marTop w:val="0"/>
          <w:marBottom w:val="0"/>
          <w:divBdr>
            <w:top w:val="none" w:sz="0" w:space="0" w:color="auto"/>
            <w:left w:val="none" w:sz="0" w:space="0" w:color="auto"/>
            <w:bottom w:val="none" w:sz="0" w:space="0" w:color="auto"/>
            <w:right w:val="none" w:sz="0" w:space="0" w:color="auto"/>
          </w:divBdr>
        </w:div>
        <w:div w:id="368795628">
          <w:marLeft w:val="640"/>
          <w:marRight w:val="0"/>
          <w:marTop w:val="0"/>
          <w:marBottom w:val="0"/>
          <w:divBdr>
            <w:top w:val="none" w:sz="0" w:space="0" w:color="auto"/>
            <w:left w:val="none" w:sz="0" w:space="0" w:color="auto"/>
            <w:bottom w:val="none" w:sz="0" w:space="0" w:color="auto"/>
            <w:right w:val="none" w:sz="0" w:space="0" w:color="auto"/>
          </w:divBdr>
        </w:div>
        <w:div w:id="225186617">
          <w:marLeft w:val="640"/>
          <w:marRight w:val="0"/>
          <w:marTop w:val="0"/>
          <w:marBottom w:val="0"/>
          <w:divBdr>
            <w:top w:val="none" w:sz="0" w:space="0" w:color="auto"/>
            <w:left w:val="none" w:sz="0" w:space="0" w:color="auto"/>
            <w:bottom w:val="none" w:sz="0" w:space="0" w:color="auto"/>
            <w:right w:val="none" w:sz="0" w:space="0" w:color="auto"/>
          </w:divBdr>
        </w:div>
        <w:div w:id="1815754922">
          <w:marLeft w:val="640"/>
          <w:marRight w:val="0"/>
          <w:marTop w:val="0"/>
          <w:marBottom w:val="0"/>
          <w:divBdr>
            <w:top w:val="none" w:sz="0" w:space="0" w:color="auto"/>
            <w:left w:val="none" w:sz="0" w:space="0" w:color="auto"/>
            <w:bottom w:val="none" w:sz="0" w:space="0" w:color="auto"/>
            <w:right w:val="none" w:sz="0" w:space="0" w:color="auto"/>
          </w:divBdr>
        </w:div>
        <w:div w:id="2078278006">
          <w:marLeft w:val="640"/>
          <w:marRight w:val="0"/>
          <w:marTop w:val="0"/>
          <w:marBottom w:val="0"/>
          <w:divBdr>
            <w:top w:val="none" w:sz="0" w:space="0" w:color="auto"/>
            <w:left w:val="none" w:sz="0" w:space="0" w:color="auto"/>
            <w:bottom w:val="none" w:sz="0" w:space="0" w:color="auto"/>
            <w:right w:val="none" w:sz="0" w:space="0" w:color="auto"/>
          </w:divBdr>
        </w:div>
        <w:div w:id="162362547">
          <w:marLeft w:val="640"/>
          <w:marRight w:val="0"/>
          <w:marTop w:val="0"/>
          <w:marBottom w:val="0"/>
          <w:divBdr>
            <w:top w:val="none" w:sz="0" w:space="0" w:color="auto"/>
            <w:left w:val="none" w:sz="0" w:space="0" w:color="auto"/>
            <w:bottom w:val="none" w:sz="0" w:space="0" w:color="auto"/>
            <w:right w:val="none" w:sz="0" w:space="0" w:color="auto"/>
          </w:divBdr>
        </w:div>
        <w:div w:id="704257744">
          <w:marLeft w:val="640"/>
          <w:marRight w:val="0"/>
          <w:marTop w:val="0"/>
          <w:marBottom w:val="0"/>
          <w:divBdr>
            <w:top w:val="none" w:sz="0" w:space="0" w:color="auto"/>
            <w:left w:val="none" w:sz="0" w:space="0" w:color="auto"/>
            <w:bottom w:val="none" w:sz="0" w:space="0" w:color="auto"/>
            <w:right w:val="none" w:sz="0" w:space="0" w:color="auto"/>
          </w:divBdr>
        </w:div>
        <w:div w:id="902563585">
          <w:marLeft w:val="640"/>
          <w:marRight w:val="0"/>
          <w:marTop w:val="0"/>
          <w:marBottom w:val="0"/>
          <w:divBdr>
            <w:top w:val="none" w:sz="0" w:space="0" w:color="auto"/>
            <w:left w:val="none" w:sz="0" w:space="0" w:color="auto"/>
            <w:bottom w:val="none" w:sz="0" w:space="0" w:color="auto"/>
            <w:right w:val="none" w:sz="0" w:space="0" w:color="auto"/>
          </w:divBdr>
        </w:div>
        <w:div w:id="673991395">
          <w:marLeft w:val="640"/>
          <w:marRight w:val="0"/>
          <w:marTop w:val="0"/>
          <w:marBottom w:val="0"/>
          <w:divBdr>
            <w:top w:val="none" w:sz="0" w:space="0" w:color="auto"/>
            <w:left w:val="none" w:sz="0" w:space="0" w:color="auto"/>
            <w:bottom w:val="none" w:sz="0" w:space="0" w:color="auto"/>
            <w:right w:val="none" w:sz="0" w:space="0" w:color="auto"/>
          </w:divBdr>
        </w:div>
        <w:div w:id="2050102664">
          <w:marLeft w:val="640"/>
          <w:marRight w:val="0"/>
          <w:marTop w:val="0"/>
          <w:marBottom w:val="0"/>
          <w:divBdr>
            <w:top w:val="none" w:sz="0" w:space="0" w:color="auto"/>
            <w:left w:val="none" w:sz="0" w:space="0" w:color="auto"/>
            <w:bottom w:val="none" w:sz="0" w:space="0" w:color="auto"/>
            <w:right w:val="none" w:sz="0" w:space="0" w:color="auto"/>
          </w:divBdr>
        </w:div>
        <w:div w:id="558055059">
          <w:marLeft w:val="640"/>
          <w:marRight w:val="0"/>
          <w:marTop w:val="0"/>
          <w:marBottom w:val="0"/>
          <w:divBdr>
            <w:top w:val="none" w:sz="0" w:space="0" w:color="auto"/>
            <w:left w:val="none" w:sz="0" w:space="0" w:color="auto"/>
            <w:bottom w:val="none" w:sz="0" w:space="0" w:color="auto"/>
            <w:right w:val="none" w:sz="0" w:space="0" w:color="auto"/>
          </w:divBdr>
        </w:div>
        <w:div w:id="501942208">
          <w:marLeft w:val="640"/>
          <w:marRight w:val="0"/>
          <w:marTop w:val="0"/>
          <w:marBottom w:val="0"/>
          <w:divBdr>
            <w:top w:val="none" w:sz="0" w:space="0" w:color="auto"/>
            <w:left w:val="none" w:sz="0" w:space="0" w:color="auto"/>
            <w:bottom w:val="none" w:sz="0" w:space="0" w:color="auto"/>
            <w:right w:val="none" w:sz="0" w:space="0" w:color="auto"/>
          </w:divBdr>
        </w:div>
        <w:div w:id="1729956078">
          <w:marLeft w:val="640"/>
          <w:marRight w:val="0"/>
          <w:marTop w:val="0"/>
          <w:marBottom w:val="0"/>
          <w:divBdr>
            <w:top w:val="none" w:sz="0" w:space="0" w:color="auto"/>
            <w:left w:val="none" w:sz="0" w:space="0" w:color="auto"/>
            <w:bottom w:val="none" w:sz="0" w:space="0" w:color="auto"/>
            <w:right w:val="none" w:sz="0" w:space="0" w:color="auto"/>
          </w:divBdr>
        </w:div>
        <w:div w:id="700590647">
          <w:marLeft w:val="640"/>
          <w:marRight w:val="0"/>
          <w:marTop w:val="0"/>
          <w:marBottom w:val="0"/>
          <w:divBdr>
            <w:top w:val="none" w:sz="0" w:space="0" w:color="auto"/>
            <w:left w:val="none" w:sz="0" w:space="0" w:color="auto"/>
            <w:bottom w:val="none" w:sz="0" w:space="0" w:color="auto"/>
            <w:right w:val="none" w:sz="0" w:space="0" w:color="auto"/>
          </w:divBdr>
        </w:div>
        <w:div w:id="439761733">
          <w:marLeft w:val="640"/>
          <w:marRight w:val="0"/>
          <w:marTop w:val="0"/>
          <w:marBottom w:val="0"/>
          <w:divBdr>
            <w:top w:val="none" w:sz="0" w:space="0" w:color="auto"/>
            <w:left w:val="none" w:sz="0" w:space="0" w:color="auto"/>
            <w:bottom w:val="none" w:sz="0" w:space="0" w:color="auto"/>
            <w:right w:val="none" w:sz="0" w:space="0" w:color="auto"/>
          </w:divBdr>
        </w:div>
        <w:div w:id="1342970321">
          <w:marLeft w:val="640"/>
          <w:marRight w:val="0"/>
          <w:marTop w:val="0"/>
          <w:marBottom w:val="0"/>
          <w:divBdr>
            <w:top w:val="none" w:sz="0" w:space="0" w:color="auto"/>
            <w:left w:val="none" w:sz="0" w:space="0" w:color="auto"/>
            <w:bottom w:val="none" w:sz="0" w:space="0" w:color="auto"/>
            <w:right w:val="none" w:sz="0" w:space="0" w:color="auto"/>
          </w:divBdr>
        </w:div>
        <w:div w:id="2125533275">
          <w:marLeft w:val="640"/>
          <w:marRight w:val="0"/>
          <w:marTop w:val="0"/>
          <w:marBottom w:val="0"/>
          <w:divBdr>
            <w:top w:val="none" w:sz="0" w:space="0" w:color="auto"/>
            <w:left w:val="none" w:sz="0" w:space="0" w:color="auto"/>
            <w:bottom w:val="none" w:sz="0" w:space="0" w:color="auto"/>
            <w:right w:val="none" w:sz="0" w:space="0" w:color="auto"/>
          </w:divBdr>
        </w:div>
        <w:div w:id="1953053032">
          <w:marLeft w:val="640"/>
          <w:marRight w:val="0"/>
          <w:marTop w:val="0"/>
          <w:marBottom w:val="0"/>
          <w:divBdr>
            <w:top w:val="none" w:sz="0" w:space="0" w:color="auto"/>
            <w:left w:val="none" w:sz="0" w:space="0" w:color="auto"/>
            <w:bottom w:val="none" w:sz="0" w:space="0" w:color="auto"/>
            <w:right w:val="none" w:sz="0" w:space="0" w:color="auto"/>
          </w:divBdr>
        </w:div>
        <w:div w:id="1474907474">
          <w:marLeft w:val="640"/>
          <w:marRight w:val="0"/>
          <w:marTop w:val="0"/>
          <w:marBottom w:val="0"/>
          <w:divBdr>
            <w:top w:val="none" w:sz="0" w:space="0" w:color="auto"/>
            <w:left w:val="none" w:sz="0" w:space="0" w:color="auto"/>
            <w:bottom w:val="none" w:sz="0" w:space="0" w:color="auto"/>
            <w:right w:val="none" w:sz="0" w:space="0" w:color="auto"/>
          </w:divBdr>
        </w:div>
      </w:divsChild>
    </w:div>
    <w:div w:id="1611090278">
      <w:bodyDiv w:val="1"/>
      <w:marLeft w:val="0"/>
      <w:marRight w:val="0"/>
      <w:marTop w:val="0"/>
      <w:marBottom w:val="0"/>
      <w:divBdr>
        <w:top w:val="none" w:sz="0" w:space="0" w:color="auto"/>
        <w:left w:val="none" w:sz="0" w:space="0" w:color="auto"/>
        <w:bottom w:val="none" w:sz="0" w:space="0" w:color="auto"/>
        <w:right w:val="none" w:sz="0" w:space="0" w:color="auto"/>
      </w:divBdr>
      <w:divsChild>
        <w:div w:id="340862219">
          <w:marLeft w:val="640"/>
          <w:marRight w:val="0"/>
          <w:marTop w:val="0"/>
          <w:marBottom w:val="0"/>
          <w:divBdr>
            <w:top w:val="none" w:sz="0" w:space="0" w:color="auto"/>
            <w:left w:val="none" w:sz="0" w:space="0" w:color="auto"/>
            <w:bottom w:val="none" w:sz="0" w:space="0" w:color="auto"/>
            <w:right w:val="none" w:sz="0" w:space="0" w:color="auto"/>
          </w:divBdr>
        </w:div>
        <w:div w:id="699092112">
          <w:marLeft w:val="640"/>
          <w:marRight w:val="0"/>
          <w:marTop w:val="0"/>
          <w:marBottom w:val="0"/>
          <w:divBdr>
            <w:top w:val="none" w:sz="0" w:space="0" w:color="auto"/>
            <w:left w:val="none" w:sz="0" w:space="0" w:color="auto"/>
            <w:bottom w:val="none" w:sz="0" w:space="0" w:color="auto"/>
            <w:right w:val="none" w:sz="0" w:space="0" w:color="auto"/>
          </w:divBdr>
        </w:div>
        <w:div w:id="1264797949">
          <w:marLeft w:val="640"/>
          <w:marRight w:val="0"/>
          <w:marTop w:val="0"/>
          <w:marBottom w:val="0"/>
          <w:divBdr>
            <w:top w:val="none" w:sz="0" w:space="0" w:color="auto"/>
            <w:left w:val="none" w:sz="0" w:space="0" w:color="auto"/>
            <w:bottom w:val="none" w:sz="0" w:space="0" w:color="auto"/>
            <w:right w:val="none" w:sz="0" w:space="0" w:color="auto"/>
          </w:divBdr>
        </w:div>
        <w:div w:id="759646749">
          <w:marLeft w:val="640"/>
          <w:marRight w:val="0"/>
          <w:marTop w:val="0"/>
          <w:marBottom w:val="0"/>
          <w:divBdr>
            <w:top w:val="none" w:sz="0" w:space="0" w:color="auto"/>
            <w:left w:val="none" w:sz="0" w:space="0" w:color="auto"/>
            <w:bottom w:val="none" w:sz="0" w:space="0" w:color="auto"/>
            <w:right w:val="none" w:sz="0" w:space="0" w:color="auto"/>
          </w:divBdr>
        </w:div>
        <w:div w:id="1545601548">
          <w:marLeft w:val="640"/>
          <w:marRight w:val="0"/>
          <w:marTop w:val="0"/>
          <w:marBottom w:val="0"/>
          <w:divBdr>
            <w:top w:val="none" w:sz="0" w:space="0" w:color="auto"/>
            <w:left w:val="none" w:sz="0" w:space="0" w:color="auto"/>
            <w:bottom w:val="none" w:sz="0" w:space="0" w:color="auto"/>
            <w:right w:val="none" w:sz="0" w:space="0" w:color="auto"/>
          </w:divBdr>
        </w:div>
        <w:div w:id="264774628">
          <w:marLeft w:val="640"/>
          <w:marRight w:val="0"/>
          <w:marTop w:val="0"/>
          <w:marBottom w:val="0"/>
          <w:divBdr>
            <w:top w:val="none" w:sz="0" w:space="0" w:color="auto"/>
            <w:left w:val="none" w:sz="0" w:space="0" w:color="auto"/>
            <w:bottom w:val="none" w:sz="0" w:space="0" w:color="auto"/>
            <w:right w:val="none" w:sz="0" w:space="0" w:color="auto"/>
          </w:divBdr>
        </w:div>
        <w:div w:id="1993214548">
          <w:marLeft w:val="640"/>
          <w:marRight w:val="0"/>
          <w:marTop w:val="0"/>
          <w:marBottom w:val="0"/>
          <w:divBdr>
            <w:top w:val="none" w:sz="0" w:space="0" w:color="auto"/>
            <w:left w:val="none" w:sz="0" w:space="0" w:color="auto"/>
            <w:bottom w:val="none" w:sz="0" w:space="0" w:color="auto"/>
            <w:right w:val="none" w:sz="0" w:space="0" w:color="auto"/>
          </w:divBdr>
        </w:div>
        <w:div w:id="1251506332">
          <w:marLeft w:val="640"/>
          <w:marRight w:val="0"/>
          <w:marTop w:val="0"/>
          <w:marBottom w:val="0"/>
          <w:divBdr>
            <w:top w:val="none" w:sz="0" w:space="0" w:color="auto"/>
            <w:left w:val="none" w:sz="0" w:space="0" w:color="auto"/>
            <w:bottom w:val="none" w:sz="0" w:space="0" w:color="auto"/>
            <w:right w:val="none" w:sz="0" w:space="0" w:color="auto"/>
          </w:divBdr>
        </w:div>
        <w:div w:id="890268948">
          <w:marLeft w:val="640"/>
          <w:marRight w:val="0"/>
          <w:marTop w:val="0"/>
          <w:marBottom w:val="0"/>
          <w:divBdr>
            <w:top w:val="none" w:sz="0" w:space="0" w:color="auto"/>
            <w:left w:val="none" w:sz="0" w:space="0" w:color="auto"/>
            <w:bottom w:val="none" w:sz="0" w:space="0" w:color="auto"/>
            <w:right w:val="none" w:sz="0" w:space="0" w:color="auto"/>
          </w:divBdr>
        </w:div>
        <w:div w:id="892352357">
          <w:marLeft w:val="640"/>
          <w:marRight w:val="0"/>
          <w:marTop w:val="0"/>
          <w:marBottom w:val="0"/>
          <w:divBdr>
            <w:top w:val="none" w:sz="0" w:space="0" w:color="auto"/>
            <w:left w:val="none" w:sz="0" w:space="0" w:color="auto"/>
            <w:bottom w:val="none" w:sz="0" w:space="0" w:color="auto"/>
            <w:right w:val="none" w:sz="0" w:space="0" w:color="auto"/>
          </w:divBdr>
        </w:div>
        <w:div w:id="855853714">
          <w:marLeft w:val="640"/>
          <w:marRight w:val="0"/>
          <w:marTop w:val="0"/>
          <w:marBottom w:val="0"/>
          <w:divBdr>
            <w:top w:val="none" w:sz="0" w:space="0" w:color="auto"/>
            <w:left w:val="none" w:sz="0" w:space="0" w:color="auto"/>
            <w:bottom w:val="none" w:sz="0" w:space="0" w:color="auto"/>
            <w:right w:val="none" w:sz="0" w:space="0" w:color="auto"/>
          </w:divBdr>
        </w:div>
        <w:div w:id="1494299362">
          <w:marLeft w:val="640"/>
          <w:marRight w:val="0"/>
          <w:marTop w:val="0"/>
          <w:marBottom w:val="0"/>
          <w:divBdr>
            <w:top w:val="none" w:sz="0" w:space="0" w:color="auto"/>
            <w:left w:val="none" w:sz="0" w:space="0" w:color="auto"/>
            <w:bottom w:val="none" w:sz="0" w:space="0" w:color="auto"/>
            <w:right w:val="none" w:sz="0" w:space="0" w:color="auto"/>
          </w:divBdr>
        </w:div>
        <w:div w:id="691955174">
          <w:marLeft w:val="640"/>
          <w:marRight w:val="0"/>
          <w:marTop w:val="0"/>
          <w:marBottom w:val="0"/>
          <w:divBdr>
            <w:top w:val="none" w:sz="0" w:space="0" w:color="auto"/>
            <w:left w:val="none" w:sz="0" w:space="0" w:color="auto"/>
            <w:bottom w:val="none" w:sz="0" w:space="0" w:color="auto"/>
            <w:right w:val="none" w:sz="0" w:space="0" w:color="auto"/>
          </w:divBdr>
        </w:div>
        <w:div w:id="1572930539">
          <w:marLeft w:val="640"/>
          <w:marRight w:val="0"/>
          <w:marTop w:val="0"/>
          <w:marBottom w:val="0"/>
          <w:divBdr>
            <w:top w:val="none" w:sz="0" w:space="0" w:color="auto"/>
            <w:left w:val="none" w:sz="0" w:space="0" w:color="auto"/>
            <w:bottom w:val="none" w:sz="0" w:space="0" w:color="auto"/>
            <w:right w:val="none" w:sz="0" w:space="0" w:color="auto"/>
          </w:divBdr>
        </w:div>
        <w:div w:id="1348289096">
          <w:marLeft w:val="640"/>
          <w:marRight w:val="0"/>
          <w:marTop w:val="0"/>
          <w:marBottom w:val="0"/>
          <w:divBdr>
            <w:top w:val="none" w:sz="0" w:space="0" w:color="auto"/>
            <w:left w:val="none" w:sz="0" w:space="0" w:color="auto"/>
            <w:bottom w:val="none" w:sz="0" w:space="0" w:color="auto"/>
            <w:right w:val="none" w:sz="0" w:space="0" w:color="auto"/>
          </w:divBdr>
        </w:div>
        <w:div w:id="1419130350">
          <w:marLeft w:val="640"/>
          <w:marRight w:val="0"/>
          <w:marTop w:val="0"/>
          <w:marBottom w:val="0"/>
          <w:divBdr>
            <w:top w:val="none" w:sz="0" w:space="0" w:color="auto"/>
            <w:left w:val="none" w:sz="0" w:space="0" w:color="auto"/>
            <w:bottom w:val="none" w:sz="0" w:space="0" w:color="auto"/>
            <w:right w:val="none" w:sz="0" w:space="0" w:color="auto"/>
          </w:divBdr>
        </w:div>
        <w:div w:id="2058435021">
          <w:marLeft w:val="640"/>
          <w:marRight w:val="0"/>
          <w:marTop w:val="0"/>
          <w:marBottom w:val="0"/>
          <w:divBdr>
            <w:top w:val="none" w:sz="0" w:space="0" w:color="auto"/>
            <w:left w:val="none" w:sz="0" w:space="0" w:color="auto"/>
            <w:bottom w:val="none" w:sz="0" w:space="0" w:color="auto"/>
            <w:right w:val="none" w:sz="0" w:space="0" w:color="auto"/>
          </w:divBdr>
        </w:div>
        <w:div w:id="419761761">
          <w:marLeft w:val="640"/>
          <w:marRight w:val="0"/>
          <w:marTop w:val="0"/>
          <w:marBottom w:val="0"/>
          <w:divBdr>
            <w:top w:val="none" w:sz="0" w:space="0" w:color="auto"/>
            <w:left w:val="none" w:sz="0" w:space="0" w:color="auto"/>
            <w:bottom w:val="none" w:sz="0" w:space="0" w:color="auto"/>
            <w:right w:val="none" w:sz="0" w:space="0" w:color="auto"/>
          </w:divBdr>
        </w:div>
        <w:div w:id="1049917163">
          <w:marLeft w:val="640"/>
          <w:marRight w:val="0"/>
          <w:marTop w:val="0"/>
          <w:marBottom w:val="0"/>
          <w:divBdr>
            <w:top w:val="none" w:sz="0" w:space="0" w:color="auto"/>
            <w:left w:val="none" w:sz="0" w:space="0" w:color="auto"/>
            <w:bottom w:val="none" w:sz="0" w:space="0" w:color="auto"/>
            <w:right w:val="none" w:sz="0" w:space="0" w:color="auto"/>
          </w:divBdr>
        </w:div>
        <w:div w:id="919027822">
          <w:marLeft w:val="640"/>
          <w:marRight w:val="0"/>
          <w:marTop w:val="0"/>
          <w:marBottom w:val="0"/>
          <w:divBdr>
            <w:top w:val="none" w:sz="0" w:space="0" w:color="auto"/>
            <w:left w:val="none" w:sz="0" w:space="0" w:color="auto"/>
            <w:bottom w:val="none" w:sz="0" w:space="0" w:color="auto"/>
            <w:right w:val="none" w:sz="0" w:space="0" w:color="auto"/>
          </w:divBdr>
        </w:div>
        <w:div w:id="1640189535">
          <w:marLeft w:val="640"/>
          <w:marRight w:val="0"/>
          <w:marTop w:val="0"/>
          <w:marBottom w:val="0"/>
          <w:divBdr>
            <w:top w:val="none" w:sz="0" w:space="0" w:color="auto"/>
            <w:left w:val="none" w:sz="0" w:space="0" w:color="auto"/>
            <w:bottom w:val="none" w:sz="0" w:space="0" w:color="auto"/>
            <w:right w:val="none" w:sz="0" w:space="0" w:color="auto"/>
          </w:divBdr>
        </w:div>
        <w:div w:id="946278379">
          <w:marLeft w:val="640"/>
          <w:marRight w:val="0"/>
          <w:marTop w:val="0"/>
          <w:marBottom w:val="0"/>
          <w:divBdr>
            <w:top w:val="none" w:sz="0" w:space="0" w:color="auto"/>
            <w:left w:val="none" w:sz="0" w:space="0" w:color="auto"/>
            <w:bottom w:val="none" w:sz="0" w:space="0" w:color="auto"/>
            <w:right w:val="none" w:sz="0" w:space="0" w:color="auto"/>
          </w:divBdr>
        </w:div>
        <w:div w:id="1200776751">
          <w:marLeft w:val="640"/>
          <w:marRight w:val="0"/>
          <w:marTop w:val="0"/>
          <w:marBottom w:val="0"/>
          <w:divBdr>
            <w:top w:val="none" w:sz="0" w:space="0" w:color="auto"/>
            <w:left w:val="none" w:sz="0" w:space="0" w:color="auto"/>
            <w:bottom w:val="none" w:sz="0" w:space="0" w:color="auto"/>
            <w:right w:val="none" w:sz="0" w:space="0" w:color="auto"/>
          </w:divBdr>
        </w:div>
        <w:div w:id="1383794314">
          <w:marLeft w:val="640"/>
          <w:marRight w:val="0"/>
          <w:marTop w:val="0"/>
          <w:marBottom w:val="0"/>
          <w:divBdr>
            <w:top w:val="none" w:sz="0" w:space="0" w:color="auto"/>
            <w:left w:val="none" w:sz="0" w:space="0" w:color="auto"/>
            <w:bottom w:val="none" w:sz="0" w:space="0" w:color="auto"/>
            <w:right w:val="none" w:sz="0" w:space="0" w:color="auto"/>
          </w:divBdr>
        </w:div>
        <w:div w:id="1512066412">
          <w:marLeft w:val="640"/>
          <w:marRight w:val="0"/>
          <w:marTop w:val="0"/>
          <w:marBottom w:val="0"/>
          <w:divBdr>
            <w:top w:val="none" w:sz="0" w:space="0" w:color="auto"/>
            <w:left w:val="none" w:sz="0" w:space="0" w:color="auto"/>
            <w:bottom w:val="none" w:sz="0" w:space="0" w:color="auto"/>
            <w:right w:val="none" w:sz="0" w:space="0" w:color="auto"/>
          </w:divBdr>
        </w:div>
        <w:div w:id="1317958100">
          <w:marLeft w:val="640"/>
          <w:marRight w:val="0"/>
          <w:marTop w:val="0"/>
          <w:marBottom w:val="0"/>
          <w:divBdr>
            <w:top w:val="none" w:sz="0" w:space="0" w:color="auto"/>
            <w:left w:val="none" w:sz="0" w:space="0" w:color="auto"/>
            <w:bottom w:val="none" w:sz="0" w:space="0" w:color="auto"/>
            <w:right w:val="none" w:sz="0" w:space="0" w:color="auto"/>
          </w:divBdr>
        </w:div>
        <w:div w:id="112405476">
          <w:marLeft w:val="640"/>
          <w:marRight w:val="0"/>
          <w:marTop w:val="0"/>
          <w:marBottom w:val="0"/>
          <w:divBdr>
            <w:top w:val="none" w:sz="0" w:space="0" w:color="auto"/>
            <w:left w:val="none" w:sz="0" w:space="0" w:color="auto"/>
            <w:bottom w:val="none" w:sz="0" w:space="0" w:color="auto"/>
            <w:right w:val="none" w:sz="0" w:space="0" w:color="auto"/>
          </w:divBdr>
        </w:div>
        <w:div w:id="1560629119">
          <w:marLeft w:val="640"/>
          <w:marRight w:val="0"/>
          <w:marTop w:val="0"/>
          <w:marBottom w:val="0"/>
          <w:divBdr>
            <w:top w:val="none" w:sz="0" w:space="0" w:color="auto"/>
            <w:left w:val="none" w:sz="0" w:space="0" w:color="auto"/>
            <w:bottom w:val="none" w:sz="0" w:space="0" w:color="auto"/>
            <w:right w:val="none" w:sz="0" w:space="0" w:color="auto"/>
          </w:divBdr>
        </w:div>
        <w:div w:id="1431505244">
          <w:marLeft w:val="640"/>
          <w:marRight w:val="0"/>
          <w:marTop w:val="0"/>
          <w:marBottom w:val="0"/>
          <w:divBdr>
            <w:top w:val="none" w:sz="0" w:space="0" w:color="auto"/>
            <w:left w:val="none" w:sz="0" w:space="0" w:color="auto"/>
            <w:bottom w:val="none" w:sz="0" w:space="0" w:color="auto"/>
            <w:right w:val="none" w:sz="0" w:space="0" w:color="auto"/>
          </w:divBdr>
        </w:div>
        <w:div w:id="130176829">
          <w:marLeft w:val="640"/>
          <w:marRight w:val="0"/>
          <w:marTop w:val="0"/>
          <w:marBottom w:val="0"/>
          <w:divBdr>
            <w:top w:val="none" w:sz="0" w:space="0" w:color="auto"/>
            <w:left w:val="none" w:sz="0" w:space="0" w:color="auto"/>
            <w:bottom w:val="none" w:sz="0" w:space="0" w:color="auto"/>
            <w:right w:val="none" w:sz="0" w:space="0" w:color="auto"/>
          </w:divBdr>
        </w:div>
        <w:div w:id="1784807635">
          <w:marLeft w:val="640"/>
          <w:marRight w:val="0"/>
          <w:marTop w:val="0"/>
          <w:marBottom w:val="0"/>
          <w:divBdr>
            <w:top w:val="none" w:sz="0" w:space="0" w:color="auto"/>
            <w:left w:val="none" w:sz="0" w:space="0" w:color="auto"/>
            <w:bottom w:val="none" w:sz="0" w:space="0" w:color="auto"/>
            <w:right w:val="none" w:sz="0" w:space="0" w:color="auto"/>
          </w:divBdr>
        </w:div>
        <w:div w:id="659162401">
          <w:marLeft w:val="640"/>
          <w:marRight w:val="0"/>
          <w:marTop w:val="0"/>
          <w:marBottom w:val="0"/>
          <w:divBdr>
            <w:top w:val="none" w:sz="0" w:space="0" w:color="auto"/>
            <w:left w:val="none" w:sz="0" w:space="0" w:color="auto"/>
            <w:bottom w:val="none" w:sz="0" w:space="0" w:color="auto"/>
            <w:right w:val="none" w:sz="0" w:space="0" w:color="auto"/>
          </w:divBdr>
        </w:div>
        <w:div w:id="1430544135">
          <w:marLeft w:val="640"/>
          <w:marRight w:val="0"/>
          <w:marTop w:val="0"/>
          <w:marBottom w:val="0"/>
          <w:divBdr>
            <w:top w:val="none" w:sz="0" w:space="0" w:color="auto"/>
            <w:left w:val="none" w:sz="0" w:space="0" w:color="auto"/>
            <w:bottom w:val="none" w:sz="0" w:space="0" w:color="auto"/>
            <w:right w:val="none" w:sz="0" w:space="0" w:color="auto"/>
          </w:divBdr>
        </w:div>
        <w:div w:id="1116169413">
          <w:marLeft w:val="640"/>
          <w:marRight w:val="0"/>
          <w:marTop w:val="0"/>
          <w:marBottom w:val="0"/>
          <w:divBdr>
            <w:top w:val="none" w:sz="0" w:space="0" w:color="auto"/>
            <w:left w:val="none" w:sz="0" w:space="0" w:color="auto"/>
            <w:bottom w:val="none" w:sz="0" w:space="0" w:color="auto"/>
            <w:right w:val="none" w:sz="0" w:space="0" w:color="auto"/>
          </w:divBdr>
        </w:div>
        <w:div w:id="1882015620">
          <w:marLeft w:val="640"/>
          <w:marRight w:val="0"/>
          <w:marTop w:val="0"/>
          <w:marBottom w:val="0"/>
          <w:divBdr>
            <w:top w:val="none" w:sz="0" w:space="0" w:color="auto"/>
            <w:left w:val="none" w:sz="0" w:space="0" w:color="auto"/>
            <w:bottom w:val="none" w:sz="0" w:space="0" w:color="auto"/>
            <w:right w:val="none" w:sz="0" w:space="0" w:color="auto"/>
          </w:divBdr>
        </w:div>
        <w:div w:id="1029070037">
          <w:marLeft w:val="640"/>
          <w:marRight w:val="0"/>
          <w:marTop w:val="0"/>
          <w:marBottom w:val="0"/>
          <w:divBdr>
            <w:top w:val="none" w:sz="0" w:space="0" w:color="auto"/>
            <w:left w:val="none" w:sz="0" w:space="0" w:color="auto"/>
            <w:bottom w:val="none" w:sz="0" w:space="0" w:color="auto"/>
            <w:right w:val="none" w:sz="0" w:space="0" w:color="auto"/>
          </w:divBdr>
        </w:div>
        <w:div w:id="44185939">
          <w:marLeft w:val="640"/>
          <w:marRight w:val="0"/>
          <w:marTop w:val="0"/>
          <w:marBottom w:val="0"/>
          <w:divBdr>
            <w:top w:val="none" w:sz="0" w:space="0" w:color="auto"/>
            <w:left w:val="none" w:sz="0" w:space="0" w:color="auto"/>
            <w:bottom w:val="none" w:sz="0" w:space="0" w:color="auto"/>
            <w:right w:val="none" w:sz="0" w:space="0" w:color="auto"/>
          </w:divBdr>
        </w:div>
        <w:div w:id="1309165365">
          <w:marLeft w:val="640"/>
          <w:marRight w:val="0"/>
          <w:marTop w:val="0"/>
          <w:marBottom w:val="0"/>
          <w:divBdr>
            <w:top w:val="none" w:sz="0" w:space="0" w:color="auto"/>
            <w:left w:val="none" w:sz="0" w:space="0" w:color="auto"/>
            <w:bottom w:val="none" w:sz="0" w:space="0" w:color="auto"/>
            <w:right w:val="none" w:sz="0" w:space="0" w:color="auto"/>
          </w:divBdr>
        </w:div>
        <w:div w:id="1685666991">
          <w:marLeft w:val="640"/>
          <w:marRight w:val="0"/>
          <w:marTop w:val="0"/>
          <w:marBottom w:val="0"/>
          <w:divBdr>
            <w:top w:val="none" w:sz="0" w:space="0" w:color="auto"/>
            <w:left w:val="none" w:sz="0" w:space="0" w:color="auto"/>
            <w:bottom w:val="none" w:sz="0" w:space="0" w:color="auto"/>
            <w:right w:val="none" w:sz="0" w:space="0" w:color="auto"/>
          </w:divBdr>
        </w:div>
        <w:div w:id="832182423">
          <w:marLeft w:val="640"/>
          <w:marRight w:val="0"/>
          <w:marTop w:val="0"/>
          <w:marBottom w:val="0"/>
          <w:divBdr>
            <w:top w:val="none" w:sz="0" w:space="0" w:color="auto"/>
            <w:left w:val="none" w:sz="0" w:space="0" w:color="auto"/>
            <w:bottom w:val="none" w:sz="0" w:space="0" w:color="auto"/>
            <w:right w:val="none" w:sz="0" w:space="0" w:color="auto"/>
          </w:divBdr>
        </w:div>
        <w:div w:id="1961106198">
          <w:marLeft w:val="640"/>
          <w:marRight w:val="0"/>
          <w:marTop w:val="0"/>
          <w:marBottom w:val="0"/>
          <w:divBdr>
            <w:top w:val="none" w:sz="0" w:space="0" w:color="auto"/>
            <w:left w:val="none" w:sz="0" w:space="0" w:color="auto"/>
            <w:bottom w:val="none" w:sz="0" w:space="0" w:color="auto"/>
            <w:right w:val="none" w:sz="0" w:space="0" w:color="auto"/>
          </w:divBdr>
        </w:div>
        <w:div w:id="953751912">
          <w:marLeft w:val="640"/>
          <w:marRight w:val="0"/>
          <w:marTop w:val="0"/>
          <w:marBottom w:val="0"/>
          <w:divBdr>
            <w:top w:val="none" w:sz="0" w:space="0" w:color="auto"/>
            <w:left w:val="none" w:sz="0" w:space="0" w:color="auto"/>
            <w:bottom w:val="none" w:sz="0" w:space="0" w:color="auto"/>
            <w:right w:val="none" w:sz="0" w:space="0" w:color="auto"/>
          </w:divBdr>
        </w:div>
        <w:div w:id="1229458039">
          <w:marLeft w:val="640"/>
          <w:marRight w:val="0"/>
          <w:marTop w:val="0"/>
          <w:marBottom w:val="0"/>
          <w:divBdr>
            <w:top w:val="none" w:sz="0" w:space="0" w:color="auto"/>
            <w:left w:val="none" w:sz="0" w:space="0" w:color="auto"/>
            <w:bottom w:val="none" w:sz="0" w:space="0" w:color="auto"/>
            <w:right w:val="none" w:sz="0" w:space="0" w:color="auto"/>
          </w:divBdr>
        </w:div>
        <w:div w:id="1879930787">
          <w:marLeft w:val="640"/>
          <w:marRight w:val="0"/>
          <w:marTop w:val="0"/>
          <w:marBottom w:val="0"/>
          <w:divBdr>
            <w:top w:val="none" w:sz="0" w:space="0" w:color="auto"/>
            <w:left w:val="none" w:sz="0" w:space="0" w:color="auto"/>
            <w:bottom w:val="none" w:sz="0" w:space="0" w:color="auto"/>
            <w:right w:val="none" w:sz="0" w:space="0" w:color="auto"/>
          </w:divBdr>
        </w:div>
        <w:div w:id="1550923467">
          <w:marLeft w:val="640"/>
          <w:marRight w:val="0"/>
          <w:marTop w:val="0"/>
          <w:marBottom w:val="0"/>
          <w:divBdr>
            <w:top w:val="none" w:sz="0" w:space="0" w:color="auto"/>
            <w:left w:val="none" w:sz="0" w:space="0" w:color="auto"/>
            <w:bottom w:val="none" w:sz="0" w:space="0" w:color="auto"/>
            <w:right w:val="none" w:sz="0" w:space="0" w:color="auto"/>
          </w:divBdr>
        </w:div>
        <w:div w:id="722101448">
          <w:marLeft w:val="640"/>
          <w:marRight w:val="0"/>
          <w:marTop w:val="0"/>
          <w:marBottom w:val="0"/>
          <w:divBdr>
            <w:top w:val="none" w:sz="0" w:space="0" w:color="auto"/>
            <w:left w:val="none" w:sz="0" w:space="0" w:color="auto"/>
            <w:bottom w:val="none" w:sz="0" w:space="0" w:color="auto"/>
            <w:right w:val="none" w:sz="0" w:space="0" w:color="auto"/>
          </w:divBdr>
        </w:div>
        <w:div w:id="1841771453">
          <w:marLeft w:val="640"/>
          <w:marRight w:val="0"/>
          <w:marTop w:val="0"/>
          <w:marBottom w:val="0"/>
          <w:divBdr>
            <w:top w:val="none" w:sz="0" w:space="0" w:color="auto"/>
            <w:left w:val="none" w:sz="0" w:space="0" w:color="auto"/>
            <w:bottom w:val="none" w:sz="0" w:space="0" w:color="auto"/>
            <w:right w:val="none" w:sz="0" w:space="0" w:color="auto"/>
          </w:divBdr>
        </w:div>
        <w:div w:id="1796370411">
          <w:marLeft w:val="640"/>
          <w:marRight w:val="0"/>
          <w:marTop w:val="0"/>
          <w:marBottom w:val="0"/>
          <w:divBdr>
            <w:top w:val="none" w:sz="0" w:space="0" w:color="auto"/>
            <w:left w:val="none" w:sz="0" w:space="0" w:color="auto"/>
            <w:bottom w:val="none" w:sz="0" w:space="0" w:color="auto"/>
            <w:right w:val="none" w:sz="0" w:space="0" w:color="auto"/>
          </w:divBdr>
        </w:div>
        <w:div w:id="846745559">
          <w:marLeft w:val="640"/>
          <w:marRight w:val="0"/>
          <w:marTop w:val="0"/>
          <w:marBottom w:val="0"/>
          <w:divBdr>
            <w:top w:val="none" w:sz="0" w:space="0" w:color="auto"/>
            <w:left w:val="none" w:sz="0" w:space="0" w:color="auto"/>
            <w:bottom w:val="none" w:sz="0" w:space="0" w:color="auto"/>
            <w:right w:val="none" w:sz="0" w:space="0" w:color="auto"/>
          </w:divBdr>
        </w:div>
        <w:div w:id="492718935">
          <w:marLeft w:val="640"/>
          <w:marRight w:val="0"/>
          <w:marTop w:val="0"/>
          <w:marBottom w:val="0"/>
          <w:divBdr>
            <w:top w:val="none" w:sz="0" w:space="0" w:color="auto"/>
            <w:left w:val="none" w:sz="0" w:space="0" w:color="auto"/>
            <w:bottom w:val="none" w:sz="0" w:space="0" w:color="auto"/>
            <w:right w:val="none" w:sz="0" w:space="0" w:color="auto"/>
          </w:divBdr>
        </w:div>
        <w:div w:id="1416128979">
          <w:marLeft w:val="640"/>
          <w:marRight w:val="0"/>
          <w:marTop w:val="0"/>
          <w:marBottom w:val="0"/>
          <w:divBdr>
            <w:top w:val="none" w:sz="0" w:space="0" w:color="auto"/>
            <w:left w:val="none" w:sz="0" w:space="0" w:color="auto"/>
            <w:bottom w:val="none" w:sz="0" w:space="0" w:color="auto"/>
            <w:right w:val="none" w:sz="0" w:space="0" w:color="auto"/>
          </w:divBdr>
        </w:div>
        <w:div w:id="1517620539">
          <w:marLeft w:val="640"/>
          <w:marRight w:val="0"/>
          <w:marTop w:val="0"/>
          <w:marBottom w:val="0"/>
          <w:divBdr>
            <w:top w:val="none" w:sz="0" w:space="0" w:color="auto"/>
            <w:left w:val="none" w:sz="0" w:space="0" w:color="auto"/>
            <w:bottom w:val="none" w:sz="0" w:space="0" w:color="auto"/>
            <w:right w:val="none" w:sz="0" w:space="0" w:color="auto"/>
          </w:divBdr>
        </w:div>
        <w:div w:id="336924765">
          <w:marLeft w:val="640"/>
          <w:marRight w:val="0"/>
          <w:marTop w:val="0"/>
          <w:marBottom w:val="0"/>
          <w:divBdr>
            <w:top w:val="none" w:sz="0" w:space="0" w:color="auto"/>
            <w:left w:val="none" w:sz="0" w:space="0" w:color="auto"/>
            <w:bottom w:val="none" w:sz="0" w:space="0" w:color="auto"/>
            <w:right w:val="none" w:sz="0" w:space="0" w:color="auto"/>
          </w:divBdr>
        </w:div>
        <w:div w:id="1137917590">
          <w:marLeft w:val="640"/>
          <w:marRight w:val="0"/>
          <w:marTop w:val="0"/>
          <w:marBottom w:val="0"/>
          <w:divBdr>
            <w:top w:val="none" w:sz="0" w:space="0" w:color="auto"/>
            <w:left w:val="none" w:sz="0" w:space="0" w:color="auto"/>
            <w:bottom w:val="none" w:sz="0" w:space="0" w:color="auto"/>
            <w:right w:val="none" w:sz="0" w:space="0" w:color="auto"/>
          </w:divBdr>
        </w:div>
        <w:div w:id="469788105">
          <w:marLeft w:val="640"/>
          <w:marRight w:val="0"/>
          <w:marTop w:val="0"/>
          <w:marBottom w:val="0"/>
          <w:divBdr>
            <w:top w:val="none" w:sz="0" w:space="0" w:color="auto"/>
            <w:left w:val="none" w:sz="0" w:space="0" w:color="auto"/>
            <w:bottom w:val="none" w:sz="0" w:space="0" w:color="auto"/>
            <w:right w:val="none" w:sz="0" w:space="0" w:color="auto"/>
          </w:divBdr>
        </w:div>
        <w:div w:id="75908050">
          <w:marLeft w:val="640"/>
          <w:marRight w:val="0"/>
          <w:marTop w:val="0"/>
          <w:marBottom w:val="0"/>
          <w:divBdr>
            <w:top w:val="none" w:sz="0" w:space="0" w:color="auto"/>
            <w:left w:val="none" w:sz="0" w:space="0" w:color="auto"/>
            <w:bottom w:val="none" w:sz="0" w:space="0" w:color="auto"/>
            <w:right w:val="none" w:sz="0" w:space="0" w:color="auto"/>
          </w:divBdr>
        </w:div>
        <w:div w:id="1596552540">
          <w:marLeft w:val="640"/>
          <w:marRight w:val="0"/>
          <w:marTop w:val="0"/>
          <w:marBottom w:val="0"/>
          <w:divBdr>
            <w:top w:val="none" w:sz="0" w:space="0" w:color="auto"/>
            <w:left w:val="none" w:sz="0" w:space="0" w:color="auto"/>
            <w:bottom w:val="none" w:sz="0" w:space="0" w:color="auto"/>
            <w:right w:val="none" w:sz="0" w:space="0" w:color="auto"/>
          </w:divBdr>
        </w:div>
        <w:div w:id="1714184963">
          <w:marLeft w:val="640"/>
          <w:marRight w:val="0"/>
          <w:marTop w:val="0"/>
          <w:marBottom w:val="0"/>
          <w:divBdr>
            <w:top w:val="none" w:sz="0" w:space="0" w:color="auto"/>
            <w:left w:val="none" w:sz="0" w:space="0" w:color="auto"/>
            <w:bottom w:val="none" w:sz="0" w:space="0" w:color="auto"/>
            <w:right w:val="none" w:sz="0" w:space="0" w:color="auto"/>
          </w:divBdr>
        </w:div>
        <w:div w:id="573129763">
          <w:marLeft w:val="640"/>
          <w:marRight w:val="0"/>
          <w:marTop w:val="0"/>
          <w:marBottom w:val="0"/>
          <w:divBdr>
            <w:top w:val="none" w:sz="0" w:space="0" w:color="auto"/>
            <w:left w:val="none" w:sz="0" w:space="0" w:color="auto"/>
            <w:bottom w:val="none" w:sz="0" w:space="0" w:color="auto"/>
            <w:right w:val="none" w:sz="0" w:space="0" w:color="auto"/>
          </w:divBdr>
        </w:div>
        <w:div w:id="501508165">
          <w:marLeft w:val="640"/>
          <w:marRight w:val="0"/>
          <w:marTop w:val="0"/>
          <w:marBottom w:val="0"/>
          <w:divBdr>
            <w:top w:val="none" w:sz="0" w:space="0" w:color="auto"/>
            <w:left w:val="none" w:sz="0" w:space="0" w:color="auto"/>
            <w:bottom w:val="none" w:sz="0" w:space="0" w:color="auto"/>
            <w:right w:val="none" w:sz="0" w:space="0" w:color="auto"/>
          </w:divBdr>
        </w:div>
        <w:div w:id="1256131119">
          <w:marLeft w:val="640"/>
          <w:marRight w:val="0"/>
          <w:marTop w:val="0"/>
          <w:marBottom w:val="0"/>
          <w:divBdr>
            <w:top w:val="none" w:sz="0" w:space="0" w:color="auto"/>
            <w:left w:val="none" w:sz="0" w:space="0" w:color="auto"/>
            <w:bottom w:val="none" w:sz="0" w:space="0" w:color="auto"/>
            <w:right w:val="none" w:sz="0" w:space="0" w:color="auto"/>
          </w:divBdr>
        </w:div>
        <w:div w:id="1151364521">
          <w:marLeft w:val="640"/>
          <w:marRight w:val="0"/>
          <w:marTop w:val="0"/>
          <w:marBottom w:val="0"/>
          <w:divBdr>
            <w:top w:val="none" w:sz="0" w:space="0" w:color="auto"/>
            <w:left w:val="none" w:sz="0" w:space="0" w:color="auto"/>
            <w:bottom w:val="none" w:sz="0" w:space="0" w:color="auto"/>
            <w:right w:val="none" w:sz="0" w:space="0" w:color="auto"/>
          </w:divBdr>
        </w:div>
        <w:div w:id="664284838">
          <w:marLeft w:val="640"/>
          <w:marRight w:val="0"/>
          <w:marTop w:val="0"/>
          <w:marBottom w:val="0"/>
          <w:divBdr>
            <w:top w:val="none" w:sz="0" w:space="0" w:color="auto"/>
            <w:left w:val="none" w:sz="0" w:space="0" w:color="auto"/>
            <w:bottom w:val="none" w:sz="0" w:space="0" w:color="auto"/>
            <w:right w:val="none" w:sz="0" w:space="0" w:color="auto"/>
          </w:divBdr>
        </w:div>
        <w:div w:id="1017973868">
          <w:marLeft w:val="640"/>
          <w:marRight w:val="0"/>
          <w:marTop w:val="0"/>
          <w:marBottom w:val="0"/>
          <w:divBdr>
            <w:top w:val="none" w:sz="0" w:space="0" w:color="auto"/>
            <w:left w:val="none" w:sz="0" w:space="0" w:color="auto"/>
            <w:bottom w:val="none" w:sz="0" w:space="0" w:color="auto"/>
            <w:right w:val="none" w:sz="0" w:space="0" w:color="auto"/>
          </w:divBdr>
        </w:div>
        <w:div w:id="488133814">
          <w:marLeft w:val="640"/>
          <w:marRight w:val="0"/>
          <w:marTop w:val="0"/>
          <w:marBottom w:val="0"/>
          <w:divBdr>
            <w:top w:val="none" w:sz="0" w:space="0" w:color="auto"/>
            <w:left w:val="none" w:sz="0" w:space="0" w:color="auto"/>
            <w:bottom w:val="none" w:sz="0" w:space="0" w:color="auto"/>
            <w:right w:val="none" w:sz="0" w:space="0" w:color="auto"/>
          </w:divBdr>
        </w:div>
        <w:div w:id="1811629194">
          <w:marLeft w:val="640"/>
          <w:marRight w:val="0"/>
          <w:marTop w:val="0"/>
          <w:marBottom w:val="0"/>
          <w:divBdr>
            <w:top w:val="none" w:sz="0" w:space="0" w:color="auto"/>
            <w:left w:val="none" w:sz="0" w:space="0" w:color="auto"/>
            <w:bottom w:val="none" w:sz="0" w:space="0" w:color="auto"/>
            <w:right w:val="none" w:sz="0" w:space="0" w:color="auto"/>
          </w:divBdr>
        </w:div>
        <w:div w:id="1819420382">
          <w:marLeft w:val="640"/>
          <w:marRight w:val="0"/>
          <w:marTop w:val="0"/>
          <w:marBottom w:val="0"/>
          <w:divBdr>
            <w:top w:val="none" w:sz="0" w:space="0" w:color="auto"/>
            <w:left w:val="none" w:sz="0" w:space="0" w:color="auto"/>
            <w:bottom w:val="none" w:sz="0" w:space="0" w:color="auto"/>
            <w:right w:val="none" w:sz="0" w:space="0" w:color="auto"/>
          </w:divBdr>
        </w:div>
        <w:div w:id="525555940">
          <w:marLeft w:val="640"/>
          <w:marRight w:val="0"/>
          <w:marTop w:val="0"/>
          <w:marBottom w:val="0"/>
          <w:divBdr>
            <w:top w:val="none" w:sz="0" w:space="0" w:color="auto"/>
            <w:left w:val="none" w:sz="0" w:space="0" w:color="auto"/>
            <w:bottom w:val="none" w:sz="0" w:space="0" w:color="auto"/>
            <w:right w:val="none" w:sz="0" w:space="0" w:color="auto"/>
          </w:divBdr>
        </w:div>
        <w:div w:id="1227836897">
          <w:marLeft w:val="640"/>
          <w:marRight w:val="0"/>
          <w:marTop w:val="0"/>
          <w:marBottom w:val="0"/>
          <w:divBdr>
            <w:top w:val="none" w:sz="0" w:space="0" w:color="auto"/>
            <w:left w:val="none" w:sz="0" w:space="0" w:color="auto"/>
            <w:bottom w:val="none" w:sz="0" w:space="0" w:color="auto"/>
            <w:right w:val="none" w:sz="0" w:space="0" w:color="auto"/>
          </w:divBdr>
        </w:div>
        <w:div w:id="1444493439">
          <w:marLeft w:val="640"/>
          <w:marRight w:val="0"/>
          <w:marTop w:val="0"/>
          <w:marBottom w:val="0"/>
          <w:divBdr>
            <w:top w:val="none" w:sz="0" w:space="0" w:color="auto"/>
            <w:left w:val="none" w:sz="0" w:space="0" w:color="auto"/>
            <w:bottom w:val="none" w:sz="0" w:space="0" w:color="auto"/>
            <w:right w:val="none" w:sz="0" w:space="0" w:color="auto"/>
          </w:divBdr>
        </w:div>
        <w:div w:id="83428108">
          <w:marLeft w:val="640"/>
          <w:marRight w:val="0"/>
          <w:marTop w:val="0"/>
          <w:marBottom w:val="0"/>
          <w:divBdr>
            <w:top w:val="none" w:sz="0" w:space="0" w:color="auto"/>
            <w:left w:val="none" w:sz="0" w:space="0" w:color="auto"/>
            <w:bottom w:val="none" w:sz="0" w:space="0" w:color="auto"/>
            <w:right w:val="none" w:sz="0" w:space="0" w:color="auto"/>
          </w:divBdr>
        </w:div>
        <w:div w:id="1570964817">
          <w:marLeft w:val="640"/>
          <w:marRight w:val="0"/>
          <w:marTop w:val="0"/>
          <w:marBottom w:val="0"/>
          <w:divBdr>
            <w:top w:val="none" w:sz="0" w:space="0" w:color="auto"/>
            <w:left w:val="none" w:sz="0" w:space="0" w:color="auto"/>
            <w:bottom w:val="none" w:sz="0" w:space="0" w:color="auto"/>
            <w:right w:val="none" w:sz="0" w:space="0" w:color="auto"/>
          </w:divBdr>
        </w:div>
        <w:div w:id="177156401">
          <w:marLeft w:val="640"/>
          <w:marRight w:val="0"/>
          <w:marTop w:val="0"/>
          <w:marBottom w:val="0"/>
          <w:divBdr>
            <w:top w:val="none" w:sz="0" w:space="0" w:color="auto"/>
            <w:left w:val="none" w:sz="0" w:space="0" w:color="auto"/>
            <w:bottom w:val="none" w:sz="0" w:space="0" w:color="auto"/>
            <w:right w:val="none" w:sz="0" w:space="0" w:color="auto"/>
          </w:divBdr>
        </w:div>
        <w:div w:id="1223953730">
          <w:marLeft w:val="640"/>
          <w:marRight w:val="0"/>
          <w:marTop w:val="0"/>
          <w:marBottom w:val="0"/>
          <w:divBdr>
            <w:top w:val="none" w:sz="0" w:space="0" w:color="auto"/>
            <w:left w:val="none" w:sz="0" w:space="0" w:color="auto"/>
            <w:bottom w:val="none" w:sz="0" w:space="0" w:color="auto"/>
            <w:right w:val="none" w:sz="0" w:space="0" w:color="auto"/>
          </w:divBdr>
        </w:div>
        <w:div w:id="990643647">
          <w:marLeft w:val="640"/>
          <w:marRight w:val="0"/>
          <w:marTop w:val="0"/>
          <w:marBottom w:val="0"/>
          <w:divBdr>
            <w:top w:val="none" w:sz="0" w:space="0" w:color="auto"/>
            <w:left w:val="none" w:sz="0" w:space="0" w:color="auto"/>
            <w:bottom w:val="none" w:sz="0" w:space="0" w:color="auto"/>
            <w:right w:val="none" w:sz="0" w:space="0" w:color="auto"/>
          </w:divBdr>
        </w:div>
        <w:div w:id="2122987695">
          <w:marLeft w:val="640"/>
          <w:marRight w:val="0"/>
          <w:marTop w:val="0"/>
          <w:marBottom w:val="0"/>
          <w:divBdr>
            <w:top w:val="none" w:sz="0" w:space="0" w:color="auto"/>
            <w:left w:val="none" w:sz="0" w:space="0" w:color="auto"/>
            <w:bottom w:val="none" w:sz="0" w:space="0" w:color="auto"/>
            <w:right w:val="none" w:sz="0" w:space="0" w:color="auto"/>
          </w:divBdr>
        </w:div>
        <w:div w:id="817723573">
          <w:marLeft w:val="640"/>
          <w:marRight w:val="0"/>
          <w:marTop w:val="0"/>
          <w:marBottom w:val="0"/>
          <w:divBdr>
            <w:top w:val="none" w:sz="0" w:space="0" w:color="auto"/>
            <w:left w:val="none" w:sz="0" w:space="0" w:color="auto"/>
            <w:bottom w:val="none" w:sz="0" w:space="0" w:color="auto"/>
            <w:right w:val="none" w:sz="0" w:space="0" w:color="auto"/>
          </w:divBdr>
        </w:div>
        <w:div w:id="1823695471">
          <w:marLeft w:val="640"/>
          <w:marRight w:val="0"/>
          <w:marTop w:val="0"/>
          <w:marBottom w:val="0"/>
          <w:divBdr>
            <w:top w:val="none" w:sz="0" w:space="0" w:color="auto"/>
            <w:left w:val="none" w:sz="0" w:space="0" w:color="auto"/>
            <w:bottom w:val="none" w:sz="0" w:space="0" w:color="auto"/>
            <w:right w:val="none" w:sz="0" w:space="0" w:color="auto"/>
          </w:divBdr>
        </w:div>
        <w:div w:id="1436747341">
          <w:marLeft w:val="640"/>
          <w:marRight w:val="0"/>
          <w:marTop w:val="0"/>
          <w:marBottom w:val="0"/>
          <w:divBdr>
            <w:top w:val="none" w:sz="0" w:space="0" w:color="auto"/>
            <w:left w:val="none" w:sz="0" w:space="0" w:color="auto"/>
            <w:bottom w:val="none" w:sz="0" w:space="0" w:color="auto"/>
            <w:right w:val="none" w:sz="0" w:space="0" w:color="auto"/>
          </w:divBdr>
        </w:div>
        <w:div w:id="1312127621">
          <w:marLeft w:val="640"/>
          <w:marRight w:val="0"/>
          <w:marTop w:val="0"/>
          <w:marBottom w:val="0"/>
          <w:divBdr>
            <w:top w:val="none" w:sz="0" w:space="0" w:color="auto"/>
            <w:left w:val="none" w:sz="0" w:space="0" w:color="auto"/>
            <w:bottom w:val="none" w:sz="0" w:space="0" w:color="auto"/>
            <w:right w:val="none" w:sz="0" w:space="0" w:color="auto"/>
          </w:divBdr>
        </w:div>
        <w:div w:id="2128502055">
          <w:marLeft w:val="640"/>
          <w:marRight w:val="0"/>
          <w:marTop w:val="0"/>
          <w:marBottom w:val="0"/>
          <w:divBdr>
            <w:top w:val="none" w:sz="0" w:space="0" w:color="auto"/>
            <w:left w:val="none" w:sz="0" w:space="0" w:color="auto"/>
            <w:bottom w:val="none" w:sz="0" w:space="0" w:color="auto"/>
            <w:right w:val="none" w:sz="0" w:space="0" w:color="auto"/>
          </w:divBdr>
        </w:div>
        <w:div w:id="1185829494">
          <w:marLeft w:val="640"/>
          <w:marRight w:val="0"/>
          <w:marTop w:val="0"/>
          <w:marBottom w:val="0"/>
          <w:divBdr>
            <w:top w:val="none" w:sz="0" w:space="0" w:color="auto"/>
            <w:left w:val="none" w:sz="0" w:space="0" w:color="auto"/>
            <w:bottom w:val="none" w:sz="0" w:space="0" w:color="auto"/>
            <w:right w:val="none" w:sz="0" w:space="0" w:color="auto"/>
          </w:divBdr>
        </w:div>
        <w:div w:id="307714500">
          <w:marLeft w:val="640"/>
          <w:marRight w:val="0"/>
          <w:marTop w:val="0"/>
          <w:marBottom w:val="0"/>
          <w:divBdr>
            <w:top w:val="none" w:sz="0" w:space="0" w:color="auto"/>
            <w:left w:val="none" w:sz="0" w:space="0" w:color="auto"/>
            <w:bottom w:val="none" w:sz="0" w:space="0" w:color="auto"/>
            <w:right w:val="none" w:sz="0" w:space="0" w:color="auto"/>
          </w:divBdr>
        </w:div>
        <w:div w:id="1152915132">
          <w:marLeft w:val="640"/>
          <w:marRight w:val="0"/>
          <w:marTop w:val="0"/>
          <w:marBottom w:val="0"/>
          <w:divBdr>
            <w:top w:val="none" w:sz="0" w:space="0" w:color="auto"/>
            <w:left w:val="none" w:sz="0" w:space="0" w:color="auto"/>
            <w:bottom w:val="none" w:sz="0" w:space="0" w:color="auto"/>
            <w:right w:val="none" w:sz="0" w:space="0" w:color="auto"/>
          </w:divBdr>
        </w:div>
        <w:div w:id="999306980">
          <w:marLeft w:val="640"/>
          <w:marRight w:val="0"/>
          <w:marTop w:val="0"/>
          <w:marBottom w:val="0"/>
          <w:divBdr>
            <w:top w:val="none" w:sz="0" w:space="0" w:color="auto"/>
            <w:left w:val="none" w:sz="0" w:space="0" w:color="auto"/>
            <w:bottom w:val="none" w:sz="0" w:space="0" w:color="auto"/>
            <w:right w:val="none" w:sz="0" w:space="0" w:color="auto"/>
          </w:divBdr>
        </w:div>
        <w:div w:id="1918632139">
          <w:marLeft w:val="640"/>
          <w:marRight w:val="0"/>
          <w:marTop w:val="0"/>
          <w:marBottom w:val="0"/>
          <w:divBdr>
            <w:top w:val="none" w:sz="0" w:space="0" w:color="auto"/>
            <w:left w:val="none" w:sz="0" w:space="0" w:color="auto"/>
            <w:bottom w:val="none" w:sz="0" w:space="0" w:color="auto"/>
            <w:right w:val="none" w:sz="0" w:space="0" w:color="auto"/>
          </w:divBdr>
        </w:div>
        <w:div w:id="1672179077">
          <w:marLeft w:val="640"/>
          <w:marRight w:val="0"/>
          <w:marTop w:val="0"/>
          <w:marBottom w:val="0"/>
          <w:divBdr>
            <w:top w:val="none" w:sz="0" w:space="0" w:color="auto"/>
            <w:left w:val="none" w:sz="0" w:space="0" w:color="auto"/>
            <w:bottom w:val="none" w:sz="0" w:space="0" w:color="auto"/>
            <w:right w:val="none" w:sz="0" w:space="0" w:color="auto"/>
          </w:divBdr>
        </w:div>
        <w:div w:id="781613321">
          <w:marLeft w:val="640"/>
          <w:marRight w:val="0"/>
          <w:marTop w:val="0"/>
          <w:marBottom w:val="0"/>
          <w:divBdr>
            <w:top w:val="none" w:sz="0" w:space="0" w:color="auto"/>
            <w:left w:val="none" w:sz="0" w:space="0" w:color="auto"/>
            <w:bottom w:val="none" w:sz="0" w:space="0" w:color="auto"/>
            <w:right w:val="none" w:sz="0" w:space="0" w:color="auto"/>
          </w:divBdr>
        </w:div>
        <w:div w:id="120418557">
          <w:marLeft w:val="640"/>
          <w:marRight w:val="0"/>
          <w:marTop w:val="0"/>
          <w:marBottom w:val="0"/>
          <w:divBdr>
            <w:top w:val="none" w:sz="0" w:space="0" w:color="auto"/>
            <w:left w:val="none" w:sz="0" w:space="0" w:color="auto"/>
            <w:bottom w:val="none" w:sz="0" w:space="0" w:color="auto"/>
            <w:right w:val="none" w:sz="0" w:space="0" w:color="auto"/>
          </w:divBdr>
        </w:div>
        <w:div w:id="817645430">
          <w:marLeft w:val="640"/>
          <w:marRight w:val="0"/>
          <w:marTop w:val="0"/>
          <w:marBottom w:val="0"/>
          <w:divBdr>
            <w:top w:val="none" w:sz="0" w:space="0" w:color="auto"/>
            <w:left w:val="none" w:sz="0" w:space="0" w:color="auto"/>
            <w:bottom w:val="none" w:sz="0" w:space="0" w:color="auto"/>
            <w:right w:val="none" w:sz="0" w:space="0" w:color="auto"/>
          </w:divBdr>
        </w:div>
        <w:div w:id="698703467">
          <w:marLeft w:val="640"/>
          <w:marRight w:val="0"/>
          <w:marTop w:val="0"/>
          <w:marBottom w:val="0"/>
          <w:divBdr>
            <w:top w:val="none" w:sz="0" w:space="0" w:color="auto"/>
            <w:left w:val="none" w:sz="0" w:space="0" w:color="auto"/>
            <w:bottom w:val="none" w:sz="0" w:space="0" w:color="auto"/>
            <w:right w:val="none" w:sz="0" w:space="0" w:color="auto"/>
          </w:divBdr>
        </w:div>
        <w:div w:id="1541212058">
          <w:marLeft w:val="640"/>
          <w:marRight w:val="0"/>
          <w:marTop w:val="0"/>
          <w:marBottom w:val="0"/>
          <w:divBdr>
            <w:top w:val="none" w:sz="0" w:space="0" w:color="auto"/>
            <w:left w:val="none" w:sz="0" w:space="0" w:color="auto"/>
            <w:bottom w:val="none" w:sz="0" w:space="0" w:color="auto"/>
            <w:right w:val="none" w:sz="0" w:space="0" w:color="auto"/>
          </w:divBdr>
        </w:div>
        <w:div w:id="744567725">
          <w:marLeft w:val="640"/>
          <w:marRight w:val="0"/>
          <w:marTop w:val="0"/>
          <w:marBottom w:val="0"/>
          <w:divBdr>
            <w:top w:val="none" w:sz="0" w:space="0" w:color="auto"/>
            <w:left w:val="none" w:sz="0" w:space="0" w:color="auto"/>
            <w:bottom w:val="none" w:sz="0" w:space="0" w:color="auto"/>
            <w:right w:val="none" w:sz="0" w:space="0" w:color="auto"/>
          </w:divBdr>
        </w:div>
        <w:div w:id="47457597">
          <w:marLeft w:val="640"/>
          <w:marRight w:val="0"/>
          <w:marTop w:val="0"/>
          <w:marBottom w:val="0"/>
          <w:divBdr>
            <w:top w:val="none" w:sz="0" w:space="0" w:color="auto"/>
            <w:left w:val="none" w:sz="0" w:space="0" w:color="auto"/>
            <w:bottom w:val="none" w:sz="0" w:space="0" w:color="auto"/>
            <w:right w:val="none" w:sz="0" w:space="0" w:color="auto"/>
          </w:divBdr>
        </w:div>
        <w:div w:id="365328758">
          <w:marLeft w:val="640"/>
          <w:marRight w:val="0"/>
          <w:marTop w:val="0"/>
          <w:marBottom w:val="0"/>
          <w:divBdr>
            <w:top w:val="none" w:sz="0" w:space="0" w:color="auto"/>
            <w:left w:val="none" w:sz="0" w:space="0" w:color="auto"/>
            <w:bottom w:val="none" w:sz="0" w:space="0" w:color="auto"/>
            <w:right w:val="none" w:sz="0" w:space="0" w:color="auto"/>
          </w:divBdr>
        </w:div>
        <w:div w:id="1105463859">
          <w:marLeft w:val="640"/>
          <w:marRight w:val="0"/>
          <w:marTop w:val="0"/>
          <w:marBottom w:val="0"/>
          <w:divBdr>
            <w:top w:val="none" w:sz="0" w:space="0" w:color="auto"/>
            <w:left w:val="none" w:sz="0" w:space="0" w:color="auto"/>
            <w:bottom w:val="none" w:sz="0" w:space="0" w:color="auto"/>
            <w:right w:val="none" w:sz="0" w:space="0" w:color="auto"/>
          </w:divBdr>
        </w:div>
        <w:div w:id="1548026834">
          <w:marLeft w:val="640"/>
          <w:marRight w:val="0"/>
          <w:marTop w:val="0"/>
          <w:marBottom w:val="0"/>
          <w:divBdr>
            <w:top w:val="none" w:sz="0" w:space="0" w:color="auto"/>
            <w:left w:val="none" w:sz="0" w:space="0" w:color="auto"/>
            <w:bottom w:val="none" w:sz="0" w:space="0" w:color="auto"/>
            <w:right w:val="none" w:sz="0" w:space="0" w:color="auto"/>
          </w:divBdr>
        </w:div>
        <w:div w:id="175731147">
          <w:marLeft w:val="640"/>
          <w:marRight w:val="0"/>
          <w:marTop w:val="0"/>
          <w:marBottom w:val="0"/>
          <w:divBdr>
            <w:top w:val="none" w:sz="0" w:space="0" w:color="auto"/>
            <w:left w:val="none" w:sz="0" w:space="0" w:color="auto"/>
            <w:bottom w:val="none" w:sz="0" w:space="0" w:color="auto"/>
            <w:right w:val="none" w:sz="0" w:space="0" w:color="auto"/>
          </w:divBdr>
        </w:div>
        <w:div w:id="854995388">
          <w:marLeft w:val="640"/>
          <w:marRight w:val="0"/>
          <w:marTop w:val="0"/>
          <w:marBottom w:val="0"/>
          <w:divBdr>
            <w:top w:val="none" w:sz="0" w:space="0" w:color="auto"/>
            <w:left w:val="none" w:sz="0" w:space="0" w:color="auto"/>
            <w:bottom w:val="none" w:sz="0" w:space="0" w:color="auto"/>
            <w:right w:val="none" w:sz="0" w:space="0" w:color="auto"/>
          </w:divBdr>
        </w:div>
        <w:div w:id="379136139">
          <w:marLeft w:val="640"/>
          <w:marRight w:val="0"/>
          <w:marTop w:val="0"/>
          <w:marBottom w:val="0"/>
          <w:divBdr>
            <w:top w:val="none" w:sz="0" w:space="0" w:color="auto"/>
            <w:left w:val="none" w:sz="0" w:space="0" w:color="auto"/>
            <w:bottom w:val="none" w:sz="0" w:space="0" w:color="auto"/>
            <w:right w:val="none" w:sz="0" w:space="0" w:color="auto"/>
          </w:divBdr>
        </w:div>
        <w:div w:id="1708876391">
          <w:marLeft w:val="640"/>
          <w:marRight w:val="0"/>
          <w:marTop w:val="0"/>
          <w:marBottom w:val="0"/>
          <w:divBdr>
            <w:top w:val="none" w:sz="0" w:space="0" w:color="auto"/>
            <w:left w:val="none" w:sz="0" w:space="0" w:color="auto"/>
            <w:bottom w:val="none" w:sz="0" w:space="0" w:color="auto"/>
            <w:right w:val="none" w:sz="0" w:space="0" w:color="auto"/>
          </w:divBdr>
        </w:div>
        <w:div w:id="563952483">
          <w:marLeft w:val="640"/>
          <w:marRight w:val="0"/>
          <w:marTop w:val="0"/>
          <w:marBottom w:val="0"/>
          <w:divBdr>
            <w:top w:val="none" w:sz="0" w:space="0" w:color="auto"/>
            <w:left w:val="none" w:sz="0" w:space="0" w:color="auto"/>
            <w:bottom w:val="none" w:sz="0" w:space="0" w:color="auto"/>
            <w:right w:val="none" w:sz="0" w:space="0" w:color="auto"/>
          </w:divBdr>
        </w:div>
        <w:div w:id="1718360825">
          <w:marLeft w:val="640"/>
          <w:marRight w:val="0"/>
          <w:marTop w:val="0"/>
          <w:marBottom w:val="0"/>
          <w:divBdr>
            <w:top w:val="none" w:sz="0" w:space="0" w:color="auto"/>
            <w:left w:val="none" w:sz="0" w:space="0" w:color="auto"/>
            <w:bottom w:val="none" w:sz="0" w:space="0" w:color="auto"/>
            <w:right w:val="none" w:sz="0" w:space="0" w:color="auto"/>
          </w:divBdr>
        </w:div>
        <w:div w:id="1475567723">
          <w:marLeft w:val="640"/>
          <w:marRight w:val="0"/>
          <w:marTop w:val="0"/>
          <w:marBottom w:val="0"/>
          <w:divBdr>
            <w:top w:val="none" w:sz="0" w:space="0" w:color="auto"/>
            <w:left w:val="none" w:sz="0" w:space="0" w:color="auto"/>
            <w:bottom w:val="none" w:sz="0" w:space="0" w:color="auto"/>
            <w:right w:val="none" w:sz="0" w:space="0" w:color="auto"/>
          </w:divBdr>
        </w:div>
        <w:div w:id="352650009">
          <w:marLeft w:val="640"/>
          <w:marRight w:val="0"/>
          <w:marTop w:val="0"/>
          <w:marBottom w:val="0"/>
          <w:divBdr>
            <w:top w:val="none" w:sz="0" w:space="0" w:color="auto"/>
            <w:left w:val="none" w:sz="0" w:space="0" w:color="auto"/>
            <w:bottom w:val="none" w:sz="0" w:space="0" w:color="auto"/>
            <w:right w:val="none" w:sz="0" w:space="0" w:color="auto"/>
          </w:divBdr>
        </w:div>
        <w:div w:id="1885826412">
          <w:marLeft w:val="640"/>
          <w:marRight w:val="0"/>
          <w:marTop w:val="0"/>
          <w:marBottom w:val="0"/>
          <w:divBdr>
            <w:top w:val="none" w:sz="0" w:space="0" w:color="auto"/>
            <w:left w:val="none" w:sz="0" w:space="0" w:color="auto"/>
            <w:bottom w:val="none" w:sz="0" w:space="0" w:color="auto"/>
            <w:right w:val="none" w:sz="0" w:space="0" w:color="auto"/>
          </w:divBdr>
        </w:div>
        <w:div w:id="1798571692">
          <w:marLeft w:val="640"/>
          <w:marRight w:val="0"/>
          <w:marTop w:val="0"/>
          <w:marBottom w:val="0"/>
          <w:divBdr>
            <w:top w:val="none" w:sz="0" w:space="0" w:color="auto"/>
            <w:left w:val="none" w:sz="0" w:space="0" w:color="auto"/>
            <w:bottom w:val="none" w:sz="0" w:space="0" w:color="auto"/>
            <w:right w:val="none" w:sz="0" w:space="0" w:color="auto"/>
          </w:divBdr>
        </w:div>
        <w:div w:id="2127112218">
          <w:marLeft w:val="640"/>
          <w:marRight w:val="0"/>
          <w:marTop w:val="0"/>
          <w:marBottom w:val="0"/>
          <w:divBdr>
            <w:top w:val="none" w:sz="0" w:space="0" w:color="auto"/>
            <w:left w:val="none" w:sz="0" w:space="0" w:color="auto"/>
            <w:bottom w:val="none" w:sz="0" w:space="0" w:color="auto"/>
            <w:right w:val="none" w:sz="0" w:space="0" w:color="auto"/>
          </w:divBdr>
        </w:div>
        <w:div w:id="1890804600">
          <w:marLeft w:val="640"/>
          <w:marRight w:val="0"/>
          <w:marTop w:val="0"/>
          <w:marBottom w:val="0"/>
          <w:divBdr>
            <w:top w:val="none" w:sz="0" w:space="0" w:color="auto"/>
            <w:left w:val="none" w:sz="0" w:space="0" w:color="auto"/>
            <w:bottom w:val="none" w:sz="0" w:space="0" w:color="auto"/>
            <w:right w:val="none" w:sz="0" w:space="0" w:color="auto"/>
          </w:divBdr>
        </w:div>
        <w:div w:id="392654299">
          <w:marLeft w:val="640"/>
          <w:marRight w:val="0"/>
          <w:marTop w:val="0"/>
          <w:marBottom w:val="0"/>
          <w:divBdr>
            <w:top w:val="none" w:sz="0" w:space="0" w:color="auto"/>
            <w:left w:val="none" w:sz="0" w:space="0" w:color="auto"/>
            <w:bottom w:val="none" w:sz="0" w:space="0" w:color="auto"/>
            <w:right w:val="none" w:sz="0" w:space="0" w:color="auto"/>
          </w:divBdr>
        </w:div>
        <w:div w:id="222299512">
          <w:marLeft w:val="640"/>
          <w:marRight w:val="0"/>
          <w:marTop w:val="0"/>
          <w:marBottom w:val="0"/>
          <w:divBdr>
            <w:top w:val="none" w:sz="0" w:space="0" w:color="auto"/>
            <w:left w:val="none" w:sz="0" w:space="0" w:color="auto"/>
            <w:bottom w:val="none" w:sz="0" w:space="0" w:color="auto"/>
            <w:right w:val="none" w:sz="0" w:space="0" w:color="auto"/>
          </w:divBdr>
        </w:div>
        <w:div w:id="1506481920">
          <w:marLeft w:val="640"/>
          <w:marRight w:val="0"/>
          <w:marTop w:val="0"/>
          <w:marBottom w:val="0"/>
          <w:divBdr>
            <w:top w:val="none" w:sz="0" w:space="0" w:color="auto"/>
            <w:left w:val="none" w:sz="0" w:space="0" w:color="auto"/>
            <w:bottom w:val="none" w:sz="0" w:space="0" w:color="auto"/>
            <w:right w:val="none" w:sz="0" w:space="0" w:color="auto"/>
          </w:divBdr>
        </w:div>
        <w:div w:id="1789814649">
          <w:marLeft w:val="640"/>
          <w:marRight w:val="0"/>
          <w:marTop w:val="0"/>
          <w:marBottom w:val="0"/>
          <w:divBdr>
            <w:top w:val="none" w:sz="0" w:space="0" w:color="auto"/>
            <w:left w:val="none" w:sz="0" w:space="0" w:color="auto"/>
            <w:bottom w:val="none" w:sz="0" w:space="0" w:color="auto"/>
            <w:right w:val="none" w:sz="0" w:space="0" w:color="auto"/>
          </w:divBdr>
        </w:div>
        <w:div w:id="1074232638">
          <w:marLeft w:val="640"/>
          <w:marRight w:val="0"/>
          <w:marTop w:val="0"/>
          <w:marBottom w:val="0"/>
          <w:divBdr>
            <w:top w:val="none" w:sz="0" w:space="0" w:color="auto"/>
            <w:left w:val="none" w:sz="0" w:space="0" w:color="auto"/>
            <w:bottom w:val="none" w:sz="0" w:space="0" w:color="auto"/>
            <w:right w:val="none" w:sz="0" w:space="0" w:color="auto"/>
          </w:divBdr>
        </w:div>
        <w:div w:id="1555433247">
          <w:marLeft w:val="640"/>
          <w:marRight w:val="0"/>
          <w:marTop w:val="0"/>
          <w:marBottom w:val="0"/>
          <w:divBdr>
            <w:top w:val="none" w:sz="0" w:space="0" w:color="auto"/>
            <w:left w:val="none" w:sz="0" w:space="0" w:color="auto"/>
            <w:bottom w:val="none" w:sz="0" w:space="0" w:color="auto"/>
            <w:right w:val="none" w:sz="0" w:space="0" w:color="auto"/>
          </w:divBdr>
        </w:div>
        <w:div w:id="783497357">
          <w:marLeft w:val="640"/>
          <w:marRight w:val="0"/>
          <w:marTop w:val="0"/>
          <w:marBottom w:val="0"/>
          <w:divBdr>
            <w:top w:val="none" w:sz="0" w:space="0" w:color="auto"/>
            <w:left w:val="none" w:sz="0" w:space="0" w:color="auto"/>
            <w:bottom w:val="none" w:sz="0" w:space="0" w:color="auto"/>
            <w:right w:val="none" w:sz="0" w:space="0" w:color="auto"/>
          </w:divBdr>
        </w:div>
        <w:div w:id="167984854">
          <w:marLeft w:val="640"/>
          <w:marRight w:val="0"/>
          <w:marTop w:val="0"/>
          <w:marBottom w:val="0"/>
          <w:divBdr>
            <w:top w:val="none" w:sz="0" w:space="0" w:color="auto"/>
            <w:left w:val="none" w:sz="0" w:space="0" w:color="auto"/>
            <w:bottom w:val="none" w:sz="0" w:space="0" w:color="auto"/>
            <w:right w:val="none" w:sz="0" w:space="0" w:color="auto"/>
          </w:divBdr>
        </w:div>
        <w:div w:id="862675008">
          <w:marLeft w:val="640"/>
          <w:marRight w:val="0"/>
          <w:marTop w:val="0"/>
          <w:marBottom w:val="0"/>
          <w:divBdr>
            <w:top w:val="none" w:sz="0" w:space="0" w:color="auto"/>
            <w:left w:val="none" w:sz="0" w:space="0" w:color="auto"/>
            <w:bottom w:val="none" w:sz="0" w:space="0" w:color="auto"/>
            <w:right w:val="none" w:sz="0" w:space="0" w:color="auto"/>
          </w:divBdr>
        </w:div>
        <w:div w:id="744185019">
          <w:marLeft w:val="640"/>
          <w:marRight w:val="0"/>
          <w:marTop w:val="0"/>
          <w:marBottom w:val="0"/>
          <w:divBdr>
            <w:top w:val="none" w:sz="0" w:space="0" w:color="auto"/>
            <w:left w:val="none" w:sz="0" w:space="0" w:color="auto"/>
            <w:bottom w:val="none" w:sz="0" w:space="0" w:color="auto"/>
            <w:right w:val="none" w:sz="0" w:space="0" w:color="auto"/>
          </w:divBdr>
        </w:div>
        <w:div w:id="244534618">
          <w:marLeft w:val="640"/>
          <w:marRight w:val="0"/>
          <w:marTop w:val="0"/>
          <w:marBottom w:val="0"/>
          <w:divBdr>
            <w:top w:val="none" w:sz="0" w:space="0" w:color="auto"/>
            <w:left w:val="none" w:sz="0" w:space="0" w:color="auto"/>
            <w:bottom w:val="none" w:sz="0" w:space="0" w:color="auto"/>
            <w:right w:val="none" w:sz="0" w:space="0" w:color="auto"/>
          </w:divBdr>
        </w:div>
        <w:div w:id="485315674">
          <w:marLeft w:val="640"/>
          <w:marRight w:val="0"/>
          <w:marTop w:val="0"/>
          <w:marBottom w:val="0"/>
          <w:divBdr>
            <w:top w:val="none" w:sz="0" w:space="0" w:color="auto"/>
            <w:left w:val="none" w:sz="0" w:space="0" w:color="auto"/>
            <w:bottom w:val="none" w:sz="0" w:space="0" w:color="auto"/>
            <w:right w:val="none" w:sz="0" w:space="0" w:color="auto"/>
          </w:divBdr>
        </w:div>
        <w:div w:id="736048649">
          <w:marLeft w:val="640"/>
          <w:marRight w:val="0"/>
          <w:marTop w:val="0"/>
          <w:marBottom w:val="0"/>
          <w:divBdr>
            <w:top w:val="none" w:sz="0" w:space="0" w:color="auto"/>
            <w:left w:val="none" w:sz="0" w:space="0" w:color="auto"/>
            <w:bottom w:val="none" w:sz="0" w:space="0" w:color="auto"/>
            <w:right w:val="none" w:sz="0" w:space="0" w:color="auto"/>
          </w:divBdr>
        </w:div>
        <w:div w:id="27803267">
          <w:marLeft w:val="640"/>
          <w:marRight w:val="0"/>
          <w:marTop w:val="0"/>
          <w:marBottom w:val="0"/>
          <w:divBdr>
            <w:top w:val="none" w:sz="0" w:space="0" w:color="auto"/>
            <w:left w:val="none" w:sz="0" w:space="0" w:color="auto"/>
            <w:bottom w:val="none" w:sz="0" w:space="0" w:color="auto"/>
            <w:right w:val="none" w:sz="0" w:space="0" w:color="auto"/>
          </w:divBdr>
        </w:div>
        <w:div w:id="1079252849">
          <w:marLeft w:val="640"/>
          <w:marRight w:val="0"/>
          <w:marTop w:val="0"/>
          <w:marBottom w:val="0"/>
          <w:divBdr>
            <w:top w:val="none" w:sz="0" w:space="0" w:color="auto"/>
            <w:left w:val="none" w:sz="0" w:space="0" w:color="auto"/>
            <w:bottom w:val="none" w:sz="0" w:space="0" w:color="auto"/>
            <w:right w:val="none" w:sz="0" w:space="0" w:color="auto"/>
          </w:divBdr>
        </w:div>
      </w:divsChild>
    </w:div>
    <w:div w:id="1612317096">
      <w:bodyDiv w:val="1"/>
      <w:marLeft w:val="0"/>
      <w:marRight w:val="0"/>
      <w:marTop w:val="0"/>
      <w:marBottom w:val="0"/>
      <w:divBdr>
        <w:top w:val="none" w:sz="0" w:space="0" w:color="auto"/>
        <w:left w:val="none" w:sz="0" w:space="0" w:color="auto"/>
        <w:bottom w:val="none" w:sz="0" w:space="0" w:color="auto"/>
        <w:right w:val="none" w:sz="0" w:space="0" w:color="auto"/>
      </w:divBdr>
      <w:divsChild>
        <w:div w:id="1370036715">
          <w:marLeft w:val="640"/>
          <w:marRight w:val="0"/>
          <w:marTop w:val="0"/>
          <w:marBottom w:val="0"/>
          <w:divBdr>
            <w:top w:val="none" w:sz="0" w:space="0" w:color="auto"/>
            <w:left w:val="none" w:sz="0" w:space="0" w:color="auto"/>
            <w:bottom w:val="none" w:sz="0" w:space="0" w:color="auto"/>
            <w:right w:val="none" w:sz="0" w:space="0" w:color="auto"/>
          </w:divBdr>
        </w:div>
        <w:div w:id="1651864072">
          <w:marLeft w:val="640"/>
          <w:marRight w:val="0"/>
          <w:marTop w:val="0"/>
          <w:marBottom w:val="0"/>
          <w:divBdr>
            <w:top w:val="none" w:sz="0" w:space="0" w:color="auto"/>
            <w:left w:val="none" w:sz="0" w:space="0" w:color="auto"/>
            <w:bottom w:val="none" w:sz="0" w:space="0" w:color="auto"/>
            <w:right w:val="none" w:sz="0" w:space="0" w:color="auto"/>
          </w:divBdr>
        </w:div>
        <w:div w:id="1255357695">
          <w:marLeft w:val="640"/>
          <w:marRight w:val="0"/>
          <w:marTop w:val="0"/>
          <w:marBottom w:val="0"/>
          <w:divBdr>
            <w:top w:val="none" w:sz="0" w:space="0" w:color="auto"/>
            <w:left w:val="none" w:sz="0" w:space="0" w:color="auto"/>
            <w:bottom w:val="none" w:sz="0" w:space="0" w:color="auto"/>
            <w:right w:val="none" w:sz="0" w:space="0" w:color="auto"/>
          </w:divBdr>
        </w:div>
        <w:div w:id="374432827">
          <w:marLeft w:val="640"/>
          <w:marRight w:val="0"/>
          <w:marTop w:val="0"/>
          <w:marBottom w:val="0"/>
          <w:divBdr>
            <w:top w:val="none" w:sz="0" w:space="0" w:color="auto"/>
            <w:left w:val="none" w:sz="0" w:space="0" w:color="auto"/>
            <w:bottom w:val="none" w:sz="0" w:space="0" w:color="auto"/>
            <w:right w:val="none" w:sz="0" w:space="0" w:color="auto"/>
          </w:divBdr>
        </w:div>
        <w:div w:id="1280574234">
          <w:marLeft w:val="640"/>
          <w:marRight w:val="0"/>
          <w:marTop w:val="0"/>
          <w:marBottom w:val="0"/>
          <w:divBdr>
            <w:top w:val="none" w:sz="0" w:space="0" w:color="auto"/>
            <w:left w:val="none" w:sz="0" w:space="0" w:color="auto"/>
            <w:bottom w:val="none" w:sz="0" w:space="0" w:color="auto"/>
            <w:right w:val="none" w:sz="0" w:space="0" w:color="auto"/>
          </w:divBdr>
        </w:div>
        <w:div w:id="2052726724">
          <w:marLeft w:val="640"/>
          <w:marRight w:val="0"/>
          <w:marTop w:val="0"/>
          <w:marBottom w:val="0"/>
          <w:divBdr>
            <w:top w:val="none" w:sz="0" w:space="0" w:color="auto"/>
            <w:left w:val="none" w:sz="0" w:space="0" w:color="auto"/>
            <w:bottom w:val="none" w:sz="0" w:space="0" w:color="auto"/>
            <w:right w:val="none" w:sz="0" w:space="0" w:color="auto"/>
          </w:divBdr>
        </w:div>
        <w:div w:id="840117742">
          <w:marLeft w:val="640"/>
          <w:marRight w:val="0"/>
          <w:marTop w:val="0"/>
          <w:marBottom w:val="0"/>
          <w:divBdr>
            <w:top w:val="none" w:sz="0" w:space="0" w:color="auto"/>
            <w:left w:val="none" w:sz="0" w:space="0" w:color="auto"/>
            <w:bottom w:val="none" w:sz="0" w:space="0" w:color="auto"/>
            <w:right w:val="none" w:sz="0" w:space="0" w:color="auto"/>
          </w:divBdr>
        </w:div>
        <w:div w:id="475024977">
          <w:marLeft w:val="640"/>
          <w:marRight w:val="0"/>
          <w:marTop w:val="0"/>
          <w:marBottom w:val="0"/>
          <w:divBdr>
            <w:top w:val="none" w:sz="0" w:space="0" w:color="auto"/>
            <w:left w:val="none" w:sz="0" w:space="0" w:color="auto"/>
            <w:bottom w:val="none" w:sz="0" w:space="0" w:color="auto"/>
            <w:right w:val="none" w:sz="0" w:space="0" w:color="auto"/>
          </w:divBdr>
        </w:div>
        <w:div w:id="272245013">
          <w:marLeft w:val="640"/>
          <w:marRight w:val="0"/>
          <w:marTop w:val="0"/>
          <w:marBottom w:val="0"/>
          <w:divBdr>
            <w:top w:val="none" w:sz="0" w:space="0" w:color="auto"/>
            <w:left w:val="none" w:sz="0" w:space="0" w:color="auto"/>
            <w:bottom w:val="none" w:sz="0" w:space="0" w:color="auto"/>
            <w:right w:val="none" w:sz="0" w:space="0" w:color="auto"/>
          </w:divBdr>
        </w:div>
        <w:div w:id="1049303401">
          <w:marLeft w:val="640"/>
          <w:marRight w:val="0"/>
          <w:marTop w:val="0"/>
          <w:marBottom w:val="0"/>
          <w:divBdr>
            <w:top w:val="none" w:sz="0" w:space="0" w:color="auto"/>
            <w:left w:val="none" w:sz="0" w:space="0" w:color="auto"/>
            <w:bottom w:val="none" w:sz="0" w:space="0" w:color="auto"/>
            <w:right w:val="none" w:sz="0" w:space="0" w:color="auto"/>
          </w:divBdr>
        </w:div>
        <w:div w:id="1850172924">
          <w:marLeft w:val="640"/>
          <w:marRight w:val="0"/>
          <w:marTop w:val="0"/>
          <w:marBottom w:val="0"/>
          <w:divBdr>
            <w:top w:val="none" w:sz="0" w:space="0" w:color="auto"/>
            <w:left w:val="none" w:sz="0" w:space="0" w:color="auto"/>
            <w:bottom w:val="none" w:sz="0" w:space="0" w:color="auto"/>
            <w:right w:val="none" w:sz="0" w:space="0" w:color="auto"/>
          </w:divBdr>
        </w:div>
        <w:div w:id="709846086">
          <w:marLeft w:val="640"/>
          <w:marRight w:val="0"/>
          <w:marTop w:val="0"/>
          <w:marBottom w:val="0"/>
          <w:divBdr>
            <w:top w:val="none" w:sz="0" w:space="0" w:color="auto"/>
            <w:left w:val="none" w:sz="0" w:space="0" w:color="auto"/>
            <w:bottom w:val="none" w:sz="0" w:space="0" w:color="auto"/>
            <w:right w:val="none" w:sz="0" w:space="0" w:color="auto"/>
          </w:divBdr>
        </w:div>
        <w:div w:id="1867408208">
          <w:marLeft w:val="640"/>
          <w:marRight w:val="0"/>
          <w:marTop w:val="0"/>
          <w:marBottom w:val="0"/>
          <w:divBdr>
            <w:top w:val="none" w:sz="0" w:space="0" w:color="auto"/>
            <w:left w:val="none" w:sz="0" w:space="0" w:color="auto"/>
            <w:bottom w:val="none" w:sz="0" w:space="0" w:color="auto"/>
            <w:right w:val="none" w:sz="0" w:space="0" w:color="auto"/>
          </w:divBdr>
        </w:div>
        <w:div w:id="489836282">
          <w:marLeft w:val="640"/>
          <w:marRight w:val="0"/>
          <w:marTop w:val="0"/>
          <w:marBottom w:val="0"/>
          <w:divBdr>
            <w:top w:val="none" w:sz="0" w:space="0" w:color="auto"/>
            <w:left w:val="none" w:sz="0" w:space="0" w:color="auto"/>
            <w:bottom w:val="none" w:sz="0" w:space="0" w:color="auto"/>
            <w:right w:val="none" w:sz="0" w:space="0" w:color="auto"/>
          </w:divBdr>
        </w:div>
        <w:div w:id="1669140677">
          <w:marLeft w:val="640"/>
          <w:marRight w:val="0"/>
          <w:marTop w:val="0"/>
          <w:marBottom w:val="0"/>
          <w:divBdr>
            <w:top w:val="none" w:sz="0" w:space="0" w:color="auto"/>
            <w:left w:val="none" w:sz="0" w:space="0" w:color="auto"/>
            <w:bottom w:val="none" w:sz="0" w:space="0" w:color="auto"/>
            <w:right w:val="none" w:sz="0" w:space="0" w:color="auto"/>
          </w:divBdr>
        </w:div>
        <w:div w:id="1504123156">
          <w:marLeft w:val="640"/>
          <w:marRight w:val="0"/>
          <w:marTop w:val="0"/>
          <w:marBottom w:val="0"/>
          <w:divBdr>
            <w:top w:val="none" w:sz="0" w:space="0" w:color="auto"/>
            <w:left w:val="none" w:sz="0" w:space="0" w:color="auto"/>
            <w:bottom w:val="none" w:sz="0" w:space="0" w:color="auto"/>
            <w:right w:val="none" w:sz="0" w:space="0" w:color="auto"/>
          </w:divBdr>
        </w:div>
        <w:div w:id="918293913">
          <w:marLeft w:val="640"/>
          <w:marRight w:val="0"/>
          <w:marTop w:val="0"/>
          <w:marBottom w:val="0"/>
          <w:divBdr>
            <w:top w:val="none" w:sz="0" w:space="0" w:color="auto"/>
            <w:left w:val="none" w:sz="0" w:space="0" w:color="auto"/>
            <w:bottom w:val="none" w:sz="0" w:space="0" w:color="auto"/>
            <w:right w:val="none" w:sz="0" w:space="0" w:color="auto"/>
          </w:divBdr>
        </w:div>
        <w:div w:id="1028330887">
          <w:marLeft w:val="640"/>
          <w:marRight w:val="0"/>
          <w:marTop w:val="0"/>
          <w:marBottom w:val="0"/>
          <w:divBdr>
            <w:top w:val="none" w:sz="0" w:space="0" w:color="auto"/>
            <w:left w:val="none" w:sz="0" w:space="0" w:color="auto"/>
            <w:bottom w:val="none" w:sz="0" w:space="0" w:color="auto"/>
            <w:right w:val="none" w:sz="0" w:space="0" w:color="auto"/>
          </w:divBdr>
        </w:div>
        <w:div w:id="1858690408">
          <w:marLeft w:val="640"/>
          <w:marRight w:val="0"/>
          <w:marTop w:val="0"/>
          <w:marBottom w:val="0"/>
          <w:divBdr>
            <w:top w:val="none" w:sz="0" w:space="0" w:color="auto"/>
            <w:left w:val="none" w:sz="0" w:space="0" w:color="auto"/>
            <w:bottom w:val="none" w:sz="0" w:space="0" w:color="auto"/>
            <w:right w:val="none" w:sz="0" w:space="0" w:color="auto"/>
          </w:divBdr>
        </w:div>
        <w:div w:id="2053727498">
          <w:marLeft w:val="640"/>
          <w:marRight w:val="0"/>
          <w:marTop w:val="0"/>
          <w:marBottom w:val="0"/>
          <w:divBdr>
            <w:top w:val="none" w:sz="0" w:space="0" w:color="auto"/>
            <w:left w:val="none" w:sz="0" w:space="0" w:color="auto"/>
            <w:bottom w:val="none" w:sz="0" w:space="0" w:color="auto"/>
            <w:right w:val="none" w:sz="0" w:space="0" w:color="auto"/>
          </w:divBdr>
        </w:div>
        <w:div w:id="1574196760">
          <w:marLeft w:val="640"/>
          <w:marRight w:val="0"/>
          <w:marTop w:val="0"/>
          <w:marBottom w:val="0"/>
          <w:divBdr>
            <w:top w:val="none" w:sz="0" w:space="0" w:color="auto"/>
            <w:left w:val="none" w:sz="0" w:space="0" w:color="auto"/>
            <w:bottom w:val="none" w:sz="0" w:space="0" w:color="auto"/>
            <w:right w:val="none" w:sz="0" w:space="0" w:color="auto"/>
          </w:divBdr>
        </w:div>
        <w:div w:id="1804928640">
          <w:marLeft w:val="640"/>
          <w:marRight w:val="0"/>
          <w:marTop w:val="0"/>
          <w:marBottom w:val="0"/>
          <w:divBdr>
            <w:top w:val="none" w:sz="0" w:space="0" w:color="auto"/>
            <w:left w:val="none" w:sz="0" w:space="0" w:color="auto"/>
            <w:bottom w:val="none" w:sz="0" w:space="0" w:color="auto"/>
            <w:right w:val="none" w:sz="0" w:space="0" w:color="auto"/>
          </w:divBdr>
        </w:div>
        <w:div w:id="1558782726">
          <w:marLeft w:val="640"/>
          <w:marRight w:val="0"/>
          <w:marTop w:val="0"/>
          <w:marBottom w:val="0"/>
          <w:divBdr>
            <w:top w:val="none" w:sz="0" w:space="0" w:color="auto"/>
            <w:left w:val="none" w:sz="0" w:space="0" w:color="auto"/>
            <w:bottom w:val="none" w:sz="0" w:space="0" w:color="auto"/>
            <w:right w:val="none" w:sz="0" w:space="0" w:color="auto"/>
          </w:divBdr>
        </w:div>
        <w:div w:id="738481085">
          <w:marLeft w:val="640"/>
          <w:marRight w:val="0"/>
          <w:marTop w:val="0"/>
          <w:marBottom w:val="0"/>
          <w:divBdr>
            <w:top w:val="none" w:sz="0" w:space="0" w:color="auto"/>
            <w:left w:val="none" w:sz="0" w:space="0" w:color="auto"/>
            <w:bottom w:val="none" w:sz="0" w:space="0" w:color="auto"/>
            <w:right w:val="none" w:sz="0" w:space="0" w:color="auto"/>
          </w:divBdr>
        </w:div>
        <w:div w:id="324939286">
          <w:marLeft w:val="640"/>
          <w:marRight w:val="0"/>
          <w:marTop w:val="0"/>
          <w:marBottom w:val="0"/>
          <w:divBdr>
            <w:top w:val="none" w:sz="0" w:space="0" w:color="auto"/>
            <w:left w:val="none" w:sz="0" w:space="0" w:color="auto"/>
            <w:bottom w:val="none" w:sz="0" w:space="0" w:color="auto"/>
            <w:right w:val="none" w:sz="0" w:space="0" w:color="auto"/>
          </w:divBdr>
        </w:div>
        <w:div w:id="403987034">
          <w:marLeft w:val="640"/>
          <w:marRight w:val="0"/>
          <w:marTop w:val="0"/>
          <w:marBottom w:val="0"/>
          <w:divBdr>
            <w:top w:val="none" w:sz="0" w:space="0" w:color="auto"/>
            <w:left w:val="none" w:sz="0" w:space="0" w:color="auto"/>
            <w:bottom w:val="none" w:sz="0" w:space="0" w:color="auto"/>
            <w:right w:val="none" w:sz="0" w:space="0" w:color="auto"/>
          </w:divBdr>
        </w:div>
        <w:div w:id="1392575290">
          <w:marLeft w:val="640"/>
          <w:marRight w:val="0"/>
          <w:marTop w:val="0"/>
          <w:marBottom w:val="0"/>
          <w:divBdr>
            <w:top w:val="none" w:sz="0" w:space="0" w:color="auto"/>
            <w:left w:val="none" w:sz="0" w:space="0" w:color="auto"/>
            <w:bottom w:val="none" w:sz="0" w:space="0" w:color="auto"/>
            <w:right w:val="none" w:sz="0" w:space="0" w:color="auto"/>
          </w:divBdr>
        </w:div>
        <w:div w:id="1532690714">
          <w:marLeft w:val="640"/>
          <w:marRight w:val="0"/>
          <w:marTop w:val="0"/>
          <w:marBottom w:val="0"/>
          <w:divBdr>
            <w:top w:val="none" w:sz="0" w:space="0" w:color="auto"/>
            <w:left w:val="none" w:sz="0" w:space="0" w:color="auto"/>
            <w:bottom w:val="none" w:sz="0" w:space="0" w:color="auto"/>
            <w:right w:val="none" w:sz="0" w:space="0" w:color="auto"/>
          </w:divBdr>
        </w:div>
        <w:div w:id="1119646362">
          <w:marLeft w:val="640"/>
          <w:marRight w:val="0"/>
          <w:marTop w:val="0"/>
          <w:marBottom w:val="0"/>
          <w:divBdr>
            <w:top w:val="none" w:sz="0" w:space="0" w:color="auto"/>
            <w:left w:val="none" w:sz="0" w:space="0" w:color="auto"/>
            <w:bottom w:val="none" w:sz="0" w:space="0" w:color="auto"/>
            <w:right w:val="none" w:sz="0" w:space="0" w:color="auto"/>
          </w:divBdr>
        </w:div>
        <w:div w:id="622545218">
          <w:marLeft w:val="640"/>
          <w:marRight w:val="0"/>
          <w:marTop w:val="0"/>
          <w:marBottom w:val="0"/>
          <w:divBdr>
            <w:top w:val="none" w:sz="0" w:space="0" w:color="auto"/>
            <w:left w:val="none" w:sz="0" w:space="0" w:color="auto"/>
            <w:bottom w:val="none" w:sz="0" w:space="0" w:color="auto"/>
            <w:right w:val="none" w:sz="0" w:space="0" w:color="auto"/>
          </w:divBdr>
        </w:div>
        <w:div w:id="424812282">
          <w:marLeft w:val="640"/>
          <w:marRight w:val="0"/>
          <w:marTop w:val="0"/>
          <w:marBottom w:val="0"/>
          <w:divBdr>
            <w:top w:val="none" w:sz="0" w:space="0" w:color="auto"/>
            <w:left w:val="none" w:sz="0" w:space="0" w:color="auto"/>
            <w:bottom w:val="none" w:sz="0" w:space="0" w:color="auto"/>
            <w:right w:val="none" w:sz="0" w:space="0" w:color="auto"/>
          </w:divBdr>
        </w:div>
        <w:div w:id="1635602472">
          <w:marLeft w:val="640"/>
          <w:marRight w:val="0"/>
          <w:marTop w:val="0"/>
          <w:marBottom w:val="0"/>
          <w:divBdr>
            <w:top w:val="none" w:sz="0" w:space="0" w:color="auto"/>
            <w:left w:val="none" w:sz="0" w:space="0" w:color="auto"/>
            <w:bottom w:val="none" w:sz="0" w:space="0" w:color="auto"/>
            <w:right w:val="none" w:sz="0" w:space="0" w:color="auto"/>
          </w:divBdr>
        </w:div>
        <w:div w:id="993800258">
          <w:marLeft w:val="640"/>
          <w:marRight w:val="0"/>
          <w:marTop w:val="0"/>
          <w:marBottom w:val="0"/>
          <w:divBdr>
            <w:top w:val="none" w:sz="0" w:space="0" w:color="auto"/>
            <w:left w:val="none" w:sz="0" w:space="0" w:color="auto"/>
            <w:bottom w:val="none" w:sz="0" w:space="0" w:color="auto"/>
            <w:right w:val="none" w:sz="0" w:space="0" w:color="auto"/>
          </w:divBdr>
        </w:div>
        <w:div w:id="1474634579">
          <w:marLeft w:val="640"/>
          <w:marRight w:val="0"/>
          <w:marTop w:val="0"/>
          <w:marBottom w:val="0"/>
          <w:divBdr>
            <w:top w:val="none" w:sz="0" w:space="0" w:color="auto"/>
            <w:left w:val="none" w:sz="0" w:space="0" w:color="auto"/>
            <w:bottom w:val="none" w:sz="0" w:space="0" w:color="auto"/>
            <w:right w:val="none" w:sz="0" w:space="0" w:color="auto"/>
          </w:divBdr>
        </w:div>
        <w:div w:id="993992992">
          <w:marLeft w:val="640"/>
          <w:marRight w:val="0"/>
          <w:marTop w:val="0"/>
          <w:marBottom w:val="0"/>
          <w:divBdr>
            <w:top w:val="none" w:sz="0" w:space="0" w:color="auto"/>
            <w:left w:val="none" w:sz="0" w:space="0" w:color="auto"/>
            <w:bottom w:val="none" w:sz="0" w:space="0" w:color="auto"/>
            <w:right w:val="none" w:sz="0" w:space="0" w:color="auto"/>
          </w:divBdr>
        </w:div>
        <w:div w:id="1522553703">
          <w:marLeft w:val="640"/>
          <w:marRight w:val="0"/>
          <w:marTop w:val="0"/>
          <w:marBottom w:val="0"/>
          <w:divBdr>
            <w:top w:val="none" w:sz="0" w:space="0" w:color="auto"/>
            <w:left w:val="none" w:sz="0" w:space="0" w:color="auto"/>
            <w:bottom w:val="none" w:sz="0" w:space="0" w:color="auto"/>
            <w:right w:val="none" w:sz="0" w:space="0" w:color="auto"/>
          </w:divBdr>
        </w:div>
        <w:div w:id="978346471">
          <w:marLeft w:val="640"/>
          <w:marRight w:val="0"/>
          <w:marTop w:val="0"/>
          <w:marBottom w:val="0"/>
          <w:divBdr>
            <w:top w:val="none" w:sz="0" w:space="0" w:color="auto"/>
            <w:left w:val="none" w:sz="0" w:space="0" w:color="auto"/>
            <w:bottom w:val="none" w:sz="0" w:space="0" w:color="auto"/>
            <w:right w:val="none" w:sz="0" w:space="0" w:color="auto"/>
          </w:divBdr>
        </w:div>
        <w:div w:id="1866139813">
          <w:marLeft w:val="640"/>
          <w:marRight w:val="0"/>
          <w:marTop w:val="0"/>
          <w:marBottom w:val="0"/>
          <w:divBdr>
            <w:top w:val="none" w:sz="0" w:space="0" w:color="auto"/>
            <w:left w:val="none" w:sz="0" w:space="0" w:color="auto"/>
            <w:bottom w:val="none" w:sz="0" w:space="0" w:color="auto"/>
            <w:right w:val="none" w:sz="0" w:space="0" w:color="auto"/>
          </w:divBdr>
        </w:div>
        <w:div w:id="1060709525">
          <w:marLeft w:val="640"/>
          <w:marRight w:val="0"/>
          <w:marTop w:val="0"/>
          <w:marBottom w:val="0"/>
          <w:divBdr>
            <w:top w:val="none" w:sz="0" w:space="0" w:color="auto"/>
            <w:left w:val="none" w:sz="0" w:space="0" w:color="auto"/>
            <w:bottom w:val="none" w:sz="0" w:space="0" w:color="auto"/>
            <w:right w:val="none" w:sz="0" w:space="0" w:color="auto"/>
          </w:divBdr>
        </w:div>
        <w:div w:id="1922565283">
          <w:marLeft w:val="640"/>
          <w:marRight w:val="0"/>
          <w:marTop w:val="0"/>
          <w:marBottom w:val="0"/>
          <w:divBdr>
            <w:top w:val="none" w:sz="0" w:space="0" w:color="auto"/>
            <w:left w:val="none" w:sz="0" w:space="0" w:color="auto"/>
            <w:bottom w:val="none" w:sz="0" w:space="0" w:color="auto"/>
            <w:right w:val="none" w:sz="0" w:space="0" w:color="auto"/>
          </w:divBdr>
        </w:div>
        <w:div w:id="1539735477">
          <w:marLeft w:val="640"/>
          <w:marRight w:val="0"/>
          <w:marTop w:val="0"/>
          <w:marBottom w:val="0"/>
          <w:divBdr>
            <w:top w:val="none" w:sz="0" w:space="0" w:color="auto"/>
            <w:left w:val="none" w:sz="0" w:space="0" w:color="auto"/>
            <w:bottom w:val="none" w:sz="0" w:space="0" w:color="auto"/>
            <w:right w:val="none" w:sz="0" w:space="0" w:color="auto"/>
          </w:divBdr>
        </w:div>
        <w:div w:id="1937053666">
          <w:marLeft w:val="640"/>
          <w:marRight w:val="0"/>
          <w:marTop w:val="0"/>
          <w:marBottom w:val="0"/>
          <w:divBdr>
            <w:top w:val="none" w:sz="0" w:space="0" w:color="auto"/>
            <w:left w:val="none" w:sz="0" w:space="0" w:color="auto"/>
            <w:bottom w:val="none" w:sz="0" w:space="0" w:color="auto"/>
            <w:right w:val="none" w:sz="0" w:space="0" w:color="auto"/>
          </w:divBdr>
        </w:div>
        <w:div w:id="1496606833">
          <w:marLeft w:val="640"/>
          <w:marRight w:val="0"/>
          <w:marTop w:val="0"/>
          <w:marBottom w:val="0"/>
          <w:divBdr>
            <w:top w:val="none" w:sz="0" w:space="0" w:color="auto"/>
            <w:left w:val="none" w:sz="0" w:space="0" w:color="auto"/>
            <w:bottom w:val="none" w:sz="0" w:space="0" w:color="auto"/>
            <w:right w:val="none" w:sz="0" w:space="0" w:color="auto"/>
          </w:divBdr>
        </w:div>
        <w:div w:id="1765957524">
          <w:marLeft w:val="640"/>
          <w:marRight w:val="0"/>
          <w:marTop w:val="0"/>
          <w:marBottom w:val="0"/>
          <w:divBdr>
            <w:top w:val="none" w:sz="0" w:space="0" w:color="auto"/>
            <w:left w:val="none" w:sz="0" w:space="0" w:color="auto"/>
            <w:bottom w:val="none" w:sz="0" w:space="0" w:color="auto"/>
            <w:right w:val="none" w:sz="0" w:space="0" w:color="auto"/>
          </w:divBdr>
        </w:div>
        <w:div w:id="1743872975">
          <w:marLeft w:val="640"/>
          <w:marRight w:val="0"/>
          <w:marTop w:val="0"/>
          <w:marBottom w:val="0"/>
          <w:divBdr>
            <w:top w:val="none" w:sz="0" w:space="0" w:color="auto"/>
            <w:left w:val="none" w:sz="0" w:space="0" w:color="auto"/>
            <w:bottom w:val="none" w:sz="0" w:space="0" w:color="auto"/>
            <w:right w:val="none" w:sz="0" w:space="0" w:color="auto"/>
          </w:divBdr>
        </w:div>
        <w:div w:id="266427936">
          <w:marLeft w:val="640"/>
          <w:marRight w:val="0"/>
          <w:marTop w:val="0"/>
          <w:marBottom w:val="0"/>
          <w:divBdr>
            <w:top w:val="none" w:sz="0" w:space="0" w:color="auto"/>
            <w:left w:val="none" w:sz="0" w:space="0" w:color="auto"/>
            <w:bottom w:val="none" w:sz="0" w:space="0" w:color="auto"/>
            <w:right w:val="none" w:sz="0" w:space="0" w:color="auto"/>
          </w:divBdr>
        </w:div>
        <w:div w:id="515846815">
          <w:marLeft w:val="640"/>
          <w:marRight w:val="0"/>
          <w:marTop w:val="0"/>
          <w:marBottom w:val="0"/>
          <w:divBdr>
            <w:top w:val="none" w:sz="0" w:space="0" w:color="auto"/>
            <w:left w:val="none" w:sz="0" w:space="0" w:color="auto"/>
            <w:bottom w:val="none" w:sz="0" w:space="0" w:color="auto"/>
            <w:right w:val="none" w:sz="0" w:space="0" w:color="auto"/>
          </w:divBdr>
        </w:div>
        <w:div w:id="474488223">
          <w:marLeft w:val="640"/>
          <w:marRight w:val="0"/>
          <w:marTop w:val="0"/>
          <w:marBottom w:val="0"/>
          <w:divBdr>
            <w:top w:val="none" w:sz="0" w:space="0" w:color="auto"/>
            <w:left w:val="none" w:sz="0" w:space="0" w:color="auto"/>
            <w:bottom w:val="none" w:sz="0" w:space="0" w:color="auto"/>
            <w:right w:val="none" w:sz="0" w:space="0" w:color="auto"/>
          </w:divBdr>
        </w:div>
        <w:div w:id="1926692922">
          <w:marLeft w:val="640"/>
          <w:marRight w:val="0"/>
          <w:marTop w:val="0"/>
          <w:marBottom w:val="0"/>
          <w:divBdr>
            <w:top w:val="none" w:sz="0" w:space="0" w:color="auto"/>
            <w:left w:val="none" w:sz="0" w:space="0" w:color="auto"/>
            <w:bottom w:val="none" w:sz="0" w:space="0" w:color="auto"/>
            <w:right w:val="none" w:sz="0" w:space="0" w:color="auto"/>
          </w:divBdr>
        </w:div>
        <w:div w:id="657613637">
          <w:marLeft w:val="640"/>
          <w:marRight w:val="0"/>
          <w:marTop w:val="0"/>
          <w:marBottom w:val="0"/>
          <w:divBdr>
            <w:top w:val="none" w:sz="0" w:space="0" w:color="auto"/>
            <w:left w:val="none" w:sz="0" w:space="0" w:color="auto"/>
            <w:bottom w:val="none" w:sz="0" w:space="0" w:color="auto"/>
            <w:right w:val="none" w:sz="0" w:space="0" w:color="auto"/>
          </w:divBdr>
        </w:div>
        <w:div w:id="1795293719">
          <w:marLeft w:val="640"/>
          <w:marRight w:val="0"/>
          <w:marTop w:val="0"/>
          <w:marBottom w:val="0"/>
          <w:divBdr>
            <w:top w:val="none" w:sz="0" w:space="0" w:color="auto"/>
            <w:left w:val="none" w:sz="0" w:space="0" w:color="auto"/>
            <w:bottom w:val="none" w:sz="0" w:space="0" w:color="auto"/>
            <w:right w:val="none" w:sz="0" w:space="0" w:color="auto"/>
          </w:divBdr>
        </w:div>
        <w:div w:id="755633421">
          <w:marLeft w:val="640"/>
          <w:marRight w:val="0"/>
          <w:marTop w:val="0"/>
          <w:marBottom w:val="0"/>
          <w:divBdr>
            <w:top w:val="none" w:sz="0" w:space="0" w:color="auto"/>
            <w:left w:val="none" w:sz="0" w:space="0" w:color="auto"/>
            <w:bottom w:val="none" w:sz="0" w:space="0" w:color="auto"/>
            <w:right w:val="none" w:sz="0" w:space="0" w:color="auto"/>
          </w:divBdr>
        </w:div>
        <w:div w:id="826944570">
          <w:marLeft w:val="640"/>
          <w:marRight w:val="0"/>
          <w:marTop w:val="0"/>
          <w:marBottom w:val="0"/>
          <w:divBdr>
            <w:top w:val="none" w:sz="0" w:space="0" w:color="auto"/>
            <w:left w:val="none" w:sz="0" w:space="0" w:color="auto"/>
            <w:bottom w:val="none" w:sz="0" w:space="0" w:color="auto"/>
            <w:right w:val="none" w:sz="0" w:space="0" w:color="auto"/>
          </w:divBdr>
        </w:div>
        <w:div w:id="839540525">
          <w:marLeft w:val="640"/>
          <w:marRight w:val="0"/>
          <w:marTop w:val="0"/>
          <w:marBottom w:val="0"/>
          <w:divBdr>
            <w:top w:val="none" w:sz="0" w:space="0" w:color="auto"/>
            <w:left w:val="none" w:sz="0" w:space="0" w:color="auto"/>
            <w:bottom w:val="none" w:sz="0" w:space="0" w:color="auto"/>
            <w:right w:val="none" w:sz="0" w:space="0" w:color="auto"/>
          </w:divBdr>
        </w:div>
        <w:div w:id="1612860603">
          <w:marLeft w:val="640"/>
          <w:marRight w:val="0"/>
          <w:marTop w:val="0"/>
          <w:marBottom w:val="0"/>
          <w:divBdr>
            <w:top w:val="none" w:sz="0" w:space="0" w:color="auto"/>
            <w:left w:val="none" w:sz="0" w:space="0" w:color="auto"/>
            <w:bottom w:val="none" w:sz="0" w:space="0" w:color="auto"/>
            <w:right w:val="none" w:sz="0" w:space="0" w:color="auto"/>
          </w:divBdr>
        </w:div>
        <w:div w:id="1252929163">
          <w:marLeft w:val="640"/>
          <w:marRight w:val="0"/>
          <w:marTop w:val="0"/>
          <w:marBottom w:val="0"/>
          <w:divBdr>
            <w:top w:val="none" w:sz="0" w:space="0" w:color="auto"/>
            <w:left w:val="none" w:sz="0" w:space="0" w:color="auto"/>
            <w:bottom w:val="none" w:sz="0" w:space="0" w:color="auto"/>
            <w:right w:val="none" w:sz="0" w:space="0" w:color="auto"/>
          </w:divBdr>
        </w:div>
        <w:div w:id="653027518">
          <w:marLeft w:val="640"/>
          <w:marRight w:val="0"/>
          <w:marTop w:val="0"/>
          <w:marBottom w:val="0"/>
          <w:divBdr>
            <w:top w:val="none" w:sz="0" w:space="0" w:color="auto"/>
            <w:left w:val="none" w:sz="0" w:space="0" w:color="auto"/>
            <w:bottom w:val="none" w:sz="0" w:space="0" w:color="auto"/>
            <w:right w:val="none" w:sz="0" w:space="0" w:color="auto"/>
          </w:divBdr>
        </w:div>
        <w:div w:id="1808359223">
          <w:marLeft w:val="640"/>
          <w:marRight w:val="0"/>
          <w:marTop w:val="0"/>
          <w:marBottom w:val="0"/>
          <w:divBdr>
            <w:top w:val="none" w:sz="0" w:space="0" w:color="auto"/>
            <w:left w:val="none" w:sz="0" w:space="0" w:color="auto"/>
            <w:bottom w:val="none" w:sz="0" w:space="0" w:color="auto"/>
            <w:right w:val="none" w:sz="0" w:space="0" w:color="auto"/>
          </w:divBdr>
        </w:div>
        <w:div w:id="1626889343">
          <w:marLeft w:val="640"/>
          <w:marRight w:val="0"/>
          <w:marTop w:val="0"/>
          <w:marBottom w:val="0"/>
          <w:divBdr>
            <w:top w:val="none" w:sz="0" w:space="0" w:color="auto"/>
            <w:left w:val="none" w:sz="0" w:space="0" w:color="auto"/>
            <w:bottom w:val="none" w:sz="0" w:space="0" w:color="auto"/>
            <w:right w:val="none" w:sz="0" w:space="0" w:color="auto"/>
          </w:divBdr>
        </w:div>
        <w:div w:id="714547323">
          <w:marLeft w:val="640"/>
          <w:marRight w:val="0"/>
          <w:marTop w:val="0"/>
          <w:marBottom w:val="0"/>
          <w:divBdr>
            <w:top w:val="none" w:sz="0" w:space="0" w:color="auto"/>
            <w:left w:val="none" w:sz="0" w:space="0" w:color="auto"/>
            <w:bottom w:val="none" w:sz="0" w:space="0" w:color="auto"/>
            <w:right w:val="none" w:sz="0" w:space="0" w:color="auto"/>
          </w:divBdr>
        </w:div>
        <w:div w:id="828985010">
          <w:marLeft w:val="640"/>
          <w:marRight w:val="0"/>
          <w:marTop w:val="0"/>
          <w:marBottom w:val="0"/>
          <w:divBdr>
            <w:top w:val="none" w:sz="0" w:space="0" w:color="auto"/>
            <w:left w:val="none" w:sz="0" w:space="0" w:color="auto"/>
            <w:bottom w:val="none" w:sz="0" w:space="0" w:color="auto"/>
            <w:right w:val="none" w:sz="0" w:space="0" w:color="auto"/>
          </w:divBdr>
        </w:div>
        <w:div w:id="414859603">
          <w:marLeft w:val="640"/>
          <w:marRight w:val="0"/>
          <w:marTop w:val="0"/>
          <w:marBottom w:val="0"/>
          <w:divBdr>
            <w:top w:val="none" w:sz="0" w:space="0" w:color="auto"/>
            <w:left w:val="none" w:sz="0" w:space="0" w:color="auto"/>
            <w:bottom w:val="none" w:sz="0" w:space="0" w:color="auto"/>
            <w:right w:val="none" w:sz="0" w:space="0" w:color="auto"/>
          </w:divBdr>
        </w:div>
        <w:div w:id="383218337">
          <w:marLeft w:val="640"/>
          <w:marRight w:val="0"/>
          <w:marTop w:val="0"/>
          <w:marBottom w:val="0"/>
          <w:divBdr>
            <w:top w:val="none" w:sz="0" w:space="0" w:color="auto"/>
            <w:left w:val="none" w:sz="0" w:space="0" w:color="auto"/>
            <w:bottom w:val="none" w:sz="0" w:space="0" w:color="auto"/>
            <w:right w:val="none" w:sz="0" w:space="0" w:color="auto"/>
          </w:divBdr>
        </w:div>
        <w:div w:id="891113655">
          <w:marLeft w:val="640"/>
          <w:marRight w:val="0"/>
          <w:marTop w:val="0"/>
          <w:marBottom w:val="0"/>
          <w:divBdr>
            <w:top w:val="none" w:sz="0" w:space="0" w:color="auto"/>
            <w:left w:val="none" w:sz="0" w:space="0" w:color="auto"/>
            <w:bottom w:val="none" w:sz="0" w:space="0" w:color="auto"/>
            <w:right w:val="none" w:sz="0" w:space="0" w:color="auto"/>
          </w:divBdr>
        </w:div>
        <w:div w:id="268854950">
          <w:marLeft w:val="640"/>
          <w:marRight w:val="0"/>
          <w:marTop w:val="0"/>
          <w:marBottom w:val="0"/>
          <w:divBdr>
            <w:top w:val="none" w:sz="0" w:space="0" w:color="auto"/>
            <w:left w:val="none" w:sz="0" w:space="0" w:color="auto"/>
            <w:bottom w:val="none" w:sz="0" w:space="0" w:color="auto"/>
            <w:right w:val="none" w:sz="0" w:space="0" w:color="auto"/>
          </w:divBdr>
        </w:div>
        <w:div w:id="245236882">
          <w:marLeft w:val="640"/>
          <w:marRight w:val="0"/>
          <w:marTop w:val="0"/>
          <w:marBottom w:val="0"/>
          <w:divBdr>
            <w:top w:val="none" w:sz="0" w:space="0" w:color="auto"/>
            <w:left w:val="none" w:sz="0" w:space="0" w:color="auto"/>
            <w:bottom w:val="none" w:sz="0" w:space="0" w:color="auto"/>
            <w:right w:val="none" w:sz="0" w:space="0" w:color="auto"/>
          </w:divBdr>
        </w:div>
        <w:div w:id="1788573896">
          <w:marLeft w:val="640"/>
          <w:marRight w:val="0"/>
          <w:marTop w:val="0"/>
          <w:marBottom w:val="0"/>
          <w:divBdr>
            <w:top w:val="none" w:sz="0" w:space="0" w:color="auto"/>
            <w:left w:val="none" w:sz="0" w:space="0" w:color="auto"/>
            <w:bottom w:val="none" w:sz="0" w:space="0" w:color="auto"/>
            <w:right w:val="none" w:sz="0" w:space="0" w:color="auto"/>
          </w:divBdr>
        </w:div>
        <w:div w:id="753625339">
          <w:marLeft w:val="640"/>
          <w:marRight w:val="0"/>
          <w:marTop w:val="0"/>
          <w:marBottom w:val="0"/>
          <w:divBdr>
            <w:top w:val="none" w:sz="0" w:space="0" w:color="auto"/>
            <w:left w:val="none" w:sz="0" w:space="0" w:color="auto"/>
            <w:bottom w:val="none" w:sz="0" w:space="0" w:color="auto"/>
            <w:right w:val="none" w:sz="0" w:space="0" w:color="auto"/>
          </w:divBdr>
        </w:div>
        <w:div w:id="476534089">
          <w:marLeft w:val="640"/>
          <w:marRight w:val="0"/>
          <w:marTop w:val="0"/>
          <w:marBottom w:val="0"/>
          <w:divBdr>
            <w:top w:val="none" w:sz="0" w:space="0" w:color="auto"/>
            <w:left w:val="none" w:sz="0" w:space="0" w:color="auto"/>
            <w:bottom w:val="none" w:sz="0" w:space="0" w:color="auto"/>
            <w:right w:val="none" w:sz="0" w:space="0" w:color="auto"/>
          </w:divBdr>
        </w:div>
        <w:div w:id="1949654046">
          <w:marLeft w:val="640"/>
          <w:marRight w:val="0"/>
          <w:marTop w:val="0"/>
          <w:marBottom w:val="0"/>
          <w:divBdr>
            <w:top w:val="none" w:sz="0" w:space="0" w:color="auto"/>
            <w:left w:val="none" w:sz="0" w:space="0" w:color="auto"/>
            <w:bottom w:val="none" w:sz="0" w:space="0" w:color="auto"/>
            <w:right w:val="none" w:sz="0" w:space="0" w:color="auto"/>
          </w:divBdr>
        </w:div>
        <w:div w:id="225842828">
          <w:marLeft w:val="640"/>
          <w:marRight w:val="0"/>
          <w:marTop w:val="0"/>
          <w:marBottom w:val="0"/>
          <w:divBdr>
            <w:top w:val="none" w:sz="0" w:space="0" w:color="auto"/>
            <w:left w:val="none" w:sz="0" w:space="0" w:color="auto"/>
            <w:bottom w:val="none" w:sz="0" w:space="0" w:color="auto"/>
            <w:right w:val="none" w:sz="0" w:space="0" w:color="auto"/>
          </w:divBdr>
        </w:div>
        <w:div w:id="424613091">
          <w:marLeft w:val="640"/>
          <w:marRight w:val="0"/>
          <w:marTop w:val="0"/>
          <w:marBottom w:val="0"/>
          <w:divBdr>
            <w:top w:val="none" w:sz="0" w:space="0" w:color="auto"/>
            <w:left w:val="none" w:sz="0" w:space="0" w:color="auto"/>
            <w:bottom w:val="none" w:sz="0" w:space="0" w:color="auto"/>
            <w:right w:val="none" w:sz="0" w:space="0" w:color="auto"/>
          </w:divBdr>
        </w:div>
        <w:div w:id="1606037189">
          <w:marLeft w:val="640"/>
          <w:marRight w:val="0"/>
          <w:marTop w:val="0"/>
          <w:marBottom w:val="0"/>
          <w:divBdr>
            <w:top w:val="none" w:sz="0" w:space="0" w:color="auto"/>
            <w:left w:val="none" w:sz="0" w:space="0" w:color="auto"/>
            <w:bottom w:val="none" w:sz="0" w:space="0" w:color="auto"/>
            <w:right w:val="none" w:sz="0" w:space="0" w:color="auto"/>
          </w:divBdr>
        </w:div>
        <w:div w:id="1206722775">
          <w:marLeft w:val="640"/>
          <w:marRight w:val="0"/>
          <w:marTop w:val="0"/>
          <w:marBottom w:val="0"/>
          <w:divBdr>
            <w:top w:val="none" w:sz="0" w:space="0" w:color="auto"/>
            <w:left w:val="none" w:sz="0" w:space="0" w:color="auto"/>
            <w:bottom w:val="none" w:sz="0" w:space="0" w:color="auto"/>
            <w:right w:val="none" w:sz="0" w:space="0" w:color="auto"/>
          </w:divBdr>
        </w:div>
        <w:div w:id="1526944606">
          <w:marLeft w:val="640"/>
          <w:marRight w:val="0"/>
          <w:marTop w:val="0"/>
          <w:marBottom w:val="0"/>
          <w:divBdr>
            <w:top w:val="none" w:sz="0" w:space="0" w:color="auto"/>
            <w:left w:val="none" w:sz="0" w:space="0" w:color="auto"/>
            <w:bottom w:val="none" w:sz="0" w:space="0" w:color="auto"/>
            <w:right w:val="none" w:sz="0" w:space="0" w:color="auto"/>
          </w:divBdr>
        </w:div>
        <w:div w:id="1511991146">
          <w:marLeft w:val="640"/>
          <w:marRight w:val="0"/>
          <w:marTop w:val="0"/>
          <w:marBottom w:val="0"/>
          <w:divBdr>
            <w:top w:val="none" w:sz="0" w:space="0" w:color="auto"/>
            <w:left w:val="none" w:sz="0" w:space="0" w:color="auto"/>
            <w:bottom w:val="none" w:sz="0" w:space="0" w:color="auto"/>
            <w:right w:val="none" w:sz="0" w:space="0" w:color="auto"/>
          </w:divBdr>
        </w:div>
        <w:div w:id="863249292">
          <w:marLeft w:val="640"/>
          <w:marRight w:val="0"/>
          <w:marTop w:val="0"/>
          <w:marBottom w:val="0"/>
          <w:divBdr>
            <w:top w:val="none" w:sz="0" w:space="0" w:color="auto"/>
            <w:left w:val="none" w:sz="0" w:space="0" w:color="auto"/>
            <w:bottom w:val="none" w:sz="0" w:space="0" w:color="auto"/>
            <w:right w:val="none" w:sz="0" w:space="0" w:color="auto"/>
          </w:divBdr>
        </w:div>
        <w:div w:id="904991927">
          <w:marLeft w:val="640"/>
          <w:marRight w:val="0"/>
          <w:marTop w:val="0"/>
          <w:marBottom w:val="0"/>
          <w:divBdr>
            <w:top w:val="none" w:sz="0" w:space="0" w:color="auto"/>
            <w:left w:val="none" w:sz="0" w:space="0" w:color="auto"/>
            <w:bottom w:val="none" w:sz="0" w:space="0" w:color="auto"/>
            <w:right w:val="none" w:sz="0" w:space="0" w:color="auto"/>
          </w:divBdr>
        </w:div>
        <w:div w:id="1264262704">
          <w:marLeft w:val="640"/>
          <w:marRight w:val="0"/>
          <w:marTop w:val="0"/>
          <w:marBottom w:val="0"/>
          <w:divBdr>
            <w:top w:val="none" w:sz="0" w:space="0" w:color="auto"/>
            <w:left w:val="none" w:sz="0" w:space="0" w:color="auto"/>
            <w:bottom w:val="none" w:sz="0" w:space="0" w:color="auto"/>
            <w:right w:val="none" w:sz="0" w:space="0" w:color="auto"/>
          </w:divBdr>
        </w:div>
        <w:div w:id="393040988">
          <w:marLeft w:val="640"/>
          <w:marRight w:val="0"/>
          <w:marTop w:val="0"/>
          <w:marBottom w:val="0"/>
          <w:divBdr>
            <w:top w:val="none" w:sz="0" w:space="0" w:color="auto"/>
            <w:left w:val="none" w:sz="0" w:space="0" w:color="auto"/>
            <w:bottom w:val="none" w:sz="0" w:space="0" w:color="auto"/>
            <w:right w:val="none" w:sz="0" w:space="0" w:color="auto"/>
          </w:divBdr>
        </w:div>
        <w:div w:id="1859850710">
          <w:marLeft w:val="640"/>
          <w:marRight w:val="0"/>
          <w:marTop w:val="0"/>
          <w:marBottom w:val="0"/>
          <w:divBdr>
            <w:top w:val="none" w:sz="0" w:space="0" w:color="auto"/>
            <w:left w:val="none" w:sz="0" w:space="0" w:color="auto"/>
            <w:bottom w:val="none" w:sz="0" w:space="0" w:color="auto"/>
            <w:right w:val="none" w:sz="0" w:space="0" w:color="auto"/>
          </w:divBdr>
        </w:div>
        <w:div w:id="999162905">
          <w:marLeft w:val="640"/>
          <w:marRight w:val="0"/>
          <w:marTop w:val="0"/>
          <w:marBottom w:val="0"/>
          <w:divBdr>
            <w:top w:val="none" w:sz="0" w:space="0" w:color="auto"/>
            <w:left w:val="none" w:sz="0" w:space="0" w:color="auto"/>
            <w:bottom w:val="none" w:sz="0" w:space="0" w:color="auto"/>
            <w:right w:val="none" w:sz="0" w:space="0" w:color="auto"/>
          </w:divBdr>
        </w:div>
        <w:div w:id="1164316890">
          <w:marLeft w:val="640"/>
          <w:marRight w:val="0"/>
          <w:marTop w:val="0"/>
          <w:marBottom w:val="0"/>
          <w:divBdr>
            <w:top w:val="none" w:sz="0" w:space="0" w:color="auto"/>
            <w:left w:val="none" w:sz="0" w:space="0" w:color="auto"/>
            <w:bottom w:val="none" w:sz="0" w:space="0" w:color="auto"/>
            <w:right w:val="none" w:sz="0" w:space="0" w:color="auto"/>
          </w:divBdr>
        </w:div>
        <w:div w:id="334653040">
          <w:marLeft w:val="640"/>
          <w:marRight w:val="0"/>
          <w:marTop w:val="0"/>
          <w:marBottom w:val="0"/>
          <w:divBdr>
            <w:top w:val="none" w:sz="0" w:space="0" w:color="auto"/>
            <w:left w:val="none" w:sz="0" w:space="0" w:color="auto"/>
            <w:bottom w:val="none" w:sz="0" w:space="0" w:color="auto"/>
            <w:right w:val="none" w:sz="0" w:space="0" w:color="auto"/>
          </w:divBdr>
        </w:div>
        <w:div w:id="251819640">
          <w:marLeft w:val="640"/>
          <w:marRight w:val="0"/>
          <w:marTop w:val="0"/>
          <w:marBottom w:val="0"/>
          <w:divBdr>
            <w:top w:val="none" w:sz="0" w:space="0" w:color="auto"/>
            <w:left w:val="none" w:sz="0" w:space="0" w:color="auto"/>
            <w:bottom w:val="none" w:sz="0" w:space="0" w:color="auto"/>
            <w:right w:val="none" w:sz="0" w:space="0" w:color="auto"/>
          </w:divBdr>
        </w:div>
        <w:div w:id="2107604555">
          <w:marLeft w:val="640"/>
          <w:marRight w:val="0"/>
          <w:marTop w:val="0"/>
          <w:marBottom w:val="0"/>
          <w:divBdr>
            <w:top w:val="none" w:sz="0" w:space="0" w:color="auto"/>
            <w:left w:val="none" w:sz="0" w:space="0" w:color="auto"/>
            <w:bottom w:val="none" w:sz="0" w:space="0" w:color="auto"/>
            <w:right w:val="none" w:sz="0" w:space="0" w:color="auto"/>
          </w:divBdr>
        </w:div>
        <w:div w:id="537011402">
          <w:marLeft w:val="640"/>
          <w:marRight w:val="0"/>
          <w:marTop w:val="0"/>
          <w:marBottom w:val="0"/>
          <w:divBdr>
            <w:top w:val="none" w:sz="0" w:space="0" w:color="auto"/>
            <w:left w:val="none" w:sz="0" w:space="0" w:color="auto"/>
            <w:bottom w:val="none" w:sz="0" w:space="0" w:color="auto"/>
            <w:right w:val="none" w:sz="0" w:space="0" w:color="auto"/>
          </w:divBdr>
        </w:div>
        <w:div w:id="1838836877">
          <w:marLeft w:val="640"/>
          <w:marRight w:val="0"/>
          <w:marTop w:val="0"/>
          <w:marBottom w:val="0"/>
          <w:divBdr>
            <w:top w:val="none" w:sz="0" w:space="0" w:color="auto"/>
            <w:left w:val="none" w:sz="0" w:space="0" w:color="auto"/>
            <w:bottom w:val="none" w:sz="0" w:space="0" w:color="auto"/>
            <w:right w:val="none" w:sz="0" w:space="0" w:color="auto"/>
          </w:divBdr>
        </w:div>
        <w:div w:id="101388489">
          <w:marLeft w:val="640"/>
          <w:marRight w:val="0"/>
          <w:marTop w:val="0"/>
          <w:marBottom w:val="0"/>
          <w:divBdr>
            <w:top w:val="none" w:sz="0" w:space="0" w:color="auto"/>
            <w:left w:val="none" w:sz="0" w:space="0" w:color="auto"/>
            <w:bottom w:val="none" w:sz="0" w:space="0" w:color="auto"/>
            <w:right w:val="none" w:sz="0" w:space="0" w:color="auto"/>
          </w:divBdr>
        </w:div>
        <w:div w:id="1809127261">
          <w:marLeft w:val="640"/>
          <w:marRight w:val="0"/>
          <w:marTop w:val="0"/>
          <w:marBottom w:val="0"/>
          <w:divBdr>
            <w:top w:val="none" w:sz="0" w:space="0" w:color="auto"/>
            <w:left w:val="none" w:sz="0" w:space="0" w:color="auto"/>
            <w:bottom w:val="none" w:sz="0" w:space="0" w:color="auto"/>
            <w:right w:val="none" w:sz="0" w:space="0" w:color="auto"/>
          </w:divBdr>
        </w:div>
        <w:div w:id="1496801085">
          <w:marLeft w:val="640"/>
          <w:marRight w:val="0"/>
          <w:marTop w:val="0"/>
          <w:marBottom w:val="0"/>
          <w:divBdr>
            <w:top w:val="none" w:sz="0" w:space="0" w:color="auto"/>
            <w:left w:val="none" w:sz="0" w:space="0" w:color="auto"/>
            <w:bottom w:val="none" w:sz="0" w:space="0" w:color="auto"/>
            <w:right w:val="none" w:sz="0" w:space="0" w:color="auto"/>
          </w:divBdr>
        </w:div>
        <w:div w:id="1168667825">
          <w:marLeft w:val="640"/>
          <w:marRight w:val="0"/>
          <w:marTop w:val="0"/>
          <w:marBottom w:val="0"/>
          <w:divBdr>
            <w:top w:val="none" w:sz="0" w:space="0" w:color="auto"/>
            <w:left w:val="none" w:sz="0" w:space="0" w:color="auto"/>
            <w:bottom w:val="none" w:sz="0" w:space="0" w:color="auto"/>
            <w:right w:val="none" w:sz="0" w:space="0" w:color="auto"/>
          </w:divBdr>
        </w:div>
        <w:div w:id="1673680337">
          <w:marLeft w:val="640"/>
          <w:marRight w:val="0"/>
          <w:marTop w:val="0"/>
          <w:marBottom w:val="0"/>
          <w:divBdr>
            <w:top w:val="none" w:sz="0" w:space="0" w:color="auto"/>
            <w:left w:val="none" w:sz="0" w:space="0" w:color="auto"/>
            <w:bottom w:val="none" w:sz="0" w:space="0" w:color="auto"/>
            <w:right w:val="none" w:sz="0" w:space="0" w:color="auto"/>
          </w:divBdr>
        </w:div>
        <w:div w:id="1146051825">
          <w:marLeft w:val="640"/>
          <w:marRight w:val="0"/>
          <w:marTop w:val="0"/>
          <w:marBottom w:val="0"/>
          <w:divBdr>
            <w:top w:val="none" w:sz="0" w:space="0" w:color="auto"/>
            <w:left w:val="none" w:sz="0" w:space="0" w:color="auto"/>
            <w:bottom w:val="none" w:sz="0" w:space="0" w:color="auto"/>
            <w:right w:val="none" w:sz="0" w:space="0" w:color="auto"/>
          </w:divBdr>
        </w:div>
        <w:div w:id="995763091">
          <w:marLeft w:val="640"/>
          <w:marRight w:val="0"/>
          <w:marTop w:val="0"/>
          <w:marBottom w:val="0"/>
          <w:divBdr>
            <w:top w:val="none" w:sz="0" w:space="0" w:color="auto"/>
            <w:left w:val="none" w:sz="0" w:space="0" w:color="auto"/>
            <w:bottom w:val="none" w:sz="0" w:space="0" w:color="auto"/>
            <w:right w:val="none" w:sz="0" w:space="0" w:color="auto"/>
          </w:divBdr>
        </w:div>
        <w:div w:id="1175191849">
          <w:marLeft w:val="640"/>
          <w:marRight w:val="0"/>
          <w:marTop w:val="0"/>
          <w:marBottom w:val="0"/>
          <w:divBdr>
            <w:top w:val="none" w:sz="0" w:space="0" w:color="auto"/>
            <w:left w:val="none" w:sz="0" w:space="0" w:color="auto"/>
            <w:bottom w:val="none" w:sz="0" w:space="0" w:color="auto"/>
            <w:right w:val="none" w:sz="0" w:space="0" w:color="auto"/>
          </w:divBdr>
        </w:div>
        <w:div w:id="173035353">
          <w:marLeft w:val="640"/>
          <w:marRight w:val="0"/>
          <w:marTop w:val="0"/>
          <w:marBottom w:val="0"/>
          <w:divBdr>
            <w:top w:val="none" w:sz="0" w:space="0" w:color="auto"/>
            <w:left w:val="none" w:sz="0" w:space="0" w:color="auto"/>
            <w:bottom w:val="none" w:sz="0" w:space="0" w:color="auto"/>
            <w:right w:val="none" w:sz="0" w:space="0" w:color="auto"/>
          </w:divBdr>
        </w:div>
        <w:div w:id="951520975">
          <w:marLeft w:val="640"/>
          <w:marRight w:val="0"/>
          <w:marTop w:val="0"/>
          <w:marBottom w:val="0"/>
          <w:divBdr>
            <w:top w:val="none" w:sz="0" w:space="0" w:color="auto"/>
            <w:left w:val="none" w:sz="0" w:space="0" w:color="auto"/>
            <w:bottom w:val="none" w:sz="0" w:space="0" w:color="auto"/>
            <w:right w:val="none" w:sz="0" w:space="0" w:color="auto"/>
          </w:divBdr>
        </w:div>
        <w:div w:id="664016733">
          <w:marLeft w:val="640"/>
          <w:marRight w:val="0"/>
          <w:marTop w:val="0"/>
          <w:marBottom w:val="0"/>
          <w:divBdr>
            <w:top w:val="none" w:sz="0" w:space="0" w:color="auto"/>
            <w:left w:val="none" w:sz="0" w:space="0" w:color="auto"/>
            <w:bottom w:val="none" w:sz="0" w:space="0" w:color="auto"/>
            <w:right w:val="none" w:sz="0" w:space="0" w:color="auto"/>
          </w:divBdr>
        </w:div>
        <w:div w:id="1291476914">
          <w:marLeft w:val="640"/>
          <w:marRight w:val="0"/>
          <w:marTop w:val="0"/>
          <w:marBottom w:val="0"/>
          <w:divBdr>
            <w:top w:val="none" w:sz="0" w:space="0" w:color="auto"/>
            <w:left w:val="none" w:sz="0" w:space="0" w:color="auto"/>
            <w:bottom w:val="none" w:sz="0" w:space="0" w:color="auto"/>
            <w:right w:val="none" w:sz="0" w:space="0" w:color="auto"/>
          </w:divBdr>
        </w:div>
        <w:div w:id="1160460099">
          <w:marLeft w:val="640"/>
          <w:marRight w:val="0"/>
          <w:marTop w:val="0"/>
          <w:marBottom w:val="0"/>
          <w:divBdr>
            <w:top w:val="none" w:sz="0" w:space="0" w:color="auto"/>
            <w:left w:val="none" w:sz="0" w:space="0" w:color="auto"/>
            <w:bottom w:val="none" w:sz="0" w:space="0" w:color="auto"/>
            <w:right w:val="none" w:sz="0" w:space="0" w:color="auto"/>
          </w:divBdr>
        </w:div>
        <w:div w:id="784690551">
          <w:marLeft w:val="640"/>
          <w:marRight w:val="0"/>
          <w:marTop w:val="0"/>
          <w:marBottom w:val="0"/>
          <w:divBdr>
            <w:top w:val="none" w:sz="0" w:space="0" w:color="auto"/>
            <w:left w:val="none" w:sz="0" w:space="0" w:color="auto"/>
            <w:bottom w:val="none" w:sz="0" w:space="0" w:color="auto"/>
            <w:right w:val="none" w:sz="0" w:space="0" w:color="auto"/>
          </w:divBdr>
        </w:div>
        <w:div w:id="121045042">
          <w:marLeft w:val="640"/>
          <w:marRight w:val="0"/>
          <w:marTop w:val="0"/>
          <w:marBottom w:val="0"/>
          <w:divBdr>
            <w:top w:val="none" w:sz="0" w:space="0" w:color="auto"/>
            <w:left w:val="none" w:sz="0" w:space="0" w:color="auto"/>
            <w:bottom w:val="none" w:sz="0" w:space="0" w:color="auto"/>
            <w:right w:val="none" w:sz="0" w:space="0" w:color="auto"/>
          </w:divBdr>
        </w:div>
        <w:div w:id="357120643">
          <w:marLeft w:val="640"/>
          <w:marRight w:val="0"/>
          <w:marTop w:val="0"/>
          <w:marBottom w:val="0"/>
          <w:divBdr>
            <w:top w:val="none" w:sz="0" w:space="0" w:color="auto"/>
            <w:left w:val="none" w:sz="0" w:space="0" w:color="auto"/>
            <w:bottom w:val="none" w:sz="0" w:space="0" w:color="auto"/>
            <w:right w:val="none" w:sz="0" w:space="0" w:color="auto"/>
          </w:divBdr>
        </w:div>
        <w:div w:id="1294796901">
          <w:marLeft w:val="640"/>
          <w:marRight w:val="0"/>
          <w:marTop w:val="0"/>
          <w:marBottom w:val="0"/>
          <w:divBdr>
            <w:top w:val="none" w:sz="0" w:space="0" w:color="auto"/>
            <w:left w:val="none" w:sz="0" w:space="0" w:color="auto"/>
            <w:bottom w:val="none" w:sz="0" w:space="0" w:color="auto"/>
            <w:right w:val="none" w:sz="0" w:space="0" w:color="auto"/>
          </w:divBdr>
        </w:div>
        <w:div w:id="46414125">
          <w:marLeft w:val="640"/>
          <w:marRight w:val="0"/>
          <w:marTop w:val="0"/>
          <w:marBottom w:val="0"/>
          <w:divBdr>
            <w:top w:val="none" w:sz="0" w:space="0" w:color="auto"/>
            <w:left w:val="none" w:sz="0" w:space="0" w:color="auto"/>
            <w:bottom w:val="none" w:sz="0" w:space="0" w:color="auto"/>
            <w:right w:val="none" w:sz="0" w:space="0" w:color="auto"/>
          </w:divBdr>
        </w:div>
        <w:div w:id="2037274095">
          <w:marLeft w:val="640"/>
          <w:marRight w:val="0"/>
          <w:marTop w:val="0"/>
          <w:marBottom w:val="0"/>
          <w:divBdr>
            <w:top w:val="none" w:sz="0" w:space="0" w:color="auto"/>
            <w:left w:val="none" w:sz="0" w:space="0" w:color="auto"/>
            <w:bottom w:val="none" w:sz="0" w:space="0" w:color="auto"/>
            <w:right w:val="none" w:sz="0" w:space="0" w:color="auto"/>
          </w:divBdr>
        </w:div>
        <w:div w:id="1141576392">
          <w:marLeft w:val="640"/>
          <w:marRight w:val="0"/>
          <w:marTop w:val="0"/>
          <w:marBottom w:val="0"/>
          <w:divBdr>
            <w:top w:val="none" w:sz="0" w:space="0" w:color="auto"/>
            <w:left w:val="none" w:sz="0" w:space="0" w:color="auto"/>
            <w:bottom w:val="none" w:sz="0" w:space="0" w:color="auto"/>
            <w:right w:val="none" w:sz="0" w:space="0" w:color="auto"/>
          </w:divBdr>
        </w:div>
        <w:div w:id="337849551">
          <w:marLeft w:val="640"/>
          <w:marRight w:val="0"/>
          <w:marTop w:val="0"/>
          <w:marBottom w:val="0"/>
          <w:divBdr>
            <w:top w:val="none" w:sz="0" w:space="0" w:color="auto"/>
            <w:left w:val="none" w:sz="0" w:space="0" w:color="auto"/>
            <w:bottom w:val="none" w:sz="0" w:space="0" w:color="auto"/>
            <w:right w:val="none" w:sz="0" w:space="0" w:color="auto"/>
          </w:divBdr>
        </w:div>
        <w:div w:id="71508821">
          <w:marLeft w:val="640"/>
          <w:marRight w:val="0"/>
          <w:marTop w:val="0"/>
          <w:marBottom w:val="0"/>
          <w:divBdr>
            <w:top w:val="none" w:sz="0" w:space="0" w:color="auto"/>
            <w:left w:val="none" w:sz="0" w:space="0" w:color="auto"/>
            <w:bottom w:val="none" w:sz="0" w:space="0" w:color="auto"/>
            <w:right w:val="none" w:sz="0" w:space="0" w:color="auto"/>
          </w:divBdr>
        </w:div>
        <w:div w:id="252252303">
          <w:marLeft w:val="640"/>
          <w:marRight w:val="0"/>
          <w:marTop w:val="0"/>
          <w:marBottom w:val="0"/>
          <w:divBdr>
            <w:top w:val="none" w:sz="0" w:space="0" w:color="auto"/>
            <w:left w:val="none" w:sz="0" w:space="0" w:color="auto"/>
            <w:bottom w:val="none" w:sz="0" w:space="0" w:color="auto"/>
            <w:right w:val="none" w:sz="0" w:space="0" w:color="auto"/>
          </w:divBdr>
        </w:div>
        <w:div w:id="1110664930">
          <w:marLeft w:val="640"/>
          <w:marRight w:val="0"/>
          <w:marTop w:val="0"/>
          <w:marBottom w:val="0"/>
          <w:divBdr>
            <w:top w:val="none" w:sz="0" w:space="0" w:color="auto"/>
            <w:left w:val="none" w:sz="0" w:space="0" w:color="auto"/>
            <w:bottom w:val="none" w:sz="0" w:space="0" w:color="auto"/>
            <w:right w:val="none" w:sz="0" w:space="0" w:color="auto"/>
          </w:divBdr>
        </w:div>
        <w:div w:id="254634608">
          <w:marLeft w:val="640"/>
          <w:marRight w:val="0"/>
          <w:marTop w:val="0"/>
          <w:marBottom w:val="0"/>
          <w:divBdr>
            <w:top w:val="none" w:sz="0" w:space="0" w:color="auto"/>
            <w:left w:val="none" w:sz="0" w:space="0" w:color="auto"/>
            <w:bottom w:val="none" w:sz="0" w:space="0" w:color="auto"/>
            <w:right w:val="none" w:sz="0" w:space="0" w:color="auto"/>
          </w:divBdr>
        </w:div>
        <w:div w:id="85155535">
          <w:marLeft w:val="640"/>
          <w:marRight w:val="0"/>
          <w:marTop w:val="0"/>
          <w:marBottom w:val="0"/>
          <w:divBdr>
            <w:top w:val="none" w:sz="0" w:space="0" w:color="auto"/>
            <w:left w:val="none" w:sz="0" w:space="0" w:color="auto"/>
            <w:bottom w:val="none" w:sz="0" w:space="0" w:color="auto"/>
            <w:right w:val="none" w:sz="0" w:space="0" w:color="auto"/>
          </w:divBdr>
        </w:div>
        <w:div w:id="1188299215">
          <w:marLeft w:val="640"/>
          <w:marRight w:val="0"/>
          <w:marTop w:val="0"/>
          <w:marBottom w:val="0"/>
          <w:divBdr>
            <w:top w:val="none" w:sz="0" w:space="0" w:color="auto"/>
            <w:left w:val="none" w:sz="0" w:space="0" w:color="auto"/>
            <w:bottom w:val="none" w:sz="0" w:space="0" w:color="auto"/>
            <w:right w:val="none" w:sz="0" w:space="0" w:color="auto"/>
          </w:divBdr>
        </w:div>
        <w:div w:id="1514151663">
          <w:marLeft w:val="640"/>
          <w:marRight w:val="0"/>
          <w:marTop w:val="0"/>
          <w:marBottom w:val="0"/>
          <w:divBdr>
            <w:top w:val="none" w:sz="0" w:space="0" w:color="auto"/>
            <w:left w:val="none" w:sz="0" w:space="0" w:color="auto"/>
            <w:bottom w:val="none" w:sz="0" w:space="0" w:color="auto"/>
            <w:right w:val="none" w:sz="0" w:space="0" w:color="auto"/>
          </w:divBdr>
        </w:div>
        <w:div w:id="1304700416">
          <w:marLeft w:val="640"/>
          <w:marRight w:val="0"/>
          <w:marTop w:val="0"/>
          <w:marBottom w:val="0"/>
          <w:divBdr>
            <w:top w:val="none" w:sz="0" w:space="0" w:color="auto"/>
            <w:left w:val="none" w:sz="0" w:space="0" w:color="auto"/>
            <w:bottom w:val="none" w:sz="0" w:space="0" w:color="auto"/>
            <w:right w:val="none" w:sz="0" w:space="0" w:color="auto"/>
          </w:divBdr>
        </w:div>
        <w:div w:id="1409621583">
          <w:marLeft w:val="640"/>
          <w:marRight w:val="0"/>
          <w:marTop w:val="0"/>
          <w:marBottom w:val="0"/>
          <w:divBdr>
            <w:top w:val="none" w:sz="0" w:space="0" w:color="auto"/>
            <w:left w:val="none" w:sz="0" w:space="0" w:color="auto"/>
            <w:bottom w:val="none" w:sz="0" w:space="0" w:color="auto"/>
            <w:right w:val="none" w:sz="0" w:space="0" w:color="auto"/>
          </w:divBdr>
        </w:div>
        <w:div w:id="1242056344">
          <w:marLeft w:val="640"/>
          <w:marRight w:val="0"/>
          <w:marTop w:val="0"/>
          <w:marBottom w:val="0"/>
          <w:divBdr>
            <w:top w:val="none" w:sz="0" w:space="0" w:color="auto"/>
            <w:left w:val="none" w:sz="0" w:space="0" w:color="auto"/>
            <w:bottom w:val="none" w:sz="0" w:space="0" w:color="auto"/>
            <w:right w:val="none" w:sz="0" w:space="0" w:color="auto"/>
          </w:divBdr>
        </w:div>
        <w:div w:id="1452821950">
          <w:marLeft w:val="640"/>
          <w:marRight w:val="0"/>
          <w:marTop w:val="0"/>
          <w:marBottom w:val="0"/>
          <w:divBdr>
            <w:top w:val="none" w:sz="0" w:space="0" w:color="auto"/>
            <w:left w:val="none" w:sz="0" w:space="0" w:color="auto"/>
            <w:bottom w:val="none" w:sz="0" w:space="0" w:color="auto"/>
            <w:right w:val="none" w:sz="0" w:space="0" w:color="auto"/>
          </w:divBdr>
        </w:div>
        <w:div w:id="94251082">
          <w:marLeft w:val="640"/>
          <w:marRight w:val="0"/>
          <w:marTop w:val="0"/>
          <w:marBottom w:val="0"/>
          <w:divBdr>
            <w:top w:val="none" w:sz="0" w:space="0" w:color="auto"/>
            <w:left w:val="none" w:sz="0" w:space="0" w:color="auto"/>
            <w:bottom w:val="none" w:sz="0" w:space="0" w:color="auto"/>
            <w:right w:val="none" w:sz="0" w:space="0" w:color="auto"/>
          </w:divBdr>
        </w:div>
        <w:div w:id="1129780213">
          <w:marLeft w:val="640"/>
          <w:marRight w:val="0"/>
          <w:marTop w:val="0"/>
          <w:marBottom w:val="0"/>
          <w:divBdr>
            <w:top w:val="none" w:sz="0" w:space="0" w:color="auto"/>
            <w:left w:val="none" w:sz="0" w:space="0" w:color="auto"/>
            <w:bottom w:val="none" w:sz="0" w:space="0" w:color="auto"/>
            <w:right w:val="none" w:sz="0" w:space="0" w:color="auto"/>
          </w:divBdr>
        </w:div>
        <w:div w:id="601911994">
          <w:marLeft w:val="640"/>
          <w:marRight w:val="0"/>
          <w:marTop w:val="0"/>
          <w:marBottom w:val="0"/>
          <w:divBdr>
            <w:top w:val="none" w:sz="0" w:space="0" w:color="auto"/>
            <w:left w:val="none" w:sz="0" w:space="0" w:color="auto"/>
            <w:bottom w:val="none" w:sz="0" w:space="0" w:color="auto"/>
            <w:right w:val="none" w:sz="0" w:space="0" w:color="auto"/>
          </w:divBdr>
        </w:div>
        <w:div w:id="1782071347">
          <w:marLeft w:val="640"/>
          <w:marRight w:val="0"/>
          <w:marTop w:val="0"/>
          <w:marBottom w:val="0"/>
          <w:divBdr>
            <w:top w:val="none" w:sz="0" w:space="0" w:color="auto"/>
            <w:left w:val="none" w:sz="0" w:space="0" w:color="auto"/>
            <w:bottom w:val="none" w:sz="0" w:space="0" w:color="auto"/>
            <w:right w:val="none" w:sz="0" w:space="0" w:color="auto"/>
          </w:divBdr>
        </w:div>
        <w:div w:id="32506024">
          <w:marLeft w:val="640"/>
          <w:marRight w:val="0"/>
          <w:marTop w:val="0"/>
          <w:marBottom w:val="0"/>
          <w:divBdr>
            <w:top w:val="none" w:sz="0" w:space="0" w:color="auto"/>
            <w:left w:val="none" w:sz="0" w:space="0" w:color="auto"/>
            <w:bottom w:val="none" w:sz="0" w:space="0" w:color="auto"/>
            <w:right w:val="none" w:sz="0" w:space="0" w:color="auto"/>
          </w:divBdr>
        </w:div>
        <w:div w:id="857349701">
          <w:marLeft w:val="640"/>
          <w:marRight w:val="0"/>
          <w:marTop w:val="0"/>
          <w:marBottom w:val="0"/>
          <w:divBdr>
            <w:top w:val="none" w:sz="0" w:space="0" w:color="auto"/>
            <w:left w:val="none" w:sz="0" w:space="0" w:color="auto"/>
            <w:bottom w:val="none" w:sz="0" w:space="0" w:color="auto"/>
            <w:right w:val="none" w:sz="0" w:space="0" w:color="auto"/>
          </w:divBdr>
        </w:div>
        <w:div w:id="1397237304">
          <w:marLeft w:val="640"/>
          <w:marRight w:val="0"/>
          <w:marTop w:val="0"/>
          <w:marBottom w:val="0"/>
          <w:divBdr>
            <w:top w:val="none" w:sz="0" w:space="0" w:color="auto"/>
            <w:left w:val="none" w:sz="0" w:space="0" w:color="auto"/>
            <w:bottom w:val="none" w:sz="0" w:space="0" w:color="auto"/>
            <w:right w:val="none" w:sz="0" w:space="0" w:color="auto"/>
          </w:divBdr>
        </w:div>
        <w:div w:id="920219456">
          <w:marLeft w:val="640"/>
          <w:marRight w:val="0"/>
          <w:marTop w:val="0"/>
          <w:marBottom w:val="0"/>
          <w:divBdr>
            <w:top w:val="none" w:sz="0" w:space="0" w:color="auto"/>
            <w:left w:val="none" w:sz="0" w:space="0" w:color="auto"/>
            <w:bottom w:val="none" w:sz="0" w:space="0" w:color="auto"/>
            <w:right w:val="none" w:sz="0" w:space="0" w:color="auto"/>
          </w:divBdr>
        </w:div>
        <w:div w:id="546986191">
          <w:marLeft w:val="640"/>
          <w:marRight w:val="0"/>
          <w:marTop w:val="0"/>
          <w:marBottom w:val="0"/>
          <w:divBdr>
            <w:top w:val="none" w:sz="0" w:space="0" w:color="auto"/>
            <w:left w:val="none" w:sz="0" w:space="0" w:color="auto"/>
            <w:bottom w:val="none" w:sz="0" w:space="0" w:color="auto"/>
            <w:right w:val="none" w:sz="0" w:space="0" w:color="auto"/>
          </w:divBdr>
        </w:div>
        <w:div w:id="288245962">
          <w:marLeft w:val="640"/>
          <w:marRight w:val="0"/>
          <w:marTop w:val="0"/>
          <w:marBottom w:val="0"/>
          <w:divBdr>
            <w:top w:val="none" w:sz="0" w:space="0" w:color="auto"/>
            <w:left w:val="none" w:sz="0" w:space="0" w:color="auto"/>
            <w:bottom w:val="none" w:sz="0" w:space="0" w:color="auto"/>
            <w:right w:val="none" w:sz="0" w:space="0" w:color="auto"/>
          </w:divBdr>
        </w:div>
        <w:div w:id="481508846">
          <w:marLeft w:val="640"/>
          <w:marRight w:val="0"/>
          <w:marTop w:val="0"/>
          <w:marBottom w:val="0"/>
          <w:divBdr>
            <w:top w:val="none" w:sz="0" w:space="0" w:color="auto"/>
            <w:left w:val="none" w:sz="0" w:space="0" w:color="auto"/>
            <w:bottom w:val="none" w:sz="0" w:space="0" w:color="auto"/>
            <w:right w:val="none" w:sz="0" w:space="0" w:color="auto"/>
          </w:divBdr>
        </w:div>
        <w:div w:id="2118600387">
          <w:marLeft w:val="640"/>
          <w:marRight w:val="0"/>
          <w:marTop w:val="0"/>
          <w:marBottom w:val="0"/>
          <w:divBdr>
            <w:top w:val="none" w:sz="0" w:space="0" w:color="auto"/>
            <w:left w:val="none" w:sz="0" w:space="0" w:color="auto"/>
            <w:bottom w:val="none" w:sz="0" w:space="0" w:color="auto"/>
            <w:right w:val="none" w:sz="0" w:space="0" w:color="auto"/>
          </w:divBdr>
        </w:div>
        <w:div w:id="1205214020">
          <w:marLeft w:val="640"/>
          <w:marRight w:val="0"/>
          <w:marTop w:val="0"/>
          <w:marBottom w:val="0"/>
          <w:divBdr>
            <w:top w:val="none" w:sz="0" w:space="0" w:color="auto"/>
            <w:left w:val="none" w:sz="0" w:space="0" w:color="auto"/>
            <w:bottom w:val="none" w:sz="0" w:space="0" w:color="auto"/>
            <w:right w:val="none" w:sz="0" w:space="0" w:color="auto"/>
          </w:divBdr>
        </w:div>
        <w:div w:id="2147122909">
          <w:marLeft w:val="640"/>
          <w:marRight w:val="0"/>
          <w:marTop w:val="0"/>
          <w:marBottom w:val="0"/>
          <w:divBdr>
            <w:top w:val="none" w:sz="0" w:space="0" w:color="auto"/>
            <w:left w:val="none" w:sz="0" w:space="0" w:color="auto"/>
            <w:bottom w:val="none" w:sz="0" w:space="0" w:color="auto"/>
            <w:right w:val="none" w:sz="0" w:space="0" w:color="auto"/>
          </w:divBdr>
        </w:div>
        <w:div w:id="620649407">
          <w:marLeft w:val="640"/>
          <w:marRight w:val="0"/>
          <w:marTop w:val="0"/>
          <w:marBottom w:val="0"/>
          <w:divBdr>
            <w:top w:val="none" w:sz="0" w:space="0" w:color="auto"/>
            <w:left w:val="none" w:sz="0" w:space="0" w:color="auto"/>
            <w:bottom w:val="none" w:sz="0" w:space="0" w:color="auto"/>
            <w:right w:val="none" w:sz="0" w:space="0" w:color="auto"/>
          </w:divBdr>
        </w:div>
        <w:div w:id="1386217491">
          <w:marLeft w:val="640"/>
          <w:marRight w:val="0"/>
          <w:marTop w:val="0"/>
          <w:marBottom w:val="0"/>
          <w:divBdr>
            <w:top w:val="none" w:sz="0" w:space="0" w:color="auto"/>
            <w:left w:val="none" w:sz="0" w:space="0" w:color="auto"/>
            <w:bottom w:val="none" w:sz="0" w:space="0" w:color="auto"/>
            <w:right w:val="none" w:sz="0" w:space="0" w:color="auto"/>
          </w:divBdr>
        </w:div>
        <w:div w:id="1441297753">
          <w:marLeft w:val="640"/>
          <w:marRight w:val="0"/>
          <w:marTop w:val="0"/>
          <w:marBottom w:val="0"/>
          <w:divBdr>
            <w:top w:val="none" w:sz="0" w:space="0" w:color="auto"/>
            <w:left w:val="none" w:sz="0" w:space="0" w:color="auto"/>
            <w:bottom w:val="none" w:sz="0" w:space="0" w:color="auto"/>
            <w:right w:val="none" w:sz="0" w:space="0" w:color="auto"/>
          </w:divBdr>
        </w:div>
        <w:div w:id="1892376134">
          <w:marLeft w:val="640"/>
          <w:marRight w:val="0"/>
          <w:marTop w:val="0"/>
          <w:marBottom w:val="0"/>
          <w:divBdr>
            <w:top w:val="none" w:sz="0" w:space="0" w:color="auto"/>
            <w:left w:val="none" w:sz="0" w:space="0" w:color="auto"/>
            <w:bottom w:val="none" w:sz="0" w:space="0" w:color="auto"/>
            <w:right w:val="none" w:sz="0" w:space="0" w:color="auto"/>
          </w:divBdr>
        </w:div>
        <w:div w:id="1493446725">
          <w:marLeft w:val="640"/>
          <w:marRight w:val="0"/>
          <w:marTop w:val="0"/>
          <w:marBottom w:val="0"/>
          <w:divBdr>
            <w:top w:val="none" w:sz="0" w:space="0" w:color="auto"/>
            <w:left w:val="none" w:sz="0" w:space="0" w:color="auto"/>
            <w:bottom w:val="none" w:sz="0" w:space="0" w:color="auto"/>
            <w:right w:val="none" w:sz="0" w:space="0" w:color="auto"/>
          </w:divBdr>
        </w:div>
        <w:div w:id="1763601122">
          <w:marLeft w:val="640"/>
          <w:marRight w:val="0"/>
          <w:marTop w:val="0"/>
          <w:marBottom w:val="0"/>
          <w:divBdr>
            <w:top w:val="none" w:sz="0" w:space="0" w:color="auto"/>
            <w:left w:val="none" w:sz="0" w:space="0" w:color="auto"/>
            <w:bottom w:val="none" w:sz="0" w:space="0" w:color="auto"/>
            <w:right w:val="none" w:sz="0" w:space="0" w:color="auto"/>
          </w:divBdr>
        </w:div>
        <w:div w:id="177744779">
          <w:marLeft w:val="640"/>
          <w:marRight w:val="0"/>
          <w:marTop w:val="0"/>
          <w:marBottom w:val="0"/>
          <w:divBdr>
            <w:top w:val="none" w:sz="0" w:space="0" w:color="auto"/>
            <w:left w:val="none" w:sz="0" w:space="0" w:color="auto"/>
            <w:bottom w:val="none" w:sz="0" w:space="0" w:color="auto"/>
            <w:right w:val="none" w:sz="0" w:space="0" w:color="auto"/>
          </w:divBdr>
        </w:div>
        <w:div w:id="2061201940">
          <w:marLeft w:val="640"/>
          <w:marRight w:val="0"/>
          <w:marTop w:val="0"/>
          <w:marBottom w:val="0"/>
          <w:divBdr>
            <w:top w:val="none" w:sz="0" w:space="0" w:color="auto"/>
            <w:left w:val="none" w:sz="0" w:space="0" w:color="auto"/>
            <w:bottom w:val="none" w:sz="0" w:space="0" w:color="auto"/>
            <w:right w:val="none" w:sz="0" w:space="0" w:color="auto"/>
          </w:divBdr>
        </w:div>
        <w:div w:id="500120705">
          <w:marLeft w:val="640"/>
          <w:marRight w:val="0"/>
          <w:marTop w:val="0"/>
          <w:marBottom w:val="0"/>
          <w:divBdr>
            <w:top w:val="none" w:sz="0" w:space="0" w:color="auto"/>
            <w:left w:val="none" w:sz="0" w:space="0" w:color="auto"/>
            <w:bottom w:val="none" w:sz="0" w:space="0" w:color="auto"/>
            <w:right w:val="none" w:sz="0" w:space="0" w:color="auto"/>
          </w:divBdr>
        </w:div>
        <w:div w:id="1102646012">
          <w:marLeft w:val="640"/>
          <w:marRight w:val="0"/>
          <w:marTop w:val="0"/>
          <w:marBottom w:val="0"/>
          <w:divBdr>
            <w:top w:val="none" w:sz="0" w:space="0" w:color="auto"/>
            <w:left w:val="none" w:sz="0" w:space="0" w:color="auto"/>
            <w:bottom w:val="none" w:sz="0" w:space="0" w:color="auto"/>
            <w:right w:val="none" w:sz="0" w:space="0" w:color="auto"/>
          </w:divBdr>
        </w:div>
        <w:div w:id="1691176008">
          <w:marLeft w:val="640"/>
          <w:marRight w:val="0"/>
          <w:marTop w:val="0"/>
          <w:marBottom w:val="0"/>
          <w:divBdr>
            <w:top w:val="none" w:sz="0" w:space="0" w:color="auto"/>
            <w:left w:val="none" w:sz="0" w:space="0" w:color="auto"/>
            <w:bottom w:val="none" w:sz="0" w:space="0" w:color="auto"/>
            <w:right w:val="none" w:sz="0" w:space="0" w:color="auto"/>
          </w:divBdr>
        </w:div>
        <w:div w:id="191889642">
          <w:marLeft w:val="640"/>
          <w:marRight w:val="0"/>
          <w:marTop w:val="0"/>
          <w:marBottom w:val="0"/>
          <w:divBdr>
            <w:top w:val="none" w:sz="0" w:space="0" w:color="auto"/>
            <w:left w:val="none" w:sz="0" w:space="0" w:color="auto"/>
            <w:bottom w:val="none" w:sz="0" w:space="0" w:color="auto"/>
            <w:right w:val="none" w:sz="0" w:space="0" w:color="auto"/>
          </w:divBdr>
        </w:div>
        <w:div w:id="577326417">
          <w:marLeft w:val="640"/>
          <w:marRight w:val="0"/>
          <w:marTop w:val="0"/>
          <w:marBottom w:val="0"/>
          <w:divBdr>
            <w:top w:val="none" w:sz="0" w:space="0" w:color="auto"/>
            <w:left w:val="none" w:sz="0" w:space="0" w:color="auto"/>
            <w:bottom w:val="none" w:sz="0" w:space="0" w:color="auto"/>
            <w:right w:val="none" w:sz="0" w:space="0" w:color="auto"/>
          </w:divBdr>
        </w:div>
        <w:div w:id="1047292265">
          <w:marLeft w:val="640"/>
          <w:marRight w:val="0"/>
          <w:marTop w:val="0"/>
          <w:marBottom w:val="0"/>
          <w:divBdr>
            <w:top w:val="none" w:sz="0" w:space="0" w:color="auto"/>
            <w:left w:val="none" w:sz="0" w:space="0" w:color="auto"/>
            <w:bottom w:val="none" w:sz="0" w:space="0" w:color="auto"/>
            <w:right w:val="none" w:sz="0" w:space="0" w:color="auto"/>
          </w:divBdr>
        </w:div>
        <w:div w:id="161509011">
          <w:marLeft w:val="640"/>
          <w:marRight w:val="0"/>
          <w:marTop w:val="0"/>
          <w:marBottom w:val="0"/>
          <w:divBdr>
            <w:top w:val="none" w:sz="0" w:space="0" w:color="auto"/>
            <w:left w:val="none" w:sz="0" w:space="0" w:color="auto"/>
            <w:bottom w:val="none" w:sz="0" w:space="0" w:color="auto"/>
            <w:right w:val="none" w:sz="0" w:space="0" w:color="auto"/>
          </w:divBdr>
        </w:div>
        <w:div w:id="393042554">
          <w:marLeft w:val="640"/>
          <w:marRight w:val="0"/>
          <w:marTop w:val="0"/>
          <w:marBottom w:val="0"/>
          <w:divBdr>
            <w:top w:val="none" w:sz="0" w:space="0" w:color="auto"/>
            <w:left w:val="none" w:sz="0" w:space="0" w:color="auto"/>
            <w:bottom w:val="none" w:sz="0" w:space="0" w:color="auto"/>
            <w:right w:val="none" w:sz="0" w:space="0" w:color="auto"/>
          </w:divBdr>
        </w:div>
        <w:div w:id="283118896">
          <w:marLeft w:val="640"/>
          <w:marRight w:val="0"/>
          <w:marTop w:val="0"/>
          <w:marBottom w:val="0"/>
          <w:divBdr>
            <w:top w:val="none" w:sz="0" w:space="0" w:color="auto"/>
            <w:left w:val="none" w:sz="0" w:space="0" w:color="auto"/>
            <w:bottom w:val="none" w:sz="0" w:space="0" w:color="auto"/>
            <w:right w:val="none" w:sz="0" w:space="0" w:color="auto"/>
          </w:divBdr>
        </w:div>
        <w:div w:id="1984889245">
          <w:marLeft w:val="640"/>
          <w:marRight w:val="0"/>
          <w:marTop w:val="0"/>
          <w:marBottom w:val="0"/>
          <w:divBdr>
            <w:top w:val="none" w:sz="0" w:space="0" w:color="auto"/>
            <w:left w:val="none" w:sz="0" w:space="0" w:color="auto"/>
            <w:bottom w:val="none" w:sz="0" w:space="0" w:color="auto"/>
            <w:right w:val="none" w:sz="0" w:space="0" w:color="auto"/>
          </w:divBdr>
        </w:div>
        <w:div w:id="1786074114">
          <w:marLeft w:val="640"/>
          <w:marRight w:val="0"/>
          <w:marTop w:val="0"/>
          <w:marBottom w:val="0"/>
          <w:divBdr>
            <w:top w:val="none" w:sz="0" w:space="0" w:color="auto"/>
            <w:left w:val="none" w:sz="0" w:space="0" w:color="auto"/>
            <w:bottom w:val="none" w:sz="0" w:space="0" w:color="auto"/>
            <w:right w:val="none" w:sz="0" w:space="0" w:color="auto"/>
          </w:divBdr>
        </w:div>
        <w:div w:id="1810856553">
          <w:marLeft w:val="640"/>
          <w:marRight w:val="0"/>
          <w:marTop w:val="0"/>
          <w:marBottom w:val="0"/>
          <w:divBdr>
            <w:top w:val="none" w:sz="0" w:space="0" w:color="auto"/>
            <w:left w:val="none" w:sz="0" w:space="0" w:color="auto"/>
            <w:bottom w:val="none" w:sz="0" w:space="0" w:color="auto"/>
            <w:right w:val="none" w:sz="0" w:space="0" w:color="auto"/>
          </w:divBdr>
        </w:div>
        <w:div w:id="1051079097">
          <w:marLeft w:val="640"/>
          <w:marRight w:val="0"/>
          <w:marTop w:val="0"/>
          <w:marBottom w:val="0"/>
          <w:divBdr>
            <w:top w:val="none" w:sz="0" w:space="0" w:color="auto"/>
            <w:left w:val="none" w:sz="0" w:space="0" w:color="auto"/>
            <w:bottom w:val="none" w:sz="0" w:space="0" w:color="auto"/>
            <w:right w:val="none" w:sz="0" w:space="0" w:color="auto"/>
          </w:divBdr>
        </w:div>
        <w:div w:id="571351898">
          <w:marLeft w:val="640"/>
          <w:marRight w:val="0"/>
          <w:marTop w:val="0"/>
          <w:marBottom w:val="0"/>
          <w:divBdr>
            <w:top w:val="none" w:sz="0" w:space="0" w:color="auto"/>
            <w:left w:val="none" w:sz="0" w:space="0" w:color="auto"/>
            <w:bottom w:val="none" w:sz="0" w:space="0" w:color="auto"/>
            <w:right w:val="none" w:sz="0" w:space="0" w:color="auto"/>
          </w:divBdr>
        </w:div>
        <w:div w:id="954556335">
          <w:marLeft w:val="640"/>
          <w:marRight w:val="0"/>
          <w:marTop w:val="0"/>
          <w:marBottom w:val="0"/>
          <w:divBdr>
            <w:top w:val="none" w:sz="0" w:space="0" w:color="auto"/>
            <w:left w:val="none" w:sz="0" w:space="0" w:color="auto"/>
            <w:bottom w:val="none" w:sz="0" w:space="0" w:color="auto"/>
            <w:right w:val="none" w:sz="0" w:space="0" w:color="auto"/>
          </w:divBdr>
        </w:div>
      </w:divsChild>
    </w:div>
    <w:div w:id="1625691605">
      <w:bodyDiv w:val="1"/>
      <w:marLeft w:val="0"/>
      <w:marRight w:val="0"/>
      <w:marTop w:val="0"/>
      <w:marBottom w:val="0"/>
      <w:divBdr>
        <w:top w:val="none" w:sz="0" w:space="0" w:color="auto"/>
        <w:left w:val="none" w:sz="0" w:space="0" w:color="auto"/>
        <w:bottom w:val="none" w:sz="0" w:space="0" w:color="auto"/>
        <w:right w:val="none" w:sz="0" w:space="0" w:color="auto"/>
      </w:divBdr>
      <w:divsChild>
        <w:div w:id="1602101102">
          <w:marLeft w:val="640"/>
          <w:marRight w:val="0"/>
          <w:marTop w:val="0"/>
          <w:marBottom w:val="0"/>
          <w:divBdr>
            <w:top w:val="none" w:sz="0" w:space="0" w:color="auto"/>
            <w:left w:val="none" w:sz="0" w:space="0" w:color="auto"/>
            <w:bottom w:val="none" w:sz="0" w:space="0" w:color="auto"/>
            <w:right w:val="none" w:sz="0" w:space="0" w:color="auto"/>
          </w:divBdr>
        </w:div>
        <w:div w:id="1254318552">
          <w:marLeft w:val="640"/>
          <w:marRight w:val="0"/>
          <w:marTop w:val="0"/>
          <w:marBottom w:val="0"/>
          <w:divBdr>
            <w:top w:val="none" w:sz="0" w:space="0" w:color="auto"/>
            <w:left w:val="none" w:sz="0" w:space="0" w:color="auto"/>
            <w:bottom w:val="none" w:sz="0" w:space="0" w:color="auto"/>
            <w:right w:val="none" w:sz="0" w:space="0" w:color="auto"/>
          </w:divBdr>
        </w:div>
        <w:div w:id="863901194">
          <w:marLeft w:val="640"/>
          <w:marRight w:val="0"/>
          <w:marTop w:val="0"/>
          <w:marBottom w:val="0"/>
          <w:divBdr>
            <w:top w:val="none" w:sz="0" w:space="0" w:color="auto"/>
            <w:left w:val="none" w:sz="0" w:space="0" w:color="auto"/>
            <w:bottom w:val="none" w:sz="0" w:space="0" w:color="auto"/>
            <w:right w:val="none" w:sz="0" w:space="0" w:color="auto"/>
          </w:divBdr>
        </w:div>
        <w:div w:id="2040155403">
          <w:marLeft w:val="640"/>
          <w:marRight w:val="0"/>
          <w:marTop w:val="0"/>
          <w:marBottom w:val="0"/>
          <w:divBdr>
            <w:top w:val="none" w:sz="0" w:space="0" w:color="auto"/>
            <w:left w:val="none" w:sz="0" w:space="0" w:color="auto"/>
            <w:bottom w:val="none" w:sz="0" w:space="0" w:color="auto"/>
            <w:right w:val="none" w:sz="0" w:space="0" w:color="auto"/>
          </w:divBdr>
        </w:div>
        <w:div w:id="980811976">
          <w:marLeft w:val="640"/>
          <w:marRight w:val="0"/>
          <w:marTop w:val="0"/>
          <w:marBottom w:val="0"/>
          <w:divBdr>
            <w:top w:val="none" w:sz="0" w:space="0" w:color="auto"/>
            <w:left w:val="none" w:sz="0" w:space="0" w:color="auto"/>
            <w:bottom w:val="none" w:sz="0" w:space="0" w:color="auto"/>
            <w:right w:val="none" w:sz="0" w:space="0" w:color="auto"/>
          </w:divBdr>
        </w:div>
        <w:div w:id="329874599">
          <w:marLeft w:val="640"/>
          <w:marRight w:val="0"/>
          <w:marTop w:val="0"/>
          <w:marBottom w:val="0"/>
          <w:divBdr>
            <w:top w:val="none" w:sz="0" w:space="0" w:color="auto"/>
            <w:left w:val="none" w:sz="0" w:space="0" w:color="auto"/>
            <w:bottom w:val="none" w:sz="0" w:space="0" w:color="auto"/>
            <w:right w:val="none" w:sz="0" w:space="0" w:color="auto"/>
          </w:divBdr>
        </w:div>
        <w:div w:id="967081412">
          <w:marLeft w:val="640"/>
          <w:marRight w:val="0"/>
          <w:marTop w:val="0"/>
          <w:marBottom w:val="0"/>
          <w:divBdr>
            <w:top w:val="none" w:sz="0" w:space="0" w:color="auto"/>
            <w:left w:val="none" w:sz="0" w:space="0" w:color="auto"/>
            <w:bottom w:val="none" w:sz="0" w:space="0" w:color="auto"/>
            <w:right w:val="none" w:sz="0" w:space="0" w:color="auto"/>
          </w:divBdr>
        </w:div>
        <w:div w:id="1994721128">
          <w:marLeft w:val="640"/>
          <w:marRight w:val="0"/>
          <w:marTop w:val="0"/>
          <w:marBottom w:val="0"/>
          <w:divBdr>
            <w:top w:val="none" w:sz="0" w:space="0" w:color="auto"/>
            <w:left w:val="none" w:sz="0" w:space="0" w:color="auto"/>
            <w:bottom w:val="none" w:sz="0" w:space="0" w:color="auto"/>
            <w:right w:val="none" w:sz="0" w:space="0" w:color="auto"/>
          </w:divBdr>
        </w:div>
        <w:div w:id="799299032">
          <w:marLeft w:val="640"/>
          <w:marRight w:val="0"/>
          <w:marTop w:val="0"/>
          <w:marBottom w:val="0"/>
          <w:divBdr>
            <w:top w:val="none" w:sz="0" w:space="0" w:color="auto"/>
            <w:left w:val="none" w:sz="0" w:space="0" w:color="auto"/>
            <w:bottom w:val="none" w:sz="0" w:space="0" w:color="auto"/>
            <w:right w:val="none" w:sz="0" w:space="0" w:color="auto"/>
          </w:divBdr>
        </w:div>
        <w:div w:id="1540976195">
          <w:marLeft w:val="640"/>
          <w:marRight w:val="0"/>
          <w:marTop w:val="0"/>
          <w:marBottom w:val="0"/>
          <w:divBdr>
            <w:top w:val="none" w:sz="0" w:space="0" w:color="auto"/>
            <w:left w:val="none" w:sz="0" w:space="0" w:color="auto"/>
            <w:bottom w:val="none" w:sz="0" w:space="0" w:color="auto"/>
            <w:right w:val="none" w:sz="0" w:space="0" w:color="auto"/>
          </w:divBdr>
        </w:div>
        <w:div w:id="570850904">
          <w:marLeft w:val="640"/>
          <w:marRight w:val="0"/>
          <w:marTop w:val="0"/>
          <w:marBottom w:val="0"/>
          <w:divBdr>
            <w:top w:val="none" w:sz="0" w:space="0" w:color="auto"/>
            <w:left w:val="none" w:sz="0" w:space="0" w:color="auto"/>
            <w:bottom w:val="none" w:sz="0" w:space="0" w:color="auto"/>
            <w:right w:val="none" w:sz="0" w:space="0" w:color="auto"/>
          </w:divBdr>
        </w:div>
        <w:div w:id="474297976">
          <w:marLeft w:val="640"/>
          <w:marRight w:val="0"/>
          <w:marTop w:val="0"/>
          <w:marBottom w:val="0"/>
          <w:divBdr>
            <w:top w:val="none" w:sz="0" w:space="0" w:color="auto"/>
            <w:left w:val="none" w:sz="0" w:space="0" w:color="auto"/>
            <w:bottom w:val="none" w:sz="0" w:space="0" w:color="auto"/>
            <w:right w:val="none" w:sz="0" w:space="0" w:color="auto"/>
          </w:divBdr>
        </w:div>
        <w:div w:id="739256512">
          <w:marLeft w:val="640"/>
          <w:marRight w:val="0"/>
          <w:marTop w:val="0"/>
          <w:marBottom w:val="0"/>
          <w:divBdr>
            <w:top w:val="none" w:sz="0" w:space="0" w:color="auto"/>
            <w:left w:val="none" w:sz="0" w:space="0" w:color="auto"/>
            <w:bottom w:val="none" w:sz="0" w:space="0" w:color="auto"/>
            <w:right w:val="none" w:sz="0" w:space="0" w:color="auto"/>
          </w:divBdr>
        </w:div>
        <w:div w:id="1935240047">
          <w:marLeft w:val="640"/>
          <w:marRight w:val="0"/>
          <w:marTop w:val="0"/>
          <w:marBottom w:val="0"/>
          <w:divBdr>
            <w:top w:val="none" w:sz="0" w:space="0" w:color="auto"/>
            <w:left w:val="none" w:sz="0" w:space="0" w:color="auto"/>
            <w:bottom w:val="none" w:sz="0" w:space="0" w:color="auto"/>
            <w:right w:val="none" w:sz="0" w:space="0" w:color="auto"/>
          </w:divBdr>
        </w:div>
        <w:div w:id="800154320">
          <w:marLeft w:val="640"/>
          <w:marRight w:val="0"/>
          <w:marTop w:val="0"/>
          <w:marBottom w:val="0"/>
          <w:divBdr>
            <w:top w:val="none" w:sz="0" w:space="0" w:color="auto"/>
            <w:left w:val="none" w:sz="0" w:space="0" w:color="auto"/>
            <w:bottom w:val="none" w:sz="0" w:space="0" w:color="auto"/>
            <w:right w:val="none" w:sz="0" w:space="0" w:color="auto"/>
          </w:divBdr>
        </w:div>
        <w:div w:id="1927183280">
          <w:marLeft w:val="640"/>
          <w:marRight w:val="0"/>
          <w:marTop w:val="0"/>
          <w:marBottom w:val="0"/>
          <w:divBdr>
            <w:top w:val="none" w:sz="0" w:space="0" w:color="auto"/>
            <w:left w:val="none" w:sz="0" w:space="0" w:color="auto"/>
            <w:bottom w:val="none" w:sz="0" w:space="0" w:color="auto"/>
            <w:right w:val="none" w:sz="0" w:space="0" w:color="auto"/>
          </w:divBdr>
        </w:div>
        <w:div w:id="1291782538">
          <w:marLeft w:val="640"/>
          <w:marRight w:val="0"/>
          <w:marTop w:val="0"/>
          <w:marBottom w:val="0"/>
          <w:divBdr>
            <w:top w:val="none" w:sz="0" w:space="0" w:color="auto"/>
            <w:left w:val="none" w:sz="0" w:space="0" w:color="auto"/>
            <w:bottom w:val="none" w:sz="0" w:space="0" w:color="auto"/>
            <w:right w:val="none" w:sz="0" w:space="0" w:color="auto"/>
          </w:divBdr>
        </w:div>
        <w:div w:id="70667182">
          <w:marLeft w:val="640"/>
          <w:marRight w:val="0"/>
          <w:marTop w:val="0"/>
          <w:marBottom w:val="0"/>
          <w:divBdr>
            <w:top w:val="none" w:sz="0" w:space="0" w:color="auto"/>
            <w:left w:val="none" w:sz="0" w:space="0" w:color="auto"/>
            <w:bottom w:val="none" w:sz="0" w:space="0" w:color="auto"/>
            <w:right w:val="none" w:sz="0" w:space="0" w:color="auto"/>
          </w:divBdr>
        </w:div>
        <w:div w:id="2018845222">
          <w:marLeft w:val="640"/>
          <w:marRight w:val="0"/>
          <w:marTop w:val="0"/>
          <w:marBottom w:val="0"/>
          <w:divBdr>
            <w:top w:val="none" w:sz="0" w:space="0" w:color="auto"/>
            <w:left w:val="none" w:sz="0" w:space="0" w:color="auto"/>
            <w:bottom w:val="none" w:sz="0" w:space="0" w:color="auto"/>
            <w:right w:val="none" w:sz="0" w:space="0" w:color="auto"/>
          </w:divBdr>
        </w:div>
        <w:div w:id="335114712">
          <w:marLeft w:val="640"/>
          <w:marRight w:val="0"/>
          <w:marTop w:val="0"/>
          <w:marBottom w:val="0"/>
          <w:divBdr>
            <w:top w:val="none" w:sz="0" w:space="0" w:color="auto"/>
            <w:left w:val="none" w:sz="0" w:space="0" w:color="auto"/>
            <w:bottom w:val="none" w:sz="0" w:space="0" w:color="auto"/>
            <w:right w:val="none" w:sz="0" w:space="0" w:color="auto"/>
          </w:divBdr>
        </w:div>
        <w:div w:id="54282943">
          <w:marLeft w:val="640"/>
          <w:marRight w:val="0"/>
          <w:marTop w:val="0"/>
          <w:marBottom w:val="0"/>
          <w:divBdr>
            <w:top w:val="none" w:sz="0" w:space="0" w:color="auto"/>
            <w:left w:val="none" w:sz="0" w:space="0" w:color="auto"/>
            <w:bottom w:val="none" w:sz="0" w:space="0" w:color="auto"/>
            <w:right w:val="none" w:sz="0" w:space="0" w:color="auto"/>
          </w:divBdr>
        </w:div>
        <w:div w:id="454567926">
          <w:marLeft w:val="640"/>
          <w:marRight w:val="0"/>
          <w:marTop w:val="0"/>
          <w:marBottom w:val="0"/>
          <w:divBdr>
            <w:top w:val="none" w:sz="0" w:space="0" w:color="auto"/>
            <w:left w:val="none" w:sz="0" w:space="0" w:color="auto"/>
            <w:bottom w:val="none" w:sz="0" w:space="0" w:color="auto"/>
            <w:right w:val="none" w:sz="0" w:space="0" w:color="auto"/>
          </w:divBdr>
        </w:div>
        <w:div w:id="527834813">
          <w:marLeft w:val="640"/>
          <w:marRight w:val="0"/>
          <w:marTop w:val="0"/>
          <w:marBottom w:val="0"/>
          <w:divBdr>
            <w:top w:val="none" w:sz="0" w:space="0" w:color="auto"/>
            <w:left w:val="none" w:sz="0" w:space="0" w:color="auto"/>
            <w:bottom w:val="none" w:sz="0" w:space="0" w:color="auto"/>
            <w:right w:val="none" w:sz="0" w:space="0" w:color="auto"/>
          </w:divBdr>
        </w:div>
        <w:div w:id="918171076">
          <w:marLeft w:val="640"/>
          <w:marRight w:val="0"/>
          <w:marTop w:val="0"/>
          <w:marBottom w:val="0"/>
          <w:divBdr>
            <w:top w:val="none" w:sz="0" w:space="0" w:color="auto"/>
            <w:left w:val="none" w:sz="0" w:space="0" w:color="auto"/>
            <w:bottom w:val="none" w:sz="0" w:space="0" w:color="auto"/>
            <w:right w:val="none" w:sz="0" w:space="0" w:color="auto"/>
          </w:divBdr>
        </w:div>
        <w:div w:id="1587693491">
          <w:marLeft w:val="640"/>
          <w:marRight w:val="0"/>
          <w:marTop w:val="0"/>
          <w:marBottom w:val="0"/>
          <w:divBdr>
            <w:top w:val="none" w:sz="0" w:space="0" w:color="auto"/>
            <w:left w:val="none" w:sz="0" w:space="0" w:color="auto"/>
            <w:bottom w:val="none" w:sz="0" w:space="0" w:color="auto"/>
            <w:right w:val="none" w:sz="0" w:space="0" w:color="auto"/>
          </w:divBdr>
        </w:div>
        <w:div w:id="1226721187">
          <w:marLeft w:val="640"/>
          <w:marRight w:val="0"/>
          <w:marTop w:val="0"/>
          <w:marBottom w:val="0"/>
          <w:divBdr>
            <w:top w:val="none" w:sz="0" w:space="0" w:color="auto"/>
            <w:left w:val="none" w:sz="0" w:space="0" w:color="auto"/>
            <w:bottom w:val="none" w:sz="0" w:space="0" w:color="auto"/>
            <w:right w:val="none" w:sz="0" w:space="0" w:color="auto"/>
          </w:divBdr>
        </w:div>
        <w:div w:id="1458377001">
          <w:marLeft w:val="640"/>
          <w:marRight w:val="0"/>
          <w:marTop w:val="0"/>
          <w:marBottom w:val="0"/>
          <w:divBdr>
            <w:top w:val="none" w:sz="0" w:space="0" w:color="auto"/>
            <w:left w:val="none" w:sz="0" w:space="0" w:color="auto"/>
            <w:bottom w:val="none" w:sz="0" w:space="0" w:color="auto"/>
            <w:right w:val="none" w:sz="0" w:space="0" w:color="auto"/>
          </w:divBdr>
        </w:div>
        <w:div w:id="1837499776">
          <w:marLeft w:val="640"/>
          <w:marRight w:val="0"/>
          <w:marTop w:val="0"/>
          <w:marBottom w:val="0"/>
          <w:divBdr>
            <w:top w:val="none" w:sz="0" w:space="0" w:color="auto"/>
            <w:left w:val="none" w:sz="0" w:space="0" w:color="auto"/>
            <w:bottom w:val="none" w:sz="0" w:space="0" w:color="auto"/>
            <w:right w:val="none" w:sz="0" w:space="0" w:color="auto"/>
          </w:divBdr>
        </w:div>
        <w:div w:id="2066172949">
          <w:marLeft w:val="640"/>
          <w:marRight w:val="0"/>
          <w:marTop w:val="0"/>
          <w:marBottom w:val="0"/>
          <w:divBdr>
            <w:top w:val="none" w:sz="0" w:space="0" w:color="auto"/>
            <w:left w:val="none" w:sz="0" w:space="0" w:color="auto"/>
            <w:bottom w:val="none" w:sz="0" w:space="0" w:color="auto"/>
            <w:right w:val="none" w:sz="0" w:space="0" w:color="auto"/>
          </w:divBdr>
        </w:div>
        <w:div w:id="1413090951">
          <w:marLeft w:val="640"/>
          <w:marRight w:val="0"/>
          <w:marTop w:val="0"/>
          <w:marBottom w:val="0"/>
          <w:divBdr>
            <w:top w:val="none" w:sz="0" w:space="0" w:color="auto"/>
            <w:left w:val="none" w:sz="0" w:space="0" w:color="auto"/>
            <w:bottom w:val="none" w:sz="0" w:space="0" w:color="auto"/>
            <w:right w:val="none" w:sz="0" w:space="0" w:color="auto"/>
          </w:divBdr>
        </w:div>
        <w:div w:id="1722746937">
          <w:marLeft w:val="640"/>
          <w:marRight w:val="0"/>
          <w:marTop w:val="0"/>
          <w:marBottom w:val="0"/>
          <w:divBdr>
            <w:top w:val="none" w:sz="0" w:space="0" w:color="auto"/>
            <w:left w:val="none" w:sz="0" w:space="0" w:color="auto"/>
            <w:bottom w:val="none" w:sz="0" w:space="0" w:color="auto"/>
            <w:right w:val="none" w:sz="0" w:space="0" w:color="auto"/>
          </w:divBdr>
        </w:div>
        <w:div w:id="1847212027">
          <w:marLeft w:val="640"/>
          <w:marRight w:val="0"/>
          <w:marTop w:val="0"/>
          <w:marBottom w:val="0"/>
          <w:divBdr>
            <w:top w:val="none" w:sz="0" w:space="0" w:color="auto"/>
            <w:left w:val="none" w:sz="0" w:space="0" w:color="auto"/>
            <w:bottom w:val="none" w:sz="0" w:space="0" w:color="auto"/>
            <w:right w:val="none" w:sz="0" w:space="0" w:color="auto"/>
          </w:divBdr>
        </w:div>
        <w:div w:id="623195565">
          <w:marLeft w:val="640"/>
          <w:marRight w:val="0"/>
          <w:marTop w:val="0"/>
          <w:marBottom w:val="0"/>
          <w:divBdr>
            <w:top w:val="none" w:sz="0" w:space="0" w:color="auto"/>
            <w:left w:val="none" w:sz="0" w:space="0" w:color="auto"/>
            <w:bottom w:val="none" w:sz="0" w:space="0" w:color="auto"/>
            <w:right w:val="none" w:sz="0" w:space="0" w:color="auto"/>
          </w:divBdr>
        </w:div>
        <w:div w:id="1171523705">
          <w:marLeft w:val="640"/>
          <w:marRight w:val="0"/>
          <w:marTop w:val="0"/>
          <w:marBottom w:val="0"/>
          <w:divBdr>
            <w:top w:val="none" w:sz="0" w:space="0" w:color="auto"/>
            <w:left w:val="none" w:sz="0" w:space="0" w:color="auto"/>
            <w:bottom w:val="none" w:sz="0" w:space="0" w:color="auto"/>
            <w:right w:val="none" w:sz="0" w:space="0" w:color="auto"/>
          </w:divBdr>
        </w:div>
        <w:div w:id="583612291">
          <w:marLeft w:val="640"/>
          <w:marRight w:val="0"/>
          <w:marTop w:val="0"/>
          <w:marBottom w:val="0"/>
          <w:divBdr>
            <w:top w:val="none" w:sz="0" w:space="0" w:color="auto"/>
            <w:left w:val="none" w:sz="0" w:space="0" w:color="auto"/>
            <w:bottom w:val="none" w:sz="0" w:space="0" w:color="auto"/>
            <w:right w:val="none" w:sz="0" w:space="0" w:color="auto"/>
          </w:divBdr>
        </w:div>
        <w:div w:id="682316970">
          <w:marLeft w:val="640"/>
          <w:marRight w:val="0"/>
          <w:marTop w:val="0"/>
          <w:marBottom w:val="0"/>
          <w:divBdr>
            <w:top w:val="none" w:sz="0" w:space="0" w:color="auto"/>
            <w:left w:val="none" w:sz="0" w:space="0" w:color="auto"/>
            <w:bottom w:val="none" w:sz="0" w:space="0" w:color="auto"/>
            <w:right w:val="none" w:sz="0" w:space="0" w:color="auto"/>
          </w:divBdr>
        </w:div>
        <w:div w:id="297731602">
          <w:marLeft w:val="640"/>
          <w:marRight w:val="0"/>
          <w:marTop w:val="0"/>
          <w:marBottom w:val="0"/>
          <w:divBdr>
            <w:top w:val="none" w:sz="0" w:space="0" w:color="auto"/>
            <w:left w:val="none" w:sz="0" w:space="0" w:color="auto"/>
            <w:bottom w:val="none" w:sz="0" w:space="0" w:color="auto"/>
            <w:right w:val="none" w:sz="0" w:space="0" w:color="auto"/>
          </w:divBdr>
        </w:div>
        <w:div w:id="1966767562">
          <w:marLeft w:val="640"/>
          <w:marRight w:val="0"/>
          <w:marTop w:val="0"/>
          <w:marBottom w:val="0"/>
          <w:divBdr>
            <w:top w:val="none" w:sz="0" w:space="0" w:color="auto"/>
            <w:left w:val="none" w:sz="0" w:space="0" w:color="auto"/>
            <w:bottom w:val="none" w:sz="0" w:space="0" w:color="auto"/>
            <w:right w:val="none" w:sz="0" w:space="0" w:color="auto"/>
          </w:divBdr>
        </w:div>
        <w:div w:id="1759403346">
          <w:marLeft w:val="640"/>
          <w:marRight w:val="0"/>
          <w:marTop w:val="0"/>
          <w:marBottom w:val="0"/>
          <w:divBdr>
            <w:top w:val="none" w:sz="0" w:space="0" w:color="auto"/>
            <w:left w:val="none" w:sz="0" w:space="0" w:color="auto"/>
            <w:bottom w:val="none" w:sz="0" w:space="0" w:color="auto"/>
            <w:right w:val="none" w:sz="0" w:space="0" w:color="auto"/>
          </w:divBdr>
        </w:div>
        <w:div w:id="1165703645">
          <w:marLeft w:val="640"/>
          <w:marRight w:val="0"/>
          <w:marTop w:val="0"/>
          <w:marBottom w:val="0"/>
          <w:divBdr>
            <w:top w:val="none" w:sz="0" w:space="0" w:color="auto"/>
            <w:left w:val="none" w:sz="0" w:space="0" w:color="auto"/>
            <w:bottom w:val="none" w:sz="0" w:space="0" w:color="auto"/>
            <w:right w:val="none" w:sz="0" w:space="0" w:color="auto"/>
          </w:divBdr>
        </w:div>
        <w:div w:id="1924222195">
          <w:marLeft w:val="640"/>
          <w:marRight w:val="0"/>
          <w:marTop w:val="0"/>
          <w:marBottom w:val="0"/>
          <w:divBdr>
            <w:top w:val="none" w:sz="0" w:space="0" w:color="auto"/>
            <w:left w:val="none" w:sz="0" w:space="0" w:color="auto"/>
            <w:bottom w:val="none" w:sz="0" w:space="0" w:color="auto"/>
            <w:right w:val="none" w:sz="0" w:space="0" w:color="auto"/>
          </w:divBdr>
        </w:div>
        <w:div w:id="914239189">
          <w:marLeft w:val="640"/>
          <w:marRight w:val="0"/>
          <w:marTop w:val="0"/>
          <w:marBottom w:val="0"/>
          <w:divBdr>
            <w:top w:val="none" w:sz="0" w:space="0" w:color="auto"/>
            <w:left w:val="none" w:sz="0" w:space="0" w:color="auto"/>
            <w:bottom w:val="none" w:sz="0" w:space="0" w:color="auto"/>
            <w:right w:val="none" w:sz="0" w:space="0" w:color="auto"/>
          </w:divBdr>
        </w:div>
        <w:div w:id="1187600132">
          <w:marLeft w:val="640"/>
          <w:marRight w:val="0"/>
          <w:marTop w:val="0"/>
          <w:marBottom w:val="0"/>
          <w:divBdr>
            <w:top w:val="none" w:sz="0" w:space="0" w:color="auto"/>
            <w:left w:val="none" w:sz="0" w:space="0" w:color="auto"/>
            <w:bottom w:val="none" w:sz="0" w:space="0" w:color="auto"/>
            <w:right w:val="none" w:sz="0" w:space="0" w:color="auto"/>
          </w:divBdr>
        </w:div>
        <w:div w:id="1743865147">
          <w:marLeft w:val="640"/>
          <w:marRight w:val="0"/>
          <w:marTop w:val="0"/>
          <w:marBottom w:val="0"/>
          <w:divBdr>
            <w:top w:val="none" w:sz="0" w:space="0" w:color="auto"/>
            <w:left w:val="none" w:sz="0" w:space="0" w:color="auto"/>
            <w:bottom w:val="none" w:sz="0" w:space="0" w:color="auto"/>
            <w:right w:val="none" w:sz="0" w:space="0" w:color="auto"/>
          </w:divBdr>
        </w:div>
        <w:div w:id="2059930992">
          <w:marLeft w:val="640"/>
          <w:marRight w:val="0"/>
          <w:marTop w:val="0"/>
          <w:marBottom w:val="0"/>
          <w:divBdr>
            <w:top w:val="none" w:sz="0" w:space="0" w:color="auto"/>
            <w:left w:val="none" w:sz="0" w:space="0" w:color="auto"/>
            <w:bottom w:val="none" w:sz="0" w:space="0" w:color="auto"/>
            <w:right w:val="none" w:sz="0" w:space="0" w:color="auto"/>
          </w:divBdr>
        </w:div>
        <w:div w:id="220144436">
          <w:marLeft w:val="640"/>
          <w:marRight w:val="0"/>
          <w:marTop w:val="0"/>
          <w:marBottom w:val="0"/>
          <w:divBdr>
            <w:top w:val="none" w:sz="0" w:space="0" w:color="auto"/>
            <w:left w:val="none" w:sz="0" w:space="0" w:color="auto"/>
            <w:bottom w:val="none" w:sz="0" w:space="0" w:color="auto"/>
            <w:right w:val="none" w:sz="0" w:space="0" w:color="auto"/>
          </w:divBdr>
        </w:div>
        <w:div w:id="651182953">
          <w:marLeft w:val="640"/>
          <w:marRight w:val="0"/>
          <w:marTop w:val="0"/>
          <w:marBottom w:val="0"/>
          <w:divBdr>
            <w:top w:val="none" w:sz="0" w:space="0" w:color="auto"/>
            <w:left w:val="none" w:sz="0" w:space="0" w:color="auto"/>
            <w:bottom w:val="none" w:sz="0" w:space="0" w:color="auto"/>
            <w:right w:val="none" w:sz="0" w:space="0" w:color="auto"/>
          </w:divBdr>
        </w:div>
        <w:div w:id="560873389">
          <w:marLeft w:val="640"/>
          <w:marRight w:val="0"/>
          <w:marTop w:val="0"/>
          <w:marBottom w:val="0"/>
          <w:divBdr>
            <w:top w:val="none" w:sz="0" w:space="0" w:color="auto"/>
            <w:left w:val="none" w:sz="0" w:space="0" w:color="auto"/>
            <w:bottom w:val="none" w:sz="0" w:space="0" w:color="auto"/>
            <w:right w:val="none" w:sz="0" w:space="0" w:color="auto"/>
          </w:divBdr>
        </w:div>
        <w:div w:id="1601061726">
          <w:marLeft w:val="640"/>
          <w:marRight w:val="0"/>
          <w:marTop w:val="0"/>
          <w:marBottom w:val="0"/>
          <w:divBdr>
            <w:top w:val="none" w:sz="0" w:space="0" w:color="auto"/>
            <w:left w:val="none" w:sz="0" w:space="0" w:color="auto"/>
            <w:bottom w:val="none" w:sz="0" w:space="0" w:color="auto"/>
            <w:right w:val="none" w:sz="0" w:space="0" w:color="auto"/>
          </w:divBdr>
        </w:div>
        <w:div w:id="475102340">
          <w:marLeft w:val="640"/>
          <w:marRight w:val="0"/>
          <w:marTop w:val="0"/>
          <w:marBottom w:val="0"/>
          <w:divBdr>
            <w:top w:val="none" w:sz="0" w:space="0" w:color="auto"/>
            <w:left w:val="none" w:sz="0" w:space="0" w:color="auto"/>
            <w:bottom w:val="none" w:sz="0" w:space="0" w:color="auto"/>
            <w:right w:val="none" w:sz="0" w:space="0" w:color="auto"/>
          </w:divBdr>
        </w:div>
        <w:div w:id="310334295">
          <w:marLeft w:val="640"/>
          <w:marRight w:val="0"/>
          <w:marTop w:val="0"/>
          <w:marBottom w:val="0"/>
          <w:divBdr>
            <w:top w:val="none" w:sz="0" w:space="0" w:color="auto"/>
            <w:left w:val="none" w:sz="0" w:space="0" w:color="auto"/>
            <w:bottom w:val="none" w:sz="0" w:space="0" w:color="auto"/>
            <w:right w:val="none" w:sz="0" w:space="0" w:color="auto"/>
          </w:divBdr>
        </w:div>
        <w:div w:id="1432169051">
          <w:marLeft w:val="640"/>
          <w:marRight w:val="0"/>
          <w:marTop w:val="0"/>
          <w:marBottom w:val="0"/>
          <w:divBdr>
            <w:top w:val="none" w:sz="0" w:space="0" w:color="auto"/>
            <w:left w:val="none" w:sz="0" w:space="0" w:color="auto"/>
            <w:bottom w:val="none" w:sz="0" w:space="0" w:color="auto"/>
            <w:right w:val="none" w:sz="0" w:space="0" w:color="auto"/>
          </w:divBdr>
        </w:div>
        <w:div w:id="1876850509">
          <w:marLeft w:val="640"/>
          <w:marRight w:val="0"/>
          <w:marTop w:val="0"/>
          <w:marBottom w:val="0"/>
          <w:divBdr>
            <w:top w:val="none" w:sz="0" w:space="0" w:color="auto"/>
            <w:left w:val="none" w:sz="0" w:space="0" w:color="auto"/>
            <w:bottom w:val="none" w:sz="0" w:space="0" w:color="auto"/>
            <w:right w:val="none" w:sz="0" w:space="0" w:color="auto"/>
          </w:divBdr>
        </w:div>
        <w:div w:id="4023541">
          <w:marLeft w:val="640"/>
          <w:marRight w:val="0"/>
          <w:marTop w:val="0"/>
          <w:marBottom w:val="0"/>
          <w:divBdr>
            <w:top w:val="none" w:sz="0" w:space="0" w:color="auto"/>
            <w:left w:val="none" w:sz="0" w:space="0" w:color="auto"/>
            <w:bottom w:val="none" w:sz="0" w:space="0" w:color="auto"/>
            <w:right w:val="none" w:sz="0" w:space="0" w:color="auto"/>
          </w:divBdr>
        </w:div>
        <w:div w:id="562250796">
          <w:marLeft w:val="640"/>
          <w:marRight w:val="0"/>
          <w:marTop w:val="0"/>
          <w:marBottom w:val="0"/>
          <w:divBdr>
            <w:top w:val="none" w:sz="0" w:space="0" w:color="auto"/>
            <w:left w:val="none" w:sz="0" w:space="0" w:color="auto"/>
            <w:bottom w:val="none" w:sz="0" w:space="0" w:color="auto"/>
            <w:right w:val="none" w:sz="0" w:space="0" w:color="auto"/>
          </w:divBdr>
        </w:div>
        <w:div w:id="1666082980">
          <w:marLeft w:val="640"/>
          <w:marRight w:val="0"/>
          <w:marTop w:val="0"/>
          <w:marBottom w:val="0"/>
          <w:divBdr>
            <w:top w:val="none" w:sz="0" w:space="0" w:color="auto"/>
            <w:left w:val="none" w:sz="0" w:space="0" w:color="auto"/>
            <w:bottom w:val="none" w:sz="0" w:space="0" w:color="auto"/>
            <w:right w:val="none" w:sz="0" w:space="0" w:color="auto"/>
          </w:divBdr>
        </w:div>
        <w:div w:id="63069067">
          <w:marLeft w:val="640"/>
          <w:marRight w:val="0"/>
          <w:marTop w:val="0"/>
          <w:marBottom w:val="0"/>
          <w:divBdr>
            <w:top w:val="none" w:sz="0" w:space="0" w:color="auto"/>
            <w:left w:val="none" w:sz="0" w:space="0" w:color="auto"/>
            <w:bottom w:val="none" w:sz="0" w:space="0" w:color="auto"/>
            <w:right w:val="none" w:sz="0" w:space="0" w:color="auto"/>
          </w:divBdr>
        </w:div>
        <w:div w:id="221523422">
          <w:marLeft w:val="640"/>
          <w:marRight w:val="0"/>
          <w:marTop w:val="0"/>
          <w:marBottom w:val="0"/>
          <w:divBdr>
            <w:top w:val="none" w:sz="0" w:space="0" w:color="auto"/>
            <w:left w:val="none" w:sz="0" w:space="0" w:color="auto"/>
            <w:bottom w:val="none" w:sz="0" w:space="0" w:color="auto"/>
            <w:right w:val="none" w:sz="0" w:space="0" w:color="auto"/>
          </w:divBdr>
        </w:div>
        <w:div w:id="714354695">
          <w:marLeft w:val="640"/>
          <w:marRight w:val="0"/>
          <w:marTop w:val="0"/>
          <w:marBottom w:val="0"/>
          <w:divBdr>
            <w:top w:val="none" w:sz="0" w:space="0" w:color="auto"/>
            <w:left w:val="none" w:sz="0" w:space="0" w:color="auto"/>
            <w:bottom w:val="none" w:sz="0" w:space="0" w:color="auto"/>
            <w:right w:val="none" w:sz="0" w:space="0" w:color="auto"/>
          </w:divBdr>
        </w:div>
        <w:div w:id="258607481">
          <w:marLeft w:val="640"/>
          <w:marRight w:val="0"/>
          <w:marTop w:val="0"/>
          <w:marBottom w:val="0"/>
          <w:divBdr>
            <w:top w:val="none" w:sz="0" w:space="0" w:color="auto"/>
            <w:left w:val="none" w:sz="0" w:space="0" w:color="auto"/>
            <w:bottom w:val="none" w:sz="0" w:space="0" w:color="auto"/>
            <w:right w:val="none" w:sz="0" w:space="0" w:color="auto"/>
          </w:divBdr>
        </w:div>
        <w:div w:id="2085299800">
          <w:marLeft w:val="640"/>
          <w:marRight w:val="0"/>
          <w:marTop w:val="0"/>
          <w:marBottom w:val="0"/>
          <w:divBdr>
            <w:top w:val="none" w:sz="0" w:space="0" w:color="auto"/>
            <w:left w:val="none" w:sz="0" w:space="0" w:color="auto"/>
            <w:bottom w:val="none" w:sz="0" w:space="0" w:color="auto"/>
            <w:right w:val="none" w:sz="0" w:space="0" w:color="auto"/>
          </w:divBdr>
        </w:div>
        <w:div w:id="192957467">
          <w:marLeft w:val="640"/>
          <w:marRight w:val="0"/>
          <w:marTop w:val="0"/>
          <w:marBottom w:val="0"/>
          <w:divBdr>
            <w:top w:val="none" w:sz="0" w:space="0" w:color="auto"/>
            <w:left w:val="none" w:sz="0" w:space="0" w:color="auto"/>
            <w:bottom w:val="none" w:sz="0" w:space="0" w:color="auto"/>
            <w:right w:val="none" w:sz="0" w:space="0" w:color="auto"/>
          </w:divBdr>
        </w:div>
        <w:div w:id="878932260">
          <w:marLeft w:val="640"/>
          <w:marRight w:val="0"/>
          <w:marTop w:val="0"/>
          <w:marBottom w:val="0"/>
          <w:divBdr>
            <w:top w:val="none" w:sz="0" w:space="0" w:color="auto"/>
            <w:left w:val="none" w:sz="0" w:space="0" w:color="auto"/>
            <w:bottom w:val="none" w:sz="0" w:space="0" w:color="auto"/>
            <w:right w:val="none" w:sz="0" w:space="0" w:color="auto"/>
          </w:divBdr>
        </w:div>
        <w:div w:id="484202117">
          <w:marLeft w:val="640"/>
          <w:marRight w:val="0"/>
          <w:marTop w:val="0"/>
          <w:marBottom w:val="0"/>
          <w:divBdr>
            <w:top w:val="none" w:sz="0" w:space="0" w:color="auto"/>
            <w:left w:val="none" w:sz="0" w:space="0" w:color="auto"/>
            <w:bottom w:val="none" w:sz="0" w:space="0" w:color="auto"/>
            <w:right w:val="none" w:sz="0" w:space="0" w:color="auto"/>
          </w:divBdr>
        </w:div>
        <w:div w:id="1178422873">
          <w:marLeft w:val="640"/>
          <w:marRight w:val="0"/>
          <w:marTop w:val="0"/>
          <w:marBottom w:val="0"/>
          <w:divBdr>
            <w:top w:val="none" w:sz="0" w:space="0" w:color="auto"/>
            <w:left w:val="none" w:sz="0" w:space="0" w:color="auto"/>
            <w:bottom w:val="none" w:sz="0" w:space="0" w:color="auto"/>
            <w:right w:val="none" w:sz="0" w:space="0" w:color="auto"/>
          </w:divBdr>
        </w:div>
        <w:div w:id="1235971063">
          <w:marLeft w:val="640"/>
          <w:marRight w:val="0"/>
          <w:marTop w:val="0"/>
          <w:marBottom w:val="0"/>
          <w:divBdr>
            <w:top w:val="none" w:sz="0" w:space="0" w:color="auto"/>
            <w:left w:val="none" w:sz="0" w:space="0" w:color="auto"/>
            <w:bottom w:val="none" w:sz="0" w:space="0" w:color="auto"/>
            <w:right w:val="none" w:sz="0" w:space="0" w:color="auto"/>
          </w:divBdr>
        </w:div>
        <w:div w:id="484206705">
          <w:marLeft w:val="640"/>
          <w:marRight w:val="0"/>
          <w:marTop w:val="0"/>
          <w:marBottom w:val="0"/>
          <w:divBdr>
            <w:top w:val="none" w:sz="0" w:space="0" w:color="auto"/>
            <w:left w:val="none" w:sz="0" w:space="0" w:color="auto"/>
            <w:bottom w:val="none" w:sz="0" w:space="0" w:color="auto"/>
            <w:right w:val="none" w:sz="0" w:space="0" w:color="auto"/>
          </w:divBdr>
        </w:div>
        <w:div w:id="1605189156">
          <w:marLeft w:val="640"/>
          <w:marRight w:val="0"/>
          <w:marTop w:val="0"/>
          <w:marBottom w:val="0"/>
          <w:divBdr>
            <w:top w:val="none" w:sz="0" w:space="0" w:color="auto"/>
            <w:left w:val="none" w:sz="0" w:space="0" w:color="auto"/>
            <w:bottom w:val="none" w:sz="0" w:space="0" w:color="auto"/>
            <w:right w:val="none" w:sz="0" w:space="0" w:color="auto"/>
          </w:divBdr>
        </w:div>
        <w:div w:id="1992051135">
          <w:marLeft w:val="640"/>
          <w:marRight w:val="0"/>
          <w:marTop w:val="0"/>
          <w:marBottom w:val="0"/>
          <w:divBdr>
            <w:top w:val="none" w:sz="0" w:space="0" w:color="auto"/>
            <w:left w:val="none" w:sz="0" w:space="0" w:color="auto"/>
            <w:bottom w:val="none" w:sz="0" w:space="0" w:color="auto"/>
            <w:right w:val="none" w:sz="0" w:space="0" w:color="auto"/>
          </w:divBdr>
        </w:div>
        <w:div w:id="1062869287">
          <w:marLeft w:val="640"/>
          <w:marRight w:val="0"/>
          <w:marTop w:val="0"/>
          <w:marBottom w:val="0"/>
          <w:divBdr>
            <w:top w:val="none" w:sz="0" w:space="0" w:color="auto"/>
            <w:left w:val="none" w:sz="0" w:space="0" w:color="auto"/>
            <w:bottom w:val="none" w:sz="0" w:space="0" w:color="auto"/>
            <w:right w:val="none" w:sz="0" w:space="0" w:color="auto"/>
          </w:divBdr>
        </w:div>
        <w:div w:id="2103061029">
          <w:marLeft w:val="640"/>
          <w:marRight w:val="0"/>
          <w:marTop w:val="0"/>
          <w:marBottom w:val="0"/>
          <w:divBdr>
            <w:top w:val="none" w:sz="0" w:space="0" w:color="auto"/>
            <w:left w:val="none" w:sz="0" w:space="0" w:color="auto"/>
            <w:bottom w:val="none" w:sz="0" w:space="0" w:color="auto"/>
            <w:right w:val="none" w:sz="0" w:space="0" w:color="auto"/>
          </w:divBdr>
        </w:div>
        <w:div w:id="1572421321">
          <w:marLeft w:val="640"/>
          <w:marRight w:val="0"/>
          <w:marTop w:val="0"/>
          <w:marBottom w:val="0"/>
          <w:divBdr>
            <w:top w:val="none" w:sz="0" w:space="0" w:color="auto"/>
            <w:left w:val="none" w:sz="0" w:space="0" w:color="auto"/>
            <w:bottom w:val="none" w:sz="0" w:space="0" w:color="auto"/>
            <w:right w:val="none" w:sz="0" w:space="0" w:color="auto"/>
          </w:divBdr>
        </w:div>
        <w:div w:id="864826187">
          <w:marLeft w:val="640"/>
          <w:marRight w:val="0"/>
          <w:marTop w:val="0"/>
          <w:marBottom w:val="0"/>
          <w:divBdr>
            <w:top w:val="none" w:sz="0" w:space="0" w:color="auto"/>
            <w:left w:val="none" w:sz="0" w:space="0" w:color="auto"/>
            <w:bottom w:val="none" w:sz="0" w:space="0" w:color="auto"/>
            <w:right w:val="none" w:sz="0" w:space="0" w:color="auto"/>
          </w:divBdr>
        </w:div>
        <w:div w:id="1532378065">
          <w:marLeft w:val="640"/>
          <w:marRight w:val="0"/>
          <w:marTop w:val="0"/>
          <w:marBottom w:val="0"/>
          <w:divBdr>
            <w:top w:val="none" w:sz="0" w:space="0" w:color="auto"/>
            <w:left w:val="none" w:sz="0" w:space="0" w:color="auto"/>
            <w:bottom w:val="none" w:sz="0" w:space="0" w:color="auto"/>
            <w:right w:val="none" w:sz="0" w:space="0" w:color="auto"/>
          </w:divBdr>
        </w:div>
        <w:div w:id="1658260684">
          <w:marLeft w:val="640"/>
          <w:marRight w:val="0"/>
          <w:marTop w:val="0"/>
          <w:marBottom w:val="0"/>
          <w:divBdr>
            <w:top w:val="none" w:sz="0" w:space="0" w:color="auto"/>
            <w:left w:val="none" w:sz="0" w:space="0" w:color="auto"/>
            <w:bottom w:val="none" w:sz="0" w:space="0" w:color="auto"/>
            <w:right w:val="none" w:sz="0" w:space="0" w:color="auto"/>
          </w:divBdr>
        </w:div>
        <w:div w:id="67189624">
          <w:marLeft w:val="640"/>
          <w:marRight w:val="0"/>
          <w:marTop w:val="0"/>
          <w:marBottom w:val="0"/>
          <w:divBdr>
            <w:top w:val="none" w:sz="0" w:space="0" w:color="auto"/>
            <w:left w:val="none" w:sz="0" w:space="0" w:color="auto"/>
            <w:bottom w:val="none" w:sz="0" w:space="0" w:color="auto"/>
            <w:right w:val="none" w:sz="0" w:space="0" w:color="auto"/>
          </w:divBdr>
        </w:div>
        <w:div w:id="2019653487">
          <w:marLeft w:val="640"/>
          <w:marRight w:val="0"/>
          <w:marTop w:val="0"/>
          <w:marBottom w:val="0"/>
          <w:divBdr>
            <w:top w:val="none" w:sz="0" w:space="0" w:color="auto"/>
            <w:left w:val="none" w:sz="0" w:space="0" w:color="auto"/>
            <w:bottom w:val="none" w:sz="0" w:space="0" w:color="auto"/>
            <w:right w:val="none" w:sz="0" w:space="0" w:color="auto"/>
          </w:divBdr>
        </w:div>
        <w:div w:id="2136633251">
          <w:marLeft w:val="640"/>
          <w:marRight w:val="0"/>
          <w:marTop w:val="0"/>
          <w:marBottom w:val="0"/>
          <w:divBdr>
            <w:top w:val="none" w:sz="0" w:space="0" w:color="auto"/>
            <w:left w:val="none" w:sz="0" w:space="0" w:color="auto"/>
            <w:bottom w:val="none" w:sz="0" w:space="0" w:color="auto"/>
            <w:right w:val="none" w:sz="0" w:space="0" w:color="auto"/>
          </w:divBdr>
        </w:div>
        <w:div w:id="1599292921">
          <w:marLeft w:val="640"/>
          <w:marRight w:val="0"/>
          <w:marTop w:val="0"/>
          <w:marBottom w:val="0"/>
          <w:divBdr>
            <w:top w:val="none" w:sz="0" w:space="0" w:color="auto"/>
            <w:left w:val="none" w:sz="0" w:space="0" w:color="auto"/>
            <w:bottom w:val="none" w:sz="0" w:space="0" w:color="auto"/>
            <w:right w:val="none" w:sz="0" w:space="0" w:color="auto"/>
          </w:divBdr>
        </w:div>
        <w:div w:id="131211515">
          <w:marLeft w:val="640"/>
          <w:marRight w:val="0"/>
          <w:marTop w:val="0"/>
          <w:marBottom w:val="0"/>
          <w:divBdr>
            <w:top w:val="none" w:sz="0" w:space="0" w:color="auto"/>
            <w:left w:val="none" w:sz="0" w:space="0" w:color="auto"/>
            <w:bottom w:val="none" w:sz="0" w:space="0" w:color="auto"/>
            <w:right w:val="none" w:sz="0" w:space="0" w:color="auto"/>
          </w:divBdr>
        </w:div>
        <w:div w:id="1246456061">
          <w:marLeft w:val="640"/>
          <w:marRight w:val="0"/>
          <w:marTop w:val="0"/>
          <w:marBottom w:val="0"/>
          <w:divBdr>
            <w:top w:val="none" w:sz="0" w:space="0" w:color="auto"/>
            <w:left w:val="none" w:sz="0" w:space="0" w:color="auto"/>
            <w:bottom w:val="none" w:sz="0" w:space="0" w:color="auto"/>
            <w:right w:val="none" w:sz="0" w:space="0" w:color="auto"/>
          </w:divBdr>
        </w:div>
        <w:div w:id="1268274468">
          <w:marLeft w:val="640"/>
          <w:marRight w:val="0"/>
          <w:marTop w:val="0"/>
          <w:marBottom w:val="0"/>
          <w:divBdr>
            <w:top w:val="none" w:sz="0" w:space="0" w:color="auto"/>
            <w:left w:val="none" w:sz="0" w:space="0" w:color="auto"/>
            <w:bottom w:val="none" w:sz="0" w:space="0" w:color="auto"/>
            <w:right w:val="none" w:sz="0" w:space="0" w:color="auto"/>
          </w:divBdr>
        </w:div>
        <w:div w:id="1952858573">
          <w:marLeft w:val="640"/>
          <w:marRight w:val="0"/>
          <w:marTop w:val="0"/>
          <w:marBottom w:val="0"/>
          <w:divBdr>
            <w:top w:val="none" w:sz="0" w:space="0" w:color="auto"/>
            <w:left w:val="none" w:sz="0" w:space="0" w:color="auto"/>
            <w:bottom w:val="none" w:sz="0" w:space="0" w:color="auto"/>
            <w:right w:val="none" w:sz="0" w:space="0" w:color="auto"/>
          </w:divBdr>
        </w:div>
        <w:div w:id="1602837643">
          <w:marLeft w:val="640"/>
          <w:marRight w:val="0"/>
          <w:marTop w:val="0"/>
          <w:marBottom w:val="0"/>
          <w:divBdr>
            <w:top w:val="none" w:sz="0" w:space="0" w:color="auto"/>
            <w:left w:val="none" w:sz="0" w:space="0" w:color="auto"/>
            <w:bottom w:val="none" w:sz="0" w:space="0" w:color="auto"/>
            <w:right w:val="none" w:sz="0" w:space="0" w:color="auto"/>
          </w:divBdr>
        </w:div>
        <w:div w:id="1538737903">
          <w:marLeft w:val="640"/>
          <w:marRight w:val="0"/>
          <w:marTop w:val="0"/>
          <w:marBottom w:val="0"/>
          <w:divBdr>
            <w:top w:val="none" w:sz="0" w:space="0" w:color="auto"/>
            <w:left w:val="none" w:sz="0" w:space="0" w:color="auto"/>
            <w:bottom w:val="none" w:sz="0" w:space="0" w:color="auto"/>
            <w:right w:val="none" w:sz="0" w:space="0" w:color="auto"/>
          </w:divBdr>
        </w:div>
        <w:div w:id="1808618502">
          <w:marLeft w:val="640"/>
          <w:marRight w:val="0"/>
          <w:marTop w:val="0"/>
          <w:marBottom w:val="0"/>
          <w:divBdr>
            <w:top w:val="none" w:sz="0" w:space="0" w:color="auto"/>
            <w:left w:val="none" w:sz="0" w:space="0" w:color="auto"/>
            <w:bottom w:val="none" w:sz="0" w:space="0" w:color="auto"/>
            <w:right w:val="none" w:sz="0" w:space="0" w:color="auto"/>
          </w:divBdr>
        </w:div>
        <w:div w:id="418016354">
          <w:marLeft w:val="640"/>
          <w:marRight w:val="0"/>
          <w:marTop w:val="0"/>
          <w:marBottom w:val="0"/>
          <w:divBdr>
            <w:top w:val="none" w:sz="0" w:space="0" w:color="auto"/>
            <w:left w:val="none" w:sz="0" w:space="0" w:color="auto"/>
            <w:bottom w:val="none" w:sz="0" w:space="0" w:color="auto"/>
            <w:right w:val="none" w:sz="0" w:space="0" w:color="auto"/>
          </w:divBdr>
        </w:div>
        <w:div w:id="399835843">
          <w:marLeft w:val="640"/>
          <w:marRight w:val="0"/>
          <w:marTop w:val="0"/>
          <w:marBottom w:val="0"/>
          <w:divBdr>
            <w:top w:val="none" w:sz="0" w:space="0" w:color="auto"/>
            <w:left w:val="none" w:sz="0" w:space="0" w:color="auto"/>
            <w:bottom w:val="none" w:sz="0" w:space="0" w:color="auto"/>
            <w:right w:val="none" w:sz="0" w:space="0" w:color="auto"/>
          </w:divBdr>
        </w:div>
        <w:div w:id="2017611116">
          <w:marLeft w:val="640"/>
          <w:marRight w:val="0"/>
          <w:marTop w:val="0"/>
          <w:marBottom w:val="0"/>
          <w:divBdr>
            <w:top w:val="none" w:sz="0" w:space="0" w:color="auto"/>
            <w:left w:val="none" w:sz="0" w:space="0" w:color="auto"/>
            <w:bottom w:val="none" w:sz="0" w:space="0" w:color="auto"/>
            <w:right w:val="none" w:sz="0" w:space="0" w:color="auto"/>
          </w:divBdr>
        </w:div>
        <w:div w:id="1194853761">
          <w:marLeft w:val="640"/>
          <w:marRight w:val="0"/>
          <w:marTop w:val="0"/>
          <w:marBottom w:val="0"/>
          <w:divBdr>
            <w:top w:val="none" w:sz="0" w:space="0" w:color="auto"/>
            <w:left w:val="none" w:sz="0" w:space="0" w:color="auto"/>
            <w:bottom w:val="none" w:sz="0" w:space="0" w:color="auto"/>
            <w:right w:val="none" w:sz="0" w:space="0" w:color="auto"/>
          </w:divBdr>
        </w:div>
        <w:div w:id="848522725">
          <w:marLeft w:val="640"/>
          <w:marRight w:val="0"/>
          <w:marTop w:val="0"/>
          <w:marBottom w:val="0"/>
          <w:divBdr>
            <w:top w:val="none" w:sz="0" w:space="0" w:color="auto"/>
            <w:left w:val="none" w:sz="0" w:space="0" w:color="auto"/>
            <w:bottom w:val="none" w:sz="0" w:space="0" w:color="auto"/>
            <w:right w:val="none" w:sz="0" w:space="0" w:color="auto"/>
          </w:divBdr>
        </w:div>
        <w:div w:id="562260080">
          <w:marLeft w:val="640"/>
          <w:marRight w:val="0"/>
          <w:marTop w:val="0"/>
          <w:marBottom w:val="0"/>
          <w:divBdr>
            <w:top w:val="none" w:sz="0" w:space="0" w:color="auto"/>
            <w:left w:val="none" w:sz="0" w:space="0" w:color="auto"/>
            <w:bottom w:val="none" w:sz="0" w:space="0" w:color="auto"/>
            <w:right w:val="none" w:sz="0" w:space="0" w:color="auto"/>
          </w:divBdr>
        </w:div>
        <w:div w:id="1203321175">
          <w:marLeft w:val="640"/>
          <w:marRight w:val="0"/>
          <w:marTop w:val="0"/>
          <w:marBottom w:val="0"/>
          <w:divBdr>
            <w:top w:val="none" w:sz="0" w:space="0" w:color="auto"/>
            <w:left w:val="none" w:sz="0" w:space="0" w:color="auto"/>
            <w:bottom w:val="none" w:sz="0" w:space="0" w:color="auto"/>
            <w:right w:val="none" w:sz="0" w:space="0" w:color="auto"/>
          </w:divBdr>
        </w:div>
        <w:div w:id="1365132579">
          <w:marLeft w:val="640"/>
          <w:marRight w:val="0"/>
          <w:marTop w:val="0"/>
          <w:marBottom w:val="0"/>
          <w:divBdr>
            <w:top w:val="none" w:sz="0" w:space="0" w:color="auto"/>
            <w:left w:val="none" w:sz="0" w:space="0" w:color="auto"/>
            <w:bottom w:val="none" w:sz="0" w:space="0" w:color="auto"/>
            <w:right w:val="none" w:sz="0" w:space="0" w:color="auto"/>
          </w:divBdr>
        </w:div>
        <w:div w:id="1500385116">
          <w:marLeft w:val="640"/>
          <w:marRight w:val="0"/>
          <w:marTop w:val="0"/>
          <w:marBottom w:val="0"/>
          <w:divBdr>
            <w:top w:val="none" w:sz="0" w:space="0" w:color="auto"/>
            <w:left w:val="none" w:sz="0" w:space="0" w:color="auto"/>
            <w:bottom w:val="none" w:sz="0" w:space="0" w:color="auto"/>
            <w:right w:val="none" w:sz="0" w:space="0" w:color="auto"/>
          </w:divBdr>
        </w:div>
        <w:div w:id="1380475300">
          <w:marLeft w:val="640"/>
          <w:marRight w:val="0"/>
          <w:marTop w:val="0"/>
          <w:marBottom w:val="0"/>
          <w:divBdr>
            <w:top w:val="none" w:sz="0" w:space="0" w:color="auto"/>
            <w:left w:val="none" w:sz="0" w:space="0" w:color="auto"/>
            <w:bottom w:val="none" w:sz="0" w:space="0" w:color="auto"/>
            <w:right w:val="none" w:sz="0" w:space="0" w:color="auto"/>
          </w:divBdr>
        </w:div>
        <w:div w:id="1687634904">
          <w:marLeft w:val="640"/>
          <w:marRight w:val="0"/>
          <w:marTop w:val="0"/>
          <w:marBottom w:val="0"/>
          <w:divBdr>
            <w:top w:val="none" w:sz="0" w:space="0" w:color="auto"/>
            <w:left w:val="none" w:sz="0" w:space="0" w:color="auto"/>
            <w:bottom w:val="none" w:sz="0" w:space="0" w:color="auto"/>
            <w:right w:val="none" w:sz="0" w:space="0" w:color="auto"/>
          </w:divBdr>
        </w:div>
        <w:div w:id="1283077994">
          <w:marLeft w:val="640"/>
          <w:marRight w:val="0"/>
          <w:marTop w:val="0"/>
          <w:marBottom w:val="0"/>
          <w:divBdr>
            <w:top w:val="none" w:sz="0" w:space="0" w:color="auto"/>
            <w:left w:val="none" w:sz="0" w:space="0" w:color="auto"/>
            <w:bottom w:val="none" w:sz="0" w:space="0" w:color="auto"/>
            <w:right w:val="none" w:sz="0" w:space="0" w:color="auto"/>
          </w:divBdr>
        </w:div>
        <w:div w:id="1779063912">
          <w:marLeft w:val="640"/>
          <w:marRight w:val="0"/>
          <w:marTop w:val="0"/>
          <w:marBottom w:val="0"/>
          <w:divBdr>
            <w:top w:val="none" w:sz="0" w:space="0" w:color="auto"/>
            <w:left w:val="none" w:sz="0" w:space="0" w:color="auto"/>
            <w:bottom w:val="none" w:sz="0" w:space="0" w:color="auto"/>
            <w:right w:val="none" w:sz="0" w:space="0" w:color="auto"/>
          </w:divBdr>
        </w:div>
        <w:div w:id="577331004">
          <w:marLeft w:val="640"/>
          <w:marRight w:val="0"/>
          <w:marTop w:val="0"/>
          <w:marBottom w:val="0"/>
          <w:divBdr>
            <w:top w:val="none" w:sz="0" w:space="0" w:color="auto"/>
            <w:left w:val="none" w:sz="0" w:space="0" w:color="auto"/>
            <w:bottom w:val="none" w:sz="0" w:space="0" w:color="auto"/>
            <w:right w:val="none" w:sz="0" w:space="0" w:color="auto"/>
          </w:divBdr>
        </w:div>
        <w:div w:id="753671085">
          <w:marLeft w:val="640"/>
          <w:marRight w:val="0"/>
          <w:marTop w:val="0"/>
          <w:marBottom w:val="0"/>
          <w:divBdr>
            <w:top w:val="none" w:sz="0" w:space="0" w:color="auto"/>
            <w:left w:val="none" w:sz="0" w:space="0" w:color="auto"/>
            <w:bottom w:val="none" w:sz="0" w:space="0" w:color="auto"/>
            <w:right w:val="none" w:sz="0" w:space="0" w:color="auto"/>
          </w:divBdr>
        </w:div>
        <w:div w:id="1401636522">
          <w:marLeft w:val="640"/>
          <w:marRight w:val="0"/>
          <w:marTop w:val="0"/>
          <w:marBottom w:val="0"/>
          <w:divBdr>
            <w:top w:val="none" w:sz="0" w:space="0" w:color="auto"/>
            <w:left w:val="none" w:sz="0" w:space="0" w:color="auto"/>
            <w:bottom w:val="none" w:sz="0" w:space="0" w:color="auto"/>
            <w:right w:val="none" w:sz="0" w:space="0" w:color="auto"/>
          </w:divBdr>
        </w:div>
        <w:div w:id="177741622">
          <w:marLeft w:val="640"/>
          <w:marRight w:val="0"/>
          <w:marTop w:val="0"/>
          <w:marBottom w:val="0"/>
          <w:divBdr>
            <w:top w:val="none" w:sz="0" w:space="0" w:color="auto"/>
            <w:left w:val="none" w:sz="0" w:space="0" w:color="auto"/>
            <w:bottom w:val="none" w:sz="0" w:space="0" w:color="auto"/>
            <w:right w:val="none" w:sz="0" w:space="0" w:color="auto"/>
          </w:divBdr>
        </w:div>
        <w:div w:id="1566798886">
          <w:marLeft w:val="640"/>
          <w:marRight w:val="0"/>
          <w:marTop w:val="0"/>
          <w:marBottom w:val="0"/>
          <w:divBdr>
            <w:top w:val="none" w:sz="0" w:space="0" w:color="auto"/>
            <w:left w:val="none" w:sz="0" w:space="0" w:color="auto"/>
            <w:bottom w:val="none" w:sz="0" w:space="0" w:color="auto"/>
            <w:right w:val="none" w:sz="0" w:space="0" w:color="auto"/>
          </w:divBdr>
        </w:div>
        <w:div w:id="9335234">
          <w:marLeft w:val="640"/>
          <w:marRight w:val="0"/>
          <w:marTop w:val="0"/>
          <w:marBottom w:val="0"/>
          <w:divBdr>
            <w:top w:val="none" w:sz="0" w:space="0" w:color="auto"/>
            <w:left w:val="none" w:sz="0" w:space="0" w:color="auto"/>
            <w:bottom w:val="none" w:sz="0" w:space="0" w:color="auto"/>
            <w:right w:val="none" w:sz="0" w:space="0" w:color="auto"/>
          </w:divBdr>
        </w:div>
        <w:div w:id="1324504626">
          <w:marLeft w:val="640"/>
          <w:marRight w:val="0"/>
          <w:marTop w:val="0"/>
          <w:marBottom w:val="0"/>
          <w:divBdr>
            <w:top w:val="none" w:sz="0" w:space="0" w:color="auto"/>
            <w:left w:val="none" w:sz="0" w:space="0" w:color="auto"/>
            <w:bottom w:val="none" w:sz="0" w:space="0" w:color="auto"/>
            <w:right w:val="none" w:sz="0" w:space="0" w:color="auto"/>
          </w:divBdr>
        </w:div>
        <w:div w:id="1791589607">
          <w:marLeft w:val="640"/>
          <w:marRight w:val="0"/>
          <w:marTop w:val="0"/>
          <w:marBottom w:val="0"/>
          <w:divBdr>
            <w:top w:val="none" w:sz="0" w:space="0" w:color="auto"/>
            <w:left w:val="none" w:sz="0" w:space="0" w:color="auto"/>
            <w:bottom w:val="none" w:sz="0" w:space="0" w:color="auto"/>
            <w:right w:val="none" w:sz="0" w:space="0" w:color="auto"/>
          </w:divBdr>
        </w:div>
        <w:div w:id="1211454924">
          <w:marLeft w:val="640"/>
          <w:marRight w:val="0"/>
          <w:marTop w:val="0"/>
          <w:marBottom w:val="0"/>
          <w:divBdr>
            <w:top w:val="none" w:sz="0" w:space="0" w:color="auto"/>
            <w:left w:val="none" w:sz="0" w:space="0" w:color="auto"/>
            <w:bottom w:val="none" w:sz="0" w:space="0" w:color="auto"/>
            <w:right w:val="none" w:sz="0" w:space="0" w:color="auto"/>
          </w:divBdr>
        </w:div>
        <w:div w:id="563297882">
          <w:marLeft w:val="640"/>
          <w:marRight w:val="0"/>
          <w:marTop w:val="0"/>
          <w:marBottom w:val="0"/>
          <w:divBdr>
            <w:top w:val="none" w:sz="0" w:space="0" w:color="auto"/>
            <w:left w:val="none" w:sz="0" w:space="0" w:color="auto"/>
            <w:bottom w:val="none" w:sz="0" w:space="0" w:color="auto"/>
            <w:right w:val="none" w:sz="0" w:space="0" w:color="auto"/>
          </w:divBdr>
        </w:div>
        <w:div w:id="757096009">
          <w:marLeft w:val="640"/>
          <w:marRight w:val="0"/>
          <w:marTop w:val="0"/>
          <w:marBottom w:val="0"/>
          <w:divBdr>
            <w:top w:val="none" w:sz="0" w:space="0" w:color="auto"/>
            <w:left w:val="none" w:sz="0" w:space="0" w:color="auto"/>
            <w:bottom w:val="none" w:sz="0" w:space="0" w:color="auto"/>
            <w:right w:val="none" w:sz="0" w:space="0" w:color="auto"/>
          </w:divBdr>
        </w:div>
        <w:div w:id="907033618">
          <w:marLeft w:val="640"/>
          <w:marRight w:val="0"/>
          <w:marTop w:val="0"/>
          <w:marBottom w:val="0"/>
          <w:divBdr>
            <w:top w:val="none" w:sz="0" w:space="0" w:color="auto"/>
            <w:left w:val="none" w:sz="0" w:space="0" w:color="auto"/>
            <w:bottom w:val="none" w:sz="0" w:space="0" w:color="auto"/>
            <w:right w:val="none" w:sz="0" w:space="0" w:color="auto"/>
          </w:divBdr>
        </w:div>
        <w:div w:id="608973775">
          <w:marLeft w:val="640"/>
          <w:marRight w:val="0"/>
          <w:marTop w:val="0"/>
          <w:marBottom w:val="0"/>
          <w:divBdr>
            <w:top w:val="none" w:sz="0" w:space="0" w:color="auto"/>
            <w:left w:val="none" w:sz="0" w:space="0" w:color="auto"/>
            <w:bottom w:val="none" w:sz="0" w:space="0" w:color="auto"/>
            <w:right w:val="none" w:sz="0" w:space="0" w:color="auto"/>
          </w:divBdr>
        </w:div>
        <w:div w:id="525486914">
          <w:marLeft w:val="640"/>
          <w:marRight w:val="0"/>
          <w:marTop w:val="0"/>
          <w:marBottom w:val="0"/>
          <w:divBdr>
            <w:top w:val="none" w:sz="0" w:space="0" w:color="auto"/>
            <w:left w:val="none" w:sz="0" w:space="0" w:color="auto"/>
            <w:bottom w:val="none" w:sz="0" w:space="0" w:color="auto"/>
            <w:right w:val="none" w:sz="0" w:space="0" w:color="auto"/>
          </w:divBdr>
        </w:div>
        <w:div w:id="1146705030">
          <w:marLeft w:val="640"/>
          <w:marRight w:val="0"/>
          <w:marTop w:val="0"/>
          <w:marBottom w:val="0"/>
          <w:divBdr>
            <w:top w:val="none" w:sz="0" w:space="0" w:color="auto"/>
            <w:left w:val="none" w:sz="0" w:space="0" w:color="auto"/>
            <w:bottom w:val="none" w:sz="0" w:space="0" w:color="auto"/>
            <w:right w:val="none" w:sz="0" w:space="0" w:color="auto"/>
          </w:divBdr>
        </w:div>
        <w:div w:id="839926500">
          <w:marLeft w:val="640"/>
          <w:marRight w:val="0"/>
          <w:marTop w:val="0"/>
          <w:marBottom w:val="0"/>
          <w:divBdr>
            <w:top w:val="none" w:sz="0" w:space="0" w:color="auto"/>
            <w:left w:val="none" w:sz="0" w:space="0" w:color="auto"/>
            <w:bottom w:val="none" w:sz="0" w:space="0" w:color="auto"/>
            <w:right w:val="none" w:sz="0" w:space="0" w:color="auto"/>
          </w:divBdr>
        </w:div>
        <w:div w:id="1333489440">
          <w:marLeft w:val="640"/>
          <w:marRight w:val="0"/>
          <w:marTop w:val="0"/>
          <w:marBottom w:val="0"/>
          <w:divBdr>
            <w:top w:val="none" w:sz="0" w:space="0" w:color="auto"/>
            <w:left w:val="none" w:sz="0" w:space="0" w:color="auto"/>
            <w:bottom w:val="none" w:sz="0" w:space="0" w:color="auto"/>
            <w:right w:val="none" w:sz="0" w:space="0" w:color="auto"/>
          </w:divBdr>
        </w:div>
        <w:div w:id="1189879177">
          <w:marLeft w:val="640"/>
          <w:marRight w:val="0"/>
          <w:marTop w:val="0"/>
          <w:marBottom w:val="0"/>
          <w:divBdr>
            <w:top w:val="none" w:sz="0" w:space="0" w:color="auto"/>
            <w:left w:val="none" w:sz="0" w:space="0" w:color="auto"/>
            <w:bottom w:val="none" w:sz="0" w:space="0" w:color="auto"/>
            <w:right w:val="none" w:sz="0" w:space="0" w:color="auto"/>
          </w:divBdr>
        </w:div>
        <w:div w:id="525682191">
          <w:marLeft w:val="640"/>
          <w:marRight w:val="0"/>
          <w:marTop w:val="0"/>
          <w:marBottom w:val="0"/>
          <w:divBdr>
            <w:top w:val="none" w:sz="0" w:space="0" w:color="auto"/>
            <w:left w:val="none" w:sz="0" w:space="0" w:color="auto"/>
            <w:bottom w:val="none" w:sz="0" w:space="0" w:color="auto"/>
            <w:right w:val="none" w:sz="0" w:space="0" w:color="auto"/>
          </w:divBdr>
        </w:div>
        <w:div w:id="1090472625">
          <w:marLeft w:val="640"/>
          <w:marRight w:val="0"/>
          <w:marTop w:val="0"/>
          <w:marBottom w:val="0"/>
          <w:divBdr>
            <w:top w:val="none" w:sz="0" w:space="0" w:color="auto"/>
            <w:left w:val="none" w:sz="0" w:space="0" w:color="auto"/>
            <w:bottom w:val="none" w:sz="0" w:space="0" w:color="auto"/>
            <w:right w:val="none" w:sz="0" w:space="0" w:color="auto"/>
          </w:divBdr>
        </w:div>
        <w:div w:id="416748210">
          <w:marLeft w:val="640"/>
          <w:marRight w:val="0"/>
          <w:marTop w:val="0"/>
          <w:marBottom w:val="0"/>
          <w:divBdr>
            <w:top w:val="none" w:sz="0" w:space="0" w:color="auto"/>
            <w:left w:val="none" w:sz="0" w:space="0" w:color="auto"/>
            <w:bottom w:val="none" w:sz="0" w:space="0" w:color="auto"/>
            <w:right w:val="none" w:sz="0" w:space="0" w:color="auto"/>
          </w:divBdr>
        </w:div>
        <w:div w:id="855115062">
          <w:marLeft w:val="640"/>
          <w:marRight w:val="0"/>
          <w:marTop w:val="0"/>
          <w:marBottom w:val="0"/>
          <w:divBdr>
            <w:top w:val="none" w:sz="0" w:space="0" w:color="auto"/>
            <w:left w:val="none" w:sz="0" w:space="0" w:color="auto"/>
            <w:bottom w:val="none" w:sz="0" w:space="0" w:color="auto"/>
            <w:right w:val="none" w:sz="0" w:space="0" w:color="auto"/>
          </w:divBdr>
        </w:div>
        <w:div w:id="1761216155">
          <w:marLeft w:val="640"/>
          <w:marRight w:val="0"/>
          <w:marTop w:val="0"/>
          <w:marBottom w:val="0"/>
          <w:divBdr>
            <w:top w:val="none" w:sz="0" w:space="0" w:color="auto"/>
            <w:left w:val="none" w:sz="0" w:space="0" w:color="auto"/>
            <w:bottom w:val="none" w:sz="0" w:space="0" w:color="auto"/>
            <w:right w:val="none" w:sz="0" w:space="0" w:color="auto"/>
          </w:divBdr>
        </w:div>
        <w:div w:id="1850606348">
          <w:marLeft w:val="640"/>
          <w:marRight w:val="0"/>
          <w:marTop w:val="0"/>
          <w:marBottom w:val="0"/>
          <w:divBdr>
            <w:top w:val="none" w:sz="0" w:space="0" w:color="auto"/>
            <w:left w:val="none" w:sz="0" w:space="0" w:color="auto"/>
            <w:bottom w:val="none" w:sz="0" w:space="0" w:color="auto"/>
            <w:right w:val="none" w:sz="0" w:space="0" w:color="auto"/>
          </w:divBdr>
        </w:div>
        <w:div w:id="1894609957">
          <w:marLeft w:val="640"/>
          <w:marRight w:val="0"/>
          <w:marTop w:val="0"/>
          <w:marBottom w:val="0"/>
          <w:divBdr>
            <w:top w:val="none" w:sz="0" w:space="0" w:color="auto"/>
            <w:left w:val="none" w:sz="0" w:space="0" w:color="auto"/>
            <w:bottom w:val="none" w:sz="0" w:space="0" w:color="auto"/>
            <w:right w:val="none" w:sz="0" w:space="0" w:color="auto"/>
          </w:divBdr>
        </w:div>
      </w:divsChild>
    </w:div>
    <w:div w:id="1627077323">
      <w:bodyDiv w:val="1"/>
      <w:marLeft w:val="0"/>
      <w:marRight w:val="0"/>
      <w:marTop w:val="0"/>
      <w:marBottom w:val="0"/>
      <w:divBdr>
        <w:top w:val="none" w:sz="0" w:space="0" w:color="auto"/>
        <w:left w:val="none" w:sz="0" w:space="0" w:color="auto"/>
        <w:bottom w:val="none" w:sz="0" w:space="0" w:color="auto"/>
        <w:right w:val="none" w:sz="0" w:space="0" w:color="auto"/>
      </w:divBdr>
      <w:divsChild>
        <w:div w:id="892624167">
          <w:marLeft w:val="640"/>
          <w:marRight w:val="0"/>
          <w:marTop w:val="0"/>
          <w:marBottom w:val="0"/>
          <w:divBdr>
            <w:top w:val="none" w:sz="0" w:space="0" w:color="auto"/>
            <w:left w:val="none" w:sz="0" w:space="0" w:color="auto"/>
            <w:bottom w:val="none" w:sz="0" w:space="0" w:color="auto"/>
            <w:right w:val="none" w:sz="0" w:space="0" w:color="auto"/>
          </w:divBdr>
        </w:div>
        <w:div w:id="1039279755">
          <w:marLeft w:val="640"/>
          <w:marRight w:val="0"/>
          <w:marTop w:val="0"/>
          <w:marBottom w:val="0"/>
          <w:divBdr>
            <w:top w:val="none" w:sz="0" w:space="0" w:color="auto"/>
            <w:left w:val="none" w:sz="0" w:space="0" w:color="auto"/>
            <w:bottom w:val="none" w:sz="0" w:space="0" w:color="auto"/>
            <w:right w:val="none" w:sz="0" w:space="0" w:color="auto"/>
          </w:divBdr>
        </w:div>
        <w:div w:id="1095127408">
          <w:marLeft w:val="640"/>
          <w:marRight w:val="0"/>
          <w:marTop w:val="0"/>
          <w:marBottom w:val="0"/>
          <w:divBdr>
            <w:top w:val="none" w:sz="0" w:space="0" w:color="auto"/>
            <w:left w:val="none" w:sz="0" w:space="0" w:color="auto"/>
            <w:bottom w:val="none" w:sz="0" w:space="0" w:color="auto"/>
            <w:right w:val="none" w:sz="0" w:space="0" w:color="auto"/>
          </w:divBdr>
        </w:div>
        <w:div w:id="1518930061">
          <w:marLeft w:val="640"/>
          <w:marRight w:val="0"/>
          <w:marTop w:val="0"/>
          <w:marBottom w:val="0"/>
          <w:divBdr>
            <w:top w:val="none" w:sz="0" w:space="0" w:color="auto"/>
            <w:left w:val="none" w:sz="0" w:space="0" w:color="auto"/>
            <w:bottom w:val="none" w:sz="0" w:space="0" w:color="auto"/>
            <w:right w:val="none" w:sz="0" w:space="0" w:color="auto"/>
          </w:divBdr>
        </w:div>
        <w:div w:id="440760944">
          <w:marLeft w:val="640"/>
          <w:marRight w:val="0"/>
          <w:marTop w:val="0"/>
          <w:marBottom w:val="0"/>
          <w:divBdr>
            <w:top w:val="none" w:sz="0" w:space="0" w:color="auto"/>
            <w:left w:val="none" w:sz="0" w:space="0" w:color="auto"/>
            <w:bottom w:val="none" w:sz="0" w:space="0" w:color="auto"/>
            <w:right w:val="none" w:sz="0" w:space="0" w:color="auto"/>
          </w:divBdr>
        </w:div>
        <w:div w:id="1469516736">
          <w:marLeft w:val="640"/>
          <w:marRight w:val="0"/>
          <w:marTop w:val="0"/>
          <w:marBottom w:val="0"/>
          <w:divBdr>
            <w:top w:val="none" w:sz="0" w:space="0" w:color="auto"/>
            <w:left w:val="none" w:sz="0" w:space="0" w:color="auto"/>
            <w:bottom w:val="none" w:sz="0" w:space="0" w:color="auto"/>
            <w:right w:val="none" w:sz="0" w:space="0" w:color="auto"/>
          </w:divBdr>
        </w:div>
        <w:div w:id="1292058243">
          <w:marLeft w:val="640"/>
          <w:marRight w:val="0"/>
          <w:marTop w:val="0"/>
          <w:marBottom w:val="0"/>
          <w:divBdr>
            <w:top w:val="none" w:sz="0" w:space="0" w:color="auto"/>
            <w:left w:val="none" w:sz="0" w:space="0" w:color="auto"/>
            <w:bottom w:val="none" w:sz="0" w:space="0" w:color="auto"/>
            <w:right w:val="none" w:sz="0" w:space="0" w:color="auto"/>
          </w:divBdr>
        </w:div>
        <w:div w:id="1140027957">
          <w:marLeft w:val="640"/>
          <w:marRight w:val="0"/>
          <w:marTop w:val="0"/>
          <w:marBottom w:val="0"/>
          <w:divBdr>
            <w:top w:val="none" w:sz="0" w:space="0" w:color="auto"/>
            <w:left w:val="none" w:sz="0" w:space="0" w:color="auto"/>
            <w:bottom w:val="none" w:sz="0" w:space="0" w:color="auto"/>
            <w:right w:val="none" w:sz="0" w:space="0" w:color="auto"/>
          </w:divBdr>
        </w:div>
        <w:div w:id="2013793218">
          <w:marLeft w:val="640"/>
          <w:marRight w:val="0"/>
          <w:marTop w:val="0"/>
          <w:marBottom w:val="0"/>
          <w:divBdr>
            <w:top w:val="none" w:sz="0" w:space="0" w:color="auto"/>
            <w:left w:val="none" w:sz="0" w:space="0" w:color="auto"/>
            <w:bottom w:val="none" w:sz="0" w:space="0" w:color="auto"/>
            <w:right w:val="none" w:sz="0" w:space="0" w:color="auto"/>
          </w:divBdr>
        </w:div>
        <w:div w:id="359165070">
          <w:marLeft w:val="640"/>
          <w:marRight w:val="0"/>
          <w:marTop w:val="0"/>
          <w:marBottom w:val="0"/>
          <w:divBdr>
            <w:top w:val="none" w:sz="0" w:space="0" w:color="auto"/>
            <w:left w:val="none" w:sz="0" w:space="0" w:color="auto"/>
            <w:bottom w:val="none" w:sz="0" w:space="0" w:color="auto"/>
            <w:right w:val="none" w:sz="0" w:space="0" w:color="auto"/>
          </w:divBdr>
        </w:div>
        <w:div w:id="885216017">
          <w:marLeft w:val="640"/>
          <w:marRight w:val="0"/>
          <w:marTop w:val="0"/>
          <w:marBottom w:val="0"/>
          <w:divBdr>
            <w:top w:val="none" w:sz="0" w:space="0" w:color="auto"/>
            <w:left w:val="none" w:sz="0" w:space="0" w:color="auto"/>
            <w:bottom w:val="none" w:sz="0" w:space="0" w:color="auto"/>
            <w:right w:val="none" w:sz="0" w:space="0" w:color="auto"/>
          </w:divBdr>
        </w:div>
        <w:div w:id="1378699083">
          <w:marLeft w:val="640"/>
          <w:marRight w:val="0"/>
          <w:marTop w:val="0"/>
          <w:marBottom w:val="0"/>
          <w:divBdr>
            <w:top w:val="none" w:sz="0" w:space="0" w:color="auto"/>
            <w:left w:val="none" w:sz="0" w:space="0" w:color="auto"/>
            <w:bottom w:val="none" w:sz="0" w:space="0" w:color="auto"/>
            <w:right w:val="none" w:sz="0" w:space="0" w:color="auto"/>
          </w:divBdr>
        </w:div>
        <w:div w:id="522476352">
          <w:marLeft w:val="640"/>
          <w:marRight w:val="0"/>
          <w:marTop w:val="0"/>
          <w:marBottom w:val="0"/>
          <w:divBdr>
            <w:top w:val="none" w:sz="0" w:space="0" w:color="auto"/>
            <w:left w:val="none" w:sz="0" w:space="0" w:color="auto"/>
            <w:bottom w:val="none" w:sz="0" w:space="0" w:color="auto"/>
            <w:right w:val="none" w:sz="0" w:space="0" w:color="auto"/>
          </w:divBdr>
        </w:div>
        <w:div w:id="1489131231">
          <w:marLeft w:val="640"/>
          <w:marRight w:val="0"/>
          <w:marTop w:val="0"/>
          <w:marBottom w:val="0"/>
          <w:divBdr>
            <w:top w:val="none" w:sz="0" w:space="0" w:color="auto"/>
            <w:left w:val="none" w:sz="0" w:space="0" w:color="auto"/>
            <w:bottom w:val="none" w:sz="0" w:space="0" w:color="auto"/>
            <w:right w:val="none" w:sz="0" w:space="0" w:color="auto"/>
          </w:divBdr>
        </w:div>
        <w:div w:id="1248688913">
          <w:marLeft w:val="640"/>
          <w:marRight w:val="0"/>
          <w:marTop w:val="0"/>
          <w:marBottom w:val="0"/>
          <w:divBdr>
            <w:top w:val="none" w:sz="0" w:space="0" w:color="auto"/>
            <w:left w:val="none" w:sz="0" w:space="0" w:color="auto"/>
            <w:bottom w:val="none" w:sz="0" w:space="0" w:color="auto"/>
            <w:right w:val="none" w:sz="0" w:space="0" w:color="auto"/>
          </w:divBdr>
        </w:div>
        <w:div w:id="1622303220">
          <w:marLeft w:val="640"/>
          <w:marRight w:val="0"/>
          <w:marTop w:val="0"/>
          <w:marBottom w:val="0"/>
          <w:divBdr>
            <w:top w:val="none" w:sz="0" w:space="0" w:color="auto"/>
            <w:left w:val="none" w:sz="0" w:space="0" w:color="auto"/>
            <w:bottom w:val="none" w:sz="0" w:space="0" w:color="auto"/>
            <w:right w:val="none" w:sz="0" w:space="0" w:color="auto"/>
          </w:divBdr>
        </w:div>
        <w:div w:id="1885214472">
          <w:marLeft w:val="640"/>
          <w:marRight w:val="0"/>
          <w:marTop w:val="0"/>
          <w:marBottom w:val="0"/>
          <w:divBdr>
            <w:top w:val="none" w:sz="0" w:space="0" w:color="auto"/>
            <w:left w:val="none" w:sz="0" w:space="0" w:color="auto"/>
            <w:bottom w:val="none" w:sz="0" w:space="0" w:color="auto"/>
            <w:right w:val="none" w:sz="0" w:space="0" w:color="auto"/>
          </w:divBdr>
        </w:div>
        <w:div w:id="194929638">
          <w:marLeft w:val="640"/>
          <w:marRight w:val="0"/>
          <w:marTop w:val="0"/>
          <w:marBottom w:val="0"/>
          <w:divBdr>
            <w:top w:val="none" w:sz="0" w:space="0" w:color="auto"/>
            <w:left w:val="none" w:sz="0" w:space="0" w:color="auto"/>
            <w:bottom w:val="none" w:sz="0" w:space="0" w:color="auto"/>
            <w:right w:val="none" w:sz="0" w:space="0" w:color="auto"/>
          </w:divBdr>
        </w:div>
        <w:div w:id="504563149">
          <w:marLeft w:val="640"/>
          <w:marRight w:val="0"/>
          <w:marTop w:val="0"/>
          <w:marBottom w:val="0"/>
          <w:divBdr>
            <w:top w:val="none" w:sz="0" w:space="0" w:color="auto"/>
            <w:left w:val="none" w:sz="0" w:space="0" w:color="auto"/>
            <w:bottom w:val="none" w:sz="0" w:space="0" w:color="auto"/>
            <w:right w:val="none" w:sz="0" w:space="0" w:color="auto"/>
          </w:divBdr>
        </w:div>
        <w:div w:id="242497279">
          <w:marLeft w:val="640"/>
          <w:marRight w:val="0"/>
          <w:marTop w:val="0"/>
          <w:marBottom w:val="0"/>
          <w:divBdr>
            <w:top w:val="none" w:sz="0" w:space="0" w:color="auto"/>
            <w:left w:val="none" w:sz="0" w:space="0" w:color="auto"/>
            <w:bottom w:val="none" w:sz="0" w:space="0" w:color="auto"/>
            <w:right w:val="none" w:sz="0" w:space="0" w:color="auto"/>
          </w:divBdr>
        </w:div>
        <w:div w:id="1632783969">
          <w:marLeft w:val="640"/>
          <w:marRight w:val="0"/>
          <w:marTop w:val="0"/>
          <w:marBottom w:val="0"/>
          <w:divBdr>
            <w:top w:val="none" w:sz="0" w:space="0" w:color="auto"/>
            <w:left w:val="none" w:sz="0" w:space="0" w:color="auto"/>
            <w:bottom w:val="none" w:sz="0" w:space="0" w:color="auto"/>
            <w:right w:val="none" w:sz="0" w:space="0" w:color="auto"/>
          </w:divBdr>
        </w:div>
        <w:div w:id="109977472">
          <w:marLeft w:val="640"/>
          <w:marRight w:val="0"/>
          <w:marTop w:val="0"/>
          <w:marBottom w:val="0"/>
          <w:divBdr>
            <w:top w:val="none" w:sz="0" w:space="0" w:color="auto"/>
            <w:left w:val="none" w:sz="0" w:space="0" w:color="auto"/>
            <w:bottom w:val="none" w:sz="0" w:space="0" w:color="auto"/>
            <w:right w:val="none" w:sz="0" w:space="0" w:color="auto"/>
          </w:divBdr>
        </w:div>
        <w:div w:id="2080520598">
          <w:marLeft w:val="640"/>
          <w:marRight w:val="0"/>
          <w:marTop w:val="0"/>
          <w:marBottom w:val="0"/>
          <w:divBdr>
            <w:top w:val="none" w:sz="0" w:space="0" w:color="auto"/>
            <w:left w:val="none" w:sz="0" w:space="0" w:color="auto"/>
            <w:bottom w:val="none" w:sz="0" w:space="0" w:color="auto"/>
            <w:right w:val="none" w:sz="0" w:space="0" w:color="auto"/>
          </w:divBdr>
        </w:div>
        <w:div w:id="1290666711">
          <w:marLeft w:val="640"/>
          <w:marRight w:val="0"/>
          <w:marTop w:val="0"/>
          <w:marBottom w:val="0"/>
          <w:divBdr>
            <w:top w:val="none" w:sz="0" w:space="0" w:color="auto"/>
            <w:left w:val="none" w:sz="0" w:space="0" w:color="auto"/>
            <w:bottom w:val="none" w:sz="0" w:space="0" w:color="auto"/>
            <w:right w:val="none" w:sz="0" w:space="0" w:color="auto"/>
          </w:divBdr>
        </w:div>
        <w:div w:id="1744137172">
          <w:marLeft w:val="640"/>
          <w:marRight w:val="0"/>
          <w:marTop w:val="0"/>
          <w:marBottom w:val="0"/>
          <w:divBdr>
            <w:top w:val="none" w:sz="0" w:space="0" w:color="auto"/>
            <w:left w:val="none" w:sz="0" w:space="0" w:color="auto"/>
            <w:bottom w:val="none" w:sz="0" w:space="0" w:color="auto"/>
            <w:right w:val="none" w:sz="0" w:space="0" w:color="auto"/>
          </w:divBdr>
        </w:div>
        <w:div w:id="1323118077">
          <w:marLeft w:val="640"/>
          <w:marRight w:val="0"/>
          <w:marTop w:val="0"/>
          <w:marBottom w:val="0"/>
          <w:divBdr>
            <w:top w:val="none" w:sz="0" w:space="0" w:color="auto"/>
            <w:left w:val="none" w:sz="0" w:space="0" w:color="auto"/>
            <w:bottom w:val="none" w:sz="0" w:space="0" w:color="auto"/>
            <w:right w:val="none" w:sz="0" w:space="0" w:color="auto"/>
          </w:divBdr>
        </w:div>
        <w:div w:id="1534076463">
          <w:marLeft w:val="640"/>
          <w:marRight w:val="0"/>
          <w:marTop w:val="0"/>
          <w:marBottom w:val="0"/>
          <w:divBdr>
            <w:top w:val="none" w:sz="0" w:space="0" w:color="auto"/>
            <w:left w:val="none" w:sz="0" w:space="0" w:color="auto"/>
            <w:bottom w:val="none" w:sz="0" w:space="0" w:color="auto"/>
            <w:right w:val="none" w:sz="0" w:space="0" w:color="auto"/>
          </w:divBdr>
        </w:div>
        <w:div w:id="1572545532">
          <w:marLeft w:val="640"/>
          <w:marRight w:val="0"/>
          <w:marTop w:val="0"/>
          <w:marBottom w:val="0"/>
          <w:divBdr>
            <w:top w:val="none" w:sz="0" w:space="0" w:color="auto"/>
            <w:left w:val="none" w:sz="0" w:space="0" w:color="auto"/>
            <w:bottom w:val="none" w:sz="0" w:space="0" w:color="auto"/>
            <w:right w:val="none" w:sz="0" w:space="0" w:color="auto"/>
          </w:divBdr>
        </w:div>
        <w:div w:id="368459896">
          <w:marLeft w:val="640"/>
          <w:marRight w:val="0"/>
          <w:marTop w:val="0"/>
          <w:marBottom w:val="0"/>
          <w:divBdr>
            <w:top w:val="none" w:sz="0" w:space="0" w:color="auto"/>
            <w:left w:val="none" w:sz="0" w:space="0" w:color="auto"/>
            <w:bottom w:val="none" w:sz="0" w:space="0" w:color="auto"/>
            <w:right w:val="none" w:sz="0" w:space="0" w:color="auto"/>
          </w:divBdr>
        </w:div>
        <w:div w:id="1430010158">
          <w:marLeft w:val="640"/>
          <w:marRight w:val="0"/>
          <w:marTop w:val="0"/>
          <w:marBottom w:val="0"/>
          <w:divBdr>
            <w:top w:val="none" w:sz="0" w:space="0" w:color="auto"/>
            <w:left w:val="none" w:sz="0" w:space="0" w:color="auto"/>
            <w:bottom w:val="none" w:sz="0" w:space="0" w:color="auto"/>
            <w:right w:val="none" w:sz="0" w:space="0" w:color="auto"/>
          </w:divBdr>
        </w:div>
        <w:div w:id="1028530465">
          <w:marLeft w:val="640"/>
          <w:marRight w:val="0"/>
          <w:marTop w:val="0"/>
          <w:marBottom w:val="0"/>
          <w:divBdr>
            <w:top w:val="none" w:sz="0" w:space="0" w:color="auto"/>
            <w:left w:val="none" w:sz="0" w:space="0" w:color="auto"/>
            <w:bottom w:val="none" w:sz="0" w:space="0" w:color="auto"/>
            <w:right w:val="none" w:sz="0" w:space="0" w:color="auto"/>
          </w:divBdr>
        </w:div>
        <w:div w:id="151141004">
          <w:marLeft w:val="640"/>
          <w:marRight w:val="0"/>
          <w:marTop w:val="0"/>
          <w:marBottom w:val="0"/>
          <w:divBdr>
            <w:top w:val="none" w:sz="0" w:space="0" w:color="auto"/>
            <w:left w:val="none" w:sz="0" w:space="0" w:color="auto"/>
            <w:bottom w:val="none" w:sz="0" w:space="0" w:color="auto"/>
            <w:right w:val="none" w:sz="0" w:space="0" w:color="auto"/>
          </w:divBdr>
        </w:div>
        <w:div w:id="367872823">
          <w:marLeft w:val="640"/>
          <w:marRight w:val="0"/>
          <w:marTop w:val="0"/>
          <w:marBottom w:val="0"/>
          <w:divBdr>
            <w:top w:val="none" w:sz="0" w:space="0" w:color="auto"/>
            <w:left w:val="none" w:sz="0" w:space="0" w:color="auto"/>
            <w:bottom w:val="none" w:sz="0" w:space="0" w:color="auto"/>
            <w:right w:val="none" w:sz="0" w:space="0" w:color="auto"/>
          </w:divBdr>
        </w:div>
        <w:div w:id="546265178">
          <w:marLeft w:val="640"/>
          <w:marRight w:val="0"/>
          <w:marTop w:val="0"/>
          <w:marBottom w:val="0"/>
          <w:divBdr>
            <w:top w:val="none" w:sz="0" w:space="0" w:color="auto"/>
            <w:left w:val="none" w:sz="0" w:space="0" w:color="auto"/>
            <w:bottom w:val="none" w:sz="0" w:space="0" w:color="auto"/>
            <w:right w:val="none" w:sz="0" w:space="0" w:color="auto"/>
          </w:divBdr>
        </w:div>
        <w:div w:id="270401596">
          <w:marLeft w:val="640"/>
          <w:marRight w:val="0"/>
          <w:marTop w:val="0"/>
          <w:marBottom w:val="0"/>
          <w:divBdr>
            <w:top w:val="none" w:sz="0" w:space="0" w:color="auto"/>
            <w:left w:val="none" w:sz="0" w:space="0" w:color="auto"/>
            <w:bottom w:val="none" w:sz="0" w:space="0" w:color="auto"/>
            <w:right w:val="none" w:sz="0" w:space="0" w:color="auto"/>
          </w:divBdr>
        </w:div>
        <w:div w:id="266082246">
          <w:marLeft w:val="640"/>
          <w:marRight w:val="0"/>
          <w:marTop w:val="0"/>
          <w:marBottom w:val="0"/>
          <w:divBdr>
            <w:top w:val="none" w:sz="0" w:space="0" w:color="auto"/>
            <w:left w:val="none" w:sz="0" w:space="0" w:color="auto"/>
            <w:bottom w:val="none" w:sz="0" w:space="0" w:color="auto"/>
            <w:right w:val="none" w:sz="0" w:space="0" w:color="auto"/>
          </w:divBdr>
        </w:div>
        <w:div w:id="56710546">
          <w:marLeft w:val="640"/>
          <w:marRight w:val="0"/>
          <w:marTop w:val="0"/>
          <w:marBottom w:val="0"/>
          <w:divBdr>
            <w:top w:val="none" w:sz="0" w:space="0" w:color="auto"/>
            <w:left w:val="none" w:sz="0" w:space="0" w:color="auto"/>
            <w:bottom w:val="none" w:sz="0" w:space="0" w:color="auto"/>
            <w:right w:val="none" w:sz="0" w:space="0" w:color="auto"/>
          </w:divBdr>
        </w:div>
        <w:div w:id="1422724366">
          <w:marLeft w:val="640"/>
          <w:marRight w:val="0"/>
          <w:marTop w:val="0"/>
          <w:marBottom w:val="0"/>
          <w:divBdr>
            <w:top w:val="none" w:sz="0" w:space="0" w:color="auto"/>
            <w:left w:val="none" w:sz="0" w:space="0" w:color="auto"/>
            <w:bottom w:val="none" w:sz="0" w:space="0" w:color="auto"/>
            <w:right w:val="none" w:sz="0" w:space="0" w:color="auto"/>
          </w:divBdr>
        </w:div>
        <w:div w:id="1620447949">
          <w:marLeft w:val="640"/>
          <w:marRight w:val="0"/>
          <w:marTop w:val="0"/>
          <w:marBottom w:val="0"/>
          <w:divBdr>
            <w:top w:val="none" w:sz="0" w:space="0" w:color="auto"/>
            <w:left w:val="none" w:sz="0" w:space="0" w:color="auto"/>
            <w:bottom w:val="none" w:sz="0" w:space="0" w:color="auto"/>
            <w:right w:val="none" w:sz="0" w:space="0" w:color="auto"/>
          </w:divBdr>
        </w:div>
        <w:div w:id="1356343873">
          <w:marLeft w:val="640"/>
          <w:marRight w:val="0"/>
          <w:marTop w:val="0"/>
          <w:marBottom w:val="0"/>
          <w:divBdr>
            <w:top w:val="none" w:sz="0" w:space="0" w:color="auto"/>
            <w:left w:val="none" w:sz="0" w:space="0" w:color="auto"/>
            <w:bottom w:val="none" w:sz="0" w:space="0" w:color="auto"/>
            <w:right w:val="none" w:sz="0" w:space="0" w:color="auto"/>
          </w:divBdr>
        </w:div>
        <w:div w:id="589505679">
          <w:marLeft w:val="640"/>
          <w:marRight w:val="0"/>
          <w:marTop w:val="0"/>
          <w:marBottom w:val="0"/>
          <w:divBdr>
            <w:top w:val="none" w:sz="0" w:space="0" w:color="auto"/>
            <w:left w:val="none" w:sz="0" w:space="0" w:color="auto"/>
            <w:bottom w:val="none" w:sz="0" w:space="0" w:color="auto"/>
            <w:right w:val="none" w:sz="0" w:space="0" w:color="auto"/>
          </w:divBdr>
        </w:div>
        <w:div w:id="28721639">
          <w:marLeft w:val="640"/>
          <w:marRight w:val="0"/>
          <w:marTop w:val="0"/>
          <w:marBottom w:val="0"/>
          <w:divBdr>
            <w:top w:val="none" w:sz="0" w:space="0" w:color="auto"/>
            <w:left w:val="none" w:sz="0" w:space="0" w:color="auto"/>
            <w:bottom w:val="none" w:sz="0" w:space="0" w:color="auto"/>
            <w:right w:val="none" w:sz="0" w:space="0" w:color="auto"/>
          </w:divBdr>
        </w:div>
        <w:div w:id="1601982510">
          <w:marLeft w:val="640"/>
          <w:marRight w:val="0"/>
          <w:marTop w:val="0"/>
          <w:marBottom w:val="0"/>
          <w:divBdr>
            <w:top w:val="none" w:sz="0" w:space="0" w:color="auto"/>
            <w:left w:val="none" w:sz="0" w:space="0" w:color="auto"/>
            <w:bottom w:val="none" w:sz="0" w:space="0" w:color="auto"/>
            <w:right w:val="none" w:sz="0" w:space="0" w:color="auto"/>
          </w:divBdr>
        </w:div>
        <w:div w:id="663239413">
          <w:marLeft w:val="640"/>
          <w:marRight w:val="0"/>
          <w:marTop w:val="0"/>
          <w:marBottom w:val="0"/>
          <w:divBdr>
            <w:top w:val="none" w:sz="0" w:space="0" w:color="auto"/>
            <w:left w:val="none" w:sz="0" w:space="0" w:color="auto"/>
            <w:bottom w:val="none" w:sz="0" w:space="0" w:color="auto"/>
            <w:right w:val="none" w:sz="0" w:space="0" w:color="auto"/>
          </w:divBdr>
        </w:div>
        <w:div w:id="1472089030">
          <w:marLeft w:val="640"/>
          <w:marRight w:val="0"/>
          <w:marTop w:val="0"/>
          <w:marBottom w:val="0"/>
          <w:divBdr>
            <w:top w:val="none" w:sz="0" w:space="0" w:color="auto"/>
            <w:left w:val="none" w:sz="0" w:space="0" w:color="auto"/>
            <w:bottom w:val="none" w:sz="0" w:space="0" w:color="auto"/>
            <w:right w:val="none" w:sz="0" w:space="0" w:color="auto"/>
          </w:divBdr>
        </w:div>
        <w:div w:id="122189466">
          <w:marLeft w:val="640"/>
          <w:marRight w:val="0"/>
          <w:marTop w:val="0"/>
          <w:marBottom w:val="0"/>
          <w:divBdr>
            <w:top w:val="none" w:sz="0" w:space="0" w:color="auto"/>
            <w:left w:val="none" w:sz="0" w:space="0" w:color="auto"/>
            <w:bottom w:val="none" w:sz="0" w:space="0" w:color="auto"/>
            <w:right w:val="none" w:sz="0" w:space="0" w:color="auto"/>
          </w:divBdr>
        </w:div>
        <w:div w:id="664406136">
          <w:marLeft w:val="640"/>
          <w:marRight w:val="0"/>
          <w:marTop w:val="0"/>
          <w:marBottom w:val="0"/>
          <w:divBdr>
            <w:top w:val="none" w:sz="0" w:space="0" w:color="auto"/>
            <w:left w:val="none" w:sz="0" w:space="0" w:color="auto"/>
            <w:bottom w:val="none" w:sz="0" w:space="0" w:color="auto"/>
            <w:right w:val="none" w:sz="0" w:space="0" w:color="auto"/>
          </w:divBdr>
        </w:div>
        <w:div w:id="1894922173">
          <w:marLeft w:val="640"/>
          <w:marRight w:val="0"/>
          <w:marTop w:val="0"/>
          <w:marBottom w:val="0"/>
          <w:divBdr>
            <w:top w:val="none" w:sz="0" w:space="0" w:color="auto"/>
            <w:left w:val="none" w:sz="0" w:space="0" w:color="auto"/>
            <w:bottom w:val="none" w:sz="0" w:space="0" w:color="auto"/>
            <w:right w:val="none" w:sz="0" w:space="0" w:color="auto"/>
          </w:divBdr>
        </w:div>
        <w:div w:id="1415011347">
          <w:marLeft w:val="640"/>
          <w:marRight w:val="0"/>
          <w:marTop w:val="0"/>
          <w:marBottom w:val="0"/>
          <w:divBdr>
            <w:top w:val="none" w:sz="0" w:space="0" w:color="auto"/>
            <w:left w:val="none" w:sz="0" w:space="0" w:color="auto"/>
            <w:bottom w:val="none" w:sz="0" w:space="0" w:color="auto"/>
            <w:right w:val="none" w:sz="0" w:space="0" w:color="auto"/>
          </w:divBdr>
        </w:div>
        <w:div w:id="2005620394">
          <w:marLeft w:val="640"/>
          <w:marRight w:val="0"/>
          <w:marTop w:val="0"/>
          <w:marBottom w:val="0"/>
          <w:divBdr>
            <w:top w:val="none" w:sz="0" w:space="0" w:color="auto"/>
            <w:left w:val="none" w:sz="0" w:space="0" w:color="auto"/>
            <w:bottom w:val="none" w:sz="0" w:space="0" w:color="auto"/>
            <w:right w:val="none" w:sz="0" w:space="0" w:color="auto"/>
          </w:divBdr>
        </w:div>
        <w:div w:id="1609506582">
          <w:marLeft w:val="640"/>
          <w:marRight w:val="0"/>
          <w:marTop w:val="0"/>
          <w:marBottom w:val="0"/>
          <w:divBdr>
            <w:top w:val="none" w:sz="0" w:space="0" w:color="auto"/>
            <w:left w:val="none" w:sz="0" w:space="0" w:color="auto"/>
            <w:bottom w:val="none" w:sz="0" w:space="0" w:color="auto"/>
            <w:right w:val="none" w:sz="0" w:space="0" w:color="auto"/>
          </w:divBdr>
        </w:div>
        <w:div w:id="447630872">
          <w:marLeft w:val="640"/>
          <w:marRight w:val="0"/>
          <w:marTop w:val="0"/>
          <w:marBottom w:val="0"/>
          <w:divBdr>
            <w:top w:val="none" w:sz="0" w:space="0" w:color="auto"/>
            <w:left w:val="none" w:sz="0" w:space="0" w:color="auto"/>
            <w:bottom w:val="none" w:sz="0" w:space="0" w:color="auto"/>
            <w:right w:val="none" w:sz="0" w:space="0" w:color="auto"/>
          </w:divBdr>
        </w:div>
        <w:div w:id="254284301">
          <w:marLeft w:val="640"/>
          <w:marRight w:val="0"/>
          <w:marTop w:val="0"/>
          <w:marBottom w:val="0"/>
          <w:divBdr>
            <w:top w:val="none" w:sz="0" w:space="0" w:color="auto"/>
            <w:left w:val="none" w:sz="0" w:space="0" w:color="auto"/>
            <w:bottom w:val="none" w:sz="0" w:space="0" w:color="auto"/>
            <w:right w:val="none" w:sz="0" w:space="0" w:color="auto"/>
          </w:divBdr>
        </w:div>
        <w:div w:id="2043894891">
          <w:marLeft w:val="640"/>
          <w:marRight w:val="0"/>
          <w:marTop w:val="0"/>
          <w:marBottom w:val="0"/>
          <w:divBdr>
            <w:top w:val="none" w:sz="0" w:space="0" w:color="auto"/>
            <w:left w:val="none" w:sz="0" w:space="0" w:color="auto"/>
            <w:bottom w:val="none" w:sz="0" w:space="0" w:color="auto"/>
            <w:right w:val="none" w:sz="0" w:space="0" w:color="auto"/>
          </w:divBdr>
        </w:div>
        <w:div w:id="596716206">
          <w:marLeft w:val="640"/>
          <w:marRight w:val="0"/>
          <w:marTop w:val="0"/>
          <w:marBottom w:val="0"/>
          <w:divBdr>
            <w:top w:val="none" w:sz="0" w:space="0" w:color="auto"/>
            <w:left w:val="none" w:sz="0" w:space="0" w:color="auto"/>
            <w:bottom w:val="none" w:sz="0" w:space="0" w:color="auto"/>
            <w:right w:val="none" w:sz="0" w:space="0" w:color="auto"/>
          </w:divBdr>
        </w:div>
        <w:div w:id="1712727427">
          <w:marLeft w:val="640"/>
          <w:marRight w:val="0"/>
          <w:marTop w:val="0"/>
          <w:marBottom w:val="0"/>
          <w:divBdr>
            <w:top w:val="none" w:sz="0" w:space="0" w:color="auto"/>
            <w:left w:val="none" w:sz="0" w:space="0" w:color="auto"/>
            <w:bottom w:val="none" w:sz="0" w:space="0" w:color="auto"/>
            <w:right w:val="none" w:sz="0" w:space="0" w:color="auto"/>
          </w:divBdr>
        </w:div>
        <w:div w:id="701395576">
          <w:marLeft w:val="640"/>
          <w:marRight w:val="0"/>
          <w:marTop w:val="0"/>
          <w:marBottom w:val="0"/>
          <w:divBdr>
            <w:top w:val="none" w:sz="0" w:space="0" w:color="auto"/>
            <w:left w:val="none" w:sz="0" w:space="0" w:color="auto"/>
            <w:bottom w:val="none" w:sz="0" w:space="0" w:color="auto"/>
            <w:right w:val="none" w:sz="0" w:space="0" w:color="auto"/>
          </w:divBdr>
        </w:div>
        <w:div w:id="435057872">
          <w:marLeft w:val="640"/>
          <w:marRight w:val="0"/>
          <w:marTop w:val="0"/>
          <w:marBottom w:val="0"/>
          <w:divBdr>
            <w:top w:val="none" w:sz="0" w:space="0" w:color="auto"/>
            <w:left w:val="none" w:sz="0" w:space="0" w:color="auto"/>
            <w:bottom w:val="none" w:sz="0" w:space="0" w:color="auto"/>
            <w:right w:val="none" w:sz="0" w:space="0" w:color="auto"/>
          </w:divBdr>
        </w:div>
        <w:div w:id="163859481">
          <w:marLeft w:val="640"/>
          <w:marRight w:val="0"/>
          <w:marTop w:val="0"/>
          <w:marBottom w:val="0"/>
          <w:divBdr>
            <w:top w:val="none" w:sz="0" w:space="0" w:color="auto"/>
            <w:left w:val="none" w:sz="0" w:space="0" w:color="auto"/>
            <w:bottom w:val="none" w:sz="0" w:space="0" w:color="auto"/>
            <w:right w:val="none" w:sz="0" w:space="0" w:color="auto"/>
          </w:divBdr>
        </w:div>
        <w:div w:id="2044551930">
          <w:marLeft w:val="640"/>
          <w:marRight w:val="0"/>
          <w:marTop w:val="0"/>
          <w:marBottom w:val="0"/>
          <w:divBdr>
            <w:top w:val="none" w:sz="0" w:space="0" w:color="auto"/>
            <w:left w:val="none" w:sz="0" w:space="0" w:color="auto"/>
            <w:bottom w:val="none" w:sz="0" w:space="0" w:color="auto"/>
            <w:right w:val="none" w:sz="0" w:space="0" w:color="auto"/>
          </w:divBdr>
        </w:div>
        <w:div w:id="1086073425">
          <w:marLeft w:val="640"/>
          <w:marRight w:val="0"/>
          <w:marTop w:val="0"/>
          <w:marBottom w:val="0"/>
          <w:divBdr>
            <w:top w:val="none" w:sz="0" w:space="0" w:color="auto"/>
            <w:left w:val="none" w:sz="0" w:space="0" w:color="auto"/>
            <w:bottom w:val="none" w:sz="0" w:space="0" w:color="auto"/>
            <w:right w:val="none" w:sz="0" w:space="0" w:color="auto"/>
          </w:divBdr>
        </w:div>
        <w:div w:id="1993606033">
          <w:marLeft w:val="640"/>
          <w:marRight w:val="0"/>
          <w:marTop w:val="0"/>
          <w:marBottom w:val="0"/>
          <w:divBdr>
            <w:top w:val="none" w:sz="0" w:space="0" w:color="auto"/>
            <w:left w:val="none" w:sz="0" w:space="0" w:color="auto"/>
            <w:bottom w:val="none" w:sz="0" w:space="0" w:color="auto"/>
            <w:right w:val="none" w:sz="0" w:space="0" w:color="auto"/>
          </w:divBdr>
        </w:div>
        <w:div w:id="1627463500">
          <w:marLeft w:val="640"/>
          <w:marRight w:val="0"/>
          <w:marTop w:val="0"/>
          <w:marBottom w:val="0"/>
          <w:divBdr>
            <w:top w:val="none" w:sz="0" w:space="0" w:color="auto"/>
            <w:left w:val="none" w:sz="0" w:space="0" w:color="auto"/>
            <w:bottom w:val="none" w:sz="0" w:space="0" w:color="auto"/>
            <w:right w:val="none" w:sz="0" w:space="0" w:color="auto"/>
          </w:divBdr>
        </w:div>
        <w:div w:id="680351005">
          <w:marLeft w:val="640"/>
          <w:marRight w:val="0"/>
          <w:marTop w:val="0"/>
          <w:marBottom w:val="0"/>
          <w:divBdr>
            <w:top w:val="none" w:sz="0" w:space="0" w:color="auto"/>
            <w:left w:val="none" w:sz="0" w:space="0" w:color="auto"/>
            <w:bottom w:val="none" w:sz="0" w:space="0" w:color="auto"/>
            <w:right w:val="none" w:sz="0" w:space="0" w:color="auto"/>
          </w:divBdr>
        </w:div>
        <w:div w:id="1292398512">
          <w:marLeft w:val="640"/>
          <w:marRight w:val="0"/>
          <w:marTop w:val="0"/>
          <w:marBottom w:val="0"/>
          <w:divBdr>
            <w:top w:val="none" w:sz="0" w:space="0" w:color="auto"/>
            <w:left w:val="none" w:sz="0" w:space="0" w:color="auto"/>
            <w:bottom w:val="none" w:sz="0" w:space="0" w:color="auto"/>
            <w:right w:val="none" w:sz="0" w:space="0" w:color="auto"/>
          </w:divBdr>
        </w:div>
        <w:div w:id="1858739154">
          <w:marLeft w:val="640"/>
          <w:marRight w:val="0"/>
          <w:marTop w:val="0"/>
          <w:marBottom w:val="0"/>
          <w:divBdr>
            <w:top w:val="none" w:sz="0" w:space="0" w:color="auto"/>
            <w:left w:val="none" w:sz="0" w:space="0" w:color="auto"/>
            <w:bottom w:val="none" w:sz="0" w:space="0" w:color="auto"/>
            <w:right w:val="none" w:sz="0" w:space="0" w:color="auto"/>
          </w:divBdr>
        </w:div>
        <w:div w:id="1687630516">
          <w:marLeft w:val="640"/>
          <w:marRight w:val="0"/>
          <w:marTop w:val="0"/>
          <w:marBottom w:val="0"/>
          <w:divBdr>
            <w:top w:val="none" w:sz="0" w:space="0" w:color="auto"/>
            <w:left w:val="none" w:sz="0" w:space="0" w:color="auto"/>
            <w:bottom w:val="none" w:sz="0" w:space="0" w:color="auto"/>
            <w:right w:val="none" w:sz="0" w:space="0" w:color="auto"/>
          </w:divBdr>
        </w:div>
        <w:div w:id="805657833">
          <w:marLeft w:val="640"/>
          <w:marRight w:val="0"/>
          <w:marTop w:val="0"/>
          <w:marBottom w:val="0"/>
          <w:divBdr>
            <w:top w:val="none" w:sz="0" w:space="0" w:color="auto"/>
            <w:left w:val="none" w:sz="0" w:space="0" w:color="auto"/>
            <w:bottom w:val="none" w:sz="0" w:space="0" w:color="auto"/>
            <w:right w:val="none" w:sz="0" w:space="0" w:color="auto"/>
          </w:divBdr>
        </w:div>
        <w:div w:id="194924312">
          <w:marLeft w:val="640"/>
          <w:marRight w:val="0"/>
          <w:marTop w:val="0"/>
          <w:marBottom w:val="0"/>
          <w:divBdr>
            <w:top w:val="none" w:sz="0" w:space="0" w:color="auto"/>
            <w:left w:val="none" w:sz="0" w:space="0" w:color="auto"/>
            <w:bottom w:val="none" w:sz="0" w:space="0" w:color="auto"/>
            <w:right w:val="none" w:sz="0" w:space="0" w:color="auto"/>
          </w:divBdr>
        </w:div>
        <w:div w:id="1604455590">
          <w:marLeft w:val="640"/>
          <w:marRight w:val="0"/>
          <w:marTop w:val="0"/>
          <w:marBottom w:val="0"/>
          <w:divBdr>
            <w:top w:val="none" w:sz="0" w:space="0" w:color="auto"/>
            <w:left w:val="none" w:sz="0" w:space="0" w:color="auto"/>
            <w:bottom w:val="none" w:sz="0" w:space="0" w:color="auto"/>
            <w:right w:val="none" w:sz="0" w:space="0" w:color="auto"/>
          </w:divBdr>
        </w:div>
        <w:div w:id="962418245">
          <w:marLeft w:val="640"/>
          <w:marRight w:val="0"/>
          <w:marTop w:val="0"/>
          <w:marBottom w:val="0"/>
          <w:divBdr>
            <w:top w:val="none" w:sz="0" w:space="0" w:color="auto"/>
            <w:left w:val="none" w:sz="0" w:space="0" w:color="auto"/>
            <w:bottom w:val="none" w:sz="0" w:space="0" w:color="auto"/>
            <w:right w:val="none" w:sz="0" w:space="0" w:color="auto"/>
          </w:divBdr>
        </w:div>
        <w:div w:id="1158376238">
          <w:marLeft w:val="640"/>
          <w:marRight w:val="0"/>
          <w:marTop w:val="0"/>
          <w:marBottom w:val="0"/>
          <w:divBdr>
            <w:top w:val="none" w:sz="0" w:space="0" w:color="auto"/>
            <w:left w:val="none" w:sz="0" w:space="0" w:color="auto"/>
            <w:bottom w:val="none" w:sz="0" w:space="0" w:color="auto"/>
            <w:right w:val="none" w:sz="0" w:space="0" w:color="auto"/>
          </w:divBdr>
        </w:div>
        <w:div w:id="2120830344">
          <w:marLeft w:val="640"/>
          <w:marRight w:val="0"/>
          <w:marTop w:val="0"/>
          <w:marBottom w:val="0"/>
          <w:divBdr>
            <w:top w:val="none" w:sz="0" w:space="0" w:color="auto"/>
            <w:left w:val="none" w:sz="0" w:space="0" w:color="auto"/>
            <w:bottom w:val="none" w:sz="0" w:space="0" w:color="auto"/>
            <w:right w:val="none" w:sz="0" w:space="0" w:color="auto"/>
          </w:divBdr>
        </w:div>
        <w:div w:id="1761025728">
          <w:marLeft w:val="640"/>
          <w:marRight w:val="0"/>
          <w:marTop w:val="0"/>
          <w:marBottom w:val="0"/>
          <w:divBdr>
            <w:top w:val="none" w:sz="0" w:space="0" w:color="auto"/>
            <w:left w:val="none" w:sz="0" w:space="0" w:color="auto"/>
            <w:bottom w:val="none" w:sz="0" w:space="0" w:color="auto"/>
            <w:right w:val="none" w:sz="0" w:space="0" w:color="auto"/>
          </w:divBdr>
        </w:div>
        <w:div w:id="1237862988">
          <w:marLeft w:val="640"/>
          <w:marRight w:val="0"/>
          <w:marTop w:val="0"/>
          <w:marBottom w:val="0"/>
          <w:divBdr>
            <w:top w:val="none" w:sz="0" w:space="0" w:color="auto"/>
            <w:left w:val="none" w:sz="0" w:space="0" w:color="auto"/>
            <w:bottom w:val="none" w:sz="0" w:space="0" w:color="auto"/>
            <w:right w:val="none" w:sz="0" w:space="0" w:color="auto"/>
          </w:divBdr>
        </w:div>
        <w:div w:id="1909530272">
          <w:marLeft w:val="640"/>
          <w:marRight w:val="0"/>
          <w:marTop w:val="0"/>
          <w:marBottom w:val="0"/>
          <w:divBdr>
            <w:top w:val="none" w:sz="0" w:space="0" w:color="auto"/>
            <w:left w:val="none" w:sz="0" w:space="0" w:color="auto"/>
            <w:bottom w:val="none" w:sz="0" w:space="0" w:color="auto"/>
            <w:right w:val="none" w:sz="0" w:space="0" w:color="auto"/>
          </w:divBdr>
        </w:div>
        <w:div w:id="10839654">
          <w:marLeft w:val="640"/>
          <w:marRight w:val="0"/>
          <w:marTop w:val="0"/>
          <w:marBottom w:val="0"/>
          <w:divBdr>
            <w:top w:val="none" w:sz="0" w:space="0" w:color="auto"/>
            <w:left w:val="none" w:sz="0" w:space="0" w:color="auto"/>
            <w:bottom w:val="none" w:sz="0" w:space="0" w:color="auto"/>
            <w:right w:val="none" w:sz="0" w:space="0" w:color="auto"/>
          </w:divBdr>
        </w:div>
        <w:div w:id="1873305759">
          <w:marLeft w:val="640"/>
          <w:marRight w:val="0"/>
          <w:marTop w:val="0"/>
          <w:marBottom w:val="0"/>
          <w:divBdr>
            <w:top w:val="none" w:sz="0" w:space="0" w:color="auto"/>
            <w:left w:val="none" w:sz="0" w:space="0" w:color="auto"/>
            <w:bottom w:val="none" w:sz="0" w:space="0" w:color="auto"/>
            <w:right w:val="none" w:sz="0" w:space="0" w:color="auto"/>
          </w:divBdr>
        </w:div>
        <w:div w:id="1308126571">
          <w:marLeft w:val="640"/>
          <w:marRight w:val="0"/>
          <w:marTop w:val="0"/>
          <w:marBottom w:val="0"/>
          <w:divBdr>
            <w:top w:val="none" w:sz="0" w:space="0" w:color="auto"/>
            <w:left w:val="none" w:sz="0" w:space="0" w:color="auto"/>
            <w:bottom w:val="none" w:sz="0" w:space="0" w:color="auto"/>
            <w:right w:val="none" w:sz="0" w:space="0" w:color="auto"/>
          </w:divBdr>
        </w:div>
        <w:div w:id="1376588523">
          <w:marLeft w:val="640"/>
          <w:marRight w:val="0"/>
          <w:marTop w:val="0"/>
          <w:marBottom w:val="0"/>
          <w:divBdr>
            <w:top w:val="none" w:sz="0" w:space="0" w:color="auto"/>
            <w:left w:val="none" w:sz="0" w:space="0" w:color="auto"/>
            <w:bottom w:val="none" w:sz="0" w:space="0" w:color="auto"/>
            <w:right w:val="none" w:sz="0" w:space="0" w:color="auto"/>
          </w:divBdr>
        </w:div>
        <w:div w:id="1578586085">
          <w:marLeft w:val="640"/>
          <w:marRight w:val="0"/>
          <w:marTop w:val="0"/>
          <w:marBottom w:val="0"/>
          <w:divBdr>
            <w:top w:val="none" w:sz="0" w:space="0" w:color="auto"/>
            <w:left w:val="none" w:sz="0" w:space="0" w:color="auto"/>
            <w:bottom w:val="none" w:sz="0" w:space="0" w:color="auto"/>
            <w:right w:val="none" w:sz="0" w:space="0" w:color="auto"/>
          </w:divBdr>
        </w:div>
        <w:div w:id="817720510">
          <w:marLeft w:val="640"/>
          <w:marRight w:val="0"/>
          <w:marTop w:val="0"/>
          <w:marBottom w:val="0"/>
          <w:divBdr>
            <w:top w:val="none" w:sz="0" w:space="0" w:color="auto"/>
            <w:left w:val="none" w:sz="0" w:space="0" w:color="auto"/>
            <w:bottom w:val="none" w:sz="0" w:space="0" w:color="auto"/>
            <w:right w:val="none" w:sz="0" w:space="0" w:color="auto"/>
          </w:divBdr>
        </w:div>
        <w:div w:id="1393962636">
          <w:marLeft w:val="640"/>
          <w:marRight w:val="0"/>
          <w:marTop w:val="0"/>
          <w:marBottom w:val="0"/>
          <w:divBdr>
            <w:top w:val="none" w:sz="0" w:space="0" w:color="auto"/>
            <w:left w:val="none" w:sz="0" w:space="0" w:color="auto"/>
            <w:bottom w:val="none" w:sz="0" w:space="0" w:color="auto"/>
            <w:right w:val="none" w:sz="0" w:space="0" w:color="auto"/>
          </w:divBdr>
        </w:div>
        <w:div w:id="1295212741">
          <w:marLeft w:val="640"/>
          <w:marRight w:val="0"/>
          <w:marTop w:val="0"/>
          <w:marBottom w:val="0"/>
          <w:divBdr>
            <w:top w:val="none" w:sz="0" w:space="0" w:color="auto"/>
            <w:left w:val="none" w:sz="0" w:space="0" w:color="auto"/>
            <w:bottom w:val="none" w:sz="0" w:space="0" w:color="auto"/>
            <w:right w:val="none" w:sz="0" w:space="0" w:color="auto"/>
          </w:divBdr>
        </w:div>
        <w:div w:id="236326882">
          <w:marLeft w:val="640"/>
          <w:marRight w:val="0"/>
          <w:marTop w:val="0"/>
          <w:marBottom w:val="0"/>
          <w:divBdr>
            <w:top w:val="none" w:sz="0" w:space="0" w:color="auto"/>
            <w:left w:val="none" w:sz="0" w:space="0" w:color="auto"/>
            <w:bottom w:val="none" w:sz="0" w:space="0" w:color="auto"/>
            <w:right w:val="none" w:sz="0" w:space="0" w:color="auto"/>
          </w:divBdr>
        </w:div>
        <w:div w:id="1433743614">
          <w:marLeft w:val="640"/>
          <w:marRight w:val="0"/>
          <w:marTop w:val="0"/>
          <w:marBottom w:val="0"/>
          <w:divBdr>
            <w:top w:val="none" w:sz="0" w:space="0" w:color="auto"/>
            <w:left w:val="none" w:sz="0" w:space="0" w:color="auto"/>
            <w:bottom w:val="none" w:sz="0" w:space="0" w:color="auto"/>
            <w:right w:val="none" w:sz="0" w:space="0" w:color="auto"/>
          </w:divBdr>
        </w:div>
        <w:div w:id="633026372">
          <w:marLeft w:val="640"/>
          <w:marRight w:val="0"/>
          <w:marTop w:val="0"/>
          <w:marBottom w:val="0"/>
          <w:divBdr>
            <w:top w:val="none" w:sz="0" w:space="0" w:color="auto"/>
            <w:left w:val="none" w:sz="0" w:space="0" w:color="auto"/>
            <w:bottom w:val="none" w:sz="0" w:space="0" w:color="auto"/>
            <w:right w:val="none" w:sz="0" w:space="0" w:color="auto"/>
          </w:divBdr>
        </w:div>
        <w:div w:id="1353721957">
          <w:marLeft w:val="640"/>
          <w:marRight w:val="0"/>
          <w:marTop w:val="0"/>
          <w:marBottom w:val="0"/>
          <w:divBdr>
            <w:top w:val="none" w:sz="0" w:space="0" w:color="auto"/>
            <w:left w:val="none" w:sz="0" w:space="0" w:color="auto"/>
            <w:bottom w:val="none" w:sz="0" w:space="0" w:color="auto"/>
            <w:right w:val="none" w:sz="0" w:space="0" w:color="auto"/>
          </w:divBdr>
        </w:div>
        <w:div w:id="1304388058">
          <w:marLeft w:val="640"/>
          <w:marRight w:val="0"/>
          <w:marTop w:val="0"/>
          <w:marBottom w:val="0"/>
          <w:divBdr>
            <w:top w:val="none" w:sz="0" w:space="0" w:color="auto"/>
            <w:left w:val="none" w:sz="0" w:space="0" w:color="auto"/>
            <w:bottom w:val="none" w:sz="0" w:space="0" w:color="auto"/>
            <w:right w:val="none" w:sz="0" w:space="0" w:color="auto"/>
          </w:divBdr>
        </w:div>
        <w:div w:id="2095858423">
          <w:marLeft w:val="640"/>
          <w:marRight w:val="0"/>
          <w:marTop w:val="0"/>
          <w:marBottom w:val="0"/>
          <w:divBdr>
            <w:top w:val="none" w:sz="0" w:space="0" w:color="auto"/>
            <w:left w:val="none" w:sz="0" w:space="0" w:color="auto"/>
            <w:bottom w:val="none" w:sz="0" w:space="0" w:color="auto"/>
            <w:right w:val="none" w:sz="0" w:space="0" w:color="auto"/>
          </w:divBdr>
        </w:div>
        <w:div w:id="304311826">
          <w:marLeft w:val="640"/>
          <w:marRight w:val="0"/>
          <w:marTop w:val="0"/>
          <w:marBottom w:val="0"/>
          <w:divBdr>
            <w:top w:val="none" w:sz="0" w:space="0" w:color="auto"/>
            <w:left w:val="none" w:sz="0" w:space="0" w:color="auto"/>
            <w:bottom w:val="none" w:sz="0" w:space="0" w:color="auto"/>
            <w:right w:val="none" w:sz="0" w:space="0" w:color="auto"/>
          </w:divBdr>
        </w:div>
        <w:div w:id="1338146268">
          <w:marLeft w:val="640"/>
          <w:marRight w:val="0"/>
          <w:marTop w:val="0"/>
          <w:marBottom w:val="0"/>
          <w:divBdr>
            <w:top w:val="none" w:sz="0" w:space="0" w:color="auto"/>
            <w:left w:val="none" w:sz="0" w:space="0" w:color="auto"/>
            <w:bottom w:val="none" w:sz="0" w:space="0" w:color="auto"/>
            <w:right w:val="none" w:sz="0" w:space="0" w:color="auto"/>
          </w:divBdr>
        </w:div>
        <w:div w:id="458845825">
          <w:marLeft w:val="640"/>
          <w:marRight w:val="0"/>
          <w:marTop w:val="0"/>
          <w:marBottom w:val="0"/>
          <w:divBdr>
            <w:top w:val="none" w:sz="0" w:space="0" w:color="auto"/>
            <w:left w:val="none" w:sz="0" w:space="0" w:color="auto"/>
            <w:bottom w:val="none" w:sz="0" w:space="0" w:color="auto"/>
            <w:right w:val="none" w:sz="0" w:space="0" w:color="auto"/>
          </w:divBdr>
        </w:div>
        <w:div w:id="2011634033">
          <w:marLeft w:val="640"/>
          <w:marRight w:val="0"/>
          <w:marTop w:val="0"/>
          <w:marBottom w:val="0"/>
          <w:divBdr>
            <w:top w:val="none" w:sz="0" w:space="0" w:color="auto"/>
            <w:left w:val="none" w:sz="0" w:space="0" w:color="auto"/>
            <w:bottom w:val="none" w:sz="0" w:space="0" w:color="auto"/>
            <w:right w:val="none" w:sz="0" w:space="0" w:color="auto"/>
          </w:divBdr>
        </w:div>
        <w:div w:id="99690296">
          <w:marLeft w:val="640"/>
          <w:marRight w:val="0"/>
          <w:marTop w:val="0"/>
          <w:marBottom w:val="0"/>
          <w:divBdr>
            <w:top w:val="none" w:sz="0" w:space="0" w:color="auto"/>
            <w:left w:val="none" w:sz="0" w:space="0" w:color="auto"/>
            <w:bottom w:val="none" w:sz="0" w:space="0" w:color="auto"/>
            <w:right w:val="none" w:sz="0" w:space="0" w:color="auto"/>
          </w:divBdr>
        </w:div>
        <w:div w:id="335576007">
          <w:marLeft w:val="640"/>
          <w:marRight w:val="0"/>
          <w:marTop w:val="0"/>
          <w:marBottom w:val="0"/>
          <w:divBdr>
            <w:top w:val="none" w:sz="0" w:space="0" w:color="auto"/>
            <w:left w:val="none" w:sz="0" w:space="0" w:color="auto"/>
            <w:bottom w:val="none" w:sz="0" w:space="0" w:color="auto"/>
            <w:right w:val="none" w:sz="0" w:space="0" w:color="auto"/>
          </w:divBdr>
        </w:div>
        <w:div w:id="605233580">
          <w:marLeft w:val="640"/>
          <w:marRight w:val="0"/>
          <w:marTop w:val="0"/>
          <w:marBottom w:val="0"/>
          <w:divBdr>
            <w:top w:val="none" w:sz="0" w:space="0" w:color="auto"/>
            <w:left w:val="none" w:sz="0" w:space="0" w:color="auto"/>
            <w:bottom w:val="none" w:sz="0" w:space="0" w:color="auto"/>
            <w:right w:val="none" w:sz="0" w:space="0" w:color="auto"/>
          </w:divBdr>
        </w:div>
        <w:div w:id="1721976818">
          <w:marLeft w:val="640"/>
          <w:marRight w:val="0"/>
          <w:marTop w:val="0"/>
          <w:marBottom w:val="0"/>
          <w:divBdr>
            <w:top w:val="none" w:sz="0" w:space="0" w:color="auto"/>
            <w:left w:val="none" w:sz="0" w:space="0" w:color="auto"/>
            <w:bottom w:val="none" w:sz="0" w:space="0" w:color="auto"/>
            <w:right w:val="none" w:sz="0" w:space="0" w:color="auto"/>
          </w:divBdr>
        </w:div>
        <w:div w:id="889651657">
          <w:marLeft w:val="640"/>
          <w:marRight w:val="0"/>
          <w:marTop w:val="0"/>
          <w:marBottom w:val="0"/>
          <w:divBdr>
            <w:top w:val="none" w:sz="0" w:space="0" w:color="auto"/>
            <w:left w:val="none" w:sz="0" w:space="0" w:color="auto"/>
            <w:bottom w:val="none" w:sz="0" w:space="0" w:color="auto"/>
            <w:right w:val="none" w:sz="0" w:space="0" w:color="auto"/>
          </w:divBdr>
        </w:div>
        <w:div w:id="281346554">
          <w:marLeft w:val="640"/>
          <w:marRight w:val="0"/>
          <w:marTop w:val="0"/>
          <w:marBottom w:val="0"/>
          <w:divBdr>
            <w:top w:val="none" w:sz="0" w:space="0" w:color="auto"/>
            <w:left w:val="none" w:sz="0" w:space="0" w:color="auto"/>
            <w:bottom w:val="none" w:sz="0" w:space="0" w:color="auto"/>
            <w:right w:val="none" w:sz="0" w:space="0" w:color="auto"/>
          </w:divBdr>
        </w:div>
        <w:div w:id="1851873701">
          <w:marLeft w:val="640"/>
          <w:marRight w:val="0"/>
          <w:marTop w:val="0"/>
          <w:marBottom w:val="0"/>
          <w:divBdr>
            <w:top w:val="none" w:sz="0" w:space="0" w:color="auto"/>
            <w:left w:val="none" w:sz="0" w:space="0" w:color="auto"/>
            <w:bottom w:val="none" w:sz="0" w:space="0" w:color="auto"/>
            <w:right w:val="none" w:sz="0" w:space="0" w:color="auto"/>
          </w:divBdr>
        </w:div>
        <w:div w:id="535847715">
          <w:marLeft w:val="640"/>
          <w:marRight w:val="0"/>
          <w:marTop w:val="0"/>
          <w:marBottom w:val="0"/>
          <w:divBdr>
            <w:top w:val="none" w:sz="0" w:space="0" w:color="auto"/>
            <w:left w:val="none" w:sz="0" w:space="0" w:color="auto"/>
            <w:bottom w:val="none" w:sz="0" w:space="0" w:color="auto"/>
            <w:right w:val="none" w:sz="0" w:space="0" w:color="auto"/>
          </w:divBdr>
        </w:div>
        <w:div w:id="1644234346">
          <w:marLeft w:val="640"/>
          <w:marRight w:val="0"/>
          <w:marTop w:val="0"/>
          <w:marBottom w:val="0"/>
          <w:divBdr>
            <w:top w:val="none" w:sz="0" w:space="0" w:color="auto"/>
            <w:left w:val="none" w:sz="0" w:space="0" w:color="auto"/>
            <w:bottom w:val="none" w:sz="0" w:space="0" w:color="auto"/>
            <w:right w:val="none" w:sz="0" w:space="0" w:color="auto"/>
          </w:divBdr>
        </w:div>
        <w:div w:id="319508900">
          <w:marLeft w:val="640"/>
          <w:marRight w:val="0"/>
          <w:marTop w:val="0"/>
          <w:marBottom w:val="0"/>
          <w:divBdr>
            <w:top w:val="none" w:sz="0" w:space="0" w:color="auto"/>
            <w:left w:val="none" w:sz="0" w:space="0" w:color="auto"/>
            <w:bottom w:val="none" w:sz="0" w:space="0" w:color="auto"/>
            <w:right w:val="none" w:sz="0" w:space="0" w:color="auto"/>
          </w:divBdr>
        </w:div>
        <w:div w:id="681124878">
          <w:marLeft w:val="640"/>
          <w:marRight w:val="0"/>
          <w:marTop w:val="0"/>
          <w:marBottom w:val="0"/>
          <w:divBdr>
            <w:top w:val="none" w:sz="0" w:space="0" w:color="auto"/>
            <w:left w:val="none" w:sz="0" w:space="0" w:color="auto"/>
            <w:bottom w:val="none" w:sz="0" w:space="0" w:color="auto"/>
            <w:right w:val="none" w:sz="0" w:space="0" w:color="auto"/>
          </w:divBdr>
        </w:div>
        <w:div w:id="846403199">
          <w:marLeft w:val="640"/>
          <w:marRight w:val="0"/>
          <w:marTop w:val="0"/>
          <w:marBottom w:val="0"/>
          <w:divBdr>
            <w:top w:val="none" w:sz="0" w:space="0" w:color="auto"/>
            <w:left w:val="none" w:sz="0" w:space="0" w:color="auto"/>
            <w:bottom w:val="none" w:sz="0" w:space="0" w:color="auto"/>
            <w:right w:val="none" w:sz="0" w:space="0" w:color="auto"/>
          </w:divBdr>
        </w:div>
        <w:div w:id="630133931">
          <w:marLeft w:val="640"/>
          <w:marRight w:val="0"/>
          <w:marTop w:val="0"/>
          <w:marBottom w:val="0"/>
          <w:divBdr>
            <w:top w:val="none" w:sz="0" w:space="0" w:color="auto"/>
            <w:left w:val="none" w:sz="0" w:space="0" w:color="auto"/>
            <w:bottom w:val="none" w:sz="0" w:space="0" w:color="auto"/>
            <w:right w:val="none" w:sz="0" w:space="0" w:color="auto"/>
          </w:divBdr>
        </w:div>
        <w:div w:id="1827431011">
          <w:marLeft w:val="640"/>
          <w:marRight w:val="0"/>
          <w:marTop w:val="0"/>
          <w:marBottom w:val="0"/>
          <w:divBdr>
            <w:top w:val="none" w:sz="0" w:space="0" w:color="auto"/>
            <w:left w:val="none" w:sz="0" w:space="0" w:color="auto"/>
            <w:bottom w:val="none" w:sz="0" w:space="0" w:color="auto"/>
            <w:right w:val="none" w:sz="0" w:space="0" w:color="auto"/>
          </w:divBdr>
        </w:div>
        <w:div w:id="610361758">
          <w:marLeft w:val="640"/>
          <w:marRight w:val="0"/>
          <w:marTop w:val="0"/>
          <w:marBottom w:val="0"/>
          <w:divBdr>
            <w:top w:val="none" w:sz="0" w:space="0" w:color="auto"/>
            <w:left w:val="none" w:sz="0" w:space="0" w:color="auto"/>
            <w:bottom w:val="none" w:sz="0" w:space="0" w:color="auto"/>
            <w:right w:val="none" w:sz="0" w:space="0" w:color="auto"/>
          </w:divBdr>
        </w:div>
        <w:div w:id="5135417">
          <w:marLeft w:val="640"/>
          <w:marRight w:val="0"/>
          <w:marTop w:val="0"/>
          <w:marBottom w:val="0"/>
          <w:divBdr>
            <w:top w:val="none" w:sz="0" w:space="0" w:color="auto"/>
            <w:left w:val="none" w:sz="0" w:space="0" w:color="auto"/>
            <w:bottom w:val="none" w:sz="0" w:space="0" w:color="auto"/>
            <w:right w:val="none" w:sz="0" w:space="0" w:color="auto"/>
          </w:divBdr>
        </w:div>
        <w:div w:id="131408017">
          <w:marLeft w:val="640"/>
          <w:marRight w:val="0"/>
          <w:marTop w:val="0"/>
          <w:marBottom w:val="0"/>
          <w:divBdr>
            <w:top w:val="none" w:sz="0" w:space="0" w:color="auto"/>
            <w:left w:val="none" w:sz="0" w:space="0" w:color="auto"/>
            <w:bottom w:val="none" w:sz="0" w:space="0" w:color="auto"/>
            <w:right w:val="none" w:sz="0" w:space="0" w:color="auto"/>
          </w:divBdr>
        </w:div>
        <w:div w:id="2130926306">
          <w:marLeft w:val="640"/>
          <w:marRight w:val="0"/>
          <w:marTop w:val="0"/>
          <w:marBottom w:val="0"/>
          <w:divBdr>
            <w:top w:val="none" w:sz="0" w:space="0" w:color="auto"/>
            <w:left w:val="none" w:sz="0" w:space="0" w:color="auto"/>
            <w:bottom w:val="none" w:sz="0" w:space="0" w:color="auto"/>
            <w:right w:val="none" w:sz="0" w:space="0" w:color="auto"/>
          </w:divBdr>
        </w:div>
        <w:div w:id="913126606">
          <w:marLeft w:val="640"/>
          <w:marRight w:val="0"/>
          <w:marTop w:val="0"/>
          <w:marBottom w:val="0"/>
          <w:divBdr>
            <w:top w:val="none" w:sz="0" w:space="0" w:color="auto"/>
            <w:left w:val="none" w:sz="0" w:space="0" w:color="auto"/>
            <w:bottom w:val="none" w:sz="0" w:space="0" w:color="auto"/>
            <w:right w:val="none" w:sz="0" w:space="0" w:color="auto"/>
          </w:divBdr>
        </w:div>
        <w:div w:id="1365135169">
          <w:marLeft w:val="640"/>
          <w:marRight w:val="0"/>
          <w:marTop w:val="0"/>
          <w:marBottom w:val="0"/>
          <w:divBdr>
            <w:top w:val="none" w:sz="0" w:space="0" w:color="auto"/>
            <w:left w:val="none" w:sz="0" w:space="0" w:color="auto"/>
            <w:bottom w:val="none" w:sz="0" w:space="0" w:color="auto"/>
            <w:right w:val="none" w:sz="0" w:space="0" w:color="auto"/>
          </w:divBdr>
        </w:div>
        <w:div w:id="176895869">
          <w:marLeft w:val="640"/>
          <w:marRight w:val="0"/>
          <w:marTop w:val="0"/>
          <w:marBottom w:val="0"/>
          <w:divBdr>
            <w:top w:val="none" w:sz="0" w:space="0" w:color="auto"/>
            <w:left w:val="none" w:sz="0" w:space="0" w:color="auto"/>
            <w:bottom w:val="none" w:sz="0" w:space="0" w:color="auto"/>
            <w:right w:val="none" w:sz="0" w:space="0" w:color="auto"/>
          </w:divBdr>
        </w:div>
        <w:div w:id="1216359667">
          <w:marLeft w:val="640"/>
          <w:marRight w:val="0"/>
          <w:marTop w:val="0"/>
          <w:marBottom w:val="0"/>
          <w:divBdr>
            <w:top w:val="none" w:sz="0" w:space="0" w:color="auto"/>
            <w:left w:val="none" w:sz="0" w:space="0" w:color="auto"/>
            <w:bottom w:val="none" w:sz="0" w:space="0" w:color="auto"/>
            <w:right w:val="none" w:sz="0" w:space="0" w:color="auto"/>
          </w:divBdr>
        </w:div>
        <w:div w:id="1927573317">
          <w:marLeft w:val="640"/>
          <w:marRight w:val="0"/>
          <w:marTop w:val="0"/>
          <w:marBottom w:val="0"/>
          <w:divBdr>
            <w:top w:val="none" w:sz="0" w:space="0" w:color="auto"/>
            <w:left w:val="none" w:sz="0" w:space="0" w:color="auto"/>
            <w:bottom w:val="none" w:sz="0" w:space="0" w:color="auto"/>
            <w:right w:val="none" w:sz="0" w:space="0" w:color="auto"/>
          </w:divBdr>
        </w:div>
        <w:div w:id="1185049460">
          <w:marLeft w:val="640"/>
          <w:marRight w:val="0"/>
          <w:marTop w:val="0"/>
          <w:marBottom w:val="0"/>
          <w:divBdr>
            <w:top w:val="none" w:sz="0" w:space="0" w:color="auto"/>
            <w:left w:val="none" w:sz="0" w:space="0" w:color="auto"/>
            <w:bottom w:val="none" w:sz="0" w:space="0" w:color="auto"/>
            <w:right w:val="none" w:sz="0" w:space="0" w:color="auto"/>
          </w:divBdr>
        </w:div>
        <w:div w:id="1667316655">
          <w:marLeft w:val="640"/>
          <w:marRight w:val="0"/>
          <w:marTop w:val="0"/>
          <w:marBottom w:val="0"/>
          <w:divBdr>
            <w:top w:val="none" w:sz="0" w:space="0" w:color="auto"/>
            <w:left w:val="none" w:sz="0" w:space="0" w:color="auto"/>
            <w:bottom w:val="none" w:sz="0" w:space="0" w:color="auto"/>
            <w:right w:val="none" w:sz="0" w:space="0" w:color="auto"/>
          </w:divBdr>
        </w:div>
        <w:div w:id="1102139987">
          <w:marLeft w:val="640"/>
          <w:marRight w:val="0"/>
          <w:marTop w:val="0"/>
          <w:marBottom w:val="0"/>
          <w:divBdr>
            <w:top w:val="none" w:sz="0" w:space="0" w:color="auto"/>
            <w:left w:val="none" w:sz="0" w:space="0" w:color="auto"/>
            <w:bottom w:val="none" w:sz="0" w:space="0" w:color="auto"/>
            <w:right w:val="none" w:sz="0" w:space="0" w:color="auto"/>
          </w:divBdr>
        </w:div>
        <w:div w:id="1562598397">
          <w:marLeft w:val="640"/>
          <w:marRight w:val="0"/>
          <w:marTop w:val="0"/>
          <w:marBottom w:val="0"/>
          <w:divBdr>
            <w:top w:val="none" w:sz="0" w:space="0" w:color="auto"/>
            <w:left w:val="none" w:sz="0" w:space="0" w:color="auto"/>
            <w:bottom w:val="none" w:sz="0" w:space="0" w:color="auto"/>
            <w:right w:val="none" w:sz="0" w:space="0" w:color="auto"/>
          </w:divBdr>
        </w:div>
        <w:div w:id="603150991">
          <w:marLeft w:val="640"/>
          <w:marRight w:val="0"/>
          <w:marTop w:val="0"/>
          <w:marBottom w:val="0"/>
          <w:divBdr>
            <w:top w:val="none" w:sz="0" w:space="0" w:color="auto"/>
            <w:left w:val="none" w:sz="0" w:space="0" w:color="auto"/>
            <w:bottom w:val="none" w:sz="0" w:space="0" w:color="auto"/>
            <w:right w:val="none" w:sz="0" w:space="0" w:color="auto"/>
          </w:divBdr>
        </w:div>
        <w:div w:id="1233662128">
          <w:marLeft w:val="640"/>
          <w:marRight w:val="0"/>
          <w:marTop w:val="0"/>
          <w:marBottom w:val="0"/>
          <w:divBdr>
            <w:top w:val="none" w:sz="0" w:space="0" w:color="auto"/>
            <w:left w:val="none" w:sz="0" w:space="0" w:color="auto"/>
            <w:bottom w:val="none" w:sz="0" w:space="0" w:color="auto"/>
            <w:right w:val="none" w:sz="0" w:space="0" w:color="auto"/>
          </w:divBdr>
        </w:div>
        <w:div w:id="1898055292">
          <w:marLeft w:val="640"/>
          <w:marRight w:val="0"/>
          <w:marTop w:val="0"/>
          <w:marBottom w:val="0"/>
          <w:divBdr>
            <w:top w:val="none" w:sz="0" w:space="0" w:color="auto"/>
            <w:left w:val="none" w:sz="0" w:space="0" w:color="auto"/>
            <w:bottom w:val="none" w:sz="0" w:space="0" w:color="auto"/>
            <w:right w:val="none" w:sz="0" w:space="0" w:color="auto"/>
          </w:divBdr>
        </w:div>
        <w:div w:id="1317496045">
          <w:marLeft w:val="640"/>
          <w:marRight w:val="0"/>
          <w:marTop w:val="0"/>
          <w:marBottom w:val="0"/>
          <w:divBdr>
            <w:top w:val="none" w:sz="0" w:space="0" w:color="auto"/>
            <w:left w:val="none" w:sz="0" w:space="0" w:color="auto"/>
            <w:bottom w:val="none" w:sz="0" w:space="0" w:color="auto"/>
            <w:right w:val="none" w:sz="0" w:space="0" w:color="auto"/>
          </w:divBdr>
        </w:div>
        <w:div w:id="185483962">
          <w:marLeft w:val="640"/>
          <w:marRight w:val="0"/>
          <w:marTop w:val="0"/>
          <w:marBottom w:val="0"/>
          <w:divBdr>
            <w:top w:val="none" w:sz="0" w:space="0" w:color="auto"/>
            <w:left w:val="none" w:sz="0" w:space="0" w:color="auto"/>
            <w:bottom w:val="none" w:sz="0" w:space="0" w:color="auto"/>
            <w:right w:val="none" w:sz="0" w:space="0" w:color="auto"/>
          </w:divBdr>
        </w:div>
        <w:div w:id="15085292">
          <w:marLeft w:val="640"/>
          <w:marRight w:val="0"/>
          <w:marTop w:val="0"/>
          <w:marBottom w:val="0"/>
          <w:divBdr>
            <w:top w:val="none" w:sz="0" w:space="0" w:color="auto"/>
            <w:left w:val="none" w:sz="0" w:space="0" w:color="auto"/>
            <w:bottom w:val="none" w:sz="0" w:space="0" w:color="auto"/>
            <w:right w:val="none" w:sz="0" w:space="0" w:color="auto"/>
          </w:divBdr>
        </w:div>
        <w:div w:id="646906338">
          <w:marLeft w:val="640"/>
          <w:marRight w:val="0"/>
          <w:marTop w:val="0"/>
          <w:marBottom w:val="0"/>
          <w:divBdr>
            <w:top w:val="none" w:sz="0" w:space="0" w:color="auto"/>
            <w:left w:val="none" w:sz="0" w:space="0" w:color="auto"/>
            <w:bottom w:val="none" w:sz="0" w:space="0" w:color="auto"/>
            <w:right w:val="none" w:sz="0" w:space="0" w:color="auto"/>
          </w:divBdr>
        </w:div>
        <w:div w:id="1235971001">
          <w:marLeft w:val="640"/>
          <w:marRight w:val="0"/>
          <w:marTop w:val="0"/>
          <w:marBottom w:val="0"/>
          <w:divBdr>
            <w:top w:val="none" w:sz="0" w:space="0" w:color="auto"/>
            <w:left w:val="none" w:sz="0" w:space="0" w:color="auto"/>
            <w:bottom w:val="none" w:sz="0" w:space="0" w:color="auto"/>
            <w:right w:val="none" w:sz="0" w:space="0" w:color="auto"/>
          </w:divBdr>
        </w:div>
        <w:div w:id="1340623636">
          <w:marLeft w:val="640"/>
          <w:marRight w:val="0"/>
          <w:marTop w:val="0"/>
          <w:marBottom w:val="0"/>
          <w:divBdr>
            <w:top w:val="none" w:sz="0" w:space="0" w:color="auto"/>
            <w:left w:val="none" w:sz="0" w:space="0" w:color="auto"/>
            <w:bottom w:val="none" w:sz="0" w:space="0" w:color="auto"/>
            <w:right w:val="none" w:sz="0" w:space="0" w:color="auto"/>
          </w:divBdr>
        </w:div>
        <w:div w:id="1408649332">
          <w:marLeft w:val="640"/>
          <w:marRight w:val="0"/>
          <w:marTop w:val="0"/>
          <w:marBottom w:val="0"/>
          <w:divBdr>
            <w:top w:val="none" w:sz="0" w:space="0" w:color="auto"/>
            <w:left w:val="none" w:sz="0" w:space="0" w:color="auto"/>
            <w:bottom w:val="none" w:sz="0" w:space="0" w:color="auto"/>
            <w:right w:val="none" w:sz="0" w:space="0" w:color="auto"/>
          </w:divBdr>
        </w:div>
        <w:div w:id="933630278">
          <w:marLeft w:val="640"/>
          <w:marRight w:val="0"/>
          <w:marTop w:val="0"/>
          <w:marBottom w:val="0"/>
          <w:divBdr>
            <w:top w:val="none" w:sz="0" w:space="0" w:color="auto"/>
            <w:left w:val="none" w:sz="0" w:space="0" w:color="auto"/>
            <w:bottom w:val="none" w:sz="0" w:space="0" w:color="auto"/>
            <w:right w:val="none" w:sz="0" w:space="0" w:color="auto"/>
          </w:divBdr>
        </w:div>
        <w:div w:id="650208499">
          <w:marLeft w:val="640"/>
          <w:marRight w:val="0"/>
          <w:marTop w:val="0"/>
          <w:marBottom w:val="0"/>
          <w:divBdr>
            <w:top w:val="none" w:sz="0" w:space="0" w:color="auto"/>
            <w:left w:val="none" w:sz="0" w:space="0" w:color="auto"/>
            <w:bottom w:val="none" w:sz="0" w:space="0" w:color="auto"/>
            <w:right w:val="none" w:sz="0" w:space="0" w:color="auto"/>
          </w:divBdr>
        </w:div>
        <w:div w:id="1792625463">
          <w:marLeft w:val="640"/>
          <w:marRight w:val="0"/>
          <w:marTop w:val="0"/>
          <w:marBottom w:val="0"/>
          <w:divBdr>
            <w:top w:val="none" w:sz="0" w:space="0" w:color="auto"/>
            <w:left w:val="none" w:sz="0" w:space="0" w:color="auto"/>
            <w:bottom w:val="none" w:sz="0" w:space="0" w:color="auto"/>
            <w:right w:val="none" w:sz="0" w:space="0" w:color="auto"/>
          </w:divBdr>
        </w:div>
        <w:div w:id="589318185">
          <w:marLeft w:val="640"/>
          <w:marRight w:val="0"/>
          <w:marTop w:val="0"/>
          <w:marBottom w:val="0"/>
          <w:divBdr>
            <w:top w:val="none" w:sz="0" w:space="0" w:color="auto"/>
            <w:left w:val="none" w:sz="0" w:space="0" w:color="auto"/>
            <w:bottom w:val="none" w:sz="0" w:space="0" w:color="auto"/>
            <w:right w:val="none" w:sz="0" w:space="0" w:color="auto"/>
          </w:divBdr>
        </w:div>
        <w:div w:id="1824156240">
          <w:marLeft w:val="640"/>
          <w:marRight w:val="0"/>
          <w:marTop w:val="0"/>
          <w:marBottom w:val="0"/>
          <w:divBdr>
            <w:top w:val="none" w:sz="0" w:space="0" w:color="auto"/>
            <w:left w:val="none" w:sz="0" w:space="0" w:color="auto"/>
            <w:bottom w:val="none" w:sz="0" w:space="0" w:color="auto"/>
            <w:right w:val="none" w:sz="0" w:space="0" w:color="auto"/>
          </w:divBdr>
        </w:div>
        <w:div w:id="868568453">
          <w:marLeft w:val="640"/>
          <w:marRight w:val="0"/>
          <w:marTop w:val="0"/>
          <w:marBottom w:val="0"/>
          <w:divBdr>
            <w:top w:val="none" w:sz="0" w:space="0" w:color="auto"/>
            <w:left w:val="none" w:sz="0" w:space="0" w:color="auto"/>
            <w:bottom w:val="none" w:sz="0" w:space="0" w:color="auto"/>
            <w:right w:val="none" w:sz="0" w:space="0" w:color="auto"/>
          </w:divBdr>
        </w:div>
        <w:div w:id="85000990">
          <w:marLeft w:val="640"/>
          <w:marRight w:val="0"/>
          <w:marTop w:val="0"/>
          <w:marBottom w:val="0"/>
          <w:divBdr>
            <w:top w:val="none" w:sz="0" w:space="0" w:color="auto"/>
            <w:left w:val="none" w:sz="0" w:space="0" w:color="auto"/>
            <w:bottom w:val="none" w:sz="0" w:space="0" w:color="auto"/>
            <w:right w:val="none" w:sz="0" w:space="0" w:color="auto"/>
          </w:divBdr>
        </w:div>
        <w:div w:id="634680345">
          <w:marLeft w:val="640"/>
          <w:marRight w:val="0"/>
          <w:marTop w:val="0"/>
          <w:marBottom w:val="0"/>
          <w:divBdr>
            <w:top w:val="none" w:sz="0" w:space="0" w:color="auto"/>
            <w:left w:val="none" w:sz="0" w:space="0" w:color="auto"/>
            <w:bottom w:val="none" w:sz="0" w:space="0" w:color="auto"/>
            <w:right w:val="none" w:sz="0" w:space="0" w:color="auto"/>
          </w:divBdr>
        </w:div>
        <w:div w:id="2080981345">
          <w:marLeft w:val="640"/>
          <w:marRight w:val="0"/>
          <w:marTop w:val="0"/>
          <w:marBottom w:val="0"/>
          <w:divBdr>
            <w:top w:val="none" w:sz="0" w:space="0" w:color="auto"/>
            <w:left w:val="none" w:sz="0" w:space="0" w:color="auto"/>
            <w:bottom w:val="none" w:sz="0" w:space="0" w:color="auto"/>
            <w:right w:val="none" w:sz="0" w:space="0" w:color="auto"/>
          </w:divBdr>
        </w:div>
        <w:div w:id="1044059936">
          <w:marLeft w:val="640"/>
          <w:marRight w:val="0"/>
          <w:marTop w:val="0"/>
          <w:marBottom w:val="0"/>
          <w:divBdr>
            <w:top w:val="none" w:sz="0" w:space="0" w:color="auto"/>
            <w:left w:val="none" w:sz="0" w:space="0" w:color="auto"/>
            <w:bottom w:val="none" w:sz="0" w:space="0" w:color="auto"/>
            <w:right w:val="none" w:sz="0" w:space="0" w:color="auto"/>
          </w:divBdr>
        </w:div>
        <w:div w:id="901450484">
          <w:marLeft w:val="640"/>
          <w:marRight w:val="0"/>
          <w:marTop w:val="0"/>
          <w:marBottom w:val="0"/>
          <w:divBdr>
            <w:top w:val="none" w:sz="0" w:space="0" w:color="auto"/>
            <w:left w:val="none" w:sz="0" w:space="0" w:color="auto"/>
            <w:bottom w:val="none" w:sz="0" w:space="0" w:color="auto"/>
            <w:right w:val="none" w:sz="0" w:space="0" w:color="auto"/>
          </w:divBdr>
        </w:div>
        <w:div w:id="1054550257">
          <w:marLeft w:val="640"/>
          <w:marRight w:val="0"/>
          <w:marTop w:val="0"/>
          <w:marBottom w:val="0"/>
          <w:divBdr>
            <w:top w:val="none" w:sz="0" w:space="0" w:color="auto"/>
            <w:left w:val="none" w:sz="0" w:space="0" w:color="auto"/>
            <w:bottom w:val="none" w:sz="0" w:space="0" w:color="auto"/>
            <w:right w:val="none" w:sz="0" w:space="0" w:color="auto"/>
          </w:divBdr>
        </w:div>
        <w:div w:id="1082947414">
          <w:marLeft w:val="640"/>
          <w:marRight w:val="0"/>
          <w:marTop w:val="0"/>
          <w:marBottom w:val="0"/>
          <w:divBdr>
            <w:top w:val="none" w:sz="0" w:space="0" w:color="auto"/>
            <w:left w:val="none" w:sz="0" w:space="0" w:color="auto"/>
            <w:bottom w:val="none" w:sz="0" w:space="0" w:color="auto"/>
            <w:right w:val="none" w:sz="0" w:space="0" w:color="auto"/>
          </w:divBdr>
        </w:div>
        <w:div w:id="1297685015">
          <w:marLeft w:val="640"/>
          <w:marRight w:val="0"/>
          <w:marTop w:val="0"/>
          <w:marBottom w:val="0"/>
          <w:divBdr>
            <w:top w:val="none" w:sz="0" w:space="0" w:color="auto"/>
            <w:left w:val="none" w:sz="0" w:space="0" w:color="auto"/>
            <w:bottom w:val="none" w:sz="0" w:space="0" w:color="auto"/>
            <w:right w:val="none" w:sz="0" w:space="0" w:color="auto"/>
          </w:divBdr>
        </w:div>
      </w:divsChild>
    </w:div>
    <w:div w:id="1631595486">
      <w:bodyDiv w:val="1"/>
      <w:marLeft w:val="0"/>
      <w:marRight w:val="0"/>
      <w:marTop w:val="0"/>
      <w:marBottom w:val="0"/>
      <w:divBdr>
        <w:top w:val="none" w:sz="0" w:space="0" w:color="auto"/>
        <w:left w:val="none" w:sz="0" w:space="0" w:color="auto"/>
        <w:bottom w:val="none" w:sz="0" w:space="0" w:color="auto"/>
        <w:right w:val="none" w:sz="0" w:space="0" w:color="auto"/>
      </w:divBdr>
      <w:divsChild>
        <w:div w:id="399133556">
          <w:marLeft w:val="640"/>
          <w:marRight w:val="0"/>
          <w:marTop w:val="0"/>
          <w:marBottom w:val="0"/>
          <w:divBdr>
            <w:top w:val="none" w:sz="0" w:space="0" w:color="auto"/>
            <w:left w:val="none" w:sz="0" w:space="0" w:color="auto"/>
            <w:bottom w:val="none" w:sz="0" w:space="0" w:color="auto"/>
            <w:right w:val="none" w:sz="0" w:space="0" w:color="auto"/>
          </w:divBdr>
        </w:div>
        <w:div w:id="758252712">
          <w:marLeft w:val="640"/>
          <w:marRight w:val="0"/>
          <w:marTop w:val="0"/>
          <w:marBottom w:val="0"/>
          <w:divBdr>
            <w:top w:val="none" w:sz="0" w:space="0" w:color="auto"/>
            <w:left w:val="none" w:sz="0" w:space="0" w:color="auto"/>
            <w:bottom w:val="none" w:sz="0" w:space="0" w:color="auto"/>
            <w:right w:val="none" w:sz="0" w:space="0" w:color="auto"/>
          </w:divBdr>
        </w:div>
        <w:div w:id="1010647587">
          <w:marLeft w:val="640"/>
          <w:marRight w:val="0"/>
          <w:marTop w:val="0"/>
          <w:marBottom w:val="0"/>
          <w:divBdr>
            <w:top w:val="none" w:sz="0" w:space="0" w:color="auto"/>
            <w:left w:val="none" w:sz="0" w:space="0" w:color="auto"/>
            <w:bottom w:val="none" w:sz="0" w:space="0" w:color="auto"/>
            <w:right w:val="none" w:sz="0" w:space="0" w:color="auto"/>
          </w:divBdr>
        </w:div>
        <w:div w:id="1390423394">
          <w:marLeft w:val="640"/>
          <w:marRight w:val="0"/>
          <w:marTop w:val="0"/>
          <w:marBottom w:val="0"/>
          <w:divBdr>
            <w:top w:val="none" w:sz="0" w:space="0" w:color="auto"/>
            <w:left w:val="none" w:sz="0" w:space="0" w:color="auto"/>
            <w:bottom w:val="none" w:sz="0" w:space="0" w:color="auto"/>
            <w:right w:val="none" w:sz="0" w:space="0" w:color="auto"/>
          </w:divBdr>
        </w:div>
        <w:div w:id="786196692">
          <w:marLeft w:val="640"/>
          <w:marRight w:val="0"/>
          <w:marTop w:val="0"/>
          <w:marBottom w:val="0"/>
          <w:divBdr>
            <w:top w:val="none" w:sz="0" w:space="0" w:color="auto"/>
            <w:left w:val="none" w:sz="0" w:space="0" w:color="auto"/>
            <w:bottom w:val="none" w:sz="0" w:space="0" w:color="auto"/>
            <w:right w:val="none" w:sz="0" w:space="0" w:color="auto"/>
          </w:divBdr>
        </w:div>
        <w:div w:id="1105930073">
          <w:marLeft w:val="640"/>
          <w:marRight w:val="0"/>
          <w:marTop w:val="0"/>
          <w:marBottom w:val="0"/>
          <w:divBdr>
            <w:top w:val="none" w:sz="0" w:space="0" w:color="auto"/>
            <w:left w:val="none" w:sz="0" w:space="0" w:color="auto"/>
            <w:bottom w:val="none" w:sz="0" w:space="0" w:color="auto"/>
            <w:right w:val="none" w:sz="0" w:space="0" w:color="auto"/>
          </w:divBdr>
        </w:div>
        <w:div w:id="208956556">
          <w:marLeft w:val="640"/>
          <w:marRight w:val="0"/>
          <w:marTop w:val="0"/>
          <w:marBottom w:val="0"/>
          <w:divBdr>
            <w:top w:val="none" w:sz="0" w:space="0" w:color="auto"/>
            <w:left w:val="none" w:sz="0" w:space="0" w:color="auto"/>
            <w:bottom w:val="none" w:sz="0" w:space="0" w:color="auto"/>
            <w:right w:val="none" w:sz="0" w:space="0" w:color="auto"/>
          </w:divBdr>
        </w:div>
        <w:div w:id="1519613849">
          <w:marLeft w:val="640"/>
          <w:marRight w:val="0"/>
          <w:marTop w:val="0"/>
          <w:marBottom w:val="0"/>
          <w:divBdr>
            <w:top w:val="none" w:sz="0" w:space="0" w:color="auto"/>
            <w:left w:val="none" w:sz="0" w:space="0" w:color="auto"/>
            <w:bottom w:val="none" w:sz="0" w:space="0" w:color="auto"/>
            <w:right w:val="none" w:sz="0" w:space="0" w:color="auto"/>
          </w:divBdr>
        </w:div>
        <w:div w:id="1391811353">
          <w:marLeft w:val="640"/>
          <w:marRight w:val="0"/>
          <w:marTop w:val="0"/>
          <w:marBottom w:val="0"/>
          <w:divBdr>
            <w:top w:val="none" w:sz="0" w:space="0" w:color="auto"/>
            <w:left w:val="none" w:sz="0" w:space="0" w:color="auto"/>
            <w:bottom w:val="none" w:sz="0" w:space="0" w:color="auto"/>
            <w:right w:val="none" w:sz="0" w:space="0" w:color="auto"/>
          </w:divBdr>
        </w:div>
        <w:div w:id="1649551438">
          <w:marLeft w:val="640"/>
          <w:marRight w:val="0"/>
          <w:marTop w:val="0"/>
          <w:marBottom w:val="0"/>
          <w:divBdr>
            <w:top w:val="none" w:sz="0" w:space="0" w:color="auto"/>
            <w:left w:val="none" w:sz="0" w:space="0" w:color="auto"/>
            <w:bottom w:val="none" w:sz="0" w:space="0" w:color="auto"/>
            <w:right w:val="none" w:sz="0" w:space="0" w:color="auto"/>
          </w:divBdr>
        </w:div>
        <w:div w:id="1082484469">
          <w:marLeft w:val="640"/>
          <w:marRight w:val="0"/>
          <w:marTop w:val="0"/>
          <w:marBottom w:val="0"/>
          <w:divBdr>
            <w:top w:val="none" w:sz="0" w:space="0" w:color="auto"/>
            <w:left w:val="none" w:sz="0" w:space="0" w:color="auto"/>
            <w:bottom w:val="none" w:sz="0" w:space="0" w:color="auto"/>
            <w:right w:val="none" w:sz="0" w:space="0" w:color="auto"/>
          </w:divBdr>
        </w:div>
        <w:div w:id="1749187075">
          <w:marLeft w:val="640"/>
          <w:marRight w:val="0"/>
          <w:marTop w:val="0"/>
          <w:marBottom w:val="0"/>
          <w:divBdr>
            <w:top w:val="none" w:sz="0" w:space="0" w:color="auto"/>
            <w:left w:val="none" w:sz="0" w:space="0" w:color="auto"/>
            <w:bottom w:val="none" w:sz="0" w:space="0" w:color="auto"/>
            <w:right w:val="none" w:sz="0" w:space="0" w:color="auto"/>
          </w:divBdr>
        </w:div>
        <w:div w:id="14966956">
          <w:marLeft w:val="640"/>
          <w:marRight w:val="0"/>
          <w:marTop w:val="0"/>
          <w:marBottom w:val="0"/>
          <w:divBdr>
            <w:top w:val="none" w:sz="0" w:space="0" w:color="auto"/>
            <w:left w:val="none" w:sz="0" w:space="0" w:color="auto"/>
            <w:bottom w:val="none" w:sz="0" w:space="0" w:color="auto"/>
            <w:right w:val="none" w:sz="0" w:space="0" w:color="auto"/>
          </w:divBdr>
        </w:div>
        <w:div w:id="1445462306">
          <w:marLeft w:val="640"/>
          <w:marRight w:val="0"/>
          <w:marTop w:val="0"/>
          <w:marBottom w:val="0"/>
          <w:divBdr>
            <w:top w:val="none" w:sz="0" w:space="0" w:color="auto"/>
            <w:left w:val="none" w:sz="0" w:space="0" w:color="auto"/>
            <w:bottom w:val="none" w:sz="0" w:space="0" w:color="auto"/>
            <w:right w:val="none" w:sz="0" w:space="0" w:color="auto"/>
          </w:divBdr>
        </w:div>
        <w:div w:id="200485807">
          <w:marLeft w:val="640"/>
          <w:marRight w:val="0"/>
          <w:marTop w:val="0"/>
          <w:marBottom w:val="0"/>
          <w:divBdr>
            <w:top w:val="none" w:sz="0" w:space="0" w:color="auto"/>
            <w:left w:val="none" w:sz="0" w:space="0" w:color="auto"/>
            <w:bottom w:val="none" w:sz="0" w:space="0" w:color="auto"/>
            <w:right w:val="none" w:sz="0" w:space="0" w:color="auto"/>
          </w:divBdr>
        </w:div>
        <w:div w:id="2085832374">
          <w:marLeft w:val="640"/>
          <w:marRight w:val="0"/>
          <w:marTop w:val="0"/>
          <w:marBottom w:val="0"/>
          <w:divBdr>
            <w:top w:val="none" w:sz="0" w:space="0" w:color="auto"/>
            <w:left w:val="none" w:sz="0" w:space="0" w:color="auto"/>
            <w:bottom w:val="none" w:sz="0" w:space="0" w:color="auto"/>
            <w:right w:val="none" w:sz="0" w:space="0" w:color="auto"/>
          </w:divBdr>
        </w:div>
        <w:div w:id="1647588665">
          <w:marLeft w:val="640"/>
          <w:marRight w:val="0"/>
          <w:marTop w:val="0"/>
          <w:marBottom w:val="0"/>
          <w:divBdr>
            <w:top w:val="none" w:sz="0" w:space="0" w:color="auto"/>
            <w:left w:val="none" w:sz="0" w:space="0" w:color="auto"/>
            <w:bottom w:val="none" w:sz="0" w:space="0" w:color="auto"/>
            <w:right w:val="none" w:sz="0" w:space="0" w:color="auto"/>
          </w:divBdr>
        </w:div>
        <w:div w:id="1685668227">
          <w:marLeft w:val="640"/>
          <w:marRight w:val="0"/>
          <w:marTop w:val="0"/>
          <w:marBottom w:val="0"/>
          <w:divBdr>
            <w:top w:val="none" w:sz="0" w:space="0" w:color="auto"/>
            <w:left w:val="none" w:sz="0" w:space="0" w:color="auto"/>
            <w:bottom w:val="none" w:sz="0" w:space="0" w:color="auto"/>
            <w:right w:val="none" w:sz="0" w:space="0" w:color="auto"/>
          </w:divBdr>
        </w:div>
        <w:div w:id="1753503368">
          <w:marLeft w:val="640"/>
          <w:marRight w:val="0"/>
          <w:marTop w:val="0"/>
          <w:marBottom w:val="0"/>
          <w:divBdr>
            <w:top w:val="none" w:sz="0" w:space="0" w:color="auto"/>
            <w:left w:val="none" w:sz="0" w:space="0" w:color="auto"/>
            <w:bottom w:val="none" w:sz="0" w:space="0" w:color="auto"/>
            <w:right w:val="none" w:sz="0" w:space="0" w:color="auto"/>
          </w:divBdr>
        </w:div>
        <w:div w:id="1022130430">
          <w:marLeft w:val="640"/>
          <w:marRight w:val="0"/>
          <w:marTop w:val="0"/>
          <w:marBottom w:val="0"/>
          <w:divBdr>
            <w:top w:val="none" w:sz="0" w:space="0" w:color="auto"/>
            <w:left w:val="none" w:sz="0" w:space="0" w:color="auto"/>
            <w:bottom w:val="none" w:sz="0" w:space="0" w:color="auto"/>
            <w:right w:val="none" w:sz="0" w:space="0" w:color="auto"/>
          </w:divBdr>
        </w:div>
        <w:div w:id="1715694717">
          <w:marLeft w:val="640"/>
          <w:marRight w:val="0"/>
          <w:marTop w:val="0"/>
          <w:marBottom w:val="0"/>
          <w:divBdr>
            <w:top w:val="none" w:sz="0" w:space="0" w:color="auto"/>
            <w:left w:val="none" w:sz="0" w:space="0" w:color="auto"/>
            <w:bottom w:val="none" w:sz="0" w:space="0" w:color="auto"/>
            <w:right w:val="none" w:sz="0" w:space="0" w:color="auto"/>
          </w:divBdr>
        </w:div>
        <w:div w:id="465583137">
          <w:marLeft w:val="640"/>
          <w:marRight w:val="0"/>
          <w:marTop w:val="0"/>
          <w:marBottom w:val="0"/>
          <w:divBdr>
            <w:top w:val="none" w:sz="0" w:space="0" w:color="auto"/>
            <w:left w:val="none" w:sz="0" w:space="0" w:color="auto"/>
            <w:bottom w:val="none" w:sz="0" w:space="0" w:color="auto"/>
            <w:right w:val="none" w:sz="0" w:space="0" w:color="auto"/>
          </w:divBdr>
        </w:div>
        <w:div w:id="1665549724">
          <w:marLeft w:val="640"/>
          <w:marRight w:val="0"/>
          <w:marTop w:val="0"/>
          <w:marBottom w:val="0"/>
          <w:divBdr>
            <w:top w:val="none" w:sz="0" w:space="0" w:color="auto"/>
            <w:left w:val="none" w:sz="0" w:space="0" w:color="auto"/>
            <w:bottom w:val="none" w:sz="0" w:space="0" w:color="auto"/>
            <w:right w:val="none" w:sz="0" w:space="0" w:color="auto"/>
          </w:divBdr>
        </w:div>
        <w:div w:id="338849005">
          <w:marLeft w:val="640"/>
          <w:marRight w:val="0"/>
          <w:marTop w:val="0"/>
          <w:marBottom w:val="0"/>
          <w:divBdr>
            <w:top w:val="none" w:sz="0" w:space="0" w:color="auto"/>
            <w:left w:val="none" w:sz="0" w:space="0" w:color="auto"/>
            <w:bottom w:val="none" w:sz="0" w:space="0" w:color="auto"/>
            <w:right w:val="none" w:sz="0" w:space="0" w:color="auto"/>
          </w:divBdr>
        </w:div>
        <w:div w:id="1498299616">
          <w:marLeft w:val="640"/>
          <w:marRight w:val="0"/>
          <w:marTop w:val="0"/>
          <w:marBottom w:val="0"/>
          <w:divBdr>
            <w:top w:val="none" w:sz="0" w:space="0" w:color="auto"/>
            <w:left w:val="none" w:sz="0" w:space="0" w:color="auto"/>
            <w:bottom w:val="none" w:sz="0" w:space="0" w:color="auto"/>
            <w:right w:val="none" w:sz="0" w:space="0" w:color="auto"/>
          </w:divBdr>
        </w:div>
        <w:div w:id="1780024657">
          <w:marLeft w:val="640"/>
          <w:marRight w:val="0"/>
          <w:marTop w:val="0"/>
          <w:marBottom w:val="0"/>
          <w:divBdr>
            <w:top w:val="none" w:sz="0" w:space="0" w:color="auto"/>
            <w:left w:val="none" w:sz="0" w:space="0" w:color="auto"/>
            <w:bottom w:val="none" w:sz="0" w:space="0" w:color="auto"/>
            <w:right w:val="none" w:sz="0" w:space="0" w:color="auto"/>
          </w:divBdr>
        </w:div>
        <w:div w:id="153961447">
          <w:marLeft w:val="640"/>
          <w:marRight w:val="0"/>
          <w:marTop w:val="0"/>
          <w:marBottom w:val="0"/>
          <w:divBdr>
            <w:top w:val="none" w:sz="0" w:space="0" w:color="auto"/>
            <w:left w:val="none" w:sz="0" w:space="0" w:color="auto"/>
            <w:bottom w:val="none" w:sz="0" w:space="0" w:color="auto"/>
            <w:right w:val="none" w:sz="0" w:space="0" w:color="auto"/>
          </w:divBdr>
        </w:div>
        <w:div w:id="159124741">
          <w:marLeft w:val="640"/>
          <w:marRight w:val="0"/>
          <w:marTop w:val="0"/>
          <w:marBottom w:val="0"/>
          <w:divBdr>
            <w:top w:val="none" w:sz="0" w:space="0" w:color="auto"/>
            <w:left w:val="none" w:sz="0" w:space="0" w:color="auto"/>
            <w:bottom w:val="none" w:sz="0" w:space="0" w:color="auto"/>
            <w:right w:val="none" w:sz="0" w:space="0" w:color="auto"/>
          </w:divBdr>
        </w:div>
        <w:div w:id="2039160851">
          <w:marLeft w:val="640"/>
          <w:marRight w:val="0"/>
          <w:marTop w:val="0"/>
          <w:marBottom w:val="0"/>
          <w:divBdr>
            <w:top w:val="none" w:sz="0" w:space="0" w:color="auto"/>
            <w:left w:val="none" w:sz="0" w:space="0" w:color="auto"/>
            <w:bottom w:val="none" w:sz="0" w:space="0" w:color="auto"/>
            <w:right w:val="none" w:sz="0" w:space="0" w:color="auto"/>
          </w:divBdr>
        </w:div>
        <w:div w:id="200947803">
          <w:marLeft w:val="640"/>
          <w:marRight w:val="0"/>
          <w:marTop w:val="0"/>
          <w:marBottom w:val="0"/>
          <w:divBdr>
            <w:top w:val="none" w:sz="0" w:space="0" w:color="auto"/>
            <w:left w:val="none" w:sz="0" w:space="0" w:color="auto"/>
            <w:bottom w:val="none" w:sz="0" w:space="0" w:color="auto"/>
            <w:right w:val="none" w:sz="0" w:space="0" w:color="auto"/>
          </w:divBdr>
        </w:div>
        <w:div w:id="576129843">
          <w:marLeft w:val="640"/>
          <w:marRight w:val="0"/>
          <w:marTop w:val="0"/>
          <w:marBottom w:val="0"/>
          <w:divBdr>
            <w:top w:val="none" w:sz="0" w:space="0" w:color="auto"/>
            <w:left w:val="none" w:sz="0" w:space="0" w:color="auto"/>
            <w:bottom w:val="none" w:sz="0" w:space="0" w:color="auto"/>
            <w:right w:val="none" w:sz="0" w:space="0" w:color="auto"/>
          </w:divBdr>
        </w:div>
        <w:div w:id="861406398">
          <w:marLeft w:val="640"/>
          <w:marRight w:val="0"/>
          <w:marTop w:val="0"/>
          <w:marBottom w:val="0"/>
          <w:divBdr>
            <w:top w:val="none" w:sz="0" w:space="0" w:color="auto"/>
            <w:left w:val="none" w:sz="0" w:space="0" w:color="auto"/>
            <w:bottom w:val="none" w:sz="0" w:space="0" w:color="auto"/>
            <w:right w:val="none" w:sz="0" w:space="0" w:color="auto"/>
          </w:divBdr>
        </w:div>
        <w:div w:id="2510488">
          <w:marLeft w:val="640"/>
          <w:marRight w:val="0"/>
          <w:marTop w:val="0"/>
          <w:marBottom w:val="0"/>
          <w:divBdr>
            <w:top w:val="none" w:sz="0" w:space="0" w:color="auto"/>
            <w:left w:val="none" w:sz="0" w:space="0" w:color="auto"/>
            <w:bottom w:val="none" w:sz="0" w:space="0" w:color="auto"/>
            <w:right w:val="none" w:sz="0" w:space="0" w:color="auto"/>
          </w:divBdr>
        </w:div>
        <w:div w:id="834105331">
          <w:marLeft w:val="640"/>
          <w:marRight w:val="0"/>
          <w:marTop w:val="0"/>
          <w:marBottom w:val="0"/>
          <w:divBdr>
            <w:top w:val="none" w:sz="0" w:space="0" w:color="auto"/>
            <w:left w:val="none" w:sz="0" w:space="0" w:color="auto"/>
            <w:bottom w:val="none" w:sz="0" w:space="0" w:color="auto"/>
            <w:right w:val="none" w:sz="0" w:space="0" w:color="auto"/>
          </w:divBdr>
        </w:div>
        <w:div w:id="1903787421">
          <w:marLeft w:val="640"/>
          <w:marRight w:val="0"/>
          <w:marTop w:val="0"/>
          <w:marBottom w:val="0"/>
          <w:divBdr>
            <w:top w:val="none" w:sz="0" w:space="0" w:color="auto"/>
            <w:left w:val="none" w:sz="0" w:space="0" w:color="auto"/>
            <w:bottom w:val="none" w:sz="0" w:space="0" w:color="auto"/>
            <w:right w:val="none" w:sz="0" w:space="0" w:color="auto"/>
          </w:divBdr>
        </w:div>
        <w:div w:id="706947299">
          <w:marLeft w:val="640"/>
          <w:marRight w:val="0"/>
          <w:marTop w:val="0"/>
          <w:marBottom w:val="0"/>
          <w:divBdr>
            <w:top w:val="none" w:sz="0" w:space="0" w:color="auto"/>
            <w:left w:val="none" w:sz="0" w:space="0" w:color="auto"/>
            <w:bottom w:val="none" w:sz="0" w:space="0" w:color="auto"/>
            <w:right w:val="none" w:sz="0" w:space="0" w:color="auto"/>
          </w:divBdr>
        </w:div>
        <w:div w:id="557473115">
          <w:marLeft w:val="640"/>
          <w:marRight w:val="0"/>
          <w:marTop w:val="0"/>
          <w:marBottom w:val="0"/>
          <w:divBdr>
            <w:top w:val="none" w:sz="0" w:space="0" w:color="auto"/>
            <w:left w:val="none" w:sz="0" w:space="0" w:color="auto"/>
            <w:bottom w:val="none" w:sz="0" w:space="0" w:color="auto"/>
            <w:right w:val="none" w:sz="0" w:space="0" w:color="auto"/>
          </w:divBdr>
        </w:div>
        <w:div w:id="395973184">
          <w:marLeft w:val="640"/>
          <w:marRight w:val="0"/>
          <w:marTop w:val="0"/>
          <w:marBottom w:val="0"/>
          <w:divBdr>
            <w:top w:val="none" w:sz="0" w:space="0" w:color="auto"/>
            <w:left w:val="none" w:sz="0" w:space="0" w:color="auto"/>
            <w:bottom w:val="none" w:sz="0" w:space="0" w:color="auto"/>
            <w:right w:val="none" w:sz="0" w:space="0" w:color="auto"/>
          </w:divBdr>
        </w:div>
        <w:div w:id="827789674">
          <w:marLeft w:val="640"/>
          <w:marRight w:val="0"/>
          <w:marTop w:val="0"/>
          <w:marBottom w:val="0"/>
          <w:divBdr>
            <w:top w:val="none" w:sz="0" w:space="0" w:color="auto"/>
            <w:left w:val="none" w:sz="0" w:space="0" w:color="auto"/>
            <w:bottom w:val="none" w:sz="0" w:space="0" w:color="auto"/>
            <w:right w:val="none" w:sz="0" w:space="0" w:color="auto"/>
          </w:divBdr>
        </w:div>
        <w:div w:id="522204319">
          <w:marLeft w:val="640"/>
          <w:marRight w:val="0"/>
          <w:marTop w:val="0"/>
          <w:marBottom w:val="0"/>
          <w:divBdr>
            <w:top w:val="none" w:sz="0" w:space="0" w:color="auto"/>
            <w:left w:val="none" w:sz="0" w:space="0" w:color="auto"/>
            <w:bottom w:val="none" w:sz="0" w:space="0" w:color="auto"/>
            <w:right w:val="none" w:sz="0" w:space="0" w:color="auto"/>
          </w:divBdr>
        </w:div>
        <w:div w:id="1539704015">
          <w:marLeft w:val="640"/>
          <w:marRight w:val="0"/>
          <w:marTop w:val="0"/>
          <w:marBottom w:val="0"/>
          <w:divBdr>
            <w:top w:val="none" w:sz="0" w:space="0" w:color="auto"/>
            <w:left w:val="none" w:sz="0" w:space="0" w:color="auto"/>
            <w:bottom w:val="none" w:sz="0" w:space="0" w:color="auto"/>
            <w:right w:val="none" w:sz="0" w:space="0" w:color="auto"/>
          </w:divBdr>
        </w:div>
        <w:div w:id="306128899">
          <w:marLeft w:val="640"/>
          <w:marRight w:val="0"/>
          <w:marTop w:val="0"/>
          <w:marBottom w:val="0"/>
          <w:divBdr>
            <w:top w:val="none" w:sz="0" w:space="0" w:color="auto"/>
            <w:left w:val="none" w:sz="0" w:space="0" w:color="auto"/>
            <w:bottom w:val="none" w:sz="0" w:space="0" w:color="auto"/>
            <w:right w:val="none" w:sz="0" w:space="0" w:color="auto"/>
          </w:divBdr>
        </w:div>
        <w:div w:id="281572341">
          <w:marLeft w:val="640"/>
          <w:marRight w:val="0"/>
          <w:marTop w:val="0"/>
          <w:marBottom w:val="0"/>
          <w:divBdr>
            <w:top w:val="none" w:sz="0" w:space="0" w:color="auto"/>
            <w:left w:val="none" w:sz="0" w:space="0" w:color="auto"/>
            <w:bottom w:val="none" w:sz="0" w:space="0" w:color="auto"/>
            <w:right w:val="none" w:sz="0" w:space="0" w:color="auto"/>
          </w:divBdr>
        </w:div>
        <w:div w:id="627778786">
          <w:marLeft w:val="640"/>
          <w:marRight w:val="0"/>
          <w:marTop w:val="0"/>
          <w:marBottom w:val="0"/>
          <w:divBdr>
            <w:top w:val="none" w:sz="0" w:space="0" w:color="auto"/>
            <w:left w:val="none" w:sz="0" w:space="0" w:color="auto"/>
            <w:bottom w:val="none" w:sz="0" w:space="0" w:color="auto"/>
            <w:right w:val="none" w:sz="0" w:space="0" w:color="auto"/>
          </w:divBdr>
        </w:div>
        <w:div w:id="378437193">
          <w:marLeft w:val="640"/>
          <w:marRight w:val="0"/>
          <w:marTop w:val="0"/>
          <w:marBottom w:val="0"/>
          <w:divBdr>
            <w:top w:val="none" w:sz="0" w:space="0" w:color="auto"/>
            <w:left w:val="none" w:sz="0" w:space="0" w:color="auto"/>
            <w:bottom w:val="none" w:sz="0" w:space="0" w:color="auto"/>
            <w:right w:val="none" w:sz="0" w:space="0" w:color="auto"/>
          </w:divBdr>
        </w:div>
        <w:div w:id="1647276649">
          <w:marLeft w:val="640"/>
          <w:marRight w:val="0"/>
          <w:marTop w:val="0"/>
          <w:marBottom w:val="0"/>
          <w:divBdr>
            <w:top w:val="none" w:sz="0" w:space="0" w:color="auto"/>
            <w:left w:val="none" w:sz="0" w:space="0" w:color="auto"/>
            <w:bottom w:val="none" w:sz="0" w:space="0" w:color="auto"/>
            <w:right w:val="none" w:sz="0" w:space="0" w:color="auto"/>
          </w:divBdr>
        </w:div>
        <w:div w:id="1137144994">
          <w:marLeft w:val="640"/>
          <w:marRight w:val="0"/>
          <w:marTop w:val="0"/>
          <w:marBottom w:val="0"/>
          <w:divBdr>
            <w:top w:val="none" w:sz="0" w:space="0" w:color="auto"/>
            <w:left w:val="none" w:sz="0" w:space="0" w:color="auto"/>
            <w:bottom w:val="none" w:sz="0" w:space="0" w:color="auto"/>
            <w:right w:val="none" w:sz="0" w:space="0" w:color="auto"/>
          </w:divBdr>
        </w:div>
        <w:div w:id="538514490">
          <w:marLeft w:val="640"/>
          <w:marRight w:val="0"/>
          <w:marTop w:val="0"/>
          <w:marBottom w:val="0"/>
          <w:divBdr>
            <w:top w:val="none" w:sz="0" w:space="0" w:color="auto"/>
            <w:left w:val="none" w:sz="0" w:space="0" w:color="auto"/>
            <w:bottom w:val="none" w:sz="0" w:space="0" w:color="auto"/>
            <w:right w:val="none" w:sz="0" w:space="0" w:color="auto"/>
          </w:divBdr>
        </w:div>
        <w:div w:id="2121796842">
          <w:marLeft w:val="640"/>
          <w:marRight w:val="0"/>
          <w:marTop w:val="0"/>
          <w:marBottom w:val="0"/>
          <w:divBdr>
            <w:top w:val="none" w:sz="0" w:space="0" w:color="auto"/>
            <w:left w:val="none" w:sz="0" w:space="0" w:color="auto"/>
            <w:bottom w:val="none" w:sz="0" w:space="0" w:color="auto"/>
            <w:right w:val="none" w:sz="0" w:space="0" w:color="auto"/>
          </w:divBdr>
        </w:div>
        <w:div w:id="1857301552">
          <w:marLeft w:val="640"/>
          <w:marRight w:val="0"/>
          <w:marTop w:val="0"/>
          <w:marBottom w:val="0"/>
          <w:divBdr>
            <w:top w:val="none" w:sz="0" w:space="0" w:color="auto"/>
            <w:left w:val="none" w:sz="0" w:space="0" w:color="auto"/>
            <w:bottom w:val="none" w:sz="0" w:space="0" w:color="auto"/>
            <w:right w:val="none" w:sz="0" w:space="0" w:color="auto"/>
          </w:divBdr>
        </w:div>
        <w:div w:id="1396398092">
          <w:marLeft w:val="640"/>
          <w:marRight w:val="0"/>
          <w:marTop w:val="0"/>
          <w:marBottom w:val="0"/>
          <w:divBdr>
            <w:top w:val="none" w:sz="0" w:space="0" w:color="auto"/>
            <w:left w:val="none" w:sz="0" w:space="0" w:color="auto"/>
            <w:bottom w:val="none" w:sz="0" w:space="0" w:color="auto"/>
            <w:right w:val="none" w:sz="0" w:space="0" w:color="auto"/>
          </w:divBdr>
        </w:div>
        <w:div w:id="1479035906">
          <w:marLeft w:val="640"/>
          <w:marRight w:val="0"/>
          <w:marTop w:val="0"/>
          <w:marBottom w:val="0"/>
          <w:divBdr>
            <w:top w:val="none" w:sz="0" w:space="0" w:color="auto"/>
            <w:left w:val="none" w:sz="0" w:space="0" w:color="auto"/>
            <w:bottom w:val="none" w:sz="0" w:space="0" w:color="auto"/>
            <w:right w:val="none" w:sz="0" w:space="0" w:color="auto"/>
          </w:divBdr>
        </w:div>
        <w:div w:id="325599483">
          <w:marLeft w:val="640"/>
          <w:marRight w:val="0"/>
          <w:marTop w:val="0"/>
          <w:marBottom w:val="0"/>
          <w:divBdr>
            <w:top w:val="none" w:sz="0" w:space="0" w:color="auto"/>
            <w:left w:val="none" w:sz="0" w:space="0" w:color="auto"/>
            <w:bottom w:val="none" w:sz="0" w:space="0" w:color="auto"/>
            <w:right w:val="none" w:sz="0" w:space="0" w:color="auto"/>
          </w:divBdr>
        </w:div>
        <w:div w:id="2052072454">
          <w:marLeft w:val="640"/>
          <w:marRight w:val="0"/>
          <w:marTop w:val="0"/>
          <w:marBottom w:val="0"/>
          <w:divBdr>
            <w:top w:val="none" w:sz="0" w:space="0" w:color="auto"/>
            <w:left w:val="none" w:sz="0" w:space="0" w:color="auto"/>
            <w:bottom w:val="none" w:sz="0" w:space="0" w:color="auto"/>
            <w:right w:val="none" w:sz="0" w:space="0" w:color="auto"/>
          </w:divBdr>
        </w:div>
        <w:div w:id="52394670">
          <w:marLeft w:val="640"/>
          <w:marRight w:val="0"/>
          <w:marTop w:val="0"/>
          <w:marBottom w:val="0"/>
          <w:divBdr>
            <w:top w:val="none" w:sz="0" w:space="0" w:color="auto"/>
            <w:left w:val="none" w:sz="0" w:space="0" w:color="auto"/>
            <w:bottom w:val="none" w:sz="0" w:space="0" w:color="auto"/>
            <w:right w:val="none" w:sz="0" w:space="0" w:color="auto"/>
          </w:divBdr>
        </w:div>
        <w:div w:id="156263321">
          <w:marLeft w:val="640"/>
          <w:marRight w:val="0"/>
          <w:marTop w:val="0"/>
          <w:marBottom w:val="0"/>
          <w:divBdr>
            <w:top w:val="none" w:sz="0" w:space="0" w:color="auto"/>
            <w:left w:val="none" w:sz="0" w:space="0" w:color="auto"/>
            <w:bottom w:val="none" w:sz="0" w:space="0" w:color="auto"/>
            <w:right w:val="none" w:sz="0" w:space="0" w:color="auto"/>
          </w:divBdr>
        </w:div>
        <w:div w:id="334772948">
          <w:marLeft w:val="640"/>
          <w:marRight w:val="0"/>
          <w:marTop w:val="0"/>
          <w:marBottom w:val="0"/>
          <w:divBdr>
            <w:top w:val="none" w:sz="0" w:space="0" w:color="auto"/>
            <w:left w:val="none" w:sz="0" w:space="0" w:color="auto"/>
            <w:bottom w:val="none" w:sz="0" w:space="0" w:color="auto"/>
            <w:right w:val="none" w:sz="0" w:space="0" w:color="auto"/>
          </w:divBdr>
        </w:div>
        <w:div w:id="2109544780">
          <w:marLeft w:val="640"/>
          <w:marRight w:val="0"/>
          <w:marTop w:val="0"/>
          <w:marBottom w:val="0"/>
          <w:divBdr>
            <w:top w:val="none" w:sz="0" w:space="0" w:color="auto"/>
            <w:left w:val="none" w:sz="0" w:space="0" w:color="auto"/>
            <w:bottom w:val="none" w:sz="0" w:space="0" w:color="auto"/>
            <w:right w:val="none" w:sz="0" w:space="0" w:color="auto"/>
          </w:divBdr>
        </w:div>
        <w:div w:id="1974097143">
          <w:marLeft w:val="640"/>
          <w:marRight w:val="0"/>
          <w:marTop w:val="0"/>
          <w:marBottom w:val="0"/>
          <w:divBdr>
            <w:top w:val="none" w:sz="0" w:space="0" w:color="auto"/>
            <w:left w:val="none" w:sz="0" w:space="0" w:color="auto"/>
            <w:bottom w:val="none" w:sz="0" w:space="0" w:color="auto"/>
            <w:right w:val="none" w:sz="0" w:space="0" w:color="auto"/>
          </w:divBdr>
        </w:div>
        <w:div w:id="705445204">
          <w:marLeft w:val="640"/>
          <w:marRight w:val="0"/>
          <w:marTop w:val="0"/>
          <w:marBottom w:val="0"/>
          <w:divBdr>
            <w:top w:val="none" w:sz="0" w:space="0" w:color="auto"/>
            <w:left w:val="none" w:sz="0" w:space="0" w:color="auto"/>
            <w:bottom w:val="none" w:sz="0" w:space="0" w:color="auto"/>
            <w:right w:val="none" w:sz="0" w:space="0" w:color="auto"/>
          </w:divBdr>
        </w:div>
        <w:div w:id="1754551353">
          <w:marLeft w:val="640"/>
          <w:marRight w:val="0"/>
          <w:marTop w:val="0"/>
          <w:marBottom w:val="0"/>
          <w:divBdr>
            <w:top w:val="none" w:sz="0" w:space="0" w:color="auto"/>
            <w:left w:val="none" w:sz="0" w:space="0" w:color="auto"/>
            <w:bottom w:val="none" w:sz="0" w:space="0" w:color="auto"/>
            <w:right w:val="none" w:sz="0" w:space="0" w:color="auto"/>
          </w:divBdr>
        </w:div>
        <w:div w:id="819615877">
          <w:marLeft w:val="640"/>
          <w:marRight w:val="0"/>
          <w:marTop w:val="0"/>
          <w:marBottom w:val="0"/>
          <w:divBdr>
            <w:top w:val="none" w:sz="0" w:space="0" w:color="auto"/>
            <w:left w:val="none" w:sz="0" w:space="0" w:color="auto"/>
            <w:bottom w:val="none" w:sz="0" w:space="0" w:color="auto"/>
            <w:right w:val="none" w:sz="0" w:space="0" w:color="auto"/>
          </w:divBdr>
        </w:div>
        <w:div w:id="128058083">
          <w:marLeft w:val="640"/>
          <w:marRight w:val="0"/>
          <w:marTop w:val="0"/>
          <w:marBottom w:val="0"/>
          <w:divBdr>
            <w:top w:val="none" w:sz="0" w:space="0" w:color="auto"/>
            <w:left w:val="none" w:sz="0" w:space="0" w:color="auto"/>
            <w:bottom w:val="none" w:sz="0" w:space="0" w:color="auto"/>
            <w:right w:val="none" w:sz="0" w:space="0" w:color="auto"/>
          </w:divBdr>
        </w:div>
        <w:div w:id="1101099492">
          <w:marLeft w:val="640"/>
          <w:marRight w:val="0"/>
          <w:marTop w:val="0"/>
          <w:marBottom w:val="0"/>
          <w:divBdr>
            <w:top w:val="none" w:sz="0" w:space="0" w:color="auto"/>
            <w:left w:val="none" w:sz="0" w:space="0" w:color="auto"/>
            <w:bottom w:val="none" w:sz="0" w:space="0" w:color="auto"/>
            <w:right w:val="none" w:sz="0" w:space="0" w:color="auto"/>
          </w:divBdr>
        </w:div>
        <w:div w:id="1347748874">
          <w:marLeft w:val="640"/>
          <w:marRight w:val="0"/>
          <w:marTop w:val="0"/>
          <w:marBottom w:val="0"/>
          <w:divBdr>
            <w:top w:val="none" w:sz="0" w:space="0" w:color="auto"/>
            <w:left w:val="none" w:sz="0" w:space="0" w:color="auto"/>
            <w:bottom w:val="none" w:sz="0" w:space="0" w:color="auto"/>
            <w:right w:val="none" w:sz="0" w:space="0" w:color="auto"/>
          </w:divBdr>
        </w:div>
        <w:div w:id="1796678682">
          <w:marLeft w:val="640"/>
          <w:marRight w:val="0"/>
          <w:marTop w:val="0"/>
          <w:marBottom w:val="0"/>
          <w:divBdr>
            <w:top w:val="none" w:sz="0" w:space="0" w:color="auto"/>
            <w:left w:val="none" w:sz="0" w:space="0" w:color="auto"/>
            <w:bottom w:val="none" w:sz="0" w:space="0" w:color="auto"/>
            <w:right w:val="none" w:sz="0" w:space="0" w:color="auto"/>
          </w:divBdr>
        </w:div>
        <w:div w:id="23021329">
          <w:marLeft w:val="640"/>
          <w:marRight w:val="0"/>
          <w:marTop w:val="0"/>
          <w:marBottom w:val="0"/>
          <w:divBdr>
            <w:top w:val="none" w:sz="0" w:space="0" w:color="auto"/>
            <w:left w:val="none" w:sz="0" w:space="0" w:color="auto"/>
            <w:bottom w:val="none" w:sz="0" w:space="0" w:color="auto"/>
            <w:right w:val="none" w:sz="0" w:space="0" w:color="auto"/>
          </w:divBdr>
        </w:div>
        <w:div w:id="1918585920">
          <w:marLeft w:val="640"/>
          <w:marRight w:val="0"/>
          <w:marTop w:val="0"/>
          <w:marBottom w:val="0"/>
          <w:divBdr>
            <w:top w:val="none" w:sz="0" w:space="0" w:color="auto"/>
            <w:left w:val="none" w:sz="0" w:space="0" w:color="auto"/>
            <w:bottom w:val="none" w:sz="0" w:space="0" w:color="auto"/>
            <w:right w:val="none" w:sz="0" w:space="0" w:color="auto"/>
          </w:divBdr>
        </w:div>
        <w:div w:id="1682858278">
          <w:marLeft w:val="640"/>
          <w:marRight w:val="0"/>
          <w:marTop w:val="0"/>
          <w:marBottom w:val="0"/>
          <w:divBdr>
            <w:top w:val="none" w:sz="0" w:space="0" w:color="auto"/>
            <w:left w:val="none" w:sz="0" w:space="0" w:color="auto"/>
            <w:bottom w:val="none" w:sz="0" w:space="0" w:color="auto"/>
            <w:right w:val="none" w:sz="0" w:space="0" w:color="auto"/>
          </w:divBdr>
        </w:div>
        <w:div w:id="565991621">
          <w:marLeft w:val="640"/>
          <w:marRight w:val="0"/>
          <w:marTop w:val="0"/>
          <w:marBottom w:val="0"/>
          <w:divBdr>
            <w:top w:val="none" w:sz="0" w:space="0" w:color="auto"/>
            <w:left w:val="none" w:sz="0" w:space="0" w:color="auto"/>
            <w:bottom w:val="none" w:sz="0" w:space="0" w:color="auto"/>
            <w:right w:val="none" w:sz="0" w:space="0" w:color="auto"/>
          </w:divBdr>
        </w:div>
        <w:div w:id="370963790">
          <w:marLeft w:val="640"/>
          <w:marRight w:val="0"/>
          <w:marTop w:val="0"/>
          <w:marBottom w:val="0"/>
          <w:divBdr>
            <w:top w:val="none" w:sz="0" w:space="0" w:color="auto"/>
            <w:left w:val="none" w:sz="0" w:space="0" w:color="auto"/>
            <w:bottom w:val="none" w:sz="0" w:space="0" w:color="auto"/>
            <w:right w:val="none" w:sz="0" w:space="0" w:color="auto"/>
          </w:divBdr>
        </w:div>
        <w:div w:id="1801805252">
          <w:marLeft w:val="640"/>
          <w:marRight w:val="0"/>
          <w:marTop w:val="0"/>
          <w:marBottom w:val="0"/>
          <w:divBdr>
            <w:top w:val="none" w:sz="0" w:space="0" w:color="auto"/>
            <w:left w:val="none" w:sz="0" w:space="0" w:color="auto"/>
            <w:bottom w:val="none" w:sz="0" w:space="0" w:color="auto"/>
            <w:right w:val="none" w:sz="0" w:space="0" w:color="auto"/>
          </w:divBdr>
        </w:div>
        <w:div w:id="1441606281">
          <w:marLeft w:val="640"/>
          <w:marRight w:val="0"/>
          <w:marTop w:val="0"/>
          <w:marBottom w:val="0"/>
          <w:divBdr>
            <w:top w:val="none" w:sz="0" w:space="0" w:color="auto"/>
            <w:left w:val="none" w:sz="0" w:space="0" w:color="auto"/>
            <w:bottom w:val="none" w:sz="0" w:space="0" w:color="auto"/>
            <w:right w:val="none" w:sz="0" w:space="0" w:color="auto"/>
          </w:divBdr>
        </w:div>
        <w:div w:id="1819027375">
          <w:marLeft w:val="640"/>
          <w:marRight w:val="0"/>
          <w:marTop w:val="0"/>
          <w:marBottom w:val="0"/>
          <w:divBdr>
            <w:top w:val="none" w:sz="0" w:space="0" w:color="auto"/>
            <w:left w:val="none" w:sz="0" w:space="0" w:color="auto"/>
            <w:bottom w:val="none" w:sz="0" w:space="0" w:color="auto"/>
            <w:right w:val="none" w:sz="0" w:space="0" w:color="auto"/>
          </w:divBdr>
        </w:div>
        <w:div w:id="2027443695">
          <w:marLeft w:val="640"/>
          <w:marRight w:val="0"/>
          <w:marTop w:val="0"/>
          <w:marBottom w:val="0"/>
          <w:divBdr>
            <w:top w:val="none" w:sz="0" w:space="0" w:color="auto"/>
            <w:left w:val="none" w:sz="0" w:space="0" w:color="auto"/>
            <w:bottom w:val="none" w:sz="0" w:space="0" w:color="auto"/>
            <w:right w:val="none" w:sz="0" w:space="0" w:color="auto"/>
          </w:divBdr>
        </w:div>
        <w:div w:id="1201362384">
          <w:marLeft w:val="640"/>
          <w:marRight w:val="0"/>
          <w:marTop w:val="0"/>
          <w:marBottom w:val="0"/>
          <w:divBdr>
            <w:top w:val="none" w:sz="0" w:space="0" w:color="auto"/>
            <w:left w:val="none" w:sz="0" w:space="0" w:color="auto"/>
            <w:bottom w:val="none" w:sz="0" w:space="0" w:color="auto"/>
            <w:right w:val="none" w:sz="0" w:space="0" w:color="auto"/>
          </w:divBdr>
        </w:div>
        <w:div w:id="713238619">
          <w:marLeft w:val="640"/>
          <w:marRight w:val="0"/>
          <w:marTop w:val="0"/>
          <w:marBottom w:val="0"/>
          <w:divBdr>
            <w:top w:val="none" w:sz="0" w:space="0" w:color="auto"/>
            <w:left w:val="none" w:sz="0" w:space="0" w:color="auto"/>
            <w:bottom w:val="none" w:sz="0" w:space="0" w:color="auto"/>
            <w:right w:val="none" w:sz="0" w:space="0" w:color="auto"/>
          </w:divBdr>
        </w:div>
        <w:div w:id="1367678830">
          <w:marLeft w:val="640"/>
          <w:marRight w:val="0"/>
          <w:marTop w:val="0"/>
          <w:marBottom w:val="0"/>
          <w:divBdr>
            <w:top w:val="none" w:sz="0" w:space="0" w:color="auto"/>
            <w:left w:val="none" w:sz="0" w:space="0" w:color="auto"/>
            <w:bottom w:val="none" w:sz="0" w:space="0" w:color="auto"/>
            <w:right w:val="none" w:sz="0" w:space="0" w:color="auto"/>
          </w:divBdr>
        </w:div>
        <w:div w:id="1595746867">
          <w:marLeft w:val="640"/>
          <w:marRight w:val="0"/>
          <w:marTop w:val="0"/>
          <w:marBottom w:val="0"/>
          <w:divBdr>
            <w:top w:val="none" w:sz="0" w:space="0" w:color="auto"/>
            <w:left w:val="none" w:sz="0" w:space="0" w:color="auto"/>
            <w:bottom w:val="none" w:sz="0" w:space="0" w:color="auto"/>
            <w:right w:val="none" w:sz="0" w:space="0" w:color="auto"/>
          </w:divBdr>
        </w:div>
        <w:div w:id="2103646055">
          <w:marLeft w:val="640"/>
          <w:marRight w:val="0"/>
          <w:marTop w:val="0"/>
          <w:marBottom w:val="0"/>
          <w:divBdr>
            <w:top w:val="none" w:sz="0" w:space="0" w:color="auto"/>
            <w:left w:val="none" w:sz="0" w:space="0" w:color="auto"/>
            <w:bottom w:val="none" w:sz="0" w:space="0" w:color="auto"/>
            <w:right w:val="none" w:sz="0" w:space="0" w:color="auto"/>
          </w:divBdr>
        </w:div>
        <w:div w:id="1280182311">
          <w:marLeft w:val="640"/>
          <w:marRight w:val="0"/>
          <w:marTop w:val="0"/>
          <w:marBottom w:val="0"/>
          <w:divBdr>
            <w:top w:val="none" w:sz="0" w:space="0" w:color="auto"/>
            <w:left w:val="none" w:sz="0" w:space="0" w:color="auto"/>
            <w:bottom w:val="none" w:sz="0" w:space="0" w:color="auto"/>
            <w:right w:val="none" w:sz="0" w:space="0" w:color="auto"/>
          </w:divBdr>
        </w:div>
        <w:div w:id="1530684614">
          <w:marLeft w:val="640"/>
          <w:marRight w:val="0"/>
          <w:marTop w:val="0"/>
          <w:marBottom w:val="0"/>
          <w:divBdr>
            <w:top w:val="none" w:sz="0" w:space="0" w:color="auto"/>
            <w:left w:val="none" w:sz="0" w:space="0" w:color="auto"/>
            <w:bottom w:val="none" w:sz="0" w:space="0" w:color="auto"/>
            <w:right w:val="none" w:sz="0" w:space="0" w:color="auto"/>
          </w:divBdr>
        </w:div>
        <w:div w:id="914516478">
          <w:marLeft w:val="640"/>
          <w:marRight w:val="0"/>
          <w:marTop w:val="0"/>
          <w:marBottom w:val="0"/>
          <w:divBdr>
            <w:top w:val="none" w:sz="0" w:space="0" w:color="auto"/>
            <w:left w:val="none" w:sz="0" w:space="0" w:color="auto"/>
            <w:bottom w:val="none" w:sz="0" w:space="0" w:color="auto"/>
            <w:right w:val="none" w:sz="0" w:space="0" w:color="auto"/>
          </w:divBdr>
        </w:div>
        <w:div w:id="1738285404">
          <w:marLeft w:val="640"/>
          <w:marRight w:val="0"/>
          <w:marTop w:val="0"/>
          <w:marBottom w:val="0"/>
          <w:divBdr>
            <w:top w:val="none" w:sz="0" w:space="0" w:color="auto"/>
            <w:left w:val="none" w:sz="0" w:space="0" w:color="auto"/>
            <w:bottom w:val="none" w:sz="0" w:space="0" w:color="auto"/>
            <w:right w:val="none" w:sz="0" w:space="0" w:color="auto"/>
          </w:divBdr>
        </w:div>
        <w:div w:id="1356423813">
          <w:marLeft w:val="640"/>
          <w:marRight w:val="0"/>
          <w:marTop w:val="0"/>
          <w:marBottom w:val="0"/>
          <w:divBdr>
            <w:top w:val="none" w:sz="0" w:space="0" w:color="auto"/>
            <w:left w:val="none" w:sz="0" w:space="0" w:color="auto"/>
            <w:bottom w:val="none" w:sz="0" w:space="0" w:color="auto"/>
            <w:right w:val="none" w:sz="0" w:space="0" w:color="auto"/>
          </w:divBdr>
        </w:div>
        <w:div w:id="703214151">
          <w:marLeft w:val="640"/>
          <w:marRight w:val="0"/>
          <w:marTop w:val="0"/>
          <w:marBottom w:val="0"/>
          <w:divBdr>
            <w:top w:val="none" w:sz="0" w:space="0" w:color="auto"/>
            <w:left w:val="none" w:sz="0" w:space="0" w:color="auto"/>
            <w:bottom w:val="none" w:sz="0" w:space="0" w:color="auto"/>
            <w:right w:val="none" w:sz="0" w:space="0" w:color="auto"/>
          </w:divBdr>
        </w:div>
        <w:div w:id="1823421722">
          <w:marLeft w:val="640"/>
          <w:marRight w:val="0"/>
          <w:marTop w:val="0"/>
          <w:marBottom w:val="0"/>
          <w:divBdr>
            <w:top w:val="none" w:sz="0" w:space="0" w:color="auto"/>
            <w:left w:val="none" w:sz="0" w:space="0" w:color="auto"/>
            <w:bottom w:val="none" w:sz="0" w:space="0" w:color="auto"/>
            <w:right w:val="none" w:sz="0" w:space="0" w:color="auto"/>
          </w:divBdr>
        </w:div>
        <w:div w:id="981926718">
          <w:marLeft w:val="640"/>
          <w:marRight w:val="0"/>
          <w:marTop w:val="0"/>
          <w:marBottom w:val="0"/>
          <w:divBdr>
            <w:top w:val="none" w:sz="0" w:space="0" w:color="auto"/>
            <w:left w:val="none" w:sz="0" w:space="0" w:color="auto"/>
            <w:bottom w:val="none" w:sz="0" w:space="0" w:color="auto"/>
            <w:right w:val="none" w:sz="0" w:space="0" w:color="auto"/>
          </w:divBdr>
        </w:div>
        <w:div w:id="1811361875">
          <w:marLeft w:val="640"/>
          <w:marRight w:val="0"/>
          <w:marTop w:val="0"/>
          <w:marBottom w:val="0"/>
          <w:divBdr>
            <w:top w:val="none" w:sz="0" w:space="0" w:color="auto"/>
            <w:left w:val="none" w:sz="0" w:space="0" w:color="auto"/>
            <w:bottom w:val="none" w:sz="0" w:space="0" w:color="auto"/>
            <w:right w:val="none" w:sz="0" w:space="0" w:color="auto"/>
          </w:divBdr>
        </w:div>
        <w:div w:id="2080441006">
          <w:marLeft w:val="640"/>
          <w:marRight w:val="0"/>
          <w:marTop w:val="0"/>
          <w:marBottom w:val="0"/>
          <w:divBdr>
            <w:top w:val="none" w:sz="0" w:space="0" w:color="auto"/>
            <w:left w:val="none" w:sz="0" w:space="0" w:color="auto"/>
            <w:bottom w:val="none" w:sz="0" w:space="0" w:color="auto"/>
            <w:right w:val="none" w:sz="0" w:space="0" w:color="auto"/>
          </w:divBdr>
        </w:div>
        <w:div w:id="1354922959">
          <w:marLeft w:val="640"/>
          <w:marRight w:val="0"/>
          <w:marTop w:val="0"/>
          <w:marBottom w:val="0"/>
          <w:divBdr>
            <w:top w:val="none" w:sz="0" w:space="0" w:color="auto"/>
            <w:left w:val="none" w:sz="0" w:space="0" w:color="auto"/>
            <w:bottom w:val="none" w:sz="0" w:space="0" w:color="auto"/>
            <w:right w:val="none" w:sz="0" w:space="0" w:color="auto"/>
          </w:divBdr>
        </w:div>
        <w:div w:id="1731463614">
          <w:marLeft w:val="640"/>
          <w:marRight w:val="0"/>
          <w:marTop w:val="0"/>
          <w:marBottom w:val="0"/>
          <w:divBdr>
            <w:top w:val="none" w:sz="0" w:space="0" w:color="auto"/>
            <w:left w:val="none" w:sz="0" w:space="0" w:color="auto"/>
            <w:bottom w:val="none" w:sz="0" w:space="0" w:color="auto"/>
            <w:right w:val="none" w:sz="0" w:space="0" w:color="auto"/>
          </w:divBdr>
        </w:div>
        <w:div w:id="933905972">
          <w:marLeft w:val="640"/>
          <w:marRight w:val="0"/>
          <w:marTop w:val="0"/>
          <w:marBottom w:val="0"/>
          <w:divBdr>
            <w:top w:val="none" w:sz="0" w:space="0" w:color="auto"/>
            <w:left w:val="none" w:sz="0" w:space="0" w:color="auto"/>
            <w:bottom w:val="none" w:sz="0" w:space="0" w:color="auto"/>
            <w:right w:val="none" w:sz="0" w:space="0" w:color="auto"/>
          </w:divBdr>
        </w:div>
        <w:div w:id="1555315036">
          <w:marLeft w:val="640"/>
          <w:marRight w:val="0"/>
          <w:marTop w:val="0"/>
          <w:marBottom w:val="0"/>
          <w:divBdr>
            <w:top w:val="none" w:sz="0" w:space="0" w:color="auto"/>
            <w:left w:val="none" w:sz="0" w:space="0" w:color="auto"/>
            <w:bottom w:val="none" w:sz="0" w:space="0" w:color="auto"/>
            <w:right w:val="none" w:sz="0" w:space="0" w:color="auto"/>
          </w:divBdr>
        </w:div>
        <w:div w:id="439955155">
          <w:marLeft w:val="640"/>
          <w:marRight w:val="0"/>
          <w:marTop w:val="0"/>
          <w:marBottom w:val="0"/>
          <w:divBdr>
            <w:top w:val="none" w:sz="0" w:space="0" w:color="auto"/>
            <w:left w:val="none" w:sz="0" w:space="0" w:color="auto"/>
            <w:bottom w:val="none" w:sz="0" w:space="0" w:color="auto"/>
            <w:right w:val="none" w:sz="0" w:space="0" w:color="auto"/>
          </w:divBdr>
        </w:div>
        <w:div w:id="2072845874">
          <w:marLeft w:val="640"/>
          <w:marRight w:val="0"/>
          <w:marTop w:val="0"/>
          <w:marBottom w:val="0"/>
          <w:divBdr>
            <w:top w:val="none" w:sz="0" w:space="0" w:color="auto"/>
            <w:left w:val="none" w:sz="0" w:space="0" w:color="auto"/>
            <w:bottom w:val="none" w:sz="0" w:space="0" w:color="auto"/>
            <w:right w:val="none" w:sz="0" w:space="0" w:color="auto"/>
          </w:divBdr>
        </w:div>
        <w:div w:id="1653631257">
          <w:marLeft w:val="640"/>
          <w:marRight w:val="0"/>
          <w:marTop w:val="0"/>
          <w:marBottom w:val="0"/>
          <w:divBdr>
            <w:top w:val="none" w:sz="0" w:space="0" w:color="auto"/>
            <w:left w:val="none" w:sz="0" w:space="0" w:color="auto"/>
            <w:bottom w:val="none" w:sz="0" w:space="0" w:color="auto"/>
            <w:right w:val="none" w:sz="0" w:space="0" w:color="auto"/>
          </w:divBdr>
        </w:div>
        <w:div w:id="2043313023">
          <w:marLeft w:val="640"/>
          <w:marRight w:val="0"/>
          <w:marTop w:val="0"/>
          <w:marBottom w:val="0"/>
          <w:divBdr>
            <w:top w:val="none" w:sz="0" w:space="0" w:color="auto"/>
            <w:left w:val="none" w:sz="0" w:space="0" w:color="auto"/>
            <w:bottom w:val="none" w:sz="0" w:space="0" w:color="auto"/>
            <w:right w:val="none" w:sz="0" w:space="0" w:color="auto"/>
          </w:divBdr>
        </w:div>
        <w:div w:id="1579629022">
          <w:marLeft w:val="640"/>
          <w:marRight w:val="0"/>
          <w:marTop w:val="0"/>
          <w:marBottom w:val="0"/>
          <w:divBdr>
            <w:top w:val="none" w:sz="0" w:space="0" w:color="auto"/>
            <w:left w:val="none" w:sz="0" w:space="0" w:color="auto"/>
            <w:bottom w:val="none" w:sz="0" w:space="0" w:color="auto"/>
            <w:right w:val="none" w:sz="0" w:space="0" w:color="auto"/>
          </w:divBdr>
        </w:div>
        <w:div w:id="617950799">
          <w:marLeft w:val="640"/>
          <w:marRight w:val="0"/>
          <w:marTop w:val="0"/>
          <w:marBottom w:val="0"/>
          <w:divBdr>
            <w:top w:val="none" w:sz="0" w:space="0" w:color="auto"/>
            <w:left w:val="none" w:sz="0" w:space="0" w:color="auto"/>
            <w:bottom w:val="none" w:sz="0" w:space="0" w:color="auto"/>
            <w:right w:val="none" w:sz="0" w:space="0" w:color="auto"/>
          </w:divBdr>
        </w:div>
        <w:div w:id="334109029">
          <w:marLeft w:val="640"/>
          <w:marRight w:val="0"/>
          <w:marTop w:val="0"/>
          <w:marBottom w:val="0"/>
          <w:divBdr>
            <w:top w:val="none" w:sz="0" w:space="0" w:color="auto"/>
            <w:left w:val="none" w:sz="0" w:space="0" w:color="auto"/>
            <w:bottom w:val="none" w:sz="0" w:space="0" w:color="auto"/>
            <w:right w:val="none" w:sz="0" w:space="0" w:color="auto"/>
          </w:divBdr>
        </w:div>
        <w:div w:id="1263956554">
          <w:marLeft w:val="640"/>
          <w:marRight w:val="0"/>
          <w:marTop w:val="0"/>
          <w:marBottom w:val="0"/>
          <w:divBdr>
            <w:top w:val="none" w:sz="0" w:space="0" w:color="auto"/>
            <w:left w:val="none" w:sz="0" w:space="0" w:color="auto"/>
            <w:bottom w:val="none" w:sz="0" w:space="0" w:color="auto"/>
            <w:right w:val="none" w:sz="0" w:space="0" w:color="auto"/>
          </w:divBdr>
        </w:div>
        <w:div w:id="687802264">
          <w:marLeft w:val="640"/>
          <w:marRight w:val="0"/>
          <w:marTop w:val="0"/>
          <w:marBottom w:val="0"/>
          <w:divBdr>
            <w:top w:val="none" w:sz="0" w:space="0" w:color="auto"/>
            <w:left w:val="none" w:sz="0" w:space="0" w:color="auto"/>
            <w:bottom w:val="none" w:sz="0" w:space="0" w:color="auto"/>
            <w:right w:val="none" w:sz="0" w:space="0" w:color="auto"/>
          </w:divBdr>
        </w:div>
        <w:div w:id="1314607549">
          <w:marLeft w:val="640"/>
          <w:marRight w:val="0"/>
          <w:marTop w:val="0"/>
          <w:marBottom w:val="0"/>
          <w:divBdr>
            <w:top w:val="none" w:sz="0" w:space="0" w:color="auto"/>
            <w:left w:val="none" w:sz="0" w:space="0" w:color="auto"/>
            <w:bottom w:val="none" w:sz="0" w:space="0" w:color="auto"/>
            <w:right w:val="none" w:sz="0" w:space="0" w:color="auto"/>
          </w:divBdr>
        </w:div>
        <w:div w:id="1838493182">
          <w:marLeft w:val="640"/>
          <w:marRight w:val="0"/>
          <w:marTop w:val="0"/>
          <w:marBottom w:val="0"/>
          <w:divBdr>
            <w:top w:val="none" w:sz="0" w:space="0" w:color="auto"/>
            <w:left w:val="none" w:sz="0" w:space="0" w:color="auto"/>
            <w:bottom w:val="none" w:sz="0" w:space="0" w:color="auto"/>
            <w:right w:val="none" w:sz="0" w:space="0" w:color="auto"/>
          </w:divBdr>
        </w:div>
        <w:div w:id="1900289837">
          <w:marLeft w:val="640"/>
          <w:marRight w:val="0"/>
          <w:marTop w:val="0"/>
          <w:marBottom w:val="0"/>
          <w:divBdr>
            <w:top w:val="none" w:sz="0" w:space="0" w:color="auto"/>
            <w:left w:val="none" w:sz="0" w:space="0" w:color="auto"/>
            <w:bottom w:val="none" w:sz="0" w:space="0" w:color="auto"/>
            <w:right w:val="none" w:sz="0" w:space="0" w:color="auto"/>
          </w:divBdr>
        </w:div>
        <w:div w:id="525170175">
          <w:marLeft w:val="640"/>
          <w:marRight w:val="0"/>
          <w:marTop w:val="0"/>
          <w:marBottom w:val="0"/>
          <w:divBdr>
            <w:top w:val="none" w:sz="0" w:space="0" w:color="auto"/>
            <w:left w:val="none" w:sz="0" w:space="0" w:color="auto"/>
            <w:bottom w:val="none" w:sz="0" w:space="0" w:color="auto"/>
            <w:right w:val="none" w:sz="0" w:space="0" w:color="auto"/>
          </w:divBdr>
        </w:div>
        <w:div w:id="1753816924">
          <w:marLeft w:val="640"/>
          <w:marRight w:val="0"/>
          <w:marTop w:val="0"/>
          <w:marBottom w:val="0"/>
          <w:divBdr>
            <w:top w:val="none" w:sz="0" w:space="0" w:color="auto"/>
            <w:left w:val="none" w:sz="0" w:space="0" w:color="auto"/>
            <w:bottom w:val="none" w:sz="0" w:space="0" w:color="auto"/>
            <w:right w:val="none" w:sz="0" w:space="0" w:color="auto"/>
          </w:divBdr>
        </w:div>
        <w:div w:id="345332849">
          <w:marLeft w:val="640"/>
          <w:marRight w:val="0"/>
          <w:marTop w:val="0"/>
          <w:marBottom w:val="0"/>
          <w:divBdr>
            <w:top w:val="none" w:sz="0" w:space="0" w:color="auto"/>
            <w:left w:val="none" w:sz="0" w:space="0" w:color="auto"/>
            <w:bottom w:val="none" w:sz="0" w:space="0" w:color="auto"/>
            <w:right w:val="none" w:sz="0" w:space="0" w:color="auto"/>
          </w:divBdr>
        </w:div>
        <w:div w:id="184490353">
          <w:marLeft w:val="640"/>
          <w:marRight w:val="0"/>
          <w:marTop w:val="0"/>
          <w:marBottom w:val="0"/>
          <w:divBdr>
            <w:top w:val="none" w:sz="0" w:space="0" w:color="auto"/>
            <w:left w:val="none" w:sz="0" w:space="0" w:color="auto"/>
            <w:bottom w:val="none" w:sz="0" w:space="0" w:color="auto"/>
            <w:right w:val="none" w:sz="0" w:space="0" w:color="auto"/>
          </w:divBdr>
        </w:div>
        <w:div w:id="644244372">
          <w:marLeft w:val="640"/>
          <w:marRight w:val="0"/>
          <w:marTop w:val="0"/>
          <w:marBottom w:val="0"/>
          <w:divBdr>
            <w:top w:val="none" w:sz="0" w:space="0" w:color="auto"/>
            <w:left w:val="none" w:sz="0" w:space="0" w:color="auto"/>
            <w:bottom w:val="none" w:sz="0" w:space="0" w:color="auto"/>
            <w:right w:val="none" w:sz="0" w:space="0" w:color="auto"/>
          </w:divBdr>
        </w:div>
        <w:div w:id="1458527579">
          <w:marLeft w:val="640"/>
          <w:marRight w:val="0"/>
          <w:marTop w:val="0"/>
          <w:marBottom w:val="0"/>
          <w:divBdr>
            <w:top w:val="none" w:sz="0" w:space="0" w:color="auto"/>
            <w:left w:val="none" w:sz="0" w:space="0" w:color="auto"/>
            <w:bottom w:val="none" w:sz="0" w:space="0" w:color="auto"/>
            <w:right w:val="none" w:sz="0" w:space="0" w:color="auto"/>
          </w:divBdr>
        </w:div>
        <w:div w:id="107287093">
          <w:marLeft w:val="640"/>
          <w:marRight w:val="0"/>
          <w:marTop w:val="0"/>
          <w:marBottom w:val="0"/>
          <w:divBdr>
            <w:top w:val="none" w:sz="0" w:space="0" w:color="auto"/>
            <w:left w:val="none" w:sz="0" w:space="0" w:color="auto"/>
            <w:bottom w:val="none" w:sz="0" w:space="0" w:color="auto"/>
            <w:right w:val="none" w:sz="0" w:space="0" w:color="auto"/>
          </w:divBdr>
        </w:div>
        <w:div w:id="126123376">
          <w:marLeft w:val="640"/>
          <w:marRight w:val="0"/>
          <w:marTop w:val="0"/>
          <w:marBottom w:val="0"/>
          <w:divBdr>
            <w:top w:val="none" w:sz="0" w:space="0" w:color="auto"/>
            <w:left w:val="none" w:sz="0" w:space="0" w:color="auto"/>
            <w:bottom w:val="none" w:sz="0" w:space="0" w:color="auto"/>
            <w:right w:val="none" w:sz="0" w:space="0" w:color="auto"/>
          </w:divBdr>
        </w:div>
        <w:div w:id="1391533195">
          <w:marLeft w:val="640"/>
          <w:marRight w:val="0"/>
          <w:marTop w:val="0"/>
          <w:marBottom w:val="0"/>
          <w:divBdr>
            <w:top w:val="none" w:sz="0" w:space="0" w:color="auto"/>
            <w:left w:val="none" w:sz="0" w:space="0" w:color="auto"/>
            <w:bottom w:val="none" w:sz="0" w:space="0" w:color="auto"/>
            <w:right w:val="none" w:sz="0" w:space="0" w:color="auto"/>
          </w:divBdr>
        </w:div>
        <w:div w:id="423651611">
          <w:marLeft w:val="640"/>
          <w:marRight w:val="0"/>
          <w:marTop w:val="0"/>
          <w:marBottom w:val="0"/>
          <w:divBdr>
            <w:top w:val="none" w:sz="0" w:space="0" w:color="auto"/>
            <w:left w:val="none" w:sz="0" w:space="0" w:color="auto"/>
            <w:bottom w:val="none" w:sz="0" w:space="0" w:color="auto"/>
            <w:right w:val="none" w:sz="0" w:space="0" w:color="auto"/>
          </w:divBdr>
        </w:div>
        <w:div w:id="1338459073">
          <w:marLeft w:val="640"/>
          <w:marRight w:val="0"/>
          <w:marTop w:val="0"/>
          <w:marBottom w:val="0"/>
          <w:divBdr>
            <w:top w:val="none" w:sz="0" w:space="0" w:color="auto"/>
            <w:left w:val="none" w:sz="0" w:space="0" w:color="auto"/>
            <w:bottom w:val="none" w:sz="0" w:space="0" w:color="auto"/>
            <w:right w:val="none" w:sz="0" w:space="0" w:color="auto"/>
          </w:divBdr>
        </w:div>
        <w:div w:id="1400516266">
          <w:marLeft w:val="640"/>
          <w:marRight w:val="0"/>
          <w:marTop w:val="0"/>
          <w:marBottom w:val="0"/>
          <w:divBdr>
            <w:top w:val="none" w:sz="0" w:space="0" w:color="auto"/>
            <w:left w:val="none" w:sz="0" w:space="0" w:color="auto"/>
            <w:bottom w:val="none" w:sz="0" w:space="0" w:color="auto"/>
            <w:right w:val="none" w:sz="0" w:space="0" w:color="auto"/>
          </w:divBdr>
        </w:div>
        <w:div w:id="1208837702">
          <w:marLeft w:val="640"/>
          <w:marRight w:val="0"/>
          <w:marTop w:val="0"/>
          <w:marBottom w:val="0"/>
          <w:divBdr>
            <w:top w:val="none" w:sz="0" w:space="0" w:color="auto"/>
            <w:left w:val="none" w:sz="0" w:space="0" w:color="auto"/>
            <w:bottom w:val="none" w:sz="0" w:space="0" w:color="auto"/>
            <w:right w:val="none" w:sz="0" w:space="0" w:color="auto"/>
          </w:divBdr>
        </w:div>
        <w:div w:id="876309263">
          <w:marLeft w:val="640"/>
          <w:marRight w:val="0"/>
          <w:marTop w:val="0"/>
          <w:marBottom w:val="0"/>
          <w:divBdr>
            <w:top w:val="none" w:sz="0" w:space="0" w:color="auto"/>
            <w:left w:val="none" w:sz="0" w:space="0" w:color="auto"/>
            <w:bottom w:val="none" w:sz="0" w:space="0" w:color="auto"/>
            <w:right w:val="none" w:sz="0" w:space="0" w:color="auto"/>
          </w:divBdr>
        </w:div>
        <w:div w:id="1163282772">
          <w:marLeft w:val="640"/>
          <w:marRight w:val="0"/>
          <w:marTop w:val="0"/>
          <w:marBottom w:val="0"/>
          <w:divBdr>
            <w:top w:val="none" w:sz="0" w:space="0" w:color="auto"/>
            <w:left w:val="none" w:sz="0" w:space="0" w:color="auto"/>
            <w:bottom w:val="none" w:sz="0" w:space="0" w:color="auto"/>
            <w:right w:val="none" w:sz="0" w:space="0" w:color="auto"/>
          </w:divBdr>
        </w:div>
        <w:div w:id="986863501">
          <w:marLeft w:val="640"/>
          <w:marRight w:val="0"/>
          <w:marTop w:val="0"/>
          <w:marBottom w:val="0"/>
          <w:divBdr>
            <w:top w:val="none" w:sz="0" w:space="0" w:color="auto"/>
            <w:left w:val="none" w:sz="0" w:space="0" w:color="auto"/>
            <w:bottom w:val="none" w:sz="0" w:space="0" w:color="auto"/>
            <w:right w:val="none" w:sz="0" w:space="0" w:color="auto"/>
          </w:divBdr>
        </w:div>
        <w:div w:id="1702172894">
          <w:marLeft w:val="640"/>
          <w:marRight w:val="0"/>
          <w:marTop w:val="0"/>
          <w:marBottom w:val="0"/>
          <w:divBdr>
            <w:top w:val="none" w:sz="0" w:space="0" w:color="auto"/>
            <w:left w:val="none" w:sz="0" w:space="0" w:color="auto"/>
            <w:bottom w:val="none" w:sz="0" w:space="0" w:color="auto"/>
            <w:right w:val="none" w:sz="0" w:space="0" w:color="auto"/>
          </w:divBdr>
        </w:div>
        <w:div w:id="285308516">
          <w:marLeft w:val="640"/>
          <w:marRight w:val="0"/>
          <w:marTop w:val="0"/>
          <w:marBottom w:val="0"/>
          <w:divBdr>
            <w:top w:val="none" w:sz="0" w:space="0" w:color="auto"/>
            <w:left w:val="none" w:sz="0" w:space="0" w:color="auto"/>
            <w:bottom w:val="none" w:sz="0" w:space="0" w:color="auto"/>
            <w:right w:val="none" w:sz="0" w:space="0" w:color="auto"/>
          </w:divBdr>
        </w:div>
        <w:div w:id="294727012">
          <w:marLeft w:val="640"/>
          <w:marRight w:val="0"/>
          <w:marTop w:val="0"/>
          <w:marBottom w:val="0"/>
          <w:divBdr>
            <w:top w:val="none" w:sz="0" w:space="0" w:color="auto"/>
            <w:left w:val="none" w:sz="0" w:space="0" w:color="auto"/>
            <w:bottom w:val="none" w:sz="0" w:space="0" w:color="auto"/>
            <w:right w:val="none" w:sz="0" w:space="0" w:color="auto"/>
          </w:divBdr>
        </w:div>
        <w:div w:id="1747729090">
          <w:marLeft w:val="640"/>
          <w:marRight w:val="0"/>
          <w:marTop w:val="0"/>
          <w:marBottom w:val="0"/>
          <w:divBdr>
            <w:top w:val="none" w:sz="0" w:space="0" w:color="auto"/>
            <w:left w:val="none" w:sz="0" w:space="0" w:color="auto"/>
            <w:bottom w:val="none" w:sz="0" w:space="0" w:color="auto"/>
            <w:right w:val="none" w:sz="0" w:space="0" w:color="auto"/>
          </w:divBdr>
        </w:div>
        <w:div w:id="864441131">
          <w:marLeft w:val="640"/>
          <w:marRight w:val="0"/>
          <w:marTop w:val="0"/>
          <w:marBottom w:val="0"/>
          <w:divBdr>
            <w:top w:val="none" w:sz="0" w:space="0" w:color="auto"/>
            <w:left w:val="none" w:sz="0" w:space="0" w:color="auto"/>
            <w:bottom w:val="none" w:sz="0" w:space="0" w:color="auto"/>
            <w:right w:val="none" w:sz="0" w:space="0" w:color="auto"/>
          </w:divBdr>
        </w:div>
        <w:div w:id="668749121">
          <w:marLeft w:val="640"/>
          <w:marRight w:val="0"/>
          <w:marTop w:val="0"/>
          <w:marBottom w:val="0"/>
          <w:divBdr>
            <w:top w:val="none" w:sz="0" w:space="0" w:color="auto"/>
            <w:left w:val="none" w:sz="0" w:space="0" w:color="auto"/>
            <w:bottom w:val="none" w:sz="0" w:space="0" w:color="auto"/>
            <w:right w:val="none" w:sz="0" w:space="0" w:color="auto"/>
          </w:divBdr>
        </w:div>
        <w:div w:id="1666200709">
          <w:marLeft w:val="640"/>
          <w:marRight w:val="0"/>
          <w:marTop w:val="0"/>
          <w:marBottom w:val="0"/>
          <w:divBdr>
            <w:top w:val="none" w:sz="0" w:space="0" w:color="auto"/>
            <w:left w:val="none" w:sz="0" w:space="0" w:color="auto"/>
            <w:bottom w:val="none" w:sz="0" w:space="0" w:color="auto"/>
            <w:right w:val="none" w:sz="0" w:space="0" w:color="auto"/>
          </w:divBdr>
        </w:div>
        <w:div w:id="1679187337">
          <w:marLeft w:val="640"/>
          <w:marRight w:val="0"/>
          <w:marTop w:val="0"/>
          <w:marBottom w:val="0"/>
          <w:divBdr>
            <w:top w:val="none" w:sz="0" w:space="0" w:color="auto"/>
            <w:left w:val="none" w:sz="0" w:space="0" w:color="auto"/>
            <w:bottom w:val="none" w:sz="0" w:space="0" w:color="auto"/>
            <w:right w:val="none" w:sz="0" w:space="0" w:color="auto"/>
          </w:divBdr>
        </w:div>
        <w:div w:id="80300278">
          <w:marLeft w:val="640"/>
          <w:marRight w:val="0"/>
          <w:marTop w:val="0"/>
          <w:marBottom w:val="0"/>
          <w:divBdr>
            <w:top w:val="none" w:sz="0" w:space="0" w:color="auto"/>
            <w:left w:val="none" w:sz="0" w:space="0" w:color="auto"/>
            <w:bottom w:val="none" w:sz="0" w:space="0" w:color="auto"/>
            <w:right w:val="none" w:sz="0" w:space="0" w:color="auto"/>
          </w:divBdr>
        </w:div>
        <w:div w:id="506555019">
          <w:marLeft w:val="640"/>
          <w:marRight w:val="0"/>
          <w:marTop w:val="0"/>
          <w:marBottom w:val="0"/>
          <w:divBdr>
            <w:top w:val="none" w:sz="0" w:space="0" w:color="auto"/>
            <w:left w:val="none" w:sz="0" w:space="0" w:color="auto"/>
            <w:bottom w:val="none" w:sz="0" w:space="0" w:color="auto"/>
            <w:right w:val="none" w:sz="0" w:space="0" w:color="auto"/>
          </w:divBdr>
        </w:div>
        <w:div w:id="246113565">
          <w:marLeft w:val="640"/>
          <w:marRight w:val="0"/>
          <w:marTop w:val="0"/>
          <w:marBottom w:val="0"/>
          <w:divBdr>
            <w:top w:val="none" w:sz="0" w:space="0" w:color="auto"/>
            <w:left w:val="none" w:sz="0" w:space="0" w:color="auto"/>
            <w:bottom w:val="none" w:sz="0" w:space="0" w:color="auto"/>
            <w:right w:val="none" w:sz="0" w:space="0" w:color="auto"/>
          </w:divBdr>
        </w:div>
        <w:div w:id="804007471">
          <w:marLeft w:val="640"/>
          <w:marRight w:val="0"/>
          <w:marTop w:val="0"/>
          <w:marBottom w:val="0"/>
          <w:divBdr>
            <w:top w:val="none" w:sz="0" w:space="0" w:color="auto"/>
            <w:left w:val="none" w:sz="0" w:space="0" w:color="auto"/>
            <w:bottom w:val="none" w:sz="0" w:space="0" w:color="auto"/>
            <w:right w:val="none" w:sz="0" w:space="0" w:color="auto"/>
          </w:divBdr>
        </w:div>
        <w:div w:id="1450204013">
          <w:marLeft w:val="640"/>
          <w:marRight w:val="0"/>
          <w:marTop w:val="0"/>
          <w:marBottom w:val="0"/>
          <w:divBdr>
            <w:top w:val="none" w:sz="0" w:space="0" w:color="auto"/>
            <w:left w:val="none" w:sz="0" w:space="0" w:color="auto"/>
            <w:bottom w:val="none" w:sz="0" w:space="0" w:color="auto"/>
            <w:right w:val="none" w:sz="0" w:space="0" w:color="auto"/>
          </w:divBdr>
        </w:div>
        <w:div w:id="278267450">
          <w:marLeft w:val="640"/>
          <w:marRight w:val="0"/>
          <w:marTop w:val="0"/>
          <w:marBottom w:val="0"/>
          <w:divBdr>
            <w:top w:val="none" w:sz="0" w:space="0" w:color="auto"/>
            <w:left w:val="none" w:sz="0" w:space="0" w:color="auto"/>
            <w:bottom w:val="none" w:sz="0" w:space="0" w:color="auto"/>
            <w:right w:val="none" w:sz="0" w:space="0" w:color="auto"/>
          </w:divBdr>
        </w:div>
      </w:divsChild>
    </w:div>
    <w:div w:id="1631785991">
      <w:bodyDiv w:val="1"/>
      <w:marLeft w:val="0"/>
      <w:marRight w:val="0"/>
      <w:marTop w:val="0"/>
      <w:marBottom w:val="0"/>
      <w:divBdr>
        <w:top w:val="none" w:sz="0" w:space="0" w:color="auto"/>
        <w:left w:val="none" w:sz="0" w:space="0" w:color="auto"/>
        <w:bottom w:val="none" w:sz="0" w:space="0" w:color="auto"/>
        <w:right w:val="none" w:sz="0" w:space="0" w:color="auto"/>
      </w:divBdr>
      <w:divsChild>
        <w:div w:id="502402512">
          <w:marLeft w:val="640"/>
          <w:marRight w:val="0"/>
          <w:marTop w:val="0"/>
          <w:marBottom w:val="0"/>
          <w:divBdr>
            <w:top w:val="none" w:sz="0" w:space="0" w:color="auto"/>
            <w:left w:val="none" w:sz="0" w:space="0" w:color="auto"/>
            <w:bottom w:val="none" w:sz="0" w:space="0" w:color="auto"/>
            <w:right w:val="none" w:sz="0" w:space="0" w:color="auto"/>
          </w:divBdr>
        </w:div>
        <w:div w:id="1611164649">
          <w:marLeft w:val="640"/>
          <w:marRight w:val="0"/>
          <w:marTop w:val="0"/>
          <w:marBottom w:val="0"/>
          <w:divBdr>
            <w:top w:val="none" w:sz="0" w:space="0" w:color="auto"/>
            <w:left w:val="none" w:sz="0" w:space="0" w:color="auto"/>
            <w:bottom w:val="none" w:sz="0" w:space="0" w:color="auto"/>
            <w:right w:val="none" w:sz="0" w:space="0" w:color="auto"/>
          </w:divBdr>
        </w:div>
        <w:div w:id="1607420777">
          <w:marLeft w:val="640"/>
          <w:marRight w:val="0"/>
          <w:marTop w:val="0"/>
          <w:marBottom w:val="0"/>
          <w:divBdr>
            <w:top w:val="none" w:sz="0" w:space="0" w:color="auto"/>
            <w:left w:val="none" w:sz="0" w:space="0" w:color="auto"/>
            <w:bottom w:val="none" w:sz="0" w:space="0" w:color="auto"/>
            <w:right w:val="none" w:sz="0" w:space="0" w:color="auto"/>
          </w:divBdr>
        </w:div>
        <w:div w:id="470052757">
          <w:marLeft w:val="640"/>
          <w:marRight w:val="0"/>
          <w:marTop w:val="0"/>
          <w:marBottom w:val="0"/>
          <w:divBdr>
            <w:top w:val="none" w:sz="0" w:space="0" w:color="auto"/>
            <w:left w:val="none" w:sz="0" w:space="0" w:color="auto"/>
            <w:bottom w:val="none" w:sz="0" w:space="0" w:color="auto"/>
            <w:right w:val="none" w:sz="0" w:space="0" w:color="auto"/>
          </w:divBdr>
        </w:div>
        <w:div w:id="1642079899">
          <w:marLeft w:val="640"/>
          <w:marRight w:val="0"/>
          <w:marTop w:val="0"/>
          <w:marBottom w:val="0"/>
          <w:divBdr>
            <w:top w:val="none" w:sz="0" w:space="0" w:color="auto"/>
            <w:left w:val="none" w:sz="0" w:space="0" w:color="auto"/>
            <w:bottom w:val="none" w:sz="0" w:space="0" w:color="auto"/>
            <w:right w:val="none" w:sz="0" w:space="0" w:color="auto"/>
          </w:divBdr>
        </w:div>
        <w:div w:id="277490005">
          <w:marLeft w:val="640"/>
          <w:marRight w:val="0"/>
          <w:marTop w:val="0"/>
          <w:marBottom w:val="0"/>
          <w:divBdr>
            <w:top w:val="none" w:sz="0" w:space="0" w:color="auto"/>
            <w:left w:val="none" w:sz="0" w:space="0" w:color="auto"/>
            <w:bottom w:val="none" w:sz="0" w:space="0" w:color="auto"/>
            <w:right w:val="none" w:sz="0" w:space="0" w:color="auto"/>
          </w:divBdr>
        </w:div>
        <w:div w:id="930044110">
          <w:marLeft w:val="640"/>
          <w:marRight w:val="0"/>
          <w:marTop w:val="0"/>
          <w:marBottom w:val="0"/>
          <w:divBdr>
            <w:top w:val="none" w:sz="0" w:space="0" w:color="auto"/>
            <w:left w:val="none" w:sz="0" w:space="0" w:color="auto"/>
            <w:bottom w:val="none" w:sz="0" w:space="0" w:color="auto"/>
            <w:right w:val="none" w:sz="0" w:space="0" w:color="auto"/>
          </w:divBdr>
        </w:div>
        <w:div w:id="87699824">
          <w:marLeft w:val="640"/>
          <w:marRight w:val="0"/>
          <w:marTop w:val="0"/>
          <w:marBottom w:val="0"/>
          <w:divBdr>
            <w:top w:val="none" w:sz="0" w:space="0" w:color="auto"/>
            <w:left w:val="none" w:sz="0" w:space="0" w:color="auto"/>
            <w:bottom w:val="none" w:sz="0" w:space="0" w:color="auto"/>
            <w:right w:val="none" w:sz="0" w:space="0" w:color="auto"/>
          </w:divBdr>
        </w:div>
        <w:div w:id="766847674">
          <w:marLeft w:val="640"/>
          <w:marRight w:val="0"/>
          <w:marTop w:val="0"/>
          <w:marBottom w:val="0"/>
          <w:divBdr>
            <w:top w:val="none" w:sz="0" w:space="0" w:color="auto"/>
            <w:left w:val="none" w:sz="0" w:space="0" w:color="auto"/>
            <w:bottom w:val="none" w:sz="0" w:space="0" w:color="auto"/>
            <w:right w:val="none" w:sz="0" w:space="0" w:color="auto"/>
          </w:divBdr>
        </w:div>
        <w:div w:id="1228690364">
          <w:marLeft w:val="640"/>
          <w:marRight w:val="0"/>
          <w:marTop w:val="0"/>
          <w:marBottom w:val="0"/>
          <w:divBdr>
            <w:top w:val="none" w:sz="0" w:space="0" w:color="auto"/>
            <w:left w:val="none" w:sz="0" w:space="0" w:color="auto"/>
            <w:bottom w:val="none" w:sz="0" w:space="0" w:color="auto"/>
            <w:right w:val="none" w:sz="0" w:space="0" w:color="auto"/>
          </w:divBdr>
        </w:div>
        <w:div w:id="1899245933">
          <w:marLeft w:val="640"/>
          <w:marRight w:val="0"/>
          <w:marTop w:val="0"/>
          <w:marBottom w:val="0"/>
          <w:divBdr>
            <w:top w:val="none" w:sz="0" w:space="0" w:color="auto"/>
            <w:left w:val="none" w:sz="0" w:space="0" w:color="auto"/>
            <w:bottom w:val="none" w:sz="0" w:space="0" w:color="auto"/>
            <w:right w:val="none" w:sz="0" w:space="0" w:color="auto"/>
          </w:divBdr>
        </w:div>
        <w:div w:id="1017579047">
          <w:marLeft w:val="640"/>
          <w:marRight w:val="0"/>
          <w:marTop w:val="0"/>
          <w:marBottom w:val="0"/>
          <w:divBdr>
            <w:top w:val="none" w:sz="0" w:space="0" w:color="auto"/>
            <w:left w:val="none" w:sz="0" w:space="0" w:color="auto"/>
            <w:bottom w:val="none" w:sz="0" w:space="0" w:color="auto"/>
            <w:right w:val="none" w:sz="0" w:space="0" w:color="auto"/>
          </w:divBdr>
        </w:div>
        <w:div w:id="5443507">
          <w:marLeft w:val="640"/>
          <w:marRight w:val="0"/>
          <w:marTop w:val="0"/>
          <w:marBottom w:val="0"/>
          <w:divBdr>
            <w:top w:val="none" w:sz="0" w:space="0" w:color="auto"/>
            <w:left w:val="none" w:sz="0" w:space="0" w:color="auto"/>
            <w:bottom w:val="none" w:sz="0" w:space="0" w:color="auto"/>
            <w:right w:val="none" w:sz="0" w:space="0" w:color="auto"/>
          </w:divBdr>
        </w:div>
        <w:div w:id="1157070388">
          <w:marLeft w:val="640"/>
          <w:marRight w:val="0"/>
          <w:marTop w:val="0"/>
          <w:marBottom w:val="0"/>
          <w:divBdr>
            <w:top w:val="none" w:sz="0" w:space="0" w:color="auto"/>
            <w:left w:val="none" w:sz="0" w:space="0" w:color="auto"/>
            <w:bottom w:val="none" w:sz="0" w:space="0" w:color="auto"/>
            <w:right w:val="none" w:sz="0" w:space="0" w:color="auto"/>
          </w:divBdr>
        </w:div>
        <w:div w:id="1190027079">
          <w:marLeft w:val="640"/>
          <w:marRight w:val="0"/>
          <w:marTop w:val="0"/>
          <w:marBottom w:val="0"/>
          <w:divBdr>
            <w:top w:val="none" w:sz="0" w:space="0" w:color="auto"/>
            <w:left w:val="none" w:sz="0" w:space="0" w:color="auto"/>
            <w:bottom w:val="none" w:sz="0" w:space="0" w:color="auto"/>
            <w:right w:val="none" w:sz="0" w:space="0" w:color="auto"/>
          </w:divBdr>
        </w:div>
        <w:div w:id="1341278386">
          <w:marLeft w:val="640"/>
          <w:marRight w:val="0"/>
          <w:marTop w:val="0"/>
          <w:marBottom w:val="0"/>
          <w:divBdr>
            <w:top w:val="none" w:sz="0" w:space="0" w:color="auto"/>
            <w:left w:val="none" w:sz="0" w:space="0" w:color="auto"/>
            <w:bottom w:val="none" w:sz="0" w:space="0" w:color="auto"/>
            <w:right w:val="none" w:sz="0" w:space="0" w:color="auto"/>
          </w:divBdr>
        </w:div>
        <w:div w:id="5057678">
          <w:marLeft w:val="640"/>
          <w:marRight w:val="0"/>
          <w:marTop w:val="0"/>
          <w:marBottom w:val="0"/>
          <w:divBdr>
            <w:top w:val="none" w:sz="0" w:space="0" w:color="auto"/>
            <w:left w:val="none" w:sz="0" w:space="0" w:color="auto"/>
            <w:bottom w:val="none" w:sz="0" w:space="0" w:color="auto"/>
            <w:right w:val="none" w:sz="0" w:space="0" w:color="auto"/>
          </w:divBdr>
        </w:div>
        <w:div w:id="1312900830">
          <w:marLeft w:val="640"/>
          <w:marRight w:val="0"/>
          <w:marTop w:val="0"/>
          <w:marBottom w:val="0"/>
          <w:divBdr>
            <w:top w:val="none" w:sz="0" w:space="0" w:color="auto"/>
            <w:left w:val="none" w:sz="0" w:space="0" w:color="auto"/>
            <w:bottom w:val="none" w:sz="0" w:space="0" w:color="auto"/>
            <w:right w:val="none" w:sz="0" w:space="0" w:color="auto"/>
          </w:divBdr>
        </w:div>
        <w:div w:id="1322540583">
          <w:marLeft w:val="640"/>
          <w:marRight w:val="0"/>
          <w:marTop w:val="0"/>
          <w:marBottom w:val="0"/>
          <w:divBdr>
            <w:top w:val="none" w:sz="0" w:space="0" w:color="auto"/>
            <w:left w:val="none" w:sz="0" w:space="0" w:color="auto"/>
            <w:bottom w:val="none" w:sz="0" w:space="0" w:color="auto"/>
            <w:right w:val="none" w:sz="0" w:space="0" w:color="auto"/>
          </w:divBdr>
        </w:div>
        <w:div w:id="662247979">
          <w:marLeft w:val="640"/>
          <w:marRight w:val="0"/>
          <w:marTop w:val="0"/>
          <w:marBottom w:val="0"/>
          <w:divBdr>
            <w:top w:val="none" w:sz="0" w:space="0" w:color="auto"/>
            <w:left w:val="none" w:sz="0" w:space="0" w:color="auto"/>
            <w:bottom w:val="none" w:sz="0" w:space="0" w:color="auto"/>
            <w:right w:val="none" w:sz="0" w:space="0" w:color="auto"/>
          </w:divBdr>
        </w:div>
        <w:div w:id="1690257631">
          <w:marLeft w:val="640"/>
          <w:marRight w:val="0"/>
          <w:marTop w:val="0"/>
          <w:marBottom w:val="0"/>
          <w:divBdr>
            <w:top w:val="none" w:sz="0" w:space="0" w:color="auto"/>
            <w:left w:val="none" w:sz="0" w:space="0" w:color="auto"/>
            <w:bottom w:val="none" w:sz="0" w:space="0" w:color="auto"/>
            <w:right w:val="none" w:sz="0" w:space="0" w:color="auto"/>
          </w:divBdr>
        </w:div>
        <w:div w:id="959263436">
          <w:marLeft w:val="640"/>
          <w:marRight w:val="0"/>
          <w:marTop w:val="0"/>
          <w:marBottom w:val="0"/>
          <w:divBdr>
            <w:top w:val="none" w:sz="0" w:space="0" w:color="auto"/>
            <w:left w:val="none" w:sz="0" w:space="0" w:color="auto"/>
            <w:bottom w:val="none" w:sz="0" w:space="0" w:color="auto"/>
            <w:right w:val="none" w:sz="0" w:space="0" w:color="auto"/>
          </w:divBdr>
        </w:div>
        <w:div w:id="1554657875">
          <w:marLeft w:val="640"/>
          <w:marRight w:val="0"/>
          <w:marTop w:val="0"/>
          <w:marBottom w:val="0"/>
          <w:divBdr>
            <w:top w:val="none" w:sz="0" w:space="0" w:color="auto"/>
            <w:left w:val="none" w:sz="0" w:space="0" w:color="auto"/>
            <w:bottom w:val="none" w:sz="0" w:space="0" w:color="auto"/>
            <w:right w:val="none" w:sz="0" w:space="0" w:color="auto"/>
          </w:divBdr>
        </w:div>
        <w:div w:id="784927321">
          <w:marLeft w:val="640"/>
          <w:marRight w:val="0"/>
          <w:marTop w:val="0"/>
          <w:marBottom w:val="0"/>
          <w:divBdr>
            <w:top w:val="none" w:sz="0" w:space="0" w:color="auto"/>
            <w:left w:val="none" w:sz="0" w:space="0" w:color="auto"/>
            <w:bottom w:val="none" w:sz="0" w:space="0" w:color="auto"/>
            <w:right w:val="none" w:sz="0" w:space="0" w:color="auto"/>
          </w:divBdr>
        </w:div>
        <w:div w:id="2064594693">
          <w:marLeft w:val="640"/>
          <w:marRight w:val="0"/>
          <w:marTop w:val="0"/>
          <w:marBottom w:val="0"/>
          <w:divBdr>
            <w:top w:val="none" w:sz="0" w:space="0" w:color="auto"/>
            <w:left w:val="none" w:sz="0" w:space="0" w:color="auto"/>
            <w:bottom w:val="none" w:sz="0" w:space="0" w:color="auto"/>
            <w:right w:val="none" w:sz="0" w:space="0" w:color="auto"/>
          </w:divBdr>
        </w:div>
        <w:div w:id="1577473570">
          <w:marLeft w:val="640"/>
          <w:marRight w:val="0"/>
          <w:marTop w:val="0"/>
          <w:marBottom w:val="0"/>
          <w:divBdr>
            <w:top w:val="none" w:sz="0" w:space="0" w:color="auto"/>
            <w:left w:val="none" w:sz="0" w:space="0" w:color="auto"/>
            <w:bottom w:val="none" w:sz="0" w:space="0" w:color="auto"/>
            <w:right w:val="none" w:sz="0" w:space="0" w:color="auto"/>
          </w:divBdr>
        </w:div>
        <w:div w:id="1982614138">
          <w:marLeft w:val="640"/>
          <w:marRight w:val="0"/>
          <w:marTop w:val="0"/>
          <w:marBottom w:val="0"/>
          <w:divBdr>
            <w:top w:val="none" w:sz="0" w:space="0" w:color="auto"/>
            <w:left w:val="none" w:sz="0" w:space="0" w:color="auto"/>
            <w:bottom w:val="none" w:sz="0" w:space="0" w:color="auto"/>
            <w:right w:val="none" w:sz="0" w:space="0" w:color="auto"/>
          </w:divBdr>
        </w:div>
        <w:div w:id="1059745765">
          <w:marLeft w:val="640"/>
          <w:marRight w:val="0"/>
          <w:marTop w:val="0"/>
          <w:marBottom w:val="0"/>
          <w:divBdr>
            <w:top w:val="none" w:sz="0" w:space="0" w:color="auto"/>
            <w:left w:val="none" w:sz="0" w:space="0" w:color="auto"/>
            <w:bottom w:val="none" w:sz="0" w:space="0" w:color="auto"/>
            <w:right w:val="none" w:sz="0" w:space="0" w:color="auto"/>
          </w:divBdr>
        </w:div>
        <w:div w:id="1372071913">
          <w:marLeft w:val="640"/>
          <w:marRight w:val="0"/>
          <w:marTop w:val="0"/>
          <w:marBottom w:val="0"/>
          <w:divBdr>
            <w:top w:val="none" w:sz="0" w:space="0" w:color="auto"/>
            <w:left w:val="none" w:sz="0" w:space="0" w:color="auto"/>
            <w:bottom w:val="none" w:sz="0" w:space="0" w:color="auto"/>
            <w:right w:val="none" w:sz="0" w:space="0" w:color="auto"/>
          </w:divBdr>
        </w:div>
        <w:div w:id="833450212">
          <w:marLeft w:val="640"/>
          <w:marRight w:val="0"/>
          <w:marTop w:val="0"/>
          <w:marBottom w:val="0"/>
          <w:divBdr>
            <w:top w:val="none" w:sz="0" w:space="0" w:color="auto"/>
            <w:left w:val="none" w:sz="0" w:space="0" w:color="auto"/>
            <w:bottom w:val="none" w:sz="0" w:space="0" w:color="auto"/>
            <w:right w:val="none" w:sz="0" w:space="0" w:color="auto"/>
          </w:divBdr>
        </w:div>
        <w:div w:id="1979989409">
          <w:marLeft w:val="640"/>
          <w:marRight w:val="0"/>
          <w:marTop w:val="0"/>
          <w:marBottom w:val="0"/>
          <w:divBdr>
            <w:top w:val="none" w:sz="0" w:space="0" w:color="auto"/>
            <w:left w:val="none" w:sz="0" w:space="0" w:color="auto"/>
            <w:bottom w:val="none" w:sz="0" w:space="0" w:color="auto"/>
            <w:right w:val="none" w:sz="0" w:space="0" w:color="auto"/>
          </w:divBdr>
        </w:div>
        <w:div w:id="1614900020">
          <w:marLeft w:val="640"/>
          <w:marRight w:val="0"/>
          <w:marTop w:val="0"/>
          <w:marBottom w:val="0"/>
          <w:divBdr>
            <w:top w:val="none" w:sz="0" w:space="0" w:color="auto"/>
            <w:left w:val="none" w:sz="0" w:space="0" w:color="auto"/>
            <w:bottom w:val="none" w:sz="0" w:space="0" w:color="auto"/>
            <w:right w:val="none" w:sz="0" w:space="0" w:color="auto"/>
          </w:divBdr>
        </w:div>
        <w:div w:id="1643073399">
          <w:marLeft w:val="640"/>
          <w:marRight w:val="0"/>
          <w:marTop w:val="0"/>
          <w:marBottom w:val="0"/>
          <w:divBdr>
            <w:top w:val="none" w:sz="0" w:space="0" w:color="auto"/>
            <w:left w:val="none" w:sz="0" w:space="0" w:color="auto"/>
            <w:bottom w:val="none" w:sz="0" w:space="0" w:color="auto"/>
            <w:right w:val="none" w:sz="0" w:space="0" w:color="auto"/>
          </w:divBdr>
        </w:div>
        <w:div w:id="778337671">
          <w:marLeft w:val="640"/>
          <w:marRight w:val="0"/>
          <w:marTop w:val="0"/>
          <w:marBottom w:val="0"/>
          <w:divBdr>
            <w:top w:val="none" w:sz="0" w:space="0" w:color="auto"/>
            <w:left w:val="none" w:sz="0" w:space="0" w:color="auto"/>
            <w:bottom w:val="none" w:sz="0" w:space="0" w:color="auto"/>
            <w:right w:val="none" w:sz="0" w:space="0" w:color="auto"/>
          </w:divBdr>
        </w:div>
        <w:div w:id="1438790636">
          <w:marLeft w:val="640"/>
          <w:marRight w:val="0"/>
          <w:marTop w:val="0"/>
          <w:marBottom w:val="0"/>
          <w:divBdr>
            <w:top w:val="none" w:sz="0" w:space="0" w:color="auto"/>
            <w:left w:val="none" w:sz="0" w:space="0" w:color="auto"/>
            <w:bottom w:val="none" w:sz="0" w:space="0" w:color="auto"/>
            <w:right w:val="none" w:sz="0" w:space="0" w:color="auto"/>
          </w:divBdr>
        </w:div>
        <w:div w:id="209537286">
          <w:marLeft w:val="640"/>
          <w:marRight w:val="0"/>
          <w:marTop w:val="0"/>
          <w:marBottom w:val="0"/>
          <w:divBdr>
            <w:top w:val="none" w:sz="0" w:space="0" w:color="auto"/>
            <w:left w:val="none" w:sz="0" w:space="0" w:color="auto"/>
            <w:bottom w:val="none" w:sz="0" w:space="0" w:color="auto"/>
            <w:right w:val="none" w:sz="0" w:space="0" w:color="auto"/>
          </w:divBdr>
        </w:div>
        <w:div w:id="2114208448">
          <w:marLeft w:val="640"/>
          <w:marRight w:val="0"/>
          <w:marTop w:val="0"/>
          <w:marBottom w:val="0"/>
          <w:divBdr>
            <w:top w:val="none" w:sz="0" w:space="0" w:color="auto"/>
            <w:left w:val="none" w:sz="0" w:space="0" w:color="auto"/>
            <w:bottom w:val="none" w:sz="0" w:space="0" w:color="auto"/>
            <w:right w:val="none" w:sz="0" w:space="0" w:color="auto"/>
          </w:divBdr>
        </w:div>
        <w:div w:id="1526943689">
          <w:marLeft w:val="640"/>
          <w:marRight w:val="0"/>
          <w:marTop w:val="0"/>
          <w:marBottom w:val="0"/>
          <w:divBdr>
            <w:top w:val="none" w:sz="0" w:space="0" w:color="auto"/>
            <w:left w:val="none" w:sz="0" w:space="0" w:color="auto"/>
            <w:bottom w:val="none" w:sz="0" w:space="0" w:color="auto"/>
            <w:right w:val="none" w:sz="0" w:space="0" w:color="auto"/>
          </w:divBdr>
        </w:div>
        <w:div w:id="1592154384">
          <w:marLeft w:val="640"/>
          <w:marRight w:val="0"/>
          <w:marTop w:val="0"/>
          <w:marBottom w:val="0"/>
          <w:divBdr>
            <w:top w:val="none" w:sz="0" w:space="0" w:color="auto"/>
            <w:left w:val="none" w:sz="0" w:space="0" w:color="auto"/>
            <w:bottom w:val="none" w:sz="0" w:space="0" w:color="auto"/>
            <w:right w:val="none" w:sz="0" w:space="0" w:color="auto"/>
          </w:divBdr>
        </w:div>
        <w:div w:id="1642273760">
          <w:marLeft w:val="640"/>
          <w:marRight w:val="0"/>
          <w:marTop w:val="0"/>
          <w:marBottom w:val="0"/>
          <w:divBdr>
            <w:top w:val="none" w:sz="0" w:space="0" w:color="auto"/>
            <w:left w:val="none" w:sz="0" w:space="0" w:color="auto"/>
            <w:bottom w:val="none" w:sz="0" w:space="0" w:color="auto"/>
            <w:right w:val="none" w:sz="0" w:space="0" w:color="auto"/>
          </w:divBdr>
        </w:div>
        <w:div w:id="18970361">
          <w:marLeft w:val="640"/>
          <w:marRight w:val="0"/>
          <w:marTop w:val="0"/>
          <w:marBottom w:val="0"/>
          <w:divBdr>
            <w:top w:val="none" w:sz="0" w:space="0" w:color="auto"/>
            <w:left w:val="none" w:sz="0" w:space="0" w:color="auto"/>
            <w:bottom w:val="none" w:sz="0" w:space="0" w:color="auto"/>
            <w:right w:val="none" w:sz="0" w:space="0" w:color="auto"/>
          </w:divBdr>
        </w:div>
        <w:div w:id="1765884490">
          <w:marLeft w:val="640"/>
          <w:marRight w:val="0"/>
          <w:marTop w:val="0"/>
          <w:marBottom w:val="0"/>
          <w:divBdr>
            <w:top w:val="none" w:sz="0" w:space="0" w:color="auto"/>
            <w:left w:val="none" w:sz="0" w:space="0" w:color="auto"/>
            <w:bottom w:val="none" w:sz="0" w:space="0" w:color="auto"/>
            <w:right w:val="none" w:sz="0" w:space="0" w:color="auto"/>
          </w:divBdr>
        </w:div>
        <w:div w:id="677082521">
          <w:marLeft w:val="640"/>
          <w:marRight w:val="0"/>
          <w:marTop w:val="0"/>
          <w:marBottom w:val="0"/>
          <w:divBdr>
            <w:top w:val="none" w:sz="0" w:space="0" w:color="auto"/>
            <w:left w:val="none" w:sz="0" w:space="0" w:color="auto"/>
            <w:bottom w:val="none" w:sz="0" w:space="0" w:color="auto"/>
            <w:right w:val="none" w:sz="0" w:space="0" w:color="auto"/>
          </w:divBdr>
        </w:div>
        <w:div w:id="716973093">
          <w:marLeft w:val="640"/>
          <w:marRight w:val="0"/>
          <w:marTop w:val="0"/>
          <w:marBottom w:val="0"/>
          <w:divBdr>
            <w:top w:val="none" w:sz="0" w:space="0" w:color="auto"/>
            <w:left w:val="none" w:sz="0" w:space="0" w:color="auto"/>
            <w:bottom w:val="none" w:sz="0" w:space="0" w:color="auto"/>
            <w:right w:val="none" w:sz="0" w:space="0" w:color="auto"/>
          </w:divBdr>
        </w:div>
        <w:div w:id="626400956">
          <w:marLeft w:val="640"/>
          <w:marRight w:val="0"/>
          <w:marTop w:val="0"/>
          <w:marBottom w:val="0"/>
          <w:divBdr>
            <w:top w:val="none" w:sz="0" w:space="0" w:color="auto"/>
            <w:left w:val="none" w:sz="0" w:space="0" w:color="auto"/>
            <w:bottom w:val="none" w:sz="0" w:space="0" w:color="auto"/>
            <w:right w:val="none" w:sz="0" w:space="0" w:color="auto"/>
          </w:divBdr>
        </w:div>
        <w:div w:id="821313938">
          <w:marLeft w:val="640"/>
          <w:marRight w:val="0"/>
          <w:marTop w:val="0"/>
          <w:marBottom w:val="0"/>
          <w:divBdr>
            <w:top w:val="none" w:sz="0" w:space="0" w:color="auto"/>
            <w:left w:val="none" w:sz="0" w:space="0" w:color="auto"/>
            <w:bottom w:val="none" w:sz="0" w:space="0" w:color="auto"/>
            <w:right w:val="none" w:sz="0" w:space="0" w:color="auto"/>
          </w:divBdr>
        </w:div>
        <w:div w:id="543177968">
          <w:marLeft w:val="640"/>
          <w:marRight w:val="0"/>
          <w:marTop w:val="0"/>
          <w:marBottom w:val="0"/>
          <w:divBdr>
            <w:top w:val="none" w:sz="0" w:space="0" w:color="auto"/>
            <w:left w:val="none" w:sz="0" w:space="0" w:color="auto"/>
            <w:bottom w:val="none" w:sz="0" w:space="0" w:color="auto"/>
            <w:right w:val="none" w:sz="0" w:space="0" w:color="auto"/>
          </w:divBdr>
        </w:div>
        <w:div w:id="1813523382">
          <w:marLeft w:val="640"/>
          <w:marRight w:val="0"/>
          <w:marTop w:val="0"/>
          <w:marBottom w:val="0"/>
          <w:divBdr>
            <w:top w:val="none" w:sz="0" w:space="0" w:color="auto"/>
            <w:left w:val="none" w:sz="0" w:space="0" w:color="auto"/>
            <w:bottom w:val="none" w:sz="0" w:space="0" w:color="auto"/>
            <w:right w:val="none" w:sz="0" w:space="0" w:color="auto"/>
          </w:divBdr>
        </w:div>
        <w:div w:id="1947930184">
          <w:marLeft w:val="640"/>
          <w:marRight w:val="0"/>
          <w:marTop w:val="0"/>
          <w:marBottom w:val="0"/>
          <w:divBdr>
            <w:top w:val="none" w:sz="0" w:space="0" w:color="auto"/>
            <w:left w:val="none" w:sz="0" w:space="0" w:color="auto"/>
            <w:bottom w:val="none" w:sz="0" w:space="0" w:color="auto"/>
            <w:right w:val="none" w:sz="0" w:space="0" w:color="auto"/>
          </w:divBdr>
        </w:div>
        <w:div w:id="2036804407">
          <w:marLeft w:val="640"/>
          <w:marRight w:val="0"/>
          <w:marTop w:val="0"/>
          <w:marBottom w:val="0"/>
          <w:divBdr>
            <w:top w:val="none" w:sz="0" w:space="0" w:color="auto"/>
            <w:left w:val="none" w:sz="0" w:space="0" w:color="auto"/>
            <w:bottom w:val="none" w:sz="0" w:space="0" w:color="auto"/>
            <w:right w:val="none" w:sz="0" w:space="0" w:color="auto"/>
          </w:divBdr>
        </w:div>
        <w:div w:id="2048798219">
          <w:marLeft w:val="640"/>
          <w:marRight w:val="0"/>
          <w:marTop w:val="0"/>
          <w:marBottom w:val="0"/>
          <w:divBdr>
            <w:top w:val="none" w:sz="0" w:space="0" w:color="auto"/>
            <w:left w:val="none" w:sz="0" w:space="0" w:color="auto"/>
            <w:bottom w:val="none" w:sz="0" w:space="0" w:color="auto"/>
            <w:right w:val="none" w:sz="0" w:space="0" w:color="auto"/>
          </w:divBdr>
        </w:div>
        <w:div w:id="1648313833">
          <w:marLeft w:val="640"/>
          <w:marRight w:val="0"/>
          <w:marTop w:val="0"/>
          <w:marBottom w:val="0"/>
          <w:divBdr>
            <w:top w:val="none" w:sz="0" w:space="0" w:color="auto"/>
            <w:left w:val="none" w:sz="0" w:space="0" w:color="auto"/>
            <w:bottom w:val="none" w:sz="0" w:space="0" w:color="auto"/>
            <w:right w:val="none" w:sz="0" w:space="0" w:color="auto"/>
          </w:divBdr>
        </w:div>
        <w:div w:id="444737219">
          <w:marLeft w:val="640"/>
          <w:marRight w:val="0"/>
          <w:marTop w:val="0"/>
          <w:marBottom w:val="0"/>
          <w:divBdr>
            <w:top w:val="none" w:sz="0" w:space="0" w:color="auto"/>
            <w:left w:val="none" w:sz="0" w:space="0" w:color="auto"/>
            <w:bottom w:val="none" w:sz="0" w:space="0" w:color="auto"/>
            <w:right w:val="none" w:sz="0" w:space="0" w:color="auto"/>
          </w:divBdr>
        </w:div>
        <w:div w:id="195312118">
          <w:marLeft w:val="640"/>
          <w:marRight w:val="0"/>
          <w:marTop w:val="0"/>
          <w:marBottom w:val="0"/>
          <w:divBdr>
            <w:top w:val="none" w:sz="0" w:space="0" w:color="auto"/>
            <w:left w:val="none" w:sz="0" w:space="0" w:color="auto"/>
            <w:bottom w:val="none" w:sz="0" w:space="0" w:color="auto"/>
            <w:right w:val="none" w:sz="0" w:space="0" w:color="auto"/>
          </w:divBdr>
        </w:div>
        <w:div w:id="650870218">
          <w:marLeft w:val="640"/>
          <w:marRight w:val="0"/>
          <w:marTop w:val="0"/>
          <w:marBottom w:val="0"/>
          <w:divBdr>
            <w:top w:val="none" w:sz="0" w:space="0" w:color="auto"/>
            <w:left w:val="none" w:sz="0" w:space="0" w:color="auto"/>
            <w:bottom w:val="none" w:sz="0" w:space="0" w:color="auto"/>
            <w:right w:val="none" w:sz="0" w:space="0" w:color="auto"/>
          </w:divBdr>
        </w:div>
        <w:div w:id="1429276716">
          <w:marLeft w:val="640"/>
          <w:marRight w:val="0"/>
          <w:marTop w:val="0"/>
          <w:marBottom w:val="0"/>
          <w:divBdr>
            <w:top w:val="none" w:sz="0" w:space="0" w:color="auto"/>
            <w:left w:val="none" w:sz="0" w:space="0" w:color="auto"/>
            <w:bottom w:val="none" w:sz="0" w:space="0" w:color="auto"/>
            <w:right w:val="none" w:sz="0" w:space="0" w:color="auto"/>
          </w:divBdr>
        </w:div>
        <w:div w:id="462121235">
          <w:marLeft w:val="640"/>
          <w:marRight w:val="0"/>
          <w:marTop w:val="0"/>
          <w:marBottom w:val="0"/>
          <w:divBdr>
            <w:top w:val="none" w:sz="0" w:space="0" w:color="auto"/>
            <w:left w:val="none" w:sz="0" w:space="0" w:color="auto"/>
            <w:bottom w:val="none" w:sz="0" w:space="0" w:color="auto"/>
            <w:right w:val="none" w:sz="0" w:space="0" w:color="auto"/>
          </w:divBdr>
        </w:div>
        <w:div w:id="705065123">
          <w:marLeft w:val="640"/>
          <w:marRight w:val="0"/>
          <w:marTop w:val="0"/>
          <w:marBottom w:val="0"/>
          <w:divBdr>
            <w:top w:val="none" w:sz="0" w:space="0" w:color="auto"/>
            <w:left w:val="none" w:sz="0" w:space="0" w:color="auto"/>
            <w:bottom w:val="none" w:sz="0" w:space="0" w:color="auto"/>
            <w:right w:val="none" w:sz="0" w:space="0" w:color="auto"/>
          </w:divBdr>
        </w:div>
        <w:div w:id="1488013001">
          <w:marLeft w:val="640"/>
          <w:marRight w:val="0"/>
          <w:marTop w:val="0"/>
          <w:marBottom w:val="0"/>
          <w:divBdr>
            <w:top w:val="none" w:sz="0" w:space="0" w:color="auto"/>
            <w:left w:val="none" w:sz="0" w:space="0" w:color="auto"/>
            <w:bottom w:val="none" w:sz="0" w:space="0" w:color="auto"/>
            <w:right w:val="none" w:sz="0" w:space="0" w:color="auto"/>
          </w:divBdr>
        </w:div>
        <w:div w:id="483857636">
          <w:marLeft w:val="640"/>
          <w:marRight w:val="0"/>
          <w:marTop w:val="0"/>
          <w:marBottom w:val="0"/>
          <w:divBdr>
            <w:top w:val="none" w:sz="0" w:space="0" w:color="auto"/>
            <w:left w:val="none" w:sz="0" w:space="0" w:color="auto"/>
            <w:bottom w:val="none" w:sz="0" w:space="0" w:color="auto"/>
            <w:right w:val="none" w:sz="0" w:space="0" w:color="auto"/>
          </w:divBdr>
        </w:div>
        <w:div w:id="163516408">
          <w:marLeft w:val="640"/>
          <w:marRight w:val="0"/>
          <w:marTop w:val="0"/>
          <w:marBottom w:val="0"/>
          <w:divBdr>
            <w:top w:val="none" w:sz="0" w:space="0" w:color="auto"/>
            <w:left w:val="none" w:sz="0" w:space="0" w:color="auto"/>
            <w:bottom w:val="none" w:sz="0" w:space="0" w:color="auto"/>
            <w:right w:val="none" w:sz="0" w:space="0" w:color="auto"/>
          </w:divBdr>
        </w:div>
        <w:div w:id="573785894">
          <w:marLeft w:val="640"/>
          <w:marRight w:val="0"/>
          <w:marTop w:val="0"/>
          <w:marBottom w:val="0"/>
          <w:divBdr>
            <w:top w:val="none" w:sz="0" w:space="0" w:color="auto"/>
            <w:left w:val="none" w:sz="0" w:space="0" w:color="auto"/>
            <w:bottom w:val="none" w:sz="0" w:space="0" w:color="auto"/>
            <w:right w:val="none" w:sz="0" w:space="0" w:color="auto"/>
          </w:divBdr>
        </w:div>
        <w:div w:id="290399814">
          <w:marLeft w:val="640"/>
          <w:marRight w:val="0"/>
          <w:marTop w:val="0"/>
          <w:marBottom w:val="0"/>
          <w:divBdr>
            <w:top w:val="none" w:sz="0" w:space="0" w:color="auto"/>
            <w:left w:val="none" w:sz="0" w:space="0" w:color="auto"/>
            <w:bottom w:val="none" w:sz="0" w:space="0" w:color="auto"/>
            <w:right w:val="none" w:sz="0" w:space="0" w:color="auto"/>
          </w:divBdr>
        </w:div>
        <w:div w:id="1344473706">
          <w:marLeft w:val="640"/>
          <w:marRight w:val="0"/>
          <w:marTop w:val="0"/>
          <w:marBottom w:val="0"/>
          <w:divBdr>
            <w:top w:val="none" w:sz="0" w:space="0" w:color="auto"/>
            <w:left w:val="none" w:sz="0" w:space="0" w:color="auto"/>
            <w:bottom w:val="none" w:sz="0" w:space="0" w:color="auto"/>
            <w:right w:val="none" w:sz="0" w:space="0" w:color="auto"/>
          </w:divBdr>
        </w:div>
        <w:div w:id="505099647">
          <w:marLeft w:val="640"/>
          <w:marRight w:val="0"/>
          <w:marTop w:val="0"/>
          <w:marBottom w:val="0"/>
          <w:divBdr>
            <w:top w:val="none" w:sz="0" w:space="0" w:color="auto"/>
            <w:left w:val="none" w:sz="0" w:space="0" w:color="auto"/>
            <w:bottom w:val="none" w:sz="0" w:space="0" w:color="auto"/>
            <w:right w:val="none" w:sz="0" w:space="0" w:color="auto"/>
          </w:divBdr>
        </w:div>
        <w:div w:id="1506943948">
          <w:marLeft w:val="640"/>
          <w:marRight w:val="0"/>
          <w:marTop w:val="0"/>
          <w:marBottom w:val="0"/>
          <w:divBdr>
            <w:top w:val="none" w:sz="0" w:space="0" w:color="auto"/>
            <w:left w:val="none" w:sz="0" w:space="0" w:color="auto"/>
            <w:bottom w:val="none" w:sz="0" w:space="0" w:color="auto"/>
            <w:right w:val="none" w:sz="0" w:space="0" w:color="auto"/>
          </w:divBdr>
        </w:div>
        <w:div w:id="1264920327">
          <w:marLeft w:val="640"/>
          <w:marRight w:val="0"/>
          <w:marTop w:val="0"/>
          <w:marBottom w:val="0"/>
          <w:divBdr>
            <w:top w:val="none" w:sz="0" w:space="0" w:color="auto"/>
            <w:left w:val="none" w:sz="0" w:space="0" w:color="auto"/>
            <w:bottom w:val="none" w:sz="0" w:space="0" w:color="auto"/>
            <w:right w:val="none" w:sz="0" w:space="0" w:color="auto"/>
          </w:divBdr>
        </w:div>
        <w:div w:id="1318537053">
          <w:marLeft w:val="640"/>
          <w:marRight w:val="0"/>
          <w:marTop w:val="0"/>
          <w:marBottom w:val="0"/>
          <w:divBdr>
            <w:top w:val="none" w:sz="0" w:space="0" w:color="auto"/>
            <w:left w:val="none" w:sz="0" w:space="0" w:color="auto"/>
            <w:bottom w:val="none" w:sz="0" w:space="0" w:color="auto"/>
            <w:right w:val="none" w:sz="0" w:space="0" w:color="auto"/>
          </w:divBdr>
        </w:div>
        <w:div w:id="1747612431">
          <w:marLeft w:val="640"/>
          <w:marRight w:val="0"/>
          <w:marTop w:val="0"/>
          <w:marBottom w:val="0"/>
          <w:divBdr>
            <w:top w:val="none" w:sz="0" w:space="0" w:color="auto"/>
            <w:left w:val="none" w:sz="0" w:space="0" w:color="auto"/>
            <w:bottom w:val="none" w:sz="0" w:space="0" w:color="auto"/>
            <w:right w:val="none" w:sz="0" w:space="0" w:color="auto"/>
          </w:divBdr>
        </w:div>
        <w:div w:id="577909465">
          <w:marLeft w:val="640"/>
          <w:marRight w:val="0"/>
          <w:marTop w:val="0"/>
          <w:marBottom w:val="0"/>
          <w:divBdr>
            <w:top w:val="none" w:sz="0" w:space="0" w:color="auto"/>
            <w:left w:val="none" w:sz="0" w:space="0" w:color="auto"/>
            <w:bottom w:val="none" w:sz="0" w:space="0" w:color="auto"/>
            <w:right w:val="none" w:sz="0" w:space="0" w:color="auto"/>
          </w:divBdr>
        </w:div>
        <w:div w:id="1066225348">
          <w:marLeft w:val="640"/>
          <w:marRight w:val="0"/>
          <w:marTop w:val="0"/>
          <w:marBottom w:val="0"/>
          <w:divBdr>
            <w:top w:val="none" w:sz="0" w:space="0" w:color="auto"/>
            <w:left w:val="none" w:sz="0" w:space="0" w:color="auto"/>
            <w:bottom w:val="none" w:sz="0" w:space="0" w:color="auto"/>
            <w:right w:val="none" w:sz="0" w:space="0" w:color="auto"/>
          </w:divBdr>
        </w:div>
        <w:div w:id="1255481413">
          <w:marLeft w:val="640"/>
          <w:marRight w:val="0"/>
          <w:marTop w:val="0"/>
          <w:marBottom w:val="0"/>
          <w:divBdr>
            <w:top w:val="none" w:sz="0" w:space="0" w:color="auto"/>
            <w:left w:val="none" w:sz="0" w:space="0" w:color="auto"/>
            <w:bottom w:val="none" w:sz="0" w:space="0" w:color="auto"/>
            <w:right w:val="none" w:sz="0" w:space="0" w:color="auto"/>
          </w:divBdr>
        </w:div>
        <w:div w:id="83302062">
          <w:marLeft w:val="640"/>
          <w:marRight w:val="0"/>
          <w:marTop w:val="0"/>
          <w:marBottom w:val="0"/>
          <w:divBdr>
            <w:top w:val="none" w:sz="0" w:space="0" w:color="auto"/>
            <w:left w:val="none" w:sz="0" w:space="0" w:color="auto"/>
            <w:bottom w:val="none" w:sz="0" w:space="0" w:color="auto"/>
            <w:right w:val="none" w:sz="0" w:space="0" w:color="auto"/>
          </w:divBdr>
        </w:div>
        <w:div w:id="413552200">
          <w:marLeft w:val="640"/>
          <w:marRight w:val="0"/>
          <w:marTop w:val="0"/>
          <w:marBottom w:val="0"/>
          <w:divBdr>
            <w:top w:val="none" w:sz="0" w:space="0" w:color="auto"/>
            <w:left w:val="none" w:sz="0" w:space="0" w:color="auto"/>
            <w:bottom w:val="none" w:sz="0" w:space="0" w:color="auto"/>
            <w:right w:val="none" w:sz="0" w:space="0" w:color="auto"/>
          </w:divBdr>
        </w:div>
        <w:div w:id="992638236">
          <w:marLeft w:val="640"/>
          <w:marRight w:val="0"/>
          <w:marTop w:val="0"/>
          <w:marBottom w:val="0"/>
          <w:divBdr>
            <w:top w:val="none" w:sz="0" w:space="0" w:color="auto"/>
            <w:left w:val="none" w:sz="0" w:space="0" w:color="auto"/>
            <w:bottom w:val="none" w:sz="0" w:space="0" w:color="auto"/>
            <w:right w:val="none" w:sz="0" w:space="0" w:color="auto"/>
          </w:divBdr>
        </w:div>
        <w:div w:id="1500923495">
          <w:marLeft w:val="640"/>
          <w:marRight w:val="0"/>
          <w:marTop w:val="0"/>
          <w:marBottom w:val="0"/>
          <w:divBdr>
            <w:top w:val="none" w:sz="0" w:space="0" w:color="auto"/>
            <w:left w:val="none" w:sz="0" w:space="0" w:color="auto"/>
            <w:bottom w:val="none" w:sz="0" w:space="0" w:color="auto"/>
            <w:right w:val="none" w:sz="0" w:space="0" w:color="auto"/>
          </w:divBdr>
        </w:div>
        <w:div w:id="2035838602">
          <w:marLeft w:val="640"/>
          <w:marRight w:val="0"/>
          <w:marTop w:val="0"/>
          <w:marBottom w:val="0"/>
          <w:divBdr>
            <w:top w:val="none" w:sz="0" w:space="0" w:color="auto"/>
            <w:left w:val="none" w:sz="0" w:space="0" w:color="auto"/>
            <w:bottom w:val="none" w:sz="0" w:space="0" w:color="auto"/>
            <w:right w:val="none" w:sz="0" w:space="0" w:color="auto"/>
          </w:divBdr>
        </w:div>
        <w:div w:id="1395860314">
          <w:marLeft w:val="640"/>
          <w:marRight w:val="0"/>
          <w:marTop w:val="0"/>
          <w:marBottom w:val="0"/>
          <w:divBdr>
            <w:top w:val="none" w:sz="0" w:space="0" w:color="auto"/>
            <w:left w:val="none" w:sz="0" w:space="0" w:color="auto"/>
            <w:bottom w:val="none" w:sz="0" w:space="0" w:color="auto"/>
            <w:right w:val="none" w:sz="0" w:space="0" w:color="auto"/>
          </w:divBdr>
        </w:div>
        <w:div w:id="1404062820">
          <w:marLeft w:val="640"/>
          <w:marRight w:val="0"/>
          <w:marTop w:val="0"/>
          <w:marBottom w:val="0"/>
          <w:divBdr>
            <w:top w:val="none" w:sz="0" w:space="0" w:color="auto"/>
            <w:left w:val="none" w:sz="0" w:space="0" w:color="auto"/>
            <w:bottom w:val="none" w:sz="0" w:space="0" w:color="auto"/>
            <w:right w:val="none" w:sz="0" w:space="0" w:color="auto"/>
          </w:divBdr>
        </w:div>
        <w:div w:id="666402215">
          <w:marLeft w:val="640"/>
          <w:marRight w:val="0"/>
          <w:marTop w:val="0"/>
          <w:marBottom w:val="0"/>
          <w:divBdr>
            <w:top w:val="none" w:sz="0" w:space="0" w:color="auto"/>
            <w:left w:val="none" w:sz="0" w:space="0" w:color="auto"/>
            <w:bottom w:val="none" w:sz="0" w:space="0" w:color="auto"/>
            <w:right w:val="none" w:sz="0" w:space="0" w:color="auto"/>
          </w:divBdr>
        </w:div>
        <w:div w:id="295724566">
          <w:marLeft w:val="640"/>
          <w:marRight w:val="0"/>
          <w:marTop w:val="0"/>
          <w:marBottom w:val="0"/>
          <w:divBdr>
            <w:top w:val="none" w:sz="0" w:space="0" w:color="auto"/>
            <w:left w:val="none" w:sz="0" w:space="0" w:color="auto"/>
            <w:bottom w:val="none" w:sz="0" w:space="0" w:color="auto"/>
            <w:right w:val="none" w:sz="0" w:space="0" w:color="auto"/>
          </w:divBdr>
        </w:div>
        <w:div w:id="17246951">
          <w:marLeft w:val="640"/>
          <w:marRight w:val="0"/>
          <w:marTop w:val="0"/>
          <w:marBottom w:val="0"/>
          <w:divBdr>
            <w:top w:val="none" w:sz="0" w:space="0" w:color="auto"/>
            <w:left w:val="none" w:sz="0" w:space="0" w:color="auto"/>
            <w:bottom w:val="none" w:sz="0" w:space="0" w:color="auto"/>
            <w:right w:val="none" w:sz="0" w:space="0" w:color="auto"/>
          </w:divBdr>
        </w:div>
        <w:div w:id="19012089">
          <w:marLeft w:val="640"/>
          <w:marRight w:val="0"/>
          <w:marTop w:val="0"/>
          <w:marBottom w:val="0"/>
          <w:divBdr>
            <w:top w:val="none" w:sz="0" w:space="0" w:color="auto"/>
            <w:left w:val="none" w:sz="0" w:space="0" w:color="auto"/>
            <w:bottom w:val="none" w:sz="0" w:space="0" w:color="auto"/>
            <w:right w:val="none" w:sz="0" w:space="0" w:color="auto"/>
          </w:divBdr>
        </w:div>
        <w:div w:id="2144080898">
          <w:marLeft w:val="640"/>
          <w:marRight w:val="0"/>
          <w:marTop w:val="0"/>
          <w:marBottom w:val="0"/>
          <w:divBdr>
            <w:top w:val="none" w:sz="0" w:space="0" w:color="auto"/>
            <w:left w:val="none" w:sz="0" w:space="0" w:color="auto"/>
            <w:bottom w:val="none" w:sz="0" w:space="0" w:color="auto"/>
            <w:right w:val="none" w:sz="0" w:space="0" w:color="auto"/>
          </w:divBdr>
        </w:div>
        <w:div w:id="685450939">
          <w:marLeft w:val="640"/>
          <w:marRight w:val="0"/>
          <w:marTop w:val="0"/>
          <w:marBottom w:val="0"/>
          <w:divBdr>
            <w:top w:val="none" w:sz="0" w:space="0" w:color="auto"/>
            <w:left w:val="none" w:sz="0" w:space="0" w:color="auto"/>
            <w:bottom w:val="none" w:sz="0" w:space="0" w:color="auto"/>
            <w:right w:val="none" w:sz="0" w:space="0" w:color="auto"/>
          </w:divBdr>
        </w:div>
        <w:div w:id="1799108492">
          <w:marLeft w:val="640"/>
          <w:marRight w:val="0"/>
          <w:marTop w:val="0"/>
          <w:marBottom w:val="0"/>
          <w:divBdr>
            <w:top w:val="none" w:sz="0" w:space="0" w:color="auto"/>
            <w:left w:val="none" w:sz="0" w:space="0" w:color="auto"/>
            <w:bottom w:val="none" w:sz="0" w:space="0" w:color="auto"/>
            <w:right w:val="none" w:sz="0" w:space="0" w:color="auto"/>
          </w:divBdr>
        </w:div>
        <w:div w:id="253130588">
          <w:marLeft w:val="640"/>
          <w:marRight w:val="0"/>
          <w:marTop w:val="0"/>
          <w:marBottom w:val="0"/>
          <w:divBdr>
            <w:top w:val="none" w:sz="0" w:space="0" w:color="auto"/>
            <w:left w:val="none" w:sz="0" w:space="0" w:color="auto"/>
            <w:bottom w:val="none" w:sz="0" w:space="0" w:color="auto"/>
            <w:right w:val="none" w:sz="0" w:space="0" w:color="auto"/>
          </w:divBdr>
        </w:div>
        <w:div w:id="742725390">
          <w:marLeft w:val="640"/>
          <w:marRight w:val="0"/>
          <w:marTop w:val="0"/>
          <w:marBottom w:val="0"/>
          <w:divBdr>
            <w:top w:val="none" w:sz="0" w:space="0" w:color="auto"/>
            <w:left w:val="none" w:sz="0" w:space="0" w:color="auto"/>
            <w:bottom w:val="none" w:sz="0" w:space="0" w:color="auto"/>
            <w:right w:val="none" w:sz="0" w:space="0" w:color="auto"/>
          </w:divBdr>
        </w:div>
        <w:div w:id="357321717">
          <w:marLeft w:val="640"/>
          <w:marRight w:val="0"/>
          <w:marTop w:val="0"/>
          <w:marBottom w:val="0"/>
          <w:divBdr>
            <w:top w:val="none" w:sz="0" w:space="0" w:color="auto"/>
            <w:left w:val="none" w:sz="0" w:space="0" w:color="auto"/>
            <w:bottom w:val="none" w:sz="0" w:space="0" w:color="auto"/>
            <w:right w:val="none" w:sz="0" w:space="0" w:color="auto"/>
          </w:divBdr>
        </w:div>
        <w:div w:id="28919051">
          <w:marLeft w:val="640"/>
          <w:marRight w:val="0"/>
          <w:marTop w:val="0"/>
          <w:marBottom w:val="0"/>
          <w:divBdr>
            <w:top w:val="none" w:sz="0" w:space="0" w:color="auto"/>
            <w:left w:val="none" w:sz="0" w:space="0" w:color="auto"/>
            <w:bottom w:val="none" w:sz="0" w:space="0" w:color="auto"/>
            <w:right w:val="none" w:sz="0" w:space="0" w:color="auto"/>
          </w:divBdr>
        </w:div>
        <w:div w:id="1298803828">
          <w:marLeft w:val="640"/>
          <w:marRight w:val="0"/>
          <w:marTop w:val="0"/>
          <w:marBottom w:val="0"/>
          <w:divBdr>
            <w:top w:val="none" w:sz="0" w:space="0" w:color="auto"/>
            <w:left w:val="none" w:sz="0" w:space="0" w:color="auto"/>
            <w:bottom w:val="none" w:sz="0" w:space="0" w:color="auto"/>
            <w:right w:val="none" w:sz="0" w:space="0" w:color="auto"/>
          </w:divBdr>
        </w:div>
        <w:div w:id="1829444683">
          <w:marLeft w:val="640"/>
          <w:marRight w:val="0"/>
          <w:marTop w:val="0"/>
          <w:marBottom w:val="0"/>
          <w:divBdr>
            <w:top w:val="none" w:sz="0" w:space="0" w:color="auto"/>
            <w:left w:val="none" w:sz="0" w:space="0" w:color="auto"/>
            <w:bottom w:val="none" w:sz="0" w:space="0" w:color="auto"/>
            <w:right w:val="none" w:sz="0" w:space="0" w:color="auto"/>
          </w:divBdr>
        </w:div>
        <w:div w:id="2044330090">
          <w:marLeft w:val="640"/>
          <w:marRight w:val="0"/>
          <w:marTop w:val="0"/>
          <w:marBottom w:val="0"/>
          <w:divBdr>
            <w:top w:val="none" w:sz="0" w:space="0" w:color="auto"/>
            <w:left w:val="none" w:sz="0" w:space="0" w:color="auto"/>
            <w:bottom w:val="none" w:sz="0" w:space="0" w:color="auto"/>
            <w:right w:val="none" w:sz="0" w:space="0" w:color="auto"/>
          </w:divBdr>
        </w:div>
        <w:div w:id="1985771203">
          <w:marLeft w:val="640"/>
          <w:marRight w:val="0"/>
          <w:marTop w:val="0"/>
          <w:marBottom w:val="0"/>
          <w:divBdr>
            <w:top w:val="none" w:sz="0" w:space="0" w:color="auto"/>
            <w:left w:val="none" w:sz="0" w:space="0" w:color="auto"/>
            <w:bottom w:val="none" w:sz="0" w:space="0" w:color="auto"/>
            <w:right w:val="none" w:sz="0" w:space="0" w:color="auto"/>
          </w:divBdr>
        </w:div>
        <w:div w:id="1332296647">
          <w:marLeft w:val="640"/>
          <w:marRight w:val="0"/>
          <w:marTop w:val="0"/>
          <w:marBottom w:val="0"/>
          <w:divBdr>
            <w:top w:val="none" w:sz="0" w:space="0" w:color="auto"/>
            <w:left w:val="none" w:sz="0" w:space="0" w:color="auto"/>
            <w:bottom w:val="none" w:sz="0" w:space="0" w:color="auto"/>
            <w:right w:val="none" w:sz="0" w:space="0" w:color="auto"/>
          </w:divBdr>
        </w:div>
        <w:div w:id="1733186944">
          <w:marLeft w:val="640"/>
          <w:marRight w:val="0"/>
          <w:marTop w:val="0"/>
          <w:marBottom w:val="0"/>
          <w:divBdr>
            <w:top w:val="none" w:sz="0" w:space="0" w:color="auto"/>
            <w:left w:val="none" w:sz="0" w:space="0" w:color="auto"/>
            <w:bottom w:val="none" w:sz="0" w:space="0" w:color="auto"/>
            <w:right w:val="none" w:sz="0" w:space="0" w:color="auto"/>
          </w:divBdr>
        </w:div>
        <w:div w:id="1000350350">
          <w:marLeft w:val="640"/>
          <w:marRight w:val="0"/>
          <w:marTop w:val="0"/>
          <w:marBottom w:val="0"/>
          <w:divBdr>
            <w:top w:val="none" w:sz="0" w:space="0" w:color="auto"/>
            <w:left w:val="none" w:sz="0" w:space="0" w:color="auto"/>
            <w:bottom w:val="none" w:sz="0" w:space="0" w:color="auto"/>
            <w:right w:val="none" w:sz="0" w:space="0" w:color="auto"/>
          </w:divBdr>
        </w:div>
        <w:div w:id="1046637624">
          <w:marLeft w:val="640"/>
          <w:marRight w:val="0"/>
          <w:marTop w:val="0"/>
          <w:marBottom w:val="0"/>
          <w:divBdr>
            <w:top w:val="none" w:sz="0" w:space="0" w:color="auto"/>
            <w:left w:val="none" w:sz="0" w:space="0" w:color="auto"/>
            <w:bottom w:val="none" w:sz="0" w:space="0" w:color="auto"/>
            <w:right w:val="none" w:sz="0" w:space="0" w:color="auto"/>
          </w:divBdr>
        </w:div>
        <w:div w:id="1464732944">
          <w:marLeft w:val="640"/>
          <w:marRight w:val="0"/>
          <w:marTop w:val="0"/>
          <w:marBottom w:val="0"/>
          <w:divBdr>
            <w:top w:val="none" w:sz="0" w:space="0" w:color="auto"/>
            <w:left w:val="none" w:sz="0" w:space="0" w:color="auto"/>
            <w:bottom w:val="none" w:sz="0" w:space="0" w:color="auto"/>
            <w:right w:val="none" w:sz="0" w:space="0" w:color="auto"/>
          </w:divBdr>
        </w:div>
        <w:div w:id="495800589">
          <w:marLeft w:val="640"/>
          <w:marRight w:val="0"/>
          <w:marTop w:val="0"/>
          <w:marBottom w:val="0"/>
          <w:divBdr>
            <w:top w:val="none" w:sz="0" w:space="0" w:color="auto"/>
            <w:left w:val="none" w:sz="0" w:space="0" w:color="auto"/>
            <w:bottom w:val="none" w:sz="0" w:space="0" w:color="auto"/>
            <w:right w:val="none" w:sz="0" w:space="0" w:color="auto"/>
          </w:divBdr>
        </w:div>
        <w:div w:id="55205913">
          <w:marLeft w:val="640"/>
          <w:marRight w:val="0"/>
          <w:marTop w:val="0"/>
          <w:marBottom w:val="0"/>
          <w:divBdr>
            <w:top w:val="none" w:sz="0" w:space="0" w:color="auto"/>
            <w:left w:val="none" w:sz="0" w:space="0" w:color="auto"/>
            <w:bottom w:val="none" w:sz="0" w:space="0" w:color="auto"/>
            <w:right w:val="none" w:sz="0" w:space="0" w:color="auto"/>
          </w:divBdr>
        </w:div>
        <w:div w:id="831066196">
          <w:marLeft w:val="640"/>
          <w:marRight w:val="0"/>
          <w:marTop w:val="0"/>
          <w:marBottom w:val="0"/>
          <w:divBdr>
            <w:top w:val="none" w:sz="0" w:space="0" w:color="auto"/>
            <w:left w:val="none" w:sz="0" w:space="0" w:color="auto"/>
            <w:bottom w:val="none" w:sz="0" w:space="0" w:color="auto"/>
            <w:right w:val="none" w:sz="0" w:space="0" w:color="auto"/>
          </w:divBdr>
        </w:div>
        <w:div w:id="2032684346">
          <w:marLeft w:val="640"/>
          <w:marRight w:val="0"/>
          <w:marTop w:val="0"/>
          <w:marBottom w:val="0"/>
          <w:divBdr>
            <w:top w:val="none" w:sz="0" w:space="0" w:color="auto"/>
            <w:left w:val="none" w:sz="0" w:space="0" w:color="auto"/>
            <w:bottom w:val="none" w:sz="0" w:space="0" w:color="auto"/>
            <w:right w:val="none" w:sz="0" w:space="0" w:color="auto"/>
          </w:divBdr>
        </w:div>
        <w:div w:id="1392774754">
          <w:marLeft w:val="640"/>
          <w:marRight w:val="0"/>
          <w:marTop w:val="0"/>
          <w:marBottom w:val="0"/>
          <w:divBdr>
            <w:top w:val="none" w:sz="0" w:space="0" w:color="auto"/>
            <w:left w:val="none" w:sz="0" w:space="0" w:color="auto"/>
            <w:bottom w:val="none" w:sz="0" w:space="0" w:color="auto"/>
            <w:right w:val="none" w:sz="0" w:space="0" w:color="auto"/>
          </w:divBdr>
        </w:div>
        <w:div w:id="1594779126">
          <w:marLeft w:val="640"/>
          <w:marRight w:val="0"/>
          <w:marTop w:val="0"/>
          <w:marBottom w:val="0"/>
          <w:divBdr>
            <w:top w:val="none" w:sz="0" w:space="0" w:color="auto"/>
            <w:left w:val="none" w:sz="0" w:space="0" w:color="auto"/>
            <w:bottom w:val="none" w:sz="0" w:space="0" w:color="auto"/>
            <w:right w:val="none" w:sz="0" w:space="0" w:color="auto"/>
          </w:divBdr>
        </w:div>
        <w:div w:id="815998120">
          <w:marLeft w:val="640"/>
          <w:marRight w:val="0"/>
          <w:marTop w:val="0"/>
          <w:marBottom w:val="0"/>
          <w:divBdr>
            <w:top w:val="none" w:sz="0" w:space="0" w:color="auto"/>
            <w:left w:val="none" w:sz="0" w:space="0" w:color="auto"/>
            <w:bottom w:val="none" w:sz="0" w:space="0" w:color="auto"/>
            <w:right w:val="none" w:sz="0" w:space="0" w:color="auto"/>
          </w:divBdr>
        </w:div>
        <w:div w:id="1207840054">
          <w:marLeft w:val="640"/>
          <w:marRight w:val="0"/>
          <w:marTop w:val="0"/>
          <w:marBottom w:val="0"/>
          <w:divBdr>
            <w:top w:val="none" w:sz="0" w:space="0" w:color="auto"/>
            <w:left w:val="none" w:sz="0" w:space="0" w:color="auto"/>
            <w:bottom w:val="none" w:sz="0" w:space="0" w:color="auto"/>
            <w:right w:val="none" w:sz="0" w:space="0" w:color="auto"/>
          </w:divBdr>
        </w:div>
        <w:div w:id="316374642">
          <w:marLeft w:val="640"/>
          <w:marRight w:val="0"/>
          <w:marTop w:val="0"/>
          <w:marBottom w:val="0"/>
          <w:divBdr>
            <w:top w:val="none" w:sz="0" w:space="0" w:color="auto"/>
            <w:left w:val="none" w:sz="0" w:space="0" w:color="auto"/>
            <w:bottom w:val="none" w:sz="0" w:space="0" w:color="auto"/>
            <w:right w:val="none" w:sz="0" w:space="0" w:color="auto"/>
          </w:divBdr>
        </w:div>
        <w:div w:id="116065848">
          <w:marLeft w:val="640"/>
          <w:marRight w:val="0"/>
          <w:marTop w:val="0"/>
          <w:marBottom w:val="0"/>
          <w:divBdr>
            <w:top w:val="none" w:sz="0" w:space="0" w:color="auto"/>
            <w:left w:val="none" w:sz="0" w:space="0" w:color="auto"/>
            <w:bottom w:val="none" w:sz="0" w:space="0" w:color="auto"/>
            <w:right w:val="none" w:sz="0" w:space="0" w:color="auto"/>
          </w:divBdr>
        </w:div>
        <w:div w:id="253249367">
          <w:marLeft w:val="640"/>
          <w:marRight w:val="0"/>
          <w:marTop w:val="0"/>
          <w:marBottom w:val="0"/>
          <w:divBdr>
            <w:top w:val="none" w:sz="0" w:space="0" w:color="auto"/>
            <w:left w:val="none" w:sz="0" w:space="0" w:color="auto"/>
            <w:bottom w:val="none" w:sz="0" w:space="0" w:color="auto"/>
            <w:right w:val="none" w:sz="0" w:space="0" w:color="auto"/>
          </w:divBdr>
        </w:div>
        <w:div w:id="1595356959">
          <w:marLeft w:val="640"/>
          <w:marRight w:val="0"/>
          <w:marTop w:val="0"/>
          <w:marBottom w:val="0"/>
          <w:divBdr>
            <w:top w:val="none" w:sz="0" w:space="0" w:color="auto"/>
            <w:left w:val="none" w:sz="0" w:space="0" w:color="auto"/>
            <w:bottom w:val="none" w:sz="0" w:space="0" w:color="auto"/>
            <w:right w:val="none" w:sz="0" w:space="0" w:color="auto"/>
          </w:divBdr>
        </w:div>
        <w:div w:id="636109537">
          <w:marLeft w:val="640"/>
          <w:marRight w:val="0"/>
          <w:marTop w:val="0"/>
          <w:marBottom w:val="0"/>
          <w:divBdr>
            <w:top w:val="none" w:sz="0" w:space="0" w:color="auto"/>
            <w:left w:val="none" w:sz="0" w:space="0" w:color="auto"/>
            <w:bottom w:val="none" w:sz="0" w:space="0" w:color="auto"/>
            <w:right w:val="none" w:sz="0" w:space="0" w:color="auto"/>
          </w:divBdr>
        </w:div>
        <w:div w:id="1473987131">
          <w:marLeft w:val="640"/>
          <w:marRight w:val="0"/>
          <w:marTop w:val="0"/>
          <w:marBottom w:val="0"/>
          <w:divBdr>
            <w:top w:val="none" w:sz="0" w:space="0" w:color="auto"/>
            <w:left w:val="none" w:sz="0" w:space="0" w:color="auto"/>
            <w:bottom w:val="none" w:sz="0" w:space="0" w:color="auto"/>
            <w:right w:val="none" w:sz="0" w:space="0" w:color="auto"/>
          </w:divBdr>
        </w:div>
        <w:div w:id="2048944164">
          <w:marLeft w:val="640"/>
          <w:marRight w:val="0"/>
          <w:marTop w:val="0"/>
          <w:marBottom w:val="0"/>
          <w:divBdr>
            <w:top w:val="none" w:sz="0" w:space="0" w:color="auto"/>
            <w:left w:val="none" w:sz="0" w:space="0" w:color="auto"/>
            <w:bottom w:val="none" w:sz="0" w:space="0" w:color="auto"/>
            <w:right w:val="none" w:sz="0" w:space="0" w:color="auto"/>
          </w:divBdr>
        </w:div>
        <w:div w:id="1323848111">
          <w:marLeft w:val="640"/>
          <w:marRight w:val="0"/>
          <w:marTop w:val="0"/>
          <w:marBottom w:val="0"/>
          <w:divBdr>
            <w:top w:val="none" w:sz="0" w:space="0" w:color="auto"/>
            <w:left w:val="none" w:sz="0" w:space="0" w:color="auto"/>
            <w:bottom w:val="none" w:sz="0" w:space="0" w:color="auto"/>
            <w:right w:val="none" w:sz="0" w:space="0" w:color="auto"/>
          </w:divBdr>
        </w:div>
        <w:div w:id="1252469834">
          <w:marLeft w:val="640"/>
          <w:marRight w:val="0"/>
          <w:marTop w:val="0"/>
          <w:marBottom w:val="0"/>
          <w:divBdr>
            <w:top w:val="none" w:sz="0" w:space="0" w:color="auto"/>
            <w:left w:val="none" w:sz="0" w:space="0" w:color="auto"/>
            <w:bottom w:val="none" w:sz="0" w:space="0" w:color="auto"/>
            <w:right w:val="none" w:sz="0" w:space="0" w:color="auto"/>
          </w:divBdr>
        </w:div>
        <w:div w:id="939486517">
          <w:marLeft w:val="640"/>
          <w:marRight w:val="0"/>
          <w:marTop w:val="0"/>
          <w:marBottom w:val="0"/>
          <w:divBdr>
            <w:top w:val="none" w:sz="0" w:space="0" w:color="auto"/>
            <w:left w:val="none" w:sz="0" w:space="0" w:color="auto"/>
            <w:bottom w:val="none" w:sz="0" w:space="0" w:color="auto"/>
            <w:right w:val="none" w:sz="0" w:space="0" w:color="auto"/>
          </w:divBdr>
        </w:div>
        <w:div w:id="616789341">
          <w:marLeft w:val="640"/>
          <w:marRight w:val="0"/>
          <w:marTop w:val="0"/>
          <w:marBottom w:val="0"/>
          <w:divBdr>
            <w:top w:val="none" w:sz="0" w:space="0" w:color="auto"/>
            <w:left w:val="none" w:sz="0" w:space="0" w:color="auto"/>
            <w:bottom w:val="none" w:sz="0" w:space="0" w:color="auto"/>
            <w:right w:val="none" w:sz="0" w:space="0" w:color="auto"/>
          </w:divBdr>
        </w:div>
        <w:div w:id="629941149">
          <w:marLeft w:val="640"/>
          <w:marRight w:val="0"/>
          <w:marTop w:val="0"/>
          <w:marBottom w:val="0"/>
          <w:divBdr>
            <w:top w:val="none" w:sz="0" w:space="0" w:color="auto"/>
            <w:left w:val="none" w:sz="0" w:space="0" w:color="auto"/>
            <w:bottom w:val="none" w:sz="0" w:space="0" w:color="auto"/>
            <w:right w:val="none" w:sz="0" w:space="0" w:color="auto"/>
          </w:divBdr>
        </w:div>
        <w:div w:id="1298493759">
          <w:marLeft w:val="640"/>
          <w:marRight w:val="0"/>
          <w:marTop w:val="0"/>
          <w:marBottom w:val="0"/>
          <w:divBdr>
            <w:top w:val="none" w:sz="0" w:space="0" w:color="auto"/>
            <w:left w:val="none" w:sz="0" w:space="0" w:color="auto"/>
            <w:bottom w:val="none" w:sz="0" w:space="0" w:color="auto"/>
            <w:right w:val="none" w:sz="0" w:space="0" w:color="auto"/>
          </w:divBdr>
        </w:div>
        <w:div w:id="746347547">
          <w:marLeft w:val="640"/>
          <w:marRight w:val="0"/>
          <w:marTop w:val="0"/>
          <w:marBottom w:val="0"/>
          <w:divBdr>
            <w:top w:val="none" w:sz="0" w:space="0" w:color="auto"/>
            <w:left w:val="none" w:sz="0" w:space="0" w:color="auto"/>
            <w:bottom w:val="none" w:sz="0" w:space="0" w:color="auto"/>
            <w:right w:val="none" w:sz="0" w:space="0" w:color="auto"/>
          </w:divBdr>
        </w:div>
        <w:div w:id="282541779">
          <w:marLeft w:val="640"/>
          <w:marRight w:val="0"/>
          <w:marTop w:val="0"/>
          <w:marBottom w:val="0"/>
          <w:divBdr>
            <w:top w:val="none" w:sz="0" w:space="0" w:color="auto"/>
            <w:left w:val="none" w:sz="0" w:space="0" w:color="auto"/>
            <w:bottom w:val="none" w:sz="0" w:space="0" w:color="auto"/>
            <w:right w:val="none" w:sz="0" w:space="0" w:color="auto"/>
          </w:divBdr>
        </w:div>
        <w:div w:id="961035715">
          <w:marLeft w:val="640"/>
          <w:marRight w:val="0"/>
          <w:marTop w:val="0"/>
          <w:marBottom w:val="0"/>
          <w:divBdr>
            <w:top w:val="none" w:sz="0" w:space="0" w:color="auto"/>
            <w:left w:val="none" w:sz="0" w:space="0" w:color="auto"/>
            <w:bottom w:val="none" w:sz="0" w:space="0" w:color="auto"/>
            <w:right w:val="none" w:sz="0" w:space="0" w:color="auto"/>
          </w:divBdr>
        </w:div>
        <w:div w:id="220990834">
          <w:marLeft w:val="640"/>
          <w:marRight w:val="0"/>
          <w:marTop w:val="0"/>
          <w:marBottom w:val="0"/>
          <w:divBdr>
            <w:top w:val="none" w:sz="0" w:space="0" w:color="auto"/>
            <w:left w:val="none" w:sz="0" w:space="0" w:color="auto"/>
            <w:bottom w:val="none" w:sz="0" w:space="0" w:color="auto"/>
            <w:right w:val="none" w:sz="0" w:space="0" w:color="auto"/>
          </w:divBdr>
        </w:div>
      </w:divsChild>
    </w:div>
    <w:div w:id="1634945714">
      <w:bodyDiv w:val="1"/>
      <w:marLeft w:val="0"/>
      <w:marRight w:val="0"/>
      <w:marTop w:val="0"/>
      <w:marBottom w:val="0"/>
      <w:divBdr>
        <w:top w:val="none" w:sz="0" w:space="0" w:color="auto"/>
        <w:left w:val="none" w:sz="0" w:space="0" w:color="auto"/>
        <w:bottom w:val="none" w:sz="0" w:space="0" w:color="auto"/>
        <w:right w:val="none" w:sz="0" w:space="0" w:color="auto"/>
      </w:divBdr>
      <w:divsChild>
        <w:div w:id="1032417023">
          <w:marLeft w:val="640"/>
          <w:marRight w:val="0"/>
          <w:marTop w:val="0"/>
          <w:marBottom w:val="0"/>
          <w:divBdr>
            <w:top w:val="none" w:sz="0" w:space="0" w:color="auto"/>
            <w:left w:val="none" w:sz="0" w:space="0" w:color="auto"/>
            <w:bottom w:val="none" w:sz="0" w:space="0" w:color="auto"/>
            <w:right w:val="none" w:sz="0" w:space="0" w:color="auto"/>
          </w:divBdr>
        </w:div>
        <w:div w:id="1252473113">
          <w:marLeft w:val="640"/>
          <w:marRight w:val="0"/>
          <w:marTop w:val="0"/>
          <w:marBottom w:val="0"/>
          <w:divBdr>
            <w:top w:val="none" w:sz="0" w:space="0" w:color="auto"/>
            <w:left w:val="none" w:sz="0" w:space="0" w:color="auto"/>
            <w:bottom w:val="none" w:sz="0" w:space="0" w:color="auto"/>
            <w:right w:val="none" w:sz="0" w:space="0" w:color="auto"/>
          </w:divBdr>
        </w:div>
        <w:div w:id="451092288">
          <w:marLeft w:val="640"/>
          <w:marRight w:val="0"/>
          <w:marTop w:val="0"/>
          <w:marBottom w:val="0"/>
          <w:divBdr>
            <w:top w:val="none" w:sz="0" w:space="0" w:color="auto"/>
            <w:left w:val="none" w:sz="0" w:space="0" w:color="auto"/>
            <w:bottom w:val="none" w:sz="0" w:space="0" w:color="auto"/>
            <w:right w:val="none" w:sz="0" w:space="0" w:color="auto"/>
          </w:divBdr>
        </w:div>
        <w:div w:id="2032297325">
          <w:marLeft w:val="640"/>
          <w:marRight w:val="0"/>
          <w:marTop w:val="0"/>
          <w:marBottom w:val="0"/>
          <w:divBdr>
            <w:top w:val="none" w:sz="0" w:space="0" w:color="auto"/>
            <w:left w:val="none" w:sz="0" w:space="0" w:color="auto"/>
            <w:bottom w:val="none" w:sz="0" w:space="0" w:color="auto"/>
            <w:right w:val="none" w:sz="0" w:space="0" w:color="auto"/>
          </w:divBdr>
        </w:div>
        <w:div w:id="590891840">
          <w:marLeft w:val="640"/>
          <w:marRight w:val="0"/>
          <w:marTop w:val="0"/>
          <w:marBottom w:val="0"/>
          <w:divBdr>
            <w:top w:val="none" w:sz="0" w:space="0" w:color="auto"/>
            <w:left w:val="none" w:sz="0" w:space="0" w:color="auto"/>
            <w:bottom w:val="none" w:sz="0" w:space="0" w:color="auto"/>
            <w:right w:val="none" w:sz="0" w:space="0" w:color="auto"/>
          </w:divBdr>
        </w:div>
        <w:div w:id="1787848975">
          <w:marLeft w:val="640"/>
          <w:marRight w:val="0"/>
          <w:marTop w:val="0"/>
          <w:marBottom w:val="0"/>
          <w:divBdr>
            <w:top w:val="none" w:sz="0" w:space="0" w:color="auto"/>
            <w:left w:val="none" w:sz="0" w:space="0" w:color="auto"/>
            <w:bottom w:val="none" w:sz="0" w:space="0" w:color="auto"/>
            <w:right w:val="none" w:sz="0" w:space="0" w:color="auto"/>
          </w:divBdr>
        </w:div>
        <w:div w:id="119688671">
          <w:marLeft w:val="640"/>
          <w:marRight w:val="0"/>
          <w:marTop w:val="0"/>
          <w:marBottom w:val="0"/>
          <w:divBdr>
            <w:top w:val="none" w:sz="0" w:space="0" w:color="auto"/>
            <w:left w:val="none" w:sz="0" w:space="0" w:color="auto"/>
            <w:bottom w:val="none" w:sz="0" w:space="0" w:color="auto"/>
            <w:right w:val="none" w:sz="0" w:space="0" w:color="auto"/>
          </w:divBdr>
        </w:div>
        <w:div w:id="2017221422">
          <w:marLeft w:val="640"/>
          <w:marRight w:val="0"/>
          <w:marTop w:val="0"/>
          <w:marBottom w:val="0"/>
          <w:divBdr>
            <w:top w:val="none" w:sz="0" w:space="0" w:color="auto"/>
            <w:left w:val="none" w:sz="0" w:space="0" w:color="auto"/>
            <w:bottom w:val="none" w:sz="0" w:space="0" w:color="auto"/>
            <w:right w:val="none" w:sz="0" w:space="0" w:color="auto"/>
          </w:divBdr>
        </w:div>
        <w:div w:id="246428350">
          <w:marLeft w:val="640"/>
          <w:marRight w:val="0"/>
          <w:marTop w:val="0"/>
          <w:marBottom w:val="0"/>
          <w:divBdr>
            <w:top w:val="none" w:sz="0" w:space="0" w:color="auto"/>
            <w:left w:val="none" w:sz="0" w:space="0" w:color="auto"/>
            <w:bottom w:val="none" w:sz="0" w:space="0" w:color="auto"/>
            <w:right w:val="none" w:sz="0" w:space="0" w:color="auto"/>
          </w:divBdr>
        </w:div>
        <w:div w:id="969437980">
          <w:marLeft w:val="640"/>
          <w:marRight w:val="0"/>
          <w:marTop w:val="0"/>
          <w:marBottom w:val="0"/>
          <w:divBdr>
            <w:top w:val="none" w:sz="0" w:space="0" w:color="auto"/>
            <w:left w:val="none" w:sz="0" w:space="0" w:color="auto"/>
            <w:bottom w:val="none" w:sz="0" w:space="0" w:color="auto"/>
            <w:right w:val="none" w:sz="0" w:space="0" w:color="auto"/>
          </w:divBdr>
        </w:div>
        <w:div w:id="547764252">
          <w:marLeft w:val="640"/>
          <w:marRight w:val="0"/>
          <w:marTop w:val="0"/>
          <w:marBottom w:val="0"/>
          <w:divBdr>
            <w:top w:val="none" w:sz="0" w:space="0" w:color="auto"/>
            <w:left w:val="none" w:sz="0" w:space="0" w:color="auto"/>
            <w:bottom w:val="none" w:sz="0" w:space="0" w:color="auto"/>
            <w:right w:val="none" w:sz="0" w:space="0" w:color="auto"/>
          </w:divBdr>
        </w:div>
        <w:div w:id="900137538">
          <w:marLeft w:val="640"/>
          <w:marRight w:val="0"/>
          <w:marTop w:val="0"/>
          <w:marBottom w:val="0"/>
          <w:divBdr>
            <w:top w:val="none" w:sz="0" w:space="0" w:color="auto"/>
            <w:left w:val="none" w:sz="0" w:space="0" w:color="auto"/>
            <w:bottom w:val="none" w:sz="0" w:space="0" w:color="auto"/>
            <w:right w:val="none" w:sz="0" w:space="0" w:color="auto"/>
          </w:divBdr>
        </w:div>
        <w:div w:id="495075934">
          <w:marLeft w:val="640"/>
          <w:marRight w:val="0"/>
          <w:marTop w:val="0"/>
          <w:marBottom w:val="0"/>
          <w:divBdr>
            <w:top w:val="none" w:sz="0" w:space="0" w:color="auto"/>
            <w:left w:val="none" w:sz="0" w:space="0" w:color="auto"/>
            <w:bottom w:val="none" w:sz="0" w:space="0" w:color="auto"/>
            <w:right w:val="none" w:sz="0" w:space="0" w:color="auto"/>
          </w:divBdr>
        </w:div>
        <w:div w:id="754472089">
          <w:marLeft w:val="640"/>
          <w:marRight w:val="0"/>
          <w:marTop w:val="0"/>
          <w:marBottom w:val="0"/>
          <w:divBdr>
            <w:top w:val="none" w:sz="0" w:space="0" w:color="auto"/>
            <w:left w:val="none" w:sz="0" w:space="0" w:color="auto"/>
            <w:bottom w:val="none" w:sz="0" w:space="0" w:color="auto"/>
            <w:right w:val="none" w:sz="0" w:space="0" w:color="auto"/>
          </w:divBdr>
        </w:div>
        <w:div w:id="605618272">
          <w:marLeft w:val="640"/>
          <w:marRight w:val="0"/>
          <w:marTop w:val="0"/>
          <w:marBottom w:val="0"/>
          <w:divBdr>
            <w:top w:val="none" w:sz="0" w:space="0" w:color="auto"/>
            <w:left w:val="none" w:sz="0" w:space="0" w:color="auto"/>
            <w:bottom w:val="none" w:sz="0" w:space="0" w:color="auto"/>
            <w:right w:val="none" w:sz="0" w:space="0" w:color="auto"/>
          </w:divBdr>
        </w:div>
        <w:div w:id="1622422503">
          <w:marLeft w:val="640"/>
          <w:marRight w:val="0"/>
          <w:marTop w:val="0"/>
          <w:marBottom w:val="0"/>
          <w:divBdr>
            <w:top w:val="none" w:sz="0" w:space="0" w:color="auto"/>
            <w:left w:val="none" w:sz="0" w:space="0" w:color="auto"/>
            <w:bottom w:val="none" w:sz="0" w:space="0" w:color="auto"/>
            <w:right w:val="none" w:sz="0" w:space="0" w:color="auto"/>
          </w:divBdr>
        </w:div>
        <w:div w:id="1188175053">
          <w:marLeft w:val="640"/>
          <w:marRight w:val="0"/>
          <w:marTop w:val="0"/>
          <w:marBottom w:val="0"/>
          <w:divBdr>
            <w:top w:val="none" w:sz="0" w:space="0" w:color="auto"/>
            <w:left w:val="none" w:sz="0" w:space="0" w:color="auto"/>
            <w:bottom w:val="none" w:sz="0" w:space="0" w:color="auto"/>
            <w:right w:val="none" w:sz="0" w:space="0" w:color="auto"/>
          </w:divBdr>
        </w:div>
        <w:div w:id="2127578886">
          <w:marLeft w:val="640"/>
          <w:marRight w:val="0"/>
          <w:marTop w:val="0"/>
          <w:marBottom w:val="0"/>
          <w:divBdr>
            <w:top w:val="none" w:sz="0" w:space="0" w:color="auto"/>
            <w:left w:val="none" w:sz="0" w:space="0" w:color="auto"/>
            <w:bottom w:val="none" w:sz="0" w:space="0" w:color="auto"/>
            <w:right w:val="none" w:sz="0" w:space="0" w:color="auto"/>
          </w:divBdr>
        </w:div>
        <w:div w:id="1192693385">
          <w:marLeft w:val="640"/>
          <w:marRight w:val="0"/>
          <w:marTop w:val="0"/>
          <w:marBottom w:val="0"/>
          <w:divBdr>
            <w:top w:val="none" w:sz="0" w:space="0" w:color="auto"/>
            <w:left w:val="none" w:sz="0" w:space="0" w:color="auto"/>
            <w:bottom w:val="none" w:sz="0" w:space="0" w:color="auto"/>
            <w:right w:val="none" w:sz="0" w:space="0" w:color="auto"/>
          </w:divBdr>
        </w:div>
        <w:div w:id="1009455377">
          <w:marLeft w:val="640"/>
          <w:marRight w:val="0"/>
          <w:marTop w:val="0"/>
          <w:marBottom w:val="0"/>
          <w:divBdr>
            <w:top w:val="none" w:sz="0" w:space="0" w:color="auto"/>
            <w:left w:val="none" w:sz="0" w:space="0" w:color="auto"/>
            <w:bottom w:val="none" w:sz="0" w:space="0" w:color="auto"/>
            <w:right w:val="none" w:sz="0" w:space="0" w:color="auto"/>
          </w:divBdr>
        </w:div>
        <w:div w:id="864559304">
          <w:marLeft w:val="640"/>
          <w:marRight w:val="0"/>
          <w:marTop w:val="0"/>
          <w:marBottom w:val="0"/>
          <w:divBdr>
            <w:top w:val="none" w:sz="0" w:space="0" w:color="auto"/>
            <w:left w:val="none" w:sz="0" w:space="0" w:color="auto"/>
            <w:bottom w:val="none" w:sz="0" w:space="0" w:color="auto"/>
            <w:right w:val="none" w:sz="0" w:space="0" w:color="auto"/>
          </w:divBdr>
        </w:div>
        <w:div w:id="786654505">
          <w:marLeft w:val="640"/>
          <w:marRight w:val="0"/>
          <w:marTop w:val="0"/>
          <w:marBottom w:val="0"/>
          <w:divBdr>
            <w:top w:val="none" w:sz="0" w:space="0" w:color="auto"/>
            <w:left w:val="none" w:sz="0" w:space="0" w:color="auto"/>
            <w:bottom w:val="none" w:sz="0" w:space="0" w:color="auto"/>
            <w:right w:val="none" w:sz="0" w:space="0" w:color="auto"/>
          </w:divBdr>
        </w:div>
        <w:div w:id="93134469">
          <w:marLeft w:val="640"/>
          <w:marRight w:val="0"/>
          <w:marTop w:val="0"/>
          <w:marBottom w:val="0"/>
          <w:divBdr>
            <w:top w:val="none" w:sz="0" w:space="0" w:color="auto"/>
            <w:left w:val="none" w:sz="0" w:space="0" w:color="auto"/>
            <w:bottom w:val="none" w:sz="0" w:space="0" w:color="auto"/>
            <w:right w:val="none" w:sz="0" w:space="0" w:color="auto"/>
          </w:divBdr>
        </w:div>
        <w:div w:id="1682850931">
          <w:marLeft w:val="640"/>
          <w:marRight w:val="0"/>
          <w:marTop w:val="0"/>
          <w:marBottom w:val="0"/>
          <w:divBdr>
            <w:top w:val="none" w:sz="0" w:space="0" w:color="auto"/>
            <w:left w:val="none" w:sz="0" w:space="0" w:color="auto"/>
            <w:bottom w:val="none" w:sz="0" w:space="0" w:color="auto"/>
            <w:right w:val="none" w:sz="0" w:space="0" w:color="auto"/>
          </w:divBdr>
        </w:div>
        <w:div w:id="319431486">
          <w:marLeft w:val="640"/>
          <w:marRight w:val="0"/>
          <w:marTop w:val="0"/>
          <w:marBottom w:val="0"/>
          <w:divBdr>
            <w:top w:val="none" w:sz="0" w:space="0" w:color="auto"/>
            <w:left w:val="none" w:sz="0" w:space="0" w:color="auto"/>
            <w:bottom w:val="none" w:sz="0" w:space="0" w:color="auto"/>
            <w:right w:val="none" w:sz="0" w:space="0" w:color="auto"/>
          </w:divBdr>
        </w:div>
        <w:div w:id="518549453">
          <w:marLeft w:val="640"/>
          <w:marRight w:val="0"/>
          <w:marTop w:val="0"/>
          <w:marBottom w:val="0"/>
          <w:divBdr>
            <w:top w:val="none" w:sz="0" w:space="0" w:color="auto"/>
            <w:left w:val="none" w:sz="0" w:space="0" w:color="auto"/>
            <w:bottom w:val="none" w:sz="0" w:space="0" w:color="auto"/>
            <w:right w:val="none" w:sz="0" w:space="0" w:color="auto"/>
          </w:divBdr>
        </w:div>
        <w:div w:id="667486202">
          <w:marLeft w:val="640"/>
          <w:marRight w:val="0"/>
          <w:marTop w:val="0"/>
          <w:marBottom w:val="0"/>
          <w:divBdr>
            <w:top w:val="none" w:sz="0" w:space="0" w:color="auto"/>
            <w:left w:val="none" w:sz="0" w:space="0" w:color="auto"/>
            <w:bottom w:val="none" w:sz="0" w:space="0" w:color="auto"/>
            <w:right w:val="none" w:sz="0" w:space="0" w:color="auto"/>
          </w:divBdr>
        </w:div>
        <w:div w:id="514079869">
          <w:marLeft w:val="640"/>
          <w:marRight w:val="0"/>
          <w:marTop w:val="0"/>
          <w:marBottom w:val="0"/>
          <w:divBdr>
            <w:top w:val="none" w:sz="0" w:space="0" w:color="auto"/>
            <w:left w:val="none" w:sz="0" w:space="0" w:color="auto"/>
            <w:bottom w:val="none" w:sz="0" w:space="0" w:color="auto"/>
            <w:right w:val="none" w:sz="0" w:space="0" w:color="auto"/>
          </w:divBdr>
        </w:div>
        <w:div w:id="300548449">
          <w:marLeft w:val="640"/>
          <w:marRight w:val="0"/>
          <w:marTop w:val="0"/>
          <w:marBottom w:val="0"/>
          <w:divBdr>
            <w:top w:val="none" w:sz="0" w:space="0" w:color="auto"/>
            <w:left w:val="none" w:sz="0" w:space="0" w:color="auto"/>
            <w:bottom w:val="none" w:sz="0" w:space="0" w:color="auto"/>
            <w:right w:val="none" w:sz="0" w:space="0" w:color="auto"/>
          </w:divBdr>
        </w:div>
        <w:div w:id="1840848372">
          <w:marLeft w:val="640"/>
          <w:marRight w:val="0"/>
          <w:marTop w:val="0"/>
          <w:marBottom w:val="0"/>
          <w:divBdr>
            <w:top w:val="none" w:sz="0" w:space="0" w:color="auto"/>
            <w:left w:val="none" w:sz="0" w:space="0" w:color="auto"/>
            <w:bottom w:val="none" w:sz="0" w:space="0" w:color="auto"/>
            <w:right w:val="none" w:sz="0" w:space="0" w:color="auto"/>
          </w:divBdr>
        </w:div>
        <w:div w:id="921060801">
          <w:marLeft w:val="640"/>
          <w:marRight w:val="0"/>
          <w:marTop w:val="0"/>
          <w:marBottom w:val="0"/>
          <w:divBdr>
            <w:top w:val="none" w:sz="0" w:space="0" w:color="auto"/>
            <w:left w:val="none" w:sz="0" w:space="0" w:color="auto"/>
            <w:bottom w:val="none" w:sz="0" w:space="0" w:color="auto"/>
            <w:right w:val="none" w:sz="0" w:space="0" w:color="auto"/>
          </w:divBdr>
        </w:div>
        <w:div w:id="388722952">
          <w:marLeft w:val="640"/>
          <w:marRight w:val="0"/>
          <w:marTop w:val="0"/>
          <w:marBottom w:val="0"/>
          <w:divBdr>
            <w:top w:val="none" w:sz="0" w:space="0" w:color="auto"/>
            <w:left w:val="none" w:sz="0" w:space="0" w:color="auto"/>
            <w:bottom w:val="none" w:sz="0" w:space="0" w:color="auto"/>
            <w:right w:val="none" w:sz="0" w:space="0" w:color="auto"/>
          </w:divBdr>
        </w:div>
        <w:div w:id="1893149242">
          <w:marLeft w:val="640"/>
          <w:marRight w:val="0"/>
          <w:marTop w:val="0"/>
          <w:marBottom w:val="0"/>
          <w:divBdr>
            <w:top w:val="none" w:sz="0" w:space="0" w:color="auto"/>
            <w:left w:val="none" w:sz="0" w:space="0" w:color="auto"/>
            <w:bottom w:val="none" w:sz="0" w:space="0" w:color="auto"/>
            <w:right w:val="none" w:sz="0" w:space="0" w:color="auto"/>
          </w:divBdr>
        </w:div>
        <w:div w:id="127213727">
          <w:marLeft w:val="640"/>
          <w:marRight w:val="0"/>
          <w:marTop w:val="0"/>
          <w:marBottom w:val="0"/>
          <w:divBdr>
            <w:top w:val="none" w:sz="0" w:space="0" w:color="auto"/>
            <w:left w:val="none" w:sz="0" w:space="0" w:color="auto"/>
            <w:bottom w:val="none" w:sz="0" w:space="0" w:color="auto"/>
            <w:right w:val="none" w:sz="0" w:space="0" w:color="auto"/>
          </w:divBdr>
        </w:div>
        <w:div w:id="376929437">
          <w:marLeft w:val="640"/>
          <w:marRight w:val="0"/>
          <w:marTop w:val="0"/>
          <w:marBottom w:val="0"/>
          <w:divBdr>
            <w:top w:val="none" w:sz="0" w:space="0" w:color="auto"/>
            <w:left w:val="none" w:sz="0" w:space="0" w:color="auto"/>
            <w:bottom w:val="none" w:sz="0" w:space="0" w:color="auto"/>
            <w:right w:val="none" w:sz="0" w:space="0" w:color="auto"/>
          </w:divBdr>
        </w:div>
        <w:div w:id="1090547726">
          <w:marLeft w:val="640"/>
          <w:marRight w:val="0"/>
          <w:marTop w:val="0"/>
          <w:marBottom w:val="0"/>
          <w:divBdr>
            <w:top w:val="none" w:sz="0" w:space="0" w:color="auto"/>
            <w:left w:val="none" w:sz="0" w:space="0" w:color="auto"/>
            <w:bottom w:val="none" w:sz="0" w:space="0" w:color="auto"/>
            <w:right w:val="none" w:sz="0" w:space="0" w:color="auto"/>
          </w:divBdr>
        </w:div>
        <w:div w:id="1888566703">
          <w:marLeft w:val="640"/>
          <w:marRight w:val="0"/>
          <w:marTop w:val="0"/>
          <w:marBottom w:val="0"/>
          <w:divBdr>
            <w:top w:val="none" w:sz="0" w:space="0" w:color="auto"/>
            <w:left w:val="none" w:sz="0" w:space="0" w:color="auto"/>
            <w:bottom w:val="none" w:sz="0" w:space="0" w:color="auto"/>
            <w:right w:val="none" w:sz="0" w:space="0" w:color="auto"/>
          </w:divBdr>
        </w:div>
        <w:div w:id="1852639670">
          <w:marLeft w:val="640"/>
          <w:marRight w:val="0"/>
          <w:marTop w:val="0"/>
          <w:marBottom w:val="0"/>
          <w:divBdr>
            <w:top w:val="none" w:sz="0" w:space="0" w:color="auto"/>
            <w:left w:val="none" w:sz="0" w:space="0" w:color="auto"/>
            <w:bottom w:val="none" w:sz="0" w:space="0" w:color="auto"/>
            <w:right w:val="none" w:sz="0" w:space="0" w:color="auto"/>
          </w:divBdr>
        </w:div>
        <w:div w:id="565146723">
          <w:marLeft w:val="640"/>
          <w:marRight w:val="0"/>
          <w:marTop w:val="0"/>
          <w:marBottom w:val="0"/>
          <w:divBdr>
            <w:top w:val="none" w:sz="0" w:space="0" w:color="auto"/>
            <w:left w:val="none" w:sz="0" w:space="0" w:color="auto"/>
            <w:bottom w:val="none" w:sz="0" w:space="0" w:color="auto"/>
            <w:right w:val="none" w:sz="0" w:space="0" w:color="auto"/>
          </w:divBdr>
        </w:div>
        <w:div w:id="347105782">
          <w:marLeft w:val="640"/>
          <w:marRight w:val="0"/>
          <w:marTop w:val="0"/>
          <w:marBottom w:val="0"/>
          <w:divBdr>
            <w:top w:val="none" w:sz="0" w:space="0" w:color="auto"/>
            <w:left w:val="none" w:sz="0" w:space="0" w:color="auto"/>
            <w:bottom w:val="none" w:sz="0" w:space="0" w:color="auto"/>
            <w:right w:val="none" w:sz="0" w:space="0" w:color="auto"/>
          </w:divBdr>
        </w:div>
        <w:div w:id="437798377">
          <w:marLeft w:val="640"/>
          <w:marRight w:val="0"/>
          <w:marTop w:val="0"/>
          <w:marBottom w:val="0"/>
          <w:divBdr>
            <w:top w:val="none" w:sz="0" w:space="0" w:color="auto"/>
            <w:left w:val="none" w:sz="0" w:space="0" w:color="auto"/>
            <w:bottom w:val="none" w:sz="0" w:space="0" w:color="auto"/>
            <w:right w:val="none" w:sz="0" w:space="0" w:color="auto"/>
          </w:divBdr>
        </w:div>
        <w:div w:id="614872460">
          <w:marLeft w:val="640"/>
          <w:marRight w:val="0"/>
          <w:marTop w:val="0"/>
          <w:marBottom w:val="0"/>
          <w:divBdr>
            <w:top w:val="none" w:sz="0" w:space="0" w:color="auto"/>
            <w:left w:val="none" w:sz="0" w:space="0" w:color="auto"/>
            <w:bottom w:val="none" w:sz="0" w:space="0" w:color="auto"/>
            <w:right w:val="none" w:sz="0" w:space="0" w:color="auto"/>
          </w:divBdr>
        </w:div>
        <w:div w:id="1306396480">
          <w:marLeft w:val="640"/>
          <w:marRight w:val="0"/>
          <w:marTop w:val="0"/>
          <w:marBottom w:val="0"/>
          <w:divBdr>
            <w:top w:val="none" w:sz="0" w:space="0" w:color="auto"/>
            <w:left w:val="none" w:sz="0" w:space="0" w:color="auto"/>
            <w:bottom w:val="none" w:sz="0" w:space="0" w:color="auto"/>
            <w:right w:val="none" w:sz="0" w:space="0" w:color="auto"/>
          </w:divBdr>
        </w:div>
        <w:div w:id="431704627">
          <w:marLeft w:val="640"/>
          <w:marRight w:val="0"/>
          <w:marTop w:val="0"/>
          <w:marBottom w:val="0"/>
          <w:divBdr>
            <w:top w:val="none" w:sz="0" w:space="0" w:color="auto"/>
            <w:left w:val="none" w:sz="0" w:space="0" w:color="auto"/>
            <w:bottom w:val="none" w:sz="0" w:space="0" w:color="auto"/>
            <w:right w:val="none" w:sz="0" w:space="0" w:color="auto"/>
          </w:divBdr>
        </w:div>
        <w:div w:id="718865709">
          <w:marLeft w:val="640"/>
          <w:marRight w:val="0"/>
          <w:marTop w:val="0"/>
          <w:marBottom w:val="0"/>
          <w:divBdr>
            <w:top w:val="none" w:sz="0" w:space="0" w:color="auto"/>
            <w:left w:val="none" w:sz="0" w:space="0" w:color="auto"/>
            <w:bottom w:val="none" w:sz="0" w:space="0" w:color="auto"/>
            <w:right w:val="none" w:sz="0" w:space="0" w:color="auto"/>
          </w:divBdr>
        </w:div>
        <w:div w:id="462383062">
          <w:marLeft w:val="640"/>
          <w:marRight w:val="0"/>
          <w:marTop w:val="0"/>
          <w:marBottom w:val="0"/>
          <w:divBdr>
            <w:top w:val="none" w:sz="0" w:space="0" w:color="auto"/>
            <w:left w:val="none" w:sz="0" w:space="0" w:color="auto"/>
            <w:bottom w:val="none" w:sz="0" w:space="0" w:color="auto"/>
            <w:right w:val="none" w:sz="0" w:space="0" w:color="auto"/>
          </w:divBdr>
        </w:div>
        <w:div w:id="451706723">
          <w:marLeft w:val="640"/>
          <w:marRight w:val="0"/>
          <w:marTop w:val="0"/>
          <w:marBottom w:val="0"/>
          <w:divBdr>
            <w:top w:val="none" w:sz="0" w:space="0" w:color="auto"/>
            <w:left w:val="none" w:sz="0" w:space="0" w:color="auto"/>
            <w:bottom w:val="none" w:sz="0" w:space="0" w:color="auto"/>
            <w:right w:val="none" w:sz="0" w:space="0" w:color="auto"/>
          </w:divBdr>
        </w:div>
        <w:div w:id="360711005">
          <w:marLeft w:val="640"/>
          <w:marRight w:val="0"/>
          <w:marTop w:val="0"/>
          <w:marBottom w:val="0"/>
          <w:divBdr>
            <w:top w:val="none" w:sz="0" w:space="0" w:color="auto"/>
            <w:left w:val="none" w:sz="0" w:space="0" w:color="auto"/>
            <w:bottom w:val="none" w:sz="0" w:space="0" w:color="auto"/>
            <w:right w:val="none" w:sz="0" w:space="0" w:color="auto"/>
          </w:divBdr>
        </w:div>
        <w:div w:id="81075400">
          <w:marLeft w:val="640"/>
          <w:marRight w:val="0"/>
          <w:marTop w:val="0"/>
          <w:marBottom w:val="0"/>
          <w:divBdr>
            <w:top w:val="none" w:sz="0" w:space="0" w:color="auto"/>
            <w:left w:val="none" w:sz="0" w:space="0" w:color="auto"/>
            <w:bottom w:val="none" w:sz="0" w:space="0" w:color="auto"/>
            <w:right w:val="none" w:sz="0" w:space="0" w:color="auto"/>
          </w:divBdr>
        </w:div>
        <w:div w:id="880631672">
          <w:marLeft w:val="640"/>
          <w:marRight w:val="0"/>
          <w:marTop w:val="0"/>
          <w:marBottom w:val="0"/>
          <w:divBdr>
            <w:top w:val="none" w:sz="0" w:space="0" w:color="auto"/>
            <w:left w:val="none" w:sz="0" w:space="0" w:color="auto"/>
            <w:bottom w:val="none" w:sz="0" w:space="0" w:color="auto"/>
            <w:right w:val="none" w:sz="0" w:space="0" w:color="auto"/>
          </w:divBdr>
        </w:div>
        <w:div w:id="353923347">
          <w:marLeft w:val="640"/>
          <w:marRight w:val="0"/>
          <w:marTop w:val="0"/>
          <w:marBottom w:val="0"/>
          <w:divBdr>
            <w:top w:val="none" w:sz="0" w:space="0" w:color="auto"/>
            <w:left w:val="none" w:sz="0" w:space="0" w:color="auto"/>
            <w:bottom w:val="none" w:sz="0" w:space="0" w:color="auto"/>
            <w:right w:val="none" w:sz="0" w:space="0" w:color="auto"/>
          </w:divBdr>
        </w:div>
        <w:div w:id="497961667">
          <w:marLeft w:val="640"/>
          <w:marRight w:val="0"/>
          <w:marTop w:val="0"/>
          <w:marBottom w:val="0"/>
          <w:divBdr>
            <w:top w:val="none" w:sz="0" w:space="0" w:color="auto"/>
            <w:left w:val="none" w:sz="0" w:space="0" w:color="auto"/>
            <w:bottom w:val="none" w:sz="0" w:space="0" w:color="auto"/>
            <w:right w:val="none" w:sz="0" w:space="0" w:color="auto"/>
          </w:divBdr>
        </w:div>
        <w:div w:id="994838669">
          <w:marLeft w:val="640"/>
          <w:marRight w:val="0"/>
          <w:marTop w:val="0"/>
          <w:marBottom w:val="0"/>
          <w:divBdr>
            <w:top w:val="none" w:sz="0" w:space="0" w:color="auto"/>
            <w:left w:val="none" w:sz="0" w:space="0" w:color="auto"/>
            <w:bottom w:val="none" w:sz="0" w:space="0" w:color="auto"/>
            <w:right w:val="none" w:sz="0" w:space="0" w:color="auto"/>
          </w:divBdr>
        </w:div>
        <w:div w:id="448011065">
          <w:marLeft w:val="640"/>
          <w:marRight w:val="0"/>
          <w:marTop w:val="0"/>
          <w:marBottom w:val="0"/>
          <w:divBdr>
            <w:top w:val="none" w:sz="0" w:space="0" w:color="auto"/>
            <w:left w:val="none" w:sz="0" w:space="0" w:color="auto"/>
            <w:bottom w:val="none" w:sz="0" w:space="0" w:color="auto"/>
            <w:right w:val="none" w:sz="0" w:space="0" w:color="auto"/>
          </w:divBdr>
        </w:div>
        <w:div w:id="1470636414">
          <w:marLeft w:val="640"/>
          <w:marRight w:val="0"/>
          <w:marTop w:val="0"/>
          <w:marBottom w:val="0"/>
          <w:divBdr>
            <w:top w:val="none" w:sz="0" w:space="0" w:color="auto"/>
            <w:left w:val="none" w:sz="0" w:space="0" w:color="auto"/>
            <w:bottom w:val="none" w:sz="0" w:space="0" w:color="auto"/>
            <w:right w:val="none" w:sz="0" w:space="0" w:color="auto"/>
          </w:divBdr>
        </w:div>
        <w:div w:id="2104960235">
          <w:marLeft w:val="640"/>
          <w:marRight w:val="0"/>
          <w:marTop w:val="0"/>
          <w:marBottom w:val="0"/>
          <w:divBdr>
            <w:top w:val="none" w:sz="0" w:space="0" w:color="auto"/>
            <w:left w:val="none" w:sz="0" w:space="0" w:color="auto"/>
            <w:bottom w:val="none" w:sz="0" w:space="0" w:color="auto"/>
            <w:right w:val="none" w:sz="0" w:space="0" w:color="auto"/>
          </w:divBdr>
        </w:div>
        <w:div w:id="1690764309">
          <w:marLeft w:val="640"/>
          <w:marRight w:val="0"/>
          <w:marTop w:val="0"/>
          <w:marBottom w:val="0"/>
          <w:divBdr>
            <w:top w:val="none" w:sz="0" w:space="0" w:color="auto"/>
            <w:left w:val="none" w:sz="0" w:space="0" w:color="auto"/>
            <w:bottom w:val="none" w:sz="0" w:space="0" w:color="auto"/>
            <w:right w:val="none" w:sz="0" w:space="0" w:color="auto"/>
          </w:divBdr>
        </w:div>
        <w:div w:id="403918407">
          <w:marLeft w:val="640"/>
          <w:marRight w:val="0"/>
          <w:marTop w:val="0"/>
          <w:marBottom w:val="0"/>
          <w:divBdr>
            <w:top w:val="none" w:sz="0" w:space="0" w:color="auto"/>
            <w:left w:val="none" w:sz="0" w:space="0" w:color="auto"/>
            <w:bottom w:val="none" w:sz="0" w:space="0" w:color="auto"/>
            <w:right w:val="none" w:sz="0" w:space="0" w:color="auto"/>
          </w:divBdr>
        </w:div>
        <w:div w:id="531311472">
          <w:marLeft w:val="640"/>
          <w:marRight w:val="0"/>
          <w:marTop w:val="0"/>
          <w:marBottom w:val="0"/>
          <w:divBdr>
            <w:top w:val="none" w:sz="0" w:space="0" w:color="auto"/>
            <w:left w:val="none" w:sz="0" w:space="0" w:color="auto"/>
            <w:bottom w:val="none" w:sz="0" w:space="0" w:color="auto"/>
            <w:right w:val="none" w:sz="0" w:space="0" w:color="auto"/>
          </w:divBdr>
        </w:div>
        <w:div w:id="1770807989">
          <w:marLeft w:val="640"/>
          <w:marRight w:val="0"/>
          <w:marTop w:val="0"/>
          <w:marBottom w:val="0"/>
          <w:divBdr>
            <w:top w:val="none" w:sz="0" w:space="0" w:color="auto"/>
            <w:left w:val="none" w:sz="0" w:space="0" w:color="auto"/>
            <w:bottom w:val="none" w:sz="0" w:space="0" w:color="auto"/>
            <w:right w:val="none" w:sz="0" w:space="0" w:color="auto"/>
          </w:divBdr>
        </w:div>
        <w:div w:id="1433162343">
          <w:marLeft w:val="640"/>
          <w:marRight w:val="0"/>
          <w:marTop w:val="0"/>
          <w:marBottom w:val="0"/>
          <w:divBdr>
            <w:top w:val="none" w:sz="0" w:space="0" w:color="auto"/>
            <w:left w:val="none" w:sz="0" w:space="0" w:color="auto"/>
            <w:bottom w:val="none" w:sz="0" w:space="0" w:color="auto"/>
            <w:right w:val="none" w:sz="0" w:space="0" w:color="auto"/>
          </w:divBdr>
        </w:div>
        <w:div w:id="1510868861">
          <w:marLeft w:val="640"/>
          <w:marRight w:val="0"/>
          <w:marTop w:val="0"/>
          <w:marBottom w:val="0"/>
          <w:divBdr>
            <w:top w:val="none" w:sz="0" w:space="0" w:color="auto"/>
            <w:left w:val="none" w:sz="0" w:space="0" w:color="auto"/>
            <w:bottom w:val="none" w:sz="0" w:space="0" w:color="auto"/>
            <w:right w:val="none" w:sz="0" w:space="0" w:color="auto"/>
          </w:divBdr>
        </w:div>
        <w:div w:id="1434977003">
          <w:marLeft w:val="640"/>
          <w:marRight w:val="0"/>
          <w:marTop w:val="0"/>
          <w:marBottom w:val="0"/>
          <w:divBdr>
            <w:top w:val="none" w:sz="0" w:space="0" w:color="auto"/>
            <w:left w:val="none" w:sz="0" w:space="0" w:color="auto"/>
            <w:bottom w:val="none" w:sz="0" w:space="0" w:color="auto"/>
            <w:right w:val="none" w:sz="0" w:space="0" w:color="auto"/>
          </w:divBdr>
        </w:div>
        <w:div w:id="2109495981">
          <w:marLeft w:val="640"/>
          <w:marRight w:val="0"/>
          <w:marTop w:val="0"/>
          <w:marBottom w:val="0"/>
          <w:divBdr>
            <w:top w:val="none" w:sz="0" w:space="0" w:color="auto"/>
            <w:left w:val="none" w:sz="0" w:space="0" w:color="auto"/>
            <w:bottom w:val="none" w:sz="0" w:space="0" w:color="auto"/>
            <w:right w:val="none" w:sz="0" w:space="0" w:color="auto"/>
          </w:divBdr>
        </w:div>
        <w:div w:id="1422338623">
          <w:marLeft w:val="640"/>
          <w:marRight w:val="0"/>
          <w:marTop w:val="0"/>
          <w:marBottom w:val="0"/>
          <w:divBdr>
            <w:top w:val="none" w:sz="0" w:space="0" w:color="auto"/>
            <w:left w:val="none" w:sz="0" w:space="0" w:color="auto"/>
            <w:bottom w:val="none" w:sz="0" w:space="0" w:color="auto"/>
            <w:right w:val="none" w:sz="0" w:space="0" w:color="auto"/>
          </w:divBdr>
        </w:div>
        <w:div w:id="1294021654">
          <w:marLeft w:val="640"/>
          <w:marRight w:val="0"/>
          <w:marTop w:val="0"/>
          <w:marBottom w:val="0"/>
          <w:divBdr>
            <w:top w:val="none" w:sz="0" w:space="0" w:color="auto"/>
            <w:left w:val="none" w:sz="0" w:space="0" w:color="auto"/>
            <w:bottom w:val="none" w:sz="0" w:space="0" w:color="auto"/>
            <w:right w:val="none" w:sz="0" w:space="0" w:color="auto"/>
          </w:divBdr>
        </w:div>
        <w:div w:id="1305431114">
          <w:marLeft w:val="640"/>
          <w:marRight w:val="0"/>
          <w:marTop w:val="0"/>
          <w:marBottom w:val="0"/>
          <w:divBdr>
            <w:top w:val="none" w:sz="0" w:space="0" w:color="auto"/>
            <w:left w:val="none" w:sz="0" w:space="0" w:color="auto"/>
            <w:bottom w:val="none" w:sz="0" w:space="0" w:color="auto"/>
            <w:right w:val="none" w:sz="0" w:space="0" w:color="auto"/>
          </w:divBdr>
        </w:div>
        <w:div w:id="1508204967">
          <w:marLeft w:val="640"/>
          <w:marRight w:val="0"/>
          <w:marTop w:val="0"/>
          <w:marBottom w:val="0"/>
          <w:divBdr>
            <w:top w:val="none" w:sz="0" w:space="0" w:color="auto"/>
            <w:left w:val="none" w:sz="0" w:space="0" w:color="auto"/>
            <w:bottom w:val="none" w:sz="0" w:space="0" w:color="auto"/>
            <w:right w:val="none" w:sz="0" w:space="0" w:color="auto"/>
          </w:divBdr>
        </w:div>
        <w:div w:id="1529223142">
          <w:marLeft w:val="640"/>
          <w:marRight w:val="0"/>
          <w:marTop w:val="0"/>
          <w:marBottom w:val="0"/>
          <w:divBdr>
            <w:top w:val="none" w:sz="0" w:space="0" w:color="auto"/>
            <w:left w:val="none" w:sz="0" w:space="0" w:color="auto"/>
            <w:bottom w:val="none" w:sz="0" w:space="0" w:color="auto"/>
            <w:right w:val="none" w:sz="0" w:space="0" w:color="auto"/>
          </w:divBdr>
        </w:div>
        <w:div w:id="1820268865">
          <w:marLeft w:val="640"/>
          <w:marRight w:val="0"/>
          <w:marTop w:val="0"/>
          <w:marBottom w:val="0"/>
          <w:divBdr>
            <w:top w:val="none" w:sz="0" w:space="0" w:color="auto"/>
            <w:left w:val="none" w:sz="0" w:space="0" w:color="auto"/>
            <w:bottom w:val="none" w:sz="0" w:space="0" w:color="auto"/>
            <w:right w:val="none" w:sz="0" w:space="0" w:color="auto"/>
          </w:divBdr>
        </w:div>
        <w:div w:id="1474953821">
          <w:marLeft w:val="640"/>
          <w:marRight w:val="0"/>
          <w:marTop w:val="0"/>
          <w:marBottom w:val="0"/>
          <w:divBdr>
            <w:top w:val="none" w:sz="0" w:space="0" w:color="auto"/>
            <w:left w:val="none" w:sz="0" w:space="0" w:color="auto"/>
            <w:bottom w:val="none" w:sz="0" w:space="0" w:color="auto"/>
            <w:right w:val="none" w:sz="0" w:space="0" w:color="auto"/>
          </w:divBdr>
        </w:div>
        <w:div w:id="695808425">
          <w:marLeft w:val="640"/>
          <w:marRight w:val="0"/>
          <w:marTop w:val="0"/>
          <w:marBottom w:val="0"/>
          <w:divBdr>
            <w:top w:val="none" w:sz="0" w:space="0" w:color="auto"/>
            <w:left w:val="none" w:sz="0" w:space="0" w:color="auto"/>
            <w:bottom w:val="none" w:sz="0" w:space="0" w:color="auto"/>
            <w:right w:val="none" w:sz="0" w:space="0" w:color="auto"/>
          </w:divBdr>
        </w:div>
        <w:div w:id="1161963010">
          <w:marLeft w:val="640"/>
          <w:marRight w:val="0"/>
          <w:marTop w:val="0"/>
          <w:marBottom w:val="0"/>
          <w:divBdr>
            <w:top w:val="none" w:sz="0" w:space="0" w:color="auto"/>
            <w:left w:val="none" w:sz="0" w:space="0" w:color="auto"/>
            <w:bottom w:val="none" w:sz="0" w:space="0" w:color="auto"/>
            <w:right w:val="none" w:sz="0" w:space="0" w:color="auto"/>
          </w:divBdr>
        </w:div>
        <w:div w:id="933586721">
          <w:marLeft w:val="640"/>
          <w:marRight w:val="0"/>
          <w:marTop w:val="0"/>
          <w:marBottom w:val="0"/>
          <w:divBdr>
            <w:top w:val="none" w:sz="0" w:space="0" w:color="auto"/>
            <w:left w:val="none" w:sz="0" w:space="0" w:color="auto"/>
            <w:bottom w:val="none" w:sz="0" w:space="0" w:color="auto"/>
            <w:right w:val="none" w:sz="0" w:space="0" w:color="auto"/>
          </w:divBdr>
        </w:div>
        <w:div w:id="137460261">
          <w:marLeft w:val="640"/>
          <w:marRight w:val="0"/>
          <w:marTop w:val="0"/>
          <w:marBottom w:val="0"/>
          <w:divBdr>
            <w:top w:val="none" w:sz="0" w:space="0" w:color="auto"/>
            <w:left w:val="none" w:sz="0" w:space="0" w:color="auto"/>
            <w:bottom w:val="none" w:sz="0" w:space="0" w:color="auto"/>
            <w:right w:val="none" w:sz="0" w:space="0" w:color="auto"/>
          </w:divBdr>
        </w:div>
        <w:div w:id="414134703">
          <w:marLeft w:val="640"/>
          <w:marRight w:val="0"/>
          <w:marTop w:val="0"/>
          <w:marBottom w:val="0"/>
          <w:divBdr>
            <w:top w:val="none" w:sz="0" w:space="0" w:color="auto"/>
            <w:left w:val="none" w:sz="0" w:space="0" w:color="auto"/>
            <w:bottom w:val="none" w:sz="0" w:space="0" w:color="auto"/>
            <w:right w:val="none" w:sz="0" w:space="0" w:color="auto"/>
          </w:divBdr>
        </w:div>
        <w:div w:id="173616136">
          <w:marLeft w:val="640"/>
          <w:marRight w:val="0"/>
          <w:marTop w:val="0"/>
          <w:marBottom w:val="0"/>
          <w:divBdr>
            <w:top w:val="none" w:sz="0" w:space="0" w:color="auto"/>
            <w:left w:val="none" w:sz="0" w:space="0" w:color="auto"/>
            <w:bottom w:val="none" w:sz="0" w:space="0" w:color="auto"/>
            <w:right w:val="none" w:sz="0" w:space="0" w:color="auto"/>
          </w:divBdr>
        </w:div>
        <w:div w:id="1134565129">
          <w:marLeft w:val="640"/>
          <w:marRight w:val="0"/>
          <w:marTop w:val="0"/>
          <w:marBottom w:val="0"/>
          <w:divBdr>
            <w:top w:val="none" w:sz="0" w:space="0" w:color="auto"/>
            <w:left w:val="none" w:sz="0" w:space="0" w:color="auto"/>
            <w:bottom w:val="none" w:sz="0" w:space="0" w:color="auto"/>
            <w:right w:val="none" w:sz="0" w:space="0" w:color="auto"/>
          </w:divBdr>
        </w:div>
        <w:div w:id="943344557">
          <w:marLeft w:val="640"/>
          <w:marRight w:val="0"/>
          <w:marTop w:val="0"/>
          <w:marBottom w:val="0"/>
          <w:divBdr>
            <w:top w:val="none" w:sz="0" w:space="0" w:color="auto"/>
            <w:left w:val="none" w:sz="0" w:space="0" w:color="auto"/>
            <w:bottom w:val="none" w:sz="0" w:space="0" w:color="auto"/>
            <w:right w:val="none" w:sz="0" w:space="0" w:color="auto"/>
          </w:divBdr>
        </w:div>
        <w:div w:id="1538617367">
          <w:marLeft w:val="640"/>
          <w:marRight w:val="0"/>
          <w:marTop w:val="0"/>
          <w:marBottom w:val="0"/>
          <w:divBdr>
            <w:top w:val="none" w:sz="0" w:space="0" w:color="auto"/>
            <w:left w:val="none" w:sz="0" w:space="0" w:color="auto"/>
            <w:bottom w:val="none" w:sz="0" w:space="0" w:color="auto"/>
            <w:right w:val="none" w:sz="0" w:space="0" w:color="auto"/>
          </w:divBdr>
        </w:div>
        <w:div w:id="958338299">
          <w:marLeft w:val="640"/>
          <w:marRight w:val="0"/>
          <w:marTop w:val="0"/>
          <w:marBottom w:val="0"/>
          <w:divBdr>
            <w:top w:val="none" w:sz="0" w:space="0" w:color="auto"/>
            <w:left w:val="none" w:sz="0" w:space="0" w:color="auto"/>
            <w:bottom w:val="none" w:sz="0" w:space="0" w:color="auto"/>
            <w:right w:val="none" w:sz="0" w:space="0" w:color="auto"/>
          </w:divBdr>
        </w:div>
        <w:div w:id="1910845504">
          <w:marLeft w:val="640"/>
          <w:marRight w:val="0"/>
          <w:marTop w:val="0"/>
          <w:marBottom w:val="0"/>
          <w:divBdr>
            <w:top w:val="none" w:sz="0" w:space="0" w:color="auto"/>
            <w:left w:val="none" w:sz="0" w:space="0" w:color="auto"/>
            <w:bottom w:val="none" w:sz="0" w:space="0" w:color="auto"/>
            <w:right w:val="none" w:sz="0" w:space="0" w:color="auto"/>
          </w:divBdr>
        </w:div>
        <w:div w:id="236061327">
          <w:marLeft w:val="640"/>
          <w:marRight w:val="0"/>
          <w:marTop w:val="0"/>
          <w:marBottom w:val="0"/>
          <w:divBdr>
            <w:top w:val="none" w:sz="0" w:space="0" w:color="auto"/>
            <w:left w:val="none" w:sz="0" w:space="0" w:color="auto"/>
            <w:bottom w:val="none" w:sz="0" w:space="0" w:color="auto"/>
            <w:right w:val="none" w:sz="0" w:space="0" w:color="auto"/>
          </w:divBdr>
        </w:div>
        <w:div w:id="737480969">
          <w:marLeft w:val="640"/>
          <w:marRight w:val="0"/>
          <w:marTop w:val="0"/>
          <w:marBottom w:val="0"/>
          <w:divBdr>
            <w:top w:val="none" w:sz="0" w:space="0" w:color="auto"/>
            <w:left w:val="none" w:sz="0" w:space="0" w:color="auto"/>
            <w:bottom w:val="none" w:sz="0" w:space="0" w:color="auto"/>
            <w:right w:val="none" w:sz="0" w:space="0" w:color="auto"/>
          </w:divBdr>
        </w:div>
        <w:div w:id="443427859">
          <w:marLeft w:val="640"/>
          <w:marRight w:val="0"/>
          <w:marTop w:val="0"/>
          <w:marBottom w:val="0"/>
          <w:divBdr>
            <w:top w:val="none" w:sz="0" w:space="0" w:color="auto"/>
            <w:left w:val="none" w:sz="0" w:space="0" w:color="auto"/>
            <w:bottom w:val="none" w:sz="0" w:space="0" w:color="auto"/>
            <w:right w:val="none" w:sz="0" w:space="0" w:color="auto"/>
          </w:divBdr>
        </w:div>
        <w:div w:id="1920750155">
          <w:marLeft w:val="640"/>
          <w:marRight w:val="0"/>
          <w:marTop w:val="0"/>
          <w:marBottom w:val="0"/>
          <w:divBdr>
            <w:top w:val="none" w:sz="0" w:space="0" w:color="auto"/>
            <w:left w:val="none" w:sz="0" w:space="0" w:color="auto"/>
            <w:bottom w:val="none" w:sz="0" w:space="0" w:color="auto"/>
            <w:right w:val="none" w:sz="0" w:space="0" w:color="auto"/>
          </w:divBdr>
        </w:div>
        <w:div w:id="423889659">
          <w:marLeft w:val="640"/>
          <w:marRight w:val="0"/>
          <w:marTop w:val="0"/>
          <w:marBottom w:val="0"/>
          <w:divBdr>
            <w:top w:val="none" w:sz="0" w:space="0" w:color="auto"/>
            <w:left w:val="none" w:sz="0" w:space="0" w:color="auto"/>
            <w:bottom w:val="none" w:sz="0" w:space="0" w:color="auto"/>
            <w:right w:val="none" w:sz="0" w:space="0" w:color="auto"/>
          </w:divBdr>
        </w:div>
        <w:div w:id="1490825953">
          <w:marLeft w:val="640"/>
          <w:marRight w:val="0"/>
          <w:marTop w:val="0"/>
          <w:marBottom w:val="0"/>
          <w:divBdr>
            <w:top w:val="none" w:sz="0" w:space="0" w:color="auto"/>
            <w:left w:val="none" w:sz="0" w:space="0" w:color="auto"/>
            <w:bottom w:val="none" w:sz="0" w:space="0" w:color="auto"/>
            <w:right w:val="none" w:sz="0" w:space="0" w:color="auto"/>
          </w:divBdr>
        </w:div>
        <w:div w:id="2008510587">
          <w:marLeft w:val="640"/>
          <w:marRight w:val="0"/>
          <w:marTop w:val="0"/>
          <w:marBottom w:val="0"/>
          <w:divBdr>
            <w:top w:val="none" w:sz="0" w:space="0" w:color="auto"/>
            <w:left w:val="none" w:sz="0" w:space="0" w:color="auto"/>
            <w:bottom w:val="none" w:sz="0" w:space="0" w:color="auto"/>
            <w:right w:val="none" w:sz="0" w:space="0" w:color="auto"/>
          </w:divBdr>
        </w:div>
        <w:div w:id="1524245252">
          <w:marLeft w:val="640"/>
          <w:marRight w:val="0"/>
          <w:marTop w:val="0"/>
          <w:marBottom w:val="0"/>
          <w:divBdr>
            <w:top w:val="none" w:sz="0" w:space="0" w:color="auto"/>
            <w:left w:val="none" w:sz="0" w:space="0" w:color="auto"/>
            <w:bottom w:val="none" w:sz="0" w:space="0" w:color="auto"/>
            <w:right w:val="none" w:sz="0" w:space="0" w:color="auto"/>
          </w:divBdr>
        </w:div>
        <w:div w:id="1610896891">
          <w:marLeft w:val="640"/>
          <w:marRight w:val="0"/>
          <w:marTop w:val="0"/>
          <w:marBottom w:val="0"/>
          <w:divBdr>
            <w:top w:val="none" w:sz="0" w:space="0" w:color="auto"/>
            <w:left w:val="none" w:sz="0" w:space="0" w:color="auto"/>
            <w:bottom w:val="none" w:sz="0" w:space="0" w:color="auto"/>
            <w:right w:val="none" w:sz="0" w:space="0" w:color="auto"/>
          </w:divBdr>
        </w:div>
        <w:div w:id="387460721">
          <w:marLeft w:val="640"/>
          <w:marRight w:val="0"/>
          <w:marTop w:val="0"/>
          <w:marBottom w:val="0"/>
          <w:divBdr>
            <w:top w:val="none" w:sz="0" w:space="0" w:color="auto"/>
            <w:left w:val="none" w:sz="0" w:space="0" w:color="auto"/>
            <w:bottom w:val="none" w:sz="0" w:space="0" w:color="auto"/>
            <w:right w:val="none" w:sz="0" w:space="0" w:color="auto"/>
          </w:divBdr>
        </w:div>
        <w:div w:id="1016426733">
          <w:marLeft w:val="640"/>
          <w:marRight w:val="0"/>
          <w:marTop w:val="0"/>
          <w:marBottom w:val="0"/>
          <w:divBdr>
            <w:top w:val="none" w:sz="0" w:space="0" w:color="auto"/>
            <w:left w:val="none" w:sz="0" w:space="0" w:color="auto"/>
            <w:bottom w:val="none" w:sz="0" w:space="0" w:color="auto"/>
            <w:right w:val="none" w:sz="0" w:space="0" w:color="auto"/>
          </w:divBdr>
        </w:div>
        <w:div w:id="1290210890">
          <w:marLeft w:val="640"/>
          <w:marRight w:val="0"/>
          <w:marTop w:val="0"/>
          <w:marBottom w:val="0"/>
          <w:divBdr>
            <w:top w:val="none" w:sz="0" w:space="0" w:color="auto"/>
            <w:left w:val="none" w:sz="0" w:space="0" w:color="auto"/>
            <w:bottom w:val="none" w:sz="0" w:space="0" w:color="auto"/>
            <w:right w:val="none" w:sz="0" w:space="0" w:color="auto"/>
          </w:divBdr>
        </w:div>
        <w:div w:id="1114327126">
          <w:marLeft w:val="640"/>
          <w:marRight w:val="0"/>
          <w:marTop w:val="0"/>
          <w:marBottom w:val="0"/>
          <w:divBdr>
            <w:top w:val="none" w:sz="0" w:space="0" w:color="auto"/>
            <w:left w:val="none" w:sz="0" w:space="0" w:color="auto"/>
            <w:bottom w:val="none" w:sz="0" w:space="0" w:color="auto"/>
            <w:right w:val="none" w:sz="0" w:space="0" w:color="auto"/>
          </w:divBdr>
        </w:div>
        <w:div w:id="600575756">
          <w:marLeft w:val="640"/>
          <w:marRight w:val="0"/>
          <w:marTop w:val="0"/>
          <w:marBottom w:val="0"/>
          <w:divBdr>
            <w:top w:val="none" w:sz="0" w:space="0" w:color="auto"/>
            <w:left w:val="none" w:sz="0" w:space="0" w:color="auto"/>
            <w:bottom w:val="none" w:sz="0" w:space="0" w:color="auto"/>
            <w:right w:val="none" w:sz="0" w:space="0" w:color="auto"/>
          </w:divBdr>
        </w:div>
        <w:div w:id="1175339475">
          <w:marLeft w:val="640"/>
          <w:marRight w:val="0"/>
          <w:marTop w:val="0"/>
          <w:marBottom w:val="0"/>
          <w:divBdr>
            <w:top w:val="none" w:sz="0" w:space="0" w:color="auto"/>
            <w:left w:val="none" w:sz="0" w:space="0" w:color="auto"/>
            <w:bottom w:val="none" w:sz="0" w:space="0" w:color="auto"/>
            <w:right w:val="none" w:sz="0" w:space="0" w:color="auto"/>
          </w:divBdr>
        </w:div>
        <w:div w:id="1437750328">
          <w:marLeft w:val="640"/>
          <w:marRight w:val="0"/>
          <w:marTop w:val="0"/>
          <w:marBottom w:val="0"/>
          <w:divBdr>
            <w:top w:val="none" w:sz="0" w:space="0" w:color="auto"/>
            <w:left w:val="none" w:sz="0" w:space="0" w:color="auto"/>
            <w:bottom w:val="none" w:sz="0" w:space="0" w:color="auto"/>
            <w:right w:val="none" w:sz="0" w:space="0" w:color="auto"/>
          </w:divBdr>
        </w:div>
        <w:div w:id="274027245">
          <w:marLeft w:val="640"/>
          <w:marRight w:val="0"/>
          <w:marTop w:val="0"/>
          <w:marBottom w:val="0"/>
          <w:divBdr>
            <w:top w:val="none" w:sz="0" w:space="0" w:color="auto"/>
            <w:left w:val="none" w:sz="0" w:space="0" w:color="auto"/>
            <w:bottom w:val="none" w:sz="0" w:space="0" w:color="auto"/>
            <w:right w:val="none" w:sz="0" w:space="0" w:color="auto"/>
          </w:divBdr>
        </w:div>
        <w:div w:id="1961568358">
          <w:marLeft w:val="640"/>
          <w:marRight w:val="0"/>
          <w:marTop w:val="0"/>
          <w:marBottom w:val="0"/>
          <w:divBdr>
            <w:top w:val="none" w:sz="0" w:space="0" w:color="auto"/>
            <w:left w:val="none" w:sz="0" w:space="0" w:color="auto"/>
            <w:bottom w:val="none" w:sz="0" w:space="0" w:color="auto"/>
            <w:right w:val="none" w:sz="0" w:space="0" w:color="auto"/>
          </w:divBdr>
        </w:div>
        <w:div w:id="1694920088">
          <w:marLeft w:val="640"/>
          <w:marRight w:val="0"/>
          <w:marTop w:val="0"/>
          <w:marBottom w:val="0"/>
          <w:divBdr>
            <w:top w:val="none" w:sz="0" w:space="0" w:color="auto"/>
            <w:left w:val="none" w:sz="0" w:space="0" w:color="auto"/>
            <w:bottom w:val="none" w:sz="0" w:space="0" w:color="auto"/>
            <w:right w:val="none" w:sz="0" w:space="0" w:color="auto"/>
          </w:divBdr>
        </w:div>
        <w:div w:id="352805040">
          <w:marLeft w:val="640"/>
          <w:marRight w:val="0"/>
          <w:marTop w:val="0"/>
          <w:marBottom w:val="0"/>
          <w:divBdr>
            <w:top w:val="none" w:sz="0" w:space="0" w:color="auto"/>
            <w:left w:val="none" w:sz="0" w:space="0" w:color="auto"/>
            <w:bottom w:val="none" w:sz="0" w:space="0" w:color="auto"/>
            <w:right w:val="none" w:sz="0" w:space="0" w:color="auto"/>
          </w:divBdr>
        </w:div>
        <w:div w:id="1890725689">
          <w:marLeft w:val="640"/>
          <w:marRight w:val="0"/>
          <w:marTop w:val="0"/>
          <w:marBottom w:val="0"/>
          <w:divBdr>
            <w:top w:val="none" w:sz="0" w:space="0" w:color="auto"/>
            <w:left w:val="none" w:sz="0" w:space="0" w:color="auto"/>
            <w:bottom w:val="none" w:sz="0" w:space="0" w:color="auto"/>
            <w:right w:val="none" w:sz="0" w:space="0" w:color="auto"/>
          </w:divBdr>
        </w:div>
        <w:div w:id="1038814752">
          <w:marLeft w:val="640"/>
          <w:marRight w:val="0"/>
          <w:marTop w:val="0"/>
          <w:marBottom w:val="0"/>
          <w:divBdr>
            <w:top w:val="none" w:sz="0" w:space="0" w:color="auto"/>
            <w:left w:val="none" w:sz="0" w:space="0" w:color="auto"/>
            <w:bottom w:val="none" w:sz="0" w:space="0" w:color="auto"/>
            <w:right w:val="none" w:sz="0" w:space="0" w:color="auto"/>
          </w:divBdr>
        </w:div>
        <w:div w:id="1918903979">
          <w:marLeft w:val="640"/>
          <w:marRight w:val="0"/>
          <w:marTop w:val="0"/>
          <w:marBottom w:val="0"/>
          <w:divBdr>
            <w:top w:val="none" w:sz="0" w:space="0" w:color="auto"/>
            <w:left w:val="none" w:sz="0" w:space="0" w:color="auto"/>
            <w:bottom w:val="none" w:sz="0" w:space="0" w:color="auto"/>
            <w:right w:val="none" w:sz="0" w:space="0" w:color="auto"/>
          </w:divBdr>
        </w:div>
        <w:div w:id="147281916">
          <w:marLeft w:val="640"/>
          <w:marRight w:val="0"/>
          <w:marTop w:val="0"/>
          <w:marBottom w:val="0"/>
          <w:divBdr>
            <w:top w:val="none" w:sz="0" w:space="0" w:color="auto"/>
            <w:left w:val="none" w:sz="0" w:space="0" w:color="auto"/>
            <w:bottom w:val="none" w:sz="0" w:space="0" w:color="auto"/>
            <w:right w:val="none" w:sz="0" w:space="0" w:color="auto"/>
          </w:divBdr>
        </w:div>
        <w:div w:id="98258297">
          <w:marLeft w:val="640"/>
          <w:marRight w:val="0"/>
          <w:marTop w:val="0"/>
          <w:marBottom w:val="0"/>
          <w:divBdr>
            <w:top w:val="none" w:sz="0" w:space="0" w:color="auto"/>
            <w:left w:val="none" w:sz="0" w:space="0" w:color="auto"/>
            <w:bottom w:val="none" w:sz="0" w:space="0" w:color="auto"/>
            <w:right w:val="none" w:sz="0" w:space="0" w:color="auto"/>
          </w:divBdr>
        </w:div>
        <w:div w:id="890506177">
          <w:marLeft w:val="640"/>
          <w:marRight w:val="0"/>
          <w:marTop w:val="0"/>
          <w:marBottom w:val="0"/>
          <w:divBdr>
            <w:top w:val="none" w:sz="0" w:space="0" w:color="auto"/>
            <w:left w:val="none" w:sz="0" w:space="0" w:color="auto"/>
            <w:bottom w:val="none" w:sz="0" w:space="0" w:color="auto"/>
            <w:right w:val="none" w:sz="0" w:space="0" w:color="auto"/>
          </w:divBdr>
        </w:div>
        <w:div w:id="1749228801">
          <w:marLeft w:val="640"/>
          <w:marRight w:val="0"/>
          <w:marTop w:val="0"/>
          <w:marBottom w:val="0"/>
          <w:divBdr>
            <w:top w:val="none" w:sz="0" w:space="0" w:color="auto"/>
            <w:left w:val="none" w:sz="0" w:space="0" w:color="auto"/>
            <w:bottom w:val="none" w:sz="0" w:space="0" w:color="auto"/>
            <w:right w:val="none" w:sz="0" w:space="0" w:color="auto"/>
          </w:divBdr>
        </w:div>
        <w:div w:id="1064915651">
          <w:marLeft w:val="640"/>
          <w:marRight w:val="0"/>
          <w:marTop w:val="0"/>
          <w:marBottom w:val="0"/>
          <w:divBdr>
            <w:top w:val="none" w:sz="0" w:space="0" w:color="auto"/>
            <w:left w:val="none" w:sz="0" w:space="0" w:color="auto"/>
            <w:bottom w:val="none" w:sz="0" w:space="0" w:color="auto"/>
            <w:right w:val="none" w:sz="0" w:space="0" w:color="auto"/>
          </w:divBdr>
        </w:div>
        <w:div w:id="721683711">
          <w:marLeft w:val="640"/>
          <w:marRight w:val="0"/>
          <w:marTop w:val="0"/>
          <w:marBottom w:val="0"/>
          <w:divBdr>
            <w:top w:val="none" w:sz="0" w:space="0" w:color="auto"/>
            <w:left w:val="none" w:sz="0" w:space="0" w:color="auto"/>
            <w:bottom w:val="none" w:sz="0" w:space="0" w:color="auto"/>
            <w:right w:val="none" w:sz="0" w:space="0" w:color="auto"/>
          </w:divBdr>
        </w:div>
        <w:div w:id="713500029">
          <w:marLeft w:val="640"/>
          <w:marRight w:val="0"/>
          <w:marTop w:val="0"/>
          <w:marBottom w:val="0"/>
          <w:divBdr>
            <w:top w:val="none" w:sz="0" w:space="0" w:color="auto"/>
            <w:left w:val="none" w:sz="0" w:space="0" w:color="auto"/>
            <w:bottom w:val="none" w:sz="0" w:space="0" w:color="auto"/>
            <w:right w:val="none" w:sz="0" w:space="0" w:color="auto"/>
          </w:divBdr>
        </w:div>
        <w:div w:id="1106001415">
          <w:marLeft w:val="640"/>
          <w:marRight w:val="0"/>
          <w:marTop w:val="0"/>
          <w:marBottom w:val="0"/>
          <w:divBdr>
            <w:top w:val="none" w:sz="0" w:space="0" w:color="auto"/>
            <w:left w:val="none" w:sz="0" w:space="0" w:color="auto"/>
            <w:bottom w:val="none" w:sz="0" w:space="0" w:color="auto"/>
            <w:right w:val="none" w:sz="0" w:space="0" w:color="auto"/>
          </w:divBdr>
        </w:div>
        <w:div w:id="773745951">
          <w:marLeft w:val="640"/>
          <w:marRight w:val="0"/>
          <w:marTop w:val="0"/>
          <w:marBottom w:val="0"/>
          <w:divBdr>
            <w:top w:val="none" w:sz="0" w:space="0" w:color="auto"/>
            <w:left w:val="none" w:sz="0" w:space="0" w:color="auto"/>
            <w:bottom w:val="none" w:sz="0" w:space="0" w:color="auto"/>
            <w:right w:val="none" w:sz="0" w:space="0" w:color="auto"/>
          </w:divBdr>
        </w:div>
        <w:div w:id="1831093200">
          <w:marLeft w:val="640"/>
          <w:marRight w:val="0"/>
          <w:marTop w:val="0"/>
          <w:marBottom w:val="0"/>
          <w:divBdr>
            <w:top w:val="none" w:sz="0" w:space="0" w:color="auto"/>
            <w:left w:val="none" w:sz="0" w:space="0" w:color="auto"/>
            <w:bottom w:val="none" w:sz="0" w:space="0" w:color="auto"/>
            <w:right w:val="none" w:sz="0" w:space="0" w:color="auto"/>
          </w:divBdr>
        </w:div>
        <w:div w:id="362022784">
          <w:marLeft w:val="640"/>
          <w:marRight w:val="0"/>
          <w:marTop w:val="0"/>
          <w:marBottom w:val="0"/>
          <w:divBdr>
            <w:top w:val="none" w:sz="0" w:space="0" w:color="auto"/>
            <w:left w:val="none" w:sz="0" w:space="0" w:color="auto"/>
            <w:bottom w:val="none" w:sz="0" w:space="0" w:color="auto"/>
            <w:right w:val="none" w:sz="0" w:space="0" w:color="auto"/>
          </w:divBdr>
        </w:div>
        <w:div w:id="1353991166">
          <w:marLeft w:val="640"/>
          <w:marRight w:val="0"/>
          <w:marTop w:val="0"/>
          <w:marBottom w:val="0"/>
          <w:divBdr>
            <w:top w:val="none" w:sz="0" w:space="0" w:color="auto"/>
            <w:left w:val="none" w:sz="0" w:space="0" w:color="auto"/>
            <w:bottom w:val="none" w:sz="0" w:space="0" w:color="auto"/>
            <w:right w:val="none" w:sz="0" w:space="0" w:color="auto"/>
          </w:divBdr>
        </w:div>
        <w:div w:id="231239072">
          <w:marLeft w:val="640"/>
          <w:marRight w:val="0"/>
          <w:marTop w:val="0"/>
          <w:marBottom w:val="0"/>
          <w:divBdr>
            <w:top w:val="none" w:sz="0" w:space="0" w:color="auto"/>
            <w:left w:val="none" w:sz="0" w:space="0" w:color="auto"/>
            <w:bottom w:val="none" w:sz="0" w:space="0" w:color="auto"/>
            <w:right w:val="none" w:sz="0" w:space="0" w:color="auto"/>
          </w:divBdr>
        </w:div>
        <w:div w:id="1120611048">
          <w:marLeft w:val="640"/>
          <w:marRight w:val="0"/>
          <w:marTop w:val="0"/>
          <w:marBottom w:val="0"/>
          <w:divBdr>
            <w:top w:val="none" w:sz="0" w:space="0" w:color="auto"/>
            <w:left w:val="none" w:sz="0" w:space="0" w:color="auto"/>
            <w:bottom w:val="none" w:sz="0" w:space="0" w:color="auto"/>
            <w:right w:val="none" w:sz="0" w:space="0" w:color="auto"/>
          </w:divBdr>
        </w:div>
        <w:div w:id="182980706">
          <w:marLeft w:val="640"/>
          <w:marRight w:val="0"/>
          <w:marTop w:val="0"/>
          <w:marBottom w:val="0"/>
          <w:divBdr>
            <w:top w:val="none" w:sz="0" w:space="0" w:color="auto"/>
            <w:left w:val="none" w:sz="0" w:space="0" w:color="auto"/>
            <w:bottom w:val="none" w:sz="0" w:space="0" w:color="auto"/>
            <w:right w:val="none" w:sz="0" w:space="0" w:color="auto"/>
          </w:divBdr>
        </w:div>
        <w:div w:id="125247576">
          <w:marLeft w:val="640"/>
          <w:marRight w:val="0"/>
          <w:marTop w:val="0"/>
          <w:marBottom w:val="0"/>
          <w:divBdr>
            <w:top w:val="none" w:sz="0" w:space="0" w:color="auto"/>
            <w:left w:val="none" w:sz="0" w:space="0" w:color="auto"/>
            <w:bottom w:val="none" w:sz="0" w:space="0" w:color="auto"/>
            <w:right w:val="none" w:sz="0" w:space="0" w:color="auto"/>
          </w:divBdr>
        </w:div>
        <w:div w:id="1415393516">
          <w:marLeft w:val="640"/>
          <w:marRight w:val="0"/>
          <w:marTop w:val="0"/>
          <w:marBottom w:val="0"/>
          <w:divBdr>
            <w:top w:val="none" w:sz="0" w:space="0" w:color="auto"/>
            <w:left w:val="none" w:sz="0" w:space="0" w:color="auto"/>
            <w:bottom w:val="none" w:sz="0" w:space="0" w:color="auto"/>
            <w:right w:val="none" w:sz="0" w:space="0" w:color="auto"/>
          </w:divBdr>
        </w:div>
        <w:div w:id="1743285145">
          <w:marLeft w:val="640"/>
          <w:marRight w:val="0"/>
          <w:marTop w:val="0"/>
          <w:marBottom w:val="0"/>
          <w:divBdr>
            <w:top w:val="none" w:sz="0" w:space="0" w:color="auto"/>
            <w:left w:val="none" w:sz="0" w:space="0" w:color="auto"/>
            <w:bottom w:val="none" w:sz="0" w:space="0" w:color="auto"/>
            <w:right w:val="none" w:sz="0" w:space="0" w:color="auto"/>
          </w:divBdr>
        </w:div>
        <w:div w:id="1957520259">
          <w:marLeft w:val="640"/>
          <w:marRight w:val="0"/>
          <w:marTop w:val="0"/>
          <w:marBottom w:val="0"/>
          <w:divBdr>
            <w:top w:val="none" w:sz="0" w:space="0" w:color="auto"/>
            <w:left w:val="none" w:sz="0" w:space="0" w:color="auto"/>
            <w:bottom w:val="none" w:sz="0" w:space="0" w:color="auto"/>
            <w:right w:val="none" w:sz="0" w:space="0" w:color="auto"/>
          </w:divBdr>
        </w:div>
        <w:div w:id="1276907580">
          <w:marLeft w:val="640"/>
          <w:marRight w:val="0"/>
          <w:marTop w:val="0"/>
          <w:marBottom w:val="0"/>
          <w:divBdr>
            <w:top w:val="none" w:sz="0" w:space="0" w:color="auto"/>
            <w:left w:val="none" w:sz="0" w:space="0" w:color="auto"/>
            <w:bottom w:val="none" w:sz="0" w:space="0" w:color="auto"/>
            <w:right w:val="none" w:sz="0" w:space="0" w:color="auto"/>
          </w:divBdr>
        </w:div>
        <w:div w:id="1259022552">
          <w:marLeft w:val="640"/>
          <w:marRight w:val="0"/>
          <w:marTop w:val="0"/>
          <w:marBottom w:val="0"/>
          <w:divBdr>
            <w:top w:val="none" w:sz="0" w:space="0" w:color="auto"/>
            <w:left w:val="none" w:sz="0" w:space="0" w:color="auto"/>
            <w:bottom w:val="none" w:sz="0" w:space="0" w:color="auto"/>
            <w:right w:val="none" w:sz="0" w:space="0" w:color="auto"/>
          </w:divBdr>
        </w:div>
        <w:div w:id="2090275160">
          <w:marLeft w:val="640"/>
          <w:marRight w:val="0"/>
          <w:marTop w:val="0"/>
          <w:marBottom w:val="0"/>
          <w:divBdr>
            <w:top w:val="none" w:sz="0" w:space="0" w:color="auto"/>
            <w:left w:val="none" w:sz="0" w:space="0" w:color="auto"/>
            <w:bottom w:val="none" w:sz="0" w:space="0" w:color="auto"/>
            <w:right w:val="none" w:sz="0" w:space="0" w:color="auto"/>
          </w:divBdr>
        </w:div>
        <w:div w:id="2023193163">
          <w:marLeft w:val="640"/>
          <w:marRight w:val="0"/>
          <w:marTop w:val="0"/>
          <w:marBottom w:val="0"/>
          <w:divBdr>
            <w:top w:val="none" w:sz="0" w:space="0" w:color="auto"/>
            <w:left w:val="none" w:sz="0" w:space="0" w:color="auto"/>
            <w:bottom w:val="none" w:sz="0" w:space="0" w:color="auto"/>
            <w:right w:val="none" w:sz="0" w:space="0" w:color="auto"/>
          </w:divBdr>
        </w:div>
        <w:div w:id="1282614901">
          <w:marLeft w:val="640"/>
          <w:marRight w:val="0"/>
          <w:marTop w:val="0"/>
          <w:marBottom w:val="0"/>
          <w:divBdr>
            <w:top w:val="none" w:sz="0" w:space="0" w:color="auto"/>
            <w:left w:val="none" w:sz="0" w:space="0" w:color="auto"/>
            <w:bottom w:val="none" w:sz="0" w:space="0" w:color="auto"/>
            <w:right w:val="none" w:sz="0" w:space="0" w:color="auto"/>
          </w:divBdr>
        </w:div>
        <w:div w:id="1527521881">
          <w:marLeft w:val="640"/>
          <w:marRight w:val="0"/>
          <w:marTop w:val="0"/>
          <w:marBottom w:val="0"/>
          <w:divBdr>
            <w:top w:val="none" w:sz="0" w:space="0" w:color="auto"/>
            <w:left w:val="none" w:sz="0" w:space="0" w:color="auto"/>
            <w:bottom w:val="none" w:sz="0" w:space="0" w:color="auto"/>
            <w:right w:val="none" w:sz="0" w:space="0" w:color="auto"/>
          </w:divBdr>
        </w:div>
        <w:div w:id="908198957">
          <w:marLeft w:val="640"/>
          <w:marRight w:val="0"/>
          <w:marTop w:val="0"/>
          <w:marBottom w:val="0"/>
          <w:divBdr>
            <w:top w:val="none" w:sz="0" w:space="0" w:color="auto"/>
            <w:left w:val="none" w:sz="0" w:space="0" w:color="auto"/>
            <w:bottom w:val="none" w:sz="0" w:space="0" w:color="auto"/>
            <w:right w:val="none" w:sz="0" w:space="0" w:color="auto"/>
          </w:divBdr>
        </w:div>
        <w:div w:id="730931394">
          <w:marLeft w:val="640"/>
          <w:marRight w:val="0"/>
          <w:marTop w:val="0"/>
          <w:marBottom w:val="0"/>
          <w:divBdr>
            <w:top w:val="none" w:sz="0" w:space="0" w:color="auto"/>
            <w:left w:val="none" w:sz="0" w:space="0" w:color="auto"/>
            <w:bottom w:val="none" w:sz="0" w:space="0" w:color="auto"/>
            <w:right w:val="none" w:sz="0" w:space="0" w:color="auto"/>
          </w:divBdr>
        </w:div>
        <w:div w:id="1044718455">
          <w:marLeft w:val="640"/>
          <w:marRight w:val="0"/>
          <w:marTop w:val="0"/>
          <w:marBottom w:val="0"/>
          <w:divBdr>
            <w:top w:val="none" w:sz="0" w:space="0" w:color="auto"/>
            <w:left w:val="none" w:sz="0" w:space="0" w:color="auto"/>
            <w:bottom w:val="none" w:sz="0" w:space="0" w:color="auto"/>
            <w:right w:val="none" w:sz="0" w:space="0" w:color="auto"/>
          </w:divBdr>
        </w:div>
        <w:div w:id="836189596">
          <w:marLeft w:val="640"/>
          <w:marRight w:val="0"/>
          <w:marTop w:val="0"/>
          <w:marBottom w:val="0"/>
          <w:divBdr>
            <w:top w:val="none" w:sz="0" w:space="0" w:color="auto"/>
            <w:left w:val="none" w:sz="0" w:space="0" w:color="auto"/>
            <w:bottom w:val="none" w:sz="0" w:space="0" w:color="auto"/>
            <w:right w:val="none" w:sz="0" w:space="0" w:color="auto"/>
          </w:divBdr>
        </w:div>
        <w:div w:id="324826925">
          <w:marLeft w:val="640"/>
          <w:marRight w:val="0"/>
          <w:marTop w:val="0"/>
          <w:marBottom w:val="0"/>
          <w:divBdr>
            <w:top w:val="none" w:sz="0" w:space="0" w:color="auto"/>
            <w:left w:val="none" w:sz="0" w:space="0" w:color="auto"/>
            <w:bottom w:val="none" w:sz="0" w:space="0" w:color="auto"/>
            <w:right w:val="none" w:sz="0" w:space="0" w:color="auto"/>
          </w:divBdr>
        </w:div>
        <w:div w:id="387802081">
          <w:marLeft w:val="640"/>
          <w:marRight w:val="0"/>
          <w:marTop w:val="0"/>
          <w:marBottom w:val="0"/>
          <w:divBdr>
            <w:top w:val="none" w:sz="0" w:space="0" w:color="auto"/>
            <w:left w:val="none" w:sz="0" w:space="0" w:color="auto"/>
            <w:bottom w:val="none" w:sz="0" w:space="0" w:color="auto"/>
            <w:right w:val="none" w:sz="0" w:space="0" w:color="auto"/>
          </w:divBdr>
        </w:div>
        <w:div w:id="1375497205">
          <w:marLeft w:val="640"/>
          <w:marRight w:val="0"/>
          <w:marTop w:val="0"/>
          <w:marBottom w:val="0"/>
          <w:divBdr>
            <w:top w:val="none" w:sz="0" w:space="0" w:color="auto"/>
            <w:left w:val="none" w:sz="0" w:space="0" w:color="auto"/>
            <w:bottom w:val="none" w:sz="0" w:space="0" w:color="auto"/>
            <w:right w:val="none" w:sz="0" w:space="0" w:color="auto"/>
          </w:divBdr>
        </w:div>
        <w:div w:id="1237281252">
          <w:marLeft w:val="640"/>
          <w:marRight w:val="0"/>
          <w:marTop w:val="0"/>
          <w:marBottom w:val="0"/>
          <w:divBdr>
            <w:top w:val="none" w:sz="0" w:space="0" w:color="auto"/>
            <w:left w:val="none" w:sz="0" w:space="0" w:color="auto"/>
            <w:bottom w:val="none" w:sz="0" w:space="0" w:color="auto"/>
            <w:right w:val="none" w:sz="0" w:space="0" w:color="auto"/>
          </w:divBdr>
        </w:div>
        <w:div w:id="1832670202">
          <w:marLeft w:val="640"/>
          <w:marRight w:val="0"/>
          <w:marTop w:val="0"/>
          <w:marBottom w:val="0"/>
          <w:divBdr>
            <w:top w:val="none" w:sz="0" w:space="0" w:color="auto"/>
            <w:left w:val="none" w:sz="0" w:space="0" w:color="auto"/>
            <w:bottom w:val="none" w:sz="0" w:space="0" w:color="auto"/>
            <w:right w:val="none" w:sz="0" w:space="0" w:color="auto"/>
          </w:divBdr>
        </w:div>
        <w:div w:id="1228998669">
          <w:marLeft w:val="640"/>
          <w:marRight w:val="0"/>
          <w:marTop w:val="0"/>
          <w:marBottom w:val="0"/>
          <w:divBdr>
            <w:top w:val="none" w:sz="0" w:space="0" w:color="auto"/>
            <w:left w:val="none" w:sz="0" w:space="0" w:color="auto"/>
            <w:bottom w:val="none" w:sz="0" w:space="0" w:color="auto"/>
            <w:right w:val="none" w:sz="0" w:space="0" w:color="auto"/>
          </w:divBdr>
        </w:div>
        <w:div w:id="1738740690">
          <w:marLeft w:val="640"/>
          <w:marRight w:val="0"/>
          <w:marTop w:val="0"/>
          <w:marBottom w:val="0"/>
          <w:divBdr>
            <w:top w:val="none" w:sz="0" w:space="0" w:color="auto"/>
            <w:left w:val="none" w:sz="0" w:space="0" w:color="auto"/>
            <w:bottom w:val="none" w:sz="0" w:space="0" w:color="auto"/>
            <w:right w:val="none" w:sz="0" w:space="0" w:color="auto"/>
          </w:divBdr>
        </w:div>
        <w:div w:id="2068720209">
          <w:marLeft w:val="640"/>
          <w:marRight w:val="0"/>
          <w:marTop w:val="0"/>
          <w:marBottom w:val="0"/>
          <w:divBdr>
            <w:top w:val="none" w:sz="0" w:space="0" w:color="auto"/>
            <w:left w:val="none" w:sz="0" w:space="0" w:color="auto"/>
            <w:bottom w:val="none" w:sz="0" w:space="0" w:color="auto"/>
            <w:right w:val="none" w:sz="0" w:space="0" w:color="auto"/>
          </w:divBdr>
        </w:div>
        <w:div w:id="1760060456">
          <w:marLeft w:val="640"/>
          <w:marRight w:val="0"/>
          <w:marTop w:val="0"/>
          <w:marBottom w:val="0"/>
          <w:divBdr>
            <w:top w:val="none" w:sz="0" w:space="0" w:color="auto"/>
            <w:left w:val="none" w:sz="0" w:space="0" w:color="auto"/>
            <w:bottom w:val="none" w:sz="0" w:space="0" w:color="auto"/>
            <w:right w:val="none" w:sz="0" w:space="0" w:color="auto"/>
          </w:divBdr>
        </w:div>
        <w:div w:id="33358449">
          <w:marLeft w:val="640"/>
          <w:marRight w:val="0"/>
          <w:marTop w:val="0"/>
          <w:marBottom w:val="0"/>
          <w:divBdr>
            <w:top w:val="none" w:sz="0" w:space="0" w:color="auto"/>
            <w:left w:val="none" w:sz="0" w:space="0" w:color="auto"/>
            <w:bottom w:val="none" w:sz="0" w:space="0" w:color="auto"/>
            <w:right w:val="none" w:sz="0" w:space="0" w:color="auto"/>
          </w:divBdr>
        </w:div>
        <w:div w:id="693381973">
          <w:marLeft w:val="640"/>
          <w:marRight w:val="0"/>
          <w:marTop w:val="0"/>
          <w:marBottom w:val="0"/>
          <w:divBdr>
            <w:top w:val="none" w:sz="0" w:space="0" w:color="auto"/>
            <w:left w:val="none" w:sz="0" w:space="0" w:color="auto"/>
            <w:bottom w:val="none" w:sz="0" w:space="0" w:color="auto"/>
            <w:right w:val="none" w:sz="0" w:space="0" w:color="auto"/>
          </w:divBdr>
        </w:div>
        <w:div w:id="2513748">
          <w:marLeft w:val="640"/>
          <w:marRight w:val="0"/>
          <w:marTop w:val="0"/>
          <w:marBottom w:val="0"/>
          <w:divBdr>
            <w:top w:val="none" w:sz="0" w:space="0" w:color="auto"/>
            <w:left w:val="none" w:sz="0" w:space="0" w:color="auto"/>
            <w:bottom w:val="none" w:sz="0" w:space="0" w:color="auto"/>
            <w:right w:val="none" w:sz="0" w:space="0" w:color="auto"/>
          </w:divBdr>
        </w:div>
        <w:div w:id="914507664">
          <w:marLeft w:val="640"/>
          <w:marRight w:val="0"/>
          <w:marTop w:val="0"/>
          <w:marBottom w:val="0"/>
          <w:divBdr>
            <w:top w:val="none" w:sz="0" w:space="0" w:color="auto"/>
            <w:left w:val="none" w:sz="0" w:space="0" w:color="auto"/>
            <w:bottom w:val="none" w:sz="0" w:space="0" w:color="auto"/>
            <w:right w:val="none" w:sz="0" w:space="0" w:color="auto"/>
          </w:divBdr>
        </w:div>
        <w:div w:id="2126458260">
          <w:marLeft w:val="640"/>
          <w:marRight w:val="0"/>
          <w:marTop w:val="0"/>
          <w:marBottom w:val="0"/>
          <w:divBdr>
            <w:top w:val="none" w:sz="0" w:space="0" w:color="auto"/>
            <w:left w:val="none" w:sz="0" w:space="0" w:color="auto"/>
            <w:bottom w:val="none" w:sz="0" w:space="0" w:color="auto"/>
            <w:right w:val="none" w:sz="0" w:space="0" w:color="auto"/>
          </w:divBdr>
        </w:div>
        <w:div w:id="335808299">
          <w:marLeft w:val="640"/>
          <w:marRight w:val="0"/>
          <w:marTop w:val="0"/>
          <w:marBottom w:val="0"/>
          <w:divBdr>
            <w:top w:val="none" w:sz="0" w:space="0" w:color="auto"/>
            <w:left w:val="none" w:sz="0" w:space="0" w:color="auto"/>
            <w:bottom w:val="none" w:sz="0" w:space="0" w:color="auto"/>
            <w:right w:val="none" w:sz="0" w:space="0" w:color="auto"/>
          </w:divBdr>
        </w:div>
        <w:div w:id="1994065698">
          <w:marLeft w:val="640"/>
          <w:marRight w:val="0"/>
          <w:marTop w:val="0"/>
          <w:marBottom w:val="0"/>
          <w:divBdr>
            <w:top w:val="none" w:sz="0" w:space="0" w:color="auto"/>
            <w:left w:val="none" w:sz="0" w:space="0" w:color="auto"/>
            <w:bottom w:val="none" w:sz="0" w:space="0" w:color="auto"/>
            <w:right w:val="none" w:sz="0" w:space="0" w:color="auto"/>
          </w:divBdr>
        </w:div>
        <w:div w:id="1031802290">
          <w:marLeft w:val="640"/>
          <w:marRight w:val="0"/>
          <w:marTop w:val="0"/>
          <w:marBottom w:val="0"/>
          <w:divBdr>
            <w:top w:val="none" w:sz="0" w:space="0" w:color="auto"/>
            <w:left w:val="none" w:sz="0" w:space="0" w:color="auto"/>
            <w:bottom w:val="none" w:sz="0" w:space="0" w:color="auto"/>
            <w:right w:val="none" w:sz="0" w:space="0" w:color="auto"/>
          </w:divBdr>
        </w:div>
        <w:div w:id="1899781916">
          <w:marLeft w:val="640"/>
          <w:marRight w:val="0"/>
          <w:marTop w:val="0"/>
          <w:marBottom w:val="0"/>
          <w:divBdr>
            <w:top w:val="none" w:sz="0" w:space="0" w:color="auto"/>
            <w:left w:val="none" w:sz="0" w:space="0" w:color="auto"/>
            <w:bottom w:val="none" w:sz="0" w:space="0" w:color="auto"/>
            <w:right w:val="none" w:sz="0" w:space="0" w:color="auto"/>
          </w:divBdr>
        </w:div>
        <w:div w:id="1607155799">
          <w:marLeft w:val="640"/>
          <w:marRight w:val="0"/>
          <w:marTop w:val="0"/>
          <w:marBottom w:val="0"/>
          <w:divBdr>
            <w:top w:val="none" w:sz="0" w:space="0" w:color="auto"/>
            <w:left w:val="none" w:sz="0" w:space="0" w:color="auto"/>
            <w:bottom w:val="none" w:sz="0" w:space="0" w:color="auto"/>
            <w:right w:val="none" w:sz="0" w:space="0" w:color="auto"/>
          </w:divBdr>
        </w:div>
        <w:div w:id="1908494493">
          <w:marLeft w:val="640"/>
          <w:marRight w:val="0"/>
          <w:marTop w:val="0"/>
          <w:marBottom w:val="0"/>
          <w:divBdr>
            <w:top w:val="none" w:sz="0" w:space="0" w:color="auto"/>
            <w:left w:val="none" w:sz="0" w:space="0" w:color="auto"/>
            <w:bottom w:val="none" w:sz="0" w:space="0" w:color="auto"/>
            <w:right w:val="none" w:sz="0" w:space="0" w:color="auto"/>
          </w:divBdr>
        </w:div>
        <w:div w:id="1085414638">
          <w:marLeft w:val="640"/>
          <w:marRight w:val="0"/>
          <w:marTop w:val="0"/>
          <w:marBottom w:val="0"/>
          <w:divBdr>
            <w:top w:val="none" w:sz="0" w:space="0" w:color="auto"/>
            <w:left w:val="none" w:sz="0" w:space="0" w:color="auto"/>
            <w:bottom w:val="none" w:sz="0" w:space="0" w:color="auto"/>
            <w:right w:val="none" w:sz="0" w:space="0" w:color="auto"/>
          </w:divBdr>
        </w:div>
        <w:div w:id="1863124456">
          <w:marLeft w:val="640"/>
          <w:marRight w:val="0"/>
          <w:marTop w:val="0"/>
          <w:marBottom w:val="0"/>
          <w:divBdr>
            <w:top w:val="none" w:sz="0" w:space="0" w:color="auto"/>
            <w:left w:val="none" w:sz="0" w:space="0" w:color="auto"/>
            <w:bottom w:val="none" w:sz="0" w:space="0" w:color="auto"/>
            <w:right w:val="none" w:sz="0" w:space="0" w:color="auto"/>
          </w:divBdr>
        </w:div>
        <w:div w:id="533661320">
          <w:marLeft w:val="640"/>
          <w:marRight w:val="0"/>
          <w:marTop w:val="0"/>
          <w:marBottom w:val="0"/>
          <w:divBdr>
            <w:top w:val="none" w:sz="0" w:space="0" w:color="auto"/>
            <w:left w:val="none" w:sz="0" w:space="0" w:color="auto"/>
            <w:bottom w:val="none" w:sz="0" w:space="0" w:color="auto"/>
            <w:right w:val="none" w:sz="0" w:space="0" w:color="auto"/>
          </w:divBdr>
        </w:div>
        <w:div w:id="703098237">
          <w:marLeft w:val="640"/>
          <w:marRight w:val="0"/>
          <w:marTop w:val="0"/>
          <w:marBottom w:val="0"/>
          <w:divBdr>
            <w:top w:val="none" w:sz="0" w:space="0" w:color="auto"/>
            <w:left w:val="none" w:sz="0" w:space="0" w:color="auto"/>
            <w:bottom w:val="none" w:sz="0" w:space="0" w:color="auto"/>
            <w:right w:val="none" w:sz="0" w:space="0" w:color="auto"/>
          </w:divBdr>
        </w:div>
        <w:div w:id="1790509313">
          <w:marLeft w:val="640"/>
          <w:marRight w:val="0"/>
          <w:marTop w:val="0"/>
          <w:marBottom w:val="0"/>
          <w:divBdr>
            <w:top w:val="none" w:sz="0" w:space="0" w:color="auto"/>
            <w:left w:val="none" w:sz="0" w:space="0" w:color="auto"/>
            <w:bottom w:val="none" w:sz="0" w:space="0" w:color="auto"/>
            <w:right w:val="none" w:sz="0" w:space="0" w:color="auto"/>
          </w:divBdr>
        </w:div>
        <w:div w:id="395931946">
          <w:marLeft w:val="640"/>
          <w:marRight w:val="0"/>
          <w:marTop w:val="0"/>
          <w:marBottom w:val="0"/>
          <w:divBdr>
            <w:top w:val="none" w:sz="0" w:space="0" w:color="auto"/>
            <w:left w:val="none" w:sz="0" w:space="0" w:color="auto"/>
            <w:bottom w:val="none" w:sz="0" w:space="0" w:color="auto"/>
            <w:right w:val="none" w:sz="0" w:space="0" w:color="auto"/>
          </w:divBdr>
        </w:div>
        <w:div w:id="102966045">
          <w:marLeft w:val="640"/>
          <w:marRight w:val="0"/>
          <w:marTop w:val="0"/>
          <w:marBottom w:val="0"/>
          <w:divBdr>
            <w:top w:val="none" w:sz="0" w:space="0" w:color="auto"/>
            <w:left w:val="none" w:sz="0" w:space="0" w:color="auto"/>
            <w:bottom w:val="none" w:sz="0" w:space="0" w:color="auto"/>
            <w:right w:val="none" w:sz="0" w:space="0" w:color="auto"/>
          </w:divBdr>
        </w:div>
        <w:div w:id="568223914">
          <w:marLeft w:val="640"/>
          <w:marRight w:val="0"/>
          <w:marTop w:val="0"/>
          <w:marBottom w:val="0"/>
          <w:divBdr>
            <w:top w:val="none" w:sz="0" w:space="0" w:color="auto"/>
            <w:left w:val="none" w:sz="0" w:space="0" w:color="auto"/>
            <w:bottom w:val="none" w:sz="0" w:space="0" w:color="auto"/>
            <w:right w:val="none" w:sz="0" w:space="0" w:color="auto"/>
          </w:divBdr>
        </w:div>
      </w:divsChild>
    </w:div>
    <w:div w:id="1635670302">
      <w:bodyDiv w:val="1"/>
      <w:marLeft w:val="0"/>
      <w:marRight w:val="0"/>
      <w:marTop w:val="0"/>
      <w:marBottom w:val="0"/>
      <w:divBdr>
        <w:top w:val="none" w:sz="0" w:space="0" w:color="auto"/>
        <w:left w:val="none" w:sz="0" w:space="0" w:color="auto"/>
        <w:bottom w:val="none" w:sz="0" w:space="0" w:color="auto"/>
        <w:right w:val="none" w:sz="0" w:space="0" w:color="auto"/>
      </w:divBdr>
      <w:divsChild>
        <w:div w:id="1673222688">
          <w:marLeft w:val="640"/>
          <w:marRight w:val="0"/>
          <w:marTop w:val="0"/>
          <w:marBottom w:val="0"/>
          <w:divBdr>
            <w:top w:val="none" w:sz="0" w:space="0" w:color="auto"/>
            <w:left w:val="none" w:sz="0" w:space="0" w:color="auto"/>
            <w:bottom w:val="none" w:sz="0" w:space="0" w:color="auto"/>
            <w:right w:val="none" w:sz="0" w:space="0" w:color="auto"/>
          </w:divBdr>
        </w:div>
        <w:div w:id="237911389">
          <w:marLeft w:val="640"/>
          <w:marRight w:val="0"/>
          <w:marTop w:val="0"/>
          <w:marBottom w:val="0"/>
          <w:divBdr>
            <w:top w:val="none" w:sz="0" w:space="0" w:color="auto"/>
            <w:left w:val="none" w:sz="0" w:space="0" w:color="auto"/>
            <w:bottom w:val="none" w:sz="0" w:space="0" w:color="auto"/>
            <w:right w:val="none" w:sz="0" w:space="0" w:color="auto"/>
          </w:divBdr>
        </w:div>
        <w:div w:id="680132707">
          <w:marLeft w:val="640"/>
          <w:marRight w:val="0"/>
          <w:marTop w:val="0"/>
          <w:marBottom w:val="0"/>
          <w:divBdr>
            <w:top w:val="none" w:sz="0" w:space="0" w:color="auto"/>
            <w:left w:val="none" w:sz="0" w:space="0" w:color="auto"/>
            <w:bottom w:val="none" w:sz="0" w:space="0" w:color="auto"/>
            <w:right w:val="none" w:sz="0" w:space="0" w:color="auto"/>
          </w:divBdr>
        </w:div>
        <w:div w:id="1859082933">
          <w:marLeft w:val="640"/>
          <w:marRight w:val="0"/>
          <w:marTop w:val="0"/>
          <w:marBottom w:val="0"/>
          <w:divBdr>
            <w:top w:val="none" w:sz="0" w:space="0" w:color="auto"/>
            <w:left w:val="none" w:sz="0" w:space="0" w:color="auto"/>
            <w:bottom w:val="none" w:sz="0" w:space="0" w:color="auto"/>
            <w:right w:val="none" w:sz="0" w:space="0" w:color="auto"/>
          </w:divBdr>
        </w:div>
        <w:div w:id="2047563365">
          <w:marLeft w:val="640"/>
          <w:marRight w:val="0"/>
          <w:marTop w:val="0"/>
          <w:marBottom w:val="0"/>
          <w:divBdr>
            <w:top w:val="none" w:sz="0" w:space="0" w:color="auto"/>
            <w:left w:val="none" w:sz="0" w:space="0" w:color="auto"/>
            <w:bottom w:val="none" w:sz="0" w:space="0" w:color="auto"/>
            <w:right w:val="none" w:sz="0" w:space="0" w:color="auto"/>
          </w:divBdr>
        </w:div>
        <w:div w:id="208304706">
          <w:marLeft w:val="640"/>
          <w:marRight w:val="0"/>
          <w:marTop w:val="0"/>
          <w:marBottom w:val="0"/>
          <w:divBdr>
            <w:top w:val="none" w:sz="0" w:space="0" w:color="auto"/>
            <w:left w:val="none" w:sz="0" w:space="0" w:color="auto"/>
            <w:bottom w:val="none" w:sz="0" w:space="0" w:color="auto"/>
            <w:right w:val="none" w:sz="0" w:space="0" w:color="auto"/>
          </w:divBdr>
        </w:div>
        <w:div w:id="1741437680">
          <w:marLeft w:val="640"/>
          <w:marRight w:val="0"/>
          <w:marTop w:val="0"/>
          <w:marBottom w:val="0"/>
          <w:divBdr>
            <w:top w:val="none" w:sz="0" w:space="0" w:color="auto"/>
            <w:left w:val="none" w:sz="0" w:space="0" w:color="auto"/>
            <w:bottom w:val="none" w:sz="0" w:space="0" w:color="auto"/>
            <w:right w:val="none" w:sz="0" w:space="0" w:color="auto"/>
          </w:divBdr>
        </w:div>
        <w:div w:id="589848314">
          <w:marLeft w:val="640"/>
          <w:marRight w:val="0"/>
          <w:marTop w:val="0"/>
          <w:marBottom w:val="0"/>
          <w:divBdr>
            <w:top w:val="none" w:sz="0" w:space="0" w:color="auto"/>
            <w:left w:val="none" w:sz="0" w:space="0" w:color="auto"/>
            <w:bottom w:val="none" w:sz="0" w:space="0" w:color="auto"/>
            <w:right w:val="none" w:sz="0" w:space="0" w:color="auto"/>
          </w:divBdr>
        </w:div>
        <w:div w:id="899360397">
          <w:marLeft w:val="640"/>
          <w:marRight w:val="0"/>
          <w:marTop w:val="0"/>
          <w:marBottom w:val="0"/>
          <w:divBdr>
            <w:top w:val="none" w:sz="0" w:space="0" w:color="auto"/>
            <w:left w:val="none" w:sz="0" w:space="0" w:color="auto"/>
            <w:bottom w:val="none" w:sz="0" w:space="0" w:color="auto"/>
            <w:right w:val="none" w:sz="0" w:space="0" w:color="auto"/>
          </w:divBdr>
        </w:div>
        <w:div w:id="2053772696">
          <w:marLeft w:val="640"/>
          <w:marRight w:val="0"/>
          <w:marTop w:val="0"/>
          <w:marBottom w:val="0"/>
          <w:divBdr>
            <w:top w:val="none" w:sz="0" w:space="0" w:color="auto"/>
            <w:left w:val="none" w:sz="0" w:space="0" w:color="auto"/>
            <w:bottom w:val="none" w:sz="0" w:space="0" w:color="auto"/>
            <w:right w:val="none" w:sz="0" w:space="0" w:color="auto"/>
          </w:divBdr>
        </w:div>
        <w:div w:id="1801924393">
          <w:marLeft w:val="640"/>
          <w:marRight w:val="0"/>
          <w:marTop w:val="0"/>
          <w:marBottom w:val="0"/>
          <w:divBdr>
            <w:top w:val="none" w:sz="0" w:space="0" w:color="auto"/>
            <w:left w:val="none" w:sz="0" w:space="0" w:color="auto"/>
            <w:bottom w:val="none" w:sz="0" w:space="0" w:color="auto"/>
            <w:right w:val="none" w:sz="0" w:space="0" w:color="auto"/>
          </w:divBdr>
        </w:div>
        <w:div w:id="1590234879">
          <w:marLeft w:val="640"/>
          <w:marRight w:val="0"/>
          <w:marTop w:val="0"/>
          <w:marBottom w:val="0"/>
          <w:divBdr>
            <w:top w:val="none" w:sz="0" w:space="0" w:color="auto"/>
            <w:left w:val="none" w:sz="0" w:space="0" w:color="auto"/>
            <w:bottom w:val="none" w:sz="0" w:space="0" w:color="auto"/>
            <w:right w:val="none" w:sz="0" w:space="0" w:color="auto"/>
          </w:divBdr>
        </w:div>
        <w:div w:id="1424108356">
          <w:marLeft w:val="640"/>
          <w:marRight w:val="0"/>
          <w:marTop w:val="0"/>
          <w:marBottom w:val="0"/>
          <w:divBdr>
            <w:top w:val="none" w:sz="0" w:space="0" w:color="auto"/>
            <w:left w:val="none" w:sz="0" w:space="0" w:color="auto"/>
            <w:bottom w:val="none" w:sz="0" w:space="0" w:color="auto"/>
            <w:right w:val="none" w:sz="0" w:space="0" w:color="auto"/>
          </w:divBdr>
        </w:div>
        <w:div w:id="1616986340">
          <w:marLeft w:val="640"/>
          <w:marRight w:val="0"/>
          <w:marTop w:val="0"/>
          <w:marBottom w:val="0"/>
          <w:divBdr>
            <w:top w:val="none" w:sz="0" w:space="0" w:color="auto"/>
            <w:left w:val="none" w:sz="0" w:space="0" w:color="auto"/>
            <w:bottom w:val="none" w:sz="0" w:space="0" w:color="auto"/>
            <w:right w:val="none" w:sz="0" w:space="0" w:color="auto"/>
          </w:divBdr>
        </w:div>
        <w:div w:id="182212699">
          <w:marLeft w:val="640"/>
          <w:marRight w:val="0"/>
          <w:marTop w:val="0"/>
          <w:marBottom w:val="0"/>
          <w:divBdr>
            <w:top w:val="none" w:sz="0" w:space="0" w:color="auto"/>
            <w:left w:val="none" w:sz="0" w:space="0" w:color="auto"/>
            <w:bottom w:val="none" w:sz="0" w:space="0" w:color="auto"/>
            <w:right w:val="none" w:sz="0" w:space="0" w:color="auto"/>
          </w:divBdr>
        </w:div>
        <w:div w:id="989478617">
          <w:marLeft w:val="640"/>
          <w:marRight w:val="0"/>
          <w:marTop w:val="0"/>
          <w:marBottom w:val="0"/>
          <w:divBdr>
            <w:top w:val="none" w:sz="0" w:space="0" w:color="auto"/>
            <w:left w:val="none" w:sz="0" w:space="0" w:color="auto"/>
            <w:bottom w:val="none" w:sz="0" w:space="0" w:color="auto"/>
            <w:right w:val="none" w:sz="0" w:space="0" w:color="auto"/>
          </w:divBdr>
        </w:div>
        <w:div w:id="834414285">
          <w:marLeft w:val="640"/>
          <w:marRight w:val="0"/>
          <w:marTop w:val="0"/>
          <w:marBottom w:val="0"/>
          <w:divBdr>
            <w:top w:val="none" w:sz="0" w:space="0" w:color="auto"/>
            <w:left w:val="none" w:sz="0" w:space="0" w:color="auto"/>
            <w:bottom w:val="none" w:sz="0" w:space="0" w:color="auto"/>
            <w:right w:val="none" w:sz="0" w:space="0" w:color="auto"/>
          </w:divBdr>
        </w:div>
        <w:div w:id="152382333">
          <w:marLeft w:val="640"/>
          <w:marRight w:val="0"/>
          <w:marTop w:val="0"/>
          <w:marBottom w:val="0"/>
          <w:divBdr>
            <w:top w:val="none" w:sz="0" w:space="0" w:color="auto"/>
            <w:left w:val="none" w:sz="0" w:space="0" w:color="auto"/>
            <w:bottom w:val="none" w:sz="0" w:space="0" w:color="auto"/>
            <w:right w:val="none" w:sz="0" w:space="0" w:color="auto"/>
          </w:divBdr>
        </w:div>
        <w:div w:id="1626038912">
          <w:marLeft w:val="640"/>
          <w:marRight w:val="0"/>
          <w:marTop w:val="0"/>
          <w:marBottom w:val="0"/>
          <w:divBdr>
            <w:top w:val="none" w:sz="0" w:space="0" w:color="auto"/>
            <w:left w:val="none" w:sz="0" w:space="0" w:color="auto"/>
            <w:bottom w:val="none" w:sz="0" w:space="0" w:color="auto"/>
            <w:right w:val="none" w:sz="0" w:space="0" w:color="auto"/>
          </w:divBdr>
        </w:div>
        <w:div w:id="1804731492">
          <w:marLeft w:val="640"/>
          <w:marRight w:val="0"/>
          <w:marTop w:val="0"/>
          <w:marBottom w:val="0"/>
          <w:divBdr>
            <w:top w:val="none" w:sz="0" w:space="0" w:color="auto"/>
            <w:left w:val="none" w:sz="0" w:space="0" w:color="auto"/>
            <w:bottom w:val="none" w:sz="0" w:space="0" w:color="auto"/>
            <w:right w:val="none" w:sz="0" w:space="0" w:color="auto"/>
          </w:divBdr>
        </w:div>
        <w:div w:id="53429046">
          <w:marLeft w:val="640"/>
          <w:marRight w:val="0"/>
          <w:marTop w:val="0"/>
          <w:marBottom w:val="0"/>
          <w:divBdr>
            <w:top w:val="none" w:sz="0" w:space="0" w:color="auto"/>
            <w:left w:val="none" w:sz="0" w:space="0" w:color="auto"/>
            <w:bottom w:val="none" w:sz="0" w:space="0" w:color="auto"/>
            <w:right w:val="none" w:sz="0" w:space="0" w:color="auto"/>
          </w:divBdr>
        </w:div>
        <w:div w:id="469321354">
          <w:marLeft w:val="640"/>
          <w:marRight w:val="0"/>
          <w:marTop w:val="0"/>
          <w:marBottom w:val="0"/>
          <w:divBdr>
            <w:top w:val="none" w:sz="0" w:space="0" w:color="auto"/>
            <w:left w:val="none" w:sz="0" w:space="0" w:color="auto"/>
            <w:bottom w:val="none" w:sz="0" w:space="0" w:color="auto"/>
            <w:right w:val="none" w:sz="0" w:space="0" w:color="auto"/>
          </w:divBdr>
        </w:div>
        <w:div w:id="859778746">
          <w:marLeft w:val="640"/>
          <w:marRight w:val="0"/>
          <w:marTop w:val="0"/>
          <w:marBottom w:val="0"/>
          <w:divBdr>
            <w:top w:val="none" w:sz="0" w:space="0" w:color="auto"/>
            <w:left w:val="none" w:sz="0" w:space="0" w:color="auto"/>
            <w:bottom w:val="none" w:sz="0" w:space="0" w:color="auto"/>
            <w:right w:val="none" w:sz="0" w:space="0" w:color="auto"/>
          </w:divBdr>
        </w:div>
        <w:div w:id="681129659">
          <w:marLeft w:val="640"/>
          <w:marRight w:val="0"/>
          <w:marTop w:val="0"/>
          <w:marBottom w:val="0"/>
          <w:divBdr>
            <w:top w:val="none" w:sz="0" w:space="0" w:color="auto"/>
            <w:left w:val="none" w:sz="0" w:space="0" w:color="auto"/>
            <w:bottom w:val="none" w:sz="0" w:space="0" w:color="auto"/>
            <w:right w:val="none" w:sz="0" w:space="0" w:color="auto"/>
          </w:divBdr>
        </w:div>
        <w:div w:id="714499794">
          <w:marLeft w:val="640"/>
          <w:marRight w:val="0"/>
          <w:marTop w:val="0"/>
          <w:marBottom w:val="0"/>
          <w:divBdr>
            <w:top w:val="none" w:sz="0" w:space="0" w:color="auto"/>
            <w:left w:val="none" w:sz="0" w:space="0" w:color="auto"/>
            <w:bottom w:val="none" w:sz="0" w:space="0" w:color="auto"/>
            <w:right w:val="none" w:sz="0" w:space="0" w:color="auto"/>
          </w:divBdr>
        </w:div>
        <w:div w:id="686759967">
          <w:marLeft w:val="640"/>
          <w:marRight w:val="0"/>
          <w:marTop w:val="0"/>
          <w:marBottom w:val="0"/>
          <w:divBdr>
            <w:top w:val="none" w:sz="0" w:space="0" w:color="auto"/>
            <w:left w:val="none" w:sz="0" w:space="0" w:color="auto"/>
            <w:bottom w:val="none" w:sz="0" w:space="0" w:color="auto"/>
            <w:right w:val="none" w:sz="0" w:space="0" w:color="auto"/>
          </w:divBdr>
        </w:div>
        <w:div w:id="1720276624">
          <w:marLeft w:val="640"/>
          <w:marRight w:val="0"/>
          <w:marTop w:val="0"/>
          <w:marBottom w:val="0"/>
          <w:divBdr>
            <w:top w:val="none" w:sz="0" w:space="0" w:color="auto"/>
            <w:left w:val="none" w:sz="0" w:space="0" w:color="auto"/>
            <w:bottom w:val="none" w:sz="0" w:space="0" w:color="auto"/>
            <w:right w:val="none" w:sz="0" w:space="0" w:color="auto"/>
          </w:divBdr>
        </w:div>
        <w:div w:id="1853571763">
          <w:marLeft w:val="640"/>
          <w:marRight w:val="0"/>
          <w:marTop w:val="0"/>
          <w:marBottom w:val="0"/>
          <w:divBdr>
            <w:top w:val="none" w:sz="0" w:space="0" w:color="auto"/>
            <w:left w:val="none" w:sz="0" w:space="0" w:color="auto"/>
            <w:bottom w:val="none" w:sz="0" w:space="0" w:color="auto"/>
            <w:right w:val="none" w:sz="0" w:space="0" w:color="auto"/>
          </w:divBdr>
        </w:div>
        <w:div w:id="1965118114">
          <w:marLeft w:val="640"/>
          <w:marRight w:val="0"/>
          <w:marTop w:val="0"/>
          <w:marBottom w:val="0"/>
          <w:divBdr>
            <w:top w:val="none" w:sz="0" w:space="0" w:color="auto"/>
            <w:left w:val="none" w:sz="0" w:space="0" w:color="auto"/>
            <w:bottom w:val="none" w:sz="0" w:space="0" w:color="auto"/>
            <w:right w:val="none" w:sz="0" w:space="0" w:color="auto"/>
          </w:divBdr>
        </w:div>
        <w:div w:id="721367662">
          <w:marLeft w:val="640"/>
          <w:marRight w:val="0"/>
          <w:marTop w:val="0"/>
          <w:marBottom w:val="0"/>
          <w:divBdr>
            <w:top w:val="none" w:sz="0" w:space="0" w:color="auto"/>
            <w:left w:val="none" w:sz="0" w:space="0" w:color="auto"/>
            <w:bottom w:val="none" w:sz="0" w:space="0" w:color="auto"/>
            <w:right w:val="none" w:sz="0" w:space="0" w:color="auto"/>
          </w:divBdr>
        </w:div>
        <w:div w:id="1194074035">
          <w:marLeft w:val="640"/>
          <w:marRight w:val="0"/>
          <w:marTop w:val="0"/>
          <w:marBottom w:val="0"/>
          <w:divBdr>
            <w:top w:val="none" w:sz="0" w:space="0" w:color="auto"/>
            <w:left w:val="none" w:sz="0" w:space="0" w:color="auto"/>
            <w:bottom w:val="none" w:sz="0" w:space="0" w:color="auto"/>
            <w:right w:val="none" w:sz="0" w:space="0" w:color="auto"/>
          </w:divBdr>
        </w:div>
        <w:div w:id="471796511">
          <w:marLeft w:val="640"/>
          <w:marRight w:val="0"/>
          <w:marTop w:val="0"/>
          <w:marBottom w:val="0"/>
          <w:divBdr>
            <w:top w:val="none" w:sz="0" w:space="0" w:color="auto"/>
            <w:left w:val="none" w:sz="0" w:space="0" w:color="auto"/>
            <w:bottom w:val="none" w:sz="0" w:space="0" w:color="auto"/>
            <w:right w:val="none" w:sz="0" w:space="0" w:color="auto"/>
          </w:divBdr>
        </w:div>
        <w:div w:id="541984395">
          <w:marLeft w:val="640"/>
          <w:marRight w:val="0"/>
          <w:marTop w:val="0"/>
          <w:marBottom w:val="0"/>
          <w:divBdr>
            <w:top w:val="none" w:sz="0" w:space="0" w:color="auto"/>
            <w:left w:val="none" w:sz="0" w:space="0" w:color="auto"/>
            <w:bottom w:val="none" w:sz="0" w:space="0" w:color="auto"/>
            <w:right w:val="none" w:sz="0" w:space="0" w:color="auto"/>
          </w:divBdr>
        </w:div>
        <w:div w:id="2058775101">
          <w:marLeft w:val="640"/>
          <w:marRight w:val="0"/>
          <w:marTop w:val="0"/>
          <w:marBottom w:val="0"/>
          <w:divBdr>
            <w:top w:val="none" w:sz="0" w:space="0" w:color="auto"/>
            <w:left w:val="none" w:sz="0" w:space="0" w:color="auto"/>
            <w:bottom w:val="none" w:sz="0" w:space="0" w:color="auto"/>
            <w:right w:val="none" w:sz="0" w:space="0" w:color="auto"/>
          </w:divBdr>
        </w:div>
        <w:div w:id="1133593048">
          <w:marLeft w:val="640"/>
          <w:marRight w:val="0"/>
          <w:marTop w:val="0"/>
          <w:marBottom w:val="0"/>
          <w:divBdr>
            <w:top w:val="none" w:sz="0" w:space="0" w:color="auto"/>
            <w:left w:val="none" w:sz="0" w:space="0" w:color="auto"/>
            <w:bottom w:val="none" w:sz="0" w:space="0" w:color="auto"/>
            <w:right w:val="none" w:sz="0" w:space="0" w:color="auto"/>
          </w:divBdr>
        </w:div>
        <w:div w:id="305475892">
          <w:marLeft w:val="640"/>
          <w:marRight w:val="0"/>
          <w:marTop w:val="0"/>
          <w:marBottom w:val="0"/>
          <w:divBdr>
            <w:top w:val="none" w:sz="0" w:space="0" w:color="auto"/>
            <w:left w:val="none" w:sz="0" w:space="0" w:color="auto"/>
            <w:bottom w:val="none" w:sz="0" w:space="0" w:color="auto"/>
            <w:right w:val="none" w:sz="0" w:space="0" w:color="auto"/>
          </w:divBdr>
        </w:div>
        <w:div w:id="630399550">
          <w:marLeft w:val="640"/>
          <w:marRight w:val="0"/>
          <w:marTop w:val="0"/>
          <w:marBottom w:val="0"/>
          <w:divBdr>
            <w:top w:val="none" w:sz="0" w:space="0" w:color="auto"/>
            <w:left w:val="none" w:sz="0" w:space="0" w:color="auto"/>
            <w:bottom w:val="none" w:sz="0" w:space="0" w:color="auto"/>
            <w:right w:val="none" w:sz="0" w:space="0" w:color="auto"/>
          </w:divBdr>
        </w:div>
        <w:div w:id="940137963">
          <w:marLeft w:val="640"/>
          <w:marRight w:val="0"/>
          <w:marTop w:val="0"/>
          <w:marBottom w:val="0"/>
          <w:divBdr>
            <w:top w:val="none" w:sz="0" w:space="0" w:color="auto"/>
            <w:left w:val="none" w:sz="0" w:space="0" w:color="auto"/>
            <w:bottom w:val="none" w:sz="0" w:space="0" w:color="auto"/>
            <w:right w:val="none" w:sz="0" w:space="0" w:color="auto"/>
          </w:divBdr>
        </w:div>
        <w:div w:id="615866495">
          <w:marLeft w:val="640"/>
          <w:marRight w:val="0"/>
          <w:marTop w:val="0"/>
          <w:marBottom w:val="0"/>
          <w:divBdr>
            <w:top w:val="none" w:sz="0" w:space="0" w:color="auto"/>
            <w:left w:val="none" w:sz="0" w:space="0" w:color="auto"/>
            <w:bottom w:val="none" w:sz="0" w:space="0" w:color="auto"/>
            <w:right w:val="none" w:sz="0" w:space="0" w:color="auto"/>
          </w:divBdr>
        </w:div>
        <w:div w:id="134572224">
          <w:marLeft w:val="640"/>
          <w:marRight w:val="0"/>
          <w:marTop w:val="0"/>
          <w:marBottom w:val="0"/>
          <w:divBdr>
            <w:top w:val="none" w:sz="0" w:space="0" w:color="auto"/>
            <w:left w:val="none" w:sz="0" w:space="0" w:color="auto"/>
            <w:bottom w:val="none" w:sz="0" w:space="0" w:color="auto"/>
            <w:right w:val="none" w:sz="0" w:space="0" w:color="auto"/>
          </w:divBdr>
        </w:div>
        <w:div w:id="1072047463">
          <w:marLeft w:val="640"/>
          <w:marRight w:val="0"/>
          <w:marTop w:val="0"/>
          <w:marBottom w:val="0"/>
          <w:divBdr>
            <w:top w:val="none" w:sz="0" w:space="0" w:color="auto"/>
            <w:left w:val="none" w:sz="0" w:space="0" w:color="auto"/>
            <w:bottom w:val="none" w:sz="0" w:space="0" w:color="auto"/>
            <w:right w:val="none" w:sz="0" w:space="0" w:color="auto"/>
          </w:divBdr>
        </w:div>
        <w:div w:id="21901294">
          <w:marLeft w:val="640"/>
          <w:marRight w:val="0"/>
          <w:marTop w:val="0"/>
          <w:marBottom w:val="0"/>
          <w:divBdr>
            <w:top w:val="none" w:sz="0" w:space="0" w:color="auto"/>
            <w:left w:val="none" w:sz="0" w:space="0" w:color="auto"/>
            <w:bottom w:val="none" w:sz="0" w:space="0" w:color="auto"/>
            <w:right w:val="none" w:sz="0" w:space="0" w:color="auto"/>
          </w:divBdr>
        </w:div>
        <w:div w:id="1411922884">
          <w:marLeft w:val="640"/>
          <w:marRight w:val="0"/>
          <w:marTop w:val="0"/>
          <w:marBottom w:val="0"/>
          <w:divBdr>
            <w:top w:val="none" w:sz="0" w:space="0" w:color="auto"/>
            <w:left w:val="none" w:sz="0" w:space="0" w:color="auto"/>
            <w:bottom w:val="none" w:sz="0" w:space="0" w:color="auto"/>
            <w:right w:val="none" w:sz="0" w:space="0" w:color="auto"/>
          </w:divBdr>
        </w:div>
        <w:div w:id="1627197777">
          <w:marLeft w:val="640"/>
          <w:marRight w:val="0"/>
          <w:marTop w:val="0"/>
          <w:marBottom w:val="0"/>
          <w:divBdr>
            <w:top w:val="none" w:sz="0" w:space="0" w:color="auto"/>
            <w:left w:val="none" w:sz="0" w:space="0" w:color="auto"/>
            <w:bottom w:val="none" w:sz="0" w:space="0" w:color="auto"/>
            <w:right w:val="none" w:sz="0" w:space="0" w:color="auto"/>
          </w:divBdr>
        </w:div>
        <w:div w:id="1287271950">
          <w:marLeft w:val="640"/>
          <w:marRight w:val="0"/>
          <w:marTop w:val="0"/>
          <w:marBottom w:val="0"/>
          <w:divBdr>
            <w:top w:val="none" w:sz="0" w:space="0" w:color="auto"/>
            <w:left w:val="none" w:sz="0" w:space="0" w:color="auto"/>
            <w:bottom w:val="none" w:sz="0" w:space="0" w:color="auto"/>
            <w:right w:val="none" w:sz="0" w:space="0" w:color="auto"/>
          </w:divBdr>
        </w:div>
        <w:div w:id="1608850361">
          <w:marLeft w:val="640"/>
          <w:marRight w:val="0"/>
          <w:marTop w:val="0"/>
          <w:marBottom w:val="0"/>
          <w:divBdr>
            <w:top w:val="none" w:sz="0" w:space="0" w:color="auto"/>
            <w:left w:val="none" w:sz="0" w:space="0" w:color="auto"/>
            <w:bottom w:val="none" w:sz="0" w:space="0" w:color="auto"/>
            <w:right w:val="none" w:sz="0" w:space="0" w:color="auto"/>
          </w:divBdr>
        </w:div>
        <w:div w:id="289823020">
          <w:marLeft w:val="640"/>
          <w:marRight w:val="0"/>
          <w:marTop w:val="0"/>
          <w:marBottom w:val="0"/>
          <w:divBdr>
            <w:top w:val="none" w:sz="0" w:space="0" w:color="auto"/>
            <w:left w:val="none" w:sz="0" w:space="0" w:color="auto"/>
            <w:bottom w:val="none" w:sz="0" w:space="0" w:color="auto"/>
            <w:right w:val="none" w:sz="0" w:space="0" w:color="auto"/>
          </w:divBdr>
        </w:div>
        <w:div w:id="28192264">
          <w:marLeft w:val="640"/>
          <w:marRight w:val="0"/>
          <w:marTop w:val="0"/>
          <w:marBottom w:val="0"/>
          <w:divBdr>
            <w:top w:val="none" w:sz="0" w:space="0" w:color="auto"/>
            <w:left w:val="none" w:sz="0" w:space="0" w:color="auto"/>
            <w:bottom w:val="none" w:sz="0" w:space="0" w:color="auto"/>
            <w:right w:val="none" w:sz="0" w:space="0" w:color="auto"/>
          </w:divBdr>
        </w:div>
        <w:div w:id="1967931498">
          <w:marLeft w:val="640"/>
          <w:marRight w:val="0"/>
          <w:marTop w:val="0"/>
          <w:marBottom w:val="0"/>
          <w:divBdr>
            <w:top w:val="none" w:sz="0" w:space="0" w:color="auto"/>
            <w:left w:val="none" w:sz="0" w:space="0" w:color="auto"/>
            <w:bottom w:val="none" w:sz="0" w:space="0" w:color="auto"/>
            <w:right w:val="none" w:sz="0" w:space="0" w:color="auto"/>
          </w:divBdr>
        </w:div>
        <w:div w:id="759175818">
          <w:marLeft w:val="640"/>
          <w:marRight w:val="0"/>
          <w:marTop w:val="0"/>
          <w:marBottom w:val="0"/>
          <w:divBdr>
            <w:top w:val="none" w:sz="0" w:space="0" w:color="auto"/>
            <w:left w:val="none" w:sz="0" w:space="0" w:color="auto"/>
            <w:bottom w:val="none" w:sz="0" w:space="0" w:color="auto"/>
            <w:right w:val="none" w:sz="0" w:space="0" w:color="auto"/>
          </w:divBdr>
        </w:div>
        <w:div w:id="965700647">
          <w:marLeft w:val="640"/>
          <w:marRight w:val="0"/>
          <w:marTop w:val="0"/>
          <w:marBottom w:val="0"/>
          <w:divBdr>
            <w:top w:val="none" w:sz="0" w:space="0" w:color="auto"/>
            <w:left w:val="none" w:sz="0" w:space="0" w:color="auto"/>
            <w:bottom w:val="none" w:sz="0" w:space="0" w:color="auto"/>
            <w:right w:val="none" w:sz="0" w:space="0" w:color="auto"/>
          </w:divBdr>
        </w:div>
        <w:div w:id="985548312">
          <w:marLeft w:val="640"/>
          <w:marRight w:val="0"/>
          <w:marTop w:val="0"/>
          <w:marBottom w:val="0"/>
          <w:divBdr>
            <w:top w:val="none" w:sz="0" w:space="0" w:color="auto"/>
            <w:left w:val="none" w:sz="0" w:space="0" w:color="auto"/>
            <w:bottom w:val="none" w:sz="0" w:space="0" w:color="auto"/>
            <w:right w:val="none" w:sz="0" w:space="0" w:color="auto"/>
          </w:divBdr>
        </w:div>
        <w:div w:id="557785595">
          <w:marLeft w:val="640"/>
          <w:marRight w:val="0"/>
          <w:marTop w:val="0"/>
          <w:marBottom w:val="0"/>
          <w:divBdr>
            <w:top w:val="none" w:sz="0" w:space="0" w:color="auto"/>
            <w:left w:val="none" w:sz="0" w:space="0" w:color="auto"/>
            <w:bottom w:val="none" w:sz="0" w:space="0" w:color="auto"/>
            <w:right w:val="none" w:sz="0" w:space="0" w:color="auto"/>
          </w:divBdr>
        </w:div>
        <w:div w:id="503477792">
          <w:marLeft w:val="640"/>
          <w:marRight w:val="0"/>
          <w:marTop w:val="0"/>
          <w:marBottom w:val="0"/>
          <w:divBdr>
            <w:top w:val="none" w:sz="0" w:space="0" w:color="auto"/>
            <w:left w:val="none" w:sz="0" w:space="0" w:color="auto"/>
            <w:bottom w:val="none" w:sz="0" w:space="0" w:color="auto"/>
            <w:right w:val="none" w:sz="0" w:space="0" w:color="auto"/>
          </w:divBdr>
        </w:div>
        <w:div w:id="1113986094">
          <w:marLeft w:val="640"/>
          <w:marRight w:val="0"/>
          <w:marTop w:val="0"/>
          <w:marBottom w:val="0"/>
          <w:divBdr>
            <w:top w:val="none" w:sz="0" w:space="0" w:color="auto"/>
            <w:left w:val="none" w:sz="0" w:space="0" w:color="auto"/>
            <w:bottom w:val="none" w:sz="0" w:space="0" w:color="auto"/>
            <w:right w:val="none" w:sz="0" w:space="0" w:color="auto"/>
          </w:divBdr>
        </w:div>
        <w:div w:id="854264944">
          <w:marLeft w:val="640"/>
          <w:marRight w:val="0"/>
          <w:marTop w:val="0"/>
          <w:marBottom w:val="0"/>
          <w:divBdr>
            <w:top w:val="none" w:sz="0" w:space="0" w:color="auto"/>
            <w:left w:val="none" w:sz="0" w:space="0" w:color="auto"/>
            <w:bottom w:val="none" w:sz="0" w:space="0" w:color="auto"/>
            <w:right w:val="none" w:sz="0" w:space="0" w:color="auto"/>
          </w:divBdr>
        </w:div>
        <w:div w:id="1075201137">
          <w:marLeft w:val="640"/>
          <w:marRight w:val="0"/>
          <w:marTop w:val="0"/>
          <w:marBottom w:val="0"/>
          <w:divBdr>
            <w:top w:val="none" w:sz="0" w:space="0" w:color="auto"/>
            <w:left w:val="none" w:sz="0" w:space="0" w:color="auto"/>
            <w:bottom w:val="none" w:sz="0" w:space="0" w:color="auto"/>
            <w:right w:val="none" w:sz="0" w:space="0" w:color="auto"/>
          </w:divBdr>
        </w:div>
        <w:div w:id="1075054516">
          <w:marLeft w:val="640"/>
          <w:marRight w:val="0"/>
          <w:marTop w:val="0"/>
          <w:marBottom w:val="0"/>
          <w:divBdr>
            <w:top w:val="none" w:sz="0" w:space="0" w:color="auto"/>
            <w:left w:val="none" w:sz="0" w:space="0" w:color="auto"/>
            <w:bottom w:val="none" w:sz="0" w:space="0" w:color="auto"/>
            <w:right w:val="none" w:sz="0" w:space="0" w:color="auto"/>
          </w:divBdr>
        </w:div>
        <w:div w:id="104233452">
          <w:marLeft w:val="640"/>
          <w:marRight w:val="0"/>
          <w:marTop w:val="0"/>
          <w:marBottom w:val="0"/>
          <w:divBdr>
            <w:top w:val="none" w:sz="0" w:space="0" w:color="auto"/>
            <w:left w:val="none" w:sz="0" w:space="0" w:color="auto"/>
            <w:bottom w:val="none" w:sz="0" w:space="0" w:color="auto"/>
            <w:right w:val="none" w:sz="0" w:space="0" w:color="auto"/>
          </w:divBdr>
        </w:div>
        <w:div w:id="51849226">
          <w:marLeft w:val="640"/>
          <w:marRight w:val="0"/>
          <w:marTop w:val="0"/>
          <w:marBottom w:val="0"/>
          <w:divBdr>
            <w:top w:val="none" w:sz="0" w:space="0" w:color="auto"/>
            <w:left w:val="none" w:sz="0" w:space="0" w:color="auto"/>
            <w:bottom w:val="none" w:sz="0" w:space="0" w:color="auto"/>
            <w:right w:val="none" w:sz="0" w:space="0" w:color="auto"/>
          </w:divBdr>
        </w:div>
        <w:div w:id="257911163">
          <w:marLeft w:val="640"/>
          <w:marRight w:val="0"/>
          <w:marTop w:val="0"/>
          <w:marBottom w:val="0"/>
          <w:divBdr>
            <w:top w:val="none" w:sz="0" w:space="0" w:color="auto"/>
            <w:left w:val="none" w:sz="0" w:space="0" w:color="auto"/>
            <w:bottom w:val="none" w:sz="0" w:space="0" w:color="auto"/>
            <w:right w:val="none" w:sz="0" w:space="0" w:color="auto"/>
          </w:divBdr>
        </w:div>
        <w:div w:id="1271546629">
          <w:marLeft w:val="640"/>
          <w:marRight w:val="0"/>
          <w:marTop w:val="0"/>
          <w:marBottom w:val="0"/>
          <w:divBdr>
            <w:top w:val="none" w:sz="0" w:space="0" w:color="auto"/>
            <w:left w:val="none" w:sz="0" w:space="0" w:color="auto"/>
            <w:bottom w:val="none" w:sz="0" w:space="0" w:color="auto"/>
            <w:right w:val="none" w:sz="0" w:space="0" w:color="auto"/>
          </w:divBdr>
        </w:div>
        <w:div w:id="874318387">
          <w:marLeft w:val="640"/>
          <w:marRight w:val="0"/>
          <w:marTop w:val="0"/>
          <w:marBottom w:val="0"/>
          <w:divBdr>
            <w:top w:val="none" w:sz="0" w:space="0" w:color="auto"/>
            <w:left w:val="none" w:sz="0" w:space="0" w:color="auto"/>
            <w:bottom w:val="none" w:sz="0" w:space="0" w:color="auto"/>
            <w:right w:val="none" w:sz="0" w:space="0" w:color="auto"/>
          </w:divBdr>
        </w:div>
        <w:div w:id="1404371960">
          <w:marLeft w:val="640"/>
          <w:marRight w:val="0"/>
          <w:marTop w:val="0"/>
          <w:marBottom w:val="0"/>
          <w:divBdr>
            <w:top w:val="none" w:sz="0" w:space="0" w:color="auto"/>
            <w:left w:val="none" w:sz="0" w:space="0" w:color="auto"/>
            <w:bottom w:val="none" w:sz="0" w:space="0" w:color="auto"/>
            <w:right w:val="none" w:sz="0" w:space="0" w:color="auto"/>
          </w:divBdr>
        </w:div>
        <w:div w:id="1278947574">
          <w:marLeft w:val="640"/>
          <w:marRight w:val="0"/>
          <w:marTop w:val="0"/>
          <w:marBottom w:val="0"/>
          <w:divBdr>
            <w:top w:val="none" w:sz="0" w:space="0" w:color="auto"/>
            <w:left w:val="none" w:sz="0" w:space="0" w:color="auto"/>
            <w:bottom w:val="none" w:sz="0" w:space="0" w:color="auto"/>
            <w:right w:val="none" w:sz="0" w:space="0" w:color="auto"/>
          </w:divBdr>
        </w:div>
        <w:div w:id="1762556099">
          <w:marLeft w:val="640"/>
          <w:marRight w:val="0"/>
          <w:marTop w:val="0"/>
          <w:marBottom w:val="0"/>
          <w:divBdr>
            <w:top w:val="none" w:sz="0" w:space="0" w:color="auto"/>
            <w:left w:val="none" w:sz="0" w:space="0" w:color="auto"/>
            <w:bottom w:val="none" w:sz="0" w:space="0" w:color="auto"/>
            <w:right w:val="none" w:sz="0" w:space="0" w:color="auto"/>
          </w:divBdr>
        </w:div>
        <w:div w:id="211423013">
          <w:marLeft w:val="640"/>
          <w:marRight w:val="0"/>
          <w:marTop w:val="0"/>
          <w:marBottom w:val="0"/>
          <w:divBdr>
            <w:top w:val="none" w:sz="0" w:space="0" w:color="auto"/>
            <w:left w:val="none" w:sz="0" w:space="0" w:color="auto"/>
            <w:bottom w:val="none" w:sz="0" w:space="0" w:color="auto"/>
            <w:right w:val="none" w:sz="0" w:space="0" w:color="auto"/>
          </w:divBdr>
        </w:div>
        <w:div w:id="229311245">
          <w:marLeft w:val="640"/>
          <w:marRight w:val="0"/>
          <w:marTop w:val="0"/>
          <w:marBottom w:val="0"/>
          <w:divBdr>
            <w:top w:val="none" w:sz="0" w:space="0" w:color="auto"/>
            <w:left w:val="none" w:sz="0" w:space="0" w:color="auto"/>
            <w:bottom w:val="none" w:sz="0" w:space="0" w:color="auto"/>
            <w:right w:val="none" w:sz="0" w:space="0" w:color="auto"/>
          </w:divBdr>
        </w:div>
        <w:div w:id="234896736">
          <w:marLeft w:val="640"/>
          <w:marRight w:val="0"/>
          <w:marTop w:val="0"/>
          <w:marBottom w:val="0"/>
          <w:divBdr>
            <w:top w:val="none" w:sz="0" w:space="0" w:color="auto"/>
            <w:left w:val="none" w:sz="0" w:space="0" w:color="auto"/>
            <w:bottom w:val="none" w:sz="0" w:space="0" w:color="auto"/>
            <w:right w:val="none" w:sz="0" w:space="0" w:color="auto"/>
          </w:divBdr>
        </w:div>
        <w:div w:id="805003154">
          <w:marLeft w:val="640"/>
          <w:marRight w:val="0"/>
          <w:marTop w:val="0"/>
          <w:marBottom w:val="0"/>
          <w:divBdr>
            <w:top w:val="none" w:sz="0" w:space="0" w:color="auto"/>
            <w:left w:val="none" w:sz="0" w:space="0" w:color="auto"/>
            <w:bottom w:val="none" w:sz="0" w:space="0" w:color="auto"/>
            <w:right w:val="none" w:sz="0" w:space="0" w:color="auto"/>
          </w:divBdr>
        </w:div>
        <w:div w:id="2029745630">
          <w:marLeft w:val="640"/>
          <w:marRight w:val="0"/>
          <w:marTop w:val="0"/>
          <w:marBottom w:val="0"/>
          <w:divBdr>
            <w:top w:val="none" w:sz="0" w:space="0" w:color="auto"/>
            <w:left w:val="none" w:sz="0" w:space="0" w:color="auto"/>
            <w:bottom w:val="none" w:sz="0" w:space="0" w:color="auto"/>
            <w:right w:val="none" w:sz="0" w:space="0" w:color="auto"/>
          </w:divBdr>
        </w:div>
        <w:div w:id="1703631686">
          <w:marLeft w:val="640"/>
          <w:marRight w:val="0"/>
          <w:marTop w:val="0"/>
          <w:marBottom w:val="0"/>
          <w:divBdr>
            <w:top w:val="none" w:sz="0" w:space="0" w:color="auto"/>
            <w:left w:val="none" w:sz="0" w:space="0" w:color="auto"/>
            <w:bottom w:val="none" w:sz="0" w:space="0" w:color="auto"/>
            <w:right w:val="none" w:sz="0" w:space="0" w:color="auto"/>
          </w:divBdr>
        </w:div>
        <w:div w:id="814757381">
          <w:marLeft w:val="640"/>
          <w:marRight w:val="0"/>
          <w:marTop w:val="0"/>
          <w:marBottom w:val="0"/>
          <w:divBdr>
            <w:top w:val="none" w:sz="0" w:space="0" w:color="auto"/>
            <w:left w:val="none" w:sz="0" w:space="0" w:color="auto"/>
            <w:bottom w:val="none" w:sz="0" w:space="0" w:color="auto"/>
            <w:right w:val="none" w:sz="0" w:space="0" w:color="auto"/>
          </w:divBdr>
        </w:div>
        <w:div w:id="60174510">
          <w:marLeft w:val="640"/>
          <w:marRight w:val="0"/>
          <w:marTop w:val="0"/>
          <w:marBottom w:val="0"/>
          <w:divBdr>
            <w:top w:val="none" w:sz="0" w:space="0" w:color="auto"/>
            <w:left w:val="none" w:sz="0" w:space="0" w:color="auto"/>
            <w:bottom w:val="none" w:sz="0" w:space="0" w:color="auto"/>
            <w:right w:val="none" w:sz="0" w:space="0" w:color="auto"/>
          </w:divBdr>
        </w:div>
        <w:div w:id="295723743">
          <w:marLeft w:val="640"/>
          <w:marRight w:val="0"/>
          <w:marTop w:val="0"/>
          <w:marBottom w:val="0"/>
          <w:divBdr>
            <w:top w:val="none" w:sz="0" w:space="0" w:color="auto"/>
            <w:left w:val="none" w:sz="0" w:space="0" w:color="auto"/>
            <w:bottom w:val="none" w:sz="0" w:space="0" w:color="auto"/>
            <w:right w:val="none" w:sz="0" w:space="0" w:color="auto"/>
          </w:divBdr>
        </w:div>
        <w:div w:id="448934785">
          <w:marLeft w:val="640"/>
          <w:marRight w:val="0"/>
          <w:marTop w:val="0"/>
          <w:marBottom w:val="0"/>
          <w:divBdr>
            <w:top w:val="none" w:sz="0" w:space="0" w:color="auto"/>
            <w:left w:val="none" w:sz="0" w:space="0" w:color="auto"/>
            <w:bottom w:val="none" w:sz="0" w:space="0" w:color="auto"/>
            <w:right w:val="none" w:sz="0" w:space="0" w:color="auto"/>
          </w:divBdr>
        </w:div>
        <w:div w:id="1667250208">
          <w:marLeft w:val="640"/>
          <w:marRight w:val="0"/>
          <w:marTop w:val="0"/>
          <w:marBottom w:val="0"/>
          <w:divBdr>
            <w:top w:val="none" w:sz="0" w:space="0" w:color="auto"/>
            <w:left w:val="none" w:sz="0" w:space="0" w:color="auto"/>
            <w:bottom w:val="none" w:sz="0" w:space="0" w:color="auto"/>
            <w:right w:val="none" w:sz="0" w:space="0" w:color="auto"/>
          </w:divBdr>
        </w:div>
        <w:div w:id="821848252">
          <w:marLeft w:val="640"/>
          <w:marRight w:val="0"/>
          <w:marTop w:val="0"/>
          <w:marBottom w:val="0"/>
          <w:divBdr>
            <w:top w:val="none" w:sz="0" w:space="0" w:color="auto"/>
            <w:left w:val="none" w:sz="0" w:space="0" w:color="auto"/>
            <w:bottom w:val="none" w:sz="0" w:space="0" w:color="auto"/>
            <w:right w:val="none" w:sz="0" w:space="0" w:color="auto"/>
          </w:divBdr>
        </w:div>
        <w:div w:id="531307190">
          <w:marLeft w:val="640"/>
          <w:marRight w:val="0"/>
          <w:marTop w:val="0"/>
          <w:marBottom w:val="0"/>
          <w:divBdr>
            <w:top w:val="none" w:sz="0" w:space="0" w:color="auto"/>
            <w:left w:val="none" w:sz="0" w:space="0" w:color="auto"/>
            <w:bottom w:val="none" w:sz="0" w:space="0" w:color="auto"/>
            <w:right w:val="none" w:sz="0" w:space="0" w:color="auto"/>
          </w:divBdr>
        </w:div>
        <w:div w:id="909732807">
          <w:marLeft w:val="640"/>
          <w:marRight w:val="0"/>
          <w:marTop w:val="0"/>
          <w:marBottom w:val="0"/>
          <w:divBdr>
            <w:top w:val="none" w:sz="0" w:space="0" w:color="auto"/>
            <w:left w:val="none" w:sz="0" w:space="0" w:color="auto"/>
            <w:bottom w:val="none" w:sz="0" w:space="0" w:color="auto"/>
            <w:right w:val="none" w:sz="0" w:space="0" w:color="auto"/>
          </w:divBdr>
        </w:div>
        <w:div w:id="1481998318">
          <w:marLeft w:val="640"/>
          <w:marRight w:val="0"/>
          <w:marTop w:val="0"/>
          <w:marBottom w:val="0"/>
          <w:divBdr>
            <w:top w:val="none" w:sz="0" w:space="0" w:color="auto"/>
            <w:left w:val="none" w:sz="0" w:space="0" w:color="auto"/>
            <w:bottom w:val="none" w:sz="0" w:space="0" w:color="auto"/>
            <w:right w:val="none" w:sz="0" w:space="0" w:color="auto"/>
          </w:divBdr>
        </w:div>
        <w:div w:id="249001699">
          <w:marLeft w:val="640"/>
          <w:marRight w:val="0"/>
          <w:marTop w:val="0"/>
          <w:marBottom w:val="0"/>
          <w:divBdr>
            <w:top w:val="none" w:sz="0" w:space="0" w:color="auto"/>
            <w:left w:val="none" w:sz="0" w:space="0" w:color="auto"/>
            <w:bottom w:val="none" w:sz="0" w:space="0" w:color="auto"/>
            <w:right w:val="none" w:sz="0" w:space="0" w:color="auto"/>
          </w:divBdr>
        </w:div>
        <w:div w:id="379595408">
          <w:marLeft w:val="640"/>
          <w:marRight w:val="0"/>
          <w:marTop w:val="0"/>
          <w:marBottom w:val="0"/>
          <w:divBdr>
            <w:top w:val="none" w:sz="0" w:space="0" w:color="auto"/>
            <w:left w:val="none" w:sz="0" w:space="0" w:color="auto"/>
            <w:bottom w:val="none" w:sz="0" w:space="0" w:color="auto"/>
            <w:right w:val="none" w:sz="0" w:space="0" w:color="auto"/>
          </w:divBdr>
        </w:div>
        <w:div w:id="1572620397">
          <w:marLeft w:val="640"/>
          <w:marRight w:val="0"/>
          <w:marTop w:val="0"/>
          <w:marBottom w:val="0"/>
          <w:divBdr>
            <w:top w:val="none" w:sz="0" w:space="0" w:color="auto"/>
            <w:left w:val="none" w:sz="0" w:space="0" w:color="auto"/>
            <w:bottom w:val="none" w:sz="0" w:space="0" w:color="auto"/>
            <w:right w:val="none" w:sz="0" w:space="0" w:color="auto"/>
          </w:divBdr>
        </w:div>
        <w:div w:id="633143467">
          <w:marLeft w:val="640"/>
          <w:marRight w:val="0"/>
          <w:marTop w:val="0"/>
          <w:marBottom w:val="0"/>
          <w:divBdr>
            <w:top w:val="none" w:sz="0" w:space="0" w:color="auto"/>
            <w:left w:val="none" w:sz="0" w:space="0" w:color="auto"/>
            <w:bottom w:val="none" w:sz="0" w:space="0" w:color="auto"/>
            <w:right w:val="none" w:sz="0" w:space="0" w:color="auto"/>
          </w:divBdr>
        </w:div>
        <w:div w:id="445587832">
          <w:marLeft w:val="640"/>
          <w:marRight w:val="0"/>
          <w:marTop w:val="0"/>
          <w:marBottom w:val="0"/>
          <w:divBdr>
            <w:top w:val="none" w:sz="0" w:space="0" w:color="auto"/>
            <w:left w:val="none" w:sz="0" w:space="0" w:color="auto"/>
            <w:bottom w:val="none" w:sz="0" w:space="0" w:color="auto"/>
            <w:right w:val="none" w:sz="0" w:space="0" w:color="auto"/>
          </w:divBdr>
        </w:div>
        <w:div w:id="227889550">
          <w:marLeft w:val="640"/>
          <w:marRight w:val="0"/>
          <w:marTop w:val="0"/>
          <w:marBottom w:val="0"/>
          <w:divBdr>
            <w:top w:val="none" w:sz="0" w:space="0" w:color="auto"/>
            <w:left w:val="none" w:sz="0" w:space="0" w:color="auto"/>
            <w:bottom w:val="none" w:sz="0" w:space="0" w:color="auto"/>
            <w:right w:val="none" w:sz="0" w:space="0" w:color="auto"/>
          </w:divBdr>
        </w:div>
        <w:div w:id="1454207159">
          <w:marLeft w:val="640"/>
          <w:marRight w:val="0"/>
          <w:marTop w:val="0"/>
          <w:marBottom w:val="0"/>
          <w:divBdr>
            <w:top w:val="none" w:sz="0" w:space="0" w:color="auto"/>
            <w:left w:val="none" w:sz="0" w:space="0" w:color="auto"/>
            <w:bottom w:val="none" w:sz="0" w:space="0" w:color="auto"/>
            <w:right w:val="none" w:sz="0" w:space="0" w:color="auto"/>
          </w:divBdr>
        </w:div>
        <w:div w:id="1176380079">
          <w:marLeft w:val="640"/>
          <w:marRight w:val="0"/>
          <w:marTop w:val="0"/>
          <w:marBottom w:val="0"/>
          <w:divBdr>
            <w:top w:val="none" w:sz="0" w:space="0" w:color="auto"/>
            <w:left w:val="none" w:sz="0" w:space="0" w:color="auto"/>
            <w:bottom w:val="none" w:sz="0" w:space="0" w:color="auto"/>
            <w:right w:val="none" w:sz="0" w:space="0" w:color="auto"/>
          </w:divBdr>
        </w:div>
        <w:div w:id="810441483">
          <w:marLeft w:val="640"/>
          <w:marRight w:val="0"/>
          <w:marTop w:val="0"/>
          <w:marBottom w:val="0"/>
          <w:divBdr>
            <w:top w:val="none" w:sz="0" w:space="0" w:color="auto"/>
            <w:left w:val="none" w:sz="0" w:space="0" w:color="auto"/>
            <w:bottom w:val="none" w:sz="0" w:space="0" w:color="auto"/>
            <w:right w:val="none" w:sz="0" w:space="0" w:color="auto"/>
          </w:divBdr>
        </w:div>
        <w:div w:id="1751930709">
          <w:marLeft w:val="640"/>
          <w:marRight w:val="0"/>
          <w:marTop w:val="0"/>
          <w:marBottom w:val="0"/>
          <w:divBdr>
            <w:top w:val="none" w:sz="0" w:space="0" w:color="auto"/>
            <w:left w:val="none" w:sz="0" w:space="0" w:color="auto"/>
            <w:bottom w:val="none" w:sz="0" w:space="0" w:color="auto"/>
            <w:right w:val="none" w:sz="0" w:space="0" w:color="auto"/>
          </w:divBdr>
        </w:div>
        <w:div w:id="212273097">
          <w:marLeft w:val="640"/>
          <w:marRight w:val="0"/>
          <w:marTop w:val="0"/>
          <w:marBottom w:val="0"/>
          <w:divBdr>
            <w:top w:val="none" w:sz="0" w:space="0" w:color="auto"/>
            <w:left w:val="none" w:sz="0" w:space="0" w:color="auto"/>
            <w:bottom w:val="none" w:sz="0" w:space="0" w:color="auto"/>
            <w:right w:val="none" w:sz="0" w:space="0" w:color="auto"/>
          </w:divBdr>
        </w:div>
        <w:div w:id="905142114">
          <w:marLeft w:val="640"/>
          <w:marRight w:val="0"/>
          <w:marTop w:val="0"/>
          <w:marBottom w:val="0"/>
          <w:divBdr>
            <w:top w:val="none" w:sz="0" w:space="0" w:color="auto"/>
            <w:left w:val="none" w:sz="0" w:space="0" w:color="auto"/>
            <w:bottom w:val="none" w:sz="0" w:space="0" w:color="auto"/>
            <w:right w:val="none" w:sz="0" w:space="0" w:color="auto"/>
          </w:divBdr>
        </w:div>
        <w:div w:id="1745831084">
          <w:marLeft w:val="640"/>
          <w:marRight w:val="0"/>
          <w:marTop w:val="0"/>
          <w:marBottom w:val="0"/>
          <w:divBdr>
            <w:top w:val="none" w:sz="0" w:space="0" w:color="auto"/>
            <w:left w:val="none" w:sz="0" w:space="0" w:color="auto"/>
            <w:bottom w:val="none" w:sz="0" w:space="0" w:color="auto"/>
            <w:right w:val="none" w:sz="0" w:space="0" w:color="auto"/>
          </w:divBdr>
        </w:div>
        <w:div w:id="343360455">
          <w:marLeft w:val="640"/>
          <w:marRight w:val="0"/>
          <w:marTop w:val="0"/>
          <w:marBottom w:val="0"/>
          <w:divBdr>
            <w:top w:val="none" w:sz="0" w:space="0" w:color="auto"/>
            <w:left w:val="none" w:sz="0" w:space="0" w:color="auto"/>
            <w:bottom w:val="none" w:sz="0" w:space="0" w:color="auto"/>
            <w:right w:val="none" w:sz="0" w:space="0" w:color="auto"/>
          </w:divBdr>
        </w:div>
        <w:div w:id="1283919299">
          <w:marLeft w:val="640"/>
          <w:marRight w:val="0"/>
          <w:marTop w:val="0"/>
          <w:marBottom w:val="0"/>
          <w:divBdr>
            <w:top w:val="none" w:sz="0" w:space="0" w:color="auto"/>
            <w:left w:val="none" w:sz="0" w:space="0" w:color="auto"/>
            <w:bottom w:val="none" w:sz="0" w:space="0" w:color="auto"/>
            <w:right w:val="none" w:sz="0" w:space="0" w:color="auto"/>
          </w:divBdr>
        </w:div>
        <w:div w:id="2063093388">
          <w:marLeft w:val="640"/>
          <w:marRight w:val="0"/>
          <w:marTop w:val="0"/>
          <w:marBottom w:val="0"/>
          <w:divBdr>
            <w:top w:val="none" w:sz="0" w:space="0" w:color="auto"/>
            <w:left w:val="none" w:sz="0" w:space="0" w:color="auto"/>
            <w:bottom w:val="none" w:sz="0" w:space="0" w:color="auto"/>
            <w:right w:val="none" w:sz="0" w:space="0" w:color="auto"/>
          </w:divBdr>
        </w:div>
        <w:div w:id="1721437192">
          <w:marLeft w:val="640"/>
          <w:marRight w:val="0"/>
          <w:marTop w:val="0"/>
          <w:marBottom w:val="0"/>
          <w:divBdr>
            <w:top w:val="none" w:sz="0" w:space="0" w:color="auto"/>
            <w:left w:val="none" w:sz="0" w:space="0" w:color="auto"/>
            <w:bottom w:val="none" w:sz="0" w:space="0" w:color="auto"/>
            <w:right w:val="none" w:sz="0" w:space="0" w:color="auto"/>
          </w:divBdr>
        </w:div>
        <w:div w:id="179206594">
          <w:marLeft w:val="640"/>
          <w:marRight w:val="0"/>
          <w:marTop w:val="0"/>
          <w:marBottom w:val="0"/>
          <w:divBdr>
            <w:top w:val="none" w:sz="0" w:space="0" w:color="auto"/>
            <w:left w:val="none" w:sz="0" w:space="0" w:color="auto"/>
            <w:bottom w:val="none" w:sz="0" w:space="0" w:color="auto"/>
            <w:right w:val="none" w:sz="0" w:space="0" w:color="auto"/>
          </w:divBdr>
        </w:div>
        <w:div w:id="605238485">
          <w:marLeft w:val="640"/>
          <w:marRight w:val="0"/>
          <w:marTop w:val="0"/>
          <w:marBottom w:val="0"/>
          <w:divBdr>
            <w:top w:val="none" w:sz="0" w:space="0" w:color="auto"/>
            <w:left w:val="none" w:sz="0" w:space="0" w:color="auto"/>
            <w:bottom w:val="none" w:sz="0" w:space="0" w:color="auto"/>
            <w:right w:val="none" w:sz="0" w:space="0" w:color="auto"/>
          </w:divBdr>
        </w:div>
        <w:div w:id="1849825955">
          <w:marLeft w:val="640"/>
          <w:marRight w:val="0"/>
          <w:marTop w:val="0"/>
          <w:marBottom w:val="0"/>
          <w:divBdr>
            <w:top w:val="none" w:sz="0" w:space="0" w:color="auto"/>
            <w:left w:val="none" w:sz="0" w:space="0" w:color="auto"/>
            <w:bottom w:val="none" w:sz="0" w:space="0" w:color="auto"/>
            <w:right w:val="none" w:sz="0" w:space="0" w:color="auto"/>
          </w:divBdr>
        </w:div>
        <w:div w:id="1774746305">
          <w:marLeft w:val="640"/>
          <w:marRight w:val="0"/>
          <w:marTop w:val="0"/>
          <w:marBottom w:val="0"/>
          <w:divBdr>
            <w:top w:val="none" w:sz="0" w:space="0" w:color="auto"/>
            <w:left w:val="none" w:sz="0" w:space="0" w:color="auto"/>
            <w:bottom w:val="none" w:sz="0" w:space="0" w:color="auto"/>
            <w:right w:val="none" w:sz="0" w:space="0" w:color="auto"/>
          </w:divBdr>
        </w:div>
        <w:div w:id="1554779851">
          <w:marLeft w:val="640"/>
          <w:marRight w:val="0"/>
          <w:marTop w:val="0"/>
          <w:marBottom w:val="0"/>
          <w:divBdr>
            <w:top w:val="none" w:sz="0" w:space="0" w:color="auto"/>
            <w:left w:val="none" w:sz="0" w:space="0" w:color="auto"/>
            <w:bottom w:val="none" w:sz="0" w:space="0" w:color="auto"/>
            <w:right w:val="none" w:sz="0" w:space="0" w:color="auto"/>
          </w:divBdr>
        </w:div>
        <w:div w:id="2137213940">
          <w:marLeft w:val="640"/>
          <w:marRight w:val="0"/>
          <w:marTop w:val="0"/>
          <w:marBottom w:val="0"/>
          <w:divBdr>
            <w:top w:val="none" w:sz="0" w:space="0" w:color="auto"/>
            <w:left w:val="none" w:sz="0" w:space="0" w:color="auto"/>
            <w:bottom w:val="none" w:sz="0" w:space="0" w:color="auto"/>
            <w:right w:val="none" w:sz="0" w:space="0" w:color="auto"/>
          </w:divBdr>
        </w:div>
        <w:div w:id="1622572282">
          <w:marLeft w:val="640"/>
          <w:marRight w:val="0"/>
          <w:marTop w:val="0"/>
          <w:marBottom w:val="0"/>
          <w:divBdr>
            <w:top w:val="none" w:sz="0" w:space="0" w:color="auto"/>
            <w:left w:val="none" w:sz="0" w:space="0" w:color="auto"/>
            <w:bottom w:val="none" w:sz="0" w:space="0" w:color="auto"/>
            <w:right w:val="none" w:sz="0" w:space="0" w:color="auto"/>
          </w:divBdr>
        </w:div>
        <w:div w:id="559095787">
          <w:marLeft w:val="640"/>
          <w:marRight w:val="0"/>
          <w:marTop w:val="0"/>
          <w:marBottom w:val="0"/>
          <w:divBdr>
            <w:top w:val="none" w:sz="0" w:space="0" w:color="auto"/>
            <w:left w:val="none" w:sz="0" w:space="0" w:color="auto"/>
            <w:bottom w:val="none" w:sz="0" w:space="0" w:color="auto"/>
            <w:right w:val="none" w:sz="0" w:space="0" w:color="auto"/>
          </w:divBdr>
        </w:div>
        <w:div w:id="209003996">
          <w:marLeft w:val="640"/>
          <w:marRight w:val="0"/>
          <w:marTop w:val="0"/>
          <w:marBottom w:val="0"/>
          <w:divBdr>
            <w:top w:val="none" w:sz="0" w:space="0" w:color="auto"/>
            <w:left w:val="none" w:sz="0" w:space="0" w:color="auto"/>
            <w:bottom w:val="none" w:sz="0" w:space="0" w:color="auto"/>
            <w:right w:val="none" w:sz="0" w:space="0" w:color="auto"/>
          </w:divBdr>
        </w:div>
        <w:div w:id="178469796">
          <w:marLeft w:val="640"/>
          <w:marRight w:val="0"/>
          <w:marTop w:val="0"/>
          <w:marBottom w:val="0"/>
          <w:divBdr>
            <w:top w:val="none" w:sz="0" w:space="0" w:color="auto"/>
            <w:left w:val="none" w:sz="0" w:space="0" w:color="auto"/>
            <w:bottom w:val="none" w:sz="0" w:space="0" w:color="auto"/>
            <w:right w:val="none" w:sz="0" w:space="0" w:color="auto"/>
          </w:divBdr>
        </w:div>
        <w:div w:id="598803211">
          <w:marLeft w:val="640"/>
          <w:marRight w:val="0"/>
          <w:marTop w:val="0"/>
          <w:marBottom w:val="0"/>
          <w:divBdr>
            <w:top w:val="none" w:sz="0" w:space="0" w:color="auto"/>
            <w:left w:val="none" w:sz="0" w:space="0" w:color="auto"/>
            <w:bottom w:val="none" w:sz="0" w:space="0" w:color="auto"/>
            <w:right w:val="none" w:sz="0" w:space="0" w:color="auto"/>
          </w:divBdr>
        </w:div>
        <w:div w:id="1202010820">
          <w:marLeft w:val="640"/>
          <w:marRight w:val="0"/>
          <w:marTop w:val="0"/>
          <w:marBottom w:val="0"/>
          <w:divBdr>
            <w:top w:val="none" w:sz="0" w:space="0" w:color="auto"/>
            <w:left w:val="none" w:sz="0" w:space="0" w:color="auto"/>
            <w:bottom w:val="none" w:sz="0" w:space="0" w:color="auto"/>
            <w:right w:val="none" w:sz="0" w:space="0" w:color="auto"/>
          </w:divBdr>
        </w:div>
        <w:div w:id="358511023">
          <w:marLeft w:val="640"/>
          <w:marRight w:val="0"/>
          <w:marTop w:val="0"/>
          <w:marBottom w:val="0"/>
          <w:divBdr>
            <w:top w:val="none" w:sz="0" w:space="0" w:color="auto"/>
            <w:left w:val="none" w:sz="0" w:space="0" w:color="auto"/>
            <w:bottom w:val="none" w:sz="0" w:space="0" w:color="auto"/>
            <w:right w:val="none" w:sz="0" w:space="0" w:color="auto"/>
          </w:divBdr>
        </w:div>
        <w:div w:id="1766071241">
          <w:marLeft w:val="640"/>
          <w:marRight w:val="0"/>
          <w:marTop w:val="0"/>
          <w:marBottom w:val="0"/>
          <w:divBdr>
            <w:top w:val="none" w:sz="0" w:space="0" w:color="auto"/>
            <w:left w:val="none" w:sz="0" w:space="0" w:color="auto"/>
            <w:bottom w:val="none" w:sz="0" w:space="0" w:color="auto"/>
            <w:right w:val="none" w:sz="0" w:space="0" w:color="auto"/>
          </w:divBdr>
        </w:div>
        <w:div w:id="236018898">
          <w:marLeft w:val="640"/>
          <w:marRight w:val="0"/>
          <w:marTop w:val="0"/>
          <w:marBottom w:val="0"/>
          <w:divBdr>
            <w:top w:val="none" w:sz="0" w:space="0" w:color="auto"/>
            <w:left w:val="none" w:sz="0" w:space="0" w:color="auto"/>
            <w:bottom w:val="none" w:sz="0" w:space="0" w:color="auto"/>
            <w:right w:val="none" w:sz="0" w:space="0" w:color="auto"/>
          </w:divBdr>
        </w:div>
        <w:div w:id="161632042">
          <w:marLeft w:val="640"/>
          <w:marRight w:val="0"/>
          <w:marTop w:val="0"/>
          <w:marBottom w:val="0"/>
          <w:divBdr>
            <w:top w:val="none" w:sz="0" w:space="0" w:color="auto"/>
            <w:left w:val="none" w:sz="0" w:space="0" w:color="auto"/>
            <w:bottom w:val="none" w:sz="0" w:space="0" w:color="auto"/>
            <w:right w:val="none" w:sz="0" w:space="0" w:color="auto"/>
          </w:divBdr>
        </w:div>
        <w:div w:id="539634571">
          <w:marLeft w:val="640"/>
          <w:marRight w:val="0"/>
          <w:marTop w:val="0"/>
          <w:marBottom w:val="0"/>
          <w:divBdr>
            <w:top w:val="none" w:sz="0" w:space="0" w:color="auto"/>
            <w:left w:val="none" w:sz="0" w:space="0" w:color="auto"/>
            <w:bottom w:val="none" w:sz="0" w:space="0" w:color="auto"/>
            <w:right w:val="none" w:sz="0" w:space="0" w:color="auto"/>
          </w:divBdr>
        </w:div>
        <w:div w:id="205994156">
          <w:marLeft w:val="640"/>
          <w:marRight w:val="0"/>
          <w:marTop w:val="0"/>
          <w:marBottom w:val="0"/>
          <w:divBdr>
            <w:top w:val="none" w:sz="0" w:space="0" w:color="auto"/>
            <w:left w:val="none" w:sz="0" w:space="0" w:color="auto"/>
            <w:bottom w:val="none" w:sz="0" w:space="0" w:color="auto"/>
            <w:right w:val="none" w:sz="0" w:space="0" w:color="auto"/>
          </w:divBdr>
        </w:div>
        <w:div w:id="932515983">
          <w:marLeft w:val="640"/>
          <w:marRight w:val="0"/>
          <w:marTop w:val="0"/>
          <w:marBottom w:val="0"/>
          <w:divBdr>
            <w:top w:val="none" w:sz="0" w:space="0" w:color="auto"/>
            <w:left w:val="none" w:sz="0" w:space="0" w:color="auto"/>
            <w:bottom w:val="none" w:sz="0" w:space="0" w:color="auto"/>
            <w:right w:val="none" w:sz="0" w:space="0" w:color="auto"/>
          </w:divBdr>
        </w:div>
        <w:div w:id="1177041332">
          <w:marLeft w:val="640"/>
          <w:marRight w:val="0"/>
          <w:marTop w:val="0"/>
          <w:marBottom w:val="0"/>
          <w:divBdr>
            <w:top w:val="none" w:sz="0" w:space="0" w:color="auto"/>
            <w:left w:val="none" w:sz="0" w:space="0" w:color="auto"/>
            <w:bottom w:val="none" w:sz="0" w:space="0" w:color="auto"/>
            <w:right w:val="none" w:sz="0" w:space="0" w:color="auto"/>
          </w:divBdr>
        </w:div>
        <w:div w:id="1189832200">
          <w:marLeft w:val="640"/>
          <w:marRight w:val="0"/>
          <w:marTop w:val="0"/>
          <w:marBottom w:val="0"/>
          <w:divBdr>
            <w:top w:val="none" w:sz="0" w:space="0" w:color="auto"/>
            <w:left w:val="none" w:sz="0" w:space="0" w:color="auto"/>
            <w:bottom w:val="none" w:sz="0" w:space="0" w:color="auto"/>
            <w:right w:val="none" w:sz="0" w:space="0" w:color="auto"/>
          </w:divBdr>
        </w:div>
        <w:div w:id="1567716897">
          <w:marLeft w:val="640"/>
          <w:marRight w:val="0"/>
          <w:marTop w:val="0"/>
          <w:marBottom w:val="0"/>
          <w:divBdr>
            <w:top w:val="none" w:sz="0" w:space="0" w:color="auto"/>
            <w:left w:val="none" w:sz="0" w:space="0" w:color="auto"/>
            <w:bottom w:val="none" w:sz="0" w:space="0" w:color="auto"/>
            <w:right w:val="none" w:sz="0" w:space="0" w:color="auto"/>
          </w:divBdr>
        </w:div>
        <w:div w:id="1817454901">
          <w:marLeft w:val="640"/>
          <w:marRight w:val="0"/>
          <w:marTop w:val="0"/>
          <w:marBottom w:val="0"/>
          <w:divBdr>
            <w:top w:val="none" w:sz="0" w:space="0" w:color="auto"/>
            <w:left w:val="none" w:sz="0" w:space="0" w:color="auto"/>
            <w:bottom w:val="none" w:sz="0" w:space="0" w:color="auto"/>
            <w:right w:val="none" w:sz="0" w:space="0" w:color="auto"/>
          </w:divBdr>
        </w:div>
        <w:div w:id="1885872229">
          <w:marLeft w:val="640"/>
          <w:marRight w:val="0"/>
          <w:marTop w:val="0"/>
          <w:marBottom w:val="0"/>
          <w:divBdr>
            <w:top w:val="none" w:sz="0" w:space="0" w:color="auto"/>
            <w:left w:val="none" w:sz="0" w:space="0" w:color="auto"/>
            <w:bottom w:val="none" w:sz="0" w:space="0" w:color="auto"/>
            <w:right w:val="none" w:sz="0" w:space="0" w:color="auto"/>
          </w:divBdr>
        </w:div>
        <w:div w:id="1400251132">
          <w:marLeft w:val="640"/>
          <w:marRight w:val="0"/>
          <w:marTop w:val="0"/>
          <w:marBottom w:val="0"/>
          <w:divBdr>
            <w:top w:val="none" w:sz="0" w:space="0" w:color="auto"/>
            <w:left w:val="none" w:sz="0" w:space="0" w:color="auto"/>
            <w:bottom w:val="none" w:sz="0" w:space="0" w:color="auto"/>
            <w:right w:val="none" w:sz="0" w:space="0" w:color="auto"/>
          </w:divBdr>
        </w:div>
        <w:div w:id="743575344">
          <w:marLeft w:val="640"/>
          <w:marRight w:val="0"/>
          <w:marTop w:val="0"/>
          <w:marBottom w:val="0"/>
          <w:divBdr>
            <w:top w:val="none" w:sz="0" w:space="0" w:color="auto"/>
            <w:left w:val="none" w:sz="0" w:space="0" w:color="auto"/>
            <w:bottom w:val="none" w:sz="0" w:space="0" w:color="auto"/>
            <w:right w:val="none" w:sz="0" w:space="0" w:color="auto"/>
          </w:divBdr>
        </w:div>
        <w:div w:id="795417388">
          <w:marLeft w:val="640"/>
          <w:marRight w:val="0"/>
          <w:marTop w:val="0"/>
          <w:marBottom w:val="0"/>
          <w:divBdr>
            <w:top w:val="none" w:sz="0" w:space="0" w:color="auto"/>
            <w:left w:val="none" w:sz="0" w:space="0" w:color="auto"/>
            <w:bottom w:val="none" w:sz="0" w:space="0" w:color="auto"/>
            <w:right w:val="none" w:sz="0" w:space="0" w:color="auto"/>
          </w:divBdr>
        </w:div>
        <w:div w:id="1928075276">
          <w:marLeft w:val="640"/>
          <w:marRight w:val="0"/>
          <w:marTop w:val="0"/>
          <w:marBottom w:val="0"/>
          <w:divBdr>
            <w:top w:val="none" w:sz="0" w:space="0" w:color="auto"/>
            <w:left w:val="none" w:sz="0" w:space="0" w:color="auto"/>
            <w:bottom w:val="none" w:sz="0" w:space="0" w:color="auto"/>
            <w:right w:val="none" w:sz="0" w:space="0" w:color="auto"/>
          </w:divBdr>
        </w:div>
        <w:div w:id="425611835">
          <w:marLeft w:val="640"/>
          <w:marRight w:val="0"/>
          <w:marTop w:val="0"/>
          <w:marBottom w:val="0"/>
          <w:divBdr>
            <w:top w:val="none" w:sz="0" w:space="0" w:color="auto"/>
            <w:left w:val="none" w:sz="0" w:space="0" w:color="auto"/>
            <w:bottom w:val="none" w:sz="0" w:space="0" w:color="auto"/>
            <w:right w:val="none" w:sz="0" w:space="0" w:color="auto"/>
          </w:divBdr>
        </w:div>
        <w:div w:id="812873058">
          <w:marLeft w:val="640"/>
          <w:marRight w:val="0"/>
          <w:marTop w:val="0"/>
          <w:marBottom w:val="0"/>
          <w:divBdr>
            <w:top w:val="none" w:sz="0" w:space="0" w:color="auto"/>
            <w:left w:val="none" w:sz="0" w:space="0" w:color="auto"/>
            <w:bottom w:val="none" w:sz="0" w:space="0" w:color="auto"/>
            <w:right w:val="none" w:sz="0" w:space="0" w:color="auto"/>
          </w:divBdr>
        </w:div>
        <w:div w:id="1629507133">
          <w:marLeft w:val="640"/>
          <w:marRight w:val="0"/>
          <w:marTop w:val="0"/>
          <w:marBottom w:val="0"/>
          <w:divBdr>
            <w:top w:val="none" w:sz="0" w:space="0" w:color="auto"/>
            <w:left w:val="none" w:sz="0" w:space="0" w:color="auto"/>
            <w:bottom w:val="none" w:sz="0" w:space="0" w:color="auto"/>
            <w:right w:val="none" w:sz="0" w:space="0" w:color="auto"/>
          </w:divBdr>
        </w:div>
        <w:div w:id="292758513">
          <w:marLeft w:val="640"/>
          <w:marRight w:val="0"/>
          <w:marTop w:val="0"/>
          <w:marBottom w:val="0"/>
          <w:divBdr>
            <w:top w:val="none" w:sz="0" w:space="0" w:color="auto"/>
            <w:left w:val="none" w:sz="0" w:space="0" w:color="auto"/>
            <w:bottom w:val="none" w:sz="0" w:space="0" w:color="auto"/>
            <w:right w:val="none" w:sz="0" w:space="0" w:color="auto"/>
          </w:divBdr>
        </w:div>
        <w:div w:id="1503279982">
          <w:marLeft w:val="640"/>
          <w:marRight w:val="0"/>
          <w:marTop w:val="0"/>
          <w:marBottom w:val="0"/>
          <w:divBdr>
            <w:top w:val="none" w:sz="0" w:space="0" w:color="auto"/>
            <w:left w:val="none" w:sz="0" w:space="0" w:color="auto"/>
            <w:bottom w:val="none" w:sz="0" w:space="0" w:color="auto"/>
            <w:right w:val="none" w:sz="0" w:space="0" w:color="auto"/>
          </w:divBdr>
        </w:div>
        <w:div w:id="2119252128">
          <w:marLeft w:val="640"/>
          <w:marRight w:val="0"/>
          <w:marTop w:val="0"/>
          <w:marBottom w:val="0"/>
          <w:divBdr>
            <w:top w:val="none" w:sz="0" w:space="0" w:color="auto"/>
            <w:left w:val="none" w:sz="0" w:space="0" w:color="auto"/>
            <w:bottom w:val="none" w:sz="0" w:space="0" w:color="auto"/>
            <w:right w:val="none" w:sz="0" w:space="0" w:color="auto"/>
          </w:divBdr>
        </w:div>
        <w:div w:id="1897544082">
          <w:marLeft w:val="640"/>
          <w:marRight w:val="0"/>
          <w:marTop w:val="0"/>
          <w:marBottom w:val="0"/>
          <w:divBdr>
            <w:top w:val="none" w:sz="0" w:space="0" w:color="auto"/>
            <w:left w:val="none" w:sz="0" w:space="0" w:color="auto"/>
            <w:bottom w:val="none" w:sz="0" w:space="0" w:color="auto"/>
            <w:right w:val="none" w:sz="0" w:space="0" w:color="auto"/>
          </w:divBdr>
        </w:div>
        <w:div w:id="987436874">
          <w:marLeft w:val="640"/>
          <w:marRight w:val="0"/>
          <w:marTop w:val="0"/>
          <w:marBottom w:val="0"/>
          <w:divBdr>
            <w:top w:val="none" w:sz="0" w:space="0" w:color="auto"/>
            <w:left w:val="none" w:sz="0" w:space="0" w:color="auto"/>
            <w:bottom w:val="none" w:sz="0" w:space="0" w:color="auto"/>
            <w:right w:val="none" w:sz="0" w:space="0" w:color="auto"/>
          </w:divBdr>
        </w:div>
        <w:div w:id="2051801125">
          <w:marLeft w:val="640"/>
          <w:marRight w:val="0"/>
          <w:marTop w:val="0"/>
          <w:marBottom w:val="0"/>
          <w:divBdr>
            <w:top w:val="none" w:sz="0" w:space="0" w:color="auto"/>
            <w:left w:val="none" w:sz="0" w:space="0" w:color="auto"/>
            <w:bottom w:val="none" w:sz="0" w:space="0" w:color="auto"/>
            <w:right w:val="none" w:sz="0" w:space="0" w:color="auto"/>
          </w:divBdr>
        </w:div>
        <w:div w:id="613711456">
          <w:marLeft w:val="640"/>
          <w:marRight w:val="0"/>
          <w:marTop w:val="0"/>
          <w:marBottom w:val="0"/>
          <w:divBdr>
            <w:top w:val="none" w:sz="0" w:space="0" w:color="auto"/>
            <w:left w:val="none" w:sz="0" w:space="0" w:color="auto"/>
            <w:bottom w:val="none" w:sz="0" w:space="0" w:color="auto"/>
            <w:right w:val="none" w:sz="0" w:space="0" w:color="auto"/>
          </w:divBdr>
        </w:div>
        <w:div w:id="1358850202">
          <w:marLeft w:val="640"/>
          <w:marRight w:val="0"/>
          <w:marTop w:val="0"/>
          <w:marBottom w:val="0"/>
          <w:divBdr>
            <w:top w:val="none" w:sz="0" w:space="0" w:color="auto"/>
            <w:left w:val="none" w:sz="0" w:space="0" w:color="auto"/>
            <w:bottom w:val="none" w:sz="0" w:space="0" w:color="auto"/>
            <w:right w:val="none" w:sz="0" w:space="0" w:color="auto"/>
          </w:divBdr>
        </w:div>
        <w:div w:id="88163555">
          <w:marLeft w:val="640"/>
          <w:marRight w:val="0"/>
          <w:marTop w:val="0"/>
          <w:marBottom w:val="0"/>
          <w:divBdr>
            <w:top w:val="none" w:sz="0" w:space="0" w:color="auto"/>
            <w:left w:val="none" w:sz="0" w:space="0" w:color="auto"/>
            <w:bottom w:val="none" w:sz="0" w:space="0" w:color="auto"/>
            <w:right w:val="none" w:sz="0" w:space="0" w:color="auto"/>
          </w:divBdr>
        </w:div>
        <w:div w:id="1324042585">
          <w:marLeft w:val="640"/>
          <w:marRight w:val="0"/>
          <w:marTop w:val="0"/>
          <w:marBottom w:val="0"/>
          <w:divBdr>
            <w:top w:val="none" w:sz="0" w:space="0" w:color="auto"/>
            <w:left w:val="none" w:sz="0" w:space="0" w:color="auto"/>
            <w:bottom w:val="none" w:sz="0" w:space="0" w:color="auto"/>
            <w:right w:val="none" w:sz="0" w:space="0" w:color="auto"/>
          </w:divBdr>
        </w:div>
        <w:div w:id="1827159266">
          <w:marLeft w:val="640"/>
          <w:marRight w:val="0"/>
          <w:marTop w:val="0"/>
          <w:marBottom w:val="0"/>
          <w:divBdr>
            <w:top w:val="none" w:sz="0" w:space="0" w:color="auto"/>
            <w:left w:val="none" w:sz="0" w:space="0" w:color="auto"/>
            <w:bottom w:val="none" w:sz="0" w:space="0" w:color="auto"/>
            <w:right w:val="none" w:sz="0" w:space="0" w:color="auto"/>
          </w:divBdr>
        </w:div>
        <w:div w:id="1316563659">
          <w:marLeft w:val="640"/>
          <w:marRight w:val="0"/>
          <w:marTop w:val="0"/>
          <w:marBottom w:val="0"/>
          <w:divBdr>
            <w:top w:val="none" w:sz="0" w:space="0" w:color="auto"/>
            <w:left w:val="none" w:sz="0" w:space="0" w:color="auto"/>
            <w:bottom w:val="none" w:sz="0" w:space="0" w:color="auto"/>
            <w:right w:val="none" w:sz="0" w:space="0" w:color="auto"/>
          </w:divBdr>
        </w:div>
        <w:div w:id="1104115075">
          <w:marLeft w:val="640"/>
          <w:marRight w:val="0"/>
          <w:marTop w:val="0"/>
          <w:marBottom w:val="0"/>
          <w:divBdr>
            <w:top w:val="none" w:sz="0" w:space="0" w:color="auto"/>
            <w:left w:val="none" w:sz="0" w:space="0" w:color="auto"/>
            <w:bottom w:val="none" w:sz="0" w:space="0" w:color="auto"/>
            <w:right w:val="none" w:sz="0" w:space="0" w:color="auto"/>
          </w:divBdr>
        </w:div>
        <w:div w:id="1122455392">
          <w:marLeft w:val="640"/>
          <w:marRight w:val="0"/>
          <w:marTop w:val="0"/>
          <w:marBottom w:val="0"/>
          <w:divBdr>
            <w:top w:val="none" w:sz="0" w:space="0" w:color="auto"/>
            <w:left w:val="none" w:sz="0" w:space="0" w:color="auto"/>
            <w:bottom w:val="none" w:sz="0" w:space="0" w:color="auto"/>
            <w:right w:val="none" w:sz="0" w:space="0" w:color="auto"/>
          </w:divBdr>
        </w:div>
        <w:div w:id="1090736032">
          <w:marLeft w:val="640"/>
          <w:marRight w:val="0"/>
          <w:marTop w:val="0"/>
          <w:marBottom w:val="0"/>
          <w:divBdr>
            <w:top w:val="none" w:sz="0" w:space="0" w:color="auto"/>
            <w:left w:val="none" w:sz="0" w:space="0" w:color="auto"/>
            <w:bottom w:val="none" w:sz="0" w:space="0" w:color="auto"/>
            <w:right w:val="none" w:sz="0" w:space="0" w:color="auto"/>
          </w:divBdr>
        </w:div>
        <w:div w:id="1498960297">
          <w:marLeft w:val="640"/>
          <w:marRight w:val="0"/>
          <w:marTop w:val="0"/>
          <w:marBottom w:val="0"/>
          <w:divBdr>
            <w:top w:val="none" w:sz="0" w:space="0" w:color="auto"/>
            <w:left w:val="none" w:sz="0" w:space="0" w:color="auto"/>
            <w:bottom w:val="none" w:sz="0" w:space="0" w:color="auto"/>
            <w:right w:val="none" w:sz="0" w:space="0" w:color="auto"/>
          </w:divBdr>
        </w:div>
        <w:div w:id="1859125604">
          <w:marLeft w:val="640"/>
          <w:marRight w:val="0"/>
          <w:marTop w:val="0"/>
          <w:marBottom w:val="0"/>
          <w:divBdr>
            <w:top w:val="none" w:sz="0" w:space="0" w:color="auto"/>
            <w:left w:val="none" w:sz="0" w:space="0" w:color="auto"/>
            <w:bottom w:val="none" w:sz="0" w:space="0" w:color="auto"/>
            <w:right w:val="none" w:sz="0" w:space="0" w:color="auto"/>
          </w:divBdr>
        </w:div>
        <w:div w:id="1732848245">
          <w:marLeft w:val="640"/>
          <w:marRight w:val="0"/>
          <w:marTop w:val="0"/>
          <w:marBottom w:val="0"/>
          <w:divBdr>
            <w:top w:val="none" w:sz="0" w:space="0" w:color="auto"/>
            <w:left w:val="none" w:sz="0" w:space="0" w:color="auto"/>
            <w:bottom w:val="none" w:sz="0" w:space="0" w:color="auto"/>
            <w:right w:val="none" w:sz="0" w:space="0" w:color="auto"/>
          </w:divBdr>
        </w:div>
        <w:div w:id="1745445797">
          <w:marLeft w:val="640"/>
          <w:marRight w:val="0"/>
          <w:marTop w:val="0"/>
          <w:marBottom w:val="0"/>
          <w:divBdr>
            <w:top w:val="none" w:sz="0" w:space="0" w:color="auto"/>
            <w:left w:val="none" w:sz="0" w:space="0" w:color="auto"/>
            <w:bottom w:val="none" w:sz="0" w:space="0" w:color="auto"/>
            <w:right w:val="none" w:sz="0" w:space="0" w:color="auto"/>
          </w:divBdr>
        </w:div>
        <w:div w:id="1732777185">
          <w:marLeft w:val="640"/>
          <w:marRight w:val="0"/>
          <w:marTop w:val="0"/>
          <w:marBottom w:val="0"/>
          <w:divBdr>
            <w:top w:val="none" w:sz="0" w:space="0" w:color="auto"/>
            <w:left w:val="none" w:sz="0" w:space="0" w:color="auto"/>
            <w:bottom w:val="none" w:sz="0" w:space="0" w:color="auto"/>
            <w:right w:val="none" w:sz="0" w:space="0" w:color="auto"/>
          </w:divBdr>
        </w:div>
        <w:div w:id="2108231890">
          <w:marLeft w:val="640"/>
          <w:marRight w:val="0"/>
          <w:marTop w:val="0"/>
          <w:marBottom w:val="0"/>
          <w:divBdr>
            <w:top w:val="none" w:sz="0" w:space="0" w:color="auto"/>
            <w:left w:val="none" w:sz="0" w:space="0" w:color="auto"/>
            <w:bottom w:val="none" w:sz="0" w:space="0" w:color="auto"/>
            <w:right w:val="none" w:sz="0" w:space="0" w:color="auto"/>
          </w:divBdr>
        </w:div>
        <w:div w:id="1495682576">
          <w:marLeft w:val="640"/>
          <w:marRight w:val="0"/>
          <w:marTop w:val="0"/>
          <w:marBottom w:val="0"/>
          <w:divBdr>
            <w:top w:val="none" w:sz="0" w:space="0" w:color="auto"/>
            <w:left w:val="none" w:sz="0" w:space="0" w:color="auto"/>
            <w:bottom w:val="none" w:sz="0" w:space="0" w:color="auto"/>
            <w:right w:val="none" w:sz="0" w:space="0" w:color="auto"/>
          </w:divBdr>
        </w:div>
        <w:div w:id="1293638852">
          <w:marLeft w:val="640"/>
          <w:marRight w:val="0"/>
          <w:marTop w:val="0"/>
          <w:marBottom w:val="0"/>
          <w:divBdr>
            <w:top w:val="none" w:sz="0" w:space="0" w:color="auto"/>
            <w:left w:val="none" w:sz="0" w:space="0" w:color="auto"/>
            <w:bottom w:val="none" w:sz="0" w:space="0" w:color="auto"/>
            <w:right w:val="none" w:sz="0" w:space="0" w:color="auto"/>
          </w:divBdr>
        </w:div>
        <w:div w:id="1817793418">
          <w:marLeft w:val="640"/>
          <w:marRight w:val="0"/>
          <w:marTop w:val="0"/>
          <w:marBottom w:val="0"/>
          <w:divBdr>
            <w:top w:val="none" w:sz="0" w:space="0" w:color="auto"/>
            <w:left w:val="none" w:sz="0" w:space="0" w:color="auto"/>
            <w:bottom w:val="none" w:sz="0" w:space="0" w:color="auto"/>
            <w:right w:val="none" w:sz="0" w:space="0" w:color="auto"/>
          </w:divBdr>
        </w:div>
        <w:div w:id="1781339243">
          <w:marLeft w:val="640"/>
          <w:marRight w:val="0"/>
          <w:marTop w:val="0"/>
          <w:marBottom w:val="0"/>
          <w:divBdr>
            <w:top w:val="none" w:sz="0" w:space="0" w:color="auto"/>
            <w:left w:val="none" w:sz="0" w:space="0" w:color="auto"/>
            <w:bottom w:val="none" w:sz="0" w:space="0" w:color="auto"/>
            <w:right w:val="none" w:sz="0" w:space="0" w:color="auto"/>
          </w:divBdr>
        </w:div>
        <w:div w:id="1504280057">
          <w:marLeft w:val="640"/>
          <w:marRight w:val="0"/>
          <w:marTop w:val="0"/>
          <w:marBottom w:val="0"/>
          <w:divBdr>
            <w:top w:val="none" w:sz="0" w:space="0" w:color="auto"/>
            <w:left w:val="none" w:sz="0" w:space="0" w:color="auto"/>
            <w:bottom w:val="none" w:sz="0" w:space="0" w:color="auto"/>
            <w:right w:val="none" w:sz="0" w:space="0" w:color="auto"/>
          </w:divBdr>
        </w:div>
      </w:divsChild>
    </w:div>
    <w:div w:id="1637300434">
      <w:bodyDiv w:val="1"/>
      <w:marLeft w:val="0"/>
      <w:marRight w:val="0"/>
      <w:marTop w:val="0"/>
      <w:marBottom w:val="0"/>
      <w:divBdr>
        <w:top w:val="none" w:sz="0" w:space="0" w:color="auto"/>
        <w:left w:val="none" w:sz="0" w:space="0" w:color="auto"/>
        <w:bottom w:val="none" w:sz="0" w:space="0" w:color="auto"/>
        <w:right w:val="none" w:sz="0" w:space="0" w:color="auto"/>
      </w:divBdr>
      <w:divsChild>
        <w:div w:id="1580629475">
          <w:marLeft w:val="640"/>
          <w:marRight w:val="0"/>
          <w:marTop w:val="0"/>
          <w:marBottom w:val="0"/>
          <w:divBdr>
            <w:top w:val="none" w:sz="0" w:space="0" w:color="auto"/>
            <w:left w:val="none" w:sz="0" w:space="0" w:color="auto"/>
            <w:bottom w:val="none" w:sz="0" w:space="0" w:color="auto"/>
            <w:right w:val="none" w:sz="0" w:space="0" w:color="auto"/>
          </w:divBdr>
        </w:div>
        <w:div w:id="499194295">
          <w:marLeft w:val="640"/>
          <w:marRight w:val="0"/>
          <w:marTop w:val="0"/>
          <w:marBottom w:val="0"/>
          <w:divBdr>
            <w:top w:val="none" w:sz="0" w:space="0" w:color="auto"/>
            <w:left w:val="none" w:sz="0" w:space="0" w:color="auto"/>
            <w:bottom w:val="none" w:sz="0" w:space="0" w:color="auto"/>
            <w:right w:val="none" w:sz="0" w:space="0" w:color="auto"/>
          </w:divBdr>
        </w:div>
        <w:div w:id="444472009">
          <w:marLeft w:val="640"/>
          <w:marRight w:val="0"/>
          <w:marTop w:val="0"/>
          <w:marBottom w:val="0"/>
          <w:divBdr>
            <w:top w:val="none" w:sz="0" w:space="0" w:color="auto"/>
            <w:left w:val="none" w:sz="0" w:space="0" w:color="auto"/>
            <w:bottom w:val="none" w:sz="0" w:space="0" w:color="auto"/>
            <w:right w:val="none" w:sz="0" w:space="0" w:color="auto"/>
          </w:divBdr>
        </w:div>
        <w:div w:id="565340734">
          <w:marLeft w:val="640"/>
          <w:marRight w:val="0"/>
          <w:marTop w:val="0"/>
          <w:marBottom w:val="0"/>
          <w:divBdr>
            <w:top w:val="none" w:sz="0" w:space="0" w:color="auto"/>
            <w:left w:val="none" w:sz="0" w:space="0" w:color="auto"/>
            <w:bottom w:val="none" w:sz="0" w:space="0" w:color="auto"/>
            <w:right w:val="none" w:sz="0" w:space="0" w:color="auto"/>
          </w:divBdr>
        </w:div>
        <w:div w:id="1765371224">
          <w:marLeft w:val="640"/>
          <w:marRight w:val="0"/>
          <w:marTop w:val="0"/>
          <w:marBottom w:val="0"/>
          <w:divBdr>
            <w:top w:val="none" w:sz="0" w:space="0" w:color="auto"/>
            <w:left w:val="none" w:sz="0" w:space="0" w:color="auto"/>
            <w:bottom w:val="none" w:sz="0" w:space="0" w:color="auto"/>
            <w:right w:val="none" w:sz="0" w:space="0" w:color="auto"/>
          </w:divBdr>
        </w:div>
        <w:div w:id="1878590964">
          <w:marLeft w:val="640"/>
          <w:marRight w:val="0"/>
          <w:marTop w:val="0"/>
          <w:marBottom w:val="0"/>
          <w:divBdr>
            <w:top w:val="none" w:sz="0" w:space="0" w:color="auto"/>
            <w:left w:val="none" w:sz="0" w:space="0" w:color="auto"/>
            <w:bottom w:val="none" w:sz="0" w:space="0" w:color="auto"/>
            <w:right w:val="none" w:sz="0" w:space="0" w:color="auto"/>
          </w:divBdr>
        </w:div>
        <w:div w:id="1595045535">
          <w:marLeft w:val="640"/>
          <w:marRight w:val="0"/>
          <w:marTop w:val="0"/>
          <w:marBottom w:val="0"/>
          <w:divBdr>
            <w:top w:val="none" w:sz="0" w:space="0" w:color="auto"/>
            <w:left w:val="none" w:sz="0" w:space="0" w:color="auto"/>
            <w:bottom w:val="none" w:sz="0" w:space="0" w:color="auto"/>
            <w:right w:val="none" w:sz="0" w:space="0" w:color="auto"/>
          </w:divBdr>
        </w:div>
        <w:div w:id="1368674799">
          <w:marLeft w:val="640"/>
          <w:marRight w:val="0"/>
          <w:marTop w:val="0"/>
          <w:marBottom w:val="0"/>
          <w:divBdr>
            <w:top w:val="none" w:sz="0" w:space="0" w:color="auto"/>
            <w:left w:val="none" w:sz="0" w:space="0" w:color="auto"/>
            <w:bottom w:val="none" w:sz="0" w:space="0" w:color="auto"/>
            <w:right w:val="none" w:sz="0" w:space="0" w:color="auto"/>
          </w:divBdr>
        </w:div>
        <w:div w:id="1738016329">
          <w:marLeft w:val="640"/>
          <w:marRight w:val="0"/>
          <w:marTop w:val="0"/>
          <w:marBottom w:val="0"/>
          <w:divBdr>
            <w:top w:val="none" w:sz="0" w:space="0" w:color="auto"/>
            <w:left w:val="none" w:sz="0" w:space="0" w:color="auto"/>
            <w:bottom w:val="none" w:sz="0" w:space="0" w:color="auto"/>
            <w:right w:val="none" w:sz="0" w:space="0" w:color="auto"/>
          </w:divBdr>
        </w:div>
        <w:div w:id="561914576">
          <w:marLeft w:val="640"/>
          <w:marRight w:val="0"/>
          <w:marTop w:val="0"/>
          <w:marBottom w:val="0"/>
          <w:divBdr>
            <w:top w:val="none" w:sz="0" w:space="0" w:color="auto"/>
            <w:left w:val="none" w:sz="0" w:space="0" w:color="auto"/>
            <w:bottom w:val="none" w:sz="0" w:space="0" w:color="auto"/>
            <w:right w:val="none" w:sz="0" w:space="0" w:color="auto"/>
          </w:divBdr>
        </w:div>
        <w:div w:id="179662643">
          <w:marLeft w:val="640"/>
          <w:marRight w:val="0"/>
          <w:marTop w:val="0"/>
          <w:marBottom w:val="0"/>
          <w:divBdr>
            <w:top w:val="none" w:sz="0" w:space="0" w:color="auto"/>
            <w:left w:val="none" w:sz="0" w:space="0" w:color="auto"/>
            <w:bottom w:val="none" w:sz="0" w:space="0" w:color="auto"/>
            <w:right w:val="none" w:sz="0" w:space="0" w:color="auto"/>
          </w:divBdr>
        </w:div>
        <w:div w:id="660499983">
          <w:marLeft w:val="640"/>
          <w:marRight w:val="0"/>
          <w:marTop w:val="0"/>
          <w:marBottom w:val="0"/>
          <w:divBdr>
            <w:top w:val="none" w:sz="0" w:space="0" w:color="auto"/>
            <w:left w:val="none" w:sz="0" w:space="0" w:color="auto"/>
            <w:bottom w:val="none" w:sz="0" w:space="0" w:color="auto"/>
            <w:right w:val="none" w:sz="0" w:space="0" w:color="auto"/>
          </w:divBdr>
        </w:div>
        <w:div w:id="1471436612">
          <w:marLeft w:val="640"/>
          <w:marRight w:val="0"/>
          <w:marTop w:val="0"/>
          <w:marBottom w:val="0"/>
          <w:divBdr>
            <w:top w:val="none" w:sz="0" w:space="0" w:color="auto"/>
            <w:left w:val="none" w:sz="0" w:space="0" w:color="auto"/>
            <w:bottom w:val="none" w:sz="0" w:space="0" w:color="auto"/>
            <w:right w:val="none" w:sz="0" w:space="0" w:color="auto"/>
          </w:divBdr>
        </w:div>
        <w:div w:id="1538156295">
          <w:marLeft w:val="640"/>
          <w:marRight w:val="0"/>
          <w:marTop w:val="0"/>
          <w:marBottom w:val="0"/>
          <w:divBdr>
            <w:top w:val="none" w:sz="0" w:space="0" w:color="auto"/>
            <w:left w:val="none" w:sz="0" w:space="0" w:color="auto"/>
            <w:bottom w:val="none" w:sz="0" w:space="0" w:color="auto"/>
            <w:right w:val="none" w:sz="0" w:space="0" w:color="auto"/>
          </w:divBdr>
        </w:div>
        <w:div w:id="347678865">
          <w:marLeft w:val="640"/>
          <w:marRight w:val="0"/>
          <w:marTop w:val="0"/>
          <w:marBottom w:val="0"/>
          <w:divBdr>
            <w:top w:val="none" w:sz="0" w:space="0" w:color="auto"/>
            <w:left w:val="none" w:sz="0" w:space="0" w:color="auto"/>
            <w:bottom w:val="none" w:sz="0" w:space="0" w:color="auto"/>
            <w:right w:val="none" w:sz="0" w:space="0" w:color="auto"/>
          </w:divBdr>
        </w:div>
        <w:div w:id="1628199776">
          <w:marLeft w:val="640"/>
          <w:marRight w:val="0"/>
          <w:marTop w:val="0"/>
          <w:marBottom w:val="0"/>
          <w:divBdr>
            <w:top w:val="none" w:sz="0" w:space="0" w:color="auto"/>
            <w:left w:val="none" w:sz="0" w:space="0" w:color="auto"/>
            <w:bottom w:val="none" w:sz="0" w:space="0" w:color="auto"/>
            <w:right w:val="none" w:sz="0" w:space="0" w:color="auto"/>
          </w:divBdr>
        </w:div>
        <w:div w:id="647321887">
          <w:marLeft w:val="640"/>
          <w:marRight w:val="0"/>
          <w:marTop w:val="0"/>
          <w:marBottom w:val="0"/>
          <w:divBdr>
            <w:top w:val="none" w:sz="0" w:space="0" w:color="auto"/>
            <w:left w:val="none" w:sz="0" w:space="0" w:color="auto"/>
            <w:bottom w:val="none" w:sz="0" w:space="0" w:color="auto"/>
            <w:right w:val="none" w:sz="0" w:space="0" w:color="auto"/>
          </w:divBdr>
        </w:div>
        <w:div w:id="610816964">
          <w:marLeft w:val="640"/>
          <w:marRight w:val="0"/>
          <w:marTop w:val="0"/>
          <w:marBottom w:val="0"/>
          <w:divBdr>
            <w:top w:val="none" w:sz="0" w:space="0" w:color="auto"/>
            <w:left w:val="none" w:sz="0" w:space="0" w:color="auto"/>
            <w:bottom w:val="none" w:sz="0" w:space="0" w:color="auto"/>
            <w:right w:val="none" w:sz="0" w:space="0" w:color="auto"/>
          </w:divBdr>
        </w:div>
        <w:div w:id="442115159">
          <w:marLeft w:val="640"/>
          <w:marRight w:val="0"/>
          <w:marTop w:val="0"/>
          <w:marBottom w:val="0"/>
          <w:divBdr>
            <w:top w:val="none" w:sz="0" w:space="0" w:color="auto"/>
            <w:left w:val="none" w:sz="0" w:space="0" w:color="auto"/>
            <w:bottom w:val="none" w:sz="0" w:space="0" w:color="auto"/>
            <w:right w:val="none" w:sz="0" w:space="0" w:color="auto"/>
          </w:divBdr>
        </w:div>
        <w:div w:id="1031030190">
          <w:marLeft w:val="640"/>
          <w:marRight w:val="0"/>
          <w:marTop w:val="0"/>
          <w:marBottom w:val="0"/>
          <w:divBdr>
            <w:top w:val="none" w:sz="0" w:space="0" w:color="auto"/>
            <w:left w:val="none" w:sz="0" w:space="0" w:color="auto"/>
            <w:bottom w:val="none" w:sz="0" w:space="0" w:color="auto"/>
            <w:right w:val="none" w:sz="0" w:space="0" w:color="auto"/>
          </w:divBdr>
        </w:div>
        <w:div w:id="1253733271">
          <w:marLeft w:val="640"/>
          <w:marRight w:val="0"/>
          <w:marTop w:val="0"/>
          <w:marBottom w:val="0"/>
          <w:divBdr>
            <w:top w:val="none" w:sz="0" w:space="0" w:color="auto"/>
            <w:left w:val="none" w:sz="0" w:space="0" w:color="auto"/>
            <w:bottom w:val="none" w:sz="0" w:space="0" w:color="auto"/>
            <w:right w:val="none" w:sz="0" w:space="0" w:color="auto"/>
          </w:divBdr>
        </w:div>
        <w:div w:id="150567266">
          <w:marLeft w:val="640"/>
          <w:marRight w:val="0"/>
          <w:marTop w:val="0"/>
          <w:marBottom w:val="0"/>
          <w:divBdr>
            <w:top w:val="none" w:sz="0" w:space="0" w:color="auto"/>
            <w:left w:val="none" w:sz="0" w:space="0" w:color="auto"/>
            <w:bottom w:val="none" w:sz="0" w:space="0" w:color="auto"/>
            <w:right w:val="none" w:sz="0" w:space="0" w:color="auto"/>
          </w:divBdr>
        </w:div>
        <w:div w:id="1430587501">
          <w:marLeft w:val="640"/>
          <w:marRight w:val="0"/>
          <w:marTop w:val="0"/>
          <w:marBottom w:val="0"/>
          <w:divBdr>
            <w:top w:val="none" w:sz="0" w:space="0" w:color="auto"/>
            <w:left w:val="none" w:sz="0" w:space="0" w:color="auto"/>
            <w:bottom w:val="none" w:sz="0" w:space="0" w:color="auto"/>
            <w:right w:val="none" w:sz="0" w:space="0" w:color="auto"/>
          </w:divBdr>
        </w:div>
        <w:div w:id="960841819">
          <w:marLeft w:val="640"/>
          <w:marRight w:val="0"/>
          <w:marTop w:val="0"/>
          <w:marBottom w:val="0"/>
          <w:divBdr>
            <w:top w:val="none" w:sz="0" w:space="0" w:color="auto"/>
            <w:left w:val="none" w:sz="0" w:space="0" w:color="auto"/>
            <w:bottom w:val="none" w:sz="0" w:space="0" w:color="auto"/>
            <w:right w:val="none" w:sz="0" w:space="0" w:color="auto"/>
          </w:divBdr>
        </w:div>
        <w:div w:id="1817869689">
          <w:marLeft w:val="640"/>
          <w:marRight w:val="0"/>
          <w:marTop w:val="0"/>
          <w:marBottom w:val="0"/>
          <w:divBdr>
            <w:top w:val="none" w:sz="0" w:space="0" w:color="auto"/>
            <w:left w:val="none" w:sz="0" w:space="0" w:color="auto"/>
            <w:bottom w:val="none" w:sz="0" w:space="0" w:color="auto"/>
            <w:right w:val="none" w:sz="0" w:space="0" w:color="auto"/>
          </w:divBdr>
        </w:div>
        <w:div w:id="940140529">
          <w:marLeft w:val="640"/>
          <w:marRight w:val="0"/>
          <w:marTop w:val="0"/>
          <w:marBottom w:val="0"/>
          <w:divBdr>
            <w:top w:val="none" w:sz="0" w:space="0" w:color="auto"/>
            <w:left w:val="none" w:sz="0" w:space="0" w:color="auto"/>
            <w:bottom w:val="none" w:sz="0" w:space="0" w:color="auto"/>
            <w:right w:val="none" w:sz="0" w:space="0" w:color="auto"/>
          </w:divBdr>
        </w:div>
        <w:div w:id="856037328">
          <w:marLeft w:val="640"/>
          <w:marRight w:val="0"/>
          <w:marTop w:val="0"/>
          <w:marBottom w:val="0"/>
          <w:divBdr>
            <w:top w:val="none" w:sz="0" w:space="0" w:color="auto"/>
            <w:left w:val="none" w:sz="0" w:space="0" w:color="auto"/>
            <w:bottom w:val="none" w:sz="0" w:space="0" w:color="auto"/>
            <w:right w:val="none" w:sz="0" w:space="0" w:color="auto"/>
          </w:divBdr>
        </w:div>
        <w:div w:id="118186404">
          <w:marLeft w:val="640"/>
          <w:marRight w:val="0"/>
          <w:marTop w:val="0"/>
          <w:marBottom w:val="0"/>
          <w:divBdr>
            <w:top w:val="none" w:sz="0" w:space="0" w:color="auto"/>
            <w:left w:val="none" w:sz="0" w:space="0" w:color="auto"/>
            <w:bottom w:val="none" w:sz="0" w:space="0" w:color="auto"/>
            <w:right w:val="none" w:sz="0" w:space="0" w:color="auto"/>
          </w:divBdr>
        </w:div>
        <w:div w:id="1957831047">
          <w:marLeft w:val="640"/>
          <w:marRight w:val="0"/>
          <w:marTop w:val="0"/>
          <w:marBottom w:val="0"/>
          <w:divBdr>
            <w:top w:val="none" w:sz="0" w:space="0" w:color="auto"/>
            <w:left w:val="none" w:sz="0" w:space="0" w:color="auto"/>
            <w:bottom w:val="none" w:sz="0" w:space="0" w:color="auto"/>
            <w:right w:val="none" w:sz="0" w:space="0" w:color="auto"/>
          </w:divBdr>
        </w:div>
        <w:div w:id="931816074">
          <w:marLeft w:val="640"/>
          <w:marRight w:val="0"/>
          <w:marTop w:val="0"/>
          <w:marBottom w:val="0"/>
          <w:divBdr>
            <w:top w:val="none" w:sz="0" w:space="0" w:color="auto"/>
            <w:left w:val="none" w:sz="0" w:space="0" w:color="auto"/>
            <w:bottom w:val="none" w:sz="0" w:space="0" w:color="auto"/>
            <w:right w:val="none" w:sz="0" w:space="0" w:color="auto"/>
          </w:divBdr>
        </w:div>
        <w:div w:id="1772160627">
          <w:marLeft w:val="640"/>
          <w:marRight w:val="0"/>
          <w:marTop w:val="0"/>
          <w:marBottom w:val="0"/>
          <w:divBdr>
            <w:top w:val="none" w:sz="0" w:space="0" w:color="auto"/>
            <w:left w:val="none" w:sz="0" w:space="0" w:color="auto"/>
            <w:bottom w:val="none" w:sz="0" w:space="0" w:color="auto"/>
            <w:right w:val="none" w:sz="0" w:space="0" w:color="auto"/>
          </w:divBdr>
        </w:div>
        <w:div w:id="1916284436">
          <w:marLeft w:val="640"/>
          <w:marRight w:val="0"/>
          <w:marTop w:val="0"/>
          <w:marBottom w:val="0"/>
          <w:divBdr>
            <w:top w:val="none" w:sz="0" w:space="0" w:color="auto"/>
            <w:left w:val="none" w:sz="0" w:space="0" w:color="auto"/>
            <w:bottom w:val="none" w:sz="0" w:space="0" w:color="auto"/>
            <w:right w:val="none" w:sz="0" w:space="0" w:color="auto"/>
          </w:divBdr>
        </w:div>
        <w:div w:id="970599934">
          <w:marLeft w:val="640"/>
          <w:marRight w:val="0"/>
          <w:marTop w:val="0"/>
          <w:marBottom w:val="0"/>
          <w:divBdr>
            <w:top w:val="none" w:sz="0" w:space="0" w:color="auto"/>
            <w:left w:val="none" w:sz="0" w:space="0" w:color="auto"/>
            <w:bottom w:val="none" w:sz="0" w:space="0" w:color="auto"/>
            <w:right w:val="none" w:sz="0" w:space="0" w:color="auto"/>
          </w:divBdr>
        </w:div>
        <w:div w:id="1916744980">
          <w:marLeft w:val="640"/>
          <w:marRight w:val="0"/>
          <w:marTop w:val="0"/>
          <w:marBottom w:val="0"/>
          <w:divBdr>
            <w:top w:val="none" w:sz="0" w:space="0" w:color="auto"/>
            <w:left w:val="none" w:sz="0" w:space="0" w:color="auto"/>
            <w:bottom w:val="none" w:sz="0" w:space="0" w:color="auto"/>
            <w:right w:val="none" w:sz="0" w:space="0" w:color="auto"/>
          </w:divBdr>
        </w:div>
        <w:div w:id="1164201523">
          <w:marLeft w:val="640"/>
          <w:marRight w:val="0"/>
          <w:marTop w:val="0"/>
          <w:marBottom w:val="0"/>
          <w:divBdr>
            <w:top w:val="none" w:sz="0" w:space="0" w:color="auto"/>
            <w:left w:val="none" w:sz="0" w:space="0" w:color="auto"/>
            <w:bottom w:val="none" w:sz="0" w:space="0" w:color="auto"/>
            <w:right w:val="none" w:sz="0" w:space="0" w:color="auto"/>
          </w:divBdr>
        </w:div>
        <w:div w:id="634218461">
          <w:marLeft w:val="640"/>
          <w:marRight w:val="0"/>
          <w:marTop w:val="0"/>
          <w:marBottom w:val="0"/>
          <w:divBdr>
            <w:top w:val="none" w:sz="0" w:space="0" w:color="auto"/>
            <w:left w:val="none" w:sz="0" w:space="0" w:color="auto"/>
            <w:bottom w:val="none" w:sz="0" w:space="0" w:color="auto"/>
            <w:right w:val="none" w:sz="0" w:space="0" w:color="auto"/>
          </w:divBdr>
        </w:div>
        <w:div w:id="747505273">
          <w:marLeft w:val="640"/>
          <w:marRight w:val="0"/>
          <w:marTop w:val="0"/>
          <w:marBottom w:val="0"/>
          <w:divBdr>
            <w:top w:val="none" w:sz="0" w:space="0" w:color="auto"/>
            <w:left w:val="none" w:sz="0" w:space="0" w:color="auto"/>
            <w:bottom w:val="none" w:sz="0" w:space="0" w:color="auto"/>
            <w:right w:val="none" w:sz="0" w:space="0" w:color="auto"/>
          </w:divBdr>
        </w:div>
        <w:div w:id="1361853155">
          <w:marLeft w:val="640"/>
          <w:marRight w:val="0"/>
          <w:marTop w:val="0"/>
          <w:marBottom w:val="0"/>
          <w:divBdr>
            <w:top w:val="none" w:sz="0" w:space="0" w:color="auto"/>
            <w:left w:val="none" w:sz="0" w:space="0" w:color="auto"/>
            <w:bottom w:val="none" w:sz="0" w:space="0" w:color="auto"/>
            <w:right w:val="none" w:sz="0" w:space="0" w:color="auto"/>
          </w:divBdr>
        </w:div>
        <w:div w:id="758523424">
          <w:marLeft w:val="640"/>
          <w:marRight w:val="0"/>
          <w:marTop w:val="0"/>
          <w:marBottom w:val="0"/>
          <w:divBdr>
            <w:top w:val="none" w:sz="0" w:space="0" w:color="auto"/>
            <w:left w:val="none" w:sz="0" w:space="0" w:color="auto"/>
            <w:bottom w:val="none" w:sz="0" w:space="0" w:color="auto"/>
            <w:right w:val="none" w:sz="0" w:space="0" w:color="auto"/>
          </w:divBdr>
        </w:div>
        <w:div w:id="864053377">
          <w:marLeft w:val="640"/>
          <w:marRight w:val="0"/>
          <w:marTop w:val="0"/>
          <w:marBottom w:val="0"/>
          <w:divBdr>
            <w:top w:val="none" w:sz="0" w:space="0" w:color="auto"/>
            <w:left w:val="none" w:sz="0" w:space="0" w:color="auto"/>
            <w:bottom w:val="none" w:sz="0" w:space="0" w:color="auto"/>
            <w:right w:val="none" w:sz="0" w:space="0" w:color="auto"/>
          </w:divBdr>
        </w:div>
        <w:div w:id="1137379818">
          <w:marLeft w:val="640"/>
          <w:marRight w:val="0"/>
          <w:marTop w:val="0"/>
          <w:marBottom w:val="0"/>
          <w:divBdr>
            <w:top w:val="none" w:sz="0" w:space="0" w:color="auto"/>
            <w:left w:val="none" w:sz="0" w:space="0" w:color="auto"/>
            <w:bottom w:val="none" w:sz="0" w:space="0" w:color="auto"/>
            <w:right w:val="none" w:sz="0" w:space="0" w:color="auto"/>
          </w:divBdr>
        </w:div>
        <w:div w:id="1817138797">
          <w:marLeft w:val="640"/>
          <w:marRight w:val="0"/>
          <w:marTop w:val="0"/>
          <w:marBottom w:val="0"/>
          <w:divBdr>
            <w:top w:val="none" w:sz="0" w:space="0" w:color="auto"/>
            <w:left w:val="none" w:sz="0" w:space="0" w:color="auto"/>
            <w:bottom w:val="none" w:sz="0" w:space="0" w:color="auto"/>
            <w:right w:val="none" w:sz="0" w:space="0" w:color="auto"/>
          </w:divBdr>
        </w:div>
        <w:div w:id="1003431556">
          <w:marLeft w:val="640"/>
          <w:marRight w:val="0"/>
          <w:marTop w:val="0"/>
          <w:marBottom w:val="0"/>
          <w:divBdr>
            <w:top w:val="none" w:sz="0" w:space="0" w:color="auto"/>
            <w:left w:val="none" w:sz="0" w:space="0" w:color="auto"/>
            <w:bottom w:val="none" w:sz="0" w:space="0" w:color="auto"/>
            <w:right w:val="none" w:sz="0" w:space="0" w:color="auto"/>
          </w:divBdr>
        </w:div>
        <w:div w:id="943004021">
          <w:marLeft w:val="640"/>
          <w:marRight w:val="0"/>
          <w:marTop w:val="0"/>
          <w:marBottom w:val="0"/>
          <w:divBdr>
            <w:top w:val="none" w:sz="0" w:space="0" w:color="auto"/>
            <w:left w:val="none" w:sz="0" w:space="0" w:color="auto"/>
            <w:bottom w:val="none" w:sz="0" w:space="0" w:color="auto"/>
            <w:right w:val="none" w:sz="0" w:space="0" w:color="auto"/>
          </w:divBdr>
        </w:div>
        <w:div w:id="778993623">
          <w:marLeft w:val="640"/>
          <w:marRight w:val="0"/>
          <w:marTop w:val="0"/>
          <w:marBottom w:val="0"/>
          <w:divBdr>
            <w:top w:val="none" w:sz="0" w:space="0" w:color="auto"/>
            <w:left w:val="none" w:sz="0" w:space="0" w:color="auto"/>
            <w:bottom w:val="none" w:sz="0" w:space="0" w:color="auto"/>
            <w:right w:val="none" w:sz="0" w:space="0" w:color="auto"/>
          </w:divBdr>
        </w:div>
        <w:div w:id="2050449636">
          <w:marLeft w:val="640"/>
          <w:marRight w:val="0"/>
          <w:marTop w:val="0"/>
          <w:marBottom w:val="0"/>
          <w:divBdr>
            <w:top w:val="none" w:sz="0" w:space="0" w:color="auto"/>
            <w:left w:val="none" w:sz="0" w:space="0" w:color="auto"/>
            <w:bottom w:val="none" w:sz="0" w:space="0" w:color="auto"/>
            <w:right w:val="none" w:sz="0" w:space="0" w:color="auto"/>
          </w:divBdr>
        </w:div>
        <w:div w:id="1041438405">
          <w:marLeft w:val="640"/>
          <w:marRight w:val="0"/>
          <w:marTop w:val="0"/>
          <w:marBottom w:val="0"/>
          <w:divBdr>
            <w:top w:val="none" w:sz="0" w:space="0" w:color="auto"/>
            <w:left w:val="none" w:sz="0" w:space="0" w:color="auto"/>
            <w:bottom w:val="none" w:sz="0" w:space="0" w:color="auto"/>
            <w:right w:val="none" w:sz="0" w:space="0" w:color="auto"/>
          </w:divBdr>
        </w:div>
        <w:div w:id="31927669">
          <w:marLeft w:val="640"/>
          <w:marRight w:val="0"/>
          <w:marTop w:val="0"/>
          <w:marBottom w:val="0"/>
          <w:divBdr>
            <w:top w:val="none" w:sz="0" w:space="0" w:color="auto"/>
            <w:left w:val="none" w:sz="0" w:space="0" w:color="auto"/>
            <w:bottom w:val="none" w:sz="0" w:space="0" w:color="auto"/>
            <w:right w:val="none" w:sz="0" w:space="0" w:color="auto"/>
          </w:divBdr>
        </w:div>
        <w:div w:id="1991595478">
          <w:marLeft w:val="640"/>
          <w:marRight w:val="0"/>
          <w:marTop w:val="0"/>
          <w:marBottom w:val="0"/>
          <w:divBdr>
            <w:top w:val="none" w:sz="0" w:space="0" w:color="auto"/>
            <w:left w:val="none" w:sz="0" w:space="0" w:color="auto"/>
            <w:bottom w:val="none" w:sz="0" w:space="0" w:color="auto"/>
            <w:right w:val="none" w:sz="0" w:space="0" w:color="auto"/>
          </w:divBdr>
        </w:div>
        <w:div w:id="245529774">
          <w:marLeft w:val="640"/>
          <w:marRight w:val="0"/>
          <w:marTop w:val="0"/>
          <w:marBottom w:val="0"/>
          <w:divBdr>
            <w:top w:val="none" w:sz="0" w:space="0" w:color="auto"/>
            <w:left w:val="none" w:sz="0" w:space="0" w:color="auto"/>
            <w:bottom w:val="none" w:sz="0" w:space="0" w:color="auto"/>
            <w:right w:val="none" w:sz="0" w:space="0" w:color="auto"/>
          </w:divBdr>
        </w:div>
        <w:div w:id="1176263268">
          <w:marLeft w:val="640"/>
          <w:marRight w:val="0"/>
          <w:marTop w:val="0"/>
          <w:marBottom w:val="0"/>
          <w:divBdr>
            <w:top w:val="none" w:sz="0" w:space="0" w:color="auto"/>
            <w:left w:val="none" w:sz="0" w:space="0" w:color="auto"/>
            <w:bottom w:val="none" w:sz="0" w:space="0" w:color="auto"/>
            <w:right w:val="none" w:sz="0" w:space="0" w:color="auto"/>
          </w:divBdr>
        </w:div>
        <w:div w:id="1242061516">
          <w:marLeft w:val="640"/>
          <w:marRight w:val="0"/>
          <w:marTop w:val="0"/>
          <w:marBottom w:val="0"/>
          <w:divBdr>
            <w:top w:val="none" w:sz="0" w:space="0" w:color="auto"/>
            <w:left w:val="none" w:sz="0" w:space="0" w:color="auto"/>
            <w:bottom w:val="none" w:sz="0" w:space="0" w:color="auto"/>
            <w:right w:val="none" w:sz="0" w:space="0" w:color="auto"/>
          </w:divBdr>
        </w:div>
        <w:div w:id="1801917073">
          <w:marLeft w:val="640"/>
          <w:marRight w:val="0"/>
          <w:marTop w:val="0"/>
          <w:marBottom w:val="0"/>
          <w:divBdr>
            <w:top w:val="none" w:sz="0" w:space="0" w:color="auto"/>
            <w:left w:val="none" w:sz="0" w:space="0" w:color="auto"/>
            <w:bottom w:val="none" w:sz="0" w:space="0" w:color="auto"/>
            <w:right w:val="none" w:sz="0" w:space="0" w:color="auto"/>
          </w:divBdr>
        </w:div>
        <w:div w:id="1682926229">
          <w:marLeft w:val="640"/>
          <w:marRight w:val="0"/>
          <w:marTop w:val="0"/>
          <w:marBottom w:val="0"/>
          <w:divBdr>
            <w:top w:val="none" w:sz="0" w:space="0" w:color="auto"/>
            <w:left w:val="none" w:sz="0" w:space="0" w:color="auto"/>
            <w:bottom w:val="none" w:sz="0" w:space="0" w:color="auto"/>
            <w:right w:val="none" w:sz="0" w:space="0" w:color="auto"/>
          </w:divBdr>
        </w:div>
        <w:div w:id="145980722">
          <w:marLeft w:val="640"/>
          <w:marRight w:val="0"/>
          <w:marTop w:val="0"/>
          <w:marBottom w:val="0"/>
          <w:divBdr>
            <w:top w:val="none" w:sz="0" w:space="0" w:color="auto"/>
            <w:left w:val="none" w:sz="0" w:space="0" w:color="auto"/>
            <w:bottom w:val="none" w:sz="0" w:space="0" w:color="auto"/>
            <w:right w:val="none" w:sz="0" w:space="0" w:color="auto"/>
          </w:divBdr>
        </w:div>
        <w:div w:id="445856707">
          <w:marLeft w:val="640"/>
          <w:marRight w:val="0"/>
          <w:marTop w:val="0"/>
          <w:marBottom w:val="0"/>
          <w:divBdr>
            <w:top w:val="none" w:sz="0" w:space="0" w:color="auto"/>
            <w:left w:val="none" w:sz="0" w:space="0" w:color="auto"/>
            <w:bottom w:val="none" w:sz="0" w:space="0" w:color="auto"/>
            <w:right w:val="none" w:sz="0" w:space="0" w:color="auto"/>
          </w:divBdr>
        </w:div>
        <w:div w:id="1307465834">
          <w:marLeft w:val="640"/>
          <w:marRight w:val="0"/>
          <w:marTop w:val="0"/>
          <w:marBottom w:val="0"/>
          <w:divBdr>
            <w:top w:val="none" w:sz="0" w:space="0" w:color="auto"/>
            <w:left w:val="none" w:sz="0" w:space="0" w:color="auto"/>
            <w:bottom w:val="none" w:sz="0" w:space="0" w:color="auto"/>
            <w:right w:val="none" w:sz="0" w:space="0" w:color="auto"/>
          </w:divBdr>
        </w:div>
        <w:div w:id="249388712">
          <w:marLeft w:val="640"/>
          <w:marRight w:val="0"/>
          <w:marTop w:val="0"/>
          <w:marBottom w:val="0"/>
          <w:divBdr>
            <w:top w:val="none" w:sz="0" w:space="0" w:color="auto"/>
            <w:left w:val="none" w:sz="0" w:space="0" w:color="auto"/>
            <w:bottom w:val="none" w:sz="0" w:space="0" w:color="auto"/>
            <w:right w:val="none" w:sz="0" w:space="0" w:color="auto"/>
          </w:divBdr>
        </w:div>
        <w:div w:id="53965382">
          <w:marLeft w:val="640"/>
          <w:marRight w:val="0"/>
          <w:marTop w:val="0"/>
          <w:marBottom w:val="0"/>
          <w:divBdr>
            <w:top w:val="none" w:sz="0" w:space="0" w:color="auto"/>
            <w:left w:val="none" w:sz="0" w:space="0" w:color="auto"/>
            <w:bottom w:val="none" w:sz="0" w:space="0" w:color="auto"/>
            <w:right w:val="none" w:sz="0" w:space="0" w:color="auto"/>
          </w:divBdr>
        </w:div>
        <w:div w:id="203954755">
          <w:marLeft w:val="640"/>
          <w:marRight w:val="0"/>
          <w:marTop w:val="0"/>
          <w:marBottom w:val="0"/>
          <w:divBdr>
            <w:top w:val="none" w:sz="0" w:space="0" w:color="auto"/>
            <w:left w:val="none" w:sz="0" w:space="0" w:color="auto"/>
            <w:bottom w:val="none" w:sz="0" w:space="0" w:color="auto"/>
            <w:right w:val="none" w:sz="0" w:space="0" w:color="auto"/>
          </w:divBdr>
        </w:div>
        <w:div w:id="319964744">
          <w:marLeft w:val="640"/>
          <w:marRight w:val="0"/>
          <w:marTop w:val="0"/>
          <w:marBottom w:val="0"/>
          <w:divBdr>
            <w:top w:val="none" w:sz="0" w:space="0" w:color="auto"/>
            <w:left w:val="none" w:sz="0" w:space="0" w:color="auto"/>
            <w:bottom w:val="none" w:sz="0" w:space="0" w:color="auto"/>
            <w:right w:val="none" w:sz="0" w:space="0" w:color="auto"/>
          </w:divBdr>
        </w:div>
        <w:div w:id="1487816255">
          <w:marLeft w:val="640"/>
          <w:marRight w:val="0"/>
          <w:marTop w:val="0"/>
          <w:marBottom w:val="0"/>
          <w:divBdr>
            <w:top w:val="none" w:sz="0" w:space="0" w:color="auto"/>
            <w:left w:val="none" w:sz="0" w:space="0" w:color="auto"/>
            <w:bottom w:val="none" w:sz="0" w:space="0" w:color="auto"/>
            <w:right w:val="none" w:sz="0" w:space="0" w:color="auto"/>
          </w:divBdr>
        </w:div>
        <w:div w:id="13768528">
          <w:marLeft w:val="640"/>
          <w:marRight w:val="0"/>
          <w:marTop w:val="0"/>
          <w:marBottom w:val="0"/>
          <w:divBdr>
            <w:top w:val="none" w:sz="0" w:space="0" w:color="auto"/>
            <w:left w:val="none" w:sz="0" w:space="0" w:color="auto"/>
            <w:bottom w:val="none" w:sz="0" w:space="0" w:color="auto"/>
            <w:right w:val="none" w:sz="0" w:space="0" w:color="auto"/>
          </w:divBdr>
        </w:div>
        <w:div w:id="1999067182">
          <w:marLeft w:val="640"/>
          <w:marRight w:val="0"/>
          <w:marTop w:val="0"/>
          <w:marBottom w:val="0"/>
          <w:divBdr>
            <w:top w:val="none" w:sz="0" w:space="0" w:color="auto"/>
            <w:left w:val="none" w:sz="0" w:space="0" w:color="auto"/>
            <w:bottom w:val="none" w:sz="0" w:space="0" w:color="auto"/>
            <w:right w:val="none" w:sz="0" w:space="0" w:color="auto"/>
          </w:divBdr>
        </w:div>
        <w:div w:id="1826317080">
          <w:marLeft w:val="640"/>
          <w:marRight w:val="0"/>
          <w:marTop w:val="0"/>
          <w:marBottom w:val="0"/>
          <w:divBdr>
            <w:top w:val="none" w:sz="0" w:space="0" w:color="auto"/>
            <w:left w:val="none" w:sz="0" w:space="0" w:color="auto"/>
            <w:bottom w:val="none" w:sz="0" w:space="0" w:color="auto"/>
            <w:right w:val="none" w:sz="0" w:space="0" w:color="auto"/>
          </w:divBdr>
        </w:div>
        <w:div w:id="1174762844">
          <w:marLeft w:val="640"/>
          <w:marRight w:val="0"/>
          <w:marTop w:val="0"/>
          <w:marBottom w:val="0"/>
          <w:divBdr>
            <w:top w:val="none" w:sz="0" w:space="0" w:color="auto"/>
            <w:left w:val="none" w:sz="0" w:space="0" w:color="auto"/>
            <w:bottom w:val="none" w:sz="0" w:space="0" w:color="auto"/>
            <w:right w:val="none" w:sz="0" w:space="0" w:color="auto"/>
          </w:divBdr>
        </w:div>
        <w:div w:id="2067757838">
          <w:marLeft w:val="640"/>
          <w:marRight w:val="0"/>
          <w:marTop w:val="0"/>
          <w:marBottom w:val="0"/>
          <w:divBdr>
            <w:top w:val="none" w:sz="0" w:space="0" w:color="auto"/>
            <w:left w:val="none" w:sz="0" w:space="0" w:color="auto"/>
            <w:bottom w:val="none" w:sz="0" w:space="0" w:color="auto"/>
            <w:right w:val="none" w:sz="0" w:space="0" w:color="auto"/>
          </w:divBdr>
        </w:div>
        <w:div w:id="1843739299">
          <w:marLeft w:val="640"/>
          <w:marRight w:val="0"/>
          <w:marTop w:val="0"/>
          <w:marBottom w:val="0"/>
          <w:divBdr>
            <w:top w:val="none" w:sz="0" w:space="0" w:color="auto"/>
            <w:left w:val="none" w:sz="0" w:space="0" w:color="auto"/>
            <w:bottom w:val="none" w:sz="0" w:space="0" w:color="auto"/>
            <w:right w:val="none" w:sz="0" w:space="0" w:color="auto"/>
          </w:divBdr>
        </w:div>
        <w:div w:id="485587995">
          <w:marLeft w:val="640"/>
          <w:marRight w:val="0"/>
          <w:marTop w:val="0"/>
          <w:marBottom w:val="0"/>
          <w:divBdr>
            <w:top w:val="none" w:sz="0" w:space="0" w:color="auto"/>
            <w:left w:val="none" w:sz="0" w:space="0" w:color="auto"/>
            <w:bottom w:val="none" w:sz="0" w:space="0" w:color="auto"/>
            <w:right w:val="none" w:sz="0" w:space="0" w:color="auto"/>
          </w:divBdr>
        </w:div>
        <w:div w:id="1174109088">
          <w:marLeft w:val="640"/>
          <w:marRight w:val="0"/>
          <w:marTop w:val="0"/>
          <w:marBottom w:val="0"/>
          <w:divBdr>
            <w:top w:val="none" w:sz="0" w:space="0" w:color="auto"/>
            <w:left w:val="none" w:sz="0" w:space="0" w:color="auto"/>
            <w:bottom w:val="none" w:sz="0" w:space="0" w:color="auto"/>
            <w:right w:val="none" w:sz="0" w:space="0" w:color="auto"/>
          </w:divBdr>
        </w:div>
        <w:div w:id="1529247802">
          <w:marLeft w:val="640"/>
          <w:marRight w:val="0"/>
          <w:marTop w:val="0"/>
          <w:marBottom w:val="0"/>
          <w:divBdr>
            <w:top w:val="none" w:sz="0" w:space="0" w:color="auto"/>
            <w:left w:val="none" w:sz="0" w:space="0" w:color="auto"/>
            <w:bottom w:val="none" w:sz="0" w:space="0" w:color="auto"/>
            <w:right w:val="none" w:sz="0" w:space="0" w:color="auto"/>
          </w:divBdr>
        </w:div>
        <w:div w:id="100877108">
          <w:marLeft w:val="640"/>
          <w:marRight w:val="0"/>
          <w:marTop w:val="0"/>
          <w:marBottom w:val="0"/>
          <w:divBdr>
            <w:top w:val="none" w:sz="0" w:space="0" w:color="auto"/>
            <w:left w:val="none" w:sz="0" w:space="0" w:color="auto"/>
            <w:bottom w:val="none" w:sz="0" w:space="0" w:color="auto"/>
            <w:right w:val="none" w:sz="0" w:space="0" w:color="auto"/>
          </w:divBdr>
        </w:div>
        <w:div w:id="1141655858">
          <w:marLeft w:val="640"/>
          <w:marRight w:val="0"/>
          <w:marTop w:val="0"/>
          <w:marBottom w:val="0"/>
          <w:divBdr>
            <w:top w:val="none" w:sz="0" w:space="0" w:color="auto"/>
            <w:left w:val="none" w:sz="0" w:space="0" w:color="auto"/>
            <w:bottom w:val="none" w:sz="0" w:space="0" w:color="auto"/>
            <w:right w:val="none" w:sz="0" w:space="0" w:color="auto"/>
          </w:divBdr>
        </w:div>
        <w:div w:id="566451422">
          <w:marLeft w:val="640"/>
          <w:marRight w:val="0"/>
          <w:marTop w:val="0"/>
          <w:marBottom w:val="0"/>
          <w:divBdr>
            <w:top w:val="none" w:sz="0" w:space="0" w:color="auto"/>
            <w:left w:val="none" w:sz="0" w:space="0" w:color="auto"/>
            <w:bottom w:val="none" w:sz="0" w:space="0" w:color="auto"/>
            <w:right w:val="none" w:sz="0" w:space="0" w:color="auto"/>
          </w:divBdr>
        </w:div>
        <w:div w:id="1106077771">
          <w:marLeft w:val="640"/>
          <w:marRight w:val="0"/>
          <w:marTop w:val="0"/>
          <w:marBottom w:val="0"/>
          <w:divBdr>
            <w:top w:val="none" w:sz="0" w:space="0" w:color="auto"/>
            <w:left w:val="none" w:sz="0" w:space="0" w:color="auto"/>
            <w:bottom w:val="none" w:sz="0" w:space="0" w:color="auto"/>
            <w:right w:val="none" w:sz="0" w:space="0" w:color="auto"/>
          </w:divBdr>
        </w:div>
        <w:div w:id="987201494">
          <w:marLeft w:val="640"/>
          <w:marRight w:val="0"/>
          <w:marTop w:val="0"/>
          <w:marBottom w:val="0"/>
          <w:divBdr>
            <w:top w:val="none" w:sz="0" w:space="0" w:color="auto"/>
            <w:left w:val="none" w:sz="0" w:space="0" w:color="auto"/>
            <w:bottom w:val="none" w:sz="0" w:space="0" w:color="auto"/>
            <w:right w:val="none" w:sz="0" w:space="0" w:color="auto"/>
          </w:divBdr>
        </w:div>
        <w:div w:id="1756514079">
          <w:marLeft w:val="640"/>
          <w:marRight w:val="0"/>
          <w:marTop w:val="0"/>
          <w:marBottom w:val="0"/>
          <w:divBdr>
            <w:top w:val="none" w:sz="0" w:space="0" w:color="auto"/>
            <w:left w:val="none" w:sz="0" w:space="0" w:color="auto"/>
            <w:bottom w:val="none" w:sz="0" w:space="0" w:color="auto"/>
            <w:right w:val="none" w:sz="0" w:space="0" w:color="auto"/>
          </w:divBdr>
        </w:div>
        <w:div w:id="206190147">
          <w:marLeft w:val="640"/>
          <w:marRight w:val="0"/>
          <w:marTop w:val="0"/>
          <w:marBottom w:val="0"/>
          <w:divBdr>
            <w:top w:val="none" w:sz="0" w:space="0" w:color="auto"/>
            <w:left w:val="none" w:sz="0" w:space="0" w:color="auto"/>
            <w:bottom w:val="none" w:sz="0" w:space="0" w:color="auto"/>
            <w:right w:val="none" w:sz="0" w:space="0" w:color="auto"/>
          </w:divBdr>
        </w:div>
        <w:div w:id="1082070457">
          <w:marLeft w:val="640"/>
          <w:marRight w:val="0"/>
          <w:marTop w:val="0"/>
          <w:marBottom w:val="0"/>
          <w:divBdr>
            <w:top w:val="none" w:sz="0" w:space="0" w:color="auto"/>
            <w:left w:val="none" w:sz="0" w:space="0" w:color="auto"/>
            <w:bottom w:val="none" w:sz="0" w:space="0" w:color="auto"/>
            <w:right w:val="none" w:sz="0" w:space="0" w:color="auto"/>
          </w:divBdr>
        </w:div>
        <w:div w:id="1759210745">
          <w:marLeft w:val="640"/>
          <w:marRight w:val="0"/>
          <w:marTop w:val="0"/>
          <w:marBottom w:val="0"/>
          <w:divBdr>
            <w:top w:val="none" w:sz="0" w:space="0" w:color="auto"/>
            <w:left w:val="none" w:sz="0" w:space="0" w:color="auto"/>
            <w:bottom w:val="none" w:sz="0" w:space="0" w:color="auto"/>
            <w:right w:val="none" w:sz="0" w:space="0" w:color="auto"/>
          </w:divBdr>
        </w:div>
        <w:div w:id="815417327">
          <w:marLeft w:val="640"/>
          <w:marRight w:val="0"/>
          <w:marTop w:val="0"/>
          <w:marBottom w:val="0"/>
          <w:divBdr>
            <w:top w:val="none" w:sz="0" w:space="0" w:color="auto"/>
            <w:left w:val="none" w:sz="0" w:space="0" w:color="auto"/>
            <w:bottom w:val="none" w:sz="0" w:space="0" w:color="auto"/>
            <w:right w:val="none" w:sz="0" w:space="0" w:color="auto"/>
          </w:divBdr>
        </w:div>
        <w:div w:id="1260990370">
          <w:marLeft w:val="640"/>
          <w:marRight w:val="0"/>
          <w:marTop w:val="0"/>
          <w:marBottom w:val="0"/>
          <w:divBdr>
            <w:top w:val="none" w:sz="0" w:space="0" w:color="auto"/>
            <w:left w:val="none" w:sz="0" w:space="0" w:color="auto"/>
            <w:bottom w:val="none" w:sz="0" w:space="0" w:color="auto"/>
            <w:right w:val="none" w:sz="0" w:space="0" w:color="auto"/>
          </w:divBdr>
        </w:div>
        <w:div w:id="1931429406">
          <w:marLeft w:val="640"/>
          <w:marRight w:val="0"/>
          <w:marTop w:val="0"/>
          <w:marBottom w:val="0"/>
          <w:divBdr>
            <w:top w:val="none" w:sz="0" w:space="0" w:color="auto"/>
            <w:left w:val="none" w:sz="0" w:space="0" w:color="auto"/>
            <w:bottom w:val="none" w:sz="0" w:space="0" w:color="auto"/>
            <w:right w:val="none" w:sz="0" w:space="0" w:color="auto"/>
          </w:divBdr>
        </w:div>
        <w:div w:id="272438888">
          <w:marLeft w:val="640"/>
          <w:marRight w:val="0"/>
          <w:marTop w:val="0"/>
          <w:marBottom w:val="0"/>
          <w:divBdr>
            <w:top w:val="none" w:sz="0" w:space="0" w:color="auto"/>
            <w:left w:val="none" w:sz="0" w:space="0" w:color="auto"/>
            <w:bottom w:val="none" w:sz="0" w:space="0" w:color="auto"/>
            <w:right w:val="none" w:sz="0" w:space="0" w:color="auto"/>
          </w:divBdr>
        </w:div>
        <w:div w:id="610086696">
          <w:marLeft w:val="640"/>
          <w:marRight w:val="0"/>
          <w:marTop w:val="0"/>
          <w:marBottom w:val="0"/>
          <w:divBdr>
            <w:top w:val="none" w:sz="0" w:space="0" w:color="auto"/>
            <w:left w:val="none" w:sz="0" w:space="0" w:color="auto"/>
            <w:bottom w:val="none" w:sz="0" w:space="0" w:color="auto"/>
            <w:right w:val="none" w:sz="0" w:space="0" w:color="auto"/>
          </w:divBdr>
        </w:div>
        <w:div w:id="938416010">
          <w:marLeft w:val="640"/>
          <w:marRight w:val="0"/>
          <w:marTop w:val="0"/>
          <w:marBottom w:val="0"/>
          <w:divBdr>
            <w:top w:val="none" w:sz="0" w:space="0" w:color="auto"/>
            <w:left w:val="none" w:sz="0" w:space="0" w:color="auto"/>
            <w:bottom w:val="none" w:sz="0" w:space="0" w:color="auto"/>
            <w:right w:val="none" w:sz="0" w:space="0" w:color="auto"/>
          </w:divBdr>
        </w:div>
        <w:div w:id="723528476">
          <w:marLeft w:val="640"/>
          <w:marRight w:val="0"/>
          <w:marTop w:val="0"/>
          <w:marBottom w:val="0"/>
          <w:divBdr>
            <w:top w:val="none" w:sz="0" w:space="0" w:color="auto"/>
            <w:left w:val="none" w:sz="0" w:space="0" w:color="auto"/>
            <w:bottom w:val="none" w:sz="0" w:space="0" w:color="auto"/>
            <w:right w:val="none" w:sz="0" w:space="0" w:color="auto"/>
          </w:divBdr>
        </w:div>
        <w:div w:id="1870333955">
          <w:marLeft w:val="640"/>
          <w:marRight w:val="0"/>
          <w:marTop w:val="0"/>
          <w:marBottom w:val="0"/>
          <w:divBdr>
            <w:top w:val="none" w:sz="0" w:space="0" w:color="auto"/>
            <w:left w:val="none" w:sz="0" w:space="0" w:color="auto"/>
            <w:bottom w:val="none" w:sz="0" w:space="0" w:color="auto"/>
            <w:right w:val="none" w:sz="0" w:space="0" w:color="auto"/>
          </w:divBdr>
        </w:div>
        <w:div w:id="1457990256">
          <w:marLeft w:val="640"/>
          <w:marRight w:val="0"/>
          <w:marTop w:val="0"/>
          <w:marBottom w:val="0"/>
          <w:divBdr>
            <w:top w:val="none" w:sz="0" w:space="0" w:color="auto"/>
            <w:left w:val="none" w:sz="0" w:space="0" w:color="auto"/>
            <w:bottom w:val="none" w:sz="0" w:space="0" w:color="auto"/>
            <w:right w:val="none" w:sz="0" w:space="0" w:color="auto"/>
          </w:divBdr>
        </w:div>
        <w:div w:id="363988303">
          <w:marLeft w:val="640"/>
          <w:marRight w:val="0"/>
          <w:marTop w:val="0"/>
          <w:marBottom w:val="0"/>
          <w:divBdr>
            <w:top w:val="none" w:sz="0" w:space="0" w:color="auto"/>
            <w:left w:val="none" w:sz="0" w:space="0" w:color="auto"/>
            <w:bottom w:val="none" w:sz="0" w:space="0" w:color="auto"/>
            <w:right w:val="none" w:sz="0" w:space="0" w:color="auto"/>
          </w:divBdr>
        </w:div>
        <w:div w:id="630282876">
          <w:marLeft w:val="640"/>
          <w:marRight w:val="0"/>
          <w:marTop w:val="0"/>
          <w:marBottom w:val="0"/>
          <w:divBdr>
            <w:top w:val="none" w:sz="0" w:space="0" w:color="auto"/>
            <w:left w:val="none" w:sz="0" w:space="0" w:color="auto"/>
            <w:bottom w:val="none" w:sz="0" w:space="0" w:color="auto"/>
            <w:right w:val="none" w:sz="0" w:space="0" w:color="auto"/>
          </w:divBdr>
        </w:div>
        <w:div w:id="2054377833">
          <w:marLeft w:val="640"/>
          <w:marRight w:val="0"/>
          <w:marTop w:val="0"/>
          <w:marBottom w:val="0"/>
          <w:divBdr>
            <w:top w:val="none" w:sz="0" w:space="0" w:color="auto"/>
            <w:left w:val="none" w:sz="0" w:space="0" w:color="auto"/>
            <w:bottom w:val="none" w:sz="0" w:space="0" w:color="auto"/>
            <w:right w:val="none" w:sz="0" w:space="0" w:color="auto"/>
          </w:divBdr>
        </w:div>
        <w:div w:id="939607637">
          <w:marLeft w:val="640"/>
          <w:marRight w:val="0"/>
          <w:marTop w:val="0"/>
          <w:marBottom w:val="0"/>
          <w:divBdr>
            <w:top w:val="none" w:sz="0" w:space="0" w:color="auto"/>
            <w:left w:val="none" w:sz="0" w:space="0" w:color="auto"/>
            <w:bottom w:val="none" w:sz="0" w:space="0" w:color="auto"/>
            <w:right w:val="none" w:sz="0" w:space="0" w:color="auto"/>
          </w:divBdr>
        </w:div>
        <w:div w:id="1123882982">
          <w:marLeft w:val="640"/>
          <w:marRight w:val="0"/>
          <w:marTop w:val="0"/>
          <w:marBottom w:val="0"/>
          <w:divBdr>
            <w:top w:val="none" w:sz="0" w:space="0" w:color="auto"/>
            <w:left w:val="none" w:sz="0" w:space="0" w:color="auto"/>
            <w:bottom w:val="none" w:sz="0" w:space="0" w:color="auto"/>
            <w:right w:val="none" w:sz="0" w:space="0" w:color="auto"/>
          </w:divBdr>
        </w:div>
        <w:div w:id="1462646592">
          <w:marLeft w:val="640"/>
          <w:marRight w:val="0"/>
          <w:marTop w:val="0"/>
          <w:marBottom w:val="0"/>
          <w:divBdr>
            <w:top w:val="none" w:sz="0" w:space="0" w:color="auto"/>
            <w:left w:val="none" w:sz="0" w:space="0" w:color="auto"/>
            <w:bottom w:val="none" w:sz="0" w:space="0" w:color="auto"/>
            <w:right w:val="none" w:sz="0" w:space="0" w:color="auto"/>
          </w:divBdr>
        </w:div>
        <w:div w:id="933902728">
          <w:marLeft w:val="640"/>
          <w:marRight w:val="0"/>
          <w:marTop w:val="0"/>
          <w:marBottom w:val="0"/>
          <w:divBdr>
            <w:top w:val="none" w:sz="0" w:space="0" w:color="auto"/>
            <w:left w:val="none" w:sz="0" w:space="0" w:color="auto"/>
            <w:bottom w:val="none" w:sz="0" w:space="0" w:color="auto"/>
            <w:right w:val="none" w:sz="0" w:space="0" w:color="auto"/>
          </w:divBdr>
        </w:div>
        <w:div w:id="1100102625">
          <w:marLeft w:val="640"/>
          <w:marRight w:val="0"/>
          <w:marTop w:val="0"/>
          <w:marBottom w:val="0"/>
          <w:divBdr>
            <w:top w:val="none" w:sz="0" w:space="0" w:color="auto"/>
            <w:left w:val="none" w:sz="0" w:space="0" w:color="auto"/>
            <w:bottom w:val="none" w:sz="0" w:space="0" w:color="auto"/>
            <w:right w:val="none" w:sz="0" w:space="0" w:color="auto"/>
          </w:divBdr>
        </w:div>
        <w:div w:id="985939875">
          <w:marLeft w:val="640"/>
          <w:marRight w:val="0"/>
          <w:marTop w:val="0"/>
          <w:marBottom w:val="0"/>
          <w:divBdr>
            <w:top w:val="none" w:sz="0" w:space="0" w:color="auto"/>
            <w:left w:val="none" w:sz="0" w:space="0" w:color="auto"/>
            <w:bottom w:val="none" w:sz="0" w:space="0" w:color="auto"/>
            <w:right w:val="none" w:sz="0" w:space="0" w:color="auto"/>
          </w:divBdr>
        </w:div>
        <w:div w:id="1729256556">
          <w:marLeft w:val="640"/>
          <w:marRight w:val="0"/>
          <w:marTop w:val="0"/>
          <w:marBottom w:val="0"/>
          <w:divBdr>
            <w:top w:val="none" w:sz="0" w:space="0" w:color="auto"/>
            <w:left w:val="none" w:sz="0" w:space="0" w:color="auto"/>
            <w:bottom w:val="none" w:sz="0" w:space="0" w:color="auto"/>
            <w:right w:val="none" w:sz="0" w:space="0" w:color="auto"/>
          </w:divBdr>
        </w:div>
        <w:div w:id="1373848522">
          <w:marLeft w:val="640"/>
          <w:marRight w:val="0"/>
          <w:marTop w:val="0"/>
          <w:marBottom w:val="0"/>
          <w:divBdr>
            <w:top w:val="none" w:sz="0" w:space="0" w:color="auto"/>
            <w:left w:val="none" w:sz="0" w:space="0" w:color="auto"/>
            <w:bottom w:val="none" w:sz="0" w:space="0" w:color="auto"/>
            <w:right w:val="none" w:sz="0" w:space="0" w:color="auto"/>
          </w:divBdr>
        </w:div>
        <w:div w:id="925578343">
          <w:marLeft w:val="640"/>
          <w:marRight w:val="0"/>
          <w:marTop w:val="0"/>
          <w:marBottom w:val="0"/>
          <w:divBdr>
            <w:top w:val="none" w:sz="0" w:space="0" w:color="auto"/>
            <w:left w:val="none" w:sz="0" w:space="0" w:color="auto"/>
            <w:bottom w:val="none" w:sz="0" w:space="0" w:color="auto"/>
            <w:right w:val="none" w:sz="0" w:space="0" w:color="auto"/>
          </w:divBdr>
        </w:div>
        <w:div w:id="1511023641">
          <w:marLeft w:val="640"/>
          <w:marRight w:val="0"/>
          <w:marTop w:val="0"/>
          <w:marBottom w:val="0"/>
          <w:divBdr>
            <w:top w:val="none" w:sz="0" w:space="0" w:color="auto"/>
            <w:left w:val="none" w:sz="0" w:space="0" w:color="auto"/>
            <w:bottom w:val="none" w:sz="0" w:space="0" w:color="auto"/>
            <w:right w:val="none" w:sz="0" w:space="0" w:color="auto"/>
          </w:divBdr>
        </w:div>
        <w:div w:id="933124886">
          <w:marLeft w:val="640"/>
          <w:marRight w:val="0"/>
          <w:marTop w:val="0"/>
          <w:marBottom w:val="0"/>
          <w:divBdr>
            <w:top w:val="none" w:sz="0" w:space="0" w:color="auto"/>
            <w:left w:val="none" w:sz="0" w:space="0" w:color="auto"/>
            <w:bottom w:val="none" w:sz="0" w:space="0" w:color="auto"/>
            <w:right w:val="none" w:sz="0" w:space="0" w:color="auto"/>
          </w:divBdr>
        </w:div>
        <w:div w:id="1872765651">
          <w:marLeft w:val="640"/>
          <w:marRight w:val="0"/>
          <w:marTop w:val="0"/>
          <w:marBottom w:val="0"/>
          <w:divBdr>
            <w:top w:val="none" w:sz="0" w:space="0" w:color="auto"/>
            <w:left w:val="none" w:sz="0" w:space="0" w:color="auto"/>
            <w:bottom w:val="none" w:sz="0" w:space="0" w:color="auto"/>
            <w:right w:val="none" w:sz="0" w:space="0" w:color="auto"/>
          </w:divBdr>
        </w:div>
        <w:div w:id="31004580">
          <w:marLeft w:val="640"/>
          <w:marRight w:val="0"/>
          <w:marTop w:val="0"/>
          <w:marBottom w:val="0"/>
          <w:divBdr>
            <w:top w:val="none" w:sz="0" w:space="0" w:color="auto"/>
            <w:left w:val="none" w:sz="0" w:space="0" w:color="auto"/>
            <w:bottom w:val="none" w:sz="0" w:space="0" w:color="auto"/>
            <w:right w:val="none" w:sz="0" w:space="0" w:color="auto"/>
          </w:divBdr>
        </w:div>
        <w:div w:id="1944459470">
          <w:marLeft w:val="640"/>
          <w:marRight w:val="0"/>
          <w:marTop w:val="0"/>
          <w:marBottom w:val="0"/>
          <w:divBdr>
            <w:top w:val="none" w:sz="0" w:space="0" w:color="auto"/>
            <w:left w:val="none" w:sz="0" w:space="0" w:color="auto"/>
            <w:bottom w:val="none" w:sz="0" w:space="0" w:color="auto"/>
            <w:right w:val="none" w:sz="0" w:space="0" w:color="auto"/>
          </w:divBdr>
        </w:div>
        <w:div w:id="721945037">
          <w:marLeft w:val="640"/>
          <w:marRight w:val="0"/>
          <w:marTop w:val="0"/>
          <w:marBottom w:val="0"/>
          <w:divBdr>
            <w:top w:val="none" w:sz="0" w:space="0" w:color="auto"/>
            <w:left w:val="none" w:sz="0" w:space="0" w:color="auto"/>
            <w:bottom w:val="none" w:sz="0" w:space="0" w:color="auto"/>
            <w:right w:val="none" w:sz="0" w:space="0" w:color="auto"/>
          </w:divBdr>
        </w:div>
        <w:div w:id="683361017">
          <w:marLeft w:val="640"/>
          <w:marRight w:val="0"/>
          <w:marTop w:val="0"/>
          <w:marBottom w:val="0"/>
          <w:divBdr>
            <w:top w:val="none" w:sz="0" w:space="0" w:color="auto"/>
            <w:left w:val="none" w:sz="0" w:space="0" w:color="auto"/>
            <w:bottom w:val="none" w:sz="0" w:space="0" w:color="auto"/>
            <w:right w:val="none" w:sz="0" w:space="0" w:color="auto"/>
          </w:divBdr>
        </w:div>
        <w:div w:id="1416198627">
          <w:marLeft w:val="640"/>
          <w:marRight w:val="0"/>
          <w:marTop w:val="0"/>
          <w:marBottom w:val="0"/>
          <w:divBdr>
            <w:top w:val="none" w:sz="0" w:space="0" w:color="auto"/>
            <w:left w:val="none" w:sz="0" w:space="0" w:color="auto"/>
            <w:bottom w:val="none" w:sz="0" w:space="0" w:color="auto"/>
            <w:right w:val="none" w:sz="0" w:space="0" w:color="auto"/>
          </w:divBdr>
        </w:div>
        <w:div w:id="368993614">
          <w:marLeft w:val="640"/>
          <w:marRight w:val="0"/>
          <w:marTop w:val="0"/>
          <w:marBottom w:val="0"/>
          <w:divBdr>
            <w:top w:val="none" w:sz="0" w:space="0" w:color="auto"/>
            <w:left w:val="none" w:sz="0" w:space="0" w:color="auto"/>
            <w:bottom w:val="none" w:sz="0" w:space="0" w:color="auto"/>
            <w:right w:val="none" w:sz="0" w:space="0" w:color="auto"/>
          </w:divBdr>
        </w:div>
        <w:div w:id="2046782539">
          <w:marLeft w:val="640"/>
          <w:marRight w:val="0"/>
          <w:marTop w:val="0"/>
          <w:marBottom w:val="0"/>
          <w:divBdr>
            <w:top w:val="none" w:sz="0" w:space="0" w:color="auto"/>
            <w:left w:val="none" w:sz="0" w:space="0" w:color="auto"/>
            <w:bottom w:val="none" w:sz="0" w:space="0" w:color="auto"/>
            <w:right w:val="none" w:sz="0" w:space="0" w:color="auto"/>
          </w:divBdr>
        </w:div>
        <w:div w:id="247272760">
          <w:marLeft w:val="640"/>
          <w:marRight w:val="0"/>
          <w:marTop w:val="0"/>
          <w:marBottom w:val="0"/>
          <w:divBdr>
            <w:top w:val="none" w:sz="0" w:space="0" w:color="auto"/>
            <w:left w:val="none" w:sz="0" w:space="0" w:color="auto"/>
            <w:bottom w:val="none" w:sz="0" w:space="0" w:color="auto"/>
            <w:right w:val="none" w:sz="0" w:space="0" w:color="auto"/>
          </w:divBdr>
        </w:div>
        <w:div w:id="7298945">
          <w:marLeft w:val="640"/>
          <w:marRight w:val="0"/>
          <w:marTop w:val="0"/>
          <w:marBottom w:val="0"/>
          <w:divBdr>
            <w:top w:val="none" w:sz="0" w:space="0" w:color="auto"/>
            <w:left w:val="none" w:sz="0" w:space="0" w:color="auto"/>
            <w:bottom w:val="none" w:sz="0" w:space="0" w:color="auto"/>
            <w:right w:val="none" w:sz="0" w:space="0" w:color="auto"/>
          </w:divBdr>
        </w:div>
        <w:div w:id="131867573">
          <w:marLeft w:val="640"/>
          <w:marRight w:val="0"/>
          <w:marTop w:val="0"/>
          <w:marBottom w:val="0"/>
          <w:divBdr>
            <w:top w:val="none" w:sz="0" w:space="0" w:color="auto"/>
            <w:left w:val="none" w:sz="0" w:space="0" w:color="auto"/>
            <w:bottom w:val="none" w:sz="0" w:space="0" w:color="auto"/>
            <w:right w:val="none" w:sz="0" w:space="0" w:color="auto"/>
          </w:divBdr>
        </w:div>
        <w:div w:id="1740518888">
          <w:marLeft w:val="640"/>
          <w:marRight w:val="0"/>
          <w:marTop w:val="0"/>
          <w:marBottom w:val="0"/>
          <w:divBdr>
            <w:top w:val="none" w:sz="0" w:space="0" w:color="auto"/>
            <w:left w:val="none" w:sz="0" w:space="0" w:color="auto"/>
            <w:bottom w:val="none" w:sz="0" w:space="0" w:color="auto"/>
            <w:right w:val="none" w:sz="0" w:space="0" w:color="auto"/>
          </w:divBdr>
        </w:div>
        <w:div w:id="259218210">
          <w:marLeft w:val="640"/>
          <w:marRight w:val="0"/>
          <w:marTop w:val="0"/>
          <w:marBottom w:val="0"/>
          <w:divBdr>
            <w:top w:val="none" w:sz="0" w:space="0" w:color="auto"/>
            <w:left w:val="none" w:sz="0" w:space="0" w:color="auto"/>
            <w:bottom w:val="none" w:sz="0" w:space="0" w:color="auto"/>
            <w:right w:val="none" w:sz="0" w:space="0" w:color="auto"/>
          </w:divBdr>
        </w:div>
        <w:div w:id="1491170235">
          <w:marLeft w:val="640"/>
          <w:marRight w:val="0"/>
          <w:marTop w:val="0"/>
          <w:marBottom w:val="0"/>
          <w:divBdr>
            <w:top w:val="none" w:sz="0" w:space="0" w:color="auto"/>
            <w:left w:val="none" w:sz="0" w:space="0" w:color="auto"/>
            <w:bottom w:val="none" w:sz="0" w:space="0" w:color="auto"/>
            <w:right w:val="none" w:sz="0" w:space="0" w:color="auto"/>
          </w:divBdr>
        </w:div>
        <w:div w:id="1837070568">
          <w:marLeft w:val="640"/>
          <w:marRight w:val="0"/>
          <w:marTop w:val="0"/>
          <w:marBottom w:val="0"/>
          <w:divBdr>
            <w:top w:val="none" w:sz="0" w:space="0" w:color="auto"/>
            <w:left w:val="none" w:sz="0" w:space="0" w:color="auto"/>
            <w:bottom w:val="none" w:sz="0" w:space="0" w:color="auto"/>
            <w:right w:val="none" w:sz="0" w:space="0" w:color="auto"/>
          </w:divBdr>
        </w:div>
        <w:div w:id="2003241002">
          <w:marLeft w:val="640"/>
          <w:marRight w:val="0"/>
          <w:marTop w:val="0"/>
          <w:marBottom w:val="0"/>
          <w:divBdr>
            <w:top w:val="none" w:sz="0" w:space="0" w:color="auto"/>
            <w:left w:val="none" w:sz="0" w:space="0" w:color="auto"/>
            <w:bottom w:val="none" w:sz="0" w:space="0" w:color="auto"/>
            <w:right w:val="none" w:sz="0" w:space="0" w:color="auto"/>
          </w:divBdr>
        </w:div>
        <w:div w:id="1342465723">
          <w:marLeft w:val="640"/>
          <w:marRight w:val="0"/>
          <w:marTop w:val="0"/>
          <w:marBottom w:val="0"/>
          <w:divBdr>
            <w:top w:val="none" w:sz="0" w:space="0" w:color="auto"/>
            <w:left w:val="none" w:sz="0" w:space="0" w:color="auto"/>
            <w:bottom w:val="none" w:sz="0" w:space="0" w:color="auto"/>
            <w:right w:val="none" w:sz="0" w:space="0" w:color="auto"/>
          </w:divBdr>
        </w:div>
        <w:div w:id="989675097">
          <w:marLeft w:val="640"/>
          <w:marRight w:val="0"/>
          <w:marTop w:val="0"/>
          <w:marBottom w:val="0"/>
          <w:divBdr>
            <w:top w:val="none" w:sz="0" w:space="0" w:color="auto"/>
            <w:left w:val="none" w:sz="0" w:space="0" w:color="auto"/>
            <w:bottom w:val="none" w:sz="0" w:space="0" w:color="auto"/>
            <w:right w:val="none" w:sz="0" w:space="0" w:color="auto"/>
          </w:divBdr>
        </w:div>
        <w:div w:id="2071877048">
          <w:marLeft w:val="640"/>
          <w:marRight w:val="0"/>
          <w:marTop w:val="0"/>
          <w:marBottom w:val="0"/>
          <w:divBdr>
            <w:top w:val="none" w:sz="0" w:space="0" w:color="auto"/>
            <w:left w:val="none" w:sz="0" w:space="0" w:color="auto"/>
            <w:bottom w:val="none" w:sz="0" w:space="0" w:color="auto"/>
            <w:right w:val="none" w:sz="0" w:space="0" w:color="auto"/>
          </w:divBdr>
        </w:div>
        <w:div w:id="237599543">
          <w:marLeft w:val="640"/>
          <w:marRight w:val="0"/>
          <w:marTop w:val="0"/>
          <w:marBottom w:val="0"/>
          <w:divBdr>
            <w:top w:val="none" w:sz="0" w:space="0" w:color="auto"/>
            <w:left w:val="none" w:sz="0" w:space="0" w:color="auto"/>
            <w:bottom w:val="none" w:sz="0" w:space="0" w:color="auto"/>
            <w:right w:val="none" w:sz="0" w:space="0" w:color="auto"/>
          </w:divBdr>
        </w:div>
        <w:div w:id="728840536">
          <w:marLeft w:val="640"/>
          <w:marRight w:val="0"/>
          <w:marTop w:val="0"/>
          <w:marBottom w:val="0"/>
          <w:divBdr>
            <w:top w:val="none" w:sz="0" w:space="0" w:color="auto"/>
            <w:left w:val="none" w:sz="0" w:space="0" w:color="auto"/>
            <w:bottom w:val="none" w:sz="0" w:space="0" w:color="auto"/>
            <w:right w:val="none" w:sz="0" w:space="0" w:color="auto"/>
          </w:divBdr>
        </w:div>
        <w:div w:id="2137989532">
          <w:marLeft w:val="640"/>
          <w:marRight w:val="0"/>
          <w:marTop w:val="0"/>
          <w:marBottom w:val="0"/>
          <w:divBdr>
            <w:top w:val="none" w:sz="0" w:space="0" w:color="auto"/>
            <w:left w:val="none" w:sz="0" w:space="0" w:color="auto"/>
            <w:bottom w:val="none" w:sz="0" w:space="0" w:color="auto"/>
            <w:right w:val="none" w:sz="0" w:space="0" w:color="auto"/>
          </w:divBdr>
        </w:div>
        <w:div w:id="1994598070">
          <w:marLeft w:val="640"/>
          <w:marRight w:val="0"/>
          <w:marTop w:val="0"/>
          <w:marBottom w:val="0"/>
          <w:divBdr>
            <w:top w:val="none" w:sz="0" w:space="0" w:color="auto"/>
            <w:left w:val="none" w:sz="0" w:space="0" w:color="auto"/>
            <w:bottom w:val="none" w:sz="0" w:space="0" w:color="auto"/>
            <w:right w:val="none" w:sz="0" w:space="0" w:color="auto"/>
          </w:divBdr>
        </w:div>
        <w:div w:id="776679940">
          <w:marLeft w:val="640"/>
          <w:marRight w:val="0"/>
          <w:marTop w:val="0"/>
          <w:marBottom w:val="0"/>
          <w:divBdr>
            <w:top w:val="none" w:sz="0" w:space="0" w:color="auto"/>
            <w:left w:val="none" w:sz="0" w:space="0" w:color="auto"/>
            <w:bottom w:val="none" w:sz="0" w:space="0" w:color="auto"/>
            <w:right w:val="none" w:sz="0" w:space="0" w:color="auto"/>
          </w:divBdr>
        </w:div>
        <w:div w:id="1668360197">
          <w:marLeft w:val="640"/>
          <w:marRight w:val="0"/>
          <w:marTop w:val="0"/>
          <w:marBottom w:val="0"/>
          <w:divBdr>
            <w:top w:val="none" w:sz="0" w:space="0" w:color="auto"/>
            <w:left w:val="none" w:sz="0" w:space="0" w:color="auto"/>
            <w:bottom w:val="none" w:sz="0" w:space="0" w:color="auto"/>
            <w:right w:val="none" w:sz="0" w:space="0" w:color="auto"/>
          </w:divBdr>
        </w:div>
        <w:div w:id="1307203693">
          <w:marLeft w:val="640"/>
          <w:marRight w:val="0"/>
          <w:marTop w:val="0"/>
          <w:marBottom w:val="0"/>
          <w:divBdr>
            <w:top w:val="none" w:sz="0" w:space="0" w:color="auto"/>
            <w:left w:val="none" w:sz="0" w:space="0" w:color="auto"/>
            <w:bottom w:val="none" w:sz="0" w:space="0" w:color="auto"/>
            <w:right w:val="none" w:sz="0" w:space="0" w:color="auto"/>
          </w:divBdr>
        </w:div>
        <w:div w:id="2103602152">
          <w:marLeft w:val="640"/>
          <w:marRight w:val="0"/>
          <w:marTop w:val="0"/>
          <w:marBottom w:val="0"/>
          <w:divBdr>
            <w:top w:val="none" w:sz="0" w:space="0" w:color="auto"/>
            <w:left w:val="none" w:sz="0" w:space="0" w:color="auto"/>
            <w:bottom w:val="none" w:sz="0" w:space="0" w:color="auto"/>
            <w:right w:val="none" w:sz="0" w:space="0" w:color="auto"/>
          </w:divBdr>
        </w:div>
        <w:div w:id="1205799579">
          <w:marLeft w:val="640"/>
          <w:marRight w:val="0"/>
          <w:marTop w:val="0"/>
          <w:marBottom w:val="0"/>
          <w:divBdr>
            <w:top w:val="none" w:sz="0" w:space="0" w:color="auto"/>
            <w:left w:val="none" w:sz="0" w:space="0" w:color="auto"/>
            <w:bottom w:val="none" w:sz="0" w:space="0" w:color="auto"/>
            <w:right w:val="none" w:sz="0" w:space="0" w:color="auto"/>
          </w:divBdr>
        </w:div>
        <w:div w:id="1773165827">
          <w:marLeft w:val="640"/>
          <w:marRight w:val="0"/>
          <w:marTop w:val="0"/>
          <w:marBottom w:val="0"/>
          <w:divBdr>
            <w:top w:val="none" w:sz="0" w:space="0" w:color="auto"/>
            <w:left w:val="none" w:sz="0" w:space="0" w:color="auto"/>
            <w:bottom w:val="none" w:sz="0" w:space="0" w:color="auto"/>
            <w:right w:val="none" w:sz="0" w:space="0" w:color="auto"/>
          </w:divBdr>
        </w:div>
        <w:div w:id="1768229566">
          <w:marLeft w:val="640"/>
          <w:marRight w:val="0"/>
          <w:marTop w:val="0"/>
          <w:marBottom w:val="0"/>
          <w:divBdr>
            <w:top w:val="none" w:sz="0" w:space="0" w:color="auto"/>
            <w:left w:val="none" w:sz="0" w:space="0" w:color="auto"/>
            <w:bottom w:val="none" w:sz="0" w:space="0" w:color="auto"/>
            <w:right w:val="none" w:sz="0" w:space="0" w:color="auto"/>
          </w:divBdr>
        </w:div>
        <w:div w:id="657611483">
          <w:marLeft w:val="640"/>
          <w:marRight w:val="0"/>
          <w:marTop w:val="0"/>
          <w:marBottom w:val="0"/>
          <w:divBdr>
            <w:top w:val="none" w:sz="0" w:space="0" w:color="auto"/>
            <w:left w:val="none" w:sz="0" w:space="0" w:color="auto"/>
            <w:bottom w:val="none" w:sz="0" w:space="0" w:color="auto"/>
            <w:right w:val="none" w:sz="0" w:space="0" w:color="auto"/>
          </w:divBdr>
        </w:div>
        <w:div w:id="536282514">
          <w:marLeft w:val="640"/>
          <w:marRight w:val="0"/>
          <w:marTop w:val="0"/>
          <w:marBottom w:val="0"/>
          <w:divBdr>
            <w:top w:val="none" w:sz="0" w:space="0" w:color="auto"/>
            <w:left w:val="none" w:sz="0" w:space="0" w:color="auto"/>
            <w:bottom w:val="none" w:sz="0" w:space="0" w:color="auto"/>
            <w:right w:val="none" w:sz="0" w:space="0" w:color="auto"/>
          </w:divBdr>
        </w:div>
        <w:div w:id="1265844402">
          <w:marLeft w:val="640"/>
          <w:marRight w:val="0"/>
          <w:marTop w:val="0"/>
          <w:marBottom w:val="0"/>
          <w:divBdr>
            <w:top w:val="none" w:sz="0" w:space="0" w:color="auto"/>
            <w:left w:val="none" w:sz="0" w:space="0" w:color="auto"/>
            <w:bottom w:val="none" w:sz="0" w:space="0" w:color="auto"/>
            <w:right w:val="none" w:sz="0" w:space="0" w:color="auto"/>
          </w:divBdr>
        </w:div>
        <w:div w:id="275646839">
          <w:marLeft w:val="640"/>
          <w:marRight w:val="0"/>
          <w:marTop w:val="0"/>
          <w:marBottom w:val="0"/>
          <w:divBdr>
            <w:top w:val="none" w:sz="0" w:space="0" w:color="auto"/>
            <w:left w:val="none" w:sz="0" w:space="0" w:color="auto"/>
            <w:bottom w:val="none" w:sz="0" w:space="0" w:color="auto"/>
            <w:right w:val="none" w:sz="0" w:space="0" w:color="auto"/>
          </w:divBdr>
        </w:div>
        <w:div w:id="728000369">
          <w:marLeft w:val="640"/>
          <w:marRight w:val="0"/>
          <w:marTop w:val="0"/>
          <w:marBottom w:val="0"/>
          <w:divBdr>
            <w:top w:val="none" w:sz="0" w:space="0" w:color="auto"/>
            <w:left w:val="none" w:sz="0" w:space="0" w:color="auto"/>
            <w:bottom w:val="none" w:sz="0" w:space="0" w:color="auto"/>
            <w:right w:val="none" w:sz="0" w:space="0" w:color="auto"/>
          </w:divBdr>
        </w:div>
        <w:div w:id="300161993">
          <w:marLeft w:val="640"/>
          <w:marRight w:val="0"/>
          <w:marTop w:val="0"/>
          <w:marBottom w:val="0"/>
          <w:divBdr>
            <w:top w:val="none" w:sz="0" w:space="0" w:color="auto"/>
            <w:left w:val="none" w:sz="0" w:space="0" w:color="auto"/>
            <w:bottom w:val="none" w:sz="0" w:space="0" w:color="auto"/>
            <w:right w:val="none" w:sz="0" w:space="0" w:color="auto"/>
          </w:divBdr>
        </w:div>
        <w:div w:id="192041302">
          <w:marLeft w:val="640"/>
          <w:marRight w:val="0"/>
          <w:marTop w:val="0"/>
          <w:marBottom w:val="0"/>
          <w:divBdr>
            <w:top w:val="none" w:sz="0" w:space="0" w:color="auto"/>
            <w:left w:val="none" w:sz="0" w:space="0" w:color="auto"/>
            <w:bottom w:val="none" w:sz="0" w:space="0" w:color="auto"/>
            <w:right w:val="none" w:sz="0" w:space="0" w:color="auto"/>
          </w:divBdr>
        </w:div>
        <w:div w:id="1998729360">
          <w:marLeft w:val="640"/>
          <w:marRight w:val="0"/>
          <w:marTop w:val="0"/>
          <w:marBottom w:val="0"/>
          <w:divBdr>
            <w:top w:val="none" w:sz="0" w:space="0" w:color="auto"/>
            <w:left w:val="none" w:sz="0" w:space="0" w:color="auto"/>
            <w:bottom w:val="none" w:sz="0" w:space="0" w:color="auto"/>
            <w:right w:val="none" w:sz="0" w:space="0" w:color="auto"/>
          </w:divBdr>
        </w:div>
        <w:div w:id="216940200">
          <w:marLeft w:val="640"/>
          <w:marRight w:val="0"/>
          <w:marTop w:val="0"/>
          <w:marBottom w:val="0"/>
          <w:divBdr>
            <w:top w:val="none" w:sz="0" w:space="0" w:color="auto"/>
            <w:left w:val="none" w:sz="0" w:space="0" w:color="auto"/>
            <w:bottom w:val="none" w:sz="0" w:space="0" w:color="auto"/>
            <w:right w:val="none" w:sz="0" w:space="0" w:color="auto"/>
          </w:divBdr>
        </w:div>
        <w:div w:id="1485971163">
          <w:marLeft w:val="640"/>
          <w:marRight w:val="0"/>
          <w:marTop w:val="0"/>
          <w:marBottom w:val="0"/>
          <w:divBdr>
            <w:top w:val="none" w:sz="0" w:space="0" w:color="auto"/>
            <w:left w:val="none" w:sz="0" w:space="0" w:color="auto"/>
            <w:bottom w:val="none" w:sz="0" w:space="0" w:color="auto"/>
            <w:right w:val="none" w:sz="0" w:space="0" w:color="auto"/>
          </w:divBdr>
        </w:div>
        <w:div w:id="1476877042">
          <w:marLeft w:val="640"/>
          <w:marRight w:val="0"/>
          <w:marTop w:val="0"/>
          <w:marBottom w:val="0"/>
          <w:divBdr>
            <w:top w:val="none" w:sz="0" w:space="0" w:color="auto"/>
            <w:left w:val="none" w:sz="0" w:space="0" w:color="auto"/>
            <w:bottom w:val="none" w:sz="0" w:space="0" w:color="auto"/>
            <w:right w:val="none" w:sz="0" w:space="0" w:color="auto"/>
          </w:divBdr>
        </w:div>
        <w:div w:id="598030113">
          <w:marLeft w:val="640"/>
          <w:marRight w:val="0"/>
          <w:marTop w:val="0"/>
          <w:marBottom w:val="0"/>
          <w:divBdr>
            <w:top w:val="none" w:sz="0" w:space="0" w:color="auto"/>
            <w:left w:val="none" w:sz="0" w:space="0" w:color="auto"/>
            <w:bottom w:val="none" w:sz="0" w:space="0" w:color="auto"/>
            <w:right w:val="none" w:sz="0" w:space="0" w:color="auto"/>
          </w:divBdr>
        </w:div>
        <w:div w:id="271597855">
          <w:marLeft w:val="640"/>
          <w:marRight w:val="0"/>
          <w:marTop w:val="0"/>
          <w:marBottom w:val="0"/>
          <w:divBdr>
            <w:top w:val="none" w:sz="0" w:space="0" w:color="auto"/>
            <w:left w:val="none" w:sz="0" w:space="0" w:color="auto"/>
            <w:bottom w:val="none" w:sz="0" w:space="0" w:color="auto"/>
            <w:right w:val="none" w:sz="0" w:space="0" w:color="auto"/>
          </w:divBdr>
        </w:div>
        <w:div w:id="1268536234">
          <w:marLeft w:val="640"/>
          <w:marRight w:val="0"/>
          <w:marTop w:val="0"/>
          <w:marBottom w:val="0"/>
          <w:divBdr>
            <w:top w:val="none" w:sz="0" w:space="0" w:color="auto"/>
            <w:left w:val="none" w:sz="0" w:space="0" w:color="auto"/>
            <w:bottom w:val="none" w:sz="0" w:space="0" w:color="auto"/>
            <w:right w:val="none" w:sz="0" w:space="0" w:color="auto"/>
          </w:divBdr>
        </w:div>
        <w:div w:id="1293974432">
          <w:marLeft w:val="640"/>
          <w:marRight w:val="0"/>
          <w:marTop w:val="0"/>
          <w:marBottom w:val="0"/>
          <w:divBdr>
            <w:top w:val="none" w:sz="0" w:space="0" w:color="auto"/>
            <w:left w:val="none" w:sz="0" w:space="0" w:color="auto"/>
            <w:bottom w:val="none" w:sz="0" w:space="0" w:color="auto"/>
            <w:right w:val="none" w:sz="0" w:space="0" w:color="auto"/>
          </w:divBdr>
        </w:div>
        <w:div w:id="1477186328">
          <w:marLeft w:val="640"/>
          <w:marRight w:val="0"/>
          <w:marTop w:val="0"/>
          <w:marBottom w:val="0"/>
          <w:divBdr>
            <w:top w:val="none" w:sz="0" w:space="0" w:color="auto"/>
            <w:left w:val="none" w:sz="0" w:space="0" w:color="auto"/>
            <w:bottom w:val="none" w:sz="0" w:space="0" w:color="auto"/>
            <w:right w:val="none" w:sz="0" w:space="0" w:color="auto"/>
          </w:divBdr>
        </w:div>
        <w:div w:id="62801927">
          <w:marLeft w:val="640"/>
          <w:marRight w:val="0"/>
          <w:marTop w:val="0"/>
          <w:marBottom w:val="0"/>
          <w:divBdr>
            <w:top w:val="none" w:sz="0" w:space="0" w:color="auto"/>
            <w:left w:val="none" w:sz="0" w:space="0" w:color="auto"/>
            <w:bottom w:val="none" w:sz="0" w:space="0" w:color="auto"/>
            <w:right w:val="none" w:sz="0" w:space="0" w:color="auto"/>
          </w:divBdr>
        </w:div>
        <w:div w:id="1610506267">
          <w:marLeft w:val="640"/>
          <w:marRight w:val="0"/>
          <w:marTop w:val="0"/>
          <w:marBottom w:val="0"/>
          <w:divBdr>
            <w:top w:val="none" w:sz="0" w:space="0" w:color="auto"/>
            <w:left w:val="none" w:sz="0" w:space="0" w:color="auto"/>
            <w:bottom w:val="none" w:sz="0" w:space="0" w:color="auto"/>
            <w:right w:val="none" w:sz="0" w:space="0" w:color="auto"/>
          </w:divBdr>
        </w:div>
        <w:div w:id="2114394803">
          <w:marLeft w:val="640"/>
          <w:marRight w:val="0"/>
          <w:marTop w:val="0"/>
          <w:marBottom w:val="0"/>
          <w:divBdr>
            <w:top w:val="none" w:sz="0" w:space="0" w:color="auto"/>
            <w:left w:val="none" w:sz="0" w:space="0" w:color="auto"/>
            <w:bottom w:val="none" w:sz="0" w:space="0" w:color="auto"/>
            <w:right w:val="none" w:sz="0" w:space="0" w:color="auto"/>
          </w:divBdr>
        </w:div>
        <w:div w:id="1569346006">
          <w:marLeft w:val="640"/>
          <w:marRight w:val="0"/>
          <w:marTop w:val="0"/>
          <w:marBottom w:val="0"/>
          <w:divBdr>
            <w:top w:val="none" w:sz="0" w:space="0" w:color="auto"/>
            <w:left w:val="none" w:sz="0" w:space="0" w:color="auto"/>
            <w:bottom w:val="none" w:sz="0" w:space="0" w:color="auto"/>
            <w:right w:val="none" w:sz="0" w:space="0" w:color="auto"/>
          </w:divBdr>
        </w:div>
        <w:div w:id="526716873">
          <w:marLeft w:val="640"/>
          <w:marRight w:val="0"/>
          <w:marTop w:val="0"/>
          <w:marBottom w:val="0"/>
          <w:divBdr>
            <w:top w:val="none" w:sz="0" w:space="0" w:color="auto"/>
            <w:left w:val="none" w:sz="0" w:space="0" w:color="auto"/>
            <w:bottom w:val="none" w:sz="0" w:space="0" w:color="auto"/>
            <w:right w:val="none" w:sz="0" w:space="0" w:color="auto"/>
          </w:divBdr>
        </w:div>
        <w:div w:id="826164596">
          <w:marLeft w:val="640"/>
          <w:marRight w:val="0"/>
          <w:marTop w:val="0"/>
          <w:marBottom w:val="0"/>
          <w:divBdr>
            <w:top w:val="none" w:sz="0" w:space="0" w:color="auto"/>
            <w:left w:val="none" w:sz="0" w:space="0" w:color="auto"/>
            <w:bottom w:val="none" w:sz="0" w:space="0" w:color="auto"/>
            <w:right w:val="none" w:sz="0" w:space="0" w:color="auto"/>
          </w:divBdr>
        </w:div>
        <w:div w:id="495805542">
          <w:marLeft w:val="640"/>
          <w:marRight w:val="0"/>
          <w:marTop w:val="0"/>
          <w:marBottom w:val="0"/>
          <w:divBdr>
            <w:top w:val="none" w:sz="0" w:space="0" w:color="auto"/>
            <w:left w:val="none" w:sz="0" w:space="0" w:color="auto"/>
            <w:bottom w:val="none" w:sz="0" w:space="0" w:color="auto"/>
            <w:right w:val="none" w:sz="0" w:space="0" w:color="auto"/>
          </w:divBdr>
        </w:div>
        <w:div w:id="1165820055">
          <w:marLeft w:val="640"/>
          <w:marRight w:val="0"/>
          <w:marTop w:val="0"/>
          <w:marBottom w:val="0"/>
          <w:divBdr>
            <w:top w:val="none" w:sz="0" w:space="0" w:color="auto"/>
            <w:left w:val="none" w:sz="0" w:space="0" w:color="auto"/>
            <w:bottom w:val="none" w:sz="0" w:space="0" w:color="auto"/>
            <w:right w:val="none" w:sz="0" w:space="0" w:color="auto"/>
          </w:divBdr>
        </w:div>
        <w:div w:id="826361798">
          <w:marLeft w:val="640"/>
          <w:marRight w:val="0"/>
          <w:marTop w:val="0"/>
          <w:marBottom w:val="0"/>
          <w:divBdr>
            <w:top w:val="none" w:sz="0" w:space="0" w:color="auto"/>
            <w:left w:val="none" w:sz="0" w:space="0" w:color="auto"/>
            <w:bottom w:val="none" w:sz="0" w:space="0" w:color="auto"/>
            <w:right w:val="none" w:sz="0" w:space="0" w:color="auto"/>
          </w:divBdr>
        </w:div>
        <w:div w:id="377246238">
          <w:marLeft w:val="640"/>
          <w:marRight w:val="0"/>
          <w:marTop w:val="0"/>
          <w:marBottom w:val="0"/>
          <w:divBdr>
            <w:top w:val="none" w:sz="0" w:space="0" w:color="auto"/>
            <w:left w:val="none" w:sz="0" w:space="0" w:color="auto"/>
            <w:bottom w:val="none" w:sz="0" w:space="0" w:color="auto"/>
            <w:right w:val="none" w:sz="0" w:space="0" w:color="auto"/>
          </w:divBdr>
        </w:div>
        <w:div w:id="1826386638">
          <w:marLeft w:val="640"/>
          <w:marRight w:val="0"/>
          <w:marTop w:val="0"/>
          <w:marBottom w:val="0"/>
          <w:divBdr>
            <w:top w:val="none" w:sz="0" w:space="0" w:color="auto"/>
            <w:left w:val="none" w:sz="0" w:space="0" w:color="auto"/>
            <w:bottom w:val="none" w:sz="0" w:space="0" w:color="auto"/>
            <w:right w:val="none" w:sz="0" w:space="0" w:color="auto"/>
          </w:divBdr>
        </w:div>
        <w:div w:id="1840119936">
          <w:marLeft w:val="640"/>
          <w:marRight w:val="0"/>
          <w:marTop w:val="0"/>
          <w:marBottom w:val="0"/>
          <w:divBdr>
            <w:top w:val="none" w:sz="0" w:space="0" w:color="auto"/>
            <w:left w:val="none" w:sz="0" w:space="0" w:color="auto"/>
            <w:bottom w:val="none" w:sz="0" w:space="0" w:color="auto"/>
            <w:right w:val="none" w:sz="0" w:space="0" w:color="auto"/>
          </w:divBdr>
        </w:div>
        <w:div w:id="1213154875">
          <w:marLeft w:val="640"/>
          <w:marRight w:val="0"/>
          <w:marTop w:val="0"/>
          <w:marBottom w:val="0"/>
          <w:divBdr>
            <w:top w:val="none" w:sz="0" w:space="0" w:color="auto"/>
            <w:left w:val="none" w:sz="0" w:space="0" w:color="auto"/>
            <w:bottom w:val="none" w:sz="0" w:space="0" w:color="auto"/>
            <w:right w:val="none" w:sz="0" w:space="0" w:color="auto"/>
          </w:divBdr>
        </w:div>
        <w:div w:id="1926379714">
          <w:marLeft w:val="640"/>
          <w:marRight w:val="0"/>
          <w:marTop w:val="0"/>
          <w:marBottom w:val="0"/>
          <w:divBdr>
            <w:top w:val="none" w:sz="0" w:space="0" w:color="auto"/>
            <w:left w:val="none" w:sz="0" w:space="0" w:color="auto"/>
            <w:bottom w:val="none" w:sz="0" w:space="0" w:color="auto"/>
            <w:right w:val="none" w:sz="0" w:space="0" w:color="auto"/>
          </w:divBdr>
        </w:div>
        <w:div w:id="2074504010">
          <w:marLeft w:val="640"/>
          <w:marRight w:val="0"/>
          <w:marTop w:val="0"/>
          <w:marBottom w:val="0"/>
          <w:divBdr>
            <w:top w:val="none" w:sz="0" w:space="0" w:color="auto"/>
            <w:left w:val="none" w:sz="0" w:space="0" w:color="auto"/>
            <w:bottom w:val="none" w:sz="0" w:space="0" w:color="auto"/>
            <w:right w:val="none" w:sz="0" w:space="0" w:color="auto"/>
          </w:divBdr>
        </w:div>
        <w:div w:id="273557182">
          <w:marLeft w:val="640"/>
          <w:marRight w:val="0"/>
          <w:marTop w:val="0"/>
          <w:marBottom w:val="0"/>
          <w:divBdr>
            <w:top w:val="none" w:sz="0" w:space="0" w:color="auto"/>
            <w:left w:val="none" w:sz="0" w:space="0" w:color="auto"/>
            <w:bottom w:val="none" w:sz="0" w:space="0" w:color="auto"/>
            <w:right w:val="none" w:sz="0" w:space="0" w:color="auto"/>
          </w:divBdr>
        </w:div>
      </w:divsChild>
    </w:div>
    <w:div w:id="1642926999">
      <w:bodyDiv w:val="1"/>
      <w:marLeft w:val="0"/>
      <w:marRight w:val="0"/>
      <w:marTop w:val="0"/>
      <w:marBottom w:val="0"/>
      <w:divBdr>
        <w:top w:val="none" w:sz="0" w:space="0" w:color="auto"/>
        <w:left w:val="none" w:sz="0" w:space="0" w:color="auto"/>
        <w:bottom w:val="none" w:sz="0" w:space="0" w:color="auto"/>
        <w:right w:val="none" w:sz="0" w:space="0" w:color="auto"/>
      </w:divBdr>
      <w:divsChild>
        <w:div w:id="1422528062">
          <w:marLeft w:val="640"/>
          <w:marRight w:val="0"/>
          <w:marTop w:val="0"/>
          <w:marBottom w:val="0"/>
          <w:divBdr>
            <w:top w:val="none" w:sz="0" w:space="0" w:color="auto"/>
            <w:left w:val="none" w:sz="0" w:space="0" w:color="auto"/>
            <w:bottom w:val="none" w:sz="0" w:space="0" w:color="auto"/>
            <w:right w:val="none" w:sz="0" w:space="0" w:color="auto"/>
          </w:divBdr>
        </w:div>
        <w:div w:id="1665737790">
          <w:marLeft w:val="640"/>
          <w:marRight w:val="0"/>
          <w:marTop w:val="0"/>
          <w:marBottom w:val="0"/>
          <w:divBdr>
            <w:top w:val="none" w:sz="0" w:space="0" w:color="auto"/>
            <w:left w:val="none" w:sz="0" w:space="0" w:color="auto"/>
            <w:bottom w:val="none" w:sz="0" w:space="0" w:color="auto"/>
            <w:right w:val="none" w:sz="0" w:space="0" w:color="auto"/>
          </w:divBdr>
        </w:div>
        <w:div w:id="1693267155">
          <w:marLeft w:val="640"/>
          <w:marRight w:val="0"/>
          <w:marTop w:val="0"/>
          <w:marBottom w:val="0"/>
          <w:divBdr>
            <w:top w:val="none" w:sz="0" w:space="0" w:color="auto"/>
            <w:left w:val="none" w:sz="0" w:space="0" w:color="auto"/>
            <w:bottom w:val="none" w:sz="0" w:space="0" w:color="auto"/>
            <w:right w:val="none" w:sz="0" w:space="0" w:color="auto"/>
          </w:divBdr>
        </w:div>
        <w:div w:id="591166991">
          <w:marLeft w:val="640"/>
          <w:marRight w:val="0"/>
          <w:marTop w:val="0"/>
          <w:marBottom w:val="0"/>
          <w:divBdr>
            <w:top w:val="none" w:sz="0" w:space="0" w:color="auto"/>
            <w:left w:val="none" w:sz="0" w:space="0" w:color="auto"/>
            <w:bottom w:val="none" w:sz="0" w:space="0" w:color="auto"/>
            <w:right w:val="none" w:sz="0" w:space="0" w:color="auto"/>
          </w:divBdr>
        </w:div>
        <w:div w:id="641423040">
          <w:marLeft w:val="640"/>
          <w:marRight w:val="0"/>
          <w:marTop w:val="0"/>
          <w:marBottom w:val="0"/>
          <w:divBdr>
            <w:top w:val="none" w:sz="0" w:space="0" w:color="auto"/>
            <w:left w:val="none" w:sz="0" w:space="0" w:color="auto"/>
            <w:bottom w:val="none" w:sz="0" w:space="0" w:color="auto"/>
            <w:right w:val="none" w:sz="0" w:space="0" w:color="auto"/>
          </w:divBdr>
        </w:div>
        <w:div w:id="485172662">
          <w:marLeft w:val="640"/>
          <w:marRight w:val="0"/>
          <w:marTop w:val="0"/>
          <w:marBottom w:val="0"/>
          <w:divBdr>
            <w:top w:val="none" w:sz="0" w:space="0" w:color="auto"/>
            <w:left w:val="none" w:sz="0" w:space="0" w:color="auto"/>
            <w:bottom w:val="none" w:sz="0" w:space="0" w:color="auto"/>
            <w:right w:val="none" w:sz="0" w:space="0" w:color="auto"/>
          </w:divBdr>
        </w:div>
        <w:div w:id="1314139381">
          <w:marLeft w:val="640"/>
          <w:marRight w:val="0"/>
          <w:marTop w:val="0"/>
          <w:marBottom w:val="0"/>
          <w:divBdr>
            <w:top w:val="none" w:sz="0" w:space="0" w:color="auto"/>
            <w:left w:val="none" w:sz="0" w:space="0" w:color="auto"/>
            <w:bottom w:val="none" w:sz="0" w:space="0" w:color="auto"/>
            <w:right w:val="none" w:sz="0" w:space="0" w:color="auto"/>
          </w:divBdr>
        </w:div>
        <w:div w:id="961350819">
          <w:marLeft w:val="640"/>
          <w:marRight w:val="0"/>
          <w:marTop w:val="0"/>
          <w:marBottom w:val="0"/>
          <w:divBdr>
            <w:top w:val="none" w:sz="0" w:space="0" w:color="auto"/>
            <w:left w:val="none" w:sz="0" w:space="0" w:color="auto"/>
            <w:bottom w:val="none" w:sz="0" w:space="0" w:color="auto"/>
            <w:right w:val="none" w:sz="0" w:space="0" w:color="auto"/>
          </w:divBdr>
        </w:div>
        <w:div w:id="1150517093">
          <w:marLeft w:val="640"/>
          <w:marRight w:val="0"/>
          <w:marTop w:val="0"/>
          <w:marBottom w:val="0"/>
          <w:divBdr>
            <w:top w:val="none" w:sz="0" w:space="0" w:color="auto"/>
            <w:left w:val="none" w:sz="0" w:space="0" w:color="auto"/>
            <w:bottom w:val="none" w:sz="0" w:space="0" w:color="auto"/>
            <w:right w:val="none" w:sz="0" w:space="0" w:color="auto"/>
          </w:divBdr>
        </w:div>
        <w:div w:id="1716856655">
          <w:marLeft w:val="640"/>
          <w:marRight w:val="0"/>
          <w:marTop w:val="0"/>
          <w:marBottom w:val="0"/>
          <w:divBdr>
            <w:top w:val="none" w:sz="0" w:space="0" w:color="auto"/>
            <w:left w:val="none" w:sz="0" w:space="0" w:color="auto"/>
            <w:bottom w:val="none" w:sz="0" w:space="0" w:color="auto"/>
            <w:right w:val="none" w:sz="0" w:space="0" w:color="auto"/>
          </w:divBdr>
        </w:div>
        <w:div w:id="416485534">
          <w:marLeft w:val="640"/>
          <w:marRight w:val="0"/>
          <w:marTop w:val="0"/>
          <w:marBottom w:val="0"/>
          <w:divBdr>
            <w:top w:val="none" w:sz="0" w:space="0" w:color="auto"/>
            <w:left w:val="none" w:sz="0" w:space="0" w:color="auto"/>
            <w:bottom w:val="none" w:sz="0" w:space="0" w:color="auto"/>
            <w:right w:val="none" w:sz="0" w:space="0" w:color="auto"/>
          </w:divBdr>
        </w:div>
        <w:div w:id="70589682">
          <w:marLeft w:val="640"/>
          <w:marRight w:val="0"/>
          <w:marTop w:val="0"/>
          <w:marBottom w:val="0"/>
          <w:divBdr>
            <w:top w:val="none" w:sz="0" w:space="0" w:color="auto"/>
            <w:left w:val="none" w:sz="0" w:space="0" w:color="auto"/>
            <w:bottom w:val="none" w:sz="0" w:space="0" w:color="auto"/>
            <w:right w:val="none" w:sz="0" w:space="0" w:color="auto"/>
          </w:divBdr>
        </w:div>
        <w:div w:id="59791247">
          <w:marLeft w:val="640"/>
          <w:marRight w:val="0"/>
          <w:marTop w:val="0"/>
          <w:marBottom w:val="0"/>
          <w:divBdr>
            <w:top w:val="none" w:sz="0" w:space="0" w:color="auto"/>
            <w:left w:val="none" w:sz="0" w:space="0" w:color="auto"/>
            <w:bottom w:val="none" w:sz="0" w:space="0" w:color="auto"/>
            <w:right w:val="none" w:sz="0" w:space="0" w:color="auto"/>
          </w:divBdr>
        </w:div>
        <w:div w:id="427235500">
          <w:marLeft w:val="640"/>
          <w:marRight w:val="0"/>
          <w:marTop w:val="0"/>
          <w:marBottom w:val="0"/>
          <w:divBdr>
            <w:top w:val="none" w:sz="0" w:space="0" w:color="auto"/>
            <w:left w:val="none" w:sz="0" w:space="0" w:color="auto"/>
            <w:bottom w:val="none" w:sz="0" w:space="0" w:color="auto"/>
            <w:right w:val="none" w:sz="0" w:space="0" w:color="auto"/>
          </w:divBdr>
        </w:div>
        <w:div w:id="186987926">
          <w:marLeft w:val="640"/>
          <w:marRight w:val="0"/>
          <w:marTop w:val="0"/>
          <w:marBottom w:val="0"/>
          <w:divBdr>
            <w:top w:val="none" w:sz="0" w:space="0" w:color="auto"/>
            <w:left w:val="none" w:sz="0" w:space="0" w:color="auto"/>
            <w:bottom w:val="none" w:sz="0" w:space="0" w:color="auto"/>
            <w:right w:val="none" w:sz="0" w:space="0" w:color="auto"/>
          </w:divBdr>
        </w:div>
        <w:div w:id="1503738785">
          <w:marLeft w:val="640"/>
          <w:marRight w:val="0"/>
          <w:marTop w:val="0"/>
          <w:marBottom w:val="0"/>
          <w:divBdr>
            <w:top w:val="none" w:sz="0" w:space="0" w:color="auto"/>
            <w:left w:val="none" w:sz="0" w:space="0" w:color="auto"/>
            <w:bottom w:val="none" w:sz="0" w:space="0" w:color="auto"/>
            <w:right w:val="none" w:sz="0" w:space="0" w:color="auto"/>
          </w:divBdr>
        </w:div>
        <w:div w:id="400251585">
          <w:marLeft w:val="640"/>
          <w:marRight w:val="0"/>
          <w:marTop w:val="0"/>
          <w:marBottom w:val="0"/>
          <w:divBdr>
            <w:top w:val="none" w:sz="0" w:space="0" w:color="auto"/>
            <w:left w:val="none" w:sz="0" w:space="0" w:color="auto"/>
            <w:bottom w:val="none" w:sz="0" w:space="0" w:color="auto"/>
            <w:right w:val="none" w:sz="0" w:space="0" w:color="auto"/>
          </w:divBdr>
        </w:div>
        <w:div w:id="1159885632">
          <w:marLeft w:val="640"/>
          <w:marRight w:val="0"/>
          <w:marTop w:val="0"/>
          <w:marBottom w:val="0"/>
          <w:divBdr>
            <w:top w:val="none" w:sz="0" w:space="0" w:color="auto"/>
            <w:left w:val="none" w:sz="0" w:space="0" w:color="auto"/>
            <w:bottom w:val="none" w:sz="0" w:space="0" w:color="auto"/>
            <w:right w:val="none" w:sz="0" w:space="0" w:color="auto"/>
          </w:divBdr>
        </w:div>
        <w:div w:id="1990287696">
          <w:marLeft w:val="640"/>
          <w:marRight w:val="0"/>
          <w:marTop w:val="0"/>
          <w:marBottom w:val="0"/>
          <w:divBdr>
            <w:top w:val="none" w:sz="0" w:space="0" w:color="auto"/>
            <w:left w:val="none" w:sz="0" w:space="0" w:color="auto"/>
            <w:bottom w:val="none" w:sz="0" w:space="0" w:color="auto"/>
            <w:right w:val="none" w:sz="0" w:space="0" w:color="auto"/>
          </w:divBdr>
        </w:div>
        <w:div w:id="1807626915">
          <w:marLeft w:val="640"/>
          <w:marRight w:val="0"/>
          <w:marTop w:val="0"/>
          <w:marBottom w:val="0"/>
          <w:divBdr>
            <w:top w:val="none" w:sz="0" w:space="0" w:color="auto"/>
            <w:left w:val="none" w:sz="0" w:space="0" w:color="auto"/>
            <w:bottom w:val="none" w:sz="0" w:space="0" w:color="auto"/>
            <w:right w:val="none" w:sz="0" w:space="0" w:color="auto"/>
          </w:divBdr>
        </w:div>
        <w:div w:id="883368428">
          <w:marLeft w:val="640"/>
          <w:marRight w:val="0"/>
          <w:marTop w:val="0"/>
          <w:marBottom w:val="0"/>
          <w:divBdr>
            <w:top w:val="none" w:sz="0" w:space="0" w:color="auto"/>
            <w:left w:val="none" w:sz="0" w:space="0" w:color="auto"/>
            <w:bottom w:val="none" w:sz="0" w:space="0" w:color="auto"/>
            <w:right w:val="none" w:sz="0" w:space="0" w:color="auto"/>
          </w:divBdr>
        </w:div>
        <w:div w:id="2143885955">
          <w:marLeft w:val="640"/>
          <w:marRight w:val="0"/>
          <w:marTop w:val="0"/>
          <w:marBottom w:val="0"/>
          <w:divBdr>
            <w:top w:val="none" w:sz="0" w:space="0" w:color="auto"/>
            <w:left w:val="none" w:sz="0" w:space="0" w:color="auto"/>
            <w:bottom w:val="none" w:sz="0" w:space="0" w:color="auto"/>
            <w:right w:val="none" w:sz="0" w:space="0" w:color="auto"/>
          </w:divBdr>
        </w:div>
        <w:div w:id="493229737">
          <w:marLeft w:val="640"/>
          <w:marRight w:val="0"/>
          <w:marTop w:val="0"/>
          <w:marBottom w:val="0"/>
          <w:divBdr>
            <w:top w:val="none" w:sz="0" w:space="0" w:color="auto"/>
            <w:left w:val="none" w:sz="0" w:space="0" w:color="auto"/>
            <w:bottom w:val="none" w:sz="0" w:space="0" w:color="auto"/>
            <w:right w:val="none" w:sz="0" w:space="0" w:color="auto"/>
          </w:divBdr>
        </w:div>
        <w:div w:id="1360280158">
          <w:marLeft w:val="640"/>
          <w:marRight w:val="0"/>
          <w:marTop w:val="0"/>
          <w:marBottom w:val="0"/>
          <w:divBdr>
            <w:top w:val="none" w:sz="0" w:space="0" w:color="auto"/>
            <w:left w:val="none" w:sz="0" w:space="0" w:color="auto"/>
            <w:bottom w:val="none" w:sz="0" w:space="0" w:color="auto"/>
            <w:right w:val="none" w:sz="0" w:space="0" w:color="auto"/>
          </w:divBdr>
        </w:div>
        <w:div w:id="1377853929">
          <w:marLeft w:val="640"/>
          <w:marRight w:val="0"/>
          <w:marTop w:val="0"/>
          <w:marBottom w:val="0"/>
          <w:divBdr>
            <w:top w:val="none" w:sz="0" w:space="0" w:color="auto"/>
            <w:left w:val="none" w:sz="0" w:space="0" w:color="auto"/>
            <w:bottom w:val="none" w:sz="0" w:space="0" w:color="auto"/>
            <w:right w:val="none" w:sz="0" w:space="0" w:color="auto"/>
          </w:divBdr>
        </w:div>
        <w:div w:id="1035076757">
          <w:marLeft w:val="640"/>
          <w:marRight w:val="0"/>
          <w:marTop w:val="0"/>
          <w:marBottom w:val="0"/>
          <w:divBdr>
            <w:top w:val="none" w:sz="0" w:space="0" w:color="auto"/>
            <w:left w:val="none" w:sz="0" w:space="0" w:color="auto"/>
            <w:bottom w:val="none" w:sz="0" w:space="0" w:color="auto"/>
            <w:right w:val="none" w:sz="0" w:space="0" w:color="auto"/>
          </w:divBdr>
        </w:div>
        <w:div w:id="1176773414">
          <w:marLeft w:val="640"/>
          <w:marRight w:val="0"/>
          <w:marTop w:val="0"/>
          <w:marBottom w:val="0"/>
          <w:divBdr>
            <w:top w:val="none" w:sz="0" w:space="0" w:color="auto"/>
            <w:left w:val="none" w:sz="0" w:space="0" w:color="auto"/>
            <w:bottom w:val="none" w:sz="0" w:space="0" w:color="auto"/>
            <w:right w:val="none" w:sz="0" w:space="0" w:color="auto"/>
          </w:divBdr>
        </w:div>
        <w:div w:id="1746610787">
          <w:marLeft w:val="640"/>
          <w:marRight w:val="0"/>
          <w:marTop w:val="0"/>
          <w:marBottom w:val="0"/>
          <w:divBdr>
            <w:top w:val="none" w:sz="0" w:space="0" w:color="auto"/>
            <w:left w:val="none" w:sz="0" w:space="0" w:color="auto"/>
            <w:bottom w:val="none" w:sz="0" w:space="0" w:color="auto"/>
            <w:right w:val="none" w:sz="0" w:space="0" w:color="auto"/>
          </w:divBdr>
        </w:div>
        <w:div w:id="955872383">
          <w:marLeft w:val="640"/>
          <w:marRight w:val="0"/>
          <w:marTop w:val="0"/>
          <w:marBottom w:val="0"/>
          <w:divBdr>
            <w:top w:val="none" w:sz="0" w:space="0" w:color="auto"/>
            <w:left w:val="none" w:sz="0" w:space="0" w:color="auto"/>
            <w:bottom w:val="none" w:sz="0" w:space="0" w:color="auto"/>
            <w:right w:val="none" w:sz="0" w:space="0" w:color="auto"/>
          </w:divBdr>
        </w:div>
        <w:div w:id="1687176426">
          <w:marLeft w:val="640"/>
          <w:marRight w:val="0"/>
          <w:marTop w:val="0"/>
          <w:marBottom w:val="0"/>
          <w:divBdr>
            <w:top w:val="none" w:sz="0" w:space="0" w:color="auto"/>
            <w:left w:val="none" w:sz="0" w:space="0" w:color="auto"/>
            <w:bottom w:val="none" w:sz="0" w:space="0" w:color="auto"/>
            <w:right w:val="none" w:sz="0" w:space="0" w:color="auto"/>
          </w:divBdr>
        </w:div>
        <w:div w:id="1887720453">
          <w:marLeft w:val="640"/>
          <w:marRight w:val="0"/>
          <w:marTop w:val="0"/>
          <w:marBottom w:val="0"/>
          <w:divBdr>
            <w:top w:val="none" w:sz="0" w:space="0" w:color="auto"/>
            <w:left w:val="none" w:sz="0" w:space="0" w:color="auto"/>
            <w:bottom w:val="none" w:sz="0" w:space="0" w:color="auto"/>
            <w:right w:val="none" w:sz="0" w:space="0" w:color="auto"/>
          </w:divBdr>
        </w:div>
        <w:div w:id="1877614802">
          <w:marLeft w:val="640"/>
          <w:marRight w:val="0"/>
          <w:marTop w:val="0"/>
          <w:marBottom w:val="0"/>
          <w:divBdr>
            <w:top w:val="none" w:sz="0" w:space="0" w:color="auto"/>
            <w:left w:val="none" w:sz="0" w:space="0" w:color="auto"/>
            <w:bottom w:val="none" w:sz="0" w:space="0" w:color="auto"/>
            <w:right w:val="none" w:sz="0" w:space="0" w:color="auto"/>
          </w:divBdr>
        </w:div>
        <w:div w:id="765033785">
          <w:marLeft w:val="640"/>
          <w:marRight w:val="0"/>
          <w:marTop w:val="0"/>
          <w:marBottom w:val="0"/>
          <w:divBdr>
            <w:top w:val="none" w:sz="0" w:space="0" w:color="auto"/>
            <w:left w:val="none" w:sz="0" w:space="0" w:color="auto"/>
            <w:bottom w:val="none" w:sz="0" w:space="0" w:color="auto"/>
            <w:right w:val="none" w:sz="0" w:space="0" w:color="auto"/>
          </w:divBdr>
        </w:div>
        <w:div w:id="302083439">
          <w:marLeft w:val="640"/>
          <w:marRight w:val="0"/>
          <w:marTop w:val="0"/>
          <w:marBottom w:val="0"/>
          <w:divBdr>
            <w:top w:val="none" w:sz="0" w:space="0" w:color="auto"/>
            <w:left w:val="none" w:sz="0" w:space="0" w:color="auto"/>
            <w:bottom w:val="none" w:sz="0" w:space="0" w:color="auto"/>
            <w:right w:val="none" w:sz="0" w:space="0" w:color="auto"/>
          </w:divBdr>
        </w:div>
        <w:div w:id="1468670520">
          <w:marLeft w:val="640"/>
          <w:marRight w:val="0"/>
          <w:marTop w:val="0"/>
          <w:marBottom w:val="0"/>
          <w:divBdr>
            <w:top w:val="none" w:sz="0" w:space="0" w:color="auto"/>
            <w:left w:val="none" w:sz="0" w:space="0" w:color="auto"/>
            <w:bottom w:val="none" w:sz="0" w:space="0" w:color="auto"/>
            <w:right w:val="none" w:sz="0" w:space="0" w:color="auto"/>
          </w:divBdr>
        </w:div>
        <w:div w:id="1403404945">
          <w:marLeft w:val="640"/>
          <w:marRight w:val="0"/>
          <w:marTop w:val="0"/>
          <w:marBottom w:val="0"/>
          <w:divBdr>
            <w:top w:val="none" w:sz="0" w:space="0" w:color="auto"/>
            <w:left w:val="none" w:sz="0" w:space="0" w:color="auto"/>
            <w:bottom w:val="none" w:sz="0" w:space="0" w:color="auto"/>
            <w:right w:val="none" w:sz="0" w:space="0" w:color="auto"/>
          </w:divBdr>
        </w:div>
        <w:div w:id="1484154091">
          <w:marLeft w:val="640"/>
          <w:marRight w:val="0"/>
          <w:marTop w:val="0"/>
          <w:marBottom w:val="0"/>
          <w:divBdr>
            <w:top w:val="none" w:sz="0" w:space="0" w:color="auto"/>
            <w:left w:val="none" w:sz="0" w:space="0" w:color="auto"/>
            <w:bottom w:val="none" w:sz="0" w:space="0" w:color="auto"/>
            <w:right w:val="none" w:sz="0" w:space="0" w:color="auto"/>
          </w:divBdr>
        </w:div>
        <w:div w:id="1022779016">
          <w:marLeft w:val="640"/>
          <w:marRight w:val="0"/>
          <w:marTop w:val="0"/>
          <w:marBottom w:val="0"/>
          <w:divBdr>
            <w:top w:val="none" w:sz="0" w:space="0" w:color="auto"/>
            <w:left w:val="none" w:sz="0" w:space="0" w:color="auto"/>
            <w:bottom w:val="none" w:sz="0" w:space="0" w:color="auto"/>
            <w:right w:val="none" w:sz="0" w:space="0" w:color="auto"/>
          </w:divBdr>
        </w:div>
        <w:div w:id="623121942">
          <w:marLeft w:val="640"/>
          <w:marRight w:val="0"/>
          <w:marTop w:val="0"/>
          <w:marBottom w:val="0"/>
          <w:divBdr>
            <w:top w:val="none" w:sz="0" w:space="0" w:color="auto"/>
            <w:left w:val="none" w:sz="0" w:space="0" w:color="auto"/>
            <w:bottom w:val="none" w:sz="0" w:space="0" w:color="auto"/>
            <w:right w:val="none" w:sz="0" w:space="0" w:color="auto"/>
          </w:divBdr>
        </w:div>
        <w:div w:id="1416127389">
          <w:marLeft w:val="640"/>
          <w:marRight w:val="0"/>
          <w:marTop w:val="0"/>
          <w:marBottom w:val="0"/>
          <w:divBdr>
            <w:top w:val="none" w:sz="0" w:space="0" w:color="auto"/>
            <w:left w:val="none" w:sz="0" w:space="0" w:color="auto"/>
            <w:bottom w:val="none" w:sz="0" w:space="0" w:color="auto"/>
            <w:right w:val="none" w:sz="0" w:space="0" w:color="auto"/>
          </w:divBdr>
        </w:div>
        <w:div w:id="837311326">
          <w:marLeft w:val="640"/>
          <w:marRight w:val="0"/>
          <w:marTop w:val="0"/>
          <w:marBottom w:val="0"/>
          <w:divBdr>
            <w:top w:val="none" w:sz="0" w:space="0" w:color="auto"/>
            <w:left w:val="none" w:sz="0" w:space="0" w:color="auto"/>
            <w:bottom w:val="none" w:sz="0" w:space="0" w:color="auto"/>
            <w:right w:val="none" w:sz="0" w:space="0" w:color="auto"/>
          </w:divBdr>
        </w:div>
        <w:div w:id="1332833229">
          <w:marLeft w:val="640"/>
          <w:marRight w:val="0"/>
          <w:marTop w:val="0"/>
          <w:marBottom w:val="0"/>
          <w:divBdr>
            <w:top w:val="none" w:sz="0" w:space="0" w:color="auto"/>
            <w:left w:val="none" w:sz="0" w:space="0" w:color="auto"/>
            <w:bottom w:val="none" w:sz="0" w:space="0" w:color="auto"/>
            <w:right w:val="none" w:sz="0" w:space="0" w:color="auto"/>
          </w:divBdr>
        </w:div>
        <w:div w:id="1042704527">
          <w:marLeft w:val="640"/>
          <w:marRight w:val="0"/>
          <w:marTop w:val="0"/>
          <w:marBottom w:val="0"/>
          <w:divBdr>
            <w:top w:val="none" w:sz="0" w:space="0" w:color="auto"/>
            <w:left w:val="none" w:sz="0" w:space="0" w:color="auto"/>
            <w:bottom w:val="none" w:sz="0" w:space="0" w:color="auto"/>
            <w:right w:val="none" w:sz="0" w:space="0" w:color="auto"/>
          </w:divBdr>
        </w:div>
        <w:div w:id="1648053756">
          <w:marLeft w:val="640"/>
          <w:marRight w:val="0"/>
          <w:marTop w:val="0"/>
          <w:marBottom w:val="0"/>
          <w:divBdr>
            <w:top w:val="none" w:sz="0" w:space="0" w:color="auto"/>
            <w:left w:val="none" w:sz="0" w:space="0" w:color="auto"/>
            <w:bottom w:val="none" w:sz="0" w:space="0" w:color="auto"/>
            <w:right w:val="none" w:sz="0" w:space="0" w:color="auto"/>
          </w:divBdr>
        </w:div>
        <w:div w:id="1743486027">
          <w:marLeft w:val="640"/>
          <w:marRight w:val="0"/>
          <w:marTop w:val="0"/>
          <w:marBottom w:val="0"/>
          <w:divBdr>
            <w:top w:val="none" w:sz="0" w:space="0" w:color="auto"/>
            <w:left w:val="none" w:sz="0" w:space="0" w:color="auto"/>
            <w:bottom w:val="none" w:sz="0" w:space="0" w:color="auto"/>
            <w:right w:val="none" w:sz="0" w:space="0" w:color="auto"/>
          </w:divBdr>
        </w:div>
        <w:div w:id="1972779677">
          <w:marLeft w:val="640"/>
          <w:marRight w:val="0"/>
          <w:marTop w:val="0"/>
          <w:marBottom w:val="0"/>
          <w:divBdr>
            <w:top w:val="none" w:sz="0" w:space="0" w:color="auto"/>
            <w:left w:val="none" w:sz="0" w:space="0" w:color="auto"/>
            <w:bottom w:val="none" w:sz="0" w:space="0" w:color="auto"/>
            <w:right w:val="none" w:sz="0" w:space="0" w:color="auto"/>
          </w:divBdr>
        </w:div>
        <w:div w:id="1105728842">
          <w:marLeft w:val="640"/>
          <w:marRight w:val="0"/>
          <w:marTop w:val="0"/>
          <w:marBottom w:val="0"/>
          <w:divBdr>
            <w:top w:val="none" w:sz="0" w:space="0" w:color="auto"/>
            <w:left w:val="none" w:sz="0" w:space="0" w:color="auto"/>
            <w:bottom w:val="none" w:sz="0" w:space="0" w:color="auto"/>
            <w:right w:val="none" w:sz="0" w:space="0" w:color="auto"/>
          </w:divBdr>
        </w:div>
        <w:div w:id="1338997092">
          <w:marLeft w:val="640"/>
          <w:marRight w:val="0"/>
          <w:marTop w:val="0"/>
          <w:marBottom w:val="0"/>
          <w:divBdr>
            <w:top w:val="none" w:sz="0" w:space="0" w:color="auto"/>
            <w:left w:val="none" w:sz="0" w:space="0" w:color="auto"/>
            <w:bottom w:val="none" w:sz="0" w:space="0" w:color="auto"/>
            <w:right w:val="none" w:sz="0" w:space="0" w:color="auto"/>
          </w:divBdr>
        </w:div>
        <w:div w:id="492838434">
          <w:marLeft w:val="640"/>
          <w:marRight w:val="0"/>
          <w:marTop w:val="0"/>
          <w:marBottom w:val="0"/>
          <w:divBdr>
            <w:top w:val="none" w:sz="0" w:space="0" w:color="auto"/>
            <w:left w:val="none" w:sz="0" w:space="0" w:color="auto"/>
            <w:bottom w:val="none" w:sz="0" w:space="0" w:color="auto"/>
            <w:right w:val="none" w:sz="0" w:space="0" w:color="auto"/>
          </w:divBdr>
        </w:div>
        <w:div w:id="2099597943">
          <w:marLeft w:val="640"/>
          <w:marRight w:val="0"/>
          <w:marTop w:val="0"/>
          <w:marBottom w:val="0"/>
          <w:divBdr>
            <w:top w:val="none" w:sz="0" w:space="0" w:color="auto"/>
            <w:left w:val="none" w:sz="0" w:space="0" w:color="auto"/>
            <w:bottom w:val="none" w:sz="0" w:space="0" w:color="auto"/>
            <w:right w:val="none" w:sz="0" w:space="0" w:color="auto"/>
          </w:divBdr>
        </w:div>
        <w:div w:id="1025908203">
          <w:marLeft w:val="640"/>
          <w:marRight w:val="0"/>
          <w:marTop w:val="0"/>
          <w:marBottom w:val="0"/>
          <w:divBdr>
            <w:top w:val="none" w:sz="0" w:space="0" w:color="auto"/>
            <w:left w:val="none" w:sz="0" w:space="0" w:color="auto"/>
            <w:bottom w:val="none" w:sz="0" w:space="0" w:color="auto"/>
            <w:right w:val="none" w:sz="0" w:space="0" w:color="auto"/>
          </w:divBdr>
        </w:div>
        <w:div w:id="1649478916">
          <w:marLeft w:val="640"/>
          <w:marRight w:val="0"/>
          <w:marTop w:val="0"/>
          <w:marBottom w:val="0"/>
          <w:divBdr>
            <w:top w:val="none" w:sz="0" w:space="0" w:color="auto"/>
            <w:left w:val="none" w:sz="0" w:space="0" w:color="auto"/>
            <w:bottom w:val="none" w:sz="0" w:space="0" w:color="auto"/>
            <w:right w:val="none" w:sz="0" w:space="0" w:color="auto"/>
          </w:divBdr>
        </w:div>
        <w:div w:id="1751803236">
          <w:marLeft w:val="640"/>
          <w:marRight w:val="0"/>
          <w:marTop w:val="0"/>
          <w:marBottom w:val="0"/>
          <w:divBdr>
            <w:top w:val="none" w:sz="0" w:space="0" w:color="auto"/>
            <w:left w:val="none" w:sz="0" w:space="0" w:color="auto"/>
            <w:bottom w:val="none" w:sz="0" w:space="0" w:color="auto"/>
            <w:right w:val="none" w:sz="0" w:space="0" w:color="auto"/>
          </w:divBdr>
        </w:div>
        <w:div w:id="1151601092">
          <w:marLeft w:val="640"/>
          <w:marRight w:val="0"/>
          <w:marTop w:val="0"/>
          <w:marBottom w:val="0"/>
          <w:divBdr>
            <w:top w:val="none" w:sz="0" w:space="0" w:color="auto"/>
            <w:left w:val="none" w:sz="0" w:space="0" w:color="auto"/>
            <w:bottom w:val="none" w:sz="0" w:space="0" w:color="auto"/>
            <w:right w:val="none" w:sz="0" w:space="0" w:color="auto"/>
          </w:divBdr>
        </w:div>
        <w:div w:id="501119899">
          <w:marLeft w:val="640"/>
          <w:marRight w:val="0"/>
          <w:marTop w:val="0"/>
          <w:marBottom w:val="0"/>
          <w:divBdr>
            <w:top w:val="none" w:sz="0" w:space="0" w:color="auto"/>
            <w:left w:val="none" w:sz="0" w:space="0" w:color="auto"/>
            <w:bottom w:val="none" w:sz="0" w:space="0" w:color="auto"/>
            <w:right w:val="none" w:sz="0" w:space="0" w:color="auto"/>
          </w:divBdr>
        </w:div>
        <w:div w:id="133761535">
          <w:marLeft w:val="640"/>
          <w:marRight w:val="0"/>
          <w:marTop w:val="0"/>
          <w:marBottom w:val="0"/>
          <w:divBdr>
            <w:top w:val="none" w:sz="0" w:space="0" w:color="auto"/>
            <w:left w:val="none" w:sz="0" w:space="0" w:color="auto"/>
            <w:bottom w:val="none" w:sz="0" w:space="0" w:color="auto"/>
            <w:right w:val="none" w:sz="0" w:space="0" w:color="auto"/>
          </w:divBdr>
        </w:div>
        <w:div w:id="2007245798">
          <w:marLeft w:val="640"/>
          <w:marRight w:val="0"/>
          <w:marTop w:val="0"/>
          <w:marBottom w:val="0"/>
          <w:divBdr>
            <w:top w:val="none" w:sz="0" w:space="0" w:color="auto"/>
            <w:left w:val="none" w:sz="0" w:space="0" w:color="auto"/>
            <w:bottom w:val="none" w:sz="0" w:space="0" w:color="auto"/>
            <w:right w:val="none" w:sz="0" w:space="0" w:color="auto"/>
          </w:divBdr>
        </w:div>
        <w:div w:id="801777488">
          <w:marLeft w:val="640"/>
          <w:marRight w:val="0"/>
          <w:marTop w:val="0"/>
          <w:marBottom w:val="0"/>
          <w:divBdr>
            <w:top w:val="none" w:sz="0" w:space="0" w:color="auto"/>
            <w:left w:val="none" w:sz="0" w:space="0" w:color="auto"/>
            <w:bottom w:val="none" w:sz="0" w:space="0" w:color="auto"/>
            <w:right w:val="none" w:sz="0" w:space="0" w:color="auto"/>
          </w:divBdr>
        </w:div>
        <w:div w:id="1210799103">
          <w:marLeft w:val="640"/>
          <w:marRight w:val="0"/>
          <w:marTop w:val="0"/>
          <w:marBottom w:val="0"/>
          <w:divBdr>
            <w:top w:val="none" w:sz="0" w:space="0" w:color="auto"/>
            <w:left w:val="none" w:sz="0" w:space="0" w:color="auto"/>
            <w:bottom w:val="none" w:sz="0" w:space="0" w:color="auto"/>
            <w:right w:val="none" w:sz="0" w:space="0" w:color="auto"/>
          </w:divBdr>
        </w:div>
        <w:div w:id="48265853">
          <w:marLeft w:val="640"/>
          <w:marRight w:val="0"/>
          <w:marTop w:val="0"/>
          <w:marBottom w:val="0"/>
          <w:divBdr>
            <w:top w:val="none" w:sz="0" w:space="0" w:color="auto"/>
            <w:left w:val="none" w:sz="0" w:space="0" w:color="auto"/>
            <w:bottom w:val="none" w:sz="0" w:space="0" w:color="auto"/>
            <w:right w:val="none" w:sz="0" w:space="0" w:color="auto"/>
          </w:divBdr>
        </w:div>
        <w:div w:id="1042051579">
          <w:marLeft w:val="640"/>
          <w:marRight w:val="0"/>
          <w:marTop w:val="0"/>
          <w:marBottom w:val="0"/>
          <w:divBdr>
            <w:top w:val="none" w:sz="0" w:space="0" w:color="auto"/>
            <w:left w:val="none" w:sz="0" w:space="0" w:color="auto"/>
            <w:bottom w:val="none" w:sz="0" w:space="0" w:color="auto"/>
            <w:right w:val="none" w:sz="0" w:space="0" w:color="auto"/>
          </w:divBdr>
        </w:div>
        <w:div w:id="1710371493">
          <w:marLeft w:val="640"/>
          <w:marRight w:val="0"/>
          <w:marTop w:val="0"/>
          <w:marBottom w:val="0"/>
          <w:divBdr>
            <w:top w:val="none" w:sz="0" w:space="0" w:color="auto"/>
            <w:left w:val="none" w:sz="0" w:space="0" w:color="auto"/>
            <w:bottom w:val="none" w:sz="0" w:space="0" w:color="auto"/>
            <w:right w:val="none" w:sz="0" w:space="0" w:color="auto"/>
          </w:divBdr>
        </w:div>
        <w:div w:id="1771969286">
          <w:marLeft w:val="640"/>
          <w:marRight w:val="0"/>
          <w:marTop w:val="0"/>
          <w:marBottom w:val="0"/>
          <w:divBdr>
            <w:top w:val="none" w:sz="0" w:space="0" w:color="auto"/>
            <w:left w:val="none" w:sz="0" w:space="0" w:color="auto"/>
            <w:bottom w:val="none" w:sz="0" w:space="0" w:color="auto"/>
            <w:right w:val="none" w:sz="0" w:space="0" w:color="auto"/>
          </w:divBdr>
        </w:div>
        <w:div w:id="1239024472">
          <w:marLeft w:val="640"/>
          <w:marRight w:val="0"/>
          <w:marTop w:val="0"/>
          <w:marBottom w:val="0"/>
          <w:divBdr>
            <w:top w:val="none" w:sz="0" w:space="0" w:color="auto"/>
            <w:left w:val="none" w:sz="0" w:space="0" w:color="auto"/>
            <w:bottom w:val="none" w:sz="0" w:space="0" w:color="auto"/>
            <w:right w:val="none" w:sz="0" w:space="0" w:color="auto"/>
          </w:divBdr>
        </w:div>
        <w:div w:id="1653676225">
          <w:marLeft w:val="640"/>
          <w:marRight w:val="0"/>
          <w:marTop w:val="0"/>
          <w:marBottom w:val="0"/>
          <w:divBdr>
            <w:top w:val="none" w:sz="0" w:space="0" w:color="auto"/>
            <w:left w:val="none" w:sz="0" w:space="0" w:color="auto"/>
            <w:bottom w:val="none" w:sz="0" w:space="0" w:color="auto"/>
            <w:right w:val="none" w:sz="0" w:space="0" w:color="auto"/>
          </w:divBdr>
        </w:div>
        <w:div w:id="578757750">
          <w:marLeft w:val="640"/>
          <w:marRight w:val="0"/>
          <w:marTop w:val="0"/>
          <w:marBottom w:val="0"/>
          <w:divBdr>
            <w:top w:val="none" w:sz="0" w:space="0" w:color="auto"/>
            <w:left w:val="none" w:sz="0" w:space="0" w:color="auto"/>
            <w:bottom w:val="none" w:sz="0" w:space="0" w:color="auto"/>
            <w:right w:val="none" w:sz="0" w:space="0" w:color="auto"/>
          </w:divBdr>
        </w:div>
        <w:div w:id="1447307379">
          <w:marLeft w:val="640"/>
          <w:marRight w:val="0"/>
          <w:marTop w:val="0"/>
          <w:marBottom w:val="0"/>
          <w:divBdr>
            <w:top w:val="none" w:sz="0" w:space="0" w:color="auto"/>
            <w:left w:val="none" w:sz="0" w:space="0" w:color="auto"/>
            <w:bottom w:val="none" w:sz="0" w:space="0" w:color="auto"/>
            <w:right w:val="none" w:sz="0" w:space="0" w:color="auto"/>
          </w:divBdr>
        </w:div>
        <w:div w:id="1643463391">
          <w:marLeft w:val="640"/>
          <w:marRight w:val="0"/>
          <w:marTop w:val="0"/>
          <w:marBottom w:val="0"/>
          <w:divBdr>
            <w:top w:val="none" w:sz="0" w:space="0" w:color="auto"/>
            <w:left w:val="none" w:sz="0" w:space="0" w:color="auto"/>
            <w:bottom w:val="none" w:sz="0" w:space="0" w:color="auto"/>
            <w:right w:val="none" w:sz="0" w:space="0" w:color="auto"/>
          </w:divBdr>
        </w:div>
        <w:div w:id="87506752">
          <w:marLeft w:val="640"/>
          <w:marRight w:val="0"/>
          <w:marTop w:val="0"/>
          <w:marBottom w:val="0"/>
          <w:divBdr>
            <w:top w:val="none" w:sz="0" w:space="0" w:color="auto"/>
            <w:left w:val="none" w:sz="0" w:space="0" w:color="auto"/>
            <w:bottom w:val="none" w:sz="0" w:space="0" w:color="auto"/>
            <w:right w:val="none" w:sz="0" w:space="0" w:color="auto"/>
          </w:divBdr>
        </w:div>
        <w:div w:id="483087886">
          <w:marLeft w:val="640"/>
          <w:marRight w:val="0"/>
          <w:marTop w:val="0"/>
          <w:marBottom w:val="0"/>
          <w:divBdr>
            <w:top w:val="none" w:sz="0" w:space="0" w:color="auto"/>
            <w:left w:val="none" w:sz="0" w:space="0" w:color="auto"/>
            <w:bottom w:val="none" w:sz="0" w:space="0" w:color="auto"/>
            <w:right w:val="none" w:sz="0" w:space="0" w:color="auto"/>
          </w:divBdr>
        </w:div>
        <w:div w:id="52169517">
          <w:marLeft w:val="640"/>
          <w:marRight w:val="0"/>
          <w:marTop w:val="0"/>
          <w:marBottom w:val="0"/>
          <w:divBdr>
            <w:top w:val="none" w:sz="0" w:space="0" w:color="auto"/>
            <w:left w:val="none" w:sz="0" w:space="0" w:color="auto"/>
            <w:bottom w:val="none" w:sz="0" w:space="0" w:color="auto"/>
            <w:right w:val="none" w:sz="0" w:space="0" w:color="auto"/>
          </w:divBdr>
        </w:div>
        <w:div w:id="1505978671">
          <w:marLeft w:val="640"/>
          <w:marRight w:val="0"/>
          <w:marTop w:val="0"/>
          <w:marBottom w:val="0"/>
          <w:divBdr>
            <w:top w:val="none" w:sz="0" w:space="0" w:color="auto"/>
            <w:left w:val="none" w:sz="0" w:space="0" w:color="auto"/>
            <w:bottom w:val="none" w:sz="0" w:space="0" w:color="auto"/>
            <w:right w:val="none" w:sz="0" w:space="0" w:color="auto"/>
          </w:divBdr>
        </w:div>
        <w:div w:id="1783308308">
          <w:marLeft w:val="640"/>
          <w:marRight w:val="0"/>
          <w:marTop w:val="0"/>
          <w:marBottom w:val="0"/>
          <w:divBdr>
            <w:top w:val="none" w:sz="0" w:space="0" w:color="auto"/>
            <w:left w:val="none" w:sz="0" w:space="0" w:color="auto"/>
            <w:bottom w:val="none" w:sz="0" w:space="0" w:color="auto"/>
            <w:right w:val="none" w:sz="0" w:space="0" w:color="auto"/>
          </w:divBdr>
        </w:div>
        <w:div w:id="660931076">
          <w:marLeft w:val="640"/>
          <w:marRight w:val="0"/>
          <w:marTop w:val="0"/>
          <w:marBottom w:val="0"/>
          <w:divBdr>
            <w:top w:val="none" w:sz="0" w:space="0" w:color="auto"/>
            <w:left w:val="none" w:sz="0" w:space="0" w:color="auto"/>
            <w:bottom w:val="none" w:sz="0" w:space="0" w:color="auto"/>
            <w:right w:val="none" w:sz="0" w:space="0" w:color="auto"/>
          </w:divBdr>
        </w:div>
        <w:div w:id="1658993724">
          <w:marLeft w:val="640"/>
          <w:marRight w:val="0"/>
          <w:marTop w:val="0"/>
          <w:marBottom w:val="0"/>
          <w:divBdr>
            <w:top w:val="none" w:sz="0" w:space="0" w:color="auto"/>
            <w:left w:val="none" w:sz="0" w:space="0" w:color="auto"/>
            <w:bottom w:val="none" w:sz="0" w:space="0" w:color="auto"/>
            <w:right w:val="none" w:sz="0" w:space="0" w:color="auto"/>
          </w:divBdr>
        </w:div>
        <w:div w:id="1595748805">
          <w:marLeft w:val="640"/>
          <w:marRight w:val="0"/>
          <w:marTop w:val="0"/>
          <w:marBottom w:val="0"/>
          <w:divBdr>
            <w:top w:val="none" w:sz="0" w:space="0" w:color="auto"/>
            <w:left w:val="none" w:sz="0" w:space="0" w:color="auto"/>
            <w:bottom w:val="none" w:sz="0" w:space="0" w:color="auto"/>
            <w:right w:val="none" w:sz="0" w:space="0" w:color="auto"/>
          </w:divBdr>
        </w:div>
        <w:div w:id="2055421371">
          <w:marLeft w:val="640"/>
          <w:marRight w:val="0"/>
          <w:marTop w:val="0"/>
          <w:marBottom w:val="0"/>
          <w:divBdr>
            <w:top w:val="none" w:sz="0" w:space="0" w:color="auto"/>
            <w:left w:val="none" w:sz="0" w:space="0" w:color="auto"/>
            <w:bottom w:val="none" w:sz="0" w:space="0" w:color="auto"/>
            <w:right w:val="none" w:sz="0" w:space="0" w:color="auto"/>
          </w:divBdr>
        </w:div>
        <w:div w:id="1472022242">
          <w:marLeft w:val="640"/>
          <w:marRight w:val="0"/>
          <w:marTop w:val="0"/>
          <w:marBottom w:val="0"/>
          <w:divBdr>
            <w:top w:val="none" w:sz="0" w:space="0" w:color="auto"/>
            <w:left w:val="none" w:sz="0" w:space="0" w:color="auto"/>
            <w:bottom w:val="none" w:sz="0" w:space="0" w:color="auto"/>
            <w:right w:val="none" w:sz="0" w:space="0" w:color="auto"/>
          </w:divBdr>
        </w:div>
        <w:div w:id="1464271005">
          <w:marLeft w:val="640"/>
          <w:marRight w:val="0"/>
          <w:marTop w:val="0"/>
          <w:marBottom w:val="0"/>
          <w:divBdr>
            <w:top w:val="none" w:sz="0" w:space="0" w:color="auto"/>
            <w:left w:val="none" w:sz="0" w:space="0" w:color="auto"/>
            <w:bottom w:val="none" w:sz="0" w:space="0" w:color="auto"/>
            <w:right w:val="none" w:sz="0" w:space="0" w:color="auto"/>
          </w:divBdr>
        </w:div>
        <w:div w:id="2116703877">
          <w:marLeft w:val="640"/>
          <w:marRight w:val="0"/>
          <w:marTop w:val="0"/>
          <w:marBottom w:val="0"/>
          <w:divBdr>
            <w:top w:val="none" w:sz="0" w:space="0" w:color="auto"/>
            <w:left w:val="none" w:sz="0" w:space="0" w:color="auto"/>
            <w:bottom w:val="none" w:sz="0" w:space="0" w:color="auto"/>
            <w:right w:val="none" w:sz="0" w:space="0" w:color="auto"/>
          </w:divBdr>
        </w:div>
        <w:div w:id="1497645623">
          <w:marLeft w:val="640"/>
          <w:marRight w:val="0"/>
          <w:marTop w:val="0"/>
          <w:marBottom w:val="0"/>
          <w:divBdr>
            <w:top w:val="none" w:sz="0" w:space="0" w:color="auto"/>
            <w:left w:val="none" w:sz="0" w:space="0" w:color="auto"/>
            <w:bottom w:val="none" w:sz="0" w:space="0" w:color="auto"/>
            <w:right w:val="none" w:sz="0" w:space="0" w:color="auto"/>
          </w:divBdr>
        </w:div>
        <w:div w:id="1133598029">
          <w:marLeft w:val="640"/>
          <w:marRight w:val="0"/>
          <w:marTop w:val="0"/>
          <w:marBottom w:val="0"/>
          <w:divBdr>
            <w:top w:val="none" w:sz="0" w:space="0" w:color="auto"/>
            <w:left w:val="none" w:sz="0" w:space="0" w:color="auto"/>
            <w:bottom w:val="none" w:sz="0" w:space="0" w:color="auto"/>
            <w:right w:val="none" w:sz="0" w:space="0" w:color="auto"/>
          </w:divBdr>
        </w:div>
        <w:div w:id="2089422533">
          <w:marLeft w:val="640"/>
          <w:marRight w:val="0"/>
          <w:marTop w:val="0"/>
          <w:marBottom w:val="0"/>
          <w:divBdr>
            <w:top w:val="none" w:sz="0" w:space="0" w:color="auto"/>
            <w:left w:val="none" w:sz="0" w:space="0" w:color="auto"/>
            <w:bottom w:val="none" w:sz="0" w:space="0" w:color="auto"/>
            <w:right w:val="none" w:sz="0" w:space="0" w:color="auto"/>
          </w:divBdr>
        </w:div>
        <w:div w:id="426386184">
          <w:marLeft w:val="640"/>
          <w:marRight w:val="0"/>
          <w:marTop w:val="0"/>
          <w:marBottom w:val="0"/>
          <w:divBdr>
            <w:top w:val="none" w:sz="0" w:space="0" w:color="auto"/>
            <w:left w:val="none" w:sz="0" w:space="0" w:color="auto"/>
            <w:bottom w:val="none" w:sz="0" w:space="0" w:color="auto"/>
            <w:right w:val="none" w:sz="0" w:space="0" w:color="auto"/>
          </w:divBdr>
        </w:div>
        <w:div w:id="1852647675">
          <w:marLeft w:val="640"/>
          <w:marRight w:val="0"/>
          <w:marTop w:val="0"/>
          <w:marBottom w:val="0"/>
          <w:divBdr>
            <w:top w:val="none" w:sz="0" w:space="0" w:color="auto"/>
            <w:left w:val="none" w:sz="0" w:space="0" w:color="auto"/>
            <w:bottom w:val="none" w:sz="0" w:space="0" w:color="auto"/>
            <w:right w:val="none" w:sz="0" w:space="0" w:color="auto"/>
          </w:divBdr>
        </w:div>
        <w:div w:id="1025865181">
          <w:marLeft w:val="640"/>
          <w:marRight w:val="0"/>
          <w:marTop w:val="0"/>
          <w:marBottom w:val="0"/>
          <w:divBdr>
            <w:top w:val="none" w:sz="0" w:space="0" w:color="auto"/>
            <w:left w:val="none" w:sz="0" w:space="0" w:color="auto"/>
            <w:bottom w:val="none" w:sz="0" w:space="0" w:color="auto"/>
            <w:right w:val="none" w:sz="0" w:space="0" w:color="auto"/>
          </w:divBdr>
        </w:div>
        <w:div w:id="1396200226">
          <w:marLeft w:val="640"/>
          <w:marRight w:val="0"/>
          <w:marTop w:val="0"/>
          <w:marBottom w:val="0"/>
          <w:divBdr>
            <w:top w:val="none" w:sz="0" w:space="0" w:color="auto"/>
            <w:left w:val="none" w:sz="0" w:space="0" w:color="auto"/>
            <w:bottom w:val="none" w:sz="0" w:space="0" w:color="auto"/>
            <w:right w:val="none" w:sz="0" w:space="0" w:color="auto"/>
          </w:divBdr>
        </w:div>
        <w:div w:id="1684087318">
          <w:marLeft w:val="640"/>
          <w:marRight w:val="0"/>
          <w:marTop w:val="0"/>
          <w:marBottom w:val="0"/>
          <w:divBdr>
            <w:top w:val="none" w:sz="0" w:space="0" w:color="auto"/>
            <w:left w:val="none" w:sz="0" w:space="0" w:color="auto"/>
            <w:bottom w:val="none" w:sz="0" w:space="0" w:color="auto"/>
            <w:right w:val="none" w:sz="0" w:space="0" w:color="auto"/>
          </w:divBdr>
        </w:div>
        <w:div w:id="1036737112">
          <w:marLeft w:val="640"/>
          <w:marRight w:val="0"/>
          <w:marTop w:val="0"/>
          <w:marBottom w:val="0"/>
          <w:divBdr>
            <w:top w:val="none" w:sz="0" w:space="0" w:color="auto"/>
            <w:left w:val="none" w:sz="0" w:space="0" w:color="auto"/>
            <w:bottom w:val="none" w:sz="0" w:space="0" w:color="auto"/>
            <w:right w:val="none" w:sz="0" w:space="0" w:color="auto"/>
          </w:divBdr>
        </w:div>
        <w:div w:id="2002004248">
          <w:marLeft w:val="640"/>
          <w:marRight w:val="0"/>
          <w:marTop w:val="0"/>
          <w:marBottom w:val="0"/>
          <w:divBdr>
            <w:top w:val="none" w:sz="0" w:space="0" w:color="auto"/>
            <w:left w:val="none" w:sz="0" w:space="0" w:color="auto"/>
            <w:bottom w:val="none" w:sz="0" w:space="0" w:color="auto"/>
            <w:right w:val="none" w:sz="0" w:space="0" w:color="auto"/>
          </w:divBdr>
        </w:div>
        <w:div w:id="119492486">
          <w:marLeft w:val="640"/>
          <w:marRight w:val="0"/>
          <w:marTop w:val="0"/>
          <w:marBottom w:val="0"/>
          <w:divBdr>
            <w:top w:val="none" w:sz="0" w:space="0" w:color="auto"/>
            <w:left w:val="none" w:sz="0" w:space="0" w:color="auto"/>
            <w:bottom w:val="none" w:sz="0" w:space="0" w:color="auto"/>
            <w:right w:val="none" w:sz="0" w:space="0" w:color="auto"/>
          </w:divBdr>
        </w:div>
        <w:div w:id="1637252936">
          <w:marLeft w:val="640"/>
          <w:marRight w:val="0"/>
          <w:marTop w:val="0"/>
          <w:marBottom w:val="0"/>
          <w:divBdr>
            <w:top w:val="none" w:sz="0" w:space="0" w:color="auto"/>
            <w:left w:val="none" w:sz="0" w:space="0" w:color="auto"/>
            <w:bottom w:val="none" w:sz="0" w:space="0" w:color="auto"/>
            <w:right w:val="none" w:sz="0" w:space="0" w:color="auto"/>
          </w:divBdr>
        </w:div>
        <w:div w:id="502356967">
          <w:marLeft w:val="640"/>
          <w:marRight w:val="0"/>
          <w:marTop w:val="0"/>
          <w:marBottom w:val="0"/>
          <w:divBdr>
            <w:top w:val="none" w:sz="0" w:space="0" w:color="auto"/>
            <w:left w:val="none" w:sz="0" w:space="0" w:color="auto"/>
            <w:bottom w:val="none" w:sz="0" w:space="0" w:color="auto"/>
            <w:right w:val="none" w:sz="0" w:space="0" w:color="auto"/>
          </w:divBdr>
        </w:div>
        <w:div w:id="1202207093">
          <w:marLeft w:val="640"/>
          <w:marRight w:val="0"/>
          <w:marTop w:val="0"/>
          <w:marBottom w:val="0"/>
          <w:divBdr>
            <w:top w:val="none" w:sz="0" w:space="0" w:color="auto"/>
            <w:left w:val="none" w:sz="0" w:space="0" w:color="auto"/>
            <w:bottom w:val="none" w:sz="0" w:space="0" w:color="auto"/>
            <w:right w:val="none" w:sz="0" w:space="0" w:color="auto"/>
          </w:divBdr>
        </w:div>
        <w:div w:id="1544175948">
          <w:marLeft w:val="640"/>
          <w:marRight w:val="0"/>
          <w:marTop w:val="0"/>
          <w:marBottom w:val="0"/>
          <w:divBdr>
            <w:top w:val="none" w:sz="0" w:space="0" w:color="auto"/>
            <w:left w:val="none" w:sz="0" w:space="0" w:color="auto"/>
            <w:bottom w:val="none" w:sz="0" w:space="0" w:color="auto"/>
            <w:right w:val="none" w:sz="0" w:space="0" w:color="auto"/>
          </w:divBdr>
        </w:div>
        <w:div w:id="633291374">
          <w:marLeft w:val="640"/>
          <w:marRight w:val="0"/>
          <w:marTop w:val="0"/>
          <w:marBottom w:val="0"/>
          <w:divBdr>
            <w:top w:val="none" w:sz="0" w:space="0" w:color="auto"/>
            <w:left w:val="none" w:sz="0" w:space="0" w:color="auto"/>
            <w:bottom w:val="none" w:sz="0" w:space="0" w:color="auto"/>
            <w:right w:val="none" w:sz="0" w:space="0" w:color="auto"/>
          </w:divBdr>
        </w:div>
        <w:div w:id="81728753">
          <w:marLeft w:val="640"/>
          <w:marRight w:val="0"/>
          <w:marTop w:val="0"/>
          <w:marBottom w:val="0"/>
          <w:divBdr>
            <w:top w:val="none" w:sz="0" w:space="0" w:color="auto"/>
            <w:left w:val="none" w:sz="0" w:space="0" w:color="auto"/>
            <w:bottom w:val="none" w:sz="0" w:space="0" w:color="auto"/>
            <w:right w:val="none" w:sz="0" w:space="0" w:color="auto"/>
          </w:divBdr>
        </w:div>
        <w:div w:id="1557619786">
          <w:marLeft w:val="640"/>
          <w:marRight w:val="0"/>
          <w:marTop w:val="0"/>
          <w:marBottom w:val="0"/>
          <w:divBdr>
            <w:top w:val="none" w:sz="0" w:space="0" w:color="auto"/>
            <w:left w:val="none" w:sz="0" w:space="0" w:color="auto"/>
            <w:bottom w:val="none" w:sz="0" w:space="0" w:color="auto"/>
            <w:right w:val="none" w:sz="0" w:space="0" w:color="auto"/>
          </w:divBdr>
        </w:div>
        <w:div w:id="186524968">
          <w:marLeft w:val="640"/>
          <w:marRight w:val="0"/>
          <w:marTop w:val="0"/>
          <w:marBottom w:val="0"/>
          <w:divBdr>
            <w:top w:val="none" w:sz="0" w:space="0" w:color="auto"/>
            <w:left w:val="none" w:sz="0" w:space="0" w:color="auto"/>
            <w:bottom w:val="none" w:sz="0" w:space="0" w:color="auto"/>
            <w:right w:val="none" w:sz="0" w:space="0" w:color="auto"/>
          </w:divBdr>
        </w:div>
        <w:div w:id="2030794233">
          <w:marLeft w:val="640"/>
          <w:marRight w:val="0"/>
          <w:marTop w:val="0"/>
          <w:marBottom w:val="0"/>
          <w:divBdr>
            <w:top w:val="none" w:sz="0" w:space="0" w:color="auto"/>
            <w:left w:val="none" w:sz="0" w:space="0" w:color="auto"/>
            <w:bottom w:val="none" w:sz="0" w:space="0" w:color="auto"/>
            <w:right w:val="none" w:sz="0" w:space="0" w:color="auto"/>
          </w:divBdr>
        </w:div>
        <w:div w:id="1872376901">
          <w:marLeft w:val="640"/>
          <w:marRight w:val="0"/>
          <w:marTop w:val="0"/>
          <w:marBottom w:val="0"/>
          <w:divBdr>
            <w:top w:val="none" w:sz="0" w:space="0" w:color="auto"/>
            <w:left w:val="none" w:sz="0" w:space="0" w:color="auto"/>
            <w:bottom w:val="none" w:sz="0" w:space="0" w:color="auto"/>
            <w:right w:val="none" w:sz="0" w:space="0" w:color="auto"/>
          </w:divBdr>
        </w:div>
        <w:div w:id="1195734414">
          <w:marLeft w:val="640"/>
          <w:marRight w:val="0"/>
          <w:marTop w:val="0"/>
          <w:marBottom w:val="0"/>
          <w:divBdr>
            <w:top w:val="none" w:sz="0" w:space="0" w:color="auto"/>
            <w:left w:val="none" w:sz="0" w:space="0" w:color="auto"/>
            <w:bottom w:val="none" w:sz="0" w:space="0" w:color="auto"/>
            <w:right w:val="none" w:sz="0" w:space="0" w:color="auto"/>
          </w:divBdr>
        </w:div>
        <w:div w:id="59451391">
          <w:marLeft w:val="640"/>
          <w:marRight w:val="0"/>
          <w:marTop w:val="0"/>
          <w:marBottom w:val="0"/>
          <w:divBdr>
            <w:top w:val="none" w:sz="0" w:space="0" w:color="auto"/>
            <w:left w:val="none" w:sz="0" w:space="0" w:color="auto"/>
            <w:bottom w:val="none" w:sz="0" w:space="0" w:color="auto"/>
            <w:right w:val="none" w:sz="0" w:space="0" w:color="auto"/>
          </w:divBdr>
        </w:div>
        <w:div w:id="59325932">
          <w:marLeft w:val="640"/>
          <w:marRight w:val="0"/>
          <w:marTop w:val="0"/>
          <w:marBottom w:val="0"/>
          <w:divBdr>
            <w:top w:val="none" w:sz="0" w:space="0" w:color="auto"/>
            <w:left w:val="none" w:sz="0" w:space="0" w:color="auto"/>
            <w:bottom w:val="none" w:sz="0" w:space="0" w:color="auto"/>
            <w:right w:val="none" w:sz="0" w:space="0" w:color="auto"/>
          </w:divBdr>
        </w:div>
        <w:div w:id="491873527">
          <w:marLeft w:val="640"/>
          <w:marRight w:val="0"/>
          <w:marTop w:val="0"/>
          <w:marBottom w:val="0"/>
          <w:divBdr>
            <w:top w:val="none" w:sz="0" w:space="0" w:color="auto"/>
            <w:left w:val="none" w:sz="0" w:space="0" w:color="auto"/>
            <w:bottom w:val="none" w:sz="0" w:space="0" w:color="auto"/>
            <w:right w:val="none" w:sz="0" w:space="0" w:color="auto"/>
          </w:divBdr>
        </w:div>
        <w:div w:id="228542734">
          <w:marLeft w:val="640"/>
          <w:marRight w:val="0"/>
          <w:marTop w:val="0"/>
          <w:marBottom w:val="0"/>
          <w:divBdr>
            <w:top w:val="none" w:sz="0" w:space="0" w:color="auto"/>
            <w:left w:val="none" w:sz="0" w:space="0" w:color="auto"/>
            <w:bottom w:val="none" w:sz="0" w:space="0" w:color="auto"/>
            <w:right w:val="none" w:sz="0" w:space="0" w:color="auto"/>
          </w:divBdr>
        </w:div>
        <w:div w:id="1234243728">
          <w:marLeft w:val="640"/>
          <w:marRight w:val="0"/>
          <w:marTop w:val="0"/>
          <w:marBottom w:val="0"/>
          <w:divBdr>
            <w:top w:val="none" w:sz="0" w:space="0" w:color="auto"/>
            <w:left w:val="none" w:sz="0" w:space="0" w:color="auto"/>
            <w:bottom w:val="none" w:sz="0" w:space="0" w:color="auto"/>
            <w:right w:val="none" w:sz="0" w:space="0" w:color="auto"/>
          </w:divBdr>
        </w:div>
        <w:div w:id="8260599">
          <w:marLeft w:val="640"/>
          <w:marRight w:val="0"/>
          <w:marTop w:val="0"/>
          <w:marBottom w:val="0"/>
          <w:divBdr>
            <w:top w:val="none" w:sz="0" w:space="0" w:color="auto"/>
            <w:left w:val="none" w:sz="0" w:space="0" w:color="auto"/>
            <w:bottom w:val="none" w:sz="0" w:space="0" w:color="auto"/>
            <w:right w:val="none" w:sz="0" w:space="0" w:color="auto"/>
          </w:divBdr>
        </w:div>
        <w:div w:id="13189660">
          <w:marLeft w:val="640"/>
          <w:marRight w:val="0"/>
          <w:marTop w:val="0"/>
          <w:marBottom w:val="0"/>
          <w:divBdr>
            <w:top w:val="none" w:sz="0" w:space="0" w:color="auto"/>
            <w:left w:val="none" w:sz="0" w:space="0" w:color="auto"/>
            <w:bottom w:val="none" w:sz="0" w:space="0" w:color="auto"/>
            <w:right w:val="none" w:sz="0" w:space="0" w:color="auto"/>
          </w:divBdr>
        </w:div>
        <w:div w:id="1345671905">
          <w:marLeft w:val="640"/>
          <w:marRight w:val="0"/>
          <w:marTop w:val="0"/>
          <w:marBottom w:val="0"/>
          <w:divBdr>
            <w:top w:val="none" w:sz="0" w:space="0" w:color="auto"/>
            <w:left w:val="none" w:sz="0" w:space="0" w:color="auto"/>
            <w:bottom w:val="none" w:sz="0" w:space="0" w:color="auto"/>
            <w:right w:val="none" w:sz="0" w:space="0" w:color="auto"/>
          </w:divBdr>
        </w:div>
        <w:div w:id="547836505">
          <w:marLeft w:val="640"/>
          <w:marRight w:val="0"/>
          <w:marTop w:val="0"/>
          <w:marBottom w:val="0"/>
          <w:divBdr>
            <w:top w:val="none" w:sz="0" w:space="0" w:color="auto"/>
            <w:left w:val="none" w:sz="0" w:space="0" w:color="auto"/>
            <w:bottom w:val="none" w:sz="0" w:space="0" w:color="auto"/>
            <w:right w:val="none" w:sz="0" w:space="0" w:color="auto"/>
          </w:divBdr>
        </w:div>
        <w:div w:id="903178990">
          <w:marLeft w:val="640"/>
          <w:marRight w:val="0"/>
          <w:marTop w:val="0"/>
          <w:marBottom w:val="0"/>
          <w:divBdr>
            <w:top w:val="none" w:sz="0" w:space="0" w:color="auto"/>
            <w:left w:val="none" w:sz="0" w:space="0" w:color="auto"/>
            <w:bottom w:val="none" w:sz="0" w:space="0" w:color="auto"/>
            <w:right w:val="none" w:sz="0" w:space="0" w:color="auto"/>
          </w:divBdr>
        </w:div>
        <w:div w:id="1460343660">
          <w:marLeft w:val="640"/>
          <w:marRight w:val="0"/>
          <w:marTop w:val="0"/>
          <w:marBottom w:val="0"/>
          <w:divBdr>
            <w:top w:val="none" w:sz="0" w:space="0" w:color="auto"/>
            <w:left w:val="none" w:sz="0" w:space="0" w:color="auto"/>
            <w:bottom w:val="none" w:sz="0" w:space="0" w:color="auto"/>
            <w:right w:val="none" w:sz="0" w:space="0" w:color="auto"/>
          </w:divBdr>
        </w:div>
        <w:div w:id="868297869">
          <w:marLeft w:val="640"/>
          <w:marRight w:val="0"/>
          <w:marTop w:val="0"/>
          <w:marBottom w:val="0"/>
          <w:divBdr>
            <w:top w:val="none" w:sz="0" w:space="0" w:color="auto"/>
            <w:left w:val="none" w:sz="0" w:space="0" w:color="auto"/>
            <w:bottom w:val="none" w:sz="0" w:space="0" w:color="auto"/>
            <w:right w:val="none" w:sz="0" w:space="0" w:color="auto"/>
          </w:divBdr>
        </w:div>
        <w:div w:id="970938555">
          <w:marLeft w:val="640"/>
          <w:marRight w:val="0"/>
          <w:marTop w:val="0"/>
          <w:marBottom w:val="0"/>
          <w:divBdr>
            <w:top w:val="none" w:sz="0" w:space="0" w:color="auto"/>
            <w:left w:val="none" w:sz="0" w:space="0" w:color="auto"/>
            <w:bottom w:val="none" w:sz="0" w:space="0" w:color="auto"/>
            <w:right w:val="none" w:sz="0" w:space="0" w:color="auto"/>
          </w:divBdr>
        </w:div>
        <w:div w:id="239604870">
          <w:marLeft w:val="640"/>
          <w:marRight w:val="0"/>
          <w:marTop w:val="0"/>
          <w:marBottom w:val="0"/>
          <w:divBdr>
            <w:top w:val="none" w:sz="0" w:space="0" w:color="auto"/>
            <w:left w:val="none" w:sz="0" w:space="0" w:color="auto"/>
            <w:bottom w:val="none" w:sz="0" w:space="0" w:color="auto"/>
            <w:right w:val="none" w:sz="0" w:space="0" w:color="auto"/>
          </w:divBdr>
        </w:div>
        <w:div w:id="1829663492">
          <w:marLeft w:val="640"/>
          <w:marRight w:val="0"/>
          <w:marTop w:val="0"/>
          <w:marBottom w:val="0"/>
          <w:divBdr>
            <w:top w:val="none" w:sz="0" w:space="0" w:color="auto"/>
            <w:left w:val="none" w:sz="0" w:space="0" w:color="auto"/>
            <w:bottom w:val="none" w:sz="0" w:space="0" w:color="auto"/>
            <w:right w:val="none" w:sz="0" w:space="0" w:color="auto"/>
          </w:divBdr>
        </w:div>
        <w:div w:id="252517841">
          <w:marLeft w:val="640"/>
          <w:marRight w:val="0"/>
          <w:marTop w:val="0"/>
          <w:marBottom w:val="0"/>
          <w:divBdr>
            <w:top w:val="none" w:sz="0" w:space="0" w:color="auto"/>
            <w:left w:val="none" w:sz="0" w:space="0" w:color="auto"/>
            <w:bottom w:val="none" w:sz="0" w:space="0" w:color="auto"/>
            <w:right w:val="none" w:sz="0" w:space="0" w:color="auto"/>
          </w:divBdr>
        </w:div>
        <w:div w:id="1931616113">
          <w:marLeft w:val="640"/>
          <w:marRight w:val="0"/>
          <w:marTop w:val="0"/>
          <w:marBottom w:val="0"/>
          <w:divBdr>
            <w:top w:val="none" w:sz="0" w:space="0" w:color="auto"/>
            <w:left w:val="none" w:sz="0" w:space="0" w:color="auto"/>
            <w:bottom w:val="none" w:sz="0" w:space="0" w:color="auto"/>
            <w:right w:val="none" w:sz="0" w:space="0" w:color="auto"/>
          </w:divBdr>
        </w:div>
        <w:div w:id="1355306485">
          <w:marLeft w:val="640"/>
          <w:marRight w:val="0"/>
          <w:marTop w:val="0"/>
          <w:marBottom w:val="0"/>
          <w:divBdr>
            <w:top w:val="none" w:sz="0" w:space="0" w:color="auto"/>
            <w:left w:val="none" w:sz="0" w:space="0" w:color="auto"/>
            <w:bottom w:val="none" w:sz="0" w:space="0" w:color="auto"/>
            <w:right w:val="none" w:sz="0" w:space="0" w:color="auto"/>
          </w:divBdr>
        </w:div>
        <w:div w:id="672802380">
          <w:marLeft w:val="640"/>
          <w:marRight w:val="0"/>
          <w:marTop w:val="0"/>
          <w:marBottom w:val="0"/>
          <w:divBdr>
            <w:top w:val="none" w:sz="0" w:space="0" w:color="auto"/>
            <w:left w:val="none" w:sz="0" w:space="0" w:color="auto"/>
            <w:bottom w:val="none" w:sz="0" w:space="0" w:color="auto"/>
            <w:right w:val="none" w:sz="0" w:space="0" w:color="auto"/>
          </w:divBdr>
        </w:div>
        <w:div w:id="1262295151">
          <w:marLeft w:val="640"/>
          <w:marRight w:val="0"/>
          <w:marTop w:val="0"/>
          <w:marBottom w:val="0"/>
          <w:divBdr>
            <w:top w:val="none" w:sz="0" w:space="0" w:color="auto"/>
            <w:left w:val="none" w:sz="0" w:space="0" w:color="auto"/>
            <w:bottom w:val="none" w:sz="0" w:space="0" w:color="auto"/>
            <w:right w:val="none" w:sz="0" w:space="0" w:color="auto"/>
          </w:divBdr>
        </w:div>
        <w:div w:id="1612279162">
          <w:marLeft w:val="640"/>
          <w:marRight w:val="0"/>
          <w:marTop w:val="0"/>
          <w:marBottom w:val="0"/>
          <w:divBdr>
            <w:top w:val="none" w:sz="0" w:space="0" w:color="auto"/>
            <w:left w:val="none" w:sz="0" w:space="0" w:color="auto"/>
            <w:bottom w:val="none" w:sz="0" w:space="0" w:color="auto"/>
            <w:right w:val="none" w:sz="0" w:space="0" w:color="auto"/>
          </w:divBdr>
        </w:div>
        <w:div w:id="131755415">
          <w:marLeft w:val="640"/>
          <w:marRight w:val="0"/>
          <w:marTop w:val="0"/>
          <w:marBottom w:val="0"/>
          <w:divBdr>
            <w:top w:val="none" w:sz="0" w:space="0" w:color="auto"/>
            <w:left w:val="none" w:sz="0" w:space="0" w:color="auto"/>
            <w:bottom w:val="none" w:sz="0" w:space="0" w:color="auto"/>
            <w:right w:val="none" w:sz="0" w:space="0" w:color="auto"/>
          </w:divBdr>
        </w:div>
        <w:div w:id="1352217809">
          <w:marLeft w:val="640"/>
          <w:marRight w:val="0"/>
          <w:marTop w:val="0"/>
          <w:marBottom w:val="0"/>
          <w:divBdr>
            <w:top w:val="none" w:sz="0" w:space="0" w:color="auto"/>
            <w:left w:val="none" w:sz="0" w:space="0" w:color="auto"/>
            <w:bottom w:val="none" w:sz="0" w:space="0" w:color="auto"/>
            <w:right w:val="none" w:sz="0" w:space="0" w:color="auto"/>
          </w:divBdr>
        </w:div>
        <w:div w:id="1032073155">
          <w:marLeft w:val="640"/>
          <w:marRight w:val="0"/>
          <w:marTop w:val="0"/>
          <w:marBottom w:val="0"/>
          <w:divBdr>
            <w:top w:val="none" w:sz="0" w:space="0" w:color="auto"/>
            <w:left w:val="none" w:sz="0" w:space="0" w:color="auto"/>
            <w:bottom w:val="none" w:sz="0" w:space="0" w:color="auto"/>
            <w:right w:val="none" w:sz="0" w:space="0" w:color="auto"/>
          </w:divBdr>
        </w:div>
        <w:div w:id="1750494735">
          <w:marLeft w:val="640"/>
          <w:marRight w:val="0"/>
          <w:marTop w:val="0"/>
          <w:marBottom w:val="0"/>
          <w:divBdr>
            <w:top w:val="none" w:sz="0" w:space="0" w:color="auto"/>
            <w:left w:val="none" w:sz="0" w:space="0" w:color="auto"/>
            <w:bottom w:val="none" w:sz="0" w:space="0" w:color="auto"/>
            <w:right w:val="none" w:sz="0" w:space="0" w:color="auto"/>
          </w:divBdr>
        </w:div>
        <w:div w:id="1402363092">
          <w:marLeft w:val="640"/>
          <w:marRight w:val="0"/>
          <w:marTop w:val="0"/>
          <w:marBottom w:val="0"/>
          <w:divBdr>
            <w:top w:val="none" w:sz="0" w:space="0" w:color="auto"/>
            <w:left w:val="none" w:sz="0" w:space="0" w:color="auto"/>
            <w:bottom w:val="none" w:sz="0" w:space="0" w:color="auto"/>
            <w:right w:val="none" w:sz="0" w:space="0" w:color="auto"/>
          </w:divBdr>
        </w:div>
        <w:div w:id="1436752978">
          <w:marLeft w:val="640"/>
          <w:marRight w:val="0"/>
          <w:marTop w:val="0"/>
          <w:marBottom w:val="0"/>
          <w:divBdr>
            <w:top w:val="none" w:sz="0" w:space="0" w:color="auto"/>
            <w:left w:val="none" w:sz="0" w:space="0" w:color="auto"/>
            <w:bottom w:val="none" w:sz="0" w:space="0" w:color="auto"/>
            <w:right w:val="none" w:sz="0" w:space="0" w:color="auto"/>
          </w:divBdr>
        </w:div>
        <w:div w:id="123159563">
          <w:marLeft w:val="640"/>
          <w:marRight w:val="0"/>
          <w:marTop w:val="0"/>
          <w:marBottom w:val="0"/>
          <w:divBdr>
            <w:top w:val="none" w:sz="0" w:space="0" w:color="auto"/>
            <w:left w:val="none" w:sz="0" w:space="0" w:color="auto"/>
            <w:bottom w:val="none" w:sz="0" w:space="0" w:color="auto"/>
            <w:right w:val="none" w:sz="0" w:space="0" w:color="auto"/>
          </w:divBdr>
        </w:div>
        <w:div w:id="2086757035">
          <w:marLeft w:val="640"/>
          <w:marRight w:val="0"/>
          <w:marTop w:val="0"/>
          <w:marBottom w:val="0"/>
          <w:divBdr>
            <w:top w:val="none" w:sz="0" w:space="0" w:color="auto"/>
            <w:left w:val="none" w:sz="0" w:space="0" w:color="auto"/>
            <w:bottom w:val="none" w:sz="0" w:space="0" w:color="auto"/>
            <w:right w:val="none" w:sz="0" w:space="0" w:color="auto"/>
          </w:divBdr>
        </w:div>
        <w:div w:id="1607814011">
          <w:marLeft w:val="640"/>
          <w:marRight w:val="0"/>
          <w:marTop w:val="0"/>
          <w:marBottom w:val="0"/>
          <w:divBdr>
            <w:top w:val="none" w:sz="0" w:space="0" w:color="auto"/>
            <w:left w:val="none" w:sz="0" w:space="0" w:color="auto"/>
            <w:bottom w:val="none" w:sz="0" w:space="0" w:color="auto"/>
            <w:right w:val="none" w:sz="0" w:space="0" w:color="auto"/>
          </w:divBdr>
        </w:div>
        <w:div w:id="994994648">
          <w:marLeft w:val="640"/>
          <w:marRight w:val="0"/>
          <w:marTop w:val="0"/>
          <w:marBottom w:val="0"/>
          <w:divBdr>
            <w:top w:val="none" w:sz="0" w:space="0" w:color="auto"/>
            <w:left w:val="none" w:sz="0" w:space="0" w:color="auto"/>
            <w:bottom w:val="none" w:sz="0" w:space="0" w:color="auto"/>
            <w:right w:val="none" w:sz="0" w:space="0" w:color="auto"/>
          </w:divBdr>
        </w:div>
        <w:div w:id="801315452">
          <w:marLeft w:val="640"/>
          <w:marRight w:val="0"/>
          <w:marTop w:val="0"/>
          <w:marBottom w:val="0"/>
          <w:divBdr>
            <w:top w:val="none" w:sz="0" w:space="0" w:color="auto"/>
            <w:left w:val="none" w:sz="0" w:space="0" w:color="auto"/>
            <w:bottom w:val="none" w:sz="0" w:space="0" w:color="auto"/>
            <w:right w:val="none" w:sz="0" w:space="0" w:color="auto"/>
          </w:divBdr>
        </w:div>
        <w:div w:id="249200399">
          <w:marLeft w:val="640"/>
          <w:marRight w:val="0"/>
          <w:marTop w:val="0"/>
          <w:marBottom w:val="0"/>
          <w:divBdr>
            <w:top w:val="none" w:sz="0" w:space="0" w:color="auto"/>
            <w:left w:val="none" w:sz="0" w:space="0" w:color="auto"/>
            <w:bottom w:val="none" w:sz="0" w:space="0" w:color="auto"/>
            <w:right w:val="none" w:sz="0" w:space="0" w:color="auto"/>
          </w:divBdr>
        </w:div>
        <w:div w:id="296227396">
          <w:marLeft w:val="640"/>
          <w:marRight w:val="0"/>
          <w:marTop w:val="0"/>
          <w:marBottom w:val="0"/>
          <w:divBdr>
            <w:top w:val="none" w:sz="0" w:space="0" w:color="auto"/>
            <w:left w:val="none" w:sz="0" w:space="0" w:color="auto"/>
            <w:bottom w:val="none" w:sz="0" w:space="0" w:color="auto"/>
            <w:right w:val="none" w:sz="0" w:space="0" w:color="auto"/>
          </w:divBdr>
        </w:div>
        <w:div w:id="1061758638">
          <w:marLeft w:val="640"/>
          <w:marRight w:val="0"/>
          <w:marTop w:val="0"/>
          <w:marBottom w:val="0"/>
          <w:divBdr>
            <w:top w:val="none" w:sz="0" w:space="0" w:color="auto"/>
            <w:left w:val="none" w:sz="0" w:space="0" w:color="auto"/>
            <w:bottom w:val="none" w:sz="0" w:space="0" w:color="auto"/>
            <w:right w:val="none" w:sz="0" w:space="0" w:color="auto"/>
          </w:divBdr>
        </w:div>
        <w:div w:id="1691251494">
          <w:marLeft w:val="640"/>
          <w:marRight w:val="0"/>
          <w:marTop w:val="0"/>
          <w:marBottom w:val="0"/>
          <w:divBdr>
            <w:top w:val="none" w:sz="0" w:space="0" w:color="auto"/>
            <w:left w:val="none" w:sz="0" w:space="0" w:color="auto"/>
            <w:bottom w:val="none" w:sz="0" w:space="0" w:color="auto"/>
            <w:right w:val="none" w:sz="0" w:space="0" w:color="auto"/>
          </w:divBdr>
        </w:div>
        <w:div w:id="759982305">
          <w:marLeft w:val="640"/>
          <w:marRight w:val="0"/>
          <w:marTop w:val="0"/>
          <w:marBottom w:val="0"/>
          <w:divBdr>
            <w:top w:val="none" w:sz="0" w:space="0" w:color="auto"/>
            <w:left w:val="none" w:sz="0" w:space="0" w:color="auto"/>
            <w:bottom w:val="none" w:sz="0" w:space="0" w:color="auto"/>
            <w:right w:val="none" w:sz="0" w:space="0" w:color="auto"/>
          </w:divBdr>
        </w:div>
        <w:div w:id="646130967">
          <w:marLeft w:val="640"/>
          <w:marRight w:val="0"/>
          <w:marTop w:val="0"/>
          <w:marBottom w:val="0"/>
          <w:divBdr>
            <w:top w:val="none" w:sz="0" w:space="0" w:color="auto"/>
            <w:left w:val="none" w:sz="0" w:space="0" w:color="auto"/>
            <w:bottom w:val="none" w:sz="0" w:space="0" w:color="auto"/>
            <w:right w:val="none" w:sz="0" w:space="0" w:color="auto"/>
          </w:divBdr>
        </w:div>
        <w:div w:id="1702625732">
          <w:marLeft w:val="640"/>
          <w:marRight w:val="0"/>
          <w:marTop w:val="0"/>
          <w:marBottom w:val="0"/>
          <w:divBdr>
            <w:top w:val="none" w:sz="0" w:space="0" w:color="auto"/>
            <w:left w:val="none" w:sz="0" w:space="0" w:color="auto"/>
            <w:bottom w:val="none" w:sz="0" w:space="0" w:color="auto"/>
            <w:right w:val="none" w:sz="0" w:space="0" w:color="auto"/>
          </w:divBdr>
        </w:div>
        <w:div w:id="1369256032">
          <w:marLeft w:val="640"/>
          <w:marRight w:val="0"/>
          <w:marTop w:val="0"/>
          <w:marBottom w:val="0"/>
          <w:divBdr>
            <w:top w:val="none" w:sz="0" w:space="0" w:color="auto"/>
            <w:left w:val="none" w:sz="0" w:space="0" w:color="auto"/>
            <w:bottom w:val="none" w:sz="0" w:space="0" w:color="auto"/>
            <w:right w:val="none" w:sz="0" w:space="0" w:color="auto"/>
          </w:divBdr>
        </w:div>
        <w:div w:id="1572302156">
          <w:marLeft w:val="640"/>
          <w:marRight w:val="0"/>
          <w:marTop w:val="0"/>
          <w:marBottom w:val="0"/>
          <w:divBdr>
            <w:top w:val="none" w:sz="0" w:space="0" w:color="auto"/>
            <w:left w:val="none" w:sz="0" w:space="0" w:color="auto"/>
            <w:bottom w:val="none" w:sz="0" w:space="0" w:color="auto"/>
            <w:right w:val="none" w:sz="0" w:space="0" w:color="auto"/>
          </w:divBdr>
        </w:div>
        <w:div w:id="846872399">
          <w:marLeft w:val="640"/>
          <w:marRight w:val="0"/>
          <w:marTop w:val="0"/>
          <w:marBottom w:val="0"/>
          <w:divBdr>
            <w:top w:val="none" w:sz="0" w:space="0" w:color="auto"/>
            <w:left w:val="none" w:sz="0" w:space="0" w:color="auto"/>
            <w:bottom w:val="none" w:sz="0" w:space="0" w:color="auto"/>
            <w:right w:val="none" w:sz="0" w:space="0" w:color="auto"/>
          </w:divBdr>
        </w:div>
        <w:div w:id="1202130043">
          <w:marLeft w:val="640"/>
          <w:marRight w:val="0"/>
          <w:marTop w:val="0"/>
          <w:marBottom w:val="0"/>
          <w:divBdr>
            <w:top w:val="none" w:sz="0" w:space="0" w:color="auto"/>
            <w:left w:val="none" w:sz="0" w:space="0" w:color="auto"/>
            <w:bottom w:val="none" w:sz="0" w:space="0" w:color="auto"/>
            <w:right w:val="none" w:sz="0" w:space="0" w:color="auto"/>
          </w:divBdr>
        </w:div>
        <w:div w:id="1591697405">
          <w:marLeft w:val="640"/>
          <w:marRight w:val="0"/>
          <w:marTop w:val="0"/>
          <w:marBottom w:val="0"/>
          <w:divBdr>
            <w:top w:val="none" w:sz="0" w:space="0" w:color="auto"/>
            <w:left w:val="none" w:sz="0" w:space="0" w:color="auto"/>
            <w:bottom w:val="none" w:sz="0" w:space="0" w:color="auto"/>
            <w:right w:val="none" w:sz="0" w:space="0" w:color="auto"/>
          </w:divBdr>
        </w:div>
        <w:div w:id="117796720">
          <w:marLeft w:val="640"/>
          <w:marRight w:val="0"/>
          <w:marTop w:val="0"/>
          <w:marBottom w:val="0"/>
          <w:divBdr>
            <w:top w:val="none" w:sz="0" w:space="0" w:color="auto"/>
            <w:left w:val="none" w:sz="0" w:space="0" w:color="auto"/>
            <w:bottom w:val="none" w:sz="0" w:space="0" w:color="auto"/>
            <w:right w:val="none" w:sz="0" w:space="0" w:color="auto"/>
          </w:divBdr>
        </w:div>
        <w:div w:id="932590217">
          <w:marLeft w:val="640"/>
          <w:marRight w:val="0"/>
          <w:marTop w:val="0"/>
          <w:marBottom w:val="0"/>
          <w:divBdr>
            <w:top w:val="none" w:sz="0" w:space="0" w:color="auto"/>
            <w:left w:val="none" w:sz="0" w:space="0" w:color="auto"/>
            <w:bottom w:val="none" w:sz="0" w:space="0" w:color="auto"/>
            <w:right w:val="none" w:sz="0" w:space="0" w:color="auto"/>
          </w:divBdr>
        </w:div>
        <w:div w:id="1396973883">
          <w:marLeft w:val="640"/>
          <w:marRight w:val="0"/>
          <w:marTop w:val="0"/>
          <w:marBottom w:val="0"/>
          <w:divBdr>
            <w:top w:val="none" w:sz="0" w:space="0" w:color="auto"/>
            <w:left w:val="none" w:sz="0" w:space="0" w:color="auto"/>
            <w:bottom w:val="none" w:sz="0" w:space="0" w:color="auto"/>
            <w:right w:val="none" w:sz="0" w:space="0" w:color="auto"/>
          </w:divBdr>
        </w:div>
        <w:div w:id="1712417461">
          <w:marLeft w:val="640"/>
          <w:marRight w:val="0"/>
          <w:marTop w:val="0"/>
          <w:marBottom w:val="0"/>
          <w:divBdr>
            <w:top w:val="none" w:sz="0" w:space="0" w:color="auto"/>
            <w:left w:val="none" w:sz="0" w:space="0" w:color="auto"/>
            <w:bottom w:val="none" w:sz="0" w:space="0" w:color="auto"/>
            <w:right w:val="none" w:sz="0" w:space="0" w:color="auto"/>
          </w:divBdr>
        </w:div>
        <w:div w:id="1313830574">
          <w:marLeft w:val="640"/>
          <w:marRight w:val="0"/>
          <w:marTop w:val="0"/>
          <w:marBottom w:val="0"/>
          <w:divBdr>
            <w:top w:val="none" w:sz="0" w:space="0" w:color="auto"/>
            <w:left w:val="none" w:sz="0" w:space="0" w:color="auto"/>
            <w:bottom w:val="none" w:sz="0" w:space="0" w:color="auto"/>
            <w:right w:val="none" w:sz="0" w:space="0" w:color="auto"/>
          </w:divBdr>
        </w:div>
        <w:div w:id="168059947">
          <w:marLeft w:val="640"/>
          <w:marRight w:val="0"/>
          <w:marTop w:val="0"/>
          <w:marBottom w:val="0"/>
          <w:divBdr>
            <w:top w:val="none" w:sz="0" w:space="0" w:color="auto"/>
            <w:left w:val="none" w:sz="0" w:space="0" w:color="auto"/>
            <w:bottom w:val="none" w:sz="0" w:space="0" w:color="auto"/>
            <w:right w:val="none" w:sz="0" w:space="0" w:color="auto"/>
          </w:divBdr>
        </w:div>
        <w:div w:id="1506282213">
          <w:marLeft w:val="640"/>
          <w:marRight w:val="0"/>
          <w:marTop w:val="0"/>
          <w:marBottom w:val="0"/>
          <w:divBdr>
            <w:top w:val="none" w:sz="0" w:space="0" w:color="auto"/>
            <w:left w:val="none" w:sz="0" w:space="0" w:color="auto"/>
            <w:bottom w:val="none" w:sz="0" w:space="0" w:color="auto"/>
            <w:right w:val="none" w:sz="0" w:space="0" w:color="auto"/>
          </w:divBdr>
        </w:div>
        <w:div w:id="145972684">
          <w:marLeft w:val="640"/>
          <w:marRight w:val="0"/>
          <w:marTop w:val="0"/>
          <w:marBottom w:val="0"/>
          <w:divBdr>
            <w:top w:val="none" w:sz="0" w:space="0" w:color="auto"/>
            <w:left w:val="none" w:sz="0" w:space="0" w:color="auto"/>
            <w:bottom w:val="none" w:sz="0" w:space="0" w:color="auto"/>
            <w:right w:val="none" w:sz="0" w:space="0" w:color="auto"/>
          </w:divBdr>
        </w:div>
        <w:div w:id="45955618">
          <w:marLeft w:val="640"/>
          <w:marRight w:val="0"/>
          <w:marTop w:val="0"/>
          <w:marBottom w:val="0"/>
          <w:divBdr>
            <w:top w:val="none" w:sz="0" w:space="0" w:color="auto"/>
            <w:left w:val="none" w:sz="0" w:space="0" w:color="auto"/>
            <w:bottom w:val="none" w:sz="0" w:space="0" w:color="auto"/>
            <w:right w:val="none" w:sz="0" w:space="0" w:color="auto"/>
          </w:divBdr>
        </w:div>
        <w:div w:id="973949232">
          <w:marLeft w:val="640"/>
          <w:marRight w:val="0"/>
          <w:marTop w:val="0"/>
          <w:marBottom w:val="0"/>
          <w:divBdr>
            <w:top w:val="none" w:sz="0" w:space="0" w:color="auto"/>
            <w:left w:val="none" w:sz="0" w:space="0" w:color="auto"/>
            <w:bottom w:val="none" w:sz="0" w:space="0" w:color="auto"/>
            <w:right w:val="none" w:sz="0" w:space="0" w:color="auto"/>
          </w:divBdr>
        </w:div>
        <w:div w:id="1339381888">
          <w:marLeft w:val="640"/>
          <w:marRight w:val="0"/>
          <w:marTop w:val="0"/>
          <w:marBottom w:val="0"/>
          <w:divBdr>
            <w:top w:val="none" w:sz="0" w:space="0" w:color="auto"/>
            <w:left w:val="none" w:sz="0" w:space="0" w:color="auto"/>
            <w:bottom w:val="none" w:sz="0" w:space="0" w:color="auto"/>
            <w:right w:val="none" w:sz="0" w:space="0" w:color="auto"/>
          </w:divBdr>
        </w:div>
        <w:div w:id="1284388182">
          <w:marLeft w:val="640"/>
          <w:marRight w:val="0"/>
          <w:marTop w:val="0"/>
          <w:marBottom w:val="0"/>
          <w:divBdr>
            <w:top w:val="none" w:sz="0" w:space="0" w:color="auto"/>
            <w:left w:val="none" w:sz="0" w:space="0" w:color="auto"/>
            <w:bottom w:val="none" w:sz="0" w:space="0" w:color="auto"/>
            <w:right w:val="none" w:sz="0" w:space="0" w:color="auto"/>
          </w:divBdr>
        </w:div>
        <w:div w:id="1076708107">
          <w:marLeft w:val="640"/>
          <w:marRight w:val="0"/>
          <w:marTop w:val="0"/>
          <w:marBottom w:val="0"/>
          <w:divBdr>
            <w:top w:val="none" w:sz="0" w:space="0" w:color="auto"/>
            <w:left w:val="none" w:sz="0" w:space="0" w:color="auto"/>
            <w:bottom w:val="none" w:sz="0" w:space="0" w:color="auto"/>
            <w:right w:val="none" w:sz="0" w:space="0" w:color="auto"/>
          </w:divBdr>
        </w:div>
        <w:div w:id="670060031">
          <w:marLeft w:val="640"/>
          <w:marRight w:val="0"/>
          <w:marTop w:val="0"/>
          <w:marBottom w:val="0"/>
          <w:divBdr>
            <w:top w:val="none" w:sz="0" w:space="0" w:color="auto"/>
            <w:left w:val="none" w:sz="0" w:space="0" w:color="auto"/>
            <w:bottom w:val="none" w:sz="0" w:space="0" w:color="auto"/>
            <w:right w:val="none" w:sz="0" w:space="0" w:color="auto"/>
          </w:divBdr>
        </w:div>
        <w:div w:id="1259410507">
          <w:marLeft w:val="640"/>
          <w:marRight w:val="0"/>
          <w:marTop w:val="0"/>
          <w:marBottom w:val="0"/>
          <w:divBdr>
            <w:top w:val="none" w:sz="0" w:space="0" w:color="auto"/>
            <w:left w:val="none" w:sz="0" w:space="0" w:color="auto"/>
            <w:bottom w:val="none" w:sz="0" w:space="0" w:color="auto"/>
            <w:right w:val="none" w:sz="0" w:space="0" w:color="auto"/>
          </w:divBdr>
        </w:div>
        <w:div w:id="68507586">
          <w:marLeft w:val="640"/>
          <w:marRight w:val="0"/>
          <w:marTop w:val="0"/>
          <w:marBottom w:val="0"/>
          <w:divBdr>
            <w:top w:val="none" w:sz="0" w:space="0" w:color="auto"/>
            <w:left w:val="none" w:sz="0" w:space="0" w:color="auto"/>
            <w:bottom w:val="none" w:sz="0" w:space="0" w:color="auto"/>
            <w:right w:val="none" w:sz="0" w:space="0" w:color="auto"/>
          </w:divBdr>
        </w:div>
        <w:div w:id="1525436437">
          <w:marLeft w:val="640"/>
          <w:marRight w:val="0"/>
          <w:marTop w:val="0"/>
          <w:marBottom w:val="0"/>
          <w:divBdr>
            <w:top w:val="none" w:sz="0" w:space="0" w:color="auto"/>
            <w:left w:val="none" w:sz="0" w:space="0" w:color="auto"/>
            <w:bottom w:val="none" w:sz="0" w:space="0" w:color="auto"/>
            <w:right w:val="none" w:sz="0" w:space="0" w:color="auto"/>
          </w:divBdr>
        </w:div>
        <w:div w:id="1336109696">
          <w:marLeft w:val="640"/>
          <w:marRight w:val="0"/>
          <w:marTop w:val="0"/>
          <w:marBottom w:val="0"/>
          <w:divBdr>
            <w:top w:val="none" w:sz="0" w:space="0" w:color="auto"/>
            <w:left w:val="none" w:sz="0" w:space="0" w:color="auto"/>
            <w:bottom w:val="none" w:sz="0" w:space="0" w:color="auto"/>
            <w:right w:val="none" w:sz="0" w:space="0" w:color="auto"/>
          </w:divBdr>
        </w:div>
        <w:div w:id="1800611466">
          <w:marLeft w:val="640"/>
          <w:marRight w:val="0"/>
          <w:marTop w:val="0"/>
          <w:marBottom w:val="0"/>
          <w:divBdr>
            <w:top w:val="none" w:sz="0" w:space="0" w:color="auto"/>
            <w:left w:val="none" w:sz="0" w:space="0" w:color="auto"/>
            <w:bottom w:val="none" w:sz="0" w:space="0" w:color="auto"/>
            <w:right w:val="none" w:sz="0" w:space="0" w:color="auto"/>
          </w:divBdr>
        </w:div>
        <w:div w:id="326135428">
          <w:marLeft w:val="640"/>
          <w:marRight w:val="0"/>
          <w:marTop w:val="0"/>
          <w:marBottom w:val="0"/>
          <w:divBdr>
            <w:top w:val="none" w:sz="0" w:space="0" w:color="auto"/>
            <w:left w:val="none" w:sz="0" w:space="0" w:color="auto"/>
            <w:bottom w:val="none" w:sz="0" w:space="0" w:color="auto"/>
            <w:right w:val="none" w:sz="0" w:space="0" w:color="auto"/>
          </w:divBdr>
        </w:div>
      </w:divsChild>
    </w:div>
    <w:div w:id="1651976905">
      <w:bodyDiv w:val="1"/>
      <w:marLeft w:val="0"/>
      <w:marRight w:val="0"/>
      <w:marTop w:val="0"/>
      <w:marBottom w:val="0"/>
      <w:divBdr>
        <w:top w:val="none" w:sz="0" w:space="0" w:color="auto"/>
        <w:left w:val="none" w:sz="0" w:space="0" w:color="auto"/>
        <w:bottom w:val="none" w:sz="0" w:space="0" w:color="auto"/>
        <w:right w:val="none" w:sz="0" w:space="0" w:color="auto"/>
      </w:divBdr>
      <w:divsChild>
        <w:div w:id="1329676611">
          <w:marLeft w:val="640"/>
          <w:marRight w:val="0"/>
          <w:marTop w:val="0"/>
          <w:marBottom w:val="0"/>
          <w:divBdr>
            <w:top w:val="none" w:sz="0" w:space="0" w:color="auto"/>
            <w:left w:val="none" w:sz="0" w:space="0" w:color="auto"/>
            <w:bottom w:val="none" w:sz="0" w:space="0" w:color="auto"/>
            <w:right w:val="none" w:sz="0" w:space="0" w:color="auto"/>
          </w:divBdr>
        </w:div>
        <w:div w:id="1272280969">
          <w:marLeft w:val="640"/>
          <w:marRight w:val="0"/>
          <w:marTop w:val="0"/>
          <w:marBottom w:val="0"/>
          <w:divBdr>
            <w:top w:val="none" w:sz="0" w:space="0" w:color="auto"/>
            <w:left w:val="none" w:sz="0" w:space="0" w:color="auto"/>
            <w:bottom w:val="none" w:sz="0" w:space="0" w:color="auto"/>
            <w:right w:val="none" w:sz="0" w:space="0" w:color="auto"/>
          </w:divBdr>
        </w:div>
        <w:div w:id="2058504341">
          <w:marLeft w:val="640"/>
          <w:marRight w:val="0"/>
          <w:marTop w:val="0"/>
          <w:marBottom w:val="0"/>
          <w:divBdr>
            <w:top w:val="none" w:sz="0" w:space="0" w:color="auto"/>
            <w:left w:val="none" w:sz="0" w:space="0" w:color="auto"/>
            <w:bottom w:val="none" w:sz="0" w:space="0" w:color="auto"/>
            <w:right w:val="none" w:sz="0" w:space="0" w:color="auto"/>
          </w:divBdr>
        </w:div>
        <w:div w:id="274289108">
          <w:marLeft w:val="640"/>
          <w:marRight w:val="0"/>
          <w:marTop w:val="0"/>
          <w:marBottom w:val="0"/>
          <w:divBdr>
            <w:top w:val="none" w:sz="0" w:space="0" w:color="auto"/>
            <w:left w:val="none" w:sz="0" w:space="0" w:color="auto"/>
            <w:bottom w:val="none" w:sz="0" w:space="0" w:color="auto"/>
            <w:right w:val="none" w:sz="0" w:space="0" w:color="auto"/>
          </w:divBdr>
        </w:div>
        <w:div w:id="1382245275">
          <w:marLeft w:val="640"/>
          <w:marRight w:val="0"/>
          <w:marTop w:val="0"/>
          <w:marBottom w:val="0"/>
          <w:divBdr>
            <w:top w:val="none" w:sz="0" w:space="0" w:color="auto"/>
            <w:left w:val="none" w:sz="0" w:space="0" w:color="auto"/>
            <w:bottom w:val="none" w:sz="0" w:space="0" w:color="auto"/>
            <w:right w:val="none" w:sz="0" w:space="0" w:color="auto"/>
          </w:divBdr>
        </w:div>
        <w:div w:id="1429737775">
          <w:marLeft w:val="640"/>
          <w:marRight w:val="0"/>
          <w:marTop w:val="0"/>
          <w:marBottom w:val="0"/>
          <w:divBdr>
            <w:top w:val="none" w:sz="0" w:space="0" w:color="auto"/>
            <w:left w:val="none" w:sz="0" w:space="0" w:color="auto"/>
            <w:bottom w:val="none" w:sz="0" w:space="0" w:color="auto"/>
            <w:right w:val="none" w:sz="0" w:space="0" w:color="auto"/>
          </w:divBdr>
        </w:div>
        <w:div w:id="1304770611">
          <w:marLeft w:val="640"/>
          <w:marRight w:val="0"/>
          <w:marTop w:val="0"/>
          <w:marBottom w:val="0"/>
          <w:divBdr>
            <w:top w:val="none" w:sz="0" w:space="0" w:color="auto"/>
            <w:left w:val="none" w:sz="0" w:space="0" w:color="auto"/>
            <w:bottom w:val="none" w:sz="0" w:space="0" w:color="auto"/>
            <w:right w:val="none" w:sz="0" w:space="0" w:color="auto"/>
          </w:divBdr>
        </w:div>
        <w:div w:id="605694921">
          <w:marLeft w:val="640"/>
          <w:marRight w:val="0"/>
          <w:marTop w:val="0"/>
          <w:marBottom w:val="0"/>
          <w:divBdr>
            <w:top w:val="none" w:sz="0" w:space="0" w:color="auto"/>
            <w:left w:val="none" w:sz="0" w:space="0" w:color="auto"/>
            <w:bottom w:val="none" w:sz="0" w:space="0" w:color="auto"/>
            <w:right w:val="none" w:sz="0" w:space="0" w:color="auto"/>
          </w:divBdr>
        </w:div>
        <w:div w:id="1188061617">
          <w:marLeft w:val="640"/>
          <w:marRight w:val="0"/>
          <w:marTop w:val="0"/>
          <w:marBottom w:val="0"/>
          <w:divBdr>
            <w:top w:val="none" w:sz="0" w:space="0" w:color="auto"/>
            <w:left w:val="none" w:sz="0" w:space="0" w:color="auto"/>
            <w:bottom w:val="none" w:sz="0" w:space="0" w:color="auto"/>
            <w:right w:val="none" w:sz="0" w:space="0" w:color="auto"/>
          </w:divBdr>
        </w:div>
        <w:div w:id="1670983729">
          <w:marLeft w:val="640"/>
          <w:marRight w:val="0"/>
          <w:marTop w:val="0"/>
          <w:marBottom w:val="0"/>
          <w:divBdr>
            <w:top w:val="none" w:sz="0" w:space="0" w:color="auto"/>
            <w:left w:val="none" w:sz="0" w:space="0" w:color="auto"/>
            <w:bottom w:val="none" w:sz="0" w:space="0" w:color="auto"/>
            <w:right w:val="none" w:sz="0" w:space="0" w:color="auto"/>
          </w:divBdr>
        </w:div>
        <w:div w:id="1282884065">
          <w:marLeft w:val="640"/>
          <w:marRight w:val="0"/>
          <w:marTop w:val="0"/>
          <w:marBottom w:val="0"/>
          <w:divBdr>
            <w:top w:val="none" w:sz="0" w:space="0" w:color="auto"/>
            <w:left w:val="none" w:sz="0" w:space="0" w:color="auto"/>
            <w:bottom w:val="none" w:sz="0" w:space="0" w:color="auto"/>
            <w:right w:val="none" w:sz="0" w:space="0" w:color="auto"/>
          </w:divBdr>
        </w:div>
        <w:div w:id="1637758248">
          <w:marLeft w:val="640"/>
          <w:marRight w:val="0"/>
          <w:marTop w:val="0"/>
          <w:marBottom w:val="0"/>
          <w:divBdr>
            <w:top w:val="none" w:sz="0" w:space="0" w:color="auto"/>
            <w:left w:val="none" w:sz="0" w:space="0" w:color="auto"/>
            <w:bottom w:val="none" w:sz="0" w:space="0" w:color="auto"/>
            <w:right w:val="none" w:sz="0" w:space="0" w:color="auto"/>
          </w:divBdr>
        </w:div>
        <w:div w:id="1440835657">
          <w:marLeft w:val="640"/>
          <w:marRight w:val="0"/>
          <w:marTop w:val="0"/>
          <w:marBottom w:val="0"/>
          <w:divBdr>
            <w:top w:val="none" w:sz="0" w:space="0" w:color="auto"/>
            <w:left w:val="none" w:sz="0" w:space="0" w:color="auto"/>
            <w:bottom w:val="none" w:sz="0" w:space="0" w:color="auto"/>
            <w:right w:val="none" w:sz="0" w:space="0" w:color="auto"/>
          </w:divBdr>
        </w:div>
        <w:div w:id="1787701705">
          <w:marLeft w:val="640"/>
          <w:marRight w:val="0"/>
          <w:marTop w:val="0"/>
          <w:marBottom w:val="0"/>
          <w:divBdr>
            <w:top w:val="none" w:sz="0" w:space="0" w:color="auto"/>
            <w:left w:val="none" w:sz="0" w:space="0" w:color="auto"/>
            <w:bottom w:val="none" w:sz="0" w:space="0" w:color="auto"/>
            <w:right w:val="none" w:sz="0" w:space="0" w:color="auto"/>
          </w:divBdr>
        </w:div>
        <w:div w:id="357396617">
          <w:marLeft w:val="640"/>
          <w:marRight w:val="0"/>
          <w:marTop w:val="0"/>
          <w:marBottom w:val="0"/>
          <w:divBdr>
            <w:top w:val="none" w:sz="0" w:space="0" w:color="auto"/>
            <w:left w:val="none" w:sz="0" w:space="0" w:color="auto"/>
            <w:bottom w:val="none" w:sz="0" w:space="0" w:color="auto"/>
            <w:right w:val="none" w:sz="0" w:space="0" w:color="auto"/>
          </w:divBdr>
        </w:div>
        <w:div w:id="1495366854">
          <w:marLeft w:val="640"/>
          <w:marRight w:val="0"/>
          <w:marTop w:val="0"/>
          <w:marBottom w:val="0"/>
          <w:divBdr>
            <w:top w:val="none" w:sz="0" w:space="0" w:color="auto"/>
            <w:left w:val="none" w:sz="0" w:space="0" w:color="auto"/>
            <w:bottom w:val="none" w:sz="0" w:space="0" w:color="auto"/>
            <w:right w:val="none" w:sz="0" w:space="0" w:color="auto"/>
          </w:divBdr>
        </w:div>
        <w:div w:id="1667513081">
          <w:marLeft w:val="640"/>
          <w:marRight w:val="0"/>
          <w:marTop w:val="0"/>
          <w:marBottom w:val="0"/>
          <w:divBdr>
            <w:top w:val="none" w:sz="0" w:space="0" w:color="auto"/>
            <w:left w:val="none" w:sz="0" w:space="0" w:color="auto"/>
            <w:bottom w:val="none" w:sz="0" w:space="0" w:color="auto"/>
            <w:right w:val="none" w:sz="0" w:space="0" w:color="auto"/>
          </w:divBdr>
        </w:div>
        <w:div w:id="167868921">
          <w:marLeft w:val="640"/>
          <w:marRight w:val="0"/>
          <w:marTop w:val="0"/>
          <w:marBottom w:val="0"/>
          <w:divBdr>
            <w:top w:val="none" w:sz="0" w:space="0" w:color="auto"/>
            <w:left w:val="none" w:sz="0" w:space="0" w:color="auto"/>
            <w:bottom w:val="none" w:sz="0" w:space="0" w:color="auto"/>
            <w:right w:val="none" w:sz="0" w:space="0" w:color="auto"/>
          </w:divBdr>
        </w:div>
        <w:div w:id="1788894114">
          <w:marLeft w:val="640"/>
          <w:marRight w:val="0"/>
          <w:marTop w:val="0"/>
          <w:marBottom w:val="0"/>
          <w:divBdr>
            <w:top w:val="none" w:sz="0" w:space="0" w:color="auto"/>
            <w:left w:val="none" w:sz="0" w:space="0" w:color="auto"/>
            <w:bottom w:val="none" w:sz="0" w:space="0" w:color="auto"/>
            <w:right w:val="none" w:sz="0" w:space="0" w:color="auto"/>
          </w:divBdr>
        </w:div>
        <w:div w:id="1945649693">
          <w:marLeft w:val="640"/>
          <w:marRight w:val="0"/>
          <w:marTop w:val="0"/>
          <w:marBottom w:val="0"/>
          <w:divBdr>
            <w:top w:val="none" w:sz="0" w:space="0" w:color="auto"/>
            <w:left w:val="none" w:sz="0" w:space="0" w:color="auto"/>
            <w:bottom w:val="none" w:sz="0" w:space="0" w:color="auto"/>
            <w:right w:val="none" w:sz="0" w:space="0" w:color="auto"/>
          </w:divBdr>
        </w:div>
        <w:div w:id="1776362752">
          <w:marLeft w:val="640"/>
          <w:marRight w:val="0"/>
          <w:marTop w:val="0"/>
          <w:marBottom w:val="0"/>
          <w:divBdr>
            <w:top w:val="none" w:sz="0" w:space="0" w:color="auto"/>
            <w:left w:val="none" w:sz="0" w:space="0" w:color="auto"/>
            <w:bottom w:val="none" w:sz="0" w:space="0" w:color="auto"/>
            <w:right w:val="none" w:sz="0" w:space="0" w:color="auto"/>
          </w:divBdr>
        </w:div>
        <w:div w:id="72431833">
          <w:marLeft w:val="640"/>
          <w:marRight w:val="0"/>
          <w:marTop w:val="0"/>
          <w:marBottom w:val="0"/>
          <w:divBdr>
            <w:top w:val="none" w:sz="0" w:space="0" w:color="auto"/>
            <w:left w:val="none" w:sz="0" w:space="0" w:color="auto"/>
            <w:bottom w:val="none" w:sz="0" w:space="0" w:color="auto"/>
            <w:right w:val="none" w:sz="0" w:space="0" w:color="auto"/>
          </w:divBdr>
        </w:div>
        <w:div w:id="1880585872">
          <w:marLeft w:val="640"/>
          <w:marRight w:val="0"/>
          <w:marTop w:val="0"/>
          <w:marBottom w:val="0"/>
          <w:divBdr>
            <w:top w:val="none" w:sz="0" w:space="0" w:color="auto"/>
            <w:left w:val="none" w:sz="0" w:space="0" w:color="auto"/>
            <w:bottom w:val="none" w:sz="0" w:space="0" w:color="auto"/>
            <w:right w:val="none" w:sz="0" w:space="0" w:color="auto"/>
          </w:divBdr>
        </w:div>
        <w:div w:id="322010818">
          <w:marLeft w:val="640"/>
          <w:marRight w:val="0"/>
          <w:marTop w:val="0"/>
          <w:marBottom w:val="0"/>
          <w:divBdr>
            <w:top w:val="none" w:sz="0" w:space="0" w:color="auto"/>
            <w:left w:val="none" w:sz="0" w:space="0" w:color="auto"/>
            <w:bottom w:val="none" w:sz="0" w:space="0" w:color="auto"/>
            <w:right w:val="none" w:sz="0" w:space="0" w:color="auto"/>
          </w:divBdr>
        </w:div>
        <w:div w:id="2110395426">
          <w:marLeft w:val="640"/>
          <w:marRight w:val="0"/>
          <w:marTop w:val="0"/>
          <w:marBottom w:val="0"/>
          <w:divBdr>
            <w:top w:val="none" w:sz="0" w:space="0" w:color="auto"/>
            <w:left w:val="none" w:sz="0" w:space="0" w:color="auto"/>
            <w:bottom w:val="none" w:sz="0" w:space="0" w:color="auto"/>
            <w:right w:val="none" w:sz="0" w:space="0" w:color="auto"/>
          </w:divBdr>
        </w:div>
        <w:div w:id="1802382688">
          <w:marLeft w:val="640"/>
          <w:marRight w:val="0"/>
          <w:marTop w:val="0"/>
          <w:marBottom w:val="0"/>
          <w:divBdr>
            <w:top w:val="none" w:sz="0" w:space="0" w:color="auto"/>
            <w:left w:val="none" w:sz="0" w:space="0" w:color="auto"/>
            <w:bottom w:val="none" w:sz="0" w:space="0" w:color="auto"/>
            <w:right w:val="none" w:sz="0" w:space="0" w:color="auto"/>
          </w:divBdr>
        </w:div>
        <w:div w:id="1649896557">
          <w:marLeft w:val="640"/>
          <w:marRight w:val="0"/>
          <w:marTop w:val="0"/>
          <w:marBottom w:val="0"/>
          <w:divBdr>
            <w:top w:val="none" w:sz="0" w:space="0" w:color="auto"/>
            <w:left w:val="none" w:sz="0" w:space="0" w:color="auto"/>
            <w:bottom w:val="none" w:sz="0" w:space="0" w:color="auto"/>
            <w:right w:val="none" w:sz="0" w:space="0" w:color="auto"/>
          </w:divBdr>
        </w:div>
        <w:div w:id="1196503498">
          <w:marLeft w:val="640"/>
          <w:marRight w:val="0"/>
          <w:marTop w:val="0"/>
          <w:marBottom w:val="0"/>
          <w:divBdr>
            <w:top w:val="none" w:sz="0" w:space="0" w:color="auto"/>
            <w:left w:val="none" w:sz="0" w:space="0" w:color="auto"/>
            <w:bottom w:val="none" w:sz="0" w:space="0" w:color="auto"/>
            <w:right w:val="none" w:sz="0" w:space="0" w:color="auto"/>
          </w:divBdr>
        </w:div>
        <w:div w:id="555970428">
          <w:marLeft w:val="640"/>
          <w:marRight w:val="0"/>
          <w:marTop w:val="0"/>
          <w:marBottom w:val="0"/>
          <w:divBdr>
            <w:top w:val="none" w:sz="0" w:space="0" w:color="auto"/>
            <w:left w:val="none" w:sz="0" w:space="0" w:color="auto"/>
            <w:bottom w:val="none" w:sz="0" w:space="0" w:color="auto"/>
            <w:right w:val="none" w:sz="0" w:space="0" w:color="auto"/>
          </w:divBdr>
        </w:div>
        <w:div w:id="250817994">
          <w:marLeft w:val="640"/>
          <w:marRight w:val="0"/>
          <w:marTop w:val="0"/>
          <w:marBottom w:val="0"/>
          <w:divBdr>
            <w:top w:val="none" w:sz="0" w:space="0" w:color="auto"/>
            <w:left w:val="none" w:sz="0" w:space="0" w:color="auto"/>
            <w:bottom w:val="none" w:sz="0" w:space="0" w:color="auto"/>
            <w:right w:val="none" w:sz="0" w:space="0" w:color="auto"/>
          </w:divBdr>
        </w:div>
        <w:div w:id="1116755304">
          <w:marLeft w:val="640"/>
          <w:marRight w:val="0"/>
          <w:marTop w:val="0"/>
          <w:marBottom w:val="0"/>
          <w:divBdr>
            <w:top w:val="none" w:sz="0" w:space="0" w:color="auto"/>
            <w:left w:val="none" w:sz="0" w:space="0" w:color="auto"/>
            <w:bottom w:val="none" w:sz="0" w:space="0" w:color="auto"/>
            <w:right w:val="none" w:sz="0" w:space="0" w:color="auto"/>
          </w:divBdr>
        </w:div>
        <w:div w:id="688678931">
          <w:marLeft w:val="640"/>
          <w:marRight w:val="0"/>
          <w:marTop w:val="0"/>
          <w:marBottom w:val="0"/>
          <w:divBdr>
            <w:top w:val="none" w:sz="0" w:space="0" w:color="auto"/>
            <w:left w:val="none" w:sz="0" w:space="0" w:color="auto"/>
            <w:bottom w:val="none" w:sz="0" w:space="0" w:color="auto"/>
            <w:right w:val="none" w:sz="0" w:space="0" w:color="auto"/>
          </w:divBdr>
        </w:div>
        <w:div w:id="1104307232">
          <w:marLeft w:val="640"/>
          <w:marRight w:val="0"/>
          <w:marTop w:val="0"/>
          <w:marBottom w:val="0"/>
          <w:divBdr>
            <w:top w:val="none" w:sz="0" w:space="0" w:color="auto"/>
            <w:left w:val="none" w:sz="0" w:space="0" w:color="auto"/>
            <w:bottom w:val="none" w:sz="0" w:space="0" w:color="auto"/>
            <w:right w:val="none" w:sz="0" w:space="0" w:color="auto"/>
          </w:divBdr>
        </w:div>
        <w:div w:id="960578465">
          <w:marLeft w:val="640"/>
          <w:marRight w:val="0"/>
          <w:marTop w:val="0"/>
          <w:marBottom w:val="0"/>
          <w:divBdr>
            <w:top w:val="none" w:sz="0" w:space="0" w:color="auto"/>
            <w:left w:val="none" w:sz="0" w:space="0" w:color="auto"/>
            <w:bottom w:val="none" w:sz="0" w:space="0" w:color="auto"/>
            <w:right w:val="none" w:sz="0" w:space="0" w:color="auto"/>
          </w:divBdr>
        </w:div>
        <w:div w:id="518392105">
          <w:marLeft w:val="640"/>
          <w:marRight w:val="0"/>
          <w:marTop w:val="0"/>
          <w:marBottom w:val="0"/>
          <w:divBdr>
            <w:top w:val="none" w:sz="0" w:space="0" w:color="auto"/>
            <w:left w:val="none" w:sz="0" w:space="0" w:color="auto"/>
            <w:bottom w:val="none" w:sz="0" w:space="0" w:color="auto"/>
            <w:right w:val="none" w:sz="0" w:space="0" w:color="auto"/>
          </w:divBdr>
        </w:div>
        <w:div w:id="1872497243">
          <w:marLeft w:val="640"/>
          <w:marRight w:val="0"/>
          <w:marTop w:val="0"/>
          <w:marBottom w:val="0"/>
          <w:divBdr>
            <w:top w:val="none" w:sz="0" w:space="0" w:color="auto"/>
            <w:left w:val="none" w:sz="0" w:space="0" w:color="auto"/>
            <w:bottom w:val="none" w:sz="0" w:space="0" w:color="auto"/>
            <w:right w:val="none" w:sz="0" w:space="0" w:color="auto"/>
          </w:divBdr>
        </w:div>
        <w:div w:id="1413745967">
          <w:marLeft w:val="640"/>
          <w:marRight w:val="0"/>
          <w:marTop w:val="0"/>
          <w:marBottom w:val="0"/>
          <w:divBdr>
            <w:top w:val="none" w:sz="0" w:space="0" w:color="auto"/>
            <w:left w:val="none" w:sz="0" w:space="0" w:color="auto"/>
            <w:bottom w:val="none" w:sz="0" w:space="0" w:color="auto"/>
            <w:right w:val="none" w:sz="0" w:space="0" w:color="auto"/>
          </w:divBdr>
        </w:div>
        <w:div w:id="1638949621">
          <w:marLeft w:val="640"/>
          <w:marRight w:val="0"/>
          <w:marTop w:val="0"/>
          <w:marBottom w:val="0"/>
          <w:divBdr>
            <w:top w:val="none" w:sz="0" w:space="0" w:color="auto"/>
            <w:left w:val="none" w:sz="0" w:space="0" w:color="auto"/>
            <w:bottom w:val="none" w:sz="0" w:space="0" w:color="auto"/>
            <w:right w:val="none" w:sz="0" w:space="0" w:color="auto"/>
          </w:divBdr>
        </w:div>
        <w:div w:id="1926499483">
          <w:marLeft w:val="640"/>
          <w:marRight w:val="0"/>
          <w:marTop w:val="0"/>
          <w:marBottom w:val="0"/>
          <w:divBdr>
            <w:top w:val="none" w:sz="0" w:space="0" w:color="auto"/>
            <w:left w:val="none" w:sz="0" w:space="0" w:color="auto"/>
            <w:bottom w:val="none" w:sz="0" w:space="0" w:color="auto"/>
            <w:right w:val="none" w:sz="0" w:space="0" w:color="auto"/>
          </w:divBdr>
        </w:div>
        <w:div w:id="341201708">
          <w:marLeft w:val="640"/>
          <w:marRight w:val="0"/>
          <w:marTop w:val="0"/>
          <w:marBottom w:val="0"/>
          <w:divBdr>
            <w:top w:val="none" w:sz="0" w:space="0" w:color="auto"/>
            <w:left w:val="none" w:sz="0" w:space="0" w:color="auto"/>
            <w:bottom w:val="none" w:sz="0" w:space="0" w:color="auto"/>
            <w:right w:val="none" w:sz="0" w:space="0" w:color="auto"/>
          </w:divBdr>
        </w:div>
        <w:div w:id="1509637074">
          <w:marLeft w:val="640"/>
          <w:marRight w:val="0"/>
          <w:marTop w:val="0"/>
          <w:marBottom w:val="0"/>
          <w:divBdr>
            <w:top w:val="none" w:sz="0" w:space="0" w:color="auto"/>
            <w:left w:val="none" w:sz="0" w:space="0" w:color="auto"/>
            <w:bottom w:val="none" w:sz="0" w:space="0" w:color="auto"/>
            <w:right w:val="none" w:sz="0" w:space="0" w:color="auto"/>
          </w:divBdr>
        </w:div>
        <w:div w:id="316500640">
          <w:marLeft w:val="640"/>
          <w:marRight w:val="0"/>
          <w:marTop w:val="0"/>
          <w:marBottom w:val="0"/>
          <w:divBdr>
            <w:top w:val="none" w:sz="0" w:space="0" w:color="auto"/>
            <w:left w:val="none" w:sz="0" w:space="0" w:color="auto"/>
            <w:bottom w:val="none" w:sz="0" w:space="0" w:color="auto"/>
            <w:right w:val="none" w:sz="0" w:space="0" w:color="auto"/>
          </w:divBdr>
        </w:div>
        <w:div w:id="636571762">
          <w:marLeft w:val="640"/>
          <w:marRight w:val="0"/>
          <w:marTop w:val="0"/>
          <w:marBottom w:val="0"/>
          <w:divBdr>
            <w:top w:val="none" w:sz="0" w:space="0" w:color="auto"/>
            <w:left w:val="none" w:sz="0" w:space="0" w:color="auto"/>
            <w:bottom w:val="none" w:sz="0" w:space="0" w:color="auto"/>
            <w:right w:val="none" w:sz="0" w:space="0" w:color="auto"/>
          </w:divBdr>
        </w:div>
        <w:div w:id="986864830">
          <w:marLeft w:val="640"/>
          <w:marRight w:val="0"/>
          <w:marTop w:val="0"/>
          <w:marBottom w:val="0"/>
          <w:divBdr>
            <w:top w:val="none" w:sz="0" w:space="0" w:color="auto"/>
            <w:left w:val="none" w:sz="0" w:space="0" w:color="auto"/>
            <w:bottom w:val="none" w:sz="0" w:space="0" w:color="auto"/>
            <w:right w:val="none" w:sz="0" w:space="0" w:color="auto"/>
          </w:divBdr>
        </w:div>
        <w:div w:id="119341967">
          <w:marLeft w:val="640"/>
          <w:marRight w:val="0"/>
          <w:marTop w:val="0"/>
          <w:marBottom w:val="0"/>
          <w:divBdr>
            <w:top w:val="none" w:sz="0" w:space="0" w:color="auto"/>
            <w:left w:val="none" w:sz="0" w:space="0" w:color="auto"/>
            <w:bottom w:val="none" w:sz="0" w:space="0" w:color="auto"/>
            <w:right w:val="none" w:sz="0" w:space="0" w:color="auto"/>
          </w:divBdr>
        </w:div>
        <w:div w:id="469639109">
          <w:marLeft w:val="640"/>
          <w:marRight w:val="0"/>
          <w:marTop w:val="0"/>
          <w:marBottom w:val="0"/>
          <w:divBdr>
            <w:top w:val="none" w:sz="0" w:space="0" w:color="auto"/>
            <w:left w:val="none" w:sz="0" w:space="0" w:color="auto"/>
            <w:bottom w:val="none" w:sz="0" w:space="0" w:color="auto"/>
            <w:right w:val="none" w:sz="0" w:space="0" w:color="auto"/>
          </w:divBdr>
        </w:div>
        <w:div w:id="1220366694">
          <w:marLeft w:val="640"/>
          <w:marRight w:val="0"/>
          <w:marTop w:val="0"/>
          <w:marBottom w:val="0"/>
          <w:divBdr>
            <w:top w:val="none" w:sz="0" w:space="0" w:color="auto"/>
            <w:left w:val="none" w:sz="0" w:space="0" w:color="auto"/>
            <w:bottom w:val="none" w:sz="0" w:space="0" w:color="auto"/>
            <w:right w:val="none" w:sz="0" w:space="0" w:color="auto"/>
          </w:divBdr>
        </w:div>
        <w:div w:id="1200625037">
          <w:marLeft w:val="640"/>
          <w:marRight w:val="0"/>
          <w:marTop w:val="0"/>
          <w:marBottom w:val="0"/>
          <w:divBdr>
            <w:top w:val="none" w:sz="0" w:space="0" w:color="auto"/>
            <w:left w:val="none" w:sz="0" w:space="0" w:color="auto"/>
            <w:bottom w:val="none" w:sz="0" w:space="0" w:color="auto"/>
            <w:right w:val="none" w:sz="0" w:space="0" w:color="auto"/>
          </w:divBdr>
        </w:div>
        <w:div w:id="1562403378">
          <w:marLeft w:val="640"/>
          <w:marRight w:val="0"/>
          <w:marTop w:val="0"/>
          <w:marBottom w:val="0"/>
          <w:divBdr>
            <w:top w:val="none" w:sz="0" w:space="0" w:color="auto"/>
            <w:left w:val="none" w:sz="0" w:space="0" w:color="auto"/>
            <w:bottom w:val="none" w:sz="0" w:space="0" w:color="auto"/>
            <w:right w:val="none" w:sz="0" w:space="0" w:color="auto"/>
          </w:divBdr>
        </w:div>
        <w:div w:id="1295335334">
          <w:marLeft w:val="640"/>
          <w:marRight w:val="0"/>
          <w:marTop w:val="0"/>
          <w:marBottom w:val="0"/>
          <w:divBdr>
            <w:top w:val="none" w:sz="0" w:space="0" w:color="auto"/>
            <w:left w:val="none" w:sz="0" w:space="0" w:color="auto"/>
            <w:bottom w:val="none" w:sz="0" w:space="0" w:color="auto"/>
            <w:right w:val="none" w:sz="0" w:space="0" w:color="auto"/>
          </w:divBdr>
        </w:div>
        <w:div w:id="1399665904">
          <w:marLeft w:val="640"/>
          <w:marRight w:val="0"/>
          <w:marTop w:val="0"/>
          <w:marBottom w:val="0"/>
          <w:divBdr>
            <w:top w:val="none" w:sz="0" w:space="0" w:color="auto"/>
            <w:left w:val="none" w:sz="0" w:space="0" w:color="auto"/>
            <w:bottom w:val="none" w:sz="0" w:space="0" w:color="auto"/>
            <w:right w:val="none" w:sz="0" w:space="0" w:color="auto"/>
          </w:divBdr>
        </w:div>
        <w:div w:id="1906449472">
          <w:marLeft w:val="640"/>
          <w:marRight w:val="0"/>
          <w:marTop w:val="0"/>
          <w:marBottom w:val="0"/>
          <w:divBdr>
            <w:top w:val="none" w:sz="0" w:space="0" w:color="auto"/>
            <w:left w:val="none" w:sz="0" w:space="0" w:color="auto"/>
            <w:bottom w:val="none" w:sz="0" w:space="0" w:color="auto"/>
            <w:right w:val="none" w:sz="0" w:space="0" w:color="auto"/>
          </w:divBdr>
        </w:div>
        <w:div w:id="1273899599">
          <w:marLeft w:val="640"/>
          <w:marRight w:val="0"/>
          <w:marTop w:val="0"/>
          <w:marBottom w:val="0"/>
          <w:divBdr>
            <w:top w:val="none" w:sz="0" w:space="0" w:color="auto"/>
            <w:left w:val="none" w:sz="0" w:space="0" w:color="auto"/>
            <w:bottom w:val="none" w:sz="0" w:space="0" w:color="auto"/>
            <w:right w:val="none" w:sz="0" w:space="0" w:color="auto"/>
          </w:divBdr>
        </w:div>
        <w:div w:id="719129331">
          <w:marLeft w:val="640"/>
          <w:marRight w:val="0"/>
          <w:marTop w:val="0"/>
          <w:marBottom w:val="0"/>
          <w:divBdr>
            <w:top w:val="none" w:sz="0" w:space="0" w:color="auto"/>
            <w:left w:val="none" w:sz="0" w:space="0" w:color="auto"/>
            <w:bottom w:val="none" w:sz="0" w:space="0" w:color="auto"/>
            <w:right w:val="none" w:sz="0" w:space="0" w:color="auto"/>
          </w:divBdr>
        </w:div>
        <w:div w:id="530923395">
          <w:marLeft w:val="640"/>
          <w:marRight w:val="0"/>
          <w:marTop w:val="0"/>
          <w:marBottom w:val="0"/>
          <w:divBdr>
            <w:top w:val="none" w:sz="0" w:space="0" w:color="auto"/>
            <w:left w:val="none" w:sz="0" w:space="0" w:color="auto"/>
            <w:bottom w:val="none" w:sz="0" w:space="0" w:color="auto"/>
            <w:right w:val="none" w:sz="0" w:space="0" w:color="auto"/>
          </w:divBdr>
        </w:div>
        <w:div w:id="445658955">
          <w:marLeft w:val="640"/>
          <w:marRight w:val="0"/>
          <w:marTop w:val="0"/>
          <w:marBottom w:val="0"/>
          <w:divBdr>
            <w:top w:val="none" w:sz="0" w:space="0" w:color="auto"/>
            <w:left w:val="none" w:sz="0" w:space="0" w:color="auto"/>
            <w:bottom w:val="none" w:sz="0" w:space="0" w:color="auto"/>
            <w:right w:val="none" w:sz="0" w:space="0" w:color="auto"/>
          </w:divBdr>
        </w:div>
        <w:div w:id="1506938121">
          <w:marLeft w:val="640"/>
          <w:marRight w:val="0"/>
          <w:marTop w:val="0"/>
          <w:marBottom w:val="0"/>
          <w:divBdr>
            <w:top w:val="none" w:sz="0" w:space="0" w:color="auto"/>
            <w:left w:val="none" w:sz="0" w:space="0" w:color="auto"/>
            <w:bottom w:val="none" w:sz="0" w:space="0" w:color="auto"/>
            <w:right w:val="none" w:sz="0" w:space="0" w:color="auto"/>
          </w:divBdr>
        </w:div>
        <w:div w:id="792360994">
          <w:marLeft w:val="640"/>
          <w:marRight w:val="0"/>
          <w:marTop w:val="0"/>
          <w:marBottom w:val="0"/>
          <w:divBdr>
            <w:top w:val="none" w:sz="0" w:space="0" w:color="auto"/>
            <w:left w:val="none" w:sz="0" w:space="0" w:color="auto"/>
            <w:bottom w:val="none" w:sz="0" w:space="0" w:color="auto"/>
            <w:right w:val="none" w:sz="0" w:space="0" w:color="auto"/>
          </w:divBdr>
        </w:div>
        <w:div w:id="1555773821">
          <w:marLeft w:val="640"/>
          <w:marRight w:val="0"/>
          <w:marTop w:val="0"/>
          <w:marBottom w:val="0"/>
          <w:divBdr>
            <w:top w:val="none" w:sz="0" w:space="0" w:color="auto"/>
            <w:left w:val="none" w:sz="0" w:space="0" w:color="auto"/>
            <w:bottom w:val="none" w:sz="0" w:space="0" w:color="auto"/>
            <w:right w:val="none" w:sz="0" w:space="0" w:color="auto"/>
          </w:divBdr>
        </w:div>
        <w:div w:id="253827647">
          <w:marLeft w:val="640"/>
          <w:marRight w:val="0"/>
          <w:marTop w:val="0"/>
          <w:marBottom w:val="0"/>
          <w:divBdr>
            <w:top w:val="none" w:sz="0" w:space="0" w:color="auto"/>
            <w:left w:val="none" w:sz="0" w:space="0" w:color="auto"/>
            <w:bottom w:val="none" w:sz="0" w:space="0" w:color="auto"/>
            <w:right w:val="none" w:sz="0" w:space="0" w:color="auto"/>
          </w:divBdr>
        </w:div>
        <w:div w:id="2015763290">
          <w:marLeft w:val="640"/>
          <w:marRight w:val="0"/>
          <w:marTop w:val="0"/>
          <w:marBottom w:val="0"/>
          <w:divBdr>
            <w:top w:val="none" w:sz="0" w:space="0" w:color="auto"/>
            <w:left w:val="none" w:sz="0" w:space="0" w:color="auto"/>
            <w:bottom w:val="none" w:sz="0" w:space="0" w:color="auto"/>
            <w:right w:val="none" w:sz="0" w:space="0" w:color="auto"/>
          </w:divBdr>
        </w:div>
        <w:div w:id="1698698733">
          <w:marLeft w:val="640"/>
          <w:marRight w:val="0"/>
          <w:marTop w:val="0"/>
          <w:marBottom w:val="0"/>
          <w:divBdr>
            <w:top w:val="none" w:sz="0" w:space="0" w:color="auto"/>
            <w:left w:val="none" w:sz="0" w:space="0" w:color="auto"/>
            <w:bottom w:val="none" w:sz="0" w:space="0" w:color="auto"/>
            <w:right w:val="none" w:sz="0" w:space="0" w:color="auto"/>
          </w:divBdr>
        </w:div>
        <w:div w:id="1006325400">
          <w:marLeft w:val="640"/>
          <w:marRight w:val="0"/>
          <w:marTop w:val="0"/>
          <w:marBottom w:val="0"/>
          <w:divBdr>
            <w:top w:val="none" w:sz="0" w:space="0" w:color="auto"/>
            <w:left w:val="none" w:sz="0" w:space="0" w:color="auto"/>
            <w:bottom w:val="none" w:sz="0" w:space="0" w:color="auto"/>
            <w:right w:val="none" w:sz="0" w:space="0" w:color="auto"/>
          </w:divBdr>
        </w:div>
        <w:div w:id="769664291">
          <w:marLeft w:val="640"/>
          <w:marRight w:val="0"/>
          <w:marTop w:val="0"/>
          <w:marBottom w:val="0"/>
          <w:divBdr>
            <w:top w:val="none" w:sz="0" w:space="0" w:color="auto"/>
            <w:left w:val="none" w:sz="0" w:space="0" w:color="auto"/>
            <w:bottom w:val="none" w:sz="0" w:space="0" w:color="auto"/>
            <w:right w:val="none" w:sz="0" w:space="0" w:color="auto"/>
          </w:divBdr>
        </w:div>
        <w:div w:id="1292714113">
          <w:marLeft w:val="640"/>
          <w:marRight w:val="0"/>
          <w:marTop w:val="0"/>
          <w:marBottom w:val="0"/>
          <w:divBdr>
            <w:top w:val="none" w:sz="0" w:space="0" w:color="auto"/>
            <w:left w:val="none" w:sz="0" w:space="0" w:color="auto"/>
            <w:bottom w:val="none" w:sz="0" w:space="0" w:color="auto"/>
            <w:right w:val="none" w:sz="0" w:space="0" w:color="auto"/>
          </w:divBdr>
        </w:div>
        <w:div w:id="841352781">
          <w:marLeft w:val="640"/>
          <w:marRight w:val="0"/>
          <w:marTop w:val="0"/>
          <w:marBottom w:val="0"/>
          <w:divBdr>
            <w:top w:val="none" w:sz="0" w:space="0" w:color="auto"/>
            <w:left w:val="none" w:sz="0" w:space="0" w:color="auto"/>
            <w:bottom w:val="none" w:sz="0" w:space="0" w:color="auto"/>
            <w:right w:val="none" w:sz="0" w:space="0" w:color="auto"/>
          </w:divBdr>
        </w:div>
        <w:div w:id="845050635">
          <w:marLeft w:val="640"/>
          <w:marRight w:val="0"/>
          <w:marTop w:val="0"/>
          <w:marBottom w:val="0"/>
          <w:divBdr>
            <w:top w:val="none" w:sz="0" w:space="0" w:color="auto"/>
            <w:left w:val="none" w:sz="0" w:space="0" w:color="auto"/>
            <w:bottom w:val="none" w:sz="0" w:space="0" w:color="auto"/>
            <w:right w:val="none" w:sz="0" w:space="0" w:color="auto"/>
          </w:divBdr>
        </w:div>
        <w:div w:id="206381189">
          <w:marLeft w:val="640"/>
          <w:marRight w:val="0"/>
          <w:marTop w:val="0"/>
          <w:marBottom w:val="0"/>
          <w:divBdr>
            <w:top w:val="none" w:sz="0" w:space="0" w:color="auto"/>
            <w:left w:val="none" w:sz="0" w:space="0" w:color="auto"/>
            <w:bottom w:val="none" w:sz="0" w:space="0" w:color="auto"/>
            <w:right w:val="none" w:sz="0" w:space="0" w:color="auto"/>
          </w:divBdr>
        </w:div>
        <w:div w:id="428358813">
          <w:marLeft w:val="640"/>
          <w:marRight w:val="0"/>
          <w:marTop w:val="0"/>
          <w:marBottom w:val="0"/>
          <w:divBdr>
            <w:top w:val="none" w:sz="0" w:space="0" w:color="auto"/>
            <w:left w:val="none" w:sz="0" w:space="0" w:color="auto"/>
            <w:bottom w:val="none" w:sz="0" w:space="0" w:color="auto"/>
            <w:right w:val="none" w:sz="0" w:space="0" w:color="auto"/>
          </w:divBdr>
        </w:div>
        <w:div w:id="1834831359">
          <w:marLeft w:val="640"/>
          <w:marRight w:val="0"/>
          <w:marTop w:val="0"/>
          <w:marBottom w:val="0"/>
          <w:divBdr>
            <w:top w:val="none" w:sz="0" w:space="0" w:color="auto"/>
            <w:left w:val="none" w:sz="0" w:space="0" w:color="auto"/>
            <w:bottom w:val="none" w:sz="0" w:space="0" w:color="auto"/>
            <w:right w:val="none" w:sz="0" w:space="0" w:color="auto"/>
          </w:divBdr>
        </w:div>
        <w:div w:id="1188758912">
          <w:marLeft w:val="640"/>
          <w:marRight w:val="0"/>
          <w:marTop w:val="0"/>
          <w:marBottom w:val="0"/>
          <w:divBdr>
            <w:top w:val="none" w:sz="0" w:space="0" w:color="auto"/>
            <w:left w:val="none" w:sz="0" w:space="0" w:color="auto"/>
            <w:bottom w:val="none" w:sz="0" w:space="0" w:color="auto"/>
            <w:right w:val="none" w:sz="0" w:space="0" w:color="auto"/>
          </w:divBdr>
        </w:div>
        <w:div w:id="49424182">
          <w:marLeft w:val="640"/>
          <w:marRight w:val="0"/>
          <w:marTop w:val="0"/>
          <w:marBottom w:val="0"/>
          <w:divBdr>
            <w:top w:val="none" w:sz="0" w:space="0" w:color="auto"/>
            <w:left w:val="none" w:sz="0" w:space="0" w:color="auto"/>
            <w:bottom w:val="none" w:sz="0" w:space="0" w:color="auto"/>
            <w:right w:val="none" w:sz="0" w:space="0" w:color="auto"/>
          </w:divBdr>
        </w:div>
        <w:div w:id="1192838082">
          <w:marLeft w:val="640"/>
          <w:marRight w:val="0"/>
          <w:marTop w:val="0"/>
          <w:marBottom w:val="0"/>
          <w:divBdr>
            <w:top w:val="none" w:sz="0" w:space="0" w:color="auto"/>
            <w:left w:val="none" w:sz="0" w:space="0" w:color="auto"/>
            <w:bottom w:val="none" w:sz="0" w:space="0" w:color="auto"/>
            <w:right w:val="none" w:sz="0" w:space="0" w:color="auto"/>
          </w:divBdr>
        </w:div>
        <w:div w:id="156925200">
          <w:marLeft w:val="640"/>
          <w:marRight w:val="0"/>
          <w:marTop w:val="0"/>
          <w:marBottom w:val="0"/>
          <w:divBdr>
            <w:top w:val="none" w:sz="0" w:space="0" w:color="auto"/>
            <w:left w:val="none" w:sz="0" w:space="0" w:color="auto"/>
            <w:bottom w:val="none" w:sz="0" w:space="0" w:color="auto"/>
            <w:right w:val="none" w:sz="0" w:space="0" w:color="auto"/>
          </w:divBdr>
        </w:div>
        <w:div w:id="2052536406">
          <w:marLeft w:val="640"/>
          <w:marRight w:val="0"/>
          <w:marTop w:val="0"/>
          <w:marBottom w:val="0"/>
          <w:divBdr>
            <w:top w:val="none" w:sz="0" w:space="0" w:color="auto"/>
            <w:left w:val="none" w:sz="0" w:space="0" w:color="auto"/>
            <w:bottom w:val="none" w:sz="0" w:space="0" w:color="auto"/>
            <w:right w:val="none" w:sz="0" w:space="0" w:color="auto"/>
          </w:divBdr>
        </w:div>
        <w:div w:id="1470396007">
          <w:marLeft w:val="640"/>
          <w:marRight w:val="0"/>
          <w:marTop w:val="0"/>
          <w:marBottom w:val="0"/>
          <w:divBdr>
            <w:top w:val="none" w:sz="0" w:space="0" w:color="auto"/>
            <w:left w:val="none" w:sz="0" w:space="0" w:color="auto"/>
            <w:bottom w:val="none" w:sz="0" w:space="0" w:color="auto"/>
            <w:right w:val="none" w:sz="0" w:space="0" w:color="auto"/>
          </w:divBdr>
        </w:div>
        <w:div w:id="1836340655">
          <w:marLeft w:val="640"/>
          <w:marRight w:val="0"/>
          <w:marTop w:val="0"/>
          <w:marBottom w:val="0"/>
          <w:divBdr>
            <w:top w:val="none" w:sz="0" w:space="0" w:color="auto"/>
            <w:left w:val="none" w:sz="0" w:space="0" w:color="auto"/>
            <w:bottom w:val="none" w:sz="0" w:space="0" w:color="auto"/>
            <w:right w:val="none" w:sz="0" w:space="0" w:color="auto"/>
          </w:divBdr>
        </w:div>
        <w:div w:id="987518676">
          <w:marLeft w:val="640"/>
          <w:marRight w:val="0"/>
          <w:marTop w:val="0"/>
          <w:marBottom w:val="0"/>
          <w:divBdr>
            <w:top w:val="none" w:sz="0" w:space="0" w:color="auto"/>
            <w:left w:val="none" w:sz="0" w:space="0" w:color="auto"/>
            <w:bottom w:val="none" w:sz="0" w:space="0" w:color="auto"/>
            <w:right w:val="none" w:sz="0" w:space="0" w:color="auto"/>
          </w:divBdr>
        </w:div>
        <w:div w:id="688527184">
          <w:marLeft w:val="640"/>
          <w:marRight w:val="0"/>
          <w:marTop w:val="0"/>
          <w:marBottom w:val="0"/>
          <w:divBdr>
            <w:top w:val="none" w:sz="0" w:space="0" w:color="auto"/>
            <w:left w:val="none" w:sz="0" w:space="0" w:color="auto"/>
            <w:bottom w:val="none" w:sz="0" w:space="0" w:color="auto"/>
            <w:right w:val="none" w:sz="0" w:space="0" w:color="auto"/>
          </w:divBdr>
        </w:div>
        <w:div w:id="1756784857">
          <w:marLeft w:val="640"/>
          <w:marRight w:val="0"/>
          <w:marTop w:val="0"/>
          <w:marBottom w:val="0"/>
          <w:divBdr>
            <w:top w:val="none" w:sz="0" w:space="0" w:color="auto"/>
            <w:left w:val="none" w:sz="0" w:space="0" w:color="auto"/>
            <w:bottom w:val="none" w:sz="0" w:space="0" w:color="auto"/>
            <w:right w:val="none" w:sz="0" w:space="0" w:color="auto"/>
          </w:divBdr>
        </w:div>
        <w:div w:id="1950895232">
          <w:marLeft w:val="640"/>
          <w:marRight w:val="0"/>
          <w:marTop w:val="0"/>
          <w:marBottom w:val="0"/>
          <w:divBdr>
            <w:top w:val="none" w:sz="0" w:space="0" w:color="auto"/>
            <w:left w:val="none" w:sz="0" w:space="0" w:color="auto"/>
            <w:bottom w:val="none" w:sz="0" w:space="0" w:color="auto"/>
            <w:right w:val="none" w:sz="0" w:space="0" w:color="auto"/>
          </w:divBdr>
        </w:div>
        <w:div w:id="1881430028">
          <w:marLeft w:val="640"/>
          <w:marRight w:val="0"/>
          <w:marTop w:val="0"/>
          <w:marBottom w:val="0"/>
          <w:divBdr>
            <w:top w:val="none" w:sz="0" w:space="0" w:color="auto"/>
            <w:left w:val="none" w:sz="0" w:space="0" w:color="auto"/>
            <w:bottom w:val="none" w:sz="0" w:space="0" w:color="auto"/>
            <w:right w:val="none" w:sz="0" w:space="0" w:color="auto"/>
          </w:divBdr>
        </w:div>
        <w:div w:id="1693072207">
          <w:marLeft w:val="640"/>
          <w:marRight w:val="0"/>
          <w:marTop w:val="0"/>
          <w:marBottom w:val="0"/>
          <w:divBdr>
            <w:top w:val="none" w:sz="0" w:space="0" w:color="auto"/>
            <w:left w:val="none" w:sz="0" w:space="0" w:color="auto"/>
            <w:bottom w:val="none" w:sz="0" w:space="0" w:color="auto"/>
            <w:right w:val="none" w:sz="0" w:space="0" w:color="auto"/>
          </w:divBdr>
        </w:div>
        <w:div w:id="1635868428">
          <w:marLeft w:val="640"/>
          <w:marRight w:val="0"/>
          <w:marTop w:val="0"/>
          <w:marBottom w:val="0"/>
          <w:divBdr>
            <w:top w:val="none" w:sz="0" w:space="0" w:color="auto"/>
            <w:left w:val="none" w:sz="0" w:space="0" w:color="auto"/>
            <w:bottom w:val="none" w:sz="0" w:space="0" w:color="auto"/>
            <w:right w:val="none" w:sz="0" w:space="0" w:color="auto"/>
          </w:divBdr>
        </w:div>
        <w:div w:id="1778912410">
          <w:marLeft w:val="640"/>
          <w:marRight w:val="0"/>
          <w:marTop w:val="0"/>
          <w:marBottom w:val="0"/>
          <w:divBdr>
            <w:top w:val="none" w:sz="0" w:space="0" w:color="auto"/>
            <w:left w:val="none" w:sz="0" w:space="0" w:color="auto"/>
            <w:bottom w:val="none" w:sz="0" w:space="0" w:color="auto"/>
            <w:right w:val="none" w:sz="0" w:space="0" w:color="auto"/>
          </w:divBdr>
        </w:div>
        <w:div w:id="59603317">
          <w:marLeft w:val="640"/>
          <w:marRight w:val="0"/>
          <w:marTop w:val="0"/>
          <w:marBottom w:val="0"/>
          <w:divBdr>
            <w:top w:val="none" w:sz="0" w:space="0" w:color="auto"/>
            <w:left w:val="none" w:sz="0" w:space="0" w:color="auto"/>
            <w:bottom w:val="none" w:sz="0" w:space="0" w:color="auto"/>
            <w:right w:val="none" w:sz="0" w:space="0" w:color="auto"/>
          </w:divBdr>
        </w:div>
        <w:div w:id="985939923">
          <w:marLeft w:val="640"/>
          <w:marRight w:val="0"/>
          <w:marTop w:val="0"/>
          <w:marBottom w:val="0"/>
          <w:divBdr>
            <w:top w:val="none" w:sz="0" w:space="0" w:color="auto"/>
            <w:left w:val="none" w:sz="0" w:space="0" w:color="auto"/>
            <w:bottom w:val="none" w:sz="0" w:space="0" w:color="auto"/>
            <w:right w:val="none" w:sz="0" w:space="0" w:color="auto"/>
          </w:divBdr>
        </w:div>
        <w:div w:id="498272617">
          <w:marLeft w:val="640"/>
          <w:marRight w:val="0"/>
          <w:marTop w:val="0"/>
          <w:marBottom w:val="0"/>
          <w:divBdr>
            <w:top w:val="none" w:sz="0" w:space="0" w:color="auto"/>
            <w:left w:val="none" w:sz="0" w:space="0" w:color="auto"/>
            <w:bottom w:val="none" w:sz="0" w:space="0" w:color="auto"/>
            <w:right w:val="none" w:sz="0" w:space="0" w:color="auto"/>
          </w:divBdr>
        </w:div>
        <w:div w:id="334193951">
          <w:marLeft w:val="640"/>
          <w:marRight w:val="0"/>
          <w:marTop w:val="0"/>
          <w:marBottom w:val="0"/>
          <w:divBdr>
            <w:top w:val="none" w:sz="0" w:space="0" w:color="auto"/>
            <w:left w:val="none" w:sz="0" w:space="0" w:color="auto"/>
            <w:bottom w:val="none" w:sz="0" w:space="0" w:color="auto"/>
            <w:right w:val="none" w:sz="0" w:space="0" w:color="auto"/>
          </w:divBdr>
        </w:div>
        <w:div w:id="1840459766">
          <w:marLeft w:val="640"/>
          <w:marRight w:val="0"/>
          <w:marTop w:val="0"/>
          <w:marBottom w:val="0"/>
          <w:divBdr>
            <w:top w:val="none" w:sz="0" w:space="0" w:color="auto"/>
            <w:left w:val="none" w:sz="0" w:space="0" w:color="auto"/>
            <w:bottom w:val="none" w:sz="0" w:space="0" w:color="auto"/>
            <w:right w:val="none" w:sz="0" w:space="0" w:color="auto"/>
          </w:divBdr>
        </w:div>
        <w:div w:id="155650875">
          <w:marLeft w:val="640"/>
          <w:marRight w:val="0"/>
          <w:marTop w:val="0"/>
          <w:marBottom w:val="0"/>
          <w:divBdr>
            <w:top w:val="none" w:sz="0" w:space="0" w:color="auto"/>
            <w:left w:val="none" w:sz="0" w:space="0" w:color="auto"/>
            <w:bottom w:val="none" w:sz="0" w:space="0" w:color="auto"/>
            <w:right w:val="none" w:sz="0" w:space="0" w:color="auto"/>
          </w:divBdr>
        </w:div>
        <w:div w:id="1502348815">
          <w:marLeft w:val="640"/>
          <w:marRight w:val="0"/>
          <w:marTop w:val="0"/>
          <w:marBottom w:val="0"/>
          <w:divBdr>
            <w:top w:val="none" w:sz="0" w:space="0" w:color="auto"/>
            <w:left w:val="none" w:sz="0" w:space="0" w:color="auto"/>
            <w:bottom w:val="none" w:sz="0" w:space="0" w:color="auto"/>
            <w:right w:val="none" w:sz="0" w:space="0" w:color="auto"/>
          </w:divBdr>
        </w:div>
        <w:div w:id="1833570246">
          <w:marLeft w:val="640"/>
          <w:marRight w:val="0"/>
          <w:marTop w:val="0"/>
          <w:marBottom w:val="0"/>
          <w:divBdr>
            <w:top w:val="none" w:sz="0" w:space="0" w:color="auto"/>
            <w:left w:val="none" w:sz="0" w:space="0" w:color="auto"/>
            <w:bottom w:val="none" w:sz="0" w:space="0" w:color="auto"/>
            <w:right w:val="none" w:sz="0" w:space="0" w:color="auto"/>
          </w:divBdr>
        </w:div>
        <w:div w:id="682586558">
          <w:marLeft w:val="640"/>
          <w:marRight w:val="0"/>
          <w:marTop w:val="0"/>
          <w:marBottom w:val="0"/>
          <w:divBdr>
            <w:top w:val="none" w:sz="0" w:space="0" w:color="auto"/>
            <w:left w:val="none" w:sz="0" w:space="0" w:color="auto"/>
            <w:bottom w:val="none" w:sz="0" w:space="0" w:color="auto"/>
            <w:right w:val="none" w:sz="0" w:space="0" w:color="auto"/>
          </w:divBdr>
        </w:div>
        <w:div w:id="1114717662">
          <w:marLeft w:val="640"/>
          <w:marRight w:val="0"/>
          <w:marTop w:val="0"/>
          <w:marBottom w:val="0"/>
          <w:divBdr>
            <w:top w:val="none" w:sz="0" w:space="0" w:color="auto"/>
            <w:left w:val="none" w:sz="0" w:space="0" w:color="auto"/>
            <w:bottom w:val="none" w:sz="0" w:space="0" w:color="auto"/>
            <w:right w:val="none" w:sz="0" w:space="0" w:color="auto"/>
          </w:divBdr>
        </w:div>
        <w:div w:id="25106898">
          <w:marLeft w:val="640"/>
          <w:marRight w:val="0"/>
          <w:marTop w:val="0"/>
          <w:marBottom w:val="0"/>
          <w:divBdr>
            <w:top w:val="none" w:sz="0" w:space="0" w:color="auto"/>
            <w:left w:val="none" w:sz="0" w:space="0" w:color="auto"/>
            <w:bottom w:val="none" w:sz="0" w:space="0" w:color="auto"/>
            <w:right w:val="none" w:sz="0" w:space="0" w:color="auto"/>
          </w:divBdr>
        </w:div>
        <w:div w:id="400061961">
          <w:marLeft w:val="640"/>
          <w:marRight w:val="0"/>
          <w:marTop w:val="0"/>
          <w:marBottom w:val="0"/>
          <w:divBdr>
            <w:top w:val="none" w:sz="0" w:space="0" w:color="auto"/>
            <w:left w:val="none" w:sz="0" w:space="0" w:color="auto"/>
            <w:bottom w:val="none" w:sz="0" w:space="0" w:color="auto"/>
            <w:right w:val="none" w:sz="0" w:space="0" w:color="auto"/>
          </w:divBdr>
        </w:div>
        <w:div w:id="1479609415">
          <w:marLeft w:val="640"/>
          <w:marRight w:val="0"/>
          <w:marTop w:val="0"/>
          <w:marBottom w:val="0"/>
          <w:divBdr>
            <w:top w:val="none" w:sz="0" w:space="0" w:color="auto"/>
            <w:left w:val="none" w:sz="0" w:space="0" w:color="auto"/>
            <w:bottom w:val="none" w:sz="0" w:space="0" w:color="auto"/>
            <w:right w:val="none" w:sz="0" w:space="0" w:color="auto"/>
          </w:divBdr>
        </w:div>
        <w:div w:id="370347563">
          <w:marLeft w:val="640"/>
          <w:marRight w:val="0"/>
          <w:marTop w:val="0"/>
          <w:marBottom w:val="0"/>
          <w:divBdr>
            <w:top w:val="none" w:sz="0" w:space="0" w:color="auto"/>
            <w:left w:val="none" w:sz="0" w:space="0" w:color="auto"/>
            <w:bottom w:val="none" w:sz="0" w:space="0" w:color="auto"/>
            <w:right w:val="none" w:sz="0" w:space="0" w:color="auto"/>
          </w:divBdr>
        </w:div>
        <w:div w:id="362093858">
          <w:marLeft w:val="640"/>
          <w:marRight w:val="0"/>
          <w:marTop w:val="0"/>
          <w:marBottom w:val="0"/>
          <w:divBdr>
            <w:top w:val="none" w:sz="0" w:space="0" w:color="auto"/>
            <w:left w:val="none" w:sz="0" w:space="0" w:color="auto"/>
            <w:bottom w:val="none" w:sz="0" w:space="0" w:color="auto"/>
            <w:right w:val="none" w:sz="0" w:space="0" w:color="auto"/>
          </w:divBdr>
        </w:div>
        <w:div w:id="669333809">
          <w:marLeft w:val="640"/>
          <w:marRight w:val="0"/>
          <w:marTop w:val="0"/>
          <w:marBottom w:val="0"/>
          <w:divBdr>
            <w:top w:val="none" w:sz="0" w:space="0" w:color="auto"/>
            <w:left w:val="none" w:sz="0" w:space="0" w:color="auto"/>
            <w:bottom w:val="none" w:sz="0" w:space="0" w:color="auto"/>
            <w:right w:val="none" w:sz="0" w:space="0" w:color="auto"/>
          </w:divBdr>
        </w:div>
        <w:div w:id="627318612">
          <w:marLeft w:val="640"/>
          <w:marRight w:val="0"/>
          <w:marTop w:val="0"/>
          <w:marBottom w:val="0"/>
          <w:divBdr>
            <w:top w:val="none" w:sz="0" w:space="0" w:color="auto"/>
            <w:left w:val="none" w:sz="0" w:space="0" w:color="auto"/>
            <w:bottom w:val="none" w:sz="0" w:space="0" w:color="auto"/>
            <w:right w:val="none" w:sz="0" w:space="0" w:color="auto"/>
          </w:divBdr>
        </w:div>
        <w:div w:id="2008631483">
          <w:marLeft w:val="640"/>
          <w:marRight w:val="0"/>
          <w:marTop w:val="0"/>
          <w:marBottom w:val="0"/>
          <w:divBdr>
            <w:top w:val="none" w:sz="0" w:space="0" w:color="auto"/>
            <w:left w:val="none" w:sz="0" w:space="0" w:color="auto"/>
            <w:bottom w:val="none" w:sz="0" w:space="0" w:color="auto"/>
            <w:right w:val="none" w:sz="0" w:space="0" w:color="auto"/>
          </w:divBdr>
        </w:div>
        <w:div w:id="1416130438">
          <w:marLeft w:val="640"/>
          <w:marRight w:val="0"/>
          <w:marTop w:val="0"/>
          <w:marBottom w:val="0"/>
          <w:divBdr>
            <w:top w:val="none" w:sz="0" w:space="0" w:color="auto"/>
            <w:left w:val="none" w:sz="0" w:space="0" w:color="auto"/>
            <w:bottom w:val="none" w:sz="0" w:space="0" w:color="auto"/>
            <w:right w:val="none" w:sz="0" w:space="0" w:color="auto"/>
          </w:divBdr>
        </w:div>
        <w:div w:id="471793691">
          <w:marLeft w:val="640"/>
          <w:marRight w:val="0"/>
          <w:marTop w:val="0"/>
          <w:marBottom w:val="0"/>
          <w:divBdr>
            <w:top w:val="none" w:sz="0" w:space="0" w:color="auto"/>
            <w:left w:val="none" w:sz="0" w:space="0" w:color="auto"/>
            <w:bottom w:val="none" w:sz="0" w:space="0" w:color="auto"/>
            <w:right w:val="none" w:sz="0" w:space="0" w:color="auto"/>
          </w:divBdr>
        </w:div>
        <w:div w:id="10420390">
          <w:marLeft w:val="640"/>
          <w:marRight w:val="0"/>
          <w:marTop w:val="0"/>
          <w:marBottom w:val="0"/>
          <w:divBdr>
            <w:top w:val="none" w:sz="0" w:space="0" w:color="auto"/>
            <w:left w:val="none" w:sz="0" w:space="0" w:color="auto"/>
            <w:bottom w:val="none" w:sz="0" w:space="0" w:color="auto"/>
            <w:right w:val="none" w:sz="0" w:space="0" w:color="auto"/>
          </w:divBdr>
        </w:div>
        <w:div w:id="2039620878">
          <w:marLeft w:val="640"/>
          <w:marRight w:val="0"/>
          <w:marTop w:val="0"/>
          <w:marBottom w:val="0"/>
          <w:divBdr>
            <w:top w:val="none" w:sz="0" w:space="0" w:color="auto"/>
            <w:left w:val="none" w:sz="0" w:space="0" w:color="auto"/>
            <w:bottom w:val="none" w:sz="0" w:space="0" w:color="auto"/>
            <w:right w:val="none" w:sz="0" w:space="0" w:color="auto"/>
          </w:divBdr>
        </w:div>
        <w:div w:id="420758924">
          <w:marLeft w:val="640"/>
          <w:marRight w:val="0"/>
          <w:marTop w:val="0"/>
          <w:marBottom w:val="0"/>
          <w:divBdr>
            <w:top w:val="none" w:sz="0" w:space="0" w:color="auto"/>
            <w:left w:val="none" w:sz="0" w:space="0" w:color="auto"/>
            <w:bottom w:val="none" w:sz="0" w:space="0" w:color="auto"/>
            <w:right w:val="none" w:sz="0" w:space="0" w:color="auto"/>
          </w:divBdr>
        </w:div>
        <w:div w:id="820268747">
          <w:marLeft w:val="640"/>
          <w:marRight w:val="0"/>
          <w:marTop w:val="0"/>
          <w:marBottom w:val="0"/>
          <w:divBdr>
            <w:top w:val="none" w:sz="0" w:space="0" w:color="auto"/>
            <w:left w:val="none" w:sz="0" w:space="0" w:color="auto"/>
            <w:bottom w:val="none" w:sz="0" w:space="0" w:color="auto"/>
            <w:right w:val="none" w:sz="0" w:space="0" w:color="auto"/>
          </w:divBdr>
        </w:div>
        <w:div w:id="1443499558">
          <w:marLeft w:val="640"/>
          <w:marRight w:val="0"/>
          <w:marTop w:val="0"/>
          <w:marBottom w:val="0"/>
          <w:divBdr>
            <w:top w:val="none" w:sz="0" w:space="0" w:color="auto"/>
            <w:left w:val="none" w:sz="0" w:space="0" w:color="auto"/>
            <w:bottom w:val="none" w:sz="0" w:space="0" w:color="auto"/>
            <w:right w:val="none" w:sz="0" w:space="0" w:color="auto"/>
          </w:divBdr>
        </w:div>
        <w:div w:id="1130396059">
          <w:marLeft w:val="640"/>
          <w:marRight w:val="0"/>
          <w:marTop w:val="0"/>
          <w:marBottom w:val="0"/>
          <w:divBdr>
            <w:top w:val="none" w:sz="0" w:space="0" w:color="auto"/>
            <w:left w:val="none" w:sz="0" w:space="0" w:color="auto"/>
            <w:bottom w:val="none" w:sz="0" w:space="0" w:color="auto"/>
            <w:right w:val="none" w:sz="0" w:space="0" w:color="auto"/>
          </w:divBdr>
        </w:div>
        <w:div w:id="1574968401">
          <w:marLeft w:val="640"/>
          <w:marRight w:val="0"/>
          <w:marTop w:val="0"/>
          <w:marBottom w:val="0"/>
          <w:divBdr>
            <w:top w:val="none" w:sz="0" w:space="0" w:color="auto"/>
            <w:left w:val="none" w:sz="0" w:space="0" w:color="auto"/>
            <w:bottom w:val="none" w:sz="0" w:space="0" w:color="auto"/>
            <w:right w:val="none" w:sz="0" w:space="0" w:color="auto"/>
          </w:divBdr>
        </w:div>
        <w:div w:id="1330015031">
          <w:marLeft w:val="640"/>
          <w:marRight w:val="0"/>
          <w:marTop w:val="0"/>
          <w:marBottom w:val="0"/>
          <w:divBdr>
            <w:top w:val="none" w:sz="0" w:space="0" w:color="auto"/>
            <w:left w:val="none" w:sz="0" w:space="0" w:color="auto"/>
            <w:bottom w:val="none" w:sz="0" w:space="0" w:color="auto"/>
            <w:right w:val="none" w:sz="0" w:space="0" w:color="auto"/>
          </w:divBdr>
        </w:div>
        <w:div w:id="1352802975">
          <w:marLeft w:val="640"/>
          <w:marRight w:val="0"/>
          <w:marTop w:val="0"/>
          <w:marBottom w:val="0"/>
          <w:divBdr>
            <w:top w:val="none" w:sz="0" w:space="0" w:color="auto"/>
            <w:left w:val="none" w:sz="0" w:space="0" w:color="auto"/>
            <w:bottom w:val="none" w:sz="0" w:space="0" w:color="auto"/>
            <w:right w:val="none" w:sz="0" w:space="0" w:color="auto"/>
          </w:divBdr>
        </w:div>
        <w:div w:id="885265408">
          <w:marLeft w:val="640"/>
          <w:marRight w:val="0"/>
          <w:marTop w:val="0"/>
          <w:marBottom w:val="0"/>
          <w:divBdr>
            <w:top w:val="none" w:sz="0" w:space="0" w:color="auto"/>
            <w:left w:val="none" w:sz="0" w:space="0" w:color="auto"/>
            <w:bottom w:val="none" w:sz="0" w:space="0" w:color="auto"/>
            <w:right w:val="none" w:sz="0" w:space="0" w:color="auto"/>
          </w:divBdr>
        </w:div>
        <w:div w:id="1676809764">
          <w:marLeft w:val="640"/>
          <w:marRight w:val="0"/>
          <w:marTop w:val="0"/>
          <w:marBottom w:val="0"/>
          <w:divBdr>
            <w:top w:val="none" w:sz="0" w:space="0" w:color="auto"/>
            <w:left w:val="none" w:sz="0" w:space="0" w:color="auto"/>
            <w:bottom w:val="none" w:sz="0" w:space="0" w:color="auto"/>
            <w:right w:val="none" w:sz="0" w:space="0" w:color="auto"/>
          </w:divBdr>
        </w:div>
        <w:div w:id="2069956464">
          <w:marLeft w:val="640"/>
          <w:marRight w:val="0"/>
          <w:marTop w:val="0"/>
          <w:marBottom w:val="0"/>
          <w:divBdr>
            <w:top w:val="none" w:sz="0" w:space="0" w:color="auto"/>
            <w:left w:val="none" w:sz="0" w:space="0" w:color="auto"/>
            <w:bottom w:val="none" w:sz="0" w:space="0" w:color="auto"/>
            <w:right w:val="none" w:sz="0" w:space="0" w:color="auto"/>
          </w:divBdr>
        </w:div>
        <w:div w:id="1852912503">
          <w:marLeft w:val="640"/>
          <w:marRight w:val="0"/>
          <w:marTop w:val="0"/>
          <w:marBottom w:val="0"/>
          <w:divBdr>
            <w:top w:val="none" w:sz="0" w:space="0" w:color="auto"/>
            <w:left w:val="none" w:sz="0" w:space="0" w:color="auto"/>
            <w:bottom w:val="none" w:sz="0" w:space="0" w:color="auto"/>
            <w:right w:val="none" w:sz="0" w:space="0" w:color="auto"/>
          </w:divBdr>
        </w:div>
        <w:div w:id="1825858269">
          <w:marLeft w:val="640"/>
          <w:marRight w:val="0"/>
          <w:marTop w:val="0"/>
          <w:marBottom w:val="0"/>
          <w:divBdr>
            <w:top w:val="none" w:sz="0" w:space="0" w:color="auto"/>
            <w:left w:val="none" w:sz="0" w:space="0" w:color="auto"/>
            <w:bottom w:val="none" w:sz="0" w:space="0" w:color="auto"/>
            <w:right w:val="none" w:sz="0" w:space="0" w:color="auto"/>
          </w:divBdr>
        </w:div>
        <w:div w:id="1521118208">
          <w:marLeft w:val="640"/>
          <w:marRight w:val="0"/>
          <w:marTop w:val="0"/>
          <w:marBottom w:val="0"/>
          <w:divBdr>
            <w:top w:val="none" w:sz="0" w:space="0" w:color="auto"/>
            <w:left w:val="none" w:sz="0" w:space="0" w:color="auto"/>
            <w:bottom w:val="none" w:sz="0" w:space="0" w:color="auto"/>
            <w:right w:val="none" w:sz="0" w:space="0" w:color="auto"/>
          </w:divBdr>
        </w:div>
        <w:div w:id="1764379991">
          <w:marLeft w:val="640"/>
          <w:marRight w:val="0"/>
          <w:marTop w:val="0"/>
          <w:marBottom w:val="0"/>
          <w:divBdr>
            <w:top w:val="none" w:sz="0" w:space="0" w:color="auto"/>
            <w:left w:val="none" w:sz="0" w:space="0" w:color="auto"/>
            <w:bottom w:val="none" w:sz="0" w:space="0" w:color="auto"/>
            <w:right w:val="none" w:sz="0" w:space="0" w:color="auto"/>
          </w:divBdr>
        </w:div>
        <w:div w:id="788403563">
          <w:marLeft w:val="640"/>
          <w:marRight w:val="0"/>
          <w:marTop w:val="0"/>
          <w:marBottom w:val="0"/>
          <w:divBdr>
            <w:top w:val="none" w:sz="0" w:space="0" w:color="auto"/>
            <w:left w:val="none" w:sz="0" w:space="0" w:color="auto"/>
            <w:bottom w:val="none" w:sz="0" w:space="0" w:color="auto"/>
            <w:right w:val="none" w:sz="0" w:space="0" w:color="auto"/>
          </w:divBdr>
        </w:div>
        <w:div w:id="948391082">
          <w:marLeft w:val="640"/>
          <w:marRight w:val="0"/>
          <w:marTop w:val="0"/>
          <w:marBottom w:val="0"/>
          <w:divBdr>
            <w:top w:val="none" w:sz="0" w:space="0" w:color="auto"/>
            <w:left w:val="none" w:sz="0" w:space="0" w:color="auto"/>
            <w:bottom w:val="none" w:sz="0" w:space="0" w:color="auto"/>
            <w:right w:val="none" w:sz="0" w:space="0" w:color="auto"/>
          </w:divBdr>
        </w:div>
        <w:div w:id="783816303">
          <w:marLeft w:val="640"/>
          <w:marRight w:val="0"/>
          <w:marTop w:val="0"/>
          <w:marBottom w:val="0"/>
          <w:divBdr>
            <w:top w:val="none" w:sz="0" w:space="0" w:color="auto"/>
            <w:left w:val="none" w:sz="0" w:space="0" w:color="auto"/>
            <w:bottom w:val="none" w:sz="0" w:space="0" w:color="auto"/>
            <w:right w:val="none" w:sz="0" w:space="0" w:color="auto"/>
          </w:divBdr>
        </w:div>
        <w:div w:id="752557046">
          <w:marLeft w:val="640"/>
          <w:marRight w:val="0"/>
          <w:marTop w:val="0"/>
          <w:marBottom w:val="0"/>
          <w:divBdr>
            <w:top w:val="none" w:sz="0" w:space="0" w:color="auto"/>
            <w:left w:val="none" w:sz="0" w:space="0" w:color="auto"/>
            <w:bottom w:val="none" w:sz="0" w:space="0" w:color="auto"/>
            <w:right w:val="none" w:sz="0" w:space="0" w:color="auto"/>
          </w:divBdr>
        </w:div>
        <w:div w:id="845562576">
          <w:marLeft w:val="640"/>
          <w:marRight w:val="0"/>
          <w:marTop w:val="0"/>
          <w:marBottom w:val="0"/>
          <w:divBdr>
            <w:top w:val="none" w:sz="0" w:space="0" w:color="auto"/>
            <w:left w:val="none" w:sz="0" w:space="0" w:color="auto"/>
            <w:bottom w:val="none" w:sz="0" w:space="0" w:color="auto"/>
            <w:right w:val="none" w:sz="0" w:space="0" w:color="auto"/>
          </w:divBdr>
        </w:div>
        <w:div w:id="1210993398">
          <w:marLeft w:val="640"/>
          <w:marRight w:val="0"/>
          <w:marTop w:val="0"/>
          <w:marBottom w:val="0"/>
          <w:divBdr>
            <w:top w:val="none" w:sz="0" w:space="0" w:color="auto"/>
            <w:left w:val="none" w:sz="0" w:space="0" w:color="auto"/>
            <w:bottom w:val="none" w:sz="0" w:space="0" w:color="auto"/>
            <w:right w:val="none" w:sz="0" w:space="0" w:color="auto"/>
          </w:divBdr>
        </w:div>
        <w:div w:id="1453400917">
          <w:marLeft w:val="640"/>
          <w:marRight w:val="0"/>
          <w:marTop w:val="0"/>
          <w:marBottom w:val="0"/>
          <w:divBdr>
            <w:top w:val="none" w:sz="0" w:space="0" w:color="auto"/>
            <w:left w:val="none" w:sz="0" w:space="0" w:color="auto"/>
            <w:bottom w:val="none" w:sz="0" w:space="0" w:color="auto"/>
            <w:right w:val="none" w:sz="0" w:space="0" w:color="auto"/>
          </w:divBdr>
        </w:div>
        <w:div w:id="136608536">
          <w:marLeft w:val="640"/>
          <w:marRight w:val="0"/>
          <w:marTop w:val="0"/>
          <w:marBottom w:val="0"/>
          <w:divBdr>
            <w:top w:val="none" w:sz="0" w:space="0" w:color="auto"/>
            <w:left w:val="none" w:sz="0" w:space="0" w:color="auto"/>
            <w:bottom w:val="none" w:sz="0" w:space="0" w:color="auto"/>
            <w:right w:val="none" w:sz="0" w:space="0" w:color="auto"/>
          </w:divBdr>
        </w:div>
        <w:div w:id="1762872724">
          <w:marLeft w:val="640"/>
          <w:marRight w:val="0"/>
          <w:marTop w:val="0"/>
          <w:marBottom w:val="0"/>
          <w:divBdr>
            <w:top w:val="none" w:sz="0" w:space="0" w:color="auto"/>
            <w:left w:val="none" w:sz="0" w:space="0" w:color="auto"/>
            <w:bottom w:val="none" w:sz="0" w:space="0" w:color="auto"/>
            <w:right w:val="none" w:sz="0" w:space="0" w:color="auto"/>
          </w:divBdr>
        </w:div>
        <w:div w:id="1016538178">
          <w:marLeft w:val="640"/>
          <w:marRight w:val="0"/>
          <w:marTop w:val="0"/>
          <w:marBottom w:val="0"/>
          <w:divBdr>
            <w:top w:val="none" w:sz="0" w:space="0" w:color="auto"/>
            <w:left w:val="none" w:sz="0" w:space="0" w:color="auto"/>
            <w:bottom w:val="none" w:sz="0" w:space="0" w:color="auto"/>
            <w:right w:val="none" w:sz="0" w:space="0" w:color="auto"/>
          </w:divBdr>
        </w:div>
        <w:div w:id="218831607">
          <w:marLeft w:val="640"/>
          <w:marRight w:val="0"/>
          <w:marTop w:val="0"/>
          <w:marBottom w:val="0"/>
          <w:divBdr>
            <w:top w:val="none" w:sz="0" w:space="0" w:color="auto"/>
            <w:left w:val="none" w:sz="0" w:space="0" w:color="auto"/>
            <w:bottom w:val="none" w:sz="0" w:space="0" w:color="auto"/>
            <w:right w:val="none" w:sz="0" w:space="0" w:color="auto"/>
          </w:divBdr>
        </w:div>
        <w:div w:id="1934581299">
          <w:marLeft w:val="640"/>
          <w:marRight w:val="0"/>
          <w:marTop w:val="0"/>
          <w:marBottom w:val="0"/>
          <w:divBdr>
            <w:top w:val="none" w:sz="0" w:space="0" w:color="auto"/>
            <w:left w:val="none" w:sz="0" w:space="0" w:color="auto"/>
            <w:bottom w:val="none" w:sz="0" w:space="0" w:color="auto"/>
            <w:right w:val="none" w:sz="0" w:space="0" w:color="auto"/>
          </w:divBdr>
        </w:div>
        <w:div w:id="1824925276">
          <w:marLeft w:val="640"/>
          <w:marRight w:val="0"/>
          <w:marTop w:val="0"/>
          <w:marBottom w:val="0"/>
          <w:divBdr>
            <w:top w:val="none" w:sz="0" w:space="0" w:color="auto"/>
            <w:left w:val="none" w:sz="0" w:space="0" w:color="auto"/>
            <w:bottom w:val="none" w:sz="0" w:space="0" w:color="auto"/>
            <w:right w:val="none" w:sz="0" w:space="0" w:color="auto"/>
          </w:divBdr>
        </w:div>
        <w:div w:id="838889961">
          <w:marLeft w:val="640"/>
          <w:marRight w:val="0"/>
          <w:marTop w:val="0"/>
          <w:marBottom w:val="0"/>
          <w:divBdr>
            <w:top w:val="none" w:sz="0" w:space="0" w:color="auto"/>
            <w:left w:val="none" w:sz="0" w:space="0" w:color="auto"/>
            <w:bottom w:val="none" w:sz="0" w:space="0" w:color="auto"/>
            <w:right w:val="none" w:sz="0" w:space="0" w:color="auto"/>
          </w:divBdr>
        </w:div>
        <w:div w:id="596795172">
          <w:marLeft w:val="640"/>
          <w:marRight w:val="0"/>
          <w:marTop w:val="0"/>
          <w:marBottom w:val="0"/>
          <w:divBdr>
            <w:top w:val="none" w:sz="0" w:space="0" w:color="auto"/>
            <w:left w:val="none" w:sz="0" w:space="0" w:color="auto"/>
            <w:bottom w:val="none" w:sz="0" w:space="0" w:color="auto"/>
            <w:right w:val="none" w:sz="0" w:space="0" w:color="auto"/>
          </w:divBdr>
        </w:div>
        <w:div w:id="104931452">
          <w:marLeft w:val="640"/>
          <w:marRight w:val="0"/>
          <w:marTop w:val="0"/>
          <w:marBottom w:val="0"/>
          <w:divBdr>
            <w:top w:val="none" w:sz="0" w:space="0" w:color="auto"/>
            <w:left w:val="none" w:sz="0" w:space="0" w:color="auto"/>
            <w:bottom w:val="none" w:sz="0" w:space="0" w:color="auto"/>
            <w:right w:val="none" w:sz="0" w:space="0" w:color="auto"/>
          </w:divBdr>
        </w:div>
        <w:div w:id="1041318925">
          <w:marLeft w:val="640"/>
          <w:marRight w:val="0"/>
          <w:marTop w:val="0"/>
          <w:marBottom w:val="0"/>
          <w:divBdr>
            <w:top w:val="none" w:sz="0" w:space="0" w:color="auto"/>
            <w:left w:val="none" w:sz="0" w:space="0" w:color="auto"/>
            <w:bottom w:val="none" w:sz="0" w:space="0" w:color="auto"/>
            <w:right w:val="none" w:sz="0" w:space="0" w:color="auto"/>
          </w:divBdr>
        </w:div>
        <w:div w:id="1364356005">
          <w:marLeft w:val="640"/>
          <w:marRight w:val="0"/>
          <w:marTop w:val="0"/>
          <w:marBottom w:val="0"/>
          <w:divBdr>
            <w:top w:val="none" w:sz="0" w:space="0" w:color="auto"/>
            <w:left w:val="none" w:sz="0" w:space="0" w:color="auto"/>
            <w:bottom w:val="none" w:sz="0" w:space="0" w:color="auto"/>
            <w:right w:val="none" w:sz="0" w:space="0" w:color="auto"/>
          </w:divBdr>
        </w:div>
        <w:div w:id="1107500418">
          <w:marLeft w:val="640"/>
          <w:marRight w:val="0"/>
          <w:marTop w:val="0"/>
          <w:marBottom w:val="0"/>
          <w:divBdr>
            <w:top w:val="none" w:sz="0" w:space="0" w:color="auto"/>
            <w:left w:val="none" w:sz="0" w:space="0" w:color="auto"/>
            <w:bottom w:val="none" w:sz="0" w:space="0" w:color="auto"/>
            <w:right w:val="none" w:sz="0" w:space="0" w:color="auto"/>
          </w:divBdr>
        </w:div>
        <w:div w:id="640504295">
          <w:marLeft w:val="640"/>
          <w:marRight w:val="0"/>
          <w:marTop w:val="0"/>
          <w:marBottom w:val="0"/>
          <w:divBdr>
            <w:top w:val="none" w:sz="0" w:space="0" w:color="auto"/>
            <w:left w:val="none" w:sz="0" w:space="0" w:color="auto"/>
            <w:bottom w:val="none" w:sz="0" w:space="0" w:color="auto"/>
            <w:right w:val="none" w:sz="0" w:space="0" w:color="auto"/>
          </w:divBdr>
        </w:div>
        <w:div w:id="777212357">
          <w:marLeft w:val="640"/>
          <w:marRight w:val="0"/>
          <w:marTop w:val="0"/>
          <w:marBottom w:val="0"/>
          <w:divBdr>
            <w:top w:val="none" w:sz="0" w:space="0" w:color="auto"/>
            <w:left w:val="none" w:sz="0" w:space="0" w:color="auto"/>
            <w:bottom w:val="none" w:sz="0" w:space="0" w:color="auto"/>
            <w:right w:val="none" w:sz="0" w:space="0" w:color="auto"/>
          </w:divBdr>
        </w:div>
        <w:div w:id="446314328">
          <w:marLeft w:val="640"/>
          <w:marRight w:val="0"/>
          <w:marTop w:val="0"/>
          <w:marBottom w:val="0"/>
          <w:divBdr>
            <w:top w:val="none" w:sz="0" w:space="0" w:color="auto"/>
            <w:left w:val="none" w:sz="0" w:space="0" w:color="auto"/>
            <w:bottom w:val="none" w:sz="0" w:space="0" w:color="auto"/>
            <w:right w:val="none" w:sz="0" w:space="0" w:color="auto"/>
          </w:divBdr>
        </w:div>
        <w:div w:id="868377871">
          <w:marLeft w:val="640"/>
          <w:marRight w:val="0"/>
          <w:marTop w:val="0"/>
          <w:marBottom w:val="0"/>
          <w:divBdr>
            <w:top w:val="none" w:sz="0" w:space="0" w:color="auto"/>
            <w:left w:val="none" w:sz="0" w:space="0" w:color="auto"/>
            <w:bottom w:val="none" w:sz="0" w:space="0" w:color="auto"/>
            <w:right w:val="none" w:sz="0" w:space="0" w:color="auto"/>
          </w:divBdr>
        </w:div>
        <w:div w:id="406919974">
          <w:marLeft w:val="640"/>
          <w:marRight w:val="0"/>
          <w:marTop w:val="0"/>
          <w:marBottom w:val="0"/>
          <w:divBdr>
            <w:top w:val="none" w:sz="0" w:space="0" w:color="auto"/>
            <w:left w:val="none" w:sz="0" w:space="0" w:color="auto"/>
            <w:bottom w:val="none" w:sz="0" w:space="0" w:color="auto"/>
            <w:right w:val="none" w:sz="0" w:space="0" w:color="auto"/>
          </w:divBdr>
        </w:div>
        <w:div w:id="75714797">
          <w:marLeft w:val="640"/>
          <w:marRight w:val="0"/>
          <w:marTop w:val="0"/>
          <w:marBottom w:val="0"/>
          <w:divBdr>
            <w:top w:val="none" w:sz="0" w:space="0" w:color="auto"/>
            <w:left w:val="none" w:sz="0" w:space="0" w:color="auto"/>
            <w:bottom w:val="none" w:sz="0" w:space="0" w:color="auto"/>
            <w:right w:val="none" w:sz="0" w:space="0" w:color="auto"/>
          </w:divBdr>
        </w:div>
        <w:div w:id="844631224">
          <w:marLeft w:val="640"/>
          <w:marRight w:val="0"/>
          <w:marTop w:val="0"/>
          <w:marBottom w:val="0"/>
          <w:divBdr>
            <w:top w:val="none" w:sz="0" w:space="0" w:color="auto"/>
            <w:left w:val="none" w:sz="0" w:space="0" w:color="auto"/>
            <w:bottom w:val="none" w:sz="0" w:space="0" w:color="auto"/>
            <w:right w:val="none" w:sz="0" w:space="0" w:color="auto"/>
          </w:divBdr>
        </w:div>
        <w:div w:id="42100374">
          <w:marLeft w:val="640"/>
          <w:marRight w:val="0"/>
          <w:marTop w:val="0"/>
          <w:marBottom w:val="0"/>
          <w:divBdr>
            <w:top w:val="none" w:sz="0" w:space="0" w:color="auto"/>
            <w:left w:val="none" w:sz="0" w:space="0" w:color="auto"/>
            <w:bottom w:val="none" w:sz="0" w:space="0" w:color="auto"/>
            <w:right w:val="none" w:sz="0" w:space="0" w:color="auto"/>
          </w:divBdr>
        </w:div>
        <w:div w:id="815952658">
          <w:marLeft w:val="640"/>
          <w:marRight w:val="0"/>
          <w:marTop w:val="0"/>
          <w:marBottom w:val="0"/>
          <w:divBdr>
            <w:top w:val="none" w:sz="0" w:space="0" w:color="auto"/>
            <w:left w:val="none" w:sz="0" w:space="0" w:color="auto"/>
            <w:bottom w:val="none" w:sz="0" w:space="0" w:color="auto"/>
            <w:right w:val="none" w:sz="0" w:space="0" w:color="auto"/>
          </w:divBdr>
        </w:div>
        <w:div w:id="361633668">
          <w:marLeft w:val="640"/>
          <w:marRight w:val="0"/>
          <w:marTop w:val="0"/>
          <w:marBottom w:val="0"/>
          <w:divBdr>
            <w:top w:val="none" w:sz="0" w:space="0" w:color="auto"/>
            <w:left w:val="none" w:sz="0" w:space="0" w:color="auto"/>
            <w:bottom w:val="none" w:sz="0" w:space="0" w:color="auto"/>
            <w:right w:val="none" w:sz="0" w:space="0" w:color="auto"/>
          </w:divBdr>
        </w:div>
        <w:div w:id="974530313">
          <w:marLeft w:val="640"/>
          <w:marRight w:val="0"/>
          <w:marTop w:val="0"/>
          <w:marBottom w:val="0"/>
          <w:divBdr>
            <w:top w:val="none" w:sz="0" w:space="0" w:color="auto"/>
            <w:left w:val="none" w:sz="0" w:space="0" w:color="auto"/>
            <w:bottom w:val="none" w:sz="0" w:space="0" w:color="auto"/>
            <w:right w:val="none" w:sz="0" w:space="0" w:color="auto"/>
          </w:divBdr>
        </w:div>
        <w:div w:id="101998712">
          <w:marLeft w:val="640"/>
          <w:marRight w:val="0"/>
          <w:marTop w:val="0"/>
          <w:marBottom w:val="0"/>
          <w:divBdr>
            <w:top w:val="none" w:sz="0" w:space="0" w:color="auto"/>
            <w:left w:val="none" w:sz="0" w:space="0" w:color="auto"/>
            <w:bottom w:val="none" w:sz="0" w:space="0" w:color="auto"/>
            <w:right w:val="none" w:sz="0" w:space="0" w:color="auto"/>
          </w:divBdr>
        </w:div>
        <w:div w:id="25108149">
          <w:marLeft w:val="640"/>
          <w:marRight w:val="0"/>
          <w:marTop w:val="0"/>
          <w:marBottom w:val="0"/>
          <w:divBdr>
            <w:top w:val="none" w:sz="0" w:space="0" w:color="auto"/>
            <w:left w:val="none" w:sz="0" w:space="0" w:color="auto"/>
            <w:bottom w:val="none" w:sz="0" w:space="0" w:color="auto"/>
            <w:right w:val="none" w:sz="0" w:space="0" w:color="auto"/>
          </w:divBdr>
        </w:div>
        <w:div w:id="260646564">
          <w:marLeft w:val="640"/>
          <w:marRight w:val="0"/>
          <w:marTop w:val="0"/>
          <w:marBottom w:val="0"/>
          <w:divBdr>
            <w:top w:val="none" w:sz="0" w:space="0" w:color="auto"/>
            <w:left w:val="none" w:sz="0" w:space="0" w:color="auto"/>
            <w:bottom w:val="none" w:sz="0" w:space="0" w:color="auto"/>
            <w:right w:val="none" w:sz="0" w:space="0" w:color="auto"/>
          </w:divBdr>
        </w:div>
        <w:div w:id="1705665886">
          <w:marLeft w:val="640"/>
          <w:marRight w:val="0"/>
          <w:marTop w:val="0"/>
          <w:marBottom w:val="0"/>
          <w:divBdr>
            <w:top w:val="none" w:sz="0" w:space="0" w:color="auto"/>
            <w:left w:val="none" w:sz="0" w:space="0" w:color="auto"/>
            <w:bottom w:val="none" w:sz="0" w:space="0" w:color="auto"/>
            <w:right w:val="none" w:sz="0" w:space="0" w:color="auto"/>
          </w:divBdr>
        </w:div>
      </w:divsChild>
    </w:div>
    <w:div w:id="1657105023">
      <w:bodyDiv w:val="1"/>
      <w:marLeft w:val="0"/>
      <w:marRight w:val="0"/>
      <w:marTop w:val="0"/>
      <w:marBottom w:val="0"/>
      <w:divBdr>
        <w:top w:val="none" w:sz="0" w:space="0" w:color="auto"/>
        <w:left w:val="none" w:sz="0" w:space="0" w:color="auto"/>
        <w:bottom w:val="none" w:sz="0" w:space="0" w:color="auto"/>
        <w:right w:val="none" w:sz="0" w:space="0" w:color="auto"/>
      </w:divBdr>
      <w:divsChild>
        <w:div w:id="8878465">
          <w:marLeft w:val="640"/>
          <w:marRight w:val="0"/>
          <w:marTop w:val="0"/>
          <w:marBottom w:val="0"/>
          <w:divBdr>
            <w:top w:val="none" w:sz="0" w:space="0" w:color="auto"/>
            <w:left w:val="none" w:sz="0" w:space="0" w:color="auto"/>
            <w:bottom w:val="none" w:sz="0" w:space="0" w:color="auto"/>
            <w:right w:val="none" w:sz="0" w:space="0" w:color="auto"/>
          </w:divBdr>
        </w:div>
        <w:div w:id="20012053">
          <w:marLeft w:val="640"/>
          <w:marRight w:val="0"/>
          <w:marTop w:val="0"/>
          <w:marBottom w:val="0"/>
          <w:divBdr>
            <w:top w:val="none" w:sz="0" w:space="0" w:color="auto"/>
            <w:left w:val="none" w:sz="0" w:space="0" w:color="auto"/>
            <w:bottom w:val="none" w:sz="0" w:space="0" w:color="auto"/>
            <w:right w:val="none" w:sz="0" w:space="0" w:color="auto"/>
          </w:divBdr>
        </w:div>
        <w:div w:id="63072290">
          <w:marLeft w:val="640"/>
          <w:marRight w:val="0"/>
          <w:marTop w:val="0"/>
          <w:marBottom w:val="0"/>
          <w:divBdr>
            <w:top w:val="none" w:sz="0" w:space="0" w:color="auto"/>
            <w:left w:val="none" w:sz="0" w:space="0" w:color="auto"/>
            <w:bottom w:val="none" w:sz="0" w:space="0" w:color="auto"/>
            <w:right w:val="none" w:sz="0" w:space="0" w:color="auto"/>
          </w:divBdr>
        </w:div>
        <w:div w:id="95490987">
          <w:marLeft w:val="640"/>
          <w:marRight w:val="0"/>
          <w:marTop w:val="0"/>
          <w:marBottom w:val="0"/>
          <w:divBdr>
            <w:top w:val="none" w:sz="0" w:space="0" w:color="auto"/>
            <w:left w:val="none" w:sz="0" w:space="0" w:color="auto"/>
            <w:bottom w:val="none" w:sz="0" w:space="0" w:color="auto"/>
            <w:right w:val="none" w:sz="0" w:space="0" w:color="auto"/>
          </w:divBdr>
        </w:div>
        <w:div w:id="97259737">
          <w:marLeft w:val="640"/>
          <w:marRight w:val="0"/>
          <w:marTop w:val="0"/>
          <w:marBottom w:val="0"/>
          <w:divBdr>
            <w:top w:val="none" w:sz="0" w:space="0" w:color="auto"/>
            <w:left w:val="none" w:sz="0" w:space="0" w:color="auto"/>
            <w:bottom w:val="none" w:sz="0" w:space="0" w:color="auto"/>
            <w:right w:val="none" w:sz="0" w:space="0" w:color="auto"/>
          </w:divBdr>
        </w:div>
        <w:div w:id="100804754">
          <w:marLeft w:val="640"/>
          <w:marRight w:val="0"/>
          <w:marTop w:val="0"/>
          <w:marBottom w:val="0"/>
          <w:divBdr>
            <w:top w:val="none" w:sz="0" w:space="0" w:color="auto"/>
            <w:left w:val="none" w:sz="0" w:space="0" w:color="auto"/>
            <w:bottom w:val="none" w:sz="0" w:space="0" w:color="auto"/>
            <w:right w:val="none" w:sz="0" w:space="0" w:color="auto"/>
          </w:divBdr>
        </w:div>
        <w:div w:id="101416368">
          <w:marLeft w:val="640"/>
          <w:marRight w:val="0"/>
          <w:marTop w:val="0"/>
          <w:marBottom w:val="0"/>
          <w:divBdr>
            <w:top w:val="none" w:sz="0" w:space="0" w:color="auto"/>
            <w:left w:val="none" w:sz="0" w:space="0" w:color="auto"/>
            <w:bottom w:val="none" w:sz="0" w:space="0" w:color="auto"/>
            <w:right w:val="none" w:sz="0" w:space="0" w:color="auto"/>
          </w:divBdr>
        </w:div>
        <w:div w:id="108164885">
          <w:marLeft w:val="640"/>
          <w:marRight w:val="0"/>
          <w:marTop w:val="0"/>
          <w:marBottom w:val="0"/>
          <w:divBdr>
            <w:top w:val="none" w:sz="0" w:space="0" w:color="auto"/>
            <w:left w:val="none" w:sz="0" w:space="0" w:color="auto"/>
            <w:bottom w:val="none" w:sz="0" w:space="0" w:color="auto"/>
            <w:right w:val="none" w:sz="0" w:space="0" w:color="auto"/>
          </w:divBdr>
        </w:div>
        <w:div w:id="119806415">
          <w:marLeft w:val="640"/>
          <w:marRight w:val="0"/>
          <w:marTop w:val="0"/>
          <w:marBottom w:val="0"/>
          <w:divBdr>
            <w:top w:val="none" w:sz="0" w:space="0" w:color="auto"/>
            <w:left w:val="none" w:sz="0" w:space="0" w:color="auto"/>
            <w:bottom w:val="none" w:sz="0" w:space="0" w:color="auto"/>
            <w:right w:val="none" w:sz="0" w:space="0" w:color="auto"/>
          </w:divBdr>
        </w:div>
        <w:div w:id="120344053">
          <w:marLeft w:val="640"/>
          <w:marRight w:val="0"/>
          <w:marTop w:val="0"/>
          <w:marBottom w:val="0"/>
          <w:divBdr>
            <w:top w:val="none" w:sz="0" w:space="0" w:color="auto"/>
            <w:left w:val="none" w:sz="0" w:space="0" w:color="auto"/>
            <w:bottom w:val="none" w:sz="0" w:space="0" w:color="auto"/>
            <w:right w:val="none" w:sz="0" w:space="0" w:color="auto"/>
          </w:divBdr>
        </w:div>
        <w:div w:id="138965409">
          <w:marLeft w:val="640"/>
          <w:marRight w:val="0"/>
          <w:marTop w:val="0"/>
          <w:marBottom w:val="0"/>
          <w:divBdr>
            <w:top w:val="none" w:sz="0" w:space="0" w:color="auto"/>
            <w:left w:val="none" w:sz="0" w:space="0" w:color="auto"/>
            <w:bottom w:val="none" w:sz="0" w:space="0" w:color="auto"/>
            <w:right w:val="none" w:sz="0" w:space="0" w:color="auto"/>
          </w:divBdr>
        </w:div>
        <w:div w:id="162857810">
          <w:marLeft w:val="640"/>
          <w:marRight w:val="0"/>
          <w:marTop w:val="0"/>
          <w:marBottom w:val="0"/>
          <w:divBdr>
            <w:top w:val="none" w:sz="0" w:space="0" w:color="auto"/>
            <w:left w:val="none" w:sz="0" w:space="0" w:color="auto"/>
            <w:bottom w:val="none" w:sz="0" w:space="0" w:color="auto"/>
            <w:right w:val="none" w:sz="0" w:space="0" w:color="auto"/>
          </w:divBdr>
        </w:div>
        <w:div w:id="184297372">
          <w:marLeft w:val="640"/>
          <w:marRight w:val="0"/>
          <w:marTop w:val="0"/>
          <w:marBottom w:val="0"/>
          <w:divBdr>
            <w:top w:val="none" w:sz="0" w:space="0" w:color="auto"/>
            <w:left w:val="none" w:sz="0" w:space="0" w:color="auto"/>
            <w:bottom w:val="none" w:sz="0" w:space="0" w:color="auto"/>
            <w:right w:val="none" w:sz="0" w:space="0" w:color="auto"/>
          </w:divBdr>
        </w:div>
        <w:div w:id="192230162">
          <w:marLeft w:val="640"/>
          <w:marRight w:val="0"/>
          <w:marTop w:val="0"/>
          <w:marBottom w:val="0"/>
          <w:divBdr>
            <w:top w:val="none" w:sz="0" w:space="0" w:color="auto"/>
            <w:left w:val="none" w:sz="0" w:space="0" w:color="auto"/>
            <w:bottom w:val="none" w:sz="0" w:space="0" w:color="auto"/>
            <w:right w:val="none" w:sz="0" w:space="0" w:color="auto"/>
          </w:divBdr>
        </w:div>
        <w:div w:id="199364740">
          <w:marLeft w:val="640"/>
          <w:marRight w:val="0"/>
          <w:marTop w:val="0"/>
          <w:marBottom w:val="0"/>
          <w:divBdr>
            <w:top w:val="none" w:sz="0" w:space="0" w:color="auto"/>
            <w:left w:val="none" w:sz="0" w:space="0" w:color="auto"/>
            <w:bottom w:val="none" w:sz="0" w:space="0" w:color="auto"/>
            <w:right w:val="none" w:sz="0" w:space="0" w:color="auto"/>
          </w:divBdr>
        </w:div>
        <w:div w:id="229510377">
          <w:marLeft w:val="640"/>
          <w:marRight w:val="0"/>
          <w:marTop w:val="0"/>
          <w:marBottom w:val="0"/>
          <w:divBdr>
            <w:top w:val="none" w:sz="0" w:space="0" w:color="auto"/>
            <w:left w:val="none" w:sz="0" w:space="0" w:color="auto"/>
            <w:bottom w:val="none" w:sz="0" w:space="0" w:color="auto"/>
            <w:right w:val="none" w:sz="0" w:space="0" w:color="auto"/>
          </w:divBdr>
        </w:div>
        <w:div w:id="258418100">
          <w:marLeft w:val="640"/>
          <w:marRight w:val="0"/>
          <w:marTop w:val="0"/>
          <w:marBottom w:val="0"/>
          <w:divBdr>
            <w:top w:val="none" w:sz="0" w:space="0" w:color="auto"/>
            <w:left w:val="none" w:sz="0" w:space="0" w:color="auto"/>
            <w:bottom w:val="none" w:sz="0" w:space="0" w:color="auto"/>
            <w:right w:val="none" w:sz="0" w:space="0" w:color="auto"/>
          </w:divBdr>
        </w:div>
        <w:div w:id="271060141">
          <w:marLeft w:val="640"/>
          <w:marRight w:val="0"/>
          <w:marTop w:val="0"/>
          <w:marBottom w:val="0"/>
          <w:divBdr>
            <w:top w:val="none" w:sz="0" w:space="0" w:color="auto"/>
            <w:left w:val="none" w:sz="0" w:space="0" w:color="auto"/>
            <w:bottom w:val="none" w:sz="0" w:space="0" w:color="auto"/>
            <w:right w:val="none" w:sz="0" w:space="0" w:color="auto"/>
          </w:divBdr>
        </w:div>
        <w:div w:id="282198937">
          <w:marLeft w:val="640"/>
          <w:marRight w:val="0"/>
          <w:marTop w:val="0"/>
          <w:marBottom w:val="0"/>
          <w:divBdr>
            <w:top w:val="none" w:sz="0" w:space="0" w:color="auto"/>
            <w:left w:val="none" w:sz="0" w:space="0" w:color="auto"/>
            <w:bottom w:val="none" w:sz="0" w:space="0" w:color="auto"/>
            <w:right w:val="none" w:sz="0" w:space="0" w:color="auto"/>
          </w:divBdr>
        </w:div>
        <w:div w:id="289946261">
          <w:marLeft w:val="640"/>
          <w:marRight w:val="0"/>
          <w:marTop w:val="0"/>
          <w:marBottom w:val="0"/>
          <w:divBdr>
            <w:top w:val="none" w:sz="0" w:space="0" w:color="auto"/>
            <w:left w:val="none" w:sz="0" w:space="0" w:color="auto"/>
            <w:bottom w:val="none" w:sz="0" w:space="0" w:color="auto"/>
            <w:right w:val="none" w:sz="0" w:space="0" w:color="auto"/>
          </w:divBdr>
        </w:div>
        <w:div w:id="297613585">
          <w:marLeft w:val="640"/>
          <w:marRight w:val="0"/>
          <w:marTop w:val="0"/>
          <w:marBottom w:val="0"/>
          <w:divBdr>
            <w:top w:val="none" w:sz="0" w:space="0" w:color="auto"/>
            <w:left w:val="none" w:sz="0" w:space="0" w:color="auto"/>
            <w:bottom w:val="none" w:sz="0" w:space="0" w:color="auto"/>
            <w:right w:val="none" w:sz="0" w:space="0" w:color="auto"/>
          </w:divBdr>
        </w:div>
        <w:div w:id="312103985">
          <w:marLeft w:val="640"/>
          <w:marRight w:val="0"/>
          <w:marTop w:val="0"/>
          <w:marBottom w:val="0"/>
          <w:divBdr>
            <w:top w:val="none" w:sz="0" w:space="0" w:color="auto"/>
            <w:left w:val="none" w:sz="0" w:space="0" w:color="auto"/>
            <w:bottom w:val="none" w:sz="0" w:space="0" w:color="auto"/>
            <w:right w:val="none" w:sz="0" w:space="0" w:color="auto"/>
          </w:divBdr>
        </w:div>
        <w:div w:id="351499351">
          <w:marLeft w:val="640"/>
          <w:marRight w:val="0"/>
          <w:marTop w:val="0"/>
          <w:marBottom w:val="0"/>
          <w:divBdr>
            <w:top w:val="none" w:sz="0" w:space="0" w:color="auto"/>
            <w:left w:val="none" w:sz="0" w:space="0" w:color="auto"/>
            <w:bottom w:val="none" w:sz="0" w:space="0" w:color="auto"/>
            <w:right w:val="none" w:sz="0" w:space="0" w:color="auto"/>
          </w:divBdr>
        </w:div>
        <w:div w:id="373895478">
          <w:marLeft w:val="640"/>
          <w:marRight w:val="0"/>
          <w:marTop w:val="0"/>
          <w:marBottom w:val="0"/>
          <w:divBdr>
            <w:top w:val="none" w:sz="0" w:space="0" w:color="auto"/>
            <w:left w:val="none" w:sz="0" w:space="0" w:color="auto"/>
            <w:bottom w:val="none" w:sz="0" w:space="0" w:color="auto"/>
            <w:right w:val="none" w:sz="0" w:space="0" w:color="auto"/>
          </w:divBdr>
        </w:div>
        <w:div w:id="431245676">
          <w:marLeft w:val="640"/>
          <w:marRight w:val="0"/>
          <w:marTop w:val="0"/>
          <w:marBottom w:val="0"/>
          <w:divBdr>
            <w:top w:val="none" w:sz="0" w:space="0" w:color="auto"/>
            <w:left w:val="none" w:sz="0" w:space="0" w:color="auto"/>
            <w:bottom w:val="none" w:sz="0" w:space="0" w:color="auto"/>
            <w:right w:val="none" w:sz="0" w:space="0" w:color="auto"/>
          </w:divBdr>
        </w:div>
        <w:div w:id="440078039">
          <w:marLeft w:val="640"/>
          <w:marRight w:val="0"/>
          <w:marTop w:val="0"/>
          <w:marBottom w:val="0"/>
          <w:divBdr>
            <w:top w:val="none" w:sz="0" w:space="0" w:color="auto"/>
            <w:left w:val="none" w:sz="0" w:space="0" w:color="auto"/>
            <w:bottom w:val="none" w:sz="0" w:space="0" w:color="auto"/>
            <w:right w:val="none" w:sz="0" w:space="0" w:color="auto"/>
          </w:divBdr>
        </w:div>
        <w:div w:id="454251152">
          <w:marLeft w:val="640"/>
          <w:marRight w:val="0"/>
          <w:marTop w:val="0"/>
          <w:marBottom w:val="0"/>
          <w:divBdr>
            <w:top w:val="none" w:sz="0" w:space="0" w:color="auto"/>
            <w:left w:val="none" w:sz="0" w:space="0" w:color="auto"/>
            <w:bottom w:val="none" w:sz="0" w:space="0" w:color="auto"/>
            <w:right w:val="none" w:sz="0" w:space="0" w:color="auto"/>
          </w:divBdr>
        </w:div>
        <w:div w:id="487408617">
          <w:marLeft w:val="640"/>
          <w:marRight w:val="0"/>
          <w:marTop w:val="0"/>
          <w:marBottom w:val="0"/>
          <w:divBdr>
            <w:top w:val="none" w:sz="0" w:space="0" w:color="auto"/>
            <w:left w:val="none" w:sz="0" w:space="0" w:color="auto"/>
            <w:bottom w:val="none" w:sz="0" w:space="0" w:color="auto"/>
            <w:right w:val="none" w:sz="0" w:space="0" w:color="auto"/>
          </w:divBdr>
        </w:div>
        <w:div w:id="497574686">
          <w:marLeft w:val="640"/>
          <w:marRight w:val="0"/>
          <w:marTop w:val="0"/>
          <w:marBottom w:val="0"/>
          <w:divBdr>
            <w:top w:val="none" w:sz="0" w:space="0" w:color="auto"/>
            <w:left w:val="none" w:sz="0" w:space="0" w:color="auto"/>
            <w:bottom w:val="none" w:sz="0" w:space="0" w:color="auto"/>
            <w:right w:val="none" w:sz="0" w:space="0" w:color="auto"/>
          </w:divBdr>
        </w:div>
        <w:div w:id="505168027">
          <w:marLeft w:val="640"/>
          <w:marRight w:val="0"/>
          <w:marTop w:val="0"/>
          <w:marBottom w:val="0"/>
          <w:divBdr>
            <w:top w:val="none" w:sz="0" w:space="0" w:color="auto"/>
            <w:left w:val="none" w:sz="0" w:space="0" w:color="auto"/>
            <w:bottom w:val="none" w:sz="0" w:space="0" w:color="auto"/>
            <w:right w:val="none" w:sz="0" w:space="0" w:color="auto"/>
          </w:divBdr>
        </w:div>
        <w:div w:id="507987134">
          <w:marLeft w:val="640"/>
          <w:marRight w:val="0"/>
          <w:marTop w:val="0"/>
          <w:marBottom w:val="0"/>
          <w:divBdr>
            <w:top w:val="none" w:sz="0" w:space="0" w:color="auto"/>
            <w:left w:val="none" w:sz="0" w:space="0" w:color="auto"/>
            <w:bottom w:val="none" w:sz="0" w:space="0" w:color="auto"/>
            <w:right w:val="none" w:sz="0" w:space="0" w:color="auto"/>
          </w:divBdr>
        </w:div>
        <w:div w:id="509028297">
          <w:marLeft w:val="640"/>
          <w:marRight w:val="0"/>
          <w:marTop w:val="0"/>
          <w:marBottom w:val="0"/>
          <w:divBdr>
            <w:top w:val="none" w:sz="0" w:space="0" w:color="auto"/>
            <w:left w:val="none" w:sz="0" w:space="0" w:color="auto"/>
            <w:bottom w:val="none" w:sz="0" w:space="0" w:color="auto"/>
            <w:right w:val="none" w:sz="0" w:space="0" w:color="auto"/>
          </w:divBdr>
        </w:div>
        <w:div w:id="552077675">
          <w:marLeft w:val="640"/>
          <w:marRight w:val="0"/>
          <w:marTop w:val="0"/>
          <w:marBottom w:val="0"/>
          <w:divBdr>
            <w:top w:val="none" w:sz="0" w:space="0" w:color="auto"/>
            <w:left w:val="none" w:sz="0" w:space="0" w:color="auto"/>
            <w:bottom w:val="none" w:sz="0" w:space="0" w:color="auto"/>
            <w:right w:val="none" w:sz="0" w:space="0" w:color="auto"/>
          </w:divBdr>
        </w:div>
        <w:div w:id="563369788">
          <w:marLeft w:val="640"/>
          <w:marRight w:val="0"/>
          <w:marTop w:val="0"/>
          <w:marBottom w:val="0"/>
          <w:divBdr>
            <w:top w:val="none" w:sz="0" w:space="0" w:color="auto"/>
            <w:left w:val="none" w:sz="0" w:space="0" w:color="auto"/>
            <w:bottom w:val="none" w:sz="0" w:space="0" w:color="auto"/>
            <w:right w:val="none" w:sz="0" w:space="0" w:color="auto"/>
          </w:divBdr>
        </w:div>
        <w:div w:id="574166151">
          <w:marLeft w:val="640"/>
          <w:marRight w:val="0"/>
          <w:marTop w:val="0"/>
          <w:marBottom w:val="0"/>
          <w:divBdr>
            <w:top w:val="none" w:sz="0" w:space="0" w:color="auto"/>
            <w:left w:val="none" w:sz="0" w:space="0" w:color="auto"/>
            <w:bottom w:val="none" w:sz="0" w:space="0" w:color="auto"/>
            <w:right w:val="none" w:sz="0" w:space="0" w:color="auto"/>
          </w:divBdr>
        </w:div>
        <w:div w:id="615019826">
          <w:marLeft w:val="640"/>
          <w:marRight w:val="0"/>
          <w:marTop w:val="0"/>
          <w:marBottom w:val="0"/>
          <w:divBdr>
            <w:top w:val="none" w:sz="0" w:space="0" w:color="auto"/>
            <w:left w:val="none" w:sz="0" w:space="0" w:color="auto"/>
            <w:bottom w:val="none" w:sz="0" w:space="0" w:color="auto"/>
            <w:right w:val="none" w:sz="0" w:space="0" w:color="auto"/>
          </w:divBdr>
        </w:div>
        <w:div w:id="661615778">
          <w:marLeft w:val="640"/>
          <w:marRight w:val="0"/>
          <w:marTop w:val="0"/>
          <w:marBottom w:val="0"/>
          <w:divBdr>
            <w:top w:val="none" w:sz="0" w:space="0" w:color="auto"/>
            <w:left w:val="none" w:sz="0" w:space="0" w:color="auto"/>
            <w:bottom w:val="none" w:sz="0" w:space="0" w:color="auto"/>
            <w:right w:val="none" w:sz="0" w:space="0" w:color="auto"/>
          </w:divBdr>
        </w:div>
        <w:div w:id="699207847">
          <w:marLeft w:val="640"/>
          <w:marRight w:val="0"/>
          <w:marTop w:val="0"/>
          <w:marBottom w:val="0"/>
          <w:divBdr>
            <w:top w:val="none" w:sz="0" w:space="0" w:color="auto"/>
            <w:left w:val="none" w:sz="0" w:space="0" w:color="auto"/>
            <w:bottom w:val="none" w:sz="0" w:space="0" w:color="auto"/>
            <w:right w:val="none" w:sz="0" w:space="0" w:color="auto"/>
          </w:divBdr>
        </w:div>
        <w:div w:id="735131704">
          <w:marLeft w:val="640"/>
          <w:marRight w:val="0"/>
          <w:marTop w:val="0"/>
          <w:marBottom w:val="0"/>
          <w:divBdr>
            <w:top w:val="none" w:sz="0" w:space="0" w:color="auto"/>
            <w:left w:val="none" w:sz="0" w:space="0" w:color="auto"/>
            <w:bottom w:val="none" w:sz="0" w:space="0" w:color="auto"/>
            <w:right w:val="none" w:sz="0" w:space="0" w:color="auto"/>
          </w:divBdr>
        </w:div>
        <w:div w:id="779566588">
          <w:marLeft w:val="640"/>
          <w:marRight w:val="0"/>
          <w:marTop w:val="0"/>
          <w:marBottom w:val="0"/>
          <w:divBdr>
            <w:top w:val="none" w:sz="0" w:space="0" w:color="auto"/>
            <w:left w:val="none" w:sz="0" w:space="0" w:color="auto"/>
            <w:bottom w:val="none" w:sz="0" w:space="0" w:color="auto"/>
            <w:right w:val="none" w:sz="0" w:space="0" w:color="auto"/>
          </w:divBdr>
        </w:div>
        <w:div w:id="808131630">
          <w:marLeft w:val="640"/>
          <w:marRight w:val="0"/>
          <w:marTop w:val="0"/>
          <w:marBottom w:val="0"/>
          <w:divBdr>
            <w:top w:val="none" w:sz="0" w:space="0" w:color="auto"/>
            <w:left w:val="none" w:sz="0" w:space="0" w:color="auto"/>
            <w:bottom w:val="none" w:sz="0" w:space="0" w:color="auto"/>
            <w:right w:val="none" w:sz="0" w:space="0" w:color="auto"/>
          </w:divBdr>
        </w:div>
        <w:div w:id="839387279">
          <w:marLeft w:val="640"/>
          <w:marRight w:val="0"/>
          <w:marTop w:val="0"/>
          <w:marBottom w:val="0"/>
          <w:divBdr>
            <w:top w:val="none" w:sz="0" w:space="0" w:color="auto"/>
            <w:left w:val="none" w:sz="0" w:space="0" w:color="auto"/>
            <w:bottom w:val="none" w:sz="0" w:space="0" w:color="auto"/>
            <w:right w:val="none" w:sz="0" w:space="0" w:color="auto"/>
          </w:divBdr>
        </w:div>
        <w:div w:id="873465462">
          <w:marLeft w:val="640"/>
          <w:marRight w:val="0"/>
          <w:marTop w:val="0"/>
          <w:marBottom w:val="0"/>
          <w:divBdr>
            <w:top w:val="none" w:sz="0" w:space="0" w:color="auto"/>
            <w:left w:val="none" w:sz="0" w:space="0" w:color="auto"/>
            <w:bottom w:val="none" w:sz="0" w:space="0" w:color="auto"/>
            <w:right w:val="none" w:sz="0" w:space="0" w:color="auto"/>
          </w:divBdr>
        </w:div>
        <w:div w:id="888034593">
          <w:marLeft w:val="640"/>
          <w:marRight w:val="0"/>
          <w:marTop w:val="0"/>
          <w:marBottom w:val="0"/>
          <w:divBdr>
            <w:top w:val="none" w:sz="0" w:space="0" w:color="auto"/>
            <w:left w:val="none" w:sz="0" w:space="0" w:color="auto"/>
            <w:bottom w:val="none" w:sz="0" w:space="0" w:color="auto"/>
            <w:right w:val="none" w:sz="0" w:space="0" w:color="auto"/>
          </w:divBdr>
        </w:div>
        <w:div w:id="919749067">
          <w:marLeft w:val="640"/>
          <w:marRight w:val="0"/>
          <w:marTop w:val="0"/>
          <w:marBottom w:val="0"/>
          <w:divBdr>
            <w:top w:val="none" w:sz="0" w:space="0" w:color="auto"/>
            <w:left w:val="none" w:sz="0" w:space="0" w:color="auto"/>
            <w:bottom w:val="none" w:sz="0" w:space="0" w:color="auto"/>
            <w:right w:val="none" w:sz="0" w:space="0" w:color="auto"/>
          </w:divBdr>
        </w:div>
        <w:div w:id="953832086">
          <w:marLeft w:val="640"/>
          <w:marRight w:val="0"/>
          <w:marTop w:val="0"/>
          <w:marBottom w:val="0"/>
          <w:divBdr>
            <w:top w:val="none" w:sz="0" w:space="0" w:color="auto"/>
            <w:left w:val="none" w:sz="0" w:space="0" w:color="auto"/>
            <w:bottom w:val="none" w:sz="0" w:space="0" w:color="auto"/>
            <w:right w:val="none" w:sz="0" w:space="0" w:color="auto"/>
          </w:divBdr>
        </w:div>
        <w:div w:id="1008214640">
          <w:marLeft w:val="640"/>
          <w:marRight w:val="0"/>
          <w:marTop w:val="0"/>
          <w:marBottom w:val="0"/>
          <w:divBdr>
            <w:top w:val="none" w:sz="0" w:space="0" w:color="auto"/>
            <w:left w:val="none" w:sz="0" w:space="0" w:color="auto"/>
            <w:bottom w:val="none" w:sz="0" w:space="0" w:color="auto"/>
            <w:right w:val="none" w:sz="0" w:space="0" w:color="auto"/>
          </w:divBdr>
        </w:div>
        <w:div w:id="1037394531">
          <w:marLeft w:val="640"/>
          <w:marRight w:val="0"/>
          <w:marTop w:val="0"/>
          <w:marBottom w:val="0"/>
          <w:divBdr>
            <w:top w:val="none" w:sz="0" w:space="0" w:color="auto"/>
            <w:left w:val="none" w:sz="0" w:space="0" w:color="auto"/>
            <w:bottom w:val="none" w:sz="0" w:space="0" w:color="auto"/>
            <w:right w:val="none" w:sz="0" w:space="0" w:color="auto"/>
          </w:divBdr>
        </w:div>
        <w:div w:id="1042439622">
          <w:marLeft w:val="640"/>
          <w:marRight w:val="0"/>
          <w:marTop w:val="0"/>
          <w:marBottom w:val="0"/>
          <w:divBdr>
            <w:top w:val="none" w:sz="0" w:space="0" w:color="auto"/>
            <w:left w:val="none" w:sz="0" w:space="0" w:color="auto"/>
            <w:bottom w:val="none" w:sz="0" w:space="0" w:color="auto"/>
            <w:right w:val="none" w:sz="0" w:space="0" w:color="auto"/>
          </w:divBdr>
        </w:div>
        <w:div w:id="1103498243">
          <w:marLeft w:val="640"/>
          <w:marRight w:val="0"/>
          <w:marTop w:val="0"/>
          <w:marBottom w:val="0"/>
          <w:divBdr>
            <w:top w:val="none" w:sz="0" w:space="0" w:color="auto"/>
            <w:left w:val="none" w:sz="0" w:space="0" w:color="auto"/>
            <w:bottom w:val="none" w:sz="0" w:space="0" w:color="auto"/>
            <w:right w:val="none" w:sz="0" w:space="0" w:color="auto"/>
          </w:divBdr>
        </w:div>
        <w:div w:id="1127964373">
          <w:marLeft w:val="640"/>
          <w:marRight w:val="0"/>
          <w:marTop w:val="0"/>
          <w:marBottom w:val="0"/>
          <w:divBdr>
            <w:top w:val="none" w:sz="0" w:space="0" w:color="auto"/>
            <w:left w:val="none" w:sz="0" w:space="0" w:color="auto"/>
            <w:bottom w:val="none" w:sz="0" w:space="0" w:color="auto"/>
            <w:right w:val="none" w:sz="0" w:space="0" w:color="auto"/>
          </w:divBdr>
        </w:div>
        <w:div w:id="1156871413">
          <w:marLeft w:val="640"/>
          <w:marRight w:val="0"/>
          <w:marTop w:val="0"/>
          <w:marBottom w:val="0"/>
          <w:divBdr>
            <w:top w:val="none" w:sz="0" w:space="0" w:color="auto"/>
            <w:left w:val="none" w:sz="0" w:space="0" w:color="auto"/>
            <w:bottom w:val="none" w:sz="0" w:space="0" w:color="auto"/>
            <w:right w:val="none" w:sz="0" w:space="0" w:color="auto"/>
          </w:divBdr>
        </w:div>
        <w:div w:id="1166241149">
          <w:marLeft w:val="640"/>
          <w:marRight w:val="0"/>
          <w:marTop w:val="0"/>
          <w:marBottom w:val="0"/>
          <w:divBdr>
            <w:top w:val="none" w:sz="0" w:space="0" w:color="auto"/>
            <w:left w:val="none" w:sz="0" w:space="0" w:color="auto"/>
            <w:bottom w:val="none" w:sz="0" w:space="0" w:color="auto"/>
            <w:right w:val="none" w:sz="0" w:space="0" w:color="auto"/>
          </w:divBdr>
        </w:div>
        <w:div w:id="1172447972">
          <w:marLeft w:val="640"/>
          <w:marRight w:val="0"/>
          <w:marTop w:val="0"/>
          <w:marBottom w:val="0"/>
          <w:divBdr>
            <w:top w:val="none" w:sz="0" w:space="0" w:color="auto"/>
            <w:left w:val="none" w:sz="0" w:space="0" w:color="auto"/>
            <w:bottom w:val="none" w:sz="0" w:space="0" w:color="auto"/>
            <w:right w:val="none" w:sz="0" w:space="0" w:color="auto"/>
          </w:divBdr>
        </w:div>
        <w:div w:id="1182624034">
          <w:marLeft w:val="640"/>
          <w:marRight w:val="0"/>
          <w:marTop w:val="0"/>
          <w:marBottom w:val="0"/>
          <w:divBdr>
            <w:top w:val="none" w:sz="0" w:space="0" w:color="auto"/>
            <w:left w:val="none" w:sz="0" w:space="0" w:color="auto"/>
            <w:bottom w:val="none" w:sz="0" w:space="0" w:color="auto"/>
            <w:right w:val="none" w:sz="0" w:space="0" w:color="auto"/>
          </w:divBdr>
        </w:div>
        <w:div w:id="1290629104">
          <w:marLeft w:val="640"/>
          <w:marRight w:val="0"/>
          <w:marTop w:val="0"/>
          <w:marBottom w:val="0"/>
          <w:divBdr>
            <w:top w:val="none" w:sz="0" w:space="0" w:color="auto"/>
            <w:left w:val="none" w:sz="0" w:space="0" w:color="auto"/>
            <w:bottom w:val="none" w:sz="0" w:space="0" w:color="auto"/>
            <w:right w:val="none" w:sz="0" w:space="0" w:color="auto"/>
          </w:divBdr>
        </w:div>
        <w:div w:id="1300764443">
          <w:marLeft w:val="640"/>
          <w:marRight w:val="0"/>
          <w:marTop w:val="0"/>
          <w:marBottom w:val="0"/>
          <w:divBdr>
            <w:top w:val="none" w:sz="0" w:space="0" w:color="auto"/>
            <w:left w:val="none" w:sz="0" w:space="0" w:color="auto"/>
            <w:bottom w:val="none" w:sz="0" w:space="0" w:color="auto"/>
            <w:right w:val="none" w:sz="0" w:space="0" w:color="auto"/>
          </w:divBdr>
        </w:div>
        <w:div w:id="1307510475">
          <w:marLeft w:val="640"/>
          <w:marRight w:val="0"/>
          <w:marTop w:val="0"/>
          <w:marBottom w:val="0"/>
          <w:divBdr>
            <w:top w:val="none" w:sz="0" w:space="0" w:color="auto"/>
            <w:left w:val="none" w:sz="0" w:space="0" w:color="auto"/>
            <w:bottom w:val="none" w:sz="0" w:space="0" w:color="auto"/>
            <w:right w:val="none" w:sz="0" w:space="0" w:color="auto"/>
          </w:divBdr>
        </w:div>
        <w:div w:id="1373964030">
          <w:marLeft w:val="640"/>
          <w:marRight w:val="0"/>
          <w:marTop w:val="0"/>
          <w:marBottom w:val="0"/>
          <w:divBdr>
            <w:top w:val="none" w:sz="0" w:space="0" w:color="auto"/>
            <w:left w:val="none" w:sz="0" w:space="0" w:color="auto"/>
            <w:bottom w:val="none" w:sz="0" w:space="0" w:color="auto"/>
            <w:right w:val="none" w:sz="0" w:space="0" w:color="auto"/>
          </w:divBdr>
        </w:div>
        <w:div w:id="1386828536">
          <w:marLeft w:val="640"/>
          <w:marRight w:val="0"/>
          <w:marTop w:val="0"/>
          <w:marBottom w:val="0"/>
          <w:divBdr>
            <w:top w:val="none" w:sz="0" w:space="0" w:color="auto"/>
            <w:left w:val="none" w:sz="0" w:space="0" w:color="auto"/>
            <w:bottom w:val="none" w:sz="0" w:space="0" w:color="auto"/>
            <w:right w:val="none" w:sz="0" w:space="0" w:color="auto"/>
          </w:divBdr>
        </w:div>
        <w:div w:id="1400589122">
          <w:marLeft w:val="640"/>
          <w:marRight w:val="0"/>
          <w:marTop w:val="0"/>
          <w:marBottom w:val="0"/>
          <w:divBdr>
            <w:top w:val="none" w:sz="0" w:space="0" w:color="auto"/>
            <w:left w:val="none" w:sz="0" w:space="0" w:color="auto"/>
            <w:bottom w:val="none" w:sz="0" w:space="0" w:color="auto"/>
            <w:right w:val="none" w:sz="0" w:space="0" w:color="auto"/>
          </w:divBdr>
        </w:div>
        <w:div w:id="1459762160">
          <w:marLeft w:val="640"/>
          <w:marRight w:val="0"/>
          <w:marTop w:val="0"/>
          <w:marBottom w:val="0"/>
          <w:divBdr>
            <w:top w:val="none" w:sz="0" w:space="0" w:color="auto"/>
            <w:left w:val="none" w:sz="0" w:space="0" w:color="auto"/>
            <w:bottom w:val="none" w:sz="0" w:space="0" w:color="auto"/>
            <w:right w:val="none" w:sz="0" w:space="0" w:color="auto"/>
          </w:divBdr>
        </w:div>
        <w:div w:id="1489399833">
          <w:marLeft w:val="640"/>
          <w:marRight w:val="0"/>
          <w:marTop w:val="0"/>
          <w:marBottom w:val="0"/>
          <w:divBdr>
            <w:top w:val="none" w:sz="0" w:space="0" w:color="auto"/>
            <w:left w:val="none" w:sz="0" w:space="0" w:color="auto"/>
            <w:bottom w:val="none" w:sz="0" w:space="0" w:color="auto"/>
            <w:right w:val="none" w:sz="0" w:space="0" w:color="auto"/>
          </w:divBdr>
        </w:div>
        <w:div w:id="1509170568">
          <w:marLeft w:val="640"/>
          <w:marRight w:val="0"/>
          <w:marTop w:val="0"/>
          <w:marBottom w:val="0"/>
          <w:divBdr>
            <w:top w:val="none" w:sz="0" w:space="0" w:color="auto"/>
            <w:left w:val="none" w:sz="0" w:space="0" w:color="auto"/>
            <w:bottom w:val="none" w:sz="0" w:space="0" w:color="auto"/>
            <w:right w:val="none" w:sz="0" w:space="0" w:color="auto"/>
          </w:divBdr>
        </w:div>
        <w:div w:id="1518151873">
          <w:marLeft w:val="640"/>
          <w:marRight w:val="0"/>
          <w:marTop w:val="0"/>
          <w:marBottom w:val="0"/>
          <w:divBdr>
            <w:top w:val="none" w:sz="0" w:space="0" w:color="auto"/>
            <w:left w:val="none" w:sz="0" w:space="0" w:color="auto"/>
            <w:bottom w:val="none" w:sz="0" w:space="0" w:color="auto"/>
            <w:right w:val="none" w:sz="0" w:space="0" w:color="auto"/>
          </w:divBdr>
        </w:div>
        <w:div w:id="1518278164">
          <w:marLeft w:val="640"/>
          <w:marRight w:val="0"/>
          <w:marTop w:val="0"/>
          <w:marBottom w:val="0"/>
          <w:divBdr>
            <w:top w:val="none" w:sz="0" w:space="0" w:color="auto"/>
            <w:left w:val="none" w:sz="0" w:space="0" w:color="auto"/>
            <w:bottom w:val="none" w:sz="0" w:space="0" w:color="auto"/>
            <w:right w:val="none" w:sz="0" w:space="0" w:color="auto"/>
          </w:divBdr>
        </w:div>
        <w:div w:id="1553729434">
          <w:marLeft w:val="640"/>
          <w:marRight w:val="0"/>
          <w:marTop w:val="0"/>
          <w:marBottom w:val="0"/>
          <w:divBdr>
            <w:top w:val="none" w:sz="0" w:space="0" w:color="auto"/>
            <w:left w:val="none" w:sz="0" w:space="0" w:color="auto"/>
            <w:bottom w:val="none" w:sz="0" w:space="0" w:color="auto"/>
            <w:right w:val="none" w:sz="0" w:space="0" w:color="auto"/>
          </w:divBdr>
        </w:div>
        <w:div w:id="1564364825">
          <w:marLeft w:val="640"/>
          <w:marRight w:val="0"/>
          <w:marTop w:val="0"/>
          <w:marBottom w:val="0"/>
          <w:divBdr>
            <w:top w:val="none" w:sz="0" w:space="0" w:color="auto"/>
            <w:left w:val="none" w:sz="0" w:space="0" w:color="auto"/>
            <w:bottom w:val="none" w:sz="0" w:space="0" w:color="auto"/>
            <w:right w:val="none" w:sz="0" w:space="0" w:color="auto"/>
          </w:divBdr>
        </w:div>
        <w:div w:id="1612590716">
          <w:marLeft w:val="640"/>
          <w:marRight w:val="0"/>
          <w:marTop w:val="0"/>
          <w:marBottom w:val="0"/>
          <w:divBdr>
            <w:top w:val="none" w:sz="0" w:space="0" w:color="auto"/>
            <w:left w:val="none" w:sz="0" w:space="0" w:color="auto"/>
            <w:bottom w:val="none" w:sz="0" w:space="0" w:color="auto"/>
            <w:right w:val="none" w:sz="0" w:space="0" w:color="auto"/>
          </w:divBdr>
        </w:div>
        <w:div w:id="1659307923">
          <w:marLeft w:val="640"/>
          <w:marRight w:val="0"/>
          <w:marTop w:val="0"/>
          <w:marBottom w:val="0"/>
          <w:divBdr>
            <w:top w:val="none" w:sz="0" w:space="0" w:color="auto"/>
            <w:left w:val="none" w:sz="0" w:space="0" w:color="auto"/>
            <w:bottom w:val="none" w:sz="0" w:space="0" w:color="auto"/>
            <w:right w:val="none" w:sz="0" w:space="0" w:color="auto"/>
          </w:divBdr>
        </w:div>
        <w:div w:id="1659383096">
          <w:marLeft w:val="640"/>
          <w:marRight w:val="0"/>
          <w:marTop w:val="0"/>
          <w:marBottom w:val="0"/>
          <w:divBdr>
            <w:top w:val="none" w:sz="0" w:space="0" w:color="auto"/>
            <w:left w:val="none" w:sz="0" w:space="0" w:color="auto"/>
            <w:bottom w:val="none" w:sz="0" w:space="0" w:color="auto"/>
            <w:right w:val="none" w:sz="0" w:space="0" w:color="auto"/>
          </w:divBdr>
        </w:div>
        <w:div w:id="1662350134">
          <w:marLeft w:val="640"/>
          <w:marRight w:val="0"/>
          <w:marTop w:val="0"/>
          <w:marBottom w:val="0"/>
          <w:divBdr>
            <w:top w:val="none" w:sz="0" w:space="0" w:color="auto"/>
            <w:left w:val="none" w:sz="0" w:space="0" w:color="auto"/>
            <w:bottom w:val="none" w:sz="0" w:space="0" w:color="auto"/>
            <w:right w:val="none" w:sz="0" w:space="0" w:color="auto"/>
          </w:divBdr>
        </w:div>
        <w:div w:id="1670908158">
          <w:marLeft w:val="640"/>
          <w:marRight w:val="0"/>
          <w:marTop w:val="0"/>
          <w:marBottom w:val="0"/>
          <w:divBdr>
            <w:top w:val="none" w:sz="0" w:space="0" w:color="auto"/>
            <w:left w:val="none" w:sz="0" w:space="0" w:color="auto"/>
            <w:bottom w:val="none" w:sz="0" w:space="0" w:color="auto"/>
            <w:right w:val="none" w:sz="0" w:space="0" w:color="auto"/>
          </w:divBdr>
        </w:div>
        <w:div w:id="1677731232">
          <w:marLeft w:val="640"/>
          <w:marRight w:val="0"/>
          <w:marTop w:val="0"/>
          <w:marBottom w:val="0"/>
          <w:divBdr>
            <w:top w:val="none" w:sz="0" w:space="0" w:color="auto"/>
            <w:left w:val="none" w:sz="0" w:space="0" w:color="auto"/>
            <w:bottom w:val="none" w:sz="0" w:space="0" w:color="auto"/>
            <w:right w:val="none" w:sz="0" w:space="0" w:color="auto"/>
          </w:divBdr>
        </w:div>
        <w:div w:id="1679696573">
          <w:marLeft w:val="640"/>
          <w:marRight w:val="0"/>
          <w:marTop w:val="0"/>
          <w:marBottom w:val="0"/>
          <w:divBdr>
            <w:top w:val="none" w:sz="0" w:space="0" w:color="auto"/>
            <w:left w:val="none" w:sz="0" w:space="0" w:color="auto"/>
            <w:bottom w:val="none" w:sz="0" w:space="0" w:color="auto"/>
            <w:right w:val="none" w:sz="0" w:space="0" w:color="auto"/>
          </w:divBdr>
        </w:div>
        <w:div w:id="1694765865">
          <w:marLeft w:val="640"/>
          <w:marRight w:val="0"/>
          <w:marTop w:val="0"/>
          <w:marBottom w:val="0"/>
          <w:divBdr>
            <w:top w:val="none" w:sz="0" w:space="0" w:color="auto"/>
            <w:left w:val="none" w:sz="0" w:space="0" w:color="auto"/>
            <w:bottom w:val="none" w:sz="0" w:space="0" w:color="auto"/>
            <w:right w:val="none" w:sz="0" w:space="0" w:color="auto"/>
          </w:divBdr>
        </w:div>
        <w:div w:id="1765304800">
          <w:marLeft w:val="640"/>
          <w:marRight w:val="0"/>
          <w:marTop w:val="0"/>
          <w:marBottom w:val="0"/>
          <w:divBdr>
            <w:top w:val="none" w:sz="0" w:space="0" w:color="auto"/>
            <w:left w:val="none" w:sz="0" w:space="0" w:color="auto"/>
            <w:bottom w:val="none" w:sz="0" w:space="0" w:color="auto"/>
            <w:right w:val="none" w:sz="0" w:space="0" w:color="auto"/>
          </w:divBdr>
        </w:div>
        <w:div w:id="1779175781">
          <w:marLeft w:val="640"/>
          <w:marRight w:val="0"/>
          <w:marTop w:val="0"/>
          <w:marBottom w:val="0"/>
          <w:divBdr>
            <w:top w:val="none" w:sz="0" w:space="0" w:color="auto"/>
            <w:left w:val="none" w:sz="0" w:space="0" w:color="auto"/>
            <w:bottom w:val="none" w:sz="0" w:space="0" w:color="auto"/>
            <w:right w:val="none" w:sz="0" w:space="0" w:color="auto"/>
          </w:divBdr>
        </w:div>
        <w:div w:id="1779982662">
          <w:marLeft w:val="640"/>
          <w:marRight w:val="0"/>
          <w:marTop w:val="0"/>
          <w:marBottom w:val="0"/>
          <w:divBdr>
            <w:top w:val="none" w:sz="0" w:space="0" w:color="auto"/>
            <w:left w:val="none" w:sz="0" w:space="0" w:color="auto"/>
            <w:bottom w:val="none" w:sz="0" w:space="0" w:color="auto"/>
            <w:right w:val="none" w:sz="0" w:space="0" w:color="auto"/>
          </w:divBdr>
        </w:div>
        <w:div w:id="1792091788">
          <w:marLeft w:val="640"/>
          <w:marRight w:val="0"/>
          <w:marTop w:val="0"/>
          <w:marBottom w:val="0"/>
          <w:divBdr>
            <w:top w:val="none" w:sz="0" w:space="0" w:color="auto"/>
            <w:left w:val="none" w:sz="0" w:space="0" w:color="auto"/>
            <w:bottom w:val="none" w:sz="0" w:space="0" w:color="auto"/>
            <w:right w:val="none" w:sz="0" w:space="0" w:color="auto"/>
          </w:divBdr>
        </w:div>
        <w:div w:id="1803187174">
          <w:marLeft w:val="640"/>
          <w:marRight w:val="0"/>
          <w:marTop w:val="0"/>
          <w:marBottom w:val="0"/>
          <w:divBdr>
            <w:top w:val="none" w:sz="0" w:space="0" w:color="auto"/>
            <w:left w:val="none" w:sz="0" w:space="0" w:color="auto"/>
            <w:bottom w:val="none" w:sz="0" w:space="0" w:color="auto"/>
            <w:right w:val="none" w:sz="0" w:space="0" w:color="auto"/>
          </w:divBdr>
        </w:div>
        <w:div w:id="1804273232">
          <w:marLeft w:val="640"/>
          <w:marRight w:val="0"/>
          <w:marTop w:val="0"/>
          <w:marBottom w:val="0"/>
          <w:divBdr>
            <w:top w:val="none" w:sz="0" w:space="0" w:color="auto"/>
            <w:left w:val="none" w:sz="0" w:space="0" w:color="auto"/>
            <w:bottom w:val="none" w:sz="0" w:space="0" w:color="auto"/>
            <w:right w:val="none" w:sz="0" w:space="0" w:color="auto"/>
          </w:divBdr>
        </w:div>
        <w:div w:id="1836874723">
          <w:marLeft w:val="640"/>
          <w:marRight w:val="0"/>
          <w:marTop w:val="0"/>
          <w:marBottom w:val="0"/>
          <w:divBdr>
            <w:top w:val="none" w:sz="0" w:space="0" w:color="auto"/>
            <w:left w:val="none" w:sz="0" w:space="0" w:color="auto"/>
            <w:bottom w:val="none" w:sz="0" w:space="0" w:color="auto"/>
            <w:right w:val="none" w:sz="0" w:space="0" w:color="auto"/>
          </w:divBdr>
        </w:div>
        <w:div w:id="1838766301">
          <w:marLeft w:val="640"/>
          <w:marRight w:val="0"/>
          <w:marTop w:val="0"/>
          <w:marBottom w:val="0"/>
          <w:divBdr>
            <w:top w:val="none" w:sz="0" w:space="0" w:color="auto"/>
            <w:left w:val="none" w:sz="0" w:space="0" w:color="auto"/>
            <w:bottom w:val="none" w:sz="0" w:space="0" w:color="auto"/>
            <w:right w:val="none" w:sz="0" w:space="0" w:color="auto"/>
          </w:divBdr>
        </w:div>
        <w:div w:id="1847472864">
          <w:marLeft w:val="640"/>
          <w:marRight w:val="0"/>
          <w:marTop w:val="0"/>
          <w:marBottom w:val="0"/>
          <w:divBdr>
            <w:top w:val="none" w:sz="0" w:space="0" w:color="auto"/>
            <w:left w:val="none" w:sz="0" w:space="0" w:color="auto"/>
            <w:bottom w:val="none" w:sz="0" w:space="0" w:color="auto"/>
            <w:right w:val="none" w:sz="0" w:space="0" w:color="auto"/>
          </w:divBdr>
        </w:div>
        <w:div w:id="1854343800">
          <w:marLeft w:val="640"/>
          <w:marRight w:val="0"/>
          <w:marTop w:val="0"/>
          <w:marBottom w:val="0"/>
          <w:divBdr>
            <w:top w:val="none" w:sz="0" w:space="0" w:color="auto"/>
            <w:left w:val="none" w:sz="0" w:space="0" w:color="auto"/>
            <w:bottom w:val="none" w:sz="0" w:space="0" w:color="auto"/>
            <w:right w:val="none" w:sz="0" w:space="0" w:color="auto"/>
          </w:divBdr>
        </w:div>
        <w:div w:id="1869442329">
          <w:marLeft w:val="640"/>
          <w:marRight w:val="0"/>
          <w:marTop w:val="0"/>
          <w:marBottom w:val="0"/>
          <w:divBdr>
            <w:top w:val="none" w:sz="0" w:space="0" w:color="auto"/>
            <w:left w:val="none" w:sz="0" w:space="0" w:color="auto"/>
            <w:bottom w:val="none" w:sz="0" w:space="0" w:color="auto"/>
            <w:right w:val="none" w:sz="0" w:space="0" w:color="auto"/>
          </w:divBdr>
        </w:div>
        <w:div w:id="1874800912">
          <w:marLeft w:val="640"/>
          <w:marRight w:val="0"/>
          <w:marTop w:val="0"/>
          <w:marBottom w:val="0"/>
          <w:divBdr>
            <w:top w:val="none" w:sz="0" w:space="0" w:color="auto"/>
            <w:left w:val="none" w:sz="0" w:space="0" w:color="auto"/>
            <w:bottom w:val="none" w:sz="0" w:space="0" w:color="auto"/>
            <w:right w:val="none" w:sz="0" w:space="0" w:color="auto"/>
          </w:divBdr>
        </w:div>
        <w:div w:id="1938715197">
          <w:marLeft w:val="640"/>
          <w:marRight w:val="0"/>
          <w:marTop w:val="0"/>
          <w:marBottom w:val="0"/>
          <w:divBdr>
            <w:top w:val="none" w:sz="0" w:space="0" w:color="auto"/>
            <w:left w:val="none" w:sz="0" w:space="0" w:color="auto"/>
            <w:bottom w:val="none" w:sz="0" w:space="0" w:color="auto"/>
            <w:right w:val="none" w:sz="0" w:space="0" w:color="auto"/>
          </w:divBdr>
        </w:div>
        <w:div w:id="1955600261">
          <w:marLeft w:val="640"/>
          <w:marRight w:val="0"/>
          <w:marTop w:val="0"/>
          <w:marBottom w:val="0"/>
          <w:divBdr>
            <w:top w:val="none" w:sz="0" w:space="0" w:color="auto"/>
            <w:left w:val="none" w:sz="0" w:space="0" w:color="auto"/>
            <w:bottom w:val="none" w:sz="0" w:space="0" w:color="auto"/>
            <w:right w:val="none" w:sz="0" w:space="0" w:color="auto"/>
          </w:divBdr>
        </w:div>
        <w:div w:id="1966041174">
          <w:marLeft w:val="640"/>
          <w:marRight w:val="0"/>
          <w:marTop w:val="0"/>
          <w:marBottom w:val="0"/>
          <w:divBdr>
            <w:top w:val="none" w:sz="0" w:space="0" w:color="auto"/>
            <w:left w:val="none" w:sz="0" w:space="0" w:color="auto"/>
            <w:bottom w:val="none" w:sz="0" w:space="0" w:color="auto"/>
            <w:right w:val="none" w:sz="0" w:space="0" w:color="auto"/>
          </w:divBdr>
        </w:div>
        <w:div w:id="1984430264">
          <w:marLeft w:val="640"/>
          <w:marRight w:val="0"/>
          <w:marTop w:val="0"/>
          <w:marBottom w:val="0"/>
          <w:divBdr>
            <w:top w:val="none" w:sz="0" w:space="0" w:color="auto"/>
            <w:left w:val="none" w:sz="0" w:space="0" w:color="auto"/>
            <w:bottom w:val="none" w:sz="0" w:space="0" w:color="auto"/>
            <w:right w:val="none" w:sz="0" w:space="0" w:color="auto"/>
          </w:divBdr>
        </w:div>
        <w:div w:id="1995791064">
          <w:marLeft w:val="640"/>
          <w:marRight w:val="0"/>
          <w:marTop w:val="0"/>
          <w:marBottom w:val="0"/>
          <w:divBdr>
            <w:top w:val="none" w:sz="0" w:space="0" w:color="auto"/>
            <w:left w:val="none" w:sz="0" w:space="0" w:color="auto"/>
            <w:bottom w:val="none" w:sz="0" w:space="0" w:color="auto"/>
            <w:right w:val="none" w:sz="0" w:space="0" w:color="auto"/>
          </w:divBdr>
        </w:div>
        <w:div w:id="2057507438">
          <w:marLeft w:val="640"/>
          <w:marRight w:val="0"/>
          <w:marTop w:val="0"/>
          <w:marBottom w:val="0"/>
          <w:divBdr>
            <w:top w:val="none" w:sz="0" w:space="0" w:color="auto"/>
            <w:left w:val="none" w:sz="0" w:space="0" w:color="auto"/>
            <w:bottom w:val="none" w:sz="0" w:space="0" w:color="auto"/>
            <w:right w:val="none" w:sz="0" w:space="0" w:color="auto"/>
          </w:divBdr>
        </w:div>
        <w:div w:id="2065986098">
          <w:marLeft w:val="640"/>
          <w:marRight w:val="0"/>
          <w:marTop w:val="0"/>
          <w:marBottom w:val="0"/>
          <w:divBdr>
            <w:top w:val="none" w:sz="0" w:space="0" w:color="auto"/>
            <w:left w:val="none" w:sz="0" w:space="0" w:color="auto"/>
            <w:bottom w:val="none" w:sz="0" w:space="0" w:color="auto"/>
            <w:right w:val="none" w:sz="0" w:space="0" w:color="auto"/>
          </w:divBdr>
        </w:div>
      </w:divsChild>
    </w:div>
    <w:div w:id="1662611455">
      <w:bodyDiv w:val="1"/>
      <w:marLeft w:val="0"/>
      <w:marRight w:val="0"/>
      <w:marTop w:val="0"/>
      <w:marBottom w:val="0"/>
      <w:divBdr>
        <w:top w:val="none" w:sz="0" w:space="0" w:color="auto"/>
        <w:left w:val="none" w:sz="0" w:space="0" w:color="auto"/>
        <w:bottom w:val="none" w:sz="0" w:space="0" w:color="auto"/>
        <w:right w:val="none" w:sz="0" w:space="0" w:color="auto"/>
      </w:divBdr>
      <w:divsChild>
        <w:div w:id="41443675">
          <w:marLeft w:val="640"/>
          <w:marRight w:val="0"/>
          <w:marTop w:val="0"/>
          <w:marBottom w:val="0"/>
          <w:divBdr>
            <w:top w:val="none" w:sz="0" w:space="0" w:color="auto"/>
            <w:left w:val="none" w:sz="0" w:space="0" w:color="auto"/>
            <w:bottom w:val="none" w:sz="0" w:space="0" w:color="auto"/>
            <w:right w:val="none" w:sz="0" w:space="0" w:color="auto"/>
          </w:divBdr>
        </w:div>
        <w:div w:id="79958803">
          <w:marLeft w:val="640"/>
          <w:marRight w:val="0"/>
          <w:marTop w:val="0"/>
          <w:marBottom w:val="0"/>
          <w:divBdr>
            <w:top w:val="none" w:sz="0" w:space="0" w:color="auto"/>
            <w:left w:val="none" w:sz="0" w:space="0" w:color="auto"/>
            <w:bottom w:val="none" w:sz="0" w:space="0" w:color="auto"/>
            <w:right w:val="none" w:sz="0" w:space="0" w:color="auto"/>
          </w:divBdr>
        </w:div>
        <w:div w:id="81219487">
          <w:marLeft w:val="640"/>
          <w:marRight w:val="0"/>
          <w:marTop w:val="0"/>
          <w:marBottom w:val="0"/>
          <w:divBdr>
            <w:top w:val="none" w:sz="0" w:space="0" w:color="auto"/>
            <w:left w:val="none" w:sz="0" w:space="0" w:color="auto"/>
            <w:bottom w:val="none" w:sz="0" w:space="0" w:color="auto"/>
            <w:right w:val="none" w:sz="0" w:space="0" w:color="auto"/>
          </w:divBdr>
        </w:div>
        <w:div w:id="143355621">
          <w:marLeft w:val="640"/>
          <w:marRight w:val="0"/>
          <w:marTop w:val="0"/>
          <w:marBottom w:val="0"/>
          <w:divBdr>
            <w:top w:val="none" w:sz="0" w:space="0" w:color="auto"/>
            <w:left w:val="none" w:sz="0" w:space="0" w:color="auto"/>
            <w:bottom w:val="none" w:sz="0" w:space="0" w:color="auto"/>
            <w:right w:val="none" w:sz="0" w:space="0" w:color="auto"/>
          </w:divBdr>
        </w:div>
        <w:div w:id="159856544">
          <w:marLeft w:val="640"/>
          <w:marRight w:val="0"/>
          <w:marTop w:val="0"/>
          <w:marBottom w:val="0"/>
          <w:divBdr>
            <w:top w:val="none" w:sz="0" w:space="0" w:color="auto"/>
            <w:left w:val="none" w:sz="0" w:space="0" w:color="auto"/>
            <w:bottom w:val="none" w:sz="0" w:space="0" w:color="auto"/>
            <w:right w:val="none" w:sz="0" w:space="0" w:color="auto"/>
          </w:divBdr>
        </w:div>
        <w:div w:id="224730179">
          <w:marLeft w:val="640"/>
          <w:marRight w:val="0"/>
          <w:marTop w:val="0"/>
          <w:marBottom w:val="0"/>
          <w:divBdr>
            <w:top w:val="none" w:sz="0" w:space="0" w:color="auto"/>
            <w:left w:val="none" w:sz="0" w:space="0" w:color="auto"/>
            <w:bottom w:val="none" w:sz="0" w:space="0" w:color="auto"/>
            <w:right w:val="none" w:sz="0" w:space="0" w:color="auto"/>
          </w:divBdr>
        </w:div>
        <w:div w:id="239796648">
          <w:marLeft w:val="640"/>
          <w:marRight w:val="0"/>
          <w:marTop w:val="0"/>
          <w:marBottom w:val="0"/>
          <w:divBdr>
            <w:top w:val="none" w:sz="0" w:space="0" w:color="auto"/>
            <w:left w:val="none" w:sz="0" w:space="0" w:color="auto"/>
            <w:bottom w:val="none" w:sz="0" w:space="0" w:color="auto"/>
            <w:right w:val="none" w:sz="0" w:space="0" w:color="auto"/>
          </w:divBdr>
        </w:div>
        <w:div w:id="250891445">
          <w:marLeft w:val="640"/>
          <w:marRight w:val="0"/>
          <w:marTop w:val="0"/>
          <w:marBottom w:val="0"/>
          <w:divBdr>
            <w:top w:val="none" w:sz="0" w:space="0" w:color="auto"/>
            <w:left w:val="none" w:sz="0" w:space="0" w:color="auto"/>
            <w:bottom w:val="none" w:sz="0" w:space="0" w:color="auto"/>
            <w:right w:val="none" w:sz="0" w:space="0" w:color="auto"/>
          </w:divBdr>
        </w:div>
        <w:div w:id="255066984">
          <w:marLeft w:val="640"/>
          <w:marRight w:val="0"/>
          <w:marTop w:val="0"/>
          <w:marBottom w:val="0"/>
          <w:divBdr>
            <w:top w:val="none" w:sz="0" w:space="0" w:color="auto"/>
            <w:left w:val="none" w:sz="0" w:space="0" w:color="auto"/>
            <w:bottom w:val="none" w:sz="0" w:space="0" w:color="auto"/>
            <w:right w:val="none" w:sz="0" w:space="0" w:color="auto"/>
          </w:divBdr>
        </w:div>
        <w:div w:id="280066189">
          <w:marLeft w:val="640"/>
          <w:marRight w:val="0"/>
          <w:marTop w:val="0"/>
          <w:marBottom w:val="0"/>
          <w:divBdr>
            <w:top w:val="none" w:sz="0" w:space="0" w:color="auto"/>
            <w:left w:val="none" w:sz="0" w:space="0" w:color="auto"/>
            <w:bottom w:val="none" w:sz="0" w:space="0" w:color="auto"/>
            <w:right w:val="none" w:sz="0" w:space="0" w:color="auto"/>
          </w:divBdr>
        </w:div>
        <w:div w:id="294607295">
          <w:marLeft w:val="640"/>
          <w:marRight w:val="0"/>
          <w:marTop w:val="0"/>
          <w:marBottom w:val="0"/>
          <w:divBdr>
            <w:top w:val="none" w:sz="0" w:space="0" w:color="auto"/>
            <w:left w:val="none" w:sz="0" w:space="0" w:color="auto"/>
            <w:bottom w:val="none" w:sz="0" w:space="0" w:color="auto"/>
            <w:right w:val="none" w:sz="0" w:space="0" w:color="auto"/>
          </w:divBdr>
        </w:div>
        <w:div w:id="295257672">
          <w:marLeft w:val="640"/>
          <w:marRight w:val="0"/>
          <w:marTop w:val="0"/>
          <w:marBottom w:val="0"/>
          <w:divBdr>
            <w:top w:val="none" w:sz="0" w:space="0" w:color="auto"/>
            <w:left w:val="none" w:sz="0" w:space="0" w:color="auto"/>
            <w:bottom w:val="none" w:sz="0" w:space="0" w:color="auto"/>
            <w:right w:val="none" w:sz="0" w:space="0" w:color="auto"/>
          </w:divBdr>
        </w:div>
        <w:div w:id="304705829">
          <w:marLeft w:val="640"/>
          <w:marRight w:val="0"/>
          <w:marTop w:val="0"/>
          <w:marBottom w:val="0"/>
          <w:divBdr>
            <w:top w:val="none" w:sz="0" w:space="0" w:color="auto"/>
            <w:left w:val="none" w:sz="0" w:space="0" w:color="auto"/>
            <w:bottom w:val="none" w:sz="0" w:space="0" w:color="auto"/>
            <w:right w:val="none" w:sz="0" w:space="0" w:color="auto"/>
          </w:divBdr>
        </w:div>
        <w:div w:id="337737540">
          <w:marLeft w:val="640"/>
          <w:marRight w:val="0"/>
          <w:marTop w:val="0"/>
          <w:marBottom w:val="0"/>
          <w:divBdr>
            <w:top w:val="none" w:sz="0" w:space="0" w:color="auto"/>
            <w:left w:val="none" w:sz="0" w:space="0" w:color="auto"/>
            <w:bottom w:val="none" w:sz="0" w:space="0" w:color="auto"/>
            <w:right w:val="none" w:sz="0" w:space="0" w:color="auto"/>
          </w:divBdr>
        </w:div>
        <w:div w:id="344214007">
          <w:marLeft w:val="640"/>
          <w:marRight w:val="0"/>
          <w:marTop w:val="0"/>
          <w:marBottom w:val="0"/>
          <w:divBdr>
            <w:top w:val="none" w:sz="0" w:space="0" w:color="auto"/>
            <w:left w:val="none" w:sz="0" w:space="0" w:color="auto"/>
            <w:bottom w:val="none" w:sz="0" w:space="0" w:color="auto"/>
            <w:right w:val="none" w:sz="0" w:space="0" w:color="auto"/>
          </w:divBdr>
        </w:div>
        <w:div w:id="349063206">
          <w:marLeft w:val="640"/>
          <w:marRight w:val="0"/>
          <w:marTop w:val="0"/>
          <w:marBottom w:val="0"/>
          <w:divBdr>
            <w:top w:val="none" w:sz="0" w:space="0" w:color="auto"/>
            <w:left w:val="none" w:sz="0" w:space="0" w:color="auto"/>
            <w:bottom w:val="none" w:sz="0" w:space="0" w:color="auto"/>
            <w:right w:val="none" w:sz="0" w:space="0" w:color="auto"/>
          </w:divBdr>
        </w:div>
        <w:div w:id="361443226">
          <w:marLeft w:val="640"/>
          <w:marRight w:val="0"/>
          <w:marTop w:val="0"/>
          <w:marBottom w:val="0"/>
          <w:divBdr>
            <w:top w:val="none" w:sz="0" w:space="0" w:color="auto"/>
            <w:left w:val="none" w:sz="0" w:space="0" w:color="auto"/>
            <w:bottom w:val="none" w:sz="0" w:space="0" w:color="auto"/>
            <w:right w:val="none" w:sz="0" w:space="0" w:color="auto"/>
          </w:divBdr>
        </w:div>
        <w:div w:id="429356537">
          <w:marLeft w:val="640"/>
          <w:marRight w:val="0"/>
          <w:marTop w:val="0"/>
          <w:marBottom w:val="0"/>
          <w:divBdr>
            <w:top w:val="none" w:sz="0" w:space="0" w:color="auto"/>
            <w:left w:val="none" w:sz="0" w:space="0" w:color="auto"/>
            <w:bottom w:val="none" w:sz="0" w:space="0" w:color="auto"/>
            <w:right w:val="none" w:sz="0" w:space="0" w:color="auto"/>
          </w:divBdr>
        </w:div>
        <w:div w:id="435559340">
          <w:marLeft w:val="640"/>
          <w:marRight w:val="0"/>
          <w:marTop w:val="0"/>
          <w:marBottom w:val="0"/>
          <w:divBdr>
            <w:top w:val="none" w:sz="0" w:space="0" w:color="auto"/>
            <w:left w:val="none" w:sz="0" w:space="0" w:color="auto"/>
            <w:bottom w:val="none" w:sz="0" w:space="0" w:color="auto"/>
            <w:right w:val="none" w:sz="0" w:space="0" w:color="auto"/>
          </w:divBdr>
        </w:div>
        <w:div w:id="451434854">
          <w:marLeft w:val="640"/>
          <w:marRight w:val="0"/>
          <w:marTop w:val="0"/>
          <w:marBottom w:val="0"/>
          <w:divBdr>
            <w:top w:val="none" w:sz="0" w:space="0" w:color="auto"/>
            <w:left w:val="none" w:sz="0" w:space="0" w:color="auto"/>
            <w:bottom w:val="none" w:sz="0" w:space="0" w:color="auto"/>
            <w:right w:val="none" w:sz="0" w:space="0" w:color="auto"/>
          </w:divBdr>
        </w:div>
        <w:div w:id="466094246">
          <w:marLeft w:val="640"/>
          <w:marRight w:val="0"/>
          <w:marTop w:val="0"/>
          <w:marBottom w:val="0"/>
          <w:divBdr>
            <w:top w:val="none" w:sz="0" w:space="0" w:color="auto"/>
            <w:left w:val="none" w:sz="0" w:space="0" w:color="auto"/>
            <w:bottom w:val="none" w:sz="0" w:space="0" w:color="auto"/>
            <w:right w:val="none" w:sz="0" w:space="0" w:color="auto"/>
          </w:divBdr>
        </w:div>
        <w:div w:id="489908020">
          <w:marLeft w:val="640"/>
          <w:marRight w:val="0"/>
          <w:marTop w:val="0"/>
          <w:marBottom w:val="0"/>
          <w:divBdr>
            <w:top w:val="none" w:sz="0" w:space="0" w:color="auto"/>
            <w:left w:val="none" w:sz="0" w:space="0" w:color="auto"/>
            <w:bottom w:val="none" w:sz="0" w:space="0" w:color="auto"/>
            <w:right w:val="none" w:sz="0" w:space="0" w:color="auto"/>
          </w:divBdr>
        </w:div>
        <w:div w:id="502549928">
          <w:marLeft w:val="640"/>
          <w:marRight w:val="0"/>
          <w:marTop w:val="0"/>
          <w:marBottom w:val="0"/>
          <w:divBdr>
            <w:top w:val="none" w:sz="0" w:space="0" w:color="auto"/>
            <w:left w:val="none" w:sz="0" w:space="0" w:color="auto"/>
            <w:bottom w:val="none" w:sz="0" w:space="0" w:color="auto"/>
            <w:right w:val="none" w:sz="0" w:space="0" w:color="auto"/>
          </w:divBdr>
        </w:div>
        <w:div w:id="526866188">
          <w:marLeft w:val="640"/>
          <w:marRight w:val="0"/>
          <w:marTop w:val="0"/>
          <w:marBottom w:val="0"/>
          <w:divBdr>
            <w:top w:val="none" w:sz="0" w:space="0" w:color="auto"/>
            <w:left w:val="none" w:sz="0" w:space="0" w:color="auto"/>
            <w:bottom w:val="none" w:sz="0" w:space="0" w:color="auto"/>
            <w:right w:val="none" w:sz="0" w:space="0" w:color="auto"/>
          </w:divBdr>
        </w:div>
        <w:div w:id="550652506">
          <w:marLeft w:val="640"/>
          <w:marRight w:val="0"/>
          <w:marTop w:val="0"/>
          <w:marBottom w:val="0"/>
          <w:divBdr>
            <w:top w:val="none" w:sz="0" w:space="0" w:color="auto"/>
            <w:left w:val="none" w:sz="0" w:space="0" w:color="auto"/>
            <w:bottom w:val="none" w:sz="0" w:space="0" w:color="auto"/>
            <w:right w:val="none" w:sz="0" w:space="0" w:color="auto"/>
          </w:divBdr>
        </w:div>
        <w:div w:id="559167963">
          <w:marLeft w:val="640"/>
          <w:marRight w:val="0"/>
          <w:marTop w:val="0"/>
          <w:marBottom w:val="0"/>
          <w:divBdr>
            <w:top w:val="none" w:sz="0" w:space="0" w:color="auto"/>
            <w:left w:val="none" w:sz="0" w:space="0" w:color="auto"/>
            <w:bottom w:val="none" w:sz="0" w:space="0" w:color="auto"/>
            <w:right w:val="none" w:sz="0" w:space="0" w:color="auto"/>
          </w:divBdr>
        </w:div>
        <w:div w:id="560141135">
          <w:marLeft w:val="640"/>
          <w:marRight w:val="0"/>
          <w:marTop w:val="0"/>
          <w:marBottom w:val="0"/>
          <w:divBdr>
            <w:top w:val="none" w:sz="0" w:space="0" w:color="auto"/>
            <w:left w:val="none" w:sz="0" w:space="0" w:color="auto"/>
            <w:bottom w:val="none" w:sz="0" w:space="0" w:color="auto"/>
            <w:right w:val="none" w:sz="0" w:space="0" w:color="auto"/>
          </w:divBdr>
        </w:div>
        <w:div w:id="648829858">
          <w:marLeft w:val="640"/>
          <w:marRight w:val="0"/>
          <w:marTop w:val="0"/>
          <w:marBottom w:val="0"/>
          <w:divBdr>
            <w:top w:val="none" w:sz="0" w:space="0" w:color="auto"/>
            <w:left w:val="none" w:sz="0" w:space="0" w:color="auto"/>
            <w:bottom w:val="none" w:sz="0" w:space="0" w:color="auto"/>
            <w:right w:val="none" w:sz="0" w:space="0" w:color="auto"/>
          </w:divBdr>
        </w:div>
        <w:div w:id="650989052">
          <w:marLeft w:val="640"/>
          <w:marRight w:val="0"/>
          <w:marTop w:val="0"/>
          <w:marBottom w:val="0"/>
          <w:divBdr>
            <w:top w:val="none" w:sz="0" w:space="0" w:color="auto"/>
            <w:left w:val="none" w:sz="0" w:space="0" w:color="auto"/>
            <w:bottom w:val="none" w:sz="0" w:space="0" w:color="auto"/>
            <w:right w:val="none" w:sz="0" w:space="0" w:color="auto"/>
          </w:divBdr>
        </w:div>
        <w:div w:id="659844028">
          <w:marLeft w:val="640"/>
          <w:marRight w:val="0"/>
          <w:marTop w:val="0"/>
          <w:marBottom w:val="0"/>
          <w:divBdr>
            <w:top w:val="none" w:sz="0" w:space="0" w:color="auto"/>
            <w:left w:val="none" w:sz="0" w:space="0" w:color="auto"/>
            <w:bottom w:val="none" w:sz="0" w:space="0" w:color="auto"/>
            <w:right w:val="none" w:sz="0" w:space="0" w:color="auto"/>
          </w:divBdr>
        </w:div>
        <w:div w:id="661395564">
          <w:marLeft w:val="640"/>
          <w:marRight w:val="0"/>
          <w:marTop w:val="0"/>
          <w:marBottom w:val="0"/>
          <w:divBdr>
            <w:top w:val="none" w:sz="0" w:space="0" w:color="auto"/>
            <w:left w:val="none" w:sz="0" w:space="0" w:color="auto"/>
            <w:bottom w:val="none" w:sz="0" w:space="0" w:color="auto"/>
            <w:right w:val="none" w:sz="0" w:space="0" w:color="auto"/>
          </w:divBdr>
        </w:div>
        <w:div w:id="740249558">
          <w:marLeft w:val="640"/>
          <w:marRight w:val="0"/>
          <w:marTop w:val="0"/>
          <w:marBottom w:val="0"/>
          <w:divBdr>
            <w:top w:val="none" w:sz="0" w:space="0" w:color="auto"/>
            <w:left w:val="none" w:sz="0" w:space="0" w:color="auto"/>
            <w:bottom w:val="none" w:sz="0" w:space="0" w:color="auto"/>
            <w:right w:val="none" w:sz="0" w:space="0" w:color="auto"/>
          </w:divBdr>
        </w:div>
        <w:div w:id="751585811">
          <w:marLeft w:val="640"/>
          <w:marRight w:val="0"/>
          <w:marTop w:val="0"/>
          <w:marBottom w:val="0"/>
          <w:divBdr>
            <w:top w:val="none" w:sz="0" w:space="0" w:color="auto"/>
            <w:left w:val="none" w:sz="0" w:space="0" w:color="auto"/>
            <w:bottom w:val="none" w:sz="0" w:space="0" w:color="auto"/>
            <w:right w:val="none" w:sz="0" w:space="0" w:color="auto"/>
          </w:divBdr>
        </w:div>
        <w:div w:id="759956395">
          <w:marLeft w:val="640"/>
          <w:marRight w:val="0"/>
          <w:marTop w:val="0"/>
          <w:marBottom w:val="0"/>
          <w:divBdr>
            <w:top w:val="none" w:sz="0" w:space="0" w:color="auto"/>
            <w:left w:val="none" w:sz="0" w:space="0" w:color="auto"/>
            <w:bottom w:val="none" w:sz="0" w:space="0" w:color="auto"/>
            <w:right w:val="none" w:sz="0" w:space="0" w:color="auto"/>
          </w:divBdr>
        </w:div>
        <w:div w:id="859928204">
          <w:marLeft w:val="640"/>
          <w:marRight w:val="0"/>
          <w:marTop w:val="0"/>
          <w:marBottom w:val="0"/>
          <w:divBdr>
            <w:top w:val="none" w:sz="0" w:space="0" w:color="auto"/>
            <w:left w:val="none" w:sz="0" w:space="0" w:color="auto"/>
            <w:bottom w:val="none" w:sz="0" w:space="0" w:color="auto"/>
            <w:right w:val="none" w:sz="0" w:space="0" w:color="auto"/>
          </w:divBdr>
        </w:div>
        <w:div w:id="888031170">
          <w:marLeft w:val="640"/>
          <w:marRight w:val="0"/>
          <w:marTop w:val="0"/>
          <w:marBottom w:val="0"/>
          <w:divBdr>
            <w:top w:val="none" w:sz="0" w:space="0" w:color="auto"/>
            <w:left w:val="none" w:sz="0" w:space="0" w:color="auto"/>
            <w:bottom w:val="none" w:sz="0" w:space="0" w:color="auto"/>
            <w:right w:val="none" w:sz="0" w:space="0" w:color="auto"/>
          </w:divBdr>
        </w:div>
        <w:div w:id="909657057">
          <w:marLeft w:val="640"/>
          <w:marRight w:val="0"/>
          <w:marTop w:val="0"/>
          <w:marBottom w:val="0"/>
          <w:divBdr>
            <w:top w:val="none" w:sz="0" w:space="0" w:color="auto"/>
            <w:left w:val="none" w:sz="0" w:space="0" w:color="auto"/>
            <w:bottom w:val="none" w:sz="0" w:space="0" w:color="auto"/>
            <w:right w:val="none" w:sz="0" w:space="0" w:color="auto"/>
          </w:divBdr>
        </w:div>
        <w:div w:id="911082865">
          <w:marLeft w:val="640"/>
          <w:marRight w:val="0"/>
          <w:marTop w:val="0"/>
          <w:marBottom w:val="0"/>
          <w:divBdr>
            <w:top w:val="none" w:sz="0" w:space="0" w:color="auto"/>
            <w:left w:val="none" w:sz="0" w:space="0" w:color="auto"/>
            <w:bottom w:val="none" w:sz="0" w:space="0" w:color="auto"/>
            <w:right w:val="none" w:sz="0" w:space="0" w:color="auto"/>
          </w:divBdr>
        </w:div>
        <w:div w:id="930357220">
          <w:marLeft w:val="640"/>
          <w:marRight w:val="0"/>
          <w:marTop w:val="0"/>
          <w:marBottom w:val="0"/>
          <w:divBdr>
            <w:top w:val="none" w:sz="0" w:space="0" w:color="auto"/>
            <w:left w:val="none" w:sz="0" w:space="0" w:color="auto"/>
            <w:bottom w:val="none" w:sz="0" w:space="0" w:color="auto"/>
            <w:right w:val="none" w:sz="0" w:space="0" w:color="auto"/>
          </w:divBdr>
        </w:div>
        <w:div w:id="957032139">
          <w:marLeft w:val="640"/>
          <w:marRight w:val="0"/>
          <w:marTop w:val="0"/>
          <w:marBottom w:val="0"/>
          <w:divBdr>
            <w:top w:val="none" w:sz="0" w:space="0" w:color="auto"/>
            <w:left w:val="none" w:sz="0" w:space="0" w:color="auto"/>
            <w:bottom w:val="none" w:sz="0" w:space="0" w:color="auto"/>
            <w:right w:val="none" w:sz="0" w:space="0" w:color="auto"/>
          </w:divBdr>
        </w:div>
        <w:div w:id="958803121">
          <w:marLeft w:val="640"/>
          <w:marRight w:val="0"/>
          <w:marTop w:val="0"/>
          <w:marBottom w:val="0"/>
          <w:divBdr>
            <w:top w:val="none" w:sz="0" w:space="0" w:color="auto"/>
            <w:left w:val="none" w:sz="0" w:space="0" w:color="auto"/>
            <w:bottom w:val="none" w:sz="0" w:space="0" w:color="auto"/>
            <w:right w:val="none" w:sz="0" w:space="0" w:color="auto"/>
          </w:divBdr>
        </w:div>
        <w:div w:id="967123755">
          <w:marLeft w:val="640"/>
          <w:marRight w:val="0"/>
          <w:marTop w:val="0"/>
          <w:marBottom w:val="0"/>
          <w:divBdr>
            <w:top w:val="none" w:sz="0" w:space="0" w:color="auto"/>
            <w:left w:val="none" w:sz="0" w:space="0" w:color="auto"/>
            <w:bottom w:val="none" w:sz="0" w:space="0" w:color="auto"/>
            <w:right w:val="none" w:sz="0" w:space="0" w:color="auto"/>
          </w:divBdr>
        </w:div>
        <w:div w:id="1007101730">
          <w:marLeft w:val="640"/>
          <w:marRight w:val="0"/>
          <w:marTop w:val="0"/>
          <w:marBottom w:val="0"/>
          <w:divBdr>
            <w:top w:val="none" w:sz="0" w:space="0" w:color="auto"/>
            <w:left w:val="none" w:sz="0" w:space="0" w:color="auto"/>
            <w:bottom w:val="none" w:sz="0" w:space="0" w:color="auto"/>
            <w:right w:val="none" w:sz="0" w:space="0" w:color="auto"/>
          </w:divBdr>
        </w:div>
        <w:div w:id="1016079678">
          <w:marLeft w:val="640"/>
          <w:marRight w:val="0"/>
          <w:marTop w:val="0"/>
          <w:marBottom w:val="0"/>
          <w:divBdr>
            <w:top w:val="none" w:sz="0" w:space="0" w:color="auto"/>
            <w:left w:val="none" w:sz="0" w:space="0" w:color="auto"/>
            <w:bottom w:val="none" w:sz="0" w:space="0" w:color="auto"/>
            <w:right w:val="none" w:sz="0" w:space="0" w:color="auto"/>
          </w:divBdr>
        </w:div>
        <w:div w:id="1021929034">
          <w:marLeft w:val="640"/>
          <w:marRight w:val="0"/>
          <w:marTop w:val="0"/>
          <w:marBottom w:val="0"/>
          <w:divBdr>
            <w:top w:val="none" w:sz="0" w:space="0" w:color="auto"/>
            <w:left w:val="none" w:sz="0" w:space="0" w:color="auto"/>
            <w:bottom w:val="none" w:sz="0" w:space="0" w:color="auto"/>
            <w:right w:val="none" w:sz="0" w:space="0" w:color="auto"/>
          </w:divBdr>
        </w:div>
        <w:div w:id="1032612655">
          <w:marLeft w:val="640"/>
          <w:marRight w:val="0"/>
          <w:marTop w:val="0"/>
          <w:marBottom w:val="0"/>
          <w:divBdr>
            <w:top w:val="none" w:sz="0" w:space="0" w:color="auto"/>
            <w:left w:val="none" w:sz="0" w:space="0" w:color="auto"/>
            <w:bottom w:val="none" w:sz="0" w:space="0" w:color="auto"/>
            <w:right w:val="none" w:sz="0" w:space="0" w:color="auto"/>
          </w:divBdr>
        </w:div>
        <w:div w:id="1078094504">
          <w:marLeft w:val="640"/>
          <w:marRight w:val="0"/>
          <w:marTop w:val="0"/>
          <w:marBottom w:val="0"/>
          <w:divBdr>
            <w:top w:val="none" w:sz="0" w:space="0" w:color="auto"/>
            <w:left w:val="none" w:sz="0" w:space="0" w:color="auto"/>
            <w:bottom w:val="none" w:sz="0" w:space="0" w:color="auto"/>
            <w:right w:val="none" w:sz="0" w:space="0" w:color="auto"/>
          </w:divBdr>
        </w:div>
        <w:div w:id="1154183783">
          <w:marLeft w:val="640"/>
          <w:marRight w:val="0"/>
          <w:marTop w:val="0"/>
          <w:marBottom w:val="0"/>
          <w:divBdr>
            <w:top w:val="none" w:sz="0" w:space="0" w:color="auto"/>
            <w:left w:val="none" w:sz="0" w:space="0" w:color="auto"/>
            <w:bottom w:val="none" w:sz="0" w:space="0" w:color="auto"/>
            <w:right w:val="none" w:sz="0" w:space="0" w:color="auto"/>
          </w:divBdr>
        </w:div>
        <w:div w:id="1157379058">
          <w:marLeft w:val="640"/>
          <w:marRight w:val="0"/>
          <w:marTop w:val="0"/>
          <w:marBottom w:val="0"/>
          <w:divBdr>
            <w:top w:val="none" w:sz="0" w:space="0" w:color="auto"/>
            <w:left w:val="none" w:sz="0" w:space="0" w:color="auto"/>
            <w:bottom w:val="none" w:sz="0" w:space="0" w:color="auto"/>
            <w:right w:val="none" w:sz="0" w:space="0" w:color="auto"/>
          </w:divBdr>
        </w:div>
        <w:div w:id="1161240387">
          <w:marLeft w:val="640"/>
          <w:marRight w:val="0"/>
          <w:marTop w:val="0"/>
          <w:marBottom w:val="0"/>
          <w:divBdr>
            <w:top w:val="none" w:sz="0" w:space="0" w:color="auto"/>
            <w:left w:val="none" w:sz="0" w:space="0" w:color="auto"/>
            <w:bottom w:val="none" w:sz="0" w:space="0" w:color="auto"/>
            <w:right w:val="none" w:sz="0" w:space="0" w:color="auto"/>
          </w:divBdr>
        </w:div>
        <w:div w:id="1175074319">
          <w:marLeft w:val="640"/>
          <w:marRight w:val="0"/>
          <w:marTop w:val="0"/>
          <w:marBottom w:val="0"/>
          <w:divBdr>
            <w:top w:val="none" w:sz="0" w:space="0" w:color="auto"/>
            <w:left w:val="none" w:sz="0" w:space="0" w:color="auto"/>
            <w:bottom w:val="none" w:sz="0" w:space="0" w:color="auto"/>
            <w:right w:val="none" w:sz="0" w:space="0" w:color="auto"/>
          </w:divBdr>
        </w:div>
        <w:div w:id="1211529050">
          <w:marLeft w:val="640"/>
          <w:marRight w:val="0"/>
          <w:marTop w:val="0"/>
          <w:marBottom w:val="0"/>
          <w:divBdr>
            <w:top w:val="none" w:sz="0" w:space="0" w:color="auto"/>
            <w:left w:val="none" w:sz="0" w:space="0" w:color="auto"/>
            <w:bottom w:val="none" w:sz="0" w:space="0" w:color="auto"/>
            <w:right w:val="none" w:sz="0" w:space="0" w:color="auto"/>
          </w:divBdr>
        </w:div>
        <w:div w:id="1224679487">
          <w:marLeft w:val="640"/>
          <w:marRight w:val="0"/>
          <w:marTop w:val="0"/>
          <w:marBottom w:val="0"/>
          <w:divBdr>
            <w:top w:val="none" w:sz="0" w:space="0" w:color="auto"/>
            <w:left w:val="none" w:sz="0" w:space="0" w:color="auto"/>
            <w:bottom w:val="none" w:sz="0" w:space="0" w:color="auto"/>
            <w:right w:val="none" w:sz="0" w:space="0" w:color="auto"/>
          </w:divBdr>
        </w:div>
        <w:div w:id="1231690706">
          <w:marLeft w:val="640"/>
          <w:marRight w:val="0"/>
          <w:marTop w:val="0"/>
          <w:marBottom w:val="0"/>
          <w:divBdr>
            <w:top w:val="none" w:sz="0" w:space="0" w:color="auto"/>
            <w:left w:val="none" w:sz="0" w:space="0" w:color="auto"/>
            <w:bottom w:val="none" w:sz="0" w:space="0" w:color="auto"/>
            <w:right w:val="none" w:sz="0" w:space="0" w:color="auto"/>
          </w:divBdr>
        </w:div>
        <w:div w:id="1244995818">
          <w:marLeft w:val="640"/>
          <w:marRight w:val="0"/>
          <w:marTop w:val="0"/>
          <w:marBottom w:val="0"/>
          <w:divBdr>
            <w:top w:val="none" w:sz="0" w:space="0" w:color="auto"/>
            <w:left w:val="none" w:sz="0" w:space="0" w:color="auto"/>
            <w:bottom w:val="none" w:sz="0" w:space="0" w:color="auto"/>
            <w:right w:val="none" w:sz="0" w:space="0" w:color="auto"/>
          </w:divBdr>
        </w:div>
        <w:div w:id="1267929106">
          <w:marLeft w:val="640"/>
          <w:marRight w:val="0"/>
          <w:marTop w:val="0"/>
          <w:marBottom w:val="0"/>
          <w:divBdr>
            <w:top w:val="none" w:sz="0" w:space="0" w:color="auto"/>
            <w:left w:val="none" w:sz="0" w:space="0" w:color="auto"/>
            <w:bottom w:val="none" w:sz="0" w:space="0" w:color="auto"/>
            <w:right w:val="none" w:sz="0" w:space="0" w:color="auto"/>
          </w:divBdr>
        </w:div>
        <w:div w:id="1272128046">
          <w:marLeft w:val="640"/>
          <w:marRight w:val="0"/>
          <w:marTop w:val="0"/>
          <w:marBottom w:val="0"/>
          <w:divBdr>
            <w:top w:val="none" w:sz="0" w:space="0" w:color="auto"/>
            <w:left w:val="none" w:sz="0" w:space="0" w:color="auto"/>
            <w:bottom w:val="none" w:sz="0" w:space="0" w:color="auto"/>
            <w:right w:val="none" w:sz="0" w:space="0" w:color="auto"/>
          </w:divBdr>
        </w:div>
        <w:div w:id="1275554232">
          <w:marLeft w:val="640"/>
          <w:marRight w:val="0"/>
          <w:marTop w:val="0"/>
          <w:marBottom w:val="0"/>
          <w:divBdr>
            <w:top w:val="none" w:sz="0" w:space="0" w:color="auto"/>
            <w:left w:val="none" w:sz="0" w:space="0" w:color="auto"/>
            <w:bottom w:val="none" w:sz="0" w:space="0" w:color="auto"/>
            <w:right w:val="none" w:sz="0" w:space="0" w:color="auto"/>
          </w:divBdr>
        </w:div>
        <w:div w:id="1279796405">
          <w:marLeft w:val="640"/>
          <w:marRight w:val="0"/>
          <w:marTop w:val="0"/>
          <w:marBottom w:val="0"/>
          <w:divBdr>
            <w:top w:val="none" w:sz="0" w:space="0" w:color="auto"/>
            <w:left w:val="none" w:sz="0" w:space="0" w:color="auto"/>
            <w:bottom w:val="none" w:sz="0" w:space="0" w:color="auto"/>
            <w:right w:val="none" w:sz="0" w:space="0" w:color="auto"/>
          </w:divBdr>
        </w:div>
        <w:div w:id="1297762968">
          <w:marLeft w:val="640"/>
          <w:marRight w:val="0"/>
          <w:marTop w:val="0"/>
          <w:marBottom w:val="0"/>
          <w:divBdr>
            <w:top w:val="none" w:sz="0" w:space="0" w:color="auto"/>
            <w:left w:val="none" w:sz="0" w:space="0" w:color="auto"/>
            <w:bottom w:val="none" w:sz="0" w:space="0" w:color="auto"/>
            <w:right w:val="none" w:sz="0" w:space="0" w:color="auto"/>
          </w:divBdr>
        </w:div>
        <w:div w:id="1322152759">
          <w:marLeft w:val="640"/>
          <w:marRight w:val="0"/>
          <w:marTop w:val="0"/>
          <w:marBottom w:val="0"/>
          <w:divBdr>
            <w:top w:val="none" w:sz="0" w:space="0" w:color="auto"/>
            <w:left w:val="none" w:sz="0" w:space="0" w:color="auto"/>
            <w:bottom w:val="none" w:sz="0" w:space="0" w:color="auto"/>
            <w:right w:val="none" w:sz="0" w:space="0" w:color="auto"/>
          </w:divBdr>
        </w:div>
        <w:div w:id="1351107986">
          <w:marLeft w:val="640"/>
          <w:marRight w:val="0"/>
          <w:marTop w:val="0"/>
          <w:marBottom w:val="0"/>
          <w:divBdr>
            <w:top w:val="none" w:sz="0" w:space="0" w:color="auto"/>
            <w:left w:val="none" w:sz="0" w:space="0" w:color="auto"/>
            <w:bottom w:val="none" w:sz="0" w:space="0" w:color="auto"/>
            <w:right w:val="none" w:sz="0" w:space="0" w:color="auto"/>
          </w:divBdr>
        </w:div>
        <w:div w:id="1365714363">
          <w:marLeft w:val="640"/>
          <w:marRight w:val="0"/>
          <w:marTop w:val="0"/>
          <w:marBottom w:val="0"/>
          <w:divBdr>
            <w:top w:val="none" w:sz="0" w:space="0" w:color="auto"/>
            <w:left w:val="none" w:sz="0" w:space="0" w:color="auto"/>
            <w:bottom w:val="none" w:sz="0" w:space="0" w:color="auto"/>
            <w:right w:val="none" w:sz="0" w:space="0" w:color="auto"/>
          </w:divBdr>
        </w:div>
        <w:div w:id="1368793942">
          <w:marLeft w:val="640"/>
          <w:marRight w:val="0"/>
          <w:marTop w:val="0"/>
          <w:marBottom w:val="0"/>
          <w:divBdr>
            <w:top w:val="none" w:sz="0" w:space="0" w:color="auto"/>
            <w:left w:val="none" w:sz="0" w:space="0" w:color="auto"/>
            <w:bottom w:val="none" w:sz="0" w:space="0" w:color="auto"/>
            <w:right w:val="none" w:sz="0" w:space="0" w:color="auto"/>
          </w:divBdr>
        </w:div>
        <w:div w:id="1374113134">
          <w:marLeft w:val="640"/>
          <w:marRight w:val="0"/>
          <w:marTop w:val="0"/>
          <w:marBottom w:val="0"/>
          <w:divBdr>
            <w:top w:val="none" w:sz="0" w:space="0" w:color="auto"/>
            <w:left w:val="none" w:sz="0" w:space="0" w:color="auto"/>
            <w:bottom w:val="none" w:sz="0" w:space="0" w:color="auto"/>
            <w:right w:val="none" w:sz="0" w:space="0" w:color="auto"/>
          </w:divBdr>
        </w:div>
        <w:div w:id="1378819178">
          <w:marLeft w:val="640"/>
          <w:marRight w:val="0"/>
          <w:marTop w:val="0"/>
          <w:marBottom w:val="0"/>
          <w:divBdr>
            <w:top w:val="none" w:sz="0" w:space="0" w:color="auto"/>
            <w:left w:val="none" w:sz="0" w:space="0" w:color="auto"/>
            <w:bottom w:val="none" w:sz="0" w:space="0" w:color="auto"/>
            <w:right w:val="none" w:sz="0" w:space="0" w:color="auto"/>
          </w:divBdr>
        </w:div>
        <w:div w:id="1398283220">
          <w:marLeft w:val="640"/>
          <w:marRight w:val="0"/>
          <w:marTop w:val="0"/>
          <w:marBottom w:val="0"/>
          <w:divBdr>
            <w:top w:val="none" w:sz="0" w:space="0" w:color="auto"/>
            <w:left w:val="none" w:sz="0" w:space="0" w:color="auto"/>
            <w:bottom w:val="none" w:sz="0" w:space="0" w:color="auto"/>
            <w:right w:val="none" w:sz="0" w:space="0" w:color="auto"/>
          </w:divBdr>
        </w:div>
        <w:div w:id="1408647252">
          <w:marLeft w:val="640"/>
          <w:marRight w:val="0"/>
          <w:marTop w:val="0"/>
          <w:marBottom w:val="0"/>
          <w:divBdr>
            <w:top w:val="none" w:sz="0" w:space="0" w:color="auto"/>
            <w:left w:val="none" w:sz="0" w:space="0" w:color="auto"/>
            <w:bottom w:val="none" w:sz="0" w:space="0" w:color="auto"/>
            <w:right w:val="none" w:sz="0" w:space="0" w:color="auto"/>
          </w:divBdr>
        </w:div>
        <w:div w:id="1471828900">
          <w:marLeft w:val="640"/>
          <w:marRight w:val="0"/>
          <w:marTop w:val="0"/>
          <w:marBottom w:val="0"/>
          <w:divBdr>
            <w:top w:val="none" w:sz="0" w:space="0" w:color="auto"/>
            <w:left w:val="none" w:sz="0" w:space="0" w:color="auto"/>
            <w:bottom w:val="none" w:sz="0" w:space="0" w:color="auto"/>
            <w:right w:val="none" w:sz="0" w:space="0" w:color="auto"/>
          </w:divBdr>
        </w:div>
        <w:div w:id="1492982579">
          <w:marLeft w:val="640"/>
          <w:marRight w:val="0"/>
          <w:marTop w:val="0"/>
          <w:marBottom w:val="0"/>
          <w:divBdr>
            <w:top w:val="none" w:sz="0" w:space="0" w:color="auto"/>
            <w:left w:val="none" w:sz="0" w:space="0" w:color="auto"/>
            <w:bottom w:val="none" w:sz="0" w:space="0" w:color="auto"/>
            <w:right w:val="none" w:sz="0" w:space="0" w:color="auto"/>
          </w:divBdr>
        </w:div>
        <w:div w:id="1496873064">
          <w:marLeft w:val="640"/>
          <w:marRight w:val="0"/>
          <w:marTop w:val="0"/>
          <w:marBottom w:val="0"/>
          <w:divBdr>
            <w:top w:val="none" w:sz="0" w:space="0" w:color="auto"/>
            <w:left w:val="none" w:sz="0" w:space="0" w:color="auto"/>
            <w:bottom w:val="none" w:sz="0" w:space="0" w:color="auto"/>
            <w:right w:val="none" w:sz="0" w:space="0" w:color="auto"/>
          </w:divBdr>
        </w:div>
        <w:div w:id="1501389517">
          <w:marLeft w:val="640"/>
          <w:marRight w:val="0"/>
          <w:marTop w:val="0"/>
          <w:marBottom w:val="0"/>
          <w:divBdr>
            <w:top w:val="none" w:sz="0" w:space="0" w:color="auto"/>
            <w:left w:val="none" w:sz="0" w:space="0" w:color="auto"/>
            <w:bottom w:val="none" w:sz="0" w:space="0" w:color="auto"/>
            <w:right w:val="none" w:sz="0" w:space="0" w:color="auto"/>
          </w:divBdr>
        </w:div>
        <w:div w:id="1522940161">
          <w:marLeft w:val="640"/>
          <w:marRight w:val="0"/>
          <w:marTop w:val="0"/>
          <w:marBottom w:val="0"/>
          <w:divBdr>
            <w:top w:val="none" w:sz="0" w:space="0" w:color="auto"/>
            <w:left w:val="none" w:sz="0" w:space="0" w:color="auto"/>
            <w:bottom w:val="none" w:sz="0" w:space="0" w:color="auto"/>
            <w:right w:val="none" w:sz="0" w:space="0" w:color="auto"/>
          </w:divBdr>
        </w:div>
        <w:div w:id="1532914006">
          <w:marLeft w:val="640"/>
          <w:marRight w:val="0"/>
          <w:marTop w:val="0"/>
          <w:marBottom w:val="0"/>
          <w:divBdr>
            <w:top w:val="none" w:sz="0" w:space="0" w:color="auto"/>
            <w:left w:val="none" w:sz="0" w:space="0" w:color="auto"/>
            <w:bottom w:val="none" w:sz="0" w:space="0" w:color="auto"/>
            <w:right w:val="none" w:sz="0" w:space="0" w:color="auto"/>
          </w:divBdr>
        </w:div>
        <w:div w:id="1550334291">
          <w:marLeft w:val="640"/>
          <w:marRight w:val="0"/>
          <w:marTop w:val="0"/>
          <w:marBottom w:val="0"/>
          <w:divBdr>
            <w:top w:val="none" w:sz="0" w:space="0" w:color="auto"/>
            <w:left w:val="none" w:sz="0" w:space="0" w:color="auto"/>
            <w:bottom w:val="none" w:sz="0" w:space="0" w:color="auto"/>
            <w:right w:val="none" w:sz="0" w:space="0" w:color="auto"/>
          </w:divBdr>
        </w:div>
        <w:div w:id="1578590464">
          <w:marLeft w:val="640"/>
          <w:marRight w:val="0"/>
          <w:marTop w:val="0"/>
          <w:marBottom w:val="0"/>
          <w:divBdr>
            <w:top w:val="none" w:sz="0" w:space="0" w:color="auto"/>
            <w:left w:val="none" w:sz="0" w:space="0" w:color="auto"/>
            <w:bottom w:val="none" w:sz="0" w:space="0" w:color="auto"/>
            <w:right w:val="none" w:sz="0" w:space="0" w:color="auto"/>
          </w:divBdr>
        </w:div>
        <w:div w:id="1594702091">
          <w:marLeft w:val="640"/>
          <w:marRight w:val="0"/>
          <w:marTop w:val="0"/>
          <w:marBottom w:val="0"/>
          <w:divBdr>
            <w:top w:val="none" w:sz="0" w:space="0" w:color="auto"/>
            <w:left w:val="none" w:sz="0" w:space="0" w:color="auto"/>
            <w:bottom w:val="none" w:sz="0" w:space="0" w:color="auto"/>
            <w:right w:val="none" w:sz="0" w:space="0" w:color="auto"/>
          </w:divBdr>
        </w:div>
        <w:div w:id="1595282918">
          <w:marLeft w:val="640"/>
          <w:marRight w:val="0"/>
          <w:marTop w:val="0"/>
          <w:marBottom w:val="0"/>
          <w:divBdr>
            <w:top w:val="none" w:sz="0" w:space="0" w:color="auto"/>
            <w:left w:val="none" w:sz="0" w:space="0" w:color="auto"/>
            <w:bottom w:val="none" w:sz="0" w:space="0" w:color="auto"/>
            <w:right w:val="none" w:sz="0" w:space="0" w:color="auto"/>
          </w:divBdr>
        </w:div>
        <w:div w:id="1663510686">
          <w:marLeft w:val="640"/>
          <w:marRight w:val="0"/>
          <w:marTop w:val="0"/>
          <w:marBottom w:val="0"/>
          <w:divBdr>
            <w:top w:val="none" w:sz="0" w:space="0" w:color="auto"/>
            <w:left w:val="none" w:sz="0" w:space="0" w:color="auto"/>
            <w:bottom w:val="none" w:sz="0" w:space="0" w:color="auto"/>
            <w:right w:val="none" w:sz="0" w:space="0" w:color="auto"/>
          </w:divBdr>
        </w:div>
        <w:div w:id="1735540222">
          <w:marLeft w:val="640"/>
          <w:marRight w:val="0"/>
          <w:marTop w:val="0"/>
          <w:marBottom w:val="0"/>
          <w:divBdr>
            <w:top w:val="none" w:sz="0" w:space="0" w:color="auto"/>
            <w:left w:val="none" w:sz="0" w:space="0" w:color="auto"/>
            <w:bottom w:val="none" w:sz="0" w:space="0" w:color="auto"/>
            <w:right w:val="none" w:sz="0" w:space="0" w:color="auto"/>
          </w:divBdr>
        </w:div>
        <w:div w:id="1761290165">
          <w:marLeft w:val="640"/>
          <w:marRight w:val="0"/>
          <w:marTop w:val="0"/>
          <w:marBottom w:val="0"/>
          <w:divBdr>
            <w:top w:val="none" w:sz="0" w:space="0" w:color="auto"/>
            <w:left w:val="none" w:sz="0" w:space="0" w:color="auto"/>
            <w:bottom w:val="none" w:sz="0" w:space="0" w:color="auto"/>
            <w:right w:val="none" w:sz="0" w:space="0" w:color="auto"/>
          </w:divBdr>
        </w:div>
        <w:div w:id="1804881520">
          <w:marLeft w:val="640"/>
          <w:marRight w:val="0"/>
          <w:marTop w:val="0"/>
          <w:marBottom w:val="0"/>
          <w:divBdr>
            <w:top w:val="none" w:sz="0" w:space="0" w:color="auto"/>
            <w:left w:val="none" w:sz="0" w:space="0" w:color="auto"/>
            <w:bottom w:val="none" w:sz="0" w:space="0" w:color="auto"/>
            <w:right w:val="none" w:sz="0" w:space="0" w:color="auto"/>
          </w:divBdr>
        </w:div>
        <w:div w:id="1831099357">
          <w:marLeft w:val="640"/>
          <w:marRight w:val="0"/>
          <w:marTop w:val="0"/>
          <w:marBottom w:val="0"/>
          <w:divBdr>
            <w:top w:val="none" w:sz="0" w:space="0" w:color="auto"/>
            <w:left w:val="none" w:sz="0" w:space="0" w:color="auto"/>
            <w:bottom w:val="none" w:sz="0" w:space="0" w:color="auto"/>
            <w:right w:val="none" w:sz="0" w:space="0" w:color="auto"/>
          </w:divBdr>
        </w:div>
        <w:div w:id="1838837014">
          <w:marLeft w:val="640"/>
          <w:marRight w:val="0"/>
          <w:marTop w:val="0"/>
          <w:marBottom w:val="0"/>
          <w:divBdr>
            <w:top w:val="none" w:sz="0" w:space="0" w:color="auto"/>
            <w:left w:val="none" w:sz="0" w:space="0" w:color="auto"/>
            <w:bottom w:val="none" w:sz="0" w:space="0" w:color="auto"/>
            <w:right w:val="none" w:sz="0" w:space="0" w:color="auto"/>
          </w:divBdr>
        </w:div>
        <w:div w:id="1861971189">
          <w:marLeft w:val="640"/>
          <w:marRight w:val="0"/>
          <w:marTop w:val="0"/>
          <w:marBottom w:val="0"/>
          <w:divBdr>
            <w:top w:val="none" w:sz="0" w:space="0" w:color="auto"/>
            <w:left w:val="none" w:sz="0" w:space="0" w:color="auto"/>
            <w:bottom w:val="none" w:sz="0" w:space="0" w:color="auto"/>
            <w:right w:val="none" w:sz="0" w:space="0" w:color="auto"/>
          </w:divBdr>
        </w:div>
        <w:div w:id="1891573034">
          <w:marLeft w:val="640"/>
          <w:marRight w:val="0"/>
          <w:marTop w:val="0"/>
          <w:marBottom w:val="0"/>
          <w:divBdr>
            <w:top w:val="none" w:sz="0" w:space="0" w:color="auto"/>
            <w:left w:val="none" w:sz="0" w:space="0" w:color="auto"/>
            <w:bottom w:val="none" w:sz="0" w:space="0" w:color="auto"/>
            <w:right w:val="none" w:sz="0" w:space="0" w:color="auto"/>
          </w:divBdr>
        </w:div>
        <w:div w:id="1910581088">
          <w:marLeft w:val="640"/>
          <w:marRight w:val="0"/>
          <w:marTop w:val="0"/>
          <w:marBottom w:val="0"/>
          <w:divBdr>
            <w:top w:val="none" w:sz="0" w:space="0" w:color="auto"/>
            <w:left w:val="none" w:sz="0" w:space="0" w:color="auto"/>
            <w:bottom w:val="none" w:sz="0" w:space="0" w:color="auto"/>
            <w:right w:val="none" w:sz="0" w:space="0" w:color="auto"/>
          </w:divBdr>
        </w:div>
        <w:div w:id="1963345308">
          <w:marLeft w:val="640"/>
          <w:marRight w:val="0"/>
          <w:marTop w:val="0"/>
          <w:marBottom w:val="0"/>
          <w:divBdr>
            <w:top w:val="none" w:sz="0" w:space="0" w:color="auto"/>
            <w:left w:val="none" w:sz="0" w:space="0" w:color="auto"/>
            <w:bottom w:val="none" w:sz="0" w:space="0" w:color="auto"/>
            <w:right w:val="none" w:sz="0" w:space="0" w:color="auto"/>
          </w:divBdr>
        </w:div>
        <w:div w:id="1980912446">
          <w:marLeft w:val="640"/>
          <w:marRight w:val="0"/>
          <w:marTop w:val="0"/>
          <w:marBottom w:val="0"/>
          <w:divBdr>
            <w:top w:val="none" w:sz="0" w:space="0" w:color="auto"/>
            <w:left w:val="none" w:sz="0" w:space="0" w:color="auto"/>
            <w:bottom w:val="none" w:sz="0" w:space="0" w:color="auto"/>
            <w:right w:val="none" w:sz="0" w:space="0" w:color="auto"/>
          </w:divBdr>
        </w:div>
        <w:div w:id="1991395767">
          <w:marLeft w:val="640"/>
          <w:marRight w:val="0"/>
          <w:marTop w:val="0"/>
          <w:marBottom w:val="0"/>
          <w:divBdr>
            <w:top w:val="none" w:sz="0" w:space="0" w:color="auto"/>
            <w:left w:val="none" w:sz="0" w:space="0" w:color="auto"/>
            <w:bottom w:val="none" w:sz="0" w:space="0" w:color="auto"/>
            <w:right w:val="none" w:sz="0" w:space="0" w:color="auto"/>
          </w:divBdr>
        </w:div>
        <w:div w:id="2003972330">
          <w:marLeft w:val="640"/>
          <w:marRight w:val="0"/>
          <w:marTop w:val="0"/>
          <w:marBottom w:val="0"/>
          <w:divBdr>
            <w:top w:val="none" w:sz="0" w:space="0" w:color="auto"/>
            <w:left w:val="none" w:sz="0" w:space="0" w:color="auto"/>
            <w:bottom w:val="none" w:sz="0" w:space="0" w:color="auto"/>
            <w:right w:val="none" w:sz="0" w:space="0" w:color="auto"/>
          </w:divBdr>
        </w:div>
        <w:div w:id="2045326631">
          <w:marLeft w:val="640"/>
          <w:marRight w:val="0"/>
          <w:marTop w:val="0"/>
          <w:marBottom w:val="0"/>
          <w:divBdr>
            <w:top w:val="none" w:sz="0" w:space="0" w:color="auto"/>
            <w:left w:val="none" w:sz="0" w:space="0" w:color="auto"/>
            <w:bottom w:val="none" w:sz="0" w:space="0" w:color="auto"/>
            <w:right w:val="none" w:sz="0" w:space="0" w:color="auto"/>
          </w:divBdr>
        </w:div>
        <w:div w:id="2052530223">
          <w:marLeft w:val="640"/>
          <w:marRight w:val="0"/>
          <w:marTop w:val="0"/>
          <w:marBottom w:val="0"/>
          <w:divBdr>
            <w:top w:val="none" w:sz="0" w:space="0" w:color="auto"/>
            <w:left w:val="none" w:sz="0" w:space="0" w:color="auto"/>
            <w:bottom w:val="none" w:sz="0" w:space="0" w:color="auto"/>
            <w:right w:val="none" w:sz="0" w:space="0" w:color="auto"/>
          </w:divBdr>
        </w:div>
        <w:div w:id="2125348360">
          <w:marLeft w:val="640"/>
          <w:marRight w:val="0"/>
          <w:marTop w:val="0"/>
          <w:marBottom w:val="0"/>
          <w:divBdr>
            <w:top w:val="none" w:sz="0" w:space="0" w:color="auto"/>
            <w:left w:val="none" w:sz="0" w:space="0" w:color="auto"/>
            <w:bottom w:val="none" w:sz="0" w:space="0" w:color="auto"/>
            <w:right w:val="none" w:sz="0" w:space="0" w:color="auto"/>
          </w:divBdr>
        </w:div>
      </w:divsChild>
    </w:div>
    <w:div w:id="1670476839">
      <w:bodyDiv w:val="1"/>
      <w:marLeft w:val="0"/>
      <w:marRight w:val="0"/>
      <w:marTop w:val="0"/>
      <w:marBottom w:val="0"/>
      <w:divBdr>
        <w:top w:val="none" w:sz="0" w:space="0" w:color="auto"/>
        <w:left w:val="none" w:sz="0" w:space="0" w:color="auto"/>
        <w:bottom w:val="none" w:sz="0" w:space="0" w:color="auto"/>
        <w:right w:val="none" w:sz="0" w:space="0" w:color="auto"/>
      </w:divBdr>
      <w:divsChild>
        <w:div w:id="392122969">
          <w:marLeft w:val="640"/>
          <w:marRight w:val="0"/>
          <w:marTop w:val="0"/>
          <w:marBottom w:val="0"/>
          <w:divBdr>
            <w:top w:val="none" w:sz="0" w:space="0" w:color="auto"/>
            <w:left w:val="none" w:sz="0" w:space="0" w:color="auto"/>
            <w:bottom w:val="none" w:sz="0" w:space="0" w:color="auto"/>
            <w:right w:val="none" w:sz="0" w:space="0" w:color="auto"/>
          </w:divBdr>
        </w:div>
        <w:div w:id="1199271286">
          <w:marLeft w:val="640"/>
          <w:marRight w:val="0"/>
          <w:marTop w:val="0"/>
          <w:marBottom w:val="0"/>
          <w:divBdr>
            <w:top w:val="none" w:sz="0" w:space="0" w:color="auto"/>
            <w:left w:val="none" w:sz="0" w:space="0" w:color="auto"/>
            <w:bottom w:val="none" w:sz="0" w:space="0" w:color="auto"/>
            <w:right w:val="none" w:sz="0" w:space="0" w:color="auto"/>
          </w:divBdr>
        </w:div>
        <w:div w:id="2121488690">
          <w:marLeft w:val="640"/>
          <w:marRight w:val="0"/>
          <w:marTop w:val="0"/>
          <w:marBottom w:val="0"/>
          <w:divBdr>
            <w:top w:val="none" w:sz="0" w:space="0" w:color="auto"/>
            <w:left w:val="none" w:sz="0" w:space="0" w:color="auto"/>
            <w:bottom w:val="none" w:sz="0" w:space="0" w:color="auto"/>
            <w:right w:val="none" w:sz="0" w:space="0" w:color="auto"/>
          </w:divBdr>
        </w:div>
        <w:div w:id="2143039267">
          <w:marLeft w:val="640"/>
          <w:marRight w:val="0"/>
          <w:marTop w:val="0"/>
          <w:marBottom w:val="0"/>
          <w:divBdr>
            <w:top w:val="none" w:sz="0" w:space="0" w:color="auto"/>
            <w:left w:val="none" w:sz="0" w:space="0" w:color="auto"/>
            <w:bottom w:val="none" w:sz="0" w:space="0" w:color="auto"/>
            <w:right w:val="none" w:sz="0" w:space="0" w:color="auto"/>
          </w:divBdr>
        </w:div>
        <w:div w:id="1457260661">
          <w:marLeft w:val="640"/>
          <w:marRight w:val="0"/>
          <w:marTop w:val="0"/>
          <w:marBottom w:val="0"/>
          <w:divBdr>
            <w:top w:val="none" w:sz="0" w:space="0" w:color="auto"/>
            <w:left w:val="none" w:sz="0" w:space="0" w:color="auto"/>
            <w:bottom w:val="none" w:sz="0" w:space="0" w:color="auto"/>
            <w:right w:val="none" w:sz="0" w:space="0" w:color="auto"/>
          </w:divBdr>
        </w:div>
        <w:div w:id="192770161">
          <w:marLeft w:val="640"/>
          <w:marRight w:val="0"/>
          <w:marTop w:val="0"/>
          <w:marBottom w:val="0"/>
          <w:divBdr>
            <w:top w:val="none" w:sz="0" w:space="0" w:color="auto"/>
            <w:left w:val="none" w:sz="0" w:space="0" w:color="auto"/>
            <w:bottom w:val="none" w:sz="0" w:space="0" w:color="auto"/>
            <w:right w:val="none" w:sz="0" w:space="0" w:color="auto"/>
          </w:divBdr>
        </w:div>
        <w:div w:id="968900155">
          <w:marLeft w:val="640"/>
          <w:marRight w:val="0"/>
          <w:marTop w:val="0"/>
          <w:marBottom w:val="0"/>
          <w:divBdr>
            <w:top w:val="none" w:sz="0" w:space="0" w:color="auto"/>
            <w:left w:val="none" w:sz="0" w:space="0" w:color="auto"/>
            <w:bottom w:val="none" w:sz="0" w:space="0" w:color="auto"/>
            <w:right w:val="none" w:sz="0" w:space="0" w:color="auto"/>
          </w:divBdr>
        </w:div>
        <w:div w:id="2107386610">
          <w:marLeft w:val="640"/>
          <w:marRight w:val="0"/>
          <w:marTop w:val="0"/>
          <w:marBottom w:val="0"/>
          <w:divBdr>
            <w:top w:val="none" w:sz="0" w:space="0" w:color="auto"/>
            <w:left w:val="none" w:sz="0" w:space="0" w:color="auto"/>
            <w:bottom w:val="none" w:sz="0" w:space="0" w:color="auto"/>
            <w:right w:val="none" w:sz="0" w:space="0" w:color="auto"/>
          </w:divBdr>
        </w:div>
        <w:div w:id="599796672">
          <w:marLeft w:val="640"/>
          <w:marRight w:val="0"/>
          <w:marTop w:val="0"/>
          <w:marBottom w:val="0"/>
          <w:divBdr>
            <w:top w:val="none" w:sz="0" w:space="0" w:color="auto"/>
            <w:left w:val="none" w:sz="0" w:space="0" w:color="auto"/>
            <w:bottom w:val="none" w:sz="0" w:space="0" w:color="auto"/>
            <w:right w:val="none" w:sz="0" w:space="0" w:color="auto"/>
          </w:divBdr>
        </w:div>
        <w:div w:id="2035111999">
          <w:marLeft w:val="640"/>
          <w:marRight w:val="0"/>
          <w:marTop w:val="0"/>
          <w:marBottom w:val="0"/>
          <w:divBdr>
            <w:top w:val="none" w:sz="0" w:space="0" w:color="auto"/>
            <w:left w:val="none" w:sz="0" w:space="0" w:color="auto"/>
            <w:bottom w:val="none" w:sz="0" w:space="0" w:color="auto"/>
            <w:right w:val="none" w:sz="0" w:space="0" w:color="auto"/>
          </w:divBdr>
        </w:div>
        <w:div w:id="303896897">
          <w:marLeft w:val="640"/>
          <w:marRight w:val="0"/>
          <w:marTop w:val="0"/>
          <w:marBottom w:val="0"/>
          <w:divBdr>
            <w:top w:val="none" w:sz="0" w:space="0" w:color="auto"/>
            <w:left w:val="none" w:sz="0" w:space="0" w:color="auto"/>
            <w:bottom w:val="none" w:sz="0" w:space="0" w:color="auto"/>
            <w:right w:val="none" w:sz="0" w:space="0" w:color="auto"/>
          </w:divBdr>
        </w:div>
        <w:div w:id="1666742959">
          <w:marLeft w:val="640"/>
          <w:marRight w:val="0"/>
          <w:marTop w:val="0"/>
          <w:marBottom w:val="0"/>
          <w:divBdr>
            <w:top w:val="none" w:sz="0" w:space="0" w:color="auto"/>
            <w:left w:val="none" w:sz="0" w:space="0" w:color="auto"/>
            <w:bottom w:val="none" w:sz="0" w:space="0" w:color="auto"/>
            <w:right w:val="none" w:sz="0" w:space="0" w:color="auto"/>
          </w:divBdr>
        </w:div>
        <w:div w:id="1222715196">
          <w:marLeft w:val="640"/>
          <w:marRight w:val="0"/>
          <w:marTop w:val="0"/>
          <w:marBottom w:val="0"/>
          <w:divBdr>
            <w:top w:val="none" w:sz="0" w:space="0" w:color="auto"/>
            <w:left w:val="none" w:sz="0" w:space="0" w:color="auto"/>
            <w:bottom w:val="none" w:sz="0" w:space="0" w:color="auto"/>
            <w:right w:val="none" w:sz="0" w:space="0" w:color="auto"/>
          </w:divBdr>
        </w:div>
        <w:div w:id="1048535530">
          <w:marLeft w:val="640"/>
          <w:marRight w:val="0"/>
          <w:marTop w:val="0"/>
          <w:marBottom w:val="0"/>
          <w:divBdr>
            <w:top w:val="none" w:sz="0" w:space="0" w:color="auto"/>
            <w:left w:val="none" w:sz="0" w:space="0" w:color="auto"/>
            <w:bottom w:val="none" w:sz="0" w:space="0" w:color="auto"/>
            <w:right w:val="none" w:sz="0" w:space="0" w:color="auto"/>
          </w:divBdr>
        </w:div>
        <w:div w:id="1955162873">
          <w:marLeft w:val="640"/>
          <w:marRight w:val="0"/>
          <w:marTop w:val="0"/>
          <w:marBottom w:val="0"/>
          <w:divBdr>
            <w:top w:val="none" w:sz="0" w:space="0" w:color="auto"/>
            <w:left w:val="none" w:sz="0" w:space="0" w:color="auto"/>
            <w:bottom w:val="none" w:sz="0" w:space="0" w:color="auto"/>
            <w:right w:val="none" w:sz="0" w:space="0" w:color="auto"/>
          </w:divBdr>
        </w:div>
        <w:div w:id="2086295516">
          <w:marLeft w:val="640"/>
          <w:marRight w:val="0"/>
          <w:marTop w:val="0"/>
          <w:marBottom w:val="0"/>
          <w:divBdr>
            <w:top w:val="none" w:sz="0" w:space="0" w:color="auto"/>
            <w:left w:val="none" w:sz="0" w:space="0" w:color="auto"/>
            <w:bottom w:val="none" w:sz="0" w:space="0" w:color="auto"/>
            <w:right w:val="none" w:sz="0" w:space="0" w:color="auto"/>
          </w:divBdr>
        </w:div>
        <w:div w:id="1084256954">
          <w:marLeft w:val="640"/>
          <w:marRight w:val="0"/>
          <w:marTop w:val="0"/>
          <w:marBottom w:val="0"/>
          <w:divBdr>
            <w:top w:val="none" w:sz="0" w:space="0" w:color="auto"/>
            <w:left w:val="none" w:sz="0" w:space="0" w:color="auto"/>
            <w:bottom w:val="none" w:sz="0" w:space="0" w:color="auto"/>
            <w:right w:val="none" w:sz="0" w:space="0" w:color="auto"/>
          </w:divBdr>
        </w:div>
        <w:div w:id="2110008865">
          <w:marLeft w:val="640"/>
          <w:marRight w:val="0"/>
          <w:marTop w:val="0"/>
          <w:marBottom w:val="0"/>
          <w:divBdr>
            <w:top w:val="none" w:sz="0" w:space="0" w:color="auto"/>
            <w:left w:val="none" w:sz="0" w:space="0" w:color="auto"/>
            <w:bottom w:val="none" w:sz="0" w:space="0" w:color="auto"/>
            <w:right w:val="none" w:sz="0" w:space="0" w:color="auto"/>
          </w:divBdr>
        </w:div>
        <w:div w:id="971911171">
          <w:marLeft w:val="640"/>
          <w:marRight w:val="0"/>
          <w:marTop w:val="0"/>
          <w:marBottom w:val="0"/>
          <w:divBdr>
            <w:top w:val="none" w:sz="0" w:space="0" w:color="auto"/>
            <w:left w:val="none" w:sz="0" w:space="0" w:color="auto"/>
            <w:bottom w:val="none" w:sz="0" w:space="0" w:color="auto"/>
            <w:right w:val="none" w:sz="0" w:space="0" w:color="auto"/>
          </w:divBdr>
        </w:div>
        <w:div w:id="2101370929">
          <w:marLeft w:val="640"/>
          <w:marRight w:val="0"/>
          <w:marTop w:val="0"/>
          <w:marBottom w:val="0"/>
          <w:divBdr>
            <w:top w:val="none" w:sz="0" w:space="0" w:color="auto"/>
            <w:left w:val="none" w:sz="0" w:space="0" w:color="auto"/>
            <w:bottom w:val="none" w:sz="0" w:space="0" w:color="auto"/>
            <w:right w:val="none" w:sz="0" w:space="0" w:color="auto"/>
          </w:divBdr>
        </w:div>
        <w:div w:id="1737701803">
          <w:marLeft w:val="640"/>
          <w:marRight w:val="0"/>
          <w:marTop w:val="0"/>
          <w:marBottom w:val="0"/>
          <w:divBdr>
            <w:top w:val="none" w:sz="0" w:space="0" w:color="auto"/>
            <w:left w:val="none" w:sz="0" w:space="0" w:color="auto"/>
            <w:bottom w:val="none" w:sz="0" w:space="0" w:color="auto"/>
            <w:right w:val="none" w:sz="0" w:space="0" w:color="auto"/>
          </w:divBdr>
        </w:div>
        <w:div w:id="2022465675">
          <w:marLeft w:val="640"/>
          <w:marRight w:val="0"/>
          <w:marTop w:val="0"/>
          <w:marBottom w:val="0"/>
          <w:divBdr>
            <w:top w:val="none" w:sz="0" w:space="0" w:color="auto"/>
            <w:left w:val="none" w:sz="0" w:space="0" w:color="auto"/>
            <w:bottom w:val="none" w:sz="0" w:space="0" w:color="auto"/>
            <w:right w:val="none" w:sz="0" w:space="0" w:color="auto"/>
          </w:divBdr>
        </w:div>
        <w:div w:id="1689024054">
          <w:marLeft w:val="640"/>
          <w:marRight w:val="0"/>
          <w:marTop w:val="0"/>
          <w:marBottom w:val="0"/>
          <w:divBdr>
            <w:top w:val="none" w:sz="0" w:space="0" w:color="auto"/>
            <w:left w:val="none" w:sz="0" w:space="0" w:color="auto"/>
            <w:bottom w:val="none" w:sz="0" w:space="0" w:color="auto"/>
            <w:right w:val="none" w:sz="0" w:space="0" w:color="auto"/>
          </w:divBdr>
        </w:div>
        <w:div w:id="292754203">
          <w:marLeft w:val="640"/>
          <w:marRight w:val="0"/>
          <w:marTop w:val="0"/>
          <w:marBottom w:val="0"/>
          <w:divBdr>
            <w:top w:val="none" w:sz="0" w:space="0" w:color="auto"/>
            <w:left w:val="none" w:sz="0" w:space="0" w:color="auto"/>
            <w:bottom w:val="none" w:sz="0" w:space="0" w:color="auto"/>
            <w:right w:val="none" w:sz="0" w:space="0" w:color="auto"/>
          </w:divBdr>
        </w:div>
        <w:div w:id="217522816">
          <w:marLeft w:val="640"/>
          <w:marRight w:val="0"/>
          <w:marTop w:val="0"/>
          <w:marBottom w:val="0"/>
          <w:divBdr>
            <w:top w:val="none" w:sz="0" w:space="0" w:color="auto"/>
            <w:left w:val="none" w:sz="0" w:space="0" w:color="auto"/>
            <w:bottom w:val="none" w:sz="0" w:space="0" w:color="auto"/>
            <w:right w:val="none" w:sz="0" w:space="0" w:color="auto"/>
          </w:divBdr>
        </w:div>
        <w:div w:id="244992557">
          <w:marLeft w:val="640"/>
          <w:marRight w:val="0"/>
          <w:marTop w:val="0"/>
          <w:marBottom w:val="0"/>
          <w:divBdr>
            <w:top w:val="none" w:sz="0" w:space="0" w:color="auto"/>
            <w:left w:val="none" w:sz="0" w:space="0" w:color="auto"/>
            <w:bottom w:val="none" w:sz="0" w:space="0" w:color="auto"/>
            <w:right w:val="none" w:sz="0" w:space="0" w:color="auto"/>
          </w:divBdr>
        </w:div>
        <w:div w:id="1007905933">
          <w:marLeft w:val="640"/>
          <w:marRight w:val="0"/>
          <w:marTop w:val="0"/>
          <w:marBottom w:val="0"/>
          <w:divBdr>
            <w:top w:val="none" w:sz="0" w:space="0" w:color="auto"/>
            <w:left w:val="none" w:sz="0" w:space="0" w:color="auto"/>
            <w:bottom w:val="none" w:sz="0" w:space="0" w:color="auto"/>
            <w:right w:val="none" w:sz="0" w:space="0" w:color="auto"/>
          </w:divBdr>
        </w:div>
        <w:div w:id="1943294513">
          <w:marLeft w:val="640"/>
          <w:marRight w:val="0"/>
          <w:marTop w:val="0"/>
          <w:marBottom w:val="0"/>
          <w:divBdr>
            <w:top w:val="none" w:sz="0" w:space="0" w:color="auto"/>
            <w:left w:val="none" w:sz="0" w:space="0" w:color="auto"/>
            <w:bottom w:val="none" w:sz="0" w:space="0" w:color="auto"/>
            <w:right w:val="none" w:sz="0" w:space="0" w:color="auto"/>
          </w:divBdr>
        </w:div>
        <w:div w:id="1330330874">
          <w:marLeft w:val="640"/>
          <w:marRight w:val="0"/>
          <w:marTop w:val="0"/>
          <w:marBottom w:val="0"/>
          <w:divBdr>
            <w:top w:val="none" w:sz="0" w:space="0" w:color="auto"/>
            <w:left w:val="none" w:sz="0" w:space="0" w:color="auto"/>
            <w:bottom w:val="none" w:sz="0" w:space="0" w:color="auto"/>
            <w:right w:val="none" w:sz="0" w:space="0" w:color="auto"/>
          </w:divBdr>
        </w:div>
        <w:div w:id="1545171118">
          <w:marLeft w:val="640"/>
          <w:marRight w:val="0"/>
          <w:marTop w:val="0"/>
          <w:marBottom w:val="0"/>
          <w:divBdr>
            <w:top w:val="none" w:sz="0" w:space="0" w:color="auto"/>
            <w:left w:val="none" w:sz="0" w:space="0" w:color="auto"/>
            <w:bottom w:val="none" w:sz="0" w:space="0" w:color="auto"/>
            <w:right w:val="none" w:sz="0" w:space="0" w:color="auto"/>
          </w:divBdr>
        </w:div>
        <w:div w:id="1613901153">
          <w:marLeft w:val="640"/>
          <w:marRight w:val="0"/>
          <w:marTop w:val="0"/>
          <w:marBottom w:val="0"/>
          <w:divBdr>
            <w:top w:val="none" w:sz="0" w:space="0" w:color="auto"/>
            <w:left w:val="none" w:sz="0" w:space="0" w:color="auto"/>
            <w:bottom w:val="none" w:sz="0" w:space="0" w:color="auto"/>
            <w:right w:val="none" w:sz="0" w:space="0" w:color="auto"/>
          </w:divBdr>
        </w:div>
        <w:div w:id="1714890907">
          <w:marLeft w:val="640"/>
          <w:marRight w:val="0"/>
          <w:marTop w:val="0"/>
          <w:marBottom w:val="0"/>
          <w:divBdr>
            <w:top w:val="none" w:sz="0" w:space="0" w:color="auto"/>
            <w:left w:val="none" w:sz="0" w:space="0" w:color="auto"/>
            <w:bottom w:val="none" w:sz="0" w:space="0" w:color="auto"/>
            <w:right w:val="none" w:sz="0" w:space="0" w:color="auto"/>
          </w:divBdr>
        </w:div>
        <w:div w:id="1400177933">
          <w:marLeft w:val="640"/>
          <w:marRight w:val="0"/>
          <w:marTop w:val="0"/>
          <w:marBottom w:val="0"/>
          <w:divBdr>
            <w:top w:val="none" w:sz="0" w:space="0" w:color="auto"/>
            <w:left w:val="none" w:sz="0" w:space="0" w:color="auto"/>
            <w:bottom w:val="none" w:sz="0" w:space="0" w:color="auto"/>
            <w:right w:val="none" w:sz="0" w:space="0" w:color="auto"/>
          </w:divBdr>
        </w:div>
        <w:div w:id="1431849233">
          <w:marLeft w:val="640"/>
          <w:marRight w:val="0"/>
          <w:marTop w:val="0"/>
          <w:marBottom w:val="0"/>
          <w:divBdr>
            <w:top w:val="none" w:sz="0" w:space="0" w:color="auto"/>
            <w:left w:val="none" w:sz="0" w:space="0" w:color="auto"/>
            <w:bottom w:val="none" w:sz="0" w:space="0" w:color="auto"/>
            <w:right w:val="none" w:sz="0" w:space="0" w:color="auto"/>
          </w:divBdr>
        </w:div>
        <w:div w:id="731536627">
          <w:marLeft w:val="640"/>
          <w:marRight w:val="0"/>
          <w:marTop w:val="0"/>
          <w:marBottom w:val="0"/>
          <w:divBdr>
            <w:top w:val="none" w:sz="0" w:space="0" w:color="auto"/>
            <w:left w:val="none" w:sz="0" w:space="0" w:color="auto"/>
            <w:bottom w:val="none" w:sz="0" w:space="0" w:color="auto"/>
            <w:right w:val="none" w:sz="0" w:space="0" w:color="auto"/>
          </w:divBdr>
        </w:div>
        <w:div w:id="1884753922">
          <w:marLeft w:val="640"/>
          <w:marRight w:val="0"/>
          <w:marTop w:val="0"/>
          <w:marBottom w:val="0"/>
          <w:divBdr>
            <w:top w:val="none" w:sz="0" w:space="0" w:color="auto"/>
            <w:left w:val="none" w:sz="0" w:space="0" w:color="auto"/>
            <w:bottom w:val="none" w:sz="0" w:space="0" w:color="auto"/>
            <w:right w:val="none" w:sz="0" w:space="0" w:color="auto"/>
          </w:divBdr>
        </w:div>
        <w:div w:id="449518362">
          <w:marLeft w:val="640"/>
          <w:marRight w:val="0"/>
          <w:marTop w:val="0"/>
          <w:marBottom w:val="0"/>
          <w:divBdr>
            <w:top w:val="none" w:sz="0" w:space="0" w:color="auto"/>
            <w:left w:val="none" w:sz="0" w:space="0" w:color="auto"/>
            <w:bottom w:val="none" w:sz="0" w:space="0" w:color="auto"/>
            <w:right w:val="none" w:sz="0" w:space="0" w:color="auto"/>
          </w:divBdr>
        </w:div>
        <w:div w:id="1465392488">
          <w:marLeft w:val="640"/>
          <w:marRight w:val="0"/>
          <w:marTop w:val="0"/>
          <w:marBottom w:val="0"/>
          <w:divBdr>
            <w:top w:val="none" w:sz="0" w:space="0" w:color="auto"/>
            <w:left w:val="none" w:sz="0" w:space="0" w:color="auto"/>
            <w:bottom w:val="none" w:sz="0" w:space="0" w:color="auto"/>
            <w:right w:val="none" w:sz="0" w:space="0" w:color="auto"/>
          </w:divBdr>
        </w:div>
        <w:div w:id="710499210">
          <w:marLeft w:val="640"/>
          <w:marRight w:val="0"/>
          <w:marTop w:val="0"/>
          <w:marBottom w:val="0"/>
          <w:divBdr>
            <w:top w:val="none" w:sz="0" w:space="0" w:color="auto"/>
            <w:left w:val="none" w:sz="0" w:space="0" w:color="auto"/>
            <w:bottom w:val="none" w:sz="0" w:space="0" w:color="auto"/>
            <w:right w:val="none" w:sz="0" w:space="0" w:color="auto"/>
          </w:divBdr>
        </w:div>
        <w:div w:id="1737894226">
          <w:marLeft w:val="640"/>
          <w:marRight w:val="0"/>
          <w:marTop w:val="0"/>
          <w:marBottom w:val="0"/>
          <w:divBdr>
            <w:top w:val="none" w:sz="0" w:space="0" w:color="auto"/>
            <w:left w:val="none" w:sz="0" w:space="0" w:color="auto"/>
            <w:bottom w:val="none" w:sz="0" w:space="0" w:color="auto"/>
            <w:right w:val="none" w:sz="0" w:space="0" w:color="auto"/>
          </w:divBdr>
        </w:div>
        <w:div w:id="1032070161">
          <w:marLeft w:val="640"/>
          <w:marRight w:val="0"/>
          <w:marTop w:val="0"/>
          <w:marBottom w:val="0"/>
          <w:divBdr>
            <w:top w:val="none" w:sz="0" w:space="0" w:color="auto"/>
            <w:left w:val="none" w:sz="0" w:space="0" w:color="auto"/>
            <w:bottom w:val="none" w:sz="0" w:space="0" w:color="auto"/>
            <w:right w:val="none" w:sz="0" w:space="0" w:color="auto"/>
          </w:divBdr>
        </w:div>
        <w:div w:id="540285927">
          <w:marLeft w:val="640"/>
          <w:marRight w:val="0"/>
          <w:marTop w:val="0"/>
          <w:marBottom w:val="0"/>
          <w:divBdr>
            <w:top w:val="none" w:sz="0" w:space="0" w:color="auto"/>
            <w:left w:val="none" w:sz="0" w:space="0" w:color="auto"/>
            <w:bottom w:val="none" w:sz="0" w:space="0" w:color="auto"/>
            <w:right w:val="none" w:sz="0" w:space="0" w:color="auto"/>
          </w:divBdr>
        </w:div>
        <w:div w:id="172573728">
          <w:marLeft w:val="640"/>
          <w:marRight w:val="0"/>
          <w:marTop w:val="0"/>
          <w:marBottom w:val="0"/>
          <w:divBdr>
            <w:top w:val="none" w:sz="0" w:space="0" w:color="auto"/>
            <w:left w:val="none" w:sz="0" w:space="0" w:color="auto"/>
            <w:bottom w:val="none" w:sz="0" w:space="0" w:color="auto"/>
            <w:right w:val="none" w:sz="0" w:space="0" w:color="auto"/>
          </w:divBdr>
        </w:div>
        <w:div w:id="340008526">
          <w:marLeft w:val="640"/>
          <w:marRight w:val="0"/>
          <w:marTop w:val="0"/>
          <w:marBottom w:val="0"/>
          <w:divBdr>
            <w:top w:val="none" w:sz="0" w:space="0" w:color="auto"/>
            <w:left w:val="none" w:sz="0" w:space="0" w:color="auto"/>
            <w:bottom w:val="none" w:sz="0" w:space="0" w:color="auto"/>
            <w:right w:val="none" w:sz="0" w:space="0" w:color="auto"/>
          </w:divBdr>
        </w:div>
        <w:div w:id="710496020">
          <w:marLeft w:val="640"/>
          <w:marRight w:val="0"/>
          <w:marTop w:val="0"/>
          <w:marBottom w:val="0"/>
          <w:divBdr>
            <w:top w:val="none" w:sz="0" w:space="0" w:color="auto"/>
            <w:left w:val="none" w:sz="0" w:space="0" w:color="auto"/>
            <w:bottom w:val="none" w:sz="0" w:space="0" w:color="auto"/>
            <w:right w:val="none" w:sz="0" w:space="0" w:color="auto"/>
          </w:divBdr>
        </w:div>
        <w:div w:id="1207260059">
          <w:marLeft w:val="640"/>
          <w:marRight w:val="0"/>
          <w:marTop w:val="0"/>
          <w:marBottom w:val="0"/>
          <w:divBdr>
            <w:top w:val="none" w:sz="0" w:space="0" w:color="auto"/>
            <w:left w:val="none" w:sz="0" w:space="0" w:color="auto"/>
            <w:bottom w:val="none" w:sz="0" w:space="0" w:color="auto"/>
            <w:right w:val="none" w:sz="0" w:space="0" w:color="auto"/>
          </w:divBdr>
        </w:div>
        <w:div w:id="83186324">
          <w:marLeft w:val="640"/>
          <w:marRight w:val="0"/>
          <w:marTop w:val="0"/>
          <w:marBottom w:val="0"/>
          <w:divBdr>
            <w:top w:val="none" w:sz="0" w:space="0" w:color="auto"/>
            <w:left w:val="none" w:sz="0" w:space="0" w:color="auto"/>
            <w:bottom w:val="none" w:sz="0" w:space="0" w:color="auto"/>
            <w:right w:val="none" w:sz="0" w:space="0" w:color="auto"/>
          </w:divBdr>
        </w:div>
        <w:div w:id="240872691">
          <w:marLeft w:val="640"/>
          <w:marRight w:val="0"/>
          <w:marTop w:val="0"/>
          <w:marBottom w:val="0"/>
          <w:divBdr>
            <w:top w:val="none" w:sz="0" w:space="0" w:color="auto"/>
            <w:left w:val="none" w:sz="0" w:space="0" w:color="auto"/>
            <w:bottom w:val="none" w:sz="0" w:space="0" w:color="auto"/>
            <w:right w:val="none" w:sz="0" w:space="0" w:color="auto"/>
          </w:divBdr>
        </w:div>
        <w:div w:id="1148743861">
          <w:marLeft w:val="640"/>
          <w:marRight w:val="0"/>
          <w:marTop w:val="0"/>
          <w:marBottom w:val="0"/>
          <w:divBdr>
            <w:top w:val="none" w:sz="0" w:space="0" w:color="auto"/>
            <w:left w:val="none" w:sz="0" w:space="0" w:color="auto"/>
            <w:bottom w:val="none" w:sz="0" w:space="0" w:color="auto"/>
            <w:right w:val="none" w:sz="0" w:space="0" w:color="auto"/>
          </w:divBdr>
        </w:div>
        <w:div w:id="2081709918">
          <w:marLeft w:val="640"/>
          <w:marRight w:val="0"/>
          <w:marTop w:val="0"/>
          <w:marBottom w:val="0"/>
          <w:divBdr>
            <w:top w:val="none" w:sz="0" w:space="0" w:color="auto"/>
            <w:left w:val="none" w:sz="0" w:space="0" w:color="auto"/>
            <w:bottom w:val="none" w:sz="0" w:space="0" w:color="auto"/>
            <w:right w:val="none" w:sz="0" w:space="0" w:color="auto"/>
          </w:divBdr>
        </w:div>
        <w:div w:id="920676943">
          <w:marLeft w:val="640"/>
          <w:marRight w:val="0"/>
          <w:marTop w:val="0"/>
          <w:marBottom w:val="0"/>
          <w:divBdr>
            <w:top w:val="none" w:sz="0" w:space="0" w:color="auto"/>
            <w:left w:val="none" w:sz="0" w:space="0" w:color="auto"/>
            <w:bottom w:val="none" w:sz="0" w:space="0" w:color="auto"/>
            <w:right w:val="none" w:sz="0" w:space="0" w:color="auto"/>
          </w:divBdr>
        </w:div>
        <w:div w:id="1859342765">
          <w:marLeft w:val="640"/>
          <w:marRight w:val="0"/>
          <w:marTop w:val="0"/>
          <w:marBottom w:val="0"/>
          <w:divBdr>
            <w:top w:val="none" w:sz="0" w:space="0" w:color="auto"/>
            <w:left w:val="none" w:sz="0" w:space="0" w:color="auto"/>
            <w:bottom w:val="none" w:sz="0" w:space="0" w:color="auto"/>
            <w:right w:val="none" w:sz="0" w:space="0" w:color="auto"/>
          </w:divBdr>
        </w:div>
        <w:div w:id="16124471">
          <w:marLeft w:val="640"/>
          <w:marRight w:val="0"/>
          <w:marTop w:val="0"/>
          <w:marBottom w:val="0"/>
          <w:divBdr>
            <w:top w:val="none" w:sz="0" w:space="0" w:color="auto"/>
            <w:left w:val="none" w:sz="0" w:space="0" w:color="auto"/>
            <w:bottom w:val="none" w:sz="0" w:space="0" w:color="auto"/>
            <w:right w:val="none" w:sz="0" w:space="0" w:color="auto"/>
          </w:divBdr>
        </w:div>
        <w:div w:id="1702853967">
          <w:marLeft w:val="640"/>
          <w:marRight w:val="0"/>
          <w:marTop w:val="0"/>
          <w:marBottom w:val="0"/>
          <w:divBdr>
            <w:top w:val="none" w:sz="0" w:space="0" w:color="auto"/>
            <w:left w:val="none" w:sz="0" w:space="0" w:color="auto"/>
            <w:bottom w:val="none" w:sz="0" w:space="0" w:color="auto"/>
            <w:right w:val="none" w:sz="0" w:space="0" w:color="auto"/>
          </w:divBdr>
        </w:div>
        <w:div w:id="1824854971">
          <w:marLeft w:val="640"/>
          <w:marRight w:val="0"/>
          <w:marTop w:val="0"/>
          <w:marBottom w:val="0"/>
          <w:divBdr>
            <w:top w:val="none" w:sz="0" w:space="0" w:color="auto"/>
            <w:left w:val="none" w:sz="0" w:space="0" w:color="auto"/>
            <w:bottom w:val="none" w:sz="0" w:space="0" w:color="auto"/>
            <w:right w:val="none" w:sz="0" w:space="0" w:color="auto"/>
          </w:divBdr>
        </w:div>
        <w:div w:id="2115665828">
          <w:marLeft w:val="640"/>
          <w:marRight w:val="0"/>
          <w:marTop w:val="0"/>
          <w:marBottom w:val="0"/>
          <w:divBdr>
            <w:top w:val="none" w:sz="0" w:space="0" w:color="auto"/>
            <w:left w:val="none" w:sz="0" w:space="0" w:color="auto"/>
            <w:bottom w:val="none" w:sz="0" w:space="0" w:color="auto"/>
            <w:right w:val="none" w:sz="0" w:space="0" w:color="auto"/>
          </w:divBdr>
        </w:div>
        <w:div w:id="1890723805">
          <w:marLeft w:val="640"/>
          <w:marRight w:val="0"/>
          <w:marTop w:val="0"/>
          <w:marBottom w:val="0"/>
          <w:divBdr>
            <w:top w:val="none" w:sz="0" w:space="0" w:color="auto"/>
            <w:left w:val="none" w:sz="0" w:space="0" w:color="auto"/>
            <w:bottom w:val="none" w:sz="0" w:space="0" w:color="auto"/>
            <w:right w:val="none" w:sz="0" w:space="0" w:color="auto"/>
          </w:divBdr>
        </w:div>
        <w:div w:id="1751586809">
          <w:marLeft w:val="640"/>
          <w:marRight w:val="0"/>
          <w:marTop w:val="0"/>
          <w:marBottom w:val="0"/>
          <w:divBdr>
            <w:top w:val="none" w:sz="0" w:space="0" w:color="auto"/>
            <w:left w:val="none" w:sz="0" w:space="0" w:color="auto"/>
            <w:bottom w:val="none" w:sz="0" w:space="0" w:color="auto"/>
            <w:right w:val="none" w:sz="0" w:space="0" w:color="auto"/>
          </w:divBdr>
        </w:div>
        <w:div w:id="684013962">
          <w:marLeft w:val="640"/>
          <w:marRight w:val="0"/>
          <w:marTop w:val="0"/>
          <w:marBottom w:val="0"/>
          <w:divBdr>
            <w:top w:val="none" w:sz="0" w:space="0" w:color="auto"/>
            <w:left w:val="none" w:sz="0" w:space="0" w:color="auto"/>
            <w:bottom w:val="none" w:sz="0" w:space="0" w:color="auto"/>
            <w:right w:val="none" w:sz="0" w:space="0" w:color="auto"/>
          </w:divBdr>
        </w:div>
        <w:div w:id="36393487">
          <w:marLeft w:val="640"/>
          <w:marRight w:val="0"/>
          <w:marTop w:val="0"/>
          <w:marBottom w:val="0"/>
          <w:divBdr>
            <w:top w:val="none" w:sz="0" w:space="0" w:color="auto"/>
            <w:left w:val="none" w:sz="0" w:space="0" w:color="auto"/>
            <w:bottom w:val="none" w:sz="0" w:space="0" w:color="auto"/>
            <w:right w:val="none" w:sz="0" w:space="0" w:color="auto"/>
          </w:divBdr>
        </w:div>
        <w:div w:id="989019092">
          <w:marLeft w:val="640"/>
          <w:marRight w:val="0"/>
          <w:marTop w:val="0"/>
          <w:marBottom w:val="0"/>
          <w:divBdr>
            <w:top w:val="none" w:sz="0" w:space="0" w:color="auto"/>
            <w:left w:val="none" w:sz="0" w:space="0" w:color="auto"/>
            <w:bottom w:val="none" w:sz="0" w:space="0" w:color="auto"/>
            <w:right w:val="none" w:sz="0" w:space="0" w:color="auto"/>
          </w:divBdr>
        </w:div>
        <w:div w:id="1014723189">
          <w:marLeft w:val="640"/>
          <w:marRight w:val="0"/>
          <w:marTop w:val="0"/>
          <w:marBottom w:val="0"/>
          <w:divBdr>
            <w:top w:val="none" w:sz="0" w:space="0" w:color="auto"/>
            <w:left w:val="none" w:sz="0" w:space="0" w:color="auto"/>
            <w:bottom w:val="none" w:sz="0" w:space="0" w:color="auto"/>
            <w:right w:val="none" w:sz="0" w:space="0" w:color="auto"/>
          </w:divBdr>
        </w:div>
        <w:div w:id="376244806">
          <w:marLeft w:val="640"/>
          <w:marRight w:val="0"/>
          <w:marTop w:val="0"/>
          <w:marBottom w:val="0"/>
          <w:divBdr>
            <w:top w:val="none" w:sz="0" w:space="0" w:color="auto"/>
            <w:left w:val="none" w:sz="0" w:space="0" w:color="auto"/>
            <w:bottom w:val="none" w:sz="0" w:space="0" w:color="auto"/>
            <w:right w:val="none" w:sz="0" w:space="0" w:color="auto"/>
          </w:divBdr>
        </w:div>
        <w:div w:id="987321030">
          <w:marLeft w:val="640"/>
          <w:marRight w:val="0"/>
          <w:marTop w:val="0"/>
          <w:marBottom w:val="0"/>
          <w:divBdr>
            <w:top w:val="none" w:sz="0" w:space="0" w:color="auto"/>
            <w:left w:val="none" w:sz="0" w:space="0" w:color="auto"/>
            <w:bottom w:val="none" w:sz="0" w:space="0" w:color="auto"/>
            <w:right w:val="none" w:sz="0" w:space="0" w:color="auto"/>
          </w:divBdr>
        </w:div>
        <w:div w:id="294220938">
          <w:marLeft w:val="640"/>
          <w:marRight w:val="0"/>
          <w:marTop w:val="0"/>
          <w:marBottom w:val="0"/>
          <w:divBdr>
            <w:top w:val="none" w:sz="0" w:space="0" w:color="auto"/>
            <w:left w:val="none" w:sz="0" w:space="0" w:color="auto"/>
            <w:bottom w:val="none" w:sz="0" w:space="0" w:color="auto"/>
            <w:right w:val="none" w:sz="0" w:space="0" w:color="auto"/>
          </w:divBdr>
        </w:div>
        <w:div w:id="163403776">
          <w:marLeft w:val="640"/>
          <w:marRight w:val="0"/>
          <w:marTop w:val="0"/>
          <w:marBottom w:val="0"/>
          <w:divBdr>
            <w:top w:val="none" w:sz="0" w:space="0" w:color="auto"/>
            <w:left w:val="none" w:sz="0" w:space="0" w:color="auto"/>
            <w:bottom w:val="none" w:sz="0" w:space="0" w:color="auto"/>
            <w:right w:val="none" w:sz="0" w:space="0" w:color="auto"/>
          </w:divBdr>
        </w:div>
        <w:div w:id="663897920">
          <w:marLeft w:val="640"/>
          <w:marRight w:val="0"/>
          <w:marTop w:val="0"/>
          <w:marBottom w:val="0"/>
          <w:divBdr>
            <w:top w:val="none" w:sz="0" w:space="0" w:color="auto"/>
            <w:left w:val="none" w:sz="0" w:space="0" w:color="auto"/>
            <w:bottom w:val="none" w:sz="0" w:space="0" w:color="auto"/>
            <w:right w:val="none" w:sz="0" w:space="0" w:color="auto"/>
          </w:divBdr>
        </w:div>
        <w:div w:id="1868907842">
          <w:marLeft w:val="640"/>
          <w:marRight w:val="0"/>
          <w:marTop w:val="0"/>
          <w:marBottom w:val="0"/>
          <w:divBdr>
            <w:top w:val="none" w:sz="0" w:space="0" w:color="auto"/>
            <w:left w:val="none" w:sz="0" w:space="0" w:color="auto"/>
            <w:bottom w:val="none" w:sz="0" w:space="0" w:color="auto"/>
            <w:right w:val="none" w:sz="0" w:space="0" w:color="auto"/>
          </w:divBdr>
        </w:div>
        <w:div w:id="55520113">
          <w:marLeft w:val="640"/>
          <w:marRight w:val="0"/>
          <w:marTop w:val="0"/>
          <w:marBottom w:val="0"/>
          <w:divBdr>
            <w:top w:val="none" w:sz="0" w:space="0" w:color="auto"/>
            <w:left w:val="none" w:sz="0" w:space="0" w:color="auto"/>
            <w:bottom w:val="none" w:sz="0" w:space="0" w:color="auto"/>
            <w:right w:val="none" w:sz="0" w:space="0" w:color="auto"/>
          </w:divBdr>
        </w:div>
        <w:div w:id="298875929">
          <w:marLeft w:val="640"/>
          <w:marRight w:val="0"/>
          <w:marTop w:val="0"/>
          <w:marBottom w:val="0"/>
          <w:divBdr>
            <w:top w:val="none" w:sz="0" w:space="0" w:color="auto"/>
            <w:left w:val="none" w:sz="0" w:space="0" w:color="auto"/>
            <w:bottom w:val="none" w:sz="0" w:space="0" w:color="auto"/>
            <w:right w:val="none" w:sz="0" w:space="0" w:color="auto"/>
          </w:divBdr>
        </w:div>
        <w:div w:id="180630369">
          <w:marLeft w:val="640"/>
          <w:marRight w:val="0"/>
          <w:marTop w:val="0"/>
          <w:marBottom w:val="0"/>
          <w:divBdr>
            <w:top w:val="none" w:sz="0" w:space="0" w:color="auto"/>
            <w:left w:val="none" w:sz="0" w:space="0" w:color="auto"/>
            <w:bottom w:val="none" w:sz="0" w:space="0" w:color="auto"/>
            <w:right w:val="none" w:sz="0" w:space="0" w:color="auto"/>
          </w:divBdr>
        </w:div>
        <w:div w:id="928274889">
          <w:marLeft w:val="640"/>
          <w:marRight w:val="0"/>
          <w:marTop w:val="0"/>
          <w:marBottom w:val="0"/>
          <w:divBdr>
            <w:top w:val="none" w:sz="0" w:space="0" w:color="auto"/>
            <w:left w:val="none" w:sz="0" w:space="0" w:color="auto"/>
            <w:bottom w:val="none" w:sz="0" w:space="0" w:color="auto"/>
            <w:right w:val="none" w:sz="0" w:space="0" w:color="auto"/>
          </w:divBdr>
        </w:div>
        <w:div w:id="694160255">
          <w:marLeft w:val="640"/>
          <w:marRight w:val="0"/>
          <w:marTop w:val="0"/>
          <w:marBottom w:val="0"/>
          <w:divBdr>
            <w:top w:val="none" w:sz="0" w:space="0" w:color="auto"/>
            <w:left w:val="none" w:sz="0" w:space="0" w:color="auto"/>
            <w:bottom w:val="none" w:sz="0" w:space="0" w:color="auto"/>
            <w:right w:val="none" w:sz="0" w:space="0" w:color="auto"/>
          </w:divBdr>
        </w:div>
        <w:div w:id="129632787">
          <w:marLeft w:val="640"/>
          <w:marRight w:val="0"/>
          <w:marTop w:val="0"/>
          <w:marBottom w:val="0"/>
          <w:divBdr>
            <w:top w:val="none" w:sz="0" w:space="0" w:color="auto"/>
            <w:left w:val="none" w:sz="0" w:space="0" w:color="auto"/>
            <w:bottom w:val="none" w:sz="0" w:space="0" w:color="auto"/>
            <w:right w:val="none" w:sz="0" w:space="0" w:color="auto"/>
          </w:divBdr>
        </w:div>
        <w:div w:id="1394898">
          <w:marLeft w:val="640"/>
          <w:marRight w:val="0"/>
          <w:marTop w:val="0"/>
          <w:marBottom w:val="0"/>
          <w:divBdr>
            <w:top w:val="none" w:sz="0" w:space="0" w:color="auto"/>
            <w:left w:val="none" w:sz="0" w:space="0" w:color="auto"/>
            <w:bottom w:val="none" w:sz="0" w:space="0" w:color="auto"/>
            <w:right w:val="none" w:sz="0" w:space="0" w:color="auto"/>
          </w:divBdr>
        </w:div>
        <w:div w:id="975835862">
          <w:marLeft w:val="640"/>
          <w:marRight w:val="0"/>
          <w:marTop w:val="0"/>
          <w:marBottom w:val="0"/>
          <w:divBdr>
            <w:top w:val="none" w:sz="0" w:space="0" w:color="auto"/>
            <w:left w:val="none" w:sz="0" w:space="0" w:color="auto"/>
            <w:bottom w:val="none" w:sz="0" w:space="0" w:color="auto"/>
            <w:right w:val="none" w:sz="0" w:space="0" w:color="auto"/>
          </w:divBdr>
        </w:div>
        <w:div w:id="676156559">
          <w:marLeft w:val="640"/>
          <w:marRight w:val="0"/>
          <w:marTop w:val="0"/>
          <w:marBottom w:val="0"/>
          <w:divBdr>
            <w:top w:val="none" w:sz="0" w:space="0" w:color="auto"/>
            <w:left w:val="none" w:sz="0" w:space="0" w:color="auto"/>
            <w:bottom w:val="none" w:sz="0" w:space="0" w:color="auto"/>
            <w:right w:val="none" w:sz="0" w:space="0" w:color="auto"/>
          </w:divBdr>
        </w:div>
        <w:div w:id="154882978">
          <w:marLeft w:val="640"/>
          <w:marRight w:val="0"/>
          <w:marTop w:val="0"/>
          <w:marBottom w:val="0"/>
          <w:divBdr>
            <w:top w:val="none" w:sz="0" w:space="0" w:color="auto"/>
            <w:left w:val="none" w:sz="0" w:space="0" w:color="auto"/>
            <w:bottom w:val="none" w:sz="0" w:space="0" w:color="auto"/>
            <w:right w:val="none" w:sz="0" w:space="0" w:color="auto"/>
          </w:divBdr>
        </w:div>
        <w:div w:id="346836540">
          <w:marLeft w:val="640"/>
          <w:marRight w:val="0"/>
          <w:marTop w:val="0"/>
          <w:marBottom w:val="0"/>
          <w:divBdr>
            <w:top w:val="none" w:sz="0" w:space="0" w:color="auto"/>
            <w:left w:val="none" w:sz="0" w:space="0" w:color="auto"/>
            <w:bottom w:val="none" w:sz="0" w:space="0" w:color="auto"/>
            <w:right w:val="none" w:sz="0" w:space="0" w:color="auto"/>
          </w:divBdr>
        </w:div>
        <w:div w:id="22949920">
          <w:marLeft w:val="640"/>
          <w:marRight w:val="0"/>
          <w:marTop w:val="0"/>
          <w:marBottom w:val="0"/>
          <w:divBdr>
            <w:top w:val="none" w:sz="0" w:space="0" w:color="auto"/>
            <w:left w:val="none" w:sz="0" w:space="0" w:color="auto"/>
            <w:bottom w:val="none" w:sz="0" w:space="0" w:color="auto"/>
            <w:right w:val="none" w:sz="0" w:space="0" w:color="auto"/>
          </w:divBdr>
        </w:div>
        <w:div w:id="1465541917">
          <w:marLeft w:val="640"/>
          <w:marRight w:val="0"/>
          <w:marTop w:val="0"/>
          <w:marBottom w:val="0"/>
          <w:divBdr>
            <w:top w:val="none" w:sz="0" w:space="0" w:color="auto"/>
            <w:left w:val="none" w:sz="0" w:space="0" w:color="auto"/>
            <w:bottom w:val="none" w:sz="0" w:space="0" w:color="auto"/>
            <w:right w:val="none" w:sz="0" w:space="0" w:color="auto"/>
          </w:divBdr>
        </w:div>
        <w:div w:id="883757320">
          <w:marLeft w:val="640"/>
          <w:marRight w:val="0"/>
          <w:marTop w:val="0"/>
          <w:marBottom w:val="0"/>
          <w:divBdr>
            <w:top w:val="none" w:sz="0" w:space="0" w:color="auto"/>
            <w:left w:val="none" w:sz="0" w:space="0" w:color="auto"/>
            <w:bottom w:val="none" w:sz="0" w:space="0" w:color="auto"/>
            <w:right w:val="none" w:sz="0" w:space="0" w:color="auto"/>
          </w:divBdr>
        </w:div>
        <w:div w:id="1704091023">
          <w:marLeft w:val="640"/>
          <w:marRight w:val="0"/>
          <w:marTop w:val="0"/>
          <w:marBottom w:val="0"/>
          <w:divBdr>
            <w:top w:val="none" w:sz="0" w:space="0" w:color="auto"/>
            <w:left w:val="none" w:sz="0" w:space="0" w:color="auto"/>
            <w:bottom w:val="none" w:sz="0" w:space="0" w:color="auto"/>
            <w:right w:val="none" w:sz="0" w:space="0" w:color="auto"/>
          </w:divBdr>
        </w:div>
        <w:div w:id="1299459217">
          <w:marLeft w:val="640"/>
          <w:marRight w:val="0"/>
          <w:marTop w:val="0"/>
          <w:marBottom w:val="0"/>
          <w:divBdr>
            <w:top w:val="none" w:sz="0" w:space="0" w:color="auto"/>
            <w:left w:val="none" w:sz="0" w:space="0" w:color="auto"/>
            <w:bottom w:val="none" w:sz="0" w:space="0" w:color="auto"/>
            <w:right w:val="none" w:sz="0" w:space="0" w:color="auto"/>
          </w:divBdr>
        </w:div>
        <w:div w:id="1113745671">
          <w:marLeft w:val="640"/>
          <w:marRight w:val="0"/>
          <w:marTop w:val="0"/>
          <w:marBottom w:val="0"/>
          <w:divBdr>
            <w:top w:val="none" w:sz="0" w:space="0" w:color="auto"/>
            <w:left w:val="none" w:sz="0" w:space="0" w:color="auto"/>
            <w:bottom w:val="none" w:sz="0" w:space="0" w:color="auto"/>
            <w:right w:val="none" w:sz="0" w:space="0" w:color="auto"/>
          </w:divBdr>
        </w:div>
        <w:div w:id="1806847203">
          <w:marLeft w:val="640"/>
          <w:marRight w:val="0"/>
          <w:marTop w:val="0"/>
          <w:marBottom w:val="0"/>
          <w:divBdr>
            <w:top w:val="none" w:sz="0" w:space="0" w:color="auto"/>
            <w:left w:val="none" w:sz="0" w:space="0" w:color="auto"/>
            <w:bottom w:val="none" w:sz="0" w:space="0" w:color="auto"/>
            <w:right w:val="none" w:sz="0" w:space="0" w:color="auto"/>
          </w:divBdr>
        </w:div>
        <w:div w:id="1253129484">
          <w:marLeft w:val="640"/>
          <w:marRight w:val="0"/>
          <w:marTop w:val="0"/>
          <w:marBottom w:val="0"/>
          <w:divBdr>
            <w:top w:val="none" w:sz="0" w:space="0" w:color="auto"/>
            <w:left w:val="none" w:sz="0" w:space="0" w:color="auto"/>
            <w:bottom w:val="none" w:sz="0" w:space="0" w:color="auto"/>
            <w:right w:val="none" w:sz="0" w:space="0" w:color="auto"/>
          </w:divBdr>
        </w:div>
        <w:div w:id="291597774">
          <w:marLeft w:val="640"/>
          <w:marRight w:val="0"/>
          <w:marTop w:val="0"/>
          <w:marBottom w:val="0"/>
          <w:divBdr>
            <w:top w:val="none" w:sz="0" w:space="0" w:color="auto"/>
            <w:left w:val="none" w:sz="0" w:space="0" w:color="auto"/>
            <w:bottom w:val="none" w:sz="0" w:space="0" w:color="auto"/>
            <w:right w:val="none" w:sz="0" w:space="0" w:color="auto"/>
          </w:divBdr>
        </w:div>
        <w:div w:id="659890612">
          <w:marLeft w:val="640"/>
          <w:marRight w:val="0"/>
          <w:marTop w:val="0"/>
          <w:marBottom w:val="0"/>
          <w:divBdr>
            <w:top w:val="none" w:sz="0" w:space="0" w:color="auto"/>
            <w:left w:val="none" w:sz="0" w:space="0" w:color="auto"/>
            <w:bottom w:val="none" w:sz="0" w:space="0" w:color="auto"/>
            <w:right w:val="none" w:sz="0" w:space="0" w:color="auto"/>
          </w:divBdr>
        </w:div>
        <w:div w:id="2034071977">
          <w:marLeft w:val="640"/>
          <w:marRight w:val="0"/>
          <w:marTop w:val="0"/>
          <w:marBottom w:val="0"/>
          <w:divBdr>
            <w:top w:val="none" w:sz="0" w:space="0" w:color="auto"/>
            <w:left w:val="none" w:sz="0" w:space="0" w:color="auto"/>
            <w:bottom w:val="none" w:sz="0" w:space="0" w:color="auto"/>
            <w:right w:val="none" w:sz="0" w:space="0" w:color="auto"/>
          </w:divBdr>
        </w:div>
        <w:div w:id="87391951">
          <w:marLeft w:val="640"/>
          <w:marRight w:val="0"/>
          <w:marTop w:val="0"/>
          <w:marBottom w:val="0"/>
          <w:divBdr>
            <w:top w:val="none" w:sz="0" w:space="0" w:color="auto"/>
            <w:left w:val="none" w:sz="0" w:space="0" w:color="auto"/>
            <w:bottom w:val="none" w:sz="0" w:space="0" w:color="auto"/>
            <w:right w:val="none" w:sz="0" w:space="0" w:color="auto"/>
          </w:divBdr>
        </w:div>
        <w:div w:id="1765832837">
          <w:marLeft w:val="640"/>
          <w:marRight w:val="0"/>
          <w:marTop w:val="0"/>
          <w:marBottom w:val="0"/>
          <w:divBdr>
            <w:top w:val="none" w:sz="0" w:space="0" w:color="auto"/>
            <w:left w:val="none" w:sz="0" w:space="0" w:color="auto"/>
            <w:bottom w:val="none" w:sz="0" w:space="0" w:color="auto"/>
            <w:right w:val="none" w:sz="0" w:space="0" w:color="auto"/>
          </w:divBdr>
        </w:div>
        <w:div w:id="835805354">
          <w:marLeft w:val="640"/>
          <w:marRight w:val="0"/>
          <w:marTop w:val="0"/>
          <w:marBottom w:val="0"/>
          <w:divBdr>
            <w:top w:val="none" w:sz="0" w:space="0" w:color="auto"/>
            <w:left w:val="none" w:sz="0" w:space="0" w:color="auto"/>
            <w:bottom w:val="none" w:sz="0" w:space="0" w:color="auto"/>
            <w:right w:val="none" w:sz="0" w:space="0" w:color="auto"/>
          </w:divBdr>
        </w:div>
        <w:div w:id="25640435">
          <w:marLeft w:val="640"/>
          <w:marRight w:val="0"/>
          <w:marTop w:val="0"/>
          <w:marBottom w:val="0"/>
          <w:divBdr>
            <w:top w:val="none" w:sz="0" w:space="0" w:color="auto"/>
            <w:left w:val="none" w:sz="0" w:space="0" w:color="auto"/>
            <w:bottom w:val="none" w:sz="0" w:space="0" w:color="auto"/>
            <w:right w:val="none" w:sz="0" w:space="0" w:color="auto"/>
          </w:divBdr>
        </w:div>
        <w:div w:id="1040277265">
          <w:marLeft w:val="640"/>
          <w:marRight w:val="0"/>
          <w:marTop w:val="0"/>
          <w:marBottom w:val="0"/>
          <w:divBdr>
            <w:top w:val="none" w:sz="0" w:space="0" w:color="auto"/>
            <w:left w:val="none" w:sz="0" w:space="0" w:color="auto"/>
            <w:bottom w:val="none" w:sz="0" w:space="0" w:color="auto"/>
            <w:right w:val="none" w:sz="0" w:space="0" w:color="auto"/>
          </w:divBdr>
        </w:div>
        <w:div w:id="740174125">
          <w:marLeft w:val="640"/>
          <w:marRight w:val="0"/>
          <w:marTop w:val="0"/>
          <w:marBottom w:val="0"/>
          <w:divBdr>
            <w:top w:val="none" w:sz="0" w:space="0" w:color="auto"/>
            <w:left w:val="none" w:sz="0" w:space="0" w:color="auto"/>
            <w:bottom w:val="none" w:sz="0" w:space="0" w:color="auto"/>
            <w:right w:val="none" w:sz="0" w:space="0" w:color="auto"/>
          </w:divBdr>
        </w:div>
        <w:div w:id="638923874">
          <w:marLeft w:val="640"/>
          <w:marRight w:val="0"/>
          <w:marTop w:val="0"/>
          <w:marBottom w:val="0"/>
          <w:divBdr>
            <w:top w:val="none" w:sz="0" w:space="0" w:color="auto"/>
            <w:left w:val="none" w:sz="0" w:space="0" w:color="auto"/>
            <w:bottom w:val="none" w:sz="0" w:space="0" w:color="auto"/>
            <w:right w:val="none" w:sz="0" w:space="0" w:color="auto"/>
          </w:divBdr>
        </w:div>
        <w:div w:id="774593954">
          <w:marLeft w:val="640"/>
          <w:marRight w:val="0"/>
          <w:marTop w:val="0"/>
          <w:marBottom w:val="0"/>
          <w:divBdr>
            <w:top w:val="none" w:sz="0" w:space="0" w:color="auto"/>
            <w:left w:val="none" w:sz="0" w:space="0" w:color="auto"/>
            <w:bottom w:val="none" w:sz="0" w:space="0" w:color="auto"/>
            <w:right w:val="none" w:sz="0" w:space="0" w:color="auto"/>
          </w:divBdr>
        </w:div>
        <w:div w:id="670377308">
          <w:marLeft w:val="640"/>
          <w:marRight w:val="0"/>
          <w:marTop w:val="0"/>
          <w:marBottom w:val="0"/>
          <w:divBdr>
            <w:top w:val="none" w:sz="0" w:space="0" w:color="auto"/>
            <w:left w:val="none" w:sz="0" w:space="0" w:color="auto"/>
            <w:bottom w:val="none" w:sz="0" w:space="0" w:color="auto"/>
            <w:right w:val="none" w:sz="0" w:space="0" w:color="auto"/>
          </w:divBdr>
        </w:div>
        <w:div w:id="1080055195">
          <w:marLeft w:val="640"/>
          <w:marRight w:val="0"/>
          <w:marTop w:val="0"/>
          <w:marBottom w:val="0"/>
          <w:divBdr>
            <w:top w:val="none" w:sz="0" w:space="0" w:color="auto"/>
            <w:left w:val="none" w:sz="0" w:space="0" w:color="auto"/>
            <w:bottom w:val="none" w:sz="0" w:space="0" w:color="auto"/>
            <w:right w:val="none" w:sz="0" w:space="0" w:color="auto"/>
          </w:divBdr>
        </w:div>
        <w:div w:id="1329094134">
          <w:marLeft w:val="640"/>
          <w:marRight w:val="0"/>
          <w:marTop w:val="0"/>
          <w:marBottom w:val="0"/>
          <w:divBdr>
            <w:top w:val="none" w:sz="0" w:space="0" w:color="auto"/>
            <w:left w:val="none" w:sz="0" w:space="0" w:color="auto"/>
            <w:bottom w:val="none" w:sz="0" w:space="0" w:color="auto"/>
            <w:right w:val="none" w:sz="0" w:space="0" w:color="auto"/>
          </w:divBdr>
        </w:div>
        <w:div w:id="1206017510">
          <w:marLeft w:val="640"/>
          <w:marRight w:val="0"/>
          <w:marTop w:val="0"/>
          <w:marBottom w:val="0"/>
          <w:divBdr>
            <w:top w:val="none" w:sz="0" w:space="0" w:color="auto"/>
            <w:left w:val="none" w:sz="0" w:space="0" w:color="auto"/>
            <w:bottom w:val="none" w:sz="0" w:space="0" w:color="auto"/>
            <w:right w:val="none" w:sz="0" w:space="0" w:color="auto"/>
          </w:divBdr>
        </w:div>
        <w:div w:id="1815021269">
          <w:marLeft w:val="640"/>
          <w:marRight w:val="0"/>
          <w:marTop w:val="0"/>
          <w:marBottom w:val="0"/>
          <w:divBdr>
            <w:top w:val="none" w:sz="0" w:space="0" w:color="auto"/>
            <w:left w:val="none" w:sz="0" w:space="0" w:color="auto"/>
            <w:bottom w:val="none" w:sz="0" w:space="0" w:color="auto"/>
            <w:right w:val="none" w:sz="0" w:space="0" w:color="auto"/>
          </w:divBdr>
        </w:div>
        <w:div w:id="292254431">
          <w:marLeft w:val="640"/>
          <w:marRight w:val="0"/>
          <w:marTop w:val="0"/>
          <w:marBottom w:val="0"/>
          <w:divBdr>
            <w:top w:val="none" w:sz="0" w:space="0" w:color="auto"/>
            <w:left w:val="none" w:sz="0" w:space="0" w:color="auto"/>
            <w:bottom w:val="none" w:sz="0" w:space="0" w:color="auto"/>
            <w:right w:val="none" w:sz="0" w:space="0" w:color="auto"/>
          </w:divBdr>
        </w:div>
        <w:div w:id="1996834743">
          <w:marLeft w:val="640"/>
          <w:marRight w:val="0"/>
          <w:marTop w:val="0"/>
          <w:marBottom w:val="0"/>
          <w:divBdr>
            <w:top w:val="none" w:sz="0" w:space="0" w:color="auto"/>
            <w:left w:val="none" w:sz="0" w:space="0" w:color="auto"/>
            <w:bottom w:val="none" w:sz="0" w:space="0" w:color="auto"/>
            <w:right w:val="none" w:sz="0" w:space="0" w:color="auto"/>
          </w:divBdr>
        </w:div>
        <w:div w:id="1463617845">
          <w:marLeft w:val="640"/>
          <w:marRight w:val="0"/>
          <w:marTop w:val="0"/>
          <w:marBottom w:val="0"/>
          <w:divBdr>
            <w:top w:val="none" w:sz="0" w:space="0" w:color="auto"/>
            <w:left w:val="none" w:sz="0" w:space="0" w:color="auto"/>
            <w:bottom w:val="none" w:sz="0" w:space="0" w:color="auto"/>
            <w:right w:val="none" w:sz="0" w:space="0" w:color="auto"/>
          </w:divBdr>
        </w:div>
        <w:div w:id="993483888">
          <w:marLeft w:val="640"/>
          <w:marRight w:val="0"/>
          <w:marTop w:val="0"/>
          <w:marBottom w:val="0"/>
          <w:divBdr>
            <w:top w:val="none" w:sz="0" w:space="0" w:color="auto"/>
            <w:left w:val="none" w:sz="0" w:space="0" w:color="auto"/>
            <w:bottom w:val="none" w:sz="0" w:space="0" w:color="auto"/>
            <w:right w:val="none" w:sz="0" w:space="0" w:color="auto"/>
          </w:divBdr>
        </w:div>
        <w:div w:id="1787113260">
          <w:marLeft w:val="640"/>
          <w:marRight w:val="0"/>
          <w:marTop w:val="0"/>
          <w:marBottom w:val="0"/>
          <w:divBdr>
            <w:top w:val="none" w:sz="0" w:space="0" w:color="auto"/>
            <w:left w:val="none" w:sz="0" w:space="0" w:color="auto"/>
            <w:bottom w:val="none" w:sz="0" w:space="0" w:color="auto"/>
            <w:right w:val="none" w:sz="0" w:space="0" w:color="auto"/>
          </w:divBdr>
        </w:div>
        <w:div w:id="1064335628">
          <w:marLeft w:val="640"/>
          <w:marRight w:val="0"/>
          <w:marTop w:val="0"/>
          <w:marBottom w:val="0"/>
          <w:divBdr>
            <w:top w:val="none" w:sz="0" w:space="0" w:color="auto"/>
            <w:left w:val="none" w:sz="0" w:space="0" w:color="auto"/>
            <w:bottom w:val="none" w:sz="0" w:space="0" w:color="auto"/>
            <w:right w:val="none" w:sz="0" w:space="0" w:color="auto"/>
          </w:divBdr>
        </w:div>
        <w:div w:id="1907835395">
          <w:marLeft w:val="640"/>
          <w:marRight w:val="0"/>
          <w:marTop w:val="0"/>
          <w:marBottom w:val="0"/>
          <w:divBdr>
            <w:top w:val="none" w:sz="0" w:space="0" w:color="auto"/>
            <w:left w:val="none" w:sz="0" w:space="0" w:color="auto"/>
            <w:bottom w:val="none" w:sz="0" w:space="0" w:color="auto"/>
            <w:right w:val="none" w:sz="0" w:space="0" w:color="auto"/>
          </w:divBdr>
        </w:div>
        <w:div w:id="2115709020">
          <w:marLeft w:val="640"/>
          <w:marRight w:val="0"/>
          <w:marTop w:val="0"/>
          <w:marBottom w:val="0"/>
          <w:divBdr>
            <w:top w:val="none" w:sz="0" w:space="0" w:color="auto"/>
            <w:left w:val="none" w:sz="0" w:space="0" w:color="auto"/>
            <w:bottom w:val="none" w:sz="0" w:space="0" w:color="auto"/>
            <w:right w:val="none" w:sz="0" w:space="0" w:color="auto"/>
          </w:divBdr>
        </w:div>
      </w:divsChild>
    </w:div>
    <w:div w:id="1673485643">
      <w:bodyDiv w:val="1"/>
      <w:marLeft w:val="0"/>
      <w:marRight w:val="0"/>
      <w:marTop w:val="0"/>
      <w:marBottom w:val="0"/>
      <w:divBdr>
        <w:top w:val="none" w:sz="0" w:space="0" w:color="auto"/>
        <w:left w:val="none" w:sz="0" w:space="0" w:color="auto"/>
        <w:bottom w:val="none" w:sz="0" w:space="0" w:color="auto"/>
        <w:right w:val="none" w:sz="0" w:space="0" w:color="auto"/>
      </w:divBdr>
      <w:divsChild>
        <w:div w:id="1133792843">
          <w:marLeft w:val="640"/>
          <w:marRight w:val="0"/>
          <w:marTop w:val="0"/>
          <w:marBottom w:val="0"/>
          <w:divBdr>
            <w:top w:val="none" w:sz="0" w:space="0" w:color="auto"/>
            <w:left w:val="none" w:sz="0" w:space="0" w:color="auto"/>
            <w:bottom w:val="none" w:sz="0" w:space="0" w:color="auto"/>
            <w:right w:val="none" w:sz="0" w:space="0" w:color="auto"/>
          </w:divBdr>
        </w:div>
        <w:div w:id="1065640114">
          <w:marLeft w:val="640"/>
          <w:marRight w:val="0"/>
          <w:marTop w:val="0"/>
          <w:marBottom w:val="0"/>
          <w:divBdr>
            <w:top w:val="none" w:sz="0" w:space="0" w:color="auto"/>
            <w:left w:val="none" w:sz="0" w:space="0" w:color="auto"/>
            <w:bottom w:val="none" w:sz="0" w:space="0" w:color="auto"/>
            <w:right w:val="none" w:sz="0" w:space="0" w:color="auto"/>
          </w:divBdr>
        </w:div>
        <w:div w:id="1052121866">
          <w:marLeft w:val="640"/>
          <w:marRight w:val="0"/>
          <w:marTop w:val="0"/>
          <w:marBottom w:val="0"/>
          <w:divBdr>
            <w:top w:val="none" w:sz="0" w:space="0" w:color="auto"/>
            <w:left w:val="none" w:sz="0" w:space="0" w:color="auto"/>
            <w:bottom w:val="none" w:sz="0" w:space="0" w:color="auto"/>
            <w:right w:val="none" w:sz="0" w:space="0" w:color="auto"/>
          </w:divBdr>
        </w:div>
        <w:div w:id="1431779071">
          <w:marLeft w:val="640"/>
          <w:marRight w:val="0"/>
          <w:marTop w:val="0"/>
          <w:marBottom w:val="0"/>
          <w:divBdr>
            <w:top w:val="none" w:sz="0" w:space="0" w:color="auto"/>
            <w:left w:val="none" w:sz="0" w:space="0" w:color="auto"/>
            <w:bottom w:val="none" w:sz="0" w:space="0" w:color="auto"/>
            <w:right w:val="none" w:sz="0" w:space="0" w:color="auto"/>
          </w:divBdr>
        </w:div>
        <w:div w:id="2035687094">
          <w:marLeft w:val="640"/>
          <w:marRight w:val="0"/>
          <w:marTop w:val="0"/>
          <w:marBottom w:val="0"/>
          <w:divBdr>
            <w:top w:val="none" w:sz="0" w:space="0" w:color="auto"/>
            <w:left w:val="none" w:sz="0" w:space="0" w:color="auto"/>
            <w:bottom w:val="none" w:sz="0" w:space="0" w:color="auto"/>
            <w:right w:val="none" w:sz="0" w:space="0" w:color="auto"/>
          </w:divBdr>
        </w:div>
        <w:div w:id="1242906916">
          <w:marLeft w:val="640"/>
          <w:marRight w:val="0"/>
          <w:marTop w:val="0"/>
          <w:marBottom w:val="0"/>
          <w:divBdr>
            <w:top w:val="none" w:sz="0" w:space="0" w:color="auto"/>
            <w:left w:val="none" w:sz="0" w:space="0" w:color="auto"/>
            <w:bottom w:val="none" w:sz="0" w:space="0" w:color="auto"/>
            <w:right w:val="none" w:sz="0" w:space="0" w:color="auto"/>
          </w:divBdr>
        </w:div>
        <w:div w:id="424301652">
          <w:marLeft w:val="640"/>
          <w:marRight w:val="0"/>
          <w:marTop w:val="0"/>
          <w:marBottom w:val="0"/>
          <w:divBdr>
            <w:top w:val="none" w:sz="0" w:space="0" w:color="auto"/>
            <w:left w:val="none" w:sz="0" w:space="0" w:color="auto"/>
            <w:bottom w:val="none" w:sz="0" w:space="0" w:color="auto"/>
            <w:right w:val="none" w:sz="0" w:space="0" w:color="auto"/>
          </w:divBdr>
        </w:div>
        <w:div w:id="682240871">
          <w:marLeft w:val="640"/>
          <w:marRight w:val="0"/>
          <w:marTop w:val="0"/>
          <w:marBottom w:val="0"/>
          <w:divBdr>
            <w:top w:val="none" w:sz="0" w:space="0" w:color="auto"/>
            <w:left w:val="none" w:sz="0" w:space="0" w:color="auto"/>
            <w:bottom w:val="none" w:sz="0" w:space="0" w:color="auto"/>
            <w:right w:val="none" w:sz="0" w:space="0" w:color="auto"/>
          </w:divBdr>
        </w:div>
        <w:div w:id="482619263">
          <w:marLeft w:val="640"/>
          <w:marRight w:val="0"/>
          <w:marTop w:val="0"/>
          <w:marBottom w:val="0"/>
          <w:divBdr>
            <w:top w:val="none" w:sz="0" w:space="0" w:color="auto"/>
            <w:left w:val="none" w:sz="0" w:space="0" w:color="auto"/>
            <w:bottom w:val="none" w:sz="0" w:space="0" w:color="auto"/>
            <w:right w:val="none" w:sz="0" w:space="0" w:color="auto"/>
          </w:divBdr>
        </w:div>
        <w:div w:id="673456547">
          <w:marLeft w:val="640"/>
          <w:marRight w:val="0"/>
          <w:marTop w:val="0"/>
          <w:marBottom w:val="0"/>
          <w:divBdr>
            <w:top w:val="none" w:sz="0" w:space="0" w:color="auto"/>
            <w:left w:val="none" w:sz="0" w:space="0" w:color="auto"/>
            <w:bottom w:val="none" w:sz="0" w:space="0" w:color="auto"/>
            <w:right w:val="none" w:sz="0" w:space="0" w:color="auto"/>
          </w:divBdr>
        </w:div>
        <w:div w:id="1846020193">
          <w:marLeft w:val="640"/>
          <w:marRight w:val="0"/>
          <w:marTop w:val="0"/>
          <w:marBottom w:val="0"/>
          <w:divBdr>
            <w:top w:val="none" w:sz="0" w:space="0" w:color="auto"/>
            <w:left w:val="none" w:sz="0" w:space="0" w:color="auto"/>
            <w:bottom w:val="none" w:sz="0" w:space="0" w:color="auto"/>
            <w:right w:val="none" w:sz="0" w:space="0" w:color="auto"/>
          </w:divBdr>
        </w:div>
        <w:div w:id="48304562">
          <w:marLeft w:val="640"/>
          <w:marRight w:val="0"/>
          <w:marTop w:val="0"/>
          <w:marBottom w:val="0"/>
          <w:divBdr>
            <w:top w:val="none" w:sz="0" w:space="0" w:color="auto"/>
            <w:left w:val="none" w:sz="0" w:space="0" w:color="auto"/>
            <w:bottom w:val="none" w:sz="0" w:space="0" w:color="auto"/>
            <w:right w:val="none" w:sz="0" w:space="0" w:color="auto"/>
          </w:divBdr>
        </w:div>
        <w:div w:id="1838957321">
          <w:marLeft w:val="640"/>
          <w:marRight w:val="0"/>
          <w:marTop w:val="0"/>
          <w:marBottom w:val="0"/>
          <w:divBdr>
            <w:top w:val="none" w:sz="0" w:space="0" w:color="auto"/>
            <w:left w:val="none" w:sz="0" w:space="0" w:color="auto"/>
            <w:bottom w:val="none" w:sz="0" w:space="0" w:color="auto"/>
            <w:right w:val="none" w:sz="0" w:space="0" w:color="auto"/>
          </w:divBdr>
        </w:div>
        <w:div w:id="1556158150">
          <w:marLeft w:val="640"/>
          <w:marRight w:val="0"/>
          <w:marTop w:val="0"/>
          <w:marBottom w:val="0"/>
          <w:divBdr>
            <w:top w:val="none" w:sz="0" w:space="0" w:color="auto"/>
            <w:left w:val="none" w:sz="0" w:space="0" w:color="auto"/>
            <w:bottom w:val="none" w:sz="0" w:space="0" w:color="auto"/>
            <w:right w:val="none" w:sz="0" w:space="0" w:color="auto"/>
          </w:divBdr>
        </w:div>
        <w:div w:id="1088815740">
          <w:marLeft w:val="640"/>
          <w:marRight w:val="0"/>
          <w:marTop w:val="0"/>
          <w:marBottom w:val="0"/>
          <w:divBdr>
            <w:top w:val="none" w:sz="0" w:space="0" w:color="auto"/>
            <w:left w:val="none" w:sz="0" w:space="0" w:color="auto"/>
            <w:bottom w:val="none" w:sz="0" w:space="0" w:color="auto"/>
            <w:right w:val="none" w:sz="0" w:space="0" w:color="auto"/>
          </w:divBdr>
        </w:div>
        <w:div w:id="1698777638">
          <w:marLeft w:val="640"/>
          <w:marRight w:val="0"/>
          <w:marTop w:val="0"/>
          <w:marBottom w:val="0"/>
          <w:divBdr>
            <w:top w:val="none" w:sz="0" w:space="0" w:color="auto"/>
            <w:left w:val="none" w:sz="0" w:space="0" w:color="auto"/>
            <w:bottom w:val="none" w:sz="0" w:space="0" w:color="auto"/>
            <w:right w:val="none" w:sz="0" w:space="0" w:color="auto"/>
          </w:divBdr>
        </w:div>
        <w:div w:id="1072972192">
          <w:marLeft w:val="640"/>
          <w:marRight w:val="0"/>
          <w:marTop w:val="0"/>
          <w:marBottom w:val="0"/>
          <w:divBdr>
            <w:top w:val="none" w:sz="0" w:space="0" w:color="auto"/>
            <w:left w:val="none" w:sz="0" w:space="0" w:color="auto"/>
            <w:bottom w:val="none" w:sz="0" w:space="0" w:color="auto"/>
            <w:right w:val="none" w:sz="0" w:space="0" w:color="auto"/>
          </w:divBdr>
        </w:div>
        <w:div w:id="529539147">
          <w:marLeft w:val="640"/>
          <w:marRight w:val="0"/>
          <w:marTop w:val="0"/>
          <w:marBottom w:val="0"/>
          <w:divBdr>
            <w:top w:val="none" w:sz="0" w:space="0" w:color="auto"/>
            <w:left w:val="none" w:sz="0" w:space="0" w:color="auto"/>
            <w:bottom w:val="none" w:sz="0" w:space="0" w:color="auto"/>
            <w:right w:val="none" w:sz="0" w:space="0" w:color="auto"/>
          </w:divBdr>
        </w:div>
        <w:div w:id="1721661741">
          <w:marLeft w:val="640"/>
          <w:marRight w:val="0"/>
          <w:marTop w:val="0"/>
          <w:marBottom w:val="0"/>
          <w:divBdr>
            <w:top w:val="none" w:sz="0" w:space="0" w:color="auto"/>
            <w:left w:val="none" w:sz="0" w:space="0" w:color="auto"/>
            <w:bottom w:val="none" w:sz="0" w:space="0" w:color="auto"/>
            <w:right w:val="none" w:sz="0" w:space="0" w:color="auto"/>
          </w:divBdr>
        </w:div>
        <w:div w:id="1495610936">
          <w:marLeft w:val="640"/>
          <w:marRight w:val="0"/>
          <w:marTop w:val="0"/>
          <w:marBottom w:val="0"/>
          <w:divBdr>
            <w:top w:val="none" w:sz="0" w:space="0" w:color="auto"/>
            <w:left w:val="none" w:sz="0" w:space="0" w:color="auto"/>
            <w:bottom w:val="none" w:sz="0" w:space="0" w:color="auto"/>
            <w:right w:val="none" w:sz="0" w:space="0" w:color="auto"/>
          </w:divBdr>
        </w:div>
        <w:div w:id="418016195">
          <w:marLeft w:val="640"/>
          <w:marRight w:val="0"/>
          <w:marTop w:val="0"/>
          <w:marBottom w:val="0"/>
          <w:divBdr>
            <w:top w:val="none" w:sz="0" w:space="0" w:color="auto"/>
            <w:left w:val="none" w:sz="0" w:space="0" w:color="auto"/>
            <w:bottom w:val="none" w:sz="0" w:space="0" w:color="auto"/>
            <w:right w:val="none" w:sz="0" w:space="0" w:color="auto"/>
          </w:divBdr>
        </w:div>
        <w:div w:id="1244989256">
          <w:marLeft w:val="640"/>
          <w:marRight w:val="0"/>
          <w:marTop w:val="0"/>
          <w:marBottom w:val="0"/>
          <w:divBdr>
            <w:top w:val="none" w:sz="0" w:space="0" w:color="auto"/>
            <w:left w:val="none" w:sz="0" w:space="0" w:color="auto"/>
            <w:bottom w:val="none" w:sz="0" w:space="0" w:color="auto"/>
            <w:right w:val="none" w:sz="0" w:space="0" w:color="auto"/>
          </w:divBdr>
        </w:div>
        <w:div w:id="1495145110">
          <w:marLeft w:val="640"/>
          <w:marRight w:val="0"/>
          <w:marTop w:val="0"/>
          <w:marBottom w:val="0"/>
          <w:divBdr>
            <w:top w:val="none" w:sz="0" w:space="0" w:color="auto"/>
            <w:left w:val="none" w:sz="0" w:space="0" w:color="auto"/>
            <w:bottom w:val="none" w:sz="0" w:space="0" w:color="auto"/>
            <w:right w:val="none" w:sz="0" w:space="0" w:color="auto"/>
          </w:divBdr>
        </w:div>
        <w:div w:id="212082518">
          <w:marLeft w:val="640"/>
          <w:marRight w:val="0"/>
          <w:marTop w:val="0"/>
          <w:marBottom w:val="0"/>
          <w:divBdr>
            <w:top w:val="none" w:sz="0" w:space="0" w:color="auto"/>
            <w:left w:val="none" w:sz="0" w:space="0" w:color="auto"/>
            <w:bottom w:val="none" w:sz="0" w:space="0" w:color="auto"/>
            <w:right w:val="none" w:sz="0" w:space="0" w:color="auto"/>
          </w:divBdr>
        </w:div>
        <w:div w:id="1180582166">
          <w:marLeft w:val="640"/>
          <w:marRight w:val="0"/>
          <w:marTop w:val="0"/>
          <w:marBottom w:val="0"/>
          <w:divBdr>
            <w:top w:val="none" w:sz="0" w:space="0" w:color="auto"/>
            <w:left w:val="none" w:sz="0" w:space="0" w:color="auto"/>
            <w:bottom w:val="none" w:sz="0" w:space="0" w:color="auto"/>
            <w:right w:val="none" w:sz="0" w:space="0" w:color="auto"/>
          </w:divBdr>
        </w:div>
        <w:div w:id="1987077831">
          <w:marLeft w:val="640"/>
          <w:marRight w:val="0"/>
          <w:marTop w:val="0"/>
          <w:marBottom w:val="0"/>
          <w:divBdr>
            <w:top w:val="none" w:sz="0" w:space="0" w:color="auto"/>
            <w:left w:val="none" w:sz="0" w:space="0" w:color="auto"/>
            <w:bottom w:val="none" w:sz="0" w:space="0" w:color="auto"/>
            <w:right w:val="none" w:sz="0" w:space="0" w:color="auto"/>
          </w:divBdr>
        </w:div>
        <w:div w:id="2045592987">
          <w:marLeft w:val="640"/>
          <w:marRight w:val="0"/>
          <w:marTop w:val="0"/>
          <w:marBottom w:val="0"/>
          <w:divBdr>
            <w:top w:val="none" w:sz="0" w:space="0" w:color="auto"/>
            <w:left w:val="none" w:sz="0" w:space="0" w:color="auto"/>
            <w:bottom w:val="none" w:sz="0" w:space="0" w:color="auto"/>
            <w:right w:val="none" w:sz="0" w:space="0" w:color="auto"/>
          </w:divBdr>
        </w:div>
        <w:div w:id="1668365386">
          <w:marLeft w:val="640"/>
          <w:marRight w:val="0"/>
          <w:marTop w:val="0"/>
          <w:marBottom w:val="0"/>
          <w:divBdr>
            <w:top w:val="none" w:sz="0" w:space="0" w:color="auto"/>
            <w:left w:val="none" w:sz="0" w:space="0" w:color="auto"/>
            <w:bottom w:val="none" w:sz="0" w:space="0" w:color="auto"/>
            <w:right w:val="none" w:sz="0" w:space="0" w:color="auto"/>
          </w:divBdr>
        </w:div>
        <w:div w:id="1963732896">
          <w:marLeft w:val="640"/>
          <w:marRight w:val="0"/>
          <w:marTop w:val="0"/>
          <w:marBottom w:val="0"/>
          <w:divBdr>
            <w:top w:val="none" w:sz="0" w:space="0" w:color="auto"/>
            <w:left w:val="none" w:sz="0" w:space="0" w:color="auto"/>
            <w:bottom w:val="none" w:sz="0" w:space="0" w:color="auto"/>
            <w:right w:val="none" w:sz="0" w:space="0" w:color="auto"/>
          </w:divBdr>
        </w:div>
        <w:div w:id="865875613">
          <w:marLeft w:val="640"/>
          <w:marRight w:val="0"/>
          <w:marTop w:val="0"/>
          <w:marBottom w:val="0"/>
          <w:divBdr>
            <w:top w:val="none" w:sz="0" w:space="0" w:color="auto"/>
            <w:left w:val="none" w:sz="0" w:space="0" w:color="auto"/>
            <w:bottom w:val="none" w:sz="0" w:space="0" w:color="auto"/>
            <w:right w:val="none" w:sz="0" w:space="0" w:color="auto"/>
          </w:divBdr>
        </w:div>
        <w:div w:id="1261789932">
          <w:marLeft w:val="640"/>
          <w:marRight w:val="0"/>
          <w:marTop w:val="0"/>
          <w:marBottom w:val="0"/>
          <w:divBdr>
            <w:top w:val="none" w:sz="0" w:space="0" w:color="auto"/>
            <w:left w:val="none" w:sz="0" w:space="0" w:color="auto"/>
            <w:bottom w:val="none" w:sz="0" w:space="0" w:color="auto"/>
            <w:right w:val="none" w:sz="0" w:space="0" w:color="auto"/>
          </w:divBdr>
        </w:div>
        <w:div w:id="567155485">
          <w:marLeft w:val="640"/>
          <w:marRight w:val="0"/>
          <w:marTop w:val="0"/>
          <w:marBottom w:val="0"/>
          <w:divBdr>
            <w:top w:val="none" w:sz="0" w:space="0" w:color="auto"/>
            <w:left w:val="none" w:sz="0" w:space="0" w:color="auto"/>
            <w:bottom w:val="none" w:sz="0" w:space="0" w:color="auto"/>
            <w:right w:val="none" w:sz="0" w:space="0" w:color="auto"/>
          </w:divBdr>
        </w:div>
        <w:div w:id="1137065169">
          <w:marLeft w:val="640"/>
          <w:marRight w:val="0"/>
          <w:marTop w:val="0"/>
          <w:marBottom w:val="0"/>
          <w:divBdr>
            <w:top w:val="none" w:sz="0" w:space="0" w:color="auto"/>
            <w:left w:val="none" w:sz="0" w:space="0" w:color="auto"/>
            <w:bottom w:val="none" w:sz="0" w:space="0" w:color="auto"/>
            <w:right w:val="none" w:sz="0" w:space="0" w:color="auto"/>
          </w:divBdr>
        </w:div>
        <w:div w:id="809786683">
          <w:marLeft w:val="640"/>
          <w:marRight w:val="0"/>
          <w:marTop w:val="0"/>
          <w:marBottom w:val="0"/>
          <w:divBdr>
            <w:top w:val="none" w:sz="0" w:space="0" w:color="auto"/>
            <w:left w:val="none" w:sz="0" w:space="0" w:color="auto"/>
            <w:bottom w:val="none" w:sz="0" w:space="0" w:color="auto"/>
            <w:right w:val="none" w:sz="0" w:space="0" w:color="auto"/>
          </w:divBdr>
        </w:div>
        <w:div w:id="1047030199">
          <w:marLeft w:val="640"/>
          <w:marRight w:val="0"/>
          <w:marTop w:val="0"/>
          <w:marBottom w:val="0"/>
          <w:divBdr>
            <w:top w:val="none" w:sz="0" w:space="0" w:color="auto"/>
            <w:left w:val="none" w:sz="0" w:space="0" w:color="auto"/>
            <w:bottom w:val="none" w:sz="0" w:space="0" w:color="auto"/>
            <w:right w:val="none" w:sz="0" w:space="0" w:color="auto"/>
          </w:divBdr>
        </w:div>
        <w:div w:id="765810959">
          <w:marLeft w:val="640"/>
          <w:marRight w:val="0"/>
          <w:marTop w:val="0"/>
          <w:marBottom w:val="0"/>
          <w:divBdr>
            <w:top w:val="none" w:sz="0" w:space="0" w:color="auto"/>
            <w:left w:val="none" w:sz="0" w:space="0" w:color="auto"/>
            <w:bottom w:val="none" w:sz="0" w:space="0" w:color="auto"/>
            <w:right w:val="none" w:sz="0" w:space="0" w:color="auto"/>
          </w:divBdr>
        </w:div>
        <w:div w:id="968439425">
          <w:marLeft w:val="640"/>
          <w:marRight w:val="0"/>
          <w:marTop w:val="0"/>
          <w:marBottom w:val="0"/>
          <w:divBdr>
            <w:top w:val="none" w:sz="0" w:space="0" w:color="auto"/>
            <w:left w:val="none" w:sz="0" w:space="0" w:color="auto"/>
            <w:bottom w:val="none" w:sz="0" w:space="0" w:color="auto"/>
            <w:right w:val="none" w:sz="0" w:space="0" w:color="auto"/>
          </w:divBdr>
        </w:div>
        <w:div w:id="167448300">
          <w:marLeft w:val="640"/>
          <w:marRight w:val="0"/>
          <w:marTop w:val="0"/>
          <w:marBottom w:val="0"/>
          <w:divBdr>
            <w:top w:val="none" w:sz="0" w:space="0" w:color="auto"/>
            <w:left w:val="none" w:sz="0" w:space="0" w:color="auto"/>
            <w:bottom w:val="none" w:sz="0" w:space="0" w:color="auto"/>
            <w:right w:val="none" w:sz="0" w:space="0" w:color="auto"/>
          </w:divBdr>
        </w:div>
        <w:div w:id="180121010">
          <w:marLeft w:val="640"/>
          <w:marRight w:val="0"/>
          <w:marTop w:val="0"/>
          <w:marBottom w:val="0"/>
          <w:divBdr>
            <w:top w:val="none" w:sz="0" w:space="0" w:color="auto"/>
            <w:left w:val="none" w:sz="0" w:space="0" w:color="auto"/>
            <w:bottom w:val="none" w:sz="0" w:space="0" w:color="auto"/>
            <w:right w:val="none" w:sz="0" w:space="0" w:color="auto"/>
          </w:divBdr>
        </w:div>
        <w:div w:id="1638292321">
          <w:marLeft w:val="640"/>
          <w:marRight w:val="0"/>
          <w:marTop w:val="0"/>
          <w:marBottom w:val="0"/>
          <w:divBdr>
            <w:top w:val="none" w:sz="0" w:space="0" w:color="auto"/>
            <w:left w:val="none" w:sz="0" w:space="0" w:color="auto"/>
            <w:bottom w:val="none" w:sz="0" w:space="0" w:color="auto"/>
            <w:right w:val="none" w:sz="0" w:space="0" w:color="auto"/>
          </w:divBdr>
        </w:div>
        <w:div w:id="876241371">
          <w:marLeft w:val="640"/>
          <w:marRight w:val="0"/>
          <w:marTop w:val="0"/>
          <w:marBottom w:val="0"/>
          <w:divBdr>
            <w:top w:val="none" w:sz="0" w:space="0" w:color="auto"/>
            <w:left w:val="none" w:sz="0" w:space="0" w:color="auto"/>
            <w:bottom w:val="none" w:sz="0" w:space="0" w:color="auto"/>
            <w:right w:val="none" w:sz="0" w:space="0" w:color="auto"/>
          </w:divBdr>
        </w:div>
        <w:div w:id="1188056721">
          <w:marLeft w:val="640"/>
          <w:marRight w:val="0"/>
          <w:marTop w:val="0"/>
          <w:marBottom w:val="0"/>
          <w:divBdr>
            <w:top w:val="none" w:sz="0" w:space="0" w:color="auto"/>
            <w:left w:val="none" w:sz="0" w:space="0" w:color="auto"/>
            <w:bottom w:val="none" w:sz="0" w:space="0" w:color="auto"/>
            <w:right w:val="none" w:sz="0" w:space="0" w:color="auto"/>
          </w:divBdr>
        </w:div>
        <w:div w:id="913245765">
          <w:marLeft w:val="640"/>
          <w:marRight w:val="0"/>
          <w:marTop w:val="0"/>
          <w:marBottom w:val="0"/>
          <w:divBdr>
            <w:top w:val="none" w:sz="0" w:space="0" w:color="auto"/>
            <w:left w:val="none" w:sz="0" w:space="0" w:color="auto"/>
            <w:bottom w:val="none" w:sz="0" w:space="0" w:color="auto"/>
            <w:right w:val="none" w:sz="0" w:space="0" w:color="auto"/>
          </w:divBdr>
        </w:div>
        <w:div w:id="445394097">
          <w:marLeft w:val="640"/>
          <w:marRight w:val="0"/>
          <w:marTop w:val="0"/>
          <w:marBottom w:val="0"/>
          <w:divBdr>
            <w:top w:val="none" w:sz="0" w:space="0" w:color="auto"/>
            <w:left w:val="none" w:sz="0" w:space="0" w:color="auto"/>
            <w:bottom w:val="none" w:sz="0" w:space="0" w:color="auto"/>
            <w:right w:val="none" w:sz="0" w:space="0" w:color="auto"/>
          </w:divBdr>
        </w:div>
        <w:div w:id="558321064">
          <w:marLeft w:val="640"/>
          <w:marRight w:val="0"/>
          <w:marTop w:val="0"/>
          <w:marBottom w:val="0"/>
          <w:divBdr>
            <w:top w:val="none" w:sz="0" w:space="0" w:color="auto"/>
            <w:left w:val="none" w:sz="0" w:space="0" w:color="auto"/>
            <w:bottom w:val="none" w:sz="0" w:space="0" w:color="auto"/>
            <w:right w:val="none" w:sz="0" w:space="0" w:color="auto"/>
          </w:divBdr>
        </w:div>
        <w:div w:id="970329578">
          <w:marLeft w:val="640"/>
          <w:marRight w:val="0"/>
          <w:marTop w:val="0"/>
          <w:marBottom w:val="0"/>
          <w:divBdr>
            <w:top w:val="none" w:sz="0" w:space="0" w:color="auto"/>
            <w:left w:val="none" w:sz="0" w:space="0" w:color="auto"/>
            <w:bottom w:val="none" w:sz="0" w:space="0" w:color="auto"/>
            <w:right w:val="none" w:sz="0" w:space="0" w:color="auto"/>
          </w:divBdr>
        </w:div>
        <w:div w:id="1517889401">
          <w:marLeft w:val="640"/>
          <w:marRight w:val="0"/>
          <w:marTop w:val="0"/>
          <w:marBottom w:val="0"/>
          <w:divBdr>
            <w:top w:val="none" w:sz="0" w:space="0" w:color="auto"/>
            <w:left w:val="none" w:sz="0" w:space="0" w:color="auto"/>
            <w:bottom w:val="none" w:sz="0" w:space="0" w:color="auto"/>
            <w:right w:val="none" w:sz="0" w:space="0" w:color="auto"/>
          </w:divBdr>
        </w:div>
        <w:div w:id="1516307673">
          <w:marLeft w:val="640"/>
          <w:marRight w:val="0"/>
          <w:marTop w:val="0"/>
          <w:marBottom w:val="0"/>
          <w:divBdr>
            <w:top w:val="none" w:sz="0" w:space="0" w:color="auto"/>
            <w:left w:val="none" w:sz="0" w:space="0" w:color="auto"/>
            <w:bottom w:val="none" w:sz="0" w:space="0" w:color="auto"/>
            <w:right w:val="none" w:sz="0" w:space="0" w:color="auto"/>
          </w:divBdr>
        </w:div>
        <w:div w:id="2088960815">
          <w:marLeft w:val="640"/>
          <w:marRight w:val="0"/>
          <w:marTop w:val="0"/>
          <w:marBottom w:val="0"/>
          <w:divBdr>
            <w:top w:val="none" w:sz="0" w:space="0" w:color="auto"/>
            <w:left w:val="none" w:sz="0" w:space="0" w:color="auto"/>
            <w:bottom w:val="none" w:sz="0" w:space="0" w:color="auto"/>
            <w:right w:val="none" w:sz="0" w:space="0" w:color="auto"/>
          </w:divBdr>
        </w:div>
        <w:div w:id="532504189">
          <w:marLeft w:val="640"/>
          <w:marRight w:val="0"/>
          <w:marTop w:val="0"/>
          <w:marBottom w:val="0"/>
          <w:divBdr>
            <w:top w:val="none" w:sz="0" w:space="0" w:color="auto"/>
            <w:left w:val="none" w:sz="0" w:space="0" w:color="auto"/>
            <w:bottom w:val="none" w:sz="0" w:space="0" w:color="auto"/>
            <w:right w:val="none" w:sz="0" w:space="0" w:color="auto"/>
          </w:divBdr>
        </w:div>
        <w:div w:id="240530509">
          <w:marLeft w:val="640"/>
          <w:marRight w:val="0"/>
          <w:marTop w:val="0"/>
          <w:marBottom w:val="0"/>
          <w:divBdr>
            <w:top w:val="none" w:sz="0" w:space="0" w:color="auto"/>
            <w:left w:val="none" w:sz="0" w:space="0" w:color="auto"/>
            <w:bottom w:val="none" w:sz="0" w:space="0" w:color="auto"/>
            <w:right w:val="none" w:sz="0" w:space="0" w:color="auto"/>
          </w:divBdr>
        </w:div>
        <w:div w:id="2069256778">
          <w:marLeft w:val="640"/>
          <w:marRight w:val="0"/>
          <w:marTop w:val="0"/>
          <w:marBottom w:val="0"/>
          <w:divBdr>
            <w:top w:val="none" w:sz="0" w:space="0" w:color="auto"/>
            <w:left w:val="none" w:sz="0" w:space="0" w:color="auto"/>
            <w:bottom w:val="none" w:sz="0" w:space="0" w:color="auto"/>
            <w:right w:val="none" w:sz="0" w:space="0" w:color="auto"/>
          </w:divBdr>
        </w:div>
        <w:div w:id="1580678546">
          <w:marLeft w:val="640"/>
          <w:marRight w:val="0"/>
          <w:marTop w:val="0"/>
          <w:marBottom w:val="0"/>
          <w:divBdr>
            <w:top w:val="none" w:sz="0" w:space="0" w:color="auto"/>
            <w:left w:val="none" w:sz="0" w:space="0" w:color="auto"/>
            <w:bottom w:val="none" w:sz="0" w:space="0" w:color="auto"/>
            <w:right w:val="none" w:sz="0" w:space="0" w:color="auto"/>
          </w:divBdr>
        </w:div>
        <w:div w:id="401101596">
          <w:marLeft w:val="640"/>
          <w:marRight w:val="0"/>
          <w:marTop w:val="0"/>
          <w:marBottom w:val="0"/>
          <w:divBdr>
            <w:top w:val="none" w:sz="0" w:space="0" w:color="auto"/>
            <w:left w:val="none" w:sz="0" w:space="0" w:color="auto"/>
            <w:bottom w:val="none" w:sz="0" w:space="0" w:color="auto"/>
            <w:right w:val="none" w:sz="0" w:space="0" w:color="auto"/>
          </w:divBdr>
        </w:div>
        <w:div w:id="112789677">
          <w:marLeft w:val="640"/>
          <w:marRight w:val="0"/>
          <w:marTop w:val="0"/>
          <w:marBottom w:val="0"/>
          <w:divBdr>
            <w:top w:val="none" w:sz="0" w:space="0" w:color="auto"/>
            <w:left w:val="none" w:sz="0" w:space="0" w:color="auto"/>
            <w:bottom w:val="none" w:sz="0" w:space="0" w:color="auto"/>
            <w:right w:val="none" w:sz="0" w:space="0" w:color="auto"/>
          </w:divBdr>
        </w:div>
        <w:div w:id="1562204730">
          <w:marLeft w:val="640"/>
          <w:marRight w:val="0"/>
          <w:marTop w:val="0"/>
          <w:marBottom w:val="0"/>
          <w:divBdr>
            <w:top w:val="none" w:sz="0" w:space="0" w:color="auto"/>
            <w:left w:val="none" w:sz="0" w:space="0" w:color="auto"/>
            <w:bottom w:val="none" w:sz="0" w:space="0" w:color="auto"/>
            <w:right w:val="none" w:sz="0" w:space="0" w:color="auto"/>
          </w:divBdr>
        </w:div>
        <w:div w:id="2013415694">
          <w:marLeft w:val="640"/>
          <w:marRight w:val="0"/>
          <w:marTop w:val="0"/>
          <w:marBottom w:val="0"/>
          <w:divBdr>
            <w:top w:val="none" w:sz="0" w:space="0" w:color="auto"/>
            <w:left w:val="none" w:sz="0" w:space="0" w:color="auto"/>
            <w:bottom w:val="none" w:sz="0" w:space="0" w:color="auto"/>
            <w:right w:val="none" w:sz="0" w:space="0" w:color="auto"/>
          </w:divBdr>
        </w:div>
        <w:div w:id="1279490128">
          <w:marLeft w:val="640"/>
          <w:marRight w:val="0"/>
          <w:marTop w:val="0"/>
          <w:marBottom w:val="0"/>
          <w:divBdr>
            <w:top w:val="none" w:sz="0" w:space="0" w:color="auto"/>
            <w:left w:val="none" w:sz="0" w:space="0" w:color="auto"/>
            <w:bottom w:val="none" w:sz="0" w:space="0" w:color="auto"/>
            <w:right w:val="none" w:sz="0" w:space="0" w:color="auto"/>
          </w:divBdr>
        </w:div>
        <w:div w:id="915822612">
          <w:marLeft w:val="640"/>
          <w:marRight w:val="0"/>
          <w:marTop w:val="0"/>
          <w:marBottom w:val="0"/>
          <w:divBdr>
            <w:top w:val="none" w:sz="0" w:space="0" w:color="auto"/>
            <w:left w:val="none" w:sz="0" w:space="0" w:color="auto"/>
            <w:bottom w:val="none" w:sz="0" w:space="0" w:color="auto"/>
            <w:right w:val="none" w:sz="0" w:space="0" w:color="auto"/>
          </w:divBdr>
        </w:div>
        <w:div w:id="465049591">
          <w:marLeft w:val="640"/>
          <w:marRight w:val="0"/>
          <w:marTop w:val="0"/>
          <w:marBottom w:val="0"/>
          <w:divBdr>
            <w:top w:val="none" w:sz="0" w:space="0" w:color="auto"/>
            <w:left w:val="none" w:sz="0" w:space="0" w:color="auto"/>
            <w:bottom w:val="none" w:sz="0" w:space="0" w:color="auto"/>
            <w:right w:val="none" w:sz="0" w:space="0" w:color="auto"/>
          </w:divBdr>
        </w:div>
        <w:div w:id="1592157611">
          <w:marLeft w:val="640"/>
          <w:marRight w:val="0"/>
          <w:marTop w:val="0"/>
          <w:marBottom w:val="0"/>
          <w:divBdr>
            <w:top w:val="none" w:sz="0" w:space="0" w:color="auto"/>
            <w:left w:val="none" w:sz="0" w:space="0" w:color="auto"/>
            <w:bottom w:val="none" w:sz="0" w:space="0" w:color="auto"/>
            <w:right w:val="none" w:sz="0" w:space="0" w:color="auto"/>
          </w:divBdr>
        </w:div>
        <w:div w:id="1821313189">
          <w:marLeft w:val="640"/>
          <w:marRight w:val="0"/>
          <w:marTop w:val="0"/>
          <w:marBottom w:val="0"/>
          <w:divBdr>
            <w:top w:val="none" w:sz="0" w:space="0" w:color="auto"/>
            <w:left w:val="none" w:sz="0" w:space="0" w:color="auto"/>
            <w:bottom w:val="none" w:sz="0" w:space="0" w:color="auto"/>
            <w:right w:val="none" w:sz="0" w:space="0" w:color="auto"/>
          </w:divBdr>
        </w:div>
        <w:div w:id="747121164">
          <w:marLeft w:val="640"/>
          <w:marRight w:val="0"/>
          <w:marTop w:val="0"/>
          <w:marBottom w:val="0"/>
          <w:divBdr>
            <w:top w:val="none" w:sz="0" w:space="0" w:color="auto"/>
            <w:left w:val="none" w:sz="0" w:space="0" w:color="auto"/>
            <w:bottom w:val="none" w:sz="0" w:space="0" w:color="auto"/>
            <w:right w:val="none" w:sz="0" w:space="0" w:color="auto"/>
          </w:divBdr>
        </w:div>
        <w:div w:id="840197231">
          <w:marLeft w:val="640"/>
          <w:marRight w:val="0"/>
          <w:marTop w:val="0"/>
          <w:marBottom w:val="0"/>
          <w:divBdr>
            <w:top w:val="none" w:sz="0" w:space="0" w:color="auto"/>
            <w:left w:val="none" w:sz="0" w:space="0" w:color="auto"/>
            <w:bottom w:val="none" w:sz="0" w:space="0" w:color="auto"/>
            <w:right w:val="none" w:sz="0" w:space="0" w:color="auto"/>
          </w:divBdr>
        </w:div>
        <w:div w:id="570965802">
          <w:marLeft w:val="640"/>
          <w:marRight w:val="0"/>
          <w:marTop w:val="0"/>
          <w:marBottom w:val="0"/>
          <w:divBdr>
            <w:top w:val="none" w:sz="0" w:space="0" w:color="auto"/>
            <w:left w:val="none" w:sz="0" w:space="0" w:color="auto"/>
            <w:bottom w:val="none" w:sz="0" w:space="0" w:color="auto"/>
            <w:right w:val="none" w:sz="0" w:space="0" w:color="auto"/>
          </w:divBdr>
        </w:div>
        <w:div w:id="1181434135">
          <w:marLeft w:val="640"/>
          <w:marRight w:val="0"/>
          <w:marTop w:val="0"/>
          <w:marBottom w:val="0"/>
          <w:divBdr>
            <w:top w:val="none" w:sz="0" w:space="0" w:color="auto"/>
            <w:left w:val="none" w:sz="0" w:space="0" w:color="auto"/>
            <w:bottom w:val="none" w:sz="0" w:space="0" w:color="auto"/>
            <w:right w:val="none" w:sz="0" w:space="0" w:color="auto"/>
          </w:divBdr>
        </w:div>
        <w:div w:id="1018579645">
          <w:marLeft w:val="640"/>
          <w:marRight w:val="0"/>
          <w:marTop w:val="0"/>
          <w:marBottom w:val="0"/>
          <w:divBdr>
            <w:top w:val="none" w:sz="0" w:space="0" w:color="auto"/>
            <w:left w:val="none" w:sz="0" w:space="0" w:color="auto"/>
            <w:bottom w:val="none" w:sz="0" w:space="0" w:color="auto"/>
            <w:right w:val="none" w:sz="0" w:space="0" w:color="auto"/>
          </w:divBdr>
        </w:div>
        <w:div w:id="1188256667">
          <w:marLeft w:val="640"/>
          <w:marRight w:val="0"/>
          <w:marTop w:val="0"/>
          <w:marBottom w:val="0"/>
          <w:divBdr>
            <w:top w:val="none" w:sz="0" w:space="0" w:color="auto"/>
            <w:left w:val="none" w:sz="0" w:space="0" w:color="auto"/>
            <w:bottom w:val="none" w:sz="0" w:space="0" w:color="auto"/>
            <w:right w:val="none" w:sz="0" w:space="0" w:color="auto"/>
          </w:divBdr>
        </w:div>
        <w:div w:id="1791237830">
          <w:marLeft w:val="640"/>
          <w:marRight w:val="0"/>
          <w:marTop w:val="0"/>
          <w:marBottom w:val="0"/>
          <w:divBdr>
            <w:top w:val="none" w:sz="0" w:space="0" w:color="auto"/>
            <w:left w:val="none" w:sz="0" w:space="0" w:color="auto"/>
            <w:bottom w:val="none" w:sz="0" w:space="0" w:color="auto"/>
            <w:right w:val="none" w:sz="0" w:space="0" w:color="auto"/>
          </w:divBdr>
        </w:div>
        <w:div w:id="386223388">
          <w:marLeft w:val="640"/>
          <w:marRight w:val="0"/>
          <w:marTop w:val="0"/>
          <w:marBottom w:val="0"/>
          <w:divBdr>
            <w:top w:val="none" w:sz="0" w:space="0" w:color="auto"/>
            <w:left w:val="none" w:sz="0" w:space="0" w:color="auto"/>
            <w:bottom w:val="none" w:sz="0" w:space="0" w:color="auto"/>
            <w:right w:val="none" w:sz="0" w:space="0" w:color="auto"/>
          </w:divBdr>
        </w:div>
        <w:div w:id="929001142">
          <w:marLeft w:val="640"/>
          <w:marRight w:val="0"/>
          <w:marTop w:val="0"/>
          <w:marBottom w:val="0"/>
          <w:divBdr>
            <w:top w:val="none" w:sz="0" w:space="0" w:color="auto"/>
            <w:left w:val="none" w:sz="0" w:space="0" w:color="auto"/>
            <w:bottom w:val="none" w:sz="0" w:space="0" w:color="auto"/>
            <w:right w:val="none" w:sz="0" w:space="0" w:color="auto"/>
          </w:divBdr>
        </w:div>
        <w:div w:id="1996912386">
          <w:marLeft w:val="640"/>
          <w:marRight w:val="0"/>
          <w:marTop w:val="0"/>
          <w:marBottom w:val="0"/>
          <w:divBdr>
            <w:top w:val="none" w:sz="0" w:space="0" w:color="auto"/>
            <w:left w:val="none" w:sz="0" w:space="0" w:color="auto"/>
            <w:bottom w:val="none" w:sz="0" w:space="0" w:color="auto"/>
            <w:right w:val="none" w:sz="0" w:space="0" w:color="auto"/>
          </w:divBdr>
        </w:div>
        <w:div w:id="890312639">
          <w:marLeft w:val="640"/>
          <w:marRight w:val="0"/>
          <w:marTop w:val="0"/>
          <w:marBottom w:val="0"/>
          <w:divBdr>
            <w:top w:val="none" w:sz="0" w:space="0" w:color="auto"/>
            <w:left w:val="none" w:sz="0" w:space="0" w:color="auto"/>
            <w:bottom w:val="none" w:sz="0" w:space="0" w:color="auto"/>
            <w:right w:val="none" w:sz="0" w:space="0" w:color="auto"/>
          </w:divBdr>
        </w:div>
        <w:div w:id="2098553416">
          <w:marLeft w:val="640"/>
          <w:marRight w:val="0"/>
          <w:marTop w:val="0"/>
          <w:marBottom w:val="0"/>
          <w:divBdr>
            <w:top w:val="none" w:sz="0" w:space="0" w:color="auto"/>
            <w:left w:val="none" w:sz="0" w:space="0" w:color="auto"/>
            <w:bottom w:val="none" w:sz="0" w:space="0" w:color="auto"/>
            <w:right w:val="none" w:sz="0" w:space="0" w:color="auto"/>
          </w:divBdr>
        </w:div>
        <w:div w:id="1987470514">
          <w:marLeft w:val="640"/>
          <w:marRight w:val="0"/>
          <w:marTop w:val="0"/>
          <w:marBottom w:val="0"/>
          <w:divBdr>
            <w:top w:val="none" w:sz="0" w:space="0" w:color="auto"/>
            <w:left w:val="none" w:sz="0" w:space="0" w:color="auto"/>
            <w:bottom w:val="none" w:sz="0" w:space="0" w:color="auto"/>
            <w:right w:val="none" w:sz="0" w:space="0" w:color="auto"/>
          </w:divBdr>
        </w:div>
        <w:div w:id="549850447">
          <w:marLeft w:val="640"/>
          <w:marRight w:val="0"/>
          <w:marTop w:val="0"/>
          <w:marBottom w:val="0"/>
          <w:divBdr>
            <w:top w:val="none" w:sz="0" w:space="0" w:color="auto"/>
            <w:left w:val="none" w:sz="0" w:space="0" w:color="auto"/>
            <w:bottom w:val="none" w:sz="0" w:space="0" w:color="auto"/>
            <w:right w:val="none" w:sz="0" w:space="0" w:color="auto"/>
          </w:divBdr>
        </w:div>
        <w:div w:id="218173906">
          <w:marLeft w:val="640"/>
          <w:marRight w:val="0"/>
          <w:marTop w:val="0"/>
          <w:marBottom w:val="0"/>
          <w:divBdr>
            <w:top w:val="none" w:sz="0" w:space="0" w:color="auto"/>
            <w:left w:val="none" w:sz="0" w:space="0" w:color="auto"/>
            <w:bottom w:val="none" w:sz="0" w:space="0" w:color="auto"/>
            <w:right w:val="none" w:sz="0" w:space="0" w:color="auto"/>
          </w:divBdr>
        </w:div>
        <w:div w:id="605888094">
          <w:marLeft w:val="640"/>
          <w:marRight w:val="0"/>
          <w:marTop w:val="0"/>
          <w:marBottom w:val="0"/>
          <w:divBdr>
            <w:top w:val="none" w:sz="0" w:space="0" w:color="auto"/>
            <w:left w:val="none" w:sz="0" w:space="0" w:color="auto"/>
            <w:bottom w:val="none" w:sz="0" w:space="0" w:color="auto"/>
            <w:right w:val="none" w:sz="0" w:space="0" w:color="auto"/>
          </w:divBdr>
        </w:div>
        <w:div w:id="151146038">
          <w:marLeft w:val="640"/>
          <w:marRight w:val="0"/>
          <w:marTop w:val="0"/>
          <w:marBottom w:val="0"/>
          <w:divBdr>
            <w:top w:val="none" w:sz="0" w:space="0" w:color="auto"/>
            <w:left w:val="none" w:sz="0" w:space="0" w:color="auto"/>
            <w:bottom w:val="none" w:sz="0" w:space="0" w:color="auto"/>
            <w:right w:val="none" w:sz="0" w:space="0" w:color="auto"/>
          </w:divBdr>
        </w:div>
        <w:div w:id="402604040">
          <w:marLeft w:val="640"/>
          <w:marRight w:val="0"/>
          <w:marTop w:val="0"/>
          <w:marBottom w:val="0"/>
          <w:divBdr>
            <w:top w:val="none" w:sz="0" w:space="0" w:color="auto"/>
            <w:left w:val="none" w:sz="0" w:space="0" w:color="auto"/>
            <w:bottom w:val="none" w:sz="0" w:space="0" w:color="auto"/>
            <w:right w:val="none" w:sz="0" w:space="0" w:color="auto"/>
          </w:divBdr>
        </w:div>
        <w:div w:id="515313237">
          <w:marLeft w:val="640"/>
          <w:marRight w:val="0"/>
          <w:marTop w:val="0"/>
          <w:marBottom w:val="0"/>
          <w:divBdr>
            <w:top w:val="none" w:sz="0" w:space="0" w:color="auto"/>
            <w:left w:val="none" w:sz="0" w:space="0" w:color="auto"/>
            <w:bottom w:val="none" w:sz="0" w:space="0" w:color="auto"/>
            <w:right w:val="none" w:sz="0" w:space="0" w:color="auto"/>
          </w:divBdr>
        </w:div>
        <w:div w:id="1758792011">
          <w:marLeft w:val="640"/>
          <w:marRight w:val="0"/>
          <w:marTop w:val="0"/>
          <w:marBottom w:val="0"/>
          <w:divBdr>
            <w:top w:val="none" w:sz="0" w:space="0" w:color="auto"/>
            <w:left w:val="none" w:sz="0" w:space="0" w:color="auto"/>
            <w:bottom w:val="none" w:sz="0" w:space="0" w:color="auto"/>
            <w:right w:val="none" w:sz="0" w:space="0" w:color="auto"/>
          </w:divBdr>
        </w:div>
        <w:div w:id="97988226">
          <w:marLeft w:val="640"/>
          <w:marRight w:val="0"/>
          <w:marTop w:val="0"/>
          <w:marBottom w:val="0"/>
          <w:divBdr>
            <w:top w:val="none" w:sz="0" w:space="0" w:color="auto"/>
            <w:left w:val="none" w:sz="0" w:space="0" w:color="auto"/>
            <w:bottom w:val="none" w:sz="0" w:space="0" w:color="auto"/>
            <w:right w:val="none" w:sz="0" w:space="0" w:color="auto"/>
          </w:divBdr>
        </w:div>
        <w:div w:id="957297795">
          <w:marLeft w:val="640"/>
          <w:marRight w:val="0"/>
          <w:marTop w:val="0"/>
          <w:marBottom w:val="0"/>
          <w:divBdr>
            <w:top w:val="none" w:sz="0" w:space="0" w:color="auto"/>
            <w:left w:val="none" w:sz="0" w:space="0" w:color="auto"/>
            <w:bottom w:val="none" w:sz="0" w:space="0" w:color="auto"/>
            <w:right w:val="none" w:sz="0" w:space="0" w:color="auto"/>
          </w:divBdr>
        </w:div>
        <w:div w:id="769358059">
          <w:marLeft w:val="640"/>
          <w:marRight w:val="0"/>
          <w:marTop w:val="0"/>
          <w:marBottom w:val="0"/>
          <w:divBdr>
            <w:top w:val="none" w:sz="0" w:space="0" w:color="auto"/>
            <w:left w:val="none" w:sz="0" w:space="0" w:color="auto"/>
            <w:bottom w:val="none" w:sz="0" w:space="0" w:color="auto"/>
            <w:right w:val="none" w:sz="0" w:space="0" w:color="auto"/>
          </w:divBdr>
        </w:div>
        <w:div w:id="2115054779">
          <w:marLeft w:val="640"/>
          <w:marRight w:val="0"/>
          <w:marTop w:val="0"/>
          <w:marBottom w:val="0"/>
          <w:divBdr>
            <w:top w:val="none" w:sz="0" w:space="0" w:color="auto"/>
            <w:left w:val="none" w:sz="0" w:space="0" w:color="auto"/>
            <w:bottom w:val="none" w:sz="0" w:space="0" w:color="auto"/>
            <w:right w:val="none" w:sz="0" w:space="0" w:color="auto"/>
          </w:divBdr>
        </w:div>
        <w:div w:id="309679876">
          <w:marLeft w:val="640"/>
          <w:marRight w:val="0"/>
          <w:marTop w:val="0"/>
          <w:marBottom w:val="0"/>
          <w:divBdr>
            <w:top w:val="none" w:sz="0" w:space="0" w:color="auto"/>
            <w:left w:val="none" w:sz="0" w:space="0" w:color="auto"/>
            <w:bottom w:val="none" w:sz="0" w:space="0" w:color="auto"/>
            <w:right w:val="none" w:sz="0" w:space="0" w:color="auto"/>
          </w:divBdr>
        </w:div>
        <w:div w:id="1530023547">
          <w:marLeft w:val="640"/>
          <w:marRight w:val="0"/>
          <w:marTop w:val="0"/>
          <w:marBottom w:val="0"/>
          <w:divBdr>
            <w:top w:val="none" w:sz="0" w:space="0" w:color="auto"/>
            <w:left w:val="none" w:sz="0" w:space="0" w:color="auto"/>
            <w:bottom w:val="none" w:sz="0" w:space="0" w:color="auto"/>
            <w:right w:val="none" w:sz="0" w:space="0" w:color="auto"/>
          </w:divBdr>
        </w:div>
        <w:div w:id="1437024194">
          <w:marLeft w:val="640"/>
          <w:marRight w:val="0"/>
          <w:marTop w:val="0"/>
          <w:marBottom w:val="0"/>
          <w:divBdr>
            <w:top w:val="none" w:sz="0" w:space="0" w:color="auto"/>
            <w:left w:val="none" w:sz="0" w:space="0" w:color="auto"/>
            <w:bottom w:val="none" w:sz="0" w:space="0" w:color="auto"/>
            <w:right w:val="none" w:sz="0" w:space="0" w:color="auto"/>
          </w:divBdr>
        </w:div>
        <w:div w:id="380599093">
          <w:marLeft w:val="640"/>
          <w:marRight w:val="0"/>
          <w:marTop w:val="0"/>
          <w:marBottom w:val="0"/>
          <w:divBdr>
            <w:top w:val="none" w:sz="0" w:space="0" w:color="auto"/>
            <w:left w:val="none" w:sz="0" w:space="0" w:color="auto"/>
            <w:bottom w:val="none" w:sz="0" w:space="0" w:color="auto"/>
            <w:right w:val="none" w:sz="0" w:space="0" w:color="auto"/>
          </w:divBdr>
        </w:div>
        <w:div w:id="1553737221">
          <w:marLeft w:val="640"/>
          <w:marRight w:val="0"/>
          <w:marTop w:val="0"/>
          <w:marBottom w:val="0"/>
          <w:divBdr>
            <w:top w:val="none" w:sz="0" w:space="0" w:color="auto"/>
            <w:left w:val="none" w:sz="0" w:space="0" w:color="auto"/>
            <w:bottom w:val="none" w:sz="0" w:space="0" w:color="auto"/>
            <w:right w:val="none" w:sz="0" w:space="0" w:color="auto"/>
          </w:divBdr>
        </w:div>
        <w:div w:id="669066121">
          <w:marLeft w:val="640"/>
          <w:marRight w:val="0"/>
          <w:marTop w:val="0"/>
          <w:marBottom w:val="0"/>
          <w:divBdr>
            <w:top w:val="none" w:sz="0" w:space="0" w:color="auto"/>
            <w:left w:val="none" w:sz="0" w:space="0" w:color="auto"/>
            <w:bottom w:val="none" w:sz="0" w:space="0" w:color="auto"/>
            <w:right w:val="none" w:sz="0" w:space="0" w:color="auto"/>
          </w:divBdr>
        </w:div>
        <w:div w:id="1324431167">
          <w:marLeft w:val="640"/>
          <w:marRight w:val="0"/>
          <w:marTop w:val="0"/>
          <w:marBottom w:val="0"/>
          <w:divBdr>
            <w:top w:val="none" w:sz="0" w:space="0" w:color="auto"/>
            <w:left w:val="none" w:sz="0" w:space="0" w:color="auto"/>
            <w:bottom w:val="none" w:sz="0" w:space="0" w:color="auto"/>
            <w:right w:val="none" w:sz="0" w:space="0" w:color="auto"/>
          </w:divBdr>
        </w:div>
        <w:div w:id="1978219598">
          <w:marLeft w:val="640"/>
          <w:marRight w:val="0"/>
          <w:marTop w:val="0"/>
          <w:marBottom w:val="0"/>
          <w:divBdr>
            <w:top w:val="none" w:sz="0" w:space="0" w:color="auto"/>
            <w:left w:val="none" w:sz="0" w:space="0" w:color="auto"/>
            <w:bottom w:val="none" w:sz="0" w:space="0" w:color="auto"/>
            <w:right w:val="none" w:sz="0" w:space="0" w:color="auto"/>
          </w:divBdr>
        </w:div>
        <w:div w:id="675157418">
          <w:marLeft w:val="640"/>
          <w:marRight w:val="0"/>
          <w:marTop w:val="0"/>
          <w:marBottom w:val="0"/>
          <w:divBdr>
            <w:top w:val="none" w:sz="0" w:space="0" w:color="auto"/>
            <w:left w:val="none" w:sz="0" w:space="0" w:color="auto"/>
            <w:bottom w:val="none" w:sz="0" w:space="0" w:color="auto"/>
            <w:right w:val="none" w:sz="0" w:space="0" w:color="auto"/>
          </w:divBdr>
        </w:div>
        <w:div w:id="509833219">
          <w:marLeft w:val="640"/>
          <w:marRight w:val="0"/>
          <w:marTop w:val="0"/>
          <w:marBottom w:val="0"/>
          <w:divBdr>
            <w:top w:val="none" w:sz="0" w:space="0" w:color="auto"/>
            <w:left w:val="none" w:sz="0" w:space="0" w:color="auto"/>
            <w:bottom w:val="none" w:sz="0" w:space="0" w:color="auto"/>
            <w:right w:val="none" w:sz="0" w:space="0" w:color="auto"/>
          </w:divBdr>
        </w:div>
        <w:div w:id="1400405076">
          <w:marLeft w:val="640"/>
          <w:marRight w:val="0"/>
          <w:marTop w:val="0"/>
          <w:marBottom w:val="0"/>
          <w:divBdr>
            <w:top w:val="none" w:sz="0" w:space="0" w:color="auto"/>
            <w:left w:val="none" w:sz="0" w:space="0" w:color="auto"/>
            <w:bottom w:val="none" w:sz="0" w:space="0" w:color="auto"/>
            <w:right w:val="none" w:sz="0" w:space="0" w:color="auto"/>
          </w:divBdr>
        </w:div>
        <w:div w:id="1424490679">
          <w:marLeft w:val="640"/>
          <w:marRight w:val="0"/>
          <w:marTop w:val="0"/>
          <w:marBottom w:val="0"/>
          <w:divBdr>
            <w:top w:val="none" w:sz="0" w:space="0" w:color="auto"/>
            <w:left w:val="none" w:sz="0" w:space="0" w:color="auto"/>
            <w:bottom w:val="none" w:sz="0" w:space="0" w:color="auto"/>
            <w:right w:val="none" w:sz="0" w:space="0" w:color="auto"/>
          </w:divBdr>
        </w:div>
        <w:div w:id="1851531225">
          <w:marLeft w:val="640"/>
          <w:marRight w:val="0"/>
          <w:marTop w:val="0"/>
          <w:marBottom w:val="0"/>
          <w:divBdr>
            <w:top w:val="none" w:sz="0" w:space="0" w:color="auto"/>
            <w:left w:val="none" w:sz="0" w:space="0" w:color="auto"/>
            <w:bottom w:val="none" w:sz="0" w:space="0" w:color="auto"/>
            <w:right w:val="none" w:sz="0" w:space="0" w:color="auto"/>
          </w:divBdr>
        </w:div>
        <w:div w:id="1292437689">
          <w:marLeft w:val="640"/>
          <w:marRight w:val="0"/>
          <w:marTop w:val="0"/>
          <w:marBottom w:val="0"/>
          <w:divBdr>
            <w:top w:val="none" w:sz="0" w:space="0" w:color="auto"/>
            <w:left w:val="none" w:sz="0" w:space="0" w:color="auto"/>
            <w:bottom w:val="none" w:sz="0" w:space="0" w:color="auto"/>
            <w:right w:val="none" w:sz="0" w:space="0" w:color="auto"/>
          </w:divBdr>
        </w:div>
        <w:div w:id="928462527">
          <w:marLeft w:val="640"/>
          <w:marRight w:val="0"/>
          <w:marTop w:val="0"/>
          <w:marBottom w:val="0"/>
          <w:divBdr>
            <w:top w:val="none" w:sz="0" w:space="0" w:color="auto"/>
            <w:left w:val="none" w:sz="0" w:space="0" w:color="auto"/>
            <w:bottom w:val="none" w:sz="0" w:space="0" w:color="auto"/>
            <w:right w:val="none" w:sz="0" w:space="0" w:color="auto"/>
          </w:divBdr>
        </w:div>
        <w:div w:id="1710297294">
          <w:marLeft w:val="640"/>
          <w:marRight w:val="0"/>
          <w:marTop w:val="0"/>
          <w:marBottom w:val="0"/>
          <w:divBdr>
            <w:top w:val="none" w:sz="0" w:space="0" w:color="auto"/>
            <w:left w:val="none" w:sz="0" w:space="0" w:color="auto"/>
            <w:bottom w:val="none" w:sz="0" w:space="0" w:color="auto"/>
            <w:right w:val="none" w:sz="0" w:space="0" w:color="auto"/>
          </w:divBdr>
        </w:div>
        <w:div w:id="971406358">
          <w:marLeft w:val="640"/>
          <w:marRight w:val="0"/>
          <w:marTop w:val="0"/>
          <w:marBottom w:val="0"/>
          <w:divBdr>
            <w:top w:val="none" w:sz="0" w:space="0" w:color="auto"/>
            <w:left w:val="none" w:sz="0" w:space="0" w:color="auto"/>
            <w:bottom w:val="none" w:sz="0" w:space="0" w:color="auto"/>
            <w:right w:val="none" w:sz="0" w:space="0" w:color="auto"/>
          </w:divBdr>
        </w:div>
        <w:div w:id="1930388542">
          <w:marLeft w:val="640"/>
          <w:marRight w:val="0"/>
          <w:marTop w:val="0"/>
          <w:marBottom w:val="0"/>
          <w:divBdr>
            <w:top w:val="none" w:sz="0" w:space="0" w:color="auto"/>
            <w:left w:val="none" w:sz="0" w:space="0" w:color="auto"/>
            <w:bottom w:val="none" w:sz="0" w:space="0" w:color="auto"/>
            <w:right w:val="none" w:sz="0" w:space="0" w:color="auto"/>
          </w:divBdr>
        </w:div>
        <w:div w:id="1420448721">
          <w:marLeft w:val="640"/>
          <w:marRight w:val="0"/>
          <w:marTop w:val="0"/>
          <w:marBottom w:val="0"/>
          <w:divBdr>
            <w:top w:val="none" w:sz="0" w:space="0" w:color="auto"/>
            <w:left w:val="none" w:sz="0" w:space="0" w:color="auto"/>
            <w:bottom w:val="none" w:sz="0" w:space="0" w:color="auto"/>
            <w:right w:val="none" w:sz="0" w:space="0" w:color="auto"/>
          </w:divBdr>
        </w:div>
        <w:div w:id="451292299">
          <w:marLeft w:val="640"/>
          <w:marRight w:val="0"/>
          <w:marTop w:val="0"/>
          <w:marBottom w:val="0"/>
          <w:divBdr>
            <w:top w:val="none" w:sz="0" w:space="0" w:color="auto"/>
            <w:left w:val="none" w:sz="0" w:space="0" w:color="auto"/>
            <w:bottom w:val="none" w:sz="0" w:space="0" w:color="auto"/>
            <w:right w:val="none" w:sz="0" w:space="0" w:color="auto"/>
          </w:divBdr>
        </w:div>
        <w:div w:id="1870141703">
          <w:marLeft w:val="640"/>
          <w:marRight w:val="0"/>
          <w:marTop w:val="0"/>
          <w:marBottom w:val="0"/>
          <w:divBdr>
            <w:top w:val="none" w:sz="0" w:space="0" w:color="auto"/>
            <w:left w:val="none" w:sz="0" w:space="0" w:color="auto"/>
            <w:bottom w:val="none" w:sz="0" w:space="0" w:color="auto"/>
            <w:right w:val="none" w:sz="0" w:space="0" w:color="auto"/>
          </w:divBdr>
        </w:div>
        <w:div w:id="1069158017">
          <w:marLeft w:val="640"/>
          <w:marRight w:val="0"/>
          <w:marTop w:val="0"/>
          <w:marBottom w:val="0"/>
          <w:divBdr>
            <w:top w:val="none" w:sz="0" w:space="0" w:color="auto"/>
            <w:left w:val="none" w:sz="0" w:space="0" w:color="auto"/>
            <w:bottom w:val="none" w:sz="0" w:space="0" w:color="auto"/>
            <w:right w:val="none" w:sz="0" w:space="0" w:color="auto"/>
          </w:divBdr>
        </w:div>
        <w:div w:id="1709529492">
          <w:marLeft w:val="640"/>
          <w:marRight w:val="0"/>
          <w:marTop w:val="0"/>
          <w:marBottom w:val="0"/>
          <w:divBdr>
            <w:top w:val="none" w:sz="0" w:space="0" w:color="auto"/>
            <w:left w:val="none" w:sz="0" w:space="0" w:color="auto"/>
            <w:bottom w:val="none" w:sz="0" w:space="0" w:color="auto"/>
            <w:right w:val="none" w:sz="0" w:space="0" w:color="auto"/>
          </w:divBdr>
        </w:div>
        <w:div w:id="906844365">
          <w:marLeft w:val="640"/>
          <w:marRight w:val="0"/>
          <w:marTop w:val="0"/>
          <w:marBottom w:val="0"/>
          <w:divBdr>
            <w:top w:val="none" w:sz="0" w:space="0" w:color="auto"/>
            <w:left w:val="none" w:sz="0" w:space="0" w:color="auto"/>
            <w:bottom w:val="none" w:sz="0" w:space="0" w:color="auto"/>
            <w:right w:val="none" w:sz="0" w:space="0" w:color="auto"/>
          </w:divBdr>
        </w:div>
        <w:div w:id="1274825329">
          <w:marLeft w:val="640"/>
          <w:marRight w:val="0"/>
          <w:marTop w:val="0"/>
          <w:marBottom w:val="0"/>
          <w:divBdr>
            <w:top w:val="none" w:sz="0" w:space="0" w:color="auto"/>
            <w:left w:val="none" w:sz="0" w:space="0" w:color="auto"/>
            <w:bottom w:val="none" w:sz="0" w:space="0" w:color="auto"/>
            <w:right w:val="none" w:sz="0" w:space="0" w:color="auto"/>
          </w:divBdr>
        </w:div>
        <w:div w:id="1928036284">
          <w:marLeft w:val="640"/>
          <w:marRight w:val="0"/>
          <w:marTop w:val="0"/>
          <w:marBottom w:val="0"/>
          <w:divBdr>
            <w:top w:val="none" w:sz="0" w:space="0" w:color="auto"/>
            <w:left w:val="none" w:sz="0" w:space="0" w:color="auto"/>
            <w:bottom w:val="none" w:sz="0" w:space="0" w:color="auto"/>
            <w:right w:val="none" w:sz="0" w:space="0" w:color="auto"/>
          </w:divBdr>
        </w:div>
        <w:div w:id="101730156">
          <w:marLeft w:val="640"/>
          <w:marRight w:val="0"/>
          <w:marTop w:val="0"/>
          <w:marBottom w:val="0"/>
          <w:divBdr>
            <w:top w:val="none" w:sz="0" w:space="0" w:color="auto"/>
            <w:left w:val="none" w:sz="0" w:space="0" w:color="auto"/>
            <w:bottom w:val="none" w:sz="0" w:space="0" w:color="auto"/>
            <w:right w:val="none" w:sz="0" w:space="0" w:color="auto"/>
          </w:divBdr>
        </w:div>
        <w:div w:id="403072413">
          <w:marLeft w:val="640"/>
          <w:marRight w:val="0"/>
          <w:marTop w:val="0"/>
          <w:marBottom w:val="0"/>
          <w:divBdr>
            <w:top w:val="none" w:sz="0" w:space="0" w:color="auto"/>
            <w:left w:val="none" w:sz="0" w:space="0" w:color="auto"/>
            <w:bottom w:val="none" w:sz="0" w:space="0" w:color="auto"/>
            <w:right w:val="none" w:sz="0" w:space="0" w:color="auto"/>
          </w:divBdr>
        </w:div>
        <w:div w:id="1598751683">
          <w:marLeft w:val="640"/>
          <w:marRight w:val="0"/>
          <w:marTop w:val="0"/>
          <w:marBottom w:val="0"/>
          <w:divBdr>
            <w:top w:val="none" w:sz="0" w:space="0" w:color="auto"/>
            <w:left w:val="none" w:sz="0" w:space="0" w:color="auto"/>
            <w:bottom w:val="none" w:sz="0" w:space="0" w:color="auto"/>
            <w:right w:val="none" w:sz="0" w:space="0" w:color="auto"/>
          </w:divBdr>
        </w:div>
        <w:div w:id="1427731704">
          <w:marLeft w:val="640"/>
          <w:marRight w:val="0"/>
          <w:marTop w:val="0"/>
          <w:marBottom w:val="0"/>
          <w:divBdr>
            <w:top w:val="none" w:sz="0" w:space="0" w:color="auto"/>
            <w:left w:val="none" w:sz="0" w:space="0" w:color="auto"/>
            <w:bottom w:val="none" w:sz="0" w:space="0" w:color="auto"/>
            <w:right w:val="none" w:sz="0" w:space="0" w:color="auto"/>
          </w:divBdr>
        </w:div>
        <w:div w:id="2062358168">
          <w:marLeft w:val="640"/>
          <w:marRight w:val="0"/>
          <w:marTop w:val="0"/>
          <w:marBottom w:val="0"/>
          <w:divBdr>
            <w:top w:val="none" w:sz="0" w:space="0" w:color="auto"/>
            <w:left w:val="none" w:sz="0" w:space="0" w:color="auto"/>
            <w:bottom w:val="none" w:sz="0" w:space="0" w:color="auto"/>
            <w:right w:val="none" w:sz="0" w:space="0" w:color="auto"/>
          </w:divBdr>
        </w:div>
        <w:div w:id="1661732990">
          <w:marLeft w:val="640"/>
          <w:marRight w:val="0"/>
          <w:marTop w:val="0"/>
          <w:marBottom w:val="0"/>
          <w:divBdr>
            <w:top w:val="none" w:sz="0" w:space="0" w:color="auto"/>
            <w:left w:val="none" w:sz="0" w:space="0" w:color="auto"/>
            <w:bottom w:val="none" w:sz="0" w:space="0" w:color="auto"/>
            <w:right w:val="none" w:sz="0" w:space="0" w:color="auto"/>
          </w:divBdr>
        </w:div>
        <w:div w:id="1715233130">
          <w:marLeft w:val="640"/>
          <w:marRight w:val="0"/>
          <w:marTop w:val="0"/>
          <w:marBottom w:val="0"/>
          <w:divBdr>
            <w:top w:val="none" w:sz="0" w:space="0" w:color="auto"/>
            <w:left w:val="none" w:sz="0" w:space="0" w:color="auto"/>
            <w:bottom w:val="none" w:sz="0" w:space="0" w:color="auto"/>
            <w:right w:val="none" w:sz="0" w:space="0" w:color="auto"/>
          </w:divBdr>
        </w:div>
        <w:div w:id="1074820678">
          <w:marLeft w:val="640"/>
          <w:marRight w:val="0"/>
          <w:marTop w:val="0"/>
          <w:marBottom w:val="0"/>
          <w:divBdr>
            <w:top w:val="none" w:sz="0" w:space="0" w:color="auto"/>
            <w:left w:val="none" w:sz="0" w:space="0" w:color="auto"/>
            <w:bottom w:val="none" w:sz="0" w:space="0" w:color="auto"/>
            <w:right w:val="none" w:sz="0" w:space="0" w:color="auto"/>
          </w:divBdr>
        </w:div>
        <w:div w:id="22094791">
          <w:marLeft w:val="640"/>
          <w:marRight w:val="0"/>
          <w:marTop w:val="0"/>
          <w:marBottom w:val="0"/>
          <w:divBdr>
            <w:top w:val="none" w:sz="0" w:space="0" w:color="auto"/>
            <w:left w:val="none" w:sz="0" w:space="0" w:color="auto"/>
            <w:bottom w:val="none" w:sz="0" w:space="0" w:color="auto"/>
            <w:right w:val="none" w:sz="0" w:space="0" w:color="auto"/>
          </w:divBdr>
        </w:div>
        <w:div w:id="660354390">
          <w:marLeft w:val="640"/>
          <w:marRight w:val="0"/>
          <w:marTop w:val="0"/>
          <w:marBottom w:val="0"/>
          <w:divBdr>
            <w:top w:val="none" w:sz="0" w:space="0" w:color="auto"/>
            <w:left w:val="none" w:sz="0" w:space="0" w:color="auto"/>
            <w:bottom w:val="none" w:sz="0" w:space="0" w:color="auto"/>
            <w:right w:val="none" w:sz="0" w:space="0" w:color="auto"/>
          </w:divBdr>
        </w:div>
        <w:div w:id="1294097302">
          <w:marLeft w:val="640"/>
          <w:marRight w:val="0"/>
          <w:marTop w:val="0"/>
          <w:marBottom w:val="0"/>
          <w:divBdr>
            <w:top w:val="none" w:sz="0" w:space="0" w:color="auto"/>
            <w:left w:val="none" w:sz="0" w:space="0" w:color="auto"/>
            <w:bottom w:val="none" w:sz="0" w:space="0" w:color="auto"/>
            <w:right w:val="none" w:sz="0" w:space="0" w:color="auto"/>
          </w:divBdr>
        </w:div>
        <w:div w:id="597716849">
          <w:marLeft w:val="640"/>
          <w:marRight w:val="0"/>
          <w:marTop w:val="0"/>
          <w:marBottom w:val="0"/>
          <w:divBdr>
            <w:top w:val="none" w:sz="0" w:space="0" w:color="auto"/>
            <w:left w:val="none" w:sz="0" w:space="0" w:color="auto"/>
            <w:bottom w:val="none" w:sz="0" w:space="0" w:color="auto"/>
            <w:right w:val="none" w:sz="0" w:space="0" w:color="auto"/>
          </w:divBdr>
        </w:div>
        <w:div w:id="1568489093">
          <w:marLeft w:val="640"/>
          <w:marRight w:val="0"/>
          <w:marTop w:val="0"/>
          <w:marBottom w:val="0"/>
          <w:divBdr>
            <w:top w:val="none" w:sz="0" w:space="0" w:color="auto"/>
            <w:left w:val="none" w:sz="0" w:space="0" w:color="auto"/>
            <w:bottom w:val="none" w:sz="0" w:space="0" w:color="auto"/>
            <w:right w:val="none" w:sz="0" w:space="0" w:color="auto"/>
          </w:divBdr>
        </w:div>
        <w:div w:id="558707208">
          <w:marLeft w:val="640"/>
          <w:marRight w:val="0"/>
          <w:marTop w:val="0"/>
          <w:marBottom w:val="0"/>
          <w:divBdr>
            <w:top w:val="none" w:sz="0" w:space="0" w:color="auto"/>
            <w:left w:val="none" w:sz="0" w:space="0" w:color="auto"/>
            <w:bottom w:val="none" w:sz="0" w:space="0" w:color="auto"/>
            <w:right w:val="none" w:sz="0" w:space="0" w:color="auto"/>
          </w:divBdr>
        </w:div>
      </w:divsChild>
    </w:div>
    <w:div w:id="1686663276">
      <w:bodyDiv w:val="1"/>
      <w:marLeft w:val="0"/>
      <w:marRight w:val="0"/>
      <w:marTop w:val="0"/>
      <w:marBottom w:val="0"/>
      <w:divBdr>
        <w:top w:val="none" w:sz="0" w:space="0" w:color="auto"/>
        <w:left w:val="none" w:sz="0" w:space="0" w:color="auto"/>
        <w:bottom w:val="none" w:sz="0" w:space="0" w:color="auto"/>
        <w:right w:val="none" w:sz="0" w:space="0" w:color="auto"/>
      </w:divBdr>
      <w:divsChild>
        <w:div w:id="598947695">
          <w:marLeft w:val="640"/>
          <w:marRight w:val="0"/>
          <w:marTop w:val="0"/>
          <w:marBottom w:val="0"/>
          <w:divBdr>
            <w:top w:val="none" w:sz="0" w:space="0" w:color="auto"/>
            <w:left w:val="none" w:sz="0" w:space="0" w:color="auto"/>
            <w:bottom w:val="none" w:sz="0" w:space="0" w:color="auto"/>
            <w:right w:val="none" w:sz="0" w:space="0" w:color="auto"/>
          </w:divBdr>
        </w:div>
        <w:div w:id="699860790">
          <w:marLeft w:val="640"/>
          <w:marRight w:val="0"/>
          <w:marTop w:val="0"/>
          <w:marBottom w:val="0"/>
          <w:divBdr>
            <w:top w:val="none" w:sz="0" w:space="0" w:color="auto"/>
            <w:left w:val="none" w:sz="0" w:space="0" w:color="auto"/>
            <w:bottom w:val="none" w:sz="0" w:space="0" w:color="auto"/>
            <w:right w:val="none" w:sz="0" w:space="0" w:color="auto"/>
          </w:divBdr>
        </w:div>
        <w:div w:id="438061654">
          <w:marLeft w:val="640"/>
          <w:marRight w:val="0"/>
          <w:marTop w:val="0"/>
          <w:marBottom w:val="0"/>
          <w:divBdr>
            <w:top w:val="none" w:sz="0" w:space="0" w:color="auto"/>
            <w:left w:val="none" w:sz="0" w:space="0" w:color="auto"/>
            <w:bottom w:val="none" w:sz="0" w:space="0" w:color="auto"/>
            <w:right w:val="none" w:sz="0" w:space="0" w:color="auto"/>
          </w:divBdr>
        </w:div>
        <w:div w:id="1356927428">
          <w:marLeft w:val="640"/>
          <w:marRight w:val="0"/>
          <w:marTop w:val="0"/>
          <w:marBottom w:val="0"/>
          <w:divBdr>
            <w:top w:val="none" w:sz="0" w:space="0" w:color="auto"/>
            <w:left w:val="none" w:sz="0" w:space="0" w:color="auto"/>
            <w:bottom w:val="none" w:sz="0" w:space="0" w:color="auto"/>
            <w:right w:val="none" w:sz="0" w:space="0" w:color="auto"/>
          </w:divBdr>
        </w:div>
        <w:div w:id="514996569">
          <w:marLeft w:val="640"/>
          <w:marRight w:val="0"/>
          <w:marTop w:val="0"/>
          <w:marBottom w:val="0"/>
          <w:divBdr>
            <w:top w:val="none" w:sz="0" w:space="0" w:color="auto"/>
            <w:left w:val="none" w:sz="0" w:space="0" w:color="auto"/>
            <w:bottom w:val="none" w:sz="0" w:space="0" w:color="auto"/>
            <w:right w:val="none" w:sz="0" w:space="0" w:color="auto"/>
          </w:divBdr>
        </w:div>
        <w:div w:id="640884754">
          <w:marLeft w:val="640"/>
          <w:marRight w:val="0"/>
          <w:marTop w:val="0"/>
          <w:marBottom w:val="0"/>
          <w:divBdr>
            <w:top w:val="none" w:sz="0" w:space="0" w:color="auto"/>
            <w:left w:val="none" w:sz="0" w:space="0" w:color="auto"/>
            <w:bottom w:val="none" w:sz="0" w:space="0" w:color="auto"/>
            <w:right w:val="none" w:sz="0" w:space="0" w:color="auto"/>
          </w:divBdr>
        </w:div>
        <w:div w:id="1775904379">
          <w:marLeft w:val="640"/>
          <w:marRight w:val="0"/>
          <w:marTop w:val="0"/>
          <w:marBottom w:val="0"/>
          <w:divBdr>
            <w:top w:val="none" w:sz="0" w:space="0" w:color="auto"/>
            <w:left w:val="none" w:sz="0" w:space="0" w:color="auto"/>
            <w:bottom w:val="none" w:sz="0" w:space="0" w:color="auto"/>
            <w:right w:val="none" w:sz="0" w:space="0" w:color="auto"/>
          </w:divBdr>
        </w:div>
        <w:div w:id="1134327105">
          <w:marLeft w:val="640"/>
          <w:marRight w:val="0"/>
          <w:marTop w:val="0"/>
          <w:marBottom w:val="0"/>
          <w:divBdr>
            <w:top w:val="none" w:sz="0" w:space="0" w:color="auto"/>
            <w:left w:val="none" w:sz="0" w:space="0" w:color="auto"/>
            <w:bottom w:val="none" w:sz="0" w:space="0" w:color="auto"/>
            <w:right w:val="none" w:sz="0" w:space="0" w:color="auto"/>
          </w:divBdr>
        </w:div>
        <w:div w:id="2075156484">
          <w:marLeft w:val="640"/>
          <w:marRight w:val="0"/>
          <w:marTop w:val="0"/>
          <w:marBottom w:val="0"/>
          <w:divBdr>
            <w:top w:val="none" w:sz="0" w:space="0" w:color="auto"/>
            <w:left w:val="none" w:sz="0" w:space="0" w:color="auto"/>
            <w:bottom w:val="none" w:sz="0" w:space="0" w:color="auto"/>
            <w:right w:val="none" w:sz="0" w:space="0" w:color="auto"/>
          </w:divBdr>
        </w:div>
        <w:div w:id="352465649">
          <w:marLeft w:val="640"/>
          <w:marRight w:val="0"/>
          <w:marTop w:val="0"/>
          <w:marBottom w:val="0"/>
          <w:divBdr>
            <w:top w:val="none" w:sz="0" w:space="0" w:color="auto"/>
            <w:left w:val="none" w:sz="0" w:space="0" w:color="auto"/>
            <w:bottom w:val="none" w:sz="0" w:space="0" w:color="auto"/>
            <w:right w:val="none" w:sz="0" w:space="0" w:color="auto"/>
          </w:divBdr>
        </w:div>
        <w:div w:id="1855267032">
          <w:marLeft w:val="640"/>
          <w:marRight w:val="0"/>
          <w:marTop w:val="0"/>
          <w:marBottom w:val="0"/>
          <w:divBdr>
            <w:top w:val="none" w:sz="0" w:space="0" w:color="auto"/>
            <w:left w:val="none" w:sz="0" w:space="0" w:color="auto"/>
            <w:bottom w:val="none" w:sz="0" w:space="0" w:color="auto"/>
            <w:right w:val="none" w:sz="0" w:space="0" w:color="auto"/>
          </w:divBdr>
        </w:div>
        <w:div w:id="2125689131">
          <w:marLeft w:val="640"/>
          <w:marRight w:val="0"/>
          <w:marTop w:val="0"/>
          <w:marBottom w:val="0"/>
          <w:divBdr>
            <w:top w:val="none" w:sz="0" w:space="0" w:color="auto"/>
            <w:left w:val="none" w:sz="0" w:space="0" w:color="auto"/>
            <w:bottom w:val="none" w:sz="0" w:space="0" w:color="auto"/>
            <w:right w:val="none" w:sz="0" w:space="0" w:color="auto"/>
          </w:divBdr>
        </w:div>
        <w:div w:id="461731740">
          <w:marLeft w:val="640"/>
          <w:marRight w:val="0"/>
          <w:marTop w:val="0"/>
          <w:marBottom w:val="0"/>
          <w:divBdr>
            <w:top w:val="none" w:sz="0" w:space="0" w:color="auto"/>
            <w:left w:val="none" w:sz="0" w:space="0" w:color="auto"/>
            <w:bottom w:val="none" w:sz="0" w:space="0" w:color="auto"/>
            <w:right w:val="none" w:sz="0" w:space="0" w:color="auto"/>
          </w:divBdr>
        </w:div>
        <w:div w:id="1440447411">
          <w:marLeft w:val="640"/>
          <w:marRight w:val="0"/>
          <w:marTop w:val="0"/>
          <w:marBottom w:val="0"/>
          <w:divBdr>
            <w:top w:val="none" w:sz="0" w:space="0" w:color="auto"/>
            <w:left w:val="none" w:sz="0" w:space="0" w:color="auto"/>
            <w:bottom w:val="none" w:sz="0" w:space="0" w:color="auto"/>
            <w:right w:val="none" w:sz="0" w:space="0" w:color="auto"/>
          </w:divBdr>
        </w:div>
        <w:div w:id="798108755">
          <w:marLeft w:val="640"/>
          <w:marRight w:val="0"/>
          <w:marTop w:val="0"/>
          <w:marBottom w:val="0"/>
          <w:divBdr>
            <w:top w:val="none" w:sz="0" w:space="0" w:color="auto"/>
            <w:left w:val="none" w:sz="0" w:space="0" w:color="auto"/>
            <w:bottom w:val="none" w:sz="0" w:space="0" w:color="auto"/>
            <w:right w:val="none" w:sz="0" w:space="0" w:color="auto"/>
          </w:divBdr>
        </w:div>
        <w:div w:id="160317666">
          <w:marLeft w:val="640"/>
          <w:marRight w:val="0"/>
          <w:marTop w:val="0"/>
          <w:marBottom w:val="0"/>
          <w:divBdr>
            <w:top w:val="none" w:sz="0" w:space="0" w:color="auto"/>
            <w:left w:val="none" w:sz="0" w:space="0" w:color="auto"/>
            <w:bottom w:val="none" w:sz="0" w:space="0" w:color="auto"/>
            <w:right w:val="none" w:sz="0" w:space="0" w:color="auto"/>
          </w:divBdr>
        </w:div>
        <w:div w:id="671102786">
          <w:marLeft w:val="640"/>
          <w:marRight w:val="0"/>
          <w:marTop w:val="0"/>
          <w:marBottom w:val="0"/>
          <w:divBdr>
            <w:top w:val="none" w:sz="0" w:space="0" w:color="auto"/>
            <w:left w:val="none" w:sz="0" w:space="0" w:color="auto"/>
            <w:bottom w:val="none" w:sz="0" w:space="0" w:color="auto"/>
            <w:right w:val="none" w:sz="0" w:space="0" w:color="auto"/>
          </w:divBdr>
        </w:div>
        <w:div w:id="172764273">
          <w:marLeft w:val="640"/>
          <w:marRight w:val="0"/>
          <w:marTop w:val="0"/>
          <w:marBottom w:val="0"/>
          <w:divBdr>
            <w:top w:val="none" w:sz="0" w:space="0" w:color="auto"/>
            <w:left w:val="none" w:sz="0" w:space="0" w:color="auto"/>
            <w:bottom w:val="none" w:sz="0" w:space="0" w:color="auto"/>
            <w:right w:val="none" w:sz="0" w:space="0" w:color="auto"/>
          </w:divBdr>
        </w:div>
        <w:div w:id="61997071">
          <w:marLeft w:val="640"/>
          <w:marRight w:val="0"/>
          <w:marTop w:val="0"/>
          <w:marBottom w:val="0"/>
          <w:divBdr>
            <w:top w:val="none" w:sz="0" w:space="0" w:color="auto"/>
            <w:left w:val="none" w:sz="0" w:space="0" w:color="auto"/>
            <w:bottom w:val="none" w:sz="0" w:space="0" w:color="auto"/>
            <w:right w:val="none" w:sz="0" w:space="0" w:color="auto"/>
          </w:divBdr>
        </w:div>
        <w:div w:id="1325746351">
          <w:marLeft w:val="640"/>
          <w:marRight w:val="0"/>
          <w:marTop w:val="0"/>
          <w:marBottom w:val="0"/>
          <w:divBdr>
            <w:top w:val="none" w:sz="0" w:space="0" w:color="auto"/>
            <w:left w:val="none" w:sz="0" w:space="0" w:color="auto"/>
            <w:bottom w:val="none" w:sz="0" w:space="0" w:color="auto"/>
            <w:right w:val="none" w:sz="0" w:space="0" w:color="auto"/>
          </w:divBdr>
        </w:div>
        <w:div w:id="1956935578">
          <w:marLeft w:val="640"/>
          <w:marRight w:val="0"/>
          <w:marTop w:val="0"/>
          <w:marBottom w:val="0"/>
          <w:divBdr>
            <w:top w:val="none" w:sz="0" w:space="0" w:color="auto"/>
            <w:left w:val="none" w:sz="0" w:space="0" w:color="auto"/>
            <w:bottom w:val="none" w:sz="0" w:space="0" w:color="auto"/>
            <w:right w:val="none" w:sz="0" w:space="0" w:color="auto"/>
          </w:divBdr>
        </w:div>
        <w:div w:id="1783958499">
          <w:marLeft w:val="640"/>
          <w:marRight w:val="0"/>
          <w:marTop w:val="0"/>
          <w:marBottom w:val="0"/>
          <w:divBdr>
            <w:top w:val="none" w:sz="0" w:space="0" w:color="auto"/>
            <w:left w:val="none" w:sz="0" w:space="0" w:color="auto"/>
            <w:bottom w:val="none" w:sz="0" w:space="0" w:color="auto"/>
            <w:right w:val="none" w:sz="0" w:space="0" w:color="auto"/>
          </w:divBdr>
        </w:div>
        <w:div w:id="306012818">
          <w:marLeft w:val="640"/>
          <w:marRight w:val="0"/>
          <w:marTop w:val="0"/>
          <w:marBottom w:val="0"/>
          <w:divBdr>
            <w:top w:val="none" w:sz="0" w:space="0" w:color="auto"/>
            <w:left w:val="none" w:sz="0" w:space="0" w:color="auto"/>
            <w:bottom w:val="none" w:sz="0" w:space="0" w:color="auto"/>
            <w:right w:val="none" w:sz="0" w:space="0" w:color="auto"/>
          </w:divBdr>
        </w:div>
        <w:div w:id="467213469">
          <w:marLeft w:val="640"/>
          <w:marRight w:val="0"/>
          <w:marTop w:val="0"/>
          <w:marBottom w:val="0"/>
          <w:divBdr>
            <w:top w:val="none" w:sz="0" w:space="0" w:color="auto"/>
            <w:left w:val="none" w:sz="0" w:space="0" w:color="auto"/>
            <w:bottom w:val="none" w:sz="0" w:space="0" w:color="auto"/>
            <w:right w:val="none" w:sz="0" w:space="0" w:color="auto"/>
          </w:divBdr>
        </w:div>
        <w:div w:id="1350792196">
          <w:marLeft w:val="640"/>
          <w:marRight w:val="0"/>
          <w:marTop w:val="0"/>
          <w:marBottom w:val="0"/>
          <w:divBdr>
            <w:top w:val="none" w:sz="0" w:space="0" w:color="auto"/>
            <w:left w:val="none" w:sz="0" w:space="0" w:color="auto"/>
            <w:bottom w:val="none" w:sz="0" w:space="0" w:color="auto"/>
            <w:right w:val="none" w:sz="0" w:space="0" w:color="auto"/>
          </w:divBdr>
        </w:div>
        <w:div w:id="1724985872">
          <w:marLeft w:val="640"/>
          <w:marRight w:val="0"/>
          <w:marTop w:val="0"/>
          <w:marBottom w:val="0"/>
          <w:divBdr>
            <w:top w:val="none" w:sz="0" w:space="0" w:color="auto"/>
            <w:left w:val="none" w:sz="0" w:space="0" w:color="auto"/>
            <w:bottom w:val="none" w:sz="0" w:space="0" w:color="auto"/>
            <w:right w:val="none" w:sz="0" w:space="0" w:color="auto"/>
          </w:divBdr>
        </w:div>
        <w:div w:id="856314362">
          <w:marLeft w:val="640"/>
          <w:marRight w:val="0"/>
          <w:marTop w:val="0"/>
          <w:marBottom w:val="0"/>
          <w:divBdr>
            <w:top w:val="none" w:sz="0" w:space="0" w:color="auto"/>
            <w:left w:val="none" w:sz="0" w:space="0" w:color="auto"/>
            <w:bottom w:val="none" w:sz="0" w:space="0" w:color="auto"/>
            <w:right w:val="none" w:sz="0" w:space="0" w:color="auto"/>
          </w:divBdr>
        </w:div>
        <w:div w:id="339433943">
          <w:marLeft w:val="640"/>
          <w:marRight w:val="0"/>
          <w:marTop w:val="0"/>
          <w:marBottom w:val="0"/>
          <w:divBdr>
            <w:top w:val="none" w:sz="0" w:space="0" w:color="auto"/>
            <w:left w:val="none" w:sz="0" w:space="0" w:color="auto"/>
            <w:bottom w:val="none" w:sz="0" w:space="0" w:color="auto"/>
            <w:right w:val="none" w:sz="0" w:space="0" w:color="auto"/>
          </w:divBdr>
        </w:div>
        <w:div w:id="1095054708">
          <w:marLeft w:val="640"/>
          <w:marRight w:val="0"/>
          <w:marTop w:val="0"/>
          <w:marBottom w:val="0"/>
          <w:divBdr>
            <w:top w:val="none" w:sz="0" w:space="0" w:color="auto"/>
            <w:left w:val="none" w:sz="0" w:space="0" w:color="auto"/>
            <w:bottom w:val="none" w:sz="0" w:space="0" w:color="auto"/>
            <w:right w:val="none" w:sz="0" w:space="0" w:color="auto"/>
          </w:divBdr>
        </w:div>
        <w:div w:id="779029620">
          <w:marLeft w:val="640"/>
          <w:marRight w:val="0"/>
          <w:marTop w:val="0"/>
          <w:marBottom w:val="0"/>
          <w:divBdr>
            <w:top w:val="none" w:sz="0" w:space="0" w:color="auto"/>
            <w:left w:val="none" w:sz="0" w:space="0" w:color="auto"/>
            <w:bottom w:val="none" w:sz="0" w:space="0" w:color="auto"/>
            <w:right w:val="none" w:sz="0" w:space="0" w:color="auto"/>
          </w:divBdr>
        </w:div>
        <w:div w:id="1512187358">
          <w:marLeft w:val="640"/>
          <w:marRight w:val="0"/>
          <w:marTop w:val="0"/>
          <w:marBottom w:val="0"/>
          <w:divBdr>
            <w:top w:val="none" w:sz="0" w:space="0" w:color="auto"/>
            <w:left w:val="none" w:sz="0" w:space="0" w:color="auto"/>
            <w:bottom w:val="none" w:sz="0" w:space="0" w:color="auto"/>
            <w:right w:val="none" w:sz="0" w:space="0" w:color="auto"/>
          </w:divBdr>
        </w:div>
        <w:div w:id="950168957">
          <w:marLeft w:val="640"/>
          <w:marRight w:val="0"/>
          <w:marTop w:val="0"/>
          <w:marBottom w:val="0"/>
          <w:divBdr>
            <w:top w:val="none" w:sz="0" w:space="0" w:color="auto"/>
            <w:left w:val="none" w:sz="0" w:space="0" w:color="auto"/>
            <w:bottom w:val="none" w:sz="0" w:space="0" w:color="auto"/>
            <w:right w:val="none" w:sz="0" w:space="0" w:color="auto"/>
          </w:divBdr>
        </w:div>
        <w:div w:id="59793859">
          <w:marLeft w:val="640"/>
          <w:marRight w:val="0"/>
          <w:marTop w:val="0"/>
          <w:marBottom w:val="0"/>
          <w:divBdr>
            <w:top w:val="none" w:sz="0" w:space="0" w:color="auto"/>
            <w:left w:val="none" w:sz="0" w:space="0" w:color="auto"/>
            <w:bottom w:val="none" w:sz="0" w:space="0" w:color="auto"/>
            <w:right w:val="none" w:sz="0" w:space="0" w:color="auto"/>
          </w:divBdr>
        </w:div>
        <w:div w:id="626931635">
          <w:marLeft w:val="640"/>
          <w:marRight w:val="0"/>
          <w:marTop w:val="0"/>
          <w:marBottom w:val="0"/>
          <w:divBdr>
            <w:top w:val="none" w:sz="0" w:space="0" w:color="auto"/>
            <w:left w:val="none" w:sz="0" w:space="0" w:color="auto"/>
            <w:bottom w:val="none" w:sz="0" w:space="0" w:color="auto"/>
            <w:right w:val="none" w:sz="0" w:space="0" w:color="auto"/>
          </w:divBdr>
        </w:div>
        <w:div w:id="1507477533">
          <w:marLeft w:val="640"/>
          <w:marRight w:val="0"/>
          <w:marTop w:val="0"/>
          <w:marBottom w:val="0"/>
          <w:divBdr>
            <w:top w:val="none" w:sz="0" w:space="0" w:color="auto"/>
            <w:left w:val="none" w:sz="0" w:space="0" w:color="auto"/>
            <w:bottom w:val="none" w:sz="0" w:space="0" w:color="auto"/>
            <w:right w:val="none" w:sz="0" w:space="0" w:color="auto"/>
          </w:divBdr>
        </w:div>
        <w:div w:id="397823882">
          <w:marLeft w:val="640"/>
          <w:marRight w:val="0"/>
          <w:marTop w:val="0"/>
          <w:marBottom w:val="0"/>
          <w:divBdr>
            <w:top w:val="none" w:sz="0" w:space="0" w:color="auto"/>
            <w:left w:val="none" w:sz="0" w:space="0" w:color="auto"/>
            <w:bottom w:val="none" w:sz="0" w:space="0" w:color="auto"/>
            <w:right w:val="none" w:sz="0" w:space="0" w:color="auto"/>
          </w:divBdr>
        </w:div>
        <w:div w:id="2117943561">
          <w:marLeft w:val="640"/>
          <w:marRight w:val="0"/>
          <w:marTop w:val="0"/>
          <w:marBottom w:val="0"/>
          <w:divBdr>
            <w:top w:val="none" w:sz="0" w:space="0" w:color="auto"/>
            <w:left w:val="none" w:sz="0" w:space="0" w:color="auto"/>
            <w:bottom w:val="none" w:sz="0" w:space="0" w:color="auto"/>
            <w:right w:val="none" w:sz="0" w:space="0" w:color="auto"/>
          </w:divBdr>
        </w:div>
        <w:div w:id="240942947">
          <w:marLeft w:val="640"/>
          <w:marRight w:val="0"/>
          <w:marTop w:val="0"/>
          <w:marBottom w:val="0"/>
          <w:divBdr>
            <w:top w:val="none" w:sz="0" w:space="0" w:color="auto"/>
            <w:left w:val="none" w:sz="0" w:space="0" w:color="auto"/>
            <w:bottom w:val="none" w:sz="0" w:space="0" w:color="auto"/>
            <w:right w:val="none" w:sz="0" w:space="0" w:color="auto"/>
          </w:divBdr>
        </w:div>
        <w:div w:id="462045766">
          <w:marLeft w:val="640"/>
          <w:marRight w:val="0"/>
          <w:marTop w:val="0"/>
          <w:marBottom w:val="0"/>
          <w:divBdr>
            <w:top w:val="none" w:sz="0" w:space="0" w:color="auto"/>
            <w:left w:val="none" w:sz="0" w:space="0" w:color="auto"/>
            <w:bottom w:val="none" w:sz="0" w:space="0" w:color="auto"/>
            <w:right w:val="none" w:sz="0" w:space="0" w:color="auto"/>
          </w:divBdr>
        </w:div>
        <w:div w:id="118645556">
          <w:marLeft w:val="640"/>
          <w:marRight w:val="0"/>
          <w:marTop w:val="0"/>
          <w:marBottom w:val="0"/>
          <w:divBdr>
            <w:top w:val="none" w:sz="0" w:space="0" w:color="auto"/>
            <w:left w:val="none" w:sz="0" w:space="0" w:color="auto"/>
            <w:bottom w:val="none" w:sz="0" w:space="0" w:color="auto"/>
            <w:right w:val="none" w:sz="0" w:space="0" w:color="auto"/>
          </w:divBdr>
        </w:div>
        <w:div w:id="1651057792">
          <w:marLeft w:val="640"/>
          <w:marRight w:val="0"/>
          <w:marTop w:val="0"/>
          <w:marBottom w:val="0"/>
          <w:divBdr>
            <w:top w:val="none" w:sz="0" w:space="0" w:color="auto"/>
            <w:left w:val="none" w:sz="0" w:space="0" w:color="auto"/>
            <w:bottom w:val="none" w:sz="0" w:space="0" w:color="auto"/>
            <w:right w:val="none" w:sz="0" w:space="0" w:color="auto"/>
          </w:divBdr>
        </w:div>
        <w:div w:id="1592741481">
          <w:marLeft w:val="640"/>
          <w:marRight w:val="0"/>
          <w:marTop w:val="0"/>
          <w:marBottom w:val="0"/>
          <w:divBdr>
            <w:top w:val="none" w:sz="0" w:space="0" w:color="auto"/>
            <w:left w:val="none" w:sz="0" w:space="0" w:color="auto"/>
            <w:bottom w:val="none" w:sz="0" w:space="0" w:color="auto"/>
            <w:right w:val="none" w:sz="0" w:space="0" w:color="auto"/>
          </w:divBdr>
        </w:div>
        <w:div w:id="605046206">
          <w:marLeft w:val="640"/>
          <w:marRight w:val="0"/>
          <w:marTop w:val="0"/>
          <w:marBottom w:val="0"/>
          <w:divBdr>
            <w:top w:val="none" w:sz="0" w:space="0" w:color="auto"/>
            <w:left w:val="none" w:sz="0" w:space="0" w:color="auto"/>
            <w:bottom w:val="none" w:sz="0" w:space="0" w:color="auto"/>
            <w:right w:val="none" w:sz="0" w:space="0" w:color="auto"/>
          </w:divBdr>
        </w:div>
        <w:div w:id="889539694">
          <w:marLeft w:val="640"/>
          <w:marRight w:val="0"/>
          <w:marTop w:val="0"/>
          <w:marBottom w:val="0"/>
          <w:divBdr>
            <w:top w:val="none" w:sz="0" w:space="0" w:color="auto"/>
            <w:left w:val="none" w:sz="0" w:space="0" w:color="auto"/>
            <w:bottom w:val="none" w:sz="0" w:space="0" w:color="auto"/>
            <w:right w:val="none" w:sz="0" w:space="0" w:color="auto"/>
          </w:divBdr>
        </w:div>
        <w:div w:id="1042483099">
          <w:marLeft w:val="640"/>
          <w:marRight w:val="0"/>
          <w:marTop w:val="0"/>
          <w:marBottom w:val="0"/>
          <w:divBdr>
            <w:top w:val="none" w:sz="0" w:space="0" w:color="auto"/>
            <w:left w:val="none" w:sz="0" w:space="0" w:color="auto"/>
            <w:bottom w:val="none" w:sz="0" w:space="0" w:color="auto"/>
            <w:right w:val="none" w:sz="0" w:space="0" w:color="auto"/>
          </w:divBdr>
        </w:div>
        <w:div w:id="1173103053">
          <w:marLeft w:val="640"/>
          <w:marRight w:val="0"/>
          <w:marTop w:val="0"/>
          <w:marBottom w:val="0"/>
          <w:divBdr>
            <w:top w:val="none" w:sz="0" w:space="0" w:color="auto"/>
            <w:left w:val="none" w:sz="0" w:space="0" w:color="auto"/>
            <w:bottom w:val="none" w:sz="0" w:space="0" w:color="auto"/>
            <w:right w:val="none" w:sz="0" w:space="0" w:color="auto"/>
          </w:divBdr>
        </w:div>
        <w:div w:id="1314679806">
          <w:marLeft w:val="640"/>
          <w:marRight w:val="0"/>
          <w:marTop w:val="0"/>
          <w:marBottom w:val="0"/>
          <w:divBdr>
            <w:top w:val="none" w:sz="0" w:space="0" w:color="auto"/>
            <w:left w:val="none" w:sz="0" w:space="0" w:color="auto"/>
            <w:bottom w:val="none" w:sz="0" w:space="0" w:color="auto"/>
            <w:right w:val="none" w:sz="0" w:space="0" w:color="auto"/>
          </w:divBdr>
        </w:div>
        <w:div w:id="309212755">
          <w:marLeft w:val="640"/>
          <w:marRight w:val="0"/>
          <w:marTop w:val="0"/>
          <w:marBottom w:val="0"/>
          <w:divBdr>
            <w:top w:val="none" w:sz="0" w:space="0" w:color="auto"/>
            <w:left w:val="none" w:sz="0" w:space="0" w:color="auto"/>
            <w:bottom w:val="none" w:sz="0" w:space="0" w:color="auto"/>
            <w:right w:val="none" w:sz="0" w:space="0" w:color="auto"/>
          </w:divBdr>
        </w:div>
        <w:div w:id="426583050">
          <w:marLeft w:val="640"/>
          <w:marRight w:val="0"/>
          <w:marTop w:val="0"/>
          <w:marBottom w:val="0"/>
          <w:divBdr>
            <w:top w:val="none" w:sz="0" w:space="0" w:color="auto"/>
            <w:left w:val="none" w:sz="0" w:space="0" w:color="auto"/>
            <w:bottom w:val="none" w:sz="0" w:space="0" w:color="auto"/>
            <w:right w:val="none" w:sz="0" w:space="0" w:color="auto"/>
          </w:divBdr>
        </w:div>
        <w:div w:id="568006529">
          <w:marLeft w:val="640"/>
          <w:marRight w:val="0"/>
          <w:marTop w:val="0"/>
          <w:marBottom w:val="0"/>
          <w:divBdr>
            <w:top w:val="none" w:sz="0" w:space="0" w:color="auto"/>
            <w:left w:val="none" w:sz="0" w:space="0" w:color="auto"/>
            <w:bottom w:val="none" w:sz="0" w:space="0" w:color="auto"/>
            <w:right w:val="none" w:sz="0" w:space="0" w:color="auto"/>
          </w:divBdr>
        </w:div>
        <w:div w:id="994064452">
          <w:marLeft w:val="640"/>
          <w:marRight w:val="0"/>
          <w:marTop w:val="0"/>
          <w:marBottom w:val="0"/>
          <w:divBdr>
            <w:top w:val="none" w:sz="0" w:space="0" w:color="auto"/>
            <w:left w:val="none" w:sz="0" w:space="0" w:color="auto"/>
            <w:bottom w:val="none" w:sz="0" w:space="0" w:color="auto"/>
            <w:right w:val="none" w:sz="0" w:space="0" w:color="auto"/>
          </w:divBdr>
        </w:div>
        <w:div w:id="243295984">
          <w:marLeft w:val="640"/>
          <w:marRight w:val="0"/>
          <w:marTop w:val="0"/>
          <w:marBottom w:val="0"/>
          <w:divBdr>
            <w:top w:val="none" w:sz="0" w:space="0" w:color="auto"/>
            <w:left w:val="none" w:sz="0" w:space="0" w:color="auto"/>
            <w:bottom w:val="none" w:sz="0" w:space="0" w:color="auto"/>
            <w:right w:val="none" w:sz="0" w:space="0" w:color="auto"/>
          </w:divBdr>
        </w:div>
        <w:div w:id="1053116532">
          <w:marLeft w:val="640"/>
          <w:marRight w:val="0"/>
          <w:marTop w:val="0"/>
          <w:marBottom w:val="0"/>
          <w:divBdr>
            <w:top w:val="none" w:sz="0" w:space="0" w:color="auto"/>
            <w:left w:val="none" w:sz="0" w:space="0" w:color="auto"/>
            <w:bottom w:val="none" w:sz="0" w:space="0" w:color="auto"/>
            <w:right w:val="none" w:sz="0" w:space="0" w:color="auto"/>
          </w:divBdr>
        </w:div>
        <w:div w:id="518544219">
          <w:marLeft w:val="640"/>
          <w:marRight w:val="0"/>
          <w:marTop w:val="0"/>
          <w:marBottom w:val="0"/>
          <w:divBdr>
            <w:top w:val="none" w:sz="0" w:space="0" w:color="auto"/>
            <w:left w:val="none" w:sz="0" w:space="0" w:color="auto"/>
            <w:bottom w:val="none" w:sz="0" w:space="0" w:color="auto"/>
            <w:right w:val="none" w:sz="0" w:space="0" w:color="auto"/>
          </w:divBdr>
        </w:div>
        <w:div w:id="1694843041">
          <w:marLeft w:val="640"/>
          <w:marRight w:val="0"/>
          <w:marTop w:val="0"/>
          <w:marBottom w:val="0"/>
          <w:divBdr>
            <w:top w:val="none" w:sz="0" w:space="0" w:color="auto"/>
            <w:left w:val="none" w:sz="0" w:space="0" w:color="auto"/>
            <w:bottom w:val="none" w:sz="0" w:space="0" w:color="auto"/>
            <w:right w:val="none" w:sz="0" w:space="0" w:color="auto"/>
          </w:divBdr>
        </w:div>
        <w:div w:id="2102676233">
          <w:marLeft w:val="640"/>
          <w:marRight w:val="0"/>
          <w:marTop w:val="0"/>
          <w:marBottom w:val="0"/>
          <w:divBdr>
            <w:top w:val="none" w:sz="0" w:space="0" w:color="auto"/>
            <w:left w:val="none" w:sz="0" w:space="0" w:color="auto"/>
            <w:bottom w:val="none" w:sz="0" w:space="0" w:color="auto"/>
            <w:right w:val="none" w:sz="0" w:space="0" w:color="auto"/>
          </w:divBdr>
        </w:div>
        <w:div w:id="1054894538">
          <w:marLeft w:val="640"/>
          <w:marRight w:val="0"/>
          <w:marTop w:val="0"/>
          <w:marBottom w:val="0"/>
          <w:divBdr>
            <w:top w:val="none" w:sz="0" w:space="0" w:color="auto"/>
            <w:left w:val="none" w:sz="0" w:space="0" w:color="auto"/>
            <w:bottom w:val="none" w:sz="0" w:space="0" w:color="auto"/>
            <w:right w:val="none" w:sz="0" w:space="0" w:color="auto"/>
          </w:divBdr>
        </w:div>
        <w:div w:id="495191013">
          <w:marLeft w:val="640"/>
          <w:marRight w:val="0"/>
          <w:marTop w:val="0"/>
          <w:marBottom w:val="0"/>
          <w:divBdr>
            <w:top w:val="none" w:sz="0" w:space="0" w:color="auto"/>
            <w:left w:val="none" w:sz="0" w:space="0" w:color="auto"/>
            <w:bottom w:val="none" w:sz="0" w:space="0" w:color="auto"/>
            <w:right w:val="none" w:sz="0" w:space="0" w:color="auto"/>
          </w:divBdr>
        </w:div>
        <w:div w:id="1897355376">
          <w:marLeft w:val="640"/>
          <w:marRight w:val="0"/>
          <w:marTop w:val="0"/>
          <w:marBottom w:val="0"/>
          <w:divBdr>
            <w:top w:val="none" w:sz="0" w:space="0" w:color="auto"/>
            <w:left w:val="none" w:sz="0" w:space="0" w:color="auto"/>
            <w:bottom w:val="none" w:sz="0" w:space="0" w:color="auto"/>
            <w:right w:val="none" w:sz="0" w:space="0" w:color="auto"/>
          </w:divBdr>
        </w:div>
        <w:div w:id="1553418808">
          <w:marLeft w:val="640"/>
          <w:marRight w:val="0"/>
          <w:marTop w:val="0"/>
          <w:marBottom w:val="0"/>
          <w:divBdr>
            <w:top w:val="none" w:sz="0" w:space="0" w:color="auto"/>
            <w:left w:val="none" w:sz="0" w:space="0" w:color="auto"/>
            <w:bottom w:val="none" w:sz="0" w:space="0" w:color="auto"/>
            <w:right w:val="none" w:sz="0" w:space="0" w:color="auto"/>
          </w:divBdr>
        </w:div>
        <w:div w:id="1506631585">
          <w:marLeft w:val="640"/>
          <w:marRight w:val="0"/>
          <w:marTop w:val="0"/>
          <w:marBottom w:val="0"/>
          <w:divBdr>
            <w:top w:val="none" w:sz="0" w:space="0" w:color="auto"/>
            <w:left w:val="none" w:sz="0" w:space="0" w:color="auto"/>
            <w:bottom w:val="none" w:sz="0" w:space="0" w:color="auto"/>
            <w:right w:val="none" w:sz="0" w:space="0" w:color="auto"/>
          </w:divBdr>
        </w:div>
        <w:div w:id="1189832342">
          <w:marLeft w:val="640"/>
          <w:marRight w:val="0"/>
          <w:marTop w:val="0"/>
          <w:marBottom w:val="0"/>
          <w:divBdr>
            <w:top w:val="none" w:sz="0" w:space="0" w:color="auto"/>
            <w:left w:val="none" w:sz="0" w:space="0" w:color="auto"/>
            <w:bottom w:val="none" w:sz="0" w:space="0" w:color="auto"/>
            <w:right w:val="none" w:sz="0" w:space="0" w:color="auto"/>
          </w:divBdr>
        </w:div>
        <w:div w:id="683746167">
          <w:marLeft w:val="640"/>
          <w:marRight w:val="0"/>
          <w:marTop w:val="0"/>
          <w:marBottom w:val="0"/>
          <w:divBdr>
            <w:top w:val="none" w:sz="0" w:space="0" w:color="auto"/>
            <w:left w:val="none" w:sz="0" w:space="0" w:color="auto"/>
            <w:bottom w:val="none" w:sz="0" w:space="0" w:color="auto"/>
            <w:right w:val="none" w:sz="0" w:space="0" w:color="auto"/>
          </w:divBdr>
        </w:div>
        <w:div w:id="319115592">
          <w:marLeft w:val="640"/>
          <w:marRight w:val="0"/>
          <w:marTop w:val="0"/>
          <w:marBottom w:val="0"/>
          <w:divBdr>
            <w:top w:val="none" w:sz="0" w:space="0" w:color="auto"/>
            <w:left w:val="none" w:sz="0" w:space="0" w:color="auto"/>
            <w:bottom w:val="none" w:sz="0" w:space="0" w:color="auto"/>
            <w:right w:val="none" w:sz="0" w:space="0" w:color="auto"/>
          </w:divBdr>
        </w:div>
        <w:div w:id="1158498083">
          <w:marLeft w:val="640"/>
          <w:marRight w:val="0"/>
          <w:marTop w:val="0"/>
          <w:marBottom w:val="0"/>
          <w:divBdr>
            <w:top w:val="none" w:sz="0" w:space="0" w:color="auto"/>
            <w:left w:val="none" w:sz="0" w:space="0" w:color="auto"/>
            <w:bottom w:val="none" w:sz="0" w:space="0" w:color="auto"/>
            <w:right w:val="none" w:sz="0" w:space="0" w:color="auto"/>
          </w:divBdr>
        </w:div>
        <w:div w:id="423188826">
          <w:marLeft w:val="640"/>
          <w:marRight w:val="0"/>
          <w:marTop w:val="0"/>
          <w:marBottom w:val="0"/>
          <w:divBdr>
            <w:top w:val="none" w:sz="0" w:space="0" w:color="auto"/>
            <w:left w:val="none" w:sz="0" w:space="0" w:color="auto"/>
            <w:bottom w:val="none" w:sz="0" w:space="0" w:color="auto"/>
            <w:right w:val="none" w:sz="0" w:space="0" w:color="auto"/>
          </w:divBdr>
        </w:div>
        <w:div w:id="1858233061">
          <w:marLeft w:val="640"/>
          <w:marRight w:val="0"/>
          <w:marTop w:val="0"/>
          <w:marBottom w:val="0"/>
          <w:divBdr>
            <w:top w:val="none" w:sz="0" w:space="0" w:color="auto"/>
            <w:left w:val="none" w:sz="0" w:space="0" w:color="auto"/>
            <w:bottom w:val="none" w:sz="0" w:space="0" w:color="auto"/>
            <w:right w:val="none" w:sz="0" w:space="0" w:color="auto"/>
          </w:divBdr>
        </w:div>
        <w:div w:id="184751089">
          <w:marLeft w:val="640"/>
          <w:marRight w:val="0"/>
          <w:marTop w:val="0"/>
          <w:marBottom w:val="0"/>
          <w:divBdr>
            <w:top w:val="none" w:sz="0" w:space="0" w:color="auto"/>
            <w:left w:val="none" w:sz="0" w:space="0" w:color="auto"/>
            <w:bottom w:val="none" w:sz="0" w:space="0" w:color="auto"/>
            <w:right w:val="none" w:sz="0" w:space="0" w:color="auto"/>
          </w:divBdr>
        </w:div>
        <w:div w:id="444347820">
          <w:marLeft w:val="640"/>
          <w:marRight w:val="0"/>
          <w:marTop w:val="0"/>
          <w:marBottom w:val="0"/>
          <w:divBdr>
            <w:top w:val="none" w:sz="0" w:space="0" w:color="auto"/>
            <w:left w:val="none" w:sz="0" w:space="0" w:color="auto"/>
            <w:bottom w:val="none" w:sz="0" w:space="0" w:color="auto"/>
            <w:right w:val="none" w:sz="0" w:space="0" w:color="auto"/>
          </w:divBdr>
        </w:div>
        <w:div w:id="280845669">
          <w:marLeft w:val="640"/>
          <w:marRight w:val="0"/>
          <w:marTop w:val="0"/>
          <w:marBottom w:val="0"/>
          <w:divBdr>
            <w:top w:val="none" w:sz="0" w:space="0" w:color="auto"/>
            <w:left w:val="none" w:sz="0" w:space="0" w:color="auto"/>
            <w:bottom w:val="none" w:sz="0" w:space="0" w:color="auto"/>
            <w:right w:val="none" w:sz="0" w:space="0" w:color="auto"/>
          </w:divBdr>
        </w:div>
        <w:div w:id="320353048">
          <w:marLeft w:val="640"/>
          <w:marRight w:val="0"/>
          <w:marTop w:val="0"/>
          <w:marBottom w:val="0"/>
          <w:divBdr>
            <w:top w:val="none" w:sz="0" w:space="0" w:color="auto"/>
            <w:left w:val="none" w:sz="0" w:space="0" w:color="auto"/>
            <w:bottom w:val="none" w:sz="0" w:space="0" w:color="auto"/>
            <w:right w:val="none" w:sz="0" w:space="0" w:color="auto"/>
          </w:divBdr>
        </w:div>
        <w:div w:id="1096176063">
          <w:marLeft w:val="640"/>
          <w:marRight w:val="0"/>
          <w:marTop w:val="0"/>
          <w:marBottom w:val="0"/>
          <w:divBdr>
            <w:top w:val="none" w:sz="0" w:space="0" w:color="auto"/>
            <w:left w:val="none" w:sz="0" w:space="0" w:color="auto"/>
            <w:bottom w:val="none" w:sz="0" w:space="0" w:color="auto"/>
            <w:right w:val="none" w:sz="0" w:space="0" w:color="auto"/>
          </w:divBdr>
        </w:div>
        <w:div w:id="510334014">
          <w:marLeft w:val="640"/>
          <w:marRight w:val="0"/>
          <w:marTop w:val="0"/>
          <w:marBottom w:val="0"/>
          <w:divBdr>
            <w:top w:val="none" w:sz="0" w:space="0" w:color="auto"/>
            <w:left w:val="none" w:sz="0" w:space="0" w:color="auto"/>
            <w:bottom w:val="none" w:sz="0" w:space="0" w:color="auto"/>
            <w:right w:val="none" w:sz="0" w:space="0" w:color="auto"/>
          </w:divBdr>
        </w:div>
        <w:div w:id="196697318">
          <w:marLeft w:val="640"/>
          <w:marRight w:val="0"/>
          <w:marTop w:val="0"/>
          <w:marBottom w:val="0"/>
          <w:divBdr>
            <w:top w:val="none" w:sz="0" w:space="0" w:color="auto"/>
            <w:left w:val="none" w:sz="0" w:space="0" w:color="auto"/>
            <w:bottom w:val="none" w:sz="0" w:space="0" w:color="auto"/>
            <w:right w:val="none" w:sz="0" w:space="0" w:color="auto"/>
          </w:divBdr>
        </w:div>
        <w:div w:id="1953706496">
          <w:marLeft w:val="640"/>
          <w:marRight w:val="0"/>
          <w:marTop w:val="0"/>
          <w:marBottom w:val="0"/>
          <w:divBdr>
            <w:top w:val="none" w:sz="0" w:space="0" w:color="auto"/>
            <w:left w:val="none" w:sz="0" w:space="0" w:color="auto"/>
            <w:bottom w:val="none" w:sz="0" w:space="0" w:color="auto"/>
            <w:right w:val="none" w:sz="0" w:space="0" w:color="auto"/>
          </w:divBdr>
        </w:div>
        <w:div w:id="1138180244">
          <w:marLeft w:val="640"/>
          <w:marRight w:val="0"/>
          <w:marTop w:val="0"/>
          <w:marBottom w:val="0"/>
          <w:divBdr>
            <w:top w:val="none" w:sz="0" w:space="0" w:color="auto"/>
            <w:left w:val="none" w:sz="0" w:space="0" w:color="auto"/>
            <w:bottom w:val="none" w:sz="0" w:space="0" w:color="auto"/>
            <w:right w:val="none" w:sz="0" w:space="0" w:color="auto"/>
          </w:divBdr>
        </w:div>
        <w:div w:id="2078241461">
          <w:marLeft w:val="640"/>
          <w:marRight w:val="0"/>
          <w:marTop w:val="0"/>
          <w:marBottom w:val="0"/>
          <w:divBdr>
            <w:top w:val="none" w:sz="0" w:space="0" w:color="auto"/>
            <w:left w:val="none" w:sz="0" w:space="0" w:color="auto"/>
            <w:bottom w:val="none" w:sz="0" w:space="0" w:color="auto"/>
            <w:right w:val="none" w:sz="0" w:space="0" w:color="auto"/>
          </w:divBdr>
        </w:div>
        <w:div w:id="963583393">
          <w:marLeft w:val="640"/>
          <w:marRight w:val="0"/>
          <w:marTop w:val="0"/>
          <w:marBottom w:val="0"/>
          <w:divBdr>
            <w:top w:val="none" w:sz="0" w:space="0" w:color="auto"/>
            <w:left w:val="none" w:sz="0" w:space="0" w:color="auto"/>
            <w:bottom w:val="none" w:sz="0" w:space="0" w:color="auto"/>
            <w:right w:val="none" w:sz="0" w:space="0" w:color="auto"/>
          </w:divBdr>
        </w:div>
        <w:div w:id="1269434226">
          <w:marLeft w:val="640"/>
          <w:marRight w:val="0"/>
          <w:marTop w:val="0"/>
          <w:marBottom w:val="0"/>
          <w:divBdr>
            <w:top w:val="none" w:sz="0" w:space="0" w:color="auto"/>
            <w:left w:val="none" w:sz="0" w:space="0" w:color="auto"/>
            <w:bottom w:val="none" w:sz="0" w:space="0" w:color="auto"/>
            <w:right w:val="none" w:sz="0" w:space="0" w:color="auto"/>
          </w:divBdr>
        </w:div>
        <w:div w:id="804083350">
          <w:marLeft w:val="640"/>
          <w:marRight w:val="0"/>
          <w:marTop w:val="0"/>
          <w:marBottom w:val="0"/>
          <w:divBdr>
            <w:top w:val="none" w:sz="0" w:space="0" w:color="auto"/>
            <w:left w:val="none" w:sz="0" w:space="0" w:color="auto"/>
            <w:bottom w:val="none" w:sz="0" w:space="0" w:color="auto"/>
            <w:right w:val="none" w:sz="0" w:space="0" w:color="auto"/>
          </w:divBdr>
        </w:div>
        <w:div w:id="1362126081">
          <w:marLeft w:val="640"/>
          <w:marRight w:val="0"/>
          <w:marTop w:val="0"/>
          <w:marBottom w:val="0"/>
          <w:divBdr>
            <w:top w:val="none" w:sz="0" w:space="0" w:color="auto"/>
            <w:left w:val="none" w:sz="0" w:space="0" w:color="auto"/>
            <w:bottom w:val="none" w:sz="0" w:space="0" w:color="auto"/>
            <w:right w:val="none" w:sz="0" w:space="0" w:color="auto"/>
          </w:divBdr>
        </w:div>
        <w:div w:id="129398866">
          <w:marLeft w:val="640"/>
          <w:marRight w:val="0"/>
          <w:marTop w:val="0"/>
          <w:marBottom w:val="0"/>
          <w:divBdr>
            <w:top w:val="none" w:sz="0" w:space="0" w:color="auto"/>
            <w:left w:val="none" w:sz="0" w:space="0" w:color="auto"/>
            <w:bottom w:val="none" w:sz="0" w:space="0" w:color="auto"/>
            <w:right w:val="none" w:sz="0" w:space="0" w:color="auto"/>
          </w:divBdr>
        </w:div>
        <w:div w:id="471214957">
          <w:marLeft w:val="640"/>
          <w:marRight w:val="0"/>
          <w:marTop w:val="0"/>
          <w:marBottom w:val="0"/>
          <w:divBdr>
            <w:top w:val="none" w:sz="0" w:space="0" w:color="auto"/>
            <w:left w:val="none" w:sz="0" w:space="0" w:color="auto"/>
            <w:bottom w:val="none" w:sz="0" w:space="0" w:color="auto"/>
            <w:right w:val="none" w:sz="0" w:space="0" w:color="auto"/>
          </w:divBdr>
        </w:div>
        <w:div w:id="201330333">
          <w:marLeft w:val="640"/>
          <w:marRight w:val="0"/>
          <w:marTop w:val="0"/>
          <w:marBottom w:val="0"/>
          <w:divBdr>
            <w:top w:val="none" w:sz="0" w:space="0" w:color="auto"/>
            <w:left w:val="none" w:sz="0" w:space="0" w:color="auto"/>
            <w:bottom w:val="none" w:sz="0" w:space="0" w:color="auto"/>
            <w:right w:val="none" w:sz="0" w:space="0" w:color="auto"/>
          </w:divBdr>
        </w:div>
        <w:div w:id="784813233">
          <w:marLeft w:val="640"/>
          <w:marRight w:val="0"/>
          <w:marTop w:val="0"/>
          <w:marBottom w:val="0"/>
          <w:divBdr>
            <w:top w:val="none" w:sz="0" w:space="0" w:color="auto"/>
            <w:left w:val="none" w:sz="0" w:space="0" w:color="auto"/>
            <w:bottom w:val="none" w:sz="0" w:space="0" w:color="auto"/>
            <w:right w:val="none" w:sz="0" w:space="0" w:color="auto"/>
          </w:divBdr>
        </w:div>
        <w:div w:id="819805456">
          <w:marLeft w:val="640"/>
          <w:marRight w:val="0"/>
          <w:marTop w:val="0"/>
          <w:marBottom w:val="0"/>
          <w:divBdr>
            <w:top w:val="none" w:sz="0" w:space="0" w:color="auto"/>
            <w:left w:val="none" w:sz="0" w:space="0" w:color="auto"/>
            <w:bottom w:val="none" w:sz="0" w:space="0" w:color="auto"/>
            <w:right w:val="none" w:sz="0" w:space="0" w:color="auto"/>
          </w:divBdr>
        </w:div>
        <w:div w:id="932317469">
          <w:marLeft w:val="640"/>
          <w:marRight w:val="0"/>
          <w:marTop w:val="0"/>
          <w:marBottom w:val="0"/>
          <w:divBdr>
            <w:top w:val="none" w:sz="0" w:space="0" w:color="auto"/>
            <w:left w:val="none" w:sz="0" w:space="0" w:color="auto"/>
            <w:bottom w:val="none" w:sz="0" w:space="0" w:color="auto"/>
            <w:right w:val="none" w:sz="0" w:space="0" w:color="auto"/>
          </w:divBdr>
        </w:div>
        <w:div w:id="730156320">
          <w:marLeft w:val="640"/>
          <w:marRight w:val="0"/>
          <w:marTop w:val="0"/>
          <w:marBottom w:val="0"/>
          <w:divBdr>
            <w:top w:val="none" w:sz="0" w:space="0" w:color="auto"/>
            <w:left w:val="none" w:sz="0" w:space="0" w:color="auto"/>
            <w:bottom w:val="none" w:sz="0" w:space="0" w:color="auto"/>
            <w:right w:val="none" w:sz="0" w:space="0" w:color="auto"/>
          </w:divBdr>
        </w:div>
        <w:div w:id="1951621569">
          <w:marLeft w:val="640"/>
          <w:marRight w:val="0"/>
          <w:marTop w:val="0"/>
          <w:marBottom w:val="0"/>
          <w:divBdr>
            <w:top w:val="none" w:sz="0" w:space="0" w:color="auto"/>
            <w:left w:val="none" w:sz="0" w:space="0" w:color="auto"/>
            <w:bottom w:val="none" w:sz="0" w:space="0" w:color="auto"/>
            <w:right w:val="none" w:sz="0" w:space="0" w:color="auto"/>
          </w:divBdr>
        </w:div>
        <w:div w:id="1531145400">
          <w:marLeft w:val="640"/>
          <w:marRight w:val="0"/>
          <w:marTop w:val="0"/>
          <w:marBottom w:val="0"/>
          <w:divBdr>
            <w:top w:val="none" w:sz="0" w:space="0" w:color="auto"/>
            <w:left w:val="none" w:sz="0" w:space="0" w:color="auto"/>
            <w:bottom w:val="none" w:sz="0" w:space="0" w:color="auto"/>
            <w:right w:val="none" w:sz="0" w:space="0" w:color="auto"/>
          </w:divBdr>
        </w:div>
        <w:div w:id="123546445">
          <w:marLeft w:val="640"/>
          <w:marRight w:val="0"/>
          <w:marTop w:val="0"/>
          <w:marBottom w:val="0"/>
          <w:divBdr>
            <w:top w:val="none" w:sz="0" w:space="0" w:color="auto"/>
            <w:left w:val="none" w:sz="0" w:space="0" w:color="auto"/>
            <w:bottom w:val="none" w:sz="0" w:space="0" w:color="auto"/>
            <w:right w:val="none" w:sz="0" w:space="0" w:color="auto"/>
          </w:divBdr>
        </w:div>
        <w:div w:id="1133984442">
          <w:marLeft w:val="640"/>
          <w:marRight w:val="0"/>
          <w:marTop w:val="0"/>
          <w:marBottom w:val="0"/>
          <w:divBdr>
            <w:top w:val="none" w:sz="0" w:space="0" w:color="auto"/>
            <w:left w:val="none" w:sz="0" w:space="0" w:color="auto"/>
            <w:bottom w:val="none" w:sz="0" w:space="0" w:color="auto"/>
            <w:right w:val="none" w:sz="0" w:space="0" w:color="auto"/>
          </w:divBdr>
        </w:div>
        <w:div w:id="71319780">
          <w:marLeft w:val="640"/>
          <w:marRight w:val="0"/>
          <w:marTop w:val="0"/>
          <w:marBottom w:val="0"/>
          <w:divBdr>
            <w:top w:val="none" w:sz="0" w:space="0" w:color="auto"/>
            <w:left w:val="none" w:sz="0" w:space="0" w:color="auto"/>
            <w:bottom w:val="none" w:sz="0" w:space="0" w:color="auto"/>
            <w:right w:val="none" w:sz="0" w:space="0" w:color="auto"/>
          </w:divBdr>
        </w:div>
        <w:div w:id="323551817">
          <w:marLeft w:val="640"/>
          <w:marRight w:val="0"/>
          <w:marTop w:val="0"/>
          <w:marBottom w:val="0"/>
          <w:divBdr>
            <w:top w:val="none" w:sz="0" w:space="0" w:color="auto"/>
            <w:left w:val="none" w:sz="0" w:space="0" w:color="auto"/>
            <w:bottom w:val="none" w:sz="0" w:space="0" w:color="auto"/>
            <w:right w:val="none" w:sz="0" w:space="0" w:color="auto"/>
          </w:divBdr>
        </w:div>
        <w:div w:id="629819536">
          <w:marLeft w:val="640"/>
          <w:marRight w:val="0"/>
          <w:marTop w:val="0"/>
          <w:marBottom w:val="0"/>
          <w:divBdr>
            <w:top w:val="none" w:sz="0" w:space="0" w:color="auto"/>
            <w:left w:val="none" w:sz="0" w:space="0" w:color="auto"/>
            <w:bottom w:val="none" w:sz="0" w:space="0" w:color="auto"/>
            <w:right w:val="none" w:sz="0" w:space="0" w:color="auto"/>
          </w:divBdr>
        </w:div>
        <w:div w:id="1306399206">
          <w:marLeft w:val="640"/>
          <w:marRight w:val="0"/>
          <w:marTop w:val="0"/>
          <w:marBottom w:val="0"/>
          <w:divBdr>
            <w:top w:val="none" w:sz="0" w:space="0" w:color="auto"/>
            <w:left w:val="none" w:sz="0" w:space="0" w:color="auto"/>
            <w:bottom w:val="none" w:sz="0" w:space="0" w:color="auto"/>
            <w:right w:val="none" w:sz="0" w:space="0" w:color="auto"/>
          </w:divBdr>
        </w:div>
        <w:div w:id="1024668687">
          <w:marLeft w:val="640"/>
          <w:marRight w:val="0"/>
          <w:marTop w:val="0"/>
          <w:marBottom w:val="0"/>
          <w:divBdr>
            <w:top w:val="none" w:sz="0" w:space="0" w:color="auto"/>
            <w:left w:val="none" w:sz="0" w:space="0" w:color="auto"/>
            <w:bottom w:val="none" w:sz="0" w:space="0" w:color="auto"/>
            <w:right w:val="none" w:sz="0" w:space="0" w:color="auto"/>
          </w:divBdr>
        </w:div>
        <w:div w:id="899442661">
          <w:marLeft w:val="640"/>
          <w:marRight w:val="0"/>
          <w:marTop w:val="0"/>
          <w:marBottom w:val="0"/>
          <w:divBdr>
            <w:top w:val="none" w:sz="0" w:space="0" w:color="auto"/>
            <w:left w:val="none" w:sz="0" w:space="0" w:color="auto"/>
            <w:bottom w:val="none" w:sz="0" w:space="0" w:color="auto"/>
            <w:right w:val="none" w:sz="0" w:space="0" w:color="auto"/>
          </w:divBdr>
        </w:div>
        <w:div w:id="1808470142">
          <w:marLeft w:val="640"/>
          <w:marRight w:val="0"/>
          <w:marTop w:val="0"/>
          <w:marBottom w:val="0"/>
          <w:divBdr>
            <w:top w:val="none" w:sz="0" w:space="0" w:color="auto"/>
            <w:left w:val="none" w:sz="0" w:space="0" w:color="auto"/>
            <w:bottom w:val="none" w:sz="0" w:space="0" w:color="auto"/>
            <w:right w:val="none" w:sz="0" w:space="0" w:color="auto"/>
          </w:divBdr>
        </w:div>
        <w:div w:id="954604228">
          <w:marLeft w:val="640"/>
          <w:marRight w:val="0"/>
          <w:marTop w:val="0"/>
          <w:marBottom w:val="0"/>
          <w:divBdr>
            <w:top w:val="none" w:sz="0" w:space="0" w:color="auto"/>
            <w:left w:val="none" w:sz="0" w:space="0" w:color="auto"/>
            <w:bottom w:val="none" w:sz="0" w:space="0" w:color="auto"/>
            <w:right w:val="none" w:sz="0" w:space="0" w:color="auto"/>
          </w:divBdr>
        </w:div>
        <w:div w:id="1654136290">
          <w:marLeft w:val="640"/>
          <w:marRight w:val="0"/>
          <w:marTop w:val="0"/>
          <w:marBottom w:val="0"/>
          <w:divBdr>
            <w:top w:val="none" w:sz="0" w:space="0" w:color="auto"/>
            <w:left w:val="none" w:sz="0" w:space="0" w:color="auto"/>
            <w:bottom w:val="none" w:sz="0" w:space="0" w:color="auto"/>
            <w:right w:val="none" w:sz="0" w:space="0" w:color="auto"/>
          </w:divBdr>
        </w:div>
        <w:div w:id="1692563436">
          <w:marLeft w:val="640"/>
          <w:marRight w:val="0"/>
          <w:marTop w:val="0"/>
          <w:marBottom w:val="0"/>
          <w:divBdr>
            <w:top w:val="none" w:sz="0" w:space="0" w:color="auto"/>
            <w:left w:val="none" w:sz="0" w:space="0" w:color="auto"/>
            <w:bottom w:val="none" w:sz="0" w:space="0" w:color="auto"/>
            <w:right w:val="none" w:sz="0" w:space="0" w:color="auto"/>
          </w:divBdr>
        </w:div>
        <w:div w:id="914820769">
          <w:marLeft w:val="640"/>
          <w:marRight w:val="0"/>
          <w:marTop w:val="0"/>
          <w:marBottom w:val="0"/>
          <w:divBdr>
            <w:top w:val="none" w:sz="0" w:space="0" w:color="auto"/>
            <w:left w:val="none" w:sz="0" w:space="0" w:color="auto"/>
            <w:bottom w:val="none" w:sz="0" w:space="0" w:color="auto"/>
            <w:right w:val="none" w:sz="0" w:space="0" w:color="auto"/>
          </w:divBdr>
        </w:div>
        <w:div w:id="1381176362">
          <w:marLeft w:val="640"/>
          <w:marRight w:val="0"/>
          <w:marTop w:val="0"/>
          <w:marBottom w:val="0"/>
          <w:divBdr>
            <w:top w:val="none" w:sz="0" w:space="0" w:color="auto"/>
            <w:left w:val="none" w:sz="0" w:space="0" w:color="auto"/>
            <w:bottom w:val="none" w:sz="0" w:space="0" w:color="auto"/>
            <w:right w:val="none" w:sz="0" w:space="0" w:color="auto"/>
          </w:divBdr>
        </w:div>
        <w:div w:id="214395368">
          <w:marLeft w:val="640"/>
          <w:marRight w:val="0"/>
          <w:marTop w:val="0"/>
          <w:marBottom w:val="0"/>
          <w:divBdr>
            <w:top w:val="none" w:sz="0" w:space="0" w:color="auto"/>
            <w:left w:val="none" w:sz="0" w:space="0" w:color="auto"/>
            <w:bottom w:val="none" w:sz="0" w:space="0" w:color="auto"/>
            <w:right w:val="none" w:sz="0" w:space="0" w:color="auto"/>
          </w:divBdr>
        </w:div>
        <w:div w:id="585843468">
          <w:marLeft w:val="640"/>
          <w:marRight w:val="0"/>
          <w:marTop w:val="0"/>
          <w:marBottom w:val="0"/>
          <w:divBdr>
            <w:top w:val="none" w:sz="0" w:space="0" w:color="auto"/>
            <w:left w:val="none" w:sz="0" w:space="0" w:color="auto"/>
            <w:bottom w:val="none" w:sz="0" w:space="0" w:color="auto"/>
            <w:right w:val="none" w:sz="0" w:space="0" w:color="auto"/>
          </w:divBdr>
        </w:div>
        <w:div w:id="999845628">
          <w:marLeft w:val="640"/>
          <w:marRight w:val="0"/>
          <w:marTop w:val="0"/>
          <w:marBottom w:val="0"/>
          <w:divBdr>
            <w:top w:val="none" w:sz="0" w:space="0" w:color="auto"/>
            <w:left w:val="none" w:sz="0" w:space="0" w:color="auto"/>
            <w:bottom w:val="none" w:sz="0" w:space="0" w:color="auto"/>
            <w:right w:val="none" w:sz="0" w:space="0" w:color="auto"/>
          </w:divBdr>
        </w:div>
        <w:div w:id="1640378133">
          <w:marLeft w:val="640"/>
          <w:marRight w:val="0"/>
          <w:marTop w:val="0"/>
          <w:marBottom w:val="0"/>
          <w:divBdr>
            <w:top w:val="none" w:sz="0" w:space="0" w:color="auto"/>
            <w:left w:val="none" w:sz="0" w:space="0" w:color="auto"/>
            <w:bottom w:val="none" w:sz="0" w:space="0" w:color="auto"/>
            <w:right w:val="none" w:sz="0" w:space="0" w:color="auto"/>
          </w:divBdr>
        </w:div>
        <w:div w:id="1575355075">
          <w:marLeft w:val="640"/>
          <w:marRight w:val="0"/>
          <w:marTop w:val="0"/>
          <w:marBottom w:val="0"/>
          <w:divBdr>
            <w:top w:val="none" w:sz="0" w:space="0" w:color="auto"/>
            <w:left w:val="none" w:sz="0" w:space="0" w:color="auto"/>
            <w:bottom w:val="none" w:sz="0" w:space="0" w:color="auto"/>
            <w:right w:val="none" w:sz="0" w:space="0" w:color="auto"/>
          </w:divBdr>
        </w:div>
        <w:div w:id="86586022">
          <w:marLeft w:val="640"/>
          <w:marRight w:val="0"/>
          <w:marTop w:val="0"/>
          <w:marBottom w:val="0"/>
          <w:divBdr>
            <w:top w:val="none" w:sz="0" w:space="0" w:color="auto"/>
            <w:left w:val="none" w:sz="0" w:space="0" w:color="auto"/>
            <w:bottom w:val="none" w:sz="0" w:space="0" w:color="auto"/>
            <w:right w:val="none" w:sz="0" w:space="0" w:color="auto"/>
          </w:divBdr>
        </w:div>
        <w:div w:id="350687814">
          <w:marLeft w:val="640"/>
          <w:marRight w:val="0"/>
          <w:marTop w:val="0"/>
          <w:marBottom w:val="0"/>
          <w:divBdr>
            <w:top w:val="none" w:sz="0" w:space="0" w:color="auto"/>
            <w:left w:val="none" w:sz="0" w:space="0" w:color="auto"/>
            <w:bottom w:val="none" w:sz="0" w:space="0" w:color="auto"/>
            <w:right w:val="none" w:sz="0" w:space="0" w:color="auto"/>
          </w:divBdr>
        </w:div>
        <w:div w:id="216360863">
          <w:marLeft w:val="640"/>
          <w:marRight w:val="0"/>
          <w:marTop w:val="0"/>
          <w:marBottom w:val="0"/>
          <w:divBdr>
            <w:top w:val="none" w:sz="0" w:space="0" w:color="auto"/>
            <w:left w:val="none" w:sz="0" w:space="0" w:color="auto"/>
            <w:bottom w:val="none" w:sz="0" w:space="0" w:color="auto"/>
            <w:right w:val="none" w:sz="0" w:space="0" w:color="auto"/>
          </w:divBdr>
        </w:div>
        <w:div w:id="1660382285">
          <w:marLeft w:val="640"/>
          <w:marRight w:val="0"/>
          <w:marTop w:val="0"/>
          <w:marBottom w:val="0"/>
          <w:divBdr>
            <w:top w:val="none" w:sz="0" w:space="0" w:color="auto"/>
            <w:left w:val="none" w:sz="0" w:space="0" w:color="auto"/>
            <w:bottom w:val="none" w:sz="0" w:space="0" w:color="auto"/>
            <w:right w:val="none" w:sz="0" w:space="0" w:color="auto"/>
          </w:divBdr>
        </w:div>
        <w:div w:id="2094467262">
          <w:marLeft w:val="640"/>
          <w:marRight w:val="0"/>
          <w:marTop w:val="0"/>
          <w:marBottom w:val="0"/>
          <w:divBdr>
            <w:top w:val="none" w:sz="0" w:space="0" w:color="auto"/>
            <w:left w:val="none" w:sz="0" w:space="0" w:color="auto"/>
            <w:bottom w:val="none" w:sz="0" w:space="0" w:color="auto"/>
            <w:right w:val="none" w:sz="0" w:space="0" w:color="auto"/>
          </w:divBdr>
        </w:div>
        <w:div w:id="2036225954">
          <w:marLeft w:val="640"/>
          <w:marRight w:val="0"/>
          <w:marTop w:val="0"/>
          <w:marBottom w:val="0"/>
          <w:divBdr>
            <w:top w:val="none" w:sz="0" w:space="0" w:color="auto"/>
            <w:left w:val="none" w:sz="0" w:space="0" w:color="auto"/>
            <w:bottom w:val="none" w:sz="0" w:space="0" w:color="auto"/>
            <w:right w:val="none" w:sz="0" w:space="0" w:color="auto"/>
          </w:divBdr>
        </w:div>
        <w:div w:id="272059266">
          <w:marLeft w:val="640"/>
          <w:marRight w:val="0"/>
          <w:marTop w:val="0"/>
          <w:marBottom w:val="0"/>
          <w:divBdr>
            <w:top w:val="none" w:sz="0" w:space="0" w:color="auto"/>
            <w:left w:val="none" w:sz="0" w:space="0" w:color="auto"/>
            <w:bottom w:val="none" w:sz="0" w:space="0" w:color="auto"/>
            <w:right w:val="none" w:sz="0" w:space="0" w:color="auto"/>
          </w:divBdr>
        </w:div>
        <w:div w:id="1585652577">
          <w:marLeft w:val="640"/>
          <w:marRight w:val="0"/>
          <w:marTop w:val="0"/>
          <w:marBottom w:val="0"/>
          <w:divBdr>
            <w:top w:val="none" w:sz="0" w:space="0" w:color="auto"/>
            <w:left w:val="none" w:sz="0" w:space="0" w:color="auto"/>
            <w:bottom w:val="none" w:sz="0" w:space="0" w:color="auto"/>
            <w:right w:val="none" w:sz="0" w:space="0" w:color="auto"/>
          </w:divBdr>
        </w:div>
        <w:div w:id="1336763573">
          <w:marLeft w:val="640"/>
          <w:marRight w:val="0"/>
          <w:marTop w:val="0"/>
          <w:marBottom w:val="0"/>
          <w:divBdr>
            <w:top w:val="none" w:sz="0" w:space="0" w:color="auto"/>
            <w:left w:val="none" w:sz="0" w:space="0" w:color="auto"/>
            <w:bottom w:val="none" w:sz="0" w:space="0" w:color="auto"/>
            <w:right w:val="none" w:sz="0" w:space="0" w:color="auto"/>
          </w:divBdr>
        </w:div>
        <w:div w:id="322974857">
          <w:marLeft w:val="640"/>
          <w:marRight w:val="0"/>
          <w:marTop w:val="0"/>
          <w:marBottom w:val="0"/>
          <w:divBdr>
            <w:top w:val="none" w:sz="0" w:space="0" w:color="auto"/>
            <w:left w:val="none" w:sz="0" w:space="0" w:color="auto"/>
            <w:bottom w:val="none" w:sz="0" w:space="0" w:color="auto"/>
            <w:right w:val="none" w:sz="0" w:space="0" w:color="auto"/>
          </w:divBdr>
        </w:div>
        <w:div w:id="85421763">
          <w:marLeft w:val="640"/>
          <w:marRight w:val="0"/>
          <w:marTop w:val="0"/>
          <w:marBottom w:val="0"/>
          <w:divBdr>
            <w:top w:val="none" w:sz="0" w:space="0" w:color="auto"/>
            <w:left w:val="none" w:sz="0" w:space="0" w:color="auto"/>
            <w:bottom w:val="none" w:sz="0" w:space="0" w:color="auto"/>
            <w:right w:val="none" w:sz="0" w:space="0" w:color="auto"/>
          </w:divBdr>
        </w:div>
        <w:div w:id="1235121179">
          <w:marLeft w:val="640"/>
          <w:marRight w:val="0"/>
          <w:marTop w:val="0"/>
          <w:marBottom w:val="0"/>
          <w:divBdr>
            <w:top w:val="none" w:sz="0" w:space="0" w:color="auto"/>
            <w:left w:val="none" w:sz="0" w:space="0" w:color="auto"/>
            <w:bottom w:val="none" w:sz="0" w:space="0" w:color="auto"/>
            <w:right w:val="none" w:sz="0" w:space="0" w:color="auto"/>
          </w:divBdr>
        </w:div>
        <w:div w:id="1219630715">
          <w:marLeft w:val="640"/>
          <w:marRight w:val="0"/>
          <w:marTop w:val="0"/>
          <w:marBottom w:val="0"/>
          <w:divBdr>
            <w:top w:val="none" w:sz="0" w:space="0" w:color="auto"/>
            <w:left w:val="none" w:sz="0" w:space="0" w:color="auto"/>
            <w:bottom w:val="none" w:sz="0" w:space="0" w:color="auto"/>
            <w:right w:val="none" w:sz="0" w:space="0" w:color="auto"/>
          </w:divBdr>
        </w:div>
        <w:div w:id="1920168556">
          <w:marLeft w:val="640"/>
          <w:marRight w:val="0"/>
          <w:marTop w:val="0"/>
          <w:marBottom w:val="0"/>
          <w:divBdr>
            <w:top w:val="none" w:sz="0" w:space="0" w:color="auto"/>
            <w:left w:val="none" w:sz="0" w:space="0" w:color="auto"/>
            <w:bottom w:val="none" w:sz="0" w:space="0" w:color="auto"/>
            <w:right w:val="none" w:sz="0" w:space="0" w:color="auto"/>
          </w:divBdr>
        </w:div>
        <w:div w:id="1170022140">
          <w:marLeft w:val="640"/>
          <w:marRight w:val="0"/>
          <w:marTop w:val="0"/>
          <w:marBottom w:val="0"/>
          <w:divBdr>
            <w:top w:val="none" w:sz="0" w:space="0" w:color="auto"/>
            <w:left w:val="none" w:sz="0" w:space="0" w:color="auto"/>
            <w:bottom w:val="none" w:sz="0" w:space="0" w:color="auto"/>
            <w:right w:val="none" w:sz="0" w:space="0" w:color="auto"/>
          </w:divBdr>
        </w:div>
        <w:div w:id="1256404856">
          <w:marLeft w:val="640"/>
          <w:marRight w:val="0"/>
          <w:marTop w:val="0"/>
          <w:marBottom w:val="0"/>
          <w:divBdr>
            <w:top w:val="none" w:sz="0" w:space="0" w:color="auto"/>
            <w:left w:val="none" w:sz="0" w:space="0" w:color="auto"/>
            <w:bottom w:val="none" w:sz="0" w:space="0" w:color="auto"/>
            <w:right w:val="none" w:sz="0" w:space="0" w:color="auto"/>
          </w:divBdr>
        </w:div>
        <w:div w:id="429859522">
          <w:marLeft w:val="640"/>
          <w:marRight w:val="0"/>
          <w:marTop w:val="0"/>
          <w:marBottom w:val="0"/>
          <w:divBdr>
            <w:top w:val="none" w:sz="0" w:space="0" w:color="auto"/>
            <w:left w:val="none" w:sz="0" w:space="0" w:color="auto"/>
            <w:bottom w:val="none" w:sz="0" w:space="0" w:color="auto"/>
            <w:right w:val="none" w:sz="0" w:space="0" w:color="auto"/>
          </w:divBdr>
        </w:div>
        <w:div w:id="1863931997">
          <w:marLeft w:val="640"/>
          <w:marRight w:val="0"/>
          <w:marTop w:val="0"/>
          <w:marBottom w:val="0"/>
          <w:divBdr>
            <w:top w:val="none" w:sz="0" w:space="0" w:color="auto"/>
            <w:left w:val="none" w:sz="0" w:space="0" w:color="auto"/>
            <w:bottom w:val="none" w:sz="0" w:space="0" w:color="auto"/>
            <w:right w:val="none" w:sz="0" w:space="0" w:color="auto"/>
          </w:divBdr>
        </w:div>
        <w:div w:id="316305158">
          <w:marLeft w:val="640"/>
          <w:marRight w:val="0"/>
          <w:marTop w:val="0"/>
          <w:marBottom w:val="0"/>
          <w:divBdr>
            <w:top w:val="none" w:sz="0" w:space="0" w:color="auto"/>
            <w:left w:val="none" w:sz="0" w:space="0" w:color="auto"/>
            <w:bottom w:val="none" w:sz="0" w:space="0" w:color="auto"/>
            <w:right w:val="none" w:sz="0" w:space="0" w:color="auto"/>
          </w:divBdr>
        </w:div>
        <w:div w:id="1829706241">
          <w:marLeft w:val="640"/>
          <w:marRight w:val="0"/>
          <w:marTop w:val="0"/>
          <w:marBottom w:val="0"/>
          <w:divBdr>
            <w:top w:val="none" w:sz="0" w:space="0" w:color="auto"/>
            <w:left w:val="none" w:sz="0" w:space="0" w:color="auto"/>
            <w:bottom w:val="none" w:sz="0" w:space="0" w:color="auto"/>
            <w:right w:val="none" w:sz="0" w:space="0" w:color="auto"/>
          </w:divBdr>
        </w:div>
        <w:div w:id="350693162">
          <w:marLeft w:val="640"/>
          <w:marRight w:val="0"/>
          <w:marTop w:val="0"/>
          <w:marBottom w:val="0"/>
          <w:divBdr>
            <w:top w:val="none" w:sz="0" w:space="0" w:color="auto"/>
            <w:left w:val="none" w:sz="0" w:space="0" w:color="auto"/>
            <w:bottom w:val="none" w:sz="0" w:space="0" w:color="auto"/>
            <w:right w:val="none" w:sz="0" w:space="0" w:color="auto"/>
          </w:divBdr>
        </w:div>
        <w:div w:id="428040615">
          <w:marLeft w:val="640"/>
          <w:marRight w:val="0"/>
          <w:marTop w:val="0"/>
          <w:marBottom w:val="0"/>
          <w:divBdr>
            <w:top w:val="none" w:sz="0" w:space="0" w:color="auto"/>
            <w:left w:val="none" w:sz="0" w:space="0" w:color="auto"/>
            <w:bottom w:val="none" w:sz="0" w:space="0" w:color="auto"/>
            <w:right w:val="none" w:sz="0" w:space="0" w:color="auto"/>
          </w:divBdr>
        </w:div>
        <w:div w:id="1461878109">
          <w:marLeft w:val="640"/>
          <w:marRight w:val="0"/>
          <w:marTop w:val="0"/>
          <w:marBottom w:val="0"/>
          <w:divBdr>
            <w:top w:val="none" w:sz="0" w:space="0" w:color="auto"/>
            <w:left w:val="none" w:sz="0" w:space="0" w:color="auto"/>
            <w:bottom w:val="none" w:sz="0" w:space="0" w:color="auto"/>
            <w:right w:val="none" w:sz="0" w:space="0" w:color="auto"/>
          </w:divBdr>
        </w:div>
        <w:div w:id="203252222">
          <w:marLeft w:val="640"/>
          <w:marRight w:val="0"/>
          <w:marTop w:val="0"/>
          <w:marBottom w:val="0"/>
          <w:divBdr>
            <w:top w:val="none" w:sz="0" w:space="0" w:color="auto"/>
            <w:left w:val="none" w:sz="0" w:space="0" w:color="auto"/>
            <w:bottom w:val="none" w:sz="0" w:space="0" w:color="auto"/>
            <w:right w:val="none" w:sz="0" w:space="0" w:color="auto"/>
          </w:divBdr>
        </w:div>
        <w:div w:id="68776824">
          <w:marLeft w:val="640"/>
          <w:marRight w:val="0"/>
          <w:marTop w:val="0"/>
          <w:marBottom w:val="0"/>
          <w:divBdr>
            <w:top w:val="none" w:sz="0" w:space="0" w:color="auto"/>
            <w:left w:val="none" w:sz="0" w:space="0" w:color="auto"/>
            <w:bottom w:val="none" w:sz="0" w:space="0" w:color="auto"/>
            <w:right w:val="none" w:sz="0" w:space="0" w:color="auto"/>
          </w:divBdr>
        </w:div>
        <w:div w:id="1719936698">
          <w:marLeft w:val="640"/>
          <w:marRight w:val="0"/>
          <w:marTop w:val="0"/>
          <w:marBottom w:val="0"/>
          <w:divBdr>
            <w:top w:val="none" w:sz="0" w:space="0" w:color="auto"/>
            <w:left w:val="none" w:sz="0" w:space="0" w:color="auto"/>
            <w:bottom w:val="none" w:sz="0" w:space="0" w:color="auto"/>
            <w:right w:val="none" w:sz="0" w:space="0" w:color="auto"/>
          </w:divBdr>
        </w:div>
        <w:div w:id="790711297">
          <w:marLeft w:val="640"/>
          <w:marRight w:val="0"/>
          <w:marTop w:val="0"/>
          <w:marBottom w:val="0"/>
          <w:divBdr>
            <w:top w:val="none" w:sz="0" w:space="0" w:color="auto"/>
            <w:left w:val="none" w:sz="0" w:space="0" w:color="auto"/>
            <w:bottom w:val="none" w:sz="0" w:space="0" w:color="auto"/>
            <w:right w:val="none" w:sz="0" w:space="0" w:color="auto"/>
          </w:divBdr>
        </w:div>
        <w:div w:id="1634942509">
          <w:marLeft w:val="640"/>
          <w:marRight w:val="0"/>
          <w:marTop w:val="0"/>
          <w:marBottom w:val="0"/>
          <w:divBdr>
            <w:top w:val="none" w:sz="0" w:space="0" w:color="auto"/>
            <w:left w:val="none" w:sz="0" w:space="0" w:color="auto"/>
            <w:bottom w:val="none" w:sz="0" w:space="0" w:color="auto"/>
            <w:right w:val="none" w:sz="0" w:space="0" w:color="auto"/>
          </w:divBdr>
        </w:div>
        <w:div w:id="1683778865">
          <w:marLeft w:val="640"/>
          <w:marRight w:val="0"/>
          <w:marTop w:val="0"/>
          <w:marBottom w:val="0"/>
          <w:divBdr>
            <w:top w:val="none" w:sz="0" w:space="0" w:color="auto"/>
            <w:left w:val="none" w:sz="0" w:space="0" w:color="auto"/>
            <w:bottom w:val="none" w:sz="0" w:space="0" w:color="auto"/>
            <w:right w:val="none" w:sz="0" w:space="0" w:color="auto"/>
          </w:divBdr>
        </w:div>
        <w:div w:id="425342282">
          <w:marLeft w:val="640"/>
          <w:marRight w:val="0"/>
          <w:marTop w:val="0"/>
          <w:marBottom w:val="0"/>
          <w:divBdr>
            <w:top w:val="none" w:sz="0" w:space="0" w:color="auto"/>
            <w:left w:val="none" w:sz="0" w:space="0" w:color="auto"/>
            <w:bottom w:val="none" w:sz="0" w:space="0" w:color="auto"/>
            <w:right w:val="none" w:sz="0" w:space="0" w:color="auto"/>
          </w:divBdr>
        </w:div>
        <w:div w:id="1969167294">
          <w:marLeft w:val="640"/>
          <w:marRight w:val="0"/>
          <w:marTop w:val="0"/>
          <w:marBottom w:val="0"/>
          <w:divBdr>
            <w:top w:val="none" w:sz="0" w:space="0" w:color="auto"/>
            <w:left w:val="none" w:sz="0" w:space="0" w:color="auto"/>
            <w:bottom w:val="none" w:sz="0" w:space="0" w:color="auto"/>
            <w:right w:val="none" w:sz="0" w:space="0" w:color="auto"/>
          </w:divBdr>
        </w:div>
        <w:div w:id="1787192811">
          <w:marLeft w:val="640"/>
          <w:marRight w:val="0"/>
          <w:marTop w:val="0"/>
          <w:marBottom w:val="0"/>
          <w:divBdr>
            <w:top w:val="none" w:sz="0" w:space="0" w:color="auto"/>
            <w:left w:val="none" w:sz="0" w:space="0" w:color="auto"/>
            <w:bottom w:val="none" w:sz="0" w:space="0" w:color="auto"/>
            <w:right w:val="none" w:sz="0" w:space="0" w:color="auto"/>
          </w:divBdr>
        </w:div>
        <w:div w:id="84376865">
          <w:marLeft w:val="640"/>
          <w:marRight w:val="0"/>
          <w:marTop w:val="0"/>
          <w:marBottom w:val="0"/>
          <w:divBdr>
            <w:top w:val="none" w:sz="0" w:space="0" w:color="auto"/>
            <w:left w:val="none" w:sz="0" w:space="0" w:color="auto"/>
            <w:bottom w:val="none" w:sz="0" w:space="0" w:color="auto"/>
            <w:right w:val="none" w:sz="0" w:space="0" w:color="auto"/>
          </w:divBdr>
        </w:div>
        <w:div w:id="1996254983">
          <w:marLeft w:val="640"/>
          <w:marRight w:val="0"/>
          <w:marTop w:val="0"/>
          <w:marBottom w:val="0"/>
          <w:divBdr>
            <w:top w:val="none" w:sz="0" w:space="0" w:color="auto"/>
            <w:left w:val="none" w:sz="0" w:space="0" w:color="auto"/>
            <w:bottom w:val="none" w:sz="0" w:space="0" w:color="auto"/>
            <w:right w:val="none" w:sz="0" w:space="0" w:color="auto"/>
          </w:divBdr>
        </w:div>
        <w:div w:id="168910590">
          <w:marLeft w:val="640"/>
          <w:marRight w:val="0"/>
          <w:marTop w:val="0"/>
          <w:marBottom w:val="0"/>
          <w:divBdr>
            <w:top w:val="none" w:sz="0" w:space="0" w:color="auto"/>
            <w:left w:val="none" w:sz="0" w:space="0" w:color="auto"/>
            <w:bottom w:val="none" w:sz="0" w:space="0" w:color="auto"/>
            <w:right w:val="none" w:sz="0" w:space="0" w:color="auto"/>
          </w:divBdr>
        </w:div>
        <w:div w:id="1825391740">
          <w:marLeft w:val="640"/>
          <w:marRight w:val="0"/>
          <w:marTop w:val="0"/>
          <w:marBottom w:val="0"/>
          <w:divBdr>
            <w:top w:val="none" w:sz="0" w:space="0" w:color="auto"/>
            <w:left w:val="none" w:sz="0" w:space="0" w:color="auto"/>
            <w:bottom w:val="none" w:sz="0" w:space="0" w:color="auto"/>
            <w:right w:val="none" w:sz="0" w:space="0" w:color="auto"/>
          </w:divBdr>
        </w:div>
        <w:div w:id="1971477442">
          <w:marLeft w:val="640"/>
          <w:marRight w:val="0"/>
          <w:marTop w:val="0"/>
          <w:marBottom w:val="0"/>
          <w:divBdr>
            <w:top w:val="none" w:sz="0" w:space="0" w:color="auto"/>
            <w:left w:val="none" w:sz="0" w:space="0" w:color="auto"/>
            <w:bottom w:val="none" w:sz="0" w:space="0" w:color="auto"/>
            <w:right w:val="none" w:sz="0" w:space="0" w:color="auto"/>
          </w:divBdr>
        </w:div>
        <w:div w:id="1189680180">
          <w:marLeft w:val="640"/>
          <w:marRight w:val="0"/>
          <w:marTop w:val="0"/>
          <w:marBottom w:val="0"/>
          <w:divBdr>
            <w:top w:val="none" w:sz="0" w:space="0" w:color="auto"/>
            <w:left w:val="none" w:sz="0" w:space="0" w:color="auto"/>
            <w:bottom w:val="none" w:sz="0" w:space="0" w:color="auto"/>
            <w:right w:val="none" w:sz="0" w:space="0" w:color="auto"/>
          </w:divBdr>
        </w:div>
        <w:div w:id="352803249">
          <w:marLeft w:val="640"/>
          <w:marRight w:val="0"/>
          <w:marTop w:val="0"/>
          <w:marBottom w:val="0"/>
          <w:divBdr>
            <w:top w:val="none" w:sz="0" w:space="0" w:color="auto"/>
            <w:left w:val="none" w:sz="0" w:space="0" w:color="auto"/>
            <w:bottom w:val="none" w:sz="0" w:space="0" w:color="auto"/>
            <w:right w:val="none" w:sz="0" w:space="0" w:color="auto"/>
          </w:divBdr>
        </w:div>
        <w:div w:id="206569556">
          <w:marLeft w:val="640"/>
          <w:marRight w:val="0"/>
          <w:marTop w:val="0"/>
          <w:marBottom w:val="0"/>
          <w:divBdr>
            <w:top w:val="none" w:sz="0" w:space="0" w:color="auto"/>
            <w:left w:val="none" w:sz="0" w:space="0" w:color="auto"/>
            <w:bottom w:val="none" w:sz="0" w:space="0" w:color="auto"/>
            <w:right w:val="none" w:sz="0" w:space="0" w:color="auto"/>
          </w:divBdr>
        </w:div>
        <w:div w:id="199436274">
          <w:marLeft w:val="640"/>
          <w:marRight w:val="0"/>
          <w:marTop w:val="0"/>
          <w:marBottom w:val="0"/>
          <w:divBdr>
            <w:top w:val="none" w:sz="0" w:space="0" w:color="auto"/>
            <w:left w:val="none" w:sz="0" w:space="0" w:color="auto"/>
            <w:bottom w:val="none" w:sz="0" w:space="0" w:color="auto"/>
            <w:right w:val="none" w:sz="0" w:space="0" w:color="auto"/>
          </w:divBdr>
        </w:div>
        <w:div w:id="1921712547">
          <w:marLeft w:val="640"/>
          <w:marRight w:val="0"/>
          <w:marTop w:val="0"/>
          <w:marBottom w:val="0"/>
          <w:divBdr>
            <w:top w:val="none" w:sz="0" w:space="0" w:color="auto"/>
            <w:left w:val="none" w:sz="0" w:space="0" w:color="auto"/>
            <w:bottom w:val="none" w:sz="0" w:space="0" w:color="auto"/>
            <w:right w:val="none" w:sz="0" w:space="0" w:color="auto"/>
          </w:divBdr>
        </w:div>
        <w:div w:id="1388605221">
          <w:marLeft w:val="640"/>
          <w:marRight w:val="0"/>
          <w:marTop w:val="0"/>
          <w:marBottom w:val="0"/>
          <w:divBdr>
            <w:top w:val="none" w:sz="0" w:space="0" w:color="auto"/>
            <w:left w:val="none" w:sz="0" w:space="0" w:color="auto"/>
            <w:bottom w:val="none" w:sz="0" w:space="0" w:color="auto"/>
            <w:right w:val="none" w:sz="0" w:space="0" w:color="auto"/>
          </w:divBdr>
        </w:div>
        <w:div w:id="49771208">
          <w:marLeft w:val="640"/>
          <w:marRight w:val="0"/>
          <w:marTop w:val="0"/>
          <w:marBottom w:val="0"/>
          <w:divBdr>
            <w:top w:val="none" w:sz="0" w:space="0" w:color="auto"/>
            <w:left w:val="none" w:sz="0" w:space="0" w:color="auto"/>
            <w:bottom w:val="none" w:sz="0" w:space="0" w:color="auto"/>
            <w:right w:val="none" w:sz="0" w:space="0" w:color="auto"/>
          </w:divBdr>
        </w:div>
        <w:div w:id="463087106">
          <w:marLeft w:val="640"/>
          <w:marRight w:val="0"/>
          <w:marTop w:val="0"/>
          <w:marBottom w:val="0"/>
          <w:divBdr>
            <w:top w:val="none" w:sz="0" w:space="0" w:color="auto"/>
            <w:left w:val="none" w:sz="0" w:space="0" w:color="auto"/>
            <w:bottom w:val="none" w:sz="0" w:space="0" w:color="auto"/>
            <w:right w:val="none" w:sz="0" w:space="0" w:color="auto"/>
          </w:divBdr>
        </w:div>
        <w:div w:id="571307613">
          <w:marLeft w:val="640"/>
          <w:marRight w:val="0"/>
          <w:marTop w:val="0"/>
          <w:marBottom w:val="0"/>
          <w:divBdr>
            <w:top w:val="none" w:sz="0" w:space="0" w:color="auto"/>
            <w:left w:val="none" w:sz="0" w:space="0" w:color="auto"/>
            <w:bottom w:val="none" w:sz="0" w:space="0" w:color="auto"/>
            <w:right w:val="none" w:sz="0" w:space="0" w:color="auto"/>
          </w:divBdr>
        </w:div>
        <w:div w:id="1828135207">
          <w:marLeft w:val="640"/>
          <w:marRight w:val="0"/>
          <w:marTop w:val="0"/>
          <w:marBottom w:val="0"/>
          <w:divBdr>
            <w:top w:val="none" w:sz="0" w:space="0" w:color="auto"/>
            <w:left w:val="none" w:sz="0" w:space="0" w:color="auto"/>
            <w:bottom w:val="none" w:sz="0" w:space="0" w:color="auto"/>
            <w:right w:val="none" w:sz="0" w:space="0" w:color="auto"/>
          </w:divBdr>
        </w:div>
      </w:divsChild>
    </w:div>
    <w:div w:id="1693338544">
      <w:bodyDiv w:val="1"/>
      <w:marLeft w:val="0"/>
      <w:marRight w:val="0"/>
      <w:marTop w:val="0"/>
      <w:marBottom w:val="0"/>
      <w:divBdr>
        <w:top w:val="none" w:sz="0" w:space="0" w:color="auto"/>
        <w:left w:val="none" w:sz="0" w:space="0" w:color="auto"/>
        <w:bottom w:val="none" w:sz="0" w:space="0" w:color="auto"/>
        <w:right w:val="none" w:sz="0" w:space="0" w:color="auto"/>
      </w:divBdr>
      <w:divsChild>
        <w:div w:id="1141993392">
          <w:marLeft w:val="640"/>
          <w:marRight w:val="0"/>
          <w:marTop w:val="0"/>
          <w:marBottom w:val="0"/>
          <w:divBdr>
            <w:top w:val="none" w:sz="0" w:space="0" w:color="auto"/>
            <w:left w:val="none" w:sz="0" w:space="0" w:color="auto"/>
            <w:bottom w:val="none" w:sz="0" w:space="0" w:color="auto"/>
            <w:right w:val="none" w:sz="0" w:space="0" w:color="auto"/>
          </w:divBdr>
        </w:div>
        <w:div w:id="1502233294">
          <w:marLeft w:val="640"/>
          <w:marRight w:val="0"/>
          <w:marTop w:val="0"/>
          <w:marBottom w:val="0"/>
          <w:divBdr>
            <w:top w:val="none" w:sz="0" w:space="0" w:color="auto"/>
            <w:left w:val="none" w:sz="0" w:space="0" w:color="auto"/>
            <w:bottom w:val="none" w:sz="0" w:space="0" w:color="auto"/>
            <w:right w:val="none" w:sz="0" w:space="0" w:color="auto"/>
          </w:divBdr>
        </w:div>
        <w:div w:id="1910311265">
          <w:marLeft w:val="640"/>
          <w:marRight w:val="0"/>
          <w:marTop w:val="0"/>
          <w:marBottom w:val="0"/>
          <w:divBdr>
            <w:top w:val="none" w:sz="0" w:space="0" w:color="auto"/>
            <w:left w:val="none" w:sz="0" w:space="0" w:color="auto"/>
            <w:bottom w:val="none" w:sz="0" w:space="0" w:color="auto"/>
            <w:right w:val="none" w:sz="0" w:space="0" w:color="auto"/>
          </w:divBdr>
        </w:div>
        <w:div w:id="1468548029">
          <w:marLeft w:val="640"/>
          <w:marRight w:val="0"/>
          <w:marTop w:val="0"/>
          <w:marBottom w:val="0"/>
          <w:divBdr>
            <w:top w:val="none" w:sz="0" w:space="0" w:color="auto"/>
            <w:left w:val="none" w:sz="0" w:space="0" w:color="auto"/>
            <w:bottom w:val="none" w:sz="0" w:space="0" w:color="auto"/>
            <w:right w:val="none" w:sz="0" w:space="0" w:color="auto"/>
          </w:divBdr>
        </w:div>
        <w:div w:id="1471511596">
          <w:marLeft w:val="640"/>
          <w:marRight w:val="0"/>
          <w:marTop w:val="0"/>
          <w:marBottom w:val="0"/>
          <w:divBdr>
            <w:top w:val="none" w:sz="0" w:space="0" w:color="auto"/>
            <w:left w:val="none" w:sz="0" w:space="0" w:color="auto"/>
            <w:bottom w:val="none" w:sz="0" w:space="0" w:color="auto"/>
            <w:right w:val="none" w:sz="0" w:space="0" w:color="auto"/>
          </w:divBdr>
        </w:div>
        <w:div w:id="1457479298">
          <w:marLeft w:val="640"/>
          <w:marRight w:val="0"/>
          <w:marTop w:val="0"/>
          <w:marBottom w:val="0"/>
          <w:divBdr>
            <w:top w:val="none" w:sz="0" w:space="0" w:color="auto"/>
            <w:left w:val="none" w:sz="0" w:space="0" w:color="auto"/>
            <w:bottom w:val="none" w:sz="0" w:space="0" w:color="auto"/>
            <w:right w:val="none" w:sz="0" w:space="0" w:color="auto"/>
          </w:divBdr>
        </w:div>
        <w:div w:id="1268586525">
          <w:marLeft w:val="640"/>
          <w:marRight w:val="0"/>
          <w:marTop w:val="0"/>
          <w:marBottom w:val="0"/>
          <w:divBdr>
            <w:top w:val="none" w:sz="0" w:space="0" w:color="auto"/>
            <w:left w:val="none" w:sz="0" w:space="0" w:color="auto"/>
            <w:bottom w:val="none" w:sz="0" w:space="0" w:color="auto"/>
            <w:right w:val="none" w:sz="0" w:space="0" w:color="auto"/>
          </w:divBdr>
        </w:div>
        <w:div w:id="734161317">
          <w:marLeft w:val="640"/>
          <w:marRight w:val="0"/>
          <w:marTop w:val="0"/>
          <w:marBottom w:val="0"/>
          <w:divBdr>
            <w:top w:val="none" w:sz="0" w:space="0" w:color="auto"/>
            <w:left w:val="none" w:sz="0" w:space="0" w:color="auto"/>
            <w:bottom w:val="none" w:sz="0" w:space="0" w:color="auto"/>
            <w:right w:val="none" w:sz="0" w:space="0" w:color="auto"/>
          </w:divBdr>
        </w:div>
        <w:div w:id="49813425">
          <w:marLeft w:val="640"/>
          <w:marRight w:val="0"/>
          <w:marTop w:val="0"/>
          <w:marBottom w:val="0"/>
          <w:divBdr>
            <w:top w:val="none" w:sz="0" w:space="0" w:color="auto"/>
            <w:left w:val="none" w:sz="0" w:space="0" w:color="auto"/>
            <w:bottom w:val="none" w:sz="0" w:space="0" w:color="auto"/>
            <w:right w:val="none" w:sz="0" w:space="0" w:color="auto"/>
          </w:divBdr>
        </w:div>
        <w:div w:id="1955093581">
          <w:marLeft w:val="640"/>
          <w:marRight w:val="0"/>
          <w:marTop w:val="0"/>
          <w:marBottom w:val="0"/>
          <w:divBdr>
            <w:top w:val="none" w:sz="0" w:space="0" w:color="auto"/>
            <w:left w:val="none" w:sz="0" w:space="0" w:color="auto"/>
            <w:bottom w:val="none" w:sz="0" w:space="0" w:color="auto"/>
            <w:right w:val="none" w:sz="0" w:space="0" w:color="auto"/>
          </w:divBdr>
        </w:div>
        <w:div w:id="174852732">
          <w:marLeft w:val="640"/>
          <w:marRight w:val="0"/>
          <w:marTop w:val="0"/>
          <w:marBottom w:val="0"/>
          <w:divBdr>
            <w:top w:val="none" w:sz="0" w:space="0" w:color="auto"/>
            <w:left w:val="none" w:sz="0" w:space="0" w:color="auto"/>
            <w:bottom w:val="none" w:sz="0" w:space="0" w:color="auto"/>
            <w:right w:val="none" w:sz="0" w:space="0" w:color="auto"/>
          </w:divBdr>
        </w:div>
        <w:div w:id="853690484">
          <w:marLeft w:val="640"/>
          <w:marRight w:val="0"/>
          <w:marTop w:val="0"/>
          <w:marBottom w:val="0"/>
          <w:divBdr>
            <w:top w:val="none" w:sz="0" w:space="0" w:color="auto"/>
            <w:left w:val="none" w:sz="0" w:space="0" w:color="auto"/>
            <w:bottom w:val="none" w:sz="0" w:space="0" w:color="auto"/>
            <w:right w:val="none" w:sz="0" w:space="0" w:color="auto"/>
          </w:divBdr>
        </w:div>
        <w:div w:id="696783339">
          <w:marLeft w:val="640"/>
          <w:marRight w:val="0"/>
          <w:marTop w:val="0"/>
          <w:marBottom w:val="0"/>
          <w:divBdr>
            <w:top w:val="none" w:sz="0" w:space="0" w:color="auto"/>
            <w:left w:val="none" w:sz="0" w:space="0" w:color="auto"/>
            <w:bottom w:val="none" w:sz="0" w:space="0" w:color="auto"/>
            <w:right w:val="none" w:sz="0" w:space="0" w:color="auto"/>
          </w:divBdr>
        </w:div>
        <w:div w:id="1720589590">
          <w:marLeft w:val="640"/>
          <w:marRight w:val="0"/>
          <w:marTop w:val="0"/>
          <w:marBottom w:val="0"/>
          <w:divBdr>
            <w:top w:val="none" w:sz="0" w:space="0" w:color="auto"/>
            <w:left w:val="none" w:sz="0" w:space="0" w:color="auto"/>
            <w:bottom w:val="none" w:sz="0" w:space="0" w:color="auto"/>
            <w:right w:val="none" w:sz="0" w:space="0" w:color="auto"/>
          </w:divBdr>
        </w:div>
        <w:div w:id="1589654399">
          <w:marLeft w:val="640"/>
          <w:marRight w:val="0"/>
          <w:marTop w:val="0"/>
          <w:marBottom w:val="0"/>
          <w:divBdr>
            <w:top w:val="none" w:sz="0" w:space="0" w:color="auto"/>
            <w:left w:val="none" w:sz="0" w:space="0" w:color="auto"/>
            <w:bottom w:val="none" w:sz="0" w:space="0" w:color="auto"/>
            <w:right w:val="none" w:sz="0" w:space="0" w:color="auto"/>
          </w:divBdr>
        </w:div>
        <w:div w:id="439573630">
          <w:marLeft w:val="640"/>
          <w:marRight w:val="0"/>
          <w:marTop w:val="0"/>
          <w:marBottom w:val="0"/>
          <w:divBdr>
            <w:top w:val="none" w:sz="0" w:space="0" w:color="auto"/>
            <w:left w:val="none" w:sz="0" w:space="0" w:color="auto"/>
            <w:bottom w:val="none" w:sz="0" w:space="0" w:color="auto"/>
            <w:right w:val="none" w:sz="0" w:space="0" w:color="auto"/>
          </w:divBdr>
        </w:div>
        <w:div w:id="1714189252">
          <w:marLeft w:val="640"/>
          <w:marRight w:val="0"/>
          <w:marTop w:val="0"/>
          <w:marBottom w:val="0"/>
          <w:divBdr>
            <w:top w:val="none" w:sz="0" w:space="0" w:color="auto"/>
            <w:left w:val="none" w:sz="0" w:space="0" w:color="auto"/>
            <w:bottom w:val="none" w:sz="0" w:space="0" w:color="auto"/>
            <w:right w:val="none" w:sz="0" w:space="0" w:color="auto"/>
          </w:divBdr>
        </w:div>
        <w:div w:id="1597514874">
          <w:marLeft w:val="640"/>
          <w:marRight w:val="0"/>
          <w:marTop w:val="0"/>
          <w:marBottom w:val="0"/>
          <w:divBdr>
            <w:top w:val="none" w:sz="0" w:space="0" w:color="auto"/>
            <w:left w:val="none" w:sz="0" w:space="0" w:color="auto"/>
            <w:bottom w:val="none" w:sz="0" w:space="0" w:color="auto"/>
            <w:right w:val="none" w:sz="0" w:space="0" w:color="auto"/>
          </w:divBdr>
        </w:div>
        <w:div w:id="2144037386">
          <w:marLeft w:val="640"/>
          <w:marRight w:val="0"/>
          <w:marTop w:val="0"/>
          <w:marBottom w:val="0"/>
          <w:divBdr>
            <w:top w:val="none" w:sz="0" w:space="0" w:color="auto"/>
            <w:left w:val="none" w:sz="0" w:space="0" w:color="auto"/>
            <w:bottom w:val="none" w:sz="0" w:space="0" w:color="auto"/>
            <w:right w:val="none" w:sz="0" w:space="0" w:color="auto"/>
          </w:divBdr>
        </w:div>
        <w:div w:id="385761860">
          <w:marLeft w:val="640"/>
          <w:marRight w:val="0"/>
          <w:marTop w:val="0"/>
          <w:marBottom w:val="0"/>
          <w:divBdr>
            <w:top w:val="none" w:sz="0" w:space="0" w:color="auto"/>
            <w:left w:val="none" w:sz="0" w:space="0" w:color="auto"/>
            <w:bottom w:val="none" w:sz="0" w:space="0" w:color="auto"/>
            <w:right w:val="none" w:sz="0" w:space="0" w:color="auto"/>
          </w:divBdr>
        </w:div>
        <w:div w:id="1341352488">
          <w:marLeft w:val="640"/>
          <w:marRight w:val="0"/>
          <w:marTop w:val="0"/>
          <w:marBottom w:val="0"/>
          <w:divBdr>
            <w:top w:val="none" w:sz="0" w:space="0" w:color="auto"/>
            <w:left w:val="none" w:sz="0" w:space="0" w:color="auto"/>
            <w:bottom w:val="none" w:sz="0" w:space="0" w:color="auto"/>
            <w:right w:val="none" w:sz="0" w:space="0" w:color="auto"/>
          </w:divBdr>
        </w:div>
        <w:div w:id="638610044">
          <w:marLeft w:val="640"/>
          <w:marRight w:val="0"/>
          <w:marTop w:val="0"/>
          <w:marBottom w:val="0"/>
          <w:divBdr>
            <w:top w:val="none" w:sz="0" w:space="0" w:color="auto"/>
            <w:left w:val="none" w:sz="0" w:space="0" w:color="auto"/>
            <w:bottom w:val="none" w:sz="0" w:space="0" w:color="auto"/>
            <w:right w:val="none" w:sz="0" w:space="0" w:color="auto"/>
          </w:divBdr>
        </w:div>
        <w:div w:id="856388967">
          <w:marLeft w:val="640"/>
          <w:marRight w:val="0"/>
          <w:marTop w:val="0"/>
          <w:marBottom w:val="0"/>
          <w:divBdr>
            <w:top w:val="none" w:sz="0" w:space="0" w:color="auto"/>
            <w:left w:val="none" w:sz="0" w:space="0" w:color="auto"/>
            <w:bottom w:val="none" w:sz="0" w:space="0" w:color="auto"/>
            <w:right w:val="none" w:sz="0" w:space="0" w:color="auto"/>
          </w:divBdr>
        </w:div>
        <w:div w:id="276955715">
          <w:marLeft w:val="640"/>
          <w:marRight w:val="0"/>
          <w:marTop w:val="0"/>
          <w:marBottom w:val="0"/>
          <w:divBdr>
            <w:top w:val="none" w:sz="0" w:space="0" w:color="auto"/>
            <w:left w:val="none" w:sz="0" w:space="0" w:color="auto"/>
            <w:bottom w:val="none" w:sz="0" w:space="0" w:color="auto"/>
            <w:right w:val="none" w:sz="0" w:space="0" w:color="auto"/>
          </w:divBdr>
        </w:div>
        <w:div w:id="1484588005">
          <w:marLeft w:val="640"/>
          <w:marRight w:val="0"/>
          <w:marTop w:val="0"/>
          <w:marBottom w:val="0"/>
          <w:divBdr>
            <w:top w:val="none" w:sz="0" w:space="0" w:color="auto"/>
            <w:left w:val="none" w:sz="0" w:space="0" w:color="auto"/>
            <w:bottom w:val="none" w:sz="0" w:space="0" w:color="auto"/>
            <w:right w:val="none" w:sz="0" w:space="0" w:color="auto"/>
          </w:divBdr>
        </w:div>
        <w:div w:id="1666130501">
          <w:marLeft w:val="640"/>
          <w:marRight w:val="0"/>
          <w:marTop w:val="0"/>
          <w:marBottom w:val="0"/>
          <w:divBdr>
            <w:top w:val="none" w:sz="0" w:space="0" w:color="auto"/>
            <w:left w:val="none" w:sz="0" w:space="0" w:color="auto"/>
            <w:bottom w:val="none" w:sz="0" w:space="0" w:color="auto"/>
            <w:right w:val="none" w:sz="0" w:space="0" w:color="auto"/>
          </w:divBdr>
        </w:div>
        <w:div w:id="978849079">
          <w:marLeft w:val="640"/>
          <w:marRight w:val="0"/>
          <w:marTop w:val="0"/>
          <w:marBottom w:val="0"/>
          <w:divBdr>
            <w:top w:val="none" w:sz="0" w:space="0" w:color="auto"/>
            <w:left w:val="none" w:sz="0" w:space="0" w:color="auto"/>
            <w:bottom w:val="none" w:sz="0" w:space="0" w:color="auto"/>
            <w:right w:val="none" w:sz="0" w:space="0" w:color="auto"/>
          </w:divBdr>
        </w:div>
        <w:div w:id="285308476">
          <w:marLeft w:val="640"/>
          <w:marRight w:val="0"/>
          <w:marTop w:val="0"/>
          <w:marBottom w:val="0"/>
          <w:divBdr>
            <w:top w:val="none" w:sz="0" w:space="0" w:color="auto"/>
            <w:left w:val="none" w:sz="0" w:space="0" w:color="auto"/>
            <w:bottom w:val="none" w:sz="0" w:space="0" w:color="auto"/>
            <w:right w:val="none" w:sz="0" w:space="0" w:color="auto"/>
          </w:divBdr>
        </w:div>
        <w:div w:id="2121143498">
          <w:marLeft w:val="640"/>
          <w:marRight w:val="0"/>
          <w:marTop w:val="0"/>
          <w:marBottom w:val="0"/>
          <w:divBdr>
            <w:top w:val="none" w:sz="0" w:space="0" w:color="auto"/>
            <w:left w:val="none" w:sz="0" w:space="0" w:color="auto"/>
            <w:bottom w:val="none" w:sz="0" w:space="0" w:color="auto"/>
            <w:right w:val="none" w:sz="0" w:space="0" w:color="auto"/>
          </w:divBdr>
        </w:div>
        <w:div w:id="416099846">
          <w:marLeft w:val="640"/>
          <w:marRight w:val="0"/>
          <w:marTop w:val="0"/>
          <w:marBottom w:val="0"/>
          <w:divBdr>
            <w:top w:val="none" w:sz="0" w:space="0" w:color="auto"/>
            <w:left w:val="none" w:sz="0" w:space="0" w:color="auto"/>
            <w:bottom w:val="none" w:sz="0" w:space="0" w:color="auto"/>
            <w:right w:val="none" w:sz="0" w:space="0" w:color="auto"/>
          </w:divBdr>
        </w:div>
        <w:div w:id="813765062">
          <w:marLeft w:val="640"/>
          <w:marRight w:val="0"/>
          <w:marTop w:val="0"/>
          <w:marBottom w:val="0"/>
          <w:divBdr>
            <w:top w:val="none" w:sz="0" w:space="0" w:color="auto"/>
            <w:left w:val="none" w:sz="0" w:space="0" w:color="auto"/>
            <w:bottom w:val="none" w:sz="0" w:space="0" w:color="auto"/>
            <w:right w:val="none" w:sz="0" w:space="0" w:color="auto"/>
          </w:divBdr>
        </w:div>
        <w:div w:id="1967420933">
          <w:marLeft w:val="640"/>
          <w:marRight w:val="0"/>
          <w:marTop w:val="0"/>
          <w:marBottom w:val="0"/>
          <w:divBdr>
            <w:top w:val="none" w:sz="0" w:space="0" w:color="auto"/>
            <w:left w:val="none" w:sz="0" w:space="0" w:color="auto"/>
            <w:bottom w:val="none" w:sz="0" w:space="0" w:color="auto"/>
            <w:right w:val="none" w:sz="0" w:space="0" w:color="auto"/>
          </w:divBdr>
        </w:div>
        <w:div w:id="1053040447">
          <w:marLeft w:val="640"/>
          <w:marRight w:val="0"/>
          <w:marTop w:val="0"/>
          <w:marBottom w:val="0"/>
          <w:divBdr>
            <w:top w:val="none" w:sz="0" w:space="0" w:color="auto"/>
            <w:left w:val="none" w:sz="0" w:space="0" w:color="auto"/>
            <w:bottom w:val="none" w:sz="0" w:space="0" w:color="auto"/>
            <w:right w:val="none" w:sz="0" w:space="0" w:color="auto"/>
          </w:divBdr>
        </w:div>
        <w:div w:id="1302346069">
          <w:marLeft w:val="640"/>
          <w:marRight w:val="0"/>
          <w:marTop w:val="0"/>
          <w:marBottom w:val="0"/>
          <w:divBdr>
            <w:top w:val="none" w:sz="0" w:space="0" w:color="auto"/>
            <w:left w:val="none" w:sz="0" w:space="0" w:color="auto"/>
            <w:bottom w:val="none" w:sz="0" w:space="0" w:color="auto"/>
            <w:right w:val="none" w:sz="0" w:space="0" w:color="auto"/>
          </w:divBdr>
        </w:div>
        <w:div w:id="43603717">
          <w:marLeft w:val="640"/>
          <w:marRight w:val="0"/>
          <w:marTop w:val="0"/>
          <w:marBottom w:val="0"/>
          <w:divBdr>
            <w:top w:val="none" w:sz="0" w:space="0" w:color="auto"/>
            <w:left w:val="none" w:sz="0" w:space="0" w:color="auto"/>
            <w:bottom w:val="none" w:sz="0" w:space="0" w:color="auto"/>
            <w:right w:val="none" w:sz="0" w:space="0" w:color="auto"/>
          </w:divBdr>
        </w:div>
        <w:div w:id="1866937829">
          <w:marLeft w:val="640"/>
          <w:marRight w:val="0"/>
          <w:marTop w:val="0"/>
          <w:marBottom w:val="0"/>
          <w:divBdr>
            <w:top w:val="none" w:sz="0" w:space="0" w:color="auto"/>
            <w:left w:val="none" w:sz="0" w:space="0" w:color="auto"/>
            <w:bottom w:val="none" w:sz="0" w:space="0" w:color="auto"/>
            <w:right w:val="none" w:sz="0" w:space="0" w:color="auto"/>
          </w:divBdr>
        </w:div>
        <w:div w:id="411435760">
          <w:marLeft w:val="640"/>
          <w:marRight w:val="0"/>
          <w:marTop w:val="0"/>
          <w:marBottom w:val="0"/>
          <w:divBdr>
            <w:top w:val="none" w:sz="0" w:space="0" w:color="auto"/>
            <w:left w:val="none" w:sz="0" w:space="0" w:color="auto"/>
            <w:bottom w:val="none" w:sz="0" w:space="0" w:color="auto"/>
            <w:right w:val="none" w:sz="0" w:space="0" w:color="auto"/>
          </w:divBdr>
        </w:div>
        <w:div w:id="1001006934">
          <w:marLeft w:val="640"/>
          <w:marRight w:val="0"/>
          <w:marTop w:val="0"/>
          <w:marBottom w:val="0"/>
          <w:divBdr>
            <w:top w:val="none" w:sz="0" w:space="0" w:color="auto"/>
            <w:left w:val="none" w:sz="0" w:space="0" w:color="auto"/>
            <w:bottom w:val="none" w:sz="0" w:space="0" w:color="auto"/>
            <w:right w:val="none" w:sz="0" w:space="0" w:color="auto"/>
          </w:divBdr>
        </w:div>
        <w:div w:id="475679915">
          <w:marLeft w:val="640"/>
          <w:marRight w:val="0"/>
          <w:marTop w:val="0"/>
          <w:marBottom w:val="0"/>
          <w:divBdr>
            <w:top w:val="none" w:sz="0" w:space="0" w:color="auto"/>
            <w:left w:val="none" w:sz="0" w:space="0" w:color="auto"/>
            <w:bottom w:val="none" w:sz="0" w:space="0" w:color="auto"/>
            <w:right w:val="none" w:sz="0" w:space="0" w:color="auto"/>
          </w:divBdr>
        </w:div>
        <w:div w:id="1500386751">
          <w:marLeft w:val="640"/>
          <w:marRight w:val="0"/>
          <w:marTop w:val="0"/>
          <w:marBottom w:val="0"/>
          <w:divBdr>
            <w:top w:val="none" w:sz="0" w:space="0" w:color="auto"/>
            <w:left w:val="none" w:sz="0" w:space="0" w:color="auto"/>
            <w:bottom w:val="none" w:sz="0" w:space="0" w:color="auto"/>
            <w:right w:val="none" w:sz="0" w:space="0" w:color="auto"/>
          </w:divBdr>
        </w:div>
        <w:div w:id="1202522933">
          <w:marLeft w:val="640"/>
          <w:marRight w:val="0"/>
          <w:marTop w:val="0"/>
          <w:marBottom w:val="0"/>
          <w:divBdr>
            <w:top w:val="none" w:sz="0" w:space="0" w:color="auto"/>
            <w:left w:val="none" w:sz="0" w:space="0" w:color="auto"/>
            <w:bottom w:val="none" w:sz="0" w:space="0" w:color="auto"/>
            <w:right w:val="none" w:sz="0" w:space="0" w:color="auto"/>
          </w:divBdr>
        </w:div>
        <w:div w:id="199171238">
          <w:marLeft w:val="640"/>
          <w:marRight w:val="0"/>
          <w:marTop w:val="0"/>
          <w:marBottom w:val="0"/>
          <w:divBdr>
            <w:top w:val="none" w:sz="0" w:space="0" w:color="auto"/>
            <w:left w:val="none" w:sz="0" w:space="0" w:color="auto"/>
            <w:bottom w:val="none" w:sz="0" w:space="0" w:color="auto"/>
            <w:right w:val="none" w:sz="0" w:space="0" w:color="auto"/>
          </w:divBdr>
        </w:div>
        <w:div w:id="761531997">
          <w:marLeft w:val="640"/>
          <w:marRight w:val="0"/>
          <w:marTop w:val="0"/>
          <w:marBottom w:val="0"/>
          <w:divBdr>
            <w:top w:val="none" w:sz="0" w:space="0" w:color="auto"/>
            <w:left w:val="none" w:sz="0" w:space="0" w:color="auto"/>
            <w:bottom w:val="none" w:sz="0" w:space="0" w:color="auto"/>
            <w:right w:val="none" w:sz="0" w:space="0" w:color="auto"/>
          </w:divBdr>
        </w:div>
        <w:div w:id="52824223">
          <w:marLeft w:val="640"/>
          <w:marRight w:val="0"/>
          <w:marTop w:val="0"/>
          <w:marBottom w:val="0"/>
          <w:divBdr>
            <w:top w:val="none" w:sz="0" w:space="0" w:color="auto"/>
            <w:left w:val="none" w:sz="0" w:space="0" w:color="auto"/>
            <w:bottom w:val="none" w:sz="0" w:space="0" w:color="auto"/>
            <w:right w:val="none" w:sz="0" w:space="0" w:color="auto"/>
          </w:divBdr>
        </w:div>
        <w:div w:id="1390883277">
          <w:marLeft w:val="640"/>
          <w:marRight w:val="0"/>
          <w:marTop w:val="0"/>
          <w:marBottom w:val="0"/>
          <w:divBdr>
            <w:top w:val="none" w:sz="0" w:space="0" w:color="auto"/>
            <w:left w:val="none" w:sz="0" w:space="0" w:color="auto"/>
            <w:bottom w:val="none" w:sz="0" w:space="0" w:color="auto"/>
            <w:right w:val="none" w:sz="0" w:space="0" w:color="auto"/>
          </w:divBdr>
        </w:div>
        <w:div w:id="186598511">
          <w:marLeft w:val="640"/>
          <w:marRight w:val="0"/>
          <w:marTop w:val="0"/>
          <w:marBottom w:val="0"/>
          <w:divBdr>
            <w:top w:val="none" w:sz="0" w:space="0" w:color="auto"/>
            <w:left w:val="none" w:sz="0" w:space="0" w:color="auto"/>
            <w:bottom w:val="none" w:sz="0" w:space="0" w:color="auto"/>
            <w:right w:val="none" w:sz="0" w:space="0" w:color="auto"/>
          </w:divBdr>
        </w:div>
        <w:div w:id="1651597982">
          <w:marLeft w:val="640"/>
          <w:marRight w:val="0"/>
          <w:marTop w:val="0"/>
          <w:marBottom w:val="0"/>
          <w:divBdr>
            <w:top w:val="none" w:sz="0" w:space="0" w:color="auto"/>
            <w:left w:val="none" w:sz="0" w:space="0" w:color="auto"/>
            <w:bottom w:val="none" w:sz="0" w:space="0" w:color="auto"/>
            <w:right w:val="none" w:sz="0" w:space="0" w:color="auto"/>
          </w:divBdr>
        </w:div>
        <w:div w:id="1992907510">
          <w:marLeft w:val="640"/>
          <w:marRight w:val="0"/>
          <w:marTop w:val="0"/>
          <w:marBottom w:val="0"/>
          <w:divBdr>
            <w:top w:val="none" w:sz="0" w:space="0" w:color="auto"/>
            <w:left w:val="none" w:sz="0" w:space="0" w:color="auto"/>
            <w:bottom w:val="none" w:sz="0" w:space="0" w:color="auto"/>
            <w:right w:val="none" w:sz="0" w:space="0" w:color="auto"/>
          </w:divBdr>
        </w:div>
        <w:div w:id="757797526">
          <w:marLeft w:val="640"/>
          <w:marRight w:val="0"/>
          <w:marTop w:val="0"/>
          <w:marBottom w:val="0"/>
          <w:divBdr>
            <w:top w:val="none" w:sz="0" w:space="0" w:color="auto"/>
            <w:left w:val="none" w:sz="0" w:space="0" w:color="auto"/>
            <w:bottom w:val="none" w:sz="0" w:space="0" w:color="auto"/>
            <w:right w:val="none" w:sz="0" w:space="0" w:color="auto"/>
          </w:divBdr>
        </w:div>
        <w:div w:id="523707891">
          <w:marLeft w:val="640"/>
          <w:marRight w:val="0"/>
          <w:marTop w:val="0"/>
          <w:marBottom w:val="0"/>
          <w:divBdr>
            <w:top w:val="none" w:sz="0" w:space="0" w:color="auto"/>
            <w:left w:val="none" w:sz="0" w:space="0" w:color="auto"/>
            <w:bottom w:val="none" w:sz="0" w:space="0" w:color="auto"/>
            <w:right w:val="none" w:sz="0" w:space="0" w:color="auto"/>
          </w:divBdr>
        </w:div>
        <w:div w:id="1599215276">
          <w:marLeft w:val="640"/>
          <w:marRight w:val="0"/>
          <w:marTop w:val="0"/>
          <w:marBottom w:val="0"/>
          <w:divBdr>
            <w:top w:val="none" w:sz="0" w:space="0" w:color="auto"/>
            <w:left w:val="none" w:sz="0" w:space="0" w:color="auto"/>
            <w:bottom w:val="none" w:sz="0" w:space="0" w:color="auto"/>
            <w:right w:val="none" w:sz="0" w:space="0" w:color="auto"/>
          </w:divBdr>
        </w:div>
        <w:div w:id="1357150692">
          <w:marLeft w:val="640"/>
          <w:marRight w:val="0"/>
          <w:marTop w:val="0"/>
          <w:marBottom w:val="0"/>
          <w:divBdr>
            <w:top w:val="none" w:sz="0" w:space="0" w:color="auto"/>
            <w:left w:val="none" w:sz="0" w:space="0" w:color="auto"/>
            <w:bottom w:val="none" w:sz="0" w:space="0" w:color="auto"/>
            <w:right w:val="none" w:sz="0" w:space="0" w:color="auto"/>
          </w:divBdr>
        </w:div>
        <w:div w:id="1308974584">
          <w:marLeft w:val="640"/>
          <w:marRight w:val="0"/>
          <w:marTop w:val="0"/>
          <w:marBottom w:val="0"/>
          <w:divBdr>
            <w:top w:val="none" w:sz="0" w:space="0" w:color="auto"/>
            <w:left w:val="none" w:sz="0" w:space="0" w:color="auto"/>
            <w:bottom w:val="none" w:sz="0" w:space="0" w:color="auto"/>
            <w:right w:val="none" w:sz="0" w:space="0" w:color="auto"/>
          </w:divBdr>
        </w:div>
        <w:div w:id="692194393">
          <w:marLeft w:val="640"/>
          <w:marRight w:val="0"/>
          <w:marTop w:val="0"/>
          <w:marBottom w:val="0"/>
          <w:divBdr>
            <w:top w:val="none" w:sz="0" w:space="0" w:color="auto"/>
            <w:left w:val="none" w:sz="0" w:space="0" w:color="auto"/>
            <w:bottom w:val="none" w:sz="0" w:space="0" w:color="auto"/>
            <w:right w:val="none" w:sz="0" w:space="0" w:color="auto"/>
          </w:divBdr>
        </w:div>
        <w:div w:id="841550614">
          <w:marLeft w:val="640"/>
          <w:marRight w:val="0"/>
          <w:marTop w:val="0"/>
          <w:marBottom w:val="0"/>
          <w:divBdr>
            <w:top w:val="none" w:sz="0" w:space="0" w:color="auto"/>
            <w:left w:val="none" w:sz="0" w:space="0" w:color="auto"/>
            <w:bottom w:val="none" w:sz="0" w:space="0" w:color="auto"/>
            <w:right w:val="none" w:sz="0" w:space="0" w:color="auto"/>
          </w:divBdr>
        </w:div>
        <w:div w:id="1685084157">
          <w:marLeft w:val="640"/>
          <w:marRight w:val="0"/>
          <w:marTop w:val="0"/>
          <w:marBottom w:val="0"/>
          <w:divBdr>
            <w:top w:val="none" w:sz="0" w:space="0" w:color="auto"/>
            <w:left w:val="none" w:sz="0" w:space="0" w:color="auto"/>
            <w:bottom w:val="none" w:sz="0" w:space="0" w:color="auto"/>
            <w:right w:val="none" w:sz="0" w:space="0" w:color="auto"/>
          </w:divBdr>
        </w:div>
        <w:div w:id="967974596">
          <w:marLeft w:val="640"/>
          <w:marRight w:val="0"/>
          <w:marTop w:val="0"/>
          <w:marBottom w:val="0"/>
          <w:divBdr>
            <w:top w:val="none" w:sz="0" w:space="0" w:color="auto"/>
            <w:left w:val="none" w:sz="0" w:space="0" w:color="auto"/>
            <w:bottom w:val="none" w:sz="0" w:space="0" w:color="auto"/>
            <w:right w:val="none" w:sz="0" w:space="0" w:color="auto"/>
          </w:divBdr>
        </w:div>
        <w:div w:id="1678381771">
          <w:marLeft w:val="640"/>
          <w:marRight w:val="0"/>
          <w:marTop w:val="0"/>
          <w:marBottom w:val="0"/>
          <w:divBdr>
            <w:top w:val="none" w:sz="0" w:space="0" w:color="auto"/>
            <w:left w:val="none" w:sz="0" w:space="0" w:color="auto"/>
            <w:bottom w:val="none" w:sz="0" w:space="0" w:color="auto"/>
            <w:right w:val="none" w:sz="0" w:space="0" w:color="auto"/>
          </w:divBdr>
        </w:div>
        <w:div w:id="361445573">
          <w:marLeft w:val="640"/>
          <w:marRight w:val="0"/>
          <w:marTop w:val="0"/>
          <w:marBottom w:val="0"/>
          <w:divBdr>
            <w:top w:val="none" w:sz="0" w:space="0" w:color="auto"/>
            <w:left w:val="none" w:sz="0" w:space="0" w:color="auto"/>
            <w:bottom w:val="none" w:sz="0" w:space="0" w:color="auto"/>
            <w:right w:val="none" w:sz="0" w:space="0" w:color="auto"/>
          </w:divBdr>
        </w:div>
        <w:div w:id="2083985884">
          <w:marLeft w:val="640"/>
          <w:marRight w:val="0"/>
          <w:marTop w:val="0"/>
          <w:marBottom w:val="0"/>
          <w:divBdr>
            <w:top w:val="none" w:sz="0" w:space="0" w:color="auto"/>
            <w:left w:val="none" w:sz="0" w:space="0" w:color="auto"/>
            <w:bottom w:val="none" w:sz="0" w:space="0" w:color="auto"/>
            <w:right w:val="none" w:sz="0" w:space="0" w:color="auto"/>
          </w:divBdr>
        </w:div>
        <w:div w:id="490027817">
          <w:marLeft w:val="640"/>
          <w:marRight w:val="0"/>
          <w:marTop w:val="0"/>
          <w:marBottom w:val="0"/>
          <w:divBdr>
            <w:top w:val="none" w:sz="0" w:space="0" w:color="auto"/>
            <w:left w:val="none" w:sz="0" w:space="0" w:color="auto"/>
            <w:bottom w:val="none" w:sz="0" w:space="0" w:color="auto"/>
            <w:right w:val="none" w:sz="0" w:space="0" w:color="auto"/>
          </w:divBdr>
        </w:div>
        <w:div w:id="467665938">
          <w:marLeft w:val="640"/>
          <w:marRight w:val="0"/>
          <w:marTop w:val="0"/>
          <w:marBottom w:val="0"/>
          <w:divBdr>
            <w:top w:val="none" w:sz="0" w:space="0" w:color="auto"/>
            <w:left w:val="none" w:sz="0" w:space="0" w:color="auto"/>
            <w:bottom w:val="none" w:sz="0" w:space="0" w:color="auto"/>
            <w:right w:val="none" w:sz="0" w:space="0" w:color="auto"/>
          </w:divBdr>
        </w:div>
        <w:div w:id="478155630">
          <w:marLeft w:val="640"/>
          <w:marRight w:val="0"/>
          <w:marTop w:val="0"/>
          <w:marBottom w:val="0"/>
          <w:divBdr>
            <w:top w:val="none" w:sz="0" w:space="0" w:color="auto"/>
            <w:left w:val="none" w:sz="0" w:space="0" w:color="auto"/>
            <w:bottom w:val="none" w:sz="0" w:space="0" w:color="auto"/>
            <w:right w:val="none" w:sz="0" w:space="0" w:color="auto"/>
          </w:divBdr>
        </w:div>
        <w:div w:id="2013756849">
          <w:marLeft w:val="640"/>
          <w:marRight w:val="0"/>
          <w:marTop w:val="0"/>
          <w:marBottom w:val="0"/>
          <w:divBdr>
            <w:top w:val="none" w:sz="0" w:space="0" w:color="auto"/>
            <w:left w:val="none" w:sz="0" w:space="0" w:color="auto"/>
            <w:bottom w:val="none" w:sz="0" w:space="0" w:color="auto"/>
            <w:right w:val="none" w:sz="0" w:space="0" w:color="auto"/>
          </w:divBdr>
        </w:div>
        <w:div w:id="201871591">
          <w:marLeft w:val="640"/>
          <w:marRight w:val="0"/>
          <w:marTop w:val="0"/>
          <w:marBottom w:val="0"/>
          <w:divBdr>
            <w:top w:val="none" w:sz="0" w:space="0" w:color="auto"/>
            <w:left w:val="none" w:sz="0" w:space="0" w:color="auto"/>
            <w:bottom w:val="none" w:sz="0" w:space="0" w:color="auto"/>
            <w:right w:val="none" w:sz="0" w:space="0" w:color="auto"/>
          </w:divBdr>
        </w:div>
        <w:div w:id="1341930677">
          <w:marLeft w:val="640"/>
          <w:marRight w:val="0"/>
          <w:marTop w:val="0"/>
          <w:marBottom w:val="0"/>
          <w:divBdr>
            <w:top w:val="none" w:sz="0" w:space="0" w:color="auto"/>
            <w:left w:val="none" w:sz="0" w:space="0" w:color="auto"/>
            <w:bottom w:val="none" w:sz="0" w:space="0" w:color="auto"/>
            <w:right w:val="none" w:sz="0" w:space="0" w:color="auto"/>
          </w:divBdr>
        </w:div>
        <w:div w:id="378477787">
          <w:marLeft w:val="640"/>
          <w:marRight w:val="0"/>
          <w:marTop w:val="0"/>
          <w:marBottom w:val="0"/>
          <w:divBdr>
            <w:top w:val="none" w:sz="0" w:space="0" w:color="auto"/>
            <w:left w:val="none" w:sz="0" w:space="0" w:color="auto"/>
            <w:bottom w:val="none" w:sz="0" w:space="0" w:color="auto"/>
            <w:right w:val="none" w:sz="0" w:space="0" w:color="auto"/>
          </w:divBdr>
        </w:div>
        <w:div w:id="454955383">
          <w:marLeft w:val="640"/>
          <w:marRight w:val="0"/>
          <w:marTop w:val="0"/>
          <w:marBottom w:val="0"/>
          <w:divBdr>
            <w:top w:val="none" w:sz="0" w:space="0" w:color="auto"/>
            <w:left w:val="none" w:sz="0" w:space="0" w:color="auto"/>
            <w:bottom w:val="none" w:sz="0" w:space="0" w:color="auto"/>
            <w:right w:val="none" w:sz="0" w:space="0" w:color="auto"/>
          </w:divBdr>
        </w:div>
        <w:div w:id="379289364">
          <w:marLeft w:val="640"/>
          <w:marRight w:val="0"/>
          <w:marTop w:val="0"/>
          <w:marBottom w:val="0"/>
          <w:divBdr>
            <w:top w:val="none" w:sz="0" w:space="0" w:color="auto"/>
            <w:left w:val="none" w:sz="0" w:space="0" w:color="auto"/>
            <w:bottom w:val="none" w:sz="0" w:space="0" w:color="auto"/>
            <w:right w:val="none" w:sz="0" w:space="0" w:color="auto"/>
          </w:divBdr>
        </w:div>
        <w:div w:id="1187596434">
          <w:marLeft w:val="640"/>
          <w:marRight w:val="0"/>
          <w:marTop w:val="0"/>
          <w:marBottom w:val="0"/>
          <w:divBdr>
            <w:top w:val="none" w:sz="0" w:space="0" w:color="auto"/>
            <w:left w:val="none" w:sz="0" w:space="0" w:color="auto"/>
            <w:bottom w:val="none" w:sz="0" w:space="0" w:color="auto"/>
            <w:right w:val="none" w:sz="0" w:space="0" w:color="auto"/>
          </w:divBdr>
        </w:div>
        <w:div w:id="582032812">
          <w:marLeft w:val="640"/>
          <w:marRight w:val="0"/>
          <w:marTop w:val="0"/>
          <w:marBottom w:val="0"/>
          <w:divBdr>
            <w:top w:val="none" w:sz="0" w:space="0" w:color="auto"/>
            <w:left w:val="none" w:sz="0" w:space="0" w:color="auto"/>
            <w:bottom w:val="none" w:sz="0" w:space="0" w:color="auto"/>
            <w:right w:val="none" w:sz="0" w:space="0" w:color="auto"/>
          </w:divBdr>
        </w:div>
        <w:div w:id="1851750292">
          <w:marLeft w:val="640"/>
          <w:marRight w:val="0"/>
          <w:marTop w:val="0"/>
          <w:marBottom w:val="0"/>
          <w:divBdr>
            <w:top w:val="none" w:sz="0" w:space="0" w:color="auto"/>
            <w:left w:val="none" w:sz="0" w:space="0" w:color="auto"/>
            <w:bottom w:val="none" w:sz="0" w:space="0" w:color="auto"/>
            <w:right w:val="none" w:sz="0" w:space="0" w:color="auto"/>
          </w:divBdr>
        </w:div>
        <w:div w:id="495266648">
          <w:marLeft w:val="640"/>
          <w:marRight w:val="0"/>
          <w:marTop w:val="0"/>
          <w:marBottom w:val="0"/>
          <w:divBdr>
            <w:top w:val="none" w:sz="0" w:space="0" w:color="auto"/>
            <w:left w:val="none" w:sz="0" w:space="0" w:color="auto"/>
            <w:bottom w:val="none" w:sz="0" w:space="0" w:color="auto"/>
            <w:right w:val="none" w:sz="0" w:space="0" w:color="auto"/>
          </w:divBdr>
        </w:div>
        <w:div w:id="1740177549">
          <w:marLeft w:val="640"/>
          <w:marRight w:val="0"/>
          <w:marTop w:val="0"/>
          <w:marBottom w:val="0"/>
          <w:divBdr>
            <w:top w:val="none" w:sz="0" w:space="0" w:color="auto"/>
            <w:left w:val="none" w:sz="0" w:space="0" w:color="auto"/>
            <w:bottom w:val="none" w:sz="0" w:space="0" w:color="auto"/>
            <w:right w:val="none" w:sz="0" w:space="0" w:color="auto"/>
          </w:divBdr>
        </w:div>
        <w:div w:id="487093244">
          <w:marLeft w:val="640"/>
          <w:marRight w:val="0"/>
          <w:marTop w:val="0"/>
          <w:marBottom w:val="0"/>
          <w:divBdr>
            <w:top w:val="none" w:sz="0" w:space="0" w:color="auto"/>
            <w:left w:val="none" w:sz="0" w:space="0" w:color="auto"/>
            <w:bottom w:val="none" w:sz="0" w:space="0" w:color="auto"/>
            <w:right w:val="none" w:sz="0" w:space="0" w:color="auto"/>
          </w:divBdr>
        </w:div>
        <w:div w:id="754594429">
          <w:marLeft w:val="640"/>
          <w:marRight w:val="0"/>
          <w:marTop w:val="0"/>
          <w:marBottom w:val="0"/>
          <w:divBdr>
            <w:top w:val="none" w:sz="0" w:space="0" w:color="auto"/>
            <w:left w:val="none" w:sz="0" w:space="0" w:color="auto"/>
            <w:bottom w:val="none" w:sz="0" w:space="0" w:color="auto"/>
            <w:right w:val="none" w:sz="0" w:space="0" w:color="auto"/>
          </w:divBdr>
        </w:div>
        <w:div w:id="6374987">
          <w:marLeft w:val="640"/>
          <w:marRight w:val="0"/>
          <w:marTop w:val="0"/>
          <w:marBottom w:val="0"/>
          <w:divBdr>
            <w:top w:val="none" w:sz="0" w:space="0" w:color="auto"/>
            <w:left w:val="none" w:sz="0" w:space="0" w:color="auto"/>
            <w:bottom w:val="none" w:sz="0" w:space="0" w:color="auto"/>
            <w:right w:val="none" w:sz="0" w:space="0" w:color="auto"/>
          </w:divBdr>
        </w:div>
        <w:div w:id="988824642">
          <w:marLeft w:val="640"/>
          <w:marRight w:val="0"/>
          <w:marTop w:val="0"/>
          <w:marBottom w:val="0"/>
          <w:divBdr>
            <w:top w:val="none" w:sz="0" w:space="0" w:color="auto"/>
            <w:left w:val="none" w:sz="0" w:space="0" w:color="auto"/>
            <w:bottom w:val="none" w:sz="0" w:space="0" w:color="auto"/>
            <w:right w:val="none" w:sz="0" w:space="0" w:color="auto"/>
          </w:divBdr>
        </w:div>
        <w:div w:id="565144300">
          <w:marLeft w:val="640"/>
          <w:marRight w:val="0"/>
          <w:marTop w:val="0"/>
          <w:marBottom w:val="0"/>
          <w:divBdr>
            <w:top w:val="none" w:sz="0" w:space="0" w:color="auto"/>
            <w:left w:val="none" w:sz="0" w:space="0" w:color="auto"/>
            <w:bottom w:val="none" w:sz="0" w:space="0" w:color="auto"/>
            <w:right w:val="none" w:sz="0" w:space="0" w:color="auto"/>
          </w:divBdr>
        </w:div>
        <w:div w:id="407311166">
          <w:marLeft w:val="640"/>
          <w:marRight w:val="0"/>
          <w:marTop w:val="0"/>
          <w:marBottom w:val="0"/>
          <w:divBdr>
            <w:top w:val="none" w:sz="0" w:space="0" w:color="auto"/>
            <w:left w:val="none" w:sz="0" w:space="0" w:color="auto"/>
            <w:bottom w:val="none" w:sz="0" w:space="0" w:color="auto"/>
            <w:right w:val="none" w:sz="0" w:space="0" w:color="auto"/>
          </w:divBdr>
        </w:div>
        <w:div w:id="1089153896">
          <w:marLeft w:val="640"/>
          <w:marRight w:val="0"/>
          <w:marTop w:val="0"/>
          <w:marBottom w:val="0"/>
          <w:divBdr>
            <w:top w:val="none" w:sz="0" w:space="0" w:color="auto"/>
            <w:left w:val="none" w:sz="0" w:space="0" w:color="auto"/>
            <w:bottom w:val="none" w:sz="0" w:space="0" w:color="auto"/>
            <w:right w:val="none" w:sz="0" w:space="0" w:color="auto"/>
          </w:divBdr>
        </w:div>
        <w:div w:id="1328903670">
          <w:marLeft w:val="640"/>
          <w:marRight w:val="0"/>
          <w:marTop w:val="0"/>
          <w:marBottom w:val="0"/>
          <w:divBdr>
            <w:top w:val="none" w:sz="0" w:space="0" w:color="auto"/>
            <w:left w:val="none" w:sz="0" w:space="0" w:color="auto"/>
            <w:bottom w:val="none" w:sz="0" w:space="0" w:color="auto"/>
            <w:right w:val="none" w:sz="0" w:space="0" w:color="auto"/>
          </w:divBdr>
        </w:div>
        <w:div w:id="10643484">
          <w:marLeft w:val="640"/>
          <w:marRight w:val="0"/>
          <w:marTop w:val="0"/>
          <w:marBottom w:val="0"/>
          <w:divBdr>
            <w:top w:val="none" w:sz="0" w:space="0" w:color="auto"/>
            <w:left w:val="none" w:sz="0" w:space="0" w:color="auto"/>
            <w:bottom w:val="none" w:sz="0" w:space="0" w:color="auto"/>
            <w:right w:val="none" w:sz="0" w:space="0" w:color="auto"/>
          </w:divBdr>
        </w:div>
        <w:div w:id="385566367">
          <w:marLeft w:val="640"/>
          <w:marRight w:val="0"/>
          <w:marTop w:val="0"/>
          <w:marBottom w:val="0"/>
          <w:divBdr>
            <w:top w:val="none" w:sz="0" w:space="0" w:color="auto"/>
            <w:left w:val="none" w:sz="0" w:space="0" w:color="auto"/>
            <w:bottom w:val="none" w:sz="0" w:space="0" w:color="auto"/>
            <w:right w:val="none" w:sz="0" w:space="0" w:color="auto"/>
          </w:divBdr>
        </w:div>
        <w:div w:id="1780684974">
          <w:marLeft w:val="640"/>
          <w:marRight w:val="0"/>
          <w:marTop w:val="0"/>
          <w:marBottom w:val="0"/>
          <w:divBdr>
            <w:top w:val="none" w:sz="0" w:space="0" w:color="auto"/>
            <w:left w:val="none" w:sz="0" w:space="0" w:color="auto"/>
            <w:bottom w:val="none" w:sz="0" w:space="0" w:color="auto"/>
            <w:right w:val="none" w:sz="0" w:space="0" w:color="auto"/>
          </w:divBdr>
        </w:div>
        <w:div w:id="1556231702">
          <w:marLeft w:val="640"/>
          <w:marRight w:val="0"/>
          <w:marTop w:val="0"/>
          <w:marBottom w:val="0"/>
          <w:divBdr>
            <w:top w:val="none" w:sz="0" w:space="0" w:color="auto"/>
            <w:left w:val="none" w:sz="0" w:space="0" w:color="auto"/>
            <w:bottom w:val="none" w:sz="0" w:space="0" w:color="auto"/>
            <w:right w:val="none" w:sz="0" w:space="0" w:color="auto"/>
          </w:divBdr>
        </w:div>
        <w:div w:id="2022656305">
          <w:marLeft w:val="640"/>
          <w:marRight w:val="0"/>
          <w:marTop w:val="0"/>
          <w:marBottom w:val="0"/>
          <w:divBdr>
            <w:top w:val="none" w:sz="0" w:space="0" w:color="auto"/>
            <w:left w:val="none" w:sz="0" w:space="0" w:color="auto"/>
            <w:bottom w:val="none" w:sz="0" w:space="0" w:color="auto"/>
            <w:right w:val="none" w:sz="0" w:space="0" w:color="auto"/>
          </w:divBdr>
        </w:div>
        <w:div w:id="1904948815">
          <w:marLeft w:val="640"/>
          <w:marRight w:val="0"/>
          <w:marTop w:val="0"/>
          <w:marBottom w:val="0"/>
          <w:divBdr>
            <w:top w:val="none" w:sz="0" w:space="0" w:color="auto"/>
            <w:left w:val="none" w:sz="0" w:space="0" w:color="auto"/>
            <w:bottom w:val="none" w:sz="0" w:space="0" w:color="auto"/>
            <w:right w:val="none" w:sz="0" w:space="0" w:color="auto"/>
          </w:divBdr>
        </w:div>
        <w:div w:id="262032582">
          <w:marLeft w:val="640"/>
          <w:marRight w:val="0"/>
          <w:marTop w:val="0"/>
          <w:marBottom w:val="0"/>
          <w:divBdr>
            <w:top w:val="none" w:sz="0" w:space="0" w:color="auto"/>
            <w:left w:val="none" w:sz="0" w:space="0" w:color="auto"/>
            <w:bottom w:val="none" w:sz="0" w:space="0" w:color="auto"/>
            <w:right w:val="none" w:sz="0" w:space="0" w:color="auto"/>
          </w:divBdr>
        </w:div>
        <w:div w:id="1993410220">
          <w:marLeft w:val="640"/>
          <w:marRight w:val="0"/>
          <w:marTop w:val="0"/>
          <w:marBottom w:val="0"/>
          <w:divBdr>
            <w:top w:val="none" w:sz="0" w:space="0" w:color="auto"/>
            <w:left w:val="none" w:sz="0" w:space="0" w:color="auto"/>
            <w:bottom w:val="none" w:sz="0" w:space="0" w:color="auto"/>
            <w:right w:val="none" w:sz="0" w:space="0" w:color="auto"/>
          </w:divBdr>
        </w:div>
        <w:div w:id="1811508757">
          <w:marLeft w:val="640"/>
          <w:marRight w:val="0"/>
          <w:marTop w:val="0"/>
          <w:marBottom w:val="0"/>
          <w:divBdr>
            <w:top w:val="none" w:sz="0" w:space="0" w:color="auto"/>
            <w:left w:val="none" w:sz="0" w:space="0" w:color="auto"/>
            <w:bottom w:val="none" w:sz="0" w:space="0" w:color="auto"/>
            <w:right w:val="none" w:sz="0" w:space="0" w:color="auto"/>
          </w:divBdr>
        </w:div>
        <w:div w:id="900409364">
          <w:marLeft w:val="640"/>
          <w:marRight w:val="0"/>
          <w:marTop w:val="0"/>
          <w:marBottom w:val="0"/>
          <w:divBdr>
            <w:top w:val="none" w:sz="0" w:space="0" w:color="auto"/>
            <w:left w:val="none" w:sz="0" w:space="0" w:color="auto"/>
            <w:bottom w:val="none" w:sz="0" w:space="0" w:color="auto"/>
            <w:right w:val="none" w:sz="0" w:space="0" w:color="auto"/>
          </w:divBdr>
        </w:div>
        <w:div w:id="363749942">
          <w:marLeft w:val="640"/>
          <w:marRight w:val="0"/>
          <w:marTop w:val="0"/>
          <w:marBottom w:val="0"/>
          <w:divBdr>
            <w:top w:val="none" w:sz="0" w:space="0" w:color="auto"/>
            <w:left w:val="none" w:sz="0" w:space="0" w:color="auto"/>
            <w:bottom w:val="none" w:sz="0" w:space="0" w:color="auto"/>
            <w:right w:val="none" w:sz="0" w:space="0" w:color="auto"/>
          </w:divBdr>
        </w:div>
        <w:div w:id="1595241191">
          <w:marLeft w:val="640"/>
          <w:marRight w:val="0"/>
          <w:marTop w:val="0"/>
          <w:marBottom w:val="0"/>
          <w:divBdr>
            <w:top w:val="none" w:sz="0" w:space="0" w:color="auto"/>
            <w:left w:val="none" w:sz="0" w:space="0" w:color="auto"/>
            <w:bottom w:val="none" w:sz="0" w:space="0" w:color="auto"/>
            <w:right w:val="none" w:sz="0" w:space="0" w:color="auto"/>
          </w:divBdr>
        </w:div>
        <w:div w:id="600381478">
          <w:marLeft w:val="640"/>
          <w:marRight w:val="0"/>
          <w:marTop w:val="0"/>
          <w:marBottom w:val="0"/>
          <w:divBdr>
            <w:top w:val="none" w:sz="0" w:space="0" w:color="auto"/>
            <w:left w:val="none" w:sz="0" w:space="0" w:color="auto"/>
            <w:bottom w:val="none" w:sz="0" w:space="0" w:color="auto"/>
            <w:right w:val="none" w:sz="0" w:space="0" w:color="auto"/>
          </w:divBdr>
        </w:div>
        <w:div w:id="2066221437">
          <w:marLeft w:val="640"/>
          <w:marRight w:val="0"/>
          <w:marTop w:val="0"/>
          <w:marBottom w:val="0"/>
          <w:divBdr>
            <w:top w:val="none" w:sz="0" w:space="0" w:color="auto"/>
            <w:left w:val="none" w:sz="0" w:space="0" w:color="auto"/>
            <w:bottom w:val="none" w:sz="0" w:space="0" w:color="auto"/>
            <w:right w:val="none" w:sz="0" w:space="0" w:color="auto"/>
          </w:divBdr>
        </w:div>
        <w:div w:id="115834854">
          <w:marLeft w:val="640"/>
          <w:marRight w:val="0"/>
          <w:marTop w:val="0"/>
          <w:marBottom w:val="0"/>
          <w:divBdr>
            <w:top w:val="none" w:sz="0" w:space="0" w:color="auto"/>
            <w:left w:val="none" w:sz="0" w:space="0" w:color="auto"/>
            <w:bottom w:val="none" w:sz="0" w:space="0" w:color="auto"/>
            <w:right w:val="none" w:sz="0" w:space="0" w:color="auto"/>
          </w:divBdr>
        </w:div>
        <w:div w:id="998777317">
          <w:marLeft w:val="640"/>
          <w:marRight w:val="0"/>
          <w:marTop w:val="0"/>
          <w:marBottom w:val="0"/>
          <w:divBdr>
            <w:top w:val="none" w:sz="0" w:space="0" w:color="auto"/>
            <w:left w:val="none" w:sz="0" w:space="0" w:color="auto"/>
            <w:bottom w:val="none" w:sz="0" w:space="0" w:color="auto"/>
            <w:right w:val="none" w:sz="0" w:space="0" w:color="auto"/>
          </w:divBdr>
        </w:div>
        <w:div w:id="1333875912">
          <w:marLeft w:val="640"/>
          <w:marRight w:val="0"/>
          <w:marTop w:val="0"/>
          <w:marBottom w:val="0"/>
          <w:divBdr>
            <w:top w:val="none" w:sz="0" w:space="0" w:color="auto"/>
            <w:left w:val="none" w:sz="0" w:space="0" w:color="auto"/>
            <w:bottom w:val="none" w:sz="0" w:space="0" w:color="auto"/>
            <w:right w:val="none" w:sz="0" w:space="0" w:color="auto"/>
          </w:divBdr>
        </w:div>
        <w:div w:id="769282434">
          <w:marLeft w:val="640"/>
          <w:marRight w:val="0"/>
          <w:marTop w:val="0"/>
          <w:marBottom w:val="0"/>
          <w:divBdr>
            <w:top w:val="none" w:sz="0" w:space="0" w:color="auto"/>
            <w:left w:val="none" w:sz="0" w:space="0" w:color="auto"/>
            <w:bottom w:val="none" w:sz="0" w:space="0" w:color="auto"/>
            <w:right w:val="none" w:sz="0" w:space="0" w:color="auto"/>
          </w:divBdr>
        </w:div>
        <w:div w:id="93018286">
          <w:marLeft w:val="640"/>
          <w:marRight w:val="0"/>
          <w:marTop w:val="0"/>
          <w:marBottom w:val="0"/>
          <w:divBdr>
            <w:top w:val="none" w:sz="0" w:space="0" w:color="auto"/>
            <w:left w:val="none" w:sz="0" w:space="0" w:color="auto"/>
            <w:bottom w:val="none" w:sz="0" w:space="0" w:color="auto"/>
            <w:right w:val="none" w:sz="0" w:space="0" w:color="auto"/>
          </w:divBdr>
        </w:div>
        <w:div w:id="1011832710">
          <w:marLeft w:val="640"/>
          <w:marRight w:val="0"/>
          <w:marTop w:val="0"/>
          <w:marBottom w:val="0"/>
          <w:divBdr>
            <w:top w:val="none" w:sz="0" w:space="0" w:color="auto"/>
            <w:left w:val="none" w:sz="0" w:space="0" w:color="auto"/>
            <w:bottom w:val="none" w:sz="0" w:space="0" w:color="auto"/>
            <w:right w:val="none" w:sz="0" w:space="0" w:color="auto"/>
          </w:divBdr>
        </w:div>
        <w:div w:id="1131941170">
          <w:marLeft w:val="640"/>
          <w:marRight w:val="0"/>
          <w:marTop w:val="0"/>
          <w:marBottom w:val="0"/>
          <w:divBdr>
            <w:top w:val="none" w:sz="0" w:space="0" w:color="auto"/>
            <w:left w:val="none" w:sz="0" w:space="0" w:color="auto"/>
            <w:bottom w:val="none" w:sz="0" w:space="0" w:color="auto"/>
            <w:right w:val="none" w:sz="0" w:space="0" w:color="auto"/>
          </w:divBdr>
        </w:div>
        <w:div w:id="1021250055">
          <w:marLeft w:val="640"/>
          <w:marRight w:val="0"/>
          <w:marTop w:val="0"/>
          <w:marBottom w:val="0"/>
          <w:divBdr>
            <w:top w:val="none" w:sz="0" w:space="0" w:color="auto"/>
            <w:left w:val="none" w:sz="0" w:space="0" w:color="auto"/>
            <w:bottom w:val="none" w:sz="0" w:space="0" w:color="auto"/>
            <w:right w:val="none" w:sz="0" w:space="0" w:color="auto"/>
          </w:divBdr>
        </w:div>
        <w:div w:id="789592354">
          <w:marLeft w:val="640"/>
          <w:marRight w:val="0"/>
          <w:marTop w:val="0"/>
          <w:marBottom w:val="0"/>
          <w:divBdr>
            <w:top w:val="none" w:sz="0" w:space="0" w:color="auto"/>
            <w:left w:val="none" w:sz="0" w:space="0" w:color="auto"/>
            <w:bottom w:val="none" w:sz="0" w:space="0" w:color="auto"/>
            <w:right w:val="none" w:sz="0" w:space="0" w:color="auto"/>
          </w:divBdr>
        </w:div>
        <w:div w:id="1765222507">
          <w:marLeft w:val="640"/>
          <w:marRight w:val="0"/>
          <w:marTop w:val="0"/>
          <w:marBottom w:val="0"/>
          <w:divBdr>
            <w:top w:val="none" w:sz="0" w:space="0" w:color="auto"/>
            <w:left w:val="none" w:sz="0" w:space="0" w:color="auto"/>
            <w:bottom w:val="none" w:sz="0" w:space="0" w:color="auto"/>
            <w:right w:val="none" w:sz="0" w:space="0" w:color="auto"/>
          </w:divBdr>
        </w:div>
        <w:div w:id="462620529">
          <w:marLeft w:val="640"/>
          <w:marRight w:val="0"/>
          <w:marTop w:val="0"/>
          <w:marBottom w:val="0"/>
          <w:divBdr>
            <w:top w:val="none" w:sz="0" w:space="0" w:color="auto"/>
            <w:left w:val="none" w:sz="0" w:space="0" w:color="auto"/>
            <w:bottom w:val="none" w:sz="0" w:space="0" w:color="auto"/>
            <w:right w:val="none" w:sz="0" w:space="0" w:color="auto"/>
          </w:divBdr>
        </w:div>
        <w:div w:id="57364297">
          <w:marLeft w:val="640"/>
          <w:marRight w:val="0"/>
          <w:marTop w:val="0"/>
          <w:marBottom w:val="0"/>
          <w:divBdr>
            <w:top w:val="none" w:sz="0" w:space="0" w:color="auto"/>
            <w:left w:val="none" w:sz="0" w:space="0" w:color="auto"/>
            <w:bottom w:val="none" w:sz="0" w:space="0" w:color="auto"/>
            <w:right w:val="none" w:sz="0" w:space="0" w:color="auto"/>
          </w:divBdr>
        </w:div>
        <w:div w:id="826095199">
          <w:marLeft w:val="640"/>
          <w:marRight w:val="0"/>
          <w:marTop w:val="0"/>
          <w:marBottom w:val="0"/>
          <w:divBdr>
            <w:top w:val="none" w:sz="0" w:space="0" w:color="auto"/>
            <w:left w:val="none" w:sz="0" w:space="0" w:color="auto"/>
            <w:bottom w:val="none" w:sz="0" w:space="0" w:color="auto"/>
            <w:right w:val="none" w:sz="0" w:space="0" w:color="auto"/>
          </w:divBdr>
        </w:div>
        <w:div w:id="1755475473">
          <w:marLeft w:val="640"/>
          <w:marRight w:val="0"/>
          <w:marTop w:val="0"/>
          <w:marBottom w:val="0"/>
          <w:divBdr>
            <w:top w:val="none" w:sz="0" w:space="0" w:color="auto"/>
            <w:left w:val="none" w:sz="0" w:space="0" w:color="auto"/>
            <w:bottom w:val="none" w:sz="0" w:space="0" w:color="auto"/>
            <w:right w:val="none" w:sz="0" w:space="0" w:color="auto"/>
          </w:divBdr>
        </w:div>
        <w:div w:id="789905760">
          <w:marLeft w:val="640"/>
          <w:marRight w:val="0"/>
          <w:marTop w:val="0"/>
          <w:marBottom w:val="0"/>
          <w:divBdr>
            <w:top w:val="none" w:sz="0" w:space="0" w:color="auto"/>
            <w:left w:val="none" w:sz="0" w:space="0" w:color="auto"/>
            <w:bottom w:val="none" w:sz="0" w:space="0" w:color="auto"/>
            <w:right w:val="none" w:sz="0" w:space="0" w:color="auto"/>
          </w:divBdr>
        </w:div>
        <w:div w:id="1305352609">
          <w:marLeft w:val="640"/>
          <w:marRight w:val="0"/>
          <w:marTop w:val="0"/>
          <w:marBottom w:val="0"/>
          <w:divBdr>
            <w:top w:val="none" w:sz="0" w:space="0" w:color="auto"/>
            <w:left w:val="none" w:sz="0" w:space="0" w:color="auto"/>
            <w:bottom w:val="none" w:sz="0" w:space="0" w:color="auto"/>
            <w:right w:val="none" w:sz="0" w:space="0" w:color="auto"/>
          </w:divBdr>
        </w:div>
        <w:div w:id="1102188795">
          <w:marLeft w:val="640"/>
          <w:marRight w:val="0"/>
          <w:marTop w:val="0"/>
          <w:marBottom w:val="0"/>
          <w:divBdr>
            <w:top w:val="none" w:sz="0" w:space="0" w:color="auto"/>
            <w:left w:val="none" w:sz="0" w:space="0" w:color="auto"/>
            <w:bottom w:val="none" w:sz="0" w:space="0" w:color="auto"/>
            <w:right w:val="none" w:sz="0" w:space="0" w:color="auto"/>
          </w:divBdr>
        </w:div>
        <w:div w:id="1740863301">
          <w:marLeft w:val="640"/>
          <w:marRight w:val="0"/>
          <w:marTop w:val="0"/>
          <w:marBottom w:val="0"/>
          <w:divBdr>
            <w:top w:val="none" w:sz="0" w:space="0" w:color="auto"/>
            <w:left w:val="none" w:sz="0" w:space="0" w:color="auto"/>
            <w:bottom w:val="none" w:sz="0" w:space="0" w:color="auto"/>
            <w:right w:val="none" w:sz="0" w:space="0" w:color="auto"/>
          </w:divBdr>
        </w:div>
        <w:div w:id="1255897386">
          <w:marLeft w:val="640"/>
          <w:marRight w:val="0"/>
          <w:marTop w:val="0"/>
          <w:marBottom w:val="0"/>
          <w:divBdr>
            <w:top w:val="none" w:sz="0" w:space="0" w:color="auto"/>
            <w:left w:val="none" w:sz="0" w:space="0" w:color="auto"/>
            <w:bottom w:val="none" w:sz="0" w:space="0" w:color="auto"/>
            <w:right w:val="none" w:sz="0" w:space="0" w:color="auto"/>
          </w:divBdr>
        </w:div>
        <w:div w:id="2140761668">
          <w:marLeft w:val="640"/>
          <w:marRight w:val="0"/>
          <w:marTop w:val="0"/>
          <w:marBottom w:val="0"/>
          <w:divBdr>
            <w:top w:val="none" w:sz="0" w:space="0" w:color="auto"/>
            <w:left w:val="none" w:sz="0" w:space="0" w:color="auto"/>
            <w:bottom w:val="none" w:sz="0" w:space="0" w:color="auto"/>
            <w:right w:val="none" w:sz="0" w:space="0" w:color="auto"/>
          </w:divBdr>
        </w:div>
        <w:div w:id="1420714388">
          <w:marLeft w:val="640"/>
          <w:marRight w:val="0"/>
          <w:marTop w:val="0"/>
          <w:marBottom w:val="0"/>
          <w:divBdr>
            <w:top w:val="none" w:sz="0" w:space="0" w:color="auto"/>
            <w:left w:val="none" w:sz="0" w:space="0" w:color="auto"/>
            <w:bottom w:val="none" w:sz="0" w:space="0" w:color="auto"/>
            <w:right w:val="none" w:sz="0" w:space="0" w:color="auto"/>
          </w:divBdr>
        </w:div>
        <w:div w:id="121457870">
          <w:marLeft w:val="640"/>
          <w:marRight w:val="0"/>
          <w:marTop w:val="0"/>
          <w:marBottom w:val="0"/>
          <w:divBdr>
            <w:top w:val="none" w:sz="0" w:space="0" w:color="auto"/>
            <w:left w:val="none" w:sz="0" w:space="0" w:color="auto"/>
            <w:bottom w:val="none" w:sz="0" w:space="0" w:color="auto"/>
            <w:right w:val="none" w:sz="0" w:space="0" w:color="auto"/>
          </w:divBdr>
        </w:div>
        <w:div w:id="598106042">
          <w:marLeft w:val="640"/>
          <w:marRight w:val="0"/>
          <w:marTop w:val="0"/>
          <w:marBottom w:val="0"/>
          <w:divBdr>
            <w:top w:val="none" w:sz="0" w:space="0" w:color="auto"/>
            <w:left w:val="none" w:sz="0" w:space="0" w:color="auto"/>
            <w:bottom w:val="none" w:sz="0" w:space="0" w:color="auto"/>
            <w:right w:val="none" w:sz="0" w:space="0" w:color="auto"/>
          </w:divBdr>
        </w:div>
        <w:div w:id="1956328979">
          <w:marLeft w:val="640"/>
          <w:marRight w:val="0"/>
          <w:marTop w:val="0"/>
          <w:marBottom w:val="0"/>
          <w:divBdr>
            <w:top w:val="none" w:sz="0" w:space="0" w:color="auto"/>
            <w:left w:val="none" w:sz="0" w:space="0" w:color="auto"/>
            <w:bottom w:val="none" w:sz="0" w:space="0" w:color="auto"/>
            <w:right w:val="none" w:sz="0" w:space="0" w:color="auto"/>
          </w:divBdr>
        </w:div>
        <w:div w:id="367729484">
          <w:marLeft w:val="640"/>
          <w:marRight w:val="0"/>
          <w:marTop w:val="0"/>
          <w:marBottom w:val="0"/>
          <w:divBdr>
            <w:top w:val="none" w:sz="0" w:space="0" w:color="auto"/>
            <w:left w:val="none" w:sz="0" w:space="0" w:color="auto"/>
            <w:bottom w:val="none" w:sz="0" w:space="0" w:color="auto"/>
            <w:right w:val="none" w:sz="0" w:space="0" w:color="auto"/>
          </w:divBdr>
        </w:div>
        <w:div w:id="1421025416">
          <w:marLeft w:val="640"/>
          <w:marRight w:val="0"/>
          <w:marTop w:val="0"/>
          <w:marBottom w:val="0"/>
          <w:divBdr>
            <w:top w:val="none" w:sz="0" w:space="0" w:color="auto"/>
            <w:left w:val="none" w:sz="0" w:space="0" w:color="auto"/>
            <w:bottom w:val="none" w:sz="0" w:space="0" w:color="auto"/>
            <w:right w:val="none" w:sz="0" w:space="0" w:color="auto"/>
          </w:divBdr>
        </w:div>
        <w:div w:id="13658847">
          <w:marLeft w:val="640"/>
          <w:marRight w:val="0"/>
          <w:marTop w:val="0"/>
          <w:marBottom w:val="0"/>
          <w:divBdr>
            <w:top w:val="none" w:sz="0" w:space="0" w:color="auto"/>
            <w:left w:val="none" w:sz="0" w:space="0" w:color="auto"/>
            <w:bottom w:val="none" w:sz="0" w:space="0" w:color="auto"/>
            <w:right w:val="none" w:sz="0" w:space="0" w:color="auto"/>
          </w:divBdr>
        </w:div>
        <w:div w:id="521666782">
          <w:marLeft w:val="640"/>
          <w:marRight w:val="0"/>
          <w:marTop w:val="0"/>
          <w:marBottom w:val="0"/>
          <w:divBdr>
            <w:top w:val="none" w:sz="0" w:space="0" w:color="auto"/>
            <w:left w:val="none" w:sz="0" w:space="0" w:color="auto"/>
            <w:bottom w:val="none" w:sz="0" w:space="0" w:color="auto"/>
            <w:right w:val="none" w:sz="0" w:space="0" w:color="auto"/>
          </w:divBdr>
        </w:div>
        <w:div w:id="1113595311">
          <w:marLeft w:val="640"/>
          <w:marRight w:val="0"/>
          <w:marTop w:val="0"/>
          <w:marBottom w:val="0"/>
          <w:divBdr>
            <w:top w:val="none" w:sz="0" w:space="0" w:color="auto"/>
            <w:left w:val="none" w:sz="0" w:space="0" w:color="auto"/>
            <w:bottom w:val="none" w:sz="0" w:space="0" w:color="auto"/>
            <w:right w:val="none" w:sz="0" w:space="0" w:color="auto"/>
          </w:divBdr>
        </w:div>
        <w:div w:id="1143424811">
          <w:marLeft w:val="640"/>
          <w:marRight w:val="0"/>
          <w:marTop w:val="0"/>
          <w:marBottom w:val="0"/>
          <w:divBdr>
            <w:top w:val="none" w:sz="0" w:space="0" w:color="auto"/>
            <w:left w:val="none" w:sz="0" w:space="0" w:color="auto"/>
            <w:bottom w:val="none" w:sz="0" w:space="0" w:color="auto"/>
            <w:right w:val="none" w:sz="0" w:space="0" w:color="auto"/>
          </w:divBdr>
        </w:div>
        <w:div w:id="1722366887">
          <w:marLeft w:val="640"/>
          <w:marRight w:val="0"/>
          <w:marTop w:val="0"/>
          <w:marBottom w:val="0"/>
          <w:divBdr>
            <w:top w:val="none" w:sz="0" w:space="0" w:color="auto"/>
            <w:left w:val="none" w:sz="0" w:space="0" w:color="auto"/>
            <w:bottom w:val="none" w:sz="0" w:space="0" w:color="auto"/>
            <w:right w:val="none" w:sz="0" w:space="0" w:color="auto"/>
          </w:divBdr>
        </w:div>
        <w:div w:id="200097701">
          <w:marLeft w:val="640"/>
          <w:marRight w:val="0"/>
          <w:marTop w:val="0"/>
          <w:marBottom w:val="0"/>
          <w:divBdr>
            <w:top w:val="none" w:sz="0" w:space="0" w:color="auto"/>
            <w:left w:val="none" w:sz="0" w:space="0" w:color="auto"/>
            <w:bottom w:val="none" w:sz="0" w:space="0" w:color="auto"/>
            <w:right w:val="none" w:sz="0" w:space="0" w:color="auto"/>
          </w:divBdr>
        </w:div>
        <w:div w:id="1198153954">
          <w:marLeft w:val="640"/>
          <w:marRight w:val="0"/>
          <w:marTop w:val="0"/>
          <w:marBottom w:val="0"/>
          <w:divBdr>
            <w:top w:val="none" w:sz="0" w:space="0" w:color="auto"/>
            <w:left w:val="none" w:sz="0" w:space="0" w:color="auto"/>
            <w:bottom w:val="none" w:sz="0" w:space="0" w:color="auto"/>
            <w:right w:val="none" w:sz="0" w:space="0" w:color="auto"/>
          </w:divBdr>
        </w:div>
        <w:div w:id="1842507984">
          <w:marLeft w:val="640"/>
          <w:marRight w:val="0"/>
          <w:marTop w:val="0"/>
          <w:marBottom w:val="0"/>
          <w:divBdr>
            <w:top w:val="none" w:sz="0" w:space="0" w:color="auto"/>
            <w:left w:val="none" w:sz="0" w:space="0" w:color="auto"/>
            <w:bottom w:val="none" w:sz="0" w:space="0" w:color="auto"/>
            <w:right w:val="none" w:sz="0" w:space="0" w:color="auto"/>
          </w:divBdr>
        </w:div>
        <w:div w:id="29770062">
          <w:marLeft w:val="640"/>
          <w:marRight w:val="0"/>
          <w:marTop w:val="0"/>
          <w:marBottom w:val="0"/>
          <w:divBdr>
            <w:top w:val="none" w:sz="0" w:space="0" w:color="auto"/>
            <w:left w:val="none" w:sz="0" w:space="0" w:color="auto"/>
            <w:bottom w:val="none" w:sz="0" w:space="0" w:color="auto"/>
            <w:right w:val="none" w:sz="0" w:space="0" w:color="auto"/>
          </w:divBdr>
        </w:div>
        <w:div w:id="1510099022">
          <w:marLeft w:val="640"/>
          <w:marRight w:val="0"/>
          <w:marTop w:val="0"/>
          <w:marBottom w:val="0"/>
          <w:divBdr>
            <w:top w:val="none" w:sz="0" w:space="0" w:color="auto"/>
            <w:left w:val="none" w:sz="0" w:space="0" w:color="auto"/>
            <w:bottom w:val="none" w:sz="0" w:space="0" w:color="auto"/>
            <w:right w:val="none" w:sz="0" w:space="0" w:color="auto"/>
          </w:divBdr>
        </w:div>
      </w:divsChild>
    </w:div>
    <w:div w:id="1703634237">
      <w:bodyDiv w:val="1"/>
      <w:marLeft w:val="0"/>
      <w:marRight w:val="0"/>
      <w:marTop w:val="0"/>
      <w:marBottom w:val="0"/>
      <w:divBdr>
        <w:top w:val="none" w:sz="0" w:space="0" w:color="auto"/>
        <w:left w:val="none" w:sz="0" w:space="0" w:color="auto"/>
        <w:bottom w:val="none" w:sz="0" w:space="0" w:color="auto"/>
        <w:right w:val="none" w:sz="0" w:space="0" w:color="auto"/>
      </w:divBdr>
      <w:divsChild>
        <w:div w:id="326058720">
          <w:marLeft w:val="640"/>
          <w:marRight w:val="0"/>
          <w:marTop w:val="0"/>
          <w:marBottom w:val="0"/>
          <w:divBdr>
            <w:top w:val="none" w:sz="0" w:space="0" w:color="auto"/>
            <w:left w:val="none" w:sz="0" w:space="0" w:color="auto"/>
            <w:bottom w:val="none" w:sz="0" w:space="0" w:color="auto"/>
            <w:right w:val="none" w:sz="0" w:space="0" w:color="auto"/>
          </w:divBdr>
        </w:div>
        <w:div w:id="793643569">
          <w:marLeft w:val="640"/>
          <w:marRight w:val="0"/>
          <w:marTop w:val="0"/>
          <w:marBottom w:val="0"/>
          <w:divBdr>
            <w:top w:val="none" w:sz="0" w:space="0" w:color="auto"/>
            <w:left w:val="none" w:sz="0" w:space="0" w:color="auto"/>
            <w:bottom w:val="none" w:sz="0" w:space="0" w:color="auto"/>
            <w:right w:val="none" w:sz="0" w:space="0" w:color="auto"/>
          </w:divBdr>
        </w:div>
        <w:div w:id="79372185">
          <w:marLeft w:val="640"/>
          <w:marRight w:val="0"/>
          <w:marTop w:val="0"/>
          <w:marBottom w:val="0"/>
          <w:divBdr>
            <w:top w:val="none" w:sz="0" w:space="0" w:color="auto"/>
            <w:left w:val="none" w:sz="0" w:space="0" w:color="auto"/>
            <w:bottom w:val="none" w:sz="0" w:space="0" w:color="auto"/>
            <w:right w:val="none" w:sz="0" w:space="0" w:color="auto"/>
          </w:divBdr>
        </w:div>
        <w:div w:id="1393113116">
          <w:marLeft w:val="640"/>
          <w:marRight w:val="0"/>
          <w:marTop w:val="0"/>
          <w:marBottom w:val="0"/>
          <w:divBdr>
            <w:top w:val="none" w:sz="0" w:space="0" w:color="auto"/>
            <w:left w:val="none" w:sz="0" w:space="0" w:color="auto"/>
            <w:bottom w:val="none" w:sz="0" w:space="0" w:color="auto"/>
            <w:right w:val="none" w:sz="0" w:space="0" w:color="auto"/>
          </w:divBdr>
        </w:div>
        <w:div w:id="741290991">
          <w:marLeft w:val="640"/>
          <w:marRight w:val="0"/>
          <w:marTop w:val="0"/>
          <w:marBottom w:val="0"/>
          <w:divBdr>
            <w:top w:val="none" w:sz="0" w:space="0" w:color="auto"/>
            <w:left w:val="none" w:sz="0" w:space="0" w:color="auto"/>
            <w:bottom w:val="none" w:sz="0" w:space="0" w:color="auto"/>
            <w:right w:val="none" w:sz="0" w:space="0" w:color="auto"/>
          </w:divBdr>
        </w:div>
        <w:div w:id="1581673868">
          <w:marLeft w:val="640"/>
          <w:marRight w:val="0"/>
          <w:marTop w:val="0"/>
          <w:marBottom w:val="0"/>
          <w:divBdr>
            <w:top w:val="none" w:sz="0" w:space="0" w:color="auto"/>
            <w:left w:val="none" w:sz="0" w:space="0" w:color="auto"/>
            <w:bottom w:val="none" w:sz="0" w:space="0" w:color="auto"/>
            <w:right w:val="none" w:sz="0" w:space="0" w:color="auto"/>
          </w:divBdr>
        </w:div>
        <w:div w:id="1121345117">
          <w:marLeft w:val="640"/>
          <w:marRight w:val="0"/>
          <w:marTop w:val="0"/>
          <w:marBottom w:val="0"/>
          <w:divBdr>
            <w:top w:val="none" w:sz="0" w:space="0" w:color="auto"/>
            <w:left w:val="none" w:sz="0" w:space="0" w:color="auto"/>
            <w:bottom w:val="none" w:sz="0" w:space="0" w:color="auto"/>
            <w:right w:val="none" w:sz="0" w:space="0" w:color="auto"/>
          </w:divBdr>
        </w:div>
        <w:div w:id="1260454536">
          <w:marLeft w:val="640"/>
          <w:marRight w:val="0"/>
          <w:marTop w:val="0"/>
          <w:marBottom w:val="0"/>
          <w:divBdr>
            <w:top w:val="none" w:sz="0" w:space="0" w:color="auto"/>
            <w:left w:val="none" w:sz="0" w:space="0" w:color="auto"/>
            <w:bottom w:val="none" w:sz="0" w:space="0" w:color="auto"/>
            <w:right w:val="none" w:sz="0" w:space="0" w:color="auto"/>
          </w:divBdr>
        </w:div>
        <w:div w:id="342048520">
          <w:marLeft w:val="640"/>
          <w:marRight w:val="0"/>
          <w:marTop w:val="0"/>
          <w:marBottom w:val="0"/>
          <w:divBdr>
            <w:top w:val="none" w:sz="0" w:space="0" w:color="auto"/>
            <w:left w:val="none" w:sz="0" w:space="0" w:color="auto"/>
            <w:bottom w:val="none" w:sz="0" w:space="0" w:color="auto"/>
            <w:right w:val="none" w:sz="0" w:space="0" w:color="auto"/>
          </w:divBdr>
        </w:div>
        <w:div w:id="608001945">
          <w:marLeft w:val="640"/>
          <w:marRight w:val="0"/>
          <w:marTop w:val="0"/>
          <w:marBottom w:val="0"/>
          <w:divBdr>
            <w:top w:val="none" w:sz="0" w:space="0" w:color="auto"/>
            <w:left w:val="none" w:sz="0" w:space="0" w:color="auto"/>
            <w:bottom w:val="none" w:sz="0" w:space="0" w:color="auto"/>
            <w:right w:val="none" w:sz="0" w:space="0" w:color="auto"/>
          </w:divBdr>
        </w:div>
        <w:div w:id="611089081">
          <w:marLeft w:val="640"/>
          <w:marRight w:val="0"/>
          <w:marTop w:val="0"/>
          <w:marBottom w:val="0"/>
          <w:divBdr>
            <w:top w:val="none" w:sz="0" w:space="0" w:color="auto"/>
            <w:left w:val="none" w:sz="0" w:space="0" w:color="auto"/>
            <w:bottom w:val="none" w:sz="0" w:space="0" w:color="auto"/>
            <w:right w:val="none" w:sz="0" w:space="0" w:color="auto"/>
          </w:divBdr>
        </w:div>
        <w:div w:id="1071124468">
          <w:marLeft w:val="640"/>
          <w:marRight w:val="0"/>
          <w:marTop w:val="0"/>
          <w:marBottom w:val="0"/>
          <w:divBdr>
            <w:top w:val="none" w:sz="0" w:space="0" w:color="auto"/>
            <w:left w:val="none" w:sz="0" w:space="0" w:color="auto"/>
            <w:bottom w:val="none" w:sz="0" w:space="0" w:color="auto"/>
            <w:right w:val="none" w:sz="0" w:space="0" w:color="auto"/>
          </w:divBdr>
        </w:div>
        <w:div w:id="51465867">
          <w:marLeft w:val="640"/>
          <w:marRight w:val="0"/>
          <w:marTop w:val="0"/>
          <w:marBottom w:val="0"/>
          <w:divBdr>
            <w:top w:val="none" w:sz="0" w:space="0" w:color="auto"/>
            <w:left w:val="none" w:sz="0" w:space="0" w:color="auto"/>
            <w:bottom w:val="none" w:sz="0" w:space="0" w:color="auto"/>
            <w:right w:val="none" w:sz="0" w:space="0" w:color="auto"/>
          </w:divBdr>
        </w:div>
        <w:div w:id="1483808777">
          <w:marLeft w:val="640"/>
          <w:marRight w:val="0"/>
          <w:marTop w:val="0"/>
          <w:marBottom w:val="0"/>
          <w:divBdr>
            <w:top w:val="none" w:sz="0" w:space="0" w:color="auto"/>
            <w:left w:val="none" w:sz="0" w:space="0" w:color="auto"/>
            <w:bottom w:val="none" w:sz="0" w:space="0" w:color="auto"/>
            <w:right w:val="none" w:sz="0" w:space="0" w:color="auto"/>
          </w:divBdr>
        </w:div>
        <w:div w:id="239022988">
          <w:marLeft w:val="640"/>
          <w:marRight w:val="0"/>
          <w:marTop w:val="0"/>
          <w:marBottom w:val="0"/>
          <w:divBdr>
            <w:top w:val="none" w:sz="0" w:space="0" w:color="auto"/>
            <w:left w:val="none" w:sz="0" w:space="0" w:color="auto"/>
            <w:bottom w:val="none" w:sz="0" w:space="0" w:color="auto"/>
            <w:right w:val="none" w:sz="0" w:space="0" w:color="auto"/>
          </w:divBdr>
        </w:div>
        <w:div w:id="319818280">
          <w:marLeft w:val="640"/>
          <w:marRight w:val="0"/>
          <w:marTop w:val="0"/>
          <w:marBottom w:val="0"/>
          <w:divBdr>
            <w:top w:val="none" w:sz="0" w:space="0" w:color="auto"/>
            <w:left w:val="none" w:sz="0" w:space="0" w:color="auto"/>
            <w:bottom w:val="none" w:sz="0" w:space="0" w:color="auto"/>
            <w:right w:val="none" w:sz="0" w:space="0" w:color="auto"/>
          </w:divBdr>
        </w:div>
        <w:div w:id="1034429972">
          <w:marLeft w:val="640"/>
          <w:marRight w:val="0"/>
          <w:marTop w:val="0"/>
          <w:marBottom w:val="0"/>
          <w:divBdr>
            <w:top w:val="none" w:sz="0" w:space="0" w:color="auto"/>
            <w:left w:val="none" w:sz="0" w:space="0" w:color="auto"/>
            <w:bottom w:val="none" w:sz="0" w:space="0" w:color="auto"/>
            <w:right w:val="none" w:sz="0" w:space="0" w:color="auto"/>
          </w:divBdr>
        </w:div>
        <w:div w:id="1894853772">
          <w:marLeft w:val="640"/>
          <w:marRight w:val="0"/>
          <w:marTop w:val="0"/>
          <w:marBottom w:val="0"/>
          <w:divBdr>
            <w:top w:val="none" w:sz="0" w:space="0" w:color="auto"/>
            <w:left w:val="none" w:sz="0" w:space="0" w:color="auto"/>
            <w:bottom w:val="none" w:sz="0" w:space="0" w:color="auto"/>
            <w:right w:val="none" w:sz="0" w:space="0" w:color="auto"/>
          </w:divBdr>
        </w:div>
        <w:div w:id="177087867">
          <w:marLeft w:val="640"/>
          <w:marRight w:val="0"/>
          <w:marTop w:val="0"/>
          <w:marBottom w:val="0"/>
          <w:divBdr>
            <w:top w:val="none" w:sz="0" w:space="0" w:color="auto"/>
            <w:left w:val="none" w:sz="0" w:space="0" w:color="auto"/>
            <w:bottom w:val="none" w:sz="0" w:space="0" w:color="auto"/>
            <w:right w:val="none" w:sz="0" w:space="0" w:color="auto"/>
          </w:divBdr>
        </w:div>
        <w:div w:id="30307251">
          <w:marLeft w:val="640"/>
          <w:marRight w:val="0"/>
          <w:marTop w:val="0"/>
          <w:marBottom w:val="0"/>
          <w:divBdr>
            <w:top w:val="none" w:sz="0" w:space="0" w:color="auto"/>
            <w:left w:val="none" w:sz="0" w:space="0" w:color="auto"/>
            <w:bottom w:val="none" w:sz="0" w:space="0" w:color="auto"/>
            <w:right w:val="none" w:sz="0" w:space="0" w:color="auto"/>
          </w:divBdr>
        </w:div>
        <w:div w:id="900139486">
          <w:marLeft w:val="640"/>
          <w:marRight w:val="0"/>
          <w:marTop w:val="0"/>
          <w:marBottom w:val="0"/>
          <w:divBdr>
            <w:top w:val="none" w:sz="0" w:space="0" w:color="auto"/>
            <w:left w:val="none" w:sz="0" w:space="0" w:color="auto"/>
            <w:bottom w:val="none" w:sz="0" w:space="0" w:color="auto"/>
            <w:right w:val="none" w:sz="0" w:space="0" w:color="auto"/>
          </w:divBdr>
        </w:div>
        <w:div w:id="435564734">
          <w:marLeft w:val="640"/>
          <w:marRight w:val="0"/>
          <w:marTop w:val="0"/>
          <w:marBottom w:val="0"/>
          <w:divBdr>
            <w:top w:val="none" w:sz="0" w:space="0" w:color="auto"/>
            <w:left w:val="none" w:sz="0" w:space="0" w:color="auto"/>
            <w:bottom w:val="none" w:sz="0" w:space="0" w:color="auto"/>
            <w:right w:val="none" w:sz="0" w:space="0" w:color="auto"/>
          </w:divBdr>
        </w:div>
        <w:div w:id="171145973">
          <w:marLeft w:val="640"/>
          <w:marRight w:val="0"/>
          <w:marTop w:val="0"/>
          <w:marBottom w:val="0"/>
          <w:divBdr>
            <w:top w:val="none" w:sz="0" w:space="0" w:color="auto"/>
            <w:left w:val="none" w:sz="0" w:space="0" w:color="auto"/>
            <w:bottom w:val="none" w:sz="0" w:space="0" w:color="auto"/>
            <w:right w:val="none" w:sz="0" w:space="0" w:color="auto"/>
          </w:divBdr>
        </w:div>
        <w:div w:id="756364082">
          <w:marLeft w:val="640"/>
          <w:marRight w:val="0"/>
          <w:marTop w:val="0"/>
          <w:marBottom w:val="0"/>
          <w:divBdr>
            <w:top w:val="none" w:sz="0" w:space="0" w:color="auto"/>
            <w:left w:val="none" w:sz="0" w:space="0" w:color="auto"/>
            <w:bottom w:val="none" w:sz="0" w:space="0" w:color="auto"/>
            <w:right w:val="none" w:sz="0" w:space="0" w:color="auto"/>
          </w:divBdr>
        </w:div>
        <w:div w:id="260375195">
          <w:marLeft w:val="640"/>
          <w:marRight w:val="0"/>
          <w:marTop w:val="0"/>
          <w:marBottom w:val="0"/>
          <w:divBdr>
            <w:top w:val="none" w:sz="0" w:space="0" w:color="auto"/>
            <w:left w:val="none" w:sz="0" w:space="0" w:color="auto"/>
            <w:bottom w:val="none" w:sz="0" w:space="0" w:color="auto"/>
            <w:right w:val="none" w:sz="0" w:space="0" w:color="auto"/>
          </w:divBdr>
        </w:div>
        <w:div w:id="168369543">
          <w:marLeft w:val="640"/>
          <w:marRight w:val="0"/>
          <w:marTop w:val="0"/>
          <w:marBottom w:val="0"/>
          <w:divBdr>
            <w:top w:val="none" w:sz="0" w:space="0" w:color="auto"/>
            <w:left w:val="none" w:sz="0" w:space="0" w:color="auto"/>
            <w:bottom w:val="none" w:sz="0" w:space="0" w:color="auto"/>
            <w:right w:val="none" w:sz="0" w:space="0" w:color="auto"/>
          </w:divBdr>
        </w:div>
        <w:div w:id="1720978610">
          <w:marLeft w:val="640"/>
          <w:marRight w:val="0"/>
          <w:marTop w:val="0"/>
          <w:marBottom w:val="0"/>
          <w:divBdr>
            <w:top w:val="none" w:sz="0" w:space="0" w:color="auto"/>
            <w:left w:val="none" w:sz="0" w:space="0" w:color="auto"/>
            <w:bottom w:val="none" w:sz="0" w:space="0" w:color="auto"/>
            <w:right w:val="none" w:sz="0" w:space="0" w:color="auto"/>
          </w:divBdr>
        </w:div>
        <w:div w:id="324019676">
          <w:marLeft w:val="640"/>
          <w:marRight w:val="0"/>
          <w:marTop w:val="0"/>
          <w:marBottom w:val="0"/>
          <w:divBdr>
            <w:top w:val="none" w:sz="0" w:space="0" w:color="auto"/>
            <w:left w:val="none" w:sz="0" w:space="0" w:color="auto"/>
            <w:bottom w:val="none" w:sz="0" w:space="0" w:color="auto"/>
            <w:right w:val="none" w:sz="0" w:space="0" w:color="auto"/>
          </w:divBdr>
        </w:div>
        <w:div w:id="1859468378">
          <w:marLeft w:val="640"/>
          <w:marRight w:val="0"/>
          <w:marTop w:val="0"/>
          <w:marBottom w:val="0"/>
          <w:divBdr>
            <w:top w:val="none" w:sz="0" w:space="0" w:color="auto"/>
            <w:left w:val="none" w:sz="0" w:space="0" w:color="auto"/>
            <w:bottom w:val="none" w:sz="0" w:space="0" w:color="auto"/>
            <w:right w:val="none" w:sz="0" w:space="0" w:color="auto"/>
          </w:divBdr>
        </w:div>
        <w:div w:id="1479492201">
          <w:marLeft w:val="640"/>
          <w:marRight w:val="0"/>
          <w:marTop w:val="0"/>
          <w:marBottom w:val="0"/>
          <w:divBdr>
            <w:top w:val="none" w:sz="0" w:space="0" w:color="auto"/>
            <w:left w:val="none" w:sz="0" w:space="0" w:color="auto"/>
            <w:bottom w:val="none" w:sz="0" w:space="0" w:color="auto"/>
            <w:right w:val="none" w:sz="0" w:space="0" w:color="auto"/>
          </w:divBdr>
        </w:div>
        <w:div w:id="1636640899">
          <w:marLeft w:val="640"/>
          <w:marRight w:val="0"/>
          <w:marTop w:val="0"/>
          <w:marBottom w:val="0"/>
          <w:divBdr>
            <w:top w:val="none" w:sz="0" w:space="0" w:color="auto"/>
            <w:left w:val="none" w:sz="0" w:space="0" w:color="auto"/>
            <w:bottom w:val="none" w:sz="0" w:space="0" w:color="auto"/>
            <w:right w:val="none" w:sz="0" w:space="0" w:color="auto"/>
          </w:divBdr>
        </w:div>
        <w:div w:id="1148475619">
          <w:marLeft w:val="640"/>
          <w:marRight w:val="0"/>
          <w:marTop w:val="0"/>
          <w:marBottom w:val="0"/>
          <w:divBdr>
            <w:top w:val="none" w:sz="0" w:space="0" w:color="auto"/>
            <w:left w:val="none" w:sz="0" w:space="0" w:color="auto"/>
            <w:bottom w:val="none" w:sz="0" w:space="0" w:color="auto"/>
            <w:right w:val="none" w:sz="0" w:space="0" w:color="auto"/>
          </w:divBdr>
        </w:div>
        <w:div w:id="828710470">
          <w:marLeft w:val="640"/>
          <w:marRight w:val="0"/>
          <w:marTop w:val="0"/>
          <w:marBottom w:val="0"/>
          <w:divBdr>
            <w:top w:val="none" w:sz="0" w:space="0" w:color="auto"/>
            <w:left w:val="none" w:sz="0" w:space="0" w:color="auto"/>
            <w:bottom w:val="none" w:sz="0" w:space="0" w:color="auto"/>
            <w:right w:val="none" w:sz="0" w:space="0" w:color="auto"/>
          </w:divBdr>
        </w:div>
        <w:div w:id="1970818556">
          <w:marLeft w:val="640"/>
          <w:marRight w:val="0"/>
          <w:marTop w:val="0"/>
          <w:marBottom w:val="0"/>
          <w:divBdr>
            <w:top w:val="none" w:sz="0" w:space="0" w:color="auto"/>
            <w:left w:val="none" w:sz="0" w:space="0" w:color="auto"/>
            <w:bottom w:val="none" w:sz="0" w:space="0" w:color="auto"/>
            <w:right w:val="none" w:sz="0" w:space="0" w:color="auto"/>
          </w:divBdr>
        </w:div>
        <w:div w:id="1816605668">
          <w:marLeft w:val="640"/>
          <w:marRight w:val="0"/>
          <w:marTop w:val="0"/>
          <w:marBottom w:val="0"/>
          <w:divBdr>
            <w:top w:val="none" w:sz="0" w:space="0" w:color="auto"/>
            <w:left w:val="none" w:sz="0" w:space="0" w:color="auto"/>
            <w:bottom w:val="none" w:sz="0" w:space="0" w:color="auto"/>
            <w:right w:val="none" w:sz="0" w:space="0" w:color="auto"/>
          </w:divBdr>
        </w:div>
        <w:div w:id="1049770388">
          <w:marLeft w:val="640"/>
          <w:marRight w:val="0"/>
          <w:marTop w:val="0"/>
          <w:marBottom w:val="0"/>
          <w:divBdr>
            <w:top w:val="none" w:sz="0" w:space="0" w:color="auto"/>
            <w:left w:val="none" w:sz="0" w:space="0" w:color="auto"/>
            <w:bottom w:val="none" w:sz="0" w:space="0" w:color="auto"/>
            <w:right w:val="none" w:sz="0" w:space="0" w:color="auto"/>
          </w:divBdr>
        </w:div>
        <w:div w:id="2070415710">
          <w:marLeft w:val="640"/>
          <w:marRight w:val="0"/>
          <w:marTop w:val="0"/>
          <w:marBottom w:val="0"/>
          <w:divBdr>
            <w:top w:val="none" w:sz="0" w:space="0" w:color="auto"/>
            <w:left w:val="none" w:sz="0" w:space="0" w:color="auto"/>
            <w:bottom w:val="none" w:sz="0" w:space="0" w:color="auto"/>
            <w:right w:val="none" w:sz="0" w:space="0" w:color="auto"/>
          </w:divBdr>
        </w:div>
        <w:div w:id="1940093252">
          <w:marLeft w:val="640"/>
          <w:marRight w:val="0"/>
          <w:marTop w:val="0"/>
          <w:marBottom w:val="0"/>
          <w:divBdr>
            <w:top w:val="none" w:sz="0" w:space="0" w:color="auto"/>
            <w:left w:val="none" w:sz="0" w:space="0" w:color="auto"/>
            <w:bottom w:val="none" w:sz="0" w:space="0" w:color="auto"/>
            <w:right w:val="none" w:sz="0" w:space="0" w:color="auto"/>
          </w:divBdr>
        </w:div>
        <w:div w:id="1071006887">
          <w:marLeft w:val="640"/>
          <w:marRight w:val="0"/>
          <w:marTop w:val="0"/>
          <w:marBottom w:val="0"/>
          <w:divBdr>
            <w:top w:val="none" w:sz="0" w:space="0" w:color="auto"/>
            <w:left w:val="none" w:sz="0" w:space="0" w:color="auto"/>
            <w:bottom w:val="none" w:sz="0" w:space="0" w:color="auto"/>
            <w:right w:val="none" w:sz="0" w:space="0" w:color="auto"/>
          </w:divBdr>
        </w:div>
        <w:div w:id="1659378169">
          <w:marLeft w:val="640"/>
          <w:marRight w:val="0"/>
          <w:marTop w:val="0"/>
          <w:marBottom w:val="0"/>
          <w:divBdr>
            <w:top w:val="none" w:sz="0" w:space="0" w:color="auto"/>
            <w:left w:val="none" w:sz="0" w:space="0" w:color="auto"/>
            <w:bottom w:val="none" w:sz="0" w:space="0" w:color="auto"/>
            <w:right w:val="none" w:sz="0" w:space="0" w:color="auto"/>
          </w:divBdr>
        </w:div>
        <w:div w:id="2033142797">
          <w:marLeft w:val="640"/>
          <w:marRight w:val="0"/>
          <w:marTop w:val="0"/>
          <w:marBottom w:val="0"/>
          <w:divBdr>
            <w:top w:val="none" w:sz="0" w:space="0" w:color="auto"/>
            <w:left w:val="none" w:sz="0" w:space="0" w:color="auto"/>
            <w:bottom w:val="none" w:sz="0" w:space="0" w:color="auto"/>
            <w:right w:val="none" w:sz="0" w:space="0" w:color="auto"/>
          </w:divBdr>
        </w:div>
        <w:div w:id="718748291">
          <w:marLeft w:val="640"/>
          <w:marRight w:val="0"/>
          <w:marTop w:val="0"/>
          <w:marBottom w:val="0"/>
          <w:divBdr>
            <w:top w:val="none" w:sz="0" w:space="0" w:color="auto"/>
            <w:left w:val="none" w:sz="0" w:space="0" w:color="auto"/>
            <w:bottom w:val="none" w:sz="0" w:space="0" w:color="auto"/>
            <w:right w:val="none" w:sz="0" w:space="0" w:color="auto"/>
          </w:divBdr>
        </w:div>
        <w:div w:id="1149130555">
          <w:marLeft w:val="640"/>
          <w:marRight w:val="0"/>
          <w:marTop w:val="0"/>
          <w:marBottom w:val="0"/>
          <w:divBdr>
            <w:top w:val="none" w:sz="0" w:space="0" w:color="auto"/>
            <w:left w:val="none" w:sz="0" w:space="0" w:color="auto"/>
            <w:bottom w:val="none" w:sz="0" w:space="0" w:color="auto"/>
            <w:right w:val="none" w:sz="0" w:space="0" w:color="auto"/>
          </w:divBdr>
        </w:div>
        <w:div w:id="78718106">
          <w:marLeft w:val="640"/>
          <w:marRight w:val="0"/>
          <w:marTop w:val="0"/>
          <w:marBottom w:val="0"/>
          <w:divBdr>
            <w:top w:val="none" w:sz="0" w:space="0" w:color="auto"/>
            <w:left w:val="none" w:sz="0" w:space="0" w:color="auto"/>
            <w:bottom w:val="none" w:sz="0" w:space="0" w:color="auto"/>
            <w:right w:val="none" w:sz="0" w:space="0" w:color="auto"/>
          </w:divBdr>
        </w:div>
        <w:div w:id="893738022">
          <w:marLeft w:val="640"/>
          <w:marRight w:val="0"/>
          <w:marTop w:val="0"/>
          <w:marBottom w:val="0"/>
          <w:divBdr>
            <w:top w:val="none" w:sz="0" w:space="0" w:color="auto"/>
            <w:left w:val="none" w:sz="0" w:space="0" w:color="auto"/>
            <w:bottom w:val="none" w:sz="0" w:space="0" w:color="auto"/>
            <w:right w:val="none" w:sz="0" w:space="0" w:color="auto"/>
          </w:divBdr>
        </w:div>
        <w:div w:id="1059598425">
          <w:marLeft w:val="640"/>
          <w:marRight w:val="0"/>
          <w:marTop w:val="0"/>
          <w:marBottom w:val="0"/>
          <w:divBdr>
            <w:top w:val="none" w:sz="0" w:space="0" w:color="auto"/>
            <w:left w:val="none" w:sz="0" w:space="0" w:color="auto"/>
            <w:bottom w:val="none" w:sz="0" w:space="0" w:color="auto"/>
            <w:right w:val="none" w:sz="0" w:space="0" w:color="auto"/>
          </w:divBdr>
        </w:div>
        <w:div w:id="1796866670">
          <w:marLeft w:val="640"/>
          <w:marRight w:val="0"/>
          <w:marTop w:val="0"/>
          <w:marBottom w:val="0"/>
          <w:divBdr>
            <w:top w:val="none" w:sz="0" w:space="0" w:color="auto"/>
            <w:left w:val="none" w:sz="0" w:space="0" w:color="auto"/>
            <w:bottom w:val="none" w:sz="0" w:space="0" w:color="auto"/>
            <w:right w:val="none" w:sz="0" w:space="0" w:color="auto"/>
          </w:divBdr>
        </w:div>
        <w:div w:id="1046878726">
          <w:marLeft w:val="640"/>
          <w:marRight w:val="0"/>
          <w:marTop w:val="0"/>
          <w:marBottom w:val="0"/>
          <w:divBdr>
            <w:top w:val="none" w:sz="0" w:space="0" w:color="auto"/>
            <w:left w:val="none" w:sz="0" w:space="0" w:color="auto"/>
            <w:bottom w:val="none" w:sz="0" w:space="0" w:color="auto"/>
            <w:right w:val="none" w:sz="0" w:space="0" w:color="auto"/>
          </w:divBdr>
        </w:div>
        <w:div w:id="1498615442">
          <w:marLeft w:val="640"/>
          <w:marRight w:val="0"/>
          <w:marTop w:val="0"/>
          <w:marBottom w:val="0"/>
          <w:divBdr>
            <w:top w:val="none" w:sz="0" w:space="0" w:color="auto"/>
            <w:left w:val="none" w:sz="0" w:space="0" w:color="auto"/>
            <w:bottom w:val="none" w:sz="0" w:space="0" w:color="auto"/>
            <w:right w:val="none" w:sz="0" w:space="0" w:color="auto"/>
          </w:divBdr>
        </w:div>
        <w:div w:id="1937862030">
          <w:marLeft w:val="640"/>
          <w:marRight w:val="0"/>
          <w:marTop w:val="0"/>
          <w:marBottom w:val="0"/>
          <w:divBdr>
            <w:top w:val="none" w:sz="0" w:space="0" w:color="auto"/>
            <w:left w:val="none" w:sz="0" w:space="0" w:color="auto"/>
            <w:bottom w:val="none" w:sz="0" w:space="0" w:color="auto"/>
            <w:right w:val="none" w:sz="0" w:space="0" w:color="auto"/>
          </w:divBdr>
        </w:div>
        <w:div w:id="134568256">
          <w:marLeft w:val="640"/>
          <w:marRight w:val="0"/>
          <w:marTop w:val="0"/>
          <w:marBottom w:val="0"/>
          <w:divBdr>
            <w:top w:val="none" w:sz="0" w:space="0" w:color="auto"/>
            <w:left w:val="none" w:sz="0" w:space="0" w:color="auto"/>
            <w:bottom w:val="none" w:sz="0" w:space="0" w:color="auto"/>
            <w:right w:val="none" w:sz="0" w:space="0" w:color="auto"/>
          </w:divBdr>
        </w:div>
        <w:div w:id="412702939">
          <w:marLeft w:val="640"/>
          <w:marRight w:val="0"/>
          <w:marTop w:val="0"/>
          <w:marBottom w:val="0"/>
          <w:divBdr>
            <w:top w:val="none" w:sz="0" w:space="0" w:color="auto"/>
            <w:left w:val="none" w:sz="0" w:space="0" w:color="auto"/>
            <w:bottom w:val="none" w:sz="0" w:space="0" w:color="auto"/>
            <w:right w:val="none" w:sz="0" w:space="0" w:color="auto"/>
          </w:divBdr>
        </w:div>
        <w:div w:id="1810702378">
          <w:marLeft w:val="640"/>
          <w:marRight w:val="0"/>
          <w:marTop w:val="0"/>
          <w:marBottom w:val="0"/>
          <w:divBdr>
            <w:top w:val="none" w:sz="0" w:space="0" w:color="auto"/>
            <w:left w:val="none" w:sz="0" w:space="0" w:color="auto"/>
            <w:bottom w:val="none" w:sz="0" w:space="0" w:color="auto"/>
            <w:right w:val="none" w:sz="0" w:space="0" w:color="auto"/>
          </w:divBdr>
        </w:div>
        <w:div w:id="1878925529">
          <w:marLeft w:val="640"/>
          <w:marRight w:val="0"/>
          <w:marTop w:val="0"/>
          <w:marBottom w:val="0"/>
          <w:divBdr>
            <w:top w:val="none" w:sz="0" w:space="0" w:color="auto"/>
            <w:left w:val="none" w:sz="0" w:space="0" w:color="auto"/>
            <w:bottom w:val="none" w:sz="0" w:space="0" w:color="auto"/>
            <w:right w:val="none" w:sz="0" w:space="0" w:color="auto"/>
          </w:divBdr>
        </w:div>
        <w:div w:id="699087040">
          <w:marLeft w:val="640"/>
          <w:marRight w:val="0"/>
          <w:marTop w:val="0"/>
          <w:marBottom w:val="0"/>
          <w:divBdr>
            <w:top w:val="none" w:sz="0" w:space="0" w:color="auto"/>
            <w:left w:val="none" w:sz="0" w:space="0" w:color="auto"/>
            <w:bottom w:val="none" w:sz="0" w:space="0" w:color="auto"/>
            <w:right w:val="none" w:sz="0" w:space="0" w:color="auto"/>
          </w:divBdr>
        </w:div>
        <w:div w:id="787167032">
          <w:marLeft w:val="640"/>
          <w:marRight w:val="0"/>
          <w:marTop w:val="0"/>
          <w:marBottom w:val="0"/>
          <w:divBdr>
            <w:top w:val="none" w:sz="0" w:space="0" w:color="auto"/>
            <w:left w:val="none" w:sz="0" w:space="0" w:color="auto"/>
            <w:bottom w:val="none" w:sz="0" w:space="0" w:color="auto"/>
            <w:right w:val="none" w:sz="0" w:space="0" w:color="auto"/>
          </w:divBdr>
        </w:div>
        <w:div w:id="1748108052">
          <w:marLeft w:val="640"/>
          <w:marRight w:val="0"/>
          <w:marTop w:val="0"/>
          <w:marBottom w:val="0"/>
          <w:divBdr>
            <w:top w:val="none" w:sz="0" w:space="0" w:color="auto"/>
            <w:left w:val="none" w:sz="0" w:space="0" w:color="auto"/>
            <w:bottom w:val="none" w:sz="0" w:space="0" w:color="auto"/>
            <w:right w:val="none" w:sz="0" w:space="0" w:color="auto"/>
          </w:divBdr>
        </w:div>
        <w:div w:id="506597447">
          <w:marLeft w:val="640"/>
          <w:marRight w:val="0"/>
          <w:marTop w:val="0"/>
          <w:marBottom w:val="0"/>
          <w:divBdr>
            <w:top w:val="none" w:sz="0" w:space="0" w:color="auto"/>
            <w:left w:val="none" w:sz="0" w:space="0" w:color="auto"/>
            <w:bottom w:val="none" w:sz="0" w:space="0" w:color="auto"/>
            <w:right w:val="none" w:sz="0" w:space="0" w:color="auto"/>
          </w:divBdr>
        </w:div>
        <w:div w:id="1973242867">
          <w:marLeft w:val="640"/>
          <w:marRight w:val="0"/>
          <w:marTop w:val="0"/>
          <w:marBottom w:val="0"/>
          <w:divBdr>
            <w:top w:val="none" w:sz="0" w:space="0" w:color="auto"/>
            <w:left w:val="none" w:sz="0" w:space="0" w:color="auto"/>
            <w:bottom w:val="none" w:sz="0" w:space="0" w:color="auto"/>
            <w:right w:val="none" w:sz="0" w:space="0" w:color="auto"/>
          </w:divBdr>
        </w:div>
        <w:div w:id="1212691819">
          <w:marLeft w:val="640"/>
          <w:marRight w:val="0"/>
          <w:marTop w:val="0"/>
          <w:marBottom w:val="0"/>
          <w:divBdr>
            <w:top w:val="none" w:sz="0" w:space="0" w:color="auto"/>
            <w:left w:val="none" w:sz="0" w:space="0" w:color="auto"/>
            <w:bottom w:val="none" w:sz="0" w:space="0" w:color="auto"/>
            <w:right w:val="none" w:sz="0" w:space="0" w:color="auto"/>
          </w:divBdr>
        </w:div>
        <w:div w:id="1594388949">
          <w:marLeft w:val="640"/>
          <w:marRight w:val="0"/>
          <w:marTop w:val="0"/>
          <w:marBottom w:val="0"/>
          <w:divBdr>
            <w:top w:val="none" w:sz="0" w:space="0" w:color="auto"/>
            <w:left w:val="none" w:sz="0" w:space="0" w:color="auto"/>
            <w:bottom w:val="none" w:sz="0" w:space="0" w:color="auto"/>
            <w:right w:val="none" w:sz="0" w:space="0" w:color="auto"/>
          </w:divBdr>
        </w:div>
        <w:div w:id="605698889">
          <w:marLeft w:val="640"/>
          <w:marRight w:val="0"/>
          <w:marTop w:val="0"/>
          <w:marBottom w:val="0"/>
          <w:divBdr>
            <w:top w:val="none" w:sz="0" w:space="0" w:color="auto"/>
            <w:left w:val="none" w:sz="0" w:space="0" w:color="auto"/>
            <w:bottom w:val="none" w:sz="0" w:space="0" w:color="auto"/>
            <w:right w:val="none" w:sz="0" w:space="0" w:color="auto"/>
          </w:divBdr>
        </w:div>
        <w:div w:id="1779637048">
          <w:marLeft w:val="640"/>
          <w:marRight w:val="0"/>
          <w:marTop w:val="0"/>
          <w:marBottom w:val="0"/>
          <w:divBdr>
            <w:top w:val="none" w:sz="0" w:space="0" w:color="auto"/>
            <w:left w:val="none" w:sz="0" w:space="0" w:color="auto"/>
            <w:bottom w:val="none" w:sz="0" w:space="0" w:color="auto"/>
            <w:right w:val="none" w:sz="0" w:space="0" w:color="auto"/>
          </w:divBdr>
        </w:div>
        <w:div w:id="1437167046">
          <w:marLeft w:val="640"/>
          <w:marRight w:val="0"/>
          <w:marTop w:val="0"/>
          <w:marBottom w:val="0"/>
          <w:divBdr>
            <w:top w:val="none" w:sz="0" w:space="0" w:color="auto"/>
            <w:left w:val="none" w:sz="0" w:space="0" w:color="auto"/>
            <w:bottom w:val="none" w:sz="0" w:space="0" w:color="auto"/>
            <w:right w:val="none" w:sz="0" w:space="0" w:color="auto"/>
          </w:divBdr>
        </w:div>
        <w:div w:id="1624459169">
          <w:marLeft w:val="640"/>
          <w:marRight w:val="0"/>
          <w:marTop w:val="0"/>
          <w:marBottom w:val="0"/>
          <w:divBdr>
            <w:top w:val="none" w:sz="0" w:space="0" w:color="auto"/>
            <w:left w:val="none" w:sz="0" w:space="0" w:color="auto"/>
            <w:bottom w:val="none" w:sz="0" w:space="0" w:color="auto"/>
            <w:right w:val="none" w:sz="0" w:space="0" w:color="auto"/>
          </w:divBdr>
        </w:div>
        <w:div w:id="2003971883">
          <w:marLeft w:val="640"/>
          <w:marRight w:val="0"/>
          <w:marTop w:val="0"/>
          <w:marBottom w:val="0"/>
          <w:divBdr>
            <w:top w:val="none" w:sz="0" w:space="0" w:color="auto"/>
            <w:left w:val="none" w:sz="0" w:space="0" w:color="auto"/>
            <w:bottom w:val="none" w:sz="0" w:space="0" w:color="auto"/>
            <w:right w:val="none" w:sz="0" w:space="0" w:color="auto"/>
          </w:divBdr>
        </w:div>
        <w:div w:id="169564041">
          <w:marLeft w:val="640"/>
          <w:marRight w:val="0"/>
          <w:marTop w:val="0"/>
          <w:marBottom w:val="0"/>
          <w:divBdr>
            <w:top w:val="none" w:sz="0" w:space="0" w:color="auto"/>
            <w:left w:val="none" w:sz="0" w:space="0" w:color="auto"/>
            <w:bottom w:val="none" w:sz="0" w:space="0" w:color="auto"/>
            <w:right w:val="none" w:sz="0" w:space="0" w:color="auto"/>
          </w:divBdr>
        </w:div>
        <w:div w:id="1309168067">
          <w:marLeft w:val="640"/>
          <w:marRight w:val="0"/>
          <w:marTop w:val="0"/>
          <w:marBottom w:val="0"/>
          <w:divBdr>
            <w:top w:val="none" w:sz="0" w:space="0" w:color="auto"/>
            <w:left w:val="none" w:sz="0" w:space="0" w:color="auto"/>
            <w:bottom w:val="none" w:sz="0" w:space="0" w:color="auto"/>
            <w:right w:val="none" w:sz="0" w:space="0" w:color="auto"/>
          </w:divBdr>
        </w:div>
        <w:div w:id="877278207">
          <w:marLeft w:val="640"/>
          <w:marRight w:val="0"/>
          <w:marTop w:val="0"/>
          <w:marBottom w:val="0"/>
          <w:divBdr>
            <w:top w:val="none" w:sz="0" w:space="0" w:color="auto"/>
            <w:left w:val="none" w:sz="0" w:space="0" w:color="auto"/>
            <w:bottom w:val="none" w:sz="0" w:space="0" w:color="auto"/>
            <w:right w:val="none" w:sz="0" w:space="0" w:color="auto"/>
          </w:divBdr>
        </w:div>
        <w:div w:id="1533692450">
          <w:marLeft w:val="640"/>
          <w:marRight w:val="0"/>
          <w:marTop w:val="0"/>
          <w:marBottom w:val="0"/>
          <w:divBdr>
            <w:top w:val="none" w:sz="0" w:space="0" w:color="auto"/>
            <w:left w:val="none" w:sz="0" w:space="0" w:color="auto"/>
            <w:bottom w:val="none" w:sz="0" w:space="0" w:color="auto"/>
            <w:right w:val="none" w:sz="0" w:space="0" w:color="auto"/>
          </w:divBdr>
        </w:div>
        <w:div w:id="100300965">
          <w:marLeft w:val="640"/>
          <w:marRight w:val="0"/>
          <w:marTop w:val="0"/>
          <w:marBottom w:val="0"/>
          <w:divBdr>
            <w:top w:val="none" w:sz="0" w:space="0" w:color="auto"/>
            <w:left w:val="none" w:sz="0" w:space="0" w:color="auto"/>
            <w:bottom w:val="none" w:sz="0" w:space="0" w:color="auto"/>
            <w:right w:val="none" w:sz="0" w:space="0" w:color="auto"/>
          </w:divBdr>
        </w:div>
        <w:div w:id="220867699">
          <w:marLeft w:val="640"/>
          <w:marRight w:val="0"/>
          <w:marTop w:val="0"/>
          <w:marBottom w:val="0"/>
          <w:divBdr>
            <w:top w:val="none" w:sz="0" w:space="0" w:color="auto"/>
            <w:left w:val="none" w:sz="0" w:space="0" w:color="auto"/>
            <w:bottom w:val="none" w:sz="0" w:space="0" w:color="auto"/>
            <w:right w:val="none" w:sz="0" w:space="0" w:color="auto"/>
          </w:divBdr>
        </w:div>
        <w:div w:id="1212308079">
          <w:marLeft w:val="640"/>
          <w:marRight w:val="0"/>
          <w:marTop w:val="0"/>
          <w:marBottom w:val="0"/>
          <w:divBdr>
            <w:top w:val="none" w:sz="0" w:space="0" w:color="auto"/>
            <w:left w:val="none" w:sz="0" w:space="0" w:color="auto"/>
            <w:bottom w:val="none" w:sz="0" w:space="0" w:color="auto"/>
            <w:right w:val="none" w:sz="0" w:space="0" w:color="auto"/>
          </w:divBdr>
        </w:div>
        <w:div w:id="1848137054">
          <w:marLeft w:val="640"/>
          <w:marRight w:val="0"/>
          <w:marTop w:val="0"/>
          <w:marBottom w:val="0"/>
          <w:divBdr>
            <w:top w:val="none" w:sz="0" w:space="0" w:color="auto"/>
            <w:left w:val="none" w:sz="0" w:space="0" w:color="auto"/>
            <w:bottom w:val="none" w:sz="0" w:space="0" w:color="auto"/>
            <w:right w:val="none" w:sz="0" w:space="0" w:color="auto"/>
          </w:divBdr>
        </w:div>
        <w:div w:id="214396368">
          <w:marLeft w:val="640"/>
          <w:marRight w:val="0"/>
          <w:marTop w:val="0"/>
          <w:marBottom w:val="0"/>
          <w:divBdr>
            <w:top w:val="none" w:sz="0" w:space="0" w:color="auto"/>
            <w:left w:val="none" w:sz="0" w:space="0" w:color="auto"/>
            <w:bottom w:val="none" w:sz="0" w:space="0" w:color="auto"/>
            <w:right w:val="none" w:sz="0" w:space="0" w:color="auto"/>
          </w:divBdr>
        </w:div>
        <w:div w:id="1702901551">
          <w:marLeft w:val="640"/>
          <w:marRight w:val="0"/>
          <w:marTop w:val="0"/>
          <w:marBottom w:val="0"/>
          <w:divBdr>
            <w:top w:val="none" w:sz="0" w:space="0" w:color="auto"/>
            <w:left w:val="none" w:sz="0" w:space="0" w:color="auto"/>
            <w:bottom w:val="none" w:sz="0" w:space="0" w:color="auto"/>
            <w:right w:val="none" w:sz="0" w:space="0" w:color="auto"/>
          </w:divBdr>
        </w:div>
        <w:div w:id="594552968">
          <w:marLeft w:val="640"/>
          <w:marRight w:val="0"/>
          <w:marTop w:val="0"/>
          <w:marBottom w:val="0"/>
          <w:divBdr>
            <w:top w:val="none" w:sz="0" w:space="0" w:color="auto"/>
            <w:left w:val="none" w:sz="0" w:space="0" w:color="auto"/>
            <w:bottom w:val="none" w:sz="0" w:space="0" w:color="auto"/>
            <w:right w:val="none" w:sz="0" w:space="0" w:color="auto"/>
          </w:divBdr>
        </w:div>
        <w:div w:id="1950697975">
          <w:marLeft w:val="640"/>
          <w:marRight w:val="0"/>
          <w:marTop w:val="0"/>
          <w:marBottom w:val="0"/>
          <w:divBdr>
            <w:top w:val="none" w:sz="0" w:space="0" w:color="auto"/>
            <w:left w:val="none" w:sz="0" w:space="0" w:color="auto"/>
            <w:bottom w:val="none" w:sz="0" w:space="0" w:color="auto"/>
            <w:right w:val="none" w:sz="0" w:space="0" w:color="auto"/>
          </w:divBdr>
        </w:div>
        <w:div w:id="555091096">
          <w:marLeft w:val="640"/>
          <w:marRight w:val="0"/>
          <w:marTop w:val="0"/>
          <w:marBottom w:val="0"/>
          <w:divBdr>
            <w:top w:val="none" w:sz="0" w:space="0" w:color="auto"/>
            <w:left w:val="none" w:sz="0" w:space="0" w:color="auto"/>
            <w:bottom w:val="none" w:sz="0" w:space="0" w:color="auto"/>
            <w:right w:val="none" w:sz="0" w:space="0" w:color="auto"/>
          </w:divBdr>
        </w:div>
        <w:div w:id="1341204274">
          <w:marLeft w:val="640"/>
          <w:marRight w:val="0"/>
          <w:marTop w:val="0"/>
          <w:marBottom w:val="0"/>
          <w:divBdr>
            <w:top w:val="none" w:sz="0" w:space="0" w:color="auto"/>
            <w:left w:val="none" w:sz="0" w:space="0" w:color="auto"/>
            <w:bottom w:val="none" w:sz="0" w:space="0" w:color="auto"/>
            <w:right w:val="none" w:sz="0" w:space="0" w:color="auto"/>
          </w:divBdr>
        </w:div>
        <w:div w:id="851067139">
          <w:marLeft w:val="640"/>
          <w:marRight w:val="0"/>
          <w:marTop w:val="0"/>
          <w:marBottom w:val="0"/>
          <w:divBdr>
            <w:top w:val="none" w:sz="0" w:space="0" w:color="auto"/>
            <w:left w:val="none" w:sz="0" w:space="0" w:color="auto"/>
            <w:bottom w:val="none" w:sz="0" w:space="0" w:color="auto"/>
            <w:right w:val="none" w:sz="0" w:space="0" w:color="auto"/>
          </w:divBdr>
        </w:div>
        <w:div w:id="637883979">
          <w:marLeft w:val="640"/>
          <w:marRight w:val="0"/>
          <w:marTop w:val="0"/>
          <w:marBottom w:val="0"/>
          <w:divBdr>
            <w:top w:val="none" w:sz="0" w:space="0" w:color="auto"/>
            <w:left w:val="none" w:sz="0" w:space="0" w:color="auto"/>
            <w:bottom w:val="none" w:sz="0" w:space="0" w:color="auto"/>
            <w:right w:val="none" w:sz="0" w:space="0" w:color="auto"/>
          </w:divBdr>
        </w:div>
        <w:div w:id="598609155">
          <w:marLeft w:val="640"/>
          <w:marRight w:val="0"/>
          <w:marTop w:val="0"/>
          <w:marBottom w:val="0"/>
          <w:divBdr>
            <w:top w:val="none" w:sz="0" w:space="0" w:color="auto"/>
            <w:left w:val="none" w:sz="0" w:space="0" w:color="auto"/>
            <w:bottom w:val="none" w:sz="0" w:space="0" w:color="auto"/>
            <w:right w:val="none" w:sz="0" w:space="0" w:color="auto"/>
          </w:divBdr>
        </w:div>
        <w:div w:id="752430299">
          <w:marLeft w:val="640"/>
          <w:marRight w:val="0"/>
          <w:marTop w:val="0"/>
          <w:marBottom w:val="0"/>
          <w:divBdr>
            <w:top w:val="none" w:sz="0" w:space="0" w:color="auto"/>
            <w:left w:val="none" w:sz="0" w:space="0" w:color="auto"/>
            <w:bottom w:val="none" w:sz="0" w:space="0" w:color="auto"/>
            <w:right w:val="none" w:sz="0" w:space="0" w:color="auto"/>
          </w:divBdr>
        </w:div>
        <w:div w:id="1770272730">
          <w:marLeft w:val="640"/>
          <w:marRight w:val="0"/>
          <w:marTop w:val="0"/>
          <w:marBottom w:val="0"/>
          <w:divBdr>
            <w:top w:val="none" w:sz="0" w:space="0" w:color="auto"/>
            <w:left w:val="none" w:sz="0" w:space="0" w:color="auto"/>
            <w:bottom w:val="none" w:sz="0" w:space="0" w:color="auto"/>
            <w:right w:val="none" w:sz="0" w:space="0" w:color="auto"/>
          </w:divBdr>
        </w:div>
        <w:div w:id="1274289192">
          <w:marLeft w:val="640"/>
          <w:marRight w:val="0"/>
          <w:marTop w:val="0"/>
          <w:marBottom w:val="0"/>
          <w:divBdr>
            <w:top w:val="none" w:sz="0" w:space="0" w:color="auto"/>
            <w:left w:val="none" w:sz="0" w:space="0" w:color="auto"/>
            <w:bottom w:val="none" w:sz="0" w:space="0" w:color="auto"/>
            <w:right w:val="none" w:sz="0" w:space="0" w:color="auto"/>
          </w:divBdr>
        </w:div>
        <w:div w:id="803277230">
          <w:marLeft w:val="640"/>
          <w:marRight w:val="0"/>
          <w:marTop w:val="0"/>
          <w:marBottom w:val="0"/>
          <w:divBdr>
            <w:top w:val="none" w:sz="0" w:space="0" w:color="auto"/>
            <w:left w:val="none" w:sz="0" w:space="0" w:color="auto"/>
            <w:bottom w:val="none" w:sz="0" w:space="0" w:color="auto"/>
            <w:right w:val="none" w:sz="0" w:space="0" w:color="auto"/>
          </w:divBdr>
        </w:div>
        <w:div w:id="1533499256">
          <w:marLeft w:val="640"/>
          <w:marRight w:val="0"/>
          <w:marTop w:val="0"/>
          <w:marBottom w:val="0"/>
          <w:divBdr>
            <w:top w:val="none" w:sz="0" w:space="0" w:color="auto"/>
            <w:left w:val="none" w:sz="0" w:space="0" w:color="auto"/>
            <w:bottom w:val="none" w:sz="0" w:space="0" w:color="auto"/>
            <w:right w:val="none" w:sz="0" w:space="0" w:color="auto"/>
          </w:divBdr>
        </w:div>
        <w:div w:id="641622949">
          <w:marLeft w:val="640"/>
          <w:marRight w:val="0"/>
          <w:marTop w:val="0"/>
          <w:marBottom w:val="0"/>
          <w:divBdr>
            <w:top w:val="none" w:sz="0" w:space="0" w:color="auto"/>
            <w:left w:val="none" w:sz="0" w:space="0" w:color="auto"/>
            <w:bottom w:val="none" w:sz="0" w:space="0" w:color="auto"/>
            <w:right w:val="none" w:sz="0" w:space="0" w:color="auto"/>
          </w:divBdr>
        </w:div>
        <w:div w:id="1198002864">
          <w:marLeft w:val="640"/>
          <w:marRight w:val="0"/>
          <w:marTop w:val="0"/>
          <w:marBottom w:val="0"/>
          <w:divBdr>
            <w:top w:val="none" w:sz="0" w:space="0" w:color="auto"/>
            <w:left w:val="none" w:sz="0" w:space="0" w:color="auto"/>
            <w:bottom w:val="none" w:sz="0" w:space="0" w:color="auto"/>
            <w:right w:val="none" w:sz="0" w:space="0" w:color="auto"/>
          </w:divBdr>
        </w:div>
        <w:div w:id="21325410">
          <w:marLeft w:val="640"/>
          <w:marRight w:val="0"/>
          <w:marTop w:val="0"/>
          <w:marBottom w:val="0"/>
          <w:divBdr>
            <w:top w:val="none" w:sz="0" w:space="0" w:color="auto"/>
            <w:left w:val="none" w:sz="0" w:space="0" w:color="auto"/>
            <w:bottom w:val="none" w:sz="0" w:space="0" w:color="auto"/>
            <w:right w:val="none" w:sz="0" w:space="0" w:color="auto"/>
          </w:divBdr>
        </w:div>
        <w:div w:id="1785687004">
          <w:marLeft w:val="640"/>
          <w:marRight w:val="0"/>
          <w:marTop w:val="0"/>
          <w:marBottom w:val="0"/>
          <w:divBdr>
            <w:top w:val="none" w:sz="0" w:space="0" w:color="auto"/>
            <w:left w:val="none" w:sz="0" w:space="0" w:color="auto"/>
            <w:bottom w:val="none" w:sz="0" w:space="0" w:color="auto"/>
            <w:right w:val="none" w:sz="0" w:space="0" w:color="auto"/>
          </w:divBdr>
        </w:div>
        <w:div w:id="38552067">
          <w:marLeft w:val="640"/>
          <w:marRight w:val="0"/>
          <w:marTop w:val="0"/>
          <w:marBottom w:val="0"/>
          <w:divBdr>
            <w:top w:val="none" w:sz="0" w:space="0" w:color="auto"/>
            <w:left w:val="none" w:sz="0" w:space="0" w:color="auto"/>
            <w:bottom w:val="none" w:sz="0" w:space="0" w:color="auto"/>
            <w:right w:val="none" w:sz="0" w:space="0" w:color="auto"/>
          </w:divBdr>
        </w:div>
        <w:div w:id="61486747">
          <w:marLeft w:val="640"/>
          <w:marRight w:val="0"/>
          <w:marTop w:val="0"/>
          <w:marBottom w:val="0"/>
          <w:divBdr>
            <w:top w:val="none" w:sz="0" w:space="0" w:color="auto"/>
            <w:left w:val="none" w:sz="0" w:space="0" w:color="auto"/>
            <w:bottom w:val="none" w:sz="0" w:space="0" w:color="auto"/>
            <w:right w:val="none" w:sz="0" w:space="0" w:color="auto"/>
          </w:divBdr>
        </w:div>
        <w:div w:id="1975304">
          <w:marLeft w:val="640"/>
          <w:marRight w:val="0"/>
          <w:marTop w:val="0"/>
          <w:marBottom w:val="0"/>
          <w:divBdr>
            <w:top w:val="none" w:sz="0" w:space="0" w:color="auto"/>
            <w:left w:val="none" w:sz="0" w:space="0" w:color="auto"/>
            <w:bottom w:val="none" w:sz="0" w:space="0" w:color="auto"/>
            <w:right w:val="none" w:sz="0" w:space="0" w:color="auto"/>
          </w:divBdr>
        </w:div>
        <w:div w:id="1681082136">
          <w:marLeft w:val="640"/>
          <w:marRight w:val="0"/>
          <w:marTop w:val="0"/>
          <w:marBottom w:val="0"/>
          <w:divBdr>
            <w:top w:val="none" w:sz="0" w:space="0" w:color="auto"/>
            <w:left w:val="none" w:sz="0" w:space="0" w:color="auto"/>
            <w:bottom w:val="none" w:sz="0" w:space="0" w:color="auto"/>
            <w:right w:val="none" w:sz="0" w:space="0" w:color="auto"/>
          </w:divBdr>
        </w:div>
        <w:div w:id="223880901">
          <w:marLeft w:val="640"/>
          <w:marRight w:val="0"/>
          <w:marTop w:val="0"/>
          <w:marBottom w:val="0"/>
          <w:divBdr>
            <w:top w:val="none" w:sz="0" w:space="0" w:color="auto"/>
            <w:left w:val="none" w:sz="0" w:space="0" w:color="auto"/>
            <w:bottom w:val="none" w:sz="0" w:space="0" w:color="auto"/>
            <w:right w:val="none" w:sz="0" w:space="0" w:color="auto"/>
          </w:divBdr>
        </w:div>
        <w:div w:id="1766268491">
          <w:marLeft w:val="640"/>
          <w:marRight w:val="0"/>
          <w:marTop w:val="0"/>
          <w:marBottom w:val="0"/>
          <w:divBdr>
            <w:top w:val="none" w:sz="0" w:space="0" w:color="auto"/>
            <w:left w:val="none" w:sz="0" w:space="0" w:color="auto"/>
            <w:bottom w:val="none" w:sz="0" w:space="0" w:color="auto"/>
            <w:right w:val="none" w:sz="0" w:space="0" w:color="auto"/>
          </w:divBdr>
        </w:div>
        <w:div w:id="831991538">
          <w:marLeft w:val="640"/>
          <w:marRight w:val="0"/>
          <w:marTop w:val="0"/>
          <w:marBottom w:val="0"/>
          <w:divBdr>
            <w:top w:val="none" w:sz="0" w:space="0" w:color="auto"/>
            <w:left w:val="none" w:sz="0" w:space="0" w:color="auto"/>
            <w:bottom w:val="none" w:sz="0" w:space="0" w:color="auto"/>
            <w:right w:val="none" w:sz="0" w:space="0" w:color="auto"/>
          </w:divBdr>
        </w:div>
        <w:div w:id="71315404">
          <w:marLeft w:val="640"/>
          <w:marRight w:val="0"/>
          <w:marTop w:val="0"/>
          <w:marBottom w:val="0"/>
          <w:divBdr>
            <w:top w:val="none" w:sz="0" w:space="0" w:color="auto"/>
            <w:left w:val="none" w:sz="0" w:space="0" w:color="auto"/>
            <w:bottom w:val="none" w:sz="0" w:space="0" w:color="auto"/>
            <w:right w:val="none" w:sz="0" w:space="0" w:color="auto"/>
          </w:divBdr>
        </w:div>
        <w:div w:id="735054926">
          <w:marLeft w:val="640"/>
          <w:marRight w:val="0"/>
          <w:marTop w:val="0"/>
          <w:marBottom w:val="0"/>
          <w:divBdr>
            <w:top w:val="none" w:sz="0" w:space="0" w:color="auto"/>
            <w:left w:val="none" w:sz="0" w:space="0" w:color="auto"/>
            <w:bottom w:val="none" w:sz="0" w:space="0" w:color="auto"/>
            <w:right w:val="none" w:sz="0" w:space="0" w:color="auto"/>
          </w:divBdr>
        </w:div>
        <w:div w:id="713384676">
          <w:marLeft w:val="640"/>
          <w:marRight w:val="0"/>
          <w:marTop w:val="0"/>
          <w:marBottom w:val="0"/>
          <w:divBdr>
            <w:top w:val="none" w:sz="0" w:space="0" w:color="auto"/>
            <w:left w:val="none" w:sz="0" w:space="0" w:color="auto"/>
            <w:bottom w:val="none" w:sz="0" w:space="0" w:color="auto"/>
            <w:right w:val="none" w:sz="0" w:space="0" w:color="auto"/>
          </w:divBdr>
        </w:div>
        <w:div w:id="1966502000">
          <w:marLeft w:val="640"/>
          <w:marRight w:val="0"/>
          <w:marTop w:val="0"/>
          <w:marBottom w:val="0"/>
          <w:divBdr>
            <w:top w:val="none" w:sz="0" w:space="0" w:color="auto"/>
            <w:left w:val="none" w:sz="0" w:space="0" w:color="auto"/>
            <w:bottom w:val="none" w:sz="0" w:space="0" w:color="auto"/>
            <w:right w:val="none" w:sz="0" w:space="0" w:color="auto"/>
          </w:divBdr>
        </w:div>
        <w:div w:id="471676104">
          <w:marLeft w:val="640"/>
          <w:marRight w:val="0"/>
          <w:marTop w:val="0"/>
          <w:marBottom w:val="0"/>
          <w:divBdr>
            <w:top w:val="none" w:sz="0" w:space="0" w:color="auto"/>
            <w:left w:val="none" w:sz="0" w:space="0" w:color="auto"/>
            <w:bottom w:val="none" w:sz="0" w:space="0" w:color="auto"/>
            <w:right w:val="none" w:sz="0" w:space="0" w:color="auto"/>
          </w:divBdr>
        </w:div>
        <w:div w:id="1767380660">
          <w:marLeft w:val="640"/>
          <w:marRight w:val="0"/>
          <w:marTop w:val="0"/>
          <w:marBottom w:val="0"/>
          <w:divBdr>
            <w:top w:val="none" w:sz="0" w:space="0" w:color="auto"/>
            <w:left w:val="none" w:sz="0" w:space="0" w:color="auto"/>
            <w:bottom w:val="none" w:sz="0" w:space="0" w:color="auto"/>
            <w:right w:val="none" w:sz="0" w:space="0" w:color="auto"/>
          </w:divBdr>
        </w:div>
        <w:div w:id="297958295">
          <w:marLeft w:val="640"/>
          <w:marRight w:val="0"/>
          <w:marTop w:val="0"/>
          <w:marBottom w:val="0"/>
          <w:divBdr>
            <w:top w:val="none" w:sz="0" w:space="0" w:color="auto"/>
            <w:left w:val="none" w:sz="0" w:space="0" w:color="auto"/>
            <w:bottom w:val="none" w:sz="0" w:space="0" w:color="auto"/>
            <w:right w:val="none" w:sz="0" w:space="0" w:color="auto"/>
          </w:divBdr>
        </w:div>
        <w:div w:id="2147159718">
          <w:marLeft w:val="640"/>
          <w:marRight w:val="0"/>
          <w:marTop w:val="0"/>
          <w:marBottom w:val="0"/>
          <w:divBdr>
            <w:top w:val="none" w:sz="0" w:space="0" w:color="auto"/>
            <w:left w:val="none" w:sz="0" w:space="0" w:color="auto"/>
            <w:bottom w:val="none" w:sz="0" w:space="0" w:color="auto"/>
            <w:right w:val="none" w:sz="0" w:space="0" w:color="auto"/>
          </w:divBdr>
        </w:div>
        <w:div w:id="85616909">
          <w:marLeft w:val="640"/>
          <w:marRight w:val="0"/>
          <w:marTop w:val="0"/>
          <w:marBottom w:val="0"/>
          <w:divBdr>
            <w:top w:val="none" w:sz="0" w:space="0" w:color="auto"/>
            <w:left w:val="none" w:sz="0" w:space="0" w:color="auto"/>
            <w:bottom w:val="none" w:sz="0" w:space="0" w:color="auto"/>
            <w:right w:val="none" w:sz="0" w:space="0" w:color="auto"/>
          </w:divBdr>
        </w:div>
        <w:div w:id="1173838552">
          <w:marLeft w:val="640"/>
          <w:marRight w:val="0"/>
          <w:marTop w:val="0"/>
          <w:marBottom w:val="0"/>
          <w:divBdr>
            <w:top w:val="none" w:sz="0" w:space="0" w:color="auto"/>
            <w:left w:val="none" w:sz="0" w:space="0" w:color="auto"/>
            <w:bottom w:val="none" w:sz="0" w:space="0" w:color="auto"/>
            <w:right w:val="none" w:sz="0" w:space="0" w:color="auto"/>
          </w:divBdr>
        </w:div>
        <w:div w:id="801193381">
          <w:marLeft w:val="640"/>
          <w:marRight w:val="0"/>
          <w:marTop w:val="0"/>
          <w:marBottom w:val="0"/>
          <w:divBdr>
            <w:top w:val="none" w:sz="0" w:space="0" w:color="auto"/>
            <w:left w:val="none" w:sz="0" w:space="0" w:color="auto"/>
            <w:bottom w:val="none" w:sz="0" w:space="0" w:color="auto"/>
            <w:right w:val="none" w:sz="0" w:space="0" w:color="auto"/>
          </w:divBdr>
        </w:div>
        <w:div w:id="2137916699">
          <w:marLeft w:val="640"/>
          <w:marRight w:val="0"/>
          <w:marTop w:val="0"/>
          <w:marBottom w:val="0"/>
          <w:divBdr>
            <w:top w:val="none" w:sz="0" w:space="0" w:color="auto"/>
            <w:left w:val="none" w:sz="0" w:space="0" w:color="auto"/>
            <w:bottom w:val="none" w:sz="0" w:space="0" w:color="auto"/>
            <w:right w:val="none" w:sz="0" w:space="0" w:color="auto"/>
          </w:divBdr>
        </w:div>
        <w:div w:id="1893736511">
          <w:marLeft w:val="640"/>
          <w:marRight w:val="0"/>
          <w:marTop w:val="0"/>
          <w:marBottom w:val="0"/>
          <w:divBdr>
            <w:top w:val="none" w:sz="0" w:space="0" w:color="auto"/>
            <w:left w:val="none" w:sz="0" w:space="0" w:color="auto"/>
            <w:bottom w:val="none" w:sz="0" w:space="0" w:color="auto"/>
            <w:right w:val="none" w:sz="0" w:space="0" w:color="auto"/>
          </w:divBdr>
        </w:div>
        <w:div w:id="827982352">
          <w:marLeft w:val="640"/>
          <w:marRight w:val="0"/>
          <w:marTop w:val="0"/>
          <w:marBottom w:val="0"/>
          <w:divBdr>
            <w:top w:val="none" w:sz="0" w:space="0" w:color="auto"/>
            <w:left w:val="none" w:sz="0" w:space="0" w:color="auto"/>
            <w:bottom w:val="none" w:sz="0" w:space="0" w:color="auto"/>
            <w:right w:val="none" w:sz="0" w:space="0" w:color="auto"/>
          </w:divBdr>
        </w:div>
        <w:div w:id="385489345">
          <w:marLeft w:val="640"/>
          <w:marRight w:val="0"/>
          <w:marTop w:val="0"/>
          <w:marBottom w:val="0"/>
          <w:divBdr>
            <w:top w:val="none" w:sz="0" w:space="0" w:color="auto"/>
            <w:left w:val="none" w:sz="0" w:space="0" w:color="auto"/>
            <w:bottom w:val="none" w:sz="0" w:space="0" w:color="auto"/>
            <w:right w:val="none" w:sz="0" w:space="0" w:color="auto"/>
          </w:divBdr>
        </w:div>
        <w:div w:id="239027669">
          <w:marLeft w:val="640"/>
          <w:marRight w:val="0"/>
          <w:marTop w:val="0"/>
          <w:marBottom w:val="0"/>
          <w:divBdr>
            <w:top w:val="none" w:sz="0" w:space="0" w:color="auto"/>
            <w:left w:val="none" w:sz="0" w:space="0" w:color="auto"/>
            <w:bottom w:val="none" w:sz="0" w:space="0" w:color="auto"/>
            <w:right w:val="none" w:sz="0" w:space="0" w:color="auto"/>
          </w:divBdr>
        </w:div>
        <w:div w:id="292835083">
          <w:marLeft w:val="640"/>
          <w:marRight w:val="0"/>
          <w:marTop w:val="0"/>
          <w:marBottom w:val="0"/>
          <w:divBdr>
            <w:top w:val="none" w:sz="0" w:space="0" w:color="auto"/>
            <w:left w:val="none" w:sz="0" w:space="0" w:color="auto"/>
            <w:bottom w:val="none" w:sz="0" w:space="0" w:color="auto"/>
            <w:right w:val="none" w:sz="0" w:space="0" w:color="auto"/>
          </w:divBdr>
        </w:div>
        <w:div w:id="187333056">
          <w:marLeft w:val="640"/>
          <w:marRight w:val="0"/>
          <w:marTop w:val="0"/>
          <w:marBottom w:val="0"/>
          <w:divBdr>
            <w:top w:val="none" w:sz="0" w:space="0" w:color="auto"/>
            <w:left w:val="none" w:sz="0" w:space="0" w:color="auto"/>
            <w:bottom w:val="none" w:sz="0" w:space="0" w:color="auto"/>
            <w:right w:val="none" w:sz="0" w:space="0" w:color="auto"/>
          </w:divBdr>
        </w:div>
        <w:div w:id="2004357994">
          <w:marLeft w:val="640"/>
          <w:marRight w:val="0"/>
          <w:marTop w:val="0"/>
          <w:marBottom w:val="0"/>
          <w:divBdr>
            <w:top w:val="none" w:sz="0" w:space="0" w:color="auto"/>
            <w:left w:val="none" w:sz="0" w:space="0" w:color="auto"/>
            <w:bottom w:val="none" w:sz="0" w:space="0" w:color="auto"/>
            <w:right w:val="none" w:sz="0" w:space="0" w:color="auto"/>
          </w:divBdr>
        </w:div>
        <w:div w:id="1478065143">
          <w:marLeft w:val="640"/>
          <w:marRight w:val="0"/>
          <w:marTop w:val="0"/>
          <w:marBottom w:val="0"/>
          <w:divBdr>
            <w:top w:val="none" w:sz="0" w:space="0" w:color="auto"/>
            <w:left w:val="none" w:sz="0" w:space="0" w:color="auto"/>
            <w:bottom w:val="none" w:sz="0" w:space="0" w:color="auto"/>
            <w:right w:val="none" w:sz="0" w:space="0" w:color="auto"/>
          </w:divBdr>
        </w:div>
        <w:div w:id="1726951535">
          <w:marLeft w:val="640"/>
          <w:marRight w:val="0"/>
          <w:marTop w:val="0"/>
          <w:marBottom w:val="0"/>
          <w:divBdr>
            <w:top w:val="none" w:sz="0" w:space="0" w:color="auto"/>
            <w:left w:val="none" w:sz="0" w:space="0" w:color="auto"/>
            <w:bottom w:val="none" w:sz="0" w:space="0" w:color="auto"/>
            <w:right w:val="none" w:sz="0" w:space="0" w:color="auto"/>
          </w:divBdr>
        </w:div>
        <w:div w:id="905871219">
          <w:marLeft w:val="640"/>
          <w:marRight w:val="0"/>
          <w:marTop w:val="0"/>
          <w:marBottom w:val="0"/>
          <w:divBdr>
            <w:top w:val="none" w:sz="0" w:space="0" w:color="auto"/>
            <w:left w:val="none" w:sz="0" w:space="0" w:color="auto"/>
            <w:bottom w:val="none" w:sz="0" w:space="0" w:color="auto"/>
            <w:right w:val="none" w:sz="0" w:space="0" w:color="auto"/>
          </w:divBdr>
        </w:div>
        <w:div w:id="2096507579">
          <w:marLeft w:val="640"/>
          <w:marRight w:val="0"/>
          <w:marTop w:val="0"/>
          <w:marBottom w:val="0"/>
          <w:divBdr>
            <w:top w:val="none" w:sz="0" w:space="0" w:color="auto"/>
            <w:left w:val="none" w:sz="0" w:space="0" w:color="auto"/>
            <w:bottom w:val="none" w:sz="0" w:space="0" w:color="auto"/>
            <w:right w:val="none" w:sz="0" w:space="0" w:color="auto"/>
          </w:divBdr>
        </w:div>
        <w:div w:id="1832134862">
          <w:marLeft w:val="640"/>
          <w:marRight w:val="0"/>
          <w:marTop w:val="0"/>
          <w:marBottom w:val="0"/>
          <w:divBdr>
            <w:top w:val="none" w:sz="0" w:space="0" w:color="auto"/>
            <w:left w:val="none" w:sz="0" w:space="0" w:color="auto"/>
            <w:bottom w:val="none" w:sz="0" w:space="0" w:color="auto"/>
            <w:right w:val="none" w:sz="0" w:space="0" w:color="auto"/>
          </w:divBdr>
        </w:div>
        <w:div w:id="1873807881">
          <w:marLeft w:val="640"/>
          <w:marRight w:val="0"/>
          <w:marTop w:val="0"/>
          <w:marBottom w:val="0"/>
          <w:divBdr>
            <w:top w:val="none" w:sz="0" w:space="0" w:color="auto"/>
            <w:left w:val="none" w:sz="0" w:space="0" w:color="auto"/>
            <w:bottom w:val="none" w:sz="0" w:space="0" w:color="auto"/>
            <w:right w:val="none" w:sz="0" w:space="0" w:color="auto"/>
          </w:divBdr>
        </w:div>
        <w:div w:id="260845805">
          <w:marLeft w:val="640"/>
          <w:marRight w:val="0"/>
          <w:marTop w:val="0"/>
          <w:marBottom w:val="0"/>
          <w:divBdr>
            <w:top w:val="none" w:sz="0" w:space="0" w:color="auto"/>
            <w:left w:val="none" w:sz="0" w:space="0" w:color="auto"/>
            <w:bottom w:val="none" w:sz="0" w:space="0" w:color="auto"/>
            <w:right w:val="none" w:sz="0" w:space="0" w:color="auto"/>
          </w:divBdr>
        </w:div>
        <w:div w:id="53627465">
          <w:marLeft w:val="640"/>
          <w:marRight w:val="0"/>
          <w:marTop w:val="0"/>
          <w:marBottom w:val="0"/>
          <w:divBdr>
            <w:top w:val="none" w:sz="0" w:space="0" w:color="auto"/>
            <w:left w:val="none" w:sz="0" w:space="0" w:color="auto"/>
            <w:bottom w:val="none" w:sz="0" w:space="0" w:color="auto"/>
            <w:right w:val="none" w:sz="0" w:space="0" w:color="auto"/>
          </w:divBdr>
        </w:div>
        <w:div w:id="1668092882">
          <w:marLeft w:val="640"/>
          <w:marRight w:val="0"/>
          <w:marTop w:val="0"/>
          <w:marBottom w:val="0"/>
          <w:divBdr>
            <w:top w:val="none" w:sz="0" w:space="0" w:color="auto"/>
            <w:left w:val="none" w:sz="0" w:space="0" w:color="auto"/>
            <w:bottom w:val="none" w:sz="0" w:space="0" w:color="auto"/>
            <w:right w:val="none" w:sz="0" w:space="0" w:color="auto"/>
          </w:divBdr>
        </w:div>
        <w:div w:id="1811287864">
          <w:marLeft w:val="640"/>
          <w:marRight w:val="0"/>
          <w:marTop w:val="0"/>
          <w:marBottom w:val="0"/>
          <w:divBdr>
            <w:top w:val="none" w:sz="0" w:space="0" w:color="auto"/>
            <w:left w:val="none" w:sz="0" w:space="0" w:color="auto"/>
            <w:bottom w:val="none" w:sz="0" w:space="0" w:color="auto"/>
            <w:right w:val="none" w:sz="0" w:space="0" w:color="auto"/>
          </w:divBdr>
        </w:div>
        <w:div w:id="1832987457">
          <w:marLeft w:val="640"/>
          <w:marRight w:val="0"/>
          <w:marTop w:val="0"/>
          <w:marBottom w:val="0"/>
          <w:divBdr>
            <w:top w:val="none" w:sz="0" w:space="0" w:color="auto"/>
            <w:left w:val="none" w:sz="0" w:space="0" w:color="auto"/>
            <w:bottom w:val="none" w:sz="0" w:space="0" w:color="auto"/>
            <w:right w:val="none" w:sz="0" w:space="0" w:color="auto"/>
          </w:divBdr>
        </w:div>
        <w:div w:id="1641879481">
          <w:marLeft w:val="640"/>
          <w:marRight w:val="0"/>
          <w:marTop w:val="0"/>
          <w:marBottom w:val="0"/>
          <w:divBdr>
            <w:top w:val="none" w:sz="0" w:space="0" w:color="auto"/>
            <w:left w:val="none" w:sz="0" w:space="0" w:color="auto"/>
            <w:bottom w:val="none" w:sz="0" w:space="0" w:color="auto"/>
            <w:right w:val="none" w:sz="0" w:space="0" w:color="auto"/>
          </w:divBdr>
        </w:div>
        <w:div w:id="400715595">
          <w:marLeft w:val="640"/>
          <w:marRight w:val="0"/>
          <w:marTop w:val="0"/>
          <w:marBottom w:val="0"/>
          <w:divBdr>
            <w:top w:val="none" w:sz="0" w:space="0" w:color="auto"/>
            <w:left w:val="none" w:sz="0" w:space="0" w:color="auto"/>
            <w:bottom w:val="none" w:sz="0" w:space="0" w:color="auto"/>
            <w:right w:val="none" w:sz="0" w:space="0" w:color="auto"/>
          </w:divBdr>
        </w:div>
        <w:div w:id="724917316">
          <w:marLeft w:val="640"/>
          <w:marRight w:val="0"/>
          <w:marTop w:val="0"/>
          <w:marBottom w:val="0"/>
          <w:divBdr>
            <w:top w:val="none" w:sz="0" w:space="0" w:color="auto"/>
            <w:left w:val="none" w:sz="0" w:space="0" w:color="auto"/>
            <w:bottom w:val="none" w:sz="0" w:space="0" w:color="auto"/>
            <w:right w:val="none" w:sz="0" w:space="0" w:color="auto"/>
          </w:divBdr>
        </w:div>
        <w:div w:id="1005017566">
          <w:marLeft w:val="640"/>
          <w:marRight w:val="0"/>
          <w:marTop w:val="0"/>
          <w:marBottom w:val="0"/>
          <w:divBdr>
            <w:top w:val="none" w:sz="0" w:space="0" w:color="auto"/>
            <w:left w:val="none" w:sz="0" w:space="0" w:color="auto"/>
            <w:bottom w:val="none" w:sz="0" w:space="0" w:color="auto"/>
            <w:right w:val="none" w:sz="0" w:space="0" w:color="auto"/>
          </w:divBdr>
        </w:div>
        <w:div w:id="1196773232">
          <w:marLeft w:val="640"/>
          <w:marRight w:val="0"/>
          <w:marTop w:val="0"/>
          <w:marBottom w:val="0"/>
          <w:divBdr>
            <w:top w:val="none" w:sz="0" w:space="0" w:color="auto"/>
            <w:left w:val="none" w:sz="0" w:space="0" w:color="auto"/>
            <w:bottom w:val="none" w:sz="0" w:space="0" w:color="auto"/>
            <w:right w:val="none" w:sz="0" w:space="0" w:color="auto"/>
          </w:divBdr>
        </w:div>
        <w:div w:id="695350120">
          <w:marLeft w:val="640"/>
          <w:marRight w:val="0"/>
          <w:marTop w:val="0"/>
          <w:marBottom w:val="0"/>
          <w:divBdr>
            <w:top w:val="none" w:sz="0" w:space="0" w:color="auto"/>
            <w:left w:val="none" w:sz="0" w:space="0" w:color="auto"/>
            <w:bottom w:val="none" w:sz="0" w:space="0" w:color="auto"/>
            <w:right w:val="none" w:sz="0" w:space="0" w:color="auto"/>
          </w:divBdr>
        </w:div>
        <w:div w:id="1000474638">
          <w:marLeft w:val="640"/>
          <w:marRight w:val="0"/>
          <w:marTop w:val="0"/>
          <w:marBottom w:val="0"/>
          <w:divBdr>
            <w:top w:val="none" w:sz="0" w:space="0" w:color="auto"/>
            <w:left w:val="none" w:sz="0" w:space="0" w:color="auto"/>
            <w:bottom w:val="none" w:sz="0" w:space="0" w:color="auto"/>
            <w:right w:val="none" w:sz="0" w:space="0" w:color="auto"/>
          </w:divBdr>
        </w:div>
        <w:div w:id="2048751629">
          <w:marLeft w:val="640"/>
          <w:marRight w:val="0"/>
          <w:marTop w:val="0"/>
          <w:marBottom w:val="0"/>
          <w:divBdr>
            <w:top w:val="none" w:sz="0" w:space="0" w:color="auto"/>
            <w:left w:val="none" w:sz="0" w:space="0" w:color="auto"/>
            <w:bottom w:val="none" w:sz="0" w:space="0" w:color="auto"/>
            <w:right w:val="none" w:sz="0" w:space="0" w:color="auto"/>
          </w:divBdr>
        </w:div>
        <w:div w:id="1204250205">
          <w:marLeft w:val="640"/>
          <w:marRight w:val="0"/>
          <w:marTop w:val="0"/>
          <w:marBottom w:val="0"/>
          <w:divBdr>
            <w:top w:val="none" w:sz="0" w:space="0" w:color="auto"/>
            <w:left w:val="none" w:sz="0" w:space="0" w:color="auto"/>
            <w:bottom w:val="none" w:sz="0" w:space="0" w:color="auto"/>
            <w:right w:val="none" w:sz="0" w:space="0" w:color="auto"/>
          </w:divBdr>
        </w:div>
        <w:div w:id="740641411">
          <w:marLeft w:val="640"/>
          <w:marRight w:val="0"/>
          <w:marTop w:val="0"/>
          <w:marBottom w:val="0"/>
          <w:divBdr>
            <w:top w:val="none" w:sz="0" w:space="0" w:color="auto"/>
            <w:left w:val="none" w:sz="0" w:space="0" w:color="auto"/>
            <w:bottom w:val="none" w:sz="0" w:space="0" w:color="auto"/>
            <w:right w:val="none" w:sz="0" w:space="0" w:color="auto"/>
          </w:divBdr>
        </w:div>
        <w:div w:id="573587124">
          <w:marLeft w:val="640"/>
          <w:marRight w:val="0"/>
          <w:marTop w:val="0"/>
          <w:marBottom w:val="0"/>
          <w:divBdr>
            <w:top w:val="none" w:sz="0" w:space="0" w:color="auto"/>
            <w:left w:val="none" w:sz="0" w:space="0" w:color="auto"/>
            <w:bottom w:val="none" w:sz="0" w:space="0" w:color="auto"/>
            <w:right w:val="none" w:sz="0" w:space="0" w:color="auto"/>
          </w:divBdr>
        </w:div>
        <w:div w:id="407969114">
          <w:marLeft w:val="640"/>
          <w:marRight w:val="0"/>
          <w:marTop w:val="0"/>
          <w:marBottom w:val="0"/>
          <w:divBdr>
            <w:top w:val="none" w:sz="0" w:space="0" w:color="auto"/>
            <w:left w:val="none" w:sz="0" w:space="0" w:color="auto"/>
            <w:bottom w:val="none" w:sz="0" w:space="0" w:color="auto"/>
            <w:right w:val="none" w:sz="0" w:space="0" w:color="auto"/>
          </w:divBdr>
        </w:div>
        <w:div w:id="665400361">
          <w:marLeft w:val="640"/>
          <w:marRight w:val="0"/>
          <w:marTop w:val="0"/>
          <w:marBottom w:val="0"/>
          <w:divBdr>
            <w:top w:val="none" w:sz="0" w:space="0" w:color="auto"/>
            <w:left w:val="none" w:sz="0" w:space="0" w:color="auto"/>
            <w:bottom w:val="none" w:sz="0" w:space="0" w:color="auto"/>
            <w:right w:val="none" w:sz="0" w:space="0" w:color="auto"/>
          </w:divBdr>
        </w:div>
        <w:div w:id="296881103">
          <w:marLeft w:val="640"/>
          <w:marRight w:val="0"/>
          <w:marTop w:val="0"/>
          <w:marBottom w:val="0"/>
          <w:divBdr>
            <w:top w:val="none" w:sz="0" w:space="0" w:color="auto"/>
            <w:left w:val="none" w:sz="0" w:space="0" w:color="auto"/>
            <w:bottom w:val="none" w:sz="0" w:space="0" w:color="auto"/>
            <w:right w:val="none" w:sz="0" w:space="0" w:color="auto"/>
          </w:divBdr>
        </w:div>
        <w:div w:id="73168075">
          <w:marLeft w:val="640"/>
          <w:marRight w:val="0"/>
          <w:marTop w:val="0"/>
          <w:marBottom w:val="0"/>
          <w:divBdr>
            <w:top w:val="none" w:sz="0" w:space="0" w:color="auto"/>
            <w:left w:val="none" w:sz="0" w:space="0" w:color="auto"/>
            <w:bottom w:val="none" w:sz="0" w:space="0" w:color="auto"/>
            <w:right w:val="none" w:sz="0" w:space="0" w:color="auto"/>
          </w:divBdr>
        </w:div>
        <w:div w:id="1178420893">
          <w:marLeft w:val="640"/>
          <w:marRight w:val="0"/>
          <w:marTop w:val="0"/>
          <w:marBottom w:val="0"/>
          <w:divBdr>
            <w:top w:val="none" w:sz="0" w:space="0" w:color="auto"/>
            <w:left w:val="none" w:sz="0" w:space="0" w:color="auto"/>
            <w:bottom w:val="none" w:sz="0" w:space="0" w:color="auto"/>
            <w:right w:val="none" w:sz="0" w:space="0" w:color="auto"/>
          </w:divBdr>
        </w:div>
        <w:div w:id="94788874">
          <w:marLeft w:val="640"/>
          <w:marRight w:val="0"/>
          <w:marTop w:val="0"/>
          <w:marBottom w:val="0"/>
          <w:divBdr>
            <w:top w:val="none" w:sz="0" w:space="0" w:color="auto"/>
            <w:left w:val="none" w:sz="0" w:space="0" w:color="auto"/>
            <w:bottom w:val="none" w:sz="0" w:space="0" w:color="auto"/>
            <w:right w:val="none" w:sz="0" w:space="0" w:color="auto"/>
          </w:divBdr>
        </w:div>
        <w:div w:id="1573737032">
          <w:marLeft w:val="640"/>
          <w:marRight w:val="0"/>
          <w:marTop w:val="0"/>
          <w:marBottom w:val="0"/>
          <w:divBdr>
            <w:top w:val="none" w:sz="0" w:space="0" w:color="auto"/>
            <w:left w:val="none" w:sz="0" w:space="0" w:color="auto"/>
            <w:bottom w:val="none" w:sz="0" w:space="0" w:color="auto"/>
            <w:right w:val="none" w:sz="0" w:space="0" w:color="auto"/>
          </w:divBdr>
        </w:div>
        <w:div w:id="1061096311">
          <w:marLeft w:val="640"/>
          <w:marRight w:val="0"/>
          <w:marTop w:val="0"/>
          <w:marBottom w:val="0"/>
          <w:divBdr>
            <w:top w:val="none" w:sz="0" w:space="0" w:color="auto"/>
            <w:left w:val="none" w:sz="0" w:space="0" w:color="auto"/>
            <w:bottom w:val="none" w:sz="0" w:space="0" w:color="auto"/>
            <w:right w:val="none" w:sz="0" w:space="0" w:color="auto"/>
          </w:divBdr>
        </w:div>
        <w:div w:id="1878275063">
          <w:marLeft w:val="640"/>
          <w:marRight w:val="0"/>
          <w:marTop w:val="0"/>
          <w:marBottom w:val="0"/>
          <w:divBdr>
            <w:top w:val="none" w:sz="0" w:space="0" w:color="auto"/>
            <w:left w:val="none" w:sz="0" w:space="0" w:color="auto"/>
            <w:bottom w:val="none" w:sz="0" w:space="0" w:color="auto"/>
            <w:right w:val="none" w:sz="0" w:space="0" w:color="auto"/>
          </w:divBdr>
        </w:div>
        <w:div w:id="453596530">
          <w:marLeft w:val="640"/>
          <w:marRight w:val="0"/>
          <w:marTop w:val="0"/>
          <w:marBottom w:val="0"/>
          <w:divBdr>
            <w:top w:val="none" w:sz="0" w:space="0" w:color="auto"/>
            <w:left w:val="none" w:sz="0" w:space="0" w:color="auto"/>
            <w:bottom w:val="none" w:sz="0" w:space="0" w:color="auto"/>
            <w:right w:val="none" w:sz="0" w:space="0" w:color="auto"/>
          </w:divBdr>
        </w:div>
        <w:div w:id="299770822">
          <w:marLeft w:val="640"/>
          <w:marRight w:val="0"/>
          <w:marTop w:val="0"/>
          <w:marBottom w:val="0"/>
          <w:divBdr>
            <w:top w:val="none" w:sz="0" w:space="0" w:color="auto"/>
            <w:left w:val="none" w:sz="0" w:space="0" w:color="auto"/>
            <w:bottom w:val="none" w:sz="0" w:space="0" w:color="auto"/>
            <w:right w:val="none" w:sz="0" w:space="0" w:color="auto"/>
          </w:divBdr>
        </w:div>
        <w:div w:id="1822190122">
          <w:marLeft w:val="640"/>
          <w:marRight w:val="0"/>
          <w:marTop w:val="0"/>
          <w:marBottom w:val="0"/>
          <w:divBdr>
            <w:top w:val="none" w:sz="0" w:space="0" w:color="auto"/>
            <w:left w:val="none" w:sz="0" w:space="0" w:color="auto"/>
            <w:bottom w:val="none" w:sz="0" w:space="0" w:color="auto"/>
            <w:right w:val="none" w:sz="0" w:space="0" w:color="auto"/>
          </w:divBdr>
        </w:div>
        <w:div w:id="1971741988">
          <w:marLeft w:val="640"/>
          <w:marRight w:val="0"/>
          <w:marTop w:val="0"/>
          <w:marBottom w:val="0"/>
          <w:divBdr>
            <w:top w:val="none" w:sz="0" w:space="0" w:color="auto"/>
            <w:left w:val="none" w:sz="0" w:space="0" w:color="auto"/>
            <w:bottom w:val="none" w:sz="0" w:space="0" w:color="auto"/>
            <w:right w:val="none" w:sz="0" w:space="0" w:color="auto"/>
          </w:divBdr>
        </w:div>
        <w:div w:id="961113678">
          <w:marLeft w:val="640"/>
          <w:marRight w:val="0"/>
          <w:marTop w:val="0"/>
          <w:marBottom w:val="0"/>
          <w:divBdr>
            <w:top w:val="none" w:sz="0" w:space="0" w:color="auto"/>
            <w:left w:val="none" w:sz="0" w:space="0" w:color="auto"/>
            <w:bottom w:val="none" w:sz="0" w:space="0" w:color="auto"/>
            <w:right w:val="none" w:sz="0" w:space="0" w:color="auto"/>
          </w:divBdr>
        </w:div>
        <w:div w:id="1210848201">
          <w:marLeft w:val="640"/>
          <w:marRight w:val="0"/>
          <w:marTop w:val="0"/>
          <w:marBottom w:val="0"/>
          <w:divBdr>
            <w:top w:val="none" w:sz="0" w:space="0" w:color="auto"/>
            <w:left w:val="none" w:sz="0" w:space="0" w:color="auto"/>
            <w:bottom w:val="none" w:sz="0" w:space="0" w:color="auto"/>
            <w:right w:val="none" w:sz="0" w:space="0" w:color="auto"/>
          </w:divBdr>
        </w:div>
        <w:div w:id="76096936">
          <w:marLeft w:val="640"/>
          <w:marRight w:val="0"/>
          <w:marTop w:val="0"/>
          <w:marBottom w:val="0"/>
          <w:divBdr>
            <w:top w:val="none" w:sz="0" w:space="0" w:color="auto"/>
            <w:left w:val="none" w:sz="0" w:space="0" w:color="auto"/>
            <w:bottom w:val="none" w:sz="0" w:space="0" w:color="auto"/>
            <w:right w:val="none" w:sz="0" w:space="0" w:color="auto"/>
          </w:divBdr>
        </w:div>
        <w:div w:id="774986154">
          <w:marLeft w:val="640"/>
          <w:marRight w:val="0"/>
          <w:marTop w:val="0"/>
          <w:marBottom w:val="0"/>
          <w:divBdr>
            <w:top w:val="none" w:sz="0" w:space="0" w:color="auto"/>
            <w:left w:val="none" w:sz="0" w:space="0" w:color="auto"/>
            <w:bottom w:val="none" w:sz="0" w:space="0" w:color="auto"/>
            <w:right w:val="none" w:sz="0" w:space="0" w:color="auto"/>
          </w:divBdr>
        </w:div>
        <w:div w:id="24527902">
          <w:marLeft w:val="640"/>
          <w:marRight w:val="0"/>
          <w:marTop w:val="0"/>
          <w:marBottom w:val="0"/>
          <w:divBdr>
            <w:top w:val="none" w:sz="0" w:space="0" w:color="auto"/>
            <w:left w:val="none" w:sz="0" w:space="0" w:color="auto"/>
            <w:bottom w:val="none" w:sz="0" w:space="0" w:color="auto"/>
            <w:right w:val="none" w:sz="0" w:space="0" w:color="auto"/>
          </w:divBdr>
        </w:div>
        <w:div w:id="1483083529">
          <w:marLeft w:val="640"/>
          <w:marRight w:val="0"/>
          <w:marTop w:val="0"/>
          <w:marBottom w:val="0"/>
          <w:divBdr>
            <w:top w:val="none" w:sz="0" w:space="0" w:color="auto"/>
            <w:left w:val="none" w:sz="0" w:space="0" w:color="auto"/>
            <w:bottom w:val="none" w:sz="0" w:space="0" w:color="auto"/>
            <w:right w:val="none" w:sz="0" w:space="0" w:color="auto"/>
          </w:divBdr>
        </w:div>
      </w:divsChild>
    </w:div>
    <w:div w:id="1706101483">
      <w:bodyDiv w:val="1"/>
      <w:marLeft w:val="0"/>
      <w:marRight w:val="0"/>
      <w:marTop w:val="0"/>
      <w:marBottom w:val="0"/>
      <w:divBdr>
        <w:top w:val="none" w:sz="0" w:space="0" w:color="auto"/>
        <w:left w:val="none" w:sz="0" w:space="0" w:color="auto"/>
        <w:bottom w:val="none" w:sz="0" w:space="0" w:color="auto"/>
        <w:right w:val="none" w:sz="0" w:space="0" w:color="auto"/>
      </w:divBdr>
      <w:divsChild>
        <w:div w:id="1539783148">
          <w:marLeft w:val="640"/>
          <w:marRight w:val="0"/>
          <w:marTop w:val="0"/>
          <w:marBottom w:val="0"/>
          <w:divBdr>
            <w:top w:val="none" w:sz="0" w:space="0" w:color="auto"/>
            <w:left w:val="none" w:sz="0" w:space="0" w:color="auto"/>
            <w:bottom w:val="none" w:sz="0" w:space="0" w:color="auto"/>
            <w:right w:val="none" w:sz="0" w:space="0" w:color="auto"/>
          </w:divBdr>
        </w:div>
        <w:div w:id="464202319">
          <w:marLeft w:val="640"/>
          <w:marRight w:val="0"/>
          <w:marTop w:val="0"/>
          <w:marBottom w:val="0"/>
          <w:divBdr>
            <w:top w:val="none" w:sz="0" w:space="0" w:color="auto"/>
            <w:left w:val="none" w:sz="0" w:space="0" w:color="auto"/>
            <w:bottom w:val="none" w:sz="0" w:space="0" w:color="auto"/>
            <w:right w:val="none" w:sz="0" w:space="0" w:color="auto"/>
          </w:divBdr>
        </w:div>
        <w:div w:id="841355421">
          <w:marLeft w:val="640"/>
          <w:marRight w:val="0"/>
          <w:marTop w:val="0"/>
          <w:marBottom w:val="0"/>
          <w:divBdr>
            <w:top w:val="none" w:sz="0" w:space="0" w:color="auto"/>
            <w:left w:val="none" w:sz="0" w:space="0" w:color="auto"/>
            <w:bottom w:val="none" w:sz="0" w:space="0" w:color="auto"/>
            <w:right w:val="none" w:sz="0" w:space="0" w:color="auto"/>
          </w:divBdr>
        </w:div>
        <w:div w:id="1583946575">
          <w:marLeft w:val="640"/>
          <w:marRight w:val="0"/>
          <w:marTop w:val="0"/>
          <w:marBottom w:val="0"/>
          <w:divBdr>
            <w:top w:val="none" w:sz="0" w:space="0" w:color="auto"/>
            <w:left w:val="none" w:sz="0" w:space="0" w:color="auto"/>
            <w:bottom w:val="none" w:sz="0" w:space="0" w:color="auto"/>
            <w:right w:val="none" w:sz="0" w:space="0" w:color="auto"/>
          </w:divBdr>
        </w:div>
        <w:div w:id="585305350">
          <w:marLeft w:val="640"/>
          <w:marRight w:val="0"/>
          <w:marTop w:val="0"/>
          <w:marBottom w:val="0"/>
          <w:divBdr>
            <w:top w:val="none" w:sz="0" w:space="0" w:color="auto"/>
            <w:left w:val="none" w:sz="0" w:space="0" w:color="auto"/>
            <w:bottom w:val="none" w:sz="0" w:space="0" w:color="auto"/>
            <w:right w:val="none" w:sz="0" w:space="0" w:color="auto"/>
          </w:divBdr>
        </w:div>
        <w:div w:id="876745573">
          <w:marLeft w:val="640"/>
          <w:marRight w:val="0"/>
          <w:marTop w:val="0"/>
          <w:marBottom w:val="0"/>
          <w:divBdr>
            <w:top w:val="none" w:sz="0" w:space="0" w:color="auto"/>
            <w:left w:val="none" w:sz="0" w:space="0" w:color="auto"/>
            <w:bottom w:val="none" w:sz="0" w:space="0" w:color="auto"/>
            <w:right w:val="none" w:sz="0" w:space="0" w:color="auto"/>
          </w:divBdr>
        </w:div>
        <w:div w:id="686295530">
          <w:marLeft w:val="640"/>
          <w:marRight w:val="0"/>
          <w:marTop w:val="0"/>
          <w:marBottom w:val="0"/>
          <w:divBdr>
            <w:top w:val="none" w:sz="0" w:space="0" w:color="auto"/>
            <w:left w:val="none" w:sz="0" w:space="0" w:color="auto"/>
            <w:bottom w:val="none" w:sz="0" w:space="0" w:color="auto"/>
            <w:right w:val="none" w:sz="0" w:space="0" w:color="auto"/>
          </w:divBdr>
        </w:div>
        <w:div w:id="1588467096">
          <w:marLeft w:val="640"/>
          <w:marRight w:val="0"/>
          <w:marTop w:val="0"/>
          <w:marBottom w:val="0"/>
          <w:divBdr>
            <w:top w:val="none" w:sz="0" w:space="0" w:color="auto"/>
            <w:left w:val="none" w:sz="0" w:space="0" w:color="auto"/>
            <w:bottom w:val="none" w:sz="0" w:space="0" w:color="auto"/>
            <w:right w:val="none" w:sz="0" w:space="0" w:color="auto"/>
          </w:divBdr>
        </w:div>
        <w:div w:id="1949042629">
          <w:marLeft w:val="640"/>
          <w:marRight w:val="0"/>
          <w:marTop w:val="0"/>
          <w:marBottom w:val="0"/>
          <w:divBdr>
            <w:top w:val="none" w:sz="0" w:space="0" w:color="auto"/>
            <w:left w:val="none" w:sz="0" w:space="0" w:color="auto"/>
            <w:bottom w:val="none" w:sz="0" w:space="0" w:color="auto"/>
            <w:right w:val="none" w:sz="0" w:space="0" w:color="auto"/>
          </w:divBdr>
        </w:div>
        <w:div w:id="260183833">
          <w:marLeft w:val="640"/>
          <w:marRight w:val="0"/>
          <w:marTop w:val="0"/>
          <w:marBottom w:val="0"/>
          <w:divBdr>
            <w:top w:val="none" w:sz="0" w:space="0" w:color="auto"/>
            <w:left w:val="none" w:sz="0" w:space="0" w:color="auto"/>
            <w:bottom w:val="none" w:sz="0" w:space="0" w:color="auto"/>
            <w:right w:val="none" w:sz="0" w:space="0" w:color="auto"/>
          </w:divBdr>
        </w:div>
        <w:div w:id="732698432">
          <w:marLeft w:val="640"/>
          <w:marRight w:val="0"/>
          <w:marTop w:val="0"/>
          <w:marBottom w:val="0"/>
          <w:divBdr>
            <w:top w:val="none" w:sz="0" w:space="0" w:color="auto"/>
            <w:left w:val="none" w:sz="0" w:space="0" w:color="auto"/>
            <w:bottom w:val="none" w:sz="0" w:space="0" w:color="auto"/>
            <w:right w:val="none" w:sz="0" w:space="0" w:color="auto"/>
          </w:divBdr>
        </w:div>
        <w:div w:id="1856767408">
          <w:marLeft w:val="640"/>
          <w:marRight w:val="0"/>
          <w:marTop w:val="0"/>
          <w:marBottom w:val="0"/>
          <w:divBdr>
            <w:top w:val="none" w:sz="0" w:space="0" w:color="auto"/>
            <w:left w:val="none" w:sz="0" w:space="0" w:color="auto"/>
            <w:bottom w:val="none" w:sz="0" w:space="0" w:color="auto"/>
            <w:right w:val="none" w:sz="0" w:space="0" w:color="auto"/>
          </w:divBdr>
        </w:div>
        <w:div w:id="673579906">
          <w:marLeft w:val="640"/>
          <w:marRight w:val="0"/>
          <w:marTop w:val="0"/>
          <w:marBottom w:val="0"/>
          <w:divBdr>
            <w:top w:val="none" w:sz="0" w:space="0" w:color="auto"/>
            <w:left w:val="none" w:sz="0" w:space="0" w:color="auto"/>
            <w:bottom w:val="none" w:sz="0" w:space="0" w:color="auto"/>
            <w:right w:val="none" w:sz="0" w:space="0" w:color="auto"/>
          </w:divBdr>
        </w:div>
        <w:div w:id="773094409">
          <w:marLeft w:val="640"/>
          <w:marRight w:val="0"/>
          <w:marTop w:val="0"/>
          <w:marBottom w:val="0"/>
          <w:divBdr>
            <w:top w:val="none" w:sz="0" w:space="0" w:color="auto"/>
            <w:left w:val="none" w:sz="0" w:space="0" w:color="auto"/>
            <w:bottom w:val="none" w:sz="0" w:space="0" w:color="auto"/>
            <w:right w:val="none" w:sz="0" w:space="0" w:color="auto"/>
          </w:divBdr>
        </w:div>
        <w:div w:id="48454342">
          <w:marLeft w:val="640"/>
          <w:marRight w:val="0"/>
          <w:marTop w:val="0"/>
          <w:marBottom w:val="0"/>
          <w:divBdr>
            <w:top w:val="none" w:sz="0" w:space="0" w:color="auto"/>
            <w:left w:val="none" w:sz="0" w:space="0" w:color="auto"/>
            <w:bottom w:val="none" w:sz="0" w:space="0" w:color="auto"/>
            <w:right w:val="none" w:sz="0" w:space="0" w:color="auto"/>
          </w:divBdr>
        </w:div>
        <w:div w:id="253975045">
          <w:marLeft w:val="640"/>
          <w:marRight w:val="0"/>
          <w:marTop w:val="0"/>
          <w:marBottom w:val="0"/>
          <w:divBdr>
            <w:top w:val="none" w:sz="0" w:space="0" w:color="auto"/>
            <w:left w:val="none" w:sz="0" w:space="0" w:color="auto"/>
            <w:bottom w:val="none" w:sz="0" w:space="0" w:color="auto"/>
            <w:right w:val="none" w:sz="0" w:space="0" w:color="auto"/>
          </w:divBdr>
        </w:div>
        <w:div w:id="464274552">
          <w:marLeft w:val="640"/>
          <w:marRight w:val="0"/>
          <w:marTop w:val="0"/>
          <w:marBottom w:val="0"/>
          <w:divBdr>
            <w:top w:val="none" w:sz="0" w:space="0" w:color="auto"/>
            <w:left w:val="none" w:sz="0" w:space="0" w:color="auto"/>
            <w:bottom w:val="none" w:sz="0" w:space="0" w:color="auto"/>
            <w:right w:val="none" w:sz="0" w:space="0" w:color="auto"/>
          </w:divBdr>
        </w:div>
        <w:div w:id="1377004043">
          <w:marLeft w:val="640"/>
          <w:marRight w:val="0"/>
          <w:marTop w:val="0"/>
          <w:marBottom w:val="0"/>
          <w:divBdr>
            <w:top w:val="none" w:sz="0" w:space="0" w:color="auto"/>
            <w:left w:val="none" w:sz="0" w:space="0" w:color="auto"/>
            <w:bottom w:val="none" w:sz="0" w:space="0" w:color="auto"/>
            <w:right w:val="none" w:sz="0" w:space="0" w:color="auto"/>
          </w:divBdr>
        </w:div>
        <w:div w:id="1469854625">
          <w:marLeft w:val="640"/>
          <w:marRight w:val="0"/>
          <w:marTop w:val="0"/>
          <w:marBottom w:val="0"/>
          <w:divBdr>
            <w:top w:val="none" w:sz="0" w:space="0" w:color="auto"/>
            <w:left w:val="none" w:sz="0" w:space="0" w:color="auto"/>
            <w:bottom w:val="none" w:sz="0" w:space="0" w:color="auto"/>
            <w:right w:val="none" w:sz="0" w:space="0" w:color="auto"/>
          </w:divBdr>
        </w:div>
        <w:div w:id="1227645244">
          <w:marLeft w:val="640"/>
          <w:marRight w:val="0"/>
          <w:marTop w:val="0"/>
          <w:marBottom w:val="0"/>
          <w:divBdr>
            <w:top w:val="none" w:sz="0" w:space="0" w:color="auto"/>
            <w:left w:val="none" w:sz="0" w:space="0" w:color="auto"/>
            <w:bottom w:val="none" w:sz="0" w:space="0" w:color="auto"/>
            <w:right w:val="none" w:sz="0" w:space="0" w:color="auto"/>
          </w:divBdr>
        </w:div>
        <w:div w:id="1613510529">
          <w:marLeft w:val="640"/>
          <w:marRight w:val="0"/>
          <w:marTop w:val="0"/>
          <w:marBottom w:val="0"/>
          <w:divBdr>
            <w:top w:val="none" w:sz="0" w:space="0" w:color="auto"/>
            <w:left w:val="none" w:sz="0" w:space="0" w:color="auto"/>
            <w:bottom w:val="none" w:sz="0" w:space="0" w:color="auto"/>
            <w:right w:val="none" w:sz="0" w:space="0" w:color="auto"/>
          </w:divBdr>
        </w:div>
        <w:div w:id="1900819522">
          <w:marLeft w:val="640"/>
          <w:marRight w:val="0"/>
          <w:marTop w:val="0"/>
          <w:marBottom w:val="0"/>
          <w:divBdr>
            <w:top w:val="none" w:sz="0" w:space="0" w:color="auto"/>
            <w:left w:val="none" w:sz="0" w:space="0" w:color="auto"/>
            <w:bottom w:val="none" w:sz="0" w:space="0" w:color="auto"/>
            <w:right w:val="none" w:sz="0" w:space="0" w:color="auto"/>
          </w:divBdr>
        </w:div>
        <w:div w:id="1828666983">
          <w:marLeft w:val="640"/>
          <w:marRight w:val="0"/>
          <w:marTop w:val="0"/>
          <w:marBottom w:val="0"/>
          <w:divBdr>
            <w:top w:val="none" w:sz="0" w:space="0" w:color="auto"/>
            <w:left w:val="none" w:sz="0" w:space="0" w:color="auto"/>
            <w:bottom w:val="none" w:sz="0" w:space="0" w:color="auto"/>
            <w:right w:val="none" w:sz="0" w:space="0" w:color="auto"/>
          </w:divBdr>
        </w:div>
        <w:div w:id="392850742">
          <w:marLeft w:val="640"/>
          <w:marRight w:val="0"/>
          <w:marTop w:val="0"/>
          <w:marBottom w:val="0"/>
          <w:divBdr>
            <w:top w:val="none" w:sz="0" w:space="0" w:color="auto"/>
            <w:left w:val="none" w:sz="0" w:space="0" w:color="auto"/>
            <w:bottom w:val="none" w:sz="0" w:space="0" w:color="auto"/>
            <w:right w:val="none" w:sz="0" w:space="0" w:color="auto"/>
          </w:divBdr>
        </w:div>
        <w:div w:id="1181970529">
          <w:marLeft w:val="640"/>
          <w:marRight w:val="0"/>
          <w:marTop w:val="0"/>
          <w:marBottom w:val="0"/>
          <w:divBdr>
            <w:top w:val="none" w:sz="0" w:space="0" w:color="auto"/>
            <w:left w:val="none" w:sz="0" w:space="0" w:color="auto"/>
            <w:bottom w:val="none" w:sz="0" w:space="0" w:color="auto"/>
            <w:right w:val="none" w:sz="0" w:space="0" w:color="auto"/>
          </w:divBdr>
        </w:div>
        <w:div w:id="1628701704">
          <w:marLeft w:val="640"/>
          <w:marRight w:val="0"/>
          <w:marTop w:val="0"/>
          <w:marBottom w:val="0"/>
          <w:divBdr>
            <w:top w:val="none" w:sz="0" w:space="0" w:color="auto"/>
            <w:left w:val="none" w:sz="0" w:space="0" w:color="auto"/>
            <w:bottom w:val="none" w:sz="0" w:space="0" w:color="auto"/>
            <w:right w:val="none" w:sz="0" w:space="0" w:color="auto"/>
          </w:divBdr>
        </w:div>
        <w:div w:id="828209667">
          <w:marLeft w:val="640"/>
          <w:marRight w:val="0"/>
          <w:marTop w:val="0"/>
          <w:marBottom w:val="0"/>
          <w:divBdr>
            <w:top w:val="none" w:sz="0" w:space="0" w:color="auto"/>
            <w:left w:val="none" w:sz="0" w:space="0" w:color="auto"/>
            <w:bottom w:val="none" w:sz="0" w:space="0" w:color="auto"/>
            <w:right w:val="none" w:sz="0" w:space="0" w:color="auto"/>
          </w:divBdr>
        </w:div>
        <w:div w:id="2081633439">
          <w:marLeft w:val="640"/>
          <w:marRight w:val="0"/>
          <w:marTop w:val="0"/>
          <w:marBottom w:val="0"/>
          <w:divBdr>
            <w:top w:val="none" w:sz="0" w:space="0" w:color="auto"/>
            <w:left w:val="none" w:sz="0" w:space="0" w:color="auto"/>
            <w:bottom w:val="none" w:sz="0" w:space="0" w:color="auto"/>
            <w:right w:val="none" w:sz="0" w:space="0" w:color="auto"/>
          </w:divBdr>
        </w:div>
        <w:div w:id="1405881524">
          <w:marLeft w:val="640"/>
          <w:marRight w:val="0"/>
          <w:marTop w:val="0"/>
          <w:marBottom w:val="0"/>
          <w:divBdr>
            <w:top w:val="none" w:sz="0" w:space="0" w:color="auto"/>
            <w:left w:val="none" w:sz="0" w:space="0" w:color="auto"/>
            <w:bottom w:val="none" w:sz="0" w:space="0" w:color="auto"/>
            <w:right w:val="none" w:sz="0" w:space="0" w:color="auto"/>
          </w:divBdr>
        </w:div>
        <w:div w:id="1318919574">
          <w:marLeft w:val="640"/>
          <w:marRight w:val="0"/>
          <w:marTop w:val="0"/>
          <w:marBottom w:val="0"/>
          <w:divBdr>
            <w:top w:val="none" w:sz="0" w:space="0" w:color="auto"/>
            <w:left w:val="none" w:sz="0" w:space="0" w:color="auto"/>
            <w:bottom w:val="none" w:sz="0" w:space="0" w:color="auto"/>
            <w:right w:val="none" w:sz="0" w:space="0" w:color="auto"/>
          </w:divBdr>
        </w:div>
        <w:div w:id="380596426">
          <w:marLeft w:val="640"/>
          <w:marRight w:val="0"/>
          <w:marTop w:val="0"/>
          <w:marBottom w:val="0"/>
          <w:divBdr>
            <w:top w:val="none" w:sz="0" w:space="0" w:color="auto"/>
            <w:left w:val="none" w:sz="0" w:space="0" w:color="auto"/>
            <w:bottom w:val="none" w:sz="0" w:space="0" w:color="auto"/>
            <w:right w:val="none" w:sz="0" w:space="0" w:color="auto"/>
          </w:divBdr>
        </w:div>
        <w:div w:id="570623810">
          <w:marLeft w:val="640"/>
          <w:marRight w:val="0"/>
          <w:marTop w:val="0"/>
          <w:marBottom w:val="0"/>
          <w:divBdr>
            <w:top w:val="none" w:sz="0" w:space="0" w:color="auto"/>
            <w:left w:val="none" w:sz="0" w:space="0" w:color="auto"/>
            <w:bottom w:val="none" w:sz="0" w:space="0" w:color="auto"/>
            <w:right w:val="none" w:sz="0" w:space="0" w:color="auto"/>
          </w:divBdr>
        </w:div>
        <w:div w:id="1983801586">
          <w:marLeft w:val="640"/>
          <w:marRight w:val="0"/>
          <w:marTop w:val="0"/>
          <w:marBottom w:val="0"/>
          <w:divBdr>
            <w:top w:val="none" w:sz="0" w:space="0" w:color="auto"/>
            <w:left w:val="none" w:sz="0" w:space="0" w:color="auto"/>
            <w:bottom w:val="none" w:sz="0" w:space="0" w:color="auto"/>
            <w:right w:val="none" w:sz="0" w:space="0" w:color="auto"/>
          </w:divBdr>
        </w:div>
        <w:div w:id="957950462">
          <w:marLeft w:val="640"/>
          <w:marRight w:val="0"/>
          <w:marTop w:val="0"/>
          <w:marBottom w:val="0"/>
          <w:divBdr>
            <w:top w:val="none" w:sz="0" w:space="0" w:color="auto"/>
            <w:left w:val="none" w:sz="0" w:space="0" w:color="auto"/>
            <w:bottom w:val="none" w:sz="0" w:space="0" w:color="auto"/>
            <w:right w:val="none" w:sz="0" w:space="0" w:color="auto"/>
          </w:divBdr>
        </w:div>
        <w:div w:id="1992829201">
          <w:marLeft w:val="640"/>
          <w:marRight w:val="0"/>
          <w:marTop w:val="0"/>
          <w:marBottom w:val="0"/>
          <w:divBdr>
            <w:top w:val="none" w:sz="0" w:space="0" w:color="auto"/>
            <w:left w:val="none" w:sz="0" w:space="0" w:color="auto"/>
            <w:bottom w:val="none" w:sz="0" w:space="0" w:color="auto"/>
            <w:right w:val="none" w:sz="0" w:space="0" w:color="auto"/>
          </w:divBdr>
        </w:div>
        <w:div w:id="305209320">
          <w:marLeft w:val="640"/>
          <w:marRight w:val="0"/>
          <w:marTop w:val="0"/>
          <w:marBottom w:val="0"/>
          <w:divBdr>
            <w:top w:val="none" w:sz="0" w:space="0" w:color="auto"/>
            <w:left w:val="none" w:sz="0" w:space="0" w:color="auto"/>
            <w:bottom w:val="none" w:sz="0" w:space="0" w:color="auto"/>
            <w:right w:val="none" w:sz="0" w:space="0" w:color="auto"/>
          </w:divBdr>
        </w:div>
        <w:div w:id="537935344">
          <w:marLeft w:val="640"/>
          <w:marRight w:val="0"/>
          <w:marTop w:val="0"/>
          <w:marBottom w:val="0"/>
          <w:divBdr>
            <w:top w:val="none" w:sz="0" w:space="0" w:color="auto"/>
            <w:left w:val="none" w:sz="0" w:space="0" w:color="auto"/>
            <w:bottom w:val="none" w:sz="0" w:space="0" w:color="auto"/>
            <w:right w:val="none" w:sz="0" w:space="0" w:color="auto"/>
          </w:divBdr>
        </w:div>
        <w:div w:id="1224220291">
          <w:marLeft w:val="640"/>
          <w:marRight w:val="0"/>
          <w:marTop w:val="0"/>
          <w:marBottom w:val="0"/>
          <w:divBdr>
            <w:top w:val="none" w:sz="0" w:space="0" w:color="auto"/>
            <w:left w:val="none" w:sz="0" w:space="0" w:color="auto"/>
            <w:bottom w:val="none" w:sz="0" w:space="0" w:color="auto"/>
            <w:right w:val="none" w:sz="0" w:space="0" w:color="auto"/>
          </w:divBdr>
        </w:div>
        <w:div w:id="271135750">
          <w:marLeft w:val="640"/>
          <w:marRight w:val="0"/>
          <w:marTop w:val="0"/>
          <w:marBottom w:val="0"/>
          <w:divBdr>
            <w:top w:val="none" w:sz="0" w:space="0" w:color="auto"/>
            <w:left w:val="none" w:sz="0" w:space="0" w:color="auto"/>
            <w:bottom w:val="none" w:sz="0" w:space="0" w:color="auto"/>
            <w:right w:val="none" w:sz="0" w:space="0" w:color="auto"/>
          </w:divBdr>
        </w:div>
        <w:div w:id="1327392618">
          <w:marLeft w:val="640"/>
          <w:marRight w:val="0"/>
          <w:marTop w:val="0"/>
          <w:marBottom w:val="0"/>
          <w:divBdr>
            <w:top w:val="none" w:sz="0" w:space="0" w:color="auto"/>
            <w:left w:val="none" w:sz="0" w:space="0" w:color="auto"/>
            <w:bottom w:val="none" w:sz="0" w:space="0" w:color="auto"/>
            <w:right w:val="none" w:sz="0" w:space="0" w:color="auto"/>
          </w:divBdr>
        </w:div>
        <w:div w:id="109712576">
          <w:marLeft w:val="640"/>
          <w:marRight w:val="0"/>
          <w:marTop w:val="0"/>
          <w:marBottom w:val="0"/>
          <w:divBdr>
            <w:top w:val="none" w:sz="0" w:space="0" w:color="auto"/>
            <w:left w:val="none" w:sz="0" w:space="0" w:color="auto"/>
            <w:bottom w:val="none" w:sz="0" w:space="0" w:color="auto"/>
            <w:right w:val="none" w:sz="0" w:space="0" w:color="auto"/>
          </w:divBdr>
        </w:div>
        <w:div w:id="307630661">
          <w:marLeft w:val="640"/>
          <w:marRight w:val="0"/>
          <w:marTop w:val="0"/>
          <w:marBottom w:val="0"/>
          <w:divBdr>
            <w:top w:val="none" w:sz="0" w:space="0" w:color="auto"/>
            <w:left w:val="none" w:sz="0" w:space="0" w:color="auto"/>
            <w:bottom w:val="none" w:sz="0" w:space="0" w:color="auto"/>
            <w:right w:val="none" w:sz="0" w:space="0" w:color="auto"/>
          </w:divBdr>
        </w:div>
        <w:div w:id="2046171457">
          <w:marLeft w:val="640"/>
          <w:marRight w:val="0"/>
          <w:marTop w:val="0"/>
          <w:marBottom w:val="0"/>
          <w:divBdr>
            <w:top w:val="none" w:sz="0" w:space="0" w:color="auto"/>
            <w:left w:val="none" w:sz="0" w:space="0" w:color="auto"/>
            <w:bottom w:val="none" w:sz="0" w:space="0" w:color="auto"/>
            <w:right w:val="none" w:sz="0" w:space="0" w:color="auto"/>
          </w:divBdr>
        </w:div>
        <w:div w:id="1929925469">
          <w:marLeft w:val="640"/>
          <w:marRight w:val="0"/>
          <w:marTop w:val="0"/>
          <w:marBottom w:val="0"/>
          <w:divBdr>
            <w:top w:val="none" w:sz="0" w:space="0" w:color="auto"/>
            <w:left w:val="none" w:sz="0" w:space="0" w:color="auto"/>
            <w:bottom w:val="none" w:sz="0" w:space="0" w:color="auto"/>
            <w:right w:val="none" w:sz="0" w:space="0" w:color="auto"/>
          </w:divBdr>
        </w:div>
        <w:div w:id="699430695">
          <w:marLeft w:val="640"/>
          <w:marRight w:val="0"/>
          <w:marTop w:val="0"/>
          <w:marBottom w:val="0"/>
          <w:divBdr>
            <w:top w:val="none" w:sz="0" w:space="0" w:color="auto"/>
            <w:left w:val="none" w:sz="0" w:space="0" w:color="auto"/>
            <w:bottom w:val="none" w:sz="0" w:space="0" w:color="auto"/>
            <w:right w:val="none" w:sz="0" w:space="0" w:color="auto"/>
          </w:divBdr>
        </w:div>
        <w:div w:id="773405180">
          <w:marLeft w:val="640"/>
          <w:marRight w:val="0"/>
          <w:marTop w:val="0"/>
          <w:marBottom w:val="0"/>
          <w:divBdr>
            <w:top w:val="none" w:sz="0" w:space="0" w:color="auto"/>
            <w:left w:val="none" w:sz="0" w:space="0" w:color="auto"/>
            <w:bottom w:val="none" w:sz="0" w:space="0" w:color="auto"/>
            <w:right w:val="none" w:sz="0" w:space="0" w:color="auto"/>
          </w:divBdr>
        </w:div>
        <w:div w:id="319847896">
          <w:marLeft w:val="640"/>
          <w:marRight w:val="0"/>
          <w:marTop w:val="0"/>
          <w:marBottom w:val="0"/>
          <w:divBdr>
            <w:top w:val="none" w:sz="0" w:space="0" w:color="auto"/>
            <w:left w:val="none" w:sz="0" w:space="0" w:color="auto"/>
            <w:bottom w:val="none" w:sz="0" w:space="0" w:color="auto"/>
            <w:right w:val="none" w:sz="0" w:space="0" w:color="auto"/>
          </w:divBdr>
        </w:div>
        <w:div w:id="123355307">
          <w:marLeft w:val="640"/>
          <w:marRight w:val="0"/>
          <w:marTop w:val="0"/>
          <w:marBottom w:val="0"/>
          <w:divBdr>
            <w:top w:val="none" w:sz="0" w:space="0" w:color="auto"/>
            <w:left w:val="none" w:sz="0" w:space="0" w:color="auto"/>
            <w:bottom w:val="none" w:sz="0" w:space="0" w:color="auto"/>
            <w:right w:val="none" w:sz="0" w:space="0" w:color="auto"/>
          </w:divBdr>
        </w:div>
        <w:div w:id="229459684">
          <w:marLeft w:val="640"/>
          <w:marRight w:val="0"/>
          <w:marTop w:val="0"/>
          <w:marBottom w:val="0"/>
          <w:divBdr>
            <w:top w:val="none" w:sz="0" w:space="0" w:color="auto"/>
            <w:left w:val="none" w:sz="0" w:space="0" w:color="auto"/>
            <w:bottom w:val="none" w:sz="0" w:space="0" w:color="auto"/>
            <w:right w:val="none" w:sz="0" w:space="0" w:color="auto"/>
          </w:divBdr>
        </w:div>
        <w:div w:id="1146051903">
          <w:marLeft w:val="640"/>
          <w:marRight w:val="0"/>
          <w:marTop w:val="0"/>
          <w:marBottom w:val="0"/>
          <w:divBdr>
            <w:top w:val="none" w:sz="0" w:space="0" w:color="auto"/>
            <w:left w:val="none" w:sz="0" w:space="0" w:color="auto"/>
            <w:bottom w:val="none" w:sz="0" w:space="0" w:color="auto"/>
            <w:right w:val="none" w:sz="0" w:space="0" w:color="auto"/>
          </w:divBdr>
        </w:div>
        <w:div w:id="1717586379">
          <w:marLeft w:val="640"/>
          <w:marRight w:val="0"/>
          <w:marTop w:val="0"/>
          <w:marBottom w:val="0"/>
          <w:divBdr>
            <w:top w:val="none" w:sz="0" w:space="0" w:color="auto"/>
            <w:left w:val="none" w:sz="0" w:space="0" w:color="auto"/>
            <w:bottom w:val="none" w:sz="0" w:space="0" w:color="auto"/>
            <w:right w:val="none" w:sz="0" w:space="0" w:color="auto"/>
          </w:divBdr>
        </w:div>
        <w:div w:id="2095204129">
          <w:marLeft w:val="640"/>
          <w:marRight w:val="0"/>
          <w:marTop w:val="0"/>
          <w:marBottom w:val="0"/>
          <w:divBdr>
            <w:top w:val="none" w:sz="0" w:space="0" w:color="auto"/>
            <w:left w:val="none" w:sz="0" w:space="0" w:color="auto"/>
            <w:bottom w:val="none" w:sz="0" w:space="0" w:color="auto"/>
            <w:right w:val="none" w:sz="0" w:space="0" w:color="auto"/>
          </w:divBdr>
        </w:div>
        <w:div w:id="1393118289">
          <w:marLeft w:val="640"/>
          <w:marRight w:val="0"/>
          <w:marTop w:val="0"/>
          <w:marBottom w:val="0"/>
          <w:divBdr>
            <w:top w:val="none" w:sz="0" w:space="0" w:color="auto"/>
            <w:left w:val="none" w:sz="0" w:space="0" w:color="auto"/>
            <w:bottom w:val="none" w:sz="0" w:space="0" w:color="auto"/>
            <w:right w:val="none" w:sz="0" w:space="0" w:color="auto"/>
          </w:divBdr>
        </w:div>
        <w:div w:id="1780758228">
          <w:marLeft w:val="640"/>
          <w:marRight w:val="0"/>
          <w:marTop w:val="0"/>
          <w:marBottom w:val="0"/>
          <w:divBdr>
            <w:top w:val="none" w:sz="0" w:space="0" w:color="auto"/>
            <w:left w:val="none" w:sz="0" w:space="0" w:color="auto"/>
            <w:bottom w:val="none" w:sz="0" w:space="0" w:color="auto"/>
            <w:right w:val="none" w:sz="0" w:space="0" w:color="auto"/>
          </w:divBdr>
        </w:div>
        <w:div w:id="1954550913">
          <w:marLeft w:val="640"/>
          <w:marRight w:val="0"/>
          <w:marTop w:val="0"/>
          <w:marBottom w:val="0"/>
          <w:divBdr>
            <w:top w:val="none" w:sz="0" w:space="0" w:color="auto"/>
            <w:left w:val="none" w:sz="0" w:space="0" w:color="auto"/>
            <w:bottom w:val="none" w:sz="0" w:space="0" w:color="auto"/>
            <w:right w:val="none" w:sz="0" w:space="0" w:color="auto"/>
          </w:divBdr>
        </w:div>
        <w:div w:id="435247208">
          <w:marLeft w:val="640"/>
          <w:marRight w:val="0"/>
          <w:marTop w:val="0"/>
          <w:marBottom w:val="0"/>
          <w:divBdr>
            <w:top w:val="none" w:sz="0" w:space="0" w:color="auto"/>
            <w:left w:val="none" w:sz="0" w:space="0" w:color="auto"/>
            <w:bottom w:val="none" w:sz="0" w:space="0" w:color="auto"/>
            <w:right w:val="none" w:sz="0" w:space="0" w:color="auto"/>
          </w:divBdr>
        </w:div>
        <w:div w:id="858543032">
          <w:marLeft w:val="640"/>
          <w:marRight w:val="0"/>
          <w:marTop w:val="0"/>
          <w:marBottom w:val="0"/>
          <w:divBdr>
            <w:top w:val="none" w:sz="0" w:space="0" w:color="auto"/>
            <w:left w:val="none" w:sz="0" w:space="0" w:color="auto"/>
            <w:bottom w:val="none" w:sz="0" w:space="0" w:color="auto"/>
            <w:right w:val="none" w:sz="0" w:space="0" w:color="auto"/>
          </w:divBdr>
        </w:div>
        <w:div w:id="1744528595">
          <w:marLeft w:val="640"/>
          <w:marRight w:val="0"/>
          <w:marTop w:val="0"/>
          <w:marBottom w:val="0"/>
          <w:divBdr>
            <w:top w:val="none" w:sz="0" w:space="0" w:color="auto"/>
            <w:left w:val="none" w:sz="0" w:space="0" w:color="auto"/>
            <w:bottom w:val="none" w:sz="0" w:space="0" w:color="auto"/>
            <w:right w:val="none" w:sz="0" w:space="0" w:color="auto"/>
          </w:divBdr>
        </w:div>
        <w:div w:id="196937016">
          <w:marLeft w:val="640"/>
          <w:marRight w:val="0"/>
          <w:marTop w:val="0"/>
          <w:marBottom w:val="0"/>
          <w:divBdr>
            <w:top w:val="none" w:sz="0" w:space="0" w:color="auto"/>
            <w:left w:val="none" w:sz="0" w:space="0" w:color="auto"/>
            <w:bottom w:val="none" w:sz="0" w:space="0" w:color="auto"/>
            <w:right w:val="none" w:sz="0" w:space="0" w:color="auto"/>
          </w:divBdr>
        </w:div>
        <w:div w:id="1307541472">
          <w:marLeft w:val="640"/>
          <w:marRight w:val="0"/>
          <w:marTop w:val="0"/>
          <w:marBottom w:val="0"/>
          <w:divBdr>
            <w:top w:val="none" w:sz="0" w:space="0" w:color="auto"/>
            <w:left w:val="none" w:sz="0" w:space="0" w:color="auto"/>
            <w:bottom w:val="none" w:sz="0" w:space="0" w:color="auto"/>
            <w:right w:val="none" w:sz="0" w:space="0" w:color="auto"/>
          </w:divBdr>
        </w:div>
        <w:div w:id="1831293455">
          <w:marLeft w:val="640"/>
          <w:marRight w:val="0"/>
          <w:marTop w:val="0"/>
          <w:marBottom w:val="0"/>
          <w:divBdr>
            <w:top w:val="none" w:sz="0" w:space="0" w:color="auto"/>
            <w:left w:val="none" w:sz="0" w:space="0" w:color="auto"/>
            <w:bottom w:val="none" w:sz="0" w:space="0" w:color="auto"/>
            <w:right w:val="none" w:sz="0" w:space="0" w:color="auto"/>
          </w:divBdr>
        </w:div>
        <w:div w:id="867570353">
          <w:marLeft w:val="640"/>
          <w:marRight w:val="0"/>
          <w:marTop w:val="0"/>
          <w:marBottom w:val="0"/>
          <w:divBdr>
            <w:top w:val="none" w:sz="0" w:space="0" w:color="auto"/>
            <w:left w:val="none" w:sz="0" w:space="0" w:color="auto"/>
            <w:bottom w:val="none" w:sz="0" w:space="0" w:color="auto"/>
            <w:right w:val="none" w:sz="0" w:space="0" w:color="auto"/>
          </w:divBdr>
        </w:div>
        <w:div w:id="356587581">
          <w:marLeft w:val="640"/>
          <w:marRight w:val="0"/>
          <w:marTop w:val="0"/>
          <w:marBottom w:val="0"/>
          <w:divBdr>
            <w:top w:val="none" w:sz="0" w:space="0" w:color="auto"/>
            <w:left w:val="none" w:sz="0" w:space="0" w:color="auto"/>
            <w:bottom w:val="none" w:sz="0" w:space="0" w:color="auto"/>
            <w:right w:val="none" w:sz="0" w:space="0" w:color="auto"/>
          </w:divBdr>
        </w:div>
        <w:div w:id="1802334790">
          <w:marLeft w:val="640"/>
          <w:marRight w:val="0"/>
          <w:marTop w:val="0"/>
          <w:marBottom w:val="0"/>
          <w:divBdr>
            <w:top w:val="none" w:sz="0" w:space="0" w:color="auto"/>
            <w:left w:val="none" w:sz="0" w:space="0" w:color="auto"/>
            <w:bottom w:val="none" w:sz="0" w:space="0" w:color="auto"/>
            <w:right w:val="none" w:sz="0" w:space="0" w:color="auto"/>
          </w:divBdr>
        </w:div>
        <w:div w:id="448865835">
          <w:marLeft w:val="640"/>
          <w:marRight w:val="0"/>
          <w:marTop w:val="0"/>
          <w:marBottom w:val="0"/>
          <w:divBdr>
            <w:top w:val="none" w:sz="0" w:space="0" w:color="auto"/>
            <w:left w:val="none" w:sz="0" w:space="0" w:color="auto"/>
            <w:bottom w:val="none" w:sz="0" w:space="0" w:color="auto"/>
            <w:right w:val="none" w:sz="0" w:space="0" w:color="auto"/>
          </w:divBdr>
        </w:div>
        <w:div w:id="1684284489">
          <w:marLeft w:val="640"/>
          <w:marRight w:val="0"/>
          <w:marTop w:val="0"/>
          <w:marBottom w:val="0"/>
          <w:divBdr>
            <w:top w:val="none" w:sz="0" w:space="0" w:color="auto"/>
            <w:left w:val="none" w:sz="0" w:space="0" w:color="auto"/>
            <w:bottom w:val="none" w:sz="0" w:space="0" w:color="auto"/>
            <w:right w:val="none" w:sz="0" w:space="0" w:color="auto"/>
          </w:divBdr>
        </w:div>
        <w:div w:id="466124504">
          <w:marLeft w:val="640"/>
          <w:marRight w:val="0"/>
          <w:marTop w:val="0"/>
          <w:marBottom w:val="0"/>
          <w:divBdr>
            <w:top w:val="none" w:sz="0" w:space="0" w:color="auto"/>
            <w:left w:val="none" w:sz="0" w:space="0" w:color="auto"/>
            <w:bottom w:val="none" w:sz="0" w:space="0" w:color="auto"/>
            <w:right w:val="none" w:sz="0" w:space="0" w:color="auto"/>
          </w:divBdr>
        </w:div>
        <w:div w:id="1347101278">
          <w:marLeft w:val="640"/>
          <w:marRight w:val="0"/>
          <w:marTop w:val="0"/>
          <w:marBottom w:val="0"/>
          <w:divBdr>
            <w:top w:val="none" w:sz="0" w:space="0" w:color="auto"/>
            <w:left w:val="none" w:sz="0" w:space="0" w:color="auto"/>
            <w:bottom w:val="none" w:sz="0" w:space="0" w:color="auto"/>
            <w:right w:val="none" w:sz="0" w:space="0" w:color="auto"/>
          </w:divBdr>
        </w:div>
        <w:div w:id="317812094">
          <w:marLeft w:val="640"/>
          <w:marRight w:val="0"/>
          <w:marTop w:val="0"/>
          <w:marBottom w:val="0"/>
          <w:divBdr>
            <w:top w:val="none" w:sz="0" w:space="0" w:color="auto"/>
            <w:left w:val="none" w:sz="0" w:space="0" w:color="auto"/>
            <w:bottom w:val="none" w:sz="0" w:space="0" w:color="auto"/>
            <w:right w:val="none" w:sz="0" w:space="0" w:color="auto"/>
          </w:divBdr>
        </w:div>
        <w:div w:id="292445249">
          <w:marLeft w:val="640"/>
          <w:marRight w:val="0"/>
          <w:marTop w:val="0"/>
          <w:marBottom w:val="0"/>
          <w:divBdr>
            <w:top w:val="none" w:sz="0" w:space="0" w:color="auto"/>
            <w:left w:val="none" w:sz="0" w:space="0" w:color="auto"/>
            <w:bottom w:val="none" w:sz="0" w:space="0" w:color="auto"/>
            <w:right w:val="none" w:sz="0" w:space="0" w:color="auto"/>
          </w:divBdr>
        </w:div>
        <w:div w:id="1243293984">
          <w:marLeft w:val="640"/>
          <w:marRight w:val="0"/>
          <w:marTop w:val="0"/>
          <w:marBottom w:val="0"/>
          <w:divBdr>
            <w:top w:val="none" w:sz="0" w:space="0" w:color="auto"/>
            <w:left w:val="none" w:sz="0" w:space="0" w:color="auto"/>
            <w:bottom w:val="none" w:sz="0" w:space="0" w:color="auto"/>
            <w:right w:val="none" w:sz="0" w:space="0" w:color="auto"/>
          </w:divBdr>
        </w:div>
        <w:div w:id="931620381">
          <w:marLeft w:val="640"/>
          <w:marRight w:val="0"/>
          <w:marTop w:val="0"/>
          <w:marBottom w:val="0"/>
          <w:divBdr>
            <w:top w:val="none" w:sz="0" w:space="0" w:color="auto"/>
            <w:left w:val="none" w:sz="0" w:space="0" w:color="auto"/>
            <w:bottom w:val="none" w:sz="0" w:space="0" w:color="auto"/>
            <w:right w:val="none" w:sz="0" w:space="0" w:color="auto"/>
          </w:divBdr>
        </w:div>
        <w:div w:id="493834518">
          <w:marLeft w:val="640"/>
          <w:marRight w:val="0"/>
          <w:marTop w:val="0"/>
          <w:marBottom w:val="0"/>
          <w:divBdr>
            <w:top w:val="none" w:sz="0" w:space="0" w:color="auto"/>
            <w:left w:val="none" w:sz="0" w:space="0" w:color="auto"/>
            <w:bottom w:val="none" w:sz="0" w:space="0" w:color="auto"/>
            <w:right w:val="none" w:sz="0" w:space="0" w:color="auto"/>
          </w:divBdr>
        </w:div>
        <w:div w:id="1175339347">
          <w:marLeft w:val="640"/>
          <w:marRight w:val="0"/>
          <w:marTop w:val="0"/>
          <w:marBottom w:val="0"/>
          <w:divBdr>
            <w:top w:val="none" w:sz="0" w:space="0" w:color="auto"/>
            <w:left w:val="none" w:sz="0" w:space="0" w:color="auto"/>
            <w:bottom w:val="none" w:sz="0" w:space="0" w:color="auto"/>
            <w:right w:val="none" w:sz="0" w:space="0" w:color="auto"/>
          </w:divBdr>
        </w:div>
        <w:div w:id="593394370">
          <w:marLeft w:val="640"/>
          <w:marRight w:val="0"/>
          <w:marTop w:val="0"/>
          <w:marBottom w:val="0"/>
          <w:divBdr>
            <w:top w:val="none" w:sz="0" w:space="0" w:color="auto"/>
            <w:left w:val="none" w:sz="0" w:space="0" w:color="auto"/>
            <w:bottom w:val="none" w:sz="0" w:space="0" w:color="auto"/>
            <w:right w:val="none" w:sz="0" w:space="0" w:color="auto"/>
          </w:divBdr>
        </w:div>
        <w:div w:id="111174499">
          <w:marLeft w:val="640"/>
          <w:marRight w:val="0"/>
          <w:marTop w:val="0"/>
          <w:marBottom w:val="0"/>
          <w:divBdr>
            <w:top w:val="none" w:sz="0" w:space="0" w:color="auto"/>
            <w:left w:val="none" w:sz="0" w:space="0" w:color="auto"/>
            <w:bottom w:val="none" w:sz="0" w:space="0" w:color="auto"/>
            <w:right w:val="none" w:sz="0" w:space="0" w:color="auto"/>
          </w:divBdr>
        </w:div>
        <w:div w:id="2005745276">
          <w:marLeft w:val="640"/>
          <w:marRight w:val="0"/>
          <w:marTop w:val="0"/>
          <w:marBottom w:val="0"/>
          <w:divBdr>
            <w:top w:val="none" w:sz="0" w:space="0" w:color="auto"/>
            <w:left w:val="none" w:sz="0" w:space="0" w:color="auto"/>
            <w:bottom w:val="none" w:sz="0" w:space="0" w:color="auto"/>
            <w:right w:val="none" w:sz="0" w:space="0" w:color="auto"/>
          </w:divBdr>
        </w:div>
        <w:div w:id="1068914875">
          <w:marLeft w:val="640"/>
          <w:marRight w:val="0"/>
          <w:marTop w:val="0"/>
          <w:marBottom w:val="0"/>
          <w:divBdr>
            <w:top w:val="none" w:sz="0" w:space="0" w:color="auto"/>
            <w:left w:val="none" w:sz="0" w:space="0" w:color="auto"/>
            <w:bottom w:val="none" w:sz="0" w:space="0" w:color="auto"/>
            <w:right w:val="none" w:sz="0" w:space="0" w:color="auto"/>
          </w:divBdr>
        </w:div>
        <w:div w:id="266815747">
          <w:marLeft w:val="640"/>
          <w:marRight w:val="0"/>
          <w:marTop w:val="0"/>
          <w:marBottom w:val="0"/>
          <w:divBdr>
            <w:top w:val="none" w:sz="0" w:space="0" w:color="auto"/>
            <w:left w:val="none" w:sz="0" w:space="0" w:color="auto"/>
            <w:bottom w:val="none" w:sz="0" w:space="0" w:color="auto"/>
            <w:right w:val="none" w:sz="0" w:space="0" w:color="auto"/>
          </w:divBdr>
        </w:div>
        <w:div w:id="157232126">
          <w:marLeft w:val="640"/>
          <w:marRight w:val="0"/>
          <w:marTop w:val="0"/>
          <w:marBottom w:val="0"/>
          <w:divBdr>
            <w:top w:val="none" w:sz="0" w:space="0" w:color="auto"/>
            <w:left w:val="none" w:sz="0" w:space="0" w:color="auto"/>
            <w:bottom w:val="none" w:sz="0" w:space="0" w:color="auto"/>
            <w:right w:val="none" w:sz="0" w:space="0" w:color="auto"/>
          </w:divBdr>
        </w:div>
        <w:div w:id="1171602973">
          <w:marLeft w:val="640"/>
          <w:marRight w:val="0"/>
          <w:marTop w:val="0"/>
          <w:marBottom w:val="0"/>
          <w:divBdr>
            <w:top w:val="none" w:sz="0" w:space="0" w:color="auto"/>
            <w:left w:val="none" w:sz="0" w:space="0" w:color="auto"/>
            <w:bottom w:val="none" w:sz="0" w:space="0" w:color="auto"/>
            <w:right w:val="none" w:sz="0" w:space="0" w:color="auto"/>
          </w:divBdr>
        </w:div>
        <w:div w:id="1889949150">
          <w:marLeft w:val="640"/>
          <w:marRight w:val="0"/>
          <w:marTop w:val="0"/>
          <w:marBottom w:val="0"/>
          <w:divBdr>
            <w:top w:val="none" w:sz="0" w:space="0" w:color="auto"/>
            <w:left w:val="none" w:sz="0" w:space="0" w:color="auto"/>
            <w:bottom w:val="none" w:sz="0" w:space="0" w:color="auto"/>
            <w:right w:val="none" w:sz="0" w:space="0" w:color="auto"/>
          </w:divBdr>
        </w:div>
        <w:div w:id="1424913044">
          <w:marLeft w:val="640"/>
          <w:marRight w:val="0"/>
          <w:marTop w:val="0"/>
          <w:marBottom w:val="0"/>
          <w:divBdr>
            <w:top w:val="none" w:sz="0" w:space="0" w:color="auto"/>
            <w:left w:val="none" w:sz="0" w:space="0" w:color="auto"/>
            <w:bottom w:val="none" w:sz="0" w:space="0" w:color="auto"/>
            <w:right w:val="none" w:sz="0" w:space="0" w:color="auto"/>
          </w:divBdr>
        </w:div>
        <w:div w:id="1068455211">
          <w:marLeft w:val="640"/>
          <w:marRight w:val="0"/>
          <w:marTop w:val="0"/>
          <w:marBottom w:val="0"/>
          <w:divBdr>
            <w:top w:val="none" w:sz="0" w:space="0" w:color="auto"/>
            <w:left w:val="none" w:sz="0" w:space="0" w:color="auto"/>
            <w:bottom w:val="none" w:sz="0" w:space="0" w:color="auto"/>
            <w:right w:val="none" w:sz="0" w:space="0" w:color="auto"/>
          </w:divBdr>
        </w:div>
        <w:div w:id="1907762914">
          <w:marLeft w:val="640"/>
          <w:marRight w:val="0"/>
          <w:marTop w:val="0"/>
          <w:marBottom w:val="0"/>
          <w:divBdr>
            <w:top w:val="none" w:sz="0" w:space="0" w:color="auto"/>
            <w:left w:val="none" w:sz="0" w:space="0" w:color="auto"/>
            <w:bottom w:val="none" w:sz="0" w:space="0" w:color="auto"/>
            <w:right w:val="none" w:sz="0" w:space="0" w:color="auto"/>
          </w:divBdr>
        </w:div>
        <w:div w:id="1037389405">
          <w:marLeft w:val="640"/>
          <w:marRight w:val="0"/>
          <w:marTop w:val="0"/>
          <w:marBottom w:val="0"/>
          <w:divBdr>
            <w:top w:val="none" w:sz="0" w:space="0" w:color="auto"/>
            <w:left w:val="none" w:sz="0" w:space="0" w:color="auto"/>
            <w:bottom w:val="none" w:sz="0" w:space="0" w:color="auto"/>
            <w:right w:val="none" w:sz="0" w:space="0" w:color="auto"/>
          </w:divBdr>
        </w:div>
        <w:div w:id="1911574924">
          <w:marLeft w:val="640"/>
          <w:marRight w:val="0"/>
          <w:marTop w:val="0"/>
          <w:marBottom w:val="0"/>
          <w:divBdr>
            <w:top w:val="none" w:sz="0" w:space="0" w:color="auto"/>
            <w:left w:val="none" w:sz="0" w:space="0" w:color="auto"/>
            <w:bottom w:val="none" w:sz="0" w:space="0" w:color="auto"/>
            <w:right w:val="none" w:sz="0" w:space="0" w:color="auto"/>
          </w:divBdr>
        </w:div>
        <w:div w:id="1998028570">
          <w:marLeft w:val="640"/>
          <w:marRight w:val="0"/>
          <w:marTop w:val="0"/>
          <w:marBottom w:val="0"/>
          <w:divBdr>
            <w:top w:val="none" w:sz="0" w:space="0" w:color="auto"/>
            <w:left w:val="none" w:sz="0" w:space="0" w:color="auto"/>
            <w:bottom w:val="none" w:sz="0" w:space="0" w:color="auto"/>
            <w:right w:val="none" w:sz="0" w:space="0" w:color="auto"/>
          </w:divBdr>
        </w:div>
        <w:div w:id="926226727">
          <w:marLeft w:val="640"/>
          <w:marRight w:val="0"/>
          <w:marTop w:val="0"/>
          <w:marBottom w:val="0"/>
          <w:divBdr>
            <w:top w:val="none" w:sz="0" w:space="0" w:color="auto"/>
            <w:left w:val="none" w:sz="0" w:space="0" w:color="auto"/>
            <w:bottom w:val="none" w:sz="0" w:space="0" w:color="auto"/>
            <w:right w:val="none" w:sz="0" w:space="0" w:color="auto"/>
          </w:divBdr>
        </w:div>
        <w:div w:id="1923560059">
          <w:marLeft w:val="640"/>
          <w:marRight w:val="0"/>
          <w:marTop w:val="0"/>
          <w:marBottom w:val="0"/>
          <w:divBdr>
            <w:top w:val="none" w:sz="0" w:space="0" w:color="auto"/>
            <w:left w:val="none" w:sz="0" w:space="0" w:color="auto"/>
            <w:bottom w:val="none" w:sz="0" w:space="0" w:color="auto"/>
            <w:right w:val="none" w:sz="0" w:space="0" w:color="auto"/>
          </w:divBdr>
        </w:div>
        <w:div w:id="1005674221">
          <w:marLeft w:val="640"/>
          <w:marRight w:val="0"/>
          <w:marTop w:val="0"/>
          <w:marBottom w:val="0"/>
          <w:divBdr>
            <w:top w:val="none" w:sz="0" w:space="0" w:color="auto"/>
            <w:left w:val="none" w:sz="0" w:space="0" w:color="auto"/>
            <w:bottom w:val="none" w:sz="0" w:space="0" w:color="auto"/>
            <w:right w:val="none" w:sz="0" w:space="0" w:color="auto"/>
          </w:divBdr>
        </w:div>
        <w:div w:id="1518956990">
          <w:marLeft w:val="640"/>
          <w:marRight w:val="0"/>
          <w:marTop w:val="0"/>
          <w:marBottom w:val="0"/>
          <w:divBdr>
            <w:top w:val="none" w:sz="0" w:space="0" w:color="auto"/>
            <w:left w:val="none" w:sz="0" w:space="0" w:color="auto"/>
            <w:bottom w:val="none" w:sz="0" w:space="0" w:color="auto"/>
            <w:right w:val="none" w:sz="0" w:space="0" w:color="auto"/>
          </w:divBdr>
        </w:div>
        <w:div w:id="546719836">
          <w:marLeft w:val="640"/>
          <w:marRight w:val="0"/>
          <w:marTop w:val="0"/>
          <w:marBottom w:val="0"/>
          <w:divBdr>
            <w:top w:val="none" w:sz="0" w:space="0" w:color="auto"/>
            <w:left w:val="none" w:sz="0" w:space="0" w:color="auto"/>
            <w:bottom w:val="none" w:sz="0" w:space="0" w:color="auto"/>
            <w:right w:val="none" w:sz="0" w:space="0" w:color="auto"/>
          </w:divBdr>
        </w:div>
        <w:div w:id="58675972">
          <w:marLeft w:val="640"/>
          <w:marRight w:val="0"/>
          <w:marTop w:val="0"/>
          <w:marBottom w:val="0"/>
          <w:divBdr>
            <w:top w:val="none" w:sz="0" w:space="0" w:color="auto"/>
            <w:left w:val="none" w:sz="0" w:space="0" w:color="auto"/>
            <w:bottom w:val="none" w:sz="0" w:space="0" w:color="auto"/>
            <w:right w:val="none" w:sz="0" w:space="0" w:color="auto"/>
          </w:divBdr>
        </w:div>
        <w:div w:id="1669018538">
          <w:marLeft w:val="640"/>
          <w:marRight w:val="0"/>
          <w:marTop w:val="0"/>
          <w:marBottom w:val="0"/>
          <w:divBdr>
            <w:top w:val="none" w:sz="0" w:space="0" w:color="auto"/>
            <w:left w:val="none" w:sz="0" w:space="0" w:color="auto"/>
            <w:bottom w:val="none" w:sz="0" w:space="0" w:color="auto"/>
            <w:right w:val="none" w:sz="0" w:space="0" w:color="auto"/>
          </w:divBdr>
        </w:div>
        <w:div w:id="443422791">
          <w:marLeft w:val="640"/>
          <w:marRight w:val="0"/>
          <w:marTop w:val="0"/>
          <w:marBottom w:val="0"/>
          <w:divBdr>
            <w:top w:val="none" w:sz="0" w:space="0" w:color="auto"/>
            <w:left w:val="none" w:sz="0" w:space="0" w:color="auto"/>
            <w:bottom w:val="none" w:sz="0" w:space="0" w:color="auto"/>
            <w:right w:val="none" w:sz="0" w:space="0" w:color="auto"/>
          </w:divBdr>
        </w:div>
        <w:div w:id="2043627193">
          <w:marLeft w:val="640"/>
          <w:marRight w:val="0"/>
          <w:marTop w:val="0"/>
          <w:marBottom w:val="0"/>
          <w:divBdr>
            <w:top w:val="none" w:sz="0" w:space="0" w:color="auto"/>
            <w:left w:val="none" w:sz="0" w:space="0" w:color="auto"/>
            <w:bottom w:val="none" w:sz="0" w:space="0" w:color="auto"/>
            <w:right w:val="none" w:sz="0" w:space="0" w:color="auto"/>
          </w:divBdr>
        </w:div>
        <w:div w:id="1099788993">
          <w:marLeft w:val="640"/>
          <w:marRight w:val="0"/>
          <w:marTop w:val="0"/>
          <w:marBottom w:val="0"/>
          <w:divBdr>
            <w:top w:val="none" w:sz="0" w:space="0" w:color="auto"/>
            <w:left w:val="none" w:sz="0" w:space="0" w:color="auto"/>
            <w:bottom w:val="none" w:sz="0" w:space="0" w:color="auto"/>
            <w:right w:val="none" w:sz="0" w:space="0" w:color="auto"/>
          </w:divBdr>
        </w:div>
        <w:div w:id="1976793212">
          <w:marLeft w:val="640"/>
          <w:marRight w:val="0"/>
          <w:marTop w:val="0"/>
          <w:marBottom w:val="0"/>
          <w:divBdr>
            <w:top w:val="none" w:sz="0" w:space="0" w:color="auto"/>
            <w:left w:val="none" w:sz="0" w:space="0" w:color="auto"/>
            <w:bottom w:val="none" w:sz="0" w:space="0" w:color="auto"/>
            <w:right w:val="none" w:sz="0" w:space="0" w:color="auto"/>
          </w:divBdr>
        </w:div>
        <w:div w:id="1673607356">
          <w:marLeft w:val="640"/>
          <w:marRight w:val="0"/>
          <w:marTop w:val="0"/>
          <w:marBottom w:val="0"/>
          <w:divBdr>
            <w:top w:val="none" w:sz="0" w:space="0" w:color="auto"/>
            <w:left w:val="none" w:sz="0" w:space="0" w:color="auto"/>
            <w:bottom w:val="none" w:sz="0" w:space="0" w:color="auto"/>
            <w:right w:val="none" w:sz="0" w:space="0" w:color="auto"/>
          </w:divBdr>
        </w:div>
        <w:div w:id="481624075">
          <w:marLeft w:val="640"/>
          <w:marRight w:val="0"/>
          <w:marTop w:val="0"/>
          <w:marBottom w:val="0"/>
          <w:divBdr>
            <w:top w:val="none" w:sz="0" w:space="0" w:color="auto"/>
            <w:left w:val="none" w:sz="0" w:space="0" w:color="auto"/>
            <w:bottom w:val="none" w:sz="0" w:space="0" w:color="auto"/>
            <w:right w:val="none" w:sz="0" w:space="0" w:color="auto"/>
          </w:divBdr>
        </w:div>
        <w:div w:id="689189024">
          <w:marLeft w:val="640"/>
          <w:marRight w:val="0"/>
          <w:marTop w:val="0"/>
          <w:marBottom w:val="0"/>
          <w:divBdr>
            <w:top w:val="none" w:sz="0" w:space="0" w:color="auto"/>
            <w:left w:val="none" w:sz="0" w:space="0" w:color="auto"/>
            <w:bottom w:val="none" w:sz="0" w:space="0" w:color="auto"/>
            <w:right w:val="none" w:sz="0" w:space="0" w:color="auto"/>
          </w:divBdr>
        </w:div>
        <w:div w:id="71854884">
          <w:marLeft w:val="640"/>
          <w:marRight w:val="0"/>
          <w:marTop w:val="0"/>
          <w:marBottom w:val="0"/>
          <w:divBdr>
            <w:top w:val="none" w:sz="0" w:space="0" w:color="auto"/>
            <w:left w:val="none" w:sz="0" w:space="0" w:color="auto"/>
            <w:bottom w:val="none" w:sz="0" w:space="0" w:color="auto"/>
            <w:right w:val="none" w:sz="0" w:space="0" w:color="auto"/>
          </w:divBdr>
        </w:div>
        <w:div w:id="1553426546">
          <w:marLeft w:val="640"/>
          <w:marRight w:val="0"/>
          <w:marTop w:val="0"/>
          <w:marBottom w:val="0"/>
          <w:divBdr>
            <w:top w:val="none" w:sz="0" w:space="0" w:color="auto"/>
            <w:left w:val="none" w:sz="0" w:space="0" w:color="auto"/>
            <w:bottom w:val="none" w:sz="0" w:space="0" w:color="auto"/>
            <w:right w:val="none" w:sz="0" w:space="0" w:color="auto"/>
          </w:divBdr>
        </w:div>
        <w:div w:id="22680612">
          <w:marLeft w:val="640"/>
          <w:marRight w:val="0"/>
          <w:marTop w:val="0"/>
          <w:marBottom w:val="0"/>
          <w:divBdr>
            <w:top w:val="none" w:sz="0" w:space="0" w:color="auto"/>
            <w:left w:val="none" w:sz="0" w:space="0" w:color="auto"/>
            <w:bottom w:val="none" w:sz="0" w:space="0" w:color="auto"/>
            <w:right w:val="none" w:sz="0" w:space="0" w:color="auto"/>
          </w:divBdr>
        </w:div>
        <w:div w:id="940987726">
          <w:marLeft w:val="640"/>
          <w:marRight w:val="0"/>
          <w:marTop w:val="0"/>
          <w:marBottom w:val="0"/>
          <w:divBdr>
            <w:top w:val="none" w:sz="0" w:space="0" w:color="auto"/>
            <w:left w:val="none" w:sz="0" w:space="0" w:color="auto"/>
            <w:bottom w:val="none" w:sz="0" w:space="0" w:color="auto"/>
            <w:right w:val="none" w:sz="0" w:space="0" w:color="auto"/>
          </w:divBdr>
        </w:div>
        <w:div w:id="599724721">
          <w:marLeft w:val="640"/>
          <w:marRight w:val="0"/>
          <w:marTop w:val="0"/>
          <w:marBottom w:val="0"/>
          <w:divBdr>
            <w:top w:val="none" w:sz="0" w:space="0" w:color="auto"/>
            <w:left w:val="none" w:sz="0" w:space="0" w:color="auto"/>
            <w:bottom w:val="none" w:sz="0" w:space="0" w:color="auto"/>
            <w:right w:val="none" w:sz="0" w:space="0" w:color="auto"/>
          </w:divBdr>
        </w:div>
        <w:div w:id="819543701">
          <w:marLeft w:val="640"/>
          <w:marRight w:val="0"/>
          <w:marTop w:val="0"/>
          <w:marBottom w:val="0"/>
          <w:divBdr>
            <w:top w:val="none" w:sz="0" w:space="0" w:color="auto"/>
            <w:left w:val="none" w:sz="0" w:space="0" w:color="auto"/>
            <w:bottom w:val="none" w:sz="0" w:space="0" w:color="auto"/>
            <w:right w:val="none" w:sz="0" w:space="0" w:color="auto"/>
          </w:divBdr>
        </w:div>
        <w:div w:id="1908880274">
          <w:marLeft w:val="640"/>
          <w:marRight w:val="0"/>
          <w:marTop w:val="0"/>
          <w:marBottom w:val="0"/>
          <w:divBdr>
            <w:top w:val="none" w:sz="0" w:space="0" w:color="auto"/>
            <w:left w:val="none" w:sz="0" w:space="0" w:color="auto"/>
            <w:bottom w:val="none" w:sz="0" w:space="0" w:color="auto"/>
            <w:right w:val="none" w:sz="0" w:space="0" w:color="auto"/>
          </w:divBdr>
        </w:div>
        <w:div w:id="55129762">
          <w:marLeft w:val="640"/>
          <w:marRight w:val="0"/>
          <w:marTop w:val="0"/>
          <w:marBottom w:val="0"/>
          <w:divBdr>
            <w:top w:val="none" w:sz="0" w:space="0" w:color="auto"/>
            <w:left w:val="none" w:sz="0" w:space="0" w:color="auto"/>
            <w:bottom w:val="none" w:sz="0" w:space="0" w:color="auto"/>
            <w:right w:val="none" w:sz="0" w:space="0" w:color="auto"/>
          </w:divBdr>
        </w:div>
        <w:div w:id="1927301803">
          <w:marLeft w:val="640"/>
          <w:marRight w:val="0"/>
          <w:marTop w:val="0"/>
          <w:marBottom w:val="0"/>
          <w:divBdr>
            <w:top w:val="none" w:sz="0" w:space="0" w:color="auto"/>
            <w:left w:val="none" w:sz="0" w:space="0" w:color="auto"/>
            <w:bottom w:val="none" w:sz="0" w:space="0" w:color="auto"/>
            <w:right w:val="none" w:sz="0" w:space="0" w:color="auto"/>
          </w:divBdr>
        </w:div>
        <w:div w:id="841235382">
          <w:marLeft w:val="640"/>
          <w:marRight w:val="0"/>
          <w:marTop w:val="0"/>
          <w:marBottom w:val="0"/>
          <w:divBdr>
            <w:top w:val="none" w:sz="0" w:space="0" w:color="auto"/>
            <w:left w:val="none" w:sz="0" w:space="0" w:color="auto"/>
            <w:bottom w:val="none" w:sz="0" w:space="0" w:color="auto"/>
            <w:right w:val="none" w:sz="0" w:space="0" w:color="auto"/>
          </w:divBdr>
        </w:div>
        <w:div w:id="1620992929">
          <w:marLeft w:val="640"/>
          <w:marRight w:val="0"/>
          <w:marTop w:val="0"/>
          <w:marBottom w:val="0"/>
          <w:divBdr>
            <w:top w:val="none" w:sz="0" w:space="0" w:color="auto"/>
            <w:left w:val="none" w:sz="0" w:space="0" w:color="auto"/>
            <w:bottom w:val="none" w:sz="0" w:space="0" w:color="auto"/>
            <w:right w:val="none" w:sz="0" w:space="0" w:color="auto"/>
          </w:divBdr>
        </w:div>
        <w:div w:id="1030649455">
          <w:marLeft w:val="640"/>
          <w:marRight w:val="0"/>
          <w:marTop w:val="0"/>
          <w:marBottom w:val="0"/>
          <w:divBdr>
            <w:top w:val="none" w:sz="0" w:space="0" w:color="auto"/>
            <w:left w:val="none" w:sz="0" w:space="0" w:color="auto"/>
            <w:bottom w:val="none" w:sz="0" w:space="0" w:color="auto"/>
            <w:right w:val="none" w:sz="0" w:space="0" w:color="auto"/>
          </w:divBdr>
        </w:div>
        <w:div w:id="677728923">
          <w:marLeft w:val="640"/>
          <w:marRight w:val="0"/>
          <w:marTop w:val="0"/>
          <w:marBottom w:val="0"/>
          <w:divBdr>
            <w:top w:val="none" w:sz="0" w:space="0" w:color="auto"/>
            <w:left w:val="none" w:sz="0" w:space="0" w:color="auto"/>
            <w:bottom w:val="none" w:sz="0" w:space="0" w:color="auto"/>
            <w:right w:val="none" w:sz="0" w:space="0" w:color="auto"/>
          </w:divBdr>
        </w:div>
        <w:div w:id="714042820">
          <w:marLeft w:val="640"/>
          <w:marRight w:val="0"/>
          <w:marTop w:val="0"/>
          <w:marBottom w:val="0"/>
          <w:divBdr>
            <w:top w:val="none" w:sz="0" w:space="0" w:color="auto"/>
            <w:left w:val="none" w:sz="0" w:space="0" w:color="auto"/>
            <w:bottom w:val="none" w:sz="0" w:space="0" w:color="auto"/>
            <w:right w:val="none" w:sz="0" w:space="0" w:color="auto"/>
          </w:divBdr>
        </w:div>
        <w:div w:id="802506798">
          <w:marLeft w:val="640"/>
          <w:marRight w:val="0"/>
          <w:marTop w:val="0"/>
          <w:marBottom w:val="0"/>
          <w:divBdr>
            <w:top w:val="none" w:sz="0" w:space="0" w:color="auto"/>
            <w:left w:val="none" w:sz="0" w:space="0" w:color="auto"/>
            <w:bottom w:val="none" w:sz="0" w:space="0" w:color="auto"/>
            <w:right w:val="none" w:sz="0" w:space="0" w:color="auto"/>
          </w:divBdr>
        </w:div>
        <w:div w:id="668871955">
          <w:marLeft w:val="640"/>
          <w:marRight w:val="0"/>
          <w:marTop w:val="0"/>
          <w:marBottom w:val="0"/>
          <w:divBdr>
            <w:top w:val="none" w:sz="0" w:space="0" w:color="auto"/>
            <w:left w:val="none" w:sz="0" w:space="0" w:color="auto"/>
            <w:bottom w:val="none" w:sz="0" w:space="0" w:color="auto"/>
            <w:right w:val="none" w:sz="0" w:space="0" w:color="auto"/>
          </w:divBdr>
        </w:div>
        <w:div w:id="1348561895">
          <w:marLeft w:val="640"/>
          <w:marRight w:val="0"/>
          <w:marTop w:val="0"/>
          <w:marBottom w:val="0"/>
          <w:divBdr>
            <w:top w:val="none" w:sz="0" w:space="0" w:color="auto"/>
            <w:left w:val="none" w:sz="0" w:space="0" w:color="auto"/>
            <w:bottom w:val="none" w:sz="0" w:space="0" w:color="auto"/>
            <w:right w:val="none" w:sz="0" w:space="0" w:color="auto"/>
          </w:divBdr>
        </w:div>
        <w:div w:id="909117329">
          <w:marLeft w:val="640"/>
          <w:marRight w:val="0"/>
          <w:marTop w:val="0"/>
          <w:marBottom w:val="0"/>
          <w:divBdr>
            <w:top w:val="none" w:sz="0" w:space="0" w:color="auto"/>
            <w:left w:val="none" w:sz="0" w:space="0" w:color="auto"/>
            <w:bottom w:val="none" w:sz="0" w:space="0" w:color="auto"/>
            <w:right w:val="none" w:sz="0" w:space="0" w:color="auto"/>
          </w:divBdr>
        </w:div>
        <w:div w:id="1063213419">
          <w:marLeft w:val="640"/>
          <w:marRight w:val="0"/>
          <w:marTop w:val="0"/>
          <w:marBottom w:val="0"/>
          <w:divBdr>
            <w:top w:val="none" w:sz="0" w:space="0" w:color="auto"/>
            <w:left w:val="none" w:sz="0" w:space="0" w:color="auto"/>
            <w:bottom w:val="none" w:sz="0" w:space="0" w:color="auto"/>
            <w:right w:val="none" w:sz="0" w:space="0" w:color="auto"/>
          </w:divBdr>
        </w:div>
        <w:div w:id="2108232056">
          <w:marLeft w:val="640"/>
          <w:marRight w:val="0"/>
          <w:marTop w:val="0"/>
          <w:marBottom w:val="0"/>
          <w:divBdr>
            <w:top w:val="none" w:sz="0" w:space="0" w:color="auto"/>
            <w:left w:val="none" w:sz="0" w:space="0" w:color="auto"/>
            <w:bottom w:val="none" w:sz="0" w:space="0" w:color="auto"/>
            <w:right w:val="none" w:sz="0" w:space="0" w:color="auto"/>
          </w:divBdr>
        </w:div>
        <w:div w:id="970786323">
          <w:marLeft w:val="640"/>
          <w:marRight w:val="0"/>
          <w:marTop w:val="0"/>
          <w:marBottom w:val="0"/>
          <w:divBdr>
            <w:top w:val="none" w:sz="0" w:space="0" w:color="auto"/>
            <w:left w:val="none" w:sz="0" w:space="0" w:color="auto"/>
            <w:bottom w:val="none" w:sz="0" w:space="0" w:color="auto"/>
            <w:right w:val="none" w:sz="0" w:space="0" w:color="auto"/>
          </w:divBdr>
        </w:div>
        <w:div w:id="207451062">
          <w:marLeft w:val="640"/>
          <w:marRight w:val="0"/>
          <w:marTop w:val="0"/>
          <w:marBottom w:val="0"/>
          <w:divBdr>
            <w:top w:val="none" w:sz="0" w:space="0" w:color="auto"/>
            <w:left w:val="none" w:sz="0" w:space="0" w:color="auto"/>
            <w:bottom w:val="none" w:sz="0" w:space="0" w:color="auto"/>
            <w:right w:val="none" w:sz="0" w:space="0" w:color="auto"/>
          </w:divBdr>
        </w:div>
        <w:div w:id="905409138">
          <w:marLeft w:val="640"/>
          <w:marRight w:val="0"/>
          <w:marTop w:val="0"/>
          <w:marBottom w:val="0"/>
          <w:divBdr>
            <w:top w:val="none" w:sz="0" w:space="0" w:color="auto"/>
            <w:left w:val="none" w:sz="0" w:space="0" w:color="auto"/>
            <w:bottom w:val="none" w:sz="0" w:space="0" w:color="auto"/>
            <w:right w:val="none" w:sz="0" w:space="0" w:color="auto"/>
          </w:divBdr>
        </w:div>
        <w:div w:id="481313310">
          <w:marLeft w:val="640"/>
          <w:marRight w:val="0"/>
          <w:marTop w:val="0"/>
          <w:marBottom w:val="0"/>
          <w:divBdr>
            <w:top w:val="none" w:sz="0" w:space="0" w:color="auto"/>
            <w:left w:val="none" w:sz="0" w:space="0" w:color="auto"/>
            <w:bottom w:val="none" w:sz="0" w:space="0" w:color="auto"/>
            <w:right w:val="none" w:sz="0" w:space="0" w:color="auto"/>
          </w:divBdr>
        </w:div>
        <w:div w:id="287467560">
          <w:marLeft w:val="640"/>
          <w:marRight w:val="0"/>
          <w:marTop w:val="0"/>
          <w:marBottom w:val="0"/>
          <w:divBdr>
            <w:top w:val="none" w:sz="0" w:space="0" w:color="auto"/>
            <w:left w:val="none" w:sz="0" w:space="0" w:color="auto"/>
            <w:bottom w:val="none" w:sz="0" w:space="0" w:color="auto"/>
            <w:right w:val="none" w:sz="0" w:space="0" w:color="auto"/>
          </w:divBdr>
        </w:div>
        <w:div w:id="1528788914">
          <w:marLeft w:val="640"/>
          <w:marRight w:val="0"/>
          <w:marTop w:val="0"/>
          <w:marBottom w:val="0"/>
          <w:divBdr>
            <w:top w:val="none" w:sz="0" w:space="0" w:color="auto"/>
            <w:left w:val="none" w:sz="0" w:space="0" w:color="auto"/>
            <w:bottom w:val="none" w:sz="0" w:space="0" w:color="auto"/>
            <w:right w:val="none" w:sz="0" w:space="0" w:color="auto"/>
          </w:divBdr>
        </w:div>
        <w:div w:id="346250797">
          <w:marLeft w:val="640"/>
          <w:marRight w:val="0"/>
          <w:marTop w:val="0"/>
          <w:marBottom w:val="0"/>
          <w:divBdr>
            <w:top w:val="none" w:sz="0" w:space="0" w:color="auto"/>
            <w:left w:val="none" w:sz="0" w:space="0" w:color="auto"/>
            <w:bottom w:val="none" w:sz="0" w:space="0" w:color="auto"/>
            <w:right w:val="none" w:sz="0" w:space="0" w:color="auto"/>
          </w:divBdr>
        </w:div>
        <w:div w:id="354231743">
          <w:marLeft w:val="640"/>
          <w:marRight w:val="0"/>
          <w:marTop w:val="0"/>
          <w:marBottom w:val="0"/>
          <w:divBdr>
            <w:top w:val="none" w:sz="0" w:space="0" w:color="auto"/>
            <w:left w:val="none" w:sz="0" w:space="0" w:color="auto"/>
            <w:bottom w:val="none" w:sz="0" w:space="0" w:color="auto"/>
            <w:right w:val="none" w:sz="0" w:space="0" w:color="auto"/>
          </w:divBdr>
        </w:div>
        <w:div w:id="830297361">
          <w:marLeft w:val="640"/>
          <w:marRight w:val="0"/>
          <w:marTop w:val="0"/>
          <w:marBottom w:val="0"/>
          <w:divBdr>
            <w:top w:val="none" w:sz="0" w:space="0" w:color="auto"/>
            <w:left w:val="none" w:sz="0" w:space="0" w:color="auto"/>
            <w:bottom w:val="none" w:sz="0" w:space="0" w:color="auto"/>
            <w:right w:val="none" w:sz="0" w:space="0" w:color="auto"/>
          </w:divBdr>
        </w:div>
        <w:div w:id="2085493229">
          <w:marLeft w:val="640"/>
          <w:marRight w:val="0"/>
          <w:marTop w:val="0"/>
          <w:marBottom w:val="0"/>
          <w:divBdr>
            <w:top w:val="none" w:sz="0" w:space="0" w:color="auto"/>
            <w:left w:val="none" w:sz="0" w:space="0" w:color="auto"/>
            <w:bottom w:val="none" w:sz="0" w:space="0" w:color="auto"/>
            <w:right w:val="none" w:sz="0" w:space="0" w:color="auto"/>
          </w:divBdr>
        </w:div>
        <w:div w:id="863249025">
          <w:marLeft w:val="640"/>
          <w:marRight w:val="0"/>
          <w:marTop w:val="0"/>
          <w:marBottom w:val="0"/>
          <w:divBdr>
            <w:top w:val="none" w:sz="0" w:space="0" w:color="auto"/>
            <w:left w:val="none" w:sz="0" w:space="0" w:color="auto"/>
            <w:bottom w:val="none" w:sz="0" w:space="0" w:color="auto"/>
            <w:right w:val="none" w:sz="0" w:space="0" w:color="auto"/>
          </w:divBdr>
        </w:div>
        <w:div w:id="1063872930">
          <w:marLeft w:val="640"/>
          <w:marRight w:val="0"/>
          <w:marTop w:val="0"/>
          <w:marBottom w:val="0"/>
          <w:divBdr>
            <w:top w:val="none" w:sz="0" w:space="0" w:color="auto"/>
            <w:left w:val="none" w:sz="0" w:space="0" w:color="auto"/>
            <w:bottom w:val="none" w:sz="0" w:space="0" w:color="auto"/>
            <w:right w:val="none" w:sz="0" w:space="0" w:color="auto"/>
          </w:divBdr>
        </w:div>
        <w:div w:id="553391294">
          <w:marLeft w:val="640"/>
          <w:marRight w:val="0"/>
          <w:marTop w:val="0"/>
          <w:marBottom w:val="0"/>
          <w:divBdr>
            <w:top w:val="none" w:sz="0" w:space="0" w:color="auto"/>
            <w:left w:val="none" w:sz="0" w:space="0" w:color="auto"/>
            <w:bottom w:val="none" w:sz="0" w:space="0" w:color="auto"/>
            <w:right w:val="none" w:sz="0" w:space="0" w:color="auto"/>
          </w:divBdr>
        </w:div>
        <w:div w:id="1410544001">
          <w:marLeft w:val="640"/>
          <w:marRight w:val="0"/>
          <w:marTop w:val="0"/>
          <w:marBottom w:val="0"/>
          <w:divBdr>
            <w:top w:val="none" w:sz="0" w:space="0" w:color="auto"/>
            <w:left w:val="none" w:sz="0" w:space="0" w:color="auto"/>
            <w:bottom w:val="none" w:sz="0" w:space="0" w:color="auto"/>
            <w:right w:val="none" w:sz="0" w:space="0" w:color="auto"/>
          </w:divBdr>
        </w:div>
        <w:div w:id="985160850">
          <w:marLeft w:val="640"/>
          <w:marRight w:val="0"/>
          <w:marTop w:val="0"/>
          <w:marBottom w:val="0"/>
          <w:divBdr>
            <w:top w:val="none" w:sz="0" w:space="0" w:color="auto"/>
            <w:left w:val="none" w:sz="0" w:space="0" w:color="auto"/>
            <w:bottom w:val="none" w:sz="0" w:space="0" w:color="auto"/>
            <w:right w:val="none" w:sz="0" w:space="0" w:color="auto"/>
          </w:divBdr>
        </w:div>
        <w:div w:id="2120837138">
          <w:marLeft w:val="640"/>
          <w:marRight w:val="0"/>
          <w:marTop w:val="0"/>
          <w:marBottom w:val="0"/>
          <w:divBdr>
            <w:top w:val="none" w:sz="0" w:space="0" w:color="auto"/>
            <w:left w:val="none" w:sz="0" w:space="0" w:color="auto"/>
            <w:bottom w:val="none" w:sz="0" w:space="0" w:color="auto"/>
            <w:right w:val="none" w:sz="0" w:space="0" w:color="auto"/>
          </w:divBdr>
        </w:div>
        <w:div w:id="302348504">
          <w:marLeft w:val="640"/>
          <w:marRight w:val="0"/>
          <w:marTop w:val="0"/>
          <w:marBottom w:val="0"/>
          <w:divBdr>
            <w:top w:val="none" w:sz="0" w:space="0" w:color="auto"/>
            <w:left w:val="none" w:sz="0" w:space="0" w:color="auto"/>
            <w:bottom w:val="none" w:sz="0" w:space="0" w:color="auto"/>
            <w:right w:val="none" w:sz="0" w:space="0" w:color="auto"/>
          </w:divBdr>
        </w:div>
        <w:div w:id="791899133">
          <w:marLeft w:val="640"/>
          <w:marRight w:val="0"/>
          <w:marTop w:val="0"/>
          <w:marBottom w:val="0"/>
          <w:divBdr>
            <w:top w:val="none" w:sz="0" w:space="0" w:color="auto"/>
            <w:left w:val="none" w:sz="0" w:space="0" w:color="auto"/>
            <w:bottom w:val="none" w:sz="0" w:space="0" w:color="auto"/>
            <w:right w:val="none" w:sz="0" w:space="0" w:color="auto"/>
          </w:divBdr>
        </w:div>
        <w:div w:id="2067951569">
          <w:marLeft w:val="640"/>
          <w:marRight w:val="0"/>
          <w:marTop w:val="0"/>
          <w:marBottom w:val="0"/>
          <w:divBdr>
            <w:top w:val="none" w:sz="0" w:space="0" w:color="auto"/>
            <w:left w:val="none" w:sz="0" w:space="0" w:color="auto"/>
            <w:bottom w:val="none" w:sz="0" w:space="0" w:color="auto"/>
            <w:right w:val="none" w:sz="0" w:space="0" w:color="auto"/>
          </w:divBdr>
        </w:div>
        <w:div w:id="1196842782">
          <w:marLeft w:val="640"/>
          <w:marRight w:val="0"/>
          <w:marTop w:val="0"/>
          <w:marBottom w:val="0"/>
          <w:divBdr>
            <w:top w:val="none" w:sz="0" w:space="0" w:color="auto"/>
            <w:left w:val="none" w:sz="0" w:space="0" w:color="auto"/>
            <w:bottom w:val="none" w:sz="0" w:space="0" w:color="auto"/>
            <w:right w:val="none" w:sz="0" w:space="0" w:color="auto"/>
          </w:divBdr>
        </w:div>
        <w:div w:id="393116328">
          <w:marLeft w:val="640"/>
          <w:marRight w:val="0"/>
          <w:marTop w:val="0"/>
          <w:marBottom w:val="0"/>
          <w:divBdr>
            <w:top w:val="none" w:sz="0" w:space="0" w:color="auto"/>
            <w:left w:val="none" w:sz="0" w:space="0" w:color="auto"/>
            <w:bottom w:val="none" w:sz="0" w:space="0" w:color="auto"/>
            <w:right w:val="none" w:sz="0" w:space="0" w:color="auto"/>
          </w:divBdr>
        </w:div>
        <w:div w:id="553588003">
          <w:marLeft w:val="640"/>
          <w:marRight w:val="0"/>
          <w:marTop w:val="0"/>
          <w:marBottom w:val="0"/>
          <w:divBdr>
            <w:top w:val="none" w:sz="0" w:space="0" w:color="auto"/>
            <w:left w:val="none" w:sz="0" w:space="0" w:color="auto"/>
            <w:bottom w:val="none" w:sz="0" w:space="0" w:color="auto"/>
            <w:right w:val="none" w:sz="0" w:space="0" w:color="auto"/>
          </w:divBdr>
        </w:div>
        <w:div w:id="1983193192">
          <w:marLeft w:val="640"/>
          <w:marRight w:val="0"/>
          <w:marTop w:val="0"/>
          <w:marBottom w:val="0"/>
          <w:divBdr>
            <w:top w:val="none" w:sz="0" w:space="0" w:color="auto"/>
            <w:left w:val="none" w:sz="0" w:space="0" w:color="auto"/>
            <w:bottom w:val="none" w:sz="0" w:space="0" w:color="auto"/>
            <w:right w:val="none" w:sz="0" w:space="0" w:color="auto"/>
          </w:divBdr>
        </w:div>
        <w:div w:id="1382053939">
          <w:marLeft w:val="640"/>
          <w:marRight w:val="0"/>
          <w:marTop w:val="0"/>
          <w:marBottom w:val="0"/>
          <w:divBdr>
            <w:top w:val="none" w:sz="0" w:space="0" w:color="auto"/>
            <w:left w:val="none" w:sz="0" w:space="0" w:color="auto"/>
            <w:bottom w:val="none" w:sz="0" w:space="0" w:color="auto"/>
            <w:right w:val="none" w:sz="0" w:space="0" w:color="auto"/>
          </w:divBdr>
        </w:div>
        <w:div w:id="2063164826">
          <w:marLeft w:val="640"/>
          <w:marRight w:val="0"/>
          <w:marTop w:val="0"/>
          <w:marBottom w:val="0"/>
          <w:divBdr>
            <w:top w:val="none" w:sz="0" w:space="0" w:color="auto"/>
            <w:left w:val="none" w:sz="0" w:space="0" w:color="auto"/>
            <w:bottom w:val="none" w:sz="0" w:space="0" w:color="auto"/>
            <w:right w:val="none" w:sz="0" w:space="0" w:color="auto"/>
          </w:divBdr>
        </w:div>
        <w:div w:id="1974557875">
          <w:marLeft w:val="640"/>
          <w:marRight w:val="0"/>
          <w:marTop w:val="0"/>
          <w:marBottom w:val="0"/>
          <w:divBdr>
            <w:top w:val="none" w:sz="0" w:space="0" w:color="auto"/>
            <w:left w:val="none" w:sz="0" w:space="0" w:color="auto"/>
            <w:bottom w:val="none" w:sz="0" w:space="0" w:color="auto"/>
            <w:right w:val="none" w:sz="0" w:space="0" w:color="auto"/>
          </w:divBdr>
        </w:div>
        <w:div w:id="1388801044">
          <w:marLeft w:val="640"/>
          <w:marRight w:val="0"/>
          <w:marTop w:val="0"/>
          <w:marBottom w:val="0"/>
          <w:divBdr>
            <w:top w:val="none" w:sz="0" w:space="0" w:color="auto"/>
            <w:left w:val="none" w:sz="0" w:space="0" w:color="auto"/>
            <w:bottom w:val="none" w:sz="0" w:space="0" w:color="auto"/>
            <w:right w:val="none" w:sz="0" w:space="0" w:color="auto"/>
          </w:divBdr>
        </w:div>
        <w:div w:id="1850606447">
          <w:marLeft w:val="640"/>
          <w:marRight w:val="0"/>
          <w:marTop w:val="0"/>
          <w:marBottom w:val="0"/>
          <w:divBdr>
            <w:top w:val="none" w:sz="0" w:space="0" w:color="auto"/>
            <w:left w:val="none" w:sz="0" w:space="0" w:color="auto"/>
            <w:bottom w:val="none" w:sz="0" w:space="0" w:color="auto"/>
            <w:right w:val="none" w:sz="0" w:space="0" w:color="auto"/>
          </w:divBdr>
        </w:div>
        <w:div w:id="1128817330">
          <w:marLeft w:val="640"/>
          <w:marRight w:val="0"/>
          <w:marTop w:val="0"/>
          <w:marBottom w:val="0"/>
          <w:divBdr>
            <w:top w:val="none" w:sz="0" w:space="0" w:color="auto"/>
            <w:left w:val="none" w:sz="0" w:space="0" w:color="auto"/>
            <w:bottom w:val="none" w:sz="0" w:space="0" w:color="auto"/>
            <w:right w:val="none" w:sz="0" w:space="0" w:color="auto"/>
          </w:divBdr>
        </w:div>
        <w:div w:id="1695184415">
          <w:marLeft w:val="640"/>
          <w:marRight w:val="0"/>
          <w:marTop w:val="0"/>
          <w:marBottom w:val="0"/>
          <w:divBdr>
            <w:top w:val="none" w:sz="0" w:space="0" w:color="auto"/>
            <w:left w:val="none" w:sz="0" w:space="0" w:color="auto"/>
            <w:bottom w:val="none" w:sz="0" w:space="0" w:color="auto"/>
            <w:right w:val="none" w:sz="0" w:space="0" w:color="auto"/>
          </w:divBdr>
        </w:div>
        <w:div w:id="1075853821">
          <w:marLeft w:val="640"/>
          <w:marRight w:val="0"/>
          <w:marTop w:val="0"/>
          <w:marBottom w:val="0"/>
          <w:divBdr>
            <w:top w:val="none" w:sz="0" w:space="0" w:color="auto"/>
            <w:left w:val="none" w:sz="0" w:space="0" w:color="auto"/>
            <w:bottom w:val="none" w:sz="0" w:space="0" w:color="auto"/>
            <w:right w:val="none" w:sz="0" w:space="0" w:color="auto"/>
          </w:divBdr>
        </w:div>
        <w:div w:id="1151827562">
          <w:marLeft w:val="640"/>
          <w:marRight w:val="0"/>
          <w:marTop w:val="0"/>
          <w:marBottom w:val="0"/>
          <w:divBdr>
            <w:top w:val="none" w:sz="0" w:space="0" w:color="auto"/>
            <w:left w:val="none" w:sz="0" w:space="0" w:color="auto"/>
            <w:bottom w:val="none" w:sz="0" w:space="0" w:color="auto"/>
            <w:right w:val="none" w:sz="0" w:space="0" w:color="auto"/>
          </w:divBdr>
        </w:div>
        <w:div w:id="1524514206">
          <w:marLeft w:val="640"/>
          <w:marRight w:val="0"/>
          <w:marTop w:val="0"/>
          <w:marBottom w:val="0"/>
          <w:divBdr>
            <w:top w:val="none" w:sz="0" w:space="0" w:color="auto"/>
            <w:left w:val="none" w:sz="0" w:space="0" w:color="auto"/>
            <w:bottom w:val="none" w:sz="0" w:space="0" w:color="auto"/>
            <w:right w:val="none" w:sz="0" w:space="0" w:color="auto"/>
          </w:divBdr>
        </w:div>
        <w:div w:id="2063210102">
          <w:marLeft w:val="640"/>
          <w:marRight w:val="0"/>
          <w:marTop w:val="0"/>
          <w:marBottom w:val="0"/>
          <w:divBdr>
            <w:top w:val="none" w:sz="0" w:space="0" w:color="auto"/>
            <w:left w:val="none" w:sz="0" w:space="0" w:color="auto"/>
            <w:bottom w:val="none" w:sz="0" w:space="0" w:color="auto"/>
            <w:right w:val="none" w:sz="0" w:space="0" w:color="auto"/>
          </w:divBdr>
        </w:div>
        <w:div w:id="1051613005">
          <w:marLeft w:val="640"/>
          <w:marRight w:val="0"/>
          <w:marTop w:val="0"/>
          <w:marBottom w:val="0"/>
          <w:divBdr>
            <w:top w:val="none" w:sz="0" w:space="0" w:color="auto"/>
            <w:left w:val="none" w:sz="0" w:space="0" w:color="auto"/>
            <w:bottom w:val="none" w:sz="0" w:space="0" w:color="auto"/>
            <w:right w:val="none" w:sz="0" w:space="0" w:color="auto"/>
          </w:divBdr>
        </w:div>
        <w:div w:id="923075705">
          <w:marLeft w:val="640"/>
          <w:marRight w:val="0"/>
          <w:marTop w:val="0"/>
          <w:marBottom w:val="0"/>
          <w:divBdr>
            <w:top w:val="none" w:sz="0" w:space="0" w:color="auto"/>
            <w:left w:val="none" w:sz="0" w:space="0" w:color="auto"/>
            <w:bottom w:val="none" w:sz="0" w:space="0" w:color="auto"/>
            <w:right w:val="none" w:sz="0" w:space="0" w:color="auto"/>
          </w:divBdr>
        </w:div>
        <w:div w:id="458767130">
          <w:marLeft w:val="640"/>
          <w:marRight w:val="0"/>
          <w:marTop w:val="0"/>
          <w:marBottom w:val="0"/>
          <w:divBdr>
            <w:top w:val="none" w:sz="0" w:space="0" w:color="auto"/>
            <w:left w:val="none" w:sz="0" w:space="0" w:color="auto"/>
            <w:bottom w:val="none" w:sz="0" w:space="0" w:color="auto"/>
            <w:right w:val="none" w:sz="0" w:space="0" w:color="auto"/>
          </w:divBdr>
        </w:div>
      </w:divsChild>
    </w:div>
    <w:div w:id="1707410515">
      <w:bodyDiv w:val="1"/>
      <w:marLeft w:val="0"/>
      <w:marRight w:val="0"/>
      <w:marTop w:val="0"/>
      <w:marBottom w:val="0"/>
      <w:divBdr>
        <w:top w:val="none" w:sz="0" w:space="0" w:color="auto"/>
        <w:left w:val="none" w:sz="0" w:space="0" w:color="auto"/>
        <w:bottom w:val="none" w:sz="0" w:space="0" w:color="auto"/>
        <w:right w:val="none" w:sz="0" w:space="0" w:color="auto"/>
      </w:divBdr>
      <w:divsChild>
        <w:div w:id="2145924383">
          <w:marLeft w:val="640"/>
          <w:marRight w:val="0"/>
          <w:marTop w:val="0"/>
          <w:marBottom w:val="0"/>
          <w:divBdr>
            <w:top w:val="none" w:sz="0" w:space="0" w:color="auto"/>
            <w:left w:val="none" w:sz="0" w:space="0" w:color="auto"/>
            <w:bottom w:val="none" w:sz="0" w:space="0" w:color="auto"/>
            <w:right w:val="none" w:sz="0" w:space="0" w:color="auto"/>
          </w:divBdr>
        </w:div>
        <w:div w:id="238252805">
          <w:marLeft w:val="640"/>
          <w:marRight w:val="0"/>
          <w:marTop w:val="0"/>
          <w:marBottom w:val="0"/>
          <w:divBdr>
            <w:top w:val="none" w:sz="0" w:space="0" w:color="auto"/>
            <w:left w:val="none" w:sz="0" w:space="0" w:color="auto"/>
            <w:bottom w:val="none" w:sz="0" w:space="0" w:color="auto"/>
            <w:right w:val="none" w:sz="0" w:space="0" w:color="auto"/>
          </w:divBdr>
        </w:div>
        <w:div w:id="716009683">
          <w:marLeft w:val="640"/>
          <w:marRight w:val="0"/>
          <w:marTop w:val="0"/>
          <w:marBottom w:val="0"/>
          <w:divBdr>
            <w:top w:val="none" w:sz="0" w:space="0" w:color="auto"/>
            <w:left w:val="none" w:sz="0" w:space="0" w:color="auto"/>
            <w:bottom w:val="none" w:sz="0" w:space="0" w:color="auto"/>
            <w:right w:val="none" w:sz="0" w:space="0" w:color="auto"/>
          </w:divBdr>
        </w:div>
        <w:div w:id="2090228205">
          <w:marLeft w:val="640"/>
          <w:marRight w:val="0"/>
          <w:marTop w:val="0"/>
          <w:marBottom w:val="0"/>
          <w:divBdr>
            <w:top w:val="none" w:sz="0" w:space="0" w:color="auto"/>
            <w:left w:val="none" w:sz="0" w:space="0" w:color="auto"/>
            <w:bottom w:val="none" w:sz="0" w:space="0" w:color="auto"/>
            <w:right w:val="none" w:sz="0" w:space="0" w:color="auto"/>
          </w:divBdr>
        </w:div>
        <w:div w:id="116340405">
          <w:marLeft w:val="640"/>
          <w:marRight w:val="0"/>
          <w:marTop w:val="0"/>
          <w:marBottom w:val="0"/>
          <w:divBdr>
            <w:top w:val="none" w:sz="0" w:space="0" w:color="auto"/>
            <w:left w:val="none" w:sz="0" w:space="0" w:color="auto"/>
            <w:bottom w:val="none" w:sz="0" w:space="0" w:color="auto"/>
            <w:right w:val="none" w:sz="0" w:space="0" w:color="auto"/>
          </w:divBdr>
        </w:div>
        <w:div w:id="1170829895">
          <w:marLeft w:val="640"/>
          <w:marRight w:val="0"/>
          <w:marTop w:val="0"/>
          <w:marBottom w:val="0"/>
          <w:divBdr>
            <w:top w:val="none" w:sz="0" w:space="0" w:color="auto"/>
            <w:left w:val="none" w:sz="0" w:space="0" w:color="auto"/>
            <w:bottom w:val="none" w:sz="0" w:space="0" w:color="auto"/>
            <w:right w:val="none" w:sz="0" w:space="0" w:color="auto"/>
          </w:divBdr>
        </w:div>
        <w:div w:id="665980546">
          <w:marLeft w:val="640"/>
          <w:marRight w:val="0"/>
          <w:marTop w:val="0"/>
          <w:marBottom w:val="0"/>
          <w:divBdr>
            <w:top w:val="none" w:sz="0" w:space="0" w:color="auto"/>
            <w:left w:val="none" w:sz="0" w:space="0" w:color="auto"/>
            <w:bottom w:val="none" w:sz="0" w:space="0" w:color="auto"/>
            <w:right w:val="none" w:sz="0" w:space="0" w:color="auto"/>
          </w:divBdr>
        </w:div>
        <w:div w:id="617568847">
          <w:marLeft w:val="640"/>
          <w:marRight w:val="0"/>
          <w:marTop w:val="0"/>
          <w:marBottom w:val="0"/>
          <w:divBdr>
            <w:top w:val="none" w:sz="0" w:space="0" w:color="auto"/>
            <w:left w:val="none" w:sz="0" w:space="0" w:color="auto"/>
            <w:bottom w:val="none" w:sz="0" w:space="0" w:color="auto"/>
            <w:right w:val="none" w:sz="0" w:space="0" w:color="auto"/>
          </w:divBdr>
        </w:div>
        <w:div w:id="682518253">
          <w:marLeft w:val="640"/>
          <w:marRight w:val="0"/>
          <w:marTop w:val="0"/>
          <w:marBottom w:val="0"/>
          <w:divBdr>
            <w:top w:val="none" w:sz="0" w:space="0" w:color="auto"/>
            <w:left w:val="none" w:sz="0" w:space="0" w:color="auto"/>
            <w:bottom w:val="none" w:sz="0" w:space="0" w:color="auto"/>
            <w:right w:val="none" w:sz="0" w:space="0" w:color="auto"/>
          </w:divBdr>
        </w:div>
        <w:div w:id="816845184">
          <w:marLeft w:val="640"/>
          <w:marRight w:val="0"/>
          <w:marTop w:val="0"/>
          <w:marBottom w:val="0"/>
          <w:divBdr>
            <w:top w:val="none" w:sz="0" w:space="0" w:color="auto"/>
            <w:left w:val="none" w:sz="0" w:space="0" w:color="auto"/>
            <w:bottom w:val="none" w:sz="0" w:space="0" w:color="auto"/>
            <w:right w:val="none" w:sz="0" w:space="0" w:color="auto"/>
          </w:divBdr>
        </w:div>
        <w:div w:id="1830245494">
          <w:marLeft w:val="640"/>
          <w:marRight w:val="0"/>
          <w:marTop w:val="0"/>
          <w:marBottom w:val="0"/>
          <w:divBdr>
            <w:top w:val="none" w:sz="0" w:space="0" w:color="auto"/>
            <w:left w:val="none" w:sz="0" w:space="0" w:color="auto"/>
            <w:bottom w:val="none" w:sz="0" w:space="0" w:color="auto"/>
            <w:right w:val="none" w:sz="0" w:space="0" w:color="auto"/>
          </w:divBdr>
        </w:div>
        <w:div w:id="1485122952">
          <w:marLeft w:val="640"/>
          <w:marRight w:val="0"/>
          <w:marTop w:val="0"/>
          <w:marBottom w:val="0"/>
          <w:divBdr>
            <w:top w:val="none" w:sz="0" w:space="0" w:color="auto"/>
            <w:left w:val="none" w:sz="0" w:space="0" w:color="auto"/>
            <w:bottom w:val="none" w:sz="0" w:space="0" w:color="auto"/>
            <w:right w:val="none" w:sz="0" w:space="0" w:color="auto"/>
          </w:divBdr>
        </w:div>
        <w:div w:id="1610359121">
          <w:marLeft w:val="640"/>
          <w:marRight w:val="0"/>
          <w:marTop w:val="0"/>
          <w:marBottom w:val="0"/>
          <w:divBdr>
            <w:top w:val="none" w:sz="0" w:space="0" w:color="auto"/>
            <w:left w:val="none" w:sz="0" w:space="0" w:color="auto"/>
            <w:bottom w:val="none" w:sz="0" w:space="0" w:color="auto"/>
            <w:right w:val="none" w:sz="0" w:space="0" w:color="auto"/>
          </w:divBdr>
        </w:div>
        <w:div w:id="958412011">
          <w:marLeft w:val="640"/>
          <w:marRight w:val="0"/>
          <w:marTop w:val="0"/>
          <w:marBottom w:val="0"/>
          <w:divBdr>
            <w:top w:val="none" w:sz="0" w:space="0" w:color="auto"/>
            <w:left w:val="none" w:sz="0" w:space="0" w:color="auto"/>
            <w:bottom w:val="none" w:sz="0" w:space="0" w:color="auto"/>
            <w:right w:val="none" w:sz="0" w:space="0" w:color="auto"/>
          </w:divBdr>
        </w:div>
        <w:div w:id="929973322">
          <w:marLeft w:val="640"/>
          <w:marRight w:val="0"/>
          <w:marTop w:val="0"/>
          <w:marBottom w:val="0"/>
          <w:divBdr>
            <w:top w:val="none" w:sz="0" w:space="0" w:color="auto"/>
            <w:left w:val="none" w:sz="0" w:space="0" w:color="auto"/>
            <w:bottom w:val="none" w:sz="0" w:space="0" w:color="auto"/>
            <w:right w:val="none" w:sz="0" w:space="0" w:color="auto"/>
          </w:divBdr>
        </w:div>
        <w:div w:id="1899321937">
          <w:marLeft w:val="640"/>
          <w:marRight w:val="0"/>
          <w:marTop w:val="0"/>
          <w:marBottom w:val="0"/>
          <w:divBdr>
            <w:top w:val="none" w:sz="0" w:space="0" w:color="auto"/>
            <w:left w:val="none" w:sz="0" w:space="0" w:color="auto"/>
            <w:bottom w:val="none" w:sz="0" w:space="0" w:color="auto"/>
            <w:right w:val="none" w:sz="0" w:space="0" w:color="auto"/>
          </w:divBdr>
        </w:div>
        <w:div w:id="39061053">
          <w:marLeft w:val="640"/>
          <w:marRight w:val="0"/>
          <w:marTop w:val="0"/>
          <w:marBottom w:val="0"/>
          <w:divBdr>
            <w:top w:val="none" w:sz="0" w:space="0" w:color="auto"/>
            <w:left w:val="none" w:sz="0" w:space="0" w:color="auto"/>
            <w:bottom w:val="none" w:sz="0" w:space="0" w:color="auto"/>
            <w:right w:val="none" w:sz="0" w:space="0" w:color="auto"/>
          </w:divBdr>
        </w:div>
        <w:div w:id="1262224575">
          <w:marLeft w:val="640"/>
          <w:marRight w:val="0"/>
          <w:marTop w:val="0"/>
          <w:marBottom w:val="0"/>
          <w:divBdr>
            <w:top w:val="none" w:sz="0" w:space="0" w:color="auto"/>
            <w:left w:val="none" w:sz="0" w:space="0" w:color="auto"/>
            <w:bottom w:val="none" w:sz="0" w:space="0" w:color="auto"/>
            <w:right w:val="none" w:sz="0" w:space="0" w:color="auto"/>
          </w:divBdr>
        </w:div>
        <w:div w:id="547377990">
          <w:marLeft w:val="640"/>
          <w:marRight w:val="0"/>
          <w:marTop w:val="0"/>
          <w:marBottom w:val="0"/>
          <w:divBdr>
            <w:top w:val="none" w:sz="0" w:space="0" w:color="auto"/>
            <w:left w:val="none" w:sz="0" w:space="0" w:color="auto"/>
            <w:bottom w:val="none" w:sz="0" w:space="0" w:color="auto"/>
            <w:right w:val="none" w:sz="0" w:space="0" w:color="auto"/>
          </w:divBdr>
        </w:div>
        <w:div w:id="1067067293">
          <w:marLeft w:val="640"/>
          <w:marRight w:val="0"/>
          <w:marTop w:val="0"/>
          <w:marBottom w:val="0"/>
          <w:divBdr>
            <w:top w:val="none" w:sz="0" w:space="0" w:color="auto"/>
            <w:left w:val="none" w:sz="0" w:space="0" w:color="auto"/>
            <w:bottom w:val="none" w:sz="0" w:space="0" w:color="auto"/>
            <w:right w:val="none" w:sz="0" w:space="0" w:color="auto"/>
          </w:divBdr>
        </w:div>
        <w:div w:id="977538990">
          <w:marLeft w:val="640"/>
          <w:marRight w:val="0"/>
          <w:marTop w:val="0"/>
          <w:marBottom w:val="0"/>
          <w:divBdr>
            <w:top w:val="none" w:sz="0" w:space="0" w:color="auto"/>
            <w:left w:val="none" w:sz="0" w:space="0" w:color="auto"/>
            <w:bottom w:val="none" w:sz="0" w:space="0" w:color="auto"/>
            <w:right w:val="none" w:sz="0" w:space="0" w:color="auto"/>
          </w:divBdr>
        </w:div>
        <w:div w:id="131414559">
          <w:marLeft w:val="640"/>
          <w:marRight w:val="0"/>
          <w:marTop w:val="0"/>
          <w:marBottom w:val="0"/>
          <w:divBdr>
            <w:top w:val="none" w:sz="0" w:space="0" w:color="auto"/>
            <w:left w:val="none" w:sz="0" w:space="0" w:color="auto"/>
            <w:bottom w:val="none" w:sz="0" w:space="0" w:color="auto"/>
            <w:right w:val="none" w:sz="0" w:space="0" w:color="auto"/>
          </w:divBdr>
        </w:div>
        <w:div w:id="1307974708">
          <w:marLeft w:val="640"/>
          <w:marRight w:val="0"/>
          <w:marTop w:val="0"/>
          <w:marBottom w:val="0"/>
          <w:divBdr>
            <w:top w:val="none" w:sz="0" w:space="0" w:color="auto"/>
            <w:left w:val="none" w:sz="0" w:space="0" w:color="auto"/>
            <w:bottom w:val="none" w:sz="0" w:space="0" w:color="auto"/>
            <w:right w:val="none" w:sz="0" w:space="0" w:color="auto"/>
          </w:divBdr>
        </w:div>
        <w:div w:id="347174188">
          <w:marLeft w:val="640"/>
          <w:marRight w:val="0"/>
          <w:marTop w:val="0"/>
          <w:marBottom w:val="0"/>
          <w:divBdr>
            <w:top w:val="none" w:sz="0" w:space="0" w:color="auto"/>
            <w:left w:val="none" w:sz="0" w:space="0" w:color="auto"/>
            <w:bottom w:val="none" w:sz="0" w:space="0" w:color="auto"/>
            <w:right w:val="none" w:sz="0" w:space="0" w:color="auto"/>
          </w:divBdr>
        </w:div>
        <w:div w:id="985889328">
          <w:marLeft w:val="640"/>
          <w:marRight w:val="0"/>
          <w:marTop w:val="0"/>
          <w:marBottom w:val="0"/>
          <w:divBdr>
            <w:top w:val="none" w:sz="0" w:space="0" w:color="auto"/>
            <w:left w:val="none" w:sz="0" w:space="0" w:color="auto"/>
            <w:bottom w:val="none" w:sz="0" w:space="0" w:color="auto"/>
            <w:right w:val="none" w:sz="0" w:space="0" w:color="auto"/>
          </w:divBdr>
        </w:div>
        <w:div w:id="937062215">
          <w:marLeft w:val="640"/>
          <w:marRight w:val="0"/>
          <w:marTop w:val="0"/>
          <w:marBottom w:val="0"/>
          <w:divBdr>
            <w:top w:val="none" w:sz="0" w:space="0" w:color="auto"/>
            <w:left w:val="none" w:sz="0" w:space="0" w:color="auto"/>
            <w:bottom w:val="none" w:sz="0" w:space="0" w:color="auto"/>
            <w:right w:val="none" w:sz="0" w:space="0" w:color="auto"/>
          </w:divBdr>
        </w:div>
        <w:div w:id="479463434">
          <w:marLeft w:val="640"/>
          <w:marRight w:val="0"/>
          <w:marTop w:val="0"/>
          <w:marBottom w:val="0"/>
          <w:divBdr>
            <w:top w:val="none" w:sz="0" w:space="0" w:color="auto"/>
            <w:left w:val="none" w:sz="0" w:space="0" w:color="auto"/>
            <w:bottom w:val="none" w:sz="0" w:space="0" w:color="auto"/>
            <w:right w:val="none" w:sz="0" w:space="0" w:color="auto"/>
          </w:divBdr>
        </w:div>
        <w:div w:id="2088529092">
          <w:marLeft w:val="640"/>
          <w:marRight w:val="0"/>
          <w:marTop w:val="0"/>
          <w:marBottom w:val="0"/>
          <w:divBdr>
            <w:top w:val="none" w:sz="0" w:space="0" w:color="auto"/>
            <w:left w:val="none" w:sz="0" w:space="0" w:color="auto"/>
            <w:bottom w:val="none" w:sz="0" w:space="0" w:color="auto"/>
            <w:right w:val="none" w:sz="0" w:space="0" w:color="auto"/>
          </w:divBdr>
        </w:div>
        <w:div w:id="1040741398">
          <w:marLeft w:val="640"/>
          <w:marRight w:val="0"/>
          <w:marTop w:val="0"/>
          <w:marBottom w:val="0"/>
          <w:divBdr>
            <w:top w:val="none" w:sz="0" w:space="0" w:color="auto"/>
            <w:left w:val="none" w:sz="0" w:space="0" w:color="auto"/>
            <w:bottom w:val="none" w:sz="0" w:space="0" w:color="auto"/>
            <w:right w:val="none" w:sz="0" w:space="0" w:color="auto"/>
          </w:divBdr>
        </w:div>
        <w:div w:id="160194423">
          <w:marLeft w:val="640"/>
          <w:marRight w:val="0"/>
          <w:marTop w:val="0"/>
          <w:marBottom w:val="0"/>
          <w:divBdr>
            <w:top w:val="none" w:sz="0" w:space="0" w:color="auto"/>
            <w:left w:val="none" w:sz="0" w:space="0" w:color="auto"/>
            <w:bottom w:val="none" w:sz="0" w:space="0" w:color="auto"/>
            <w:right w:val="none" w:sz="0" w:space="0" w:color="auto"/>
          </w:divBdr>
        </w:div>
        <w:div w:id="1830553595">
          <w:marLeft w:val="640"/>
          <w:marRight w:val="0"/>
          <w:marTop w:val="0"/>
          <w:marBottom w:val="0"/>
          <w:divBdr>
            <w:top w:val="none" w:sz="0" w:space="0" w:color="auto"/>
            <w:left w:val="none" w:sz="0" w:space="0" w:color="auto"/>
            <w:bottom w:val="none" w:sz="0" w:space="0" w:color="auto"/>
            <w:right w:val="none" w:sz="0" w:space="0" w:color="auto"/>
          </w:divBdr>
        </w:div>
        <w:div w:id="672149640">
          <w:marLeft w:val="640"/>
          <w:marRight w:val="0"/>
          <w:marTop w:val="0"/>
          <w:marBottom w:val="0"/>
          <w:divBdr>
            <w:top w:val="none" w:sz="0" w:space="0" w:color="auto"/>
            <w:left w:val="none" w:sz="0" w:space="0" w:color="auto"/>
            <w:bottom w:val="none" w:sz="0" w:space="0" w:color="auto"/>
            <w:right w:val="none" w:sz="0" w:space="0" w:color="auto"/>
          </w:divBdr>
        </w:div>
        <w:div w:id="1563175373">
          <w:marLeft w:val="640"/>
          <w:marRight w:val="0"/>
          <w:marTop w:val="0"/>
          <w:marBottom w:val="0"/>
          <w:divBdr>
            <w:top w:val="none" w:sz="0" w:space="0" w:color="auto"/>
            <w:left w:val="none" w:sz="0" w:space="0" w:color="auto"/>
            <w:bottom w:val="none" w:sz="0" w:space="0" w:color="auto"/>
            <w:right w:val="none" w:sz="0" w:space="0" w:color="auto"/>
          </w:divBdr>
        </w:div>
        <w:div w:id="866873348">
          <w:marLeft w:val="640"/>
          <w:marRight w:val="0"/>
          <w:marTop w:val="0"/>
          <w:marBottom w:val="0"/>
          <w:divBdr>
            <w:top w:val="none" w:sz="0" w:space="0" w:color="auto"/>
            <w:left w:val="none" w:sz="0" w:space="0" w:color="auto"/>
            <w:bottom w:val="none" w:sz="0" w:space="0" w:color="auto"/>
            <w:right w:val="none" w:sz="0" w:space="0" w:color="auto"/>
          </w:divBdr>
        </w:div>
        <w:div w:id="1822850546">
          <w:marLeft w:val="640"/>
          <w:marRight w:val="0"/>
          <w:marTop w:val="0"/>
          <w:marBottom w:val="0"/>
          <w:divBdr>
            <w:top w:val="none" w:sz="0" w:space="0" w:color="auto"/>
            <w:left w:val="none" w:sz="0" w:space="0" w:color="auto"/>
            <w:bottom w:val="none" w:sz="0" w:space="0" w:color="auto"/>
            <w:right w:val="none" w:sz="0" w:space="0" w:color="auto"/>
          </w:divBdr>
        </w:div>
        <w:div w:id="1681619819">
          <w:marLeft w:val="640"/>
          <w:marRight w:val="0"/>
          <w:marTop w:val="0"/>
          <w:marBottom w:val="0"/>
          <w:divBdr>
            <w:top w:val="none" w:sz="0" w:space="0" w:color="auto"/>
            <w:left w:val="none" w:sz="0" w:space="0" w:color="auto"/>
            <w:bottom w:val="none" w:sz="0" w:space="0" w:color="auto"/>
            <w:right w:val="none" w:sz="0" w:space="0" w:color="auto"/>
          </w:divBdr>
        </w:div>
        <w:div w:id="1989285225">
          <w:marLeft w:val="640"/>
          <w:marRight w:val="0"/>
          <w:marTop w:val="0"/>
          <w:marBottom w:val="0"/>
          <w:divBdr>
            <w:top w:val="none" w:sz="0" w:space="0" w:color="auto"/>
            <w:left w:val="none" w:sz="0" w:space="0" w:color="auto"/>
            <w:bottom w:val="none" w:sz="0" w:space="0" w:color="auto"/>
            <w:right w:val="none" w:sz="0" w:space="0" w:color="auto"/>
          </w:divBdr>
        </w:div>
        <w:div w:id="1782454405">
          <w:marLeft w:val="640"/>
          <w:marRight w:val="0"/>
          <w:marTop w:val="0"/>
          <w:marBottom w:val="0"/>
          <w:divBdr>
            <w:top w:val="none" w:sz="0" w:space="0" w:color="auto"/>
            <w:left w:val="none" w:sz="0" w:space="0" w:color="auto"/>
            <w:bottom w:val="none" w:sz="0" w:space="0" w:color="auto"/>
            <w:right w:val="none" w:sz="0" w:space="0" w:color="auto"/>
          </w:divBdr>
        </w:div>
        <w:div w:id="1203514970">
          <w:marLeft w:val="640"/>
          <w:marRight w:val="0"/>
          <w:marTop w:val="0"/>
          <w:marBottom w:val="0"/>
          <w:divBdr>
            <w:top w:val="none" w:sz="0" w:space="0" w:color="auto"/>
            <w:left w:val="none" w:sz="0" w:space="0" w:color="auto"/>
            <w:bottom w:val="none" w:sz="0" w:space="0" w:color="auto"/>
            <w:right w:val="none" w:sz="0" w:space="0" w:color="auto"/>
          </w:divBdr>
        </w:div>
        <w:div w:id="1452673635">
          <w:marLeft w:val="640"/>
          <w:marRight w:val="0"/>
          <w:marTop w:val="0"/>
          <w:marBottom w:val="0"/>
          <w:divBdr>
            <w:top w:val="none" w:sz="0" w:space="0" w:color="auto"/>
            <w:left w:val="none" w:sz="0" w:space="0" w:color="auto"/>
            <w:bottom w:val="none" w:sz="0" w:space="0" w:color="auto"/>
            <w:right w:val="none" w:sz="0" w:space="0" w:color="auto"/>
          </w:divBdr>
        </w:div>
        <w:div w:id="1963225955">
          <w:marLeft w:val="640"/>
          <w:marRight w:val="0"/>
          <w:marTop w:val="0"/>
          <w:marBottom w:val="0"/>
          <w:divBdr>
            <w:top w:val="none" w:sz="0" w:space="0" w:color="auto"/>
            <w:left w:val="none" w:sz="0" w:space="0" w:color="auto"/>
            <w:bottom w:val="none" w:sz="0" w:space="0" w:color="auto"/>
            <w:right w:val="none" w:sz="0" w:space="0" w:color="auto"/>
          </w:divBdr>
        </w:div>
        <w:div w:id="1083070412">
          <w:marLeft w:val="640"/>
          <w:marRight w:val="0"/>
          <w:marTop w:val="0"/>
          <w:marBottom w:val="0"/>
          <w:divBdr>
            <w:top w:val="none" w:sz="0" w:space="0" w:color="auto"/>
            <w:left w:val="none" w:sz="0" w:space="0" w:color="auto"/>
            <w:bottom w:val="none" w:sz="0" w:space="0" w:color="auto"/>
            <w:right w:val="none" w:sz="0" w:space="0" w:color="auto"/>
          </w:divBdr>
        </w:div>
        <w:div w:id="1014768912">
          <w:marLeft w:val="640"/>
          <w:marRight w:val="0"/>
          <w:marTop w:val="0"/>
          <w:marBottom w:val="0"/>
          <w:divBdr>
            <w:top w:val="none" w:sz="0" w:space="0" w:color="auto"/>
            <w:left w:val="none" w:sz="0" w:space="0" w:color="auto"/>
            <w:bottom w:val="none" w:sz="0" w:space="0" w:color="auto"/>
            <w:right w:val="none" w:sz="0" w:space="0" w:color="auto"/>
          </w:divBdr>
        </w:div>
        <w:div w:id="1520848810">
          <w:marLeft w:val="640"/>
          <w:marRight w:val="0"/>
          <w:marTop w:val="0"/>
          <w:marBottom w:val="0"/>
          <w:divBdr>
            <w:top w:val="none" w:sz="0" w:space="0" w:color="auto"/>
            <w:left w:val="none" w:sz="0" w:space="0" w:color="auto"/>
            <w:bottom w:val="none" w:sz="0" w:space="0" w:color="auto"/>
            <w:right w:val="none" w:sz="0" w:space="0" w:color="auto"/>
          </w:divBdr>
        </w:div>
        <w:div w:id="1226910325">
          <w:marLeft w:val="640"/>
          <w:marRight w:val="0"/>
          <w:marTop w:val="0"/>
          <w:marBottom w:val="0"/>
          <w:divBdr>
            <w:top w:val="none" w:sz="0" w:space="0" w:color="auto"/>
            <w:left w:val="none" w:sz="0" w:space="0" w:color="auto"/>
            <w:bottom w:val="none" w:sz="0" w:space="0" w:color="auto"/>
            <w:right w:val="none" w:sz="0" w:space="0" w:color="auto"/>
          </w:divBdr>
        </w:div>
        <w:div w:id="1866478715">
          <w:marLeft w:val="640"/>
          <w:marRight w:val="0"/>
          <w:marTop w:val="0"/>
          <w:marBottom w:val="0"/>
          <w:divBdr>
            <w:top w:val="none" w:sz="0" w:space="0" w:color="auto"/>
            <w:left w:val="none" w:sz="0" w:space="0" w:color="auto"/>
            <w:bottom w:val="none" w:sz="0" w:space="0" w:color="auto"/>
            <w:right w:val="none" w:sz="0" w:space="0" w:color="auto"/>
          </w:divBdr>
        </w:div>
        <w:div w:id="1483735576">
          <w:marLeft w:val="640"/>
          <w:marRight w:val="0"/>
          <w:marTop w:val="0"/>
          <w:marBottom w:val="0"/>
          <w:divBdr>
            <w:top w:val="none" w:sz="0" w:space="0" w:color="auto"/>
            <w:left w:val="none" w:sz="0" w:space="0" w:color="auto"/>
            <w:bottom w:val="none" w:sz="0" w:space="0" w:color="auto"/>
            <w:right w:val="none" w:sz="0" w:space="0" w:color="auto"/>
          </w:divBdr>
        </w:div>
        <w:div w:id="1528637969">
          <w:marLeft w:val="640"/>
          <w:marRight w:val="0"/>
          <w:marTop w:val="0"/>
          <w:marBottom w:val="0"/>
          <w:divBdr>
            <w:top w:val="none" w:sz="0" w:space="0" w:color="auto"/>
            <w:left w:val="none" w:sz="0" w:space="0" w:color="auto"/>
            <w:bottom w:val="none" w:sz="0" w:space="0" w:color="auto"/>
            <w:right w:val="none" w:sz="0" w:space="0" w:color="auto"/>
          </w:divBdr>
        </w:div>
        <w:div w:id="1405178121">
          <w:marLeft w:val="640"/>
          <w:marRight w:val="0"/>
          <w:marTop w:val="0"/>
          <w:marBottom w:val="0"/>
          <w:divBdr>
            <w:top w:val="none" w:sz="0" w:space="0" w:color="auto"/>
            <w:left w:val="none" w:sz="0" w:space="0" w:color="auto"/>
            <w:bottom w:val="none" w:sz="0" w:space="0" w:color="auto"/>
            <w:right w:val="none" w:sz="0" w:space="0" w:color="auto"/>
          </w:divBdr>
        </w:div>
        <w:div w:id="1932084306">
          <w:marLeft w:val="640"/>
          <w:marRight w:val="0"/>
          <w:marTop w:val="0"/>
          <w:marBottom w:val="0"/>
          <w:divBdr>
            <w:top w:val="none" w:sz="0" w:space="0" w:color="auto"/>
            <w:left w:val="none" w:sz="0" w:space="0" w:color="auto"/>
            <w:bottom w:val="none" w:sz="0" w:space="0" w:color="auto"/>
            <w:right w:val="none" w:sz="0" w:space="0" w:color="auto"/>
          </w:divBdr>
        </w:div>
        <w:div w:id="163134947">
          <w:marLeft w:val="640"/>
          <w:marRight w:val="0"/>
          <w:marTop w:val="0"/>
          <w:marBottom w:val="0"/>
          <w:divBdr>
            <w:top w:val="none" w:sz="0" w:space="0" w:color="auto"/>
            <w:left w:val="none" w:sz="0" w:space="0" w:color="auto"/>
            <w:bottom w:val="none" w:sz="0" w:space="0" w:color="auto"/>
            <w:right w:val="none" w:sz="0" w:space="0" w:color="auto"/>
          </w:divBdr>
        </w:div>
        <w:div w:id="937761322">
          <w:marLeft w:val="640"/>
          <w:marRight w:val="0"/>
          <w:marTop w:val="0"/>
          <w:marBottom w:val="0"/>
          <w:divBdr>
            <w:top w:val="none" w:sz="0" w:space="0" w:color="auto"/>
            <w:left w:val="none" w:sz="0" w:space="0" w:color="auto"/>
            <w:bottom w:val="none" w:sz="0" w:space="0" w:color="auto"/>
            <w:right w:val="none" w:sz="0" w:space="0" w:color="auto"/>
          </w:divBdr>
        </w:div>
        <w:div w:id="1598563725">
          <w:marLeft w:val="640"/>
          <w:marRight w:val="0"/>
          <w:marTop w:val="0"/>
          <w:marBottom w:val="0"/>
          <w:divBdr>
            <w:top w:val="none" w:sz="0" w:space="0" w:color="auto"/>
            <w:left w:val="none" w:sz="0" w:space="0" w:color="auto"/>
            <w:bottom w:val="none" w:sz="0" w:space="0" w:color="auto"/>
            <w:right w:val="none" w:sz="0" w:space="0" w:color="auto"/>
          </w:divBdr>
        </w:div>
        <w:div w:id="406461753">
          <w:marLeft w:val="640"/>
          <w:marRight w:val="0"/>
          <w:marTop w:val="0"/>
          <w:marBottom w:val="0"/>
          <w:divBdr>
            <w:top w:val="none" w:sz="0" w:space="0" w:color="auto"/>
            <w:left w:val="none" w:sz="0" w:space="0" w:color="auto"/>
            <w:bottom w:val="none" w:sz="0" w:space="0" w:color="auto"/>
            <w:right w:val="none" w:sz="0" w:space="0" w:color="auto"/>
          </w:divBdr>
        </w:div>
        <w:div w:id="395973858">
          <w:marLeft w:val="640"/>
          <w:marRight w:val="0"/>
          <w:marTop w:val="0"/>
          <w:marBottom w:val="0"/>
          <w:divBdr>
            <w:top w:val="none" w:sz="0" w:space="0" w:color="auto"/>
            <w:left w:val="none" w:sz="0" w:space="0" w:color="auto"/>
            <w:bottom w:val="none" w:sz="0" w:space="0" w:color="auto"/>
            <w:right w:val="none" w:sz="0" w:space="0" w:color="auto"/>
          </w:divBdr>
        </w:div>
        <w:div w:id="912204637">
          <w:marLeft w:val="640"/>
          <w:marRight w:val="0"/>
          <w:marTop w:val="0"/>
          <w:marBottom w:val="0"/>
          <w:divBdr>
            <w:top w:val="none" w:sz="0" w:space="0" w:color="auto"/>
            <w:left w:val="none" w:sz="0" w:space="0" w:color="auto"/>
            <w:bottom w:val="none" w:sz="0" w:space="0" w:color="auto"/>
            <w:right w:val="none" w:sz="0" w:space="0" w:color="auto"/>
          </w:divBdr>
        </w:div>
        <w:div w:id="866455311">
          <w:marLeft w:val="640"/>
          <w:marRight w:val="0"/>
          <w:marTop w:val="0"/>
          <w:marBottom w:val="0"/>
          <w:divBdr>
            <w:top w:val="none" w:sz="0" w:space="0" w:color="auto"/>
            <w:left w:val="none" w:sz="0" w:space="0" w:color="auto"/>
            <w:bottom w:val="none" w:sz="0" w:space="0" w:color="auto"/>
            <w:right w:val="none" w:sz="0" w:space="0" w:color="auto"/>
          </w:divBdr>
        </w:div>
        <w:div w:id="885991227">
          <w:marLeft w:val="640"/>
          <w:marRight w:val="0"/>
          <w:marTop w:val="0"/>
          <w:marBottom w:val="0"/>
          <w:divBdr>
            <w:top w:val="none" w:sz="0" w:space="0" w:color="auto"/>
            <w:left w:val="none" w:sz="0" w:space="0" w:color="auto"/>
            <w:bottom w:val="none" w:sz="0" w:space="0" w:color="auto"/>
            <w:right w:val="none" w:sz="0" w:space="0" w:color="auto"/>
          </w:divBdr>
        </w:div>
        <w:div w:id="691224162">
          <w:marLeft w:val="640"/>
          <w:marRight w:val="0"/>
          <w:marTop w:val="0"/>
          <w:marBottom w:val="0"/>
          <w:divBdr>
            <w:top w:val="none" w:sz="0" w:space="0" w:color="auto"/>
            <w:left w:val="none" w:sz="0" w:space="0" w:color="auto"/>
            <w:bottom w:val="none" w:sz="0" w:space="0" w:color="auto"/>
            <w:right w:val="none" w:sz="0" w:space="0" w:color="auto"/>
          </w:divBdr>
        </w:div>
        <w:div w:id="1476602828">
          <w:marLeft w:val="640"/>
          <w:marRight w:val="0"/>
          <w:marTop w:val="0"/>
          <w:marBottom w:val="0"/>
          <w:divBdr>
            <w:top w:val="none" w:sz="0" w:space="0" w:color="auto"/>
            <w:left w:val="none" w:sz="0" w:space="0" w:color="auto"/>
            <w:bottom w:val="none" w:sz="0" w:space="0" w:color="auto"/>
            <w:right w:val="none" w:sz="0" w:space="0" w:color="auto"/>
          </w:divBdr>
        </w:div>
        <w:div w:id="1209217557">
          <w:marLeft w:val="640"/>
          <w:marRight w:val="0"/>
          <w:marTop w:val="0"/>
          <w:marBottom w:val="0"/>
          <w:divBdr>
            <w:top w:val="none" w:sz="0" w:space="0" w:color="auto"/>
            <w:left w:val="none" w:sz="0" w:space="0" w:color="auto"/>
            <w:bottom w:val="none" w:sz="0" w:space="0" w:color="auto"/>
            <w:right w:val="none" w:sz="0" w:space="0" w:color="auto"/>
          </w:divBdr>
        </w:div>
        <w:div w:id="1473400295">
          <w:marLeft w:val="640"/>
          <w:marRight w:val="0"/>
          <w:marTop w:val="0"/>
          <w:marBottom w:val="0"/>
          <w:divBdr>
            <w:top w:val="none" w:sz="0" w:space="0" w:color="auto"/>
            <w:left w:val="none" w:sz="0" w:space="0" w:color="auto"/>
            <w:bottom w:val="none" w:sz="0" w:space="0" w:color="auto"/>
            <w:right w:val="none" w:sz="0" w:space="0" w:color="auto"/>
          </w:divBdr>
        </w:div>
        <w:div w:id="1191072475">
          <w:marLeft w:val="640"/>
          <w:marRight w:val="0"/>
          <w:marTop w:val="0"/>
          <w:marBottom w:val="0"/>
          <w:divBdr>
            <w:top w:val="none" w:sz="0" w:space="0" w:color="auto"/>
            <w:left w:val="none" w:sz="0" w:space="0" w:color="auto"/>
            <w:bottom w:val="none" w:sz="0" w:space="0" w:color="auto"/>
            <w:right w:val="none" w:sz="0" w:space="0" w:color="auto"/>
          </w:divBdr>
        </w:div>
        <w:div w:id="734477545">
          <w:marLeft w:val="640"/>
          <w:marRight w:val="0"/>
          <w:marTop w:val="0"/>
          <w:marBottom w:val="0"/>
          <w:divBdr>
            <w:top w:val="none" w:sz="0" w:space="0" w:color="auto"/>
            <w:left w:val="none" w:sz="0" w:space="0" w:color="auto"/>
            <w:bottom w:val="none" w:sz="0" w:space="0" w:color="auto"/>
            <w:right w:val="none" w:sz="0" w:space="0" w:color="auto"/>
          </w:divBdr>
        </w:div>
        <w:div w:id="1604069238">
          <w:marLeft w:val="640"/>
          <w:marRight w:val="0"/>
          <w:marTop w:val="0"/>
          <w:marBottom w:val="0"/>
          <w:divBdr>
            <w:top w:val="none" w:sz="0" w:space="0" w:color="auto"/>
            <w:left w:val="none" w:sz="0" w:space="0" w:color="auto"/>
            <w:bottom w:val="none" w:sz="0" w:space="0" w:color="auto"/>
            <w:right w:val="none" w:sz="0" w:space="0" w:color="auto"/>
          </w:divBdr>
        </w:div>
        <w:div w:id="2144694290">
          <w:marLeft w:val="640"/>
          <w:marRight w:val="0"/>
          <w:marTop w:val="0"/>
          <w:marBottom w:val="0"/>
          <w:divBdr>
            <w:top w:val="none" w:sz="0" w:space="0" w:color="auto"/>
            <w:left w:val="none" w:sz="0" w:space="0" w:color="auto"/>
            <w:bottom w:val="none" w:sz="0" w:space="0" w:color="auto"/>
            <w:right w:val="none" w:sz="0" w:space="0" w:color="auto"/>
          </w:divBdr>
        </w:div>
        <w:div w:id="122887163">
          <w:marLeft w:val="640"/>
          <w:marRight w:val="0"/>
          <w:marTop w:val="0"/>
          <w:marBottom w:val="0"/>
          <w:divBdr>
            <w:top w:val="none" w:sz="0" w:space="0" w:color="auto"/>
            <w:left w:val="none" w:sz="0" w:space="0" w:color="auto"/>
            <w:bottom w:val="none" w:sz="0" w:space="0" w:color="auto"/>
            <w:right w:val="none" w:sz="0" w:space="0" w:color="auto"/>
          </w:divBdr>
        </w:div>
        <w:div w:id="232594249">
          <w:marLeft w:val="640"/>
          <w:marRight w:val="0"/>
          <w:marTop w:val="0"/>
          <w:marBottom w:val="0"/>
          <w:divBdr>
            <w:top w:val="none" w:sz="0" w:space="0" w:color="auto"/>
            <w:left w:val="none" w:sz="0" w:space="0" w:color="auto"/>
            <w:bottom w:val="none" w:sz="0" w:space="0" w:color="auto"/>
            <w:right w:val="none" w:sz="0" w:space="0" w:color="auto"/>
          </w:divBdr>
        </w:div>
        <w:div w:id="1443188946">
          <w:marLeft w:val="640"/>
          <w:marRight w:val="0"/>
          <w:marTop w:val="0"/>
          <w:marBottom w:val="0"/>
          <w:divBdr>
            <w:top w:val="none" w:sz="0" w:space="0" w:color="auto"/>
            <w:left w:val="none" w:sz="0" w:space="0" w:color="auto"/>
            <w:bottom w:val="none" w:sz="0" w:space="0" w:color="auto"/>
            <w:right w:val="none" w:sz="0" w:space="0" w:color="auto"/>
          </w:divBdr>
        </w:div>
        <w:div w:id="435253071">
          <w:marLeft w:val="640"/>
          <w:marRight w:val="0"/>
          <w:marTop w:val="0"/>
          <w:marBottom w:val="0"/>
          <w:divBdr>
            <w:top w:val="none" w:sz="0" w:space="0" w:color="auto"/>
            <w:left w:val="none" w:sz="0" w:space="0" w:color="auto"/>
            <w:bottom w:val="none" w:sz="0" w:space="0" w:color="auto"/>
            <w:right w:val="none" w:sz="0" w:space="0" w:color="auto"/>
          </w:divBdr>
        </w:div>
        <w:div w:id="1453356909">
          <w:marLeft w:val="640"/>
          <w:marRight w:val="0"/>
          <w:marTop w:val="0"/>
          <w:marBottom w:val="0"/>
          <w:divBdr>
            <w:top w:val="none" w:sz="0" w:space="0" w:color="auto"/>
            <w:left w:val="none" w:sz="0" w:space="0" w:color="auto"/>
            <w:bottom w:val="none" w:sz="0" w:space="0" w:color="auto"/>
            <w:right w:val="none" w:sz="0" w:space="0" w:color="auto"/>
          </w:divBdr>
        </w:div>
        <w:div w:id="862548586">
          <w:marLeft w:val="640"/>
          <w:marRight w:val="0"/>
          <w:marTop w:val="0"/>
          <w:marBottom w:val="0"/>
          <w:divBdr>
            <w:top w:val="none" w:sz="0" w:space="0" w:color="auto"/>
            <w:left w:val="none" w:sz="0" w:space="0" w:color="auto"/>
            <w:bottom w:val="none" w:sz="0" w:space="0" w:color="auto"/>
            <w:right w:val="none" w:sz="0" w:space="0" w:color="auto"/>
          </w:divBdr>
        </w:div>
        <w:div w:id="1915045276">
          <w:marLeft w:val="640"/>
          <w:marRight w:val="0"/>
          <w:marTop w:val="0"/>
          <w:marBottom w:val="0"/>
          <w:divBdr>
            <w:top w:val="none" w:sz="0" w:space="0" w:color="auto"/>
            <w:left w:val="none" w:sz="0" w:space="0" w:color="auto"/>
            <w:bottom w:val="none" w:sz="0" w:space="0" w:color="auto"/>
            <w:right w:val="none" w:sz="0" w:space="0" w:color="auto"/>
          </w:divBdr>
        </w:div>
        <w:div w:id="471749337">
          <w:marLeft w:val="640"/>
          <w:marRight w:val="0"/>
          <w:marTop w:val="0"/>
          <w:marBottom w:val="0"/>
          <w:divBdr>
            <w:top w:val="none" w:sz="0" w:space="0" w:color="auto"/>
            <w:left w:val="none" w:sz="0" w:space="0" w:color="auto"/>
            <w:bottom w:val="none" w:sz="0" w:space="0" w:color="auto"/>
            <w:right w:val="none" w:sz="0" w:space="0" w:color="auto"/>
          </w:divBdr>
        </w:div>
        <w:div w:id="1702393259">
          <w:marLeft w:val="640"/>
          <w:marRight w:val="0"/>
          <w:marTop w:val="0"/>
          <w:marBottom w:val="0"/>
          <w:divBdr>
            <w:top w:val="none" w:sz="0" w:space="0" w:color="auto"/>
            <w:left w:val="none" w:sz="0" w:space="0" w:color="auto"/>
            <w:bottom w:val="none" w:sz="0" w:space="0" w:color="auto"/>
            <w:right w:val="none" w:sz="0" w:space="0" w:color="auto"/>
          </w:divBdr>
        </w:div>
        <w:div w:id="1438674510">
          <w:marLeft w:val="640"/>
          <w:marRight w:val="0"/>
          <w:marTop w:val="0"/>
          <w:marBottom w:val="0"/>
          <w:divBdr>
            <w:top w:val="none" w:sz="0" w:space="0" w:color="auto"/>
            <w:left w:val="none" w:sz="0" w:space="0" w:color="auto"/>
            <w:bottom w:val="none" w:sz="0" w:space="0" w:color="auto"/>
            <w:right w:val="none" w:sz="0" w:space="0" w:color="auto"/>
          </w:divBdr>
        </w:div>
        <w:div w:id="1285886280">
          <w:marLeft w:val="640"/>
          <w:marRight w:val="0"/>
          <w:marTop w:val="0"/>
          <w:marBottom w:val="0"/>
          <w:divBdr>
            <w:top w:val="none" w:sz="0" w:space="0" w:color="auto"/>
            <w:left w:val="none" w:sz="0" w:space="0" w:color="auto"/>
            <w:bottom w:val="none" w:sz="0" w:space="0" w:color="auto"/>
            <w:right w:val="none" w:sz="0" w:space="0" w:color="auto"/>
          </w:divBdr>
        </w:div>
        <w:div w:id="2110008897">
          <w:marLeft w:val="640"/>
          <w:marRight w:val="0"/>
          <w:marTop w:val="0"/>
          <w:marBottom w:val="0"/>
          <w:divBdr>
            <w:top w:val="none" w:sz="0" w:space="0" w:color="auto"/>
            <w:left w:val="none" w:sz="0" w:space="0" w:color="auto"/>
            <w:bottom w:val="none" w:sz="0" w:space="0" w:color="auto"/>
            <w:right w:val="none" w:sz="0" w:space="0" w:color="auto"/>
          </w:divBdr>
        </w:div>
        <w:div w:id="2069765731">
          <w:marLeft w:val="640"/>
          <w:marRight w:val="0"/>
          <w:marTop w:val="0"/>
          <w:marBottom w:val="0"/>
          <w:divBdr>
            <w:top w:val="none" w:sz="0" w:space="0" w:color="auto"/>
            <w:left w:val="none" w:sz="0" w:space="0" w:color="auto"/>
            <w:bottom w:val="none" w:sz="0" w:space="0" w:color="auto"/>
            <w:right w:val="none" w:sz="0" w:space="0" w:color="auto"/>
          </w:divBdr>
        </w:div>
        <w:div w:id="1448159617">
          <w:marLeft w:val="640"/>
          <w:marRight w:val="0"/>
          <w:marTop w:val="0"/>
          <w:marBottom w:val="0"/>
          <w:divBdr>
            <w:top w:val="none" w:sz="0" w:space="0" w:color="auto"/>
            <w:left w:val="none" w:sz="0" w:space="0" w:color="auto"/>
            <w:bottom w:val="none" w:sz="0" w:space="0" w:color="auto"/>
            <w:right w:val="none" w:sz="0" w:space="0" w:color="auto"/>
          </w:divBdr>
        </w:div>
        <w:div w:id="1450468909">
          <w:marLeft w:val="640"/>
          <w:marRight w:val="0"/>
          <w:marTop w:val="0"/>
          <w:marBottom w:val="0"/>
          <w:divBdr>
            <w:top w:val="none" w:sz="0" w:space="0" w:color="auto"/>
            <w:left w:val="none" w:sz="0" w:space="0" w:color="auto"/>
            <w:bottom w:val="none" w:sz="0" w:space="0" w:color="auto"/>
            <w:right w:val="none" w:sz="0" w:space="0" w:color="auto"/>
          </w:divBdr>
        </w:div>
        <w:div w:id="1661881089">
          <w:marLeft w:val="640"/>
          <w:marRight w:val="0"/>
          <w:marTop w:val="0"/>
          <w:marBottom w:val="0"/>
          <w:divBdr>
            <w:top w:val="none" w:sz="0" w:space="0" w:color="auto"/>
            <w:left w:val="none" w:sz="0" w:space="0" w:color="auto"/>
            <w:bottom w:val="none" w:sz="0" w:space="0" w:color="auto"/>
            <w:right w:val="none" w:sz="0" w:space="0" w:color="auto"/>
          </w:divBdr>
        </w:div>
        <w:div w:id="319623363">
          <w:marLeft w:val="640"/>
          <w:marRight w:val="0"/>
          <w:marTop w:val="0"/>
          <w:marBottom w:val="0"/>
          <w:divBdr>
            <w:top w:val="none" w:sz="0" w:space="0" w:color="auto"/>
            <w:left w:val="none" w:sz="0" w:space="0" w:color="auto"/>
            <w:bottom w:val="none" w:sz="0" w:space="0" w:color="auto"/>
            <w:right w:val="none" w:sz="0" w:space="0" w:color="auto"/>
          </w:divBdr>
        </w:div>
        <w:div w:id="203175113">
          <w:marLeft w:val="640"/>
          <w:marRight w:val="0"/>
          <w:marTop w:val="0"/>
          <w:marBottom w:val="0"/>
          <w:divBdr>
            <w:top w:val="none" w:sz="0" w:space="0" w:color="auto"/>
            <w:left w:val="none" w:sz="0" w:space="0" w:color="auto"/>
            <w:bottom w:val="none" w:sz="0" w:space="0" w:color="auto"/>
            <w:right w:val="none" w:sz="0" w:space="0" w:color="auto"/>
          </w:divBdr>
        </w:div>
        <w:div w:id="151917931">
          <w:marLeft w:val="640"/>
          <w:marRight w:val="0"/>
          <w:marTop w:val="0"/>
          <w:marBottom w:val="0"/>
          <w:divBdr>
            <w:top w:val="none" w:sz="0" w:space="0" w:color="auto"/>
            <w:left w:val="none" w:sz="0" w:space="0" w:color="auto"/>
            <w:bottom w:val="none" w:sz="0" w:space="0" w:color="auto"/>
            <w:right w:val="none" w:sz="0" w:space="0" w:color="auto"/>
          </w:divBdr>
        </w:div>
        <w:div w:id="799306025">
          <w:marLeft w:val="640"/>
          <w:marRight w:val="0"/>
          <w:marTop w:val="0"/>
          <w:marBottom w:val="0"/>
          <w:divBdr>
            <w:top w:val="none" w:sz="0" w:space="0" w:color="auto"/>
            <w:left w:val="none" w:sz="0" w:space="0" w:color="auto"/>
            <w:bottom w:val="none" w:sz="0" w:space="0" w:color="auto"/>
            <w:right w:val="none" w:sz="0" w:space="0" w:color="auto"/>
          </w:divBdr>
        </w:div>
        <w:div w:id="1739356074">
          <w:marLeft w:val="640"/>
          <w:marRight w:val="0"/>
          <w:marTop w:val="0"/>
          <w:marBottom w:val="0"/>
          <w:divBdr>
            <w:top w:val="none" w:sz="0" w:space="0" w:color="auto"/>
            <w:left w:val="none" w:sz="0" w:space="0" w:color="auto"/>
            <w:bottom w:val="none" w:sz="0" w:space="0" w:color="auto"/>
            <w:right w:val="none" w:sz="0" w:space="0" w:color="auto"/>
          </w:divBdr>
        </w:div>
        <w:div w:id="1443720462">
          <w:marLeft w:val="640"/>
          <w:marRight w:val="0"/>
          <w:marTop w:val="0"/>
          <w:marBottom w:val="0"/>
          <w:divBdr>
            <w:top w:val="none" w:sz="0" w:space="0" w:color="auto"/>
            <w:left w:val="none" w:sz="0" w:space="0" w:color="auto"/>
            <w:bottom w:val="none" w:sz="0" w:space="0" w:color="auto"/>
            <w:right w:val="none" w:sz="0" w:space="0" w:color="auto"/>
          </w:divBdr>
        </w:div>
        <w:div w:id="1841045570">
          <w:marLeft w:val="640"/>
          <w:marRight w:val="0"/>
          <w:marTop w:val="0"/>
          <w:marBottom w:val="0"/>
          <w:divBdr>
            <w:top w:val="none" w:sz="0" w:space="0" w:color="auto"/>
            <w:left w:val="none" w:sz="0" w:space="0" w:color="auto"/>
            <w:bottom w:val="none" w:sz="0" w:space="0" w:color="auto"/>
            <w:right w:val="none" w:sz="0" w:space="0" w:color="auto"/>
          </w:divBdr>
        </w:div>
        <w:div w:id="476849439">
          <w:marLeft w:val="640"/>
          <w:marRight w:val="0"/>
          <w:marTop w:val="0"/>
          <w:marBottom w:val="0"/>
          <w:divBdr>
            <w:top w:val="none" w:sz="0" w:space="0" w:color="auto"/>
            <w:left w:val="none" w:sz="0" w:space="0" w:color="auto"/>
            <w:bottom w:val="none" w:sz="0" w:space="0" w:color="auto"/>
            <w:right w:val="none" w:sz="0" w:space="0" w:color="auto"/>
          </w:divBdr>
        </w:div>
        <w:div w:id="662900175">
          <w:marLeft w:val="640"/>
          <w:marRight w:val="0"/>
          <w:marTop w:val="0"/>
          <w:marBottom w:val="0"/>
          <w:divBdr>
            <w:top w:val="none" w:sz="0" w:space="0" w:color="auto"/>
            <w:left w:val="none" w:sz="0" w:space="0" w:color="auto"/>
            <w:bottom w:val="none" w:sz="0" w:space="0" w:color="auto"/>
            <w:right w:val="none" w:sz="0" w:space="0" w:color="auto"/>
          </w:divBdr>
        </w:div>
        <w:div w:id="961882288">
          <w:marLeft w:val="640"/>
          <w:marRight w:val="0"/>
          <w:marTop w:val="0"/>
          <w:marBottom w:val="0"/>
          <w:divBdr>
            <w:top w:val="none" w:sz="0" w:space="0" w:color="auto"/>
            <w:left w:val="none" w:sz="0" w:space="0" w:color="auto"/>
            <w:bottom w:val="none" w:sz="0" w:space="0" w:color="auto"/>
            <w:right w:val="none" w:sz="0" w:space="0" w:color="auto"/>
          </w:divBdr>
        </w:div>
        <w:div w:id="31930140">
          <w:marLeft w:val="640"/>
          <w:marRight w:val="0"/>
          <w:marTop w:val="0"/>
          <w:marBottom w:val="0"/>
          <w:divBdr>
            <w:top w:val="none" w:sz="0" w:space="0" w:color="auto"/>
            <w:left w:val="none" w:sz="0" w:space="0" w:color="auto"/>
            <w:bottom w:val="none" w:sz="0" w:space="0" w:color="auto"/>
            <w:right w:val="none" w:sz="0" w:space="0" w:color="auto"/>
          </w:divBdr>
        </w:div>
        <w:div w:id="1339457157">
          <w:marLeft w:val="640"/>
          <w:marRight w:val="0"/>
          <w:marTop w:val="0"/>
          <w:marBottom w:val="0"/>
          <w:divBdr>
            <w:top w:val="none" w:sz="0" w:space="0" w:color="auto"/>
            <w:left w:val="none" w:sz="0" w:space="0" w:color="auto"/>
            <w:bottom w:val="none" w:sz="0" w:space="0" w:color="auto"/>
            <w:right w:val="none" w:sz="0" w:space="0" w:color="auto"/>
          </w:divBdr>
        </w:div>
        <w:div w:id="1560246765">
          <w:marLeft w:val="640"/>
          <w:marRight w:val="0"/>
          <w:marTop w:val="0"/>
          <w:marBottom w:val="0"/>
          <w:divBdr>
            <w:top w:val="none" w:sz="0" w:space="0" w:color="auto"/>
            <w:left w:val="none" w:sz="0" w:space="0" w:color="auto"/>
            <w:bottom w:val="none" w:sz="0" w:space="0" w:color="auto"/>
            <w:right w:val="none" w:sz="0" w:space="0" w:color="auto"/>
          </w:divBdr>
        </w:div>
        <w:div w:id="840002511">
          <w:marLeft w:val="640"/>
          <w:marRight w:val="0"/>
          <w:marTop w:val="0"/>
          <w:marBottom w:val="0"/>
          <w:divBdr>
            <w:top w:val="none" w:sz="0" w:space="0" w:color="auto"/>
            <w:left w:val="none" w:sz="0" w:space="0" w:color="auto"/>
            <w:bottom w:val="none" w:sz="0" w:space="0" w:color="auto"/>
            <w:right w:val="none" w:sz="0" w:space="0" w:color="auto"/>
          </w:divBdr>
        </w:div>
        <w:div w:id="402067688">
          <w:marLeft w:val="640"/>
          <w:marRight w:val="0"/>
          <w:marTop w:val="0"/>
          <w:marBottom w:val="0"/>
          <w:divBdr>
            <w:top w:val="none" w:sz="0" w:space="0" w:color="auto"/>
            <w:left w:val="none" w:sz="0" w:space="0" w:color="auto"/>
            <w:bottom w:val="none" w:sz="0" w:space="0" w:color="auto"/>
            <w:right w:val="none" w:sz="0" w:space="0" w:color="auto"/>
          </w:divBdr>
        </w:div>
        <w:div w:id="360133428">
          <w:marLeft w:val="640"/>
          <w:marRight w:val="0"/>
          <w:marTop w:val="0"/>
          <w:marBottom w:val="0"/>
          <w:divBdr>
            <w:top w:val="none" w:sz="0" w:space="0" w:color="auto"/>
            <w:left w:val="none" w:sz="0" w:space="0" w:color="auto"/>
            <w:bottom w:val="none" w:sz="0" w:space="0" w:color="auto"/>
            <w:right w:val="none" w:sz="0" w:space="0" w:color="auto"/>
          </w:divBdr>
        </w:div>
        <w:div w:id="1990282909">
          <w:marLeft w:val="640"/>
          <w:marRight w:val="0"/>
          <w:marTop w:val="0"/>
          <w:marBottom w:val="0"/>
          <w:divBdr>
            <w:top w:val="none" w:sz="0" w:space="0" w:color="auto"/>
            <w:left w:val="none" w:sz="0" w:space="0" w:color="auto"/>
            <w:bottom w:val="none" w:sz="0" w:space="0" w:color="auto"/>
            <w:right w:val="none" w:sz="0" w:space="0" w:color="auto"/>
          </w:divBdr>
        </w:div>
        <w:div w:id="2099329694">
          <w:marLeft w:val="640"/>
          <w:marRight w:val="0"/>
          <w:marTop w:val="0"/>
          <w:marBottom w:val="0"/>
          <w:divBdr>
            <w:top w:val="none" w:sz="0" w:space="0" w:color="auto"/>
            <w:left w:val="none" w:sz="0" w:space="0" w:color="auto"/>
            <w:bottom w:val="none" w:sz="0" w:space="0" w:color="auto"/>
            <w:right w:val="none" w:sz="0" w:space="0" w:color="auto"/>
          </w:divBdr>
        </w:div>
        <w:div w:id="1689599221">
          <w:marLeft w:val="640"/>
          <w:marRight w:val="0"/>
          <w:marTop w:val="0"/>
          <w:marBottom w:val="0"/>
          <w:divBdr>
            <w:top w:val="none" w:sz="0" w:space="0" w:color="auto"/>
            <w:left w:val="none" w:sz="0" w:space="0" w:color="auto"/>
            <w:bottom w:val="none" w:sz="0" w:space="0" w:color="auto"/>
            <w:right w:val="none" w:sz="0" w:space="0" w:color="auto"/>
          </w:divBdr>
        </w:div>
        <w:div w:id="229273101">
          <w:marLeft w:val="640"/>
          <w:marRight w:val="0"/>
          <w:marTop w:val="0"/>
          <w:marBottom w:val="0"/>
          <w:divBdr>
            <w:top w:val="none" w:sz="0" w:space="0" w:color="auto"/>
            <w:left w:val="none" w:sz="0" w:space="0" w:color="auto"/>
            <w:bottom w:val="none" w:sz="0" w:space="0" w:color="auto"/>
            <w:right w:val="none" w:sz="0" w:space="0" w:color="auto"/>
          </w:divBdr>
        </w:div>
        <w:div w:id="506408951">
          <w:marLeft w:val="640"/>
          <w:marRight w:val="0"/>
          <w:marTop w:val="0"/>
          <w:marBottom w:val="0"/>
          <w:divBdr>
            <w:top w:val="none" w:sz="0" w:space="0" w:color="auto"/>
            <w:left w:val="none" w:sz="0" w:space="0" w:color="auto"/>
            <w:bottom w:val="none" w:sz="0" w:space="0" w:color="auto"/>
            <w:right w:val="none" w:sz="0" w:space="0" w:color="auto"/>
          </w:divBdr>
        </w:div>
        <w:div w:id="543254113">
          <w:marLeft w:val="640"/>
          <w:marRight w:val="0"/>
          <w:marTop w:val="0"/>
          <w:marBottom w:val="0"/>
          <w:divBdr>
            <w:top w:val="none" w:sz="0" w:space="0" w:color="auto"/>
            <w:left w:val="none" w:sz="0" w:space="0" w:color="auto"/>
            <w:bottom w:val="none" w:sz="0" w:space="0" w:color="auto"/>
            <w:right w:val="none" w:sz="0" w:space="0" w:color="auto"/>
          </w:divBdr>
        </w:div>
        <w:div w:id="1173957416">
          <w:marLeft w:val="640"/>
          <w:marRight w:val="0"/>
          <w:marTop w:val="0"/>
          <w:marBottom w:val="0"/>
          <w:divBdr>
            <w:top w:val="none" w:sz="0" w:space="0" w:color="auto"/>
            <w:left w:val="none" w:sz="0" w:space="0" w:color="auto"/>
            <w:bottom w:val="none" w:sz="0" w:space="0" w:color="auto"/>
            <w:right w:val="none" w:sz="0" w:space="0" w:color="auto"/>
          </w:divBdr>
        </w:div>
        <w:div w:id="1012798583">
          <w:marLeft w:val="640"/>
          <w:marRight w:val="0"/>
          <w:marTop w:val="0"/>
          <w:marBottom w:val="0"/>
          <w:divBdr>
            <w:top w:val="none" w:sz="0" w:space="0" w:color="auto"/>
            <w:left w:val="none" w:sz="0" w:space="0" w:color="auto"/>
            <w:bottom w:val="none" w:sz="0" w:space="0" w:color="auto"/>
            <w:right w:val="none" w:sz="0" w:space="0" w:color="auto"/>
          </w:divBdr>
        </w:div>
        <w:div w:id="685135203">
          <w:marLeft w:val="640"/>
          <w:marRight w:val="0"/>
          <w:marTop w:val="0"/>
          <w:marBottom w:val="0"/>
          <w:divBdr>
            <w:top w:val="none" w:sz="0" w:space="0" w:color="auto"/>
            <w:left w:val="none" w:sz="0" w:space="0" w:color="auto"/>
            <w:bottom w:val="none" w:sz="0" w:space="0" w:color="auto"/>
            <w:right w:val="none" w:sz="0" w:space="0" w:color="auto"/>
          </w:divBdr>
        </w:div>
        <w:div w:id="1174996645">
          <w:marLeft w:val="640"/>
          <w:marRight w:val="0"/>
          <w:marTop w:val="0"/>
          <w:marBottom w:val="0"/>
          <w:divBdr>
            <w:top w:val="none" w:sz="0" w:space="0" w:color="auto"/>
            <w:left w:val="none" w:sz="0" w:space="0" w:color="auto"/>
            <w:bottom w:val="none" w:sz="0" w:space="0" w:color="auto"/>
            <w:right w:val="none" w:sz="0" w:space="0" w:color="auto"/>
          </w:divBdr>
        </w:div>
        <w:div w:id="2024699900">
          <w:marLeft w:val="640"/>
          <w:marRight w:val="0"/>
          <w:marTop w:val="0"/>
          <w:marBottom w:val="0"/>
          <w:divBdr>
            <w:top w:val="none" w:sz="0" w:space="0" w:color="auto"/>
            <w:left w:val="none" w:sz="0" w:space="0" w:color="auto"/>
            <w:bottom w:val="none" w:sz="0" w:space="0" w:color="auto"/>
            <w:right w:val="none" w:sz="0" w:space="0" w:color="auto"/>
          </w:divBdr>
        </w:div>
        <w:div w:id="994722706">
          <w:marLeft w:val="640"/>
          <w:marRight w:val="0"/>
          <w:marTop w:val="0"/>
          <w:marBottom w:val="0"/>
          <w:divBdr>
            <w:top w:val="none" w:sz="0" w:space="0" w:color="auto"/>
            <w:left w:val="none" w:sz="0" w:space="0" w:color="auto"/>
            <w:bottom w:val="none" w:sz="0" w:space="0" w:color="auto"/>
            <w:right w:val="none" w:sz="0" w:space="0" w:color="auto"/>
          </w:divBdr>
        </w:div>
        <w:div w:id="1294368412">
          <w:marLeft w:val="640"/>
          <w:marRight w:val="0"/>
          <w:marTop w:val="0"/>
          <w:marBottom w:val="0"/>
          <w:divBdr>
            <w:top w:val="none" w:sz="0" w:space="0" w:color="auto"/>
            <w:left w:val="none" w:sz="0" w:space="0" w:color="auto"/>
            <w:bottom w:val="none" w:sz="0" w:space="0" w:color="auto"/>
            <w:right w:val="none" w:sz="0" w:space="0" w:color="auto"/>
          </w:divBdr>
        </w:div>
        <w:div w:id="1696737491">
          <w:marLeft w:val="640"/>
          <w:marRight w:val="0"/>
          <w:marTop w:val="0"/>
          <w:marBottom w:val="0"/>
          <w:divBdr>
            <w:top w:val="none" w:sz="0" w:space="0" w:color="auto"/>
            <w:left w:val="none" w:sz="0" w:space="0" w:color="auto"/>
            <w:bottom w:val="none" w:sz="0" w:space="0" w:color="auto"/>
            <w:right w:val="none" w:sz="0" w:space="0" w:color="auto"/>
          </w:divBdr>
        </w:div>
        <w:div w:id="949123598">
          <w:marLeft w:val="640"/>
          <w:marRight w:val="0"/>
          <w:marTop w:val="0"/>
          <w:marBottom w:val="0"/>
          <w:divBdr>
            <w:top w:val="none" w:sz="0" w:space="0" w:color="auto"/>
            <w:left w:val="none" w:sz="0" w:space="0" w:color="auto"/>
            <w:bottom w:val="none" w:sz="0" w:space="0" w:color="auto"/>
            <w:right w:val="none" w:sz="0" w:space="0" w:color="auto"/>
          </w:divBdr>
        </w:div>
        <w:div w:id="364789048">
          <w:marLeft w:val="640"/>
          <w:marRight w:val="0"/>
          <w:marTop w:val="0"/>
          <w:marBottom w:val="0"/>
          <w:divBdr>
            <w:top w:val="none" w:sz="0" w:space="0" w:color="auto"/>
            <w:left w:val="none" w:sz="0" w:space="0" w:color="auto"/>
            <w:bottom w:val="none" w:sz="0" w:space="0" w:color="auto"/>
            <w:right w:val="none" w:sz="0" w:space="0" w:color="auto"/>
          </w:divBdr>
        </w:div>
        <w:div w:id="529799087">
          <w:marLeft w:val="640"/>
          <w:marRight w:val="0"/>
          <w:marTop w:val="0"/>
          <w:marBottom w:val="0"/>
          <w:divBdr>
            <w:top w:val="none" w:sz="0" w:space="0" w:color="auto"/>
            <w:left w:val="none" w:sz="0" w:space="0" w:color="auto"/>
            <w:bottom w:val="none" w:sz="0" w:space="0" w:color="auto"/>
            <w:right w:val="none" w:sz="0" w:space="0" w:color="auto"/>
          </w:divBdr>
        </w:div>
        <w:div w:id="332689138">
          <w:marLeft w:val="640"/>
          <w:marRight w:val="0"/>
          <w:marTop w:val="0"/>
          <w:marBottom w:val="0"/>
          <w:divBdr>
            <w:top w:val="none" w:sz="0" w:space="0" w:color="auto"/>
            <w:left w:val="none" w:sz="0" w:space="0" w:color="auto"/>
            <w:bottom w:val="none" w:sz="0" w:space="0" w:color="auto"/>
            <w:right w:val="none" w:sz="0" w:space="0" w:color="auto"/>
          </w:divBdr>
        </w:div>
        <w:div w:id="1667660011">
          <w:marLeft w:val="640"/>
          <w:marRight w:val="0"/>
          <w:marTop w:val="0"/>
          <w:marBottom w:val="0"/>
          <w:divBdr>
            <w:top w:val="none" w:sz="0" w:space="0" w:color="auto"/>
            <w:left w:val="none" w:sz="0" w:space="0" w:color="auto"/>
            <w:bottom w:val="none" w:sz="0" w:space="0" w:color="auto"/>
            <w:right w:val="none" w:sz="0" w:space="0" w:color="auto"/>
          </w:divBdr>
        </w:div>
        <w:div w:id="181433957">
          <w:marLeft w:val="640"/>
          <w:marRight w:val="0"/>
          <w:marTop w:val="0"/>
          <w:marBottom w:val="0"/>
          <w:divBdr>
            <w:top w:val="none" w:sz="0" w:space="0" w:color="auto"/>
            <w:left w:val="none" w:sz="0" w:space="0" w:color="auto"/>
            <w:bottom w:val="none" w:sz="0" w:space="0" w:color="auto"/>
            <w:right w:val="none" w:sz="0" w:space="0" w:color="auto"/>
          </w:divBdr>
        </w:div>
        <w:div w:id="893540631">
          <w:marLeft w:val="640"/>
          <w:marRight w:val="0"/>
          <w:marTop w:val="0"/>
          <w:marBottom w:val="0"/>
          <w:divBdr>
            <w:top w:val="none" w:sz="0" w:space="0" w:color="auto"/>
            <w:left w:val="none" w:sz="0" w:space="0" w:color="auto"/>
            <w:bottom w:val="none" w:sz="0" w:space="0" w:color="auto"/>
            <w:right w:val="none" w:sz="0" w:space="0" w:color="auto"/>
          </w:divBdr>
        </w:div>
        <w:div w:id="1914460807">
          <w:marLeft w:val="640"/>
          <w:marRight w:val="0"/>
          <w:marTop w:val="0"/>
          <w:marBottom w:val="0"/>
          <w:divBdr>
            <w:top w:val="none" w:sz="0" w:space="0" w:color="auto"/>
            <w:left w:val="none" w:sz="0" w:space="0" w:color="auto"/>
            <w:bottom w:val="none" w:sz="0" w:space="0" w:color="auto"/>
            <w:right w:val="none" w:sz="0" w:space="0" w:color="auto"/>
          </w:divBdr>
        </w:div>
        <w:div w:id="231236160">
          <w:marLeft w:val="640"/>
          <w:marRight w:val="0"/>
          <w:marTop w:val="0"/>
          <w:marBottom w:val="0"/>
          <w:divBdr>
            <w:top w:val="none" w:sz="0" w:space="0" w:color="auto"/>
            <w:left w:val="none" w:sz="0" w:space="0" w:color="auto"/>
            <w:bottom w:val="none" w:sz="0" w:space="0" w:color="auto"/>
            <w:right w:val="none" w:sz="0" w:space="0" w:color="auto"/>
          </w:divBdr>
        </w:div>
        <w:div w:id="1180002343">
          <w:marLeft w:val="640"/>
          <w:marRight w:val="0"/>
          <w:marTop w:val="0"/>
          <w:marBottom w:val="0"/>
          <w:divBdr>
            <w:top w:val="none" w:sz="0" w:space="0" w:color="auto"/>
            <w:left w:val="none" w:sz="0" w:space="0" w:color="auto"/>
            <w:bottom w:val="none" w:sz="0" w:space="0" w:color="auto"/>
            <w:right w:val="none" w:sz="0" w:space="0" w:color="auto"/>
          </w:divBdr>
        </w:div>
        <w:div w:id="1247034947">
          <w:marLeft w:val="640"/>
          <w:marRight w:val="0"/>
          <w:marTop w:val="0"/>
          <w:marBottom w:val="0"/>
          <w:divBdr>
            <w:top w:val="none" w:sz="0" w:space="0" w:color="auto"/>
            <w:left w:val="none" w:sz="0" w:space="0" w:color="auto"/>
            <w:bottom w:val="none" w:sz="0" w:space="0" w:color="auto"/>
            <w:right w:val="none" w:sz="0" w:space="0" w:color="auto"/>
          </w:divBdr>
        </w:div>
        <w:div w:id="915869156">
          <w:marLeft w:val="640"/>
          <w:marRight w:val="0"/>
          <w:marTop w:val="0"/>
          <w:marBottom w:val="0"/>
          <w:divBdr>
            <w:top w:val="none" w:sz="0" w:space="0" w:color="auto"/>
            <w:left w:val="none" w:sz="0" w:space="0" w:color="auto"/>
            <w:bottom w:val="none" w:sz="0" w:space="0" w:color="auto"/>
            <w:right w:val="none" w:sz="0" w:space="0" w:color="auto"/>
          </w:divBdr>
        </w:div>
      </w:divsChild>
    </w:div>
    <w:div w:id="1712881033">
      <w:bodyDiv w:val="1"/>
      <w:marLeft w:val="0"/>
      <w:marRight w:val="0"/>
      <w:marTop w:val="0"/>
      <w:marBottom w:val="0"/>
      <w:divBdr>
        <w:top w:val="none" w:sz="0" w:space="0" w:color="auto"/>
        <w:left w:val="none" w:sz="0" w:space="0" w:color="auto"/>
        <w:bottom w:val="none" w:sz="0" w:space="0" w:color="auto"/>
        <w:right w:val="none" w:sz="0" w:space="0" w:color="auto"/>
      </w:divBdr>
      <w:divsChild>
        <w:div w:id="84466">
          <w:marLeft w:val="640"/>
          <w:marRight w:val="0"/>
          <w:marTop w:val="0"/>
          <w:marBottom w:val="0"/>
          <w:divBdr>
            <w:top w:val="none" w:sz="0" w:space="0" w:color="auto"/>
            <w:left w:val="none" w:sz="0" w:space="0" w:color="auto"/>
            <w:bottom w:val="none" w:sz="0" w:space="0" w:color="auto"/>
            <w:right w:val="none" w:sz="0" w:space="0" w:color="auto"/>
          </w:divBdr>
        </w:div>
        <w:div w:id="10642809">
          <w:marLeft w:val="640"/>
          <w:marRight w:val="0"/>
          <w:marTop w:val="0"/>
          <w:marBottom w:val="0"/>
          <w:divBdr>
            <w:top w:val="none" w:sz="0" w:space="0" w:color="auto"/>
            <w:left w:val="none" w:sz="0" w:space="0" w:color="auto"/>
            <w:bottom w:val="none" w:sz="0" w:space="0" w:color="auto"/>
            <w:right w:val="none" w:sz="0" w:space="0" w:color="auto"/>
          </w:divBdr>
        </w:div>
        <w:div w:id="13919266">
          <w:marLeft w:val="640"/>
          <w:marRight w:val="0"/>
          <w:marTop w:val="0"/>
          <w:marBottom w:val="0"/>
          <w:divBdr>
            <w:top w:val="none" w:sz="0" w:space="0" w:color="auto"/>
            <w:left w:val="none" w:sz="0" w:space="0" w:color="auto"/>
            <w:bottom w:val="none" w:sz="0" w:space="0" w:color="auto"/>
            <w:right w:val="none" w:sz="0" w:space="0" w:color="auto"/>
          </w:divBdr>
        </w:div>
        <w:div w:id="18513706">
          <w:marLeft w:val="640"/>
          <w:marRight w:val="0"/>
          <w:marTop w:val="0"/>
          <w:marBottom w:val="0"/>
          <w:divBdr>
            <w:top w:val="none" w:sz="0" w:space="0" w:color="auto"/>
            <w:left w:val="none" w:sz="0" w:space="0" w:color="auto"/>
            <w:bottom w:val="none" w:sz="0" w:space="0" w:color="auto"/>
            <w:right w:val="none" w:sz="0" w:space="0" w:color="auto"/>
          </w:divBdr>
        </w:div>
        <w:div w:id="20714730">
          <w:marLeft w:val="640"/>
          <w:marRight w:val="0"/>
          <w:marTop w:val="0"/>
          <w:marBottom w:val="0"/>
          <w:divBdr>
            <w:top w:val="none" w:sz="0" w:space="0" w:color="auto"/>
            <w:left w:val="none" w:sz="0" w:space="0" w:color="auto"/>
            <w:bottom w:val="none" w:sz="0" w:space="0" w:color="auto"/>
            <w:right w:val="none" w:sz="0" w:space="0" w:color="auto"/>
          </w:divBdr>
        </w:div>
        <w:div w:id="36244979">
          <w:marLeft w:val="640"/>
          <w:marRight w:val="0"/>
          <w:marTop w:val="0"/>
          <w:marBottom w:val="0"/>
          <w:divBdr>
            <w:top w:val="none" w:sz="0" w:space="0" w:color="auto"/>
            <w:left w:val="none" w:sz="0" w:space="0" w:color="auto"/>
            <w:bottom w:val="none" w:sz="0" w:space="0" w:color="auto"/>
            <w:right w:val="none" w:sz="0" w:space="0" w:color="auto"/>
          </w:divBdr>
        </w:div>
        <w:div w:id="56053423">
          <w:marLeft w:val="640"/>
          <w:marRight w:val="0"/>
          <w:marTop w:val="0"/>
          <w:marBottom w:val="0"/>
          <w:divBdr>
            <w:top w:val="none" w:sz="0" w:space="0" w:color="auto"/>
            <w:left w:val="none" w:sz="0" w:space="0" w:color="auto"/>
            <w:bottom w:val="none" w:sz="0" w:space="0" w:color="auto"/>
            <w:right w:val="none" w:sz="0" w:space="0" w:color="auto"/>
          </w:divBdr>
        </w:div>
        <w:div w:id="97335390">
          <w:marLeft w:val="640"/>
          <w:marRight w:val="0"/>
          <w:marTop w:val="0"/>
          <w:marBottom w:val="0"/>
          <w:divBdr>
            <w:top w:val="none" w:sz="0" w:space="0" w:color="auto"/>
            <w:left w:val="none" w:sz="0" w:space="0" w:color="auto"/>
            <w:bottom w:val="none" w:sz="0" w:space="0" w:color="auto"/>
            <w:right w:val="none" w:sz="0" w:space="0" w:color="auto"/>
          </w:divBdr>
        </w:div>
        <w:div w:id="197545048">
          <w:marLeft w:val="640"/>
          <w:marRight w:val="0"/>
          <w:marTop w:val="0"/>
          <w:marBottom w:val="0"/>
          <w:divBdr>
            <w:top w:val="none" w:sz="0" w:space="0" w:color="auto"/>
            <w:left w:val="none" w:sz="0" w:space="0" w:color="auto"/>
            <w:bottom w:val="none" w:sz="0" w:space="0" w:color="auto"/>
            <w:right w:val="none" w:sz="0" w:space="0" w:color="auto"/>
          </w:divBdr>
        </w:div>
        <w:div w:id="204873908">
          <w:marLeft w:val="640"/>
          <w:marRight w:val="0"/>
          <w:marTop w:val="0"/>
          <w:marBottom w:val="0"/>
          <w:divBdr>
            <w:top w:val="none" w:sz="0" w:space="0" w:color="auto"/>
            <w:left w:val="none" w:sz="0" w:space="0" w:color="auto"/>
            <w:bottom w:val="none" w:sz="0" w:space="0" w:color="auto"/>
            <w:right w:val="none" w:sz="0" w:space="0" w:color="auto"/>
          </w:divBdr>
        </w:div>
        <w:div w:id="223416440">
          <w:marLeft w:val="640"/>
          <w:marRight w:val="0"/>
          <w:marTop w:val="0"/>
          <w:marBottom w:val="0"/>
          <w:divBdr>
            <w:top w:val="none" w:sz="0" w:space="0" w:color="auto"/>
            <w:left w:val="none" w:sz="0" w:space="0" w:color="auto"/>
            <w:bottom w:val="none" w:sz="0" w:space="0" w:color="auto"/>
            <w:right w:val="none" w:sz="0" w:space="0" w:color="auto"/>
          </w:divBdr>
        </w:div>
        <w:div w:id="239752969">
          <w:marLeft w:val="640"/>
          <w:marRight w:val="0"/>
          <w:marTop w:val="0"/>
          <w:marBottom w:val="0"/>
          <w:divBdr>
            <w:top w:val="none" w:sz="0" w:space="0" w:color="auto"/>
            <w:left w:val="none" w:sz="0" w:space="0" w:color="auto"/>
            <w:bottom w:val="none" w:sz="0" w:space="0" w:color="auto"/>
            <w:right w:val="none" w:sz="0" w:space="0" w:color="auto"/>
          </w:divBdr>
        </w:div>
        <w:div w:id="246575635">
          <w:marLeft w:val="640"/>
          <w:marRight w:val="0"/>
          <w:marTop w:val="0"/>
          <w:marBottom w:val="0"/>
          <w:divBdr>
            <w:top w:val="none" w:sz="0" w:space="0" w:color="auto"/>
            <w:left w:val="none" w:sz="0" w:space="0" w:color="auto"/>
            <w:bottom w:val="none" w:sz="0" w:space="0" w:color="auto"/>
            <w:right w:val="none" w:sz="0" w:space="0" w:color="auto"/>
          </w:divBdr>
        </w:div>
        <w:div w:id="321546150">
          <w:marLeft w:val="640"/>
          <w:marRight w:val="0"/>
          <w:marTop w:val="0"/>
          <w:marBottom w:val="0"/>
          <w:divBdr>
            <w:top w:val="none" w:sz="0" w:space="0" w:color="auto"/>
            <w:left w:val="none" w:sz="0" w:space="0" w:color="auto"/>
            <w:bottom w:val="none" w:sz="0" w:space="0" w:color="auto"/>
            <w:right w:val="none" w:sz="0" w:space="0" w:color="auto"/>
          </w:divBdr>
        </w:div>
        <w:div w:id="346181966">
          <w:marLeft w:val="640"/>
          <w:marRight w:val="0"/>
          <w:marTop w:val="0"/>
          <w:marBottom w:val="0"/>
          <w:divBdr>
            <w:top w:val="none" w:sz="0" w:space="0" w:color="auto"/>
            <w:left w:val="none" w:sz="0" w:space="0" w:color="auto"/>
            <w:bottom w:val="none" w:sz="0" w:space="0" w:color="auto"/>
            <w:right w:val="none" w:sz="0" w:space="0" w:color="auto"/>
          </w:divBdr>
        </w:div>
        <w:div w:id="369645438">
          <w:marLeft w:val="640"/>
          <w:marRight w:val="0"/>
          <w:marTop w:val="0"/>
          <w:marBottom w:val="0"/>
          <w:divBdr>
            <w:top w:val="none" w:sz="0" w:space="0" w:color="auto"/>
            <w:left w:val="none" w:sz="0" w:space="0" w:color="auto"/>
            <w:bottom w:val="none" w:sz="0" w:space="0" w:color="auto"/>
            <w:right w:val="none" w:sz="0" w:space="0" w:color="auto"/>
          </w:divBdr>
        </w:div>
        <w:div w:id="372923412">
          <w:marLeft w:val="640"/>
          <w:marRight w:val="0"/>
          <w:marTop w:val="0"/>
          <w:marBottom w:val="0"/>
          <w:divBdr>
            <w:top w:val="none" w:sz="0" w:space="0" w:color="auto"/>
            <w:left w:val="none" w:sz="0" w:space="0" w:color="auto"/>
            <w:bottom w:val="none" w:sz="0" w:space="0" w:color="auto"/>
            <w:right w:val="none" w:sz="0" w:space="0" w:color="auto"/>
          </w:divBdr>
        </w:div>
        <w:div w:id="390538569">
          <w:marLeft w:val="640"/>
          <w:marRight w:val="0"/>
          <w:marTop w:val="0"/>
          <w:marBottom w:val="0"/>
          <w:divBdr>
            <w:top w:val="none" w:sz="0" w:space="0" w:color="auto"/>
            <w:left w:val="none" w:sz="0" w:space="0" w:color="auto"/>
            <w:bottom w:val="none" w:sz="0" w:space="0" w:color="auto"/>
            <w:right w:val="none" w:sz="0" w:space="0" w:color="auto"/>
          </w:divBdr>
        </w:div>
        <w:div w:id="410156709">
          <w:marLeft w:val="640"/>
          <w:marRight w:val="0"/>
          <w:marTop w:val="0"/>
          <w:marBottom w:val="0"/>
          <w:divBdr>
            <w:top w:val="none" w:sz="0" w:space="0" w:color="auto"/>
            <w:left w:val="none" w:sz="0" w:space="0" w:color="auto"/>
            <w:bottom w:val="none" w:sz="0" w:space="0" w:color="auto"/>
            <w:right w:val="none" w:sz="0" w:space="0" w:color="auto"/>
          </w:divBdr>
        </w:div>
        <w:div w:id="428745669">
          <w:marLeft w:val="640"/>
          <w:marRight w:val="0"/>
          <w:marTop w:val="0"/>
          <w:marBottom w:val="0"/>
          <w:divBdr>
            <w:top w:val="none" w:sz="0" w:space="0" w:color="auto"/>
            <w:left w:val="none" w:sz="0" w:space="0" w:color="auto"/>
            <w:bottom w:val="none" w:sz="0" w:space="0" w:color="auto"/>
            <w:right w:val="none" w:sz="0" w:space="0" w:color="auto"/>
          </w:divBdr>
        </w:div>
        <w:div w:id="472993100">
          <w:marLeft w:val="640"/>
          <w:marRight w:val="0"/>
          <w:marTop w:val="0"/>
          <w:marBottom w:val="0"/>
          <w:divBdr>
            <w:top w:val="none" w:sz="0" w:space="0" w:color="auto"/>
            <w:left w:val="none" w:sz="0" w:space="0" w:color="auto"/>
            <w:bottom w:val="none" w:sz="0" w:space="0" w:color="auto"/>
            <w:right w:val="none" w:sz="0" w:space="0" w:color="auto"/>
          </w:divBdr>
        </w:div>
        <w:div w:id="477695183">
          <w:marLeft w:val="640"/>
          <w:marRight w:val="0"/>
          <w:marTop w:val="0"/>
          <w:marBottom w:val="0"/>
          <w:divBdr>
            <w:top w:val="none" w:sz="0" w:space="0" w:color="auto"/>
            <w:left w:val="none" w:sz="0" w:space="0" w:color="auto"/>
            <w:bottom w:val="none" w:sz="0" w:space="0" w:color="auto"/>
            <w:right w:val="none" w:sz="0" w:space="0" w:color="auto"/>
          </w:divBdr>
        </w:div>
        <w:div w:id="478812884">
          <w:marLeft w:val="640"/>
          <w:marRight w:val="0"/>
          <w:marTop w:val="0"/>
          <w:marBottom w:val="0"/>
          <w:divBdr>
            <w:top w:val="none" w:sz="0" w:space="0" w:color="auto"/>
            <w:left w:val="none" w:sz="0" w:space="0" w:color="auto"/>
            <w:bottom w:val="none" w:sz="0" w:space="0" w:color="auto"/>
            <w:right w:val="none" w:sz="0" w:space="0" w:color="auto"/>
          </w:divBdr>
        </w:div>
        <w:div w:id="487093862">
          <w:marLeft w:val="640"/>
          <w:marRight w:val="0"/>
          <w:marTop w:val="0"/>
          <w:marBottom w:val="0"/>
          <w:divBdr>
            <w:top w:val="none" w:sz="0" w:space="0" w:color="auto"/>
            <w:left w:val="none" w:sz="0" w:space="0" w:color="auto"/>
            <w:bottom w:val="none" w:sz="0" w:space="0" w:color="auto"/>
            <w:right w:val="none" w:sz="0" w:space="0" w:color="auto"/>
          </w:divBdr>
        </w:div>
        <w:div w:id="487215142">
          <w:marLeft w:val="640"/>
          <w:marRight w:val="0"/>
          <w:marTop w:val="0"/>
          <w:marBottom w:val="0"/>
          <w:divBdr>
            <w:top w:val="none" w:sz="0" w:space="0" w:color="auto"/>
            <w:left w:val="none" w:sz="0" w:space="0" w:color="auto"/>
            <w:bottom w:val="none" w:sz="0" w:space="0" w:color="auto"/>
            <w:right w:val="none" w:sz="0" w:space="0" w:color="auto"/>
          </w:divBdr>
        </w:div>
        <w:div w:id="523830863">
          <w:marLeft w:val="640"/>
          <w:marRight w:val="0"/>
          <w:marTop w:val="0"/>
          <w:marBottom w:val="0"/>
          <w:divBdr>
            <w:top w:val="none" w:sz="0" w:space="0" w:color="auto"/>
            <w:left w:val="none" w:sz="0" w:space="0" w:color="auto"/>
            <w:bottom w:val="none" w:sz="0" w:space="0" w:color="auto"/>
            <w:right w:val="none" w:sz="0" w:space="0" w:color="auto"/>
          </w:divBdr>
        </w:div>
        <w:div w:id="524177449">
          <w:marLeft w:val="640"/>
          <w:marRight w:val="0"/>
          <w:marTop w:val="0"/>
          <w:marBottom w:val="0"/>
          <w:divBdr>
            <w:top w:val="none" w:sz="0" w:space="0" w:color="auto"/>
            <w:left w:val="none" w:sz="0" w:space="0" w:color="auto"/>
            <w:bottom w:val="none" w:sz="0" w:space="0" w:color="auto"/>
            <w:right w:val="none" w:sz="0" w:space="0" w:color="auto"/>
          </w:divBdr>
        </w:div>
        <w:div w:id="531696216">
          <w:marLeft w:val="640"/>
          <w:marRight w:val="0"/>
          <w:marTop w:val="0"/>
          <w:marBottom w:val="0"/>
          <w:divBdr>
            <w:top w:val="none" w:sz="0" w:space="0" w:color="auto"/>
            <w:left w:val="none" w:sz="0" w:space="0" w:color="auto"/>
            <w:bottom w:val="none" w:sz="0" w:space="0" w:color="auto"/>
            <w:right w:val="none" w:sz="0" w:space="0" w:color="auto"/>
          </w:divBdr>
        </w:div>
        <w:div w:id="583295268">
          <w:marLeft w:val="640"/>
          <w:marRight w:val="0"/>
          <w:marTop w:val="0"/>
          <w:marBottom w:val="0"/>
          <w:divBdr>
            <w:top w:val="none" w:sz="0" w:space="0" w:color="auto"/>
            <w:left w:val="none" w:sz="0" w:space="0" w:color="auto"/>
            <w:bottom w:val="none" w:sz="0" w:space="0" w:color="auto"/>
            <w:right w:val="none" w:sz="0" w:space="0" w:color="auto"/>
          </w:divBdr>
        </w:div>
        <w:div w:id="636692173">
          <w:marLeft w:val="640"/>
          <w:marRight w:val="0"/>
          <w:marTop w:val="0"/>
          <w:marBottom w:val="0"/>
          <w:divBdr>
            <w:top w:val="none" w:sz="0" w:space="0" w:color="auto"/>
            <w:left w:val="none" w:sz="0" w:space="0" w:color="auto"/>
            <w:bottom w:val="none" w:sz="0" w:space="0" w:color="auto"/>
            <w:right w:val="none" w:sz="0" w:space="0" w:color="auto"/>
          </w:divBdr>
        </w:div>
        <w:div w:id="670959492">
          <w:marLeft w:val="640"/>
          <w:marRight w:val="0"/>
          <w:marTop w:val="0"/>
          <w:marBottom w:val="0"/>
          <w:divBdr>
            <w:top w:val="none" w:sz="0" w:space="0" w:color="auto"/>
            <w:left w:val="none" w:sz="0" w:space="0" w:color="auto"/>
            <w:bottom w:val="none" w:sz="0" w:space="0" w:color="auto"/>
            <w:right w:val="none" w:sz="0" w:space="0" w:color="auto"/>
          </w:divBdr>
        </w:div>
        <w:div w:id="716969786">
          <w:marLeft w:val="640"/>
          <w:marRight w:val="0"/>
          <w:marTop w:val="0"/>
          <w:marBottom w:val="0"/>
          <w:divBdr>
            <w:top w:val="none" w:sz="0" w:space="0" w:color="auto"/>
            <w:left w:val="none" w:sz="0" w:space="0" w:color="auto"/>
            <w:bottom w:val="none" w:sz="0" w:space="0" w:color="auto"/>
            <w:right w:val="none" w:sz="0" w:space="0" w:color="auto"/>
          </w:divBdr>
        </w:div>
        <w:div w:id="739056372">
          <w:marLeft w:val="640"/>
          <w:marRight w:val="0"/>
          <w:marTop w:val="0"/>
          <w:marBottom w:val="0"/>
          <w:divBdr>
            <w:top w:val="none" w:sz="0" w:space="0" w:color="auto"/>
            <w:left w:val="none" w:sz="0" w:space="0" w:color="auto"/>
            <w:bottom w:val="none" w:sz="0" w:space="0" w:color="auto"/>
            <w:right w:val="none" w:sz="0" w:space="0" w:color="auto"/>
          </w:divBdr>
        </w:div>
        <w:div w:id="739447293">
          <w:marLeft w:val="640"/>
          <w:marRight w:val="0"/>
          <w:marTop w:val="0"/>
          <w:marBottom w:val="0"/>
          <w:divBdr>
            <w:top w:val="none" w:sz="0" w:space="0" w:color="auto"/>
            <w:left w:val="none" w:sz="0" w:space="0" w:color="auto"/>
            <w:bottom w:val="none" w:sz="0" w:space="0" w:color="auto"/>
            <w:right w:val="none" w:sz="0" w:space="0" w:color="auto"/>
          </w:divBdr>
        </w:div>
        <w:div w:id="740442699">
          <w:marLeft w:val="640"/>
          <w:marRight w:val="0"/>
          <w:marTop w:val="0"/>
          <w:marBottom w:val="0"/>
          <w:divBdr>
            <w:top w:val="none" w:sz="0" w:space="0" w:color="auto"/>
            <w:left w:val="none" w:sz="0" w:space="0" w:color="auto"/>
            <w:bottom w:val="none" w:sz="0" w:space="0" w:color="auto"/>
            <w:right w:val="none" w:sz="0" w:space="0" w:color="auto"/>
          </w:divBdr>
        </w:div>
        <w:div w:id="760949733">
          <w:marLeft w:val="640"/>
          <w:marRight w:val="0"/>
          <w:marTop w:val="0"/>
          <w:marBottom w:val="0"/>
          <w:divBdr>
            <w:top w:val="none" w:sz="0" w:space="0" w:color="auto"/>
            <w:left w:val="none" w:sz="0" w:space="0" w:color="auto"/>
            <w:bottom w:val="none" w:sz="0" w:space="0" w:color="auto"/>
            <w:right w:val="none" w:sz="0" w:space="0" w:color="auto"/>
          </w:divBdr>
        </w:div>
        <w:div w:id="768505177">
          <w:marLeft w:val="640"/>
          <w:marRight w:val="0"/>
          <w:marTop w:val="0"/>
          <w:marBottom w:val="0"/>
          <w:divBdr>
            <w:top w:val="none" w:sz="0" w:space="0" w:color="auto"/>
            <w:left w:val="none" w:sz="0" w:space="0" w:color="auto"/>
            <w:bottom w:val="none" w:sz="0" w:space="0" w:color="auto"/>
            <w:right w:val="none" w:sz="0" w:space="0" w:color="auto"/>
          </w:divBdr>
        </w:div>
        <w:div w:id="785581083">
          <w:marLeft w:val="640"/>
          <w:marRight w:val="0"/>
          <w:marTop w:val="0"/>
          <w:marBottom w:val="0"/>
          <w:divBdr>
            <w:top w:val="none" w:sz="0" w:space="0" w:color="auto"/>
            <w:left w:val="none" w:sz="0" w:space="0" w:color="auto"/>
            <w:bottom w:val="none" w:sz="0" w:space="0" w:color="auto"/>
            <w:right w:val="none" w:sz="0" w:space="0" w:color="auto"/>
          </w:divBdr>
        </w:div>
        <w:div w:id="790785172">
          <w:marLeft w:val="640"/>
          <w:marRight w:val="0"/>
          <w:marTop w:val="0"/>
          <w:marBottom w:val="0"/>
          <w:divBdr>
            <w:top w:val="none" w:sz="0" w:space="0" w:color="auto"/>
            <w:left w:val="none" w:sz="0" w:space="0" w:color="auto"/>
            <w:bottom w:val="none" w:sz="0" w:space="0" w:color="auto"/>
            <w:right w:val="none" w:sz="0" w:space="0" w:color="auto"/>
          </w:divBdr>
        </w:div>
        <w:div w:id="799226886">
          <w:marLeft w:val="640"/>
          <w:marRight w:val="0"/>
          <w:marTop w:val="0"/>
          <w:marBottom w:val="0"/>
          <w:divBdr>
            <w:top w:val="none" w:sz="0" w:space="0" w:color="auto"/>
            <w:left w:val="none" w:sz="0" w:space="0" w:color="auto"/>
            <w:bottom w:val="none" w:sz="0" w:space="0" w:color="auto"/>
            <w:right w:val="none" w:sz="0" w:space="0" w:color="auto"/>
          </w:divBdr>
        </w:div>
        <w:div w:id="812455250">
          <w:marLeft w:val="640"/>
          <w:marRight w:val="0"/>
          <w:marTop w:val="0"/>
          <w:marBottom w:val="0"/>
          <w:divBdr>
            <w:top w:val="none" w:sz="0" w:space="0" w:color="auto"/>
            <w:left w:val="none" w:sz="0" w:space="0" w:color="auto"/>
            <w:bottom w:val="none" w:sz="0" w:space="0" w:color="auto"/>
            <w:right w:val="none" w:sz="0" w:space="0" w:color="auto"/>
          </w:divBdr>
        </w:div>
        <w:div w:id="812600795">
          <w:marLeft w:val="640"/>
          <w:marRight w:val="0"/>
          <w:marTop w:val="0"/>
          <w:marBottom w:val="0"/>
          <w:divBdr>
            <w:top w:val="none" w:sz="0" w:space="0" w:color="auto"/>
            <w:left w:val="none" w:sz="0" w:space="0" w:color="auto"/>
            <w:bottom w:val="none" w:sz="0" w:space="0" w:color="auto"/>
            <w:right w:val="none" w:sz="0" w:space="0" w:color="auto"/>
          </w:divBdr>
        </w:div>
        <w:div w:id="864172272">
          <w:marLeft w:val="640"/>
          <w:marRight w:val="0"/>
          <w:marTop w:val="0"/>
          <w:marBottom w:val="0"/>
          <w:divBdr>
            <w:top w:val="none" w:sz="0" w:space="0" w:color="auto"/>
            <w:left w:val="none" w:sz="0" w:space="0" w:color="auto"/>
            <w:bottom w:val="none" w:sz="0" w:space="0" w:color="auto"/>
            <w:right w:val="none" w:sz="0" w:space="0" w:color="auto"/>
          </w:divBdr>
        </w:div>
        <w:div w:id="873152561">
          <w:marLeft w:val="640"/>
          <w:marRight w:val="0"/>
          <w:marTop w:val="0"/>
          <w:marBottom w:val="0"/>
          <w:divBdr>
            <w:top w:val="none" w:sz="0" w:space="0" w:color="auto"/>
            <w:left w:val="none" w:sz="0" w:space="0" w:color="auto"/>
            <w:bottom w:val="none" w:sz="0" w:space="0" w:color="auto"/>
            <w:right w:val="none" w:sz="0" w:space="0" w:color="auto"/>
          </w:divBdr>
        </w:div>
        <w:div w:id="922565047">
          <w:marLeft w:val="640"/>
          <w:marRight w:val="0"/>
          <w:marTop w:val="0"/>
          <w:marBottom w:val="0"/>
          <w:divBdr>
            <w:top w:val="none" w:sz="0" w:space="0" w:color="auto"/>
            <w:left w:val="none" w:sz="0" w:space="0" w:color="auto"/>
            <w:bottom w:val="none" w:sz="0" w:space="0" w:color="auto"/>
            <w:right w:val="none" w:sz="0" w:space="0" w:color="auto"/>
          </w:divBdr>
        </w:div>
        <w:div w:id="947738336">
          <w:marLeft w:val="640"/>
          <w:marRight w:val="0"/>
          <w:marTop w:val="0"/>
          <w:marBottom w:val="0"/>
          <w:divBdr>
            <w:top w:val="none" w:sz="0" w:space="0" w:color="auto"/>
            <w:left w:val="none" w:sz="0" w:space="0" w:color="auto"/>
            <w:bottom w:val="none" w:sz="0" w:space="0" w:color="auto"/>
            <w:right w:val="none" w:sz="0" w:space="0" w:color="auto"/>
          </w:divBdr>
        </w:div>
        <w:div w:id="1014723530">
          <w:marLeft w:val="640"/>
          <w:marRight w:val="0"/>
          <w:marTop w:val="0"/>
          <w:marBottom w:val="0"/>
          <w:divBdr>
            <w:top w:val="none" w:sz="0" w:space="0" w:color="auto"/>
            <w:left w:val="none" w:sz="0" w:space="0" w:color="auto"/>
            <w:bottom w:val="none" w:sz="0" w:space="0" w:color="auto"/>
            <w:right w:val="none" w:sz="0" w:space="0" w:color="auto"/>
          </w:divBdr>
        </w:div>
        <w:div w:id="1040477169">
          <w:marLeft w:val="640"/>
          <w:marRight w:val="0"/>
          <w:marTop w:val="0"/>
          <w:marBottom w:val="0"/>
          <w:divBdr>
            <w:top w:val="none" w:sz="0" w:space="0" w:color="auto"/>
            <w:left w:val="none" w:sz="0" w:space="0" w:color="auto"/>
            <w:bottom w:val="none" w:sz="0" w:space="0" w:color="auto"/>
            <w:right w:val="none" w:sz="0" w:space="0" w:color="auto"/>
          </w:divBdr>
        </w:div>
        <w:div w:id="1095709625">
          <w:marLeft w:val="640"/>
          <w:marRight w:val="0"/>
          <w:marTop w:val="0"/>
          <w:marBottom w:val="0"/>
          <w:divBdr>
            <w:top w:val="none" w:sz="0" w:space="0" w:color="auto"/>
            <w:left w:val="none" w:sz="0" w:space="0" w:color="auto"/>
            <w:bottom w:val="none" w:sz="0" w:space="0" w:color="auto"/>
            <w:right w:val="none" w:sz="0" w:space="0" w:color="auto"/>
          </w:divBdr>
        </w:div>
        <w:div w:id="1162936707">
          <w:marLeft w:val="640"/>
          <w:marRight w:val="0"/>
          <w:marTop w:val="0"/>
          <w:marBottom w:val="0"/>
          <w:divBdr>
            <w:top w:val="none" w:sz="0" w:space="0" w:color="auto"/>
            <w:left w:val="none" w:sz="0" w:space="0" w:color="auto"/>
            <w:bottom w:val="none" w:sz="0" w:space="0" w:color="auto"/>
            <w:right w:val="none" w:sz="0" w:space="0" w:color="auto"/>
          </w:divBdr>
        </w:div>
        <w:div w:id="1179271720">
          <w:marLeft w:val="640"/>
          <w:marRight w:val="0"/>
          <w:marTop w:val="0"/>
          <w:marBottom w:val="0"/>
          <w:divBdr>
            <w:top w:val="none" w:sz="0" w:space="0" w:color="auto"/>
            <w:left w:val="none" w:sz="0" w:space="0" w:color="auto"/>
            <w:bottom w:val="none" w:sz="0" w:space="0" w:color="auto"/>
            <w:right w:val="none" w:sz="0" w:space="0" w:color="auto"/>
          </w:divBdr>
        </w:div>
        <w:div w:id="1183930807">
          <w:marLeft w:val="640"/>
          <w:marRight w:val="0"/>
          <w:marTop w:val="0"/>
          <w:marBottom w:val="0"/>
          <w:divBdr>
            <w:top w:val="none" w:sz="0" w:space="0" w:color="auto"/>
            <w:left w:val="none" w:sz="0" w:space="0" w:color="auto"/>
            <w:bottom w:val="none" w:sz="0" w:space="0" w:color="auto"/>
            <w:right w:val="none" w:sz="0" w:space="0" w:color="auto"/>
          </w:divBdr>
        </w:div>
        <w:div w:id="1214074853">
          <w:marLeft w:val="640"/>
          <w:marRight w:val="0"/>
          <w:marTop w:val="0"/>
          <w:marBottom w:val="0"/>
          <w:divBdr>
            <w:top w:val="none" w:sz="0" w:space="0" w:color="auto"/>
            <w:left w:val="none" w:sz="0" w:space="0" w:color="auto"/>
            <w:bottom w:val="none" w:sz="0" w:space="0" w:color="auto"/>
            <w:right w:val="none" w:sz="0" w:space="0" w:color="auto"/>
          </w:divBdr>
        </w:div>
        <w:div w:id="1298222541">
          <w:marLeft w:val="640"/>
          <w:marRight w:val="0"/>
          <w:marTop w:val="0"/>
          <w:marBottom w:val="0"/>
          <w:divBdr>
            <w:top w:val="none" w:sz="0" w:space="0" w:color="auto"/>
            <w:left w:val="none" w:sz="0" w:space="0" w:color="auto"/>
            <w:bottom w:val="none" w:sz="0" w:space="0" w:color="auto"/>
            <w:right w:val="none" w:sz="0" w:space="0" w:color="auto"/>
          </w:divBdr>
        </w:div>
        <w:div w:id="1298225290">
          <w:marLeft w:val="640"/>
          <w:marRight w:val="0"/>
          <w:marTop w:val="0"/>
          <w:marBottom w:val="0"/>
          <w:divBdr>
            <w:top w:val="none" w:sz="0" w:space="0" w:color="auto"/>
            <w:left w:val="none" w:sz="0" w:space="0" w:color="auto"/>
            <w:bottom w:val="none" w:sz="0" w:space="0" w:color="auto"/>
            <w:right w:val="none" w:sz="0" w:space="0" w:color="auto"/>
          </w:divBdr>
        </w:div>
        <w:div w:id="1316035128">
          <w:marLeft w:val="640"/>
          <w:marRight w:val="0"/>
          <w:marTop w:val="0"/>
          <w:marBottom w:val="0"/>
          <w:divBdr>
            <w:top w:val="none" w:sz="0" w:space="0" w:color="auto"/>
            <w:left w:val="none" w:sz="0" w:space="0" w:color="auto"/>
            <w:bottom w:val="none" w:sz="0" w:space="0" w:color="auto"/>
            <w:right w:val="none" w:sz="0" w:space="0" w:color="auto"/>
          </w:divBdr>
        </w:div>
        <w:div w:id="1319771816">
          <w:marLeft w:val="640"/>
          <w:marRight w:val="0"/>
          <w:marTop w:val="0"/>
          <w:marBottom w:val="0"/>
          <w:divBdr>
            <w:top w:val="none" w:sz="0" w:space="0" w:color="auto"/>
            <w:left w:val="none" w:sz="0" w:space="0" w:color="auto"/>
            <w:bottom w:val="none" w:sz="0" w:space="0" w:color="auto"/>
            <w:right w:val="none" w:sz="0" w:space="0" w:color="auto"/>
          </w:divBdr>
        </w:div>
        <w:div w:id="1320383580">
          <w:marLeft w:val="640"/>
          <w:marRight w:val="0"/>
          <w:marTop w:val="0"/>
          <w:marBottom w:val="0"/>
          <w:divBdr>
            <w:top w:val="none" w:sz="0" w:space="0" w:color="auto"/>
            <w:left w:val="none" w:sz="0" w:space="0" w:color="auto"/>
            <w:bottom w:val="none" w:sz="0" w:space="0" w:color="auto"/>
            <w:right w:val="none" w:sz="0" w:space="0" w:color="auto"/>
          </w:divBdr>
        </w:div>
        <w:div w:id="1337003151">
          <w:marLeft w:val="640"/>
          <w:marRight w:val="0"/>
          <w:marTop w:val="0"/>
          <w:marBottom w:val="0"/>
          <w:divBdr>
            <w:top w:val="none" w:sz="0" w:space="0" w:color="auto"/>
            <w:left w:val="none" w:sz="0" w:space="0" w:color="auto"/>
            <w:bottom w:val="none" w:sz="0" w:space="0" w:color="auto"/>
            <w:right w:val="none" w:sz="0" w:space="0" w:color="auto"/>
          </w:divBdr>
        </w:div>
        <w:div w:id="1350377481">
          <w:marLeft w:val="640"/>
          <w:marRight w:val="0"/>
          <w:marTop w:val="0"/>
          <w:marBottom w:val="0"/>
          <w:divBdr>
            <w:top w:val="none" w:sz="0" w:space="0" w:color="auto"/>
            <w:left w:val="none" w:sz="0" w:space="0" w:color="auto"/>
            <w:bottom w:val="none" w:sz="0" w:space="0" w:color="auto"/>
            <w:right w:val="none" w:sz="0" w:space="0" w:color="auto"/>
          </w:divBdr>
        </w:div>
        <w:div w:id="1371762994">
          <w:marLeft w:val="640"/>
          <w:marRight w:val="0"/>
          <w:marTop w:val="0"/>
          <w:marBottom w:val="0"/>
          <w:divBdr>
            <w:top w:val="none" w:sz="0" w:space="0" w:color="auto"/>
            <w:left w:val="none" w:sz="0" w:space="0" w:color="auto"/>
            <w:bottom w:val="none" w:sz="0" w:space="0" w:color="auto"/>
            <w:right w:val="none" w:sz="0" w:space="0" w:color="auto"/>
          </w:divBdr>
        </w:div>
        <w:div w:id="1373921772">
          <w:marLeft w:val="640"/>
          <w:marRight w:val="0"/>
          <w:marTop w:val="0"/>
          <w:marBottom w:val="0"/>
          <w:divBdr>
            <w:top w:val="none" w:sz="0" w:space="0" w:color="auto"/>
            <w:left w:val="none" w:sz="0" w:space="0" w:color="auto"/>
            <w:bottom w:val="none" w:sz="0" w:space="0" w:color="auto"/>
            <w:right w:val="none" w:sz="0" w:space="0" w:color="auto"/>
          </w:divBdr>
        </w:div>
        <w:div w:id="1413427540">
          <w:marLeft w:val="640"/>
          <w:marRight w:val="0"/>
          <w:marTop w:val="0"/>
          <w:marBottom w:val="0"/>
          <w:divBdr>
            <w:top w:val="none" w:sz="0" w:space="0" w:color="auto"/>
            <w:left w:val="none" w:sz="0" w:space="0" w:color="auto"/>
            <w:bottom w:val="none" w:sz="0" w:space="0" w:color="auto"/>
            <w:right w:val="none" w:sz="0" w:space="0" w:color="auto"/>
          </w:divBdr>
        </w:div>
        <w:div w:id="1435201818">
          <w:marLeft w:val="640"/>
          <w:marRight w:val="0"/>
          <w:marTop w:val="0"/>
          <w:marBottom w:val="0"/>
          <w:divBdr>
            <w:top w:val="none" w:sz="0" w:space="0" w:color="auto"/>
            <w:left w:val="none" w:sz="0" w:space="0" w:color="auto"/>
            <w:bottom w:val="none" w:sz="0" w:space="0" w:color="auto"/>
            <w:right w:val="none" w:sz="0" w:space="0" w:color="auto"/>
          </w:divBdr>
        </w:div>
        <w:div w:id="1455098393">
          <w:marLeft w:val="640"/>
          <w:marRight w:val="0"/>
          <w:marTop w:val="0"/>
          <w:marBottom w:val="0"/>
          <w:divBdr>
            <w:top w:val="none" w:sz="0" w:space="0" w:color="auto"/>
            <w:left w:val="none" w:sz="0" w:space="0" w:color="auto"/>
            <w:bottom w:val="none" w:sz="0" w:space="0" w:color="auto"/>
            <w:right w:val="none" w:sz="0" w:space="0" w:color="auto"/>
          </w:divBdr>
        </w:div>
        <w:div w:id="1465851734">
          <w:marLeft w:val="640"/>
          <w:marRight w:val="0"/>
          <w:marTop w:val="0"/>
          <w:marBottom w:val="0"/>
          <w:divBdr>
            <w:top w:val="none" w:sz="0" w:space="0" w:color="auto"/>
            <w:left w:val="none" w:sz="0" w:space="0" w:color="auto"/>
            <w:bottom w:val="none" w:sz="0" w:space="0" w:color="auto"/>
            <w:right w:val="none" w:sz="0" w:space="0" w:color="auto"/>
          </w:divBdr>
        </w:div>
        <w:div w:id="1467972011">
          <w:marLeft w:val="640"/>
          <w:marRight w:val="0"/>
          <w:marTop w:val="0"/>
          <w:marBottom w:val="0"/>
          <w:divBdr>
            <w:top w:val="none" w:sz="0" w:space="0" w:color="auto"/>
            <w:left w:val="none" w:sz="0" w:space="0" w:color="auto"/>
            <w:bottom w:val="none" w:sz="0" w:space="0" w:color="auto"/>
            <w:right w:val="none" w:sz="0" w:space="0" w:color="auto"/>
          </w:divBdr>
        </w:div>
        <w:div w:id="1478952390">
          <w:marLeft w:val="640"/>
          <w:marRight w:val="0"/>
          <w:marTop w:val="0"/>
          <w:marBottom w:val="0"/>
          <w:divBdr>
            <w:top w:val="none" w:sz="0" w:space="0" w:color="auto"/>
            <w:left w:val="none" w:sz="0" w:space="0" w:color="auto"/>
            <w:bottom w:val="none" w:sz="0" w:space="0" w:color="auto"/>
            <w:right w:val="none" w:sz="0" w:space="0" w:color="auto"/>
          </w:divBdr>
        </w:div>
        <w:div w:id="1500077462">
          <w:marLeft w:val="640"/>
          <w:marRight w:val="0"/>
          <w:marTop w:val="0"/>
          <w:marBottom w:val="0"/>
          <w:divBdr>
            <w:top w:val="none" w:sz="0" w:space="0" w:color="auto"/>
            <w:left w:val="none" w:sz="0" w:space="0" w:color="auto"/>
            <w:bottom w:val="none" w:sz="0" w:space="0" w:color="auto"/>
            <w:right w:val="none" w:sz="0" w:space="0" w:color="auto"/>
          </w:divBdr>
        </w:div>
        <w:div w:id="1526749002">
          <w:marLeft w:val="640"/>
          <w:marRight w:val="0"/>
          <w:marTop w:val="0"/>
          <w:marBottom w:val="0"/>
          <w:divBdr>
            <w:top w:val="none" w:sz="0" w:space="0" w:color="auto"/>
            <w:left w:val="none" w:sz="0" w:space="0" w:color="auto"/>
            <w:bottom w:val="none" w:sz="0" w:space="0" w:color="auto"/>
            <w:right w:val="none" w:sz="0" w:space="0" w:color="auto"/>
          </w:divBdr>
        </w:div>
        <w:div w:id="1533417797">
          <w:marLeft w:val="640"/>
          <w:marRight w:val="0"/>
          <w:marTop w:val="0"/>
          <w:marBottom w:val="0"/>
          <w:divBdr>
            <w:top w:val="none" w:sz="0" w:space="0" w:color="auto"/>
            <w:left w:val="none" w:sz="0" w:space="0" w:color="auto"/>
            <w:bottom w:val="none" w:sz="0" w:space="0" w:color="auto"/>
            <w:right w:val="none" w:sz="0" w:space="0" w:color="auto"/>
          </w:divBdr>
        </w:div>
        <w:div w:id="1539203502">
          <w:marLeft w:val="640"/>
          <w:marRight w:val="0"/>
          <w:marTop w:val="0"/>
          <w:marBottom w:val="0"/>
          <w:divBdr>
            <w:top w:val="none" w:sz="0" w:space="0" w:color="auto"/>
            <w:left w:val="none" w:sz="0" w:space="0" w:color="auto"/>
            <w:bottom w:val="none" w:sz="0" w:space="0" w:color="auto"/>
            <w:right w:val="none" w:sz="0" w:space="0" w:color="auto"/>
          </w:divBdr>
        </w:div>
        <w:div w:id="1553154914">
          <w:marLeft w:val="640"/>
          <w:marRight w:val="0"/>
          <w:marTop w:val="0"/>
          <w:marBottom w:val="0"/>
          <w:divBdr>
            <w:top w:val="none" w:sz="0" w:space="0" w:color="auto"/>
            <w:left w:val="none" w:sz="0" w:space="0" w:color="auto"/>
            <w:bottom w:val="none" w:sz="0" w:space="0" w:color="auto"/>
            <w:right w:val="none" w:sz="0" w:space="0" w:color="auto"/>
          </w:divBdr>
        </w:div>
        <w:div w:id="1554658497">
          <w:marLeft w:val="640"/>
          <w:marRight w:val="0"/>
          <w:marTop w:val="0"/>
          <w:marBottom w:val="0"/>
          <w:divBdr>
            <w:top w:val="none" w:sz="0" w:space="0" w:color="auto"/>
            <w:left w:val="none" w:sz="0" w:space="0" w:color="auto"/>
            <w:bottom w:val="none" w:sz="0" w:space="0" w:color="auto"/>
            <w:right w:val="none" w:sz="0" w:space="0" w:color="auto"/>
          </w:divBdr>
        </w:div>
        <w:div w:id="1558474100">
          <w:marLeft w:val="640"/>
          <w:marRight w:val="0"/>
          <w:marTop w:val="0"/>
          <w:marBottom w:val="0"/>
          <w:divBdr>
            <w:top w:val="none" w:sz="0" w:space="0" w:color="auto"/>
            <w:left w:val="none" w:sz="0" w:space="0" w:color="auto"/>
            <w:bottom w:val="none" w:sz="0" w:space="0" w:color="auto"/>
            <w:right w:val="none" w:sz="0" w:space="0" w:color="auto"/>
          </w:divBdr>
        </w:div>
        <w:div w:id="1629240536">
          <w:marLeft w:val="640"/>
          <w:marRight w:val="0"/>
          <w:marTop w:val="0"/>
          <w:marBottom w:val="0"/>
          <w:divBdr>
            <w:top w:val="none" w:sz="0" w:space="0" w:color="auto"/>
            <w:left w:val="none" w:sz="0" w:space="0" w:color="auto"/>
            <w:bottom w:val="none" w:sz="0" w:space="0" w:color="auto"/>
            <w:right w:val="none" w:sz="0" w:space="0" w:color="auto"/>
          </w:divBdr>
        </w:div>
        <w:div w:id="1703433763">
          <w:marLeft w:val="640"/>
          <w:marRight w:val="0"/>
          <w:marTop w:val="0"/>
          <w:marBottom w:val="0"/>
          <w:divBdr>
            <w:top w:val="none" w:sz="0" w:space="0" w:color="auto"/>
            <w:left w:val="none" w:sz="0" w:space="0" w:color="auto"/>
            <w:bottom w:val="none" w:sz="0" w:space="0" w:color="auto"/>
            <w:right w:val="none" w:sz="0" w:space="0" w:color="auto"/>
          </w:divBdr>
        </w:div>
        <w:div w:id="1709918009">
          <w:marLeft w:val="640"/>
          <w:marRight w:val="0"/>
          <w:marTop w:val="0"/>
          <w:marBottom w:val="0"/>
          <w:divBdr>
            <w:top w:val="none" w:sz="0" w:space="0" w:color="auto"/>
            <w:left w:val="none" w:sz="0" w:space="0" w:color="auto"/>
            <w:bottom w:val="none" w:sz="0" w:space="0" w:color="auto"/>
            <w:right w:val="none" w:sz="0" w:space="0" w:color="auto"/>
          </w:divBdr>
        </w:div>
        <w:div w:id="1742561261">
          <w:marLeft w:val="640"/>
          <w:marRight w:val="0"/>
          <w:marTop w:val="0"/>
          <w:marBottom w:val="0"/>
          <w:divBdr>
            <w:top w:val="none" w:sz="0" w:space="0" w:color="auto"/>
            <w:left w:val="none" w:sz="0" w:space="0" w:color="auto"/>
            <w:bottom w:val="none" w:sz="0" w:space="0" w:color="auto"/>
            <w:right w:val="none" w:sz="0" w:space="0" w:color="auto"/>
          </w:divBdr>
        </w:div>
        <w:div w:id="1776975512">
          <w:marLeft w:val="640"/>
          <w:marRight w:val="0"/>
          <w:marTop w:val="0"/>
          <w:marBottom w:val="0"/>
          <w:divBdr>
            <w:top w:val="none" w:sz="0" w:space="0" w:color="auto"/>
            <w:left w:val="none" w:sz="0" w:space="0" w:color="auto"/>
            <w:bottom w:val="none" w:sz="0" w:space="0" w:color="auto"/>
            <w:right w:val="none" w:sz="0" w:space="0" w:color="auto"/>
          </w:divBdr>
        </w:div>
        <w:div w:id="1784885594">
          <w:marLeft w:val="640"/>
          <w:marRight w:val="0"/>
          <w:marTop w:val="0"/>
          <w:marBottom w:val="0"/>
          <w:divBdr>
            <w:top w:val="none" w:sz="0" w:space="0" w:color="auto"/>
            <w:left w:val="none" w:sz="0" w:space="0" w:color="auto"/>
            <w:bottom w:val="none" w:sz="0" w:space="0" w:color="auto"/>
            <w:right w:val="none" w:sz="0" w:space="0" w:color="auto"/>
          </w:divBdr>
        </w:div>
        <w:div w:id="1856116428">
          <w:marLeft w:val="640"/>
          <w:marRight w:val="0"/>
          <w:marTop w:val="0"/>
          <w:marBottom w:val="0"/>
          <w:divBdr>
            <w:top w:val="none" w:sz="0" w:space="0" w:color="auto"/>
            <w:left w:val="none" w:sz="0" w:space="0" w:color="auto"/>
            <w:bottom w:val="none" w:sz="0" w:space="0" w:color="auto"/>
            <w:right w:val="none" w:sz="0" w:space="0" w:color="auto"/>
          </w:divBdr>
        </w:div>
        <w:div w:id="1857036956">
          <w:marLeft w:val="640"/>
          <w:marRight w:val="0"/>
          <w:marTop w:val="0"/>
          <w:marBottom w:val="0"/>
          <w:divBdr>
            <w:top w:val="none" w:sz="0" w:space="0" w:color="auto"/>
            <w:left w:val="none" w:sz="0" w:space="0" w:color="auto"/>
            <w:bottom w:val="none" w:sz="0" w:space="0" w:color="auto"/>
            <w:right w:val="none" w:sz="0" w:space="0" w:color="auto"/>
          </w:divBdr>
        </w:div>
        <w:div w:id="1867981001">
          <w:marLeft w:val="640"/>
          <w:marRight w:val="0"/>
          <w:marTop w:val="0"/>
          <w:marBottom w:val="0"/>
          <w:divBdr>
            <w:top w:val="none" w:sz="0" w:space="0" w:color="auto"/>
            <w:left w:val="none" w:sz="0" w:space="0" w:color="auto"/>
            <w:bottom w:val="none" w:sz="0" w:space="0" w:color="auto"/>
            <w:right w:val="none" w:sz="0" w:space="0" w:color="auto"/>
          </w:divBdr>
        </w:div>
        <w:div w:id="1890216019">
          <w:marLeft w:val="640"/>
          <w:marRight w:val="0"/>
          <w:marTop w:val="0"/>
          <w:marBottom w:val="0"/>
          <w:divBdr>
            <w:top w:val="none" w:sz="0" w:space="0" w:color="auto"/>
            <w:left w:val="none" w:sz="0" w:space="0" w:color="auto"/>
            <w:bottom w:val="none" w:sz="0" w:space="0" w:color="auto"/>
            <w:right w:val="none" w:sz="0" w:space="0" w:color="auto"/>
          </w:divBdr>
        </w:div>
        <w:div w:id="1900089474">
          <w:marLeft w:val="640"/>
          <w:marRight w:val="0"/>
          <w:marTop w:val="0"/>
          <w:marBottom w:val="0"/>
          <w:divBdr>
            <w:top w:val="none" w:sz="0" w:space="0" w:color="auto"/>
            <w:left w:val="none" w:sz="0" w:space="0" w:color="auto"/>
            <w:bottom w:val="none" w:sz="0" w:space="0" w:color="auto"/>
            <w:right w:val="none" w:sz="0" w:space="0" w:color="auto"/>
          </w:divBdr>
        </w:div>
        <w:div w:id="1912613265">
          <w:marLeft w:val="640"/>
          <w:marRight w:val="0"/>
          <w:marTop w:val="0"/>
          <w:marBottom w:val="0"/>
          <w:divBdr>
            <w:top w:val="none" w:sz="0" w:space="0" w:color="auto"/>
            <w:left w:val="none" w:sz="0" w:space="0" w:color="auto"/>
            <w:bottom w:val="none" w:sz="0" w:space="0" w:color="auto"/>
            <w:right w:val="none" w:sz="0" w:space="0" w:color="auto"/>
          </w:divBdr>
        </w:div>
        <w:div w:id="1928535103">
          <w:marLeft w:val="640"/>
          <w:marRight w:val="0"/>
          <w:marTop w:val="0"/>
          <w:marBottom w:val="0"/>
          <w:divBdr>
            <w:top w:val="none" w:sz="0" w:space="0" w:color="auto"/>
            <w:left w:val="none" w:sz="0" w:space="0" w:color="auto"/>
            <w:bottom w:val="none" w:sz="0" w:space="0" w:color="auto"/>
            <w:right w:val="none" w:sz="0" w:space="0" w:color="auto"/>
          </w:divBdr>
        </w:div>
        <w:div w:id="1936089685">
          <w:marLeft w:val="640"/>
          <w:marRight w:val="0"/>
          <w:marTop w:val="0"/>
          <w:marBottom w:val="0"/>
          <w:divBdr>
            <w:top w:val="none" w:sz="0" w:space="0" w:color="auto"/>
            <w:left w:val="none" w:sz="0" w:space="0" w:color="auto"/>
            <w:bottom w:val="none" w:sz="0" w:space="0" w:color="auto"/>
            <w:right w:val="none" w:sz="0" w:space="0" w:color="auto"/>
          </w:divBdr>
        </w:div>
        <w:div w:id="1973293358">
          <w:marLeft w:val="640"/>
          <w:marRight w:val="0"/>
          <w:marTop w:val="0"/>
          <w:marBottom w:val="0"/>
          <w:divBdr>
            <w:top w:val="none" w:sz="0" w:space="0" w:color="auto"/>
            <w:left w:val="none" w:sz="0" w:space="0" w:color="auto"/>
            <w:bottom w:val="none" w:sz="0" w:space="0" w:color="auto"/>
            <w:right w:val="none" w:sz="0" w:space="0" w:color="auto"/>
          </w:divBdr>
        </w:div>
        <w:div w:id="2032148682">
          <w:marLeft w:val="640"/>
          <w:marRight w:val="0"/>
          <w:marTop w:val="0"/>
          <w:marBottom w:val="0"/>
          <w:divBdr>
            <w:top w:val="none" w:sz="0" w:space="0" w:color="auto"/>
            <w:left w:val="none" w:sz="0" w:space="0" w:color="auto"/>
            <w:bottom w:val="none" w:sz="0" w:space="0" w:color="auto"/>
            <w:right w:val="none" w:sz="0" w:space="0" w:color="auto"/>
          </w:divBdr>
        </w:div>
        <w:div w:id="2045327893">
          <w:marLeft w:val="640"/>
          <w:marRight w:val="0"/>
          <w:marTop w:val="0"/>
          <w:marBottom w:val="0"/>
          <w:divBdr>
            <w:top w:val="none" w:sz="0" w:space="0" w:color="auto"/>
            <w:left w:val="none" w:sz="0" w:space="0" w:color="auto"/>
            <w:bottom w:val="none" w:sz="0" w:space="0" w:color="auto"/>
            <w:right w:val="none" w:sz="0" w:space="0" w:color="auto"/>
          </w:divBdr>
        </w:div>
        <w:div w:id="2046783466">
          <w:marLeft w:val="640"/>
          <w:marRight w:val="0"/>
          <w:marTop w:val="0"/>
          <w:marBottom w:val="0"/>
          <w:divBdr>
            <w:top w:val="none" w:sz="0" w:space="0" w:color="auto"/>
            <w:left w:val="none" w:sz="0" w:space="0" w:color="auto"/>
            <w:bottom w:val="none" w:sz="0" w:space="0" w:color="auto"/>
            <w:right w:val="none" w:sz="0" w:space="0" w:color="auto"/>
          </w:divBdr>
        </w:div>
        <w:div w:id="2051177122">
          <w:marLeft w:val="640"/>
          <w:marRight w:val="0"/>
          <w:marTop w:val="0"/>
          <w:marBottom w:val="0"/>
          <w:divBdr>
            <w:top w:val="none" w:sz="0" w:space="0" w:color="auto"/>
            <w:left w:val="none" w:sz="0" w:space="0" w:color="auto"/>
            <w:bottom w:val="none" w:sz="0" w:space="0" w:color="auto"/>
            <w:right w:val="none" w:sz="0" w:space="0" w:color="auto"/>
          </w:divBdr>
        </w:div>
        <w:div w:id="2063403202">
          <w:marLeft w:val="640"/>
          <w:marRight w:val="0"/>
          <w:marTop w:val="0"/>
          <w:marBottom w:val="0"/>
          <w:divBdr>
            <w:top w:val="none" w:sz="0" w:space="0" w:color="auto"/>
            <w:left w:val="none" w:sz="0" w:space="0" w:color="auto"/>
            <w:bottom w:val="none" w:sz="0" w:space="0" w:color="auto"/>
            <w:right w:val="none" w:sz="0" w:space="0" w:color="auto"/>
          </w:divBdr>
        </w:div>
        <w:div w:id="2090074504">
          <w:marLeft w:val="640"/>
          <w:marRight w:val="0"/>
          <w:marTop w:val="0"/>
          <w:marBottom w:val="0"/>
          <w:divBdr>
            <w:top w:val="none" w:sz="0" w:space="0" w:color="auto"/>
            <w:left w:val="none" w:sz="0" w:space="0" w:color="auto"/>
            <w:bottom w:val="none" w:sz="0" w:space="0" w:color="auto"/>
            <w:right w:val="none" w:sz="0" w:space="0" w:color="auto"/>
          </w:divBdr>
        </w:div>
        <w:div w:id="2127389150">
          <w:marLeft w:val="640"/>
          <w:marRight w:val="0"/>
          <w:marTop w:val="0"/>
          <w:marBottom w:val="0"/>
          <w:divBdr>
            <w:top w:val="none" w:sz="0" w:space="0" w:color="auto"/>
            <w:left w:val="none" w:sz="0" w:space="0" w:color="auto"/>
            <w:bottom w:val="none" w:sz="0" w:space="0" w:color="auto"/>
            <w:right w:val="none" w:sz="0" w:space="0" w:color="auto"/>
          </w:divBdr>
        </w:div>
      </w:divsChild>
    </w:div>
    <w:div w:id="1715421081">
      <w:bodyDiv w:val="1"/>
      <w:marLeft w:val="0"/>
      <w:marRight w:val="0"/>
      <w:marTop w:val="0"/>
      <w:marBottom w:val="0"/>
      <w:divBdr>
        <w:top w:val="none" w:sz="0" w:space="0" w:color="auto"/>
        <w:left w:val="none" w:sz="0" w:space="0" w:color="auto"/>
        <w:bottom w:val="none" w:sz="0" w:space="0" w:color="auto"/>
        <w:right w:val="none" w:sz="0" w:space="0" w:color="auto"/>
      </w:divBdr>
      <w:divsChild>
        <w:div w:id="386340320">
          <w:marLeft w:val="640"/>
          <w:marRight w:val="0"/>
          <w:marTop w:val="0"/>
          <w:marBottom w:val="0"/>
          <w:divBdr>
            <w:top w:val="none" w:sz="0" w:space="0" w:color="auto"/>
            <w:left w:val="none" w:sz="0" w:space="0" w:color="auto"/>
            <w:bottom w:val="none" w:sz="0" w:space="0" w:color="auto"/>
            <w:right w:val="none" w:sz="0" w:space="0" w:color="auto"/>
          </w:divBdr>
        </w:div>
        <w:div w:id="819418819">
          <w:marLeft w:val="640"/>
          <w:marRight w:val="0"/>
          <w:marTop w:val="0"/>
          <w:marBottom w:val="0"/>
          <w:divBdr>
            <w:top w:val="none" w:sz="0" w:space="0" w:color="auto"/>
            <w:left w:val="none" w:sz="0" w:space="0" w:color="auto"/>
            <w:bottom w:val="none" w:sz="0" w:space="0" w:color="auto"/>
            <w:right w:val="none" w:sz="0" w:space="0" w:color="auto"/>
          </w:divBdr>
        </w:div>
        <w:div w:id="180752584">
          <w:marLeft w:val="640"/>
          <w:marRight w:val="0"/>
          <w:marTop w:val="0"/>
          <w:marBottom w:val="0"/>
          <w:divBdr>
            <w:top w:val="none" w:sz="0" w:space="0" w:color="auto"/>
            <w:left w:val="none" w:sz="0" w:space="0" w:color="auto"/>
            <w:bottom w:val="none" w:sz="0" w:space="0" w:color="auto"/>
            <w:right w:val="none" w:sz="0" w:space="0" w:color="auto"/>
          </w:divBdr>
        </w:div>
        <w:div w:id="1406143434">
          <w:marLeft w:val="640"/>
          <w:marRight w:val="0"/>
          <w:marTop w:val="0"/>
          <w:marBottom w:val="0"/>
          <w:divBdr>
            <w:top w:val="none" w:sz="0" w:space="0" w:color="auto"/>
            <w:left w:val="none" w:sz="0" w:space="0" w:color="auto"/>
            <w:bottom w:val="none" w:sz="0" w:space="0" w:color="auto"/>
            <w:right w:val="none" w:sz="0" w:space="0" w:color="auto"/>
          </w:divBdr>
        </w:div>
        <w:div w:id="1652638932">
          <w:marLeft w:val="640"/>
          <w:marRight w:val="0"/>
          <w:marTop w:val="0"/>
          <w:marBottom w:val="0"/>
          <w:divBdr>
            <w:top w:val="none" w:sz="0" w:space="0" w:color="auto"/>
            <w:left w:val="none" w:sz="0" w:space="0" w:color="auto"/>
            <w:bottom w:val="none" w:sz="0" w:space="0" w:color="auto"/>
            <w:right w:val="none" w:sz="0" w:space="0" w:color="auto"/>
          </w:divBdr>
        </w:div>
        <w:div w:id="227229289">
          <w:marLeft w:val="640"/>
          <w:marRight w:val="0"/>
          <w:marTop w:val="0"/>
          <w:marBottom w:val="0"/>
          <w:divBdr>
            <w:top w:val="none" w:sz="0" w:space="0" w:color="auto"/>
            <w:left w:val="none" w:sz="0" w:space="0" w:color="auto"/>
            <w:bottom w:val="none" w:sz="0" w:space="0" w:color="auto"/>
            <w:right w:val="none" w:sz="0" w:space="0" w:color="auto"/>
          </w:divBdr>
        </w:div>
        <w:div w:id="1751004715">
          <w:marLeft w:val="640"/>
          <w:marRight w:val="0"/>
          <w:marTop w:val="0"/>
          <w:marBottom w:val="0"/>
          <w:divBdr>
            <w:top w:val="none" w:sz="0" w:space="0" w:color="auto"/>
            <w:left w:val="none" w:sz="0" w:space="0" w:color="auto"/>
            <w:bottom w:val="none" w:sz="0" w:space="0" w:color="auto"/>
            <w:right w:val="none" w:sz="0" w:space="0" w:color="auto"/>
          </w:divBdr>
        </w:div>
        <w:div w:id="409083518">
          <w:marLeft w:val="640"/>
          <w:marRight w:val="0"/>
          <w:marTop w:val="0"/>
          <w:marBottom w:val="0"/>
          <w:divBdr>
            <w:top w:val="none" w:sz="0" w:space="0" w:color="auto"/>
            <w:left w:val="none" w:sz="0" w:space="0" w:color="auto"/>
            <w:bottom w:val="none" w:sz="0" w:space="0" w:color="auto"/>
            <w:right w:val="none" w:sz="0" w:space="0" w:color="auto"/>
          </w:divBdr>
        </w:div>
        <w:div w:id="1799761582">
          <w:marLeft w:val="640"/>
          <w:marRight w:val="0"/>
          <w:marTop w:val="0"/>
          <w:marBottom w:val="0"/>
          <w:divBdr>
            <w:top w:val="none" w:sz="0" w:space="0" w:color="auto"/>
            <w:left w:val="none" w:sz="0" w:space="0" w:color="auto"/>
            <w:bottom w:val="none" w:sz="0" w:space="0" w:color="auto"/>
            <w:right w:val="none" w:sz="0" w:space="0" w:color="auto"/>
          </w:divBdr>
        </w:div>
        <w:div w:id="1876113896">
          <w:marLeft w:val="640"/>
          <w:marRight w:val="0"/>
          <w:marTop w:val="0"/>
          <w:marBottom w:val="0"/>
          <w:divBdr>
            <w:top w:val="none" w:sz="0" w:space="0" w:color="auto"/>
            <w:left w:val="none" w:sz="0" w:space="0" w:color="auto"/>
            <w:bottom w:val="none" w:sz="0" w:space="0" w:color="auto"/>
            <w:right w:val="none" w:sz="0" w:space="0" w:color="auto"/>
          </w:divBdr>
        </w:div>
        <w:div w:id="104931265">
          <w:marLeft w:val="640"/>
          <w:marRight w:val="0"/>
          <w:marTop w:val="0"/>
          <w:marBottom w:val="0"/>
          <w:divBdr>
            <w:top w:val="none" w:sz="0" w:space="0" w:color="auto"/>
            <w:left w:val="none" w:sz="0" w:space="0" w:color="auto"/>
            <w:bottom w:val="none" w:sz="0" w:space="0" w:color="auto"/>
            <w:right w:val="none" w:sz="0" w:space="0" w:color="auto"/>
          </w:divBdr>
        </w:div>
        <w:div w:id="903948835">
          <w:marLeft w:val="640"/>
          <w:marRight w:val="0"/>
          <w:marTop w:val="0"/>
          <w:marBottom w:val="0"/>
          <w:divBdr>
            <w:top w:val="none" w:sz="0" w:space="0" w:color="auto"/>
            <w:left w:val="none" w:sz="0" w:space="0" w:color="auto"/>
            <w:bottom w:val="none" w:sz="0" w:space="0" w:color="auto"/>
            <w:right w:val="none" w:sz="0" w:space="0" w:color="auto"/>
          </w:divBdr>
        </w:div>
        <w:div w:id="434331840">
          <w:marLeft w:val="640"/>
          <w:marRight w:val="0"/>
          <w:marTop w:val="0"/>
          <w:marBottom w:val="0"/>
          <w:divBdr>
            <w:top w:val="none" w:sz="0" w:space="0" w:color="auto"/>
            <w:left w:val="none" w:sz="0" w:space="0" w:color="auto"/>
            <w:bottom w:val="none" w:sz="0" w:space="0" w:color="auto"/>
            <w:right w:val="none" w:sz="0" w:space="0" w:color="auto"/>
          </w:divBdr>
        </w:div>
        <w:div w:id="975455884">
          <w:marLeft w:val="640"/>
          <w:marRight w:val="0"/>
          <w:marTop w:val="0"/>
          <w:marBottom w:val="0"/>
          <w:divBdr>
            <w:top w:val="none" w:sz="0" w:space="0" w:color="auto"/>
            <w:left w:val="none" w:sz="0" w:space="0" w:color="auto"/>
            <w:bottom w:val="none" w:sz="0" w:space="0" w:color="auto"/>
            <w:right w:val="none" w:sz="0" w:space="0" w:color="auto"/>
          </w:divBdr>
        </w:div>
        <w:div w:id="2101440003">
          <w:marLeft w:val="640"/>
          <w:marRight w:val="0"/>
          <w:marTop w:val="0"/>
          <w:marBottom w:val="0"/>
          <w:divBdr>
            <w:top w:val="none" w:sz="0" w:space="0" w:color="auto"/>
            <w:left w:val="none" w:sz="0" w:space="0" w:color="auto"/>
            <w:bottom w:val="none" w:sz="0" w:space="0" w:color="auto"/>
            <w:right w:val="none" w:sz="0" w:space="0" w:color="auto"/>
          </w:divBdr>
        </w:div>
        <w:div w:id="206987226">
          <w:marLeft w:val="640"/>
          <w:marRight w:val="0"/>
          <w:marTop w:val="0"/>
          <w:marBottom w:val="0"/>
          <w:divBdr>
            <w:top w:val="none" w:sz="0" w:space="0" w:color="auto"/>
            <w:left w:val="none" w:sz="0" w:space="0" w:color="auto"/>
            <w:bottom w:val="none" w:sz="0" w:space="0" w:color="auto"/>
            <w:right w:val="none" w:sz="0" w:space="0" w:color="auto"/>
          </w:divBdr>
        </w:div>
        <w:div w:id="1373506397">
          <w:marLeft w:val="640"/>
          <w:marRight w:val="0"/>
          <w:marTop w:val="0"/>
          <w:marBottom w:val="0"/>
          <w:divBdr>
            <w:top w:val="none" w:sz="0" w:space="0" w:color="auto"/>
            <w:left w:val="none" w:sz="0" w:space="0" w:color="auto"/>
            <w:bottom w:val="none" w:sz="0" w:space="0" w:color="auto"/>
            <w:right w:val="none" w:sz="0" w:space="0" w:color="auto"/>
          </w:divBdr>
        </w:div>
        <w:div w:id="2085250667">
          <w:marLeft w:val="640"/>
          <w:marRight w:val="0"/>
          <w:marTop w:val="0"/>
          <w:marBottom w:val="0"/>
          <w:divBdr>
            <w:top w:val="none" w:sz="0" w:space="0" w:color="auto"/>
            <w:left w:val="none" w:sz="0" w:space="0" w:color="auto"/>
            <w:bottom w:val="none" w:sz="0" w:space="0" w:color="auto"/>
            <w:right w:val="none" w:sz="0" w:space="0" w:color="auto"/>
          </w:divBdr>
        </w:div>
        <w:div w:id="1106653018">
          <w:marLeft w:val="640"/>
          <w:marRight w:val="0"/>
          <w:marTop w:val="0"/>
          <w:marBottom w:val="0"/>
          <w:divBdr>
            <w:top w:val="none" w:sz="0" w:space="0" w:color="auto"/>
            <w:left w:val="none" w:sz="0" w:space="0" w:color="auto"/>
            <w:bottom w:val="none" w:sz="0" w:space="0" w:color="auto"/>
            <w:right w:val="none" w:sz="0" w:space="0" w:color="auto"/>
          </w:divBdr>
        </w:div>
        <w:div w:id="723140525">
          <w:marLeft w:val="640"/>
          <w:marRight w:val="0"/>
          <w:marTop w:val="0"/>
          <w:marBottom w:val="0"/>
          <w:divBdr>
            <w:top w:val="none" w:sz="0" w:space="0" w:color="auto"/>
            <w:left w:val="none" w:sz="0" w:space="0" w:color="auto"/>
            <w:bottom w:val="none" w:sz="0" w:space="0" w:color="auto"/>
            <w:right w:val="none" w:sz="0" w:space="0" w:color="auto"/>
          </w:divBdr>
        </w:div>
        <w:div w:id="2018338963">
          <w:marLeft w:val="640"/>
          <w:marRight w:val="0"/>
          <w:marTop w:val="0"/>
          <w:marBottom w:val="0"/>
          <w:divBdr>
            <w:top w:val="none" w:sz="0" w:space="0" w:color="auto"/>
            <w:left w:val="none" w:sz="0" w:space="0" w:color="auto"/>
            <w:bottom w:val="none" w:sz="0" w:space="0" w:color="auto"/>
            <w:right w:val="none" w:sz="0" w:space="0" w:color="auto"/>
          </w:divBdr>
        </w:div>
        <w:div w:id="129832797">
          <w:marLeft w:val="640"/>
          <w:marRight w:val="0"/>
          <w:marTop w:val="0"/>
          <w:marBottom w:val="0"/>
          <w:divBdr>
            <w:top w:val="none" w:sz="0" w:space="0" w:color="auto"/>
            <w:left w:val="none" w:sz="0" w:space="0" w:color="auto"/>
            <w:bottom w:val="none" w:sz="0" w:space="0" w:color="auto"/>
            <w:right w:val="none" w:sz="0" w:space="0" w:color="auto"/>
          </w:divBdr>
        </w:div>
        <w:div w:id="1674332258">
          <w:marLeft w:val="640"/>
          <w:marRight w:val="0"/>
          <w:marTop w:val="0"/>
          <w:marBottom w:val="0"/>
          <w:divBdr>
            <w:top w:val="none" w:sz="0" w:space="0" w:color="auto"/>
            <w:left w:val="none" w:sz="0" w:space="0" w:color="auto"/>
            <w:bottom w:val="none" w:sz="0" w:space="0" w:color="auto"/>
            <w:right w:val="none" w:sz="0" w:space="0" w:color="auto"/>
          </w:divBdr>
        </w:div>
        <w:div w:id="2053990496">
          <w:marLeft w:val="640"/>
          <w:marRight w:val="0"/>
          <w:marTop w:val="0"/>
          <w:marBottom w:val="0"/>
          <w:divBdr>
            <w:top w:val="none" w:sz="0" w:space="0" w:color="auto"/>
            <w:left w:val="none" w:sz="0" w:space="0" w:color="auto"/>
            <w:bottom w:val="none" w:sz="0" w:space="0" w:color="auto"/>
            <w:right w:val="none" w:sz="0" w:space="0" w:color="auto"/>
          </w:divBdr>
        </w:div>
        <w:div w:id="1292056410">
          <w:marLeft w:val="640"/>
          <w:marRight w:val="0"/>
          <w:marTop w:val="0"/>
          <w:marBottom w:val="0"/>
          <w:divBdr>
            <w:top w:val="none" w:sz="0" w:space="0" w:color="auto"/>
            <w:left w:val="none" w:sz="0" w:space="0" w:color="auto"/>
            <w:bottom w:val="none" w:sz="0" w:space="0" w:color="auto"/>
            <w:right w:val="none" w:sz="0" w:space="0" w:color="auto"/>
          </w:divBdr>
        </w:div>
        <w:div w:id="306977986">
          <w:marLeft w:val="640"/>
          <w:marRight w:val="0"/>
          <w:marTop w:val="0"/>
          <w:marBottom w:val="0"/>
          <w:divBdr>
            <w:top w:val="none" w:sz="0" w:space="0" w:color="auto"/>
            <w:left w:val="none" w:sz="0" w:space="0" w:color="auto"/>
            <w:bottom w:val="none" w:sz="0" w:space="0" w:color="auto"/>
            <w:right w:val="none" w:sz="0" w:space="0" w:color="auto"/>
          </w:divBdr>
        </w:div>
        <w:div w:id="1146822638">
          <w:marLeft w:val="640"/>
          <w:marRight w:val="0"/>
          <w:marTop w:val="0"/>
          <w:marBottom w:val="0"/>
          <w:divBdr>
            <w:top w:val="none" w:sz="0" w:space="0" w:color="auto"/>
            <w:left w:val="none" w:sz="0" w:space="0" w:color="auto"/>
            <w:bottom w:val="none" w:sz="0" w:space="0" w:color="auto"/>
            <w:right w:val="none" w:sz="0" w:space="0" w:color="auto"/>
          </w:divBdr>
        </w:div>
        <w:div w:id="1933735604">
          <w:marLeft w:val="640"/>
          <w:marRight w:val="0"/>
          <w:marTop w:val="0"/>
          <w:marBottom w:val="0"/>
          <w:divBdr>
            <w:top w:val="none" w:sz="0" w:space="0" w:color="auto"/>
            <w:left w:val="none" w:sz="0" w:space="0" w:color="auto"/>
            <w:bottom w:val="none" w:sz="0" w:space="0" w:color="auto"/>
            <w:right w:val="none" w:sz="0" w:space="0" w:color="auto"/>
          </w:divBdr>
        </w:div>
        <w:div w:id="2121609050">
          <w:marLeft w:val="640"/>
          <w:marRight w:val="0"/>
          <w:marTop w:val="0"/>
          <w:marBottom w:val="0"/>
          <w:divBdr>
            <w:top w:val="none" w:sz="0" w:space="0" w:color="auto"/>
            <w:left w:val="none" w:sz="0" w:space="0" w:color="auto"/>
            <w:bottom w:val="none" w:sz="0" w:space="0" w:color="auto"/>
            <w:right w:val="none" w:sz="0" w:space="0" w:color="auto"/>
          </w:divBdr>
        </w:div>
        <w:div w:id="595750414">
          <w:marLeft w:val="640"/>
          <w:marRight w:val="0"/>
          <w:marTop w:val="0"/>
          <w:marBottom w:val="0"/>
          <w:divBdr>
            <w:top w:val="none" w:sz="0" w:space="0" w:color="auto"/>
            <w:left w:val="none" w:sz="0" w:space="0" w:color="auto"/>
            <w:bottom w:val="none" w:sz="0" w:space="0" w:color="auto"/>
            <w:right w:val="none" w:sz="0" w:space="0" w:color="auto"/>
          </w:divBdr>
        </w:div>
        <w:div w:id="647367839">
          <w:marLeft w:val="640"/>
          <w:marRight w:val="0"/>
          <w:marTop w:val="0"/>
          <w:marBottom w:val="0"/>
          <w:divBdr>
            <w:top w:val="none" w:sz="0" w:space="0" w:color="auto"/>
            <w:left w:val="none" w:sz="0" w:space="0" w:color="auto"/>
            <w:bottom w:val="none" w:sz="0" w:space="0" w:color="auto"/>
            <w:right w:val="none" w:sz="0" w:space="0" w:color="auto"/>
          </w:divBdr>
        </w:div>
        <w:div w:id="1219586956">
          <w:marLeft w:val="640"/>
          <w:marRight w:val="0"/>
          <w:marTop w:val="0"/>
          <w:marBottom w:val="0"/>
          <w:divBdr>
            <w:top w:val="none" w:sz="0" w:space="0" w:color="auto"/>
            <w:left w:val="none" w:sz="0" w:space="0" w:color="auto"/>
            <w:bottom w:val="none" w:sz="0" w:space="0" w:color="auto"/>
            <w:right w:val="none" w:sz="0" w:space="0" w:color="auto"/>
          </w:divBdr>
        </w:div>
        <w:div w:id="241763408">
          <w:marLeft w:val="640"/>
          <w:marRight w:val="0"/>
          <w:marTop w:val="0"/>
          <w:marBottom w:val="0"/>
          <w:divBdr>
            <w:top w:val="none" w:sz="0" w:space="0" w:color="auto"/>
            <w:left w:val="none" w:sz="0" w:space="0" w:color="auto"/>
            <w:bottom w:val="none" w:sz="0" w:space="0" w:color="auto"/>
            <w:right w:val="none" w:sz="0" w:space="0" w:color="auto"/>
          </w:divBdr>
        </w:div>
        <w:div w:id="1965187758">
          <w:marLeft w:val="640"/>
          <w:marRight w:val="0"/>
          <w:marTop w:val="0"/>
          <w:marBottom w:val="0"/>
          <w:divBdr>
            <w:top w:val="none" w:sz="0" w:space="0" w:color="auto"/>
            <w:left w:val="none" w:sz="0" w:space="0" w:color="auto"/>
            <w:bottom w:val="none" w:sz="0" w:space="0" w:color="auto"/>
            <w:right w:val="none" w:sz="0" w:space="0" w:color="auto"/>
          </w:divBdr>
        </w:div>
        <w:div w:id="1332177549">
          <w:marLeft w:val="640"/>
          <w:marRight w:val="0"/>
          <w:marTop w:val="0"/>
          <w:marBottom w:val="0"/>
          <w:divBdr>
            <w:top w:val="none" w:sz="0" w:space="0" w:color="auto"/>
            <w:left w:val="none" w:sz="0" w:space="0" w:color="auto"/>
            <w:bottom w:val="none" w:sz="0" w:space="0" w:color="auto"/>
            <w:right w:val="none" w:sz="0" w:space="0" w:color="auto"/>
          </w:divBdr>
        </w:div>
        <w:div w:id="1504935481">
          <w:marLeft w:val="640"/>
          <w:marRight w:val="0"/>
          <w:marTop w:val="0"/>
          <w:marBottom w:val="0"/>
          <w:divBdr>
            <w:top w:val="none" w:sz="0" w:space="0" w:color="auto"/>
            <w:left w:val="none" w:sz="0" w:space="0" w:color="auto"/>
            <w:bottom w:val="none" w:sz="0" w:space="0" w:color="auto"/>
            <w:right w:val="none" w:sz="0" w:space="0" w:color="auto"/>
          </w:divBdr>
        </w:div>
        <w:div w:id="135804260">
          <w:marLeft w:val="640"/>
          <w:marRight w:val="0"/>
          <w:marTop w:val="0"/>
          <w:marBottom w:val="0"/>
          <w:divBdr>
            <w:top w:val="none" w:sz="0" w:space="0" w:color="auto"/>
            <w:left w:val="none" w:sz="0" w:space="0" w:color="auto"/>
            <w:bottom w:val="none" w:sz="0" w:space="0" w:color="auto"/>
            <w:right w:val="none" w:sz="0" w:space="0" w:color="auto"/>
          </w:divBdr>
        </w:div>
        <w:div w:id="1380013536">
          <w:marLeft w:val="640"/>
          <w:marRight w:val="0"/>
          <w:marTop w:val="0"/>
          <w:marBottom w:val="0"/>
          <w:divBdr>
            <w:top w:val="none" w:sz="0" w:space="0" w:color="auto"/>
            <w:left w:val="none" w:sz="0" w:space="0" w:color="auto"/>
            <w:bottom w:val="none" w:sz="0" w:space="0" w:color="auto"/>
            <w:right w:val="none" w:sz="0" w:space="0" w:color="auto"/>
          </w:divBdr>
        </w:div>
        <w:div w:id="575630669">
          <w:marLeft w:val="640"/>
          <w:marRight w:val="0"/>
          <w:marTop w:val="0"/>
          <w:marBottom w:val="0"/>
          <w:divBdr>
            <w:top w:val="none" w:sz="0" w:space="0" w:color="auto"/>
            <w:left w:val="none" w:sz="0" w:space="0" w:color="auto"/>
            <w:bottom w:val="none" w:sz="0" w:space="0" w:color="auto"/>
            <w:right w:val="none" w:sz="0" w:space="0" w:color="auto"/>
          </w:divBdr>
        </w:div>
        <w:div w:id="1399279923">
          <w:marLeft w:val="640"/>
          <w:marRight w:val="0"/>
          <w:marTop w:val="0"/>
          <w:marBottom w:val="0"/>
          <w:divBdr>
            <w:top w:val="none" w:sz="0" w:space="0" w:color="auto"/>
            <w:left w:val="none" w:sz="0" w:space="0" w:color="auto"/>
            <w:bottom w:val="none" w:sz="0" w:space="0" w:color="auto"/>
            <w:right w:val="none" w:sz="0" w:space="0" w:color="auto"/>
          </w:divBdr>
        </w:div>
        <w:div w:id="868832601">
          <w:marLeft w:val="640"/>
          <w:marRight w:val="0"/>
          <w:marTop w:val="0"/>
          <w:marBottom w:val="0"/>
          <w:divBdr>
            <w:top w:val="none" w:sz="0" w:space="0" w:color="auto"/>
            <w:left w:val="none" w:sz="0" w:space="0" w:color="auto"/>
            <w:bottom w:val="none" w:sz="0" w:space="0" w:color="auto"/>
            <w:right w:val="none" w:sz="0" w:space="0" w:color="auto"/>
          </w:divBdr>
        </w:div>
        <w:div w:id="1616449148">
          <w:marLeft w:val="640"/>
          <w:marRight w:val="0"/>
          <w:marTop w:val="0"/>
          <w:marBottom w:val="0"/>
          <w:divBdr>
            <w:top w:val="none" w:sz="0" w:space="0" w:color="auto"/>
            <w:left w:val="none" w:sz="0" w:space="0" w:color="auto"/>
            <w:bottom w:val="none" w:sz="0" w:space="0" w:color="auto"/>
            <w:right w:val="none" w:sz="0" w:space="0" w:color="auto"/>
          </w:divBdr>
        </w:div>
        <w:div w:id="729155410">
          <w:marLeft w:val="640"/>
          <w:marRight w:val="0"/>
          <w:marTop w:val="0"/>
          <w:marBottom w:val="0"/>
          <w:divBdr>
            <w:top w:val="none" w:sz="0" w:space="0" w:color="auto"/>
            <w:left w:val="none" w:sz="0" w:space="0" w:color="auto"/>
            <w:bottom w:val="none" w:sz="0" w:space="0" w:color="auto"/>
            <w:right w:val="none" w:sz="0" w:space="0" w:color="auto"/>
          </w:divBdr>
        </w:div>
        <w:div w:id="1510869372">
          <w:marLeft w:val="640"/>
          <w:marRight w:val="0"/>
          <w:marTop w:val="0"/>
          <w:marBottom w:val="0"/>
          <w:divBdr>
            <w:top w:val="none" w:sz="0" w:space="0" w:color="auto"/>
            <w:left w:val="none" w:sz="0" w:space="0" w:color="auto"/>
            <w:bottom w:val="none" w:sz="0" w:space="0" w:color="auto"/>
            <w:right w:val="none" w:sz="0" w:space="0" w:color="auto"/>
          </w:divBdr>
        </w:div>
        <w:div w:id="1496989992">
          <w:marLeft w:val="640"/>
          <w:marRight w:val="0"/>
          <w:marTop w:val="0"/>
          <w:marBottom w:val="0"/>
          <w:divBdr>
            <w:top w:val="none" w:sz="0" w:space="0" w:color="auto"/>
            <w:left w:val="none" w:sz="0" w:space="0" w:color="auto"/>
            <w:bottom w:val="none" w:sz="0" w:space="0" w:color="auto"/>
            <w:right w:val="none" w:sz="0" w:space="0" w:color="auto"/>
          </w:divBdr>
        </w:div>
        <w:div w:id="1091439317">
          <w:marLeft w:val="640"/>
          <w:marRight w:val="0"/>
          <w:marTop w:val="0"/>
          <w:marBottom w:val="0"/>
          <w:divBdr>
            <w:top w:val="none" w:sz="0" w:space="0" w:color="auto"/>
            <w:left w:val="none" w:sz="0" w:space="0" w:color="auto"/>
            <w:bottom w:val="none" w:sz="0" w:space="0" w:color="auto"/>
            <w:right w:val="none" w:sz="0" w:space="0" w:color="auto"/>
          </w:divBdr>
        </w:div>
        <w:div w:id="355693773">
          <w:marLeft w:val="640"/>
          <w:marRight w:val="0"/>
          <w:marTop w:val="0"/>
          <w:marBottom w:val="0"/>
          <w:divBdr>
            <w:top w:val="none" w:sz="0" w:space="0" w:color="auto"/>
            <w:left w:val="none" w:sz="0" w:space="0" w:color="auto"/>
            <w:bottom w:val="none" w:sz="0" w:space="0" w:color="auto"/>
            <w:right w:val="none" w:sz="0" w:space="0" w:color="auto"/>
          </w:divBdr>
        </w:div>
        <w:div w:id="117140867">
          <w:marLeft w:val="640"/>
          <w:marRight w:val="0"/>
          <w:marTop w:val="0"/>
          <w:marBottom w:val="0"/>
          <w:divBdr>
            <w:top w:val="none" w:sz="0" w:space="0" w:color="auto"/>
            <w:left w:val="none" w:sz="0" w:space="0" w:color="auto"/>
            <w:bottom w:val="none" w:sz="0" w:space="0" w:color="auto"/>
            <w:right w:val="none" w:sz="0" w:space="0" w:color="auto"/>
          </w:divBdr>
        </w:div>
        <w:div w:id="1370490163">
          <w:marLeft w:val="640"/>
          <w:marRight w:val="0"/>
          <w:marTop w:val="0"/>
          <w:marBottom w:val="0"/>
          <w:divBdr>
            <w:top w:val="none" w:sz="0" w:space="0" w:color="auto"/>
            <w:left w:val="none" w:sz="0" w:space="0" w:color="auto"/>
            <w:bottom w:val="none" w:sz="0" w:space="0" w:color="auto"/>
            <w:right w:val="none" w:sz="0" w:space="0" w:color="auto"/>
          </w:divBdr>
        </w:div>
        <w:div w:id="1866670927">
          <w:marLeft w:val="640"/>
          <w:marRight w:val="0"/>
          <w:marTop w:val="0"/>
          <w:marBottom w:val="0"/>
          <w:divBdr>
            <w:top w:val="none" w:sz="0" w:space="0" w:color="auto"/>
            <w:left w:val="none" w:sz="0" w:space="0" w:color="auto"/>
            <w:bottom w:val="none" w:sz="0" w:space="0" w:color="auto"/>
            <w:right w:val="none" w:sz="0" w:space="0" w:color="auto"/>
          </w:divBdr>
        </w:div>
        <w:div w:id="246698429">
          <w:marLeft w:val="640"/>
          <w:marRight w:val="0"/>
          <w:marTop w:val="0"/>
          <w:marBottom w:val="0"/>
          <w:divBdr>
            <w:top w:val="none" w:sz="0" w:space="0" w:color="auto"/>
            <w:left w:val="none" w:sz="0" w:space="0" w:color="auto"/>
            <w:bottom w:val="none" w:sz="0" w:space="0" w:color="auto"/>
            <w:right w:val="none" w:sz="0" w:space="0" w:color="auto"/>
          </w:divBdr>
        </w:div>
        <w:div w:id="1542204184">
          <w:marLeft w:val="640"/>
          <w:marRight w:val="0"/>
          <w:marTop w:val="0"/>
          <w:marBottom w:val="0"/>
          <w:divBdr>
            <w:top w:val="none" w:sz="0" w:space="0" w:color="auto"/>
            <w:left w:val="none" w:sz="0" w:space="0" w:color="auto"/>
            <w:bottom w:val="none" w:sz="0" w:space="0" w:color="auto"/>
            <w:right w:val="none" w:sz="0" w:space="0" w:color="auto"/>
          </w:divBdr>
        </w:div>
        <w:div w:id="1366561159">
          <w:marLeft w:val="640"/>
          <w:marRight w:val="0"/>
          <w:marTop w:val="0"/>
          <w:marBottom w:val="0"/>
          <w:divBdr>
            <w:top w:val="none" w:sz="0" w:space="0" w:color="auto"/>
            <w:left w:val="none" w:sz="0" w:space="0" w:color="auto"/>
            <w:bottom w:val="none" w:sz="0" w:space="0" w:color="auto"/>
            <w:right w:val="none" w:sz="0" w:space="0" w:color="auto"/>
          </w:divBdr>
        </w:div>
        <w:div w:id="1718971192">
          <w:marLeft w:val="640"/>
          <w:marRight w:val="0"/>
          <w:marTop w:val="0"/>
          <w:marBottom w:val="0"/>
          <w:divBdr>
            <w:top w:val="none" w:sz="0" w:space="0" w:color="auto"/>
            <w:left w:val="none" w:sz="0" w:space="0" w:color="auto"/>
            <w:bottom w:val="none" w:sz="0" w:space="0" w:color="auto"/>
            <w:right w:val="none" w:sz="0" w:space="0" w:color="auto"/>
          </w:divBdr>
        </w:div>
        <w:div w:id="2092116306">
          <w:marLeft w:val="640"/>
          <w:marRight w:val="0"/>
          <w:marTop w:val="0"/>
          <w:marBottom w:val="0"/>
          <w:divBdr>
            <w:top w:val="none" w:sz="0" w:space="0" w:color="auto"/>
            <w:left w:val="none" w:sz="0" w:space="0" w:color="auto"/>
            <w:bottom w:val="none" w:sz="0" w:space="0" w:color="auto"/>
            <w:right w:val="none" w:sz="0" w:space="0" w:color="auto"/>
          </w:divBdr>
        </w:div>
        <w:div w:id="895166772">
          <w:marLeft w:val="640"/>
          <w:marRight w:val="0"/>
          <w:marTop w:val="0"/>
          <w:marBottom w:val="0"/>
          <w:divBdr>
            <w:top w:val="none" w:sz="0" w:space="0" w:color="auto"/>
            <w:left w:val="none" w:sz="0" w:space="0" w:color="auto"/>
            <w:bottom w:val="none" w:sz="0" w:space="0" w:color="auto"/>
            <w:right w:val="none" w:sz="0" w:space="0" w:color="auto"/>
          </w:divBdr>
        </w:div>
        <w:div w:id="1314215082">
          <w:marLeft w:val="640"/>
          <w:marRight w:val="0"/>
          <w:marTop w:val="0"/>
          <w:marBottom w:val="0"/>
          <w:divBdr>
            <w:top w:val="none" w:sz="0" w:space="0" w:color="auto"/>
            <w:left w:val="none" w:sz="0" w:space="0" w:color="auto"/>
            <w:bottom w:val="none" w:sz="0" w:space="0" w:color="auto"/>
            <w:right w:val="none" w:sz="0" w:space="0" w:color="auto"/>
          </w:divBdr>
        </w:div>
        <w:div w:id="227155949">
          <w:marLeft w:val="640"/>
          <w:marRight w:val="0"/>
          <w:marTop w:val="0"/>
          <w:marBottom w:val="0"/>
          <w:divBdr>
            <w:top w:val="none" w:sz="0" w:space="0" w:color="auto"/>
            <w:left w:val="none" w:sz="0" w:space="0" w:color="auto"/>
            <w:bottom w:val="none" w:sz="0" w:space="0" w:color="auto"/>
            <w:right w:val="none" w:sz="0" w:space="0" w:color="auto"/>
          </w:divBdr>
        </w:div>
        <w:div w:id="1338536027">
          <w:marLeft w:val="640"/>
          <w:marRight w:val="0"/>
          <w:marTop w:val="0"/>
          <w:marBottom w:val="0"/>
          <w:divBdr>
            <w:top w:val="none" w:sz="0" w:space="0" w:color="auto"/>
            <w:left w:val="none" w:sz="0" w:space="0" w:color="auto"/>
            <w:bottom w:val="none" w:sz="0" w:space="0" w:color="auto"/>
            <w:right w:val="none" w:sz="0" w:space="0" w:color="auto"/>
          </w:divBdr>
        </w:div>
        <w:div w:id="259069706">
          <w:marLeft w:val="640"/>
          <w:marRight w:val="0"/>
          <w:marTop w:val="0"/>
          <w:marBottom w:val="0"/>
          <w:divBdr>
            <w:top w:val="none" w:sz="0" w:space="0" w:color="auto"/>
            <w:left w:val="none" w:sz="0" w:space="0" w:color="auto"/>
            <w:bottom w:val="none" w:sz="0" w:space="0" w:color="auto"/>
            <w:right w:val="none" w:sz="0" w:space="0" w:color="auto"/>
          </w:divBdr>
        </w:div>
        <w:div w:id="1831630757">
          <w:marLeft w:val="640"/>
          <w:marRight w:val="0"/>
          <w:marTop w:val="0"/>
          <w:marBottom w:val="0"/>
          <w:divBdr>
            <w:top w:val="none" w:sz="0" w:space="0" w:color="auto"/>
            <w:left w:val="none" w:sz="0" w:space="0" w:color="auto"/>
            <w:bottom w:val="none" w:sz="0" w:space="0" w:color="auto"/>
            <w:right w:val="none" w:sz="0" w:space="0" w:color="auto"/>
          </w:divBdr>
        </w:div>
        <w:div w:id="248806391">
          <w:marLeft w:val="640"/>
          <w:marRight w:val="0"/>
          <w:marTop w:val="0"/>
          <w:marBottom w:val="0"/>
          <w:divBdr>
            <w:top w:val="none" w:sz="0" w:space="0" w:color="auto"/>
            <w:left w:val="none" w:sz="0" w:space="0" w:color="auto"/>
            <w:bottom w:val="none" w:sz="0" w:space="0" w:color="auto"/>
            <w:right w:val="none" w:sz="0" w:space="0" w:color="auto"/>
          </w:divBdr>
        </w:div>
        <w:div w:id="1751736049">
          <w:marLeft w:val="640"/>
          <w:marRight w:val="0"/>
          <w:marTop w:val="0"/>
          <w:marBottom w:val="0"/>
          <w:divBdr>
            <w:top w:val="none" w:sz="0" w:space="0" w:color="auto"/>
            <w:left w:val="none" w:sz="0" w:space="0" w:color="auto"/>
            <w:bottom w:val="none" w:sz="0" w:space="0" w:color="auto"/>
            <w:right w:val="none" w:sz="0" w:space="0" w:color="auto"/>
          </w:divBdr>
        </w:div>
        <w:div w:id="1432898487">
          <w:marLeft w:val="640"/>
          <w:marRight w:val="0"/>
          <w:marTop w:val="0"/>
          <w:marBottom w:val="0"/>
          <w:divBdr>
            <w:top w:val="none" w:sz="0" w:space="0" w:color="auto"/>
            <w:left w:val="none" w:sz="0" w:space="0" w:color="auto"/>
            <w:bottom w:val="none" w:sz="0" w:space="0" w:color="auto"/>
            <w:right w:val="none" w:sz="0" w:space="0" w:color="auto"/>
          </w:divBdr>
        </w:div>
        <w:div w:id="943002283">
          <w:marLeft w:val="640"/>
          <w:marRight w:val="0"/>
          <w:marTop w:val="0"/>
          <w:marBottom w:val="0"/>
          <w:divBdr>
            <w:top w:val="none" w:sz="0" w:space="0" w:color="auto"/>
            <w:left w:val="none" w:sz="0" w:space="0" w:color="auto"/>
            <w:bottom w:val="none" w:sz="0" w:space="0" w:color="auto"/>
            <w:right w:val="none" w:sz="0" w:space="0" w:color="auto"/>
          </w:divBdr>
        </w:div>
        <w:div w:id="1242060917">
          <w:marLeft w:val="640"/>
          <w:marRight w:val="0"/>
          <w:marTop w:val="0"/>
          <w:marBottom w:val="0"/>
          <w:divBdr>
            <w:top w:val="none" w:sz="0" w:space="0" w:color="auto"/>
            <w:left w:val="none" w:sz="0" w:space="0" w:color="auto"/>
            <w:bottom w:val="none" w:sz="0" w:space="0" w:color="auto"/>
            <w:right w:val="none" w:sz="0" w:space="0" w:color="auto"/>
          </w:divBdr>
        </w:div>
        <w:div w:id="319122716">
          <w:marLeft w:val="640"/>
          <w:marRight w:val="0"/>
          <w:marTop w:val="0"/>
          <w:marBottom w:val="0"/>
          <w:divBdr>
            <w:top w:val="none" w:sz="0" w:space="0" w:color="auto"/>
            <w:left w:val="none" w:sz="0" w:space="0" w:color="auto"/>
            <w:bottom w:val="none" w:sz="0" w:space="0" w:color="auto"/>
            <w:right w:val="none" w:sz="0" w:space="0" w:color="auto"/>
          </w:divBdr>
        </w:div>
        <w:div w:id="109472959">
          <w:marLeft w:val="640"/>
          <w:marRight w:val="0"/>
          <w:marTop w:val="0"/>
          <w:marBottom w:val="0"/>
          <w:divBdr>
            <w:top w:val="none" w:sz="0" w:space="0" w:color="auto"/>
            <w:left w:val="none" w:sz="0" w:space="0" w:color="auto"/>
            <w:bottom w:val="none" w:sz="0" w:space="0" w:color="auto"/>
            <w:right w:val="none" w:sz="0" w:space="0" w:color="auto"/>
          </w:divBdr>
        </w:div>
        <w:div w:id="37516207">
          <w:marLeft w:val="640"/>
          <w:marRight w:val="0"/>
          <w:marTop w:val="0"/>
          <w:marBottom w:val="0"/>
          <w:divBdr>
            <w:top w:val="none" w:sz="0" w:space="0" w:color="auto"/>
            <w:left w:val="none" w:sz="0" w:space="0" w:color="auto"/>
            <w:bottom w:val="none" w:sz="0" w:space="0" w:color="auto"/>
            <w:right w:val="none" w:sz="0" w:space="0" w:color="auto"/>
          </w:divBdr>
        </w:div>
        <w:div w:id="949506307">
          <w:marLeft w:val="640"/>
          <w:marRight w:val="0"/>
          <w:marTop w:val="0"/>
          <w:marBottom w:val="0"/>
          <w:divBdr>
            <w:top w:val="none" w:sz="0" w:space="0" w:color="auto"/>
            <w:left w:val="none" w:sz="0" w:space="0" w:color="auto"/>
            <w:bottom w:val="none" w:sz="0" w:space="0" w:color="auto"/>
            <w:right w:val="none" w:sz="0" w:space="0" w:color="auto"/>
          </w:divBdr>
        </w:div>
        <w:div w:id="126704831">
          <w:marLeft w:val="640"/>
          <w:marRight w:val="0"/>
          <w:marTop w:val="0"/>
          <w:marBottom w:val="0"/>
          <w:divBdr>
            <w:top w:val="none" w:sz="0" w:space="0" w:color="auto"/>
            <w:left w:val="none" w:sz="0" w:space="0" w:color="auto"/>
            <w:bottom w:val="none" w:sz="0" w:space="0" w:color="auto"/>
            <w:right w:val="none" w:sz="0" w:space="0" w:color="auto"/>
          </w:divBdr>
        </w:div>
        <w:div w:id="667173449">
          <w:marLeft w:val="640"/>
          <w:marRight w:val="0"/>
          <w:marTop w:val="0"/>
          <w:marBottom w:val="0"/>
          <w:divBdr>
            <w:top w:val="none" w:sz="0" w:space="0" w:color="auto"/>
            <w:left w:val="none" w:sz="0" w:space="0" w:color="auto"/>
            <w:bottom w:val="none" w:sz="0" w:space="0" w:color="auto"/>
            <w:right w:val="none" w:sz="0" w:space="0" w:color="auto"/>
          </w:divBdr>
        </w:div>
        <w:div w:id="153495821">
          <w:marLeft w:val="640"/>
          <w:marRight w:val="0"/>
          <w:marTop w:val="0"/>
          <w:marBottom w:val="0"/>
          <w:divBdr>
            <w:top w:val="none" w:sz="0" w:space="0" w:color="auto"/>
            <w:left w:val="none" w:sz="0" w:space="0" w:color="auto"/>
            <w:bottom w:val="none" w:sz="0" w:space="0" w:color="auto"/>
            <w:right w:val="none" w:sz="0" w:space="0" w:color="auto"/>
          </w:divBdr>
        </w:div>
        <w:div w:id="1882130127">
          <w:marLeft w:val="640"/>
          <w:marRight w:val="0"/>
          <w:marTop w:val="0"/>
          <w:marBottom w:val="0"/>
          <w:divBdr>
            <w:top w:val="none" w:sz="0" w:space="0" w:color="auto"/>
            <w:left w:val="none" w:sz="0" w:space="0" w:color="auto"/>
            <w:bottom w:val="none" w:sz="0" w:space="0" w:color="auto"/>
            <w:right w:val="none" w:sz="0" w:space="0" w:color="auto"/>
          </w:divBdr>
        </w:div>
        <w:div w:id="1237129357">
          <w:marLeft w:val="640"/>
          <w:marRight w:val="0"/>
          <w:marTop w:val="0"/>
          <w:marBottom w:val="0"/>
          <w:divBdr>
            <w:top w:val="none" w:sz="0" w:space="0" w:color="auto"/>
            <w:left w:val="none" w:sz="0" w:space="0" w:color="auto"/>
            <w:bottom w:val="none" w:sz="0" w:space="0" w:color="auto"/>
            <w:right w:val="none" w:sz="0" w:space="0" w:color="auto"/>
          </w:divBdr>
        </w:div>
        <w:div w:id="2069693625">
          <w:marLeft w:val="640"/>
          <w:marRight w:val="0"/>
          <w:marTop w:val="0"/>
          <w:marBottom w:val="0"/>
          <w:divBdr>
            <w:top w:val="none" w:sz="0" w:space="0" w:color="auto"/>
            <w:left w:val="none" w:sz="0" w:space="0" w:color="auto"/>
            <w:bottom w:val="none" w:sz="0" w:space="0" w:color="auto"/>
            <w:right w:val="none" w:sz="0" w:space="0" w:color="auto"/>
          </w:divBdr>
        </w:div>
        <w:div w:id="608774939">
          <w:marLeft w:val="640"/>
          <w:marRight w:val="0"/>
          <w:marTop w:val="0"/>
          <w:marBottom w:val="0"/>
          <w:divBdr>
            <w:top w:val="none" w:sz="0" w:space="0" w:color="auto"/>
            <w:left w:val="none" w:sz="0" w:space="0" w:color="auto"/>
            <w:bottom w:val="none" w:sz="0" w:space="0" w:color="auto"/>
            <w:right w:val="none" w:sz="0" w:space="0" w:color="auto"/>
          </w:divBdr>
        </w:div>
        <w:div w:id="1033532564">
          <w:marLeft w:val="640"/>
          <w:marRight w:val="0"/>
          <w:marTop w:val="0"/>
          <w:marBottom w:val="0"/>
          <w:divBdr>
            <w:top w:val="none" w:sz="0" w:space="0" w:color="auto"/>
            <w:left w:val="none" w:sz="0" w:space="0" w:color="auto"/>
            <w:bottom w:val="none" w:sz="0" w:space="0" w:color="auto"/>
            <w:right w:val="none" w:sz="0" w:space="0" w:color="auto"/>
          </w:divBdr>
        </w:div>
        <w:div w:id="212930167">
          <w:marLeft w:val="640"/>
          <w:marRight w:val="0"/>
          <w:marTop w:val="0"/>
          <w:marBottom w:val="0"/>
          <w:divBdr>
            <w:top w:val="none" w:sz="0" w:space="0" w:color="auto"/>
            <w:left w:val="none" w:sz="0" w:space="0" w:color="auto"/>
            <w:bottom w:val="none" w:sz="0" w:space="0" w:color="auto"/>
            <w:right w:val="none" w:sz="0" w:space="0" w:color="auto"/>
          </w:divBdr>
        </w:div>
        <w:div w:id="1751808550">
          <w:marLeft w:val="640"/>
          <w:marRight w:val="0"/>
          <w:marTop w:val="0"/>
          <w:marBottom w:val="0"/>
          <w:divBdr>
            <w:top w:val="none" w:sz="0" w:space="0" w:color="auto"/>
            <w:left w:val="none" w:sz="0" w:space="0" w:color="auto"/>
            <w:bottom w:val="none" w:sz="0" w:space="0" w:color="auto"/>
            <w:right w:val="none" w:sz="0" w:space="0" w:color="auto"/>
          </w:divBdr>
        </w:div>
        <w:div w:id="1053040882">
          <w:marLeft w:val="640"/>
          <w:marRight w:val="0"/>
          <w:marTop w:val="0"/>
          <w:marBottom w:val="0"/>
          <w:divBdr>
            <w:top w:val="none" w:sz="0" w:space="0" w:color="auto"/>
            <w:left w:val="none" w:sz="0" w:space="0" w:color="auto"/>
            <w:bottom w:val="none" w:sz="0" w:space="0" w:color="auto"/>
            <w:right w:val="none" w:sz="0" w:space="0" w:color="auto"/>
          </w:divBdr>
        </w:div>
        <w:div w:id="2040814866">
          <w:marLeft w:val="640"/>
          <w:marRight w:val="0"/>
          <w:marTop w:val="0"/>
          <w:marBottom w:val="0"/>
          <w:divBdr>
            <w:top w:val="none" w:sz="0" w:space="0" w:color="auto"/>
            <w:left w:val="none" w:sz="0" w:space="0" w:color="auto"/>
            <w:bottom w:val="none" w:sz="0" w:space="0" w:color="auto"/>
            <w:right w:val="none" w:sz="0" w:space="0" w:color="auto"/>
          </w:divBdr>
        </w:div>
        <w:div w:id="819884795">
          <w:marLeft w:val="640"/>
          <w:marRight w:val="0"/>
          <w:marTop w:val="0"/>
          <w:marBottom w:val="0"/>
          <w:divBdr>
            <w:top w:val="none" w:sz="0" w:space="0" w:color="auto"/>
            <w:left w:val="none" w:sz="0" w:space="0" w:color="auto"/>
            <w:bottom w:val="none" w:sz="0" w:space="0" w:color="auto"/>
            <w:right w:val="none" w:sz="0" w:space="0" w:color="auto"/>
          </w:divBdr>
        </w:div>
        <w:div w:id="577595631">
          <w:marLeft w:val="640"/>
          <w:marRight w:val="0"/>
          <w:marTop w:val="0"/>
          <w:marBottom w:val="0"/>
          <w:divBdr>
            <w:top w:val="none" w:sz="0" w:space="0" w:color="auto"/>
            <w:left w:val="none" w:sz="0" w:space="0" w:color="auto"/>
            <w:bottom w:val="none" w:sz="0" w:space="0" w:color="auto"/>
            <w:right w:val="none" w:sz="0" w:space="0" w:color="auto"/>
          </w:divBdr>
        </w:div>
        <w:div w:id="984118177">
          <w:marLeft w:val="640"/>
          <w:marRight w:val="0"/>
          <w:marTop w:val="0"/>
          <w:marBottom w:val="0"/>
          <w:divBdr>
            <w:top w:val="none" w:sz="0" w:space="0" w:color="auto"/>
            <w:left w:val="none" w:sz="0" w:space="0" w:color="auto"/>
            <w:bottom w:val="none" w:sz="0" w:space="0" w:color="auto"/>
            <w:right w:val="none" w:sz="0" w:space="0" w:color="auto"/>
          </w:divBdr>
        </w:div>
        <w:div w:id="532040729">
          <w:marLeft w:val="640"/>
          <w:marRight w:val="0"/>
          <w:marTop w:val="0"/>
          <w:marBottom w:val="0"/>
          <w:divBdr>
            <w:top w:val="none" w:sz="0" w:space="0" w:color="auto"/>
            <w:left w:val="none" w:sz="0" w:space="0" w:color="auto"/>
            <w:bottom w:val="none" w:sz="0" w:space="0" w:color="auto"/>
            <w:right w:val="none" w:sz="0" w:space="0" w:color="auto"/>
          </w:divBdr>
        </w:div>
        <w:div w:id="129440286">
          <w:marLeft w:val="640"/>
          <w:marRight w:val="0"/>
          <w:marTop w:val="0"/>
          <w:marBottom w:val="0"/>
          <w:divBdr>
            <w:top w:val="none" w:sz="0" w:space="0" w:color="auto"/>
            <w:left w:val="none" w:sz="0" w:space="0" w:color="auto"/>
            <w:bottom w:val="none" w:sz="0" w:space="0" w:color="auto"/>
            <w:right w:val="none" w:sz="0" w:space="0" w:color="auto"/>
          </w:divBdr>
        </w:div>
        <w:div w:id="2053109">
          <w:marLeft w:val="640"/>
          <w:marRight w:val="0"/>
          <w:marTop w:val="0"/>
          <w:marBottom w:val="0"/>
          <w:divBdr>
            <w:top w:val="none" w:sz="0" w:space="0" w:color="auto"/>
            <w:left w:val="none" w:sz="0" w:space="0" w:color="auto"/>
            <w:bottom w:val="none" w:sz="0" w:space="0" w:color="auto"/>
            <w:right w:val="none" w:sz="0" w:space="0" w:color="auto"/>
          </w:divBdr>
        </w:div>
        <w:div w:id="1978029504">
          <w:marLeft w:val="640"/>
          <w:marRight w:val="0"/>
          <w:marTop w:val="0"/>
          <w:marBottom w:val="0"/>
          <w:divBdr>
            <w:top w:val="none" w:sz="0" w:space="0" w:color="auto"/>
            <w:left w:val="none" w:sz="0" w:space="0" w:color="auto"/>
            <w:bottom w:val="none" w:sz="0" w:space="0" w:color="auto"/>
            <w:right w:val="none" w:sz="0" w:space="0" w:color="auto"/>
          </w:divBdr>
        </w:div>
        <w:div w:id="1053968405">
          <w:marLeft w:val="640"/>
          <w:marRight w:val="0"/>
          <w:marTop w:val="0"/>
          <w:marBottom w:val="0"/>
          <w:divBdr>
            <w:top w:val="none" w:sz="0" w:space="0" w:color="auto"/>
            <w:left w:val="none" w:sz="0" w:space="0" w:color="auto"/>
            <w:bottom w:val="none" w:sz="0" w:space="0" w:color="auto"/>
            <w:right w:val="none" w:sz="0" w:space="0" w:color="auto"/>
          </w:divBdr>
        </w:div>
        <w:div w:id="1559508140">
          <w:marLeft w:val="640"/>
          <w:marRight w:val="0"/>
          <w:marTop w:val="0"/>
          <w:marBottom w:val="0"/>
          <w:divBdr>
            <w:top w:val="none" w:sz="0" w:space="0" w:color="auto"/>
            <w:left w:val="none" w:sz="0" w:space="0" w:color="auto"/>
            <w:bottom w:val="none" w:sz="0" w:space="0" w:color="auto"/>
            <w:right w:val="none" w:sz="0" w:space="0" w:color="auto"/>
          </w:divBdr>
        </w:div>
        <w:div w:id="1003774677">
          <w:marLeft w:val="640"/>
          <w:marRight w:val="0"/>
          <w:marTop w:val="0"/>
          <w:marBottom w:val="0"/>
          <w:divBdr>
            <w:top w:val="none" w:sz="0" w:space="0" w:color="auto"/>
            <w:left w:val="none" w:sz="0" w:space="0" w:color="auto"/>
            <w:bottom w:val="none" w:sz="0" w:space="0" w:color="auto"/>
            <w:right w:val="none" w:sz="0" w:space="0" w:color="auto"/>
          </w:divBdr>
        </w:div>
        <w:div w:id="912154885">
          <w:marLeft w:val="640"/>
          <w:marRight w:val="0"/>
          <w:marTop w:val="0"/>
          <w:marBottom w:val="0"/>
          <w:divBdr>
            <w:top w:val="none" w:sz="0" w:space="0" w:color="auto"/>
            <w:left w:val="none" w:sz="0" w:space="0" w:color="auto"/>
            <w:bottom w:val="none" w:sz="0" w:space="0" w:color="auto"/>
            <w:right w:val="none" w:sz="0" w:space="0" w:color="auto"/>
          </w:divBdr>
        </w:div>
        <w:div w:id="478572635">
          <w:marLeft w:val="640"/>
          <w:marRight w:val="0"/>
          <w:marTop w:val="0"/>
          <w:marBottom w:val="0"/>
          <w:divBdr>
            <w:top w:val="none" w:sz="0" w:space="0" w:color="auto"/>
            <w:left w:val="none" w:sz="0" w:space="0" w:color="auto"/>
            <w:bottom w:val="none" w:sz="0" w:space="0" w:color="auto"/>
            <w:right w:val="none" w:sz="0" w:space="0" w:color="auto"/>
          </w:divBdr>
        </w:div>
        <w:div w:id="52850388">
          <w:marLeft w:val="640"/>
          <w:marRight w:val="0"/>
          <w:marTop w:val="0"/>
          <w:marBottom w:val="0"/>
          <w:divBdr>
            <w:top w:val="none" w:sz="0" w:space="0" w:color="auto"/>
            <w:left w:val="none" w:sz="0" w:space="0" w:color="auto"/>
            <w:bottom w:val="none" w:sz="0" w:space="0" w:color="auto"/>
            <w:right w:val="none" w:sz="0" w:space="0" w:color="auto"/>
          </w:divBdr>
        </w:div>
        <w:div w:id="1385176523">
          <w:marLeft w:val="640"/>
          <w:marRight w:val="0"/>
          <w:marTop w:val="0"/>
          <w:marBottom w:val="0"/>
          <w:divBdr>
            <w:top w:val="none" w:sz="0" w:space="0" w:color="auto"/>
            <w:left w:val="none" w:sz="0" w:space="0" w:color="auto"/>
            <w:bottom w:val="none" w:sz="0" w:space="0" w:color="auto"/>
            <w:right w:val="none" w:sz="0" w:space="0" w:color="auto"/>
          </w:divBdr>
        </w:div>
        <w:div w:id="2030719738">
          <w:marLeft w:val="640"/>
          <w:marRight w:val="0"/>
          <w:marTop w:val="0"/>
          <w:marBottom w:val="0"/>
          <w:divBdr>
            <w:top w:val="none" w:sz="0" w:space="0" w:color="auto"/>
            <w:left w:val="none" w:sz="0" w:space="0" w:color="auto"/>
            <w:bottom w:val="none" w:sz="0" w:space="0" w:color="auto"/>
            <w:right w:val="none" w:sz="0" w:space="0" w:color="auto"/>
          </w:divBdr>
        </w:div>
        <w:div w:id="1933198992">
          <w:marLeft w:val="640"/>
          <w:marRight w:val="0"/>
          <w:marTop w:val="0"/>
          <w:marBottom w:val="0"/>
          <w:divBdr>
            <w:top w:val="none" w:sz="0" w:space="0" w:color="auto"/>
            <w:left w:val="none" w:sz="0" w:space="0" w:color="auto"/>
            <w:bottom w:val="none" w:sz="0" w:space="0" w:color="auto"/>
            <w:right w:val="none" w:sz="0" w:space="0" w:color="auto"/>
          </w:divBdr>
        </w:div>
        <w:div w:id="217516026">
          <w:marLeft w:val="640"/>
          <w:marRight w:val="0"/>
          <w:marTop w:val="0"/>
          <w:marBottom w:val="0"/>
          <w:divBdr>
            <w:top w:val="none" w:sz="0" w:space="0" w:color="auto"/>
            <w:left w:val="none" w:sz="0" w:space="0" w:color="auto"/>
            <w:bottom w:val="none" w:sz="0" w:space="0" w:color="auto"/>
            <w:right w:val="none" w:sz="0" w:space="0" w:color="auto"/>
          </w:divBdr>
        </w:div>
        <w:div w:id="163769">
          <w:marLeft w:val="640"/>
          <w:marRight w:val="0"/>
          <w:marTop w:val="0"/>
          <w:marBottom w:val="0"/>
          <w:divBdr>
            <w:top w:val="none" w:sz="0" w:space="0" w:color="auto"/>
            <w:left w:val="none" w:sz="0" w:space="0" w:color="auto"/>
            <w:bottom w:val="none" w:sz="0" w:space="0" w:color="auto"/>
            <w:right w:val="none" w:sz="0" w:space="0" w:color="auto"/>
          </w:divBdr>
        </w:div>
        <w:div w:id="2106882268">
          <w:marLeft w:val="640"/>
          <w:marRight w:val="0"/>
          <w:marTop w:val="0"/>
          <w:marBottom w:val="0"/>
          <w:divBdr>
            <w:top w:val="none" w:sz="0" w:space="0" w:color="auto"/>
            <w:left w:val="none" w:sz="0" w:space="0" w:color="auto"/>
            <w:bottom w:val="none" w:sz="0" w:space="0" w:color="auto"/>
            <w:right w:val="none" w:sz="0" w:space="0" w:color="auto"/>
          </w:divBdr>
        </w:div>
        <w:div w:id="1242371992">
          <w:marLeft w:val="640"/>
          <w:marRight w:val="0"/>
          <w:marTop w:val="0"/>
          <w:marBottom w:val="0"/>
          <w:divBdr>
            <w:top w:val="none" w:sz="0" w:space="0" w:color="auto"/>
            <w:left w:val="none" w:sz="0" w:space="0" w:color="auto"/>
            <w:bottom w:val="none" w:sz="0" w:space="0" w:color="auto"/>
            <w:right w:val="none" w:sz="0" w:space="0" w:color="auto"/>
          </w:divBdr>
        </w:div>
        <w:div w:id="901059840">
          <w:marLeft w:val="640"/>
          <w:marRight w:val="0"/>
          <w:marTop w:val="0"/>
          <w:marBottom w:val="0"/>
          <w:divBdr>
            <w:top w:val="none" w:sz="0" w:space="0" w:color="auto"/>
            <w:left w:val="none" w:sz="0" w:space="0" w:color="auto"/>
            <w:bottom w:val="none" w:sz="0" w:space="0" w:color="auto"/>
            <w:right w:val="none" w:sz="0" w:space="0" w:color="auto"/>
          </w:divBdr>
        </w:div>
        <w:div w:id="1091896003">
          <w:marLeft w:val="640"/>
          <w:marRight w:val="0"/>
          <w:marTop w:val="0"/>
          <w:marBottom w:val="0"/>
          <w:divBdr>
            <w:top w:val="none" w:sz="0" w:space="0" w:color="auto"/>
            <w:left w:val="none" w:sz="0" w:space="0" w:color="auto"/>
            <w:bottom w:val="none" w:sz="0" w:space="0" w:color="auto"/>
            <w:right w:val="none" w:sz="0" w:space="0" w:color="auto"/>
          </w:divBdr>
        </w:div>
        <w:div w:id="64182292">
          <w:marLeft w:val="640"/>
          <w:marRight w:val="0"/>
          <w:marTop w:val="0"/>
          <w:marBottom w:val="0"/>
          <w:divBdr>
            <w:top w:val="none" w:sz="0" w:space="0" w:color="auto"/>
            <w:left w:val="none" w:sz="0" w:space="0" w:color="auto"/>
            <w:bottom w:val="none" w:sz="0" w:space="0" w:color="auto"/>
            <w:right w:val="none" w:sz="0" w:space="0" w:color="auto"/>
          </w:divBdr>
        </w:div>
        <w:div w:id="176038820">
          <w:marLeft w:val="640"/>
          <w:marRight w:val="0"/>
          <w:marTop w:val="0"/>
          <w:marBottom w:val="0"/>
          <w:divBdr>
            <w:top w:val="none" w:sz="0" w:space="0" w:color="auto"/>
            <w:left w:val="none" w:sz="0" w:space="0" w:color="auto"/>
            <w:bottom w:val="none" w:sz="0" w:space="0" w:color="auto"/>
            <w:right w:val="none" w:sz="0" w:space="0" w:color="auto"/>
          </w:divBdr>
        </w:div>
        <w:div w:id="1837109706">
          <w:marLeft w:val="640"/>
          <w:marRight w:val="0"/>
          <w:marTop w:val="0"/>
          <w:marBottom w:val="0"/>
          <w:divBdr>
            <w:top w:val="none" w:sz="0" w:space="0" w:color="auto"/>
            <w:left w:val="none" w:sz="0" w:space="0" w:color="auto"/>
            <w:bottom w:val="none" w:sz="0" w:space="0" w:color="auto"/>
            <w:right w:val="none" w:sz="0" w:space="0" w:color="auto"/>
          </w:divBdr>
        </w:div>
        <w:div w:id="133372624">
          <w:marLeft w:val="640"/>
          <w:marRight w:val="0"/>
          <w:marTop w:val="0"/>
          <w:marBottom w:val="0"/>
          <w:divBdr>
            <w:top w:val="none" w:sz="0" w:space="0" w:color="auto"/>
            <w:left w:val="none" w:sz="0" w:space="0" w:color="auto"/>
            <w:bottom w:val="none" w:sz="0" w:space="0" w:color="auto"/>
            <w:right w:val="none" w:sz="0" w:space="0" w:color="auto"/>
          </w:divBdr>
        </w:div>
        <w:div w:id="588540335">
          <w:marLeft w:val="640"/>
          <w:marRight w:val="0"/>
          <w:marTop w:val="0"/>
          <w:marBottom w:val="0"/>
          <w:divBdr>
            <w:top w:val="none" w:sz="0" w:space="0" w:color="auto"/>
            <w:left w:val="none" w:sz="0" w:space="0" w:color="auto"/>
            <w:bottom w:val="none" w:sz="0" w:space="0" w:color="auto"/>
            <w:right w:val="none" w:sz="0" w:space="0" w:color="auto"/>
          </w:divBdr>
        </w:div>
        <w:div w:id="329799593">
          <w:marLeft w:val="640"/>
          <w:marRight w:val="0"/>
          <w:marTop w:val="0"/>
          <w:marBottom w:val="0"/>
          <w:divBdr>
            <w:top w:val="none" w:sz="0" w:space="0" w:color="auto"/>
            <w:left w:val="none" w:sz="0" w:space="0" w:color="auto"/>
            <w:bottom w:val="none" w:sz="0" w:space="0" w:color="auto"/>
            <w:right w:val="none" w:sz="0" w:space="0" w:color="auto"/>
          </w:divBdr>
        </w:div>
        <w:div w:id="322201149">
          <w:marLeft w:val="640"/>
          <w:marRight w:val="0"/>
          <w:marTop w:val="0"/>
          <w:marBottom w:val="0"/>
          <w:divBdr>
            <w:top w:val="none" w:sz="0" w:space="0" w:color="auto"/>
            <w:left w:val="none" w:sz="0" w:space="0" w:color="auto"/>
            <w:bottom w:val="none" w:sz="0" w:space="0" w:color="auto"/>
            <w:right w:val="none" w:sz="0" w:space="0" w:color="auto"/>
          </w:divBdr>
        </w:div>
        <w:div w:id="1416593256">
          <w:marLeft w:val="640"/>
          <w:marRight w:val="0"/>
          <w:marTop w:val="0"/>
          <w:marBottom w:val="0"/>
          <w:divBdr>
            <w:top w:val="none" w:sz="0" w:space="0" w:color="auto"/>
            <w:left w:val="none" w:sz="0" w:space="0" w:color="auto"/>
            <w:bottom w:val="none" w:sz="0" w:space="0" w:color="auto"/>
            <w:right w:val="none" w:sz="0" w:space="0" w:color="auto"/>
          </w:divBdr>
        </w:div>
        <w:div w:id="1700281112">
          <w:marLeft w:val="640"/>
          <w:marRight w:val="0"/>
          <w:marTop w:val="0"/>
          <w:marBottom w:val="0"/>
          <w:divBdr>
            <w:top w:val="none" w:sz="0" w:space="0" w:color="auto"/>
            <w:left w:val="none" w:sz="0" w:space="0" w:color="auto"/>
            <w:bottom w:val="none" w:sz="0" w:space="0" w:color="auto"/>
            <w:right w:val="none" w:sz="0" w:space="0" w:color="auto"/>
          </w:divBdr>
        </w:div>
        <w:div w:id="511527975">
          <w:marLeft w:val="640"/>
          <w:marRight w:val="0"/>
          <w:marTop w:val="0"/>
          <w:marBottom w:val="0"/>
          <w:divBdr>
            <w:top w:val="none" w:sz="0" w:space="0" w:color="auto"/>
            <w:left w:val="none" w:sz="0" w:space="0" w:color="auto"/>
            <w:bottom w:val="none" w:sz="0" w:space="0" w:color="auto"/>
            <w:right w:val="none" w:sz="0" w:space="0" w:color="auto"/>
          </w:divBdr>
        </w:div>
        <w:div w:id="559556333">
          <w:marLeft w:val="640"/>
          <w:marRight w:val="0"/>
          <w:marTop w:val="0"/>
          <w:marBottom w:val="0"/>
          <w:divBdr>
            <w:top w:val="none" w:sz="0" w:space="0" w:color="auto"/>
            <w:left w:val="none" w:sz="0" w:space="0" w:color="auto"/>
            <w:bottom w:val="none" w:sz="0" w:space="0" w:color="auto"/>
            <w:right w:val="none" w:sz="0" w:space="0" w:color="auto"/>
          </w:divBdr>
        </w:div>
        <w:div w:id="1412695272">
          <w:marLeft w:val="640"/>
          <w:marRight w:val="0"/>
          <w:marTop w:val="0"/>
          <w:marBottom w:val="0"/>
          <w:divBdr>
            <w:top w:val="none" w:sz="0" w:space="0" w:color="auto"/>
            <w:left w:val="none" w:sz="0" w:space="0" w:color="auto"/>
            <w:bottom w:val="none" w:sz="0" w:space="0" w:color="auto"/>
            <w:right w:val="none" w:sz="0" w:space="0" w:color="auto"/>
          </w:divBdr>
        </w:div>
        <w:div w:id="1385644877">
          <w:marLeft w:val="640"/>
          <w:marRight w:val="0"/>
          <w:marTop w:val="0"/>
          <w:marBottom w:val="0"/>
          <w:divBdr>
            <w:top w:val="none" w:sz="0" w:space="0" w:color="auto"/>
            <w:left w:val="none" w:sz="0" w:space="0" w:color="auto"/>
            <w:bottom w:val="none" w:sz="0" w:space="0" w:color="auto"/>
            <w:right w:val="none" w:sz="0" w:space="0" w:color="auto"/>
          </w:divBdr>
        </w:div>
        <w:div w:id="2025862128">
          <w:marLeft w:val="640"/>
          <w:marRight w:val="0"/>
          <w:marTop w:val="0"/>
          <w:marBottom w:val="0"/>
          <w:divBdr>
            <w:top w:val="none" w:sz="0" w:space="0" w:color="auto"/>
            <w:left w:val="none" w:sz="0" w:space="0" w:color="auto"/>
            <w:bottom w:val="none" w:sz="0" w:space="0" w:color="auto"/>
            <w:right w:val="none" w:sz="0" w:space="0" w:color="auto"/>
          </w:divBdr>
        </w:div>
        <w:div w:id="559437714">
          <w:marLeft w:val="640"/>
          <w:marRight w:val="0"/>
          <w:marTop w:val="0"/>
          <w:marBottom w:val="0"/>
          <w:divBdr>
            <w:top w:val="none" w:sz="0" w:space="0" w:color="auto"/>
            <w:left w:val="none" w:sz="0" w:space="0" w:color="auto"/>
            <w:bottom w:val="none" w:sz="0" w:space="0" w:color="auto"/>
            <w:right w:val="none" w:sz="0" w:space="0" w:color="auto"/>
          </w:divBdr>
        </w:div>
        <w:div w:id="369959599">
          <w:marLeft w:val="640"/>
          <w:marRight w:val="0"/>
          <w:marTop w:val="0"/>
          <w:marBottom w:val="0"/>
          <w:divBdr>
            <w:top w:val="none" w:sz="0" w:space="0" w:color="auto"/>
            <w:left w:val="none" w:sz="0" w:space="0" w:color="auto"/>
            <w:bottom w:val="none" w:sz="0" w:space="0" w:color="auto"/>
            <w:right w:val="none" w:sz="0" w:space="0" w:color="auto"/>
          </w:divBdr>
        </w:div>
        <w:div w:id="748038455">
          <w:marLeft w:val="640"/>
          <w:marRight w:val="0"/>
          <w:marTop w:val="0"/>
          <w:marBottom w:val="0"/>
          <w:divBdr>
            <w:top w:val="none" w:sz="0" w:space="0" w:color="auto"/>
            <w:left w:val="none" w:sz="0" w:space="0" w:color="auto"/>
            <w:bottom w:val="none" w:sz="0" w:space="0" w:color="auto"/>
            <w:right w:val="none" w:sz="0" w:space="0" w:color="auto"/>
          </w:divBdr>
        </w:div>
        <w:div w:id="730152204">
          <w:marLeft w:val="640"/>
          <w:marRight w:val="0"/>
          <w:marTop w:val="0"/>
          <w:marBottom w:val="0"/>
          <w:divBdr>
            <w:top w:val="none" w:sz="0" w:space="0" w:color="auto"/>
            <w:left w:val="none" w:sz="0" w:space="0" w:color="auto"/>
            <w:bottom w:val="none" w:sz="0" w:space="0" w:color="auto"/>
            <w:right w:val="none" w:sz="0" w:space="0" w:color="auto"/>
          </w:divBdr>
        </w:div>
        <w:div w:id="226575294">
          <w:marLeft w:val="640"/>
          <w:marRight w:val="0"/>
          <w:marTop w:val="0"/>
          <w:marBottom w:val="0"/>
          <w:divBdr>
            <w:top w:val="none" w:sz="0" w:space="0" w:color="auto"/>
            <w:left w:val="none" w:sz="0" w:space="0" w:color="auto"/>
            <w:bottom w:val="none" w:sz="0" w:space="0" w:color="auto"/>
            <w:right w:val="none" w:sz="0" w:space="0" w:color="auto"/>
          </w:divBdr>
        </w:div>
        <w:div w:id="1826166342">
          <w:marLeft w:val="640"/>
          <w:marRight w:val="0"/>
          <w:marTop w:val="0"/>
          <w:marBottom w:val="0"/>
          <w:divBdr>
            <w:top w:val="none" w:sz="0" w:space="0" w:color="auto"/>
            <w:left w:val="none" w:sz="0" w:space="0" w:color="auto"/>
            <w:bottom w:val="none" w:sz="0" w:space="0" w:color="auto"/>
            <w:right w:val="none" w:sz="0" w:space="0" w:color="auto"/>
          </w:divBdr>
        </w:div>
        <w:div w:id="141586396">
          <w:marLeft w:val="640"/>
          <w:marRight w:val="0"/>
          <w:marTop w:val="0"/>
          <w:marBottom w:val="0"/>
          <w:divBdr>
            <w:top w:val="none" w:sz="0" w:space="0" w:color="auto"/>
            <w:left w:val="none" w:sz="0" w:space="0" w:color="auto"/>
            <w:bottom w:val="none" w:sz="0" w:space="0" w:color="auto"/>
            <w:right w:val="none" w:sz="0" w:space="0" w:color="auto"/>
          </w:divBdr>
        </w:div>
        <w:div w:id="1672754214">
          <w:marLeft w:val="640"/>
          <w:marRight w:val="0"/>
          <w:marTop w:val="0"/>
          <w:marBottom w:val="0"/>
          <w:divBdr>
            <w:top w:val="none" w:sz="0" w:space="0" w:color="auto"/>
            <w:left w:val="none" w:sz="0" w:space="0" w:color="auto"/>
            <w:bottom w:val="none" w:sz="0" w:space="0" w:color="auto"/>
            <w:right w:val="none" w:sz="0" w:space="0" w:color="auto"/>
          </w:divBdr>
        </w:div>
        <w:div w:id="1035229137">
          <w:marLeft w:val="640"/>
          <w:marRight w:val="0"/>
          <w:marTop w:val="0"/>
          <w:marBottom w:val="0"/>
          <w:divBdr>
            <w:top w:val="none" w:sz="0" w:space="0" w:color="auto"/>
            <w:left w:val="none" w:sz="0" w:space="0" w:color="auto"/>
            <w:bottom w:val="none" w:sz="0" w:space="0" w:color="auto"/>
            <w:right w:val="none" w:sz="0" w:space="0" w:color="auto"/>
          </w:divBdr>
        </w:div>
        <w:div w:id="457262929">
          <w:marLeft w:val="640"/>
          <w:marRight w:val="0"/>
          <w:marTop w:val="0"/>
          <w:marBottom w:val="0"/>
          <w:divBdr>
            <w:top w:val="none" w:sz="0" w:space="0" w:color="auto"/>
            <w:left w:val="none" w:sz="0" w:space="0" w:color="auto"/>
            <w:bottom w:val="none" w:sz="0" w:space="0" w:color="auto"/>
            <w:right w:val="none" w:sz="0" w:space="0" w:color="auto"/>
          </w:divBdr>
        </w:div>
        <w:div w:id="176311907">
          <w:marLeft w:val="640"/>
          <w:marRight w:val="0"/>
          <w:marTop w:val="0"/>
          <w:marBottom w:val="0"/>
          <w:divBdr>
            <w:top w:val="none" w:sz="0" w:space="0" w:color="auto"/>
            <w:left w:val="none" w:sz="0" w:space="0" w:color="auto"/>
            <w:bottom w:val="none" w:sz="0" w:space="0" w:color="auto"/>
            <w:right w:val="none" w:sz="0" w:space="0" w:color="auto"/>
          </w:divBdr>
        </w:div>
        <w:div w:id="1403990448">
          <w:marLeft w:val="640"/>
          <w:marRight w:val="0"/>
          <w:marTop w:val="0"/>
          <w:marBottom w:val="0"/>
          <w:divBdr>
            <w:top w:val="none" w:sz="0" w:space="0" w:color="auto"/>
            <w:left w:val="none" w:sz="0" w:space="0" w:color="auto"/>
            <w:bottom w:val="none" w:sz="0" w:space="0" w:color="auto"/>
            <w:right w:val="none" w:sz="0" w:space="0" w:color="auto"/>
          </w:divBdr>
        </w:div>
        <w:div w:id="1145126100">
          <w:marLeft w:val="640"/>
          <w:marRight w:val="0"/>
          <w:marTop w:val="0"/>
          <w:marBottom w:val="0"/>
          <w:divBdr>
            <w:top w:val="none" w:sz="0" w:space="0" w:color="auto"/>
            <w:left w:val="none" w:sz="0" w:space="0" w:color="auto"/>
            <w:bottom w:val="none" w:sz="0" w:space="0" w:color="auto"/>
            <w:right w:val="none" w:sz="0" w:space="0" w:color="auto"/>
          </w:divBdr>
        </w:div>
        <w:div w:id="978926318">
          <w:marLeft w:val="640"/>
          <w:marRight w:val="0"/>
          <w:marTop w:val="0"/>
          <w:marBottom w:val="0"/>
          <w:divBdr>
            <w:top w:val="none" w:sz="0" w:space="0" w:color="auto"/>
            <w:left w:val="none" w:sz="0" w:space="0" w:color="auto"/>
            <w:bottom w:val="none" w:sz="0" w:space="0" w:color="auto"/>
            <w:right w:val="none" w:sz="0" w:space="0" w:color="auto"/>
          </w:divBdr>
        </w:div>
        <w:div w:id="1146387335">
          <w:marLeft w:val="640"/>
          <w:marRight w:val="0"/>
          <w:marTop w:val="0"/>
          <w:marBottom w:val="0"/>
          <w:divBdr>
            <w:top w:val="none" w:sz="0" w:space="0" w:color="auto"/>
            <w:left w:val="none" w:sz="0" w:space="0" w:color="auto"/>
            <w:bottom w:val="none" w:sz="0" w:space="0" w:color="auto"/>
            <w:right w:val="none" w:sz="0" w:space="0" w:color="auto"/>
          </w:divBdr>
        </w:div>
        <w:div w:id="318927585">
          <w:marLeft w:val="640"/>
          <w:marRight w:val="0"/>
          <w:marTop w:val="0"/>
          <w:marBottom w:val="0"/>
          <w:divBdr>
            <w:top w:val="none" w:sz="0" w:space="0" w:color="auto"/>
            <w:left w:val="none" w:sz="0" w:space="0" w:color="auto"/>
            <w:bottom w:val="none" w:sz="0" w:space="0" w:color="auto"/>
            <w:right w:val="none" w:sz="0" w:space="0" w:color="auto"/>
          </w:divBdr>
        </w:div>
        <w:div w:id="1096362880">
          <w:marLeft w:val="640"/>
          <w:marRight w:val="0"/>
          <w:marTop w:val="0"/>
          <w:marBottom w:val="0"/>
          <w:divBdr>
            <w:top w:val="none" w:sz="0" w:space="0" w:color="auto"/>
            <w:left w:val="none" w:sz="0" w:space="0" w:color="auto"/>
            <w:bottom w:val="none" w:sz="0" w:space="0" w:color="auto"/>
            <w:right w:val="none" w:sz="0" w:space="0" w:color="auto"/>
          </w:divBdr>
        </w:div>
        <w:div w:id="1555772990">
          <w:marLeft w:val="640"/>
          <w:marRight w:val="0"/>
          <w:marTop w:val="0"/>
          <w:marBottom w:val="0"/>
          <w:divBdr>
            <w:top w:val="none" w:sz="0" w:space="0" w:color="auto"/>
            <w:left w:val="none" w:sz="0" w:space="0" w:color="auto"/>
            <w:bottom w:val="none" w:sz="0" w:space="0" w:color="auto"/>
            <w:right w:val="none" w:sz="0" w:space="0" w:color="auto"/>
          </w:divBdr>
        </w:div>
        <w:div w:id="2042317186">
          <w:marLeft w:val="640"/>
          <w:marRight w:val="0"/>
          <w:marTop w:val="0"/>
          <w:marBottom w:val="0"/>
          <w:divBdr>
            <w:top w:val="none" w:sz="0" w:space="0" w:color="auto"/>
            <w:left w:val="none" w:sz="0" w:space="0" w:color="auto"/>
            <w:bottom w:val="none" w:sz="0" w:space="0" w:color="auto"/>
            <w:right w:val="none" w:sz="0" w:space="0" w:color="auto"/>
          </w:divBdr>
        </w:div>
        <w:div w:id="250429516">
          <w:marLeft w:val="640"/>
          <w:marRight w:val="0"/>
          <w:marTop w:val="0"/>
          <w:marBottom w:val="0"/>
          <w:divBdr>
            <w:top w:val="none" w:sz="0" w:space="0" w:color="auto"/>
            <w:left w:val="none" w:sz="0" w:space="0" w:color="auto"/>
            <w:bottom w:val="none" w:sz="0" w:space="0" w:color="auto"/>
            <w:right w:val="none" w:sz="0" w:space="0" w:color="auto"/>
          </w:divBdr>
        </w:div>
        <w:div w:id="1185367282">
          <w:marLeft w:val="640"/>
          <w:marRight w:val="0"/>
          <w:marTop w:val="0"/>
          <w:marBottom w:val="0"/>
          <w:divBdr>
            <w:top w:val="none" w:sz="0" w:space="0" w:color="auto"/>
            <w:left w:val="none" w:sz="0" w:space="0" w:color="auto"/>
            <w:bottom w:val="none" w:sz="0" w:space="0" w:color="auto"/>
            <w:right w:val="none" w:sz="0" w:space="0" w:color="auto"/>
          </w:divBdr>
        </w:div>
        <w:div w:id="370768892">
          <w:marLeft w:val="640"/>
          <w:marRight w:val="0"/>
          <w:marTop w:val="0"/>
          <w:marBottom w:val="0"/>
          <w:divBdr>
            <w:top w:val="none" w:sz="0" w:space="0" w:color="auto"/>
            <w:left w:val="none" w:sz="0" w:space="0" w:color="auto"/>
            <w:bottom w:val="none" w:sz="0" w:space="0" w:color="auto"/>
            <w:right w:val="none" w:sz="0" w:space="0" w:color="auto"/>
          </w:divBdr>
        </w:div>
        <w:div w:id="711806884">
          <w:marLeft w:val="640"/>
          <w:marRight w:val="0"/>
          <w:marTop w:val="0"/>
          <w:marBottom w:val="0"/>
          <w:divBdr>
            <w:top w:val="none" w:sz="0" w:space="0" w:color="auto"/>
            <w:left w:val="none" w:sz="0" w:space="0" w:color="auto"/>
            <w:bottom w:val="none" w:sz="0" w:space="0" w:color="auto"/>
            <w:right w:val="none" w:sz="0" w:space="0" w:color="auto"/>
          </w:divBdr>
        </w:div>
        <w:div w:id="1775202727">
          <w:marLeft w:val="640"/>
          <w:marRight w:val="0"/>
          <w:marTop w:val="0"/>
          <w:marBottom w:val="0"/>
          <w:divBdr>
            <w:top w:val="none" w:sz="0" w:space="0" w:color="auto"/>
            <w:left w:val="none" w:sz="0" w:space="0" w:color="auto"/>
            <w:bottom w:val="none" w:sz="0" w:space="0" w:color="auto"/>
            <w:right w:val="none" w:sz="0" w:space="0" w:color="auto"/>
          </w:divBdr>
        </w:div>
        <w:div w:id="948508886">
          <w:marLeft w:val="640"/>
          <w:marRight w:val="0"/>
          <w:marTop w:val="0"/>
          <w:marBottom w:val="0"/>
          <w:divBdr>
            <w:top w:val="none" w:sz="0" w:space="0" w:color="auto"/>
            <w:left w:val="none" w:sz="0" w:space="0" w:color="auto"/>
            <w:bottom w:val="none" w:sz="0" w:space="0" w:color="auto"/>
            <w:right w:val="none" w:sz="0" w:space="0" w:color="auto"/>
          </w:divBdr>
        </w:div>
        <w:div w:id="1344630730">
          <w:marLeft w:val="640"/>
          <w:marRight w:val="0"/>
          <w:marTop w:val="0"/>
          <w:marBottom w:val="0"/>
          <w:divBdr>
            <w:top w:val="none" w:sz="0" w:space="0" w:color="auto"/>
            <w:left w:val="none" w:sz="0" w:space="0" w:color="auto"/>
            <w:bottom w:val="none" w:sz="0" w:space="0" w:color="auto"/>
            <w:right w:val="none" w:sz="0" w:space="0" w:color="auto"/>
          </w:divBdr>
        </w:div>
        <w:div w:id="1359165893">
          <w:marLeft w:val="640"/>
          <w:marRight w:val="0"/>
          <w:marTop w:val="0"/>
          <w:marBottom w:val="0"/>
          <w:divBdr>
            <w:top w:val="none" w:sz="0" w:space="0" w:color="auto"/>
            <w:left w:val="none" w:sz="0" w:space="0" w:color="auto"/>
            <w:bottom w:val="none" w:sz="0" w:space="0" w:color="auto"/>
            <w:right w:val="none" w:sz="0" w:space="0" w:color="auto"/>
          </w:divBdr>
        </w:div>
      </w:divsChild>
    </w:div>
    <w:div w:id="1719161472">
      <w:bodyDiv w:val="1"/>
      <w:marLeft w:val="0"/>
      <w:marRight w:val="0"/>
      <w:marTop w:val="0"/>
      <w:marBottom w:val="0"/>
      <w:divBdr>
        <w:top w:val="none" w:sz="0" w:space="0" w:color="auto"/>
        <w:left w:val="none" w:sz="0" w:space="0" w:color="auto"/>
        <w:bottom w:val="none" w:sz="0" w:space="0" w:color="auto"/>
        <w:right w:val="none" w:sz="0" w:space="0" w:color="auto"/>
      </w:divBdr>
      <w:divsChild>
        <w:div w:id="823743615">
          <w:marLeft w:val="640"/>
          <w:marRight w:val="0"/>
          <w:marTop w:val="0"/>
          <w:marBottom w:val="0"/>
          <w:divBdr>
            <w:top w:val="none" w:sz="0" w:space="0" w:color="auto"/>
            <w:left w:val="none" w:sz="0" w:space="0" w:color="auto"/>
            <w:bottom w:val="none" w:sz="0" w:space="0" w:color="auto"/>
            <w:right w:val="none" w:sz="0" w:space="0" w:color="auto"/>
          </w:divBdr>
        </w:div>
        <w:div w:id="512692540">
          <w:marLeft w:val="640"/>
          <w:marRight w:val="0"/>
          <w:marTop w:val="0"/>
          <w:marBottom w:val="0"/>
          <w:divBdr>
            <w:top w:val="none" w:sz="0" w:space="0" w:color="auto"/>
            <w:left w:val="none" w:sz="0" w:space="0" w:color="auto"/>
            <w:bottom w:val="none" w:sz="0" w:space="0" w:color="auto"/>
            <w:right w:val="none" w:sz="0" w:space="0" w:color="auto"/>
          </w:divBdr>
        </w:div>
        <w:div w:id="1040742664">
          <w:marLeft w:val="640"/>
          <w:marRight w:val="0"/>
          <w:marTop w:val="0"/>
          <w:marBottom w:val="0"/>
          <w:divBdr>
            <w:top w:val="none" w:sz="0" w:space="0" w:color="auto"/>
            <w:left w:val="none" w:sz="0" w:space="0" w:color="auto"/>
            <w:bottom w:val="none" w:sz="0" w:space="0" w:color="auto"/>
            <w:right w:val="none" w:sz="0" w:space="0" w:color="auto"/>
          </w:divBdr>
        </w:div>
        <w:div w:id="1388140686">
          <w:marLeft w:val="640"/>
          <w:marRight w:val="0"/>
          <w:marTop w:val="0"/>
          <w:marBottom w:val="0"/>
          <w:divBdr>
            <w:top w:val="none" w:sz="0" w:space="0" w:color="auto"/>
            <w:left w:val="none" w:sz="0" w:space="0" w:color="auto"/>
            <w:bottom w:val="none" w:sz="0" w:space="0" w:color="auto"/>
            <w:right w:val="none" w:sz="0" w:space="0" w:color="auto"/>
          </w:divBdr>
        </w:div>
        <w:div w:id="1915969195">
          <w:marLeft w:val="640"/>
          <w:marRight w:val="0"/>
          <w:marTop w:val="0"/>
          <w:marBottom w:val="0"/>
          <w:divBdr>
            <w:top w:val="none" w:sz="0" w:space="0" w:color="auto"/>
            <w:left w:val="none" w:sz="0" w:space="0" w:color="auto"/>
            <w:bottom w:val="none" w:sz="0" w:space="0" w:color="auto"/>
            <w:right w:val="none" w:sz="0" w:space="0" w:color="auto"/>
          </w:divBdr>
        </w:div>
        <w:div w:id="2045667927">
          <w:marLeft w:val="640"/>
          <w:marRight w:val="0"/>
          <w:marTop w:val="0"/>
          <w:marBottom w:val="0"/>
          <w:divBdr>
            <w:top w:val="none" w:sz="0" w:space="0" w:color="auto"/>
            <w:left w:val="none" w:sz="0" w:space="0" w:color="auto"/>
            <w:bottom w:val="none" w:sz="0" w:space="0" w:color="auto"/>
            <w:right w:val="none" w:sz="0" w:space="0" w:color="auto"/>
          </w:divBdr>
        </w:div>
        <w:div w:id="875505799">
          <w:marLeft w:val="640"/>
          <w:marRight w:val="0"/>
          <w:marTop w:val="0"/>
          <w:marBottom w:val="0"/>
          <w:divBdr>
            <w:top w:val="none" w:sz="0" w:space="0" w:color="auto"/>
            <w:left w:val="none" w:sz="0" w:space="0" w:color="auto"/>
            <w:bottom w:val="none" w:sz="0" w:space="0" w:color="auto"/>
            <w:right w:val="none" w:sz="0" w:space="0" w:color="auto"/>
          </w:divBdr>
        </w:div>
        <w:div w:id="1657881727">
          <w:marLeft w:val="640"/>
          <w:marRight w:val="0"/>
          <w:marTop w:val="0"/>
          <w:marBottom w:val="0"/>
          <w:divBdr>
            <w:top w:val="none" w:sz="0" w:space="0" w:color="auto"/>
            <w:left w:val="none" w:sz="0" w:space="0" w:color="auto"/>
            <w:bottom w:val="none" w:sz="0" w:space="0" w:color="auto"/>
            <w:right w:val="none" w:sz="0" w:space="0" w:color="auto"/>
          </w:divBdr>
        </w:div>
        <w:div w:id="1376932303">
          <w:marLeft w:val="640"/>
          <w:marRight w:val="0"/>
          <w:marTop w:val="0"/>
          <w:marBottom w:val="0"/>
          <w:divBdr>
            <w:top w:val="none" w:sz="0" w:space="0" w:color="auto"/>
            <w:left w:val="none" w:sz="0" w:space="0" w:color="auto"/>
            <w:bottom w:val="none" w:sz="0" w:space="0" w:color="auto"/>
            <w:right w:val="none" w:sz="0" w:space="0" w:color="auto"/>
          </w:divBdr>
        </w:div>
        <w:div w:id="574585697">
          <w:marLeft w:val="640"/>
          <w:marRight w:val="0"/>
          <w:marTop w:val="0"/>
          <w:marBottom w:val="0"/>
          <w:divBdr>
            <w:top w:val="none" w:sz="0" w:space="0" w:color="auto"/>
            <w:left w:val="none" w:sz="0" w:space="0" w:color="auto"/>
            <w:bottom w:val="none" w:sz="0" w:space="0" w:color="auto"/>
            <w:right w:val="none" w:sz="0" w:space="0" w:color="auto"/>
          </w:divBdr>
        </w:div>
        <w:div w:id="1830633446">
          <w:marLeft w:val="640"/>
          <w:marRight w:val="0"/>
          <w:marTop w:val="0"/>
          <w:marBottom w:val="0"/>
          <w:divBdr>
            <w:top w:val="none" w:sz="0" w:space="0" w:color="auto"/>
            <w:left w:val="none" w:sz="0" w:space="0" w:color="auto"/>
            <w:bottom w:val="none" w:sz="0" w:space="0" w:color="auto"/>
            <w:right w:val="none" w:sz="0" w:space="0" w:color="auto"/>
          </w:divBdr>
        </w:div>
        <w:div w:id="1811894809">
          <w:marLeft w:val="640"/>
          <w:marRight w:val="0"/>
          <w:marTop w:val="0"/>
          <w:marBottom w:val="0"/>
          <w:divBdr>
            <w:top w:val="none" w:sz="0" w:space="0" w:color="auto"/>
            <w:left w:val="none" w:sz="0" w:space="0" w:color="auto"/>
            <w:bottom w:val="none" w:sz="0" w:space="0" w:color="auto"/>
            <w:right w:val="none" w:sz="0" w:space="0" w:color="auto"/>
          </w:divBdr>
        </w:div>
        <w:div w:id="643658673">
          <w:marLeft w:val="640"/>
          <w:marRight w:val="0"/>
          <w:marTop w:val="0"/>
          <w:marBottom w:val="0"/>
          <w:divBdr>
            <w:top w:val="none" w:sz="0" w:space="0" w:color="auto"/>
            <w:left w:val="none" w:sz="0" w:space="0" w:color="auto"/>
            <w:bottom w:val="none" w:sz="0" w:space="0" w:color="auto"/>
            <w:right w:val="none" w:sz="0" w:space="0" w:color="auto"/>
          </w:divBdr>
        </w:div>
        <w:div w:id="1983122612">
          <w:marLeft w:val="640"/>
          <w:marRight w:val="0"/>
          <w:marTop w:val="0"/>
          <w:marBottom w:val="0"/>
          <w:divBdr>
            <w:top w:val="none" w:sz="0" w:space="0" w:color="auto"/>
            <w:left w:val="none" w:sz="0" w:space="0" w:color="auto"/>
            <w:bottom w:val="none" w:sz="0" w:space="0" w:color="auto"/>
            <w:right w:val="none" w:sz="0" w:space="0" w:color="auto"/>
          </w:divBdr>
        </w:div>
        <w:div w:id="1378093043">
          <w:marLeft w:val="640"/>
          <w:marRight w:val="0"/>
          <w:marTop w:val="0"/>
          <w:marBottom w:val="0"/>
          <w:divBdr>
            <w:top w:val="none" w:sz="0" w:space="0" w:color="auto"/>
            <w:left w:val="none" w:sz="0" w:space="0" w:color="auto"/>
            <w:bottom w:val="none" w:sz="0" w:space="0" w:color="auto"/>
            <w:right w:val="none" w:sz="0" w:space="0" w:color="auto"/>
          </w:divBdr>
        </w:div>
        <w:div w:id="34043366">
          <w:marLeft w:val="640"/>
          <w:marRight w:val="0"/>
          <w:marTop w:val="0"/>
          <w:marBottom w:val="0"/>
          <w:divBdr>
            <w:top w:val="none" w:sz="0" w:space="0" w:color="auto"/>
            <w:left w:val="none" w:sz="0" w:space="0" w:color="auto"/>
            <w:bottom w:val="none" w:sz="0" w:space="0" w:color="auto"/>
            <w:right w:val="none" w:sz="0" w:space="0" w:color="auto"/>
          </w:divBdr>
        </w:div>
        <w:div w:id="694574484">
          <w:marLeft w:val="640"/>
          <w:marRight w:val="0"/>
          <w:marTop w:val="0"/>
          <w:marBottom w:val="0"/>
          <w:divBdr>
            <w:top w:val="none" w:sz="0" w:space="0" w:color="auto"/>
            <w:left w:val="none" w:sz="0" w:space="0" w:color="auto"/>
            <w:bottom w:val="none" w:sz="0" w:space="0" w:color="auto"/>
            <w:right w:val="none" w:sz="0" w:space="0" w:color="auto"/>
          </w:divBdr>
        </w:div>
        <w:div w:id="430048043">
          <w:marLeft w:val="640"/>
          <w:marRight w:val="0"/>
          <w:marTop w:val="0"/>
          <w:marBottom w:val="0"/>
          <w:divBdr>
            <w:top w:val="none" w:sz="0" w:space="0" w:color="auto"/>
            <w:left w:val="none" w:sz="0" w:space="0" w:color="auto"/>
            <w:bottom w:val="none" w:sz="0" w:space="0" w:color="auto"/>
            <w:right w:val="none" w:sz="0" w:space="0" w:color="auto"/>
          </w:divBdr>
        </w:div>
        <w:div w:id="578755458">
          <w:marLeft w:val="640"/>
          <w:marRight w:val="0"/>
          <w:marTop w:val="0"/>
          <w:marBottom w:val="0"/>
          <w:divBdr>
            <w:top w:val="none" w:sz="0" w:space="0" w:color="auto"/>
            <w:left w:val="none" w:sz="0" w:space="0" w:color="auto"/>
            <w:bottom w:val="none" w:sz="0" w:space="0" w:color="auto"/>
            <w:right w:val="none" w:sz="0" w:space="0" w:color="auto"/>
          </w:divBdr>
        </w:div>
        <w:div w:id="1794522717">
          <w:marLeft w:val="640"/>
          <w:marRight w:val="0"/>
          <w:marTop w:val="0"/>
          <w:marBottom w:val="0"/>
          <w:divBdr>
            <w:top w:val="none" w:sz="0" w:space="0" w:color="auto"/>
            <w:left w:val="none" w:sz="0" w:space="0" w:color="auto"/>
            <w:bottom w:val="none" w:sz="0" w:space="0" w:color="auto"/>
            <w:right w:val="none" w:sz="0" w:space="0" w:color="auto"/>
          </w:divBdr>
        </w:div>
        <w:div w:id="271330179">
          <w:marLeft w:val="640"/>
          <w:marRight w:val="0"/>
          <w:marTop w:val="0"/>
          <w:marBottom w:val="0"/>
          <w:divBdr>
            <w:top w:val="none" w:sz="0" w:space="0" w:color="auto"/>
            <w:left w:val="none" w:sz="0" w:space="0" w:color="auto"/>
            <w:bottom w:val="none" w:sz="0" w:space="0" w:color="auto"/>
            <w:right w:val="none" w:sz="0" w:space="0" w:color="auto"/>
          </w:divBdr>
        </w:div>
        <w:div w:id="1351419082">
          <w:marLeft w:val="640"/>
          <w:marRight w:val="0"/>
          <w:marTop w:val="0"/>
          <w:marBottom w:val="0"/>
          <w:divBdr>
            <w:top w:val="none" w:sz="0" w:space="0" w:color="auto"/>
            <w:left w:val="none" w:sz="0" w:space="0" w:color="auto"/>
            <w:bottom w:val="none" w:sz="0" w:space="0" w:color="auto"/>
            <w:right w:val="none" w:sz="0" w:space="0" w:color="auto"/>
          </w:divBdr>
        </w:div>
        <w:div w:id="1043866518">
          <w:marLeft w:val="640"/>
          <w:marRight w:val="0"/>
          <w:marTop w:val="0"/>
          <w:marBottom w:val="0"/>
          <w:divBdr>
            <w:top w:val="none" w:sz="0" w:space="0" w:color="auto"/>
            <w:left w:val="none" w:sz="0" w:space="0" w:color="auto"/>
            <w:bottom w:val="none" w:sz="0" w:space="0" w:color="auto"/>
            <w:right w:val="none" w:sz="0" w:space="0" w:color="auto"/>
          </w:divBdr>
        </w:div>
        <w:div w:id="1277638405">
          <w:marLeft w:val="640"/>
          <w:marRight w:val="0"/>
          <w:marTop w:val="0"/>
          <w:marBottom w:val="0"/>
          <w:divBdr>
            <w:top w:val="none" w:sz="0" w:space="0" w:color="auto"/>
            <w:left w:val="none" w:sz="0" w:space="0" w:color="auto"/>
            <w:bottom w:val="none" w:sz="0" w:space="0" w:color="auto"/>
            <w:right w:val="none" w:sz="0" w:space="0" w:color="auto"/>
          </w:divBdr>
        </w:div>
        <w:div w:id="1551072599">
          <w:marLeft w:val="640"/>
          <w:marRight w:val="0"/>
          <w:marTop w:val="0"/>
          <w:marBottom w:val="0"/>
          <w:divBdr>
            <w:top w:val="none" w:sz="0" w:space="0" w:color="auto"/>
            <w:left w:val="none" w:sz="0" w:space="0" w:color="auto"/>
            <w:bottom w:val="none" w:sz="0" w:space="0" w:color="auto"/>
            <w:right w:val="none" w:sz="0" w:space="0" w:color="auto"/>
          </w:divBdr>
        </w:div>
        <w:div w:id="343825781">
          <w:marLeft w:val="640"/>
          <w:marRight w:val="0"/>
          <w:marTop w:val="0"/>
          <w:marBottom w:val="0"/>
          <w:divBdr>
            <w:top w:val="none" w:sz="0" w:space="0" w:color="auto"/>
            <w:left w:val="none" w:sz="0" w:space="0" w:color="auto"/>
            <w:bottom w:val="none" w:sz="0" w:space="0" w:color="auto"/>
            <w:right w:val="none" w:sz="0" w:space="0" w:color="auto"/>
          </w:divBdr>
        </w:div>
        <w:div w:id="1874657516">
          <w:marLeft w:val="640"/>
          <w:marRight w:val="0"/>
          <w:marTop w:val="0"/>
          <w:marBottom w:val="0"/>
          <w:divBdr>
            <w:top w:val="none" w:sz="0" w:space="0" w:color="auto"/>
            <w:left w:val="none" w:sz="0" w:space="0" w:color="auto"/>
            <w:bottom w:val="none" w:sz="0" w:space="0" w:color="auto"/>
            <w:right w:val="none" w:sz="0" w:space="0" w:color="auto"/>
          </w:divBdr>
        </w:div>
        <w:div w:id="1648510888">
          <w:marLeft w:val="640"/>
          <w:marRight w:val="0"/>
          <w:marTop w:val="0"/>
          <w:marBottom w:val="0"/>
          <w:divBdr>
            <w:top w:val="none" w:sz="0" w:space="0" w:color="auto"/>
            <w:left w:val="none" w:sz="0" w:space="0" w:color="auto"/>
            <w:bottom w:val="none" w:sz="0" w:space="0" w:color="auto"/>
            <w:right w:val="none" w:sz="0" w:space="0" w:color="auto"/>
          </w:divBdr>
        </w:div>
        <w:div w:id="532497450">
          <w:marLeft w:val="640"/>
          <w:marRight w:val="0"/>
          <w:marTop w:val="0"/>
          <w:marBottom w:val="0"/>
          <w:divBdr>
            <w:top w:val="none" w:sz="0" w:space="0" w:color="auto"/>
            <w:left w:val="none" w:sz="0" w:space="0" w:color="auto"/>
            <w:bottom w:val="none" w:sz="0" w:space="0" w:color="auto"/>
            <w:right w:val="none" w:sz="0" w:space="0" w:color="auto"/>
          </w:divBdr>
        </w:div>
        <w:div w:id="530071273">
          <w:marLeft w:val="640"/>
          <w:marRight w:val="0"/>
          <w:marTop w:val="0"/>
          <w:marBottom w:val="0"/>
          <w:divBdr>
            <w:top w:val="none" w:sz="0" w:space="0" w:color="auto"/>
            <w:left w:val="none" w:sz="0" w:space="0" w:color="auto"/>
            <w:bottom w:val="none" w:sz="0" w:space="0" w:color="auto"/>
            <w:right w:val="none" w:sz="0" w:space="0" w:color="auto"/>
          </w:divBdr>
        </w:div>
        <w:div w:id="2062169366">
          <w:marLeft w:val="640"/>
          <w:marRight w:val="0"/>
          <w:marTop w:val="0"/>
          <w:marBottom w:val="0"/>
          <w:divBdr>
            <w:top w:val="none" w:sz="0" w:space="0" w:color="auto"/>
            <w:left w:val="none" w:sz="0" w:space="0" w:color="auto"/>
            <w:bottom w:val="none" w:sz="0" w:space="0" w:color="auto"/>
            <w:right w:val="none" w:sz="0" w:space="0" w:color="auto"/>
          </w:divBdr>
        </w:div>
        <w:div w:id="760638357">
          <w:marLeft w:val="640"/>
          <w:marRight w:val="0"/>
          <w:marTop w:val="0"/>
          <w:marBottom w:val="0"/>
          <w:divBdr>
            <w:top w:val="none" w:sz="0" w:space="0" w:color="auto"/>
            <w:left w:val="none" w:sz="0" w:space="0" w:color="auto"/>
            <w:bottom w:val="none" w:sz="0" w:space="0" w:color="auto"/>
            <w:right w:val="none" w:sz="0" w:space="0" w:color="auto"/>
          </w:divBdr>
        </w:div>
        <w:div w:id="1779056582">
          <w:marLeft w:val="640"/>
          <w:marRight w:val="0"/>
          <w:marTop w:val="0"/>
          <w:marBottom w:val="0"/>
          <w:divBdr>
            <w:top w:val="none" w:sz="0" w:space="0" w:color="auto"/>
            <w:left w:val="none" w:sz="0" w:space="0" w:color="auto"/>
            <w:bottom w:val="none" w:sz="0" w:space="0" w:color="auto"/>
            <w:right w:val="none" w:sz="0" w:space="0" w:color="auto"/>
          </w:divBdr>
        </w:div>
        <w:div w:id="534344768">
          <w:marLeft w:val="640"/>
          <w:marRight w:val="0"/>
          <w:marTop w:val="0"/>
          <w:marBottom w:val="0"/>
          <w:divBdr>
            <w:top w:val="none" w:sz="0" w:space="0" w:color="auto"/>
            <w:left w:val="none" w:sz="0" w:space="0" w:color="auto"/>
            <w:bottom w:val="none" w:sz="0" w:space="0" w:color="auto"/>
            <w:right w:val="none" w:sz="0" w:space="0" w:color="auto"/>
          </w:divBdr>
        </w:div>
        <w:div w:id="1890800583">
          <w:marLeft w:val="640"/>
          <w:marRight w:val="0"/>
          <w:marTop w:val="0"/>
          <w:marBottom w:val="0"/>
          <w:divBdr>
            <w:top w:val="none" w:sz="0" w:space="0" w:color="auto"/>
            <w:left w:val="none" w:sz="0" w:space="0" w:color="auto"/>
            <w:bottom w:val="none" w:sz="0" w:space="0" w:color="auto"/>
            <w:right w:val="none" w:sz="0" w:space="0" w:color="auto"/>
          </w:divBdr>
        </w:div>
        <w:div w:id="531529348">
          <w:marLeft w:val="640"/>
          <w:marRight w:val="0"/>
          <w:marTop w:val="0"/>
          <w:marBottom w:val="0"/>
          <w:divBdr>
            <w:top w:val="none" w:sz="0" w:space="0" w:color="auto"/>
            <w:left w:val="none" w:sz="0" w:space="0" w:color="auto"/>
            <w:bottom w:val="none" w:sz="0" w:space="0" w:color="auto"/>
            <w:right w:val="none" w:sz="0" w:space="0" w:color="auto"/>
          </w:divBdr>
        </w:div>
        <w:div w:id="802576357">
          <w:marLeft w:val="640"/>
          <w:marRight w:val="0"/>
          <w:marTop w:val="0"/>
          <w:marBottom w:val="0"/>
          <w:divBdr>
            <w:top w:val="none" w:sz="0" w:space="0" w:color="auto"/>
            <w:left w:val="none" w:sz="0" w:space="0" w:color="auto"/>
            <w:bottom w:val="none" w:sz="0" w:space="0" w:color="auto"/>
            <w:right w:val="none" w:sz="0" w:space="0" w:color="auto"/>
          </w:divBdr>
        </w:div>
        <w:div w:id="451631851">
          <w:marLeft w:val="640"/>
          <w:marRight w:val="0"/>
          <w:marTop w:val="0"/>
          <w:marBottom w:val="0"/>
          <w:divBdr>
            <w:top w:val="none" w:sz="0" w:space="0" w:color="auto"/>
            <w:left w:val="none" w:sz="0" w:space="0" w:color="auto"/>
            <w:bottom w:val="none" w:sz="0" w:space="0" w:color="auto"/>
            <w:right w:val="none" w:sz="0" w:space="0" w:color="auto"/>
          </w:divBdr>
        </w:div>
        <w:div w:id="484319004">
          <w:marLeft w:val="640"/>
          <w:marRight w:val="0"/>
          <w:marTop w:val="0"/>
          <w:marBottom w:val="0"/>
          <w:divBdr>
            <w:top w:val="none" w:sz="0" w:space="0" w:color="auto"/>
            <w:left w:val="none" w:sz="0" w:space="0" w:color="auto"/>
            <w:bottom w:val="none" w:sz="0" w:space="0" w:color="auto"/>
            <w:right w:val="none" w:sz="0" w:space="0" w:color="auto"/>
          </w:divBdr>
        </w:div>
        <w:div w:id="327444106">
          <w:marLeft w:val="640"/>
          <w:marRight w:val="0"/>
          <w:marTop w:val="0"/>
          <w:marBottom w:val="0"/>
          <w:divBdr>
            <w:top w:val="none" w:sz="0" w:space="0" w:color="auto"/>
            <w:left w:val="none" w:sz="0" w:space="0" w:color="auto"/>
            <w:bottom w:val="none" w:sz="0" w:space="0" w:color="auto"/>
            <w:right w:val="none" w:sz="0" w:space="0" w:color="auto"/>
          </w:divBdr>
        </w:div>
        <w:div w:id="1906646156">
          <w:marLeft w:val="640"/>
          <w:marRight w:val="0"/>
          <w:marTop w:val="0"/>
          <w:marBottom w:val="0"/>
          <w:divBdr>
            <w:top w:val="none" w:sz="0" w:space="0" w:color="auto"/>
            <w:left w:val="none" w:sz="0" w:space="0" w:color="auto"/>
            <w:bottom w:val="none" w:sz="0" w:space="0" w:color="auto"/>
            <w:right w:val="none" w:sz="0" w:space="0" w:color="auto"/>
          </w:divBdr>
        </w:div>
        <w:div w:id="1241672084">
          <w:marLeft w:val="640"/>
          <w:marRight w:val="0"/>
          <w:marTop w:val="0"/>
          <w:marBottom w:val="0"/>
          <w:divBdr>
            <w:top w:val="none" w:sz="0" w:space="0" w:color="auto"/>
            <w:left w:val="none" w:sz="0" w:space="0" w:color="auto"/>
            <w:bottom w:val="none" w:sz="0" w:space="0" w:color="auto"/>
            <w:right w:val="none" w:sz="0" w:space="0" w:color="auto"/>
          </w:divBdr>
        </w:div>
        <w:div w:id="1806199419">
          <w:marLeft w:val="640"/>
          <w:marRight w:val="0"/>
          <w:marTop w:val="0"/>
          <w:marBottom w:val="0"/>
          <w:divBdr>
            <w:top w:val="none" w:sz="0" w:space="0" w:color="auto"/>
            <w:left w:val="none" w:sz="0" w:space="0" w:color="auto"/>
            <w:bottom w:val="none" w:sz="0" w:space="0" w:color="auto"/>
            <w:right w:val="none" w:sz="0" w:space="0" w:color="auto"/>
          </w:divBdr>
        </w:div>
        <w:div w:id="554658044">
          <w:marLeft w:val="640"/>
          <w:marRight w:val="0"/>
          <w:marTop w:val="0"/>
          <w:marBottom w:val="0"/>
          <w:divBdr>
            <w:top w:val="none" w:sz="0" w:space="0" w:color="auto"/>
            <w:left w:val="none" w:sz="0" w:space="0" w:color="auto"/>
            <w:bottom w:val="none" w:sz="0" w:space="0" w:color="auto"/>
            <w:right w:val="none" w:sz="0" w:space="0" w:color="auto"/>
          </w:divBdr>
        </w:div>
        <w:div w:id="1045132788">
          <w:marLeft w:val="640"/>
          <w:marRight w:val="0"/>
          <w:marTop w:val="0"/>
          <w:marBottom w:val="0"/>
          <w:divBdr>
            <w:top w:val="none" w:sz="0" w:space="0" w:color="auto"/>
            <w:left w:val="none" w:sz="0" w:space="0" w:color="auto"/>
            <w:bottom w:val="none" w:sz="0" w:space="0" w:color="auto"/>
            <w:right w:val="none" w:sz="0" w:space="0" w:color="auto"/>
          </w:divBdr>
        </w:div>
        <w:div w:id="1014260266">
          <w:marLeft w:val="640"/>
          <w:marRight w:val="0"/>
          <w:marTop w:val="0"/>
          <w:marBottom w:val="0"/>
          <w:divBdr>
            <w:top w:val="none" w:sz="0" w:space="0" w:color="auto"/>
            <w:left w:val="none" w:sz="0" w:space="0" w:color="auto"/>
            <w:bottom w:val="none" w:sz="0" w:space="0" w:color="auto"/>
            <w:right w:val="none" w:sz="0" w:space="0" w:color="auto"/>
          </w:divBdr>
        </w:div>
        <w:div w:id="390345204">
          <w:marLeft w:val="640"/>
          <w:marRight w:val="0"/>
          <w:marTop w:val="0"/>
          <w:marBottom w:val="0"/>
          <w:divBdr>
            <w:top w:val="none" w:sz="0" w:space="0" w:color="auto"/>
            <w:left w:val="none" w:sz="0" w:space="0" w:color="auto"/>
            <w:bottom w:val="none" w:sz="0" w:space="0" w:color="auto"/>
            <w:right w:val="none" w:sz="0" w:space="0" w:color="auto"/>
          </w:divBdr>
        </w:div>
        <w:div w:id="2063097192">
          <w:marLeft w:val="640"/>
          <w:marRight w:val="0"/>
          <w:marTop w:val="0"/>
          <w:marBottom w:val="0"/>
          <w:divBdr>
            <w:top w:val="none" w:sz="0" w:space="0" w:color="auto"/>
            <w:left w:val="none" w:sz="0" w:space="0" w:color="auto"/>
            <w:bottom w:val="none" w:sz="0" w:space="0" w:color="auto"/>
            <w:right w:val="none" w:sz="0" w:space="0" w:color="auto"/>
          </w:divBdr>
        </w:div>
        <w:div w:id="264268981">
          <w:marLeft w:val="640"/>
          <w:marRight w:val="0"/>
          <w:marTop w:val="0"/>
          <w:marBottom w:val="0"/>
          <w:divBdr>
            <w:top w:val="none" w:sz="0" w:space="0" w:color="auto"/>
            <w:left w:val="none" w:sz="0" w:space="0" w:color="auto"/>
            <w:bottom w:val="none" w:sz="0" w:space="0" w:color="auto"/>
            <w:right w:val="none" w:sz="0" w:space="0" w:color="auto"/>
          </w:divBdr>
        </w:div>
        <w:div w:id="1949774604">
          <w:marLeft w:val="640"/>
          <w:marRight w:val="0"/>
          <w:marTop w:val="0"/>
          <w:marBottom w:val="0"/>
          <w:divBdr>
            <w:top w:val="none" w:sz="0" w:space="0" w:color="auto"/>
            <w:left w:val="none" w:sz="0" w:space="0" w:color="auto"/>
            <w:bottom w:val="none" w:sz="0" w:space="0" w:color="auto"/>
            <w:right w:val="none" w:sz="0" w:space="0" w:color="auto"/>
          </w:divBdr>
        </w:div>
        <w:div w:id="2024700308">
          <w:marLeft w:val="640"/>
          <w:marRight w:val="0"/>
          <w:marTop w:val="0"/>
          <w:marBottom w:val="0"/>
          <w:divBdr>
            <w:top w:val="none" w:sz="0" w:space="0" w:color="auto"/>
            <w:left w:val="none" w:sz="0" w:space="0" w:color="auto"/>
            <w:bottom w:val="none" w:sz="0" w:space="0" w:color="auto"/>
            <w:right w:val="none" w:sz="0" w:space="0" w:color="auto"/>
          </w:divBdr>
        </w:div>
        <w:div w:id="1302494335">
          <w:marLeft w:val="640"/>
          <w:marRight w:val="0"/>
          <w:marTop w:val="0"/>
          <w:marBottom w:val="0"/>
          <w:divBdr>
            <w:top w:val="none" w:sz="0" w:space="0" w:color="auto"/>
            <w:left w:val="none" w:sz="0" w:space="0" w:color="auto"/>
            <w:bottom w:val="none" w:sz="0" w:space="0" w:color="auto"/>
            <w:right w:val="none" w:sz="0" w:space="0" w:color="auto"/>
          </w:divBdr>
        </w:div>
        <w:div w:id="821700398">
          <w:marLeft w:val="640"/>
          <w:marRight w:val="0"/>
          <w:marTop w:val="0"/>
          <w:marBottom w:val="0"/>
          <w:divBdr>
            <w:top w:val="none" w:sz="0" w:space="0" w:color="auto"/>
            <w:left w:val="none" w:sz="0" w:space="0" w:color="auto"/>
            <w:bottom w:val="none" w:sz="0" w:space="0" w:color="auto"/>
            <w:right w:val="none" w:sz="0" w:space="0" w:color="auto"/>
          </w:divBdr>
        </w:div>
        <w:div w:id="752167491">
          <w:marLeft w:val="640"/>
          <w:marRight w:val="0"/>
          <w:marTop w:val="0"/>
          <w:marBottom w:val="0"/>
          <w:divBdr>
            <w:top w:val="none" w:sz="0" w:space="0" w:color="auto"/>
            <w:left w:val="none" w:sz="0" w:space="0" w:color="auto"/>
            <w:bottom w:val="none" w:sz="0" w:space="0" w:color="auto"/>
            <w:right w:val="none" w:sz="0" w:space="0" w:color="auto"/>
          </w:divBdr>
        </w:div>
        <w:div w:id="1842817400">
          <w:marLeft w:val="640"/>
          <w:marRight w:val="0"/>
          <w:marTop w:val="0"/>
          <w:marBottom w:val="0"/>
          <w:divBdr>
            <w:top w:val="none" w:sz="0" w:space="0" w:color="auto"/>
            <w:left w:val="none" w:sz="0" w:space="0" w:color="auto"/>
            <w:bottom w:val="none" w:sz="0" w:space="0" w:color="auto"/>
            <w:right w:val="none" w:sz="0" w:space="0" w:color="auto"/>
          </w:divBdr>
        </w:div>
        <w:div w:id="2145847799">
          <w:marLeft w:val="640"/>
          <w:marRight w:val="0"/>
          <w:marTop w:val="0"/>
          <w:marBottom w:val="0"/>
          <w:divBdr>
            <w:top w:val="none" w:sz="0" w:space="0" w:color="auto"/>
            <w:left w:val="none" w:sz="0" w:space="0" w:color="auto"/>
            <w:bottom w:val="none" w:sz="0" w:space="0" w:color="auto"/>
            <w:right w:val="none" w:sz="0" w:space="0" w:color="auto"/>
          </w:divBdr>
        </w:div>
        <w:div w:id="1486438348">
          <w:marLeft w:val="640"/>
          <w:marRight w:val="0"/>
          <w:marTop w:val="0"/>
          <w:marBottom w:val="0"/>
          <w:divBdr>
            <w:top w:val="none" w:sz="0" w:space="0" w:color="auto"/>
            <w:left w:val="none" w:sz="0" w:space="0" w:color="auto"/>
            <w:bottom w:val="none" w:sz="0" w:space="0" w:color="auto"/>
            <w:right w:val="none" w:sz="0" w:space="0" w:color="auto"/>
          </w:divBdr>
        </w:div>
        <w:div w:id="461383490">
          <w:marLeft w:val="640"/>
          <w:marRight w:val="0"/>
          <w:marTop w:val="0"/>
          <w:marBottom w:val="0"/>
          <w:divBdr>
            <w:top w:val="none" w:sz="0" w:space="0" w:color="auto"/>
            <w:left w:val="none" w:sz="0" w:space="0" w:color="auto"/>
            <w:bottom w:val="none" w:sz="0" w:space="0" w:color="auto"/>
            <w:right w:val="none" w:sz="0" w:space="0" w:color="auto"/>
          </w:divBdr>
        </w:div>
        <w:div w:id="793131529">
          <w:marLeft w:val="640"/>
          <w:marRight w:val="0"/>
          <w:marTop w:val="0"/>
          <w:marBottom w:val="0"/>
          <w:divBdr>
            <w:top w:val="none" w:sz="0" w:space="0" w:color="auto"/>
            <w:left w:val="none" w:sz="0" w:space="0" w:color="auto"/>
            <w:bottom w:val="none" w:sz="0" w:space="0" w:color="auto"/>
            <w:right w:val="none" w:sz="0" w:space="0" w:color="auto"/>
          </w:divBdr>
        </w:div>
        <w:div w:id="393240989">
          <w:marLeft w:val="640"/>
          <w:marRight w:val="0"/>
          <w:marTop w:val="0"/>
          <w:marBottom w:val="0"/>
          <w:divBdr>
            <w:top w:val="none" w:sz="0" w:space="0" w:color="auto"/>
            <w:left w:val="none" w:sz="0" w:space="0" w:color="auto"/>
            <w:bottom w:val="none" w:sz="0" w:space="0" w:color="auto"/>
            <w:right w:val="none" w:sz="0" w:space="0" w:color="auto"/>
          </w:divBdr>
        </w:div>
        <w:div w:id="1583904449">
          <w:marLeft w:val="640"/>
          <w:marRight w:val="0"/>
          <w:marTop w:val="0"/>
          <w:marBottom w:val="0"/>
          <w:divBdr>
            <w:top w:val="none" w:sz="0" w:space="0" w:color="auto"/>
            <w:left w:val="none" w:sz="0" w:space="0" w:color="auto"/>
            <w:bottom w:val="none" w:sz="0" w:space="0" w:color="auto"/>
            <w:right w:val="none" w:sz="0" w:space="0" w:color="auto"/>
          </w:divBdr>
        </w:div>
        <w:div w:id="2018847505">
          <w:marLeft w:val="640"/>
          <w:marRight w:val="0"/>
          <w:marTop w:val="0"/>
          <w:marBottom w:val="0"/>
          <w:divBdr>
            <w:top w:val="none" w:sz="0" w:space="0" w:color="auto"/>
            <w:left w:val="none" w:sz="0" w:space="0" w:color="auto"/>
            <w:bottom w:val="none" w:sz="0" w:space="0" w:color="auto"/>
            <w:right w:val="none" w:sz="0" w:space="0" w:color="auto"/>
          </w:divBdr>
        </w:div>
        <w:div w:id="1334845373">
          <w:marLeft w:val="640"/>
          <w:marRight w:val="0"/>
          <w:marTop w:val="0"/>
          <w:marBottom w:val="0"/>
          <w:divBdr>
            <w:top w:val="none" w:sz="0" w:space="0" w:color="auto"/>
            <w:left w:val="none" w:sz="0" w:space="0" w:color="auto"/>
            <w:bottom w:val="none" w:sz="0" w:space="0" w:color="auto"/>
            <w:right w:val="none" w:sz="0" w:space="0" w:color="auto"/>
          </w:divBdr>
        </w:div>
        <w:div w:id="477889725">
          <w:marLeft w:val="640"/>
          <w:marRight w:val="0"/>
          <w:marTop w:val="0"/>
          <w:marBottom w:val="0"/>
          <w:divBdr>
            <w:top w:val="none" w:sz="0" w:space="0" w:color="auto"/>
            <w:left w:val="none" w:sz="0" w:space="0" w:color="auto"/>
            <w:bottom w:val="none" w:sz="0" w:space="0" w:color="auto"/>
            <w:right w:val="none" w:sz="0" w:space="0" w:color="auto"/>
          </w:divBdr>
        </w:div>
        <w:div w:id="1309900378">
          <w:marLeft w:val="640"/>
          <w:marRight w:val="0"/>
          <w:marTop w:val="0"/>
          <w:marBottom w:val="0"/>
          <w:divBdr>
            <w:top w:val="none" w:sz="0" w:space="0" w:color="auto"/>
            <w:left w:val="none" w:sz="0" w:space="0" w:color="auto"/>
            <w:bottom w:val="none" w:sz="0" w:space="0" w:color="auto"/>
            <w:right w:val="none" w:sz="0" w:space="0" w:color="auto"/>
          </w:divBdr>
        </w:div>
        <w:div w:id="1626765495">
          <w:marLeft w:val="640"/>
          <w:marRight w:val="0"/>
          <w:marTop w:val="0"/>
          <w:marBottom w:val="0"/>
          <w:divBdr>
            <w:top w:val="none" w:sz="0" w:space="0" w:color="auto"/>
            <w:left w:val="none" w:sz="0" w:space="0" w:color="auto"/>
            <w:bottom w:val="none" w:sz="0" w:space="0" w:color="auto"/>
            <w:right w:val="none" w:sz="0" w:space="0" w:color="auto"/>
          </w:divBdr>
        </w:div>
        <w:div w:id="957495710">
          <w:marLeft w:val="640"/>
          <w:marRight w:val="0"/>
          <w:marTop w:val="0"/>
          <w:marBottom w:val="0"/>
          <w:divBdr>
            <w:top w:val="none" w:sz="0" w:space="0" w:color="auto"/>
            <w:left w:val="none" w:sz="0" w:space="0" w:color="auto"/>
            <w:bottom w:val="none" w:sz="0" w:space="0" w:color="auto"/>
            <w:right w:val="none" w:sz="0" w:space="0" w:color="auto"/>
          </w:divBdr>
        </w:div>
        <w:div w:id="1915041748">
          <w:marLeft w:val="640"/>
          <w:marRight w:val="0"/>
          <w:marTop w:val="0"/>
          <w:marBottom w:val="0"/>
          <w:divBdr>
            <w:top w:val="none" w:sz="0" w:space="0" w:color="auto"/>
            <w:left w:val="none" w:sz="0" w:space="0" w:color="auto"/>
            <w:bottom w:val="none" w:sz="0" w:space="0" w:color="auto"/>
            <w:right w:val="none" w:sz="0" w:space="0" w:color="auto"/>
          </w:divBdr>
        </w:div>
        <w:div w:id="1205101289">
          <w:marLeft w:val="640"/>
          <w:marRight w:val="0"/>
          <w:marTop w:val="0"/>
          <w:marBottom w:val="0"/>
          <w:divBdr>
            <w:top w:val="none" w:sz="0" w:space="0" w:color="auto"/>
            <w:left w:val="none" w:sz="0" w:space="0" w:color="auto"/>
            <w:bottom w:val="none" w:sz="0" w:space="0" w:color="auto"/>
            <w:right w:val="none" w:sz="0" w:space="0" w:color="auto"/>
          </w:divBdr>
        </w:div>
        <w:div w:id="452794459">
          <w:marLeft w:val="640"/>
          <w:marRight w:val="0"/>
          <w:marTop w:val="0"/>
          <w:marBottom w:val="0"/>
          <w:divBdr>
            <w:top w:val="none" w:sz="0" w:space="0" w:color="auto"/>
            <w:left w:val="none" w:sz="0" w:space="0" w:color="auto"/>
            <w:bottom w:val="none" w:sz="0" w:space="0" w:color="auto"/>
            <w:right w:val="none" w:sz="0" w:space="0" w:color="auto"/>
          </w:divBdr>
        </w:div>
        <w:div w:id="1939487662">
          <w:marLeft w:val="640"/>
          <w:marRight w:val="0"/>
          <w:marTop w:val="0"/>
          <w:marBottom w:val="0"/>
          <w:divBdr>
            <w:top w:val="none" w:sz="0" w:space="0" w:color="auto"/>
            <w:left w:val="none" w:sz="0" w:space="0" w:color="auto"/>
            <w:bottom w:val="none" w:sz="0" w:space="0" w:color="auto"/>
            <w:right w:val="none" w:sz="0" w:space="0" w:color="auto"/>
          </w:divBdr>
        </w:div>
        <w:div w:id="694766580">
          <w:marLeft w:val="640"/>
          <w:marRight w:val="0"/>
          <w:marTop w:val="0"/>
          <w:marBottom w:val="0"/>
          <w:divBdr>
            <w:top w:val="none" w:sz="0" w:space="0" w:color="auto"/>
            <w:left w:val="none" w:sz="0" w:space="0" w:color="auto"/>
            <w:bottom w:val="none" w:sz="0" w:space="0" w:color="auto"/>
            <w:right w:val="none" w:sz="0" w:space="0" w:color="auto"/>
          </w:divBdr>
        </w:div>
        <w:div w:id="1931204">
          <w:marLeft w:val="640"/>
          <w:marRight w:val="0"/>
          <w:marTop w:val="0"/>
          <w:marBottom w:val="0"/>
          <w:divBdr>
            <w:top w:val="none" w:sz="0" w:space="0" w:color="auto"/>
            <w:left w:val="none" w:sz="0" w:space="0" w:color="auto"/>
            <w:bottom w:val="none" w:sz="0" w:space="0" w:color="auto"/>
            <w:right w:val="none" w:sz="0" w:space="0" w:color="auto"/>
          </w:divBdr>
        </w:div>
        <w:div w:id="1097097114">
          <w:marLeft w:val="640"/>
          <w:marRight w:val="0"/>
          <w:marTop w:val="0"/>
          <w:marBottom w:val="0"/>
          <w:divBdr>
            <w:top w:val="none" w:sz="0" w:space="0" w:color="auto"/>
            <w:left w:val="none" w:sz="0" w:space="0" w:color="auto"/>
            <w:bottom w:val="none" w:sz="0" w:space="0" w:color="auto"/>
            <w:right w:val="none" w:sz="0" w:space="0" w:color="auto"/>
          </w:divBdr>
        </w:div>
        <w:div w:id="875657331">
          <w:marLeft w:val="640"/>
          <w:marRight w:val="0"/>
          <w:marTop w:val="0"/>
          <w:marBottom w:val="0"/>
          <w:divBdr>
            <w:top w:val="none" w:sz="0" w:space="0" w:color="auto"/>
            <w:left w:val="none" w:sz="0" w:space="0" w:color="auto"/>
            <w:bottom w:val="none" w:sz="0" w:space="0" w:color="auto"/>
            <w:right w:val="none" w:sz="0" w:space="0" w:color="auto"/>
          </w:divBdr>
        </w:div>
        <w:div w:id="1998917539">
          <w:marLeft w:val="640"/>
          <w:marRight w:val="0"/>
          <w:marTop w:val="0"/>
          <w:marBottom w:val="0"/>
          <w:divBdr>
            <w:top w:val="none" w:sz="0" w:space="0" w:color="auto"/>
            <w:left w:val="none" w:sz="0" w:space="0" w:color="auto"/>
            <w:bottom w:val="none" w:sz="0" w:space="0" w:color="auto"/>
            <w:right w:val="none" w:sz="0" w:space="0" w:color="auto"/>
          </w:divBdr>
        </w:div>
        <w:div w:id="1918519296">
          <w:marLeft w:val="640"/>
          <w:marRight w:val="0"/>
          <w:marTop w:val="0"/>
          <w:marBottom w:val="0"/>
          <w:divBdr>
            <w:top w:val="none" w:sz="0" w:space="0" w:color="auto"/>
            <w:left w:val="none" w:sz="0" w:space="0" w:color="auto"/>
            <w:bottom w:val="none" w:sz="0" w:space="0" w:color="auto"/>
            <w:right w:val="none" w:sz="0" w:space="0" w:color="auto"/>
          </w:divBdr>
        </w:div>
        <w:div w:id="914708564">
          <w:marLeft w:val="640"/>
          <w:marRight w:val="0"/>
          <w:marTop w:val="0"/>
          <w:marBottom w:val="0"/>
          <w:divBdr>
            <w:top w:val="none" w:sz="0" w:space="0" w:color="auto"/>
            <w:left w:val="none" w:sz="0" w:space="0" w:color="auto"/>
            <w:bottom w:val="none" w:sz="0" w:space="0" w:color="auto"/>
            <w:right w:val="none" w:sz="0" w:space="0" w:color="auto"/>
          </w:divBdr>
        </w:div>
        <w:div w:id="956717417">
          <w:marLeft w:val="640"/>
          <w:marRight w:val="0"/>
          <w:marTop w:val="0"/>
          <w:marBottom w:val="0"/>
          <w:divBdr>
            <w:top w:val="none" w:sz="0" w:space="0" w:color="auto"/>
            <w:left w:val="none" w:sz="0" w:space="0" w:color="auto"/>
            <w:bottom w:val="none" w:sz="0" w:space="0" w:color="auto"/>
            <w:right w:val="none" w:sz="0" w:space="0" w:color="auto"/>
          </w:divBdr>
        </w:div>
        <w:div w:id="752163632">
          <w:marLeft w:val="640"/>
          <w:marRight w:val="0"/>
          <w:marTop w:val="0"/>
          <w:marBottom w:val="0"/>
          <w:divBdr>
            <w:top w:val="none" w:sz="0" w:space="0" w:color="auto"/>
            <w:left w:val="none" w:sz="0" w:space="0" w:color="auto"/>
            <w:bottom w:val="none" w:sz="0" w:space="0" w:color="auto"/>
            <w:right w:val="none" w:sz="0" w:space="0" w:color="auto"/>
          </w:divBdr>
        </w:div>
        <w:div w:id="243496856">
          <w:marLeft w:val="640"/>
          <w:marRight w:val="0"/>
          <w:marTop w:val="0"/>
          <w:marBottom w:val="0"/>
          <w:divBdr>
            <w:top w:val="none" w:sz="0" w:space="0" w:color="auto"/>
            <w:left w:val="none" w:sz="0" w:space="0" w:color="auto"/>
            <w:bottom w:val="none" w:sz="0" w:space="0" w:color="auto"/>
            <w:right w:val="none" w:sz="0" w:space="0" w:color="auto"/>
          </w:divBdr>
        </w:div>
        <w:div w:id="463233929">
          <w:marLeft w:val="640"/>
          <w:marRight w:val="0"/>
          <w:marTop w:val="0"/>
          <w:marBottom w:val="0"/>
          <w:divBdr>
            <w:top w:val="none" w:sz="0" w:space="0" w:color="auto"/>
            <w:left w:val="none" w:sz="0" w:space="0" w:color="auto"/>
            <w:bottom w:val="none" w:sz="0" w:space="0" w:color="auto"/>
            <w:right w:val="none" w:sz="0" w:space="0" w:color="auto"/>
          </w:divBdr>
        </w:div>
        <w:div w:id="462040032">
          <w:marLeft w:val="640"/>
          <w:marRight w:val="0"/>
          <w:marTop w:val="0"/>
          <w:marBottom w:val="0"/>
          <w:divBdr>
            <w:top w:val="none" w:sz="0" w:space="0" w:color="auto"/>
            <w:left w:val="none" w:sz="0" w:space="0" w:color="auto"/>
            <w:bottom w:val="none" w:sz="0" w:space="0" w:color="auto"/>
            <w:right w:val="none" w:sz="0" w:space="0" w:color="auto"/>
          </w:divBdr>
        </w:div>
        <w:div w:id="888303201">
          <w:marLeft w:val="640"/>
          <w:marRight w:val="0"/>
          <w:marTop w:val="0"/>
          <w:marBottom w:val="0"/>
          <w:divBdr>
            <w:top w:val="none" w:sz="0" w:space="0" w:color="auto"/>
            <w:left w:val="none" w:sz="0" w:space="0" w:color="auto"/>
            <w:bottom w:val="none" w:sz="0" w:space="0" w:color="auto"/>
            <w:right w:val="none" w:sz="0" w:space="0" w:color="auto"/>
          </w:divBdr>
        </w:div>
        <w:div w:id="851378982">
          <w:marLeft w:val="640"/>
          <w:marRight w:val="0"/>
          <w:marTop w:val="0"/>
          <w:marBottom w:val="0"/>
          <w:divBdr>
            <w:top w:val="none" w:sz="0" w:space="0" w:color="auto"/>
            <w:left w:val="none" w:sz="0" w:space="0" w:color="auto"/>
            <w:bottom w:val="none" w:sz="0" w:space="0" w:color="auto"/>
            <w:right w:val="none" w:sz="0" w:space="0" w:color="auto"/>
          </w:divBdr>
        </w:div>
        <w:div w:id="1289167828">
          <w:marLeft w:val="640"/>
          <w:marRight w:val="0"/>
          <w:marTop w:val="0"/>
          <w:marBottom w:val="0"/>
          <w:divBdr>
            <w:top w:val="none" w:sz="0" w:space="0" w:color="auto"/>
            <w:left w:val="none" w:sz="0" w:space="0" w:color="auto"/>
            <w:bottom w:val="none" w:sz="0" w:space="0" w:color="auto"/>
            <w:right w:val="none" w:sz="0" w:space="0" w:color="auto"/>
          </w:divBdr>
        </w:div>
        <w:div w:id="343557140">
          <w:marLeft w:val="640"/>
          <w:marRight w:val="0"/>
          <w:marTop w:val="0"/>
          <w:marBottom w:val="0"/>
          <w:divBdr>
            <w:top w:val="none" w:sz="0" w:space="0" w:color="auto"/>
            <w:left w:val="none" w:sz="0" w:space="0" w:color="auto"/>
            <w:bottom w:val="none" w:sz="0" w:space="0" w:color="auto"/>
            <w:right w:val="none" w:sz="0" w:space="0" w:color="auto"/>
          </w:divBdr>
        </w:div>
        <w:div w:id="1414429360">
          <w:marLeft w:val="640"/>
          <w:marRight w:val="0"/>
          <w:marTop w:val="0"/>
          <w:marBottom w:val="0"/>
          <w:divBdr>
            <w:top w:val="none" w:sz="0" w:space="0" w:color="auto"/>
            <w:left w:val="none" w:sz="0" w:space="0" w:color="auto"/>
            <w:bottom w:val="none" w:sz="0" w:space="0" w:color="auto"/>
            <w:right w:val="none" w:sz="0" w:space="0" w:color="auto"/>
          </w:divBdr>
        </w:div>
        <w:div w:id="1268387896">
          <w:marLeft w:val="640"/>
          <w:marRight w:val="0"/>
          <w:marTop w:val="0"/>
          <w:marBottom w:val="0"/>
          <w:divBdr>
            <w:top w:val="none" w:sz="0" w:space="0" w:color="auto"/>
            <w:left w:val="none" w:sz="0" w:space="0" w:color="auto"/>
            <w:bottom w:val="none" w:sz="0" w:space="0" w:color="auto"/>
            <w:right w:val="none" w:sz="0" w:space="0" w:color="auto"/>
          </w:divBdr>
        </w:div>
        <w:div w:id="1204441645">
          <w:marLeft w:val="640"/>
          <w:marRight w:val="0"/>
          <w:marTop w:val="0"/>
          <w:marBottom w:val="0"/>
          <w:divBdr>
            <w:top w:val="none" w:sz="0" w:space="0" w:color="auto"/>
            <w:left w:val="none" w:sz="0" w:space="0" w:color="auto"/>
            <w:bottom w:val="none" w:sz="0" w:space="0" w:color="auto"/>
            <w:right w:val="none" w:sz="0" w:space="0" w:color="auto"/>
          </w:divBdr>
        </w:div>
        <w:div w:id="920598974">
          <w:marLeft w:val="640"/>
          <w:marRight w:val="0"/>
          <w:marTop w:val="0"/>
          <w:marBottom w:val="0"/>
          <w:divBdr>
            <w:top w:val="none" w:sz="0" w:space="0" w:color="auto"/>
            <w:left w:val="none" w:sz="0" w:space="0" w:color="auto"/>
            <w:bottom w:val="none" w:sz="0" w:space="0" w:color="auto"/>
            <w:right w:val="none" w:sz="0" w:space="0" w:color="auto"/>
          </w:divBdr>
        </w:div>
        <w:div w:id="1499929857">
          <w:marLeft w:val="640"/>
          <w:marRight w:val="0"/>
          <w:marTop w:val="0"/>
          <w:marBottom w:val="0"/>
          <w:divBdr>
            <w:top w:val="none" w:sz="0" w:space="0" w:color="auto"/>
            <w:left w:val="none" w:sz="0" w:space="0" w:color="auto"/>
            <w:bottom w:val="none" w:sz="0" w:space="0" w:color="auto"/>
            <w:right w:val="none" w:sz="0" w:space="0" w:color="auto"/>
          </w:divBdr>
        </w:div>
        <w:div w:id="1125466479">
          <w:marLeft w:val="640"/>
          <w:marRight w:val="0"/>
          <w:marTop w:val="0"/>
          <w:marBottom w:val="0"/>
          <w:divBdr>
            <w:top w:val="none" w:sz="0" w:space="0" w:color="auto"/>
            <w:left w:val="none" w:sz="0" w:space="0" w:color="auto"/>
            <w:bottom w:val="none" w:sz="0" w:space="0" w:color="auto"/>
            <w:right w:val="none" w:sz="0" w:space="0" w:color="auto"/>
          </w:divBdr>
        </w:div>
        <w:div w:id="1389111459">
          <w:marLeft w:val="640"/>
          <w:marRight w:val="0"/>
          <w:marTop w:val="0"/>
          <w:marBottom w:val="0"/>
          <w:divBdr>
            <w:top w:val="none" w:sz="0" w:space="0" w:color="auto"/>
            <w:left w:val="none" w:sz="0" w:space="0" w:color="auto"/>
            <w:bottom w:val="none" w:sz="0" w:space="0" w:color="auto"/>
            <w:right w:val="none" w:sz="0" w:space="0" w:color="auto"/>
          </w:divBdr>
        </w:div>
        <w:div w:id="236091125">
          <w:marLeft w:val="640"/>
          <w:marRight w:val="0"/>
          <w:marTop w:val="0"/>
          <w:marBottom w:val="0"/>
          <w:divBdr>
            <w:top w:val="none" w:sz="0" w:space="0" w:color="auto"/>
            <w:left w:val="none" w:sz="0" w:space="0" w:color="auto"/>
            <w:bottom w:val="none" w:sz="0" w:space="0" w:color="auto"/>
            <w:right w:val="none" w:sz="0" w:space="0" w:color="auto"/>
          </w:divBdr>
        </w:div>
        <w:div w:id="1208953524">
          <w:marLeft w:val="640"/>
          <w:marRight w:val="0"/>
          <w:marTop w:val="0"/>
          <w:marBottom w:val="0"/>
          <w:divBdr>
            <w:top w:val="none" w:sz="0" w:space="0" w:color="auto"/>
            <w:left w:val="none" w:sz="0" w:space="0" w:color="auto"/>
            <w:bottom w:val="none" w:sz="0" w:space="0" w:color="auto"/>
            <w:right w:val="none" w:sz="0" w:space="0" w:color="auto"/>
          </w:divBdr>
        </w:div>
        <w:div w:id="1571497099">
          <w:marLeft w:val="640"/>
          <w:marRight w:val="0"/>
          <w:marTop w:val="0"/>
          <w:marBottom w:val="0"/>
          <w:divBdr>
            <w:top w:val="none" w:sz="0" w:space="0" w:color="auto"/>
            <w:left w:val="none" w:sz="0" w:space="0" w:color="auto"/>
            <w:bottom w:val="none" w:sz="0" w:space="0" w:color="auto"/>
            <w:right w:val="none" w:sz="0" w:space="0" w:color="auto"/>
          </w:divBdr>
        </w:div>
        <w:div w:id="181894469">
          <w:marLeft w:val="640"/>
          <w:marRight w:val="0"/>
          <w:marTop w:val="0"/>
          <w:marBottom w:val="0"/>
          <w:divBdr>
            <w:top w:val="none" w:sz="0" w:space="0" w:color="auto"/>
            <w:left w:val="none" w:sz="0" w:space="0" w:color="auto"/>
            <w:bottom w:val="none" w:sz="0" w:space="0" w:color="auto"/>
            <w:right w:val="none" w:sz="0" w:space="0" w:color="auto"/>
          </w:divBdr>
        </w:div>
        <w:div w:id="1972398868">
          <w:marLeft w:val="640"/>
          <w:marRight w:val="0"/>
          <w:marTop w:val="0"/>
          <w:marBottom w:val="0"/>
          <w:divBdr>
            <w:top w:val="none" w:sz="0" w:space="0" w:color="auto"/>
            <w:left w:val="none" w:sz="0" w:space="0" w:color="auto"/>
            <w:bottom w:val="none" w:sz="0" w:space="0" w:color="auto"/>
            <w:right w:val="none" w:sz="0" w:space="0" w:color="auto"/>
          </w:divBdr>
        </w:div>
        <w:div w:id="279457831">
          <w:marLeft w:val="640"/>
          <w:marRight w:val="0"/>
          <w:marTop w:val="0"/>
          <w:marBottom w:val="0"/>
          <w:divBdr>
            <w:top w:val="none" w:sz="0" w:space="0" w:color="auto"/>
            <w:left w:val="none" w:sz="0" w:space="0" w:color="auto"/>
            <w:bottom w:val="none" w:sz="0" w:space="0" w:color="auto"/>
            <w:right w:val="none" w:sz="0" w:space="0" w:color="auto"/>
          </w:divBdr>
        </w:div>
        <w:div w:id="1476796639">
          <w:marLeft w:val="640"/>
          <w:marRight w:val="0"/>
          <w:marTop w:val="0"/>
          <w:marBottom w:val="0"/>
          <w:divBdr>
            <w:top w:val="none" w:sz="0" w:space="0" w:color="auto"/>
            <w:left w:val="none" w:sz="0" w:space="0" w:color="auto"/>
            <w:bottom w:val="none" w:sz="0" w:space="0" w:color="auto"/>
            <w:right w:val="none" w:sz="0" w:space="0" w:color="auto"/>
          </w:divBdr>
        </w:div>
        <w:div w:id="417798507">
          <w:marLeft w:val="640"/>
          <w:marRight w:val="0"/>
          <w:marTop w:val="0"/>
          <w:marBottom w:val="0"/>
          <w:divBdr>
            <w:top w:val="none" w:sz="0" w:space="0" w:color="auto"/>
            <w:left w:val="none" w:sz="0" w:space="0" w:color="auto"/>
            <w:bottom w:val="none" w:sz="0" w:space="0" w:color="auto"/>
            <w:right w:val="none" w:sz="0" w:space="0" w:color="auto"/>
          </w:divBdr>
        </w:div>
        <w:div w:id="662972777">
          <w:marLeft w:val="640"/>
          <w:marRight w:val="0"/>
          <w:marTop w:val="0"/>
          <w:marBottom w:val="0"/>
          <w:divBdr>
            <w:top w:val="none" w:sz="0" w:space="0" w:color="auto"/>
            <w:left w:val="none" w:sz="0" w:space="0" w:color="auto"/>
            <w:bottom w:val="none" w:sz="0" w:space="0" w:color="auto"/>
            <w:right w:val="none" w:sz="0" w:space="0" w:color="auto"/>
          </w:divBdr>
        </w:div>
        <w:div w:id="1035615971">
          <w:marLeft w:val="640"/>
          <w:marRight w:val="0"/>
          <w:marTop w:val="0"/>
          <w:marBottom w:val="0"/>
          <w:divBdr>
            <w:top w:val="none" w:sz="0" w:space="0" w:color="auto"/>
            <w:left w:val="none" w:sz="0" w:space="0" w:color="auto"/>
            <w:bottom w:val="none" w:sz="0" w:space="0" w:color="auto"/>
            <w:right w:val="none" w:sz="0" w:space="0" w:color="auto"/>
          </w:divBdr>
        </w:div>
        <w:div w:id="739474986">
          <w:marLeft w:val="640"/>
          <w:marRight w:val="0"/>
          <w:marTop w:val="0"/>
          <w:marBottom w:val="0"/>
          <w:divBdr>
            <w:top w:val="none" w:sz="0" w:space="0" w:color="auto"/>
            <w:left w:val="none" w:sz="0" w:space="0" w:color="auto"/>
            <w:bottom w:val="none" w:sz="0" w:space="0" w:color="auto"/>
            <w:right w:val="none" w:sz="0" w:space="0" w:color="auto"/>
          </w:divBdr>
        </w:div>
        <w:div w:id="841428397">
          <w:marLeft w:val="640"/>
          <w:marRight w:val="0"/>
          <w:marTop w:val="0"/>
          <w:marBottom w:val="0"/>
          <w:divBdr>
            <w:top w:val="none" w:sz="0" w:space="0" w:color="auto"/>
            <w:left w:val="none" w:sz="0" w:space="0" w:color="auto"/>
            <w:bottom w:val="none" w:sz="0" w:space="0" w:color="auto"/>
            <w:right w:val="none" w:sz="0" w:space="0" w:color="auto"/>
          </w:divBdr>
        </w:div>
        <w:div w:id="1405840016">
          <w:marLeft w:val="640"/>
          <w:marRight w:val="0"/>
          <w:marTop w:val="0"/>
          <w:marBottom w:val="0"/>
          <w:divBdr>
            <w:top w:val="none" w:sz="0" w:space="0" w:color="auto"/>
            <w:left w:val="none" w:sz="0" w:space="0" w:color="auto"/>
            <w:bottom w:val="none" w:sz="0" w:space="0" w:color="auto"/>
            <w:right w:val="none" w:sz="0" w:space="0" w:color="auto"/>
          </w:divBdr>
        </w:div>
        <w:div w:id="968559568">
          <w:marLeft w:val="640"/>
          <w:marRight w:val="0"/>
          <w:marTop w:val="0"/>
          <w:marBottom w:val="0"/>
          <w:divBdr>
            <w:top w:val="none" w:sz="0" w:space="0" w:color="auto"/>
            <w:left w:val="none" w:sz="0" w:space="0" w:color="auto"/>
            <w:bottom w:val="none" w:sz="0" w:space="0" w:color="auto"/>
            <w:right w:val="none" w:sz="0" w:space="0" w:color="auto"/>
          </w:divBdr>
        </w:div>
        <w:div w:id="835921131">
          <w:marLeft w:val="640"/>
          <w:marRight w:val="0"/>
          <w:marTop w:val="0"/>
          <w:marBottom w:val="0"/>
          <w:divBdr>
            <w:top w:val="none" w:sz="0" w:space="0" w:color="auto"/>
            <w:left w:val="none" w:sz="0" w:space="0" w:color="auto"/>
            <w:bottom w:val="none" w:sz="0" w:space="0" w:color="auto"/>
            <w:right w:val="none" w:sz="0" w:space="0" w:color="auto"/>
          </w:divBdr>
        </w:div>
        <w:div w:id="1892501866">
          <w:marLeft w:val="640"/>
          <w:marRight w:val="0"/>
          <w:marTop w:val="0"/>
          <w:marBottom w:val="0"/>
          <w:divBdr>
            <w:top w:val="none" w:sz="0" w:space="0" w:color="auto"/>
            <w:left w:val="none" w:sz="0" w:space="0" w:color="auto"/>
            <w:bottom w:val="none" w:sz="0" w:space="0" w:color="auto"/>
            <w:right w:val="none" w:sz="0" w:space="0" w:color="auto"/>
          </w:divBdr>
        </w:div>
        <w:div w:id="283538494">
          <w:marLeft w:val="640"/>
          <w:marRight w:val="0"/>
          <w:marTop w:val="0"/>
          <w:marBottom w:val="0"/>
          <w:divBdr>
            <w:top w:val="none" w:sz="0" w:space="0" w:color="auto"/>
            <w:left w:val="none" w:sz="0" w:space="0" w:color="auto"/>
            <w:bottom w:val="none" w:sz="0" w:space="0" w:color="auto"/>
            <w:right w:val="none" w:sz="0" w:space="0" w:color="auto"/>
          </w:divBdr>
        </w:div>
        <w:div w:id="283270623">
          <w:marLeft w:val="640"/>
          <w:marRight w:val="0"/>
          <w:marTop w:val="0"/>
          <w:marBottom w:val="0"/>
          <w:divBdr>
            <w:top w:val="none" w:sz="0" w:space="0" w:color="auto"/>
            <w:left w:val="none" w:sz="0" w:space="0" w:color="auto"/>
            <w:bottom w:val="none" w:sz="0" w:space="0" w:color="auto"/>
            <w:right w:val="none" w:sz="0" w:space="0" w:color="auto"/>
          </w:divBdr>
        </w:div>
        <w:div w:id="1708488467">
          <w:marLeft w:val="640"/>
          <w:marRight w:val="0"/>
          <w:marTop w:val="0"/>
          <w:marBottom w:val="0"/>
          <w:divBdr>
            <w:top w:val="none" w:sz="0" w:space="0" w:color="auto"/>
            <w:left w:val="none" w:sz="0" w:space="0" w:color="auto"/>
            <w:bottom w:val="none" w:sz="0" w:space="0" w:color="auto"/>
            <w:right w:val="none" w:sz="0" w:space="0" w:color="auto"/>
          </w:divBdr>
        </w:div>
        <w:div w:id="979308106">
          <w:marLeft w:val="640"/>
          <w:marRight w:val="0"/>
          <w:marTop w:val="0"/>
          <w:marBottom w:val="0"/>
          <w:divBdr>
            <w:top w:val="none" w:sz="0" w:space="0" w:color="auto"/>
            <w:left w:val="none" w:sz="0" w:space="0" w:color="auto"/>
            <w:bottom w:val="none" w:sz="0" w:space="0" w:color="auto"/>
            <w:right w:val="none" w:sz="0" w:space="0" w:color="auto"/>
          </w:divBdr>
        </w:div>
        <w:div w:id="1207984591">
          <w:marLeft w:val="640"/>
          <w:marRight w:val="0"/>
          <w:marTop w:val="0"/>
          <w:marBottom w:val="0"/>
          <w:divBdr>
            <w:top w:val="none" w:sz="0" w:space="0" w:color="auto"/>
            <w:left w:val="none" w:sz="0" w:space="0" w:color="auto"/>
            <w:bottom w:val="none" w:sz="0" w:space="0" w:color="auto"/>
            <w:right w:val="none" w:sz="0" w:space="0" w:color="auto"/>
          </w:divBdr>
        </w:div>
        <w:div w:id="1893997551">
          <w:marLeft w:val="640"/>
          <w:marRight w:val="0"/>
          <w:marTop w:val="0"/>
          <w:marBottom w:val="0"/>
          <w:divBdr>
            <w:top w:val="none" w:sz="0" w:space="0" w:color="auto"/>
            <w:left w:val="none" w:sz="0" w:space="0" w:color="auto"/>
            <w:bottom w:val="none" w:sz="0" w:space="0" w:color="auto"/>
            <w:right w:val="none" w:sz="0" w:space="0" w:color="auto"/>
          </w:divBdr>
        </w:div>
        <w:div w:id="969281482">
          <w:marLeft w:val="640"/>
          <w:marRight w:val="0"/>
          <w:marTop w:val="0"/>
          <w:marBottom w:val="0"/>
          <w:divBdr>
            <w:top w:val="none" w:sz="0" w:space="0" w:color="auto"/>
            <w:left w:val="none" w:sz="0" w:space="0" w:color="auto"/>
            <w:bottom w:val="none" w:sz="0" w:space="0" w:color="auto"/>
            <w:right w:val="none" w:sz="0" w:space="0" w:color="auto"/>
          </w:divBdr>
        </w:div>
        <w:div w:id="1047334911">
          <w:marLeft w:val="640"/>
          <w:marRight w:val="0"/>
          <w:marTop w:val="0"/>
          <w:marBottom w:val="0"/>
          <w:divBdr>
            <w:top w:val="none" w:sz="0" w:space="0" w:color="auto"/>
            <w:left w:val="none" w:sz="0" w:space="0" w:color="auto"/>
            <w:bottom w:val="none" w:sz="0" w:space="0" w:color="auto"/>
            <w:right w:val="none" w:sz="0" w:space="0" w:color="auto"/>
          </w:divBdr>
        </w:div>
        <w:div w:id="911232790">
          <w:marLeft w:val="640"/>
          <w:marRight w:val="0"/>
          <w:marTop w:val="0"/>
          <w:marBottom w:val="0"/>
          <w:divBdr>
            <w:top w:val="none" w:sz="0" w:space="0" w:color="auto"/>
            <w:left w:val="none" w:sz="0" w:space="0" w:color="auto"/>
            <w:bottom w:val="none" w:sz="0" w:space="0" w:color="auto"/>
            <w:right w:val="none" w:sz="0" w:space="0" w:color="auto"/>
          </w:divBdr>
        </w:div>
        <w:div w:id="213011457">
          <w:marLeft w:val="640"/>
          <w:marRight w:val="0"/>
          <w:marTop w:val="0"/>
          <w:marBottom w:val="0"/>
          <w:divBdr>
            <w:top w:val="none" w:sz="0" w:space="0" w:color="auto"/>
            <w:left w:val="none" w:sz="0" w:space="0" w:color="auto"/>
            <w:bottom w:val="none" w:sz="0" w:space="0" w:color="auto"/>
            <w:right w:val="none" w:sz="0" w:space="0" w:color="auto"/>
          </w:divBdr>
        </w:div>
        <w:div w:id="1423182037">
          <w:marLeft w:val="640"/>
          <w:marRight w:val="0"/>
          <w:marTop w:val="0"/>
          <w:marBottom w:val="0"/>
          <w:divBdr>
            <w:top w:val="none" w:sz="0" w:space="0" w:color="auto"/>
            <w:left w:val="none" w:sz="0" w:space="0" w:color="auto"/>
            <w:bottom w:val="none" w:sz="0" w:space="0" w:color="auto"/>
            <w:right w:val="none" w:sz="0" w:space="0" w:color="auto"/>
          </w:divBdr>
        </w:div>
        <w:div w:id="1657302703">
          <w:marLeft w:val="640"/>
          <w:marRight w:val="0"/>
          <w:marTop w:val="0"/>
          <w:marBottom w:val="0"/>
          <w:divBdr>
            <w:top w:val="none" w:sz="0" w:space="0" w:color="auto"/>
            <w:left w:val="none" w:sz="0" w:space="0" w:color="auto"/>
            <w:bottom w:val="none" w:sz="0" w:space="0" w:color="auto"/>
            <w:right w:val="none" w:sz="0" w:space="0" w:color="auto"/>
          </w:divBdr>
        </w:div>
        <w:div w:id="1482040058">
          <w:marLeft w:val="640"/>
          <w:marRight w:val="0"/>
          <w:marTop w:val="0"/>
          <w:marBottom w:val="0"/>
          <w:divBdr>
            <w:top w:val="none" w:sz="0" w:space="0" w:color="auto"/>
            <w:left w:val="none" w:sz="0" w:space="0" w:color="auto"/>
            <w:bottom w:val="none" w:sz="0" w:space="0" w:color="auto"/>
            <w:right w:val="none" w:sz="0" w:space="0" w:color="auto"/>
          </w:divBdr>
        </w:div>
      </w:divsChild>
    </w:div>
    <w:div w:id="1731422480">
      <w:bodyDiv w:val="1"/>
      <w:marLeft w:val="0"/>
      <w:marRight w:val="0"/>
      <w:marTop w:val="0"/>
      <w:marBottom w:val="0"/>
      <w:divBdr>
        <w:top w:val="none" w:sz="0" w:space="0" w:color="auto"/>
        <w:left w:val="none" w:sz="0" w:space="0" w:color="auto"/>
        <w:bottom w:val="none" w:sz="0" w:space="0" w:color="auto"/>
        <w:right w:val="none" w:sz="0" w:space="0" w:color="auto"/>
      </w:divBdr>
      <w:divsChild>
        <w:div w:id="1848593537">
          <w:marLeft w:val="640"/>
          <w:marRight w:val="0"/>
          <w:marTop w:val="0"/>
          <w:marBottom w:val="0"/>
          <w:divBdr>
            <w:top w:val="none" w:sz="0" w:space="0" w:color="auto"/>
            <w:left w:val="none" w:sz="0" w:space="0" w:color="auto"/>
            <w:bottom w:val="none" w:sz="0" w:space="0" w:color="auto"/>
            <w:right w:val="none" w:sz="0" w:space="0" w:color="auto"/>
          </w:divBdr>
        </w:div>
        <w:div w:id="275067533">
          <w:marLeft w:val="640"/>
          <w:marRight w:val="0"/>
          <w:marTop w:val="0"/>
          <w:marBottom w:val="0"/>
          <w:divBdr>
            <w:top w:val="none" w:sz="0" w:space="0" w:color="auto"/>
            <w:left w:val="none" w:sz="0" w:space="0" w:color="auto"/>
            <w:bottom w:val="none" w:sz="0" w:space="0" w:color="auto"/>
            <w:right w:val="none" w:sz="0" w:space="0" w:color="auto"/>
          </w:divBdr>
        </w:div>
        <w:div w:id="1548640979">
          <w:marLeft w:val="640"/>
          <w:marRight w:val="0"/>
          <w:marTop w:val="0"/>
          <w:marBottom w:val="0"/>
          <w:divBdr>
            <w:top w:val="none" w:sz="0" w:space="0" w:color="auto"/>
            <w:left w:val="none" w:sz="0" w:space="0" w:color="auto"/>
            <w:bottom w:val="none" w:sz="0" w:space="0" w:color="auto"/>
            <w:right w:val="none" w:sz="0" w:space="0" w:color="auto"/>
          </w:divBdr>
        </w:div>
        <w:div w:id="1821652662">
          <w:marLeft w:val="640"/>
          <w:marRight w:val="0"/>
          <w:marTop w:val="0"/>
          <w:marBottom w:val="0"/>
          <w:divBdr>
            <w:top w:val="none" w:sz="0" w:space="0" w:color="auto"/>
            <w:left w:val="none" w:sz="0" w:space="0" w:color="auto"/>
            <w:bottom w:val="none" w:sz="0" w:space="0" w:color="auto"/>
            <w:right w:val="none" w:sz="0" w:space="0" w:color="auto"/>
          </w:divBdr>
        </w:div>
        <w:div w:id="133956759">
          <w:marLeft w:val="640"/>
          <w:marRight w:val="0"/>
          <w:marTop w:val="0"/>
          <w:marBottom w:val="0"/>
          <w:divBdr>
            <w:top w:val="none" w:sz="0" w:space="0" w:color="auto"/>
            <w:left w:val="none" w:sz="0" w:space="0" w:color="auto"/>
            <w:bottom w:val="none" w:sz="0" w:space="0" w:color="auto"/>
            <w:right w:val="none" w:sz="0" w:space="0" w:color="auto"/>
          </w:divBdr>
        </w:div>
        <w:div w:id="370687024">
          <w:marLeft w:val="640"/>
          <w:marRight w:val="0"/>
          <w:marTop w:val="0"/>
          <w:marBottom w:val="0"/>
          <w:divBdr>
            <w:top w:val="none" w:sz="0" w:space="0" w:color="auto"/>
            <w:left w:val="none" w:sz="0" w:space="0" w:color="auto"/>
            <w:bottom w:val="none" w:sz="0" w:space="0" w:color="auto"/>
            <w:right w:val="none" w:sz="0" w:space="0" w:color="auto"/>
          </w:divBdr>
        </w:div>
        <w:div w:id="263613753">
          <w:marLeft w:val="640"/>
          <w:marRight w:val="0"/>
          <w:marTop w:val="0"/>
          <w:marBottom w:val="0"/>
          <w:divBdr>
            <w:top w:val="none" w:sz="0" w:space="0" w:color="auto"/>
            <w:left w:val="none" w:sz="0" w:space="0" w:color="auto"/>
            <w:bottom w:val="none" w:sz="0" w:space="0" w:color="auto"/>
            <w:right w:val="none" w:sz="0" w:space="0" w:color="auto"/>
          </w:divBdr>
        </w:div>
        <w:div w:id="1565797767">
          <w:marLeft w:val="640"/>
          <w:marRight w:val="0"/>
          <w:marTop w:val="0"/>
          <w:marBottom w:val="0"/>
          <w:divBdr>
            <w:top w:val="none" w:sz="0" w:space="0" w:color="auto"/>
            <w:left w:val="none" w:sz="0" w:space="0" w:color="auto"/>
            <w:bottom w:val="none" w:sz="0" w:space="0" w:color="auto"/>
            <w:right w:val="none" w:sz="0" w:space="0" w:color="auto"/>
          </w:divBdr>
        </w:div>
        <w:div w:id="423959213">
          <w:marLeft w:val="640"/>
          <w:marRight w:val="0"/>
          <w:marTop w:val="0"/>
          <w:marBottom w:val="0"/>
          <w:divBdr>
            <w:top w:val="none" w:sz="0" w:space="0" w:color="auto"/>
            <w:left w:val="none" w:sz="0" w:space="0" w:color="auto"/>
            <w:bottom w:val="none" w:sz="0" w:space="0" w:color="auto"/>
            <w:right w:val="none" w:sz="0" w:space="0" w:color="auto"/>
          </w:divBdr>
        </w:div>
        <w:div w:id="1880194420">
          <w:marLeft w:val="640"/>
          <w:marRight w:val="0"/>
          <w:marTop w:val="0"/>
          <w:marBottom w:val="0"/>
          <w:divBdr>
            <w:top w:val="none" w:sz="0" w:space="0" w:color="auto"/>
            <w:left w:val="none" w:sz="0" w:space="0" w:color="auto"/>
            <w:bottom w:val="none" w:sz="0" w:space="0" w:color="auto"/>
            <w:right w:val="none" w:sz="0" w:space="0" w:color="auto"/>
          </w:divBdr>
        </w:div>
        <w:div w:id="112866428">
          <w:marLeft w:val="640"/>
          <w:marRight w:val="0"/>
          <w:marTop w:val="0"/>
          <w:marBottom w:val="0"/>
          <w:divBdr>
            <w:top w:val="none" w:sz="0" w:space="0" w:color="auto"/>
            <w:left w:val="none" w:sz="0" w:space="0" w:color="auto"/>
            <w:bottom w:val="none" w:sz="0" w:space="0" w:color="auto"/>
            <w:right w:val="none" w:sz="0" w:space="0" w:color="auto"/>
          </w:divBdr>
        </w:div>
        <w:div w:id="24717197">
          <w:marLeft w:val="640"/>
          <w:marRight w:val="0"/>
          <w:marTop w:val="0"/>
          <w:marBottom w:val="0"/>
          <w:divBdr>
            <w:top w:val="none" w:sz="0" w:space="0" w:color="auto"/>
            <w:left w:val="none" w:sz="0" w:space="0" w:color="auto"/>
            <w:bottom w:val="none" w:sz="0" w:space="0" w:color="auto"/>
            <w:right w:val="none" w:sz="0" w:space="0" w:color="auto"/>
          </w:divBdr>
        </w:div>
        <w:div w:id="1683819919">
          <w:marLeft w:val="640"/>
          <w:marRight w:val="0"/>
          <w:marTop w:val="0"/>
          <w:marBottom w:val="0"/>
          <w:divBdr>
            <w:top w:val="none" w:sz="0" w:space="0" w:color="auto"/>
            <w:left w:val="none" w:sz="0" w:space="0" w:color="auto"/>
            <w:bottom w:val="none" w:sz="0" w:space="0" w:color="auto"/>
            <w:right w:val="none" w:sz="0" w:space="0" w:color="auto"/>
          </w:divBdr>
        </w:div>
        <w:div w:id="815881841">
          <w:marLeft w:val="640"/>
          <w:marRight w:val="0"/>
          <w:marTop w:val="0"/>
          <w:marBottom w:val="0"/>
          <w:divBdr>
            <w:top w:val="none" w:sz="0" w:space="0" w:color="auto"/>
            <w:left w:val="none" w:sz="0" w:space="0" w:color="auto"/>
            <w:bottom w:val="none" w:sz="0" w:space="0" w:color="auto"/>
            <w:right w:val="none" w:sz="0" w:space="0" w:color="auto"/>
          </w:divBdr>
        </w:div>
        <w:div w:id="934946928">
          <w:marLeft w:val="640"/>
          <w:marRight w:val="0"/>
          <w:marTop w:val="0"/>
          <w:marBottom w:val="0"/>
          <w:divBdr>
            <w:top w:val="none" w:sz="0" w:space="0" w:color="auto"/>
            <w:left w:val="none" w:sz="0" w:space="0" w:color="auto"/>
            <w:bottom w:val="none" w:sz="0" w:space="0" w:color="auto"/>
            <w:right w:val="none" w:sz="0" w:space="0" w:color="auto"/>
          </w:divBdr>
        </w:div>
        <w:div w:id="2006131890">
          <w:marLeft w:val="640"/>
          <w:marRight w:val="0"/>
          <w:marTop w:val="0"/>
          <w:marBottom w:val="0"/>
          <w:divBdr>
            <w:top w:val="none" w:sz="0" w:space="0" w:color="auto"/>
            <w:left w:val="none" w:sz="0" w:space="0" w:color="auto"/>
            <w:bottom w:val="none" w:sz="0" w:space="0" w:color="auto"/>
            <w:right w:val="none" w:sz="0" w:space="0" w:color="auto"/>
          </w:divBdr>
        </w:div>
        <w:div w:id="1227759954">
          <w:marLeft w:val="640"/>
          <w:marRight w:val="0"/>
          <w:marTop w:val="0"/>
          <w:marBottom w:val="0"/>
          <w:divBdr>
            <w:top w:val="none" w:sz="0" w:space="0" w:color="auto"/>
            <w:left w:val="none" w:sz="0" w:space="0" w:color="auto"/>
            <w:bottom w:val="none" w:sz="0" w:space="0" w:color="auto"/>
            <w:right w:val="none" w:sz="0" w:space="0" w:color="auto"/>
          </w:divBdr>
        </w:div>
        <w:div w:id="1432748135">
          <w:marLeft w:val="640"/>
          <w:marRight w:val="0"/>
          <w:marTop w:val="0"/>
          <w:marBottom w:val="0"/>
          <w:divBdr>
            <w:top w:val="none" w:sz="0" w:space="0" w:color="auto"/>
            <w:left w:val="none" w:sz="0" w:space="0" w:color="auto"/>
            <w:bottom w:val="none" w:sz="0" w:space="0" w:color="auto"/>
            <w:right w:val="none" w:sz="0" w:space="0" w:color="auto"/>
          </w:divBdr>
        </w:div>
        <w:div w:id="1994916047">
          <w:marLeft w:val="640"/>
          <w:marRight w:val="0"/>
          <w:marTop w:val="0"/>
          <w:marBottom w:val="0"/>
          <w:divBdr>
            <w:top w:val="none" w:sz="0" w:space="0" w:color="auto"/>
            <w:left w:val="none" w:sz="0" w:space="0" w:color="auto"/>
            <w:bottom w:val="none" w:sz="0" w:space="0" w:color="auto"/>
            <w:right w:val="none" w:sz="0" w:space="0" w:color="auto"/>
          </w:divBdr>
        </w:div>
        <w:div w:id="130249751">
          <w:marLeft w:val="640"/>
          <w:marRight w:val="0"/>
          <w:marTop w:val="0"/>
          <w:marBottom w:val="0"/>
          <w:divBdr>
            <w:top w:val="none" w:sz="0" w:space="0" w:color="auto"/>
            <w:left w:val="none" w:sz="0" w:space="0" w:color="auto"/>
            <w:bottom w:val="none" w:sz="0" w:space="0" w:color="auto"/>
            <w:right w:val="none" w:sz="0" w:space="0" w:color="auto"/>
          </w:divBdr>
        </w:div>
        <w:div w:id="1262447927">
          <w:marLeft w:val="640"/>
          <w:marRight w:val="0"/>
          <w:marTop w:val="0"/>
          <w:marBottom w:val="0"/>
          <w:divBdr>
            <w:top w:val="none" w:sz="0" w:space="0" w:color="auto"/>
            <w:left w:val="none" w:sz="0" w:space="0" w:color="auto"/>
            <w:bottom w:val="none" w:sz="0" w:space="0" w:color="auto"/>
            <w:right w:val="none" w:sz="0" w:space="0" w:color="auto"/>
          </w:divBdr>
        </w:div>
        <w:div w:id="38868496">
          <w:marLeft w:val="640"/>
          <w:marRight w:val="0"/>
          <w:marTop w:val="0"/>
          <w:marBottom w:val="0"/>
          <w:divBdr>
            <w:top w:val="none" w:sz="0" w:space="0" w:color="auto"/>
            <w:left w:val="none" w:sz="0" w:space="0" w:color="auto"/>
            <w:bottom w:val="none" w:sz="0" w:space="0" w:color="auto"/>
            <w:right w:val="none" w:sz="0" w:space="0" w:color="auto"/>
          </w:divBdr>
        </w:div>
        <w:div w:id="1956477754">
          <w:marLeft w:val="640"/>
          <w:marRight w:val="0"/>
          <w:marTop w:val="0"/>
          <w:marBottom w:val="0"/>
          <w:divBdr>
            <w:top w:val="none" w:sz="0" w:space="0" w:color="auto"/>
            <w:left w:val="none" w:sz="0" w:space="0" w:color="auto"/>
            <w:bottom w:val="none" w:sz="0" w:space="0" w:color="auto"/>
            <w:right w:val="none" w:sz="0" w:space="0" w:color="auto"/>
          </w:divBdr>
        </w:div>
        <w:div w:id="528569816">
          <w:marLeft w:val="640"/>
          <w:marRight w:val="0"/>
          <w:marTop w:val="0"/>
          <w:marBottom w:val="0"/>
          <w:divBdr>
            <w:top w:val="none" w:sz="0" w:space="0" w:color="auto"/>
            <w:left w:val="none" w:sz="0" w:space="0" w:color="auto"/>
            <w:bottom w:val="none" w:sz="0" w:space="0" w:color="auto"/>
            <w:right w:val="none" w:sz="0" w:space="0" w:color="auto"/>
          </w:divBdr>
        </w:div>
        <w:div w:id="1918399968">
          <w:marLeft w:val="640"/>
          <w:marRight w:val="0"/>
          <w:marTop w:val="0"/>
          <w:marBottom w:val="0"/>
          <w:divBdr>
            <w:top w:val="none" w:sz="0" w:space="0" w:color="auto"/>
            <w:left w:val="none" w:sz="0" w:space="0" w:color="auto"/>
            <w:bottom w:val="none" w:sz="0" w:space="0" w:color="auto"/>
            <w:right w:val="none" w:sz="0" w:space="0" w:color="auto"/>
          </w:divBdr>
        </w:div>
        <w:div w:id="1067456654">
          <w:marLeft w:val="640"/>
          <w:marRight w:val="0"/>
          <w:marTop w:val="0"/>
          <w:marBottom w:val="0"/>
          <w:divBdr>
            <w:top w:val="none" w:sz="0" w:space="0" w:color="auto"/>
            <w:left w:val="none" w:sz="0" w:space="0" w:color="auto"/>
            <w:bottom w:val="none" w:sz="0" w:space="0" w:color="auto"/>
            <w:right w:val="none" w:sz="0" w:space="0" w:color="auto"/>
          </w:divBdr>
        </w:div>
        <w:div w:id="443156093">
          <w:marLeft w:val="640"/>
          <w:marRight w:val="0"/>
          <w:marTop w:val="0"/>
          <w:marBottom w:val="0"/>
          <w:divBdr>
            <w:top w:val="none" w:sz="0" w:space="0" w:color="auto"/>
            <w:left w:val="none" w:sz="0" w:space="0" w:color="auto"/>
            <w:bottom w:val="none" w:sz="0" w:space="0" w:color="auto"/>
            <w:right w:val="none" w:sz="0" w:space="0" w:color="auto"/>
          </w:divBdr>
        </w:div>
        <w:div w:id="1796218792">
          <w:marLeft w:val="640"/>
          <w:marRight w:val="0"/>
          <w:marTop w:val="0"/>
          <w:marBottom w:val="0"/>
          <w:divBdr>
            <w:top w:val="none" w:sz="0" w:space="0" w:color="auto"/>
            <w:left w:val="none" w:sz="0" w:space="0" w:color="auto"/>
            <w:bottom w:val="none" w:sz="0" w:space="0" w:color="auto"/>
            <w:right w:val="none" w:sz="0" w:space="0" w:color="auto"/>
          </w:divBdr>
        </w:div>
        <w:div w:id="1875969878">
          <w:marLeft w:val="640"/>
          <w:marRight w:val="0"/>
          <w:marTop w:val="0"/>
          <w:marBottom w:val="0"/>
          <w:divBdr>
            <w:top w:val="none" w:sz="0" w:space="0" w:color="auto"/>
            <w:left w:val="none" w:sz="0" w:space="0" w:color="auto"/>
            <w:bottom w:val="none" w:sz="0" w:space="0" w:color="auto"/>
            <w:right w:val="none" w:sz="0" w:space="0" w:color="auto"/>
          </w:divBdr>
        </w:div>
        <w:div w:id="2045710021">
          <w:marLeft w:val="640"/>
          <w:marRight w:val="0"/>
          <w:marTop w:val="0"/>
          <w:marBottom w:val="0"/>
          <w:divBdr>
            <w:top w:val="none" w:sz="0" w:space="0" w:color="auto"/>
            <w:left w:val="none" w:sz="0" w:space="0" w:color="auto"/>
            <w:bottom w:val="none" w:sz="0" w:space="0" w:color="auto"/>
            <w:right w:val="none" w:sz="0" w:space="0" w:color="auto"/>
          </w:divBdr>
        </w:div>
        <w:div w:id="698549355">
          <w:marLeft w:val="640"/>
          <w:marRight w:val="0"/>
          <w:marTop w:val="0"/>
          <w:marBottom w:val="0"/>
          <w:divBdr>
            <w:top w:val="none" w:sz="0" w:space="0" w:color="auto"/>
            <w:left w:val="none" w:sz="0" w:space="0" w:color="auto"/>
            <w:bottom w:val="none" w:sz="0" w:space="0" w:color="auto"/>
            <w:right w:val="none" w:sz="0" w:space="0" w:color="auto"/>
          </w:divBdr>
        </w:div>
        <w:div w:id="1939757110">
          <w:marLeft w:val="640"/>
          <w:marRight w:val="0"/>
          <w:marTop w:val="0"/>
          <w:marBottom w:val="0"/>
          <w:divBdr>
            <w:top w:val="none" w:sz="0" w:space="0" w:color="auto"/>
            <w:left w:val="none" w:sz="0" w:space="0" w:color="auto"/>
            <w:bottom w:val="none" w:sz="0" w:space="0" w:color="auto"/>
            <w:right w:val="none" w:sz="0" w:space="0" w:color="auto"/>
          </w:divBdr>
        </w:div>
        <w:div w:id="1030956868">
          <w:marLeft w:val="640"/>
          <w:marRight w:val="0"/>
          <w:marTop w:val="0"/>
          <w:marBottom w:val="0"/>
          <w:divBdr>
            <w:top w:val="none" w:sz="0" w:space="0" w:color="auto"/>
            <w:left w:val="none" w:sz="0" w:space="0" w:color="auto"/>
            <w:bottom w:val="none" w:sz="0" w:space="0" w:color="auto"/>
            <w:right w:val="none" w:sz="0" w:space="0" w:color="auto"/>
          </w:divBdr>
        </w:div>
        <w:div w:id="1833374202">
          <w:marLeft w:val="640"/>
          <w:marRight w:val="0"/>
          <w:marTop w:val="0"/>
          <w:marBottom w:val="0"/>
          <w:divBdr>
            <w:top w:val="none" w:sz="0" w:space="0" w:color="auto"/>
            <w:left w:val="none" w:sz="0" w:space="0" w:color="auto"/>
            <w:bottom w:val="none" w:sz="0" w:space="0" w:color="auto"/>
            <w:right w:val="none" w:sz="0" w:space="0" w:color="auto"/>
          </w:divBdr>
        </w:div>
        <w:div w:id="740759597">
          <w:marLeft w:val="640"/>
          <w:marRight w:val="0"/>
          <w:marTop w:val="0"/>
          <w:marBottom w:val="0"/>
          <w:divBdr>
            <w:top w:val="none" w:sz="0" w:space="0" w:color="auto"/>
            <w:left w:val="none" w:sz="0" w:space="0" w:color="auto"/>
            <w:bottom w:val="none" w:sz="0" w:space="0" w:color="auto"/>
            <w:right w:val="none" w:sz="0" w:space="0" w:color="auto"/>
          </w:divBdr>
        </w:div>
        <w:div w:id="124395668">
          <w:marLeft w:val="640"/>
          <w:marRight w:val="0"/>
          <w:marTop w:val="0"/>
          <w:marBottom w:val="0"/>
          <w:divBdr>
            <w:top w:val="none" w:sz="0" w:space="0" w:color="auto"/>
            <w:left w:val="none" w:sz="0" w:space="0" w:color="auto"/>
            <w:bottom w:val="none" w:sz="0" w:space="0" w:color="auto"/>
            <w:right w:val="none" w:sz="0" w:space="0" w:color="auto"/>
          </w:divBdr>
        </w:div>
        <w:div w:id="1711027407">
          <w:marLeft w:val="640"/>
          <w:marRight w:val="0"/>
          <w:marTop w:val="0"/>
          <w:marBottom w:val="0"/>
          <w:divBdr>
            <w:top w:val="none" w:sz="0" w:space="0" w:color="auto"/>
            <w:left w:val="none" w:sz="0" w:space="0" w:color="auto"/>
            <w:bottom w:val="none" w:sz="0" w:space="0" w:color="auto"/>
            <w:right w:val="none" w:sz="0" w:space="0" w:color="auto"/>
          </w:divBdr>
        </w:div>
        <w:div w:id="2080590625">
          <w:marLeft w:val="640"/>
          <w:marRight w:val="0"/>
          <w:marTop w:val="0"/>
          <w:marBottom w:val="0"/>
          <w:divBdr>
            <w:top w:val="none" w:sz="0" w:space="0" w:color="auto"/>
            <w:left w:val="none" w:sz="0" w:space="0" w:color="auto"/>
            <w:bottom w:val="none" w:sz="0" w:space="0" w:color="auto"/>
            <w:right w:val="none" w:sz="0" w:space="0" w:color="auto"/>
          </w:divBdr>
        </w:div>
        <w:div w:id="1136026747">
          <w:marLeft w:val="640"/>
          <w:marRight w:val="0"/>
          <w:marTop w:val="0"/>
          <w:marBottom w:val="0"/>
          <w:divBdr>
            <w:top w:val="none" w:sz="0" w:space="0" w:color="auto"/>
            <w:left w:val="none" w:sz="0" w:space="0" w:color="auto"/>
            <w:bottom w:val="none" w:sz="0" w:space="0" w:color="auto"/>
            <w:right w:val="none" w:sz="0" w:space="0" w:color="auto"/>
          </w:divBdr>
        </w:div>
        <w:div w:id="1856461880">
          <w:marLeft w:val="640"/>
          <w:marRight w:val="0"/>
          <w:marTop w:val="0"/>
          <w:marBottom w:val="0"/>
          <w:divBdr>
            <w:top w:val="none" w:sz="0" w:space="0" w:color="auto"/>
            <w:left w:val="none" w:sz="0" w:space="0" w:color="auto"/>
            <w:bottom w:val="none" w:sz="0" w:space="0" w:color="auto"/>
            <w:right w:val="none" w:sz="0" w:space="0" w:color="auto"/>
          </w:divBdr>
        </w:div>
        <w:div w:id="1798714832">
          <w:marLeft w:val="640"/>
          <w:marRight w:val="0"/>
          <w:marTop w:val="0"/>
          <w:marBottom w:val="0"/>
          <w:divBdr>
            <w:top w:val="none" w:sz="0" w:space="0" w:color="auto"/>
            <w:left w:val="none" w:sz="0" w:space="0" w:color="auto"/>
            <w:bottom w:val="none" w:sz="0" w:space="0" w:color="auto"/>
            <w:right w:val="none" w:sz="0" w:space="0" w:color="auto"/>
          </w:divBdr>
        </w:div>
        <w:div w:id="2023168044">
          <w:marLeft w:val="640"/>
          <w:marRight w:val="0"/>
          <w:marTop w:val="0"/>
          <w:marBottom w:val="0"/>
          <w:divBdr>
            <w:top w:val="none" w:sz="0" w:space="0" w:color="auto"/>
            <w:left w:val="none" w:sz="0" w:space="0" w:color="auto"/>
            <w:bottom w:val="none" w:sz="0" w:space="0" w:color="auto"/>
            <w:right w:val="none" w:sz="0" w:space="0" w:color="auto"/>
          </w:divBdr>
        </w:div>
        <w:div w:id="1615210394">
          <w:marLeft w:val="640"/>
          <w:marRight w:val="0"/>
          <w:marTop w:val="0"/>
          <w:marBottom w:val="0"/>
          <w:divBdr>
            <w:top w:val="none" w:sz="0" w:space="0" w:color="auto"/>
            <w:left w:val="none" w:sz="0" w:space="0" w:color="auto"/>
            <w:bottom w:val="none" w:sz="0" w:space="0" w:color="auto"/>
            <w:right w:val="none" w:sz="0" w:space="0" w:color="auto"/>
          </w:divBdr>
        </w:div>
        <w:div w:id="1580628458">
          <w:marLeft w:val="640"/>
          <w:marRight w:val="0"/>
          <w:marTop w:val="0"/>
          <w:marBottom w:val="0"/>
          <w:divBdr>
            <w:top w:val="none" w:sz="0" w:space="0" w:color="auto"/>
            <w:left w:val="none" w:sz="0" w:space="0" w:color="auto"/>
            <w:bottom w:val="none" w:sz="0" w:space="0" w:color="auto"/>
            <w:right w:val="none" w:sz="0" w:space="0" w:color="auto"/>
          </w:divBdr>
        </w:div>
        <w:div w:id="566302655">
          <w:marLeft w:val="640"/>
          <w:marRight w:val="0"/>
          <w:marTop w:val="0"/>
          <w:marBottom w:val="0"/>
          <w:divBdr>
            <w:top w:val="none" w:sz="0" w:space="0" w:color="auto"/>
            <w:left w:val="none" w:sz="0" w:space="0" w:color="auto"/>
            <w:bottom w:val="none" w:sz="0" w:space="0" w:color="auto"/>
            <w:right w:val="none" w:sz="0" w:space="0" w:color="auto"/>
          </w:divBdr>
        </w:div>
        <w:div w:id="41100807">
          <w:marLeft w:val="640"/>
          <w:marRight w:val="0"/>
          <w:marTop w:val="0"/>
          <w:marBottom w:val="0"/>
          <w:divBdr>
            <w:top w:val="none" w:sz="0" w:space="0" w:color="auto"/>
            <w:left w:val="none" w:sz="0" w:space="0" w:color="auto"/>
            <w:bottom w:val="none" w:sz="0" w:space="0" w:color="auto"/>
            <w:right w:val="none" w:sz="0" w:space="0" w:color="auto"/>
          </w:divBdr>
        </w:div>
        <w:div w:id="1874609781">
          <w:marLeft w:val="640"/>
          <w:marRight w:val="0"/>
          <w:marTop w:val="0"/>
          <w:marBottom w:val="0"/>
          <w:divBdr>
            <w:top w:val="none" w:sz="0" w:space="0" w:color="auto"/>
            <w:left w:val="none" w:sz="0" w:space="0" w:color="auto"/>
            <w:bottom w:val="none" w:sz="0" w:space="0" w:color="auto"/>
            <w:right w:val="none" w:sz="0" w:space="0" w:color="auto"/>
          </w:divBdr>
        </w:div>
        <w:div w:id="28258852">
          <w:marLeft w:val="640"/>
          <w:marRight w:val="0"/>
          <w:marTop w:val="0"/>
          <w:marBottom w:val="0"/>
          <w:divBdr>
            <w:top w:val="none" w:sz="0" w:space="0" w:color="auto"/>
            <w:left w:val="none" w:sz="0" w:space="0" w:color="auto"/>
            <w:bottom w:val="none" w:sz="0" w:space="0" w:color="auto"/>
            <w:right w:val="none" w:sz="0" w:space="0" w:color="auto"/>
          </w:divBdr>
        </w:div>
        <w:div w:id="583615364">
          <w:marLeft w:val="640"/>
          <w:marRight w:val="0"/>
          <w:marTop w:val="0"/>
          <w:marBottom w:val="0"/>
          <w:divBdr>
            <w:top w:val="none" w:sz="0" w:space="0" w:color="auto"/>
            <w:left w:val="none" w:sz="0" w:space="0" w:color="auto"/>
            <w:bottom w:val="none" w:sz="0" w:space="0" w:color="auto"/>
            <w:right w:val="none" w:sz="0" w:space="0" w:color="auto"/>
          </w:divBdr>
        </w:div>
        <w:div w:id="773208135">
          <w:marLeft w:val="640"/>
          <w:marRight w:val="0"/>
          <w:marTop w:val="0"/>
          <w:marBottom w:val="0"/>
          <w:divBdr>
            <w:top w:val="none" w:sz="0" w:space="0" w:color="auto"/>
            <w:left w:val="none" w:sz="0" w:space="0" w:color="auto"/>
            <w:bottom w:val="none" w:sz="0" w:space="0" w:color="auto"/>
            <w:right w:val="none" w:sz="0" w:space="0" w:color="auto"/>
          </w:divBdr>
        </w:div>
        <w:div w:id="77168214">
          <w:marLeft w:val="640"/>
          <w:marRight w:val="0"/>
          <w:marTop w:val="0"/>
          <w:marBottom w:val="0"/>
          <w:divBdr>
            <w:top w:val="none" w:sz="0" w:space="0" w:color="auto"/>
            <w:left w:val="none" w:sz="0" w:space="0" w:color="auto"/>
            <w:bottom w:val="none" w:sz="0" w:space="0" w:color="auto"/>
            <w:right w:val="none" w:sz="0" w:space="0" w:color="auto"/>
          </w:divBdr>
        </w:div>
        <w:div w:id="1490247171">
          <w:marLeft w:val="640"/>
          <w:marRight w:val="0"/>
          <w:marTop w:val="0"/>
          <w:marBottom w:val="0"/>
          <w:divBdr>
            <w:top w:val="none" w:sz="0" w:space="0" w:color="auto"/>
            <w:left w:val="none" w:sz="0" w:space="0" w:color="auto"/>
            <w:bottom w:val="none" w:sz="0" w:space="0" w:color="auto"/>
            <w:right w:val="none" w:sz="0" w:space="0" w:color="auto"/>
          </w:divBdr>
        </w:div>
        <w:div w:id="1140852243">
          <w:marLeft w:val="640"/>
          <w:marRight w:val="0"/>
          <w:marTop w:val="0"/>
          <w:marBottom w:val="0"/>
          <w:divBdr>
            <w:top w:val="none" w:sz="0" w:space="0" w:color="auto"/>
            <w:left w:val="none" w:sz="0" w:space="0" w:color="auto"/>
            <w:bottom w:val="none" w:sz="0" w:space="0" w:color="auto"/>
            <w:right w:val="none" w:sz="0" w:space="0" w:color="auto"/>
          </w:divBdr>
        </w:div>
        <w:div w:id="390276543">
          <w:marLeft w:val="640"/>
          <w:marRight w:val="0"/>
          <w:marTop w:val="0"/>
          <w:marBottom w:val="0"/>
          <w:divBdr>
            <w:top w:val="none" w:sz="0" w:space="0" w:color="auto"/>
            <w:left w:val="none" w:sz="0" w:space="0" w:color="auto"/>
            <w:bottom w:val="none" w:sz="0" w:space="0" w:color="auto"/>
            <w:right w:val="none" w:sz="0" w:space="0" w:color="auto"/>
          </w:divBdr>
        </w:div>
        <w:div w:id="636304624">
          <w:marLeft w:val="640"/>
          <w:marRight w:val="0"/>
          <w:marTop w:val="0"/>
          <w:marBottom w:val="0"/>
          <w:divBdr>
            <w:top w:val="none" w:sz="0" w:space="0" w:color="auto"/>
            <w:left w:val="none" w:sz="0" w:space="0" w:color="auto"/>
            <w:bottom w:val="none" w:sz="0" w:space="0" w:color="auto"/>
            <w:right w:val="none" w:sz="0" w:space="0" w:color="auto"/>
          </w:divBdr>
        </w:div>
        <w:div w:id="1325008402">
          <w:marLeft w:val="640"/>
          <w:marRight w:val="0"/>
          <w:marTop w:val="0"/>
          <w:marBottom w:val="0"/>
          <w:divBdr>
            <w:top w:val="none" w:sz="0" w:space="0" w:color="auto"/>
            <w:left w:val="none" w:sz="0" w:space="0" w:color="auto"/>
            <w:bottom w:val="none" w:sz="0" w:space="0" w:color="auto"/>
            <w:right w:val="none" w:sz="0" w:space="0" w:color="auto"/>
          </w:divBdr>
        </w:div>
        <w:div w:id="1489708412">
          <w:marLeft w:val="640"/>
          <w:marRight w:val="0"/>
          <w:marTop w:val="0"/>
          <w:marBottom w:val="0"/>
          <w:divBdr>
            <w:top w:val="none" w:sz="0" w:space="0" w:color="auto"/>
            <w:left w:val="none" w:sz="0" w:space="0" w:color="auto"/>
            <w:bottom w:val="none" w:sz="0" w:space="0" w:color="auto"/>
            <w:right w:val="none" w:sz="0" w:space="0" w:color="auto"/>
          </w:divBdr>
        </w:div>
        <w:div w:id="660541172">
          <w:marLeft w:val="640"/>
          <w:marRight w:val="0"/>
          <w:marTop w:val="0"/>
          <w:marBottom w:val="0"/>
          <w:divBdr>
            <w:top w:val="none" w:sz="0" w:space="0" w:color="auto"/>
            <w:left w:val="none" w:sz="0" w:space="0" w:color="auto"/>
            <w:bottom w:val="none" w:sz="0" w:space="0" w:color="auto"/>
            <w:right w:val="none" w:sz="0" w:space="0" w:color="auto"/>
          </w:divBdr>
        </w:div>
        <w:div w:id="1090465760">
          <w:marLeft w:val="640"/>
          <w:marRight w:val="0"/>
          <w:marTop w:val="0"/>
          <w:marBottom w:val="0"/>
          <w:divBdr>
            <w:top w:val="none" w:sz="0" w:space="0" w:color="auto"/>
            <w:left w:val="none" w:sz="0" w:space="0" w:color="auto"/>
            <w:bottom w:val="none" w:sz="0" w:space="0" w:color="auto"/>
            <w:right w:val="none" w:sz="0" w:space="0" w:color="auto"/>
          </w:divBdr>
        </w:div>
        <w:div w:id="1132863762">
          <w:marLeft w:val="640"/>
          <w:marRight w:val="0"/>
          <w:marTop w:val="0"/>
          <w:marBottom w:val="0"/>
          <w:divBdr>
            <w:top w:val="none" w:sz="0" w:space="0" w:color="auto"/>
            <w:left w:val="none" w:sz="0" w:space="0" w:color="auto"/>
            <w:bottom w:val="none" w:sz="0" w:space="0" w:color="auto"/>
            <w:right w:val="none" w:sz="0" w:space="0" w:color="auto"/>
          </w:divBdr>
        </w:div>
        <w:div w:id="1401755144">
          <w:marLeft w:val="640"/>
          <w:marRight w:val="0"/>
          <w:marTop w:val="0"/>
          <w:marBottom w:val="0"/>
          <w:divBdr>
            <w:top w:val="none" w:sz="0" w:space="0" w:color="auto"/>
            <w:left w:val="none" w:sz="0" w:space="0" w:color="auto"/>
            <w:bottom w:val="none" w:sz="0" w:space="0" w:color="auto"/>
            <w:right w:val="none" w:sz="0" w:space="0" w:color="auto"/>
          </w:divBdr>
        </w:div>
        <w:div w:id="1287813435">
          <w:marLeft w:val="640"/>
          <w:marRight w:val="0"/>
          <w:marTop w:val="0"/>
          <w:marBottom w:val="0"/>
          <w:divBdr>
            <w:top w:val="none" w:sz="0" w:space="0" w:color="auto"/>
            <w:left w:val="none" w:sz="0" w:space="0" w:color="auto"/>
            <w:bottom w:val="none" w:sz="0" w:space="0" w:color="auto"/>
            <w:right w:val="none" w:sz="0" w:space="0" w:color="auto"/>
          </w:divBdr>
        </w:div>
        <w:div w:id="2065987327">
          <w:marLeft w:val="640"/>
          <w:marRight w:val="0"/>
          <w:marTop w:val="0"/>
          <w:marBottom w:val="0"/>
          <w:divBdr>
            <w:top w:val="none" w:sz="0" w:space="0" w:color="auto"/>
            <w:left w:val="none" w:sz="0" w:space="0" w:color="auto"/>
            <w:bottom w:val="none" w:sz="0" w:space="0" w:color="auto"/>
            <w:right w:val="none" w:sz="0" w:space="0" w:color="auto"/>
          </w:divBdr>
        </w:div>
        <w:div w:id="1312709939">
          <w:marLeft w:val="640"/>
          <w:marRight w:val="0"/>
          <w:marTop w:val="0"/>
          <w:marBottom w:val="0"/>
          <w:divBdr>
            <w:top w:val="none" w:sz="0" w:space="0" w:color="auto"/>
            <w:left w:val="none" w:sz="0" w:space="0" w:color="auto"/>
            <w:bottom w:val="none" w:sz="0" w:space="0" w:color="auto"/>
            <w:right w:val="none" w:sz="0" w:space="0" w:color="auto"/>
          </w:divBdr>
        </w:div>
        <w:div w:id="378751805">
          <w:marLeft w:val="640"/>
          <w:marRight w:val="0"/>
          <w:marTop w:val="0"/>
          <w:marBottom w:val="0"/>
          <w:divBdr>
            <w:top w:val="none" w:sz="0" w:space="0" w:color="auto"/>
            <w:left w:val="none" w:sz="0" w:space="0" w:color="auto"/>
            <w:bottom w:val="none" w:sz="0" w:space="0" w:color="auto"/>
            <w:right w:val="none" w:sz="0" w:space="0" w:color="auto"/>
          </w:divBdr>
        </w:div>
        <w:div w:id="337856008">
          <w:marLeft w:val="640"/>
          <w:marRight w:val="0"/>
          <w:marTop w:val="0"/>
          <w:marBottom w:val="0"/>
          <w:divBdr>
            <w:top w:val="none" w:sz="0" w:space="0" w:color="auto"/>
            <w:left w:val="none" w:sz="0" w:space="0" w:color="auto"/>
            <w:bottom w:val="none" w:sz="0" w:space="0" w:color="auto"/>
            <w:right w:val="none" w:sz="0" w:space="0" w:color="auto"/>
          </w:divBdr>
        </w:div>
        <w:div w:id="790050983">
          <w:marLeft w:val="640"/>
          <w:marRight w:val="0"/>
          <w:marTop w:val="0"/>
          <w:marBottom w:val="0"/>
          <w:divBdr>
            <w:top w:val="none" w:sz="0" w:space="0" w:color="auto"/>
            <w:left w:val="none" w:sz="0" w:space="0" w:color="auto"/>
            <w:bottom w:val="none" w:sz="0" w:space="0" w:color="auto"/>
            <w:right w:val="none" w:sz="0" w:space="0" w:color="auto"/>
          </w:divBdr>
        </w:div>
        <w:div w:id="1768958222">
          <w:marLeft w:val="640"/>
          <w:marRight w:val="0"/>
          <w:marTop w:val="0"/>
          <w:marBottom w:val="0"/>
          <w:divBdr>
            <w:top w:val="none" w:sz="0" w:space="0" w:color="auto"/>
            <w:left w:val="none" w:sz="0" w:space="0" w:color="auto"/>
            <w:bottom w:val="none" w:sz="0" w:space="0" w:color="auto"/>
            <w:right w:val="none" w:sz="0" w:space="0" w:color="auto"/>
          </w:divBdr>
        </w:div>
        <w:div w:id="88626865">
          <w:marLeft w:val="640"/>
          <w:marRight w:val="0"/>
          <w:marTop w:val="0"/>
          <w:marBottom w:val="0"/>
          <w:divBdr>
            <w:top w:val="none" w:sz="0" w:space="0" w:color="auto"/>
            <w:left w:val="none" w:sz="0" w:space="0" w:color="auto"/>
            <w:bottom w:val="none" w:sz="0" w:space="0" w:color="auto"/>
            <w:right w:val="none" w:sz="0" w:space="0" w:color="auto"/>
          </w:divBdr>
        </w:div>
        <w:div w:id="1928228115">
          <w:marLeft w:val="640"/>
          <w:marRight w:val="0"/>
          <w:marTop w:val="0"/>
          <w:marBottom w:val="0"/>
          <w:divBdr>
            <w:top w:val="none" w:sz="0" w:space="0" w:color="auto"/>
            <w:left w:val="none" w:sz="0" w:space="0" w:color="auto"/>
            <w:bottom w:val="none" w:sz="0" w:space="0" w:color="auto"/>
            <w:right w:val="none" w:sz="0" w:space="0" w:color="auto"/>
          </w:divBdr>
        </w:div>
        <w:div w:id="236330661">
          <w:marLeft w:val="640"/>
          <w:marRight w:val="0"/>
          <w:marTop w:val="0"/>
          <w:marBottom w:val="0"/>
          <w:divBdr>
            <w:top w:val="none" w:sz="0" w:space="0" w:color="auto"/>
            <w:left w:val="none" w:sz="0" w:space="0" w:color="auto"/>
            <w:bottom w:val="none" w:sz="0" w:space="0" w:color="auto"/>
            <w:right w:val="none" w:sz="0" w:space="0" w:color="auto"/>
          </w:divBdr>
        </w:div>
        <w:div w:id="1030103043">
          <w:marLeft w:val="640"/>
          <w:marRight w:val="0"/>
          <w:marTop w:val="0"/>
          <w:marBottom w:val="0"/>
          <w:divBdr>
            <w:top w:val="none" w:sz="0" w:space="0" w:color="auto"/>
            <w:left w:val="none" w:sz="0" w:space="0" w:color="auto"/>
            <w:bottom w:val="none" w:sz="0" w:space="0" w:color="auto"/>
            <w:right w:val="none" w:sz="0" w:space="0" w:color="auto"/>
          </w:divBdr>
        </w:div>
        <w:div w:id="886112446">
          <w:marLeft w:val="640"/>
          <w:marRight w:val="0"/>
          <w:marTop w:val="0"/>
          <w:marBottom w:val="0"/>
          <w:divBdr>
            <w:top w:val="none" w:sz="0" w:space="0" w:color="auto"/>
            <w:left w:val="none" w:sz="0" w:space="0" w:color="auto"/>
            <w:bottom w:val="none" w:sz="0" w:space="0" w:color="auto"/>
            <w:right w:val="none" w:sz="0" w:space="0" w:color="auto"/>
          </w:divBdr>
        </w:div>
        <w:div w:id="1913346060">
          <w:marLeft w:val="640"/>
          <w:marRight w:val="0"/>
          <w:marTop w:val="0"/>
          <w:marBottom w:val="0"/>
          <w:divBdr>
            <w:top w:val="none" w:sz="0" w:space="0" w:color="auto"/>
            <w:left w:val="none" w:sz="0" w:space="0" w:color="auto"/>
            <w:bottom w:val="none" w:sz="0" w:space="0" w:color="auto"/>
            <w:right w:val="none" w:sz="0" w:space="0" w:color="auto"/>
          </w:divBdr>
        </w:div>
        <w:div w:id="1976791474">
          <w:marLeft w:val="640"/>
          <w:marRight w:val="0"/>
          <w:marTop w:val="0"/>
          <w:marBottom w:val="0"/>
          <w:divBdr>
            <w:top w:val="none" w:sz="0" w:space="0" w:color="auto"/>
            <w:left w:val="none" w:sz="0" w:space="0" w:color="auto"/>
            <w:bottom w:val="none" w:sz="0" w:space="0" w:color="auto"/>
            <w:right w:val="none" w:sz="0" w:space="0" w:color="auto"/>
          </w:divBdr>
        </w:div>
        <w:div w:id="1985967441">
          <w:marLeft w:val="640"/>
          <w:marRight w:val="0"/>
          <w:marTop w:val="0"/>
          <w:marBottom w:val="0"/>
          <w:divBdr>
            <w:top w:val="none" w:sz="0" w:space="0" w:color="auto"/>
            <w:left w:val="none" w:sz="0" w:space="0" w:color="auto"/>
            <w:bottom w:val="none" w:sz="0" w:space="0" w:color="auto"/>
            <w:right w:val="none" w:sz="0" w:space="0" w:color="auto"/>
          </w:divBdr>
        </w:div>
        <w:div w:id="1431197937">
          <w:marLeft w:val="640"/>
          <w:marRight w:val="0"/>
          <w:marTop w:val="0"/>
          <w:marBottom w:val="0"/>
          <w:divBdr>
            <w:top w:val="none" w:sz="0" w:space="0" w:color="auto"/>
            <w:left w:val="none" w:sz="0" w:space="0" w:color="auto"/>
            <w:bottom w:val="none" w:sz="0" w:space="0" w:color="auto"/>
            <w:right w:val="none" w:sz="0" w:space="0" w:color="auto"/>
          </w:divBdr>
        </w:div>
        <w:div w:id="652414469">
          <w:marLeft w:val="640"/>
          <w:marRight w:val="0"/>
          <w:marTop w:val="0"/>
          <w:marBottom w:val="0"/>
          <w:divBdr>
            <w:top w:val="none" w:sz="0" w:space="0" w:color="auto"/>
            <w:left w:val="none" w:sz="0" w:space="0" w:color="auto"/>
            <w:bottom w:val="none" w:sz="0" w:space="0" w:color="auto"/>
            <w:right w:val="none" w:sz="0" w:space="0" w:color="auto"/>
          </w:divBdr>
        </w:div>
        <w:div w:id="1781486717">
          <w:marLeft w:val="640"/>
          <w:marRight w:val="0"/>
          <w:marTop w:val="0"/>
          <w:marBottom w:val="0"/>
          <w:divBdr>
            <w:top w:val="none" w:sz="0" w:space="0" w:color="auto"/>
            <w:left w:val="none" w:sz="0" w:space="0" w:color="auto"/>
            <w:bottom w:val="none" w:sz="0" w:space="0" w:color="auto"/>
            <w:right w:val="none" w:sz="0" w:space="0" w:color="auto"/>
          </w:divBdr>
        </w:div>
        <w:div w:id="1305235093">
          <w:marLeft w:val="640"/>
          <w:marRight w:val="0"/>
          <w:marTop w:val="0"/>
          <w:marBottom w:val="0"/>
          <w:divBdr>
            <w:top w:val="none" w:sz="0" w:space="0" w:color="auto"/>
            <w:left w:val="none" w:sz="0" w:space="0" w:color="auto"/>
            <w:bottom w:val="none" w:sz="0" w:space="0" w:color="auto"/>
            <w:right w:val="none" w:sz="0" w:space="0" w:color="auto"/>
          </w:divBdr>
        </w:div>
        <w:div w:id="1222473794">
          <w:marLeft w:val="640"/>
          <w:marRight w:val="0"/>
          <w:marTop w:val="0"/>
          <w:marBottom w:val="0"/>
          <w:divBdr>
            <w:top w:val="none" w:sz="0" w:space="0" w:color="auto"/>
            <w:left w:val="none" w:sz="0" w:space="0" w:color="auto"/>
            <w:bottom w:val="none" w:sz="0" w:space="0" w:color="auto"/>
            <w:right w:val="none" w:sz="0" w:space="0" w:color="auto"/>
          </w:divBdr>
        </w:div>
        <w:div w:id="607078584">
          <w:marLeft w:val="640"/>
          <w:marRight w:val="0"/>
          <w:marTop w:val="0"/>
          <w:marBottom w:val="0"/>
          <w:divBdr>
            <w:top w:val="none" w:sz="0" w:space="0" w:color="auto"/>
            <w:left w:val="none" w:sz="0" w:space="0" w:color="auto"/>
            <w:bottom w:val="none" w:sz="0" w:space="0" w:color="auto"/>
            <w:right w:val="none" w:sz="0" w:space="0" w:color="auto"/>
          </w:divBdr>
        </w:div>
        <w:div w:id="1395740714">
          <w:marLeft w:val="640"/>
          <w:marRight w:val="0"/>
          <w:marTop w:val="0"/>
          <w:marBottom w:val="0"/>
          <w:divBdr>
            <w:top w:val="none" w:sz="0" w:space="0" w:color="auto"/>
            <w:left w:val="none" w:sz="0" w:space="0" w:color="auto"/>
            <w:bottom w:val="none" w:sz="0" w:space="0" w:color="auto"/>
            <w:right w:val="none" w:sz="0" w:space="0" w:color="auto"/>
          </w:divBdr>
        </w:div>
        <w:div w:id="2102606225">
          <w:marLeft w:val="640"/>
          <w:marRight w:val="0"/>
          <w:marTop w:val="0"/>
          <w:marBottom w:val="0"/>
          <w:divBdr>
            <w:top w:val="none" w:sz="0" w:space="0" w:color="auto"/>
            <w:left w:val="none" w:sz="0" w:space="0" w:color="auto"/>
            <w:bottom w:val="none" w:sz="0" w:space="0" w:color="auto"/>
            <w:right w:val="none" w:sz="0" w:space="0" w:color="auto"/>
          </w:divBdr>
        </w:div>
        <w:div w:id="166794886">
          <w:marLeft w:val="640"/>
          <w:marRight w:val="0"/>
          <w:marTop w:val="0"/>
          <w:marBottom w:val="0"/>
          <w:divBdr>
            <w:top w:val="none" w:sz="0" w:space="0" w:color="auto"/>
            <w:left w:val="none" w:sz="0" w:space="0" w:color="auto"/>
            <w:bottom w:val="none" w:sz="0" w:space="0" w:color="auto"/>
            <w:right w:val="none" w:sz="0" w:space="0" w:color="auto"/>
          </w:divBdr>
        </w:div>
        <w:div w:id="391850045">
          <w:marLeft w:val="640"/>
          <w:marRight w:val="0"/>
          <w:marTop w:val="0"/>
          <w:marBottom w:val="0"/>
          <w:divBdr>
            <w:top w:val="none" w:sz="0" w:space="0" w:color="auto"/>
            <w:left w:val="none" w:sz="0" w:space="0" w:color="auto"/>
            <w:bottom w:val="none" w:sz="0" w:space="0" w:color="auto"/>
            <w:right w:val="none" w:sz="0" w:space="0" w:color="auto"/>
          </w:divBdr>
        </w:div>
        <w:div w:id="1312710087">
          <w:marLeft w:val="640"/>
          <w:marRight w:val="0"/>
          <w:marTop w:val="0"/>
          <w:marBottom w:val="0"/>
          <w:divBdr>
            <w:top w:val="none" w:sz="0" w:space="0" w:color="auto"/>
            <w:left w:val="none" w:sz="0" w:space="0" w:color="auto"/>
            <w:bottom w:val="none" w:sz="0" w:space="0" w:color="auto"/>
            <w:right w:val="none" w:sz="0" w:space="0" w:color="auto"/>
          </w:divBdr>
        </w:div>
        <w:div w:id="771710078">
          <w:marLeft w:val="640"/>
          <w:marRight w:val="0"/>
          <w:marTop w:val="0"/>
          <w:marBottom w:val="0"/>
          <w:divBdr>
            <w:top w:val="none" w:sz="0" w:space="0" w:color="auto"/>
            <w:left w:val="none" w:sz="0" w:space="0" w:color="auto"/>
            <w:bottom w:val="none" w:sz="0" w:space="0" w:color="auto"/>
            <w:right w:val="none" w:sz="0" w:space="0" w:color="auto"/>
          </w:divBdr>
        </w:div>
        <w:div w:id="1806309144">
          <w:marLeft w:val="640"/>
          <w:marRight w:val="0"/>
          <w:marTop w:val="0"/>
          <w:marBottom w:val="0"/>
          <w:divBdr>
            <w:top w:val="none" w:sz="0" w:space="0" w:color="auto"/>
            <w:left w:val="none" w:sz="0" w:space="0" w:color="auto"/>
            <w:bottom w:val="none" w:sz="0" w:space="0" w:color="auto"/>
            <w:right w:val="none" w:sz="0" w:space="0" w:color="auto"/>
          </w:divBdr>
        </w:div>
        <w:div w:id="1897624430">
          <w:marLeft w:val="640"/>
          <w:marRight w:val="0"/>
          <w:marTop w:val="0"/>
          <w:marBottom w:val="0"/>
          <w:divBdr>
            <w:top w:val="none" w:sz="0" w:space="0" w:color="auto"/>
            <w:left w:val="none" w:sz="0" w:space="0" w:color="auto"/>
            <w:bottom w:val="none" w:sz="0" w:space="0" w:color="auto"/>
            <w:right w:val="none" w:sz="0" w:space="0" w:color="auto"/>
          </w:divBdr>
        </w:div>
        <w:div w:id="1874029331">
          <w:marLeft w:val="640"/>
          <w:marRight w:val="0"/>
          <w:marTop w:val="0"/>
          <w:marBottom w:val="0"/>
          <w:divBdr>
            <w:top w:val="none" w:sz="0" w:space="0" w:color="auto"/>
            <w:left w:val="none" w:sz="0" w:space="0" w:color="auto"/>
            <w:bottom w:val="none" w:sz="0" w:space="0" w:color="auto"/>
            <w:right w:val="none" w:sz="0" w:space="0" w:color="auto"/>
          </w:divBdr>
        </w:div>
        <w:div w:id="1659961685">
          <w:marLeft w:val="640"/>
          <w:marRight w:val="0"/>
          <w:marTop w:val="0"/>
          <w:marBottom w:val="0"/>
          <w:divBdr>
            <w:top w:val="none" w:sz="0" w:space="0" w:color="auto"/>
            <w:left w:val="none" w:sz="0" w:space="0" w:color="auto"/>
            <w:bottom w:val="none" w:sz="0" w:space="0" w:color="auto"/>
            <w:right w:val="none" w:sz="0" w:space="0" w:color="auto"/>
          </w:divBdr>
        </w:div>
        <w:div w:id="252131029">
          <w:marLeft w:val="640"/>
          <w:marRight w:val="0"/>
          <w:marTop w:val="0"/>
          <w:marBottom w:val="0"/>
          <w:divBdr>
            <w:top w:val="none" w:sz="0" w:space="0" w:color="auto"/>
            <w:left w:val="none" w:sz="0" w:space="0" w:color="auto"/>
            <w:bottom w:val="none" w:sz="0" w:space="0" w:color="auto"/>
            <w:right w:val="none" w:sz="0" w:space="0" w:color="auto"/>
          </w:divBdr>
        </w:div>
        <w:div w:id="482433737">
          <w:marLeft w:val="640"/>
          <w:marRight w:val="0"/>
          <w:marTop w:val="0"/>
          <w:marBottom w:val="0"/>
          <w:divBdr>
            <w:top w:val="none" w:sz="0" w:space="0" w:color="auto"/>
            <w:left w:val="none" w:sz="0" w:space="0" w:color="auto"/>
            <w:bottom w:val="none" w:sz="0" w:space="0" w:color="auto"/>
            <w:right w:val="none" w:sz="0" w:space="0" w:color="auto"/>
          </w:divBdr>
        </w:div>
        <w:div w:id="50735336">
          <w:marLeft w:val="640"/>
          <w:marRight w:val="0"/>
          <w:marTop w:val="0"/>
          <w:marBottom w:val="0"/>
          <w:divBdr>
            <w:top w:val="none" w:sz="0" w:space="0" w:color="auto"/>
            <w:left w:val="none" w:sz="0" w:space="0" w:color="auto"/>
            <w:bottom w:val="none" w:sz="0" w:space="0" w:color="auto"/>
            <w:right w:val="none" w:sz="0" w:space="0" w:color="auto"/>
          </w:divBdr>
        </w:div>
        <w:div w:id="1517425686">
          <w:marLeft w:val="640"/>
          <w:marRight w:val="0"/>
          <w:marTop w:val="0"/>
          <w:marBottom w:val="0"/>
          <w:divBdr>
            <w:top w:val="none" w:sz="0" w:space="0" w:color="auto"/>
            <w:left w:val="none" w:sz="0" w:space="0" w:color="auto"/>
            <w:bottom w:val="none" w:sz="0" w:space="0" w:color="auto"/>
            <w:right w:val="none" w:sz="0" w:space="0" w:color="auto"/>
          </w:divBdr>
        </w:div>
        <w:div w:id="740640934">
          <w:marLeft w:val="640"/>
          <w:marRight w:val="0"/>
          <w:marTop w:val="0"/>
          <w:marBottom w:val="0"/>
          <w:divBdr>
            <w:top w:val="none" w:sz="0" w:space="0" w:color="auto"/>
            <w:left w:val="none" w:sz="0" w:space="0" w:color="auto"/>
            <w:bottom w:val="none" w:sz="0" w:space="0" w:color="auto"/>
            <w:right w:val="none" w:sz="0" w:space="0" w:color="auto"/>
          </w:divBdr>
        </w:div>
        <w:div w:id="940988488">
          <w:marLeft w:val="640"/>
          <w:marRight w:val="0"/>
          <w:marTop w:val="0"/>
          <w:marBottom w:val="0"/>
          <w:divBdr>
            <w:top w:val="none" w:sz="0" w:space="0" w:color="auto"/>
            <w:left w:val="none" w:sz="0" w:space="0" w:color="auto"/>
            <w:bottom w:val="none" w:sz="0" w:space="0" w:color="auto"/>
            <w:right w:val="none" w:sz="0" w:space="0" w:color="auto"/>
          </w:divBdr>
        </w:div>
        <w:div w:id="1399749935">
          <w:marLeft w:val="640"/>
          <w:marRight w:val="0"/>
          <w:marTop w:val="0"/>
          <w:marBottom w:val="0"/>
          <w:divBdr>
            <w:top w:val="none" w:sz="0" w:space="0" w:color="auto"/>
            <w:left w:val="none" w:sz="0" w:space="0" w:color="auto"/>
            <w:bottom w:val="none" w:sz="0" w:space="0" w:color="auto"/>
            <w:right w:val="none" w:sz="0" w:space="0" w:color="auto"/>
          </w:divBdr>
        </w:div>
        <w:div w:id="776288269">
          <w:marLeft w:val="640"/>
          <w:marRight w:val="0"/>
          <w:marTop w:val="0"/>
          <w:marBottom w:val="0"/>
          <w:divBdr>
            <w:top w:val="none" w:sz="0" w:space="0" w:color="auto"/>
            <w:left w:val="none" w:sz="0" w:space="0" w:color="auto"/>
            <w:bottom w:val="none" w:sz="0" w:space="0" w:color="auto"/>
            <w:right w:val="none" w:sz="0" w:space="0" w:color="auto"/>
          </w:divBdr>
        </w:div>
        <w:div w:id="1810977064">
          <w:marLeft w:val="640"/>
          <w:marRight w:val="0"/>
          <w:marTop w:val="0"/>
          <w:marBottom w:val="0"/>
          <w:divBdr>
            <w:top w:val="none" w:sz="0" w:space="0" w:color="auto"/>
            <w:left w:val="none" w:sz="0" w:space="0" w:color="auto"/>
            <w:bottom w:val="none" w:sz="0" w:space="0" w:color="auto"/>
            <w:right w:val="none" w:sz="0" w:space="0" w:color="auto"/>
          </w:divBdr>
        </w:div>
        <w:div w:id="2130316596">
          <w:marLeft w:val="640"/>
          <w:marRight w:val="0"/>
          <w:marTop w:val="0"/>
          <w:marBottom w:val="0"/>
          <w:divBdr>
            <w:top w:val="none" w:sz="0" w:space="0" w:color="auto"/>
            <w:left w:val="none" w:sz="0" w:space="0" w:color="auto"/>
            <w:bottom w:val="none" w:sz="0" w:space="0" w:color="auto"/>
            <w:right w:val="none" w:sz="0" w:space="0" w:color="auto"/>
          </w:divBdr>
        </w:div>
        <w:div w:id="182061546">
          <w:marLeft w:val="640"/>
          <w:marRight w:val="0"/>
          <w:marTop w:val="0"/>
          <w:marBottom w:val="0"/>
          <w:divBdr>
            <w:top w:val="none" w:sz="0" w:space="0" w:color="auto"/>
            <w:left w:val="none" w:sz="0" w:space="0" w:color="auto"/>
            <w:bottom w:val="none" w:sz="0" w:space="0" w:color="auto"/>
            <w:right w:val="none" w:sz="0" w:space="0" w:color="auto"/>
          </w:divBdr>
        </w:div>
        <w:div w:id="1505514326">
          <w:marLeft w:val="640"/>
          <w:marRight w:val="0"/>
          <w:marTop w:val="0"/>
          <w:marBottom w:val="0"/>
          <w:divBdr>
            <w:top w:val="none" w:sz="0" w:space="0" w:color="auto"/>
            <w:left w:val="none" w:sz="0" w:space="0" w:color="auto"/>
            <w:bottom w:val="none" w:sz="0" w:space="0" w:color="auto"/>
            <w:right w:val="none" w:sz="0" w:space="0" w:color="auto"/>
          </w:divBdr>
        </w:div>
        <w:div w:id="823163113">
          <w:marLeft w:val="640"/>
          <w:marRight w:val="0"/>
          <w:marTop w:val="0"/>
          <w:marBottom w:val="0"/>
          <w:divBdr>
            <w:top w:val="none" w:sz="0" w:space="0" w:color="auto"/>
            <w:left w:val="none" w:sz="0" w:space="0" w:color="auto"/>
            <w:bottom w:val="none" w:sz="0" w:space="0" w:color="auto"/>
            <w:right w:val="none" w:sz="0" w:space="0" w:color="auto"/>
          </w:divBdr>
        </w:div>
        <w:div w:id="660541282">
          <w:marLeft w:val="640"/>
          <w:marRight w:val="0"/>
          <w:marTop w:val="0"/>
          <w:marBottom w:val="0"/>
          <w:divBdr>
            <w:top w:val="none" w:sz="0" w:space="0" w:color="auto"/>
            <w:left w:val="none" w:sz="0" w:space="0" w:color="auto"/>
            <w:bottom w:val="none" w:sz="0" w:space="0" w:color="auto"/>
            <w:right w:val="none" w:sz="0" w:space="0" w:color="auto"/>
          </w:divBdr>
        </w:div>
        <w:div w:id="709961589">
          <w:marLeft w:val="640"/>
          <w:marRight w:val="0"/>
          <w:marTop w:val="0"/>
          <w:marBottom w:val="0"/>
          <w:divBdr>
            <w:top w:val="none" w:sz="0" w:space="0" w:color="auto"/>
            <w:left w:val="none" w:sz="0" w:space="0" w:color="auto"/>
            <w:bottom w:val="none" w:sz="0" w:space="0" w:color="auto"/>
            <w:right w:val="none" w:sz="0" w:space="0" w:color="auto"/>
          </w:divBdr>
        </w:div>
        <w:div w:id="938831982">
          <w:marLeft w:val="640"/>
          <w:marRight w:val="0"/>
          <w:marTop w:val="0"/>
          <w:marBottom w:val="0"/>
          <w:divBdr>
            <w:top w:val="none" w:sz="0" w:space="0" w:color="auto"/>
            <w:left w:val="none" w:sz="0" w:space="0" w:color="auto"/>
            <w:bottom w:val="none" w:sz="0" w:space="0" w:color="auto"/>
            <w:right w:val="none" w:sz="0" w:space="0" w:color="auto"/>
          </w:divBdr>
        </w:div>
        <w:div w:id="1531912403">
          <w:marLeft w:val="640"/>
          <w:marRight w:val="0"/>
          <w:marTop w:val="0"/>
          <w:marBottom w:val="0"/>
          <w:divBdr>
            <w:top w:val="none" w:sz="0" w:space="0" w:color="auto"/>
            <w:left w:val="none" w:sz="0" w:space="0" w:color="auto"/>
            <w:bottom w:val="none" w:sz="0" w:space="0" w:color="auto"/>
            <w:right w:val="none" w:sz="0" w:space="0" w:color="auto"/>
          </w:divBdr>
        </w:div>
        <w:div w:id="1037200160">
          <w:marLeft w:val="640"/>
          <w:marRight w:val="0"/>
          <w:marTop w:val="0"/>
          <w:marBottom w:val="0"/>
          <w:divBdr>
            <w:top w:val="none" w:sz="0" w:space="0" w:color="auto"/>
            <w:left w:val="none" w:sz="0" w:space="0" w:color="auto"/>
            <w:bottom w:val="none" w:sz="0" w:space="0" w:color="auto"/>
            <w:right w:val="none" w:sz="0" w:space="0" w:color="auto"/>
          </w:divBdr>
        </w:div>
        <w:div w:id="1675721227">
          <w:marLeft w:val="640"/>
          <w:marRight w:val="0"/>
          <w:marTop w:val="0"/>
          <w:marBottom w:val="0"/>
          <w:divBdr>
            <w:top w:val="none" w:sz="0" w:space="0" w:color="auto"/>
            <w:left w:val="none" w:sz="0" w:space="0" w:color="auto"/>
            <w:bottom w:val="none" w:sz="0" w:space="0" w:color="auto"/>
            <w:right w:val="none" w:sz="0" w:space="0" w:color="auto"/>
          </w:divBdr>
        </w:div>
        <w:div w:id="912276157">
          <w:marLeft w:val="640"/>
          <w:marRight w:val="0"/>
          <w:marTop w:val="0"/>
          <w:marBottom w:val="0"/>
          <w:divBdr>
            <w:top w:val="none" w:sz="0" w:space="0" w:color="auto"/>
            <w:left w:val="none" w:sz="0" w:space="0" w:color="auto"/>
            <w:bottom w:val="none" w:sz="0" w:space="0" w:color="auto"/>
            <w:right w:val="none" w:sz="0" w:space="0" w:color="auto"/>
          </w:divBdr>
        </w:div>
        <w:div w:id="2110735515">
          <w:marLeft w:val="640"/>
          <w:marRight w:val="0"/>
          <w:marTop w:val="0"/>
          <w:marBottom w:val="0"/>
          <w:divBdr>
            <w:top w:val="none" w:sz="0" w:space="0" w:color="auto"/>
            <w:left w:val="none" w:sz="0" w:space="0" w:color="auto"/>
            <w:bottom w:val="none" w:sz="0" w:space="0" w:color="auto"/>
            <w:right w:val="none" w:sz="0" w:space="0" w:color="auto"/>
          </w:divBdr>
        </w:div>
        <w:div w:id="2064517581">
          <w:marLeft w:val="640"/>
          <w:marRight w:val="0"/>
          <w:marTop w:val="0"/>
          <w:marBottom w:val="0"/>
          <w:divBdr>
            <w:top w:val="none" w:sz="0" w:space="0" w:color="auto"/>
            <w:left w:val="none" w:sz="0" w:space="0" w:color="auto"/>
            <w:bottom w:val="none" w:sz="0" w:space="0" w:color="auto"/>
            <w:right w:val="none" w:sz="0" w:space="0" w:color="auto"/>
          </w:divBdr>
        </w:div>
        <w:div w:id="2055734662">
          <w:marLeft w:val="640"/>
          <w:marRight w:val="0"/>
          <w:marTop w:val="0"/>
          <w:marBottom w:val="0"/>
          <w:divBdr>
            <w:top w:val="none" w:sz="0" w:space="0" w:color="auto"/>
            <w:left w:val="none" w:sz="0" w:space="0" w:color="auto"/>
            <w:bottom w:val="none" w:sz="0" w:space="0" w:color="auto"/>
            <w:right w:val="none" w:sz="0" w:space="0" w:color="auto"/>
          </w:divBdr>
        </w:div>
        <w:div w:id="2048604498">
          <w:marLeft w:val="640"/>
          <w:marRight w:val="0"/>
          <w:marTop w:val="0"/>
          <w:marBottom w:val="0"/>
          <w:divBdr>
            <w:top w:val="none" w:sz="0" w:space="0" w:color="auto"/>
            <w:left w:val="none" w:sz="0" w:space="0" w:color="auto"/>
            <w:bottom w:val="none" w:sz="0" w:space="0" w:color="auto"/>
            <w:right w:val="none" w:sz="0" w:space="0" w:color="auto"/>
          </w:divBdr>
        </w:div>
        <w:div w:id="433984969">
          <w:marLeft w:val="640"/>
          <w:marRight w:val="0"/>
          <w:marTop w:val="0"/>
          <w:marBottom w:val="0"/>
          <w:divBdr>
            <w:top w:val="none" w:sz="0" w:space="0" w:color="auto"/>
            <w:left w:val="none" w:sz="0" w:space="0" w:color="auto"/>
            <w:bottom w:val="none" w:sz="0" w:space="0" w:color="auto"/>
            <w:right w:val="none" w:sz="0" w:space="0" w:color="auto"/>
          </w:divBdr>
        </w:div>
        <w:div w:id="1233352019">
          <w:marLeft w:val="640"/>
          <w:marRight w:val="0"/>
          <w:marTop w:val="0"/>
          <w:marBottom w:val="0"/>
          <w:divBdr>
            <w:top w:val="none" w:sz="0" w:space="0" w:color="auto"/>
            <w:left w:val="none" w:sz="0" w:space="0" w:color="auto"/>
            <w:bottom w:val="none" w:sz="0" w:space="0" w:color="auto"/>
            <w:right w:val="none" w:sz="0" w:space="0" w:color="auto"/>
          </w:divBdr>
        </w:div>
        <w:div w:id="775179865">
          <w:marLeft w:val="640"/>
          <w:marRight w:val="0"/>
          <w:marTop w:val="0"/>
          <w:marBottom w:val="0"/>
          <w:divBdr>
            <w:top w:val="none" w:sz="0" w:space="0" w:color="auto"/>
            <w:left w:val="none" w:sz="0" w:space="0" w:color="auto"/>
            <w:bottom w:val="none" w:sz="0" w:space="0" w:color="auto"/>
            <w:right w:val="none" w:sz="0" w:space="0" w:color="auto"/>
          </w:divBdr>
        </w:div>
        <w:div w:id="1379090077">
          <w:marLeft w:val="640"/>
          <w:marRight w:val="0"/>
          <w:marTop w:val="0"/>
          <w:marBottom w:val="0"/>
          <w:divBdr>
            <w:top w:val="none" w:sz="0" w:space="0" w:color="auto"/>
            <w:left w:val="none" w:sz="0" w:space="0" w:color="auto"/>
            <w:bottom w:val="none" w:sz="0" w:space="0" w:color="auto"/>
            <w:right w:val="none" w:sz="0" w:space="0" w:color="auto"/>
          </w:divBdr>
        </w:div>
        <w:div w:id="718016967">
          <w:marLeft w:val="640"/>
          <w:marRight w:val="0"/>
          <w:marTop w:val="0"/>
          <w:marBottom w:val="0"/>
          <w:divBdr>
            <w:top w:val="none" w:sz="0" w:space="0" w:color="auto"/>
            <w:left w:val="none" w:sz="0" w:space="0" w:color="auto"/>
            <w:bottom w:val="none" w:sz="0" w:space="0" w:color="auto"/>
            <w:right w:val="none" w:sz="0" w:space="0" w:color="auto"/>
          </w:divBdr>
        </w:div>
        <w:div w:id="499660566">
          <w:marLeft w:val="640"/>
          <w:marRight w:val="0"/>
          <w:marTop w:val="0"/>
          <w:marBottom w:val="0"/>
          <w:divBdr>
            <w:top w:val="none" w:sz="0" w:space="0" w:color="auto"/>
            <w:left w:val="none" w:sz="0" w:space="0" w:color="auto"/>
            <w:bottom w:val="none" w:sz="0" w:space="0" w:color="auto"/>
            <w:right w:val="none" w:sz="0" w:space="0" w:color="auto"/>
          </w:divBdr>
        </w:div>
        <w:div w:id="1757555656">
          <w:marLeft w:val="640"/>
          <w:marRight w:val="0"/>
          <w:marTop w:val="0"/>
          <w:marBottom w:val="0"/>
          <w:divBdr>
            <w:top w:val="none" w:sz="0" w:space="0" w:color="auto"/>
            <w:left w:val="none" w:sz="0" w:space="0" w:color="auto"/>
            <w:bottom w:val="none" w:sz="0" w:space="0" w:color="auto"/>
            <w:right w:val="none" w:sz="0" w:space="0" w:color="auto"/>
          </w:divBdr>
        </w:div>
        <w:div w:id="568225972">
          <w:marLeft w:val="640"/>
          <w:marRight w:val="0"/>
          <w:marTop w:val="0"/>
          <w:marBottom w:val="0"/>
          <w:divBdr>
            <w:top w:val="none" w:sz="0" w:space="0" w:color="auto"/>
            <w:left w:val="none" w:sz="0" w:space="0" w:color="auto"/>
            <w:bottom w:val="none" w:sz="0" w:space="0" w:color="auto"/>
            <w:right w:val="none" w:sz="0" w:space="0" w:color="auto"/>
          </w:divBdr>
        </w:div>
        <w:div w:id="1536694169">
          <w:marLeft w:val="640"/>
          <w:marRight w:val="0"/>
          <w:marTop w:val="0"/>
          <w:marBottom w:val="0"/>
          <w:divBdr>
            <w:top w:val="none" w:sz="0" w:space="0" w:color="auto"/>
            <w:left w:val="none" w:sz="0" w:space="0" w:color="auto"/>
            <w:bottom w:val="none" w:sz="0" w:space="0" w:color="auto"/>
            <w:right w:val="none" w:sz="0" w:space="0" w:color="auto"/>
          </w:divBdr>
        </w:div>
        <w:div w:id="1535850623">
          <w:marLeft w:val="640"/>
          <w:marRight w:val="0"/>
          <w:marTop w:val="0"/>
          <w:marBottom w:val="0"/>
          <w:divBdr>
            <w:top w:val="none" w:sz="0" w:space="0" w:color="auto"/>
            <w:left w:val="none" w:sz="0" w:space="0" w:color="auto"/>
            <w:bottom w:val="none" w:sz="0" w:space="0" w:color="auto"/>
            <w:right w:val="none" w:sz="0" w:space="0" w:color="auto"/>
          </w:divBdr>
        </w:div>
        <w:div w:id="26688702">
          <w:marLeft w:val="640"/>
          <w:marRight w:val="0"/>
          <w:marTop w:val="0"/>
          <w:marBottom w:val="0"/>
          <w:divBdr>
            <w:top w:val="none" w:sz="0" w:space="0" w:color="auto"/>
            <w:left w:val="none" w:sz="0" w:space="0" w:color="auto"/>
            <w:bottom w:val="none" w:sz="0" w:space="0" w:color="auto"/>
            <w:right w:val="none" w:sz="0" w:space="0" w:color="auto"/>
          </w:divBdr>
        </w:div>
        <w:div w:id="1913806540">
          <w:marLeft w:val="640"/>
          <w:marRight w:val="0"/>
          <w:marTop w:val="0"/>
          <w:marBottom w:val="0"/>
          <w:divBdr>
            <w:top w:val="none" w:sz="0" w:space="0" w:color="auto"/>
            <w:left w:val="none" w:sz="0" w:space="0" w:color="auto"/>
            <w:bottom w:val="none" w:sz="0" w:space="0" w:color="auto"/>
            <w:right w:val="none" w:sz="0" w:space="0" w:color="auto"/>
          </w:divBdr>
        </w:div>
        <w:div w:id="1625695405">
          <w:marLeft w:val="640"/>
          <w:marRight w:val="0"/>
          <w:marTop w:val="0"/>
          <w:marBottom w:val="0"/>
          <w:divBdr>
            <w:top w:val="none" w:sz="0" w:space="0" w:color="auto"/>
            <w:left w:val="none" w:sz="0" w:space="0" w:color="auto"/>
            <w:bottom w:val="none" w:sz="0" w:space="0" w:color="auto"/>
            <w:right w:val="none" w:sz="0" w:space="0" w:color="auto"/>
          </w:divBdr>
        </w:div>
        <w:div w:id="490365778">
          <w:marLeft w:val="640"/>
          <w:marRight w:val="0"/>
          <w:marTop w:val="0"/>
          <w:marBottom w:val="0"/>
          <w:divBdr>
            <w:top w:val="none" w:sz="0" w:space="0" w:color="auto"/>
            <w:left w:val="none" w:sz="0" w:space="0" w:color="auto"/>
            <w:bottom w:val="none" w:sz="0" w:space="0" w:color="auto"/>
            <w:right w:val="none" w:sz="0" w:space="0" w:color="auto"/>
          </w:divBdr>
        </w:div>
        <w:div w:id="1467162513">
          <w:marLeft w:val="640"/>
          <w:marRight w:val="0"/>
          <w:marTop w:val="0"/>
          <w:marBottom w:val="0"/>
          <w:divBdr>
            <w:top w:val="none" w:sz="0" w:space="0" w:color="auto"/>
            <w:left w:val="none" w:sz="0" w:space="0" w:color="auto"/>
            <w:bottom w:val="none" w:sz="0" w:space="0" w:color="auto"/>
            <w:right w:val="none" w:sz="0" w:space="0" w:color="auto"/>
          </w:divBdr>
        </w:div>
        <w:div w:id="462312797">
          <w:marLeft w:val="640"/>
          <w:marRight w:val="0"/>
          <w:marTop w:val="0"/>
          <w:marBottom w:val="0"/>
          <w:divBdr>
            <w:top w:val="none" w:sz="0" w:space="0" w:color="auto"/>
            <w:left w:val="none" w:sz="0" w:space="0" w:color="auto"/>
            <w:bottom w:val="none" w:sz="0" w:space="0" w:color="auto"/>
            <w:right w:val="none" w:sz="0" w:space="0" w:color="auto"/>
          </w:divBdr>
        </w:div>
        <w:div w:id="70275413">
          <w:marLeft w:val="640"/>
          <w:marRight w:val="0"/>
          <w:marTop w:val="0"/>
          <w:marBottom w:val="0"/>
          <w:divBdr>
            <w:top w:val="none" w:sz="0" w:space="0" w:color="auto"/>
            <w:left w:val="none" w:sz="0" w:space="0" w:color="auto"/>
            <w:bottom w:val="none" w:sz="0" w:space="0" w:color="auto"/>
            <w:right w:val="none" w:sz="0" w:space="0" w:color="auto"/>
          </w:divBdr>
        </w:div>
        <w:div w:id="1156604631">
          <w:marLeft w:val="640"/>
          <w:marRight w:val="0"/>
          <w:marTop w:val="0"/>
          <w:marBottom w:val="0"/>
          <w:divBdr>
            <w:top w:val="none" w:sz="0" w:space="0" w:color="auto"/>
            <w:left w:val="none" w:sz="0" w:space="0" w:color="auto"/>
            <w:bottom w:val="none" w:sz="0" w:space="0" w:color="auto"/>
            <w:right w:val="none" w:sz="0" w:space="0" w:color="auto"/>
          </w:divBdr>
        </w:div>
        <w:div w:id="85461866">
          <w:marLeft w:val="640"/>
          <w:marRight w:val="0"/>
          <w:marTop w:val="0"/>
          <w:marBottom w:val="0"/>
          <w:divBdr>
            <w:top w:val="none" w:sz="0" w:space="0" w:color="auto"/>
            <w:left w:val="none" w:sz="0" w:space="0" w:color="auto"/>
            <w:bottom w:val="none" w:sz="0" w:space="0" w:color="auto"/>
            <w:right w:val="none" w:sz="0" w:space="0" w:color="auto"/>
          </w:divBdr>
        </w:div>
        <w:div w:id="2034794319">
          <w:marLeft w:val="640"/>
          <w:marRight w:val="0"/>
          <w:marTop w:val="0"/>
          <w:marBottom w:val="0"/>
          <w:divBdr>
            <w:top w:val="none" w:sz="0" w:space="0" w:color="auto"/>
            <w:left w:val="none" w:sz="0" w:space="0" w:color="auto"/>
            <w:bottom w:val="none" w:sz="0" w:space="0" w:color="auto"/>
            <w:right w:val="none" w:sz="0" w:space="0" w:color="auto"/>
          </w:divBdr>
        </w:div>
        <w:div w:id="543561155">
          <w:marLeft w:val="640"/>
          <w:marRight w:val="0"/>
          <w:marTop w:val="0"/>
          <w:marBottom w:val="0"/>
          <w:divBdr>
            <w:top w:val="none" w:sz="0" w:space="0" w:color="auto"/>
            <w:left w:val="none" w:sz="0" w:space="0" w:color="auto"/>
            <w:bottom w:val="none" w:sz="0" w:space="0" w:color="auto"/>
            <w:right w:val="none" w:sz="0" w:space="0" w:color="auto"/>
          </w:divBdr>
        </w:div>
        <w:div w:id="1897163726">
          <w:marLeft w:val="640"/>
          <w:marRight w:val="0"/>
          <w:marTop w:val="0"/>
          <w:marBottom w:val="0"/>
          <w:divBdr>
            <w:top w:val="none" w:sz="0" w:space="0" w:color="auto"/>
            <w:left w:val="none" w:sz="0" w:space="0" w:color="auto"/>
            <w:bottom w:val="none" w:sz="0" w:space="0" w:color="auto"/>
            <w:right w:val="none" w:sz="0" w:space="0" w:color="auto"/>
          </w:divBdr>
        </w:div>
        <w:div w:id="1637879635">
          <w:marLeft w:val="640"/>
          <w:marRight w:val="0"/>
          <w:marTop w:val="0"/>
          <w:marBottom w:val="0"/>
          <w:divBdr>
            <w:top w:val="none" w:sz="0" w:space="0" w:color="auto"/>
            <w:left w:val="none" w:sz="0" w:space="0" w:color="auto"/>
            <w:bottom w:val="none" w:sz="0" w:space="0" w:color="auto"/>
            <w:right w:val="none" w:sz="0" w:space="0" w:color="auto"/>
          </w:divBdr>
        </w:div>
        <w:div w:id="1834485296">
          <w:marLeft w:val="640"/>
          <w:marRight w:val="0"/>
          <w:marTop w:val="0"/>
          <w:marBottom w:val="0"/>
          <w:divBdr>
            <w:top w:val="none" w:sz="0" w:space="0" w:color="auto"/>
            <w:left w:val="none" w:sz="0" w:space="0" w:color="auto"/>
            <w:bottom w:val="none" w:sz="0" w:space="0" w:color="auto"/>
            <w:right w:val="none" w:sz="0" w:space="0" w:color="auto"/>
          </w:divBdr>
        </w:div>
        <w:div w:id="1634366097">
          <w:marLeft w:val="640"/>
          <w:marRight w:val="0"/>
          <w:marTop w:val="0"/>
          <w:marBottom w:val="0"/>
          <w:divBdr>
            <w:top w:val="none" w:sz="0" w:space="0" w:color="auto"/>
            <w:left w:val="none" w:sz="0" w:space="0" w:color="auto"/>
            <w:bottom w:val="none" w:sz="0" w:space="0" w:color="auto"/>
            <w:right w:val="none" w:sz="0" w:space="0" w:color="auto"/>
          </w:divBdr>
        </w:div>
        <w:div w:id="1556235299">
          <w:marLeft w:val="640"/>
          <w:marRight w:val="0"/>
          <w:marTop w:val="0"/>
          <w:marBottom w:val="0"/>
          <w:divBdr>
            <w:top w:val="none" w:sz="0" w:space="0" w:color="auto"/>
            <w:left w:val="none" w:sz="0" w:space="0" w:color="auto"/>
            <w:bottom w:val="none" w:sz="0" w:space="0" w:color="auto"/>
            <w:right w:val="none" w:sz="0" w:space="0" w:color="auto"/>
          </w:divBdr>
        </w:div>
        <w:div w:id="455488261">
          <w:marLeft w:val="640"/>
          <w:marRight w:val="0"/>
          <w:marTop w:val="0"/>
          <w:marBottom w:val="0"/>
          <w:divBdr>
            <w:top w:val="none" w:sz="0" w:space="0" w:color="auto"/>
            <w:left w:val="none" w:sz="0" w:space="0" w:color="auto"/>
            <w:bottom w:val="none" w:sz="0" w:space="0" w:color="auto"/>
            <w:right w:val="none" w:sz="0" w:space="0" w:color="auto"/>
          </w:divBdr>
        </w:div>
        <w:div w:id="1439644392">
          <w:marLeft w:val="640"/>
          <w:marRight w:val="0"/>
          <w:marTop w:val="0"/>
          <w:marBottom w:val="0"/>
          <w:divBdr>
            <w:top w:val="none" w:sz="0" w:space="0" w:color="auto"/>
            <w:left w:val="none" w:sz="0" w:space="0" w:color="auto"/>
            <w:bottom w:val="none" w:sz="0" w:space="0" w:color="auto"/>
            <w:right w:val="none" w:sz="0" w:space="0" w:color="auto"/>
          </w:divBdr>
        </w:div>
        <w:div w:id="2088844274">
          <w:marLeft w:val="640"/>
          <w:marRight w:val="0"/>
          <w:marTop w:val="0"/>
          <w:marBottom w:val="0"/>
          <w:divBdr>
            <w:top w:val="none" w:sz="0" w:space="0" w:color="auto"/>
            <w:left w:val="none" w:sz="0" w:space="0" w:color="auto"/>
            <w:bottom w:val="none" w:sz="0" w:space="0" w:color="auto"/>
            <w:right w:val="none" w:sz="0" w:space="0" w:color="auto"/>
          </w:divBdr>
        </w:div>
        <w:div w:id="1475567505">
          <w:marLeft w:val="640"/>
          <w:marRight w:val="0"/>
          <w:marTop w:val="0"/>
          <w:marBottom w:val="0"/>
          <w:divBdr>
            <w:top w:val="none" w:sz="0" w:space="0" w:color="auto"/>
            <w:left w:val="none" w:sz="0" w:space="0" w:color="auto"/>
            <w:bottom w:val="none" w:sz="0" w:space="0" w:color="auto"/>
            <w:right w:val="none" w:sz="0" w:space="0" w:color="auto"/>
          </w:divBdr>
        </w:div>
        <w:div w:id="1889877871">
          <w:marLeft w:val="640"/>
          <w:marRight w:val="0"/>
          <w:marTop w:val="0"/>
          <w:marBottom w:val="0"/>
          <w:divBdr>
            <w:top w:val="none" w:sz="0" w:space="0" w:color="auto"/>
            <w:left w:val="none" w:sz="0" w:space="0" w:color="auto"/>
            <w:bottom w:val="none" w:sz="0" w:space="0" w:color="auto"/>
            <w:right w:val="none" w:sz="0" w:space="0" w:color="auto"/>
          </w:divBdr>
        </w:div>
        <w:div w:id="520094175">
          <w:marLeft w:val="640"/>
          <w:marRight w:val="0"/>
          <w:marTop w:val="0"/>
          <w:marBottom w:val="0"/>
          <w:divBdr>
            <w:top w:val="none" w:sz="0" w:space="0" w:color="auto"/>
            <w:left w:val="none" w:sz="0" w:space="0" w:color="auto"/>
            <w:bottom w:val="none" w:sz="0" w:space="0" w:color="auto"/>
            <w:right w:val="none" w:sz="0" w:space="0" w:color="auto"/>
          </w:divBdr>
        </w:div>
        <w:div w:id="1373388462">
          <w:marLeft w:val="640"/>
          <w:marRight w:val="0"/>
          <w:marTop w:val="0"/>
          <w:marBottom w:val="0"/>
          <w:divBdr>
            <w:top w:val="none" w:sz="0" w:space="0" w:color="auto"/>
            <w:left w:val="none" w:sz="0" w:space="0" w:color="auto"/>
            <w:bottom w:val="none" w:sz="0" w:space="0" w:color="auto"/>
            <w:right w:val="none" w:sz="0" w:space="0" w:color="auto"/>
          </w:divBdr>
        </w:div>
        <w:div w:id="764154979">
          <w:marLeft w:val="640"/>
          <w:marRight w:val="0"/>
          <w:marTop w:val="0"/>
          <w:marBottom w:val="0"/>
          <w:divBdr>
            <w:top w:val="none" w:sz="0" w:space="0" w:color="auto"/>
            <w:left w:val="none" w:sz="0" w:space="0" w:color="auto"/>
            <w:bottom w:val="none" w:sz="0" w:space="0" w:color="auto"/>
            <w:right w:val="none" w:sz="0" w:space="0" w:color="auto"/>
          </w:divBdr>
        </w:div>
        <w:div w:id="913735394">
          <w:marLeft w:val="640"/>
          <w:marRight w:val="0"/>
          <w:marTop w:val="0"/>
          <w:marBottom w:val="0"/>
          <w:divBdr>
            <w:top w:val="none" w:sz="0" w:space="0" w:color="auto"/>
            <w:left w:val="none" w:sz="0" w:space="0" w:color="auto"/>
            <w:bottom w:val="none" w:sz="0" w:space="0" w:color="auto"/>
            <w:right w:val="none" w:sz="0" w:space="0" w:color="auto"/>
          </w:divBdr>
        </w:div>
        <w:div w:id="1597709696">
          <w:marLeft w:val="640"/>
          <w:marRight w:val="0"/>
          <w:marTop w:val="0"/>
          <w:marBottom w:val="0"/>
          <w:divBdr>
            <w:top w:val="none" w:sz="0" w:space="0" w:color="auto"/>
            <w:left w:val="none" w:sz="0" w:space="0" w:color="auto"/>
            <w:bottom w:val="none" w:sz="0" w:space="0" w:color="auto"/>
            <w:right w:val="none" w:sz="0" w:space="0" w:color="auto"/>
          </w:divBdr>
        </w:div>
        <w:div w:id="1104763483">
          <w:marLeft w:val="640"/>
          <w:marRight w:val="0"/>
          <w:marTop w:val="0"/>
          <w:marBottom w:val="0"/>
          <w:divBdr>
            <w:top w:val="none" w:sz="0" w:space="0" w:color="auto"/>
            <w:left w:val="none" w:sz="0" w:space="0" w:color="auto"/>
            <w:bottom w:val="none" w:sz="0" w:space="0" w:color="auto"/>
            <w:right w:val="none" w:sz="0" w:space="0" w:color="auto"/>
          </w:divBdr>
        </w:div>
      </w:divsChild>
    </w:div>
    <w:div w:id="1742020861">
      <w:bodyDiv w:val="1"/>
      <w:marLeft w:val="0"/>
      <w:marRight w:val="0"/>
      <w:marTop w:val="0"/>
      <w:marBottom w:val="0"/>
      <w:divBdr>
        <w:top w:val="none" w:sz="0" w:space="0" w:color="auto"/>
        <w:left w:val="none" w:sz="0" w:space="0" w:color="auto"/>
        <w:bottom w:val="none" w:sz="0" w:space="0" w:color="auto"/>
        <w:right w:val="none" w:sz="0" w:space="0" w:color="auto"/>
      </w:divBdr>
      <w:divsChild>
        <w:div w:id="691612134">
          <w:marLeft w:val="640"/>
          <w:marRight w:val="0"/>
          <w:marTop w:val="0"/>
          <w:marBottom w:val="0"/>
          <w:divBdr>
            <w:top w:val="none" w:sz="0" w:space="0" w:color="auto"/>
            <w:left w:val="none" w:sz="0" w:space="0" w:color="auto"/>
            <w:bottom w:val="none" w:sz="0" w:space="0" w:color="auto"/>
            <w:right w:val="none" w:sz="0" w:space="0" w:color="auto"/>
          </w:divBdr>
        </w:div>
        <w:div w:id="1643150690">
          <w:marLeft w:val="640"/>
          <w:marRight w:val="0"/>
          <w:marTop w:val="0"/>
          <w:marBottom w:val="0"/>
          <w:divBdr>
            <w:top w:val="none" w:sz="0" w:space="0" w:color="auto"/>
            <w:left w:val="none" w:sz="0" w:space="0" w:color="auto"/>
            <w:bottom w:val="none" w:sz="0" w:space="0" w:color="auto"/>
            <w:right w:val="none" w:sz="0" w:space="0" w:color="auto"/>
          </w:divBdr>
        </w:div>
        <w:div w:id="1193307465">
          <w:marLeft w:val="640"/>
          <w:marRight w:val="0"/>
          <w:marTop w:val="0"/>
          <w:marBottom w:val="0"/>
          <w:divBdr>
            <w:top w:val="none" w:sz="0" w:space="0" w:color="auto"/>
            <w:left w:val="none" w:sz="0" w:space="0" w:color="auto"/>
            <w:bottom w:val="none" w:sz="0" w:space="0" w:color="auto"/>
            <w:right w:val="none" w:sz="0" w:space="0" w:color="auto"/>
          </w:divBdr>
        </w:div>
        <w:div w:id="915937229">
          <w:marLeft w:val="640"/>
          <w:marRight w:val="0"/>
          <w:marTop w:val="0"/>
          <w:marBottom w:val="0"/>
          <w:divBdr>
            <w:top w:val="none" w:sz="0" w:space="0" w:color="auto"/>
            <w:left w:val="none" w:sz="0" w:space="0" w:color="auto"/>
            <w:bottom w:val="none" w:sz="0" w:space="0" w:color="auto"/>
            <w:right w:val="none" w:sz="0" w:space="0" w:color="auto"/>
          </w:divBdr>
        </w:div>
        <w:div w:id="740182217">
          <w:marLeft w:val="640"/>
          <w:marRight w:val="0"/>
          <w:marTop w:val="0"/>
          <w:marBottom w:val="0"/>
          <w:divBdr>
            <w:top w:val="none" w:sz="0" w:space="0" w:color="auto"/>
            <w:left w:val="none" w:sz="0" w:space="0" w:color="auto"/>
            <w:bottom w:val="none" w:sz="0" w:space="0" w:color="auto"/>
            <w:right w:val="none" w:sz="0" w:space="0" w:color="auto"/>
          </w:divBdr>
        </w:div>
        <w:div w:id="1750730043">
          <w:marLeft w:val="640"/>
          <w:marRight w:val="0"/>
          <w:marTop w:val="0"/>
          <w:marBottom w:val="0"/>
          <w:divBdr>
            <w:top w:val="none" w:sz="0" w:space="0" w:color="auto"/>
            <w:left w:val="none" w:sz="0" w:space="0" w:color="auto"/>
            <w:bottom w:val="none" w:sz="0" w:space="0" w:color="auto"/>
            <w:right w:val="none" w:sz="0" w:space="0" w:color="auto"/>
          </w:divBdr>
        </w:div>
        <w:div w:id="1068453862">
          <w:marLeft w:val="640"/>
          <w:marRight w:val="0"/>
          <w:marTop w:val="0"/>
          <w:marBottom w:val="0"/>
          <w:divBdr>
            <w:top w:val="none" w:sz="0" w:space="0" w:color="auto"/>
            <w:left w:val="none" w:sz="0" w:space="0" w:color="auto"/>
            <w:bottom w:val="none" w:sz="0" w:space="0" w:color="auto"/>
            <w:right w:val="none" w:sz="0" w:space="0" w:color="auto"/>
          </w:divBdr>
        </w:div>
        <w:div w:id="1192962529">
          <w:marLeft w:val="640"/>
          <w:marRight w:val="0"/>
          <w:marTop w:val="0"/>
          <w:marBottom w:val="0"/>
          <w:divBdr>
            <w:top w:val="none" w:sz="0" w:space="0" w:color="auto"/>
            <w:left w:val="none" w:sz="0" w:space="0" w:color="auto"/>
            <w:bottom w:val="none" w:sz="0" w:space="0" w:color="auto"/>
            <w:right w:val="none" w:sz="0" w:space="0" w:color="auto"/>
          </w:divBdr>
        </w:div>
        <w:div w:id="1055199415">
          <w:marLeft w:val="640"/>
          <w:marRight w:val="0"/>
          <w:marTop w:val="0"/>
          <w:marBottom w:val="0"/>
          <w:divBdr>
            <w:top w:val="none" w:sz="0" w:space="0" w:color="auto"/>
            <w:left w:val="none" w:sz="0" w:space="0" w:color="auto"/>
            <w:bottom w:val="none" w:sz="0" w:space="0" w:color="auto"/>
            <w:right w:val="none" w:sz="0" w:space="0" w:color="auto"/>
          </w:divBdr>
        </w:div>
        <w:div w:id="1006057599">
          <w:marLeft w:val="640"/>
          <w:marRight w:val="0"/>
          <w:marTop w:val="0"/>
          <w:marBottom w:val="0"/>
          <w:divBdr>
            <w:top w:val="none" w:sz="0" w:space="0" w:color="auto"/>
            <w:left w:val="none" w:sz="0" w:space="0" w:color="auto"/>
            <w:bottom w:val="none" w:sz="0" w:space="0" w:color="auto"/>
            <w:right w:val="none" w:sz="0" w:space="0" w:color="auto"/>
          </w:divBdr>
        </w:div>
        <w:div w:id="186334804">
          <w:marLeft w:val="640"/>
          <w:marRight w:val="0"/>
          <w:marTop w:val="0"/>
          <w:marBottom w:val="0"/>
          <w:divBdr>
            <w:top w:val="none" w:sz="0" w:space="0" w:color="auto"/>
            <w:left w:val="none" w:sz="0" w:space="0" w:color="auto"/>
            <w:bottom w:val="none" w:sz="0" w:space="0" w:color="auto"/>
            <w:right w:val="none" w:sz="0" w:space="0" w:color="auto"/>
          </w:divBdr>
        </w:div>
        <w:div w:id="1064835871">
          <w:marLeft w:val="640"/>
          <w:marRight w:val="0"/>
          <w:marTop w:val="0"/>
          <w:marBottom w:val="0"/>
          <w:divBdr>
            <w:top w:val="none" w:sz="0" w:space="0" w:color="auto"/>
            <w:left w:val="none" w:sz="0" w:space="0" w:color="auto"/>
            <w:bottom w:val="none" w:sz="0" w:space="0" w:color="auto"/>
            <w:right w:val="none" w:sz="0" w:space="0" w:color="auto"/>
          </w:divBdr>
        </w:div>
        <w:div w:id="1949502455">
          <w:marLeft w:val="640"/>
          <w:marRight w:val="0"/>
          <w:marTop w:val="0"/>
          <w:marBottom w:val="0"/>
          <w:divBdr>
            <w:top w:val="none" w:sz="0" w:space="0" w:color="auto"/>
            <w:left w:val="none" w:sz="0" w:space="0" w:color="auto"/>
            <w:bottom w:val="none" w:sz="0" w:space="0" w:color="auto"/>
            <w:right w:val="none" w:sz="0" w:space="0" w:color="auto"/>
          </w:divBdr>
        </w:div>
        <w:div w:id="212818316">
          <w:marLeft w:val="640"/>
          <w:marRight w:val="0"/>
          <w:marTop w:val="0"/>
          <w:marBottom w:val="0"/>
          <w:divBdr>
            <w:top w:val="none" w:sz="0" w:space="0" w:color="auto"/>
            <w:left w:val="none" w:sz="0" w:space="0" w:color="auto"/>
            <w:bottom w:val="none" w:sz="0" w:space="0" w:color="auto"/>
            <w:right w:val="none" w:sz="0" w:space="0" w:color="auto"/>
          </w:divBdr>
        </w:div>
        <w:div w:id="1602644797">
          <w:marLeft w:val="640"/>
          <w:marRight w:val="0"/>
          <w:marTop w:val="0"/>
          <w:marBottom w:val="0"/>
          <w:divBdr>
            <w:top w:val="none" w:sz="0" w:space="0" w:color="auto"/>
            <w:left w:val="none" w:sz="0" w:space="0" w:color="auto"/>
            <w:bottom w:val="none" w:sz="0" w:space="0" w:color="auto"/>
            <w:right w:val="none" w:sz="0" w:space="0" w:color="auto"/>
          </w:divBdr>
        </w:div>
        <w:div w:id="730075393">
          <w:marLeft w:val="640"/>
          <w:marRight w:val="0"/>
          <w:marTop w:val="0"/>
          <w:marBottom w:val="0"/>
          <w:divBdr>
            <w:top w:val="none" w:sz="0" w:space="0" w:color="auto"/>
            <w:left w:val="none" w:sz="0" w:space="0" w:color="auto"/>
            <w:bottom w:val="none" w:sz="0" w:space="0" w:color="auto"/>
            <w:right w:val="none" w:sz="0" w:space="0" w:color="auto"/>
          </w:divBdr>
        </w:div>
        <w:div w:id="1819105281">
          <w:marLeft w:val="640"/>
          <w:marRight w:val="0"/>
          <w:marTop w:val="0"/>
          <w:marBottom w:val="0"/>
          <w:divBdr>
            <w:top w:val="none" w:sz="0" w:space="0" w:color="auto"/>
            <w:left w:val="none" w:sz="0" w:space="0" w:color="auto"/>
            <w:bottom w:val="none" w:sz="0" w:space="0" w:color="auto"/>
            <w:right w:val="none" w:sz="0" w:space="0" w:color="auto"/>
          </w:divBdr>
        </w:div>
        <w:div w:id="1007557101">
          <w:marLeft w:val="640"/>
          <w:marRight w:val="0"/>
          <w:marTop w:val="0"/>
          <w:marBottom w:val="0"/>
          <w:divBdr>
            <w:top w:val="none" w:sz="0" w:space="0" w:color="auto"/>
            <w:left w:val="none" w:sz="0" w:space="0" w:color="auto"/>
            <w:bottom w:val="none" w:sz="0" w:space="0" w:color="auto"/>
            <w:right w:val="none" w:sz="0" w:space="0" w:color="auto"/>
          </w:divBdr>
        </w:div>
        <w:div w:id="990527397">
          <w:marLeft w:val="640"/>
          <w:marRight w:val="0"/>
          <w:marTop w:val="0"/>
          <w:marBottom w:val="0"/>
          <w:divBdr>
            <w:top w:val="none" w:sz="0" w:space="0" w:color="auto"/>
            <w:left w:val="none" w:sz="0" w:space="0" w:color="auto"/>
            <w:bottom w:val="none" w:sz="0" w:space="0" w:color="auto"/>
            <w:right w:val="none" w:sz="0" w:space="0" w:color="auto"/>
          </w:divBdr>
        </w:div>
        <w:div w:id="797380168">
          <w:marLeft w:val="640"/>
          <w:marRight w:val="0"/>
          <w:marTop w:val="0"/>
          <w:marBottom w:val="0"/>
          <w:divBdr>
            <w:top w:val="none" w:sz="0" w:space="0" w:color="auto"/>
            <w:left w:val="none" w:sz="0" w:space="0" w:color="auto"/>
            <w:bottom w:val="none" w:sz="0" w:space="0" w:color="auto"/>
            <w:right w:val="none" w:sz="0" w:space="0" w:color="auto"/>
          </w:divBdr>
        </w:div>
        <w:div w:id="1533957053">
          <w:marLeft w:val="640"/>
          <w:marRight w:val="0"/>
          <w:marTop w:val="0"/>
          <w:marBottom w:val="0"/>
          <w:divBdr>
            <w:top w:val="none" w:sz="0" w:space="0" w:color="auto"/>
            <w:left w:val="none" w:sz="0" w:space="0" w:color="auto"/>
            <w:bottom w:val="none" w:sz="0" w:space="0" w:color="auto"/>
            <w:right w:val="none" w:sz="0" w:space="0" w:color="auto"/>
          </w:divBdr>
        </w:div>
        <w:div w:id="525992297">
          <w:marLeft w:val="640"/>
          <w:marRight w:val="0"/>
          <w:marTop w:val="0"/>
          <w:marBottom w:val="0"/>
          <w:divBdr>
            <w:top w:val="none" w:sz="0" w:space="0" w:color="auto"/>
            <w:left w:val="none" w:sz="0" w:space="0" w:color="auto"/>
            <w:bottom w:val="none" w:sz="0" w:space="0" w:color="auto"/>
            <w:right w:val="none" w:sz="0" w:space="0" w:color="auto"/>
          </w:divBdr>
        </w:div>
        <w:div w:id="722564622">
          <w:marLeft w:val="640"/>
          <w:marRight w:val="0"/>
          <w:marTop w:val="0"/>
          <w:marBottom w:val="0"/>
          <w:divBdr>
            <w:top w:val="none" w:sz="0" w:space="0" w:color="auto"/>
            <w:left w:val="none" w:sz="0" w:space="0" w:color="auto"/>
            <w:bottom w:val="none" w:sz="0" w:space="0" w:color="auto"/>
            <w:right w:val="none" w:sz="0" w:space="0" w:color="auto"/>
          </w:divBdr>
        </w:div>
        <w:div w:id="537280701">
          <w:marLeft w:val="640"/>
          <w:marRight w:val="0"/>
          <w:marTop w:val="0"/>
          <w:marBottom w:val="0"/>
          <w:divBdr>
            <w:top w:val="none" w:sz="0" w:space="0" w:color="auto"/>
            <w:left w:val="none" w:sz="0" w:space="0" w:color="auto"/>
            <w:bottom w:val="none" w:sz="0" w:space="0" w:color="auto"/>
            <w:right w:val="none" w:sz="0" w:space="0" w:color="auto"/>
          </w:divBdr>
        </w:div>
        <w:div w:id="506210733">
          <w:marLeft w:val="640"/>
          <w:marRight w:val="0"/>
          <w:marTop w:val="0"/>
          <w:marBottom w:val="0"/>
          <w:divBdr>
            <w:top w:val="none" w:sz="0" w:space="0" w:color="auto"/>
            <w:left w:val="none" w:sz="0" w:space="0" w:color="auto"/>
            <w:bottom w:val="none" w:sz="0" w:space="0" w:color="auto"/>
            <w:right w:val="none" w:sz="0" w:space="0" w:color="auto"/>
          </w:divBdr>
        </w:div>
        <w:div w:id="1504279688">
          <w:marLeft w:val="640"/>
          <w:marRight w:val="0"/>
          <w:marTop w:val="0"/>
          <w:marBottom w:val="0"/>
          <w:divBdr>
            <w:top w:val="none" w:sz="0" w:space="0" w:color="auto"/>
            <w:left w:val="none" w:sz="0" w:space="0" w:color="auto"/>
            <w:bottom w:val="none" w:sz="0" w:space="0" w:color="auto"/>
            <w:right w:val="none" w:sz="0" w:space="0" w:color="auto"/>
          </w:divBdr>
        </w:div>
        <w:div w:id="750929819">
          <w:marLeft w:val="640"/>
          <w:marRight w:val="0"/>
          <w:marTop w:val="0"/>
          <w:marBottom w:val="0"/>
          <w:divBdr>
            <w:top w:val="none" w:sz="0" w:space="0" w:color="auto"/>
            <w:left w:val="none" w:sz="0" w:space="0" w:color="auto"/>
            <w:bottom w:val="none" w:sz="0" w:space="0" w:color="auto"/>
            <w:right w:val="none" w:sz="0" w:space="0" w:color="auto"/>
          </w:divBdr>
        </w:div>
        <w:div w:id="356739779">
          <w:marLeft w:val="640"/>
          <w:marRight w:val="0"/>
          <w:marTop w:val="0"/>
          <w:marBottom w:val="0"/>
          <w:divBdr>
            <w:top w:val="none" w:sz="0" w:space="0" w:color="auto"/>
            <w:left w:val="none" w:sz="0" w:space="0" w:color="auto"/>
            <w:bottom w:val="none" w:sz="0" w:space="0" w:color="auto"/>
            <w:right w:val="none" w:sz="0" w:space="0" w:color="auto"/>
          </w:divBdr>
        </w:div>
        <w:div w:id="1540167292">
          <w:marLeft w:val="640"/>
          <w:marRight w:val="0"/>
          <w:marTop w:val="0"/>
          <w:marBottom w:val="0"/>
          <w:divBdr>
            <w:top w:val="none" w:sz="0" w:space="0" w:color="auto"/>
            <w:left w:val="none" w:sz="0" w:space="0" w:color="auto"/>
            <w:bottom w:val="none" w:sz="0" w:space="0" w:color="auto"/>
            <w:right w:val="none" w:sz="0" w:space="0" w:color="auto"/>
          </w:divBdr>
        </w:div>
        <w:div w:id="270935869">
          <w:marLeft w:val="640"/>
          <w:marRight w:val="0"/>
          <w:marTop w:val="0"/>
          <w:marBottom w:val="0"/>
          <w:divBdr>
            <w:top w:val="none" w:sz="0" w:space="0" w:color="auto"/>
            <w:left w:val="none" w:sz="0" w:space="0" w:color="auto"/>
            <w:bottom w:val="none" w:sz="0" w:space="0" w:color="auto"/>
            <w:right w:val="none" w:sz="0" w:space="0" w:color="auto"/>
          </w:divBdr>
        </w:div>
        <w:div w:id="1445226286">
          <w:marLeft w:val="640"/>
          <w:marRight w:val="0"/>
          <w:marTop w:val="0"/>
          <w:marBottom w:val="0"/>
          <w:divBdr>
            <w:top w:val="none" w:sz="0" w:space="0" w:color="auto"/>
            <w:left w:val="none" w:sz="0" w:space="0" w:color="auto"/>
            <w:bottom w:val="none" w:sz="0" w:space="0" w:color="auto"/>
            <w:right w:val="none" w:sz="0" w:space="0" w:color="auto"/>
          </w:divBdr>
        </w:div>
        <w:div w:id="161628993">
          <w:marLeft w:val="640"/>
          <w:marRight w:val="0"/>
          <w:marTop w:val="0"/>
          <w:marBottom w:val="0"/>
          <w:divBdr>
            <w:top w:val="none" w:sz="0" w:space="0" w:color="auto"/>
            <w:left w:val="none" w:sz="0" w:space="0" w:color="auto"/>
            <w:bottom w:val="none" w:sz="0" w:space="0" w:color="auto"/>
            <w:right w:val="none" w:sz="0" w:space="0" w:color="auto"/>
          </w:divBdr>
        </w:div>
        <w:div w:id="1070738069">
          <w:marLeft w:val="640"/>
          <w:marRight w:val="0"/>
          <w:marTop w:val="0"/>
          <w:marBottom w:val="0"/>
          <w:divBdr>
            <w:top w:val="none" w:sz="0" w:space="0" w:color="auto"/>
            <w:left w:val="none" w:sz="0" w:space="0" w:color="auto"/>
            <w:bottom w:val="none" w:sz="0" w:space="0" w:color="auto"/>
            <w:right w:val="none" w:sz="0" w:space="0" w:color="auto"/>
          </w:divBdr>
        </w:div>
        <w:div w:id="774132829">
          <w:marLeft w:val="640"/>
          <w:marRight w:val="0"/>
          <w:marTop w:val="0"/>
          <w:marBottom w:val="0"/>
          <w:divBdr>
            <w:top w:val="none" w:sz="0" w:space="0" w:color="auto"/>
            <w:left w:val="none" w:sz="0" w:space="0" w:color="auto"/>
            <w:bottom w:val="none" w:sz="0" w:space="0" w:color="auto"/>
            <w:right w:val="none" w:sz="0" w:space="0" w:color="auto"/>
          </w:divBdr>
        </w:div>
        <w:div w:id="378894616">
          <w:marLeft w:val="640"/>
          <w:marRight w:val="0"/>
          <w:marTop w:val="0"/>
          <w:marBottom w:val="0"/>
          <w:divBdr>
            <w:top w:val="none" w:sz="0" w:space="0" w:color="auto"/>
            <w:left w:val="none" w:sz="0" w:space="0" w:color="auto"/>
            <w:bottom w:val="none" w:sz="0" w:space="0" w:color="auto"/>
            <w:right w:val="none" w:sz="0" w:space="0" w:color="auto"/>
          </w:divBdr>
        </w:div>
        <w:div w:id="879050902">
          <w:marLeft w:val="640"/>
          <w:marRight w:val="0"/>
          <w:marTop w:val="0"/>
          <w:marBottom w:val="0"/>
          <w:divBdr>
            <w:top w:val="none" w:sz="0" w:space="0" w:color="auto"/>
            <w:left w:val="none" w:sz="0" w:space="0" w:color="auto"/>
            <w:bottom w:val="none" w:sz="0" w:space="0" w:color="auto"/>
            <w:right w:val="none" w:sz="0" w:space="0" w:color="auto"/>
          </w:divBdr>
        </w:div>
        <w:div w:id="1620913771">
          <w:marLeft w:val="640"/>
          <w:marRight w:val="0"/>
          <w:marTop w:val="0"/>
          <w:marBottom w:val="0"/>
          <w:divBdr>
            <w:top w:val="none" w:sz="0" w:space="0" w:color="auto"/>
            <w:left w:val="none" w:sz="0" w:space="0" w:color="auto"/>
            <w:bottom w:val="none" w:sz="0" w:space="0" w:color="auto"/>
            <w:right w:val="none" w:sz="0" w:space="0" w:color="auto"/>
          </w:divBdr>
        </w:div>
        <w:div w:id="1684044552">
          <w:marLeft w:val="640"/>
          <w:marRight w:val="0"/>
          <w:marTop w:val="0"/>
          <w:marBottom w:val="0"/>
          <w:divBdr>
            <w:top w:val="none" w:sz="0" w:space="0" w:color="auto"/>
            <w:left w:val="none" w:sz="0" w:space="0" w:color="auto"/>
            <w:bottom w:val="none" w:sz="0" w:space="0" w:color="auto"/>
            <w:right w:val="none" w:sz="0" w:space="0" w:color="auto"/>
          </w:divBdr>
        </w:div>
        <w:div w:id="512032970">
          <w:marLeft w:val="640"/>
          <w:marRight w:val="0"/>
          <w:marTop w:val="0"/>
          <w:marBottom w:val="0"/>
          <w:divBdr>
            <w:top w:val="none" w:sz="0" w:space="0" w:color="auto"/>
            <w:left w:val="none" w:sz="0" w:space="0" w:color="auto"/>
            <w:bottom w:val="none" w:sz="0" w:space="0" w:color="auto"/>
            <w:right w:val="none" w:sz="0" w:space="0" w:color="auto"/>
          </w:divBdr>
        </w:div>
        <w:div w:id="1426681768">
          <w:marLeft w:val="640"/>
          <w:marRight w:val="0"/>
          <w:marTop w:val="0"/>
          <w:marBottom w:val="0"/>
          <w:divBdr>
            <w:top w:val="none" w:sz="0" w:space="0" w:color="auto"/>
            <w:left w:val="none" w:sz="0" w:space="0" w:color="auto"/>
            <w:bottom w:val="none" w:sz="0" w:space="0" w:color="auto"/>
            <w:right w:val="none" w:sz="0" w:space="0" w:color="auto"/>
          </w:divBdr>
        </w:div>
        <w:div w:id="459104981">
          <w:marLeft w:val="640"/>
          <w:marRight w:val="0"/>
          <w:marTop w:val="0"/>
          <w:marBottom w:val="0"/>
          <w:divBdr>
            <w:top w:val="none" w:sz="0" w:space="0" w:color="auto"/>
            <w:left w:val="none" w:sz="0" w:space="0" w:color="auto"/>
            <w:bottom w:val="none" w:sz="0" w:space="0" w:color="auto"/>
            <w:right w:val="none" w:sz="0" w:space="0" w:color="auto"/>
          </w:divBdr>
        </w:div>
        <w:div w:id="986009056">
          <w:marLeft w:val="640"/>
          <w:marRight w:val="0"/>
          <w:marTop w:val="0"/>
          <w:marBottom w:val="0"/>
          <w:divBdr>
            <w:top w:val="none" w:sz="0" w:space="0" w:color="auto"/>
            <w:left w:val="none" w:sz="0" w:space="0" w:color="auto"/>
            <w:bottom w:val="none" w:sz="0" w:space="0" w:color="auto"/>
            <w:right w:val="none" w:sz="0" w:space="0" w:color="auto"/>
          </w:divBdr>
        </w:div>
        <w:div w:id="547496413">
          <w:marLeft w:val="640"/>
          <w:marRight w:val="0"/>
          <w:marTop w:val="0"/>
          <w:marBottom w:val="0"/>
          <w:divBdr>
            <w:top w:val="none" w:sz="0" w:space="0" w:color="auto"/>
            <w:left w:val="none" w:sz="0" w:space="0" w:color="auto"/>
            <w:bottom w:val="none" w:sz="0" w:space="0" w:color="auto"/>
            <w:right w:val="none" w:sz="0" w:space="0" w:color="auto"/>
          </w:divBdr>
        </w:div>
        <w:div w:id="651717780">
          <w:marLeft w:val="640"/>
          <w:marRight w:val="0"/>
          <w:marTop w:val="0"/>
          <w:marBottom w:val="0"/>
          <w:divBdr>
            <w:top w:val="none" w:sz="0" w:space="0" w:color="auto"/>
            <w:left w:val="none" w:sz="0" w:space="0" w:color="auto"/>
            <w:bottom w:val="none" w:sz="0" w:space="0" w:color="auto"/>
            <w:right w:val="none" w:sz="0" w:space="0" w:color="auto"/>
          </w:divBdr>
        </w:div>
        <w:div w:id="478497191">
          <w:marLeft w:val="640"/>
          <w:marRight w:val="0"/>
          <w:marTop w:val="0"/>
          <w:marBottom w:val="0"/>
          <w:divBdr>
            <w:top w:val="none" w:sz="0" w:space="0" w:color="auto"/>
            <w:left w:val="none" w:sz="0" w:space="0" w:color="auto"/>
            <w:bottom w:val="none" w:sz="0" w:space="0" w:color="auto"/>
            <w:right w:val="none" w:sz="0" w:space="0" w:color="auto"/>
          </w:divBdr>
        </w:div>
        <w:div w:id="962461771">
          <w:marLeft w:val="640"/>
          <w:marRight w:val="0"/>
          <w:marTop w:val="0"/>
          <w:marBottom w:val="0"/>
          <w:divBdr>
            <w:top w:val="none" w:sz="0" w:space="0" w:color="auto"/>
            <w:left w:val="none" w:sz="0" w:space="0" w:color="auto"/>
            <w:bottom w:val="none" w:sz="0" w:space="0" w:color="auto"/>
            <w:right w:val="none" w:sz="0" w:space="0" w:color="auto"/>
          </w:divBdr>
        </w:div>
        <w:div w:id="942228593">
          <w:marLeft w:val="640"/>
          <w:marRight w:val="0"/>
          <w:marTop w:val="0"/>
          <w:marBottom w:val="0"/>
          <w:divBdr>
            <w:top w:val="none" w:sz="0" w:space="0" w:color="auto"/>
            <w:left w:val="none" w:sz="0" w:space="0" w:color="auto"/>
            <w:bottom w:val="none" w:sz="0" w:space="0" w:color="auto"/>
            <w:right w:val="none" w:sz="0" w:space="0" w:color="auto"/>
          </w:divBdr>
        </w:div>
        <w:div w:id="880629945">
          <w:marLeft w:val="640"/>
          <w:marRight w:val="0"/>
          <w:marTop w:val="0"/>
          <w:marBottom w:val="0"/>
          <w:divBdr>
            <w:top w:val="none" w:sz="0" w:space="0" w:color="auto"/>
            <w:left w:val="none" w:sz="0" w:space="0" w:color="auto"/>
            <w:bottom w:val="none" w:sz="0" w:space="0" w:color="auto"/>
            <w:right w:val="none" w:sz="0" w:space="0" w:color="auto"/>
          </w:divBdr>
        </w:div>
        <w:div w:id="1312060692">
          <w:marLeft w:val="640"/>
          <w:marRight w:val="0"/>
          <w:marTop w:val="0"/>
          <w:marBottom w:val="0"/>
          <w:divBdr>
            <w:top w:val="none" w:sz="0" w:space="0" w:color="auto"/>
            <w:left w:val="none" w:sz="0" w:space="0" w:color="auto"/>
            <w:bottom w:val="none" w:sz="0" w:space="0" w:color="auto"/>
            <w:right w:val="none" w:sz="0" w:space="0" w:color="auto"/>
          </w:divBdr>
        </w:div>
        <w:div w:id="697391841">
          <w:marLeft w:val="640"/>
          <w:marRight w:val="0"/>
          <w:marTop w:val="0"/>
          <w:marBottom w:val="0"/>
          <w:divBdr>
            <w:top w:val="none" w:sz="0" w:space="0" w:color="auto"/>
            <w:left w:val="none" w:sz="0" w:space="0" w:color="auto"/>
            <w:bottom w:val="none" w:sz="0" w:space="0" w:color="auto"/>
            <w:right w:val="none" w:sz="0" w:space="0" w:color="auto"/>
          </w:divBdr>
        </w:div>
        <w:div w:id="312609653">
          <w:marLeft w:val="640"/>
          <w:marRight w:val="0"/>
          <w:marTop w:val="0"/>
          <w:marBottom w:val="0"/>
          <w:divBdr>
            <w:top w:val="none" w:sz="0" w:space="0" w:color="auto"/>
            <w:left w:val="none" w:sz="0" w:space="0" w:color="auto"/>
            <w:bottom w:val="none" w:sz="0" w:space="0" w:color="auto"/>
            <w:right w:val="none" w:sz="0" w:space="0" w:color="auto"/>
          </w:divBdr>
        </w:div>
        <w:div w:id="187717611">
          <w:marLeft w:val="640"/>
          <w:marRight w:val="0"/>
          <w:marTop w:val="0"/>
          <w:marBottom w:val="0"/>
          <w:divBdr>
            <w:top w:val="none" w:sz="0" w:space="0" w:color="auto"/>
            <w:left w:val="none" w:sz="0" w:space="0" w:color="auto"/>
            <w:bottom w:val="none" w:sz="0" w:space="0" w:color="auto"/>
            <w:right w:val="none" w:sz="0" w:space="0" w:color="auto"/>
          </w:divBdr>
        </w:div>
        <w:div w:id="1727996967">
          <w:marLeft w:val="640"/>
          <w:marRight w:val="0"/>
          <w:marTop w:val="0"/>
          <w:marBottom w:val="0"/>
          <w:divBdr>
            <w:top w:val="none" w:sz="0" w:space="0" w:color="auto"/>
            <w:left w:val="none" w:sz="0" w:space="0" w:color="auto"/>
            <w:bottom w:val="none" w:sz="0" w:space="0" w:color="auto"/>
            <w:right w:val="none" w:sz="0" w:space="0" w:color="auto"/>
          </w:divBdr>
        </w:div>
        <w:div w:id="1895198505">
          <w:marLeft w:val="640"/>
          <w:marRight w:val="0"/>
          <w:marTop w:val="0"/>
          <w:marBottom w:val="0"/>
          <w:divBdr>
            <w:top w:val="none" w:sz="0" w:space="0" w:color="auto"/>
            <w:left w:val="none" w:sz="0" w:space="0" w:color="auto"/>
            <w:bottom w:val="none" w:sz="0" w:space="0" w:color="auto"/>
            <w:right w:val="none" w:sz="0" w:space="0" w:color="auto"/>
          </w:divBdr>
        </w:div>
        <w:div w:id="656610623">
          <w:marLeft w:val="640"/>
          <w:marRight w:val="0"/>
          <w:marTop w:val="0"/>
          <w:marBottom w:val="0"/>
          <w:divBdr>
            <w:top w:val="none" w:sz="0" w:space="0" w:color="auto"/>
            <w:left w:val="none" w:sz="0" w:space="0" w:color="auto"/>
            <w:bottom w:val="none" w:sz="0" w:space="0" w:color="auto"/>
            <w:right w:val="none" w:sz="0" w:space="0" w:color="auto"/>
          </w:divBdr>
        </w:div>
        <w:div w:id="240334079">
          <w:marLeft w:val="640"/>
          <w:marRight w:val="0"/>
          <w:marTop w:val="0"/>
          <w:marBottom w:val="0"/>
          <w:divBdr>
            <w:top w:val="none" w:sz="0" w:space="0" w:color="auto"/>
            <w:left w:val="none" w:sz="0" w:space="0" w:color="auto"/>
            <w:bottom w:val="none" w:sz="0" w:space="0" w:color="auto"/>
            <w:right w:val="none" w:sz="0" w:space="0" w:color="auto"/>
          </w:divBdr>
        </w:div>
        <w:div w:id="561335513">
          <w:marLeft w:val="640"/>
          <w:marRight w:val="0"/>
          <w:marTop w:val="0"/>
          <w:marBottom w:val="0"/>
          <w:divBdr>
            <w:top w:val="none" w:sz="0" w:space="0" w:color="auto"/>
            <w:left w:val="none" w:sz="0" w:space="0" w:color="auto"/>
            <w:bottom w:val="none" w:sz="0" w:space="0" w:color="auto"/>
            <w:right w:val="none" w:sz="0" w:space="0" w:color="auto"/>
          </w:divBdr>
        </w:div>
        <w:div w:id="1278022864">
          <w:marLeft w:val="640"/>
          <w:marRight w:val="0"/>
          <w:marTop w:val="0"/>
          <w:marBottom w:val="0"/>
          <w:divBdr>
            <w:top w:val="none" w:sz="0" w:space="0" w:color="auto"/>
            <w:left w:val="none" w:sz="0" w:space="0" w:color="auto"/>
            <w:bottom w:val="none" w:sz="0" w:space="0" w:color="auto"/>
            <w:right w:val="none" w:sz="0" w:space="0" w:color="auto"/>
          </w:divBdr>
        </w:div>
        <w:div w:id="2131165552">
          <w:marLeft w:val="640"/>
          <w:marRight w:val="0"/>
          <w:marTop w:val="0"/>
          <w:marBottom w:val="0"/>
          <w:divBdr>
            <w:top w:val="none" w:sz="0" w:space="0" w:color="auto"/>
            <w:left w:val="none" w:sz="0" w:space="0" w:color="auto"/>
            <w:bottom w:val="none" w:sz="0" w:space="0" w:color="auto"/>
            <w:right w:val="none" w:sz="0" w:space="0" w:color="auto"/>
          </w:divBdr>
        </w:div>
        <w:div w:id="971836312">
          <w:marLeft w:val="640"/>
          <w:marRight w:val="0"/>
          <w:marTop w:val="0"/>
          <w:marBottom w:val="0"/>
          <w:divBdr>
            <w:top w:val="none" w:sz="0" w:space="0" w:color="auto"/>
            <w:left w:val="none" w:sz="0" w:space="0" w:color="auto"/>
            <w:bottom w:val="none" w:sz="0" w:space="0" w:color="auto"/>
            <w:right w:val="none" w:sz="0" w:space="0" w:color="auto"/>
          </w:divBdr>
        </w:div>
        <w:div w:id="1151942870">
          <w:marLeft w:val="640"/>
          <w:marRight w:val="0"/>
          <w:marTop w:val="0"/>
          <w:marBottom w:val="0"/>
          <w:divBdr>
            <w:top w:val="none" w:sz="0" w:space="0" w:color="auto"/>
            <w:left w:val="none" w:sz="0" w:space="0" w:color="auto"/>
            <w:bottom w:val="none" w:sz="0" w:space="0" w:color="auto"/>
            <w:right w:val="none" w:sz="0" w:space="0" w:color="auto"/>
          </w:divBdr>
        </w:div>
        <w:div w:id="1864006258">
          <w:marLeft w:val="640"/>
          <w:marRight w:val="0"/>
          <w:marTop w:val="0"/>
          <w:marBottom w:val="0"/>
          <w:divBdr>
            <w:top w:val="none" w:sz="0" w:space="0" w:color="auto"/>
            <w:left w:val="none" w:sz="0" w:space="0" w:color="auto"/>
            <w:bottom w:val="none" w:sz="0" w:space="0" w:color="auto"/>
            <w:right w:val="none" w:sz="0" w:space="0" w:color="auto"/>
          </w:divBdr>
        </w:div>
        <w:div w:id="152188352">
          <w:marLeft w:val="640"/>
          <w:marRight w:val="0"/>
          <w:marTop w:val="0"/>
          <w:marBottom w:val="0"/>
          <w:divBdr>
            <w:top w:val="none" w:sz="0" w:space="0" w:color="auto"/>
            <w:left w:val="none" w:sz="0" w:space="0" w:color="auto"/>
            <w:bottom w:val="none" w:sz="0" w:space="0" w:color="auto"/>
            <w:right w:val="none" w:sz="0" w:space="0" w:color="auto"/>
          </w:divBdr>
        </w:div>
        <w:div w:id="807207348">
          <w:marLeft w:val="640"/>
          <w:marRight w:val="0"/>
          <w:marTop w:val="0"/>
          <w:marBottom w:val="0"/>
          <w:divBdr>
            <w:top w:val="none" w:sz="0" w:space="0" w:color="auto"/>
            <w:left w:val="none" w:sz="0" w:space="0" w:color="auto"/>
            <w:bottom w:val="none" w:sz="0" w:space="0" w:color="auto"/>
            <w:right w:val="none" w:sz="0" w:space="0" w:color="auto"/>
          </w:divBdr>
        </w:div>
        <w:div w:id="1475878129">
          <w:marLeft w:val="640"/>
          <w:marRight w:val="0"/>
          <w:marTop w:val="0"/>
          <w:marBottom w:val="0"/>
          <w:divBdr>
            <w:top w:val="none" w:sz="0" w:space="0" w:color="auto"/>
            <w:left w:val="none" w:sz="0" w:space="0" w:color="auto"/>
            <w:bottom w:val="none" w:sz="0" w:space="0" w:color="auto"/>
            <w:right w:val="none" w:sz="0" w:space="0" w:color="auto"/>
          </w:divBdr>
        </w:div>
        <w:div w:id="1667171072">
          <w:marLeft w:val="640"/>
          <w:marRight w:val="0"/>
          <w:marTop w:val="0"/>
          <w:marBottom w:val="0"/>
          <w:divBdr>
            <w:top w:val="none" w:sz="0" w:space="0" w:color="auto"/>
            <w:left w:val="none" w:sz="0" w:space="0" w:color="auto"/>
            <w:bottom w:val="none" w:sz="0" w:space="0" w:color="auto"/>
            <w:right w:val="none" w:sz="0" w:space="0" w:color="auto"/>
          </w:divBdr>
        </w:div>
        <w:div w:id="319820508">
          <w:marLeft w:val="640"/>
          <w:marRight w:val="0"/>
          <w:marTop w:val="0"/>
          <w:marBottom w:val="0"/>
          <w:divBdr>
            <w:top w:val="none" w:sz="0" w:space="0" w:color="auto"/>
            <w:left w:val="none" w:sz="0" w:space="0" w:color="auto"/>
            <w:bottom w:val="none" w:sz="0" w:space="0" w:color="auto"/>
            <w:right w:val="none" w:sz="0" w:space="0" w:color="auto"/>
          </w:divBdr>
        </w:div>
        <w:div w:id="485627499">
          <w:marLeft w:val="640"/>
          <w:marRight w:val="0"/>
          <w:marTop w:val="0"/>
          <w:marBottom w:val="0"/>
          <w:divBdr>
            <w:top w:val="none" w:sz="0" w:space="0" w:color="auto"/>
            <w:left w:val="none" w:sz="0" w:space="0" w:color="auto"/>
            <w:bottom w:val="none" w:sz="0" w:space="0" w:color="auto"/>
            <w:right w:val="none" w:sz="0" w:space="0" w:color="auto"/>
          </w:divBdr>
        </w:div>
        <w:div w:id="282461925">
          <w:marLeft w:val="640"/>
          <w:marRight w:val="0"/>
          <w:marTop w:val="0"/>
          <w:marBottom w:val="0"/>
          <w:divBdr>
            <w:top w:val="none" w:sz="0" w:space="0" w:color="auto"/>
            <w:left w:val="none" w:sz="0" w:space="0" w:color="auto"/>
            <w:bottom w:val="none" w:sz="0" w:space="0" w:color="auto"/>
            <w:right w:val="none" w:sz="0" w:space="0" w:color="auto"/>
          </w:divBdr>
        </w:div>
        <w:div w:id="303124524">
          <w:marLeft w:val="640"/>
          <w:marRight w:val="0"/>
          <w:marTop w:val="0"/>
          <w:marBottom w:val="0"/>
          <w:divBdr>
            <w:top w:val="none" w:sz="0" w:space="0" w:color="auto"/>
            <w:left w:val="none" w:sz="0" w:space="0" w:color="auto"/>
            <w:bottom w:val="none" w:sz="0" w:space="0" w:color="auto"/>
            <w:right w:val="none" w:sz="0" w:space="0" w:color="auto"/>
          </w:divBdr>
        </w:div>
        <w:div w:id="1513182276">
          <w:marLeft w:val="640"/>
          <w:marRight w:val="0"/>
          <w:marTop w:val="0"/>
          <w:marBottom w:val="0"/>
          <w:divBdr>
            <w:top w:val="none" w:sz="0" w:space="0" w:color="auto"/>
            <w:left w:val="none" w:sz="0" w:space="0" w:color="auto"/>
            <w:bottom w:val="none" w:sz="0" w:space="0" w:color="auto"/>
            <w:right w:val="none" w:sz="0" w:space="0" w:color="auto"/>
          </w:divBdr>
        </w:div>
        <w:div w:id="1598251835">
          <w:marLeft w:val="640"/>
          <w:marRight w:val="0"/>
          <w:marTop w:val="0"/>
          <w:marBottom w:val="0"/>
          <w:divBdr>
            <w:top w:val="none" w:sz="0" w:space="0" w:color="auto"/>
            <w:left w:val="none" w:sz="0" w:space="0" w:color="auto"/>
            <w:bottom w:val="none" w:sz="0" w:space="0" w:color="auto"/>
            <w:right w:val="none" w:sz="0" w:space="0" w:color="auto"/>
          </w:divBdr>
        </w:div>
        <w:div w:id="1859270547">
          <w:marLeft w:val="640"/>
          <w:marRight w:val="0"/>
          <w:marTop w:val="0"/>
          <w:marBottom w:val="0"/>
          <w:divBdr>
            <w:top w:val="none" w:sz="0" w:space="0" w:color="auto"/>
            <w:left w:val="none" w:sz="0" w:space="0" w:color="auto"/>
            <w:bottom w:val="none" w:sz="0" w:space="0" w:color="auto"/>
            <w:right w:val="none" w:sz="0" w:space="0" w:color="auto"/>
          </w:divBdr>
        </w:div>
        <w:div w:id="460734988">
          <w:marLeft w:val="640"/>
          <w:marRight w:val="0"/>
          <w:marTop w:val="0"/>
          <w:marBottom w:val="0"/>
          <w:divBdr>
            <w:top w:val="none" w:sz="0" w:space="0" w:color="auto"/>
            <w:left w:val="none" w:sz="0" w:space="0" w:color="auto"/>
            <w:bottom w:val="none" w:sz="0" w:space="0" w:color="auto"/>
            <w:right w:val="none" w:sz="0" w:space="0" w:color="auto"/>
          </w:divBdr>
        </w:div>
        <w:div w:id="1486242428">
          <w:marLeft w:val="640"/>
          <w:marRight w:val="0"/>
          <w:marTop w:val="0"/>
          <w:marBottom w:val="0"/>
          <w:divBdr>
            <w:top w:val="none" w:sz="0" w:space="0" w:color="auto"/>
            <w:left w:val="none" w:sz="0" w:space="0" w:color="auto"/>
            <w:bottom w:val="none" w:sz="0" w:space="0" w:color="auto"/>
            <w:right w:val="none" w:sz="0" w:space="0" w:color="auto"/>
          </w:divBdr>
        </w:div>
        <w:div w:id="548226192">
          <w:marLeft w:val="640"/>
          <w:marRight w:val="0"/>
          <w:marTop w:val="0"/>
          <w:marBottom w:val="0"/>
          <w:divBdr>
            <w:top w:val="none" w:sz="0" w:space="0" w:color="auto"/>
            <w:left w:val="none" w:sz="0" w:space="0" w:color="auto"/>
            <w:bottom w:val="none" w:sz="0" w:space="0" w:color="auto"/>
            <w:right w:val="none" w:sz="0" w:space="0" w:color="auto"/>
          </w:divBdr>
        </w:div>
        <w:div w:id="1457210712">
          <w:marLeft w:val="640"/>
          <w:marRight w:val="0"/>
          <w:marTop w:val="0"/>
          <w:marBottom w:val="0"/>
          <w:divBdr>
            <w:top w:val="none" w:sz="0" w:space="0" w:color="auto"/>
            <w:left w:val="none" w:sz="0" w:space="0" w:color="auto"/>
            <w:bottom w:val="none" w:sz="0" w:space="0" w:color="auto"/>
            <w:right w:val="none" w:sz="0" w:space="0" w:color="auto"/>
          </w:divBdr>
        </w:div>
        <w:div w:id="1574048708">
          <w:marLeft w:val="640"/>
          <w:marRight w:val="0"/>
          <w:marTop w:val="0"/>
          <w:marBottom w:val="0"/>
          <w:divBdr>
            <w:top w:val="none" w:sz="0" w:space="0" w:color="auto"/>
            <w:left w:val="none" w:sz="0" w:space="0" w:color="auto"/>
            <w:bottom w:val="none" w:sz="0" w:space="0" w:color="auto"/>
            <w:right w:val="none" w:sz="0" w:space="0" w:color="auto"/>
          </w:divBdr>
        </w:div>
        <w:div w:id="1107389240">
          <w:marLeft w:val="640"/>
          <w:marRight w:val="0"/>
          <w:marTop w:val="0"/>
          <w:marBottom w:val="0"/>
          <w:divBdr>
            <w:top w:val="none" w:sz="0" w:space="0" w:color="auto"/>
            <w:left w:val="none" w:sz="0" w:space="0" w:color="auto"/>
            <w:bottom w:val="none" w:sz="0" w:space="0" w:color="auto"/>
            <w:right w:val="none" w:sz="0" w:space="0" w:color="auto"/>
          </w:divBdr>
        </w:div>
        <w:div w:id="1535116334">
          <w:marLeft w:val="640"/>
          <w:marRight w:val="0"/>
          <w:marTop w:val="0"/>
          <w:marBottom w:val="0"/>
          <w:divBdr>
            <w:top w:val="none" w:sz="0" w:space="0" w:color="auto"/>
            <w:left w:val="none" w:sz="0" w:space="0" w:color="auto"/>
            <w:bottom w:val="none" w:sz="0" w:space="0" w:color="auto"/>
            <w:right w:val="none" w:sz="0" w:space="0" w:color="auto"/>
          </w:divBdr>
        </w:div>
        <w:div w:id="1853832688">
          <w:marLeft w:val="640"/>
          <w:marRight w:val="0"/>
          <w:marTop w:val="0"/>
          <w:marBottom w:val="0"/>
          <w:divBdr>
            <w:top w:val="none" w:sz="0" w:space="0" w:color="auto"/>
            <w:left w:val="none" w:sz="0" w:space="0" w:color="auto"/>
            <w:bottom w:val="none" w:sz="0" w:space="0" w:color="auto"/>
            <w:right w:val="none" w:sz="0" w:space="0" w:color="auto"/>
          </w:divBdr>
        </w:div>
        <w:div w:id="978459862">
          <w:marLeft w:val="640"/>
          <w:marRight w:val="0"/>
          <w:marTop w:val="0"/>
          <w:marBottom w:val="0"/>
          <w:divBdr>
            <w:top w:val="none" w:sz="0" w:space="0" w:color="auto"/>
            <w:left w:val="none" w:sz="0" w:space="0" w:color="auto"/>
            <w:bottom w:val="none" w:sz="0" w:space="0" w:color="auto"/>
            <w:right w:val="none" w:sz="0" w:space="0" w:color="auto"/>
          </w:divBdr>
        </w:div>
        <w:div w:id="1175806319">
          <w:marLeft w:val="640"/>
          <w:marRight w:val="0"/>
          <w:marTop w:val="0"/>
          <w:marBottom w:val="0"/>
          <w:divBdr>
            <w:top w:val="none" w:sz="0" w:space="0" w:color="auto"/>
            <w:left w:val="none" w:sz="0" w:space="0" w:color="auto"/>
            <w:bottom w:val="none" w:sz="0" w:space="0" w:color="auto"/>
            <w:right w:val="none" w:sz="0" w:space="0" w:color="auto"/>
          </w:divBdr>
        </w:div>
        <w:div w:id="289753430">
          <w:marLeft w:val="640"/>
          <w:marRight w:val="0"/>
          <w:marTop w:val="0"/>
          <w:marBottom w:val="0"/>
          <w:divBdr>
            <w:top w:val="none" w:sz="0" w:space="0" w:color="auto"/>
            <w:left w:val="none" w:sz="0" w:space="0" w:color="auto"/>
            <w:bottom w:val="none" w:sz="0" w:space="0" w:color="auto"/>
            <w:right w:val="none" w:sz="0" w:space="0" w:color="auto"/>
          </w:divBdr>
        </w:div>
        <w:div w:id="154884741">
          <w:marLeft w:val="640"/>
          <w:marRight w:val="0"/>
          <w:marTop w:val="0"/>
          <w:marBottom w:val="0"/>
          <w:divBdr>
            <w:top w:val="none" w:sz="0" w:space="0" w:color="auto"/>
            <w:left w:val="none" w:sz="0" w:space="0" w:color="auto"/>
            <w:bottom w:val="none" w:sz="0" w:space="0" w:color="auto"/>
            <w:right w:val="none" w:sz="0" w:space="0" w:color="auto"/>
          </w:divBdr>
        </w:div>
        <w:div w:id="850408792">
          <w:marLeft w:val="640"/>
          <w:marRight w:val="0"/>
          <w:marTop w:val="0"/>
          <w:marBottom w:val="0"/>
          <w:divBdr>
            <w:top w:val="none" w:sz="0" w:space="0" w:color="auto"/>
            <w:left w:val="none" w:sz="0" w:space="0" w:color="auto"/>
            <w:bottom w:val="none" w:sz="0" w:space="0" w:color="auto"/>
            <w:right w:val="none" w:sz="0" w:space="0" w:color="auto"/>
          </w:divBdr>
        </w:div>
        <w:div w:id="226497281">
          <w:marLeft w:val="640"/>
          <w:marRight w:val="0"/>
          <w:marTop w:val="0"/>
          <w:marBottom w:val="0"/>
          <w:divBdr>
            <w:top w:val="none" w:sz="0" w:space="0" w:color="auto"/>
            <w:left w:val="none" w:sz="0" w:space="0" w:color="auto"/>
            <w:bottom w:val="none" w:sz="0" w:space="0" w:color="auto"/>
            <w:right w:val="none" w:sz="0" w:space="0" w:color="auto"/>
          </w:divBdr>
        </w:div>
        <w:div w:id="337200348">
          <w:marLeft w:val="640"/>
          <w:marRight w:val="0"/>
          <w:marTop w:val="0"/>
          <w:marBottom w:val="0"/>
          <w:divBdr>
            <w:top w:val="none" w:sz="0" w:space="0" w:color="auto"/>
            <w:left w:val="none" w:sz="0" w:space="0" w:color="auto"/>
            <w:bottom w:val="none" w:sz="0" w:space="0" w:color="auto"/>
            <w:right w:val="none" w:sz="0" w:space="0" w:color="auto"/>
          </w:divBdr>
        </w:div>
        <w:div w:id="1365860605">
          <w:marLeft w:val="640"/>
          <w:marRight w:val="0"/>
          <w:marTop w:val="0"/>
          <w:marBottom w:val="0"/>
          <w:divBdr>
            <w:top w:val="none" w:sz="0" w:space="0" w:color="auto"/>
            <w:left w:val="none" w:sz="0" w:space="0" w:color="auto"/>
            <w:bottom w:val="none" w:sz="0" w:space="0" w:color="auto"/>
            <w:right w:val="none" w:sz="0" w:space="0" w:color="auto"/>
          </w:divBdr>
        </w:div>
        <w:div w:id="1906742">
          <w:marLeft w:val="640"/>
          <w:marRight w:val="0"/>
          <w:marTop w:val="0"/>
          <w:marBottom w:val="0"/>
          <w:divBdr>
            <w:top w:val="none" w:sz="0" w:space="0" w:color="auto"/>
            <w:left w:val="none" w:sz="0" w:space="0" w:color="auto"/>
            <w:bottom w:val="none" w:sz="0" w:space="0" w:color="auto"/>
            <w:right w:val="none" w:sz="0" w:space="0" w:color="auto"/>
          </w:divBdr>
        </w:div>
        <w:div w:id="1513911023">
          <w:marLeft w:val="640"/>
          <w:marRight w:val="0"/>
          <w:marTop w:val="0"/>
          <w:marBottom w:val="0"/>
          <w:divBdr>
            <w:top w:val="none" w:sz="0" w:space="0" w:color="auto"/>
            <w:left w:val="none" w:sz="0" w:space="0" w:color="auto"/>
            <w:bottom w:val="none" w:sz="0" w:space="0" w:color="auto"/>
            <w:right w:val="none" w:sz="0" w:space="0" w:color="auto"/>
          </w:divBdr>
        </w:div>
        <w:div w:id="2005549363">
          <w:marLeft w:val="640"/>
          <w:marRight w:val="0"/>
          <w:marTop w:val="0"/>
          <w:marBottom w:val="0"/>
          <w:divBdr>
            <w:top w:val="none" w:sz="0" w:space="0" w:color="auto"/>
            <w:left w:val="none" w:sz="0" w:space="0" w:color="auto"/>
            <w:bottom w:val="none" w:sz="0" w:space="0" w:color="auto"/>
            <w:right w:val="none" w:sz="0" w:space="0" w:color="auto"/>
          </w:divBdr>
        </w:div>
        <w:div w:id="1305500579">
          <w:marLeft w:val="640"/>
          <w:marRight w:val="0"/>
          <w:marTop w:val="0"/>
          <w:marBottom w:val="0"/>
          <w:divBdr>
            <w:top w:val="none" w:sz="0" w:space="0" w:color="auto"/>
            <w:left w:val="none" w:sz="0" w:space="0" w:color="auto"/>
            <w:bottom w:val="none" w:sz="0" w:space="0" w:color="auto"/>
            <w:right w:val="none" w:sz="0" w:space="0" w:color="auto"/>
          </w:divBdr>
        </w:div>
        <w:div w:id="785659931">
          <w:marLeft w:val="640"/>
          <w:marRight w:val="0"/>
          <w:marTop w:val="0"/>
          <w:marBottom w:val="0"/>
          <w:divBdr>
            <w:top w:val="none" w:sz="0" w:space="0" w:color="auto"/>
            <w:left w:val="none" w:sz="0" w:space="0" w:color="auto"/>
            <w:bottom w:val="none" w:sz="0" w:space="0" w:color="auto"/>
            <w:right w:val="none" w:sz="0" w:space="0" w:color="auto"/>
          </w:divBdr>
        </w:div>
        <w:div w:id="1888683162">
          <w:marLeft w:val="640"/>
          <w:marRight w:val="0"/>
          <w:marTop w:val="0"/>
          <w:marBottom w:val="0"/>
          <w:divBdr>
            <w:top w:val="none" w:sz="0" w:space="0" w:color="auto"/>
            <w:left w:val="none" w:sz="0" w:space="0" w:color="auto"/>
            <w:bottom w:val="none" w:sz="0" w:space="0" w:color="auto"/>
            <w:right w:val="none" w:sz="0" w:space="0" w:color="auto"/>
          </w:divBdr>
        </w:div>
        <w:div w:id="472257644">
          <w:marLeft w:val="640"/>
          <w:marRight w:val="0"/>
          <w:marTop w:val="0"/>
          <w:marBottom w:val="0"/>
          <w:divBdr>
            <w:top w:val="none" w:sz="0" w:space="0" w:color="auto"/>
            <w:left w:val="none" w:sz="0" w:space="0" w:color="auto"/>
            <w:bottom w:val="none" w:sz="0" w:space="0" w:color="auto"/>
            <w:right w:val="none" w:sz="0" w:space="0" w:color="auto"/>
          </w:divBdr>
        </w:div>
        <w:div w:id="266934269">
          <w:marLeft w:val="640"/>
          <w:marRight w:val="0"/>
          <w:marTop w:val="0"/>
          <w:marBottom w:val="0"/>
          <w:divBdr>
            <w:top w:val="none" w:sz="0" w:space="0" w:color="auto"/>
            <w:left w:val="none" w:sz="0" w:space="0" w:color="auto"/>
            <w:bottom w:val="none" w:sz="0" w:space="0" w:color="auto"/>
            <w:right w:val="none" w:sz="0" w:space="0" w:color="auto"/>
          </w:divBdr>
        </w:div>
        <w:div w:id="1571886627">
          <w:marLeft w:val="640"/>
          <w:marRight w:val="0"/>
          <w:marTop w:val="0"/>
          <w:marBottom w:val="0"/>
          <w:divBdr>
            <w:top w:val="none" w:sz="0" w:space="0" w:color="auto"/>
            <w:left w:val="none" w:sz="0" w:space="0" w:color="auto"/>
            <w:bottom w:val="none" w:sz="0" w:space="0" w:color="auto"/>
            <w:right w:val="none" w:sz="0" w:space="0" w:color="auto"/>
          </w:divBdr>
        </w:div>
        <w:div w:id="1437825833">
          <w:marLeft w:val="640"/>
          <w:marRight w:val="0"/>
          <w:marTop w:val="0"/>
          <w:marBottom w:val="0"/>
          <w:divBdr>
            <w:top w:val="none" w:sz="0" w:space="0" w:color="auto"/>
            <w:left w:val="none" w:sz="0" w:space="0" w:color="auto"/>
            <w:bottom w:val="none" w:sz="0" w:space="0" w:color="auto"/>
            <w:right w:val="none" w:sz="0" w:space="0" w:color="auto"/>
          </w:divBdr>
        </w:div>
        <w:div w:id="313031004">
          <w:marLeft w:val="640"/>
          <w:marRight w:val="0"/>
          <w:marTop w:val="0"/>
          <w:marBottom w:val="0"/>
          <w:divBdr>
            <w:top w:val="none" w:sz="0" w:space="0" w:color="auto"/>
            <w:left w:val="none" w:sz="0" w:space="0" w:color="auto"/>
            <w:bottom w:val="none" w:sz="0" w:space="0" w:color="auto"/>
            <w:right w:val="none" w:sz="0" w:space="0" w:color="auto"/>
          </w:divBdr>
        </w:div>
        <w:div w:id="2013801757">
          <w:marLeft w:val="640"/>
          <w:marRight w:val="0"/>
          <w:marTop w:val="0"/>
          <w:marBottom w:val="0"/>
          <w:divBdr>
            <w:top w:val="none" w:sz="0" w:space="0" w:color="auto"/>
            <w:left w:val="none" w:sz="0" w:space="0" w:color="auto"/>
            <w:bottom w:val="none" w:sz="0" w:space="0" w:color="auto"/>
            <w:right w:val="none" w:sz="0" w:space="0" w:color="auto"/>
          </w:divBdr>
        </w:div>
        <w:div w:id="1333601870">
          <w:marLeft w:val="640"/>
          <w:marRight w:val="0"/>
          <w:marTop w:val="0"/>
          <w:marBottom w:val="0"/>
          <w:divBdr>
            <w:top w:val="none" w:sz="0" w:space="0" w:color="auto"/>
            <w:left w:val="none" w:sz="0" w:space="0" w:color="auto"/>
            <w:bottom w:val="none" w:sz="0" w:space="0" w:color="auto"/>
            <w:right w:val="none" w:sz="0" w:space="0" w:color="auto"/>
          </w:divBdr>
        </w:div>
        <w:div w:id="40247035">
          <w:marLeft w:val="640"/>
          <w:marRight w:val="0"/>
          <w:marTop w:val="0"/>
          <w:marBottom w:val="0"/>
          <w:divBdr>
            <w:top w:val="none" w:sz="0" w:space="0" w:color="auto"/>
            <w:left w:val="none" w:sz="0" w:space="0" w:color="auto"/>
            <w:bottom w:val="none" w:sz="0" w:space="0" w:color="auto"/>
            <w:right w:val="none" w:sz="0" w:space="0" w:color="auto"/>
          </w:divBdr>
        </w:div>
        <w:div w:id="60636029">
          <w:marLeft w:val="640"/>
          <w:marRight w:val="0"/>
          <w:marTop w:val="0"/>
          <w:marBottom w:val="0"/>
          <w:divBdr>
            <w:top w:val="none" w:sz="0" w:space="0" w:color="auto"/>
            <w:left w:val="none" w:sz="0" w:space="0" w:color="auto"/>
            <w:bottom w:val="none" w:sz="0" w:space="0" w:color="auto"/>
            <w:right w:val="none" w:sz="0" w:space="0" w:color="auto"/>
          </w:divBdr>
        </w:div>
        <w:div w:id="1327974980">
          <w:marLeft w:val="640"/>
          <w:marRight w:val="0"/>
          <w:marTop w:val="0"/>
          <w:marBottom w:val="0"/>
          <w:divBdr>
            <w:top w:val="none" w:sz="0" w:space="0" w:color="auto"/>
            <w:left w:val="none" w:sz="0" w:space="0" w:color="auto"/>
            <w:bottom w:val="none" w:sz="0" w:space="0" w:color="auto"/>
            <w:right w:val="none" w:sz="0" w:space="0" w:color="auto"/>
          </w:divBdr>
        </w:div>
        <w:div w:id="556357527">
          <w:marLeft w:val="640"/>
          <w:marRight w:val="0"/>
          <w:marTop w:val="0"/>
          <w:marBottom w:val="0"/>
          <w:divBdr>
            <w:top w:val="none" w:sz="0" w:space="0" w:color="auto"/>
            <w:left w:val="none" w:sz="0" w:space="0" w:color="auto"/>
            <w:bottom w:val="none" w:sz="0" w:space="0" w:color="auto"/>
            <w:right w:val="none" w:sz="0" w:space="0" w:color="auto"/>
          </w:divBdr>
        </w:div>
        <w:div w:id="1874997180">
          <w:marLeft w:val="640"/>
          <w:marRight w:val="0"/>
          <w:marTop w:val="0"/>
          <w:marBottom w:val="0"/>
          <w:divBdr>
            <w:top w:val="none" w:sz="0" w:space="0" w:color="auto"/>
            <w:left w:val="none" w:sz="0" w:space="0" w:color="auto"/>
            <w:bottom w:val="none" w:sz="0" w:space="0" w:color="auto"/>
            <w:right w:val="none" w:sz="0" w:space="0" w:color="auto"/>
          </w:divBdr>
        </w:div>
        <w:div w:id="1568343379">
          <w:marLeft w:val="640"/>
          <w:marRight w:val="0"/>
          <w:marTop w:val="0"/>
          <w:marBottom w:val="0"/>
          <w:divBdr>
            <w:top w:val="none" w:sz="0" w:space="0" w:color="auto"/>
            <w:left w:val="none" w:sz="0" w:space="0" w:color="auto"/>
            <w:bottom w:val="none" w:sz="0" w:space="0" w:color="auto"/>
            <w:right w:val="none" w:sz="0" w:space="0" w:color="auto"/>
          </w:divBdr>
        </w:div>
        <w:div w:id="960310185">
          <w:marLeft w:val="640"/>
          <w:marRight w:val="0"/>
          <w:marTop w:val="0"/>
          <w:marBottom w:val="0"/>
          <w:divBdr>
            <w:top w:val="none" w:sz="0" w:space="0" w:color="auto"/>
            <w:left w:val="none" w:sz="0" w:space="0" w:color="auto"/>
            <w:bottom w:val="none" w:sz="0" w:space="0" w:color="auto"/>
            <w:right w:val="none" w:sz="0" w:space="0" w:color="auto"/>
          </w:divBdr>
        </w:div>
        <w:div w:id="387849522">
          <w:marLeft w:val="640"/>
          <w:marRight w:val="0"/>
          <w:marTop w:val="0"/>
          <w:marBottom w:val="0"/>
          <w:divBdr>
            <w:top w:val="none" w:sz="0" w:space="0" w:color="auto"/>
            <w:left w:val="none" w:sz="0" w:space="0" w:color="auto"/>
            <w:bottom w:val="none" w:sz="0" w:space="0" w:color="auto"/>
            <w:right w:val="none" w:sz="0" w:space="0" w:color="auto"/>
          </w:divBdr>
        </w:div>
        <w:div w:id="405298069">
          <w:marLeft w:val="640"/>
          <w:marRight w:val="0"/>
          <w:marTop w:val="0"/>
          <w:marBottom w:val="0"/>
          <w:divBdr>
            <w:top w:val="none" w:sz="0" w:space="0" w:color="auto"/>
            <w:left w:val="none" w:sz="0" w:space="0" w:color="auto"/>
            <w:bottom w:val="none" w:sz="0" w:space="0" w:color="auto"/>
            <w:right w:val="none" w:sz="0" w:space="0" w:color="auto"/>
          </w:divBdr>
        </w:div>
        <w:div w:id="2020960635">
          <w:marLeft w:val="640"/>
          <w:marRight w:val="0"/>
          <w:marTop w:val="0"/>
          <w:marBottom w:val="0"/>
          <w:divBdr>
            <w:top w:val="none" w:sz="0" w:space="0" w:color="auto"/>
            <w:left w:val="none" w:sz="0" w:space="0" w:color="auto"/>
            <w:bottom w:val="none" w:sz="0" w:space="0" w:color="auto"/>
            <w:right w:val="none" w:sz="0" w:space="0" w:color="auto"/>
          </w:divBdr>
        </w:div>
        <w:div w:id="867597023">
          <w:marLeft w:val="640"/>
          <w:marRight w:val="0"/>
          <w:marTop w:val="0"/>
          <w:marBottom w:val="0"/>
          <w:divBdr>
            <w:top w:val="none" w:sz="0" w:space="0" w:color="auto"/>
            <w:left w:val="none" w:sz="0" w:space="0" w:color="auto"/>
            <w:bottom w:val="none" w:sz="0" w:space="0" w:color="auto"/>
            <w:right w:val="none" w:sz="0" w:space="0" w:color="auto"/>
          </w:divBdr>
        </w:div>
        <w:div w:id="1704819672">
          <w:marLeft w:val="640"/>
          <w:marRight w:val="0"/>
          <w:marTop w:val="0"/>
          <w:marBottom w:val="0"/>
          <w:divBdr>
            <w:top w:val="none" w:sz="0" w:space="0" w:color="auto"/>
            <w:left w:val="none" w:sz="0" w:space="0" w:color="auto"/>
            <w:bottom w:val="none" w:sz="0" w:space="0" w:color="auto"/>
            <w:right w:val="none" w:sz="0" w:space="0" w:color="auto"/>
          </w:divBdr>
        </w:div>
        <w:div w:id="1034773932">
          <w:marLeft w:val="640"/>
          <w:marRight w:val="0"/>
          <w:marTop w:val="0"/>
          <w:marBottom w:val="0"/>
          <w:divBdr>
            <w:top w:val="none" w:sz="0" w:space="0" w:color="auto"/>
            <w:left w:val="none" w:sz="0" w:space="0" w:color="auto"/>
            <w:bottom w:val="none" w:sz="0" w:space="0" w:color="auto"/>
            <w:right w:val="none" w:sz="0" w:space="0" w:color="auto"/>
          </w:divBdr>
        </w:div>
        <w:div w:id="711807723">
          <w:marLeft w:val="640"/>
          <w:marRight w:val="0"/>
          <w:marTop w:val="0"/>
          <w:marBottom w:val="0"/>
          <w:divBdr>
            <w:top w:val="none" w:sz="0" w:space="0" w:color="auto"/>
            <w:left w:val="none" w:sz="0" w:space="0" w:color="auto"/>
            <w:bottom w:val="none" w:sz="0" w:space="0" w:color="auto"/>
            <w:right w:val="none" w:sz="0" w:space="0" w:color="auto"/>
          </w:divBdr>
        </w:div>
        <w:div w:id="540292535">
          <w:marLeft w:val="640"/>
          <w:marRight w:val="0"/>
          <w:marTop w:val="0"/>
          <w:marBottom w:val="0"/>
          <w:divBdr>
            <w:top w:val="none" w:sz="0" w:space="0" w:color="auto"/>
            <w:left w:val="none" w:sz="0" w:space="0" w:color="auto"/>
            <w:bottom w:val="none" w:sz="0" w:space="0" w:color="auto"/>
            <w:right w:val="none" w:sz="0" w:space="0" w:color="auto"/>
          </w:divBdr>
        </w:div>
        <w:div w:id="943348411">
          <w:marLeft w:val="640"/>
          <w:marRight w:val="0"/>
          <w:marTop w:val="0"/>
          <w:marBottom w:val="0"/>
          <w:divBdr>
            <w:top w:val="none" w:sz="0" w:space="0" w:color="auto"/>
            <w:left w:val="none" w:sz="0" w:space="0" w:color="auto"/>
            <w:bottom w:val="none" w:sz="0" w:space="0" w:color="auto"/>
            <w:right w:val="none" w:sz="0" w:space="0" w:color="auto"/>
          </w:divBdr>
        </w:div>
        <w:div w:id="1447189441">
          <w:marLeft w:val="640"/>
          <w:marRight w:val="0"/>
          <w:marTop w:val="0"/>
          <w:marBottom w:val="0"/>
          <w:divBdr>
            <w:top w:val="none" w:sz="0" w:space="0" w:color="auto"/>
            <w:left w:val="none" w:sz="0" w:space="0" w:color="auto"/>
            <w:bottom w:val="none" w:sz="0" w:space="0" w:color="auto"/>
            <w:right w:val="none" w:sz="0" w:space="0" w:color="auto"/>
          </w:divBdr>
        </w:div>
        <w:div w:id="514273296">
          <w:marLeft w:val="640"/>
          <w:marRight w:val="0"/>
          <w:marTop w:val="0"/>
          <w:marBottom w:val="0"/>
          <w:divBdr>
            <w:top w:val="none" w:sz="0" w:space="0" w:color="auto"/>
            <w:left w:val="none" w:sz="0" w:space="0" w:color="auto"/>
            <w:bottom w:val="none" w:sz="0" w:space="0" w:color="auto"/>
            <w:right w:val="none" w:sz="0" w:space="0" w:color="auto"/>
          </w:divBdr>
        </w:div>
        <w:div w:id="2109035018">
          <w:marLeft w:val="640"/>
          <w:marRight w:val="0"/>
          <w:marTop w:val="0"/>
          <w:marBottom w:val="0"/>
          <w:divBdr>
            <w:top w:val="none" w:sz="0" w:space="0" w:color="auto"/>
            <w:left w:val="none" w:sz="0" w:space="0" w:color="auto"/>
            <w:bottom w:val="none" w:sz="0" w:space="0" w:color="auto"/>
            <w:right w:val="none" w:sz="0" w:space="0" w:color="auto"/>
          </w:divBdr>
        </w:div>
        <w:div w:id="1904827417">
          <w:marLeft w:val="640"/>
          <w:marRight w:val="0"/>
          <w:marTop w:val="0"/>
          <w:marBottom w:val="0"/>
          <w:divBdr>
            <w:top w:val="none" w:sz="0" w:space="0" w:color="auto"/>
            <w:left w:val="none" w:sz="0" w:space="0" w:color="auto"/>
            <w:bottom w:val="none" w:sz="0" w:space="0" w:color="auto"/>
            <w:right w:val="none" w:sz="0" w:space="0" w:color="auto"/>
          </w:divBdr>
        </w:div>
        <w:div w:id="1560246592">
          <w:marLeft w:val="640"/>
          <w:marRight w:val="0"/>
          <w:marTop w:val="0"/>
          <w:marBottom w:val="0"/>
          <w:divBdr>
            <w:top w:val="none" w:sz="0" w:space="0" w:color="auto"/>
            <w:left w:val="none" w:sz="0" w:space="0" w:color="auto"/>
            <w:bottom w:val="none" w:sz="0" w:space="0" w:color="auto"/>
            <w:right w:val="none" w:sz="0" w:space="0" w:color="auto"/>
          </w:divBdr>
        </w:div>
        <w:div w:id="1098525168">
          <w:marLeft w:val="640"/>
          <w:marRight w:val="0"/>
          <w:marTop w:val="0"/>
          <w:marBottom w:val="0"/>
          <w:divBdr>
            <w:top w:val="none" w:sz="0" w:space="0" w:color="auto"/>
            <w:left w:val="none" w:sz="0" w:space="0" w:color="auto"/>
            <w:bottom w:val="none" w:sz="0" w:space="0" w:color="auto"/>
            <w:right w:val="none" w:sz="0" w:space="0" w:color="auto"/>
          </w:divBdr>
        </w:div>
      </w:divsChild>
    </w:div>
    <w:div w:id="1750156426">
      <w:bodyDiv w:val="1"/>
      <w:marLeft w:val="0"/>
      <w:marRight w:val="0"/>
      <w:marTop w:val="0"/>
      <w:marBottom w:val="0"/>
      <w:divBdr>
        <w:top w:val="none" w:sz="0" w:space="0" w:color="auto"/>
        <w:left w:val="none" w:sz="0" w:space="0" w:color="auto"/>
        <w:bottom w:val="none" w:sz="0" w:space="0" w:color="auto"/>
        <w:right w:val="none" w:sz="0" w:space="0" w:color="auto"/>
      </w:divBdr>
      <w:divsChild>
        <w:div w:id="1871994137">
          <w:marLeft w:val="640"/>
          <w:marRight w:val="0"/>
          <w:marTop w:val="0"/>
          <w:marBottom w:val="0"/>
          <w:divBdr>
            <w:top w:val="none" w:sz="0" w:space="0" w:color="auto"/>
            <w:left w:val="none" w:sz="0" w:space="0" w:color="auto"/>
            <w:bottom w:val="none" w:sz="0" w:space="0" w:color="auto"/>
            <w:right w:val="none" w:sz="0" w:space="0" w:color="auto"/>
          </w:divBdr>
        </w:div>
        <w:div w:id="957029909">
          <w:marLeft w:val="640"/>
          <w:marRight w:val="0"/>
          <w:marTop w:val="0"/>
          <w:marBottom w:val="0"/>
          <w:divBdr>
            <w:top w:val="none" w:sz="0" w:space="0" w:color="auto"/>
            <w:left w:val="none" w:sz="0" w:space="0" w:color="auto"/>
            <w:bottom w:val="none" w:sz="0" w:space="0" w:color="auto"/>
            <w:right w:val="none" w:sz="0" w:space="0" w:color="auto"/>
          </w:divBdr>
        </w:div>
        <w:div w:id="297565230">
          <w:marLeft w:val="640"/>
          <w:marRight w:val="0"/>
          <w:marTop w:val="0"/>
          <w:marBottom w:val="0"/>
          <w:divBdr>
            <w:top w:val="none" w:sz="0" w:space="0" w:color="auto"/>
            <w:left w:val="none" w:sz="0" w:space="0" w:color="auto"/>
            <w:bottom w:val="none" w:sz="0" w:space="0" w:color="auto"/>
            <w:right w:val="none" w:sz="0" w:space="0" w:color="auto"/>
          </w:divBdr>
        </w:div>
        <w:div w:id="549540902">
          <w:marLeft w:val="640"/>
          <w:marRight w:val="0"/>
          <w:marTop w:val="0"/>
          <w:marBottom w:val="0"/>
          <w:divBdr>
            <w:top w:val="none" w:sz="0" w:space="0" w:color="auto"/>
            <w:left w:val="none" w:sz="0" w:space="0" w:color="auto"/>
            <w:bottom w:val="none" w:sz="0" w:space="0" w:color="auto"/>
            <w:right w:val="none" w:sz="0" w:space="0" w:color="auto"/>
          </w:divBdr>
        </w:div>
        <w:div w:id="1575583037">
          <w:marLeft w:val="640"/>
          <w:marRight w:val="0"/>
          <w:marTop w:val="0"/>
          <w:marBottom w:val="0"/>
          <w:divBdr>
            <w:top w:val="none" w:sz="0" w:space="0" w:color="auto"/>
            <w:left w:val="none" w:sz="0" w:space="0" w:color="auto"/>
            <w:bottom w:val="none" w:sz="0" w:space="0" w:color="auto"/>
            <w:right w:val="none" w:sz="0" w:space="0" w:color="auto"/>
          </w:divBdr>
        </w:div>
        <w:div w:id="1072000622">
          <w:marLeft w:val="640"/>
          <w:marRight w:val="0"/>
          <w:marTop w:val="0"/>
          <w:marBottom w:val="0"/>
          <w:divBdr>
            <w:top w:val="none" w:sz="0" w:space="0" w:color="auto"/>
            <w:left w:val="none" w:sz="0" w:space="0" w:color="auto"/>
            <w:bottom w:val="none" w:sz="0" w:space="0" w:color="auto"/>
            <w:right w:val="none" w:sz="0" w:space="0" w:color="auto"/>
          </w:divBdr>
        </w:div>
        <w:div w:id="620889676">
          <w:marLeft w:val="640"/>
          <w:marRight w:val="0"/>
          <w:marTop w:val="0"/>
          <w:marBottom w:val="0"/>
          <w:divBdr>
            <w:top w:val="none" w:sz="0" w:space="0" w:color="auto"/>
            <w:left w:val="none" w:sz="0" w:space="0" w:color="auto"/>
            <w:bottom w:val="none" w:sz="0" w:space="0" w:color="auto"/>
            <w:right w:val="none" w:sz="0" w:space="0" w:color="auto"/>
          </w:divBdr>
        </w:div>
        <w:div w:id="363949419">
          <w:marLeft w:val="640"/>
          <w:marRight w:val="0"/>
          <w:marTop w:val="0"/>
          <w:marBottom w:val="0"/>
          <w:divBdr>
            <w:top w:val="none" w:sz="0" w:space="0" w:color="auto"/>
            <w:left w:val="none" w:sz="0" w:space="0" w:color="auto"/>
            <w:bottom w:val="none" w:sz="0" w:space="0" w:color="auto"/>
            <w:right w:val="none" w:sz="0" w:space="0" w:color="auto"/>
          </w:divBdr>
        </w:div>
        <w:div w:id="1442073480">
          <w:marLeft w:val="640"/>
          <w:marRight w:val="0"/>
          <w:marTop w:val="0"/>
          <w:marBottom w:val="0"/>
          <w:divBdr>
            <w:top w:val="none" w:sz="0" w:space="0" w:color="auto"/>
            <w:left w:val="none" w:sz="0" w:space="0" w:color="auto"/>
            <w:bottom w:val="none" w:sz="0" w:space="0" w:color="auto"/>
            <w:right w:val="none" w:sz="0" w:space="0" w:color="auto"/>
          </w:divBdr>
        </w:div>
        <w:div w:id="1308121277">
          <w:marLeft w:val="640"/>
          <w:marRight w:val="0"/>
          <w:marTop w:val="0"/>
          <w:marBottom w:val="0"/>
          <w:divBdr>
            <w:top w:val="none" w:sz="0" w:space="0" w:color="auto"/>
            <w:left w:val="none" w:sz="0" w:space="0" w:color="auto"/>
            <w:bottom w:val="none" w:sz="0" w:space="0" w:color="auto"/>
            <w:right w:val="none" w:sz="0" w:space="0" w:color="auto"/>
          </w:divBdr>
        </w:div>
        <w:div w:id="2060014232">
          <w:marLeft w:val="640"/>
          <w:marRight w:val="0"/>
          <w:marTop w:val="0"/>
          <w:marBottom w:val="0"/>
          <w:divBdr>
            <w:top w:val="none" w:sz="0" w:space="0" w:color="auto"/>
            <w:left w:val="none" w:sz="0" w:space="0" w:color="auto"/>
            <w:bottom w:val="none" w:sz="0" w:space="0" w:color="auto"/>
            <w:right w:val="none" w:sz="0" w:space="0" w:color="auto"/>
          </w:divBdr>
        </w:div>
        <w:div w:id="787894244">
          <w:marLeft w:val="640"/>
          <w:marRight w:val="0"/>
          <w:marTop w:val="0"/>
          <w:marBottom w:val="0"/>
          <w:divBdr>
            <w:top w:val="none" w:sz="0" w:space="0" w:color="auto"/>
            <w:left w:val="none" w:sz="0" w:space="0" w:color="auto"/>
            <w:bottom w:val="none" w:sz="0" w:space="0" w:color="auto"/>
            <w:right w:val="none" w:sz="0" w:space="0" w:color="auto"/>
          </w:divBdr>
        </w:div>
        <w:div w:id="1961106990">
          <w:marLeft w:val="640"/>
          <w:marRight w:val="0"/>
          <w:marTop w:val="0"/>
          <w:marBottom w:val="0"/>
          <w:divBdr>
            <w:top w:val="none" w:sz="0" w:space="0" w:color="auto"/>
            <w:left w:val="none" w:sz="0" w:space="0" w:color="auto"/>
            <w:bottom w:val="none" w:sz="0" w:space="0" w:color="auto"/>
            <w:right w:val="none" w:sz="0" w:space="0" w:color="auto"/>
          </w:divBdr>
        </w:div>
        <w:div w:id="1225291417">
          <w:marLeft w:val="640"/>
          <w:marRight w:val="0"/>
          <w:marTop w:val="0"/>
          <w:marBottom w:val="0"/>
          <w:divBdr>
            <w:top w:val="none" w:sz="0" w:space="0" w:color="auto"/>
            <w:left w:val="none" w:sz="0" w:space="0" w:color="auto"/>
            <w:bottom w:val="none" w:sz="0" w:space="0" w:color="auto"/>
            <w:right w:val="none" w:sz="0" w:space="0" w:color="auto"/>
          </w:divBdr>
        </w:div>
        <w:div w:id="1853686345">
          <w:marLeft w:val="640"/>
          <w:marRight w:val="0"/>
          <w:marTop w:val="0"/>
          <w:marBottom w:val="0"/>
          <w:divBdr>
            <w:top w:val="none" w:sz="0" w:space="0" w:color="auto"/>
            <w:left w:val="none" w:sz="0" w:space="0" w:color="auto"/>
            <w:bottom w:val="none" w:sz="0" w:space="0" w:color="auto"/>
            <w:right w:val="none" w:sz="0" w:space="0" w:color="auto"/>
          </w:divBdr>
        </w:div>
        <w:div w:id="822891260">
          <w:marLeft w:val="640"/>
          <w:marRight w:val="0"/>
          <w:marTop w:val="0"/>
          <w:marBottom w:val="0"/>
          <w:divBdr>
            <w:top w:val="none" w:sz="0" w:space="0" w:color="auto"/>
            <w:left w:val="none" w:sz="0" w:space="0" w:color="auto"/>
            <w:bottom w:val="none" w:sz="0" w:space="0" w:color="auto"/>
            <w:right w:val="none" w:sz="0" w:space="0" w:color="auto"/>
          </w:divBdr>
        </w:div>
        <w:div w:id="595359761">
          <w:marLeft w:val="640"/>
          <w:marRight w:val="0"/>
          <w:marTop w:val="0"/>
          <w:marBottom w:val="0"/>
          <w:divBdr>
            <w:top w:val="none" w:sz="0" w:space="0" w:color="auto"/>
            <w:left w:val="none" w:sz="0" w:space="0" w:color="auto"/>
            <w:bottom w:val="none" w:sz="0" w:space="0" w:color="auto"/>
            <w:right w:val="none" w:sz="0" w:space="0" w:color="auto"/>
          </w:divBdr>
        </w:div>
        <w:div w:id="1577011922">
          <w:marLeft w:val="640"/>
          <w:marRight w:val="0"/>
          <w:marTop w:val="0"/>
          <w:marBottom w:val="0"/>
          <w:divBdr>
            <w:top w:val="none" w:sz="0" w:space="0" w:color="auto"/>
            <w:left w:val="none" w:sz="0" w:space="0" w:color="auto"/>
            <w:bottom w:val="none" w:sz="0" w:space="0" w:color="auto"/>
            <w:right w:val="none" w:sz="0" w:space="0" w:color="auto"/>
          </w:divBdr>
        </w:div>
        <w:div w:id="2069760882">
          <w:marLeft w:val="640"/>
          <w:marRight w:val="0"/>
          <w:marTop w:val="0"/>
          <w:marBottom w:val="0"/>
          <w:divBdr>
            <w:top w:val="none" w:sz="0" w:space="0" w:color="auto"/>
            <w:left w:val="none" w:sz="0" w:space="0" w:color="auto"/>
            <w:bottom w:val="none" w:sz="0" w:space="0" w:color="auto"/>
            <w:right w:val="none" w:sz="0" w:space="0" w:color="auto"/>
          </w:divBdr>
        </w:div>
        <w:div w:id="526917043">
          <w:marLeft w:val="640"/>
          <w:marRight w:val="0"/>
          <w:marTop w:val="0"/>
          <w:marBottom w:val="0"/>
          <w:divBdr>
            <w:top w:val="none" w:sz="0" w:space="0" w:color="auto"/>
            <w:left w:val="none" w:sz="0" w:space="0" w:color="auto"/>
            <w:bottom w:val="none" w:sz="0" w:space="0" w:color="auto"/>
            <w:right w:val="none" w:sz="0" w:space="0" w:color="auto"/>
          </w:divBdr>
        </w:div>
        <w:div w:id="2027292072">
          <w:marLeft w:val="640"/>
          <w:marRight w:val="0"/>
          <w:marTop w:val="0"/>
          <w:marBottom w:val="0"/>
          <w:divBdr>
            <w:top w:val="none" w:sz="0" w:space="0" w:color="auto"/>
            <w:left w:val="none" w:sz="0" w:space="0" w:color="auto"/>
            <w:bottom w:val="none" w:sz="0" w:space="0" w:color="auto"/>
            <w:right w:val="none" w:sz="0" w:space="0" w:color="auto"/>
          </w:divBdr>
        </w:div>
        <w:div w:id="96948170">
          <w:marLeft w:val="640"/>
          <w:marRight w:val="0"/>
          <w:marTop w:val="0"/>
          <w:marBottom w:val="0"/>
          <w:divBdr>
            <w:top w:val="none" w:sz="0" w:space="0" w:color="auto"/>
            <w:left w:val="none" w:sz="0" w:space="0" w:color="auto"/>
            <w:bottom w:val="none" w:sz="0" w:space="0" w:color="auto"/>
            <w:right w:val="none" w:sz="0" w:space="0" w:color="auto"/>
          </w:divBdr>
        </w:div>
        <w:div w:id="130946755">
          <w:marLeft w:val="640"/>
          <w:marRight w:val="0"/>
          <w:marTop w:val="0"/>
          <w:marBottom w:val="0"/>
          <w:divBdr>
            <w:top w:val="none" w:sz="0" w:space="0" w:color="auto"/>
            <w:left w:val="none" w:sz="0" w:space="0" w:color="auto"/>
            <w:bottom w:val="none" w:sz="0" w:space="0" w:color="auto"/>
            <w:right w:val="none" w:sz="0" w:space="0" w:color="auto"/>
          </w:divBdr>
        </w:div>
        <w:div w:id="1275211237">
          <w:marLeft w:val="640"/>
          <w:marRight w:val="0"/>
          <w:marTop w:val="0"/>
          <w:marBottom w:val="0"/>
          <w:divBdr>
            <w:top w:val="none" w:sz="0" w:space="0" w:color="auto"/>
            <w:left w:val="none" w:sz="0" w:space="0" w:color="auto"/>
            <w:bottom w:val="none" w:sz="0" w:space="0" w:color="auto"/>
            <w:right w:val="none" w:sz="0" w:space="0" w:color="auto"/>
          </w:divBdr>
        </w:div>
        <w:div w:id="882982495">
          <w:marLeft w:val="640"/>
          <w:marRight w:val="0"/>
          <w:marTop w:val="0"/>
          <w:marBottom w:val="0"/>
          <w:divBdr>
            <w:top w:val="none" w:sz="0" w:space="0" w:color="auto"/>
            <w:left w:val="none" w:sz="0" w:space="0" w:color="auto"/>
            <w:bottom w:val="none" w:sz="0" w:space="0" w:color="auto"/>
            <w:right w:val="none" w:sz="0" w:space="0" w:color="auto"/>
          </w:divBdr>
        </w:div>
        <w:div w:id="1655791818">
          <w:marLeft w:val="640"/>
          <w:marRight w:val="0"/>
          <w:marTop w:val="0"/>
          <w:marBottom w:val="0"/>
          <w:divBdr>
            <w:top w:val="none" w:sz="0" w:space="0" w:color="auto"/>
            <w:left w:val="none" w:sz="0" w:space="0" w:color="auto"/>
            <w:bottom w:val="none" w:sz="0" w:space="0" w:color="auto"/>
            <w:right w:val="none" w:sz="0" w:space="0" w:color="auto"/>
          </w:divBdr>
        </w:div>
        <w:div w:id="1529293897">
          <w:marLeft w:val="640"/>
          <w:marRight w:val="0"/>
          <w:marTop w:val="0"/>
          <w:marBottom w:val="0"/>
          <w:divBdr>
            <w:top w:val="none" w:sz="0" w:space="0" w:color="auto"/>
            <w:left w:val="none" w:sz="0" w:space="0" w:color="auto"/>
            <w:bottom w:val="none" w:sz="0" w:space="0" w:color="auto"/>
            <w:right w:val="none" w:sz="0" w:space="0" w:color="auto"/>
          </w:divBdr>
        </w:div>
        <w:div w:id="2057119487">
          <w:marLeft w:val="640"/>
          <w:marRight w:val="0"/>
          <w:marTop w:val="0"/>
          <w:marBottom w:val="0"/>
          <w:divBdr>
            <w:top w:val="none" w:sz="0" w:space="0" w:color="auto"/>
            <w:left w:val="none" w:sz="0" w:space="0" w:color="auto"/>
            <w:bottom w:val="none" w:sz="0" w:space="0" w:color="auto"/>
            <w:right w:val="none" w:sz="0" w:space="0" w:color="auto"/>
          </w:divBdr>
        </w:div>
        <w:div w:id="498663662">
          <w:marLeft w:val="640"/>
          <w:marRight w:val="0"/>
          <w:marTop w:val="0"/>
          <w:marBottom w:val="0"/>
          <w:divBdr>
            <w:top w:val="none" w:sz="0" w:space="0" w:color="auto"/>
            <w:left w:val="none" w:sz="0" w:space="0" w:color="auto"/>
            <w:bottom w:val="none" w:sz="0" w:space="0" w:color="auto"/>
            <w:right w:val="none" w:sz="0" w:space="0" w:color="auto"/>
          </w:divBdr>
        </w:div>
        <w:div w:id="640813085">
          <w:marLeft w:val="640"/>
          <w:marRight w:val="0"/>
          <w:marTop w:val="0"/>
          <w:marBottom w:val="0"/>
          <w:divBdr>
            <w:top w:val="none" w:sz="0" w:space="0" w:color="auto"/>
            <w:left w:val="none" w:sz="0" w:space="0" w:color="auto"/>
            <w:bottom w:val="none" w:sz="0" w:space="0" w:color="auto"/>
            <w:right w:val="none" w:sz="0" w:space="0" w:color="auto"/>
          </w:divBdr>
        </w:div>
        <w:div w:id="1013458725">
          <w:marLeft w:val="640"/>
          <w:marRight w:val="0"/>
          <w:marTop w:val="0"/>
          <w:marBottom w:val="0"/>
          <w:divBdr>
            <w:top w:val="none" w:sz="0" w:space="0" w:color="auto"/>
            <w:left w:val="none" w:sz="0" w:space="0" w:color="auto"/>
            <w:bottom w:val="none" w:sz="0" w:space="0" w:color="auto"/>
            <w:right w:val="none" w:sz="0" w:space="0" w:color="auto"/>
          </w:divBdr>
        </w:div>
        <w:div w:id="991563570">
          <w:marLeft w:val="640"/>
          <w:marRight w:val="0"/>
          <w:marTop w:val="0"/>
          <w:marBottom w:val="0"/>
          <w:divBdr>
            <w:top w:val="none" w:sz="0" w:space="0" w:color="auto"/>
            <w:left w:val="none" w:sz="0" w:space="0" w:color="auto"/>
            <w:bottom w:val="none" w:sz="0" w:space="0" w:color="auto"/>
            <w:right w:val="none" w:sz="0" w:space="0" w:color="auto"/>
          </w:divBdr>
        </w:div>
        <w:div w:id="1848400246">
          <w:marLeft w:val="640"/>
          <w:marRight w:val="0"/>
          <w:marTop w:val="0"/>
          <w:marBottom w:val="0"/>
          <w:divBdr>
            <w:top w:val="none" w:sz="0" w:space="0" w:color="auto"/>
            <w:left w:val="none" w:sz="0" w:space="0" w:color="auto"/>
            <w:bottom w:val="none" w:sz="0" w:space="0" w:color="auto"/>
            <w:right w:val="none" w:sz="0" w:space="0" w:color="auto"/>
          </w:divBdr>
        </w:div>
        <w:div w:id="801271355">
          <w:marLeft w:val="640"/>
          <w:marRight w:val="0"/>
          <w:marTop w:val="0"/>
          <w:marBottom w:val="0"/>
          <w:divBdr>
            <w:top w:val="none" w:sz="0" w:space="0" w:color="auto"/>
            <w:left w:val="none" w:sz="0" w:space="0" w:color="auto"/>
            <w:bottom w:val="none" w:sz="0" w:space="0" w:color="auto"/>
            <w:right w:val="none" w:sz="0" w:space="0" w:color="auto"/>
          </w:divBdr>
        </w:div>
        <w:div w:id="114374375">
          <w:marLeft w:val="640"/>
          <w:marRight w:val="0"/>
          <w:marTop w:val="0"/>
          <w:marBottom w:val="0"/>
          <w:divBdr>
            <w:top w:val="none" w:sz="0" w:space="0" w:color="auto"/>
            <w:left w:val="none" w:sz="0" w:space="0" w:color="auto"/>
            <w:bottom w:val="none" w:sz="0" w:space="0" w:color="auto"/>
            <w:right w:val="none" w:sz="0" w:space="0" w:color="auto"/>
          </w:divBdr>
        </w:div>
        <w:div w:id="1300187198">
          <w:marLeft w:val="640"/>
          <w:marRight w:val="0"/>
          <w:marTop w:val="0"/>
          <w:marBottom w:val="0"/>
          <w:divBdr>
            <w:top w:val="none" w:sz="0" w:space="0" w:color="auto"/>
            <w:left w:val="none" w:sz="0" w:space="0" w:color="auto"/>
            <w:bottom w:val="none" w:sz="0" w:space="0" w:color="auto"/>
            <w:right w:val="none" w:sz="0" w:space="0" w:color="auto"/>
          </w:divBdr>
        </w:div>
        <w:div w:id="256331529">
          <w:marLeft w:val="640"/>
          <w:marRight w:val="0"/>
          <w:marTop w:val="0"/>
          <w:marBottom w:val="0"/>
          <w:divBdr>
            <w:top w:val="none" w:sz="0" w:space="0" w:color="auto"/>
            <w:left w:val="none" w:sz="0" w:space="0" w:color="auto"/>
            <w:bottom w:val="none" w:sz="0" w:space="0" w:color="auto"/>
            <w:right w:val="none" w:sz="0" w:space="0" w:color="auto"/>
          </w:divBdr>
        </w:div>
        <w:div w:id="910970758">
          <w:marLeft w:val="640"/>
          <w:marRight w:val="0"/>
          <w:marTop w:val="0"/>
          <w:marBottom w:val="0"/>
          <w:divBdr>
            <w:top w:val="none" w:sz="0" w:space="0" w:color="auto"/>
            <w:left w:val="none" w:sz="0" w:space="0" w:color="auto"/>
            <w:bottom w:val="none" w:sz="0" w:space="0" w:color="auto"/>
            <w:right w:val="none" w:sz="0" w:space="0" w:color="auto"/>
          </w:divBdr>
        </w:div>
        <w:div w:id="1806583748">
          <w:marLeft w:val="640"/>
          <w:marRight w:val="0"/>
          <w:marTop w:val="0"/>
          <w:marBottom w:val="0"/>
          <w:divBdr>
            <w:top w:val="none" w:sz="0" w:space="0" w:color="auto"/>
            <w:left w:val="none" w:sz="0" w:space="0" w:color="auto"/>
            <w:bottom w:val="none" w:sz="0" w:space="0" w:color="auto"/>
            <w:right w:val="none" w:sz="0" w:space="0" w:color="auto"/>
          </w:divBdr>
        </w:div>
        <w:div w:id="1065642015">
          <w:marLeft w:val="640"/>
          <w:marRight w:val="0"/>
          <w:marTop w:val="0"/>
          <w:marBottom w:val="0"/>
          <w:divBdr>
            <w:top w:val="none" w:sz="0" w:space="0" w:color="auto"/>
            <w:left w:val="none" w:sz="0" w:space="0" w:color="auto"/>
            <w:bottom w:val="none" w:sz="0" w:space="0" w:color="auto"/>
            <w:right w:val="none" w:sz="0" w:space="0" w:color="auto"/>
          </w:divBdr>
        </w:div>
        <w:div w:id="342169806">
          <w:marLeft w:val="640"/>
          <w:marRight w:val="0"/>
          <w:marTop w:val="0"/>
          <w:marBottom w:val="0"/>
          <w:divBdr>
            <w:top w:val="none" w:sz="0" w:space="0" w:color="auto"/>
            <w:left w:val="none" w:sz="0" w:space="0" w:color="auto"/>
            <w:bottom w:val="none" w:sz="0" w:space="0" w:color="auto"/>
            <w:right w:val="none" w:sz="0" w:space="0" w:color="auto"/>
          </w:divBdr>
        </w:div>
        <w:div w:id="561335964">
          <w:marLeft w:val="640"/>
          <w:marRight w:val="0"/>
          <w:marTop w:val="0"/>
          <w:marBottom w:val="0"/>
          <w:divBdr>
            <w:top w:val="none" w:sz="0" w:space="0" w:color="auto"/>
            <w:left w:val="none" w:sz="0" w:space="0" w:color="auto"/>
            <w:bottom w:val="none" w:sz="0" w:space="0" w:color="auto"/>
            <w:right w:val="none" w:sz="0" w:space="0" w:color="auto"/>
          </w:divBdr>
        </w:div>
        <w:div w:id="1581525233">
          <w:marLeft w:val="640"/>
          <w:marRight w:val="0"/>
          <w:marTop w:val="0"/>
          <w:marBottom w:val="0"/>
          <w:divBdr>
            <w:top w:val="none" w:sz="0" w:space="0" w:color="auto"/>
            <w:left w:val="none" w:sz="0" w:space="0" w:color="auto"/>
            <w:bottom w:val="none" w:sz="0" w:space="0" w:color="auto"/>
            <w:right w:val="none" w:sz="0" w:space="0" w:color="auto"/>
          </w:divBdr>
        </w:div>
        <w:div w:id="1057364924">
          <w:marLeft w:val="640"/>
          <w:marRight w:val="0"/>
          <w:marTop w:val="0"/>
          <w:marBottom w:val="0"/>
          <w:divBdr>
            <w:top w:val="none" w:sz="0" w:space="0" w:color="auto"/>
            <w:left w:val="none" w:sz="0" w:space="0" w:color="auto"/>
            <w:bottom w:val="none" w:sz="0" w:space="0" w:color="auto"/>
            <w:right w:val="none" w:sz="0" w:space="0" w:color="auto"/>
          </w:divBdr>
        </w:div>
        <w:div w:id="482895680">
          <w:marLeft w:val="640"/>
          <w:marRight w:val="0"/>
          <w:marTop w:val="0"/>
          <w:marBottom w:val="0"/>
          <w:divBdr>
            <w:top w:val="none" w:sz="0" w:space="0" w:color="auto"/>
            <w:left w:val="none" w:sz="0" w:space="0" w:color="auto"/>
            <w:bottom w:val="none" w:sz="0" w:space="0" w:color="auto"/>
            <w:right w:val="none" w:sz="0" w:space="0" w:color="auto"/>
          </w:divBdr>
        </w:div>
        <w:div w:id="890261992">
          <w:marLeft w:val="640"/>
          <w:marRight w:val="0"/>
          <w:marTop w:val="0"/>
          <w:marBottom w:val="0"/>
          <w:divBdr>
            <w:top w:val="none" w:sz="0" w:space="0" w:color="auto"/>
            <w:left w:val="none" w:sz="0" w:space="0" w:color="auto"/>
            <w:bottom w:val="none" w:sz="0" w:space="0" w:color="auto"/>
            <w:right w:val="none" w:sz="0" w:space="0" w:color="auto"/>
          </w:divBdr>
        </w:div>
        <w:div w:id="1223712703">
          <w:marLeft w:val="640"/>
          <w:marRight w:val="0"/>
          <w:marTop w:val="0"/>
          <w:marBottom w:val="0"/>
          <w:divBdr>
            <w:top w:val="none" w:sz="0" w:space="0" w:color="auto"/>
            <w:left w:val="none" w:sz="0" w:space="0" w:color="auto"/>
            <w:bottom w:val="none" w:sz="0" w:space="0" w:color="auto"/>
            <w:right w:val="none" w:sz="0" w:space="0" w:color="auto"/>
          </w:divBdr>
        </w:div>
        <w:div w:id="911887060">
          <w:marLeft w:val="640"/>
          <w:marRight w:val="0"/>
          <w:marTop w:val="0"/>
          <w:marBottom w:val="0"/>
          <w:divBdr>
            <w:top w:val="none" w:sz="0" w:space="0" w:color="auto"/>
            <w:left w:val="none" w:sz="0" w:space="0" w:color="auto"/>
            <w:bottom w:val="none" w:sz="0" w:space="0" w:color="auto"/>
            <w:right w:val="none" w:sz="0" w:space="0" w:color="auto"/>
          </w:divBdr>
        </w:div>
        <w:div w:id="1346399879">
          <w:marLeft w:val="640"/>
          <w:marRight w:val="0"/>
          <w:marTop w:val="0"/>
          <w:marBottom w:val="0"/>
          <w:divBdr>
            <w:top w:val="none" w:sz="0" w:space="0" w:color="auto"/>
            <w:left w:val="none" w:sz="0" w:space="0" w:color="auto"/>
            <w:bottom w:val="none" w:sz="0" w:space="0" w:color="auto"/>
            <w:right w:val="none" w:sz="0" w:space="0" w:color="auto"/>
          </w:divBdr>
        </w:div>
        <w:div w:id="1298530800">
          <w:marLeft w:val="640"/>
          <w:marRight w:val="0"/>
          <w:marTop w:val="0"/>
          <w:marBottom w:val="0"/>
          <w:divBdr>
            <w:top w:val="none" w:sz="0" w:space="0" w:color="auto"/>
            <w:left w:val="none" w:sz="0" w:space="0" w:color="auto"/>
            <w:bottom w:val="none" w:sz="0" w:space="0" w:color="auto"/>
            <w:right w:val="none" w:sz="0" w:space="0" w:color="auto"/>
          </w:divBdr>
        </w:div>
        <w:div w:id="1688366274">
          <w:marLeft w:val="640"/>
          <w:marRight w:val="0"/>
          <w:marTop w:val="0"/>
          <w:marBottom w:val="0"/>
          <w:divBdr>
            <w:top w:val="none" w:sz="0" w:space="0" w:color="auto"/>
            <w:left w:val="none" w:sz="0" w:space="0" w:color="auto"/>
            <w:bottom w:val="none" w:sz="0" w:space="0" w:color="auto"/>
            <w:right w:val="none" w:sz="0" w:space="0" w:color="auto"/>
          </w:divBdr>
        </w:div>
        <w:div w:id="7290404">
          <w:marLeft w:val="640"/>
          <w:marRight w:val="0"/>
          <w:marTop w:val="0"/>
          <w:marBottom w:val="0"/>
          <w:divBdr>
            <w:top w:val="none" w:sz="0" w:space="0" w:color="auto"/>
            <w:left w:val="none" w:sz="0" w:space="0" w:color="auto"/>
            <w:bottom w:val="none" w:sz="0" w:space="0" w:color="auto"/>
            <w:right w:val="none" w:sz="0" w:space="0" w:color="auto"/>
          </w:divBdr>
        </w:div>
        <w:div w:id="162163068">
          <w:marLeft w:val="640"/>
          <w:marRight w:val="0"/>
          <w:marTop w:val="0"/>
          <w:marBottom w:val="0"/>
          <w:divBdr>
            <w:top w:val="none" w:sz="0" w:space="0" w:color="auto"/>
            <w:left w:val="none" w:sz="0" w:space="0" w:color="auto"/>
            <w:bottom w:val="none" w:sz="0" w:space="0" w:color="auto"/>
            <w:right w:val="none" w:sz="0" w:space="0" w:color="auto"/>
          </w:divBdr>
        </w:div>
        <w:div w:id="1943493327">
          <w:marLeft w:val="640"/>
          <w:marRight w:val="0"/>
          <w:marTop w:val="0"/>
          <w:marBottom w:val="0"/>
          <w:divBdr>
            <w:top w:val="none" w:sz="0" w:space="0" w:color="auto"/>
            <w:left w:val="none" w:sz="0" w:space="0" w:color="auto"/>
            <w:bottom w:val="none" w:sz="0" w:space="0" w:color="auto"/>
            <w:right w:val="none" w:sz="0" w:space="0" w:color="auto"/>
          </w:divBdr>
        </w:div>
        <w:div w:id="1457719039">
          <w:marLeft w:val="640"/>
          <w:marRight w:val="0"/>
          <w:marTop w:val="0"/>
          <w:marBottom w:val="0"/>
          <w:divBdr>
            <w:top w:val="none" w:sz="0" w:space="0" w:color="auto"/>
            <w:left w:val="none" w:sz="0" w:space="0" w:color="auto"/>
            <w:bottom w:val="none" w:sz="0" w:space="0" w:color="auto"/>
            <w:right w:val="none" w:sz="0" w:space="0" w:color="auto"/>
          </w:divBdr>
        </w:div>
        <w:div w:id="1814133219">
          <w:marLeft w:val="640"/>
          <w:marRight w:val="0"/>
          <w:marTop w:val="0"/>
          <w:marBottom w:val="0"/>
          <w:divBdr>
            <w:top w:val="none" w:sz="0" w:space="0" w:color="auto"/>
            <w:left w:val="none" w:sz="0" w:space="0" w:color="auto"/>
            <w:bottom w:val="none" w:sz="0" w:space="0" w:color="auto"/>
            <w:right w:val="none" w:sz="0" w:space="0" w:color="auto"/>
          </w:divBdr>
        </w:div>
        <w:div w:id="809902615">
          <w:marLeft w:val="640"/>
          <w:marRight w:val="0"/>
          <w:marTop w:val="0"/>
          <w:marBottom w:val="0"/>
          <w:divBdr>
            <w:top w:val="none" w:sz="0" w:space="0" w:color="auto"/>
            <w:left w:val="none" w:sz="0" w:space="0" w:color="auto"/>
            <w:bottom w:val="none" w:sz="0" w:space="0" w:color="auto"/>
            <w:right w:val="none" w:sz="0" w:space="0" w:color="auto"/>
          </w:divBdr>
        </w:div>
        <w:div w:id="1437676448">
          <w:marLeft w:val="640"/>
          <w:marRight w:val="0"/>
          <w:marTop w:val="0"/>
          <w:marBottom w:val="0"/>
          <w:divBdr>
            <w:top w:val="none" w:sz="0" w:space="0" w:color="auto"/>
            <w:left w:val="none" w:sz="0" w:space="0" w:color="auto"/>
            <w:bottom w:val="none" w:sz="0" w:space="0" w:color="auto"/>
            <w:right w:val="none" w:sz="0" w:space="0" w:color="auto"/>
          </w:divBdr>
        </w:div>
        <w:div w:id="414665616">
          <w:marLeft w:val="640"/>
          <w:marRight w:val="0"/>
          <w:marTop w:val="0"/>
          <w:marBottom w:val="0"/>
          <w:divBdr>
            <w:top w:val="none" w:sz="0" w:space="0" w:color="auto"/>
            <w:left w:val="none" w:sz="0" w:space="0" w:color="auto"/>
            <w:bottom w:val="none" w:sz="0" w:space="0" w:color="auto"/>
            <w:right w:val="none" w:sz="0" w:space="0" w:color="auto"/>
          </w:divBdr>
        </w:div>
        <w:div w:id="1966347901">
          <w:marLeft w:val="640"/>
          <w:marRight w:val="0"/>
          <w:marTop w:val="0"/>
          <w:marBottom w:val="0"/>
          <w:divBdr>
            <w:top w:val="none" w:sz="0" w:space="0" w:color="auto"/>
            <w:left w:val="none" w:sz="0" w:space="0" w:color="auto"/>
            <w:bottom w:val="none" w:sz="0" w:space="0" w:color="auto"/>
            <w:right w:val="none" w:sz="0" w:space="0" w:color="auto"/>
          </w:divBdr>
        </w:div>
        <w:div w:id="1340347851">
          <w:marLeft w:val="640"/>
          <w:marRight w:val="0"/>
          <w:marTop w:val="0"/>
          <w:marBottom w:val="0"/>
          <w:divBdr>
            <w:top w:val="none" w:sz="0" w:space="0" w:color="auto"/>
            <w:left w:val="none" w:sz="0" w:space="0" w:color="auto"/>
            <w:bottom w:val="none" w:sz="0" w:space="0" w:color="auto"/>
            <w:right w:val="none" w:sz="0" w:space="0" w:color="auto"/>
          </w:divBdr>
        </w:div>
        <w:div w:id="652563845">
          <w:marLeft w:val="640"/>
          <w:marRight w:val="0"/>
          <w:marTop w:val="0"/>
          <w:marBottom w:val="0"/>
          <w:divBdr>
            <w:top w:val="none" w:sz="0" w:space="0" w:color="auto"/>
            <w:left w:val="none" w:sz="0" w:space="0" w:color="auto"/>
            <w:bottom w:val="none" w:sz="0" w:space="0" w:color="auto"/>
            <w:right w:val="none" w:sz="0" w:space="0" w:color="auto"/>
          </w:divBdr>
        </w:div>
        <w:div w:id="1842773417">
          <w:marLeft w:val="640"/>
          <w:marRight w:val="0"/>
          <w:marTop w:val="0"/>
          <w:marBottom w:val="0"/>
          <w:divBdr>
            <w:top w:val="none" w:sz="0" w:space="0" w:color="auto"/>
            <w:left w:val="none" w:sz="0" w:space="0" w:color="auto"/>
            <w:bottom w:val="none" w:sz="0" w:space="0" w:color="auto"/>
            <w:right w:val="none" w:sz="0" w:space="0" w:color="auto"/>
          </w:divBdr>
        </w:div>
        <w:div w:id="1573544867">
          <w:marLeft w:val="640"/>
          <w:marRight w:val="0"/>
          <w:marTop w:val="0"/>
          <w:marBottom w:val="0"/>
          <w:divBdr>
            <w:top w:val="none" w:sz="0" w:space="0" w:color="auto"/>
            <w:left w:val="none" w:sz="0" w:space="0" w:color="auto"/>
            <w:bottom w:val="none" w:sz="0" w:space="0" w:color="auto"/>
            <w:right w:val="none" w:sz="0" w:space="0" w:color="auto"/>
          </w:divBdr>
        </w:div>
        <w:div w:id="295375849">
          <w:marLeft w:val="640"/>
          <w:marRight w:val="0"/>
          <w:marTop w:val="0"/>
          <w:marBottom w:val="0"/>
          <w:divBdr>
            <w:top w:val="none" w:sz="0" w:space="0" w:color="auto"/>
            <w:left w:val="none" w:sz="0" w:space="0" w:color="auto"/>
            <w:bottom w:val="none" w:sz="0" w:space="0" w:color="auto"/>
            <w:right w:val="none" w:sz="0" w:space="0" w:color="auto"/>
          </w:divBdr>
        </w:div>
        <w:div w:id="1759330349">
          <w:marLeft w:val="640"/>
          <w:marRight w:val="0"/>
          <w:marTop w:val="0"/>
          <w:marBottom w:val="0"/>
          <w:divBdr>
            <w:top w:val="none" w:sz="0" w:space="0" w:color="auto"/>
            <w:left w:val="none" w:sz="0" w:space="0" w:color="auto"/>
            <w:bottom w:val="none" w:sz="0" w:space="0" w:color="auto"/>
            <w:right w:val="none" w:sz="0" w:space="0" w:color="auto"/>
          </w:divBdr>
        </w:div>
        <w:div w:id="659113464">
          <w:marLeft w:val="640"/>
          <w:marRight w:val="0"/>
          <w:marTop w:val="0"/>
          <w:marBottom w:val="0"/>
          <w:divBdr>
            <w:top w:val="none" w:sz="0" w:space="0" w:color="auto"/>
            <w:left w:val="none" w:sz="0" w:space="0" w:color="auto"/>
            <w:bottom w:val="none" w:sz="0" w:space="0" w:color="auto"/>
            <w:right w:val="none" w:sz="0" w:space="0" w:color="auto"/>
          </w:divBdr>
        </w:div>
        <w:div w:id="1530021234">
          <w:marLeft w:val="640"/>
          <w:marRight w:val="0"/>
          <w:marTop w:val="0"/>
          <w:marBottom w:val="0"/>
          <w:divBdr>
            <w:top w:val="none" w:sz="0" w:space="0" w:color="auto"/>
            <w:left w:val="none" w:sz="0" w:space="0" w:color="auto"/>
            <w:bottom w:val="none" w:sz="0" w:space="0" w:color="auto"/>
            <w:right w:val="none" w:sz="0" w:space="0" w:color="auto"/>
          </w:divBdr>
        </w:div>
        <w:div w:id="1394814617">
          <w:marLeft w:val="640"/>
          <w:marRight w:val="0"/>
          <w:marTop w:val="0"/>
          <w:marBottom w:val="0"/>
          <w:divBdr>
            <w:top w:val="none" w:sz="0" w:space="0" w:color="auto"/>
            <w:left w:val="none" w:sz="0" w:space="0" w:color="auto"/>
            <w:bottom w:val="none" w:sz="0" w:space="0" w:color="auto"/>
            <w:right w:val="none" w:sz="0" w:space="0" w:color="auto"/>
          </w:divBdr>
        </w:div>
        <w:div w:id="904755492">
          <w:marLeft w:val="640"/>
          <w:marRight w:val="0"/>
          <w:marTop w:val="0"/>
          <w:marBottom w:val="0"/>
          <w:divBdr>
            <w:top w:val="none" w:sz="0" w:space="0" w:color="auto"/>
            <w:left w:val="none" w:sz="0" w:space="0" w:color="auto"/>
            <w:bottom w:val="none" w:sz="0" w:space="0" w:color="auto"/>
            <w:right w:val="none" w:sz="0" w:space="0" w:color="auto"/>
          </w:divBdr>
        </w:div>
        <w:div w:id="2033913405">
          <w:marLeft w:val="640"/>
          <w:marRight w:val="0"/>
          <w:marTop w:val="0"/>
          <w:marBottom w:val="0"/>
          <w:divBdr>
            <w:top w:val="none" w:sz="0" w:space="0" w:color="auto"/>
            <w:left w:val="none" w:sz="0" w:space="0" w:color="auto"/>
            <w:bottom w:val="none" w:sz="0" w:space="0" w:color="auto"/>
            <w:right w:val="none" w:sz="0" w:space="0" w:color="auto"/>
          </w:divBdr>
        </w:div>
        <w:div w:id="1236361500">
          <w:marLeft w:val="640"/>
          <w:marRight w:val="0"/>
          <w:marTop w:val="0"/>
          <w:marBottom w:val="0"/>
          <w:divBdr>
            <w:top w:val="none" w:sz="0" w:space="0" w:color="auto"/>
            <w:left w:val="none" w:sz="0" w:space="0" w:color="auto"/>
            <w:bottom w:val="none" w:sz="0" w:space="0" w:color="auto"/>
            <w:right w:val="none" w:sz="0" w:space="0" w:color="auto"/>
          </w:divBdr>
        </w:div>
        <w:div w:id="447893447">
          <w:marLeft w:val="640"/>
          <w:marRight w:val="0"/>
          <w:marTop w:val="0"/>
          <w:marBottom w:val="0"/>
          <w:divBdr>
            <w:top w:val="none" w:sz="0" w:space="0" w:color="auto"/>
            <w:left w:val="none" w:sz="0" w:space="0" w:color="auto"/>
            <w:bottom w:val="none" w:sz="0" w:space="0" w:color="auto"/>
            <w:right w:val="none" w:sz="0" w:space="0" w:color="auto"/>
          </w:divBdr>
        </w:div>
        <w:div w:id="766577720">
          <w:marLeft w:val="640"/>
          <w:marRight w:val="0"/>
          <w:marTop w:val="0"/>
          <w:marBottom w:val="0"/>
          <w:divBdr>
            <w:top w:val="none" w:sz="0" w:space="0" w:color="auto"/>
            <w:left w:val="none" w:sz="0" w:space="0" w:color="auto"/>
            <w:bottom w:val="none" w:sz="0" w:space="0" w:color="auto"/>
            <w:right w:val="none" w:sz="0" w:space="0" w:color="auto"/>
          </w:divBdr>
        </w:div>
        <w:div w:id="1586724315">
          <w:marLeft w:val="640"/>
          <w:marRight w:val="0"/>
          <w:marTop w:val="0"/>
          <w:marBottom w:val="0"/>
          <w:divBdr>
            <w:top w:val="none" w:sz="0" w:space="0" w:color="auto"/>
            <w:left w:val="none" w:sz="0" w:space="0" w:color="auto"/>
            <w:bottom w:val="none" w:sz="0" w:space="0" w:color="auto"/>
            <w:right w:val="none" w:sz="0" w:space="0" w:color="auto"/>
          </w:divBdr>
        </w:div>
        <w:div w:id="1436319608">
          <w:marLeft w:val="640"/>
          <w:marRight w:val="0"/>
          <w:marTop w:val="0"/>
          <w:marBottom w:val="0"/>
          <w:divBdr>
            <w:top w:val="none" w:sz="0" w:space="0" w:color="auto"/>
            <w:left w:val="none" w:sz="0" w:space="0" w:color="auto"/>
            <w:bottom w:val="none" w:sz="0" w:space="0" w:color="auto"/>
            <w:right w:val="none" w:sz="0" w:space="0" w:color="auto"/>
          </w:divBdr>
        </w:div>
        <w:div w:id="1320960317">
          <w:marLeft w:val="640"/>
          <w:marRight w:val="0"/>
          <w:marTop w:val="0"/>
          <w:marBottom w:val="0"/>
          <w:divBdr>
            <w:top w:val="none" w:sz="0" w:space="0" w:color="auto"/>
            <w:left w:val="none" w:sz="0" w:space="0" w:color="auto"/>
            <w:bottom w:val="none" w:sz="0" w:space="0" w:color="auto"/>
            <w:right w:val="none" w:sz="0" w:space="0" w:color="auto"/>
          </w:divBdr>
        </w:div>
        <w:div w:id="1530879124">
          <w:marLeft w:val="640"/>
          <w:marRight w:val="0"/>
          <w:marTop w:val="0"/>
          <w:marBottom w:val="0"/>
          <w:divBdr>
            <w:top w:val="none" w:sz="0" w:space="0" w:color="auto"/>
            <w:left w:val="none" w:sz="0" w:space="0" w:color="auto"/>
            <w:bottom w:val="none" w:sz="0" w:space="0" w:color="auto"/>
            <w:right w:val="none" w:sz="0" w:space="0" w:color="auto"/>
          </w:divBdr>
        </w:div>
        <w:div w:id="953947000">
          <w:marLeft w:val="640"/>
          <w:marRight w:val="0"/>
          <w:marTop w:val="0"/>
          <w:marBottom w:val="0"/>
          <w:divBdr>
            <w:top w:val="none" w:sz="0" w:space="0" w:color="auto"/>
            <w:left w:val="none" w:sz="0" w:space="0" w:color="auto"/>
            <w:bottom w:val="none" w:sz="0" w:space="0" w:color="auto"/>
            <w:right w:val="none" w:sz="0" w:space="0" w:color="auto"/>
          </w:divBdr>
        </w:div>
        <w:div w:id="1632174574">
          <w:marLeft w:val="640"/>
          <w:marRight w:val="0"/>
          <w:marTop w:val="0"/>
          <w:marBottom w:val="0"/>
          <w:divBdr>
            <w:top w:val="none" w:sz="0" w:space="0" w:color="auto"/>
            <w:left w:val="none" w:sz="0" w:space="0" w:color="auto"/>
            <w:bottom w:val="none" w:sz="0" w:space="0" w:color="auto"/>
            <w:right w:val="none" w:sz="0" w:space="0" w:color="auto"/>
          </w:divBdr>
        </w:div>
        <w:div w:id="182061884">
          <w:marLeft w:val="640"/>
          <w:marRight w:val="0"/>
          <w:marTop w:val="0"/>
          <w:marBottom w:val="0"/>
          <w:divBdr>
            <w:top w:val="none" w:sz="0" w:space="0" w:color="auto"/>
            <w:left w:val="none" w:sz="0" w:space="0" w:color="auto"/>
            <w:bottom w:val="none" w:sz="0" w:space="0" w:color="auto"/>
            <w:right w:val="none" w:sz="0" w:space="0" w:color="auto"/>
          </w:divBdr>
        </w:div>
        <w:div w:id="250359792">
          <w:marLeft w:val="640"/>
          <w:marRight w:val="0"/>
          <w:marTop w:val="0"/>
          <w:marBottom w:val="0"/>
          <w:divBdr>
            <w:top w:val="none" w:sz="0" w:space="0" w:color="auto"/>
            <w:left w:val="none" w:sz="0" w:space="0" w:color="auto"/>
            <w:bottom w:val="none" w:sz="0" w:space="0" w:color="auto"/>
            <w:right w:val="none" w:sz="0" w:space="0" w:color="auto"/>
          </w:divBdr>
        </w:div>
        <w:div w:id="245850208">
          <w:marLeft w:val="640"/>
          <w:marRight w:val="0"/>
          <w:marTop w:val="0"/>
          <w:marBottom w:val="0"/>
          <w:divBdr>
            <w:top w:val="none" w:sz="0" w:space="0" w:color="auto"/>
            <w:left w:val="none" w:sz="0" w:space="0" w:color="auto"/>
            <w:bottom w:val="none" w:sz="0" w:space="0" w:color="auto"/>
            <w:right w:val="none" w:sz="0" w:space="0" w:color="auto"/>
          </w:divBdr>
        </w:div>
        <w:div w:id="1648895452">
          <w:marLeft w:val="640"/>
          <w:marRight w:val="0"/>
          <w:marTop w:val="0"/>
          <w:marBottom w:val="0"/>
          <w:divBdr>
            <w:top w:val="none" w:sz="0" w:space="0" w:color="auto"/>
            <w:left w:val="none" w:sz="0" w:space="0" w:color="auto"/>
            <w:bottom w:val="none" w:sz="0" w:space="0" w:color="auto"/>
            <w:right w:val="none" w:sz="0" w:space="0" w:color="auto"/>
          </w:divBdr>
        </w:div>
        <w:div w:id="2062248277">
          <w:marLeft w:val="640"/>
          <w:marRight w:val="0"/>
          <w:marTop w:val="0"/>
          <w:marBottom w:val="0"/>
          <w:divBdr>
            <w:top w:val="none" w:sz="0" w:space="0" w:color="auto"/>
            <w:left w:val="none" w:sz="0" w:space="0" w:color="auto"/>
            <w:bottom w:val="none" w:sz="0" w:space="0" w:color="auto"/>
            <w:right w:val="none" w:sz="0" w:space="0" w:color="auto"/>
          </w:divBdr>
        </w:div>
        <w:div w:id="266815443">
          <w:marLeft w:val="640"/>
          <w:marRight w:val="0"/>
          <w:marTop w:val="0"/>
          <w:marBottom w:val="0"/>
          <w:divBdr>
            <w:top w:val="none" w:sz="0" w:space="0" w:color="auto"/>
            <w:left w:val="none" w:sz="0" w:space="0" w:color="auto"/>
            <w:bottom w:val="none" w:sz="0" w:space="0" w:color="auto"/>
            <w:right w:val="none" w:sz="0" w:space="0" w:color="auto"/>
          </w:divBdr>
        </w:div>
        <w:div w:id="46927247">
          <w:marLeft w:val="640"/>
          <w:marRight w:val="0"/>
          <w:marTop w:val="0"/>
          <w:marBottom w:val="0"/>
          <w:divBdr>
            <w:top w:val="none" w:sz="0" w:space="0" w:color="auto"/>
            <w:left w:val="none" w:sz="0" w:space="0" w:color="auto"/>
            <w:bottom w:val="none" w:sz="0" w:space="0" w:color="auto"/>
            <w:right w:val="none" w:sz="0" w:space="0" w:color="auto"/>
          </w:divBdr>
        </w:div>
        <w:div w:id="895550181">
          <w:marLeft w:val="640"/>
          <w:marRight w:val="0"/>
          <w:marTop w:val="0"/>
          <w:marBottom w:val="0"/>
          <w:divBdr>
            <w:top w:val="none" w:sz="0" w:space="0" w:color="auto"/>
            <w:left w:val="none" w:sz="0" w:space="0" w:color="auto"/>
            <w:bottom w:val="none" w:sz="0" w:space="0" w:color="auto"/>
            <w:right w:val="none" w:sz="0" w:space="0" w:color="auto"/>
          </w:divBdr>
        </w:div>
        <w:div w:id="198594938">
          <w:marLeft w:val="640"/>
          <w:marRight w:val="0"/>
          <w:marTop w:val="0"/>
          <w:marBottom w:val="0"/>
          <w:divBdr>
            <w:top w:val="none" w:sz="0" w:space="0" w:color="auto"/>
            <w:left w:val="none" w:sz="0" w:space="0" w:color="auto"/>
            <w:bottom w:val="none" w:sz="0" w:space="0" w:color="auto"/>
            <w:right w:val="none" w:sz="0" w:space="0" w:color="auto"/>
          </w:divBdr>
        </w:div>
        <w:div w:id="1200893331">
          <w:marLeft w:val="640"/>
          <w:marRight w:val="0"/>
          <w:marTop w:val="0"/>
          <w:marBottom w:val="0"/>
          <w:divBdr>
            <w:top w:val="none" w:sz="0" w:space="0" w:color="auto"/>
            <w:left w:val="none" w:sz="0" w:space="0" w:color="auto"/>
            <w:bottom w:val="none" w:sz="0" w:space="0" w:color="auto"/>
            <w:right w:val="none" w:sz="0" w:space="0" w:color="auto"/>
          </w:divBdr>
        </w:div>
        <w:div w:id="1948850135">
          <w:marLeft w:val="640"/>
          <w:marRight w:val="0"/>
          <w:marTop w:val="0"/>
          <w:marBottom w:val="0"/>
          <w:divBdr>
            <w:top w:val="none" w:sz="0" w:space="0" w:color="auto"/>
            <w:left w:val="none" w:sz="0" w:space="0" w:color="auto"/>
            <w:bottom w:val="none" w:sz="0" w:space="0" w:color="auto"/>
            <w:right w:val="none" w:sz="0" w:space="0" w:color="auto"/>
          </w:divBdr>
        </w:div>
        <w:div w:id="427703004">
          <w:marLeft w:val="640"/>
          <w:marRight w:val="0"/>
          <w:marTop w:val="0"/>
          <w:marBottom w:val="0"/>
          <w:divBdr>
            <w:top w:val="none" w:sz="0" w:space="0" w:color="auto"/>
            <w:left w:val="none" w:sz="0" w:space="0" w:color="auto"/>
            <w:bottom w:val="none" w:sz="0" w:space="0" w:color="auto"/>
            <w:right w:val="none" w:sz="0" w:space="0" w:color="auto"/>
          </w:divBdr>
        </w:div>
        <w:div w:id="479925715">
          <w:marLeft w:val="640"/>
          <w:marRight w:val="0"/>
          <w:marTop w:val="0"/>
          <w:marBottom w:val="0"/>
          <w:divBdr>
            <w:top w:val="none" w:sz="0" w:space="0" w:color="auto"/>
            <w:left w:val="none" w:sz="0" w:space="0" w:color="auto"/>
            <w:bottom w:val="none" w:sz="0" w:space="0" w:color="auto"/>
            <w:right w:val="none" w:sz="0" w:space="0" w:color="auto"/>
          </w:divBdr>
        </w:div>
        <w:div w:id="1537231074">
          <w:marLeft w:val="640"/>
          <w:marRight w:val="0"/>
          <w:marTop w:val="0"/>
          <w:marBottom w:val="0"/>
          <w:divBdr>
            <w:top w:val="none" w:sz="0" w:space="0" w:color="auto"/>
            <w:left w:val="none" w:sz="0" w:space="0" w:color="auto"/>
            <w:bottom w:val="none" w:sz="0" w:space="0" w:color="auto"/>
            <w:right w:val="none" w:sz="0" w:space="0" w:color="auto"/>
          </w:divBdr>
        </w:div>
        <w:div w:id="315842234">
          <w:marLeft w:val="640"/>
          <w:marRight w:val="0"/>
          <w:marTop w:val="0"/>
          <w:marBottom w:val="0"/>
          <w:divBdr>
            <w:top w:val="none" w:sz="0" w:space="0" w:color="auto"/>
            <w:left w:val="none" w:sz="0" w:space="0" w:color="auto"/>
            <w:bottom w:val="none" w:sz="0" w:space="0" w:color="auto"/>
            <w:right w:val="none" w:sz="0" w:space="0" w:color="auto"/>
          </w:divBdr>
        </w:div>
        <w:div w:id="610279586">
          <w:marLeft w:val="640"/>
          <w:marRight w:val="0"/>
          <w:marTop w:val="0"/>
          <w:marBottom w:val="0"/>
          <w:divBdr>
            <w:top w:val="none" w:sz="0" w:space="0" w:color="auto"/>
            <w:left w:val="none" w:sz="0" w:space="0" w:color="auto"/>
            <w:bottom w:val="none" w:sz="0" w:space="0" w:color="auto"/>
            <w:right w:val="none" w:sz="0" w:space="0" w:color="auto"/>
          </w:divBdr>
        </w:div>
        <w:div w:id="2031106431">
          <w:marLeft w:val="640"/>
          <w:marRight w:val="0"/>
          <w:marTop w:val="0"/>
          <w:marBottom w:val="0"/>
          <w:divBdr>
            <w:top w:val="none" w:sz="0" w:space="0" w:color="auto"/>
            <w:left w:val="none" w:sz="0" w:space="0" w:color="auto"/>
            <w:bottom w:val="none" w:sz="0" w:space="0" w:color="auto"/>
            <w:right w:val="none" w:sz="0" w:space="0" w:color="auto"/>
          </w:divBdr>
        </w:div>
        <w:div w:id="1316954398">
          <w:marLeft w:val="640"/>
          <w:marRight w:val="0"/>
          <w:marTop w:val="0"/>
          <w:marBottom w:val="0"/>
          <w:divBdr>
            <w:top w:val="none" w:sz="0" w:space="0" w:color="auto"/>
            <w:left w:val="none" w:sz="0" w:space="0" w:color="auto"/>
            <w:bottom w:val="none" w:sz="0" w:space="0" w:color="auto"/>
            <w:right w:val="none" w:sz="0" w:space="0" w:color="auto"/>
          </w:divBdr>
        </w:div>
        <w:div w:id="391932284">
          <w:marLeft w:val="640"/>
          <w:marRight w:val="0"/>
          <w:marTop w:val="0"/>
          <w:marBottom w:val="0"/>
          <w:divBdr>
            <w:top w:val="none" w:sz="0" w:space="0" w:color="auto"/>
            <w:left w:val="none" w:sz="0" w:space="0" w:color="auto"/>
            <w:bottom w:val="none" w:sz="0" w:space="0" w:color="auto"/>
            <w:right w:val="none" w:sz="0" w:space="0" w:color="auto"/>
          </w:divBdr>
        </w:div>
        <w:div w:id="1584146788">
          <w:marLeft w:val="640"/>
          <w:marRight w:val="0"/>
          <w:marTop w:val="0"/>
          <w:marBottom w:val="0"/>
          <w:divBdr>
            <w:top w:val="none" w:sz="0" w:space="0" w:color="auto"/>
            <w:left w:val="none" w:sz="0" w:space="0" w:color="auto"/>
            <w:bottom w:val="none" w:sz="0" w:space="0" w:color="auto"/>
            <w:right w:val="none" w:sz="0" w:space="0" w:color="auto"/>
          </w:divBdr>
        </w:div>
        <w:div w:id="1824658510">
          <w:marLeft w:val="640"/>
          <w:marRight w:val="0"/>
          <w:marTop w:val="0"/>
          <w:marBottom w:val="0"/>
          <w:divBdr>
            <w:top w:val="none" w:sz="0" w:space="0" w:color="auto"/>
            <w:left w:val="none" w:sz="0" w:space="0" w:color="auto"/>
            <w:bottom w:val="none" w:sz="0" w:space="0" w:color="auto"/>
            <w:right w:val="none" w:sz="0" w:space="0" w:color="auto"/>
          </w:divBdr>
        </w:div>
        <w:div w:id="1886601359">
          <w:marLeft w:val="640"/>
          <w:marRight w:val="0"/>
          <w:marTop w:val="0"/>
          <w:marBottom w:val="0"/>
          <w:divBdr>
            <w:top w:val="none" w:sz="0" w:space="0" w:color="auto"/>
            <w:left w:val="none" w:sz="0" w:space="0" w:color="auto"/>
            <w:bottom w:val="none" w:sz="0" w:space="0" w:color="auto"/>
            <w:right w:val="none" w:sz="0" w:space="0" w:color="auto"/>
          </w:divBdr>
        </w:div>
        <w:div w:id="1159345442">
          <w:marLeft w:val="640"/>
          <w:marRight w:val="0"/>
          <w:marTop w:val="0"/>
          <w:marBottom w:val="0"/>
          <w:divBdr>
            <w:top w:val="none" w:sz="0" w:space="0" w:color="auto"/>
            <w:left w:val="none" w:sz="0" w:space="0" w:color="auto"/>
            <w:bottom w:val="none" w:sz="0" w:space="0" w:color="auto"/>
            <w:right w:val="none" w:sz="0" w:space="0" w:color="auto"/>
          </w:divBdr>
        </w:div>
        <w:div w:id="1986855943">
          <w:marLeft w:val="640"/>
          <w:marRight w:val="0"/>
          <w:marTop w:val="0"/>
          <w:marBottom w:val="0"/>
          <w:divBdr>
            <w:top w:val="none" w:sz="0" w:space="0" w:color="auto"/>
            <w:left w:val="none" w:sz="0" w:space="0" w:color="auto"/>
            <w:bottom w:val="none" w:sz="0" w:space="0" w:color="auto"/>
            <w:right w:val="none" w:sz="0" w:space="0" w:color="auto"/>
          </w:divBdr>
        </w:div>
        <w:div w:id="74059886">
          <w:marLeft w:val="640"/>
          <w:marRight w:val="0"/>
          <w:marTop w:val="0"/>
          <w:marBottom w:val="0"/>
          <w:divBdr>
            <w:top w:val="none" w:sz="0" w:space="0" w:color="auto"/>
            <w:left w:val="none" w:sz="0" w:space="0" w:color="auto"/>
            <w:bottom w:val="none" w:sz="0" w:space="0" w:color="auto"/>
            <w:right w:val="none" w:sz="0" w:space="0" w:color="auto"/>
          </w:divBdr>
        </w:div>
        <w:div w:id="1264994082">
          <w:marLeft w:val="640"/>
          <w:marRight w:val="0"/>
          <w:marTop w:val="0"/>
          <w:marBottom w:val="0"/>
          <w:divBdr>
            <w:top w:val="none" w:sz="0" w:space="0" w:color="auto"/>
            <w:left w:val="none" w:sz="0" w:space="0" w:color="auto"/>
            <w:bottom w:val="none" w:sz="0" w:space="0" w:color="auto"/>
            <w:right w:val="none" w:sz="0" w:space="0" w:color="auto"/>
          </w:divBdr>
        </w:div>
        <w:div w:id="1993753424">
          <w:marLeft w:val="640"/>
          <w:marRight w:val="0"/>
          <w:marTop w:val="0"/>
          <w:marBottom w:val="0"/>
          <w:divBdr>
            <w:top w:val="none" w:sz="0" w:space="0" w:color="auto"/>
            <w:left w:val="none" w:sz="0" w:space="0" w:color="auto"/>
            <w:bottom w:val="none" w:sz="0" w:space="0" w:color="auto"/>
            <w:right w:val="none" w:sz="0" w:space="0" w:color="auto"/>
          </w:divBdr>
        </w:div>
      </w:divsChild>
    </w:div>
    <w:div w:id="1750157651">
      <w:bodyDiv w:val="1"/>
      <w:marLeft w:val="0"/>
      <w:marRight w:val="0"/>
      <w:marTop w:val="0"/>
      <w:marBottom w:val="0"/>
      <w:divBdr>
        <w:top w:val="none" w:sz="0" w:space="0" w:color="auto"/>
        <w:left w:val="none" w:sz="0" w:space="0" w:color="auto"/>
        <w:bottom w:val="none" w:sz="0" w:space="0" w:color="auto"/>
        <w:right w:val="none" w:sz="0" w:space="0" w:color="auto"/>
      </w:divBdr>
      <w:divsChild>
        <w:div w:id="1476220811">
          <w:marLeft w:val="640"/>
          <w:marRight w:val="0"/>
          <w:marTop w:val="0"/>
          <w:marBottom w:val="0"/>
          <w:divBdr>
            <w:top w:val="none" w:sz="0" w:space="0" w:color="auto"/>
            <w:left w:val="none" w:sz="0" w:space="0" w:color="auto"/>
            <w:bottom w:val="none" w:sz="0" w:space="0" w:color="auto"/>
            <w:right w:val="none" w:sz="0" w:space="0" w:color="auto"/>
          </w:divBdr>
        </w:div>
        <w:div w:id="421686492">
          <w:marLeft w:val="640"/>
          <w:marRight w:val="0"/>
          <w:marTop w:val="0"/>
          <w:marBottom w:val="0"/>
          <w:divBdr>
            <w:top w:val="none" w:sz="0" w:space="0" w:color="auto"/>
            <w:left w:val="none" w:sz="0" w:space="0" w:color="auto"/>
            <w:bottom w:val="none" w:sz="0" w:space="0" w:color="auto"/>
            <w:right w:val="none" w:sz="0" w:space="0" w:color="auto"/>
          </w:divBdr>
        </w:div>
        <w:div w:id="1554076672">
          <w:marLeft w:val="640"/>
          <w:marRight w:val="0"/>
          <w:marTop w:val="0"/>
          <w:marBottom w:val="0"/>
          <w:divBdr>
            <w:top w:val="none" w:sz="0" w:space="0" w:color="auto"/>
            <w:left w:val="none" w:sz="0" w:space="0" w:color="auto"/>
            <w:bottom w:val="none" w:sz="0" w:space="0" w:color="auto"/>
            <w:right w:val="none" w:sz="0" w:space="0" w:color="auto"/>
          </w:divBdr>
        </w:div>
        <w:div w:id="864056221">
          <w:marLeft w:val="640"/>
          <w:marRight w:val="0"/>
          <w:marTop w:val="0"/>
          <w:marBottom w:val="0"/>
          <w:divBdr>
            <w:top w:val="none" w:sz="0" w:space="0" w:color="auto"/>
            <w:left w:val="none" w:sz="0" w:space="0" w:color="auto"/>
            <w:bottom w:val="none" w:sz="0" w:space="0" w:color="auto"/>
            <w:right w:val="none" w:sz="0" w:space="0" w:color="auto"/>
          </w:divBdr>
        </w:div>
        <w:div w:id="2132937136">
          <w:marLeft w:val="640"/>
          <w:marRight w:val="0"/>
          <w:marTop w:val="0"/>
          <w:marBottom w:val="0"/>
          <w:divBdr>
            <w:top w:val="none" w:sz="0" w:space="0" w:color="auto"/>
            <w:left w:val="none" w:sz="0" w:space="0" w:color="auto"/>
            <w:bottom w:val="none" w:sz="0" w:space="0" w:color="auto"/>
            <w:right w:val="none" w:sz="0" w:space="0" w:color="auto"/>
          </w:divBdr>
        </w:div>
        <w:div w:id="856651931">
          <w:marLeft w:val="640"/>
          <w:marRight w:val="0"/>
          <w:marTop w:val="0"/>
          <w:marBottom w:val="0"/>
          <w:divBdr>
            <w:top w:val="none" w:sz="0" w:space="0" w:color="auto"/>
            <w:left w:val="none" w:sz="0" w:space="0" w:color="auto"/>
            <w:bottom w:val="none" w:sz="0" w:space="0" w:color="auto"/>
            <w:right w:val="none" w:sz="0" w:space="0" w:color="auto"/>
          </w:divBdr>
        </w:div>
        <w:div w:id="1910532667">
          <w:marLeft w:val="640"/>
          <w:marRight w:val="0"/>
          <w:marTop w:val="0"/>
          <w:marBottom w:val="0"/>
          <w:divBdr>
            <w:top w:val="none" w:sz="0" w:space="0" w:color="auto"/>
            <w:left w:val="none" w:sz="0" w:space="0" w:color="auto"/>
            <w:bottom w:val="none" w:sz="0" w:space="0" w:color="auto"/>
            <w:right w:val="none" w:sz="0" w:space="0" w:color="auto"/>
          </w:divBdr>
        </w:div>
        <w:div w:id="75051839">
          <w:marLeft w:val="640"/>
          <w:marRight w:val="0"/>
          <w:marTop w:val="0"/>
          <w:marBottom w:val="0"/>
          <w:divBdr>
            <w:top w:val="none" w:sz="0" w:space="0" w:color="auto"/>
            <w:left w:val="none" w:sz="0" w:space="0" w:color="auto"/>
            <w:bottom w:val="none" w:sz="0" w:space="0" w:color="auto"/>
            <w:right w:val="none" w:sz="0" w:space="0" w:color="auto"/>
          </w:divBdr>
        </w:div>
        <w:div w:id="487138597">
          <w:marLeft w:val="640"/>
          <w:marRight w:val="0"/>
          <w:marTop w:val="0"/>
          <w:marBottom w:val="0"/>
          <w:divBdr>
            <w:top w:val="none" w:sz="0" w:space="0" w:color="auto"/>
            <w:left w:val="none" w:sz="0" w:space="0" w:color="auto"/>
            <w:bottom w:val="none" w:sz="0" w:space="0" w:color="auto"/>
            <w:right w:val="none" w:sz="0" w:space="0" w:color="auto"/>
          </w:divBdr>
        </w:div>
        <w:div w:id="473448112">
          <w:marLeft w:val="640"/>
          <w:marRight w:val="0"/>
          <w:marTop w:val="0"/>
          <w:marBottom w:val="0"/>
          <w:divBdr>
            <w:top w:val="none" w:sz="0" w:space="0" w:color="auto"/>
            <w:left w:val="none" w:sz="0" w:space="0" w:color="auto"/>
            <w:bottom w:val="none" w:sz="0" w:space="0" w:color="auto"/>
            <w:right w:val="none" w:sz="0" w:space="0" w:color="auto"/>
          </w:divBdr>
        </w:div>
        <w:div w:id="42676802">
          <w:marLeft w:val="640"/>
          <w:marRight w:val="0"/>
          <w:marTop w:val="0"/>
          <w:marBottom w:val="0"/>
          <w:divBdr>
            <w:top w:val="none" w:sz="0" w:space="0" w:color="auto"/>
            <w:left w:val="none" w:sz="0" w:space="0" w:color="auto"/>
            <w:bottom w:val="none" w:sz="0" w:space="0" w:color="auto"/>
            <w:right w:val="none" w:sz="0" w:space="0" w:color="auto"/>
          </w:divBdr>
        </w:div>
        <w:div w:id="543374694">
          <w:marLeft w:val="640"/>
          <w:marRight w:val="0"/>
          <w:marTop w:val="0"/>
          <w:marBottom w:val="0"/>
          <w:divBdr>
            <w:top w:val="none" w:sz="0" w:space="0" w:color="auto"/>
            <w:left w:val="none" w:sz="0" w:space="0" w:color="auto"/>
            <w:bottom w:val="none" w:sz="0" w:space="0" w:color="auto"/>
            <w:right w:val="none" w:sz="0" w:space="0" w:color="auto"/>
          </w:divBdr>
        </w:div>
        <w:div w:id="128209060">
          <w:marLeft w:val="640"/>
          <w:marRight w:val="0"/>
          <w:marTop w:val="0"/>
          <w:marBottom w:val="0"/>
          <w:divBdr>
            <w:top w:val="none" w:sz="0" w:space="0" w:color="auto"/>
            <w:left w:val="none" w:sz="0" w:space="0" w:color="auto"/>
            <w:bottom w:val="none" w:sz="0" w:space="0" w:color="auto"/>
            <w:right w:val="none" w:sz="0" w:space="0" w:color="auto"/>
          </w:divBdr>
        </w:div>
        <w:div w:id="1288781349">
          <w:marLeft w:val="640"/>
          <w:marRight w:val="0"/>
          <w:marTop w:val="0"/>
          <w:marBottom w:val="0"/>
          <w:divBdr>
            <w:top w:val="none" w:sz="0" w:space="0" w:color="auto"/>
            <w:left w:val="none" w:sz="0" w:space="0" w:color="auto"/>
            <w:bottom w:val="none" w:sz="0" w:space="0" w:color="auto"/>
            <w:right w:val="none" w:sz="0" w:space="0" w:color="auto"/>
          </w:divBdr>
        </w:div>
        <w:div w:id="927152036">
          <w:marLeft w:val="640"/>
          <w:marRight w:val="0"/>
          <w:marTop w:val="0"/>
          <w:marBottom w:val="0"/>
          <w:divBdr>
            <w:top w:val="none" w:sz="0" w:space="0" w:color="auto"/>
            <w:left w:val="none" w:sz="0" w:space="0" w:color="auto"/>
            <w:bottom w:val="none" w:sz="0" w:space="0" w:color="auto"/>
            <w:right w:val="none" w:sz="0" w:space="0" w:color="auto"/>
          </w:divBdr>
        </w:div>
        <w:div w:id="455609016">
          <w:marLeft w:val="640"/>
          <w:marRight w:val="0"/>
          <w:marTop w:val="0"/>
          <w:marBottom w:val="0"/>
          <w:divBdr>
            <w:top w:val="none" w:sz="0" w:space="0" w:color="auto"/>
            <w:left w:val="none" w:sz="0" w:space="0" w:color="auto"/>
            <w:bottom w:val="none" w:sz="0" w:space="0" w:color="auto"/>
            <w:right w:val="none" w:sz="0" w:space="0" w:color="auto"/>
          </w:divBdr>
        </w:div>
        <w:div w:id="867181786">
          <w:marLeft w:val="640"/>
          <w:marRight w:val="0"/>
          <w:marTop w:val="0"/>
          <w:marBottom w:val="0"/>
          <w:divBdr>
            <w:top w:val="none" w:sz="0" w:space="0" w:color="auto"/>
            <w:left w:val="none" w:sz="0" w:space="0" w:color="auto"/>
            <w:bottom w:val="none" w:sz="0" w:space="0" w:color="auto"/>
            <w:right w:val="none" w:sz="0" w:space="0" w:color="auto"/>
          </w:divBdr>
        </w:div>
        <w:div w:id="1244757545">
          <w:marLeft w:val="640"/>
          <w:marRight w:val="0"/>
          <w:marTop w:val="0"/>
          <w:marBottom w:val="0"/>
          <w:divBdr>
            <w:top w:val="none" w:sz="0" w:space="0" w:color="auto"/>
            <w:left w:val="none" w:sz="0" w:space="0" w:color="auto"/>
            <w:bottom w:val="none" w:sz="0" w:space="0" w:color="auto"/>
            <w:right w:val="none" w:sz="0" w:space="0" w:color="auto"/>
          </w:divBdr>
        </w:div>
        <w:div w:id="402291778">
          <w:marLeft w:val="640"/>
          <w:marRight w:val="0"/>
          <w:marTop w:val="0"/>
          <w:marBottom w:val="0"/>
          <w:divBdr>
            <w:top w:val="none" w:sz="0" w:space="0" w:color="auto"/>
            <w:left w:val="none" w:sz="0" w:space="0" w:color="auto"/>
            <w:bottom w:val="none" w:sz="0" w:space="0" w:color="auto"/>
            <w:right w:val="none" w:sz="0" w:space="0" w:color="auto"/>
          </w:divBdr>
        </w:div>
        <w:div w:id="411394162">
          <w:marLeft w:val="640"/>
          <w:marRight w:val="0"/>
          <w:marTop w:val="0"/>
          <w:marBottom w:val="0"/>
          <w:divBdr>
            <w:top w:val="none" w:sz="0" w:space="0" w:color="auto"/>
            <w:left w:val="none" w:sz="0" w:space="0" w:color="auto"/>
            <w:bottom w:val="none" w:sz="0" w:space="0" w:color="auto"/>
            <w:right w:val="none" w:sz="0" w:space="0" w:color="auto"/>
          </w:divBdr>
        </w:div>
        <w:div w:id="760377228">
          <w:marLeft w:val="640"/>
          <w:marRight w:val="0"/>
          <w:marTop w:val="0"/>
          <w:marBottom w:val="0"/>
          <w:divBdr>
            <w:top w:val="none" w:sz="0" w:space="0" w:color="auto"/>
            <w:left w:val="none" w:sz="0" w:space="0" w:color="auto"/>
            <w:bottom w:val="none" w:sz="0" w:space="0" w:color="auto"/>
            <w:right w:val="none" w:sz="0" w:space="0" w:color="auto"/>
          </w:divBdr>
        </w:div>
        <w:div w:id="1807770633">
          <w:marLeft w:val="640"/>
          <w:marRight w:val="0"/>
          <w:marTop w:val="0"/>
          <w:marBottom w:val="0"/>
          <w:divBdr>
            <w:top w:val="none" w:sz="0" w:space="0" w:color="auto"/>
            <w:left w:val="none" w:sz="0" w:space="0" w:color="auto"/>
            <w:bottom w:val="none" w:sz="0" w:space="0" w:color="auto"/>
            <w:right w:val="none" w:sz="0" w:space="0" w:color="auto"/>
          </w:divBdr>
        </w:div>
        <w:div w:id="1573076016">
          <w:marLeft w:val="640"/>
          <w:marRight w:val="0"/>
          <w:marTop w:val="0"/>
          <w:marBottom w:val="0"/>
          <w:divBdr>
            <w:top w:val="none" w:sz="0" w:space="0" w:color="auto"/>
            <w:left w:val="none" w:sz="0" w:space="0" w:color="auto"/>
            <w:bottom w:val="none" w:sz="0" w:space="0" w:color="auto"/>
            <w:right w:val="none" w:sz="0" w:space="0" w:color="auto"/>
          </w:divBdr>
        </w:div>
        <w:div w:id="550120980">
          <w:marLeft w:val="640"/>
          <w:marRight w:val="0"/>
          <w:marTop w:val="0"/>
          <w:marBottom w:val="0"/>
          <w:divBdr>
            <w:top w:val="none" w:sz="0" w:space="0" w:color="auto"/>
            <w:left w:val="none" w:sz="0" w:space="0" w:color="auto"/>
            <w:bottom w:val="none" w:sz="0" w:space="0" w:color="auto"/>
            <w:right w:val="none" w:sz="0" w:space="0" w:color="auto"/>
          </w:divBdr>
        </w:div>
        <w:div w:id="1070234638">
          <w:marLeft w:val="640"/>
          <w:marRight w:val="0"/>
          <w:marTop w:val="0"/>
          <w:marBottom w:val="0"/>
          <w:divBdr>
            <w:top w:val="none" w:sz="0" w:space="0" w:color="auto"/>
            <w:left w:val="none" w:sz="0" w:space="0" w:color="auto"/>
            <w:bottom w:val="none" w:sz="0" w:space="0" w:color="auto"/>
            <w:right w:val="none" w:sz="0" w:space="0" w:color="auto"/>
          </w:divBdr>
        </w:div>
        <w:div w:id="1237935486">
          <w:marLeft w:val="640"/>
          <w:marRight w:val="0"/>
          <w:marTop w:val="0"/>
          <w:marBottom w:val="0"/>
          <w:divBdr>
            <w:top w:val="none" w:sz="0" w:space="0" w:color="auto"/>
            <w:left w:val="none" w:sz="0" w:space="0" w:color="auto"/>
            <w:bottom w:val="none" w:sz="0" w:space="0" w:color="auto"/>
            <w:right w:val="none" w:sz="0" w:space="0" w:color="auto"/>
          </w:divBdr>
        </w:div>
        <w:div w:id="721247743">
          <w:marLeft w:val="640"/>
          <w:marRight w:val="0"/>
          <w:marTop w:val="0"/>
          <w:marBottom w:val="0"/>
          <w:divBdr>
            <w:top w:val="none" w:sz="0" w:space="0" w:color="auto"/>
            <w:left w:val="none" w:sz="0" w:space="0" w:color="auto"/>
            <w:bottom w:val="none" w:sz="0" w:space="0" w:color="auto"/>
            <w:right w:val="none" w:sz="0" w:space="0" w:color="auto"/>
          </w:divBdr>
        </w:div>
        <w:div w:id="463236189">
          <w:marLeft w:val="640"/>
          <w:marRight w:val="0"/>
          <w:marTop w:val="0"/>
          <w:marBottom w:val="0"/>
          <w:divBdr>
            <w:top w:val="none" w:sz="0" w:space="0" w:color="auto"/>
            <w:left w:val="none" w:sz="0" w:space="0" w:color="auto"/>
            <w:bottom w:val="none" w:sz="0" w:space="0" w:color="auto"/>
            <w:right w:val="none" w:sz="0" w:space="0" w:color="auto"/>
          </w:divBdr>
        </w:div>
        <w:div w:id="1117289028">
          <w:marLeft w:val="640"/>
          <w:marRight w:val="0"/>
          <w:marTop w:val="0"/>
          <w:marBottom w:val="0"/>
          <w:divBdr>
            <w:top w:val="none" w:sz="0" w:space="0" w:color="auto"/>
            <w:left w:val="none" w:sz="0" w:space="0" w:color="auto"/>
            <w:bottom w:val="none" w:sz="0" w:space="0" w:color="auto"/>
            <w:right w:val="none" w:sz="0" w:space="0" w:color="auto"/>
          </w:divBdr>
        </w:div>
        <w:div w:id="865482720">
          <w:marLeft w:val="640"/>
          <w:marRight w:val="0"/>
          <w:marTop w:val="0"/>
          <w:marBottom w:val="0"/>
          <w:divBdr>
            <w:top w:val="none" w:sz="0" w:space="0" w:color="auto"/>
            <w:left w:val="none" w:sz="0" w:space="0" w:color="auto"/>
            <w:bottom w:val="none" w:sz="0" w:space="0" w:color="auto"/>
            <w:right w:val="none" w:sz="0" w:space="0" w:color="auto"/>
          </w:divBdr>
        </w:div>
        <w:div w:id="932318721">
          <w:marLeft w:val="640"/>
          <w:marRight w:val="0"/>
          <w:marTop w:val="0"/>
          <w:marBottom w:val="0"/>
          <w:divBdr>
            <w:top w:val="none" w:sz="0" w:space="0" w:color="auto"/>
            <w:left w:val="none" w:sz="0" w:space="0" w:color="auto"/>
            <w:bottom w:val="none" w:sz="0" w:space="0" w:color="auto"/>
            <w:right w:val="none" w:sz="0" w:space="0" w:color="auto"/>
          </w:divBdr>
        </w:div>
        <w:div w:id="931352327">
          <w:marLeft w:val="640"/>
          <w:marRight w:val="0"/>
          <w:marTop w:val="0"/>
          <w:marBottom w:val="0"/>
          <w:divBdr>
            <w:top w:val="none" w:sz="0" w:space="0" w:color="auto"/>
            <w:left w:val="none" w:sz="0" w:space="0" w:color="auto"/>
            <w:bottom w:val="none" w:sz="0" w:space="0" w:color="auto"/>
            <w:right w:val="none" w:sz="0" w:space="0" w:color="auto"/>
          </w:divBdr>
        </w:div>
        <w:div w:id="1287850698">
          <w:marLeft w:val="640"/>
          <w:marRight w:val="0"/>
          <w:marTop w:val="0"/>
          <w:marBottom w:val="0"/>
          <w:divBdr>
            <w:top w:val="none" w:sz="0" w:space="0" w:color="auto"/>
            <w:left w:val="none" w:sz="0" w:space="0" w:color="auto"/>
            <w:bottom w:val="none" w:sz="0" w:space="0" w:color="auto"/>
            <w:right w:val="none" w:sz="0" w:space="0" w:color="auto"/>
          </w:divBdr>
        </w:div>
        <w:div w:id="2044789508">
          <w:marLeft w:val="640"/>
          <w:marRight w:val="0"/>
          <w:marTop w:val="0"/>
          <w:marBottom w:val="0"/>
          <w:divBdr>
            <w:top w:val="none" w:sz="0" w:space="0" w:color="auto"/>
            <w:left w:val="none" w:sz="0" w:space="0" w:color="auto"/>
            <w:bottom w:val="none" w:sz="0" w:space="0" w:color="auto"/>
            <w:right w:val="none" w:sz="0" w:space="0" w:color="auto"/>
          </w:divBdr>
        </w:div>
        <w:div w:id="786003693">
          <w:marLeft w:val="640"/>
          <w:marRight w:val="0"/>
          <w:marTop w:val="0"/>
          <w:marBottom w:val="0"/>
          <w:divBdr>
            <w:top w:val="none" w:sz="0" w:space="0" w:color="auto"/>
            <w:left w:val="none" w:sz="0" w:space="0" w:color="auto"/>
            <w:bottom w:val="none" w:sz="0" w:space="0" w:color="auto"/>
            <w:right w:val="none" w:sz="0" w:space="0" w:color="auto"/>
          </w:divBdr>
        </w:div>
        <w:div w:id="2117552298">
          <w:marLeft w:val="640"/>
          <w:marRight w:val="0"/>
          <w:marTop w:val="0"/>
          <w:marBottom w:val="0"/>
          <w:divBdr>
            <w:top w:val="none" w:sz="0" w:space="0" w:color="auto"/>
            <w:left w:val="none" w:sz="0" w:space="0" w:color="auto"/>
            <w:bottom w:val="none" w:sz="0" w:space="0" w:color="auto"/>
            <w:right w:val="none" w:sz="0" w:space="0" w:color="auto"/>
          </w:divBdr>
        </w:div>
        <w:div w:id="967467185">
          <w:marLeft w:val="640"/>
          <w:marRight w:val="0"/>
          <w:marTop w:val="0"/>
          <w:marBottom w:val="0"/>
          <w:divBdr>
            <w:top w:val="none" w:sz="0" w:space="0" w:color="auto"/>
            <w:left w:val="none" w:sz="0" w:space="0" w:color="auto"/>
            <w:bottom w:val="none" w:sz="0" w:space="0" w:color="auto"/>
            <w:right w:val="none" w:sz="0" w:space="0" w:color="auto"/>
          </w:divBdr>
        </w:div>
        <w:div w:id="28841976">
          <w:marLeft w:val="640"/>
          <w:marRight w:val="0"/>
          <w:marTop w:val="0"/>
          <w:marBottom w:val="0"/>
          <w:divBdr>
            <w:top w:val="none" w:sz="0" w:space="0" w:color="auto"/>
            <w:left w:val="none" w:sz="0" w:space="0" w:color="auto"/>
            <w:bottom w:val="none" w:sz="0" w:space="0" w:color="auto"/>
            <w:right w:val="none" w:sz="0" w:space="0" w:color="auto"/>
          </w:divBdr>
        </w:div>
        <w:div w:id="237523393">
          <w:marLeft w:val="640"/>
          <w:marRight w:val="0"/>
          <w:marTop w:val="0"/>
          <w:marBottom w:val="0"/>
          <w:divBdr>
            <w:top w:val="none" w:sz="0" w:space="0" w:color="auto"/>
            <w:left w:val="none" w:sz="0" w:space="0" w:color="auto"/>
            <w:bottom w:val="none" w:sz="0" w:space="0" w:color="auto"/>
            <w:right w:val="none" w:sz="0" w:space="0" w:color="auto"/>
          </w:divBdr>
        </w:div>
        <w:div w:id="1867599321">
          <w:marLeft w:val="640"/>
          <w:marRight w:val="0"/>
          <w:marTop w:val="0"/>
          <w:marBottom w:val="0"/>
          <w:divBdr>
            <w:top w:val="none" w:sz="0" w:space="0" w:color="auto"/>
            <w:left w:val="none" w:sz="0" w:space="0" w:color="auto"/>
            <w:bottom w:val="none" w:sz="0" w:space="0" w:color="auto"/>
            <w:right w:val="none" w:sz="0" w:space="0" w:color="auto"/>
          </w:divBdr>
        </w:div>
        <w:div w:id="566721487">
          <w:marLeft w:val="640"/>
          <w:marRight w:val="0"/>
          <w:marTop w:val="0"/>
          <w:marBottom w:val="0"/>
          <w:divBdr>
            <w:top w:val="none" w:sz="0" w:space="0" w:color="auto"/>
            <w:left w:val="none" w:sz="0" w:space="0" w:color="auto"/>
            <w:bottom w:val="none" w:sz="0" w:space="0" w:color="auto"/>
            <w:right w:val="none" w:sz="0" w:space="0" w:color="auto"/>
          </w:divBdr>
        </w:div>
        <w:div w:id="1803034025">
          <w:marLeft w:val="640"/>
          <w:marRight w:val="0"/>
          <w:marTop w:val="0"/>
          <w:marBottom w:val="0"/>
          <w:divBdr>
            <w:top w:val="none" w:sz="0" w:space="0" w:color="auto"/>
            <w:left w:val="none" w:sz="0" w:space="0" w:color="auto"/>
            <w:bottom w:val="none" w:sz="0" w:space="0" w:color="auto"/>
            <w:right w:val="none" w:sz="0" w:space="0" w:color="auto"/>
          </w:divBdr>
        </w:div>
        <w:div w:id="1986280187">
          <w:marLeft w:val="640"/>
          <w:marRight w:val="0"/>
          <w:marTop w:val="0"/>
          <w:marBottom w:val="0"/>
          <w:divBdr>
            <w:top w:val="none" w:sz="0" w:space="0" w:color="auto"/>
            <w:left w:val="none" w:sz="0" w:space="0" w:color="auto"/>
            <w:bottom w:val="none" w:sz="0" w:space="0" w:color="auto"/>
            <w:right w:val="none" w:sz="0" w:space="0" w:color="auto"/>
          </w:divBdr>
        </w:div>
        <w:div w:id="1406411947">
          <w:marLeft w:val="640"/>
          <w:marRight w:val="0"/>
          <w:marTop w:val="0"/>
          <w:marBottom w:val="0"/>
          <w:divBdr>
            <w:top w:val="none" w:sz="0" w:space="0" w:color="auto"/>
            <w:left w:val="none" w:sz="0" w:space="0" w:color="auto"/>
            <w:bottom w:val="none" w:sz="0" w:space="0" w:color="auto"/>
            <w:right w:val="none" w:sz="0" w:space="0" w:color="auto"/>
          </w:divBdr>
        </w:div>
        <w:div w:id="1158762302">
          <w:marLeft w:val="640"/>
          <w:marRight w:val="0"/>
          <w:marTop w:val="0"/>
          <w:marBottom w:val="0"/>
          <w:divBdr>
            <w:top w:val="none" w:sz="0" w:space="0" w:color="auto"/>
            <w:left w:val="none" w:sz="0" w:space="0" w:color="auto"/>
            <w:bottom w:val="none" w:sz="0" w:space="0" w:color="auto"/>
            <w:right w:val="none" w:sz="0" w:space="0" w:color="auto"/>
          </w:divBdr>
        </w:div>
        <w:div w:id="397635074">
          <w:marLeft w:val="640"/>
          <w:marRight w:val="0"/>
          <w:marTop w:val="0"/>
          <w:marBottom w:val="0"/>
          <w:divBdr>
            <w:top w:val="none" w:sz="0" w:space="0" w:color="auto"/>
            <w:left w:val="none" w:sz="0" w:space="0" w:color="auto"/>
            <w:bottom w:val="none" w:sz="0" w:space="0" w:color="auto"/>
            <w:right w:val="none" w:sz="0" w:space="0" w:color="auto"/>
          </w:divBdr>
        </w:div>
        <w:div w:id="1942838078">
          <w:marLeft w:val="640"/>
          <w:marRight w:val="0"/>
          <w:marTop w:val="0"/>
          <w:marBottom w:val="0"/>
          <w:divBdr>
            <w:top w:val="none" w:sz="0" w:space="0" w:color="auto"/>
            <w:left w:val="none" w:sz="0" w:space="0" w:color="auto"/>
            <w:bottom w:val="none" w:sz="0" w:space="0" w:color="auto"/>
            <w:right w:val="none" w:sz="0" w:space="0" w:color="auto"/>
          </w:divBdr>
        </w:div>
        <w:div w:id="2142258979">
          <w:marLeft w:val="640"/>
          <w:marRight w:val="0"/>
          <w:marTop w:val="0"/>
          <w:marBottom w:val="0"/>
          <w:divBdr>
            <w:top w:val="none" w:sz="0" w:space="0" w:color="auto"/>
            <w:left w:val="none" w:sz="0" w:space="0" w:color="auto"/>
            <w:bottom w:val="none" w:sz="0" w:space="0" w:color="auto"/>
            <w:right w:val="none" w:sz="0" w:space="0" w:color="auto"/>
          </w:divBdr>
        </w:div>
        <w:div w:id="652107258">
          <w:marLeft w:val="640"/>
          <w:marRight w:val="0"/>
          <w:marTop w:val="0"/>
          <w:marBottom w:val="0"/>
          <w:divBdr>
            <w:top w:val="none" w:sz="0" w:space="0" w:color="auto"/>
            <w:left w:val="none" w:sz="0" w:space="0" w:color="auto"/>
            <w:bottom w:val="none" w:sz="0" w:space="0" w:color="auto"/>
            <w:right w:val="none" w:sz="0" w:space="0" w:color="auto"/>
          </w:divBdr>
        </w:div>
        <w:div w:id="1753163416">
          <w:marLeft w:val="640"/>
          <w:marRight w:val="0"/>
          <w:marTop w:val="0"/>
          <w:marBottom w:val="0"/>
          <w:divBdr>
            <w:top w:val="none" w:sz="0" w:space="0" w:color="auto"/>
            <w:left w:val="none" w:sz="0" w:space="0" w:color="auto"/>
            <w:bottom w:val="none" w:sz="0" w:space="0" w:color="auto"/>
            <w:right w:val="none" w:sz="0" w:space="0" w:color="auto"/>
          </w:divBdr>
        </w:div>
        <w:div w:id="757363627">
          <w:marLeft w:val="640"/>
          <w:marRight w:val="0"/>
          <w:marTop w:val="0"/>
          <w:marBottom w:val="0"/>
          <w:divBdr>
            <w:top w:val="none" w:sz="0" w:space="0" w:color="auto"/>
            <w:left w:val="none" w:sz="0" w:space="0" w:color="auto"/>
            <w:bottom w:val="none" w:sz="0" w:space="0" w:color="auto"/>
            <w:right w:val="none" w:sz="0" w:space="0" w:color="auto"/>
          </w:divBdr>
        </w:div>
        <w:div w:id="2145930309">
          <w:marLeft w:val="640"/>
          <w:marRight w:val="0"/>
          <w:marTop w:val="0"/>
          <w:marBottom w:val="0"/>
          <w:divBdr>
            <w:top w:val="none" w:sz="0" w:space="0" w:color="auto"/>
            <w:left w:val="none" w:sz="0" w:space="0" w:color="auto"/>
            <w:bottom w:val="none" w:sz="0" w:space="0" w:color="auto"/>
            <w:right w:val="none" w:sz="0" w:space="0" w:color="auto"/>
          </w:divBdr>
        </w:div>
        <w:div w:id="310141313">
          <w:marLeft w:val="640"/>
          <w:marRight w:val="0"/>
          <w:marTop w:val="0"/>
          <w:marBottom w:val="0"/>
          <w:divBdr>
            <w:top w:val="none" w:sz="0" w:space="0" w:color="auto"/>
            <w:left w:val="none" w:sz="0" w:space="0" w:color="auto"/>
            <w:bottom w:val="none" w:sz="0" w:space="0" w:color="auto"/>
            <w:right w:val="none" w:sz="0" w:space="0" w:color="auto"/>
          </w:divBdr>
        </w:div>
        <w:div w:id="706612423">
          <w:marLeft w:val="640"/>
          <w:marRight w:val="0"/>
          <w:marTop w:val="0"/>
          <w:marBottom w:val="0"/>
          <w:divBdr>
            <w:top w:val="none" w:sz="0" w:space="0" w:color="auto"/>
            <w:left w:val="none" w:sz="0" w:space="0" w:color="auto"/>
            <w:bottom w:val="none" w:sz="0" w:space="0" w:color="auto"/>
            <w:right w:val="none" w:sz="0" w:space="0" w:color="auto"/>
          </w:divBdr>
        </w:div>
        <w:div w:id="1055859300">
          <w:marLeft w:val="640"/>
          <w:marRight w:val="0"/>
          <w:marTop w:val="0"/>
          <w:marBottom w:val="0"/>
          <w:divBdr>
            <w:top w:val="none" w:sz="0" w:space="0" w:color="auto"/>
            <w:left w:val="none" w:sz="0" w:space="0" w:color="auto"/>
            <w:bottom w:val="none" w:sz="0" w:space="0" w:color="auto"/>
            <w:right w:val="none" w:sz="0" w:space="0" w:color="auto"/>
          </w:divBdr>
        </w:div>
        <w:div w:id="1553081348">
          <w:marLeft w:val="640"/>
          <w:marRight w:val="0"/>
          <w:marTop w:val="0"/>
          <w:marBottom w:val="0"/>
          <w:divBdr>
            <w:top w:val="none" w:sz="0" w:space="0" w:color="auto"/>
            <w:left w:val="none" w:sz="0" w:space="0" w:color="auto"/>
            <w:bottom w:val="none" w:sz="0" w:space="0" w:color="auto"/>
            <w:right w:val="none" w:sz="0" w:space="0" w:color="auto"/>
          </w:divBdr>
        </w:div>
        <w:div w:id="761953146">
          <w:marLeft w:val="640"/>
          <w:marRight w:val="0"/>
          <w:marTop w:val="0"/>
          <w:marBottom w:val="0"/>
          <w:divBdr>
            <w:top w:val="none" w:sz="0" w:space="0" w:color="auto"/>
            <w:left w:val="none" w:sz="0" w:space="0" w:color="auto"/>
            <w:bottom w:val="none" w:sz="0" w:space="0" w:color="auto"/>
            <w:right w:val="none" w:sz="0" w:space="0" w:color="auto"/>
          </w:divBdr>
        </w:div>
        <w:div w:id="616718183">
          <w:marLeft w:val="640"/>
          <w:marRight w:val="0"/>
          <w:marTop w:val="0"/>
          <w:marBottom w:val="0"/>
          <w:divBdr>
            <w:top w:val="none" w:sz="0" w:space="0" w:color="auto"/>
            <w:left w:val="none" w:sz="0" w:space="0" w:color="auto"/>
            <w:bottom w:val="none" w:sz="0" w:space="0" w:color="auto"/>
            <w:right w:val="none" w:sz="0" w:space="0" w:color="auto"/>
          </w:divBdr>
        </w:div>
        <w:div w:id="553614859">
          <w:marLeft w:val="640"/>
          <w:marRight w:val="0"/>
          <w:marTop w:val="0"/>
          <w:marBottom w:val="0"/>
          <w:divBdr>
            <w:top w:val="none" w:sz="0" w:space="0" w:color="auto"/>
            <w:left w:val="none" w:sz="0" w:space="0" w:color="auto"/>
            <w:bottom w:val="none" w:sz="0" w:space="0" w:color="auto"/>
            <w:right w:val="none" w:sz="0" w:space="0" w:color="auto"/>
          </w:divBdr>
        </w:div>
        <w:div w:id="395856024">
          <w:marLeft w:val="640"/>
          <w:marRight w:val="0"/>
          <w:marTop w:val="0"/>
          <w:marBottom w:val="0"/>
          <w:divBdr>
            <w:top w:val="none" w:sz="0" w:space="0" w:color="auto"/>
            <w:left w:val="none" w:sz="0" w:space="0" w:color="auto"/>
            <w:bottom w:val="none" w:sz="0" w:space="0" w:color="auto"/>
            <w:right w:val="none" w:sz="0" w:space="0" w:color="auto"/>
          </w:divBdr>
        </w:div>
        <w:div w:id="276714353">
          <w:marLeft w:val="640"/>
          <w:marRight w:val="0"/>
          <w:marTop w:val="0"/>
          <w:marBottom w:val="0"/>
          <w:divBdr>
            <w:top w:val="none" w:sz="0" w:space="0" w:color="auto"/>
            <w:left w:val="none" w:sz="0" w:space="0" w:color="auto"/>
            <w:bottom w:val="none" w:sz="0" w:space="0" w:color="auto"/>
            <w:right w:val="none" w:sz="0" w:space="0" w:color="auto"/>
          </w:divBdr>
        </w:div>
        <w:div w:id="778454568">
          <w:marLeft w:val="640"/>
          <w:marRight w:val="0"/>
          <w:marTop w:val="0"/>
          <w:marBottom w:val="0"/>
          <w:divBdr>
            <w:top w:val="none" w:sz="0" w:space="0" w:color="auto"/>
            <w:left w:val="none" w:sz="0" w:space="0" w:color="auto"/>
            <w:bottom w:val="none" w:sz="0" w:space="0" w:color="auto"/>
            <w:right w:val="none" w:sz="0" w:space="0" w:color="auto"/>
          </w:divBdr>
        </w:div>
        <w:div w:id="59450148">
          <w:marLeft w:val="640"/>
          <w:marRight w:val="0"/>
          <w:marTop w:val="0"/>
          <w:marBottom w:val="0"/>
          <w:divBdr>
            <w:top w:val="none" w:sz="0" w:space="0" w:color="auto"/>
            <w:left w:val="none" w:sz="0" w:space="0" w:color="auto"/>
            <w:bottom w:val="none" w:sz="0" w:space="0" w:color="auto"/>
            <w:right w:val="none" w:sz="0" w:space="0" w:color="auto"/>
          </w:divBdr>
        </w:div>
        <w:div w:id="687175032">
          <w:marLeft w:val="640"/>
          <w:marRight w:val="0"/>
          <w:marTop w:val="0"/>
          <w:marBottom w:val="0"/>
          <w:divBdr>
            <w:top w:val="none" w:sz="0" w:space="0" w:color="auto"/>
            <w:left w:val="none" w:sz="0" w:space="0" w:color="auto"/>
            <w:bottom w:val="none" w:sz="0" w:space="0" w:color="auto"/>
            <w:right w:val="none" w:sz="0" w:space="0" w:color="auto"/>
          </w:divBdr>
        </w:div>
        <w:div w:id="824933714">
          <w:marLeft w:val="640"/>
          <w:marRight w:val="0"/>
          <w:marTop w:val="0"/>
          <w:marBottom w:val="0"/>
          <w:divBdr>
            <w:top w:val="none" w:sz="0" w:space="0" w:color="auto"/>
            <w:left w:val="none" w:sz="0" w:space="0" w:color="auto"/>
            <w:bottom w:val="none" w:sz="0" w:space="0" w:color="auto"/>
            <w:right w:val="none" w:sz="0" w:space="0" w:color="auto"/>
          </w:divBdr>
        </w:div>
        <w:div w:id="1615555598">
          <w:marLeft w:val="640"/>
          <w:marRight w:val="0"/>
          <w:marTop w:val="0"/>
          <w:marBottom w:val="0"/>
          <w:divBdr>
            <w:top w:val="none" w:sz="0" w:space="0" w:color="auto"/>
            <w:left w:val="none" w:sz="0" w:space="0" w:color="auto"/>
            <w:bottom w:val="none" w:sz="0" w:space="0" w:color="auto"/>
            <w:right w:val="none" w:sz="0" w:space="0" w:color="auto"/>
          </w:divBdr>
        </w:div>
        <w:div w:id="2079472085">
          <w:marLeft w:val="640"/>
          <w:marRight w:val="0"/>
          <w:marTop w:val="0"/>
          <w:marBottom w:val="0"/>
          <w:divBdr>
            <w:top w:val="none" w:sz="0" w:space="0" w:color="auto"/>
            <w:left w:val="none" w:sz="0" w:space="0" w:color="auto"/>
            <w:bottom w:val="none" w:sz="0" w:space="0" w:color="auto"/>
            <w:right w:val="none" w:sz="0" w:space="0" w:color="auto"/>
          </w:divBdr>
        </w:div>
        <w:div w:id="1049181636">
          <w:marLeft w:val="640"/>
          <w:marRight w:val="0"/>
          <w:marTop w:val="0"/>
          <w:marBottom w:val="0"/>
          <w:divBdr>
            <w:top w:val="none" w:sz="0" w:space="0" w:color="auto"/>
            <w:left w:val="none" w:sz="0" w:space="0" w:color="auto"/>
            <w:bottom w:val="none" w:sz="0" w:space="0" w:color="auto"/>
            <w:right w:val="none" w:sz="0" w:space="0" w:color="auto"/>
          </w:divBdr>
        </w:div>
        <w:div w:id="594172098">
          <w:marLeft w:val="640"/>
          <w:marRight w:val="0"/>
          <w:marTop w:val="0"/>
          <w:marBottom w:val="0"/>
          <w:divBdr>
            <w:top w:val="none" w:sz="0" w:space="0" w:color="auto"/>
            <w:left w:val="none" w:sz="0" w:space="0" w:color="auto"/>
            <w:bottom w:val="none" w:sz="0" w:space="0" w:color="auto"/>
            <w:right w:val="none" w:sz="0" w:space="0" w:color="auto"/>
          </w:divBdr>
        </w:div>
        <w:div w:id="931010975">
          <w:marLeft w:val="640"/>
          <w:marRight w:val="0"/>
          <w:marTop w:val="0"/>
          <w:marBottom w:val="0"/>
          <w:divBdr>
            <w:top w:val="none" w:sz="0" w:space="0" w:color="auto"/>
            <w:left w:val="none" w:sz="0" w:space="0" w:color="auto"/>
            <w:bottom w:val="none" w:sz="0" w:space="0" w:color="auto"/>
            <w:right w:val="none" w:sz="0" w:space="0" w:color="auto"/>
          </w:divBdr>
        </w:div>
        <w:div w:id="1722244920">
          <w:marLeft w:val="640"/>
          <w:marRight w:val="0"/>
          <w:marTop w:val="0"/>
          <w:marBottom w:val="0"/>
          <w:divBdr>
            <w:top w:val="none" w:sz="0" w:space="0" w:color="auto"/>
            <w:left w:val="none" w:sz="0" w:space="0" w:color="auto"/>
            <w:bottom w:val="none" w:sz="0" w:space="0" w:color="auto"/>
            <w:right w:val="none" w:sz="0" w:space="0" w:color="auto"/>
          </w:divBdr>
        </w:div>
        <w:div w:id="2046559245">
          <w:marLeft w:val="640"/>
          <w:marRight w:val="0"/>
          <w:marTop w:val="0"/>
          <w:marBottom w:val="0"/>
          <w:divBdr>
            <w:top w:val="none" w:sz="0" w:space="0" w:color="auto"/>
            <w:left w:val="none" w:sz="0" w:space="0" w:color="auto"/>
            <w:bottom w:val="none" w:sz="0" w:space="0" w:color="auto"/>
            <w:right w:val="none" w:sz="0" w:space="0" w:color="auto"/>
          </w:divBdr>
        </w:div>
        <w:div w:id="30304698">
          <w:marLeft w:val="640"/>
          <w:marRight w:val="0"/>
          <w:marTop w:val="0"/>
          <w:marBottom w:val="0"/>
          <w:divBdr>
            <w:top w:val="none" w:sz="0" w:space="0" w:color="auto"/>
            <w:left w:val="none" w:sz="0" w:space="0" w:color="auto"/>
            <w:bottom w:val="none" w:sz="0" w:space="0" w:color="auto"/>
            <w:right w:val="none" w:sz="0" w:space="0" w:color="auto"/>
          </w:divBdr>
        </w:div>
        <w:div w:id="503013712">
          <w:marLeft w:val="640"/>
          <w:marRight w:val="0"/>
          <w:marTop w:val="0"/>
          <w:marBottom w:val="0"/>
          <w:divBdr>
            <w:top w:val="none" w:sz="0" w:space="0" w:color="auto"/>
            <w:left w:val="none" w:sz="0" w:space="0" w:color="auto"/>
            <w:bottom w:val="none" w:sz="0" w:space="0" w:color="auto"/>
            <w:right w:val="none" w:sz="0" w:space="0" w:color="auto"/>
          </w:divBdr>
        </w:div>
        <w:div w:id="1381319447">
          <w:marLeft w:val="640"/>
          <w:marRight w:val="0"/>
          <w:marTop w:val="0"/>
          <w:marBottom w:val="0"/>
          <w:divBdr>
            <w:top w:val="none" w:sz="0" w:space="0" w:color="auto"/>
            <w:left w:val="none" w:sz="0" w:space="0" w:color="auto"/>
            <w:bottom w:val="none" w:sz="0" w:space="0" w:color="auto"/>
            <w:right w:val="none" w:sz="0" w:space="0" w:color="auto"/>
          </w:divBdr>
        </w:div>
        <w:div w:id="1462262363">
          <w:marLeft w:val="640"/>
          <w:marRight w:val="0"/>
          <w:marTop w:val="0"/>
          <w:marBottom w:val="0"/>
          <w:divBdr>
            <w:top w:val="none" w:sz="0" w:space="0" w:color="auto"/>
            <w:left w:val="none" w:sz="0" w:space="0" w:color="auto"/>
            <w:bottom w:val="none" w:sz="0" w:space="0" w:color="auto"/>
            <w:right w:val="none" w:sz="0" w:space="0" w:color="auto"/>
          </w:divBdr>
        </w:div>
        <w:div w:id="1793666300">
          <w:marLeft w:val="640"/>
          <w:marRight w:val="0"/>
          <w:marTop w:val="0"/>
          <w:marBottom w:val="0"/>
          <w:divBdr>
            <w:top w:val="none" w:sz="0" w:space="0" w:color="auto"/>
            <w:left w:val="none" w:sz="0" w:space="0" w:color="auto"/>
            <w:bottom w:val="none" w:sz="0" w:space="0" w:color="auto"/>
            <w:right w:val="none" w:sz="0" w:space="0" w:color="auto"/>
          </w:divBdr>
        </w:div>
        <w:div w:id="1108113678">
          <w:marLeft w:val="640"/>
          <w:marRight w:val="0"/>
          <w:marTop w:val="0"/>
          <w:marBottom w:val="0"/>
          <w:divBdr>
            <w:top w:val="none" w:sz="0" w:space="0" w:color="auto"/>
            <w:left w:val="none" w:sz="0" w:space="0" w:color="auto"/>
            <w:bottom w:val="none" w:sz="0" w:space="0" w:color="auto"/>
            <w:right w:val="none" w:sz="0" w:space="0" w:color="auto"/>
          </w:divBdr>
        </w:div>
        <w:div w:id="805707865">
          <w:marLeft w:val="640"/>
          <w:marRight w:val="0"/>
          <w:marTop w:val="0"/>
          <w:marBottom w:val="0"/>
          <w:divBdr>
            <w:top w:val="none" w:sz="0" w:space="0" w:color="auto"/>
            <w:left w:val="none" w:sz="0" w:space="0" w:color="auto"/>
            <w:bottom w:val="none" w:sz="0" w:space="0" w:color="auto"/>
            <w:right w:val="none" w:sz="0" w:space="0" w:color="auto"/>
          </w:divBdr>
        </w:div>
        <w:div w:id="332533594">
          <w:marLeft w:val="640"/>
          <w:marRight w:val="0"/>
          <w:marTop w:val="0"/>
          <w:marBottom w:val="0"/>
          <w:divBdr>
            <w:top w:val="none" w:sz="0" w:space="0" w:color="auto"/>
            <w:left w:val="none" w:sz="0" w:space="0" w:color="auto"/>
            <w:bottom w:val="none" w:sz="0" w:space="0" w:color="auto"/>
            <w:right w:val="none" w:sz="0" w:space="0" w:color="auto"/>
          </w:divBdr>
        </w:div>
        <w:div w:id="1858886751">
          <w:marLeft w:val="640"/>
          <w:marRight w:val="0"/>
          <w:marTop w:val="0"/>
          <w:marBottom w:val="0"/>
          <w:divBdr>
            <w:top w:val="none" w:sz="0" w:space="0" w:color="auto"/>
            <w:left w:val="none" w:sz="0" w:space="0" w:color="auto"/>
            <w:bottom w:val="none" w:sz="0" w:space="0" w:color="auto"/>
            <w:right w:val="none" w:sz="0" w:space="0" w:color="auto"/>
          </w:divBdr>
        </w:div>
        <w:div w:id="1075786684">
          <w:marLeft w:val="640"/>
          <w:marRight w:val="0"/>
          <w:marTop w:val="0"/>
          <w:marBottom w:val="0"/>
          <w:divBdr>
            <w:top w:val="none" w:sz="0" w:space="0" w:color="auto"/>
            <w:left w:val="none" w:sz="0" w:space="0" w:color="auto"/>
            <w:bottom w:val="none" w:sz="0" w:space="0" w:color="auto"/>
            <w:right w:val="none" w:sz="0" w:space="0" w:color="auto"/>
          </w:divBdr>
        </w:div>
        <w:div w:id="1250851474">
          <w:marLeft w:val="640"/>
          <w:marRight w:val="0"/>
          <w:marTop w:val="0"/>
          <w:marBottom w:val="0"/>
          <w:divBdr>
            <w:top w:val="none" w:sz="0" w:space="0" w:color="auto"/>
            <w:left w:val="none" w:sz="0" w:space="0" w:color="auto"/>
            <w:bottom w:val="none" w:sz="0" w:space="0" w:color="auto"/>
            <w:right w:val="none" w:sz="0" w:space="0" w:color="auto"/>
          </w:divBdr>
        </w:div>
        <w:div w:id="1874925999">
          <w:marLeft w:val="640"/>
          <w:marRight w:val="0"/>
          <w:marTop w:val="0"/>
          <w:marBottom w:val="0"/>
          <w:divBdr>
            <w:top w:val="none" w:sz="0" w:space="0" w:color="auto"/>
            <w:left w:val="none" w:sz="0" w:space="0" w:color="auto"/>
            <w:bottom w:val="none" w:sz="0" w:space="0" w:color="auto"/>
            <w:right w:val="none" w:sz="0" w:space="0" w:color="auto"/>
          </w:divBdr>
        </w:div>
        <w:div w:id="1532525174">
          <w:marLeft w:val="640"/>
          <w:marRight w:val="0"/>
          <w:marTop w:val="0"/>
          <w:marBottom w:val="0"/>
          <w:divBdr>
            <w:top w:val="none" w:sz="0" w:space="0" w:color="auto"/>
            <w:left w:val="none" w:sz="0" w:space="0" w:color="auto"/>
            <w:bottom w:val="none" w:sz="0" w:space="0" w:color="auto"/>
            <w:right w:val="none" w:sz="0" w:space="0" w:color="auto"/>
          </w:divBdr>
        </w:div>
        <w:div w:id="1042513594">
          <w:marLeft w:val="640"/>
          <w:marRight w:val="0"/>
          <w:marTop w:val="0"/>
          <w:marBottom w:val="0"/>
          <w:divBdr>
            <w:top w:val="none" w:sz="0" w:space="0" w:color="auto"/>
            <w:left w:val="none" w:sz="0" w:space="0" w:color="auto"/>
            <w:bottom w:val="none" w:sz="0" w:space="0" w:color="auto"/>
            <w:right w:val="none" w:sz="0" w:space="0" w:color="auto"/>
          </w:divBdr>
        </w:div>
        <w:div w:id="1567565344">
          <w:marLeft w:val="640"/>
          <w:marRight w:val="0"/>
          <w:marTop w:val="0"/>
          <w:marBottom w:val="0"/>
          <w:divBdr>
            <w:top w:val="none" w:sz="0" w:space="0" w:color="auto"/>
            <w:left w:val="none" w:sz="0" w:space="0" w:color="auto"/>
            <w:bottom w:val="none" w:sz="0" w:space="0" w:color="auto"/>
            <w:right w:val="none" w:sz="0" w:space="0" w:color="auto"/>
          </w:divBdr>
        </w:div>
        <w:div w:id="637881014">
          <w:marLeft w:val="640"/>
          <w:marRight w:val="0"/>
          <w:marTop w:val="0"/>
          <w:marBottom w:val="0"/>
          <w:divBdr>
            <w:top w:val="none" w:sz="0" w:space="0" w:color="auto"/>
            <w:left w:val="none" w:sz="0" w:space="0" w:color="auto"/>
            <w:bottom w:val="none" w:sz="0" w:space="0" w:color="auto"/>
            <w:right w:val="none" w:sz="0" w:space="0" w:color="auto"/>
          </w:divBdr>
        </w:div>
        <w:div w:id="1223171489">
          <w:marLeft w:val="640"/>
          <w:marRight w:val="0"/>
          <w:marTop w:val="0"/>
          <w:marBottom w:val="0"/>
          <w:divBdr>
            <w:top w:val="none" w:sz="0" w:space="0" w:color="auto"/>
            <w:left w:val="none" w:sz="0" w:space="0" w:color="auto"/>
            <w:bottom w:val="none" w:sz="0" w:space="0" w:color="auto"/>
            <w:right w:val="none" w:sz="0" w:space="0" w:color="auto"/>
          </w:divBdr>
        </w:div>
        <w:div w:id="1148353754">
          <w:marLeft w:val="640"/>
          <w:marRight w:val="0"/>
          <w:marTop w:val="0"/>
          <w:marBottom w:val="0"/>
          <w:divBdr>
            <w:top w:val="none" w:sz="0" w:space="0" w:color="auto"/>
            <w:left w:val="none" w:sz="0" w:space="0" w:color="auto"/>
            <w:bottom w:val="none" w:sz="0" w:space="0" w:color="auto"/>
            <w:right w:val="none" w:sz="0" w:space="0" w:color="auto"/>
          </w:divBdr>
        </w:div>
        <w:div w:id="1743135734">
          <w:marLeft w:val="640"/>
          <w:marRight w:val="0"/>
          <w:marTop w:val="0"/>
          <w:marBottom w:val="0"/>
          <w:divBdr>
            <w:top w:val="none" w:sz="0" w:space="0" w:color="auto"/>
            <w:left w:val="none" w:sz="0" w:space="0" w:color="auto"/>
            <w:bottom w:val="none" w:sz="0" w:space="0" w:color="auto"/>
            <w:right w:val="none" w:sz="0" w:space="0" w:color="auto"/>
          </w:divBdr>
        </w:div>
        <w:div w:id="840697919">
          <w:marLeft w:val="640"/>
          <w:marRight w:val="0"/>
          <w:marTop w:val="0"/>
          <w:marBottom w:val="0"/>
          <w:divBdr>
            <w:top w:val="none" w:sz="0" w:space="0" w:color="auto"/>
            <w:left w:val="none" w:sz="0" w:space="0" w:color="auto"/>
            <w:bottom w:val="none" w:sz="0" w:space="0" w:color="auto"/>
            <w:right w:val="none" w:sz="0" w:space="0" w:color="auto"/>
          </w:divBdr>
        </w:div>
        <w:div w:id="1791393332">
          <w:marLeft w:val="640"/>
          <w:marRight w:val="0"/>
          <w:marTop w:val="0"/>
          <w:marBottom w:val="0"/>
          <w:divBdr>
            <w:top w:val="none" w:sz="0" w:space="0" w:color="auto"/>
            <w:left w:val="none" w:sz="0" w:space="0" w:color="auto"/>
            <w:bottom w:val="none" w:sz="0" w:space="0" w:color="auto"/>
            <w:right w:val="none" w:sz="0" w:space="0" w:color="auto"/>
          </w:divBdr>
        </w:div>
        <w:div w:id="916354965">
          <w:marLeft w:val="640"/>
          <w:marRight w:val="0"/>
          <w:marTop w:val="0"/>
          <w:marBottom w:val="0"/>
          <w:divBdr>
            <w:top w:val="none" w:sz="0" w:space="0" w:color="auto"/>
            <w:left w:val="none" w:sz="0" w:space="0" w:color="auto"/>
            <w:bottom w:val="none" w:sz="0" w:space="0" w:color="auto"/>
            <w:right w:val="none" w:sz="0" w:space="0" w:color="auto"/>
          </w:divBdr>
        </w:div>
        <w:div w:id="834495300">
          <w:marLeft w:val="640"/>
          <w:marRight w:val="0"/>
          <w:marTop w:val="0"/>
          <w:marBottom w:val="0"/>
          <w:divBdr>
            <w:top w:val="none" w:sz="0" w:space="0" w:color="auto"/>
            <w:left w:val="none" w:sz="0" w:space="0" w:color="auto"/>
            <w:bottom w:val="none" w:sz="0" w:space="0" w:color="auto"/>
            <w:right w:val="none" w:sz="0" w:space="0" w:color="auto"/>
          </w:divBdr>
        </w:div>
        <w:div w:id="1514370303">
          <w:marLeft w:val="640"/>
          <w:marRight w:val="0"/>
          <w:marTop w:val="0"/>
          <w:marBottom w:val="0"/>
          <w:divBdr>
            <w:top w:val="none" w:sz="0" w:space="0" w:color="auto"/>
            <w:left w:val="none" w:sz="0" w:space="0" w:color="auto"/>
            <w:bottom w:val="none" w:sz="0" w:space="0" w:color="auto"/>
            <w:right w:val="none" w:sz="0" w:space="0" w:color="auto"/>
          </w:divBdr>
        </w:div>
        <w:div w:id="62534818">
          <w:marLeft w:val="640"/>
          <w:marRight w:val="0"/>
          <w:marTop w:val="0"/>
          <w:marBottom w:val="0"/>
          <w:divBdr>
            <w:top w:val="none" w:sz="0" w:space="0" w:color="auto"/>
            <w:left w:val="none" w:sz="0" w:space="0" w:color="auto"/>
            <w:bottom w:val="none" w:sz="0" w:space="0" w:color="auto"/>
            <w:right w:val="none" w:sz="0" w:space="0" w:color="auto"/>
          </w:divBdr>
        </w:div>
        <w:div w:id="970328689">
          <w:marLeft w:val="640"/>
          <w:marRight w:val="0"/>
          <w:marTop w:val="0"/>
          <w:marBottom w:val="0"/>
          <w:divBdr>
            <w:top w:val="none" w:sz="0" w:space="0" w:color="auto"/>
            <w:left w:val="none" w:sz="0" w:space="0" w:color="auto"/>
            <w:bottom w:val="none" w:sz="0" w:space="0" w:color="auto"/>
            <w:right w:val="none" w:sz="0" w:space="0" w:color="auto"/>
          </w:divBdr>
        </w:div>
        <w:div w:id="745417624">
          <w:marLeft w:val="640"/>
          <w:marRight w:val="0"/>
          <w:marTop w:val="0"/>
          <w:marBottom w:val="0"/>
          <w:divBdr>
            <w:top w:val="none" w:sz="0" w:space="0" w:color="auto"/>
            <w:left w:val="none" w:sz="0" w:space="0" w:color="auto"/>
            <w:bottom w:val="none" w:sz="0" w:space="0" w:color="auto"/>
            <w:right w:val="none" w:sz="0" w:space="0" w:color="auto"/>
          </w:divBdr>
        </w:div>
        <w:div w:id="2103259446">
          <w:marLeft w:val="640"/>
          <w:marRight w:val="0"/>
          <w:marTop w:val="0"/>
          <w:marBottom w:val="0"/>
          <w:divBdr>
            <w:top w:val="none" w:sz="0" w:space="0" w:color="auto"/>
            <w:left w:val="none" w:sz="0" w:space="0" w:color="auto"/>
            <w:bottom w:val="none" w:sz="0" w:space="0" w:color="auto"/>
            <w:right w:val="none" w:sz="0" w:space="0" w:color="auto"/>
          </w:divBdr>
        </w:div>
        <w:div w:id="2123760824">
          <w:marLeft w:val="640"/>
          <w:marRight w:val="0"/>
          <w:marTop w:val="0"/>
          <w:marBottom w:val="0"/>
          <w:divBdr>
            <w:top w:val="none" w:sz="0" w:space="0" w:color="auto"/>
            <w:left w:val="none" w:sz="0" w:space="0" w:color="auto"/>
            <w:bottom w:val="none" w:sz="0" w:space="0" w:color="auto"/>
            <w:right w:val="none" w:sz="0" w:space="0" w:color="auto"/>
          </w:divBdr>
        </w:div>
        <w:div w:id="318314922">
          <w:marLeft w:val="640"/>
          <w:marRight w:val="0"/>
          <w:marTop w:val="0"/>
          <w:marBottom w:val="0"/>
          <w:divBdr>
            <w:top w:val="none" w:sz="0" w:space="0" w:color="auto"/>
            <w:left w:val="none" w:sz="0" w:space="0" w:color="auto"/>
            <w:bottom w:val="none" w:sz="0" w:space="0" w:color="auto"/>
            <w:right w:val="none" w:sz="0" w:space="0" w:color="auto"/>
          </w:divBdr>
        </w:div>
        <w:div w:id="565183267">
          <w:marLeft w:val="640"/>
          <w:marRight w:val="0"/>
          <w:marTop w:val="0"/>
          <w:marBottom w:val="0"/>
          <w:divBdr>
            <w:top w:val="none" w:sz="0" w:space="0" w:color="auto"/>
            <w:left w:val="none" w:sz="0" w:space="0" w:color="auto"/>
            <w:bottom w:val="none" w:sz="0" w:space="0" w:color="auto"/>
            <w:right w:val="none" w:sz="0" w:space="0" w:color="auto"/>
          </w:divBdr>
        </w:div>
        <w:div w:id="1702391350">
          <w:marLeft w:val="640"/>
          <w:marRight w:val="0"/>
          <w:marTop w:val="0"/>
          <w:marBottom w:val="0"/>
          <w:divBdr>
            <w:top w:val="none" w:sz="0" w:space="0" w:color="auto"/>
            <w:left w:val="none" w:sz="0" w:space="0" w:color="auto"/>
            <w:bottom w:val="none" w:sz="0" w:space="0" w:color="auto"/>
            <w:right w:val="none" w:sz="0" w:space="0" w:color="auto"/>
          </w:divBdr>
        </w:div>
        <w:div w:id="975836817">
          <w:marLeft w:val="640"/>
          <w:marRight w:val="0"/>
          <w:marTop w:val="0"/>
          <w:marBottom w:val="0"/>
          <w:divBdr>
            <w:top w:val="none" w:sz="0" w:space="0" w:color="auto"/>
            <w:left w:val="none" w:sz="0" w:space="0" w:color="auto"/>
            <w:bottom w:val="none" w:sz="0" w:space="0" w:color="auto"/>
            <w:right w:val="none" w:sz="0" w:space="0" w:color="auto"/>
          </w:divBdr>
        </w:div>
        <w:div w:id="1336180197">
          <w:marLeft w:val="640"/>
          <w:marRight w:val="0"/>
          <w:marTop w:val="0"/>
          <w:marBottom w:val="0"/>
          <w:divBdr>
            <w:top w:val="none" w:sz="0" w:space="0" w:color="auto"/>
            <w:left w:val="none" w:sz="0" w:space="0" w:color="auto"/>
            <w:bottom w:val="none" w:sz="0" w:space="0" w:color="auto"/>
            <w:right w:val="none" w:sz="0" w:space="0" w:color="auto"/>
          </w:divBdr>
        </w:div>
        <w:div w:id="1981761484">
          <w:marLeft w:val="640"/>
          <w:marRight w:val="0"/>
          <w:marTop w:val="0"/>
          <w:marBottom w:val="0"/>
          <w:divBdr>
            <w:top w:val="none" w:sz="0" w:space="0" w:color="auto"/>
            <w:left w:val="none" w:sz="0" w:space="0" w:color="auto"/>
            <w:bottom w:val="none" w:sz="0" w:space="0" w:color="auto"/>
            <w:right w:val="none" w:sz="0" w:space="0" w:color="auto"/>
          </w:divBdr>
        </w:div>
        <w:div w:id="1963655836">
          <w:marLeft w:val="640"/>
          <w:marRight w:val="0"/>
          <w:marTop w:val="0"/>
          <w:marBottom w:val="0"/>
          <w:divBdr>
            <w:top w:val="none" w:sz="0" w:space="0" w:color="auto"/>
            <w:left w:val="none" w:sz="0" w:space="0" w:color="auto"/>
            <w:bottom w:val="none" w:sz="0" w:space="0" w:color="auto"/>
            <w:right w:val="none" w:sz="0" w:space="0" w:color="auto"/>
          </w:divBdr>
        </w:div>
        <w:div w:id="613220511">
          <w:marLeft w:val="640"/>
          <w:marRight w:val="0"/>
          <w:marTop w:val="0"/>
          <w:marBottom w:val="0"/>
          <w:divBdr>
            <w:top w:val="none" w:sz="0" w:space="0" w:color="auto"/>
            <w:left w:val="none" w:sz="0" w:space="0" w:color="auto"/>
            <w:bottom w:val="none" w:sz="0" w:space="0" w:color="auto"/>
            <w:right w:val="none" w:sz="0" w:space="0" w:color="auto"/>
          </w:divBdr>
        </w:div>
        <w:div w:id="1803117146">
          <w:marLeft w:val="640"/>
          <w:marRight w:val="0"/>
          <w:marTop w:val="0"/>
          <w:marBottom w:val="0"/>
          <w:divBdr>
            <w:top w:val="none" w:sz="0" w:space="0" w:color="auto"/>
            <w:left w:val="none" w:sz="0" w:space="0" w:color="auto"/>
            <w:bottom w:val="none" w:sz="0" w:space="0" w:color="auto"/>
            <w:right w:val="none" w:sz="0" w:space="0" w:color="auto"/>
          </w:divBdr>
        </w:div>
        <w:div w:id="1187871378">
          <w:marLeft w:val="640"/>
          <w:marRight w:val="0"/>
          <w:marTop w:val="0"/>
          <w:marBottom w:val="0"/>
          <w:divBdr>
            <w:top w:val="none" w:sz="0" w:space="0" w:color="auto"/>
            <w:left w:val="none" w:sz="0" w:space="0" w:color="auto"/>
            <w:bottom w:val="none" w:sz="0" w:space="0" w:color="auto"/>
            <w:right w:val="none" w:sz="0" w:space="0" w:color="auto"/>
          </w:divBdr>
        </w:div>
        <w:div w:id="1748650218">
          <w:marLeft w:val="640"/>
          <w:marRight w:val="0"/>
          <w:marTop w:val="0"/>
          <w:marBottom w:val="0"/>
          <w:divBdr>
            <w:top w:val="none" w:sz="0" w:space="0" w:color="auto"/>
            <w:left w:val="none" w:sz="0" w:space="0" w:color="auto"/>
            <w:bottom w:val="none" w:sz="0" w:space="0" w:color="auto"/>
            <w:right w:val="none" w:sz="0" w:space="0" w:color="auto"/>
          </w:divBdr>
        </w:div>
        <w:div w:id="1476684336">
          <w:marLeft w:val="640"/>
          <w:marRight w:val="0"/>
          <w:marTop w:val="0"/>
          <w:marBottom w:val="0"/>
          <w:divBdr>
            <w:top w:val="none" w:sz="0" w:space="0" w:color="auto"/>
            <w:left w:val="none" w:sz="0" w:space="0" w:color="auto"/>
            <w:bottom w:val="none" w:sz="0" w:space="0" w:color="auto"/>
            <w:right w:val="none" w:sz="0" w:space="0" w:color="auto"/>
          </w:divBdr>
        </w:div>
        <w:div w:id="1335689230">
          <w:marLeft w:val="640"/>
          <w:marRight w:val="0"/>
          <w:marTop w:val="0"/>
          <w:marBottom w:val="0"/>
          <w:divBdr>
            <w:top w:val="none" w:sz="0" w:space="0" w:color="auto"/>
            <w:left w:val="none" w:sz="0" w:space="0" w:color="auto"/>
            <w:bottom w:val="none" w:sz="0" w:space="0" w:color="auto"/>
            <w:right w:val="none" w:sz="0" w:space="0" w:color="auto"/>
          </w:divBdr>
        </w:div>
        <w:div w:id="854079518">
          <w:marLeft w:val="640"/>
          <w:marRight w:val="0"/>
          <w:marTop w:val="0"/>
          <w:marBottom w:val="0"/>
          <w:divBdr>
            <w:top w:val="none" w:sz="0" w:space="0" w:color="auto"/>
            <w:left w:val="none" w:sz="0" w:space="0" w:color="auto"/>
            <w:bottom w:val="none" w:sz="0" w:space="0" w:color="auto"/>
            <w:right w:val="none" w:sz="0" w:space="0" w:color="auto"/>
          </w:divBdr>
        </w:div>
        <w:div w:id="2118594467">
          <w:marLeft w:val="640"/>
          <w:marRight w:val="0"/>
          <w:marTop w:val="0"/>
          <w:marBottom w:val="0"/>
          <w:divBdr>
            <w:top w:val="none" w:sz="0" w:space="0" w:color="auto"/>
            <w:left w:val="none" w:sz="0" w:space="0" w:color="auto"/>
            <w:bottom w:val="none" w:sz="0" w:space="0" w:color="auto"/>
            <w:right w:val="none" w:sz="0" w:space="0" w:color="auto"/>
          </w:divBdr>
        </w:div>
        <w:div w:id="181626915">
          <w:marLeft w:val="640"/>
          <w:marRight w:val="0"/>
          <w:marTop w:val="0"/>
          <w:marBottom w:val="0"/>
          <w:divBdr>
            <w:top w:val="none" w:sz="0" w:space="0" w:color="auto"/>
            <w:left w:val="none" w:sz="0" w:space="0" w:color="auto"/>
            <w:bottom w:val="none" w:sz="0" w:space="0" w:color="auto"/>
            <w:right w:val="none" w:sz="0" w:space="0" w:color="auto"/>
          </w:divBdr>
        </w:div>
        <w:div w:id="899637200">
          <w:marLeft w:val="640"/>
          <w:marRight w:val="0"/>
          <w:marTop w:val="0"/>
          <w:marBottom w:val="0"/>
          <w:divBdr>
            <w:top w:val="none" w:sz="0" w:space="0" w:color="auto"/>
            <w:left w:val="none" w:sz="0" w:space="0" w:color="auto"/>
            <w:bottom w:val="none" w:sz="0" w:space="0" w:color="auto"/>
            <w:right w:val="none" w:sz="0" w:space="0" w:color="auto"/>
          </w:divBdr>
        </w:div>
        <w:div w:id="1697733660">
          <w:marLeft w:val="640"/>
          <w:marRight w:val="0"/>
          <w:marTop w:val="0"/>
          <w:marBottom w:val="0"/>
          <w:divBdr>
            <w:top w:val="none" w:sz="0" w:space="0" w:color="auto"/>
            <w:left w:val="none" w:sz="0" w:space="0" w:color="auto"/>
            <w:bottom w:val="none" w:sz="0" w:space="0" w:color="auto"/>
            <w:right w:val="none" w:sz="0" w:space="0" w:color="auto"/>
          </w:divBdr>
        </w:div>
        <w:div w:id="834419776">
          <w:marLeft w:val="640"/>
          <w:marRight w:val="0"/>
          <w:marTop w:val="0"/>
          <w:marBottom w:val="0"/>
          <w:divBdr>
            <w:top w:val="none" w:sz="0" w:space="0" w:color="auto"/>
            <w:left w:val="none" w:sz="0" w:space="0" w:color="auto"/>
            <w:bottom w:val="none" w:sz="0" w:space="0" w:color="auto"/>
            <w:right w:val="none" w:sz="0" w:space="0" w:color="auto"/>
          </w:divBdr>
        </w:div>
        <w:div w:id="1829781279">
          <w:marLeft w:val="640"/>
          <w:marRight w:val="0"/>
          <w:marTop w:val="0"/>
          <w:marBottom w:val="0"/>
          <w:divBdr>
            <w:top w:val="none" w:sz="0" w:space="0" w:color="auto"/>
            <w:left w:val="none" w:sz="0" w:space="0" w:color="auto"/>
            <w:bottom w:val="none" w:sz="0" w:space="0" w:color="auto"/>
            <w:right w:val="none" w:sz="0" w:space="0" w:color="auto"/>
          </w:divBdr>
        </w:div>
        <w:div w:id="273245978">
          <w:marLeft w:val="640"/>
          <w:marRight w:val="0"/>
          <w:marTop w:val="0"/>
          <w:marBottom w:val="0"/>
          <w:divBdr>
            <w:top w:val="none" w:sz="0" w:space="0" w:color="auto"/>
            <w:left w:val="none" w:sz="0" w:space="0" w:color="auto"/>
            <w:bottom w:val="none" w:sz="0" w:space="0" w:color="auto"/>
            <w:right w:val="none" w:sz="0" w:space="0" w:color="auto"/>
          </w:divBdr>
        </w:div>
      </w:divsChild>
    </w:div>
    <w:div w:id="1751077945">
      <w:bodyDiv w:val="1"/>
      <w:marLeft w:val="0"/>
      <w:marRight w:val="0"/>
      <w:marTop w:val="0"/>
      <w:marBottom w:val="0"/>
      <w:divBdr>
        <w:top w:val="none" w:sz="0" w:space="0" w:color="auto"/>
        <w:left w:val="none" w:sz="0" w:space="0" w:color="auto"/>
        <w:bottom w:val="none" w:sz="0" w:space="0" w:color="auto"/>
        <w:right w:val="none" w:sz="0" w:space="0" w:color="auto"/>
      </w:divBdr>
      <w:divsChild>
        <w:div w:id="553590987">
          <w:marLeft w:val="640"/>
          <w:marRight w:val="0"/>
          <w:marTop w:val="0"/>
          <w:marBottom w:val="0"/>
          <w:divBdr>
            <w:top w:val="none" w:sz="0" w:space="0" w:color="auto"/>
            <w:left w:val="none" w:sz="0" w:space="0" w:color="auto"/>
            <w:bottom w:val="none" w:sz="0" w:space="0" w:color="auto"/>
            <w:right w:val="none" w:sz="0" w:space="0" w:color="auto"/>
          </w:divBdr>
        </w:div>
        <w:div w:id="786316030">
          <w:marLeft w:val="640"/>
          <w:marRight w:val="0"/>
          <w:marTop w:val="0"/>
          <w:marBottom w:val="0"/>
          <w:divBdr>
            <w:top w:val="none" w:sz="0" w:space="0" w:color="auto"/>
            <w:left w:val="none" w:sz="0" w:space="0" w:color="auto"/>
            <w:bottom w:val="none" w:sz="0" w:space="0" w:color="auto"/>
            <w:right w:val="none" w:sz="0" w:space="0" w:color="auto"/>
          </w:divBdr>
        </w:div>
        <w:div w:id="1127705179">
          <w:marLeft w:val="640"/>
          <w:marRight w:val="0"/>
          <w:marTop w:val="0"/>
          <w:marBottom w:val="0"/>
          <w:divBdr>
            <w:top w:val="none" w:sz="0" w:space="0" w:color="auto"/>
            <w:left w:val="none" w:sz="0" w:space="0" w:color="auto"/>
            <w:bottom w:val="none" w:sz="0" w:space="0" w:color="auto"/>
            <w:right w:val="none" w:sz="0" w:space="0" w:color="auto"/>
          </w:divBdr>
        </w:div>
        <w:div w:id="1116019969">
          <w:marLeft w:val="640"/>
          <w:marRight w:val="0"/>
          <w:marTop w:val="0"/>
          <w:marBottom w:val="0"/>
          <w:divBdr>
            <w:top w:val="none" w:sz="0" w:space="0" w:color="auto"/>
            <w:left w:val="none" w:sz="0" w:space="0" w:color="auto"/>
            <w:bottom w:val="none" w:sz="0" w:space="0" w:color="auto"/>
            <w:right w:val="none" w:sz="0" w:space="0" w:color="auto"/>
          </w:divBdr>
        </w:div>
        <w:div w:id="1341933437">
          <w:marLeft w:val="640"/>
          <w:marRight w:val="0"/>
          <w:marTop w:val="0"/>
          <w:marBottom w:val="0"/>
          <w:divBdr>
            <w:top w:val="none" w:sz="0" w:space="0" w:color="auto"/>
            <w:left w:val="none" w:sz="0" w:space="0" w:color="auto"/>
            <w:bottom w:val="none" w:sz="0" w:space="0" w:color="auto"/>
            <w:right w:val="none" w:sz="0" w:space="0" w:color="auto"/>
          </w:divBdr>
        </w:div>
        <w:div w:id="750543116">
          <w:marLeft w:val="640"/>
          <w:marRight w:val="0"/>
          <w:marTop w:val="0"/>
          <w:marBottom w:val="0"/>
          <w:divBdr>
            <w:top w:val="none" w:sz="0" w:space="0" w:color="auto"/>
            <w:left w:val="none" w:sz="0" w:space="0" w:color="auto"/>
            <w:bottom w:val="none" w:sz="0" w:space="0" w:color="auto"/>
            <w:right w:val="none" w:sz="0" w:space="0" w:color="auto"/>
          </w:divBdr>
        </w:div>
        <w:div w:id="726147924">
          <w:marLeft w:val="640"/>
          <w:marRight w:val="0"/>
          <w:marTop w:val="0"/>
          <w:marBottom w:val="0"/>
          <w:divBdr>
            <w:top w:val="none" w:sz="0" w:space="0" w:color="auto"/>
            <w:left w:val="none" w:sz="0" w:space="0" w:color="auto"/>
            <w:bottom w:val="none" w:sz="0" w:space="0" w:color="auto"/>
            <w:right w:val="none" w:sz="0" w:space="0" w:color="auto"/>
          </w:divBdr>
        </w:div>
        <w:div w:id="1794133461">
          <w:marLeft w:val="640"/>
          <w:marRight w:val="0"/>
          <w:marTop w:val="0"/>
          <w:marBottom w:val="0"/>
          <w:divBdr>
            <w:top w:val="none" w:sz="0" w:space="0" w:color="auto"/>
            <w:left w:val="none" w:sz="0" w:space="0" w:color="auto"/>
            <w:bottom w:val="none" w:sz="0" w:space="0" w:color="auto"/>
            <w:right w:val="none" w:sz="0" w:space="0" w:color="auto"/>
          </w:divBdr>
        </w:div>
        <w:div w:id="2116974932">
          <w:marLeft w:val="640"/>
          <w:marRight w:val="0"/>
          <w:marTop w:val="0"/>
          <w:marBottom w:val="0"/>
          <w:divBdr>
            <w:top w:val="none" w:sz="0" w:space="0" w:color="auto"/>
            <w:left w:val="none" w:sz="0" w:space="0" w:color="auto"/>
            <w:bottom w:val="none" w:sz="0" w:space="0" w:color="auto"/>
            <w:right w:val="none" w:sz="0" w:space="0" w:color="auto"/>
          </w:divBdr>
        </w:div>
        <w:div w:id="1201284512">
          <w:marLeft w:val="640"/>
          <w:marRight w:val="0"/>
          <w:marTop w:val="0"/>
          <w:marBottom w:val="0"/>
          <w:divBdr>
            <w:top w:val="none" w:sz="0" w:space="0" w:color="auto"/>
            <w:left w:val="none" w:sz="0" w:space="0" w:color="auto"/>
            <w:bottom w:val="none" w:sz="0" w:space="0" w:color="auto"/>
            <w:right w:val="none" w:sz="0" w:space="0" w:color="auto"/>
          </w:divBdr>
        </w:div>
        <w:div w:id="44302542">
          <w:marLeft w:val="640"/>
          <w:marRight w:val="0"/>
          <w:marTop w:val="0"/>
          <w:marBottom w:val="0"/>
          <w:divBdr>
            <w:top w:val="none" w:sz="0" w:space="0" w:color="auto"/>
            <w:left w:val="none" w:sz="0" w:space="0" w:color="auto"/>
            <w:bottom w:val="none" w:sz="0" w:space="0" w:color="auto"/>
            <w:right w:val="none" w:sz="0" w:space="0" w:color="auto"/>
          </w:divBdr>
        </w:div>
        <w:div w:id="1836336550">
          <w:marLeft w:val="640"/>
          <w:marRight w:val="0"/>
          <w:marTop w:val="0"/>
          <w:marBottom w:val="0"/>
          <w:divBdr>
            <w:top w:val="none" w:sz="0" w:space="0" w:color="auto"/>
            <w:left w:val="none" w:sz="0" w:space="0" w:color="auto"/>
            <w:bottom w:val="none" w:sz="0" w:space="0" w:color="auto"/>
            <w:right w:val="none" w:sz="0" w:space="0" w:color="auto"/>
          </w:divBdr>
        </w:div>
        <w:div w:id="391119512">
          <w:marLeft w:val="640"/>
          <w:marRight w:val="0"/>
          <w:marTop w:val="0"/>
          <w:marBottom w:val="0"/>
          <w:divBdr>
            <w:top w:val="none" w:sz="0" w:space="0" w:color="auto"/>
            <w:left w:val="none" w:sz="0" w:space="0" w:color="auto"/>
            <w:bottom w:val="none" w:sz="0" w:space="0" w:color="auto"/>
            <w:right w:val="none" w:sz="0" w:space="0" w:color="auto"/>
          </w:divBdr>
        </w:div>
        <w:div w:id="473986574">
          <w:marLeft w:val="640"/>
          <w:marRight w:val="0"/>
          <w:marTop w:val="0"/>
          <w:marBottom w:val="0"/>
          <w:divBdr>
            <w:top w:val="none" w:sz="0" w:space="0" w:color="auto"/>
            <w:left w:val="none" w:sz="0" w:space="0" w:color="auto"/>
            <w:bottom w:val="none" w:sz="0" w:space="0" w:color="auto"/>
            <w:right w:val="none" w:sz="0" w:space="0" w:color="auto"/>
          </w:divBdr>
        </w:div>
        <w:div w:id="577178996">
          <w:marLeft w:val="640"/>
          <w:marRight w:val="0"/>
          <w:marTop w:val="0"/>
          <w:marBottom w:val="0"/>
          <w:divBdr>
            <w:top w:val="none" w:sz="0" w:space="0" w:color="auto"/>
            <w:left w:val="none" w:sz="0" w:space="0" w:color="auto"/>
            <w:bottom w:val="none" w:sz="0" w:space="0" w:color="auto"/>
            <w:right w:val="none" w:sz="0" w:space="0" w:color="auto"/>
          </w:divBdr>
        </w:div>
        <w:div w:id="490877416">
          <w:marLeft w:val="640"/>
          <w:marRight w:val="0"/>
          <w:marTop w:val="0"/>
          <w:marBottom w:val="0"/>
          <w:divBdr>
            <w:top w:val="none" w:sz="0" w:space="0" w:color="auto"/>
            <w:left w:val="none" w:sz="0" w:space="0" w:color="auto"/>
            <w:bottom w:val="none" w:sz="0" w:space="0" w:color="auto"/>
            <w:right w:val="none" w:sz="0" w:space="0" w:color="auto"/>
          </w:divBdr>
        </w:div>
        <w:div w:id="667709927">
          <w:marLeft w:val="640"/>
          <w:marRight w:val="0"/>
          <w:marTop w:val="0"/>
          <w:marBottom w:val="0"/>
          <w:divBdr>
            <w:top w:val="none" w:sz="0" w:space="0" w:color="auto"/>
            <w:left w:val="none" w:sz="0" w:space="0" w:color="auto"/>
            <w:bottom w:val="none" w:sz="0" w:space="0" w:color="auto"/>
            <w:right w:val="none" w:sz="0" w:space="0" w:color="auto"/>
          </w:divBdr>
        </w:div>
        <w:div w:id="1309165581">
          <w:marLeft w:val="640"/>
          <w:marRight w:val="0"/>
          <w:marTop w:val="0"/>
          <w:marBottom w:val="0"/>
          <w:divBdr>
            <w:top w:val="none" w:sz="0" w:space="0" w:color="auto"/>
            <w:left w:val="none" w:sz="0" w:space="0" w:color="auto"/>
            <w:bottom w:val="none" w:sz="0" w:space="0" w:color="auto"/>
            <w:right w:val="none" w:sz="0" w:space="0" w:color="auto"/>
          </w:divBdr>
        </w:div>
        <w:div w:id="1005279733">
          <w:marLeft w:val="640"/>
          <w:marRight w:val="0"/>
          <w:marTop w:val="0"/>
          <w:marBottom w:val="0"/>
          <w:divBdr>
            <w:top w:val="none" w:sz="0" w:space="0" w:color="auto"/>
            <w:left w:val="none" w:sz="0" w:space="0" w:color="auto"/>
            <w:bottom w:val="none" w:sz="0" w:space="0" w:color="auto"/>
            <w:right w:val="none" w:sz="0" w:space="0" w:color="auto"/>
          </w:divBdr>
        </w:div>
        <w:div w:id="1069228481">
          <w:marLeft w:val="640"/>
          <w:marRight w:val="0"/>
          <w:marTop w:val="0"/>
          <w:marBottom w:val="0"/>
          <w:divBdr>
            <w:top w:val="none" w:sz="0" w:space="0" w:color="auto"/>
            <w:left w:val="none" w:sz="0" w:space="0" w:color="auto"/>
            <w:bottom w:val="none" w:sz="0" w:space="0" w:color="auto"/>
            <w:right w:val="none" w:sz="0" w:space="0" w:color="auto"/>
          </w:divBdr>
        </w:div>
        <w:div w:id="93061967">
          <w:marLeft w:val="640"/>
          <w:marRight w:val="0"/>
          <w:marTop w:val="0"/>
          <w:marBottom w:val="0"/>
          <w:divBdr>
            <w:top w:val="none" w:sz="0" w:space="0" w:color="auto"/>
            <w:left w:val="none" w:sz="0" w:space="0" w:color="auto"/>
            <w:bottom w:val="none" w:sz="0" w:space="0" w:color="auto"/>
            <w:right w:val="none" w:sz="0" w:space="0" w:color="auto"/>
          </w:divBdr>
        </w:div>
        <w:div w:id="119689127">
          <w:marLeft w:val="640"/>
          <w:marRight w:val="0"/>
          <w:marTop w:val="0"/>
          <w:marBottom w:val="0"/>
          <w:divBdr>
            <w:top w:val="none" w:sz="0" w:space="0" w:color="auto"/>
            <w:left w:val="none" w:sz="0" w:space="0" w:color="auto"/>
            <w:bottom w:val="none" w:sz="0" w:space="0" w:color="auto"/>
            <w:right w:val="none" w:sz="0" w:space="0" w:color="auto"/>
          </w:divBdr>
        </w:div>
        <w:div w:id="1275819001">
          <w:marLeft w:val="640"/>
          <w:marRight w:val="0"/>
          <w:marTop w:val="0"/>
          <w:marBottom w:val="0"/>
          <w:divBdr>
            <w:top w:val="none" w:sz="0" w:space="0" w:color="auto"/>
            <w:left w:val="none" w:sz="0" w:space="0" w:color="auto"/>
            <w:bottom w:val="none" w:sz="0" w:space="0" w:color="auto"/>
            <w:right w:val="none" w:sz="0" w:space="0" w:color="auto"/>
          </w:divBdr>
        </w:div>
        <w:div w:id="1109620476">
          <w:marLeft w:val="640"/>
          <w:marRight w:val="0"/>
          <w:marTop w:val="0"/>
          <w:marBottom w:val="0"/>
          <w:divBdr>
            <w:top w:val="none" w:sz="0" w:space="0" w:color="auto"/>
            <w:left w:val="none" w:sz="0" w:space="0" w:color="auto"/>
            <w:bottom w:val="none" w:sz="0" w:space="0" w:color="auto"/>
            <w:right w:val="none" w:sz="0" w:space="0" w:color="auto"/>
          </w:divBdr>
        </w:div>
        <w:div w:id="1223444109">
          <w:marLeft w:val="640"/>
          <w:marRight w:val="0"/>
          <w:marTop w:val="0"/>
          <w:marBottom w:val="0"/>
          <w:divBdr>
            <w:top w:val="none" w:sz="0" w:space="0" w:color="auto"/>
            <w:left w:val="none" w:sz="0" w:space="0" w:color="auto"/>
            <w:bottom w:val="none" w:sz="0" w:space="0" w:color="auto"/>
            <w:right w:val="none" w:sz="0" w:space="0" w:color="auto"/>
          </w:divBdr>
        </w:div>
        <w:div w:id="1046487569">
          <w:marLeft w:val="640"/>
          <w:marRight w:val="0"/>
          <w:marTop w:val="0"/>
          <w:marBottom w:val="0"/>
          <w:divBdr>
            <w:top w:val="none" w:sz="0" w:space="0" w:color="auto"/>
            <w:left w:val="none" w:sz="0" w:space="0" w:color="auto"/>
            <w:bottom w:val="none" w:sz="0" w:space="0" w:color="auto"/>
            <w:right w:val="none" w:sz="0" w:space="0" w:color="auto"/>
          </w:divBdr>
        </w:div>
        <w:div w:id="2110006770">
          <w:marLeft w:val="640"/>
          <w:marRight w:val="0"/>
          <w:marTop w:val="0"/>
          <w:marBottom w:val="0"/>
          <w:divBdr>
            <w:top w:val="none" w:sz="0" w:space="0" w:color="auto"/>
            <w:left w:val="none" w:sz="0" w:space="0" w:color="auto"/>
            <w:bottom w:val="none" w:sz="0" w:space="0" w:color="auto"/>
            <w:right w:val="none" w:sz="0" w:space="0" w:color="auto"/>
          </w:divBdr>
        </w:div>
        <w:div w:id="1482649317">
          <w:marLeft w:val="640"/>
          <w:marRight w:val="0"/>
          <w:marTop w:val="0"/>
          <w:marBottom w:val="0"/>
          <w:divBdr>
            <w:top w:val="none" w:sz="0" w:space="0" w:color="auto"/>
            <w:left w:val="none" w:sz="0" w:space="0" w:color="auto"/>
            <w:bottom w:val="none" w:sz="0" w:space="0" w:color="auto"/>
            <w:right w:val="none" w:sz="0" w:space="0" w:color="auto"/>
          </w:divBdr>
        </w:div>
        <w:div w:id="55012013">
          <w:marLeft w:val="640"/>
          <w:marRight w:val="0"/>
          <w:marTop w:val="0"/>
          <w:marBottom w:val="0"/>
          <w:divBdr>
            <w:top w:val="none" w:sz="0" w:space="0" w:color="auto"/>
            <w:left w:val="none" w:sz="0" w:space="0" w:color="auto"/>
            <w:bottom w:val="none" w:sz="0" w:space="0" w:color="auto"/>
            <w:right w:val="none" w:sz="0" w:space="0" w:color="auto"/>
          </w:divBdr>
        </w:div>
        <w:div w:id="605891595">
          <w:marLeft w:val="640"/>
          <w:marRight w:val="0"/>
          <w:marTop w:val="0"/>
          <w:marBottom w:val="0"/>
          <w:divBdr>
            <w:top w:val="none" w:sz="0" w:space="0" w:color="auto"/>
            <w:left w:val="none" w:sz="0" w:space="0" w:color="auto"/>
            <w:bottom w:val="none" w:sz="0" w:space="0" w:color="auto"/>
            <w:right w:val="none" w:sz="0" w:space="0" w:color="auto"/>
          </w:divBdr>
        </w:div>
        <w:div w:id="884487258">
          <w:marLeft w:val="640"/>
          <w:marRight w:val="0"/>
          <w:marTop w:val="0"/>
          <w:marBottom w:val="0"/>
          <w:divBdr>
            <w:top w:val="none" w:sz="0" w:space="0" w:color="auto"/>
            <w:left w:val="none" w:sz="0" w:space="0" w:color="auto"/>
            <w:bottom w:val="none" w:sz="0" w:space="0" w:color="auto"/>
            <w:right w:val="none" w:sz="0" w:space="0" w:color="auto"/>
          </w:divBdr>
        </w:div>
        <w:div w:id="1840927111">
          <w:marLeft w:val="640"/>
          <w:marRight w:val="0"/>
          <w:marTop w:val="0"/>
          <w:marBottom w:val="0"/>
          <w:divBdr>
            <w:top w:val="none" w:sz="0" w:space="0" w:color="auto"/>
            <w:left w:val="none" w:sz="0" w:space="0" w:color="auto"/>
            <w:bottom w:val="none" w:sz="0" w:space="0" w:color="auto"/>
            <w:right w:val="none" w:sz="0" w:space="0" w:color="auto"/>
          </w:divBdr>
        </w:div>
        <w:div w:id="1077247477">
          <w:marLeft w:val="640"/>
          <w:marRight w:val="0"/>
          <w:marTop w:val="0"/>
          <w:marBottom w:val="0"/>
          <w:divBdr>
            <w:top w:val="none" w:sz="0" w:space="0" w:color="auto"/>
            <w:left w:val="none" w:sz="0" w:space="0" w:color="auto"/>
            <w:bottom w:val="none" w:sz="0" w:space="0" w:color="auto"/>
            <w:right w:val="none" w:sz="0" w:space="0" w:color="auto"/>
          </w:divBdr>
        </w:div>
        <w:div w:id="1563103782">
          <w:marLeft w:val="640"/>
          <w:marRight w:val="0"/>
          <w:marTop w:val="0"/>
          <w:marBottom w:val="0"/>
          <w:divBdr>
            <w:top w:val="none" w:sz="0" w:space="0" w:color="auto"/>
            <w:left w:val="none" w:sz="0" w:space="0" w:color="auto"/>
            <w:bottom w:val="none" w:sz="0" w:space="0" w:color="auto"/>
            <w:right w:val="none" w:sz="0" w:space="0" w:color="auto"/>
          </w:divBdr>
        </w:div>
        <w:div w:id="1151599154">
          <w:marLeft w:val="640"/>
          <w:marRight w:val="0"/>
          <w:marTop w:val="0"/>
          <w:marBottom w:val="0"/>
          <w:divBdr>
            <w:top w:val="none" w:sz="0" w:space="0" w:color="auto"/>
            <w:left w:val="none" w:sz="0" w:space="0" w:color="auto"/>
            <w:bottom w:val="none" w:sz="0" w:space="0" w:color="auto"/>
            <w:right w:val="none" w:sz="0" w:space="0" w:color="auto"/>
          </w:divBdr>
        </w:div>
        <w:div w:id="999578278">
          <w:marLeft w:val="640"/>
          <w:marRight w:val="0"/>
          <w:marTop w:val="0"/>
          <w:marBottom w:val="0"/>
          <w:divBdr>
            <w:top w:val="none" w:sz="0" w:space="0" w:color="auto"/>
            <w:left w:val="none" w:sz="0" w:space="0" w:color="auto"/>
            <w:bottom w:val="none" w:sz="0" w:space="0" w:color="auto"/>
            <w:right w:val="none" w:sz="0" w:space="0" w:color="auto"/>
          </w:divBdr>
        </w:div>
        <w:div w:id="1191063630">
          <w:marLeft w:val="640"/>
          <w:marRight w:val="0"/>
          <w:marTop w:val="0"/>
          <w:marBottom w:val="0"/>
          <w:divBdr>
            <w:top w:val="none" w:sz="0" w:space="0" w:color="auto"/>
            <w:left w:val="none" w:sz="0" w:space="0" w:color="auto"/>
            <w:bottom w:val="none" w:sz="0" w:space="0" w:color="auto"/>
            <w:right w:val="none" w:sz="0" w:space="0" w:color="auto"/>
          </w:divBdr>
        </w:div>
        <w:div w:id="913776316">
          <w:marLeft w:val="640"/>
          <w:marRight w:val="0"/>
          <w:marTop w:val="0"/>
          <w:marBottom w:val="0"/>
          <w:divBdr>
            <w:top w:val="none" w:sz="0" w:space="0" w:color="auto"/>
            <w:left w:val="none" w:sz="0" w:space="0" w:color="auto"/>
            <w:bottom w:val="none" w:sz="0" w:space="0" w:color="auto"/>
            <w:right w:val="none" w:sz="0" w:space="0" w:color="auto"/>
          </w:divBdr>
        </w:div>
        <w:div w:id="359739819">
          <w:marLeft w:val="640"/>
          <w:marRight w:val="0"/>
          <w:marTop w:val="0"/>
          <w:marBottom w:val="0"/>
          <w:divBdr>
            <w:top w:val="none" w:sz="0" w:space="0" w:color="auto"/>
            <w:left w:val="none" w:sz="0" w:space="0" w:color="auto"/>
            <w:bottom w:val="none" w:sz="0" w:space="0" w:color="auto"/>
            <w:right w:val="none" w:sz="0" w:space="0" w:color="auto"/>
          </w:divBdr>
        </w:div>
        <w:div w:id="78407835">
          <w:marLeft w:val="640"/>
          <w:marRight w:val="0"/>
          <w:marTop w:val="0"/>
          <w:marBottom w:val="0"/>
          <w:divBdr>
            <w:top w:val="none" w:sz="0" w:space="0" w:color="auto"/>
            <w:left w:val="none" w:sz="0" w:space="0" w:color="auto"/>
            <w:bottom w:val="none" w:sz="0" w:space="0" w:color="auto"/>
            <w:right w:val="none" w:sz="0" w:space="0" w:color="auto"/>
          </w:divBdr>
        </w:div>
        <w:div w:id="812143496">
          <w:marLeft w:val="640"/>
          <w:marRight w:val="0"/>
          <w:marTop w:val="0"/>
          <w:marBottom w:val="0"/>
          <w:divBdr>
            <w:top w:val="none" w:sz="0" w:space="0" w:color="auto"/>
            <w:left w:val="none" w:sz="0" w:space="0" w:color="auto"/>
            <w:bottom w:val="none" w:sz="0" w:space="0" w:color="auto"/>
            <w:right w:val="none" w:sz="0" w:space="0" w:color="auto"/>
          </w:divBdr>
        </w:div>
        <w:div w:id="838543212">
          <w:marLeft w:val="640"/>
          <w:marRight w:val="0"/>
          <w:marTop w:val="0"/>
          <w:marBottom w:val="0"/>
          <w:divBdr>
            <w:top w:val="none" w:sz="0" w:space="0" w:color="auto"/>
            <w:left w:val="none" w:sz="0" w:space="0" w:color="auto"/>
            <w:bottom w:val="none" w:sz="0" w:space="0" w:color="auto"/>
            <w:right w:val="none" w:sz="0" w:space="0" w:color="auto"/>
          </w:divBdr>
        </w:div>
        <w:div w:id="1693677687">
          <w:marLeft w:val="640"/>
          <w:marRight w:val="0"/>
          <w:marTop w:val="0"/>
          <w:marBottom w:val="0"/>
          <w:divBdr>
            <w:top w:val="none" w:sz="0" w:space="0" w:color="auto"/>
            <w:left w:val="none" w:sz="0" w:space="0" w:color="auto"/>
            <w:bottom w:val="none" w:sz="0" w:space="0" w:color="auto"/>
            <w:right w:val="none" w:sz="0" w:space="0" w:color="auto"/>
          </w:divBdr>
        </w:div>
        <w:div w:id="669479824">
          <w:marLeft w:val="640"/>
          <w:marRight w:val="0"/>
          <w:marTop w:val="0"/>
          <w:marBottom w:val="0"/>
          <w:divBdr>
            <w:top w:val="none" w:sz="0" w:space="0" w:color="auto"/>
            <w:left w:val="none" w:sz="0" w:space="0" w:color="auto"/>
            <w:bottom w:val="none" w:sz="0" w:space="0" w:color="auto"/>
            <w:right w:val="none" w:sz="0" w:space="0" w:color="auto"/>
          </w:divBdr>
        </w:div>
        <w:div w:id="2133403584">
          <w:marLeft w:val="640"/>
          <w:marRight w:val="0"/>
          <w:marTop w:val="0"/>
          <w:marBottom w:val="0"/>
          <w:divBdr>
            <w:top w:val="none" w:sz="0" w:space="0" w:color="auto"/>
            <w:left w:val="none" w:sz="0" w:space="0" w:color="auto"/>
            <w:bottom w:val="none" w:sz="0" w:space="0" w:color="auto"/>
            <w:right w:val="none" w:sz="0" w:space="0" w:color="auto"/>
          </w:divBdr>
        </w:div>
        <w:div w:id="166331616">
          <w:marLeft w:val="640"/>
          <w:marRight w:val="0"/>
          <w:marTop w:val="0"/>
          <w:marBottom w:val="0"/>
          <w:divBdr>
            <w:top w:val="none" w:sz="0" w:space="0" w:color="auto"/>
            <w:left w:val="none" w:sz="0" w:space="0" w:color="auto"/>
            <w:bottom w:val="none" w:sz="0" w:space="0" w:color="auto"/>
            <w:right w:val="none" w:sz="0" w:space="0" w:color="auto"/>
          </w:divBdr>
        </w:div>
        <w:div w:id="143159666">
          <w:marLeft w:val="640"/>
          <w:marRight w:val="0"/>
          <w:marTop w:val="0"/>
          <w:marBottom w:val="0"/>
          <w:divBdr>
            <w:top w:val="none" w:sz="0" w:space="0" w:color="auto"/>
            <w:left w:val="none" w:sz="0" w:space="0" w:color="auto"/>
            <w:bottom w:val="none" w:sz="0" w:space="0" w:color="auto"/>
            <w:right w:val="none" w:sz="0" w:space="0" w:color="auto"/>
          </w:divBdr>
        </w:div>
        <w:div w:id="1476408326">
          <w:marLeft w:val="640"/>
          <w:marRight w:val="0"/>
          <w:marTop w:val="0"/>
          <w:marBottom w:val="0"/>
          <w:divBdr>
            <w:top w:val="none" w:sz="0" w:space="0" w:color="auto"/>
            <w:left w:val="none" w:sz="0" w:space="0" w:color="auto"/>
            <w:bottom w:val="none" w:sz="0" w:space="0" w:color="auto"/>
            <w:right w:val="none" w:sz="0" w:space="0" w:color="auto"/>
          </w:divBdr>
        </w:div>
        <w:div w:id="1661931076">
          <w:marLeft w:val="640"/>
          <w:marRight w:val="0"/>
          <w:marTop w:val="0"/>
          <w:marBottom w:val="0"/>
          <w:divBdr>
            <w:top w:val="none" w:sz="0" w:space="0" w:color="auto"/>
            <w:left w:val="none" w:sz="0" w:space="0" w:color="auto"/>
            <w:bottom w:val="none" w:sz="0" w:space="0" w:color="auto"/>
            <w:right w:val="none" w:sz="0" w:space="0" w:color="auto"/>
          </w:divBdr>
        </w:div>
        <w:div w:id="1097753432">
          <w:marLeft w:val="640"/>
          <w:marRight w:val="0"/>
          <w:marTop w:val="0"/>
          <w:marBottom w:val="0"/>
          <w:divBdr>
            <w:top w:val="none" w:sz="0" w:space="0" w:color="auto"/>
            <w:left w:val="none" w:sz="0" w:space="0" w:color="auto"/>
            <w:bottom w:val="none" w:sz="0" w:space="0" w:color="auto"/>
            <w:right w:val="none" w:sz="0" w:space="0" w:color="auto"/>
          </w:divBdr>
        </w:div>
        <w:div w:id="1409769974">
          <w:marLeft w:val="640"/>
          <w:marRight w:val="0"/>
          <w:marTop w:val="0"/>
          <w:marBottom w:val="0"/>
          <w:divBdr>
            <w:top w:val="none" w:sz="0" w:space="0" w:color="auto"/>
            <w:left w:val="none" w:sz="0" w:space="0" w:color="auto"/>
            <w:bottom w:val="none" w:sz="0" w:space="0" w:color="auto"/>
            <w:right w:val="none" w:sz="0" w:space="0" w:color="auto"/>
          </w:divBdr>
        </w:div>
        <w:div w:id="1187981374">
          <w:marLeft w:val="640"/>
          <w:marRight w:val="0"/>
          <w:marTop w:val="0"/>
          <w:marBottom w:val="0"/>
          <w:divBdr>
            <w:top w:val="none" w:sz="0" w:space="0" w:color="auto"/>
            <w:left w:val="none" w:sz="0" w:space="0" w:color="auto"/>
            <w:bottom w:val="none" w:sz="0" w:space="0" w:color="auto"/>
            <w:right w:val="none" w:sz="0" w:space="0" w:color="auto"/>
          </w:divBdr>
        </w:div>
        <w:div w:id="1958831450">
          <w:marLeft w:val="640"/>
          <w:marRight w:val="0"/>
          <w:marTop w:val="0"/>
          <w:marBottom w:val="0"/>
          <w:divBdr>
            <w:top w:val="none" w:sz="0" w:space="0" w:color="auto"/>
            <w:left w:val="none" w:sz="0" w:space="0" w:color="auto"/>
            <w:bottom w:val="none" w:sz="0" w:space="0" w:color="auto"/>
            <w:right w:val="none" w:sz="0" w:space="0" w:color="auto"/>
          </w:divBdr>
        </w:div>
        <w:div w:id="1375235206">
          <w:marLeft w:val="640"/>
          <w:marRight w:val="0"/>
          <w:marTop w:val="0"/>
          <w:marBottom w:val="0"/>
          <w:divBdr>
            <w:top w:val="none" w:sz="0" w:space="0" w:color="auto"/>
            <w:left w:val="none" w:sz="0" w:space="0" w:color="auto"/>
            <w:bottom w:val="none" w:sz="0" w:space="0" w:color="auto"/>
            <w:right w:val="none" w:sz="0" w:space="0" w:color="auto"/>
          </w:divBdr>
        </w:div>
        <w:div w:id="1911229905">
          <w:marLeft w:val="640"/>
          <w:marRight w:val="0"/>
          <w:marTop w:val="0"/>
          <w:marBottom w:val="0"/>
          <w:divBdr>
            <w:top w:val="none" w:sz="0" w:space="0" w:color="auto"/>
            <w:left w:val="none" w:sz="0" w:space="0" w:color="auto"/>
            <w:bottom w:val="none" w:sz="0" w:space="0" w:color="auto"/>
            <w:right w:val="none" w:sz="0" w:space="0" w:color="auto"/>
          </w:divBdr>
        </w:div>
        <w:div w:id="347097183">
          <w:marLeft w:val="640"/>
          <w:marRight w:val="0"/>
          <w:marTop w:val="0"/>
          <w:marBottom w:val="0"/>
          <w:divBdr>
            <w:top w:val="none" w:sz="0" w:space="0" w:color="auto"/>
            <w:left w:val="none" w:sz="0" w:space="0" w:color="auto"/>
            <w:bottom w:val="none" w:sz="0" w:space="0" w:color="auto"/>
            <w:right w:val="none" w:sz="0" w:space="0" w:color="auto"/>
          </w:divBdr>
        </w:div>
        <w:div w:id="279651134">
          <w:marLeft w:val="640"/>
          <w:marRight w:val="0"/>
          <w:marTop w:val="0"/>
          <w:marBottom w:val="0"/>
          <w:divBdr>
            <w:top w:val="none" w:sz="0" w:space="0" w:color="auto"/>
            <w:left w:val="none" w:sz="0" w:space="0" w:color="auto"/>
            <w:bottom w:val="none" w:sz="0" w:space="0" w:color="auto"/>
            <w:right w:val="none" w:sz="0" w:space="0" w:color="auto"/>
          </w:divBdr>
        </w:div>
        <w:div w:id="573592239">
          <w:marLeft w:val="640"/>
          <w:marRight w:val="0"/>
          <w:marTop w:val="0"/>
          <w:marBottom w:val="0"/>
          <w:divBdr>
            <w:top w:val="none" w:sz="0" w:space="0" w:color="auto"/>
            <w:left w:val="none" w:sz="0" w:space="0" w:color="auto"/>
            <w:bottom w:val="none" w:sz="0" w:space="0" w:color="auto"/>
            <w:right w:val="none" w:sz="0" w:space="0" w:color="auto"/>
          </w:divBdr>
        </w:div>
        <w:div w:id="429593277">
          <w:marLeft w:val="640"/>
          <w:marRight w:val="0"/>
          <w:marTop w:val="0"/>
          <w:marBottom w:val="0"/>
          <w:divBdr>
            <w:top w:val="none" w:sz="0" w:space="0" w:color="auto"/>
            <w:left w:val="none" w:sz="0" w:space="0" w:color="auto"/>
            <w:bottom w:val="none" w:sz="0" w:space="0" w:color="auto"/>
            <w:right w:val="none" w:sz="0" w:space="0" w:color="auto"/>
          </w:divBdr>
        </w:div>
        <w:div w:id="1976324864">
          <w:marLeft w:val="640"/>
          <w:marRight w:val="0"/>
          <w:marTop w:val="0"/>
          <w:marBottom w:val="0"/>
          <w:divBdr>
            <w:top w:val="none" w:sz="0" w:space="0" w:color="auto"/>
            <w:left w:val="none" w:sz="0" w:space="0" w:color="auto"/>
            <w:bottom w:val="none" w:sz="0" w:space="0" w:color="auto"/>
            <w:right w:val="none" w:sz="0" w:space="0" w:color="auto"/>
          </w:divBdr>
        </w:div>
        <w:div w:id="910655387">
          <w:marLeft w:val="640"/>
          <w:marRight w:val="0"/>
          <w:marTop w:val="0"/>
          <w:marBottom w:val="0"/>
          <w:divBdr>
            <w:top w:val="none" w:sz="0" w:space="0" w:color="auto"/>
            <w:left w:val="none" w:sz="0" w:space="0" w:color="auto"/>
            <w:bottom w:val="none" w:sz="0" w:space="0" w:color="auto"/>
            <w:right w:val="none" w:sz="0" w:space="0" w:color="auto"/>
          </w:divBdr>
        </w:div>
        <w:div w:id="321472885">
          <w:marLeft w:val="640"/>
          <w:marRight w:val="0"/>
          <w:marTop w:val="0"/>
          <w:marBottom w:val="0"/>
          <w:divBdr>
            <w:top w:val="none" w:sz="0" w:space="0" w:color="auto"/>
            <w:left w:val="none" w:sz="0" w:space="0" w:color="auto"/>
            <w:bottom w:val="none" w:sz="0" w:space="0" w:color="auto"/>
            <w:right w:val="none" w:sz="0" w:space="0" w:color="auto"/>
          </w:divBdr>
        </w:div>
        <w:div w:id="845481106">
          <w:marLeft w:val="640"/>
          <w:marRight w:val="0"/>
          <w:marTop w:val="0"/>
          <w:marBottom w:val="0"/>
          <w:divBdr>
            <w:top w:val="none" w:sz="0" w:space="0" w:color="auto"/>
            <w:left w:val="none" w:sz="0" w:space="0" w:color="auto"/>
            <w:bottom w:val="none" w:sz="0" w:space="0" w:color="auto"/>
            <w:right w:val="none" w:sz="0" w:space="0" w:color="auto"/>
          </w:divBdr>
        </w:div>
        <w:div w:id="1821729241">
          <w:marLeft w:val="640"/>
          <w:marRight w:val="0"/>
          <w:marTop w:val="0"/>
          <w:marBottom w:val="0"/>
          <w:divBdr>
            <w:top w:val="none" w:sz="0" w:space="0" w:color="auto"/>
            <w:left w:val="none" w:sz="0" w:space="0" w:color="auto"/>
            <w:bottom w:val="none" w:sz="0" w:space="0" w:color="auto"/>
            <w:right w:val="none" w:sz="0" w:space="0" w:color="auto"/>
          </w:divBdr>
        </w:div>
        <w:div w:id="1701200435">
          <w:marLeft w:val="640"/>
          <w:marRight w:val="0"/>
          <w:marTop w:val="0"/>
          <w:marBottom w:val="0"/>
          <w:divBdr>
            <w:top w:val="none" w:sz="0" w:space="0" w:color="auto"/>
            <w:left w:val="none" w:sz="0" w:space="0" w:color="auto"/>
            <w:bottom w:val="none" w:sz="0" w:space="0" w:color="auto"/>
            <w:right w:val="none" w:sz="0" w:space="0" w:color="auto"/>
          </w:divBdr>
        </w:div>
        <w:div w:id="749929488">
          <w:marLeft w:val="640"/>
          <w:marRight w:val="0"/>
          <w:marTop w:val="0"/>
          <w:marBottom w:val="0"/>
          <w:divBdr>
            <w:top w:val="none" w:sz="0" w:space="0" w:color="auto"/>
            <w:left w:val="none" w:sz="0" w:space="0" w:color="auto"/>
            <w:bottom w:val="none" w:sz="0" w:space="0" w:color="auto"/>
            <w:right w:val="none" w:sz="0" w:space="0" w:color="auto"/>
          </w:divBdr>
        </w:div>
        <w:div w:id="1671251674">
          <w:marLeft w:val="640"/>
          <w:marRight w:val="0"/>
          <w:marTop w:val="0"/>
          <w:marBottom w:val="0"/>
          <w:divBdr>
            <w:top w:val="none" w:sz="0" w:space="0" w:color="auto"/>
            <w:left w:val="none" w:sz="0" w:space="0" w:color="auto"/>
            <w:bottom w:val="none" w:sz="0" w:space="0" w:color="auto"/>
            <w:right w:val="none" w:sz="0" w:space="0" w:color="auto"/>
          </w:divBdr>
        </w:div>
        <w:div w:id="747269724">
          <w:marLeft w:val="640"/>
          <w:marRight w:val="0"/>
          <w:marTop w:val="0"/>
          <w:marBottom w:val="0"/>
          <w:divBdr>
            <w:top w:val="none" w:sz="0" w:space="0" w:color="auto"/>
            <w:left w:val="none" w:sz="0" w:space="0" w:color="auto"/>
            <w:bottom w:val="none" w:sz="0" w:space="0" w:color="auto"/>
            <w:right w:val="none" w:sz="0" w:space="0" w:color="auto"/>
          </w:divBdr>
        </w:div>
        <w:div w:id="1613782266">
          <w:marLeft w:val="640"/>
          <w:marRight w:val="0"/>
          <w:marTop w:val="0"/>
          <w:marBottom w:val="0"/>
          <w:divBdr>
            <w:top w:val="none" w:sz="0" w:space="0" w:color="auto"/>
            <w:left w:val="none" w:sz="0" w:space="0" w:color="auto"/>
            <w:bottom w:val="none" w:sz="0" w:space="0" w:color="auto"/>
            <w:right w:val="none" w:sz="0" w:space="0" w:color="auto"/>
          </w:divBdr>
        </w:div>
        <w:div w:id="2144158487">
          <w:marLeft w:val="640"/>
          <w:marRight w:val="0"/>
          <w:marTop w:val="0"/>
          <w:marBottom w:val="0"/>
          <w:divBdr>
            <w:top w:val="none" w:sz="0" w:space="0" w:color="auto"/>
            <w:left w:val="none" w:sz="0" w:space="0" w:color="auto"/>
            <w:bottom w:val="none" w:sz="0" w:space="0" w:color="auto"/>
            <w:right w:val="none" w:sz="0" w:space="0" w:color="auto"/>
          </w:divBdr>
        </w:div>
        <w:div w:id="1942762714">
          <w:marLeft w:val="640"/>
          <w:marRight w:val="0"/>
          <w:marTop w:val="0"/>
          <w:marBottom w:val="0"/>
          <w:divBdr>
            <w:top w:val="none" w:sz="0" w:space="0" w:color="auto"/>
            <w:left w:val="none" w:sz="0" w:space="0" w:color="auto"/>
            <w:bottom w:val="none" w:sz="0" w:space="0" w:color="auto"/>
            <w:right w:val="none" w:sz="0" w:space="0" w:color="auto"/>
          </w:divBdr>
        </w:div>
        <w:div w:id="567692451">
          <w:marLeft w:val="640"/>
          <w:marRight w:val="0"/>
          <w:marTop w:val="0"/>
          <w:marBottom w:val="0"/>
          <w:divBdr>
            <w:top w:val="none" w:sz="0" w:space="0" w:color="auto"/>
            <w:left w:val="none" w:sz="0" w:space="0" w:color="auto"/>
            <w:bottom w:val="none" w:sz="0" w:space="0" w:color="auto"/>
            <w:right w:val="none" w:sz="0" w:space="0" w:color="auto"/>
          </w:divBdr>
        </w:div>
        <w:div w:id="681206698">
          <w:marLeft w:val="640"/>
          <w:marRight w:val="0"/>
          <w:marTop w:val="0"/>
          <w:marBottom w:val="0"/>
          <w:divBdr>
            <w:top w:val="none" w:sz="0" w:space="0" w:color="auto"/>
            <w:left w:val="none" w:sz="0" w:space="0" w:color="auto"/>
            <w:bottom w:val="none" w:sz="0" w:space="0" w:color="auto"/>
            <w:right w:val="none" w:sz="0" w:space="0" w:color="auto"/>
          </w:divBdr>
        </w:div>
        <w:div w:id="518853477">
          <w:marLeft w:val="640"/>
          <w:marRight w:val="0"/>
          <w:marTop w:val="0"/>
          <w:marBottom w:val="0"/>
          <w:divBdr>
            <w:top w:val="none" w:sz="0" w:space="0" w:color="auto"/>
            <w:left w:val="none" w:sz="0" w:space="0" w:color="auto"/>
            <w:bottom w:val="none" w:sz="0" w:space="0" w:color="auto"/>
            <w:right w:val="none" w:sz="0" w:space="0" w:color="auto"/>
          </w:divBdr>
        </w:div>
        <w:div w:id="263004293">
          <w:marLeft w:val="640"/>
          <w:marRight w:val="0"/>
          <w:marTop w:val="0"/>
          <w:marBottom w:val="0"/>
          <w:divBdr>
            <w:top w:val="none" w:sz="0" w:space="0" w:color="auto"/>
            <w:left w:val="none" w:sz="0" w:space="0" w:color="auto"/>
            <w:bottom w:val="none" w:sz="0" w:space="0" w:color="auto"/>
            <w:right w:val="none" w:sz="0" w:space="0" w:color="auto"/>
          </w:divBdr>
        </w:div>
        <w:div w:id="348484143">
          <w:marLeft w:val="640"/>
          <w:marRight w:val="0"/>
          <w:marTop w:val="0"/>
          <w:marBottom w:val="0"/>
          <w:divBdr>
            <w:top w:val="none" w:sz="0" w:space="0" w:color="auto"/>
            <w:left w:val="none" w:sz="0" w:space="0" w:color="auto"/>
            <w:bottom w:val="none" w:sz="0" w:space="0" w:color="auto"/>
            <w:right w:val="none" w:sz="0" w:space="0" w:color="auto"/>
          </w:divBdr>
        </w:div>
        <w:div w:id="383677159">
          <w:marLeft w:val="640"/>
          <w:marRight w:val="0"/>
          <w:marTop w:val="0"/>
          <w:marBottom w:val="0"/>
          <w:divBdr>
            <w:top w:val="none" w:sz="0" w:space="0" w:color="auto"/>
            <w:left w:val="none" w:sz="0" w:space="0" w:color="auto"/>
            <w:bottom w:val="none" w:sz="0" w:space="0" w:color="auto"/>
            <w:right w:val="none" w:sz="0" w:space="0" w:color="auto"/>
          </w:divBdr>
        </w:div>
        <w:div w:id="806314090">
          <w:marLeft w:val="640"/>
          <w:marRight w:val="0"/>
          <w:marTop w:val="0"/>
          <w:marBottom w:val="0"/>
          <w:divBdr>
            <w:top w:val="none" w:sz="0" w:space="0" w:color="auto"/>
            <w:left w:val="none" w:sz="0" w:space="0" w:color="auto"/>
            <w:bottom w:val="none" w:sz="0" w:space="0" w:color="auto"/>
            <w:right w:val="none" w:sz="0" w:space="0" w:color="auto"/>
          </w:divBdr>
        </w:div>
        <w:div w:id="2014647682">
          <w:marLeft w:val="640"/>
          <w:marRight w:val="0"/>
          <w:marTop w:val="0"/>
          <w:marBottom w:val="0"/>
          <w:divBdr>
            <w:top w:val="none" w:sz="0" w:space="0" w:color="auto"/>
            <w:left w:val="none" w:sz="0" w:space="0" w:color="auto"/>
            <w:bottom w:val="none" w:sz="0" w:space="0" w:color="auto"/>
            <w:right w:val="none" w:sz="0" w:space="0" w:color="auto"/>
          </w:divBdr>
        </w:div>
        <w:div w:id="922839433">
          <w:marLeft w:val="640"/>
          <w:marRight w:val="0"/>
          <w:marTop w:val="0"/>
          <w:marBottom w:val="0"/>
          <w:divBdr>
            <w:top w:val="none" w:sz="0" w:space="0" w:color="auto"/>
            <w:left w:val="none" w:sz="0" w:space="0" w:color="auto"/>
            <w:bottom w:val="none" w:sz="0" w:space="0" w:color="auto"/>
            <w:right w:val="none" w:sz="0" w:space="0" w:color="auto"/>
          </w:divBdr>
        </w:div>
        <w:div w:id="1624772312">
          <w:marLeft w:val="640"/>
          <w:marRight w:val="0"/>
          <w:marTop w:val="0"/>
          <w:marBottom w:val="0"/>
          <w:divBdr>
            <w:top w:val="none" w:sz="0" w:space="0" w:color="auto"/>
            <w:left w:val="none" w:sz="0" w:space="0" w:color="auto"/>
            <w:bottom w:val="none" w:sz="0" w:space="0" w:color="auto"/>
            <w:right w:val="none" w:sz="0" w:space="0" w:color="auto"/>
          </w:divBdr>
        </w:div>
        <w:div w:id="2078165641">
          <w:marLeft w:val="640"/>
          <w:marRight w:val="0"/>
          <w:marTop w:val="0"/>
          <w:marBottom w:val="0"/>
          <w:divBdr>
            <w:top w:val="none" w:sz="0" w:space="0" w:color="auto"/>
            <w:left w:val="none" w:sz="0" w:space="0" w:color="auto"/>
            <w:bottom w:val="none" w:sz="0" w:space="0" w:color="auto"/>
            <w:right w:val="none" w:sz="0" w:space="0" w:color="auto"/>
          </w:divBdr>
        </w:div>
        <w:div w:id="179440969">
          <w:marLeft w:val="640"/>
          <w:marRight w:val="0"/>
          <w:marTop w:val="0"/>
          <w:marBottom w:val="0"/>
          <w:divBdr>
            <w:top w:val="none" w:sz="0" w:space="0" w:color="auto"/>
            <w:left w:val="none" w:sz="0" w:space="0" w:color="auto"/>
            <w:bottom w:val="none" w:sz="0" w:space="0" w:color="auto"/>
            <w:right w:val="none" w:sz="0" w:space="0" w:color="auto"/>
          </w:divBdr>
        </w:div>
        <w:div w:id="903023980">
          <w:marLeft w:val="640"/>
          <w:marRight w:val="0"/>
          <w:marTop w:val="0"/>
          <w:marBottom w:val="0"/>
          <w:divBdr>
            <w:top w:val="none" w:sz="0" w:space="0" w:color="auto"/>
            <w:left w:val="none" w:sz="0" w:space="0" w:color="auto"/>
            <w:bottom w:val="none" w:sz="0" w:space="0" w:color="auto"/>
            <w:right w:val="none" w:sz="0" w:space="0" w:color="auto"/>
          </w:divBdr>
        </w:div>
        <w:div w:id="1979258717">
          <w:marLeft w:val="640"/>
          <w:marRight w:val="0"/>
          <w:marTop w:val="0"/>
          <w:marBottom w:val="0"/>
          <w:divBdr>
            <w:top w:val="none" w:sz="0" w:space="0" w:color="auto"/>
            <w:left w:val="none" w:sz="0" w:space="0" w:color="auto"/>
            <w:bottom w:val="none" w:sz="0" w:space="0" w:color="auto"/>
            <w:right w:val="none" w:sz="0" w:space="0" w:color="auto"/>
          </w:divBdr>
        </w:div>
        <w:div w:id="1629167506">
          <w:marLeft w:val="640"/>
          <w:marRight w:val="0"/>
          <w:marTop w:val="0"/>
          <w:marBottom w:val="0"/>
          <w:divBdr>
            <w:top w:val="none" w:sz="0" w:space="0" w:color="auto"/>
            <w:left w:val="none" w:sz="0" w:space="0" w:color="auto"/>
            <w:bottom w:val="none" w:sz="0" w:space="0" w:color="auto"/>
            <w:right w:val="none" w:sz="0" w:space="0" w:color="auto"/>
          </w:divBdr>
        </w:div>
        <w:div w:id="805392922">
          <w:marLeft w:val="640"/>
          <w:marRight w:val="0"/>
          <w:marTop w:val="0"/>
          <w:marBottom w:val="0"/>
          <w:divBdr>
            <w:top w:val="none" w:sz="0" w:space="0" w:color="auto"/>
            <w:left w:val="none" w:sz="0" w:space="0" w:color="auto"/>
            <w:bottom w:val="none" w:sz="0" w:space="0" w:color="auto"/>
            <w:right w:val="none" w:sz="0" w:space="0" w:color="auto"/>
          </w:divBdr>
        </w:div>
        <w:div w:id="1369601719">
          <w:marLeft w:val="640"/>
          <w:marRight w:val="0"/>
          <w:marTop w:val="0"/>
          <w:marBottom w:val="0"/>
          <w:divBdr>
            <w:top w:val="none" w:sz="0" w:space="0" w:color="auto"/>
            <w:left w:val="none" w:sz="0" w:space="0" w:color="auto"/>
            <w:bottom w:val="none" w:sz="0" w:space="0" w:color="auto"/>
            <w:right w:val="none" w:sz="0" w:space="0" w:color="auto"/>
          </w:divBdr>
        </w:div>
        <w:div w:id="1978947836">
          <w:marLeft w:val="640"/>
          <w:marRight w:val="0"/>
          <w:marTop w:val="0"/>
          <w:marBottom w:val="0"/>
          <w:divBdr>
            <w:top w:val="none" w:sz="0" w:space="0" w:color="auto"/>
            <w:left w:val="none" w:sz="0" w:space="0" w:color="auto"/>
            <w:bottom w:val="none" w:sz="0" w:space="0" w:color="auto"/>
            <w:right w:val="none" w:sz="0" w:space="0" w:color="auto"/>
          </w:divBdr>
        </w:div>
        <w:div w:id="1636910317">
          <w:marLeft w:val="640"/>
          <w:marRight w:val="0"/>
          <w:marTop w:val="0"/>
          <w:marBottom w:val="0"/>
          <w:divBdr>
            <w:top w:val="none" w:sz="0" w:space="0" w:color="auto"/>
            <w:left w:val="none" w:sz="0" w:space="0" w:color="auto"/>
            <w:bottom w:val="none" w:sz="0" w:space="0" w:color="auto"/>
            <w:right w:val="none" w:sz="0" w:space="0" w:color="auto"/>
          </w:divBdr>
        </w:div>
        <w:div w:id="1722825856">
          <w:marLeft w:val="640"/>
          <w:marRight w:val="0"/>
          <w:marTop w:val="0"/>
          <w:marBottom w:val="0"/>
          <w:divBdr>
            <w:top w:val="none" w:sz="0" w:space="0" w:color="auto"/>
            <w:left w:val="none" w:sz="0" w:space="0" w:color="auto"/>
            <w:bottom w:val="none" w:sz="0" w:space="0" w:color="auto"/>
            <w:right w:val="none" w:sz="0" w:space="0" w:color="auto"/>
          </w:divBdr>
        </w:div>
        <w:div w:id="597561082">
          <w:marLeft w:val="640"/>
          <w:marRight w:val="0"/>
          <w:marTop w:val="0"/>
          <w:marBottom w:val="0"/>
          <w:divBdr>
            <w:top w:val="none" w:sz="0" w:space="0" w:color="auto"/>
            <w:left w:val="none" w:sz="0" w:space="0" w:color="auto"/>
            <w:bottom w:val="none" w:sz="0" w:space="0" w:color="auto"/>
            <w:right w:val="none" w:sz="0" w:space="0" w:color="auto"/>
          </w:divBdr>
        </w:div>
        <w:div w:id="575673571">
          <w:marLeft w:val="640"/>
          <w:marRight w:val="0"/>
          <w:marTop w:val="0"/>
          <w:marBottom w:val="0"/>
          <w:divBdr>
            <w:top w:val="none" w:sz="0" w:space="0" w:color="auto"/>
            <w:left w:val="none" w:sz="0" w:space="0" w:color="auto"/>
            <w:bottom w:val="none" w:sz="0" w:space="0" w:color="auto"/>
            <w:right w:val="none" w:sz="0" w:space="0" w:color="auto"/>
          </w:divBdr>
        </w:div>
        <w:div w:id="1759476628">
          <w:marLeft w:val="640"/>
          <w:marRight w:val="0"/>
          <w:marTop w:val="0"/>
          <w:marBottom w:val="0"/>
          <w:divBdr>
            <w:top w:val="none" w:sz="0" w:space="0" w:color="auto"/>
            <w:left w:val="none" w:sz="0" w:space="0" w:color="auto"/>
            <w:bottom w:val="none" w:sz="0" w:space="0" w:color="auto"/>
            <w:right w:val="none" w:sz="0" w:space="0" w:color="auto"/>
          </w:divBdr>
        </w:div>
        <w:div w:id="1994335881">
          <w:marLeft w:val="640"/>
          <w:marRight w:val="0"/>
          <w:marTop w:val="0"/>
          <w:marBottom w:val="0"/>
          <w:divBdr>
            <w:top w:val="none" w:sz="0" w:space="0" w:color="auto"/>
            <w:left w:val="none" w:sz="0" w:space="0" w:color="auto"/>
            <w:bottom w:val="none" w:sz="0" w:space="0" w:color="auto"/>
            <w:right w:val="none" w:sz="0" w:space="0" w:color="auto"/>
          </w:divBdr>
        </w:div>
        <w:div w:id="1772629315">
          <w:marLeft w:val="640"/>
          <w:marRight w:val="0"/>
          <w:marTop w:val="0"/>
          <w:marBottom w:val="0"/>
          <w:divBdr>
            <w:top w:val="none" w:sz="0" w:space="0" w:color="auto"/>
            <w:left w:val="none" w:sz="0" w:space="0" w:color="auto"/>
            <w:bottom w:val="none" w:sz="0" w:space="0" w:color="auto"/>
            <w:right w:val="none" w:sz="0" w:space="0" w:color="auto"/>
          </w:divBdr>
        </w:div>
        <w:div w:id="1927879644">
          <w:marLeft w:val="640"/>
          <w:marRight w:val="0"/>
          <w:marTop w:val="0"/>
          <w:marBottom w:val="0"/>
          <w:divBdr>
            <w:top w:val="none" w:sz="0" w:space="0" w:color="auto"/>
            <w:left w:val="none" w:sz="0" w:space="0" w:color="auto"/>
            <w:bottom w:val="none" w:sz="0" w:space="0" w:color="auto"/>
            <w:right w:val="none" w:sz="0" w:space="0" w:color="auto"/>
          </w:divBdr>
        </w:div>
        <w:div w:id="1370913022">
          <w:marLeft w:val="640"/>
          <w:marRight w:val="0"/>
          <w:marTop w:val="0"/>
          <w:marBottom w:val="0"/>
          <w:divBdr>
            <w:top w:val="none" w:sz="0" w:space="0" w:color="auto"/>
            <w:left w:val="none" w:sz="0" w:space="0" w:color="auto"/>
            <w:bottom w:val="none" w:sz="0" w:space="0" w:color="auto"/>
            <w:right w:val="none" w:sz="0" w:space="0" w:color="auto"/>
          </w:divBdr>
        </w:div>
        <w:div w:id="1132481640">
          <w:marLeft w:val="640"/>
          <w:marRight w:val="0"/>
          <w:marTop w:val="0"/>
          <w:marBottom w:val="0"/>
          <w:divBdr>
            <w:top w:val="none" w:sz="0" w:space="0" w:color="auto"/>
            <w:left w:val="none" w:sz="0" w:space="0" w:color="auto"/>
            <w:bottom w:val="none" w:sz="0" w:space="0" w:color="auto"/>
            <w:right w:val="none" w:sz="0" w:space="0" w:color="auto"/>
          </w:divBdr>
        </w:div>
        <w:div w:id="1109004638">
          <w:marLeft w:val="640"/>
          <w:marRight w:val="0"/>
          <w:marTop w:val="0"/>
          <w:marBottom w:val="0"/>
          <w:divBdr>
            <w:top w:val="none" w:sz="0" w:space="0" w:color="auto"/>
            <w:left w:val="none" w:sz="0" w:space="0" w:color="auto"/>
            <w:bottom w:val="none" w:sz="0" w:space="0" w:color="auto"/>
            <w:right w:val="none" w:sz="0" w:space="0" w:color="auto"/>
          </w:divBdr>
        </w:div>
        <w:div w:id="1431048689">
          <w:marLeft w:val="640"/>
          <w:marRight w:val="0"/>
          <w:marTop w:val="0"/>
          <w:marBottom w:val="0"/>
          <w:divBdr>
            <w:top w:val="none" w:sz="0" w:space="0" w:color="auto"/>
            <w:left w:val="none" w:sz="0" w:space="0" w:color="auto"/>
            <w:bottom w:val="none" w:sz="0" w:space="0" w:color="auto"/>
            <w:right w:val="none" w:sz="0" w:space="0" w:color="auto"/>
          </w:divBdr>
        </w:div>
        <w:div w:id="1395007788">
          <w:marLeft w:val="640"/>
          <w:marRight w:val="0"/>
          <w:marTop w:val="0"/>
          <w:marBottom w:val="0"/>
          <w:divBdr>
            <w:top w:val="none" w:sz="0" w:space="0" w:color="auto"/>
            <w:left w:val="none" w:sz="0" w:space="0" w:color="auto"/>
            <w:bottom w:val="none" w:sz="0" w:space="0" w:color="auto"/>
            <w:right w:val="none" w:sz="0" w:space="0" w:color="auto"/>
          </w:divBdr>
        </w:div>
        <w:div w:id="516890084">
          <w:marLeft w:val="640"/>
          <w:marRight w:val="0"/>
          <w:marTop w:val="0"/>
          <w:marBottom w:val="0"/>
          <w:divBdr>
            <w:top w:val="none" w:sz="0" w:space="0" w:color="auto"/>
            <w:left w:val="none" w:sz="0" w:space="0" w:color="auto"/>
            <w:bottom w:val="none" w:sz="0" w:space="0" w:color="auto"/>
            <w:right w:val="none" w:sz="0" w:space="0" w:color="auto"/>
          </w:divBdr>
        </w:div>
        <w:div w:id="881601713">
          <w:marLeft w:val="640"/>
          <w:marRight w:val="0"/>
          <w:marTop w:val="0"/>
          <w:marBottom w:val="0"/>
          <w:divBdr>
            <w:top w:val="none" w:sz="0" w:space="0" w:color="auto"/>
            <w:left w:val="none" w:sz="0" w:space="0" w:color="auto"/>
            <w:bottom w:val="none" w:sz="0" w:space="0" w:color="auto"/>
            <w:right w:val="none" w:sz="0" w:space="0" w:color="auto"/>
          </w:divBdr>
        </w:div>
        <w:div w:id="580986439">
          <w:marLeft w:val="640"/>
          <w:marRight w:val="0"/>
          <w:marTop w:val="0"/>
          <w:marBottom w:val="0"/>
          <w:divBdr>
            <w:top w:val="none" w:sz="0" w:space="0" w:color="auto"/>
            <w:left w:val="none" w:sz="0" w:space="0" w:color="auto"/>
            <w:bottom w:val="none" w:sz="0" w:space="0" w:color="auto"/>
            <w:right w:val="none" w:sz="0" w:space="0" w:color="auto"/>
          </w:divBdr>
        </w:div>
        <w:div w:id="7424">
          <w:marLeft w:val="640"/>
          <w:marRight w:val="0"/>
          <w:marTop w:val="0"/>
          <w:marBottom w:val="0"/>
          <w:divBdr>
            <w:top w:val="none" w:sz="0" w:space="0" w:color="auto"/>
            <w:left w:val="none" w:sz="0" w:space="0" w:color="auto"/>
            <w:bottom w:val="none" w:sz="0" w:space="0" w:color="auto"/>
            <w:right w:val="none" w:sz="0" w:space="0" w:color="auto"/>
          </w:divBdr>
        </w:div>
        <w:div w:id="587274877">
          <w:marLeft w:val="640"/>
          <w:marRight w:val="0"/>
          <w:marTop w:val="0"/>
          <w:marBottom w:val="0"/>
          <w:divBdr>
            <w:top w:val="none" w:sz="0" w:space="0" w:color="auto"/>
            <w:left w:val="none" w:sz="0" w:space="0" w:color="auto"/>
            <w:bottom w:val="none" w:sz="0" w:space="0" w:color="auto"/>
            <w:right w:val="none" w:sz="0" w:space="0" w:color="auto"/>
          </w:divBdr>
        </w:div>
        <w:div w:id="1103307528">
          <w:marLeft w:val="640"/>
          <w:marRight w:val="0"/>
          <w:marTop w:val="0"/>
          <w:marBottom w:val="0"/>
          <w:divBdr>
            <w:top w:val="none" w:sz="0" w:space="0" w:color="auto"/>
            <w:left w:val="none" w:sz="0" w:space="0" w:color="auto"/>
            <w:bottom w:val="none" w:sz="0" w:space="0" w:color="auto"/>
            <w:right w:val="none" w:sz="0" w:space="0" w:color="auto"/>
          </w:divBdr>
        </w:div>
        <w:div w:id="1789154293">
          <w:marLeft w:val="640"/>
          <w:marRight w:val="0"/>
          <w:marTop w:val="0"/>
          <w:marBottom w:val="0"/>
          <w:divBdr>
            <w:top w:val="none" w:sz="0" w:space="0" w:color="auto"/>
            <w:left w:val="none" w:sz="0" w:space="0" w:color="auto"/>
            <w:bottom w:val="none" w:sz="0" w:space="0" w:color="auto"/>
            <w:right w:val="none" w:sz="0" w:space="0" w:color="auto"/>
          </w:divBdr>
        </w:div>
        <w:div w:id="1824270925">
          <w:marLeft w:val="640"/>
          <w:marRight w:val="0"/>
          <w:marTop w:val="0"/>
          <w:marBottom w:val="0"/>
          <w:divBdr>
            <w:top w:val="none" w:sz="0" w:space="0" w:color="auto"/>
            <w:left w:val="none" w:sz="0" w:space="0" w:color="auto"/>
            <w:bottom w:val="none" w:sz="0" w:space="0" w:color="auto"/>
            <w:right w:val="none" w:sz="0" w:space="0" w:color="auto"/>
          </w:divBdr>
        </w:div>
        <w:div w:id="1744181983">
          <w:marLeft w:val="640"/>
          <w:marRight w:val="0"/>
          <w:marTop w:val="0"/>
          <w:marBottom w:val="0"/>
          <w:divBdr>
            <w:top w:val="none" w:sz="0" w:space="0" w:color="auto"/>
            <w:left w:val="none" w:sz="0" w:space="0" w:color="auto"/>
            <w:bottom w:val="none" w:sz="0" w:space="0" w:color="auto"/>
            <w:right w:val="none" w:sz="0" w:space="0" w:color="auto"/>
          </w:divBdr>
        </w:div>
        <w:div w:id="1936474105">
          <w:marLeft w:val="640"/>
          <w:marRight w:val="0"/>
          <w:marTop w:val="0"/>
          <w:marBottom w:val="0"/>
          <w:divBdr>
            <w:top w:val="none" w:sz="0" w:space="0" w:color="auto"/>
            <w:left w:val="none" w:sz="0" w:space="0" w:color="auto"/>
            <w:bottom w:val="none" w:sz="0" w:space="0" w:color="auto"/>
            <w:right w:val="none" w:sz="0" w:space="0" w:color="auto"/>
          </w:divBdr>
        </w:div>
        <w:div w:id="1152872100">
          <w:marLeft w:val="640"/>
          <w:marRight w:val="0"/>
          <w:marTop w:val="0"/>
          <w:marBottom w:val="0"/>
          <w:divBdr>
            <w:top w:val="none" w:sz="0" w:space="0" w:color="auto"/>
            <w:left w:val="none" w:sz="0" w:space="0" w:color="auto"/>
            <w:bottom w:val="none" w:sz="0" w:space="0" w:color="auto"/>
            <w:right w:val="none" w:sz="0" w:space="0" w:color="auto"/>
          </w:divBdr>
        </w:div>
        <w:div w:id="539635016">
          <w:marLeft w:val="640"/>
          <w:marRight w:val="0"/>
          <w:marTop w:val="0"/>
          <w:marBottom w:val="0"/>
          <w:divBdr>
            <w:top w:val="none" w:sz="0" w:space="0" w:color="auto"/>
            <w:left w:val="none" w:sz="0" w:space="0" w:color="auto"/>
            <w:bottom w:val="none" w:sz="0" w:space="0" w:color="auto"/>
            <w:right w:val="none" w:sz="0" w:space="0" w:color="auto"/>
          </w:divBdr>
        </w:div>
        <w:div w:id="993684159">
          <w:marLeft w:val="640"/>
          <w:marRight w:val="0"/>
          <w:marTop w:val="0"/>
          <w:marBottom w:val="0"/>
          <w:divBdr>
            <w:top w:val="none" w:sz="0" w:space="0" w:color="auto"/>
            <w:left w:val="none" w:sz="0" w:space="0" w:color="auto"/>
            <w:bottom w:val="none" w:sz="0" w:space="0" w:color="auto"/>
            <w:right w:val="none" w:sz="0" w:space="0" w:color="auto"/>
          </w:divBdr>
        </w:div>
        <w:div w:id="1515611968">
          <w:marLeft w:val="640"/>
          <w:marRight w:val="0"/>
          <w:marTop w:val="0"/>
          <w:marBottom w:val="0"/>
          <w:divBdr>
            <w:top w:val="none" w:sz="0" w:space="0" w:color="auto"/>
            <w:left w:val="none" w:sz="0" w:space="0" w:color="auto"/>
            <w:bottom w:val="none" w:sz="0" w:space="0" w:color="auto"/>
            <w:right w:val="none" w:sz="0" w:space="0" w:color="auto"/>
          </w:divBdr>
        </w:div>
        <w:div w:id="811484844">
          <w:marLeft w:val="640"/>
          <w:marRight w:val="0"/>
          <w:marTop w:val="0"/>
          <w:marBottom w:val="0"/>
          <w:divBdr>
            <w:top w:val="none" w:sz="0" w:space="0" w:color="auto"/>
            <w:left w:val="none" w:sz="0" w:space="0" w:color="auto"/>
            <w:bottom w:val="none" w:sz="0" w:space="0" w:color="auto"/>
            <w:right w:val="none" w:sz="0" w:space="0" w:color="auto"/>
          </w:divBdr>
        </w:div>
        <w:div w:id="1475172195">
          <w:marLeft w:val="640"/>
          <w:marRight w:val="0"/>
          <w:marTop w:val="0"/>
          <w:marBottom w:val="0"/>
          <w:divBdr>
            <w:top w:val="none" w:sz="0" w:space="0" w:color="auto"/>
            <w:left w:val="none" w:sz="0" w:space="0" w:color="auto"/>
            <w:bottom w:val="none" w:sz="0" w:space="0" w:color="auto"/>
            <w:right w:val="none" w:sz="0" w:space="0" w:color="auto"/>
          </w:divBdr>
        </w:div>
        <w:div w:id="513376247">
          <w:marLeft w:val="640"/>
          <w:marRight w:val="0"/>
          <w:marTop w:val="0"/>
          <w:marBottom w:val="0"/>
          <w:divBdr>
            <w:top w:val="none" w:sz="0" w:space="0" w:color="auto"/>
            <w:left w:val="none" w:sz="0" w:space="0" w:color="auto"/>
            <w:bottom w:val="none" w:sz="0" w:space="0" w:color="auto"/>
            <w:right w:val="none" w:sz="0" w:space="0" w:color="auto"/>
          </w:divBdr>
        </w:div>
        <w:div w:id="1520847420">
          <w:marLeft w:val="640"/>
          <w:marRight w:val="0"/>
          <w:marTop w:val="0"/>
          <w:marBottom w:val="0"/>
          <w:divBdr>
            <w:top w:val="none" w:sz="0" w:space="0" w:color="auto"/>
            <w:left w:val="none" w:sz="0" w:space="0" w:color="auto"/>
            <w:bottom w:val="none" w:sz="0" w:space="0" w:color="auto"/>
            <w:right w:val="none" w:sz="0" w:space="0" w:color="auto"/>
          </w:divBdr>
        </w:div>
        <w:div w:id="1901986191">
          <w:marLeft w:val="640"/>
          <w:marRight w:val="0"/>
          <w:marTop w:val="0"/>
          <w:marBottom w:val="0"/>
          <w:divBdr>
            <w:top w:val="none" w:sz="0" w:space="0" w:color="auto"/>
            <w:left w:val="none" w:sz="0" w:space="0" w:color="auto"/>
            <w:bottom w:val="none" w:sz="0" w:space="0" w:color="auto"/>
            <w:right w:val="none" w:sz="0" w:space="0" w:color="auto"/>
          </w:divBdr>
        </w:div>
        <w:div w:id="1195146774">
          <w:marLeft w:val="640"/>
          <w:marRight w:val="0"/>
          <w:marTop w:val="0"/>
          <w:marBottom w:val="0"/>
          <w:divBdr>
            <w:top w:val="none" w:sz="0" w:space="0" w:color="auto"/>
            <w:left w:val="none" w:sz="0" w:space="0" w:color="auto"/>
            <w:bottom w:val="none" w:sz="0" w:space="0" w:color="auto"/>
            <w:right w:val="none" w:sz="0" w:space="0" w:color="auto"/>
          </w:divBdr>
        </w:div>
        <w:div w:id="1155607352">
          <w:marLeft w:val="640"/>
          <w:marRight w:val="0"/>
          <w:marTop w:val="0"/>
          <w:marBottom w:val="0"/>
          <w:divBdr>
            <w:top w:val="none" w:sz="0" w:space="0" w:color="auto"/>
            <w:left w:val="none" w:sz="0" w:space="0" w:color="auto"/>
            <w:bottom w:val="none" w:sz="0" w:space="0" w:color="auto"/>
            <w:right w:val="none" w:sz="0" w:space="0" w:color="auto"/>
          </w:divBdr>
        </w:div>
        <w:div w:id="397628387">
          <w:marLeft w:val="640"/>
          <w:marRight w:val="0"/>
          <w:marTop w:val="0"/>
          <w:marBottom w:val="0"/>
          <w:divBdr>
            <w:top w:val="none" w:sz="0" w:space="0" w:color="auto"/>
            <w:left w:val="none" w:sz="0" w:space="0" w:color="auto"/>
            <w:bottom w:val="none" w:sz="0" w:space="0" w:color="auto"/>
            <w:right w:val="none" w:sz="0" w:space="0" w:color="auto"/>
          </w:divBdr>
        </w:div>
        <w:div w:id="1252204029">
          <w:marLeft w:val="640"/>
          <w:marRight w:val="0"/>
          <w:marTop w:val="0"/>
          <w:marBottom w:val="0"/>
          <w:divBdr>
            <w:top w:val="none" w:sz="0" w:space="0" w:color="auto"/>
            <w:left w:val="none" w:sz="0" w:space="0" w:color="auto"/>
            <w:bottom w:val="none" w:sz="0" w:space="0" w:color="auto"/>
            <w:right w:val="none" w:sz="0" w:space="0" w:color="auto"/>
          </w:divBdr>
        </w:div>
        <w:div w:id="64186933">
          <w:marLeft w:val="640"/>
          <w:marRight w:val="0"/>
          <w:marTop w:val="0"/>
          <w:marBottom w:val="0"/>
          <w:divBdr>
            <w:top w:val="none" w:sz="0" w:space="0" w:color="auto"/>
            <w:left w:val="none" w:sz="0" w:space="0" w:color="auto"/>
            <w:bottom w:val="none" w:sz="0" w:space="0" w:color="auto"/>
            <w:right w:val="none" w:sz="0" w:space="0" w:color="auto"/>
          </w:divBdr>
        </w:div>
        <w:div w:id="592785715">
          <w:marLeft w:val="640"/>
          <w:marRight w:val="0"/>
          <w:marTop w:val="0"/>
          <w:marBottom w:val="0"/>
          <w:divBdr>
            <w:top w:val="none" w:sz="0" w:space="0" w:color="auto"/>
            <w:left w:val="none" w:sz="0" w:space="0" w:color="auto"/>
            <w:bottom w:val="none" w:sz="0" w:space="0" w:color="auto"/>
            <w:right w:val="none" w:sz="0" w:space="0" w:color="auto"/>
          </w:divBdr>
        </w:div>
        <w:div w:id="155192969">
          <w:marLeft w:val="640"/>
          <w:marRight w:val="0"/>
          <w:marTop w:val="0"/>
          <w:marBottom w:val="0"/>
          <w:divBdr>
            <w:top w:val="none" w:sz="0" w:space="0" w:color="auto"/>
            <w:left w:val="none" w:sz="0" w:space="0" w:color="auto"/>
            <w:bottom w:val="none" w:sz="0" w:space="0" w:color="auto"/>
            <w:right w:val="none" w:sz="0" w:space="0" w:color="auto"/>
          </w:divBdr>
        </w:div>
        <w:div w:id="786312282">
          <w:marLeft w:val="640"/>
          <w:marRight w:val="0"/>
          <w:marTop w:val="0"/>
          <w:marBottom w:val="0"/>
          <w:divBdr>
            <w:top w:val="none" w:sz="0" w:space="0" w:color="auto"/>
            <w:left w:val="none" w:sz="0" w:space="0" w:color="auto"/>
            <w:bottom w:val="none" w:sz="0" w:space="0" w:color="auto"/>
            <w:right w:val="none" w:sz="0" w:space="0" w:color="auto"/>
          </w:divBdr>
        </w:div>
        <w:div w:id="205679227">
          <w:marLeft w:val="640"/>
          <w:marRight w:val="0"/>
          <w:marTop w:val="0"/>
          <w:marBottom w:val="0"/>
          <w:divBdr>
            <w:top w:val="none" w:sz="0" w:space="0" w:color="auto"/>
            <w:left w:val="none" w:sz="0" w:space="0" w:color="auto"/>
            <w:bottom w:val="none" w:sz="0" w:space="0" w:color="auto"/>
            <w:right w:val="none" w:sz="0" w:space="0" w:color="auto"/>
          </w:divBdr>
        </w:div>
        <w:div w:id="696002503">
          <w:marLeft w:val="640"/>
          <w:marRight w:val="0"/>
          <w:marTop w:val="0"/>
          <w:marBottom w:val="0"/>
          <w:divBdr>
            <w:top w:val="none" w:sz="0" w:space="0" w:color="auto"/>
            <w:left w:val="none" w:sz="0" w:space="0" w:color="auto"/>
            <w:bottom w:val="none" w:sz="0" w:space="0" w:color="auto"/>
            <w:right w:val="none" w:sz="0" w:space="0" w:color="auto"/>
          </w:divBdr>
        </w:div>
        <w:div w:id="65499017">
          <w:marLeft w:val="640"/>
          <w:marRight w:val="0"/>
          <w:marTop w:val="0"/>
          <w:marBottom w:val="0"/>
          <w:divBdr>
            <w:top w:val="none" w:sz="0" w:space="0" w:color="auto"/>
            <w:left w:val="none" w:sz="0" w:space="0" w:color="auto"/>
            <w:bottom w:val="none" w:sz="0" w:space="0" w:color="auto"/>
            <w:right w:val="none" w:sz="0" w:space="0" w:color="auto"/>
          </w:divBdr>
        </w:div>
        <w:div w:id="1945190403">
          <w:marLeft w:val="640"/>
          <w:marRight w:val="0"/>
          <w:marTop w:val="0"/>
          <w:marBottom w:val="0"/>
          <w:divBdr>
            <w:top w:val="none" w:sz="0" w:space="0" w:color="auto"/>
            <w:left w:val="none" w:sz="0" w:space="0" w:color="auto"/>
            <w:bottom w:val="none" w:sz="0" w:space="0" w:color="auto"/>
            <w:right w:val="none" w:sz="0" w:space="0" w:color="auto"/>
          </w:divBdr>
        </w:div>
        <w:div w:id="1499930500">
          <w:marLeft w:val="640"/>
          <w:marRight w:val="0"/>
          <w:marTop w:val="0"/>
          <w:marBottom w:val="0"/>
          <w:divBdr>
            <w:top w:val="none" w:sz="0" w:space="0" w:color="auto"/>
            <w:left w:val="none" w:sz="0" w:space="0" w:color="auto"/>
            <w:bottom w:val="none" w:sz="0" w:space="0" w:color="auto"/>
            <w:right w:val="none" w:sz="0" w:space="0" w:color="auto"/>
          </w:divBdr>
        </w:div>
        <w:div w:id="436096537">
          <w:marLeft w:val="640"/>
          <w:marRight w:val="0"/>
          <w:marTop w:val="0"/>
          <w:marBottom w:val="0"/>
          <w:divBdr>
            <w:top w:val="none" w:sz="0" w:space="0" w:color="auto"/>
            <w:left w:val="none" w:sz="0" w:space="0" w:color="auto"/>
            <w:bottom w:val="none" w:sz="0" w:space="0" w:color="auto"/>
            <w:right w:val="none" w:sz="0" w:space="0" w:color="auto"/>
          </w:divBdr>
        </w:div>
        <w:div w:id="922567274">
          <w:marLeft w:val="640"/>
          <w:marRight w:val="0"/>
          <w:marTop w:val="0"/>
          <w:marBottom w:val="0"/>
          <w:divBdr>
            <w:top w:val="none" w:sz="0" w:space="0" w:color="auto"/>
            <w:left w:val="none" w:sz="0" w:space="0" w:color="auto"/>
            <w:bottom w:val="none" w:sz="0" w:space="0" w:color="auto"/>
            <w:right w:val="none" w:sz="0" w:space="0" w:color="auto"/>
          </w:divBdr>
        </w:div>
        <w:div w:id="1732927557">
          <w:marLeft w:val="640"/>
          <w:marRight w:val="0"/>
          <w:marTop w:val="0"/>
          <w:marBottom w:val="0"/>
          <w:divBdr>
            <w:top w:val="none" w:sz="0" w:space="0" w:color="auto"/>
            <w:left w:val="none" w:sz="0" w:space="0" w:color="auto"/>
            <w:bottom w:val="none" w:sz="0" w:space="0" w:color="auto"/>
            <w:right w:val="none" w:sz="0" w:space="0" w:color="auto"/>
          </w:divBdr>
        </w:div>
        <w:div w:id="1766195245">
          <w:marLeft w:val="640"/>
          <w:marRight w:val="0"/>
          <w:marTop w:val="0"/>
          <w:marBottom w:val="0"/>
          <w:divBdr>
            <w:top w:val="none" w:sz="0" w:space="0" w:color="auto"/>
            <w:left w:val="none" w:sz="0" w:space="0" w:color="auto"/>
            <w:bottom w:val="none" w:sz="0" w:space="0" w:color="auto"/>
            <w:right w:val="none" w:sz="0" w:space="0" w:color="auto"/>
          </w:divBdr>
        </w:div>
        <w:div w:id="1443181946">
          <w:marLeft w:val="640"/>
          <w:marRight w:val="0"/>
          <w:marTop w:val="0"/>
          <w:marBottom w:val="0"/>
          <w:divBdr>
            <w:top w:val="none" w:sz="0" w:space="0" w:color="auto"/>
            <w:left w:val="none" w:sz="0" w:space="0" w:color="auto"/>
            <w:bottom w:val="none" w:sz="0" w:space="0" w:color="auto"/>
            <w:right w:val="none" w:sz="0" w:space="0" w:color="auto"/>
          </w:divBdr>
        </w:div>
        <w:div w:id="649867787">
          <w:marLeft w:val="640"/>
          <w:marRight w:val="0"/>
          <w:marTop w:val="0"/>
          <w:marBottom w:val="0"/>
          <w:divBdr>
            <w:top w:val="none" w:sz="0" w:space="0" w:color="auto"/>
            <w:left w:val="none" w:sz="0" w:space="0" w:color="auto"/>
            <w:bottom w:val="none" w:sz="0" w:space="0" w:color="auto"/>
            <w:right w:val="none" w:sz="0" w:space="0" w:color="auto"/>
          </w:divBdr>
        </w:div>
        <w:div w:id="1535075105">
          <w:marLeft w:val="640"/>
          <w:marRight w:val="0"/>
          <w:marTop w:val="0"/>
          <w:marBottom w:val="0"/>
          <w:divBdr>
            <w:top w:val="none" w:sz="0" w:space="0" w:color="auto"/>
            <w:left w:val="none" w:sz="0" w:space="0" w:color="auto"/>
            <w:bottom w:val="none" w:sz="0" w:space="0" w:color="auto"/>
            <w:right w:val="none" w:sz="0" w:space="0" w:color="auto"/>
          </w:divBdr>
        </w:div>
        <w:div w:id="2117558869">
          <w:marLeft w:val="640"/>
          <w:marRight w:val="0"/>
          <w:marTop w:val="0"/>
          <w:marBottom w:val="0"/>
          <w:divBdr>
            <w:top w:val="none" w:sz="0" w:space="0" w:color="auto"/>
            <w:left w:val="none" w:sz="0" w:space="0" w:color="auto"/>
            <w:bottom w:val="none" w:sz="0" w:space="0" w:color="auto"/>
            <w:right w:val="none" w:sz="0" w:space="0" w:color="auto"/>
          </w:divBdr>
        </w:div>
        <w:div w:id="1939672842">
          <w:marLeft w:val="640"/>
          <w:marRight w:val="0"/>
          <w:marTop w:val="0"/>
          <w:marBottom w:val="0"/>
          <w:divBdr>
            <w:top w:val="none" w:sz="0" w:space="0" w:color="auto"/>
            <w:left w:val="none" w:sz="0" w:space="0" w:color="auto"/>
            <w:bottom w:val="none" w:sz="0" w:space="0" w:color="auto"/>
            <w:right w:val="none" w:sz="0" w:space="0" w:color="auto"/>
          </w:divBdr>
        </w:div>
        <w:div w:id="2056082539">
          <w:marLeft w:val="640"/>
          <w:marRight w:val="0"/>
          <w:marTop w:val="0"/>
          <w:marBottom w:val="0"/>
          <w:divBdr>
            <w:top w:val="none" w:sz="0" w:space="0" w:color="auto"/>
            <w:left w:val="none" w:sz="0" w:space="0" w:color="auto"/>
            <w:bottom w:val="none" w:sz="0" w:space="0" w:color="auto"/>
            <w:right w:val="none" w:sz="0" w:space="0" w:color="auto"/>
          </w:divBdr>
        </w:div>
        <w:div w:id="915628610">
          <w:marLeft w:val="640"/>
          <w:marRight w:val="0"/>
          <w:marTop w:val="0"/>
          <w:marBottom w:val="0"/>
          <w:divBdr>
            <w:top w:val="none" w:sz="0" w:space="0" w:color="auto"/>
            <w:left w:val="none" w:sz="0" w:space="0" w:color="auto"/>
            <w:bottom w:val="none" w:sz="0" w:space="0" w:color="auto"/>
            <w:right w:val="none" w:sz="0" w:space="0" w:color="auto"/>
          </w:divBdr>
        </w:div>
        <w:div w:id="666707123">
          <w:marLeft w:val="640"/>
          <w:marRight w:val="0"/>
          <w:marTop w:val="0"/>
          <w:marBottom w:val="0"/>
          <w:divBdr>
            <w:top w:val="none" w:sz="0" w:space="0" w:color="auto"/>
            <w:left w:val="none" w:sz="0" w:space="0" w:color="auto"/>
            <w:bottom w:val="none" w:sz="0" w:space="0" w:color="auto"/>
            <w:right w:val="none" w:sz="0" w:space="0" w:color="auto"/>
          </w:divBdr>
        </w:div>
        <w:div w:id="179710538">
          <w:marLeft w:val="640"/>
          <w:marRight w:val="0"/>
          <w:marTop w:val="0"/>
          <w:marBottom w:val="0"/>
          <w:divBdr>
            <w:top w:val="none" w:sz="0" w:space="0" w:color="auto"/>
            <w:left w:val="none" w:sz="0" w:space="0" w:color="auto"/>
            <w:bottom w:val="none" w:sz="0" w:space="0" w:color="auto"/>
            <w:right w:val="none" w:sz="0" w:space="0" w:color="auto"/>
          </w:divBdr>
        </w:div>
        <w:div w:id="1560900602">
          <w:marLeft w:val="640"/>
          <w:marRight w:val="0"/>
          <w:marTop w:val="0"/>
          <w:marBottom w:val="0"/>
          <w:divBdr>
            <w:top w:val="none" w:sz="0" w:space="0" w:color="auto"/>
            <w:left w:val="none" w:sz="0" w:space="0" w:color="auto"/>
            <w:bottom w:val="none" w:sz="0" w:space="0" w:color="auto"/>
            <w:right w:val="none" w:sz="0" w:space="0" w:color="auto"/>
          </w:divBdr>
        </w:div>
        <w:div w:id="1933932881">
          <w:marLeft w:val="640"/>
          <w:marRight w:val="0"/>
          <w:marTop w:val="0"/>
          <w:marBottom w:val="0"/>
          <w:divBdr>
            <w:top w:val="none" w:sz="0" w:space="0" w:color="auto"/>
            <w:left w:val="none" w:sz="0" w:space="0" w:color="auto"/>
            <w:bottom w:val="none" w:sz="0" w:space="0" w:color="auto"/>
            <w:right w:val="none" w:sz="0" w:space="0" w:color="auto"/>
          </w:divBdr>
        </w:div>
        <w:div w:id="830412126">
          <w:marLeft w:val="640"/>
          <w:marRight w:val="0"/>
          <w:marTop w:val="0"/>
          <w:marBottom w:val="0"/>
          <w:divBdr>
            <w:top w:val="none" w:sz="0" w:space="0" w:color="auto"/>
            <w:left w:val="none" w:sz="0" w:space="0" w:color="auto"/>
            <w:bottom w:val="none" w:sz="0" w:space="0" w:color="auto"/>
            <w:right w:val="none" w:sz="0" w:space="0" w:color="auto"/>
          </w:divBdr>
        </w:div>
        <w:div w:id="1070158709">
          <w:marLeft w:val="640"/>
          <w:marRight w:val="0"/>
          <w:marTop w:val="0"/>
          <w:marBottom w:val="0"/>
          <w:divBdr>
            <w:top w:val="none" w:sz="0" w:space="0" w:color="auto"/>
            <w:left w:val="none" w:sz="0" w:space="0" w:color="auto"/>
            <w:bottom w:val="none" w:sz="0" w:space="0" w:color="auto"/>
            <w:right w:val="none" w:sz="0" w:space="0" w:color="auto"/>
          </w:divBdr>
        </w:div>
        <w:div w:id="1336301717">
          <w:marLeft w:val="640"/>
          <w:marRight w:val="0"/>
          <w:marTop w:val="0"/>
          <w:marBottom w:val="0"/>
          <w:divBdr>
            <w:top w:val="none" w:sz="0" w:space="0" w:color="auto"/>
            <w:left w:val="none" w:sz="0" w:space="0" w:color="auto"/>
            <w:bottom w:val="none" w:sz="0" w:space="0" w:color="auto"/>
            <w:right w:val="none" w:sz="0" w:space="0" w:color="auto"/>
          </w:divBdr>
        </w:div>
        <w:div w:id="1982076159">
          <w:marLeft w:val="640"/>
          <w:marRight w:val="0"/>
          <w:marTop w:val="0"/>
          <w:marBottom w:val="0"/>
          <w:divBdr>
            <w:top w:val="none" w:sz="0" w:space="0" w:color="auto"/>
            <w:left w:val="none" w:sz="0" w:space="0" w:color="auto"/>
            <w:bottom w:val="none" w:sz="0" w:space="0" w:color="auto"/>
            <w:right w:val="none" w:sz="0" w:space="0" w:color="auto"/>
          </w:divBdr>
        </w:div>
        <w:div w:id="175467872">
          <w:marLeft w:val="640"/>
          <w:marRight w:val="0"/>
          <w:marTop w:val="0"/>
          <w:marBottom w:val="0"/>
          <w:divBdr>
            <w:top w:val="none" w:sz="0" w:space="0" w:color="auto"/>
            <w:left w:val="none" w:sz="0" w:space="0" w:color="auto"/>
            <w:bottom w:val="none" w:sz="0" w:space="0" w:color="auto"/>
            <w:right w:val="none" w:sz="0" w:space="0" w:color="auto"/>
          </w:divBdr>
        </w:div>
        <w:div w:id="904488266">
          <w:marLeft w:val="640"/>
          <w:marRight w:val="0"/>
          <w:marTop w:val="0"/>
          <w:marBottom w:val="0"/>
          <w:divBdr>
            <w:top w:val="none" w:sz="0" w:space="0" w:color="auto"/>
            <w:left w:val="none" w:sz="0" w:space="0" w:color="auto"/>
            <w:bottom w:val="none" w:sz="0" w:space="0" w:color="auto"/>
            <w:right w:val="none" w:sz="0" w:space="0" w:color="auto"/>
          </w:divBdr>
        </w:div>
      </w:divsChild>
    </w:div>
    <w:div w:id="1751459096">
      <w:bodyDiv w:val="1"/>
      <w:marLeft w:val="0"/>
      <w:marRight w:val="0"/>
      <w:marTop w:val="0"/>
      <w:marBottom w:val="0"/>
      <w:divBdr>
        <w:top w:val="none" w:sz="0" w:space="0" w:color="auto"/>
        <w:left w:val="none" w:sz="0" w:space="0" w:color="auto"/>
        <w:bottom w:val="none" w:sz="0" w:space="0" w:color="auto"/>
        <w:right w:val="none" w:sz="0" w:space="0" w:color="auto"/>
      </w:divBdr>
      <w:divsChild>
        <w:div w:id="2074768631">
          <w:marLeft w:val="640"/>
          <w:marRight w:val="0"/>
          <w:marTop w:val="0"/>
          <w:marBottom w:val="0"/>
          <w:divBdr>
            <w:top w:val="none" w:sz="0" w:space="0" w:color="auto"/>
            <w:left w:val="none" w:sz="0" w:space="0" w:color="auto"/>
            <w:bottom w:val="none" w:sz="0" w:space="0" w:color="auto"/>
            <w:right w:val="none" w:sz="0" w:space="0" w:color="auto"/>
          </w:divBdr>
        </w:div>
        <w:div w:id="1264805560">
          <w:marLeft w:val="640"/>
          <w:marRight w:val="0"/>
          <w:marTop w:val="0"/>
          <w:marBottom w:val="0"/>
          <w:divBdr>
            <w:top w:val="none" w:sz="0" w:space="0" w:color="auto"/>
            <w:left w:val="none" w:sz="0" w:space="0" w:color="auto"/>
            <w:bottom w:val="none" w:sz="0" w:space="0" w:color="auto"/>
            <w:right w:val="none" w:sz="0" w:space="0" w:color="auto"/>
          </w:divBdr>
        </w:div>
        <w:div w:id="1509558836">
          <w:marLeft w:val="640"/>
          <w:marRight w:val="0"/>
          <w:marTop w:val="0"/>
          <w:marBottom w:val="0"/>
          <w:divBdr>
            <w:top w:val="none" w:sz="0" w:space="0" w:color="auto"/>
            <w:left w:val="none" w:sz="0" w:space="0" w:color="auto"/>
            <w:bottom w:val="none" w:sz="0" w:space="0" w:color="auto"/>
            <w:right w:val="none" w:sz="0" w:space="0" w:color="auto"/>
          </w:divBdr>
        </w:div>
        <w:div w:id="1803382678">
          <w:marLeft w:val="640"/>
          <w:marRight w:val="0"/>
          <w:marTop w:val="0"/>
          <w:marBottom w:val="0"/>
          <w:divBdr>
            <w:top w:val="none" w:sz="0" w:space="0" w:color="auto"/>
            <w:left w:val="none" w:sz="0" w:space="0" w:color="auto"/>
            <w:bottom w:val="none" w:sz="0" w:space="0" w:color="auto"/>
            <w:right w:val="none" w:sz="0" w:space="0" w:color="auto"/>
          </w:divBdr>
        </w:div>
        <w:div w:id="1768429951">
          <w:marLeft w:val="640"/>
          <w:marRight w:val="0"/>
          <w:marTop w:val="0"/>
          <w:marBottom w:val="0"/>
          <w:divBdr>
            <w:top w:val="none" w:sz="0" w:space="0" w:color="auto"/>
            <w:left w:val="none" w:sz="0" w:space="0" w:color="auto"/>
            <w:bottom w:val="none" w:sz="0" w:space="0" w:color="auto"/>
            <w:right w:val="none" w:sz="0" w:space="0" w:color="auto"/>
          </w:divBdr>
        </w:div>
        <w:div w:id="700665547">
          <w:marLeft w:val="640"/>
          <w:marRight w:val="0"/>
          <w:marTop w:val="0"/>
          <w:marBottom w:val="0"/>
          <w:divBdr>
            <w:top w:val="none" w:sz="0" w:space="0" w:color="auto"/>
            <w:left w:val="none" w:sz="0" w:space="0" w:color="auto"/>
            <w:bottom w:val="none" w:sz="0" w:space="0" w:color="auto"/>
            <w:right w:val="none" w:sz="0" w:space="0" w:color="auto"/>
          </w:divBdr>
        </w:div>
        <w:div w:id="1784107204">
          <w:marLeft w:val="640"/>
          <w:marRight w:val="0"/>
          <w:marTop w:val="0"/>
          <w:marBottom w:val="0"/>
          <w:divBdr>
            <w:top w:val="none" w:sz="0" w:space="0" w:color="auto"/>
            <w:left w:val="none" w:sz="0" w:space="0" w:color="auto"/>
            <w:bottom w:val="none" w:sz="0" w:space="0" w:color="auto"/>
            <w:right w:val="none" w:sz="0" w:space="0" w:color="auto"/>
          </w:divBdr>
        </w:div>
        <w:div w:id="215511791">
          <w:marLeft w:val="640"/>
          <w:marRight w:val="0"/>
          <w:marTop w:val="0"/>
          <w:marBottom w:val="0"/>
          <w:divBdr>
            <w:top w:val="none" w:sz="0" w:space="0" w:color="auto"/>
            <w:left w:val="none" w:sz="0" w:space="0" w:color="auto"/>
            <w:bottom w:val="none" w:sz="0" w:space="0" w:color="auto"/>
            <w:right w:val="none" w:sz="0" w:space="0" w:color="auto"/>
          </w:divBdr>
        </w:div>
        <w:div w:id="1491942598">
          <w:marLeft w:val="640"/>
          <w:marRight w:val="0"/>
          <w:marTop w:val="0"/>
          <w:marBottom w:val="0"/>
          <w:divBdr>
            <w:top w:val="none" w:sz="0" w:space="0" w:color="auto"/>
            <w:left w:val="none" w:sz="0" w:space="0" w:color="auto"/>
            <w:bottom w:val="none" w:sz="0" w:space="0" w:color="auto"/>
            <w:right w:val="none" w:sz="0" w:space="0" w:color="auto"/>
          </w:divBdr>
        </w:div>
        <w:div w:id="185095168">
          <w:marLeft w:val="640"/>
          <w:marRight w:val="0"/>
          <w:marTop w:val="0"/>
          <w:marBottom w:val="0"/>
          <w:divBdr>
            <w:top w:val="none" w:sz="0" w:space="0" w:color="auto"/>
            <w:left w:val="none" w:sz="0" w:space="0" w:color="auto"/>
            <w:bottom w:val="none" w:sz="0" w:space="0" w:color="auto"/>
            <w:right w:val="none" w:sz="0" w:space="0" w:color="auto"/>
          </w:divBdr>
        </w:div>
        <w:div w:id="727802741">
          <w:marLeft w:val="640"/>
          <w:marRight w:val="0"/>
          <w:marTop w:val="0"/>
          <w:marBottom w:val="0"/>
          <w:divBdr>
            <w:top w:val="none" w:sz="0" w:space="0" w:color="auto"/>
            <w:left w:val="none" w:sz="0" w:space="0" w:color="auto"/>
            <w:bottom w:val="none" w:sz="0" w:space="0" w:color="auto"/>
            <w:right w:val="none" w:sz="0" w:space="0" w:color="auto"/>
          </w:divBdr>
        </w:div>
        <w:div w:id="638151074">
          <w:marLeft w:val="640"/>
          <w:marRight w:val="0"/>
          <w:marTop w:val="0"/>
          <w:marBottom w:val="0"/>
          <w:divBdr>
            <w:top w:val="none" w:sz="0" w:space="0" w:color="auto"/>
            <w:left w:val="none" w:sz="0" w:space="0" w:color="auto"/>
            <w:bottom w:val="none" w:sz="0" w:space="0" w:color="auto"/>
            <w:right w:val="none" w:sz="0" w:space="0" w:color="auto"/>
          </w:divBdr>
        </w:div>
        <w:div w:id="288828339">
          <w:marLeft w:val="640"/>
          <w:marRight w:val="0"/>
          <w:marTop w:val="0"/>
          <w:marBottom w:val="0"/>
          <w:divBdr>
            <w:top w:val="none" w:sz="0" w:space="0" w:color="auto"/>
            <w:left w:val="none" w:sz="0" w:space="0" w:color="auto"/>
            <w:bottom w:val="none" w:sz="0" w:space="0" w:color="auto"/>
            <w:right w:val="none" w:sz="0" w:space="0" w:color="auto"/>
          </w:divBdr>
        </w:div>
        <w:div w:id="325938410">
          <w:marLeft w:val="640"/>
          <w:marRight w:val="0"/>
          <w:marTop w:val="0"/>
          <w:marBottom w:val="0"/>
          <w:divBdr>
            <w:top w:val="none" w:sz="0" w:space="0" w:color="auto"/>
            <w:left w:val="none" w:sz="0" w:space="0" w:color="auto"/>
            <w:bottom w:val="none" w:sz="0" w:space="0" w:color="auto"/>
            <w:right w:val="none" w:sz="0" w:space="0" w:color="auto"/>
          </w:divBdr>
        </w:div>
        <w:div w:id="2092459176">
          <w:marLeft w:val="640"/>
          <w:marRight w:val="0"/>
          <w:marTop w:val="0"/>
          <w:marBottom w:val="0"/>
          <w:divBdr>
            <w:top w:val="none" w:sz="0" w:space="0" w:color="auto"/>
            <w:left w:val="none" w:sz="0" w:space="0" w:color="auto"/>
            <w:bottom w:val="none" w:sz="0" w:space="0" w:color="auto"/>
            <w:right w:val="none" w:sz="0" w:space="0" w:color="auto"/>
          </w:divBdr>
        </w:div>
        <w:div w:id="647906117">
          <w:marLeft w:val="640"/>
          <w:marRight w:val="0"/>
          <w:marTop w:val="0"/>
          <w:marBottom w:val="0"/>
          <w:divBdr>
            <w:top w:val="none" w:sz="0" w:space="0" w:color="auto"/>
            <w:left w:val="none" w:sz="0" w:space="0" w:color="auto"/>
            <w:bottom w:val="none" w:sz="0" w:space="0" w:color="auto"/>
            <w:right w:val="none" w:sz="0" w:space="0" w:color="auto"/>
          </w:divBdr>
        </w:div>
        <w:div w:id="960917312">
          <w:marLeft w:val="640"/>
          <w:marRight w:val="0"/>
          <w:marTop w:val="0"/>
          <w:marBottom w:val="0"/>
          <w:divBdr>
            <w:top w:val="none" w:sz="0" w:space="0" w:color="auto"/>
            <w:left w:val="none" w:sz="0" w:space="0" w:color="auto"/>
            <w:bottom w:val="none" w:sz="0" w:space="0" w:color="auto"/>
            <w:right w:val="none" w:sz="0" w:space="0" w:color="auto"/>
          </w:divBdr>
        </w:div>
        <w:div w:id="398139297">
          <w:marLeft w:val="640"/>
          <w:marRight w:val="0"/>
          <w:marTop w:val="0"/>
          <w:marBottom w:val="0"/>
          <w:divBdr>
            <w:top w:val="none" w:sz="0" w:space="0" w:color="auto"/>
            <w:left w:val="none" w:sz="0" w:space="0" w:color="auto"/>
            <w:bottom w:val="none" w:sz="0" w:space="0" w:color="auto"/>
            <w:right w:val="none" w:sz="0" w:space="0" w:color="auto"/>
          </w:divBdr>
        </w:div>
        <w:div w:id="1649047824">
          <w:marLeft w:val="640"/>
          <w:marRight w:val="0"/>
          <w:marTop w:val="0"/>
          <w:marBottom w:val="0"/>
          <w:divBdr>
            <w:top w:val="none" w:sz="0" w:space="0" w:color="auto"/>
            <w:left w:val="none" w:sz="0" w:space="0" w:color="auto"/>
            <w:bottom w:val="none" w:sz="0" w:space="0" w:color="auto"/>
            <w:right w:val="none" w:sz="0" w:space="0" w:color="auto"/>
          </w:divBdr>
        </w:div>
        <w:div w:id="219637938">
          <w:marLeft w:val="640"/>
          <w:marRight w:val="0"/>
          <w:marTop w:val="0"/>
          <w:marBottom w:val="0"/>
          <w:divBdr>
            <w:top w:val="none" w:sz="0" w:space="0" w:color="auto"/>
            <w:left w:val="none" w:sz="0" w:space="0" w:color="auto"/>
            <w:bottom w:val="none" w:sz="0" w:space="0" w:color="auto"/>
            <w:right w:val="none" w:sz="0" w:space="0" w:color="auto"/>
          </w:divBdr>
        </w:div>
        <w:div w:id="699285420">
          <w:marLeft w:val="640"/>
          <w:marRight w:val="0"/>
          <w:marTop w:val="0"/>
          <w:marBottom w:val="0"/>
          <w:divBdr>
            <w:top w:val="none" w:sz="0" w:space="0" w:color="auto"/>
            <w:left w:val="none" w:sz="0" w:space="0" w:color="auto"/>
            <w:bottom w:val="none" w:sz="0" w:space="0" w:color="auto"/>
            <w:right w:val="none" w:sz="0" w:space="0" w:color="auto"/>
          </w:divBdr>
        </w:div>
        <w:div w:id="1181313322">
          <w:marLeft w:val="640"/>
          <w:marRight w:val="0"/>
          <w:marTop w:val="0"/>
          <w:marBottom w:val="0"/>
          <w:divBdr>
            <w:top w:val="none" w:sz="0" w:space="0" w:color="auto"/>
            <w:left w:val="none" w:sz="0" w:space="0" w:color="auto"/>
            <w:bottom w:val="none" w:sz="0" w:space="0" w:color="auto"/>
            <w:right w:val="none" w:sz="0" w:space="0" w:color="auto"/>
          </w:divBdr>
        </w:div>
        <w:div w:id="441849235">
          <w:marLeft w:val="640"/>
          <w:marRight w:val="0"/>
          <w:marTop w:val="0"/>
          <w:marBottom w:val="0"/>
          <w:divBdr>
            <w:top w:val="none" w:sz="0" w:space="0" w:color="auto"/>
            <w:left w:val="none" w:sz="0" w:space="0" w:color="auto"/>
            <w:bottom w:val="none" w:sz="0" w:space="0" w:color="auto"/>
            <w:right w:val="none" w:sz="0" w:space="0" w:color="auto"/>
          </w:divBdr>
        </w:div>
        <w:div w:id="910624093">
          <w:marLeft w:val="640"/>
          <w:marRight w:val="0"/>
          <w:marTop w:val="0"/>
          <w:marBottom w:val="0"/>
          <w:divBdr>
            <w:top w:val="none" w:sz="0" w:space="0" w:color="auto"/>
            <w:left w:val="none" w:sz="0" w:space="0" w:color="auto"/>
            <w:bottom w:val="none" w:sz="0" w:space="0" w:color="auto"/>
            <w:right w:val="none" w:sz="0" w:space="0" w:color="auto"/>
          </w:divBdr>
        </w:div>
        <w:div w:id="1506631765">
          <w:marLeft w:val="640"/>
          <w:marRight w:val="0"/>
          <w:marTop w:val="0"/>
          <w:marBottom w:val="0"/>
          <w:divBdr>
            <w:top w:val="none" w:sz="0" w:space="0" w:color="auto"/>
            <w:left w:val="none" w:sz="0" w:space="0" w:color="auto"/>
            <w:bottom w:val="none" w:sz="0" w:space="0" w:color="auto"/>
            <w:right w:val="none" w:sz="0" w:space="0" w:color="auto"/>
          </w:divBdr>
        </w:div>
        <w:div w:id="1241134045">
          <w:marLeft w:val="640"/>
          <w:marRight w:val="0"/>
          <w:marTop w:val="0"/>
          <w:marBottom w:val="0"/>
          <w:divBdr>
            <w:top w:val="none" w:sz="0" w:space="0" w:color="auto"/>
            <w:left w:val="none" w:sz="0" w:space="0" w:color="auto"/>
            <w:bottom w:val="none" w:sz="0" w:space="0" w:color="auto"/>
            <w:right w:val="none" w:sz="0" w:space="0" w:color="auto"/>
          </w:divBdr>
        </w:div>
        <w:div w:id="1134103279">
          <w:marLeft w:val="640"/>
          <w:marRight w:val="0"/>
          <w:marTop w:val="0"/>
          <w:marBottom w:val="0"/>
          <w:divBdr>
            <w:top w:val="none" w:sz="0" w:space="0" w:color="auto"/>
            <w:left w:val="none" w:sz="0" w:space="0" w:color="auto"/>
            <w:bottom w:val="none" w:sz="0" w:space="0" w:color="auto"/>
            <w:right w:val="none" w:sz="0" w:space="0" w:color="auto"/>
          </w:divBdr>
        </w:div>
        <w:div w:id="286589742">
          <w:marLeft w:val="640"/>
          <w:marRight w:val="0"/>
          <w:marTop w:val="0"/>
          <w:marBottom w:val="0"/>
          <w:divBdr>
            <w:top w:val="none" w:sz="0" w:space="0" w:color="auto"/>
            <w:left w:val="none" w:sz="0" w:space="0" w:color="auto"/>
            <w:bottom w:val="none" w:sz="0" w:space="0" w:color="auto"/>
            <w:right w:val="none" w:sz="0" w:space="0" w:color="auto"/>
          </w:divBdr>
        </w:div>
        <w:div w:id="367990606">
          <w:marLeft w:val="640"/>
          <w:marRight w:val="0"/>
          <w:marTop w:val="0"/>
          <w:marBottom w:val="0"/>
          <w:divBdr>
            <w:top w:val="none" w:sz="0" w:space="0" w:color="auto"/>
            <w:left w:val="none" w:sz="0" w:space="0" w:color="auto"/>
            <w:bottom w:val="none" w:sz="0" w:space="0" w:color="auto"/>
            <w:right w:val="none" w:sz="0" w:space="0" w:color="auto"/>
          </w:divBdr>
        </w:div>
        <w:div w:id="759570654">
          <w:marLeft w:val="640"/>
          <w:marRight w:val="0"/>
          <w:marTop w:val="0"/>
          <w:marBottom w:val="0"/>
          <w:divBdr>
            <w:top w:val="none" w:sz="0" w:space="0" w:color="auto"/>
            <w:left w:val="none" w:sz="0" w:space="0" w:color="auto"/>
            <w:bottom w:val="none" w:sz="0" w:space="0" w:color="auto"/>
            <w:right w:val="none" w:sz="0" w:space="0" w:color="auto"/>
          </w:divBdr>
        </w:div>
        <w:div w:id="27878010">
          <w:marLeft w:val="640"/>
          <w:marRight w:val="0"/>
          <w:marTop w:val="0"/>
          <w:marBottom w:val="0"/>
          <w:divBdr>
            <w:top w:val="none" w:sz="0" w:space="0" w:color="auto"/>
            <w:left w:val="none" w:sz="0" w:space="0" w:color="auto"/>
            <w:bottom w:val="none" w:sz="0" w:space="0" w:color="auto"/>
            <w:right w:val="none" w:sz="0" w:space="0" w:color="auto"/>
          </w:divBdr>
        </w:div>
        <w:div w:id="198513557">
          <w:marLeft w:val="640"/>
          <w:marRight w:val="0"/>
          <w:marTop w:val="0"/>
          <w:marBottom w:val="0"/>
          <w:divBdr>
            <w:top w:val="none" w:sz="0" w:space="0" w:color="auto"/>
            <w:left w:val="none" w:sz="0" w:space="0" w:color="auto"/>
            <w:bottom w:val="none" w:sz="0" w:space="0" w:color="auto"/>
            <w:right w:val="none" w:sz="0" w:space="0" w:color="auto"/>
          </w:divBdr>
        </w:div>
        <w:div w:id="1050882162">
          <w:marLeft w:val="640"/>
          <w:marRight w:val="0"/>
          <w:marTop w:val="0"/>
          <w:marBottom w:val="0"/>
          <w:divBdr>
            <w:top w:val="none" w:sz="0" w:space="0" w:color="auto"/>
            <w:left w:val="none" w:sz="0" w:space="0" w:color="auto"/>
            <w:bottom w:val="none" w:sz="0" w:space="0" w:color="auto"/>
            <w:right w:val="none" w:sz="0" w:space="0" w:color="auto"/>
          </w:divBdr>
        </w:div>
        <w:div w:id="399137253">
          <w:marLeft w:val="640"/>
          <w:marRight w:val="0"/>
          <w:marTop w:val="0"/>
          <w:marBottom w:val="0"/>
          <w:divBdr>
            <w:top w:val="none" w:sz="0" w:space="0" w:color="auto"/>
            <w:left w:val="none" w:sz="0" w:space="0" w:color="auto"/>
            <w:bottom w:val="none" w:sz="0" w:space="0" w:color="auto"/>
            <w:right w:val="none" w:sz="0" w:space="0" w:color="auto"/>
          </w:divBdr>
        </w:div>
        <w:div w:id="1450395777">
          <w:marLeft w:val="640"/>
          <w:marRight w:val="0"/>
          <w:marTop w:val="0"/>
          <w:marBottom w:val="0"/>
          <w:divBdr>
            <w:top w:val="none" w:sz="0" w:space="0" w:color="auto"/>
            <w:left w:val="none" w:sz="0" w:space="0" w:color="auto"/>
            <w:bottom w:val="none" w:sz="0" w:space="0" w:color="auto"/>
            <w:right w:val="none" w:sz="0" w:space="0" w:color="auto"/>
          </w:divBdr>
        </w:div>
        <w:div w:id="712919980">
          <w:marLeft w:val="640"/>
          <w:marRight w:val="0"/>
          <w:marTop w:val="0"/>
          <w:marBottom w:val="0"/>
          <w:divBdr>
            <w:top w:val="none" w:sz="0" w:space="0" w:color="auto"/>
            <w:left w:val="none" w:sz="0" w:space="0" w:color="auto"/>
            <w:bottom w:val="none" w:sz="0" w:space="0" w:color="auto"/>
            <w:right w:val="none" w:sz="0" w:space="0" w:color="auto"/>
          </w:divBdr>
        </w:div>
        <w:div w:id="916524079">
          <w:marLeft w:val="640"/>
          <w:marRight w:val="0"/>
          <w:marTop w:val="0"/>
          <w:marBottom w:val="0"/>
          <w:divBdr>
            <w:top w:val="none" w:sz="0" w:space="0" w:color="auto"/>
            <w:left w:val="none" w:sz="0" w:space="0" w:color="auto"/>
            <w:bottom w:val="none" w:sz="0" w:space="0" w:color="auto"/>
            <w:right w:val="none" w:sz="0" w:space="0" w:color="auto"/>
          </w:divBdr>
        </w:div>
        <w:div w:id="1687444634">
          <w:marLeft w:val="640"/>
          <w:marRight w:val="0"/>
          <w:marTop w:val="0"/>
          <w:marBottom w:val="0"/>
          <w:divBdr>
            <w:top w:val="none" w:sz="0" w:space="0" w:color="auto"/>
            <w:left w:val="none" w:sz="0" w:space="0" w:color="auto"/>
            <w:bottom w:val="none" w:sz="0" w:space="0" w:color="auto"/>
            <w:right w:val="none" w:sz="0" w:space="0" w:color="auto"/>
          </w:divBdr>
        </w:div>
        <w:div w:id="482935559">
          <w:marLeft w:val="640"/>
          <w:marRight w:val="0"/>
          <w:marTop w:val="0"/>
          <w:marBottom w:val="0"/>
          <w:divBdr>
            <w:top w:val="none" w:sz="0" w:space="0" w:color="auto"/>
            <w:left w:val="none" w:sz="0" w:space="0" w:color="auto"/>
            <w:bottom w:val="none" w:sz="0" w:space="0" w:color="auto"/>
            <w:right w:val="none" w:sz="0" w:space="0" w:color="auto"/>
          </w:divBdr>
        </w:div>
        <w:div w:id="682822393">
          <w:marLeft w:val="640"/>
          <w:marRight w:val="0"/>
          <w:marTop w:val="0"/>
          <w:marBottom w:val="0"/>
          <w:divBdr>
            <w:top w:val="none" w:sz="0" w:space="0" w:color="auto"/>
            <w:left w:val="none" w:sz="0" w:space="0" w:color="auto"/>
            <w:bottom w:val="none" w:sz="0" w:space="0" w:color="auto"/>
            <w:right w:val="none" w:sz="0" w:space="0" w:color="auto"/>
          </w:divBdr>
        </w:div>
        <w:div w:id="1892419866">
          <w:marLeft w:val="640"/>
          <w:marRight w:val="0"/>
          <w:marTop w:val="0"/>
          <w:marBottom w:val="0"/>
          <w:divBdr>
            <w:top w:val="none" w:sz="0" w:space="0" w:color="auto"/>
            <w:left w:val="none" w:sz="0" w:space="0" w:color="auto"/>
            <w:bottom w:val="none" w:sz="0" w:space="0" w:color="auto"/>
            <w:right w:val="none" w:sz="0" w:space="0" w:color="auto"/>
          </w:divBdr>
        </w:div>
        <w:div w:id="812915643">
          <w:marLeft w:val="640"/>
          <w:marRight w:val="0"/>
          <w:marTop w:val="0"/>
          <w:marBottom w:val="0"/>
          <w:divBdr>
            <w:top w:val="none" w:sz="0" w:space="0" w:color="auto"/>
            <w:left w:val="none" w:sz="0" w:space="0" w:color="auto"/>
            <w:bottom w:val="none" w:sz="0" w:space="0" w:color="auto"/>
            <w:right w:val="none" w:sz="0" w:space="0" w:color="auto"/>
          </w:divBdr>
        </w:div>
        <w:div w:id="1850291116">
          <w:marLeft w:val="640"/>
          <w:marRight w:val="0"/>
          <w:marTop w:val="0"/>
          <w:marBottom w:val="0"/>
          <w:divBdr>
            <w:top w:val="none" w:sz="0" w:space="0" w:color="auto"/>
            <w:left w:val="none" w:sz="0" w:space="0" w:color="auto"/>
            <w:bottom w:val="none" w:sz="0" w:space="0" w:color="auto"/>
            <w:right w:val="none" w:sz="0" w:space="0" w:color="auto"/>
          </w:divBdr>
        </w:div>
        <w:div w:id="1378429862">
          <w:marLeft w:val="640"/>
          <w:marRight w:val="0"/>
          <w:marTop w:val="0"/>
          <w:marBottom w:val="0"/>
          <w:divBdr>
            <w:top w:val="none" w:sz="0" w:space="0" w:color="auto"/>
            <w:left w:val="none" w:sz="0" w:space="0" w:color="auto"/>
            <w:bottom w:val="none" w:sz="0" w:space="0" w:color="auto"/>
            <w:right w:val="none" w:sz="0" w:space="0" w:color="auto"/>
          </w:divBdr>
        </w:div>
        <w:div w:id="183255771">
          <w:marLeft w:val="640"/>
          <w:marRight w:val="0"/>
          <w:marTop w:val="0"/>
          <w:marBottom w:val="0"/>
          <w:divBdr>
            <w:top w:val="none" w:sz="0" w:space="0" w:color="auto"/>
            <w:left w:val="none" w:sz="0" w:space="0" w:color="auto"/>
            <w:bottom w:val="none" w:sz="0" w:space="0" w:color="auto"/>
            <w:right w:val="none" w:sz="0" w:space="0" w:color="auto"/>
          </w:divBdr>
        </w:div>
        <w:div w:id="1700551144">
          <w:marLeft w:val="640"/>
          <w:marRight w:val="0"/>
          <w:marTop w:val="0"/>
          <w:marBottom w:val="0"/>
          <w:divBdr>
            <w:top w:val="none" w:sz="0" w:space="0" w:color="auto"/>
            <w:left w:val="none" w:sz="0" w:space="0" w:color="auto"/>
            <w:bottom w:val="none" w:sz="0" w:space="0" w:color="auto"/>
            <w:right w:val="none" w:sz="0" w:space="0" w:color="auto"/>
          </w:divBdr>
        </w:div>
        <w:div w:id="1104769860">
          <w:marLeft w:val="640"/>
          <w:marRight w:val="0"/>
          <w:marTop w:val="0"/>
          <w:marBottom w:val="0"/>
          <w:divBdr>
            <w:top w:val="none" w:sz="0" w:space="0" w:color="auto"/>
            <w:left w:val="none" w:sz="0" w:space="0" w:color="auto"/>
            <w:bottom w:val="none" w:sz="0" w:space="0" w:color="auto"/>
            <w:right w:val="none" w:sz="0" w:space="0" w:color="auto"/>
          </w:divBdr>
        </w:div>
        <w:div w:id="618604570">
          <w:marLeft w:val="640"/>
          <w:marRight w:val="0"/>
          <w:marTop w:val="0"/>
          <w:marBottom w:val="0"/>
          <w:divBdr>
            <w:top w:val="none" w:sz="0" w:space="0" w:color="auto"/>
            <w:left w:val="none" w:sz="0" w:space="0" w:color="auto"/>
            <w:bottom w:val="none" w:sz="0" w:space="0" w:color="auto"/>
            <w:right w:val="none" w:sz="0" w:space="0" w:color="auto"/>
          </w:divBdr>
        </w:div>
        <w:div w:id="23673866">
          <w:marLeft w:val="640"/>
          <w:marRight w:val="0"/>
          <w:marTop w:val="0"/>
          <w:marBottom w:val="0"/>
          <w:divBdr>
            <w:top w:val="none" w:sz="0" w:space="0" w:color="auto"/>
            <w:left w:val="none" w:sz="0" w:space="0" w:color="auto"/>
            <w:bottom w:val="none" w:sz="0" w:space="0" w:color="auto"/>
            <w:right w:val="none" w:sz="0" w:space="0" w:color="auto"/>
          </w:divBdr>
        </w:div>
        <w:div w:id="1941794140">
          <w:marLeft w:val="640"/>
          <w:marRight w:val="0"/>
          <w:marTop w:val="0"/>
          <w:marBottom w:val="0"/>
          <w:divBdr>
            <w:top w:val="none" w:sz="0" w:space="0" w:color="auto"/>
            <w:left w:val="none" w:sz="0" w:space="0" w:color="auto"/>
            <w:bottom w:val="none" w:sz="0" w:space="0" w:color="auto"/>
            <w:right w:val="none" w:sz="0" w:space="0" w:color="auto"/>
          </w:divBdr>
        </w:div>
        <w:div w:id="412974065">
          <w:marLeft w:val="640"/>
          <w:marRight w:val="0"/>
          <w:marTop w:val="0"/>
          <w:marBottom w:val="0"/>
          <w:divBdr>
            <w:top w:val="none" w:sz="0" w:space="0" w:color="auto"/>
            <w:left w:val="none" w:sz="0" w:space="0" w:color="auto"/>
            <w:bottom w:val="none" w:sz="0" w:space="0" w:color="auto"/>
            <w:right w:val="none" w:sz="0" w:space="0" w:color="auto"/>
          </w:divBdr>
        </w:div>
        <w:div w:id="153451244">
          <w:marLeft w:val="640"/>
          <w:marRight w:val="0"/>
          <w:marTop w:val="0"/>
          <w:marBottom w:val="0"/>
          <w:divBdr>
            <w:top w:val="none" w:sz="0" w:space="0" w:color="auto"/>
            <w:left w:val="none" w:sz="0" w:space="0" w:color="auto"/>
            <w:bottom w:val="none" w:sz="0" w:space="0" w:color="auto"/>
            <w:right w:val="none" w:sz="0" w:space="0" w:color="auto"/>
          </w:divBdr>
        </w:div>
        <w:div w:id="1848250290">
          <w:marLeft w:val="640"/>
          <w:marRight w:val="0"/>
          <w:marTop w:val="0"/>
          <w:marBottom w:val="0"/>
          <w:divBdr>
            <w:top w:val="none" w:sz="0" w:space="0" w:color="auto"/>
            <w:left w:val="none" w:sz="0" w:space="0" w:color="auto"/>
            <w:bottom w:val="none" w:sz="0" w:space="0" w:color="auto"/>
            <w:right w:val="none" w:sz="0" w:space="0" w:color="auto"/>
          </w:divBdr>
        </w:div>
        <w:div w:id="719279559">
          <w:marLeft w:val="640"/>
          <w:marRight w:val="0"/>
          <w:marTop w:val="0"/>
          <w:marBottom w:val="0"/>
          <w:divBdr>
            <w:top w:val="none" w:sz="0" w:space="0" w:color="auto"/>
            <w:left w:val="none" w:sz="0" w:space="0" w:color="auto"/>
            <w:bottom w:val="none" w:sz="0" w:space="0" w:color="auto"/>
            <w:right w:val="none" w:sz="0" w:space="0" w:color="auto"/>
          </w:divBdr>
        </w:div>
        <w:div w:id="1721589045">
          <w:marLeft w:val="640"/>
          <w:marRight w:val="0"/>
          <w:marTop w:val="0"/>
          <w:marBottom w:val="0"/>
          <w:divBdr>
            <w:top w:val="none" w:sz="0" w:space="0" w:color="auto"/>
            <w:left w:val="none" w:sz="0" w:space="0" w:color="auto"/>
            <w:bottom w:val="none" w:sz="0" w:space="0" w:color="auto"/>
            <w:right w:val="none" w:sz="0" w:space="0" w:color="auto"/>
          </w:divBdr>
        </w:div>
        <w:div w:id="1896970240">
          <w:marLeft w:val="640"/>
          <w:marRight w:val="0"/>
          <w:marTop w:val="0"/>
          <w:marBottom w:val="0"/>
          <w:divBdr>
            <w:top w:val="none" w:sz="0" w:space="0" w:color="auto"/>
            <w:left w:val="none" w:sz="0" w:space="0" w:color="auto"/>
            <w:bottom w:val="none" w:sz="0" w:space="0" w:color="auto"/>
            <w:right w:val="none" w:sz="0" w:space="0" w:color="auto"/>
          </w:divBdr>
        </w:div>
        <w:div w:id="1123499848">
          <w:marLeft w:val="640"/>
          <w:marRight w:val="0"/>
          <w:marTop w:val="0"/>
          <w:marBottom w:val="0"/>
          <w:divBdr>
            <w:top w:val="none" w:sz="0" w:space="0" w:color="auto"/>
            <w:left w:val="none" w:sz="0" w:space="0" w:color="auto"/>
            <w:bottom w:val="none" w:sz="0" w:space="0" w:color="auto"/>
            <w:right w:val="none" w:sz="0" w:space="0" w:color="auto"/>
          </w:divBdr>
        </w:div>
        <w:div w:id="1324703163">
          <w:marLeft w:val="640"/>
          <w:marRight w:val="0"/>
          <w:marTop w:val="0"/>
          <w:marBottom w:val="0"/>
          <w:divBdr>
            <w:top w:val="none" w:sz="0" w:space="0" w:color="auto"/>
            <w:left w:val="none" w:sz="0" w:space="0" w:color="auto"/>
            <w:bottom w:val="none" w:sz="0" w:space="0" w:color="auto"/>
            <w:right w:val="none" w:sz="0" w:space="0" w:color="auto"/>
          </w:divBdr>
        </w:div>
        <w:div w:id="1651326096">
          <w:marLeft w:val="640"/>
          <w:marRight w:val="0"/>
          <w:marTop w:val="0"/>
          <w:marBottom w:val="0"/>
          <w:divBdr>
            <w:top w:val="none" w:sz="0" w:space="0" w:color="auto"/>
            <w:left w:val="none" w:sz="0" w:space="0" w:color="auto"/>
            <w:bottom w:val="none" w:sz="0" w:space="0" w:color="auto"/>
            <w:right w:val="none" w:sz="0" w:space="0" w:color="auto"/>
          </w:divBdr>
        </w:div>
        <w:div w:id="2097363726">
          <w:marLeft w:val="640"/>
          <w:marRight w:val="0"/>
          <w:marTop w:val="0"/>
          <w:marBottom w:val="0"/>
          <w:divBdr>
            <w:top w:val="none" w:sz="0" w:space="0" w:color="auto"/>
            <w:left w:val="none" w:sz="0" w:space="0" w:color="auto"/>
            <w:bottom w:val="none" w:sz="0" w:space="0" w:color="auto"/>
            <w:right w:val="none" w:sz="0" w:space="0" w:color="auto"/>
          </w:divBdr>
        </w:div>
        <w:div w:id="468743594">
          <w:marLeft w:val="640"/>
          <w:marRight w:val="0"/>
          <w:marTop w:val="0"/>
          <w:marBottom w:val="0"/>
          <w:divBdr>
            <w:top w:val="none" w:sz="0" w:space="0" w:color="auto"/>
            <w:left w:val="none" w:sz="0" w:space="0" w:color="auto"/>
            <w:bottom w:val="none" w:sz="0" w:space="0" w:color="auto"/>
            <w:right w:val="none" w:sz="0" w:space="0" w:color="auto"/>
          </w:divBdr>
        </w:div>
        <w:div w:id="335807875">
          <w:marLeft w:val="640"/>
          <w:marRight w:val="0"/>
          <w:marTop w:val="0"/>
          <w:marBottom w:val="0"/>
          <w:divBdr>
            <w:top w:val="none" w:sz="0" w:space="0" w:color="auto"/>
            <w:left w:val="none" w:sz="0" w:space="0" w:color="auto"/>
            <w:bottom w:val="none" w:sz="0" w:space="0" w:color="auto"/>
            <w:right w:val="none" w:sz="0" w:space="0" w:color="auto"/>
          </w:divBdr>
        </w:div>
        <w:div w:id="1899903135">
          <w:marLeft w:val="640"/>
          <w:marRight w:val="0"/>
          <w:marTop w:val="0"/>
          <w:marBottom w:val="0"/>
          <w:divBdr>
            <w:top w:val="none" w:sz="0" w:space="0" w:color="auto"/>
            <w:left w:val="none" w:sz="0" w:space="0" w:color="auto"/>
            <w:bottom w:val="none" w:sz="0" w:space="0" w:color="auto"/>
            <w:right w:val="none" w:sz="0" w:space="0" w:color="auto"/>
          </w:divBdr>
        </w:div>
        <w:div w:id="912815931">
          <w:marLeft w:val="640"/>
          <w:marRight w:val="0"/>
          <w:marTop w:val="0"/>
          <w:marBottom w:val="0"/>
          <w:divBdr>
            <w:top w:val="none" w:sz="0" w:space="0" w:color="auto"/>
            <w:left w:val="none" w:sz="0" w:space="0" w:color="auto"/>
            <w:bottom w:val="none" w:sz="0" w:space="0" w:color="auto"/>
            <w:right w:val="none" w:sz="0" w:space="0" w:color="auto"/>
          </w:divBdr>
        </w:div>
        <w:div w:id="1230001754">
          <w:marLeft w:val="640"/>
          <w:marRight w:val="0"/>
          <w:marTop w:val="0"/>
          <w:marBottom w:val="0"/>
          <w:divBdr>
            <w:top w:val="none" w:sz="0" w:space="0" w:color="auto"/>
            <w:left w:val="none" w:sz="0" w:space="0" w:color="auto"/>
            <w:bottom w:val="none" w:sz="0" w:space="0" w:color="auto"/>
            <w:right w:val="none" w:sz="0" w:space="0" w:color="auto"/>
          </w:divBdr>
        </w:div>
        <w:div w:id="1790707966">
          <w:marLeft w:val="640"/>
          <w:marRight w:val="0"/>
          <w:marTop w:val="0"/>
          <w:marBottom w:val="0"/>
          <w:divBdr>
            <w:top w:val="none" w:sz="0" w:space="0" w:color="auto"/>
            <w:left w:val="none" w:sz="0" w:space="0" w:color="auto"/>
            <w:bottom w:val="none" w:sz="0" w:space="0" w:color="auto"/>
            <w:right w:val="none" w:sz="0" w:space="0" w:color="auto"/>
          </w:divBdr>
        </w:div>
        <w:div w:id="67847353">
          <w:marLeft w:val="640"/>
          <w:marRight w:val="0"/>
          <w:marTop w:val="0"/>
          <w:marBottom w:val="0"/>
          <w:divBdr>
            <w:top w:val="none" w:sz="0" w:space="0" w:color="auto"/>
            <w:left w:val="none" w:sz="0" w:space="0" w:color="auto"/>
            <w:bottom w:val="none" w:sz="0" w:space="0" w:color="auto"/>
            <w:right w:val="none" w:sz="0" w:space="0" w:color="auto"/>
          </w:divBdr>
        </w:div>
        <w:div w:id="380641549">
          <w:marLeft w:val="640"/>
          <w:marRight w:val="0"/>
          <w:marTop w:val="0"/>
          <w:marBottom w:val="0"/>
          <w:divBdr>
            <w:top w:val="none" w:sz="0" w:space="0" w:color="auto"/>
            <w:left w:val="none" w:sz="0" w:space="0" w:color="auto"/>
            <w:bottom w:val="none" w:sz="0" w:space="0" w:color="auto"/>
            <w:right w:val="none" w:sz="0" w:space="0" w:color="auto"/>
          </w:divBdr>
        </w:div>
        <w:div w:id="250703839">
          <w:marLeft w:val="640"/>
          <w:marRight w:val="0"/>
          <w:marTop w:val="0"/>
          <w:marBottom w:val="0"/>
          <w:divBdr>
            <w:top w:val="none" w:sz="0" w:space="0" w:color="auto"/>
            <w:left w:val="none" w:sz="0" w:space="0" w:color="auto"/>
            <w:bottom w:val="none" w:sz="0" w:space="0" w:color="auto"/>
            <w:right w:val="none" w:sz="0" w:space="0" w:color="auto"/>
          </w:divBdr>
        </w:div>
        <w:div w:id="1721980793">
          <w:marLeft w:val="640"/>
          <w:marRight w:val="0"/>
          <w:marTop w:val="0"/>
          <w:marBottom w:val="0"/>
          <w:divBdr>
            <w:top w:val="none" w:sz="0" w:space="0" w:color="auto"/>
            <w:left w:val="none" w:sz="0" w:space="0" w:color="auto"/>
            <w:bottom w:val="none" w:sz="0" w:space="0" w:color="auto"/>
            <w:right w:val="none" w:sz="0" w:space="0" w:color="auto"/>
          </w:divBdr>
        </w:div>
        <w:div w:id="1779597295">
          <w:marLeft w:val="640"/>
          <w:marRight w:val="0"/>
          <w:marTop w:val="0"/>
          <w:marBottom w:val="0"/>
          <w:divBdr>
            <w:top w:val="none" w:sz="0" w:space="0" w:color="auto"/>
            <w:left w:val="none" w:sz="0" w:space="0" w:color="auto"/>
            <w:bottom w:val="none" w:sz="0" w:space="0" w:color="auto"/>
            <w:right w:val="none" w:sz="0" w:space="0" w:color="auto"/>
          </w:divBdr>
        </w:div>
        <w:div w:id="610210065">
          <w:marLeft w:val="640"/>
          <w:marRight w:val="0"/>
          <w:marTop w:val="0"/>
          <w:marBottom w:val="0"/>
          <w:divBdr>
            <w:top w:val="none" w:sz="0" w:space="0" w:color="auto"/>
            <w:left w:val="none" w:sz="0" w:space="0" w:color="auto"/>
            <w:bottom w:val="none" w:sz="0" w:space="0" w:color="auto"/>
            <w:right w:val="none" w:sz="0" w:space="0" w:color="auto"/>
          </w:divBdr>
        </w:div>
        <w:div w:id="1186748764">
          <w:marLeft w:val="640"/>
          <w:marRight w:val="0"/>
          <w:marTop w:val="0"/>
          <w:marBottom w:val="0"/>
          <w:divBdr>
            <w:top w:val="none" w:sz="0" w:space="0" w:color="auto"/>
            <w:left w:val="none" w:sz="0" w:space="0" w:color="auto"/>
            <w:bottom w:val="none" w:sz="0" w:space="0" w:color="auto"/>
            <w:right w:val="none" w:sz="0" w:space="0" w:color="auto"/>
          </w:divBdr>
        </w:div>
        <w:div w:id="1096441168">
          <w:marLeft w:val="640"/>
          <w:marRight w:val="0"/>
          <w:marTop w:val="0"/>
          <w:marBottom w:val="0"/>
          <w:divBdr>
            <w:top w:val="none" w:sz="0" w:space="0" w:color="auto"/>
            <w:left w:val="none" w:sz="0" w:space="0" w:color="auto"/>
            <w:bottom w:val="none" w:sz="0" w:space="0" w:color="auto"/>
            <w:right w:val="none" w:sz="0" w:space="0" w:color="auto"/>
          </w:divBdr>
        </w:div>
        <w:div w:id="1520000734">
          <w:marLeft w:val="640"/>
          <w:marRight w:val="0"/>
          <w:marTop w:val="0"/>
          <w:marBottom w:val="0"/>
          <w:divBdr>
            <w:top w:val="none" w:sz="0" w:space="0" w:color="auto"/>
            <w:left w:val="none" w:sz="0" w:space="0" w:color="auto"/>
            <w:bottom w:val="none" w:sz="0" w:space="0" w:color="auto"/>
            <w:right w:val="none" w:sz="0" w:space="0" w:color="auto"/>
          </w:divBdr>
        </w:div>
        <w:div w:id="139271393">
          <w:marLeft w:val="640"/>
          <w:marRight w:val="0"/>
          <w:marTop w:val="0"/>
          <w:marBottom w:val="0"/>
          <w:divBdr>
            <w:top w:val="none" w:sz="0" w:space="0" w:color="auto"/>
            <w:left w:val="none" w:sz="0" w:space="0" w:color="auto"/>
            <w:bottom w:val="none" w:sz="0" w:space="0" w:color="auto"/>
            <w:right w:val="none" w:sz="0" w:space="0" w:color="auto"/>
          </w:divBdr>
        </w:div>
        <w:div w:id="1651979113">
          <w:marLeft w:val="640"/>
          <w:marRight w:val="0"/>
          <w:marTop w:val="0"/>
          <w:marBottom w:val="0"/>
          <w:divBdr>
            <w:top w:val="none" w:sz="0" w:space="0" w:color="auto"/>
            <w:left w:val="none" w:sz="0" w:space="0" w:color="auto"/>
            <w:bottom w:val="none" w:sz="0" w:space="0" w:color="auto"/>
            <w:right w:val="none" w:sz="0" w:space="0" w:color="auto"/>
          </w:divBdr>
        </w:div>
        <w:div w:id="1309671538">
          <w:marLeft w:val="640"/>
          <w:marRight w:val="0"/>
          <w:marTop w:val="0"/>
          <w:marBottom w:val="0"/>
          <w:divBdr>
            <w:top w:val="none" w:sz="0" w:space="0" w:color="auto"/>
            <w:left w:val="none" w:sz="0" w:space="0" w:color="auto"/>
            <w:bottom w:val="none" w:sz="0" w:space="0" w:color="auto"/>
            <w:right w:val="none" w:sz="0" w:space="0" w:color="auto"/>
          </w:divBdr>
        </w:div>
        <w:div w:id="476995961">
          <w:marLeft w:val="640"/>
          <w:marRight w:val="0"/>
          <w:marTop w:val="0"/>
          <w:marBottom w:val="0"/>
          <w:divBdr>
            <w:top w:val="none" w:sz="0" w:space="0" w:color="auto"/>
            <w:left w:val="none" w:sz="0" w:space="0" w:color="auto"/>
            <w:bottom w:val="none" w:sz="0" w:space="0" w:color="auto"/>
            <w:right w:val="none" w:sz="0" w:space="0" w:color="auto"/>
          </w:divBdr>
        </w:div>
        <w:div w:id="2045209441">
          <w:marLeft w:val="640"/>
          <w:marRight w:val="0"/>
          <w:marTop w:val="0"/>
          <w:marBottom w:val="0"/>
          <w:divBdr>
            <w:top w:val="none" w:sz="0" w:space="0" w:color="auto"/>
            <w:left w:val="none" w:sz="0" w:space="0" w:color="auto"/>
            <w:bottom w:val="none" w:sz="0" w:space="0" w:color="auto"/>
            <w:right w:val="none" w:sz="0" w:space="0" w:color="auto"/>
          </w:divBdr>
        </w:div>
        <w:div w:id="466511400">
          <w:marLeft w:val="640"/>
          <w:marRight w:val="0"/>
          <w:marTop w:val="0"/>
          <w:marBottom w:val="0"/>
          <w:divBdr>
            <w:top w:val="none" w:sz="0" w:space="0" w:color="auto"/>
            <w:left w:val="none" w:sz="0" w:space="0" w:color="auto"/>
            <w:bottom w:val="none" w:sz="0" w:space="0" w:color="auto"/>
            <w:right w:val="none" w:sz="0" w:space="0" w:color="auto"/>
          </w:divBdr>
        </w:div>
        <w:div w:id="953441449">
          <w:marLeft w:val="640"/>
          <w:marRight w:val="0"/>
          <w:marTop w:val="0"/>
          <w:marBottom w:val="0"/>
          <w:divBdr>
            <w:top w:val="none" w:sz="0" w:space="0" w:color="auto"/>
            <w:left w:val="none" w:sz="0" w:space="0" w:color="auto"/>
            <w:bottom w:val="none" w:sz="0" w:space="0" w:color="auto"/>
            <w:right w:val="none" w:sz="0" w:space="0" w:color="auto"/>
          </w:divBdr>
        </w:div>
        <w:div w:id="1724677047">
          <w:marLeft w:val="640"/>
          <w:marRight w:val="0"/>
          <w:marTop w:val="0"/>
          <w:marBottom w:val="0"/>
          <w:divBdr>
            <w:top w:val="none" w:sz="0" w:space="0" w:color="auto"/>
            <w:left w:val="none" w:sz="0" w:space="0" w:color="auto"/>
            <w:bottom w:val="none" w:sz="0" w:space="0" w:color="auto"/>
            <w:right w:val="none" w:sz="0" w:space="0" w:color="auto"/>
          </w:divBdr>
        </w:div>
        <w:div w:id="1227767129">
          <w:marLeft w:val="640"/>
          <w:marRight w:val="0"/>
          <w:marTop w:val="0"/>
          <w:marBottom w:val="0"/>
          <w:divBdr>
            <w:top w:val="none" w:sz="0" w:space="0" w:color="auto"/>
            <w:left w:val="none" w:sz="0" w:space="0" w:color="auto"/>
            <w:bottom w:val="none" w:sz="0" w:space="0" w:color="auto"/>
            <w:right w:val="none" w:sz="0" w:space="0" w:color="auto"/>
          </w:divBdr>
        </w:div>
        <w:div w:id="629894576">
          <w:marLeft w:val="640"/>
          <w:marRight w:val="0"/>
          <w:marTop w:val="0"/>
          <w:marBottom w:val="0"/>
          <w:divBdr>
            <w:top w:val="none" w:sz="0" w:space="0" w:color="auto"/>
            <w:left w:val="none" w:sz="0" w:space="0" w:color="auto"/>
            <w:bottom w:val="none" w:sz="0" w:space="0" w:color="auto"/>
            <w:right w:val="none" w:sz="0" w:space="0" w:color="auto"/>
          </w:divBdr>
        </w:div>
        <w:div w:id="642933840">
          <w:marLeft w:val="640"/>
          <w:marRight w:val="0"/>
          <w:marTop w:val="0"/>
          <w:marBottom w:val="0"/>
          <w:divBdr>
            <w:top w:val="none" w:sz="0" w:space="0" w:color="auto"/>
            <w:left w:val="none" w:sz="0" w:space="0" w:color="auto"/>
            <w:bottom w:val="none" w:sz="0" w:space="0" w:color="auto"/>
            <w:right w:val="none" w:sz="0" w:space="0" w:color="auto"/>
          </w:divBdr>
        </w:div>
        <w:div w:id="94980192">
          <w:marLeft w:val="640"/>
          <w:marRight w:val="0"/>
          <w:marTop w:val="0"/>
          <w:marBottom w:val="0"/>
          <w:divBdr>
            <w:top w:val="none" w:sz="0" w:space="0" w:color="auto"/>
            <w:left w:val="none" w:sz="0" w:space="0" w:color="auto"/>
            <w:bottom w:val="none" w:sz="0" w:space="0" w:color="auto"/>
            <w:right w:val="none" w:sz="0" w:space="0" w:color="auto"/>
          </w:divBdr>
        </w:div>
        <w:div w:id="846554982">
          <w:marLeft w:val="640"/>
          <w:marRight w:val="0"/>
          <w:marTop w:val="0"/>
          <w:marBottom w:val="0"/>
          <w:divBdr>
            <w:top w:val="none" w:sz="0" w:space="0" w:color="auto"/>
            <w:left w:val="none" w:sz="0" w:space="0" w:color="auto"/>
            <w:bottom w:val="none" w:sz="0" w:space="0" w:color="auto"/>
            <w:right w:val="none" w:sz="0" w:space="0" w:color="auto"/>
          </w:divBdr>
        </w:div>
        <w:div w:id="1540893006">
          <w:marLeft w:val="640"/>
          <w:marRight w:val="0"/>
          <w:marTop w:val="0"/>
          <w:marBottom w:val="0"/>
          <w:divBdr>
            <w:top w:val="none" w:sz="0" w:space="0" w:color="auto"/>
            <w:left w:val="none" w:sz="0" w:space="0" w:color="auto"/>
            <w:bottom w:val="none" w:sz="0" w:space="0" w:color="auto"/>
            <w:right w:val="none" w:sz="0" w:space="0" w:color="auto"/>
          </w:divBdr>
        </w:div>
        <w:div w:id="999768361">
          <w:marLeft w:val="640"/>
          <w:marRight w:val="0"/>
          <w:marTop w:val="0"/>
          <w:marBottom w:val="0"/>
          <w:divBdr>
            <w:top w:val="none" w:sz="0" w:space="0" w:color="auto"/>
            <w:left w:val="none" w:sz="0" w:space="0" w:color="auto"/>
            <w:bottom w:val="none" w:sz="0" w:space="0" w:color="auto"/>
            <w:right w:val="none" w:sz="0" w:space="0" w:color="auto"/>
          </w:divBdr>
        </w:div>
        <w:div w:id="1451244938">
          <w:marLeft w:val="640"/>
          <w:marRight w:val="0"/>
          <w:marTop w:val="0"/>
          <w:marBottom w:val="0"/>
          <w:divBdr>
            <w:top w:val="none" w:sz="0" w:space="0" w:color="auto"/>
            <w:left w:val="none" w:sz="0" w:space="0" w:color="auto"/>
            <w:bottom w:val="none" w:sz="0" w:space="0" w:color="auto"/>
            <w:right w:val="none" w:sz="0" w:space="0" w:color="auto"/>
          </w:divBdr>
        </w:div>
        <w:div w:id="2045058076">
          <w:marLeft w:val="640"/>
          <w:marRight w:val="0"/>
          <w:marTop w:val="0"/>
          <w:marBottom w:val="0"/>
          <w:divBdr>
            <w:top w:val="none" w:sz="0" w:space="0" w:color="auto"/>
            <w:left w:val="none" w:sz="0" w:space="0" w:color="auto"/>
            <w:bottom w:val="none" w:sz="0" w:space="0" w:color="auto"/>
            <w:right w:val="none" w:sz="0" w:space="0" w:color="auto"/>
          </w:divBdr>
        </w:div>
        <w:div w:id="1856532850">
          <w:marLeft w:val="640"/>
          <w:marRight w:val="0"/>
          <w:marTop w:val="0"/>
          <w:marBottom w:val="0"/>
          <w:divBdr>
            <w:top w:val="none" w:sz="0" w:space="0" w:color="auto"/>
            <w:left w:val="none" w:sz="0" w:space="0" w:color="auto"/>
            <w:bottom w:val="none" w:sz="0" w:space="0" w:color="auto"/>
            <w:right w:val="none" w:sz="0" w:space="0" w:color="auto"/>
          </w:divBdr>
        </w:div>
        <w:div w:id="1429697989">
          <w:marLeft w:val="640"/>
          <w:marRight w:val="0"/>
          <w:marTop w:val="0"/>
          <w:marBottom w:val="0"/>
          <w:divBdr>
            <w:top w:val="none" w:sz="0" w:space="0" w:color="auto"/>
            <w:left w:val="none" w:sz="0" w:space="0" w:color="auto"/>
            <w:bottom w:val="none" w:sz="0" w:space="0" w:color="auto"/>
            <w:right w:val="none" w:sz="0" w:space="0" w:color="auto"/>
          </w:divBdr>
        </w:div>
        <w:div w:id="1126389127">
          <w:marLeft w:val="640"/>
          <w:marRight w:val="0"/>
          <w:marTop w:val="0"/>
          <w:marBottom w:val="0"/>
          <w:divBdr>
            <w:top w:val="none" w:sz="0" w:space="0" w:color="auto"/>
            <w:left w:val="none" w:sz="0" w:space="0" w:color="auto"/>
            <w:bottom w:val="none" w:sz="0" w:space="0" w:color="auto"/>
            <w:right w:val="none" w:sz="0" w:space="0" w:color="auto"/>
          </w:divBdr>
        </w:div>
        <w:div w:id="1129394466">
          <w:marLeft w:val="640"/>
          <w:marRight w:val="0"/>
          <w:marTop w:val="0"/>
          <w:marBottom w:val="0"/>
          <w:divBdr>
            <w:top w:val="none" w:sz="0" w:space="0" w:color="auto"/>
            <w:left w:val="none" w:sz="0" w:space="0" w:color="auto"/>
            <w:bottom w:val="none" w:sz="0" w:space="0" w:color="auto"/>
            <w:right w:val="none" w:sz="0" w:space="0" w:color="auto"/>
          </w:divBdr>
        </w:div>
        <w:div w:id="234707199">
          <w:marLeft w:val="640"/>
          <w:marRight w:val="0"/>
          <w:marTop w:val="0"/>
          <w:marBottom w:val="0"/>
          <w:divBdr>
            <w:top w:val="none" w:sz="0" w:space="0" w:color="auto"/>
            <w:left w:val="none" w:sz="0" w:space="0" w:color="auto"/>
            <w:bottom w:val="none" w:sz="0" w:space="0" w:color="auto"/>
            <w:right w:val="none" w:sz="0" w:space="0" w:color="auto"/>
          </w:divBdr>
        </w:div>
        <w:div w:id="1081679888">
          <w:marLeft w:val="640"/>
          <w:marRight w:val="0"/>
          <w:marTop w:val="0"/>
          <w:marBottom w:val="0"/>
          <w:divBdr>
            <w:top w:val="none" w:sz="0" w:space="0" w:color="auto"/>
            <w:left w:val="none" w:sz="0" w:space="0" w:color="auto"/>
            <w:bottom w:val="none" w:sz="0" w:space="0" w:color="auto"/>
            <w:right w:val="none" w:sz="0" w:space="0" w:color="auto"/>
          </w:divBdr>
        </w:div>
        <w:div w:id="412095397">
          <w:marLeft w:val="640"/>
          <w:marRight w:val="0"/>
          <w:marTop w:val="0"/>
          <w:marBottom w:val="0"/>
          <w:divBdr>
            <w:top w:val="none" w:sz="0" w:space="0" w:color="auto"/>
            <w:left w:val="none" w:sz="0" w:space="0" w:color="auto"/>
            <w:bottom w:val="none" w:sz="0" w:space="0" w:color="auto"/>
            <w:right w:val="none" w:sz="0" w:space="0" w:color="auto"/>
          </w:divBdr>
        </w:div>
        <w:div w:id="514617286">
          <w:marLeft w:val="640"/>
          <w:marRight w:val="0"/>
          <w:marTop w:val="0"/>
          <w:marBottom w:val="0"/>
          <w:divBdr>
            <w:top w:val="none" w:sz="0" w:space="0" w:color="auto"/>
            <w:left w:val="none" w:sz="0" w:space="0" w:color="auto"/>
            <w:bottom w:val="none" w:sz="0" w:space="0" w:color="auto"/>
            <w:right w:val="none" w:sz="0" w:space="0" w:color="auto"/>
          </w:divBdr>
        </w:div>
        <w:div w:id="917440871">
          <w:marLeft w:val="640"/>
          <w:marRight w:val="0"/>
          <w:marTop w:val="0"/>
          <w:marBottom w:val="0"/>
          <w:divBdr>
            <w:top w:val="none" w:sz="0" w:space="0" w:color="auto"/>
            <w:left w:val="none" w:sz="0" w:space="0" w:color="auto"/>
            <w:bottom w:val="none" w:sz="0" w:space="0" w:color="auto"/>
            <w:right w:val="none" w:sz="0" w:space="0" w:color="auto"/>
          </w:divBdr>
        </w:div>
        <w:div w:id="914630069">
          <w:marLeft w:val="640"/>
          <w:marRight w:val="0"/>
          <w:marTop w:val="0"/>
          <w:marBottom w:val="0"/>
          <w:divBdr>
            <w:top w:val="none" w:sz="0" w:space="0" w:color="auto"/>
            <w:left w:val="none" w:sz="0" w:space="0" w:color="auto"/>
            <w:bottom w:val="none" w:sz="0" w:space="0" w:color="auto"/>
            <w:right w:val="none" w:sz="0" w:space="0" w:color="auto"/>
          </w:divBdr>
        </w:div>
        <w:div w:id="570581618">
          <w:marLeft w:val="640"/>
          <w:marRight w:val="0"/>
          <w:marTop w:val="0"/>
          <w:marBottom w:val="0"/>
          <w:divBdr>
            <w:top w:val="none" w:sz="0" w:space="0" w:color="auto"/>
            <w:left w:val="none" w:sz="0" w:space="0" w:color="auto"/>
            <w:bottom w:val="none" w:sz="0" w:space="0" w:color="auto"/>
            <w:right w:val="none" w:sz="0" w:space="0" w:color="auto"/>
          </w:divBdr>
        </w:div>
        <w:div w:id="1129788079">
          <w:marLeft w:val="640"/>
          <w:marRight w:val="0"/>
          <w:marTop w:val="0"/>
          <w:marBottom w:val="0"/>
          <w:divBdr>
            <w:top w:val="none" w:sz="0" w:space="0" w:color="auto"/>
            <w:left w:val="none" w:sz="0" w:space="0" w:color="auto"/>
            <w:bottom w:val="none" w:sz="0" w:space="0" w:color="auto"/>
            <w:right w:val="none" w:sz="0" w:space="0" w:color="auto"/>
          </w:divBdr>
        </w:div>
        <w:div w:id="2109959929">
          <w:marLeft w:val="640"/>
          <w:marRight w:val="0"/>
          <w:marTop w:val="0"/>
          <w:marBottom w:val="0"/>
          <w:divBdr>
            <w:top w:val="none" w:sz="0" w:space="0" w:color="auto"/>
            <w:left w:val="none" w:sz="0" w:space="0" w:color="auto"/>
            <w:bottom w:val="none" w:sz="0" w:space="0" w:color="auto"/>
            <w:right w:val="none" w:sz="0" w:space="0" w:color="auto"/>
          </w:divBdr>
        </w:div>
      </w:divsChild>
    </w:div>
    <w:div w:id="1754928741">
      <w:bodyDiv w:val="1"/>
      <w:marLeft w:val="0"/>
      <w:marRight w:val="0"/>
      <w:marTop w:val="0"/>
      <w:marBottom w:val="0"/>
      <w:divBdr>
        <w:top w:val="none" w:sz="0" w:space="0" w:color="auto"/>
        <w:left w:val="none" w:sz="0" w:space="0" w:color="auto"/>
        <w:bottom w:val="none" w:sz="0" w:space="0" w:color="auto"/>
        <w:right w:val="none" w:sz="0" w:space="0" w:color="auto"/>
      </w:divBdr>
      <w:divsChild>
        <w:div w:id="693307273">
          <w:marLeft w:val="640"/>
          <w:marRight w:val="0"/>
          <w:marTop w:val="0"/>
          <w:marBottom w:val="0"/>
          <w:divBdr>
            <w:top w:val="none" w:sz="0" w:space="0" w:color="auto"/>
            <w:left w:val="none" w:sz="0" w:space="0" w:color="auto"/>
            <w:bottom w:val="none" w:sz="0" w:space="0" w:color="auto"/>
            <w:right w:val="none" w:sz="0" w:space="0" w:color="auto"/>
          </w:divBdr>
        </w:div>
        <w:div w:id="242881132">
          <w:marLeft w:val="640"/>
          <w:marRight w:val="0"/>
          <w:marTop w:val="0"/>
          <w:marBottom w:val="0"/>
          <w:divBdr>
            <w:top w:val="none" w:sz="0" w:space="0" w:color="auto"/>
            <w:left w:val="none" w:sz="0" w:space="0" w:color="auto"/>
            <w:bottom w:val="none" w:sz="0" w:space="0" w:color="auto"/>
            <w:right w:val="none" w:sz="0" w:space="0" w:color="auto"/>
          </w:divBdr>
        </w:div>
        <w:div w:id="1090472002">
          <w:marLeft w:val="640"/>
          <w:marRight w:val="0"/>
          <w:marTop w:val="0"/>
          <w:marBottom w:val="0"/>
          <w:divBdr>
            <w:top w:val="none" w:sz="0" w:space="0" w:color="auto"/>
            <w:left w:val="none" w:sz="0" w:space="0" w:color="auto"/>
            <w:bottom w:val="none" w:sz="0" w:space="0" w:color="auto"/>
            <w:right w:val="none" w:sz="0" w:space="0" w:color="auto"/>
          </w:divBdr>
        </w:div>
        <w:div w:id="974915945">
          <w:marLeft w:val="640"/>
          <w:marRight w:val="0"/>
          <w:marTop w:val="0"/>
          <w:marBottom w:val="0"/>
          <w:divBdr>
            <w:top w:val="none" w:sz="0" w:space="0" w:color="auto"/>
            <w:left w:val="none" w:sz="0" w:space="0" w:color="auto"/>
            <w:bottom w:val="none" w:sz="0" w:space="0" w:color="auto"/>
            <w:right w:val="none" w:sz="0" w:space="0" w:color="auto"/>
          </w:divBdr>
        </w:div>
        <w:div w:id="56512778">
          <w:marLeft w:val="640"/>
          <w:marRight w:val="0"/>
          <w:marTop w:val="0"/>
          <w:marBottom w:val="0"/>
          <w:divBdr>
            <w:top w:val="none" w:sz="0" w:space="0" w:color="auto"/>
            <w:left w:val="none" w:sz="0" w:space="0" w:color="auto"/>
            <w:bottom w:val="none" w:sz="0" w:space="0" w:color="auto"/>
            <w:right w:val="none" w:sz="0" w:space="0" w:color="auto"/>
          </w:divBdr>
        </w:div>
        <w:div w:id="461194223">
          <w:marLeft w:val="640"/>
          <w:marRight w:val="0"/>
          <w:marTop w:val="0"/>
          <w:marBottom w:val="0"/>
          <w:divBdr>
            <w:top w:val="none" w:sz="0" w:space="0" w:color="auto"/>
            <w:left w:val="none" w:sz="0" w:space="0" w:color="auto"/>
            <w:bottom w:val="none" w:sz="0" w:space="0" w:color="auto"/>
            <w:right w:val="none" w:sz="0" w:space="0" w:color="auto"/>
          </w:divBdr>
        </w:div>
        <w:div w:id="1167400195">
          <w:marLeft w:val="640"/>
          <w:marRight w:val="0"/>
          <w:marTop w:val="0"/>
          <w:marBottom w:val="0"/>
          <w:divBdr>
            <w:top w:val="none" w:sz="0" w:space="0" w:color="auto"/>
            <w:left w:val="none" w:sz="0" w:space="0" w:color="auto"/>
            <w:bottom w:val="none" w:sz="0" w:space="0" w:color="auto"/>
            <w:right w:val="none" w:sz="0" w:space="0" w:color="auto"/>
          </w:divBdr>
        </w:div>
        <w:div w:id="115369192">
          <w:marLeft w:val="640"/>
          <w:marRight w:val="0"/>
          <w:marTop w:val="0"/>
          <w:marBottom w:val="0"/>
          <w:divBdr>
            <w:top w:val="none" w:sz="0" w:space="0" w:color="auto"/>
            <w:left w:val="none" w:sz="0" w:space="0" w:color="auto"/>
            <w:bottom w:val="none" w:sz="0" w:space="0" w:color="auto"/>
            <w:right w:val="none" w:sz="0" w:space="0" w:color="auto"/>
          </w:divBdr>
        </w:div>
        <w:div w:id="1061178910">
          <w:marLeft w:val="640"/>
          <w:marRight w:val="0"/>
          <w:marTop w:val="0"/>
          <w:marBottom w:val="0"/>
          <w:divBdr>
            <w:top w:val="none" w:sz="0" w:space="0" w:color="auto"/>
            <w:left w:val="none" w:sz="0" w:space="0" w:color="auto"/>
            <w:bottom w:val="none" w:sz="0" w:space="0" w:color="auto"/>
            <w:right w:val="none" w:sz="0" w:space="0" w:color="auto"/>
          </w:divBdr>
        </w:div>
        <w:div w:id="1826624643">
          <w:marLeft w:val="640"/>
          <w:marRight w:val="0"/>
          <w:marTop w:val="0"/>
          <w:marBottom w:val="0"/>
          <w:divBdr>
            <w:top w:val="none" w:sz="0" w:space="0" w:color="auto"/>
            <w:left w:val="none" w:sz="0" w:space="0" w:color="auto"/>
            <w:bottom w:val="none" w:sz="0" w:space="0" w:color="auto"/>
            <w:right w:val="none" w:sz="0" w:space="0" w:color="auto"/>
          </w:divBdr>
        </w:div>
        <w:div w:id="1908955205">
          <w:marLeft w:val="640"/>
          <w:marRight w:val="0"/>
          <w:marTop w:val="0"/>
          <w:marBottom w:val="0"/>
          <w:divBdr>
            <w:top w:val="none" w:sz="0" w:space="0" w:color="auto"/>
            <w:left w:val="none" w:sz="0" w:space="0" w:color="auto"/>
            <w:bottom w:val="none" w:sz="0" w:space="0" w:color="auto"/>
            <w:right w:val="none" w:sz="0" w:space="0" w:color="auto"/>
          </w:divBdr>
        </w:div>
        <w:div w:id="1812012506">
          <w:marLeft w:val="640"/>
          <w:marRight w:val="0"/>
          <w:marTop w:val="0"/>
          <w:marBottom w:val="0"/>
          <w:divBdr>
            <w:top w:val="none" w:sz="0" w:space="0" w:color="auto"/>
            <w:left w:val="none" w:sz="0" w:space="0" w:color="auto"/>
            <w:bottom w:val="none" w:sz="0" w:space="0" w:color="auto"/>
            <w:right w:val="none" w:sz="0" w:space="0" w:color="auto"/>
          </w:divBdr>
        </w:div>
        <w:div w:id="1006254110">
          <w:marLeft w:val="640"/>
          <w:marRight w:val="0"/>
          <w:marTop w:val="0"/>
          <w:marBottom w:val="0"/>
          <w:divBdr>
            <w:top w:val="none" w:sz="0" w:space="0" w:color="auto"/>
            <w:left w:val="none" w:sz="0" w:space="0" w:color="auto"/>
            <w:bottom w:val="none" w:sz="0" w:space="0" w:color="auto"/>
            <w:right w:val="none" w:sz="0" w:space="0" w:color="auto"/>
          </w:divBdr>
        </w:div>
        <w:div w:id="1887402885">
          <w:marLeft w:val="640"/>
          <w:marRight w:val="0"/>
          <w:marTop w:val="0"/>
          <w:marBottom w:val="0"/>
          <w:divBdr>
            <w:top w:val="none" w:sz="0" w:space="0" w:color="auto"/>
            <w:left w:val="none" w:sz="0" w:space="0" w:color="auto"/>
            <w:bottom w:val="none" w:sz="0" w:space="0" w:color="auto"/>
            <w:right w:val="none" w:sz="0" w:space="0" w:color="auto"/>
          </w:divBdr>
        </w:div>
        <w:div w:id="1021904563">
          <w:marLeft w:val="640"/>
          <w:marRight w:val="0"/>
          <w:marTop w:val="0"/>
          <w:marBottom w:val="0"/>
          <w:divBdr>
            <w:top w:val="none" w:sz="0" w:space="0" w:color="auto"/>
            <w:left w:val="none" w:sz="0" w:space="0" w:color="auto"/>
            <w:bottom w:val="none" w:sz="0" w:space="0" w:color="auto"/>
            <w:right w:val="none" w:sz="0" w:space="0" w:color="auto"/>
          </w:divBdr>
        </w:div>
        <w:div w:id="404105496">
          <w:marLeft w:val="640"/>
          <w:marRight w:val="0"/>
          <w:marTop w:val="0"/>
          <w:marBottom w:val="0"/>
          <w:divBdr>
            <w:top w:val="none" w:sz="0" w:space="0" w:color="auto"/>
            <w:left w:val="none" w:sz="0" w:space="0" w:color="auto"/>
            <w:bottom w:val="none" w:sz="0" w:space="0" w:color="auto"/>
            <w:right w:val="none" w:sz="0" w:space="0" w:color="auto"/>
          </w:divBdr>
        </w:div>
        <w:div w:id="578290060">
          <w:marLeft w:val="640"/>
          <w:marRight w:val="0"/>
          <w:marTop w:val="0"/>
          <w:marBottom w:val="0"/>
          <w:divBdr>
            <w:top w:val="none" w:sz="0" w:space="0" w:color="auto"/>
            <w:left w:val="none" w:sz="0" w:space="0" w:color="auto"/>
            <w:bottom w:val="none" w:sz="0" w:space="0" w:color="auto"/>
            <w:right w:val="none" w:sz="0" w:space="0" w:color="auto"/>
          </w:divBdr>
        </w:div>
        <w:div w:id="1336492233">
          <w:marLeft w:val="640"/>
          <w:marRight w:val="0"/>
          <w:marTop w:val="0"/>
          <w:marBottom w:val="0"/>
          <w:divBdr>
            <w:top w:val="none" w:sz="0" w:space="0" w:color="auto"/>
            <w:left w:val="none" w:sz="0" w:space="0" w:color="auto"/>
            <w:bottom w:val="none" w:sz="0" w:space="0" w:color="auto"/>
            <w:right w:val="none" w:sz="0" w:space="0" w:color="auto"/>
          </w:divBdr>
        </w:div>
        <w:div w:id="35395075">
          <w:marLeft w:val="640"/>
          <w:marRight w:val="0"/>
          <w:marTop w:val="0"/>
          <w:marBottom w:val="0"/>
          <w:divBdr>
            <w:top w:val="none" w:sz="0" w:space="0" w:color="auto"/>
            <w:left w:val="none" w:sz="0" w:space="0" w:color="auto"/>
            <w:bottom w:val="none" w:sz="0" w:space="0" w:color="auto"/>
            <w:right w:val="none" w:sz="0" w:space="0" w:color="auto"/>
          </w:divBdr>
        </w:div>
        <w:div w:id="267470438">
          <w:marLeft w:val="640"/>
          <w:marRight w:val="0"/>
          <w:marTop w:val="0"/>
          <w:marBottom w:val="0"/>
          <w:divBdr>
            <w:top w:val="none" w:sz="0" w:space="0" w:color="auto"/>
            <w:left w:val="none" w:sz="0" w:space="0" w:color="auto"/>
            <w:bottom w:val="none" w:sz="0" w:space="0" w:color="auto"/>
            <w:right w:val="none" w:sz="0" w:space="0" w:color="auto"/>
          </w:divBdr>
        </w:div>
        <w:div w:id="1444154455">
          <w:marLeft w:val="640"/>
          <w:marRight w:val="0"/>
          <w:marTop w:val="0"/>
          <w:marBottom w:val="0"/>
          <w:divBdr>
            <w:top w:val="none" w:sz="0" w:space="0" w:color="auto"/>
            <w:left w:val="none" w:sz="0" w:space="0" w:color="auto"/>
            <w:bottom w:val="none" w:sz="0" w:space="0" w:color="auto"/>
            <w:right w:val="none" w:sz="0" w:space="0" w:color="auto"/>
          </w:divBdr>
        </w:div>
        <w:div w:id="2036224446">
          <w:marLeft w:val="640"/>
          <w:marRight w:val="0"/>
          <w:marTop w:val="0"/>
          <w:marBottom w:val="0"/>
          <w:divBdr>
            <w:top w:val="none" w:sz="0" w:space="0" w:color="auto"/>
            <w:left w:val="none" w:sz="0" w:space="0" w:color="auto"/>
            <w:bottom w:val="none" w:sz="0" w:space="0" w:color="auto"/>
            <w:right w:val="none" w:sz="0" w:space="0" w:color="auto"/>
          </w:divBdr>
        </w:div>
        <w:div w:id="9069748">
          <w:marLeft w:val="640"/>
          <w:marRight w:val="0"/>
          <w:marTop w:val="0"/>
          <w:marBottom w:val="0"/>
          <w:divBdr>
            <w:top w:val="none" w:sz="0" w:space="0" w:color="auto"/>
            <w:left w:val="none" w:sz="0" w:space="0" w:color="auto"/>
            <w:bottom w:val="none" w:sz="0" w:space="0" w:color="auto"/>
            <w:right w:val="none" w:sz="0" w:space="0" w:color="auto"/>
          </w:divBdr>
        </w:div>
        <w:div w:id="1807552004">
          <w:marLeft w:val="640"/>
          <w:marRight w:val="0"/>
          <w:marTop w:val="0"/>
          <w:marBottom w:val="0"/>
          <w:divBdr>
            <w:top w:val="none" w:sz="0" w:space="0" w:color="auto"/>
            <w:left w:val="none" w:sz="0" w:space="0" w:color="auto"/>
            <w:bottom w:val="none" w:sz="0" w:space="0" w:color="auto"/>
            <w:right w:val="none" w:sz="0" w:space="0" w:color="auto"/>
          </w:divBdr>
        </w:div>
        <w:div w:id="1236742481">
          <w:marLeft w:val="640"/>
          <w:marRight w:val="0"/>
          <w:marTop w:val="0"/>
          <w:marBottom w:val="0"/>
          <w:divBdr>
            <w:top w:val="none" w:sz="0" w:space="0" w:color="auto"/>
            <w:left w:val="none" w:sz="0" w:space="0" w:color="auto"/>
            <w:bottom w:val="none" w:sz="0" w:space="0" w:color="auto"/>
            <w:right w:val="none" w:sz="0" w:space="0" w:color="auto"/>
          </w:divBdr>
        </w:div>
        <w:div w:id="2088335260">
          <w:marLeft w:val="640"/>
          <w:marRight w:val="0"/>
          <w:marTop w:val="0"/>
          <w:marBottom w:val="0"/>
          <w:divBdr>
            <w:top w:val="none" w:sz="0" w:space="0" w:color="auto"/>
            <w:left w:val="none" w:sz="0" w:space="0" w:color="auto"/>
            <w:bottom w:val="none" w:sz="0" w:space="0" w:color="auto"/>
            <w:right w:val="none" w:sz="0" w:space="0" w:color="auto"/>
          </w:divBdr>
        </w:div>
        <w:div w:id="1441996361">
          <w:marLeft w:val="640"/>
          <w:marRight w:val="0"/>
          <w:marTop w:val="0"/>
          <w:marBottom w:val="0"/>
          <w:divBdr>
            <w:top w:val="none" w:sz="0" w:space="0" w:color="auto"/>
            <w:left w:val="none" w:sz="0" w:space="0" w:color="auto"/>
            <w:bottom w:val="none" w:sz="0" w:space="0" w:color="auto"/>
            <w:right w:val="none" w:sz="0" w:space="0" w:color="auto"/>
          </w:divBdr>
        </w:div>
        <w:div w:id="1898280597">
          <w:marLeft w:val="640"/>
          <w:marRight w:val="0"/>
          <w:marTop w:val="0"/>
          <w:marBottom w:val="0"/>
          <w:divBdr>
            <w:top w:val="none" w:sz="0" w:space="0" w:color="auto"/>
            <w:left w:val="none" w:sz="0" w:space="0" w:color="auto"/>
            <w:bottom w:val="none" w:sz="0" w:space="0" w:color="auto"/>
            <w:right w:val="none" w:sz="0" w:space="0" w:color="auto"/>
          </w:divBdr>
        </w:div>
        <w:div w:id="1521964961">
          <w:marLeft w:val="640"/>
          <w:marRight w:val="0"/>
          <w:marTop w:val="0"/>
          <w:marBottom w:val="0"/>
          <w:divBdr>
            <w:top w:val="none" w:sz="0" w:space="0" w:color="auto"/>
            <w:left w:val="none" w:sz="0" w:space="0" w:color="auto"/>
            <w:bottom w:val="none" w:sz="0" w:space="0" w:color="auto"/>
            <w:right w:val="none" w:sz="0" w:space="0" w:color="auto"/>
          </w:divBdr>
        </w:div>
        <w:div w:id="1410224703">
          <w:marLeft w:val="640"/>
          <w:marRight w:val="0"/>
          <w:marTop w:val="0"/>
          <w:marBottom w:val="0"/>
          <w:divBdr>
            <w:top w:val="none" w:sz="0" w:space="0" w:color="auto"/>
            <w:left w:val="none" w:sz="0" w:space="0" w:color="auto"/>
            <w:bottom w:val="none" w:sz="0" w:space="0" w:color="auto"/>
            <w:right w:val="none" w:sz="0" w:space="0" w:color="auto"/>
          </w:divBdr>
        </w:div>
        <w:div w:id="1793210677">
          <w:marLeft w:val="640"/>
          <w:marRight w:val="0"/>
          <w:marTop w:val="0"/>
          <w:marBottom w:val="0"/>
          <w:divBdr>
            <w:top w:val="none" w:sz="0" w:space="0" w:color="auto"/>
            <w:left w:val="none" w:sz="0" w:space="0" w:color="auto"/>
            <w:bottom w:val="none" w:sz="0" w:space="0" w:color="auto"/>
            <w:right w:val="none" w:sz="0" w:space="0" w:color="auto"/>
          </w:divBdr>
        </w:div>
        <w:div w:id="1197935671">
          <w:marLeft w:val="640"/>
          <w:marRight w:val="0"/>
          <w:marTop w:val="0"/>
          <w:marBottom w:val="0"/>
          <w:divBdr>
            <w:top w:val="none" w:sz="0" w:space="0" w:color="auto"/>
            <w:left w:val="none" w:sz="0" w:space="0" w:color="auto"/>
            <w:bottom w:val="none" w:sz="0" w:space="0" w:color="auto"/>
            <w:right w:val="none" w:sz="0" w:space="0" w:color="auto"/>
          </w:divBdr>
        </w:div>
        <w:div w:id="645861516">
          <w:marLeft w:val="640"/>
          <w:marRight w:val="0"/>
          <w:marTop w:val="0"/>
          <w:marBottom w:val="0"/>
          <w:divBdr>
            <w:top w:val="none" w:sz="0" w:space="0" w:color="auto"/>
            <w:left w:val="none" w:sz="0" w:space="0" w:color="auto"/>
            <w:bottom w:val="none" w:sz="0" w:space="0" w:color="auto"/>
            <w:right w:val="none" w:sz="0" w:space="0" w:color="auto"/>
          </w:divBdr>
        </w:div>
        <w:div w:id="1150247261">
          <w:marLeft w:val="640"/>
          <w:marRight w:val="0"/>
          <w:marTop w:val="0"/>
          <w:marBottom w:val="0"/>
          <w:divBdr>
            <w:top w:val="none" w:sz="0" w:space="0" w:color="auto"/>
            <w:left w:val="none" w:sz="0" w:space="0" w:color="auto"/>
            <w:bottom w:val="none" w:sz="0" w:space="0" w:color="auto"/>
            <w:right w:val="none" w:sz="0" w:space="0" w:color="auto"/>
          </w:divBdr>
        </w:div>
        <w:div w:id="1060321551">
          <w:marLeft w:val="640"/>
          <w:marRight w:val="0"/>
          <w:marTop w:val="0"/>
          <w:marBottom w:val="0"/>
          <w:divBdr>
            <w:top w:val="none" w:sz="0" w:space="0" w:color="auto"/>
            <w:left w:val="none" w:sz="0" w:space="0" w:color="auto"/>
            <w:bottom w:val="none" w:sz="0" w:space="0" w:color="auto"/>
            <w:right w:val="none" w:sz="0" w:space="0" w:color="auto"/>
          </w:divBdr>
        </w:div>
        <w:div w:id="116606786">
          <w:marLeft w:val="640"/>
          <w:marRight w:val="0"/>
          <w:marTop w:val="0"/>
          <w:marBottom w:val="0"/>
          <w:divBdr>
            <w:top w:val="none" w:sz="0" w:space="0" w:color="auto"/>
            <w:left w:val="none" w:sz="0" w:space="0" w:color="auto"/>
            <w:bottom w:val="none" w:sz="0" w:space="0" w:color="auto"/>
            <w:right w:val="none" w:sz="0" w:space="0" w:color="auto"/>
          </w:divBdr>
        </w:div>
        <w:div w:id="1029598849">
          <w:marLeft w:val="640"/>
          <w:marRight w:val="0"/>
          <w:marTop w:val="0"/>
          <w:marBottom w:val="0"/>
          <w:divBdr>
            <w:top w:val="none" w:sz="0" w:space="0" w:color="auto"/>
            <w:left w:val="none" w:sz="0" w:space="0" w:color="auto"/>
            <w:bottom w:val="none" w:sz="0" w:space="0" w:color="auto"/>
            <w:right w:val="none" w:sz="0" w:space="0" w:color="auto"/>
          </w:divBdr>
        </w:div>
        <w:div w:id="1806392704">
          <w:marLeft w:val="640"/>
          <w:marRight w:val="0"/>
          <w:marTop w:val="0"/>
          <w:marBottom w:val="0"/>
          <w:divBdr>
            <w:top w:val="none" w:sz="0" w:space="0" w:color="auto"/>
            <w:left w:val="none" w:sz="0" w:space="0" w:color="auto"/>
            <w:bottom w:val="none" w:sz="0" w:space="0" w:color="auto"/>
            <w:right w:val="none" w:sz="0" w:space="0" w:color="auto"/>
          </w:divBdr>
        </w:div>
        <w:div w:id="596249949">
          <w:marLeft w:val="640"/>
          <w:marRight w:val="0"/>
          <w:marTop w:val="0"/>
          <w:marBottom w:val="0"/>
          <w:divBdr>
            <w:top w:val="none" w:sz="0" w:space="0" w:color="auto"/>
            <w:left w:val="none" w:sz="0" w:space="0" w:color="auto"/>
            <w:bottom w:val="none" w:sz="0" w:space="0" w:color="auto"/>
            <w:right w:val="none" w:sz="0" w:space="0" w:color="auto"/>
          </w:divBdr>
        </w:div>
        <w:div w:id="1084185072">
          <w:marLeft w:val="640"/>
          <w:marRight w:val="0"/>
          <w:marTop w:val="0"/>
          <w:marBottom w:val="0"/>
          <w:divBdr>
            <w:top w:val="none" w:sz="0" w:space="0" w:color="auto"/>
            <w:left w:val="none" w:sz="0" w:space="0" w:color="auto"/>
            <w:bottom w:val="none" w:sz="0" w:space="0" w:color="auto"/>
            <w:right w:val="none" w:sz="0" w:space="0" w:color="auto"/>
          </w:divBdr>
        </w:div>
        <w:div w:id="1839341517">
          <w:marLeft w:val="640"/>
          <w:marRight w:val="0"/>
          <w:marTop w:val="0"/>
          <w:marBottom w:val="0"/>
          <w:divBdr>
            <w:top w:val="none" w:sz="0" w:space="0" w:color="auto"/>
            <w:left w:val="none" w:sz="0" w:space="0" w:color="auto"/>
            <w:bottom w:val="none" w:sz="0" w:space="0" w:color="auto"/>
            <w:right w:val="none" w:sz="0" w:space="0" w:color="auto"/>
          </w:divBdr>
        </w:div>
        <w:div w:id="2041663786">
          <w:marLeft w:val="640"/>
          <w:marRight w:val="0"/>
          <w:marTop w:val="0"/>
          <w:marBottom w:val="0"/>
          <w:divBdr>
            <w:top w:val="none" w:sz="0" w:space="0" w:color="auto"/>
            <w:left w:val="none" w:sz="0" w:space="0" w:color="auto"/>
            <w:bottom w:val="none" w:sz="0" w:space="0" w:color="auto"/>
            <w:right w:val="none" w:sz="0" w:space="0" w:color="auto"/>
          </w:divBdr>
        </w:div>
        <w:div w:id="1422292141">
          <w:marLeft w:val="640"/>
          <w:marRight w:val="0"/>
          <w:marTop w:val="0"/>
          <w:marBottom w:val="0"/>
          <w:divBdr>
            <w:top w:val="none" w:sz="0" w:space="0" w:color="auto"/>
            <w:left w:val="none" w:sz="0" w:space="0" w:color="auto"/>
            <w:bottom w:val="none" w:sz="0" w:space="0" w:color="auto"/>
            <w:right w:val="none" w:sz="0" w:space="0" w:color="auto"/>
          </w:divBdr>
        </w:div>
        <w:div w:id="1050959773">
          <w:marLeft w:val="640"/>
          <w:marRight w:val="0"/>
          <w:marTop w:val="0"/>
          <w:marBottom w:val="0"/>
          <w:divBdr>
            <w:top w:val="none" w:sz="0" w:space="0" w:color="auto"/>
            <w:left w:val="none" w:sz="0" w:space="0" w:color="auto"/>
            <w:bottom w:val="none" w:sz="0" w:space="0" w:color="auto"/>
            <w:right w:val="none" w:sz="0" w:space="0" w:color="auto"/>
          </w:divBdr>
        </w:div>
        <w:div w:id="688915906">
          <w:marLeft w:val="640"/>
          <w:marRight w:val="0"/>
          <w:marTop w:val="0"/>
          <w:marBottom w:val="0"/>
          <w:divBdr>
            <w:top w:val="none" w:sz="0" w:space="0" w:color="auto"/>
            <w:left w:val="none" w:sz="0" w:space="0" w:color="auto"/>
            <w:bottom w:val="none" w:sz="0" w:space="0" w:color="auto"/>
            <w:right w:val="none" w:sz="0" w:space="0" w:color="auto"/>
          </w:divBdr>
        </w:div>
        <w:div w:id="2116056257">
          <w:marLeft w:val="640"/>
          <w:marRight w:val="0"/>
          <w:marTop w:val="0"/>
          <w:marBottom w:val="0"/>
          <w:divBdr>
            <w:top w:val="none" w:sz="0" w:space="0" w:color="auto"/>
            <w:left w:val="none" w:sz="0" w:space="0" w:color="auto"/>
            <w:bottom w:val="none" w:sz="0" w:space="0" w:color="auto"/>
            <w:right w:val="none" w:sz="0" w:space="0" w:color="auto"/>
          </w:divBdr>
        </w:div>
        <w:div w:id="1221284811">
          <w:marLeft w:val="640"/>
          <w:marRight w:val="0"/>
          <w:marTop w:val="0"/>
          <w:marBottom w:val="0"/>
          <w:divBdr>
            <w:top w:val="none" w:sz="0" w:space="0" w:color="auto"/>
            <w:left w:val="none" w:sz="0" w:space="0" w:color="auto"/>
            <w:bottom w:val="none" w:sz="0" w:space="0" w:color="auto"/>
            <w:right w:val="none" w:sz="0" w:space="0" w:color="auto"/>
          </w:divBdr>
        </w:div>
        <w:div w:id="1105685330">
          <w:marLeft w:val="640"/>
          <w:marRight w:val="0"/>
          <w:marTop w:val="0"/>
          <w:marBottom w:val="0"/>
          <w:divBdr>
            <w:top w:val="none" w:sz="0" w:space="0" w:color="auto"/>
            <w:left w:val="none" w:sz="0" w:space="0" w:color="auto"/>
            <w:bottom w:val="none" w:sz="0" w:space="0" w:color="auto"/>
            <w:right w:val="none" w:sz="0" w:space="0" w:color="auto"/>
          </w:divBdr>
        </w:div>
        <w:div w:id="1350063809">
          <w:marLeft w:val="640"/>
          <w:marRight w:val="0"/>
          <w:marTop w:val="0"/>
          <w:marBottom w:val="0"/>
          <w:divBdr>
            <w:top w:val="none" w:sz="0" w:space="0" w:color="auto"/>
            <w:left w:val="none" w:sz="0" w:space="0" w:color="auto"/>
            <w:bottom w:val="none" w:sz="0" w:space="0" w:color="auto"/>
            <w:right w:val="none" w:sz="0" w:space="0" w:color="auto"/>
          </w:divBdr>
        </w:div>
        <w:div w:id="1437754026">
          <w:marLeft w:val="640"/>
          <w:marRight w:val="0"/>
          <w:marTop w:val="0"/>
          <w:marBottom w:val="0"/>
          <w:divBdr>
            <w:top w:val="none" w:sz="0" w:space="0" w:color="auto"/>
            <w:left w:val="none" w:sz="0" w:space="0" w:color="auto"/>
            <w:bottom w:val="none" w:sz="0" w:space="0" w:color="auto"/>
            <w:right w:val="none" w:sz="0" w:space="0" w:color="auto"/>
          </w:divBdr>
        </w:div>
        <w:div w:id="925919210">
          <w:marLeft w:val="640"/>
          <w:marRight w:val="0"/>
          <w:marTop w:val="0"/>
          <w:marBottom w:val="0"/>
          <w:divBdr>
            <w:top w:val="none" w:sz="0" w:space="0" w:color="auto"/>
            <w:left w:val="none" w:sz="0" w:space="0" w:color="auto"/>
            <w:bottom w:val="none" w:sz="0" w:space="0" w:color="auto"/>
            <w:right w:val="none" w:sz="0" w:space="0" w:color="auto"/>
          </w:divBdr>
        </w:div>
        <w:div w:id="559949692">
          <w:marLeft w:val="640"/>
          <w:marRight w:val="0"/>
          <w:marTop w:val="0"/>
          <w:marBottom w:val="0"/>
          <w:divBdr>
            <w:top w:val="none" w:sz="0" w:space="0" w:color="auto"/>
            <w:left w:val="none" w:sz="0" w:space="0" w:color="auto"/>
            <w:bottom w:val="none" w:sz="0" w:space="0" w:color="auto"/>
            <w:right w:val="none" w:sz="0" w:space="0" w:color="auto"/>
          </w:divBdr>
        </w:div>
        <w:div w:id="1129015561">
          <w:marLeft w:val="640"/>
          <w:marRight w:val="0"/>
          <w:marTop w:val="0"/>
          <w:marBottom w:val="0"/>
          <w:divBdr>
            <w:top w:val="none" w:sz="0" w:space="0" w:color="auto"/>
            <w:left w:val="none" w:sz="0" w:space="0" w:color="auto"/>
            <w:bottom w:val="none" w:sz="0" w:space="0" w:color="auto"/>
            <w:right w:val="none" w:sz="0" w:space="0" w:color="auto"/>
          </w:divBdr>
        </w:div>
        <w:div w:id="492794753">
          <w:marLeft w:val="640"/>
          <w:marRight w:val="0"/>
          <w:marTop w:val="0"/>
          <w:marBottom w:val="0"/>
          <w:divBdr>
            <w:top w:val="none" w:sz="0" w:space="0" w:color="auto"/>
            <w:left w:val="none" w:sz="0" w:space="0" w:color="auto"/>
            <w:bottom w:val="none" w:sz="0" w:space="0" w:color="auto"/>
            <w:right w:val="none" w:sz="0" w:space="0" w:color="auto"/>
          </w:divBdr>
        </w:div>
        <w:div w:id="1261375310">
          <w:marLeft w:val="640"/>
          <w:marRight w:val="0"/>
          <w:marTop w:val="0"/>
          <w:marBottom w:val="0"/>
          <w:divBdr>
            <w:top w:val="none" w:sz="0" w:space="0" w:color="auto"/>
            <w:left w:val="none" w:sz="0" w:space="0" w:color="auto"/>
            <w:bottom w:val="none" w:sz="0" w:space="0" w:color="auto"/>
            <w:right w:val="none" w:sz="0" w:space="0" w:color="auto"/>
          </w:divBdr>
        </w:div>
        <w:div w:id="982584729">
          <w:marLeft w:val="640"/>
          <w:marRight w:val="0"/>
          <w:marTop w:val="0"/>
          <w:marBottom w:val="0"/>
          <w:divBdr>
            <w:top w:val="none" w:sz="0" w:space="0" w:color="auto"/>
            <w:left w:val="none" w:sz="0" w:space="0" w:color="auto"/>
            <w:bottom w:val="none" w:sz="0" w:space="0" w:color="auto"/>
            <w:right w:val="none" w:sz="0" w:space="0" w:color="auto"/>
          </w:divBdr>
        </w:div>
        <w:div w:id="1138035960">
          <w:marLeft w:val="640"/>
          <w:marRight w:val="0"/>
          <w:marTop w:val="0"/>
          <w:marBottom w:val="0"/>
          <w:divBdr>
            <w:top w:val="none" w:sz="0" w:space="0" w:color="auto"/>
            <w:left w:val="none" w:sz="0" w:space="0" w:color="auto"/>
            <w:bottom w:val="none" w:sz="0" w:space="0" w:color="auto"/>
            <w:right w:val="none" w:sz="0" w:space="0" w:color="auto"/>
          </w:divBdr>
        </w:div>
        <w:div w:id="307443805">
          <w:marLeft w:val="640"/>
          <w:marRight w:val="0"/>
          <w:marTop w:val="0"/>
          <w:marBottom w:val="0"/>
          <w:divBdr>
            <w:top w:val="none" w:sz="0" w:space="0" w:color="auto"/>
            <w:left w:val="none" w:sz="0" w:space="0" w:color="auto"/>
            <w:bottom w:val="none" w:sz="0" w:space="0" w:color="auto"/>
            <w:right w:val="none" w:sz="0" w:space="0" w:color="auto"/>
          </w:divBdr>
        </w:div>
        <w:div w:id="1711032977">
          <w:marLeft w:val="640"/>
          <w:marRight w:val="0"/>
          <w:marTop w:val="0"/>
          <w:marBottom w:val="0"/>
          <w:divBdr>
            <w:top w:val="none" w:sz="0" w:space="0" w:color="auto"/>
            <w:left w:val="none" w:sz="0" w:space="0" w:color="auto"/>
            <w:bottom w:val="none" w:sz="0" w:space="0" w:color="auto"/>
            <w:right w:val="none" w:sz="0" w:space="0" w:color="auto"/>
          </w:divBdr>
        </w:div>
        <w:div w:id="1052388762">
          <w:marLeft w:val="640"/>
          <w:marRight w:val="0"/>
          <w:marTop w:val="0"/>
          <w:marBottom w:val="0"/>
          <w:divBdr>
            <w:top w:val="none" w:sz="0" w:space="0" w:color="auto"/>
            <w:left w:val="none" w:sz="0" w:space="0" w:color="auto"/>
            <w:bottom w:val="none" w:sz="0" w:space="0" w:color="auto"/>
            <w:right w:val="none" w:sz="0" w:space="0" w:color="auto"/>
          </w:divBdr>
        </w:div>
        <w:div w:id="2108189263">
          <w:marLeft w:val="640"/>
          <w:marRight w:val="0"/>
          <w:marTop w:val="0"/>
          <w:marBottom w:val="0"/>
          <w:divBdr>
            <w:top w:val="none" w:sz="0" w:space="0" w:color="auto"/>
            <w:left w:val="none" w:sz="0" w:space="0" w:color="auto"/>
            <w:bottom w:val="none" w:sz="0" w:space="0" w:color="auto"/>
            <w:right w:val="none" w:sz="0" w:space="0" w:color="auto"/>
          </w:divBdr>
        </w:div>
        <w:div w:id="195240548">
          <w:marLeft w:val="640"/>
          <w:marRight w:val="0"/>
          <w:marTop w:val="0"/>
          <w:marBottom w:val="0"/>
          <w:divBdr>
            <w:top w:val="none" w:sz="0" w:space="0" w:color="auto"/>
            <w:left w:val="none" w:sz="0" w:space="0" w:color="auto"/>
            <w:bottom w:val="none" w:sz="0" w:space="0" w:color="auto"/>
            <w:right w:val="none" w:sz="0" w:space="0" w:color="auto"/>
          </w:divBdr>
        </w:div>
        <w:div w:id="1536042920">
          <w:marLeft w:val="640"/>
          <w:marRight w:val="0"/>
          <w:marTop w:val="0"/>
          <w:marBottom w:val="0"/>
          <w:divBdr>
            <w:top w:val="none" w:sz="0" w:space="0" w:color="auto"/>
            <w:left w:val="none" w:sz="0" w:space="0" w:color="auto"/>
            <w:bottom w:val="none" w:sz="0" w:space="0" w:color="auto"/>
            <w:right w:val="none" w:sz="0" w:space="0" w:color="auto"/>
          </w:divBdr>
        </w:div>
        <w:div w:id="1652906687">
          <w:marLeft w:val="640"/>
          <w:marRight w:val="0"/>
          <w:marTop w:val="0"/>
          <w:marBottom w:val="0"/>
          <w:divBdr>
            <w:top w:val="none" w:sz="0" w:space="0" w:color="auto"/>
            <w:left w:val="none" w:sz="0" w:space="0" w:color="auto"/>
            <w:bottom w:val="none" w:sz="0" w:space="0" w:color="auto"/>
            <w:right w:val="none" w:sz="0" w:space="0" w:color="auto"/>
          </w:divBdr>
        </w:div>
        <w:div w:id="2038964222">
          <w:marLeft w:val="640"/>
          <w:marRight w:val="0"/>
          <w:marTop w:val="0"/>
          <w:marBottom w:val="0"/>
          <w:divBdr>
            <w:top w:val="none" w:sz="0" w:space="0" w:color="auto"/>
            <w:left w:val="none" w:sz="0" w:space="0" w:color="auto"/>
            <w:bottom w:val="none" w:sz="0" w:space="0" w:color="auto"/>
            <w:right w:val="none" w:sz="0" w:space="0" w:color="auto"/>
          </w:divBdr>
        </w:div>
        <w:div w:id="1678968804">
          <w:marLeft w:val="640"/>
          <w:marRight w:val="0"/>
          <w:marTop w:val="0"/>
          <w:marBottom w:val="0"/>
          <w:divBdr>
            <w:top w:val="none" w:sz="0" w:space="0" w:color="auto"/>
            <w:left w:val="none" w:sz="0" w:space="0" w:color="auto"/>
            <w:bottom w:val="none" w:sz="0" w:space="0" w:color="auto"/>
            <w:right w:val="none" w:sz="0" w:space="0" w:color="auto"/>
          </w:divBdr>
        </w:div>
        <w:div w:id="872961583">
          <w:marLeft w:val="640"/>
          <w:marRight w:val="0"/>
          <w:marTop w:val="0"/>
          <w:marBottom w:val="0"/>
          <w:divBdr>
            <w:top w:val="none" w:sz="0" w:space="0" w:color="auto"/>
            <w:left w:val="none" w:sz="0" w:space="0" w:color="auto"/>
            <w:bottom w:val="none" w:sz="0" w:space="0" w:color="auto"/>
            <w:right w:val="none" w:sz="0" w:space="0" w:color="auto"/>
          </w:divBdr>
        </w:div>
        <w:div w:id="1492137175">
          <w:marLeft w:val="640"/>
          <w:marRight w:val="0"/>
          <w:marTop w:val="0"/>
          <w:marBottom w:val="0"/>
          <w:divBdr>
            <w:top w:val="none" w:sz="0" w:space="0" w:color="auto"/>
            <w:left w:val="none" w:sz="0" w:space="0" w:color="auto"/>
            <w:bottom w:val="none" w:sz="0" w:space="0" w:color="auto"/>
            <w:right w:val="none" w:sz="0" w:space="0" w:color="auto"/>
          </w:divBdr>
        </w:div>
        <w:div w:id="891112590">
          <w:marLeft w:val="640"/>
          <w:marRight w:val="0"/>
          <w:marTop w:val="0"/>
          <w:marBottom w:val="0"/>
          <w:divBdr>
            <w:top w:val="none" w:sz="0" w:space="0" w:color="auto"/>
            <w:left w:val="none" w:sz="0" w:space="0" w:color="auto"/>
            <w:bottom w:val="none" w:sz="0" w:space="0" w:color="auto"/>
            <w:right w:val="none" w:sz="0" w:space="0" w:color="auto"/>
          </w:divBdr>
        </w:div>
        <w:div w:id="2111732517">
          <w:marLeft w:val="640"/>
          <w:marRight w:val="0"/>
          <w:marTop w:val="0"/>
          <w:marBottom w:val="0"/>
          <w:divBdr>
            <w:top w:val="none" w:sz="0" w:space="0" w:color="auto"/>
            <w:left w:val="none" w:sz="0" w:space="0" w:color="auto"/>
            <w:bottom w:val="none" w:sz="0" w:space="0" w:color="auto"/>
            <w:right w:val="none" w:sz="0" w:space="0" w:color="auto"/>
          </w:divBdr>
        </w:div>
        <w:div w:id="1990479746">
          <w:marLeft w:val="640"/>
          <w:marRight w:val="0"/>
          <w:marTop w:val="0"/>
          <w:marBottom w:val="0"/>
          <w:divBdr>
            <w:top w:val="none" w:sz="0" w:space="0" w:color="auto"/>
            <w:left w:val="none" w:sz="0" w:space="0" w:color="auto"/>
            <w:bottom w:val="none" w:sz="0" w:space="0" w:color="auto"/>
            <w:right w:val="none" w:sz="0" w:space="0" w:color="auto"/>
          </w:divBdr>
        </w:div>
        <w:div w:id="1105804476">
          <w:marLeft w:val="640"/>
          <w:marRight w:val="0"/>
          <w:marTop w:val="0"/>
          <w:marBottom w:val="0"/>
          <w:divBdr>
            <w:top w:val="none" w:sz="0" w:space="0" w:color="auto"/>
            <w:left w:val="none" w:sz="0" w:space="0" w:color="auto"/>
            <w:bottom w:val="none" w:sz="0" w:space="0" w:color="auto"/>
            <w:right w:val="none" w:sz="0" w:space="0" w:color="auto"/>
          </w:divBdr>
        </w:div>
        <w:div w:id="111287392">
          <w:marLeft w:val="640"/>
          <w:marRight w:val="0"/>
          <w:marTop w:val="0"/>
          <w:marBottom w:val="0"/>
          <w:divBdr>
            <w:top w:val="none" w:sz="0" w:space="0" w:color="auto"/>
            <w:left w:val="none" w:sz="0" w:space="0" w:color="auto"/>
            <w:bottom w:val="none" w:sz="0" w:space="0" w:color="auto"/>
            <w:right w:val="none" w:sz="0" w:space="0" w:color="auto"/>
          </w:divBdr>
        </w:div>
        <w:div w:id="649601887">
          <w:marLeft w:val="640"/>
          <w:marRight w:val="0"/>
          <w:marTop w:val="0"/>
          <w:marBottom w:val="0"/>
          <w:divBdr>
            <w:top w:val="none" w:sz="0" w:space="0" w:color="auto"/>
            <w:left w:val="none" w:sz="0" w:space="0" w:color="auto"/>
            <w:bottom w:val="none" w:sz="0" w:space="0" w:color="auto"/>
            <w:right w:val="none" w:sz="0" w:space="0" w:color="auto"/>
          </w:divBdr>
        </w:div>
        <w:div w:id="1992060486">
          <w:marLeft w:val="640"/>
          <w:marRight w:val="0"/>
          <w:marTop w:val="0"/>
          <w:marBottom w:val="0"/>
          <w:divBdr>
            <w:top w:val="none" w:sz="0" w:space="0" w:color="auto"/>
            <w:left w:val="none" w:sz="0" w:space="0" w:color="auto"/>
            <w:bottom w:val="none" w:sz="0" w:space="0" w:color="auto"/>
            <w:right w:val="none" w:sz="0" w:space="0" w:color="auto"/>
          </w:divBdr>
        </w:div>
        <w:div w:id="341590050">
          <w:marLeft w:val="640"/>
          <w:marRight w:val="0"/>
          <w:marTop w:val="0"/>
          <w:marBottom w:val="0"/>
          <w:divBdr>
            <w:top w:val="none" w:sz="0" w:space="0" w:color="auto"/>
            <w:left w:val="none" w:sz="0" w:space="0" w:color="auto"/>
            <w:bottom w:val="none" w:sz="0" w:space="0" w:color="auto"/>
            <w:right w:val="none" w:sz="0" w:space="0" w:color="auto"/>
          </w:divBdr>
        </w:div>
        <w:div w:id="1888292434">
          <w:marLeft w:val="640"/>
          <w:marRight w:val="0"/>
          <w:marTop w:val="0"/>
          <w:marBottom w:val="0"/>
          <w:divBdr>
            <w:top w:val="none" w:sz="0" w:space="0" w:color="auto"/>
            <w:left w:val="none" w:sz="0" w:space="0" w:color="auto"/>
            <w:bottom w:val="none" w:sz="0" w:space="0" w:color="auto"/>
            <w:right w:val="none" w:sz="0" w:space="0" w:color="auto"/>
          </w:divBdr>
        </w:div>
        <w:div w:id="1534883989">
          <w:marLeft w:val="640"/>
          <w:marRight w:val="0"/>
          <w:marTop w:val="0"/>
          <w:marBottom w:val="0"/>
          <w:divBdr>
            <w:top w:val="none" w:sz="0" w:space="0" w:color="auto"/>
            <w:left w:val="none" w:sz="0" w:space="0" w:color="auto"/>
            <w:bottom w:val="none" w:sz="0" w:space="0" w:color="auto"/>
            <w:right w:val="none" w:sz="0" w:space="0" w:color="auto"/>
          </w:divBdr>
        </w:div>
        <w:div w:id="339893261">
          <w:marLeft w:val="640"/>
          <w:marRight w:val="0"/>
          <w:marTop w:val="0"/>
          <w:marBottom w:val="0"/>
          <w:divBdr>
            <w:top w:val="none" w:sz="0" w:space="0" w:color="auto"/>
            <w:left w:val="none" w:sz="0" w:space="0" w:color="auto"/>
            <w:bottom w:val="none" w:sz="0" w:space="0" w:color="auto"/>
            <w:right w:val="none" w:sz="0" w:space="0" w:color="auto"/>
          </w:divBdr>
        </w:div>
        <w:div w:id="124005606">
          <w:marLeft w:val="640"/>
          <w:marRight w:val="0"/>
          <w:marTop w:val="0"/>
          <w:marBottom w:val="0"/>
          <w:divBdr>
            <w:top w:val="none" w:sz="0" w:space="0" w:color="auto"/>
            <w:left w:val="none" w:sz="0" w:space="0" w:color="auto"/>
            <w:bottom w:val="none" w:sz="0" w:space="0" w:color="auto"/>
            <w:right w:val="none" w:sz="0" w:space="0" w:color="auto"/>
          </w:divBdr>
        </w:div>
        <w:div w:id="209610329">
          <w:marLeft w:val="640"/>
          <w:marRight w:val="0"/>
          <w:marTop w:val="0"/>
          <w:marBottom w:val="0"/>
          <w:divBdr>
            <w:top w:val="none" w:sz="0" w:space="0" w:color="auto"/>
            <w:left w:val="none" w:sz="0" w:space="0" w:color="auto"/>
            <w:bottom w:val="none" w:sz="0" w:space="0" w:color="auto"/>
            <w:right w:val="none" w:sz="0" w:space="0" w:color="auto"/>
          </w:divBdr>
        </w:div>
        <w:div w:id="81608546">
          <w:marLeft w:val="640"/>
          <w:marRight w:val="0"/>
          <w:marTop w:val="0"/>
          <w:marBottom w:val="0"/>
          <w:divBdr>
            <w:top w:val="none" w:sz="0" w:space="0" w:color="auto"/>
            <w:left w:val="none" w:sz="0" w:space="0" w:color="auto"/>
            <w:bottom w:val="none" w:sz="0" w:space="0" w:color="auto"/>
            <w:right w:val="none" w:sz="0" w:space="0" w:color="auto"/>
          </w:divBdr>
        </w:div>
        <w:div w:id="993994537">
          <w:marLeft w:val="640"/>
          <w:marRight w:val="0"/>
          <w:marTop w:val="0"/>
          <w:marBottom w:val="0"/>
          <w:divBdr>
            <w:top w:val="none" w:sz="0" w:space="0" w:color="auto"/>
            <w:left w:val="none" w:sz="0" w:space="0" w:color="auto"/>
            <w:bottom w:val="none" w:sz="0" w:space="0" w:color="auto"/>
            <w:right w:val="none" w:sz="0" w:space="0" w:color="auto"/>
          </w:divBdr>
        </w:div>
        <w:div w:id="1816413084">
          <w:marLeft w:val="640"/>
          <w:marRight w:val="0"/>
          <w:marTop w:val="0"/>
          <w:marBottom w:val="0"/>
          <w:divBdr>
            <w:top w:val="none" w:sz="0" w:space="0" w:color="auto"/>
            <w:left w:val="none" w:sz="0" w:space="0" w:color="auto"/>
            <w:bottom w:val="none" w:sz="0" w:space="0" w:color="auto"/>
            <w:right w:val="none" w:sz="0" w:space="0" w:color="auto"/>
          </w:divBdr>
        </w:div>
        <w:div w:id="1489790201">
          <w:marLeft w:val="640"/>
          <w:marRight w:val="0"/>
          <w:marTop w:val="0"/>
          <w:marBottom w:val="0"/>
          <w:divBdr>
            <w:top w:val="none" w:sz="0" w:space="0" w:color="auto"/>
            <w:left w:val="none" w:sz="0" w:space="0" w:color="auto"/>
            <w:bottom w:val="none" w:sz="0" w:space="0" w:color="auto"/>
            <w:right w:val="none" w:sz="0" w:space="0" w:color="auto"/>
          </w:divBdr>
        </w:div>
        <w:div w:id="1109937529">
          <w:marLeft w:val="640"/>
          <w:marRight w:val="0"/>
          <w:marTop w:val="0"/>
          <w:marBottom w:val="0"/>
          <w:divBdr>
            <w:top w:val="none" w:sz="0" w:space="0" w:color="auto"/>
            <w:left w:val="none" w:sz="0" w:space="0" w:color="auto"/>
            <w:bottom w:val="none" w:sz="0" w:space="0" w:color="auto"/>
            <w:right w:val="none" w:sz="0" w:space="0" w:color="auto"/>
          </w:divBdr>
        </w:div>
        <w:div w:id="766802761">
          <w:marLeft w:val="640"/>
          <w:marRight w:val="0"/>
          <w:marTop w:val="0"/>
          <w:marBottom w:val="0"/>
          <w:divBdr>
            <w:top w:val="none" w:sz="0" w:space="0" w:color="auto"/>
            <w:left w:val="none" w:sz="0" w:space="0" w:color="auto"/>
            <w:bottom w:val="none" w:sz="0" w:space="0" w:color="auto"/>
            <w:right w:val="none" w:sz="0" w:space="0" w:color="auto"/>
          </w:divBdr>
        </w:div>
        <w:div w:id="1115247116">
          <w:marLeft w:val="640"/>
          <w:marRight w:val="0"/>
          <w:marTop w:val="0"/>
          <w:marBottom w:val="0"/>
          <w:divBdr>
            <w:top w:val="none" w:sz="0" w:space="0" w:color="auto"/>
            <w:left w:val="none" w:sz="0" w:space="0" w:color="auto"/>
            <w:bottom w:val="none" w:sz="0" w:space="0" w:color="auto"/>
            <w:right w:val="none" w:sz="0" w:space="0" w:color="auto"/>
          </w:divBdr>
        </w:div>
        <w:div w:id="962883442">
          <w:marLeft w:val="640"/>
          <w:marRight w:val="0"/>
          <w:marTop w:val="0"/>
          <w:marBottom w:val="0"/>
          <w:divBdr>
            <w:top w:val="none" w:sz="0" w:space="0" w:color="auto"/>
            <w:left w:val="none" w:sz="0" w:space="0" w:color="auto"/>
            <w:bottom w:val="none" w:sz="0" w:space="0" w:color="auto"/>
            <w:right w:val="none" w:sz="0" w:space="0" w:color="auto"/>
          </w:divBdr>
        </w:div>
        <w:div w:id="348870451">
          <w:marLeft w:val="640"/>
          <w:marRight w:val="0"/>
          <w:marTop w:val="0"/>
          <w:marBottom w:val="0"/>
          <w:divBdr>
            <w:top w:val="none" w:sz="0" w:space="0" w:color="auto"/>
            <w:left w:val="none" w:sz="0" w:space="0" w:color="auto"/>
            <w:bottom w:val="none" w:sz="0" w:space="0" w:color="auto"/>
            <w:right w:val="none" w:sz="0" w:space="0" w:color="auto"/>
          </w:divBdr>
        </w:div>
        <w:div w:id="1464692484">
          <w:marLeft w:val="640"/>
          <w:marRight w:val="0"/>
          <w:marTop w:val="0"/>
          <w:marBottom w:val="0"/>
          <w:divBdr>
            <w:top w:val="none" w:sz="0" w:space="0" w:color="auto"/>
            <w:left w:val="none" w:sz="0" w:space="0" w:color="auto"/>
            <w:bottom w:val="none" w:sz="0" w:space="0" w:color="auto"/>
            <w:right w:val="none" w:sz="0" w:space="0" w:color="auto"/>
          </w:divBdr>
        </w:div>
        <w:div w:id="598027644">
          <w:marLeft w:val="640"/>
          <w:marRight w:val="0"/>
          <w:marTop w:val="0"/>
          <w:marBottom w:val="0"/>
          <w:divBdr>
            <w:top w:val="none" w:sz="0" w:space="0" w:color="auto"/>
            <w:left w:val="none" w:sz="0" w:space="0" w:color="auto"/>
            <w:bottom w:val="none" w:sz="0" w:space="0" w:color="auto"/>
            <w:right w:val="none" w:sz="0" w:space="0" w:color="auto"/>
          </w:divBdr>
        </w:div>
        <w:div w:id="95247381">
          <w:marLeft w:val="640"/>
          <w:marRight w:val="0"/>
          <w:marTop w:val="0"/>
          <w:marBottom w:val="0"/>
          <w:divBdr>
            <w:top w:val="none" w:sz="0" w:space="0" w:color="auto"/>
            <w:left w:val="none" w:sz="0" w:space="0" w:color="auto"/>
            <w:bottom w:val="none" w:sz="0" w:space="0" w:color="auto"/>
            <w:right w:val="none" w:sz="0" w:space="0" w:color="auto"/>
          </w:divBdr>
        </w:div>
        <w:div w:id="792402698">
          <w:marLeft w:val="640"/>
          <w:marRight w:val="0"/>
          <w:marTop w:val="0"/>
          <w:marBottom w:val="0"/>
          <w:divBdr>
            <w:top w:val="none" w:sz="0" w:space="0" w:color="auto"/>
            <w:left w:val="none" w:sz="0" w:space="0" w:color="auto"/>
            <w:bottom w:val="none" w:sz="0" w:space="0" w:color="auto"/>
            <w:right w:val="none" w:sz="0" w:space="0" w:color="auto"/>
          </w:divBdr>
        </w:div>
        <w:div w:id="1736466787">
          <w:marLeft w:val="640"/>
          <w:marRight w:val="0"/>
          <w:marTop w:val="0"/>
          <w:marBottom w:val="0"/>
          <w:divBdr>
            <w:top w:val="none" w:sz="0" w:space="0" w:color="auto"/>
            <w:left w:val="none" w:sz="0" w:space="0" w:color="auto"/>
            <w:bottom w:val="none" w:sz="0" w:space="0" w:color="auto"/>
            <w:right w:val="none" w:sz="0" w:space="0" w:color="auto"/>
          </w:divBdr>
        </w:div>
        <w:div w:id="1127237477">
          <w:marLeft w:val="640"/>
          <w:marRight w:val="0"/>
          <w:marTop w:val="0"/>
          <w:marBottom w:val="0"/>
          <w:divBdr>
            <w:top w:val="none" w:sz="0" w:space="0" w:color="auto"/>
            <w:left w:val="none" w:sz="0" w:space="0" w:color="auto"/>
            <w:bottom w:val="none" w:sz="0" w:space="0" w:color="auto"/>
            <w:right w:val="none" w:sz="0" w:space="0" w:color="auto"/>
          </w:divBdr>
        </w:div>
        <w:div w:id="132406393">
          <w:marLeft w:val="640"/>
          <w:marRight w:val="0"/>
          <w:marTop w:val="0"/>
          <w:marBottom w:val="0"/>
          <w:divBdr>
            <w:top w:val="none" w:sz="0" w:space="0" w:color="auto"/>
            <w:left w:val="none" w:sz="0" w:space="0" w:color="auto"/>
            <w:bottom w:val="none" w:sz="0" w:space="0" w:color="auto"/>
            <w:right w:val="none" w:sz="0" w:space="0" w:color="auto"/>
          </w:divBdr>
        </w:div>
        <w:div w:id="677194573">
          <w:marLeft w:val="640"/>
          <w:marRight w:val="0"/>
          <w:marTop w:val="0"/>
          <w:marBottom w:val="0"/>
          <w:divBdr>
            <w:top w:val="none" w:sz="0" w:space="0" w:color="auto"/>
            <w:left w:val="none" w:sz="0" w:space="0" w:color="auto"/>
            <w:bottom w:val="none" w:sz="0" w:space="0" w:color="auto"/>
            <w:right w:val="none" w:sz="0" w:space="0" w:color="auto"/>
          </w:divBdr>
        </w:div>
        <w:div w:id="932975611">
          <w:marLeft w:val="640"/>
          <w:marRight w:val="0"/>
          <w:marTop w:val="0"/>
          <w:marBottom w:val="0"/>
          <w:divBdr>
            <w:top w:val="none" w:sz="0" w:space="0" w:color="auto"/>
            <w:left w:val="none" w:sz="0" w:space="0" w:color="auto"/>
            <w:bottom w:val="none" w:sz="0" w:space="0" w:color="auto"/>
            <w:right w:val="none" w:sz="0" w:space="0" w:color="auto"/>
          </w:divBdr>
        </w:div>
        <w:div w:id="288901796">
          <w:marLeft w:val="640"/>
          <w:marRight w:val="0"/>
          <w:marTop w:val="0"/>
          <w:marBottom w:val="0"/>
          <w:divBdr>
            <w:top w:val="none" w:sz="0" w:space="0" w:color="auto"/>
            <w:left w:val="none" w:sz="0" w:space="0" w:color="auto"/>
            <w:bottom w:val="none" w:sz="0" w:space="0" w:color="auto"/>
            <w:right w:val="none" w:sz="0" w:space="0" w:color="auto"/>
          </w:divBdr>
        </w:div>
        <w:div w:id="277874777">
          <w:marLeft w:val="640"/>
          <w:marRight w:val="0"/>
          <w:marTop w:val="0"/>
          <w:marBottom w:val="0"/>
          <w:divBdr>
            <w:top w:val="none" w:sz="0" w:space="0" w:color="auto"/>
            <w:left w:val="none" w:sz="0" w:space="0" w:color="auto"/>
            <w:bottom w:val="none" w:sz="0" w:space="0" w:color="auto"/>
            <w:right w:val="none" w:sz="0" w:space="0" w:color="auto"/>
          </w:divBdr>
        </w:div>
        <w:div w:id="969017536">
          <w:marLeft w:val="640"/>
          <w:marRight w:val="0"/>
          <w:marTop w:val="0"/>
          <w:marBottom w:val="0"/>
          <w:divBdr>
            <w:top w:val="none" w:sz="0" w:space="0" w:color="auto"/>
            <w:left w:val="none" w:sz="0" w:space="0" w:color="auto"/>
            <w:bottom w:val="none" w:sz="0" w:space="0" w:color="auto"/>
            <w:right w:val="none" w:sz="0" w:space="0" w:color="auto"/>
          </w:divBdr>
        </w:div>
        <w:div w:id="1173883630">
          <w:marLeft w:val="640"/>
          <w:marRight w:val="0"/>
          <w:marTop w:val="0"/>
          <w:marBottom w:val="0"/>
          <w:divBdr>
            <w:top w:val="none" w:sz="0" w:space="0" w:color="auto"/>
            <w:left w:val="none" w:sz="0" w:space="0" w:color="auto"/>
            <w:bottom w:val="none" w:sz="0" w:space="0" w:color="auto"/>
            <w:right w:val="none" w:sz="0" w:space="0" w:color="auto"/>
          </w:divBdr>
        </w:div>
        <w:div w:id="1549756803">
          <w:marLeft w:val="640"/>
          <w:marRight w:val="0"/>
          <w:marTop w:val="0"/>
          <w:marBottom w:val="0"/>
          <w:divBdr>
            <w:top w:val="none" w:sz="0" w:space="0" w:color="auto"/>
            <w:left w:val="none" w:sz="0" w:space="0" w:color="auto"/>
            <w:bottom w:val="none" w:sz="0" w:space="0" w:color="auto"/>
            <w:right w:val="none" w:sz="0" w:space="0" w:color="auto"/>
          </w:divBdr>
        </w:div>
        <w:div w:id="1843466964">
          <w:marLeft w:val="640"/>
          <w:marRight w:val="0"/>
          <w:marTop w:val="0"/>
          <w:marBottom w:val="0"/>
          <w:divBdr>
            <w:top w:val="none" w:sz="0" w:space="0" w:color="auto"/>
            <w:left w:val="none" w:sz="0" w:space="0" w:color="auto"/>
            <w:bottom w:val="none" w:sz="0" w:space="0" w:color="auto"/>
            <w:right w:val="none" w:sz="0" w:space="0" w:color="auto"/>
          </w:divBdr>
        </w:div>
        <w:div w:id="1739664853">
          <w:marLeft w:val="640"/>
          <w:marRight w:val="0"/>
          <w:marTop w:val="0"/>
          <w:marBottom w:val="0"/>
          <w:divBdr>
            <w:top w:val="none" w:sz="0" w:space="0" w:color="auto"/>
            <w:left w:val="none" w:sz="0" w:space="0" w:color="auto"/>
            <w:bottom w:val="none" w:sz="0" w:space="0" w:color="auto"/>
            <w:right w:val="none" w:sz="0" w:space="0" w:color="auto"/>
          </w:divBdr>
        </w:div>
        <w:div w:id="1447657220">
          <w:marLeft w:val="640"/>
          <w:marRight w:val="0"/>
          <w:marTop w:val="0"/>
          <w:marBottom w:val="0"/>
          <w:divBdr>
            <w:top w:val="none" w:sz="0" w:space="0" w:color="auto"/>
            <w:left w:val="none" w:sz="0" w:space="0" w:color="auto"/>
            <w:bottom w:val="none" w:sz="0" w:space="0" w:color="auto"/>
            <w:right w:val="none" w:sz="0" w:space="0" w:color="auto"/>
          </w:divBdr>
        </w:div>
        <w:div w:id="1959221354">
          <w:marLeft w:val="640"/>
          <w:marRight w:val="0"/>
          <w:marTop w:val="0"/>
          <w:marBottom w:val="0"/>
          <w:divBdr>
            <w:top w:val="none" w:sz="0" w:space="0" w:color="auto"/>
            <w:left w:val="none" w:sz="0" w:space="0" w:color="auto"/>
            <w:bottom w:val="none" w:sz="0" w:space="0" w:color="auto"/>
            <w:right w:val="none" w:sz="0" w:space="0" w:color="auto"/>
          </w:divBdr>
        </w:div>
        <w:div w:id="183128977">
          <w:marLeft w:val="640"/>
          <w:marRight w:val="0"/>
          <w:marTop w:val="0"/>
          <w:marBottom w:val="0"/>
          <w:divBdr>
            <w:top w:val="none" w:sz="0" w:space="0" w:color="auto"/>
            <w:left w:val="none" w:sz="0" w:space="0" w:color="auto"/>
            <w:bottom w:val="none" w:sz="0" w:space="0" w:color="auto"/>
            <w:right w:val="none" w:sz="0" w:space="0" w:color="auto"/>
          </w:divBdr>
        </w:div>
        <w:div w:id="8602352">
          <w:marLeft w:val="640"/>
          <w:marRight w:val="0"/>
          <w:marTop w:val="0"/>
          <w:marBottom w:val="0"/>
          <w:divBdr>
            <w:top w:val="none" w:sz="0" w:space="0" w:color="auto"/>
            <w:left w:val="none" w:sz="0" w:space="0" w:color="auto"/>
            <w:bottom w:val="none" w:sz="0" w:space="0" w:color="auto"/>
            <w:right w:val="none" w:sz="0" w:space="0" w:color="auto"/>
          </w:divBdr>
        </w:div>
        <w:div w:id="424155823">
          <w:marLeft w:val="640"/>
          <w:marRight w:val="0"/>
          <w:marTop w:val="0"/>
          <w:marBottom w:val="0"/>
          <w:divBdr>
            <w:top w:val="none" w:sz="0" w:space="0" w:color="auto"/>
            <w:left w:val="none" w:sz="0" w:space="0" w:color="auto"/>
            <w:bottom w:val="none" w:sz="0" w:space="0" w:color="auto"/>
            <w:right w:val="none" w:sz="0" w:space="0" w:color="auto"/>
          </w:divBdr>
        </w:div>
        <w:div w:id="765418854">
          <w:marLeft w:val="640"/>
          <w:marRight w:val="0"/>
          <w:marTop w:val="0"/>
          <w:marBottom w:val="0"/>
          <w:divBdr>
            <w:top w:val="none" w:sz="0" w:space="0" w:color="auto"/>
            <w:left w:val="none" w:sz="0" w:space="0" w:color="auto"/>
            <w:bottom w:val="none" w:sz="0" w:space="0" w:color="auto"/>
            <w:right w:val="none" w:sz="0" w:space="0" w:color="auto"/>
          </w:divBdr>
        </w:div>
        <w:div w:id="829253281">
          <w:marLeft w:val="640"/>
          <w:marRight w:val="0"/>
          <w:marTop w:val="0"/>
          <w:marBottom w:val="0"/>
          <w:divBdr>
            <w:top w:val="none" w:sz="0" w:space="0" w:color="auto"/>
            <w:left w:val="none" w:sz="0" w:space="0" w:color="auto"/>
            <w:bottom w:val="none" w:sz="0" w:space="0" w:color="auto"/>
            <w:right w:val="none" w:sz="0" w:space="0" w:color="auto"/>
          </w:divBdr>
        </w:div>
        <w:div w:id="1197238963">
          <w:marLeft w:val="640"/>
          <w:marRight w:val="0"/>
          <w:marTop w:val="0"/>
          <w:marBottom w:val="0"/>
          <w:divBdr>
            <w:top w:val="none" w:sz="0" w:space="0" w:color="auto"/>
            <w:left w:val="none" w:sz="0" w:space="0" w:color="auto"/>
            <w:bottom w:val="none" w:sz="0" w:space="0" w:color="auto"/>
            <w:right w:val="none" w:sz="0" w:space="0" w:color="auto"/>
          </w:divBdr>
        </w:div>
        <w:div w:id="1834370340">
          <w:marLeft w:val="640"/>
          <w:marRight w:val="0"/>
          <w:marTop w:val="0"/>
          <w:marBottom w:val="0"/>
          <w:divBdr>
            <w:top w:val="none" w:sz="0" w:space="0" w:color="auto"/>
            <w:left w:val="none" w:sz="0" w:space="0" w:color="auto"/>
            <w:bottom w:val="none" w:sz="0" w:space="0" w:color="auto"/>
            <w:right w:val="none" w:sz="0" w:space="0" w:color="auto"/>
          </w:divBdr>
        </w:div>
        <w:div w:id="174002915">
          <w:marLeft w:val="640"/>
          <w:marRight w:val="0"/>
          <w:marTop w:val="0"/>
          <w:marBottom w:val="0"/>
          <w:divBdr>
            <w:top w:val="none" w:sz="0" w:space="0" w:color="auto"/>
            <w:left w:val="none" w:sz="0" w:space="0" w:color="auto"/>
            <w:bottom w:val="none" w:sz="0" w:space="0" w:color="auto"/>
            <w:right w:val="none" w:sz="0" w:space="0" w:color="auto"/>
          </w:divBdr>
        </w:div>
        <w:div w:id="500506172">
          <w:marLeft w:val="640"/>
          <w:marRight w:val="0"/>
          <w:marTop w:val="0"/>
          <w:marBottom w:val="0"/>
          <w:divBdr>
            <w:top w:val="none" w:sz="0" w:space="0" w:color="auto"/>
            <w:left w:val="none" w:sz="0" w:space="0" w:color="auto"/>
            <w:bottom w:val="none" w:sz="0" w:space="0" w:color="auto"/>
            <w:right w:val="none" w:sz="0" w:space="0" w:color="auto"/>
          </w:divBdr>
        </w:div>
        <w:div w:id="1741177334">
          <w:marLeft w:val="640"/>
          <w:marRight w:val="0"/>
          <w:marTop w:val="0"/>
          <w:marBottom w:val="0"/>
          <w:divBdr>
            <w:top w:val="none" w:sz="0" w:space="0" w:color="auto"/>
            <w:left w:val="none" w:sz="0" w:space="0" w:color="auto"/>
            <w:bottom w:val="none" w:sz="0" w:space="0" w:color="auto"/>
            <w:right w:val="none" w:sz="0" w:space="0" w:color="auto"/>
          </w:divBdr>
        </w:div>
        <w:div w:id="577715064">
          <w:marLeft w:val="640"/>
          <w:marRight w:val="0"/>
          <w:marTop w:val="0"/>
          <w:marBottom w:val="0"/>
          <w:divBdr>
            <w:top w:val="none" w:sz="0" w:space="0" w:color="auto"/>
            <w:left w:val="none" w:sz="0" w:space="0" w:color="auto"/>
            <w:bottom w:val="none" w:sz="0" w:space="0" w:color="auto"/>
            <w:right w:val="none" w:sz="0" w:space="0" w:color="auto"/>
          </w:divBdr>
        </w:div>
        <w:div w:id="1902713823">
          <w:marLeft w:val="640"/>
          <w:marRight w:val="0"/>
          <w:marTop w:val="0"/>
          <w:marBottom w:val="0"/>
          <w:divBdr>
            <w:top w:val="none" w:sz="0" w:space="0" w:color="auto"/>
            <w:left w:val="none" w:sz="0" w:space="0" w:color="auto"/>
            <w:bottom w:val="none" w:sz="0" w:space="0" w:color="auto"/>
            <w:right w:val="none" w:sz="0" w:space="0" w:color="auto"/>
          </w:divBdr>
        </w:div>
        <w:div w:id="1435899716">
          <w:marLeft w:val="640"/>
          <w:marRight w:val="0"/>
          <w:marTop w:val="0"/>
          <w:marBottom w:val="0"/>
          <w:divBdr>
            <w:top w:val="none" w:sz="0" w:space="0" w:color="auto"/>
            <w:left w:val="none" w:sz="0" w:space="0" w:color="auto"/>
            <w:bottom w:val="none" w:sz="0" w:space="0" w:color="auto"/>
            <w:right w:val="none" w:sz="0" w:space="0" w:color="auto"/>
          </w:divBdr>
        </w:div>
        <w:div w:id="558324571">
          <w:marLeft w:val="640"/>
          <w:marRight w:val="0"/>
          <w:marTop w:val="0"/>
          <w:marBottom w:val="0"/>
          <w:divBdr>
            <w:top w:val="none" w:sz="0" w:space="0" w:color="auto"/>
            <w:left w:val="none" w:sz="0" w:space="0" w:color="auto"/>
            <w:bottom w:val="none" w:sz="0" w:space="0" w:color="auto"/>
            <w:right w:val="none" w:sz="0" w:space="0" w:color="auto"/>
          </w:divBdr>
        </w:div>
        <w:div w:id="1158881673">
          <w:marLeft w:val="640"/>
          <w:marRight w:val="0"/>
          <w:marTop w:val="0"/>
          <w:marBottom w:val="0"/>
          <w:divBdr>
            <w:top w:val="none" w:sz="0" w:space="0" w:color="auto"/>
            <w:left w:val="none" w:sz="0" w:space="0" w:color="auto"/>
            <w:bottom w:val="none" w:sz="0" w:space="0" w:color="auto"/>
            <w:right w:val="none" w:sz="0" w:space="0" w:color="auto"/>
          </w:divBdr>
        </w:div>
        <w:div w:id="662054467">
          <w:marLeft w:val="640"/>
          <w:marRight w:val="0"/>
          <w:marTop w:val="0"/>
          <w:marBottom w:val="0"/>
          <w:divBdr>
            <w:top w:val="none" w:sz="0" w:space="0" w:color="auto"/>
            <w:left w:val="none" w:sz="0" w:space="0" w:color="auto"/>
            <w:bottom w:val="none" w:sz="0" w:space="0" w:color="auto"/>
            <w:right w:val="none" w:sz="0" w:space="0" w:color="auto"/>
          </w:divBdr>
        </w:div>
        <w:div w:id="1675916046">
          <w:marLeft w:val="640"/>
          <w:marRight w:val="0"/>
          <w:marTop w:val="0"/>
          <w:marBottom w:val="0"/>
          <w:divBdr>
            <w:top w:val="none" w:sz="0" w:space="0" w:color="auto"/>
            <w:left w:val="none" w:sz="0" w:space="0" w:color="auto"/>
            <w:bottom w:val="none" w:sz="0" w:space="0" w:color="auto"/>
            <w:right w:val="none" w:sz="0" w:space="0" w:color="auto"/>
          </w:divBdr>
        </w:div>
        <w:div w:id="2017461587">
          <w:marLeft w:val="640"/>
          <w:marRight w:val="0"/>
          <w:marTop w:val="0"/>
          <w:marBottom w:val="0"/>
          <w:divBdr>
            <w:top w:val="none" w:sz="0" w:space="0" w:color="auto"/>
            <w:left w:val="none" w:sz="0" w:space="0" w:color="auto"/>
            <w:bottom w:val="none" w:sz="0" w:space="0" w:color="auto"/>
            <w:right w:val="none" w:sz="0" w:space="0" w:color="auto"/>
          </w:divBdr>
        </w:div>
        <w:div w:id="1043754819">
          <w:marLeft w:val="640"/>
          <w:marRight w:val="0"/>
          <w:marTop w:val="0"/>
          <w:marBottom w:val="0"/>
          <w:divBdr>
            <w:top w:val="none" w:sz="0" w:space="0" w:color="auto"/>
            <w:left w:val="none" w:sz="0" w:space="0" w:color="auto"/>
            <w:bottom w:val="none" w:sz="0" w:space="0" w:color="auto"/>
            <w:right w:val="none" w:sz="0" w:space="0" w:color="auto"/>
          </w:divBdr>
        </w:div>
        <w:div w:id="2083287341">
          <w:marLeft w:val="640"/>
          <w:marRight w:val="0"/>
          <w:marTop w:val="0"/>
          <w:marBottom w:val="0"/>
          <w:divBdr>
            <w:top w:val="none" w:sz="0" w:space="0" w:color="auto"/>
            <w:left w:val="none" w:sz="0" w:space="0" w:color="auto"/>
            <w:bottom w:val="none" w:sz="0" w:space="0" w:color="auto"/>
            <w:right w:val="none" w:sz="0" w:space="0" w:color="auto"/>
          </w:divBdr>
        </w:div>
        <w:div w:id="1778257091">
          <w:marLeft w:val="640"/>
          <w:marRight w:val="0"/>
          <w:marTop w:val="0"/>
          <w:marBottom w:val="0"/>
          <w:divBdr>
            <w:top w:val="none" w:sz="0" w:space="0" w:color="auto"/>
            <w:left w:val="none" w:sz="0" w:space="0" w:color="auto"/>
            <w:bottom w:val="none" w:sz="0" w:space="0" w:color="auto"/>
            <w:right w:val="none" w:sz="0" w:space="0" w:color="auto"/>
          </w:divBdr>
        </w:div>
        <w:div w:id="467748054">
          <w:marLeft w:val="640"/>
          <w:marRight w:val="0"/>
          <w:marTop w:val="0"/>
          <w:marBottom w:val="0"/>
          <w:divBdr>
            <w:top w:val="none" w:sz="0" w:space="0" w:color="auto"/>
            <w:left w:val="none" w:sz="0" w:space="0" w:color="auto"/>
            <w:bottom w:val="none" w:sz="0" w:space="0" w:color="auto"/>
            <w:right w:val="none" w:sz="0" w:space="0" w:color="auto"/>
          </w:divBdr>
        </w:div>
        <w:div w:id="1582132079">
          <w:marLeft w:val="640"/>
          <w:marRight w:val="0"/>
          <w:marTop w:val="0"/>
          <w:marBottom w:val="0"/>
          <w:divBdr>
            <w:top w:val="none" w:sz="0" w:space="0" w:color="auto"/>
            <w:left w:val="none" w:sz="0" w:space="0" w:color="auto"/>
            <w:bottom w:val="none" w:sz="0" w:space="0" w:color="auto"/>
            <w:right w:val="none" w:sz="0" w:space="0" w:color="auto"/>
          </w:divBdr>
        </w:div>
        <w:div w:id="935945933">
          <w:marLeft w:val="640"/>
          <w:marRight w:val="0"/>
          <w:marTop w:val="0"/>
          <w:marBottom w:val="0"/>
          <w:divBdr>
            <w:top w:val="none" w:sz="0" w:space="0" w:color="auto"/>
            <w:left w:val="none" w:sz="0" w:space="0" w:color="auto"/>
            <w:bottom w:val="none" w:sz="0" w:space="0" w:color="auto"/>
            <w:right w:val="none" w:sz="0" w:space="0" w:color="auto"/>
          </w:divBdr>
        </w:div>
        <w:div w:id="1759598982">
          <w:marLeft w:val="640"/>
          <w:marRight w:val="0"/>
          <w:marTop w:val="0"/>
          <w:marBottom w:val="0"/>
          <w:divBdr>
            <w:top w:val="none" w:sz="0" w:space="0" w:color="auto"/>
            <w:left w:val="none" w:sz="0" w:space="0" w:color="auto"/>
            <w:bottom w:val="none" w:sz="0" w:space="0" w:color="auto"/>
            <w:right w:val="none" w:sz="0" w:space="0" w:color="auto"/>
          </w:divBdr>
        </w:div>
        <w:div w:id="315031753">
          <w:marLeft w:val="640"/>
          <w:marRight w:val="0"/>
          <w:marTop w:val="0"/>
          <w:marBottom w:val="0"/>
          <w:divBdr>
            <w:top w:val="none" w:sz="0" w:space="0" w:color="auto"/>
            <w:left w:val="none" w:sz="0" w:space="0" w:color="auto"/>
            <w:bottom w:val="none" w:sz="0" w:space="0" w:color="auto"/>
            <w:right w:val="none" w:sz="0" w:space="0" w:color="auto"/>
          </w:divBdr>
        </w:div>
        <w:div w:id="899555276">
          <w:marLeft w:val="640"/>
          <w:marRight w:val="0"/>
          <w:marTop w:val="0"/>
          <w:marBottom w:val="0"/>
          <w:divBdr>
            <w:top w:val="none" w:sz="0" w:space="0" w:color="auto"/>
            <w:left w:val="none" w:sz="0" w:space="0" w:color="auto"/>
            <w:bottom w:val="none" w:sz="0" w:space="0" w:color="auto"/>
            <w:right w:val="none" w:sz="0" w:space="0" w:color="auto"/>
          </w:divBdr>
        </w:div>
        <w:div w:id="1474374254">
          <w:marLeft w:val="640"/>
          <w:marRight w:val="0"/>
          <w:marTop w:val="0"/>
          <w:marBottom w:val="0"/>
          <w:divBdr>
            <w:top w:val="none" w:sz="0" w:space="0" w:color="auto"/>
            <w:left w:val="none" w:sz="0" w:space="0" w:color="auto"/>
            <w:bottom w:val="none" w:sz="0" w:space="0" w:color="auto"/>
            <w:right w:val="none" w:sz="0" w:space="0" w:color="auto"/>
          </w:divBdr>
        </w:div>
        <w:div w:id="1121068467">
          <w:marLeft w:val="640"/>
          <w:marRight w:val="0"/>
          <w:marTop w:val="0"/>
          <w:marBottom w:val="0"/>
          <w:divBdr>
            <w:top w:val="none" w:sz="0" w:space="0" w:color="auto"/>
            <w:left w:val="none" w:sz="0" w:space="0" w:color="auto"/>
            <w:bottom w:val="none" w:sz="0" w:space="0" w:color="auto"/>
            <w:right w:val="none" w:sz="0" w:space="0" w:color="auto"/>
          </w:divBdr>
        </w:div>
        <w:div w:id="1206605293">
          <w:marLeft w:val="640"/>
          <w:marRight w:val="0"/>
          <w:marTop w:val="0"/>
          <w:marBottom w:val="0"/>
          <w:divBdr>
            <w:top w:val="none" w:sz="0" w:space="0" w:color="auto"/>
            <w:left w:val="none" w:sz="0" w:space="0" w:color="auto"/>
            <w:bottom w:val="none" w:sz="0" w:space="0" w:color="auto"/>
            <w:right w:val="none" w:sz="0" w:space="0" w:color="auto"/>
          </w:divBdr>
        </w:div>
        <w:div w:id="1987082121">
          <w:marLeft w:val="640"/>
          <w:marRight w:val="0"/>
          <w:marTop w:val="0"/>
          <w:marBottom w:val="0"/>
          <w:divBdr>
            <w:top w:val="none" w:sz="0" w:space="0" w:color="auto"/>
            <w:left w:val="none" w:sz="0" w:space="0" w:color="auto"/>
            <w:bottom w:val="none" w:sz="0" w:space="0" w:color="auto"/>
            <w:right w:val="none" w:sz="0" w:space="0" w:color="auto"/>
          </w:divBdr>
        </w:div>
        <w:div w:id="1584870667">
          <w:marLeft w:val="640"/>
          <w:marRight w:val="0"/>
          <w:marTop w:val="0"/>
          <w:marBottom w:val="0"/>
          <w:divBdr>
            <w:top w:val="none" w:sz="0" w:space="0" w:color="auto"/>
            <w:left w:val="none" w:sz="0" w:space="0" w:color="auto"/>
            <w:bottom w:val="none" w:sz="0" w:space="0" w:color="auto"/>
            <w:right w:val="none" w:sz="0" w:space="0" w:color="auto"/>
          </w:divBdr>
        </w:div>
        <w:div w:id="2143111779">
          <w:marLeft w:val="640"/>
          <w:marRight w:val="0"/>
          <w:marTop w:val="0"/>
          <w:marBottom w:val="0"/>
          <w:divBdr>
            <w:top w:val="none" w:sz="0" w:space="0" w:color="auto"/>
            <w:left w:val="none" w:sz="0" w:space="0" w:color="auto"/>
            <w:bottom w:val="none" w:sz="0" w:space="0" w:color="auto"/>
            <w:right w:val="none" w:sz="0" w:space="0" w:color="auto"/>
          </w:divBdr>
        </w:div>
        <w:div w:id="1203640963">
          <w:marLeft w:val="640"/>
          <w:marRight w:val="0"/>
          <w:marTop w:val="0"/>
          <w:marBottom w:val="0"/>
          <w:divBdr>
            <w:top w:val="none" w:sz="0" w:space="0" w:color="auto"/>
            <w:left w:val="none" w:sz="0" w:space="0" w:color="auto"/>
            <w:bottom w:val="none" w:sz="0" w:space="0" w:color="auto"/>
            <w:right w:val="none" w:sz="0" w:space="0" w:color="auto"/>
          </w:divBdr>
        </w:div>
        <w:div w:id="403573059">
          <w:marLeft w:val="640"/>
          <w:marRight w:val="0"/>
          <w:marTop w:val="0"/>
          <w:marBottom w:val="0"/>
          <w:divBdr>
            <w:top w:val="none" w:sz="0" w:space="0" w:color="auto"/>
            <w:left w:val="none" w:sz="0" w:space="0" w:color="auto"/>
            <w:bottom w:val="none" w:sz="0" w:space="0" w:color="auto"/>
            <w:right w:val="none" w:sz="0" w:space="0" w:color="auto"/>
          </w:divBdr>
        </w:div>
        <w:div w:id="1789661625">
          <w:marLeft w:val="640"/>
          <w:marRight w:val="0"/>
          <w:marTop w:val="0"/>
          <w:marBottom w:val="0"/>
          <w:divBdr>
            <w:top w:val="none" w:sz="0" w:space="0" w:color="auto"/>
            <w:left w:val="none" w:sz="0" w:space="0" w:color="auto"/>
            <w:bottom w:val="none" w:sz="0" w:space="0" w:color="auto"/>
            <w:right w:val="none" w:sz="0" w:space="0" w:color="auto"/>
          </w:divBdr>
        </w:div>
        <w:div w:id="29577074">
          <w:marLeft w:val="640"/>
          <w:marRight w:val="0"/>
          <w:marTop w:val="0"/>
          <w:marBottom w:val="0"/>
          <w:divBdr>
            <w:top w:val="none" w:sz="0" w:space="0" w:color="auto"/>
            <w:left w:val="none" w:sz="0" w:space="0" w:color="auto"/>
            <w:bottom w:val="none" w:sz="0" w:space="0" w:color="auto"/>
            <w:right w:val="none" w:sz="0" w:space="0" w:color="auto"/>
          </w:divBdr>
        </w:div>
        <w:div w:id="1723283041">
          <w:marLeft w:val="640"/>
          <w:marRight w:val="0"/>
          <w:marTop w:val="0"/>
          <w:marBottom w:val="0"/>
          <w:divBdr>
            <w:top w:val="none" w:sz="0" w:space="0" w:color="auto"/>
            <w:left w:val="none" w:sz="0" w:space="0" w:color="auto"/>
            <w:bottom w:val="none" w:sz="0" w:space="0" w:color="auto"/>
            <w:right w:val="none" w:sz="0" w:space="0" w:color="auto"/>
          </w:divBdr>
        </w:div>
        <w:div w:id="756100409">
          <w:marLeft w:val="640"/>
          <w:marRight w:val="0"/>
          <w:marTop w:val="0"/>
          <w:marBottom w:val="0"/>
          <w:divBdr>
            <w:top w:val="none" w:sz="0" w:space="0" w:color="auto"/>
            <w:left w:val="none" w:sz="0" w:space="0" w:color="auto"/>
            <w:bottom w:val="none" w:sz="0" w:space="0" w:color="auto"/>
            <w:right w:val="none" w:sz="0" w:space="0" w:color="auto"/>
          </w:divBdr>
        </w:div>
        <w:div w:id="8794469">
          <w:marLeft w:val="640"/>
          <w:marRight w:val="0"/>
          <w:marTop w:val="0"/>
          <w:marBottom w:val="0"/>
          <w:divBdr>
            <w:top w:val="none" w:sz="0" w:space="0" w:color="auto"/>
            <w:left w:val="none" w:sz="0" w:space="0" w:color="auto"/>
            <w:bottom w:val="none" w:sz="0" w:space="0" w:color="auto"/>
            <w:right w:val="none" w:sz="0" w:space="0" w:color="auto"/>
          </w:divBdr>
        </w:div>
        <w:div w:id="349531231">
          <w:marLeft w:val="640"/>
          <w:marRight w:val="0"/>
          <w:marTop w:val="0"/>
          <w:marBottom w:val="0"/>
          <w:divBdr>
            <w:top w:val="none" w:sz="0" w:space="0" w:color="auto"/>
            <w:left w:val="none" w:sz="0" w:space="0" w:color="auto"/>
            <w:bottom w:val="none" w:sz="0" w:space="0" w:color="auto"/>
            <w:right w:val="none" w:sz="0" w:space="0" w:color="auto"/>
          </w:divBdr>
        </w:div>
        <w:div w:id="656301265">
          <w:marLeft w:val="640"/>
          <w:marRight w:val="0"/>
          <w:marTop w:val="0"/>
          <w:marBottom w:val="0"/>
          <w:divBdr>
            <w:top w:val="none" w:sz="0" w:space="0" w:color="auto"/>
            <w:left w:val="none" w:sz="0" w:space="0" w:color="auto"/>
            <w:bottom w:val="none" w:sz="0" w:space="0" w:color="auto"/>
            <w:right w:val="none" w:sz="0" w:space="0" w:color="auto"/>
          </w:divBdr>
        </w:div>
        <w:div w:id="1907257787">
          <w:marLeft w:val="640"/>
          <w:marRight w:val="0"/>
          <w:marTop w:val="0"/>
          <w:marBottom w:val="0"/>
          <w:divBdr>
            <w:top w:val="none" w:sz="0" w:space="0" w:color="auto"/>
            <w:left w:val="none" w:sz="0" w:space="0" w:color="auto"/>
            <w:bottom w:val="none" w:sz="0" w:space="0" w:color="auto"/>
            <w:right w:val="none" w:sz="0" w:space="0" w:color="auto"/>
          </w:divBdr>
        </w:div>
        <w:div w:id="992104980">
          <w:marLeft w:val="640"/>
          <w:marRight w:val="0"/>
          <w:marTop w:val="0"/>
          <w:marBottom w:val="0"/>
          <w:divBdr>
            <w:top w:val="none" w:sz="0" w:space="0" w:color="auto"/>
            <w:left w:val="none" w:sz="0" w:space="0" w:color="auto"/>
            <w:bottom w:val="none" w:sz="0" w:space="0" w:color="auto"/>
            <w:right w:val="none" w:sz="0" w:space="0" w:color="auto"/>
          </w:divBdr>
        </w:div>
        <w:div w:id="1533683959">
          <w:marLeft w:val="640"/>
          <w:marRight w:val="0"/>
          <w:marTop w:val="0"/>
          <w:marBottom w:val="0"/>
          <w:divBdr>
            <w:top w:val="none" w:sz="0" w:space="0" w:color="auto"/>
            <w:left w:val="none" w:sz="0" w:space="0" w:color="auto"/>
            <w:bottom w:val="none" w:sz="0" w:space="0" w:color="auto"/>
            <w:right w:val="none" w:sz="0" w:space="0" w:color="auto"/>
          </w:divBdr>
        </w:div>
        <w:div w:id="652678928">
          <w:marLeft w:val="640"/>
          <w:marRight w:val="0"/>
          <w:marTop w:val="0"/>
          <w:marBottom w:val="0"/>
          <w:divBdr>
            <w:top w:val="none" w:sz="0" w:space="0" w:color="auto"/>
            <w:left w:val="none" w:sz="0" w:space="0" w:color="auto"/>
            <w:bottom w:val="none" w:sz="0" w:space="0" w:color="auto"/>
            <w:right w:val="none" w:sz="0" w:space="0" w:color="auto"/>
          </w:divBdr>
        </w:div>
        <w:div w:id="1063675268">
          <w:marLeft w:val="640"/>
          <w:marRight w:val="0"/>
          <w:marTop w:val="0"/>
          <w:marBottom w:val="0"/>
          <w:divBdr>
            <w:top w:val="none" w:sz="0" w:space="0" w:color="auto"/>
            <w:left w:val="none" w:sz="0" w:space="0" w:color="auto"/>
            <w:bottom w:val="none" w:sz="0" w:space="0" w:color="auto"/>
            <w:right w:val="none" w:sz="0" w:space="0" w:color="auto"/>
          </w:divBdr>
        </w:div>
        <w:div w:id="462701535">
          <w:marLeft w:val="640"/>
          <w:marRight w:val="0"/>
          <w:marTop w:val="0"/>
          <w:marBottom w:val="0"/>
          <w:divBdr>
            <w:top w:val="none" w:sz="0" w:space="0" w:color="auto"/>
            <w:left w:val="none" w:sz="0" w:space="0" w:color="auto"/>
            <w:bottom w:val="none" w:sz="0" w:space="0" w:color="auto"/>
            <w:right w:val="none" w:sz="0" w:space="0" w:color="auto"/>
          </w:divBdr>
        </w:div>
      </w:divsChild>
    </w:div>
    <w:div w:id="1758481483">
      <w:bodyDiv w:val="1"/>
      <w:marLeft w:val="0"/>
      <w:marRight w:val="0"/>
      <w:marTop w:val="0"/>
      <w:marBottom w:val="0"/>
      <w:divBdr>
        <w:top w:val="none" w:sz="0" w:space="0" w:color="auto"/>
        <w:left w:val="none" w:sz="0" w:space="0" w:color="auto"/>
        <w:bottom w:val="none" w:sz="0" w:space="0" w:color="auto"/>
        <w:right w:val="none" w:sz="0" w:space="0" w:color="auto"/>
      </w:divBdr>
      <w:divsChild>
        <w:div w:id="1631664486">
          <w:marLeft w:val="640"/>
          <w:marRight w:val="0"/>
          <w:marTop w:val="0"/>
          <w:marBottom w:val="0"/>
          <w:divBdr>
            <w:top w:val="none" w:sz="0" w:space="0" w:color="auto"/>
            <w:left w:val="none" w:sz="0" w:space="0" w:color="auto"/>
            <w:bottom w:val="none" w:sz="0" w:space="0" w:color="auto"/>
            <w:right w:val="none" w:sz="0" w:space="0" w:color="auto"/>
          </w:divBdr>
        </w:div>
        <w:div w:id="449712764">
          <w:marLeft w:val="640"/>
          <w:marRight w:val="0"/>
          <w:marTop w:val="0"/>
          <w:marBottom w:val="0"/>
          <w:divBdr>
            <w:top w:val="none" w:sz="0" w:space="0" w:color="auto"/>
            <w:left w:val="none" w:sz="0" w:space="0" w:color="auto"/>
            <w:bottom w:val="none" w:sz="0" w:space="0" w:color="auto"/>
            <w:right w:val="none" w:sz="0" w:space="0" w:color="auto"/>
          </w:divBdr>
        </w:div>
        <w:div w:id="1018695523">
          <w:marLeft w:val="640"/>
          <w:marRight w:val="0"/>
          <w:marTop w:val="0"/>
          <w:marBottom w:val="0"/>
          <w:divBdr>
            <w:top w:val="none" w:sz="0" w:space="0" w:color="auto"/>
            <w:left w:val="none" w:sz="0" w:space="0" w:color="auto"/>
            <w:bottom w:val="none" w:sz="0" w:space="0" w:color="auto"/>
            <w:right w:val="none" w:sz="0" w:space="0" w:color="auto"/>
          </w:divBdr>
        </w:div>
        <w:div w:id="1197307511">
          <w:marLeft w:val="640"/>
          <w:marRight w:val="0"/>
          <w:marTop w:val="0"/>
          <w:marBottom w:val="0"/>
          <w:divBdr>
            <w:top w:val="none" w:sz="0" w:space="0" w:color="auto"/>
            <w:left w:val="none" w:sz="0" w:space="0" w:color="auto"/>
            <w:bottom w:val="none" w:sz="0" w:space="0" w:color="auto"/>
            <w:right w:val="none" w:sz="0" w:space="0" w:color="auto"/>
          </w:divBdr>
        </w:div>
        <w:div w:id="1841308506">
          <w:marLeft w:val="640"/>
          <w:marRight w:val="0"/>
          <w:marTop w:val="0"/>
          <w:marBottom w:val="0"/>
          <w:divBdr>
            <w:top w:val="none" w:sz="0" w:space="0" w:color="auto"/>
            <w:left w:val="none" w:sz="0" w:space="0" w:color="auto"/>
            <w:bottom w:val="none" w:sz="0" w:space="0" w:color="auto"/>
            <w:right w:val="none" w:sz="0" w:space="0" w:color="auto"/>
          </w:divBdr>
        </w:div>
        <w:div w:id="919217638">
          <w:marLeft w:val="640"/>
          <w:marRight w:val="0"/>
          <w:marTop w:val="0"/>
          <w:marBottom w:val="0"/>
          <w:divBdr>
            <w:top w:val="none" w:sz="0" w:space="0" w:color="auto"/>
            <w:left w:val="none" w:sz="0" w:space="0" w:color="auto"/>
            <w:bottom w:val="none" w:sz="0" w:space="0" w:color="auto"/>
            <w:right w:val="none" w:sz="0" w:space="0" w:color="auto"/>
          </w:divBdr>
        </w:div>
        <w:div w:id="1961182892">
          <w:marLeft w:val="640"/>
          <w:marRight w:val="0"/>
          <w:marTop w:val="0"/>
          <w:marBottom w:val="0"/>
          <w:divBdr>
            <w:top w:val="none" w:sz="0" w:space="0" w:color="auto"/>
            <w:left w:val="none" w:sz="0" w:space="0" w:color="auto"/>
            <w:bottom w:val="none" w:sz="0" w:space="0" w:color="auto"/>
            <w:right w:val="none" w:sz="0" w:space="0" w:color="auto"/>
          </w:divBdr>
        </w:div>
        <w:div w:id="1503230733">
          <w:marLeft w:val="640"/>
          <w:marRight w:val="0"/>
          <w:marTop w:val="0"/>
          <w:marBottom w:val="0"/>
          <w:divBdr>
            <w:top w:val="none" w:sz="0" w:space="0" w:color="auto"/>
            <w:left w:val="none" w:sz="0" w:space="0" w:color="auto"/>
            <w:bottom w:val="none" w:sz="0" w:space="0" w:color="auto"/>
            <w:right w:val="none" w:sz="0" w:space="0" w:color="auto"/>
          </w:divBdr>
        </w:div>
        <w:div w:id="1422024473">
          <w:marLeft w:val="640"/>
          <w:marRight w:val="0"/>
          <w:marTop w:val="0"/>
          <w:marBottom w:val="0"/>
          <w:divBdr>
            <w:top w:val="none" w:sz="0" w:space="0" w:color="auto"/>
            <w:left w:val="none" w:sz="0" w:space="0" w:color="auto"/>
            <w:bottom w:val="none" w:sz="0" w:space="0" w:color="auto"/>
            <w:right w:val="none" w:sz="0" w:space="0" w:color="auto"/>
          </w:divBdr>
        </w:div>
        <w:div w:id="1692223726">
          <w:marLeft w:val="640"/>
          <w:marRight w:val="0"/>
          <w:marTop w:val="0"/>
          <w:marBottom w:val="0"/>
          <w:divBdr>
            <w:top w:val="none" w:sz="0" w:space="0" w:color="auto"/>
            <w:left w:val="none" w:sz="0" w:space="0" w:color="auto"/>
            <w:bottom w:val="none" w:sz="0" w:space="0" w:color="auto"/>
            <w:right w:val="none" w:sz="0" w:space="0" w:color="auto"/>
          </w:divBdr>
        </w:div>
        <w:div w:id="51465211">
          <w:marLeft w:val="640"/>
          <w:marRight w:val="0"/>
          <w:marTop w:val="0"/>
          <w:marBottom w:val="0"/>
          <w:divBdr>
            <w:top w:val="none" w:sz="0" w:space="0" w:color="auto"/>
            <w:left w:val="none" w:sz="0" w:space="0" w:color="auto"/>
            <w:bottom w:val="none" w:sz="0" w:space="0" w:color="auto"/>
            <w:right w:val="none" w:sz="0" w:space="0" w:color="auto"/>
          </w:divBdr>
        </w:div>
        <w:div w:id="2049837909">
          <w:marLeft w:val="640"/>
          <w:marRight w:val="0"/>
          <w:marTop w:val="0"/>
          <w:marBottom w:val="0"/>
          <w:divBdr>
            <w:top w:val="none" w:sz="0" w:space="0" w:color="auto"/>
            <w:left w:val="none" w:sz="0" w:space="0" w:color="auto"/>
            <w:bottom w:val="none" w:sz="0" w:space="0" w:color="auto"/>
            <w:right w:val="none" w:sz="0" w:space="0" w:color="auto"/>
          </w:divBdr>
        </w:div>
        <w:div w:id="1192691627">
          <w:marLeft w:val="640"/>
          <w:marRight w:val="0"/>
          <w:marTop w:val="0"/>
          <w:marBottom w:val="0"/>
          <w:divBdr>
            <w:top w:val="none" w:sz="0" w:space="0" w:color="auto"/>
            <w:left w:val="none" w:sz="0" w:space="0" w:color="auto"/>
            <w:bottom w:val="none" w:sz="0" w:space="0" w:color="auto"/>
            <w:right w:val="none" w:sz="0" w:space="0" w:color="auto"/>
          </w:divBdr>
        </w:div>
        <w:div w:id="1111319375">
          <w:marLeft w:val="640"/>
          <w:marRight w:val="0"/>
          <w:marTop w:val="0"/>
          <w:marBottom w:val="0"/>
          <w:divBdr>
            <w:top w:val="none" w:sz="0" w:space="0" w:color="auto"/>
            <w:left w:val="none" w:sz="0" w:space="0" w:color="auto"/>
            <w:bottom w:val="none" w:sz="0" w:space="0" w:color="auto"/>
            <w:right w:val="none" w:sz="0" w:space="0" w:color="auto"/>
          </w:divBdr>
        </w:div>
        <w:div w:id="1787042061">
          <w:marLeft w:val="640"/>
          <w:marRight w:val="0"/>
          <w:marTop w:val="0"/>
          <w:marBottom w:val="0"/>
          <w:divBdr>
            <w:top w:val="none" w:sz="0" w:space="0" w:color="auto"/>
            <w:left w:val="none" w:sz="0" w:space="0" w:color="auto"/>
            <w:bottom w:val="none" w:sz="0" w:space="0" w:color="auto"/>
            <w:right w:val="none" w:sz="0" w:space="0" w:color="auto"/>
          </w:divBdr>
        </w:div>
        <w:div w:id="661470439">
          <w:marLeft w:val="640"/>
          <w:marRight w:val="0"/>
          <w:marTop w:val="0"/>
          <w:marBottom w:val="0"/>
          <w:divBdr>
            <w:top w:val="none" w:sz="0" w:space="0" w:color="auto"/>
            <w:left w:val="none" w:sz="0" w:space="0" w:color="auto"/>
            <w:bottom w:val="none" w:sz="0" w:space="0" w:color="auto"/>
            <w:right w:val="none" w:sz="0" w:space="0" w:color="auto"/>
          </w:divBdr>
        </w:div>
        <w:div w:id="216161822">
          <w:marLeft w:val="640"/>
          <w:marRight w:val="0"/>
          <w:marTop w:val="0"/>
          <w:marBottom w:val="0"/>
          <w:divBdr>
            <w:top w:val="none" w:sz="0" w:space="0" w:color="auto"/>
            <w:left w:val="none" w:sz="0" w:space="0" w:color="auto"/>
            <w:bottom w:val="none" w:sz="0" w:space="0" w:color="auto"/>
            <w:right w:val="none" w:sz="0" w:space="0" w:color="auto"/>
          </w:divBdr>
        </w:div>
        <w:div w:id="971863228">
          <w:marLeft w:val="640"/>
          <w:marRight w:val="0"/>
          <w:marTop w:val="0"/>
          <w:marBottom w:val="0"/>
          <w:divBdr>
            <w:top w:val="none" w:sz="0" w:space="0" w:color="auto"/>
            <w:left w:val="none" w:sz="0" w:space="0" w:color="auto"/>
            <w:bottom w:val="none" w:sz="0" w:space="0" w:color="auto"/>
            <w:right w:val="none" w:sz="0" w:space="0" w:color="auto"/>
          </w:divBdr>
        </w:div>
        <w:div w:id="220795987">
          <w:marLeft w:val="640"/>
          <w:marRight w:val="0"/>
          <w:marTop w:val="0"/>
          <w:marBottom w:val="0"/>
          <w:divBdr>
            <w:top w:val="none" w:sz="0" w:space="0" w:color="auto"/>
            <w:left w:val="none" w:sz="0" w:space="0" w:color="auto"/>
            <w:bottom w:val="none" w:sz="0" w:space="0" w:color="auto"/>
            <w:right w:val="none" w:sz="0" w:space="0" w:color="auto"/>
          </w:divBdr>
        </w:div>
        <w:div w:id="792020896">
          <w:marLeft w:val="640"/>
          <w:marRight w:val="0"/>
          <w:marTop w:val="0"/>
          <w:marBottom w:val="0"/>
          <w:divBdr>
            <w:top w:val="none" w:sz="0" w:space="0" w:color="auto"/>
            <w:left w:val="none" w:sz="0" w:space="0" w:color="auto"/>
            <w:bottom w:val="none" w:sz="0" w:space="0" w:color="auto"/>
            <w:right w:val="none" w:sz="0" w:space="0" w:color="auto"/>
          </w:divBdr>
        </w:div>
        <w:div w:id="1968388547">
          <w:marLeft w:val="640"/>
          <w:marRight w:val="0"/>
          <w:marTop w:val="0"/>
          <w:marBottom w:val="0"/>
          <w:divBdr>
            <w:top w:val="none" w:sz="0" w:space="0" w:color="auto"/>
            <w:left w:val="none" w:sz="0" w:space="0" w:color="auto"/>
            <w:bottom w:val="none" w:sz="0" w:space="0" w:color="auto"/>
            <w:right w:val="none" w:sz="0" w:space="0" w:color="auto"/>
          </w:divBdr>
        </w:div>
        <w:div w:id="84498592">
          <w:marLeft w:val="640"/>
          <w:marRight w:val="0"/>
          <w:marTop w:val="0"/>
          <w:marBottom w:val="0"/>
          <w:divBdr>
            <w:top w:val="none" w:sz="0" w:space="0" w:color="auto"/>
            <w:left w:val="none" w:sz="0" w:space="0" w:color="auto"/>
            <w:bottom w:val="none" w:sz="0" w:space="0" w:color="auto"/>
            <w:right w:val="none" w:sz="0" w:space="0" w:color="auto"/>
          </w:divBdr>
        </w:div>
        <w:div w:id="93476145">
          <w:marLeft w:val="640"/>
          <w:marRight w:val="0"/>
          <w:marTop w:val="0"/>
          <w:marBottom w:val="0"/>
          <w:divBdr>
            <w:top w:val="none" w:sz="0" w:space="0" w:color="auto"/>
            <w:left w:val="none" w:sz="0" w:space="0" w:color="auto"/>
            <w:bottom w:val="none" w:sz="0" w:space="0" w:color="auto"/>
            <w:right w:val="none" w:sz="0" w:space="0" w:color="auto"/>
          </w:divBdr>
        </w:div>
        <w:div w:id="1414006308">
          <w:marLeft w:val="640"/>
          <w:marRight w:val="0"/>
          <w:marTop w:val="0"/>
          <w:marBottom w:val="0"/>
          <w:divBdr>
            <w:top w:val="none" w:sz="0" w:space="0" w:color="auto"/>
            <w:left w:val="none" w:sz="0" w:space="0" w:color="auto"/>
            <w:bottom w:val="none" w:sz="0" w:space="0" w:color="auto"/>
            <w:right w:val="none" w:sz="0" w:space="0" w:color="auto"/>
          </w:divBdr>
        </w:div>
        <w:div w:id="421029129">
          <w:marLeft w:val="640"/>
          <w:marRight w:val="0"/>
          <w:marTop w:val="0"/>
          <w:marBottom w:val="0"/>
          <w:divBdr>
            <w:top w:val="none" w:sz="0" w:space="0" w:color="auto"/>
            <w:left w:val="none" w:sz="0" w:space="0" w:color="auto"/>
            <w:bottom w:val="none" w:sz="0" w:space="0" w:color="auto"/>
            <w:right w:val="none" w:sz="0" w:space="0" w:color="auto"/>
          </w:divBdr>
        </w:div>
        <w:div w:id="996761788">
          <w:marLeft w:val="640"/>
          <w:marRight w:val="0"/>
          <w:marTop w:val="0"/>
          <w:marBottom w:val="0"/>
          <w:divBdr>
            <w:top w:val="none" w:sz="0" w:space="0" w:color="auto"/>
            <w:left w:val="none" w:sz="0" w:space="0" w:color="auto"/>
            <w:bottom w:val="none" w:sz="0" w:space="0" w:color="auto"/>
            <w:right w:val="none" w:sz="0" w:space="0" w:color="auto"/>
          </w:divBdr>
        </w:div>
        <w:div w:id="927420724">
          <w:marLeft w:val="640"/>
          <w:marRight w:val="0"/>
          <w:marTop w:val="0"/>
          <w:marBottom w:val="0"/>
          <w:divBdr>
            <w:top w:val="none" w:sz="0" w:space="0" w:color="auto"/>
            <w:left w:val="none" w:sz="0" w:space="0" w:color="auto"/>
            <w:bottom w:val="none" w:sz="0" w:space="0" w:color="auto"/>
            <w:right w:val="none" w:sz="0" w:space="0" w:color="auto"/>
          </w:divBdr>
        </w:div>
        <w:div w:id="1522091755">
          <w:marLeft w:val="640"/>
          <w:marRight w:val="0"/>
          <w:marTop w:val="0"/>
          <w:marBottom w:val="0"/>
          <w:divBdr>
            <w:top w:val="none" w:sz="0" w:space="0" w:color="auto"/>
            <w:left w:val="none" w:sz="0" w:space="0" w:color="auto"/>
            <w:bottom w:val="none" w:sz="0" w:space="0" w:color="auto"/>
            <w:right w:val="none" w:sz="0" w:space="0" w:color="auto"/>
          </w:divBdr>
        </w:div>
        <w:div w:id="1416124626">
          <w:marLeft w:val="640"/>
          <w:marRight w:val="0"/>
          <w:marTop w:val="0"/>
          <w:marBottom w:val="0"/>
          <w:divBdr>
            <w:top w:val="none" w:sz="0" w:space="0" w:color="auto"/>
            <w:left w:val="none" w:sz="0" w:space="0" w:color="auto"/>
            <w:bottom w:val="none" w:sz="0" w:space="0" w:color="auto"/>
            <w:right w:val="none" w:sz="0" w:space="0" w:color="auto"/>
          </w:divBdr>
        </w:div>
        <w:div w:id="545290871">
          <w:marLeft w:val="640"/>
          <w:marRight w:val="0"/>
          <w:marTop w:val="0"/>
          <w:marBottom w:val="0"/>
          <w:divBdr>
            <w:top w:val="none" w:sz="0" w:space="0" w:color="auto"/>
            <w:left w:val="none" w:sz="0" w:space="0" w:color="auto"/>
            <w:bottom w:val="none" w:sz="0" w:space="0" w:color="auto"/>
            <w:right w:val="none" w:sz="0" w:space="0" w:color="auto"/>
          </w:divBdr>
        </w:div>
        <w:div w:id="1520775295">
          <w:marLeft w:val="640"/>
          <w:marRight w:val="0"/>
          <w:marTop w:val="0"/>
          <w:marBottom w:val="0"/>
          <w:divBdr>
            <w:top w:val="none" w:sz="0" w:space="0" w:color="auto"/>
            <w:left w:val="none" w:sz="0" w:space="0" w:color="auto"/>
            <w:bottom w:val="none" w:sz="0" w:space="0" w:color="auto"/>
            <w:right w:val="none" w:sz="0" w:space="0" w:color="auto"/>
          </w:divBdr>
        </w:div>
        <w:div w:id="298150267">
          <w:marLeft w:val="640"/>
          <w:marRight w:val="0"/>
          <w:marTop w:val="0"/>
          <w:marBottom w:val="0"/>
          <w:divBdr>
            <w:top w:val="none" w:sz="0" w:space="0" w:color="auto"/>
            <w:left w:val="none" w:sz="0" w:space="0" w:color="auto"/>
            <w:bottom w:val="none" w:sz="0" w:space="0" w:color="auto"/>
            <w:right w:val="none" w:sz="0" w:space="0" w:color="auto"/>
          </w:divBdr>
        </w:div>
        <w:div w:id="958147902">
          <w:marLeft w:val="640"/>
          <w:marRight w:val="0"/>
          <w:marTop w:val="0"/>
          <w:marBottom w:val="0"/>
          <w:divBdr>
            <w:top w:val="none" w:sz="0" w:space="0" w:color="auto"/>
            <w:left w:val="none" w:sz="0" w:space="0" w:color="auto"/>
            <w:bottom w:val="none" w:sz="0" w:space="0" w:color="auto"/>
            <w:right w:val="none" w:sz="0" w:space="0" w:color="auto"/>
          </w:divBdr>
        </w:div>
        <w:div w:id="765854680">
          <w:marLeft w:val="640"/>
          <w:marRight w:val="0"/>
          <w:marTop w:val="0"/>
          <w:marBottom w:val="0"/>
          <w:divBdr>
            <w:top w:val="none" w:sz="0" w:space="0" w:color="auto"/>
            <w:left w:val="none" w:sz="0" w:space="0" w:color="auto"/>
            <w:bottom w:val="none" w:sz="0" w:space="0" w:color="auto"/>
            <w:right w:val="none" w:sz="0" w:space="0" w:color="auto"/>
          </w:divBdr>
        </w:div>
        <w:div w:id="1838377928">
          <w:marLeft w:val="640"/>
          <w:marRight w:val="0"/>
          <w:marTop w:val="0"/>
          <w:marBottom w:val="0"/>
          <w:divBdr>
            <w:top w:val="none" w:sz="0" w:space="0" w:color="auto"/>
            <w:left w:val="none" w:sz="0" w:space="0" w:color="auto"/>
            <w:bottom w:val="none" w:sz="0" w:space="0" w:color="auto"/>
            <w:right w:val="none" w:sz="0" w:space="0" w:color="auto"/>
          </w:divBdr>
        </w:div>
        <w:div w:id="303125815">
          <w:marLeft w:val="640"/>
          <w:marRight w:val="0"/>
          <w:marTop w:val="0"/>
          <w:marBottom w:val="0"/>
          <w:divBdr>
            <w:top w:val="none" w:sz="0" w:space="0" w:color="auto"/>
            <w:left w:val="none" w:sz="0" w:space="0" w:color="auto"/>
            <w:bottom w:val="none" w:sz="0" w:space="0" w:color="auto"/>
            <w:right w:val="none" w:sz="0" w:space="0" w:color="auto"/>
          </w:divBdr>
        </w:div>
        <w:div w:id="943729366">
          <w:marLeft w:val="640"/>
          <w:marRight w:val="0"/>
          <w:marTop w:val="0"/>
          <w:marBottom w:val="0"/>
          <w:divBdr>
            <w:top w:val="none" w:sz="0" w:space="0" w:color="auto"/>
            <w:left w:val="none" w:sz="0" w:space="0" w:color="auto"/>
            <w:bottom w:val="none" w:sz="0" w:space="0" w:color="auto"/>
            <w:right w:val="none" w:sz="0" w:space="0" w:color="auto"/>
          </w:divBdr>
        </w:div>
        <w:div w:id="1587182685">
          <w:marLeft w:val="640"/>
          <w:marRight w:val="0"/>
          <w:marTop w:val="0"/>
          <w:marBottom w:val="0"/>
          <w:divBdr>
            <w:top w:val="none" w:sz="0" w:space="0" w:color="auto"/>
            <w:left w:val="none" w:sz="0" w:space="0" w:color="auto"/>
            <w:bottom w:val="none" w:sz="0" w:space="0" w:color="auto"/>
            <w:right w:val="none" w:sz="0" w:space="0" w:color="auto"/>
          </w:divBdr>
        </w:div>
        <w:div w:id="522941048">
          <w:marLeft w:val="640"/>
          <w:marRight w:val="0"/>
          <w:marTop w:val="0"/>
          <w:marBottom w:val="0"/>
          <w:divBdr>
            <w:top w:val="none" w:sz="0" w:space="0" w:color="auto"/>
            <w:left w:val="none" w:sz="0" w:space="0" w:color="auto"/>
            <w:bottom w:val="none" w:sz="0" w:space="0" w:color="auto"/>
            <w:right w:val="none" w:sz="0" w:space="0" w:color="auto"/>
          </w:divBdr>
        </w:div>
        <w:div w:id="251669700">
          <w:marLeft w:val="640"/>
          <w:marRight w:val="0"/>
          <w:marTop w:val="0"/>
          <w:marBottom w:val="0"/>
          <w:divBdr>
            <w:top w:val="none" w:sz="0" w:space="0" w:color="auto"/>
            <w:left w:val="none" w:sz="0" w:space="0" w:color="auto"/>
            <w:bottom w:val="none" w:sz="0" w:space="0" w:color="auto"/>
            <w:right w:val="none" w:sz="0" w:space="0" w:color="auto"/>
          </w:divBdr>
        </w:div>
        <w:div w:id="1870557940">
          <w:marLeft w:val="640"/>
          <w:marRight w:val="0"/>
          <w:marTop w:val="0"/>
          <w:marBottom w:val="0"/>
          <w:divBdr>
            <w:top w:val="none" w:sz="0" w:space="0" w:color="auto"/>
            <w:left w:val="none" w:sz="0" w:space="0" w:color="auto"/>
            <w:bottom w:val="none" w:sz="0" w:space="0" w:color="auto"/>
            <w:right w:val="none" w:sz="0" w:space="0" w:color="auto"/>
          </w:divBdr>
        </w:div>
        <w:div w:id="914314445">
          <w:marLeft w:val="640"/>
          <w:marRight w:val="0"/>
          <w:marTop w:val="0"/>
          <w:marBottom w:val="0"/>
          <w:divBdr>
            <w:top w:val="none" w:sz="0" w:space="0" w:color="auto"/>
            <w:left w:val="none" w:sz="0" w:space="0" w:color="auto"/>
            <w:bottom w:val="none" w:sz="0" w:space="0" w:color="auto"/>
            <w:right w:val="none" w:sz="0" w:space="0" w:color="auto"/>
          </w:divBdr>
        </w:div>
        <w:div w:id="1836458583">
          <w:marLeft w:val="640"/>
          <w:marRight w:val="0"/>
          <w:marTop w:val="0"/>
          <w:marBottom w:val="0"/>
          <w:divBdr>
            <w:top w:val="none" w:sz="0" w:space="0" w:color="auto"/>
            <w:left w:val="none" w:sz="0" w:space="0" w:color="auto"/>
            <w:bottom w:val="none" w:sz="0" w:space="0" w:color="auto"/>
            <w:right w:val="none" w:sz="0" w:space="0" w:color="auto"/>
          </w:divBdr>
        </w:div>
        <w:div w:id="1767576939">
          <w:marLeft w:val="640"/>
          <w:marRight w:val="0"/>
          <w:marTop w:val="0"/>
          <w:marBottom w:val="0"/>
          <w:divBdr>
            <w:top w:val="none" w:sz="0" w:space="0" w:color="auto"/>
            <w:left w:val="none" w:sz="0" w:space="0" w:color="auto"/>
            <w:bottom w:val="none" w:sz="0" w:space="0" w:color="auto"/>
            <w:right w:val="none" w:sz="0" w:space="0" w:color="auto"/>
          </w:divBdr>
        </w:div>
        <w:div w:id="964432268">
          <w:marLeft w:val="640"/>
          <w:marRight w:val="0"/>
          <w:marTop w:val="0"/>
          <w:marBottom w:val="0"/>
          <w:divBdr>
            <w:top w:val="none" w:sz="0" w:space="0" w:color="auto"/>
            <w:left w:val="none" w:sz="0" w:space="0" w:color="auto"/>
            <w:bottom w:val="none" w:sz="0" w:space="0" w:color="auto"/>
            <w:right w:val="none" w:sz="0" w:space="0" w:color="auto"/>
          </w:divBdr>
        </w:div>
        <w:div w:id="850533517">
          <w:marLeft w:val="640"/>
          <w:marRight w:val="0"/>
          <w:marTop w:val="0"/>
          <w:marBottom w:val="0"/>
          <w:divBdr>
            <w:top w:val="none" w:sz="0" w:space="0" w:color="auto"/>
            <w:left w:val="none" w:sz="0" w:space="0" w:color="auto"/>
            <w:bottom w:val="none" w:sz="0" w:space="0" w:color="auto"/>
            <w:right w:val="none" w:sz="0" w:space="0" w:color="auto"/>
          </w:divBdr>
        </w:div>
        <w:div w:id="1293903652">
          <w:marLeft w:val="640"/>
          <w:marRight w:val="0"/>
          <w:marTop w:val="0"/>
          <w:marBottom w:val="0"/>
          <w:divBdr>
            <w:top w:val="none" w:sz="0" w:space="0" w:color="auto"/>
            <w:left w:val="none" w:sz="0" w:space="0" w:color="auto"/>
            <w:bottom w:val="none" w:sz="0" w:space="0" w:color="auto"/>
            <w:right w:val="none" w:sz="0" w:space="0" w:color="auto"/>
          </w:divBdr>
        </w:div>
        <w:div w:id="96754451">
          <w:marLeft w:val="640"/>
          <w:marRight w:val="0"/>
          <w:marTop w:val="0"/>
          <w:marBottom w:val="0"/>
          <w:divBdr>
            <w:top w:val="none" w:sz="0" w:space="0" w:color="auto"/>
            <w:left w:val="none" w:sz="0" w:space="0" w:color="auto"/>
            <w:bottom w:val="none" w:sz="0" w:space="0" w:color="auto"/>
            <w:right w:val="none" w:sz="0" w:space="0" w:color="auto"/>
          </w:divBdr>
        </w:div>
        <w:div w:id="2093356423">
          <w:marLeft w:val="640"/>
          <w:marRight w:val="0"/>
          <w:marTop w:val="0"/>
          <w:marBottom w:val="0"/>
          <w:divBdr>
            <w:top w:val="none" w:sz="0" w:space="0" w:color="auto"/>
            <w:left w:val="none" w:sz="0" w:space="0" w:color="auto"/>
            <w:bottom w:val="none" w:sz="0" w:space="0" w:color="auto"/>
            <w:right w:val="none" w:sz="0" w:space="0" w:color="auto"/>
          </w:divBdr>
        </w:div>
        <w:div w:id="1607693674">
          <w:marLeft w:val="640"/>
          <w:marRight w:val="0"/>
          <w:marTop w:val="0"/>
          <w:marBottom w:val="0"/>
          <w:divBdr>
            <w:top w:val="none" w:sz="0" w:space="0" w:color="auto"/>
            <w:left w:val="none" w:sz="0" w:space="0" w:color="auto"/>
            <w:bottom w:val="none" w:sz="0" w:space="0" w:color="auto"/>
            <w:right w:val="none" w:sz="0" w:space="0" w:color="auto"/>
          </w:divBdr>
        </w:div>
        <w:div w:id="500585896">
          <w:marLeft w:val="640"/>
          <w:marRight w:val="0"/>
          <w:marTop w:val="0"/>
          <w:marBottom w:val="0"/>
          <w:divBdr>
            <w:top w:val="none" w:sz="0" w:space="0" w:color="auto"/>
            <w:left w:val="none" w:sz="0" w:space="0" w:color="auto"/>
            <w:bottom w:val="none" w:sz="0" w:space="0" w:color="auto"/>
            <w:right w:val="none" w:sz="0" w:space="0" w:color="auto"/>
          </w:divBdr>
        </w:div>
        <w:div w:id="615260262">
          <w:marLeft w:val="640"/>
          <w:marRight w:val="0"/>
          <w:marTop w:val="0"/>
          <w:marBottom w:val="0"/>
          <w:divBdr>
            <w:top w:val="none" w:sz="0" w:space="0" w:color="auto"/>
            <w:left w:val="none" w:sz="0" w:space="0" w:color="auto"/>
            <w:bottom w:val="none" w:sz="0" w:space="0" w:color="auto"/>
            <w:right w:val="none" w:sz="0" w:space="0" w:color="auto"/>
          </w:divBdr>
        </w:div>
        <w:div w:id="202794455">
          <w:marLeft w:val="640"/>
          <w:marRight w:val="0"/>
          <w:marTop w:val="0"/>
          <w:marBottom w:val="0"/>
          <w:divBdr>
            <w:top w:val="none" w:sz="0" w:space="0" w:color="auto"/>
            <w:left w:val="none" w:sz="0" w:space="0" w:color="auto"/>
            <w:bottom w:val="none" w:sz="0" w:space="0" w:color="auto"/>
            <w:right w:val="none" w:sz="0" w:space="0" w:color="auto"/>
          </w:divBdr>
        </w:div>
        <w:div w:id="368260485">
          <w:marLeft w:val="640"/>
          <w:marRight w:val="0"/>
          <w:marTop w:val="0"/>
          <w:marBottom w:val="0"/>
          <w:divBdr>
            <w:top w:val="none" w:sz="0" w:space="0" w:color="auto"/>
            <w:left w:val="none" w:sz="0" w:space="0" w:color="auto"/>
            <w:bottom w:val="none" w:sz="0" w:space="0" w:color="auto"/>
            <w:right w:val="none" w:sz="0" w:space="0" w:color="auto"/>
          </w:divBdr>
        </w:div>
        <w:div w:id="1502309432">
          <w:marLeft w:val="640"/>
          <w:marRight w:val="0"/>
          <w:marTop w:val="0"/>
          <w:marBottom w:val="0"/>
          <w:divBdr>
            <w:top w:val="none" w:sz="0" w:space="0" w:color="auto"/>
            <w:left w:val="none" w:sz="0" w:space="0" w:color="auto"/>
            <w:bottom w:val="none" w:sz="0" w:space="0" w:color="auto"/>
            <w:right w:val="none" w:sz="0" w:space="0" w:color="auto"/>
          </w:divBdr>
        </w:div>
        <w:div w:id="1293245085">
          <w:marLeft w:val="640"/>
          <w:marRight w:val="0"/>
          <w:marTop w:val="0"/>
          <w:marBottom w:val="0"/>
          <w:divBdr>
            <w:top w:val="none" w:sz="0" w:space="0" w:color="auto"/>
            <w:left w:val="none" w:sz="0" w:space="0" w:color="auto"/>
            <w:bottom w:val="none" w:sz="0" w:space="0" w:color="auto"/>
            <w:right w:val="none" w:sz="0" w:space="0" w:color="auto"/>
          </w:divBdr>
        </w:div>
        <w:div w:id="1860702308">
          <w:marLeft w:val="640"/>
          <w:marRight w:val="0"/>
          <w:marTop w:val="0"/>
          <w:marBottom w:val="0"/>
          <w:divBdr>
            <w:top w:val="none" w:sz="0" w:space="0" w:color="auto"/>
            <w:left w:val="none" w:sz="0" w:space="0" w:color="auto"/>
            <w:bottom w:val="none" w:sz="0" w:space="0" w:color="auto"/>
            <w:right w:val="none" w:sz="0" w:space="0" w:color="auto"/>
          </w:divBdr>
        </w:div>
        <w:div w:id="1668050945">
          <w:marLeft w:val="640"/>
          <w:marRight w:val="0"/>
          <w:marTop w:val="0"/>
          <w:marBottom w:val="0"/>
          <w:divBdr>
            <w:top w:val="none" w:sz="0" w:space="0" w:color="auto"/>
            <w:left w:val="none" w:sz="0" w:space="0" w:color="auto"/>
            <w:bottom w:val="none" w:sz="0" w:space="0" w:color="auto"/>
            <w:right w:val="none" w:sz="0" w:space="0" w:color="auto"/>
          </w:divBdr>
        </w:div>
        <w:div w:id="2027707105">
          <w:marLeft w:val="640"/>
          <w:marRight w:val="0"/>
          <w:marTop w:val="0"/>
          <w:marBottom w:val="0"/>
          <w:divBdr>
            <w:top w:val="none" w:sz="0" w:space="0" w:color="auto"/>
            <w:left w:val="none" w:sz="0" w:space="0" w:color="auto"/>
            <w:bottom w:val="none" w:sz="0" w:space="0" w:color="auto"/>
            <w:right w:val="none" w:sz="0" w:space="0" w:color="auto"/>
          </w:divBdr>
        </w:div>
        <w:div w:id="2041658607">
          <w:marLeft w:val="640"/>
          <w:marRight w:val="0"/>
          <w:marTop w:val="0"/>
          <w:marBottom w:val="0"/>
          <w:divBdr>
            <w:top w:val="none" w:sz="0" w:space="0" w:color="auto"/>
            <w:left w:val="none" w:sz="0" w:space="0" w:color="auto"/>
            <w:bottom w:val="none" w:sz="0" w:space="0" w:color="auto"/>
            <w:right w:val="none" w:sz="0" w:space="0" w:color="auto"/>
          </w:divBdr>
        </w:div>
        <w:div w:id="1213924961">
          <w:marLeft w:val="640"/>
          <w:marRight w:val="0"/>
          <w:marTop w:val="0"/>
          <w:marBottom w:val="0"/>
          <w:divBdr>
            <w:top w:val="none" w:sz="0" w:space="0" w:color="auto"/>
            <w:left w:val="none" w:sz="0" w:space="0" w:color="auto"/>
            <w:bottom w:val="none" w:sz="0" w:space="0" w:color="auto"/>
            <w:right w:val="none" w:sz="0" w:space="0" w:color="auto"/>
          </w:divBdr>
        </w:div>
        <w:div w:id="1179002461">
          <w:marLeft w:val="640"/>
          <w:marRight w:val="0"/>
          <w:marTop w:val="0"/>
          <w:marBottom w:val="0"/>
          <w:divBdr>
            <w:top w:val="none" w:sz="0" w:space="0" w:color="auto"/>
            <w:left w:val="none" w:sz="0" w:space="0" w:color="auto"/>
            <w:bottom w:val="none" w:sz="0" w:space="0" w:color="auto"/>
            <w:right w:val="none" w:sz="0" w:space="0" w:color="auto"/>
          </w:divBdr>
        </w:div>
        <w:div w:id="1226598929">
          <w:marLeft w:val="640"/>
          <w:marRight w:val="0"/>
          <w:marTop w:val="0"/>
          <w:marBottom w:val="0"/>
          <w:divBdr>
            <w:top w:val="none" w:sz="0" w:space="0" w:color="auto"/>
            <w:left w:val="none" w:sz="0" w:space="0" w:color="auto"/>
            <w:bottom w:val="none" w:sz="0" w:space="0" w:color="auto"/>
            <w:right w:val="none" w:sz="0" w:space="0" w:color="auto"/>
          </w:divBdr>
        </w:div>
        <w:div w:id="947276603">
          <w:marLeft w:val="640"/>
          <w:marRight w:val="0"/>
          <w:marTop w:val="0"/>
          <w:marBottom w:val="0"/>
          <w:divBdr>
            <w:top w:val="none" w:sz="0" w:space="0" w:color="auto"/>
            <w:left w:val="none" w:sz="0" w:space="0" w:color="auto"/>
            <w:bottom w:val="none" w:sz="0" w:space="0" w:color="auto"/>
            <w:right w:val="none" w:sz="0" w:space="0" w:color="auto"/>
          </w:divBdr>
        </w:div>
        <w:div w:id="908998323">
          <w:marLeft w:val="640"/>
          <w:marRight w:val="0"/>
          <w:marTop w:val="0"/>
          <w:marBottom w:val="0"/>
          <w:divBdr>
            <w:top w:val="none" w:sz="0" w:space="0" w:color="auto"/>
            <w:left w:val="none" w:sz="0" w:space="0" w:color="auto"/>
            <w:bottom w:val="none" w:sz="0" w:space="0" w:color="auto"/>
            <w:right w:val="none" w:sz="0" w:space="0" w:color="auto"/>
          </w:divBdr>
        </w:div>
        <w:div w:id="424377402">
          <w:marLeft w:val="640"/>
          <w:marRight w:val="0"/>
          <w:marTop w:val="0"/>
          <w:marBottom w:val="0"/>
          <w:divBdr>
            <w:top w:val="none" w:sz="0" w:space="0" w:color="auto"/>
            <w:left w:val="none" w:sz="0" w:space="0" w:color="auto"/>
            <w:bottom w:val="none" w:sz="0" w:space="0" w:color="auto"/>
            <w:right w:val="none" w:sz="0" w:space="0" w:color="auto"/>
          </w:divBdr>
        </w:div>
        <w:div w:id="1574242324">
          <w:marLeft w:val="640"/>
          <w:marRight w:val="0"/>
          <w:marTop w:val="0"/>
          <w:marBottom w:val="0"/>
          <w:divBdr>
            <w:top w:val="none" w:sz="0" w:space="0" w:color="auto"/>
            <w:left w:val="none" w:sz="0" w:space="0" w:color="auto"/>
            <w:bottom w:val="none" w:sz="0" w:space="0" w:color="auto"/>
            <w:right w:val="none" w:sz="0" w:space="0" w:color="auto"/>
          </w:divBdr>
        </w:div>
        <w:div w:id="1967079283">
          <w:marLeft w:val="640"/>
          <w:marRight w:val="0"/>
          <w:marTop w:val="0"/>
          <w:marBottom w:val="0"/>
          <w:divBdr>
            <w:top w:val="none" w:sz="0" w:space="0" w:color="auto"/>
            <w:left w:val="none" w:sz="0" w:space="0" w:color="auto"/>
            <w:bottom w:val="none" w:sz="0" w:space="0" w:color="auto"/>
            <w:right w:val="none" w:sz="0" w:space="0" w:color="auto"/>
          </w:divBdr>
        </w:div>
        <w:div w:id="742141181">
          <w:marLeft w:val="640"/>
          <w:marRight w:val="0"/>
          <w:marTop w:val="0"/>
          <w:marBottom w:val="0"/>
          <w:divBdr>
            <w:top w:val="none" w:sz="0" w:space="0" w:color="auto"/>
            <w:left w:val="none" w:sz="0" w:space="0" w:color="auto"/>
            <w:bottom w:val="none" w:sz="0" w:space="0" w:color="auto"/>
            <w:right w:val="none" w:sz="0" w:space="0" w:color="auto"/>
          </w:divBdr>
        </w:div>
        <w:div w:id="1996495493">
          <w:marLeft w:val="640"/>
          <w:marRight w:val="0"/>
          <w:marTop w:val="0"/>
          <w:marBottom w:val="0"/>
          <w:divBdr>
            <w:top w:val="none" w:sz="0" w:space="0" w:color="auto"/>
            <w:left w:val="none" w:sz="0" w:space="0" w:color="auto"/>
            <w:bottom w:val="none" w:sz="0" w:space="0" w:color="auto"/>
            <w:right w:val="none" w:sz="0" w:space="0" w:color="auto"/>
          </w:divBdr>
        </w:div>
        <w:div w:id="1632402315">
          <w:marLeft w:val="640"/>
          <w:marRight w:val="0"/>
          <w:marTop w:val="0"/>
          <w:marBottom w:val="0"/>
          <w:divBdr>
            <w:top w:val="none" w:sz="0" w:space="0" w:color="auto"/>
            <w:left w:val="none" w:sz="0" w:space="0" w:color="auto"/>
            <w:bottom w:val="none" w:sz="0" w:space="0" w:color="auto"/>
            <w:right w:val="none" w:sz="0" w:space="0" w:color="auto"/>
          </w:divBdr>
        </w:div>
        <w:div w:id="532763645">
          <w:marLeft w:val="640"/>
          <w:marRight w:val="0"/>
          <w:marTop w:val="0"/>
          <w:marBottom w:val="0"/>
          <w:divBdr>
            <w:top w:val="none" w:sz="0" w:space="0" w:color="auto"/>
            <w:left w:val="none" w:sz="0" w:space="0" w:color="auto"/>
            <w:bottom w:val="none" w:sz="0" w:space="0" w:color="auto"/>
            <w:right w:val="none" w:sz="0" w:space="0" w:color="auto"/>
          </w:divBdr>
        </w:div>
        <w:div w:id="1116291581">
          <w:marLeft w:val="640"/>
          <w:marRight w:val="0"/>
          <w:marTop w:val="0"/>
          <w:marBottom w:val="0"/>
          <w:divBdr>
            <w:top w:val="none" w:sz="0" w:space="0" w:color="auto"/>
            <w:left w:val="none" w:sz="0" w:space="0" w:color="auto"/>
            <w:bottom w:val="none" w:sz="0" w:space="0" w:color="auto"/>
            <w:right w:val="none" w:sz="0" w:space="0" w:color="auto"/>
          </w:divBdr>
        </w:div>
        <w:div w:id="755521445">
          <w:marLeft w:val="640"/>
          <w:marRight w:val="0"/>
          <w:marTop w:val="0"/>
          <w:marBottom w:val="0"/>
          <w:divBdr>
            <w:top w:val="none" w:sz="0" w:space="0" w:color="auto"/>
            <w:left w:val="none" w:sz="0" w:space="0" w:color="auto"/>
            <w:bottom w:val="none" w:sz="0" w:space="0" w:color="auto"/>
            <w:right w:val="none" w:sz="0" w:space="0" w:color="auto"/>
          </w:divBdr>
        </w:div>
        <w:div w:id="102502602">
          <w:marLeft w:val="640"/>
          <w:marRight w:val="0"/>
          <w:marTop w:val="0"/>
          <w:marBottom w:val="0"/>
          <w:divBdr>
            <w:top w:val="none" w:sz="0" w:space="0" w:color="auto"/>
            <w:left w:val="none" w:sz="0" w:space="0" w:color="auto"/>
            <w:bottom w:val="none" w:sz="0" w:space="0" w:color="auto"/>
            <w:right w:val="none" w:sz="0" w:space="0" w:color="auto"/>
          </w:divBdr>
        </w:div>
        <w:div w:id="447090390">
          <w:marLeft w:val="640"/>
          <w:marRight w:val="0"/>
          <w:marTop w:val="0"/>
          <w:marBottom w:val="0"/>
          <w:divBdr>
            <w:top w:val="none" w:sz="0" w:space="0" w:color="auto"/>
            <w:left w:val="none" w:sz="0" w:space="0" w:color="auto"/>
            <w:bottom w:val="none" w:sz="0" w:space="0" w:color="auto"/>
            <w:right w:val="none" w:sz="0" w:space="0" w:color="auto"/>
          </w:divBdr>
        </w:div>
        <w:div w:id="1189683365">
          <w:marLeft w:val="640"/>
          <w:marRight w:val="0"/>
          <w:marTop w:val="0"/>
          <w:marBottom w:val="0"/>
          <w:divBdr>
            <w:top w:val="none" w:sz="0" w:space="0" w:color="auto"/>
            <w:left w:val="none" w:sz="0" w:space="0" w:color="auto"/>
            <w:bottom w:val="none" w:sz="0" w:space="0" w:color="auto"/>
            <w:right w:val="none" w:sz="0" w:space="0" w:color="auto"/>
          </w:divBdr>
        </w:div>
        <w:div w:id="1490748734">
          <w:marLeft w:val="640"/>
          <w:marRight w:val="0"/>
          <w:marTop w:val="0"/>
          <w:marBottom w:val="0"/>
          <w:divBdr>
            <w:top w:val="none" w:sz="0" w:space="0" w:color="auto"/>
            <w:left w:val="none" w:sz="0" w:space="0" w:color="auto"/>
            <w:bottom w:val="none" w:sz="0" w:space="0" w:color="auto"/>
            <w:right w:val="none" w:sz="0" w:space="0" w:color="auto"/>
          </w:divBdr>
        </w:div>
        <w:div w:id="345406747">
          <w:marLeft w:val="640"/>
          <w:marRight w:val="0"/>
          <w:marTop w:val="0"/>
          <w:marBottom w:val="0"/>
          <w:divBdr>
            <w:top w:val="none" w:sz="0" w:space="0" w:color="auto"/>
            <w:left w:val="none" w:sz="0" w:space="0" w:color="auto"/>
            <w:bottom w:val="none" w:sz="0" w:space="0" w:color="auto"/>
            <w:right w:val="none" w:sz="0" w:space="0" w:color="auto"/>
          </w:divBdr>
        </w:div>
        <w:div w:id="441808692">
          <w:marLeft w:val="640"/>
          <w:marRight w:val="0"/>
          <w:marTop w:val="0"/>
          <w:marBottom w:val="0"/>
          <w:divBdr>
            <w:top w:val="none" w:sz="0" w:space="0" w:color="auto"/>
            <w:left w:val="none" w:sz="0" w:space="0" w:color="auto"/>
            <w:bottom w:val="none" w:sz="0" w:space="0" w:color="auto"/>
            <w:right w:val="none" w:sz="0" w:space="0" w:color="auto"/>
          </w:divBdr>
        </w:div>
        <w:div w:id="750929931">
          <w:marLeft w:val="640"/>
          <w:marRight w:val="0"/>
          <w:marTop w:val="0"/>
          <w:marBottom w:val="0"/>
          <w:divBdr>
            <w:top w:val="none" w:sz="0" w:space="0" w:color="auto"/>
            <w:left w:val="none" w:sz="0" w:space="0" w:color="auto"/>
            <w:bottom w:val="none" w:sz="0" w:space="0" w:color="auto"/>
            <w:right w:val="none" w:sz="0" w:space="0" w:color="auto"/>
          </w:divBdr>
        </w:div>
        <w:div w:id="1588418623">
          <w:marLeft w:val="640"/>
          <w:marRight w:val="0"/>
          <w:marTop w:val="0"/>
          <w:marBottom w:val="0"/>
          <w:divBdr>
            <w:top w:val="none" w:sz="0" w:space="0" w:color="auto"/>
            <w:left w:val="none" w:sz="0" w:space="0" w:color="auto"/>
            <w:bottom w:val="none" w:sz="0" w:space="0" w:color="auto"/>
            <w:right w:val="none" w:sz="0" w:space="0" w:color="auto"/>
          </w:divBdr>
        </w:div>
        <w:div w:id="291404471">
          <w:marLeft w:val="640"/>
          <w:marRight w:val="0"/>
          <w:marTop w:val="0"/>
          <w:marBottom w:val="0"/>
          <w:divBdr>
            <w:top w:val="none" w:sz="0" w:space="0" w:color="auto"/>
            <w:left w:val="none" w:sz="0" w:space="0" w:color="auto"/>
            <w:bottom w:val="none" w:sz="0" w:space="0" w:color="auto"/>
            <w:right w:val="none" w:sz="0" w:space="0" w:color="auto"/>
          </w:divBdr>
        </w:div>
        <w:div w:id="1651982774">
          <w:marLeft w:val="640"/>
          <w:marRight w:val="0"/>
          <w:marTop w:val="0"/>
          <w:marBottom w:val="0"/>
          <w:divBdr>
            <w:top w:val="none" w:sz="0" w:space="0" w:color="auto"/>
            <w:left w:val="none" w:sz="0" w:space="0" w:color="auto"/>
            <w:bottom w:val="none" w:sz="0" w:space="0" w:color="auto"/>
            <w:right w:val="none" w:sz="0" w:space="0" w:color="auto"/>
          </w:divBdr>
        </w:div>
        <w:div w:id="222373675">
          <w:marLeft w:val="640"/>
          <w:marRight w:val="0"/>
          <w:marTop w:val="0"/>
          <w:marBottom w:val="0"/>
          <w:divBdr>
            <w:top w:val="none" w:sz="0" w:space="0" w:color="auto"/>
            <w:left w:val="none" w:sz="0" w:space="0" w:color="auto"/>
            <w:bottom w:val="none" w:sz="0" w:space="0" w:color="auto"/>
            <w:right w:val="none" w:sz="0" w:space="0" w:color="auto"/>
          </w:divBdr>
        </w:div>
        <w:div w:id="918833689">
          <w:marLeft w:val="640"/>
          <w:marRight w:val="0"/>
          <w:marTop w:val="0"/>
          <w:marBottom w:val="0"/>
          <w:divBdr>
            <w:top w:val="none" w:sz="0" w:space="0" w:color="auto"/>
            <w:left w:val="none" w:sz="0" w:space="0" w:color="auto"/>
            <w:bottom w:val="none" w:sz="0" w:space="0" w:color="auto"/>
            <w:right w:val="none" w:sz="0" w:space="0" w:color="auto"/>
          </w:divBdr>
        </w:div>
        <w:div w:id="800533661">
          <w:marLeft w:val="640"/>
          <w:marRight w:val="0"/>
          <w:marTop w:val="0"/>
          <w:marBottom w:val="0"/>
          <w:divBdr>
            <w:top w:val="none" w:sz="0" w:space="0" w:color="auto"/>
            <w:left w:val="none" w:sz="0" w:space="0" w:color="auto"/>
            <w:bottom w:val="none" w:sz="0" w:space="0" w:color="auto"/>
            <w:right w:val="none" w:sz="0" w:space="0" w:color="auto"/>
          </w:divBdr>
        </w:div>
        <w:div w:id="95103994">
          <w:marLeft w:val="640"/>
          <w:marRight w:val="0"/>
          <w:marTop w:val="0"/>
          <w:marBottom w:val="0"/>
          <w:divBdr>
            <w:top w:val="none" w:sz="0" w:space="0" w:color="auto"/>
            <w:left w:val="none" w:sz="0" w:space="0" w:color="auto"/>
            <w:bottom w:val="none" w:sz="0" w:space="0" w:color="auto"/>
            <w:right w:val="none" w:sz="0" w:space="0" w:color="auto"/>
          </w:divBdr>
        </w:div>
        <w:div w:id="661391324">
          <w:marLeft w:val="640"/>
          <w:marRight w:val="0"/>
          <w:marTop w:val="0"/>
          <w:marBottom w:val="0"/>
          <w:divBdr>
            <w:top w:val="none" w:sz="0" w:space="0" w:color="auto"/>
            <w:left w:val="none" w:sz="0" w:space="0" w:color="auto"/>
            <w:bottom w:val="none" w:sz="0" w:space="0" w:color="auto"/>
            <w:right w:val="none" w:sz="0" w:space="0" w:color="auto"/>
          </w:divBdr>
        </w:div>
        <w:div w:id="2061395171">
          <w:marLeft w:val="640"/>
          <w:marRight w:val="0"/>
          <w:marTop w:val="0"/>
          <w:marBottom w:val="0"/>
          <w:divBdr>
            <w:top w:val="none" w:sz="0" w:space="0" w:color="auto"/>
            <w:left w:val="none" w:sz="0" w:space="0" w:color="auto"/>
            <w:bottom w:val="none" w:sz="0" w:space="0" w:color="auto"/>
            <w:right w:val="none" w:sz="0" w:space="0" w:color="auto"/>
          </w:divBdr>
        </w:div>
        <w:div w:id="244076676">
          <w:marLeft w:val="640"/>
          <w:marRight w:val="0"/>
          <w:marTop w:val="0"/>
          <w:marBottom w:val="0"/>
          <w:divBdr>
            <w:top w:val="none" w:sz="0" w:space="0" w:color="auto"/>
            <w:left w:val="none" w:sz="0" w:space="0" w:color="auto"/>
            <w:bottom w:val="none" w:sz="0" w:space="0" w:color="auto"/>
            <w:right w:val="none" w:sz="0" w:space="0" w:color="auto"/>
          </w:divBdr>
        </w:div>
        <w:div w:id="154149447">
          <w:marLeft w:val="640"/>
          <w:marRight w:val="0"/>
          <w:marTop w:val="0"/>
          <w:marBottom w:val="0"/>
          <w:divBdr>
            <w:top w:val="none" w:sz="0" w:space="0" w:color="auto"/>
            <w:left w:val="none" w:sz="0" w:space="0" w:color="auto"/>
            <w:bottom w:val="none" w:sz="0" w:space="0" w:color="auto"/>
            <w:right w:val="none" w:sz="0" w:space="0" w:color="auto"/>
          </w:divBdr>
        </w:div>
        <w:div w:id="532694113">
          <w:marLeft w:val="640"/>
          <w:marRight w:val="0"/>
          <w:marTop w:val="0"/>
          <w:marBottom w:val="0"/>
          <w:divBdr>
            <w:top w:val="none" w:sz="0" w:space="0" w:color="auto"/>
            <w:left w:val="none" w:sz="0" w:space="0" w:color="auto"/>
            <w:bottom w:val="none" w:sz="0" w:space="0" w:color="auto"/>
            <w:right w:val="none" w:sz="0" w:space="0" w:color="auto"/>
          </w:divBdr>
        </w:div>
        <w:div w:id="1215700478">
          <w:marLeft w:val="640"/>
          <w:marRight w:val="0"/>
          <w:marTop w:val="0"/>
          <w:marBottom w:val="0"/>
          <w:divBdr>
            <w:top w:val="none" w:sz="0" w:space="0" w:color="auto"/>
            <w:left w:val="none" w:sz="0" w:space="0" w:color="auto"/>
            <w:bottom w:val="none" w:sz="0" w:space="0" w:color="auto"/>
            <w:right w:val="none" w:sz="0" w:space="0" w:color="auto"/>
          </w:divBdr>
        </w:div>
        <w:div w:id="950480629">
          <w:marLeft w:val="640"/>
          <w:marRight w:val="0"/>
          <w:marTop w:val="0"/>
          <w:marBottom w:val="0"/>
          <w:divBdr>
            <w:top w:val="none" w:sz="0" w:space="0" w:color="auto"/>
            <w:left w:val="none" w:sz="0" w:space="0" w:color="auto"/>
            <w:bottom w:val="none" w:sz="0" w:space="0" w:color="auto"/>
            <w:right w:val="none" w:sz="0" w:space="0" w:color="auto"/>
          </w:divBdr>
        </w:div>
        <w:div w:id="337733689">
          <w:marLeft w:val="640"/>
          <w:marRight w:val="0"/>
          <w:marTop w:val="0"/>
          <w:marBottom w:val="0"/>
          <w:divBdr>
            <w:top w:val="none" w:sz="0" w:space="0" w:color="auto"/>
            <w:left w:val="none" w:sz="0" w:space="0" w:color="auto"/>
            <w:bottom w:val="none" w:sz="0" w:space="0" w:color="auto"/>
            <w:right w:val="none" w:sz="0" w:space="0" w:color="auto"/>
          </w:divBdr>
        </w:div>
        <w:div w:id="188373425">
          <w:marLeft w:val="640"/>
          <w:marRight w:val="0"/>
          <w:marTop w:val="0"/>
          <w:marBottom w:val="0"/>
          <w:divBdr>
            <w:top w:val="none" w:sz="0" w:space="0" w:color="auto"/>
            <w:left w:val="none" w:sz="0" w:space="0" w:color="auto"/>
            <w:bottom w:val="none" w:sz="0" w:space="0" w:color="auto"/>
            <w:right w:val="none" w:sz="0" w:space="0" w:color="auto"/>
          </w:divBdr>
        </w:div>
        <w:div w:id="2016878268">
          <w:marLeft w:val="640"/>
          <w:marRight w:val="0"/>
          <w:marTop w:val="0"/>
          <w:marBottom w:val="0"/>
          <w:divBdr>
            <w:top w:val="none" w:sz="0" w:space="0" w:color="auto"/>
            <w:left w:val="none" w:sz="0" w:space="0" w:color="auto"/>
            <w:bottom w:val="none" w:sz="0" w:space="0" w:color="auto"/>
            <w:right w:val="none" w:sz="0" w:space="0" w:color="auto"/>
          </w:divBdr>
        </w:div>
        <w:div w:id="765228184">
          <w:marLeft w:val="640"/>
          <w:marRight w:val="0"/>
          <w:marTop w:val="0"/>
          <w:marBottom w:val="0"/>
          <w:divBdr>
            <w:top w:val="none" w:sz="0" w:space="0" w:color="auto"/>
            <w:left w:val="none" w:sz="0" w:space="0" w:color="auto"/>
            <w:bottom w:val="none" w:sz="0" w:space="0" w:color="auto"/>
            <w:right w:val="none" w:sz="0" w:space="0" w:color="auto"/>
          </w:divBdr>
        </w:div>
        <w:div w:id="129172412">
          <w:marLeft w:val="640"/>
          <w:marRight w:val="0"/>
          <w:marTop w:val="0"/>
          <w:marBottom w:val="0"/>
          <w:divBdr>
            <w:top w:val="none" w:sz="0" w:space="0" w:color="auto"/>
            <w:left w:val="none" w:sz="0" w:space="0" w:color="auto"/>
            <w:bottom w:val="none" w:sz="0" w:space="0" w:color="auto"/>
            <w:right w:val="none" w:sz="0" w:space="0" w:color="auto"/>
          </w:divBdr>
        </w:div>
        <w:div w:id="1370110006">
          <w:marLeft w:val="640"/>
          <w:marRight w:val="0"/>
          <w:marTop w:val="0"/>
          <w:marBottom w:val="0"/>
          <w:divBdr>
            <w:top w:val="none" w:sz="0" w:space="0" w:color="auto"/>
            <w:left w:val="none" w:sz="0" w:space="0" w:color="auto"/>
            <w:bottom w:val="none" w:sz="0" w:space="0" w:color="auto"/>
            <w:right w:val="none" w:sz="0" w:space="0" w:color="auto"/>
          </w:divBdr>
        </w:div>
        <w:div w:id="80566375">
          <w:marLeft w:val="640"/>
          <w:marRight w:val="0"/>
          <w:marTop w:val="0"/>
          <w:marBottom w:val="0"/>
          <w:divBdr>
            <w:top w:val="none" w:sz="0" w:space="0" w:color="auto"/>
            <w:left w:val="none" w:sz="0" w:space="0" w:color="auto"/>
            <w:bottom w:val="none" w:sz="0" w:space="0" w:color="auto"/>
            <w:right w:val="none" w:sz="0" w:space="0" w:color="auto"/>
          </w:divBdr>
        </w:div>
        <w:div w:id="313880383">
          <w:marLeft w:val="640"/>
          <w:marRight w:val="0"/>
          <w:marTop w:val="0"/>
          <w:marBottom w:val="0"/>
          <w:divBdr>
            <w:top w:val="none" w:sz="0" w:space="0" w:color="auto"/>
            <w:left w:val="none" w:sz="0" w:space="0" w:color="auto"/>
            <w:bottom w:val="none" w:sz="0" w:space="0" w:color="auto"/>
            <w:right w:val="none" w:sz="0" w:space="0" w:color="auto"/>
          </w:divBdr>
        </w:div>
        <w:div w:id="1989049968">
          <w:marLeft w:val="640"/>
          <w:marRight w:val="0"/>
          <w:marTop w:val="0"/>
          <w:marBottom w:val="0"/>
          <w:divBdr>
            <w:top w:val="none" w:sz="0" w:space="0" w:color="auto"/>
            <w:left w:val="none" w:sz="0" w:space="0" w:color="auto"/>
            <w:bottom w:val="none" w:sz="0" w:space="0" w:color="auto"/>
            <w:right w:val="none" w:sz="0" w:space="0" w:color="auto"/>
          </w:divBdr>
        </w:div>
        <w:div w:id="758333026">
          <w:marLeft w:val="640"/>
          <w:marRight w:val="0"/>
          <w:marTop w:val="0"/>
          <w:marBottom w:val="0"/>
          <w:divBdr>
            <w:top w:val="none" w:sz="0" w:space="0" w:color="auto"/>
            <w:left w:val="none" w:sz="0" w:space="0" w:color="auto"/>
            <w:bottom w:val="none" w:sz="0" w:space="0" w:color="auto"/>
            <w:right w:val="none" w:sz="0" w:space="0" w:color="auto"/>
          </w:divBdr>
        </w:div>
        <w:div w:id="1147405369">
          <w:marLeft w:val="640"/>
          <w:marRight w:val="0"/>
          <w:marTop w:val="0"/>
          <w:marBottom w:val="0"/>
          <w:divBdr>
            <w:top w:val="none" w:sz="0" w:space="0" w:color="auto"/>
            <w:left w:val="none" w:sz="0" w:space="0" w:color="auto"/>
            <w:bottom w:val="none" w:sz="0" w:space="0" w:color="auto"/>
            <w:right w:val="none" w:sz="0" w:space="0" w:color="auto"/>
          </w:divBdr>
        </w:div>
        <w:div w:id="1987321596">
          <w:marLeft w:val="640"/>
          <w:marRight w:val="0"/>
          <w:marTop w:val="0"/>
          <w:marBottom w:val="0"/>
          <w:divBdr>
            <w:top w:val="none" w:sz="0" w:space="0" w:color="auto"/>
            <w:left w:val="none" w:sz="0" w:space="0" w:color="auto"/>
            <w:bottom w:val="none" w:sz="0" w:space="0" w:color="auto"/>
            <w:right w:val="none" w:sz="0" w:space="0" w:color="auto"/>
          </w:divBdr>
        </w:div>
        <w:div w:id="1140225410">
          <w:marLeft w:val="640"/>
          <w:marRight w:val="0"/>
          <w:marTop w:val="0"/>
          <w:marBottom w:val="0"/>
          <w:divBdr>
            <w:top w:val="none" w:sz="0" w:space="0" w:color="auto"/>
            <w:left w:val="none" w:sz="0" w:space="0" w:color="auto"/>
            <w:bottom w:val="none" w:sz="0" w:space="0" w:color="auto"/>
            <w:right w:val="none" w:sz="0" w:space="0" w:color="auto"/>
          </w:divBdr>
        </w:div>
        <w:div w:id="864371131">
          <w:marLeft w:val="640"/>
          <w:marRight w:val="0"/>
          <w:marTop w:val="0"/>
          <w:marBottom w:val="0"/>
          <w:divBdr>
            <w:top w:val="none" w:sz="0" w:space="0" w:color="auto"/>
            <w:left w:val="none" w:sz="0" w:space="0" w:color="auto"/>
            <w:bottom w:val="none" w:sz="0" w:space="0" w:color="auto"/>
            <w:right w:val="none" w:sz="0" w:space="0" w:color="auto"/>
          </w:divBdr>
        </w:div>
        <w:div w:id="844394022">
          <w:marLeft w:val="640"/>
          <w:marRight w:val="0"/>
          <w:marTop w:val="0"/>
          <w:marBottom w:val="0"/>
          <w:divBdr>
            <w:top w:val="none" w:sz="0" w:space="0" w:color="auto"/>
            <w:left w:val="none" w:sz="0" w:space="0" w:color="auto"/>
            <w:bottom w:val="none" w:sz="0" w:space="0" w:color="auto"/>
            <w:right w:val="none" w:sz="0" w:space="0" w:color="auto"/>
          </w:divBdr>
        </w:div>
        <w:div w:id="1457413400">
          <w:marLeft w:val="640"/>
          <w:marRight w:val="0"/>
          <w:marTop w:val="0"/>
          <w:marBottom w:val="0"/>
          <w:divBdr>
            <w:top w:val="none" w:sz="0" w:space="0" w:color="auto"/>
            <w:left w:val="none" w:sz="0" w:space="0" w:color="auto"/>
            <w:bottom w:val="none" w:sz="0" w:space="0" w:color="auto"/>
            <w:right w:val="none" w:sz="0" w:space="0" w:color="auto"/>
          </w:divBdr>
        </w:div>
        <w:div w:id="339815213">
          <w:marLeft w:val="640"/>
          <w:marRight w:val="0"/>
          <w:marTop w:val="0"/>
          <w:marBottom w:val="0"/>
          <w:divBdr>
            <w:top w:val="none" w:sz="0" w:space="0" w:color="auto"/>
            <w:left w:val="none" w:sz="0" w:space="0" w:color="auto"/>
            <w:bottom w:val="none" w:sz="0" w:space="0" w:color="auto"/>
            <w:right w:val="none" w:sz="0" w:space="0" w:color="auto"/>
          </w:divBdr>
        </w:div>
        <w:div w:id="1956252427">
          <w:marLeft w:val="640"/>
          <w:marRight w:val="0"/>
          <w:marTop w:val="0"/>
          <w:marBottom w:val="0"/>
          <w:divBdr>
            <w:top w:val="none" w:sz="0" w:space="0" w:color="auto"/>
            <w:left w:val="none" w:sz="0" w:space="0" w:color="auto"/>
            <w:bottom w:val="none" w:sz="0" w:space="0" w:color="auto"/>
            <w:right w:val="none" w:sz="0" w:space="0" w:color="auto"/>
          </w:divBdr>
        </w:div>
        <w:div w:id="517044834">
          <w:marLeft w:val="640"/>
          <w:marRight w:val="0"/>
          <w:marTop w:val="0"/>
          <w:marBottom w:val="0"/>
          <w:divBdr>
            <w:top w:val="none" w:sz="0" w:space="0" w:color="auto"/>
            <w:left w:val="none" w:sz="0" w:space="0" w:color="auto"/>
            <w:bottom w:val="none" w:sz="0" w:space="0" w:color="auto"/>
            <w:right w:val="none" w:sz="0" w:space="0" w:color="auto"/>
          </w:divBdr>
        </w:div>
        <w:div w:id="1048336297">
          <w:marLeft w:val="640"/>
          <w:marRight w:val="0"/>
          <w:marTop w:val="0"/>
          <w:marBottom w:val="0"/>
          <w:divBdr>
            <w:top w:val="none" w:sz="0" w:space="0" w:color="auto"/>
            <w:left w:val="none" w:sz="0" w:space="0" w:color="auto"/>
            <w:bottom w:val="none" w:sz="0" w:space="0" w:color="auto"/>
            <w:right w:val="none" w:sz="0" w:space="0" w:color="auto"/>
          </w:divBdr>
        </w:div>
        <w:div w:id="163470547">
          <w:marLeft w:val="640"/>
          <w:marRight w:val="0"/>
          <w:marTop w:val="0"/>
          <w:marBottom w:val="0"/>
          <w:divBdr>
            <w:top w:val="none" w:sz="0" w:space="0" w:color="auto"/>
            <w:left w:val="none" w:sz="0" w:space="0" w:color="auto"/>
            <w:bottom w:val="none" w:sz="0" w:space="0" w:color="auto"/>
            <w:right w:val="none" w:sz="0" w:space="0" w:color="auto"/>
          </w:divBdr>
        </w:div>
        <w:div w:id="724908806">
          <w:marLeft w:val="640"/>
          <w:marRight w:val="0"/>
          <w:marTop w:val="0"/>
          <w:marBottom w:val="0"/>
          <w:divBdr>
            <w:top w:val="none" w:sz="0" w:space="0" w:color="auto"/>
            <w:left w:val="none" w:sz="0" w:space="0" w:color="auto"/>
            <w:bottom w:val="none" w:sz="0" w:space="0" w:color="auto"/>
            <w:right w:val="none" w:sz="0" w:space="0" w:color="auto"/>
          </w:divBdr>
        </w:div>
        <w:div w:id="1627546568">
          <w:marLeft w:val="640"/>
          <w:marRight w:val="0"/>
          <w:marTop w:val="0"/>
          <w:marBottom w:val="0"/>
          <w:divBdr>
            <w:top w:val="none" w:sz="0" w:space="0" w:color="auto"/>
            <w:left w:val="none" w:sz="0" w:space="0" w:color="auto"/>
            <w:bottom w:val="none" w:sz="0" w:space="0" w:color="auto"/>
            <w:right w:val="none" w:sz="0" w:space="0" w:color="auto"/>
          </w:divBdr>
        </w:div>
        <w:div w:id="409354070">
          <w:marLeft w:val="640"/>
          <w:marRight w:val="0"/>
          <w:marTop w:val="0"/>
          <w:marBottom w:val="0"/>
          <w:divBdr>
            <w:top w:val="none" w:sz="0" w:space="0" w:color="auto"/>
            <w:left w:val="none" w:sz="0" w:space="0" w:color="auto"/>
            <w:bottom w:val="none" w:sz="0" w:space="0" w:color="auto"/>
            <w:right w:val="none" w:sz="0" w:space="0" w:color="auto"/>
          </w:divBdr>
        </w:div>
        <w:div w:id="1335762487">
          <w:marLeft w:val="640"/>
          <w:marRight w:val="0"/>
          <w:marTop w:val="0"/>
          <w:marBottom w:val="0"/>
          <w:divBdr>
            <w:top w:val="none" w:sz="0" w:space="0" w:color="auto"/>
            <w:left w:val="none" w:sz="0" w:space="0" w:color="auto"/>
            <w:bottom w:val="none" w:sz="0" w:space="0" w:color="auto"/>
            <w:right w:val="none" w:sz="0" w:space="0" w:color="auto"/>
          </w:divBdr>
        </w:div>
        <w:div w:id="1091242675">
          <w:marLeft w:val="640"/>
          <w:marRight w:val="0"/>
          <w:marTop w:val="0"/>
          <w:marBottom w:val="0"/>
          <w:divBdr>
            <w:top w:val="none" w:sz="0" w:space="0" w:color="auto"/>
            <w:left w:val="none" w:sz="0" w:space="0" w:color="auto"/>
            <w:bottom w:val="none" w:sz="0" w:space="0" w:color="auto"/>
            <w:right w:val="none" w:sz="0" w:space="0" w:color="auto"/>
          </w:divBdr>
        </w:div>
        <w:div w:id="1993293168">
          <w:marLeft w:val="640"/>
          <w:marRight w:val="0"/>
          <w:marTop w:val="0"/>
          <w:marBottom w:val="0"/>
          <w:divBdr>
            <w:top w:val="none" w:sz="0" w:space="0" w:color="auto"/>
            <w:left w:val="none" w:sz="0" w:space="0" w:color="auto"/>
            <w:bottom w:val="none" w:sz="0" w:space="0" w:color="auto"/>
            <w:right w:val="none" w:sz="0" w:space="0" w:color="auto"/>
          </w:divBdr>
        </w:div>
        <w:div w:id="2109345118">
          <w:marLeft w:val="640"/>
          <w:marRight w:val="0"/>
          <w:marTop w:val="0"/>
          <w:marBottom w:val="0"/>
          <w:divBdr>
            <w:top w:val="none" w:sz="0" w:space="0" w:color="auto"/>
            <w:left w:val="none" w:sz="0" w:space="0" w:color="auto"/>
            <w:bottom w:val="none" w:sz="0" w:space="0" w:color="auto"/>
            <w:right w:val="none" w:sz="0" w:space="0" w:color="auto"/>
          </w:divBdr>
        </w:div>
        <w:div w:id="1610965153">
          <w:marLeft w:val="640"/>
          <w:marRight w:val="0"/>
          <w:marTop w:val="0"/>
          <w:marBottom w:val="0"/>
          <w:divBdr>
            <w:top w:val="none" w:sz="0" w:space="0" w:color="auto"/>
            <w:left w:val="none" w:sz="0" w:space="0" w:color="auto"/>
            <w:bottom w:val="none" w:sz="0" w:space="0" w:color="auto"/>
            <w:right w:val="none" w:sz="0" w:space="0" w:color="auto"/>
          </w:divBdr>
        </w:div>
        <w:div w:id="692193144">
          <w:marLeft w:val="640"/>
          <w:marRight w:val="0"/>
          <w:marTop w:val="0"/>
          <w:marBottom w:val="0"/>
          <w:divBdr>
            <w:top w:val="none" w:sz="0" w:space="0" w:color="auto"/>
            <w:left w:val="none" w:sz="0" w:space="0" w:color="auto"/>
            <w:bottom w:val="none" w:sz="0" w:space="0" w:color="auto"/>
            <w:right w:val="none" w:sz="0" w:space="0" w:color="auto"/>
          </w:divBdr>
        </w:div>
        <w:div w:id="289551967">
          <w:marLeft w:val="640"/>
          <w:marRight w:val="0"/>
          <w:marTop w:val="0"/>
          <w:marBottom w:val="0"/>
          <w:divBdr>
            <w:top w:val="none" w:sz="0" w:space="0" w:color="auto"/>
            <w:left w:val="none" w:sz="0" w:space="0" w:color="auto"/>
            <w:bottom w:val="none" w:sz="0" w:space="0" w:color="auto"/>
            <w:right w:val="none" w:sz="0" w:space="0" w:color="auto"/>
          </w:divBdr>
        </w:div>
        <w:div w:id="1777868013">
          <w:marLeft w:val="640"/>
          <w:marRight w:val="0"/>
          <w:marTop w:val="0"/>
          <w:marBottom w:val="0"/>
          <w:divBdr>
            <w:top w:val="none" w:sz="0" w:space="0" w:color="auto"/>
            <w:left w:val="none" w:sz="0" w:space="0" w:color="auto"/>
            <w:bottom w:val="none" w:sz="0" w:space="0" w:color="auto"/>
            <w:right w:val="none" w:sz="0" w:space="0" w:color="auto"/>
          </w:divBdr>
        </w:div>
        <w:div w:id="1152796801">
          <w:marLeft w:val="640"/>
          <w:marRight w:val="0"/>
          <w:marTop w:val="0"/>
          <w:marBottom w:val="0"/>
          <w:divBdr>
            <w:top w:val="none" w:sz="0" w:space="0" w:color="auto"/>
            <w:left w:val="none" w:sz="0" w:space="0" w:color="auto"/>
            <w:bottom w:val="none" w:sz="0" w:space="0" w:color="auto"/>
            <w:right w:val="none" w:sz="0" w:space="0" w:color="auto"/>
          </w:divBdr>
        </w:div>
        <w:div w:id="557932718">
          <w:marLeft w:val="640"/>
          <w:marRight w:val="0"/>
          <w:marTop w:val="0"/>
          <w:marBottom w:val="0"/>
          <w:divBdr>
            <w:top w:val="none" w:sz="0" w:space="0" w:color="auto"/>
            <w:left w:val="none" w:sz="0" w:space="0" w:color="auto"/>
            <w:bottom w:val="none" w:sz="0" w:space="0" w:color="auto"/>
            <w:right w:val="none" w:sz="0" w:space="0" w:color="auto"/>
          </w:divBdr>
        </w:div>
        <w:div w:id="569072334">
          <w:marLeft w:val="640"/>
          <w:marRight w:val="0"/>
          <w:marTop w:val="0"/>
          <w:marBottom w:val="0"/>
          <w:divBdr>
            <w:top w:val="none" w:sz="0" w:space="0" w:color="auto"/>
            <w:left w:val="none" w:sz="0" w:space="0" w:color="auto"/>
            <w:bottom w:val="none" w:sz="0" w:space="0" w:color="auto"/>
            <w:right w:val="none" w:sz="0" w:space="0" w:color="auto"/>
          </w:divBdr>
        </w:div>
        <w:div w:id="666981291">
          <w:marLeft w:val="640"/>
          <w:marRight w:val="0"/>
          <w:marTop w:val="0"/>
          <w:marBottom w:val="0"/>
          <w:divBdr>
            <w:top w:val="none" w:sz="0" w:space="0" w:color="auto"/>
            <w:left w:val="none" w:sz="0" w:space="0" w:color="auto"/>
            <w:bottom w:val="none" w:sz="0" w:space="0" w:color="auto"/>
            <w:right w:val="none" w:sz="0" w:space="0" w:color="auto"/>
          </w:divBdr>
        </w:div>
        <w:div w:id="1620334274">
          <w:marLeft w:val="640"/>
          <w:marRight w:val="0"/>
          <w:marTop w:val="0"/>
          <w:marBottom w:val="0"/>
          <w:divBdr>
            <w:top w:val="none" w:sz="0" w:space="0" w:color="auto"/>
            <w:left w:val="none" w:sz="0" w:space="0" w:color="auto"/>
            <w:bottom w:val="none" w:sz="0" w:space="0" w:color="auto"/>
            <w:right w:val="none" w:sz="0" w:space="0" w:color="auto"/>
          </w:divBdr>
        </w:div>
        <w:div w:id="1966085455">
          <w:marLeft w:val="640"/>
          <w:marRight w:val="0"/>
          <w:marTop w:val="0"/>
          <w:marBottom w:val="0"/>
          <w:divBdr>
            <w:top w:val="none" w:sz="0" w:space="0" w:color="auto"/>
            <w:left w:val="none" w:sz="0" w:space="0" w:color="auto"/>
            <w:bottom w:val="none" w:sz="0" w:space="0" w:color="auto"/>
            <w:right w:val="none" w:sz="0" w:space="0" w:color="auto"/>
          </w:divBdr>
        </w:div>
        <w:div w:id="1976256188">
          <w:marLeft w:val="640"/>
          <w:marRight w:val="0"/>
          <w:marTop w:val="0"/>
          <w:marBottom w:val="0"/>
          <w:divBdr>
            <w:top w:val="none" w:sz="0" w:space="0" w:color="auto"/>
            <w:left w:val="none" w:sz="0" w:space="0" w:color="auto"/>
            <w:bottom w:val="none" w:sz="0" w:space="0" w:color="auto"/>
            <w:right w:val="none" w:sz="0" w:space="0" w:color="auto"/>
          </w:divBdr>
        </w:div>
        <w:div w:id="627663814">
          <w:marLeft w:val="640"/>
          <w:marRight w:val="0"/>
          <w:marTop w:val="0"/>
          <w:marBottom w:val="0"/>
          <w:divBdr>
            <w:top w:val="none" w:sz="0" w:space="0" w:color="auto"/>
            <w:left w:val="none" w:sz="0" w:space="0" w:color="auto"/>
            <w:bottom w:val="none" w:sz="0" w:space="0" w:color="auto"/>
            <w:right w:val="none" w:sz="0" w:space="0" w:color="auto"/>
          </w:divBdr>
        </w:div>
        <w:div w:id="996692665">
          <w:marLeft w:val="640"/>
          <w:marRight w:val="0"/>
          <w:marTop w:val="0"/>
          <w:marBottom w:val="0"/>
          <w:divBdr>
            <w:top w:val="none" w:sz="0" w:space="0" w:color="auto"/>
            <w:left w:val="none" w:sz="0" w:space="0" w:color="auto"/>
            <w:bottom w:val="none" w:sz="0" w:space="0" w:color="auto"/>
            <w:right w:val="none" w:sz="0" w:space="0" w:color="auto"/>
          </w:divBdr>
        </w:div>
        <w:div w:id="510267935">
          <w:marLeft w:val="640"/>
          <w:marRight w:val="0"/>
          <w:marTop w:val="0"/>
          <w:marBottom w:val="0"/>
          <w:divBdr>
            <w:top w:val="none" w:sz="0" w:space="0" w:color="auto"/>
            <w:left w:val="none" w:sz="0" w:space="0" w:color="auto"/>
            <w:bottom w:val="none" w:sz="0" w:space="0" w:color="auto"/>
            <w:right w:val="none" w:sz="0" w:space="0" w:color="auto"/>
          </w:divBdr>
        </w:div>
        <w:div w:id="910894894">
          <w:marLeft w:val="640"/>
          <w:marRight w:val="0"/>
          <w:marTop w:val="0"/>
          <w:marBottom w:val="0"/>
          <w:divBdr>
            <w:top w:val="none" w:sz="0" w:space="0" w:color="auto"/>
            <w:left w:val="none" w:sz="0" w:space="0" w:color="auto"/>
            <w:bottom w:val="none" w:sz="0" w:space="0" w:color="auto"/>
            <w:right w:val="none" w:sz="0" w:space="0" w:color="auto"/>
          </w:divBdr>
        </w:div>
        <w:div w:id="646325989">
          <w:marLeft w:val="640"/>
          <w:marRight w:val="0"/>
          <w:marTop w:val="0"/>
          <w:marBottom w:val="0"/>
          <w:divBdr>
            <w:top w:val="none" w:sz="0" w:space="0" w:color="auto"/>
            <w:left w:val="none" w:sz="0" w:space="0" w:color="auto"/>
            <w:bottom w:val="none" w:sz="0" w:space="0" w:color="auto"/>
            <w:right w:val="none" w:sz="0" w:space="0" w:color="auto"/>
          </w:divBdr>
        </w:div>
        <w:div w:id="955066220">
          <w:marLeft w:val="640"/>
          <w:marRight w:val="0"/>
          <w:marTop w:val="0"/>
          <w:marBottom w:val="0"/>
          <w:divBdr>
            <w:top w:val="none" w:sz="0" w:space="0" w:color="auto"/>
            <w:left w:val="none" w:sz="0" w:space="0" w:color="auto"/>
            <w:bottom w:val="none" w:sz="0" w:space="0" w:color="auto"/>
            <w:right w:val="none" w:sz="0" w:space="0" w:color="auto"/>
          </w:divBdr>
        </w:div>
        <w:div w:id="1550334431">
          <w:marLeft w:val="640"/>
          <w:marRight w:val="0"/>
          <w:marTop w:val="0"/>
          <w:marBottom w:val="0"/>
          <w:divBdr>
            <w:top w:val="none" w:sz="0" w:space="0" w:color="auto"/>
            <w:left w:val="none" w:sz="0" w:space="0" w:color="auto"/>
            <w:bottom w:val="none" w:sz="0" w:space="0" w:color="auto"/>
            <w:right w:val="none" w:sz="0" w:space="0" w:color="auto"/>
          </w:divBdr>
        </w:div>
        <w:div w:id="1100639822">
          <w:marLeft w:val="640"/>
          <w:marRight w:val="0"/>
          <w:marTop w:val="0"/>
          <w:marBottom w:val="0"/>
          <w:divBdr>
            <w:top w:val="none" w:sz="0" w:space="0" w:color="auto"/>
            <w:left w:val="none" w:sz="0" w:space="0" w:color="auto"/>
            <w:bottom w:val="none" w:sz="0" w:space="0" w:color="auto"/>
            <w:right w:val="none" w:sz="0" w:space="0" w:color="auto"/>
          </w:divBdr>
        </w:div>
        <w:div w:id="1420784533">
          <w:marLeft w:val="640"/>
          <w:marRight w:val="0"/>
          <w:marTop w:val="0"/>
          <w:marBottom w:val="0"/>
          <w:divBdr>
            <w:top w:val="none" w:sz="0" w:space="0" w:color="auto"/>
            <w:left w:val="none" w:sz="0" w:space="0" w:color="auto"/>
            <w:bottom w:val="none" w:sz="0" w:space="0" w:color="auto"/>
            <w:right w:val="none" w:sz="0" w:space="0" w:color="auto"/>
          </w:divBdr>
        </w:div>
        <w:div w:id="1220089480">
          <w:marLeft w:val="640"/>
          <w:marRight w:val="0"/>
          <w:marTop w:val="0"/>
          <w:marBottom w:val="0"/>
          <w:divBdr>
            <w:top w:val="none" w:sz="0" w:space="0" w:color="auto"/>
            <w:left w:val="none" w:sz="0" w:space="0" w:color="auto"/>
            <w:bottom w:val="none" w:sz="0" w:space="0" w:color="auto"/>
            <w:right w:val="none" w:sz="0" w:space="0" w:color="auto"/>
          </w:divBdr>
        </w:div>
        <w:div w:id="1897816076">
          <w:marLeft w:val="640"/>
          <w:marRight w:val="0"/>
          <w:marTop w:val="0"/>
          <w:marBottom w:val="0"/>
          <w:divBdr>
            <w:top w:val="none" w:sz="0" w:space="0" w:color="auto"/>
            <w:left w:val="none" w:sz="0" w:space="0" w:color="auto"/>
            <w:bottom w:val="none" w:sz="0" w:space="0" w:color="auto"/>
            <w:right w:val="none" w:sz="0" w:space="0" w:color="auto"/>
          </w:divBdr>
        </w:div>
        <w:div w:id="1213346107">
          <w:marLeft w:val="640"/>
          <w:marRight w:val="0"/>
          <w:marTop w:val="0"/>
          <w:marBottom w:val="0"/>
          <w:divBdr>
            <w:top w:val="none" w:sz="0" w:space="0" w:color="auto"/>
            <w:left w:val="none" w:sz="0" w:space="0" w:color="auto"/>
            <w:bottom w:val="none" w:sz="0" w:space="0" w:color="auto"/>
            <w:right w:val="none" w:sz="0" w:space="0" w:color="auto"/>
          </w:divBdr>
        </w:div>
        <w:div w:id="787512423">
          <w:marLeft w:val="640"/>
          <w:marRight w:val="0"/>
          <w:marTop w:val="0"/>
          <w:marBottom w:val="0"/>
          <w:divBdr>
            <w:top w:val="none" w:sz="0" w:space="0" w:color="auto"/>
            <w:left w:val="none" w:sz="0" w:space="0" w:color="auto"/>
            <w:bottom w:val="none" w:sz="0" w:space="0" w:color="auto"/>
            <w:right w:val="none" w:sz="0" w:space="0" w:color="auto"/>
          </w:divBdr>
        </w:div>
        <w:div w:id="429815440">
          <w:marLeft w:val="640"/>
          <w:marRight w:val="0"/>
          <w:marTop w:val="0"/>
          <w:marBottom w:val="0"/>
          <w:divBdr>
            <w:top w:val="none" w:sz="0" w:space="0" w:color="auto"/>
            <w:left w:val="none" w:sz="0" w:space="0" w:color="auto"/>
            <w:bottom w:val="none" w:sz="0" w:space="0" w:color="auto"/>
            <w:right w:val="none" w:sz="0" w:space="0" w:color="auto"/>
          </w:divBdr>
        </w:div>
        <w:div w:id="598103621">
          <w:marLeft w:val="640"/>
          <w:marRight w:val="0"/>
          <w:marTop w:val="0"/>
          <w:marBottom w:val="0"/>
          <w:divBdr>
            <w:top w:val="none" w:sz="0" w:space="0" w:color="auto"/>
            <w:left w:val="none" w:sz="0" w:space="0" w:color="auto"/>
            <w:bottom w:val="none" w:sz="0" w:space="0" w:color="auto"/>
            <w:right w:val="none" w:sz="0" w:space="0" w:color="auto"/>
          </w:divBdr>
        </w:div>
        <w:div w:id="1173227917">
          <w:marLeft w:val="640"/>
          <w:marRight w:val="0"/>
          <w:marTop w:val="0"/>
          <w:marBottom w:val="0"/>
          <w:divBdr>
            <w:top w:val="none" w:sz="0" w:space="0" w:color="auto"/>
            <w:left w:val="none" w:sz="0" w:space="0" w:color="auto"/>
            <w:bottom w:val="none" w:sz="0" w:space="0" w:color="auto"/>
            <w:right w:val="none" w:sz="0" w:space="0" w:color="auto"/>
          </w:divBdr>
        </w:div>
        <w:div w:id="1836601890">
          <w:marLeft w:val="640"/>
          <w:marRight w:val="0"/>
          <w:marTop w:val="0"/>
          <w:marBottom w:val="0"/>
          <w:divBdr>
            <w:top w:val="none" w:sz="0" w:space="0" w:color="auto"/>
            <w:left w:val="none" w:sz="0" w:space="0" w:color="auto"/>
            <w:bottom w:val="none" w:sz="0" w:space="0" w:color="auto"/>
            <w:right w:val="none" w:sz="0" w:space="0" w:color="auto"/>
          </w:divBdr>
        </w:div>
        <w:div w:id="1931694384">
          <w:marLeft w:val="640"/>
          <w:marRight w:val="0"/>
          <w:marTop w:val="0"/>
          <w:marBottom w:val="0"/>
          <w:divBdr>
            <w:top w:val="none" w:sz="0" w:space="0" w:color="auto"/>
            <w:left w:val="none" w:sz="0" w:space="0" w:color="auto"/>
            <w:bottom w:val="none" w:sz="0" w:space="0" w:color="auto"/>
            <w:right w:val="none" w:sz="0" w:space="0" w:color="auto"/>
          </w:divBdr>
        </w:div>
        <w:div w:id="867984334">
          <w:marLeft w:val="640"/>
          <w:marRight w:val="0"/>
          <w:marTop w:val="0"/>
          <w:marBottom w:val="0"/>
          <w:divBdr>
            <w:top w:val="none" w:sz="0" w:space="0" w:color="auto"/>
            <w:left w:val="none" w:sz="0" w:space="0" w:color="auto"/>
            <w:bottom w:val="none" w:sz="0" w:space="0" w:color="auto"/>
            <w:right w:val="none" w:sz="0" w:space="0" w:color="auto"/>
          </w:divBdr>
        </w:div>
        <w:div w:id="1918707175">
          <w:marLeft w:val="640"/>
          <w:marRight w:val="0"/>
          <w:marTop w:val="0"/>
          <w:marBottom w:val="0"/>
          <w:divBdr>
            <w:top w:val="none" w:sz="0" w:space="0" w:color="auto"/>
            <w:left w:val="none" w:sz="0" w:space="0" w:color="auto"/>
            <w:bottom w:val="none" w:sz="0" w:space="0" w:color="auto"/>
            <w:right w:val="none" w:sz="0" w:space="0" w:color="auto"/>
          </w:divBdr>
        </w:div>
        <w:div w:id="529732754">
          <w:marLeft w:val="640"/>
          <w:marRight w:val="0"/>
          <w:marTop w:val="0"/>
          <w:marBottom w:val="0"/>
          <w:divBdr>
            <w:top w:val="none" w:sz="0" w:space="0" w:color="auto"/>
            <w:left w:val="none" w:sz="0" w:space="0" w:color="auto"/>
            <w:bottom w:val="none" w:sz="0" w:space="0" w:color="auto"/>
            <w:right w:val="none" w:sz="0" w:space="0" w:color="auto"/>
          </w:divBdr>
        </w:div>
        <w:div w:id="989363709">
          <w:marLeft w:val="640"/>
          <w:marRight w:val="0"/>
          <w:marTop w:val="0"/>
          <w:marBottom w:val="0"/>
          <w:divBdr>
            <w:top w:val="none" w:sz="0" w:space="0" w:color="auto"/>
            <w:left w:val="none" w:sz="0" w:space="0" w:color="auto"/>
            <w:bottom w:val="none" w:sz="0" w:space="0" w:color="auto"/>
            <w:right w:val="none" w:sz="0" w:space="0" w:color="auto"/>
          </w:divBdr>
        </w:div>
        <w:div w:id="273367314">
          <w:marLeft w:val="640"/>
          <w:marRight w:val="0"/>
          <w:marTop w:val="0"/>
          <w:marBottom w:val="0"/>
          <w:divBdr>
            <w:top w:val="none" w:sz="0" w:space="0" w:color="auto"/>
            <w:left w:val="none" w:sz="0" w:space="0" w:color="auto"/>
            <w:bottom w:val="none" w:sz="0" w:space="0" w:color="auto"/>
            <w:right w:val="none" w:sz="0" w:space="0" w:color="auto"/>
          </w:divBdr>
        </w:div>
        <w:div w:id="1611741699">
          <w:marLeft w:val="640"/>
          <w:marRight w:val="0"/>
          <w:marTop w:val="0"/>
          <w:marBottom w:val="0"/>
          <w:divBdr>
            <w:top w:val="none" w:sz="0" w:space="0" w:color="auto"/>
            <w:left w:val="none" w:sz="0" w:space="0" w:color="auto"/>
            <w:bottom w:val="none" w:sz="0" w:space="0" w:color="auto"/>
            <w:right w:val="none" w:sz="0" w:space="0" w:color="auto"/>
          </w:divBdr>
        </w:div>
        <w:div w:id="722215305">
          <w:marLeft w:val="640"/>
          <w:marRight w:val="0"/>
          <w:marTop w:val="0"/>
          <w:marBottom w:val="0"/>
          <w:divBdr>
            <w:top w:val="none" w:sz="0" w:space="0" w:color="auto"/>
            <w:left w:val="none" w:sz="0" w:space="0" w:color="auto"/>
            <w:bottom w:val="none" w:sz="0" w:space="0" w:color="auto"/>
            <w:right w:val="none" w:sz="0" w:space="0" w:color="auto"/>
          </w:divBdr>
        </w:div>
        <w:div w:id="76022978">
          <w:marLeft w:val="640"/>
          <w:marRight w:val="0"/>
          <w:marTop w:val="0"/>
          <w:marBottom w:val="0"/>
          <w:divBdr>
            <w:top w:val="none" w:sz="0" w:space="0" w:color="auto"/>
            <w:left w:val="none" w:sz="0" w:space="0" w:color="auto"/>
            <w:bottom w:val="none" w:sz="0" w:space="0" w:color="auto"/>
            <w:right w:val="none" w:sz="0" w:space="0" w:color="auto"/>
          </w:divBdr>
        </w:div>
        <w:div w:id="1208058">
          <w:marLeft w:val="640"/>
          <w:marRight w:val="0"/>
          <w:marTop w:val="0"/>
          <w:marBottom w:val="0"/>
          <w:divBdr>
            <w:top w:val="none" w:sz="0" w:space="0" w:color="auto"/>
            <w:left w:val="none" w:sz="0" w:space="0" w:color="auto"/>
            <w:bottom w:val="none" w:sz="0" w:space="0" w:color="auto"/>
            <w:right w:val="none" w:sz="0" w:space="0" w:color="auto"/>
          </w:divBdr>
        </w:div>
        <w:div w:id="541095457">
          <w:marLeft w:val="640"/>
          <w:marRight w:val="0"/>
          <w:marTop w:val="0"/>
          <w:marBottom w:val="0"/>
          <w:divBdr>
            <w:top w:val="none" w:sz="0" w:space="0" w:color="auto"/>
            <w:left w:val="none" w:sz="0" w:space="0" w:color="auto"/>
            <w:bottom w:val="none" w:sz="0" w:space="0" w:color="auto"/>
            <w:right w:val="none" w:sz="0" w:space="0" w:color="auto"/>
          </w:divBdr>
        </w:div>
        <w:div w:id="1952129035">
          <w:marLeft w:val="640"/>
          <w:marRight w:val="0"/>
          <w:marTop w:val="0"/>
          <w:marBottom w:val="0"/>
          <w:divBdr>
            <w:top w:val="none" w:sz="0" w:space="0" w:color="auto"/>
            <w:left w:val="none" w:sz="0" w:space="0" w:color="auto"/>
            <w:bottom w:val="none" w:sz="0" w:space="0" w:color="auto"/>
            <w:right w:val="none" w:sz="0" w:space="0" w:color="auto"/>
          </w:divBdr>
        </w:div>
      </w:divsChild>
    </w:div>
    <w:div w:id="1766223395">
      <w:bodyDiv w:val="1"/>
      <w:marLeft w:val="0"/>
      <w:marRight w:val="0"/>
      <w:marTop w:val="0"/>
      <w:marBottom w:val="0"/>
      <w:divBdr>
        <w:top w:val="none" w:sz="0" w:space="0" w:color="auto"/>
        <w:left w:val="none" w:sz="0" w:space="0" w:color="auto"/>
        <w:bottom w:val="none" w:sz="0" w:space="0" w:color="auto"/>
        <w:right w:val="none" w:sz="0" w:space="0" w:color="auto"/>
      </w:divBdr>
      <w:divsChild>
        <w:div w:id="1266646096">
          <w:marLeft w:val="640"/>
          <w:marRight w:val="0"/>
          <w:marTop w:val="0"/>
          <w:marBottom w:val="0"/>
          <w:divBdr>
            <w:top w:val="none" w:sz="0" w:space="0" w:color="auto"/>
            <w:left w:val="none" w:sz="0" w:space="0" w:color="auto"/>
            <w:bottom w:val="none" w:sz="0" w:space="0" w:color="auto"/>
            <w:right w:val="none" w:sz="0" w:space="0" w:color="auto"/>
          </w:divBdr>
        </w:div>
        <w:div w:id="1026949904">
          <w:marLeft w:val="640"/>
          <w:marRight w:val="0"/>
          <w:marTop w:val="0"/>
          <w:marBottom w:val="0"/>
          <w:divBdr>
            <w:top w:val="none" w:sz="0" w:space="0" w:color="auto"/>
            <w:left w:val="none" w:sz="0" w:space="0" w:color="auto"/>
            <w:bottom w:val="none" w:sz="0" w:space="0" w:color="auto"/>
            <w:right w:val="none" w:sz="0" w:space="0" w:color="auto"/>
          </w:divBdr>
        </w:div>
        <w:div w:id="365716222">
          <w:marLeft w:val="640"/>
          <w:marRight w:val="0"/>
          <w:marTop w:val="0"/>
          <w:marBottom w:val="0"/>
          <w:divBdr>
            <w:top w:val="none" w:sz="0" w:space="0" w:color="auto"/>
            <w:left w:val="none" w:sz="0" w:space="0" w:color="auto"/>
            <w:bottom w:val="none" w:sz="0" w:space="0" w:color="auto"/>
            <w:right w:val="none" w:sz="0" w:space="0" w:color="auto"/>
          </w:divBdr>
        </w:div>
        <w:div w:id="1067849456">
          <w:marLeft w:val="640"/>
          <w:marRight w:val="0"/>
          <w:marTop w:val="0"/>
          <w:marBottom w:val="0"/>
          <w:divBdr>
            <w:top w:val="none" w:sz="0" w:space="0" w:color="auto"/>
            <w:left w:val="none" w:sz="0" w:space="0" w:color="auto"/>
            <w:bottom w:val="none" w:sz="0" w:space="0" w:color="auto"/>
            <w:right w:val="none" w:sz="0" w:space="0" w:color="auto"/>
          </w:divBdr>
        </w:div>
        <w:div w:id="2058433337">
          <w:marLeft w:val="640"/>
          <w:marRight w:val="0"/>
          <w:marTop w:val="0"/>
          <w:marBottom w:val="0"/>
          <w:divBdr>
            <w:top w:val="none" w:sz="0" w:space="0" w:color="auto"/>
            <w:left w:val="none" w:sz="0" w:space="0" w:color="auto"/>
            <w:bottom w:val="none" w:sz="0" w:space="0" w:color="auto"/>
            <w:right w:val="none" w:sz="0" w:space="0" w:color="auto"/>
          </w:divBdr>
        </w:div>
        <w:div w:id="480269052">
          <w:marLeft w:val="640"/>
          <w:marRight w:val="0"/>
          <w:marTop w:val="0"/>
          <w:marBottom w:val="0"/>
          <w:divBdr>
            <w:top w:val="none" w:sz="0" w:space="0" w:color="auto"/>
            <w:left w:val="none" w:sz="0" w:space="0" w:color="auto"/>
            <w:bottom w:val="none" w:sz="0" w:space="0" w:color="auto"/>
            <w:right w:val="none" w:sz="0" w:space="0" w:color="auto"/>
          </w:divBdr>
        </w:div>
        <w:div w:id="791946294">
          <w:marLeft w:val="640"/>
          <w:marRight w:val="0"/>
          <w:marTop w:val="0"/>
          <w:marBottom w:val="0"/>
          <w:divBdr>
            <w:top w:val="none" w:sz="0" w:space="0" w:color="auto"/>
            <w:left w:val="none" w:sz="0" w:space="0" w:color="auto"/>
            <w:bottom w:val="none" w:sz="0" w:space="0" w:color="auto"/>
            <w:right w:val="none" w:sz="0" w:space="0" w:color="auto"/>
          </w:divBdr>
        </w:div>
        <w:div w:id="1029910353">
          <w:marLeft w:val="640"/>
          <w:marRight w:val="0"/>
          <w:marTop w:val="0"/>
          <w:marBottom w:val="0"/>
          <w:divBdr>
            <w:top w:val="none" w:sz="0" w:space="0" w:color="auto"/>
            <w:left w:val="none" w:sz="0" w:space="0" w:color="auto"/>
            <w:bottom w:val="none" w:sz="0" w:space="0" w:color="auto"/>
            <w:right w:val="none" w:sz="0" w:space="0" w:color="auto"/>
          </w:divBdr>
        </w:div>
        <w:div w:id="1443761203">
          <w:marLeft w:val="640"/>
          <w:marRight w:val="0"/>
          <w:marTop w:val="0"/>
          <w:marBottom w:val="0"/>
          <w:divBdr>
            <w:top w:val="none" w:sz="0" w:space="0" w:color="auto"/>
            <w:left w:val="none" w:sz="0" w:space="0" w:color="auto"/>
            <w:bottom w:val="none" w:sz="0" w:space="0" w:color="auto"/>
            <w:right w:val="none" w:sz="0" w:space="0" w:color="auto"/>
          </w:divBdr>
        </w:div>
        <w:div w:id="349263224">
          <w:marLeft w:val="640"/>
          <w:marRight w:val="0"/>
          <w:marTop w:val="0"/>
          <w:marBottom w:val="0"/>
          <w:divBdr>
            <w:top w:val="none" w:sz="0" w:space="0" w:color="auto"/>
            <w:left w:val="none" w:sz="0" w:space="0" w:color="auto"/>
            <w:bottom w:val="none" w:sz="0" w:space="0" w:color="auto"/>
            <w:right w:val="none" w:sz="0" w:space="0" w:color="auto"/>
          </w:divBdr>
        </w:div>
        <w:div w:id="1794209403">
          <w:marLeft w:val="640"/>
          <w:marRight w:val="0"/>
          <w:marTop w:val="0"/>
          <w:marBottom w:val="0"/>
          <w:divBdr>
            <w:top w:val="none" w:sz="0" w:space="0" w:color="auto"/>
            <w:left w:val="none" w:sz="0" w:space="0" w:color="auto"/>
            <w:bottom w:val="none" w:sz="0" w:space="0" w:color="auto"/>
            <w:right w:val="none" w:sz="0" w:space="0" w:color="auto"/>
          </w:divBdr>
        </w:div>
        <w:div w:id="2130078448">
          <w:marLeft w:val="640"/>
          <w:marRight w:val="0"/>
          <w:marTop w:val="0"/>
          <w:marBottom w:val="0"/>
          <w:divBdr>
            <w:top w:val="none" w:sz="0" w:space="0" w:color="auto"/>
            <w:left w:val="none" w:sz="0" w:space="0" w:color="auto"/>
            <w:bottom w:val="none" w:sz="0" w:space="0" w:color="auto"/>
            <w:right w:val="none" w:sz="0" w:space="0" w:color="auto"/>
          </w:divBdr>
        </w:div>
        <w:div w:id="559635426">
          <w:marLeft w:val="640"/>
          <w:marRight w:val="0"/>
          <w:marTop w:val="0"/>
          <w:marBottom w:val="0"/>
          <w:divBdr>
            <w:top w:val="none" w:sz="0" w:space="0" w:color="auto"/>
            <w:left w:val="none" w:sz="0" w:space="0" w:color="auto"/>
            <w:bottom w:val="none" w:sz="0" w:space="0" w:color="auto"/>
            <w:right w:val="none" w:sz="0" w:space="0" w:color="auto"/>
          </w:divBdr>
        </w:div>
        <w:div w:id="2120955065">
          <w:marLeft w:val="640"/>
          <w:marRight w:val="0"/>
          <w:marTop w:val="0"/>
          <w:marBottom w:val="0"/>
          <w:divBdr>
            <w:top w:val="none" w:sz="0" w:space="0" w:color="auto"/>
            <w:left w:val="none" w:sz="0" w:space="0" w:color="auto"/>
            <w:bottom w:val="none" w:sz="0" w:space="0" w:color="auto"/>
            <w:right w:val="none" w:sz="0" w:space="0" w:color="auto"/>
          </w:divBdr>
        </w:div>
        <w:div w:id="977806533">
          <w:marLeft w:val="640"/>
          <w:marRight w:val="0"/>
          <w:marTop w:val="0"/>
          <w:marBottom w:val="0"/>
          <w:divBdr>
            <w:top w:val="none" w:sz="0" w:space="0" w:color="auto"/>
            <w:left w:val="none" w:sz="0" w:space="0" w:color="auto"/>
            <w:bottom w:val="none" w:sz="0" w:space="0" w:color="auto"/>
            <w:right w:val="none" w:sz="0" w:space="0" w:color="auto"/>
          </w:divBdr>
        </w:div>
        <w:div w:id="720176187">
          <w:marLeft w:val="640"/>
          <w:marRight w:val="0"/>
          <w:marTop w:val="0"/>
          <w:marBottom w:val="0"/>
          <w:divBdr>
            <w:top w:val="none" w:sz="0" w:space="0" w:color="auto"/>
            <w:left w:val="none" w:sz="0" w:space="0" w:color="auto"/>
            <w:bottom w:val="none" w:sz="0" w:space="0" w:color="auto"/>
            <w:right w:val="none" w:sz="0" w:space="0" w:color="auto"/>
          </w:divBdr>
        </w:div>
        <w:div w:id="1223104219">
          <w:marLeft w:val="640"/>
          <w:marRight w:val="0"/>
          <w:marTop w:val="0"/>
          <w:marBottom w:val="0"/>
          <w:divBdr>
            <w:top w:val="none" w:sz="0" w:space="0" w:color="auto"/>
            <w:left w:val="none" w:sz="0" w:space="0" w:color="auto"/>
            <w:bottom w:val="none" w:sz="0" w:space="0" w:color="auto"/>
            <w:right w:val="none" w:sz="0" w:space="0" w:color="auto"/>
          </w:divBdr>
        </w:div>
        <w:div w:id="1724864169">
          <w:marLeft w:val="640"/>
          <w:marRight w:val="0"/>
          <w:marTop w:val="0"/>
          <w:marBottom w:val="0"/>
          <w:divBdr>
            <w:top w:val="none" w:sz="0" w:space="0" w:color="auto"/>
            <w:left w:val="none" w:sz="0" w:space="0" w:color="auto"/>
            <w:bottom w:val="none" w:sz="0" w:space="0" w:color="auto"/>
            <w:right w:val="none" w:sz="0" w:space="0" w:color="auto"/>
          </w:divBdr>
        </w:div>
        <w:div w:id="545026271">
          <w:marLeft w:val="640"/>
          <w:marRight w:val="0"/>
          <w:marTop w:val="0"/>
          <w:marBottom w:val="0"/>
          <w:divBdr>
            <w:top w:val="none" w:sz="0" w:space="0" w:color="auto"/>
            <w:left w:val="none" w:sz="0" w:space="0" w:color="auto"/>
            <w:bottom w:val="none" w:sz="0" w:space="0" w:color="auto"/>
            <w:right w:val="none" w:sz="0" w:space="0" w:color="auto"/>
          </w:divBdr>
        </w:div>
        <w:div w:id="1155411804">
          <w:marLeft w:val="640"/>
          <w:marRight w:val="0"/>
          <w:marTop w:val="0"/>
          <w:marBottom w:val="0"/>
          <w:divBdr>
            <w:top w:val="none" w:sz="0" w:space="0" w:color="auto"/>
            <w:left w:val="none" w:sz="0" w:space="0" w:color="auto"/>
            <w:bottom w:val="none" w:sz="0" w:space="0" w:color="auto"/>
            <w:right w:val="none" w:sz="0" w:space="0" w:color="auto"/>
          </w:divBdr>
        </w:div>
        <w:div w:id="1905529700">
          <w:marLeft w:val="640"/>
          <w:marRight w:val="0"/>
          <w:marTop w:val="0"/>
          <w:marBottom w:val="0"/>
          <w:divBdr>
            <w:top w:val="none" w:sz="0" w:space="0" w:color="auto"/>
            <w:left w:val="none" w:sz="0" w:space="0" w:color="auto"/>
            <w:bottom w:val="none" w:sz="0" w:space="0" w:color="auto"/>
            <w:right w:val="none" w:sz="0" w:space="0" w:color="auto"/>
          </w:divBdr>
        </w:div>
        <w:div w:id="1794975843">
          <w:marLeft w:val="640"/>
          <w:marRight w:val="0"/>
          <w:marTop w:val="0"/>
          <w:marBottom w:val="0"/>
          <w:divBdr>
            <w:top w:val="none" w:sz="0" w:space="0" w:color="auto"/>
            <w:left w:val="none" w:sz="0" w:space="0" w:color="auto"/>
            <w:bottom w:val="none" w:sz="0" w:space="0" w:color="auto"/>
            <w:right w:val="none" w:sz="0" w:space="0" w:color="auto"/>
          </w:divBdr>
        </w:div>
        <w:div w:id="1837066456">
          <w:marLeft w:val="640"/>
          <w:marRight w:val="0"/>
          <w:marTop w:val="0"/>
          <w:marBottom w:val="0"/>
          <w:divBdr>
            <w:top w:val="none" w:sz="0" w:space="0" w:color="auto"/>
            <w:left w:val="none" w:sz="0" w:space="0" w:color="auto"/>
            <w:bottom w:val="none" w:sz="0" w:space="0" w:color="auto"/>
            <w:right w:val="none" w:sz="0" w:space="0" w:color="auto"/>
          </w:divBdr>
        </w:div>
        <w:div w:id="1140343914">
          <w:marLeft w:val="640"/>
          <w:marRight w:val="0"/>
          <w:marTop w:val="0"/>
          <w:marBottom w:val="0"/>
          <w:divBdr>
            <w:top w:val="none" w:sz="0" w:space="0" w:color="auto"/>
            <w:left w:val="none" w:sz="0" w:space="0" w:color="auto"/>
            <w:bottom w:val="none" w:sz="0" w:space="0" w:color="auto"/>
            <w:right w:val="none" w:sz="0" w:space="0" w:color="auto"/>
          </w:divBdr>
        </w:div>
        <w:div w:id="575359694">
          <w:marLeft w:val="640"/>
          <w:marRight w:val="0"/>
          <w:marTop w:val="0"/>
          <w:marBottom w:val="0"/>
          <w:divBdr>
            <w:top w:val="none" w:sz="0" w:space="0" w:color="auto"/>
            <w:left w:val="none" w:sz="0" w:space="0" w:color="auto"/>
            <w:bottom w:val="none" w:sz="0" w:space="0" w:color="auto"/>
            <w:right w:val="none" w:sz="0" w:space="0" w:color="auto"/>
          </w:divBdr>
        </w:div>
        <w:div w:id="1831095205">
          <w:marLeft w:val="640"/>
          <w:marRight w:val="0"/>
          <w:marTop w:val="0"/>
          <w:marBottom w:val="0"/>
          <w:divBdr>
            <w:top w:val="none" w:sz="0" w:space="0" w:color="auto"/>
            <w:left w:val="none" w:sz="0" w:space="0" w:color="auto"/>
            <w:bottom w:val="none" w:sz="0" w:space="0" w:color="auto"/>
            <w:right w:val="none" w:sz="0" w:space="0" w:color="auto"/>
          </w:divBdr>
        </w:div>
        <w:div w:id="411857616">
          <w:marLeft w:val="640"/>
          <w:marRight w:val="0"/>
          <w:marTop w:val="0"/>
          <w:marBottom w:val="0"/>
          <w:divBdr>
            <w:top w:val="none" w:sz="0" w:space="0" w:color="auto"/>
            <w:left w:val="none" w:sz="0" w:space="0" w:color="auto"/>
            <w:bottom w:val="none" w:sz="0" w:space="0" w:color="auto"/>
            <w:right w:val="none" w:sz="0" w:space="0" w:color="auto"/>
          </w:divBdr>
        </w:div>
        <w:div w:id="1100028156">
          <w:marLeft w:val="640"/>
          <w:marRight w:val="0"/>
          <w:marTop w:val="0"/>
          <w:marBottom w:val="0"/>
          <w:divBdr>
            <w:top w:val="none" w:sz="0" w:space="0" w:color="auto"/>
            <w:left w:val="none" w:sz="0" w:space="0" w:color="auto"/>
            <w:bottom w:val="none" w:sz="0" w:space="0" w:color="auto"/>
            <w:right w:val="none" w:sz="0" w:space="0" w:color="auto"/>
          </w:divBdr>
        </w:div>
        <w:div w:id="264732144">
          <w:marLeft w:val="640"/>
          <w:marRight w:val="0"/>
          <w:marTop w:val="0"/>
          <w:marBottom w:val="0"/>
          <w:divBdr>
            <w:top w:val="none" w:sz="0" w:space="0" w:color="auto"/>
            <w:left w:val="none" w:sz="0" w:space="0" w:color="auto"/>
            <w:bottom w:val="none" w:sz="0" w:space="0" w:color="auto"/>
            <w:right w:val="none" w:sz="0" w:space="0" w:color="auto"/>
          </w:divBdr>
        </w:div>
        <w:div w:id="399055945">
          <w:marLeft w:val="640"/>
          <w:marRight w:val="0"/>
          <w:marTop w:val="0"/>
          <w:marBottom w:val="0"/>
          <w:divBdr>
            <w:top w:val="none" w:sz="0" w:space="0" w:color="auto"/>
            <w:left w:val="none" w:sz="0" w:space="0" w:color="auto"/>
            <w:bottom w:val="none" w:sz="0" w:space="0" w:color="auto"/>
            <w:right w:val="none" w:sz="0" w:space="0" w:color="auto"/>
          </w:divBdr>
        </w:div>
        <w:div w:id="507671041">
          <w:marLeft w:val="640"/>
          <w:marRight w:val="0"/>
          <w:marTop w:val="0"/>
          <w:marBottom w:val="0"/>
          <w:divBdr>
            <w:top w:val="none" w:sz="0" w:space="0" w:color="auto"/>
            <w:left w:val="none" w:sz="0" w:space="0" w:color="auto"/>
            <w:bottom w:val="none" w:sz="0" w:space="0" w:color="auto"/>
            <w:right w:val="none" w:sz="0" w:space="0" w:color="auto"/>
          </w:divBdr>
        </w:div>
        <w:div w:id="1116829841">
          <w:marLeft w:val="640"/>
          <w:marRight w:val="0"/>
          <w:marTop w:val="0"/>
          <w:marBottom w:val="0"/>
          <w:divBdr>
            <w:top w:val="none" w:sz="0" w:space="0" w:color="auto"/>
            <w:left w:val="none" w:sz="0" w:space="0" w:color="auto"/>
            <w:bottom w:val="none" w:sz="0" w:space="0" w:color="auto"/>
            <w:right w:val="none" w:sz="0" w:space="0" w:color="auto"/>
          </w:divBdr>
        </w:div>
        <w:div w:id="128591395">
          <w:marLeft w:val="640"/>
          <w:marRight w:val="0"/>
          <w:marTop w:val="0"/>
          <w:marBottom w:val="0"/>
          <w:divBdr>
            <w:top w:val="none" w:sz="0" w:space="0" w:color="auto"/>
            <w:left w:val="none" w:sz="0" w:space="0" w:color="auto"/>
            <w:bottom w:val="none" w:sz="0" w:space="0" w:color="auto"/>
            <w:right w:val="none" w:sz="0" w:space="0" w:color="auto"/>
          </w:divBdr>
        </w:div>
        <w:div w:id="245572427">
          <w:marLeft w:val="640"/>
          <w:marRight w:val="0"/>
          <w:marTop w:val="0"/>
          <w:marBottom w:val="0"/>
          <w:divBdr>
            <w:top w:val="none" w:sz="0" w:space="0" w:color="auto"/>
            <w:left w:val="none" w:sz="0" w:space="0" w:color="auto"/>
            <w:bottom w:val="none" w:sz="0" w:space="0" w:color="auto"/>
            <w:right w:val="none" w:sz="0" w:space="0" w:color="auto"/>
          </w:divBdr>
        </w:div>
        <w:div w:id="153379634">
          <w:marLeft w:val="640"/>
          <w:marRight w:val="0"/>
          <w:marTop w:val="0"/>
          <w:marBottom w:val="0"/>
          <w:divBdr>
            <w:top w:val="none" w:sz="0" w:space="0" w:color="auto"/>
            <w:left w:val="none" w:sz="0" w:space="0" w:color="auto"/>
            <w:bottom w:val="none" w:sz="0" w:space="0" w:color="auto"/>
            <w:right w:val="none" w:sz="0" w:space="0" w:color="auto"/>
          </w:divBdr>
        </w:div>
        <w:div w:id="467481252">
          <w:marLeft w:val="640"/>
          <w:marRight w:val="0"/>
          <w:marTop w:val="0"/>
          <w:marBottom w:val="0"/>
          <w:divBdr>
            <w:top w:val="none" w:sz="0" w:space="0" w:color="auto"/>
            <w:left w:val="none" w:sz="0" w:space="0" w:color="auto"/>
            <w:bottom w:val="none" w:sz="0" w:space="0" w:color="auto"/>
            <w:right w:val="none" w:sz="0" w:space="0" w:color="auto"/>
          </w:divBdr>
        </w:div>
        <w:div w:id="1111434799">
          <w:marLeft w:val="640"/>
          <w:marRight w:val="0"/>
          <w:marTop w:val="0"/>
          <w:marBottom w:val="0"/>
          <w:divBdr>
            <w:top w:val="none" w:sz="0" w:space="0" w:color="auto"/>
            <w:left w:val="none" w:sz="0" w:space="0" w:color="auto"/>
            <w:bottom w:val="none" w:sz="0" w:space="0" w:color="auto"/>
            <w:right w:val="none" w:sz="0" w:space="0" w:color="auto"/>
          </w:divBdr>
        </w:div>
        <w:div w:id="1620213417">
          <w:marLeft w:val="640"/>
          <w:marRight w:val="0"/>
          <w:marTop w:val="0"/>
          <w:marBottom w:val="0"/>
          <w:divBdr>
            <w:top w:val="none" w:sz="0" w:space="0" w:color="auto"/>
            <w:left w:val="none" w:sz="0" w:space="0" w:color="auto"/>
            <w:bottom w:val="none" w:sz="0" w:space="0" w:color="auto"/>
            <w:right w:val="none" w:sz="0" w:space="0" w:color="auto"/>
          </w:divBdr>
        </w:div>
        <w:div w:id="1211304627">
          <w:marLeft w:val="640"/>
          <w:marRight w:val="0"/>
          <w:marTop w:val="0"/>
          <w:marBottom w:val="0"/>
          <w:divBdr>
            <w:top w:val="none" w:sz="0" w:space="0" w:color="auto"/>
            <w:left w:val="none" w:sz="0" w:space="0" w:color="auto"/>
            <w:bottom w:val="none" w:sz="0" w:space="0" w:color="auto"/>
            <w:right w:val="none" w:sz="0" w:space="0" w:color="auto"/>
          </w:divBdr>
        </w:div>
        <w:div w:id="2127196640">
          <w:marLeft w:val="640"/>
          <w:marRight w:val="0"/>
          <w:marTop w:val="0"/>
          <w:marBottom w:val="0"/>
          <w:divBdr>
            <w:top w:val="none" w:sz="0" w:space="0" w:color="auto"/>
            <w:left w:val="none" w:sz="0" w:space="0" w:color="auto"/>
            <w:bottom w:val="none" w:sz="0" w:space="0" w:color="auto"/>
            <w:right w:val="none" w:sz="0" w:space="0" w:color="auto"/>
          </w:divBdr>
        </w:div>
        <w:div w:id="1027100794">
          <w:marLeft w:val="640"/>
          <w:marRight w:val="0"/>
          <w:marTop w:val="0"/>
          <w:marBottom w:val="0"/>
          <w:divBdr>
            <w:top w:val="none" w:sz="0" w:space="0" w:color="auto"/>
            <w:left w:val="none" w:sz="0" w:space="0" w:color="auto"/>
            <w:bottom w:val="none" w:sz="0" w:space="0" w:color="auto"/>
            <w:right w:val="none" w:sz="0" w:space="0" w:color="auto"/>
          </w:divBdr>
        </w:div>
        <w:div w:id="2011716695">
          <w:marLeft w:val="640"/>
          <w:marRight w:val="0"/>
          <w:marTop w:val="0"/>
          <w:marBottom w:val="0"/>
          <w:divBdr>
            <w:top w:val="none" w:sz="0" w:space="0" w:color="auto"/>
            <w:left w:val="none" w:sz="0" w:space="0" w:color="auto"/>
            <w:bottom w:val="none" w:sz="0" w:space="0" w:color="auto"/>
            <w:right w:val="none" w:sz="0" w:space="0" w:color="auto"/>
          </w:divBdr>
        </w:div>
        <w:div w:id="367922468">
          <w:marLeft w:val="640"/>
          <w:marRight w:val="0"/>
          <w:marTop w:val="0"/>
          <w:marBottom w:val="0"/>
          <w:divBdr>
            <w:top w:val="none" w:sz="0" w:space="0" w:color="auto"/>
            <w:left w:val="none" w:sz="0" w:space="0" w:color="auto"/>
            <w:bottom w:val="none" w:sz="0" w:space="0" w:color="auto"/>
            <w:right w:val="none" w:sz="0" w:space="0" w:color="auto"/>
          </w:divBdr>
        </w:div>
        <w:div w:id="817653558">
          <w:marLeft w:val="640"/>
          <w:marRight w:val="0"/>
          <w:marTop w:val="0"/>
          <w:marBottom w:val="0"/>
          <w:divBdr>
            <w:top w:val="none" w:sz="0" w:space="0" w:color="auto"/>
            <w:left w:val="none" w:sz="0" w:space="0" w:color="auto"/>
            <w:bottom w:val="none" w:sz="0" w:space="0" w:color="auto"/>
            <w:right w:val="none" w:sz="0" w:space="0" w:color="auto"/>
          </w:divBdr>
        </w:div>
        <w:div w:id="738017201">
          <w:marLeft w:val="640"/>
          <w:marRight w:val="0"/>
          <w:marTop w:val="0"/>
          <w:marBottom w:val="0"/>
          <w:divBdr>
            <w:top w:val="none" w:sz="0" w:space="0" w:color="auto"/>
            <w:left w:val="none" w:sz="0" w:space="0" w:color="auto"/>
            <w:bottom w:val="none" w:sz="0" w:space="0" w:color="auto"/>
            <w:right w:val="none" w:sz="0" w:space="0" w:color="auto"/>
          </w:divBdr>
        </w:div>
        <w:div w:id="308823293">
          <w:marLeft w:val="640"/>
          <w:marRight w:val="0"/>
          <w:marTop w:val="0"/>
          <w:marBottom w:val="0"/>
          <w:divBdr>
            <w:top w:val="none" w:sz="0" w:space="0" w:color="auto"/>
            <w:left w:val="none" w:sz="0" w:space="0" w:color="auto"/>
            <w:bottom w:val="none" w:sz="0" w:space="0" w:color="auto"/>
            <w:right w:val="none" w:sz="0" w:space="0" w:color="auto"/>
          </w:divBdr>
        </w:div>
        <w:div w:id="1132409059">
          <w:marLeft w:val="640"/>
          <w:marRight w:val="0"/>
          <w:marTop w:val="0"/>
          <w:marBottom w:val="0"/>
          <w:divBdr>
            <w:top w:val="none" w:sz="0" w:space="0" w:color="auto"/>
            <w:left w:val="none" w:sz="0" w:space="0" w:color="auto"/>
            <w:bottom w:val="none" w:sz="0" w:space="0" w:color="auto"/>
            <w:right w:val="none" w:sz="0" w:space="0" w:color="auto"/>
          </w:divBdr>
        </w:div>
        <w:div w:id="352001529">
          <w:marLeft w:val="640"/>
          <w:marRight w:val="0"/>
          <w:marTop w:val="0"/>
          <w:marBottom w:val="0"/>
          <w:divBdr>
            <w:top w:val="none" w:sz="0" w:space="0" w:color="auto"/>
            <w:left w:val="none" w:sz="0" w:space="0" w:color="auto"/>
            <w:bottom w:val="none" w:sz="0" w:space="0" w:color="auto"/>
            <w:right w:val="none" w:sz="0" w:space="0" w:color="auto"/>
          </w:divBdr>
        </w:div>
        <w:div w:id="2068871027">
          <w:marLeft w:val="640"/>
          <w:marRight w:val="0"/>
          <w:marTop w:val="0"/>
          <w:marBottom w:val="0"/>
          <w:divBdr>
            <w:top w:val="none" w:sz="0" w:space="0" w:color="auto"/>
            <w:left w:val="none" w:sz="0" w:space="0" w:color="auto"/>
            <w:bottom w:val="none" w:sz="0" w:space="0" w:color="auto"/>
            <w:right w:val="none" w:sz="0" w:space="0" w:color="auto"/>
          </w:divBdr>
        </w:div>
        <w:div w:id="462773799">
          <w:marLeft w:val="640"/>
          <w:marRight w:val="0"/>
          <w:marTop w:val="0"/>
          <w:marBottom w:val="0"/>
          <w:divBdr>
            <w:top w:val="none" w:sz="0" w:space="0" w:color="auto"/>
            <w:left w:val="none" w:sz="0" w:space="0" w:color="auto"/>
            <w:bottom w:val="none" w:sz="0" w:space="0" w:color="auto"/>
            <w:right w:val="none" w:sz="0" w:space="0" w:color="auto"/>
          </w:divBdr>
        </w:div>
        <w:div w:id="657542237">
          <w:marLeft w:val="640"/>
          <w:marRight w:val="0"/>
          <w:marTop w:val="0"/>
          <w:marBottom w:val="0"/>
          <w:divBdr>
            <w:top w:val="none" w:sz="0" w:space="0" w:color="auto"/>
            <w:left w:val="none" w:sz="0" w:space="0" w:color="auto"/>
            <w:bottom w:val="none" w:sz="0" w:space="0" w:color="auto"/>
            <w:right w:val="none" w:sz="0" w:space="0" w:color="auto"/>
          </w:divBdr>
        </w:div>
        <w:div w:id="497116461">
          <w:marLeft w:val="640"/>
          <w:marRight w:val="0"/>
          <w:marTop w:val="0"/>
          <w:marBottom w:val="0"/>
          <w:divBdr>
            <w:top w:val="none" w:sz="0" w:space="0" w:color="auto"/>
            <w:left w:val="none" w:sz="0" w:space="0" w:color="auto"/>
            <w:bottom w:val="none" w:sz="0" w:space="0" w:color="auto"/>
            <w:right w:val="none" w:sz="0" w:space="0" w:color="auto"/>
          </w:divBdr>
        </w:div>
        <w:div w:id="297031731">
          <w:marLeft w:val="640"/>
          <w:marRight w:val="0"/>
          <w:marTop w:val="0"/>
          <w:marBottom w:val="0"/>
          <w:divBdr>
            <w:top w:val="none" w:sz="0" w:space="0" w:color="auto"/>
            <w:left w:val="none" w:sz="0" w:space="0" w:color="auto"/>
            <w:bottom w:val="none" w:sz="0" w:space="0" w:color="auto"/>
            <w:right w:val="none" w:sz="0" w:space="0" w:color="auto"/>
          </w:divBdr>
        </w:div>
        <w:div w:id="1320302482">
          <w:marLeft w:val="640"/>
          <w:marRight w:val="0"/>
          <w:marTop w:val="0"/>
          <w:marBottom w:val="0"/>
          <w:divBdr>
            <w:top w:val="none" w:sz="0" w:space="0" w:color="auto"/>
            <w:left w:val="none" w:sz="0" w:space="0" w:color="auto"/>
            <w:bottom w:val="none" w:sz="0" w:space="0" w:color="auto"/>
            <w:right w:val="none" w:sz="0" w:space="0" w:color="auto"/>
          </w:divBdr>
        </w:div>
        <w:div w:id="97868480">
          <w:marLeft w:val="640"/>
          <w:marRight w:val="0"/>
          <w:marTop w:val="0"/>
          <w:marBottom w:val="0"/>
          <w:divBdr>
            <w:top w:val="none" w:sz="0" w:space="0" w:color="auto"/>
            <w:left w:val="none" w:sz="0" w:space="0" w:color="auto"/>
            <w:bottom w:val="none" w:sz="0" w:space="0" w:color="auto"/>
            <w:right w:val="none" w:sz="0" w:space="0" w:color="auto"/>
          </w:divBdr>
        </w:div>
        <w:div w:id="754397543">
          <w:marLeft w:val="640"/>
          <w:marRight w:val="0"/>
          <w:marTop w:val="0"/>
          <w:marBottom w:val="0"/>
          <w:divBdr>
            <w:top w:val="none" w:sz="0" w:space="0" w:color="auto"/>
            <w:left w:val="none" w:sz="0" w:space="0" w:color="auto"/>
            <w:bottom w:val="none" w:sz="0" w:space="0" w:color="auto"/>
            <w:right w:val="none" w:sz="0" w:space="0" w:color="auto"/>
          </w:divBdr>
        </w:div>
        <w:div w:id="1308820175">
          <w:marLeft w:val="640"/>
          <w:marRight w:val="0"/>
          <w:marTop w:val="0"/>
          <w:marBottom w:val="0"/>
          <w:divBdr>
            <w:top w:val="none" w:sz="0" w:space="0" w:color="auto"/>
            <w:left w:val="none" w:sz="0" w:space="0" w:color="auto"/>
            <w:bottom w:val="none" w:sz="0" w:space="0" w:color="auto"/>
            <w:right w:val="none" w:sz="0" w:space="0" w:color="auto"/>
          </w:divBdr>
        </w:div>
        <w:div w:id="1187644934">
          <w:marLeft w:val="640"/>
          <w:marRight w:val="0"/>
          <w:marTop w:val="0"/>
          <w:marBottom w:val="0"/>
          <w:divBdr>
            <w:top w:val="none" w:sz="0" w:space="0" w:color="auto"/>
            <w:left w:val="none" w:sz="0" w:space="0" w:color="auto"/>
            <w:bottom w:val="none" w:sz="0" w:space="0" w:color="auto"/>
            <w:right w:val="none" w:sz="0" w:space="0" w:color="auto"/>
          </w:divBdr>
        </w:div>
        <w:div w:id="403378257">
          <w:marLeft w:val="640"/>
          <w:marRight w:val="0"/>
          <w:marTop w:val="0"/>
          <w:marBottom w:val="0"/>
          <w:divBdr>
            <w:top w:val="none" w:sz="0" w:space="0" w:color="auto"/>
            <w:left w:val="none" w:sz="0" w:space="0" w:color="auto"/>
            <w:bottom w:val="none" w:sz="0" w:space="0" w:color="auto"/>
            <w:right w:val="none" w:sz="0" w:space="0" w:color="auto"/>
          </w:divBdr>
        </w:div>
        <w:div w:id="129712280">
          <w:marLeft w:val="640"/>
          <w:marRight w:val="0"/>
          <w:marTop w:val="0"/>
          <w:marBottom w:val="0"/>
          <w:divBdr>
            <w:top w:val="none" w:sz="0" w:space="0" w:color="auto"/>
            <w:left w:val="none" w:sz="0" w:space="0" w:color="auto"/>
            <w:bottom w:val="none" w:sz="0" w:space="0" w:color="auto"/>
            <w:right w:val="none" w:sz="0" w:space="0" w:color="auto"/>
          </w:divBdr>
        </w:div>
        <w:div w:id="561790280">
          <w:marLeft w:val="640"/>
          <w:marRight w:val="0"/>
          <w:marTop w:val="0"/>
          <w:marBottom w:val="0"/>
          <w:divBdr>
            <w:top w:val="none" w:sz="0" w:space="0" w:color="auto"/>
            <w:left w:val="none" w:sz="0" w:space="0" w:color="auto"/>
            <w:bottom w:val="none" w:sz="0" w:space="0" w:color="auto"/>
            <w:right w:val="none" w:sz="0" w:space="0" w:color="auto"/>
          </w:divBdr>
        </w:div>
        <w:div w:id="276836361">
          <w:marLeft w:val="640"/>
          <w:marRight w:val="0"/>
          <w:marTop w:val="0"/>
          <w:marBottom w:val="0"/>
          <w:divBdr>
            <w:top w:val="none" w:sz="0" w:space="0" w:color="auto"/>
            <w:left w:val="none" w:sz="0" w:space="0" w:color="auto"/>
            <w:bottom w:val="none" w:sz="0" w:space="0" w:color="auto"/>
            <w:right w:val="none" w:sz="0" w:space="0" w:color="auto"/>
          </w:divBdr>
        </w:div>
        <w:div w:id="1323972271">
          <w:marLeft w:val="640"/>
          <w:marRight w:val="0"/>
          <w:marTop w:val="0"/>
          <w:marBottom w:val="0"/>
          <w:divBdr>
            <w:top w:val="none" w:sz="0" w:space="0" w:color="auto"/>
            <w:left w:val="none" w:sz="0" w:space="0" w:color="auto"/>
            <w:bottom w:val="none" w:sz="0" w:space="0" w:color="auto"/>
            <w:right w:val="none" w:sz="0" w:space="0" w:color="auto"/>
          </w:divBdr>
        </w:div>
        <w:div w:id="1568805442">
          <w:marLeft w:val="640"/>
          <w:marRight w:val="0"/>
          <w:marTop w:val="0"/>
          <w:marBottom w:val="0"/>
          <w:divBdr>
            <w:top w:val="none" w:sz="0" w:space="0" w:color="auto"/>
            <w:left w:val="none" w:sz="0" w:space="0" w:color="auto"/>
            <w:bottom w:val="none" w:sz="0" w:space="0" w:color="auto"/>
            <w:right w:val="none" w:sz="0" w:space="0" w:color="auto"/>
          </w:divBdr>
        </w:div>
        <w:div w:id="2009211899">
          <w:marLeft w:val="640"/>
          <w:marRight w:val="0"/>
          <w:marTop w:val="0"/>
          <w:marBottom w:val="0"/>
          <w:divBdr>
            <w:top w:val="none" w:sz="0" w:space="0" w:color="auto"/>
            <w:left w:val="none" w:sz="0" w:space="0" w:color="auto"/>
            <w:bottom w:val="none" w:sz="0" w:space="0" w:color="auto"/>
            <w:right w:val="none" w:sz="0" w:space="0" w:color="auto"/>
          </w:divBdr>
        </w:div>
        <w:div w:id="1746027044">
          <w:marLeft w:val="640"/>
          <w:marRight w:val="0"/>
          <w:marTop w:val="0"/>
          <w:marBottom w:val="0"/>
          <w:divBdr>
            <w:top w:val="none" w:sz="0" w:space="0" w:color="auto"/>
            <w:left w:val="none" w:sz="0" w:space="0" w:color="auto"/>
            <w:bottom w:val="none" w:sz="0" w:space="0" w:color="auto"/>
            <w:right w:val="none" w:sz="0" w:space="0" w:color="auto"/>
          </w:divBdr>
        </w:div>
        <w:div w:id="2102943450">
          <w:marLeft w:val="640"/>
          <w:marRight w:val="0"/>
          <w:marTop w:val="0"/>
          <w:marBottom w:val="0"/>
          <w:divBdr>
            <w:top w:val="none" w:sz="0" w:space="0" w:color="auto"/>
            <w:left w:val="none" w:sz="0" w:space="0" w:color="auto"/>
            <w:bottom w:val="none" w:sz="0" w:space="0" w:color="auto"/>
            <w:right w:val="none" w:sz="0" w:space="0" w:color="auto"/>
          </w:divBdr>
        </w:div>
        <w:div w:id="1778482911">
          <w:marLeft w:val="640"/>
          <w:marRight w:val="0"/>
          <w:marTop w:val="0"/>
          <w:marBottom w:val="0"/>
          <w:divBdr>
            <w:top w:val="none" w:sz="0" w:space="0" w:color="auto"/>
            <w:left w:val="none" w:sz="0" w:space="0" w:color="auto"/>
            <w:bottom w:val="none" w:sz="0" w:space="0" w:color="auto"/>
            <w:right w:val="none" w:sz="0" w:space="0" w:color="auto"/>
          </w:divBdr>
        </w:div>
        <w:div w:id="1378507281">
          <w:marLeft w:val="640"/>
          <w:marRight w:val="0"/>
          <w:marTop w:val="0"/>
          <w:marBottom w:val="0"/>
          <w:divBdr>
            <w:top w:val="none" w:sz="0" w:space="0" w:color="auto"/>
            <w:left w:val="none" w:sz="0" w:space="0" w:color="auto"/>
            <w:bottom w:val="none" w:sz="0" w:space="0" w:color="auto"/>
            <w:right w:val="none" w:sz="0" w:space="0" w:color="auto"/>
          </w:divBdr>
        </w:div>
        <w:div w:id="1483891279">
          <w:marLeft w:val="640"/>
          <w:marRight w:val="0"/>
          <w:marTop w:val="0"/>
          <w:marBottom w:val="0"/>
          <w:divBdr>
            <w:top w:val="none" w:sz="0" w:space="0" w:color="auto"/>
            <w:left w:val="none" w:sz="0" w:space="0" w:color="auto"/>
            <w:bottom w:val="none" w:sz="0" w:space="0" w:color="auto"/>
            <w:right w:val="none" w:sz="0" w:space="0" w:color="auto"/>
          </w:divBdr>
        </w:div>
        <w:div w:id="573275230">
          <w:marLeft w:val="640"/>
          <w:marRight w:val="0"/>
          <w:marTop w:val="0"/>
          <w:marBottom w:val="0"/>
          <w:divBdr>
            <w:top w:val="none" w:sz="0" w:space="0" w:color="auto"/>
            <w:left w:val="none" w:sz="0" w:space="0" w:color="auto"/>
            <w:bottom w:val="none" w:sz="0" w:space="0" w:color="auto"/>
            <w:right w:val="none" w:sz="0" w:space="0" w:color="auto"/>
          </w:divBdr>
        </w:div>
        <w:div w:id="1203444336">
          <w:marLeft w:val="640"/>
          <w:marRight w:val="0"/>
          <w:marTop w:val="0"/>
          <w:marBottom w:val="0"/>
          <w:divBdr>
            <w:top w:val="none" w:sz="0" w:space="0" w:color="auto"/>
            <w:left w:val="none" w:sz="0" w:space="0" w:color="auto"/>
            <w:bottom w:val="none" w:sz="0" w:space="0" w:color="auto"/>
            <w:right w:val="none" w:sz="0" w:space="0" w:color="auto"/>
          </w:divBdr>
        </w:div>
        <w:div w:id="1512136897">
          <w:marLeft w:val="640"/>
          <w:marRight w:val="0"/>
          <w:marTop w:val="0"/>
          <w:marBottom w:val="0"/>
          <w:divBdr>
            <w:top w:val="none" w:sz="0" w:space="0" w:color="auto"/>
            <w:left w:val="none" w:sz="0" w:space="0" w:color="auto"/>
            <w:bottom w:val="none" w:sz="0" w:space="0" w:color="auto"/>
            <w:right w:val="none" w:sz="0" w:space="0" w:color="auto"/>
          </w:divBdr>
        </w:div>
        <w:div w:id="35274181">
          <w:marLeft w:val="640"/>
          <w:marRight w:val="0"/>
          <w:marTop w:val="0"/>
          <w:marBottom w:val="0"/>
          <w:divBdr>
            <w:top w:val="none" w:sz="0" w:space="0" w:color="auto"/>
            <w:left w:val="none" w:sz="0" w:space="0" w:color="auto"/>
            <w:bottom w:val="none" w:sz="0" w:space="0" w:color="auto"/>
            <w:right w:val="none" w:sz="0" w:space="0" w:color="auto"/>
          </w:divBdr>
        </w:div>
        <w:div w:id="1477603061">
          <w:marLeft w:val="640"/>
          <w:marRight w:val="0"/>
          <w:marTop w:val="0"/>
          <w:marBottom w:val="0"/>
          <w:divBdr>
            <w:top w:val="none" w:sz="0" w:space="0" w:color="auto"/>
            <w:left w:val="none" w:sz="0" w:space="0" w:color="auto"/>
            <w:bottom w:val="none" w:sz="0" w:space="0" w:color="auto"/>
            <w:right w:val="none" w:sz="0" w:space="0" w:color="auto"/>
          </w:divBdr>
        </w:div>
        <w:div w:id="1713335991">
          <w:marLeft w:val="640"/>
          <w:marRight w:val="0"/>
          <w:marTop w:val="0"/>
          <w:marBottom w:val="0"/>
          <w:divBdr>
            <w:top w:val="none" w:sz="0" w:space="0" w:color="auto"/>
            <w:left w:val="none" w:sz="0" w:space="0" w:color="auto"/>
            <w:bottom w:val="none" w:sz="0" w:space="0" w:color="auto"/>
            <w:right w:val="none" w:sz="0" w:space="0" w:color="auto"/>
          </w:divBdr>
        </w:div>
        <w:div w:id="67581450">
          <w:marLeft w:val="640"/>
          <w:marRight w:val="0"/>
          <w:marTop w:val="0"/>
          <w:marBottom w:val="0"/>
          <w:divBdr>
            <w:top w:val="none" w:sz="0" w:space="0" w:color="auto"/>
            <w:left w:val="none" w:sz="0" w:space="0" w:color="auto"/>
            <w:bottom w:val="none" w:sz="0" w:space="0" w:color="auto"/>
            <w:right w:val="none" w:sz="0" w:space="0" w:color="auto"/>
          </w:divBdr>
        </w:div>
        <w:div w:id="1091512157">
          <w:marLeft w:val="640"/>
          <w:marRight w:val="0"/>
          <w:marTop w:val="0"/>
          <w:marBottom w:val="0"/>
          <w:divBdr>
            <w:top w:val="none" w:sz="0" w:space="0" w:color="auto"/>
            <w:left w:val="none" w:sz="0" w:space="0" w:color="auto"/>
            <w:bottom w:val="none" w:sz="0" w:space="0" w:color="auto"/>
            <w:right w:val="none" w:sz="0" w:space="0" w:color="auto"/>
          </w:divBdr>
        </w:div>
        <w:div w:id="613943844">
          <w:marLeft w:val="640"/>
          <w:marRight w:val="0"/>
          <w:marTop w:val="0"/>
          <w:marBottom w:val="0"/>
          <w:divBdr>
            <w:top w:val="none" w:sz="0" w:space="0" w:color="auto"/>
            <w:left w:val="none" w:sz="0" w:space="0" w:color="auto"/>
            <w:bottom w:val="none" w:sz="0" w:space="0" w:color="auto"/>
            <w:right w:val="none" w:sz="0" w:space="0" w:color="auto"/>
          </w:divBdr>
        </w:div>
        <w:div w:id="339086776">
          <w:marLeft w:val="640"/>
          <w:marRight w:val="0"/>
          <w:marTop w:val="0"/>
          <w:marBottom w:val="0"/>
          <w:divBdr>
            <w:top w:val="none" w:sz="0" w:space="0" w:color="auto"/>
            <w:left w:val="none" w:sz="0" w:space="0" w:color="auto"/>
            <w:bottom w:val="none" w:sz="0" w:space="0" w:color="auto"/>
            <w:right w:val="none" w:sz="0" w:space="0" w:color="auto"/>
          </w:divBdr>
        </w:div>
        <w:div w:id="1354377176">
          <w:marLeft w:val="640"/>
          <w:marRight w:val="0"/>
          <w:marTop w:val="0"/>
          <w:marBottom w:val="0"/>
          <w:divBdr>
            <w:top w:val="none" w:sz="0" w:space="0" w:color="auto"/>
            <w:left w:val="none" w:sz="0" w:space="0" w:color="auto"/>
            <w:bottom w:val="none" w:sz="0" w:space="0" w:color="auto"/>
            <w:right w:val="none" w:sz="0" w:space="0" w:color="auto"/>
          </w:divBdr>
        </w:div>
        <w:div w:id="739138161">
          <w:marLeft w:val="640"/>
          <w:marRight w:val="0"/>
          <w:marTop w:val="0"/>
          <w:marBottom w:val="0"/>
          <w:divBdr>
            <w:top w:val="none" w:sz="0" w:space="0" w:color="auto"/>
            <w:left w:val="none" w:sz="0" w:space="0" w:color="auto"/>
            <w:bottom w:val="none" w:sz="0" w:space="0" w:color="auto"/>
            <w:right w:val="none" w:sz="0" w:space="0" w:color="auto"/>
          </w:divBdr>
        </w:div>
        <w:div w:id="937253792">
          <w:marLeft w:val="640"/>
          <w:marRight w:val="0"/>
          <w:marTop w:val="0"/>
          <w:marBottom w:val="0"/>
          <w:divBdr>
            <w:top w:val="none" w:sz="0" w:space="0" w:color="auto"/>
            <w:left w:val="none" w:sz="0" w:space="0" w:color="auto"/>
            <w:bottom w:val="none" w:sz="0" w:space="0" w:color="auto"/>
            <w:right w:val="none" w:sz="0" w:space="0" w:color="auto"/>
          </w:divBdr>
        </w:div>
        <w:div w:id="558714710">
          <w:marLeft w:val="640"/>
          <w:marRight w:val="0"/>
          <w:marTop w:val="0"/>
          <w:marBottom w:val="0"/>
          <w:divBdr>
            <w:top w:val="none" w:sz="0" w:space="0" w:color="auto"/>
            <w:left w:val="none" w:sz="0" w:space="0" w:color="auto"/>
            <w:bottom w:val="none" w:sz="0" w:space="0" w:color="auto"/>
            <w:right w:val="none" w:sz="0" w:space="0" w:color="auto"/>
          </w:divBdr>
        </w:div>
        <w:div w:id="847409332">
          <w:marLeft w:val="640"/>
          <w:marRight w:val="0"/>
          <w:marTop w:val="0"/>
          <w:marBottom w:val="0"/>
          <w:divBdr>
            <w:top w:val="none" w:sz="0" w:space="0" w:color="auto"/>
            <w:left w:val="none" w:sz="0" w:space="0" w:color="auto"/>
            <w:bottom w:val="none" w:sz="0" w:space="0" w:color="auto"/>
            <w:right w:val="none" w:sz="0" w:space="0" w:color="auto"/>
          </w:divBdr>
        </w:div>
        <w:div w:id="1485782072">
          <w:marLeft w:val="640"/>
          <w:marRight w:val="0"/>
          <w:marTop w:val="0"/>
          <w:marBottom w:val="0"/>
          <w:divBdr>
            <w:top w:val="none" w:sz="0" w:space="0" w:color="auto"/>
            <w:left w:val="none" w:sz="0" w:space="0" w:color="auto"/>
            <w:bottom w:val="none" w:sz="0" w:space="0" w:color="auto"/>
            <w:right w:val="none" w:sz="0" w:space="0" w:color="auto"/>
          </w:divBdr>
        </w:div>
        <w:div w:id="1070730043">
          <w:marLeft w:val="640"/>
          <w:marRight w:val="0"/>
          <w:marTop w:val="0"/>
          <w:marBottom w:val="0"/>
          <w:divBdr>
            <w:top w:val="none" w:sz="0" w:space="0" w:color="auto"/>
            <w:left w:val="none" w:sz="0" w:space="0" w:color="auto"/>
            <w:bottom w:val="none" w:sz="0" w:space="0" w:color="auto"/>
            <w:right w:val="none" w:sz="0" w:space="0" w:color="auto"/>
          </w:divBdr>
        </w:div>
        <w:div w:id="1853761420">
          <w:marLeft w:val="640"/>
          <w:marRight w:val="0"/>
          <w:marTop w:val="0"/>
          <w:marBottom w:val="0"/>
          <w:divBdr>
            <w:top w:val="none" w:sz="0" w:space="0" w:color="auto"/>
            <w:left w:val="none" w:sz="0" w:space="0" w:color="auto"/>
            <w:bottom w:val="none" w:sz="0" w:space="0" w:color="auto"/>
            <w:right w:val="none" w:sz="0" w:space="0" w:color="auto"/>
          </w:divBdr>
        </w:div>
        <w:div w:id="1235823482">
          <w:marLeft w:val="640"/>
          <w:marRight w:val="0"/>
          <w:marTop w:val="0"/>
          <w:marBottom w:val="0"/>
          <w:divBdr>
            <w:top w:val="none" w:sz="0" w:space="0" w:color="auto"/>
            <w:left w:val="none" w:sz="0" w:space="0" w:color="auto"/>
            <w:bottom w:val="none" w:sz="0" w:space="0" w:color="auto"/>
            <w:right w:val="none" w:sz="0" w:space="0" w:color="auto"/>
          </w:divBdr>
        </w:div>
        <w:div w:id="1776975259">
          <w:marLeft w:val="640"/>
          <w:marRight w:val="0"/>
          <w:marTop w:val="0"/>
          <w:marBottom w:val="0"/>
          <w:divBdr>
            <w:top w:val="none" w:sz="0" w:space="0" w:color="auto"/>
            <w:left w:val="none" w:sz="0" w:space="0" w:color="auto"/>
            <w:bottom w:val="none" w:sz="0" w:space="0" w:color="auto"/>
            <w:right w:val="none" w:sz="0" w:space="0" w:color="auto"/>
          </w:divBdr>
        </w:div>
        <w:div w:id="1249147335">
          <w:marLeft w:val="640"/>
          <w:marRight w:val="0"/>
          <w:marTop w:val="0"/>
          <w:marBottom w:val="0"/>
          <w:divBdr>
            <w:top w:val="none" w:sz="0" w:space="0" w:color="auto"/>
            <w:left w:val="none" w:sz="0" w:space="0" w:color="auto"/>
            <w:bottom w:val="none" w:sz="0" w:space="0" w:color="auto"/>
            <w:right w:val="none" w:sz="0" w:space="0" w:color="auto"/>
          </w:divBdr>
        </w:div>
        <w:div w:id="2123187260">
          <w:marLeft w:val="640"/>
          <w:marRight w:val="0"/>
          <w:marTop w:val="0"/>
          <w:marBottom w:val="0"/>
          <w:divBdr>
            <w:top w:val="none" w:sz="0" w:space="0" w:color="auto"/>
            <w:left w:val="none" w:sz="0" w:space="0" w:color="auto"/>
            <w:bottom w:val="none" w:sz="0" w:space="0" w:color="auto"/>
            <w:right w:val="none" w:sz="0" w:space="0" w:color="auto"/>
          </w:divBdr>
        </w:div>
        <w:div w:id="1520042271">
          <w:marLeft w:val="640"/>
          <w:marRight w:val="0"/>
          <w:marTop w:val="0"/>
          <w:marBottom w:val="0"/>
          <w:divBdr>
            <w:top w:val="none" w:sz="0" w:space="0" w:color="auto"/>
            <w:left w:val="none" w:sz="0" w:space="0" w:color="auto"/>
            <w:bottom w:val="none" w:sz="0" w:space="0" w:color="auto"/>
            <w:right w:val="none" w:sz="0" w:space="0" w:color="auto"/>
          </w:divBdr>
        </w:div>
        <w:div w:id="130170167">
          <w:marLeft w:val="640"/>
          <w:marRight w:val="0"/>
          <w:marTop w:val="0"/>
          <w:marBottom w:val="0"/>
          <w:divBdr>
            <w:top w:val="none" w:sz="0" w:space="0" w:color="auto"/>
            <w:left w:val="none" w:sz="0" w:space="0" w:color="auto"/>
            <w:bottom w:val="none" w:sz="0" w:space="0" w:color="auto"/>
            <w:right w:val="none" w:sz="0" w:space="0" w:color="auto"/>
          </w:divBdr>
        </w:div>
        <w:div w:id="1984658916">
          <w:marLeft w:val="640"/>
          <w:marRight w:val="0"/>
          <w:marTop w:val="0"/>
          <w:marBottom w:val="0"/>
          <w:divBdr>
            <w:top w:val="none" w:sz="0" w:space="0" w:color="auto"/>
            <w:left w:val="none" w:sz="0" w:space="0" w:color="auto"/>
            <w:bottom w:val="none" w:sz="0" w:space="0" w:color="auto"/>
            <w:right w:val="none" w:sz="0" w:space="0" w:color="auto"/>
          </w:divBdr>
        </w:div>
        <w:div w:id="992608557">
          <w:marLeft w:val="640"/>
          <w:marRight w:val="0"/>
          <w:marTop w:val="0"/>
          <w:marBottom w:val="0"/>
          <w:divBdr>
            <w:top w:val="none" w:sz="0" w:space="0" w:color="auto"/>
            <w:left w:val="none" w:sz="0" w:space="0" w:color="auto"/>
            <w:bottom w:val="none" w:sz="0" w:space="0" w:color="auto"/>
            <w:right w:val="none" w:sz="0" w:space="0" w:color="auto"/>
          </w:divBdr>
        </w:div>
        <w:div w:id="516424505">
          <w:marLeft w:val="640"/>
          <w:marRight w:val="0"/>
          <w:marTop w:val="0"/>
          <w:marBottom w:val="0"/>
          <w:divBdr>
            <w:top w:val="none" w:sz="0" w:space="0" w:color="auto"/>
            <w:left w:val="none" w:sz="0" w:space="0" w:color="auto"/>
            <w:bottom w:val="none" w:sz="0" w:space="0" w:color="auto"/>
            <w:right w:val="none" w:sz="0" w:space="0" w:color="auto"/>
          </w:divBdr>
        </w:div>
        <w:div w:id="811753141">
          <w:marLeft w:val="640"/>
          <w:marRight w:val="0"/>
          <w:marTop w:val="0"/>
          <w:marBottom w:val="0"/>
          <w:divBdr>
            <w:top w:val="none" w:sz="0" w:space="0" w:color="auto"/>
            <w:left w:val="none" w:sz="0" w:space="0" w:color="auto"/>
            <w:bottom w:val="none" w:sz="0" w:space="0" w:color="auto"/>
            <w:right w:val="none" w:sz="0" w:space="0" w:color="auto"/>
          </w:divBdr>
        </w:div>
        <w:div w:id="1708605850">
          <w:marLeft w:val="640"/>
          <w:marRight w:val="0"/>
          <w:marTop w:val="0"/>
          <w:marBottom w:val="0"/>
          <w:divBdr>
            <w:top w:val="none" w:sz="0" w:space="0" w:color="auto"/>
            <w:left w:val="none" w:sz="0" w:space="0" w:color="auto"/>
            <w:bottom w:val="none" w:sz="0" w:space="0" w:color="auto"/>
            <w:right w:val="none" w:sz="0" w:space="0" w:color="auto"/>
          </w:divBdr>
        </w:div>
        <w:div w:id="1341278160">
          <w:marLeft w:val="640"/>
          <w:marRight w:val="0"/>
          <w:marTop w:val="0"/>
          <w:marBottom w:val="0"/>
          <w:divBdr>
            <w:top w:val="none" w:sz="0" w:space="0" w:color="auto"/>
            <w:left w:val="none" w:sz="0" w:space="0" w:color="auto"/>
            <w:bottom w:val="none" w:sz="0" w:space="0" w:color="auto"/>
            <w:right w:val="none" w:sz="0" w:space="0" w:color="auto"/>
          </w:divBdr>
        </w:div>
        <w:div w:id="429937090">
          <w:marLeft w:val="640"/>
          <w:marRight w:val="0"/>
          <w:marTop w:val="0"/>
          <w:marBottom w:val="0"/>
          <w:divBdr>
            <w:top w:val="none" w:sz="0" w:space="0" w:color="auto"/>
            <w:left w:val="none" w:sz="0" w:space="0" w:color="auto"/>
            <w:bottom w:val="none" w:sz="0" w:space="0" w:color="auto"/>
            <w:right w:val="none" w:sz="0" w:space="0" w:color="auto"/>
          </w:divBdr>
        </w:div>
        <w:div w:id="809052412">
          <w:marLeft w:val="640"/>
          <w:marRight w:val="0"/>
          <w:marTop w:val="0"/>
          <w:marBottom w:val="0"/>
          <w:divBdr>
            <w:top w:val="none" w:sz="0" w:space="0" w:color="auto"/>
            <w:left w:val="none" w:sz="0" w:space="0" w:color="auto"/>
            <w:bottom w:val="none" w:sz="0" w:space="0" w:color="auto"/>
            <w:right w:val="none" w:sz="0" w:space="0" w:color="auto"/>
          </w:divBdr>
        </w:div>
      </w:divsChild>
    </w:div>
    <w:div w:id="1769622687">
      <w:bodyDiv w:val="1"/>
      <w:marLeft w:val="0"/>
      <w:marRight w:val="0"/>
      <w:marTop w:val="0"/>
      <w:marBottom w:val="0"/>
      <w:divBdr>
        <w:top w:val="none" w:sz="0" w:space="0" w:color="auto"/>
        <w:left w:val="none" w:sz="0" w:space="0" w:color="auto"/>
        <w:bottom w:val="none" w:sz="0" w:space="0" w:color="auto"/>
        <w:right w:val="none" w:sz="0" w:space="0" w:color="auto"/>
      </w:divBdr>
      <w:divsChild>
        <w:div w:id="2065519146">
          <w:marLeft w:val="640"/>
          <w:marRight w:val="0"/>
          <w:marTop w:val="0"/>
          <w:marBottom w:val="0"/>
          <w:divBdr>
            <w:top w:val="none" w:sz="0" w:space="0" w:color="auto"/>
            <w:left w:val="none" w:sz="0" w:space="0" w:color="auto"/>
            <w:bottom w:val="none" w:sz="0" w:space="0" w:color="auto"/>
            <w:right w:val="none" w:sz="0" w:space="0" w:color="auto"/>
          </w:divBdr>
        </w:div>
        <w:div w:id="854805490">
          <w:marLeft w:val="640"/>
          <w:marRight w:val="0"/>
          <w:marTop w:val="0"/>
          <w:marBottom w:val="0"/>
          <w:divBdr>
            <w:top w:val="none" w:sz="0" w:space="0" w:color="auto"/>
            <w:left w:val="none" w:sz="0" w:space="0" w:color="auto"/>
            <w:bottom w:val="none" w:sz="0" w:space="0" w:color="auto"/>
            <w:right w:val="none" w:sz="0" w:space="0" w:color="auto"/>
          </w:divBdr>
        </w:div>
        <w:div w:id="858274109">
          <w:marLeft w:val="640"/>
          <w:marRight w:val="0"/>
          <w:marTop w:val="0"/>
          <w:marBottom w:val="0"/>
          <w:divBdr>
            <w:top w:val="none" w:sz="0" w:space="0" w:color="auto"/>
            <w:left w:val="none" w:sz="0" w:space="0" w:color="auto"/>
            <w:bottom w:val="none" w:sz="0" w:space="0" w:color="auto"/>
            <w:right w:val="none" w:sz="0" w:space="0" w:color="auto"/>
          </w:divBdr>
        </w:div>
        <w:div w:id="1775243506">
          <w:marLeft w:val="640"/>
          <w:marRight w:val="0"/>
          <w:marTop w:val="0"/>
          <w:marBottom w:val="0"/>
          <w:divBdr>
            <w:top w:val="none" w:sz="0" w:space="0" w:color="auto"/>
            <w:left w:val="none" w:sz="0" w:space="0" w:color="auto"/>
            <w:bottom w:val="none" w:sz="0" w:space="0" w:color="auto"/>
            <w:right w:val="none" w:sz="0" w:space="0" w:color="auto"/>
          </w:divBdr>
        </w:div>
        <w:div w:id="808985333">
          <w:marLeft w:val="640"/>
          <w:marRight w:val="0"/>
          <w:marTop w:val="0"/>
          <w:marBottom w:val="0"/>
          <w:divBdr>
            <w:top w:val="none" w:sz="0" w:space="0" w:color="auto"/>
            <w:left w:val="none" w:sz="0" w:space="0" w:color="auto"/>
            <w:bottom w:val="none" w:sz="0" w:space="0" w:color="auto"/>
            <w:right w:val="none" w:sz="0" w:space="0" w:color="auto"/>
          </w:divBdr>
        </w:div>
        <w:div w:id="416437143">
          <w:marLeft w:val="640"/>
          <w:marRight w:val="0"/>
          <w:marTop w:val="0"/>
          <w:marBottom w:val="0"/>
          <w:divBdr>
            <w:top w:val="none" w:sz="0" w:space="0" w:color="auto"/>
            <w:left w:val="none" w:sz="0" w:space="0" w:color="auto"/>
            <w:bottom w:val="none" w:sz="0" w:space="0" w:color="auto"/>
            <w:right w:val="none" w:sz="0" w:space="0" w:color="auto"/>
          </w:divBdr>
        </w:div>
        <w:div w:id="1686781506">
          <w:marLeft w:val="640"/>
          <w:marRight w:val="0"/>
          <w:marTop w:val="0"/>
          <w:marBottom w:val="0"/>
          <w:divBdr>
            <w:top w:val="none" w:sz="0" w:space="0" w:color="auto"/>
            <w:left w:val="none" w:sz="0" w:space="0" w:color="auto"/>
            <w:bottom w:val="none" w:sz="0" w:space="0" w:color="auto"/>
            <w:right w:val="none" w:sz="0" w:space="0" w:color="auto"/>
          </w:divBdr>
        </w:div>
        <w:div w:id="347408781">
          <w:marLeft w:val="640"/>
          <w:marRight w:val="0"/>
          <w:marTop w:val="0"/>
          <w:marBottom w:val="0"/>
          <w:divBdr>
            <w:top w:val="none" w:sz="0" w:space="0" w:color="auto"/>
            <w:left w:val="none" w:sz="0" w:space="0" w:color="auto"/>
            <w:bottom w:val="none" w:sz="0" w:space="0" w:color="auto"/>
            <w:right w:val="none" w:sz="0" w:space="0" w:color="auto"/>
          </w:divBdr>
        </w:div>
        <w:div w:id="1836875616">
          <w:marLeft w:val="640"/>
          <w:marRight w:val="0"/>
          <w:marTop w:val="0"/>
          <w:marBottom w:val="0"/>
          <w:divBdr>
            <w:top w:val="none" w:sz="0" w:space="0" w:color="auto"/>
            <w:left w:val="none" w:sz="0" w:space="0" w:color="auto"/>
            <w:bottom w:val="none" w:sz="0" w:space="0" w:color="auto"/>
            <w:right w:val="none" w:sz="0" w:space="0" w:color="auto"/>
          </w:divBdr>
        </w:div>
        <w:div w:id="753866635">
          <w:marLeft w:val="640"/>
          <w:marRight w:val="0"/>
          <w:marTop w:val="0"/>
          <w:marBottom w:val="0"/>
          <w:divBdr>
            <w:top w:val="none" w:sz="0" w:space="0" w:color="auto"/>
            <w:left w:val="none" w:sz="0" w:space="0" w:color="auto"/>
            <w:bottom w:val="none" w:sz="0" w:space="0" w:color="auto"/>
            <w:right w:val="none" w:sz="0" w:space="0" w:color="auto"/>
          </w:divBdr>
        </w:div>
        <w:div w:id="1095518721">
          <w:marLeft w:val="640"/>
          <w:marRight w:val="0"/>
          <w:marTop w:val="0"/>
          <w:marBottom w:val="0"/>
          <w:divBdr>
            <w:top w:val="none" w:sz="0" w:space="0" w:color="auto"/>
            <w:left w:val="none" w:sz="0" w:space="0" w:color="auto"/>
            <w:bottom w:val="none" w:sz="0" w:space="0" w:color="auto"/>
            <w:right w:val="none" w:sz="0" w:space="0" w:color="auto"/>
          </w:divBdr>
        </w:div>
        <w:div w:id="471680330">
          <w:marLeft w:val="640"/>
          <w:marRight w:val="0"/>
          <w:marTop w:val="0"/>
          <w:marBottom w:val="0"/>
          <w:divBdr>
            <w:top w:val="none" w:sz="0" w:space="0" w:color="auto"/>
            <w:left w:val="none" w:sz="0" w:space="0" w:color="auto"/>
            <w:bottom w:val="none" w:sz="0" w:space="0" w:color="auto"/>
            <w:right w:val="none" w:sz="0" w:space="0" w:color="auto"/>
          </w:divBdr>
        </w:div>
        <w:div w:id="914973173">
          <w:marLeft w:val="640"/>
          <w:marRight w:val="0"/>
          <w:marTop w:val="0"/>
          <w:marBottom w:val="0"/>
          <w:divBdr>
            <w:top w:val="none" w:sz="0" w:space="0" w:color="auto"/>
            <w:left w:val="none" w:sz="0" w:space="0" w:color="auto"/>
            <w:bottom w:val="none" w:sz="0" w:space="0" w:color="auto"/>
            <w:right w:val="none" w:sz="0" w:space="0" w:color="auto"/>
          </w:divBdr>
        </w:div>
        <w:div w:id="288707111">
          <w:marLeft w:val="640"/>
          <w:marRight w:val="0"/>
          <w:marTop w:val="0"/>
          <w:marBottom w:val="0"/>
          <w:divBdr>
            <w:top w:val="none" w:sz="0" w:space="0" w:color="auto"/>
            <w:left w:val="none" w:sz="0" w:space="0" w:color="auto"/>
            <w:bottom w:val="none" w:sz="0" w:space="0" w:color="auto"/>
            <w:right w:val="none" w:sz="0" w:space="0" w:color="auto"/>
          </w:divBdr>
        </w:div>
        <w:div w:id="928276291">
          <w:marLeft w:val="640"/>
          <w:marRight w:val="0"/>
          <w:marTop w:val="0"/>
          <w:marBottom w:val="0"/>
          <w:divBdr>
            <w:top w:val="none" w:sz="0" w:space="0" w:color="auto"/>
            <w:left w:val="none" w:sz="0" w:space="0" w:color="auto"/>
            <w:bottom w:val="none" w:sz="0" w:space="0" w:color="auto"/>
            <w:right w:val="none" w:sz="0" w:space="0" w:color="auto"/>
          </w:divBdr>
        </w:div>
        <w:div w:id="843663066">
          <w:marLeft w:val="640"/>
          <w:marRight w:val="0"/>
          <w:marTop w:val="0"/>
          <w:marBottom w:val="0"/>
          <w:divBdr>
            <w:top w:val="none" w:sz="0" w:space="0" w:color="auto"/>
            <w:left w:val="none" w:sz="0" w:space="0" w:color="auto"/>
            <w:bottom w:val="none" w:sz="0" w:space="0" w:color="auto"/>
            <w:right w:val="none" w:sz="0" w:space="0" w:color="auto"/>
          </w:divBdr>
        </w:div>
        <w:div w:id="724766015">
          <w:marLeft w:val="640"/>
          <w:marRight w:val="0"/>
          <w:marTop w:val="0"/>
          <w:marBottom w:val="0"/>
          <w:divBdr>
            <w:top w:val="none" w:sz="0" w:space="0" w:color="auto"/>
            <w:left w:val="none" w:sz="0" w:space="0" w:color="auto"/>
            <w:bottom w:val="none" w:sz="0" w:space="0" w:color="auto"/>
            <w:right w:val="none" w:sz="0" w:space="0" w:color="auto"/>
          </w:divBdr>
        </w:div>
        <w:div w:id="862743438">
          <w:marLeft w:val="640"/>
          <w:marRight w:val="0"/>
          <w:marTop w:val="0"/>
          <w:marBottom w:val="0"/>
          <w:divBdr>
            <w:top w:val="none" w:sz="0" w:space="0" w:color="auto"/>
            <w:left w:val="none" w:sz="0" w:space="0" w:color="auto"/>
            <w:bottom w:val="none" w:sz="0" w:space="0" w:color="auto"/>
            <w:right w:val="none" w:sz="0" w:space="0" w:color="auto"/>
          </w:divBdr>
        </w:div>
        <w:div w:id="1209881916">
          <w:marLeft w:val="640"/>
          <w:marRight w:val="0"/>
          <w:marTop w:val="0"/>
          <w:marBottom w:val="0"/>
          <w:divBdr>
            <w:top w:val="none" w:sz="0" w:space="0" w:color="auto"/>
            <w:left w:val="none" w:sz="0" w:space="0" w:color="auto"/>
            <w:bottom w:val="none" w:sz="0" w:space="0" w:color="auto"/>
            <w:right w:val="none" w:sz="0" w:space="0" w:color="auto"/>
          </w:divBdr>
        </w:div>
        <w:div w:id="182864866">
          <w:marLeft w:val="640"/>
          <w:marRight w:val="0"/>
          <w:marTop w:val="0"/>
          <w:marBottom w:val="0"/>
          <w:divBdr>
            <w:top w:val="none" w:sz="0" w:space="0" w:color="auto"/>
            <w:left w:val="none" w:sz="0" w:space="0" w:color="auto"/>
            <w:bottom w:val="none" w:sz="0" w:space="0" w:color="auto"/>
            <w:right w:val="none" w:sz="0" w:space="0" w:color="auto"/>
          </w:divBdr>
        </w:div>
        <w:div w:id="1084299593">
          <w:marLeft w:val="640"/>
          <w:marRight w:val="0"/>
          <w:marTop w:val="0"/>
          <w:marBottom w:val="0"/>
          <w:divBdr>
            <w:top w:val="none" w:sz="0" w:space="0" w:color="auto"/>
            <w:left w:val="none" w:sz="0" w:space="0" w:color="auto"/>
            <w:bottom w:val="none" w:sz="0" w:space="0" w:color="auto"/>
            <w:right w:val="none" w:sz="0" w:space="0" w:color="auto"/>
          </w:divBdr>
        </w:div>
        <w:div w:id="57175312">
          <w:marLeft w:val="640"/>
          <w:marRight w:val="0"/>
          <w:marTop w:val="0"/>
          <w:marBottom w:val="0"/>
          <w:divBdr>
            <w:top w:val="none" w:sz="0" w:space="0" w:color="auto"/>
            <w:left w:val="none" w:sz="0" w:space="0" w:color="auto"/>
            <w:bottom w:val="none" w:sz="0" w:space="0" w:color="auto"/>
            <w:right w:val="none" w:sz="0" w:space="0" w:color="auto"/>
          </w:divBdr>
        </w:div>
        <w:div w:id="655185862">
          <w:marLeft w:val="640"/>
          <w:marRight w:val="0"/>
          <w:marTop w:val="0"/>
          <w:marBottom w:val="0"/>
          <w:divBdr>
            <w:top w:val="none" w:sz="0" w:space="0" w:color="auto"/>
            <w:left w:val="none" w:sz="0" w:space="0" w:color="auto"/>
            <w:bottom w:val="none" w:sz="0" w:space="0" w:color="auto"/>
            <w:right w:val="none" w:sz="0" w:space="0" w:color="auto"/>
          </w:divBdr>
        </w:div>
        <w:div w:id="1729374016">
          <w:marLeft w:val="640"/>
          <w:marRight w:val="0"/>
          <w:marTop w:val="0"/>
          <w:marBottom w:val="0"/>
          <w:divBdr>
            <w:top w:val="none" w:sz="0" w:space="0" w:color="auto"/>
            <w:left w:val="none" w:sz="0" w:space="0" w:color="auto"/>
            <w:bottom w:val="none" w:sz="0" w:space="0" w:color="auto"/>
            <w:right w:val="none" w:sz="0" w:space="0" w:color="auto"/>
          </w:divBdr>
        </w:div>
        <w:div w:id="1750151791">
          <w:marLeft w:val="640"/>
          <w:marRight w:val="0"/>
          <w:marTop w:val="0"/>
          <w:marBottom w:val="0"/>
          <w:divBdr>
            <w:top w:val="none" w:sz="0" w:space="0" w:color="auto"/>
            <w:left w:val="none" w:sz="0" w:space="0" w:color="auto"/>
            <w:bottom w:val="none" w:sz="0" w:space="0" w:color="auto"/>
            <w:right w:val="none" w:sz="0" w:space="0" w:color="auto"/>
          </w:divBdr>
        </w:div>
        <w:div w:id="1543440135">
          <w:marLeft w:val="640"/>
          <w:marRight w:val="0"/>
          <w:marTop w:val="0"/>
          <w:marBottom w:val="0"/>
          <w:divBdr>
            <w:top w:val="none" w:sz="0" w:space="0" w:color="auto"/>
            <w:left w:val="none" w:sz="0" w:space="0" w:color="auto"/>
            <w:bottom w:val="none" w:sz="0" w:space="0" w:color="auto"/>
            <w:right w:val="none" w:sz="0" w:space="0" w:color="auto"/>
          </w:divBdr>
        </w:div>
        <w:div w:id="744105706">
          <w:marLeft w:val="640"/>
          <w:marRight w:val="0"/>
          <w:marTop w:val="0"/>
          <w:marBottom w:val="0"/>
          <w:divBdr>
            <w:top w:val="none" w:sz="0" w:space="0" w:color="auto"/>
            <w:left w:val="none" w:sz="0" w:space="0" w:color="auto"/>
            <w:bottom w:val="none" w:sz="0" w:space="0" w:color="auto"/>
            <w:right w:val="none" w:sz="0" w:space="0" w:color="auto"/>
          </w:divBdr>
        </w:div>
        <w:div w:id="1897161490">
          <w:marLeft w:val="640"/>
          <w:marRight w:val="0"/>
          <w:marTop w:val="0"/>
          <w:marBottom w:val="0"/>
          <w:divBdr>
            <w:top w:val="none" w:sz="0" w:space="0" w:color="auto"/>
            <w:left w:val="none" w:sz="0" w:space="0" w:color="auto"/>
            <w:bottom w:val="none" w:sz="0" w:space="0" w:color="auto"/>
            <w:right w:val="none" w:sz="0" w:space="0" w:color="auto"/>
          </w:divBdr>
        </w:div>
        <w:div w:id="1545016931">
          <w:marLeft w:val="640"/>
          <w:marRight w:val="0"/>
          <w:marTop w:val="0"/>
          <w:marBottom w:val="0"/>
          <w:divBdr>
            <w:top w:val="none" w:sz="0" w:space="0" w:color="auto"/>
            <w:left w:val="none" w:sz="0" w:space="0" w:color="auto"/>
            <w:bottom w:val="none" w:sz="0" w:space="0" w:color="auto"/>
            <w:right w:val="none" w:sz="0" w:space="0" w:color="auto"/>
          </w:divBdr>
        </w:div>
        <w:div w:id="1843932470">
          <w:marLeft w:val="640"/>
          <w:marRight w:val="0"/>
          <w:marTop w:val="0"/>
          <w:marBottom w:val="0"/>
          <w:divBdr>
            <w:top w:val="none" w:sz="0" w:space="0" w:color="auto"/>
            <w:left w:val="none" w:sz="0" w:space="0" w:color="auto"/>
            <w:bottom w:val="none" w:sz="0" w:space="0" w:color="auto"/>
            <w:right w:val="none" w:sz="0" w:space="0" w:color="auto"/>
          </w:divBdr>
        </w:div>
        <w:div w:id="1967660471">
          <w:marLeft w:val="640"/>
          <w:marRight w:val="0"/>
          <w:marTop w:val="0"/>
          <w:marBottom w:val="0"/>
          <w:divBdr>
            <w:top w:val="none" w:sz="0" w:space="0" w:color="auto"/>
            <w:left w:val="none" w:sz="0" w:space="0" w:color="auto"/>
            <w:bottom w:val="none" w:sz="0" w:space="0" w:color="auto"/>
            <w:right w:val="none" w:sz="0" w:space="0" w:color="auto"/>
          </w:divBdr>
        </w:div>
        <w:div w:id="1970895343">
          <w:marLeft w:val="640"/>
          <w:marRight w:val="0"/>
          <w:marTop w:val="0"/>
          <w:marBottom w:val="0"/>
          <w:divBdr>
            <w:top w:val="none" w:sz="0" w:space="0" w:color="auto"/>
            <w:left w:val="none" w:sz="0" w:space="0" w:color="auto"/>
            <w:bottom w:val="none" w:sz="0" w:space="0" w:color="auto"/>
            <w:right w:val="none" w:sz="0" w:space="0" w:color="auto"/>
          </w:divBdr>
        </w:div>
        <w:div w:id="48187469">
          <w:marLeft w:val="640"/>
          <w:marRight w:val="0"/>
          <w:marTop w:val="0"/>
          <w:marBottom w:val="0"/>
          <w:divBdr>
            <w:top w:val="none" w:sz="0" w:space="0" w:color="auto"/>
            <w:left w:val="none" w:sz="0" w:space="0" w:color="auto"/>
            <w:bottom w:val="none" w:sz="0" w:space="0" w:color="auto"/>
            <w:right w:val="none" w:sz="0" w:space="0" w:color="auto"/>
          </w:divBdr>
        </w:div>
        <w:div w:id="1553031170">
          <w:marLeft w:val="640"/>
          <w:marRight w:val="0"/>
          <w:marTop w:val="0"/>
          <w:marBottom w:val="0"/>
          <w:divBdr>
            <w:top w:val="none" w:sz="0" w:space="0" w:color="auto"/>
            <w:left w:val="none" w:sz="0" w:space="0" w:color="auto"/>
            <w:bottom w:val="none" w:sz="0" w:space="0" w:color="auto"/>
            <w:right w:val="none" w:sz="0" w:space="0" w:color="auto"/>
          </w:divBdr>
        </w:div>
        <w:div w:id="1352217226">
          <w:marLeft w:val="640"/>
          <w:marRight w:val="0"/>
          <w:marTop w:val="0"/>
          <w:marBottom w:val="0"/>
          <w:divBdr>
            <w:top w:val="none" w:sz="0" w:space="0" w:color="auto"/>
            <w:left w:val="none" w:sz="0" w:space="0" w:color="auto"/>
            <w:bottom w:val="none" w:sz="0" w:space="0" w:color="auto"/>
            <w:right w:val="none" w:sz="0" w:space="0" w:color="auto"/>
          </w:divBdr>
        </w:div>
        <w:div w:id="1707101420">
          <w:marLeft w:val="640"/>
          <w:marRight w:val="0"/>
          <w:marTop w:val="0"/>
          <w:marBottom w:val="0"/>
          <w:divBdr>
            <w:top w:val="none" w:sz="0" w:space="0" w:color="auto"/>
            <w:left w:val="none" w:sz="0" w:space="0" w:color="auto"/>
            <w:bottom w:val="none" w:sz="0" w:space="0" w:color="auto"/>
            <w:right w:val="none" w:sz="0" w:space="0" w:color="auto"/>
          </w:divBdr>
        </w:div>
        <w:div w:id="284894170">
          <w:marLeft w:val="640"/>
          <w:marRight w:val="0"/>
          <w:marTop w:val="0"/>
          <w:marBottom w:val="0"/>
          <w:divBdr>
            <w:top w:val="none" w:sz="0" w:space="0" w:color="auto"/>
            <w:left w:val="none" w:sz="0" w:space="0" w:color="auto"/>
            <w:bottom w:val="none" w:sz="0" w:space="0" w:color="auto"/>
            <w:right w:val="none" w:sz="0" w:space="0" w:color="auto"/>
          </w:divBdr>
        </w:div>
        <w:div w:id="1772894621">
          <w:marLeft w:val="640"/>
          <w:marRight w:val="0"/>
          <w:marTop w:val="0"/>
          <w:marBottom w:val="0"/>
          <w:divBdr>
            <w:top w:val="none" w:sz="0" w:space="0" w:color="auto"/>
            <w:left w:val="none" w:sz="0" w:space="0" w:color="auto"/>
            <w:bottom w:val="none" w:sz="0" w:space="0" w:color="auto"/>
            <w:right w:val="none" w:sz="0" w:space="0" w:color="auto"/>
          </w:divBdr>
        </w:div>
        <w:div w:id="1478642454">
          <w:marLeft w:val="640"/>
          <w:marRight w:val="0"/>
          <w:marTop w:val="0"/>
          <w:marBottom w:val="0"/>
          <w:divBdr>
            <w:top w:val="none" w:sz="0" w:space="0" w:color="auto"/>
            <w:left w:val="none" w:sz="0" w:space="0" w:color="auto"/>
            <w:bottom w:val="none" w:sz="0" w:space="0" w:color="auto"/>
            <w:right w:val="none" w:sz="0" w:space="0" w:color="auto"/>
          </w:divBdr>
        </w:div>
        <w:div w:id="715858645">
          <w:marLeft w:val="640"/>
          <w:marRight w:val="0"/>
          <w:marTop w:val="0"/>
          <w:marBottom w:val="0"/>
          <w:divBdr>
            <w:top w:val="none" w:sz="0" w:space="0" w:color="auto"/>
            <w:left w:val="none" w:sz="0" w:space="0" w:color="auto"/>
            <w:bottom w:val="none" w:sz="0" w:space="0" w:color="auto"/>
            <w:right w:val="none" w:sz="0" w:space="0" w:color="auto"/>
          </w:divBdr>
        </w:div>
        <w:div w:id="1353991677">
          <w:marLeft w:val="640"/>
          <w:marRight w:val="0"/>
          <w:marTop w:val="0"/>
          <w:marBottom w:val="0"/>
          <w:divBdr>
            <w:top w:val="none" w:sz="0" w:space="0" w:color="auto"/>
            <w:left w:val="none" w:sz="0" w:space="0" w:color="auto"/>
            <w:bottom w:val="none" w:sz="0" w:space="0" w:color="auto"/>
            <w:right w:val="none" w:sz="0" w:space="0" w:color="auto"/>
          </w:divBdr>
        </w:div>
        <w:div w:id="343167682">
          <w:marLeft w:val="640"/>
          <w:marRight w:val="0"/>
          <w:marTop w:val="0"/>
          <w:marBottom w:val="0"/>
          <w:divBdr>
            <w:top w:val="none" w:sz="0" w:space="0" w:color="auto"/>
            <w:left w:val="none" w:sz="0" w:space="0" w:color="auto"/>
            <w:bottom w:val="none" w:sz="0" w:space="0" w:color="auto"/>
            <w:right w:val="none" w:sz="0" w:space="0" w:color="auto"/>
          </w:divBdr>
        </w:div>
        <w:div w:id="1880897421">
          <w:marLeft w:val="640"/>
          <w:marRight w:val="0"/>
          <w:marTop w:val="0"/>
          <w:marBottom w:val="0"/>
          <w:divBdr>
            <w:top w:val="none" w:sz="0" w:space="0" w:color="auto"/>
            <w:left w:val="none" w:sz="0" w:space="0" w:color="auto"/>
            <w:bottom w:val="none" w:sz="0" w:space="0" w:color="auto"/>
            <w:right w:val="none" w:sz="0" w:space="0" w:color="auto"/>
          </w:divBdr>
        </w:div>
        <w:div w:id="1026250911">
          <w:marLeft w:val="640"/>
          <w:marRight w:val="0"/>
          <w:marTop w:val="0"/>
          <w:marBottom w:val="0"/>
          <w:divBdr>
            <w:top w:val="none" w:sz="0" w:space="0" w:color="auto"/>
            <w:left w:val="none" w:sz="0" w:space="0" w:color="auto"/>
            <w:bottom w:val="none" w:sz="0" w:space="0" w:color="auto"/>
            <w:right w:val="none" w:sz="0" w:space="0" w:color="auto"/>
          </w:divBdr>
        </w:div>
        <w:div w:id="2055276983">
          <w:marLeft w:val="640"/>
          <w:marRight w:val="0"/>
          <w:marTop w:val="0"/>
          <w:marBottom w:val="0"/>
          <w:divBdr>
            <w:top w:val="none" w:sz="0" w:space="0" w:color="auto"/>
            <w:left w:val="none" w:sz="0" w:space="0" w:color="auto"/>
            <w:bottom w:val="none" w:sz="0" w:space="0" w:color="auto"/>
            <w:right w:val="none" w:sz="0" w:space="0" w:color="auto"/>
          </w:divBdr>
        </w:div>
        <w:div w:id="891498171">
          <w:marLeft w:val="640"/>
          <w:marRight w:val="0"/>
          <w:marTop w:val="0"/>
          <w:marBottom w:val="0"/>
          <w:divBdr>
            <w:top w:val="none" w:sz="0" w:space="0" w:color="auto"/>
            <w:left w:val="none" w:sz="0" w:space="0" w:color="auto"/>
            <w:bottom w:val="none" w:sz="0" w:space="0" w:color="auto"/>
            <w:right w:val="none" w:sz="0" w:space="0" w:color="auto"/>
          </w:divBdr>
        </w:div>
        <w:div w:id="1588415930">
          <w:marLeft w:val="640"/>
          <w:marRight w:val="0"/>
          <w:marTop w:val="0"/>
          <w:marBottom w:val="0"/>
          <w:divBdr>
            <w:top w:val="none" w:sz="0" w:space="0" w:color="auto"/>
            <w:left w:val="none" w:sz="0" w:space="0" w:color="auto"/>
            <w:bottom w:val="none" w:sz="0" w:space="0" w:color="auto"/>
            <w:right w:val="none" w:sz="0" w:space="0" w:color="auto"/>
          </w:divBdr>
        </w:div>
        <w:div w:id="1905096242">
          <w:marLeft w:val="640"/>
          <w:marRight w:val="0"/>
          <w:marTop w:val="0"/>
          <w:marBottom w:val="0"/>
          <w:divBdr>
            <w:top w:val="none" w:sz="0" w:space="0" w:color="auto"/>
            <w:left w:val="none" w:sz="0" w:space="0" w:color="auto"/>
            <w:bottom w:val="none" w:sz="0" w:space="0" w:color="auto"/>
            <w:right w:val="none" w:sz="0" w:space="0" w:color="auto"/>
          </w:divBdr>
        </w:div>
        <w:div w:id="90246763">
          <w:marLeft w:val="640"/>
          <w:marRight w:val="0"/>
          <w:marTop w:val="0"/>
          <w:marBottom w:val="0"/>
          <w:divBdr>
            <w:top w:val="none" w:sz="0" w:space="0" w:color="auto"/>
            <w:left w:val="none" w:sz="0" w:space="0" w:color="auto"/>
            <w:bottom w:val="none" w:sz="0" w:space="0" w:color="auto"/>
            <w:right w:val="none" w:sz="0" w:space="0" w:color="auto"/>
          </w:divBdr>
        </w:div>
        <w:div w:id="665135735">
          <w:marLeft w:val="640"/>
          <w:marRight w:val="0"/>
          <w:marTop w:val="0"/>
          <w:marBottom w:val="0"/>
          <w:divBdr>
            <w:top w:val="none" w:sz="0" w:space="0" w:color="auto"/>
            <w:left w:val="none" w:sz="0" w:space="0" w:color="auto"/>
            <w:bottom w:val="none" w:sz="0" w:space="0" w:color="auto"/>
            <w:right w:val="none" w:sz="0" w:space="0" w:color="auto"/>
          </w:divBdr>
        </w:div>
        <w:div w:id="1010258398">
          <w:marLeft w:val="640"/>
          <w:marRight w:val="0"/>
          <w:marTop w:val="0"/>
          <w:marBottom w:val="0"/>
          <w:divBdr>
            <w:top w:val="none" w:sz="0" w:space="0" w:color="auto"/>
            <w:left w:val="none" w:sz="0" w:space="0" w:color="auto"/>
            <w:bottom w:val="none" w:sz="0" w:space="0" w:color="auto"/>
            <w:right w:val="none" w:sz="0" w:space="0" w:color="auto"/>
          </w:divBdr>
        </w:div>
        <w:div w:id="1135290131">
          <w:marLeft w:val="640"/>
          <w:marRight w:val="0"/>
          <w:marTop w:val="0"/>
          <w:marBottom w:val="0"/>
          <w:divBdr>
            <w:top w:val="none" w:sz="0" w:space="0" w:color="auto"/>
            <w:left w:val="none" w:sz="0" w:space="0" w:color="auto"/>
            <w:bottom w:val="none" w:sz="0" w:space="0" w:color="auto"/>
            <w:right w:val="none" w:sz="0" w:space="0" w:color="auto"/>
          </w:divBdr>
        </w:div>
        <w:div w:id="711460813">
          <w:marLeft w:val="640"/>
          <w:marRight w:val="0"/>
          <w:marTop w:val="0"/>
          <w:marBottom w:val="0"/>
          <w:divBdr>
            <w:top w:val="none" w:sz="0" w:space="0" w:color="auto"/>
            <w:left w:val="none" w:sz="0" w:space="0" w:color="auto"/>
            <w:bottom w:val="none" w:sz="0" w:space="0" w:color="auto"/>
            <w:right w:val="none" w:sz="0" w:space="0" w:color="auto"/>
          </w:divBdr>
        </w:div>
        <w:div w:id="1538279236">
          <w:marLeft w:val="640"/>
          <w:marRight w:val="0"/>
          <w:marTop w:val="0"/>
          <w:marBottom w:val="0"/>
          <w:divBdr>
            <w:top w:val="none" w:sz="0" w:space="0" w:color="auto"/>
            <w:left w:val="none" w:sz="0" w:space="0" w:color="auto"/>
            <w:bottom w:val="none" w:sz="0" w:space="0" w:color="auto"/>
            <w:right w:val="none" w:sz="0" w:space="0" w:color="auto"/>
          </w:divBdr>
        </w:div>
        <w:div w:id="737941807">
          <w:marLeft w:val="640"/>
          <w:marRight w:val="0"/>
          <w:marTop w:val="0"/>
          <w:marBottom w:val="0"/>
          <w:divBdr>
            <w:top w:val="none" w:sz="0" w:space="0" w:color="auto"/>
            <w:left w:val="none" w:sz="0" w:space="0" w:color="auto"/>
            <w:bottom w:val="none" w:sz="0" w:space="0" w:color="auto"/>
            <w:right w:val="none" w:sz="0" w:space="0" w:color="auto"/>
          </w:divBdr>
        </w:div>
        <w:div w:id="967591050">
          <w:marLeft w:val="640"/>
          <w:marRight w:val="0"/>
          <w:marTop w:val="0"/>
          <w:marBottom w:val="0"/>
          <w:divBdr>
            <w:top w:val="none" w:sz="0" w:space="0" w:color="auto"/>
            <w:left w:val="none" w:sz="0" w:space="0" w:color="auto"/>
            <w:bottom w:val="none" w:sz="0" w:space="0" w:color="auto"/>
            <w:right w:val="none" w:sz="0" w:space="0" w:color="auto"/>
          </w:divBdr>
        </w:div>
        <w:div w:id="1931812382">
          <w:marLeft w:val="640"/>
          <w:marRight w:val="0"/>
          <w:marTop w:val="0"/>
          <w:marBottom w:val="0"/>
          <w:divBdr>
            <w:top w:val="none" w:sz="0" w:space="0" w:color="auto"/>
            <w:left w:val="none" w:sz="0" w:space="0" w:color="auto"/>
            <w:bottom w:val="none" w:sz="0" w:space="0" w:color="auto"/>
            <w:right w:val="none" w:sz="0" w:space="0" w:color="auto"/>
          </w:divBdr>
        </w:div>
        <w:div w:id="68769592">
          <w:marLeft w:val="640"/>
          <w:marRight w:val="0"/>
          <w:marTop w:val="0"/>
          <w:marBottom w:val="0"/>
          <w:divBdr>
            <w:top w:val="none" w:sz="0" w:space="0" w:color="auto"/>
            <w:left w:val="none" w:sz="0" w:space="0" w:color="auto"/>
            <w:bottom w:val="none" w:sz="0" w:space="0" w:color="auto"/>
            <w:right w:val="none" w:sz="0" w:space="0" w:color="auto"/>
          </w:divBdr>
        </w:div>
        <w:div w:id="247886803">
          <w:marLeft w:val="640"/>
          <w:marRight w:val="0"/>
          <w:marTop w:val="0"/>
          <w:marBottom w:val="0"/>
          <w:divBdr>
            <w:top w:val="none" w:sz="0" w:space="0" w:color="auto"/>
            <w:left w:val="none" w:sz="0" w:space="0" w:color="auto"/>
            <w:bottom w:val="none" w:sz="0" w:space="0" w:color="auto"/>
            <w:right w:val="none" w:sz="0" w:space="0" w:color="auto"/>
          </w:divBdr>
        </w:div>
        <w:div w:id="443694506">
          <w:marLeft w:val="640"/>
          <w:marRight w:val="0"/>
          <w:marTop w:val="0"/>
          <w:marBottom w:val="0"/>
          <w:divBdr>
            <w:top w:val="none" w:sz="0" w:space="0" w:color="auto"/>
            <w:left w:val="none" w:sz="0" w:space="0" w:color="auto"/>
            <w:bottom w:val="none" w:sz="0" w:space="0" w:color="auto"/>
            <w:right w:val="none" w:sz="0" w:space="0" w:color="auto"/>
          </w:divBdr>
        </w:div>
        <w:div w:id="1088618714">
          <w:marLeft w:val="640"/>
          <w:marRight w:val="0"/>
          <w:marTop w:val="0"/>
          <w:marBottom w:val="0"/>
          <w:divBdr>
            <w:top w:val="none" w:sz="0" w:space="0" w:color="auto"/>
            <w:left w:val="none" w:sz="0" w:space="0" w:color="auto"/>
            <w:bottom w:val="none" w:sz="0" w:space="0" w:color="auto"/>
            <w:right w:val="none" w:sz="0" w:space="0" w:color="auto"/>
          </w:divBdr>
        </w:div>
        <w:div w:id="633947424">
          <w:marLeft w:val="640"/>
          <w:marRight w:val="0"/>
          <w:marTop w:val="0"/>
          <w:marBottom w:val="0"/>
          <w:divBdr>
            <w:top w:val="none" w:sz="0" w:space="0" w:color="auto"/>
            <w:left w:val="none" w:sz="0" w:space="0" w:color="auto"/>
            <w:bottom w:val="none" w:sz="0" w:space="0" w:color="auto"/>
            <w:right w:val="none" w:sz="0" w:space="0" w:color="auto"/>
          </w:divBdr>
        </w:div>
        <w:div w:id="77023820">
          <w:marLeft w:val="640"/>
          <w:marRight w:val="0"/>
          <w:marTop w:val="0"/>
          <w:marBottom w:val="0"/>
          <w:divBdr>
            <w:top w:val="none" w:sz="0" w:space="0" w:color="auto"/>
            <w:left w:val="none" w:sz="0" w:space="0" w:color="auto"/>
            <w:bottom w:val="none" w:sz="0" w:space="0" w:color="auto"/>
            <w:right w:val="none" w:sz="0" w:space="0" w:color="auto"/>
          </w:divBdr>
        </w:div>
        <w:div w:id="1764691815">
          <w:marLeft w:val="640"/>
          <w:marRight w:val="0"/>
          <w:marTop w:val="0"/>
          <w:marBottom w:val="0"/>
          <w:divBdr>
            <w:top w:val="none" w:sz="0" w:space="0" w:color="auto"/>
            <w:left w:val="none" w:sz="0" w:space="0" w:color="auto"/>
            <w:bottom w:val="none" w:sz="0" w:space="0" w:color="auto"/>
            <w:right w:val="none" w:sz="0" w:space="0" w:color="auto"/>
          </w:divBdr>
        </w:div>
        <w:div w:id="2052993390">
          <w:marLeft w:val="640"/>
          <w:marRight w:val="0"/>
          <w:marTop w:val="0"/>
          <w:marBottom w:val="0"/>
          <w:divBdr>
            <w:top w:val="none" w:sz="0" w:space="0" w:color="auto"/>
            <w:left w:val="none" w:sz="0" w:space="0" w:color="auto"/>
            <w:bottom w:val="none" w:sz="0" w:space="0" w:color="auto"/>
            <w:right w:val="none" w:sz="0" w:space="0" w:color="auto"/>
          </w:divBdr>
        </w:div>
        <w:div w:id="1821531254">
          <w:marLeft w:val="640"/>
          <w:marRight w:val="0"/>
          <w:marTop w:val="0"/>
          <w:marBottom w:val="0"/>
          <w:divBdr>
            <w:top w:val="none" w:sz="0" w:space="0" w:color="auto"/>
            <w:left w:val="none" w:sz="0" w:space="0" w:color="auto"/>
            <w:bottom w:val="none" w:sz="0" w:space="0" w:color="auto"/>
            <w:right w:val="none" w:sz="0" w:space="0" w:color="auto"/>
          </w:divBdr>
        </w:div>
        <w:div w:id="1110973838">
          <w:marLeft w:val="640"/>
          <w:marRight w:val="0"/>
          <w:marTop w:val="0"/>
          <w:marBottom w:val="0"/>
          <w:divBdr>
            <w:top w:val="none" w:sz="0" w:space="0" w:color="auto"/>
            <w:left w:val="none" w:sz="0" w:space="0" w:color="auto"/>
            <w:bottom w:val="none" w:sz="0" w:space="0" w:color="auto"/>
            <w:right w:val="none" w:sz="0" w:space="0" w:color="auto"/>
          </w:divBdr>
        </w:div>
        <w:div w:id="1372537207">
          <w:marLeft w:val="640"/>
          <w:marRight w:val="0"/>
          <w:marTop w:val="0"/>
          <w:marBottom w:val="0"/>
          <w:divBdr>
            <w:top w:val="none" w:sz="0" w:space="0" w:color="auto"/>
            <w:left w:val="none" w:sz="0" w:space="0" w:color="auto"/>
            <w:bottom w:val="none" w:sz="0" w:space="0" w:color="auto"/>
            <w:right w:val="none" w:sz="0" w:space="0" w:color="auto"/>
          </w:divBdr>
        </w:div>
        <w:div w:id="90706838">
          <w:marLeft w:val="640"/>
          <w:marRight w:val="0"/>
          <w:marTop w:val="0"/>
          <w:marBottom w:val="0"/>
          <w:divBdr>
            <w:top w:val="none" w:sz="0" w:space="0" w:color="auto"/>
            <w:left w:val="none" w:sz="0" w:space="0" w:color="auto"/>
            <w:bottom w:val="none" w:sz="0" w:space="0" w:color="auto"/>
            <w:right w:val="none" w:sz="0" w:space="0" w:color="auto"/>
          </w:divBdr>
        </w:div>
        <w:div w:id="1716586863">
          <w:marLeft w:val="640"/>
          <w:marRight w:val="0"/>
          <w:marTop w:val="0"/>
          <w:marBottom w:val="0"/>
          <w:divBdr>
            <w:top w:val="none" w:sz="0" w:space="0" w:color="auto"/>
            <w:left w:val="none" w:sz="0" w:space="0" w:color="auto"/>
            <w:bottom w:val="none" w:sz="0" w:space="0" w:color="auto"/>
            <w:right w:val="none" w:sz="0" w:space="0" w:color="auto"/>
          </w:divBdr>
        </w:div>
        <w:div w:id="1887182553">
          <w:marLeft w:val="640"/>
          <w:marRight w:val="0"/>
          <w:marTop w:val="0"/>
          <w:marBottom w:val="0"/>
          <w:divBdr>
            <w:top w:val="none" w:sz="0" w:space="0" w:color="auto"/>
            <w:left w:val="none" w:sz="0" w:space="0" w:color="auto"/>
            <w:bottom w:val="none" w:sz="0" w:space="0" w:color="auto"/>
            <w:right w:val="none" w:sz="0" w:space="0" w:color="auto"/>
          </w:divBdr>
        </w:div>
        <w:div w:id="1826703194">
          <w:marLeft w:val="640"/>
          <w:marRight w:val="0"/>
          <w:marTop w:val="0"/>
          <w:marBottom w:val="0"/>
          <w:divBdr>
            <w:top w:val="none" w:sz="0" w:space="0" w:color="auto"/>
            <w:left w:val="none" w:sz="0" w:space="0" w:color="auto"/>
            <w:bottom w:val="none" w:sz="0" w:space="0" w:color="auto"/>
            <w:right w:val="none" w:sz="0" w:space="0" w:color="auto"/>
          </w:divBdr>
        </w:div>
        <w:div w:id="1762219140">
          <w:marLeft w:val="640"/>
          <w:marRight w:val="0"/>
          <w:marTop w:val="0"/>
          <w:marBottom w:val="0"/>
          <w:divBdr>
            <w:top w:val="none" w:sz="0" w:space="0" w:color="auto"/>
            <w:left w:val="none" w:sz="0" w:space="0" w:color="auto"/>
            <w:bottom w:val="none" w:sz="0" w:space="0" w:color="auto"/>
            <w:right w:val="none" w:sz="0" w:space="0" w:color="auto"/>
          </w:divBdr>
        </w:div>
        <w:div w:id="2112318901">
          <w:marLeft w:val="640"/>
          <w:marRight w:val="0"/>
          <w:marTop w:val="0"/>
          <w:marBottom w:val="0"/>
          <w:divBdr>
            <w:top w:val="none" w:sz="0" w:space="0" w:color="auto"/>
            <w:left w:val="none" w:sz="0" w:space="0" w:color="auto"/>
            <w:bottom w:val="none" w:sz="0" w:space="0" w:color="auto"/>
            <w:right w:val="none" w:sz="0" w:space="0" w:color="auto"/>
          </w:divBdr>
        </w:div>
        <w:div w:id="1837644824">
          <w:marLeft w:val="640"/>
          <w:marRight w:val="0"/>
          <w:marTop w:val="0"/>
          <w:marBottom w:val="0"/>
          <w:divBdr>
            <w:top w:val="none" w:sz="0" w:space="0" w:color="auto"/>
            <w:left w:val="none" w:sz="0" w:space="0" w:color="auto"/>
            <w:bottom w:val="none" w:sz="0" w:space="0" w:color="auto"/>
            <w:right w:val="none" w:sz="0" w:space="0" w:color="auto"/>
          </w:divBdr>
        </w:div>
        <w:div w:id="1802337795">
          <w:marLeft w:val="640"/>
          <w:marRight w:val="0"/>
          <w:marTop w:val="0"/>
          <w:marBottom w:val="0"/>
          <w:divBdr>
            <w:top w:val="none" w:sz="0" w:space="0" w:color="auto"/>
            <w:left w:val="none" w:sz="0" w:space="0" w:color="auto"/>
            <w:bottom w:val="none" w:sz="0" w:space="0" w:color="auto"/>
            <w:right w:val="none" w:sz="0" w:space="0" w:color="auto"/>
          </w:divBdr>
        </w:div>
        <w:div w:id="1740133163">
          <w:marLeft w:val="640"/>
          <w:marRight w:val="0"/>
          <w:marTop w:val="0"/>
          <w:marBottom w:val="0"/>
          <w:divBdr>
            <w:top w:val="none" w:sz="0" w:space="0" w:color="auto"/>
            <w:left w:val="none" w:sz="0" w:space="0" w:color="auto"/>
            <w:bottom w:val="none" w:sz="0" w:space="0" w:color="auto"/>
            <w:right w:val="none" w:sz="0" w:space="0" w:color="auto"/>
          </w:divBdr>
        </w:div>
        <w:div w:id="740056707">
          <w:marLeft w:val="640"/>
          <w:marRight w:val="0"/>
          <w:marTop w:val="0"/>
          <w:marBottom w:val="0"/>
          <w:divBdr>
            <w:top w:val="none" w:sz="0" w:space="0" w:color="auto"/>
            <w:left w:val="none" w:sz="0" w:space="0" w:color="auto"/>
            <w:bottom w:val="none" w:sz="0" w:space="0" w:color="auto"/>
            <w:right w:val="none" w:sz="0" w:space="0" w:color="auto"/>
          </w:divBdr>
        </w:div>
        <w:div w:id="1530679049">
          <w:marLeft w:val="640"/>
          <w:marRight w:val="0"/>
          <w:marTop w:val="0"/>
          <w:marBottom w:val="0"/>
          <w:divBdr>
            <w:top w:val="none" w:sz="0" w:space="0" w:color="auto"/>
            <w:left w:val="none" w:sz="0" w:space="0" w:color="auto"/>
            <w:bottom w:val="none" w:sz="0" w:space="0" w:color="auto"/>
            <w:right w:val="none" w:sz="0" w:space="0" w:color="auto"/>
          </w:divBdr>
        </w:div>
        <w:div w:id="474295916">
          <w:marLeft w:val="640"/>
          <w:marRight w:val="0"/>
          <w:marTop w:val="0"/>
          <w:marBottom w:val="0"/>
          <w:divBdr>
            <w:top w:val="none" w:sz="0" w:space="0" w:color="auto"/>
            <w:left w:val="none" w:sz="0" w:space="0" w:color="auto"/>
            <w:bottom w:val="none" w:sz="0" w:space="0" w:color="auto"/>
            <w:right w:val="none" w:sz="0" w:space="0" w:color="auto"/>
          </w:divBdr>
        </w:div>
        <w:div w:id="2052462166">
          <w:marLeft w:val="640"/>
          <w:marRight w:val="0"/>
          <w:marTop w:val="0"/>
          <w:marBottom w:val="0"/>
          <w:divBdr>
            <w:top w:val="none" w:sz="0" w:space="0" w:color="auto"/>
            <w:left w:val="none" w:sz="0" w:space="0" w:color="auto"/>
            <w:bottom w:val="none" w:sz="0" w:space="0" w:color="auto"/>
            <w:right w:val="none" w:sz="0" w:space="0" w:color="auto"/>
          </w:divBdr>
        </w:div>
        <w:div w:id="2102874253">
          <w:marLeft w:val="640"/>
          <w:marRight w:val="0"/>
          <w:marTop w:val="0"/>
          <w:marBottom w:val="0"/>
          <w:divBdr>
            <w:top w:val="none" w:sz="0" w:space="0" w:color="auto"/>
            <w:left w:val="none" w:sz="0" w:space="0" w:color="auto"/>
            <w:bottom w:val="none" w:sz="0" w:space="0" w:color="auto"/>
            <w:right w:val="none" w:sz="0" w:space="0" w:color="auto"/>
          </w:divBdr>
        </w:div>
        <w:div w:id="1624845242">
          <w:marLeft w:val="640"/>
          <w:marRight w:val="0"/>
          <w:marTop w:val="0"/>
          <w:marBottom w:val="0"/>
          <w:divBdr>
            <w:top w:val="none" w:sz="0" w:space="0" w:color="auto"/>
            <w:left w:val="none" w:sz="0" w:space="0" w:color="auto"/>
            <w:bottom w:val="none" w:sz="0" w:space="0" w:color="auto"/>
            <w:right w:val="none" w:sz="0" w:space="0" w:color="auto"/>
          </w:divBdr>
        </w:div>
        <w:div w:id="315887451">
          <w:marLeft w:val="640"/>
          <w:marRight w:val="0"/>
          <w:marTop w:val="0"/>
          <w:marBottom w:val="0"/>
          <w:divBdr>
            <w:top w:val="none" w:sz="0" w:space="0" w:color="auto"/>
            <w:left w:val="none" w:sz="0" w:space="0" w:color="auto"/>
            <w:bottom w:val="none" w:sz="0" w:space="0" w:color="auto"/>
            <w:right w:val="none" w:sz="0" w:space="0" w:color="auto"/>
          </w:divBdr>
        </w:div>
        <w:div w:id="303320046">
          <w:marLeft w:val="640"/>
          <w:marRight w:val="0"/>
          <w:marTop w:val="0"/>
          <w:marBottom w:val="0"/>
          <w:divBdr>
            <w:top w:val="none" w:sz="0" w:space="0" w:color="auto"/>
            <w:left w:val="none" w:sz="0" w:space="0" w:color="auto"/>
            <w:bottom w:val="none" w:sz="0" w:space="0" w:color="auto"/>
            <w:right w:val="none" w:sz="0" w:space="0" w:color="auto"/>
          </w:divBdr>
        </w:div>
        <w:div w:id="1989817622">
          <w:marLeft w:val="640"/>
          <w:marRight w:val="0"/>
          <w:marTop w:val="0"/>
          <w:marBottom w:val="0"/>
          <w:divBdr>
            <w:top w:val="none" w:sz="0" w:space="0" w:color="auto"/>
            <w:left w:val="none" w:sz="0" w:space="0" w:color="auto"/>
            <w:bottom w:val="none" w:sz="0" w:space="0" w:color="auto"/>
            <w:right w:val="none" w:sz="0" w:space="0" w:color="auto"/>
          </w:divBdr>
        </w:div>
        <w:div w:id="883178031">
          <w:marLeft w:val="640"/>
          <w:marRight w:val="0"/>
          <w:marTop w:val="0"/>
          <w:marBottom w:val="0"/>
          <w:divBdr>
            <w:top w:val="none" w:sz="0" w:space="0" w:color="auto"/>
            <w:left w:val="none" w:sz="0" w:space="0" w:color="auto"/>
            <w:bottom w:val="none" w:sz="0" w:space="0" w:color="auto"/>
            <w:right w:val="none" w:sz="0" w:space="0" w:color="auto"/>
          </w:divBdr>
        </w:div>
        <w:div w:id="618800908">
          <w:marLeft w:val="640"/>
          <w:marRight w:val="0"/>
          <w:marTop w:val="0"/>
          <w:marBottom w:val="0"/>
          <w:divBdr>
            <w:top w:val="none" w:sz="0" w:space="0" w:color="auto"/>
            <w:left w:val="none" w:sz="0" w:space="0" w:color="auto"/>
            <w:bottom w:val="none" w:sz="0" w:space="0" w:color="auto"/>
            <w:right w:val="none" w:sz="0" w:space="0" w:color="auto"/>
          </w:divBdr>
        </w:div>
        <w:div w:id="2102870020">
          <w:marLeft w:val="640"/>
          <w:marRight w:val="0"/>
          <w:marTop w:val="0"/>
          <w:marBottom w:val="0"/>
          <w:divBdr>
            <w:top w:val="none" w:sz="0" w:space="0" w:color="auto"/>
            <w:left w:val="none" w:sz="0" w:space="0" w:color="auto"/>
            <w:bottom w:val="none" w:sz="0" w:space="0" w:color="auto"/>
            <w:right w:val="none" w:sz="0" w:space="0" w:color="auto"/>
          </w:divBdr>
        </w:div>
        <w:div w:id="1868253257">
          <w:marLeft w:val="640"/>
          <w:marRight w:val="0"/>
          <w:marTop w:val="0"/>
          <w:marBottom w:val="0"/>
          <w:divBdr>
            <w:top w:val="none" w:sz="0" w:space="0" w:color="auto"/>
            <w:left w:val="none" w:sz="0" w:space="0" w:color="auto"/>
            <w:bottom w:val="none" w:sz="0" w:space="0" w:color="auto"/>
            <w:right w:val="none" w:sz="0" w:space="0" w:color="auto"/>
          </w:divBdr>
        </w:div>
        <w:div w:id="860239172">
          <w:marLeft w:val="640"/>
          <w:marRight w:val="0"/>
          <w:marTop w:val="0"/>
          <w:marBottom w:val="0"/>
          <w:divBdr>
            <w:top w:val="none" w:sz="0" w:space="0" w:color="auto"/>
            <w:left w:val="none" w:sz="0" w:space="0" w:color="auto"/>
            <w:bottom w:val="none" w:sz="0" w:space="0" w:color="auto"/>
            <w:right w:val="none" w:sz="0" w:space="0" w:color="auto"/>
          </w:divBdr>
        </w:div>
        <w:div w:id="412431317">
          <w:marLeft w:val="640"/>
          <w:marRight w:val="0"/>
          <w:marTop w:val="0"/>
          <w:marBottom w:val="0"/>
          <w:divBdr>
            <w:top w:val="none" w:sz="0" w:space="0" w:color="auto"/>
            <w:left w:val="none" w:sz="0" w:space="0" w:color="auto"/>
            <w:bottom w:val="none" w:sz="0" w:space="0" w:color="auto"/>
            <w:right w:val="none" w:sz="0" w:space="0" w:color="auto"/>
          </w:divBdr>
        </w:div>
        <w:div w:id="212280576">
          <w:marLeft w:val="640"/>
          <w:marRight w:val="0"/>
          <w:marTop w:val="0"/>
          <w:marBottom w:val="0"/>
          <w:divBdr>
            <w:top w:val="none" w:sz="0" w:space="0" w:color="auto"/>
            <w:left w:val="none" w:sz="0" w:space="0" w:color="auto"/>
            <w:bottom w:val="none" w:sz="0" w:space="0" w:color="auto"/>
            <w:right w:val="none" w:sz="0" w:space="0" w:color="auto"/>
          </w:divBdr>
        </w:div>
        <w:div w:id="1911117806">
          <w:marLeft w:val="640"/>
          <w:marRight w:val="0"/>
          <w:marTop w:val="0"/>
          <w:marBottom w:val="0"/>
          <w:divBdr>
            <w:top w:val="none" w:sz="0" w:space="0" w:color="auto"/>
            <w:left w:val="none" w:sz="0" w:space="0" w:color="auto"/>
            <w:bottom w:val="none" w:sz="0" w:space="0" w:color="auto"/>
            <w:right w:val="none" w:sz="0" w:space="0" w:color="auto"/>
          </w:divBdr>
        </w:div>
        <w:div w:id="2010789587">
          <w:marLeft w:val="640"/>
          <w:marRight w:val="0"/>
          <w:marTop w:val="0"/>
          <w:marBottom w:val="0"/>
          <w:divBdr>
            <w:top w:val="none" w:sz="0" w:space="0" w:color="auto"/>
            <w:left w:val="none" w:sz="0" w:space="0" w:color="auto"/>
            <w:bottom w:val="none" w:sz="0" w:space="0" w:color="auto"/>
            <w:right w:val="none" w:sz="0" w:space="0" w:color="auto"/>
          </w:divBdr>
        </w:div>
        <w:div w:id="1394352640">
          <w:marLeft w:val="640"/>
          <w:marRight w:val="0"/>
          <w:marTop w:val="0"/>
          <w:marBottom w:val="0"/>
          <w:divBdr>
            <w:top w:val="none" w:sz="0" w:space="0" w:color="auto"/>
            <w:left w:val="none" w:sz="0" w:space="0" w:color="auto"/>
            <w:bottom w:val="none" w:sz="0" w:space="0" w:color="auto"/>
            <w:right w:val="none" w:sz="0" w:space="0" w:color="auto"/>
          </w:divBdr>
        </w:div>
        <w:div w:id="1528566900">
          <w:marLeft w:val="640"/>
          <w:marRight w:val="0"/>
          <w:marTop w:val="0"/>
          <w:marBottom w:val="0"/>
          <w:divBdr>
            <w:top w:val="none" w:sz="0" w:space="0" w:color="auto"/>
            <w:left w:val="none" w:sz="0" w:space="0" w:color="auto"/>
            <w:bottom w:val="none" w:sz="0" w:space="0" w:color="auto"/>
            <w:right w:val="none" w:sz="0" w:space="0" w:color="auto"/>
          </w:divBdr>
        </w:div>
        <w:div w:id="558248230">
          <w:marLeft w:val="640"/>
          <w:marRight w:val="0"/>
          <w:marTop w:val="0"/>
          <w:marBottom w:val="0"/>
          <w:divBdr>
            <w:top w:val="none" w:sz="0" w:space="0" w:color="auto"/>
            <w:left w:val="none" w:sz="0" w:space="0" w:color="auto"/>
            <w:bottom w:val="none" w:sz="0" w:space="0" w:color="auto"/>
            <w:right w:val="none" w:sz="0" w:space="0" w:color="auto"/>
          </w:divBdr>
        </w:div>
        <w:div w:id="418212974">
          <w:marLeft w:val="640"/>
          <w:marRight w:val="0"/>
          <w:marTop w:val="0"/>
          <w:marBottom w:val="0"/>
          <w:divBdr>
            <w:top w:val="none" w:sz="0" w:space="0" w:color="auto"/>
            <w:left w:val="none" w:sz="0" w:space="0" w:color="auto"/>
            <w:bottom w:val="none" w:sz="0" w:space="0" w:color="auto"/>
            <w:right w:val="none" w:sz="0" w:space="0" w:color="auto"/>
          </w:divBdr>
        </w:div>
        <w:div w:id="1838182768">
          <w:marLeft w:val="640"/>
          <w:marRight w:val="0"/>
          <w:marTop w:val="0"/>
          <w:marBottom w:val="0"/>
          <w:divBdr>
            <w:top w:val="none" w:sz="0" w:space="0" w:color="auto"/>
            <w:left w:val="none" w:sz="0" w:space="0" w:color="auto"/>
            <w:bottom w:val="none" w:sz="0" w:space="0" w:color="auto"/>
            <w:right w:val="none" w:sz="0" w:space="0" w:color="auto"/>
          </w:divBdr>
        </w:div>
        <w:div w:id="2004039438">
          <w:marLeft w:val="640"/>
          <w:marRight w:val="0"/>
          <w:marTop w:val="0"/>
          <w:marBottom w:val="0"/>
          <w:divBdr>
            <w:top w:val="none" w:sz="0" w:space="0" w:color="auto"/>
            <w:left w:val="none" w:sz="0" w:space="0" w:color="auto"/>
            <w:bottom w:val="none" w:sz="0" w:space="0" w:color="auto"/>
            <w:right w:val="none" w:sz="0" w:space="0" w:color="auto"/>
          </w:divBdr>
        </w:div>
        <w:div w:id="583805683">
          <w:marLeft w:val="640"/>
          <w:marRight w:val="0"/>
          <w:marTop w:val="0"/>
          <w:marBottom w:val="0"/>
          <w:divBdr>
            <w:top w:val="none" w:sz="0" w:space="0" w:color="auto"/>
            <w:left w:val="none" w:sz="0" w:space="0" w:color="auto"/>
            <w:bottom w:val="none" w:sz="0" w:space="0" w:color="auto"/>
            <w:right w:val="none" w:sz="0" w:space="0" w:color="auto"/>
          </w:divBdr>
        </w:div>
        <w:div w:id="824662472">
          <w:marLeft w:val="640"/>
          <w:marRight w:val="0"/>
          <w:marTop w:val="0"/>
          <w:marBottom w:val="0"/>
          <w:divBdr>
            <w:top w:val="none" w:sz="0" w:space="0" w:color="auto"/>
            <w:left w:val="none" w:sz="0" w:space="0" w:color="auto"/>
            <w:bottom w:val="none" w:sz="0" w:space="0" w:color="auto"/>
            <w:right w:val="none" w:sz="0" w:space="0" w:color="auto"/>
          </w:divBdr>
        </w:div>
        <w:div w:id="52050309">
          <w:marLeft w:val="640"/>
          <w:marRight w:val="0"/>
          <w:marTop w:val="0"/>
          <w:marBottom w:val="0"/>
          <w:divBdr>
            <w:top w:val="none" w:sz="0" w:space="0" w:color="auto"/>
            <w:left w:val="none" w:sz="0" w:space="0" w:color="auto"/>
            <w:bottom w:val="none" w:sz="0" w:space="0" w:color="auto"/>
            <w:right w:val="none" w:sz="0" w:space="0" w:color="auto"/>
          </w:divBdr>
        </w:div>
        <w:div w:id="1066730154">
          <w:marLeft w:val="640"/>
          <w:marRight w:val="0"/>
          <w:marTop w:val="0"/>
          <w:marBottom w:val="0"/>
          <w:divBdr>
            <w:top w:val="none" w:sz="0" w:space="0" w:color="auto"/>
            <w:left w:val="none" w:sz="0" w:space="0" w:color="auto"/>
            <w:bottom w:val="none" w:sz="0" w:space="0" w:color="auto"/>
            <w:right w:val="none" w:sz="0" w:space="0" w:color="auto"/>
          </w:divBdr>
        </w:div>
        <w:div w:id="1313678469">
          <w:marLeft w:val="640"/>
          <w:marRight w:val="0"/>
          <w:marTop w:val="0"/>
          <w:marBottom w:val="0"/>
          <w:divBdr>
            <w:top w:val="none" w:sz="0" w:space="0" w:color="auto"/>
            <w:left w:val="none" w:sz="0" w:space="0" w:color="auto"/>
            <w:bottom w:val="none" w:sz="0" w:space="0" w:color="auto"/>
            <w:right w:val="none" w:sz="0" w:space="0" w:color="auto"/>
          </w:divBdr>
        </w:div>
        <w:div w:id="653729177">
          <w:marLeft w:val="640"/>
          <w:marRight w:val="0"/>
          <w:marTop w:val="0"/>
          <w:marBottom w:val="0"/>
          <w:divBdr>
            <w:top w:val="none" w:sz="0" w:space="0" w:color="auto"/>
            <w:left w:val="none" w:sz="0" w:space="0" w:color="auto"/>
            <w:bottom w:val="none" w:sz="0" w:space="0" w:color="auto"/>
            <w:right w:val="none" w:sz="0" w:space="0" w:color="auto"/>
          </w:divBdr>
        </w:div>
        <w:div w:id="389812111">
          <w:marLeft w:val="640"/>
          <w:marRight w:val="0"/>
          <w:marTop w:val="0"/>
          <w:marBottom w:val="0"/>
          <w:divBdr>
            <w:top w:val="none" w:sz="0" w:space="0" w:color="auto"/>
            <w:left w:val="none" w:sz="0" w:space="0" w:color="auto"/>
            <w:bottom w:val="none" w:sz="0" w:space="0" w:color="auto"/>
            <w:right w:val="none" w:sz="0" w:space="0" w:color="auto"/>
          </w:divBdr>
        </w:div>
        <w:div w:id="1783569641">
          <w:marLeft w:val="640"/>
          <w:marRight w:val="0"/>
          <w:marTop w:val="0"/>
          <w:marBottom w:val="0"/>
          <w:divBdr>
            <w:top w:val="none" w:sz="0" w:space="0" w:color="auto"/>
            <w:left w:val="none" w:sz="0" w:space="0" w:color="auto"/>
            <w:bottom w:val="none" w:sz="0" w:space="0" w:color="auto"/>
            <w:right w:val="none" w:sz="0" w:space="0" w:color="auto"/>
          </w:divBdr>
        </w:div>
        <w:div w:id="701054216">
          <w:marLeft w:val="640"/>
          <w:marRight w:val="0"/>
          <w:marTop w:val="0"/>
          <w:marBottom w:val="0"/>
          <w:divBdr>
            <w:top w:val="none" w:sz="0" w:space="0" w:color="auto"/>
            <w:left w:val="none" w:sz="0" w:space="0" w:color="auto"/>
            <w:bottom w:val="none" w:sz="0" w:space="0" w:color="auto"/>
            <w:right w:val="none" w:sz="0" w:space="0" w:color="auto"/>
          </w:divBdr>
        </w:div>
        <w:div w:id="2095737675">
          <w:marLeft w:val="640"/>
          <w:marRight w:val="0"/>
          <w:marTop w:val="0"/>
          <w:marBottom w:val="0"/>
          <w:divBdr>
            <w:top w:val="none" w:sz="0" w:space="0" w:color="auto"/>
            <w:left w:val="none" w:sz="0" w:space="0" w:color="auto"/>
            <w:bottom w:val="none" w:sz="0" w:space="0" w:color="auto"/>
            <w:right w:val="none" w:sz="0" w:space="0" w:color="auto"/>
          </w:divBdr>
        </w:div>
        <w:div w:id="1355576387">
          <w:marLeft w:val="640"/>
          <w:marRight w:val="0"/>
          <w:marTop w:val="0"/>
          <w:marBottom w:val="0"/>
          <w:divBdr>
            <w:top w:val="none" w:sz="0" w:space="0" w:color="auto"/>
            <w:left w:val="none" w:sz="0" w:space="0" w:color="auto"/>
            <w:bottom w:val="none" w:sz="0" w:space="0" w:color="auto"/>
            <w:right w:val="none" w:sz="0" w:space="0" w:color="auto"/>
          </w:divBdr>
        </w:div>
      </w:divsChild>
    </w:div>
    <w:div w:id="1771001835">
      <w:bodyDiv w:val="1"/>
      <w:marLeft w:val="0"/>
      <w:marRight w:val="0"/>
      <w:marTop w:val="0"/>
      <w:marBottom w:val="0"/>
      <w:divBdr>
        <w:top w:val="none" w:sz="0" w:space="0" w:color="auto"/>
        <w:left w:val="none" w:sz="0" w:space="0" w:color="auto"/>
        <w:bottom w:val="none" w:sz="0" w:space="0" w:color="auto"/>
        <w:right w:val="none" w:sz="0" w:space="0" w:color="auto"/>
      </w:divBdr>
      <w:divsChild>
        <w:div w:id="836846276">
          <w:marLeft w:val="640"/>
          <w:marRight w:val="0"/>
          <w:marTop w:val="0"/>
          <w:marBottom w:val="0"/>
          <w:divBdr>
            <w:top w:val="none" w:sz="0" w:space="0" w:color="auto"/>
            <w:left w:val="none" w:sz="0" w:space="0" w:color="auto"/>
            <w:bottom w:val="none" w:sz="0" w:space="0" w:color="auto"/>
            <w:right w:val="none" w:sz="0" w:space="0" w:color="auto"/>
          </w:divBdr>
        </w:div>
        <w:div w:id="2065130113">
          <w:marLeft w:val="640"/>
          <w:marRight w:val="0"/>
          <w:marTop w:val="0"/>
          <w:marBottom w:val="0"/>
          <w:divBdr>
            <w:top w:val="none" w:sz="0" w:space="0" w:color="auto"/>
            <w:left w:val="none" w:sz="0" w:space="0" w:color="auto"/>
            <w:bottom w:val="none" w:sz="0" w:space="0" w:color="auto"/>
            <w:right w:val="none" w:sz="0" w:space="0" w:color="auto"/>
          </w:divBdr>
        </w:div>
        <w:div w:id="347830257">
          <w:marLeft w:val="640"/>
          <w:marRight w:val="0"/>
          <w:marTop w:val="0"/>
          <w:marBottom w:val="0"/>
          <w:divBdr>
            <w:top w:val="none" w:sz="0" w:space="0" w:color="auto"/>
            <w:left w:val="none" w:sz="0" w:space="0" w:color="auto"/>
            <w:bottom w:val="none" w:sz="0" w:space="0" w:color="auto"/>
            <w:right w:val="none" w:sz="0" w:space="0" w:color="auto"/>
          </w:divBdr>
        </w:div>
        <w:div w:id="1925842101">
          <w:marLeft w:val="640"/>
          <w:marRight w:val="0"/>
          <w:marTop w:val="0"/>
          <w:marBottom w:val="0"/>
          <w:divBdr>
            <w:top w:val="none" w:sz="0" w:space="0" w:color="auto"/>
            <w:left w:val="none" w:sz="0" w:space="0" w:color="auto"/>
            <w:bottom w:val="none" w:sz="0" w:space="0" w:color="auto"/>
            <w:right w:val="none" w:sz="0" w:space="0" w:color="auto"/>
          </w:divBdr>
        </w:div>
        <w:div w:id="301615340">
          <w:marLeft w:val="640"/>
          <w:marRight w:val="0"/>
          <w:marTop w:val="0"/>
          <w:marBottom w:val="0"/>
          <w:divBdr>
            <w:top w:val="none" w:sz="0" w:space="0" w:color="auto"/>
            <w:left w:val="none" w:sz="0" w:space="0" w:color="auto"/>
            <w:bottom w:val="none" w:sz="0" w:space="0" w:color="auto"/>
            <w:right w:val="none" w:sz="0" w:space="0" w:color="auto"/>
          </w:divBdr>
        </w:div>
        <w:div w:id="714817542">
          <w:marLeft w:val="640"/>
          <w:marRight w:val="0"/>
          <w:marTop w:val="0"/>
          <w:marBottom w:val="0"/>
          <w:divBdr>
            <w:top w:val="none" w:sz="0" w:space="0" w:color="auto"/>
            <w:left w:val="none" w:sz="0" w:space="0" w:color="auto"/>
            <w:bottom w:val="none" w:sz="0" w:space="0" w:color="auto"/>
            <w:right w:val="none" w:sz="0" w:space="0" w:color="auto"/>
          </w:divBdr>
        </w:div>
        <w:div w:id="856969670">
          <w:marLeft w:val="640"/>
          <w:marRight w:val="0"/>
          <w:marTop w:val="0"/>
          <w:marBottom w:val="0"/>
          <w:divBdr>
            <w:top w:val="none" w:sz="0" w:space="0" w:color="auto"/>
            <w:left w:val="none" w:sz="0" w:space="0" w:color="auto"/>
            <w:bottom w:val="none" w:sz="0" w:space="0" w:color="auto"/>
            <w:right w:val="none" w:sz="0" w:space="0" w:color="auto"/>
          </w:divBdr>
        </w:div>
        <w:div w:id="1170487780">
          <w:marLeft w:val="640"/>
          <w:marRight w:val="0"/>
          <w:marTop w:val="0"/>
          <w:marBottom w:val="0"/>
          <w:divBdr>
            <w:top w:val="none" w:sz="0" w:space="0" w:color="auto"/>
            <w:left w:val="none" w:sz="0" w:space="0" w:color="auto"/>
            <w:bottom w:val="none" w:sz="0" w:space="0" w:color="auto"/>
            <w:right w:val="none" w:sz="0" w:space="0" w:color="auto"/>
          </w:divBdr>
        </w:div>
        <w:div w:id="1777090076">
          <w:marLeft w:val="640"/>
          <w:marRight w:val="0"/>
          <w:marTop w:val="0"/>
          <w:marBottom w:val="0"/>
          <w:divBdr>
            <w:top w:val="none" w:sz="0" w:space="0" w:color="auto"/>
            <w:left w:val="none" w:sz="0" w:space="0" w:color="auto"/>
            <w:bottom w:val="none" w:sz="0" w:space="0" w:color="auto"/>
            <w:right w:val="none" w:sz="0" w:space="0" w:color="auto"/>
          </w:divBdr>
        </w:div>
        <w:div w:id="1366753777">
          <w:marLeft w:val="640"/>
          <w:marRight w:val="0"/>
          <w:marTop w:val="0"/>
          <w:marBottom w:val="0"/>
          <w:divBdr>
            <w:top w:val="none" w:sz="0" w:space="0" w:color="auto"/>
            <w:left w:val="none" w:sz="0" w:space="0" w:color="auto"/>
            <w:bottom w:val="none" w:sz="0" w:space="0" w:color="auto"/>
            <w:right w:val="none" w:sz="0" w:space="0" w:color="auto"/>
          </w:divBdr>
        </w:div>
        <w:div w:id="144512960">
          <w:marLeft w:val="640"/>
          <w:marRight w:val="0"/>
          <w:marTop w:val="0"/>
          <w:marBottom w:val="0"/>
          <w:divBdr>
            <w:top w:val="none" w:sz="0" w:space="0" w:color="auto"/>
            <w:left w:val="none" w:sz="0" w:space="0" w:color="auto"/>
            <w:bottom w:val="none" w:sz="0" w:space="0" w:color="auto"/>
            <w:right w:val="none" w:sz="0" w:space="0" w:color="auto"/>
          </w:divBdr>
        </w:div>
        <w:div w:id="798960583">
          <w:marLeft w:val="640"/>
          <w:marRight w:val="0"/>
          <w:marTop w:val="0"/>
          <w:marBottom w:val="0"/>
          <w:divBdr>
            <w:top w:val="none" w:sz="0" w:space="0" w:color="auto"/>
            <w:left w:val="none" w:sz="0" w:space="0" w:color="auto"/>
            <w:bottom w:val="none" w:sz="0" w:space="0" w:color="auto"/>
            <w:right w:val="none" w:sz="0" w:space="0" w:color="auto"/>
          </w:divBdr>
        </w:div>
        <w:div w:id="299724136">
          <w:marLeft w:val="640"/>
          <w:marRight w:val="0"/>
          <w:marTop w:val="0"/>
          <w:marBottom w:val="0"/>
          <w:divBdr>
            <w:top w:val="none" w:sz="0" w:space="0" w:color="auto"/>
            <w:left w:val="none" w:sz="0" w:space="0" w:color="auto"/>
            <w:bottom w:val="none" w:sz="0" w:space="0" w:color="auto"/>
            <w:right w:val="none" w:sz="0" w:space="0" w:color="auto"/>
          </w:divBdr>
        </w:div>
        <w:div w:id="1577085674">
          <w:marLeft w:val="640"/>
          <w:marRight w:val="0"/>
          <w:marTop w:val="0"/>
          <w:marBottom w:val="0"/>
          <w:divBdr>
            <w:top w:val="none" w:sz="0" w:space="0" w:color="auto"/>
            <w:left w:val="none" w:sz="0" w:space="0" w:color="auto"/>
            <w:bottom w:val="none" w:sz="0" w:space="0" w:color="auto"/>
            <w:right w:val="none" w:sz="0" w:space="0" w:color="auto"/>
          </w:divBdr>
        </w:div>
        <w:div w:id="1241521713">
          <w:marLeft w:val="640"/>
          <w:marRight w:val="0"/>
          <w:marTop w:val="0"/>
          <w:marBottom w:val="0"/>
          <w:divBdr>
            <w:top w:val="none" w:sz="0" w:space="0" w:color="auto"/>
            <w:left w:val="none" w:sz="0" w:space="0" w:color="auto"/>
            <w:bottom w:val="none" w:sz="0" w:space="0" w:color="auto"/>
            <w:right w:val="none" w:sz="0" w:space="0" w:color="auto"/>
          </w:divBdr>
        </w:div>
        <w:div w:id="1299457880">
          <w:marLeft w:val="640"/>
          <w:marRight w:val="0"/>
          <w:marTop w:val="0"/>
          <w:marBottom w:val="0"/>
          <w:divBdr>
            <w:top w:val="none" w:sz="0" w:space="0" w:color="auto"/>
            <w:left w:val="none" w:sz="0" w:space="0" w:color="auto"/>
            <w:bottom w:val="none" w:sz="0" w:space="0" w:color="auto"/>
            <w:right w:val="none" w:sz="0" w:space="0" w:color="auto"/>
          </w:divBdr>
        </w:div>
        <w:div w:id="1967587570">
          <w:marLeft w:val="640"/>
          <w:marRight w:val="0"/>
          <w:marTop w:val="0"/>
          <w:marBottom w:val="0"/>
          <w:divBdr>
            <w:top w:val="none" w:sz="0" w:space="0" w:color="auto"/>
            <w:left w:val="none" w:sz="0" w:space="0" w:color="auto"/>
            <w:bottom w:val="none" w:sz="0" w:space="0" w:color="auto"/>
            <w:right w:val="none" w:sz="0" w:space="0" w:color="auto"/>
          </w:divBdr>
        </w:div>
        <w:div w:id="1270161859">
          <w:marLeft w:val="640"/>
          <w:marRight w:val="0"/>
          <w:marTop w:val="0"/>
          <w:marBottom w:val="0"/>
          <w:divBdr>
            <w:top w:val="none" w:sz="0" w:space="0" w:color="auto"/>
            <w:left w:val="none" w:sz="0" w:space="0" w:color="auto"/>
            <w:bottom w:val="none" w:sz="0" w:space="0" w:color="auto"/>
            <w:right w:val="none" w:sz="0" w:space="0" w:color="auto"/>
          </w:divBdr>
        </w:div>
        <w:div w:id="1017384278">
          <w:marLeft w:val="640"/>
          <w:marRight w:val="0"/>
          <w:marTop w:val="0"/>
          <w:marBottom w:val="0"/>
          <w:divBdr>
            <w:top w:val="none" w:sz="0" w:space="0" w:color="auto"/>
            <w:left w:val="none" w:sz="0" w:space="0" w:color="auto"/>
            <w:bottom w:val="none" w:sz="0" w:space="0" w:color="auto"/>
            <w:right w:val="none" w:sz="0" w:space="0" w:color="auto"/>
          </w:divBdr>
        </w:div>
        <w:div w:id="577522442">
          <w:marLeft w:val="640"/>
          <w:marRight w:val="0"/>
          <w:marTop w:val="0"/>
          <w:marBottom w:val="0"/>
          <w:divBdr>
            <w:top w:val="none" w:sz="0" w:space="0" w:color="auto"/>
            <w:left w:val="none" w:sz="0" w:space="0" w:color="auto"/>
            <w:bottom w:val="none" w:sz="0" w:space="0" w:color="auto"/>
            <w:right w:val="none" w:sz="0" w:space="0" w:color="auto"/>
          </w:divBdr>
        </w:div>
        <w:div w:id="1335499332">
          <w:marLeft w:val="640"/>
          <w:marRight w:val="0"/>
          <w:marTop w:val="0"/>
          <w:marBottom w:val="0"/>
          <w:divBdr>
            <w:top w:val="none" w:sz="0" w:space="0" w:color="auto"/>
            <w:left w:val="none" w:sz="0" w:space="0" w:color="auto"/>
            <w:bottom w:val="none" w:sz="0" w:space="0" w:color="auto"/>
            <w:right w:val="none" w:sz="0" w:space="0" w:color="auto"/>
          </w:divBdr>
        </w:div>
        <w:div w:id="714357572">
          <w:marLeft w:val="640"/>
          <w:marRight w:val="0"/>
          <w:marTop w:val="0"/>
          <w:marBottom w:val="0"/>
          <w:divBdr>
            <w:top w:val="none" w:sz="0" w:space="0" w:color="auto"/>
            <w:left w:val="none" w:sz="0" w:space="0" w:color="auto"/>
            <w:bottom w:val="none" w:sz="0" w:space="0" w:color="auto"/>
            <w:right w:val="none" w:sz="0" w:space="0" w:color="auto"/>
          </w:divBdr>
        </w:div>
        <w:div w:id="804933175">
          <w:marLeft w:val="640"/>
          <w:marRight w:val="0"/>
          <w:marTop w:val="0"/>
          <w:marBottom w:val="0"/>
          <w:divBdr>
            <w:top w:val="none" w:sz="0" w:space="0" w:color="auto"/>
            <w:left w:val="none" w:sz="0" w:space="0" w:color="auto"/>
            <w:bottom w:val="none" w:sz="0" w:space="0" w:color="auto"/>
            <w:right w:val="none" w:sz="0" w:space="0" w:color="auto"/>
          </w:divBdr>
        </w:div>
        <w:div w:id="723916332">
          <w:marLeft w:val="640"/>
          <w:marRight w:val="0"/>
          <w:marTop w:val="0"/>
          <w:marBottom w:val="0"/>
          <w:divBdr>
            <w:top w:val="none" w:sz="0" w:space="0" w:color="auto"/>
            <w:left w:val="none" w:sz="0" w:space="0" w:color="auto"/>
            <w:bottom w:val="none" w:sz="0" w:space="0" w:color="auto"/>
            <w:right w:val="none" w:sz="0" w:space="0" w:color="auto"/>
          </w:divBdr>
        </w:div>
        <w:div w:id="322927710">
          <w:marLeft w:val="640"/>
          <w:marRight w:val="0"/>
          <w:marTop w:val="0"/>
          <w:marBottom w:val="0"/>
          <w:divBdr>
            <w:top w:val="none" w:sz="0" w:space="0" w:color="auto"/>
            <w:left w:val="none" w:sz="0" w:space="0" w:color="auto"/>
            <w:bottom w:val="none" w:sz="0" w:space="0" w:color="auto"/>
            <w:right w:val="none" w:sz="0" w:space="0" w:color="auto"/>
          </w:divBdr>
        </w:div>
        <w:div w:id="1190071939">
          <w:marLeft w:val="640"/>
          <w:marRight w:val="0"/>
          <w:marTop w:val="0"/>
          <w:marBottom w:val="0"/>
          <w:divBdr>
            <w:top w:val="none" w:sz="0" w:space="0" w:color="auto"/>
            <w:left w:val="none" w:sz="0" w:space="0" w:color="auto"/>
            <w:bottom w:val="none" w:sz="0" w:space="0" w:color="auto"/>
            <w:right w:val="none" w:sz="0" w:space="0" w:color="auto"/>
          </w:divBdr>
        </w:div>
        <w:div w:id="1025641990">
          <w:marLeft w:val="640"/>
          <w:marRight w:val="0"/>
          <w:marTop w:val="0"/>
          <w:marBottom w:val="0"/>
          <w:divBdr>
            <w:top w:val="none" w:sz="0" w:space="0" w:color="auto"/>
            <w:left w:val="none" w:sz="0" w:space="0" w:color="auto"/>
            <w:bottom w:val="none" w:sz="0" w:space="0" w:color="auto"/>
            <w:right w:val="none" w:sz="0" w:space="0" w:color="auto"/>
          </w:divBdr>
        </w:div>
        <w:div w:id="283928717">
          <w:marLeft w:val="640"/>
          <w:marRight w:val="0"/>
          <w:marTop w:val="0"/>
          <w:marBottom w:val="0"/>
          <w:divBdr>
            <w:top w:val="none" w:sz="0" w:space="0" w:color="auto"/>
            <w:left w:val="none" w:sz="0" w:space="0" w:color="auto"/>
            <w:bottom w:val="none" w:sz="0" w:space="0" w:color="auto"/>
            <w:right w:val="none" w:sz="0" w:space="0" w:color="auto"/>
          </w:divBdr>
        </w:div>
        <w:div w:id="419913356">
          <w:marLeft w:val="640"/>
          <w:marRight w:val="0"/>
          <w:marTop w:val="0"/>
          <w:marBottom w:val="0"/>
          <w:divBdr>
            <w:top w:val="none" w:sz="0" w:space="0" w:color="auto"/>
            <w:left w:val="none" w:sz="0" w:space="0" w:color="auto"/>
            <w:bottom w:val="none" w:sz="0" w:space="0" w:color="auto"/>
            <w:right w:val="none" w:sz="0" w:space="0" w:color="auto"/>
          </w:divBdr>
        </w:div>
        <w:div w:id="1325012001">
          <w:marLeft w:val="640"/>
          <w:marRight w:val="0"/>
          <w:marTop w:val="0"/>
          <w:marBottom w:val="0"/>
          <w:divBdr>
            <w:top w:val="none" w:sz="0" w:space="0" w:color="auto"/>
            <w:left w:val="none" w:sz="0" w:space="0" w:color="auto"/>
            <w:bottom w:val="none" w:sz="0" w:space="0" w:color="auto"/>
            <w:right w:val="none" w:sz="0" w:space="0" w:color="auto"/>
          </w:divBdr>
        </w:div>
        <w:div w:id="982194301">
          <w:marLeft w:val="640"/>
          <w:marRight w:val="0"/>
          <w:marTop w:val="0"/>
          <w:marBottom w:val="0"/>
          <w:divBdr>
            <w:top w:val="none" w:sz="0" w:space="0" w:color="auto"/>
            <w:left w:val="none" w:sz="0" w:space="0" w:color="auto"/>
            <w:bottom w:val="none" w:sz="0" w:space="0" w:color="auto"/>
            <w:right w:val="none" w:sz="0" w:space="0" w:color="auto"/>
          </w:divBdr>
        </w:div>
        <w:div w:id="57751466">
          <w:marLeft w:val="640"/>
          <w:marRight w:val="0"/>
          <w:marTop w:val="0"/>
          <w:marBottom w:val="0"/>
          <w:divBdr>
            <w:top w:val="none" w:sz="0" w:space="0" w:color="auto"/>
            <w:left w:val="none" w:sz="0" w:space="0" w:color="auto"/>
            <w:bottom w:val="none" w:sz="0" w:space="0" w:color="auto"/>
            <w:right w:val="none" w:sz="0" w:space="0" w:color="auto"/>
          </w:divBdr>
        </w:div>
        <w:div w:id="2094467588">
          <w:marLeft w:val="640"/>
          <w:marRight w:val="0"/>
          <w:marTop w:val="0"/>
          <w:marBottom w:val="0"/>
          <w:divBdr>
            <w:top w:val="none" w:sz="0" w:space="0" w:color="auto"/>
            <w:left w:val="none" w:sz="0" w:space="0" w:color="auto"/>
            <w:bottom w:val="none" w:sz="0" w:space="0" w:color="auto"/>
            <w:right w:val="none" w:sz="0" w:space="0" w:color="auto"/>
          </w:divBdr>
        </w:div>
        <w:div w:id="1285771719">
          <w:marLeft w:val="640"/>
          <w:marRight w:val="0"/>
          <w:marTop w:val="0"/>
          <w:marBottom w:val="0"/>
          <w:divBdr>
            <w:top w:val="none" w:sz="0" w:space="0" w:color="auto"/>
            <w:left w:val="none" w:sz="0" w:space="0" w:color="auto"/>
            <w:bottom w:val="none" w:sz="0" w:space="0" w:color="auto"/>
            <w:right w:val="none" w:sz="0" w:space="0" w:color="auto"/>
          </w:divBdr>
        </w:div>
        <w:div w:id="1309364077">
          <w:marLeft w:val="640"/>
          <w:marRight w:val="0"/>
          <w:marTop w:val="0"/>
          <w:marBottom w:val="0"/>
          <w:divBdr>
            <w:top w:val="none" w:sz="0" w:space="0" w:color="auto"/>
            <w:left w:val="none" w:sz="0" w:space="0" w:color="auto"/>
            <w:bottom w:val="none" w:sz="0" w:space="0" w:color="auto"/>
            <w:right w:val="none" w:sz="0" w:space="0" w:color="auto"/>
          </w:divBdr>
        </w:div>
        <w:div w:id="749692256">
          <w:marLeft w:val="640"/>
          <w:marRight w:val="0"/>
          <w:marTop w:val="0"/>
          <w:marBottom w:val="0"/>
          <w:divBdr>
            <w:top w:val="none" w:sz="0" w:space="0" w:color="auto"/>
            <w:left w:val="none" w:sz="0" w:space="0" w:color="auto"/>
            <w:bottom w:val="none" w:sz="0" w:space="0" w:color="auto"/>
            <w:right w:val="none" w:sz="0" w:space="0" w:color="auto"/>
          </w:divBdr>
        </w:div>
        <w:div w:id="917328407">
          <w:marLeft w:val="640"/>
          <w:marRight w:val="0"/>
          <w:marTop w:val="0"/>
          <w:marBottom w:val="0"/>
          <w:divBdr>
            <w:top w:val="none" w:sz="0" w:space="0" w:color="auto"/>
            <w:left w:val="none" w:sz="0" w:space="0" w:color="auto"/>
            <w:bottom w:val="none" w:sz="0" w:space="0" w:color="auto"/>
            <w:right w:val="none" w:sz="0" w:space="0" w:color="auto"/>
          </w:divBdr>
        </w:div>
        <w:div w:id="1305503072">
          <w:marLeft w:val="640"/>
          <w:marRight w:val="0"/>
          <w:marTop w:val="0"/>
          <w:marBottom w:val="0"/>
          <w:divBdr>
            <w:top w:val="none" w:sz="0" w:space="0" w:color="auto"/>
            <w:left w:val="none" w:sz="0" w:space="0" w:color="auto"/>
            <w:bottom w:val="none" w:sz="0" w:space="0" w:color="auto"/>
            <w:right w:val="none" w:sz="0" w:space="0" w:color="auto"/>
          </w:divBdr>
        </w:div>
        <w:div w:id="921375784">
          <w:marLeft w:val="640"/>
          <w:marRight w:val="0"/>
          <w:marTop w:val="0"/>
          <w:marBottom w:val="0"/>
          <w:divBdr>
            <w:top w:val="none" w:sz="0" w:space="0" w:color="auto"/>
            <w:left w:val="none" w:sz="0" w:space="0" w:color="auto"/>
            <w:bottom w:val="none" w:sz="0" w:space="0" w:color="auto"/>
            <w:right w:val="none" w:sz="0" w:space="0" w:color="auto"/>
          </w:divBdr>
        </w:div>
        <w:div w:id="1324628705">
          <w:marLeft w:val="640"/>
          <w:marRight w:val="0"/>
          <w:marTop w:val="0"/>
          <w:marBottom w:val="0"/>
          <w:divBdr>
            <w:top w:val="none" w:sz="0" w:space="0" w:color="auto"/>
            <w:left w:val="none" w:sz="0" w:space="0" w:color="auto"/>
            <w:bottom w:val="none" w:sz="0" w:space="0" w:color="auto"/>
            <w:right w:val="none" w:sz="0" w:space="0" w:color="auto"/>
          </w:divBdr>
        </w:div>
        <w:div w:id="1460801597">
          <w:marLeft w:val="640"/>
          <w:marRight w:val="0"/>
          <w:marTop w:val="0"/>
          <w:marBottom w:val="0"/>
          <w:divBdr>
            <w:top w:val="none" w:sz="0" w:space="0" w:color="auto"/>
            <w:left w:val="none" w:sz="0" w:space="0" w:color="auto"/>
            <w:bottom w:val="none" w:sz="0" w:space="0" w:color="auto"/>
            <w:right w:val="none" w:sz="0" w:space="0" w:color="auto"/>
          </w:divBdr>
        </w:div>
        <w:div w:id="271016846">
          <w:marLeft w:val="640"/>
          <w:marRight w:val="0"/>
          <w:marTop w:val="0"/>
          <w:marBottom w:val="0"/>
          <w:divBdr>
            <w:top w:val="none" w:sz="0" w:space="0" w:color="auto"/>
            <w:left w:val="none" w:sz="0" w:space="0" w:color="auto"/>
            <w:bottom w:val="none" w:sz="0" w:space="0" w:color="auto"/>
            <w:right w:val="none" w:sz="0" w:space="0" w:color="auto"/>
          </w:divBdr>
        </w:div>
        <w:div w:id="1789003707">
          <w:marLeft w:val="640"/>
          <w:marRight w:val="0"/>
          <w:marTop w:val="0"/>
          <w:marBottom w:val="0"/>
          <w:divBdr>
            <w:top w:val="none" w:sz="0" w:space="0" w:color="auto"/>
            <w:left w:val="none" w:sz="0" w:space="0" w:color="auto"/>
            <w:bottom w:val="none" w:sz="0" w:space="0" w:color="auto"/>
            <w:right w:val="none" w:sz="0" w:space="0" w:color="auto"/>
          </w:divBdr>
        </w:div>
        <w:div w:id="220098954">
          <w:marLeft w:val="640"/>
          <w:marRight w:val="0"/>
          <w:marTop w:val="0"/>
          <w:marBottom w:val="0"/>
          <w:divBdr>
            <w:top w:val="none" w:sz="0" w:space="0" w:color="auto"/>
            <w:left w:val="none" w:sz="0" w:space="0" w:color="auto"/>
            <w:bottom w:val="none" w:sz="0" w:space="0" w:color="auto"/>
            <w:right w:val="none" w:sz="0" w:space="0" w:color="auto"/>
          </w:divBdr>
        </w:div>
        <w:div w:id="1961719391">
          <w:marLeft w:val="640"/>
          <w:marRight w:val="0"/>
          <w:marTop w:val="0"/>
          <w:marBottom w:val="0"/>
          <w:divBdr>
            <w:top w:val="none" w:sz="0" w:space="0" w:color="auto"/>
            <w:left w:val="none" w:sz="0" w:space="0" w:color="auto"/>
            <w:bottom w:val="none" w:sz="0" w:space="0" w:color="auto"/>
            <w:right w:val="none" w:sz="0" w:space="0" w:color="auto"/>
          </w:divBdr>
        </w:div>
        <w:div w:id="1043677737">
          <w:marLeft w:val="640"/>
          <w:marRight w:val="0"/>
          <w:marTop w:val="0"/>
          <w:marBottom w:val="0"/>
          <w:divBdr>
            <w:top w:val="none" w:sz="0" w:space="0" w:color="auto"/>
            <w:left w:val="none" w:sz="0" w:space="0" w:color="auto"/>
            <w:bottom w:val="none" w:sz="0" w:space="0" w:color="auto"/>
            <w:right w:val="none" w:sz="0" w:space="0" w:color="auto"/>
          </w:divBdr>
        </w:div>
        <w:div w:id="1186092828">
          <w:marLeft w:val="640"/>
          <w:marRight w:val="0"/>
          <w:marTop w:val="0"/>
          <w:marBottom w:val="0"/>
          <w:divBdr>
            <w:top w:val="none" w:sz="0" w:space="0" w:color="auto"/>
            <w:left w:val="none" w:sz="0" w:space="0" w:color="auto"/>
            <w:bottom w:val="none" w:sz="0" w:space="0" w:color="auto"/>
            <w:right w:val="none" w:sz="0" w:space="0" w:color="auto"/>
          </w:divBdr>
        </w:div>
        <w:div w:id="1804275448">
          <w:marLeft w:val="640"/>
          <w:marRight w:val="0"/>
          <w:marTop w:val="0"/>
          <w:marBottom w:val="0"/>
          <w:divBdr>
            <w:top w:val="none" w:sz="0" w:space="0" w:color="auto"/>
            <w:left w:val="none" w:sz="0" w:space="0" w:color="auto"/>
            <w:bottom w:val="none" w:sz="0" w:space="0" w:color="auto"/>
            <w:right w:val="none" w:sz="0" w:space="0" w:color="auto"/>
          </w:divBdr>
        </w:div>
        <w:div w:id="1524899485">
          <w:marLeft w:val="640"/>
          <w:marRight w:val="0"/>
          <w:marTop w:val="0"/>
          <w:marBottom w:val="0"/>
          <w:divBdr>
            <w:top w:val="none" w:sz="0" w:space="0" w:color="auto"/>
            <w:left w:val="none" w:sz="0" w:space="0" w:color="auto"/>
            <w:bottom w:val="none" w:sz="0" w:space="0" w:color="auto"/>
            <w:right w:val="none" w:sz="0" w:space="0" w:color="auto"/>
          </w:divBdr>
        </w:div>
        <w:div w:id="174224123">
          <w:marLeft w:val="640"/>
          <w:marRight w:val="0"/>
          <w:marTop w:val="0"/>
          <w:marBottom w:val="0"/>
          <w:divBdr>
            <w:top w:val="none" w:sz="0" w:space="0" w:color="auto"/>
            <w:left w:val="none" w:sz="0" w:space="0" w:color="auto"/>
            <w:bottom w:val="none" w:sz="0" w:space="0" w:color="auto"/>
            <w:right w:val="none" w:sz="0" w:space="0" w:color="auto"/>
          </w:divBdr>
        </w:div>
        <w:div w:id="698506167">
          <w:marLeft w:val="640"/>
          <w:marRight w:val="0"/>
          <w:marTop w:val="0"/>
          <w:marBottom w:val="0"/>
          <w:divBdr>
            <w:top w:val="none" w:sz="0" w:space="0" w:color="auto"/>
            <w:left w:val="none" w:sz="0" w:space="0" w:color="auto"/>
            <w:bottom w:val="none" w:sz="0" w:space="0" w:color="auto"/>
            <w:right w:val="none" w:sz="0" w:space="0" w:color="auto"/>
          </w:divBdr>
        </w:div>
        <w:div w:id="469202933">
          <w:marLeft w:val="640"/>
          <w:marRight w:val="0"/>
          <w:marTop w:val="0"/>
          <w:marBottom w:val="0"/>
          <w:divBdr>
            <w:top w:val="none" w:sz="0" w:space="0" w:color="auto"/>
            <w:left w:val="none" w:sz="0" w:space="0" w:color="auto"/>
            <w:bottom w:val="none" w:sz="0" w:space="0" w:color="auto"/>
            <w:right w:val="none" w:sz="0" w:space="0" w:color="auto"/>
          </w:divBdr>
        </w:div>
        <w:div w:id="811405359">
          <w:marLeft w:val="640"/>
          <w:marRight w:val="0"/>
          <w:marTop w:val="0"/>
          <w:marBottom w:val="0"/>
          <w:divBdr>
            <w:top w:val="none" w:sz="0" w:space="0" w:color="auto"/>
            <w:left w:val="none" w:sz="0" w:space="0" w:color="auto"/>
            <w:bottom w:val="none" w:sz="0" w:space="0" w:color="auto"/>
            <w:right w:val="none" w:sz="0" w:space="0" w:color="auto"/>
          </w:divBdr>
        </w:div>
        <w:div w:id="1824614495">
          <w:marLeft w:val="640"/>
          <w:marRight w:val="0"/>
          <w:marTop w:val="0"/>
          <w:marBottom w:val="0"/>
          <w:divBdr>
            <w:top w:val="none" w:sz="0" w:space="0" w:color="auto"/>
            <w:left w:val="none" w:sz="0" w:space="0" w:color="auto"/>
            <w:bottom w:val="none" w:sz="0" w:space="0" w:color="auto"/>
            <w:right w:val="none" w:sz="0" w:space="0" w:color="auto"/>
          </w:divBdr>
        </w:div>
        <w:div w:id="997146548">
          <w:marLeft w:val="640"/>
          <w:marRight w:val="0"/>
          <w:marTop w:val="0"/>
          <w:marBottom w:val="0"/>
          <w:divBdr>
            <w:top w:val="none" w:sz="0" w:space="0" w:color="auto"/>
            <w:left w:val="none" w:sz="0" w:space="0" w:color="auto"/>
            <w:bottom w:val="none" w:sz="0" w:space="0" w:color="auto"/>
            <w:right w:val="none" w:sz="0" w:space="0" w:color="auto"/>
          </w:divBdr>
        </w:div>
        <w:div w:id="1692804064">
          <w:marLeft w:val="640"/>
          <w:marRight w:val="0"/>
          <w:marTop w:val="0"/>
          <w:marBottom w:val="0"/>
          <w:divBdr>
            <w:top w:val="none" w:sz="0" w:space="0" w:color="auto"/>
            <w:left w:val="none" w:sz="0" w:space="0" w:color="auto"/>
            <w:bottom w:val="none" w:sz="0" w:space="0" w:color="auto"/>
            <w:right w:val="none" w:sz="0" w:space="0" w:color="auto"/>
          </w:divBdr>
        </w:div>
        <w:div w:id="1446730364">
          <w:marLeft w:val="640"/>
          <w:marRight w:val="0"/>
          <w:marTop w:val="0"/>
          <w:marBottom w:val="0"/>
          <w:divBdr>
            <w:top w:val="none" w:sz="0" w:space="0" w:color="auto"/>
            <w:left w:val="none" w:sz="0" w:space="0" w:color="auto"/>
            <w:bottom w:val="none" w:sz="0" w:space="0" w:color="auto"/>
            <w:right w:val="none" w:sz="0" w:space="0" w:color="auto"/>
          </w:divBdr>
        </w:div>
        <w:div w:id="1893803552">
          <w:marLeft w:val="640"/>
          <w:marRight w:val="0"/>
          <w:marTop w:val="0"/>
          <w:marBottom w:val="0"/>
          <w:divBdr>
            <w:top w:val="none" w:sz="0" w:space="0" w:color="auto"/>
            <w:left w:val="none" w:sz="0" w:space="0" w:color="auto"/>
            <w:bottom w:val="none" w:sz="0" w:space="0" w:color="auto"/>
            <w:right w:val="none" w:sz="0" w:space="0" w:color="auto"/>
          </w:divBdr>
        </w:div>
        <w:div w:id="791559728">
          <w:marLeft w:val="640"/>
          <w:marRight w:val="0"/>
          <w:marTop w:val="0"/>
          <w:marBottom w:val="0"/>
          <w:divBdr>
            <w:top w:val="none" w:sz="0" w:space="0" w:color="auto"/>
            <w:left w:val="none" w:sz="0" w:space="0" w:color="auto"/>
            <w:bottom w:val="none" w:sz="0" w:space="0" w:color="auto"/>
            <w:right w:val="none" w:sz="0" w:space="0" w:color="auto"/>
          </w:divBdr>
        </w:div>
        <w:div w:id="1148673281">
          <w:marLeft w:val="640"/>
          <w:marRight w:val="0"/>
          <w:marTop w:val="0"/>
          <w:marBottom w:val="0"/>
          <w:divBdr>
            <w:top w:val="none" w:sz="0" w:space="0" w:color="auto"/>
            <w:left w:val="none" w:sz="0" w:space="0" w:color="auto"/>
            <w:bottom w:val="none" w:sz="0" w:space="0" w:color="auto"/>
            <w:right w:val="none" w:sz="0" w:space="0" w:color="auto"/>
          </w:divBdr>
        </w:div>
        <w:div w:id="582691231">
          <w:marLeft w:val="640"/>
          <w:marRight w:val="0"/>
          <w:marTop w:val="0"/>
          <w:marBottom w:val="0"/>
          <w:divBdr>
            <w:top w:val="none" w:sz="0" w:space="0" w:color="auto"/>
            <w:left w:val="none" w:sz="0" w:space="0" w:color="auto"/>
            <w:bottom w:val="none" w:sz="0" w:space="0" w:color="auto"/>
            <w:right w:val="none" w:sz="0" w:space="0" w:color="auto"/>
          </w:divBdr>
        </w:div>
        <w:div w:id="1530799194">
          <w:marLeft w:val="640"/>
          <w:marRight w:val="0"/>
          <w:marTop w:val="0"/>
          <w:marBottom w:val="0"/>
          <w:divBdr>
            <w:top w:val="none" w:sz="0" w:space="0" w:color="auto"/>
            <w:left w:val="none" w:sz="0" w:space="0" w:color="auto"/>
            <w:bottom w:val="none" w:sz="0" w:space="0" w:color="auto"/>
            <w:right w:val="none" w:sz="0" w:space="0" w:color="auto"/>
          </w:divBdr>
        </w:div>
        <w:div w:id="328676159">
          <w:marLeft w:val="640"/>
          <w:marRight w:val="0"/>
          <w:marTop w:val="0"/>
          <w:marBottom w:val="0"/>
          <w:divBdr>
            <w:top w:val="none" w:sz="0" w:space="0" w:color="auto"/>
            <w:left w:val="none" w:sz="0" w:space="0" w:color="auto"/>
            <w:bottom w:val="none" w:sz="0" w:space="0" w:color="auto"/>
            <w:right w:val="none" w:sz="0" w:space="0" w:color="auto"/>
          </w:divBdr>
        </w:div>
        <w:div w:id="274412817">
          <w:marLeft w:val="640"/>
          <w:marRight w:val="0"/>
          <w:marTop w:val="0"/>
          <w:marBottom w:val="0"/>
          <w:divBdr>
            <w:top w:val="none" w:sz="0" w:space="0" w:color="auto"/>
            <w:left w:val="none" w:sz="0" w:space="0" w:color="auto"/>
            <w:bottom w:val="none" w:sz="0" w:space="0" w:color="auto"/>
            <w:right w:val="none" w:sz="0" w:space="0" w:color="auto"/>
          </w:divBdr>
        </w:div>
        <w:div w:id="1744136477">
          <w:marLeft w:val="640"/>
          <w:marRight w:val="0"/>
          <w:marTop w:val="0"/>
          <w:marBottom w:val="0"/>
          <w:divBdr>
            <w:top w:val="none" w:sz="0" w:space="0" w:color="auto"/>
            <w:left w:val="none" w:sz="0" w:space="0" w:color="auto"/>
            <w:bottom w:val="none" w:sz="0" w:space="0" w:color="auto"/>
            <w:right w:val="none" w:sz="0" w:space="0" w:color="auto"/>
          </w:divBdr>
        </w:div>
        <w:div w:id="878585823">
          <w:marLeft w:val="640"/>
          <w:marRight w:val="0"/>
          <w:marTop w:val="0"/>
          <w:marBottom w:val="0"/>
          <w:divBdr>
            <w:top w:val="none" w:sz="0" w:space="0" w:color="auto"/>
            <w:left w:val="none" w:sz="0" w:space="0" w:color="auto"/>
            <w:bottom w:val="none" w:sz="0" w:space="0" w:color="auto"/>
            <w:right w:val="none" w:sz="0" w:space="0" w:color="auto"/>
          </w:divBdr>
        </w:div>
        <w:div w:id="980160129">
          <w:marLeft w:val="640"/>
          <w:marRight w:val="0"/>
          <w:marTop w:val="0"/>
          <w:marBottom w:val="0"/>
          <w:divBdr>
            <w:top w:val="none" w:sz="0" w:space="0" w:color="auto"/>
            <w:left w:val="none" w:sz="0" w:space="0" w:color="auto"/>
            <w:bottom w:val="none" w:sz="0" w:space="0" w:color="auto"/>
            <w:right w:val="none" w:sz="0" w:space="0" w:color="auto"/>
          </w:divBdr>
        </w:div>
        <w:div w:id="1840388002">
          <w:marLeft w:val="640"/>
          <w:marRight w:val="0"/>
          <w:marTop w:val="0"/>
          <w:marBottom w:val="0"/>
          <w:divBdr>
            <w:top w:val="none" w:sz="0" w:space="0" w:color="auto"/>
            <w:left w:val="none" w:sz="0" w:space="0" w:color="auto"/>
            <w:bottom w:val="none" w:sz="0" w:space="0" w:color="auto"/>
            <w:right w:val="none" w:sz="0" w:space="0" w:color="auto"/>
          </w:divBdr>
        </w:div>
        <w:div w:id="740560462">
          <w:marLeft w:val="640"/>
          <w:marRight w:val="0"/>
          <w:marTop w:val="0"/>
          <w:marBottom w:val="0"/>
          <w:divBdr>
            <w:top w:val="none" w:sz="0" w:space="0" w:color="auto"/>
            <w:left w:val="none" w:sz="0" w:space="0" w:color="auto"/>
            <w:bottom w:val="none" w:sz="0" w:space="0" w:color="auto"/>
            <w:right w:val="none" w:sz="0" w:space="0" w:color="auto"/>
          </w:divBdr>
        </w:div>
        <w:div w:id="1660229292">
          <w:marLeft w:val="640"/>
          <w:marRight w:val="0"/>
          <w:marTop w:val="0"/>
          <w:marBottom w:val="0"/>
          <w:divBdr>
            <w:top w:val="none" w:sz="0" w:space="0" w:color="auto"/>
            <w:left w:val="none" w:sz="0" w:space="0" w:color="auto"/>
            <w:bottom w:val="none" w:sz="0" w:space="0" w:color="auto"/>
            <w:right w:val="none" w:sz="0" w:space="0" w:color="auto"/>
          </w:divBdr>
        </w:div>
        <w:div w:id="1342392183">
          <w:marLeft w:val="640"/>
          <w:marRight w:val="0"/>
          <w:marTop w:val="0"/>
          <w:marBottom w:val="0"/>
          <w:divBdr>
            <w:top w:val="none" w:sz="0" w:space="0" w:color="auto"/>
            <w:left w:val="none" w:sz="0" w:space="0" w:color="auto"/>
            <w:bottom w:val="none" w:sz="0" w:space="0" w:color="auto"/>
            <w:right w:val="none" w:sz="0" w:space="0" w:color="auto"/>
          </w:divBdr>
        </w:div>
        <w:div w:id="1225601534">
          <w:marLeft w:val="640"/>
          <w:marRight w:val="0"/>
          <w:marTop w:val="0"/>
          <w:marBottom w:val="0"/>
          <w:divBdr>
            <w:top w:val="none" w:sz="0" w:space="0" w:color="auto"/>
            <w:left w:val="none" w:sz="0" w:space="0" w:color="auto"/>
            <w:bottom w:val="none" w:sz="0" w:space="0" w:color="auto"/>
            <w:right w:val="none" w:sz="0" w:space="0" w:color="auto"/>
          </w:divBdr>
        </w:div>
        <w:div w:id="80225626">
          <w:marLeft w:val="640"/>
          <w:marRight w:val="0"/>
          <w:marTop w:val="0"/>
          <w:marBottom w:val="0"/>
          <w:divBdr>
            <w:top w:val="none" w:sz="0" w:space="0" w:color="auto"/>
            <w:left w:val="none" w:sz="0" w:space="0" w:color="auto"/>
            <w:bottom w:val="none" w:sz="0" w:space="0" w:color="auto"/>
            <w:right w:val="none" w:sz="0" w:space="0" w:color="auto"/>
          </w:divBdr>
        </w:div>
        <w:div w:id="198279160">
          <w:marLeft w:val="640"/>
          <w:marRight w:val="0"/>
          <w:marTop w:val="0"/>
          <w:marBottom w:val="0"/>
          <w:divBdr>
            <w:top w:val="none" w:sz="0" w:space="0" w:color="auto"/>
            <w:left w:val="none" w:sz="0" w:space="0" w:color="auto"/>
            <w:bottom w:val="none" w:sz="0" w:space="0" w:color="auto"/>
            <w:right w:val="none" w:sz="0" w:space="0" w:color="auto"/>
          </w:divBdr>
        </w:div>
        <w:div w:id="134571459">
          <w:marLeft w:val="640"/>
          <w:marRight w:val="0"/>
          <w:marTop w:val="0"/>
          <w:marBottom w:val="0"/>
          <w:divBdr>
            <w:top w:val="none" w:sz="0" w:space="0" w:color="auto"/>
            <w:left w:val="none" w:sz="0" w:space="0" w:color="auto"/>
            <w:bottom w:val="none" w:sz="0" w:space="0" w:color="auto"/>
            <w:right w:val="none" w:sz="0" w:space="0" w:color="auto"/>
          </w:divBdr>
        </w:div>
        <w:div w:id="353266427">
          <w:marLeft w:val="640"/>
          <w:marRight w:val="0"/>
          <w:marTop w:val="0"/>
          <w:marBottom w:val="0"/>
          <w:divBdr>
            <w:top w:val="none" w:sz="0" w:space="0" w:color="auto"/>
            <w:left w:val="none" w:sz="0" w:space="0" w:color="auto"/>
            <w:bottom w:val="none" w:sz="0" w:space="0" w:color="auto"/>
            <w:right w:val="none" w:sz="0" w:space="0" w:color="auto"/>
          </w:divBdr>
        </w:div>
        <w:div w:id="1032615539">
          <w:marLeft w:val="640"/>
          <w:marRight w:val="0"/>
          <w:marTop w:val="0"/>
          <w:marBottom w:val="0"/>
          <w:divBdr>
            <w:top w:val="none" w:sz="0" w:space="0" w:color="auto"/>
            <w:left w:val="none" w:sz="0" w:space="0" w:color="auto"/>
            <w:bottom w:val="none" w:sz="0" w:space="0" w:color="auto"/>
            <w:right w:val="none" w:sz="0" w:space="0" w:color="auto"/>
          </w:divBdr>
        </w:div>
        <w:div w:id="1430083572">
          <w:marLeft w:val="640"/>
          <w:marRight w:val="0"/>
          <w:marTop w:val="0"/>
          <w:marBottom w:val="0"/>
          <w:divBdr>
            <w:top w:val="none" w:sz="0" w:space="0" w:color="auto"/>
            <w:left w:val="none" w:sz="0" w:space="0" w:color="auto"/>
            <w:bottom w:val="none" w:sz="0" w:space="0" w:color="auto"/>
            <w:right w:val="none" w:sz="0" w:space="0" w:color="auto"/>
          </w:divBdr>
        </w:div>
        <w:div w:id="1602570122">
          <w:marLeft w:val="640"/>
          <w:marRight w:val="0"/>
          <w:marTop w:val="0"/>
          <w:marBottom w:val="0"/>
          <w:divBdr>
            <w:top w:val="none" w:sz="0" w:space="0" w:color="auto"/>
            <w:left w:val="none" w:sz="0" w:space="0" w:color="auto"/>
            <w:bottom w:val="none" w:sz="0" w:space="0" w:color="auto"/>
            <w:right w:val="none" w:sz="0" w:space="0" w:color="auto"/>
          </w:divBdr>
        </w:div>
        <w:div w:id="434789627">
          <w:marLeft w:val="640"/>
          <w:marRight w:val="0"/>
          <w:marTop w:val="0"/>
          <w:marBottom w:val="0"/>
          <w:divBdr>
            <w:top w:val="none" w:sz="0" w:space="0" w:color="auto"/>
            <w:left w:val="none" w:sz="0" w:space="0" w:color="auto"/>
            <w:bottom w:val="none" w:sz="0" w:space="0" w:color="auto"/>
            <w:right w:val="none" w:sz="0" w:space="0" w:color="auto"/>
          </w:divBdr>
        </w:div>
        <w:div w:id="1056120415">
          <w:marLeft w:val="640"/>
          <w:marRight w:val="0"/>
          <w:marTop w:val="0"/>
          <w:marBottom w:val="0"/>
          <w:divBdr>
            <w:top w:val="none" w:sz="0" w:space="0" w:color="auto"/>
            <w:left w:val="none" w:sz="0" w:space="0" w:color="auto"/>
            <w:bottom w:val="none" w:sz="0" w:space="0" w:color="auto"/>
            <w:right w:val="none" w:sz="0" w:space="0" w:color="auto"/>
          </w:divBdr>
        </w:div>
        <w:div w:id="903566155">
          <w:marLeft w:val="640"/>
          <w:marRight w:val="0"/>
          <w:marTop w:val="0"/>
          <w:marBottom w:val="0"/>
          <w:divBdr>
            <w:top w:val="none" w:sz="0" w:space="0" w:color="auto"/>
            <w:left w:val="none" w:sz="0" w:space="0" w:color="auto"/>
            <w:bottom w:val="none" w:sz="0" w:space="0" w:color="auto"/>
            <w:right w:val="none" w:sz="0" w:space="0" w:color="auto"/>
          </w:divBdr>
        </w:div>
        <w:div w:id="104813017">
          <w:marLeft w:val="640"/>
          <w:marRight w:val="0"/>
          <w:marTop w:val="0"/>
          <w:marBottom w:val="0"/>
          <w:divBdr>
            <w:top w:val="none" w:sz="0" w:space="0" w:color="auto"/>
            <w:left w:val="none" w:sz="0" w:space="0" w:color="auto"/>
            <w:bottom w:val="none" w:sz="0" w:space="0" w:color="auto"/>
            <w:right w:val="none" w:sz="0" w:space="0" w:color="auto"/>
          </w:divBdr>
        </w:div>
        <w:div w:id="612859026">
          <w:marLeft w:val="640"/>
          <w:marRight w:val="0"/>
          <w:marTop w:val="0"/>
          <w:marBottom w:val="0"/>
          <w:divBdr>
            <w:top w:val="none" w:sz="0" w:space="0" w:color="auto"/>
            <w:left w:val="none" w:sz="0" w:space="0" w:color="auto"/>
            <w:bottom w:val="none" w:sz="0" w:space="0" w:color="auto"/>
            <w:right w:val="none" w:sz="0" w:space="0" w:color="auto"/>
          </w:divBdr>
        </w:div>
        <w:div w:id="590627024">
          <w:marLeft w:val="640"/>
          <w:marRight w:val="0"/>
          <w:marTop w:val="0"/>
          <w:marBottom w:val="0"/>
          <w:divBdr>
            <w:top w:val="none" w:sz="0" w:space="0" w:color="auto"/>
            <w:left w:val="none" w:sz="0" w:space="0" w:color="auto"/>
            <w:bottom w:val="none" w:sz="0" w:space="0" w:color="auto"/>
            <w:right w:val="none" w:sz="0" w:space="0" w:color="auto"/>
          </w:divBdr>
        </w:div>
        <w:div w:id="105201489">
          <w:marLeft w:val="640"/>
          <w:marRight w:val="0"/>
          <w:marTop w:val="0"/>
          <w:marBottom w:val="0"/>
          <w:divBdr>
            <w:top w:val="none" w:sz="0" w:space="0" w:color="auto"/>
            <w:left w:val="none" w:sz="0" w:space="0" w:color="auto"/>
            <w:bottom w:val="none" w:sz="0" w:space="0" w:color="auto"/>
            <w:right w:val="none" w:sz="0" w:space="0" w:color="auto"/>
          </w:divBdr>
        </w:div>
        <w:div w:id="382600218">
          <w:marLeft w:val="640"/>
          <w:marRight w:val="0"/>
          <w:marTop w:val="0"/>
          <w:marBottom w:val="0"/>
          <w:divBdr>
            <w:top w:val="none" w:sz="0" w:space="0" w:color="auto"/>
            <w:left w:val="none" w:sz="0" w:space="0" w:color="auto"/>
            <w:bottom w:val="none" w:sz="0" w:space="0" w:color="auto"/>
            <w:right w:val="none" w:sz="0" w:space="0" w:color="auto"/>
          </w:divBdr>
        </w:div>
        <w:div w:id="1862739848">
          <w:marLeft w:val="640"/>
          <w:marRight w:val="0"/>
          <w:marTop w:val="0"/>
          <w:marBottom w:val="0"/>
          <w:divBdr>
            <w:top w:val="none" w:sz="0" w:space="0" w:color="auto"/>
            <w:left w:val="none" w:sz="0" w:space="0" w:color="auto"/>
            <w:bottom w:val="none" w:sz="0" w:space="0" w:color="auto"/>
            <w:right w:val="none" w:sz="0" w:space="0" w:color="auto"/>
          </w:divBdr>
        </w:div>
        <w:div w:id="732432050">
          <w:marLeft w:val="640"/>
          <w:marRight w:val="0"/>
          <w:marTop w:val="0"/>
          <w:marBottom w:val="0"/>
          <w:divBdr>
            <w:top w:val="none" w:sz="0" w:space="0" w:color="auto"/>
            <w:left w:val="none" w:sz="0" w:space="0" w:color="auto"/>
            <w:bottom w:val="none" w:sz="0" w:space="0" w:color="auto"/>
            <w:right w:val="none" w:sz="0" w:space="0" w:color="auto"/>
          </w:divBdr>
        </w:div>
        <w:div w:id="1650284981">
          <w:marLeft w:val="640"/>
          <w:marRight w:val="0"/>
          <w:marTop w:val="0"/>
          <w:marBottom w:val="0"/>
          <w:divBdr>
            <w:top w:val="none" w:sz="0" w:space="0" w:color="auto"/>
            <w:left w:val="none" w:sz="0" w:space="0" w:color="auto"/>
            <w:bottom w:val="none" w:sz="0" w:space="0" w:color="auto"/>
            <w:right w:val="none" w:sz="0" w:space="0" w:color="auto"/>
          </w:divBdr>
        </w:div>
        <w:div w:id="467822764">
          <w:marLeft w:val="640"/>
          <w:marRight w:val="0"/>
          <w:marTop w:val="0"/>
          <w:marBottom w:val="0"/>
          <w:divBdr>
            <w:top w:val="none" w:sz="0" w:space="0" w:color="auto"/>
            <w:left w:val="none" w:sz="0" w:space="0" w:color="auto"/>
            <w:bottom w:val="none" w:sz="0" w:space="0" w:color="auto"/>
            <w:right w:val="none" w:sz="0" w:space="0" w:color="auto"/>
          </w:divBdr>
        </w:div>
        <w:div w:id="1097218756">
          <w:marLeft w:val="640"/>
          <w:marRight w:val="0"/>
          <w:marTop w:val="0"/>
          <w:marBottom w:val="0"/>
          <w:divBdr>
            <w:top w:val="none" w:sz="0" w:space="0" w:color="auto"/>
            <w:left w:val="none" w:sz="0" w:space="0" w:color="auto"/>
            <w:bottom w:val="none" w:sz="0" w:space="0" w:color="auto"/>
            <w:right w:val="none" w:sz="0" w:space="0" w:color="auto"/>
          </w:divBdr>
        </w:div>
        <w:div w:id="149761122">
          <w:marLeft w:val="640"/>
          <w:marRight w:val="0"/>
          <w:marTop w:val="0"/>
          <w:marBottom w:val="0"/>
          <w:divBdr>
            <w:top w:val="none" w:sz="0" w:space="0" w:color="auto"/>
            <w:left w:val="none" w:sz="0" w:space="0" w:color="auto"/>
            <w:bottom w:val="none" w:sz="0" w:space="0" w:color="auto"/>
            <w:right w:val="none" w:sz="0" w:space="0" w:color="auto"/>
          </w:divBdr>
        </w:div>
        <w:div w:id="1336959861">
          <w:marLeft w:val="640"/>
          <w:marRight w:val="0"/>
          <w:marTop w:val="0"/>
          <w:marBottom w:val="0"/>
          <w:divBdr>
            <w:top w:val="none" w:sz="0" w:space="0" w:color="auto"/>
            <w:left w:val="none" w:sz="0" w:space="0" w:color="auto"/>
            <w:bottom w:val="none" w:sz="0" w:space="0" w:color="auto"/>
            <w:right w:val="none" w:sz="0" w:space="0" w:color="auto"/>
          </w:divBdr>
        </w:div>
        <w:div w:id="754471877">
          <w:marLeft w:val="640"/>
          <w:marRight w:val="0"/>
          <w:marTop w:val="0"/>
          <w:marBottom w:val="0"/>
          <w:divBdr>
            <w:top w:val="none" w:sz="0" w:space="0" w:color="auto"/>
            <w:left w:val="none" w:sz="0" w:space="0" w:color="auto"/>
            <w:bottom w:val="none" w:sz="0" w:space="0" w:color="auto"/>
            <w:right w:val="none" w:sz="0" w:space="0" w:color="auto"/>
          </w:divBdr>
        </w:div>
        <w:div w:id="997533011">
          <w:marLeft w:val="640"/>
          <w:marRight w:val="0"/>
          <w:marTop w:val="0"/>
          <w:marBottom w:val="0"/>
          <w:divBdr>
            <w:top w:val="none" w:sz="0" w:space="0" w:color="auto"/>
            <w:left w:val="none" w:sz="0" w:space="0" w:color="auto"/>
            <w:bottom w:val="none" w:sz="0" w:space="0" w:color="auto"/>
            <w:right w:val="none" w:sz="0" w:space="0" w:color="auto"/>
          </w:divBdr>
        </w:div>
        <w:div w:id="1949772459">
          <w:marLeft w:val="640"/>
          <w:marRight w:val="0"/>
          <w:marTop w:val="0"/>
          <w:marBottom w:val="0"/>
          <w:divBdr>
            <w:top w:val="none" w:sz="0" w:space="0" w:color="auto"/>
            <w:left w:val="none" w:sz="0" w:space="0" w:color="auto"/>
            <w:bottom w:val="none" w:sz="0" w:space="0" w:color="auto"/>
            <w:right w:val="none" w:sz="0" w:space="0" w:color="auto"/>
          </w:divBdr>
        </w:div>
        <w:div w:id="2080708171">
          <w:marLeft w:val="640"/>
          <w:marRight w:val="0"/>
          <w:marTop w:val="0"/>
          <w:marBottom w:val="0"/>
          <w:divBdr>
            <w:top w:val="none" w:sz="0" w:space="0" w:color="auto"/>
            <w:left w:val="none" w:sz="0" w:space="0" w:color="auto"/>
            <w:bottom w:val="none" w:sz="0" w:space="0" w:color="auto"/>
            <w:right w:val="none" w:sz="0" w:space="0" w:color="auto"/>
          </w:divBdr>
        </w:div>
        <w:div w:id="1542861944">
          <w:marLeft w:val="640"/>
          <w:marRight w:val="0"/>
          <w:marTop w:val="0"/>
          <w:marBottom w:val="0"/>
          <w:divBdr>
            <w:top w:val="none" w:sz="0" w:space="0" w:color="auto"/>
            <w:left w:val="none" w:sz="0" w:space="0" w:color="auto"/>
            <w:bottom w:val="none" w:sz="0" w:space="0" w:color="auto"/>
            <w:right w:val="none" w:sz="0" w:space="0" w:color="auto"/>
          </w:divBdr>
        </w:div>
        <w:div w:id="1988587101">
          <w:marLeft w:val="640"/>
          <w:marRight w:val="0"/>
          <w:marTop w:val="0"/>
          <w:marBottom w:val="0"/>
          <w:divBdr>
            <w:top w:val="none" w:sz="0" w:space="0" w:color="auto"/>
            <w:left w:val="none" w:sz="0" w:space="0" w:color="auto"/>
            <w:bottom w:val="none" w:sz="0" w:space="0" w:color="auto"/>
            <w:right w:val="none" w:sz="0" w:space="0" w:color="auto"/>
          </w:divBdr>
        </w:div>
        <w:div w:id="2123066360">
          <w:marLeft w:val="640"/>
          <w:marRight w:val="0"/>
          <w:marTop w:val="0"/>
          <w:marBottom w:val="0"/>
          <w:divBdr>
            <w:top w:val="none" w:sz="0" w:space="0" w:color="auto"/>
            <w:left w:val="none" w:sz="0" w:space="0" w:color="auto"/>
            <w:bottom w:val="none" w:sz="0" w:space="0" w:color="auto"/>
            <w:right w:val="none" w:sz="0" w:space="0" w:color="auto"/>
          </w:divBdr>
        </w:div>
        <w:div w:id="1136601446">
          <w:marLeft w:val="640"/>
          <w:marRight w:val="0"/>
          <w:marTop w:val="0"/>
          <w:marBottom w:val="0"/>
          <w:divBdr>
            <w:top w:val="none" w:sz="0" w:space="0" w:color="auto"/>
            <w:left w:val="none" w:sz="0" w:space="0" w:color="auto"/>
            <w:bottom w:val="none" w:sz="0" w:space="0" w:color="auto"/>
            <w:right w:val="none" w:sz="0" w:space="0" w:color="auto"/>
          </w:divBdr>
        </w:div>
        <w:div w:id="1054695098">
          <w:marLeft w:val="640"/>
          <w:marRight w:val="0"/>
          <w:marTop w:val="0"/>
          <w:marBottom w:val="0"/>
          <w:divBdr>
            <w:top w:val="none" w:sz="0" w:space="0" w:color="auto"/>
            <w:left w:val="none" w:sz="0" w:space="0" w:color="auto"/>
            <w:bottom w:val="none" w:sz="0" w:space="0" w:color="auto"/>
            <w:right w:val="none" w:sz="0" w:space="0" w:color="auto"/>
          </w:divBdr>
        </w:div>
        <w:div w:id="795217436">
          <w:marLeft w:val="640"/>
          <w:marRight w:val="0"/>
          <w:marTop w:val="0"/>
          <w:marBottom w:val="0"/>
          <w:divBdr>
            <w:top w:val="none" w:sz="0" w:space="0" w:color="auto"/>
            <w:left w:val="none" w:sz="0" w:space="0" w:color="auto"/>
            <w:bottom w:val="none" w:sz="0" w:space="0" w:color="auto"/>
            <w:right w:val="none" w:sz="0" w:space="0" w:color="auto"/>
          </w:divBdr>
        </w:div>
        <w:div w:id="1350990813">
          <w:marLeft w:val="640"/>
          <w:marRight w:val="0"/>
          <w:marTop w:val="0"/>
          <w:marBottom w:val="0"/>
          <w:divBdr>
            <w:top w:val="none" w:sz="0" w:space="0" w:color="auto"/>
            <w:left w:val="none" w:sz="0" w:space="0" w:color="auto"/>
            <w:bottom w:val="none" w:sz="0" w:space="0" w:color="auto"/>
            <w:right w:val="none" w:sz="0" w:space="0" w:color="auto"/>
          </w:divBdr>
        </w:div>
        <w:div w:id="1989819625">
          <w:marLeft w:val="640"/>
          <w:marRight w:val="0"/>
          <w:marTop w:val="0"/>
          <w:marBottom w:val="0"/>
          <w:divBdr>
            <w:top w:val="none" w:sz="0" w:space="0" w:color="auto"/>
            <w:left w:val="none" w:sz="0" w:space="0" w:color="auto"/>
            <w:bottom w:val="none" w:sz="0" w:space="0" w:color="auto"/>
            <w:right w:val="none" w:sz="0" w:space="0" w:color="auto"/>
          </w:divBdr>
        </w:div>
        <w:div w:id="1368800861">
          <w:marLeft w:val="640"/>
          <w:marRight w:val="0"/>
          <w:marTop w:val="0"/>
          <w:marBottom w:val="0"/>
          <w:divBdr>
            <w:top w:val="none" w:sz="0" w:space="0" w:color="auto"/>
            <w:left w:val="none" w:sz="0" w:space="0" w:color="auto"/>
            <w:bottom w:val="none" w:sz="0" w:space="0" w:color="auto"/>
            <w:right w:val="none" w:sz="0" w:space="0" w:color="auto"/>
          </w:divBdr>
        </w:div>
        <w:div w:id="121191277">
          <w:marLeft w:val="640"/>
          <w:marRight w:val="0"/>
          <w:marTop w:val="0"/>
          <w:marBottom w:val="0"/>
          <w:divBdr>
            <w:top w:val="none" w:sz="0" w:space="0" w:color="auto"/>
            <w:left w:val="none" w:sz="0" w:space="0" w:color="auto"/>
            <w:bottom w:val="none" w:sz="0" w:space="0" w:color="auto"/>
            <w:right w:val="none" w:sz="0" w:space="0" w:color="auto"/>
          </w:divBdr>
        </w:div>
        <w:div w:id="1641576337">
          <w:marLeft w:val="640"/>
          <w:marRight w:val="0"/>
          <w:marTop w:val="0"/>
          <w:marBottom w:val="0"/>
          <w:divBdr>
            <w:top w:val="none" w:sz="0" w:space="0" w:color="auto"/>
            <w:left w:val="none" w:sz="0" w:space="0" w:color="auto"/>
            <w:bottom w:val="none" w:sz="0" w:space="0" w:color="auto"/>
            <w:right w:val="none" w:sz="0" w:space="0" w:color="auto"/>
          </w:divBdr>
        </w:div>
        <w:div w:id="716243424">
          <w:marLeft w:val="640"/>
          <w:marRight w:val="0"/>
          <w:marTop w:val="0"/>
          <w:marBottom w:val="0"/>
          <w:divBdr>
            <w:top w:val="none" w:sz="0" w:space="0" w:color="auto"/>
            <w:left w:val="none" w:sz="0" w:space="0" w:color="auto"/>
            <w:bottom w:val="none" w:sz="0" w:space="0" w:color="auto"/>
            <w:right w:val="none" w:sz="0" w:space="0" w:color="auto"/>
          </w:divBdr>
        </w:div>
        <w:div w:id="1854489792">
          <w:marLeft w:val="640"/>
          <w:marRight w:val="0"/>
          <w:marTop w:val="0"/>
          <w:marBottom w:val="0"/>
          <w:divBdr>
            <w:top w:val="none" w:sz="0" w:space="0" w:color="auto"/>
            <w:left w:val="none" w:sz="0" w:space="0" w:color="auto"/>
            <w:bottom w:val="none" w:sz="0" w:space="0" w:color="auto"/>
            <w:right w:val="none" w:sz="0" w:space="0" w:color="auto"/>
          </w:divBdr>
        </w:div>
        <w:div w:id="518352203">
          <w:marLeft w:val="640"/>
          <w:marRight w:val="0"/>
          <w:marTop w:val="0"/>
          <w:marBottom w:val="0"/>
          <w:divBdr>
            <w:top w:val="none" w:sz="0" w:space="0" w:color="auto"/>
            <w:left w:val="none" w:sz="0" w:space="0" w:color="auto"/>
            <w:bottom w:val="none" w:sz="0" w:space="0" w:color="auto"/>
            <w:right w:val="none" w:sz="0" w:space="0" w:color="auto"/>
          </w:divBdr>
        </w:div>
        <w:div w:id="186991734">
          <w:marLeft w:val="640"/>
          <w:marRight w:val="0"/>
          <w:marTop w:val="0"/>
          <w:marBottom w:val="0"/>
          <w:divBdr>
            <w:top w:val="none" w:sz="0" w:space="0" w:color="auto"/>
            <w:left w:val="none" w:sz="0" w:space="0" w:color="auto"/>
            <w:bottom w:val="none" w:sz="0" w:space="0" w:color="auto"/>
            <w:right w:val="none" w:sz="0" w:space="0" w:color="auto"/>
          </w:divBdr>
        </w:div>
        <w:div w:id="163789567">
          <w:marLeft w:val="640"/>
          <w:marRight w:val="0"/>
          <w:marTop w:val="0"/>
          <w:marBottom w:val="0"/>
          <w:divBdr>
            <w:top w:val="none" w:sz="0" w:space="0" w:color="auto"/>
            <w:left w:val="none" w:sz="0" w:space="0" w:color="auto"/>
            <w:bottom w:val="none" w:sz="0" w:space="0" w:color="auto"/>
            <w:right w:val="none" w:sz="0" w:space="0" w:color="auto"/>
          </w:divBdr>
        </w:div>
        <w:div w:id="1663195469">
          <w:marLeft w:val="640"/>
          <w:marRight w:val="0"/>
          <w:marTop w:val="0"/>
          <w:marBottom w:val="0"/>
          <w:divBdr>
            <w:top w:val="none" w:sz="0" w:space="0" w:color="auto"/>
            <w:left w:val="none" w:sz="0" w:space="0" w:color="auto"/>
            <w:bottom w:val="none" w:sz="0" w:space="0" w:color="auto"/>
            <w:right w:val="none" w:sz="0" w:space="0" w:color="auto"/>
          </w:divBdr>
        </w:div>
        <w:div w:id="201673262">
          <w:marLeft w:val="640"/>
          <w:marRight w:val="0"/>
          <w:marTop w:val="0"/>
          <w:marBottom w:val="0"/>
          <w:divBdr>
            <w:top w:val="none" w:sz="0" w:space="0" w:color="auto"/>
            <w:left w:val="none" w:sz="0" w:space="0" w:color="auto"/>
            <w:bottom w:val="none" w:sz="0" w:space="0" w:color="auto"/>
            <w:right w:val="none" w:sz="0" w:space="0" w:color="auto"/>
          </w:divBdr>
        </w:div>
        <w:div w:id="1452556822">
          <w:marLeft w:val="640"/>
          <w:marRight w:val="0"/>
          <w:marTop w:val="0"/>
          <w:marBottom w:val="0"/>
          <w:divBdr>
            <w:top w:val="none" w:sz="0" w:space="0" w:color="auto"/>
            <w:left w:val="none" w:sz="0" w:space="0" w:color="auto"/>
            <w:bottom w:val="none" w:sz="0" w:space="0" w:color="auto"/>
            <w:right w:val="none" w:sz="0" w:space="0" w:color="auto"/>
          </w:divBdr>
        </w:div>
        <w:div w:id="1528904888">
          <w:marLeft w:val="640"/>
          <w:marRight w:val="0"/>
          <w:marTop w:val="0"/>
          <w:marBottom w:val="0"/>
          <w:divBdr>
            <w:top w:val="none" w:sz="0" w:space="0" w:color="auto"/>
            <w:left w:val="none" w:sz="0" w:space="0" w:color="auto"/>
            <w:bottom w:val="none" w:sz="0" w:space="0" w:color="auto"/>
            <w:right w:val="none" w:sz="0" w:space="0" w:color="auto"/>
          </w:divBdr>
        </w:div>
        <w:div w:id="170724556">
          <w:marLeft w:val="640"/>
          <w:marRight w:val="0"/>
          <w:marTop w:val="0"/>
          <w:marBottom w:val="0"/>
          <w:divBdr>
            <w:top w:val="none" w:sz="0" w:space="0" w:color="auto"/>
            <w:left w:val="none" w:sz="0" w:space="0" w:color="auto"/>
            <w:bottom w:val="none" w:sz="0" w:space="0" w:color="auto"/>
            <w:right w:val="none" w:sz="0" w:space="0" w:color="auto"/>
          </w:divBdr>
        </w:div>
        <w:div w:id="2144497140">
          <w:marLeft w:val="640"/>
          <w:marRight w:val="0"/>
          <w:marTop w:val="0"/>
          <w:marBottom w:val="0"/>
          <w:divBdr>
            <w:top w:val="none" w:sz="0" w:space="0" w:color="auto"/>
            <w:left w:val="none" w:sz="0" w:space="0" w:color="auto"/>
            <w:bottom w:val="none" w:sz="0" w:space="0" w:color="auto"/>
            <w:right w:val="none" w:sz="0" w:space="0" w:color="auto"/>
          </w:divBdr>
        </w:div>
        <w:div w:id="1532454757">
          <w:marLeft w:val="640"/>
          <w:marRight w:val="0"/>
          <w:marTop w:val="0"/>
          <w:marBottom w:val="0"/>
          <w:divBdr>
            <w:top w:val="none" w:sz="0" w:space="0" w:color="auto"/>
            <w:left w:val="none" w:sz="0" w:space="0" w:color="auto"/>
            <w:bottom w:val="none" w:sz="0" w:space="0" w:color="auto"/>
            <w:right w:val="none" w:sz="0" w:space="0" w:color="auto"/>
          </w:divBdr>
        </w:div>
        <w:div w:id="821584535">
          <w:marLeft w:val="640"/>
          <w:marRight w:val="0"/>
          <w:marTop w:val="0"/>
          <w:marBottom w:val="0"/>
          <w:divBdr>
            <w:top w:val="none" w:sz="0" w:space="0" w:color="auto"/>
            <w:left w:val="none" w:sz="0" w:space="0" w:color="auto"/>
            <w:bottom w:val="none" w:sz="0" w:space="0" w:color="auto"/>
            <w:right w:val="none" w:sz="0" w:space="0" w:color="auto"/>
          </w:divBdr>
        </w:div>
        <w:div w:id="1439369697">
          <w:marLeft w:val="640"/>
          <w:marRight w:val="0"/>
          <w:marTop w:val="0"/>
          <w:marBottom w:val="0"/>
          <w:divBdr>
            <w:top w:val="none" w:sz="0" w:space="0" w:color="auto"/>
            <w:left w:val="none" w:sz="0" w:space="0" w:color="auto"/>
            <w:bottom w:val="none" w:sz="0" w:space="0" w:color="auto"/>
            <w:right w:val="none" w:sz="0" w:space="0" w:color="auto"/>
          </w:divBdr>
        </w:div>
        <w:div w:id="2069263266">
          <w:marLeft w:val="640"/>
          <w:marRight w:val="0"/>
          <w:marTop w:val="0"/>
          <w:marBottom w:val="0"/>
          <w:divBdr>
            <w:top w:val="none" w:sz="0" w:space="0" w:color="auto"/>
            <w:left w:val="none" w:sz="0" w:space="0" w:color="auto"/>
            <w:bottom w:val="none" w:sz="0" w:space="0" w:color="auto"/>
            <w:right w:val="none" w:sz="0" w:space="0" w:color="auto"/>
          </w:divBdr>
        </w:div>
        <w:div w:id="990672144">
          <w:marLeft w:val="640"/>
          <w:marRight w:val="0"/>
          <w:marTop w:val="0"/>
          <w:marBottom w:val="0"/>
          <w:divBdr>
            <w:top w:val="none" w:sz="0" w:space="0" w:color="auto"/>
            <w:left w:val="none" w:sz="0" w:space="0" w:color="auto"/>
            <w:bottom w:val="none" w:sz="0" w:space="0" w:color="auto"/>
            <w:right w:val="none" w:sz="0" w:space="0" w:color="auto"/>
          </w:divBdr>
        </w:div>
        <w:div w:id="343869773">
          <w:marLeft w:val="640"/>
          <w:marRight w:val="0"/>
          <w:marTop w:val="0"/>
          <w:marBottom w:val="0"/>
          <w:divBdr>
            <w:top w:val="none" w:sz="0" w:space="0" w:color="auto"/>
            <w:left w:val="none" w:sz="0" w:space="0" w:color="auto"/>
            <w:bottom w:val="none" w:sz="0" w:space="0" w:color="auto"/>
            <w:right w:val="none" w:sz="0" w:space="0" w:color="auto"/>
          </w:divBdr>
        </w:div>
        <w:div w:id="1589539772">
          <w:marLeft w:val="640"/>
          <w:marRight w:val="0"/>
          <w:marTop w:val="0"/>
          <w:marBottom w:val="0"/>
          <w:divBdr>
            <w:top w:val="none" w:sz="0" w:space="0" w:color="auto"/>
            <w:left w:val="none" w:sz="0" w:space="0" w:color="auto"/>
            <w:bottom w:val="none" w:sz="0" w:space="0" w:color="auto"/>
            <w:right w:val="none" w:sz="0" w:space="0" w:color="auto"/>
          </w:divBdr>
        </w:div>
        <w:div w:id="767195978">
          <w:marLeft w:val="640"/>
          <w:marRight w:val="0"/>
          <w:marTop w:val="0"/>
          <w:marBottom w:val="0"/>
          <w:divBdr>
            <w:top w:val="none" w:sz="0" w:space="0" w:color="auto"/>
            <w:left w:val="none" w:sz="0" w:space="0" w:color="auto"/>
            <w:bottom w:val="none" w:sz="0" w:space="0" w:color="auto"/>
            <w:right w:val="none" w:sz="0" w:space="0" w:color="auto"/>
          </w:divBdr>
        </w:div>
        <w:div w:id="2129933814">
          <w:marLeft w:val="640"/>
          <w:marRight w:val="0"/>
          <w:marTop w:val="0"/>
          <w:marBottom w:val="0"/>
          <w:divBdr>
            <w:top w:val="none" w:sz="0" w:space="0" w:color="auto"/>
            <w:left w:val="none" w:sz="0" w:space="0" w:color="auto"/>
            <w:bottom w:val="none" w:sz="0" w:space="0" w:color="auto"/>
            <w:right w:val="none" w:sz="0" w:space="0" w:color="auto"/>
          </w:divBdr>
        </w:div>
        <w:div w:id="894393368">
          <w:marLeft w:val="640"/>
          <w:marRight w:val="0"/>
          <w:marTop w:val="0"/>
          <w:marBottom w:val="0"/>
          <w:divBdr>
            <w:top w:val="none" w:sz="0" w:space="0" w:color="auto"/>
            <w:left w:val="none" w:sz="0" w:space="0" w:color="auto"/>
            <w:bottom w:val="none" w:sz="0" w:space="0" w:color="auto"/>
            <w:right w:val="none" w:sz="0" w:space="0" w:color="auto"/>
          </w:divBdr>
        </w:div>
        <w:div w:id="854684547">
          <w:marLeft w:val="640"/>
          <w:marRight w:val="0"/>
          <w:marTop w:val="0"/>
          <w:marBottom w:val="0"/>
          <w:divBdr>
            <w:top w:val="none" w:sz="0" w:space="0" w:color="auto"/>
            <w:left w:val="none" w:sz="0" w:space="0" w:color="auto"/>
            <w:bottom w:val="none" w:sz="0" w:space="0" w:color="auto"/>
            <w:right w:val="none" w:sz="0" w:space="0" w:color="auto"/>
          </w:divBdr>
        </w:div>
        <w:div w:id="329482222">
          <w:marLeft w:val="640"/>
          <w:marRight w:val="0"/>
          <w:marTop w:val="0"/>
          <w:marBottom w:val="0"/>
          <w:divBdr>
            <w:top w:val="none" w:sz="0" w:space="0" w:color="auto"/>
            <w:left w:val="none" w:sz="0" w:space="0" w:color="auto"/>
            <w:bottom w:val="none" w:sz="0" w:space="0" w:color="auto"/>
            <w:right w:val="none" w:sz="0" w:space="0" w:color="auto"/>
          </w:divBdr>
        </w:div>
        <w:div w:id="2018850091">
          <w:marLeft w:val="640"/>
          <w:marRight w:val="0"/>
          <w:marTop w:val="0"/>
          <w:marBottom w:val="0"/>
          <w:divBdr>
            <w:top w:val="none" w:sz="0" w:space="0" w:color="auto"/>
            <w:left w:val="none" w:sz="0" w:space="0" w:color="auto"/>
            <w:bottom w:val="none" w:sz="0" w:space="0" w:color="auto"/>
            <w:right w:val="none" w:sz="0" w:space="0" w:color="auto"/>
          </w:divBdr>
        </w:div>
        <w:div w:id="1201628342">
          <w:marLeft w:val="640"/>
          <w:marRight w:val="0"/>
          <w:marTop w:val="0"/>
          <w:marBottom w:val="0"/>
          <w:divBdr>
            <w:top w:val="none" w:sz="0" w:space="0" w:color="auto"/>
            <w:left w:val="none" w:sz="0" w:space="0" w:color="auto"/>
            <w:bottom w:val="none" w:sz="0" w:space="0" w:color="auto"/>
            <w:right w:val="none" w:sz="0" w:space="0" w:color="auto"/>
          </w:divBdr>
        </w:div>
        <w:div w:id="1052579650">
          <w:marLeft w:val="640"/>
          <w:marRight w:val="0"/>
          <w:marTop w:val="0"/>
          <w:marBottom w:val="0"/>
          <w:divBdr>
            <w:top w:val="none" w:sz="0" w:space="0" w:color="auto"/>
            <w:left w:val="none" w:sz="0" w:space="0" w:color="auto"/>
            <w:bottom w:val="none" w:sz="0" w:space="0" w:color="auto"/>
            <w:right w:val="none" w:sz="0" w:space="0" w:color="auto"/>
          </w:divBdr>
        </w:div>
        <w:div w:id="1558664928">
          <w:marLeft w:val="640"/>
          <w:marRight w:val="0"/>
          <w:marTop w:val="0"/>
          <w:marBottom w:val="0"/>
          <w:divBdr>
            <w:top w:val="none" w:sz="0" w:space="0" w:color="auto"/>
            <w:left w:val="none" w:sz="0" w:space="0" w:color="auto"/>
            <w:bottom w:val="none" w:sz="0" w:space="0" w:color="auto"/>
            <w:right w:val="none" w:sz="0" w:space="0" w:color="auto"/>
          </w:divBdr>
        </w:div>
        <w:div w:id="2129737750">
          <w:marLeft w:val="640"/>
          <w:marRight w:val="0"/>
          <w:marTop w:val="0"/>
          <w:marBottom w:val="0"/>
          <w:divBdr>
            <w:top w:val="none" w:sz="0" w:space="0" w:color="auto"/>
            <w:left w:val="none" w:sz="0" w:space="0" w:color="auto"/>
            <w:bottom w:val="none" w:sz="0" w:space="0" w:color="auto"/>
            <w:right w:val="none" w:sz="0" w:space="0" w:color="auto"/>
          </w:divBdr>
        </w:div>
        <w:div w:id="1282344202">
          <w:marLeft w:val="640"/>
          <w:marRight w:val="0"/>
          <w:marTop w:val="0"/>
          <w:marBottom w:val="0"/>
          <w:divBdr>
            <w:top w:val="none" w:sz="0" w:space="0" w:color="auto"/>
            <w:left w:val="none" w:sz="0" w:space="0" w:color="auto"/>
            <w:bottom w:val="none" w:sz="0" w:space="0" w:color="auto"/>
            <w:right w:val="none" w:sz="0" w:space="0" w:color="auto"/>
          </w:divBdr>
        </w:div>
        <w:div w:id="1765685128">
          <w:marLeft w:val="640"/>
          <w:marRight w:val="0"/>
          <w:marTop w:val="0"/>
          <w:marBottom w:val="0"/>
          <w:divBdr>
            <w:top w:val="none" w:sz="0" w:space="0" w:color="auto"/>
            <w:left w:val="none" w:sz="0" w:space="0" w:color="auto"/>
            <w:bottom w:val="none" w:sz="0" w:space="0" w:color="auto"/>
            <w:right w:val="none" w:sz="0" w:space="0" w:color="auto"/>
          </w:divBdr>
        </w:div>
        <w:div w:id="2060278166">
          <w:marLeft w:val="640"/>
          <w:marRight w:val="0"/>
          <w:marTop w:val="0"/>
          <w:marBottom w:val="0"/>
          <w:divBdr>
            <w:top w:val="none" w:sz="0" w:space="0" w:color="auto"/>
            <w:left w:val="none" w:sz="0" w:space="0" w:color="auto"/>
            <w:bottom w:val="none" w:sz="0" w:space="0" w:color="auto"/>
            <w:right w:val="none" w:sz="0" w:space="0" w:color="auto"/>
          </w:divBdr>
        </w:div>
        <w:div w:id="1992439454">
          <w:marLeft w:val="640"/>
          <w:marRight w:val="0"/>
          <w:marTop w:val="0"/>
          <w:marBottom w:val="0"/>
          <w:divBdr>
            <w:top w:val="none" w:sz="0" w:space="0" w:color="auto"/>
            <w:left w:val="none" w:sz="0" w:space="0" w:color="auto"/>
            <w:bottom w:val="none" w:sz="0" w:space="0" w:color="auto"/>
            <w:right w:val="none" w:sz="0" w:space="0" w:color="auto"/>
          </w:divBdr>
        </w:div>
        <w:div w:id="1388600817">
          <w:marLeft w:val="640"/>
          <w:marRight w:val="0"/>
          <w:marTop w:val="0"/>
          <w:marBottom w:val="0"/>
          <w:divBdr>
            <w:top w:val="none" w:sz="0" w:space="0" w:color="auto"/>
            <w:left w:val="none" w:sz="0" w:space="0" w:color="auto"/>
            <w:bottom w:val="none" w:sz="0" w:space="0" w:color="auto"/>
            <w:right w:val="none" w:sz="0" w:space="0" w:color="auto"/>
          </w:divBdr>
        </w:div>
        <w:div w:id="186212218">
          <w:marLeft w:val="640"/>
          <w:marRight w:val="0"/>
          <w:marTop w:val="0"/>
          <w:marBottom w:val="0"/>
          <w:divBdr>
            <w:top w:val="none" w:sz="0" w:space="0" w:color="auto"/>
            <w:left w:val="none" w:sz="0" w:space="0" w:color="auto"/>
            <w:bottom w:val="none" w:sz="0" w:space="0" w:color="auto"/>
            <w:right w:val="none" w:sz="0" w:space="0" w:color="auto"/>
          </w:divBdr>
        </w:div>
        <w:div w:id="9452187">
          <w:marLeft w:val="640"/>
          <w:marRight w:val="0"/>
          <w:marTop w:val="0"/>
          <w:marBottom w:val="0"/>
          <w:divBdr>
            <w:top w:val="none" w:sz="0" w:space="0" w:color="auto"/>
            <w:left w:val="none" w:sz="0" w:space="0" w:color="auto"/>
            <w:bottom w:val="none" w:sz="0" w:space="0" w:color="auto"/>
            <w:right w:val="none" w:sz="0" w:space="0" w:color="auto"/>
          </w:divBdr>
        </w:div>
        <w:div w:id="1932543236">
          <w:marLeft w:val="640"/>
          <w:marRight w:val="0"/>
          <w:marTop w:val="0"/>
          <w:marBottom w:val="0"/>
          <w:divBdr>
            <w:top w:val="none" w:sz="0" w:space="0" w:color="auto"/>
            <w:left w:val="none" w:sz="0" w:space="0" w:color="auto"/>
            <w:bottom w:val="none" w:sz="0" w:space="0" w:color="auto"/>
            <w:right w:val="none" w:sz="0" w:space="0" w:color="auto"/>
          </w:divBdr>
        </w:div>
        <w:div w:id="1079523603">
          <w:marLeft w:val="640"/>
          <w:marRight w:val="0"/>
          <w:marTop w:val="0"/>
          <w:marBottom w:val="0"/>
          <w:divBdr>
            <w:top w:val="none" w:sz="0" w:space="0" w:color="auto"/>
            <w:left w:val="none" w:sz="0" w:space="0" w:color="auto"/>
            <w:bottom w:val="none" w:sz="0" w:space="0" w:color="auto"/>
            <w:right w:val="none" w:sz="0" w:space="0" w:color="auto"/>
          </w:divBdr>
        </w:div>
        <w:div w:id="899827373">
          <w:marLeft w:val="640"/>
          <w:marRight w:val="0"/>
          <w:marTop w:val="0"/>
          <w:marBottom w:val="0"/>
          <w:divBdr>
            <w:top w:val="none" w:sz="0" w:space="0" w:color="auto"/>
            <w:left w:val="none" w:sz="0" w:space="0" w:color="auto"/>
            <w:bottom w:val="none" w:sz="0" w:space="0" w:color="auto"/>
            <w:right w:val="none" w:sz="0" w:space="0" w:color="auto"/>
          </w:divBdr>
        </w:div>
        <w:div w:id="1928148845">
          <w:marLeft w:val="640"/>
          <w:marRight w:val="0"/>
          <w:marTop w:val="0"/>
          <w:marBottom w:val="0"/>
          <w:divBdr>
            <w:top w:val="none" w:sz="0" w:space="0" w:color="auto"/>
            <w:left w:val="none" w:sz="0" w:space="0" w:color="auto"/>
            <w:bottom w:val="none" w:sz="0" w:space="0" w:color="auto"/>
            <w:right w:val="none" w:sz="0" w:space="0" w:color="auto"/>
          </w:divBdr>
        </w:div>
        <w:div w:id="1975402969">
          <w:marLeft w:val="640"/>
          <w:marRight w:val="0"/>
          <w:marTop w:val="0"/>
          <w:marBottom w:val="0"/>
          <w:divBdr>
            <w:top w:val="none" w:sz="0" w:space="0" w:color="auto"/>
            <w:left w:val="none" w:sz="0" w:space="0" w:color="auto"/>
            <w:bottom w:val="none" w:sz="0" w:space="0" w:color="auto"/>
            <w:right w:val="none" w:sz="0" w:space="0" w:color="auto"/>
          </w:divBdr>
        </w:div>
        <w:div w:id="781144863">
          <w:marLeft w:val="640"/>
          <w:marRight w:val="0"/>
          <w:marTop w:val="0"/>
          <w:marBottom w:val="0"/>
          <w:divBdr>
            <w:top w:val="none" w:sz="0" w:space="0" w:color="auto"/>
            <w:left w:val="none" w:sz="0" w:space="0" w:color="auto"/>
            <w:bottom w:val="none" w:sz="0" w:space="0" w:color="auto"/>
            <w:right w:val="none" w:sz="0" w:space="0" w:color="auto"/>
          </w:divBdr>
        </w:div>
        <w:div w:id="2011520142">
          <w:marLeft w:val="640"/>
          <w:marRight w:val="0"/>
          <w:marTop w:val="0"/>
          <w:marBottom w:val="0"/>
          <w:divBdr>
            <w:top w:val="none" w:sz="0" w:space="0" w:color="auto"/>
            <w:left w:val="none" w:sz="0" w:space="0" w:color="auto"/>
            <w:bottom w:val="none" w:sz="0" w:space="0" w:color="auto"/>
            <w:right w:val="none" w:sz="0" w:space="0" w:color="auto"/>
          </w:divBdr>
        </w:div>
        <w:div w:id="1714497766">
          <w:marLeft w:val="640"/>
          <w:marRight w:val="0"/>
          <w:marTop w:val="0"/>
          <w:marBottom w:val="0"/>
          <w:divBdr>
            <w:top w:val="none" w:sz="0" w:space="0" w:color="auto"/>
            <w:left w:val="none" w:sz="0" w:space="0" w:color="auto"/>
            <w:bottom w:val="none" w:sz="0" w:space="0" w:color="auto"/>
            <w:right w:val="none" w:sz="0" w:space="0" w:color="auto"/>
          </w:divBdr>
        </w:div>
        <w:div w:id="484584968">
          <w:marLeft w:val="640"/>
          <w:marRight w:val="0"/>
          <w:marTop w:val="0"/>
          <w:marBottom w:val="0"/>
          <w:divBdr>
            <w:top w:val="none" w:sz="0" w:space="0" w:color="auto"/>
            <w:left w:val="none" w:sz="0" w:space="0" w:color="auto"/>
            <w:bottom w:val="none" w:sz="0" w:space="0" w:color="auto"/>
            <w:right w:val="none" w:sz="0" w:space="0" w:color="auto"/>
          </w:divBdr>
        </w:div>
        <w:div w:id="2026010511">
          <w:marLeft w:val="640"/>
          <w:marRight w:val="0"/>
          <w:marTop w:val="0"/>
          <w:marBottom w:val="0"/>
          <w:divBdr>
            <w:top w:val="none" w:sz="0" w:space="0" w:color="auto"/>
            <w:left w:val="none" w:sz="0" w:space="0" w:color="auto"/>
            <w:bottom w:val="none" w:sz="0" w:space="0" w:color="auto"/>
            <w:right w:val="none" w:sz="0" w:space="0" w:color="auto"/>
          </w:divBdr>
        </w:div>
        <w:div w:id="1327779217">
          <w:marLeft w:val="640"/>
          <w:marRight w:val="0"/>
          <w:marTop w:val="0"/>
          <w:marBottom w:val="0"/>
          <w:divBdr>
            <w:top w:val="none" w:sz="0" w:space="0" w:color="auto"/>
            <w:left w:val="none" w:sz="0" w:space="0" w:color="auto"/>
            <w:bottom w:val="none" w:sz="0" w:space="0" w:color="auto"/>
            <w:right w:val="none" w:sz="0" w:space="0" w:color="auto"/>
          </w:divBdr>
        </w:div>
        <w:div w:id="1246838324">
          <w:marLeft w:val="640"/>
          <w:marRight w:val="0"/>
          <w:marTop w:val="0"/>
          <w:marBottom w:val="0"/>
          <w:divBdr>
            <w:top w:val="none" w:sz="0" w:space="0" w:color="auto"/>
            <w:left w:val="none" w:sz="0" w:space="0" w:color="auto"/>
            <w:bottom w:val="none" w:sz="0" w:space="0" w:color="auto"/>
            <w:right w:val="none" w:sz="0" w:space="0" w:color="auto"/>
          </w:divBdr>
        </w:div>
        <w:div w:id="1842575177">
          <w:marLeft w:val="640"/>
          <w:marRight w:val="0"/>
          <w:marTop w:val="0"/>
          <w:marBottom w:val="0"/>
          <w:divBdr>
            <w:top w:val="none" w:sz="0" w:space="0" w:color="auto"/>
            <w:left w:val="none" w:sz="0" w:space="0" w:color="auto"/>
            <w:bottom w:val="none" w:sz="0" w:space="0" w:color="auto"/>
            <w:right w:val="none" w:sz="0" w:space="0" w:color="auto"/>
          </w:divBdr>
        </w:div>
      </w:divsChild>
    </w:div>
    <w:div w:id="1784879420">
      <w:bodyDiv w:val="1"/>
      <w:marLeft w:val="0"/>
      <w:marRight w:val="0"/>
      <w:marTop w:val="0"/>
      <w:marBottom w:val="0"/>
      <w:divBdr>
        <w:top w:val="none" w:sz="0" w:space="0" w:color="auto"/>
        <w:left w:val="none" w:sz="0" w:space="0" w:color="auto"/>
        <w:bottom w:val="none" w:sz="0" w:space="0" w:color="auto"/>
        <w:right w:val="none" w:sz="0" w:space="0" w:color="auto"/>
      </w:divBdr>
      <w:divsChild>
        <w:div w:id="1604802717">
          <w:marLeft w:val="640"/>
          <w:marRight w:val="0"/>
          <w:marTop w:val="0"/>
          <w:marBottom w:val="0"/>
          <w:divBdr>
            <w:top w:val="none" w:sz="0" w:space="0" w:color="auto"/>
            <w:left w:val="none" w:sz="0" w:space="0" w:color="auto"/>
            <w:bottom w:val="none" w:sz="0" w:space="0" w:color="auto"/>
            <w:right w:val="none" w:sz="0" w:space="0" w:color="auto"/>
          </w:divBdr>
        </w:div>
        <w:div w:id="426922173">
          <w:marLeft w:val="640"/>
          <w:marRight w:val="0"/>
          <w:marTop w:val="0"/>
          <w:marBottom w:val="0"/>
          <w:divBdr>
            <w:top w:val="none" w:sz="0" w:space="0" w:color="auto"/>
            <w:left w:val="none" w:sz="0" w:space="0" w:color="auto"/>
            <w:bottom w:val="none" w:sz="0" w:space="0" w:color="auto"/>
            <w:right w:val="none" w:sz="0" w:space="0" w:color="auto"/>
          </w:divBdr>
        </w:div>
        <w:div w:id="150752181">
          <w:marLeft w:val="640"/>
          <w:marRight w:val="0"/>
          <w:marTop w:val="0"/>
          <w:marBottom w:val="0"/>
          <w:divBdr>
            <w:top w:val="none" w:sz="0" w:space="0" w:color="auto"/>
            <w:left w:val="none" w:sz="0" w:space="0" w:color="auto"/>
            <w:bottom w:val="none" w:sz="0" w:space="0" w:color="auto"/>
            <w:right w:val="none" w:sz="0" w:space="0" w:color="auto"/>
          </w:divBdr>
        </w:div>
        <w:div w:id="2066299326">
          <w:marLeft w:val="640"/>
          <w:marRight w:val="0"/>
          <w:marTop w:val="0"/>
          <w:marBottom w:val="0"/>
          <w:divBdr>
            <w:top w:val="none" w:sz="0" w:space="0" w:color="auto"/>
            <w:left w:val="none" w:sz="0" w:space="0" w:color="auto"/>
            <w:bottom w:val="none" w:sz="0" w:space="0" w:color="auto"/>
            <w:right w:val="none" w:sz="0" w:space="0" w:color="auto"/>
          </w:divBdr>
        </w:div>
        <w:div w:id="1195268679">
          <w:marLeft w:val="640"/>
          <w:marRight w:val="0"/>
          <w:marTop w:val="0"/>
          <w:marBottom w:val="0"/>
          <w:divBdr>
            <w:top w:val="none" w:sz="0" w:space="0" w:color="auto"/>
            <w:left w:val="none" w:sz="0" w:space="0" w:color="auto"/>
            <w:bottom w:val="none" w:sz="0" w:space="0" w:color="auto"/>
            <w:right w:val="none" w:sz="0" w:space="0" w:color="auto"/>
          </w:divBdr>
        </w:div>
        <w:div w:id="53554629">
          <w:marLeft w:val="640"/>
          <w:marRight w:val="0"/>
          <w:marTop w:val="0"/>
          <w:marBottom w:val="0"/>
          <w:divBdr>
            <w:top w:val="none" w:sz="0" w:space="0" w:color="auto"/>
            <w:left w:val="none" w:sz="0" w:space="0" w:color="auto"/>
            <w:bottom w:val="none" w:sz="0" w:space="0" w:color="auto"/>
            <w:right w:val="none" w:sz="0" w:space="0" w:color="auto"/>
          </w:divBdr>
        </w:div>
        <w:div w:id="2038313899">
          <w:marLeft w:val="640"/>
          <w:marRight w:val="0"/>
          <w:marTop w:val="0"/>
          <w:marBottom w:val="0"/>
          <w:divBdr>
            <w:top w:val="none" w:sz="0" w:space="0" w:color="auto"/>
            <w:left w:val="none" w:sz="0" w:space="0" w:color="auto"/>
            <w:bottom w:val="none" w:sz="0" w:space="0" w:color="auto"/>
            <w:right w:val="none" w:sz="0" w:space="0" w:color="auto"/>
          </w:divBdr>
        </w:div>
        <w:div w:id="931428723">
          <w:marLeft w:val="640"/>
          <w:marRight w:val="0"/>
          <w:marTop w:val="0"/>
          <w:marBottom w:val="0"/>
          <w:divBdr>
            <w:top w:val="none" w:sz="0" w:space="0" w:color="auto"/>
            <w:left w:val="none" w:sz="0" w:space="0" w:color="auto"/>
            <w:bottom w:val="none" w:sz="0" w:space="0" w:color="auto"/>
            <w:right w:val="none" w:sz="0" w:space="0" w:color="auto"/>
          </w:divBdr>
        </w:div>
        <w:div w:id="1525245528">
          <w:marLeft w:val="640"/>
          <w:marRight w:val="0"/>
          <w:marTop w:val="0"/>
          <w:marBottom w:val="0"/>
          <w:divBdr>
            <w:top w:val="none" w:sz="0" w:space="0" w:color="auto"/>
            <w:left w:val="none" w:sz="0" w:space="0" w:color="auto"/>
            <w:bottom w:val="none" w:sz="0" w:space="0" w:color="auto"/>
            <w:right w:val="none" w:sz="0" w:space="0" w:color="auto"/>
          </w:divBdr>
        </w:div>
        <w:div w:id="1941641936">
          <w:marLeft w:val="640"/>
          <w:marRight w:val="0"/>
          <w:marTop w:val="0"/>
          <w:marBottom w:val="0"/>
          <w:divBdr>
            <w:top w:val="none" w:sz="0" w:space="0" w:color="auto"/>
            <w:left w:val="none" w:sz="0" w:space="0" w:color="auto"/>
            <w:bottom w:val="none" w:sz="0" w:space="0" w:color="auto"/>
            <w:right w:val="none" w:sz="0" w:space="0" w:color="auto"/>
          </w:divBdr>
        </w:div>
        <w:div w:id="528373387">
          <w:marLeft w:val="640"/>
          <w:marRight w:val="0"/>
          <w:marTop w:val="0"/>
          <w:marBottom w:val="0"/>
          <w:divBdr>
            <w:top w:val="none" w:sz="0" w:space="0" w:color="auto"/>
            <w:left w:val="none" w:sz="0" w:space="0" w:color="auto"/>
            <w:bottom w:val="none" w:sz="0" w:space="0" w:color="auto"/>
            <w:right w:val="none" w:sz="0" w:space="0" w:color="auto"/>
          </w:divBdr>
        </w:div>
        <w:div w:id="1064375590">
          <w:marLeft w:val="640"/>
          <w:marRight w:val="0"/>
          <w:marTop w:val="0"/>
          <w:marBottom w:val="0"/>
          <w:divBdr>
            <w:top w:val="none" w:sz="0" w:space="0" w:color="auto"/>
            <w:left w:val="none" w:sz="0" w:space="0" w:color="auto"/>
            <w:bottom w:val="none" w:sz="0" w:space="0" w:color="auto"/>
            <w:right w:val="none" w:sz="0" w:space="0" w:color="auto"/>
          </w:divBdr>
        </w:div>
        <w:div w:id="1699237524">
          <w:marLeft w:val="640"/>
          <w:marRight w:val="0"/>
          <w:marTop w:val="0"/>
          <w:marBottom w:val="0"/>
          <w:divBdr>
            <w:top w:val="none" w:sz="0" w:space="0" w:color="auto"/>
            <w:left w:val="none" w:sz="0" w:space="0" w:color="auto"/>
            <w:bottom w:val="none" w:sz="0" w:space="0" w:color="auto"/>
            <w:right w:val="none" w:sz="0" w:space="0" w:color="auto"/>
          </w:divBdr>
        </w:div>
        <w:div w:id="604771555">
          <w:marLeft w:val="640"/>
          <w:marRight w:val="0"/>
          <w:marTop w:val="0"/>
          <w:marBottom w:val="0"/>
          <w:divBdr>
            <w:top w:val="none" w:sz="0" w:space="0" w:color="auto"/>
            <w:left w:val="none" w:sz="0" w:space="0" w:color="auto"/>
            <w:bottom w:val="none" w:sz="0" w:space="0" w:color="auto"/>
            <w:right w:val="none" w:sz="0" w:space="0" w:color="auto"/>
          </w:divBdr>
        </w:div>
        <w:div w:id="1417899902">
          <w:marLeft w:val="640"/>
          <w:marRight w:val="0"/>
          <w:marTop w:val="0"/>
          <w:marBottom w:val="0"/>
          <w:divBdr>
            <w:top w:val="none" w:sz="0" w:space="0" w:color="auto"/>
            <w:left w:val="none" w:sz="0" w:space="0" w:color="auto"/>
            <w:bottom w:val="none" w:sz="0" w:space="0" w:color="auto"/>
            <w:right w:val="none" w:sz="0" w:space="0" w:color="auto"/>
          </w:divBdr>
        </w:div>
        <w:div w:id="1373269770">
          <w:marLeft w:val="640"/>
          <w:marRight w:val="0"/>
          <w:marTop w:val="0"/>
          <w:marBottom w:val="0"/>
          <w:divBdr>
            <w:top w:val="none" w:sz="0" w:space="0" w:color="auto"/>
            <w:left w:val="none" w:sz="0" w:space="0" w:color="auto"/>
            <w:bottom w:val="none" w:sz="0" w:space="0" w:color="auto"/>
            <w:right w:val="none" w:sz="0" w:space="0" w:color="auto"/>
          </w:divBdr>
        </w:div>
        <w:div w:id="1763838114">
          <w:marLeft w:val="640"/>
          <w:marRight w:val="0"/>
          <w:marTop w:val="0"/>
          <w:marBottom w:val="0"/>
          <w:divBdr>
            <w:top w:val="none" w:sz="0" w:space="0" w:color="auto"/>
            <w:left w:val="none" w:sz="0" w:space="0" w:color="auto"/>
            <w:bottom w:val="none" w:sz="0" w:space="0" w:color="auto"/>
            <w:right w:val="none" w:sz="0" w:space="0" w:color="auto"/>
          </w:divBdr>
        </w:div>
        <w:div w:id="662247881">
          <w:marLeft w:val="640"/>
          <w:marRight w:val="0"/>
          <w:marTop w:val="0"/>
          <w:marBottom w:val="0"/>
          <w:divBdr>
            <w:top w:val="none" w:sz="0" w:space="0" w:color="auto"/>
            <w:left w:val="none" w:sz="0" w:space="0" w:color="auto"/>
            <w:bottom w:val="none" w:sz="0" w:space="0" w:color="auto"/>
            <w:right w:val="none" w:sz="0" w:space="0" w:color="auto"/>
          </w:divBdr>
        </w:div>
        <w:div w:id="1275748978">
          <w:marLeft w:val="640"/>
          <w:marRight w:val="0"/>
          <w:marTop w:val="0"/>
          <w:marBottom w:val="0"/>
          <w:divBdr>
            <w:top w:val="none" w:sz="0" w:space="0" w:color="auto"/>
            <w:left w:val="none" w:sz="0" w:space="0" w:color="auto"/>
            <w:bottom w:val="none" w:sz="0" w:space="0" w:color="auto"/>
            <w:right w:val="none" w:sz="0" w:space="0" w:color="auto"/>
          </w:divBdr>
        </w:div>
        <w:div w:id="1501117611">
          <w:marLeft w:val="640"/>
          <w:marRight w:val="0"/>
          <w:marTop w:val="0"/>
          <w:marBottom w:val="0"/>
          <w:divBdr>
            <w:top w:val="none" w:sz="0" w:space="0" w:color="auto"/>
            <w:left w:val="none" w:sz="0" w:space="0" w:color="auto"/>
            <w:bottom w:val="none" w:sz="0" w:space="0" w:color="auto"/>
            <w:right w:val="none" w:sz="0" w:space="0" w:color="auto"/>
          </w:divBdr>
        </w:div>
        <w:div w:id="1974671235">
          <w:marLeft w:val="640"/>
          <w:marRight w:val="0"/>
          <w:marTop w:val="0"/>
          <w:marBottom w:val="0"/>
          <w:divBdr>
            <w:top w:val="none" w:sz="0" w:space="0" w:color="auto"/>
            <w:left w:val="none" w:sz="0" w:space="0" w:color="auto"/>
            <w:bottom w:val="none" w:sz="0" w:space="0" w:color="auto"/>
            <w:right w:val="none" w:sz="0" w:space="0" w:color="auto"/>
          </w:divBdr>
        </w:div>
        <w:div w:id="426078148">
          <w:marLeft w:val="640"/>
          <w:marRight w:val="0"/>
          <w:marTop w:val="0"/>
          <w:marBottom w:val="0"/>
          <w:divBdr>
            <w:top w:val="none" w:sz="0" w:space="0" w:color="auto"/>
            <w:left w:val="none" w:sz="0" w:space="0" w:color="auto"/>
            <w:bottom w:val="none" w:sz="0" w:space="0" w:color="auto"/>
            <w:right w:val="none" w:sz="0" w:space="0" w:color="auto"/>
          </w:divBdr>
        </w:div>
        <w:div w:id="1833521342">
          <w:marLeft w:val="640"/>
          <w:marRight w:val="0"/>
          <w:marTop w:val="0"/>
          <w:marBottom w:val="0"/>
          <w:divBdr>
            <w:top w:val="none" w:sz="0" w:space="0" w:color="auto"/>
            <w:left w:val="none" w:sz="0" w:space="0" w:color="auto"/>
            <w:bottom w:val="none" w:sz="0" w:space="0" w:color="auto"/>
            <w:right w:val="none" w:sz="0" w:space="0" w:color="auto"/>
          </w:divBdr>
        </w:div>
        <w:div w:id="421336101">
          <w:marLeft w:val="640"/>
          <w:marRight w:val="0"/>
          <w:marTop w:val="0"/>
          <w:marBottom w:val="0"/>
          <w:divBdr>
            <w:top w:val="none" w:sz="0" w:space="0" w:color="auto"/>
            <w:left w:val="none" w:sz="0" w:space="0" w:color="auto"/>
            <w:bottom w:val="none" w:sz="0" w:space="0" w:color="auto"/>
            <w:right w:val="none" w:sz="0" w:space="0" w:color="auto"/>
          </w:divBdr>
        </w:div>
        <w:div w:id="1455636022">
          <w:marLeft w:val="640"/>
          <w:marRight w:val="0"/>
          <w:marTop w:val="0"/>
          <w:marBottom w:val="0"/>
          <w:divBdr>
            <w:top w:val="none" w:sz="0" w:space="0" w:color="auto"/>
            <w:left w:val="none" w:sz="0" w:space="0" w:color="auto"/>
            <w:bottom w:val="none" w:sz="0" w:space="0" w:color="auto"/>
            <w:right w:val="none" w:sz="0" w:space="0" w:color="auto"/>
          </w:divBdr>
        </w:div>
        <w:div w:id="706951293">
          <w:marLeft w:val="640"/>
          <w:marRight w:val="0"/>
          <w:marTop w:val="0"/>
          <w:marBottom w:val="0"/>
          <w:divBdr>
            <w:top w:val="none" w:sz="0" w:space="0" w:color="auto"/>
            <w:left w:val="none" w:sz="0" w:space="0" w:color="auto"/>
            <w:bottom w:val="none" w:sz="0" w:space="0" w:color="auto"/>
            <w:right w:val="none" w:sz="0" w:space="0" w:color="auto"/>
          </w:divBdr>
        </w:div>
        <w:div w:id="633489945">
          <w:marLeft w:val="640"/>
          <w:marRight w:val="0"/>
          <w:marTop w:val="0"/>
          <w:marBottom w:val="0"/>
          <w:divBdr>
            <w:top w:val="none" w:sz="0" w:space="0" w:color="auto"/>
            <w:left w:val="none" w:sz="0" w:space="0" w:color="auto"/>
            <w:bottom w:val="none" w:sz="0" w:space="0" w:color="auto"/>
            <w:right w:val="none" w:sz="0" w:space="0" w:color="auto"/>
          </w:divBdr>
        </w:div>
        <w:div w:id="796602890">
          <w:marLeft w:val="640"/>
          <w:marRight w:val="0"/>
          <w:marTop w:val="0"/>
          <w:marBottom w:val="0"/>
          <w:divBdr>
            <w:top w:val="none" w:sz="0" w:space="0" w:color="auto"/>
            <w:left w:val="none" w:sz="0" w:space="0" w:color="auto"/>
            <w:bottom w:val="none" w:sz="0" w:space="0" w:color="auto"/>
            <w:right w:val="none" w:sz="0" w:space="0" w:color="auto"/>
          </w:divBdr>
        </w:div>
        <w:div w:id="768236920">
          <w:marLeft w:val="640"/>
          <w:marRight w:val="0"/>
          <w:marTop w:val="0"/>
          <w:marBottom w:val="0"/>
          <w:divBdr>
            <w:top w:val="none" w:sz="0" w:space="0" w:color="auto"/>
            <w:left w:val="none" w:sz="0" w:space="0" w:color="auto"/>
            <w:bottom w:val="none" w:sz="0" w:space="0" w:color="auto"/>
            <w:right w:val="none" w:sz="0" w:space="0" w:color="auto"/>
          </w:divBdr>
        </w:div>
        <w:div w:id="1636905760">
          <w:marLeft w:val="640"/>
          <w:marRight w:val="0"/>
          <w:marTop w:val="0"/>
          <w:marBottom w:val="0"/>
          <w:divBdr>
            <w:top w:val="none" w:sz="0" w:space="0" w:color="auto"/>
            <w:left w:val="none" w:sz="0" w:space="0" w:color="auto"/>
            <w:bottom w:val="none" w:sz="0" w:space="0" w:color="auto"/>
            <w:right w:val="none" w:sz="0" w:space="0" w:color="auto"/>
          </w:divBdr>
        </w:div>
        <w:div w:id="1656952596">
          <w:marLeft w:val="640"/>
          <w:marRight w:val="0"/>
          <w:marTop w:val="0"/>
          <w:marBottom w:val="0"/>
          <w:divBdr>
            <w:top w:val="none" w:sz="0" w:space="0" w:color="auto"/>
            <w:left w:val="none" w:sz="0" w:space="0" w:color="auto"/>
            <w:bottom w:val="none" w:sz="0" w:space="0" w:color="auto"/>
            <w:right w:val="none" w:sz="0" w:space="0" w:color="auto"/>
          </w:divBdr>
        </w:div>
        <w:div w:id="1769156775">
          <w:marLeft w:val="640"/>
          <w:marRight w:val="0"/>
          <w:marTop w:val="0"/>
          <w:marBottom w:val="0"/>
          <w:divBdr>
            <w:top w:val="none" w:sz="0" w:space="0" w:color="auto"/>
            <w:left w:val="none" w:sz="0" w:space="0" w:color="auto"/>
            <w:bottom w:val="none" w:sz="0" w:space="0" w:color="auto"/>
            <w:right w:val="none" w:sz="0" w:space="0" w:color="auto"/>
          </w:divBdr>
        </w:div>
        <w:div w:id="335887264">
          <w:marLeft w:val="640"/>
          <w:marRight w:val="0"/>
          <w:marTop w:val="0"/>
          <w:marBottom w:val="0"/>
          <w:divBdr>
            <w:top w:val="none" w:sz="0" w:space="0" w:color="auto"/>
            <w:left w:val="none" w:sz="0" w:space="0" w:color="auto"/>
            <w:bottom w:val="none" w:sz="0" w:space="0" w:color="auto"/>
            <w:right w:val="none" w:sz="0" w:space="0" w:color="auto"/>
          </w:divBdr>
        </w:div>
        <w:div w:id="2029476809">
          <w:marLeft w:val="640"/>
          <w:marRight w:val="0"/>
          <w:marTop w:val="0"/>
          <w:marBottom w:val="0"/>
          <w:divBdr>
            <w:top w:val="none" w:sz="0" w:space="0" w:color="auto"/>
            <w:left w:val="none" w:sz="0" w:space="0" w:color="auto"/>
            <w:bottom w:val="none" w:sz="0" w:space="0" w:color="auto"/>
            <w:right w:val="none" w:sz="0" w:space="0" w:color="auto"/>
          </w:divBdr>
        </w:div>
        <w:div w:id="1421872981">
          <w:marLeft w:val="640"/>
          <w:marRight w:val="0"/>
          <w:marTop w:val="0"/>
          <w:marBottom w:val="0"/>
          <w:divBdr>
            <w:top w:val="none" w:sz="0" w:space="0" w:color="auto"/>
            <w:left w:val="none" w:sz="0" w:space="0" w:color="auto"/>
            <w:bottom w:val="none" w:sz="0" w:space="0" w:color="auto"/>
            <w:right w:val="none" w:sz="0" w:space="0" w:color="auto"/>
          </w:divBdr>
        </w:div>
        <w:div w:id="918175579">
          <w:marLeft w:val="640"/>
          <w:marRight w:val="0"/>
          <w:marTop w:val="0"/>
          <w:marBottom w:val="0"/>
          <w:divBdr>
            <w:top w:val="none" w:sz="0" w:space="0" w:color="auto"/>
            <w:left w:val="none" w:sz="0" w:space="0" w:color="auto"/>
            <w:bottom w:val="none" w:sz="0" w:space="0" w:color="auto"/>
            <w:right w:val="none" w:sz="0" w:space="0" w:color="auto"/>
          </w:divBdr>
        </w:div>
        <w:div w:id="534850507">
          <w:marLeft w:val="640"/>
          <w:marRight w:val="0"/>
          <w:marTop w:val="0"/>
          <w:marBottom w:val="0"/>
          <w:divBdr>
            <w:top w:val="none" w:sz="0" w:space="0" w:color="auto"/>
            <w:left w:val="none" w:sz="0" w:space="0" w:color="auto"/>
            <w:bottom w:val="none" w:sz="0" w:space="0" w:color="auto"/>
            <w:right w:val="none" w:sz="0" w:space="0" w:color="auto"/>
          </w:divBdr>
        </w:div>
        <w:div w:id="834496397">
          <w:marLeft w:val="640"/>
          <w:marRight w:val="0"/>
          <w:marTop w:val="0"/>
          <w:marBottom w:val="0"/>
          <w:divBdr>
            <w:top w:val="none" w:sz="0" w:space="0" w:color="auto"/>
            <w:left w:val="none" w:sz="0" w:space="0" w:color="auto"/>
            <w:bottom w:val="none" w:sz="0" w:space="0" w:color="auto"/>
            <w:right w:val="none" w:sz="0" w:space="0" w:color="auto"/>
          </w:divBdr>
        </w:div>
        <w:div w:id="644621514">
          <w:marLeft w:val="640"/>
          <w:marRight w:val="0"/>
          <w:marTop w:val="0"/>
          <w:marBottom w:val="0"/>
          <w:divBdr>
            <w:top w:val="none" w:sz="0" w:space="0" w:color="auto"/>
            <w:left w:val="none" w:sz="0" w:space="0" w:color="auto"/>
            <w:bottom w:val="none" w:sz="0" w:space="0" w:color="auto"/>
            <w:right w:val="none" w:sz="0" w:space="0" w:color="auto"/>
          </w:divBdr>
        </w:div>
        <w:div w:id="1835798298">
          <w:marLeft w:val="640"/>
          <w:marRight w:val="0"/>
          <w:marTop w:val="0"/>
          <w:marBottom w:val="0"/>
          <w:divBdr>
            <w:top w:val="none" w:sz="0" w:space="0" w:color="auto"/>
            <w:left w:val="none" w:sz="0" w:space="0" w:color="auto"/>
            <w:bottom w:val="none" w:sz="0" w:space="0" w:color="auto"/>
            <w:right w:val="none" w:sz="0" w:space="0" w:color="auto"/>
          </w:divBdr>
        </w:div>
        <w:div w:id="1971789886">
          <w:marLeft w:val="640"/>
          <w:marRight w:val="0"/>
          <w:marTop w:val="0"/>
          <w:marBottom w:val="0"/>
          <w:divBdr>
            <w:top w:val="none" w:sz="0" w:space="0" w:color="auto"/>
            <w:left w:val="none" w:sz="0" w:space="0" w:color="auto"/>
            <w:bottom w:val="none" w:sz="0" w:space="0" w:color="auto"/>
            <w:right w:val="none" w:sz="0" w:space="0" w:color="auto"/>
          </w:divBdr>
        </w:div>
        <w:div w:id="2114978760">
          <w:marLeft w:val="640"/>
          <w:marRight w:val="0"/>
          <w:marTop w:val="0"/>
          <w:marBottom w:val="0"/>
          <w:divBdr>
            <w:top w:val="none" w:sz="0" w:space="0" w:color="auto"/>
            <w:left w:val="none" w:sz="0" w:space="0" w:color="auto"/>
            <w:bottom w:val="none" w:sz="0" w:space="0" w:color="auto"/>
            <w:right w:val="none" w:sz="0" w:space="0" w:color="auto"/>
          </w:divBdr>
        </w:div>
        <w:div w:id="369692651">
          <w:marLeft w:val="640"/>
          <w:marRight w:val="0"/>
          <w:marTop w:val="0"/>
          <w:marBottom w:val="0"/>
          <w:divBdr>
            <w:top w:val="none" w:sz="0" w:space="0" w:color="auto"/>
            <w:left w:val="none" w:sz="0" w:space="0" w:color="auto"/>
            <w:bottom w:val="none" w:sz="0" w:space="0" w:color="auto"/>
            <w:right w:val="none" w:sz="0" w:space="0" w:color="auto"/>
          </w:divBdr>
        </w:div>
        <w:div w:id="681051113">
          <w:marLeft w:val="640"/>
          <w:marRight w:val="0"/>
          <w:marTop w:val="0"/>
          <w:marBottom w:val="0"/>
          <w:divBdr>
            <w:top w:val="none" w:sz="0" w:space="0" w:color="auto"/>
            <w:left w:val="none" w:sz="0" w:space="0" w:color="auto"/>
            <w:bottom w:val="none" w:sz="0" w:space="0" w:color="auto"/>
            <w:right w:val="none" w:sz="0" w:space="0" w:color="auto"/>
          </w:divBdr>
        </w:div>
        <w:div w:id="2020541151">
          <w:marLeft w:val="640"/>
          <w:marRight w:val="0"/>
          <w:marTop w:val="0"/>
          <w:marBottom w:val="0"/>
          <w:divBdr>
            <w:top w:val="none" w:sz="0" w:space="0" w:color="auto"/>
            <w:left w:val="none" w:sz="0" w:space="0" w:color="auto"/>
            <w:bottom w:val="none" w:sz="0" w:space="0" w:color="auto"/>
            <w:right w:val="none" w:sz="0" w:space="0" w:color="auto"/>
          </w:divBdr>
        </w:div>
        <w:div w:id="740447365">
          <w:marLeft w:val="640"/>
          <w:marRight w:val="0"/>
          <w:marTop w:val="0"/>
          <w:marBottom w:val="0"/>
          <w:divBdr>
            <w:top w:val="none" w:sz="0" w:space="0" w:color="auto"/>
            <w:left w:val="none" w:sz="0" w:space="0" w:color="auto"/>
            <w:bottom w:val="none" w:sz="0" w:space="0" w:color="auto"/>
            <w:right w:val="none" w:sz="0" w:space="0" w:color="auto"/>
          </w:divBdr>
        </w:div>
        <w:div w:id="205609442">
          <w:marLeft w:val="640"/>
          <w:marRight w:val="0"/>
          <w:marTop w:val="0"/>
          <w:marBottom w:val="0"/>
          <w:divBdr>
            <w:top w:val="none" w:sz="0" w:space="0" w:color="auto"/>
            <w:left w:val="none" w:sz="0" w:space="0" w:color="auto"/>
            <w:bottom w:val="none" w:sz="0" w:space="0" w:color="auto"/>
            <w:right w:val="none" w:sz="0" w:space="0" w:color="auto"/>
          </w:divBdr>
        </w:div>
        <w:div w:id="1453984332">
          <w:marLeft w:val="640"/>
          <w:marRight w:val="0"/>
          <w:marTop w:val="0"/>
          <w:marBottom w:val="0"/>
          <w:divBdr>
            <w:top w:val="none" w:sz="0" w:space="0" w:color="auto"/>
            <w:left w:val="none" w:sz="0" w:space="0" w:color="auto"/>
            <w:bottom w:val="none" w:sz="0" w:space="0" w:color="auto"/>
            <w:right w:val="none" w:sz="0" w:space="0" w:color="auto"/>
          </w:divBdr>
        </w:div>
        <w:div w:id="95947481">
          <w:marLeft w:val="640"/>
          <w:marRight w:val="0"/>
          <w:marTop w:val="0"/>
          <w:marBottom w:val="0"/>
          <w:divBdr>
            <w:top w:val="none" w:sz="0" w:space="0" w:color="auto"/>
            <w:left w:val="none" w:sz="0" w:space="0" w:color="auto"/>
            <w:bottom w:val="none" w:sz="0" w:space="0" w:color="auto"/>
            <w:right w:val="none" w:sz="0" w:space="0" w:color="auto"/>
          </w:divBdr>
        </w:div>
        <w:div w:id="551769262">
          <w:marLeft w:val="640"/>
          <w:marRight w:val="0"/>
          <w:marTop w:val="0"/>
          <w:marBottom w:val="0"/>
          <w:divBdr>
            <w:top w:val="none" w:sz="0" w:space="0" w:color="auto"/>
            <w:left w:val="none" w:sz="0" w:space="0" w:color="auto"/>
            <w:bottom w:val="none" w:sz="0" w:space="0" w:color="auto"/>
            <w:right w:val="none" w:sz="0" w:space="0" w:color="auto"/>
          </w:divBdr>
        </w:div>
        <w:div w:id="693969534">
          <w:marLeft w:val="640"/>
          <w:marRight w:val="0"/>
          <w:marTop w:val="0"/>
          <w:marBottom w:val="0"/>
          <w:divBdr>
            <w:top w:val="none" w:sz="0" w:space="0" w:color="auto"/>
            <w:left w:val="none" w:sz="0" w:space="0" w:color="auto"/>
            <w:bottom w:val="none" w:sz="0" w:space="0" w:color="auto"/>
            <w:right w:val="none" w:sz="0" w:space="0" w:color="auto"/>
          </w:divBdr>
        </w:div>
        <w:div w:id="1151678444">
          <w:marLeft w:val="640"/>
          <w:marRight w:val="0"/>
          <w:marTop w:val="0"/>
          <w:marBottom w:val="0"/>
          <w:divBdr>
            <w:top w:val="none" w:sz="0" w:space="0" w:color="auto"/>
            <w:left w:val="none" w:sz="0" w:space="0" w:color="auto"/>
            <w:bottom w:val="none" w:sz="0" w:space="0" w:color="auto"/>
            <w:right w:val="none" w:sz="0" w:space="0" w:color="auto"/>
          </w:divBdr>
        </w:div>
        <w:div w:id="58090197">
          <w:marLeft w:val="640"/>
          <w:marRight w:val="0"/>
          <w:marTop w:val="0"/>
          <w:marBottom w:val="0"/>
          <w:divBdr>
            <w:top w:val="none" w:sz="0" w:space="0" w:color="auto"/>
            <w:left w:val="none" w:sz="0" w:space="0" w:color="auto"/>
            <w:bottom w:val="none" w:sz="0" w:space="0" w:color="auto"/>
            <w:right w:val="none" w:sz="0" w:space="0" w:color="auto"/>
          </w:divBdr>
        </w:div>
        <w:div w:id="532812610">
          <w:marLeft w:val="640"/>
          <w:marRight w:val="0"/>
          <w:marTop w:val="0"/>
          <w:marBottom w:val="0"/>
          <w:divBdr>
            <w:top w:val="none" w:sz="0" w:space="0" w:color="auto"/>
            <w:left w:val="none" w:sz="0" w:space="0" w:color="auto"/>
            <w:bottom w:val="none" w:sz="0" w:space="0" w:color="auto"/>
            <w:right w:val="none" w:sz="0" w:space="0" w:color="auto"/>
          </w:divBdr>
        </w:div>
        <w:div w:id="1419866680">
          <w:marLeft w:val="640"/>
          <w:marRight w:val="0"/>
          <w:marTop w:val="0"/>
          <w:marBottom w:val="0"/>
          <w:divBdr>
            <w:top w:val="none" w:sz="0" w:space="0" w:color="auto"/>
            <w:left w:val="none" w:sz="0" w:space="0" w:color="auto"/>
            <w:bottom w:val="none" w:sz="0" w:space="0" w:color="auto"/>
            <w:right w:val="none" w:sz="0" w:space="0" w:color="auto"/>
          </w:divBdr>
        </w:div>
        <w:div w:id="1955362120">
          <w:marLeft w:val="640"/>
          <w:marRight w:val="0"/>
          <w:marTop w:val="0"/>
          <w:marBottom w:val="0"/>
          <w:divBdr>
            <w:top w:val="none" w:sz="0" w:space="0" w:color="auto"/>
            <w:left w:val="none" w:sz="0" w:space="0" w:color="auto"/>
            <w:bottom w:val="none" w:sz="0" w:space="0" w:color="auto"/>
            <w:right w:val="none" w:sz="0" w:space="0" w:color="auto"/>
          </w:divBdr>
        </w:div>
        <w:div w:id="1940334157">
          <w:marLeft w:val="640"/>
          <w:marRight w:val="0"/>
          <w:marTop w:val="0"/>
          <w:marBottom w:val="0"/>
          <w:divBdr>
            <w:top w:val="none" w:sz="0" w:space="0" w:color="auto"/>
            <w:left w:val="none" w:sz="0" w:space="0" w:color="auto"/>
            <w:bottom w:val="none" w:sz="0" w:space="0" w:color="auto"/>
            <w:right w:val="none" w:sz="0" w:space="0" w:color="auto"/>
          </w:divBdr>
        </w:div>
        <w:div w:id="1586496529">
          <w:marLeft w:val="640"/>
          <w:marRight w:val="0"/>
          <w:marTop w:val="0"/>
          <w:marBottom w:val="0"/>
          <w:divBdr>
            <w:top w:val="none" w:sz="0" w:space="0" w:color="auto"/>
            <w:left w:val="none" w:sz="0" w:space="0" w:color="auto"/>
            <w:bottom w:val="none" w:sz="0" w:space="0" w:color="auto"/>
            <w:right w:val="none" w:sz="0" w:space="0" w:color="auto"/>
          </w:divBdr>
        </w:div>
        <w:div w:id="312032724">
          <w:marLeft w:val="640"/>
          <w:marRight w:val="0"/>
          <w:marTop w:val="0"/>
          <w:marBottom w:val="0"/>
          <w:divBdr>
            <w:top w:val="none" w:sz="0" w:space="0" w:color="auto"/>
            <w:left w:val="none" w:sz="0" w:space="0" w:color="auto"/>
            <w:bottom w:val="none" w:sz="0" w:space="0" w:color="auto"/>
            <w:right w:val="none" w:sz="0" w:space="0" w:color="auto"/>
          </w:divBdr>
        </w:div>
        <w:div w:id="2069910812">
          <w:marLeft w:val="640"/>
          <w:marRight w:val="0"/>
          <w:marTop w:val="0"/>
          <w:marBottom w:val="0"/>
          <w:divBdr>
            <w:top w:val="none" w:sz="0" w:space="0" w:color="auto"/>
            <w:left w:val="none" w:sz="0" w:space="0" w:color="auto"/>
            <w:bottom w:val="none" w:sz="0" w:space="0" w:color="auto"/>
            <w:right w:val="none" w:sz="0" w:space="0" w:color="auto"/>
          </w:divBdr>
        </w:div>
        <w:div w:id="1044794523">
          <w:marLeft w:val="640"/>
          <w:marRight w:val="0"/>
          <w:marTop w:val="0"/>
          <w:marBottom w:val="0"/>
          <w:divBdr>
            <w:top w:val="none" w:sz="0" w:space="0" w:color="auto"/>
            <w:left w:val="none" w:sz="0" w:space="0" w:color="auto"/>
            <w:bottom w:val="none" w:sz="0" w:space="0" w:color="auto"/>
            <w:right w:val="none" w:sz="0" w:space="0" w:color="auto"/>
          </w:divBdr>
        </w:div>
        <w:div w:id="1852181677">
          <w:marLeft w:val="640"/>
          <w:marRight w:val="0"/>
          <w:marTop w:val="0"/>
          <w:marBottom w:val="0"/>
          <w:divBdr>
            <w:top w:val="none" w:sz="0" w:space="0" w:color="auto"/>
            <w:left w:val="none" w:sz="0" w:space="0" w:color="auto"/>
            <w:bottom w:val="none" w:sz="0" w:space="0" w:color="auto"/>
            <w:right w:val="none" w:sz="0" w:space="0" w:color="auto"/>
          </w:divBdr>
        </w:div>
        <w:div w:id="1606571145">
          <w:marLeft w:val="640"/>
          <w:marRight w:val="0"/>
          <w:marTop w:val="0"/>
          <w:marBottom w:val="0"/>
          <w:divBdr>
            <w:top w:val="none" w:sz="0" w:space="0" w:color="auto"/>
            <w:left w:val="none" w:sz="0" w:space="0" w:color="auto"/>
            <w:bottom w:val="none" w:sz="0" w:space="0" w:color="auto"/>
            <w:right w:val="none" w:sz="0" w:space="0" w:color="auto"/>
          </w:divBdr>
        </w:div>
        <w:div w:id="1003822691">
          <w:marLeft w:val="640"/>
          <w:marRight w:val="0"/>
          <w:marTop w:val="0"/>
          <w:marBottom w:val="0"/>
          <w:divBdr>
            <w:top w:val="none" w:sz="0" w:space="0" w:color="auto"/>
            <w:left w:val="none" w:sz="0" w:space="0" w:color="auto"/>
            <w:bottom w:val="none" w:sz="0" w:space="0" w:color="auto"/>
            <w:right w:val="none" w:sz="0" w:space="0" w:color="auto"/>
          </w:divBdr>
        </w:div>
        <w:div w:id="1068188586">
          <w:marLeft w:val="640"/>
          <w:marRight w:val="0"/>
          <w:marTop w:val="0"/>
          <w:marBottom w:val="0"/>
          <w:divBdr>
            <w:top w:val="none" w:sz="0" w:space="0" w:color="auto"/>
            <w:left w:val="none" w:sz="0" w:space="0" w:color="auto"/>
            <w:bottom w:val="none" w:sz="0" w:space="0" w:color="auto"/>
            <w:right w:val="none" w:sz="0" w:space="0" w:color="auto"/>
          </w:divBdr>
        </w:div>
        <w:div w:id="1615671612">
          <w:marLeft w:val="640"/>
          <w:marRight w:val="0"/>
          <w:marTop w:val="0"/>
          <w:marBottom w:val="0"/>
          <w:divBdr>
            <w:top w:val="none" w:sz="0" w:space="0" w:color="auto"/>
            <w:left w:val="none" w:sz="0" w:space="0" w:color="auto"/>
            <w:bottom w:val="none" w:sz="0" w:space="0" w:color="auto"/>
            <w:right w:val="none" w:sz="0" w:space="0" w:color="auto"/>
          </w:divBdr>
        </w:div>
        <w:div w:id="1487283186">
          <w:marLeft w:val="640"/>
          <w:marRight w:val="0"/>
          <w:marTop w:val="0"/>
          <w:marBottom w:val="0"/>
          <w:divBdr>
            <w:top w:val="none" w:sz="0" w:space="0" w:color="auto"/>
            <w:left w:val="none" w:sz="0" w:space="0" w:color="auto"/>
            <w:bottom w:val="none" w:sz="0" w:space="0" w:color="auto"/>
            <w:right w:val="none" w:sz="0" w:space="0" w:color="auto"/>
          </w:divBdr>
        </w:div>
        <w:div w:id="88546462">
          <w:marLeft w:val="640"/>
          <w:marRight w:val="0"/>
          <w:marTop w:val="0"/>
          <w:marBottom w:val="0"/>
          <w:divBdr>
            <w:top w:val="none" w:sz="0" w:space="0" w:color="auto"/>
            <w:left w:val="none" w:sz="0" w:space="0" w:color="auto"/>
            <w:bottom w:val="none" w:sz="0" w:space="0" w:color="auto"/>
            <w:right w:val="none" w:sz="0" w:space="0" w:color="auto"/>
          </w:divBdr>
        </w:div>
        <w:div w:id="1464693166">
          <w:marLeft w:val="640"/>
          <w:marRight w:val="0"/>
          <w:marTop w:val="0"/>
          <w:marBottom w:val="0"/>
          <w:divBdr>
            <w:top w:val="none" w:sz="0" w:space="0" w:color="auto"/>
            <w:left w:val="none" w:sz="0" w:space="0" w:color="auto"/>
            <w:bottom w:val="none" w:sz="0" w:space="0" w:color="auto"/>
            <w:right w:val="none" w:sz="0" w:space="0" w:color="auto"/>
          </w:divBdr>
        </w:div>
        <w:div w:id="1158813180">
          <w:marLeft w:val="640"/>
          <w:marRight w:val="0"/>
          <w:marTop w:val="0"/>
          <w:marBottom w:val="0"/>
          <w:divBdr>
            <w:top w:val="none" w:sz="0" w:space="0" w:color="auto"/>
            <w:left w:val="none" w:sz="0" w:space="0" w:color="auto"/>
            <w:bottom w:val="none" w:sz="0" w:space="0" w:color="auto"/>
            <w:right w:val="none" w:sz="0" w:space="0" w:color="auto"/>
          </w:divBdr>
        </w:div>
        <w:div w:id="1752460806">
          <w:marLeft w:val="640"/>
          <w:marRight w:val="0"/>
          <w:marTop w:val="0"/>
          <w:marBottom w:val="0"/>
          <w:divBdr>
            <w:top w:val="none" w:sz="0" w:space="0" w:color="auto"/>
            <w:left w:val="none" w:sz="0" w:space="0" w:color="auto"/>
            <w:bottom w:val="none" w:sz="0" w:space="0" w:color="auto"/>
            <w:right w:val="none" w:sz="0" w:space="0" w:color="auto"/>
          </w:divBdr>
        </w:div>
        <w:div w:id="285939995">
          <w:marLeft w:val="640"/>
          <w:marRight w:val="0"/>
          <w:marTop w:val="0"/>
          <w:marBottom w:val="0"/>
          <w:divBdr>
            <w:top w:val="none" w:sz="0" w:space="0" w:color="auto"/>
            <w:left w:val="none" w:sz="0" w:space="0" w:color="auto"/>
            <w:bottom w:val="none" w:sz="0" w:space="0" w:color="auto"/>
            <w:right w:val="none" w:sz="0" w:space="0" w:color="auto"/>
          </w:divBdr>
        </w:div>
        <w:div w:id="633681524">
          <w:marLeft w:val="640"/>
          <w:marRight w:val="0"/>
          <w:marTop w:val="0"/>
          <w:marBottom w:val="0"/>
          <w:divBdr>
            <w:top w:val="none" w:sz="0" w:space="0" w:color="auto"/>
            <w:left w:val="none" w:sz="0" w:space="0" w:color="auto"/>
            <w:bottom w:val="none" w:sz="0" w:space="0" w:color="auto"/>
            <w:right w:val="none" w:sz="0" w:space="0" w:color="auto"/>
          </w:divBdr>
        </w:div>
        <w:div w:id="510266641">
          <w:marLeft w:val="640"/>
          <w:marRight w:val="0"/>
          <w:marTop w:val="0"/>
          <w:marBottom w:val="0"/>
          <w:divBdr>
            <w:top w:val="none" w:sz="0" w:space="0" w:color="auto"/>
            <w:left w:val="none" w:sz="0" w:space="0" w:color="auto"/>
            <w:bottom w:val="none" w:sz="0" w:space="0" w:color="auto"/>
            <w:right w:val="none" w:sz="0" w:space="0" w:color="auto"/>
          </w:divBdr>
        </w:div>
        <w:div w:id="1082992363">
          <w:marLeft w:val="640"/>
          <w:marRight w:val="0"/>
          <w:marTop w:val="0"/>
          <w:marBottom w:val="0"/>
          <w:divBdr>
            <w:top w:val="none" w:sz="0" w:space="0" w:color="auto"/>
            <w:left w:val="none" w:sz="0" w:space="0" w:color="auto"/>
            <w:bottom w:val="none" w:sz="0" w:space="0" w:color="auto"/>
            <w:right w:val="none" w:sz="0" w:space="0" w:color="auto"/>
          </w:divBdr>
        </w:div>
        <w:div w:id="489441342">
          <w:marLeft w:val="640"/>
          <w:marRight w:val="0"/>
          <w:marTop w:val="0"/>
          <w:marBottom w:val="0"/>
          <w:divBdr>
            <w:top w:val="none" w:sz="0" w:space="0" w:color="auto"/>
            <w:left w:val="none" w:sz="0" w:space="0" w:color="auto"/>
            <w:bottom w:val="none" w:sz="0" w:space="0" w:color="auto"/>
            <w:right w:val="none" w:sz="0" w:space="0" w:color="auto"/>
          </w:divBdr>
        </w:div>
        <w:div w:id="206339718">
          <w:marLeft w:val="640"/>
          <w:marRight w:val="0"/>
          <w:marTop w:val="0"/>
          <w:marBottom w:val="0"/>
          <w:divBdr>
            <w:top w:val="none" w:sz="0" w:space="0" w:color="auto"/>
            <w:left w:val="none" w:sz="0" w:space="0" w:color="auto"/>
            <w:bottom w:val="none" w:sz="0" w:space="0" w:color="auto"/>
            <w:right w:val="none" w:sz="0" w:space="0" w:color="auto"/>
          </w:divBdr>
        </w:div>
        <w:div w:id="1991127290">
          <w:marLeft w:val="640"/>
          <w:marRight w:val="0"/>
          <w:marTop w:val="0"/>
          <w:marBottom w:val="0"/>
          <w:divBdr>
            <w:top w:val="none" w:sz="0" w:space="0" w:color="auto"/>
            <w:left w:val="none" w:sz="0" w:space="0" w:color="auto"/>
            <w:bottom w:val="none" w:sz="0" w:space="0" w:color="auto"/>
            <w:right w:val="none" w:sz="0" w:space="0" w:color="auto"/>
          </w:divBdr>
        </w:div>
        <w:div w:id="2126806656">
          <w:marLeft w:val="640"/>
          <w:marRight w:val="0"/>
          <w:marTop w:val="0"/>
          <w:marBottom w:val="0"/>
          <w:divBdr>
            <w:top w:val="none" w:sz="0" w:space="0" w:color="auto"/>
            <w:left w:val="none" w:sz="0" w:space="0" w:color="auto"/>
            <w:bottom w:val="none" w:sz="0" w:space="0" w:color="auto"/>
            <w:right w:val="none" w:sz="0" w:space="0" w:color="auto"/>
          </w:divBdr>
        </w:div>
        <w:div w:id="890652488">
          <w:marLeft w:val="640"/>
          <w:marRight w:val="0"/>
          <w:marTop w:val="0"/>
          <w:marBottom w:val="0"/>
          <w:divBdr>
            <w:top w:val="none" w:sz="0" w:space="0" w:color="auto"/>
            <w:left w:val="none" w:sz="0" w:space="0" w:color="auto"/>
            <w:bottom w:val="none" w:sz="0" w:space="0" w:color="auto"/>
            <w:right w:val="none" w:sz="0" w:space="0" w:color="auto"/>
          </w:divBdr>
        </w:div>
        <w:div w:id="563445461">
          <w:marLeft w:val="640"/>
          <w:marRight w:val="0"/>
          <w:marTop w:val="0"/>
          <w:marBottom w:val="0"/>
          <w:divBdr>
            <w:top w:val="none" w:sz="0" w:space="0" w:color="auto"/>
            <w:left w:val="none" w:sz="0" w:space="0" w:color="auto"/>
            <w:bottom w:val="none" w:sz="0" w:space="0" w:color="auto"/>
            <w:right w:val="none" w:sz="0" w:space="0" w:color="auto"/>
          </w:divBdr>
        </w:div>
        <w:div w:id="1620212708">
          <w:marLeft w:val="640"/>
          <w:marRight w:val="0"/>
          <w:marTop w:val="0"/>
          <w:marBottom w:val="0"/>
          <w:divBdr>
            <w:top w:val="none" w:sz="0" w:space="0" w:color="auto"/>
            <w:left w:val="none" w:sz="0" w:space="0" w:color="auto"/>
            <w:bottom w:val="none" w:sz="0" w:space="0" w:color="auto"/>
            <w:right w:val="none" w:sz="0" w:space="0" w:color="auto"/>
          </w:divBdr>
        </w:div>
        <w:div w:id="22750129">
          <w:marLeft w:val="640"/>
          <w:marRight w:val="0"/>
          <w:marTop w:val="0"/>
          <w:marBottom w:val="0"/>
          <w:divBdr>
            <w:top w:val="none" w:sz="0" w:space="0" w:color="auto"/>
            <w:left w:val="none" w:sz="0" w:space="0" w:color="auto"/>
            <w:bottom w:val="none" w:sz="0" w:space="0" w:color="auto"/>
            <w:right w:val="none" w:sz="0" w:space="0" w:color="auto"/>
          </w:divBdr>
        </w:div>
        <w:div w:id="1175463292">
          <w:marLeft w:val="640"/>
          <w:marRight w:val="0"/>
          <w:marTop w:val="0"/>
          <w:marBottom w:val="0"/>
          <w:divBdr>
            <w:top w:val="none" w:sz="0" w:space="0" w:color="auto"/>
            <w:left w:val="none" w:sz="0" w:space="0" w:color="auto"/>
            <w:bottom w:val="none" w:sz="0" w:space="0" w:color="auto"/>
            <w:right w:val="none" w:sz="0" w:space="0" w:color="auto"/>
          </w:divBdr>
        </w:div>
        <w:div w:id="513694789">
          <w:marLeft w:val="640"/>
          <w:marRight w:val="0"/>
          <w:marTop w:val="0"/>
          <w:marBottom w:val="0"/>
          <w:divBdr>
            <w:top w:val="none" w:sz="0" w:space="0" w:color="auto"/>
            <w:left w:val="none" w:sz="0" w:space="0" w:color="auto"/>
            <w:bottom w:val="none" w:sz="0" w:space="0" w:color="auto"/>
            <w:right w:val="none" w:sz="0" w:space="0" w:color="auto"/>
          </w:divBdr>
        </w:div>
        <w:div w:id="1857882053">
          <w:marLeft w:val="640"/>
          <w:marRight w:val="0"/>
          <w:marTop w:val="0"/>
          <w:marBottom w:val="0"/>
          <w:divBdr>
            <w:top w:val="none" w:sz="0" w:space="0" w:color="auto"/>
            <w:left w:val="none" w:sz="0" w:space="0" w:color="auto"/>
            <w:bottom w:val="none" w:sz="0" w:space="0" w:color="auto"/>
            <w:right w:val="none" w:sz="0" w:space="0" w:color="auto"/>
          </w:divBdr>
        </w:div>
        <w:div w:id="413550745">
          <w:marLeft w:val="640"/>
          <w:marRight w:val="0"/>
          <w:marTop w:val="0"/>
          <w:marBottom w:val="0"/>
          <w:divBdr>
            <w:top w:val="none" w:sz="0" w:space="0" w:color="auto"/>
            <w:left w:val="none" w:sz="0" w:space="0" w:color="auto"/>
            <w:bottom w:val="none" w:sz="0" w:space="0" w:color="auto"/>
            <w:right w:val="none" w:sz="0" w:space="0" w:color="auto"/>
          </w:divBdr>
        </w:div>
        <w:div w:id="1034962936">
          <w:marLeft w:val="640"/>
          <w:marRight w:val="0"/>
          <w:marTop w:val="0"/>
          <w:marBottom w:val="0"/>
          <w:divBdr>
            <w:top w:val="none" w:sz="0" w:space="0" w:color="auto"/>
            <w:left w:val="none" w:sz="0" w:space="0" w:color="auto"/>
            <w:bottom w:val="none" w:sz="0" w:space="0" w:color="auto"/>
            <w:right w:val="none" w:sz="0" w:space="0" w:color="auto"/>
          </w:divBdr>
        </w:div>
        <w:div w:id="89204175">
          <w:marLeft w:val="640"/>
          <w:marRight w:val="0"/>
          <w:marTop w:val="0"/>
          <w:marBottom w:val="0"/>
          <w:divBdr>
            <w:top w:val="none" w:sz="0" w:space="0" w:color="auto"/>
            <w:left w:val="none" w:sz="0" w:space="0" w:color="auto"/>
            <w:bottom w:val="none" w:sz="0" w:space="0" w:color="auto"/>
            <w:right w:val="none" w:sz="0" w:space="0" w:color="auto"/>
          </w:divBdr>
        </w:div>
        <w:div w:id="171727125">
          <w:marLeft w:val="640"/>
          <w:marRight w:val="0"/>
          <w:marTop w:val="0"/>
          <w:marBottom w:val="0"/>
          <w:divBdr>
            <w:top w:val="none" w:sz="0" w:space="0" w:color="auto"/>
            <w:left w:val="none" w:sz="0" w:space="0" w:color="auto"/>
            <w:bottom w:val="none" w:sz="0" w:space="0" w:color="auto"/>
            <w:right w:val="none" w:sz="0" w:space="0" w:color="auto"/>
          </w:divBdr>
        </w:div>
        <w:div w:id="775708497">
          <w:marLeft w:val="640"/>
          <w:marRight w:val="0"/>
          <w:marTop w:val="0"/>
          <w:marBottom w:val="0"/>
          <w:divBdr>
            <w:top w:val="none" w:sz="0" w:space="0" w:color="auto"/>
            <w:left w:val="none" w:sz="0" w:space="0" w:color="auto"/>
            <w:bottom w:val="none" w:sz="0" w:space="0" w:color="auto"/>
            <w:right w:val="none" w:sz="0" w:space="0" w:color="auto"/>
          </w:divBdr>
        </w:div>
        <w:div w:id="1430152537">
          <w:marLeft w:val="640"/>
          <w:marRight w:val="0"/>
          <w:marTop w:val="0"/>
          <w:marBottom w:val="0"/>
          <w:divBdr>
            <w:top w:val="none" w:sz="0" w:space="0" w:color="auto"/>
            <w:left w:val="none" w:sz="0" w:space="0" w:color="auto"/>
            <w:bottom w:val="none" w:sz="0" w:space="0" w:color="auto"/>
            <w:right w:val="none" w:sz="0" w:space="0" w:color="auto"/>
          </w:divBdr>
        </w:div>
        <w:div w:id="1022166063">
          <w:marLeft w:val="640"/>
          <w:marRight w:val="0"/>
          <w:marTop w:val="0"/>
          <w:marBottom w:val="0"/>
          <w:divBdr>
            <w:top w:val="none" w:sz="0" w:space="0" w:color="auto"/>
            <w:left w:val="none" w:sz="0" w:space="0" w:color="auto"/>
            <w:bottom w:val="none" w:sz="0" w:space="0" w:color="auto"/>
            <w:right w:val="none" w:sz="0" w:space="0" w:color="auto"/>
          </w:divBdr>
        </w:div>
        <w:div w:id="2005474491">
          <w:marLeft w:val="640"/>
          <w:marRight w:val="0"/>
          <w:marTop w:val="0"/>
          <w:marBottom w:val="0"/>
          <w:divBdr>
            <w:top w:val="none" w:sz="0" w:space="0" w:color="auto"/>
            <w:left w:val="none" w:sz="0" w:space="0" w:color="auto"/>
            <w:bottom w:val="none" w:sz="0" w:space="0" w:color="auto"/>
            <w:right w:val="none" w:sz="0" w:space="0" w:color="auto"/>
          </w:divBdr>
        </w:div>
        <w:div w:id="1272929633">
          <w:marLeft w:val="640"/>
          <w:marRight w:val="0"/>
          <w:marTop w:val="0"/>
          <w:marBottom w:val="0"/>
          <w:divBdr>
            <w:top w:val="none" w:sz="0" w:space="0" w:color="auto"/>
            <w:left w:val="none" w:sz="0" w:space="0" w:color="auto"/>
            <w:bottom w:val="none" w:sz="0" w:space="0" w:color="auto"/>
            <w:right w:val="none" w:sz="0" w:space="0" w:color="auto"/>
          </w:divBdr>
        </w:div>
        <w:div w:id="2108648157">
          <w:marLeft w:val="640"/>
          <w:marRight w:val="0"/>
          <w:marTop w:val="0"/>
          <w:marBottom w:val="0"/>
          <w:divBdr>
            <w:top w:val="none" w:sz="0" w:space="0" w:color="auto"/>
            <w:left w:val="none" w:sz="0" w:space="0" w:color="auto"/>
            <w:bottom w:val="none" w:sz="0" w:space="0" w:color="auto"/>
            <w:right w:val="none" w:sz="0" w:space="0" w:color="auto"/>
          </w:divBdr>
        </w:div>
        <w:div w:id="1204749604">
          <w:marLeft w:val="640"/>
          <w:marRight w:val="0"/>
          <w:marTop w:val="0"/>
          <w:marBottom w:val="0"/>
          <w:divBdr>
            <w:top w:val="none" w:sz="0" w:space="0" w:color="auto"/>
            <w:left w:val="none" w:sz="0" w:space="0" w:color="auto"/>
            <w:bottom w:val="none" w:sz="0" w:space="0" w:color="auto"/>
            <w:right w:val="none" w:sz="0" w:space="0" w:color="auto"/>
          </w:divBdr>
        </w:div>
        <w:div w:id="1261524879">
          <w:marLeft w:val="640"/>
          <w:marRight w:val="0"/>
          <w:marTop w:val="0"/>
          <w:marBottom w:val="0"/>
          <w:divBdr>
            <w:top w:val="none" w:sz="0" w:space="0" w:color="auto"/>
            <w:left w:val="none" w:sz="0" w:space="0" w:color="auto"/>
            <w:bottom w:val="none" w:sz="0" w:space="0" w:color="auto"/>
            <w:right w:val="none" w:sz="0" w:space="0" w:color="auto"/>
          </w:divBdr>
        </w:div>
        <w:div w:id="638851008">
          <w:marLeft w:val="640"/>
          <w:marRight w:val="0"/>
          <w:marTop w:val="0"/>
          <w:marBottom w:val="0"/>
          <w:divBdr>
            <w:top w:val="none" w:sz="0" w:space="0" w:color="auto"/>
            <w:left w:val="none" w:sz="0" w:space="0" w:color="auto"/>
            <w:bottom w:val="none" w:sz="0" w:space="0" w:color="auto"/>
            <w:right w:val="none" w:sz="0" w:space="0" w:color="auto"/>
          </w:divBdr>
        </w:div>
        <w:div w:id="761491554">
          <w:marLeft w:val="640"/>
          <w:marRight w:val="0"/>
          <w:marTop w:val="0"/>
          <w:marBottom w:val="0"/>
          <w:divBdr>
            <w:top w:val="none" w:sz="0" w:space="0" w:color="auto"/>
            <w:left w:val="none" w:sz="0" w:space="0" w:color="auto"/>
            <w:bottom w:val="none" w:sz="0" w:space="0" w:color="auto"/>
            <w:right w:val="none" w:sz="0" w:space="0" w:color="auto"/>
          </w:divBdr>
        </w:div>
        <w:div w:id="2015525723">
          <w:marLeft w:val="640"/>
          <w:marRight w:val="0"/>
          <w:marTop w:val="0"/>
          <w:marBottom w:val="0"/>
          <w:divBdr>
            <w:top w:val="none" w:sz="0" w:space="0" w:color="auto"/>
            <w:left w:val="none" w:sz="0" w:space="0" w:color="auto"/>
            <w:bottom w:val="none" w:sz="0" w:space="0" w:color="auto"/>
            <w:right w:val="none" w:sz="0" w:space="0" w:color="auto"/>
          </w:divBdr>
        </w:div>
        <w:div w:id="67534680">
          <w:marLeft w:val="640"/>
          <w:marRight w:val="0"/>
          <w:marTop w:val="0"/>
          <w:marBottom w:val="0"/>
          <w:divBdr>
            <w:top w:val="none" w:sz="0" w:space="0" w:color="auto"/>
            <w:left w:val="none" w:sz="0" w:space="0" w:color="auto"/>
            <w:bottom w:val="none" w:sz="0" w:space="0" w:color="auto"/>
            <w:right w:val="none" w:sz="0" w:space="0" w:color="auto"/>
          </w:divBdr>
        </w:div>
        <w:div w:id="322315936">
          <w:marLeft w:val="640"/>
          <w:marRight w:val="0"/>
          <w:marTop w:val="0"/>
          <w:marBottom w:val="0"/>
          <w:divBdr>
            <w:top w:val="none" w:sz="0" w:space="0" w:color="auto"/>
            <w:left w:val="none" w:sz="0" w:space="0" w:color="auto"/>
            <w:bottom w:val="none" w:sz="0" w:space="0" w:color="auto"/>
            <w:right w:val="none" w:sz="0" w:space="0" w:color="auto"/>
          </w:divBdr>
        </w:div>
        <w:div w:id="1312559736">
          <w:marLeft w:val="640"/>
          <w:marRight w:val="0"/>
          <w:marTop w:val="0"/>
          <w:marBottom w:val="0"/>
          <w:divBdr>
            <w:top w:val="none" w:sz="0" w:space="0" w:color="auto"/>
            <w:left w:val="none" w:sz="0" w:space="0" w:color="auto"/>
            <w:bottom w:val="none" w:sz="0" w:space="0" w:color="auto"/>
            <w:right w:val="none" w:sz="0" w:space="0" w:color="auto"/>
          </w:divBdr>
        </w:div>
        <w:div w:id="30351291">
          <w:marLeft w:val="640"/>
          <w:marRight w:val="0"/>
          <w:marTop w:val="0"/>
          <w:marBottom w:val="0"/>
          <w:divBdr>
            <w:top w:val="none" w:sz="0" w:space="0" w:color="auto"/>
            <w:left w:val="none" w:sz="0" w:space="0" w:color="auto"/>
            <w:bottom w:val="none" w:sz="0" w:space="0" w:color="auto"/>
            <w:right w:val="none" w:sz="0" w:space="0" w:color="auto"/>
          </w:divBdr>
        </w:div>
        <w:div w:id="1641110976">
          <w:marLeft w:val="640"/>
          <w:marRight w:val="0"/>
          <w:marTop w:val="0"/>
          <w:marBottom w:val="0"/>
          <w:divBdr>
            <w:top w:val="none" w:sz="0" w:space="0" w:color="auto"/>
            <w:left w:val="none" w:sz="0" w:space="0" w:color="auto"/>
            <w:bottom w:val="none" w:sz="0" w:space="0" w:color="auto"/>
            <w:right w:val="none" w:sz="0" w:space="0" w:color="auto"/>
          </w:divBdr>
        </w:div>
        <w:div w:id="653530978">
          <w:marLeft w:val="640"/>
          <w:marRight w:val="0"/>
          <w:marTop w:val="0"/>
          <w:marBottom w:val="0"/>
          <w:divBdr>
            <w:top w:val="none" w:sz="0" w:space="0" w:color="auto"/>
            <w:left w:val="none" w:sz="0" w:space="0" w:color="auto"/>
            <w:bottom w:val="none" w:sz="0" w:space="0" w:color="auto"/>
            <w:right w:val="none" w:sz="0" w:space="0" w:color="auto"/>
          </w:divBdr>
        </w:div>
        <w:div w:id="649477761">
          <w:marLeft w:val="640"/>
          <w:marRight w:val="0"/>
          <w:marTop w:val="0"/>
          <w:marBottom w:val="0"/>
          <w:divBdr>
            <w:top w:val="none" w:sz="0" w:space="0" w:color="auto"/>
            <w:left w:val="none" w:sz="0" w:space="0" w:color="auto"/>
            <w:bottom w:val="none" w:sz="0" w:space="0" w:color="auto"/>
            <w:right w:val="none" w:sz="0" w:space="0" w:color="auto"/>
          </w:divBdr>
        </w:div>
        <w:div w:id="106315557">
          <w:marLeft w:val="640"/>
          <w:marRight w:val="0"/>
          <w:marTop w:val="0"/>
          <w:marBottom w:val="0"/>
          <w:divBdr>
            <w:top w:val="none" w:sz="0" w:space="0" w:color="auto"/>
            <w:left w:val="none" w:sz="0" w:space="0" w:color="auto"/>
            <w:bottom w:val="none" w:sz="0" w:space="0" w:color="auto"/>
            <w:right w:val="none" w:sz="0" w:space="0" w:color="auto"/>
          </w:divBdr>
        </w:div>
        <w:div w:id="2101020433">
          <w:marLeft w:val="640"/>
          <w:marRight w:val="0"/>
          <w:marTop w:val="0"/>
          <w:marBottom w:val="0"/>
          <w:divBdr>
            <w:top w:val="none" w:sz="0" w:space="0" w:color="auto"/>
            <w:left w:val="none" w:sz="0" w:space="0" w:color="auto"/>
            <w:bottom w:val="none" w:sz="0" w:space="0" w:color="auto"/>
            <w:right w:val="none" w:sz="0" w:space="0" w:color="auto"/>
          </w:divBdr>
        </w:div>
        <w:div w:id="393116705">
          <w:marLeft w:val="640"/>
          <w:marRight w:val="0"/>
          <w:marTop w:val="0"/>
          <w:marBottom w:val="0"/>
          <w:divBdr>
            <w:top w:val="none" w:sz="0" w:space="0" w:color="auto"/>
            <w:left w:val="none" w:sz="0" w:space="0" w:color="auto"/>
            <w:bottom w:val="none" w:sz="0" w:space="0" w:color="auto"/>
            <w:right w:val="none" w:sz="0" w:space="0" w:color="auto"/>
          </w:divBdr>
        </w:div>
        <w:div w:id="410810568">
          <w:marLeft w:val="640"/>
          <w:marRight w:val="0"/>
          <w:marTop w:val="0"/>
          <w:marBottom w:val="0"/>
          <w:divBdr>
            <w:top w:val="none" w:sz="0" w:space="0" w:color="auto"/>
            <w:left w:val="none" w:sz="0" w:space="0" w:color="auto"/>
            <w:bottom w:val="none" w:sz="0" w:space="0" w:color="auto"/>
            <w:right w:val="none" w:sz="0" w:space="0" w:color="auto"/>
          </w:divBdr>
        </w:div>
        <w:div w:id="864446471">
          <w:marLeft w:val="640"/>
          <w:marRight w:val="0"/>
          <w:marTop w:val="0"/>
          <w:marBottom w:val="0"/>
          <w:divBdr>
            <w:top w:val="none" w:sz="0" w:space="0" w:color="auto"/>
            <w:left w:val="none" w:sz="0" w:space="0" w:color="auto"/>
            <w:bottom w:val="none" w:sz="0" w:space="0" w:color="auto"/>
            <w:right w:val="none" w:sz="0" w:space="0" w:color="auto"/>
          </w:divBdr>
        </w:div>
        <w:div w:id="1906522647">
          <w:marLeft w:val="640"/>
          <w:marRight w:val="0"/>
          <w:marTop w:val="0"/>
          <w:marBottom w:val="0"/>
          <w:divBdr>
            <w:top w:val="none" w:sz="0" w:space="0" w:color="auto"/>
            <w:left w:val="none" w:sz="0" w:space="0" w:color="auto"/>
            <w:bottom w:val="none" w:sz="0" w:space="0" w:color="auto"/>
            <w:right w:val="none" w:sz="0" w:space="0" w:color="auto"/>
          </w:divBdr>
        </w:div>
        <w:div w:id="774985835">
          <w:marLeft w:val="640"/>
          <w:marRight w:val="0"/>
          <w:marTop w:val="0"/>
          <w:marBottom w:val="0"/>
          <w:divBdr>
            <w:top w:val="none" w:sz="0" w:space="0" w:color="auto"/>
            <w:left w:val="none" w:sz="0" w:space="0" w:color="auto"/>
            <w:bottom w:val="none" w:sz="0" w:space="0" w:color="auto"/>
            <w:right w:val="none" w:sz="0" w:space="0" w:color="auto"/>
          </w:divBdr>
        </w:div>
        <w:div w:id="681129457">
          <w:marLeft w:val="640"/>
          <w:marRight w:val="0"/>
          <w:marTop w:val="0"/>
          <w:marBottom w:val="0"/>
          <w:divBdr>
            <w:top w:val="none" w:sz="0" w:space="0" w:color="auto"/>
            <w:left w:val="none" w:sz="0" w:space="0" w:color="auto"/>
            <w:bottom w:val="none" w:sz="0" w:space="0" w:color="auto"/>
            <w:right w:val="none" w:sz="0" w:space="0" w:color="auto"/>
          </w:divBdr>
        </w:div>
        <w:div w:id="1769501825">
          <w:marLeft w:val="640"/>
          <w:marRight w:val="0"/>
          <w:marTop w:val="0"/>
          <w:marBottom w:val="0"/>
          <w:divBdr>
            <w:top w:val="none" w:sz="0" w:space="0" w:color="auto"/>
            <w:left w:val="none" w:sz="0" w:space="0" w:color="auto"/>
            <w:bottom w:val="none" w:sz="0" w:space="0" w:color="auto"/>
            <w:right w:val="none" w:sz="0" w:space="0" w:color="auto"/>
          </w:divBdr>
        </w:div>
        <w:div w:id="762262327">
          <w:marLeft w:val="640"/>
          <w:marRight w:val="0"/>
          <w:marTop w:val="0"/>
          <w:marBottom w:val="0"/>
          <w:divBdr>
            <w:top w:val="none" w:sz="0" w:space="0" w:color="auto"/>
            <w:left w:val="none" w:sz="0" w:space="0" w:color="auto"/>
            <w:bottom w:val="none" w:sz="0" w:space="0" w:color="auto"/>
            <w:right w:val="none" w:sz="0" w:space="0" w:color="auto"/>
          </w:divBdr>
        </w:div>
        <w:div w:id="1860927200">
          <w:marLeft w:val="640"/>
          <w:marRight w:val="0"/>
          <w:marTop w:val="0"/>
          <w:marBottom w:val="0"/>
          <w:divBdr>
            <w:top w:val="none" w:sz="0" w:space="0" w:color="auto"/>
            <w:left w:val="none" w:sz="0" w:space="0" w:color="auto"/>
            <w:bottom w:val="none" w:sz="0" w:space="0" w:color="auto"/>
            <w:right w:val="none" w:sz="0" w:space="0" w:color="auto"/>
          </w:divBdr>
        </w:div>
        <w:div w:id="106778502">
          <w:marLeft w:val="640"/>
          <w:marRight w:val="0"/>
          <w:marTop w:val="0"/>
          <w:marBottom w:val="0"/>
          <w:divBdr>
            <w:top w:val="none" w:sz="0" w:space="0" w:color="auto"/>
            <w:left w:val="none" w:sz="0" w:space="0" w:color="auto"/>
            <w:bottom w:val="none" w:sz="0" w:space="0" w:color="auto"/>
            <w:right w:val="none" w:sz="0" w:space="0" w:color="auto"/>
          </w:divBdr>
        </w:div>
        <w:div w:id="1567765443">
          <w:marLeft w:val="640"/>
          <w:marRight w:val="0"/>
          <w:marTop w:val="0"/>
          <w:marBottom w:val="0"/>
          <w:divBdr>
            <w:top w:val="none" w:sz="0" w:space="0" w:color="auto"/>
            <w:left w:val="none" w:sz="0" w:space="0" w:color="auto"/>
            <w:bottom w:val="none" w:sz="0" w:space="0" w:color="auto"/>
            <w:right w:val="none" w:sz="0" w:space="0" w:color="auto"/>
          </w:divBdr>
        </w:div>
        <w:div w:id="1612786508">
          <w:marLeft w:val="640"/>
          <w:marRight w:val="0"/>
          <w:marTop w:val="0"/>
          <w:marBottom w:val="0"/>
          <w:divBdr>
            <w:top w:val="none" w:sz="0" w:space="0" w:color="auto"/>
            <w:left w:val="none" w:sz="0" w:space="0" w:color="auto"/>
            <w:bottom w:val="none" w:sz="0" w:space="0" w:color="auto"/>
            <w:right w:val="none" w:sz="0" w:space="0" w:color="auto"/>
          </w:divBdr>
        </w:div>
        <w:div w:id="418525272">
          <w:marLeft w:val="640"/>
          <w:marRight w:val="0"/>
          <w:marTop w:val="0"/>
          <w:marBottom w:val="0"/>
          <w:divBdr>
            <w:top w:val="none" w:sz="0" w:space="0" w:color="auto"/>
            <w:left w:val="none" w:sz="0" w:space="0" w:color="auto"/>
            <w:bottom w:val="none" w:sz="0" w:space="0" w:color="auto"/>
            <w:right w:val="none" w:sz="0" w:space="0" w:color="auto"/>
          </w:divBdr>
        </w:div>
        <w:div w:id="1068920513">
          <w:marLeft w:val="640"/>
          <w:marRight w:val="0"/>
          <w:marTop w:val="0"/>
          <w:marBottom w:val="0"/>
          <w:divBdr>
            <w:top w:val="none" w:sz="0" w:space="0" w:color="auto"/>
            <w:left w:val="none" w:sz="0" w:space="0" w:color="auto"/>
            <w:bottom w:val="none" w:sz="0" w:space="0" w:color="auto"/>
            <w:right w:val="none" w:sz="0" w:space="0" w:color="auto"/>
          </w:divBdr>
        </w:div>
        <w:div w:id="2036494057">
          <w:marLeft w:val="640"/>
          <w:marRight w:val="0"/>
          <w:marTop w:val="0"/>
          <w:marBottom w:val="0"/>
          <w:divBdr>
            <w:top w:val="none" w:sz="0" w:space="0" w:color="auto"/>
            <w:left w:val="none" w:sz="0" w:space="0" w:color="auto"/>
            <w:bottom w:val="none" w:sz="0" w:space="0" w:color="auto"/>
            <w:right w:val="none" w:sz="0" w:space="0" w:color="auto"/>
          </w:divBdr>
        </w:div>
        <w:div w:id="8335083">
          <w:marLeft w:val="640"/>
          <w:marRight w:val="0"/>
          <w:marTop w:val="0"/>
          <w:marBottom w:val="0"/>
          <w:divBdr>
            <w:top w:val="none" w:sz="0" w:space="0" w:color="auto"/>
            <w:left w:val="none" w:sz="0" w:space="0" w:color="auto"/>
            <w:bottom w:val="none" w:sz="0" w:space="0" w:color="auto"/>
            <w:right w:val="none" w:sz="0" w:space="0" w:color="auto"/>
          </w:divBdr>
        </w:div>
        <w:div w:id="358242819">
          <w:marLeft w:val="640"/>
          <w:marRight w:val="0"/>
          <w:marTop w:val="0"/>
          <w:marBottom w:val="0"/>
          <w:divBdr>
            <w:top w:val="none" w:sz="0" w:space="0" w:color="auto"/>
            <w:left w:val="none" w:sz="0" w:space="0" w:color="auto"/>
            <w:bottom w:val="none" w:sz="0" w:space="0" w:color="auto"/>
            <w:right w:val="none" w:sz="0" w:space="0" w:color="auto"/>
          </w:divBdr>
        </w:div>
        <w:div w:id="909845861">
          <w:marLeft w:val="640"/>
          <w:marRight w:val="0"/>
          <w:marTop w:val="0"/>
          <w:marBottom w:val="0"/>
          <w:divBdr>
            <w:top w:val="none" w:sz="0" w:space="0" w:color="auto"/>
            <w:left w:val="none" w:sz="0" w:space="0" w:color="auto"/>
            <w:bottom w:val="none" w:sz="0" w:space="0" w:color="auto"/>
            <w:right w:val="none" w:sz="0" w:space="0" w:color="auto"/>
          </w:divBdr>
        </w:div>
        <w:div w:id="758142858">
          <w:marLeft w:val="640"/>
          <w:marRight w:val="0"/>
          <w:marTop w:val="0"/>
          <w:marBottom w:val="0"/>
          <w:divBdr>
            <w:top w:val="none" w:sz="0" w:space="0" w:color="auto"/>
            <w:left w:val="none" w:sz="0" w:space="0" w:color="auto"/>
            <w:bottom w:val="none" w:sz="0" w:space="0" w:color="auto"/>
            <w:right w:val="none" w:sz="0" w:space="0" w:color="auto"/>
          </w:divBdr>
        </w:div>
        <w:div w:id="1878394395">
          <w:marLeft w:val="640"/>
          <w:marRight w:val="0"/>
          <w:marTop w:val="0"/>
          <w:marBottom w:val="0"/>
          <w:divBdr>
            <w:top w:val="none" w:sz="0" w:space="0" w:color="auto"/>
            <w:left w:val="none" w:sz="0" w:space="0" w:color="auto"/>
            <w:bottom w:val="none" w:sz="0" w:space="0" w:color="auto"/>
            <w:right w:val="none" w:sz="0" w:space="0" w:color="auto"/>
          </w:divBdr>
        </w:div>
        <w:div w:id="1324966910">
          <w:marLeft w:val="640"/>
          <w:marRight w:val="0"/>
          <w:marTop w:val="0"/>
          <w:marBottom w:val="0"/>
          <w:divBdr>
            <w:top w:val="none" w:sz="0" w:space="0" w:color="auto"/>
            <w:left w:val="none" w:sz="0" w:space="0" w:color="auto"/>
            <w:bottom w:val="none" w:sz="0" w:space="0" w:color="auto"/>
            <w:right w:val="none" w:sz="0" w:space="0" w:color="auto"/>
          </w:divBdr>
        </w:div>
        <w:div w:id="985352244">
          <w:marLeft w:val="640"/>
          <w:marRight w:val="0"/>
          <w:marTop w:val="0"/>
          <w:marBottom w:val="0"/>
          <w:divBdr>
            <w:top w:val="none" w:sz="0" w:space="0" w:color="auto"/>
            <w:left w:val="none" w:sz="0" w:space="0" w:color="auto"/>
            <w:bottom w:val="none" w:sz="0" w:space="0" w:color="auto"/>
            <w:right w:val="none" w:sz="0" w:space="0" w:color="auto"/>
          </w:divBdr>
        </w:div>
        <w:div w:id="162749492">
          <w:marLeft w:val="640"/>
          <w:marRight w:val="0"/>
          <w:marTop w:val="0"/>
          <w:marBottom w:val="0"/>
          <w:divBdr>
            <w:top w:val="none" w:sz="0" w:space="0" w:color="auto"/>
            <w:left w:val="none" w:sz="0" w:space="0" w:color="auto"/>
            <w:bottom w:val="none" w:sz="0" w:space="0" w:color="auto"/>
            <w:right w:val="none" w:sz="0" w:space="0" w:color="auto"/>
          </w:divBdr>
        </w:div>
        <w:div w:id="1499232209">
          <w:marLeft w:val="640"/>
          <w:marRight w:val="0"/>
          <w:marTop w:val="0"/>
          <w:marBottom w:val="0"/>
          <w:divBdr>
            <w:top w:val="none" w:sz="0" w:space="0" w:color="auto"/>
            <w:left w:val="none" w:sz="0" w:space="0" w:color="auto"/>
            <w:bottom w:val="none" w:sz="0" w:space="0" w:color="auto"/>
            <w:right w:val="none" w:sz="0" w:space="0" w:color="auto"/>
          </w:divBdr>
        </w:div>
        <w:div w:id="1245191504">
          <w:marLeft w:val="640"/>
          <w:marRight w:val="0"/>
          <w:marTop w:val="0"/>
          <w:marBottom w:val="0"/>
          <w:divBdr>
            <w:top w:val="none" w:sz="0" w:space="0" w:color="auto"/>
            <w:left w:val="none" w:sz="0" w:space="0" w:color="auto"/>
            <w:bottom w:val="none" w:sz="0" w:space="0" w:color="auto"/>
            <w:right w:val="none" w:sz="0" w:space="0" w:color="auto"/>
          </w:divBdr>
        </w:div>
        <w:div w:id="132410352">
          <w:marLeft w:val="640"/>
          <w:marRight w:val="0"/>
          <w:marTop w:val="0"/>
          <w:marBottom w:val="0"/>
          <w:divBdr>
            <w:top w:val="none" w:sz="0" w:space="0" w:color="auto"/>
            <w:left w:val="none" w:sz="0" w:space="0" w:color="auto"/>
            <w:bottom w:val="none" w:sz="0" w:space="0" w:color="auto"/>
            <w:right w:val="none" w:sz="0" w:space="0" w:color="auto"/>
          </w:divBdr>
        </w:div>
        <w:div w:id="249244493">
          <w:marLeft w:val="640"/>
          <w:marRight w:val="0"/>
          <w:marTop w:val="0"/>
          <w:marBottom w:val="0"/>
          <w:divBdr>
            <w:top w:val="none" w:sz="0" w:space="0" w:color="auto"/>
            <w:left w:val="none" w:sz="0" w:space="0" w:color="auto"/>
            <w:bottom w:val="none" w:sz="0" w:space="0" w:color="auto"/>
            <w:right w:val="none" w:sz="0" w:space="0" w:color="auto"/>
          </w:divBdr>
        </w:div>
        <w:div w:id="922837754">
          <w:marLeft w:val="640"/>
          <w:marRight w:val="0"/>
          <w:marTop w:val="0"/>
          <w:marBottom w:val="0"/>
          <w:divBdr>
            <w:top w:val="none" w:sz="0" w:space="0" w:color="auto"/>
            <w:left w:val="none" w:sz="0" w:space="0" w:color="auto"/>
            <w:bottom w:val="none" w:sz="0" w:space="0" w:color="auto"/>
            <w:right w:val="none" w:sz="0" w:space="0" w:color="auto"/>
          </w:divBdr>
        </w:div>
        <w:div w:id="1215586480">
          <w:marLeft w:val="640"/>
          <w:marRight w:val="0"/>
          <w:marTop w:val="0"/>
          <w:marBottom w:val="0"/>
          <w:divBdr>
            <w:top w:val="none" w:sz="0" w:space="0" w:color="auto"/>
            <w:left w:val="none" w:sz="0" w:space="0" w:color="auto"/>
            <w:bottom w:val="none" w:sz="0" w:space="0" w:color="auto"/>
            <w:right w:val="none" w:sz="0" w:space="0" w:color="auto"/>
          </w:divBdr>
        </w:div>
        <w:div w:id="1979071771">
          <w:marLeft w:val="640"/>
          <w:marRight w:val="0"/>
          <w:marTop w:val="0"/>
          <w:marBottom w:val="0"/>
          <w:divBdr>
            <w:top w:val="none" w:sz="0" w:space="0" w:color="auto"/>
            <w:left w:val="none" w:sz="0" w:space="0" w:color="auto"/>
            <w:bottom w:val="none" w:sz="0" w:space="0" w:color="auto"/>
            <w:right w:val="none" w:sz="0" w:space="0" w:color="auto"/>
          </w:divBdr>
        </w:div>
        <w:div w:id="1465194631">
          <w:marLeft w:val="640"/>
          <w:marRight w:val="0"/>
          <w:marTop w:val="0"/>
          <w:marBottom w:val="0"/>
          <w:divBdr>
            <w:top w:val="none" w:sz="0" w:space="0" w:color="auto"/>
            <w:left w:val="none" w:sz="0" w:space="0" w:color="auto"/>
            <w:bottom w:val="none" w:sz="0" w:space="0" w:color="auto"/>
            <w:right w:val="none" w:sz="0" w:space="0" w:color="auto"/>
          </w:divBdr>
        </w:div>
        <w:div w:id="1960640654">
          <w:marLeft w:val="640"/>
          <w:marRight w:val="0"/>
          <w:marTop w:val="0"/>
          <w:marBottom w:val="0"/>
          <w:divBdr>
            <w:top w:val="none" w:sz="0" w:space="0" w:color="auto"/>
            <w:left w:val="none" w:sz="0" w:space="0" w:color="auto"/>
            <w:bottom w:val="none" w:sz="0" w:space="0" w:color="auto"/>
            <w:right w:val="none" w:sz="0" w:space="0" w:color="auto"/>
          </w:divBdr>
        </w:div>
        <w:div w:id="1160656572">
          <w:marLeft w:val="640"/>
          <w:marRight w:val="0"/>
          <w:marTop w:val="0"/>
          <w:marBottom w:val="0"/>
          <w:divBdr>
            <w:top w:val="none" w:sz="0" w:space="0" w:color="auto"/>
            <w:left w:val="none" w:sz="0" w:space="0" w:color="auto"/>
            <w:bottom w:val="none" w:sz="0" w:space="0" w:color="auto"/>
            <w:right w:val="none" w:sz="0" w:space="0" w:color="auto"/>
          </w:divBdr>
        </w:div>
        <w:div w:id="1787233325">
          <w:marLeft w:val="640"/>
          <w:marRight w:val="0"/>
          <w:marTop w:val="0"/>
          <w:marBottom w:val="0"/>
          <w:divBdr>
            <w:top w:val="none" w:sz="0" w:space="0" w:color="auto"/>
            <w:left w:val="none" w:sz="0" w:space="0" w:color="auto"/>
            <w:bottom w:val="none" w:sz="0" w:space="0" w:color="auto"/>
            <w:right w:val="none" w:sz="0" w:space="0" w:color="auto"/>
          </w:divBdr>
        </w:div>
        <w:div w:id="709570750">
          <w:marLeft w:val="640"/>
          <w:marRight w:val="0"/>
          <w:marTop w:val="0"/>
          <w:marBottom w:val="0"/>
          <w:divBdr>
            <w:top w:val="none" w:sz="0" w:space="0" w:color="auto"/>
            <w:left w:val="none" w:sz="0" w:space="0" w:color="auto"/>
            <w:bottom w:val="none" w:sz="0" w:space="0" w:color="auto"/>
            <w:right w:val="none" w:sz="0" w:space="0" w:color="auto"/>
          </w:divBdr>
        </w:div>
        <w:div w:id="67070592">
          <w:marLeft w:val="640"/>
          <w:marRight w:val="0"/>
          <w:marTop w:val="0"/>
          <w:marBottom w:val="0"/>
          <w:divBdr>
            <w:top w:val="none" w:sz="0" w:space="0" w:color="auto"/>
            <w:left w:val="none" w:sz="0" w:space="0" w:color="auto"/>
            <w:bottom w:val="none" w:sz="0" w:space="0" w:color="auto"/>
            <w:right w:val="none" w:sz="0" w:space="0" w:color="auto"/>
          </w:divBdr>
        </w:div>
        <w:div w:id="1702630471">
          <w:marLeft w:val="640"/>
          <w:marRight w:val="0"/>
          <w:marTop w:val="0"/>
          <w:marBottom w:val="0"/>
          <w:divBdr>
            <w:top w:val="none" w:sz="0" w:space="0" w:color="auto"/>
            <w:left w:val="none" w:sz="0" w:space="0" w:color="auto"/>
            <w:bottom w:val="none" w:sz="0" w:space="0" w:color="auto"/>
            <w:right w:val="none" w:sz="0" w:space="0" w:color="auto"/>
          </w:divBdr>
        </w:div>
        <w:div w:id="2067949098">
          <w:marLeft w:val="640"/>
          <w:marRight w:val="0"/>
          <w:marTop w:val="0"/>
          <w:marBottom w:val="0"/>
          <w:divBdr>
            <w:top w:val="none" w:sz="0" w:space="0" w:color="auto"/>
            <w:left w:val="none" w:sz="0" w:space="0" w:color="auto"/>
            <w:bottom w:val="none" w:sz="0" w:space="0" w:color="auto"/>
            <w:right w:val="none" w:sz="0" w:space="0" w:color="auto"/>
          </w:divBdr>
        </w:div>
        <w:div w:id="2012486958">
          <w:marLeft w:val="640"/>
          <w:marRight w:val="0"/>
          <w:marTop w:val="0"/>
          <w:marBottom w:val="0"/>
          <w:divBdr>
            <w:top w:val="none" w:sz="0" w:space="0" w:color="auto"/>
            <w:left w:val="none" w:sz="0" w:space="0" w:color="auto"/>
            <w:bottom w:val="none" w:sz="0" w:space="0" w:color="auto"/>
            <w:right w:val="none" w:sz="0" w:space="0" w:color="auto"/>
          </w:divBdr>
        </w:div>
        <w:div w:id="2009794682">
          <w:marLeft w:val="640"/>
          <w:marRight w:val="0"/>
          <w:marTop w:val="0"/>
          <w:marBottom w:val="0"/>
          <w:divBdr>
            <w:top w:val="none" w:sz="0" w:space="0" w:color="auto"/>
            <w:left w:val="none" w:sz="0" w:space="0" w:color="auto"/>
            <w:bottom w:val="none" w:sz="0" w:space="0" w:color="auto"/>
            <w:right w:val="none" w:sz="0" w:space="0" w:color="auto"/>
          </w:divBdr>
        </w:div>
        <w:div w:id="1043483691">
          <w:marLeft w:val="640"/>
          <w:marRight w:val="0"/>
          <w:marTop w:val="0"/>
          <w:marBottom w:val="0"/>
          <w:divBdr>
            <w:top w:val="none" w:sz="0" w:space="0" w:color="auto"/>
            <w:left w:val="none" w:sz="0" w:space="0" w:color="auto"/>
            <w:bottom w:val="none" w:sz="0" w:space="0" w:color="auto"/>
            <w:right w:val="none" w:sz="0" w:space="0" w:color="auto"/>
          </w:divBdr>
        </w:div>
        <w:div w:id="922105516">
          <w:marLeft w:val="640"/>
          <w:marRight w:val="0"/>
          <w:marTop w:val="0"/>
          <w:marBottom w:val="0"/>
          <w:divBdr>
            <w:top w:val="none" w:sz="0" w:space="0" w:color="auto"/>
            <w:left w:val="none" w:sz="0" w:space="0" w:color="auto"/>
            <w:bottom w:val="none" w:sz="0" w:space="0" w:color="auto"/>
            <w:right w:val="none" w:sz="0" w:space="0" w:color="auto"/>
          </w:divBdr>
        </w:div>
        <w:div w:id="134369845">
          <w:marLeft w:val="640"/>
          <w:marRight w:val="0"/>
          <w:marTop w:val="0"/>
          <w:marBottom w:val="0"/>
          <w:divBdr>
            <w:top w:val="none" w:sz="0" w:space="0" w:color="auto"/>
            <w:left w:val="none" w:sz="0" w:space="0" w:color="auto"/>
            <w:bottom w:val="none" w:sz="0" w:space="0" w:color="auto"/>
            <w:right w:val="none" w:sz="0" w:space="0" w:color="auto"/>
          </w:divBdr>
        </w:div>
        <w:div w:id="1653606246">
          <w:marLeft w:val="640"/>
          <w:marRight w:val="0"/>
          <w:marTop w:val="0"/>
          <w:marBottom w:val="0"/>
          <w:divBdr>
            <w:top w:val="none" w:sz="0" w:space="0" w:color="auto"/>
            <w:left w:val="none" w:sz="0" w:space="0" w:color="auto"/>
            <w:bottom w:val="none" w:sz="0" w:space="0" w:color="auto"/>
            <w:right w:val="none" w:sz="0" w:space="0" w:color="auto"/>
          </w:divBdr>
        </w:div>
        <w:div w:id="1798716690">
          <w:marLeft w:val="640"/>
          <w:marRight w:val="0"/>
          <w:marTop w:val="0"/>
          <w:marBottom w:val="0"/>
          <w:divBdr>
            <w:top w:val="none" w:sz="0" w:space="0" w:color="auto"/>
            <w:left w:val="none" w:sz="0" w:space="0" w:color="auto"/>
            <w:bottom w:val="none" w:sz="0" w:space="0" w:color="auto"/>
            <w:right w:val="none" w:sz="0" w:space="0" w:color="auto"/>
          </w:divBdr>
        </w:div>
        <w:div w:id="1653294890">
          <w:marLeft w:val="640"/>
          <w:marRight w:val="0"/>
          <w:marTop w:val="0"/>
          <w:marBottom w:val="0"/>
          <w:divBdr>
            <w:top w:val="none" w:sz="0" w:space="0" w:color="auto"/>
            <w:left w:val="none" w:sz="0" w:space="0" w:color="auto"/>
            <w:bottom w:val="none" w:sz="0" w:space="0" w:color="auto"/>
            <w:right w:val="none" w:sz="0" w:space="0" w:color="auto"/>
          </w:divBdr>
        </w:div>
        <w:div w:id="922909438">
          <w:marLeft w:val="640"/>
          <w:marRight w:val="0"/>
          <w:marTop w:val="0"/>
          <w:marBottom w:val="0"/>
          <w:divBdr>
            <w:top w:val="none" w:sz="0" w:space="0" w:color="auto"/>
            <w:left w:val="none" w:sz="0" w:space="0" w:color="auto"/>
            <w:bottom w:val="none" w:sz="0" w:space="0" w:color="auto"/>
            <w:right w:val="none" w:sz="0" w:space="0" w:color="auto"/>
          </w:divBdr>
        </w:div>
        <w:div w:id="306597040">
          <w:marLeft w:val="640"/>
          <w:marRight w:val="0"/>
          <w:marTop w:val="0"/>
          <w:marBottom w:val="0"/>
          <w:divBdr>
            <w:top w:val="none" w:sz="0" w:space="0" w:color="auto"/>
            <w:left w:val="none" w:sz="0" w:space="0" w:color="auto"/>
            <w:bottom w:val="none" w:sz="0" w:space="0" w:color="auto"/>
            <w:right w:val="none" w:sz="0" w:space="0" w:color="auto"/>
          </w:divBdr>
        </w:div>
        <w:div w:id="515266042">
          <w:marLeft w:val="640"/>
          <w:marRight w:val="0"/>
          <w:marTop w:val="0"/>
          <w:marBottom w:val="0"/>
          <w:divBdr>
            <w:top w:val="none" w:sz="0" w:space="0" w:color="auto"/>
            <w:left w:val="none" w:sz="0" w:space="0" w:color="auto"/>
            <w:bottom w:val="none" w:sz="0" w:space="0" w:color="auto"/>
            <w:right w:val="none" w:sz="0" w:space="0" w:color="auto"/>
          </w:divBdr>
        </w:div>
      </w:divsChild>
    </w:div>
    <w:div w:id="1792239397">
      <w:bodyDiv w:val="1"/>
      <w:marLeft w:val="0"/>
      <w:marRight w:val="0"/>
      <w:marTop w:val="0"/>
      <w:marBottom w:val="0"/>
      <w:divBdr>
        <w:top w:val="none" w:sz="0" w:space="0" w:color="auto"/>
        <w:left w:val="none" w:sz="0" w:space="0" w:color="auto"/>
        <w:bottom w:val="none" w:sz="0" w:space="0" w:color="auto"/>
        <w:right w:val="none" w:sz="0" w:space="0" w:color="auto"/>
      </w:divBdr>
      <w:divsChild>
        <w:div w:id="1712414603">
          <w:marLeft w:val="640"/>
          <w:marRight w:val="0"/>
          <w:marTop w:val="0"/>
          <w:marBottom w:val="0"/>
          <w:divBdr>
            <w:top w:val="none" w:sz="0" w:space="0" w:color="auto"/>
            <w:left w:val="none" w:sz="0" w:space="0" w:color="auto"/>
            <w:bottom w:val="none" w:sz="0" w:space="0" w:color="auto"/>
            <w:right w:val="none" w:sz="0" w:space="0" w:color="auto"/>
          </w:divBdr>
        </w:div>
        <w:div w:id="2045447523">
          <w:marLeft w:val="640"/>
          <w:marRight w:val="0"/>
          <w:marTop w:val="0"/>
          <w:marBottom w:val="0"/>
          <w:divBdr>
            <w:top w:val="none" w:sz="0" w:space="0" w:color="auto"/>
            <w:left w:val="none" w:sz="0" w:space="0" w:color="auto"/>
            <w:bottom w:val="none" w:sz="0" w:space="0" w:color="auto"/>
            <w:right w:val="none" w:sz="0" w:space="0" w:color="auto"/>
          </w:divBdr>
        </w:div>
        <w:div w:id="310403509">
          <w:marLeft w:val="640"/>
          <w:marRight w:val="0"/>
          <w:marTop w:val="0"/>
          <w:marBottom w:val="0"/>
          <w:divBdr>
            <w:top w:val="none" w:sz="0" w:space="0" w:color="auto"/>
            <w:left w:val="none" w:sz="0" w:space="0" w:color="auto"/>
            <w:bottom w:val="none" w:sz="0" w:space="0" w:color="auto"/>
            <w:right w:val="none" w:sz="0" w:space="0" w:color="auto"/>
          </w:divBdr>
        </w:div>
        <w:div w:id="1989169638">
          <w:marLeft w:val="640"/>
          <w:marRight w:val="0"/>
          <w:marTop w:val="0"/>
          <w:marBottom w:val="0"/>
          <w:divBdr>
            <w:top w:val="none" w:sz="0" w:space="0" w:color="auto"/>
            <w:left w:val="none" w:sz="0" w:space="0" w:color="auto"/>
            <w:bottom w:val="none" w:sz="0" w:space="0" w:color="auto"/>
            <w:right w:val="none" w:sz="0" w:space="0" w:color="auto"/>
          </w:divBdr>
        </w:div>
        <w:div w:id="1912962774">
          <w:marLeft w:val="640"/>
          <w:marRight w:val="0"/>
          <w:marTop w:val="0"/>
          <w:marBottom w:val="0"/>
          <w:divBdr>
            <w:top w:val="none" w:sz="0" w:space="0" w:color="auto"/>
            <w:left w:val="none" w:sz="0" w:space="0" w:color="auto"/>
            <w:bottom w:val="none" w:sz="0" w:space="0" w:color="auto"/>
            <w:right w:val="none" w:sz="0" w:space="0" w:color="auto"/>
          </w:divBdr>
        </w:div>
        <w:div w:id="1936476290">
          <w:marLeft w:val="640"/>
          <w:marRight w:val="0"/>
          <w:marTop w:val="0"/>
          <w:marBottom w:val="0"/>
          <w:divBdr>
            <w:top w:val="none" w:sz="0" w:space="0" w:color="auto"/>
            <w:left w:val="none" w:sz="0" w:space="0" w:color="auto"/>
            <w:bottom w:val="none" w:sz="0" w:space="0" w:color="auto"/>
            <w:right w:val="none" w:sz="0" w:space="0" w:color="auto"/>
          </w:divBdr>
        </w:div>
        <w:div w:id="879704756">
          <w:marLeft w:val="640"/>
          <w:marRight w:val="0"/>
          <w:marTop w:val="0"/>
          <w:marBottom w:val="0"/>
          <w:divBdr>
            <w:top w:val="none" w:sz="0" w:space="0" w:color="auto"/>
            <w:left w:val="none" w:sz="0" w:space="0" w:color="auto"/>
            <w:bottom w:val="none" w:sz="0" w:space="0" w:color="auto"/>
            <w:right w:val="none" w:sz="0" w:space="0" w:color="auto"/>
          </w:divBdr>
        </w:div>
        <w:div w:id="311326550">
          <w:marLeft w:val="640"/>
          <w:marRight w:val="0"/>
          <w:marTop w:val="0"/>
          <w:marBottom w:val="0"/>
          <w:divBdr>
            <w:top w:val="none" w:sz="0" w:space="0" w:color="auto"/>
            <w:left w:val="none" w:sz="0" w:space="0" w:color="auto"/>
            <w:bottom w:val="none" w:sz="0" w:space="0" w:color="auto"/>
            <w:right w:val="none" w:sz="0" w:space="0" w:color="auto"/>
          </w:divBdr>
        </w:div>
        <w:div w:id="1233813082">
          <w:marLeft w:val="640"/>
          <w:marRight w:val="0"/>
          <w:marTop w:val="0"/>
          <w:marBottom w:val="0"/>
          <w:divBdr>
            <w:top w:val="none" w:sz="0" w:space="0" w:color="auto"/>
            <w:left w:val="none" w:sz="0" w:space="0" w:color="auto"/>
            <w:bottom w:val="none" w:sz="0" w:space="0" w:color="auto"/>
            <w:right w:val="none" w:sz="0" w:space="0" w:color="auto"/>
          </w:divBdr>
        </w:div>
        <w:div w:id="1593077958">
          <w:marLeft w:val="640"/>
          <w:marRight w:val="0"/>
          <w:marTop w:val="0"/>
          <w:marBottom w:val="0"/>
          <w:divBdr>
            <w:top w:val="none" w:sz="0" w:space="0" w:color="auto"/>
            <w:left w:val="none" w:sz="0" w:space="0" w:color="auto"/>
            <w:bottom w:val="none" w:sz="0" w:space="0" w:color="auto"/>
            <w:right w:val="none" w:sz="0" w:space="0" w:color="auto"/>
          </w:divBdr>
        </w:div>
        <w:div w:id="2000889744">
          <w:marLeft w:val="640"/>
          <w:marRight w:val="0"/>
          <w:marTop w:val="0"/>
          <w:marBottom w:val="0"/>
          <w:divBdr>
            <w:top w:val="none" w:sz="0" w:space="0" w:color="auto"/>
            <w:left w:val="none" w:sz="0" w:space="0" w:color="auto"/>
            <w:bottom w:val="none" w:sz="0" w:space="0" w:color="auto"/>
            <w:right w:val="none" w:sz="0" w:space="0" w:color="auto"/>
          </w:divBdr>
        </w:div>
        <w:div w:id="1364593978">
          <w:marLeft w:val="640"/>
          <w:marRight w:val="0"/>
          <w:marTop w:val="0"/>
          <w:marBottom w:val="0"/>
          <w:divBdr>
            <w:top w:val="none" w:sz="0" w:space="0" w:color="auto"/>
            <w:left w:val="none" w:sz="0" w:space="0" w:color="auto"/>
            <w:bottom w:val="none" w:sz="0" w:space="0" w:color="auto"/>
            <w:right w:val="none" w:sz="0" w:space="0" w:color="auto"/>
          </w:divBdr>
        </w:div>
        <w:div w:id="2144080773">
          <w:marLeft w:val="640"/>
          <w:marRight w:val="0"/>
          <w:marTop w:val="0"/>
          <w:marBottom w:val="0"/>
          <w:divBdr>
            <w:top w:val="none" w:sz="0" w:space="0" w:color="auto"/>
            <w:left w:val="none" w:sz="0" w:space="0" w:color="auto"/>
            <w:bottom w:val="none" w:sz="0" w:space="0" w:color="auto"/>
            <w:right w:val="none" w:sz="0" w:space="0" w:color="auto"/>
          </w:divBdr>
        </w:div>
        <w:div w:id="1797599737">
          <w:marLeft w:val="640"/>
          <w:marRight w:val="0"/>
          <w:marTop w:val="0"/>
          <w:marBottom w:val="0"/>
          <w:divBdr>
            <w:top w:val="none" w:sz="0" w:space="0" w:color="auto"/>
            <w:left w:val="none" w:sz="0" w:space="0" w:color="auto"/>
            <w:bottom w:val="none" w:sz="0" w:space="0" w:color="auto"/>
            <w:right w:val="none" w:sz="0" w:space="0" w:color="auto"/>
          </w:divBdr>
        </w:div>
        <w:div w:id="798306666">
          <w:marLeft w:val="640"/>
          <w:marRight w:val="0"/>
          <w:marTop w:val="0"/>
          <w:marBottom w:val="0"/>
          <w:divBdr>
            <w:top w:val="none" w:sz="0" w:space="0" w:color="auto"/>
            <w:left w:val="none" w:sz="0" w:space="0" w:color="auto"/>
            <w:bottom w:val="none" w:sz="0" w:space="0" w:color="auto"/>
            <w:right w:val="none" w:sz="0" w:space="0" w:color="auto"/>
          </w:divBdr>
        </w:div>
        <w:div w:id="856425448">
          <w:marLeft w:val="640"/>
          <w:marRight w:val="0"/>
          <w:marTop w:val="0"/>
          <w:marBottom w:val="0"/>
          <w:divBdr>
            <w:top w:val="none" w:sz="0" w:space="0" w:color="auto"/>
            <w:left w:val="none" w:sz="0" w:space="0" w:color="auto"/>
            <w:bottom w:val="none" w:sz="0" w:space="0" w:color="auto"/>
            <w:right w:val="none" w:sz="0" w:space="0" w:color="auto"/>
          </w:divBdr>
        </w:div>
        <w:div w:id="1445690335">
          <w:marLeft w:val="640"/>
          <w:marRight w:val="0"/>
          <w:marTop w:val="0"/>
          <w:marBottom w:val="0"/>
          <w:divBdr>
            <w:top w:val="none" w:sz="0" w:space="0" w:color="auto"/>
            <w:left w:val="none" w:sz="0" w:space="0" w:color="auto"/>
            <w:bottom w:val="none" w:sz="0" w:space="0" w:color="auto"/>
            <w:right w:val="none" w:sz="0" w:space="0" w:color="auto"/>
          </w:divBdr>
        </w:div>
        <w:div w:id="1369455953">
          <w:marLeft w:val="640"/>
          <w:marRight w:val="0"/>
          <w:marTop w:val="0"/>
          <w:marBottom w:val="0"/>
          <w:divBdr>
            <w:top w:val="none" w:sz="0" w:space="0" w:color="auto"/>
            <w:left w:val="none" w:sz="0" w:space="0" w:color="auto"/>
            <w:bottom w:val="none" w:sz="0" w:space="0" w:color="auto"/>
            <w:right w:val="none" w:sz="0" w:space="0" w:color="auto"/>
          </w:divBdr>
        </w:div>
        <w:div w:id="1558782561">
          <w:marLeft w:val="640"/>
          <w:marRight w:val="0"/>
          <w:marTop w:val="0"/>
          <w:marBottom w:val="0"/>
          <w:divBdr>
            <w:top w:val="none" w:sz="0" w:space="0" w:color="auto"/>
            <w:left w:val="none" w:sz="0" w:space="0" w:color="auto"/>
            <w:bottom w:val="none" w:sz="0" w:space="0" w:color="auto"/>
            <w:right w:val="none" w:sz="0" w:space="0" w:color="auto"/>
          </w:divBdr>
        </w:div>
        <w:div w:id="1870876870">
          <w:marLeft w:val="640"/>
          <w:marRight w:val="0"/>
          <w:marTop w:val="0"/>
          <w:marBottom w:val="0"/>
          <w:divBdr>
            <w:top w:val="none" w:sz="0" w:space="0" w:color="auto"/>
            <w:left w:val="none" w:sz="0" w:space="0" w:color="auto"/>
            <w:bottom w:val="none" w:sz="0" w:space="0" w:color="auto"/>
            <w:right w:val="none" w:sz="0" w:space="0" w:color="auto"/>
          </w:divBdr>
        </w:div>
        <w:div w:id="1618679648">
          <w:marLeft w:val="640"/>
          <w:marRight w:val="0"/>
          <w:marTop w:val="0"/>
          <w:marBottom w:val="0"/>
          <w:divBdr>
            <w:top w:val="none" w:sz="0" w:space="0" w:color="auto"/>
            <w:left w:val="none" w:sz="0" w:space="0" w:color="auto"/>
            <w:bottom w:val="none" w:sz="0" w:space="0" w:color="auto"/>
            <w:right w:val="none" w:sz="0" w:space="0" w:color="auto"/>
          </w:divBdr>
        </w:div>
        <w:div w:id="1291667239">
          <w:marLeft w:val="640"/>
          <w:marRight w:val="0"/>
          <w:marTop w:val="0"/>
          <w:marBottom w:val="0"/>
          <w:divBdr>
            <w:top w:val="none" w:sz="0" w:space="0" w:color="auto"/>
            <w:left w:val="none" w:sz="0" w:space="0" w:color="auto"/>
            <w:bottom w:val="none" w:sz="0" w:space="0" w:color="auto"/>
            <w:right w:val="none" w:sz="0" w:space="0" w:color="auto"/>
          </w:divBdr>
        </w:div>
        <w:div w:id="1067218552">
          <w:marLeft w:val="640"/>
          <w:marRight w:val="0"/>
          <w:marTop w:val="0"/>
          <w:marBottom w:val="0"/>
          <w:divBdr>
            <w:top w:val="none" w:sz="0" w:space="0" w:color="auto"/>
            <w:left w:val="none" w:sz="0" w:space="0" w:color="auto"/>
            <w:bottom w:val="none" w:sz="0" w:space="0" w:color="auto"/>
            <w:right w:val="none" w:sz="0" w:space="0" w:color="auto"/>
          </w:divBdr>
        </w:div>
        <w:div w:id="28382316">
          <w:marLeft w:val="640"/>
          <w:marRight w:val="0"/>
          <w:marTop w:val="0"/>
          <w:marBottom w:val="0"/>
          <w:divBdr>
            <w:top w:val="none" w:sz="0" w:space="0" w:color="auto"/>
            <w:left w:val="none" w:sz="0" w:space="0" w:color="auto"/>
            <w:bottom w:val="none" w:sz="0" w:space="0" w:color="auto"/>
            <w:right w:val="none" w:sz="0" w:space="0" w:color="auto"/>
          </w:divBdr>
        </w:div>
        <w:div w:id="108282339">
          <w:marLeft w:val="640"/>
          <w:marRight w:val="0"/>
          <w:marTop w:val="0"/>
          <w:marBottom w:val="0"/>
          <w:divBdr>
            <w:top w:val="none" w:sz="0" w:space="0" w:color="auto"/>
            <w:left w:val="none" w:sz="0" w:space="0" w:color="auto"/>
            <w:bottom w:val="none" w:sz="0" w:space="0" w:color="auto"/>
            <w:right w:val="none" w:sz="0" w:space="0" w:color="auto"/>
          </w:divBdr>
        </w:div>
        <w:div w:id="1290236032">
          <w:marLeft w:val="640"/>
          <w:marRight w:val="0"/>
          <w:marTop w:val="0"/>
          <w:marBottom w:val="0"/>
          <w:divBdr>
            <w:top w:val="none" w:sz="0" w:space="0" w:color="auto"/>
            <w:left w:val="none" w:sz="0" w:space="0" w:color="auto"/>
            <w:bottom w:val="none" w:sz="0" w:space="0" w:color="auto"/>
            <w:right w:val="none" w:sz="0" w:space="0" w:color="auto"/>
          </w:divBdr>
        </w:div>
        <w:div w:id="421922883">
          <w:marLeft w:val="640"/>
          <w:marRight w:val="0"/>
          <w:marTop w:val="0"/>
          <w:marBottom w:val="0"/>
          <w:divBdr>
            <w:top w:val="none" w:sz="0" w:space="0" w:color="auto"/>
            <w:left w:val="none" w:sz="0" w:space="0" w:color="auto"/>
            <w:bottom w:val="none" w:sz="0" w:space="0" w:color="auto"/>
            <w:right w:val="none" w:sz="0" w:space="0" w:color="auto"/>
          </w:divBdr>
        </w:div>
        <w:div w:id="262691023">
          <w:marLeft w:val="640"/>
          <w:marRight w:val="0"/>
          <w:marTop w:val="0"/>
          <w:marBottom w:val="0"/>
          <w:divBdr>
            <w:top w:val="none" w:sz="0" w:space="0" w:color="auto"/>
            <w:left w:val="none" w:sz="0" w:space="0" w:color="auto"/>
            <w:bottom w:val="none" w:sz="0" w:space="0" w:color="auto"/>
            <w:right w:val="none" w:sz="0" w:space="0" w:color="auto"/>
          </w:divBdr>
        </w:div>
        <w:div w:id="453909643">
          <w:marLeft w:val="640"/>
          <w:marRight w:val="0"/>
          <w:marTop w:val="0"/>
          <w:marBottom w:val="0"/>
          <w:divBdr>
            <w:top w:val="none" w:sz="0" w:space="0" w:color="auto"/>
            <w:left w:val="none" w:sz="0" w:space="0" w:color="auto"/>
            <w:bottom w:val="none" w:sz="0" w:space="0" w:color="auto"/>
            <w:right w:val="none" w:sz="0" w:space="0" w:color="auto"/>
          </w:divBdr>
        </w:div>
        <w:div w:id="352849145">
          <w:marLeft w:val="640"/>
          <w:marRight w:val="0"/>
          <w:marTop w:val="0"/>
          <w:marBottom w:val="0"/>
          <w:divBdr>
            <w:top w:val="none" w:sz="0" w:space="0" w:color="auto"/>
            <w:left w:val="none" w:sz="0" w:space="0" w:color="auto"/>
            <w:bottom w:val="none" w:sz="0" w:space="0" w:color="auto"/>
            <w:right w:val="none" w:sz="0" w:space="0" w:color="auto"/>
          </w:divBdr>
        </w:div>
        <w:div w:id="940725734">
          <w:marLeft w:val="640"/>
          <w:marRight w:val="0"/>
          <w:marTop w:val="0"/>
          <w:marBottom w:val="0"/>
          <w:divBdr>
            <w:top w:val="none" w:sz="0" w:space="0" w:color="auto"/>
            <w:left w:val="none" w:sz="0" w:space="0" w:color="auto"/>
            <w:bottom w:val="none" w:sz="0" w:space="0" w:color="auto"/>
            <w:right w:val="none" w:sz="0" w:space="0" w:color="auto"/>
          </w:divBdr>
        </w:div>
        <w:div w:id="1745101535">
          <w:marLeft w:val="640"/>
          <w:marRight w:val="0"/>
          <w:marTop w:val="0"/>
          <w:marBottom w:val="0"/>
          <w:divBdr>
            <w:top w:val="none" w:sz="0" w:space="0" w:color="auto"/>
            <w:left w:val="none" w:sz="0" w:space="0" w:color="auto"/>
            <w:bottom w:val="none" w:sz="0" w:space="0" w:color="auto"/>
            <w:right w:val="none" w:sz="0" w:space="0" w:color="auto"/>
          </w:divBdr>
        </w:div>
        <w:div w:id="1476336801">
          <w:marLeft w:val="640"/>
          <w:marRight w:val="0"/>
          <w:marTop w:val="0"/>
          <w:marBottom w:val="0"/>
          <w:divBdr>
            <w:top w:val="none" w:sz="0" w:space="0" w:color="auto"/>
            <w:left w:val="none" w:sz="0" w:space="0" w:color="auto"/>
            <w:bottom w:val="none" w:sz="0" w:space="0" w:color="auto"/>
            <w:right w:val="none" w:sz="0" w:space="0" w:color="auto"/>
          </w:divBdr>
        </w:div>
        <w:div w:id="1261647876">
          <w:marLeft w:val="640"/>
          <w:marRight w:val="0"/>
          <w:marTop w:val="0"/>
          <w:marBottom w:val="0"/>
          <w:divBdr>
            <w:top w:val="none" w:sz="0" w:space="0" w:color="auto"/>
            <w:left w:val="none" w:sz="0" w:space="0" w:color="auto"/>
            <w:bottom w:val="none" w:sz="0" w:space="0" w:color="auto"/>
            <w:right w:val="none" w:sz="0" w:space="0" w:color="auto"/>
          </w:divBdr>
        </w:div>
        <w:div w:id="2035233079">
          <w:marLeft w:val="640"/>
          <w:marRight w:val="0"/>
          <w:marTop w:val="0"/>
          <w:marBottom w:val="0"/>
          <w:divBdr>
            <w:top w:val="none" w:sz="0" w:space="0" w:color="auto"/>
            <w:left w:val="none" w:sz="0" w:space="0" w:color="auto"/>
            <w:bottom w:val="none" w:sz="0" w:space="0" w:color="auto"/>
            <w:right w:val="none" w:sz="0" w:space="0" w:color="auto"/>
          </w:divBdr>
        </w:div>
        <w:div w:id="592124992">
          <w:marLeft w:val="640"/>
          <w:marRight w:val="0"/>
          <w:marTop w:val="0"/>
          <w:marBottom w:val="0"/>
          <w:divBdr>
            <w:top w:val="none" w:sz="0" w:space="0" w:color="auto"/>
            <w:left w:val="none" w:sz="0" w:space="0" w:color="auto"/>
            <w:bottom w:val="none" w:sz="0" w:space="0" w:color="auto"/>
            <w:right w:val="none" w:sz="0" w:space="0" w:color="auto"/>
          </w:divBdr>
        </w:div>
        <w:div w:id="1390806737">
          <w:marLeft w:val="640"/>
          <w:marRight w:val="0"/>
          <w:marTop w:val="0"/>
          <w:marBottom w:val="0"/>
          <w:divBdr>
            <w:top w:val="none" w:sz="0" w:space="0" w:color="auto"/>
            <w:left w:val="none" w:sz="0" w:space="0" w:color="auto"/>
            <w:bottom w:val="none" w:sz="0" w:space="0" w:color="auto"/>
            <w:right w:val="none" w:sz="0" w:space="0" w:color="auto"/>
          </w:divBdr>
        </w:div>
        <w:div w:id="62683228">
          <w:marLeft w:val="640"/>
          <w:marRight w:val="0"/>
          <w:marTop w:val="0"/>
          <w:marBottom w:val="0"/>
          <w:divBdr>
            <w:top w:val="none" w:sz="0" w:space="0" w:color="auto"/>
            <w:left w:val="none" w:sz="0" w:space="0" w:color="auto"/>
            <w:bottom w:val="none" w:sz="0" w:space="0" w:color="auto"/>
            <w:right w:val="none" w:sz="0" w:space="0" w:color="auto"/>
          </w:divBdr>
        </w:div>
        <w:div w:id="175537510">
          <w:marLeft w:val="640"/>
          <w:marRight w:val="0"/>
          <w:marTop w:val="0"/>
          <w:marBottom w:val="0"/>
          <w:divBdr>
            <w:top w:val="none" w:sz="0" w:space="0" w:color="auto"/>
            <w:left w:val="none" w:sz="0" w:space="0" w:color="auto"/>
            <w:bottom w:val="none" w:sz="0" w:space="0" w:color="auto"/>
            <w:right w:val="none" w:sz="0" w:space="0" w:color="auto"/>
          </w:divBdr>
        </w:div>
        <w:div w:id="1317686772">
          <w:marLeft w:val="640"/>
          <w:marRight w:val="0"/>
          <w:marTop w:val="0"/>
          <w:marBottom w:val="0"/>
          <w:divBdr>
            <w:top w:val="none" w:sz="0" w:space="0" w:color="auto"/>
            <w:left w:val="none" w:sz="0" w:space="0" w:color="auto"/>
            <w:bottom w:val="none" w:sz="0" w:space="0" w:color="auto"/>
            <w:right w:val="none" w:sz="0" w:space="0" w:color="auto"/>
          </w:divBdr>
        </w:div>
        <w:div w:id="740371700">
          <w:marLeft w:val="640"/>
          <w:marRight w:val="0"/>
          <w:marTop w:val="0"/>
          <w:marBottom w:val="0"/>
          <w:divBdr>
            <w:top w:val="none" w:sz="0" w:space="0" w:color="auto"/>
            <w:left w:val="none" w:sz="0" w:space="0" w:color="auto"/>
            <w:bottom w:val="none" w:sz="0" w:space="0" w:color="auto"/>
            <w:right w:val="none" w:sz="0" w:space="0" w:color="auto"/>
          </w:divBdr>
        </w:div>
        <w:div w:id="876313793">
          <w:marLeft w:val="640"/>
          <w:marRight w:val="0"/>
          <w:marTop w:val="0"/>
          <w:marBottom w:val="0"/>
          <w:divBdr>
            <w:top w:val="none" w:sz="0" w:space="0" w:color="auto"/>
            <w:left w:val="none" w:sz="0" w:space="0" w:color="auto"/>
            <w:bottom w:val="none" w:sz="0" w:space="0" w:color="auto"/>
            <w:right w:val="none" w:sz="0" w:space="0" w:color="auto"/>
          </w:divBdr>
        </w:div>
        <w:div w:id="849878282">
          <w:marLeft w:val="640"/>
          <w:marRight w:val="0"/>
          <w:marTop w:val="0"/>
          <w:marBottom w:val="0"/>
          <w:divBdr>
            <w:top w:val="none" w:sz="0" w:space="0" w:color="auto"/>
            <w:left w:val="none" w:sz="0" w:space="0" w:color="auto"/>
            <w:bottom w:val="none" w:sz="0" w:space="0" w:color="auto"/>
            <w:right w:val="none" w:sz="0" w:space="0" w:color="auto"/>
          </w:divBdr>
        </w:div>
        <w:div w:id="490222557">
          <w:marLeft w:val="640"/>
          <w:marRight w:val="0"/>
          <w:marTop w:val="0"/>
          <w:marBottom w:val="0"/>
          <w:divBdr>
            <w:top w:val="none" w:sz="0" w:space="0" w:color="auto"/>
            <w:left w:val="none" w:sz="0" w:space="0" w:color="auto"/>
            <w:bottom w:val="none" w:sz="0" w:space="0" w:color="auto"/>
            <w:right w:val="none" w:sz="0" w:space="0" w:color="auto"/>
          </w:divBdr>
        </w:div>
        <w:div w:id="953515535">
          <w:marLeft w:val="640"/>
          <w:marRight w:val="0"/>
          <w:marTop w:val="0"/>
          <w:marBottom w:val="0"/>
          <w:divBdr>
            <w:top w:val="none" w:sz="0" w:space="0" w:color="auto"/>
            <w:left w:val="none" w:sz="0" w:space="0" w:color="auto"/>
            <w:bottom w:val="none" w:sz="0" w:space="0" w:color="auto"/>
            <w:right w:val="none" w:sz="0" w:space="0" w:color="auto"/>
          </w:divBdr>
        </w:div>
        <w:div w:id="675183659">
          <w:marLeft w:val="640"/>
          <w:marRight w:val="0"/>
          <w:marTop w:val="0"/>
          <w:marBottom w:val="0"/>
          <w:divBdr>
            <w:top w:val="none" w:sz="0" w:space="0" w:color="auto"/>
            <w:left w:val="none" w:sz="0" w:space="0" w:color="auto"/>
            <w:bottom w:val="none" w:sz="0" w:space="0" w:color="auto"/>
            <w:right w:val="none" w:sz="0" w:space="0" w:color="auto"/>
          </w:divBdr>
        </w:div>
        <w:div w:id="516314137">
          <w:marLeft w:val="640"/>
          <w:marRight w:val="0"/>
          <w:marTop w:val="0"/>
          <w:marBottom w:val="0"/>
          <w:divBdr>
            <w:top w:val="none" w:sz="0" w:space="0" w:color="auto"/>
            <w:left w:val="none" w:sz="0" w:space="0" w:color="auto"/>
            <w:bottom w:val="none" w:sz="0" w:space="0" w:color="auto"/>
            <w:right w:val="none" w:sz="0" w:space="0" w:color="auto"/>
          </w:divBdr>
        </w:div>
        <w:div w:id="1884170389">
          <w:marLeft w:val="640"/>
          <w:marRight w:val="0"/>
          <w:marTop w:val="0"/>
          <w:marBottom w:val="0"/>
          <w:divBdr>
            <w:top w:val="none" w:sz="0" w:space="0" w:color="auto"/>
            <w:left w:val="none" w:sz="0" w:space="0" w:color="auto"/>
            <w:bottom w:val="none" w:sz="0" w:space="0" w:color="auto"/>
            <w:right w:val="none" w:sz="0" w:space="0" w:color="auto"/>
          </w:divBdr>
        </w:div>
        <w:div w:id="1596787087">
          <w:marLeft w:val="640"/>
          <w:marRight w:val="0"/>
          <w:marTop w:val="0"/>
          <w:marBottom w:val="0"/>
          <w:divBdr>
            <w:top w:val="none" w:sz="0" w:space="0" w:color="auto"/>
            <w:left w:val="none" w:sz="0" w:space="0" w:color="auto"/>
            <w:bottom w:val="none" w:sz="0" w:space="0" w:color="auto"/>
            <w:right w:val="none" w:sz="0" w:space="0" w:color="auto"/>
          </w:divBdr>
        </w:div>
        <w:div w:id="1033379386">
          <w:marLeft w:val="640"/>
          <w:marRight w:val="0"/>
          <w:marTop w:val="0"/>
          <w:marBottom w:val="0"/>
          <w:divBdr>
            <w:top w:val="none" w:sz="0" w:space="0" w:color="auto"/>
            <w:left w:val="none" w:sz="0" w:space="0" w:color="auto"/>
            <w:bottom w:val="none" w:sz="0" w:space="0" w:color="auto"/>
            <w:right w:val="none" w:sz="0" w:space="0" w:color="auto"/>
          </w:divBdr>
        </w:div>
        <w:div w:id="480730860">
          <w:marLeft w:val="640"/>
          <w:marRight w:val="0"/>
          <w:marTop w:val="0"/>
          <w:marBottom w:val="0"/>
          <w:divBdr>
            <w:top w:val="none" w:sz="0" w:space="0" w:color="auto"/>
            <w:left w:val="none" w:sz="0" w:space="0" w:color="auto"/>
            <w:bottom w:val="none" w:sz="0" w:space="0" w:color="auto"/>
            <w:right w:val="none" w:sz="0" w:space="0" w:color="auto"/>
          </w:divBdr>
        </w:div>
        <w:div w:id="618878768">
          <w:marLeft w:val="640"/>
          <w:marRight w:val="0"/>
          <w:marTop w:val="0"/>
          <w:marBottom w:val="0"/>
          <w:divBdr>
            <w:top w:val="none" w:sz="0" w:space="0" w:color="auto"/>
            <w:left w:val="none" w:sz="0" w:space="0" w:color="auto"/>
            <w:bottom w:val="none" w:sz="0" w:space="0" w:color="auto"/>
            <w:right w:val="none" w:sz="0" w:space="0" w:color="auto"/>
          </w:divBdr>
        </w:div>
        <w:div w:id="1738284565">
          <w:marLeft w:val="640"/>
          <w:marRight w:val="0"/>
          <w:marTop w:val="0"/>
          <w:marBottom w:val="0"/>
          <w:divBdr>
            <w:top w:val="none" w:sz="0" w:space="0" w:color="auto"/>
            <w:left w:val="none" w:sz="0" w:space="0" w:color="auto"/>
            <w:bottom w:val="none" w:sz="0" w:space="0" w:color="auto"/>
            <w:right w:val="none" w:sz="0" w:space="0" w:color="auto"/>
          </w:divBdr>
        </w:div>
        <w:div w:id="241180289">
          <w:marLeft w:val="640"/>
          <w:marRight w:val="0"/>
          <w:marTop w:val="0"/>
          <w:marBottom w:val="0"/>
          <w:divBdr>
            <w:top w:val="none" w:sz="0" w:space="0" w:color="auto"/>
            <w:left w:val="none" w:sz="0" w:space="0" w:color="auto"/>
            <w:bottom w:val="none" w:sz="0" w:space="0" w:color="auto"/>
            <w:right w:val="none" w:sz="0" w:space="0" w:color="auto"/>
          </w:divBdr>
        </w:div>
        <w:div w:id="1299649625">
          <w:marLeft w:val="640"/>
          <w:marRight w:val="0"/>
          <w:marTop w:val="0"/>
          <w:marBottom w:val="0"/>
          <w:divBdr>
            <w:top w:val="none" w:sz="0" w:space="0" w:color="auto"/>
            <w:left w:val="none" w:sz="0" w:space="0" w:color="auto"/>
            <w:bottom w:val="none" w:sz="0" w:space="0" w:color="auto"/>
            <w:right w:val="none" w:sz="0" w:space="0" w:color="auto"/>
          </w:divBdr>
        </w:div>
        <w:div w:id="414980447">
          <w:marLeft w:val="640"/>
          <w:marRight w:val="0"/>
          <w:marTop w:val="0"/>
          <w:marBottom w:val="0"/>
          <w:divBdr>
            <w:top w:val="none" w:sz="0" w:space="0" w:color="auto"/>
            <w:left w:val="none" w:sz="0" w:space="0" w:color="auto"/>
            <w:bottom w:val="none" w:sz="0" w:space="0" w:color="auto"/>
            <w:right w:val="none" w:sz="0" w:space="0" w:color="auto"/>
          </w:divBdr>
        </w:div>
        <w:div w:id="1751652662">
          <w:marLeft w:val="640"/>
          <w:marRight w:val="0"/>
          <w:marTop w:val="0"/>
          <w:marBottom w:val="0"/>
          <w:divBdr>
            <w:top w:val="none" w:sz="0" w:space="0" w:color="auto"/>
            <w:left w:val="none" w:sz="0" w:space="0" w:color="auto"/>
            <w:bottom w:val="none" w:sz="0" w:space="0" w:color="auto"/>
            <w:right w:val="none" w:sz="0" w:space="0" w:color="auto"/>
          </w:divBdr>
        </w:div>
        <w:div w:id="793795917">
          <w:marLeft w:val="640"/>
          <w:marRight w:val="0"/>
          <w:marTop w:val="0"/>
          <w:marBottom w:val="0"/>
          <w:divBdr>
            <w:top w:val="none" w:sz="0" w:space="0" w:color="auto"/>
            <w:left w:val="none" w:sz="0" w:space="0" w:color="auto"/>
            <w:bottom w:val="none" w:sz="0" w:space="0" w:color="auto"/>
            <w:right w:val="none" w:sz="0" w:space="0" w:color="auto"/>
          </w:divBdr>
        </w:div>
        <w:div w:id="2126191776">
          <w:marLeft w:val="640"/>
          <w:marRight w:val="0"/>
          <w:marTop w:val="0"/>
          <w:marBottom w:val="0"/>
          <w:divBdr>
            <w:top w:val="none" w:sz="0" w:space="0" w:color="auto"/>
            <w:left w:val="none" w:sz="0" w:space="0" w:color="auto"/>
            <w:bottom w:val="none" w:sz="0" w:space="0" w:color="auto"/>
            <w:right w:val="none" w:sz="0" w:space="0" w:color="auto"/>
          </w:divBdr>
        </w:div>
        <w:div w:id="686449289">
          <w:marLeft w:val="640"/>
          <w:marRight w:val="0"/>
          <w:marTop w:val="0"/>
          <w:marBottom w:val="0"/>
          <w:divBdr>
            <w:top w:val="none" w:sz="0" w:space="0" w:color="auto"/>
            <w:left w:val="none" w:sz="0" w:space="0" w:color="auto"/>
            <w:bottom w:val="none" w:sz="0" w:space="0" w:color="auto"/>
            <w:right w:val="none" w:sz="0" w:space="0" w:color="auto"/>
          </w:divBdr>
        </w:div>
        <w:div w:id="1457140043">
          <w:marLeft w:val="640"/>
          <w:marRight w:val="0"/>
          <w:marTop w:val="0"/>
          <w:marBottom w:val="0"/>
          <w:divBdr>
            <w:top w:val="none" w:sz="0" w:space="0" w:color="auto"/>
            <w:left w:val="none" w:sz="0" w:space="0" w:color="auto"/>
            <w:bottom w:val="none" w:sz="0" w:space="0" w:color="auto"/>
            <w:right w:val="none" w:sz="0" w:space="0" w:color="auto"/>
          </w:divBdr>
        </w:div>
        <w:div w:id="820930268">
          <w:marLeft w:val="640"/>
          <w:marRight w:val="0"/>
          <w:marTop w:val="0"/>
          <w:marBottom w:val="0"/>
          <w:divBdr>
            <w:top w:val="none" w:sz="0" w:space="0" w:color="auto"/>
            <w:left w:val="none" w:sz="0" w:space="0" w:color="auto"/>
            <w:bottom w:val="none" w:sz="0" w:space="0" w:color="auto"/>
            <w:right w:val="none" w:sz="0" w:space="0" w:color="auto"/>
          </w:divBdr>
        </w:div>
        <w:div w:id="475102126">
          <w:marLeft w:val="640"/>
          <w:marRight w:val="0"/>
          <w:marTop w:val="0"/>
          <w:marBottom w:val="0"/>
          <w:divBdr>
            <w:top w:val="none" w:sz="0" w:space="0" w:color="auto"/>
            <w:left w:val="none" w:sz="0" w:space="0" w:color="auto"/>
            <w:bottom w:val="none" w:sz="0" w:space="0" w:color="auto"/>
            <w:right w:val="none" w:sz="0" w:space="0" w:color="auto"/>
          </w:divBdr>
        </w:div>
        <w:div w:id="1870487184">
          <w:marLeft w:val="640"/>
          <w:marRight w:val="0"/>
          <w:marTop w:val="0"/>
          <w:marBottom w:val="0"/>
          <w:divBdr>
            <w:top w:val="none" w:sz="0" w:space="0" w:color="auto"/>
            <w:left w:val="none" w:sz="0" w:space="0" w:color="auto"/>
            <w:bottom w:val="none" w:sz="0" w:space="0" w:color="auto"/>
            <w:right w:val="none" w:sz="0" w:space="0" w:color="auto"/>
          </w:divBdr>
        </w:div>
        <w:div w:id="1901792077">
          <w:marLeft w:val="640"/>
          <w:marRight w:val="0"/>
          <w:marTop w:val="0"/>
          <w:marBottom w:val="0"/>
          <w:divBdr>
            <w:top w:val="none" w:sz="0" w:space="0" w:color="auto"/>
            <w:left w:val="none" w:sz="0" w:space="0" w:color="auto"/>
            <w:bottom w:val="none" w:sz="0" w:space="0" w:color="auto"/>
            <w:right w:val="none" w:sz="0" w:space="0" w:color="auto"/>
          </w:divBdr>
        </w:div>
        <w:div w:id="116872944">
          <w:marLeft w:val="640"/>
          <w:marRight w:val="0"/>
          <w:marTop w:val="0"/>
          <w:marBottom w:val="0"/>
          <w:divBdr>
            <w:top w:val="none" w:sz="0" w:space="0" w:color="auto"/>
            <w:left w:val="none" w:sz="0" w:space="0" w:color="auto"/>
            <w:bottom w:val="none" w:sz="0" w:space="0" w:color="auto"/>
            <w:right w:val="none" w:sz="0" w:space="0" w:color="auto"/>
          </w:divBdr>
        </w:div>
        <w:div w:id="1561750615">
          <w:marLeft w:val="640"/>
          <w:marRight w:val="0"/>
          <w:marTop w:val="0"/>
          <w:marBottom w:val="0"/>
          <w:divBdr>
            <w:top w:val="none" w:sz="0" w:space="0" w:color="auto"/>
            <w:left w:val="none" w:sz="0" w:space="0" w:color="auto"/>
            <w:bottom w:val="none" w:sz="0" w:space="0" w:color="auto"/>
            <w:right w:val="none" w:sz="0" w:space="0" w:color="auto"/>
          </w:divBdr>
        </w:div>
        <w:div w:id="1847746505">
          <w:marLeft w:val="640"/>
          <w:marRight w:val="0"/>
          <w:marTop w:val="0"/>
          <w:marBottom w:val="0"/>
          <w:divBdr>
            <w:top w:val="none" w:sz="0" w:space="0" w:color="auto"/>
            <w:left w:val="none" w:sz="0" w:space="0" w:color="auto"/>
            <w:bottom w:val="none" w:sz="0" w:space="0" w:color="auto"/>
            <w:right w:val="none" w:sz="0" w:space="0" w:color="auto"/>
          </w:divBdr>
        </w:div>
        <w:div w:id="1335107882">
          <w:marLeft w:val="640"/>
          <w:marRight w:val="0"/>
          <w:marTop w:val="0"/>
          <w:marBottom w:val="0"/>
          <w:divBdr>
            <w:top w:val="none" w:sz="0" w:space="0" w:color="auto"/>
            <w:left w:val="none" w:sz="0" w:space="0" w:color="auto"/>
            <w:bottom w:val="none" w:sz="0" w:space="0" w:color="auto"/>
            <w:right w:val="none" w:sz="0" w:space="0" w:color="auto"/>
          </w:divBdr>
        </w:div>
        <w:div w:id="1773360291">
          <w:marLeft w:val="640"/>
          <w:marRight w:val="0"/>
          <w:marTop w:val="0"/>
          <w:marBottom w:val="0"/>
          <w:divBdr>
            <w:top w:val="none" w:sz="0" w:space="0" w:color="auto"/>
            <w:left w:val="none" w:sz="0" w:space="0" w:color="auto"/>
            <w:bottom w:val="none" w:sz="0" w:space="0" w:color="auto"/>
            <w:right w:val="none" w:sz="0" w:space="0" w:color="auto"/>
          </w:divBdr>
        </w:div>
        <w:div w:id="3091446">
          <w:marLeft w:val="640"/>
          <w:marRight w:val="0"/>
          <w:marTop w:val="0"/>
          <w:marBottom w:val="0"/>
          <w:divBdr>
            <w:top w:val="none" w:sz="0" w:space="0" w:color="auto"/>
            <w:left w:val="none" w:sz="0" w:space="0" w:color="auto"/>
            <w:bottom w:val="none" w:sz="0" w:space="0" w:color="auto"/>
            <w:right w:val="none" w:sz="0" w:space="0" w:color="auto"/>
          </w:divBdr>
        </w:div>
        <w:div w:id="2124492848">
          <w:marLeft w:val="640"/>
          <w:marRight w:val="0"/>
          <w:marTop w:val="0"/>
          <w:marBottom w:val="0"/>
          <w:divBdr>
            <w:top w:val="none" w:sz="0" w:space="0" w:color="auto"/>
            <w:left w:val="none" w:sz="0" w:space="0" w:color="auto"/>
            <w:bottom w:val="none" w:sz="0" w:space="0" w:color="auto"/>
            <w:right w:val="none" w:sz="0" w:space="0" w:color="auto"/>
          </w:divBdr>
        </w:div>
        <w:div w:id="1006204006">
          <w:marLeft w:val="640"/>
          <w:marRight w:val="0"/>
          <w:marTop w:val="0"/>
          <w:marBottom w:val="0"/>
          <w:divBdr>
            <w:top w:val="none" w:sz="0" w:space="0" w:color="auto"/>
            <w:left w:val="none" w:sz="0" w:space="0" w:color="auto"/>
            <w:bottom w:val="none" w:sz="0" w:space="0" w:color="auto"/>
            <w:right w:val="none" w:sz="0" w:space="0" w:color="auto"/>
          </w:divBdr>
        </w:div>
        <w:div w:id="315768392">
          <w:marLeft w:val="640"/>
          <w:marRight w:val="0"/>
          <w:marTop w:val="0"/>
          <w:marBottom w:val="0"/>
          <w:divBdr>
            <w:top w:val="none" w:sz="0" w:space="0" w:color="auto"/>
            <w:left w:val="none" w:sz="0" w:space="0" w:color="auto"/>
            <w:bottom w:val="none" w:sz="0" w:space="0" w:color="auto"/>
            <w:right w:val="none" w:sz="0" w:space="0" w:color="auto"/>
          </w:divBdr>
        </w:div>
        <w:div w:id="2104839848">
          <w:marLeft w:val="640"/>
          <w:marRight w:val="0"/>
          <w:marTop w:val="0"/>
          <w:marBottom w:val="0"/>
          <w:divBdr>
            <w:top w:val="none" w:sz="0" w:space="0" w:color="auto"/>
            <w:left w:val="none" w:sz="0" w:space="0" w:color="auto"/>
            <w:bottom w:val="none" w:sz="0" w:space="0" w:color="auto"/>
            <w:right w:val="none" w:sz="0" w:space="0" w:color="auto"/>
          </w:divBdr>
        </w:div>
        <w:div w:id="288322988">
          <w:marLeft w:val="640"/>
          <w:marRight w:val="0"/>
          <w:marTop w:val="0"/>
          <w:marBottom w:val="0"/>
          <w:divBdr>
            <w:top w:val="none" w:sz="0" w:space="0" w:color="auto"/>
            <w:left w:val="none" w:sz="0" w:space="0" w:color="auto"/>
            <w:bottom w:val="none" w:sz="0" w:space="0" w:color="auto"/>
            <w:right w:val="none" w:sz="0" w:space="0" w:color="auto"/>
          </w:divBdr>
        </w:div>
        <w:div w:id="17319014">
          <w:marLeft w:val="640"/>
          <w:marRight w:val="0"/>
          <w:marTop w:val="0"/>
          <w:marBottom w:val="0"/>
          <w:divBdr>
            <w:top w:val="none" w:sz="0" w:space="0" w:color="auto"/>
            <w:left w:val="none" w:sz="0" w:space="0" w:color="auto"/>
            <w:bottom w:val="none" w:sz="0" w:space="0" w:color="auto"/>
            <w:right w:val="none" w:sz="0" w:space="0" w:color="auto"/>
          </w:divBdr>
        </w:div>
        <w:div w:id="322776294">
          <w:marLeft w:val="640"/>
          <w:marRight w:val="0"/>
          <w:marTop w:val="0"/>
          <w:marBottom w:val="0"/>
          <w:divBdr>
            <w:top w:val="none" w:sz="0" w:space="0" w:color="auto"/>
            <w:left w:val="none" w:sz="0" w:space="0" w:color="auto"/>
            <w:bottom w:val="none" w:sz="0" w:space="0" w:color="auto"/>
            <w:right w:val="none" w:sz="0" w:space="0" w:color="auto"/>
          </w:divBdr>
        </w:div>
        <w:div w:id="452211189">
          <w:marLeft w:val="640"/>
          <w:marRight w:val="0"/>
          <w:marTop w:val="0"/>
          <w:marBottom w:val="0"/>
          <w:divBdr>
            <w:top w:val="none" w:sz="0" w:space="0" w:color="auto"/>
            <w:left w:val="none" w:sz="0" w:space="0" w:color="auto"/>
            <w:bottom w:val="none" w:sz="0" w:space="0" w:color="auto"/>
            <w:right w:val="none" w:sz="0" w:space="0" w:color="auto"/>
          </w:divBdr>
        </w:div>
        <w:div w:id="733312216">
          <w:marLeft w:val="640"/>
          <w:marRight w:val="0"/>
          <w:marTop w:val="0"/>
          <w:marBottom w:val="0"/>
          <w:divBdr>
            <w:top w:val="none" w:sz="0" w:space="0" w:color="auto"/>
            <w:left w:val="none" w:sz="0" w:space="0" w:color="auto"/>
            <w:bottom w:val="none" w:sz="0" w:space="0" w:color="auto"/>
            <w:right w:val="none" w:sz="0" w:space="0" w:color="auto"/>
          </w:divBdr>
        </w:div>
        <w:div w:id="590164655">
          <w:marLeft w:val="640"/>
          <w:marRight w:val="0"/>
          <w:marTop w:val="0"/>
          <w:marBottom w:val="0"/>
          <w:divBdr>
            <w:top w:val="none" w:sz="0" w:space="0" w:color="auto"/>
            <w:left w:val="none" w:sz="0" w:space="0" w:color="auto"/>
            <w:bottom w:val="none" w:sz="0" w:space="0" w:color="auto"/>
            <w:right w:val="none" w:sz="0" w:space="0" w:color="auto"/>
          </w:divBdr>
        </w:div>
        <w:div w:id="2014602743">
          <w:marLeft w:val="640"/>
          <w:marRight w:val="0"/>
          <w:marTop w:val="0"/>
          <w:marBottom w:val="0"/>
          <w:divBdr>
            <w:top w:val="none" w:sz="0" w:space="0" w:color="auto"/>
            <w:left w:val="none" w:sz="0" w:space="0" w:color="auto"/>
            <w:bottom w:val="none" w:sz="0" w:space="0" w:color="auto"/>
            <w:right w:val="none" w:sz="0" w:space="0" w:color="auto"/>
          </w:divBdr>
        </w:div>
        <w:div w:id="1455756749">
          <w:marLeft w:val="640"/>
          <w:marRight w:val="0"/>
          <w:marTop w:val="0"/>
          <w:marBottom w:val="0"/>
          <w:divBdr>
            <w:top w:val="none" w:sz="0" w:space="0" w:color="auto"/>
            <w:left w:val="none" w:sz="0" w:space="0" w:color="auto"/>
            <w:bottom w:val="none" w:sz="0" w:space="0" w:color="auto"/>
            <w:right w:val="none" w:sz="0" w:space="0" w:color="auto"/>
          </w:divBdr>
        </w:div>
        <w:div w:id="2002811659">
          <w:marLeft w:val="640"/>
          <w:marRight w:val="0"/>
          <w:marTop w:val="0"/>
          <w:marBottom w:val="0"/>
          <w:divBdr>
            <w:top w:val="none" w:sz="0" w:space="0" w:color="auto"/>
            <w:left w:val="none" w:sz="0" w:space="0" w:color="auto"/>
            <w:bottom w:val="none" w:sz="0" w:space="0" w:color="auto"/>
            <w:right w:val="none" w:sz="0" w:space="0" w:color="auto"/>
          </w:divBdr>
        </w:div>
        <w:div w:id="1983804421">
          <w:marLeft w:val="640"/>
          <w:marRight w:val="0"/>
          <w:marTop w:val="0"/>
          <w:marBottom w:val="0"/>
          <w:divBdr>
            <w:top w:val="none" w:sz="0" w:space="0" w:color="auto"/>
            <w:left w:val="none" w:sz="0" w:space="0" w:color="auto"/>
            <w:bottom w:val="none" w:sz="0" w:space="0" w:color="auto"/>
            <w:right w:val="none" w:sz="0" w:space="0" w:color="auto"/>
          </w:divBdr>
        </w:div>
        <w:div w:id="2131626347">
          <w:marLeft w:val="640"/>
          <w:marRight w:val="0"/>
          <w:marTop w:val="0"/>
          <w:marBottom w:val="0"/>
          <w:divBdr>
            <w:top w:val="none" w:sz="0" w:space="0" w:color="auto"/>
            <w:left w:val="none" w:sz="0" w:space="0" w:color="auto"/>
            <w:bottom w:val="none" w:sz="0" w:space="0" w:color="auto"/>
            <w:right w:val="none" w:sz="0" w:space="0" w:color="auto"/>
          </w:divBdr>
        </w:div>
        <w:div w:id="1440562974">
          <w:marLeft w:val="640"/>
          <w:marRight w:val="0"/>
          <w:marTop w:val="0"/>
          <w:marBottom w:val="0"/>
          <w:divBdr>
            <w:top w:val="none" w:sz="0" w:space="0" w:color="auto"/>
            <w:left w:val="none" w:sz="0" w:space="0" w:color="auto"/>
            <w:bottom w:val="none" w:sz="0" w:space="0" w:color="auto"/>
            <w:right w:val="none" w:sz="0" w:space="0" w:color="auto"/>
          </w:divBdr>
        </w:div>
        <w:div w:id="6249436">
          <w:marLeft w:val="640"/>
          <w:marRight w:val="0"/>
          <w:marTop w:val="0"/>
          <w:marBottom w:val="0"/>
          <w:divBdr>
            <w:top w:val="none" w:sz="0" w:space="0" w:color="auto"/>
            <w:left w:val="none" w:sz="0" w:space="0" w:color="auto"/>
            <w:bottom w:val="none" w:sz="0" w:space="0" w:color="auto"/>
            <w:right w:val="none" w:sz="0" w:space="0" w:color="auto"/>
          </w:divBdr>
        </w:div>
        <w:div w:id="697125281">
          <w:marLeft w:val="640"/>
          <w:marRight w:val="0"/>
          <w:marTop w:val="0"/>
          <w:marBottom w:val="0"/>
          <w:divBdr>
            <w:top w:val="none" w:sz="0" w:space="0" w:color="auto"/>
            <w:left w:val="none" w:sz="0" w:space="0" w:color="auto"/>
            <w:bottom w:val="none" w:sz="0" w:space="0" w:color="auto"/>
            <w:right w:val="none" w:sz="0" w:space="0" w:color="auto"/>
          </w:divBdr>
        </w:div>
        <w:div w:id="1032918600">
          <w:marLeft w:val="640"/>
          <w:marRight w:val="0"/>
          <w:marTop w:val="0"/>
          <w:marBottom w:val="0"/>
          <w:divBdr>
            <w:top w:val="none" w:sz="0" w:space="0" w:color="auto"/>
            <w:left w:val="none" w:sz="0" w:space="0" w:color="auto"/>
            <w:bottom w:val="none" w:sz="0" w:space="0" w:color="auto"/>
            <w:right w:val="none" w:sz="0" w:space="0" w:color="auto"/>
          </w:divBdr>
        </w:div>
        <w:div w:id="1204634546">
          <w:marLeft w:val="640"/>
          <w:marRight w:val="0"/>
          <w:marTop w:val="0"/>
          <w:marBottom w:val="0"/>
          <w:divBdr>
            <w:top w:val="none" w:sz="0" w:space="0" w:color="auto"/>
            <w:left w:val="none" w:sz="0" w:space="0" w:color="auto"/>
            <w:bottom w:val="none" w:sz="0" w:space="0" w:color="auto"/>
            <w:right w:val="none" w:sz="0" w:space="0" w:color="auto"/>
          </w:divBdr>
        </w:div>
        <w:div w:id="852259948">
          <w:marLeft w:val="640"/>
          <w:marRight w:val="0"/>
          <w:marTop w:val="0"/>
          <w:marBottom w:val="0"/>
          <w:divBdr>
            <w:top w:val="none" w:sz="0" w:space="0" w:color="auto"/>
            <w:left w:val="none" w:sz="0" w:space="0" w:color="auto"/>
            <w:bottom w:val="none" w:sz="0" w:space="0" w:color="auto"/>
            <w:right w:val="none" w:sz="0" w:space="0" w:color="auto"/>
          </w:divBdr>
        </w:div>
        <w:div w:id="156114299">
          <w:marLeft w:val="640"/>
          <w:marRight w:val="0"/>
          <w:marTop w:val="0"/>
          <w:marBottom w:val="0"/>
          <w:divBdr>
            <w:top w:val="none" w:sz="0" w:space="0" w:color="auto"/>
            <w:left w:val="none" w:sz="0" w:space="0" w:color="auto"/>
            <w:bottom w:val="none" w:sz="0" w:space="0" w:color="auto"/>
            <w:right w:val="none" w:sz="0" w:space="0" w:color="auto"/>
          </w:divBdr>
        </w:div>
        <w:div w:id="194926251">
          <w:marLeft w:val="640"/>
          <w:marRight w:val="0"/>
          <w:marTop w:val="0"/>
          <w:marBottom w:val="0"/>
          <w:divBdr>
            <w:top w:val="none" w:sz="0" w:space="0" w:color="auto"/>
            <w:left w:val="none" w:sz="0" w:space="0" w:color="auto"/>
            <w:bottom w:val="none" w:sz="0" w:space="0" w:color="auto"/>
            <w:right w:val="none" w:sz="0" w:space="0" w:color="auto"/>
          </w:divBdr>
        </w:div>
        <w:div w:id="89201785">
          <w:marLeft w:val="640"/>
          <w:marRight w:val="0"/>
          <w:marTop w:val="0"/>
          <w:marBottom w:val="0"/>
          <w:divBdr>
            <w:top w:val="none" w:sz="0" w:space="0" w:color="auto"/>
            <w:left w:val="none" w:sz="0" w:space="0" w:color="auto"/>
            <w:bottom w:val="none" w:sz="0" w:space="0" w:color="auto"/>
            <w:right w:val="none" w:sz="0" w:space="0" w:color="auto"/>
          </w:divBdr>
        </w:div>
        <w:div w:id="1300765282">
          <w:marLeft w:val="640"/>
          <w:marRight w:val="0"/>
          <w:marTop w:val="0"/>
          <w:marBottom w:val="0"/>
          <w:divBdr>
            <w:top w:val="none" w:sz="0" w:space="0" w:color="auto"/>
            <w:left w:val="none" w:sz="0" w:space="0" w:color="auto"/>
            <w:bottom w:val="none" w:sz="0" w:space="0" w:color="auto"/>
            <w:right w:val="none" w:sz="0" w:space="0" w:color="auto"/>
          </w:divBdr>
        </w:div>
        <w:div w:id="842277656">
          <w:marLeft w:val="640"/>
          <w:marRight w:val="0"/>
          <w:marTop w:val="0"/>
          <w:marBottom w:val="0"/>
          <w:divBdr>
            <w:top w:val="none" w:sz="0" w:space="0" w:color="auto"/>
            <w:left w:val="none" w:sz="0" w:space="0" w:color="auto"/>
            <w:bottom w:val="none" w:sz="0" w:space="0" w:color="auto"/>
            <w:right w:val="none" w:sz="0" w:space="0" w:color="auto"/>
          </w:divBdr>
        </w:div>
        <w:div w:id="1574781231">
          <w:marLeft w:val="640"/>
          <w:marRight w:val="0"/>
          <w:marTop w:val="0"/>
          <w:marBottom w:val="0"/>
          <w:divBdr>
            <w:top w:val="none" w:sz="0" w:space="0" w:color="auto"/>
            <w:left w:val="none" w:sz="0" w:space="0" w:color="auto"/>
            <w:bottom w:val="none" w:sz="0" w:space="0" w:color="auto"/>
            <w:right w:val="none" w:sz="0" w:space="0" w:color="auto"/>
          </w:divBdr>
        </w:div>
        <w:div w:id="1189753635">
          <w:marLeft w:val="640"/>
          <w:marRight w:val="0"/>
          <w:marTop w:val="0"/>
          <w:marBottom w:val="0"/>
          <w:divBdr>
            <w:top w:val="none" w:sz="0" w:space="0" w:color="auto"/>
            <w:left w:val="none" w:sz="0" w:space="0" w:color="auto"/>
            <w:bottom w:val="none" w:sz="0" w:space="0" w:color="auto"/>
            <w:right w:val="none" w:sz="0" w:space="0" w:color="auto"/>
          </w:divBdr>
        </w:div>
        <w:div w:id="1394424499">
          <w:marLeft w:val="640"/>
          <w:marRight w:val="0"/>
          <w:marTop w:val="0"/>
          <w:marBottom w:val="0"/>
          <w:divBdr>
            <w:top w:val="none" w:sz="0" w:space="0" w:color="auto"/>
            <w:left w:val="none" w:sz="0" w:space="0" w:color="auto"/>
            <w:bottom w:val="none" w:sz="0" w:space="0" w:color="auto"/>
            <w:right w:val="none" w:sz="0" w:space="0" w:color="auto"/>
          </w:divBdr>
        </w:div>
        <w:div w:id="1921401495">
          <w:marLeft w:val="640"/>
          <w:marRight w:val="0"/>
          <w:marTop w:val="0"/>
          <w:marBottom w:val="0"/>
          <w:divBdr>
            <w:top w:val="none" w:sz="0" w:space="0" w:color="auto"/>
            <w:left w:val="none" w:sz="0" w:space="0" w:color="auto"/>
            <w:bottom w:val="none" w:sz="0" w:space="0" w:color="auto"/>
            <w:right w:val="none" w:sz="0" w:space="0" w:color="auto"/>
          </w:divBdr>
        </w:div>
        <w:div w:id="809980797">
          <w:marLeft w:val="640"/>
          <w:marRight w:val="0"/>
          <w:marTop w:val="0"/>
          <w:marBottom w:val="0"/>
          <w:divBdr>
            <w:top w:val="none" w:sz="0" w:space="0" w:color="auto"/>
            <w:left w:val="none" w:sz="0" w:space="0" w:color="auto"/>
            <w:bottom w:val="none" w:sz="0" w:space="0" w:color="auto"/>
            <w:right w:val="none" w:sz="0" w:space="0" w:color="auto"/>
          </w:divBdr>
        </w:div>
        <w:div w:id="358556354">
          <w:marLeft w:val="640"/>
          <w:marRight w:val="0"/>
          <w:marTop w:val="0"/>
          <w:marBottom w:val="0"/>
          <w:divBdr>
            <w:top w:val="none" w:sz="0" w:space="0" w:color="auto"/>
            <w:left w:val="none" w:sz="0" w:space="0" w:color="auto"/>
            <w:bottom w:val="none" w:sz="0" w:space="0" w:color="auto"/>
            <w:right w:val="none" w:sz="0" w:space="0" w:color="auto"/>
          </w:divBdr>
        </w:div>
        <w:div w:id="220949832">
          <w:marLeft w:val="640"/>
          <w:marRight w:val="0"/>
          <w:marTop w:val="0"/>
          <w:marBottom w:val="0"/>
          <w:divBdr>
            <w:top w:val="none" w:sz="0" w:space="0" w:color="auto"/>
            <w:left w:val="none" w:sz="0" w:space="0" w:color="auto"/>
            <w:bottom w:val="none" w:sz="0" w:space="0" w:color="auto"/>
            <w:right w:val="none" w:sz="0" w:space="0" w:color="auto"/>
          </w:divBdr>
        </w:div>
        <w:div w:id="287515958">
          <w:marLeft w:val="640"/>
          <w:marRight w:val="0"/>
          <w:marTop w:val="0"/>
          <w:marBottom w:val="0"/>
          <w:divBdr>
            <w:top w:val="none" w:sz="0" w:space="0" w:color="auto"/>
            <w:left w:val="none" w:sz="0" w:space="0" w:color="auto"/>
            <w:bottom w:val="none" w:sz="0" w:space="0" w:color="auto"/>
            <w:right w:val="none" w:sz="0" w:space="0" w:color="auto"/>
          </w:divBdr>
        </w:div>
        <w:div w:id="482624418">
          <w:marLeft w:val="640"/>
          <w:marRight w:val="0"/>
          <w:marTop w:val="0"/>
          <w:marBottom w:val="0"/>
          <w:divBdr>
            <w:top w:val="none" w:sz="0" w:space="0" w:color="auto"/>
            <w:left w:val="none" w:sz="0" w:space="0" w:color="auto"/>
            <w:bottom w:val="none" w:sz="0" w:space="0" w:color="auto"/>
            <w:right w:val="none" w:sz="0" w:space="0" w:color="auto"/>
          </w:divBdr>
        </w:div>
        <w:div w:id="954487726">
          <w:marLeft w:val="640"/>
          <w:marRight w:val="0"/>
          <w:marTop w:val="0"/>
          <w:marBottom w:val="0"/>
          <w:divBdr>
            <w:top w:val="none" w:sz="0" w:space="0" w:color="auto"/>
            <w:left w:val="none" w:sz="0" w:space="0" w:color="auto"/>
            <w:bottom w:val="none" w:sz="0" w:space="0" w:color="auto"/>
            <w:right w:val="none" w:sz="0" w:space="0" w:color="auto"/>
          </w:divBdr>
        </w:div>
        <w:div w:id="1427385034">
          <w:marLeft w:val="640"/>
          <w:marRight w:val="0"/>
          <w:marTop w:val="0"/>
          <w:marBottom w:val="0"/>
          <w:divBdr>
            <w:top w:val="none" w:sz="0" w:space="0" w:color="auto"/>
            <w:left w:val="none" w:sz="0" w:space="0" w:color="auto"/>
            <w:bottom w:val="none" w:sz="0" w:space="0" w:color="auto"/>
            <w:right w:val="none" w:sz="0" w:space="0" w:color="auto"/>
          </w:divBdr>
        </w:div>
        <w:div w:id="560798020">
          <w:marLeft w:val="640"/>
          <w:marRight w:val="0"/>
          <w:marTop w:val="0"/>
          <w:marBottom w:val="0"/>
          <w:divBdr>
            <w:top w:val="none" w:sz="0" w:space="0" w:color="auto"/>
            <w:left w:val="none" w:sz="0" w:space="0" w:color="auto"/>
            <w:bottom w:val="none" w:sz="0" w:space="0" w:color="auto"/>
            <w:right w:val="none" w:sz="0" w:space="0" w:color="auto"/>
          </w:divBdr>
        </w:div>
        <w:div w:id="1676150416">
          <w:marLeft w:val="640"/>
          <w:marRight w:val="0"/>
          <w:marTop w:val="0"/>
          <w:marBottom w:val="0"/>
          <w:divBdr>
            <w:top w:val="none" w:sz="0" w:space="0" w:color="auto"/>
            <w:left w:val="none" w:sz="0" w:space="0" w:color="auto"/>
            <w:bottom w:val="none" w:sz="0" w:space="0" w:color="auto"/>
            <w:right w:val="none" w:sz="0" w:space="0" w:color="auto"/>
          </w:divBdr>
        </w:div>
        <w:div w:id="1205824643">
          <w:marLeft w:val="640"/>
          <w:marRight w:val="0"/>
          <w:marTop w:val="0"/>
          <w:marBottom w:val="0"/>
          <w:divBdr>
            <w:top w:val="none" w:sz="0" w:space="0" w:color="auto"/>
            <w:left w:val="none" w:sz="0" w:space="0" w:color="auto"/>
            <w:bottom w:val="none" w:sz="0" w:space="0" w:color="auto"/>
            <w:right w:val="none" w:sz="0" w:space="0" w:color="auto"/>
          </w:divBdr>
        </w:div>
        <w:div w:id="152651657">
          <w:marLeft w:val="640"/>
          <w:marRight w:val="0"/>
          <w:marTop w:val="0"/>
          <w:marBottom w:val="0"/>
          <w:divBdr>
            <w:top w:val="none" w:sz="0" w:space="0" w:color="auto"/>
            <w:left w:val="none" w:sz="0" w:space="0" w:color="auto"/>
            <w:bottom w:val="none" w:sz="0" w:space="0" w:color="auto"/>
            <w:right w:val="none" w:sz="0" w:space="0" w:color="auto"/>
          </w:divBdr>
        </w:div>
        <w:div w:id="50153033">
          <w:marLeft w:val="640"/>
          <w:marRight w:val="0"/>
          <w:marTop w:val="0"/>
          <w:marBottom w:val="0"/>
          <w:divBdr>
            <w:top w:val="none" w:sz="0" w:space="0" w:color="auto"/>
            <w:left w:val="none" w:sz="0" w:space="0" w:color="auto"/>
            <w:bottom w:val="none" w:sz="0" w:space="0" w:color="auto"/>
            <w:right w:val="none" w:sz="0" w:space="0" w:color="auto"/>
          </w:divBdr>
        </w:div>
        <w:div w:id="46414907">
          <w:marLeft w:val="640"/>
          <w:marRight w:val="0"/>
          <w:marTop w:val="0"/>
          <w:marBottom w:val="0"/>
          <w:divBdr>
            <w:top w:val="none" w:sz="0" w:space="0" w:color="auto"/>
            <w:left w:val="none" w:sz="0" w:space="0" w:color="auto"/>
            <w:bottom w:val="none" w:sz="0" w:space="0" w:color="auto"/>
            <w:right w:val="none" w:sz="0" w:space="0" w:color="auto"/>
          </w:divBdr>
        </w:div>
        <w:div w:id="1193616866">
          <w:marLeft w:val="640"/>
          <w:marRight w:val="0"/>
          <w:marTop w:val="0"/>
          <w:marBottom w:val="0"/>
          <w:divBdr>
            <w:top w:val="none" w:sz="0" w:space="0" w:color="auto"/>
            <w:left w:val="none" w:sz="0" w:space="0" w:color="auto"/>
            <w:bottom w:val="none" w:sz="0" w:space="0" w:color="auto"/>
            <w:right w:val="none" w:sz="0" w:space="0" w:color="auto"/>
          </w:divBdr>
        </w:div>
        <w:div w:id="1500346402">
          <w:marLeft w:val="640"/>
          <w:marRight w:val="0"/>
          <w:marTop w:val="0"/>
          <w:marBottom w:val="0"/>
          <w:divBdr>
            <w:top w:val="none" w:sz="0" w:space="0" w:color="auto"/>
            <w:left w:val="none" w:sz="0" w:space="0" w:color="auto"/>
            <w:bottom w:val="none" w:sz="0" w:space="0" w:color="auto"/>
            <w:right w:val="none" w:sz="0" w:space="0" w:color="auto"/>
          </w:divBdr>
        </w:div>
        <w:div w:id="1701589527">
          <w:marLeft w:val="640"/>
          <w:marRight w:val="0"/>
          <w:marTop w:val="0"/>
          <w:marBottom w:val="0"/>
          <w:divBdr>
            <w:top w:val="none" w:sz="0" w:space="0" w:color="auto"/>
            <w:left w:val="none" w:sz="0" w:space="0" w:color="auto"/>
            <w:bottom w:val="none" w:sz="0" w:space="0" w:color="auto"/>
            <w:right w:val="none" w:sz="0" w:space="0" w:color="auto"/>
          </w:divBdr>
        </w:div>
        <w:div w:id="715471950">
          <w:marLeft w:val="640"/>
          <w:marRight w:val="0"/>
          <w:marTop w:val="0"/>
          <w:marBottom w:val="0"/>
          <w:divBdr>
            <w:top w:val="none" w:sz="0" w:space="0" w:color="auto"/>
            <w:left w:val="none" w:sz="0" w:space="0" w:color="auto"/>
            <w:bottom w:val="none" w:sz="0" w:space="0" w:color="auto"/>
            <w:right w:val="none" w:sz="0" w:space="0" w:color="auto"/>
          </w:divBdr>
        </w:div>
        <w:div w:id="318921805">
          <w:marLeft w:val="640"/>
          <w:marRight w:val="0"/>
          <w:marTop w:val="0"/>
          <w:marBottom w:val="0"/>
          <w:divBdr>
            <w:top w:val="none" w:sz="0" w:space="0" w:color="auto"/>
            <w:left w:val="none" w:sz="0" w:space="0" w:color="auto"/>
            <w:bottom w:val="none" w:sz="0" w:space="0" w:color="auto"/>
            <w:right w:val="none" w:sz="0" w:space="0" w:color="auto"/>
          </w:divBdr>
        </w:div>
        <w:div w:id="749041246">
          <w:marLeft w:val="640"/>
          <w:marRight w:val="0"/>
          <w:marTop w:val="0"/>
          <w:marBottom w:val="0"/>
          <w:divBdr>
            <w:top w:val="none" w:sz="0" w:space="0" w:color="auto"/>
            <w:left w:val="none" w:sz="0" w:space="0" w:color="auto"/>
            <w:bottom w:val="none" w:sz="0" w:space="0" w:color="auto"/>
            <w:right w:val="none" w:sz="0" w:space="0" w:color="auto"/>
          </w:divBdr>
        </w:div>
        <w:div w:id="282930776">
          <w:marLeft w:val="640"/>
          <w:marRight w:val="0"/>
          <w:marTop w:val="0"/>
          <w:marBottom w:val="0"/>
          <w:divBdr>
            <w:top w:val="none" w:sz="0" w:space="0" w:color="auto"/>
            <w:left w:val="none" w:sz="0" w:space="0" w:color="auto"/>
            <w:bottom w:val="none" w:sz="0" w:space="0" w:color="auto"/>
            <w:right w:val="none" w:sz="0" w:space="0" w:color="auto"/>
          </w:divBdr>
        </w:div>
        <w:div w:id="48505929">
          <w:marLeft w:val="640"/>
          <w:marRight w:val="0"/>
          <w:marTop w:val="0"/>
          <w:marBottom w:val="0"/>
          <w:divBdr>
            <w:top w:val="none" w:sz="0" w:space="0" w:color="auto"/>
            <w:left w:val="none" w:sz="0" w:space="0" w:color="auto"/>
            <w:bottom w:val="none" w:sz="0" w:space="0" w:color="auto"/>
            <w:right w:val="none" w:sz="0" w:space="0" w:color="auto"/>
          </w:divBdr>
        </w:div>
        <w:div w:id="110173957">
          <w:marLeft w:val="640"/>
          <w:marRight w:val="0"/>
          <w:marTop w:val="0"/>
          <w:marBottom w:val="0"/>
          <w:divBdr>
            <w:top w:val="none" w:sz="0" w:space="0" w:color="auto"/>
            <w:left w:val="none" w:sz="0" w:space="0" w:color="auto"/>
            <w:bottom w:val="none" w:sz="0" w:space="0" w:color="auto"/>
            <w:right w:val="none" w:sz="0" w:space="0" w:color="auto"/>
          </w:divBdr>
        </w:div>
        <w:div w:id="144473403">
          <w:marLeft w:val="640"/>
          <w:marRight w:val="0"/>
          <w:marTop w:val="0"/>
          <w:marBottom w:val="0"/>
          <w:divBdr>
            <w:top w:val="none" w:sz="0" w:space="0" w:color="auto"/>
            <w:left w:val="none" w:sz="0" w:space="0" w:color="auto"/>
            <w:bottom w:val="none" w:sz="0" w:space="0" w:color="auto"/>
            <w:right w:val="none" w:sz="0" w:space="0" w:color="auto"/>
          </w:divBdr>
        </w:div>
        <w:div w:id="1587419276">
          <w:marLeft w:val="640"/>
          <w:marRight w:val="0"/>
          <w:marTop w:val="0"/>
          <w:marBottom w:val="0"/>
          <w:divBdr>
            <w:top w:val="none" w:sz="0" w:space="0" w:color="auto"/>
            <w:left w:val="none" w:sz="0" w:space="0" w:color="auto"/>
            <w:bottom w:val="none" w:sz="0" w:space="0" w:color="auto"/>
            <w:right w:val="none" w:sz="0" w:space="0" w:color="auto"/>
          </w:divBdr>
        </w:div>
        <w:div w:id="1288387138">
          <w:marLeft w:val="640"/>
          <w:marRight w:val="0"/>
          <w:marTop w:val="0"/>
          <w:marBottom w:val="0"/>
          <w:divBdr>
            <w:top w:val="none" w:sz="0" w:space="0" w:color="auto"/>
            <w:left w:val="none" w:sz="0" w:space="0" w:color="auto"/>
            <w:bottom w:val="none" w:sz="0" w:space="0" w:color="auto"/>
            <w:right w:val="none" w:sz="0" w:space="0" w:color="auto"/>
          </w:divBdr>
        </w:div>
        <w:div w:id="167909180">
          <w:marLeft w:val="640"/>
          <w:marRight w:val="0"/>
          <w:marTop w:val="0"/>
          <w:marBottom w:val="0"/>
          <w:divBdr>
            <w:top w:val="none" w:sz="0" w:space="0" w:color="auto"/>
            <w:left w:val="none" w:sz="0" w:space="0" w:color="auto"/>
            <w:bottom w:val="none" w:sz="0" w:space="0" w:color="auto"/>
            <w:right w:val="none" w:sz="0" w:space="0" w:color="auto"/>
          </w:divBdr>
        </w:div>
        <w:div w:id="1940984126">
          <w:marLeft w:val="640"/>
          <w:marRight w:val="0"/>
          <w:marTop w:val="0"/>
          <w:marBottom w:val="0"/>
          <w:divBdr>
            <w:top w:val="none" w:sz="0" w:space="0" w:color="auto"/>
            <w:left w:val="none" w:sz="0" w:space="0" w:color="auto"/>
            <w:bottom w:val="none" w:sz="0" w:space="0" w:color="auto"/>
            <w:right w:val="none" w:sz="0" w:space="0" w:color="auto"/>
          </w:divBdr>
        </w:div>
        <w:div w:id="271741658">
          <w:marLeft w:val="640"/>
          <w:marRight w:val="0"/>
          <w:marTop w:val="0"/>
          <w:marBottom w:val="0"/>
          <w:divBdr>
            <w:top w:val="none" w:sz="0" w:space="0" w:color="auto"/>
            <w:left w:val="none" w:sz="0" w:space="0" w:color="auto"/>
            <w:bottom w:val="none" w:sz="0" w:space="0" w:color="auto"/>
            <w:right w:val="none" w:sz="0" w:space="0" w:color="auto"/>
          </w:divBdr>
        </w:div>
        <w:div w:id="848329239">
          <w:marLeft w:val="640"/>
          <w:marRight w:val="0"/>
          <w:marTop w:val="0"/>
          <w:marBottom w:val="0"/>
          <w:divBdr>
            <w:top w:val="none" w:sz="0" w:space="0" w:color="auto"/>
            <w:left w:val="none" w:sz="0" w:space="0" w:color="auto"/>
            <w:bottom w:val="none" w:sz="0" w:space="0" w:color="auto"/>
            <w:right w:val="none" w:sz="0" w:space="0" w:color="auto"/>
          </w:divBdr>
        </w:div>
        <w:div w:id="1681422859">
          <w:marLeft w:val="640"/>
          <w:marRight w:val="0"/>
          <w:marTop w:val="0"/>
          <w:marBottom w:val="0"/>
          <w:divBdr>
            <w:top w:val="none" w:sz="0" w:space="0" w:color="auto"/>
            <w:left w:val="none" w:sz="0" w:space="0" w:color="auto"/>
            <w:bottom w:val="none" w:sz="0" w:space="0" w:color="auto"/>
            <w:right w:val="none" w:sz="0" w:space="0" w:color="auto"/>
          </w:divBdr>
        </w:div>
        <w:div w:id="366762469">
          <w:marLeft w:val="640"/>
          <w:marRight w:val="0"/>
          <w:marTop w:val="0"/>
          <w:marBottom w:val="0"/>
          <w:divBdr>
            <w:top w:val="none" w:sz="0" w:space="0" w:color="auto"/>
            <w:left w:val="none" w:sz="0" w:space="0" w:color="auto"/>
            <w:bottom w:val="none" w:sz="0" w:space="0" w:color="auto"/>
            <w:right w:val="none" w:sz="0" w:space="0" w:color="auto"/>
          </w:divBdr>
        </w:div>
        <w:div w:id="1297683660">
          <w:marLeft w:val="640"/>
          <w:marRight w:val="0"/>
          <w:marTop w:val="0"/>
          <w:marBottom w:val="0"/>
          <w:divBdr>
            <w:top w:val="none" w:sz="0" w:space="0" w:color="auto"/>
            <w:left w:val="none" w:sz="0" w:space="0" w:color="auto"/>
            <w:bottom w:val="none" w:sz="0" w:space="0" w:color="auto"/>
            <w:right w:val="none" w:sz="0" w:space="0" w:color="auto"/>
          </w:divBdr>
        </w:div>
        <w:div w:id="1557473513">
          <w:marLeft w:val="640"/>
          <w:marRight w:val="0"/>
          <w:marTop w:val="0"/>
          <w:marBottom w:val="0"/>
          <w:divBdr>
            <w:top w:val="none" w:sz="0" w:space="0" w:color="auto"/>
            <w:left w:val="none" w:sz="0" w:space="0" w:color="auto"/>
            <w:bottom w:val="none" w:sz="0" w:space="0" w:color="auto"/>
            <w:right w:val="none" w:sz="0" w:space="0" w:color="auto"/>
          </w:divBdr>
        </w:div>
        <w:div w:id="2130315889">
          <w:marLeft w:val="640"/>
          <w:marRight w:val="0"/>
          <w:marTop w:val="0"/>
          <w:marBottom w:val="0"/>
          <w:divBdr>
            <w:top w:val="none" w:sz="0" w:space="0" w:color="auto"/>
            <w:left w:val="none" w:sz="0" w:space="0" w:color="auto"/>
            <w:bottom w:val="none" w:sz="0" w:space="0" w:color="auto"/>
            <w:right w:val="none" w:sz="0" w:space="0" w:color="auto"/>
          </w:divBdr>
        </w:div>
        <w:div w:id="748236553">
          <w:marLeft w:val="640"/>
          <w:marRight w:val="0"/>
          <w:marTop w:val="0"/>
          <w:marBottom w:val="0"/>
          <w:divBdr>
            <w:top w:val="none" w:sz="0" w:space="0" w:color="auto"/>
            <w:left w:val="none" w:sz="0" w:space="0" w:color="auto"/>
            <w:bottom w:val="none" w:sz="0" w:space="0" w:color="auto"/>
            <w:right w:val="none" w:sz="0" w:space="0" w:color="auto"/>
          </w:divBdr>
        </w:div>
        <w:div w:id="286088238">
          <w:marLeft w:val="640"/>
          <w:marRight w:val="0"/>
          <w:marTop w:val="0"/>
          <w:marBottom w:val="0"/>
          <w:divBdr>
            <w:top w:val="none" w:sz="0" w:space="0" w:color="auto"/>
            <w:left w:val="none" w:sz="0" w:space="0" w:color="auto"/>
            <w:bottom w:val="none" w:sz="0" w:space="0" w:color="auto"/>
            <w:right w:val="none" w:sz="0" w:space="0" w:color="auto"/>
          </w:divBdr>
        </w:div>
        <w:div w:id="1907958958">
          <w:marLeft w:val="640"/>
          <w:marRight w:val="0"/>
          <w:marTop w:val="0"/>
          <w:marBottom w:val="0"/>
          <w:divBdr>
            <w:top w:val="none" w:sz="0" w:space="0" w:color="auto"/>
            <w:left w:val="none" w:sz="0" w:space="0" w:color="auto"/>
            <w:bottom w:val="none" w:sz="0" w:space="0" w:color="auto"/>
            <w:right w:val="none" w:sz="0" w:space="0" w:color="auto"/>
          </w:divBdr>
        </w:div>
        <w:div w:id="1086341742">
          <w:marLeft w:val="640"/>
          <w:marRight w:val="0"/>
          <w:marTop w:val="0"/>
          <w:marBottom w:val="0"/>
          <w:divBdr>
            <w:top w:val="none" w:sz="0" w:space="0" w:color="auto"/>
            <w:left w:val="none" w:sz="0" w:space="0" w:color="auto"/>
            <w:bottom w:val="none" w:sz="0" w:space="0" w:color="auto"/>
            <w:right w:val="none" w:sz="0" w:space="0" w:color="auto"/>
          </w:divBdr>
        </w:div>
        <w:div w:id="324019976">
          <w:marLeft w:val="640"/>
          <w:marRight w:val="0"/>
          <w:marTop w:val="0"/>
          <w:marBottom w:val="0"/>
          <w:divBdr>
            <w:top w:val="none" w:sz="0" w:space="0" w:color="auto"/>
            <w:left w:val="none" w:sz="0" w:space="0" w:color="auto"/>
            <w:bottom w:val="none" w:sz="0" w:space="0" w:color="auto"/>
            <w:right w:val="none" w:sz="0" w:space="0" w:color="auto"/>
          </w:divBdr>
        </w:div>
        <w:div w:id="2000764560">
          <w:marLeft w:val="640"/>
          <w:marRight w:val="0"/>
          <w:marTop w:val="0"/>
          <w:marBottom w:val="0"/>
          <w:divBdr>
            <w:top w:val="none" w:sz="0" w:space="0" w:color="auto"/>
            <w:left w:val="none" w:sz="0" w:space="0" w:color="auto"/>
            <w:bottom w:val="none" w:sz="0" w:space="0" w:color="auto"/>
            <w:right w:val="none" w:sz="0" w:space="0" w:color="auto"/>
          </w:divBdr>
        </w:div>
        <w:div w:id="713038041">
          <w:marLeft w:val="640"/>
          <w:marRight w:val="0"/>
          <w:marTop w:val="0"/>
          <w:marBottom w:val="0"/>
          <w:divBdr>
            <w:top w:val="none" w:sz="0" w:space="0" w:color="auto"/>
            <w:left w:val="none" w:sz="0" w:space="0" w:color="auto"/>
            <w:bottom w:val="none" w:sz="0" w:space="0" w:color="auto"/>
            <w:right w:val="none" w:sz="0" w:space="0" w:color="auto"/>
          </w:divBdr>
        </w:div>
        <w:div w:id="1479298808">
          <w:marLeft w:val="640"/>
          <w:marRight w:val="0"/>
          <w:marTop w:val="0"/>
          <w:marBottom w:val="0"/>
          <w:divBdr>
            <w:top w:val="none" w:sz="0" w:space="0" w:color="auto"/>
            <w:left w:val="none" w:sz="0" w:space="0" w:color="auto"/>
            <w:bottom w:val="none" w:sz="0" w:space="0" w:color="auto"/>
            <w:right w:val="none" w:sz="0" w:space="0" w:color="auto"/>
          </w:divBdr>
        </w:div>
        <w:div w:id="469903271">
          <w:marLeft w:val="640"/>
          <w:marRight w:val="0"/>
          <w:marTop w:val="0"/>
          <w:marBottom w:val="0"/>
          <w:divBdr>
            <w:top w:val="none" w:sz="0" w:space="0" w:color="auto"/>
            <w:left w:val="none" w:sz="0" w:space="0" w:color="auto"/>
            <w:bottom w:val="none" w:sz="0" w:space="0" w:color="auto"/>
            <w:right w:val="none" w:sz="0" w:space="0" w:color="auto"/>
          </w:divBdr>
        </w:div>
        <w:div w:id="1141463249">
          <w:marLeft w:val="640"/>
          <w:marRight w:val="0"/>
          <w:marTop w:val="0"/>
          <w:marBottom w:val="0"/>
          <w:divBdr>
            <w:top w:val="none" w:sz="0" w:space="0" w:color="auto"/>
            <w:left w:val="none" w:sz="0" w:space="0" w:color="auto"/>
            <w:bottom w:val="none" w:sz="0" w:space="0" w:color="auto"/>
            <w:right w:val="none" w:sz="0" w:space="0" w:color="auto"/>
          </w:divBdr>
        </w:div>
        <w:div w:id="2059933341">
          <w:marLeft w:val="640"/>
          <w:marRight w:val="0"/>
          <w:marTop w:val="0"/>
          <w:marBottom w:val="0"/>
          <w:divBdr>
            <w:top w:val="none" w:sz="0" w:space="0" w:color="auto"/>
            <w:left w:val="none" w:sz="0" w:space="0" w:color="auto"/>
            <w:bottom w:val="none" w:sz="0" w:space="0" w:color="auto"/>
            <w:right w:val="none" w:sz="0" w:space="0" w:color="auto"/>
          </w:divBdr>
        </w:div>
        <w:div w:id="478232551">
          <w:marLeft w:val="640"/>
          <w:marRight w:val="0"/>
          <w:marTop w:val="0"/>
          <w:marBottom w:val="0"/>
          <w:divBdr>
            <w:top w:val="none" w:sz="0" w:space="0" w:color="auto"/>
            <w:left w:val="none" w:sz="0" w:space="0" w:color="auto"/>
            <w:bottom w:val="none" w:sz="0" w:space="0" w:color="auto"/>
            <w:right w:val="none" w:sz="0" w:space="0" w:color="auto"/>
          </w:divBdr>
        </w:div>
        <w:div w:id="618146316">
          <w:marLeft w:val="640"/>
          <w:marRight w:val="0"/>
          <w:marTop w:val="0"/>
          <w:marBottom w:val="0"/>
          <w:divBdr>
            <w:top w:val="none" w:sz="0" w:space="0" w:color="auto"/>
            <w:left w:val="none" w:sz="0" w:space="0" w:color="auto"/>
            <w:bottom w:val="none" w:sz="0" w:space="0" w:color="auto"/>
            <w:right w:val="none" w:sz="0" w:space="0" w:color="auto"/>
          </w:divBdr>
        </w:div>
        <w:div w:id="770668619">
          <w:marLeft w:val="640"/>
          <w:marRight w:val="0"/>
          <w:marTop w:val="0"/>
          <w:marBottom w:val="0"/>
          <w:divBdr>
            <w:top w:val="none" w:sz="0" w:space="0" w:color="auto"/>
            <w:left w:val="none" w:sz="0" w:space="0" w:color="auto"/>
            <w:bottom w:val="none" w:sz="0" w:space="0" w:color="auto"/>
            <w:right w:val="none" w:sz="0" w:space="0" w:color="auto"/>
          </w:divBdr>
        </w:div>
        <w:div w:id="120660373">
          <w:marLeft w:val="640"/>
          <w:marRight w:val="0"/>
          <w:marTop w:val="0"/>
          <w:marBottom w:val="0"/>
          <w:divBdr>
            <w:top w:val="none" w:sz="0" w:space="0" w:color="auto"/>
            <w:left w:val="none" w:sz="0" w:space="0" w:color="auto"/>
            <w:bottom w:val="none" w:sz="0" w:space="0" w:color="auto"/>
            <w:right w:val="none" w:sz="0" w:space="0" w:color="auto"/>
          </w:divBdr>
        </w:div>
        <w:div w:id="1619919899">
          <w:marLeft w:val="640"/>
          <w:marRight w:val="0"/>
          <w:marTop w:val="0"/>
          <w:marBottom w:val="0"/>
          <w:divBdr>
            <w:top w:val="none" w:sz="0" w:space="0" w:color="auto"/>
            <w:left w:val="none" w:sz="0" w:space="0" w:color="auto"/>
            <w:bottom w:val="none" w:sz="0" w:space="0" w:color="auto"/>
            <w:right w:val="none" w:sz="0" w:space="0" w:color="auto"/>
          </w:divBdr>
        </w:div>
        <w:div w:id="2021736594">
          <w:marLeft w:val="640"/>
          <w:marRight w:val="0"/>
          <w:marTop w:val="0"/>
          <w:marBottom w:val="0"/>
          <w:divBdr>
            <w:top w:val="none" w:sz="0" w:space="0" w:color="auto"/>
            <w:left w:val="none" w:sz="0" w:space="0" w:color="auto"/>
            <w:bottom w:val="none" w:sz="0" w:space="0" w:color="auto"/>
            <w:right w:val="none" w:sz="0" w:space="0" w:color="auto"/>
          </w:divBdr>
        </w:div>
        <w:div w:id="890770704">
          <w:marLeft w:val="640"/>
          <w:marRight w:val="0"/>
          <w:marTop w:val="0"/>
          <w:marBottom w:val="0"/>
          <w:divBdr>
            <w:top w:val="none" w:sz="0" w:space="0" w:color="auto"/>
            <w:left w:val="none" w:sz="0" w:space="0" w:color="auto"/>
            <w:bottom w:val="none" w:sz="0" w:space="0" w:color="auto"/>
            <w:right w:val="none" w:sz="0" w:space="0" w:color="auto"/>
          </w:divBdr>
        </w:div>
        <w:div w:id="354229886">
          <w:marLeft w:val="640"/>
          <w:marRight w:val="0"/>
          <w:marTop w:val="0"/>
          <w:marBottom w:val="0"/>
          <w:divBdr>
            <w:top w:val="none" w:sz="0" w:space="0" w:color="auto"/>
            <w:left w:val="none" w:sz="0" w:space="0" w:color="auto"/>
            <w:bottom w:val="none" w:sz="0" w:space="0" w:color="auto"/>
            <w:right w:val="none" w:sz="0" w:space="0" w:color="auto"/>
          </w:divBdr>
        </w:div>
        <w:div w:id="1539470193">
          <w:marLeft w:val="640"/>
          <w:marRight w:val="0"/>
          <w:marTop w:val="0"/>
          <w:marBottom w:val="0"/>
          <w:divBdr>
            <w:top w:val="none" w:sz="0" w:space="0" w:color="auto"/>
            <w:left w:val="none" w:sz="0" w:space="0" w:color="auto"/>
            <w:bottom w:val="none" w:sz="0" w:space="0" w:color="auto"/>
            <w:right w:val="none" w:sz="0" w:space="0" w:color="auto"/>
          </w:divBdr>
        </w:div>
        <w:div w:id="1500735502">
          <w:marLeft w:val="640"/>
          <w:marRight w:val="0"/>
          <w:marTop w:val="0"/>
          <w:marBottom w:val="0"/>
          <w:divBdr>
            <w:top w:val="none" w:sz="0" w:space="0" w:color="auto"/>
            <w:left w:val="none" w:sz="0" w:space="0" w:color="auto"/>
            <w:bottom w:val="none" w:sz="0" w:space="0" w:color="auto"/>
            <w:right w:val="none" w:sz="0" w:space="0" w:color="auto"/>
          </w:divBdr>
        </w:div>
        <w:div w:id="2051415138">
          <w:marLeft w:val="640"/>
          <w:marRight w:val="0"/>
          <w:marTop w:val="0"/>
          <w:marBottom w:val="0"/>
          <w:divBdr>
            <w:top w:val="none" w:sz="0" w:space="0" w:color="auto"/>
            <w:left w:val="none" w:sz="0" w:space="0" w:color="auto"/>
            <w:bottom w:val="none" w:sz="0" w:space="0" w:color="auto"/>
            <w:right w:val="none" w:sz="0" w:space="0" w:color="auto"/>
          </w:divBdr>
        </w:div>
        <w:div w:id="1535340997">
          <w:marLeft w:val="640"/>
          <w:marRight w:val="0"/>
          <w:marTop w:val="0"/>
          <w:marBottom w:val="0"/>
          <w:divBdr>
            <w:top w:val="none" w:sz="0" w:space="0" w:color="auto"/>
            <w:left w:val="none" w:sz="0" w:space="0" w:color="auto"/>
            <w:bottom w:val="none" w:sz="0" w:space="0" w:color="auto"/>
            <w:right w:val="none" w:sz="0" w:space="0" w:color="auto"/>
          </w:divBdr>
        </w:div>
        <w:div w:id="998777340">
          <w:marLeft w:val="640"/>
          <w:marRight w:val="0"/>
          <w:marTop w:val="0"/>
          <w:marBottom w:val="0"/>
          <w:divBdr>
            <w:top w:val="none" w:sz="0" w:space="0" w:color="auto"/>
            <w:left w:val="none" w:sz="0" w:space="0" w:color="auto"/>
            <w:bottom w:val="none" w:sz="0" w:space="0" w:color="auto"/>
            <w:right w:val="none" w:sz="0" w:space="0" w:color="auto"/>
          </w:divBdr>
        </w:div>
        <w:div w:id="1642617861">
          <w:marLeft w:val="640"/>
          <w:marRight w:val="0"/>
          <w:marTop w:val="0"/>
          <w:marBottom w:val="0"/>
          <w:divBdr>
            <w:top w:val="none" w:sz="0" w:space="0" w:color="auto"/>
            <w:left w:val="none" w:sz="0" w:space="0" w:color="auto"/>
            <w:bottom w:val="none" w:sz="0" w:space="0" w:color="auto"/>
            <w:right w:val="none" w:sz="0" w:space="0" w:color="auto"/>
          </w:divBdr>
        </w:div>
        <w:div w:id="1439913633">
          <w:marLeft w:val="640"/>
          <w:marRight w:val="0"/>
          <w:marTop w:val="0"/>
          <w:marBottom w:val="0"/>
          <w:divBdr>
            <w:top w:val="none" w:sz="0" w:space="0" w:color="auto"/>
            <w:left w:val="none" w:sz="0" w:space="0" w:color="auto"/>
            <w:bottom w:val="none" w:sz="0" w:space="0" w:color="auto"/>
            <w:right w:val="none" w:sz="0" w:space="0" w:color="auto"/>
          </w:divBdr>
        </w:div>
        <w:div w:id="2010518949">
          <w:marLeft w:val="640"/>
          <w:marRight w:val="0"/>
          <w:marTop w:val="0"/>
          <w:marBottom w:val="0"/>
          <w:divBdr>
            <w:top w:val="none" w:sz="0" w:space="0" w:color="auto"/>
            <w:left w:val="none" w:sz="0" w:space="0" w:color="auto"/>
            <w:bottom w:val="none" w:sz="0" w:space="0" w:color="auto"/>
            <w:right w:val="none" w:sz="0" w:space="0" w:color="auto"/>
          </w:divBdr>
        </w:div>
      </w:divsChild>
    </w:div>
    <w:div w:id="1793130730">
      <w:bodyDiv w:val="1"/>
      <w:marLeft w:val="0"/>
      <w:marRight w:val="0"/>
      <w:marTop w:val="0"/>
      <w:marBottom w:val="0"/>
      <w:divBdr>
        <w:top w:val="none" w:sz="0" w:space="0" w:color="auto"/>
        <w:left w:val="none" w:sz="0" w:space="0" w:color="auto"/>
        <w:bottom w:val="none" w:sz="0" w:space="0" w:color="auto"/>
        <w:right w:val="none" w:sz="0" w:space="0" w:color="auto"/>
      </w:divBdr>
      <w:divsChild>
        <w:div w:id="929507224">
          <w:marLeft w:val="640"/>
          <w:marRight w:val="0"/>
          <w:marTop w:val="0"/>
          <w:marBottom w:val="0"/>
          <w:divBdr>
            <w:top w:val="none" w:sz="0" w:space="0" w:color="auto"/>
            <w:left w:val="none" w:sz="0" w:space="0" w:color="auto"/>
            <w:bottom w:val="none" w:sz="0" w:space="0" w:color="auto"/>
            <w:right w:val="none" w:sz="0" w:space="0" w:color="auto"/>
          </w:divBdr>
        </w:div>
        <w:div w:id="78137537">
          <w:marLeft w:val="640"/>
          <w:marRight w:val="0"/>
          <w:marTop w:val="0"/>
          <w:marBottom w:val="0"/>
          <w:divBdr>
            <w:top w:val="none" w:sz="0" w:space="0" w:color="auto"/>
            <w:left w:val="none" w:sz="0" w:space="0" w:color="auto"/>
            <w:bottom w:val="none" w:sz="0" w:space="0" w:color="auto"/>
            <w:right w:val="none" w:sz="0" w:space="0" w:color="auto"/>
          </w:divBdr>
        </w:div>
        <w:div w:id="541864681">
          <w:marLeft w:val="640"/>
          <w:marRight w:val="0"/>
          <w:marTop w:val="0"/>
          <w:marBottom w:val="0"/>
          <w:divBdr>
            <w:top w:val="none" w:sz="0" w:space="0" w:color="auto"/>
            <w:left w:val="none" w:sz="0" w:space="0" w:color="auto"/>
            <w:bottom w:val="none" w:sz="0" w:space="0" w:color="auto"/>
            <w:right w:val="none" w:sz="0" w:space="0" w:color="auto"/>
          </w:divBdr>
        </w:div>
        <w:div w:id="1018964490">
          <w:marLeft w:val="640"/>
          <w:marRight w:val="0"/>
          <w:marTop w:val="0"/>
          <w:marBottom w:val="0"/>
          <w:divBdr>
            <w:top w:val="none" w:sz="0" w:space="0" w:color="auto"/>
            <w:left w:val="none" w:sz="0" w:space="0" w:color="auto"/>
            <w:bottom w:val="none" w:sz="0" w:space="0" w:color="auto"/>
            <w:right w:val="none" w:sz="0" w:space="0" w:color="auto"/>
          </w:divBdr>
        </w:div>
        <w:div w:id="1213616218">
          <w:marLeft w:val="640"/>
          <w:marRight w:val="0"/>
          <w:marTop w:val="0"/>
          <w:marBottom w:val="0"/>
          <w:divBdr>
            <w:top w:val="none" w:sz="0" w:space="0" w:color="auto"/>
            <w:left w:val="none" w:sz="0" w:space="0" w:color="auto"/>
            <w:bottom w:val="none" w:sz="0" w:space="0" w:color="auto"/>
            <w:right w:val="none" w:sz="0" w:space="0" w:color="auto"/>
          </w:divBdr>
        </w:div>
        <w:div w:id="943685360">
          <w:marLeft w:val="640"/>
          <w:marRight w:val="0"/>
          <w:marTop w:val="0"/>
          <w:marBottom w:val="0"/>
          <w:divBdr>
            <w:top w:val="none" w:sz="0" w:space="0" w:color="auto"/>
            <w:left w:val="none" w:sz="0" w:space="0" w:color="auto"/>
            <w:bottom w:val="none" w:sz="0" w:space="0" w:color="auto"/>
            <w:right w:val="none" w:sz="0" w:space="0" w:color="auto"/>
          </w:divBdr>
        </w:div>
        <w:div w:id="1830361173">
          <w:marLeft w:val="640"/>
          <w:marRight w:val="0"/>
          <w:marTop w:val="0"/>
          <w:marBottom w:val="0"/>
          <w:divBdr>
            <w:top w:val="none" w:sz="0" w:space="0" w:color="auto"/>
            <w:left w:val="none" w:sz="0" w:space="0" w:color="auto"/>
            <w:bottom w:val="none" w:sz="0" w:space="0" w:color="auto"/>
            <w:right w:val="none" w:sz="0" w:space="0" w:color="auto"/>
          </w:divBdr>
        </w:div>
        <w:div w:id="25643624">
          <w:marLeft w:val="640"/>
          <w:marRight w:val="0"/>
          <w:marTop w:val="0"/>
          <w:marBottom w:val="0"/>
          <w:divBdr>
            <w:top w:val="none" w:sz="0" w:space="0" w:color="auto"/>
            <w:left w:val="none" w:sz="0" w:space="0" w:color="auto"/>
            <w:bottom w:val="none" w:sz="0" w:space="0" w:color="auto"/>
            <w:right w:val="none" w:sz="0" w:space="0" w:color="auto"/>
          </w:divBdr>
        </w:div>
        <w:div w:id="192884420">
          <w:marLeft w:val="640"/>
          <w:marRight w:val="0"/>
          <w:marTop w:val="0"/>
          <w:marBottom w:val="0"/>
          <w:divBdr>
            <w:top w:val="none" w:sz="0" w:space="0" w:color="auto"/>
            <w:left w:val="none" w:sz="0" w:space="0" w:color="auto"/>
            <w:bottom w:val="none" w:sz="0" w:space="0" w:color="auto"/>
            <w:right w:val="none" w:sz="0" w:space="0" w:color="auto"/>
          </w:divBdr>
        </w:div>
        <w:div w:id="655692991">
          <w:marLeft w:val="640"/>
          <w:marRight w:val="0"/>
          <w:marTop w:val="0"/>
          <w:marBottom w:val="0"/>
          <w:divBdr>
            <w:top w:val="none" w:sz="0" w:space="0" w:color="auto"/>
            <w:left w:val="none" w:sz="0" w:space="0" w:color="auto"/>
            <w:bottom w:val="none" w:sz="0" w:space="0" w:color="auto"/>
            <w:right w:val="none" w:sz="0" w:space="0" w:color="auto"/>
          </w:divBdr>
        </w:div>
        <w:div w:id="1977905511">
          <w:marLeft w:val="640"/>
          <w:marRight w:val="0"/>
          <w:marTop w:val="0"/>
          <w:marBottom w:val="0"/>
          <w:divBdr>
            <w:top w:val="none" w:sz="0" w:space="0" w:color="auto"/>
            <w:left w:val="none" w:sz="0" w:space="0" w:color="auto"/>
            <w:bottom w:val="none" w:sz="0" w:space="0" w:color="auto"/>
            <w:right w:val="none" w:sz="0" w:space="0" w:color="auto"/>
          </w:divBdr>
        </w:div>
        <w:div w:id="588319381">
          <w:marLeft w:val="640"/>
          <w:marRight w:val="0"/>
          <w:marTop w:val="0"/>
          <w:marBottom w:val="0"/>
          <w:divBdr>
            <w:top w:val="none" w:sz="0" w:space="0" w:color="auto"/>
            <w:left w:val="none" w:sz="0" w:space="0" w:color="auto"/>
            <w:bottom w:val="none" w:sz="0" w:space="0" w:color="auto"/>
            <w:right w:val="none" w:sz="0" w:space="0" w:color="auto"/>
          </w:divBdr>
        </w:div>
        <w:div w:id="215819244">
          <w:marLeft w:val="640"/>
          <w:marRight w:val="0"/>
          <w:marTop w:val="0"/>
          <w:marBottom w:val="0"/>
          <w:divBdr>
            <w:top w:val="none" w:sz="0" w:space="0" w:color="auto"/>
            <w:left w:val="none" w:sz="0" w:space="0" w:color="auto"/>
            <w:bottom w:val="none" w:sz="0" w:space="0" w:color="auto"/>
            <w:right w:val="none" w:sz="0" w:space="0" w:color="auto"/>
          </w:divBdr>
        </w:div>
        <w:div w:id="838036281">
          <w:marLeft w:val="640"/>
          <w:marRight w:val="0"/>
          <w:marTop w:val="0"/>
          <w:marBottom w:val="0"/>
          <w:divBdr>
            <w:top w:val="none" w:sz="0" w:space="0" w:color="auto"/>
            <w:left w:val="none" w:sz="0" w:space="0" w:color="auto"/>
            <w:bottom w:val="none" w:sz="0" w:space="0" w:color="auto"/>
            <w:right w:val="none" w:sz="0" w:space="0" w:color="auto"/>
          </w:divBdr>
        </w:div>
        <w:div w:id="26031519">
          <w:marLeft w:val="640"/>
          <w:marRight w:val="0"/>
          <w:marTop w:val="0"/>
          <w:marBottom w:val="0"/>
          <w:divBdr>
            <w:top w:val="none" w:sz="0" w:space="0" w:color="auto"/>
            <w:left w:val="none" w:sz="0" w:space="0" w:color="auto"/>
            <w:bottom w:val="none" w:sz="0" w:space="0" w:color="auto"/>
            <w:right w:val="none" w:sz="0" w:space="0" w:color="auto"/>
          </w:divBdr>
        </w:div>
        <w:div w:id="644241413">
          <w:marLeft w:val="640"/>
          <w:marRight w:val="0"/>
          <w:marTop w:val="0"/>
          <w:marBottom w:val="0"/>
          <w:divBdr>
            <w:top w:val="none" w:sz="0" w:space="0" w:color="auto"/>
            <w:left w:val="none" w:sz="0" w:space="0" w:color="auto"/>
            <w:bottom w:val="none" w:sz="0" w:space="0" w:color="auto"/>
            <w:right w:val="none" w:sz="0" w:space="0" w:color="auto"/>
          </w:divBdr>
        </w:div>
        <w:div w:id="1213687691">
          <w:marLeft w:val="640"/>
          <w:marRight w:val="0"/>
          <w:marTop w:val="0"/>
          <w:marBottom w:val="0"/>
          <w:divBdr>
            <w:top w:val="none" w:sz="0" w:space="0" w:color="auto"/>
            <w:left w:val="none" w:sz="0" w:space="0" w:color="auto"/>
            <w:bottom w:val="none" w:sz="0" w:space="0" w:color="auto"/>
            <w:right w:val="none" w:sz="0" w:space="0" w:color="auto"/>
          </w:divBdr>
        </w:div>
        <w:div w:id="1654600438">
          <w:marLeft w:val="640"/>
          <w:marRight w:val="0"/>
          <w:marTop w:val="0"/>
          <w:marBottom w:val="0"/>
          <w:divBdr>
            <w:top w:val="none" w:sz="0" w:space="0" w:color="auto"/>
            <w:left w:val="none" w:sz="0" w:space="0" w:color="auto"/>
            <w:bottom w:val="none" w:sz="0" w:space="0" w:color="auto"/>
            <w:right w:val="none" w:sz="0" w:space="0" w:color="auto"/>
          </w:divBdr>
        </w:div>
        <w:div w:id="631636861">
          <w:marLeft w:val="640"/>
          <w:marRight w:val="0"/>
          <w:marTop w:val="0"/>
          <w:marBottom w:val="0"/>
          <w:divBdr>
            <w:top w:val="none" w:sz="0" w:space="0" w:color="auto"/>
            <w:left w:val="none" w:sz="0" w:space="0" w:color="auto"/>
            <w:bottom w:val="none" w:sz="0" w:space="0" w:color="auto"/>
            <w:right w:val="none" w:sz="0" w:space="0" w:color="auto"/>
          </w:divBdr>
        </w:div>
        <w:div w:id="1787432773">
          <w:marLeft w:val="640"/>
          <w:marRight w:val="0"/>
          <w:marTop w:val="0"/>
          <w:marBottom w:val="0"/>
          <w:divBdr>
            <w:top w:val="none" w:sz="0" w:space="0" w:color="auto"/>
            <w:left w:val="none" w:sz="0" w:space="0" w:color="auto"/>
            <w:bottom w:val="none" w:sz="0" w:space="0" w:color="auto"/>
            <w:right w:val="none" w:sz="0" w:space="0" w:color="auto"/>
          </w:divBdr>
        </w:div>
        <w:div w:id="1756976364">
          <w:marLeft w:val="640"/>
          <w:marRight w:val="0"/>
          <w:marTop w:val="0"/>
          <w:marBottom w:val="0"/>
          <w:divBdr>
            <w:top w:val="none" w:sz="0" w:space="0" w:color="auto"/>
            <w:left w:val="none" w:sz="0" w:space="0" w:color="auto"/>
            <w:bottom w:val="none" w:sz="0" w:space="0" w:color="auto"/>
            <w:right w:val="none" w:sz="0" w:space="0" w:color="auto"/>
          </w:divBdr>
        </w:div>
        <w:div w:id="87509377">
          <w:marLeft w:val="640"/>
          <w:marRight w:val="0"/>
          <w:marTop w:val="0"/>
          <w:marBottom w:val="0"/>
          <w:divBdr>
            <w:top w:val="none" w:sz="0" w:space="0" w:color="auto"/>
            <w:left w:val="none" w:sz="0" w:space="0" w:color="auto"/>
            <w:bottom w:val="none" w:sz="0" w:space="0" w:color="auto"/>
            <w:right w:val="none" w:sz="0" w:space="0" w:color="auto"/>
          </w:divBdr>
        </w:div>
        <w:div w:id="135077218">
          <w:marLeft w:val="640"/>
          <w:marRight w:val="0"/>
          <w:marTop w:val="0"/>
          <w:marBottom w:val="0"/>
          <w:divBdr>
            <w:top w:val="none" w:sz="0" w:space="0" w:color="auto"/>
            <w:left w:val="none" w:sz="0" w:space="0" w:color="auto"/>
            <w:bottom w:val="none" w:sz="0" w:space="0" w:color="auto"/>
            <w:right w:val="none" w:sz="0" w:space="0" w:color="auto"/>
          </w:divBdr>
        </w:div>
        <w:div w:id="1358198239">
          <w:marLeft w:val="640"/>
          <w:marRight w:val="0"/>
          <w:marTop w:val="0"/>
          <w:marBottom w:val="0"/>
          <w:divBdr>
            <w:top w:val="none" w:sz="0" w:space="0" w:color="auto"/>
            <w:left w:val="none" w:sz="0" w:space="0" w:color="auto"/>
            <w:bottom w:val="none" w:sz="0" w:space="0" w:color="auto"/>
            <w:right w:val="none" w:sz="0" w:space="0" w:color="auto"/>
          </w:divBdr>
        </w:div>
        <w:div w:id="220213889">
          <w:marLeft w:val="640"/>
          <w:marRight w:val="0"/>
          <w:marTop w:val="0"/>
          <w:marBottom w:val="0"/>
          <w:divBdr>
            <w:top w:val="none" w:sz="0" w:space="0" w:color="auto"/>
            <w:left w:val="none" w:sz="0" w:space="0" w:color="auto"/>
            <w:bottom w:val="none" w:sz="0" w:space="0" w:color="auto"/>
            <w:right w:val="none" w:sz="0" w:space="0" w:color="auto"/>
          </w:divBdr>
        </w:div>
        <w:div w:id="609357760">
          <w:marLeft w:val="640"/>
          <w:marRight w:val="0"/>
          <w:marTop w:val="0"/>
          <w:marBottom w:val="0"/>
          <w:divBdr>
            <w:top w:val="none" w:sz="0" w:space="0" w:color="auto"/>
            <w:left w:val="none" w:sz="0" w:space="0" w:color="auto"/>
            <w:bottom w:val="none" w:sz="0" w:space="0" w:color="auto"/>
            <w:right w:val="none" w:sz="0" w:space="0" w:color="auto"/>
          </w:divBdr>
        </w:div>
        <w:div w:id="1345133511">
          <w:marLeft w:val="640"/>
          <w:marRight w:val="0"/>
          <w:marTop w:val="0"/>
          <w:marBottom w:val="0"/>
          <w:divBdr>
            <w:top w:val="none" w:sz="0" w:space="0" w:color="auto"/>
            <w:left w:val="none" w:sz="0" w:space="0" w:color="auto"/>
            <w:bottom w:val="none" w:sz="0" w:space="0" w:color="auto"/>
            <w:right w:val="none" w:sz="0" w:space="0" w:color="auto"/>
          </w:divBdr>
        </w:div>
        <w:div w:id="1137801302">
          <w:marLeft w:val="640"/>
          <w:marRight w:val="0"/>
          <w:marTop w:val="0"/>
          <w:marBottom w:val="0"/>
          <w:divBdr>
            <w:top w:val="none" w:sz="0" w:space="0" w:color="auto"/>
            <w:left w:val="none" w:sz="0" w:space="0" w:color="auto"/>
            <w:bottom w:val="none" w:sz="0" w:space="0" w:color="auto"/>
            <w:right w:val="none" w:sz="0" w:space="0" w:color="auto"/>
          </w:divBdr>
        </w:div>
        <w:div w:id="569077753">
          <w:marLeft w:val="640"/>
          <w:marRight w:val="0"/>
          <w:marTop w:val="0"/>
          <w:marBottom w:val="0"/>
          <w:divBdr>
            <w:top w:val="none" w:sz="0" w:space="0" w:color="auto"/>
            <w:left w:val="none" w:sz="0" w:space="0" w:color="auto"/>
            <w:bottom w:val="none" w:sz="0" w:space="0" w:color="auto"/>
            <w:right w:val="none" w:sz="0" w:space="0" w:color="auto"/>
          </w:divBdr>
        </w:div>
        <w:div w:id="1185052504">
          <w:marLeft w:val="640"/>
          <w:marRight w:val="0"/>
          <w:marTop w:val="0"/>
          <w:marBottom w:val="0"/>
          <w:divBdr>
            <w:top w:val="none" w:sz="0" w:space="0" w:color="auto"/>
            <w:left w:val="none" w:sz="0" w:space="0" w:color="auto"/>
            <w:bottom w:val="none" w:sz="0" w:space="0" w:color="auto"/>
            <w:right w:val="none" w:sz="0" w:space="0" w:color="auto"/>
          </w:divBdr>
        </w:div>
        <w:div w:id="676077916">
          <w:marLeft w:val="640"/>
          <w:marRight w:val="0"/>
          <w:marTop w:val="0"/>
          <w:marBottom w:val="0"/>
          <w:divBdr>
            <w:top w:val="none" w:sz="0" w:space="0" w:color="auto"/>
            <w:left w:val="none" w:sz="0" w:space="0" w:color="auto"/>
            <w:bottom w:val="none" w:sz="0" w:space="0" w:color="auto"/>
            <w:right w:val="none" w:sz="0" w:space="0" w:color="auto"/>
          </w:divBdr>
        </w:div>
        <w:div w:id="1267421669">
          <w:marLeft w:val="640"/>
          <w:marRight w:val="0"/>
          <w:marTop w:val="0"/>
          <w:marBottom w:val="0"/>
          <w:divBdr>
            <w:top w:val="none" w:sz="0" w:space="0" w:color="auto"/>
            <w:left w:val="none" w:sz="0" w:space="0" w:color="auto"/>
            <w:bottom w:val="none" w:sz="0" w:space="0" w:color="auto"/>
            <w:right w:val="none" w:sz="0" w:space="0" w:color="auto"/>
          </w:divBdr>
        </w:div>
        <w:div w:id="1423338357">
          <w:marLeft w:val="640"/>
          <w:marRight w:val="0"/>
          <w:marTop w:val="0"/>
          <w:marBottom w:val="0"/>
          <w:divBdr>
            <w:top w:val="none" w:sz="0" w:space="0" w:color="auto"/>
            <w:left w:val="none" w:sz="0" w:space="0" w:color="auto"/>
            <w:bottom w:val="none" w:sz="0" w:space="0" w:color="auto"/>
            <w:right w:val="none" w:sz="0" w:space="0" w:color="auto"/>
          </w:divBdr>
        </w:div>
        <w:div w:id="539165868">
          <w:marLeft w:val="640"/>
          <w:marRight w:val="0"/>
          <w:marTop w:val="0"/>
          <w:marBottom w:val="0"/>
          <w:divBdr>
            <w:top w:val="none" w:sz="0" w:space="0" w:color="auto"/>
            <w:left w:val="none" w:sz="0" w:space="0" w:color="auto"/>
            <w:bottom w:val="none" w:sz="0" w:space="0" w:color="auto"/>
            <w:right w:val="none" w:sz="0" w:space="0" w:color="auto"/>
          </w:divBdr>
        </w:div>
        <w:div w:id="1296763652">
          <w:marLeft w:val="640"/>
          <w:marRight w:val="0"/>
          <w:marTop w:val="0"/>
          <w:marBottom w:val="0"/>
          <w:divBdr>
            <w:top w:val="none" w:sz="0" w:space="0" w:color="auto"/>
            <w:left w:val="none" w:sz="0" w:space="0" w:color="auto"/>
            <w:bottom w:val="none" w:sz="0" w:space="0" w:color="auto"/>
            <w:right w:val="none" w:sz="0" w:space="0" w:color="auto"/>
          </w:divBdr>
        </w:div>
        <w:div w:id="858391354">
          <w:marLeft w:val="640"/>
          <w:marRight w:val="0"/>
          <w:marTop w:val="0"/>
          <w:marBottom w:val="0"/>
          <w:divBdr>
            <w:top w:val="none" w:sz="0" w:space="0" w:color="auto"/>
            <w:left w:val="none" w:sz="0" w:space="0" w:color="auto"/>
            <w:bottom w:val="none" w:sz="0" w:space="0" w:color="auto"/>
            <w:right w:val="none" w:sz="0" w:space="0" w:color="auto"/>
          </w:divBdr>
        </w:div>
        <w:div w:id="1446273697">
          <w:marLeft w:val="640"/>
          <w:marRight w:val="0"/>
          <w:marTop w:val="0"/>
          <w:marBottom w:val="0"/>
          <w:divBdr>
            <w:top w:val="none" w:sz="0" w:space="0" w:color="auto"/>
            <w:left w:val="none" w:sz="0" w:space="0" w:color="auto"/>
            <w:bottom w:val="none" w:sz="0" w:space="0" w:color="auto"/>
            <w:right w:val="none" w:sz="0" w:space="0" w:color="auto"/>
          </w:divBdr>
        </w:div>
        <w:div w:id="1617831080">
          <w:marLeft w:val="640"/>
          <w:marRight w:val="0"/>
          <w:marTop w:val="0"/>
          <w:marBottom w:val="0"/>
          <w:divBdr>
            <w:top w:val="none" w:sz="0" w:space="0" w:color="auto"/>
            <w:left w:val="none" w:sz="0" w:space="0" w:color="auto"/>
            <w:bottom w:val="none" w:sz="0" w:space="0" w:color="auto"/>
            <w:right w:val="none" w:sz="0" w:space="0" w:color="auto"/>
          </w:divBdr>
        </w:div>
        <w:div w:id="1213034110">
          <w:marLeft w:val="640"/>
          <w:marRight w:val="0"/>
          <w:marTop w:val="0"/>
          <w:marBottom w:val="0"/>
          <w:divBdr>
            <w:top w:val="none" w:sz="0" w:space="0" w:color="auto"/>
            <w:left w:val="none" w:sz="0" w:space="0" w:color="auto"/>
            <w:bottom w:val="none" w:sz="0" w:space="0" w:color="auto"/>
            <w:right w:val="none" w:sz="0" w:space="0" w:color="auto"/>
          </w:divBdr>
        </w:div>
        <w:div w:id="2117746206">
          <w:marLeft w:val="640"/>
          <w:marRight w:val="0"/>
          <w:marTop w:val="0"/>
          <w:marBottom w:val="0"/>
          <w:divBdr>
            <w:top w:val="none" w:sz="0" w:space="0" w:color="auto"/>
            <w:left w:val="none" w:sz="0" w:space="0" w:color="auto"/>
            <w:bottom w:val="none" w:sz="0" w:space="0" w:color="auto"/>
            <w:right w:val="none" w:sz="0" w:space="0" w:color="auto"/>
          </w:divBdr>
        </w:div>
        <w:div w:id="506021108">
          <w:marLeft w:val="640"/>
          <w:marRight w:val="0"/>
          <w:marTop w:val="0"/>
          <w:marBottom w:val="0"/>
          <w:divBdr>
            <w:top w:val="none" w:sz="0" w:space="0" w:color="auto"/>
            <w:left w:val="none" w:sz="0" w:space="0" w:color="auto"/>
            <w:bottom w:val="none" w:sz="0" w:space="0" w:color="auto"/>
            <w:right w:val="none" w:sz="0" w:space="0" w:color="auto"/>
          </w:divBdr>
        </w:div>
        <w:div w:id="1749305729">
          <w:marLeft w:val="640"/>
          <w:marRight w:val="0"/>
          <w:marTop w:val="0"/>
          <w:marBottom w:val="0"/>
          <w:divBdr>
            <w:top w:val="none" w:sz="0" w:space="0" w:color="auto"/>
            <w:left w:val="none" w:sz="0" w:space="0" w:color="auto"/>
            <w:bottom w:val="none" w:sz="0" w:space="0" w:color="auto"/>
            <w:right w:val="none" w:sz="0" w:space="0" w:color="auto"/>
          </w:divBdr>
        </w:div>
        <w:div w:id="1887402292">
          <w:marLeft w:val="640"/>
          <w:marRight w:val="0"/>
          <w:marTop w:val="0"/>
          <w:marBottom w:val="0"/>
          <w:divBdr>
            <w:top w:val="none" w:sz="0" w:space="0" w:color="auto"/>
            <w:left w:val="none" w:sz="0" w:space="0" w:color="auto"/>
            <w:bottom w:val="none" w:sz="0" w:space="0" w:color="auto"/>
            <w:right w:val="none" w:sz="0" w:space="0" w:color="auto"/>
          </w:divBdr>
        </w:div>
        <w:div w:id="1527787606">
          <w:marLeft w:val="640"/>
          <w:marRight w:val="0"/>
          <w:marTop w:val="0"/>
          <w:marBottom w:val="0"/>
          <w:divBdr>
            <w:top w:val="none" w:sz="0" w:space="0" w:color="auto"/>
            <w:left w:val="none" w:sz="0" w:space="0" w:color="auto"/>
            <w:bottom w:val="none" w:sz="0" w:space="0" w:color="auto"/>
            <w:right w:val="none" w:sz="0" w:space="0" w:color="auto"/>
          </w:divBdr>
        </w:div>
        <w:div w:id="1944530053">
          <w:marLeft w:val="640"/>
          <w:marRight w:val="0"/>
          <w:marTop w:val="0"/>
          <w:marBottom w:val="0"/>
          <w:divBdr>
            <w:top w:val="none" w:sz="0" w:space="0" w:color="auto"/>
            <w:left w:val="none" w:sz="0" w:space="0" w:color="auto"/>
            <w:bottom w:val="none" w:sz="0" w:space="0" w:color="auto"/>
            <w:right w:val="none" w:sz="0" w:space="0" w:color="auto"/>
          </w:divBdr>
        </w:div>
        <w:div w:id="2047102791">
          <w:marLeft w:val="640"/>
          <w:marRight w:val="0"/>
          <w:marTop w:val="0"/>
          <w:marBottom w:val="0"/>
          <w:divBdr>
            <w:top w:val="none" w:sz="0" w:space="0" w:color="auto"/>
            <w:left w:val="none" w:sz="0" w:space="0" w:color="auto"/>
            <w:bottom w:val="none" w:sz="0" w:space="0" w:color="auto"/>
            <w:right w:val="none" w:sz="0" w:space="0" w:color="auto"/>
          </w:divBdr>
        </w:div>
        <w:div w:id="2122993017">
          <w:marLeft w:val="640"/>
          <w:marRight w:val="0"/>
          <w:marTop w:val="0"/>
          <w:marBottom w:val="0"/>
          <w:divBdr>
            <w:top w:val="none" w:sz="0" w:space="0" w:color="auto"/>
            <w:left w:val="none" w:sz="0" w:space="0" w:color="auto"/>
            <w:bottom w:val="none" w:sz="0" w:space="0" w:color="auto"/>
            <w:right w:val="none" w:sz="0" w:space="0" w:color="auto"/>
          </w:divBdr>
        </w:div>
        <w:div w:id="1115636180">
          <w:marLeft w:val="640"/>
          <w:marRight w:val="0"/>
          <w:marTop w:val="0"/>
          <w:marBottom w:val="0"/>
          <w:divBdr>
            <w:top w:val="none" w:sz="0" w:space="0" w:color="auto"/>
            <w:left w:val="none" w:sz="0" w:space="0" w:color="auto"/>
            <w:bottom w:val="none" w:sz="0" w:space="0" w:color="auto"/>
            <w:right w:val="none" w:sz="0" w:space="0" w:color="auto"/>
          </w:divBdr>
        </w:div>
        <w:div w:id="245044747">
          <w:marLeft w:val="640"/>
          <w:marRight w:val="0"/>
          <w:marTop w:val="0"/>
          <w:marBottom w:val="0"/>
          <w:divBdr>
            <w:top w:val="none" w:sz="0" w:space="0" w:color="auto"/>
            <w:left w:val="none" w:sz="0" w:space="0" w:color="auto"/>
            <w:bottom w:val="none" w:sz="0" w:space="0" w:color="auto"/>
            <w:right w:val="none" w:sz="0" w:space="0" w:color="auto"/>
          </w:divBdr>
        </w:div>
        <w:div w:id="558056457">
          <w:marLeft w:val="640"/>
          <w:marRight w:val="0"/>
          <w:marTop w:val="0"/>
          <w:marBottom w:val="0"/>
          <w:divBdr>
            <w:top w:val="none" w:sz="0" w:space="0" w:color="auto"/>
            <w:left w:val="none" w:sz="0" w:space="0" w:color="auto"/>
            <w:bottom w:val="none" w:sz="0" w:space="0" w:color="auto"/>
            <w:right w:val="none" w:sz="0" w:space="0" w:color="auto"/>
          </w:divBdr>
        </w:div>
        <w:div w:id="556431583">
          <w:marLeft w:val="640"/>
          <w:marRight w:val="0"/>
          <w:marTop w:val="0"/>
          <w:marBottom w:val="0"/>
          <w:divBdr>
            <w:top w:val="none" w:sz="0" w:space="0" w:color="auto"/>
            <w:left w:val="none" w:sz="0" w:space="0" w:color="auto"/>
            <w:bottom w:val="none" w:sz="0" w:space="0" w:color="auto"/>
            <w:right w:val="none" w:sz="0" w:space="0" w:color="auto"/>
          </w:divBdr>
        </w:div>
        <w:div w:id="772166907">
          <w:marLeft w:val="640"/>
          <w:marRight w:val="0"/>
          <w:marTop w:val="0"/>
          <w:marBottom w:val="0"/>
          <w:divBdr>
            <w:top w:val="none" w:sz="0" w:space="0" w:color="auto"/>
            <w:left w:val="none" w:sz="0" w:space="0" w:color="auto"/>
            <w:bottom w:val="none" w:sz="0" w:space="0" w:color="auto"/>
            <w:right w:val="none" w:sz="0" w:space="0" w:color="auto"/>
          </w:divBdr>
        </w:div>
        <w:div w:id="1240823378">
          <w:marLeft w:val="640"/>
          <w:marRight w:val="0"/>
          <w:marTop w:val="0"/>
          <w:marBottom w:val="0"/>
          <w:divBdr>
            <w:top w:val="none" w:sz="0" w:space="0" w:color="auto"/>
            <w:left w:val="none" w:sz="0" w:space="0" w:color="auto"/>
            <w:bottom w:val="none" w:sz="0" w:space="0" w:color="auto"/>
            <w:right w:val="none" w:sz="0" w:space="0" w:color="auto"/>
          </w:divBdr>
        </w:div>
        <w:div w:id="1384981647">
          <w:marLeft w:val="640"/>
          <w:marRight w:val="0"/>
          <w:marTop w:val="0"/>
          <w:marBottom w:val="0"/>
          <w:divBdr>
            <w:top w:val="none" w:sz="0" w:space="0" w:color="auto"/>
            <w:left w:val="none" w:sz="0" w:space="0" w:color="auto"/>
            <w:bottom w:val="none" w:sz="0" w:space="0" w:color="auto"/>
            <w:right w:val="none" w:sz="0" w:space="0" w:color="auto"/>
          </w:divBdr>
        </w:div>
        <w:div w:id="275530257">
          <w:marLeft w:val="640"/>
          <w:marRight w:val="0"/>
          <w:marTop w:val="0"/>
          <w:marBottom w:val="0"/>
          <w:divBdr>
            <w:top w:val="none" w:sz="0" w:space="0" w:color="auto"/>
            <w:left w:val="none" w:sz="0" w:space="0" w:color="auto"/>
            <w:bottom w:val="none" w:sz="0" w:space="0" w:color="auto"/>
            <w:right w:val="none" w:sz="0" w:space="0" w:color="auto"/>
          </w:divBdr>
        </w:div>
        <w:div w:id="334116495">
          <w:marLeft w:val="640"/>
          <w:marRight w:val="0"/>
          <w:marTop w:val="0"/>
          <w:marBottom w:val="0"/>
          <w:divBdr>
            <w:top w:val="none" w:sz="0" w:space="0" w:color="auto"/>
            <w:left w:val="none" w:sz="0" w:space="0" w:color="auto"/>
            <w:bottom w:val="none" w:sz="0" w:space="0" w:color="auto"/>
            <w:right w:val="none" w:sz="0" w:space="0" w:color="auto"/>
          </w:divBdr>
        </w:div>
        <w:div w:id="707529984">
          <w:marLeft w:val="640"/>
          <w:marRight w:val="0"/>
          <w:marTop w:val="0"/>
          <w:marBottom w:val="0"/>
          <w:divBdr>
            <w:top w:val="none" w:sz="0" w:space="0" w:color="auto"/>
            <w:left w:val="none" w:sz="0" w:space="0" w:color="auto"/>
            <w:bottom w:val="none" w:sz="0" w:space="0" w:color="auto"/>
            <w:right w:val="none" w:sz="0" w:space="0" w:color="auto"/>
          </w:divBdr>
        </w:div>
        <w:div w:id="1185825273">
          <w:marLeft w:val="640"/>
          <w:marRight w:val="0"/>
          <w:marTop w:val="0"/>
          <w:marBottom w:val="0"/>
          <w:divBdr>
            <w:top w:val="none" w:sz="0" w:space="0" w:color="auto"/>
            <w:left w:val="none" w:sz="0" w:space="0" w:color="auto"/>
            <w:bottom w:val="none" w:sz="0" w:space="0" w:color="auto"/>
            <w:right w:val="none" w:sz="0" w:space="0" w:color="auto"/>
          </w:divBdr>
        </w:div>
        <w:div w:id="382872725">
          <w:marLeft w:val="640"/>
          <w:marRight w:val="0"/>
          <w:marTop w:val="0"/>
          <w:marBottom w:val="0"/>
          <w:divBdr>
            <w:top w:val="none" w:sz="0" w:space="0" w:color="auto"/>
            <w:left w:val="none" w:sz="0" w:space="0" w:color="auto"/>
            <w:bottom w:val="none" w:sz="0" w:space="0" w:color="auto"/>
            <w:right w:val="none" w:sz="0" w:space="0" w:color="auto"/>
          </w:divBdr>
        </w:div>
        <w:div w:id="1454127658">
          <w:marLeft w:val="640"/>
          <w:marRight w:val="0"/>
          <w:marTop w:val="0"/>
          <w:marBottom w:val="0"/>
          <w:divBdr>
            <w:top w:val="none" w:sz="0" w:space="0" w:color="auto"/>
            <w:left w:val="none" w:sz="0" w:space="0" w:color="auto"/>
            <w:bottom w:val="none" w:sz="0" w:space="0" w:color="auto"/>
            <w:right w:val="none" w:sz="0" w:space="0" w:color="auto"/>
          </w:divBdr>
        </w:div>
        <w:div w:id="1867324123">
          <w:marLeft w:val="640"/>
          <w:marRight w:val="0"/>
          <w:marTop w:val="0"/>
          <w:marBottom w:val="0"/>
          <w:divBdr>
            <w:top w:val="none" w:sz="0" w:space="0" w:color="auto"/>
            <w:left w:val="none" w:sz="0" w:space="0" w:color="auto"/>
            <w:bottom w:val="none" w:sz="0" w:space="0" w:color="auto"/>
            <w:right w:val="none" w:sz="0" w:space="0" w:color="auto"/>
          </w:divBdr>
        </w:div>
        <w:div w:id="1468814983">
          <w:marLeft w:val="640"/>
          <w:marRight w:val="0"/>
          <w:marTop w:val="0"/>
          <w:marBottom w:val="0"/>
          <w:divBdr>
            <w:top w:val="none" w:sz="0" w:space="0" w:color="auto"/>
            <w:left w:val="none" w:sz="0" w:space="0" w:color="auto"/>
            <w:bottom w:val="none" w:sz="0" w:space="0" w:color="auto"/>
            <w:right w:val="none" w:sz="0" w:space="0" w:color="auto"/>
          </w:divBdr>
        </w:div>
        <w:div w:id="189072951">
          <w:marLeft w:val="640"/>
          <w:marRight w:val="0"/>
          <w:marTop w:val="0"/>
          <w:marBottom w:val="0"/>
          <w:divBdr>
            <w:top w:val="none" w:sz="0" w:space="0" w:color="auto"/>
            <w:left w:val="none" w:sz="0" w:space="0" w:color="auto"/>
            <w:bottom w:val="none" w:sz="0" w:space="0" w:color="auto"/>
            <w:right w:val="none" w:sz="0" w:space="0" w:color="auto"/>
          </w:divBdr>
        </w:div>
        <w:div w:id="2064019602">
          <w:marLeft w:val="640"/>
          <w:marRight w:val="0"/>
          <w:marTop w:val="0"/>
          <w:marBottom w:val="0"/>
          <w:divBdr>
            <w:top w:val="none" w:sz="0" w:space="0" w:color="auto"/>
            <w:left w:val="none" w:sz="0" w:space="0" w:color="auto"/>
            <w:bottom w:val="none" w:sz="0" w:space="0" w:color="auto"/>
            <w:right w:val="none" w:sz="0" w:space="0" w:color="auto"/>
          </w:divBdr>
        </w:div>
        <w:div w:id="854075518">
          <w:marLeft w:val="640"/>
          <w:marRight w:val="0"/>
          <w:marTop w:val="0"/>
          <w:marBottom w:val="0"/>
          <w:divBdr>
            <w:top w:val="none" w:sz="0" w:space="0" w:color="auto"/>
            <w:left w:val="none" w:sz="0" w:space="0" w:color="auto"/>
            <w:bottom w:val="none" w:sz="0" w:space="0" w:color="auto"/>
            <w:right w:val="none" w:sz="0" w:space="0" w:color="auto"/>
          </w:divBdr>
        </w:div>
        <w:div w:id="2131435965">
          <w:marLeft w:val="640"/>
          <w:marRight w:val="0"/>
          <w:marTop w:val="0"/>
          <w:marBottom w:val="0"/>
          <w:divBdr>
            <w:top w:val="none" w:sz="0" w:space="0" w:color="auto"/>
            <w:left w:val="none" w:sz="0" w:space="0" w:color="auto"/>
            <w:bottom w:val="none" w:sz="0" w:space="0" w:color="auto"/>
            <w:right w:val="none" w:sz="0" w:space="0" w:color="auto"/>
          </w:divBdr>
        </w:div>
        <w:div w:id="1748720217">
          <w:marLeft w:val="640"/>
          <w:marRight w:val="0"/>
          <w:marTop w:val="0"/>
          <w:marBottom w:val="0"/>
          <w:divBdr>
            <w:top w:val="none" w:sz="0" w:space="0" w:color="auto"/>
            <w:left w:val="none" w:sz="0" w:space="0" w:color="auto"/>
            <w:bottom w:val="none" w:sz="0" w:space="0" w:color="auto"/>
            <w:right w:val="none" w:sz="0" w:space="0" w:color="auto"/>
          </w:divBdr>
        </w:div>
        <w:div w:id="874388556">
          <w:marLeft w:val="640"/>
          <w:marRight w:val="0"/>
          <w:marTop w:val="0"/>
          <w:marBottom w:val="0"/>
          <w:divBdr>
            <w:top w:val="none" w:sz="0" w:space="0" w:color="auto"/>
            <w:left w:val="none" w:sz="0" w:space="0" w:color="auto"/>
            <w:bottom w:val="none" w:sz="0" w:space="0" w:color="auto"/>
            <w:right w:val="none" w:sz="0" w:space="0" w:color="auto"/>
          </w:divBdr>
        </w:div>
        <w:div w:id="769471081">
          <w:marLeft w:val="640"/>
          <w:marRight w:val="0"/>
          <w:marTop w:val="0"/>
          <w:marBottom w:val="0"/>
          <w:divBdr>
            <w:top w:val="none" w:sz="0" w:space="0" w:color="auto"/>
            <w:left w:val="none" w:sz="0" w:space="0" w:color="auto"/>
            <w:bottom w:val="none" w:sz="0" w:space="0" w:color="auto"/>
            <w:right w:val="none" w:sz="0" w:space="0" w:color="auto"/>
          </w:divBdr>
        </w:div>
        <w:div w:id="1912425584">
          <w:marLeft w:val="640"/>
          <w:marRight w:val="0"/>
          <w:marTop w:val="0"/>
          <w:marBottom w:val="0"/>
          <w:divBdr>
            <w:top w:val="none" w:sz="0" w:space="0" w:color="auto"/>
            <w:left w:val="none" w:sz="0" w:space="0" w:color="auto"/>
            <w:bottom w:val="none" w:sz="0" w:space="0" w:color="auto"/>
            <w:right w:val="none" w:sz="0" w:space="0" w:color="auto"/>
          </w:divBdr>
        </w:div>
        <w:div w:id="2002610909">
          <w:marLeft w:val="640"/>
          <w:marRight w:val="0"/>
          <w:marTop w:val="0"/>
          <w:marBottom w:val="0"/>
          <w:divBdr>
            <w:top w:val="none" w:sz="0" w:space="0" w:color="auto"/>
            <w:left w:val="none" w:sz="0" w:space="0" w:color="auto"/>
            <w:bottom w:val="none" w:sz="0" w:space="0" w:color="auto"/>
            <w:right w:val="none" w:sz="0" w:space="0" w:color="auto"/>
          </w:divBdr>
        </w:div>
        <w:div w:id="1304962949">
          <w:marLeft w:val="640"/>
          <w:marRight w:val="0"/>
          <w:marTop w:val="0"/>
          <w:marBottom w:val="0"/>
          <w:divBdr>
            <w:top w:val="none" w:sz="0" w:space="0" w:color="auto"/>
            <w:left w:val="none" w:sz="0" w:space="0" w:color="auto"/>
            <w:bottom w:val="none" w:sz="0" w:space="0" w:color="auto"/>
            <w:right w:val="none" w:sz="0" w:space="0" w:color="auto"/>
          </w:divBdr>
        </w:div>
        <w:div w:id="722173632">
          <w:marLeft w:val="640"/>
          <w:marRight w:val="0"/>
          <w:marTop w:val="0"/>
          <w:marBottom w:val="0"/>
          <w:divBdr>
            <w:top w:val="none" w:sz="0" w:space="0" w:color="auto"/>
            <w:left w:val="none" w:sz="0" w:space="0" w:color="auto"/>
            <w:bottom w:val="none" w:sz="0" w:space="0" w:color="auto"/>
            <w:right w:val="none" w:sz="0" w:space="0" w:color="auto"/>
          </w:divBdr>
        </w:div>
        <w:div w:id="1170482190">
          <w:marLeft w:val="640"/>
          <w:marRight w:val="0"/>
          <w:marTop w:val="0"/>
          <w:marBottom w:val="0"/>
          <w:divBdr>
            <w:top w:val="none" w:sz="0" w:space="0" w:color="auto"/>
            <w:left w:val="none" w:sz="0" w:space="0" w:color="auto"/>
            <w:bottom w:val="none" w:sz="0" w:space="0" w:color="auto"/>
            <w:right w:val="none" w:sz="0" w:space="0" w:color="auto"/>
          </w:divBdr>
        </w:div>
        <w:div w:id="1150515733">
          <w:marLeft w:val="640"/>
          <w:marRight w:val="0"/>
          <w:marTop w:val="0"/>
          <w:marBottom w:val="0"/>
          <w:divBdr>
            <w:top w:val="none" w:sz="0" w:space="0" w:color="auto"/>
            <w:left w:val="none" w:sz="0" w:space="0" w:color="auto"/>
            <w:bottom w:val="none" w:sz="0" w:space="0" w:color="auto"/>
            <w:right w:val="none" w:sz="0" w:space="0" w:color="auto"/>
          </w:divBdr>
        </w:div>
        <w:div w:id="469517871">
          <w:marLeft w:val="640"/>
          <w:marRight w:val="0"/>
          <w:marTop w:val="0"/>
          <w:marBottom w:val="0"/>
          <w:divBdr>
            <w:top w:val="none" w:sz="0" w:space="0" w:color="auto"/>
            <w:left w:val="none" w:sz="0" w:space="0" w:color="auto"/>
            <w:bottom w:val="none" w:sz="0" w:space="0" w:color="auto"/>
            <w:right w:val="none" w:sz="0" w:space="0" w:color="auto"/>
          </w:divBdr>
        </w:div>
        <w:div w:id="376785791">
          <w:marLeft w:val="640"/>
          <w:marRight w:val="0"/>
          <w:marTop w:val="0"/>
          <w:marBottom w:val="0"/>
          <w:divBdr>
            <w:top w:val="none" w:sz="0" w:space="0" w:color="auto"/>
            <w:left w:val="none" w:sz="0" w:space="0" w:color="auto"/>
            <w:bottom w:val="none" w:sz="0" w:space="0" w:color="auto"/>
            <w:right w:val="none" w:sz="0" w:space="0" w:color="auto"/>
          </w:divBdr>
        </w:div>
        <w:div w:id="1603300024">
          <w:marLeft w:val="640"/>
          <w:marRight w:val="0"/>
          <w:marTop w:val="0"/>
          <w:marBottom w:val="0"/>
          <w:divBdr>
            <w:top w:val="none" w:sz="0" w:space="0" w:color="auto"/>
            <w:left w:val="none" w:sz="0" w:space="0" w:color="auto"/>
            <w:bottom w:val="none" w:sz="0" w:space="0" w:color="auto"/>
            <w:right w:val="none" w:sz="0" w:space="0" w:color="auto"/>
          </w:divBdr>
        </w:div>
        <w:div w:id="1010253049">
          <w:marLeft w:val="640"/>
          <w:marRight w:val="0"/>
          <w:marTop w:val="0"/>
          <w:marBottom w:val="0"/>
          <w:divBdr>
            <w:top w:val="none" w:sz="0" w:space="0" w:color="auto"/>
            <w:left w:val="none" w:sz="0" w:space="0" w:color="auto"/>
            <w:bottom w:val="none" w:sz="0" w:space="0" w:color="auto"/>
            <w:right w:val="none" w:sz="0" w:space="0" w:color="auto"/>
          </w:divBdr>
        </w:div>
        <w:div w:id="848561264">
          <w:marLeft w:val="640"/>
          <w:marRight w:val="0"/>
          <w:marTop w:val="0"/>
          <w:marBottom w:val="0"/>
          <w:divBdr>
            <w:top w:val="none" w:sz="0" w:space="0" w:color="auto"/>
            <w:left w:val="none" w:sz="0" w:space="0" w:color="auto"/>
            <w:bottom w:val="none" w:sz="0" w:space="0" w:color="auto"/>
            <w:right w:val="none" w:sz="0" w:space="0" w:color="auto"/>
          </w:divBdr>
        </w:div>
        <w:div w:id="1408378206">
          <w:marLeft w:val="640"/>
          <w:marRight w:val="0"/>
          <w:marTop w:val="0"/>
          <w:marBottom w:val="0"/>
          <w:divBdr>
            <w:top w:val="none" w:sz="0" w:space="0" w:color="auto"/>
            <w:left w:val="none" w:sz="0" w:space="0" w:color="auto"/>
            <w:bottom w:val="none" w:sz="0" w:space="0" w:color="auto"/>
            <w:right w:val="none" w:sz="0" w:space="0" w:color="auto"/>
          </w:divBdr>
        </w:div>
        <w:div w:id="423497050">
          <w:marLeft w:val="640"/>
          <w:marRight w:val="0"/>
          <w:marTop w:val="0"/>
          <w:marBottom w:val="0"/>
          <w:divBdr>
            <w:top w:val="none" w:sz="0" w:space="0" w:color="auto"/>
            <w:left w:val="none" w:sz="0" w:space="0" w:color="auto"/>
            <w:bottom w:val="none" w:sz="0" w:space="0" w:color="auto"/>
            <w:right w:val="none" w:sz="0" w:space="0" w:color="auto"/>
          </w:divBdr>
        </w:div>
        <w:div w:id="1258296331">
          <w:marLeft w:val="640"/>
          <w:marRight w:val="0"/>
          <w:marTop w:val="0"/>
          <w:marBottom w:val="0"/>
          <w:divBdr>
            <w:top w:val="none" w:sz="0" w:space="0" w:color="auto"/>
            <w:left w:val="none" w:sz="0" w:space="0" w:color="auto"/>
            <w:bottom w:val="none" w:sz="0" w:space="0" w:color="auto"/>
            <w:right w:val="none" w:sz="0" w:space="0" w:color="auto"/>
          </w:divBdr>
        </w:div>
        <w:div w:id="128327197">
          <w:marLeft w:val="640"/>
          <w:marRight w:val="0"/>
          <w:marTop w:val="0"/>
          <w:marBottom w:val="0"/>
          <w:divBdr>
            <w:top w:val="none" w:sz="0" w:space="0" w:color="auto"/>
            <w:left w:val="none" w:sz="0" w:space="0" w:color="auto"/>
            <w:bottom w:val="none" w:sz="0" w:space="0" w:color="auto"/>
            <w:right w:val="none" w:sz="0" w:space="0" w:color="auto"/>
          </w:divBdr>
        </w:div>
        <w:div w:id="1442531842">
          <w:marLeft w:val="640"/>
          <w:marRight w:val="0"/>
          <w:marTop w:val="0"/>
          <w:marBottom w:val="0"/>
          <w:divBdr>
            <w:top w:val="none" w:sz="0" w:space="0" w:color="auto"/>
            <w:left w:val="none" w:sz="0" w:space="0" w:color="auto"/>
            <w:bottom w:val="none" w:sz="0" w:space="0" w:color="auto"/>
            <w:right w:val="none" w:sz="0" w:space="0" w:color="auto"/>
          </w:divBdr>
        </w:div>
        <w:div w:id="1326013198">
          <w:marLeft w:val="640"/>
          <w:marRight w:val="0"/>
          <w:marTop w:val="0"/>
          <w:marBottom w:val="0"/>
          <w:divBdr>
            <w:top w:val="none" w:sz="0" w:space="0" w:color="auto"/>
            <w:left w:val="none" w:sz="0" w:space="0" w:color="auto"/>
            <w:bottom w:val="none" w:sz="0" w:space="0" w:color="auto"/>
            <w:right w:val="none" w:sz="0" w:space="0" w:color="auto"/>
          </w:divBdr>
        </w:div>
        <w:div w:id="1429157346">
          <w:marLeft w:val="640"/>
          <w:marRight w:val="0"/>
          <w:marTop w:val="0"/>
          <w:marBottom w:val="0"/>
          <w:divBdr>
            <w:top w:val="none" w:sz="0" w:space="0" w:color="auto"/>
            <w:left w:val="none" w:sz="0" w:space="0" w:color="auto"/>
            <w:bottom w:val="none" w:sz="0" w:space="0" w:color="auto"/>
            <w:right w:val="none" w:sz="0" w:space="0" w:color="auto"/>
          </w:divBdr>
        </w:div>
        <w:div w:id="676924560">
          <w:marLeft w:val="640"/>
          <w:marRight w:val="0"/>
          <w:marTop w:val="0"/>
          <w:marBottom w:val="0"/>
          <w:divBdr>
            <w:top w:val="none" w:sz="0" w:space="0" w:color="auto"/>
            <w:left w:val="none" w:sz="0" w:space="0" w:color="auto"/>
            <w:bottom w:val="none" w:sz="0" w:space="0" w:color="auto"/>
            <w:right w:val="none" w:sz="0" w:space="0" w:color="auto"/>
          </w:divBdr>
        </w:div>
        <w:div w:id="5060401">
          <w:marLeft w:val="640"/>
          <w:marRight w:val="0"/>
          <w:marTop w:val="0"/>
          <w:marBottom w:val="0"/>
          <w:divBdr>
            <w:top w:val="none" w:sz="0" w:space="0" w:color="auto"/>
            <w:left w:val="none" w:sz="0" w:space="0" w:color="auto"/>
            <w:bottom w:val="none" w:sz="0" w:space="0" w:color="auto"/>
            <w:right w:val="none" w:sz="0" w:space="0" w:color="auto"/>
          </w:divBdr>
        </w:div>
        <w:div w:id="1482111110">
          <w:marLeft w:val="640"/>
          <w:marRight w:val="0"/>
          <w:marTop w:val="0"/>
          <w:marBottom w:val="0"/>
          <w:divBdr>
            <w:top w:val="none" w:sz="0" w:space="0" w:color="auto"/>
            <w:left w:val="none" w:sz="0" w:space="0" w:color="auto"/>
            <w:bottom w:val="none" w:sz="0" w:space="0" w:color="auto"/>
            <w:right w:val="none" w:sz="0" w:space="0" w:color="auto"/>
          </w:divBdr>
        </w:div>
        <w:div w:id="30956389">
          <w:marLeft w:val="640"/>
          <w:marRight w:val="0"/>
          <w:marTop w:val="0"/>
          <w:marBottom w:val="0"/>
          <w:divBdr>
            <w:top w:val="none" w:sz="0" w:space="0" w:color="auto"/>
            <w:left w:val="none" w:sz="0" w:space="0" w:color="auto"/>
            <w:bottom w:val="none" w:sz="0" w:space="0" w:color="auto"/>
            <w:right w:val="none" w:sz="0" w:space="0" w:color="auto"/>
          </w:divBdr>
        </w:div>
        <w:div w:id="1669399929">
          <w:marLeft w:val="640"/>
          <w:marRight w:val="0"/>
          <w:marTop w:val="0"/>
          <w:marBottom w:val="0"/>
          <w:divBdr>
            <w:top w:val="none" w:sz="0" w:space="0" w:color="auto"/>
            <w:left w:val="none" w:sz="0" w:space="0" w:color="auto"/>
            <w:bottom w:val="none" w:sz="0" w:space="0" w:color="auto"/>
            <w:right w:val="none" w:sz="0" w:space="0" w:color="auto"/>
          </w:divBdr>
        </w:div>
        <w:div w:id="124465593">
          <w:marLeft w:val="640"/>
          <w:marRight w:val="0"/>
          <w:marTop w:val="0"/>
          <w:marBottom w:val="0"/>
          <w:divBdr>
            <w:top w:val="none" w:sz="0" w:space="0" w:color="auto"/>
            <w:left w:val="none" w:sz="0" w:space="0" w:color="auto"/>
            <w:bottom w:val="none" w:sz="0" w:space="0" w:color="auto"/>
            <w:right w:val="none" w:sz="0" w:space="0" w:color="auto"/>
          </w:divBdr>
        </w:div>
        <w:div w:id="552155015">
          <w:marLeft w:val="640"/>
          <w:marRight w:val="0"/>
          <w:marTop w:val="0"/>
          <w:marBottom w:val="0"/>
          <w:divBdr>
            <w:top w:val="none" w:sz="0" w:space="0" w:color="auto"/>
            <w:left w:val="none" w:sz="0" w:space="0" w:color="auto"/>
            <w:bottom w:val="none" w:sz="0" w:space="0" w:color="auto"/>
            <w:right w:val="none" w:sz="0" w:space="0" w:color="auto"/>
          </w:divBdr>
        </w:div>
        <w:div w:id="1311708924">
          <w:marLeft w:val="640"/>
          <w:marRight w:val="0"/>
          <w:marTop w:val="0"/>
          <w:marBottom w:val="0"/>
          <w:divBdr>
            <w:top w:val="none" w:sz="0" w:space="0" w:color="auto"/>
            <w:left w:val="none" w:sz="0" w:space="0" w:color="auto"/>
            <w:bottom w:val="none" w:sz="0" w:space="0" w:color="auto"/>
            <w:right w:val="none" w:sz="0" w:space="0" w:color="auto"/>
          </w:divBdr>
        </w:div>
        <w:div w:id="1245189627">
          <w:marLeft w:val="640"/>
          <w:marRight w:val="0"/>
          <w:marTop w:val="0"/>
          <w:marBottom w:val="0"/>
          <w:divBdr>
            <w:top w:val="none" w:sz="0" w:space="0" w:color="auto"/>
            <w:left w:val="none" w:sz="0" w:space="0" w:color="auto"/>
            <w:bottom w:val="none" w:sz="0" w:space="0" w:color="auto"/>
            <w:right w:val="none" w:sz="0" w:space="0" w:color="auto"/>
          </w:divBdr>
        </w:div>
        <w:div w:id="1532449311">
          <w:marLeft w:val="640"/>
          <w:marRight w:val="0"/>
          <w:marTop w:val="0"/>
          <w:marBottom w:val="0"/>
          <w:divBdr>
            <w:top w:val="none" w:sz="0" w:space="0" w:color="auto"/>
            <w:left w:val="none" w:sz="0" w:space="0" w:color="auto"/>
            <w:bottom w:val="none" w:sz="0" w:space="0" w:color="auto"/>
            <w:right w:val="none" w:sz="0" w:space="0" w:color="auto"/>
          </w:divBdr>
        </w:div>
        <w:div w:id="2114977910">
          <w:marLeft w:val="640"/>
          <w:marRight w:val="0"/>
          <w:marTop w:val="0"/>
          <w:marBottom w:val="0"/>
          <w:divBdr>
            <w:top w:val="none" w:sz="0" w:space="0" w:color="auto"/>
            <w:left w:val="none" w:sz="0" w:space="0" w:color="auto"/>
            <w:bottom w:val="none" w:sz="0" w:space="0" w:color="auto"/>
            <w:right w:val="none" w:sz="0" w:space="0" w:color="auto"/>
          </w:divBdr>
        </w:div>
        <w:div w:id="752824779">
          <w:marLeft w:val="640"/>
          <w:marRight w:val="0"/>
          <w:marTop w:val="0"/>
          <w:marBottom w:val="0"/>
          <w:divBdr>
            <w:top w:val="none" w:sz="0" w:space="0" w:color="auto"/>
            <w:left w:val="none" w:sz="0" w:space="0" w:color="auto"/>
            <w:bottom w:val="none" w:sz="0" w:space="0" w:color="auto"/>
            <w:right w:val="none" w:sz="0" w:space="0" w:color="auto"/>
          </w:divBdr>
        </w:div>
        <w:div w:id="1384332413">
          <w:marLeft w:val="640"/>
          <w:marRight w:val="0"/>
          <w:marTop w:val="0"/>
          <w:marBottom w:val="0"/>
          <w:divBdr>
            <w:top w:val="none" w:sz="0" w:space="0" w:color="auto"/>
            <w:left w:val="none" w:sz="0" w:space="0" w:color="auto"/>
            <w:bottom w:val="none" w:sz="0" w:space="0" w:color="auto"/>
            <w:right w:val="none" w:sz="0" w:space="0" w:color="auto"/>
          </w:divBdr>
        </w:div>
        <w:div w:id="645820948">
          <w:marLeft w:val="640"/>
          <w:marRight w:val="0"/>
          <w:marTop w:val="0"/>
          <w:marBottom w:val="0"/>
          <w:divBdr>
            <w:top w:val="none" w:sz="0" w:space="0" w:color="auto"/>
            <w:left w:val="none" w:sz="0" w:space="0" w:color="auto"/>
            <w:bottom w:val="none" w:sz="0" w:space="0" w:color="auto"/>
            <w:right w:val="none" w:sz="0" w:space="0" w:color="auto"/>
          </w:divBdr>
        </w:div>
        <w:div w:id="390731225">
          <w:marLeft w:val="640"/>
          <w:marRight w:val="0"/>
          <w:marTop w:val="0"/>
          <w:marBottom w:val="0"/>
          <w:divBdr>
            <w:top w:val="none" w:sz="0" w:space="0" w:color="auto"/>
            <w:left w:val="none" w:sz="0" w:space="0" w:color="auto"/>
            <w:bottom w:val="none" w:sz="0" w:space="0" w:color="auto"/>
            <w:right w:val="none" w:sz="0" w:space="0" w:color="auto"/>
          </w:divBdr>
        </w:div>
        <w:div w:id="881404710">
          <w:marLeft w:val="640"/>
          <w:marRight w:val="0"/>
          <w:marTop w:val="0"/>
          <w:marBottom w:val="0"/>
          <w:divBdr>
            <w:top w:val="none" w:sz="0" w:space="0" w:color="auto"/>
            <w:left w:val="none" w:sz="0" w:space="0" w:color="auto"/>
            <w:bottom w:val="none" w:sz="0" w:space="0" w:color="auto"/>
            <w:right w:val="none" w:sz="0" w:space="0" w:color="auto"/>
          </w:divBdr>
        </w:div>
      </w:divsChild>
    </w:div>
    <w:div w:id="1809743542">
      <w:bodyDiv w:val="1"/>
      <w:marLeft w:val="0"/>
      <w:marRight w:val="0"/>
      <w:marTop w:val="0"/>
      <w:marBottom w:val="0"/>
      <w:divBdr>
        <w:top w:val="none" w:sz="0" w:space="0" w:color="auto"/>
        <w:left w:val="none" w:sz="0" w:space="0" w:color="auto"/>
        <w:bottom w:val="none" w:sz="0" w:space="0" w:color="auto"/>
        <w:right w:val="none" w:sz="0" w:space="0" w:color="auto"/>
      </w:divBdr>
      <w:divsChild>
        <w:div w:id="1170752932">
          <w:marLeft w:val="640"/>
          <w:marRight w:val="0"/>
          <w:marTop w:val="0"/>
          <w:marBottom w:val="0"/>
          <w:divBdr>
            <w:top w:val="none" w:sz="0" w:space="0" w:color="auto"/>
            <w:left w:val="none" w:sz="0" w:space="0" w:color="auto"/>
            <w:bottom w:val="none" w:sz="0" w:space="0" w:color="auto"/>
            <w:right w:val="none" w:sz="0" w:space="0" w:color="auto"/>
          </w:divBdr>
        </w:div>
        <w:div w:id="1019818290">
          <w:marLeft w:val="640"/>
          <w:marRight w:val="0"/>
          <w:marTop w:val="0"/>
          <w:marBottom w:val="0"/>
          <w:divBdr>
            <w:top w:val="none" w:sz="0" w:space="0" w:color="auto"/>
            <w:left w:val="none" w:sz="0" w:space="0" w:color="auto"/>
            <w:bottom w:val="none" w:sz="0" w:space="0" w:color="auto"/>
            <w:right w:val="none" w:sz="0" w:space="0" w:color="auto"/>
          </w:divBdr>
        </w:div>
        <w:div w:id="1761294791">
          <w:marLeft w:val="640"/>
          <w:marRight w:val="0"/>
          <w:marTop w:val="0"/>
          <w:marBottom w:val="0"/>
          <w:divBdr>
            <w:top w:val="none" w:sz="0" w:space="0" w:color="auto"/>
            <w:left w:val="none" w:sz="0" w:space="0" w:color="auto"/>
            <w:bottom w:val="none" w:sz="0" w:space="0" w:color="auto"/>
            <w:right w:val="none" w:sz="0" w:space="0" w:color="auto"/>
          </w:divBdr>
        </w:div>
        <w:div w:id="347291420">
          <w:marLeft w:val="640"/>
          <w:marRight w:val="0"/>
          <w:marTop w:val="0"/>
          <w:marBottom w:val="0"/>
          <w:divBdr>
            <w:top w:val="none" w:sz="0" w:space="0" w:color="auto"/>
            <w:left w:val="none" w:sz="0" w:space="0" w:color="auto"/>
            <w:bottom w:val="none" w:sz="0" w:space="0" w:color="auto"/>
            <w:right w:val="none" w:sz="0" w:space="0" w:color="auto"/>
          </w:divBdr>
        </w:div>
        <w:div w:id="1004162795">
          <w:marLeft w:val="640"/>
          <w:marRight w:val="0"/>
          <w:marTop w:val="0"/>
          <w:marBottom w:val="0"/>
          <w:divBdr>
            <w:top w:val="none" w:sz="0" w:space="0" w:color="auto"/>
            <w:left w:val="none" w:sz="0" w:space="0" w:color="auto"/>
            <w:bottom w:val="none" w:sz="0" w:space="0" w:color="auto"/>
            <w:right w:val="none" w:sz="0" w:space="0" w:color="auto"/>
          </w:divBdr>
        </w:div>
        <w:div w:id="867839057">
          <w:marLeft w:val="640"/>
          <w:marRight w:val="0"/>
          <w:marTop w:val="0"/>
          <w:marBottom w:val="0"/>
          <w:divBdr>
            <w:top w:val="none" w:sz="0" w:space="0" w:color="auto"/>
            <w:left w:val="none" w:sz="0" w:space="0" w:color="auto"/>
            <w:bottom w:val="none" w:sz="0" w:space="0" w:color="auto"/>
            <w:right w:val="none" w:sz="0" w:space="0" w:color="auto"/>
          </w:divBdr>
        </w:div>
        <w:div w:id="682754296">
          <w:marLeft w:val="640"/>
          <w:marRight w:val="0"/>
          <w:marTop w:val="0"/>
          <w:marBottom w:val="0"/>
          <w:divBdr>
            <w:top w:val="none" w:sz="0" w:space="0" w:color="auto"/>
            <w:left w:val="none" w:sz="0" w:space="0" w:color="auto"/>
            <w:bottom w:val="none" w:sz="0" w:space="0" w:color="auto"/>
            <w:right w:val="none" w:sz="0" w:space="0" w:color="auto"/>
          </w:divBdr>
        </w:div>
        <w:div w:id="1000811557">
          <w:marLeft w:val="640"/>
          <w:marRight w:val="0"/>
          <w:marTop w:val="0"/>
          <w:marBottom w:val="0"/>
          <w:divBdr>
            <w:top w:val="none" w:sz="0" w:space="0" w:color="auto"/>
            <w:left w:val="none" w:sz="0" w:space="0" w:color="auto"/>
            <w:bottom w:val="none" w:sz="0" w:space="0" w:color="auto"/>
            <w:right w:val="none" w:sz="0" w:space="0" w:color="auto"/>
          </w:divBdr>
        </w:div>
        <w:div w:id="528840122">
          <w:marLeft w:val="640"/>
          <w:marRight w:val="0"/>
          <w:marTop w:val="0"/>
          <w:marBottom w:val="0"/>
          <w:divBdr>
            <w:top w:val="none" w:sz="0" w:space="0" w:color="auto"/>
            <w:left w:val="none" w:sz="0" w:space="0" w:color="auto"/>
            <w:bottom w:val="none" w:sz="0" w:space="0" w:color="auto"/>
            <w:right w:val="none" w:sz="0" w:space="0" w:color="auto"/>
          </w:divBdr>
        </w:div>
        <w:div w:id="77413439">
          <w:marLeft w:val="640"/>
          <w:marRight w:val="0"/>
          <w:marTop w:val="0"/>
          <w:marBottom w:val="0"/>
          <w:divBdr>
            <w:top w:val="none" w:sz="0" w:space="0" w:color="auto"/>
            <w:left w:val="none" w:sz="0" w:space="0" w:color="auto"/>
            <w:bottom w:val="none" w:sz="0" w:space="0" w:color="auto"/>
            <w:right w:val="none" w:sz="0" w:space="0" w:color="auto"/>
          </w:divBdr>
        </w:div>
        <w:div w:id="1736002338">
          <w:marLeft w:val="640"/>
          <w:marRight w:val="0"/>
          <w:marTop w:val="0"/>
          <w:marBottom w:val="0"/>
          <w:divBdr>
            <w:top w:val="none" w:sz="0" w:space="0" w:color="auto"/>
            <w:left w:val="none" w:sz="0" w:space="0" w:color="auto"/>
            <w:bottom w:val="none" w:sz="0" w:space="0" w:color="auto"/>
            <w:right w:val="none" w:sz="0" w:space="0" w:color="auto"/>
          </w:divBdr>
        </w:div>
        <w:div w:id="1677459517">
          <w:marLeft w:val="640"/>
          <w:marRight w:val="0"/>
          <w:marTop w:val="0"/>
          <w:marBottom w:val="0"/>
          <w:divBdr>
            <w:top w:val="none" w:sz="0" w:space="0" w:color="auto"/>
            <w:left w:val="none" w:sz="0" w:space="0" w:color="auto"/>
            <w:bottom w:val="none" w:sz="0" w:space="0" w:color="auto"/>
            <w:right w:val="none" w:sz="0" w:space="0" w:color="auto"/>
          </w:divBdr>
        </w:div>
        <w:div w:id="1039941462">
          <w:marLeft w:val="640"/>
          <w:marRight w:val="0"/>
          <w:marTop w:val="0"/>
          <w:marBottom w:val="0"/>
          <w:divBdr>
            <w:top w:val="none" w:sz="0" w:space="0" w:color="auto"/>
            <w:left w:val="none" w:sz="0" w:space="0" w:color="auto"/>
            <w:bottom w:val="none" w:sz="0" w:space="0" w:color="auto"/>
            <w:right w:val="none" w:sz="0" w:space="0" w:color="auto"/>
          </w:divBdr>
        </w:div>
        <w:div w:id="1917126991">
          <w:marLeft w:val="640"/>
          <w:marRight w:val="0"/>
          <w:marTop w:val="0"/>
          <w:marBottom w:val="0"/>
          <w:divBdr>
            <w:top w:val="none" w:sz="0" w:space="0" w:color="auto"/>
            <w:left w:val="none" w:sz="0" w:space="0" w:color="auto"/>
            <w:bottom w:val="none" w:sz="0" w:space="0" w:color="auto"/>
            <w:right w:val="none" w:sz="0" w:space="0" w:color="auto"/>
          </w:divBdr>
        </w:div>
        <w:div w:id="615448839">
          <w:marLeft w:val="640"/>
          <w:marRight w:val="0"/>
          <w:marTop w:val="0"/>
          <w:marBottom w:val="0"/>
          <w:divBdr>
            <w:top w:val="none" w:sz="0" w:space="0" w:color="auto"/>
            <w:left w:val="none" w:sz="0" w:space="0" w:color="auto"/>
            <w:bottom w:val="none" w:sz="0" w:space="0" w:color="auto"/>
            <w:right w:val="none" w:sz="0" w:space="0" w:color="auto"/>
          </w:divBdr>
        </w:div>
        <w:div w:id="72748391">
          <w:marLeft w:val="640"/>
          <w:marRight w:val="0"/>
          <w:marTop w:val="0"/>
          <w:marBottom w:val="0"/>
          <w:divBdr>
            <w:top w:val="none" w:sz="0" w:space="0" w:color="auto"/>
            <w:left w:val="none" w:sz="0" w:space="0" w:color="auto"/>
            <w:bottom w:val="none" w:sz="0" w:space="0" w:color="auto"/>
            <w:right w:val="none" w:sz="0" w:space="0" w:color="auto"/>
          </w:divBdr>
        </w:div>
        <w:div w:id="1008943312">
          <w:marLeft w:val="640"/>
          <w:marRight w:val="0"/>
          <w:marTop w:val="0"/>
          <w:marBottom w:val="0"/>
          <w:divBdr>
            <w:top w:val="none" w:sz="0" w:space="0" w:color="auto"/>
            <w:left w:val="none" w:sz="0" w:space="0" w:color="auto"/>
            <w:bottom w:val="none" w:sz="0" w:space="0" w:color="auto"/>
            <w:right w:val="none" w:sz="0" w:space="0" w:color="auto"/>
          </w:divBdr>
        </w:div>
        <w:div w:id="414741949">
          <w:marLeft w:val="640"/>
          <w:marRight w:val="0"/>
          <w:marTop w:val="0"/>
          <w:marBottom w:val="0"/>
          <w:divBdr>
            <w:top w:val="none" w:sz="0" w:space="0" w:color="auto"/>
            <w:left w:val="none" w:sz="0" w:space="0" w:color="auto"/>
            <w:bottom w:val="none" w:sz="0" w:space="0" w:color="auto"/>
            <w:right w:val="none" w:sz="0" w:space="0" w:color="auto"/>
          </w:divBdr>
        </w:div>
        <w:div w:id="1881044619">
          <w:marLeft w:val="640"/>
          <w:marRight w:val="0"/>
          <w:marTop w:val="0"/>
          <w:marBottom w:val="0"/>
          <w:divBdr>
            <w:top w:val="none" w:sz="0" w:space="0" w:color="auto"/>
            <w:left w:val="none" w:sz="0" w:space="0" w:color="auto"/>
            <w:bottom w:val="none" w:sz="0" w:space="0" w:color="auto"/>
            <w:right w:val="none" w:sz="0" w:space="0" w:color="auto"/>
          </w:divBdr>
        </w:div>
        <w:div w:id="1380283208">
          <w:marLeft w:val="640"/>
          <w:marRight w:val="0"/>
          <w:marTop w:val="0"/>
          <w:marBottom w:val="0"/>
          <w:divBdr>
            <w:top w:val="none" w:sz="0" w:space="0" w:color="auto"/>
            <w:left w:val="none" w:sz="0" w:space="0" w:color="auto"/>
            <w:bottom w:val="none" w:sz="0" w:space="0" w:color="auto"/>
            <w:right w:val="none" w:sz="0" w:space="0" w:color="auto"/>
          </w:divBdr>
        </w:div>
        <w:div w:id="679166625">
          <w:marLeft w:val="640"/>
          <w:marRight w:val="0"/>
          <w:marTop w:val="0"/>
          <w:marBottom w:val="0"/>
          <w:divBdr>
            <w:top w:val="none" w:sz="0" w:space="0" w:color="auto"/>
            <w:left w:val="none" w:sz="0" w:space="0" w:color="auto"/>
            <w:bottom w:val="none" w:sz="0" w:space="0" w:color="auto"/>
            <w:right w:val="none" w:sz="0" w:space="0" w:color="auto"/>
          </w:divBdr>
        </w:div>
        <w:div w:id="665397980">
          <w:marLeft w:val="640"/>
          <w:marRight w:val="0"/>
          <w:marTop w:val="0"/>
          <w:marBottom w:val="0"/>
          <w:divBdr>
            <w:top w:val="none" w:sz="0" w:space="0" w:color="auto"/>
            <w:left w:val="none" w:sz="0" w:space="0" w:color="auto"/>
            <w:bottom w:val="none" w:sz="0" w:space="0" w:color="auto"/>
            <w:right w:val="none" w:sz="0" w:space="0" w:color="auto"/>
          </w:divBdr>
        </w:div>
        <w:div w:id="1049576472">
          <w:marLeft w:val="640"/>
          <w:marRight w:val="0"/>
          <w:marTop w:val="0"/>
          <w:marBottom w:val="0"/>
          <w:divBdr>
            <w:top w:val="none" w:sz="0" w:space="0" w:color="auto"/>
            <w:left w:val="none" w:sz="0" w:space="0" w:color="auto"/>
            <w:bottom w:val="none" w:sz="0" w:space="0" w:color="auto"/>
            <w:right w:val="none" w:sz="0" w:space="0" w:color="auto"/>
          </w:divBdr>
        </w:div>
        <w:div w:id="1651013124">
          <w:marLeft w:val="640"/>
          <w:marRight w:val="0"/>
          <w:marTop w:val="0"/>
          <w:marBottom w:val="0"/>
          <w:divBdr>
            <w:top w:val="none" w:sz="0" w:space="0" w:color="auto"/>
            <w:left w:val="none" w:sz="0" w:space="0" w:color="auto"/>
            <w:bottom w:val="none" w:sz="0" w:space="0" w:color="auto"/>
            <w:right w:val="none" w:sz="0" w:space="0" w:color="auto"/>
          </w:divBdr>
        </w:div>
        <w:div w:id="366176144">
          <w:marLeft w:val="640"/>
          <w:marRight w:val="0"/>
          <w:marTop w:val="0"/>
          <w:marBottom w:val="0"/>
          <w:divBdr>
            <w:top w:val="none" w:sz="0" w:space="0" w:color="auto"/>
            <w:left w:val="none" w:sz="0" w:space="0" w:color="auto"/>
            <w:bottom w:val="none" w:sz="0" w:space="0" w:color="auto"/>
            <w:right w:val="none" w:sz="0" w:space="0" w:color="auto"/>
          </w:divBdr>
        </w:div>
        <w:div w:id="643893540">
          <w:marLeft w:val="640"/>
          <w:marRight w:val="0"/>
          <w:marTop w:val="0"/>
          <w:marBottom w:val="0"/>
          <w:divBdr>
            <w:top w:val="none" w:sz="0" w:space="0" w:color="auto"/>
            <w:left w:val="none" w:sz="0" w:space="0" w:color="auto"/>
            <w:bottom w:val="none" w:sz="0" w:space="0" w:color="auto"/>
            <w:right w:val="none" w:sz="0" w:space="0" w:color="auto"/>
          </w:divBdr>
        </w:div>
        <w:div w:id="869026311">
          <w:marLeft w:val="640"/>
          <w:marRight w:val="0"/>
          <w:marTop w:val="0"/>
          <w:marBottom w:val="0"/>
          <w:divBdr>
            <w:top w:val="none" w:sz="0" w:space="0" w:color="auto"/>
            <w:left w:val="none" w:sz="0" w:space="0" w:color="auto"/>
            <w:bottom w:val="none" w:sz="0" w:space="0" w:color="auto"/>
            <w:right w:val="none" w:sz="0" w:space="0" w:color="auto"/>
          </w:divBdr>
        </w:div>
        <w:div w:id="2144426507">
          <w:marLeft w:val="640"/>
          <w:marRight w:val="0"/>
          <w:marTop w:val="0"/>
          <w:marBottom w:val="0"/>
          <w:divBdr>
            <w:top w:val="none" w:sz="0" w:space="0" w:color="auto"/>
            <w:left w:val="none" w:sz="0" w:space="0" w:color="auto"/>
            <w:bottom w:val="none" w:sz="0" w:space="0" w:color="auto"/>
            <w:right w:val="none" w:sz="0" w:space="0" w:color="auto"/>
          </w:divBdr>
        </w:div>
        <w:div w:id="1976331559">
          <w:marLeft w:val="640"/>
          <w:marRight w:val="0"/>
          <w:marTop w:val="0"/>
          <w:marBottom w:val="0"/>
          <w:divBdr>
            <w:top w:val="none" w:sz="0" w:space="0" w:color="auto"/>
            <w:left w:val="none" w:sz="0" w:space="0" w:color="auto"/>
            <w:bottom w:val="none" w:sz="0" w:space="0" w:color="auto"/>
            <w:right w:val="none" w:sz="0" w:space="0" w:color="auto"/>
          </w:divBdr>
        </w:div>
        <w:div w:id="158734088">
          <w:marLeft w:val="640"/>
          <w:marRight w:val="0"/>
          <w:marTop w:val="0"/>
          <w:marBottom w:val="0"/>
          <w:divBdr>
            <w:top w:val="none" w:sz="0" w:space="0" w:color="auto"/>
            <w:left w:val="none" w:sz="0" w:space="0" w:color="auto"/>
            <w:bottom w:val="none" w:sz="0" w:space="0" w:color="auto"/>
            <w:right w:val="none" w:sz="0" w:space="0" w:color="auto"/>
          </w:divBdr>
        </w:div>
        <w:div w:id="558977312">
          <w:marLeft w:val="640"/>
          <w:marRight w:val="0"/>
          <w:marTop w:val="0"/>
          <w:marBottom w:val="0"/>
          <w:divBdr>
            <w:top w:val="none" w:sz="0" w:space="0" w:color="auto"/>
            <w:left w:val="none" w:sz="0" w:space="0" w:color="auto"/>
            <w:bottom w:val="none" w:sz="0" w:space="0" w:color="auto"/>
            <w:right w:val="none" w:sz="0" w:space="0" w:color="auto"/>
          </w:divBdr>
        </w:div>
        <w:div w:id="1282028880">
          <w:marLeft w:val="640"/>
          <w:marRight w:val="0"/>
          <w:marTop w:val="0"/>
          <w:marBottom w:val="0"/>
          <w:divBdr>
            <w:top w:val="none" w:sz="0" w:space="0" w:color="auto"/>
            <w:left w:val="none" w:sz="0" w:space="0" w:color="auto"/>
            <w:bottom w:val="none" w:sz="0" w:space="0" w:color="auto"/>
            <w:right w:val="none" w:sz="0" w:space="0" w:color="auto"/>
          </w:divBdr>
        </w:div>
        <w:div w:id="1407806462">
          <w:marLeft w:val="640"/>
          <w:marRight w:val="0"/>
          <w:marTop w:val="0"/>
          <w:marBottom w:val="0"/>
          <w:divBdr>
            <w:top w:val="none" w:sz="0" w:space="0" w:color="auto"/>
            <w:left w:val="none" w:sz="0" w:space="0" w:color="auto"/>
            <w:bottom w:val="none" w:sz="0" w:space="0" w:color="auto"/>
            <w:right w:val="none" w:sz="0" w:space="0" w:color="auto"/>
          </w:divBdr>
        </w:div>
        <w:div w:id="440803880">
          <w:marLeft w:val="640"/>
          <w:marRight w:val="0"/>
          <w:marTop w:val="0"/>
          <w:marBottom w:val="0"/>
          <w:divBdr>
            <w:top w:val="none" w:sz="0" w:space="0" w:color="auto"/>
            <w:left w:val="none" w:sz="0" w:space="0" w:color="auto"/>
            <w:bottom w:val="none" w:sz="0" w:space="0" w:color="auto"/>
            <w:right w:val="none" w:sz="0" w:space="0" w:color="auto"/>
          </w:divBdr>
        </w:div>
        <w:div w:id="1735620498">
          <w:marLeft w:val="640"/>
          <w:marRight w:val="0"/>
          <w:marTop w:val="0"/>
          <w:marBottom w:val="0"/>
          <w:divBdr>
            <w:top w:val="none" w:sz="0" w:space="0" w:color="auto"/>
            <w:left w:val="none" w:sz="0" w:space="0" w:color="auto"/>
            <w:bottom w:val="none" w:sz="0" w:space="0" w:color="auto"/>
            <w:right w:val="none" w:sz="0" w:space="0" w:color="auto"/>
          </w:divBdr>
        </w:div>
        <w:div w:id="1092435303">
          <w:marLeft w:val="640"/>
          <w:marRight w:val="0"/>
          <w:marTop w:val="0"/>
          <w:marBottom w:val="0"/>
          <w:divBdr>
            <w:top w:val="none" w:sz="0" w:space="0" w:color="auto"/>
            <w:left w:val="none" w:sz="0" w:space="0" w:color="auto"/>
            <w:bottom w:val="none" w:sz="0" w:space="0" w:color="auto"/>
            <w:right w:val="none" w:sz="0" w:space="0" w:color="auto"/>
          </w:divBdr>
        </w:div>
        <w:div w:id="585192377">
          <w:marLeft w:val="640"/>
          <w:marRight w:val="0"/>
          <w:marTop w:val="0"/>
          <w:marBottom w:val="0"/>
          <w:divBdr>
            <w:top w:val="none" w:sz="0" w:space="0" w:color="auto"/>
            <w:left w:val="none" w:sz="0" w:space="0" w:color="auto"/>
            <w:bottom w:val="none" w:sz="0" w:space="0" w:color="auto"/>
            <w:right w:val="none" w:sz="0" w:space="0" w:color="auto"/>
          </w:divBdr>
        </w:div>
        <w:div w:id="1931623649">
          <w:marLeft w:val="640"/>
          <w:marRight w:val="0"/>
          <w:marTop w:val="0"/>
          <w:marBottom w:val="0"/>
          <w:divBdr>
            <w:top w:val="none" w:sz="0" w:space="0" w:color="auto"/>
            <w:left w:val="none" w:sz="0" w:space="0" w:color="auto"/>
            <w:bottom w:val="none" w:sz="0" w:space="0" w:color="auto"/>
            <w:right w:val="none" w:sz="0" w:space="0" w:color="auto"/>
          </w:divBdr>
        </w:div>
        <w:div w:id="559830246">
          <w:marLeft w:val="640"/>
          <w:marRight w:val="0"/>
          <w:marTop w:val="0"/>
          <w:marBottom w:val="0"/>
          <w:divBdr>
            <w:top w:val="none" w:sz="0" w:space="0" w:color="auto"/>
            <w:left w:val="none" w:sz="0" w:space="0" w:color="auto"/>
            <w:bottom w:val="none" w:sz="0" w:space="0" w:color="auto"/>
            <w:right w:val="none" w:sz="0" w:space="0" w:color="auto"/>
          </w:divBdr>
        </w:div>
        <w:div w:id="195773815">
          <w:marLeft w:val="640"/>
          <w:marRight w:val="0"/>
          <w:marTop w:val="0"/>
          <w:marBottom w:val="0"/>
          <w:divBdr>
            <w:top w:val="none" w:sz="0" w:space="0" w:color="auto"/>
            <w:left w:val="none" w:sz="0" w:space="0" w:color="auto"/>
            <w:bottom w:val="none" w:sz="0" w:space="0" w:color="auto"/>
            <w:right w:val="none" w:sz="0" w:space="0" w:color="auto"/>
          </w:divBdr>
        </w:div>
        <w:div w:id="1938294461">
          <w:marLeft w:val="640"/>
          <w:marRight w:val="0"/>
          <w:marTop w:val="0"/>
          <w:marBottom w:val="0"/>
          <w:divBdr>
            <w:top w:val="none" w:sz="0" w:space="0" w:color="auto"/>
            <w:left w:val="none" w:sz="0" w:space="0" w:color="auto"/>
            <w:bottom w:val="none" w:sz="0" w:space="0" w:color="auto"/>
            <w:right w:val="none" w:sz="0" w:space="0" w:color="auto"/>
          </w:divBdr>
        </w:div>
        <w:div w:id="200635322">
          <w:marLeft w:val="640"/>
          <w:marRight w:val="0"/>
          <w:marTop w:val="0"/>
          <w:marBottom w:val="0"/>
          <w:divBdr>
            <w:top w:val="none" w:sz="0" w:space="0" w:color="auto"/>
            <w:left w:val="none" w:sz="0" w:space="0" w:color="auto"/>
            <w:bottom w:val="none" w:sz="0" w:space="0" w:color="auto"/>
            <w:right w:val="none" w:sz="0" w:space="0" w:color="auto"/>
          </w:divBdr>
        </w:div>
        <w:div w:id="1095788452">
          <w:marLeft w:val="640"/>
          <w:marRight w:val="0"/>
          <w:marTop w:val="0"/>
          <w:marBottom w:val="0"/>
          <w:divBdr>
            <w:top w:val="none" w:sz="0" w:space="0" w:color="auto"/>
            <w:left w:val="none" w:sz="0" w:space="0" w:color="auto"/>
            <w:bottom w:val="none" w:sz="0" w:space="0" w:color="auto"/>
            <w:right w:val="none" w:sz="0" w:space="0" w:color="auto"/>
          </w:divBdr>
        </w:div>
        <w:div w:id="715423227">
          <w:marLeft w:val="640"/>
          <w:marRight w:val="0"/>
          <w:marTop w:val="0"/>
          <w:marBottom w:val="0"/>
          <w:divBdr>
            <w:top w:val="none" w:sz="0" w:space="0" w:color="auto"/>
            <w:left w:val="none" w:sz="0" w:space="0" w:color="auto"/>
            <w:bottom w:val="none" w:sz="0" w:space="0" w:color="auto"/>
            <w:right w:val="none" w:sz="0" w:space="0" w:color="auto"/>
          </w:divBdr>
        </w:div>
        <w:div w:id="671836627">
          <w:marLeft w:val="640"/>
          <w:marRight w:val="0"/>
          <w:marTop w:val="0"/>
          <w:marBottom w:val="0"/>
          <w:divBdr>
            <w:top w:val="none" w:sz="0" w:space="0" w:color="auto"/>
            <w:left w:val="none" w:sz="0" w:space="0" w:color="auto"/>
            <w:bottom w:val="none" w:sz="0" w:space="0" w:color="auto"/>
            <w:right w:val="none" w:sz="0" w:space="0" w:color="auto"/>
          </w:divBdr>
        </w:div>
        <w:div w:id="1816532161">
          <w:marLeft w:val="640"/>
          <w:marRight w:val="0"/>
          <w:marTop w:val="0"/>
          <w:marBottom w:val="0"/>
          <w:divBdr>
            <w:top w:val="none" w:sz="0" w:space="0" w:color="auto"/>
            <w:left w:val="none" w:sz="0" w:space="0" w:color="auto"/>
            <w:bottom w:val="none" w:sz="0" w:space="0" w:color="auto"/>
            <w:right w:val="none" w:sz="0" w:space="0" w:color="auto"/>
          </w:divBdr>
        </w:div>
        <w:div w:id="1092700225">
          <w:marLeft w:val="640"/>
          <w:marRight w:val="0"/>
          <w:marTop w:val="0"/>
          <w:marBottom w:val="0"/>
          <w:divBdr>
            <w:top w:val="none" w:sz="0" w:space="0" w:color="auto"/>
            <w:left w:val="none" w:sz="0" w:space="0" w:color="auto"/>
            <w:bottom w:val="none" w:sz="0" w:space="0" w:color="auto"/>
            <w:right w:val="none" w:sz="0" w:space="0" w:color="auto"/>
          </w:divBdr>
        </w:div>
        <w:div w:id="66148820">
          <w:marLeft w:val="640"/>
          <w:marRight w:val="0"/>
          <w:marTop w:val="0"/>
          <w:marBottom w:val="0"/>
          <w:divBdr>
            <w:top w:val="none" w:sz="0" w:space="0" w:color="auto"/>
            <w:left w:val="none" w:sz="0" w:space="0" w:color="auto"/>
            <w:bottom w:val="none" w:sz="0" w:space="0" w:color="auto"/>
            <w:right w:val="none" w:sz="0" w:space="0" w:color="auto"/>
          </w:divBdr>
        </w:div>
        <w:div w:id="1239483325">
          <w:marLeft w:val="640"/>
          <w:marRight w:val="0"/>
          <w:marTop w:val="0"/>
          <w:marBottom w:val="0"/>
          <w:divBdr>
            <w:top w:val="none" w:sz="0" w:space="0" w:color="auto"/>
            <w:left w:val="none" w:sz="0" w:space="0" w:color="auto"/>
            <w:bottom w:val="none" w:sz="0" w:space="0" w:color="auto"/>
            <w:right w:val="none" w:sz="0" w:space="0" w:color="auto"/>
          </w:divBdr>
        </w:div>
        <w:div w:id="2086492074">
          <w:marLeft w:val="640"/>
          <w:marRight w:val="0"/>
          <w:marTop w:val="0"/>
          <w:marBottom w:val="0"/>
          <w:divBdr>
            <w:top w:val="none" w:sz="0" w:space="0" w:color="auto"/>
            <w:left w:val="none" w:sz="0" w:space="0" w:color="auto"/>
            <w:bottom w:val="none" w:sz="0" w:space="0" w:color="auto"/>
            <w:right w:val="none" w:sz="0" w:space="0" w:color="auto"/>
          </w:divBdr>
        </w:div>
        <w:div w:id="897403854">
          <w:marLeft w:val="640"/>
          <w:marRight w:val="0"/>
          <w:marTop w:val="0"/>
          <w:marBottom w:val="0"/>
          <w:divBdr>
            <w:top w:val="none" w:sz="0" w:space="0" w:color="auto"/>
            <w:left w:val="none" w:sz="0" w:space="0" w:color="auto"/>
            <w:bottom w:val="none" w:sz="0" w:space="0" w:color="auto"/>
            <w:right w:val="none" w:sz="0" w:space="0" w:color="auto"/>
          </w:divBdr>
        </w:div>
        <w:div w:id="1057781121">
          <w:marLeft w:val="640"/>
          <w:marRight w:val="0"/>
          <w:marTop w:val="0"/>
          <w:marBottom w:val="0"/>
          <w:divBdr>
            <w:top w:val="none" w:sz="0" w:space="0" w:color="auto"/>
            <w:left w:val="none" w:sz="0" w:space="0" w:color="auto"/>
            <w:bottom w:val="none" w:sz="0" w:space="0" w:color="auto"/>
            <w:right w:val="none" w:sz="0" w:space="0" w:color="auto"/>
          </w:divBdr>
        </w:div>
        <w:div w:id="1913271525">
          <w:marLeft w:val="640"/>
          <w:marRight w:val="0"/>
          <w:marTop w:val="0"/>
          <w:marBottom w:val="0"/>
          <w:divBdr>
            <w:top w:val="none" w:sz="0" w:space="0" w:color="auto"/>
            <w:left w:val="none" w:sz="0" w:space="0" w:color="auto"/>
            <w:bottom w:val="none" w:sz="0" w:space="0" w:color="auto"/>
            <w:right w:val="none" w:sz="0" w:space="0" w:color="auto"/>
          </w:divBdr>
        </w:div>
        <w:div w:id="1576238782">
          <w:marLeft w:val="640"/>
          <w:marRight w:val="0"/>
          <w:marTop w:val="0"/>
          <w:marBottom w:val="0"/>
          <w:divBdr>
            <w:top w:val="none" w:sz="0" w:space="0" w:color="auto"/>
            <w:left w:val="none" w:sz="0" w:space="0" w:color="auto"/>
            <w:bottom w:val="none" w:sz="0" w:space="0" w:color="auto"/>
            <w:right w:val="none" w:sz="0" w:space="0" w:color="auto"/>
          </w:divBdr>
        </w:div>
        <w:div w:id="2101294330">
          <w:marLeft w:val="640"/>
          <w:marRight w:val="0"/>
          <w:marTop w:val="0"/>
          <w:marBottom w:val="0"/>
          <w:divBdr>
            <w:top w:val="none" w:sz="0" w:space="0" w:color="auto"/>
            <w:left w:val="none" w:sz="0" w:space="0" w:color="auto"/>
            <w:bottom w:val="none" w:sz="0" w:space="0" w:color="auto"/>
            <w:right w:val="none" w:sz="0" w:space="0" w:color="auto"/>
          </w:divBdr>
        </w:div>
        <w:div w:id="1733043502">
          <w:marLeft w:val="640"/>
          <w:marRight w:val="0"/>
          <w:marTop w:val="0"/>
          <w:marBottom w:val="0"/>
          <w:divBdr>
            <w:top w:val="none" w:sz="0" w:space="0" w:color="auto"/>
            <w:left w:val="none" w:sz="0" w:space="0" w:color="auto"/>
            <w:bottom w:val="none" w:sz="0" w:space="0" w:color="auto"/>
            <w:right w:val="none" w:sz="0" w:space="0" w:color="auto"/>
          </w:divBdr>
        </w:div>
        <w:div w:id="1488667226">
          <w:marLeft w:val="640"/>
          <w:marRight w:val="0"/>
          <w:marTop w:val="0"/>
          <w:marBottom w:val="0"/>
          <w:divBdr>
            <w:top w:val="none" w:sz="0" w:space="0" w:color="auto"/>
            <w:left w:val="none" w:sz="0" w:space="0" w:color="auto"/>
            <w:bottom w:val="none" w:sz="0" w:space="0" w:color="auto"/>
            <w:right w:val="none" w:sz="0" w:space="0" w:color="auto"/>
          </w:divBdr>
        </w:div>
        <w:div w:id="24210955">
          <w:marLeft w:val="640"/>
          <w:marRight w:val="0"/>
          <w:marTop w:val="0"/>
          <w:marBottom w:val="0"/>
          <w:divBdr>
            <w:top w:val="none" w:sz="0" w:space="0" w:color="auto"/>
            <w:left w:val="none" w:sz="0" w:space="0" w:color="auto"/>
            <w:bottom w:val="none" w:sz="0" w:space="0" w:color="auto"/>
            <w:right w:val="none" w:sz="0" w:space="0" w:color="auto"/>
          </w:divBdr>
        </w:div>
        <w:div w:id="1473712487">
          <w:marLeft w:val="640"/>
          <w:marRight w:val="0"/>
          <w:marTop w:val="0"/>
          <w:marBottom w:val="0"/>
          <w:divBdr>
            <w:top w:val="none" w:sz="0" w:space="0" w:color="auto"/>
            <w:left w:val="none" w:sz="0" w:space="0" w:color="auto"/>
            <w:bottom w:val="none" w:sz="0" w:space="0" w:color="auto"/>
            <w:right w:val="none" w:sz="0" w:space="0" w:color="auto"/>
          </w:divBdr>
        </w:div>
        <w:div w:id="507058410">
          <w:marLeft w:val="640"/>
          <w:marRight w:val="0"/>
          <w:marTop w:val="0"/>
          <w:marBottom w:val="0"/>
          <w:divBdr>
            <w:top w:val="none" w:sz="0" w:space="0" w:color="auto"/>
            <w:left w:val="none" w:sz="0" w:space="0" w:color="auto"/>
            <w:bottom w:val="none" w:sz="0" w:space="0" w:color="auto"/>
            <w:right w:val="none" w:sz="0" w:space="0" w:color="auto"/>
          </w:divBdr>
        </w:div>
        <w:div w:id="1681007874">
          <w:marLeft w:val="640"/>
          <w:marRight w:val="0"/>
          <w:marTop w:val="0"/>
          <w:marBottom w:val="0"/>
          <w:divBdr>
            <w:top w:val="none" w:sz="0" w:space="0" w:color="auto"/>
            <w:left w:val="none" w:sz="0" w:space="0" w:color="auto"/>
            <w:bottom w:val="none" w:sz="0" w:space="0" w:color="auto"/>
            <w:right w:val="none" w:sz="0" w:space="0" w:color="auto"/>
          </w:divBdr>
        </w:div>
        <w:div w:id="1050422733">
          <w:marLeft w:val="640"/>
          <w:marRight w:val="0"/>
          <w:marTop w:val="0"/>
          <w:marBottom w:val="0"/>
          <w:divBdr>
            <w:top w:val="none" w:sz="0" w:space="0" w:color="auto"/>
            <w:left w:val="none" w:sz="0" w:space="0" w:color="auto"/>
            <w:bottom w:val="none" w:sz="0" w:space="0" w:color="auto"/>
            <w:right w:val="none" w:sz="0" w:space="0" w:color="auto"/>
          </w:divBdr>
        </w:div>
        <w:div w:id="391318039">
          <w:marLeft w:val="640"/>
          <w:marRight w:val="0"/>
          <w:marTop w:val="0"/>
          <w:marBottom w:val="0"/>
          <w:divBdr>
            <w:top w:val="none" w:sz="0" w:space="0" w:color="auto"/>
            <w:left w:val="none" w:sz="0" w:space="0" w:color="auto"/>
            <w:bottom w:val="none" w:sz="0" w:space="0" w:color="auto"/>
            <w:right w:val="none" w:sz="0" w:space="0" w:color="auto"/>
          </w:divBdr>
        </w:div>
        <w:div w:id="216091017">
          <w:marLeft w:val="640"/>
          <w:marRight w:val="0"/>
          <w:marTop w:val="0"/>
          <w:marBottom w:val="0"/>
          <w:divBdr>
            <w:top w:val="none" w:sz="0" w:space="0" w:color="auto"/>
            <w:left w:val="none" w:sz="0" w:space="0" w:color="auto"/>
            <w:bottom w:val="none" w:sz="0" w:space="0" w:color="auto"/>
            <w:right w:val="none" w:sz="0" w:space="0" w:color="auto"/>
          </w:divBdr>
        </w:div>
        <w:div w:id="897863285">
          <w:marLeft w:val="640"/>
          <w:marRight w:val="0"/>
          <w:marTop w:val="0"/>
          <w:marBottom w:val="0"/>
          <w:divBdr>
            <w:top w:val="none" w:sz="0" w:space="0" w:color="auto"/>
            <w:left w:val="none" w:sz="0" w:space="0" w:color="auto"/>
            <w:bottom w:val="none" w:sz="0" w:space="0" w:color="auto"/>
            <w:right w:val="none" w:sz="0" w:space="0" w:color="auto"/>
          </w:divBdr>
        </w:div>
        <w:div w:id="2031756816">
          <w:marLeft w:val="640"/>
          <w:marRight w:val="0"/>
          <w:marTop w:val="0"/>
          <w:marBottom w:val="0"/>
          <w:divBdr>
            <w:top w:val="none" w:sz="0" w:space="0" w:color="auto"/>
            <w:left w:val="none" w:sz="0" w:space="0" w:color="auto"/>
            <w:bottom w:val="none" w:sz="0" w:space="0" w:color="auto"/>
            <w:right w:val="none" w:sz="0" w:space="0" w:color="auto"/>
          </w:divBdr>
        </w:div>
        <w:div w:id="1334837340">
          <w:marLeft w:val="640"/>
          <w:marRight w:val="0"/>
          <w:marTop w:val="0"/>
          <w:marBottom w:val="0"/>
          <w:divBdr>
            <w:top w:val="none" w:sz="0" w:space="0" w:color="auto"/>
            <w:left w:val="none" w:sz="0" w:space="0" w:color="auto"/>
            <w:bottom w:val="none" w:sz="0" w:space="0" w:color="auto"/>
            <w:right w:val="none" w:sz="0" w:space="0" w:color="auto"/>
          </w:divBdr>
        </w:div>
        <w:div w:id="1241646008">
          <w:marLeft w:val="640"/>
          <w:marRight w:val="0"/>
          <w:marTop w:val="0"/>
          <w:marBottom w:val="0"/>
          <w:divBdr>
            <w:top w:val="none" w:sz="0" w:space="0" w:color="auto"/>
            <w:left w:val="none" w:sz="0" w:space="0" w:color="auto"/>
            <w:bottom w:val="none" w:sz="0" w:space="0" w:color="auto"/>
            <w:right w:val="none" w:sz="0" w:space="0" w:color="auto"/>
          </w:divBdr>
        </w:div>
        <w:div w:id="753236208">
          <w:marLeft w:val="640"/>
          <w:marRight w:val="0"/>
          <w:marTop w:val="0"/>
          <w:marBottom w:val="0"/>
          <w:divBdr>
            <w:top w:val="none" w:sz="0" w:space="0" w:color="auto"/>
            <w:left w:val="none" w:sz="0" w:space="0" w:color="auto"/>
            <w:bottom w:val="none" w:sz="0" w:space="0" w:color="auto"/>
            <w:right w:val="none" w:sz="0" w:space="0" w:color="auto"/>
          </w:divBdr>
        </w:div>
        <w:div w:id="1272936376">
          <w:marLeft w:val="640"/>
          <w:marRight w:val="0"/>
          <w:marTop w:val="0"/>
          <w:marBottom w:val="0"/>
          <w:divBdr>
            <w:top w:val="none" w:sz="0" w:space="0" w:color="auto"/>
            <w:left w:val="none" w:sz="0" w:space="0" w:color="auto"/>
            <w:bottom w:val="none" w:sz="0" w:space="0" w:color="auto"/>
            <w:right w:val="none" w:sz="0" w:space="0" w:color="auto"/>
          </w:divBdr>
        </w:div>
        <w:div w:id="104272880">
          <w:marLeft w:val="640"/>
          <w:marRight w:val="0"/>
          <w:marTop w:val="0"/>
          <w:marBottom w:val="0"/>
          <w:divBdr>
            <w:top w:val="none" w:sz="0" w:space="0" w:color="auto"/>
            <w:left w:val="none" w:sz="0" w:space="0" w:color="auto"/>
            <w:bottom w:val="none" w:sz="0" w:space="0" w:color="auto"/>
            <w:right w:val="none" w:sz="0" w:space="0" w:color="auto"/>
          </w:divBdr>
        </w:div>
        <w:div w:id="2089571029">
          <w:marLeft w:val="640"/>
          <w:marRight w:val="0"/>
          <w:marTop w:val="0"/>
          <w:marBottom w:val="0"/>
          <w:divBdr>
            <w:top w:val="none" w:sz="0" w:space="0" w:color="auto"/>
            <w:left w:val="none" w:sz="0" w:space="0" w:color="auto"/>
            <w:bottom w:val="none" w:sz="0" w:space="0" w:color="auto"/>
            <w:right w:val="none" w:sz="0" w:space="0" w:color="auto"/>
          </w:divBdr>
        </w:div>
        <w:div w:id="1747533517">
          <w:marLeft w:val="640"/>
          <w:marRight w:val="0"/>
          <w:marTop w:val="0"/>
          <w:marBottom w:val="0"/>
          <w:divBdr>
            <w:top w:val="none" w:sz="0" w:space="0" w:color="auto"/>
            <w:left w:val="none" w:sz="0" w:space="0" w:color="auto"/>
            <w:bottom w:val="none" w:sz="0" w:space="0" w:color="auto"/>
            <w:right w:val="none" w:sz="0" w:space="0" w:color="auto"/>
          </w:divBdr>
        </w:div>
        <w:div w:id="1806503420">
          <w:marLeft w:val="640"/>
          <w:marRight w:val="0"/>
          <w:marTop w:val="0"/>
          <w:marBottom w:val="0"/>
          <w:divBdr>
            <w:top w:val="none" w:sz="0" w:space="0" w:color="auto"/>
            <w:left w:val="none" w:sz="0" w:space="0" w:color="auto"/>
            <w:bottom w:val="none" w:sz="0" w:space="0" w:color="auto"/>
            <w:right w:val="none" w:sz="0" w:space="0" w:color="auto"/>
          </w:divBdr>
        </w:div>
        <w:div w:id="173308655">
          <w:marLeft w:val="640"/>
          <w:marRight w:val="0"/>
          <w:marTop w:val="0"/>
          <w:marBottom w:val="0"/>
          <w:divBdr>
            <w:top w:val="none" w:sz="0" w:space="0" w:color="auto"/>
            <w:left w:val="none" w:sz="0" w:space="0" w:color="auto"/>
            <w:bottom w:val="none" w:sz="0" w:space="0" w:color="auto"/>
            <w:right w:val="none" w:sz="0" w:space="0" w:color="auto"/>
          </w:divBdr>
        </w:div>
        <w:div w:id="1068839897">
          <w:marLeft w:val="640"/>
          <w:marRight w:val="0"/>
          <w:marTop w:val="0"/>
          <w:marBottom w:val="0"/>
          <w:divBdr>
            <w:top w:val="none" w:sz="0" w:space="0" w:color="auto"/>
            <w:left w:val="none" w:sz="0" w:space="0" w:color="auto"/>
            <w:bottom w:val="none" w:sz="0" w:space="0" w:color="auto"/>
            <w:right w:val="none" w:sz="0" w:space="0" w:color="auto"/>
          </w:divBdr>
        </w:div>
        <w:div w:id="574894197">
          <w:marLeft w:val="640"/>
          <w:marRight w:val="0"/>
          <w:marTop w:val="0"/>
          <w:marBottom w:val="0"/>
          <w:divBdr>
            <w:top w:val="none" w:sz="0" w:space="0" w:color="auto"/>
            <w:left w:val="none" w:sz="0" w:space="0" w:color="auto"/>
            <w:bottom w:val="none" w:sz="0" w:space="0" w:color="auto"/>
            <w:right w:val="none" w:sz="0" w:space="0" w:color="auto"/>
          </w:divBdr>
        </w:div>
        <w:div w:id="413481308">
          <w:marLeft w:val="640"/>
          <w:marRight w:val="0"/>
          <w:marTop w:val="0"/>
          <w:marBottom w:val="0"/>
          <w:divBdr>
            <w:top w:val="none" w:sz="0" w:space="0" w:color="auto"/>
            <w:left w:val="none" w:sz="0" w:space="0" w:color="auto"/>
            <w:bottom w:val="none" w:sz="0" w:space="0" w:color="auto"/>
            <w:right w:val="none" w:sz="0" w:space="0" w:color="auto"/>
          </w:divBdr>
        </w:div>
        <w:div w:id="600994388">
          <w:marLeft w:val="640"/>
          <w:marRight w:val="0"/>
          <w:marTop w:val="0"/>
          <w:marBottom w:val="0"/>
          <w:divBdr>
            <w:top w:val="none" w:sz="0" w:space="0" w:color="auto"/>
            <w:left w:val="none" w:sz="0" w:space="0" w:color="auto"/>
            <w:bottom w:val="none" w:sz="0" w:space="0" w:color="auto"/>
            <w:right w:val="none" w:sz="0" w:space="0" w:color="auto"/>
          </w:divBdr>
        </w:div>
        <w:div w:id="479930807">
          <w:marLeft w:val="640"/>
          <w:marRight w:val="0"/>
          <w:marTop w:val="0"/>
          <w:marBottom w:val="0"/>
          <w:divBdr>
            <w:top w:val="none" w:sz="0" w:space="0" w:color="auto"/>
            <w:left w:val="none" w:sz="0" w:space="0" w:color="auto"/>
            <w:bottom w:val="none" w:sz="0" w:space="0" w:color="auto"/>
            <w:right w:val="none" w:sz="0" w:space="0" w:color="auto"/>
          </w:divBdr>
        </w:div>
        <w:div w:id="1697273857">
          <w:marLeft w:val="640"/>
          <w:marRight w:val="0"/>
          <w:marTop w:val="0"/>
          <w:marBottom w:val="0"/>
          <w:divBdr>
            <w:top w:val="none" w:sz="0" w:space="0" w:color="auto"/>
            <w:left w:val="none" w:sz="0" w:space="0" w:color="auto"/>
            <w:bottom w:val="none" w:sz="0" w:space="0" w:color="auto"/>
            <w:right w:val="none" w:sz="0" w:space="0" w:color="auto"/>
          </w:divBdr>
        </w:div>
        <w:div w:id="1319923711">
          <w:marLeft w:val="640"/>
          <w:marRight w:val="0"/>
          <w:marTop w:val="0"/>
          <w:marBottom w:val="0"/>
          <w:divBdr>
            <w:top w:val="none" w:sz="0" w:space="0" w:color="auto"/>
            <w:left w:val="none" w:sz="0" w:space="0" w:color="auto"/>
            <w:bottom w:val="none" w:sz="0" w:space="0" w:color="auto"/>
            <w:right w:val="none" w:sz="0" w:space="0" w:color="auto"/>
          </w:divBdr>
        </w:div>
        <w:div w:id="989477345">
          <w:marLeft w:val="640"/>
          <w:marRight w:val="0"/>
          <w:marTop w:val="0"/>
          <w:marBottom w:val="0"/>
          <w:divBdr>
            <w:top w:val="none" w:sz="0" w:space="0" w:color="auto"/>
            <w:left w:val="none" w:sz="0" w:space="0" w:color="auto"/>
            <w:bottom w:val="none" w:sz="0" w:space="0" w:color="auto"/>
            <w:right w:val="none" w:sz="0" w:space="0" w:color="auto"/>
          </w:divBdr>
        </w:div>
        <w:div w:id="271598075">
          <w:marLeft w:val="640"/>
          <w:marRight w:val="0"/>
          <w:marTop w:val="0"/>
          <w:marBottom w:val="0"/>
          <w:divBdr>
            <w:top w:val="none" w:sz="0" w:space="0" w:color="auto"/>
            <w:left w:val="none" w:sz="0" w:space="0" w:color="auto"/>
            <w:bottom w:val="none" w:sz="0" w:space="0" w:color="auto"/>
            <w:right w:val="none" w:sz="0" w:space="0" w:color="auto"/>
          </w:divBdr>
        </w:div>
        <w:div w:id="1211916607">
          <w:marLeft w:val="640"/>
          <w:marRight w:val="0"/>
          <w:marTop w:val="0"/>
          <w:marBottom w:val="0"/>
          <w:divBdr>
            <w:top w:val="none" w:sz="0" w:space="0" w:color="auto"/>
            <w:left w:val="none" w:sz="0" w:space="0" w:color="auto"/>
            <w:bottom w:val="none" w:sz="0" w:space="0" w:color="auto"/>
            <w:right w:val="none" w:sz="0" w:space="0" w:color="auto"/>
          </w:divBdr>
        </w:div>
        <w:div w:id="1637181826">
          <w:marLeft w:val="640"/>
          <w:marRight w:val="0"/>
          <w:marTop w:val="0"/>
          <w:marBottom w:val="0"/>
          <w:divBdr>
            <w:top w:val="none" w:sz="0" w:space="0" w:color="auto"/>
            <w:left w:val="none" w:sz="0" w:space="0" w:color="auto"/>
            <w:bottom w:val="none" w:sz="0" w:space="0" w:color="auto"/>
            <w:right w:val="none" w:sz="0" w:space="0" w:color="auto"/>
          </w:divBdr>
        </w:div>
        <w:div w:id="1428312254">
          <w:marLeft w:val="640"/>
          <w:marRight w:val="0"/>
          <w:marTop w:val="0"/>
          <w:marBottom w:val="0"/>
          <w:divBdr>
            <w:top w:val="none" w:sz="0" w:space="0" w:color="auto"/>
            <w:left w:val="none" w:sz="0" w:space="0" w:color="auto"/>
            <w:bottom w:val="none" w:sz="0" w:space="0" w:color="auto"/>
            <w:right w:val="none" w:sz="0" w:space="0" w:color="auto"/>
          </w:divBdr>
        </w:div>
        <w:div w:id="869143132">
          <w:marLeft w:val="640"/>
          <w:marRight w:val="0"/>
          <w:marTop w:val="0"/>
          <w:marBottom w:val="0"/>
          <w:divBdr>
            <w:top w:val="none" w:sz="0" w:space="0" w:color="auto"/>
            <w:left w:val="none" w:sz="0" w:space="0" w:color="auto"/>
            <w:bottom w:val="none" w:sz="0" w:space="0" w:color="auto"/>
            <w:right w:val="none" w:sz="0" w:space="0" w:color="auto"/>
          </w:divBdr>
        </w:div>
        <w:div w:id="1768843911">
          <w:marLeft w:val="640"/>
          <w:marRight w:val="0"/>
          <w:marTop w:val="0"/>
          <w:marBottom w:val="0"/>
          <w:divBdr>
            <w:top w:val="none" w:sz="0" w:space="0" w:color="auto"/>
            <w:left w:val="none" w:sz="0" w:space="0" w:color="auto"/>
            <w:bottom w:val="none" w:sz="0" w:space="0" w:color="auto"/>
            <w:right w:val="none" w:sz="0" w:space="0" w:color="auto"/>
          </w:divBdr>
        </w:div>
        <w:div w:id="1577671493">
          <w:marLeft w:val="640"/>
          <w:marRight w:val="0"/>
          <w:marTop w:val="0"/>
          <w:marBottom w:val="0"/>
          <w:divBdr>
            <w:top w:val="none" w:sz="0" w:space="0" w:color="auto"/>
            <w:left w:val="none" w:sz="0" w:space="0" w:color="auto"/>
            <w:bottom w:val="none" w:sz="0" w:space="0" w:color="auto"/>
            <w:right w:val="none" w:sz="0" w:space="0" w:color="auto"/>
          </w:divBdr>
        </w:div>
        <w:div w:id="389963030">
          <w:marLeft w:val="640"/>
          <w:marRight w:val="0"/>
          <w:marTop w:val="0"/>
          <w:marBottom w:val="0"/>
          <w:divBdr>
            <w:top w:val="none" w:sz="0" w:space="0" w:color="auto"/>
            <w:left w:val="none" w:sz="0" w:space="0" w:color="auto"/>
            <w:bottom w:val="none" w:sz="0" w:space="0" w:color="auto"/>
            <w:right w:val="none" w:sz="0" w:space="0" w:color="auto"/>
          </w:divBdr>
        </w:div>
        <w:div w:id="913860068">
          <w:marLeft w:val="640"/>
          <w:marRight w:val="0"/>
          <w:marTop w:val="0"/>
          <w:marBottom w:val="0"/>
          <w:divBdr>
            <w:top w:val="none" w:sz="0" w:space="0" w:color="auto"/>
            <w:left w:val="none" w:sz="0" w:space="0" w:color="auto"/>
            <w:bottom w:val="none" w:sz="0" w:space="0" w:color="auto"/>
            <w:right w:val="none" w:sz="0" w:space="0" w:color="auto"/>
          </w:divBdr>
        </w:div>
        <w:div w:id="336034823">
          <w:marLeft w:val="640"/>
          <w:marRight w:val="0"/>
          <w:marTop w:val="0"/>
          <w:marBottom w:val="0"/>
          <w:divBdr>
            <w:top w:val="none" w:sz="0" w:space="0" w:color="auto"/>
            <w:left w:val="none" w:sz="0" w:space="0" w:color="auto"/>
            <w:bottom w:val="none" w:sz="0" w:space="0" w:color="auto"/>
            <w:right w:val="none" w:sz="0" w:space="0" w:color="auto"/>
          </w:divBdr>
        </w:div>
        <w:div w:id="1426344235">
          <w:marLeft w:val="640"/>
          <w:marRight w:val="0"/>
          <w:marTop w:val="0"/>
          <w:marBottom w:val="0"/>
          <w:divBdr>
            <w:top w:val="none" w:sz="0" w:space="0" w:color="auto"/>
            <w:left w:val="none" w:sz="0" w:space="0" w:color="auto"/>
            <w:bottom w:val="none" w:sz="0" w:space="0" w:color="auto"/>
            <w:right w:val="none" w:sz="0" w:space="0" w:color="auto"/>
          </w:divBdr>
        </w:div>
        <w:div w:id="166529149">
          <w:marLeft w:val="640"/>
          <w:marRight w:val="0"/>
          <w:marTop w:val="0"/>
          <w:marBottom w:val="0"/>
          <w:divBdr>
            <w:top w:val="none" w:sz="0" w:space="0" w:color="auto"/>
            <w:left w:val="none" w:sz="0" w:space="0" w:color="auto"/>
            <w:bottom w:val="none" w:sz="0" w:space="0" w:color="auto"/>
            <w:right w:val="none" w:sz="0" w:space="0" w:color="auto"/>
          </w:divBdr>
        </w:div>
        <w:div w:id="566304712">
          <w:marLeft w:val="640"/>
          <w:marRight w:val="0"/>
          <w:marTop w:val="0"/>
          <w:marBottom w:val="0"/>
          <w:divBdr>
            <w:top w:val="none" w:sz="0" w:space="0" w:color="auto"/>
            <w:left w:val="none" w:sz="0" w:space="0" w:color="auto"/>
            <w:bottom w:val="none" w:sz="0" w:space="0" w:color="auto"/>
            <w:right w:val="none" w:sz="0" w:space="0" w:color="auto"/>
          </w:divBdr>
        </w:div>
        <w:div w:id="1509325481">
          <w:marLeft w:val="640"/>
          <w:marRight w:val="0"/>
          <w:marTop w:val="0"/>
          <w:marBottom w:val="0"/>
          <w:divBdr>
            <w:top w:val="none" w:sz="0" w:space="0" w:color="auto"/>
            <w:left w:val="none" w:sz="0" w:space="0" w:color="auto"/>
            <w:bottom w:val="none" w:sz="0" w:space="0" w:color="auto"/>
            <w:right w:val="none" w:sz="0" w:space="0" w:color="auto"/>
          </w:divBdr>
        </w:div>
        <w:div w:id="1691377074">
          <w:marLeft w:val="640"/>
          <w:marRight w:val="0"/>
          <w:marTop w:val="0"/>
          <w:marBottom w:val="0"/>
          <w:divBdr>
            <w:top w:val="none" w:sz="0" w:space="0" w:color="auto"/>
            <w:left w:val="none" w:sz="0" w:space="0" w:color="auto"/>
            <w:bottom w:val="none" w:sz="0" w:space="0" w:color="auto"/>
            <w:right w:val="none" w:sz="0" w:space="0" w:color="auto"/>
          </w:divBdr>
        </w:div>
        <w:div w:id="572198109">
          <w:marLeft w:val="640"/>
          <w:marRight w:val="0"/>
          <w:marTop w:val="0"/>
          <w:marBottom w:val="0"/>
          <w:divBdr>
            <w:top w:val="none" w:sz="0" w:space="0" w:color="auto"/>
            <w:left w:val="none" w:sz="0" w:space="0" w:color="auto"/>
            <w:bottom w:val="none" w:sz="0" w:space="0" w:color="auto"/>
            <w:right w:val="none" w:sz="0" w:space="0" w:color="auto"/>
          </w:divBdr>
        </w:div>
        <w:div w:id="79102056">
          <w:marLeft w:val="640"/>
          <w:marRight w:val="0"/>
          <w:marTop w:val="0"/>
          <w:marBottom w:val="0"/>
          <w:divBdr>
            <w:top w:val="none" w:sz="0" w:space="0" w:color="auto"/>
            <w:left w:val="none" w:sz="0" w:space="0" w:color="auto"/>
            <w:bottom w:val="none" w:sz="0" w:space="0" w:color="auto"/>
            <w:right w:val="none" w:sz="0" w:space="0" w:color="auto"/>
          </w:divBdr>
        </w:div>
        <w:div w:id="741105701">
          <w:marLeft w:val="640"/>
          <w:marRight w:val="0"/>
          <w:marTop w:val="0"/>
          <w:marBottom w:val="0"/>
          <w:divBdr>
            <w:top w:val="none" w:sz="0" w:space="0" w:color="auto"/>
            <w:left w:val="none" w:sz="0" w:space="0" w:color="auto"/>
            <w:bottom w:val="none" w:sz="0" w:space="0" w:color="auto"/>
            <w:right w:val="none" w:sz="0" w:space="0" w:color="auto"/>
          </w:divBdr>
        </w:div>
        <w:div w:id="521283485">
          <w:marLeft w:val="640"/>
          <w:marRight w:val="0"/>
          <w:marTop w:val="0"/>
          <w:marBottom w:val="0"/>
          <w:divBdr>
            <w:top w:val="none" w:sz="0" w:space="0" w:color="auto"/>
            <w:left w:val="none" w:sz="0" w:space="0" w:color="auto"/>
            <w:bottom w:val="none" w:sz="0" w:space="0" w:color="auto"/>
            <w:right w:val="none" w:sz="0" w:space="0" w:color="auto"/>
          </w:divBdr>
        </w:div>
        <w:div w:id="964769595">
          <w:marLeft w:val="640"/>
          <w:marRight w:val="0"/>
          <w:marTop w:val="0"/>
          <w:marBottom w:val="0"/>
          <w:divBdr>
            <w:top w:val="none" w:sz="0" w:space="0" w:color="auto"/>
            <w:left w:val="none" w:sz="0" w:space="0" w:color="auto"/>
            <w:bottom w:val="none" w:sz="0" w:space="0" w:color="auto"/>
            <w:right w:val="none" w:sz="0" w:space="0" w:color="auto"/>
          </w:divBdr>
        </w:div>
        <w:div w:id="1726296710">
          <w:marLeft w:val="640"/>
          <w:marRight w:val="0"/>
          <w:marTop w:val="0"/>
          <w:marBottom w:val="0"/>
          <w:divBdr>
            <w:top w:val="none" w:sz="0" w:space="0" w:color="auto"/>
            <w:left w:val="none" w:sz="0" w:space="0" w:color="auto"/>
            <w:bottom w:val="none" w:sz="0" w:space="0" w:color="auto"/>
            <w:right w:val="none" w:sz="0" w:space="0" w:color="auto"/>
          </w:divBdr>
        </w:div>
        <w:div w:id="1640382913">
          <w:marLeft w:val="640"/>
          <w:marRight w:val="0"/>
          <w:marTop w:val="0"/>
          <w:marBottom w:val="0"/>
          <w:divBdr>
            <w:top w:val="none" w:sz="0" w:space="0" w:color="auto"/>
            <w:left w:val="none" w:sz="0" w:space="0" w:color="auto"/>
            <w:bottom w:val="none" w:sz="0" w:space="0" w:color="auto"/>
            <w:right w:val="none" w:sz="0" w:space="0" w:color="auto"/>
          </w:divBdr>
        </w:div>
        <w:div w:id="693115277">
          <w:marLeft w:val="640"/>
          <w:marRight w:val="0"/>
          <w:marTop w:val="0"/>
          <w:marBottom w:val="0"/>
          <w:divBdr>
            <w:top w:val="none" w:sz="0" w:space="0" w:color="auto"/>
            <w:left w:val="none" w:sz="0" w:space="0" w:color="auto"/>
            <w:bottom w:val="none" w:sz="0" w:space="0" w:color="auto"/>
            <w:right w:val="none" w:sz="0" w:space="0" w:color="auto"/>
          </w:divBdr>
        </w:div>
        <w:div w:id="943070628">
          <w:marLeft w:val="640"/>
          <w:marRight w:val="0"/>
          <w:marTop w:val="0"/>
          <w:marBottom w:val="0"/>
          <w:divBdr>
            <w:top w:val="none" w:sz="0" w:space="0" w:color="auto"/>
            <w:left w:val="none" w:sz="0" w:space="0" w:color="auto"/>
            <w:bottom w:val="none" w:sz="0" w:space="0" w:color="auto"/>
            <w:right w:val="none" w:sz="0" w:space="0" w:color="auto"/>
          </w:divBdr>
        </w:div>
        <w:div w:id="528026406">
          <w:marLeft w:val="640"/>
          <w:marRight w:val="0"/>
          <w:marTop w:val="0"/>
          <w:marBottom w:val="0"/>
          <w:divBdr>
            <w:top w:val="none" w:sz="0" w:space="0" w:color="auto"/>
            <w:left w:val="none" w:sz="0" w:space="0" w:color="auto"/>
            <w:bottom w:val="none" w:sz="0" w:space="0" w:color="auto"/>
            <w:right w:val="none" w:sz="0" w:space="0" w:color="auto"/>
          </w:divBdr>
        </w:div>
        <w:div w:id="1299384694">
          <w:marLeft w:val="640"/>
          <w:marRight w:val="0"/>
          <w:marTop w:val="0"/>
          <w:marBottom w:val="0"/>
          <w:divBdr>
            <w:top w:val="none" w:sz="0" w:space="0" w:color="auto"/>
            <w:left w:val="none" w:sz="0" w:space="0" w:color="auto"/>
            <w:bottom w:val="none" w:sz="0" w:space="0" w:color="auto"/>
            <w:right w:val="none" w:sz="0" w:space="0" w:color="auto"/>
          </w:divBdr>
        </w:div>
        <w:div w:id="210923620">
          <w:marLeft w:val="640"/>
          <w:marRight w:val="0"/>
          <w:marTop w:val="0"/>
          <w:marBottom w:val="0"/>
          <w:divBdr>
            <w:top w:val="none" w:sz="0" w:space="0" w:color="auto"/>
            <w:left w:val="none" w:sz="0" w:space="0" w:color="auto"/>
            <w:bottom w:val="none" w:sz="0" w:space="0" w:color="auto"/>
            <w:right w:val="none" w:sz="0" w:space="0" w:color="auto"/>
          </w:divBdr>
        </w:div>
        <w:div w:id="1659379216">
          <w:marLeft w:val="640"/>
          <w:marRight w:val="0"/>
          <w:marTop w:val="0"/>
          <w:marBottom w:val="0"/>
          <w:divBdr>
            <w:top w:val="none" w:sz="0" w:space="0" w:color="auto"/>
            <w:left w:val="none" w:sz="0" w:space="0" w:color="auto"/>
            <w:bottom w:val="none" w:sz="0" w:space="0" w:color="auto"/>
            <w:right w:val="none" w:sz="0" w:space="0" w:color="auto"/>
          </w:divBdr>
        </w:div>
        <w:div w:id="1401949665">
          <w:marLeft w:val="640"/>
          <w:marRight w:val="0"/>
          <w:marTop w:val="0"/>
          <w:marBottom w:val="0"/>
          <w:divBdr>
            <w:top w:val="none" w:sz="0" w:space="0" w:color="auto"/>
            <w:left w:val="none" w:sz="0" w:space="0" w:color="auto"/>
            <w:bottom w:val="none" w:sz="0" w:space="0" w:color="auto"/>
            <w:right w:val="none" w:sz="0" w:space="0" w:color="auto"/>
          </w:divBdr>
        </w:div>
        <w:div w:id="1948192212">
          <w:marLeft w:val="640"/>
          <w:marRight w:val="0"/>
          <w:marTop w:val="0"/>
          <w:marBottom w:val="0"/>
          <w:divBdr>
            <w:top w:val="none" w:sz="0" w:space="0" w:color="auto"/>
            <w:left w:val="none" w:sz="0" w:space="0" w:color="auto"/>
            <w:bottom w:val="none" w:sz="0" w:space="0" w:color="auto"/>
            <w:right w:val="none" w:sz="0" w:space="0" w:color="auto"/>
          </w:divBdr>
        </w:div>
        <w:div w:id="50931501">
          <w:marLeft w:val="640"/>
          <w:marRight w:val="0"/>
          <w:marTop w:val="0"/>
          <w:marBottom w:val="0"/>
          <w:divBdr>
            <w:top w:val="none" w:sz="0" w:space="0" w:color="auto"/>
            <w:left w:val="none" w:sz="0" w:space="0" w:color="auto"/>
            <w:bottom w:val="none" w:sz="0" w:space="0" w:color="auto"/>
            <w:right w:val="none" w:sz="0" w:space="0" w:color="auto"/>
          </w:divBdr>
        </w:div>
        <w:div w:id="1882208483">
          <w:marLeft w:val="640"/>
          <w:marRight w:val="0"/>
          <w:marTop w:val="0"/>
          <w:marBottom w:val="0"/>
          <w:divBdr>
            <w:top w:val="none" w:sz="0" w:space="0" w:color="auto"/>
            <w:left w:val="none" w:sz="0" w:space="0" w:color="auto"/>
            <w:bottom w:val="none" w:sz="0" w:space="0" w:color="auto"/>
            <w:right w:val="none" w:sz="0" w:space="0" w:color="auto"/>
          </w:divBdr>
        </w:div>
        <w:div w:id="1705909175">
          <w:marLeft w:val="640"/>
          <w:marRight w:val="0"/>
          <w:marTop w:val="0"/>
          <w:marBottom w:val="0"/>
          <w:divBdr>
            <w:top w:val="none" w:sz="0" w:space="0" w:color="auto"/>
            <w:left w:val="none" w:sz="0" w:space="0" w:color="auto"/>
            <w:bottom w:val="none" w:sz="0" w:space="0" w:color="auto"/>
            <w:right w:val="none" w:sz="0" w:space="0" w:color="auto"/>
          </w:divBdr>
        </w:div>
        <w:div w:id="1315064546">
          <w:marLeft w:val="640"/>
          <w:marRight w:val="0"/>
          <w:marTop w:val="0"/>
          <w:marBottom w:val="0"/>
          <w:divBdr>
            <w:top w:val="none" w:sz="0" w:space="0" w:color="auto"/>
            <w:left w:val="none" w:sz="0" w:space="0" w:color="auto"/>
            <w:bottom w:val="none" w:sz="0" w:space="0" w:color="auto"/>
            <w:right w:val="none" w:sz="0" w:space="0" w:color="auto"/>
          </w:divBdr>
        </w:div>
        <w:div w:id="1457873314">
          <w:marLeft w:val="640"/>
          <w:marRight w:val="0"/>
          <w:marTop w:val="0"/>
          <w:marBottom w:val="0"/>
          <w:divBdr>
            <w:top w:val="none" w:sz="0" w:space="0" w:color="auto"/>
            <w:left w:val="none" w:sz="0" w:space="0" w:color="auto"/>
            <w:bottom w:val="none" w:sz="0" w:space="0" w:color="auto"/>
            <w:right w:val="none" w:sz="0" w:space="0" w:color="auto"/>
          </w:divBdr>
        </w:div>
        <w:div w:id="489911972">
          <w:marLeft w:val="640"/>
          <w:marRight w:val="0"/>
          <w:marTop w:val="0"/>
          <w:marBottom w:val="0"/>
          <w:divBdr>
            <w:top w:val="none" w:sz="0" w:space="0" w:color="auto"/>
            <w:left w:val="none" w:sz="0" w:space="0" w:color="auto"/>
            <w:bottom w:val="none" w:sz="0" w:space="0" w:color="auto"/>
            <w:right w:val="none" w:sz="0" w:space="0" w:color="auto"/>
          </w:divBdr>
        </w:div>
        <w:div w:id="420612254">
          <w:marLeft w:val="640"/>
          <w:marRight w:val="0"/>
          <w:marTop w:val="0"/>
          <w:marBottom w:val="0"/>
          <w:divBdr>
            <w:top w:val="none" w:sz="0" w:space="0" w:color="auto"/>
            <w:left w:val="none" w:sz="0" w:space="0" w:color="auto"/>
            <w:bottom w:val="none" w:sz="0" w:space="0" w:color="auto"/>
            <w:right w:val="none" w:sz="0" w:space="0" w:color="auto"/>
          </w:divBdr>
        </w:div>
        <w:div w:id="560025685">
          <w:marLeft w:val="640"/>
          <w:marRight w:val="0"/>
          <w:marTop w:val="0"/>
          <w:marBottom w:val="0"/>
          <w:divBdr>
            <w:top w:val="none" w:sz="0" w:space="0" w:color="auto"/>
            <w:left w:val="none" w:sz="0" w:space="0" w:color="auto"/>
            <w:bottom w:val="none" w:sz="0" w:space="0" w:color="auto"/>
            <w:right w:val="none" w:sz="0" w:space="0" w:color="auto"/>
          </w:divBdr>
        </w:div>
        <w:div w:id="2072582042">
          <w:marLeft w:val="640"/>
          <w:marRight w:val="0"/>
          <w:marTop w:val="0"/>
          <w:marBottom w:val="0"/>
          <w:divBdr>
            <w:top w:val="none" w:sz="0" w:space="0" w:color="auto"/>
            <w:left w:val="none" w:sz="0" w:space="0" w:color="auto"/>
            <w:bottom w:val="none" w:sz="0" w:space="0" w:color="auto"/>
            <w:right w:val="none" w:sz="0" w:space="0" w:color="auto"/>
          </w:divBdr>
        </w:div>
        <w:div w:id="2043507987">
          <w:marLeft w:val="640"/>
          <w:marRight w:val="0"/>
          <w:marTop w:val="0"/>
          <w:marBottom w:val="0"/>
          <w:divBdr>
            <w:top w:val="none" w:sz="0" w:space="0" w:color="auto"/>
            <w:left w:val="none" w:sz="0" w:space="0" w:color="auto"/>
            <w:bottom w:val="none" w:sz="0" w:space="0" w:color="auto"/>
            <w:right w:val="none" w:sz="0" w:space="0" w:color="auto"/>
          </w:divBdr>
        </w:div>
        <w:div w:id="2016807073">
          <w:marLeft w:val="640"/>
          <w:marRight w:val="0"/>
          <w:marTop w:val="0"/>
          <w:marBottom w:val="0"/>
          <w:divBdr>
            <w:top w:val="none" w:sz="0" w:space="0" w:color="auto"/>
            <w:left w:val="none" w:sz="0" w:space="0" w:color="auto"/>
            <w:bottom w:val="none" w:sz="0" w:space="0" w:color="auto"/>
            <w:right w:val="none" w:sz="0" w:space="0" w:color="auto"/>
          </w:divBdr>
        </w:div>
        <w:div w:id="175000675">
          <w:marLeft w:val="640"/>
          <w:marRight w:val="0"/>
          <w:marTop w:val="0"/>
          <w:marBottom w:val="0"/>
          <w:divBdr>
            <w:top w:val="none" w:sz="0" w:space="0" w:color="auto"/>
            <w:left w:val="none" w:sz="0" w:space="0" w:color="auto"/>
            <w:bottom w:val="none" w:sz="0" w:space="0" w:color="auto"/>
            <w:right w:val="none" w:sz="0" w:space="0" w:color="auto"/>
          </w:divBdr>
        </w:div>
        <w:div w:id="500894325">
          <w:marLeft w:val="640"/>
          <w:marRight w:val="0"/>
          <w:marTop w:val="0"/>
          <w:marBottom w:val="0"/>
          <w:divBdr>
            <w:top w:val="none" w:sz="0" w:space="0" w:color="auto"/>
            <w:left w:val="none" w:sz="0" w:space="0" w:color="auto"/>
            <w:bottom w:val="none" w:sz="0" w:space="0" w:color="auto"/>
            <w:right w:val="none" w:sz="0" w:space="0" w:color="auto"/>
          </w:divBdr>
        </w:div>
        <w:div w:id="947543910">
          <w:marLeft w:val="640"/>
          <w:marRight w:val="0"/>
          <w:marTop w:val="0"/>
          <w:marBottom w:val="0"/>
          <w:divBdr>
            <w:top w:val="none" w:sz="0" w:space="0" w:color="auto"/>
            <w:left w:val="none" w:sz="0" w:space="0" w:color="auto"/>
            <w:bottom w:val="none" w:sz="0" w:space="0" w:color="auto"/>
            <w:right w:val="none" w:sz="0" w:space="0" w:color="auto"/>
          </w:divBdr>
        </w:div>
      </w:divsChild>
    </w:div>
    <w:div w:id="1813326424">
      <w:bodyDiv w:val="1"/>
      <w:marLeft w:val="0"/>
      <w:marRight w:val="0"/>
      <w:marTop w:val="0"/>
      <w:marBottom w:val="0"/>
      <w:divBdr>
        <w:top w:val="none" w:sz="0" w:space="0" w:color="auto"/>
        <w:left w:val="none" w:sz="0" w:space="0" w:color="auto"/>
        <w:bottom w:val="none" w:sz="0" w:space="0" w:color="auto"/>
        <w:right w:val="none" w:sz="0" w:space="0" w:color="auto"/>
      </w:divBdr>
      <w:divsChild>
        <w:div w:id="1695572558">
          <w:marLeft w:val="640"/>
          <w:marRight w:val="0"/>
          <w:marTop w:val="0"/>
          <w:marBottom w:val="0"/>
          <w:divBdr>
            <w:top w:val="none" w:sz="0" w:space="0" w:color="auto"/>
            <w:left w:val="none" w:sz="0" w:space="0" w:color="auto"/>
            <w:bottom w:val="none" w:sz="0" w:space="0" w:color="auto"/>
            <w:right w:val="none" w:sz="0" w:space="0" w:color="auto"/>
          </w:divBdr>
        </w:div>
        <w:div w:id="1823695439">
          <w:marLeft w:val="640"/>
          <w:marRight w:val="0"/>
          <w:marTop w:val="0"/>
          <w:marBottom w:val="0"/>
          <w:divBdr>
            <w:top w:val="none" w:sz="0" w:space="0" w:color="auto"/>
            <w:left w:val="none" w:sz="0" w:space="0" w:color="auto"/>
            <w:bottom w:val="none" w:sz="0" w:space="0" w:color="auto"/>
            <w:right w:val="none" w:sz="0" w:space="0" w:color="auto"/>
          </w:divBdr>
        </w:div>
        <w:div w:id="129439249">
          <w:marLeft w:val="640"/>
          <w:marRight w:val="0"/>
          <w:marTop w:val="0"/>
          <w:marBottom w:val="0"/>
          <w:divBdr>
            <w:top w:val="none" w:sz="0" w:space="0" w:color="auto"/>
            <w:left w:val="none" w:sz="0" w:space="0" w:color="auto"/>
            <w:bottom w:val="none" w:sz="0" w:space="0" w:color="auto"/>
            <w:right w:val="none" w:sz="0" w:space="0" w:color="auto"/>
          </w:divBdr>
        </w:div>
        <w:div w:id="564684431">
          <w:marLeft w:val="640"/>
          <w:marRight w:val="0"/>
          <w:marTop w:val="0"/>
          <w:marBottom w:val="0"/>
          <w:divBdr>
            <w:top w:val="none" w:sz="0" w:space="0" w:color="auto"/>
            <w:left w:val="none" w:sz="0" w:space="0" w:color="auto"/>
            <w:bottom w:val="none" w:sz="0" w:space="0" w:color="auto"/>
            <w:right w:val="none" w:sz="0" w:space="0" w:color="auto"/>
          </w:divBdr>
        </w:div>
        <w:div w:id="332074622">
          <w:marLeft w:val="640"/>
          <w:marRight w:val="0"/>
          <w:marTop w:val="0"/>
          <w:marBottom w:val="0"/>
          <w:divBdr>
            <w:top w:val="none" w:sz="0" w:space="0" w:color="auto"/>
            <w:left w:val="none" w:sz="0" w:space="0" w:color="auto"/>
            <w:bottom w:val="none" w:sz="0" w:space="0" w:color="auto"/>
            <w:right w:val="none" w:sz="0" w:space="0" w:color="auto"/>
          </w:divBdr>
        </w:div>
        <w:div w:id="1938169752">
          <w:marLeft w:val="640"/>
          <w:marRight w:val="0"/>
          <w:marTop w:val="0"/>
          <w:marBottom w:val="0"/>
          <w:divBdr>
            <w:top w:val="none" w:sz="0" w:space="0" w:color="auto"/>
            <w:left w:val="none" w:sz="0" w:space="0" w:color="auto"/>
            <w:bottom w:val="none" w:sz="0" w:space="0" w:color="auto"/>
            <w:right w:val="none" w:sz="0" w:space="0" w:color="auto"/>
          </w:divBdr>
        </w:div>
        <w:div w:id="576937331">
          <w:marLeft w:val="640"/>
          <w:marRight w:val="0"/>
          <w:marTop w:val="0"/>
          <w:marBottom w:val="0"/>
          <w:divBdr>
            <w:top w:val="none" w:sz="0" w:space="0" w:color="auto"/>
            <w:left w:val="none" w:sz="0" w:space="0" w:color="auto"/>
            <w:bottom w:val="none" w:sz="0" w:space="0" w:color="auto"/>
            <w:right w:val="none" w:sz="0" w:space="0" w:color="auto"/>
          </w:divBdr>
        </w:div>
        <w:div w:id="577787550">
          <w:marLeft w:val="640"/>
          <w:marRight w:val="0"/>
          <w:marTop w:val="0"/>
          <w:marBottom w:val="0"/>
          <w:divBdr>
            <w:top w:val="none" w:sz="0" w:space="0" w:color="auto"/>
            <w:left w:val="none" w:sz="0" w:space="0" w:color="auto"/>
            <w:bottom w:val="none" w:sz="0" w:space="0" w:color="auto"/>
            <w:right w:val="none" w:sz="0" w:space="0" w:color="auto"/>
          </w:divBdr>
        </w:div>
        <w:div w:id="2113233314">
          <w:marLeft w:val="640"/>
          <w:marRight w:val="0"/>
          <w:marTop w:val="0"/>
          <w:marBottom w:val="0"/>
          <w:divBdr>
            <w:top w:val="none" w:sz="0" w:space="0" w:color="auto"/>
            <w:left w:val="none" w:sz="0" w:space="0" w:color="auto"/>
            <w:bottom w:val="none" w:sz="0" w:space="0" w:color="auto"/>
            <w:right w:val="none" w:sz="0" w:space="0" w:color="auto"/>
          </w:divBdr>
        </w:div>
        <w:div w:id="641351598">
          <w:marLeft w:val="640"/>
          <w:marRight w:val="0"/>
          <w:marTop w:val="0"/>
          <w:marBottom w:val="0"/>
          <w:divBdr>
            <w:top w:val="none" w:sz="0" w:space="0" w:color="auto"/>
            <w:left w:val="none" w:sz="0" w:space="0" w:color="auto"/>
            <w:bottom w:val="none" w:sz="0" w:space="0" w:color="auto"/>
            <w:right w:val="none" w:sz="0" w:space="0" w:color="auto"/>
          </w:divBdr>
        </w:div>
        <w:div w:id="406615656">
          <w:marLeft w:val="640"/>
          <w:marRight w:val="0"/>
          <w:marTop w:val="0"/>
          <w:marBottom w:val="0"/>
          <w:divBdr>
            <w:top w:val="none" w:sz="0" w:space="0" w:color="auto"/>
            <w:left w:val="none" w:sz="0" w:space="0" w:color="auto"/>
            <w:bottom w:val="none" w:sz="0" w:space="0" w:color="auto"/>
            <w:right w:val="none" w:sz="0" w:space="0" w:color="auto"/>
          </w:divBdr>
        </w:div>
        <w:div w:id="423497885">
          <w:marLeft w:val="640"/>
          <w:marRight w:val="0"/>
          <w:marTop w:val="0"/>
          <w:marBottom w:val="0"/>
          <w:divBdr>
            <w:top w:val="none" w:sz="0" w:space="0" w:color="auto"/>
            <w:left w:val="none" w:sz="0" w:space="0" w:color="auto"/>
            <w:bottom w:val="none" w:sz="0" w:space="0" w:color="auto"/>
            <w:right w:val="none" w:sz="0" w:space="0" w:color="auto"/>
          </w:divBdr>
        </w:div>
        <w:div w:id="1813671678">
          <w:marLeft w:val="640"/>
          <w:marRight w:val="0"/>
          <w:marTop w:val="0"/>
          <w:marBottom w:val="0"/>
          <w:divBdr>
            <w:top w:val="none" w:sz="0" w:space="0" w:color="auto"/>
            <w:left w:val="none" w:sz="0" w:space="0" w:color="auto"/>
            <w:bottom w:val="none" w:sz="0" w:space="0" w:color="auto"/>
            <w:right w:val="none" w:sz="0" w:space="0" w:color="auto"/>
          </w:divBdr>
        </w:div>
        <w:div w:id="1003626068">
          <w:marLeft w:val="640"/>
          <w:marRight w:val="0"/>
          <w:marTop w:val="0"/>
          <w:marBottom w:val="0"/>
          <w:divBdr>
            <w:top w:val="none" w:sz="0" w:space="0" w:color="auto"/>
            <w:left w:val="none" w:sz="0" w:space="0" w:color="auto"/>
            <w:bottom w:val="none" w:sz="0" w:space="0" w:color="auto"/>
            <w:right w:val="none" w:sz="0" w:space="0" w:color="auto"/>
          </w:divBdr>
        </w:div>
        <w:div w:id="187989596">
          <w:marLeft w:val="640"/>
          <w:marRight w:val="0"/>
          <w:marTop w:val="0"/>
          <w:marBottom w:val="0"/>
          <w:divBdr>
            <w:top w:val="none" w:sz="0" w:space="0" w:color="auto"/>
            <w:left w:val="none" w:sz="0" w:space="0" w:color="auto"/>
            <w:bottom w:val="none" w:sz="0" w:space="0" w:color="auto"/>
            <w:right w:val="none" w:sz="0" w:space="0" w:color="auto"/>
          </w:divBdr>
        </w:div>
        <w:div w:id="789402819">
          <w:marLeft w:val="640"/>
          <w:marRight w:val="0"/>
          <w:marTop w:val="0"/>
          <w:marBottom w:val="0"/>
          <w:divBdr>
            <w:top w:val="none" w:sz="0" w:space="0" w:color="auto"/>
            <w:left w:val="none" w:sz="0" w:space="0" w:color="auto"/>
            <w:bottom w:val="none" w:sz="0" w:space="0" w:color="auto"/>
            <w:right w:val="none" w:sz="0" w:space="0" w:color="auto"/>
          </w:divBdr>
        </w:div>
        <w:div w:id="1495754319">
          <w:marLeft w:val="640"/>
          <w:marRight w:val="0"/>
          <w:marTop w:val="0"/>
          <w:marBottom w:val="0"/>
          <w:divBdr>
            <w:top w:val="none" w:sz="0" w:space="0" w:color="auto"/>
            <w:left w:val="none" w:sz="0" w:space="0" w:color="auto"/>
            <w:bottom w:val="none" w:sz="0" w:space="0" w:color="auto"/>
            <w:right w:val="none" w:sz="0" w:space="0" w:color="auto"/>
          </w:divBdr>
        </w:div>
        <w:div w:id="2070883882">
          <w:marLeft w:val="640"/>
          <w:marRight w:val="0"/>
          <w:marTop w:val="0"/>
          <w:marBottom w:val="0"/>
          <w:divBdr>
            <w:top w:val="none" w:sz="0" w:space="0" w:color="auto"/>
            <w:left w:val="none" w:sz="0" w:space="0" w:color="auto"/>
            <w:bottom w:val="none" w:sz="0" w:space="0" w:color="auto"/>
            <w:right w:val="none" w:sz="0" w:space="0" w:color="auto"/>
          </w:divBdr>
        </w:div>
        <w:div w:id="315843434">
          <w:marLeft w:val="640"/>
          <w:marRight w:val="0"/>
          <w:marTop w:val="0"/>
          <w:marBottom w:val="0"/>
          <w:divBdr>
            <w:top w:val="none" w:sz="0" w:space="0" w:color="auto"/>
            <w:left w:val="none" w:sz="0" w:space="0" w:color="auto"/>
            <w:bottom w:val="none" w:sz="0" w:space="0" w:color="auto"/>
            <w:right w:val="none" w:sz="0" w:space="0" w:color="auto"/>
          </w:divBdr>
        </w:div>
        <w:div w:id="67267484">
          <w:marLeft w:val="640"/>
          <w:marRight w:val="0"/>
          <w:marTop w:val="0"/>
          <w:marBottom w:val="0"/>
          <w:divBdr>
            <w:top w:val="none" w:sz="0" w:space="0" w:color="auto"/>
            <w:left w:val="none" w:sz="0" w:space="0" w:color="auto"/>
            <w:bottom w:val="none" w:sz="0" w:space="0" w:color="auto"/>
            <w:right w:val="none" w:sz="0" w:space="0" w:color="auto"/>
          </w:divBdr>
        </w:div>
        <w:div w:id="2061977501">
          <w:marLeft w:val="640"/>
          <w:marRight w:val="0"/>
          <w:marTop w:val="0"/>
          <w:marBottom w:val="0"/>
          <w:divBdr>
            <w:top w:val="none" w:sz="0" w:space="0" w:color="auto"/>
            <w:left w:val="none" w:sz="0" w:space="0" w:color="auto"/>
            <w:bottom w:val="none" w:sz="0" w:space="0" w:color="auto"/>
            <w:right w:val="none" w:sz="0" w:space="0" w:color="auto"/>
          </w:divBdr>
        </w:div>
        <w:div w:id="1917133123">
          <w:marLeft w:val="640"/>
          <w:marRight w:val="0"/>
          <w:marTop w:val="0"/>
          <w:marBottom w:val="0"/>
          <w:divBdr>
            <w:top w:val="none" w:sz="0" w:space="0" w:color="auto"/>
            <w:left w:val="none" w:sz="0" w:space="0" w:color="auto"/>
            <w:bottom w:val="none" w:sz="0" w:space="0" w:color="auto"/>
            <w:right w:val="none" w:sz="0" w:space="0" w:color="auto"/>
          </w:divBdr>
        </w:div>
        <w:div w:id="645285482">
          <w:marLeft w:val="640"/>
          <w:marRight w:val="0"/>
          <w:marTop w:val="0"/>
          <w:marBottom w:val="0"/>
          <w:divBdr>
            <w:top w:val="none" w:sz="0" w:space="0" w:color="auto"/>
            <w:left w:val="none" w:sz="0" w:space="0" w:color="auto"/>
            <w:bottom w:val="none" w:sz="0" w:space="0" w:color="auto"/>
            <w:right w:val="none" w:sz="0" w:space="0" w:color="auto"/>
          </w:divBdr>
        </w:div>
        <w:div w:id="622492">
          <w:marLeft w:val="640"/>
          <w:marRight w:val="0"/>
          <w:marTop w:val="0"/>
          <w:marBottom w:val="0"/>
          <w:divBdr>
            <w:top w:val="none" w:sz="0" w:space="0" w:color="auto"/>
            <w:left w:val="none" w:sz="0" w:space="0" w:color="auto"/>
            <w:bottom w:val="none" w:sz="0" w:space="0" w:color="auto"/>
            <w:right w:val="none" w:sz="0" w:space="0" w:color="auto"/>
          </w:divBdr>
        </w:div>
        <w:div w:id="957837179">
          <w:marLeft w:val="640"/>
          <w:marRight w:val="0"/>
          <w:marTop w:val="0"/>
          <w:marBottom w:val="0"/>
          <w:divBdr>
            <w:top w:val="none" w:sz="0" w:space="0" w:color="auto"/>
            <w:left w:val="none" w:sz="0" w:space="0" w:color="auto"/>
            <w:bottom w:val="none" w:sz="0" w:space="0" w:color="auto"/>
            <w:right w:val="none" w:sz="0" w:space="0" w:color="auto"/>
          </w:divBdr>
        </w:div>
        <w:div w:id="1665275156">
          <w:marLeft w:val="640"/>
          <w:marRight w:val="0"/>
          <w:marTop w:val="0"/>
          <w:marBottom w:val="0"/>
          <w:divBdr>
            <w:top w:val="none" w:sz="0" w:space="0" w:color="auto"/>
            <w:left w:val="none" w:sz="0" w:space="0" w:color="auto"/>
            <w:bottom w:val="none" w:sz="0" w:space="0" w:color="auto"/>
            <w:right w:val="none" w:sz="0" w:space="0" w:color="auto"/>
          </w:divBdr>
        </w:div>
        <w:div w:id="466627681">
          <w:marLeft w:val="640"/>
          <w:marRight w:val="0"/>
          <w:marTop w:val="0"/>
          <w:marBottom w:val="0"/>
          <w:divBdr>
            <w:top w:val="none" w:sz="0" w:space="0" w:color="auto"/>
            <w:left w:val="none" w:sz="0" w:space="0" w:color="auto"/>
            <w:bottom w:val="none" w:sz="0" w:space="0" w:color="auto"/>
            <w:right w:val="none" w:sz="0" w:space="0" w:color="auto"/>
          </w:divBdr>
        </w:div>
        <w:div w:id="455374143">
          <w:marLeft w:val="640"/>
          <w:marRight w:val="0"/>
          <w:marTop w:val="0"/>
          <w:marBottom w:val="0"/>
          <w:divBdr>
            <w:top w:val="none" w:sz="0" w:space="0" w:color="auto"/>
            <w:left w:val="none" w:sz="0" w:space="0" w:color="auto"/>
            <w:bottom w:val="none" w:sz="0" w:space="0" w:color="auto"/>
            <w:right w:val="none" w:sz="0" w:space="0" w:color="auto"/>
          </w:divBdr>
        </w:div>
        <w:div w:id="625477212">
          <w:marLeft w:val="640"/>
          <w:marRight w:val="0"/>
          <w:marTop w:val="0"/>
          <w:marBottom w:val="0"/>
          <w:divBdr>
            <w:top w:val="none" w:sz="0" w:space="0" w:color="auto"/>
            <w:left w:val="none" w:sz="0" w:space="0" w:color="auto"/>
            <w:bottom w:val="none" w:sz="0" w:space="0" w:color="auto"/>
            <w:right w:val="none" w:sz="0" w:space="0" w:color="auto"/>
          </w:divBdr>
        </w:div>
        <w:div w:id="97064983">
          <w:marLeft w:val="640"/>
          <w:marRight w:val="0"/>
          <w:marTop w:val="0"/>
          <w:marBottom w:val="0"/>
          <w:divBdr>
            <w:top w:val="none" w:sz="0" w:space="0" w:color="auto"/>
            <w:left w:val="none" w:sz="0" w:space="0" w:color="auto"/>
            <w:bottom w:val="none" w:sz="0" w:space="0" w:color="auto"/>
            <w:right w:val="none" w:sz="0" w:space="0" w:color="auto"/>
          </w:divBdr>
        </w:div>
        <w:div w:id="1283415534">
          <w:marLeft w:val="640"/>
          <w:marRight w:val="0"/>
          <w:marTop w:val="0"/>
          <w:marBottom w:val="0"/>
          <w:divBdr>
            <w:top w:val="none" w:sz="0" w:space="0" w:color="auto"/>
            <w:left w:val="none" w:sz="0" w:space="0" w:color="auto"/>
            <w:bottom w:val="none" w:sz="0" w:space="0" w:color="auto"/>
            <w:right w:val="none" w:sz="0" w:space="0" w:color="auto"/>
          </w:divBdr>
        </w:div>
        <w:div w:id="515845100">
          <w:marLeft w:val="640"/>
          <w:marRight w:val="0"/>
          <w:marTop w:val="0"/>
          <w:marBottom w:val="0"/>
          <w:divBdr>
            <w:top w:val="none" w:sz="0" w:space="0" w:color="auto"/>
            <w:left w:val="none" w:sz="0" w:space="0" w:color="auto"/>
            <w:bottom w:val="none" w:sz="0" w:space="0" w:color="auto"/>
            <w:right w:val="none" w:sz="0" w:space="0" w:color="auto"/>
          </w:divBdr>
        </w:div>
        <w:div w:id="67389489">
          <w:marLeft w:val="640"/>
          <w:marRight w:val="0"/>
          <w:marTop w:val="0"/>
          <w:marBottom w:val="0"/>
          <w:divBdr>
            <w:top w:val="none" w:sz="0" w:space="0" w:color="auto"/>
            <w:left w:val="none" w:sz="0" w:space="0" w:color="auto"/>
            <w:bottom w:val="none" w:sz="0" w:space="0" w:color="auto"/>
            <w:right w:val="none" w:sz="0" w:space="0" w:color="auto"/>
          </w:divBdr>
        </w:div>
        <w:div w:id="337512896">
          <w:marLeft w:val="640"/>
          <w:marRight w:val="0"/>
          <w:marTop w:val="0"/>
          <w:marBottom w:val="0"/>
          <w:divBdr>
            <w:top w:val="none" w:sz="0" w:space="0" w:color="auto"/>
            <w:left w:val="none" w:sz="0" w:space="0" w:color="auto"/>
            <w:bottom w:val="none" w:sz="0" w:space="0" w:color="auto"/>
            <w:right w:val="none" w:sz="0" w:space="0" w:color="auto"/>
          </w:divBdr>
        </w:div>
        <w:div w:id="237249342">
          <w:marLeft w:val="640"/>
          <w:marRight w:val="0"/>
          <w:marTop w:val="0"/>
          <w:marBottom w:val="0"/>
          <w:divBdr>
            <w:top w:val="none" w:sz="0" w:space="0" w:color="auto"/>
            <w:left w:val="none" w:sz="0" w:space="0" w:color="auto"/>
            <w:bottom w:val="none" w:sz="0" w:space="0" w:color="auto"/>
            <w:right w:val="none" w:sz="0" w:space="0" w:color="auto"/>
          </w:divBdr>
        </w:div>
        <w:div w:id="641233981">
          <w:marLeft w:val="640"/>
          <w:marRight w:val="0"/>
          <w:marTop w:val="0"/>
          <w:marBottom w:val="0"/>
          <w:divBdr>
            <w:top w:val="none" w:sz="0" w:space="0" w:color="auto"/>
            <w:left w:val="none" w:sz="0" w:space="0" w:color="auto"/>
            <w:bottom w:val="none" w:sz="0" w:space="0" w:color="auto"/>
            <w:right w:val="none" w:sz="0" w:space="0" w:color="auto"/>
          </w:divBdr>
        </w:div>
        <w:div w:id="1669477794">
          <w:marLeft w:val="640"/>
          <w:marRight w:val="0"/>
          <w:marTop w:val="0"/>
          <w:marBottom w:val="0"/>
          <w:divBdr>
            <w:top w:val="none" w:sz="0" w:space="0" w:color="auto"/>
            <w:left w:val="none" w:sz="0" w:space="0" w:color="auto"/>
            <w:bottom w:val="none" w:sz="0" w:space="0" w:color="auto"/>
            <w:right w:val="none" w:sz="0" w:space="0" w:color="auto"/>
          </w:divBdr>
        </w:div>
        <w:div w:id="583343015">
          <w:marLeft w:val="640"/>
          <w:marRight w:val="0"/>
          <w:marTop w:val="0"/>
          <w:marBottom w:val="0"/>
          <w:divBdr>
            <w:top w:val="none" w:sz="0" w:space="0" w:color="auto"/>
            <w:left w:val="none" w:sz="0" w:space="0" w:color="auto"/>
            <w:bottom w:val="none" w:sz="0" w:space="0" w:color="auto"/>
            <w:right w:val="none" w:sz="0" w:space="0" w:color="auto"/>
          </w:divBdr>
        </w:div>
        <w:div w:id="1849517176">
          <w:marLeft w:val="640"/>
          <w:marRight w:val="0"/>
          <w:marTop w:val="0"/>
          <w:marBottom w:val="0"/>
          <w:divBdr>
            <w:top w:val="none" w:sz="0" w:space="0" w:color="auto"/>
            <w:left w:val="none" w:sz="0" w:space="0" w:color="auto"/>
            <w:bottom w:val="none" w:sz="0" w:space="0" w:color="auto"/>
            <w:right w:val="none" w:sz="0" w:space="0" w:color="auto"/>
          </w:divBdr>
        </w:div>
        <w:div w:id="2026402826">
          <w:marLeft w:val="640"/>
          <w:marRight w:val="0"/>
          <w:marTop w:val="0"/>
          <w:marBottom w:val="0"/>
          <w:divBdr>
            <w:top w:val="none" w:sz="0" w:space="0" w:color="auto"/>
            <w:left w:val="none" w:sz="0" w:space="0" w:color="auto"/>
            <w:bottom w:val="none" w:sz="0" w:space="0" w:color="auto"/>
            <w:right w:val="none" w:sz="0" w:space="0" w:color="auto"/>
          </w:divBdr>
        </w:div>
        <w:div w:id="1361541437">
          <w:marLeft w:val="640"/>
          <w:marRight w:val="0"/>
          <w:marTop w:val="0"/>
          <w:marBottom w:val="0"/>
          <w:divBdr>
            <w:top w:val="none" w:sz="0" w:space="0" w:color="auto"/>
            <w:left w:val="none" w:sz="0" w:space="0" w:color="auto"/>
            <w:bottom w:val="none" w:sz="0" w:space="0" w:color="auto"/>
            <w:right w:val="none" w:sz="0" w:space="0" w:color="auto"/>
          </w:divBdr>
        </w:div>
        <w:div w:id="864101074">
          <w:marLeft w:val="640"/>
          <w:marRight w:val="0"/>
          <w:marTop w:val="0"/>
          <w:marBottom w:val="0"/>
          <w:divBdr>
            <w:top w:val="none" w:sz="0" w:space="0" w:color="auto"/>
            <w:left w:val="none" w:sz="0" w:space="0" w:color="auto"/>
            <w:bottom w:val="none" w:sz="0" w:space="0" w:color="auto"/>
            <w:right w:val="none" w:sz="0" w:space="0" w:color="auto"/>
          </w:divBdr>
        </w:div>
        <w:div w:id="1942639356">
          <w:marLeft w:val="640"/>
          <w:marRight w:val="0"/>
          <w:marTop w:val="0"/>
          <w:marBottom w:val="0"/>
          <w:divBdr>
            <w:top w:val="none" w:sz="0" w:space="0" w:color="auto"/>
            <w:left w:val="none" w:sz="0" w:space="0" w:color="auto"/>
            <w:bottom w:val="none" w:sz="0" w:space="0" w:color="auto"/>
            <w:right w:val="none" w:sz="0" w:space="0" w:color="auto"/>
          </w:divBdr>
        </w:div>
        <w:div w:id="462429726">
          <w:marLeft w:val="640"/>
          <w:marRight w:val="0"/>
          <w:marTop w:val="0"/>
          <w:marBottom w:val="0"/>
          <w:divBdr>
            <w:top w:val="none" w:sz="0" w:space="0" w:color="auto"/>
            <w:left w:val="none" w:sz="0" w:space="0" w:color="auto"/>
            <w:bottom w:val="none" w:sz="0" w:space="0" w:color="auto"/>
            <w:right w:val="none" w:sz="0" w:space="0" w:color="auto"/>
          </w:divBdr>
        </w:div>
        <w:div w:id="51006924">
          <w:marLeft w:val="640"/>
          <w:marRight w:val="0"/>
          <w:marTop w:val="0"/>
          <w:marBottom w:val="0"/>
          <w:divBdr>
            <w:top w:val="none" w:sz="0" w:space="0" w:color="auto"/>
            <w:left w:val="none" w:sz="0" w:space="0" w:color="auto"/>
            <w:bottom w:val="none" w:sz="0" w:space="0" w:color="auto"/>
            <w:right w:val="none" w:sz="0" w:space="0" w:color="auto"/>
          </w:divBdr>
        </w:div>
        <w:div w:id="695353274">
          <w:marLeft w:val="640"/>
          <w:marRight w:val="0"/>
          <w:marTop w:val="0"/>
          <w:marBottom w:val="0"/>
          <w:divBdr>
            <w:top w:val="none" w:sz="0" w:space="0" w:color="auto"/>
            <w:left w:val="none" w:sz="0" w:space="0" w:color="auto"/>
            <w:bottom w:val="none" w:sz="0" w:space="0" w:color="auto"/>
            <w:right w:val="none" w:sz="0" w:space="0" w:color="auto"/>
          </w:divBdr>
        </w:div>
        <w:div w:id="1563787019">
          <w:marLeft w:val="640"/>
          <w:marRight w:val="0"/>
          <w:marTop w:val="0"/>
          <w:marBottom w:val="0"/>
          <w:divBdr>
            <w:top w:val="none" w:sz="0" w:space="0" w:color="auto"/>
            <w:left w:val="none" w:sz="0" w:space="0" w:color="auto"/>
            <w:bottom w:val="none" w:sz="0" w:space="0" w:color="auto"/>
            <w:right w:val="none" w:sz="0" w:space="0" w:color="auto"/>
          </w:divBdr>
        </w:div>
        <w:div w:id="1881477703">
          <w:marLeft w:val="640"/>
          <w:marRight w:val="0"/>
          <w:marTop w:val="0"/>
          <w:marBottom w:val="0"/>
          <w:divBdr>
            <w:top w:val="none" w:sz="0" w:space="0" w:color="auto"/>
            <w:left w:val="none" w:sz="0" w:space="0" w:color="auto"/>
            <w:bottom w:val="none" w:sz="0" w:space="0" w:color="auto"/>
            <w:right w:val="none" w:sz="0" w:space="0" w:color="auto"/>
          </w:divBdr>
        </w:div>
        <w:div w:id="1151675698">
          <w:marLeft w:val="640"/>
          <w:marRight w:val="0"/>
          <w:marTop w:val="0"/>
          <w:marBottom w:val="0"/>
          <w:divBdr>
            <w:top w:val="none" w:sz="0" w:space="0" w:color="auto"/>
            <w:left w:val="none" w:sz="0" w:space="0" w:color="auto"/>
            <w:bottom w:val="none" w:sz="0" w:space="0" w:color="auto"/>
            <w:right w:val="none" w:sz="0" w:space="0" w:color="auto"/>
          </w:divBdr>
        </w:div>
        <w:div w:id="1548689130">
          <w:marLeft w:val="640"/>
          <w:marRight w:val="0"/>
          <w:marTop w:val="0"/>
          <w:marBottom w:val="0"/>
          <w:divBdr>
            <w:top w:val="none" w:sz="0" w:space="0" w:color="auto"/>
            <w:left w:val="none" w:sz="0" w:space="0" w:color="auto"/>
            <w:bottom w:val="none" w:sz="0" w:space="0" w:color="auto"/>
            <w:right w:val="none" w:sz="0" w:space="0" w:color="auto"/>
          </w:divBdr>
        </w:div>
        <w:div w:id="182550182">
          <w:marLeft w:val="640"/>
          <w:marRight w:val="0"/>
          <w:marTop w:val="0"/>
          <w:marBottom w:val="0"/>
          <w:divBdr>
            <w:top w:val="none" w:sz="0" w:space="0" w:color="auto"/>
            <w:left w:val="none" w:sz="0" w:space="0" w:color="auto"/>
            <w:bottom w:val="none" w:sz="0" w:space="0" w:color="auto"/>
            <w:right w:val="none" w:sz="0" w:space="0" w:color="auto"/>
          </w:divBdr>
        </w:div>
        <w:div w:id="1127745032">
          <w:marLeft w:val="640"/>
          <w:marRight w:val="0"/>
          <w:marTop w:val="0"/>
          <w:marBottom w:val="0"/>
          <w:divBdr>
            <w:top w:val="none" w:sz="0" w:space="0" w:color="auto"/>
            <w:left w:val="none" w:sz="0" w:space="0" w:color="auto"/>
            <w:bottom w:val="none" w:sz="0" w:space="0" w:color="auto"/>
            <w:right w:val="none" w:sz="0" w:space="0" w:color="auto"/>
          </w:divBdr>
        </w:div>
        <w:div w:id="1706514729">
          <w:marLeft w:val="640"/>
          <w:marRight w:val="0"/>
          <w:marTop w:val="0"/>
          <w:marBottom w:val="0"/>
          <w:divBdr>
            <w:top w:val="none" w:sz="0" w:space="0" w:color="auto"/>
            <w:left w:val="none" w:sz="0" w:space="0" w:color="auto"/>
            <w:bottom w:val="none" w:sz="0" w:space="0" w:color="auto"/>
            <w:right w:val="none" w:sz="0" w:space="0" w:color="auto"/>
          </w:divBdr>
        </w:div>
        <w:div w:id="568417022">
          <w:marLeft w:val="640"/>
          <w:marRight w:val="0"/>
          <w:marTop w:val="0"/>
          <w:marBottom w:val="0"/>
          <w:divBdr>
            <w:top w:val="none" w:sz="0" w:space="0" w:color="auto"/>
            <w:left w:val="none" w:sz="0" w:space="0" w:color="auto"/>
            <w:bottom w:val="none" w:sz="0" w:space="0" w:color="auto"/>
            <w:right w:val="none" w:sz="0" w:space="0" w:color="auto"/>
          </w:divBdr>
        </w:div>
        <w:div w:id="1863854498">
          <w:marLeft w:val="640"/>
          <w:marRight w:val="0"/>
          <w:marTop w:val="0"/>
          <w:marBottom w:val="0"/>
          <w:divBdr>
            <w:top w:val="none" w:sz="0" w:space="0" w:color="auto"/>
            <w:left w:val="none" w:sz="0" w:space="0" w:color="auto"/>
            <w:bottom w:val="none" w:sz="0" w:space="0" w:color="auto"/>
            <w:right w:val="none" w:sz="0" w:space="0" w:color="auto"/>
          </w:divBdr>
        </w:div>
        <w:div w:id="781924689">
          <w:marLeft w:val="640"/>
          <w:marRight w:val="0"/>
          <w:marTop w:val="0"/>
          <w:marBottom w:val="0"/>
          <w:divBdr>
            <w:top w:val="none" w:sz="0" w:space="0" w:color="auto"/>
            <w:left w:val="none" w:sz="0" w:space="0" w:color="auto"/>
            <w:bottom w:val="none" w:sz="0" w:space="0" w:color="auto"/>
            <w:right w:val="none" w:sz="0" w:space="0" w:color="auto"/>
          </w:divBdr>
        </w:div>
        <w:div w:id="1767529901">
          <w:marLeft w:val="640"/>
          <w:marRight w:val="0"/>
          <w:marTop w:val="0"/>
          <w:marBottom w:val="0"/>
          <w:divBdr>
            <w:top w:val="none" w:sz="0" w:space="0" w:color="auto"/>
            <w:left w:val="none" w:sz="0" w:space="0" w:color="auto"/>
            <w:bottom w:val="none" w:sz="0" w:space="0" w:color="auto"/>
            <w:right w:val="none" w:sz="0" w:space="0" w:color="auto"/>
          </w:divBdr>
        </w:div>
        <w:div w:id="1460952661">
          <w:marLeft w:val="640"/>
          <w:marRight w:val="0"/>
          <w:marTop w:val="0"/>
          <w:marBottom w:val="0"/>
          <w:divBdr>
            <w:top w:val="none" w:sz="0" w:space="0" w:color="auto"/>
            <w:left w:val="none" w:sz="0" w:space="0" w:color="auto"/>
            <w:bottom w:val="none" w:sz="0" w:space="0" w:color="auto"/>
            <w:right w:val="none" w:sz="0" w:space="0" w:color="auto"/>
          </w:divBdr>
        </w:div>
        <w:div w:id="121583674">
          <w:marLeft w:val="640"/>
          <w:marRight w:val="0"/>
          <w:marTop w:val="0"/>
          <w:marBottom w:val="0"/>
          <w:divBdr>
            <w:top w:val="none" w:sz="0" w:space="0" w:color="auto"/>
            <w:left w:val="none" w:sz="0" w:space="0" w:color="auto"/>
            <w:bottom w:val="none" w:sz="0" w:space="0" w:color="auto"/>
            <w:right w:val="none" w:sz="0" w:space="0" w:color="auto"/>
          </w:divBdr>
        </w:div>
        <w:div w:id="841772361">
          <w:marLeft w:val="640"/>
          <w:marRight w:val="0"/>
          <w:marTop w:val="0"/>
          <w:marBottom w:val="0"/>
          <w:divBdr>
            <w:top w:val="none" w:sz="0" w:space="0" w:color="auto"/>
            <w:left w:val="none" w:sz="0" w:space="0" w:color="auto"/>
            <w:bottom w:val="none" w:sz="0" w:space="0" w:color="auto"/>
            <w:right w:val="none" w:sz="0" w:space="0" w:color="auto"/>
          </w:divBdr>
        </w:div>
        <w:div w:id="598487296">
          <w:marLeft w:val="640"/>
          <w:marRight w:val="0"/>
          <w:marTop w:val="0"/>
          <w:marBottom w:val="0"/>
          <w:divBdr>
            <w:top w:val="none" w:sz="0" w:space="0" w:color="auto"/>
            <w:left w:val="none" w:sz="0" w:space="0" w:color="auto"/>
            <w:bottom w:val="none" w:sz="0" w:space="0" w:color="auto"/>
            <w:right w:val="none" w:sz="0" w:space="0" w:color="auto"/>
          </w:divBdr>
        </w:div>
        <w:div w:id="1579242901">
          <w:marLeft w:val="640"/>
          <w:marRight w:val="0"/>
          <w:marTop w:val="0"/>
          <w:marBottom w:val="0"/>
          <w:divBdr>
            <w:top w:val="none" w:sz="0" w:space="0" w:color="auto"/>
            <w:left w:val="none" w:sz="0" w:space="0" w:color="auto"/>
            <w:bottom w:val="none" w:sz="0" w:space="0" w:color="auto"/>
            <w:right w:val="none" w:sz="0" w:space="0" w:color="auto"/>
          </w:divBdr>
        </w:div>
        <w:div w:id="1642346050">
          <w:marLeft w:val="640"/>
          <w:marRight w:val="0"/>
          <w:marTop w:val="0"/>
          <w:marBottom w:val="0"/>
          <w:divBdr>
            <w:top w:val="none" w:sz="0" w:space="0" w:color="auto"/>
            <w:left w:val="none" w:sz="0" w:space="0" w:color="auto"/>
            <w:bottom w:val="none" w:sz="0" w:space="0" w:color="auto"/>
            <w:right w:val="none" w:sz="0" w:space="0" w:color="auto"/>
          </w:divBdr>
        </w:div>
        <w:div w:id="334840530">
          <w:marLeft w:val="640"/>
          <w:marRight w:val="0"/>
          <w:marTop w:val="0"/>
          <w:marBottom w:val="0"/>
          <w:divBdr>
            <w:top w:val="none" w:sz="0" w:space="0" w:color="auto"/>
            <w:left w:val="none" w:sz="0" w:space="0" w:color="auto"/>
            <w:bottom w:val="none" w:sz="0" w:space="0" w:color="auto"/>
            <w:right w:val="none" w:sz="0" w:space="0" w:color="auto"/>
          </w:divBdr>
        </w:div>
        <w:div w:id="101271266">
          <w:marLeft w:val="640"/>
          <w:marRight w:val="0"/>
          <w:marTop w:val="0"/>
          <w:marBottom w:val="0"/>
          <w:divBdr>
            <w:top w:val="none" w:sz="0" w:space="0" w:color="auto"/>
            <w:left w:val="none" w:sz="0" w:space="0" w:color="auto"/>
            <w:bottom w:val="none" w:sz="0" w:space="0" w:color="auto"/>
            <w:right w:val="none" w:sz="0" w:space="0" w:color="auto"/>
          </w:divBdr>
        </w:div>
        <w:div w:id="1861896416">
          <w:marLeft w:val="640"/>
          <w:marRight w:val="0"/>
          <w:marTop w:val="0"/>
          <w:marBottom w:val="0"/>
          <w:divBdr>
            <w:top w:val="none" w:sz="0" w:space="0" w:color="auto"/>
            <w:left w:val="none" w:sz="0" w:space="0" w:color="auto"/>
            <w:bottom w:val="none" w:sz="0" w:space="0" w:color="auto"/>
            <w:right w:val="none" w:sz="0" w:space="0" w:color="auto"/>
          </w:divBdr>
        </w:div>
        <w:div w:id="1348600136">
          <w:marLeft w:val="640"/>
          <w:marRight w:val="0"/>
          <w:marTop w:val="0"/>
          <w:marBottom w:val="0"/>
          <w:divBdr>
            <w:top w:val="none" w:sz="0" w:space="0" w:color="auto"/>
            <w:left w:val="none" w:sz="0" w:space="0" w:color="auto"/>
            <w:bottom w:val="none" w:sz="0" w:space="0" w:color="auto"/>
            <w:right w:val="none" w:sz="0" w:space="0" w:color="auto"/>
          </w:divBdr>
        </w:div>
        <w:div w:id="647443606">
          <w:marLeft w:val="640"/>
          <w:marRight w:val="0"/>
          <w:marTop w:val="0"/>
          <w:marBottom w:val="0"/>
          <w:divBdr>
            <w:top w:val="none" w:sz="0" w:space="0" w:color="auto"/>
            <w:left w:val="none" w:sz="0" w:space="0" w:color="auto"/>
            <w:bottom w:val="none" w:sz="0" w:space="0" w:color="auto"/>
            <w:right w:val="none" w:sz="0" w:space="0" w:color="auto"/>
          </w:divBdr>
        </w:div>
        <w:div w:id="39402286">
          <w:marLeft w:val="640"/>
          <w:marRight w:val="0"/>
          <w:marTop w:val="0"/>
          <w:marBottom w:val="0"/>
          <w:divBdr>
            <w:top w:val="none" w:sz="0" w:space="0" w:color="auto"/>
            <w:left w:val="none" w:sz="0" w:space="0" w:color="auto"/>
            <w:bottom w:val="none" w:sz="0" w:space="0" w:color="auto"/>
            <w:right w:val="none" w:sz="0" w:space="0" w:color="auto"/>
          </w:divBdr>
        </w:div>
        <w:div w:id="2064940030">
          <w:marLeft w:val="640"/>
          <w:marRight w:val="0"/>
          <w:marTop w:val="0"/>
          <w:marBottom w:val="0"/>
          <w:divBdr>
            <w:top w:val="none" w:sz="0" w:space="0" w:color="auto"/>
            <w:left w:val="none" w:sz="0" w:space="0" w:color="auto"/>
            <w:bottom w:val="none" w:sz="0" w:space="0" w:color="auto"/>
            <w:right w:val="none" w:sz="0" w:space="0" w:color="auto"/>
          </w:divBdr>
        </w:div>
        <w:div w:id="1786846955">
          <w:marLeft w:val="640"/>
          <w:marRight w:val="0"/>
          <w:marTop w:val="0"/>
          <w:marBottom w:val="0"/>
          <w:divBdr>
            <w:top w:val="none" w:sz="0" w:space="0" w:color="auto"/>
            <w:left w:val="none" w:sz="0" w:space="0" w:color="auto"/>
            <w:bottom w:val="none" w:sz="0" w:space="0" w:color="auto"/>
            <w:right w:val="none" w:sz="0" w:space="0" w:color="auto"/>
          </w:divBdr>
        </w:div>
        <w:div w:id="956722097">
          <w:marLeft w:val="640"/>
          <w:marRight w:val="0"/>
          <w:marTop w:val="0"/>
          <w:marBottom w:val="0"/>
          <w:divBdr>
            <w:top w:val="none" w:sz="0" w:space="0" w:color="auto"/>
            <w:left w:val="none" w:sz="0" w:space="0" w:color="auto"/>
            <w:bottom w:val="none" w:sz="0" w:space="0" w:color="auto"/>
            <w:right w:val="none" w:sz="0" w:space="0" w:color="auto"/>
          </w:divBdr>
        </w:div>
        <w:div w:id="24792429">
          <w:marLeft w:val="640"/>
          <w:marRight w:val="0"/>
          <w:marTop w:val="0"/>
          <w:marBottom w:val="0"/>
          <w:divBdr>
            <w:top w:val="none" w:sz="0" w:space="0" w:color="auto"/>
            <w:left w:val="none" w:sz="0" w:space="0" w:color="auto"/>
            <w:bottom w:val="none" w:sz="0" w:space="0" w:color="auto"/>
            <w:right w:val="none" w:sz="0" w:space="0" w:color="auto"/>
          </w:divBdr>
        </w:div>
        <w:div w:id="1974404941">
          <w:marLeft w:val="640"/>
          <w:marRight w:val="0"/>
          <w:marTop w:val="0"/>
          <w:marBottom w:val="0"/>
          <w:divBdr>
            <w:top w:val="none" w:sz="0" w:space="0" w:color="auto"/>
            <w:left w:val="none" w:sz="0" w:space="0" w:color="auto"/>
            <w:bottom w:val="none" w:sz="0" w:space="0" w:color="auto"/>
            <w:right w:val="none" w:sz="0" w:space="0" w:color="auto"/>
          </w:divBdr>
        </w:div>
        <w:div w:id="648749859">
          <w:marLeft w:val="640"/>
          <w:marRight w:val="0"/>
          <w:marTop w:val="0"/>
          <w:marBottom w:val="0"/>
          <w:divBdr>
            <w:top w:val="none" w:sz="0" w:space="0" w:color="auto"/>
            <w:left w:val="none" w:sz="0" w:space="0" w:color="auto"/>
            <w:bottom w:val="none" w:sz="0" w:space="0" w:color="auto"/>
            <w:right w:val="none" w:sz="0" w:space="0" w:color="auto"/>
          </w:divBdr>
        </w:div>
        <w:div w:id="412236699">
          <w:marLeft w:val="640"/>
          <w:marRight w:val="0"/>
          <w:marTop w:val="0"/>
          <w:marBottom w:val="0"/>
          <w:divBdr>
            <w:top w:val="none" w:sz="0" w:space="0" w:color="auto"/>
            <w:left w:val="none" w:sz="0" w:space="0" w:color="auto"/>
            <w:bottom w:val="none" w:sz="0" w:space="0" w:color="auto"/>
            <w:right w:val="none" w:sz="0" w:space="0" w:color="auto"/>
          </w:divBdr>
        </w:div>
        <w:div w:id="816147877">
          <w:marLeft w:val="640"/>
          <w:marRight w:val="0"/>
          <w:marTop w:val="0"/>
          <w:marBottom w:val="0"/>
          <w:divBdr>
            <w:top w:val="none" w:sz="0" w:space="0" w:color="auto"/>
            <w:left w:val="none" w:sz="0" w:space="0" w:color="auto"/>
            <w:bottom w:val="none" w:sz="0" w:space="0" w:color="auto"/>
            <w:right w:val="none" w:sz="0" w:space="0" w:color="auto"/>
          </w:divBdr>
        </w:div>
        <w:div w:id="2091271798">
          <w:marLeft w:val="640"/>
          <w:marRight w:val="0"/>
          <w:marTop w:val="0"/>
          <w:marBottom w:val="0"/>
          <w:divBdr>
            <w:top w:val="none" w:sz="0" w:space="0" w:color="auto"/>
            <w:left w:val="none" w:sz="0" w:space="0" w:color="auto"/>
            <w:bottom w:val="none" w:sz="0" w:space="0" w:color="auto"/>
            <w:right w:val="none" w:sz="0" w:space="0" w:color="auto"/>
          </w:divBdr>
        </w:div>
        <w:div w:id="995763119">
          <w:marLeft w:val="640"/>
          <w:marRight w:val="0"/>
          <w:marTop w:val="0"/>
          <w:marBottom w:val="0"/>
          <w:divBdr>
            <w:top w:val="none" w:sz="0" w:space="0" w:color="auto"/>
            <w:left w:val="none" w:sz="0" w:space="0" w:color="auto"/>
            <w:bottom w:val="none" w:sz="0" w:space="0" w:color="auto"/>
            <w:right w:val="none" w:sz="0" w:space="0" w:color="auto"/>
          </w:divBdr>
        </w:div>
        <w:div w:id="1963459076">
          <w:marLeft w:val="640"/>
          <w:marRight w:val="0"/>
          <w:marTop w:val="0"/>
          <w:marBottom w:val="0"/>
          <w:divBdr>
            <w:top w:val="none" w:sz="0" w:space="0" w:color="auto"/>
            <w:left w:val="none" w:sz="0" w:space="0" w:color="auto"/>
            <w:bottom w:val="none" w:sz="0" w:space="0" w:color="auto"/>
            <w:right w:val="none" w:sz="0" w:space="0" w:color="auto"/>
          </w:divBdr>
        </w:div>
        <w:div w:id="1514497010">
          <w:marLeft w:val="640"/>
          <w:marRight w:val="0"/>
          <w:marTop w:val="0"/>
          <w:marBottom w:val="0"/>
          <w:divBdr>
            <w:top w:val="none" w:sz="0" w:space="0" w:color="auto"/>
            <w:left w:val="none" w:sz="0" w:space="0" w:color="auto"/>
            <w:bottom w:val="none" w:sz="0" w:space="0" w:color="auto"/>
            <w:right w:val="none" w:sz="0" w:space="0" w:color="auto"/>
          </w:divBdr>
        </w:div>
        <w:div w:id="1375887726">
          <w:marLeft w:val="640"/>
          <w:marRight w:val="0"/>
          <w:marTop w:val="0"/>
          <w:marBottom w:val="0"/>
          <w:divBdr>
            <w:top w:val="none" w:sz="0" w:space="0" w:color="auto"/>
            <w:left w:val="none" w:sz="0" w:space="0" w:color="auto"/>
            <w:bottom w:val="none" w:sz="0" w:space="0" w:color="auto"/>
            <w:right w:val="none" w:sz="0" w:space="0" w:color="auto"/>
          </w:divBdr>
        </w:div>
        <w:div w:id="1266042253">
          <w:marLeft w:val="640"/>
          <w:marRight w:val="0"/>
          <w:marTop w:val="0"/>
          <w:marBottom w:val="0"/>
          <w:divBdr>
            <w:top w:val="none" w:sz="0" w:space="0" w:color="auto"/>
            <w:left w:val="none" w:sz="0" w:space="0" w:color="auto"/>
            <w:bottom w:val="none" w:sz="0" w:space="0" w:color="auto"/>
            <w:right w:val="none" w:sz="0" w:space="0" w:color="auto"/>
          </w:divBdr>
        </w:div>
        <w:div w:id="1112166572">
          <w:marLeft w:val="640"/>
          <w:marRight w:val="0"/>
          <w:marTop w:val="0"/>
          <w:marBottom w:val="0"/>
          <w:divBdr>
            <w:top w:val="none" w:sz="0" w:space="0" w:color="auto"/>
            <w:left w:val="none" w:sz="0" w:space="0" w:color="auto"/>
            <w:bottom w:val="none" w:sz="0" w:space="0" w:color="auto"/>
            <w:right w:val="none" w:sz="0" w:space="0" w:color="auto"/>
          </w:divBdr>
        </w:div>
        <w:div w:id="1797795537">
          <w:marLeft w:val="640"/>
          <w:marRight w:val="0"/>
          <w:marTop w:val="0"/>
          <w:marBottom w:val="0"/>
          <w:divBdr>
            <w:top w:val="none" w:sz="0" w:space="0" w:color="auto"/>
            <w:left w:val="none" w:sz="0" w:space="0" w:color="auto"/>
            <w:bottom w:val="none" w:sz="0" w:space="0" w:color="auto"/>
            <w:right w:val="none" w:sz="0" w:space="0" w:color="auto"/>
          </w:divBdr>
        </w:div>
        <w:div w:id="489098190">
          <w:marLeft w:val="640"/>
          <w:marRight w:val="0"/>
          <w:marTop w:val="0"/>
          <w:marBottom w:val="0"/>
          <w:divBdr>
            <w:top w:val="none" w:sz="0" w:space="0" w:color="auto"/>
            <w:left w:val="none" w:sz="0" w:space="0" w:color="auto"/>
            <w:bottom w:val="none" w:sz="0" w:space="0" w:color="auto"/>
            <w:right w:val="none" w:sz="0" w:space="0" w:color="auto"/>
          </w:divBdr>
        </w:div>
        <w:div w:id="1462260393">
          <w:marLeft w:val="640"/>
          <w:marRight w:val="0"/>
          <w:marTop w:val="0"/>
          <w:marBottom w:val="0"/>
          <w:divBdr>
            <w:top w:val="none" w:sz="0" w:space="0" w:color="auto"/>
            <w:left w:val="none" w:sz="0" w:space="0" w:color="auto"/>
            <w:bottom w:val="none" w:sz="0" w:space="0" w:color="auto"/>
            <w:right w:val="none" w:sz="0" w:space="0" w:color="auto"/>
          </w:divBdr>
        </w:div>
        <w:div w:id="772674070">
          <w:marLeft w:val="640"/>
          <w:marRight w:val="0"/>
          <w:marTop w:val="0"/>
          <w:marBottom w:val="0"/>
          <w:divBdr>
            <w:top w:val="none" w:sz="0" w:space="0" w:color="auto"/>
            <w:left w:val="none" w:sz="0" w:space="0" w:color="auto"/>
            <w:bottom w:val="none" w:sz="0" w:space="0" w:color="auto"/>
            <w:right w:val="none" w:sz="0" w:space="0" w:color="auto"/>
          </w:divBdr>
        </w:div>
        <w:div w:id="1390108798">
          <w:marLeft w:val="640"/>
          <w:marRight w:val="0"/>
          <w:marTop w:val="0"/>
          <w:marBottom w:val="0"/>
          <w:divBdr>
            <w:top w:val="none" w:sz="0" w:space="0" w:color="auto"/>
            <w:left w:val="none" w:sz="0" w:space="0" w:color="auto"/>
            <w:bottom w:val="none" w:sz="0" w:space="0" w:color="auto"/>
            <w:right w:val="none" w:sz="0" w:space="0" w:color="auto"/>
          </w:divBdr>
        </w:div>
        <w:div w:id="1699046837">
          <w:marLeft w:val="640"/>
          <w:marRight w:val="0"/>
          <w:marTop w:val="0"/>
          <w:marBottom w:val="0"/>
          <w:divBdr>
            <w:top w:val="none" w:sz="0" w:space="0" w:color="auto"/>
            <w:left w:val="none" w:sz="0" w:space="0" w:color="auto"/>
            <w:bottom w:val="none" w:sz="0" w:space="0" w:color="auto"/>
            <w:right w:val="none" w:sz="0" w:space="0" w:color="auto"/>
          </w:divBdr>
        </w:div>
        <w:div w:id="153496026">
          <w:marLeft w:val="640"/>
          <w:marRight w:val="0"/>
          <w:marTop w:val="0"/>
          <w:marBottom w:val="0"/>
          <w:divBdr>
            <w:top w:val="none" w:sz="0" w:space="0" w:color="auto"/>
            <w:left w:val="none" w:sz="0" w:space="0" w:color="auto"/>
            <w:bottom w:val="none" w:sz="0" w:space="0" w:color="auto"/>
            <w:right w:val="none" w:sz="0" w:space="0" w:color="auto"/>
          </w:divBdr>
        </w:div>
        <w:div w:id="311376802">
          <w:marLeft w:val="640"/>
          <w:marRight w:val="0"/>
          <w:marTop w:val="0"/>
          <w:marBottom w:val="0"/>
          <w:divBdr>
            <w:top w:val="none" w:sz="0" w:space="0" w:color="auto"/>
            <w:left w:val="none" w:sz="0" w:space="0" w:color="auto"/>
            <w:bottom w:val="none" w:sz="0" w:space="0" w:color="auto"/>
            <w:right w:val="none" w:sz="0" w:space="0" w:color="auto"/>
          </w:divBdr>
        </w:div>
        <w:div w:id="1566526377">
          <w:marLeft w:val="640"/>
          <w:marRight w:val="0"/>
          <w:marTop w:val="0"/>
          <w:marBottom w:val="0"/>
          <w:divBdr>
            <w:top w:val="none" w:sz="0" w:space="0" w:color="auto"/>
            <w:left w:val="none" w:sz="0" w:space="0" w:color="auto"/>
            <w:bottom w:val="none" w:sz="0" w:space="0" w:color="auto"/>
            <w:right w:val="none" w:sz="0" w:space="0" w:color="auto"/>
          </w:divBdr>
        </w:div>
        <w:div w:id="953440127">
          <w:marLeft w:val="640"/>
          <w:marRight w:val="0"/>
          <w:marTop w:val="0"/>
          <w:marBottom w:val="0"/>
          <w:divBdr>
            <w:top w:val="none" w:sz="0" w:space="0" w:color="auto"/>
            <w:left w:val="none" w:sz="0" w:space="0" w:color="auto"/>
            <w:bottom w:val="none" w:sz="0" w:space="0" w:color="auto"/>
            <w:right w:val="none" w:sz="0" w:space="0" w:color="auto"/>
          </w:divBdr>
        </w:div>
        <w:div w:id="1299723207">
          <w:marLeft w:val="640"/>
          <w:marRight w:val="0"/>
          <w:marTop w:val="0"/>
          <w:marBottom w:val="0"/>
          <w:divBdr>
            <w:top w:val="none" w:sz="0" w:space="0" w:color="auto"/>
            <w:left w:val="none" w:sz="0" w:space="0" w:color="auto"/>
            <w:bottom w:val="none" w:sz="0" w:space="0" w:color="auto"/>
            <w:right w:val="none" w:sz="0" w:space="0" w:color="auto"/>
          </w:divBdr>
        </w:div>
        <w:div w:id="57676246">
          <w:marLeft w:val="640"/>
          <w:marRight w:val="0"/>
          <w:marTop w:val="0"/>
          <w:marBottom w:val="0"/>
          <w:divBdr>
            <w:top w:val="none" w:sz="0" w:space="0" w:color="auto"/>
            <w:left w:val="none" w:sz="0" w:space="0" w:color="auto"/>
            <w:bottom w:val="none" w:sz="0" w:space="0" w:color="auto"/>
            <w:right w:val="none" w:sz="0" w:space="0" w:color="auto"/>
          </w:divBdr>
        </w:div>
        <w:div w:id="1234705719">
          <w:marLeft w:val="640"/>
          <w:marRight w:val="0"/>
          <w:marTop w:val="0"/>
          <w:marBottom w:val="0"/>
          <w:divBdr>
            <w:top w:val="none" w:sz="0" w:space="0" w:color="auto"/>
            <w:left w:val="none" w:sz="0" w:space="0" w:color="auto"/>
            <w:bottom w:val="none" w:sz="0" w:space="0" w:color="auto"/>
            <w:right w:val="none" w:sz="0" w:space="0" w:color="auto"/>
          </w:divBdr>
        </w:div>
        <w:div w:id="1572813438">
          <w:marLeft w:val="640"/>
          <w:marRight w:val="0"/>
          <w:marTop w:val="0"/>
          <w:marBottom w:val="0"/>
          <w:divBdr>
            <w:top w:val="none" w:sz="0" w:space="0" w:color="auto"/>
            <w:left w:val="none" w:sz="0" w:space="0" w:color="auto"/>
            <w:bottom w:val="none" w:sz="0" w:space="0" w:color="auto"/>
            <w:right w:val="none" w:sz="0" w:space="0" w:color="auto"/>
          </w:divBdr>
        </w:div>
        <w:div w:id="443572419">
          <w:marLeft w:val="640"/>
          <w:marRight w:val="0"/>
          <w:marTop w:val="0"/>
          <w:marBottom w:val="0"/>
          <w:divBdr>
            <w:top w:val="none" w:sz="0" w:space="0" w:color="auto"/>
            <w:left w:val="none" w:sz="0" w:space="0" w:color="auto"/>
            <w:bottom w:val="none" w:sz="0" w:space="0" w:color="auto"/>
            <w:right w:val="none" w:sz="0" w:space="0" w:color="auto"/>
          </w:divBdr>
        </w:div>
        <w:div w:id="1020425596">
          <w:marLeft w:val="640"/>
          <w:marRight w:val="0"/>
          <w:marTop w:val="0"/>
          <w:marBottom w:val="0"/>
          <w:divBdr>
            <w:top w:val="none" w:sz="0" w:space="0" w:color="auto"/>
            <w:left w:val="none" w:sz="0" w:space="0" w:color="auto"/>
            <w:bottom w:val="none" w:sz="0" w:space="0" w:color="auto"/>
            <w:right w:val="none" w:sz="0" w:space="0" w:color="auto"/>
          </w:divBdr>
        </w:div>
        <w:div w:id="978925887">
          <w:marLeft w:val="640"/>
          <w:marRight w:val="0"/>
          <w:marTop w:val="0"/>
          <w:marBottom w:val="0"/>
          <w:divBdr>
            <w:top w:val="none" w:sz="0" w:space="0" w:color="auto"/>
            <w:left w:val="none" w:sz="0" w:space="0" w:color="auto"/>
            <w:bottom w:val="none" w:sz="0" w:space="0" w:color="auto"/>
            <w:right w:val="none" w:sz="0" w:space="0" w:color="auto"/>
          </w:divBdr>
        </w:div>
        <w:div w:id="1110590808">
          <w:marLeft w:val="640"/>
          <w:marRight w:val="0"/>
          <w:marTop w:val="0"/>
          <w:marBottom w:val="0"/>
          <w:divBdr>
            <w:top w:val="none" w:sz="0" w:space="0" w:color="auto"/>
            <w:left w:val="none" w:sz="0" w:space="0" w:color="auto"/>
            <w:bottom w:val="none" w:sz="0" w:space="0" w:color="auto"/>
            <w:right w:val="none" w:sz="0" w:space="0" w:color="auto"/>
          </w:divBdr>
        </w:div>
        <w:div w:id="1358501095">
          <w:marLeft w:val="640"/>
          <w:marRight w:val="0"/>
          <w:marTop w:val="0"/>
          <w:marBottom w:val="0"/>
          <w:divBdr>
            <w:top w:val="none" w:sz="0" w:space="0" w:color="auto"/>
            <w:left w:val="none" w:sz="0" w:space="0" w:color="auto"/>
            <w:bottom w:val="none" w:sz="0" w:space="0" w:color="auto"/>
            <w:right w:val="none" w:sz="0" w:space="0" w:color="auto"/>
          </w:divBdr>
        </w:div>
        <w:div w:id="1749182361">
          <w:marLeft w:val="640"/>
          <w:marRight w:val="0"/>
          <w:marTop w:val="0"/>
          <w:marBottom w:val="0"/>
          <w:divBdr>
            <w:top w:val="none" w:sz="0" w:space="0" w:color="auto"/>
            <w:left w:val="none" w:sz="0" w:space="0" w:color="auto"/>
            <w:bottom w:val="none" w:sz="0" w:space="0" w:color="auto"/>
            <w:right w:val="none" w:sz="0" w:space="0" w:color="auto"/>
          </w:divBdr>
        </w:div>
        <w:div w:id="1939748446">
          <w:marLeft w:val="640"/>
          <w:marRight w:val="0"/>
          <w:marTop w:val="0"/>
          <w:marBottom w:val="0"/>
          <w:divBdr>
            <w:top w:val="none" w:sz="0" w:space="0" w:color="auto"/>
            <w:left w:val="none" w:sz="0" w:space="0" w:color="auto"/>
            <w:bottom w:val="none" w:sz="0" w:space="0" w:color="auto"/>
            <w:right w:val="none" w:sz="0" w:space="0" w:color="auto"/>
          </w:divBdr>
        </w:div>
        <w:div w:id="1419399390">
          <w:marLeft w:val="640"/>
          <w:marRight w:val="0"/>
          <w:marTop w:val="0"/>
          <w:marBottom w:val="0"/>
          <w:divBdr>
            <w:top w:val="none" w:sz="0" w:space="0" w:color="auto"/>
            <w:left w:val="none" w:sz="0" w:space="0" w:color="auto"/>
            <w:bottom w:val="none" w:sz="0" w:space="0" w:color="auto"/>
            <w:right w:val="none" w:sz="0" w:space="0" w:color="auto"/>
          </w:divBdr>
        </w:div>
        <w:div w:id="2013870452">
          <w:marLeft w:val="640"/>
          <w:marRight w:val="0"/>
          <w:marTop w:val="0"/>
          <w:marBottom w:val="0"/>
          <w:divBdr>
            <w:top w:val="none" w:sz="0" w:space="0" w:color="auto"/>
            <w:left w:val="none" w:sz="0" w:space="0" w:color="auto"/>
            <w:bottom w:val="none" w:sz="0" w:space="0" w:color="auto"/>
            <w:right w:val="none" w:sz="0" w:space="0" w:color="auto"/>
          </w:divBdr>
        </w:div>
        <w:div w:id="879587567">
          <w:marLeft w:val="640"/>
          <w:marRight w:val="0"/>
          <w:marTop w:val="0"/>
          <w:marBottom w:val="0"/>
          <w:divBdr>
            <w:top w:val="none" w:sz="0" w:space="0" w:color="auto"/>
            <w:left w:val="none" w:sz="0" w:space="0" w:color="auto"/>
            <w:bottom w:val="none" w:sz="0" w:space="0" w:color="auto"/>
            <w:right w:val="none" w:sz="0" w:space="0" w:color="auto"/>
          </w:divBdr>
        </w:div>
        <w:div w:id="835072885">
          <w:marLeft w:val="640"/>
          <w:marRight w:val="0"/>
          <w:marTop w:val="0"/>
          <w:marBottom w:val="0"/>
          <w:divBdr>
            <w:top w:val="none" w:sz="0" w:space="0" w:color="auto"/>
            <w:left w:val="none" w:sz="0" w:space="0" w:color="auto"/>
            <w:bottom w:val="none" w:sz="0" w:space="0" w:color="auto"/>
            <w:right w:val="none" w:sz="0" w:space="0" w:color="auto"/>
          </w:divBdr>
        </w:div>
        <w:div w:id="403265409">
          <w:marLeft w:val="640"/>
          <w:marRight w:val="0"/>
          <w:marTop w:val="0"/>
          <w:marBottom w:val="0"/>
          <w:divBdr>
            <w:top w:val="none" w:sz="0" w:space="0" w:color="auto"/>
            <w:left w:val="none" w:sz="0" w:space="0" w:color="auto"/>
            <w:bottom w:val="none" w:sz="0" w:space="0" w:color="auto"/>
            <w:right w:val="none" w:sz="0" w:space="0" w:color="auto"/>
          </w:divBdr>
        </w:div>
        <w:div w:id="175922135">
          <w:marLeft w:val="640"/>
          <w:marRight w:val="0"/>
          <w:marTop w:val="0"/>
          <w:marBottom w:val="0"/>
          <w:divBdr>
            <w:top w:val="none" w:sz="0" w:space="0" w:color="auto"/>
            <w:left w:val="none" w:sz="0" w:space="0" w:color="auto"/>
            <w:bottom w:val="none" w:sz="0" w:space="0" w:color="auto"/>
            <w:right w:val="none" w:sz="0" w:space="0" w:color="auto"/>
          </w:divBdr>
        </w:div>
        <w:div w:id="1749108056">
          <w:marLeft w:val="640"/>
          <w:marRight w:val="0"/>
          <w:marTop w:val="0"/>
          <w:marBottom w:val="0"/>
          <w:divBdr>
            <w:top w:val="none" w:sz="0" w:space="0" w:color="auto"/>
            <w:left w:val="none" w:sz="0" w:space="0" w:color="auto"/>
            <w:bottom w:val="none" w:sz="0" w:space="0" w:color="auto"/>
            <w:right w:val="none" w:sz="0" w:space="0" w:color="auto"/>
          </w:divBdr>
        </w:div>
        <w:div w:id="1259948585">
          <w:marLeft w:val="640"/>
          <w:marRight w:val="0"/>
          <w:marTop w:val="0"/>
          <w:marBottom w:val="0"/>
          <w:divBdr>
            <w:top w:val="none" w:sz="0" w:space="0" w:color="auto"/>
            <w:left w:val="none" w:sz="0" w:space="0" w:color="auto"/>
            <w:bottom w:val="none" w:sz="0" w:space="0" w:color="auto"/>
            <w:right w:val="none" w:sz="0" w:space="0" w:color="auto"/>
          </w:divBdr>
        </w:div>
        <w:div w:id="597710964">
          <w:marLeft w:val="640"/>
          <w:marRight w:val="0"/>
          <w:marTop w:val="0"/>
          <w:marBottom w:val="0"/>
          <w:divBdr>
            <w:top w:val="none" w:sz="0" w:space="0" w:color="auto"/>
            <w:left w:val="none" w:sz="0" w:space="0" w:color="auto"/>
            <w:bottom w:val="none" w:sz="0" w:space="0" w:color="auto"/>
            <w:right w:val="none" w:sz="0" w:space="0" w:color="auto"/>
          </w:divBdr>
        </w:div>
        <w:div w:id="2131782507">
          <w:marLeft w:val="640"/>
          <w:marRight w:val="0"/>
          <w:marTop w:val="0"/>
          <w:marBottom w:val="0"/>
          <w:divBdr>
            <w:top w:val="none" w:sz="0" w:space="0" w:color="auto"/>
            <w:left w:val="none" w:sz="0" w:space="0" w:color="auto"/>
            <w:bottom w:val="none" w:sz="0" w:space="0" w:color="auto"/>
            <w:right w:val="none" w:sz="0" w:space="0" w:color="auto"/>
          </w:divBdr>
        </w:div>
        <w:div w:id="2974014">
          <w:marLeft w:val="640"/>
          <w:marRight w:val="0"/>
          <w:marTop w:val="0"/>
          <w:marBottom w:val="0"/>
          <w:divBdr>
            <w:top w:val="none" w:sz="0" w:space="0" w:color="auto"/>
            <w:left w:val="none" w:sz="0" w:space="0" w:color="auto"/>
            <w:bottom w:val="none" w:sz="0" w:space="0" w:color="auto"/>
            <w:right w:val="none" w:sz="0" w:space="0" w:color="auto"/>
          </w:divBdr>
        </w:div>
        <w:div w:id="827785472">
          <w:marLeft w:val="640"/>
          <w:marRight w:val="0"/>
          <w:marTop w:val="0"/>
          <w:marBottom w:val="0"/>
          <w:divBdr>
            <w:top w:val="none" w:sz="0" w:space="0" w:color="auto"/>
            <w:left w:val="none" w:sz="0" w:space="0" w:color="auto"/>
            <w:bottom w:val="none" w:sz="0" w:space="0" w:color="auto"/>
            <w:right w:val="none" w:sz="0" w:space="0" w:color="auto"/>
          </w:divBdr>
        </w:div>
        <w:div w:id="1751122848">
          <w:marLeft w:val="640"/>
          <w:marRight w:val="0"/>
          <w:marTop w:val="0"/>
          <w:marBottom w:val="0"/>
          <w:divBdr>
            <w:top w:val="none" w:sz="0" w:space="0" w:color="auto"/>
            <w:left w:val="none" w:sz="0" w:space="0" w:color="auto"/>
            <w:bottom w:val="none" w:sz="0" w:space="0" w:color="auto"/>
            <w:right w:val="none" w:sz="0" w:space="0" w:color="auto"/>
          </w:divBdr>
        </w:div>
        <w:div w:id="664667974">
          <w:marLeft w:val="640"/>
          <w:marRight w:val="0"/>
          <w:marTop w:val="0"/>
          <w:marBottom w:val="0"/>
          <w:divBdr>
            <w:top w:val="none" w:sz="0" w:space="0" w:color="auto"/>
            <w:left w:val="none" w:sz="0" w:space="0" w:color="auto"/>
            <w:bottom w:val="none" w:sz="0" w:space="0" w:color="auto"/>
            <w:right w:val="none" w:sz="0" w:space="0" w:color="auto"/>
          </w:divBdr>
        </w:div>
        <w:div w:id="85271078">
          <w:marLeft w:val="640"/>
          <w:marRight w:val="0"/>
          <w:marTop w:val="0"/>
          <w:marBottom w:val="0"/>
          <w:divBdr>
            <w:top w:val="none" w:sz="0" w:space="0" w:color="auto"/>
            <w:left w:val="none" w:sz="0" w:space="0" w:color="auto"/>
            <w:bottom w:val="none" w:sz="0" w:space="0" w:color="auto"/>
            <w:right w:val="none" w:sz="0" w:space="0" w:color="auto"/>
          </w:divBdr>
        </w:div>
        <w:div w:id="373575927">
          <w:marLeft w:val="640"/>
          <w:marRight w:val="0"/>
          <w:marTop w:val="0"/>
          <w:marBottom w:val="0"/>
          <w:divBdr>
            <w:top w:val="none" w:sz="0" w:space="0" w:color="auto"/>
            <w:left w:val="none" w:sz="0" w:space="0" w:color="auto"/>
            <w:bottom w:val="none" w:sz="0" w:space="0" w:color="auto"/>
            <w:right w:val="none" w:sz="0" w:space="0" w:color="auto"/>
          </w:divBdr>
        </w:div>
        <w:div w:id="1003974831">
          <w:marLeft w:val="640"/>
          <w:marRight w:val="0"/>
          <w:marTop w:val="0"/>
          <w:marBottom w:val="0"/>
          <w:divBdr>
            <w:top w:val="none" w:sz="0" w:space="0" w:color="auto"/>
            <w:left w:val="none" w:sz="0" w:space="0" w:color="auto"/>
            <w:bottom w:val="none" w:sz="0" w:space="0" w:color="auto"/>
            <w:right w:val="none" w:sz="0" w:space="0" w:color="auto"/>
          </w:divBdr>
        </w:div>
        <w:div w:id="88697617">
          <w:marLeft w:val="640"/>
          <w:marRight w:val="0"/>
          <w:marTop w:val="0"/>
          <w:marBottom w:val="0"/>
          <w:divBdr>
            <w:top w:val="none" w:sz="0" w:space="0" w:color="auto"/>
            <w:left w:val="none" w:sz="0" w:space="0" w:color="auto"/>
            <w:bottom w:val="none" w:sz="0" w:space="0" w:color="auto"/>
            <w:right w:val="none" w:sz="0" w:space="0" w:color="auto"/>
          </w:divBdr>
        </w:div>
        <w:div w:id="437675156">
          <w:marLeft w:val="640"/>
          <w:marRight w:val="0"/>
          <w:marTop w:val="0"/>
          <w:marBottom w:val="0"/>
          <w:divBdr>
            <w:top w:val="none" w:sz="0" w:space="0" w:color="auto"/>
            <w:left w:val="none" w:sz="0" w:space="0" w:color="auto"/>
            <w:bottom w:val="none" w:sz="0" w:space="0" w:color="auto"/>
            <w:right w:val="none" w:sz="0" w:space="0" w:color="auto"/>
          </w:divBdr>
        </w:div>
        <w:div w:id="810758091">
          <w:marLeft w:val="640"/>
          <w:marRight w:val="0"/>
          <w:marTop w:val="0"/>
          <w:marBottom w:val="0"/>
          <w:divBdr>
            <w:top w:val="none" w:sz="0" w:space="0" w:color="auto"/>
            <w:left w:val="none" w:sz="0" w:space="0" w:color="auto"/>
            <w:bottom w:val="none" w:sz="0" w:space="0" w:color="auto"/>
            <w:right w:val="none" w:sz="0" w:space="0" w:color="auto"/>
          </w:divBdr>
        </w:div>
        <w:div w:id="272707840">
          <w:marLeft w:val="640"/>
          <w:marRight w:val="0"/>
          <w:marTop w:val="0"/>
          <w:marBottom w:val="0"/>
          <w:divBdr>
            <w:top w:val="none" w:sz="0" w:space="0" w:color="auto"/>
            <w:left w:val="none" w:sz="0" w:space="0" w:color="auto"/>
            <w:bottom w:val="none" w:sz="0" w:space="0" w:color="auto"/>
            <w:right w:val="none" w:sz="0" w:space="0" w:color="auto"/>
          </w:divBdr>
        </w:div>
        <w:div w:id="1565094949">
          <w:marLeft w:val="640"/>
          <w:marRight w:val="0"/>
          <w:marTop w:val="0"/>
          <w:marBottom w:val="0"/>
          <w:divBdr>
            <w:top w:val="none" w:sz="0" w:space="0" w:color="auto"/>
            <w:left w:val="none" w:sz="0" w:space="0" w:color="auto"/>
            <w:bottom w:val="none" w:sz="0" w:space="0" w:color="auto"/>
            <w:right w:val="none" w:sz="0" w:space="0" w:color="auto"/>
          </w:divBdr>
        </w:div>
        <w:div w:id="1674719442">
          <w:marLeft w:val="640"/>
          <w:marRight w:val="0"/>
          <w:marTop w:val="0"/>
          <w:marBottom w:val="0"/>
          <w:divBdr>
            <w:top w:val="none" w:sz="0" w:space="0" w:color="auto"/>
            <w:left w:val="none" w:sz="0" w:space="0" w:color="auto"/>
            <w:bottom w:val="none" w:sz="0" w:space="0" w:color="auto"/>
            <w:right w:val="none" w:sz="0" w:space="0" w:color="auto"/>
          </w:divBdr>
        </w:div>
        <w:div w:id="2141028005">
          <w:marLeft w:val="640"/>
          <w:marRight w:val="0"/>
          <w:marTop w:val="0"/>
          <w:marBottom w:val="0"/>
          <w:divBdr>
            <w:top w:val="none" w:sz="0" w:space="0" w:color="auto"/>
            <w:left w:val="none" w:sz="0" w:space="0" w:color="auto"/>
            <w:bottom w:val="none" w:sz="0" w:space="0" w:color="auto"/>
            <w:right w:val="none" w:sz="0" w:space="0" w:color="auto"/>
          </w:divBdr>
        </w:div>
        <w:div w:id="934020126">
          <w:marLeft w:val="640"/>
          <w:marRight w:val="0"/>
          <w:marTop w:val="0"/>
          <w:marBottom w:val="0"/>
          <w:divBdr>
            <w:top w:val="none" w:sz="0" w:space="0" w:color="auto"/>
            <w:left w:val="none" w:sz="0" w:space="0" w:color="auto"/>
            <w:bottom w:val="none" w:sz="0" w:space="0" w:color="auto"/>
            <w:right w:val="none" w:sz="0" w:space="0" w:color="auto"/>
          </w:divBdr>
        </w:div>
        <w:div w:id="1946885957">
          <w:marLeft w:val="640"/>
          <w:marRight w:val="0"/>
          <w:marTop w:val="0"/>
          <w:marBottom w:val="0"/>
          <w:divBdr>
            <w:top w:val="none" w:sz="0" w:space="0" w:color="auto"/>
            <w:left w:val="none" w:sz="0" w:space="0" w:color="auto"/>
            <w:bottom w:val="none" w:sz="0" w:space="0" w:color="auto"/>
            <w:right w:val="none" w:sz="0" w:space="0" w:color="auto"/>
          </w:divBdr>
        </w:div>
        <w:div w:id="678317556">
          <w:marLeft w:val="640"/>
          <w:marRight w:val="0"/>
          <w:marTop w:val="0"/>
          <w:marBottom w:val="0"/>
          <w:divBdr>
            <w:top w:val="none" w:sz="0" w:space="0" w:color="auto"/>
            <w:left w:val="none" w:sz="0" w:space="0" w:color="auto"/>
            <w:bottom w:val="none" w:sz="0" w:space="0" w:color="auto"/>
            <w:right w:val="none" w:sz="0" w:space="0" w:color="auto"/>
          </w:divBdr>
        </w:div>
        <w:div w:id="637296310">
          <w:marLeft w:val="640"/>
          <w:marRight w:val="0"/>
          <w:marTop w:val="0"/>
          <w:marBottom w:val="0"/>
          <w:divBdr>
            <w:top w:val="none" w:sz="0" w:space="0" w:color="auto"/>
            <w:left w:val="none" w:sz="0" w:space="0" w:color="auto"/>
            <w:bottom w:val="none" w:sz="0" w:space="0" w:color="auto"/>
            <w:right w:val="none" w:sz="0" w:space="0" w:color="auto"/>
          </w:divBdr>
        </w:div>
        <w:div w:id="42027376">
          <w:marLeft w:val="640"/>
          <w:marRight w:val="0"/>
          <w:marTop w:val="0"/>
          <w:marBottom w:val="0"/>
          <w:divBdr>
            <w:top w:val="none" w:sz="0" w:space="0" w:color="auto"/>
            <w:left w:val="none" w:sz="0" w:space="0" w:color="auto"/>
            <w:bottom w:val="none" w:sz="0" w:space="0" w:color="auto"/>
            <w:right w:val="none" w:sz="0" w:space="0" w:color="auto"/>
          </w:divBdr>
        </w:div>
        <w:div w:id="1778406069">
          <w:marLeft w:val="640"/>
          <w:marRight w:val="0"/>
          <w:marTop w:val="0"/>
          <w:marBottom w:val="0"/>
          <w:divBdr>
            <w:top w:val="none" w:sz="0" w:space="0" w:color="auto"/>
            <w:left w:val="none" w:sz="0" w:space="0" w:color="auto"/>
            <w:bottom w:val="none" w:sz="0" w:space="0" w:color="auto"/>
            <w:right w:val="none" w:sz="0" w:space="0" w:color="auto"/>
          </w:divBdr>
        </w:div>
        <w:div w:id="429544333">
          <w:marLeft w:val="640"/>
          <w:marRight w:val="0"/>
          <w:marTop w:val="0"/>
          <w:marBottom w:val="0"/>
          <w:divBdr>
            <w:top w:val="none" w:sz="0" w:space="0" w:color="auto"/>
            <w:left w:val="none" w:sz="0" w:space="0" w:color="auto"/>
            <w:bottom w:val="none" w:sz="0" w:space="0" w:color="auto"/>
            <w:right w:val="none" w:sz="0" w:space="0" w:color="auto"/>
          </w:divBdr>
        </w:div>
        <w:div w:id="1883597221">
          <w:marLeft w:val="640"/>
          <w:marRight w:val="0"/>
          <w:marTop w:val="0"/>
          <w:marBottom w:val="0"/>
          <w:divBdr>
            <w:top w:val="none" w:sz="0" w:space="0" w:color="auto"/>
            <w:left w:val="none" w:sz="0" w:space="0" w:color="auto"/>
            <w:bottom w:val="none" w:sz="0" w:space="0" w:color="auto"/>
            <w:right w:val="none" w:sz="0" w:space="0" w:color="auto"/>
          </w:divBdr>
        </w:div>
        <w:div w:id="145902730">
          <w:marLeft w:val="640"/>
          <w:marRight w:val="0"/>
          <w:marTop w:val="0"/>
          <w:marBottom w:val="0"/>
          <w:divBdr>
            <w:top w:val="none" w:sz="0" w:space="0" w:color="auto"/>
            <w:left w:val="none" w:sz="0" w:space="0" w:color="auto"/>
            <w:bottom w:val="none" w:sz="0" w:space="0" w:color="auto"/>
            <w:right w:val="none" w:sz="0" w:space="0" w:color="auto"/>
          </w:divBdr>
        </w:div>
        <w:div w:id="1484934925">
          <w:marLeft w:val="640"/>
          <w:marRight w:val="0"/>
          <w:marTop w:val="0"/>
          <w:marBottom w:val="0"/>
          <w:divBdr>
            <w:top w:val="none" w:sz="0" w:space="0" w:color="auto"/>
            <w:left w:val="none" w:sz="0" w:space="0" w:color="auto"/>
            <w:bottom w:val="none" w:sz="0" w:space="0" w:color="auto"/>
            <w:right w:val="none" w:sz="0" w:space="0" w:color="auto"/>
          </w:divBdr>
        </w:div>
        <w:div w:id="1281956336">
          <w:marLeft w:val="640"/>
          <w:marRight w:val="0"/>
          <w:marTop w:val="0"/>
          <w:marBottom w:val="0"/>
          <w:divBdr>
            <w:top w:val="none" w:sz="0" w:space="0" w:color="auto"/>
            <w:left w:val="none" w:sz="0" w:space="0" w:color="auto"/>
            <w:bottom w:val="none" w:sz="0" w:space="0" w:color="auto"/>
            <w:right w:val="none" w:sz="0" w:space="0" w:color="auto"/>
          </w:divBdr>
        </w:div>
        <w:div w:id="420031991">
          <w:marLeft w:val="640"/>
          <w:marRight w:val="0"/>
          <w:marTop w:val="0"/>
          <w:marBottom w:val="0"/>
          <w:divBdr>
            <w:top w:val="none" w:sz="0" w:space="0" w:color="auto"/>
            <w:left w:val="none" w:sz="0" w:space="0" w:color="auto"/>
            <w:bottom w:val="none" w:sz="0" w:space="0" w:color="auto"/>
            <w:right w:val="none" w:sz="0" w:space="0" w:color="auto"/>
          </w:divBdr>
        </w:div>
        <w:div w:id="1966539257">
          <w:marLeft w:val="640"/>
          <w:marRight w:val="0"/>
          <w:marTop w:val="0"/>
          <w:marBottom w:val="0"/>
          <w:divBdr>
            <w:top w:val="none" w:sz="0" w:space="0" w:color="auto"/>
            <w:left w:val="none" w:sz="0" w:space="0" w:color="auto"/>
            <w:bottom w:val="none" w:sz="0" w:space="0" w:color="auto"/>
            <w:right w:val="none" w:sz="0" w:space="0" w:color="auto"/>
          </w:divBdr>
        </w:div>
        <w:div w:id="1084380008">
          <w:marLeft w:val="640"/>
          <w:marRight w:val="0"/>
          <w:marTop w:val="0"/>
          <w:marBottom w:val="0"/>
          <w:divBdr>
            <w:top w:val="none" w:sz="0" w:space="0" w:color="auto"/>
            <w:left w:val="none" w:sz="0" w:space="0" w:color="auto"/>
            <w:bottom w:val="none" w:sz="0" w:space="0" w:color="auto"/>
            <w:right w:val="none" w:sz="0" w:space="0" w:color="auto"/>
          </w:divBdr>
        </w:div>
        <w:div w:id="1790276617">
          <w:marLeft w:val="640"/>
          <w:marRight w:val="0"/>
          <w:marTop w:val="0"/>
          <w:marBottom w:val="0"/>
          <w:divBdr>
            <w:top w:val="none" w:sz="0" w:space="0" w:color="auto"/>
            <w:left w:val="none" w:sz="0" w:space="0" w:color="auto"/>
            <w:bottom w:val="none" w:sz="0" w:space="0" w:color="auto"/>
            <w:right w:val="none" w:sz="0" w:space="0" w:color="auto"/>
          </w:divBdr>
        </w:div>
        <w:div w:id="403917242">
          <w:marLeft w:val="640"/>
          <w:marRight w:val="0"/>
          <w:marTop w:val="0"/>
          <w:marBottom w:val="0"/>
          <w:divBdr>
            <w:top w:val="none" w:sz="0" w:space="0" w:color="auto"/>
            <w:left w:val="none" w:sz="0" w:space="0" w:color="auto"/>
            <w:bottom w:val="none" w:sz="0" w:space="0" w:color="auto"/>
            <w:right w:val="none" w:sz="0" w:space="0" w:color="auto"/>
          </w:divBdr>
        </w:div>
        <w:div w:id="1907255663">
          <w:marLeft w:val="640"/>
          <w:marRight w:val="0"/>
          <w:marTop w:val="0"/>
          <w:marBottom w:val="0"/>
          <w:divBdr>
            <w:top w:val="none" w:sz="0" w:space="0" w:color="auto"/>
            <w:left w:val="none" w:sz="0" w:space="0" w:color="auto"/>
            <w:bottom w:val="none" w:sz="0" w:space="0" w:color="auto"/>
            <w:right w:val="none" w:sz="0" w:space="0" w:color="auto"/>
          </w:divBdr>
        </w:div>
        <w:div w:id="2125224544">
          <w:marLeft w:val="640"/>
          <w:marRight w:val="0"/>
          <w:marTop w:val="0"/>
          <w:marBottom w:val="0"/>
          <w:divBdr>
            <w:top w:val="none" w:sz="0" w:space="0" w:color="auto"/>
            <w:left w:val="none" w:sz="0" w:space="0" w:color="auto"/>
            <w:bottom w:val="none" w:sz="0" w:space="0" w:color="auto"/>
            <w:right w:val="none" w:sz="0" w:space="0" w:color="auto"/>
          </w:divBdr>
        </w:div>
        <w:div w:id="781806943">
          <w:marLeft w:val="640"/>
          <w:marRight w:val="0"/>
          <w:marTop w:val="0"/>
          <w:marBottom w:val="0"/>
          <w:divBdr>
            <w:top w:val="none" w:sz="0" w:space="0" w:color="auto"/>
            <w:left w:val="none" w:sz="0" w:space="0" w:color="auto"/>
            <w:bottom w:val="none" w:sz="0" w:space="0" w:color="auto"/>
            <w:right w:val="none" w:sz="0" w:space="0" w:color="auto"/>
          </w:divBdr>
        </w:div>
        <w:div w:id="287010876">
          <w:marLeft w:val="640"/>
          <w:marRight w:val="0"/>
          <w:marTop w:val="0"/>
          <w:marBottom w:val="0"/>
          <w:divBdr>
            <w:top w:val="none" w:sz="0" w:space="0" w:color="auto"/>
            <w:left w:val="none" w:sz="0" w:space="0" w:color="auto"/>
            <w:bottom w:val="none" w:sz="0" w:space="0" w:color="auto"/>
            <w:right w:val="none" w:sz="0" w:space="0" w:color="auto"/>
          </w:divBdr>
        </w:div>
        <w:div w:id="1427771090">
          <w:marLeft w:val="640"/>
          <w:marRight w:val="0"/>
          <w:marTop w:val="0"/>
          <w:marBottom w:val="0"/>
          <w:divBdr>
            <w:top w:val="none" w:sz="0" w:space="0" w:color="auto"/>
            <w:left w:val="none" w:sz="0" w:space="0" w:color="auto"/>
            <w:bottom w:val="none" w:sz="0" w:space="0" w:color="auto"/>
            <w:right w:val="none" w:sz="0" w:space="0" w:color="auto"/>
          </w:divBdr>
        </w:div>
        <w:div w:id="372727964">
          <w:marLeft w:val="640"/>
          <w:marRight w:val="0"/>
          <w:marTop w:val="0"/>
          <w:marBottom w:val="0"/>
          <w:divBdr>
            <w:top w:val="none" w:sz="0" w:space="0" w:color="auto"/>
            <w:left w:val="none" w:sz="0" w:space="0" w:color="auto"/>
            <w:bottom w:val="none" w:sz="0" w:space="0" w:color="auto"/>
            <w:right w:val="none" w:sz="0" w:space="0" w:color="auto"/>
          </w:divBdr>
        </w:div>
        <w:div w:id="1397241468">
          <w:marLeft w:val="640"/>
          <w:marRight w:val="0"/>
          <w:marTop w:val="0"/>
          <w:marBottom w:val="0"/>
          <w:divBdr>
            <w:top w:val="none" w:sz="0" w:space="0" w:color="auto"/>
            <w:left w:val="none" w:sz="0" w:space="0" w:color="auto"/>
            <w:bottom w:val="none" w:sz="0" w:space="0" w:color="auto"/>
            <w:right w:val="none" w:sz="0" w:space="0" w:color="auto"/>
          </w:divBdr>
        </w:div>
        <w:div w:id="963776373">
          <w:marLeft w:val="640"/>
          <w:marRight w:val="0"/>
          <w:marTop w:val="0"/>
          <w:marBottom w:val="0"/>
          <w:divBdr>
            <w:top w:val="none" w:sz="0" w:space="0" w:color="auto"/>
            <w:left w:val="none" w:sz="0" w:space="0" w:color="auto"/>
            <w:bottom w:val="none" w:sz="0" w:space="0" w:color="auto"/>
            <w:right w:val="none" w:sz="0" w:space="0" w:color="auto"/>
          </w:divBdr>
        </w:div>
        <w:div w:id="176235362">
          <w:marLeft w:val="640"/>
          <w:marRight w:val="0"/>
          <w:marTop w:val="0"/>
          <w:marBottom w:val="0"/>
          <w:divBdr>
            <w:top w:val="none" w:sz="0" w:space="0" w:color="auto"/>
            <w:left w:val="none" w:sz="0" w:space="0" w:color="auto"/>
            <w:bottom w:val="none" w:sz="0" w:space="0" w:color="auto"/>
            <w:right w:val="none" w:sz="0" w:space="0" w:color="auto"/>
          </w:divBdr>
        </w:div>
        <w:div w:id="2109157222">
          <w:marLeft w:val="640"/>
          <w:marRight w:val="0"/>
          <w:marTop w:val="0"/>
          <w:marBottom w:val="0"/>
          <w:divBdr>
            <w:top w:val="none" w:sz="0" w:space="0" w:color="auto"/>
            <w:left w:val="none" w:sz="0" w:space="0" w:color="auto"/>
            <w:bottom w:val="none" w:sz="0" w:space="0" w:color="auto"/>
            <w:right w:val="none" w:sz="0" w:space="0" w:color="auto"/>
          </w:divBdr>
        </w:div>
      </w:divsChild>
    </w:div>
    <w:div w:id="1818767614">
      <w:bodyDiv w:val="1"/>
      <w:marLeft w:val="0"/>
      <w:marRight w:val="0"/>
      <w:marTop w:val="0"/>
      <w:marBottom w:val="0"/>
      <w:divBdr>
        <w:top w:val="none" w:sz="0" w:space="0" w:color="auto"/>
        <w:left w:val="none" w:sz="0" w:space="0" w:color="auto"/>
        <w:bottom w:val="none" w:sz="0" w:space="0" w:color="auto"/>
        <w:right w:val="none" w:sz="0" w:space="0" w:color="auto"/>
      </w:divBdr>
      <w:divsChild>
        <w:div w:id="1329601570">
          <w:marLeft w:val="640"/>
          <w:marRight w:val="0"/>
          <w:marTop w:val="0"/>
          <w:marBottom w:val="0"/>
          <w:divBdr>
            <w:top w:val="none" w:sz="0" w:space="0" w:color="auto"/>
            <w:left w:val="none" w:sz="0" w:space="0" w:color="auto"/>
            <w:bottom w:val="none" w:sz="0" w:space="0" w:color="auto"/>
            <w:right w:val="none" w:sz="0" w:space="0" w:color="auto"/>
          </w:divBdr>
        </w:div>
        <w:div w:id="1601181998">
          <w:marLeft w:val="640"/>
          <w:marRight w:val="0"/>
          <w:marTop w:val="0"/>
          <w:marBottom w:val="0"/>
          <w:divBdr>
            <w:top w:val="none" w:sz="0" w:space="0" w:color="auto"/>
            <w:left w:val="none" w:sz="0" w:space="0" w:color="auto"/>
            <w:bottom w:val="none" w:sz="0" w:space="0" w:color="auto"/>
            <w:right w:val="none" w:sz="0" w:space="0" w:color="auto"/>
          </w:divBdr>
        </w:div>
        <w:div w:id="306201577">
          <w:marLeft w:val="640"/>
          <w:marRight w:val="0"/>
          <w:marTop w:val="0"/>
          <w:marBottom w:val="0"/>
          <w:divBdr>
            <w:top w:val="none" w:sz="0" w:space="0" w:color="auto"/>
            <w:left w:val="none" w:sz="0" w:space="0" w:color="auto"/>
            <w:bottom w:val="none" w:sz="0" w:space="0" w:color="auto"/>
            <w:right w:val="none" w:sz="0" w:space="0" w:color="auto"/>
          </w:divBdr>
        </w:div>
        <w:div w:id="1529683897">
          <w:marLeft w:val="640"/>
          <w:marRight w:val="0"/>
          <w:marTop w:val="0"/>
          <w:marBottom w:val="0"/>
          <w:divBdr>
            <w:top w:val="none" w:sz="0" w:space="0" w:color="auto"/>
            <w:left w:val="none" w:sz="0" w:space="0" w:color="auto"/>
            <w:bottom w:val="none" w:sz="0" w:space="0" w:color="auto"/>
            <w:right w:val="none" w:sz="0" w:space="0" w:color="auto"/>
          </w:divBdr>
        </w:div>
        <w:div w:id="493764408">
          <w:marLeft w:val="640"/>
          <w:marRight w:val="0"/>
          <w:marTop w:val="0"/>
          <w:marBottom w:val="0"/>
          <w:divBdr>
            <w:top w:val="none" w:sz="0" w:space="0" w:color="auto"/>
            <w:left w:val="none" w:sz="0" w:space="0" w:color="auto"/>
            <w:bottom w:val="none" w:sz="0" w:space="0" w:color="auto"/>
            <w:right w:val="none" w:sz="0" w:space="0" w:color="auto"/>
          </w:divBdr>
        </w:div>
        <w:div w:id="1336225172">
          <w:marLeft w:val="640"/>
          <w:marRight w:val="0"/>
          <w:marTop w:val="0"/>
          <w:marBottom w:val="0"/>
          <w:divBdr>
            <w:top w:val="none" w:sz="0" w:space="0" w:color="auto"/>
            <w:left w:val="none" w:sz="0" w:space="0" w:color="auto"/>
            <w:bottom w:val="none" w:sz="0" w:space="0" w:color="auto"/>
            <w:right w:val="none" w:sz="0" w:space="0" w:color="auto"/>
          </w:divBdr>
        </w:div>
        <w:div w:id="454296021">
          <w:marLeft w:val="640"/>
          <w:marRight w:val="0"/>
          <w:marTop w:val="0"/>
          <w:marBottom w:val="0"/>
          <w:divBdr>
            <w:top w:val="none" w:sz="0" w:space="0" w:color="auto"/>
            <w:left w:val="none" w:sz="0" w:space="0" w:color="auto"/>
            <w:bottom w:val="none" w:sz="0" w:space="0" w:color="auto"/>
            <w:right w:val="none" w:sz="0" w:space="0" w:color="auto"/>
          </w:divBdr>
        </w:div>
        <w:div w:id="1492326817">
          <w:marLeft w:val="640"/>
          <w:marRight w:val="0"/>
          <w:marTop w:val="0"/>
          <w:marBottom w:val="0"/>
          <w:divBdr>
            <w:top w:val="none" w:sz="0" w:space="0" w:color="auto"/>
            <w:left w:val="none" w:sz="0" w:space="0" w:color="auto"/>
            <w:bottom w:val="none" w:sz="0" w:space="0" w:color="auto"/>
            <w:right w:val="none" w:sz="0" w:space="0" w:color="auto"/>
          </w:divBdr>
        </w:div>
        <w:div w:id="1228954504">
          <w:marLeft w:val="640"/>
          <w:marRight w:val="0"/>
          <w:marTop w:val="0"/>
          <w:marBottom w:val="0"/>
          <w:divBdr>
            <w:top w:val="none" w:sz="0" w:space="0" w:color="auto"/>
            <w:left w:val="none" w:sz="0" w:space="0" w:color="auto"/>
            <w:bottom w:val="none" w:sz="0" w:space="0" w:color="auto"/>
            <w:right w:val="none" w:sz="0" w:space="0" w:color="auto"/>
          </w:divBdr>
        </w:div>
        <w:div w:id="636297484">
          <w:marLeft w:val="640"/>
          <w:marRight w:val="0"/>
          <w:marTop w:val="0"/>
          <w:marBottom w:val="0"/>
          <w:divBdr>
            <w:top w:val="none" w:sz="0" w:space="0" w:color="auto"/>
            <w:left w:val="none" w:sz="0" w:space="0" w:color="auto"/>
            <w:bottom w:val="none" w:sz="0" w:space="0" w:color="auto"/>
            <w:right w:val="none" w:sz="0" w:space="0" w:color="auto"/>
          </w:divBdr>
        </w:div>
        <w:div w:id="1207327461">
          <w:marLeft w:val="640"/>
          <w:marRight w:val="0"/>
          <w:marTop w:val="0"/>
          <w:marBottom w:val="0"/>
          <w:divBdr>
            <w:top w:val="none" w:sz="0" w:space="0" w:color="auto"/>
            <w:left w:val="none" w:sz="0" w:space="0" w:color="auto"/>
            <w:bottom w:val="none" w:sz="0" w:space="0" w:color="auto"/>
            <w:right w:val="none" w:sz="0" w:space="0" w:color="auto"/>
          </w:divBdr>
        </w:div>
        <w:div w:id="816606079">
          <w:marLeft w:val="640"/>
          <w:marRight w:val="0"/>
          <w:marTop w:val="0"/>
          <w:marBottom w:val="0"/>
          <w:divBdr>
            <w:top w:val="none" w:sz="0" w:space="0" w:color="auto"/>
            <w:left w:val="none" w:sz="0" w:space="0" w:color="auto"/>
            <w:bottom w:val="none" w:sz="0" w:space="0" w:color="auto"/>
            <w:right w:val="none" w:sz="0" w:space="0" w:color="auto"/>
          </w:divBdr>
        </w:div>
        <w:div w:id="325596297">
          <w:marLeft w:val="640"/>
          <w:marRight w:val="0"/>
          <w:marTop w:val="0"/>
          <w:marBottom w:val="0"/>
          <w:divBdr>
            <w:top w:val="none" w:sz="0" w:space="0" w:color="auto"/>
            <w:left w:val="none" w:sz="0" w:space="0" w:color="auto"/>
            <w:bottom w:val="none" w:sz="0" w:space="0" w:color="auto"/>
            <w:right w:val="none" w:sz="0" w:space="0" w:color="auto"/>
          </w:divBdr>
        </w:div>
        <w:div w:id="200940320">
          <w:marLeft w:val="640"/>
          <w:marRight w:val="0"/>
          <w:marTop w:val="0"/>
          <w:marBottom w:val="0"/>
          <w:divBdr>
            <w:top w:val="none" w:sz="0" w:space="0" w:color="auto"/>
            <w:left w:val="none" w:sz="0" w:space="0" w:color="auto"/>
            <w:bottom w:val="none" w:sz="0" w:space="0" w:color="auto"/>
            <w:right w:val="none" w:sz="0" w:space="0" w:color="auto"/>
          </w:divBdr>
        </w:div>
        <w:div w:id="876508980">
          <w:marLeft w:val="640"/>
          <w:marRight w:val="0"/>
          <w:marTop w:val="0"/>
          <w:marBottom w:val="0"/>
          <w:divBdr>
            <w:top w:val="none" w:sz="0" w:space="0" w:color="auto"/>
            <w:left w:val="none" w:sz="0" w:space="0" w:color="auto"/>
            <w:bottom w:val="none" w:sz="0" w:space="0" w:color="auto"/>
            <w:right w:val="none" w:sz="0" w:space="0" w:color="auto"/>
          </w:divBdr>
        </w:div>
        <w:div w:id="1115902837">
          <w:marLeft w:val="640"/>
          <w:marRight w:val="0"/>
          <w:marTop w:val="0"/>
          <w:marBottom w:val="0"/>
          <w:divBdr>
            <w:top w:val="none" w:sz="0" w:space="0" w:color="auto"/>
            <w:left w:val="none" w:sz="0" w:space="0" w:color="auto"/>
            <w:bottom w:val="none" w:sz="0" w:space="0" w:color="auto"/>
            <w:right w:val="none" w:sz="0" w:space="0" w:color="auto"/>
          </w:divBdr>
        </w:div>
        <w:div w:id="1082334991">
          <w:marLeft w:val="640"/>
          <w:marRight w:val="0"/>
          <w:marTop w:val="0"/>
          <w:marBottom w:val="0"/>
          <w:divBdr>
            <w:top w:val="none" w:sz="0" w:space="0" w:color="auto"/>
            <w:left w:val="none" w:sz="0" w:space="0" w:color="auto"/>
            <w:bottom w:val="none" w:sz="0" w:space="0" w:color="auto"/>
            <w:right w:val="none" w:sz="0" w:space="0" w:color="auto"/>
          </w:divBdr>
        </w:div>
        <w:div w:id="316883037">
          <w:marLeft w:val="640"/>
          <w:marRight w:val="0"/>
          <w:marTop w:val="0"/>
          <w:marBottom w:val="0"/>
          <w:divBdr>
            <w:top w:val="none" w:sz="0" w:space="0" w:color="auto"/>
            <w:left w:val="none" w:sz="0" w:space="0" w:color="auto"/>
            <w:bottom w:val="none" w:sz="0" w:space="0" w:color="auto"/>
            <w:right w:val="none" w:sz="0" w:space="0" w:color="auto"/>
          </w:divBdr>
        </w:div>
        <w:div w:id="1248540471">
          <w:marLeft w:val="640"/>
          <w:marRight w:val="0"/>
          <w:marTop w:val="0"/>
          <w:marBottom w:val="0"/>
          <w:divBdr>
            <w:top w:val="none" w:sz="0" w:space="0" w:color="auto"/>
            <w:left w:val="none" w:sz="0" w:space="0" w:color="auto"/>
            <w:bottom w:val="none" w:sz="0" w:space="0" w:color="auto"/>
            <w:right w:val="none" w:sz="0" w:space="0" w:color="auto"/>
          </w:divBdr>
        </w:div>
        <w:div w:id="1217745502">
          <w:marLeft w:val="640"/>
          <w:marRight w:val="0"/>
          <w:marTop w:val="0"/>
          <w:marBottom w:val="0"/>
          <w:divBdr>
            <w:top w:val="none" w:sz="0" w:space="0" w:color="auto"/>
            <w:left w:val="none" w:sz="0" w:space="0" w:color="auto"/>
            <w:bottom w:val="none" w:sz="0" w:space="0" w:color="auto"/>
            <w:right w:val="none" w:sz="0" w:space="0" w:color="auto"/>
          </w:divBdr>
        </w:div>
        <w:div w:id="59254013">
          <w:marLeft w:val="640"/>
          <w:marRight w:val="0"/>
          <w:marTop w:val="0"/>
          <w:marBottom w:val="0"/>
          <w:divBdr>
            <w:top w:val="none" w:sz="0" w:space="0" w:color="auto"/>
            <w:left w:val="none" w:sz="0" w:space="0" w:color="auto"/>
            <w:bottom w:val="none" w:sz="0" w:space="0" w:color="auto"/>
            <w:right w:val="none" w:sz="0" w:space="0" w:color="auto"/>
          </w:divBdr>
        </w:div>
        <w:div w:id="33389083">
          <w:marLeft w:val="640"/>
          <w:marRight w:val="0"/>
          <w:marTop w:val="0"/>
          <w:marBottom w:val="0"/>
          <w:divBdr>
            <w:top w:val="none" w:sz="0" w:space="0" w:color="auto"/>
            <w:left w:val="none" w:sz="0" w:space="0" w:color="auto"/>
            <w:bottom w:val="none" w:sz="0" w:space="0" w:color="auto"/>
            <w:right w:val="none" w:sz="0" w:space="0" w:color="auto"/>
          </w:divBdr>
        </w:div>
        <w:div w:id="2014795299">
          <w:marLeft w:val="640"/>
          <w:marRight w:val="0"/>
          <w:marTop w:val="0"/>
          <w:marBottom w:val="0"/>
          <w:divBdr>
            <w:top w:val="none" w:sz="0" w:space="0" w:color="auto"/>
            <w:left w:val="none" w:sz="0" w:space="0" w:color="auto"/>
            <w:bottom w:val="none" w:sz="0" w:space="0" w:color="auto"/>
            <w:right w:val="none" w:sz="0" w:space="0" w:color="auto"/>
          </w:divBdr>
        </w:div>
        <w:div w:id="499543735">
          <w:marLeft w:val="640"/>
          <w:marRight w:val="0"/>
          <w:marTop w:val="0"/>
          <w:marBottom w:val="0"/>
          <w:divBdr>
            <w:top w:val="none" w:sz="0" w:space="0" w:color="auto"/>
            <w:left w:val="none" w:sz="0" w:space="0" w:color="auto"/>
            <w:bottom w:val="none" w:sz="0" w:space="0" w:color="auto"/>
            <w:right w:val="none" w:sz="0" w:space="0" w:color="auto"/>
          </w:divBdr>
        </w:div>
        <w:div w:id="215548497">
          <w:marLeft w:val="640"/>
          <w:marRight w:val="0"/>
          <w:marTop w:val="0"/>
          <w:marBottom w:val="0"/>
          <w:divBdr>
            <w:top w:val="none" w:sz="0" w:space="0" w:color="auto"/>
            <w:left w:val="none" w:sz="0" w:space="0" w:color="auto"/>
            <w:bottom w:val="none" w:sz="0" w:space="0" w:color="auto"/>
            <w:right w:val="none" w:sz="0" w:space="0" w:color="auto"/>
          </w:divBdr>
        </w:div>
        <w:div w:id="1503858329">
          <w:marLeft w:val="640"/>
          <w:marRight w:val="0"/>
          <w:marTop w:val="0"/>
          <w:marBottom w:val="0"/>
          <w:divBdr>
            <w:top w:val="none" w:sz="0" w:space="0" w:color="auto"/>
            <w:left w:val="none" w:sz="0" w:space="0" w:color="auto"/>
            <w:bottom w:val="none" w:sz="0" w:space="0" w:color="auto"/>
            <w:right w:val="none" w:sz="0" w:space="0" w:color="auto"/>
          </w:divBdr>
        </w:div>
        <w:div w:id="353961508">
          <w:marLeft w:val="640"/>
          <w:marRight w:val="0"/>
          <w:marTop w:val="0"/>
          <w:marBottom w:val="0"/>
          <w:divBdr>
            <w:top w:val="none" w:sz="0" w:space="0" w:color="auto"/>
            <w:left w:val="none" w:sz="0" w:space="0" w:color="auto"/>
            <w:bottom w:val="none" w:sz="0" w:space="0" w:color="auto"/>
            <w:right w:val="none" w:sz="0" w:space="0" w:color="auto"/>
          </w:divBdr>
        </w:div>
        <w:div w:id="305550639">
          <w:marLeft w:val="640"/>
          <w:marRight w:val="0"/>
          <w:marTop w:val="0"/>
          <w:marBottom w:val="0"/>
          <w:divBdr>
            <w:top w:val="none" w:sz="0" w:space="0" w:color="auto"/>
            <w:left w:val="none" w:sz="0" w:space="0" w:color="auto"/>
            <w:bottom w:val="none" w:sz="0" w:space="0" w:color="auto"/>
            <w:right w:val="none" w:sz="0" w:space="0" w:color="auto"/>
          </w:divBdr>
        </w:div>
        <w:div w:id="86315906">
          <w:marLeft w:val="640"/>
          <w:marRight w:val="0"/>
          <w:marTop w:val="0"/>
          <w:marBottom w:val="0"/>
          <w:divBdr>
            <w:top w:val="none" w:sz="0" w:space="0" w:color="auto"/>
            <w:left w:val="none" w:sz="0" w:space="0" w:color="auto"/>
            <w:bottom w:val="none" w:sz="0" w:space="0" w:color="auto"/>
            <w:right w:val="none" w:sz="0" w:space="0" w:color="auto"/>
          </w:divBdr>
        </w:div>
        <w:div w:id="2058040365">
          <w:marLeft w:val="640"/>
          <w:marRight w:val="0"/>
          <w:marTop w:val="0"/>
          <w:marBottom w:val="0"/>
          <w:divBdr>
            <w:top w:val="none" w:sz="0" w:space="0" w:color="auto"/>
            <w:left w:val="none" w:sz="0" w:space="0" w:color="auto"/>
            <w:bottom w:val="none" w:sz="0" w:space="0" w:color="auto"/>
            <w:right w:val="none" w:sz="0" w:space="0" w:color="auto"/>
          </w:divBdr>
        </w:div>
        <w:div w:id="1076978861">
          <w:marLeft w:val="640"/>
          <w:marRight w:val="0"/>
          <w:marTop w:val="0"/>
          <w:marBottom w:val="0"/>
          <w:divBdr>
            <w:top w:val="none" w:sz="0" w:space="0" w:color="auto"/>
            <w:left w:val="none" w:sz="0" w:space="0" w:color="auto"/>
            <w:bottom w:val="none" w:sz="0" w:space="0" w:color="auto"/>
            <w:right w:val="none" w:sz="0" w:space="0" w:color="auto"/>
          </w:divBdr>
        </w:div>
        <w:div w:id="1724870288">
          <w:marLeft w:val="640"/>
          <w:marRight w:val="0"/>
          <w:marTop w:val="0"/>
          <w:marBottom w:val="0"/>
          <w:divBdr>
            <w:top w:val="none" w:sz="0" w:space="0" w:color="auto"/>
            <w:left w:val="none" w:sz="0" w:space="0" w:color="auto"/>
            <w:bottom w:val="none" w:sz="0" w:space="0" w:color="auto"/>
            <w:right w:val="none" w:sz="0" w:space="0" w:color="auto"/>
          </w:divBdr>
        </w:div>
        <w:div w:id="1118793843">
          <w:marLeft w:val="640"/>
          <w:marRight w:val="0"/>
          <w:marTop w:val="0"/>
          <w:marBottom w:val="0"/>
          <w:divBdr>
            <w:top w:val="none" w:sz="0" w:space="0" w:color="auto"/>
            <w:left w:val="none" w:sz="0" w:space="0" w:color="auto"/>
            <w:bottom w:val="none" w:sz="0" w:space="0" w:color="auto"/>
            <w:right w:val="none" w:sz="0" w:space="0" w:color="auto"/>
          </w:divBdr>
        </w:div>
        <w:div w:id="288632784">
          <w:marLeft w:val="640"/>
          <w:marRight w:val="0"/>
          <w:marTop w:val="0"/>
          <w:marBottom w:val="0"/>
          <w:divBdr>
            <w:top w:val="none" w:sz="0" w:space="0" w:color="auto"/>
            <w:left w:val="none" w:sz="0" w:space="0" w:color="auto"/>
            <w:bottom w:val="none" w:sz="0" w:space="0" w:color="auto"/>
            <w:right w:val="none" w:sz="0" w:space="0" w:color="auto"/>
          </w:divBdr>
        </w:div>
        <w:div w:id="1307778369">
          <w:marLeft w:val="640"/>
          <w:marRight w:val="0"/>
          <w:marTop w:val="0"/>
          <w:marBottom w:val="0"/>
          <w:divBdr>
            <w:top w:val="none" w:sz="0" w:space="0" w:color="auto"/>
            <w:left w:val="none" w:sz="0" w:space="0" w:color="auto"/>
            <w:bottom w:val="none" w:sz="0" w:space="0" w:color="auto"/>
            <w:right w:val="none" w:sz="0" w:space="0" w:color="auto"/>
          </w:divBdr>
        </w:div>
        <w:div w:id="1746948081">
          <w:marLeft w:val="640"/>
          <w:marRight w:val="0"/>
          <w:marTop w:val="0"/>
          <w:marBottom w:val="0"/>
          <w:divBdr>
            <w:top w:val="none" w:sz="0" w:space="0" w:color="auto"/>
            <w:left w:val="none" w:sz="0" w:space="0" w:color="auto"/>
            <w:bottom w:val="none" w:sz="0" w:space="0" w:color="auto"/>
            <w:right w:val="none" w:sz="0" w:space="0" w:color="auto"/>
          </w:divBdr>
        </w:div>
        <w:div w:id="1930656814">
          <w:marLeft w:val="640"/>
          <w:marRight w:val="0"/>
          <w:marTop w:val="0"/>
          <w:marBottom w:val="0"/>
          <w:divBdr>
            <w:top w:val="none" w:sz="0" w:space="0" w:color="auto"/>
            <w:left w:val="none" w:sz="0" w:space="0" w:color="auto"/>
            <w:bottom w:val="none" w:sz="0" w:space="0" w:color="auto"/>
            <w:right w:val="none" w:sz="0" w:space="0" w:color="auto"/>
          </w:divBdr>
        </w:div>
        <w:div w:id="502476773">
          <w:marLeft w:val="640"/>
          <w:marRight w:val="0"/>
          <w:marTop w:val="0"/>
          <w:marBottom w:val="0"/>
          <w:divBdr>
            <w:top w:val="none" w:sz="0" w:space="0" w:color="auto"/>
            <w:left w:val="none" w:sz="0" w:space="0" w:color="auto"/>
            <w:bottom w:val="none" w:sz="0" w:space="0" w:color="auto"/>
            <w:right w:val="none" w:sz="0" w:space="0" w:color="auto"/>
          </w:divBdr>
        </w:div>
        <w:div w:id="63725120">
          <w:marLeft w:val="640"/>
          <w:marRight w:val="0"/>
          <w:marTop w:val="0"/>
          <w:marBottom w:val="0"/>
          <w:divBdr>
            <w:top w:val="none" w:sz="0" w:space="0" w:color="auto"/>
            <w:left w:val="none" w:sz="0" w:space="0" w:color="auto"/>
            <w:bottom w:val="none" w:sz="0" w:space="0" w:color="auto"/>
            <w:right w:val="none" w:sz="0" w:space="0" w:color="auto"/>
          </w:divBdr>
        </w:div>
        <w:div w:id="1676691754">
          <w:marLeft w:val="640"/>
          <w:marRight w:val="0"/>
          <w:marTop w:val="0"/>
          <w:marBottom w:val="0"/>
          <w:divBdr>
            <w:top w:val="none" w:sz="0" w:space="0" w:color="auto"/>
            <w:left w:val="none" w:sz="0" w:space="0" w:color="auto"/>
            <w:bottom w:val="none" w:sz="0" w:space="0" w:color="auto"/>
            <w:right w:val="none" w:sz="0" w:space="0" w:color="auto"/>
          </w:divBdr>
        </w:div>
        <w:div w:id="1878589757">
          <w:marLeft w:val="640"/>
          <w:marRight w:val="0"/>
          <w:marTop w:val="0"/>
          <w:marBottom w:val="0"/>
          <w:divBdr>
            <w:top w:val="none" w:sz="0" w:space="0" w:color="auto"/>
            <w:left w:val="none" w:sz="0" w:space="0" w:color="auto"/>
            <w:bottom w:val="none" w:sz="0" w:space="0" w:color="auto"/>
            <w:right w:val="none" w:sz="0" w:space="0" w:color="auto"/>
          </w:divBdr>
        </w:div>
        <w:div w:id="246236659">
          <w:marLeft w:val="640"/>
          <w:marRight w:val="0"/>
          <w:marTop w:val="0"/>
          <w:marBottom w:val="0"/>
          <w:divBdr>
            <w:top w:val="none" w:sz="0" w:space="0" w:color="auto"/>
            <w:left w:val="none" w:sz="0" w:space="0" w:color="auto"/>
            <w:bottom w:val="none" w:sz="0" w:space="0" w:color="auto"/>
            <w:right w:val="none" w:sz="0" w:space="0" w:color="auto"/>
          </w:divBdr>
        </w:div>
        <w:div w:id="300423636">
          <w:marLeft w:val="640"/>
          <w:marRight w:val="0"/>
          <w:marTop w:val="0"/>
          <w:marBottom w:val="0"/>
          <w:divBdr>
            <w:top w:val="none" w:sz="0" w:space="0" w:color="auto"/>
            <w:left w:val="none" w:sz="0" w:space="0" w:color="auto"/>
            <w:bottom w:val="none" w:sz="0" w:space="0" w:color="auto"/>
            <w:right w:val="none" w:sz="0" w:space="0" w:color="auto"/>
          </w:divBdr>
        </w:div>
        <w:div w:id="1574664069">
          <w:marLeft w:val="640"/>
          <w:marRight w:val="0"/>
          <w:marTop w:val="0"/>
          <w:marBottom w:val="0"/>
          <w:divBdr>
            <w:top w:val="none" w:sz="0" w:space="0" w:color="auto"/>
            <w:left w:val="none" w:sz="0" w:space="0" w:color="auto"/>
            <w:bottom w:val="none" w:sz="0" w:space="0" w:color="auto"/>
            <w:right w:val="none" w:sz="0" w:space="0" w:color="auto"/>
          </w:divBdr>
        </w:div>
        <w:div w:id="1154490606">
          <w:marLeft w:val="640"/>
          <w:marRight w:val="0"/>
          <w:marTop w:val="0"/>
          <w:marBottom w:val="0"/>
          <w:divBdr>
            <w:top w:val="none" w:sz="0" w:space="0" w:color="auto"/>
            <w:left w:val="none" w:sz="0" w:space="0" w:color="auto"/>
            <w:bottom w:val="none" w:sz="0" w:space="0" w:color="auto"/>
            <w:right w:val="none" w:sz="0" w:space="0" w:color="auto"/>
          </w:divBdr>
        </w:div>
        <w:div w:id="1301379819">
          <w:marLeft w:val="640"/>
          <w:marRight w:val="0"/>
          <w:marTop w:val="0"/>
          <w:marBottom w:val="0"/>
          <w:divBdr>
            <w:top w:val="none" w:sz="0" w:space="0" w:color="auto"/>
            <w:left w:val="none" w:sz="0" w:space="0" w:color="auto"/>
            <w:bottom w:val="none" w:sz="0" w:space="0" w:color="auto"/>
            <w:right w:val="none" w:sz="0" w:space="0" w:color="auto"/>
          </w:divBdr>
        </w:div>
        <w:div w:id="836850307">
          <w:marLeft w:val="640"/>
          <w:marRight w:val="0"/>
          <w:marTop w:val="0"/>
          <w:marBottom w:val="0"/>
          <w:divBdr>
            <w:top w:val="none" w:sz="0" w:space="0" w:color="auto"/>
            <w:left w:val="none" w:sz="0" w:space="0" w:color="auto"/>
            <w:bottom w:val="none" w:sz="0" w:space="0" w:color="auto"/>
            <w:right w:val="none" w:sz="0" w:space="0" w:color="auto"/>
          </w:divBdr>
        </w:div>
        <w:div w:id="370424232">
          <w:marLeft w:val="640"/>
          <w:marRight w:val="0"/>
          <w:marTop w:val="0"/>
          <w:marBottom w:val="0"/>
          <w:divBdr>
            <w:top w:val="none" w:sz="0" w:space="0" w:color="auto"/>
            <w:left w:val="none" w:sz="0" w:space="0" w:color="auto"/>
            <w:bottom w:val="none" w:sz="0" w:space="0" w:color="auto"/>
            <w:right w:val="none" w:sz="0" w:space="0" w:color="auto"/>
          </w:divBdr>
        </w:div>
        <w:div w:id="1843860032">
          <w:marLeft w:val="640"/>
          <w:marRight w:val="0"/>
          <w:marTop w:val="0"/>
          <w:marBottom w:val="0"/>
          <w:divBdr>
            <w:top w:val="none" w:sz="0" w:space="0" w:color="auto"/>
            <w:left w:val="none" w:sz="0" w:space="0" w:color="auto"/>
            <w:bottom w:val="none" w:sz="0" w:space="0" w:color="auto"/>
            <w:right w:val="none" w:sz="0" w:space="0" w:color="auto"/>
          </w:divBdr>
        </w:div>
        <w:div w:id="569996476">
          <w:marLeft w:val="640"/>
          <w:marRight w:val="0"/>
          <w:marTop w:val="0"/>
          <w:marBottom w:val="0"/>
          <w:divBdr>
            <w:top w:val="none" w:sz="0" w:space="0" w:color="auto"/>
            <w:left w:val="none" w:sz="0" w:space="0" w:color="auto"/>
            <w:bottom w:val="none" w:sz="0" w:space="0" w:color="auto"/>
            <w:right w:val="none" w:sz="0" w:space="0" w:color="auto"/>
          </w:divBdr>
        </w:div>
        <w:div w:id="1975480657">
          <w:marLeft w:val="640"/>
          <w:marRight w:val="0"/>
          <w:marTop w:val="0"/>
          <w:marBottom w:val="0"/>
          <w:divBdr>
            <w:top w:val="none" w:sz="0" w:space="0" w:color="auto"/>
            <w:left w:val="none" w:sz="0" w:space="0" w:color="auto"/>
            <w:bottom w:val="none" w:sz="0" w:space="0" w:color="auto"/>
            <w:right w:val="none" w:sz="0" w:space="0" w:color="auto"/>
          </w:divBdr>
        </w:div>
        <w:div w:id="1484740987">
          <w:marLeft w:val="640"/>
          <w:marRight w:val="0"/>
          <w:marTop w:val="0"/>
          <w:marBottom w:val="0"/>
          <w:divBdr>
            <w:top w:val="none" w:sz="0" w:space="0" w:color="auto"/>
            <w:left w:val="none" w:sz="0" w:space="0" w:color="auto"/>
            <w:bottom w:val="none" w:sz="0" w:space="0" w:color="auto"/>
            <w:right w:val="none" w:sz="0" w:space="0" w:color="auto"/>
          </w:divBdr>
        </w:div>
        <w:div w:id="1472357506">
          <w:marLeft w:val="640"/>
          <w:marRight w:val="0"/>
          <w:marTop w:val="0"/>
          <w:marBottom w:val="0"/>
          <w:divBdr>
            <w:top w:val="none" w:sz="0" w:space="0" w:color="auto"/>
            <w:left w:val="none" w:sz="0" w:space="0" w:color="auto"/>
            <w:bottom w:val="none" w:sz="0" w:space="0" w:color="auto"/>
            <w:right w:val="none" w:sz="0" w:space="0" w:color="auto"/>
          </w:divBdr>
        </w:div>
        <w:div w:id="1690719914">
          <w:marLeft w:val="640"/>
          <w:marRight w:val="0"/>
          <w:marTop w:val="0"/>
          <w:marBottom w:val="0"/>
          <w:divBdr>
            <w:top w:val="none" w:sz="0" w:space="0" w:color="auto"/>
            <w:left w:val="none" w:sz="0" w:space="0" w:color="auto"/>
            <w:bottom w:val="none" w:sz="0" w:space="0" w:color="auto"/>
            <w:right w:val="none" w:sz="0" w:space="0" w:color="auto"/>
          </w:divBdr>
        </w:div>
        <w:div w:id="1698191552">
          <w:marLeft w:val="640"/>
          <w:marRight w:val="0"/>
          <w:marTop w:val="0"/>
          <w:marBottom w:val="0"/>
          <w:divBdr>
            <w:top w:val="none" w:sz="0" w:space="0" w:color="auto"/>
            <w:left w:val="none" w:sz="0" w:space="0" w:color="auto"/>
            <w:bottom w:val="none" w:sz="0" w:space="0" w:color="auto"/>
            <w:right w:val="none" w:sz="0" w:space="0" w:color="auto"/>
          </w:divBdr>
        </w:div>
        <w:div w:id="1847816731">
          <w:marLeft w:val="640"/>
          <w:marRight w:val="0"/>
          <w:marTop w:val="0"/>
          <w:marBottom w:val="0"/>
          <w:divBdr>
            <w:top w:val="none" w:sz="0" w:space="0" w:color="auto"/>
            <w:left w:val="none" w:sz="0" w:space="0" w:color="auto"/>
            <w:bottom w:val="none" w:sz="0" w:space="0" w:color="auto"/>
            <w:right w:val="none" w:sz="0" w:space="0" w:color="auto"/>
          </w:divBdr>
        </w:div>
        <w:div w:id="801776450">
          <w:marLeft w:val="640"/>
          <w:marRight w:val="0"/>
          <w:marTop w:val="0"/>
          <w:marBottom w:val="0"/>
          <w:divBdr>
            <w:top w:val="none" w:sz="0" w:space="0" w:color="auto"/>
            <w:left w:val="none" w:sz="0" w:space="0" w:color="auto"/>
            <w:bottom w:val="none" w:sz="0" w:space="0" w:color="auto"/>
            <w:right w:val="none" w:sz="0" w:space="0" w:color="auto"/>
          </w:divBdr>
        </w:div>
        <w:div w:id="765228675">
          <w:marLeft w:val="640"/>
          <w:marRight w:val="0"/>
          <w:marTop w:val="0"/>
          <w:marBottom w:val="0"/>
          <w:divBdr>
            <w:top w:val="none" w:sz="0" w:space="0" w:color="auto"/>
            <w:left w:val="none" w:sz="0" w:space="0" w:color="auto"/>
            <w:bottom w:val="none" w:sz="0" w:space="0" w:color="auto"/>
            <w:right w:val="none" w:sz="0" w:space="0" w:color="auto"/>
          </w:divBdr>
        </w:div>
        <w:div w:id="760684709">
          <w:marLeft w:val="640"/>
          <w:marRight w:val="0"/>
          <w:marTop w:val="0"/>
          <w:marBottom w:val="0"/>
          <w:divBdr>
            <w:top w:val="none" w:sz="0" w:space="0" w:color="auto"/>
            <w:left w:val="none" w:sz="0" w:space="0" w:color="auto"/>
            <w:bottom w:val="none" w:sz="0" w:space="0" w:color="auto"/>
            <w:right w:val="none" w:sz="0" w:space="0" w:color="auto"/>
          </w:divBdr>
        </w:div>
        <w:div w:id="1528181005">
          <w:marLeft w:val="640"/>
          <w:marRight w:val="0"/>
          <w:marTop w:val="0"/>
          <w:marBottom w:val="0"/>
          <w:divBdr>
            <w:top w:val="none" w:sz="0" w:space="0" w:color="auto"/>
            <w:left w:val="none" w:sz="0" w:space="0" w:color="auto"/>
            <w:bottom w:val="none" w:sz="0" w:space="0" w:color="auto"/>
            <w:right w:val="none" w:sz="0" w:space="0" w:color="auto"/>
          </w:divBdr>
        </w:div>
        <w:div w:id="1448235014">
          <w:marLeft w:val="640"/>
          <w:marRight w:val="0"/>
          <w:marTop w:val="0"/>
          <w:marBottom w:val="0"/>
          <w:divBdr>
            <w:top w:val="none" w:sz="0" w:space="0" w:color="auto"/>
            <w:left w:val="none" w:sz="0" w:space="0" w:color="auto"/>
            <w:bottom w:val="none" w:sz="0" w:space="0" w:color="auto"/>
            <w:right w:val="none" w:sz="0" w:space="0" w:color="auto"/>
          </w:divBdr>
        </w:div>
        <w:div w:id="346759311">
          <w:marLeft w:val="640"/>
          <w:marRight w:val="0"/>
          <w:marTop w:val="0"/>
          <w:marBottom w:val="0"/>
          <w:divBdr>
            <w:top w:val="none" w:sz="0" w:space="0" w:color="auto"/>
            <w:left w:val="none" w:sz="0" w:space="0" w:color="auto"/>
            <w:bottom w:val="none" w:sz="0" w:space="0" w:color="auto"/>
            <w:right w:val="none" w:sz="0" w:space="0" w:color="auto"/>
          </w:divBdr>
        </w:div>
        <w:div w:id="597712954">
          <w:marLeft w:val="640"/>
          <w:marRight w:val="0"/>
          <w:marTop w:val="0"/>
          <w:marBottom w:val="0"/>
          <w:divBdr>
            <w:top w:val="none" w:sz="0" w:space="0" w:color="auto"/>
            <w:left w:val="none" w:sz="0" w:space="0" w:color="auto"/>
            <w:bottom w:val="none" w:sz="0" w:space="0" w:color="auto"/>
            <w:right w:val="none" w:sz="0" w:space="0" w:color="auto"/>
          </w:divBdr>
        </w:div>
        <w:div w:id="775826975">
          <w:marLeft w:val="640"/>
          <w:marRight w:val="0"/>
          <w:marTop w:val="0"/>
          <w:marBottom w:val="0"/>
          <w:divBdr>
            <w:top w:val="none" w:sz="0" w:space="0" w:color="auto"/>
            <w:left w:val="none" w:sz="0" w:space="0" w:color="auto"/>
            <w:bottom w:val="none" w:sz="0" w:space="0" w:color="auto"/>
            <w:right w:val="none" w:sz="0" w:space="0" w:color="auto"/>
          </w:divBdr>
        </w:div>
        <w:div w:id="1784109933">
          <w:marLeft w:val="640"/>
          <w:marRight w:val="0"/>
          <w:marTop w:val="0"/>
          <w:marBottom w:val="0"/>
          <w:divBdr>
            <w:top w:val="none" w:sz="0" w:space="0" w:color="auto"/>
            <w:left w:val="none" w:sz="0" w:space="0" w:color="auto"/>
            <w:bottom w:val="none" w:sz="0" w:space="0" w:color="auto"/>
            <w:right w:val="none" w:sz="0" w:space="0" w:color="auto"/>
          </w:divBdr>
        </w:div>
        <w:div w:id="180319512">
          <w:marLeft w:val="640"/>
          <w:marRight w:val="0"/>
          <w:marTop w:val="0"/>
          <w:marBottom w:val="0"/>
          <w:divBdr>
            <w:top w:val="none" w:sz="0" w:space="0" w:color="auto"/>
            <w:left w:val="none" w:sz="0" w:space="0" w:color="auto"/>
            <w:bottom w:val="none" w:sz="0" w:space="0" w:color="auto"/>
            <w:right w:val="none" w:sz="0" w:space="0" w:color="auto"/>
          </w:divBdr>
        </w:div>
        <w:div w:id="1255895199">
          <w:marLeft w:val="640"/>
          <w:marRight w:val="0"/>
          <w:marTop w:val="0"/>
          <w:marBottom w:val="0"/>
          <w:divBdr>
            <w:top w:val="none" w:sz="0" w:space="0" w:color="auto"/>
            <w:left w:val="none" w:sz="0" w:space="0" w:color="auto"/>
            <w:bottom w:val="none" w:sz="0" w:space="0" w:color="auto"/>
            <w:right w:val="none" w:sz="0" w:space="0" w:color="auto"/>
          </w:divBdr>
        </w:div>
        <w:div w:id="954598754">
          <w:marLeft w:val="640"/>
          <w:marRight w:val="0"/>
          <w:marTop w:val="0"/>
          <w:marBottom w:val="0"/>
          <w:divBdr>
            <w:top w:val="none" w:sz="0" w:space="0" w:color="auto"/>
            <w:left w:val="none" w:sz="0" w:space="0" w:color="auto"/>
            <w:bottom w:val="none" w:sz="0" w:space="0" w:color="auto"/>
            <w:right w:val="none" w:sz="0" w:space="0" w:color="auto"/>
          </w:divBdr>
        </w:div>
        <w:div w:id="37315078">
          <w:marLeft w:val="640"/>
          <w:marRight w:val="0"/>
          <w:marTop w:val="0"/>
          <w:marBottom w:val="0"/>
          <w:divBdr>
            <w:top w:val="none" w:sz="0" w:space="0" w:color="auto"/>
            <w:left w:val="none" w:sz="0" w:space="0" w:color="auto"/>
            <w:bottom w:val="none" w:sz="0" w:space="0" w:color="auto"/>
            <w:right w:val="none" w:sz="0" w:space="0" w:color="auto"/>
          </w:divBdr>
        </w:div>
        <w:div w:id="691997200">
          <w:marLeft w:val="640"/>
          <w:marRight w:val="0"/>
          <w:marTop w:val="0"/>
          <w:marBottom w:val="0"/>
          <w:divBdr>
            <w:top w:val="none" w:sz="0" w:space="0" w:color="auto"/>
            <w:left w:val="none" w:sz="0" w:space="0" w:color="auto"/>
            <w:bottom w:val="none" w:sz="0" w:space="0" w:color="auto"/>
            <w:right w:val="none" w:sz="0" w:space="0" w:color="auto"/>
          </w:divBdr>
        </w:div>
        <w:div w:id="633875263">
          <w:marLeft w:val="640"/>
          <w:marRight w:val="0"/>
          <w:marTop w:val="0"/>
          <w:marBottom w:val="0"/>
          <w:divBdr>
            <w:top w:val="none" w:sz="0" w:space="0" w:color="auto"/>
            <w:left w:val="none" w:sz="0" w:space="0" w:color="auto"/>
            <w:bottom w:val="none" w:sz="0" w:space="0" w:color="auto"/>
            <w:right w:val="none" w:sz="0" w:space="0" w:color="auto"/>
          </w:divBdr>
        </w:div>
        <w:div w:id="598374333">
          <w:marLeft w:val="640"/>
          <w:marRight w:val="0"/>
          <w:marTop w:val="0"/>
          <w:marBottom w:val="0"/>
          <w:divBdr>
            <w:top w:val="none" w:sz="0" w:space="0" w:color="auto"/>
            <w:left w:val="none" w:sz="0" w:space="0" w:color="auto"/>
            <w:bottom w:val="none" w:sz="0" w:space="0" w:color="auto"/>
            <w:right w:val="none" w:sz="0" w:space="0" w:color="auto"/>
          </w:divBdr>
        </w:div>
        <w:div w:id="965966681">
          <w:marLeft w:val="640"/>
          <w:marRight w:val="0"/>
          <w:marTop w:val="0"/>
          <w:marBottom w:val="0"/>
          <w:divBdr>
            <w:top w:val="none" w:sz="0" w:space="0" w:color="auto"/>
            <w:left w:val="none" w:sz="0" w:space="0" w:color="auto"/>
            <w:bottom w:val="none" w:sz="0" w:space="0" w:color="auto"/>
            <w:right w:val="none" w:sz="0" w:space="0" w:color="auto"/>
          </w:divBdr>
        </w:div>
        <w:div w:id="946423457">
          <w:marLeft w:val="640"/>
          <w:marRight w:val="0"/>
          <w:marTop w:val="0"/>
          <w:marBottom w:val="0"/>
          <w:divBdr>
            <w:top w:val="none" w:sz="0" w:space="0" w:color="auto"/>
            <w:left w:val="none" w:sz="0" w:space="0" w:color="auto"/>
            <w:bottom w:val="none" w:sz="0" w:space="0" w:color="auto"/>
            <w:right w:val="none" w:sz="0" w:space="0" w:color="auto"/>
          </w:divBdr>
        </w:div>
        <w:div w:id="591623500">
          <w:marLeft w:val="640"/>
          <w:marRight w:val="0"/>
          <w:marTop w:val="0"/>
          <w:marBottom w:val="0"/>
          <w:divBdr>
            <w:top w:val="none" w:sz="0" w:space="0" w:color="auto"/>
            <w:left w:val="none" w:sz="0" w:space="0" w:color="auto"/>
            <w:bottom w:val="none" w:sz="0" w:space="0" w:color="auto"/>
            <w:right w:val="none" w:sz="0" w:space="0" w:color="auto"/>
          </w:divBdr>
        </w:div>
        <w:div w:id="503789027">
          <w:marLeft w:val="640"/>
          <w:marRight w:val="0"/>
          <w:marTop w:val="0"/>
          <w:marBottom w:val="0"/>
          <w:divBdr>
            <w:top w:val="none" w:sz="0" w:space="0" w:color="auto"/>
            <w:left w:val="none" w:sz="0" w:space="0" w:color="auto"/>
            <w:bottom w:val="none" w:sz="0" w:space="0" w:color="auto"/>
            <w:right w:val="none" w:sz="0" w:space="0" w:color="auto"/>
          </w:divBdr>
        </w:div>
        <w:div w:id="1804225943">
          <w:marLeft w:val="640"/>
          <w:marRight w:val="0"/>
          <w:marTop w:val="0"/>
          <w:marBottom w:val="0"/>
          <w:divBdr>
            <w:top w:val="none" w:sz="0" w:space="0" w:color="auto"/>
            <w:left w:val="none" w:sz="0" w:space="0" w:color="auto"/>
            <w:bottom w:val="none" w:sz="0" w:space="0" w:color="auto"/>
            <w:right w:val="none" w:sz="0" w:space="0" w:color="auto"/>
          </w:divBdr>
        </w:div>
        <w:div w:id="1078137915">
          <w:marLeft w:val="640"/>
          <w:marRight w:val="0"/>
          <w:marTop w:val="0"/>
          <w:marBottom w:val="0"/>
          <w:divBdr>
            <w:top w:val="none" w:sz="0" w:space="0" w:color="auto"/>
            <w:left w:val="none" w:sz="0" w:space="0" w:color="auto"/>
            <w:bottom w:val="none" w:sz="0" w:space="0" w:color="auto"/>
            <w:right w:val="none" w:sz="0" w:space="0" w:color="auto"/>
          </w:divBdr>
        </w:div>
        <w:div w:id="777066687">
          <w:marLeft w:val="640"/>
          <w:marRight w:val="0"/>
          <w:marTop w:val="0"/>
          <w:marBottom w:val="0"/>
          <w:divBdr>
            <w:top w:val="none" w:sz="0" w:space="0" w:color="auto"/>
            <w:left w:val="none" w:sz="0" w:space="0" w:color="auto"/>
            <w:bottom w:val="none" w:sz="0" w:space="0" w:color="auto"/>
            <w:right w:val="none" w:sz="0" w:space="0" w:color="auto"/>
          </w:divBdr>
        </w:div>
        <w:div w:id="1622111407">
          <w:marLeft w:val="640"/>
          <w:marRight w:val="0"/>
          <w:marTop w:val="0"/>
          <w:marBottom w:val="0"/>
          <w:divBdr>
            <w:top w:val="none" w:sz="0" w:space="0" w:color="auto"/>
            <w:left w:val="none" w:sz="0" w:space="0" w:color="auto"/>
            <w:bottom w:val="none" w:sz="0" w:space="0" w:color="auto"/>
            <w:right w:val="none" w:sz="0" w:space="0" w:color="auto"/>
          </w:divBdr>
        </w:div>
        <w:div w:id="281350009">
          <w:marLeft w:val="640"/>
          <w:marRight w:val="0"/>
          <w:marTop w:val="0"/>
          <w:marBottom w:val="0"/>
          <w:divBdr>
            <w:top w:val="none" w:sz="0" w:space="0" w:color="auto"/>
            <w:left w:val="none" w:sz="0" w:space="0" w:color="auto"/>
            <w:bottom w:val="none" w:sz="0" w:space="0" w:color="auto"/>
            <w:right w:val="none" w:sz="0" w:space="0" w:color="auto"/>
          </w:divBdr>
        </w:div>
        <w:div w:id="707531100">
          <w:marLeft w:val="640"/>
          <w:marRight w:val="0"/>
          <w:marTop w:val="0"/>
          <w:marBottom w:val="0"/>
          <w:divBdr>
            <w:top w:val="none" w:sz="0" w:space="0" w:color="auto"/>
            <w:left w:val="none" w:sz="0" w:space="0" w:color="auto"/>
            <w:bottom w:val="none" w:sz="0" w:space="0" w:color="auto"/>
            <w:right w:val="none" w:sz="0" w:space="0" w:color="auto"/>
          </w:divBdr>
        </w:div>
        <w:div w:id="357852581">
          <w:marLeft w:val="640"/>
          <w:marRight w:val="0"/>
          <w:marTop w:val="0"/>
          <w:marBottom w:val="0"/>
          <w:divBdr>
            <w:top w:val="none" w:sz="0" w:space="0" w:color="auto"/>
            <w:left w:val="none" w:sz="0" w:space="0" w:color="auto"/>
            <w:bottom w:val="none" w:sz="0" w:space="0" w:color="auto"/>
            <w:right w:val="none" w:sz="0" w:space="0" w:color="auto"/>
          </w:divBdr>
        </w:div>
        <w:div w:id="146944365">
          <w:marLeft w:val="640"/>
          <w:marRight w:val="0"/>
          <w:marTop w:val="0"/>
          <w:marBottom w:val="0"/>
          <w:divBdr>
            <w:top w:val="none" w:sz="0" w:space="0" w:color="auto"/>
            <w:left w:val="none" w:sz="0" w:space="0" w:color="auto"/>
            <w:bottom w:val="none" w:sz="0" w:space="0" w:color="auto"/>
            <w:right w:val="none" w:sz="0" w:space="0" w:color="auto"/>
          </w:divBdr>
        </w:div>
        <w:div w:id="1020089092">
          <w:marLeft w:val="640"/>
          <w:marRight w:val="0"/>
          <w:marTop w:val="0"/>
          <w:marBottom w:val="0"/>
          <w:divBdr>
            <w:top w:val="none" w:sz="0" w:space="0" w:color="auto"/>
            <w:left w:val="none" w:sz="0" w:space="0" w:color="auto"/>
            <w:bottom w:val="none" w:sz="0" w:space="0" w:color="auto"/>
            <w:right w:val="none" w:sz="0" w:space="0" w:color="auto"/>
          </w:divBdr>
        </w:div>
        <w:div w:id="1671643028">
          <w:marLeft w:val="640"/>
          <w:marRight w:val="0"/>
          <w:marTop w:val="0"/>
          <w:marBottom w:val="0"/>
          <w:divBdr>
            <w:top w:val="none" w:sz="0" w:space="0" w:color="auto"/>
            <w:left w:val="none" w:sz="0" w:space="0" w:color="auto"/>
            <w:bottom w:val="none" w:sz="0" w:space="0" w:color="auto"/>
            <w:right w:val="none" w:sz="0" w:space="0" w:color="auto"/>
          </w:divBdr>
        </w:div>
        <w:div w:id="942415613">
          <w:marLeft w:val="640"/>
          <w:marRight w:val="0"/>
          <w:marTop w:val="0"/>
          <w:marBottom w:val="0"/>
          <w:divBdr>
            <w:top w:val="none" w:sz="0" w:space="0" w:color="auto"/>
            <w:left w:val="none" w:sz="0" w:space="0" w:color="auto"/>
            <w:bottom w:val="none" w:sz="0" w:space="0" w:color="auto"/>
            <w:right w:val="none" w:sz="0" w:space="0" w:color="auto"/>
          </w:divBdr>
        </w:div>
        <w:div w:id="1322738294">
          <w:marLeft w:val="640"/>
          <w:marRight w:val="0"/>
          <w:marTop w:val="0"/>
          <w:marBottom w:val="0"/>
          <w:divBdr>
            <w:top w:val="none" w:sz="0" w:space="0" w:color="auto"/>
            <w:left w:val="none" w:sz="0" w:space="0" w:color="auto"/>
            <w:bottom w:val="none" w:sz="0" w:space="0" w:color="auto"/>
            <w:right w:val="none" w:sz="0" w:space="0" w:color="auto"/>
          </w:divBdr>
        </w:div>
        <w:div w:id="1740663805">
          <w:marLeft w:val="640"/>
          <w:marRight w:val="0"/>
          <w:marTop w:val="0"/>
          <w:marBottom w:val="0"/>
          <w:divBdr>
            <w:top w:val="none" w:sz="0" w:space="0" w:color="auto"/>
            <w:left w:val="none" w:sz="0" w:space="0" w:color="auto"/>
            <w:bottom w:val="none" w:sz="0" w:space="0" w:color="auto"/>
            <w:right w:val="none" w:sz="0" w:space="0" w:color="auto"/>
          </w:divBdr>
        </w:div>
        <w:div w:id="1894731470">
          <w:marLeft w:val="640"/>
          <w:marRight w:val="0"/>
          <w:marTop w:val="0"/>
          <w:marBottom w:val="0"/>
          <w:divBdr>
            <w:top w:val="none" w:sz="0" w:space="0" w:color="auto"/>
            <w:left w:val="none" w:sz="0" w:space="0" w:color="auto"/>
            <w:bottom w:val="none" w:sz="0" w:space="0" w:color="auto"/>
            <w:right w:val="none" w:sz="0" w:space="0" w:color="auto"/>
          </w:divBdr>
        </w:div>
        <w:div w:id="1608347849">
          <w:marLeft w:val="640"/>
          <w:marRight w:val="0"/>
          <w:marTop w:val="0"/>
          <w:marBottom w:val="0"/>
          <w:divBdr>
            <w:top w:val="none" w:sz="0" w:space="0" w:color="auto"/>
            <w:left w:val="none" w:sz="0" w:space="0" w:color="auto"/>
            <w:bottom w:val="none" w:sz="0" w:space="0" w:color="auto"/>
            <w:right w:val="none" w:sz="0" w:space="0" w:color="auto"/>
          </w:divBdr>
        </w:div>
        <w:div w:id="2057729470">
          <w:marLeft w:val="640"/>
          <w:marRight w:val="0"/>
          <w:marTop w:val="0"/>
          <w:marBottom w:val="0"/>
          <w:divBdr>
            <w:top w:val="none" w:sz="0" w:space="0" w:color="auto"/>
            <w:left w:val="none" w:sz="0" w:space="0" w:color="auto"/>
            <w:bottom w:val="none" w:sz="0" w:space="0" w:color="auto"/>
            <w:right w:val="none" w:sz="0" w:space="0" w:color="auto"/>
          </w:divBdr>
        </w:div>
        <w:div w:id="303389506">
          <w:marLeft w:val="640"/>
          <w:marRight w:val="0"/>
          <w:marTop w:val="0"/>
          <w:marBottom w:val="0"/>
          <w:divBdr>
            <w:top w:val="none" w:sz="0" w:space="0" w:color="auto"/>
            <w:left w:val="none" w:sz="0" w:space="0" w:color="auto"/>
            <w:bottom w:val="none" w:sz="0" w:space="0" w:color="auto"/>
            <w:right w:val="none" w:sz="0" w:space="0" w:color="auto"/>
          </w:divBdr>
        </w:div>
        <w:div w:id="383142683">
          <w:marLeft w:val="640"/>
          <w:marRight w:val="0"/>
          <w:marTop w:val="0"/>
          <w:marBottom w:val="0"/>
          <w:divBdr>
            <w:top w:val="none" w:sz="0" w:space="0" w:color="auto"/>
            <w:left w:val="none" w:sz="0" w:space="0" w:color="auto"/>
            <w:bottom w:val="none" w:sz="0" w:space="0" w:color="auto"/>
            <w:right w:val="none" w:sz="0" w:space="0" w:color="auto"/>
          </w:divBdr>
        </w:div>
        <w:div w:id="1975744991">
          <w:marLeft w:val="640"/>
          <w:marRight w:val="0"/>
          <w:marTop w:val="0"/>
          <w:marBottom w:val="0"/>
          <w:divBdr>
            <w:top w:val="none" w:sz="0" w:space="0" w:color="auto"/>
            <w:left w:val="none" w:sz="0" w:space="0" w:color="auto"/>
            <w:bottom w:val="none" w:sz="0" w:space="0" w:color="auto"/>
            <w:right w:val="none" w:sz="0" w:space="0" w:color="auto"/>
          </w:divBdr>
        </w:div>
        <w:div w:id="269245121">
          <w:marLeft w:val="640"/>
          <w:marRight w:val="0"/>
          <w:marTop w:val="0"/>
          <w:marBottom w:val="0"/>
          <w:divBdr>
            <w:top w:val="none" w:sz="0" w:space="0" w:color="auto"/>
            <w:left w:val="none" w:sz="0" w:space="0" w:color="auto"/>
            <w:bottom w:val="none" w:sz="0" w:space="0" w:color="auto"/>
            <w:right w:val="none" w:sz="0" w:space="0" w:color="auto"/>
          </w:divBdr>
        </w:div>
        <w:div w:id="782842053">
          <w:marLeft w:val="640"/>
          <w:marRight w:val="0"/>
          <w:marTop w:val="0"/>
          <w:marBottom w:val="0"/>
          <w:divBdr>
            <w:top w:val="none" w:sz="0" w:space="0" w:color="auto"/>
            <w:left w:val="none" w:sz="0" w:space="0" w:color="auto"/>
            <w:bottom w:val="none" w:sz="0" w:space="0" w:color="auto"/>
            <w:right w:val="none" w:sz="0" w:space="0" w:color="auto"/>
          </w:divBdr>
        </w:div>
        <w:div w:id="1878664214">
          <w:marLeft w:val="640"/>
          <w:marRight w:val="0"/>
          <w:marTop w:val="0"/>
          <w:marBottom w:val="0"/>
          <w:divBdr>
            <w:top w:val="none" w:sz="0" w:space="0" w:color="auto"/>
            <w:left w:val="none" w:sz="0" w:space="0" w:color="auto"/>
            <w:bottom w:val="none" w:sz="0" w:space="0" w:color="auto"/>
            <w:right w:val="none" w:sz="0" w:space="0" w:color="auto"/>
          </w:divBdr>
        </w:div>
        <w:div w:id="1610887955">
          <w:marLeft w:val="640"/>
          <w:marRight w:val="0"/>
          <w:marTop w:val="0"/>
          <w:marBottom w:val="0"/>
          <w:divBdr>
            <w:top w:val="none" w:sz="0" w:space="0" w:color="auto"/>
            <w:left w:val="none" w:sz="0" w:space="0" w:color="auto"/>
            <w:bottom w:val="none" w:sz="0" w:space="0" w:color="auto"/>
            <w:right w:val="none" w:sz="0" w:space="0" w:color="auto"/>
          </w:divBdr>
        </w:div>
        <w:div w:id="1836918591">
          <w:marLeft w:val="640"/>
          <w:marRight w:val="0"/>
          <w:marTop w:val="0"/>
          <w:marBottom w:val="0"/>
          <w:divBdr>
            <w:top w:val="none" w:sz="0" w:space="0" w:color="auto"/>
            <w:left w:val="none" w:sz="0" w:space="0" w:color="auto"/>
            <w:bottom w:val="none" w:sz="0" w:space="0" w:color="auto"/>
            <w:right w:val="none" w:sz="0" w:space="0" w:color="auto"/>
          </w:divBdr>
        </w:div>
        <w:div w:id="669989952">
          <w:marLeft w:val="640"/>
          <w:marRight w:val="0"/>
          <w:marTop w:val="0"/>
          <w:marBottom w:val="0"/>
          <w:divBdr>
            <w:top w:val="none" w:sz="0" w:space="0" w:color="auto"/>
            <w:left w:val="none" w:sz="0" w:space="0" w:color="auto"/>
            <w:bottom w:val="none" w:sz="0" w:space="0" w:color="auto"/>
            <w:right w:val="none" w:sz="0" w:space="0" w:color="auto"/>
          </w:divBdr>
        </w:div>
        <w:div w:id="2105610382">
          <w:marLeft w:val="640"/>
          <w:marRight w:val="0"/>
          <w:marTop w:val="0"/>
          <w:marBottom w:val="0"/>
          <w:divBdr>
            <w:top w:val="none" w:sz="0" w:space="0" w:color="auto"/>
            <w:left w:val="none" w:sz="0" w:space="0" w:color="auto"/>
            <w:bottom w:val="none" w:sz="0" w:space="0" w:color="auto"/>
            <w:right w:val="none" w:sz="0" w:space="0" w:color="auto"/>
          </w:divBdr>
        </w:div>
        <w:div w:id="503739442">
          <w:marLeft w:val="640"/>
          <w:marRight w:val="0"/>
          <w:marTop w:val="0"/>
          <w:marBottom w:val="0"/>
          <w:divBdr>
            <w:top w:val="none" w:sz="0" w:space="0" w:color="auto"/>
            <w:left w:val="none" w:sz="0" w:space="0" w:color="auto"/>
            <w:bottom w:val="none" w:sz="0" w:space="0" w:color="auto"/>
            <w:right w:val="none" w:sz="0" w:space="0" w:color="auto"/>
          </w:divBdr>
        </w:div>
        <w:div w:id="1095714646">
          <w:marLeft w:val="640"/>
          <w:marRight w:val="0"/>
          <w:marTop w:val="0"/>
          <w:marBottom w:val="0"/>
          <w:divBdr>
            <w:top w:val="none" w:sz="0" w:space="0" w:color="auto"/>
            <w:left w:val="none" w:sz="0" w:space="0" w:color="auto"/>
            <w:bottom w:val="none" w:sz="0" w:space="0" w:color="auto"/>
            <w:right w:val="none" w:sz="0" w:space="0" w:color="auto"/>
          </w:divBdr>
        </w:div>
        <w:div w:id="1213036729">
          <w:marLeft w:val="640"/>
          <w:marRight w:val="0"/>
          <w:marTop w:val="0"/>
          <w:marBottom w:val="0"/>
          <w:divBdr>
            <w:top w:val="none" w:sz="0" w:space="0" w:color="auto"/>
            <w:left w:val="none" w:sz="0" w:space="0" w:color="auto"/>
            <w:bottom w:val="none" w:sz="0" w:space="0" w:color="auto"/>
            <w:right w:val="none" w:sz="0" w:space="0" w:color="auto"/>
          </w:divBdr>
        </w:div>
        <w:div w:id="263803663">
          <w:marLeft w:val="640"/>
          <w:marRight w:val="0"/>
          <w:marTop w:val="0"/>
          <w:marBottom w:val="0"/>
          <w:divBdr>
            <w:top w:val="none" w:sz="0" w:space="0" w:color="auto"/>
            <w:left w:val="none" w:sz="0" w:space="0" w:color="auto"/>
            <w:bottom w:val="none" w:sz="0" w:space="0" w:color="auto"/>
            <w:right w:val="none" w:sz="0" w:space="0" w:color="auto"/>
          </w:divBdr>
        </w:div>
        <w:div w:id="280066286">
          <w:marLeft w:val="640"/>
          <w:marRight w:val="0"/>
          <w:marTop w:val="0"/>
          <w:marBottom w:val="0"/>
          <w:divBdr>
            <w:top w:val="none" w:sz="0" w:space="0" w:color="auto"/>
            <w:left w:val="none" w:sz="0" w:space="0" w:color="auto"/>
            <w:bottom w:val="none" w:sz="0" w:space="0" w:color="auto"/>
            <w:right w:val="none" w:sz="0" w:space="0" w:color="auto"/>
          </w:divBdr>
        </w:div>
        <w:div w:id="1569537058">
          <w:marLeft w:val="640"/>
          <w:marRight w:val="0"/>
          <w:marTop w:val="0"/>
          <w:marBottom w:val="0"/>
          <w:divBdr>
            <w:top w:val="none" w:sz="0" w:space="0" w:color="auto"/>
            <w:left w:val="none" w:sz="0" w:space="0" w:color="auto"/>
            <w:bottom w:val="none" w:sz="0" w:space="0" w:color="auto"/>
            <w:right w:val="none" w:sz="0" w:space="0" w:color="auto"/>
          </w:divBdr>
        </w:div>
        <w:div w:id="1982804023">
          <w:marLeft w:val="640"/>
          <w:marRight w:val="0"/>
          <w:marTop w:val="0"/>
          <w:marBottom w:val="0"/>
          <w:divBdr>
            <w:top w:val="none" w:sz="0" w:space="0" w:color="auto"/>
            <w:left w:val="none" w:sz="0" w:space="0" w:color="auto"/>
            <w:bottom w:val="none" w:sz="0" w:space="0" w:color="auto"/>
            <w:right w:val="none" w:sz="0" w:space="0" w:color="auto"/>
          </w:divBdr>
        </w:div>
        <w:div w:id="969896343">
          <w:marLeft w:val="640"/>
          <w:marRight w:val="0"/>
          <w:marTop w:val="0"/>
          <w:marBottom w:val="0"/>
          <w:divBdr>
            <w:top w:val="none" w:sz="0" w:space="0" w:color="auto"/>
            <w:left w:val="none" w:sz="0" w:space="0" w:color="auto"/>
            <w:bottom w:val="none" w:sz="0" w:space="0" w:color="auto"/>
            <w:right w:val="none" w:sz="0" w:space="0" w:color="auto"/>
          </w:divBdr>
        </w:div>
        <w:div w:id="1732533787">
          <w:marLeft w:val="640"/>
          <w:marRight w:val="0"/>
          <w:marTop w:val="0"/>
          <w:marBottom w:val="0"/>
          <w:divBdr>
            <w:top w:val="none" w:sz="0" w:space="0" w:color="auto"/>
            <w:left w:val="none" w:sz="0" w:space="0" w:color="auto"/>
            <w:bottom w:val="none" w:sz="0" w:space="0" w:color="auto"/>
            <w:right w:val="none" w:sz="0" w:space="0" w:color="auto"/>
          </w:divBdr>
        </w:div>
        <w:div w:id="1551451430">
          <w:marLeft w:val="640"/>
          <w:marRight w:val="0"/>
          <w:marTop w:val="0"/>
          <w:marBottom w:val="0"/>
          <w:divBdr>
            <w:top w:val="none" w:sz="0" w:space="0" w:color="auto"/>
            <w:left w:val="none" w:sz="0" w:space="0" w:color="auto"/>
            <w:bottom w:val="none" w:sz="0" w:space="0" w:color="auto"/>
            <w:right w:val="none" w:sz="0" w:space="0" w:color="auto"/>
          </w:divBdr>
        </w:div>
        <w:div w:id="1361279774">
          <w:marLeft w:val="640"/>
          <w:marRight w:val="0"/>
          <w:marTop w:val="0"/>
          <w:marBottom w:val="0"/>
          <w:divBdr>
            <w:top w:val="none" w:sz="0" w:space="0" w:color="auto"/>
            <w:left w:val="none" w:sz="0" w:space="0" w:color="auto"/>
            <w:bottom w:val="none" w:sz="0" w:space="0" w:color="auto"/>
            <w:right w:val="none" w:sz="0" w:space="0" w:color="auto"/>
          </w:divBdr>
        </w:div>
        <w:div w:id="1206674726">
          <w:marLeft w:val="640"/>
          <w:marRight w:val="0"/>
          <w:marTop w:val="0"/>
          <w:marBottom w:val="0"/>
          <w:divBdr>
            <w:top w:val="none" w:sz="0" w:space="0" w:color="auto"/>
            <w:left w:val="none" w:sz="0" w:space="0" w:color="auto"/>
            <w:bottom w:val="none" w:sz="0" w:space="0" w:color="auto"/>
            <w:right w:val="none" w:sz="0" w:space="0" w:color="auto"/>
          </w:divBdr>
        </w:div>
        <w:div w:id="397896474">
          <w:marLeft w:val="640"/>
          <w:marRight w:val="0"/>
          <w:marTop w:val="0"/>
          <w:marBottom w:val="0"/>
          <w:divBdr>
            <w:top w:val="none" w:sz="0" w:space="0" w:color="auto"/>
            <w:left w:val="none" w:sz="0" w:space="0" w:color="auto"/>
            <w:bottom w:val="none" w:sz="0" w:space="0" w:color="auto"/>
            <w:right w:val="none" w:sz="0" w:space="0" w:color="auto"/>
          </w:divBdr>
        </w:div>
        <w:div w:id="1771511122">
          <w:marLeft w:val="640"/>
          <w:marRight w:val="0"/>
          <w:marTop w:val="0"/>
          <w:marBottom w:val="0"/>
          <w:divBdr>
            <w:top w:val="none" w:sz="0" w:space="0" w:color="auto"/>
            <w:left w:val="none" w:sz="0" w:space="0" w:color="auto"/>
            <w:bottom w:val="none" w:sz="0" w:space="0" w:color="auto"/>
            <w:right w:val="none" w:sz="0" w:space="0" w:color="auto"/>
          </w:divBdr>
        </w:div>
        <w:div w:id="1712656535">
          <w:marLeft w:val="640"/>
          <w:marRight w:val="0"/>
          <w:marTop w:val="0"/>
          <w:marBottom w:val="0"/>
          <w:divBdr>
            <w:top w:val="none" w:sz="0" w:space="0" w:color="auto"/>
            <w:left w:val="none" w:sz="0" w:space="0" w:color="auto"/>
            <w:bottom w:val="none" w:sz="0" w:space="0" w:color="auto"/>
            <w:right w:val="none" w:sz="0" w:space="0" w:color="auto"/>
          </w:divBdr>
        </w:div>
        <w:div w:id="263611981">
          <w:marLeft w:val="640"/>
          <w:marRight w:val="0"/>
          <w:marTop w:val="0"/>
          <w:marBottom w:val="0"/>
          <w:divBdr>
            <w:top w:val="none" w:sz="0" w:space="0" w:color="auto"/>
            <w:left w:val="none" w:sz="0" w:space="0" w:color="auto"/>
            <w:bottom w:val="none" w:sz="0" w:space="0" w:color="auto"/>
            <w:right w:val="none" w:sz="0" w:space="0" w:color="auto"/>
          </w:divBdr>
        </w:div>
        <w:div w:id="889847859">
          <w:marLeft w:val="640"/>
          <w:marRight w:val="0"/>
          <w:marTop w:val="0"/>
          <w:marBottom w:val="0"/>
          <w:divBdr>
            <w:top w:val="none" w:sz="0" w:space="0" w:color="auto"/>
            <w:left w:val="none" w:sz="0" w:space="0" w:color="auto"/>
            <w:bottom w:val="none" w:sz="0" w:space="0" w:color="auto"/>
            <w:right w:val="none" w:sz="0" w:space="0" w:color="auto"/>
          </w:divBdr>
        </w:div>
        <w:div w:id="732897249">
          <w:marLeft w:val="640"/>
          <w:marRight w:val="0"/>
          <w:marTop w:val="0"/>
          <w:marBottom w:val="0"/>
          <w:divBdr>
            <w:top w:val="none" w:sz="0" w:space="0" w:color="auto"/>
            <w:left w:val="none" w:sz="0" w:space="0" w:color="auto"/>
            <w:bottom w:val="none" w:sz="0" w:space="0" w:color="auto"/>
            <w:right w:val="none" w:sz="0" w:space="0" w:color="auto"/>
          </w:divBdr>
        </w:div>
        <w:div w:id="359746816">
          <w:marLeft w:val="640"/>
          <w:marRight w:val="0"/>
          <w:marTop w:val="0"/>
          <w:marBottom w:val="0"/>
          <w:divBdr>
            <w:top w:val="none" w:sz="0" w:space="0" w:color="auto"/>
            <w:left w:val="none" w:sz="0" w:space="0" w:color="auto"/>
            <w:bottom w:val="none" w:sz="0" w:space="0" w:color="auto"/>
            <w:right w:val="none" w:sz="0" w:space="0" w:color="auto"/>
          </w:divBdr>
        </w:div>
        <w:div w:id="546377016">
          <w:marLeft w:val="640"/>
          <w:marRight w:val="0"/>
          <w:marTop w:val="0"/>
          <w:marBottom w:val="0"/>
          <w:divBdr>
            <w:top w:val="none" w:sz="0" w:space="0" w:color="auto"/>
            <w:left w:val="none" w:sz="0" w:space="0" w:color="auto"/>
            <w:bottom w:val="none" w:sz="0" w:space="0" w:color="auto"/>
            <w:right w:val="none" w:sz="0" w:space="0" w:color="auto"/>
          </w:divBdr>
        </w:div>
        <w:div w:id="844368771">
          <w:marLeft w:val="640"/>
          <w:marRight w:val="0"/>
          <w:marTop w:val="0"/>
          <w:marBottom w:val="0"/>
          <w:divBdr>
            <w:top w:val="none" w:sz="0" w:space="0" w:color="auto"/>
            <w:left w:val="none" w:sz="0" w:space="0" w:color="auto"/>
            <w:bottom w:val="none" w:sz="0" w:space="0" w:color="auto"/>
            <w:right w:val="none" w:sz="0" w:space="0" w:color="auto"/>
          </w:divBdr>
        </w:div>
        <w:div w:id="1033727462">
          <w:marLeft w:val="640"/>
          <w:marRight w:val="0"/>
          <w:marTop w:val="0"/>
          <w:marBottom w:val="0"/>
          <w:divBdr>
            <w:top w:val="none" w:sz="0" w:space="0" w:color="auto"/>
            <w:left w:val="none" w:sz="0" w:space="0" w:color="auto"/>
            <w:bottom w:val="none" w:sz="0" w:space="0" w:color="auto"/>
            <w:right w:val="none" w:sz="0" w:space="0" w:color="auto"/>
          </w:divBdr>
        </w:div>
        <w:div w:id="920721538">
          <w:marLeft w:val="640"/>
          <w:marRight w:val="0"/>
          <w:marTop w:val="0"/>
          <w:marBottom w:val="0"/>
          <w:divBdr>
            <w:top w:val="none" w:sz="0" w:space="0" w:color="auto"/>
            <w:left w:val="none" w:sz="0" w:space="0" w:color="auto"/>
            <w:bottom w:val="none" w:sz="0" w:space="0" w:color="auto"/>
            <w:right w:val="none" w:sz="0" w:space="0" w:color="auto"/>
          </w:divBdr>
        </w:div>
        <w:div w:id="817109122">
          <w:marLeft w:val="640"/>
          <w:marRight w:val="0"/>
          <w:marTop w:val="0"/>
          <w:marBottom w:val="0"/>
          <w:divBdr>
            <w:top w:val="none" w:sz="0" w:space="0" w:color="auto"/>
            <w:left w:val="none" w:sz="0" w:space="0" w:color="auto"/>
            <w:bottom w:val="none" w:sz="0" w:space="0" w:color="auto"/>
            <w:right w:val="none" w:sz="0" w:space="0" w:color="auto"/>
          </w:divBdr>
        </w:div>
        <w:div w:id="892153769">
          <w:marLeft w:val="640"/>
          <w:marRight w:val="0"/>
          <w:marTop w:val="0"/>
          <w:marBottom w:val="0"/>
          <w:divBdr>
            <w:top w:val="none" w:sz="0" w:space="0" w:color="auto"/>
            <w:left w:val="none" w:sz="0" w:space="0" w:color="auto"/>
            <w:bottom w:val="none" w:sz="0" w:space="0" w:color="auto"/>
            <w:right w:val="none" w:sz="0" w:space="0" w:color="auto"/>
          </w:divBdr>
        </w:div>
        <w:div w:id="2028288547">
          <w:marLeft w:val="640"/>
          <w:marRight w:val="0"/>
          <w:marTop w:val="0"/>
          <w:marBottom w:val="0"/>
          <w:divBdr>
            <w:top w:val="none" w:sz="0" w:space="0" w:color="auto"/>
            <w:left w:val="none" w:sz="0" w:space="0" w:color="auto"/>
            <w:bottom w:val="none" w:sz="0" w:space="0" w:color="auto"/>
            <w:right w:val="none" w:sz="0" w:space="0" w:color="auto"/>
          </w:divBdr>
        </w:div>
      </w:divsChild>
    </w:div>
    <w:div w:id="1818834128">
      <w:bodyDiv w:val="1"/>
      <w:marLeft w:val="0"/>
      <w:marRight w:val="0"/>
      <w:marTop w:val="0"/>
      <w:marBottom w:val="0"/>
      <w:divBdr>
        <w:top w:val="none" w:sz="0" w:space="0" w:color="auto"/>
        <w:left w:val="none" w:sz="0" w:space="0" w:color="auto"/>
        <w:bottom w:val="none" w:sz="0" w:space="0" w:color="auto"/>
        <w:right w:val="none" w:sz="0" w:space="0" w:color="auto"/>
      </w:divBdr>
      <w:divsChild>
        <w:div w:id="12654791">
          <w:marLeft w:val="640"/>
          <w:marRight w:val="0"/>
          <w:marTop w:val="0"/>
          <w:marBottom w:val="0"/>
          <w:divBdr>
            <w:top w:val="none" w:sz="0" w:space="0" w:color="auto"/>
            <w:left w:val="none" w:sz="0" w:space="0" w:color="auto"/>
            <w:bottom w:val="none" w:sz="0" w:space="0" w:color="auto"/>
            <w:right w:val="none" w:sz="0" w:space="0" w:color="auto"/>
          </w:divBdr>
        </w:div>
        <w:div w:id="37517726">
          <w:marLeft w:val="640"/>
          <w:marRight w:val="0"/>
          <w:marTop w:val="0"/>
          <w:marBottom w:val="0"/>
          <w:divBdr>
            <w:top w:val="none" w:sz="0" w:space="0" w:color="auto"/>
            <w:left w:val="none" w:sz="0" w:space="0" w:color="auto"/>
            <w:bottom w:val="none" w:sz="0" w:space="0" w:color="auto"/>
            <w:right w:val="none" w:sz="0" w:space="0" w:color="auto"/>
          </w:divBdr>
        </w:div>
        <w:div w:id="44380647">
          <w:marLeft w:val="640"/>
          <w:marRight w:val="0"/>
          <w:marTop w:val="0"/>
          <w:marBottom w:val="0"/>
          <w:divBdr>
            <w:top w:val="none" w:sz="0" w:space="0" w:color="auto"/>
            <w:left w:val="none" w:sz="0" w:space="0" w:color="auto"/>
            <w:bottom w:val="none" w:sz="0" w:space="0" w:color="auto"/>
            <w:right w:val="none" w:sz="0" w:space="0" w:color="auto"/>
          </w:divBdr>
        </w:div>
        <w:div w:id="66877984">
          <w:marLeft w:val="640"/>
          <w:marRight w:val="0"/>
          <w:marTop w:val="0"/>
          <w:marBottom w:val="0"/>
          <w:divBdr>
            <w:top w:val="none" w:sz="0" w:space="0" w:color="auto"/>
            <w:left w:val="none" w:sz="0" w:space="0" w:color="auto"/>
            <w:bottom w:val="none" w:sz="0" w:space="0" w:color="auto"/>
            <w:right w:val="none" w:sz="0" w:space="0" w:color="auto"/>
          </w:divBdr>
        </w:div>
        <w:div w:id="159319706">
          <w:marLeft w:val="640"/>
          <w:marRight w:val="0"/>
          <w:marTop w:val="0"/>
          <w:marBottom w:val="0"/>
          <w:divBdr>
            <w:top w:val="none" w:sz="0" w:space="0" w:color="auto"/>
            <w:left w:val="none" w:sz="0" w:space="0" w:color="auto"/>
            <w:bottom w:val="none" w:sz="0" w:space="0" w:color="auto"/>
            <w:right w:val="none" w:sz="0" w:space="0" w:color="auto"/>
          </w:divBdr>
        </w:div>
        <w:div w:id="164785726">
          <w:marLeft w:val="640"/>
          <w:marRight w:val="0"/>
          <w:marTop w:val="0"/>
          <w:marBottom w:val="0"/>
          <w:divBdr>
            <w:top w:val="none" w:sz="0" w:space="0" w:color="auto"/>
            <w:left w:val="none" w:sz="0" w:space="0" w:color="auto"/>
            <w:bottom w:val="none" w:sz="0" w:space="0" w:color="auto"/>
            <w:right w:val="none" w:sz="0" w:space="0" w:color="auto"/>
          </w:divBdr>
        </w:div>
        <w:div w:id="179316929">
          <w:marLeft w:val="640"/>
          <w:marRight w:val="0"/>
          <w:marTop w:val="0"/>
          <w:marBottom w:val="0"/>
          <w:divBdr>
            <w:top w:val="none" w:sz="0" w:space="0" w:color="auto"/>
            <w:left w:val="none" w:sz="0" w:space="0" w:color="auto"/>
            <w:bottom w:val="none" w:sz="0" w:space="0" w:color="auto"/>
            <w:right w:val="none" w:sz="0" w:space="0" w:color="auto"/>
          </w:divBdr>
        </w:div>
        <w:div w:id="217085010">
          <w:marLeft w:val="640"/>
          <w:marRight w:val="0"/>
          <w:marTop w:val="0"/>
          <w:marBottom w:val="0"/>
          <w:divBdr>
            <w:top w:val="none" w:sz="0" w:space="0" w:color="auto"/>
            <w:left w:val="none" w:sz="0" w:space="0" w:color="auto"/>
            <w:bottom w:val="none" w:sz="0" w:space="0" w:color="auto"/>
            <w:right w:val="none" w:sz="0" w:space="0" w:color="auto"/>
          </w:divBdr>
        </w:div>
        <w:div w:id="218786858">
          <w:marLeft w:val="640"/>
          <w:marRight w:val="0"/>
          <w:marTop w:val="0"/>
          <w:marBottom w:val="0"/>
          <w:divBdr>
            <w:top w:val="none" w:sz="0" w:space="0" w:color="auto"/>
            <w:left w:val="none" w:sz="0" w:space="0" w:color="auto"/>
            <w:bottom w:val="none" w:sz="0" w:space="0" w:color="auto"/>
            <w:right w:val="none" w:sz="0" w:space="0" w:color="auto"/>
          </w:divBdr>
        </w:div>
        <w:div w:id="242230071">
          <w:marLeft w:val="640"/>
          <w:marRight w:val="0"/>
          <w:marTop w:val="0"/>
          <w:marBottom w:val="0"/>
          <w:divBdr>
            <w:top w:val="none" w:sz="0" w:space="0" w:color="auto"/>
            <w:left w:val="none" w:sz="0" w:space="0" w:color="auto"/>
            <w:bottom w:val="none" w:sz="0" w:space="0" w:color="auto"/>
            <w:right w:val="none" w:sz="0" w:space="0" w:color="auto"/>
          </w:divBdr>
        </w:div>
        <w:div w:id="242492607">
          <w:marLeft w:val="640"/>
          <w:marRight w:val="0"/>
          <w:marTop w:val="0"/>
          <w:marBottom w:val="0"/>
          <w:divBdr>
            <w:top w:val="none" w:sz="0" w:space="0" w:color="auto"/>
            <w:left w:val="none" w:sz="0" w:space="0" w:color="auto"/>
            <w:bottom w:val="none" w:sz="0" w:space="0" w:color="auto"/>
            <w:right w:val="none" w:sz="0" w:space="0" w:color="auto"/>
          </w:divBdr>
        </w:div>
        <w:div w:id="282004595">
          <w:marLeft w:val="640"/>
          <w:marRight w:val="0"/>
          <w:marTop w:val="0"/>
          <w:marBottom w:val="0"/>
          <w:divBdr>
            <w:top w:val="none" w:sz="0" w:space="0" w:color="auto"/>
            <w:left w:val="none" w:sz="0" w:space="0" w:color="auto"/>
            <w:bottom w:val="none" w:sz="0" w:space="0" w:color="auto"/>
            <w:right w:val="none" w:sz="0" w:space="0" w:color="auto"/>
          </w:divBdr>
        </w:div>
        <w:div w:id="285551788">
          <w:marLeft w:val="640"/>
          <w:marRight w:val="0"/>
          <w:marTop w:val="0"/>
          <w:marBottom w:val="0"/>
          <w:divBdr>
            <w:top w:val="none" w:sz="0" w:space="0" w:color="auto"/>
            <w:left w:val="none" w:sz="0" w:space="0" w:color="auto"/>
            <w:bottom w:val="none" w:sz="0" w:space="0" w:color="auto"/>
            <w:right w:val="none" w:sz="0" w:space="0" w:color="auto"/>
          </w:divBdr>
        </w:div>
        <w:div w:id="313485212">
          <w:marLeft w:val="640"/>
          <w:marRight w:val="0"/>
          <w:marTop w:val="0"/>
          <w:marBottom w:val="0"/>
          <w:divBdr>
            <w:top w:val="none" w:sz="0" w:space="0" w:color="auto"/>
            <w:left w:val="none" w:sz="0" w:space="0" w:color="auto"/>
            <w:bottom w:val="none" w:sz="0" w:space="0" w:color="auto"/>
            <w:right w:val="none" w:sz="0" w:space="0" w:color="auto"/>
          </w:divBdr>
        </w:div>
        <w:div w:id="372585021">
          <w:marLeft w:val="640"/>
          <w:marRight w:val="0"/>
          <w:marTop w:val="0"/>
          <w:marBottom w:val="0"/>
          <w:divBdr>
            <w:top w:val="none" w:sz="0" w:space="0" w:color="auto"/>
            <w:left w:val="none" w:sz="0" w:space="0" w:color="auto"/>
            <w:bottom w:val="none" w:sz="0" w:space="0" w:color="auto"/>
            <w:right w:val="none" w:sz="0" w:space="0" w:color="auto"/>
          </w:divBdr>
        </w:div>
        <w:div w:id="392969947">
          <w:marLeft w:val="640"/>
          <w:marRight w:val="0"/>
          <w:marTop w:val="0"/>
          <w:marBottom w:val="0"/>
          <w:divBdr>
            <w:top w:val="none" w:sz="0" w:space="0" w:color="auto"/>
            <w:left w:val="none" w:sz="0" w:space="0" w:color="auto"/>
            <w:bottom w:val="none" w:sz="0" w:space="0" w:color="auto"/>
            <w:right w:val="none" w:sz="0" w:space="0" w:color="auto"/>
          </w:divBdr>
        </w:div>
        <w:div w:id="400719276">
          <w:marLeft w:val="640"/>
          <w:marRight w:val="0"/>
          <w:marTop w:val="0"/>
          <w:marBottom w:val="0"/>
          <w:divBdr>
            <w:top w:val="none" w:sz="0" w:space="0" w:color="auto"/>
            <w:left w:val="none" w:sz="0" w:space="0" w:color="auto"/>
            <w:bottom w:val="none" w:sz="0" w:space="0" w:color="auto"/>
            <w:right w:val="none" w:sz="0" w:space="0" w:color="auto"/>
          </w:divBdr>
        </w:div>
        <w:div w:id="423570245">
          <w:marLeft w:val="640"/>
          <w:marRight w:val="0"/>
          <w:marTop w:val="0"/>
          <w:marBottom w:val="0"/>
          <w:divBdr>
            <w:top w:val="none" w:sz="0" w:space="0" w:color="auto"/>
            <w:left w:val="none" w:sz="0" w:space="0" w:color="auto"/>
            <w:bottom w:val="none" w:sz="0" w:space="0" w:color="auto"/>
            <w:right w:val="none" w:sz="0" w:space="0" w:color="auto"/>
          </w:divBdr>
        </w:div>
        <w:div w:id="424770572">
          <w:marLeft w:val="640"/>
          <w:marRight w:val="0"/>
          <w:marTop w:val="0"/>
          <w:marBottom w:val="0"/>
          <w:divBdr>
            <w:top w:val="none" w:sz="0" w:space="0" w:color="auto"/>
            <w:left w:val="none" w:sz="0" w:space="0" w:color="auto"/>
            <w:bottom w:val="none" w:sz="0" w:space="0" w:color="auto"/>
            <w:right w:val="none" w:sz="0" w:space="0" w:color="auto"/>
          </w:divBdr>
        </w:div>
        <w:div w:id="451943454">
          <w:marLeft w:val="640"/>
          <w:marRight w:val="0"/>
          <w:marTop w:val="0"/>
          <w:marBottom w:val="0"/>
          <w:divBdr>
            <w:top w:val="none" w:sz="0" w:space="0" w:color="auto"/>
            <w:left w:val="none" w:sz="0" w:space="0" w:color="auto"/>
            <w:bottom w:val="none" w:sz="0" w:space="0" w:color="auto"/>
            <w:right w:val="none" w:sz="0" w:space="0" w:color="auto"/>
          </w:divBdr>
        </w:div>
        <w:div w:id="486438026">
          <w:marLeft w:val="640"/>
          <w:marRight w:val="0"/>
          <w:marTop w:val="0"/>
          <w:marBottom w:val="0"/>
          <w:divBdr>
            <w:top w:val="none" w:sz="0" w:space="0" w:color="auto"/>
            <w:left w:val="none" w:sz="0" w:space="0" w:color="auto"/>
            <w:bottom w:val="none" w:sz="0" w:space="0" w:color="auto"/>
            <w:right w:val="none" w:sz="0" w:space="0" w:color="auto"/>
          </w:divBdr>
        </w:div>
        <w:div w:id="495926130">
          <w:marLeft w:val="640"/>
          <w:marRight w:val="0"/>
          <w:marTop w:val="0"/>
          <w:marBottom w:val="0"/>
          <w:divBdr>
            <w:top w:val="none" w:sz="0" w:space="0" w:color="auto"/>
            <w:left w:val="none" w:sz="0" w:space="0" w:color="auto"/>
            <w:bottom w:val="none" w:sz="0" w:space="0" w:color="auto"/>
            <w:right w:val="none" w:sz="0" w:space="0" w:color="auto"/>
          </w:divBdr>
        </w:div>
        <w:div w:id="498421626">
          <w:marLeft w:val="640"/>
          <w:marRight w:val="0"/>
          <w:marTop w:val="0"/>
          <w:marBottom w:val="0"/>
          <w:divBdr>
            <w:top w:val="none" w:sz="0" w:space="0" w:color="auto"/>
            <w:left w:val="none" w:sz="0" w:space="0" w:color="auto"/>
            <w:bottom w:val="none" w:sz="0" w:space="0" w:color="auto"/>
            <w:right w:val="none" w:sz="0" w:space="0" w:color="auto"/>
          </w:divBdr>
        </w:div>
        <w:div w:id="509488942">
          <w:marLeft w:val="640"/>
          <w:marRight w:val="0"/>
          <w:marTop w:val="0"/>
          <w:marBottom w:val="0"/>
          <w:divBdr>
            <w:top w:val="none" w:sz="0" w:space="0" w:color="auto"/>
            <w:left w:val="none" w:sz="0" w:space="0" w:color="auto"/>
            <w:bottom w:val="none" w:sz="0" w:space="0" w:color="auto"/>
            <w:right w:val="none" w:sz="0" w:space="0" w:color="auto"/>
          </w:divBdr>
        </w:div>
        <w:div w:id="536234629">
          <w:marLeft w:val="640"/>
          <w:marRight w:val="0"/>
          <w:marTop w:val="0"/>
          <w:marBottom w:val="0"/>
          <w:divBdr>
            <w:top w:val="none" w:sz="0" w:space="0" w:color="auto"/>
            <w:left w:val="none" w:sz="0" w:space="0" w:color="auto"/>
            <w:bottom w:val="none" w:sz="0" w:space="0" w:color="auto"/>
            <w:right w:val="none" w:sz="0" w:space="0" w:color="auto"/>
          </w:divBdr>
        </w:div>
        <w:div w:id="546383312">
          <w:marLeft w:val="640"/>
          <w:marRight w:val="0"/>
          <w:marTop w:val="0"/>
          <w:marBottom w:val="0"/>
          <w:divBdr>
            <w:top w:val="none" w:sz="0" w:space="0" w:color="auto"/>
            <w:left w:val="none" w:sz="0" w:space="0" w:color="auto"/>
            <w:bottom w:val="none" w:sz="0" w:space="0" w:color="auto"/>
            <w:right w:val="none" w:sz="0" w:space="0" w:color="auto"/>
          </w:divBdr>
        </w:div>
        <w:div w:id="563108251">
          <w:marLeft w:val="640"/>
          <w:marRight w:val="0"/>
          <w:marTop w:val="0"/>
          <w:marBottom w:val="0"/>
          <w:divBdr>
            <w:top w:val="none" w:sz="0" w:space="0" w:color="auto"/>
            <w:left w:val="none" w:sz="0" w:space="0" w:color="auto"/>
            <w:bottom w:val="none" w:sz="0" w:space="0" w:color="auto"/>
            <w:right w:val="none" w:sz="0" w:space="0" w:color="auto"/>
          </w:divBdr>
        </w:div>
        <w:div w:id="575674974">
          <w:marLeft w:val="640"/>
          <w:marRight w:val="0"/>
          <w:marTop w:val="0"/>
          <w:marBottom w:val="0"/>
          <w:divBdr>
            <w:top w:val="none" w:sz="0" w:space="0" w:color="auto"/>
            <w:left w:val="none" w:sz="0" w:space="0" w:color="auto"/>
            <w:bottom w:val="none" w:sz="0" w:space="0" w:color="auto"/>
            <w:right w:val="none" w:sz="0" w:space="0" w:color="auto"/>
          </w:divBdr>
        </w:div>
        <w:div w:id="584921776">
          <w:marLeft w:val="640"/>
          <w:marRight w:val="0"/>
          <w:marTop w:val="0"/>
          <w:marBottom w:val="0"/>
          <w:divBdr>
            <w:top w:val="none" w:sz="0" w:space="0" w:color="auto"/>
            <w:left w:val="none" w:sz="0" w:space="0" w:color="auto"/>
            <w:bottom w:val="none" w:sz="0" w:space="0" w:color="auto"/>
            <w:right w:val="none" w:sz="0" w:space="0" w:color="auto"/>
          </w:divBdr>
        </w:div>
        <w:div w:id="591471251">
          <w:marLeft w:val="640"/>
          <w:marRight w:val="0"/>
          <w:marTop w:val="0"/>
          <w:marBottom w:val="0"/>
          <w:divBdr>
            <w:top w:val="none" w:sz="0" w:space="0" w:color="auto"/>
            <w:left w:val="none" w:sz="0" w:space="0" w:color="auto"/>
            <w:bottom w:val="none" w:sz="0" w:space="0" w:color="auto"/>
            <w:right w:val="none" w:sz="0" w:space="0" w:color="auto"/>
          </w:divBdr>
        </w:div>
        <w:div w:id="607389991">
          <w:marLeft w:val="640"/>
          <w:marRight w:val="0"/>
          <w:marTop w:val="0"/>
          <w:marBottom w:val="0"/>
          <w:divBdr>
            <w:top w:val="none" w:sz="0" w:space="0" w:color="auto"/>
            <w:left w:val="none" w:sz="0" w:space="0" w:color="auto"/>
            <w:bottom w:val="none" w:sz="0" w:space="0" w:color="auto"/>
            <w:right w:val="none" w:sz="0" w:space="0" w:color="auto"/>
          </w:divBdr>
        </w:div>
        <w:div w:id="612202965">
          <w:marLeft w:val="640"/>
          <w:marRight w:val="0"/>
          <w:marTop w:val="0"/>
          <w:marBottom w:val="0"/>
          <w:divBdr>
            <w:top w:val="none" w:sz="0" w:space="0" w:color="auto"/>
            <w:left w:val="none" w:sz="0" w:space="0" w:color="auto"/>
            <w:bottom w:val="none" w:sz="0" w:space="0" w:color="auto"/>
            <w:right w:val="none" w:sz="0" w:space="0" w:color="auto"/>
          </w:divBdr>
        </w:div>
        <w:div w:id="615215451">
          <w:marLeft w:val="640"/>
          <w:marRight w:val="0"/>
          <w:marTop w:val="0"/>
          <w:marBottom w:val="0"/>
          <w:divBdr>
            <w:top w:val="none" w:sz="0" w:space="0" w:color="auto"/>
            <w:left w:val="none" w:sz="0" w:space="0" w:color="auto"/>
            <w:bottom w:val="none" w:sz="0" w:space="0" w:color="auto"/>
            <w:right w:val="none" w:sz="0" w:space="0" w:color="auto"/>
          </w:divBdr>
        </w:div>
        <w:div w:id="618269534">
          <w:marLeft w:val="640"/>
          <w:marRight w:val="0"/>
          <w:marTop w:val="0"/>
          <w:marBottom w:val="0"/>
          <w:divBdr>
            <w:top w:val="none" w:sz="0" w:space="0" w:color="auto"/>
            <w:left w:val="none" w:sz="0" w:space="0" w:color="auto"/>
            <w:bottom w:val="none" w:sz="0" w:space="0" w:color="auto"/>
            <w:right w:val="none" w:sz="0" w:space="0" w:color="auto"/>
          </w:divBdr>
        </w:div>
        <w:div w:id="623468948">
          <w:marLeft w:val="640"/>
          <w:marRight w:val="0"/>
          <w:marTop w:val="0"/>
          <w:marBottom w:val="0"/>
          <w:divBdr>
            <w:top w:val="none" w:sz="0" w:space="0" w:color="auto"/>
            <w:left w:val="none" w:sz="0" w:space="0" w:color="auto"/>
            <w:bottom w:val="none" w:sz="0" w:space="0" w:color="auto"/>
            <w:right w:val="none" w:sz="0" w:space="0" w:color="auto"/>
          </w:divBdr>
        </w:div>
        <w:div w:id="624653220">
          <w:marLeft w:val="640"/>
          <w:marRight w:val="0"/>
          <w:marTop w:val="0"/>
          <w:marBottom w:val="0"/>
          <w:divBdr>
            <w:top w:val="none" w:sz="0" w:space="0" w:color="auto"/>
            <w:left w:val="none" w:sz="0" w:space="0" w:color="auto"/>
            <w:bottom w:val="none" w:sz="0" w:space="0" w:color="auto"/>
            <w:right w:val="none" w:sz="0" w:space="0" w:color="auto"/>
          </w:divBdr>
        </w:div>
        <w:div w:id="635524296">
          <w:marLeft w:val="640"/>
          <w:marRight w:val="0"/>
          <w:marTop w:val="0"/>
          <w:marBottom w:val="0"/>
          <w:divBdr>
            <w:top w:val="none" w:sz="0" w:space="0" w:color="auto"/>
            <w:left w:val="none" w:sz="0" w:space="0" w:color="auto"/>
            <w:bottom w:val="none" w:sz="0" w:space="0" w:color="auto"/>
            <w:right w:val="none" w:sz="0" w:space="0" w:color="auto"/>
          </w:divBdr>
        </w:div>
        <w:div w:id="657997840">
          <w:marLeft w:val="640"/>
          <w:marRight w:val="0"/>
          <w:marTop w:val="0"/>
          <w:marBottom w:val="0"/>
          <w:divBdr>
            <w:top w:val="none" w:sz="0" w:space="0" w:color="auto"/>
            <w:left w:val="none" w:sz="0" w:space="0" w:color="auto"/>
            <w:bottom w:val="none" w:sz="0" w:space="0" w:color="auto"/>
            <w:right w:val="none" w:sz="0" w:space="0" w:color="auto"/>
          </w:divBdr>
        </w:div>
        <w:div w:id="660238184">
          <w:marLeft w:val="640"/>
          <w:marRight w:val="0"/>
          <w:marTop w:val="0"/>
          <w:marBottom w:val="0"/>
          <w:divBdr>
            <w:top w:val="none" w:sz="0" w:space="0" w:color="auto"/>
            <w:left w:val="none" w:sz="0" w:space="0" w:color="auto"/>
            <w:bottom w:val="none" w:sz="0" w:space="0" w:color="auto"/>
            <w:right w:val="none" w:sz="0" w:space="0" w:color="auto"/>
          </w:divBdr>
        </w:div>
        <w:div w:id="674918879">
          <w:marLeft w:val="640"/>
          <w:marRight w:val="0"/>
          <w:marTop w:val="0"/>
          <w:marBottom w:val="0"/>
          <w:divBdr>
            <w:top w:val="none" w:sz="0" w:space="0" w:color="auto"/>
            <w:left w:val="none" w:sz="0" w:space="0" w:color="auto"/>
            <w:bottom w:val="none" w:sz="0" w:space="0" w:color="auto"/>
            <w:right w:val="none" w:sz="0" w:space="0" w:color="auto"/>
          </w:divBdr>
        </w:div>
        <w:div w:id="741175130">
          <w:marLeft w:val="640"/>
          <w:marRight w:val="0"/>
          <w:marTop w:val="0"/>
          <w:marBottom w:val="0"/>
          <w:divBdr>
            <w:top w:val="none" w:sz="0" w:space="0" w:color="auto"/>
            <w:left w:val="none" w:sz="0" w:space="0" w:color="auto"/>
            <w:bottom w:val="none" w:sz="0" w:space="0" w:color="auto"/>
            <w:right w:val="none" w:sz="0" w:space="0" w:color="auto"/>
          </w:divBdr>
        </w:div>
        <w:div w:id="768044732">
          <w:marLeft w:val="640"/>
          <w:marRight w:val="0"/>
          <w:marTop w:val="0"/>
          <w:marBottom w:val="0"/>
          <w:divBdr>
            <w:top w:val="none" w:sz="0" w:space="0" w:color="auto"/>
            <w:left w:val="none" w:sz="0" w:space="0" w:color="auto"/>
            <w:bottom w:val="none" w:sz="0" w:space="0" w:color="auto"/>
            <w:right w:val="none" w:sz="0" w:space="0" w:color="auto"/>
          </w:divBdr>
        </w:div>
        <w:div w:id="768544633">
          <w:marLeft w:val="640"/>
          <w:marRight w:val="0"/>
          <w:marTop w:val="0"/>
          <w:marBottom w:val="0"/>
          <w:divBdr>
            <w:top w:val="none" w:sz="0" w:space="0" w:color="auto"/>
            <w:left w:val="none" w:sz="0" w:space="0" w:color="auto"/>
            <w:bottom w:val="none" w:sz="0" w:space="0" w:color="auto"/>
            <w:right w:val="none" w:sz="0" w:space="0" w:color="auto"/>
          </w:divBdr>
        </w:div>
        <w:div w:id="798649639">
          <w:marLeft w:val="640"/>
          <w:marRight w:val="0"/>
          <w:marTop w:val="0"/>
          <w:marBottom w:val="0"/>
          <w:divBdr>
            <w:top w:val="none" w:sz="0" w:space="0" w:color="auto"/>
            <w:left w:val="none" w:sz="0" w:space="0" w:color="auto"/>
            <w:bottom w:val="none" w:sz="0" w:space="0" w:color="auto"/>
            <w:right w:val="none" w:sz="0" w:space="0" w:color="auto"/>
          </w:divBdr>
        </w:div>
        <w:div w:id="847523670">
          <w:marLeft w:val="640"/>
          <w:marRight w:val="0"/>
          <w:marTop w:val="0"/>
          <w:marBottom w:val="0"/>
          <w:divBdr>
            <w:top w:val="none" w:sz="0" w:space="0" w:color="auto"/>
            <w:left w:val="none" w:sz="0" w:space="0" w:color="auto"/>
            <w:bottom w:val="none" w:sz="0" w:space="0" w:color="auto"/>
            <w:right w:val="none" w:sz="0" w:space="0" w:color="auto"/>
          </w:divBdr>
        </w:div>
        <w:div w:id="851144735">
          <w:marLeft w:val="640"/>
          <w:marRight w:val="0"/>
          <w:marTop w:val="0"/>
          <w:marBottom w:val="0"/>
          <w:divBdr>
            <w:top w:val="none" w:sz="0" w:space="0" w:color="auto"/>
            <w:left w:val="none" w:sz="0" w:space="0" w:color="auto"/>
            <w:bottom w:val="none" w:sz="0" w:space="0" w:color="auto"/>
            <w:right w:val="none" w:sz="0" w:space="0" w:color="auto"/>
          </w:divBdr>
        </w:div>
        <w:div w:id="918369233">
          <w:marLeft w:val="640"/>
          <w:marRight w:val="0"/>
          <w:marTop w:val="0"/>
          <w:marBottom w:val="0"/>
          <w:divBdr>
            <w:top w:val="none" w:sz="0" w:space="0" w:color="auto"/>
            <w:left w:val="none" w:sz="0" w:space="0" w:color="auto"/>
            <w:bottom w:val="none" w:sz="0" w:space="0" w:color="auto"/>
            <w:right w:val="none" w:sz="0" w:space="0" w:color="auto"/>
          </w:divBdr>
        </w:div>
        <w:div w:id="961812418">
          <w:marLeft w:val="640"/>
          <w:marRight w:val="0"/>
          <w:marTop w:val="0"/>
          <w:marBottom w:val="0"/>
          <w:divBdr>
            <w:top w:val="none" w:sz="0" w:space="0" w:color="auto"/>
            <w:left w:val="none" w:sz="0" w:space="0" w:color="auto"/>
            <w:bottom w:val="none" w:sz="0" w:space="0" w:color="auto"/>
            <w:right w:val="none" w:sz="0" w:space="0" w:color="auto"/>
          </w:divBdr>
        </w:div>
        <w:div w:id="979460198">
          <w:marLeft w:val="640"/>
          <w:marRight w:val="0"/>
          <w:marTop w:val="0"/>
          <w:marBottom w:val="0"/>
          <w:divBdr>
            <w:top w:val="none" w:sz="0" w:space="0" w:color="auto"/>
            <w:left w:val="none" w:sz="0" w:space="0" w:color="auto"/>
            <w:bottom w:val="none" w:sz="0" w:space="0" w:color="auto"/>
            <w:right w:val="none" w:sz="0" w:space="0" w:color="auto"/>
          </w:divBdr>
        </w:div>
        <w:div w:id="1014460692">
          <w:marLeft w:val="640"/>
          <w:marRight w:val="0"/>
          <w:marTop w:val="0"/>
          <w:marBottom w:val="0"/>
          <w:divBdr>
            <w:top w:val="none" w:sz="0" w:space="0" w:color="auto"/>
            <w:left w:val="none" w:sz="0" w:space="0" w:color="auto"/>
            <w:bottom w:val="none" w:sz="0" w:space="0" w:color="auto"/>
            <w:right w:val="none" w:sz="0" w:space="0" w:color="auto"/>
          </w:divBdr>
        </w:div>
        <w:div w:id="1050306718">
          <w:marLeft w:val="640"/>
          <w:marRight w:val="0"/>
          <w:marTop w:val="0"/>
          <w:marBottom w:val="0"/>
          <w:divBdr>
            <w:top w:val="none" w:sz="0" w:space="0" w:color="auto"/>
            <w:left w:val="none" w:sz="0" w:space="0" w:color="auto"/>
            <w:bottom w:val="none" w:sz="0" w:space="0" w:color="auto"/>
            <w:right w:val="none" w:sz="0" w:space="0" w:color="auto"/>
          </w:divBdr>
        </w:div>
        <w:div w:id="1089041568">
          <w:marLeft w:val="640"/>
          <w:marRight w:val="0"/>
          <w:marTop w:val="0"/>
          <w:marBottom w:val="0"/>
          <w:divBdr>
            <w:top w:val="none" w:sz="0" w:space="0" w:color="auto"/>
            <w:left w:val="none" w:sz="0" w:space="0" w:color="auto"/>
            <w:bottom w:val="none" w:sz="0" w:space="0" w:color="auto"/>
            <w:right w:val="none" w:sz="0" w:space="0" w:color="auto"/>
          </w:divBdr>
        </w:div>
        <w:div w:id="1112480026">
          <w:marLeft w:val="640"/>
          <w:marRight w:val="0"/>
          <w:marTop w:val="0"/>
          <w:marBottom w:val="0"/>
          <w:divBdr>
            <w:top w:val="none" w:sz="0" w:space="0" w:color="auto"/>
            <w:left w:val="none" w:sz="0" w:space="0" w:color="auto"/>
            <w:bottom w:val="none" w:sz="0" w:space="0" w:color="auto"/>
            <w:right w:val="none" w:sz="0" w:space="0" w:color="auto"/>
          </w:divBdr>
        </w:div>
        <w:div w:id="1113673357">
          <w:marLeft w:val="640"/>
          <w:marRight w:val="0"/>
          <w:marTop w:val="0"/>
          <w:marBottom w:val="0"/>
          <w:divBdr>
            <w:top w:val="none" w:sz="0" w:space="0" w:color="auto"/>
            <w:left w:val="none" w:sz="0" w:space="0" w:color="auto"/>
            <w:bottom w:val="none" w:sz="0" w:space="0" w:color="auto"/>
            <w:right w:val="none" w:sz="0" w:space="0" w:color="auto"/>
          </w:divBdr>
        </w:div>
        <w:div w:id="1130705025">
          <w:marLeft w:val="640"/>
          <w:marRight w:val="0"/>
          <w:marTop w:val="0"/>
          <w:marBottom w:val="0"/>
          <w:divBdr>
            <w:top w:val="none" w:sz="0" w:space="0" w:color="auto"/>
            <w:left w:val="none" w:sz="0" w:space="0" w:color="auto"/>
            <w:bottom w:val="none" w:sz="0" w:space="0" w:color="auto"/>
            <w:right w:val="none" w:sz="0" w:space="0" w:color="auto"/>
          </w:divBdr>
        </w:div>
        <w:div w:id="1160392413">
          <w:marLeft w:val="640"/>
          <w:marRight w:val="0"/>
          <w:marTop w:val="0"/>
          <w:marBottom w:val="0"/>
          <w:divBdr>
            <w:top w:val="none" w:sz="0" w:space="0" w:color="auto"/>
            <w:left w:val="none" w:sz="0" w:space="0" w:color="auto"/>
            <w:bottom w:val="none" w:sz="0" w:space="0" w:color="auto"/>
            <w:right w:val="none" w:sz="0" w:space="0" w:color="auto"/>
          </w:divBdr>
        </w:div>
        <w:div w:id="1199395041">
          <w:marLeft w:val="640"/>
          <w:marRight w:val="0"/>
          <w:marTop w:val="0"/>
          <w:marBottom w:val="0"/>
          <w:divBdr>
            <w:top w:val="none" w:sz="0" w:space="0" w:color="auto"/>
            <w:left w:val="none" w:sz="0" w:space="0" w:color="auto"/>
            <w:bottom w:val="none" w:sz="0" w:space="0" w:color="auto"/>
            <w:right w:val="none" w:sz="0" w:space="0" w:color="auto"/>
          </w:divBdr>
        </w:div>
        <w:div w:id="1219240842">
          <w:marLeft w:val="640"/>
          <w:marRight w:val="0"/>
          <w:marTop w:val="0"/>
          <w:marBottom w:val="0"/>
          <w:divBdr>
            <w:top w:val="none" w:sz="0" w:space="0" w:color="auto"/>
            <w:left w:val="none" w:sz="0" w:space="0" w:color="auto"/>
            <w:bottom w:val="none" w:sz="0" w:space="0" w:color="auto"/>
            <w:right w:val="none" w:sz="0" w:space="0" w:color="auto"/>
          </w:divBdr>
        </w:div>
        <w:div w:id="1229879720">
          <w:marLeft w:val="640"/>
          <w:marRight w:val="0"/>
          <w:marTop w:val="0"/>
          <w:marBottom w:val="0"/>
          <w:divBdr>
            <w:top w:val="none" w:sz="0" w:space="0" w:color="auto"/>
            <w:left w:val="none" w:sz="0" w:space="0" w:color="auto"/>
            <w:bottom w:val="none" w:sz="0" w:space="0" w:color="auto"/>
            <w:right w:val="none" w:sz="0" w:space="0" w:color="auto"/>
          </w:divBdr>
        </w:div>
        <w:div w:id="1244098783">
          <w:marLeft w:val="640"/>
          <w:marRight w:val="0"/>
          <w:marTop w:val="0"/>
          <w:marBottom w:val="0"/>
          <w:divBdr>
            <w:top w:val="none" w:sz="0" w:space="0" w:color="auto"/>
            <w:left w:val="none" w:sz="0" w:space="0" w:color="auto"/>
            <w:bottom w:val="none" w:sz="0" w:space="0" w:color="auto"/>
            <w:right w:val="none" w:sz="0" w:space="0" w:color="auto"/>
          </w:divBdr>
        </w:div>
        <w:div w:id="1252473421">
          <w:marLeft w:val="640"/>
          <w:marRight w:val="0"/>
          <w:marTop w:val="0"/>
          <w:marBottom w:val="0"/>
          <w:divBdr>
            <w:top w:val="none" w:sz="0" w:space="0" w:color="auto"/>
            <w:left w:val="none" w:sz="0" w:space="0" w:color="auto"/>
            <w:bottom w:val="none" w:sz="0" w:space="0" w:color="auto"/>
            <w:right w:val="none" w:sz="0" w:space="0" w:color="auto"/>
          </w:divBdr>
        </w:div>
        <w:div w:id="1311903747">
          <w:marLeft w:val="640"/>
          <w:marRight w:val="0"/>
          <w:marTop w:val="0"/>
          <w:marBottom w:val="0"/>
          <w:divBdr>
            <w:top w:val="none" w:sz="0" w:space="0" w:color="auto"/>
            <w:left w:val="none" w:sz="0" w:space="0" w:color="auto"/>
            <w:bottom w:val="none" w:sz="0" w:space="0" w:color="auto"/>
            <w:right w:val="none" w:sz="0" w:space="0" w:color="auto"/>
          </w:divBdr>
        </w:div>
        <w:div w:id="1336104953">
          <w:marLeft w:val="640"/>
          <w:marRight w:val="0"/>
          <w:marTop w:val="0"/>
          <w:marBottom w:val="0"/>
          <w:divBdr>
            <w:top w:val="none" w:sz="0" w:space="0" w:color="auto"/>
            <w:left w:val="none" w:sz="0" w:space="0" w:color="auto"/>
            <w:bottom w:val="none" w:sz="0" w:space="0" w:color="auto"/>
            <w:right w:val="none" w:sz="0" w:space="0" w:color="auto"/>
          </w:divBdr>
        </w:div>
        <w:div w:id="1348943198">
          <w:marLeft w:val="640"/>
          <w:marRight w:val="0"/>
          <w:marTop w:val="0"/>
          <w:marBottom w:val="0"/>
          <w:divBdr>
            <w:top w:val="none" w:sz="0" w:space="0" w:color="auto"/>
            <w:left w:val="none" w:sz="0" w:space="0" w:color="auto"/>
            <w:bottom w:val="none" w:sz="0" w:space="0" w:color="auto"/>
            <w:right w:val="none" w:sz="0" w:space="0" w:color="auto"/>
          </w:divBdr>
        </w:div>
        <w:div w:id="1368676849">
          <w:marLeft w:val="640"/>
          <w:marRight w:val="0"/>
          <w:marTop w:val="0"/>
          <w:marBottom w:val="0"/>
          <w:divBdr>
            <w:top w:val="none" w:sz="0" w:space="0" w:color="auto"/>
            <w:left w:val="none" w:sz="0" w:space="0" w:color="auto"/>
            <w:bottom w:val="none" w:sz="0" w:space="0" w:color="auto"/>
            <w:right w:val="none" w:sz="0" w:space="0" w:color="auto"/>
          </w:divBdr>
        </w:div>
        <w:div w:id="1368795991">
          <w:marLeft w:val="640"/>
          <w:marRight w:val="0"/>
          <w:marTop w:val="0"/>
          <w:marBottom w:val="0"/>
          <w:divBdr>
            <w:top w:val="none" w:sz="0" w:space="0" w:color="auto"/>
            <w:left w:val="none" w:sz="0" w:space="0" w:color="auto"/>
            <w:bottom w:val="none" w:sz="0" w:space="0" w:color="auto"/>
            <w:right w:val="none" w:sz="0" w:space="0" w:color="auto"/>
          </w:divBdr>
        </w:div>
        <w:div w:id="1395083616">
          <w:marLeft w:val="640"/>
          <w:marRight w:val="0"/>
          <w:marTop w:val="0"/>
          <w:marBottom w:val="0"/>
          <w:divBdr>
            <w:top w:val="none" w:sz="0" w:space="0" w:color="auto"/>
            <w:left w:val="none" w:sz="0" w:space="0" w:color="auto"/>
            <w:bottom w:val="none" w:sz="0" w:space="0" w:color="auto"/>
            <w:right w:val="none" w:sz="0" w:space="0" w:color="auto"/>
          </w:divBdr>
        </w:div>
        <w:div w:id="1404066963">
          <w:marLeft w:val="640"/>
          <w:marRight w:val="0"/>
          <w:marTop w:val="0"/>
          <w:marBottom w:val="0"/>
          <w:divBdr>
            <w:top w:val="none" w:sz="0" w:space="0" w:color="auto"/>
            <w:left w:val="none" w:sz="0" w:space="0" w:color="auto"/>
            <w:bottom w:val="none" w:sz="0" w:space="0" w:color="auto"/>
            <w:right w:val="none" w:sz="0" w:space="0" w:color="auto"/>
          </w:divBdr>
        </w:div>
        <w:div w:id="1455753675">
          <w:marLeft w:val="640"/>
          <w:marRight w:val="0"/>
          <w:marTop w:val="0"/>
          <w:marBottom w:val="0"/>
          <w:divBdr>
            <w:top w:val="none" w:sz="0" w:space="0" w:color="auto"/>
            <w:left w:val="none" w:sz="0" w:space="0" w:color="auto"/>
            <w:bottom w:val="none" w:sz="0" w:space="0" w:color="auto"/>
            <w:right w:val="none" w:sz="0" w:space="0" w:color="auto"/>
          </w:divBdr>
        </w:div>
        <w:div w:id="1463184889">
          <w:marLeft w:val="640"/>
          <w:marRight w:val="0"/>
          <w:marTop w:val="0"/>
          <w:marBottom w:val="0"/>
          <w:divBdr>
            <w:top w:val="none" w:sz="0" w:space="0" w:color="auto"/>
            <w:left w:val="none" w:sz="0" w:space="0" w:color="auto"/>
            <w:bottom w:val="none" w:sz="0" w:space="0" w:color="auto"/>
            <w:right w:val="none" w:sz="0" w:space="0" w:color="auto"/>
          </w:divBdr>
        </w:div>
        <w:div w:id="1489783216">
          <w:marLeft w:val="640"/>
          <w:marRight w:val="0"/>
          <w:marTop w:val="0"/>
          <w:marBottom w:val="0"/>
          <w:divBdr>
            <w:top w:val="none" w:sz="0" w:space="0" w:color="auto"/>
            <w:left w:val="none" w:sz="0" w:space="0" w:color="auto"/>
            <w:bottom w:val="none" w:sz="0" w:space="0" w:color="auto"/>
            <w:right w:val="none" w:sz="0" w:space="0" w:color="auto"/>
          </w:divBdr>
        </w:div>
        <w:div w:id="1520314812">
          <w:marLeft w:val="640"/>
          <w:marRight w:val="0"/>
          <w:marTop w:val="0"/>
          <w:marBottom w:val="0"/>
          <w:divBdr>
            <w:top w:val="none" w:sz="0" w:space="0" w:color="auto"/>
            <w:left w:val="none" w:sz="0" w:space="0" w:color="auto"/>
            <w:bottom w:val="none" w:sz="0" w:space="0" w:color="auto"/>
            <w:right w:val="none" w:sz="0" w:space="0" w:color="auto"/>
          </w:divBdr>
        </w:div>
        <w:div w:id="1571959663">
          <w:marLeft w:val="640"/>
          <w:marRight w:val="0"/>
          <w:marTop w:val="0"/>
          <w:marBottom w:val="0"/>
          <w:divBdr>
            <w:top w:val="none" w:sz="0" w:space="0" w:color="auto"/>
            <w:left w:val="none" w:sz="0" w:space="0" w:color="auto"/>
            <w:bottom w:val="none" w:sz="0" w:space="0" w:color="auto"/>
            <w:right w:val="none" w:sz="0" w:space="0" w:color="auto"/>
          </w:divBdr>
        </w:div>
        <w:div w:id="1572423048">
          <w:marLeft w:val="640"/>
          <w:marRight w:val="0"/>
          <w:marTop w:val="0"/>
          <w:marBottom w:val="0"/>
          <w:divBdr>
            <w:top w:val="none" w:sz="0" w:space="0" w:color="auto"/>
            <w:left w:val="none" w:sz="0" w:space="0" w:color="auto"/>
            <w:bottom w:val="none" w:sz="0" w:space="0" w:color="auto"/>
            <w:right w:val="none" w:sz="0" w:space="0" w:color="auto"/>
          </w:divBdr>
        </w:div>
        <w:div w:id="1613828827">
          <w:marLeft w:val="640"/>
          <w:marRight w:val="0"/>
          <w:marTop w:val="0"/>
          <w:marBottom w:val="0"/>
          <w:divBdr>
            <w:top w:val="none" w:sz="0" w:space="0" w:color="auto"/>
            <w:left w:val="none" w:sz="0" w:space="0" w:color="auto"/>
            <w:bottom w:val="none" w:sz="0" w:space="0" w:color="auto"/>
            <w:right w:val="none" w:sz="0" w:space="0" w:color="auto"/>
          </w:divBdr>
        </w:div>
        <w:div w:id="1614240374">
          <w:marLeft w:val="640"/>
          <w:marRight w:val="0"/>
          <w:marTop w:val="0"/>
          <w:marBottom w:val="0"/>
          <w:divBdr>
            <w:top w:val="none" w:sz="0" w:space="0" w:color="auto"/>
            <w:left w:val="none" w:sz="0" w:space="0" w:color="auto"/>
            <w:bottom w:val="none" w:sz="0" w:space="0" w:color="auto"/>
            <w:right w:val="none" w:sz="0" w:space="0" w:color="auto"/>
          </w:divBdr>
        </w:div>
        <w:div w:id="1667244699">
          <w:marLeft w:val="640"/>
          <w:marRight w:val="0"/>
          <w:marTop w:val="0"/>
          <w:marBottom w:val="0"/>
          <w:divBdr>
            <w:top w:val="none" w:sz="0" w:space="0" w:color="auto"/>
            <w:left w:val="none" w:sz="0" w:space="0" w:color="auto"/>
            <w:bottom w:val="none" w:sz="0" w:space="0" w:color="auto"/>
            <w:right w:val="none" w:sz="0" w:space="0" w:color="auto"/>
          </w:divBdr>
        </w:div>
        <w:div w:id="1710253925">
          <w:marLeft w:val="640"/>
          <w:marRight w:val="0"/>
          <w:marTop w:val="0"/>
          <w:marBottom w:val="0"/>
          <w:divBdr>
            <w:top w:val="none" w:sz="0" w:space="0" w:color="auto"/>
            <w:left w:val="none" w:sz="0" w:space="0" w:color="auto"/>
            <w:bottom w:val="none" w:sz="0" w:space="0" w:color="auto"/>
            <w:right w:val="none" w:sz="0" w:space="0" w:color="auto"/>
          </w:divBdr>
        </w:div>
        <w:div w:id="1717310601">
          <w:marLeft w:val="640"/>
          <w:marRight w:val="0"/>
          <w:marTop w:val="0"/>
          <w:marBottom w:val="0"/>
          <w:divBdr>
            <w:top w:val="none" w:sz="0" w:space="0" w:color="auto"/>
            <w:left w:val="none" w:sz="0" w:space="0" w:color="auto"/>
            <w:bottom w:val="none" w:sz="0" w:space="0" w:color="auto"/>
            <w:right w:val="none" w:sz="0" w:space="0" w:color="auto"/>
          </w:divBdr>
        </w:div>
        <w:div w:id="1765301840">
          <w:marLeft w:val="640"/>
          <w:marRight w:val="0"/>
          <w:marTop w:val="0"/>
          <w:marBottom w:val="0"/>
          <w:divBdr>
            <w:top w:val="none" w:sz="0" w:space="0" w:color="auto"/>
            <w:left w:val="none" w:sz="0" w:space="0" w:color="auto"/>
            <w:bottom w:val="none" w:sz="0" w:space="0" w:color="auto"/>
            <w:right w:val="none" w:sz="0" w:space="0" w:color="auto"/>
          </w:divBdr>
        </w:div>
        <w:div w:id="1800032809">
          <w:marLeft w:val="640"/>
          <w:marRight w:val="0"/>
          <w:marTop w:val="0"/>
          <w:marBottom w:val="0"/>
          <w:divBdr>
            <w:top w:val="none" w:sz="0" w:space="0" w:color="auto"/>
            <w:left w:val="none" w:sz="0" w:space="0" w:color="auto"/>
            <w:bottom w:val="none" w:sz="0" w:space="0" w:color="auto"/>
            <w:right w:val="none" w:sz="0" w:space="0" w:color="auto"/>
          </w:divBdr>
        </w:div>
        <w:div w:id="1861115279">
          <w:marLeft w:val="640"/>
          <w:marRight w:val="0"/>
          <w:marTop w:val="0"/>
          <w:marBottom w:val="0"/>
          <w:divBdr>
            <w:top w:val="none" w:sz="0" w:space="0" w:color="auto"/>
            <w:left w:val="none" w:sz="0" w:space="0" w:color="auto"/>
            <w:bottom w:val="none" w:sz="0" w:space="0" w:color="auto"/>
            <w:right w:val="none" w:sz="0" w:space="0" w:color="auto"/>
          </w:divBdr>
        </w:div>
        <w:div w:id="1876966952">
          <w:marLeft w:val="640"/>
          <w:marRight w:val="0"/>
          <w:marTop w:val="0"/>
          <w:marBottom w:val="0"/>
          <w:divBdr>
            <w:top w:val="none" w:sz="0" w:space="0" w:color="auto"/>
            <w:left w:val="none" w:sz="0" w:space="0" w:color="auto"/>
            <w:bottom w:val="none" w:sz="0" w:space="0" w:color="auto"/>
            <w:right w:val="none" w:sz="0" w:space="0" w:color="auto"/>
          </w:divBdr>
        </w:div>
        <w:div w:id="1877966425">
          <w:marLeft w:val="640"/>
          <w:marRight w:val="0"/>
          <w:marTop w:val="0"/>
          <w:marBottom w:val="0"/>
          <w:divBdr>
            <w:top w:val="none" w:sz="0" w:space="0" w:color="auto"/>
            <w:left w:val="none" w:sz="0" w:space="0" w:color="auto"/>
            <w:bottom w:val="none" w:sz="0" w:space="0" w:color="auto"/>
            <w:right w:val="none" w:sz="0" w:space="0" w:color="auto"/>
          </w:divBdr>
        </w:div>
        <w:div w:id="1886484455">
          <w:marLeft w:val="640"/>
          <w:marRight w:val="0"/>
          <w:marTop w:val="0"/>
          <w:marBottom w:val="0"/>
          <w:divBdr>
            <w:top w:val="none" w:sz="0" w:space="0" w:color="auto"/>
            <w:left w:val="none" w:sz="0" w:space="0" w:color="auto"/>
            <w:bottom w:val="none" w:sz="0" w:space="0" w:color="auto"/>
            <w:right w:val="none" w:sz="0" w:space="0" w:color="auto"/>
          </w:divBdr>
        </w:div>
        <w:div w:id="1894341618">
          <w:marLeft w:val="640"/>
          <w:marRight w:val="0"/>
          <w:marTop w:val="0"/>
          <w:marBottom w:val="0"/>
          <w:divBdr>
            <w:top w:val="none" w:sz="0" w:space="0" w:color="auto"/>
            <w:left w:val="none" w:sz="0" w:space="0" w:color="auto"/>
            <w:bottom w:val="none" w:sz="0" w:space="0" w:color="auto"/>
            <w:right w:val="none" w:sz="0" w:space="0" w:color="auto"/>
          </w:divBdr>
        </w:div>
        <w:div w:id="1895235840">
          <w:marLeft w:val="640"/>
          <w:marRight w:val="0"/>
          <w:marTop w:val="0"/>
          <w:marBottom w:val="0"/>
          <w:divBdr>
            <w:top w:val="none" w:sz="0" w:space="0" w:color="auto"/>
            <w:left w:val="none" w:sz="0" w:space="0" w:color="auto"/>
            <w:bottom w:val="none" w:sz="0" w:space="0" w:color="auto"/>
            <w:right w:val="none" w:sz="0" w:space="0" w:color="auto"/>
          </w:divBdr>
        </w:div>
        <w:div w:id="1925608784">
          <w:marLeft w:val="640"/>
          <w:marRight w:val="0"/>
          <w:marTop w:val="0"/>
          <w:marBottom w:val="0"/>
          <w:divBdr>
            <w:top w:val="none" w:sz="0" w:space="0" w:color="auto"/>
            <w:left w:val="none" w:sz="0" w:space="0" w:color="auto"/>
            <w:bottom w:val="none" w:sz="0" w:space="0" w:color="auto"/>
            <w:right w:val="none" w:sz="0" w:space="0" w:color="auto"/>
          </w:divBdr>
        </w:div>
        <w:div w:id="1929263466">
          <w:marLeft w:val="640"/>
          <w:marRight w:val="0"/>
          <w:marTop w:val="0"/>
          <w:marBottom w:val="0"/>
          <w:divBdr>
            <w:top w:val="none" w:sz="0" w:space="0" w:color="auto"/>
            <w:left w:val="none" w:sz="0" w:space="0" w:color="auto"/>
            <w:bottom w:val="none" w:sz="0" w:space="0" w:color="auto"/>
            <w:right w:val="none" w:sz="0" w:space="0" w:color="auto"/>
          </w:divBdr>
        </w:div>
        <w:div w:id="2011716434">
          <w:marLeft w:val="640"/>
          <w:marRight w:val="0"/>
          <w:marTop w:val="0"/>
          <w:marBottom w:val="0"/>
          <w:divBdr>
            <w:top w:val="none" w:sz="0" w:space="0" w:color="auto"/>
            <w:left w:val="none" w:sz="0" w:space="0" w:color="auto"/>
            <w:bottom w:val="none" w:sz="0" w:space="0" w:color="auto"/>
            <w:right w:val="none" w:sz="0" w:space="0" w:color="auto"/>
          </w:divBdr>
        </w:div>
        <w:div w:id="2016609337">
          <w:marLeft w:val="640"/>
          <w:marRight w:val="0"/>
          <w:marTop w:val="0"/>
          <w:marBottom w:val="0"/>
          <w:divBdr>
            <w:top w:val="none" w:sz="0" w:space="0" w:color="auto"/>
            <w:left w:val="none" w:sz="0" w:space="0" w:color="auto"/>
            <w:bottom w:val="none" w:sz="0" w:space="0" w:color="auto"/>
            <w:right w:val="none" w:sz="0" w:space="0" w:color="auto"/>
          </w:divBdr>
        </w:div>
        <w:div w:id="2058890114">
          <w:marLeft w:val="640"/>
          <w:marRight w:val="0"/>
          <w:marTop w:val="0"/>
          <w:marBottom w:val="0"/>
          <w:divBdr>
            <w:top w:val="none" w:sz="0" w:space="0" w:color="auto"/>
            <w:left w:val="none" w:sz="0" w:space="0" w:color="auto"/>
            <w:bottom w:val="none" w:sz="0" w:space="0" w:color="auto"/>
            <w:right w:val="none" w:sz="0" w:space="0" w:color="auto"/>
          </w:divBdr>
        </w:div>
        <w:div w:id="2069187648">
          <w:marLeft w:val="640"/>
          <w:marRight w:val="0"/>
          <w:marTop w:val="0"/>
          <w:marBottom w:val="0"/>
          <w:divBdr>
            <w:top w:val="none" w:sz="0" w:space="0" w:color="auto"/>
            <w:left w:val="none" w:sz="0" w:space="0" w:color="auto"/>
            <w:bottom w:val="none" w:sz="0" w:space="0" w:color="auto"/>
            <w:right w:val="none" w:sz="0" w:space="0" w:color="auto"/>
          </w:divBdr>
        </w:div>
        <w:div w:id="2072919196">
          <w:marLeft w:val="640"/>
          <w:marRight w:val="0"/>
          <w:marTop w:val="0"/>
          <w:marBottom w:val="0"/>
          <w:divBdr>
            <w:top w:val="none" w:sz="0" w:space="0" w:color="auto"/>
            <w:left w:val="none" w:sz="0" w:space="0" w:color="auto"/>
            <w:bottom w:val="none" w:sz="0" w:space="0" w:color="auto"/>
            <w:right w:val="none" w:sz="0" w:space="0" w:color="auto"/>
          </w:divBdr>
        </w:div>
        <w:div w:id="2115394968">
          <w:marLeft w:val="640"/>
          <w:marRight w:val="0"/>
          <w:marTop w:val="0"/>
          <w:marBottom w:val="0"/>
          <w:divBdr>
            <w:top w:val="none" w:sz="0" w:space="0" w:color="auto"/>
            <w:left w:val="none" w:sz="0" w:space="0" w:color="auto"/>
            <w:bottom w:val="none" w:sz="0" w:space="0" w:color="auto"/>
            <w:right w:val="none" w:sz="0" w:space="0" w:color="auto"/>
          </w:divBdr>
        </w:div>
        <w:div w:id="2123259222">
          <w:marLeft w:val="640"/>
          <w:marRight w:val="0"/>
          <w:marTop w:val="0"/>
          <w:marBottom w:val="0"/>
          <w:divBdr>
            <w:top w:val="none" w:sz="0" w:space="0" w:color="auto"/>
            <w:left w:val="none" w:sz="0" w:space="0" w:color="auto"/>
            <w:bottom w:val="none" w:sz="0" w:space="0" w:color="auto"/>
            <w:right w:val="none" w:sz="0" w:space="0" w:color="auto"/>
          </w:divBdr>
        </w:div>
        <w:div w:id="2123263218">
          <w:marLeft w:val="640"/>
          <w:marRight w:val="0"/>
          <w:marTop w:val="0"/>
          <w:marBottom w:val="0"/>
          <w:divBdr>
            <w:top w:val="none" w:sz="0" w:space="0" w:color="auto"/>
            <w:left w:val="none" w:sz="0" w:space="0" w:color="auto"/>
            <w:bottom w:val="none" w:sz="0" w:space="0" w:color="auto"/>
            <w:right w:val="none" w:sz="0" w:space="0" w:color="auto"/>
          </w:divBdr>
        </w:div>
        <w:div w:id="2140488253">
          <w:marLeft w:val="640"/>
          <w:marRight w:val="0"/>
          <w:marTop w:val="0"/>
          <w:marBottom w:val="0"/>
          <w:divBdr>
            <w:top w:val="none" w:sz="0" w:space="0" w:color="auto"/>
            <w:left w:val="none" w:sz="0" w:space="0" w:color="auto"/>
            <w:bottom w:val="none" w:sz="0" w:space="0" w:color="auto"/>
            <w:right w:val="none" w:sz="0" w:space="0" w:color="auto"/>
          </w:divBdr>
        </w:div>
      </w:divsChild>
    </w:div>
    <w:div w:id="1821068688">
      <w:bodyDiv w:val="1"/>
      <w:marLeft w:val="0"/>
      <w:marRight w:val="0"/>
      <w:marTop w:val="0"/>
      <w:marBottom w:val="0"/>
      <w:divBdr>
        <w:top w:val="none" w:sz="0" w:space="0" w:color="auto"/>
        <w:left w:val="none" w:sz="0" w:space="0" w:color="auto"/>
        <w:bottom w:val="none" w:sz="0" w:space="0" w:color="auto"/>
        <w:right w:val="none" w:sz="0" w:space="0" w:color="auto"/>
      </w:divBdr>
    </w:div>
    <w:div w:id="1822769510">
      <w:bodyDiv w:val="1"/>
      <w:marLeft w:val="0"/>
      <w:marRight w:val="0"/>
      <w:marTop w:val="0"/>
      <w:marBottom w:val="0"/>
      <w:divBdr>
        <w:top w:val="none" w:sz="0" w:space="0" w:color="auto"/>
        <w:left w:val="none" w:sz="0" w:space="0" w:color="auto"/>
        <w:bottom w:val="none" w:sz="0" w:space="0" w:color="auto"/>
        <w:right w:val="none" w:sz="0" w:space="0" w:color="auto"/>
      </w:divBdr>
      <w:divsChild>
        <w:div w:id="1739668524">
          <w:marLeft w:val="640"/>
          <w:marRight w:val="0"/>
          <w:marTop w:val="0"/>
          <w:marBottom w:val="0"/>
          <w:divBdr>
            <w:top w:val="none" w:sz="0" w:space="0" w:color="auto"/>
            <w:left w:val="none" w:sz="0" w:space="0" w:color="auto"/>
            <w:bottom w:val="none" w:sz="0" w:space="0" w:color="auto"/>
            <w:right w:val="none" w:sz="0" w:space="0" w:color="auto"/>
          </w:divBdr>
        </w:div>
        <w:div w:id="15277669">
          <w:marLeft w:val="640"/>
          <w:marRight w:val="0"/>
          <w:marTop w:val="0"/>
          <w:marBottom w:val="0"/>
          <w:divBdr>
            <w:top w:val="none" w:sz="0" w:space="0" w:color="auto"/>
            <w:left w:val="none" w:sz="0" w:space="0" w:color="auto"/>
            <w:bottom w:val="none" w:sz="0" w:space="0" w:color="auto"/>
            <w:right w:val="none" w:sz="0" w:space="0" w:color="auto"/>
          </w:divBdr>
        </w:div>
        <w:div w:id="212814536">
          <w:marLeft w:val="640"/>
          <w:marRight w:val="0"/>
          <w:marTop w:val="0"/>
          <w:marBottom w:val="0"/>
          <w:divBdr>
            <w:top w:val="none" w:sz="0" w:space="0" w:color="auto"/>
            <w:left w:val="none" w:sz="0" w:space="0" w:color="auto"/>
            <w:bottom w:val="none" w:sz="0" w:space="0" w:color="auto"/>
            <w:right w:val="none" w:sz="0" w:space="0" w:color="auto"/>
          </w:divBdr>
        </w:div>
        <w:div w:id="2075352071">
          <w:marLeft w:val="640"/>
          <w:marRight w:val="0"/>
          <w:marTop w:val="0"/>
          <w:marBottom w:val="0"/>
          <w:divBdr>
            <w:top w:val="none" w:sz="0" w:space="0" w:color="auto"/>
            <w:left w:val="none" w:sz="0" w:space="0" w:color="auto"/>
            <w:bottom w:val="none" w:sz="0" w:space="0" w:color="auto"/>
            <w:right w:val="none" w:sz="0" w:space="0" w:color="auto"/>
          </w:divBdr>
        </w:div>
        <w:div w:id="355274154">
          <w:marLeft w:val="640"/>
          <w:marRight w:val="0"/>
          <w:marTop w:val="0"/>
          <w:marBottom w:val="0"/>
          <w:divBdr>
            <w:top w:val="none" w:sz="0" w:space="0" w:color="auto"/>
            <w:left w:val="none" w:sz="0" w:space="0" w:color="auto"/>
            <w:bottom w:val="none" w:sz="0" w:space="0" w:color="auto"/>
            <w:right w:val="none" w:sz="0" w:space="0" w:color="auto"/>
          </w:divBdr>
        </w:div>
        <w:div w:id="802188280">
          <w:marLeft w:val="640"/>
          <w:marRight w:val="0"/>
          <w:marTop w:val="0"/>
          <w:marBottom w:val="0"/>
          <w:divBdr>
            <w:top w:val="none" w:sz="0" w:space="0" w:color="auto"/>
            <w:left w:val="none" w:sz="0" w:space="0" w:color="auto"/>
            <w:bottom w:val="none" w:sz="0" w:space="0" w:color="auto"/>
            <w:right w:val="none" w:sz="0" w:space="0" w:color="auto"/>
          </w:divBdr>
        </w:div>
        <w:div w:id="577448099">
          <w:marLeft w:val="640"/>
          <w:marRight w:val="0"/>
          <w:marTop w:val="0"/>
          <w:marBottom w:val="0"/>
          <w:divBdr>
            <w:top w:val="none" w:sz="0" w:space="0" w:color="auto"/>
            <w:left w:val="none" w:sz="0" w:space="0" w:color="auto"/>
            <w:bottom w:val="none" w:sz="0" w:space="0" w:color="auto"/>
            <w:right w:val="none" w:sz="0" w:space="0" w:color="auto"/>
          </w:divBdr>
        </w:div>
        <w:div w:id="3477311">
          <w:marLeft w:val="640"/>
          <w:marRight w:val="0"/>
          <w:marTop w:val="0"/>
          <w:marBottom w:val="0"/>
          <w:divBdr>
            <w:top w:val="none" w:sz="0" w:space="0" w:color="auto"/>
            <w:left w:val="none" w:sz="0" w:space="0" w:color="auto"/>
            <w:bottom w:val="none" w:sz="0" w:space="0" w:color="auto"/>
            <w:right w:val="none" w:sz="0" w:space="0" w:color="auto"/>
          </w:divBdr>
        </w:div>
        <w:div w:id="1596942118">
          <w:marLeft w:val="640"/>
          <w:marRight w:val="0"/>
          <w:marTop w:val="0"/>
          <w:marBottom w:val="0"/>
          <w:divBdr>
            <w:top w:val="none" w:sz="0" w:space="0" w:color="auto"/>
            <w:left w:val="none" w:sz="0" w:space="0" w:color="auto"/>
            <w:bottom w:val="none" w:sz="0" w:space="0" w:color="auto"/>
            <w:right w:val="none" w:sz="0" w:space="0" w:color="auto"/>
          </w:divBdr>
        </w:div>
        <w:div w:id="1174802912">
          <w:marLeft w:val="640"/>
          <w:marRight w:val="0"/>
          <w:marTop w:val="0"/>
          <w:marBottom w:val="0"/>
          <w:divBdr>
            <w:top w:val="none" w:sz="0" w:space="0" w:color="auto"/>
            <w:left w:val="none" w:sz="0" w:space="0" w:color="auto"/>
            <w:bottom w:val="none" w:sz="0" w:space="0" w:color="auto"/>
            <w:right w:val="none" w:sz="0" w:space="0" w:color="auto"/>
          </w:divBdr>
        </w:div>
        <w:div w:id="1094323837">
          <w:marLeft w:val="640"/>
          <w:marRight w:val="0"/>
          <w:marTop w:val="0"/>
          <w:marBottom w:val="0"/>
          <w:divBdr>
            <w:top w:val="none" w:sz="0" w:space="0" w:color="auto"/>
            <w:left w:val="none" w:sz="0" w:space="0" w:color="auto"/>
            <w:bottom w:val="none" w:sz="0" w:space="0" w:color="auto"/>
            <w:right w:val="none" w:sz="0" w:space="0" w:color="auto"/>
          </w:divBdr>
        </w:div>
        <w:div w:id="1641183835">
          <w:marLeft w:val="640"/>
          <w:marRight w:val="0"/>
          <w:marTop w:val="0"/>
          <w:marBottom w:val="0"/>
          <w:divBdr>
            <w:top w:val="none" w:sz="0" w:space="0" w:color="auto"/>
            <w:left w:val="none" w:sz="0" w:space="0" w:color="auto"/>
            <w:bottom w:val="none" w:sz="0" w:space="0" w:color="auto"/>
            <w:right w:val="none" w:sz="0" w:space="0" w:color="auto"/>
          </w:divBdr>
        </w:div>
        <w:div w:id="485053067">
          <w:marLeft w:val="640"/>
          <w:marRight w:val="0"/>
          <w:marTop w:val="0"/>
          <w:marBottom w:val="0"/>
          <w:divBdr>
            <w:top w:val="none" w:sz="0" w:space="0" w:color="auto"/>
            <w:left w:val="none" w:sz="0" w:space="0" w:color="auto"/>
            <w:bottom w:val="none" w:sz="0" w:space="0" w:color="auto"/>
            <w:right w:val="none" w:sz="0" w:space="0" w:color="auto"/>
          </w:divBdr>
        </w:div>
        <w:div w:id="835850961">
          <w:marLeft w:val="640"/>
          <w:marRight w:val="0"/>
          <w:marTop w:val="0"/>
          <w:marBottom w:val="0"/>
          <w:divBdr>
            <w:top w:val="none" w:sz="0" w:space="0" w:color="auto"/>
            <w:left w:val="none" w:sz="0" w:space="0" w:color="auto"/>
            <w:bottom w:val="none" w:sz="0" w:space="0" w:color="auto"/>
            <w:right w:val="none" w:sz="0" w:space="0" w:color="auto"/>
          </w:divBdr>
        </w:div>
        <w:div w:id="1504130275">
          <w:marLeft w:val="640"/>
          <w:marRight w:val="0"/>
          <w:marTop w:val="0"/>
          <w:marBottom w:val="0"/>
          <w:divBdr>
            <w:top w:val="none" w:sz="0" w:space="0" w:color="auto"/>
            <w:left w:val="none" w:sz="0" w:space="0" w:color="auto"/>
            <w:bottom w:val="none" w:sz="0" w:space="0" w:color="auto"/>
            <w:right w:val="none" w:sz="0" w:space="0" w:color="auto"/>
          </w:divBdr>
        </w:div>
        <w:div w:id="1876767720">
          <w:marLeft w:val="640"/>
          <w:marRight w:val="0"/>
          <w:marTop w:val="0"/>
          <w:marBottom w:val="0"/>
          <w:divBdr>
            <w:top w:val="none" w:sz="0" w:space="0" w:color="auto"/>
            <w:left w:val="none" w:sz="0" w:space="0" w:color="auto"/>
            <w:bottom w:val="none" w:sz="0" w:space="0" w:color="auto"/>
            <w:right w:val="none" w:sz="0" w:space="0" w:color="auto"/>
          </w:divBdr>
        </w:div>
        <w:div w:id="1517307957">
          <w:marLeft w:val="640"/>
          <w:marRight w:val="0"/>
          <w:marTop w:val="0"/>
          <w:marBottom w:val="0"/>
          <w:divBdr>
            <w:top w:val="none" w:sz="0" w:space="0" w:color="auto"/>
            <w:left w:val="none" w:sz="0" w:space="0" w:color="auto"/>
            <w:bottom w:val="none" w:sz="0" w:space="0" w:color="auto"/>
            <w:right w:val="none" w:sz="0" w:space="0" w:color="auto"/>
          </w:divBdr>
        </w:div>
        <w:div w:id="876166853">
          <w:marLeft w:val="640"/>
          <w:marRight w:val="0"/>
          <w:marTop w:val="0"/>
          <w:marBottom w:val="0"/>
          <w:divBdr>
            <w:top w:val="none" w:sz="0" w:space="0" w:color="auto"/>
            <w:left w:val="none" w:sz="0" w:space="0" w:color="auto"/>
            <w:bottom w:val="none" w:sz="0" w:space="0" w:color="auto"/>
            <w:right w:val="none" w:sz="0" w:space="0" w:color="auto"/>
          </w:divBdr>
        </w:div>
        <w:div w:id="791828264">
          <w:marLeft w:val="640"/>
          <w:marRight w:val="0"/>
          <w:marTop w:val="0"/>
          <w:marBottom w:val="0"/>
          <w:divBdr>
            <w:top w:val="none" w:sz="0" w:space="0" w:color="auto"/>
            <w:left w:val="none" w:sz="0" w:space="0" w:color="auto"/>
            <w:bottom w:val="none" w:sz="0" w:space="0" w:color="auto"/>
            <w:right w:val="none" w:sz="0" w:space="0" w:color="auto"/>
          </w:divBdr>
        </w:div>
        <w:div w:id="814686558">
          <w:marLeft w:val="640"/>
          <w:marRight w:val="0"/>
          <w:marTop w:val="0"/>
          <w:marBottom w:val="0"/>
          <w:divBdr>
            <w:top w:val="none" w:sz="0" w:space="0" w:color="auto"/>
            <w:left w:val="none" w:sz="0" w:space="0" w:color="auto"/>
            <w:bottom w:val="none" w:sz="0" w:space="0" w:color="auto"/>
            <w:right w:val="none" w:sz="0" w:space="0" w:color="auto"/>
          </w:divBdr>
        </w:div>
        <w:div w:id="660498942">
          <w:marLeft w:val="640"/>
          <w:marRight w:val="0"/>
          <w:marTop w:val="0"/>
          <w:marBottom w:val="0"/>
          <w:divBdr>
            <w:top w:val="none" w:sz="0" w:space="0" w:color="auto"/>
            <w:left w:val="none" w:sz="0" w:space="0" w:color="auto"/>
            <w:bottom w:val="none" w:sz="0" w:space="0" w:color="auto"/>
            <w:right w:val="none" w:sz="0" w:space="0" w:color="auto"/>
          </w:divBdr>
        </w:div>
        <w:div w:id="1835414618">
          <w:marLeft w:val="640"/>
          <w:marRight w:val="0"/>
          <w:marTop w:val="0"/>
          <w:marBottom w:val="0"/>
          <w:divBdr>
            <w:top w:val="none" w:sz="0" w:space="0" w:color="auto"/>
            <w:left w:val="none" w:sz="0" w:space="0" w:color="auto"/>
            <w:bottom w:val="none" w:sz="0" w:space="0" w:color="auto"/>
            <w:right w:val="none" w:sz="0" w:space="0" w:color="auto"/>
          </w:divBdr>
        </w:div>
        <w:div w:id="117919370">
          <w:marLeft w:val="640"/>
          <w:marRight w:val="0"/>
          <w:marTop w:val="0"/>
          <w:marBottom w:val="0"/>
          <w:divBdr>
            <w:top w:val="none" w:sz="0" w:space="0" w:color="auto"/>
            <w:left w:val="none" w:sz="0" w:space="0" w:color="auto"/>
            <w:bottom w:val="none" w:sz="0" w:space="0" w:color="auto"/>
            <w:right w:val="none" w:sz="0" w:space="0" w:color="auto"/>
          </w:divBdr>
        </w:div>
        <w:div w:id="639726633">
          <w:marLeft w:val="640"/>
          <w:marRight w:val="0"/>
          <w:marTop w:val="0"/>
          <w:marBottom w:val="0"/>
          <w:divBdr>
            <w:top w:val="none" w:sz="0" w:space="0" w:color="auto"/>
            <w:left w:val="none" w:sz="0" w:space="0" w:color="auto"/>
            <w:bottom w:val="none" w:sz="0" w:space="0" w:color="auto"/>
            <w:right w:val="none" w:sz="0" w:space="0" w:color="auto"/>
          </w:divBdr>
        </w:div>
        <w:div w:id="1620791961">
          <w:marLeft w:val="640"/>
          <w:marRight w:val="0"/>
          <w:marTop w:val="0"/>
          <w:marBottom w:val="0"/>
          <w:divBdr>
            <w:top w:val="none" w:sz="0" w:space="0" w:color="auto"/>
            <w:left w:val="none" w:sz="0" w:space="0" w:color="auto"/>
            <w:bottom w:val="none" w:sz="0" w:space="0" w:color="auto"/>
            <w:right w:val="none" w:sz="0" w:space="0" w:color="auto"/>
          </w:divBdr>
        </w:div>
        <w:div w:id="1401558639">
          <w:marLeft w:val="640"/>
          <w:marRight w:val="0"/>
          <w:marTop w:val="0"/>
          <w:marBottom w:val="0"/>
          <w:divBdr>
            <w:top w:val="none" w:sz="0" w:space="0" w:color="auto"/>
            <w:left w:val="none" w:sz="0" w:space="0" w:color="auto"/>
            <w:bottom w:val="none" w:sz="0" w:space="0" w:color="auto"/>
            <w:right w:val="none" w:sz="0" w:space="0" w:color="auto"/>
          </w:divBdr>
        </w:div>
        <w:div w:id="729766501">
          <w:marLeft w:val="640"/>
          <w:marRight w:val="0"/>
          <w:marTop w:val="0"/>
          <w:marBottom w:val="0"/>
          <w:divBdr>
            <w:top w:val="none" w:sz="0" w:space="0" w:color="auto"/>
            <w:left w:val="none" w:sz="0" w:space="0" w:color="auto"/>
            <w:bottom w:val="none" w:sz="0" w:space="0" w:color="auto"/>
            <w:right w:val="none" w:sz="0" w:space="0" w:color="auto"/>
          </w:divBdr>
        </w:div>
        <w:div w:id="93866930">
          <w:marLeft w:val="640"/>
          <w:marRight w:val="0"/>
          <w:marTop w:val="0"/>
          <w:marBottom w:val="0"/>
          <w:divBdr>
            <w:top w:val="none" w:sz="0" w:space="0" w:color="auto"/>
            <w:left w:val="none" w:sz="0" w:space="0" w:color="auto"/>
            <w:bottom w:val="none" w:sz="0" w:space="0" w:color="auto"/>
            <w:right w:val="none" w:sz="0" w:space="0" w:color="auto"/>
          </w:divBdr>
        </w:div>
        <w:div w:id="61878939">
          <w:marLeft w:val="640"/>
          <w:marRight w:val="0"/>
          <w:marTop w:val="0"/>
          <w:marBottom w:val="0"/>
          <w:divBdr>
            <w:top w:val="none" w:sz="0" w:space="0" w:color="auto"/>
            <w:left w:val="none" w:sz="0" w:space="0" w:color="auto"/>
            <w:bottom w:val="none" w:sz="0" w:space="0" w:color="auto"/>
            <w:right w:val="none" w:sz="0" w:space="0" w:color="auto"/>
          </w:divBdr>
        </w:div>
        <w:div w:id="96564603">
          <w:marLeft w:val="640"/>
          <w:marRight w:val="0"/>
          <w:marTop w:val="0"/>
          <w:marBottom w:val="0"/>
          <w:divBdr>
            <w:top w:val="none" w:sz="0" w:space="0" w:color="auto"/>
            <w:left w:val="none" w:sz="0" w:space="0" w:color="auto"/>
            <w:bottom w:val="none" w:sz="0" w:space="0" w:color="auto"/>
            <w:right w:val="none" w:sz="0" w:space="0" w:color="auto"/>
          </w:divBdr>
        </w:div>
        <w:div w:id="157306765">
          <w:marLeft w:val="640"/>
          <w:marRight w:val="0"/>
          <w:marTop w:val="0"/>
          <w:marBottom w:val="0"/>
          <w:divBdr>
            <w:top w:val="none" w:sz="0" w:space="0" w:color="auto"/>
            <w:left w:val="none" w:sz="0" w:space="0" w:color="auto"/>
            <w:bottom w:val="none" w:sz="0" w:space="0" w:color="auto"/>
            <w:right w:val="none" w:sz="0" w:space="0" w:color="auto"/>
          </w:divBdr>
        </w:div>
        <w:div w:id="83765177">
          <w:marLeft w:val="640"/>
          <w:marRight w:val="0"/>
          <w:marTop w:val="0"/>
          <w:marBottom w:val="0"/>
          <w:divBdr>
            <w:top w:val="none" w:sz="0" w:space="0" w:color="auto"/>
            <w:left w:val="none" w:sz="0" w:space="0" w:color="auto"/>
            <w:bottom w:val="none" w:sz="0" w:space="0" w:color="auto"/>
            <w:right w:val="none" w:sz="0" w:space="0" w:color="auto"/>
          </w:divBdr>
        </w:div>
        <w:div w:id="1701280314">
          <w:marLeft w:val="640"/>
          <w:marRight w:val="0"/>
          <w:marTop w:val="0"/>
          <w:marBottom w:val="0"/>
          <w:divBdr>
            <w:top w:val="none" w:sz="0" w:space="0" w:color="auto"/>
            <w:left w:val="none" w:sz="0" w:space="0" w:color="auto"/>
            <w:bottom w:val="none" w:sz="0" w:space="0" w:color="auto"/>
            <w:right w:val="none" w:sz="0" w:space="0" w:color="auto"/>
          </w:divBdr>
        </w:div>
        <w:div w:id="844638534">
          <w:marLeft w:val="640"/>
          <w:marRight w:val="0"/>
          <w:marTop w:val="0"/>
          <w:marBottom w:val="0"/>
          <w:divBdr>
            <w:top w:val="none" w:sz="0" w:space="0" w:color="auto"/>
            <w:left w:val="none" w:sz="0" w:space="0" w:color="auto"/>
            <w:bottom w:val="none" w:sz="0" w:space="0" w:color="auto"/>
            <w:right w:val="none" w:sz="0" w:space="0" w:color="auto"/>
          </w:divBdr>
        </w:div>
        <w:div w:id="2047095251">
          <w:marLeft w:val="640"/>
          <w:marRight w:val="0"/>
          <w:marTop w:val="0"/>
          <w:marBottom w:val="0"/>
          <w:divBdr>
            <w:top w:val="none" w:sz="0" w:space="0" w:color="auto"/>
            <w:left w:val="none" w:sz="0" w:space="0" w:color="auto"/>
            <w:bottom w:val="none" w:sz="0" w:space="0" w:color="auto"/>
            <w:right w:val="none" w:sz="0" w:space="0" w:color="auto"/>
          </w:divBdr>
        </w:div>
        <w:div w:id="271208248">
          <w:marLeft w:val="640"/>
          <w:marRight w:val="0"/>
          <w:marTop w:val="0"/>
          <w:marBottom w:val="0"/>
          <w:divBdr>
            <w:top w:val="none" w:sz="0" w:space="0" w:color="auto"/>
            <w:left w:val="none" w:sz="0" w:space="0" w:color="auto"/>
            <w:bottom w:val="none" w:sz="0" w:space="0" w:color="auto"/>
            <w:right w:val="none" w:sz="0" w:space="0" w:color="auto"/>
          </w:divBdr>
        </w:div>
        <w:div w:id="1090931362">
          <w:marLeft w:val="640"/>
          <w:marRight w:val="0"/>
          <w:marTop w:val="0"/>
          <w:marBottom w:val="0"/>
          <w:divBdr>
            <w:top w:val="none" w:sz="0" w:space="0" w:color="auto"/>
            <w:left w:val="none" w:sz="0" w:space="0" w:color="auto"/>
            <w:bottom w:val="none" w:sz="0" w:space="0" w:color="auto"/>
            <w:right w:val="none" w:sz="0" w:space="0" w:color="auto"/>
          </w:divBdr>
        </w:div>
        <w:div w:id="986476401">
          <w:marLeft w:val="640"/>
          <w:marRight w:val="0"/>
          <w:marTop w:val="0"/>
          <w:marBottom w:val="0"/>
          <w:divBdr>
            <w:top w:val="none" w:sz="0" w:space="0" w:color="auto"/>
            <w:left w:val="none" w:sz="0" w:space="0" w:color="auto"/>
            <w:bottom w:val="none" w:sz="0" w:space="0" w:color="auto"/>
            <w:right w:val="none" w:sz="0" w:space="0" w:color="auto"/>
          </w:divBdr>
        </w:div>
        <w:div w:id="1874465920">
          <w:marLeft w:val="640"/>
          <w:marRight w:val="0"/>
          <w:marTop w:val="0"/>
          <w:marBottom w:val="0"/>
          <w:divBdr>
            <w:top w:val="none" w:sz="0" w:space="0" w:color="auto"/>
            <w:left w:val="none" w:sz="0" w:space="0" w:color="auto"/>
            <w:bottom w:val="none" w:sz="0" w:space="0" w:color="auto"/>
            <w:right w:val="none" w:sz="0" w:space="0" w:color="auto"/>
          </w:divBdr>
        </w:div>
        <w:div w:id="1974868924">
          <w:marLeft w:val="640"/>
          <w:marRight w:val="0"/>
          <w:marTop w:val="0"/>
          <w:marBottom w:val="0"/>
          <w:divBdr>
            <w:top w:val="none" w:sz="0" w:space="0" w:color="auto"/>
            <w:left w:val="none" w:sz="0" w:space="0" w:color="auto"/>
            <w:bottom w:val="none" w:sz="0" w:space="0" w:color="auto"/>
            <w:right w:val="none" w:sz="0" w:space="0" w:color="auto"/>
          </w:divBdr>
        </w:div>
        <w:div w:id="2054108617">
          <w:marLeft w:val="640"/>
          <w:marRight w:val="0"/>
          <w:marTop w:val="0"/>
          <w:marBottom w:val="0"/>
          <w:divBdr>
            <w:top w:val="none" w:sz="0" w:space="0" w:color="auto"/>
            <w:left w:val="none" w:sz="0" w:space="0" w:color="auto"/>
            <w:bottom w:val="none" w:sz="0" w:space="0" w:color="auto"/>
            <w:right w:val="none" w:sz="0" w:space="0" w:color="auto"/>
          </w:divBdr>
        </w:div>
        <w:div w:id="1966428666">
          <w:marLeft w:val="640"/>
          <w:marRight w:val="0"/>
          <w:marTop w:val="0"/>
          <w:marBottom w:val="0"/>
          <w:divBdr>
            <w:top w:val="none" w:sz="0" w:space="0" w:color="auto"/>
            <w:left w:val="none" w:sz="0" w:space="0" w:color="auto"/>
            <w:bottom w:val="none" w:sz="0" w:space="0" w:color="auto"/>
            <w:right w:val="none" w:sz="0" w:space="0" w:color="auto"/>
          </w:divBdr>
        </w:div>
        <w:div w:id="1962609080">
          <w:marLeft w:val="640"/>
          <w:marRight w:val="0"/>
          <w:marTop w:val="0"/>
          <w:marBottom w:val="0"/>
          <w:divBdr>
            <w:top w:val="none" w:sz="0" w:space="0" w:color="auto"/>
            <w:left w:val="none" w:sz="0" w:space="0" w:color="auto"/>
            <w:bottom w:val="none" w:sz="0" w:space="0" w:color="auto"/>
            <w:right w:val="none" w:sz="0" w:space="0" w:color="auto"/>
          </w:divBdr>
        </w:div>
        <w:div w:id="1790273450">
          <w:marLeft w:val="640"/>
          <w:marRight w:val="0"/>
          <w:marTop w:val="0"/>
          <w:marBottom w:val="0"/>
          <w:divBdr>
            <w:top w:val="none" w:sz="0" w:space="0" w:color="auto"/>
            <w:left w:val="none" w:sz="0" w:space="0" w:color="auto"/>
            <w:bottom w:val="none" w:sz="0" w:space="0" w:color="auto"/>
            <w:right w:val="none" w:sz="0" w:space="0" w:color="auto"/>
          </w:divBdr>
        </w:div>
        <w:div w:id="2061051213">
          <w:marLeft w:val="640"/>
          <w:marRight w:val="0"/>
          <w:marTop w:val="0"/>
          <w:marBottom w:val="0"/>
          <w:divBdr>
            <w:top w:val="none" w:sz="0" w:space="0" w:color="auto"/>
            <w:left w:val="none" w:sz="0" w:space="0" w:color="auto"/>
            <w:bottom w:val="none" w:sz="0" w:space="0" w:color="auto"/>
            <w:right w:val="none" w:sz="0" w:space="0" w:color="auto"/>
          </w:divBdr>
        </w:div>
        <w:div w:id="88628022">
          <w:marLeft w:val="640"/>
          <w:marRight w:val="0"/>
          <w:marTop w:val="0"/>
          <w:marBottom w:val="0"/>
          <w:divBdr>
            <w:top w:val="none" w:sz="0" w:space="0" w:color="auto"/>
            <w:left w:val="none" w:sz="0" w:space="0" w:color="auto"/>
            <w:bottom w:val="none" w:sz="0" w:space="0" w:color="auto"/>
            <w:right w:val="none" w:sz="0" w:space="0" w:color="auto"/>
          </w:divBdr>
        </w:div>
        <w:div w:id="1464614044">
          <w:marLeft w:val="640"/>
          <w:marRight w:val="0"/>
          <w:marTop w:val="0"/>
          <w:marBottom w:val="0"/>
          <w:divBdr>
            <w:top w:val="none" w:sz="0" w:space="0" w:color="auto"/>
            <w:left w:val="none" w:sz="0" w:space="0" w:color="auto"/>
            <w:bottom w:val="none" w:sz="0" w:space="0" w:color="auto"/>
            <w:right w:val="none" w:sz="0" w:space="0" w:color="auto"/>
          </w:divBdr>
        </w:div>
        <w:div w:id="1173951234">
          <w:marLeft w:val="640"/>
          <w:marRight w:val="0"/>
          <w:marTop w:val="0"/>
          <w:marBottom w:val="0"/>
          <w:divBdr>
            <w:top w:val="none" w:sz="0" w:space="0" w:color="auto"/>
            <w:left w:val="none" w:sz="0" w:space="0" w:color="auto"/>
            <w:bottom w:val="none" w:sz="0" w:space="0" w:color="auto"/>
            <w:right w:val="none" w:sz="0" w:space="0" w:color="auto"/>
          </w:divBdr>
        </w:div>
        <w:div w:id="901064514">
          <w:marLeft w:val="640"/>
          <w:marRight w:val="0"/>
          <w:marTop w:val="0"/>
          <w:marBottom w:val="0"/>
          <w:divBdr>
            <w:top w:val="none" w:sz="0" w:space="0" w:color="auto"/>
            <w:left w:val="none" w:sz="0" w:space="0" w:color="auto"/>
            <w:bottom w:val="none" w:sz="0" w:space="0" w:color="auto"/>
            <w:right w:val="none" w:sz="0" w:space="0" w:color="auto"/>
          </w:divBdr>
        </w:div>
        <w:div w:id="284120221">
          <w:marLeft w:val="640"/>
          <w:marRight w:val="0"/>
          <w:marTop w:val="0"/>
          <w:marBottom w:val="0"/>
          <w:divBdr>
            <w:top w:val="none" w:sz="0" w:space="0" w:color="auto"/>
            <w:left w:val="none" w:sz="0" w:space="0" w:color="auto"/>
            <w:bottom w:val="none" w:sz="0" w:space="0" w:color="auto"/>
            <w:right w:val="none" w:sz="0" w:space="0" w:color="auto"/>
          </w:divBdr>
        </w:div>
        <w:div w:id="827984693">
          <w:marLeft w:val="640"/>
          <w:marRight w:val="0"/>
          <w:marTop w:val="0"/>
          <w:marBottom w:val="0"/>
          <w:divBdr>
            <w:top w:val="none" w:sz="0" w:space="0" w:color="auto"/>
            <w:left w:val="none" w:sz="0" w:space="0" w:color="auto"/>
            <w:bottom w:val="none" w:sz="0" w:space="0" w:color="auto"/>
            <w:right w:val="none" w:sz="0" w:space="0" w:color="auto"/>
          </w:divBdr>
        </w:div>
        <w:div w:id="100876048">
          <w:marLeft w:val="640"/>
          <w:marRight w:val="0"/>
          <w:marTop w:val="0"/>
          <w:marBottom w:val="0"/>
          <w:divBdr>
            <w:top w:val="none" w:sz="0" w:space="0" w:color="auto"/>
            <w:left w:val="none" w:sz="0" w:space="0" w:color="auto"/>
            <w:bottom w:val="none" w:sz="0" w:space="0" w:color="auto"/>
            <w:right w:val="none" w:sz="0" w:space="0" w:color="auto"/>
          </w:divBdr>
        </w:div>
        <w:div w:id="1485585417">
          <w:marLeft w:val="640"/>
          <w:marRight w:val="0"/>
          <w:marTop w:val="0"/>
          <w:marBottom w:val="0"/>
          <w:divBdr>
            <w:top w:val="none" w:sz="0" w:space="0" w:color="auto"/>
            <w:left w:val="none" w:sz="0" w:space="0" w:color="auto"/>
            <w:bottom w:val="none" w:sz="0" w:space="0" w:color="auto"/>
            <w:right w:val="none" w:sz="0" w:space="0" w:color="auto"/>
          </w:divBdr>
        </w:div>
        <w:div w:id="1076588750">
          <w:marLeft w:val="640"/>
          <w:marRight w:val="0"/>
          <w:marTop w:val="0"/>
          <w:marBottom w:val="0"/>
          <w:divBdr>
            <w:top w:val="none" w:sz="0" w:space="0" w:color="auto"/>
            <w:left w:val="none" w:sz="0" w:space="0" w:color="auto"/>
            <w:bottom w:val="none" w:sz="0" w:space="0" w:color="auto"/>
            <w:right w:val="none" w:sz="0" w:space="0" w:color="auto"/>
          </w:divBdr>
        </w:div>
        <w:div w:id="896403562">
          <w:marLeft w:val="640"/>
          <w:marRight w:val="0"/>
          <w:marTop w:val="0"/>
          <w:marBottom w:val="0"/>
          <w:divBdr>
            <w:top w:val="none" w:sz="0" w:space="0" w:color="auto"/>
            <w:left w:val="none" w:sz="0" w:space="0" w:color="auto"/>
            <w:bottom w:val="none" w:sz="0" w:space="0" w:color="auto"/>
            <w:right w:val="none" w:sz="0" w:space="0" w:color="auto"/>
          </w:divBdr>
        </w:div>
        <w:div w:id="1619722411">
          <w:marLeft w:val="640"/>
          <w:marRight w:val="0"/>
          <w:marTop w:val="0"/>
          <w:marBottom w:val="0"/>
          <w:divBdr>
            <w:top w:val="none" w:sz="0" w:space="0" w:color="auto"/>
            <w:left w:val="none" w:sz="0" w:space="0" w:color="auto"/>
            <w:bottom w:val="none" w:sz="0" w:space="0" w:color="auto"/>
            <w:right w:val="none" w:sz="0" w:space="0" w:color="auto"/>
          </w:divBdr>
        </w:div>
        <w:div w:id="642545969">
          <w:marLeft w:val="640"/>
          <w:marRight w:val="0"/>
          <w:marTop w:val="0"/>
          <w:marBottom w:val="0"/>
          <w:divBdr>
            <w:top w:val="none" w:sz="0" w:space="0" w:color="auto"/>
            <w:left w:val="none" w:sz="0" w:space="0" w:color="auto"/>
            <w:bottom w:val="none" w:sz="0" w:space="0" w:color="auto"/>
            <w:right w:val="none" w:sz="0" w:space="0" w:color="auto"/>
          </w:divBdr>
        </w:div>
        <w:div w:id="1712264269">
          <w:marLeft w:val="640"/>
          <w:marRight w:val="0"/>
          <w:marTop w:val="0"/>
          <w:marBottom w:val="0"/>
          <w:divBdr>
            <w:top w:val="none" w:sz="0" w:space="0" w:color="auto"/>
            <w:left w:val="none" w:sz="0" w:space="0" w:color="auto"/>
            <w:bottom w:val="none" w:sz="0" w:space="0" w:color="auto"/>
            <w:right w:val="none" w:sz="0" w:space="0" w:color="auto"/>
          </w:divBdr>
        </w:div>
        <w:div w:id="1479952572">
          <w:marLeft w:val="640"/>
          <w:marRight w:val="0"/>
          <w:marTop w:val="0"/>
          <w:marBottom w:val="0"/>
          <w:divBdr>
            <w:top w:val="none" w:sz="0" w:space="0" w:color="auto"/>
            <w:left w:val="none" w:sz="0" w:space="0" w:color="auto"/>
            <w:bottom w:val="none" w:sz="0" w:space="0" w:color="auto"/>
            <w:right w:val="none" w:sz="0" w:space="0" w:color="auto"/>
          </w:divBdr>
        </w:div>
        <w:div w:id="1590695836">
          <w:marLeft w:val="640"/>
          <w:marRight w:val="0"/>
          <w:marTop w:val="0"/>
          <w:marBottom w:val="0"/>
          <w:divBdr>
            <w:top w:val="none" w:sz="0" w:space="0" w:color="auto"/>
            <w:left w:val="none" w:sz="0" w:space="0" w:color="auto"/>
            <w:bottom w:val="none" w:sz="0" w:space="0" w:color="auto"/>
            <w:right w:val="none" w:sz="0" w:space="0" w:color="auto"/>
          </w:divBdr>
        </w:div>
        <w:div w:id="934745305">
          <w:marLeft w:val="640"/>
          <w:marRight w:val="0"/>
          <w:marTop w:val="0"/>
          <w:marBottom w:val="0"/>
          <w:divBdr>
            <w:top w:val="none" w:sz="0" w:space="0" w:color="auto"/>
            <w:left w:val="none" w:sz="0" w:space="0" w:color="auto"/>
            <w:bottom w:val="none" w:sz="0" w:space="0" w:color="auto"/>
            <w:right w:val="none" w:sz="0" w:space="0" w:color="auto"/>
          </w:divBdr>
        </w:div>
        <w:div w:id="1588609967">
          <w:marLeft w:val="640"/>
          <w:marRight w:val="0"/>
          <w:marTop w:val="0"/>
          <w:marBottom w:val="0"/>
          <w:divBdr>
            <w:top w:val="none" w:sz="0" w:space="0" w:color="auto"/>
            <w:left w:val="none" w:sz="0" w:space="0" w:color="auto"/>
            <w:bottom w:val="none" w:sz="0" w:space="0" w:color="auto"/>
            <w:right w:val="none" w:sz="0" w:space="0" w:color="auto"/>
          </w:divBdr>
        </w:div>
        <w:div w:id="1054046119">
          <w:marLeft w:val="640"/>
          <w:marRight w:val="0"/>
          <w:marTop w:val="0"/>
          <w:marBottom w:val="0"/>
          <w:divBdr>
            <w:top w:val="none" w:sz="0" w:space="0" w:color="auto"/>
            <w:left w:val="none" w:sz="0" w:space="0" w:color="auto"/>
            <w:bottom w:val="none" w:sz="0" w:space="0" w:color="auto"/>
            <w:right w:val="none" w:sz="0" w:space="0" w:color="auto"/>
          </w:divBdr>
        </w:div>
        <w:div w:id="1847475207">
          <w:marLeft w:val="640"/>
          <w:marRight w:val="0"/>
          <w:marTop w:val="0"/>
          <w:marBottom w:val="0"/>
          <w:divBdr>
            <w:top w:val="none" w:sz="0" w:space="0" w:color="auto"/>
            <w:left w:val="none" w:sz="0" w:space="0" w:color="auto"/>
            <w:bottom w:val="none" w:sz="0" w:space="0" w:color="auto"/>
            <w:right w:val="none" w:sz="0" w:space="0" w:color="auto"/>
          </w:divBdr>
        </w:div>
        <w:div w:id="63183620">
          <w:marLeft w:val="640"/>
          <w:marRight w:val="0"/>
          <w:marTop w:val="0"/>
          <w:marBottom w:val="0"/>
          <w:divBdr>
            <w:top w:val="none" w:sz="0" w:space="0" w:color="auto"/>
            <w:left w:val="none" w:sz="0" w:space="0" w:color="auto"/>
            <w:bottom w:val="none" w:sz="0" w:space="0" w:color="auto"/>
            <w:right w:val="none" w:sz="0" w:space="0" w:color="auto"/>
          </w:divBdr>
        </w:div>
        <w:div w:id="1918593823">
          <w:marLeft w:val="640"/>
          <w:marRight w:val="0"/>
          <w:marTop w:val="0"/>
          <w:marBottom w:val="0"/>
          <w:divBdr>
            <w:top w:val="none" w:sz="0" w:space="0" w:color="auto"/>
            <w:left w:val="none" w:sz="0" w:space="0" w:color="auto"/>
            <w:bottom w:val="none" w:sz="0" w:space="0" w:color="auto"/>
            <w:right w:val="none" w:sz="0" w:space="0" w:color="auto"/>
          </w:divBdr>
        </w:div>
        <w:div w:id="826091591">
          <w:marLeft w:val="640"/>
          <w:marRight w:val="0"/>
          <w:marTop w:val="0"/>
          <w:marBottom w:val="0"/>
          <w:divBdr>
            <w:top w:val="none" w:sz="0" w:space="0" w:color="auto"/>
            <w:left w:val="none" w:sz="0" w:space="0" w:color="auto"/>
            <w:bottom w:val="none" w:sz="0" w:space="0" w:color="auto"/>
            <w:right w:val="none" w:sz="0" w:space="0" w:color="auto"/>
          </w:divBdr>
        </w:div>
        <w:div w:id="1354529163">
          <w:marLeft w:val="640"/>
          <w:marRight w:val="0"/>
          <w:marTop w:val="0"/>
          <w:marBottom w:val="0"/>
          <w:divBdr>
            <w:top w:val="none" w:sz="0" w:space="0" w:color="auto"/>
            <w:left w:val="none" w:sz="0" w:space="0" w:color="auto"/>
            <w:bottom w:val="none" w:sz="0" w:space="0" w:color="auto"/>
            <w:right w:val="none" w:sz="0" w:space="0" w:color="auto"/>
          </w:divBdr>
        </w:div>
        <w:div w:id="1995254308">
          <w:marLeft w:val="640"/>
          <w:marRight w:val="0"/>
          <w:marTop w:val="0"/>
          <w:marBottom w:val="0"/>
          <w:divBdr>
            <w:top w:val="none" w:sz="0" w:space="0" w:color="auto"/>
            <w:left w:val="none" w:sz="0" w:space="0" w:color="auto"/>
            <w:bottom w:val="none" w:sz="0" w:space="0" w:color="auto"/>
            <w:right w:val="none" w:sz="0" w:space="0" w:color="auto"/>
          </w:divBdr>
        </w:div>
        <w:div w:id="1209606654">
          <w:marLeft w:val="640"/>
          <w:marRight w:val="0"/>
          <w:marTop w:val="0"/>
          <w:marBottom w:val="0"/>
          <w:divBdr>
            <w:top w:val="none" w:sz="0" w:space="0" w:color="auto"/>
            <w:left w:val="none" w:sz="0" w:space="0" w:color="auto"/>
            <w:bottom w:val="none" w:sz="0" w:space="0" w:color="auto"/>
            <w:right w:val="none" w:sz="0" w:space="0" w:color="auto"/>
          </w:divBdr>
        </w:div>
        <w:div w:id="585506073">
          <w:marLeft w:val="640"/>
          <w:marRight w:val="0"/>
          <w:marTop w:val="0"/>
          <w:marBottom w:val="0"/>
          <w:divBdr>
            <w:top w:val="none" w:sz="0" w:space="0" w:color="auto"/>
            <w:left w:val="none" w:sz="0" w:space="0" w:color="auto"/>
            <w:bottom w:val="none" w:sz="0" w:space="0" w:color="auto"/>
            <w:right w:val="none" w:sz="0" w:space="0" w:color="auto"/>
          </w:divBdr>
        </w:div>
        <w:div w:id="1398434936">
          <w:marLeft w:val="640"/>
          <w:marRight w:val="0"/>
          <w:marTop w:val="0"/>
          <w:marBottom w:val="0"/>
          <w:divBdr>
            <w:top w:val="none" w:sz="0" w:space="0" w:color="auto"/>
            <w:left w:val="none" w:sz="0" w:space="0" w:color="auto"/>
            <w:bottom w:val="none" w:sz="0" w:space="0" w:color="auto"/>
            <w:right w:val="none" w:sz="0" w:space="0" w:color="auto"/>
          </w:divBdr>
        </w:div>
        <w:div w:id="1435974848">
          <w:marLeft w:val="640"/>
          <w:marRight w:val="0"/>
          <w:marTop w:val="0"/>
          <w:marBottom w:val="0"/>
          <w:divBdr>
            <w:top w:val="none" w:sz="0" w:space="0" w:color="auto"/>
            <w:left w:val="none" w:sz="0" w:space="0" w:color="auto"/>
            <w:bottom w:val="none" w:sz="0" w:space="0" w:color="auto"/>
            <w:right w:val="none" w:sz="0" w:space="0" w:color="auto"/>
          </w:divBdr>
        </w:div>
        <w:div w:id="770901142">
          <w:marLeft w:val="640"/>
          <w:marRight w:val="0"/>
          <w:marTop w:val="0"/>
          <w:marBottom w:val="0"/>
          <w:divBdr>
            <w:top w:val="none" w:sz="0" w:space="0" w:color="auto"/>
            <w:left w:val="none" w:sz="0" w:space="0" w:color="auto"/>
            <w:bottom w:val="none" w:sz="0" w:space="0" w:color="auto"/>
            <w:right w:val="none" w:sz="0" w:space="0" w:color="auto"/>
          </w:divBdr>
        </w:div>
        <w:div w:id="46809473">
          <w:marLeft w:val="640"/>
          <w:marRight w:val="0"/>
          <w:marTop w:val="0"/>
          <w:marBottom w:val="0"/>
          <w:divBdr>
            <w:top w:val="none" w:sz="0" w:space="0" w:color="auto"/>
            <w:left w:val="none" w:sz="0" w:space="0" w:color="auto"/>
            <w:bottom w:val="none" w:sz="0" w:space="0" w:color="auto"/>
            <w:right w:val="none" w:sz="0" w:space="0" w:color="auto"/>
          </w:divBdr>
        </w:div>
        <w:div w:id="362025672">
          <w:marLeft w:val="640"/>
          <w:marRight w:val="0"/>
          <w:marTop w:val="0"/>
          <w:marBottom w:val="0"/>
          <w:divBdr>
            <w:top w:val="none" w:sz="0" w:space="0" w:color="auto"/>
            <w:left w:val="none" w:sz="0" w:space="0" w:color="auto"/>
            <w:bottom w:val="none" w:sz="0" w:space="0" w:color="auto"/>
            <w:right w:val="none" w:sz="0" w:space="0" w:color="auto"/>
          </w:divBdr>
        </w:div>
        <w:div w:id="161896556">
          <w:marLeft w:val="640"/>
          <w:marRight w:val="0"/>
          <w:marTop w:val="0"/>
          <w:marBottom w:val="0"/>
          <w:divBdr>
            <w:top w:val="none" w:sz="0" w:space="0" w:color="auto"/>
            <w:left w:val="none" w:sz="0" w:space="0" w:color="auto"/>
            <w:bottom w:val="none" w:sz="0" w:space="0" w:color="auto"/>
            <w:right w:val="none" w:sz="0" w:space="0" w:color="auto"/>
          </w:divBdr>
        </w:div>
        <w:div w:id="1283263546">
          <w:marLeft w:val="640"/>
          <w:marRight w:val="0"/>
          <w:marTop w:val="0"/>
          <w:marBottom w:val="0"/>
          <w:divBdr>
            <w:top w:val="none" w:sz="0" w:space="0" w:color="auto"/>
            <w:left w:val="none" w:sz="0" w:space="0" w:color="auto"/>
            <w:bottom w:val="none" w:sz="0" w:space="0" w:color="auto"/>
            <w:right w:val="none" w:sz="0" w:space="0" w:color="auto"/>
          </w:divBdr>
        </w:div>
        <w:div w:id="450364730">
          <w:marLeft w:val="640"/>
          <w:marRight w:val="0"/>
          <w:marTop w:val="0"/>
          <w:marBottom w:val="0"/>
          <w:divBdr>
            <w:top w:val="none" w:sz="0" w:space="0" w:color="auto"/>
            <w:left w:val="none" w:sz="0" w:space="0" w:color="auto"/>
            <w:bottom w:val="none" w:sz="0" w:space="0" w:color="auto"/>
            <w:right w:val="none" w:sz="0" w:space="0" w:color="auto"/>
          </w:divBdr>
        </w:div>
        <w:div w:id="79495365">
          <w:marLeft w:val="640"/>
          <w:marRight w:val="0"/>
          <w:marTop w:val="0"/>
          <w:marBottom w:val="0"/>
          <w:divBdr>
            <w:top w:val="none" w:sz="0" w:space="0" w:color="auto"/>
            <w:left w:val="none" w:sz="0" w:space="0" w:color="auto"/>
            <w:bottom w:val="none" w:sz="0" w:space="0" w:color="auto"/>
            <w:right w:val="none" w:sz="0" w:space="0" w:color="auto"/>
          </w:divBdr>
        </w:div>
        <w:div w:id="468866713">
          <w:marLeft w:val="640"/>
          <w:marRight w:val="0"/>
          <w:marTop w:val="0"/>
          <w:marBottom w:val="0"/>
          <w:divBdr>
            <w:top w:val="none" w:sz="0" w:space="0" w:color="auto"/>
            <w:left w:val="none" w:sz="0" w:space="0" w:color="auto"/>
            <w:bottom w:val="none" w:sz="0" w:space="0" w:color="auto"/>
            <w:right w:val="none" w:sz="0" w:space="0" w:color="auto"/>
          </w:divBdr>
        </w:div>
        <w:div w:id="1072502407">
          <w:marLeft w:val="640"/>
          <w:marRight w:val="0"/>
          <w:marTop w:val="0"/>
          <w:marBottom w:val="0"/>
          <w:divBdr>
            <w:top w:val="none" w:sz="0" w:space="0" w:color="auto"/>
            <w:left w:val="none" w:sz="0" w:space="0" w:color="auto"/>
            <w:bottom w:val="none" w:sz="0" w:space="0" w:color="auto"/>
            <w:right w:val="none" w:sz="0" w:space="0" w:color="auto"/>
          </w:divBdr>
        </w:div>
        <w:div w:id="1438217326">
          <w:marLeft w:val="640"/>
          <w:marRight w:val="0"/>
          <w:marTop w:val="0"/>
          <w:marBottom w:val="0"/>
          <w:divBdr>
            <w:top w:val="none" w:sz="0" w:space="0" w:color="auto"/>
            <w:left w:val="none" w:sz="0" w:space="0" w:color="auto"/>
            <w:bottom w:val="none" w:sz="0" w:space="0" w:color="auto"/>
            <w:right w:val="none" w:sz="0" w:space="0" w:color="auto"/>
          </w:divBdr>
        </w:div>
        <w:div w:id="1492403222">
          <w:marLeft w:val="640"/>
          <w:marRight w:val="0"/>
          <w:marTop w:val="0"/>
          <w:marBottom w:val="0"/>
          <w:divBdr>
            <w:top w:val="none" w:sz="0" w:space="0" w:color="auto"/>
            <w:left w:val="none" w:sz="0" w:space="0" w:color="auto"/>
            <w:bottom w:val="none" w:sz="0" w:space="0" w:color="auto"/>
            <w:right w:val="none" w:sz="0" w:space="0" w:color="auto"/>
          </w:divBdr>
        </w:div>
        <w:div w:id="390353174">
          <w:marLeft w:val="640"/>
          <w:marRight w:val="0"/>
          <w:marTop w:val="0"/>
          <w:marBottom w:val="0"/>
          <w:divBdr>
            <w:top w:val="none" w:sz="0" w:space="0" w:color="auto"/>
            <w:left w:val="none" w:sz="0" w:space="0" w:color="auto"/>
            <w:bottom w:val="none" w:sz="0" w:space="0" w:color="auto"/>
            <w:right w:val="none" w:sz="0" w:space="0" w:color="auto"/>
          </w:divBdr>
        </w:div>
        <w:div w:id="1648585226">
          <w:marLeft w:val="640"/>
          <w:marRight w:val="0"/>
          <w:marTop w:val="0"/>
          <w:marBottom w:val="0"/>
          <w:divBdr>
            <w:top w:val="none" w:sz="0" w:space="0" w:color="auto"/>
            <w:left w:val="none" w:sz="0" w:space="0" w:color="auto"/>
            <w:bottom w:val="none" w:sz="0" w:space="0" w:color="auto"/>
            <w:right w:val="none" w:sz="0" w:space="0" w:color="auto"/>
          </w:divBdr>
        </w:div>
        <w:div w:id="768279380">
          <w:marLeft w:val="640"/>
          <w:marRight w:val="0"/>
          <w:marTop w:val="0"/>
          <w:marBottom w:val="0"/>
          <w:divBdr>
            <w:top w:val="none" w:sz="0" w:space="0" w:color="auto"/>
            <w:left w:val="none" w:sz="0" w:space="0" w:color="auto"/>
            <w:bottom w:val="none" w:sz="0" w:space="0" w:color="auto"/>
            <w:right w:val="none" w:sz="0" w:space="0" w:color="auto"/>
          </w:divBdr>
        </w:div>
        <w:div w:id="754009588">
          <w:marLeft w:val="640"/>
          <w:marRight w:val="0"/>
          <w:marTop w:val="0"/>
          <w:marBottom w:val="0"/>
          <w:divBdr>
            <w:top w:val="none" w:sz="0" w:space="0" w:color="auto"/>
            <w:left w:val="none" w:sz="0" w:space="0" w:color="auto"/>
            <w:bottom w:val="none" w:sz="0" w:space="0" w:color="auto"/>
            <w:right w:val="none" w:sz="0" w:space="0" w:color="auto"/>
          </w:divBdr>
        </w:div>
        <w:div w:id="983508040">
          <w:marLeft w:val="640"/>
          <w:marRight w:val="0"/>
          <w:marTop w:val="0"/>
          <w:marBottom w:val="0"/>
          <w:divBdr>
            <w:top w:val="none" w:sz="0" w:space="0" w:color="auto"/>
            <w:left w:val="none" w:sz="0" w:space="0" w:color="auto"/>
            <w:bottom w:val="none" w:sz="0" w:space="0" w:color="auto"/>
            <w:right w:val="none" w:sz="0" w:space="0" w:color="auto"/>
          </w:divBdr>
        </w:div>
        <w:div w:id="2062168767">
          <w:marLeft w:val="640"/>
          <w:marRight w:val="0"/>
          <w:marTop w:val="0"/>
          <w:marBottom w:val="0"/>
          <w:divBdr>
            <w:top w:val="none" w:sz="0" w:space="0" w:color="auto"/>
            <w:left w:val="none" w:sz="0" w:space="0" w:color="auto"/>
            <w:bottom w:val="none" w:sz="0" w:space="0" w:color="auto"/>
            <w:right w:val="none" w:sz="0" w:space="0" w:color="auto"/>
          </w:divBdr>
        </w:div>
        <w:div w:id="1673753328">
          <w:marLeft w:val="640"/>
          <w:marRight w:val="0"/>
          <w:marTop w:val="0"/>
          <w:marBottom w:val="0"/>
          <w:divBdr>
            <w:top w:val="none" w:sz="0" w:space="0" w:color="auto"/>
            <w:left w:val="none" w:sz="0" w:space="0" w:color="auto"/>
            <w:bottom w:val="none" w:sz="0" w:space="0" w:color="auto"/>
            <w:right w:val="none" w:sz="0" w:space="0" w:color="auto"/>
          </w:divBdr>
        </w:div>
        <w:div w:id="2025352180">
          <w:marLeft w:val="640"/>
          <w:marRight w:val="0"/>
          <w:marTop w:val="0"/>
          <w:marBottom w:val="0"/>
          <w:divBdr>
            <w:top w:val="none" w:sz="0" w:space="0" w:color="auto"/>
            <w:left w:val="none" w:sz="0" w:space="0" w:color="auto"/>
            <w:bottom w:val="none" w:sz="0" w:space="0" w:color="auto"/>
            <w:right w:val="none" w:sz="0" w:space="0" w:color="auto"/>
          </w:divBdr>
        </w:div>
        <w:div w:id="354812369">
          <w:marLeft w:val="640"/>
          <w:marRight w:val="0"/>
          <w:marTop w:val="0"/>
          <w:marBottom w:val="0"/>
          <w:divBdr>
            <w:top w:val="none" w:sz="0" w:space="0" w:color="auto"/>
            <w:left w:val="none" w:sz="0" w:space="0" w:color="auto"/>
            <w:bottom w:val="none" w:sz="0" w:space="0" w:color="auto"/>
            <w:right w:val="none" w:sz="0" w:space="0" w:color="auto"/>
          </w:divBdr>
        </w:div>
        <w:div w:id="903678694">
          <w:marLeft w:val="640"/>
          <w:marRight w:val="0"/>
          <w:marTop w:val="0"/>
          <w:marBottom w:val="0"/>
          <w:divBdr>
            <w:top w:val="none" w:sz="0" w:space="0" w:color="auto"/>
            <w:left w:val="none" w:sz="0" w:space="0" w:color="auto"/>
            <w:bottom w:val="none" w:sz="0" w:space="0" w:color="auto"/>
            <w:right w:val="none" w:sz="0" w:space="0" w:color="auto"/>
          </w:divBdr>
        </w:div>
        <w:div w:id="491682798">
          <w:marLeft w:val="640"/>
          <w:marRight w:val="0"/>
          <w:marTop w:val="0"/>
          <w:marBottom w:val="0"/>
          <w:divBdr>
            <w:top w:val="none" w:sz="0" w:space="0" w:color="auto"/>
            <w:left w:val="none" w:sz="0" w:space="0" w:color="auto"/>
            <w:bottom w:val="none" w:sz="0" w:space="0" w:color="auto"/>
            <w:right w:val="none" w:sz="0" w:space="0" w:color="auto"/>
          </w:divBdr>
        </w:div>
        <w:div w:id="2048527229">
          <w:marLeft w:val="640"/>
          <w:marRight w:val="0"/>
          <w:marTop w:val="0"/>
          <w:marBottom w:val="0"/>
          <w:divBdr>
            <w:top w:val="none" w:sz="0" w:space="0" w:color="auto"/>
            <w:left w:val="none" w:sz="0" w:space="0" w:color="auto"/>
            <w:bottom w:val="none" w:sz="0" w:space="0" w:color="auto"/>
            <w:right w:val="none" w:sz="0" w:space="0" w:color="auto"/>
          </w:divBdr>
        </w:div>
        <w:div w:id="1208372613">
          <w:marLeft w:val="640"/>
          <w:marRight w:val="0"/>
          <w:marTop w:val="0"/>
          <w:marBottom w:val="0"/>
          <w:divBdr>
            <w:top w:val="none" w:sz="0" w:space="0" w:color="auto"/>
            <w:left w:val="none" w:sz="0" w:space="0" w:color="auto"/>
            <w:bottom w:val="none" w:sz="0" w:space="0" w:color="auto"/>
            <w:right w:val="none" w:sz="0" w:space="0" w:color="auto"/>
          </w:divBdr>
        </w:div>
        <w:div w:id="2125418649">
          <w:marLeft w:val="640"/>
          <w:marRight w:val="0"/>
          <w:marTop w:val="0"/>
          <w:marBottom w:val="0"/>
          <w:divBdr>
            <w:top w:val="none" w:sz="0" w:space="0" w:color="auto"/>
            <w:left w:val="none" w:sz="0" w:space="0" w:color="auto"/>
            <w:bottom w:val="none" w:sz="0" w:space="0" w:color="auto"/>
            <w:right w:val="none" w:sz="0" w:space="0" w:color="auto"/>
          </w:divBdr>
        </w:div>
        <w:div w:id="444270668">
          <w:marLeft w:val="640"/>
          <w:marRight w:val="0"/>
          <w:marTop w:val="0"/>
          <w:marBottom w:val="0"/>
          <w:divBdr>
            <w:top w:val="none" w:sz="0" w:space="0" w:color="auto"/>
            <w:left w:val="none" w:sz="0" w:space="0" w:color="auto"/>
            <w:bottom w:val="none" w:sz="0" w:space="0" w:color="auto"/>
            <w:right w:val="none" w:sz="0" w:space="0" w:color="auto"/>
          </w:divBdr>
        </w:div>
        <w:div w:id="1498302514">
          <w:marLeft w:val="640"/>
          <w:marRight w:val="0"/>
          <w:marTop w:val="0"/>
          <w:marBottom w:val="0"/>
          <w:divBdr>
            <w:top w:val="none" w:sz="0" w:space="0" w:color="auto"/>
            <w:left w:val="none" w:sz="0" w:space="0" w:color="auto"/>
            <w:bottom w:val="none" w:sz="0" w:space="0" w:color="auto"/>
            <w:right w:val="none" w:sz="0" w:space="0" w:color="auto"/>
          </w:divBdr>
        </w:div>
        <w:div w:id="933126704">
          <w:marLeft w:val="640"/>
          <w:marRight w:val="0"/>
          <w:marTop w:val="0"/>
          <w:marBottom w:val="0"/>
          <w:divBdr>
            <w:top w:val="none" w:sz="0" w:space="0" w:color="auto"/>
            <w:left w:val="none" w:sz="0" w:space="0" w:color="auto"/>
            <w:bottom w:val="none" w:sz="0" w:space="0" w:color="auto"/>
            <w:right w:val="none" w:sz="0" w:space="0" w:color="auto"/>
          </w:divBdr>
        </w:div>
        <w:div w:id="2041465416">
          <w:marLeft w:val="640"/>
          <w:marRight w:val="0"/>
          <w:marTop w:val="0"/>
          <w:marBottom w:val="0"/>
          <w:divBdr>
            <w:top w:val="none" w:sz="0" w:space="0" w:color="auto"/>
            <w:left w:val="none" w:sz="0" w:space="0" w:color="auto"/>
            <w:bottom w:val="none" w:sz="0" w:space="0" w:color="auto"/>
            <w:right w:val="none" w:sz="0" w:space="0" w:color="auto"/>
          </w:divBdr>
        </w:div>
        <w:div w:id="1382749416">
          <w:marLeft w:val="640"/>
          <w:marRight w:val="0"/>
          <w:marTop w:val="0"/>
          <w:marBottom w:val="0"/>
          <w:divBdr>
            <w:top w:val="none" w:sz="0" w:space="0" w:color="auto"/>
            <w:left w:val="none" w:sz="0" w:space="0" w:color="auto"/>
            <w:bottom w:val="none" w:sz="0" w:space="0" w:color="auto"/>
            <w:right w:val="none" w:sz="0" w:space="0" w:color="auto"/>
          </w:divBdr>
        </w:div>
        <w:div w:id="111704503">
          <w:marLeft w:val="640"/>
          <w:marRight w:val="0"/>
          <w:marTop w:val="0"/>
          <w:marBottom w:val="0"/>
          <w:divBdr>
            <w:top w:val="none" w:sz="0" w:space="0" w:color="auto"/>
            <w:left w:val="none" w:sz="0" w:space="0" w:color="auto"/>
            <w:bottom w:val="none" w:sz="0" w:space="0" w:color="auto"/>
            <w:right w:val="none" w:sz="0" w:space="0" w:color="auto"/>
          </w:divBdr>
        </w:div>
        <w:div w:id="412240183">
          <w:marLeft w:val="640"/>
          <w:marRight w:val="0"/>
          <w:marTop w:val="0"/>
          <w:marBottom w:val="0"/>
          <w:divBdr>
            <w:top w:val="none" w:sz="0" w:space="0" w:color="auto"/>
            <w:left w:val="none" w:sz="0" w:space="0" w:color="auto"/>
            <w:bottom w:val="none" w:sz="0" w:space="0" w:color="auto"/>
            <w:right w:val="none" w:sz="0" w:space="0" w:color="auto"/>
          </w:divBdr>
        </w:div>
        <w:div w:id="1557162899">
          <w:marLeft w:val="640"/>
          <w:marRight w:val="0"/>
          <w:marTop w:val="0"/>
          <w:marBottom w:val="0"/>
          <w:divBdr>
            <w:top w:val="none" w:sz="0" w:space="0" w:color="auto"/>
            <w:left w:val="none" w:sz="0" w:space="0" w:color="auto"/>
            <w:bottom w:val="none" w:sz="0" w:space="0" w:color="auto"/>
            <w:right w:val="none" w:sz="0" w:space="0" w:color="auto"/>
          </w:divBdr>
        </w:div>
        <w:div w:id="143859880">
          <w:marLeft w:val="640"/>
          <w:marRight w:val="0"/>
          <w:marTop w:val="0"/>
          <w:marBottom w:val="0"/>
          <w:divBdr>
            <w:top w:val="none" w:sz="0" w:space="0" w:color="auto"/>
            <w:left w:val="none" w:sz="0" w:space="0" w:color="auto"/>
            <w:bottom w:val="none" w:sz="0" w:space="0" w:color="auto"/>
            <w:right w:val="none" w:sz="0" w:space="0" w:color="auto"/>
          </w:divBdr>
        </w:div>
        <w:div w:id="1424035133">
          <w:marLeft w:val="640"/>
          <w:marRight w:val="0"/>
          <w:marTop w:val="0"/>
          <w:marBottom w:val="0"/>
          <w:divBdr>
            <w:top w:val="none" w:sz="0" w:space="0" w:color="auto"/>
            <w:left w:val="none" w:sz="0" w:space="0" w:color="auto"/>
            <w:bottom w:val="none" w:sz="0" w:space="0" w:color="auto"/>
            <w:right w:val="none" w:sz="0" w:space="0" w:color="auto"/>
          </w:divBdr>
        </w:div>
        <w:div w:id="1554122166">
          <w:marLeft w:val="640"/>
          <w:marRight w:val="0"/>
          <w:marTop w:val="0"/>
          <w:marBottom w:val="0"/>
          <w:divBdr>
            <w:top w:val="none" w:sz="0" w:space="0" w:color="auto"/>
            <w:left w:val="none" w:sz="0" w:space="0" w:color="auto"/>
            <w:bottom w:val="none" w:sz="0" w:space="0" w:color="auto"/>
            <w:right w:val="none" w:sz="0" w:space="0" w:color="auto"/>
          </w:divBdr>
        </w:div>
        <w:div w:id="522406348">
          <w:marLeft w:val="640"/>
          <w:marRight w:val="0"/>
          <w:marTop w:val="0"/>
          <w:marBottom w:val="0"/>
          <w:divBdr>
            <w:top w:val="none" w:sz="0" w:space="0" w:color="auto"/>
            <w:left w:val="none" w:sz="0" w:space="0" w:color="auto"/>
            <w:bottom w:val="none" w:sz="0" w:space="0" w:color="auto"/>
            <w:right w:val="none" w:sz="0" w:space="0" w:color="auto"/>
          </w:divBdr>
        </w:div>
        <w:div w:id="1009522566">
          <w:marLeft w:val="640"/>
          <w:marRight w:val="0"/>
          <w:marTop w:val="0"/>
          <w:marBottom w:val="0"/>
          <w:divBdr>
            <w:top w:val="none" w:sz="0" w:space="0" w:color="auto"/>
            <w:left w:val="none" w:sz="0" w:space="0" w:color="auto"/>
            <w:bottom w:val="none" w:sz="0" w:space="0" w:color="auto"/>
            <w:right w:val="none" w:sz="0" w:space="0" w:color="auto"/>
          </w:divBdr>
        </w:div>
        <w:div w:id="283077632">
          <w:marLeft w:val="640"/>
          <w:marRight w:val="0"/>
          <w:marTop w:val="0"/>
          <w:marBottom w:val="0"/>
          <w:divBdr>
            <w:top w:val="none" w:sz="0" w:space="0" w:color="auto"/>
            <w:left w:val="none" w:sz="0" w:space="0" w:color="auto"/>
            <w:bottom w:val="none" w:sz="0" w:space="0" w:color="auto"/>
            <w:right w:val="none" w:sz="0" w:space="0" w:color="auto"/>
          </w:divBdr>
        </w:div>
        <w:div w:id="1773351699">
          <w:marLeft w:val="640"/>
          <w:marRight w:val="0"/>
          <w:marTop w:val="0"/>
          <w:marBottom w:val="0"/>
          <w:divBdr>
            <w:top w:val="none" w:sz="0" w:space="0" w:color="auto"/>
            <w:left w:val="none" w:sz="0" w:space="0" w:color="auto"/>
            <w:bottom w:val="none" w:sz="0" w:space="0" w:color="auto"/>
            <w:right w:val="none" w:sz="0" w:space="0" w:color="auto"/>
          </w:divBdr>
        </w:div>
        <w:div w:id="9725158">
          <w:marLeft w:val="640"/>
          <w:marRight w:val="0"/>
          <w:marTop w:val="0"/>
          <w:marBottom w:val="0"/>
          <w:divBdr>
            <w:top w:val="none" w:sz="0" w:space="0" w:color="auto"/>
            <w:left w:val="none" w:sz="0" w:space="0" w:color="auto"/>
            <w:bottom w:val="none" w:sz="0" w:space="0" w:color="auto"/>
            <w:right w:val="none" w:sz="0" w:space="0" w:color="auto"/>
          </w:divBdr>
        </w:div>
        <w:div w:id="2069644128">
          <w:marLeft w:val="640"/>
          <w:marRight w:val="0"/>
          <w:marTop w:val="0"/>
          <w:marBottom w:val="0"/>
          <w:divBdr>
            <w:top w:val="none" w:sz="0" w:space="0" w:color="auto"/>
            <w:left w:val="none" w:sz="0" w:space="0" w:color="auto"/>
            <w:bottom w:val="none" w:sz="0" w:space="0" w:color="auto"/>
            <w:right w:val="none" w:sz="0" w:space="0" w:color="auto"/>
          </w:divBdr>
        </w:div>
        <w:div w:id="1208832028">
          <w:marLeft w:val="640"/>
          <w:marRight w:val="0"/>
          <w:marTop w:val="0"/>
          <w:marBottom w:val="0"/>
          <w:divBdr>
            <w:top w:val="none" w:sz="0" w:space="0" w:color="auto"/>
            <w:left w:val="none" w:sz="0" w:space="0" w:color="auto"/>
            <w:bottom w:val="none" w:sz="0" w:space="0" w:color="auto"/>
            <w:right w:val="none" w:sz="0" w:space="0" w:color="auto"/>
          </w:divBdr>
        </w:div>
        <w:div w:id="1440760687">
          <w:marLeft w:val="640"/>
          <w:marRight w:val="0"/>
          <w:marTop w:val="0"/>
          <w:marBottom w:val="0"/>
          <w:divBdr>
            <w:top w:val="none" w:sz="0" w:space="0" w:color="auto"/>
            <w:left w:val="none" w:sz="0" w:space="0" w:color="auto"/>
            <w:bottom w:val="none" w:sz="0" w:space="0" w:color="auto"/>
            <w:right w:val="none" w:sz="0" w:space="0" w:color="auto"/>
          </w:divBdr>
        </w:div>
        <w:div w:id="361250070">
          <w:marLeft w:val="640"/>
          <w:marRight w:val="0"/>
          <w:marTop w:val="0"/>
          <w:marBottom w:val="0"/>
          <w:divBdr>
            <w:top w:val="none" w:sz="0" w:space="0" w:color="auto"/>
            <w:left w:val="none" w:sz="0" w:space="0" w:color="auto"/>
            <w:bottom w:val="none" w:sz="0" w:space="0" w:color="auto"/>
            <w:right w:val="none" w:sz="0" w:space="0" w:color="auto"/>
          </w:divBdr>
        </w:div>
        <w:div w:id="459148649">
          <w:marLeft w:val="640"/>
          <w:marRight w:val="0"/>
          <w:marTop w:val="0"/>
          <w:marBottom w:val="0"/>
          <w:divBdr>
            <w:top w:val="none" w:sz="0" w:space="0" w:color="auto"/>
            <w:left w:val="none" w:sz="0" w:space="0" w:color="auto"/>
            <w:bottom w:val="none" w:sz="0" w:space="0" w:color="auto"/>
            <w:right w:val="none" w:sz="0" w:space="0" w:color="auto"/>
          </w:divBdr>
        </w:div>
        <w:div w:id="1845198768">
          <w:marLeft w:val="640"/>
          <w:marRight w:val="0"/>
          <w:marTop w:val="0"/>
          <w:marBottom w:val="0"/>
          <w:divBdr>
            <w:top w:val="none" w:sz="0" w:space="0" w:color="auto"/>
            <w:left w:val="none" w:sz="0" w:space="0" w:color="auto"/>
            <w:bottom w:val="none" w:sz="0" w:space="0" w:color="auto"/>
            <w:right w:val="none" w:sz="0" w:space="0" w:color="auto"/>
          </w:divBdr>
        </w:div>
        <w:div w:id="513307990">
          <w:marLeft w:val="640"/>
          <w:marRight w:val="0"/>
          <w:marTop w:val="0"/>
          <w:marBottom w:val="0"/>
          <w:divBdr>
            <w:top w:val="none" w:sz="0" w:space="0" w:color="auto"/>
            <w:left w:val="none" w:sz="0" w:space="0" w:color="auto"/>
            <w:bottom w:val="none" w:sz="0" w:space="0" w:color="auto"/>
            <w:right w:val="none" w:sz="0" w:space="0" w:color="auto"/>
          </w:divBdr>
        </w:div>
        <w:div w:id="24404521">
          <w:marLeft w:val="640"/>
          <w:marRight w:val="0"/>
          <w:marTop w:val="0"/>
          <w:marBottom w:val="0"/>
          <w:divBdr>
            <w:top w:val="none" w:sz="0" w:space="0" w:color="auto"/>
            <w:left w:val="none" w:sz="0" w:space="0" w:color="auto"/>
            <w:bottom w:val="none" w:sz="0" w:space="0" w:color="auto"/>
            <w:right w:val="none" w:sz="0" w:space="0" w:color="auto"/>
          </w:divBdr>
        </w:div>
        <w:div w:id="1447575519">
          <w:marLeft w:val="640"/>
          <w:marRight w:val="0"/>
          <w:marTop w:val="0"/>
          <w:marBottom w:val="0"/>
          <w:divBdr>
            <w:top w:val="none" w:sz="0" w:space="0" w:color="auto"/>
            <w:left w:val="none" w:sz="0" w:space="0" w:color="auto"/>
            <w:bottom w:val="none" w:sz="0" w:space="0" w:color="auto"/>
            <w:right w:val="none" w:sz="0" w:space="0" w:color="auto"/>
          </w:divBdr>
        </w:div>
        <w:div w:id="1747603911">
          <w:marLeft w:val="640"/>
          <w:marRight w:val="0"/>
          <w:marTop w:val="0"/>
          <w:marBottom w:val="0"/>
          <w:divBdr>
            <w:top w:val="none" w:sz="0" w:space="0" w:color="auto"/>
            <w:left w:val="none" w:sz="0" w:space="0" w:color="auto"/>
            <w:bottom w:val="none" w:sz="0" w:space="0" w:color="auto"/>
            <w:right w:val="none" w:sz="0" w:space="0" w:color="auto"/>
          </w:divBdr>
        </w:div>
        <w:div w:id="1352224232">
          <w:marLeft w:val="640"/>
          <w:marRight w:val="0"/>
          <w:marTop w:val="0"/>
          <w:marBottom w:val="0"/>
          <w:divBdr>
            <w:top w:val="none" w:sz="0" w:space="0" w:color="auto"/>
            <w:left w:val="none" w:sz="0" w:space="0" w:color="auto"/>
            <w:bottom w:val="none" w:sz="0" w:space="0" w:color="auto"/>
            <w:right w:val="none" w:sz="0" w:space="0" w:color="auto"/>
          </w:divBdr>
        </w:div>
        <w:div w:id="1529759679">
          <w:marLeft w:val="640"/>
          <w:marRight w:val="0"/>
          <w:marTop w:val="0"/>
          <w:marBottom w:val="0"/>
          <w:divBdr>
            <w:top w:val="none" w:sz="0" w:space="0" w:color="auto"/>
            <w:left w:val="none" w:sz="0" w:space="0" w:color="auto"/>
            <w:bottom w:val="none" w:sz="0" w:space="0" w:color="auto"/>
            <w:right w:val="none" w:sz="0" w:space="0" w:color="auto"/>
          </w:divBdr>
        </w:div>
        <w:div w:id="122429461">
          <w:marLeft w:val="640"/>
          <w:marRight w:val="0"/>
          <w:marTop w:val="0"/>
          <w:marBottom w:val="0"/>
          <w:divBdr>
            <w:top w:val="none" w:sz="0" w:space="0" w:color="auto"/>
            <w:left w:val="none" w:sz="0" w:space="0" w:color="auto"/>
            <w:bottom w:val="none" w:sz="0" w:space="0" w:color="auto"/>
            <w:right w:val="none" w:sz="0" w:space="0" w:color="auto"/>
          </w:divBdr>
        </w:div>
        <w:div w:id="1641493878">
          <w:marLeft w:val="640"/>
          <w:marRight w:val="0"/>
          <w:marTop w:val="0"/>
          <w:marBottom w:val="0"/>
          <w:divBdr>
            <w:top w:val="none" w:sz="0" w:space="0" w:color="auto"/>
            <w:left w:val="none" w:sz="0" w:space="0" w:color="auto"/>
            <w:bottom w:val="none" w:sz="0" w:space="0" w:color="auto"/>
            <w:right w:val="none" w:sz="0" w:space="0" w:color="auto"/>
          </w:divBdr>
        </w:div>
        <w:div w:id="224264723">
          <w:marLeft w:val="640"/>
          <w:marRight w:val="0"/>
          <w:marTop w:val="0"/>
          <w:marBottom w:val="0"/>
          <w:divBdr>
            <w:top w:val="none" w:sz="0" w:space="0" w:color="auto"/>
            <w:left w:val="none" w:sz="0" w:space="0" w:color="auto"/>
            <w:bottom w:val="none" w:sz="0" w:space="0" w:color="auto"/>
            <w:right w:val="none" w:sz="0" w:space="0" w:color="auto"/>
          </w:divBdr>
        </w:div>
        <w:div w:id="667753107">
          <w:marLeft w:val="640"/>
          <w:marRight w:val="0"/>
          <w:marTop w:val="0"/>
          <w:marBottom w:val="0"/>
          <w:divBdr>
            <w:top w:val="none" w:sz="0" w:space="0" w:color="auto"/>
            <w:left w:val="none" w:sz="0" w:space="0" w:color="auto"/>
            <w:bottom w:val="none" w:sz="0" w:space="0" w:color="auto"/>
            <w:right w:val="none" w:sz="0" w:space="0" w:color="auto"/>
          </w:divBdr>
        </w:div>
        <w:div w:id="371082064">
          <w:marLeft w:val="640"/>
          <w:marRight w:val="0"/>
          <w:marTop w:val="0"/>
          <w:marBottom w:val="0"/>
          <w:divBdr>
            <w:top w:val="none" w:sz="0" w:space="0" w:color="auto"/>
            <w:left w:val="none" w:sz="0" w:space="0" w:color="auto"/>
            <w:bottom w:val="none" w:sz="0" w:space="0" w:color="auto"/>
            <w:right w:val="none" w:sz="0" w:space="0" w:color="auto"/>
          </w:divBdr>
        </w:div>
        <w:div w:id="1872449863">
          <w:marLeft w:val="640"/>
          <w:marRight w:val="0"/>
          <w:marTop w:val="0"/>
          <w:marBottom w:val="0"/>
          <w:divBdr>
            <w:top w:val="none" w:sz="0" w:space="0" w:color="auto"/>
            <w:left w:val="none" w:sz="0" w:space="0" w:color="auto"/>
            <w:bottom w:val="none" w:sz="0" w:space="0" w:color="auto"/>
            <w:right w:val="none" w:sz="0" w:space="0" w:color="auto"/>
          </w:divBdr>
        </w:div>
        <w:div w:id="524175948">
          <w:marLeft w:val="640"/>
          <w:marRight w:val="0"/>
          <w:marTop w:val="0"/>
          <w:marBottom w:val="0"/>
          <w:divBdr>
            <w:top w:val="none" w:sz="0" w:space="0" w:color="auto"/>
            <w:left w:val="none" w:sz="0" w:space="0" w:color="auto"/>
            <w:bottom w:val="none" w:sz="0" w:space="0" w:color="auto"/>
            <w:right w:val="none" w:sz="0" w:space="0" w:color="auto"/>
          </w:divBdr>
        </w:div>
        <w:div w:id="1722364948">
          <w:marLeft w:val="640"/>
          <w:marRight w:val="0"/>
          <w:marTop w:val="0"/>
          <w:marBottom w:val="0"/>
          <w:divBdr>
            <w:top w:val="none" w:sz="0" w:space="0" w:color="auto"/>
            <w:left w:val="none" w:sz="0" w:space="0" w:color="auto"/>
            <w:bottom w:val="none" w:sz="0" w:space="0" w:color="auto"/>
            <w:right w:val="none" w:sz="0" w:space="0" w:color="auto"/>
          </w:divBdr>
        </w:div>
        <w:div w:id="1946115779">
          <w:marLeft w:val="640"/>
          <w:marRight w:val="0"/>
          <w:marTop w:val="0"/>
          <w:marBottom w:val="0"/>
          <w:divBdr>
            <w:top w:val="none" w:sz="0" w:space="0" w:color="auto"/>
            <w:left w:val="none" w:sz="0" w:space="0" w:color="auto"/>
            <w:bottom w:val="none" w:sz="0" w:space="0" w:color="auto"/>
            <w:right w:val="none" w:sz="0" w:space="0" w:color="auto"/>
          </w:divBdr>
        </w:div>
        <w:div w:id="2070566003">
          <w:marLeft w:val="640"/>
          <w:marRight w:val="0"/>
          <w:marTop w:val="0"/>
          <w:marBottom w:val="0"/>
          <w:divBdr>
            <w:top w:val="none" w:sz="0" w:space="0" w:color="auto"/>
            <w:left w:val="none" w:sz="0" w:space="0" w:color="auto"/>
            <w:bottom w:val="none" w:sz="0" w:space="0" w:color="auto"/>
            <w:right w:val="none" w:sz="0" w:space="0" w:color="auto"/>
          </w:divBdr>
        </w:div>
        <w:div w:id="1317877201">
          <w:marLeft w:val="640"/>
          <w:marRight w:val="0"/>
          <w:marTop w:val="0"/>
          <w:marBottom w:val="0"/>
          <w:divBdr>
            <w:top w:val="none" w:sz="0" w:space="0" w:color="auto"/>
            <w:left w:val="none" w:sz="0" w:space="0" w:color="auto"/>
            <w:bottom w:val="none" w:sz="0" w:space="0" w:color="auto"/>
            <w:right w:val="none" w:sz="0" w:space="0" w:color="auto"/>
          </w:divBdr>
        </w:div>
        <w:div w:id="975337869">
          <w:marLeft w:val="640"/>
          <w:marRight w:val="0"/>
          <w:marTop w:val="0"/>
          <w:marBottom w:val="0"/>
          <w:divBdr>
            <w:top w:val="none" w:sz="0" w:space="0" w:color="auto"/>
            <w:left w:val="none" w:sz="0" w:space="0" w:color="auto"/>
            <w:bottom w:val="none" w:sz="0" w:space="0" w:color="auto"/>
            <w:right w:val="none" w:sz="0" w:space="0" w:color="auto"/>
          </w:divBdr>
        </w:div>
        <w:div w:id="967707748">
          <w:marLeft w:val="640"/>
          <w:marRight w:val="0"/>
          <w:marTop w:val="0"/>
          <w:marBottom w:val="0"/>
          <w:divBdr>
            <w:top w:val="none" w:sz="0" w:space="0" w:color="auto"/>
            <w:left w:val="none" w:sz="0" w:space="0" w:color="auto"/>
            <w:bottom w:val="none" w:sz="0" w:space="0" w:color="auto"/>
            <w:right w:val="none" w:sz="0" w:space="0" w:color="auto"/>
          </w:divBdr>
        </w:div>
        <w:div w:id="1562981232">
          <w:marLeft w:val="640"/>
          <w:marRight w:val="0"/>
          <w:marTop w:val="0"/>
          <w:marBottom w:val="0"/>
          <w:divBdr>
            <w:top w:val="none" w:sz="0" w:space="0" w:color="auto"/>
            <w:left w:val="none" w:sz="0" w:space="0" w:color="auto"/>
            <w:bottom w:val="none" w:sz="0" w:space="0" w:color="auto"/>
            <w:right w:val="none" w:sz="0" w:space="0" w:color="auto"/>
          </w:divBdr>
        </w:div>
        <w:div w:id="1975745244">
          <w:marLeft w:val="640"/>
          <w:marRight w:val="0"/>
          <w:marTop w:val="0"/>
          <w:marBottom w:val="0"/>
          <w:divBdr>
            <w:top w:val="none" w:sz="0" w:space="0" w:color="auto"/>
            <w:left w:val="none" w:sz="0" w:space="0" w:color="auto"/>
            <w:bottom w:val="none" w:sz="0" w:space="0" w:color="auto"/>
            <w:right w:val="none" w:sz="0" w:space="0" w:color="auto"/>
          </w:divBdr>
        </w:div>
        <w:div w:id="1707439167">
          <w:marLeft w:val="640"/>
          <w:marRight w:val="0"/>
          <w:marTop w:val="0"/>
          <w:marBottom w:val="0"/>
          <w:divBdr>
            <w:top w:val="none" w:sz="0" w:space="0" w:color="auto"/>
            <w:left w:val="none" w:sz="0" w:space="0" w:color="auto"/>
            <w:bottom w:val="none" w:sz="0" w:space="0" w:color="auto"/>
            <w:right w:val="none" w:sz="0" w:space="0" w:color="auto"/>
          </w:divBdr>
        </w:div>
        <w:div w:id="1095204291">
          <w:marLeft w:val="640"/>
          <w:marRight w:val="0"/>
          <w:marTop w:val="0"/>
          <w:marBottom w:val="0"/>
          <w:divBdr>
            <w:top w:val="none" w:sz="0" w:space="0" w:color="auto"/>
            <w:left w:val="none" w:sz="0" w:space="0" w:color="auto"/>
            <w:bottom w:val="none" w:sz="0" w:space="0" w:color="auto"/>
            <w:right w:val="none" w:sz="0" w:space="0" w:color="auto"/>
          </w:divBdr>
        </w:div>
        <w:div w:id="1033924250">
          <w:marLeft w:val="640"/>
          <w:marRight w:val="0"/>
          <w:marTop w:val="0"/>
          <w:marBottom w:val="0"/>
          <w:divBdr>
            <w:top w:val="none" w:sz="0" w:space="0" w:color="auto"/>
            <w:left w:val="none" w:sz="0" w:space="0" w:color="auto"/>
            <w:bottom w:val="none" w:sz="0" w:space="0" w:color="auto"/>
            <w:right w:val="none" w:sz="0" w:space="0" w:color="auto"/>
          </w:divBdr>
        </w:div>
        <w:div w:id="667437855">
          <w:marLeft w:val="640"/>
          <w:marRight w:val="0"/>
          <w:marTop w:val="0"/>
          <w:marBottom w:val="0"/>
          <w:divBdr>
            <w:top w:val="none" w:sz="0" w:space="0" w:color="auto"/>
            <w:left w:val="none" w:sz="0" w:space="0" w:color="auto"/>
            <w:bottom w:val="none" w:sz="0" w:space="0" w:color="auto"/>
            <w:right w:val="none" w:sz="0" w:space="0" w:color="auto"/>
          </w:divBdr>
        </w:div>
        <w:div w:id="17589230">
          <w:marLeft w:val="640"/>
          <w:marRight w:val="0"/>
          <w:marTop w:val="0"/>
          <w:marBottom w:val="0"/>
          <w:divBdr>
            <w:top w:val="none" w:sz="0" w:space="0" w:color="auto"/>
            <w:left w:val="none" w:sz="0" w:space="0" w:color="auto"/>
            <w:bottom w:val="none" w:sz="0" w:space="0" w:color="auto"/>
            <w:right w:val="none" w:sz="0" w:space="0" w:color="auto"/>
          </w:divBdr>
        </w:div>
        <w:div w:id="1000963547">
          <w:marLeft w:val="640"/>
          <w:marRight w:val="0"/>
          <w:marTop w:val="0"/>
          <w:marBottom w:val="0"/>
          <w:divBdr>
            <w:top w:val="none" w:sz="0" w:space="0" w:color="auto"/>
            <w:left w:val="none" w:sz="0" w:space="0" w:color="auto"/>
            <w:bottom w:val="none" w:sz="0" w:space="0" w:color="auto"/>
            <w:right w:val="none" w:sz="0" w:space="0" w:color="auto"/>
          </w:divBdr>
        </w:div>
        <w:div w:id="1655988456">
          <w:marLeft w:val="640"/>
          <w:marRight w:val="0"/>
          <w:marTop w:val="0"/>
          <w:marBottom w:val="0"/>
          <w:divBdr>
            <w:top w:val="none" w:sz="0" w:space="0" w:color="auto"/>
            <w:left w:val="none" w:sz="0" w:space="0" w:color="auto"/>
            <w:bottom w:val="none" w:sz="0" w:space="0" w:color="auto"/>
            <w:right w:val="none" w:sz="0" w:space="0" w:color="auto"/>
          </w:divBdr>
        </w:div>
        <w:div w:id="937911899">
          <w:marLeft w:val="640"/>
          <w:marRight w:val="0"/>
          <w:marTop w:val="0"/>
          <w:marBottom w:val="0"/>
          <w:divBdr>
            <w:top w:val="none" w:sz="0" w:space="0" w:color="auto"/>
            <w:left w:val="none" w:sz="0" w:space="0" w:color="auto"/>
            <w:bottom w:val="none" w:sz="0" w:space="0" w:color="auto"/>
            <w:right w:val="none" w:sz="0" w:space="0" w:color="auto"/>
          </w:divBdr>
        </w:div>
        <w:div w:id="1478952539">
          <w:marLeft w:val="640"/>
          <w:marRight w:val="0"/>
          <w:marTop w:val="0"/>
          <w:marBottom w:val="0"/>
          <w:divBdr>
            <w:top w:val="none" w:sz="0" w:space="0" w:color="auto"/>
            <w:left w:val="none" w:sz="0" w:space="0" w:color="auto"/>
            <w:bottom w:val="none" w:sz="0" w:space="0" w:color="auto"/>
            <w:right w:val="none" w:sz="0" w:space="0" w:color="auto"/>
          </w:divBdr>
        </w:div>
        <w:div w:id="1828783095">
          <w:marLeft w:val="640"/>
          <w:marRight w:val="0"/>
          <w:marTop w:val="0"/>
          <w:marBottom w:val="0"/>
          <w:divBdr>
            <w:top w:val="none" w:sz="0" w:space="0" w:color="auto"/>
            <w:left w:val="none" w:sz="0" w:space="0" w:color="auto"/>
            <w:bottom w:val="none" w:sz="0" w:space="0" w:color="auto"/>
            <w:right w:val="none" w:sz="0" w:space="0" w:color="auto"/>
          </w:divBdr>
        </w:div>
        <w:div w:id="333145579">
          <w:marLeft w:val="640"/>
          <w:marRight w:val="0"/>
          <w:marTop w:val="0"/>
          <w:marBottom w:val="0"/>
          <w:divBdr>
            <w:top w:val="none" w:sz="0" w:space="0" w:color="auto"/>
            <w:left w:val="none" w:sz="0" w:space="0" w:color="auto"/>
            <w:bottom w:val="none" w:sz="0" w:space="0" w:color="auto"/>
            <w:right w:val="none" w:sz="0" w:space="0" w:color="auto"/>
          </w:divBdr>
        </w:div>
        <w:div w:id="255939566">
          <w:marLeft w:val="640"/>
          <w:marRight w:val="0"/>
          <w:marTop w:val="0"/>
          <w:marBottom w:val="0"/>
          <w:divBdr>
            <w:top w:val="none" w:sz="0" w:space="0" w:color="auto"/>
            <w:left w:val="none" w:sz="0" w:space="0" w:color="auto"/>
            <w:bottom w:val="none" w:sz="0" w:space="0" w:color="auto"/>
            <w:right w:val="none" w:sz="0" w:space="0" w:color="auto"/>
          </w:divBdr>
        </w:div>
        <w:div w:id="1949895267">
          <w:marLeft w:val="640"/>
          <w:marRight w:val="0"/>
          <w:marTop w:val="0"/>
          <w:marBottom w:val="0"/>
          <w:divBdr>
            <w:top w:val="none" w:sz="0" w:space="0" w:color="auto"/>
            <w:left w:val="none" w:sz="0" w:space="0" w:color="auto"/>
            <w:bottom w:val="none" w:sz="0" w:space="0" w:color="auto"/>
            <w:right w:val="none" w:sz="0" w:space="0" w:color="auto"/>
          </w:divBdr>
        </w:div>
        <w:div w:id="2041975041">
          <w:marLeft w:val="640"/>
          <w:marRight w:val="0"/>
          <w:marTop w:val="0"/>
          <w:marBottom w:val="0"/>
          <w:divBdr>
            <w:top w:val="none" w:sz="0" w:space="0" w:color="auto"/>
            <w:left w:val="none" w:sz="0" w:space="0" w:color="auto"/>
            <w:bottom w:val="none" w:sz="0" w:space="0" w:color="auto"/>
            <w:right w:val="none" w:sz="0" w:space="0" w:color="auto"/>
          </w:divBdr>
        </w:div>
        <w:div w:id="1507161897">
          <w:marLeft w:val="640"/>
          <w:marRight w:val="0"/>
          <w:marTop w:val="0"/>
          <w:marBottom w:val="0"/>
          <w:divBdr>
            <w:top w:val="none" w:sz="0" w:space="0" w:color="auto"/>
            <w:left w:val="none" w:sz="0" w:space="0" w:color="auto"/>
            <w:bottom w:val="none" w:sz="0" w:space="0" w:color="auto"/>
            <w:right w:val="none" w:sz="0" w:space="0" w:color="auto"/>
          </w:divBdr>
        </w:div>
        <w:div w:id="323583528">
          <w:marLeft w:val="640"/>
          <w:marRight w:val="0"/>
          <w:marTop w:val="0"/>
          <w:marBottom w:val="0"/>
          <w:divBdr>
            <w:top w:val="none" w:sz="0" w:space="0" w:color="auto"/>
            <w:left w:val="none" w:sz="0" w:space="0" w:color="auto"/>
            <w:bottom w:val="none" w:sz="0" w:space="0" w:color="auto"/>
            <w:right w:val="none" w:sz="0" w:space="0" w:color="auto"/>
          </w:divBdr>
        </w:div>
        <w:div w:id="1709795236">
          <w:marLeft w:val="640"/>
          <w:marRight w:val="0"/>
          <w:marTop w:val="0"/>
          <w:marBottom w:val="0"/>
          <w:divBdr>
            <w:top w:val="none" w:sz="0" w:space="0" w:color="auto"/>
            <w:left w:val="none" w:sz="0" w:space="0" w:color="auto"/>
            <w:bottom w:val="none" w:sz="0" w:space="0" w:color="auto"/>
            <w:right w:val="none" w:sz="0" w:space="0" w:color="auto"/>
          </w:divBdr>
        </w:div>
        <w:div w:id="541554065">
          <w:marLeft w:val="640"/>
          <w:marRight w:val="0"/>
          <w:marTop w:val="0"/>
          <w:marBottom w:val="0"/>
          <w:divBdr>
            <w:top w:val="none" w:sz="0" w:space="0" w:color="auto"/>
            <w:left w:val="none" w:sz="0" w:space="0" w:color="auto"/>
            <w:bottom w:val="none" w:sz="0" w:space="0" w:color="auto"/>
            <w:right w:val="none" w:sz="0" w:space="0" w:color="auto"/>
          </w:divBdr>
        </w:div>
      </w:divsChild>
    </w:div>
    <w:div w:id="1824853900">
      <w:bodyDiv w:val="1"/>
      <w:marLeft w:val="0"/>
      <w:marRight w:val="0"/>
      <w:marTop w:val="0"/>
      <w:marBottom w:val="0"/>
      <w:divBdr>
        <w:top w:val="none" w:sz="0" w:space="0" w:color="auto"/>
        <w:left w:val="none" w:sz="0" w:space="0" w:color="auto"/>
        <w:bottom w:val="none" w:sz="0" w:space="0" w:color="auto"/>
        <w:right w:val="none" w:sz="0" w:space="0" w:color="auto"/>
      </w:divBdr>
      <w:divsChild>
        <w:div w:id="1952279335">
          <w:marLeft w:val="640"/>
          <w:marRight w:val="0"/>
          <w:marTop w:val="0"/>
          <w:marBottom w:val="0"/>
          <w:divBdr>
            <w:top w:val="none" w:sz="0" w:space="0" w:color="auto"/>
            <w:left w:val="none" w:sz="0" w:space="0" w:color="auto"/>
            <w:bottom w:val="none" w:sz="0" w:space="0" w:color="auto"/>
            <w:right w:val="none" w:sz="0" w:space="0" w:color="auto"/>
          </w:divBdr>
        </w:div>
        <w:div w:id="1550914856">
          <w:marLeft w:val="640"/>
          <w:marRight w:val="0"/>
          <w:marTop w:val="0"/>
          <w:marBottom w:val="0"/>
          <w:divBdr>
            <w:top w:val="none" w:sz="0" w:space="0" w:color="auto"/>
            <w:left w:val="none" w:sz="0" w:space="0" w:color="auto"/>
            <w:bottom w:val="none" w:sz="0" w:space="0" w:color="auto"/>
            <w:right w:val="none" w:sz="0" w:space="0" w:color="auto"/>
          </w:divBdr>
        </w:div>
        <w:div w:id="684401151">
          <w:marLeft w:val="640"/>
          <w:marRight w:val="0"/>
          <w:marTop w:val="0"/>
          <w:marBottom w:val="0"/>
          <w:divBdr>
            <w:top w:val="none" w:sz="0" w:space="0" w:color="auto"/>
            <w:left w:val="none" w:sz="0" w:space="0" w:color="auto"/>
            <w:bottom w:val="none" w:sz="0" w:space="0" w:color="auto"/>
            <w:right w:val="none" w:sz="0" w:space="0" w:color="auto"/>
          </w:divBdr>
        </w:div>
        <w:div w:id="874004417">
          <w:marLeft w:val="640"/>
          <w:marRight w:val="0"/>
          <w:marTop w:val="0"/>
          <w:marBottom w:val="0"/>
          <w:divBdr>
            <w:top w:val="none" w:sz="0" w:space="0" w:color="auto"/>
            <w:left w:val="none" w:sz="0" w:space="0" w:color="auto"/>
            <w:bottom w:val="none" w:sz="0" w:space="0" w:color="auto"/>
            <w:right w:val="none" w:sz="0" w:space="0" w:color="auto"/>
          </w:divBdr>
        </w:div>
        <w:div w:id="1469012520">
          <w:marLeft w:val="640"/>
          <w:marRight w:val="0"/>
          <w:marTop w:val="0"/>
          <w:marBottom w:val="0"/>
          <w:divBdr>
            <w:top w:val="none" w:sz="0" w:space="0" w:color="auto"/>
            <w:left w:val="none" w:sz="0" w:space="0" w:color="auto"/>
            <w:bottom w:val="none" w:sz="0" w:space="0" w:color="auto"/>
            <w:right w:val="none" w:sz="0" w:space="0" w:color="auto"/>
          </w:divBdr>
        </w:div>
        <w:div w:id="1246769801">
          <w:marLeft w:val="640"/>
          <w:marRight w:val="0"/>
          <w:marTop w:val="0"/>
          <w:marBottom w:val="0"/>
          <w:divBdr>
            <w:top w:val="none" w:sz="0" w:space="0" w:color="auto"/>
            <w:left w:val="none" w:sz="0" w:space="0" w:color="auto"/>
            <w:bottom w:val="none" w:sz="0" w:space="0" w:color="auto"/>
            <w:right w:val="none" w:sz="0" w:space="0" w:color="auto"/>
          </w:divBdr>
        </w:div>
        <w:div w:id="1062213055">
          <w:marLeft w:val="640"/>
          <w:marRight w:val="0"/>
          <w:marTop w:val="0"/>
          <w:marBottom w:val="0"/>
          <w:divBdr>
            <w:top w:val="none" w:sz="0" w:space="0" w:color="auto"/>
            <w:left w:val="none" w:sz="0" w:space="0" w:color="auto"/>
            <w:bottom w:val="none" w:sz="0" w:space="0" w:color="auto"/>
            <w:right w:val="none" w:sz="0" w:space="0" w:color="auto"/>
          </w:divBdr>
        </w:div>
        <w:div w:id="1071653697">
          <w:marLeft w:val="640"/>
          <w:marRight w:val="0"/>
          <w:marTop w:val="0"/>
          <w:marBottom w:val="0"/>
          <w:divBdr>
            <w:top w:val="none" w:sz="0" w:space="0" w:color="auto"/>
            <w:left w:val="none" w:sz="0" w:space="0" w:color="auto"/>
            <w:bottom w:val="none" w:sz="0" w:space="0" w:color="auto"/>
            <w:right w:val="none" w:sz="0" w:space="0" w:color="auto"/>
          </w:divBdr>
        </w:div>
        <w:div w:id="2068337316">
          <w:marLeft w:val="640"/>
          <w:marRight w:val="0"/>
          <w:marTop w:val="0"/>
          <w:marBottom w:val="0"/>
          <w:divBdr>
            <w:top w:val="none" w:sz="0" w:space="0" w:color="auto"/>
            <w:left w:val="none" w:sz="0" w:space="0" w:color="auto"/>
            <w:bottom w:val="none" w:sz="0" w:space="0" w:color="auto"/>
            <w:right w:val="none" w:sz="0" w:space="0" w:color="auto"/>
          </w:divBdr>
        </w:div>
        <w:div w:id="1973899101">
          <w:marLeft w:val="640"/>
          <w:marRight w:val="0"/>
          <w:marTop w:val="0"/>
          <w:marBottom w:val="0"/>
          <w:divBdr>
            <w:top w:val="none" w:sz="0" w:space="0" w:color="auto"/>
            <w:left w:val="none" w:sz="0" w:space="0" w:color="auto"/>
            <w:bottom w:val="none" w:sz="0" w:space="0" w:color="auto"/>
            <w:right w:val="none" w:sz="0" w:space="0" w:color="auto"/>
          </w:divBdr>
        </w:div>
        <w:div w:id="1238631346">
          <w:marLeft w:val="640"/>
          <w:marRight w:val="0"/>
          <w:marTop w:val="0"/>
          <w:marBottom w:val="0"/>
          <w:divBdr>
            <w:top w:val="none" w:sz="0" w:space="0" w:color="auto"/>
            <w:left w:val="none" w:sz="0" w:space="0" w:color="auto"/>
            <w:bottom w:val="none" w:sz="0" w:space="0" w:color="auto"/>
            <w:right w:val="none" w:sz="0" w:space="0" w:color="auto"/>
          </w:divBdr>
        </w:div>
        <w:div w:id="1221744114">
          <w:marLeft w:val="640"/>
          <w:marRight w:val="0"/>
          <w:marTop w:val="0"/>
          <w:marBottom w:val="0"/>
          <w:divBdr>
            <w:top w:val="none" w:sz="0" w:space="0" w:color="auto"/>
            <w:left w:val="none" w:sz="0" w:space="0" w:color="auto"/>
            <w:bottom w:val="none" w:sz="0" w:space="0" w:color="auto"/>
            <w:right w:val="none" w:sz="0" w:space="0" w:color="auto"/>
          </w:divBdr>
        </w:div>
        <w:div w:id="1310944509">
          <w:marLeft w:val="640"/>
          <w:marRight w:val="0"/>
          <w:marTop w:val="0"/>
          <w:marBottom w:val="0"/>
          <w:divBdr>
            <w:top w:val="none" w:sz="0" w:space="0" w:color="auto"/>
            <w:left w:val="none" w:sz="0" w:space="0" w:color="auto"/>
            <w:bottom w:val="none" w:sz="0" w:space="0" w:color="auto"/>
            <w:right w:val="none" w:sz="0" w:space="0" w:color="auto"/>
          </w:divBdr>
        </w:div>
        <w:div w:id="1377704765">
          <w:marLeft w:val="640"/>
          <w:marRight w:val="0"/>
          <w:marTop w:val="0"/>
          <w:marBottom w:val="0"/>
          <w:divBdr>
            <w:top w:val="none" w:sz="0" w:space="0" w:color="auto"/>
            <w:left w:val="none" w:sz="0" w:space="0" w:color="auto"/>
            <w:bottom w:val="none" w:sz="0" w:space="0" w:color="auto"/>
            <w:right w:val="none" w:sz="0" w:space="0" w:color="auto"/>
          </w:divBdr>
        </w:div>
        <w:div w:id="112410885">
          <w:marLeft w:val="640"/>
          <w:marRight w:val="0"/>
          <w:marTop w:val="0"/>
          <w:marBottom w:val="0"/>
          <w:divBdr>
            <w:top w:val="none" w:sz="0" w:space="0" w:color="auto"/>
            <w:left w:val="none" w:sz="0" w:space="0" w:color="auto"/>
            <w:bottom w:val="none" w:sz="0" w:space="0" w:color="auto"/>
            <w:right w:val="none" w:sz="0" w:space="0" w:color="auto"/>
          </w:divBdr>
        </w:div>
        <w:div w:id="130486691">
          <w:marLeft w:val="640"/>
          <w:marRight w:val="0"/>
          <w:marTop w:val="0"/>
          <w:marBottom w:val="0"/>
          <w:divBdr>
            <w:top w:val="none" w:sz="0" w:space="0" w:color="auto"/>
            <w:left w:val="none" w:sz="0" w:space="0" w:color="auto"/>
            <w:bottom w:val="none" w:sz="0" w:space="0" w:color="auto"/>
            <w:right w:val="none" w:sz="0" w:space="0" w:color="auto"/>
          </w:divBdr>
        </w:div>
        <w:div w:id="649749342">
          <w:marLeft w:val="640"/>
          <w:marRight w:val="0"/>
          <w:marTop w:val="0"/>
          <w:marBottom w:val="0"/>
          <w:divBdr>
            <w:top w:val="none" w:sz="0" w:space="0" w:color="auto"/>
            <w:left w:val="none" w:sz="0" w:space="0" w:color="auto"/>
            <w:bottom w:val="none" w:sz="0" w:space="0" w:color="auto"/>
            <w:right w:val="none" w:sz="0" w:space="0" w:color="auto"/>
          </w:divBdr>
        </w:div>
        <w:div w:id="956986549">
          <w:marLeft w:val="640"/>
          <w:marRight w:val="0"/>
          <w:marTop w:val="0"/>
          <w:marBottom w:val="0"/>
          <w:divBdr>
            <w:top w:val="none" w:sz="0" w:space="0" w:color="auto"/>
            <w:left w:val="none" w:sz="0" w:space="0" w:color="auto"/>
            <w:bottom w:val="none" w:sz="0" w:space="0" w:color="auto"/>
            <w:right w:val="none" w:sz="0" w:space="0" w:color="auto"/>
          </w:divBdr>
        </w:div>
        <w:div w:id="2109419489">
          <w:marLeft w:val="640"/>
          <w:marRight w:val="0"/>
          <w:marTop w:val="0"/>
          <w:marBottom w:val="0"/>
          <w:divBdr>
            <w:top w:val="none" w:sz="0" w:space="0" w:color="auto"/>
            <w:left w:val="none" w:sz="0" w:space="0" w:color="auto"/>
            <w:bottom w:val="none" w:sz="0" w:space="0" w:color="auto"/>
            <w:right w:val="none" w:sz="0" w:space="0" w:color="auto"/>
          </w:divBdr>
        </w:div>
        <w:div w:id="1436169435">
          <w:marLeft w:val="640"/>
          <w:marRight w:val="0"/>
          <w:marTop w:val="0"/>
          <w:marBottom w:val="0"/>
          <w:divBdr>
            <w:top w:val="none" w:sz="0" w:space="0" w:color="auto"/>
            <w:left w:val="none" w:sz="0" w:space="0" w:color="auto"/>
            <w:bottom w:val="none" w:sz="0" w:space="0" w:color="auto"/>
            <w:right w:val="none" w:sz="0" w:space="0" w:color="auto"/>
          </w:divBdr>
        </w:div>
        <w:div w:id="1017192520">
          <w:marLeft w:val="640"/>
          <w:marRight w:val="0"/>
          <w:marTop w:val="0"/>
          <w:marBottom w:val="0"/>
          <w:divBdr>
            <w:top w:val="none" w:sz="0" w:space="0" w:color="auto"/>
            <w:left w:val="none" w:sz="0" w:space="0" w:color="auto"/>
            <w:bottom w:val="none" w:sz="0" w:space="0" w:color="auto"/>
            <w:right w:val="none" w:sz="0" w:space="0" w:color="auto"/>
          </w:divBdr>
        </w:div>
        <w:div w:id="2051874384">
          <w:marLeft w:val="640"/>
          <w:marRight w:val="0"/>
          <w:marTop w:val="0"/>
          <w:marBottom w:val="0"/>
          <w:divBdr>
            <w:top w:val="none" w:sz="0" w:space="0" w:color="auto"/>
            <w:left w:val="none" w:sz="0" w:space="0" w:color="auto"/>
            <w:bottom w:val="none" w:sz="0" w:space="0" w:color="auto"/>
            <w:right w:val="none" w:sz="0" w:space="0" w:color="auto"/>
          </w:divBdr>
        </w:div>
        <w:div w:id="1680883933">
          <w:marLeft w:val="640"/>
          <w:marRight w:val="0"/>
          <w:marTop w:val="0"/>
          <w:marBottom w:val="0"/>
          <w:divBdr>
            <w:top w:val="none" w:sz="0" w:space="0" w:color="auto"/>
            <w:left w:val="none" w:sz="0" w:space="0" w:color="auto"/>
            <w:bottom w:val="none" w:sz="0" w:space="0" w:color="auto"/>
            <w:right w:val="none" w:sz="0" w:space="0" w:color="auto"/>
          </w:divBdr>
        </w:div>
        <w:div w:id="1770000670">
          <w:marLeft w:val="640"/>
          <w:marRight w:val="0"/>
          <w:marTop w:val="0"/>
          <w:marBottom w:val="0"/>
          <w:divBdr>
            <w:top w:val="none" w:sz="0" w:space="0" w:color="auto"/>
            <w:left w:val="none" w:sz="0" w:space="0" w:color="auto"/>
            <w:bottom w:val="none" w:sz="0" w:space="0" w:color="auto"/>
            <w:right w:val="none" w:sz="0" w:space="0" w:color="auto"/>
          </w:divBdr>
        </w:div>
        <w:div w:id="1185628875">
          <w:marLeft w:val="640"/>
          <w:marRight w:val="0"/>
          <w:marTop w:val="0"/>
          <w:marBottom w:val="0"/>
          <w:divBdr>
            <w:top w:val="none" w:sz="0" w:space="0" w:color="auto"/>
            <w:left w:val="none" w:sz="0" w:space="0" w:color="auto"/>
            <w:bottom w:val="none" w:sz="0" w:space="0" w:color="auto"/>
            <w:right w:val="none" w:sz="0" w:space="0" w:color="auto"/>
          </w:divBdr>
        </w:div>
        <w:div w:id="162550910">
          <w:marLeft w:val="640"/>
          <w:marRight w:val="0"/>
          <w:marTop w:val="0"/>
          <w:marBottom w:val="0"/>
          <w:divBdr>
            <w:top w:val="none" w:sz="0" w:space="0" w:color="auto"/>
            <w:left w:val="none" w:sz="0" w:space="0" w:color="auto"/>
            <w:bottom w:val="none" w:sz="0" w:space="0" w:color="auto"/>
            <w:right w:val="none" w:sz="0" w:space="0" w:color="auto"/>
          </w:divBdr>
        </w:div>
        <w:div w:id="383872361">
          <w:marLeft w:val="640"/>
          <w:marRight w:val="0"/>
          <w:marTop w:val="0"/>
          <w:marBottom w:val="0"/>
          <w:divBdr>
            <w:top w:val="none" w:sz="0" w:space="0" w:color="auto"/>
            <w:left w:val="none" w:sz="0" w:space="0" w:color="auto"/>
            <w:bottom w:val="none" w:sz="0" w:space="0" w:color="auto"/>
            <w:right w:val="none" w:sz="0" w:space="0" w:color="auto"/>
          </w:divBdr>
        </w:div>
        <w:div w:id="2111119266">
          <w:marLeft w:val="640"/>
          <w:marRight w:val="0"/>
          <w:marTop w:val="0"/>
          <w:marBottom w:val="0"/>
          <w:divBdr>
            <w:top w:val="none" w:sz="0" w:space="0" w:color="auto"/>
            <w:left w:val="none" w:sz="0" w:space="0" w:color="auto"/>
            <w:bottom w:val="none" w:sz="0" w:space="0" w:color="auto"/>
            <w:right w:val="none" w:sz="0" w:space="0" w:color="auto"/>
          </w:divBdr>
        </w:div>
        <w:div w:id="454907542">
          <w:marLeft w:val="640"/>
          <w:marRight w:val="0"/>
          <w:marTop w:val="0"/>
          <w:marBottom w:val="0"/>
          <w:divBdr>
            <w:top w:val="none" w:sz="0" w:space="0" w:color="auto"/>
            <w:left w:val="none" w:sz="0" w:space="0" w:color="auto"/>
            <w:bottom w:val="none" w:sz="0" w:space="0" w:color="auto"/>
            <w:right w:val="none" w:sz="0" w:space="0" w:color="auto"/>
          </w:divBdr>
        </w:div>
        <w:div w:id="1277564884">
          <w:marLeft w:val="640"/>
          <w:marRight w:val="0"/>
          <w:marTop w:val="0"/>
          <w:marBottom w:val="0"/>
          <w:divBdr>
            <w:top w:val="none" w:sz="0" w:space="0" w:color="auto"/>
            <w:left w:val="none" w:sz="0" w:space="0" w:color="auto"/>
            <w:bottom w:val="none" w:sz="0" w:space="0" w:color="auto"/>
            <w:right w:val="none" w:sz="0" w:space="0" w:color="auto"/>
          </w:divBdr>
        </w:div>
        <w:div w:id="546067975">
          <w:marLeft w:val="640"/>
          <w:marRight w:val="0"/>
          <w:marTop w:val="0"/>
          <w:marBottom w:val="0"/>
          <w:divBdr>
            <w:top w:val="none" w:sz="0" w:space="0" w:color="auto"/>
            <w:left w:val="none" w:sz="0" w:space="0" w:color="auto"/>
            <w:bottom w:val="none" w:sz="0" w:space="0" w:color="auto"/>
            <w:right w:val="none" w:sz="0" w:space="0" w:color="auto"/>
          </w:divBdr>
        </w:div>
        <w:div w:id="1833175927">
          <w:marLeft w:val="640"/>
          <w:marRight w:val="0"/>
          <w:marTop w:val="0"/>
          <w:marBottom w:val="0"/>
          <w:divBdr>
            <w:top w:val="none" w:sz="0" w:space="0" w:color="auto"/>
            <w:left w:val="none" w:sz="0" w:space="0" w:color="auto"/>
            <w:bottom w:val="none" w:sz="0" w:space="0" w:color="auto"/>
            <w:right w:val="none" w:sz="0" w:space="0" w:color="auto"/>
          </w:divBdr>
        </w:div>
        <w:div w:id="1877503892">
          <w:marLeft w:val="640"/>
          <w:marRight w:val="0"/>
          <w:marTop w:val="0"/>
          <w:marBottom w:val="0"/>
          <w:divBdr>
            <w:top w:val="none" w:sz="0" w:space="0" w:color="auto"/>
            <w:left w:val="none" w:sz="0" w:space="0" w:color="auto"/>
            <w:bottom w:val="none" w:sz="0" w:space="0" w:color="auto"/>
            <w:right w:val="none" w:sz="0" w:space="0" w:color="auto"/>
          </w:divBdr>
        </w:div>
        <w:div w:id="594167899">
          <w:marLeft w:val="640"/>
          <w:marRight w:val="0"/>
          <w:marTop w:val="0"/>
          <w:marBottom w:val="0"/>
          <w:divBdr>
            <w:top w:val="none" w:sz="0" w:space="0" w:color="auto"/>
            <w:left w:val="none" w:sz="0" w:space="0" w:color="auto"/>
            <w:bottom w:val="none" w:sz="0" w:space="0" w:color="auto"/>
            <w:right w:val="none" w:sz="0" w:space="0" w:color="auto"/>
          </w:divBdr>
        </w:div>
        <w:div w:id="1495297936">
          <w:marLeft w:val="640"/>
          <w:marRight w:val="0"/>
          <w:marTop w:val="0"/>
          <w:marBottom w:val="0"/>
          <w:divBdr>
            <w:top w:val="none" w:sz="0" w:space="0" w:color="auto"/>
            <w:left w:val="none" w:sz="0" w:space="0" w:color="auto"/>
            <w:bottom w:val="none" w:sz="0" w:space="0" w:color="auto"/>
            <w:right w:val="none" w:sz="0" w:space="0" w:color="auto"/>
          </w:divBdr>
        </w:div>
        <w:div w:id="433400628">
          <w:marLeft w:val="640"/>
          <w:marRight w:val="0"/>
          <w:marTop w:val="0"/>
          <w:marBottom w:val="0"/>
          <w:divBdr>
            <w:top w:val="none" w:sz="0" w:space="0" w:color="auto"/>
            <w:left w:val="none" w:sz="0" w:space="0" w:color="auto"/>
            <w:bottom w:val="none" w:sz="0" w:space="0" w:color="auto"/>
            <w:right w:val="none" w:sz="0" w:space="0" w:color="auto"/>
          </w:divBdr>
        </w:div>
        <w:div w:id="81873044">
          <w:marLeft w:val="640"/>
          <w:marRight w:val="0"/>
          <w:marTop w:val="0"/>
          <w:marBottom w:val="0"/>
          <w:divBdr>
            <w:top w:val="none" w:sz="0" w:space="0" w:color="auto"/>
            <w:left w:val="none" w:sz="0" w:space="0" w:color="auto"/>
            <w:bottom w:val="none" w:sz="0" w:space="0" w:color="auto"/>
            <w:right w:val="none" w:sz="0" w:space="0" w:color="auto"/>
          </w:divBdr>
        </w:div>
        <w:div w:id="1746801110">
          <w:marLeft w:val="640"/>
          <w:marRight w:val="0"/>
          <w:marTop w:val="0"/>
          <w:marBottom w:val="0"/>
          <w:divBdr>
            <w:top w:val="none" w:sz="0" w:space="0" w:color="auto"/>
            <w:left w:val="none" w:sz="0" w:space="0" w:color="auto"/>
            <w:bottom w:val="none" w:sz="0" w:space="0" w:color="auto"/>
            <w:right w:val="none" w:sz="0" w:space="0" w:color="auto"/>
          </w:divBdr>
        </w:div>
        <w:div w:id="1265110500">
          <w:marLeft w:val="640"/>
          <w:marRight w:val="0"/>
          <w:marTop w:val="0"/>
          <w:marBottom w:val="0"/>
          <w:divBdr>
            <w:top w:val="none" w:sz="0" w:space="0" w:color="auto"/>
            <w:left w:val="none" w:sz="0" w:space="0" w:color="auto"/>
            <w:bottom w:val="none" w:sz="0" w:space="0" w:color="auto"/>
            <w:right w:val="none" w:sz="0" w:space="0" w:color="auto"/>
          </w:divBdr>
        </w:div>
        <w:div w:id="1630672399">
          <w:marLeft w:val="640"/>
          <w:marRight w:val="0"/>
          <w:marTop w:val="0"/>
          <w:marBottom w:val="0"/>
          <w:divBdr>
            <w:top w:val="none" w:sz="0" w:space="0" w:color="auto"/>
            <w:left w:val="none" w:sz="0" w:space="0" w:color="auto"/>
            <w:bottom w:val="none" w:sz="0" w:space="0" w:color="auto"/>
            <w:right w:val="none" w:sz="0" w:space="0" w:color="auto"/>
          </w:divBdr>
        </w:div>
        <w:div w:id="1133327701">
          <w:marLeft w:val="640"/>
          <w:marRight w:val="0"/>
          <w:marTop w:val="0"/>
          <w:marBottom w:val="0"/>
          <w:divBdr>
            <w:top w:val="none" w:sz="0" w:space="0" w:color="auto"/>
            <w:left w:val="none" w:sz="0" w:space="0" w:color="auto"/>
            <w:bottom w:val="none" w:sz="0" w:space="0" w:color="auto"/>
            <w:right w:val="none" w:sz="0" w:space="0" w:color="auto"/>
          </w:divBdr>
        </w:div>
        <w:div w:id="558788609">
          <w:marLeft w:val="640"/>
          <w:marRight w:val="0"/>
          <w:marTop w:val="0"/>
          <w:marBottom w:val="0"/>
          <w:divBdr>
            <w:top w:val="none" w:sz="0" w:space="0" w:color="auto"/>
            <w:left w:val="none" w:sz="0" w:space="0" w:color="auto"/>
            <w:bottom w:val="none" w:sz="0" w:space="0" w:color="auto"/>
            <w:right w:val="none" w:sz="0" w:space="0" w:color="auto"/>
          </w:divBdr>
        </w:div>
        <w:div w:id="187379345">
          <w:marLeft w:val="640"/>
          <w:marRight w:val="0"/>
          <w:marTop w:val="0"/>
          <w:marBottom w:val="0"/>
          <w:divBdr>
            <w:top w:val="none" w:sz="0" w:space="0" w:color="auto"/>
            <w:left w:val="none" w:sz="0" w:space="0" w:color="auto"/>
            <w:bottom w:val="none" w:sz="0" w:space="0" w:color="auto"/>
            <w:right w:val="none" w:sz="0" w:space="0" w:color="auto"/>
          </w:divBdr>
        </w:div>
        <w:div w:id="2139108196">
          <w:marLeft w:val="640"/>
          <w:marRight w:val="0"/>
          <w:marTop w:val="0"/>
          <w:marBottom w:val="0"/>
          <w:divBdr>
            <w:top w:val="none" w:sz="0" w:space="0" w:color="auto"/>
            <w:left w:val="none" w:sz="0" w:space="0" w:color="auto"/>
            <w:bottom w:val="none" w:sz="0" w:space="0" w:color="auto"/>
            <w:right w:val="none" w:sz="0" w:space="0" w:color="auto"/>
          </w:divBdr>
        </w:div>
        <w:div w:id="133911638">
          <w:marLeft w:val="640"/>
          <w:marRight w:val="0"/>
          <w:marTop w:val="0"/>
          <w:marBottom w:val="0"/>
          <w:divBdr>
            <w:top w:val="none" w:sz="0" w:space="0" w:color="auto"/>
            <w:left w:val="none" w:sz="0" w:space="0" w:color="auto"/>
            <w:bottom w:val="none" w:sz="0" w:space="0" w:color="auto"/>
            <w:right w:val="none" w:sz="0" w:space="0" w:color="auto"/>
          </w:divBdr>
        </w:div>
        <w:div w:id="6711925">
          <w:marLeft w:val="640"/>
          <w:marRight w:val="0"/>
          <w:marTop w:val="0"/>
          <w:marBottom w:val="0"/>
          <w:divBdr>
            <w:top w:val="none" w:sz="0" w:space="0" w:color="auto"/>
            <w:left w:val="none" w:sz="0" w:space="0" w:color="auto"/>
            <w:bottom w:val="none" w:sz="0" w:space="0" w:color="auto"/>
            <w:right w:val="none" w:sz="0" w:space="0" w:color="auto"/>
          </w:divBdr>
        </w:div>
        <w:div w:id="909850516">
          <w:marLeft w:val="640"/>
          <w:marRight w:val="0"/>
          <w:marTop w:val="0"/>
          <w:marBottom w:val="0"/>
          <w:divBdr>
            <w:top w:val="none" w:sz="0" w:space="0" w:color="auto"/>
            <w:left w:val="none" w:sz="0" w:space="0" w:color="auto"/>
            <w:bottom w:val="none" w:sz="0" w:space="0" w:color="auto"/>
            <w:right w:val="none" w:sz="0" w:space="0" w:color="auto"/>
          </w:divBdr>
        </w:div>
        <w:div w:id="1386224392">
          <w:marLeft w:val="640"/>
          <w:marRight w:val="0"/>
          <w:marTop w:val="0"/>
          <w:marBottom w:val="0"/>
          <w:divBdr>
            <w:top w:val="none" w:sz="0" w:space="0" w:color="auto"/>
            <w:left w:val="none" w:sz="0" w:space="0" w:color="auto"/>
            <w:bottom w:val="none" w:sz="0" w:space="0" w:color="auto"/>
            <w:right w:val="none" w:sz="0" w:space="0" w:color="auto"/>
          </w:divBdr>
        </w:div>
        <w:div w:id="596256547">
          <w:marLeft w:val="640"/>
          <w:marRight w:val="0"/>
          <w:marTop w:val="0"/>
          <w:marBottom w:val="0"/>
          <w:divBdr>
            <w:top w:val="none" w:sz="0" w:space="0" w:color="auto"/>
            <w:left w:val="none" w:sz="0" w:space="0" w:color="auto"/>
            <w:bottom w:val="none" w:sz="0" w:space="0" w:color="auto"/>
            <w:right w:val="none" w:sz="0" w:space="0" w:color="auto"/>
          </w:divBdr>
        </w:div>
        <w:div w:id="2103986078">
          <w:marLeft w:val="640"/>
          <w:marRight w:val="0"/>
          <w:marTop w:val="0"/>
          <w:marBottom w:val="0"/>
          <w:divBdr>
            <w:top w:val="none" w:sz="0" w:space="0" w:color="auto"/>
            <w:left w:val="none" w:sz="0" w:space="0" w:color="auto"/>
            <w:bottom w:val="none" w:sz="0" w:space="0" w:color="auto"/>
            <w:right w:val="none" w:sz="0" w:space="0" w:color="auto"/>
          </w:divBdr>
        </w:div>
        <w:div w:id="537468699">
          <w:marLeft w:val="640"/>
          <w:marRight w:val="0"/>
          <w:marTop w:val="0"/>
          <w:marBottom w:val="0"/>
          <w:divBdr>
            <w:top w:val="none" w:sz="0" w:space="0" w:color="auto"/>
            <w:left w:val="none" w:sz="0" w:space="0" w:color="auto"/>
            <w:bottom w:val="none" w:sz="0" w:space="0" w:color="auto"/>
            <w:right w:val="none" w:sz="0" w:space="0" w:color="auto"/>
          </w:divBdr>
        </w:div>
        <w:div w:id="1435398357">
          <w:marLeft w:val="640"/>
          <w:marRight w:val="0"/>
          <w:marTop w:val="0"/>
          <w:marBottom w:val="0"/>
          <w:divBdr>
            <w:top w:val="none" w:sz="0" w:space="0" w:color="auto"/>
            <w:left w:val="none" w:sz="0" w:space="0" w:color="auto"/>
            <w:bottom w:val="none" w:sz="0" w:space="0" w:color="auto"/>
            <w:right w:val="none" w:sz="0" w:space="0" w:color="auto"/>
          </w:divBdr>
        </w:div>
        <w:div w:id="1269117296">
          <w:marLeft w:val="640"/>
          <w:marRight w:val="0"/>
          <w:marTop w:val="0"/>
          <w:marBottom w:val="0"/>
          <w:divBdr>
            <w:top w:val="none" w:sz="0" w:space="0" w:color="auto"/>
            <w:left w:val="none" w:sz="0" w:space="0" w:color="auto"/>
            <w:bottom w:val="none" w:sz="0" w:space="0" w:color="auto"/>
            <w:right w:val="none" w:sz="0" w:space="0" w:color="auto"/>
          </w:divBdr>
        </w:div>
        <w:div w:id="436603280">
          <w:marLeft w:val="640"/>
          <w:marRight w:val="0"/>
          <w:marTop w:val="0"/>
          <w:marBottom w:val="0"/>
          <w:divBdr>
            <w:top w:val="none" w:sz="0" w:space="0" w:color="auto"/>
            <w:left w:val="none" w:sz="0" w:space="0" w:color="auto"/>
            <w:bottom w:val="none" w:sz="0" w:space="0" w:color="auto"/>
            <w:right w:val="none" w:sz="0" w:space="0" w:color="auto"/>
          </w:divBdr>
        </w:div>
        <w:div w:id="1563445969">
          <w:marLeft w:val="640"/>
          <w:marRight w:val="0"/>
          <w:marTop w:val="0"/>
          <w:marBottom w:val="0"/>
          <w:divBdr>
            <w:top w:val="none" w:sz="0" w:space="0" w:color="auto"/>
            <w:left w:val="none" w:sz="0" w:space="0" w:color="auto"/>
            <w:bottom w:val="none" w:sz="0" w:space="0" w:color="auto"/>
            <w:right w:val="none" w:sz="0" w:space="0" w:color="auto"/>
          </w:divBdr>
        </w:div>
        <w:div w:id="1594438856">
          <w:marLeft w:val="640"/>
          <w:marRight w:val="0"/>
          <w:marTop w:val="0"/>
          <w:marBottom w:val="0"/>
          <w:divBdr>
            <w:top w:val="none" w:sz="0" w:space="0" w:color="auto"/>
            <w:left w:val="none" w:sz="0" w:space="0" w:color="auto"/>
            <w:bottom w:val="none" w:sz="0" w:space="0" w:color="auto"/>
            <w:right w:val="none" w:sz="0" w:space="0" w:color="auto"/>
          </w:divBdr>
        </w:div>
        <w:div w:id="1947736463">
          <w:marLeft w:val="640"/>
          <w:marRight w:val="0"/>
          <w:marTop w:val="0"/>
          <w:marBottom w:val="0"/>
          <w:divBdr>
            <w:top w:val="none" w:sz="0" w:space="0" w:color="auto"/>
            <w:left w:val="none" w:sz="0" w:space="0" w:color="auto"/>
            <w:bottom w:val="none" w:sz="0" w:space="0" w:color="auto"/>
            <w:right w:val="none" w:sz="0" w:space="0" w:color="auto"/>
          </w:divBdr>
        </w:div>
        <w:div w:id="228927074">
          <w:marLeft w:val="640"/>
          <w:marRight w:val="0"/>
          <w:marTop w:val="0"/>
          <w:marBottom w:val="0"/>
          <w:divBdr>
            <w:top w:val="none" w:sz="0" w:space="0" w:color="auto"/>
            <w:left w:val="none" w:sz="0" w:space="0" w:color="auto"/>
            <w:bottom w:val="none" w:sz="0" w:space="0" w:color="auto"/>
            <w:right w:val="none" w:sz="0" w:space="0" w:color="auto"/>
          </w:divBdr>
        </w:div>
        <w:div w:id="579560335">
          <w:marLeft w:val="640"/>
          <w:marRight w:val="0"/>
          <w:marTop w:val="0"/>
          <w:marBottom w:val="0"/>
          <w:divBdr>
            <w:top w:val="none" w:sz="0" w:space="0" w:color="auto"/>
            <w:left w:val="none" w:sz="0" w:space="0" w:color="auto"/>
            <w:bottom w:val="none" w:sz="0" w:space="0" w:color="auto"/>
            <w:right w:val="none" w:sz="0" w:space="0" w:color="auto"/>
          </w:divBdr>
        </w:div>
        <w:div w:id="2129663711">
          <w:marLeft w:val="640"/>
          <w:marRight w:val="0"/>
          <w:marTop w:val="0"/>
          <w:marBottom w:val="0"/>
          <w:divBdr>
            <w:top w:val="none" w:sz="0" w:space="0" w:color="auto"/>
            <w:left w:val="none" w:sz="0" w:space="0" w:color="auto"/>
            <w:bottom w:val="none" w:sz="0" w:space="0" w:color="auto"/>
            <w:right w:val="none" w:sz="0" w:space="0" w:color="auto"/>
          </w:divBdr>
        </w:div>
        <w:div w:id="2064791407">
          <w:marLeft w:val="640"/>
          <w:marRight w:val="0"/>
          <w:marTop w:val="0"/>
          <w:marBottom w:val="0"/>
          <w:divBdr>
            <w:top w:val="none" w:sz="0" w:space="0" w:color="auto"/>
            <w:left w:val="none" w:sz="0" w:space="0" w:color="auto"/>
            <w:bottom w:val="none" w:sz="0" w:space="0" w:color="auto"/>
            <w:right w:val="none" w:sz="0" w:space="0" w:color="auto"/>
          </w:divBdr>
        </w:div>
        <w:div w:id="1078753218">
          <w:marLeft w:val="640"/>
          <w:marRight w:val="0"/>
          <w:marTop w:val="0"/>
          <w:marBottom w:val="0"/>
          <w:divBdr>
            <w:top w:val="none" w:sz="0" w:space="0" w:color="auto"/>
            <w:left w:val="none" w:sz="0" w:space="0" w:color="auto"/>
            <w:bottom w:val="none" w:sz="0" w:space="0" w:color="auto"/>
            <w:right w:val="none" w:sz="0" w:space="0" w:color="auto"/>
          </w:divBdr>
        </w:div>
        <w:div w:id="1898739872">
          <w:marLeft w:val="640"/>
          <w:marRight w:val="0"/>
          <w:marTop w:val="0"/>
          <w:marBottom w:val="0"/>
          <w:divBdr>
            <w:top w:val="none" w:sz="0" w:space="0" w:color="auto"/>
            <w:left w:val="none" w:sz="0" w:space="0" w:color="auto"/>
            <w:bottom w:val="none" w:sz="0" w:space="0" w:color="auto"/>
            <w:right w:val="none" w:sz="0" w:space="0" w:color="auto"/>
          </w:divBdr>
        </w:div>
        <w:div w:id="1201624030">
          <w:marLeft w:val="640"/>
          <w:marRight w:val="0"/>
          <w:marTop w:val="0"/>
          <w:marBottom w:val="0"/>
          <w:divBdr>
            <w:top w:val="none" w:sz="0" w:space="0" w:color="auto"/>
            <w:left w:val="none" w:sz="0" w:space="0" w:color="auto"/>
            <w:bottom w:val="none" w:sz="0" w:space="0" w:color="auto"/>
            <w:right w:val="none" w:sz="0" w:space="0" w:color="auto"/>
          </w:divBdr>
        </w:div>
        <w:div w:id="2068453885">
          <w:marLeft w:val="640"/>
          <w:marRight w:val="0"/>
          <w:marTop w:val="0"/>
          <w:marBottom w:val="0"/>
          <w:divBdr>
            <w:top w:val="none" w:sz="0" w:space="0" w:color="auto"/>
            <w:left w:val="none" w:sz="0" w:space="0" w:color="auto"/>
            <w:bottom w:val="none" w:sz="0" w:space="0" w:color="auto"/>
            <w:right w:val="none" w:sz="0" w:space="0" w:color="auto"/>
          </w:divBdr>
        </w:div>
        <w:div w:id="469791370">
          <w:marLeft w:val="640"/>
          <w:marRight w:val="0"/>
          <w:marTop w:val="0"/>
          <w:marBottom w:val="0"/>
          <w:divBdr>
            <w:top w:val="none" w:sz="0" w:space="0" w:color="auto"/>
            <w:left w:val="none" w:sz="0" w:space="0" w:color="auto"/>
            <w:bottom w:val="none" w:sz="0" w:space="0" w:color="auto"/>
            <w:right w:val="none" w:sz="0" w:space="0" w:color="auto"/>
          </w:divBdr>
        </w:div>
        <w:div w:id="1300577718">
          <w:marLeft w:val="640"/>
          <w:marRight w:val="0"/>
          <w:marTop w:val="0"/>
          <w:marBottom w:val="0"/>
          <w:divBdr>
            <w:top w:val="none" w:sz="0" w:space="0" w:color="auto"/>
            <w:left w:val="none" w:sz="0" w:space="0" w:color="auto"/>
            <w:bottom w:val="none" w:sz="0" w:space="0" w:color="auto"/>
            <w:right w:val="none" w:sz="0" w:space="0" w:color="auto"/>
          </w:divBdr>
        </w:div>
        <w:div w:id="191693381">
          <w:marLeft w:val="640"/>
          <w:marRight w:val="0"/>
          <w:marTop w:val="0"/>
          <w:marBottom w:val="0"/>
          <w:divBdr>
            <w:top w:val="none" w:sz="0" w:space="0" w:color="auto"/>
            <w:left w:val="none" w:sz="0" w:space="0" w:color="auto"/>
            <w:bottom w:val="none" w:sz="0" w:space="0" w:color="auto"/>
            <w:right w:val="none" w:sz="0" w:space="0" w:color="auto"/>
          </w:divBdr>
        </w:div>
        <w:div w:id="662664342">
          <w:marLeft w:val="640"/>
          <w:marRight w:val="0"/>
          <w:marTop w:val="0"/>
          <w:marBottom w:val="0"/>
          <w:divBdr>
            <w:top w:val="none" w:sz="0" w:space="0" w:color="auto"/>
            <w:left w:val="none" w:sz="0" w:space="0" w:color="auto"/>
            <w:bottom w:val="none" w:sz="0" w:space="0" w:color="auto"/>
            <w:right w:val="none" w:sz="0" w:space="0" w:color="auto"/>
          </w:divBdr>
        </w:div>
        <w:div w:id="1198815689">
          <w:marLeft w:val="640"/>
          <w:marRight w:val="0"/>
          <w:marTop w:val="0"/>
          <w:marBottom w:val="0"/>
          <w:divBdr>
            <w:top w:val="none" w:sz="0" w:space="0" w:color="auto"/>
            <w:left w:val="none" w:sz="0" w:space="0" w:color="auto"/>
            <w:bottom w:val="none" w:sz="0" w:space="0" w:color="auto"/>
            <w:right w:val="none" w:sz="0" w:space="0" w:color="auto"/>
          </w:divBdr>
        </w:div>
        <w:div w:id="862130735">
          <w:marLeft w:val="640"/>
          <w:marRight w:val="0"/>
          <w:marTop w:val="0"/>
          <w:marBottom w:val="0"/>
          <w:divBdr>
            <w:top w:val="none" w:sz="0" w:space="0" w:color="auto"/>
            <w:left w:val="none" w:sz="0" w:space="0" w:color="auto"/>
            <w:bottom w:val="none" w:sz="0" w:space="0" w:color="auto"/>
            <w:right w:val="none" w:sz="0" w:space="0" w:color="auto"/>
          </w:divBdr>
        </w:div>
        <w:div w:id="380323143">
          <w:marLeft w:val="640"/>
          <w:marRight w:val="0"/>
          <w:marTop w:val="0"/>
          <w:marBottom w:val="0"/>
          <w:divBdr>
            <w:top w:val="none" w:sz="0" w:space="0" w:color="auto"/>
            <w:left w:val="none" w:sz="0" w:space="0" w:color="auto"/>
            <w:bottom w:val="none" w:sz="0" w:space="0" w:color="auto"/>
            <w:right w:val="none" w:sz="0" w:space="0" w:color="auto"/>
          </w:divBdr>
        </w:div>
        <w:div w:id="1342514235">
          <w:marLeft w:val="640"/>
          <w:marRight w:val="0"/>
          <w:marTop w:val="0"/>
          <w:marBottom w:val="0"/>
          <w:divBdr>
            <w:top w:val="none" w:sz="0" w:space="0" w:color="auto"/>
            <w:left w:val="none" w:sz="0" w:space="0" w:color="auto"/>
            <w:bottom w:val="none" w:sz="0" w:space="0" w:color="auto"/>
            <w:right w:val="none" w:sz="0" w:space="0" w:color="auto"/>
          </w:divBdr>
        </w:div>
        <w:div w:id="2087143757">
          <w:marLeft w:val="640"/>
          <w:marRight w:val="0"/>
          <w:marTop w:val="0"/>
          <w:marBottom w:val="0"/>
          <w:divBdr>
            <w:top w:val="none" w:sz="0" w:space="0" w:color="auto"/>
            <w:left w:val="none" w:sz="0" w:space="0" w:color="auto"/>
            <w:bottom w:val="none" w:sz="0" w:space="0" w:color="auto"/>
            <w:right w:val="none" w:sz="0" w:space="0" w:color="auto"/>
          </w:divBdr>
        </w:div>
        <w:div w:id="862521088">
          <w:marLeft w:val="640"/>
          <w:marRight w:val="0"/>
          <w:marTop w:val="0"/>
          <w:marBottom w:val="0"/>
          <w:divBdr>
            <w:top w:val="none" w:sz="0" w:space="0" w:color="auto"/>
            <w:left w:val="none" w:sz="0" w:space="0" w:color="auto"/>
            <w:bottom w:val="none" w:sz="0" w:space="0" w:color="auto"/>
            <w:right w:val="none" w:sz="0" w:space="0" w:color="auto"/>
          </w:divBdr>
        </w:div>
        <w:div w:id="612857333">
          <w:marLeft w:val="640"/>
          <w:marRight w:val="0"/>
          <w:marTop w:val="0"/>
          <w:marBottom w:val="0"/>
          <w:divBdr>
            <w:top w:val="none" w:sz="0" w:space="0" w:color="auto"/>
            <w:left w:val="none" w:sz="0" w:space="0" w:color="auto"/>
            <w:bottom w:val="none" w:sz="0" w:space="0" w:color="auto"/>
            <w:right w:val="none" w:sz="0" w:space="0" w:color="auto"/>
          </w:divBdr>
        </w:div>
        <w:div w:id="1854956735">
          <w:marLeft w:val="640"/>
          <w:marRight w:val="0"/>
          <w:marTop w:val="0"/>
          <w:marBottom w:val="0"/>
          <w:divBdr>
            <w:top w:val="none" w:sz="0" w:space="0" w:color="auto"/>
            <w:left w:val="none" w:sz="0" w:space="0" w:color="auto"/>
            <w:bottom w:val="none" w:sz="0" w:space="0" w:color="auto"/>
            <w:right w:val="none" w:sz="0" w:space="0" w:color="auto"/>
          </w:divBdr>
        </w:div>
        <w:div w:id="597754434">
          <w:marLeft w:val="640"/>
          <w:marRight w:val="0"/>
          <w:marTop w:val="0"/>
          <w:marBottom w:val="0"/>
          <w:divBdr>
            <w:top w:val="none" w:sz="0" w:space="0" w:color="auto"/>
            <w:left w:val="none" w:sz="0" w:space="0" w:color="auto"/>
            <w:bottom w:val="none" w:sz="0" w:space="0" w:color="auto"/>
            <w:right w:val="none" w:sz="0" w:space="0" w:color="auto"/>
          </w:divBdr>
        </w:div>
        <w:div w:id="719325702">
          <w:marLeft w:val="640"/>
          <w:marRight w:val="0"/>
          <w:marTop w:val="0"/>
          <w:marBottom w:val="0"/>
          <w:divBdr>
            <w:top w:val="none" w:sz="0" w:space="0" w:color="auto"/>
            <w:left w:val="none" w:sz="0" w:space="0" w:color="auto"/>
            <w:bottom w:val="none" w:sz="0" w:space="0" w:color="auto"/>
            <w:right w:val="none" w:sz="0" w:space="0" w:color="auto"/>
          </w:divBdr>
        </w:div>
        <w:div w:id="367264884">
          <w:marLeft w:val="640"/>
          <w:marRight w:val="0"/>
          <w:marTop w:val="0"/>
          <w:marBottom w:val="0"/>
          <w:divBdr>
            <w:top w:val="none" w:sz="0" w:space="0" w:color="auto"/>
            <w:left w:val="none" w:sz="0" w:space="0" w:color="auto"/>
            <w:bottom w:val="none" w:sz="0" w:space="0" w:color="auto"/>
            <w:right w:val="none" w:sz="0" w:space="0" w:color="auto"/>
          </w:divBdr>
        </w:div>
        <w:div w:id="1854764106">
          <w:marLeft w:val="640"/>
          <w:marRight w:val="0"/>
          <w:marTop w:val="0"/>
          <w:marBottom w:val="0"/>
          <w:divBdr>
            <w:top w:val="none" w:sz="0" w:space="0" w:color="auto"/>
            <w:left w:val="none" w:sz="0" w:space="0" w:color="auto"/>
            <w:bottom w:val="none" w:sz="0" w:space="0" w:color="auto"/>
            <w:right w:val="none" w:sz="0" w:space="0" w:color="auto"/>
          </w:divBdr>
        </w:div>
        <w:div w:id="1789547661">
          <w:marLeft w:val="640"/>
          <w:marRight w:val="0"/>
          <w:marTop w:val="0"/>
          <w:marBottom w:val="0"/>
          <w:divBdr>
            <w:top w:val="none" w:sz="0" w:space="0" w:color="auto"/>
            <w:left w:val="none" w:sz="0" w:space="0" w:color="auto"/>
            <w:bottom w:val="none" w:sz="0" w:space="0" w:color="auto"/>
            <w:right w:val="none" w:sz="0" w:space="0" w:color="auto"/>
          </w:divBdr>
        </w:div>
        <w:div w:id="903375480">
          <w:marLeft w:val="640"/>
          <w:marRight w:val="0"/>
          <w:marTop w:val="0"/>
          <w:marBottom w:val="0"/>
          <w:divBdr>
            <w:top w:val="none" w:sz="0" w:space="0" w:color="auto"/>
            <w:left w:val="none" w:sz="0" w:space="0" w:color="auto"/>
            <w:bottom w:val="none" w:sz="0" w:space="0" w:color="auto"/>
            <w:right w:val="none" w:sz="0" w:space="0" w:color="auto"/>
          </w:divBdr>
        </w:div>
        <w:div w:id="888417366">
          <w:marLeft w:val="640"/>
          <w:marRight w:val="0"/>
          <w:marTop w:val="0"/>
          <w:marBottom w:val="0"/>
          <w:divBdr>
            <w:top w:val="none" w:sz="0" w:space="0" w:color="auto"/>
            <w:left w:val="none" w:sz="0" w:space="0" w:color="auto"/>
            <w:bottom w:val="none" w:sz="0" w:space="0" w:color="auto"/>
            <w:right w:val="none" w:sz="0" w:space="0" w:color="auto"/>
          </w:divBdr>
        </w:div>
        <w:div w:id="1833597412">
          <w:marLeft w:val="640"/>
          <w:marRight w:val="0"/>
          <w:marTop w:val="0"/>
          <w:marBottom w:val="0"/>
          <w:divBdr>
            <w:top w:val="none" w:sz="0" w:space="0" w:color="auto"/>
            <w:left w:val="none" w:sz="0" w:space="0" w:color="auto"/>
            <w:bottom w:val="none" w:sz="0" w:space="0" w:color="auto"/>
            <w:right w:val="none" w:sz="0" w:space="0" w:color="auto"/>
          </w:divBdr>
        </w:div>
        <w:div w:id="1447037657">
          <w:marLeft w:val="640"/>
          <w:marRight w:val="0"/>
          <w:marTop w:val="0"/>
          <w:marBottom w:val="0"/>
          <w:divBdr>
            <w:top w:val="none" w:sz="0" w:space="0" w:color="auto"/>
            <w:left w:val="none" w:sz="0" w:space="0" w:color="auto"/>
            <w:bottom w:val="none" w:sz="0" w:space="0" w:color="auto"/>
            <w:right w:val="none" w:sz="0" w:space="0" w:color="auto"/>
          </w:divBdr>
        </w:div>
        <w:div w:id="699663963">
          <w:marLeft w:val="640"/>
          <w:marRight w:val="0"/>
          <w:marTop w:val="0"/>
          <w:marBottom w:val="0"/>
          <w:divBdr>
            <w:top w:val="none" w:sz="0" w:space="0" w:color="auto"/>
            <w:left w:val="none" w:sz="0" w:space="0" w:color="auto"/>
            <w:bottom w:val="none" w:sz="0" w:space="0" w:color="auto"/>
            <w:right w:val="none" w:sz="0" w:space="0" w:color="auto"/>
          </w:divBdr>
        </w:div>
        <w:div w:id="1213887182">
          <w:marLeft w:val="640"/>
          <w:marRight w:val="0"/>
          <w:marTop w:val="0"/>
          <w:marBottom w:val="0"/>
          <w:divBdr>
            <w:top w:val="none" w:sz="0" w:space="0" w:color="auto"/>
            <w:left w:val="none" w:sz="0" w:space="0" w:color="auto"/>
            <w:bottom w:val="none" w:sz="0" w:space="0" w:color="auto"/>
            <w:right w:val="none" w:sz="0" w:space="0" w:color="auto"/>
          </w:divBdr>
        </w:div>
        <w:div w:id="1644772553">
          <w:marLeft w:val="640"/>
          <w:marRight w:val="0"/>
          <w:marTop w:val="0"/>
          <w:marBottom w:val="0"/>
          <w:divBdr>
            <w:top w:val="none" w:sz="0" w:space="0" w:color="auto"/>
            <w:left w:val="none" w:sz="0" w:space="0" w:color="auto"/>
            <w:bottom w:val="none" w:sz="0" w:space="0" w:color="auto"/>
            <w:right w:val="none" w:sz="0" w:space="0" w:color="auto"/>
          </w:divBdr>
        </w:div>
        <w:div w:id="275411290">
          <w:marLeft w:val="640"/>
          <w:marRight w:val="0"/>
          <w:marTop w:val="0"/>
          <w:marBottom w:val="0"/>
          <w:divBdr>
            <w:top w:val="none" w:sz="0" w:space="0" w:color="auto"/>
            <w:left w:val="none" w:sz="0" w:space="0" w:color="auto"/>
            <w:bottom w:val="none" w:sz="0" w:space="0" w:color="auto"/>
            <w:right w:val="none" w:sz="0" w:space="0" w:color="auto"/>
          </w:divBdr>
        </w:div>
        <w:div w:id="1061715176">
          <w:marLeft w:val="640"/>
          <w:marRight w:val="0"/>
          <w:marTop w:val="0"/>
          <w:marBottom w:val="0"/>
          <w:divBdr>
            <w:top w:val="none" w:sz="0" w:space="0" w:color="auto"/>
            <w:left w:val="none" w:sz="0" w:space="0" w:color="auto"/>
            <w:bottom w:val="none" w:sz="0" w:space="0" w:color="auto"/>
            <w:right w:val="none" w:sz="0" w:space="0" w:color="auto"/>
          </w:divBdr>
        </w:div>
        <w:div w:id="2077820712">
          <w:marLeft w:val="640"/>
          <w:marRight w:val="0"/>
          <w:marTop w:val="0"/>
          <w:marBottom w:val="0"/>
          <w:divBdr>
            <w:top w:val="none" w:sz="0" w:space="0" w:color="auto"/>
            <w:left w:val="none" w:sz="0" w:space="0" w:color="auto"/>
            <w:bottom w:val="none" w:sz="0" w:space="0" w:color="auto"/>
            <w:right w:val="none" w:sz="0" w:space="0" w:color="auto"/>
          </w:divBdr>
        </w:div>
        <w:div w:id="97918153">
          <w:marLeft w:val="640"/>
          <w:marRight w:val="0"/>
          <w:marTop w:val="0"/>
          <w:marBottom w:val="0"/>
          <w:divBdr>
            <w:top w:val="none" w:sz="0" w:space="0" w:color="auto"/>
            <w:left w:val="none" w:sz="0" w:space="0" w:color="auto"/>
            <w:bottom w:val="none" w:sz="0" w:space="0" w:color="auto"/>
            <w:right w:val="none" w:sz="0" w:space="0" w:color="auto"/>
          </w:divBdr>
        </w:div>
        <w:div w:id="1408455405">
          <w:marLeft w:val="640"/>
          <w:marRight w:val="0"/>
          <w:marTop w:val="0"/>
          <w:marBottom w:val="0"/>
          <w:divBdr>
            <w:top w:val="none" w:sz="0" w:space="0" w:color="auto"/>
            <w:left w:val="none" w:sz="0" w:space="0" w:color="auto"/>
            <w:bottom w:val="none" w:sz="0" w:space="0" w:color="auto"/>
            <w:right w:val="none" w:sz="0" w:space="0" w:color="auto"/>
          </w:divBdr>
        </w:div>
        <w:div w:id="2097748004">
          <w:marLeft w:val="640"/>
          <w:marRight w:val="0"/>
          <w:marTop w:val="0"/>
          <w:marBottom w:val="0"/>
          <w:divBdr>
            <w:top w:val="none" w:sz="0" w:space="0" w:color="auto"/>
            <w:left w:val="none" w:sz="0" w:space="0" w:color="auto"/>
            <w:bottom w:val="none" w:sz="0" w:space="0" w:color="auto"/>
            <w:right w:val="none" w:sz="0" w:space="0" w:color="auto"/>
          </w:divBdr>
        </w:div>
        <w:div w:id="571235340">
          <w:marLeft w:val="640"/>
          <w:marRight w:val="0"/>
          <w:marTop w:val="0"/>
          <w:marBottom w:val="0"/>
          <w:divBdr>
            <w:top w:val="none" w:sz="0" w:space="0" w:color="auto"/>
            <w:left w:val="none" w:sz="0" w:space="0" w:color="auto"/>
            <w:bottom w:val="none" w:sz="0" w:space="0" w:color="auto"/>
            <w:right w:val="none" w:sz="0" w:space="0" w:color="auto"/>
          </w:divBdr>
        </w:div>
        <w:div w:id="1699231653">
          <w:marLeft w:val="640"/>
          <w:marRight w:val="0"/>
          <w:marTop w:val="0"/>
          <w:marBottom w:val="0"/>
          <w:divBdr>
            <w:top w:val="none" w:sz="0" w:space="0" w:color="auto"/>
            <w:left w:val="none" w:sz="0" w:space="0" w:color="auto"/>
            <w:bottom w:val="none" w:sz="0" w:space="0" w:color="auto"/>
            <w:right w:val="none" w:sz="0" w:space="0" w:color="auto"/>
          </w:divBdr>
        </w:div>
        <w:div w:id="1618609559">
          <w:marLeft w:val="640"/>
          <w:marRight w:val="0"/>
          <w:marTop w:val="0"/>
          <w:marBottom w:val="0"/>
          <w:divBdr>
            <w:top w:val="none" w:sz="0" w:space="0" w:color="auto"/>
            <w:left w:val="none" w:sz="0" w:space="0" w:color="auto"/>
            <w:bottom w:val="none" w:sz="0" w:space="0" w:color="auto"/>
            <w:right w:val="none" w:sz="0" w:space="0" w:color="auto"/>
          </w:divBdr>
        </w:div>
        <w:div w:id="1999308469">
          <w:marLeft w:val="640"/>
          <w:marRight w:val="0"/>
          <w:marTop w:val="0"/>
          <w:marBottom w:val="0"/>
          <w:divBdr>
            <w:top w:val="none" w:sz="0" w:space="0" w:color="auto"/>
            <w:left w:val="none" w:sz="0" w:space="0" w:color="auto"/>
            <w:bottom w:val="none" w:sz="0" w:space="0" w:color="auto"/>
            <w:right w:val="none" w:sz="0" w:space="0" w:color="auto"/>
          </w:divBdr>
        </w:div>
        <w:div w:id="1237520987">
          <w:marLeft w:val="640"/>
          <w:marRight w:val="0"/>
          <w:marTop w:val="0"/>
          <w:marBottom w:val="0"/>
          <w:divBdr>
            <w:top w:val="none" w:sz="0" w:space="0" w:color="auto"/>
            <w:left w:val="none" w:sz="0" w:space="0" w:color="auto"/>
            <w:bottom w:val="none" w:sz="0" w:space="0" w:color="auto"/>
            <w:right w:val="none" w:sz="0" w:space="0" w:color="auto"/>
          </w:divBdr>
        </w:div>
        <w:div w:id="895896071">
          <w:marLeft w:val="640"/>
          <w:marRight w:val="0"/>
          <w:marTop w:val="0"/>
          <w:marBottom w:val="0"/>
          <w:divBdr>
            <w:top w:val="none" w:sz="0" w:space="0" w:color="auto"/>
            <w:left w:val="none" w:sz="0" w:space="0" w:color="auto"/>
            <w:bottom w:val="none" w:sz="0" w:space="0" w:color="auto"/>
            <w:right w:val="none" w:sz="0" w:space="0" w:color="auto"/>
          </w:divBdr>
        </w:div>
        <w:div w:id="302079657">
          <w:marLeft w:val="640"/>
          <w:marRight w:val="0"/>
          <w:marTop w:val="0"/>
          <w:marBottom w:val="0"/>
          <w:divBdr>
            <w:top w:val="none" w:sz="0" w:space="0" w:color="auto"/>
            <w:left w:val="none" w:sz="0" w:space="0" w:color="auto"/>
            <w:bottom w:val="none" w:sz="0" w:space="0" w:color="auto"/>
            <w:right w:val="none" w:sz="0" w:space="0" w:color="auto"/>
          </w:divBdr>
        </w:div>
        <w:div w:id="458258527">
          <w:marLeft w:val="640"/>
          <w:marRight w:val="0"/>
          <w:marTop w:val="0"/>
          <w:marBottom w:val="0"/>
          <w:divBdr>
            <w:top w:val="none" w:sz="0" w:space="0" w:color="auto"/>
            <w:left w:val="none" w:sz="0" w:space="0" w:color="auto"/>
            <w:bottom w:val="none" w:sz="0" w:space="0" w:color="auto"/>
            <w:right w:val="none" w:sz="0" w:space="0" w:color="auto"/>
          </w:divBdr>
        </w:div>
        <w:div w:id="230431373">
          <w:marLeft w:val="640"/>
          <w:marRight w:val="0"/>
          <w:marTop w:val="0"/>
          <w:marBottom w:val="0"/>
          <w:divBdr>
            <w:top w:val="none" w:sz="0" w:space="0" w:color="auto"/>
            <w:left w:val="none" w:sz="0" w:space="0" w:color="auto"/>
            <w:bottom w:val="none" w:sz="0" w:space="0" w:color="auto"/>
            <w:right w:val="none" w:sz="0" w:space="0" w:color="auto"/>
          </w:divBdr>
        </w:div>
        <w:div w:id="677536268">
          <w:marLeft w:val="640"/>
          <w:marRight w:val="0"/>
          <w:marTop w:val="0"/>
          <w:marBottom w:val="0"/>
          <w:divBdr>
            <w:top w:val="none" w:sz="0" w:space="0" w:color="auto"/>
            <w:left w:val="none" w:sz="0" w:space="0" w:color="auto"/>
            <w:bottom w:val="none" w:sz="0" w:space="0" w:color="auto"/>
            <w:right w:val="none" w:sz="0" w:space="0" w:color="auto"/>
          </w:divBdr>
        </w:div>
        <w:div w:id="2072144614">
          <w:marLeft w:val="640"/>
          <w:marRight w:val="0"/>
          <w:marTop w:val="0"/>
          <w:marBottom w:val="0"/>
          <w:divBdr>
            <w:top w:val="none" w:sz="0" w:space="0" w:color="auto"/>
            <w:left w:val="none" w:sz="0" w:space="0" w:color="auto"/>
            <w:bottom w:val="none" w:sz="0" w:space="0" w:color="auto"/>
            <w:right w:val="none" w:sz="0" w:space="0" w:color="auto"/>
          </w:divBdr>
        </w:div>
        <w:div w:id="843863890">
          <w:marLeft w:val="640"/>
          <w:marRight w:val="0"/>
          <w:marTop w:val="0"/>
          <w:marBottom w:val="0"/>
          <w:divBdr>
            <w:top w:val="none" w:sz="0" w:space="0" w:color="auto"/>
            <w:left w:val="none" w:sz="0" w:space="0" w:color="auto"/>
            <w:bottom w:val="none" w:sz="0" w:space="0" w:color="auto"/>
            <w:right w:val="none" w:sz="0" w:space="0" w:color="auto"/>
          </w:divBdr>
        </w:div>
        <w:div w:id="1966808259">
          <w:marLeft w:val="640"/>
          <w:marRight w:val="0"/>
          <w:marTop w:val="0"/>
          <w:marBottom w:val="0"/>
          <w:divBdr>
            <w:top w:val="none" w:sz="0" w:space="0" w:color="auto"/>
            <w:left w:val="none" w:sz="0" w:space="0" w:color="auto"/>
            <w:bottom w:val="none" w:sz="0" w:space="0" w:color="auto"/>
            <w:right w:val="none" w:sz="0" w:space="0" w:color="auto"/>
          </w:divBdr>
        </w:div>
        <w:div w:id="116606133">
          <w:marLeft w:val="640"/>
          <w:marRight w:val="0"/>
          <w:marTop w:val="0"/>
          <w:marBottom w:val="0"/>
          <w:divBdr>
            <w:top w:val="none" w:sz="0" w:space="0" w:color="auto"/>
            <w:left w:val="none" w:sz="0" w:space="0" w:color="auto"/>
            <w:bottom w:val="none" w:sz="0" w:space="0" w:color="auto"/>
            <w:right w:val="none" w:sz="0" w:space="0" w:color="auto"/>
          </w:divBdr>
        </w:div>
        <w:div w:id="1992439980">
          <w:marLeft w:val="640"/>
          <w:marRight w:val="0"/>
          <w:marTop w:val="0"/>
          <w:marBottom w:val="0"/>
          <w:divBdr>
            <w:top w:val="none" w:sz="0" w:space="0" w:color="auto"/>
            <w:left w:val="none" w:sz="0" w:space="0" w:color="auto"/>
            <w:bottom w:val="none" w:sz="0" w:space="0" w:color="auto"/>
            <w:right w:val="none" w:sz="0" w:space="0" w:color="auto"/>
          </w:divBdr>
        </w:div>
        <w:div w:id="614753090">
          <w:marLeft w:val="640"/>
          <w:marRight w:val="0"/>
          <w:marTop w:val="0"/>
          <w:marBottom w:val="0"/>
          <w:divBdr>
            <w:top w:val="none" w:sz="0" w:space="0" w:color="auto"/>
            <w:left w:val="none" w:sz="0" w:space="0" w:color="auto"/>
            <w:bottom w:val="none" w:sz="0" w:space="0" w:color="auto"/>
            <w:right w:val="none" w:sz="0" w:space="0" w:color="auto"/>
          </w:divBdr>
        </w:div>
        <w:div w:id="1976136956">
          <w:marLeft w:val="640"/>
          <w:marRight w:val="0"/>
          <w:marTop w:val="0"/>
          <w:marBottom w:val="0"/>
          <w:divBdr>
            <w:top w:val="none" w:sz="0" w:space="0" w:color="auto"/>
            <w:left w:val="none" w:sz="0" w:space="0" w:color="auto"/>
            <w:bottom w:val="none" w:sz="0" w:space="0" w:color="auto"/>
            <w:right w:val="none" w:sz="0" w:space="0" w:color="auto"/>
          </w:divBdr>
        </w:div>
        <w:div w:id="216668176">
          <w:marLeft w:val="640"/>
          <w:marRight w:val="0"/>
          <w:marTop w:val="0"/>
          <w:marBottom w:val="0"/>
          <w:divBdr>
            <w:top w:val="none" w:sz="0" w:space="0" w:color="auto"/>
            <w:left w:val="none" w:sz="0" w:space="0" w:color="auto"/>
            <w:bottom w:val="none" w:sz="0" w:space="0" w:color="auto"/>
            <w:right w:val="none" w:sz="0" w:space="0" w:color="auto"/>
          </w:divBdr>
        </w:div>
        <w:div w:id="657686000">
          <w:marLeft w:val="640"/>
          <w:marRight w:val="0"/>
          <w:marTop w:val="0"/>
          <w:marBottom w:val="0"/>
          <w:divBdr>
            <w:top w:val="none" w:sz="0" w:space="0" w:color="auto"/>
            <w:left w:val="none" w:sz="0" w:space="0" w:color="auto"/>
            <w:bottom w:val="none" w:sz="0" w:space="0" w:color="auto"/>
            <w:right w:val="none" w:sz="0" w:space="0" w:color="auto"/>
          </w:divBdr>
        </w:div>
        <w:div w:id="446312722">
          <w:marLeft w:val="640"/>
          <w:marRight w:val="0"/>
          <w:marTop w:val="0"/>
          <w:marBottom w:val="0"/>
          <w:divBdr>
            <w:top w:val="none" w:sz="0" w:space="0" w:color="auto"/>
            <w:left w:val="none" w:sz="0" w:space="0" w:color="auto"/>
            <w:bottom w:val="none" w:sz="0" w:space="0" w:color="auto"/>
            <w:right w:val="none" w:sz="0" w:space="0" w:color="auto"/>
          </w:divBdr>
        </w:div>
        <w:div w:id="284119550">
          <w:marLeft w:val="640"/>
          <w:marRight w:val="0"/>
          <w:marTop w:val="0"/>
          <w:marBottom w:val="0"/>
          <w:divBdr>
            <w:top w:val="none" w:sz="0" w:space="0" w:color="auto"/>
            <w:left w:val="none" w:sz="0" w:space="0" w:color="auto"/>
            <w:bottom w:val="none" w:sz="0" w:space="0" w:color="auto"/>
            <w:right w:val="none" w:sz="0" w:space="0" w:color="auto"/>
          </w:divBdr>
        </w:div>
        <w:div w:id="345793523">
          <w:marLeft w:val="640"/>
          <w:marRight w:val="0"/>
          <w:marTop w:val="0"/>
          <w:marBottom w:val="0"/>
          <w:divBdr>
            <w:top w:val="none" w:sz="0" w:space="0" w:color="auto"/>
            <w:left w:val="none" w:sz="0" w:space="0" w:color="auto"/>
            <w:bottom w:val="none" w:sz="0" w:space="0" w:color="auto"/>
            <w:right w:val="none" w:sz="0" w:space="0" w:color="auto"/>
          </w:divBdr>
        </w:div>
        <w:div w:id="440033318">
          <w:marLeft w:val="640"/>
          <w:marRight w:val="0"/>
          <w:marTop w:val="0"/>
          <w:marBottom w:val="0"/>
          <w:divBdr>
            <w:top w:val="none" w:sz="0" w:space="0" w:color="auto"/>
            <w:left w:val="none" w:sz="0" w:space="0" w:color="auto"/>
            <w:bottom w:val="none" w:sz="0" w:space="0" w:color="auto"/>
            <w:right w:val="none" w:sz="0" w:space="0" w:color="auto"/>
          </w:divBdr>
        </w:div>
        <w:div w:id="1034887800">
          <w:marLeft w:val="640"/>
          <w:marRight w:val="0"/>
          <w:marTop w:val="0"/>
          <w:marBottom w:val="0"/>
          <w:divBdr>
            <w:top w:val="none" w:sz="0" w:space="0" w:color="auto"/>
            <w:left w:val="none" w:sz="0" w:space="0" w:color="auto"/>
            <w:bottom w:val="none" w:sz="0" w:space="0" w:color="auto"/>
            <w:right w:val="none" w:sz="0" w:space="0" w:color="auto"/>
          </w:divBdr>
        </w:div>
        <w:div w:id="2045789408">
          <w:marLeft w:val="640"/>
          <w:marRight w:val="0"/>
          <w:marTop w:val="0"/>
          <w:marBottom w:val="0"/>
          <w:divBdr>
            <w:top w:val="none" w:sz="0" w:space="0" w:color="auto"/>
            <w:left w:val="none" w:sz="0" w:space="0" w:color="auto"/>
            <w:bottom w:val="none" w:sz="0" w:space="0" w:color="auto"/>
            <w:right w:val="none" w:sz="0" w:space="0" w:color="auto"/>
          </w:divBdr>
        </w:div>
      </w:divsChild>
    </w:div>
    <w:div w:id="1827282012">
      <w:bodyDiv w:val="1"/>
      <w:marLeft w:val="0"/>
      <w:marRight w:val="0"/>
      <w:marTop w:val="0"/>
      <w:marBottom w:val="0"/>
      <w:divBdr>
        <w:top w:val="none" w:sz="0" w:space="0" w:color="auto"/>
        <w:left w:val="none" w:sz="0" w:space="0" w:color="auto"/>
        <w:bottom w:val="none" w:sz="0" w:space="0" w:color="auto"/>
        <w:right w:val="none" w:sz="0" w:space="0" w:color="auto"/>
      </w:divBdr>
      <w:divsChild>
        <w:div w:id="1332177444">
          <w:marLeft w:val="640"/>
          <w:marRight w:val="0"/>
          <w:marTop w:val="0"/>
          <w:marBottom w:val="0"/>
          <w:divBdr>
            <w:top w:val="none" w:sz="0" w:space="0" w:color="auto"/>
            <w:left w:val="none" w:sz="0" w:space="0" w:color="auto"/>
            <w:bottom w:val="none" w:sz="0" w:space="0" w:color="auto"/>
            <w:right w:val="none" w:sz="0" w:space="0" w:color="auto"/>
          </w:divBdr>
        </w:div>
        <w:div w:id="260454138">
          <w:marLeft w:val="640"/>
          <w:marRight w:val="0"/>
          <w:marTop w:val="0"/>
          <w:marBottom w:val="0"/>
          <w:divBdr>
            <w:top w:val="none" w:sz="0" w:space="0" w:color="auto"/>
            <w:left w:val="none" w:sz="0" w:space="0" w:color="auto"/>
            <w:bottom w:val="none" w:sz="0" w:space="0" w:color="auto"/>
            <w:right w:val="none" w:sz="0" w:space="0" w:color="auto"/>
          </w:divBdr>
        </w:div>
        <w:div w:id="731733179">
          <w:marLeft w:val="640"/>
          <w:marRight w:val="0"/>
          <w:marTop w:val="0"/>
          <w:marBottom w:val="0"/>
          <w:divBdr>
            <w:top w:val="none" w:sz="0" w:space="0" w:color="auto"/>
            <w:left w:val="none" w:sz="0" w:space="0" w:color="auto"/>
            <w:bottom w:val="none" w:sz="0" w:space="0" w:color="auto"/>
            <w:right w:val="none" w:sz="0" w:space="0" w:color="auto"/>
          </w:divBdr>
        </w:div>
        <w:div w:id="268634275">
          <w:marLeft w:val="640"/>
          <w:marRight w:val="0"/>
          <w:marTop w:val="0"/>
          <w:marBottom w:val="0"/>
          <w:divBdr>
            <w:top w:val="none" w:sz="0" w:space="0" w:color="auto"/>
            <w:left w:val="none" w:sz="0" w:space="0" w:color="auto"/>
            <w:bottom w:val="none" w:sz="0" w:space="0" w:color="auto"/>
            <w:right w:val="none" w:sz="0" w:space="0" w:color="auto"/>
          </w:divBdr>
        </w:div>
        <w:div w:id="1355498470">
          <w:marLeft w:val="640"/>
          <w:marRight w:val="0"/>
          <w:marTop w:val="0"/>
          <w:marBottom w:val="0"/>
          <w:divBdr>
            <w:top w:val="none" w:sz="0" w:space="0" w:color="auto"/>
            <w:left w:val="none" w:sz="0" w:space="0" w:color="auto"/>
            <w:bottom w:val="none" w:sz="0" w:space="0" w:color="auto"/>
            <w:right w:val="none" w:sz="0" w:space="0" w:color="auto"/>
          </w:divBdr>
        </w:div>
        <w:div w:id="1644894425">
          <w:marLeft w:val="640"/>
          <w:marRight w:val="0"/>
          <w:marTop w:val="0"/>
          <w:marBottom w:val="0"/>
          <w:divBdr>
            <w:top w:val="none" w:sz="0" w:space="0" w:color="auto"/>
            <w:left w:val="none" w:sz="0" w:space="0" w:color="auto"/>
            <w:bottom w:val="none" w:sz="0" w:space="0" w:color="auto"/>
            <w:right w:val="none" w:sz="0" w:space="0" w:color="auto"/>
          </w:divBdr>
        </w:div>
        <w:div w:id="1464275006">
          <w:marLeft w:val="640"/>
          <w:marRight w:val="0"/>
          <w:marTop w:val="0"/>
          <w:marBottom w:val="0"/>
          <w:divBdr>
            <w:top w:val="none" w:sz="0" w:space="0" w:color="auto"/>
            <w:left w:val="none" w:sz="0" w:space="0" w:color="auto"/>
            <w:bottom w:val="none" w:sz="0" w:space="0" w:color="auto"/>
            <w:right w:val="none" w:sz="0" w:space="0" w:color="auto"/>
          </w:divBdr>
        </w:div>
        <w:div w:id="943653358">
          <w:marLeft w:val="640"/>
          <w:marRight w:val="0"/>
          <w:marTop w:val="0"/>
          <w:marBottom w:val="0"/>
          <w:divBdr>
            <w:top w:val="none" w:sz="0" w:space="0" w:color="auto"/>
            <w:left w:val="none" w:sz="0" w:space="0" w:color="auto"/>
            <w:bottom w:val="none" w:sz="0" w:space="0" w:color="auto"/>
            <w:right w:val="none" w:sz="0" w:space="0" w:color="auto"/>
          </w:divBdr>
        </w:div>
        <w:div w:id="455223518">
          <w:marLeft w:val="640"/>
          <w:marRight w:val="0"/>
          <w:marTop w:val="0"/>
          <w:marBottom w:val="0"/>
          <w:divBdr>
            <w:top w:val="none" w:sz="0" w:space="0" w:color="auto"/>
            <w:left w:val="none" w:sz="0" w:space="0" w:color="auto"/>
            <w:bottom w:val="none" w:sz="0" w:space="0" w:color="auto"/>
            <w:right w:val="none" w:sz="0" w:space="0" w:color="auto"/>
          </w:divBdr>
        </w:div>
        <w:div w:id="1844278138">
          <w:marLeft w:val="640"/>
          <w:marRight w:val="0"/>
          <w:marTop w:val="0"/>
          <w:marBottom w:val="0"/>
          <w:divBdr>
            <w:top w:val="none" w:sz="0" w:space="0" w:color="auto"/>
            <w:left w:val="none" w:sz="0" w:space="0" w:color="auto"/>
            <w:bottom w:val="none" w:sz="0" w:space="0" w:color="auto"/>
            <w:right w:val="none" w:sz="0" w:space="0" w:color="auto"/>
          </w:divBdr>
        </w:div>
        <w:div w:id="683214895">
          <w:marLeft w:val="640"/>
          <w:marRight w:val="0"/>
          <w:marTop w:val="0"/>
          <w:marBottom w:val="0"/>
          <w:divBdr>
            <w:top w:val="none" w:sz="0" w:space="0" w:color="auto"/>
            <w:left w:val="none" w:sz="0" w:space="0" w:color="auto"/>
            <w:bottom w:val="none" w:sz="0" w:space="0" w:color="auto"/>
            <w:right w:val="none" w:sz="0" w:space="0" w:color="auto"/>
          </w:divBdr>
        </w:div>
        <w:div w:id="241449026">
          <w:marLeft w:val="640"/>
          <w:marRight w:val="0"/>
          <w:marTop w:val="0"/>
          <w:marBottom w:val="0"/>
          <w:divBdr>
            <w:top w:val="none" w:sz="0" w:space="0" w:color="auto"/>
            <w:left w:val="none" w:sz="0" w:space="0" w:color="auto"/>
            <w:bottom w:val="none" w:sz="0" w:space="0" w:color="auto"/>
            <w:right w:val="none" w:sz="0" w:space="0" w:color="auto"/>
          </w:divBdr>
        </w:div>
        <w:div w:id="1383288263">
          <w:marLeft w:val="640"/>
          <w:marRight w:val="0"/>
          <w:marTop w:val="0"/>
          <w:marBottom w:val="0"/>
          <w:divBdr>
            <w:top w:val="none" w:sz="0" w:space="0" w:color="auto"/>
            <w:left w:val="none" w:sz="0" w:space="0" w:color="auto"/>
            <w:bottom w:val="none" w:sz="0" w:space="0" w:color="auto"/>
            <w:right w:val="none" w:sz="0" w:space="0" w:color="auto"/>
          </w:divBdr>
        </w:div>
        <w:div w:id="1930692641">
          <w:marLeft w:val="640"/>
          <w:marRight w:val="0"/>
          <w:marTop w:val="0"/>
          <w:marBottom w:val="0"/>
          <w:divBdr>
            <w:top w:val="none" w:sz="0" w:space="0" w:color="auto"/>
            <w:left w:val="none" w:sz="0" w:space="0" w:color="auto"/>
            <w:bottom w:val="none" w:sz="0" w:space="0" w:color="auto"/>
            <w:right w:val="none" w:sz="0" w:space="0" w:color="auto"/>
          </w:divBdr>
        </w:div>
        <w:div w:id="1800684246">
          <w:marLeft w:val="640"/>
          <w:marRight w:val="0"/>
          <w:marTop w:val="0"/>
          <w:marBottom w:val="0"/>
          <w:divBdr>
            <w:top w:val="none" w:sz="0" w:space="0" w:color="auto"/>
            <w:left w:val="none" w:sz="0" w:space="0" w:color="auto"/>
            <w:bottom w:val="none" w:sz="0" w:space="0" w:color="auto"/>
            <w:right w:val="none" w:sz="0" w:space="0" w:color="auto"/>
          </w:divBdr>
        </w:div>
        <w:div w:id="924651999">
          <w:marLeft w:val="640"/>
          <w:marRight w:val="0"/>
          <w:marTop w:val="0"/>
          <w:marBottom w:val="0"/>
          <w:divBdr>
            <w:top w:val="none" w:sz="0" w:space="0" w:color="auto"/>
            <w:left w:val="none" w:sz="0" w:space="0" w:color="auto"/>
            <w:bottom w:val="none" w:sz="0" w:space="0" w:color="auto"/>
            <w:right w:val="none" w:sz="0" w:space="0" w:color="auto"/>
          </w:divBdr>
        </w:div>
        <w:div w:id="738864938">
          <w:marLeft w:val="640"/>
          <w:marRight w:val="0"/>
          <w:marTop w:val="0"/>
          <w:marBottom w:val="0"/>
          <w:divBdr>
            <w:top w:val="none" w:sz="0" w:space="0" w:color="auto"/>
            <w:left w:val="none" w:sz="0" w:space="0" w:color="auto"/>
            <w:bottom w:val="none" w:sz="0" w:space="0" w:color="auto"/>
            <w:right w:val="none" w:sz="0" w:space="0" w:color="auto"/>
          </w:divBdr>
        </w:div>
        <w:div w:id="1778476172">
          <w:marLeft w:val="640"/>
          <w:marRight w:val="0"/>
          <w:marTop w:val="0"/>
          <w:marBottom w:val="0"/>
          <w:divBdr>
            <w:top w:val="none" w:sz="0" w:space="0" w:color="auto"/>
            <w:left w:val="none" w:sz="0" w:space="0" w:color="auto"/>
            <w:bottom w:val="none" w:sz="0" w:space="0" w:color="auto"/>
            <w:right w:val="none" w:sz="0" w:space="0" w:color="auto"/>
          </w:divBdr>
        </w:div>
        <w:div w:id="1823042685">
          <w:marLeft w:val="640"/>
          <w:marRight w:val="0"/>
          <w:marTop w:val="0"/>
          <w:marBottom w:val="0"/>
          <w:divBdr>
            <w:top w:val="none" w:sz="0" w:space="0" w:color="auto"/>
            <w:left w:val="none" w:sz="0" w:space="0" w:color="auto"/>
            <w:bottom w:val="none" w:sz="0" w:space="0" w:color="auto"/>
            <w:right w:val="none" w:sz="0" w:space="0" w:color="auto"/>
          </w:divBdr>
        </w:div>
        <w:div w:id="818614894">
          <w:marLeft w:val="640"/>
          <w:marRight w:val="0"/>
          <w:marTop w:val="0"/>
          <w:marBottom w:val="0"/>
          <w:divBdr>
            <w:top w:val="none" w:sz="0" w:space="0" w:color="auto"/>
            <w:left w:val="none" w:sz="0" w:space="0" w:color="auto"/>
            <w:bottom w:val="none" w:sz="0" w:space="0" w:color="auto"/>
            <w:right w:val="none" w:sz="0" w:space="0" w:color="auto"/>
          </w:divBdr>
        </w:div>
        <w:div w:id="564335712">
          <w:marLeft w:val="640"/>
          <w:marRight w:val="0"/>
          <w:marTop w:val="0"/>
          <w:marBottom w:val="0"/>
          <w:divBdr>
            <w:top w:val="none" w:sz="0" w:space="0" w:color="auto"/>
            <w:left w:val="none" w:sz="0" w:space="0" w:color="auto"/>
            <w:bottom w:val="none" w:sz="0" w:space="0" w:color="auto"/>
            <w:right w:val="none" w:sz="0" w:space="0" w:color="auto"/>
          </w:divBdr>
        </w:div>
        <w:div w:id="1040935192">
          <w:marLeft w:val="640"/>
          <w:marRight w:val="0"/>
          <w:marTop w:val="0"/>
          <w:marBottom w:val="0"/>
          <w:divBdr>
            <w:top w:val="none" w:sz="0" w:space="0" w:color="auto"/>
            <w:left w:val="none" w:sz="0" w:space="0" w:color="auto"/>
            <w:bottom w:val="none" w:sz="0" w:space="0" w:color="auto"/>
            <w:right w:val="none" w:sz="0" w:space="0" w:color="auto"/>
          </w:divBdr>
        </w:div>
        <w:div w:id="1872381809">
          <w:marLeft w:val="640"/>
          <w:marRight w:val="0"/>
          <w:marTop w:val="0"/>
          <w:marBottom w:val="0"/>
          <w:divBdr>
            <w:top w:val="none" w:sz="0" w:space="0" w:color="auto"/>
            <w:left w:val="none" w:sz="0" w:space="0" w:color="auto"/>
            <w:bottom w:val="none" w:sz="0" w:space="0" w:color="auto"/>
            <w:right w:val="none" w:sz="0" w:space="0" w:color="auto"/>
          </w:divBdr>
        </w:div>
        <w:div w:id="1215894150">
          <w:marLeft w:val="640"/>
          <w:marRight w:val="0"/>
          <w:marTop w:val="0"/>
          <w:marBottom w:val="0"/>
          <w:divBdr>
            <w:top w:val="none" w:sz="0" w:space="0" w:color="auto"/>
            <w:left w:val="none" w:sz="0" w:space="0" w:color="auto"/>
            <w:bottom w:val="none" w:sz="0" w:space="0" w:color="auto"/>
            <w:right w:val="none" w:sz="0" w:space="0" w:color="auto"/>
          </w:divBdr>
        </w:div>
        <w:div w:id="941456394">
          <w:marLeft w:val="640"/>
          <w:marRight w:val="0"/>
          <w:marTop w:val="0"/>
          <w:marBottom w:val="0"/>
          <w:divBdr>
            <w:top w:val="none" w:sz="0" w:space="0" w:color="auto"/>
            <w:left w:val="none" w:sz="0" w:space="0" w:color="auto"/>
            <w:bottom w:val="none" w:sz="0" w:space="0" w:color="auto"/>
            <w:right w:val="none" w:sz="0" w:space="0" w:color="auto"/>
          </w:divBdr>
        </w:div>
        <w:div w:id="645745369">
          <w:marLeft w:val="640"/>
          <w:marRight w:val="0"/>
          <w:marTop w:val="0"/>
          <w:marBottom w:val="0"/>
          <w:divBdr>
            <w:top w:val="none" w:sz="0" w:space="0" w:color="auto"/>
            <w:left w:val="none" w:sz="0" w:space="0" w:color="auto"/>
            <w:bottom w:val="none" w:sz="0" w:space="0" w:color="auto"/>
            <w:right w:val="none" w:sz="0" w:space="0" w:color="auto"/>
          </w:divBdr>
        </w:div>
        <w:div w:id="2137720058">
          <w:marLeft w:val="640"/>
          <w:marRight w:val="0"/>
          <w:marTop w:val="0"/>
          <w:marBottom w:val="0"/>
          <w:divBdr>
            <w:top w:val="none" w:sz="0" w:space="0" w:color="auto"/>
            <w:left w:val="none" w:sz="0" w:space="0" w:color="auto"/>
            <w:bottom w:val="none" w:sz="0" w:space="0" w:color="auto"/>
            <w:right w:val="none" w:sz="0" w:space="0" w:color="auto"/>
          </w:divBdr>
        </w:div>
        <w:div w:id="2116560019">
          <w:marLeft w:val="640"/>
          <w:marRight w:val="0"/>
          <w:marTop w:val="0"/>
          <w:marBottom w:val="0"/>
          <w:divBdr>
            <w:top w:val="none" w:sz="0" w:space="0" w:color="auto"/>
            <w:left w:val="none" w:sz="0" w:space="0" w:color="auto"/>
            <w:bottom w:val="none" w:sz="0" w:space="0" w:color="auto"/>
            <w:right w:val="none" w:sz="0" w:space="0" w:color="auto"/>
          </w:divBdr>
        </w:div>
        <w:div w:id="816797339">
          <w:marLeft w:val="640"/>
          <w:marRight w:val="0"/>
          <w:marTop w:val="0"/>
          <w:marBottom w:val="0"/>
          <w:divBdr>
            <w:top w:val="none" w:sz="0" w:space="0" w:color="auto"/>
            <w:left w:val="none" w:sz="0" w:space="0" w:color="auto"/>
            <w:bottom w:val="none" w:sz="0" w:space="0" w:color="auto"/>
            <w:right w:val="none" w:sz="0" w:space="0" w:color="auto"/>
          </w:divBdr>
        </w:div>
        <w:div w:id="388497536">
          <w:marLeft w:val="640"/>
          <w:marRight w:val="0"/>
          <w:marTop w:val="0"/>
          <w:marBottom w:val="0"/>
          <w:divBdr>
            <w:top w:val="none" w:sz="0" w:space="0" w:color="auto"/>
            <w:left w:val="none" w:sz="0" w:space="0" w:color="auto"/>
            <w:bottom w:val="none" w:sz="0" w:space="0" w:color="auto"/>
            <w:right w:val="none" w:sz="0" w:space="0" w:color="auto"/>
          </w:divBdr>
        </w:div>
        <w:div w:id="692918888">
          <w:marLeft w:val="640"/>
          <w:marRight w:val="0"/>
          <w:marTop w:val="0"/>
          <w:marBottom w:val="0"/>
          <w:divBdr>
            <w:top w:val="none" w:sz="0" w:space="0" w:color="auto"/>
            <w:left w:val="none" w:sz="0" w:space="0" w:color="auto"/>
            <w:bottom w:val="none" w:sz="0" w:space="0" w:color="auto"/>
            <w:right w:val="none" w:sz="0" w:space="0" w:color="auto"/>
          </w:divBdr>
        </w:div>
        <w:div w:id="708647218">
          <w:marLeft w:val="640"/>
          <w:marRight w:val="0"/>
          <w:marTop w:val="0"/>
          <w:marBottom w:val="0"/>
          <w:divBdr>
            <w:top w:val="none" w:sz="0" w:space="0" w:color="auto"/>
            <w:left w:val="none" w:sz="0" w:space="0" w:color="auto"/>
            <w:bottom w:val="none" w:sz="0" w:space="0" w:color="auto"/>
            <w:right w:val="none" w:sz="0" w:space="0" w:color="auto"/>
          </w:divBdr>
        </w:div>
        <w:div w:id="523829324">
          <w:marLeft w:val="640"/>
          <w:marRight w:val="0"/>
          <w:marTop w:val="0"/>
          <w:marBottom w:val="0"/>
          <w:divBdr>
            <w:top w:val="none" w:sz="0" w:space="0" w:color="auto"/>
            <w:left w:val="none" w:sz="0" w:space="0" w:color="auto"/>
            <w:bottom w:val="none" w:sz="0" w:space="0" w:color="auto"/>
            <w:right w:val="none" w:sz="0" w:space="0" w:color="auto"/>
          </w:divBdr>
        </w:div>
        <w:div w:id="1955285387">
          <w:marLeft w:val="640"/>
          <w:marRight w:val="0"/>
          <w:marTop w:val="0"/>
          <w:marBottom w:val="0"/>
          <w:divBdr>
            <w:top w:val="none" w:sz="0" w:space="0" w:color="auto"/>
            <w:left w:val="none" w:sz="0" w:space="0" w:color="auto"/>
            <w:bottom w:val="none" w:sz="0" w:space="0" w:color="auto"/>
            <w:right w:val="none" w:sz="0" w:space="0" w:color="auto"/>
          </w:divBdr>
        </w:div>
        <w:div w:id="177161524">
          <w:marLeft w:val="640"/>
          <w:marRight w:val="0"/>
          <w:marTop w:val="0"/>
          <w:marBottom w:val="0"/>
          <w:divBdr>
            <w:top w:val="none" w:sz="0" w:space="0" w:color="auto"/>
            <w:left w:val="none" w:sz="0" w:space="0" w:color="auto"/>
            <w:bottom w:val="none" w:sz="0" w:space="0" w:color="auto"/>
            <w:right w:val="none" w:sz="0" w:space="0" w:color="auto"/>
          </w:divBdr>
        </w:div>
        <w:div w:id="2124379317">
          <w:marLeft w:val="640"/>
          <w:marRight w:val="0"/>
          <w:marTop w:val="0"/>
          <w:marBottom w:val="0"/>
          <w:divBdr>
            <w:top w:val="none" w:sz="0" w:space="0" w:color="auto"/>
            <w:left w:val="none" w:sz="0" w:space="0" w:color="auto"/>
            <w:bottom w:val="none" w:sz="0" w:space="0" w:color="auto"/>
            <w:right w:val="none" w:sz="0" w:space="0" w:color="auto"/>
          </w:divBdr>
        </w:div>
        <w:div w:id="1546402781">
          <w:marLeft w:val="640"/>
          <w:marRight w:val="0"/>
          <w:marTop w:val="0"/>
          <w:marBottom w:val="0"/>
          <w:divBdr>
            <w:top w:val="none" w:sz="0" w:space="0" w:color="auto"/>
            <w:left w:val="none" w:sz="0" w:space="0" w:color="auto"/>
            <w:bottom w:val="none" w:sz="0" w:space="0" w:color="auto"/>
            <w:right w:val="none" w:sz="0" w:space="0" w:color="auto"/>
          </w:divBdr>
        </w:div>
        <w:div w:id="443116412">
          <w:marLeft w:val="640"/>
          <w:marRight w:val="0"/>
          <w:marTop w:val="0"/>
          <w:marBottom w:val="0"/>
          <w:divBdr>
            <w:top w:val="none" w:sz="0" w:space="0" w:color="auto"/>
            <w:left w:val="none" w:sz="0" w:space="0" w:color="auto"/>
            <w:bottom w:val="none" w:sz="0" w:space="0" w:color="auto"/>
            <w:right w:val="none" w:sz="0" w:space="0" w:color="auto"/>
          </w:divBdr>
        </w:div>
        <w:div w:id="490409054">
          <w:marLeft w:val="640"/>
          <w:marRight w:val="0"/>
          <w:marTop w:val="0"/>
          <w:marBottom w:val="0"/>
          <w:divBdr>
            <w:top w:val="none" w:sz="0" w:space="0" w:color="auto"/>
            <w:left w:val="none" w:sz="0" w:space="0" w:color="auto"/>
            <w:bottom w:val="none" w:sz="0" w:space="0" w:color="auto"/>
            <w:right w:val="none" w:sz="0" w:space="0" w:color="auto"/>
          </w:divBdr>
        </w:div>
        <w:div w:id="271133662">
          <w:marLeft w:val="640"/>
          <w:marRight w:val="0"/>
          <w:marTop w:val="0"/>
          <w:marBottom w:val="0"/>
          <w:divBdr>
            <w:top w:val="none" w:sz="0" w:space="0" w:color="auto"/>
            <w:left w:val="none" w:sz="0" w:space="0" w:color="auto"/>
            <w:bottom w:val="none" w:sz="0" w:space="0" w:color="auto"/>
            <w:right w:val="none" w:sz="0" w:space="0" w:color="auto"/>
          </w:divBdr>
        </w:div>
        <w:div w:id="1917860830">
          <w:marLeft w:val="640"/>
          <w:marRight w:val="0"/>
          <w:marTop w:val="0"/>
          <w:marBottom w:val="0"/>
          <w:divBdr>
            <w:top w:val="none" w:sz="0" w:space="0" w:color="auto"/>
            <w:left w:val="none" w:sz="0" w:space="0" w:color="auto"/>
            <w:bottom w:val="none" w:sz="0" w:space="0" w:color="auto"/>
            <w:right w:val="none" w:sz="0" w:space="0" w:color="auto"/>
          </w:divBdr>
        </w:div>
        <w:div w:id="1011836911">
          <w:marLeft w:val="640"/>
          <w:marRight w:val="0"/>
          <w:marTop w:val="0"/>
          <w:marBottom w:val="0"/>
          <w:divBdr>
            <w:top w:val="none" w:sz="0" w:space="0" w:color="auto"/>
            <w:left w:val="none" w:sz="0" w:space="0" w:color="auto"/>
            <w:bottom w:val="none" w:sz="0" w:space="0" w:color="auto"/>
            <w:right w:val="none" w:sz="0" w:space="0" w:color="auto"/>
          </w:divBdr>
        </w:div>
        <w:div w:id="1908564243">
          <w:marLeft w:val="640"/>
          <w:marRight w:val="0"/>
          <w:marTop w:val="0"/>
          <w:marBottom w:val="0"/>
          <w:divBdr>
            <w:top w:val="none" w:sz="0" w:space="0" w:color="auto"/>
            <w:left w:val="none" w:sz="0" w:space="0" w:color="auto"/>
            <w:bottom w:val="none" w:sz="0" w:space="0" w:color="auto"/>
            <w:right w:val="none" w:sz="0" w:space="0" w:color="auto"/>
          </w:divBdr>
        </w:div>
        <w:div w:id="1032849967">
          <w:marLeft w:val="640"/>
          <w:marRight w:val="0"/>
          <w:marTop w:val="0"/>
          <w:marBottom w:val="0"/>
          <w:divBdr>
            <w:top w:val="none" w:sz="0" w:space="0" w:color="auto"/>
            <w:left w:val="none" w:sz="0" w:space="0" w:color="auto"/>
            <w:bottom w:val="none" w:sz="0" w:space="0" w:color="auto"/>
            <w:right w:val="none" w:sz="0" w:space="0" w:color="auto"/>
          </w:divBdr>
        </w:div>
        <w:div w:id="797257618">
          <w:marLeft w:val="640"/>
          <w:marRight w:val="0"/>
          <w:marTop w:val="0"/>
          <w:marBottom w:val="0"/>
          <w:divBdr>
            <w:top w:val="none" w:sz="0" w:space="0" w:color="auto"/>
            <w:left w:val="none" w:sz="0" w:space="0" w:color="auto"/>
            <w:bottom w:val="none" w:sz="0" w:space="0" w:color="auto"/>
            <w:right w:val="none" w:sz="0" w:space="0" w:color="auto"/>
          </w:divBdr>
        </w:div>
        <w:div w:id="281110342">
          <w:marLeft w:val="640"/>
          <w:marRight w:val="0"/>
          <w:marTop w:val="0"/>
          <w:marBottom w:val="0"/>
          <w:divBdr>
            <w:top w:val="none" w:sz="0" w:space="0" w:color="auto"/>
            <w:left w:val="none" w:sz="0" w:space="0" w:color="auto"/>
            <w:bottom w:val="none" w:sz="0" w:space="0" w:color="auto"/>
            <w:right w:val="none" w:sz="0" w:space="0" w:color="auto"/>
          </w:divBdr>
        </w:div>
        <w:div w:id="453528057">
          <w:marLeft w:val="640"/>
          <w:marRight w:val="0"/>
          <w:marTop w:val="0"/>
          <w:marBottom w:val="0"/>
          <w:divBdr>
            <w:top w:val="none" w:sz="0" w:space="0" w:color="auto"/>
            <w:left w:val="none" w:sz="0" w:space="0" w:color="auto"/>
            <w:bottom w:val="none" w:sz="0" w:space="0" w:color="auto"/>
            <w:right w:val="none" w:sz="0" w:space="0" w:color="auto"/>
          </w:divBdr>
        </w:div>
        <w:div w:id="2088183220">
          <w:marLeft w:val="640"/>
          <w:marRight w:val="0"/>
          <w:marTop w:val="0"/>
          <w:marBottom w:val="0"/>
          <w:divBdr>
            <w:top w:val="none" w:sz="0" w:space="0" w:color="auto"/>
            <w:left w:val="none" w:sz="0" w:space="0" w:color="auto"/>
            <w:bottom w:val="none" w:sz="0" w:space="0" w:color="auto"/>
            <w:right w:val="none" w:sz="0" w:space="0" w:color="auto"/>
          </w:divBdr>
        </w:div>
        <w:div w:id="76902287">
          <w:marLeft w:val="640"/>
          <w:marRight w:val="0"/>
          <w:marTop w:val="0"/>
          <w:marBottom w:val="0"/>
          <w:divBdr>
            <w:top w:val="none" w:sz="0" w:space="0" w:color="auto"/>
            <w:left w:val="none" w:sz="0" w:space="0" w:color="auto"/>
            <w:bottom w:val="none" w:sz="0" w:space="0" w:color="auto"/>
            <w:right w:val="none" w:sz="0" w:space="0" w:color="auto"/>
          </w:divBdr>
        </w:div>
        <w:div w:id="2042122689">
          <w:marLeft w:val="640"/>
          <w:marRight w:val="0"/>
          <w:marTop w:val="0"/>
          <w:marBottom w:val="0"/>
          <w:divBdr>
            <w:top w:val="none" w:sz="0" w:space="0" w:color="auto"/>
            <w:left w:val="none" w:sz="0" w:space="0" w:color="auto"/>
            <w:bottom w:val="none" w:sz="0" w:space="0" w:color="auto"/>
            <w:right w:val="none" w:sz="0" w:space="0" w:color="auto"/>
          </w:divBdr>
        </w:div>
        <w:div w:id="1873298033">
          <w:marLeft w:val="640"/>
          <w:marRight w:val="0"/>
          <w:marTop w:val="0"/>
          <w:marBottom w:val="0"/>
          <w:divBdr>
            <w:top w:val="none" w:sz="0" w:space="0" w:color="auto"/>
            <w:left w:val="none" w:sz="0" w:space="0" w:color="auto"/>
            <w:bottom w:val="none" w:sz="0" w:space="0" w:color="auto"/>
            <w:right w:val="none" w:sz="0" w:space="0" w:color="auto"/>
          </w:divBdr>
        </w:div>
        <w:div w:id="320230691">
          <w:marLeft w:val="640"/>
          <w:marRight w:val="0"/>
          <w:marTop w:val="0"/>
          <w:marBottom w:val="0"/>
          <w:divBdr>
            <w:top w:val="none" w:sz="0" w:space="0" w:color="auto"/>
            <w:left w:val="none" w:sz="0" w:space="0" w:color="auto"/>
            <w:bottom w:val="none" w:sz="0" w:space="0" w:color="auto"/>
            <w:right w:val="none" w:sz="0" w:space="0" w:color="auto"/>
          </w:divBdr>
        </w:div>
        <w:div w:id="905914264">
          <w:marLeft w:val="640"/>
          <w:marRight w:val="0"/>
          <w:marTop w:val="0"/>
          <w:marBottom w:val="0"/>
          <w:divBdr>
            <w:top w:val="none" w:sz="0" w:space="0" w:color="auto"/>
            <w:left w:val="none" w:sz="0" w:space="0" w:color="auto"/>
            <w:bottom w:val="none" w:sz="0" w:space="0" w:color="auto"/>
            <w:right w:val="none" w:sz="0" w:space="0" w:color="auto"/>
          </w:divBdr>
        </w:div>
        <w:div w:id="1959868846">
          <w:marLeft w:val="640"/>
          <w:marRight w:val="0"/>
          <w:marTop w:val="0"/>
          <w:marBottom w:val="0"/>
          <w:divBdr>
            <w:top w:val="none" w:sz="0" w:space="0" w:color="auto"/>
            <w:left w:val="none" w:sz="0" w:space="0" w:color="auto"/>
            <w:bottom w:val="none" w:sz="0" w:space="0" w:color="auto"/>
            <w:right w:val="none" w:sz="0" w:space="0" w:color="auto"/>
          </w:divBdr>
        </w:div>
        <w:div w:id="1351449254">
          <w:marLeft w:val="640"/>
          <w:marRight w:val="0"/>
          <w:marTop w:val="0"/>
          <w:marBottom w:val="0"/>
          <w:divBdr>
            <w:top w:val="none" w:sz="0" w:space="0" w:color="auto"/>
            <w:left w:val="none" w:sz="0" w:space="0" w:color="auto"/>
            <w:bottom w:val="none" w:sz="0" w:space="0" w:color="auto"/>
            <w:right w:val="none" w:sz="0" w:space="0" w:color="auto"/>
          </w:divBdr>
        </w:div>
        <w:div w:id="1647851372">
          <w:marLeft w:val="640"/>
          <w:marRight w:val="0"/>
          <w:marTop w:val="0"/>
          <w:marBottom w:val="0"/>
          <w:divBdr>
            <w:top w:val="none" w:sz="0" w:space="0" w:color="auto"/>
            <w:left w:val="none" w:sz="0" w:space="0" w:color="auto"/>
            <w:bottom w:val="none" w:sz="0" w:space="0" w:color="auto"/>
            <w:right w:val="none" w:sz="0" w:space="0" w:color="auto"/>
          </w:divBdr>
        </w:div>
        <w:div w:id="1143885337">
          <w:marLeft w:val="640"/>
          <w:marRight w:val="0"/>
          <w:marTop w:val="0"/>
          <w:marBottom w:val="0"/>
          <w:divBdr>
            <w:top w:val="none" w:sz="0" w:space="0" w:color="auto"/>
            <w:left w:val="none" w:sz="0" w:space="0" w:color="auto"/>
            <w:bottom w:val="none" w:sz="0" w:space="0" w:color="auto"/>
            <w:right w:val="none" w:sz="0" w:space="0" w:color="auto"/>
          </w:divBdr>
        </w:div>
        <w:div w:id="974603759">
          <w:marLeft w:val="640"/>
          <w:marRight w:val="0"/>
          <w:marTop w:val="0"/>
          <w:marBottom w:val="0"/>
          <w:divBdr>
            <w:top w:val="none" w:sz="0" w:space="0" w:color="auto"/>
            <w:left w:val="none" w:sz="0" w:space="0" w:color="auto"/>
            <w:bottom w:val="none" w:sz="0" w:space="0" w:color="auto"/>
            <w:right w:val="none" w:sz="0" w:space="0" w:color="auto"/>
          </w:divBdr>
        </w:div>
        <w:div w:id="232278484">
          <w:marLeft w:val="640"/>
          <w:marRight w:val="0"/>
          <w:marTop w:val="0"/>
          <w:marBottom w:val="0"/>
          <w:divBdr>
            <w:top w:val="none" w:sz="0" w:space="0" w:color="auto"/>
            <w:left w:val="none" w:sz="0" w:space="0" w:color="auto"/>
            <w:bottom w:val="none" w:sz="0" w:space="0" w:color="auto"/>
            <w:right w:val="none" w:sz="0" w:space="0" w:color="auto"/>
          </w:divBdr>
        </w:div>
        <w:div w:id="1512525574">
          <w:marLeft w:val="640"/>
          <w:marRight w:val="0"/>
          <w:marTop w:val="0"/>
          <w:marBottom w:val="0"/>
          <w:divBdr>
            <w:top w:val="none" w:sz="0" w:space="0" w:color="auto"/>
            <w:left w:val="none" w:sz="0" w:space="0" w:color="auto"/>
            <w:bottom w:val="none" w:sz="0" w:space="0" w:color="auto"/>
            <w:right w:val="none" w:sz="0" w:space="0" w:color="auto"/>
          </w:divBdr>
        </w:div>
        <w:div w:id="739793664">
          <w:marLeft w:val="640"/>
          <w:marRight w:val="0"/>
          <w:marTop w:val="0"/>
          <w:marBottom w:val="0"/>
          <w:divBdr>
            <w:top w:val="none" w:sz="0" w:space="0" w:color="auto"/>
            <w:left w:val="none" w:sz="0" w:space="0" w:color="auto"/>
            <w:bottom w:val="none" w:sz="0" w:space="0" w:color="auto"/>
            <w:right w:val="none" w:sz="0" w:space="0" w:color="auto"/>
          </w:divBdr>
        </w:div>
        <w:div w:id="892813612">
          <w:marLeft w:val="640"/>
          <w:marRight w:val="0"/>
          <w:marTop w:val="0"/>
          <w:marBottom w:val="0"/>
          <w:divBdr>
            <w:top w:val="none" w:sz="0" w:space="0" w:color="auto"/>
            <w:left w:val="none" w:sz="0" w:space="0" w:color="auto"/>
            <w:bottom w:val="none" w:sz="0" w:space="0" w:color="auto"/>
            <w:right w:val="none" w:sz="0" w:space="0" w:color="auto"/>
          </w:divBdr>
        </w:div>
        <w:div w:id="1395663708">
          <w:marLeft w:val="640"/>
          <w:marRight w:val="0"/>
          <w:marTop w:val="0"/>
          <w:marBottom w:val="0"/>
          <w:divBdr>
            <w:top w:val="none" w:sz="0" w:space="0" w:color="auto"/>
            <w:left w:val="none" w:sz="0" w:space="0" w:color="auto"/>
            <w:bottom w:val="none" w:sz="0" w:space="0" w:color="auto"/>
            <w:right w:val="none" w:sz="0" w:space="0" w:color="auto"/>
          </w:divBdr>
        </w:div>
        <w:div w:id="110784353">
          <w:marLeft w:val="640"/>
          <w:marRight w:val="0"/>
          <w:marTop w:val="0"/>
          <w:marBottom w:val="0"/>
          <w:divBdr>
            <w:top w:val="none" w:sz="0" w:space="0" w:color="auto"/>
            <w:left w:val="none" w:sz="0" w:space="0" w:color="auto"/>
            <w:bottom w:val="none" w:sz="0" w:space="0" w:color="auto"/>
            <w:right w:val="none" w:sz="0" w:space="0" w:color="auto"/>
          </w:divBdr>
        </w:div>
        <w:div w:id="113713257">
          <w:marLeft w:val="640"/>
          <w:marRight w:val="0"/>
          <w:marTop w:val="0"/>
          <w:marBottom w:val="0"/>
          <w:divBdr>
            <w:top w:val="none" w:sz="0" w:space="0" w:color="auto"/>
            <w:left w:val="none" w:sz="0" w:space="0" w:color="auto"/>
            <w:bottom w:val="none" w:sz="0" w:space="0" w:color="auto"/>
            <w:right w:val="none" w:sz="0" w:space="0" w:color="auto"/>
          </w:divBdr>
        </w:div>
        <w:div w:id="2121022780">
          <w:marLeft w:val="640"/>
          <w:marRight w:val="0"/>
          <w:marTop w:val="0"/>
          <w:marBottom w:val="0"/>
          <w:divBdr>
            <w:top w:val="none" w:sz="0" w:space="0" w:color="auto"/>
            <w:left w:val="none" w:sz="0" w:space="0" w:color="auto"/>
            <w:bottom w:val="none" w:sz="0" w:space="0" w:color="auto"/>
            <w:right w:val="none" w:sz="0" w:space="0" w:color="auto"/>
          </w:divBdr>
        </w:div>
        <w:div w:id="862934764">
          <w:marLeft w:val="640"/>
          <w:marRight w:val="0"/>
          <w:marTop w:val="0"/>
          <w:marBottom w:val="0"/>
          <w:divBdr>
            <w:top w:val="none" w:sz="0" w:space="0" w:color="auto"/>
            <w:left w:val="none" w:sz="0" w:space="0" w:color="auto"/>
            <w:bottom w:val="none" w:sz="0" w:space="0" w:color="auto"/>
            <w:right w:val="none" w:sz="0" w:space="0" w:color="auto"/>
          </w:divBdr>
        </w:div>
        <w:div w:id="1209416819">
          <w:marLeft w:val="640"/>
          <w:marRight w:val="0"/>
          <w:marTop w:val="0"/>
          <w:marBottom w:val="0"/>
          <w:divBdr>
            <w:top w:val="none" w:sz="0" w:space="0" w:color="auto"/>
            <w:left w:val="none" w:sz="0" w:space="0" w:color="auto"/>
            <w:bottom w:val="none" w:sz="0" w:space="0" w:color="auto"/>
            <w:right w:val="none" w:sz="0" w:space="0" w:color="auto"/>
          </w:divBdr>
        </w:div>
        <w:div w:id="350568295">
          <w:marLeft w:val="640"/>
          <w:marRight w:val="0"/>
          <w:marTop w:val="0"/>
          <w:marBottom w:val="0"/>
          <w:divBdr>
            <w:top w:val="none" w:sz="0" w:space="0" w:color="auto"/>
            <w:left w:val="none" w:sz="0" w:space="0" w:color="auto"/>
            <w:bottom w:val="none" w:sz="0" w:space="0" w:color="auto"/>
            <w:right w:val="none" w:sz="0" w:space="0" w:color="auto"/>
          </w:divBdr>
        </w:div>
        <w:div w:id="1711760629">
          <w:marLeft w:val="640"/>
          <w:marRight w:val="0"/>
          <w:marTop w:val="0"/>
          <w:marBottom w:val="0"/>
          <w:divBdr>
            <w:top w:val="none" w:sz="0" w:space="0" w:color="auto"/>
            <w:left w:val="none" w:sz="0" w:space="0" w:color="auto"/>
            <w:bottom w:val="none" w:sz="0" w:space="0" w:color="auto"/>
            <w:right w:val="none" w:sz="0" w:space="0" w:color="auto"/>
          </w:divBdr>
        </w:div>
        <w:div w:id="962150487">
          <w:marLeft w:val="640"/>
          <w:marRight w:val="0"/>
          <w:marTop w:val="0"/>
          <w:marBottom w:val="0"/>
          <w:divBdr>
            <w:top w:val="none" w:sz="0" w:space="0" w:color="auto"/>
            <w:left w:val="none" w:sz="0" w:space="0" w:color="auto"/>
            <w:bottom w:val="none" w:sz="0" w:space="0" w:color="auto"/>
            <w:right w:val="none" w:sz="0" w:space="0" w:color="auto"/>
          </w:divBdr>
        </w:div>
        <w:div w:id="1369574518">
          <w:marLeft w:val="640"/>
          <w:marRight w:val="0"/>
          <w:marTop w:val="0"/>
          <w:marBottom w:val="0"/>
          <w:divBdr>
            <w:top w:val="none" w:sz="0" w:space="0" w:color="auto"/>
            <w:left w:val="none" w:sz="0" w:space="0" w:color="auto"/>
            <w:bottom w:val="none" w:sz="0" w:space="0" w:color="auto"/>
            <w:right w:val="none" w:sz="0" w:space="0" w:color="auto"/>
          </w:divBdr>
        </w:div>
        <w:div w:id="597834413">
          <w:marLeft w:val="640"/>
          <w:marRight w:val="0"/>
          <w:marTop w:val="0"/>
          <w:marBottom w:val="0"/>
          <w:divBdr>
            <w:top w:val="none" w:sz="0" w:space="0" w:color="auto"/>
            <w:left w:val="none" w:sz="0" w:space="0" w:color="auto"/>
            <w:bottom w:val="none" w:sz="0" w:space="0" w:color="auto"/>
            <w:right w:val="none" w:sz="0" w:space="0" w:color="auto"/>
          </w:divBdr>
        </w:div>
        <w:div w:id="467088186">
          <w:marLeft w:val="640"/>
          <w:marRight w:val="0"/>
          <w:marTop w:val="0"/>
          <w:marBottom w:val="0"/>
          <w:divBdr>
            <w:top w:val="none" w:sz="0" w:space="0" w:color="auto"/>
            <w:left w:val="none" w:sz="0" w:space="0" w:color="auto"/>
            <w:bottom w:val="none" w:sz="0" w:space="0" w:color="auto"/>
            <w:right w:val="none" w:sz="0" w:space="0" w:color="auto"/>
          </w:divBdr>
        </w:div>
        <w:div w:id="1410662878">
          <w:marLeft w:val="640"/>
          <w:marRight w:val="0"/>
          <w:marTop w:val="0"/>
          <w:marBottom w:val="0"/>
          <w:divBdr>
            <w:top w:val="none" w:sz="0" w:space="0" w:color="auto"/>
            <w:left w:val="none" w:sz="0" w:space="0" w:color="auto"/>
            <w:bottom w:val="none" w:sz="0" w:space="0" w:color="auto"/>
            <w:right w:val="none" w:sz="0" w:space="0" w:color="auto"/>
          </w:divBdr>
        </w:div>
        <w:div w:id="384569732">
          <w:marLeft w:val="640"/>
          <w:marRight w:val="0"/>
          <w:marTop w:val="0"/>
          <w:marBottom w:val="0"/>
          <w:divBdr>
            <w:top w:val="none" w:sz="0" w:space="0" w:color="auto"/>
            <w:left w:val="none" w:sz="0" w:space="0" w:color="auto"/>
            <w:bottom w:val="none" w:sz="0" w:space="0" w:color="auto"/>
            <w:right w:val="none" w:sz="0" w:space="0" w:color="auto"/>
          </w:divBdr>
        </w:div>
        <w:div w:id="275528154">
          <w:marLeft w:val="640"/>
          <w:marRight w:val="0"/>
          <w:marTop w:val="0"/>
          <w:marBottom w:val="0"/>
          <w:divBdr>
            <w:top w:val="none" w:sz="0" w:space="0" w:color="auto"/>
            <w:left w:val="none" w:sz="0" w:space="0" w:color="auto"/>
            <w:bottom w:val="none" w:sz="0" w:space="0" w:color="auto"/>
            <w:right w:val="none" w:sz="0" w:space="0" w:color="auto"/>
          </w:divBdr>
        </w:div>
        <w:div w:id="168756055">
          <w:marLeft w:val="640"/>
          <w:marRight w:val="0"/>
          <w:marTop w:val="0"/>
          <w:marBottom w:val="0"/>
          <w:divBdr>
            <w:top w:val="none" w:sz="0" w:space="0" w:color="auto"/>
            <w:left w:val="none" w:sz="0" w:space="0" w:color="auto"/>
            <w:bottom w:val="none" w:sz="0" w:space="0" w:color="auto"/>
            <w:right w:val="none" w:sz="0" w:space="0" w:color="auto"/>
          </w:divBdr>
        </w:div>
        <w:div w:id="972446788">
          <w:marLeft w:val="640"/>
          <w:marRight w:val="0"/>
          <w:marTop w:val="0"/>
          <w:marBottom w:val="0"/>
          <w:divBdr>
            <w:top w:val="none" w:sz="0" w:space="0" w:color="auto"/>
            <w:left w:val="none" w:sz="0" w:space="0" w:color="auto"/>
            <w:bottom w:val="none" w:sz="0" w:space="0" w:color="auto"/>
            <w:right w:val="none" w:sz="0" w:space="0" w:color="auto"/>
          </w:divBdr>
        </w:div>
        <w:div w:id="910970665">
          <w:marLeft w:val="640"/>
          <w:marRight w:val="0"/>
          <w:marTop w:val="0"/>
          <w:marBottom w:val="0"/>
          <w:divBdr>
            <w:top w:val="none" w:sz="0" w:space="0" w:color="auto"/>
            <w:left w:val="none" w:sz="0" w:space="0" w:color="auto"/>
            <w:bottom w:val="none" w:sz="0" w:space="0" w:color="auto"/>
            <w:right w:val="none" w:sz="0" w:space="0" w:color="auto"/>
          </w:divBdr>
        </w:div>
        <w:div w:id="2097052210">
          <w:marLeft w:val="640"/>
          <w:marRight w:val="0"/>
          <w:marTop w:val="0"/>
          <w:marBottom w:val="0"/>
          <w:divBdr>
            <w:top w:val="none" w:sz="0" w:space="0" w:color="auto"/>
            <w:left w:val="none" w:sz="0" w:space="0" w:color="auto"/>
            <w:bottom w:val="none" w:sz="0" w:space="0" w:color="auto"/>
            <w:right w:val="none" w:sz="0" w:space="0" w:color="auto"/>
          </w:divBdr>
        </w:div>
        <w:div w:id="1939898240">
          <w:marLeft w:val="640"/>
          <w:marRight w:val="0"/>
          <w:marTop w:val="0"/>
          <w:marBottom w:val="0"/>
          <w:divBdr>
            <w:top w:val="none" w:sz="0" w:space="0" w:color="auto"/>
            <w:left w:val="none" w:sz="0" w:space="0" w:color="auto"/>
            <w:bottom w:val="none" w:sz="0" w:space="0" w:color="auto"/>
            <w:right w:val="none" w:sz="0" w:space="0" w:color="auto"/>
          </w:divBdr>
        </w:div>
        <w:div w:id="2114550180">
          <w:marLeft w:val="640"/>
          <w:marRight w:val="0"/>
          <w:marTop w:val="0"/>
          <w:marBottom w:val="0"/>
          <w:divBdr>
            <w:top w:val="none" w:sz="0" w:space="0" w:color="auto"/>
            <w:left w:val="none" w:sz="0" w:space="0" w:color="auto"/>
            <w:bottom w:val="none" w:sz="0" w:space="0" w:color="auto"/>
            <w:right w:val="none" w:sz="0" w:space="0" w:color="auto"/>
          </w:divBdr>
        </w:div>
        <w:div w:id="1054159613">
          <w:marLeft w:val="640"/>
          <w:marRight w:val="0"/>
          <w:marTop w:val="0"/>
          <w:marBottom w:val="0"/>
          <w:divBdr>
            <w:top w:val="none" w:sz="0" w:space="0" w:color="auto"/>
            <w:left w:val="none" w:sz="0" w:space="0" w:color="auto"/>
            <w:bottom w:val="none" w:sz="0" w:space="0" w:color="auto"/>
            <w:right w:val="none" w:sz="0" w:space="0" w:color="auto"/>
          </w:divBdr>
        </w:div>
        <w:div w:id="496312879">
          <w:marLeft w:val="640"/>
          <w:marRight w:val="0"/>
          <w:marTop w:val="0"/>
          <w:marBottom w:val="0"/>
          <w:divBdr>
            <w:top w:val="none" w:sz="0" w:space="0" w:color="auto"/>
            <w:left w:val="none" w:sz="0" w:space="0" w:color="auto"/>
            <w:bottom w:val="none" w:sz="0" w:space="0" w:color="auto"/>
            <w:right w:val="none" w:sz="0" w:space="0" w:color="auto"/>
          </w:divBdr>
        </w:div>
        <w:div w:id="1699887601">
          <w:marLeft w:val="640"/>
          <w:marRight w:val="0"/>
          <w:marTop w:val="0"/>
          <w:marBottom w:val="0"/>
          <w:divBdr>
            <w:top w:val="none" w:sz="0" w:space="0" w:color="auto"/>
            <w:left w:val="none" w:sz="0" w:space="0" w:color="auto"/>
            <w:bottom w:val="none" w:sz="0" w:space="0" w:color="auto"/>
            <w:right w:val="none" w:sz="0" w:space="0" w:color="auto"/>
          </w:divBdr>
        </w:div>
        <w:div w:id="1931114026">
          <w:marLeft w:val="640"/>
          <w:marRight w:val="0"/>
          <w:marTop w:val="0"/>
          <w:marBottom w:val="0"/>
          <w:divBdr>
            <w:top w:val="none" w:sz="0" w:space="0" w:color="auto"/>
            <w:left w:val="none" w:sz="0" w:space="0" w:color="auto"/>
            <w:bottom w:val="none" w:sz="0" w:space="0" w:color="auto"/>
            <w:right w:val="none" w:sz="0" w:space="0" w:color="auto"/>
          </w:divBdr>
        </w:div>
        <w:div w:id="1427077770">
          <w:marLeft w:val="640"/>
          <w:marRight w:val="0"/>
          <w:marTop w:val="0"/>
          <w:marBottom w:val="0"/>
          <w:divBdr>
            <w:top w:val="none" w:sz="0" w:space="0" w:color="auto"/>
            <w:left w:val="none" w:sz="0" w:space="0" w:color="auto"/>
            <w:bottom w:val="none" w:sz="0" w:space="0" w:color="auto"/>
            <w:right w:val="none" w:sz="0" w:space="0" w:color="auto"/>
          </w:divBdr>
        </w:div>
        <w:div w:id="751436082">
          <w:marLeft w:val="640"/>
          <w:marRight w:val="0"/>
          <w:marTop w:val="0"/>
          <w:marBottom w:val="0"/>
          <w:divBdr>
            <w:top w:val="none" w:sz="0" w:space="0" w:color="auto"/>
            <w:left w:val="none" w:sz="0" w:space="0" w:color="auto"/>
            <w:bottom w:val="none" w:sz="0" w:space="0" w:color="auto"/>
            <w:right w:val="none" w:sz="0" w:space="0" w:color="auto"/>
          </w:divBdr>
        </w:div>
        <w:div w:id="1837189298">
          <w:marLeft w:val="640"/>
          <w:marRight w:val="0"/>
          <w:marTop w:val="0"/>
          <w:marBottom w:val="0"/>
          <w:divBdr>
            <w:top w:val="none" w:sz="0" w:space="0" w:color="auto"/>
            <w:left w:val="none" w:sz="0" w:space="0" w:color="auto"/>
            <w:bottom w:val="none" w:sz="0" w:space="0" w:color="auto"/>
            <w:right w:val="none" w:sz="0" w:space="0" w:color="auto"/>
          </w:divBdr>
        </w:div>
        <w:div w:id="2091584312">
          <w:marLeft w:val="640"/>
          <w:marRight w:val="0"/>
          <w:marTop w:val="0"/>
          <w:marBottom w:val="0"/>
          <w:divBdr>
            <w:top w:val="none" w:sz="0" w:space="0" w:color="auto"/>
            <w:left w:val="none" w:sz="0" w:space="0" w:color="auto"/>
            <w:bottom w:val="none" w:sz="0" w:space="0" w:color="auto"/>
            <w:right w:val="none" w:sz="0" w:space="0" w:color="auto"/>
          </w:divBdr>
        </w:div>
        <w:div w:id="1574118374">
          <w:marLeft w:val="640"/>
          <w:marRight w:val="0"/>
          <w:marTop w:val="0"/>
          <w:marBottom w:val="0"/>
          <w:divBdr>
            <w:top w:val="none" w:sz="0" w:space="0" w:color="auto"/>
            <w:left w:val="none" w:sz="0" w:space="0" w:color="auto"/>
            <w:bottom w:val="none" w:sz="0" w:space="0" w:color="auto"/>
            <w:right w:val="none" w:sz="0" w:space="0" w:color="auto"/>
          </w:divBdr>
        </w:div>
        <w:div w:id="1214466633">
          <w:marLeft w:val="640"/>
          <w:marRight w:val="0"/>
          <w:marTop w:val="0"/>
          <w:marBottom w:val="0"/>
          <w:divBdr>
            <w:top w:val="none" w:sz="0" w:space="0" w:color="auto"/>
            <w:left w:val="none" w:sz="0" w:space="0" w:color="auto"/>
            <w:bottom w:val="none" w:sz="0" w:space="0" w:color="auto"/>
            <w:right w:val="none" w:sz="0" w:space="0" w:color="auto"/>
          </w:divBdr>
        </w:div>
        <w:div w:id="1939095380">
          <w:marLeft w:val="640"/>
          <w:marRight w:val="0"/>
          <w:marTop w:val="0"/>
          <w:marBottom w:val="0"/>
          <w:divBdr>
            <w:top w:val="none" w:sz="0" w:space="0" w:color="auto"/>
            <w:left w:val="none" w:sz="0" w:space="0" w:color="auto"/>
            <w:bottom w:val="none" w:sz="0" w:space="0" w:color="auto"/>
            <w:right w:val="none" w:sz="0" w:space="0" w:color="auto"/>
          </w:divBdr>
        </w:div>
        <w:div w:id="277175992">
          <w:marLeft w:val="640"/>
          <w:marRight w:val="0"/>
          <w:marTop w:val="0"/>
          <w:marBottom w:val="0"/>
          <w:divBdr>
            <w:top w:val="none" w:sz="0" w:space="0" w:color="auto"/>
            <w:left w:val="none" w:sz="0" w:space="0" w:color="auto"/>
            <w:bottom w:val="none" w:sz="0" w:space="0" w:color="auto"/>
            <w:right w:val="none" w:sz="0" w:space="0" w:color="auto"/>
          </w:divBdr>
        </w:div>
        <w:div w:id="1409573739">
          <w:marLeft w:val="640"/>
          <w:marRight w:val="0"/>
          <w:marTop w:val="0"/>
          <w:marBottom w:val="0"/>
          <w:divBdr>
            <w:top w:val="none" w:sz="0" w:space="0" w:color="auto"/>
            <w:left w:val="none" w:sz="0" w:space="0" w:color="auto"/>
            <w:bottom w:val="none" w:sz="0" w:space="0" w:color="auto"/>
            <w:right w:val="none" w:sz="0" w:space="0" w:color="auto"/>
          </w:divBdr>
        </w:div>
        <w:div w:id="725956158">
          <w:marLeft w:val="640"/>
          <w:marRight w:val="0"/>
          <w:marTop w:val="0"/>
          <w:marBottom w:val="0"/>
          <w:divBdr>
            <w:top w:val="none" w:sz="0" w:space="0" w:color="auto"/>
            <w:left w:val="none" w:sz="0" w:space="0" w:color="auto"/>
            <w:bottom w:val="none" w:sz="0" w:space="0" w:color="auto"/>
            <w:right w:val="none" w:sz="0" w:space="0" w:color="auto"/>
          </w:divBdr>
        </w:div>
        <w:div w:id="1983608326">
          <w:marLeft w:val="640"/>
          <w:marRight w:val="0"/>
          <w:marTop w:val="0"/>
          <w:marBottom w:val="0"/>
          <w:divBdr>
            <w:top w:val="none" w:sz="0" w:space="0" w:color="auto"/>
            <w:left w:val="none" w:sz="0" w:space="0" w:color="auto"/>
            <w:bottom w:val="none" w:sz="0" w:space="0" w:color="auto"/>
            <w:right w:val="none" w:sz="0" w:space="0" w:color="auto"/>
          </w:divBdr>
        </w:div>
        <w:div w:id="2031367695">
          <w:marLeft w:val="640"/>
          <w:marRight w:val="0"/>
          <w:marTop w:val="0"/>
          <w:marBottom w:val="0"/>
          <w:divBdr>
            <w:top w:val="none" w:sz="0" w:space="0" w:color="auto"/>
            <w:left w:val="none" w:sz="0" w:space="0" w:color="auto"/>
            <w:bottom w:val="none" w:sz="0" w:space="0" w:color="auto"/>
            <w:right w:val="none" w:sz="0" w:space="0" w:color="auto"/>
          </w:divBdr>
        </w:div>
        <w:div w:id="1673528054">
          <w:marLeft w:val="640"/>
          <w:marRight w:val="0"/>
          <w:marTop w:val="0"/>
          <w:marBottom w:val="0"/>
          <w:divBdr>
            <w:top w:val="none" w:sz="0" w:space="0" w:color="auto"/>
            <w:left w:val="none" w:sz="0" w:space="0" w:color="auto"/>
            <w:bottom w:val="none" w:sz="0" w:space="0" w:color="auto"/>
            <w:right w:val="none" w:sz="0" w:space="0" w:color="auto"/>
          </w:divBdr>
        </w:div>
        <w:div w:id="625892169">
          <w:marLeft w:val="640"/>
          <w:marRight w:val="0"/>
          <w:marTop w:val="0"/>
          <w:marBottom w:val="0"/>
          <w:divBdr>
            <w:top w:val="none" w:sz="0" w:space="0" w:color="auto"/>
            <w:left w:val="none" w:sz="0" w:space="0" w:color="auto"/>
            <w:bottom w:val="none" w:sz="0" w:space="0" w:color="auto"/>
            <w:right w:val="none" w:sz="0" w:space="0" w:color="auto"/>
          </w:divBdr>
        </w:div>
        <w:div w:id="856965633">
          <w:marLeft w:val="640"/>
          <w:marRight w:val="0"/>
          <w:marTop w:val="0"/>
          <w:marBottom w:val="0"/>
          <w:divBdr>
            <w:top w:val="none" w:sz="0" w:space="0" w:color="auto"/>
            <w:left w:val="none" w:sz="0" w:space="0" w:color="auto"/>
            <w:bottom w:val="none" w:sz="0" w:space="0" w:color="auto"/>
            <w:right w:val="none" w:sz="0" w:space="0" w:color="auto"/>
          </w:divBdr>
        </w:div>
        <w:div w:id="914818434">
          <w:marLeft w:val="640"/>
          <w:marRight w:val="0"/>
          <w:marTop w:val="0"/>
          <w:marBottom w:val="0"/>
          <w:divBdr>
            <w:top w:val="none" w:sz="0" w:space="0" w:color="auto"/>
            <w:left w:val="none" w:sz="0" w:space="0" w:color="auto"/>
            <w:bottom w:val="none" w:sz="0" w:space="0" w:color="auto"/>
            <w:right w:val="none" w:sz="0" w:space="0" w:color="auto"/>
          </w:divBdr>
        </w:div>
        <w:div w:id="1362324142">
          <w:marLeft w:val="640"/>
          <w:marRight w:val="0"/>
          <w:marTop w:val="0"/>
          <w:marBottom w:val="0"/>
          <w:divBdr>
            <w:top w:val="none" w:sz="0" w:space="0" w:color="auto"/>
            <w:left w:val="none" w:sz="0" w:space="0" w:color="auto"/>
            <w:bottom w:val="none" w:sz="0" w:space="0" w:color="auto"/>
            <w:right w:val="none" w:sz="0" w:space="0" w:color="auto"/>
          </w:divBdr>
        </w:div>
        <w:div w:id="983042148">
          <w:marLeft w:val="640"/>
          <w:marRight w:val="0"/>
          <w:marTop w:val="0"/>
          <w:marBottom w:val="0"/>
          <w:divBdr>
            <w:top w:val="none" w:sz="0" w:space="0" w:color="auto"/>
            <w:left w:val="none" w:sz="0" w:space="0" w:color="auto"/>
            <w:bottom w:val="none" w:sz="0" w:space="0" w:color="auto"/>
            <w:right w:val="none" w:sz="0" w:space="0" w:color="auto"/>
          </w:divBdr>
        </w:div>
        <w:div w:id="1702628917">
          <w:marLeft w:val="640"/>
          <w:marRight w:val="0"/>
          <w:marTop w:val="0"/>
          <w:marBottom w:val="0"/>
          <w:divBdr>
            <w:top w:val="none" w:sz="0" w:space="0" w:color="auto"/>
            <w:left w:val="none" w:sz="0" w:space="0" w:color="auto"/>
            <w:bottom w:val="none" w:sz="0" w:space="0" w:color="auto"/>
            <w:right w:val="none" w:sz="0" w:space="0" w:color="auto"/>
          </w:divBdr>
        </w:div>
        <w:div w:id="466974316">
          <w:marLeft w:val="640"/>
          <w:marRight w:val="0"/>
          <w:marTop w:val="0"/>
          <w:marBottom w:val="0"/>
          <w:divBdr>
            <w:top w:val="none" w:sz="0" w:space="0" w:color="auto"/>
            <w:left w:val="none" w:sz="0" w:space="0" w:color="auto"/>
            <w:bottom w:val="none" w:sz="0" w:space="0" w:color="auto"/>
            <w:right w:val="none" w:sz="0" w:space="0" w:color="auto"/>
          </w:divBdr>
        </w:div>
        <w:div w:id="983310881">
          <w:marLeft w:val="640"/>
          <w:marRight w:val="0"/>
          <w:marTop w:val="0"/>
          <w:marBottom w:val="0"/>
          <w:divBdr>
            <w:top w:val="none" w:sz="0" w:space="0" w:color="auto"/>
            <w:left w:val="none" w:sz="0" w:space="0" w:color="auto"/>
            <w:bottom w:val="none" w:sz="0" w:space="0" w:color="auto"/>
            <w:right w:val="none" w:sz="0" w:space="0" w:color="auto"/>
          </w:divBdr>
        </w:div>
        <w:div w:id="1842087866">
          <w:marLeft w:val="640"/>
          <w:marRight w:val="0"/>
          <w:marTop w:val="0"/>
          <w:marBottom w:val="0"/>
          <w:divBdr>
            <w:top w:val="none" w:sz="0" w:space="0" w:color="auto"/>
            <w:left w:val="none" w:sz="0" w:space="0" w:color="auto"/>
            <w:bottom w:val="none" w:sz="0" w:space="0" w:color="auto"/>
            <w:right w:val="none" w:sz="0" w:space="0" w:color="auto"/>
          </w:divBdr>
        </w:div>
        <w:div w:id="1801612116">
          <w:marLeft w:val="640"/>
          <w:marRight w:val="0"/>
          <w:marTop w:val="0"/>
          <w:marBottom w:val="0"/>
          <w:divBdr>
            <w:top w:val="none" w:sz="0" w:space="0" w:color="auto"/>
            <w:left w:val="none" w:sz="0" w:space="0" w:color="auto"/>
            <w:bottom w:val="none" w:sz="0" w:space="0" w:color="auto"/>
            <w:right w:val="none" w:sz="0" w:space="0" w:color="auto"/>
          </w:divBdr>
        </w:div>
        <w:div w:id="547300882">
          <w:marLeft w:val="640"/>
          <w:marRight w:val="0"/>
          <w:marTop w:val="0"/>
          <w:marBottom w:val="0"/>
          <w:divBdr>
            <w:top w:val="none" w:sz="0" w:space="0" w:color="auto"/>
            <w:left w:val="none" w:sz="0" w:space="0" w:color="auto"/>
            <w:bottom w:val="none" w:sz="0" w:space="0" w:color="auto"/>
            <w:right w:val="none" w:sz="0" w:space="0" w:color="auto"/>
          </w:divBdr>
        </w:div>
        <w:div w:id="286551563">
          <w:marLeft w:val="640"/>
          <w:marRight w:val="0"/>
          <w:marTop w:val="0"/>
          <w:marBottom w:val="0"/>
          <w:divBdr>
            <w:top w:val="none" w:sz="0" w:space="0" w:color="auto"/>
            <w:left w:val="none" w:sz="0" w:space="0" w:color="auto"/>
            <w:bottom w:val="none" w:sz="0" w:space="0" w:color="auto"/>
            <w:right w:val="none" w:sz="0" w:space="0" w:color="auto"/>
          </w:divBdr>
        </w:div>
        <w:div w:id="1341083107">
          <w:marLeft w:val="640"/>
          <w:marRight w:val="0"/>
          <w:marTop w:val="0"/>
          <w:marBottom w:val="0"/>
          <w:divBdr>
            <w:top w:val="none" w:sz="0" w:space="0" w:color="auto"/>
            <w:left w:val="none" w:sz="0" w:space="0" w:color="auto"/>
            <w:bottom w:val="none" w:sz="0" w:space="0" w:color="auto"/>
            <w:right w:val="none" w:sz="0" w:space="0" w:color="auto"/>
          </w:divBdr>
        </w:div>
        <w:div w:id="447705903">
          <w:marLeft w:val="640"/>
          <w:marRight w:val="0"/>
          <w:marTop w:val="0"/>
          <w:marBottom w:val="0"/>
          <w:divBdr>
            <w:top w:val="none" w:sz="0" w:space="0" w:color="auto"/>
            <w:left w:val="none" w:sz="0" w:space="0" w:color="auto"/>
            <w:bottom w:val="none" w:sz="0" w:space="0" w:color="auto"/>
            <w:right w:val="none" w:sz="0" w:space="0" w:color="auto"/>
          </w:divBdr>
        </w:div>
        <w:div w:id="2027515352">
          <w:marLeft w:val="640"/>
          <w:marRight w:val="0"/>
          <w:marTop w:val="0"/>
          <w:marBottom w:val="0"/>
          <w:divBdr>
            <w:top w:val="none" w:sz="0" w:space="0" w:color="auto"/>
            <w:left w:val="none" w:sz="0" w:space="0" w:color="auto"/>
            <w:bottom w:val="none" w:sz="0" w:space="0" w:color="auto"/>
            <w:right w:val="none" w:sz="0" w:space="0" w:color="auto"/>
          </w:divBdr>
        </w:div>
        <w:div w:id="856502669">
          <w:marLeft w:val="640"/>
          <w:marRight w:val="0"/>
          <w:marTop w:val="0"/>
          <w:marBottom w:val="0"/>
          <w:divBdr>
            <w:top w:val="none" w:sz="0" w:space="0" w:color="auto"/>
            <w:left w:val="none" w:sz="0" w:space="0" w:color="auto"/>
            <w:bottom w:val="none" w:sz="0" w:space="0" w:color="auto"/>
            <w:right w:val="none" w:sz="0" w:space="0" w:color="auto"/>
          </w:divBdr>
        </w:div>
        <w:div w:id="303237587">
          <w:marLeft w:val="640"/>
          <w:marRight w:val="0"/>
          <w:marTop w:val="0"/>
          <w:marBottom w:val="0"/>
          <w:divBdr>
            <w:top w:val="none" w:sz="0" w:space="0" w:color="auto"/>
            <w:left w:val="none" w:sz="0" w:space="0" w:color="auto"/>
            <w:bottom w:val="none" w:sz="0" w:space="0" w:color="auto"/>
            <w:right w:val="none" w:sz="0" w:space="0" w:color="auto"/>
          </w:divBdr>
        </w:div>
      </w:divsChild>
    </w:div>
    <w:div w:id="1828326335">
      <w:bodyDiv w:val="1"/>
      <w:marLeft w:val="0"/>
      <w:marRight w:val="0"/>
      <w:marTop w:val="0"/>
      <w:marBottom w:val="0"/>
      <w:divBdr>
        <w:top w:val="none" w:sz="0" w:space="0" w:color="auto"/>
        <w:left w:val="none" w:sz="0" w:space="0" w:color="auto"/>
        <w:bottom w:val="none" w:sz="0" w:space="0" w:color="auto"/>
        <w:right w:val="none" w:sz="0" w:space="0" w:color="auto"/>
      </w:divBdr>
      <w:divsChild>
        <w:div w:id="872428507">
          <w:marLeft w:val="640"/>
          <w:marRight w:val="0"/>
          <w:marTop w:val="0"/>
          <w:marBottom w:val="0"/>
          <w:divBdr>
            <w:top w:val="none" w:sz="0" w:space="0" w:color="auto"/>
            <w:left w:val="none" w:sz="0" w:space="0" w:color="auto"/>
            <w:bottom w:val="none" w:sz="0" w:space="0" w:color="auto"/>
            <w:right w:val="none" w:sz="0" w:space="0" w:color="auto"/>
          </w:divBdr>
        </w:div>
        <w:div w:id="1973828874">
          <w:marLeft w:val="640"/>
          <w:marRight w:val="0"/>
          <w:marTop w:val="0"/>
          <w:marBottom w:val="0"/>
          <w:divBdr>
            <w:top w:val="none" w:sz="0" w:space="0" w:color="auto"/>
            <w:left w:val="none" w:sz="0" w:space="0" w:color="auto"/>
            <w:bottom w:val="none" w:sz="0" w:space="0" w:color="auto"/>
            <w:right w:val="none" w:sz="0" w:space="0" w:color="auto"/>
          </w:divBdr>
        </w:div>
        <w:div w:id="1325743903">
          <w:marLeft w:val="640"/>
          <w:marRight w:val="0"/>
          <w:marTop w:val="0"/>
          <w:marBottom w:val="0"/>
          <w:divBdr>
            <w:top w:val="none" w:sz="0" w:space="0" w:color="auto"/>
            <w:left w:val="none" w:sz="0" w:space="0" w:color="auto"/>
            <w:bottom w:val="none" w:sz="0" w:space="0" w:color="auto"/>
            <w:right w:val="none" w:sz="0" w:space="0" w:color="auto"/>
          </w:divBdr>
        </w:div>
        <w:div w:id="469174861">
          <w:marLeft w:val="640"/>
          <w:marRight w:val="0"/>
          <w:marTop w:val="0"/>
          <w:marBottom w:val="0"/>
          <w:divBdr>
            <w:top w:val="none" w:sz="0" w:space="0" w:color="auto"/>
            <w:left w:val="none" w:sz="0" w:space="0" w:color="auto"/>
            <w:bottom w:val="none" w:sz="0" w:space="0" w:color="auto"/>
            <w:right w:val="none" w:sz="0" w:space="0" w:color="auto"/>
          </w:divBdr>
        </w:div>
        <w:div w:id="1144542426">
          <w:marLeft w:val="640"/>
          <w:marRight w:val="0"/>
          <w:marTop w:val="0"/>
          <w:marBottom w:val="0"/>
          <w:divBdr>
            <w:top w:val="none" w:sz="0" w:space="0" w:color="auto"/>
            <w:left w:val="none" w:sz="0" w:space="0" w:color="auto"/>
            <w:bottom w:val="none" w:sz="0" w:space="0" w:color="auto"/>
            <w:right w:val="none" w:sz="0" w:space="0" w:color="auto"/>
          </w:divBdr>
        </w:div>
        <w:div w:id="1324308974">
          <w:marLeft w:val="640"/>
          <w:marRight w:val="0"/>
          <w:marTop w:val="0"/>
          <w:marBottom w:val="0"/>
          <w:divBdr>
            <w:top w:val="none" w:sz="0" w:space="0" w:color="auto"/>
            <w:left w:val="none" w:sz="0" w:space="0" w:color="auto"/>
            <w:bottom w:val="none" w:sz="0" w:space="0" w:color="auto"/>
            <w:right w:val="none" w:sz="0" w:space="0" w:color="auto"/>
          </w:divBdr>
        </w:div>
        <w:div w:id="339428244">
          <w:marLeft w:val="640"/>
          <w:marRight w:val="0"/>
          <w:marTop w:val="0"/>
          <w:marBottom w:val="0"/>
          <w:divBdr>
            <w:top w:val="none" w:sz="0" w:space="0" w:color="auto"/>
            <w:left w:val="none" w:sz="0" w:space="0" w:color="auto"/>
            <w:bottom w:val="none" w:sz="0" w:space="0" w:color="auto"/>
            <w:right w:val="none" w:sz="0" w:space="0" w:color="auto"/>
          </w:divBdr>
        </w:div>
        <w:div w:id="324165516">
          <w:marLeft w:val="640"/>
          <w:marRight w:val="0"/>
          <w:marTop w:val="0"/>
          <w:marBottom w:val="0"/>
          <w:divBdr>
            <w:top w:val="none" w:sz="0" w:space="0" w:color="auto"/>
            <w:left w:val="none" w:sz="0" w:space="0" w:color="auto"/>
            <w:bottom w:val="none" w:sz="0" w:space="0" w:color="auto"/>
            <w:right w:val="none" w:sz="0" w:space="0" w:color="auto"/>
          </w:divBdr>
        </w:div>
        <w:div w:id="537157358">
          <w:marLeft w:val="640"/>
          <w:marRight w:val="0"/>
          <w:marTop w:val="0"/>
          <w:marBottom w:val="0"/>
          <w:divBdr>
            <w:top w:val="none" w:sz="0" w:space="0" w:color="auto"/>
            <w:left w:val="none" w:sz="0" w:space="0" w:color="auto"/>
            <w:bottom w:val="none" w:sz="0" w:space="0" w:color="auto"/>
            <w:right w:val="none" w:sz="0" w:space="0" w:color="auto"/>
          </w:divBdr>
        </w:div>
        <w:div w:id="2002081535">
          <w:marLeft w:val="640"/>
          <w:marRight w:val="0"/>
          <w:marTop w:val="0"/>
          <w:marBottom w:val="0"/>
          <w:divBdr>
            <w:top w:val="none" w:sz="0" w:space="0" w:color="auto"/>
            <w:left w:val="none" w:sz="0" w:space="0" w:color="auto"/>
            <w:bottom w:val="none" w:sz="0" w:space="0" w:color="auto"/>
            <w:right w:val="none" w:sz="0" w:space="0" w:color="auto"/>
          </w:divBdr>
        </w:div>
        <w:div w:id="384572165">
          <w:marLeft w:val="640"/>
          <w:marRight w:val="0"/>
          <w:marTop w:val="0"/>
          <w:marBottom w:val="0"/>
          <w:divBdr>
            <w:top w:val="none" w:sz="0" w:space="0" w:color="auto"/>
            <w:left w:val="none" w:sz="0" w:space="0" w:color="auto"/>
            <w:bottom w:val="none" w:sz="0" w:space="0" w:color="auto"/>
            <w:right w:val="none" w:sz="0" w:space="0" w:color="auto"/>
          </w:divBdr>
        </w:div>
        <w:div w:id="341592565">
          <w:marLeft w:val="640"/>
          <w:marRight w:val="0"/>
          <w:marTop w:val="0"/>
          <w:marBottom w:val="0"/>
          <w:divBdr>
            <w:top w:val="none" w:sz="0" w:space="0" w:color="auto"/>
            <w:left w:val="none" w:sz="0" w:space="0" w:color="auto"/>
            <w:bottom w:val="none" w:sz="0" w:space="0" w:color="auto"/>
            <w:right w:val="none" w:sz="0" w:space="0" w:color="auto"/>
          </w:divBdr>
        </w:div>
        <w:div w:id="1580558673">
          <w:marLeft w:val="640"/>
          <w:marRight w:val="0"/>
          <w:marTop w:val="0"/>
          <w:marBottom w:val="0"/>
          <w:divBdr>
            <w:top w:val="none" w:sz="0" w:space="0" w:color="auto"/>
            <w:left w:val="none" w:sz="0" w:space="0" w:color="auto"/>
            <w:bottom w:val="none" w:sz="0" w:space="0" w:color="auto"/>
            <w:right w:val="none" w:sz="0" w:space="0" w:color="auto"/>
          </w:divBdr>
        </w:div>
        <w:div w:id="1887981881">
          <w:marLeft w:val="640"/>
          <w:marRight w:val="0"/>
          <w:marTop w:val="0"/>
          <w:marBottom w:val="0"/>
          <w:divBdr>
            <w:top w:val="none" w:sz="0" w:space="0" w:color="auto"/>
            <w:left w:val="none" w:sz="0" w:space="0" w:color="auto"/>
            <w:bottom w:val="none" w:sz="0" w:space="0" w:color="auto"/>
            <w:right w:val="none" w:sz="0" w:space="0" w:color="auto"/>
          </w:divBdr>
        </w:div>
        <w:div w:id="271207141">
          <w:marLeft w:val="640"/>
          <w:marRight w:val="0"/>
          <w:marTop w:val="0"/>
          <w:marBottom w:val="0"/>
          <w:divBdr>
            <w:top w:val="none" w:sz="0" w:space="0" w:color="auto"/>
            <w:left w:val="none" w:sz="0" w:space="0" w:color="auto"/>
            <w:bottom w:val="none" w:sz="0" w:space="0" w:color="auto"/>
            <w:right w:val="none" w:sz="0" w:space="0" w:color="auto"/>
          </w:divBdr>
        </w:div>
        <w:div w:id="1150244612">
          <w:marLeft w:val="640"/>
          <w:marRight w:val="0"/>
          <w:marTop w:val="0"/>
          <w:marBottom w:val="0"/>
          <w:divBdr>
            <w:top w:val="none" w:sz="0" w:space="0" w:color="auto"/>
            <w:left w:val="none" w:sz="0" w:space="0" w:color="auto"/>
            <w:bottom w:val="none" w:sz="0" w:space="0" w:color="auto"/>
            <w:right w:val="none" w:sz="0" w:space="0" w:color="auto"/>
          </w:divBdr>
        </w:div>
        <w:div w:id="1291860307">
          <w:marLeft w:val="640"/>
          <w:marRight w:val="0"/>
          <w:marTop w:val="0"/>
          <w:marBottom w:val="0"/>
          <w:divBdr>
            <w:top w:val="none" w:sz="0" w:space="0" w:color="auto"/>
            <w:left w:val="none" w:sz="0" w:space="0" w:color="auto"/>
            <w:bottom w:val="none" w:sz="0" w:space="0" w:color="auto"/>
            <w:right w:val="none" w:sz="0" w:space="0" w:color="auto"/>
          </w:divBdr>
        </w:div>
        <w:div w:id="947734252">
          <w:marLeft w:val="640"/>
          <w:marRight w:val="0"/>
          <w:marTop w:val="0"/>
          <w:marBottom w:val="0"/>
          <w:divBdr>
            <w:top w:val="none" w:sz="0" w:space="0" w:color="auto"/>
            <w:left w:val="none" w:sz="0" w:space="0" w:color="auto"/>
            <w:bottom w:val="none" w:sz="0" w:space="0" w:color="auto"/>
            <w:right w:val="none" w:sz="0" w:space="0" w:color="auto"/>
          </w:divBdr>
        </w:div>
        <w:div w:id="1469008380">
          <w:marLeft w:val="640"/>
          <w:marRight w:val="0"/>
          <w:marTop w:val="0"/>
          <w:marBottom w:val="0"/>
          <w:divBdr>
            <w:top w:val="none" w:sz="0" w:space="0" w:color="auto"/>
            <w:left w:val="none" w:sz="0" w:space="0" w:color="auto"/>
            <w:bottom w:val="none" w:sz="0" w:space="0" w:color="auto"/>
            <w:right w:val="none" w:sz="0" w:space="0" w:color="auto"/>
          </w:divBdr>
        </w:div>
        <w:div w:id="1563903575">
          <w:marLeft w:val="640"/>
          <w:marRight w:val="0"/>
          <w:marTop w:val="0"/>
          <w:marBottom w:val="0"/>
          <w:divBdr>
            <w:top w:val="none" w:sz="0" w:space="0" w:color="auto"/>
            <w:left w:val="none" w:sz="0" w:space="0" w:color="auto"/>
            <w:bottom w:val="none" w:sz="0" w:space="0" w:color="auto"/>
            <w:right w:val="none" w:sz="0" w:space="0" w:color="auto"/>
          </w:divBdr>
        </w:div>
        <w:div w:id="316616892">
          <w:marLeft w:val="640"/>
          <w:marRight w:val="0"/>
          <w:marTop w:val="0"/>
          <w:marBottom w:val="0"/>
          <w:divBdr>
            <w:top w:val="none" w:sz="0" w:space="0" w:color="auto"/>
            <w:left w:val="none" w:sz="0" w:space="0" w:color="auto"/>
            <w:bottom w:val="none" w:sz="0" w:space="0" w:color="auto"/>
            <w:right w:val="none" w:sz="0" w:space="0" w:color="auto"/>
          </w:divBdr>
        </w:div>
        <w:div w:id="743992752">
          <w:marLeft w:val="640"/>
          <w:marRight w:val="0"/>
          <w:marTop w:val="0"/>
          <w:marBottom w:val="0"/>
          <w:divBdr>
            <w:top w:val="none" w:sz="0" w:space="0" w:color="auto"/>
            <w:left w:val="none" w:sz="0" w:space="0" w:color="auto"/>
            <w:bottom w:val="none" w:sz="0" w:space="0" w:color="auto"/>
            <w:right w:val="none" w:sz="0" w:space="0" w:color="auto"/>
          </w:divBdr>
        </w:div>
        <w:div w:id="497498890">
          <w:marLeft w:val="640"/>
          <w:marRight w:val="0"/>
          <w:marTop w:val="0"/>
          <w:marBottom w:val="0"/>
          <w:divBdr>
            <w:top w:val="none" w:sz="0" w:space="0" w:color="auto"/>
            <w:left w:val="none" w:sz="0" w:space="0" w:color="auto"/>
            <w:bottom w:val="none" w:sz="0" w:space="0" w:color="auto"/>
            <w:right w:val="none" w:sz="0" w:space="0" w:color="auto"/>
          </w:divBdr>
        </w:div>
        <w:div w:id="12191338">
          <w:marLeft w:val="640"/>
          <w:marRight w:val="0"/>
          <w:marTop w:val="0"/>
          <w:marBottom w:val="0"/>
          <w:divBdr>
            <w:top w:val="none" w:sz="0" w:space="0" w:color="auto"/>
            <w:left w:val="none" w:sz="0" w:space="0" w:color="auto"/>
            <w:bottom w:val="none" w:sz="0" w:space="0" w:color="auto"/>
            <w:right w:val="none" w:sz="0" w:space="0" w:color="auto"/>
          </w:divBdr>
        </w:div>
        <w:div w:id="675771916">
          <w:marLeft w:val="640"/>
          <w:marRight w:val="0"/>
          <w:marTop w:val="0"/>
          <w:marBottom w:val="0"/>
          <w:divBdr>
            <w:top w:val="none" w:sz="0" w:space="0" w:color="auto"/>
            <w:left w:val="none" w:sz="0" w:space="0" w:color="auto"/>
            <w:bottom w:val="none" w:sz="0" w:space="0" w:color="auto"/>
            <w:right w:val="none" w:sz="0" w:space="0" w:color="auto"/>
          </w:divBdr>
        </w:div>
        <w:div w:id="1322200006">
          <w:marLeft w:val="640"/>
          <w:marRight w:val="0"/>
          <w:marTop w:val="0"/>
          <w:marBottom w:val="0"/>
          <w:divBdr>
            <w:top w:val="none" w:sz="0" w:space="0" w:color="auto"/>
            <w:left w:val="none" w:sz="0" w:space="0" w:color="auto"/>
            <w:bottom w:val="none" w:sz="0" w:space="0" w:color="auto"/>
            <w:right w:val="none" w:sz="0" w:space="0" w:color="auto"/>
          </w:divBdr>
        </w:div>
        <w:div w:id="1645114020">
          <w:marLeft w:val="640"/>
          <w:marRight w:val="0"/>
          <w:marTop w:val="0"/>
          <w:marBottom w:val="0"/>
          <w:divBdr>
            <w:top w:val="none" w:sz="0" w:space="0" w:color="auto"/>
            <w:left w:val="none" w:sz="0" w:space="0" w:color="auto"/>
            <w:bottom w:val="none" w:sz="0" w:space="0" w:color="auto"/>
            <w:right w:val="none" w:sz="0" w:space="0" w:color="auto"/>
          </w:divBdr>
        </w:div>
        <w:div w:id="394399117">
          <w:marLeft w:val="640"/>
          <w:marRight w:val="0"/>
          <w:marTop w:val="0"/>
          <w:marBottom w:val="0"/>
          <w:divBdr>
            <w:top w:val="none" w:sz="0" w:space="0" w:color="auto"/>
            <w:left w:val="none" w:sz="0" w:space="0" w:color="auto"/>
            <w:bottom w:val="none" w:sz="0" w:space="0" w:color="auto"/>
            <w:right w:val="none" w:sz="0" w:space="0" w:color="auto"/>
          </w:divBdr>
        </w:div>
        <w:div w:id="1856187049">
          <w:marLeft w:val="640"/>
          <w:marRight w:val="0"/>
          <w:marTop w:val="0"/>
          <w:marBottom w:val="0"/>
          <w:divBdr>
            <w:top w:val="none" w:sz="0" w:space="0" w:color="auto"/>
            <w:left w:val="none" w:sz="0" w:space="0" w:color="auto"/>
            <w:bottom w:val="none" w:sz="0" w:space="0" w:color="auto"/>
            <w:right w:val="none" w:sz="0" w:space="0" w:color="auto"/>
          </w:divBdr>
        </w:div>
        <w:div w:id="623927621">
          <w:marLeft w:val="640"/>
          <w:marRight w:val="0"/>
          <w:marTop w:val="0"/>
          <w:marBottom w:val="0"/>
          <w:divBdr>
            <w:top w:val="none" w:sz="0" w:space="0" w:color="auto"/>
            <w:left w:val="none" w:sz="0" w:space="0" w:color="auto"/>
            <w:bottom w:val="none" w:sz="0" w:space="0" w:color="auto"/>
            <w:right w:val="none" w:sz="0" w:space="0" w:color="auto"/>
          </w:divBdr>
        </w:div>
        <w:div w:id="1158232687">
          <w:marLeft w:val="640"/>
          <w:marRight w:val="0"/>
          <w:marTop w:val="0"/>
          <w:marBottom w:val="0"/>
          <w:divBdr>
            <w:top w:val="none" w:sz="0" w:space="0" w:color="auto"/>
            <w:left w:val="none" w:sz="0" w:space="0" w:color="auto"/>
            <w:bottom w:val="none" w:sz="0" w:space="0" w:color="auto"/>
            <w:right w:val="none" w:sz="0" w:space="0" w:color="auto"/>
          </w:divBdr>
        </w:div>
        <w:div w:id="1115103820">
          <w:marLeft w:val="640"/>
          <w:marRight w:val="0"/>
          <w:marTop w:val="0"/>
          <w:marBottom w:val="0"/>
          <w:divBdr>
            <w:top w:val="none" w:sz="0" w:space="0" w:color="auto"/>
            <w:left w:val="none" w:sz="0" w:space="0" w:color="auto"/>
            <w:bottom w:val="none" w:sz="0" w:space="0" w:color="auto"/>
            <w:right w:val="none" w:sz="0" w:space="0" w:color="auto"/>
          </w:divBdr>
        </w:div>
        <w:div w:id="1652975440">
          <w:marLeft w:val="640"/>
          <w:marRight w:val="0"/>
          <w:marTop w:val="0"/>
          <w:marBottom w:val="0"/>
          <w:divBdr>
            <w:top w:val="none" w:sz="0" w:space="0" w:color="auto"/>
            <w:left w:val="none" w:sz="0" w:space="0" w:color="auto"/>
            <w:bottom w:val="none" w:sz="0" w:space="0" w:color="auto"/>
            <w:right w:val="none" w:sz="0" w:space="0" w:color="auto"/>
          </w:divBdr>
        </w:div>
        <w:div w:id="466510431">
          <w:marLeft w:val="640"/>
          <w:marRight w:val="0"/>
          <w:marTop w:val="0"/>
          <w:marBottom w:val="0"/>
          <w:divBdr>
            <w:top w:val="none" w:sz="0" w:space="0" w:color="auto"/>
            <w:left w:val="none" w:sz="0" w:space="0" w:color="auto"/>
            <w:bottom w:val="none" w:sz="0" w:space="0" w:color="auto"/>
            <w:right w:val="none" w:sz="0" w:space="0" w:color="auto"/>
          </w:divBdr>
        </w:div>
        <w:div w:id="208154328">
          <w:marLeft w:val="640"/>
          <w:marRight w:val="0"/>
          <w:marTop w:val="0"/>
          <w:marBottom w:val="0"/>
          <w:divBdr>
            <w:top w:val="none" w:sz="0" w:space="0" w:color="auto"/>
            <w:left w:val="none" w:sz="0" w:space="0" w:color="auto"/>
            <w:bottom w:val="none" w:sz="0" w:space="0" w:color="auto"/>
            <w:right w:val="none" w:sz="0" w:space="0" w:color="auto"/>
          </w:divBdr>
        </w:div>
        <w:div w:id="824782936">
          <w:marLeft w:val="640"/>
          <w:marRight w:val="0"/>
          <w:marTop w:val="0"/>
          <w:marBottom w:val="0"/>
          <w:divBdr>
            <w:top w:val="none" w:sz="0" w:space="0" w:color="auto"/>
            <w:left w:val="none" w:sz="0" w:space="0" w:color="auto"/>
            <w:bottom w:val="none" w:sz="0" w:space="0" w:color="auto"/>
            <w:right w:val="none" w:sz="0" w:space="0" w:color="auto"/>
          </w:divBdr>
        </w:div>
        <w:div w:id="895050555">
          <w:marLeft w:val="640"/>
          <w:marRight w:val="0"/>
          <w:marTop w:val="0"/>
          <w:marBottom w:val="0"/>
          <w:divBdr>
            <w:top w:val="none" w:sz="0" w:space="0" w:color="auto"/>
            <w:left w:val="none" w:sz="0" w:space="0" w:color="auto"/>
            <w:bottom w:val="none" w:sz="0" w:space="0" w:color="auto"/>
            <w:right w:val="none" w:sz="0" w:space="0" w:color="auto"/>
          </w:divBdr>
        </w:div>
        <w:div w:id="1808545001">
          <w:marLeft w:val="640"/>
          <w:marRight w:val="0"/>
          <w:marTop w:val="0"/>
          <w:marBottom w:val="0"/>
          <w:divBdr>
            <w:top w:val="none" w:sz="0" w:space="0" w:color="auto"/>
            <w:left w:val="none" w:sz="0" w:space="0" w:color="auto"/>
            <w:bottom w:val="none" w:sz="0" w:space="0" w:color="auto"/>
            <w:right w:val="none" w:sz="0" w:space="0" w:color="auto"/>
          </w:divBdr>
        </w:div>
        <w:div w:id="1927807616">
          <w:marLeft w:val="640"/>
          <w:marRight w:val="0"/>
          <w:marTop w:val="0"/>
          <w:marBottom w:val="0"/>
          <w:divBdr>
            <w:top w:val="none" w:sz="0" w:space="0" w:color="auto"/>
            <w:left w:val="none" w:sz="0" w:space="0" w:color="auto"/>
            <w:bottom w:val="none" w:sz="0" w:space="0" w:color="auto"/>
            <w:right w:val="none" w:sz="0" w:space="0" w:color="auto"/>
          </w:divBdr>
        </w:div>
        <w:div w:id="1656101089">
          <w:marLeft w:val="640"/>
          <w:marRight w:val="0"/>
          <w:marTop w:val="0"/>
          <w:marBottom w:val="0"/>
          <w:divBdr>
            <w:top w:val="none" w:sz="0" w:space="0" w:color="auto"/>
            <w:left w:val="none" w:sz="0" w:space="0" w:color="auto"/>
            <w:bottom w:val="none" w:sz="0" w:space="0" w:color="auto"/>
            <w:right w:val="none" w:sz="0" w:space="0" w:color="auto"/>
          </w:divBdr>
        </w:div>
        <w:div w:id="1825734529">
          <w:marLeft w:val="640"/>
          <w:marRight w:val="0"/>
          <w:marTop w:val="0"/>
          <w:marBottom w:val="0"/>
          <w:divBdr>
            <w:top w:val="none" w:sz="0" w:space="0" w:color="auto"/>
            <w:left w:val="none" w:sz="0" w:space="0" w:color="auto"/>
            <w:bottom w:val="none" w:sz="0" w:space="0" w:color="auto"/>
            <w:right w:val="none" w:sz="0" w:space="0" w:color="auto"/>
          </w:divBdr>
        </w:div>
        <w:div w:id="418333525">
          <w:marLeft w:val="640"/>
          <w:marRight w:val="0"/>
          <w:marTop w:val="0"/>
          <w:marBottom w:val="0"/>
          <w:divBdr>
            <w:top w:val="none" w:sz="0" w:space="0" w:color="auto"/>
            <w:left w:val="none" w:sz="0" w:space="0" w:color="auto"/>
            <w:bottom w:val="none" w:sz="0" w:space="0" w:color="auto"/>
            <w:right w:val="none" w:sz="0" w:space="0" w:color="auto"/>
          </w:divBdr>
        </w:div>
        <w:div w:id="748120300">
          <w:marLeft w:val="640"/>
          <w:marRight w:val="0"/>
          <w:marTop w:val="0"/>
          <w:marBottom w:val="0"/>
          <w:divBdr>
            <w:top w:val="none" w:sz="0" w:space="0" w:color="auto"/>
            <w:left w:val="none" w:sz="0" w:space="0" w:color="auto"/>
            <w:bottom w:val="none" w:sz="0" w:space="0" w:color="auto"/>
            <w:right w:val="none" w:sz="0" w:space="0" w:color="auto"/>
          </w:divBdr>
        </w:div>
        <w:div w:id="1025014052">
          <w:marLeft w:val="640"/>
          <w:marRight w:val="0"/>
          <w:marTop w:val="0"/>
          <w:marBottom w:val="0"/>
          <w:divBdr>
            <w:top w:val="none" w:sz="0" w:space="0" w:color="auto"/>
            <w:left w:val="none" w:sz="0" w:space="0" w:color="auto"/>
            <w:bottom w:val="none" w:sz="0" w:space="0" w:color="auto"/>
            <w:right w:val="none" w:sz="0" w:space="0" w:color="auto"/>
          </w:divBdr>
        </w:div>
        <w:div w:id="317616335">
          <w:marLeft w:val="640"/>
          <w:marRight w:val="0"/>
          <w:marTop w:val="0"/>
          <w:marBottom w:val="0"/>
          <w:divBdr>
            <w:top w:val="none" w:sz="0" w:space="0" w:color="auto"/>
            <w:left w:val="none" w:sz="0" w:space="0" w:color="auto"/>
            <w:bottom w:val="none" w:sz="0" w:space="0" w:color="auto"/>
            <w:right w:val="none" w:sz="0" w:space="0" w:color="auto"/>
          </w:divBdr>
        </w:div>
        <w:div w:id="1746682250">
          <w:marLeft w:val="640"/>
          <w:marRight w:val="0"/>
          <w:marTop w:val="0"/>
          <w:marBottom w:val="0"/>
          <w:divBdr>
            <w:top w:val="none" w:sz="0" w:space="0" w:color="auto"/>
            <w:left w:val="none" w:sz="0" w:space="0" w:color="auto"/>
            <w:bottom w:val="none" w:sz="0" w:space="0" w:color="auto"/>
            <w:right w:val="none" w:sz="0" w:space="0" w:color="auto"/>
          </w:divBdr>
        </w:div>
        <w:div w:id="1627614915">
          <w:marLeft w:val="640"/>
          <w:marRight w:val="0"/>
          <w:marTop w:val="0"/>
          <w:marBottom w:val="0"/>
          <w:divBdr>
            <w:top w:val="none" w:sz="0" w:space="0" w:color="auto"/>
            <w:left w:val="none" w:sz="0" w:space="0" w:color="auto"/>
            <w:bottom w:val="none" w:sz="0" w:space="0" w:color="auto"/>
            <w:right w:val="none" w:sz="0" w:space="0" w:color="auto"/>
          </w:divBdr>
        </w:div>
        <w:div w:id="1466848416">
          <w:marLeft w:val="640"/>
          <w:marRight w:val="0"/>
          <w:marTop w:val="0"/>
          <w:marBottom w:val="0"/>
          <w:divBdr>
            <w:top w:val="none" w:sz="0" w:space="0" w:color="auto"/>
            <w:left w:val="none" w:sz="0" w:space="0" w:color="auto"/>
            <w:bottom w:val="none" w:sz="0" w:space="0" w:color="auto"/>
            <w:right w:val="none" w:sz="0" w:space="0" w:color="auto"/>
          </w:divBdr>
        </w:div>
        <w:div w:id="828323576">
          <w:marLeft w:val="640"/>
          <w:marRight w:val="0"/>
          <w:marTop w:val="0"/>
          <w:marBottom w:val="0"/>
          <w:divBdr>
            <w:top w:val="none" w:sz="0" w:space="0" w:color="auto"/>
            <w:left w:val="none" w:sz="0" w:space="0" w:color="auto"/>
            <w:bottom w:val="none" w:sz="0" w:space="0" w:color="auto"/>
            <w:right w:val="none" w:sz="0" w:space="0" w:color="auto"/>
          </w:divBdr>
        </w:div>
        <w:div w:id="1402559642">
          <w:marLeft w:val="640"/>
          <w:marRight w:val="0"/>
          <w:marTop w:val="0"/>
          <w:marBottom w:val="0"/>
          <w:divBdr>
            <w:top w:val="none" w:sz="0" w:space="0" w:color="auto"/>
            <w:left w:val="none" w:sz="0" w:space="0" w:color="auto"/>
            <w:bottom w:val="none" w:sz="0" w:space="0" w:color="auto"/>
            <w:right w:val="none" w:sz="0" w:space="0" w:color="auto"/>
          </w:divBdr>
        </w:div>
        <w:div w:id="727070950">
          <w:marLeft w:val="640"/>
          <w:marRight w:val="0"/>
          <w:marTop w:val="0"/>
          <w:marBottom w:val="0"/>
          <w:divBdr>
            <w:top w:val="none" w:sz="0" w:space="0" w:color="auto"/>
            <w:left w:val="none" w:sz="0" w:space="0" w:color="auto"/>
            <w:bottom w:val="none" w:sz="0" w:space="0" w:color="auto"/>
            <w:right w:val="none" w:sz="0" w:space="0" w:color="auto"/>
          </w:divBdr>
        </w:div>
        <w:div w:id="1568102835">
          <w:marLeft w:val="640"/>
          <w:marRight w:val="0"/>
          <w:marTop w:val="0"/>
          <w:marBottom w:val="0"/>
          <w:divBdr>
            <w:top w:val="none" w:sz="0" w:space="0" w:color="auto"/>
            <w:left w:val="none" w:sz="0" w:space="0" w:color="auto"/>
            <w:bottom w:val="none" w:sz="0" w:space="0" w:color="auto"/>
            <w:right w:val="none" w:sz="0" w:space="0" w:color="auto"/>
          </w:divBdr>
        </w:div>
        <w:div w:id="1304000360">
          <w:marLeft w:val="640"/>
          <w:marRight w:val="0"/>
          <w:marTop w:val="0"/>
          <w:marBottom w:val="0"/>
          <w:divBdr>
            <w:top w:val="none" w:sz="0" w:space="0" w:color="auto"/>
            <w:left w:val="none" w:sz="0" w:space="0" w:color="auto"/>
            <w:bottom w:val="none" w:sz="0" w:space="0" w:color="auto"/>
            <w:right w:val="none" w:sz="0" w:space="0" w:color="auto"/>
          </w:divBdr>
        </w:div>
        <w:div w:id="1811894760">
          <w:marLeft w:val="640"/>
          <w:marRight w:val="0"/>
          <w:marTop w:val="0"/>
          <w:marBottom w:val="0"/>
          <w:divBdr>
            <w:top w:val="none" w:sz="0" w:space="0" w:color="auto"/>
            <w:left w:val="none" w:sz="0" w:space="0" w:color="auto"/>
            <w:bottom w:val="none" w:sz="0" w:space="0" w:color="auto"/>
            <w:right w:val="none" w:sz="0" w:space="0" w:color="auto"/>
          </w:divBdr>
        </w:div>
        <w:div w:id="1281572052">
          <w:marLeft w:val="640"/>
          <w:marRight w:val="0"/>
          <w:marTop w:val="0"/>
          <w:marBottom w:val="0"/>
          <w:divBdr>
            <w:top w:val="none" w:sz="0" w:space="0" w:color="auto"/>
            <w:left w:val="none" w:sz="0" w:space="0" w:color="auto"/>
            <w:bottom w:val="none" w:sz="0" w:space="0" w:color="auto"/>
            <w:right w:val="none" w:sz="0" w:space="0" w:color="auto"/>
          </w:divBdr>
        </w:div>
        <w:div w:id="930965049">
          <w:marLeft w:val="640"/>
          <w:marRight w:val="0"/>
          <w:marTop w:val="0"/>
          <w:marBottom w:val="0"/>
          <w:divBdr>
            <w:top w:val="none" w:sz="0" w:space="0" w:color="auto"/>
            <w:left w:val="none" w:sz="0" w:space="0" w:color="auto"/>
            <w:bottom w:val="none" w:sz="0" w:space="0" w:color="auto"/>
            <w:right w:val="none" w:sz="0" w:space="0" w:color="auto"/>
          </w:divBdr>
        </w:div>
        <w:div w:id="1266307721">
          <w:marLeft w:val="640"/>
          <w:marRight w:val="0"/>
          <w:marTop w:val="0"/>
          <w:marBottom w:val="0"/>
          <w:divBdr>
            <w:top w:val="none" w:sz="0" w:space="0" w:color="auto"/>
            <w:left w:val="none" w:sz="0" w:space="0" w:color="auto"/>
            <w:bottom w:val="none" w:sz="0" w:space="0" w:color="auto"/>
            <w:right w:val="none" w:sz="0" w:space="0" w:color="auto"/>
          </w:divBdr>
        </w:div>
        <w:div w:id="1634100081">
          <w:marLeft w:val="640"/>
          <w:marRight w:val="0"/>
          <w:marTop w:val="0"/>
          <w:marBottom w:val="0"/>
          <w:divBdr>
            <w:top w:val="none" w:sz="0" w:space="0" w:color="auto"/>
            <w:left w:val="none" w:sz="0" w:space="0" w:color="auto"/>
            <w:bottom w:val="none" w:sz="0" w:space="0" w:color="auto"/>
            <w:right w:val="none" w:sz="0" w:space="0" w:color="auto"/>
          </w:divBdr>
        </w:div>
        <w:div w:id="461652775">
          <w:marLeft w:val="640"/>
          <w:marRight w:val="0"/>
          <w:marTop w:val="0"/>
          <w:marBottom w:val="0"/>
          <w:divBdr>
            <w:top w:val="none" w:sz="0" w:space="0" w:color="auto"/>
            <w:left w:val="none" w:sz="0" w:space="0" w:color="auto"/>
            <w:bottom w:val="none" w:sz="0" w:space="0" w:color="auto"/>
            <w:right w:val="none" w:sz="0" w:space="0" w:color="auto"/>
          </w:divBdr>
        </w:div>
        <w:div w:id="1027022084">
          <w:marLeft w:val="640"/>
          <w:marRight w:val="0"/>
          <w:marTop w:val="0"/>
          <w:marBottom w:val="0"/>
          <w:divBdr>
            <w:top w:val="none" w:sz="0" w:space="0" w:color="auto"/>
            <w:left w:val="none" w:sz="0" w:space="0" w:color="auto"/>
            <w:bottom w:val="none" w:sz="0" w:space="0" w:color="auto"/>
            <w:right w:val="none" w:sz="0" w:space="0" w:color="auto"/>
          </w:divBdr>
        </w:div>
        <w:div w:id="1023629093">
          <w:marLeft w:val="640"/>
          <w:marRight w:val="0"/>
          <w:marTop w:val="0"/>
          <w:marBottom w:val="0"/>
          <w:divBdr>
            <w:top w:val="none" w:sz="0" w:space="0" w:color="auto"/>
            <w:left w:val="none" w:sz="0" w:space="0" w:color="auto"/>
            <w:bottom w:val="none" w:sz="0" w:space="0" w:color="auto"/>
            <w:right w:val="none" w:sz="0" w:space="0" w:color="auto"/>
          </w:divBdr>
        </w:div>
        <w:div w:id="1194197134">
          <w:marLeft w:val="640"/>
          <w:marRight w:val="0"/>
          <w:marTop w:val="0"/>
          <w:marBottom w:val="0"/>
          <w:divBdr>
            <w:top w:val="none" w:sz="0" w:space="0" w:color="auto"/>
            <w:left w:val="none" w:sz="0" w:space="0" w:color="auto"/>
            <w:bottom w:val="none" w:sz="0" w:space="0" w:color="auto"/>
            <w:right w:val="none" w:sz="0" w:space="0" w:color="auto"/>
          </w:divBdr>
        </w:div>
        <w:div w:id="1264531273">
          <w:marLeft w:val="640"/>
          <w:marRight w:val="0"/>
          <w:marTop w:val="0"/>
          <w:marBottom w:val="0"/>
          <w:divBdr>
            <w:top w:val="none" w:sz="0" w:space="0" w:color="auto"/>
            <w:left w:val="none" w:sz="0" w:space="0" w:color="auto"/>
            <w:bottom w:val="none" w:sz="0" w:space="0" w:color="auto"/>
            <w:right w:val="none" w:sz="0" w:space="0" w:color="auto"/>
          </w:divBdr>
        </w:div>
        <w:div w:id="218826408">
          <w:marLeft w:val="640"/>
          <w:marRight w:val="0"/>
          <w:marTop w:val="0"/>
          <w:marBottom w:val="0"/>
          <w:divBdr>
            <w:top w:val="none" w:sz="0" w:space="0" w:color="auto"/>
            <w:left w:val="none" w:sz="0" w:space="0" w:color="auto"/>
            <w:bottom w:val="none" w:sz="0" w:space="0" w:color="auto"/>
            <w:right w:val="none" w:sz="0" w:space="0" w:color="auto"/>
          </w:divBdr>
        </w:div>
        <w:div w:id="1785613753">
          <w:marLeft w:val="640"/>
          <w:marRight w:val="0"/>
          <w:marTop w:val="0"/>
          <w:marBottom w:val="0"/>
          <w:divBdr>
            <w:top w:val="none" w:sz="0" w:space="0" w:color="auto"/>
            <w:left w:val="none" w:sz="0" w:space="0" w:color="auto"/>
            <w:bottom w:val="none" w:sz="0" w:space="0" w:color="auto"/>
            <w:right w:val="none" w:sz="0" w:space="0" w:color="auto"/>
          </w:divBdr>
        </w:div>
        <w:div w:id="1463691804">
          <w:marLeft w:val="640"/>
          <w:marRight w:val="0"/>
          <w:marTop w:val="0"/>
          <w:marBottom w:val="0"/>
          <w:divBdr>
            <w:top w:val="none" w:sz="0" w:space="0" w:color="auto"/>
            <w:left w:val="none" w:sz="0" w:space="0" w:color="auto"/>
            <w:bottom w:val="none" w:sz="0" w:space="0" w:color="auto"/>
            <w:right w:val="none" w:sz="0" w:space="0" w:color="auto"/>
          </w:divBdr>
        </w:div>
        <w:div w:id="400256172">
          <w:marLeft w:val="640"/>
          <w:marRight w:val="0"/>
          <w:marTop w:val="0"/>
          <w:marBottom w:val="0"/>
          <w:divBdr>
            <w:top w:val="none" w:sz="0" w:space="0" w:color="auto"/>
            <w:left w:val="none" w:sz="0" w:space="0" w:color="auto"/>
            <w:bottom w:val="none" w:sz="0" w:space="0" w:color="auto"/>
            <w:right w:val="none" w:sz="0" w:space="0" w:color="auto"/>
          </w:divBdr>
        </w:div>
        <w:div w:id="734085670">
          <w:marLeft w:val="640"/>
          <w:marRight w:val="0"/>
          <w:marTop w:val="0"/>
          <w:marBottom w:val="0"/>
          <w:divBdr>
            <w:top w:val="none" w:sz="0" w:space="0" w:color="auto"/>
            <w:left w:val="none" w:sz="0" w:space="0" w:color="auto"/>
            <w:bottom w:val="none" w:sz="0" w:space="0" w:color="auto"/>
            <w:right w:val="none" w:sz="0" w:space="0" w:color="auto"/>
          </w:divBdr>
        </w:div>
        <w:div w:id="1418095621">
          <w:marLeft w:val="640"/>
          <w:marRight w:val="0"/>
          <w:marTop w:val="0"/>
          <w:marBottom w:val="0"/>
          <w:divBdr>
            <w:top w:val="none" w:sz="0" w:space="0" w:color="auto"/>
            <w:left w:val="none" w:sz="0" w:space="0" w:color="auto"/>
            <w:bottom w:val="none" w:sz="0" w:space="0" w:color="auto"/>
            <w:right w:val="none" w:sz="0" w:space="0" w:color="auto"/>
          </w:divBdr>
        </w:div>
        <w:div w:id="350030635">
          <w:marLeft w:val="640"/>
          <w:marRight w:val="0"/>
          <w:marTop w:val="0"/>
          <w:marBottom w:val="0"/>
          <w:divBdr>
            <w:top w:val="none" w:sz="0" w:space="0" w:color="auto"/>
            <w:left w:val="none" w:sz="0" w:space="0" w:color="auto"/>
            <w:bottom w:val="none" w:sz="0" w:space="0" w:color="auto"/>
            <w:right w:val="none" w:sz="0" w:space="0" w:color="auto"/>
          </w:divBdr>
        </w:div>
        <w:div w:id="1893536349">
          <w:marLeft w:val="640"/>
          <w:marRight w:val="0"/>
          <w:marTop w:val="0"/>
          <w:marBottom w:val="0"/>
          <w:divBdr>
            <w:top w:val="none" w:sz="0" w:space="0" w:color="auto"/>
            <w:left w:val="none" w:sz="0" w:space="0" w:color="auto"/>
            <w:bottom w:val="none" w:sz="0" w:space="0" w:color="auto"/>
            <w:right w:val="none" w:sz="0" w:space="0" w:color="auto"/>
          </w:divBdr>
        </w:div>
        <w:div w:id="283849260">
          <w:marLeft w:val="640"/>
          <w:marRight w:val="0"/>
          <w:marTop w:val="0"/>
          <w:marBottom w:val="0"/>
          <w:divBdr>
            <w:top w:val="none" w:sz="0" w:space="0" w:color="auto"/>
            <w:left w:val="none" w:sz="0" w:space="0" w:color="auto"/>
            <w:bottom w:val="none" w:sz="0" w:space="0" w:color="auto"/>
            <w:right w:val="none" w:sz="0" w:space="0" w:color="auto"/>
          </w:divBdr>
        </w:div>
        <w:div w:id="1771587802">
          <w:marLeft w:val="640"/>
          <w:marRight w:val="0"/>
          <w:marTop w:val="0"/>
          <w:marBottom w:val="0"/>
          <w:divBdr>
            <w:top w:val="none" w:sz="0" w:space="0" w:color="auto"/>
            <w:left w:val="none" w:sz="0" w:space="0" w:color="auto"/>
            <w:bottom w:val="none" w:sz="0" w:space="0" w:color="auto"/>
            <w:right w:val="none" w:sz="0" w:space="0" w:color="auto"/>
          </w:divBdr>
        </w:div>
        <w:div w:id="1584026152">
          <w:marLeft w:val="640"/>
          <w:marRight w:val="0"/>
          <w:marTop w:val="0"/>
          <w:marBottom w:val="0"/>
          <w:divBdr>
            <w:top w:val="none" w:sz="0" w:space="0" w:color="auto"/>
            <w:left w:val="none" w:sz="0" w:space="0" w:color="auto"/>
            <w:bottom w:val="none" w:sz="0" w:space="0" w:color="auto"/>
            <w:right w:val="none" w:sz="0" w:space="0" w:color="auto"/>
          </w:divBdr>
        </w:div>
        <w:div w:id="1493984566">
          <w:marLeft w:val="640"/>
          <w:marRight w:val="0"/>
          <w:marTop w:val="0"/>
          <w:marBottom w:val="0"/>
          <w:divBdr>
            <w:top w:val="none" w:sz="0" w:space="0" w:color="auto"/>
            <w:left w:val="none" w:sz="0" w:space="0" w:color="auto"/>
            <w:bottom w:val="none" w:sz="0" w:space="0" w:color="auto"/>
            <w:right w:val="none" w:sz="0" w:space="0" w:color="auto"/>
          </w:divBdr>
        </w:div>
        <w:div w:id="1856531704">
          <w:marLeft w:val="640"/>
          <w:marRight w:val="0"/>
          <w:marTop w:val="0"/>
          <w:marBottom w:val="0"/>
          <w:divBdr>
            <w:top w:val="none" w:sz="0" w:space="0" w:color="auto"/>
            <w:left w:val="none" w:sz="0" w:space="0" w:color="auto"/>
            <w:bottom w:val="none" w:sz="0" w:space="0" w:color="auto"/>
            <w:right w:val="none" w:sz="0" w:space="0" w:color="auto"/>
          </w:divBdr>
        </w:div>
        <w:div w:id="359355990">
          <w:marLeft w:val="640"/>
          <w:marRight w:val="0"/>
          <w:marTop w:val="0"/>
          <w:marBottom w:val="0"/>
          <w:divBdr>
            <w:top w:val="none" w:sz="0" w:space="0" w:color="auto"/>
            <w:left w:val="none" w:sz="0" w:space="0" w:color="auto"/>
            <w:bottom w:val="none" w:sz="0" w:space="0" w:color="auto"/>
            <w:right w:val="none" w:sz="0" w:space="0" w:color="auto"/>
          </w:divBdr>
        </w:div>
        <w:div w:id="956178694">
          <w:marLeft w:val="640"/>
          <w:marRight w:val="0"/>
          <w:marTop w:val="0"/>
          <w:marBottom w:val="0"/>
          <w:divBdr>
            <w:top w:val="none" w:sz="0" w:space="0" w:color="auto"/>
            <w:left w:val="none" w:sz="0" w:space="0" w:color="auto"/>
            <w:bottom w:val="none" w:sz="0" w:space="0" w:color="auto"/>
            <w:right w:val="none" w:sz="0" w:space="0" w:color="auto"/>
          </w:divBdr>
        </w:div>
        <w:div w:id="2032606198">
          <w:marLeft w:val="640"/>
          <w:marRight w:val="0"/>
          <w:marTop w:val="0"/>
          <w:marBottom w:val="0"/>
          <w:divBdr>
            <w:top w:val="none" w:sz="0" w:space="0" w:color="auto"/>
            <w:left w:val="none" w:sz="0" w:space="0" w:color="auto"/>
            <w:bottom w:val="none" w:sz="0" w:space="0" w:color="auto"/>
            <w:right w:val="none" w:sz="0" w:space="0" w:color="auto"/>
          </w:divBdr>
        </w:div>
        <w:div w:id="1168446067">
          <w:marLeft w:val="640"/>
          <w:marRight w:val="0"/>
          <w:marTop w:val="0"/>
          <w:marBottom w:val="0"/>
          <w:divBdr>
            <w:top w:val="none" w:sz="0" w:space="0" w:color="auto"/>
            <w:left w:val="none" w:sz="0" w:space="0" w:color="auto"/>
            <w:bottom w:val="none" w:sz="0" w:space="0" w:color="auto"/>
            <w:right w:val="none" w:sz="0" w:space="0" w:color="auto"/>
          </w:divBdr>
        </w:div>
        <w:div w:id="1440828874">
          <w:marLeft w:val="640"/>
          <w:marRight w:val="0"/>
          <w:marTop w:val="0"/>
          <w:marBottom w:val="0"/>
          <w:divBdr>
            <w:top w:val="none" w:sz="0" w:space="0" w:color="auto"/>
            <w:left w:val="none" w:sz="0" w:space="0" w:color="auto"/>
            <w:bottom w:val="none" w:sz="0" w:space="0" w:color="auto"/>
            <w:right w:val="none" w:sz="0" w:space="0" w:color="auto"/>
          </w:divBdr>
        </w:div>
        <w:div w:id="1280333017">
          <w:marLeft w:val="640"/>
          <w:marRight w:val="0"/>
          <w:marTop w:val="0"/>
          <w:marBottom w:val="0"/>
          <w:divBdr>
            <w:top w:val="none" w:sz="0" w:space="0" w:color="auto"/>
            <w:left w:val="none" w:sz="0" w:space="0" w:color="auto"/>
            <w:bottom w:val="none" w:sz="0" w:space="0" w:color="auto"/>
            <w:right w:val="none" w:sz="0" w:space="0" w:color="auto"/>
          </w:divBdr>
        </w:div>
        <w:div w:id="446509905">
          <w:marLeft w:val="640"/>
          <w:marRight w:val="0"/>
          <w:marTop w:val="0"/>
          <w:marBottom w:val="0"/>
          <w:divBdr>
            <w:top w:val="none" w:sz="0" w:space="0" w:color="auto"/>
            <w:left w:val="none" w:sz="0" w:space="0" w:color="auto"/>
            <w:bottom w:val="none" w:sz="0" w:space="0" w:color="auto"/>
            <w:right w:val="none" w:sz="0" w:space="0" w:color="auto"/>
          </w:divBdr>
        </w:div>
        <w:div w:id="1001277262">
          <w:marLeft w:val="640"/>
          <w:marRight w:val="0"/>
          <w:marTop w:val="0"/>
          <w:marBottom w:val="0"/>
          <w:divBdr>
            <w:top w:val="none" w:sz="0" w:space="0" w:color="auto"/>
            <w:left w:val="none" w:sz="0" w:space="0" w:color="auto"/>
            <w:bottom w:val="none" w:sz="0" w:space="0" w:color="auto"/>
            <w:right w:val="none" w:sz="0" w:space="0" w:color="auto"/>
          </w:divBdr>
        </w:div>
        <w:div w:id="386880756">
          <w:marLeft w:val="640"/>
          <w:marRight w:val="0"/>
          <w:marTop w:val="0"/>
          <w:marBottom w:val="0"/>
          <w:divBdr>
            <w:top w:val="none" w:sz="0" w:space="0" w:color="auto"/>
            <w:left w:val="none" w:sz="0" w:space="0" w:color="auto"/>
            <w:bottom w:val="none" w:sz="0" w:space="0" w:color="auto"/>
            <w:right w:val="none" w:sz="0" w:space="0" w:color="auto"/>
          </w:divBdr>
        </w:div>
        <w:div w:id="1171138754">
          <w:marLeft w:val="640"/>
          <w:marRight w:val="0"/>
          <w:marTop w:val="0"/>
          <w:marBottom w:val="0"/>
          <w:divBdr>
            <w:top w:val="none" w:sz="0" w:space="0" w:color="auto"/>
            <w:left w:val="none" w:sz="0" w:space="0" w:color="auto"/>
            <w:bottom w:val="none" w:sz="0" w:space="0" w:color="auto"/>
            <w:right w:val="none" w:sz="0" w:space="0" w:color="auto"/>
          </w:divBdr>
        </w:div>
        <w:div w:id="518006867">
          <w:marLeft w:val="640"/>
          <w:marRight w:val="0"/>
          <w:marTop w:val="0"/>
          <w:marBottom w:val="0"/>
          <w:divBdr>
            <w:top w:val="none" w:sz="0" w:space="0" w:color="auto"/>
            <w:left w:val="none" w:sz="0" w:space="0" w:color="auto"/>
            <w:bottom w:val="none" w:sz="0" w:space="0" w:color="auto"/>
            <w:right w:val="none" w:sz="0" w:space="0" w:color="auto"/>
          </w:divBdr>
        </w:div>
        <w:div w:id="2099279873">
          <w:marLeft w:val="640"/>
          <w:marRight w:val="0"/>
          <w:marTop w:val="0"/>
          <w:marBottom w:val="0"/>
          <w:divBdr>
            <w:top w:val="none" w:sz="0" w:space="0" w:color="auto"/>
            <w:left w:val="none" w:sz="0" w:space="0" w:color="auto"/>
            <w:bottom w:val="none" w:sz="0" w:space="0" w:color="auto"/>
            <w:right w:val="none" w:sz="0" w:space="0" w:color="auto"/>
          </w:divBdr>
        </w:div>
        <w:div w:id="1901596935">
          <w:marLeft w:val="640"/>
          <w:marRight w:val="0"/>
          <w:marTop w:val="0"/>
          <w:marBottom w:val="0"/>
          <w:divBdr>
            <w:top w:val="none" w:sz="0" w:space="0" w:color="auto"/>
            <w:left w:val="none" w:sz="0" w:space="0" w:color="auto"/>
            <w:bottom w:val="none" w:sz="0" w:space="0" w:color="auto"/>
            <w:right w:val="none" w:sz="0" w:space="0" w:color="auto"/>
          </w:divBdr>
        </w:div>
        <w:div w:id="1162500851">
          <w:marLeft w:val="640"/>
          <w:marRight w:val="0"/>
          <w:marTop w:val="0"/>
          <w:marBottom w:val="0"/>
          <w:divBdr>
            <w:top w:val="none" w:sz="0" w:space="0" w:color="auto"/>
            <w:left w:val="none" w:sz="0" w:space="0" w:color="auto"/>
            <w:bottom w:val="none" w:sz="0" w:space="0" w:color="auto"/>
            <w:right w:val="none" w:sz="0" w:space="0" w:color="auto"/>
          </w:divBdr>
        </w:div>
        <w:div w:id="916670172">
          <w:marLeft w:val="640"/>
          <w:marRight w:val="0"/>
          <w:marTop w:val="0"/>
          <w:marBottom w:val="0"/>
          <w:divBdr>
            <w:top w:val="none" w:sz="0" w:space="0" w:color="auto"/>
            <w:left w:val="none" w:sz="0" w:space="0" w:color="auto"/>
            <w:bottom w:val="none" w:sz="0" w:space="0" w:color="auto"/>
            <w:right w:val="none" w:sz="0" w:space="0" w:color="auto"/>
          </w:divBdr>
        </w:div>
        <w:div w:id="272174247">
          <w:marLeft w:val="640"/>
          <w:marRight w:val="0"/>
          <w:marTop w:val="0"/>
          <w:marBottom w:val="0"/>
          <w:divBdr>
            <w:top w:val="none" w:sz="0" w:space="0" w:color="auto"/>
            <w:left w:val="none" w:sz="0" w:space="0" w:color="auto"/>
            <w:bottom w:val="none" w:sz="0" w:space="0" w:color="auto"/>
            <w:right w:val="none" w:sz="0" w:space="0" w:color="auto"/>
          </w:divBdr>
        </w:div>
        <w:div w:id="1978602590">
          <w:marLeft w:val="640"/>
          <w:marRight w:val="0"/>
          <w:marTop w:val="0"/>
          <w:marBottom w:val="0"/>
          <w:divBdr>
            <w:top w:val="none" w:sz="0" w:space="0" w:color="auto"/>
            <w:left w:val="none" w:sz="0" w:space="0" w:color="auto"/>
            <w:bottom w:val="none" w:sz="0" w:space="0" w:color="auto"/>
            <w:right w:val="none" w:sz="0" w:space="0" w:color="auto"/>
          </w:divBdr>
        </w:div>
        <w:div w:id="1962807281">
          <w:marLeft w:val="640"/>
          <w:marRight w:val="0"/>
          <w:marTop w:val="0"/>
          <w:marBottom w:val="0"/>
          <w:divBdr>
            <w:top w:val="none" w:sz="0" w:space="0" w:color="auto"/>
            <w:left w:val="none" w:sz="0" w:space="0" w:color="auto"/>
            <w:bottom w:val="none" w:sz="0" w:space="0" w:color="auto"/>
            <w:right w:val="none" w:sz="0" w:space="0" w:color="auto"/>
          </w:divBdr>
        </w:div>
        <w:div w:id="206064166">
          <w:marLeft w:val="640"/>
          <w:marRight w:val="0"/>
          <w:marTop w:val="0"/>
          <w:marBottom w:val="0"/>
          <w:divBdr>
            <w:top w:val="none" w:sz="0" w:space="0" w:color="auto"/>
            <w:left w:val="none" w:sz="0" w:space="0" w:color="auto"/>
            <w:bottom w:val="none" w:sz="0" w:space="0" w:color="auto"/>
            <w:right w:val="none" w:sz="0" w:space="0" w:color="auto"/>
          </w:divBdr>
        </w:div>
        <w:div w:id="619453292">
          <w:marLeft w:val="640"/>
          <w:marRight w:val="0"/>
          <w:marTop w:val="0"/>
          <w:marBottom w:val="0"/>
          <w:divBdr>
            <w:top w:val="none" w:sz="0" w:space="0" w:color="auto"/>
            <w:left w:val="none" w:sz="0" w:space="0" w:color="auto"/>
            <w:bottom w:val="none" w:sz="0" w:space="0" w:color="auto"/>
            <w:right w:val="none" w:sz="0" w:space="0" w:color="auto"/>
          </w:divBdr>
        </w:div>
        <w:div w:id="44835645">
          <w:marLeft w:val="640"/>
          <w:marRight w:val="0"/>
          <w:marTop w:val="0"/>
          <w:marBottom w:val="0"/>
          <w:divBdr>
            <w:top w:val="none" w:sz="0" w:space="0" w:color="auto"/>
            <w:left w:val="none" w:sz="0" w:space="0" w:color="auto"/>
            <w:bottom w:val="none" w:sz="0" w:space="0" w:color="auto"/>
            <w:right w:val="none" w:sz="0" w:space="0" w:color="auto"/>
          </w:divBdr>
        </w:div>
        <w:div w:id="2017418455">
          <w:marLeft w:val="640"/>
          <w:marRight w:val="0"/>
          <w:marTop w:val="0"/>
          <w:marBottom w:val="0"/>
          <w:divBdr>
            <w:top w:val="none" w:sz="0" w:space="0" w:color="auto"/>
            <w:left w:val="none" w:sz="0" w:space="0" w:color="auto"/>
            <w:bottom w:val="none" w:sz="0" w:space="0" w:color="auto"/>
            <w:right w:val="none" w:sz="0" w:space="0" w:color="auto"/>
          </w:divBdr>
        </w:div>
        <w:div w:id="1477257482">
          <w:marLeft w:val="640"/>
          <w:marRight w:val="0"/>
          <w:marTop w:val="0"/>
          <w:marBottom w:val="0"/>
          <w:divBdr>
            <w:top w:val="none" w:sz="0" w:space="0" w:color="auto"/>
            <w:left w:val="none" w:sz="0" w:space="0" w:color="auto"/>
            <w:bottom w:val="none" w:sz="0" w:space="0" w:color="auto"/>
            <w:right w:val="none" w:sz="0" w:space="0" w:color="auto"/>
          </w:divBdr>
        </w:div>
        <w:div w:id="1986398677">
          <w:marLeft w:val="640"/>
          <w:marRight w:val="0"/>
          <w:marTop w:val="0"/>
          <w:marBottom w:val="0"/>
          <w:divBdr>
            <w:top w:val="none" w:sz="0" w:space="0" w:color="auto"/>
            <w:left w:val="none" w:sz="0" w:space="0" w:color="auto"/>
            <w:bottom w:val="none" w:sz="0" w:space="0" w:color="auto"/>
            <w:right w:val="none" w:sz="0" w:space="0" w:color="auto"/>
          </w:divBdr>
        </w:div>
        <w:div w:id="832184176">
          <w:marLeft w:val="640"/>
          <w:marRight w:val="0"/>
          <w:marTop w:val="0"/>
          <w:marBottom w:val="0"/>
          <w:divBdr>
            <w:top w:val="none" w:sz="0" w:space="0" w:color="auto"/>
            <w:left w:val="none" w:sz="0" w:space="0" w:color="auto"/>
            <w:bottom w:val="none" w:sz="0" w:space="0" w:color="auto"/>
            <w:right w:val="none" w:sz="0" w:space="0" w:color="auto"/>
          </w:divBdr>
        </w:div>
        <w:div w:id="199052080">
          <w:marLeft w:val="640"/>
          <w:marRight w:val="0"/>
          <w:marTop w:val="0"/>
          <w:marBottom w:val="0"/>
          <w:divBdr>
            <w:top w:val="none" w:sz="0" w:space="0" w:color="auto"/>
            <w:left w:val="none" w:sz="0" w:space="0" w:color="auto"/>
            <w:bottom w:val="none" w:sz="0" w:space="0" w:color="auto"/>
            <w:right w:val="none" w:sz="0" w:space="0" w:color="auto"/>
          </w:divBdr>
        </w:div>
        <w:div w:id="426002323">
          <w:marLeft w:val="640"/>
          <w:marRight w:val="0"/>
          <w:marTop w:val="0"/>
          <w:marBottom w:val="0"/>
          <w:divBdr>
            <w:top w:val="none" w:sz="0" w:space="0" w:color="auto"/>
            <w:left w:val="none" w:sz="0" w:space="0" w:color="auto"/>
            <w:bottom w:val="none" w:sz="0" w:space="0" w:color="auto"/>
            <w:right w:val="none" w:sz="0" w:space="0" w:color="auto"/>
          </w:divBdr>
        </w:div>
        <w:div w:id="1882591749">
          <w:marLeft w:val="640"/>
          <w:marRight w:val="0"/>
          <w:marTop w:val="0"/>
          <w:marBottom w:val="0"/>
          <w:divBdr>
            <w:top w:val="none" w:sz="0" w:space="0" w:color="auto"/>
            <w:left w:val="none" w:sz="0" w:space="0" w:color="auto"/>
            <w:bottom w:val="none" w:sz="0" w:space="0" w:color="auto"/>
            <w:right w:val="none" w:sz="0" w:space="0" w:color="auto"/>
          </w:divBdr>
        </w:div>
        <w:div w:id="1164398776">
          <w:marLeft w:val="640"/>
          <w:marRight w:val="0"/>
          <w:marTop w:val="0"/>
          <w:marBottom w:val="0"/>
          <w:divBdr>
            <w:top w:val="none" w:sz="0" w:space="0" w:color="auto"/>
            <w:left w:val="none" w:sz="0" w:space="0" w:color="auto"/>
            <w:bottom w:val="none" w:sz="0" w:space="0" w:color="auto"/>
            <w:right w:val="none" w:sz="0" w:space="0" w:color="auto"/>
          </w:divBdr>
        </w:div>
        <w:div w:id="1108742704">
          <w:marLeft w:val="640"/>
          <w:marRight w:val="0"/>
          <w:marTop w:val="0"/>
          <w:marBottom w:val="0"/>
          <w:divBdr>
            <w:top w:val="none" w:sz="0" w:space="0" w:color="auto"/>
            <w:left w:val="none" w:sz="0" w:space="0" w:color="auto"/>
            <w:bottom w:val="none" w:sz="0" w:space="0" w:color="auto"/>
            <w:right w:val="none" w:sz="0" w:space="0" w:color="auto"/>
          </w:divBdr>
        </w:div>
        <w:div w:id="909729361">
          <w:marLeft w:val="640"/>
          <w:marRight w:val="0"/>
          <w:marTop w:val="0"/>
          <w:marBottom w:val="0"/>
          <w:divBdr>
            <w:top w:val="none" w:sz="0" w:space="0" w:color="auto"/>
            <w:left w:val="none" w:sz="0" w:space="0" w:color="auto"/>
            <w:bottom w:val="none" w:sz="0" w:space="0" w:color="auto"/>
            <w:right w:val="none" w:sz="0" w:space="0" w:color="auto"/>
          </w:divBdr>
        </w:div>
        <w:div w:id="2097050730">
          <w:marLeft w:val="640"/>
          <w:marRight w:val="0"/>
          <w:marTop w:val="0"/>
          <w:marBottom w:val="0"/>
          <w:divBdr>
            <w:top w:val="none" w:sz="0" w:space="0" w:color="auto"/>
            <w:left w:val="none" w:sz="0" w:space="0" w:color="auto"/>
            <w:bottom w:val="none" w:sz="0" w:space="0" w:color="auto"/>
            <w:right w:val="none" w:sz="0" w:space="0" w:color="auto"/>
          </w:divBdr>
        </w:div>
        <w:div w:id="1057052451">
          <w:marLeft w:val="640"/>
          <w:marRight w:val="0"/>
          <w:marTop w:val="0"/>
          <w:marBottom w:val="0"/>
          <w:divBdr>
            <w:top w:val="none" w:sz="0" w:space="0" w:color="auto"/>
            <w:left w:val="none" w:sz="0" w:space="0" w:color="auto"/>
            <w:bottom w:val="none" w:sz="0" w:space="0" w:color="auto"/>
            <w:right w:val="none" w:sz="0" w:space="0" w:color="auto"/>
          </w:divBdr>
        </w:div>
        <w:div w:id="1816336606">
          <w:marLeft w:val="640"/>
          <w:marRight w:val="0"/>
          <w:marTop w:val="0"/>
          <w:marBottom w:val="0"/>
          <w:divBdr>
            <w:top w:val="none" w:sz="0" w:space="0" w:color="auto"/>
            <w:left w:val="none" w:sz="0" w:space="0" w:color="auto"/>
            <w:bottom w:val="none" w:sz="0" w:space="0" w:color="auto"/>
            <w:right w:val="none" w:sz="0" w:space="0" w:color="auto"/>
          </w:divBdr>
        </w:div>
        <w:div w:id="226231649">
          <w:marLeft w:val="640"/>
          <w:marRight w:val="0"/>
          <w:marTop w:val="0"/>
          <w:marBottom w:val="0"/>
          <w:divBdr>
            <w:top w:val="none" w:sz="0" w:space="0" w:color="auto"/>
            <w:left w:val="none" w:sz="0" w:space="0" w:color="auto"/>
            <w:bottom w:val="none" w:sz="0" w:space="0" w:color="auto"/>
            <w:right w:val="none" w:sz="0" w:space="0" w:color="auto"/>
          </w:divBdr>
        </w:div>
        <w:div w:id="1689871061">
          <w:marLeft w:val="640"/>
          <w:marRight w:val="0"/>
          <w:marTop w:val="0"/>
          <w:marBottom w:val="0"/>
          <w:divBdr>
            <w:top w:val="none" w:sz="0" w:space="0" w:color="auto"/>
            <w:left w:val="none" w:sz="0" w:space="0" w:color="auto"/>
            <w:bottom w:val="none" w:sz="0" w:space="0" w:color="auto"/>
            <w:right w:val="none" w:sz="0" w:space="0" w:color="auto"/>
          </w:divBdr>
        </w:div>
        <w:div w:id="816724322">
          <w:marLeft w:val="640"/>
          <w:marRight w:val="0"/>
          <w:marTop w:val="0"/>
          <w:marBottom w:val="0"/>
          <w:divBdr>
            <w:top w:val="none" w:sz="0" w:space="0" w:color="auto"/>
            <w:left w:val="none" w:sz="0" w:space="0" w:color="auto"/>
            <w:bottom w:val="none" w:sz="0" w:space="0" w:color="auto"/>
            <w:right w:val="none" w:sz="0" w:space="0" w:color="auto"/>
          </w:divBdr>
        </w:div>
        <w:div w:id="1821195226">
          <w:marLeft w:val="640"/>
          <w:marRight w:val="0"/>
          <w:marTop w:val="0"/>
          <w:marBottom w:val="0"/>
          <w:divBdr>
            <w:top w:val="none" w:sz="0" w:space="0" w:color="auto"/>
            <w:left w:val="none" w:sz="0" w:space="0" w:color="auto"/>
            <w:bottom w:val="none" w:sz="0" w:space="0" w:color="auto"/>
            <w:right w:val="none" w:sz="0" w:space="0" w:color="auto"/>
          </w:divBdr>
        </w:div>
        <w:div w:id="693504966">
          <w:marLeft w:val="640"/>
          <w:marRight w:val="0"/>
          <w:marTop w:val="0"/>
          <w:marBottom w:val="0"/>
          <w:divBdr>
            <w:top w:val="none" w:sz="0" w:space="0" w:color="auto"/>
            <w:left w:val="none" w:sz="0" w:space="0" w:color="auto"/>
            <w:bottom w:val="none" w:sz="0" w:space="0" w:color="auto"/>
            <w:right w:val="none" w:sz="0" w:space="0" w:color="auto"/>
          </w:divBdr>
        </w:div>
        <w:div w:id="1078399543">
          <w:marLeft w:val="640"/>
          <w:marRight w:val="0"/>
          <w:marTop w:val="0"/>
          <w:marBottom w:val="0"/>
          <w:divBdr>
            <w:top w:val="none" w:sz="0" w:space="0" w:color="auto"/>
            <w:left w:val="none" w:sz="0" w:space="0" w:color="auto"/>
            <w:bottom w:val="none" w:sz="0" w:space="0" w:color="auto"/>
            <w:right w:val="none" w:sz="0" w:space="0" w:color="auto"/>
          </w:divBdr>
        </w:div>
        <w:div w:id="1625696070">
          <w:marLeft w:val="640"/>
          <w:marRight w:val="0"/>
          <w:marTop w:val="0"/>
          <w:marBottom w:val="0"/>
          <w:divBdr>
            <w:top w:val="none" w:sz="0" w:space="0" w:color="auto"/>
            <w:left w:val="none" w:sz="0" w:space="0" w:color="auto"/>
            <w:bottom w:val="none" w:sz="0" w:space="0" w:color="auto"/>
            <w:right w:val="none" w:sz="0" w:space="0" w:color="auto"/>
          </w:divBdr>
        </w:div>
        <w:div w:id="898326851">
          <w:marLeft w:val="640"/>
          <w:marRight w:val="0"/>
          <w:marTop w:val="0"/>
          <w:marBottom w:val="0"/>
          <w:divBdr>
            <w:top w:val="none" w:sz="0" w:space="0" w:color="auto"/>
            <w:left w:val="none" w:sz="0" w:space="0" w:color="auto"/>
            <w:bottom w:val="none" w:sz="0" w:space="0" w:color="auto"/>
            <w:right w:val="none" w:sz="0" w:space="0" w:color="auto"/>
          </w:divBdr>
        </w:div>
        <w:div w:id="1986886818">
          <w:marLeft w:val="640"/>
          <w:marRight w:val="0"/>
          <w:marTop w:val="0"/>
          <w:marBottom w:val="0"/>
          <w:divBdr>
            <w:top w:val="none" w:sz="0" w:space="0" w:color="auto"/>
            <w:left w:val="none" w:sz="0" w:space="0" w:color="auto"/>
            <w:bottom w:val="none" w:sz="0" w:space="0" w:color="auto"/>
            <w:right w:val="none" w:sz="0" w:space="0" w:color="auto"/>
          </w:divBdr>
        </w:div>
        <w:div w:id="2110198784">
          <w:marLeft w:val="640"/>
          <w:marRight w:val="0"/>
          <w:marTop w:val="0"/>
          <w:marBottom w:val="0"/>
          <w:divBdr>
            <w:top w:val="none" w:sz="0" w:space="0" w:color="auto"/>
            <w:left w:val="none" w:sz="0" w:space="0" w:color="auto"/>
            <w:bottom w:val="none" w:sz="0" w:space="0" w:color="auto"/>
            <w:right w:val="none" w:sz="0" w:space="0" w:color="auto"/>
          </w:divBdr>
        </w:div>
        <w:div w:id="1204828630">
          <w:marLeft w:val="640"/>
          <w:marRight w:val="0"/>
          <w:marTop w:val="0"/>
          <w:marBottom w:val="0"/>
          <w:divBdr>
            <w:top w:val="none" w:sz="0" w:space="0" w:color="auto"/>
            <w:left w:val="none" w:sz="0" w:space="0" w:color="auto"/>
            <w:bottom w:val="none" w:sz="0" w:space="0" w:color="auto"/>
            <w:right w:val="none" w:sz="0" w:space="0" w:color="auto"/>
          </w:divBdr>
        </w:div>
        <w:div w:id="1479375735">
          <w:marLeft w:val="640"/>
          <w:marRight w:val="0"/>
          <w:marTop w:val="0"/>
          <w:marBottom w:val="0"/>
          <w:divBdr>
            <w:top w:val="none" w:sz="0" w:space="0" w:color="auto"/>
            <w:left w:val="none" w:sz="0" w:space="0" w:color="auto"/>
            <w:bottom w:val="none" w:sz="0" w:space="0" w:color="auto"/>
            <w:right w:val="none" w:sz="0" w:space="0" w:color="auto"/>
          </w:divBdr>
        </w:div>
        <w:div w:id="1085110152">
          <w:marLeft w:val="640"/>
          <w:marRight w:val="0"/>
          <w:marTop w:val="0"/>
          <w:marBottom w:val="0"/>
          <w:divBdr>
            <w:top w:val="none" w:sz="0" w:space="0" w:color="auto"/>
            <w:left w:val="none" w:sz="0" w:space="0" w:color="auto"/>
            <w:bottom w:val="none" w:sz="0" w:space="0" w:color="auto"/>
            <w:right w:val="none" w:sz="0" w:space="0" w:color="auto"/>
          </w:divBdr>
        </w:div>
        <w:div w:id="1211070284">
          <w:marLeft w:val="640"/>
          <w:marRight w:val="0"/>
          <w:marTop w:val="0"/>
          <w:marBottom w:val="0"/>
          <w:divBdr>
            <w:top w:val="none" w:sz="0" w:space="0" w:color="auto"/>
            <w:left w:val="none" w:sz="0" w:space="0" w:color="auto"/>
            <w:bottom w:val="none" w:sz="0" w:space="0" w:color="auto"/>
            <w:right w:val="none" w:sz="0" w:space="0" w:color="auto"/>
          </w:divBdr>
        </w:div>
        <w:div w:id="1401171658">
          <w:marLeft w:val="640"/>
          <w:marRight w:val="0"/>
          <w:marTop w:val="0"/>
          <w:marBottom w:val="0"/>
          <w:divBdr>
            <w:top w:val="none" w:sz="0" w:space="0" w:color="auto"/>
            <w:left w:val="none" w:sz="0" w:space="0" w:color="auto"/>
            <w:bottom w:val="none" w:sz="0" w:space="0" w:color="auto"/>
            <w:right w:val="none" w:sz="0" w:space="0" w:color="auto"/>
          </w:divBdr>
        </w:div>
        <w:div w:id="196505449">
          <w:marLeft w:val="640"/>
          <w:marRight w:val="0"/>
          <w:marTop w:val="0"/>
          <w:marBottom w:val="0"/>
          <w:divBdr>
            <w:top w:val="none" w:sz="0" w:space="0" w:color="auto"/>
            <w:left w:val="none" w:sz="0" w:space="0" w:color="auto"/>
            <w:bottom w:val="none" w:sz="0" w:space="0" w:color="auto"/>
            <w:right w:val="none" w:sz="0" w:space="0" w:color="auto"/>
          </w:divBdr>
        </w:div>
        <w:div w:id="971250291">
          <w:marLeft w:val="640"/>
          <w:marRight w:val="0"/>
          <w:marTop w:val="0"/>
          <w:marBottom w:val="0"/>
          <w:divBdr>
            <w:top w:val="none" w:sz="0" w:space="0" w:color="auto"/>
            <w:left w:val="none" w:sz="0" w:space="0" w:color="auto"/>
            <w:bottom w:val="none" w:sz="0" w:space="0" w:color="auto"/>
            <w:right w:val="none" w:sz="0" w:space="0" w:color="auto"/>
          </w:divBdr>
        </w:div>
        <w:div w:id="911886082">
          <w:marLeft w:val="640"/>
          <w:marRight w:val="0"/>
          <w:marTop w:val="0"/>
          <w:marBottom w:val="0"/>
          <w:divBdr>
            <w:top w:val="none" w:sz="0" w:space="0" w:color="auto"/>
            <w:left w:val="none" w:sz="0" w:space="0" w:color="auto"/>
            <w:bottom w:val="none" w:sz="0" w:space="0" w:color="auto"/>
            <w:right w:val="none" w:sz="0" w:space="0" w:color="auto"/>
          </w:divBdr>
        </w:div>
        <w:div w:id="799806553">
          <w:marLeft w:val="640"/>
          <w:marRight w:val="0"/>
          <w:marTop w:val="0"/>
          <w:marBottom w:val="0"/>
          <w:divBdr>
            <w:top w:val="none" w:sz="0" w:space="0" w:color="auto"/>
            <w:left w:val="none" w:sz="0" w:space="0" w:color="auto"/>
            <w:bottom w:val="none" w:sz="0" w:space="0" w:color="auto"/>
            <w:right w:val="none" w:sz="0" w:space="0" w:color="auto"/>
          </w:divBdr>
        </w:div>
        <w:div w:id="395513509">
          <w:marLeft w:val="640"/>
          <w:marRight w:val="0"/>
          <w:marTop w:val="0"/>
          <w:marBottom w:val="0"/>
          <w:divBdr>
            <w:top w:val="none" w:sz="0" w:space="0" w:color="auto"/>
            <w:left w:val="none" w:sz="0" w:space="0" w:color="auto"/>
            <w:bottom w:val="none" w:sz="0" w:space="0" w:color="auto"/>
            <w:right w:val="none" w:sz="0" w:space="0" w:color="auto"/>
          </w:divBdr>
        </w:div>
        <w:div w:id="1495563727">
          <w:marLeft w:val="640"/>
          <w:marRight w:val="0"/>
          <w:marTop w:val="0"/>
          <w:marBottom w:val="0"/>
          <w:divBdr>
            <w:top w:val="none" w:sz="0" w:space="0" w:color="auto"/>
            <w:left w:val="none" w:sz="0" w:space="0" w:color="auto"/>
            <w:bottom w:val="none" w:sz="0" w:space="0" w:color="auto"/>
            <w:right w:val="none" w:sz="0" w:space="0" w:color="auto"/>
          </w:divBdr>
        </w:div>
        <w:div w:id="770514047">
          <w:marLeft w:val="640"/>
          <w:marRight w:val="0"/>
          <w:marTop w:val="0"/>
          <w:marBottom w:val="0"/>
          <w:divBdr>
            <w:top w:val="none" w:sz="0" w:space="0" w:color="auto"/>
            <w:left w:val="none" w:sz="0" w:space="0" w:color="auto"/>
            <w:bottom w:val="none" w:sz="0" w:space="0" w:color="auto"/>
            <w:right w:val="none" w:sz="0" w:space="0" w:color="auto"/>
          </w:divBdr>
        </w:div>
        <w:div w:id="1156797359">
          <w:marLeft w:val="640"/>
          <w:marRight w:val="0"/>
          <w:marTop w:val="0"/>
          <w:marBottom w:val="0"/>
          <w:divBdr>
            <w:top w:val="none" w:sz="0" w:space="0" w:color="auto"/>
            <w:left w:val="none" w:sz="0" w:space="0" w:color="auto"/>
            <w:bottom w:val="none" w:sz="0" w:space="0" w:color="auto"/>
            <w:right w:val="none" w:sz="0" w:space="0" w:color="auto"/>
          </w:divBdr>
        </w:div>
        <w:div w:id="2000572742">
          <w:marLeft w:val="640"/>
          <w:marRight w:val="0"/>
          <w:marTop w:val="0"/>
          <w:marBottom w:val="0"/>
          <w:divBdr>
            <w:top w:val="none" w:sz="0" w:space="0" w:color="auto"/>
            <w:left w:val="none" w:sz="0" w:space="0" w:color="auto"/>
            <w:bottom w:val="none" w:sz="0" w:space="0" w:color="auto"/>
            <w:right w:val="none" w:sz="0" w:space="0" w:color="auto"/>
          </w:divBdr>
        </w:div>
        <w:div w:id="325937897">
          <w:marLeft w:val="640"/>
          <w:marRight w:val="0"/>
          <w:marTop w:val="0"/>
          <w:marBottom w:val="0"/>
          <w:divBdr>
            <w:top w:val="none" w:sz="0" w:space="0" w:color="auto"/>
            <w:left w:val="none" w:sz="0" w:space="0" w:color="auto"/>
            <w:bottom w:val="none" w:sz="0" w:space="0" w:color="auto"/>
            <w:right w:val="none" w:sz="0" w:space="0" w:color="auto"/>
          </w:divBdr>
        </w:div>
        <w:div w:id="92436651">
          <w:marLeft w:val="640"/>
          <w:marRight w:val="0"/>
          <w:marTop w:val="0"/>
          <w:marBottom w:val="0"/>
          <w:divBdr>
            <w:top w:val="none" w:sz="0" w:space="0" w:color="auto"/>
            <w:left w:val="none" w:sz="0" w:space="0" w:color="auto"/>
            <w:bottom w:val="none" w:sz="0" w:space="0" w:color="auto"/>
            <w:right w:val="none" w:sz="0" w:space="0" w:color="auto"/>
          </w:divBdr>
        </w:div>
        <w:div w:id="1484202386">
          <w:marLeft w:val="640"/>
          <w:marRight w:val="0"/>
          <w:marTop w:val="0"/>
          <w:marBottom w:val="0"/>
          <w:divBdr>
            <w:top w:val="none" w:sz="0" w:space="0" w:color="auto"/>
            <w:left w:val="none" w:sz="0" w:space="0" w:color="auto"/>
            <w:bottom w:val="none" w:sz="0" w:space="0" w:color="auto"/>
            <w:right w:val="none" w:sz="0" w:space="0" w:color="auto"/>
          </w:divBdr>
        </w:div>
        <w:div w:id="4215463">
          <w:marLeft w:val="640"/>
          <w:marRight w:val="0"/>
          <w:marTop w:val="0"/>
          <w:marBottom w:val="0"/>
          <w:divBdr>
            <w:top w:val="none" w:sz="0" w:space="0" w:color="auto"/>
            <w:left w:val="none" w:sz="0" w:space="0" w:color="auto"/>
            <w:bottom w:val="none" w:sz="0" w:space="0" w:color="auto"/>
            <w:right w:val="none" w:sz="0" w:space="0" w:color="auto"/>
          </w:divBdr>
        </w:div>
      </w:divsChild>
    </w:div>
    <w:div w:id="1840533592">
      <w:bodyDiv w:val="1"/>
      <w:marLeft w:val="0"/>
      <w:marRight w:val="0"/>
      <w:marTop w:val="0"/>
      <w:marBottom w:val="0"/>
      <w:divBdr>
        <w:top w:val="none" w:sz="0" w:space="0" w:color="auto"/>
        <w:left w:val="none" w:sz="0" w:space="0" w:color="auto"/>
        <w:bottom w:val="none" w:sz="0" w:space="0" w:color="auto"/>
        <w:right w:val="none" w:sz="0" w:space="0" w:color="auto"/>
      </w:divBdr>
      <w:divsChild>
        <w:div w:id="1299267745">
          <w:marLeft w:val="640"/>
          <w:marRight w:val="0"/>
          <w:marTop w:val="0"/>
          <w:marBottom w:val="0"/>
          <w:divBdr>
            <w:top w:val="none" w:sz="0" w:space="0" w:color="auto"/>
            <w:left w:val="none" w:sz="0" w:space="0" w:color="auto"/>
            <w:bottom w:val="none" w:sz="0" w:space="0" w:color="auto"/>
            <w:right w:val="none" w:sz="0" w:space="0" w:color="auto"/>
          </w:divBdr>
        </w:div>
        <w:div w:id="2132555076">
          <w:marLeft w:val="640"/>
          <w:marRight w:val="0"/>
          <w:marTop w:val="0"/>
          <w:marBottom w:val="0"/>
          <w:divBdr>
            <w:top w:val="none" w:sz="0" w:space="0" w:color="auto"/>
            <w:left w:val="none" w:sz="0" w:space="0" w:color="auto"/>
            <w:bottom w:val="none" w:sz="0" w:space="0" w:color="auto"/>
            <w:right w:val="none" w:sz="0" w:space="0" w:color="auto"/>
          </w:divBdr>
        </w:div>
        <w:div w:id="260187876">
          <w:marLeft w:val="640"/>
          <w:marRight w:val="0"/>
          <w:marTop w:val="0"/>
          <w:marBottom w:val="0"/>
          <w:divBdr>
            <w:top w:val="none" w:sz="0" w:space="0" w:color="auto"/>
            <w:left w:val="none" w:sz="0" w:space="0" w:color="auto"/>
            <w:bottom w:val="none" w:sz="0" w:space="0" w:color="auto"/>
            <w:right w:val="none" w:sz="0" w:space="0" w:color="auto"/>
          </w:divBdr>
        </w:div>
        <w:div w:id="464664556">
          <w:marLeft w:val="640"/>
          <w:marRight w:val="0"/>
          <w:marTop w:val="0"/>
          <w:marBottom w:val="0"/>
          <w:divBdr>
            <w:top w:val="none" w:sz="0" w:space="0" w:color="auto"/>
            <w:left w:val="none" w:sz="0" w:space="0" w:color="auto"/>
            <w:bottom w:val="none" w:sz="0" w:space="0" w:color="auto"/>
            <w:right w:val="none" w:sz="0" w:space="0" w:color="auto"/>
          </w:divBdr>
        </w:div>
        <w:div w:id="1879583943">
          <w:marLeft w:val="640"/>
          <w:marRight w:val="0"/>
          <w:marTop w:val="0"/>
          <w:marBottom w:val="0"/>
          <w:divBdr>
            <w:top w:val="none" w:sz="0" w:space="0" w:color="auto"/>
            <w:left w:val="none" w:sz="0" w:space="0" w:color="auto"/>
            <w:bottom w:val="none" w:sz="0" w:space="0" w:color="auto"/>
            <w:right w:val="none" w:sz="0" w:space="0" w:color="auto"/>
          </w:divBdr>
        </w:div>
        <w:div w:id="1405637816">
          <w:marLeft w:val="640"/>
          <w:marRight w:val="0"/>
          <w:marTop w:val="0"/>
          <w:marBottom w:val="0"/>
          <w:divBdr>
            <w:top w:val="none" w:sz="0" w:space="0" w:color="auto"/>
            <w:left w:val="none" w:sz="0" w:space="0" w:color="auto"/>
            <w:bottom w:val="none" w:sz="0" w:space="0" w:color="auto"/>
            <w:right w:val="none" w:sz="0" w:space="0" w:color="auto"/>
          </w:divBdr>
        </w:div>
        <w:div w:id="796338049">
          <w:marLeft w:val="640"/>
          <w:marRight w:val="0"/>
          <w:marTop w:val="0"/>
          <w:marBottom w:val="0"/>
          <w:divBdr>
            <w:top w:val="none" w:sz="0" w:space="0" w:color="auto"/>
            <w:left w:val="none" w:sz="0" w:space="0" w:color="auto"/>
            <w:bottom w:val="none" w:sz="0" w:space="0" w:color="auto"/>
            <w:right w:val="none" w:sz="0" w:space="0" w:color="auto"/>
          </w:divBdr>
        </w:div>
        <w:div w:id="646082619">
          <w:marLeft w:val="640"/>
          <w:marRight w:val="0"/>
          <w:marTop w:val="0"/>
          <w:marBottom w:val="0"/>
          <w:divBdr>
            <w:top w:val="none" w:sz="0" w:space="0" w:color="auto"/>
            <w:left w:val="none" w:sz="0" w:space="0" w:color="auto"/>
            <w:bottom w:val="none" w:sz="0" w:space="0" w:color="auto"/>
            <w:right w:val="none" w:sz="0" w:space="0" w:color="auto"/>
          </w:divBdr>
        </w:div>
        <w:div w:id="1106847297">
          <w:marLeft w:val="640"/>
          <w:marRight w:val="0"/>
          <w:marTop w:val="0"/>
          <w:marBottom w:val="0"/>
          <w:divBdr>
            <w:top w:val="none" w:sz="0" w:space="0" w:color="auto"/>
            <w:left w:val="none" w:sz="0" w:space="0" w:color="auto"/>
            <w:bottom w:val="none" w:sz="0" w:space="0" w:color="auto"/>
            <w:right w:val="none" w:sz="0" w:space="0" w:color="auto"/>
          </w:divBdr>
        </w:div>
        <w:div w:id="826701317">
          <w:marLeft w:val="640"/>
          <w:marRight w:val="0"/>
          <w:marTop w:val="0"/>
          <w:marBottom w:val="0"/>
          <w:divBdr>
            <w:top w:val="none" w:sz="0" w:space="0" w:color="auto"/>
            <w:left w:val="none" w:sz="0" w:space="0" w:color="auto"/>
            <w:bottom w:val="none" w:sz="0" w:space="0" w:color="auto"/>
            <w:right w:val="none" w:sz="0" w:space="0" w:color="auto"/>
          </w:divBdr>
        </w:div>
        <w:div w:id="1237478306">
          <w:marLeft w:val="640"/>
          <w:marRight w:val="0"/>
          <w:marTop w:val="0"/>
          <w:marBottom w:val="0"/>
          <w:divBdr>
            <w:top w:val="none" w:sz="0" w:space="0" w:color="auto"/>
            <w:left w:val="none" w:sz="0" w:space="0" w:color="auto"/>
            <w:bottom w:val="none" w:sz="0" w:space="0" w:color="auto"/>
            <w:right w:val="none" w:sz="0" w:space="0" w:color="auto"/>
          </w:divBdr>
        </w:div>
        <w:div w:id="1066613024">
          <w:marLeft w:val="640"/>
          <w:marRight w:val="0"/>
          <w:marTop w:val="0"/>
          <w:marBottom w:val="0"/>
          <w:divBdr>
            <w:top w:val="none" w:sz="0" w:space="0" w:color="auto"/>
            <w:left w:val="none" w:sz="0" w:space="0" w:color="auto"/>
            <w:bottom w:val="none" w:sz="0" w:space="0" w:color="auto"/>
            <w:right w:val="none" w:sz="0" w:space="0" w:color="auto"/>
          </w:divBdr>
        </w:div>
        <w:div w:id="304748937">
          <w:marLeft w:val="640"/>
          <w:marRight w:val="0"/>
          <w:marTop w:val="0"/>
          <w:marBottom w:val="0"/>
          <w:divBdr>
            <w:top w:val="none" w:sz="0" w:space="0" w:color="auto"/>
            <w:left w:val="none" w:sz="0" w:space="0" w:color="auto"/>
            <w:bottom w:val="none" w:sz="0" w:space="0" w:color="auto"/>
            <w:right w:val="none" w:sz="0" w:space="0" w:color="auto"/>
          </w:divBdr>
        </w:div>
        <w:div w:id="731587740">
          <w:marLeft w:val="640"/>
          <w:marRight w:val="0"/>
          <w:marTop w:val="0"/>
          <w:marBottom w:val="0"/>
          <w:divBdr>
            <w:top w:val="none" w:sz="0" w:space="0" w:color="auto"/>
            <w:left w:val="none" w:sz="0" w:space="0" w:color="auto"/>
            <w:bottom w:val="none" w:sz="0" w:space="0" w:color="auto"/>
            <w:right w:val="none" w:sz="0" w:space="0" w:color="auto"/>
          </w:divBdr>
        </w:div>
        <w:div w:id="2092241544">
          <w:marLeft w:val="640"/>
          <w:marRight w:val="0"/>
          <w:marTop w:val="0"/>
          <w:marBottom w:val="0"/>
          <w:divBdr>
            <w:top w:val="none" w:sz="0" w:space="0" w:color="auto"/>
            <w:left w:val="none" w:sz="0" w:space="0" w:color="auto"/>
            <w:bottom w:val="none" w:sz="0" w:space="0" w:color="auto"/>
            <w:right w:val="none" w:sz="0" w:space="0" w:color="auto"/>
          </w:divBdr>
        </w:div>
        <w:div w:id="92939297">
          <w:marLeft w:val="640"/>
          <w:marRight w:val="0"/>
          <w:marTop w:val="0"/>
          <w:marBottom w:val="0"/>
          <w:divBdr>
            <w:top w:val="none" w:sz="0" w:space="0" w:color="auto"/>
            <w:left w:val="none" w:sz="0" w:space="0" w:color="auto"/>
            <w:bottom w:val="none" w:sz="0" w:space="0" w:color="auto"/>
            <w:right w:val="none" w:sz="0" w:space="0" w:color="auto"/>
          </w:divBdr>
        </w:div>
        <w:div w:id="569928417">
          <w:marLeft w:val="640"/>
          <w:marRight w:val="0"/>
          <w:marTop w:val="0"/>
          <w:marBottom w:val="0"/>
          <w:divBdr>
            <w:top w:val="none" w:sz="0" w:space="0" w:color="auto"/>
            <w:left w:val="none" w:sz="0" w:space="0" w:color="auto"/>
            <w:bottom w:val="none" w:sz="0" w:space="0" w:color="auto"/>
            <w:right w:val="none" w:sz="0" w:space="0" w:color="auto"/>
          </w:divBdr>
        </w:div>
        <w:div w:id="1418139222">
          <w:marLeft w:val="640"/>
          <w:marRight w:val="0"/>
          <w:marTop w:val="0"/>
          <w:marBottom w:val="0"/>
          <w:divBdr>
            <w:top w:val="none" w:sz="0" w:space="0" w:color="auto"/>
            <w:left w:val="none" w:sz="0" w:space="0" w:color="auto"/>
            <w:bottom w:val="none" w:sz="0" w:space="0" w:color="auto"/>
            <w:right w:val="none" w:sz="0" w:space="0" w:color="auto"/>
          </w:divBdr>
        </w:div>
        <w:div w:id="1631276398">
          <w:marLeft w:val="640"/>
          <w:marRight w:val="0"/>
          <w:marTop w:val="0"/>
          <w:marBottom w:val="0"/>
          <w:divBdr>
            <w:top w:val="none" w:sz="0" w:space="0" w:color="auto"/>
            <w:left w:val="none" w:sz="0" w:space="0" w:color="auto"/>
            <w:bottom w:val="none" w:sz="0" w:space="0" w:color="auto"/>
            <w:right w:val="none" w:sz="0" w:space="0" w:color="auto"/>
          </w:divBdr>
        </w:div>
        <w:div w:id="163205008">
          <w:marLeft w:val="640"/>
          <w:marRight w:val="0"/>
          <w:marTop w:val="0"/>
          <w:marBottom w:val="0"/>
          <w:divBdr>
            <w:top w:val="none" w:sz="0" w:space="0" w:color="auto"/>
            <w:left w:val="none" w:sz="0" w:space="0" w:color="auto"/>
            <w:bottom w:val="none" w:sz="0" w:space="0" w:color="auto"/>
            <w:right w:val="none" w:sz="0" w:space="0" w:color="auto"/>
          </w:divBdr>
        </w:div>
        <w:div w:id="1423141673">
          <w:marLeft w:val="640"/>
          <w:marRight w:val="0"/>
          <w:marTop w:val="0"/>
          <w:marBottom w:val="0"/>
          <w:divBdr>
            <w:top w:val="none" w:sz="0" w:space="0" w:color="auto"/>
            <w:left w:val="none" w:sz="0" w:space="0" w:color="auto"/>
            <w:bottom w:val="none" w:sz="0" w:space="0" w:color="auto"/>
            <w:right w:val="none" w:sz="0" w:space="0" w:color="auto"/>
          </w:divBdr>
        </w:div>
        <w:div w:id="675159794">
          <w:marLeft w:val="640"/>
          <w:marRight w:val="0"/>
          <w:marTop w:val="0"/>
          <w:marBottom w:val="0"/>
          <w:divBdr>
            <w:top w:val="none" w:sz="0" w:space="0" w:color="auto"/>
            <w:left w:val="none" w:sz="0" w:space="0" w:color="auto"/>
            <w:bottom w:val="none" w:sz="0" w:space="0" w:color="auto"/>
            <w:right w:val="none" w:sz="0" w:space="0" w:color="auto"/>
          </w:divBdr>
        </w:div>
        <w:div w:id="930704478">
          <w:marLeft w:val="640"/>
          <w:marRight w:val="0"/>
          <w:marTop w:val="0"/>
          <w:marBottom w:val="0"/>
          <w:divBdr>
            <w:top w:val="none" w:sz="0" w:space="0" w:color="auto"/>
            <w:left w:val="none" w:sz="0" w:space="0" w:color="auto"/>
            <w:bottom w:val="none" w:sz="0" w:space="0" w:color="auto"/>
            <w:right w:val="none" w:sz="0" w:space="0" w:color="auto"/>
          </w:divBdr>
        </w:div>
        <w:div w:id="2134473481">
          <w:marLeft w:val="640"/>
          <w:marRight w:val="0"/>
          <w:marTop w:val="0"/>
          <w:marBottom w:val="0"/>
          <w:divBdr>
            <w:top w:val="none" w:sz="0" w:space="0" w:color="auto"/>
            <w:left w:val="none" w:sz="0" w:space="0" w:color="auto"/>
            <w:bottom w:val="none" w:sz="0" w:space="0" w:color="auto"/>
            <w:right w:val="none" w:sz="0" w:space="0" w:color="auto"/>
          </w:divBdr>
        </w:div>
        <w:div w:id="581914486">
          <w:marLeft w:val="640"/>
          <w:marRight w:val="0"/>
          <w:marTop w:val="0"/>
          <w:marBottom w:val="0"/>
          <w:divBdr>
            <w:top w:val="none" w:sz="0" w:space="0" w:color="auto"/>
            <w:left w:val="none" w:sz="0" w:space="0" w:color="auto"/>
            <w:bottom w:val="none" w:sz="0" w:space="0" w:color="auto"/>
            <w:right w:val="none" w:sz="0" w:space="0" w:color="auto"/>
          </w:divBdr>
        </w:div>
        <w:div w:id="252709404">
          <w:marLeft w:val="640"/>
          <w:marRight w:val="0"/>
          <w:marTop w:val="0"/>
          <w:marBottom w:val="0"/>
          <w:divBdr>
            <w:top w:val="none" w:sz="0" w:space="0" w:color="auto"/>
            <w:left w:val="none" w:sz="0" w:space="0" w:color="auto"/>
            <w:bottom w:val="none" w:sz="0" w:space="0" w:color="auto"/>
            <w:right w:val="none" w:sz="0" w:space="0" w:color="auto"/>
          </w:divBdr>
        </w:div>
        <w:div w:id="1536964820">
          <w:marLeft w:val="640"/>
          <w:marRight w:val="0"/>
          <w:marTop w:val="0"/>
          <w:marBottom w:val="0"/>
          <w:divBdr>
            <w:top w:val="none" w:sz="0" w:space="0" w:color="auto"/>
            <w:left w:val="none" w:sz="0" w:space="0" w:color="auto"/>
            <w:bottom w:val="none" w:sz="0" w:space="0" w:color="auto"/>
            <w:right w:val="none" w:sz="0" w:space="0" w:color="auto"/>
          </w:divBdr>
        </w:div>
        <w:div w:id="706376977">
          <w:marLeft w:val="640"/>
          <w:marRight w:val="0"/>
          <w:marTop w:val="0"/>
          <w:marBottom w:val="0"/>
          <w:divBdr>
            <w:top w:val="none" w:sz="0" w:space="0" w:color="auto"/>
            <w:left w:val="none" w:sz="0" w:space="0" w:color="auto"/>
            <w:bottom w:val="none" w:sz="0" w:space="0" w:color="auto"/>
            <w:right w:val="none" w:sz="0" w:space="0" w:color="auto"/>
          </w:divBdr>
        </w:div>
        <w:div w:id="929658475">
          <w:marLeft w:val="640"/>
          <w:marRight w:val="0"/>
          <w:marTop w:val="0"/>
          <w:marBottom w:val="0"/>
          <w:divBdr>
            <w:top w:val="none" w:sz="0" w:space="0" w:color="auto"/>
            <w:left w:val="none" w:sz="0" w:space="0" w:color="auto"/>
            <w:bottom w:val="none" w:sz="0" w:space="0" w:color="auto"/>
            <w:right w:val="none" w:sz="0" w:space="0" w:color="auto"/>
          </w:divBdr>
        </w:div>
        <w:div w:id="298918734">
          <w:marLeft w:val="640"/>
          <w:marRight w:val="0"/>
          <w:marTop w:val="0"/>
          <w:marBottom w:val="0"/>
          <w:divBdr>
            <w:top w:val="none" w:sz="0" w:space="0" w:color="auto"/>
            <w:left w:val="none" w:sz="0" w:space="0" w:color="auto"/>
            <w:bottom w:val="none" w:sz="0" w:space="0" w:color="auto"/>
            <w:right w:val="none" w:sz="0" w:space="0" w:color="auto"/>
          </w:divBdr>
        </w:div>
        <w:div w:id="196935803">
          <w:marLeft w:val="640"/>
          <w:marRight w:val="0"/>
          <w:marTop w:val="0"/>
          <w:marBottom w:val="0"/>
          <w:divBdr>
            <w:top w:val="none" w:sz="0" w:space="0" w:color="auto"/>
            <w:left w:val="none" w:sz="0" w:space="0" w:color="auto"/>
            <w:bottom w:val="none" w:sz="0" w:space="0" w:color="auto"/>
            <w:right w:val="none" w:sz="0" w:space="0" w:color="auto"/>
          </w:divBdr>
        </w:div>
        <w:div w:id="1870335463">
          <w:marLeft w:val="640"/>
          <w:marRight w:val="0"/>
          <w:marTop w:val="0"/>
          <w:marBottom w:val="0"/>
          <w:divBdr>
            <w:top w:val="none" w:sz="0" w:space="0" w:color="auto"/>
            <w:left w:val="none" w:sz="0" w:space="0" w:color="auto"/>
            <w:bottom w:val="none" w:sz="0" w:space="0" w:color="auto"/>
            <w:right w:val="none" w:sz="0" w:space="0" w:color="auto"/>
          </w:divBdr>
        </w:div>
        <w:div w:id="1390960910">
          <w:marLeft w:val="640"/>
          <w:marRight w:val="0"/>
          <w:marTop w:val="0"/>
          <w:marBottom w:val="0"/>
          <w:divBdr>
            <w:top w:val="none" w:sz="0" w:space="0" w:color="auto"/>
            <w:left w:val="none" w:sz="0" w:space="0" w:color="auto"/>
            <w:bottom w:val="none" w:sz="0" w:space="0" w:color="auto"/>
            <w:right w:val="none" w:sz="0" w:space="0" w:color="auto"/>
          </w:divBdr>
        </w:div>
        <w:div w:id="1879126841">
          <w:marLeft w:val="640"/>
          <w:marRight w:val="0"/>
          <w:marTop w:val="0"/>
          <w:marBottom w:val="0"/>
          <w:divBdr>
            <w:top w:val="none" w:sz="0" w:space="0" w:color="auto"/>
            <w:left w:val="none" w:sz="0" w:space="0" w:color="auto"/>
            <w:bottom w:val="none" w:sz="0" w:space="0" w:color="auto"/>
            <w:right w:val="none" w:sz="0" w:space="0" w:color="auto"/>
          </w:divBdr>
        </w:div>
        <w:div w:id="551886004">
          <w:marLeft w:val="640"/>
          <w:marRight w:val="0"/>
          <w:marTop w:val="0"/>
          <w:marBottom w:val="0"/>
          <w:divBdr>
            <w:top w:val="none" w:sz="0" w:space="0" w:color="auto"/>
            <w:left w:val="none" w:sz="0" w:space="0" w:color="auto"/>
            <w:bottom w:val="none" w:sz="0" w:space="0" w:color="auto"/>
            <w:right w:val="none" w:sz="0" w:space="0" w:color="auto"/>
          </w:divBdr>
        </w:div>
        <w:div w:id="900948964">
          <w:marLeft w:val="640"/>
          <w:marRight w:val="0"/>
          <w:marTop w:val="0"/>
          <w:marBottom w:val="0"/>
          <w:divBdr>
            <w:top w:val="none" w:sz="0" w:space="0" w:color="auto"/>
            <w:left w:val="none" w:sz="0" w:space="0" w:color="auto"/>
            <w:bottom w:val="none" w:sz="0" w:space="0" w:color="auto"/>
            <w:right w:val="none" w:sz="0" w:space="0" w:color="auto"/>
          </w:divBdr>
        </w:div>
        <w:div w:id="1326318209">
          <w:marLeft w:val="640"/>
          <w:marRight w:val="0"/>
          <w:marTop w:val="0"/>
          <w:marBottom w:val="0"/>
          <w:divBdr>
            <w:top w:val="none" w:sz="0" w:space="0" w:color="auto"/>
            <w:left w:val="none" w:sz="0" w:space="0" w:color="auto"/>
            <w:bottom w:val="none" w:sz="0" w:space="0" w:color="auto"/>
            <w:right w:val="none" w:sz="0" w:space="0" w:color="auto"/>
          </w:divBdr>
        </w:div>
        <w:div w:id="590818176">
          <w:marLeft w:val="640"/>
          <w:marRight w:val="0"/>
          <w:marTop w:val="0"/>
          <w:marBottom w:val="0"/>
          <w:divBdr>
            <w:top w:val="none" w:sz="0" w:space="0" w:color="auto"/>
            <w:left w:val="none" w:sz="0" w:space="0" w:color="auto"/>
            <w:bottom w:val="none" w:sz="0" w:space="0" w:color="auto"/>
            <w:right w:val="none" w:sz="0" w:space="0" w:color="auto"/>
          </w:divBdr>
        </w:div>
        <w:div w:id="1566792654">
          <w:marLeft w:val="640"/>
          <w:marRight w:val="0"/>
          <w:marTop w:val="0"/>
          <w:marBottom w:val="0"/>
          <w:divBdr>
            <w:top w:val="none" w:sz="0" w:space="0" w:color="auto"/>
            <w:left w:val="none" w:sz="0" w:space="0" w:color="auto"/>
            <w:bottom w:val="none" w:sz="0" w:space="0" w:color="auto"/>
            <w:right w:val="none" w:sz="0" w:space="0" w:color="auto"/>
          </w:divBdr>
        </w:div>
        <w:div w:id="543099060">
          <w:marLeft w:val="640"/>
          <w:marRight w:val="0"/>
          <w:marTop w:val="0"/>
          <w:marBottom w:val="0"/>
          <w:divBdr>
            <w:top w:val="none" w:sz="0" w:space="0" w:color="auto"/>
            <w:left w:val="none" w:sz="0" w:space="0" w:color="auto"/>
            <w:bottom w:val="none" w:sz="0" w:space="0" w:color="auto"/>
            <w:right w:val="none" w:sz="0" w:space="0" w:color="auto"/>
          </w:divBdr>
        </w:div>
        <w:div w:id="1787116385">
          <w:marLeft w:val="640"/>
          <w:marRight w:val="0"/>
          <w:marTop w:val="0"/>
          <w:marBottom w:val="0"/>
          <w:divBdr>
            <w:top w:val="none" w:sz="0" w:space="0" w:color="auto"/>
            <w:left w:val="none" w:sz="0" w:space="0" w:color="auto"/>
            <w:bottom w:val="none" w:sz="0" w:space="0" w:color="auto"/>
            <w:right w:val="none" w:sz="0" w:space="0" w:color="auto"/>
          </w:divBdr>
        </w:div>
        <w:div w:id="609511327">
          <w:marLeft w:val="640"/>
          <w:marRight w:val="0"/>
          <w:marTop w:val="0"/>
          <w:marBottom w:val="0"/>
          <w:divBdr>
            <w:top w:val="none" w:sz="0" w:space="0" w:color="auto"/>
            <w:left w:val="none" w:sz="0" w:space="0" w:color="auto"/>
            <w:bottom w:val="none" w:sz="0" w:space="0" w:color="auto"/>
            <w:right w:val="none" w:sz="0" w:space="0" w:color="auto"/>
          </w:divBdr>
        </w:div>
        <w:div w:id="1612394791">
          <w:marLeft w:val="640"/>
          <w:marRight w:val="0"/>
          <w:marTop w:val="0"/>
          <w:marBottom w:val="0"/>
          <w:divBdr>
            <w:top w:val="none" w:sz="0" w:space="0" w:color="auto"/>
            <w:left w:val="none" w:sz="0" w:space="0" w:color="auto"/>
            <w:bottom w:val="none" w:sz="0" w:space="0" w:color="auto"/>
            <w:right w:val="none" w:sz="0" w:space="0" w:color="auto"/>
          </w:divBdr>
        </w:div>
        <w:div w:id="920790966">
          <w:marLeft w:val="640"/>
          <w:marRight w:val="0"/>
          <w:marTop w:val="0"/>
          <w:marBottom w:val="0"/>
          <w:divBdr>
            <w:top w:val="none" w:sz="0" w:space="0" w:color="auto"/>
            <w:left w:val="none" w:sz="0" w:space="0" w:color="auto"/>
            <w:bottom w:val="none" w:sz="0" w:space="0" w:color="auto"/>
            <w:right w:val="none" w:sz="0" w:space="0" w:color="auto"/>
          </w:divBdr>
        </w:div>
        <w:div w:id="1947231794">
          <w:marLeft w:val="640"/>
          <w:marRight w:val="0"/>
          <w:marTop w:val="0"/>
          <w:marBottom w:val="0"/>
          <w:divBdr>
            <w:top w:val="none" w:sz="0" w:space="0" w:color="auto"/>
            <w:left w:val="none" w:sz="0" w:space="0" w:color="auto"/>
            <w:bottom w:val="none" w:sz="0" w:space="0" w:color="auto"/>
            <w:right w:val="none" w:sz="0" w:space="0" w:color="auto"/>
          </w:divBdr>
        </w:div>
        <w:div w:id="603612454">
          <w:marLeft w:val="640"/>
          <w:marRight w:val="0"/>
          <w:marTop w:val="0"/>
          <w:marBottom w:val="0"/>
          <w:divBdr>
            <w:top w:val="none" w:sz="0" w:space="0" w:color="auto"/>
            <w:left w:val="none" w:sz="0" w:space="0" w:color="auto"/>
            <w:bottom w:val="none" w:sz="0" w:space="0" w:color="auto"/>
            <w:right w:val="none" w:sz="0" w:space="0" w:color="auto"/>
          </w:divBdr>
        </w:div>
        <w:div w:id="2073310613">
          <w:marLeft w:val="640"/>
          <w:marRight w:val="0"/>
          <w:marTop w:val="0"/>
          <w:marBottom w:val="0"/>
          <w:divBdr>
            <w:top w:val="none" w:sz="0" w:space="0" w:color="auto"/>
            <w:left w:val="none" w:sz="0" w:space="0" w:color="auto"/>
            <w:bottom w:val="none" w:sz="0" w:space="0" w:color="auto"/>
            <w:right w:val="none" w:sz="0" w:space="0" w:color="auto"/>
          </w:divBdr>
        </w:div>
        <w:div w:id="543953154">
          <w:marLeft w:val="640"/>
          <w:marRight w:val="0"/>
          <w:marTop w:val="0"/>
          <w:marBottom w:val="0"/>
          <w:divBdr>
            <w:top w:val="none" w:sz="0" w:space="0" w:color="auto"/>
            <w:left w:val="none" w:sz="0" w:space="0" w:color="auto"/>
            <w:bottom w:val="none" w:sz="0" w:space="0" w:color="auto"/>
            <w:right w:val="none" w:sz="0" w:space="0" w:color="auto"/>
          </w:divBdr>
        </w:div>
        <w:div w:id="49884927">
          <w:marLeft w:val="640"/>
          <w:marRight w:val="0"/>
          <w:marTop w:val="0"/>
          <w:marBottom w:val="0"/>
          <w:divBdr>
            <w:top w:val="none" w:sz="0" w:space="0" w:color="auto"/>
            <w:left w:val="none" w:sz="0" w:space="0" w:color="auto"/>
            <w:bottom w:val="none" w:sz="0" w:space="0" w:color="auto"/>
            <w:right w:val="none" w:sz="0" w:space="0" w:color="auto"/>
          </w:divBdr>
        </w:div>
        <w:div w:id="143547918">
          <w:marLeft w:val="640"/>
          <w:marRight w:val="0"/>
          <w:marTop w:val="0"/>
          <w:marBottom w:val="0"/>
          <w:divBdr>
            <w:top w:val="none" w:sz="0" w:space="0" w:color="auto"/>
            <w:left w:val="none" w:sz="0" w:space="0" w:color="auto"/>
            <w:bottom w:val="none" w:sz="0" w:space="0" w:color="auto"/>
            <w:right w:val="none" w:sz="0" w:space="0" w:color="auto"/>
          </w:divBdr>
        </w:div>
        <w:div w:id="1613974619">
          <w:marLeft w:val="640"/>
          <w:marRight w:val="0"/>
          <w:marTop w:val="0"/>
          <w:marBottom w:val="0"/>
          <w:divBdr>
            <w:top w:val="none" w:sz="0" w:space="0" w:color="auto"/>
            <w:left w:val="none" w:sz="0" w:space="0" w:color="auto"/>
            <w:bottom w:val="none" w:sz="0" w:space="0" w:color="auto"/>
            <w:right w:val="none" w:sz="0" w:space="0" w:color="auto"/>
          </w:divBdr>
        </w:div>
        <w:div w:id="1658805952">
          <w:marLeft w:val="640"/>
          <w:marRight w:val="0"/>
          <w:marTop w:val="0"/>
          <w:marBottom w:val="0"/>
          <w:divBdr>
            <w:top w:val="none" w:sz="0" w:space="0" w:color="auto"/>
            <w:left w:val="none" w:sz="0" w:space="0" w:color="auto"/>
            <w:bottom w:val="none" w:sz="0" w:space="0" w:color="auto"/>
            <w:right w:val="none" w:sz="0" w:space="0" w:color="auto"/>
          </w:divBdr>
        </w:div>
        <w:div w:id="442303716">
          <w:marLeft w:val="640"/>
          <w:marRight w:val="0"/>
          <w:marTop w:val="0"/>
          <w:marBottom w:val="0"/>
          <w:divBdr>
            <w:top w:val="none" w:sz="0" w:space="0" w:color="auto"/>
            <w:left w:val="none" w:sz="0" w:space="0" w:color="auto"/>
            <w:bottom w:val="none" w:sz="0" w:space="0" w:color="auto"/>
            <w:right w:val="none" w:sz="0" w:space="0" w:color="auto"/>
          </w:divBdr>
        </w:div>
        <w:div w:id="546915667">
          <w:marLeft w:val="640"/>
          <w:marRight w:val="0"/>
          <w:marTop w:val="0"/>
          <w:marBottom w:val="0"/>
          <w:divBdr>
            <w:top w:val="none" w:sz="0" w:space="0" w:color="auto"/>
            <w:left w:val="none" w:sz="0" w:space="0" w:color="auto"/>
            <w:bottom w:val="none" w:sz="0" w:space="0" w:color="auto"/>
            <w:right w:val="none" w:sz="0" w:space="0" w:color="auto"/>
          </w:divBdr>
        </w:div>
        <w:div w:id="208495894">
          <w:marLeft w:val="640"/>
          <w:marRight w:val="0"/>
          <w:marTop w:val="0"/>
          <w:marBottom w:val="0"/>
          <w:divBdr>
            <w:top w:val="none" w:sz="0" w:space="0" w:color="auto"/>
            <w:left w:val="none" w:sz="0" w:space="0" w:color="auto"/>
            <w:bottom w:val="none" w:sz="0" w:space="0" w:color="auto"/>
            <w:right w:val="none" w:sz="0" w:space="0" w:color="auto"/>
          </w:divBdr>
        </w:div>
        <w:div w:id="521405059">
          <w:marLeft w:val="640"/>
          <w:marRight w:val="0"/>
          <w:marTop w:val="0"/>
          <w:marBottom w:val="0"/>
          <w:divBdr>
            <w:top w:val="none" w:sz="0" w:space="0" w:color="auto"/>
            <w:left w:val="none" w:sz="0" w:space="0" w:color="auto"/>
            <w:bottom w:val="none" w:sz="0" w:space="0" w:color="auto"/>
            <w:right w:val="none" w:sz="0" w:space="0" w:color="auto"/>
          </w:divBdr>
        </w:div>
        <w:div w:id="1698777997">
          <w:marLeft w:val="640"/>
          <w:marRight w:val="0"/>
          <w:marTop w:val="0"/>
          <w:marBottom w:val="0"/>
          <w:divBdr>
            <w:top w:val="none" w:sz="0" w:space="0" w:color="auto"/>
            <w:left w:val="none" w:sz="0" w:space="0" w:color="auto"/>
            <w:bottom w:val="none" w:sz="0" w:space="0" w:color="auto"/>
            <w:right w:val="none" w:sz="0" w:space="0" w:color="auto"/>
          </w:divBdr>
        </w:div>
        <w:div w:id="2022273775">
          <w:marLeft w:val="640"/>
          <w:marRight w:val="0"/>
          <w:marTop w:val="0"/>
          <w:marBottom w:val="0"/>
          <w:divBdr>
            <w:top w:val="none" w:sz="0" w:space="0" w:color="auto"/>
            <w:left w:val="none" w:sz="0" w:space="0" w:color="auto"/>
            <w:bottom w:val="none" w:sz="0" w:space="0" w:color="auto"/>
            <w:right w:val="none" w:sz="0" w:space="0" w:color="auto"/>
          </w:divBdr>
        </w:div>
        <w:div w:id="1608656619">
          <w:marLeft w:val="640"/>
          <w:marRight w:val="0"/>
          <w:marTop w:val="0"/>
          <w:marBottom w:val="0"/>
          <w:divBdr>
            <w:top w:val="none" w:sz="0" w:space="0" w:color="auto"/>
            <w:left w:val="none" w:sz="0" w:space="0" w:color="auto"/>
            <w:bottom w:val="none" w:sz="0" w:space="0" w:color="auto"/>
            <w:right w:val="none" w:sz="0" w:space="0" w:color="auto"/>
          </w:divBdr>
        </w:div>
        <w:div w:id="343898253">
          <w:marLeft w:val="640"/>
          <w:marRight w:val="0"/>
          <w:marTop w:val="0"/>
          <w:marBottom w:val="0"/>
          <w:divBdr>
            <w:top w:val="none" w:sz="0" w:space="0" w:color="auto"/>
            <w:left w:val="none" w:sz="0" w:space="0" w:color="auto"/>
            <w:bottom w:val="none" w:sz="0" w:space="0" w:color="auto"/>
            <w:right w:val="none" w:sz="0" w:space="0" w:color="auto"/>
          </w:divBdr>
        </w:div>
        <w:div w:id="1684355965">
          <w:marLeft w:val="640"/>
          <w:marRight w:val="0"/>
          <w:marTop w:val="0"/>
          <w:marBottom w:val="0"/>
          <w:divBdr>
            <w:top w:val="none" w:sz="0" w:space="0" w:color="auto"/>
            <w:left w:val="none" w:sz="0" w:space="0" w:color="auto"/>
            <w:bottom w:val="none" w:sz="0" w:space="0" w:color="auto"/>
            <w:right w:val="none" w:sz="0" w:space="0" w:color="auto"/>
          </w:divBdr>
        </w:div>
        <w:div w:id="1440103027">
          <w:marLeft w:val="640"/>
          <w:marRight w:val="0"/>
          <w:marTop w:val="0"/>
          <w:marBottom w:val="0"/>
          <w:divBdr>
            <w:top w:val="none" w:sz="0" w:space="0" w:color="auto"/>
            <w:left w:val="none" w:sz="0" w:space="0" w:color="auto"/>
            <w:bottom w:val="none" w:sz="0" w:space="0" w:color="auto"/>
            <w:right w:val="none" w:sz="0" w:space="0" w:color="auto"/>
          </w:divBdr>
        </w:div>
        <w:div w:id="1666276627">
          <w:marLeft w:val="640"/>
          <w:marRight w:val="0"/>
          <w:marTop w:val="0"/>
          <w:marBottom w:val="0"/>
          <w:divBdr>
            <w:top w:val="none" w:sz="0" w:space="0" w:color="auto"/>
            <w:left w:val="none" w:sz="0" w:space="0" w:color="auto"/>
            <w:bottom w:val="none" w:sz="0" w:space="0" w:color="auto"/>
            <w:right w:val="none" w:sz="0" w:space="0" w:color="auto"/>
          </w:divBdr>
        </w:div>
        <w:div w:id="1399547212">
          <w:marLeft w:val="640"/>
          <w:marRight w:val="0"/>
          <w:marTop w:val="0"/>
          <w:marBottom w:val="0"/>
          <w:divBdr>
            <w:top w:val="none" w:sz="0" w:space="0" w:color="auto"/>
            <w:left w:val="none" w:sz="0" w:space="0" w:color="auto"/>
            <w:bottom w:val="none" w:sz="0" w:space="0" w:color="auto"/>
            <w:right w:val="none" w:sz="0" w:space="0" w:color="auto"/>
          </w:divBdr>
        </w:div>
        <w:div w:id="1026179715">
          <w:marLeft w:val="640"/>
          <w:marRight w:val="0"/>
          <w:marTop w:val="0"/>
          <w:marBottom w:val="0"/>
          <w:divBdr>
            <w:top w:val="none" w:sz="0" w:space="0" w:color="auto"/>
            <w:left w:val="none" w:sz="0" w:space="0" w:color="auto"/>
            <w:bottom w:val="none" w:sz="0" w:space="0" w:color="auto"/>
            <w:right w:val="none" w:sz="0" w:space="0" w:color="auto"/>
          </w:divBdr>
        </w:div>
        <w:div w:id="1185906141">
          <w:marLeft w:val="640"/>
          <w:marRight w:val="0"/>
          <w:marTop w:val="0"/>
          <w:marBottom w:val="0"/>
          <w:divBdr>
            <w:top w:val="none" w:sz="0" w:space="0" w:color="auto"/>
            <w:left w:val="none" w:sz="0" w:space="0" w:color="auto"/>
            <w:bottom w:val="none" w:sz="0" w:space="0" w:color="auto"/>
            <w:right w:val="none" w:sz="0" w:space="0" w:color="auto"/>
          </w:divBdr>
        </w:div>
        <w:div w:id="1161581321">
          <w:marLeft w:val="640"/>
          <w:marRight w:val="0"/>
          <w:marTop w:val="0"/>
          <w:marBottom w:val="0"/>
          <w:divBdr>
            <w:top w:val="none" w:sz="0" w:space="0" w:color="auto"/>
            <w:left w:val="none" w:sz="0" w:space="0" w:color="auto"/>
            <w:bottom w:val="none" w:sz="0" w:space="0" w:color="auto"/>
            <w:right w:val="none" w:sz="0" w:space="0" w:color="auto"/>
          </w:divBdr>
        </w:div>
        <w:div w:id="517936298">
          <w:marLeft w:val="640"/>
          <w:marRight w:val="0"/>
          <w:marTop w:val="0"/>
          <w:marBottom w:val="0"/>
          <w:divBdr>
            <w:top w:val="none" w:sz="0" w:space="0" w:color="auto"/>
            <w:left w:val="none" w:sz="0" w:space="0" w:color="auto"/>
            <w:bottom w:val="none" w:sz="0" w:space="0" w:color="auto"/>
            <w:right w:val="none" w:sz="0" w:space="0" w:color="auto"/>
          </w:divBdr>
        </w:div>
        <w:div w:id="1477987912">
          <w:marLeft w:val="640"/>
          <w:marRight w:val="0"/>
          <w:marTop w:val="0"/>
          <w:marBottom w:val="0"/>
          <w:divBdr>
            <w:top w:val="none" w:sz="0" w:space="0" w:color="auto"/>
            <w:left w:val="none" w:sz="0" w:space="0" w:color="auto"/>
            <w:bottom w:val="none" w:sz="0" w:space="0" w:color="auto"/>
            <w:right w:val="none" w:sz="0" w:space="0" w:color="auto"/>
          </w:divBdr>
        </w:div>
        <w:div w:id="859661569">
          <w:marLeft w:val="640"/>
          <w:marRight w:val="0"/>
          <w:marTop w:val="0"/>
          <w:marBottom w:val="0"/>
          <w:divBdr>
            <w:top w:val="none" w:sz="0" w:space="0" w:color="auto"/>
            <w:left w:val="none" w:sz="0" w:space="0" w:color="auto"/>
            <w:bottom w:val="none" w:sz="0" w:space="0" w:color="auto"/>
            <w:right w:val="none" w:sz="0" w:space="0" w:color="auto"/>
          </w:divBdr>
        </w:div>
        <w:div w:id="1844127398">
          <w:marLeft w:val="640"/>
          <w:marRight w:val="0"/>
          <w:marTop w:val="0"/>
          <w:marBottom w:val="0"/>
          <w:divBdr>
            <w:top w:val="none" w:sz="0" w:space="0" w:color="auto"/>
            <w:left w:val="none" w:sz="0" w:space="0" w:color="auto"/>
            <w:bottom w:val="none" w:sz="0" w:space="0" w:color="auto"/>
            <w:right w:val="none" w:sz="0" w:space="0" w:color="auto"/>
          </w:divBdr>
        </w:div>
        <w:div w:id="1194533951">
          <w:marLeft w:val="640"/>
          <w:marRight w:val="0"/>
          <w:marTop w:val="0"/>
          <w:marBottom w:val="0"/>
          <w:divBdr>
            <w:top w:val="none" w:sz="0" w:space="0" w:color="auto"/>
            <w:left w:val="none" w:sz="0" w:space="0" w:color="auto"/>
            <w:bottom w:val="none" w:sz="0" w:space="0" w:color="auto"/>
            <w:right w:val="none" w:sz="0" w:space="0" w:color="auto"/>
          </w:divBdr>
        </w:div>
        <w:div w:id="669328699">
          <w:marLeft w:val="640"/>
          <w:marRight w:val="0"/>
          <w:marTop w:val="0"/>
          <w:marBottom w:val="0"/>
          <w:divBdr>
            <w:top w:val="none" w:sz="0" w:space="0" w:color="auto"/>
            <w:left w:val="none" w:sz="0" w:space="0" w:color="auto"/>
            <w:bottom w:val="none" w:sz="0" w:space="0" w:color="auto"/>
            <w:right w:val="none" w:sz="0" w:space="0" w:color="auto"/>
          </w:divBdr>
        </w:div>
        <w:div w:id="1592471112">
          <w:marLeft w:val="640"/>
          <w:marRight w:val="0"/>
          <w:marTop w:val="0"/>
          <w:marBottom w:val="0"/>
          <w:divBdr>
            <w:top w:val="none" w:sz="0" w:space="0" w:color="auto"/>
            <w:left w:val="none" w:sz="0" w:space="0" w:color="auto"/>
            <w:bottom w:val="none" w:sz="0" w:space="0" w:color="auto"/>
            <w:right w:val="none" w:sz="0" w:space="0" w:color="auto"/>
          </w:divBdr>
        </w:div>
        <w:div w:id="56324945">
          <w:marLeft w:val="640"/>
          <w:marRight w:val="0"/>
          <w:marTop w:val="0"/>
          <w:marBottom w:val="0"/>
          <w:divBdr>
            <w:top w:val="none" w:sz="0" w:space="0" w:color="auto"/>
            <w:left w:val="none" w:sz="0" w:space="0" w:color="auto"/>
            <w:bottom w:val="none" w:sz="0" w:space="0" w:color="auto"/>
            <w:right w:val="none" w:sz="0" w:space="0" w:color="auto"/>
          </w:divBdr>
        </w:div>
        <w:div w:id="369379933">
          <w:marLeft w:val="640"/>
          <w:marRight w:val="0"/>
          <w:marTop w:val="0"/>
          <w:marBottom w:val="0"/>
          <w:divBdr>
            <w:top w:val="none" w:sz="0" w:space="0" w:color="auto"/>
            <w:left w:val="none" w:sz="0" w:space="0" w:color="auto"/>
            <w:bottom w:val="none" w:sz="0" w:space="0" w:color="auto"/>
            <w:right w:val="none" w:sz="0" w:space="0" w:color="auto"/>
          </w:divBdr>
        </w:div>
        <w:div w:id="1617101475">
          <w:marLeft w:val="640"/>
          <w:marRight w:val="0"/>
          <w:marTop w:val="0"/>
          <w:marBottom w:val="0"/>
          <w:divBdr>
            <w:top w:val="none" w:sz="0" w:space="0" w:color="auto"/>
            <w:left w:val="none" w:sz="0" w:space="0" w:color="auto"/>
            <w:bottom w:val="none" w:sz="0" w:space="0" w:color="auto"/>
            <w:right w:val="none" w:sz="0" w:space="0" w:color="auto"/>
          </w:divBdr>
        </w:div>
        <w:div w:id="630672618">
          <w:marLeft w:val="640"/>
          <w:marRight w:val="0"/>
          <w:marTop w:val="0"/>
          <w:marBottom w:val="0"/>
          <w:divBdr>
            <w:top w:val="none" w:sz="0" w:space="0" w:color="auto"/>
            <w:left w:val="none" w:sz="0" w:space="0" w:color="auto"/>
            <w:bottom w:val="none" w:sz="0" w:space="0" w:color="auto"/>
            <w:right w:val="none" w:sz="0" w:space="0" w:color="auto"/>
          </w:divBdr>
        </w:div>
        <w:div w:id="1581788576">
          <w:marLeft w:val="640"/>
          <w:marRight w:val="0"/>
          <w:marTop w:val="0"/>
          <w:marBottom w:val="0"/>
          <w:divBdr>
            <w:top w:val="none" w:sz="0" w:space="0" w:color="auto"/>
            <w:left w:val="none" w:sz="0" w:space="0" w:color="auto"/>
            <w:bottom w:val="none" w:sz="0" w:space="0" w:color="auto"/>
            <w:right w:val="none" w:sz="0" w:space="0" w:color="auto"/>
          </w:divBdr>
        </w:div>
        <w:div w:id="1930117762">
          <w:marLeft w:val="640"/>
          <w:marRight w:val="0"/>
          <w:marTop w:val="0"/>
          <w:marBottom w:val="0"/>
          <w:divBdr>
            <w:top w:val="none" w:sz="0" w:space="0" w:color="auto"/>
            <w:left w:val="none" w:sz="0" w:space="0" w:color="auto"/>
            <w:bottom w:val="none" w:sz="0" w:space="0" w:color="auto"/>
            <w:right w:val="none" w:sz="0" w:space="0" w:color="auto"/>
          </w:divBdr>
        </w:div>
        <w:div w:id="525674246">
          <w:marLeft w:val="640"/>
          <w:marRight w:val="0"/>
          <w:marTop w:val="0"/>
          <w:marBottom w:val="0"/>
          <w:divBdr>
            <w:top w:val="none" w:sz="0" w:space="0" w:color="auto"/>
            <w:left w:val="none" w:sz="0" w:space="0" w:color="auto"/>
            <w:bottom w:val="none" w:sz="0" w:space="0" w:color="auto"/>
            <w:right w:val="none" w:sz="0" w:space="0" w:color="auto"/>
          </w:divBdr>
        </w:div>
        <w:div w:id="473568743">
          <w:marLeft w:val="640"/>
          <w:marRight w:val="0"/>
          <w:marTop w:val="0"/>
          <w:marBottom w:val="0"/>
          <w:divBdr>
            <w:top w:val="none" w:sz="0" w:space="0" w:color="auto"/>
            <w:left w:val="none" w:sz="0" w:space="0" w:color="auto"/>
            <w:bottom w:val="none" w:sz="0" w:space="0" w:color="auto"/>
            <w:right w:val="none" w:sz="0" w:space="0" w:color="auto"/>
          </w:divBdr>
        </w:div>
        <w:div w:id="1461613411">
          <w:marLeft w:val="640"/>
          <w:marRight w:val="0"/>
          <w:marTop w:val="0"/>
          <w:marBottom w:val="0"/>
          <w:divBdr>
            <w:top w:val="none" w:sz="0" w:space="0" w:color="auto"/>
            <w:left w:val="none" w:sz="0" w:space="0" w:color="auto"/>
            <w:bottom w:val="none" w:sz="0" w:space="0" w:color="auto"/>
            <w:right w:val="none" w:sz="0" w:space="0" w:color="auto"/>
          </w:divBdr>
        </w:div>
        <w:div w:id="1441879628">
          <w:marLeft w:val="640"/>
          <w:marRight w:val="0"/>
          <w:marTop w:val="0"/>
          <w:marBottom w:val="0"/>
          <w:divBdr>
            <w:top w:val="none" w:sz="0" w:space="0" w:color="auto"/>
            <w:left w:val="none" w:sz="0" w:space="0" w:color="auto"/>
            <w:bottom w:val="none" w:sz="0" w:space="0" w:color="auto"/>
            <w:right w:val="none" w:sz="0" w:space="0" w:color="auto"/>
          </w:divBdr>
        </w:div>
        <w:div w:id="877621631">
          <w:marLeft w:val="640"/>
          <w:marRight w:val="0"/>
          <w:marTop w:val="0"/>
          <w:marBottom w:val="0"/>
          <w:divBdr>
            <w:top w:val="none" w:sz="0" w:space="0" w:color="auto"/>
            <w:left w:val="none" w:sz="0" w:space="0" w:color="auto"/>
            <w:bottom w:val="none" w:sz="0" w:space="0" w:color="auto"/>
            <w:right w:val="none" w:sz="0" w:space="0" w:color="auto"/>
          </w:divBdr>
        </w:div>
        <w:div w:id="1077095323">
          <w:marLeft w:val="640"/>
          <w:marRight w:val="0"/>
          <w:marTop w:val="0"/>
          <w:marBottom w:val="0"/>
          <w:divBdr>
            <w:top w:val="none" w:sz="0" w:space="0" w:color="auto"/>
            <w:left w:val="none" w:sz="0" w:space="0" w:color="auto"/>
            <w:bottom w:val="none" w:sz="0" w:space="0" w:color="auto"/>
            <w:right w:val="none" w:sz="0" w:space="0" w:color="auto"/>
          </w:divBdr>
        </w:div>
        <w:div w:id="1567840118">
          <w:marLeft w:val="640"/>
          <w:marRight w:val="0"/>
          <w:marTop w:val="0"/>
          <w:marBottom w:val="0"/>
          <w:divBdr>
            <w:top w:val="none" w:sz="0" w:space="0" w:color="auto"/>
            <w:left w:val="none" w:sz="0" w:space="0" w:color="auto"/>
            <w:bottom w:val="none" w:sz="0" w:space="0" w:color="auto"/>
            <w:right w:val="none" w:sz="0" w:space="0" w:color="auto"/>
          </w:divBdr>
        </w:div>
        <w:div w:id="1820144862">
          <w:marLeft w:val="640"/>
          <w:marRight w:val="0"/>
          <w:marTop w:val="0"/>
          <w:marBottom w:val="0"/>
          <w:divBdr>
            <w:top w:val="none" w:sz="0" w:space="0" w:color="auto"/>
            <w:left w:val="none" w:sz="0" w:space="0" w:color="auto"/>
            <w:bottom w:val="none" w:sz="0" w:space="0" w:color="auto"/>
            <w:right w:val="none" w:sz="0" w:space="0" w:color="auto"/>
          </w:divBdr>
        </w:div>
        <w:div w:id="1110664270">
          <w:marLeft w:val="640"/>
          <w:marRight w:val="0"/>
          <w:marTop w:val="0"/>
          <w:marBottom w:val="0"/>
          <w:divBdr>
            <w:top w:val="none" w:sz="0" w:space="0" w:color="auto"/>
            <w:left w:val="none" w:sz="0" w:space="0" w:color="auto"/>
            <w:bottom w:val="none" w:sz="0" w:space="0" w:color="auto"/>
            <w:right w:val="none" w:sz="0" w:space="0" w:color="auto"/>
          </w:divBdr>
        </w:div>
        <w:div w:id="509029169">
          <w:marLeft w:val="640"/>
          <w:marRight w:val="0"/>
          <w:marTop w:val="0"/>
          <w:marBottom w:val="0"/>
          <w:divBdr>
            <w:top w:val="none" w:sz="0" w:space="0" w:color="auto"/>
            <w:left w:val="none" w:sz="0" w:space="0" w:color="auto"/>
            <w:bottom w:val="none" w:sz="0" w:space="0" w:color="auto"/>
            <w:right w:val="none" w:sz="0" w:space="0" w:color="auto"/>
          </w:divBdr>
        </w:div>
        <w:div w:id="277493058">
          <w:marLeft w:val="640"/>
          <w:marRight w:val="0"/>
          <w:marTop w:val="0"/>
          <w:marBottom w:val="0"/>
          <w:divBdr>
            <w:top w:val="none" w:sz="0" w:space="0" w:color="auto"/>
            <w:left w:val="none" w:sz="0" w:space="0" w:color="auto"/>
            <w:bottom w:val="none" w:sz="0" w:space="0" w:color="auto"/>
            <w:right w:val="none" w:sz="0" w:space="0" w:color="auto"/>
          </w:divBdr>
        </w:div>
        <w:div w:id="1257056318">
          <w:marLeft w:val="640"/>
          <w:marRight w:val="0"/>
          <w:marTop w:val="0"/>
          <w:marBottom w:val="0"/>
          <w:divBdr>
            <w:top w:val="none" w:sz="0" w:space="0" w:color="auto"/>
            <w:left w:val="none" w:sz="0" w:space="0" w:color="auto"/>
            <w:bottom w:val="none" w:sz="0" w:space="0" w:color="auto"/>
            <w:right w:val="none" w:sz="0" w:space="0" w:color="auto"/>
          </w:divBdr>
        </w:div>
        <w:div w:id="1887907853">
          <w:marLeft w:val="640"/>
          <w:marRight w:val="0"/>
          <w:marTop w:val="0"/>
          <w:marBottom w:val="0"/>
          <w:divBdr>
            <w:top w:val="none" w:sz="0" w:space="0" w:color="auto"/>
            <w:left w:val="none" w:sz="0" w:space="0" w:color="auto"/>
            <w:bottom w:val="none" w:sz="0" w:space="0" w:color="auto"/>
            <w:right w:val="none" w:sz="0" w:space="0" w:color="auto"/>
          </w:divBdr>
        </w:div>
        <w:div w:id="202518650">
          <w:marLeft w:val="640"/>
          <w:marRight w:val="0"/>
          <w:marTop w:val="0"/>
          <w:marBottom w:val="0"/>
          <w:divBdr>
            <w:top w:val="none" w:sz="0" w:space="0" w:color="auto"/>
            <w:left w:val="none" w:sz="0" w:space="0" w:color="auto"/>
            <w:bottom w:val="none" w:sz="0" w:space="0" w:color="auto"/>
            <w:right w:val="none" w:sz="0" w:space="0" w:color="auto"/>
          </w:divBdr>
        </w:div>
        <w:div w:id="1501772088">
          <w:marLeft w:val="640"/>
          <w:marRight w:val="0"/>
          <w:marTop w:val="0"/>
          <w:marBottom w:val="0"/>
          <w:divBdr>
            <w:top w:val="none" w:sz="0" w:space="0" w:color="auto"/>
            <w:left w:val="none" w:sz="0" w:space="0" w:color="auto"/>
            <w:bottom w:val="none" w:sz="0" w:space="0" w:color="auto"/>
            <w:right w:val="none" w:sz="0" w:space="0" w:color="auto"/>
          </w:divBdr>
        </w:div>
        <w:div w:id="1083407255">
          <w:marLeft w:val="640"/>
          <w:marRight w:val="0"/>
          <w:marTop w:val="0"/>
          <w:marBottom w:val="0"/>
          <w:divBdr>
            <w:top w:val="none" w:sz="0" w:space="0" w:color="auto"/>
            <w:left w:val="none" w:sz="0" w:space="0" w:color="auto"/>
            <w:bottom w:val="none" w:sz="0" w:space="0" w:color="auto"/>
            <w:right w:val="none" w:sz="0" w:space="0" w:color="auto"/>
          </w:divBdr>
        </w:div>
        <w:div w:id="2004967495">
          <w:marLeft w:val="640"/>
          <w:marRight w:val="0"/>
          <w:marTop w:val="0"/>
          <w:marBottom w:val="0"/>
          <w:divBdr>
            <w:top w:val="none" w:sz="0" w:space="0" w:color="auto"/>
            <w:left w:val="none" w:sz="0" w:space="0" w:color="auto"/>
            <w:bottom w:val="none" w:sz="0" w:space="0" w:color="auto"/>
            <w:right w:val="none" w:sz="0" w:space="0" w:color="auto"/>
          </w:divBdr>
        </w:div>
        <w:div w:id="599483471">
          <w:marLeft w:val="640"/>
          <w:marRight w:val="0"/>
          <w:marTop w:val="0"/>
          <w:marBottom w:val="0"/>
          <w:divBdr>
            <w:top w:val="none" w:sz="0" w:space="0" w:color="auto"/>
            <w:left w:val="none" w:sz="0" w:space="0" w:color="auto"/>
            <w:bottom w:val="none" w:sz="0" w:space="0" w:color="auto"/>
            <w:right w:val="none" w:sz="0" w:space="0" w:color="auto"/>
          </w:divBdr>
        </w:div>
        <w:div w:id="1226987487">
          <w:marLeft w:val="640"/>
          <w:marRight w:val="0"/>
          <w:marTop w:val="0"/>
          <w:marBottom w:val="0"/>
          <w:divBdr>
            <w:top w:val="none" w:sz="0" w:space="0" w:color="auto"/>
            <w:left w:val="none" w:sz="0" w:space="0" w:color="auto"/>
            <w:bottom w:val="none" w:sz="0" w:space="0" w:color="auto"/>
            <w:right w:val="none" w:sz="0" w:space="0" w:color="auto"/>
          </w:divBdr>
        </w:div>
        <w:div w:id="866869296">
          <w:marLeft w:val="640"/>
          <w:marRight w:val="0"/>
          <w:marTop w:val="0"/>
          <w:marBottom w:val="0"/>
          <w:divBdr>
            <w:top w:val="none" w:sz="0" w:space="0" w:color="auto"/>
            <w:left w:val="none" w:sz="0" w:space="0" w:color="auto"/>
            <w:bottom w:val="none" w:sz="0" w:space="0" w:color="auto"/>
            <w:right w:val="none" w:sz="0" w:space="0" w:color="auto"/>
          </w:divBdr>
        </w:div>
        <w:div w:id="808598028">
          <w:marLeft w:val="640"/>
          <w:marRight w:val="0"/>
          <w:marTop w:val="0"/>
          <w:marBottom w:val="0"/>
          <w:divBdr>
            <w:top w:val="none" w:sz="0" w:space="0" w:color="auto"/>
            <w:left w:val="none" w:sz="0" w:space="0" w:color="auto"/>
            <w:bottom w:val="none" w:sz="0" w:space="0" w:color="auto"/>
            <w:right w:val="none" w:sz="0" w:space="0" w:color="auto"/>
          </w:divBdr>
        </w:div>
        <w:div w:id="2002344192">
          <w:marLeft w:val="640"/>
          <w:marRight w:val="0"/>
          <w:marTop w:val="0"/>
          <w:marBottom w:val="0"/>
          <w:divBdr>
            <w:top w:val="none" w:sz="0" w:space="0" w:color="auto"/>
            <w:left w:val="none" w:sz="0" w:space="0" w:color="auto"/>
            <w:bottom w:val="none" w:sz="0" w:space="0" w:color="auto"/>
            <w:right w:val="none" w:sz="0" w:space="0" w:color="auto"/>
          </w:divBdr>
        </w:div>
        <w:div w:id="1996302899">
          <w:marLeft w:val="640"/>
          <w:marRight w:val="0"/>
          <w:marTop w:val="0"/>
          <w:marBottom w:val="0"/>
          <w:divBdr>
            <w:top w:val="none" w:sz="0" w:space="0" w:color="auto"/>
            <w:left w:val="none" w:sz="0" w:space="0" w:color="auto"/>
            <w:bottom w:val="none" w:sz="0" w:space="0" w:color="auto"/>
            <w:right w:val="none" w:sz="0" w:space="0" w:color="auto"/>
          </w:divBdr>
        </w:div>
        <w:div w:id="52312151">
          <w:marLeft w:val="640"/>
          <w:marRight w:val="0"/>
          <w:marTop w:val="0"/>
          <w:marBottom w:val="0"/>
          <w:divBdr>
            <w:top w:val="none" w:sz="0" w:space="0" w:color="auto"/>
            <w:left w:val="none" w:sz="0" w:space="0" w:color="auto"/>
            <w:bottom w:val="none" w:sz="0" w:space="0" w:color="auto"/>
            <w:right w:val="none" w:sz="0" w:space="0" w:color="auto"/>
          </w:divBdr>
        </w:div>
        <w:div w:id="1922835291">
          <w:marLeft w:val="640"/>
          <w:marRight w:val="0"/>
          <w:marTop w:val="0"/>
          <w:marBottom w:val="0"/>
          <w:divBdr>
            <w:top w:val="none" w:sz="0" w:space="0" w:color="auto"/>
            <w:left w:val="none" w:sz="0" w:space="0" w:color="auto"/>
            <w:bottom w:val="none" w:sz="0" w:space="0" w:color="auto"/>
            <w:right w:val="none" w:sz="0" w:space="0" w:color="auto"/>
          </w:divBdr>
        </w:div>
        <w:div w:id="1604222543">
          <w:marLeft w:val="640"/>
          <w:marRight w:val="0"/>
          <w:marTop w:val="0"/>
          <w:marBottom w:val="0"/>
          <w:divBdr>
            <w:top w:val="none" w:sz="0" w:space="0" w:color="auto"/>
            <w:left w:val="none" w:sz="0" w:space="0" w:color="auto"/>
            <w:bottom w:val="none" w:sz="0" w:space="0" w:color="auto"/>
            <w:right w:val="none" w:sz="0" w:space="0" w:color="auto"/>
          </w:divBdr>
        </w:div>
        <w:div w:id="1418482382">
          <w:marLeft w:val="640"/>
          <w:marRight w:val="0"/>
          <w:marTop w:val="0"/>
          <w:marBottom w:val="0"/>
          <w:divBdr>
            <w:top w:val="none" w:sz="0" w:space="0" w:color="auto"/>
            <w:left w:val="none" w:sz="0" w:space="0" w:color="auto"/>
            <w:bottom w:val="none" w:sz="0" w:space="0" w:color="auto"/>
            <w:right w:val="none" w:sz="0" w:space="0" w:color="auto"/>
          </w:divBdr>
        </w:div>
        <w:div w:id="988290370">
          <w:marLeft w:val="640"/>
          <w:marRight w:val="0"/>
          <w:marTop w:val="0"/>
          <w:marBottom w:val="0"/>
          <w:divBdr>
            <w:top w:val="none" w:sz="0" w:space="0" w:color="auto"/>
            <w:left w:val="none" w:sz="0" w:space="0" w:color="auto"/>
            <w:bottom w:val="none" w:sz="0" w:space="0" w:color="auto"/>
            <w:right w:val="none" w:sz="0" w:space="0" w:color="auto"/>
          </w:divBdr>
        </w:div>
        <w:div w:id="2008513842">
          <w:marLeft w:val="640"/>
          <w:marRight w:val="0"/>
          <w:marTop w:val="0"/>
          <w:marBottom w:val="0"/>
          <w:divBdr>
            <w:top w:val="none" w:sz="0" w:space="0" w:color="auto"/>
            <w:left w:val="none" w:sz="0" w:space="0" w:color="auto"/>
            <w:bottom w:val="none" w:sz="0" w:space="0" w:color="auto"/>
            <w:right w:val="none" w:sz="0" w:space="0" w:color="auto"/>
          </w:divBdr>
        </w:div>
        <w:div w:id="265580531">
          <w:marLeft w:val="640"/>
          <w:marRight w:val="0"/>
          <w:marTop w:val="0"/>
          <w:marBottom w:val="0"/>
          <w:divBdr>
            <w:top w:val="none" w:sz="0" w:space="0" w:color="auto"/>
            <w:left w:val="none" w:sz="0" w:space="0" w:color="auto"/>
            <w:bottom w:val="none" w:sz="0" w:space="0" w:color="auto"/>
            <w:right w:val="none" w:sz="0" w:space="0" w:color="auto"/>
          </w:divBdr>
        </w:div>
        <w:div w:id="1784304874">
          <w:marLeft w:val="640"/>
          <w:marRight w:val="0"/>
          <w:marTop w:val="0"/>
          <w:marBottom w:val="0"/>
          <w:divBdr>
            <w:top w:val="none" w:sz="0" w:space="0" w:color="auto"/>
            <w:left w:val="none" w:sz="0" w:space="0" w:color="auto"/>
            <w:bottom w:val="none" w:sz="0" w:space="0" w:color="auto"/>
            <w:right w:val="none" w:sz="0" w:space="0" w:color="auto"/>
          </w:divBdr>
        </w:div>
        <w:div w:id="1181705008">
          <w:marLeft w:val="640"/>
          <w:marRight w:val="0"/>
          <w:marTop w:val="0"/>
          <w:marBottom w:val="0"/>
          <w:divBdr>
            <w:top w:val="none" w:sz="0" w:space="0" w:color="auto"/>
            <w:left w:val="none" w:sz="0" w:space="0" w:color="auto"/>
            <w:bottom w:val="none" w:sz="0" w:space="0" w:color="auto"/>
            <w:right w:val="none" w:sz="0" w:space="0" w:color="auto"/>
          </w:divBdr>
        </w:div>
        <w:div w:id="1599176308">
          <w:marLeft w:val="640"/>
          <w:marRight w:val="0"/>
          <w:marTop w:val="0"/>
          <w:marBottom w:val="0"/>
          <w:divBdr>
            <w:top w:val="none" w:sz="0" w:space="0" w:color="auto"/>
            <w:left w:val="none" w:sz="0" w:space="0" w:color="auto"/>
            <w:bottom w:val="none" w:sz="0" w:space="0" w:color="auto"/>
            <w:right w:val="none" w:sz="0" w:space="0" w:color="auto"/>
          </w:divBdr>
        </w:div>
        <w:div w:id="1612323585">
          <w:marLeft w:val="640"/>
          <w:marRight w:val="0"/>
          <w:marTop w:val="0"/>
          <w:marBottom w:val="0"/>
          <w:divBdr>
            <w:top w:val="none" w:sz="0" w:space="0" w:color="auto"/>
            <w:left w:val="none" w:sz="0" w:space="0" w:color="auto"/>
            <w:bottom w:val="none" w:sz="0" w:space="0" w:color="auto"/>
            <w:right w:val="none" w:sz="0" w:space="0" w:color="auto"/>
          </w:divBdr>
        </w:div>
        <w:div w:id="2110612119">
          <w:marLeft w:val="640"/>
          <w:marRight w:val="0"/>
          <w:marTop w:val="0"/>
          <w:marBottom w:val="0"/>
          <w:divBdr>
            <w:top w:val="none" w:sz="0" w:space="0" w:color="auto"/>
            <w:left w:val="none" w:sz="0" w:space="0" w:color="auto"/>
            <w:bottom w:val="none" w:sz="0" w:space="0" w:color="auto"/>
            <w:right w:val="none" w:sz="0" w:space="0" w:color="auto"/>
          </w:divBdr>
        </w:div>
        <w:div w:id="1694069685">
          <w:marLeft w:val="640"/>
          <w:marRight w:val="0"/>
          <w:marTop w:val="0"/>
          <w:marBottom w:val="0"/>
          <w:divBdr>
            <w:top w:val="none" w:sz="0" w:space="0" w:color="auto"/>
            <w:left w:val="none" w:sz="0" w:space="0" w:color="auto"/>
            <w:bottom w:val="none" w:sz="0" w:space="0" w:color="auto"/>
            <w:right w:val="none" w:sz="0" w:space="0" w:color="auto"/>
          </w:divBdr>
        </w:div>
        <w:div w:id="577522782">
          <w:marLeft w:val="640"/>
          <w:marRight w:val="0"/>
          <w:marTop w:val="0"/>
          <w:marBottom w:val="0"/>
          <w:divBdr>
            <w:top w:val="none" w:sz="0" w:space="0" w:color="auto"/>
            <w:left w:val="none" w:sz="0" w:space="0" w:color="auto"/>
            <w:bottom w:val="none" w:sz="0" w:space="0" w:color="auto"/>
            <w:right w:val="none" w:sz="0" w:space="0" w:color="auto"/>
          </w:divBdr>
        </w:div>
        <w:div w:id="1455363336">
          <w:marLeft w:val="640"/>
          <w:marRight w:val="0"/>
          <w:marTop w:val="0"/>
          <w:marBottom w:val="0"/>
          <w:divBdr>
            <w:top w:val="none" w:sz="0" w:space="0" w:color="auto"/>
            <w:left w:val="none" w:sz="0" w:space="0" w:color="auto"/>
            <w:bottom w:val="none" w:sz="0" w:space="0" w:color="auto"/>
            <w:right w:val="none" w:sz="0" w:space="0" w:color="auto"/>
          </w:divBdr>
        </w:div>
        <w:div w:id="1616214652">
          <w:marLeft w:val="640"/>
          <w:marRight w:val="0"/>
          <w:marTop w:val="0"/>
          <w:marBottom w:val="0"/>
          <w:divBdr>
            <w:top w:val="none" w:sz="0" w:space="0" w:color="auto"/>
            <w:left w:val="none" w:sz="0" w:space="0" w:color="auto"/>
            <w:bottom w:val="none" w:sz="0" w:space="0" w:color="auto"/>
            <w:right w:val="none" w:sz="0" w:space="0" w:color="auto"/>
          </w:divBdr>
        </w:div>
        <w:div w:id="112405333">
          <w:marLeft w:val="640"/>
          <w:marRight w:val="0"/>
          <w:marTop w:val="0"/>
          <w:marBottom w:val="0"/>
          <w:divBdr>
            <w:top w:val="none" w:sz="0" w:space="0" w:color="auto"/>
            <w:left w:val="none" w:sz="0" w:space="0" w:color="auto"/>
            <w:bottom w:val="none" w:sz="0" w:space="0" w:color="auto"/>
            <w:right w:val="none" w:sz="0" w:space="0" w:color="auto"/>
          </w:divBdr>
        </w:div>
        <w:div w:id="1885671445">
          <w:marLeft w:val="640"/>
          <w:marRight w:val="0"/>
          <w:marTop w:val="0"/>
          <w:marBottom w:val="0"/>
          <w:divBdr>
            <w:top w:val="none" w:sz="0" w:space="0" w:color="auto"/>
            <w:left w:val="none" w:sz="0" w:space="0" w:color="auto"/>
            <w:bottom w:val="none" w:sz="0" w:space="0" w:color="auto"/>
            <w:right w:val="none" w:sz="0" w:space="0" w:color="auto"/>
          </w:divBdr>
        </w:div>
        <w:div w:id="1965887276">
          <w:marLeft w:val="640"/>
          <w:marRight w:val="0"/>
          <w:marTop w:val="0"/>
          <w:marBottom w:val="0"/>
          <w:divBdr>
            <w:top w:val="none" w:sz="0" w:space="0" w:color="auto"/>
            <w:left w:val="none" w:sz="0" w:space="0" w:color="auto"/>
            <w:bottom w:val="none" w:sz="0" w:space="0" w:color="auto"/>
            <w:right w:val="none" w:sz="0" w:space="0" w:color="auto"/>
          </w:divBdr>
        </w:div>
        <w:div w:id="137189821">
          <w:marLeft w:val="640"/>
          <w:marRight w:val="0"/>
          <w:marTop w:val="0"/>
          <w:marBottom w:val="0"/>
          <w:divBdr>
            <w:top w:val="none" w:sz="0" w:space="0" w:color="auto"/>
            <w:left w:val="none" w:sz="0" w:space="0" w:color="auto"/>
            <w:bottom w:val="none" w:sz="0" w:space="0" w:color="auto"/>
            <w:right w:val="none" w:sz="0" w:space="0" w:color="auto"/>
          </w:divBdr>
        </w:div>
        <w:div w:id="1135879580">
          <w:marLeft w:val="640"/>
          <w:marRight w:val="0"/>
          <w:marTop w:val="0"/>
          <w:marBottom w:val="0"/>
          <w:divBdr>
            <w:top w:val="none" w:sz="0" w:space="0" w:color="auto"/>
            <w:left w:val="none" w:sz="0" w:space="0" w:color="auto"/>
            <w:bottom w:val="none" w:sz="0" w:space="0" w:color="auto"/>
            <w:right w:val="none" w:sz="0" w:space="0" w:color="auto"/>
          </w:divBdr>
        </w:div>
        <w:div w:id="1401250614">
          <w:marLeft w:val="640"/>
          <w:marRight w:val="0"/>
          <w:marTop w:val="0"/>
          <w:marBottom w:val="0"/>
          <w:divBdr>
            <w:top w:val="none" w:sz="0" w:space="0" w:color="auto"/>
            <w:left w:val="none" w:sz="0" w:space="0" w:color="auto"/>
            <w:bottom w:val="none" w:sz="0" w:space="0" w:color="auto"/>
            <w:right w:val="none" w:sz="0" w:space="0" w:color="auto"/>
          </w:divBdr>
        </w:div>
        <w:div w:id="665019428">
          <w:marLeft w:val="640"/>
          <w:marRight w:val="0"/>
          <w:marTop w:val="0"/>
          <w:marBottom w:val="0"/>
          <w:divBdr>
            <w:top w:val="none" w:sz="0" w:space="0" w:color="auto"/>
            <w:left w:val="none" w:sz="0" w:space="0" w:color="auto"/>
            <w:bottom w:val="none" w:sz="0" w:space="0" w:color="auto"/>
            <w:right w:val="none" w:sz="0" w:space="0" w:color="auto"/>
          </w:divBdr>
        </w:div>
        <w:div w:id="1528180839">
          <w:marLeft w:val="640"/>
          <w:marRight w:val="0"/>
          <w:marTop w:val="0"/>
          <w:marBottom w:val="0"/>
          <w:divBdr>
            <w:top w:val="none" w:sz="0" w:space="0" w:color="auto"/>
            <w:left w:val="none" w:sz="0" w:space="0" w:color="auto"/>
            <w:bottom w:val="none" w:sz="0" w:space="0" w:color="auto"/>
            <w:right w:val="none" w:sz="0" w:space="0" w:color="auto"/>
          </w:divBdr>
        </w:div>
        <w:div w:id="2047875894">
          <w:marLeft w:val="640"/>
          <w:marRight w:val="0"/>
          <w:marTop w:val="0"/>
          <w:marBottom w:val="0"/>
          <w:divBdr>
            <w:top w:val="none" w:sz="0" w:space="0" w:color="auto"/>
            <w:left w:val="none" w:sz="0" w:space="0" w:color="auto"/>
            <w:bottom w:val="none" w:sz="0" w:space="0" w:color="auto"/>
            <w:right w:val="none" w:sz="0" w:space="0" w:color="auto"/>
          </w:divBdr>
        </w:div>
        <w:div w:id="1925337355">
          <w:marLeft w:val="640"/>
          <w:marRight w:val="0"/>
          <w:marTop w:val="0"/>
          <w:marBottom w:val="0"/>
          <w:divBdr>
            <w:top w:val="none" w:sz="0" w:space="0" w:color="auto"/>
            <w:left w:val="none" w:sz="0" w:space="0" w:color="auto"/>
            <w:bottom w:val="none" w:sz="0" w:space="0" w:color="auto"/>
            <w:right w:val="none" w:sz="0" w:space="0" w:color="auto"/>
          </w:divBdr>
        </w:div>
        <w:div w:id="546840710">
          <w:marLeft w:val="640"/>
          <w:marRight w:val="0"/>
          <w:marTop w:val="0"/>
          <w:marBottom w:val="0"/>
          <w:divBdr>
            <w:top w:val="none" w:sz="0" w:space="0" w:color="auto"/>
            <w:left w:val="none" w:sz="0" w:space="0" w:color="auto"/>
            <w:bottom w:val="none" w:sz="0" w:space="0" w:color="auto"/>
            <w:right w:val="none" w:sz="0" w:space="0" w:color="auto"/>
          </w:divBdr>
        </w:div>
        <w:div w:id="1067072853">
          <w:marLeft w:val="640"/>
          <w:marRight w:val="0"/>
          <w:marTop w:val="0"/>
          <w:marBottom w:val="0"/>
          <w:divBdr>
            <w:top w:val="none" w:sz="0" w:space="0" w:color="auto"/>
            <w:left w:val="none" w:sz="0" w:space="0" w:color="auto"/>
            <w:bottom w:val="none" w:sz="0" w:space="0" w:color="auto"/>
            <w:right w:val="none" w:sz="0" w:space="0" w:color="auto"/>
          </w:divBdr>
        </w:div>
        <w:div w:id="46344514">
          <w:marLeft w:val="640"/>
          <w:marRight w:val="0"/>
          <w:marTop w:val="0"/>
          <w:marBottom w:val="0"/>
          <w:divBdr>
            <w:top w:val="none" w:sz="0" w:space="0" w:color="auto"/>
            <w:left w:val="none" w:sz="0" w:space="0" w:color="auto"/>
            <w:bottom w:val="none" w:sz="0" w:space="0" w:color="auto"/>
            <w:right w:val="none" w:sz="0" w:space="0" w:color="auto"/>
          </w:divBdr>
        </w:div>
        <w:div w:id="1285430466">
          <w:marLeft w:val="640"/>
          <w:marRight w:val="0"/>
          <w:marTop w:val="0"/>
          <w:marBottom w:val="0"/>
          <w:divBdr>
            <w:top w:val="none" w:sz="0" w:space="0" w:color="auto"/>
            <w:left w:val="none" w:sz="0" w:space="0" w:color="auto"/>
            <w:bottom w:val="none" w:sz="0" w:space="0" w:color="auto"/>
            <w:right w:val="none" w:sz="0" w:space="0" w:color="auto"/>
          </w:divBdr>
        </w:div>
        <w:div w:id="1057512058">
          <w:marLeft w:val="640"/>
          <w:marRight w:val="0"/>
          <w:marTop w:val="0"/>
          <w:marBottom w:val="0"/>
          <w:divBdr>
            <w:top w:val="none" w:sz="0" w:space="0" w:color="auto"/>
            <w:left w:val="none" w:sz="0" w:space="0" w:color="auto"/>
            <w:bottom w:val="none" w:sz="0" w:space="0" w:color="auto"/>
            <w:right w:val="none" w:sz="0" w:space="0" w:color="auto"/>
          </w:divBdr>
        </w:div>
        <w:div w:id="549074766">
          <w:marLeft w:val="640"/>
          <w:marRight w:val="0"/>
          <w:marTop w:val="0"/>
          <w:marBottom w:val="0"/>
          <w:divBdr>
            <w:top w:val="none" w:sz="0" w:space="0" w:color="auto"/>
            <w:left w:val="none" w:sz="0" w:space="0" w:color="auto"/>
            <w:bottom w:val="none" w:sz="0" w:space="0" w:color="auto"/>
            <w:right w:val="none" w:sz="0" w:space="0" w:color="auto"/>
          </w:divBdr>
        </w:div>
        <w:div w:id="1006444043">
          <w:marLeft w:val="640"/>
          <w:marRight w:val="0"/>
          <w:marTop w:val="0"/>
          <w:marBottom w:val="0"/>
          <w:divBdr>
            <w:top w:val="none" w:sz="0" w:space="0" w:color="auto"/>
            <w:left w:val="none" w:sz="0" w:space="0" w:color="auto"/>
            <w:bottom w:val="none" w:sz="0" w:space="0" w:color="auto"/>
            <w:right w:val="none" w:sz="0" w:space="0" w:color="auto"/>
          </w:divBdr>
        </w:div>
        <w:div w:id="619141358">
          <w:marLeft w:val="640"/>
          <w:marRight w:val="0"/>
          <w:marTop w:val="0"/>
          <w:marBottom w:val="0"/>
          <w:divBdr>
            <w:top w:val="none" w:sz="0" w:space="0" w:color="auto"/>
            <w:left w:val="none" w:sz="0" w:space="0" w:color="auto"/>
            <w:bottom w:val="none" w:sz="0" w:space="0" w:color="auto"/>
            <w:right w:val="none" w:sz="0" w:space="0" w:color="auto"/>
          </w:divBdr>
        </w:div>
        <w:div w:id="1045566521">
          <w:marLeft w:val="640"/>
          <w:marRight w:val="0"/>
          <w:marTop w:val="0"/>
          <w:marBottom w:val="0"/>
          <w:divBdr>
            <w:top w:val="none" w:sz="0" w:space="0" w:color="auto"/>
            <w:left w:val="none" w:sz="0" w:space="0" w:color="auto"/>
            <w:bottom w:val="none" w:sz="0" w:space="0" w:color="auto"/>
            <w:right w:val="none" w:sz="0" w:space="0" w:color="auto"/>
          </w:divBdr>
        </w:div>
        <w:div w:id="1513645530">
          <w:marLeft w:val="640"/>
          <w:marRight w:val="0"/>
          <w:marTop w:val="0"/>
          <w:marBottom w:val="0"/>
          <w:divBdr>
            <w:top w:val="none" w:sz="0" w:space="0" w:color="auto"/>
            <w:left w:val="none" w:sz="0" w:space="0" w:color="auto"/>
            <w:bottom w:val="none" w:sz="0" w:space="0" w:color="auto"/>
            <w:right w:val="none" w:sz="0" w:space="0" w:color="auto"/>
          </w:divBdr>
        </w:div>
        <w:div w:id="2088837557">
          <w:marLeft w:val="640"/>
          <w:marRight w:val="0"/>
          <w:marTop w:val="0"/>
          <w:marBottom w:val="0"/>
          <w:divBdr>
            <w:top w:val="none" w:sz="0" w:space="0" w:color="auto"/>
            <w:left w:val="none" w:sz="0" w:space="0" w:color="auto"/>
            <w:bottom w:val="none" w:sz="0" w:space="0" w:color="auto"/>
            <w:right w:val="none" w:sz="0" w:space="0" w:color="auto"/>
          </w:divBdr>
        </w:div>
        <w:div w:id="516577535">
          <w:marLeft w:val="640"/>
          <w:marRight w:val="0"/>
          <w:marTop w:val="0"/>
          <w:marBottom w:val="0"/>
          <w:divBdr>
            <w:top w:val="none" w:sz="0" w:space="0" w:color="auto"/>
            <w:left w:val="none" w:sz="0" w:space="0" w:color="auto"/>
            <w:bottom w:val="none" w:sz="0" w:space="0" w:color="auto"/>
            <w:right w:val="none" w:sz="0" w:space="0" w:color="auto"/>
          </w:divBdr>
        </w:div>
        <w:div w:id="1430390740">
          <w:marLeft w:val="640"/>
          <w:marRight w:val="0"/>
          <w:marTop w:val="0"/>
          <w:marBottom w:val="0"/>
          <w:divBdr>
            <w:top w:val="none" w:sz="0" w:space="0" w:color="auto"/>
            <w:left w:val="none" w:sz="0" w:space="0" w:color="auto"/>
            <w:bottom w:val="none" w:sz="0" w:space="0" w:color="auto"/>
            <w:right w:val="none" w:sz="0" w:space="0" w:color="auto"/>
          </w:divBdr>
        </w:div>
        <w:div w:id="1425610850">
          <w:marLeft w:val="640"/>
          <w:marRight w:val="0"/>
          <w:marTop w:val="0"/>
          <w:marBottom w:val="0"/>
          <w:divBdr>
            <w:top w:val="none" w:sz="0" w:space="0" w:color="auto"/>
            <w:left w:val="none" w:sz="0" w:space="0" w:color="auto"/>
            <w:bottom w:val="none" w:sz="0" w:space="0" w:color="auto"/>
            <w:right w:val="none" w:sz="0" w:space="0" w:color="auto"/>
          </w:divBdr>
        </w:div>
        <w:div w:id="2033221327">
          <w:marLeft w:val="640"/>
          <w:marRight w:val="0"/>
          <w:marTop w:val="0"/>
          <w:marBottom w:val="0"/>
          <w:divBdr>
            <w:top w:val="none" w:sz="0" w:space="0" w:color="auto"/>
            <w:left w:val="none" w:sz="0" w:space="0" w:color="auto"/>
            <w:bottom w:val="none" w:sz="0" w:space="0" w:color="auto"/>
            <w:right w:val="none" w:sz="0" w:space="0" w:color="auto"/>
          </w:divBdr>
        </w:div>
        <w:div w:id="1998993885">
          <w:marLeft w:val="640"/>
          <w:marRight w:val="0"/>
          <w:marTop w:val="0"/>
          <w:marBottom w:val="0"/>
          <w:divBdr>
            <w:top w:val="none" w:sz="0" w:space="0" w:color="auto"/>
            <w:left w:val="none" w:sz="0" w:space="0" w:color="auto"/>
            <w:bottom w:val="none" w:sz="0" w:space="0" w:color="auto"/>
            <w:right w:val="none" w:sz="0" w:space="0" w:color="auto"/>
          </w:divBdr>
        </w:div>
        <w:div w:id="1662853449">
          <w:marLeft w:val="640"/>
          <w:marRight w:val="0"/>
          <w:marTop w:val="0"/>
          <w:marBottom w:val="0"/>
          <w:divBdr>
            <w:top w:val="none" w:sz="0" w:space="0" w:color="auto"/>
            <w:left w:val="none" w:sz="0" w:space="0" w:color="auto"/>
            <w:bottom w:val="none" w:sz="0" w:space="0" w:color="auto"/>
            <w:right w:val="none" w:sz="0" w:space="0" w:color="auto"/>
          </w:divBdr>
        </w:div>
        <w:div w:id="102918764">
          <w:marLeft w:val="640"/>
          <w:marRight w:val="0"/>
          <w:marTop w:val="0"/>
          <w:marBottom w:val="0"/>
          <w:divBdr>
            <w:top w:val="none" w:sz="0" w:space="0" w:color="auto"/>
            <w:left w:val="none" w:sz="0" w:space="0" w:color="auto"/>
            <w:bottom w:val="none" w:sz="0" w:space="0" w:color="auto"/>
            <w:right w:val="none" w:sz="0" w:space="0" w:color="auto"/>
          </w:divBdr>
        </w:div>
        <w:div w:id="1265764969">
          <w:marLeft w:val="640"/>
          <w:marRight w:val="0"/>
          <w:marTop w:val="0"/>
          <w:marBottom w:val="0"/>
          <w:divBdr>
            <w:top w:val="none" w:sz="0" w:space="0" w:color="auto"/>
            <w:left w:val="none" w:sz="0" w:space="0" w:color="auto"/>
            <w:bottom w:val="none" w:sz="0" w:space="0" w:color="auto"/>
            <w:right w:val="none" w:sz="0" w:space="0" w:color="auto"/>
          </w:divBdr>
        </w:div>
        <w:div w:id="2026520327">
          <w:marLeft w:val="640"/>
          <w:marRight w:val="0"/>
          <w:marTop w:val="0"/>
          <w:marBottom w:val="0"/>
          <w:divBdr>
            <w:top w:val="none" w:sz="0" w:space="0" w:color="auto"/>
            <w:left w:val="none" w:sz="0" w:space="0" w:color="auto"/>
            <w:bottom w:val="none" w:sz="0" w:space="0" w:color="auto"/>
            <w:right w:val="none" w:sz="0" w:space="0" w:color="auto"/>
          </w:divBdr>
        </w:div>
        <w:div w:id="300161068">
          <w:marLeft w:val="640"/>
          <w:marRight w:val="0"/>
          <w:marTop w:val="0"/>
          <w:marBottom w:val="0"/>
          <w:divBdr>
            <w:top w:val="none" w:sz="0" w:space="0" w:color="auto"/>
            <w:left w:val="none" w:sz="0" w:space="0" w:color="auto"/>
            <w:bottom w:val="none" w:sz="0" w:space="0" w:color="auto"/>
            <w:right w:val="none" w:sz="0" w:space="0" w:color="auto"/>
          </w:divBdr>
        </w:div>
        <w:div w:id="1651403873">
          <w:marLeft w:val="640"/>
          <w:marRight w:val="0"/>
          <w:marTop w:val="0"/>
          <w:marBottom w:val="0"/>
          <w:divBdr>
            <w:top w:val="none" w:sz="0" w:space="0" w:color="auto"/>
            <w:left w:val="none" w:sz="0" w:space="0" w:color="auto"/>
            <w:bottom w:val="none" w:sz="0" w:space="0" w:color="auto"/>
            <w:right w:val="none" w:sz="0" w:space="0" w:color="auto"/>
          </w:divBdr>
        </w:div>
        <w:div w:id="1653752945">
          <w:marLeft w:val="640"/>
          <w:marRight w:val="0"/>
          <w:marTop w:val="0"/>
          <w:marBottom w:val="0"/>
          <w:divBdr>
            <w:top w:val="none" w:sz="0" w:space="0" w:color="auto"/>
            <w:left w:val="none" w:sz="0" w:space="0" w:color="auto"/>
            <w:bottom w:val="none" w:sz="0" w:space="0" w:color="auto"/>
            <w:right w:val="none" w:sz="0" w:space="0" w:color="auto"/>
          </w:divBdr>
        </w:div>
        <w:div w:id="1071807900">
          <w:marLeft w:val="640"/>
          <w:marRight w:val="0"/>
          <w:marTop w:val="0"/>
          <w:marBottom w:val="0"/>
          <w:divBdr>
            <w:top w:val="none" w:sz="0" w:space="0" w:color="auto"/>
            <w:left w:val="none" w:sz="0" w:space="0" w:color="auto"/>
            <w:bottom w:val="none" w:sz="0" w:space="0" w:color="auto"/>
            <w:right w:val="none" w:sz="0" w:space="0" w:color="auto"/>
          </w:divBdr>
        </w:div>
        <w:div w:id="2126607648">
          <w:marLeft w:val="640"/>
          <w:marRight w:val="0"/>
          <w:marTop w:val="0"/>
          <w:marBottom w:val="0"/>
          <w:divBdr>
            <w:top w:val="none" w:sz="0" w:space="0" w:color="auto"/>
            <w:left w:val="none" w:sz="0" w:space="0" w:color="auto"/>
            <w:bottom w:val="none" w:sz="0" w:space="0" w:color="auto"/>
            <w:right w:val="none" w:sz="0" w:space="0" w:color="auto"/>
          </w:divBdr>
        </w:div>
      </w:divsChild>
    </w:div>
    <w:div w:id="1842116431">
      <w:bodyDiv w:val="1"/>
      <w:marLeft w:val="0"/>
      <w:marRight w:val="0"/>
      <w:marTop w:val="0"/>
      <w:marBottom w:val="0"/>
      <w:divBdr>
        <w:top w:val="none" w:sz="0" w:space="0" w:color="auto"/>
        <w:left w:val="none" w:sz="0" w:space="0" w:color="auto"/>
        <w:bottom w:val="none" w:sz="0" w:space="0" w:color="auto"/>
        <w:right w:val="none" w:sz="0" w:space="0" w:color="auto"/>
      </w:divBdr>
      <w:divsChild>
        <w:div w:id="1885823201">
          <w:marLeft w:val="640"/>
          <w:marRight w:val="0"/>
          <w:marTop w:val="0"/>
          <w:marBottom w:val="0"/>
          <w:divBdr>
            <w:top w:val="none" w:sz="0" w:space="0" w:color="auto"/>
            <w:left w:val="none" w:sz="0" w:space="0" w:color="auto"/>
            <w:bottom w:val="none" w:sz="0" w:space="0" w:color="auto"/>
            <w:right w:val="none" w:sz="0" w:space="0" w:color="auto"/>
          </w:divBdr>
        </w:div>
        <w:div w:id="1100029273">
          <w:marLeft w:val="640"/>
          <w:marRight w:val="0"/>
          <w:marTop w:val="0"/>
          <w:marBottom w:val="0"/>
          <w:divBdr>
            <w:top w:val="none" w:sz="0" w:space="0" w:color="auto"/>
            <w:left w:val="none" w:sz="0" w:space="0" w:color="auto"/>
            <w:bottom w:val="none" w:sz="0" w:space="0" w:color="auto"/>
            <w:right w:val="none" w:sz="0" w:space="0" w:color="auto"/>
          </w:divBdr>
        </w:div>
        <w:div w:id="1573810299">
          <w:marLeft w:val="640"/>
          <w:marRight w:val="0"/>
          <w:marTop w:val="0"/>
          <w:marBottom w:val="0"/>
          <w:divBdr>
            <w:top w:val="none" w:sz="0" w:space="0" w:color="auto"/>
            <w:left w:val="none" w:sz="0" w:space="0" w:color="auto"/>
            <w:bottom w:val="none" w:sz="0" w:space="0" w:color="auto"/>
            <w:right w:val="none" w:sz="0" w:space="0" w:color="auto"/>
          </w:divBdr>
        </w:div>
        <w:div w:id="1414739091">
          <w:marLeft w:val="640"/>
          <w:marRight w:val="0"/>
          <w:marTop w:val="0"/>
          <w:marBottom w:val="0"/>
          <w:divBdr>
            <w:top w:val="none" w:sz="0" w:space="0" w:color="auto"/>
            <w:left w:val="none" w:sz="0" w:space="0" w:color="auto"/>
            <w:bottom w:val="none" w:sz="0" w:space="0" w:color="auto"/>
            <w:right w:val="none" w:sz="0" w:space="0" w:color="auto"/>
          </w:divBdr>
        </w:div>
        <w:div w:id="1986472737">
          <w:marLeft w:val="640"/>
          <w:marRight w:val="0"/>
          <w:marTop w:val="0"/>
          <w:marBottom w:val="0"/>
          <w:divBdr>
            <w:top w:val="none" w:sz="0" w:space="0" w:color="auto"/>
            <w:left w:val="none" w:sz="0" w:space="0" w:color="auto"/>
            <w:bottom w:val="none" w:sz="0" w:space="0" w:color="auto"/>
            <w:right w:val="none" w:sz="0" w:space="0" w:color="auto"/>
          </w:divBdr>
        </w:div>
        <w:div w:id="322853560">
          <w:marLeft w:val="640"/>
          <w:marRight w:val="0"/>
          <w:marTop w:val="0"/>
          <w:marBottom w:val="0"/>
          <w:divBdr>
            <w:top w:val="none" w:sz="0" w:space="0" w:color="auto"/>
            <w:left w:val="none" w:sz="0" w:space="0" w:color="auto"/>
            <w:bottom w:val="none" w:sz="0" w:space="0" w:color="auto"/>
            <w:right w:val="none" w:sz="0" w:space="0" w:color="auto"/>
          </w:divBdr>
        </w:div>
        <w:div w:id="1508903627">
          <w:marLeft w:val="640"/>
          <w:marRight w:val="0"/>
          <w:marTop w:val="0"/>
          <w:marBottom w:val="0"/>
          <w:divBdr>
            <w:top w:val="none" w:sz="0" w:space="0" w:color="auto"/>
            <w:left w:val="none" w:sz="0" w:space="0" w:color="auto"/>
            <w:bottom w:val="none" w:sz="0" w:space="0" w:color="auto"/>
            <w:right w:val="none" w:sz="0" w:space="0" w:color="auto"/>
          </w:divBdr>
        </w:div>
        <w:div w:id="141390571">
          <w:marLeft w:val="640"/>
          <w:marRight w:val="0"/>
          <w:marTop w:val="0"/>
          <w:marBottom w:val="0"/>
          <w:divBdr>
            <w:top w:val="none" w:sz="0" w:space="0" w:color="auto"/>
            <w:left w:val="none" w:sz="0" w:space="0" w:color="auto"/>
            <w:bottom w:val="none" w:sz="0" w:space="0" w:color="auto"/>
            <w:right w:val="none" w:sz="0" w:space="0" w:color="auto"/>
          </w:divBdr>
        </w:div>
        <w:div w:id="1338146609">
          <w:marLeft w:val="640"/>
          <w:marRight w:val="0"/>
          <w:marTop w:val="0"/>
          <w:marBottom w:val="0"/>
          <w:divBdr>
            <w:top w:val="none" w:sz="0" w:space="0" w:color="auto"/>
            <w:left w:val="none" w:sz="0" w:space="0" w:color="auto"/>
            <w:bottom w:val="none" w:sz="0" w:space="0" w:color="auto"/>
            <w:right w:val="none" w:sz="0" w:space="0" w:color="auto"/>
          </w:divBdr>
        </w:div>
        <w:div w:id="403140844">
          <w:marLeft w:val="640"/>
          <w:marRight w:val="0"/>
          <w:marTop w:val="0"/>
          <w:marBottom w:val="0"/>
          <w:divBdr>
            <w:top w:val="none" w:sz="0" w:space="0" w:color="auto"/>
            <w:left w:val="none" w:sz="0" w:space="0" w:color="auto"/>
            <w:bottom w:val="none" w:sz="0" w:space="0" w:color="auto"/>
            <w:right w:val="none" w:sz="0" w:space="0" w:color="auto"/>
          </w:divBdr>
        </w:div>
        <w:div w:id="735393561">
          <w:marLeft w:val="640"/>
          <w:marRight w:val="0"/>
          <w:marTop w:val="0"/>
          <w:marBottom w:val="0"/>
          <w:divBdr>
            <w:top w:val="none" w:sz="0" w:space="0" w:color="auto"/>
            <w:left w:val="none" w:sz="0" w:space="0" w:color="auto"/>
            <w:bottom w:val="none" w:sz="0" w:space="0" w:color="auto"/>
            <w:right w:val="none" w:sz="0" w:space="0" w:color="auto"/>
          </w:divBdr>
        </w:div>
        <w:div w:id="1214082247">
          <w:marLeft w:val="640"/>
          <w:marRight w:val="0"/>
          <w:marTop w:val="0"/>
          <w:marBottom w:val="0"/>
          <w:divBdr>
            <w:top w:val="none" w:sz="0" w:space="0" w:color="auto"/>
            <w:left w:val="none" w:sz="0" w:space="0" w:color="auto"/>
            <w:bottom w:val="none" w:sz="0" w:space="0" w:color="auto"/>
            <w:right w:val="none" w:sz="0" w:space="0" w:color="auto"/>
          </w:divBdr>
        </w:div>
        <w:div w:id="635528098">
          <w:marLeft w:val="640"/>
          <w:marRight w:val="0"/>
          <w:marTop w:val="0"/>
          <w:marBottom w:val="0"/>
          <w:divBdr>
            <w:top w:val="none" w:sz="0" w:space="0" w:color="auto"/>
            <w:left w:val="none" w:sz="0" w:space="0" w:color="auto"/>
            <w:bottom w:val="none" w:sz="0" w:space="0" w:color="auto"/>
            <w:right w:val="none" w:sz="0" w:space="0" w:color="auto"/>
          </w:divBdr>
        </w:div>
        <w:div w:id="1821648863">
          <w:marLeft w:val="640"/>
          <w:marRight w:val="0"/>
          <w:marTop w:val="0"/>
          <w:marBottom w:val="0"/>
          <w:divBdr>
            <w:top w:val="none" w:sz="0" w:space="0" w:color="auto"/>
            <w:left w:val="none" w:sz="0" w:space="0" w:color="auto"/>
            <w:bottom w:val="none" w:sz="0" w:space="0" w:color="auto"/>
            <w:right w:val="none" w:sz="0" w:space="0" w:color="auto"/>
          </w:divBdr>
        </w:div>
        <w:div w:id="386999986">
          <w:marLeft w:val="640"/>
          <w:marRight w:val="0"/>
          <w:marTop w:val="0"/>
          <w:marBottom w:val="0"/>
          <w:divBdr>
            <w:top w:val="none" w:sz="0" w:space="0" w:color="auto"/>
            <w:left w:val="none" w:sz="0" w:space="0" w:color="auto"/>
            <w:bottom w:val="none" w:sz="0" w:space="0" w:color="auto"/>
            <w:right w:val="none" w:sz="0" w:space="0" w:color="auto"/>
          </w:divBdr>
        </w:div>
        <w:div w:id="506482148">
          <w:marLeft w:val="640"/>
          <w:marRight w:val="0"/>
          <w:marTop w:val="0"/>
          <w:marBottom w:val="0"/>
          <w:divBdr>
            <w:top w:val="none" w:sz="0" w:space="0" w:color="auto"/>
            <w:left w:val="none" w:sz="0" w:space="0" w:color="auto"/>
            <w:bottom w:val="none" w:sz="0" w:space="0" w:color="auto"/>
            <w:right w:val="none" w:sz="0" w:space="0" w:color="auto"/>
          </w:divBdr>
        </w:div>
        <w:div w:id="1181093189">
          <w:marLeft w:val="640"/>
          <w:marRight w:val="0"/>
          <w:marTop w:val="0"/>
          <w:marBottom w:val="0"/>
          <w:divBdr>
            <w:top w:val="none" w:sz="0" w:space="0" w:color="auto"/>
            <w:left w:val="none" w:sz="0" w:space="0" w:color="auto"/>
            <w:bottom w:val="none" w:sz="0" w:space="0" w:color="auto"/>
            <w:right w:val="none" w:sz="0" w:space="0" w:color="auto"/>
          </w:divBdr>
        </w:div>
        <w:div w:id="504563213">
          <w:marLeft w:val="640"/>
          <w:marRight w:val="0"/>
          <w:marTop w:val="0"/>
          <w:marBottom w:val="0"/>
          <w:divBdr>
            <w:top w:val="none" w:sz="0" w:space="0" w:color="auto"/>
            <w:left w:val="none" w:sz="0" w:space="0" w:color="auto"/>
            <w:bottom w:val="none" w:sz="0" w:space="0" w:color="auto"/>
            <w:right w:val="none" w:sz="0" w:space="0" w:color="auto"/>
          </w:divBdr>
        </w:div>
        <w:div w:id="827286296">
          <w:marLeft w:val="640"/>
          <w:marRight w:val="0"/>
          <w:marTop w:val="0"/>
          <w:marBottom w:val="0"/>
          <w:divBdr>
            <w:top w:val="none" w:sz="0" w:space="0" w:color="auto"/>
            <w:left w:val="none" w:sz="0" w:space="0" w:color="auto"/>
            <w:bottom w:val="none" w:sz="0" w:space="0" w:color="auto"/>
            <w:right w:val="none" w:sz="0" w:space="0" w:color="auto"/>
          </w:divBdr>
        </w:div>
        <w:div w:id="1148132957">
          <w:marLeft w:val="640"/>
          <w:marRight w:val="0"/>
          <w:marTop w:val="0"/>
          <w:marBottom w:val="0"/>
          <w:divBdr>
            <w:top w:val="none" w:sz="0" w:space="0" w:color="auto"/>
            <w:left w:val="none" w:sz="0" w:space="0" w:color="auto"/>
            <w:bottom w:val="none" w:sz="0" w:space="0" w:color="auto"/>
            <w:right w:val="none" w:sz="0" w:space="0" w:color="auto"/>
          </w:divBdr>
        </w:div>
        <w:div w:id="1442266984">
          <w:marLeft w:val="640"/>
          <w:marRight w:val="0"/>
          <w:marTop w:val="0"/>
          <w:marBottom w:val="0"/>
          <w:divBdr>
            <w:top w:val="none" w:sz="0" w:space="0" w:color="auto"/>
            <w:left w:val="none" w:sz="0" w:space="0" w:color="auto"/>
            <w:bottom w:val="none" w:sz="0" w:space="0" w:color="auto"/>
            <w:right w:val="none" w:sz="0" w:space="0" w:color="auto"/>
          </w:divBdr>
        </w:div>
        <w:div w:id="411313456">
          <w:marLeft w:val="640"/>
          <w:marRight w:val="0"/>
          <w:marTop w:val="0"/>
          <w:marBottom w:val="0"/>
          <w:divBdr>
            <w:top w:val="none" w:sz="0" w:space="0" w:color="auto"/>
            <w:left w:val="none" w:sz="0" w:space="0" w:color="auto"/>
            <w:bottom w:val="none" w:sz="0" w:space="0" w:color="auto"/>
            <w:right w:val="none" w:sz="0" w:space="0" w:color="auto"/>
          </w:divBdr>
        </w:div>
        <w:div w:id="829715648">
          <w:marLeft w:val="640"/>
          <w:marRight w:val="0"/>
          <w:marTop w:val="0"/>
          <w:marBottom w:val="0"/>
          <w:divBdr>
            <w:top w:val="none" w:sz="0" w:space="0" w:color="auto"/>
            <w:left w:val="none" w:sz="0" w:space="0" w:color="auto"/>
            <w:bottom w:val="none" w:sz="0" w:space="0" w:color="auto"/>
            <w:right w:val="none" w:sz="0" w:space="0" w:color="auto"/>
          </w:divBdr>
        </w:div>
        <w:div w:id="234751267">
          <w:marLeft w:val="640"/>
          <w:marRight w:val="0"/>
          <w:marTop w:val="0"/>
          <w:marBottom w:val="0"/>
          <w:divBdr>
            <w:top w:val="none" w:sz="0" w:space="0" w:color="auto"/>
            <w:left w:val="none" w:sz="0" w:space="0" w:color="auto"/>
            <w:bottom w:val="none" w:sz="0" w:space="0" w:color="auto"/>
            <w:right w:val="none" w:sz="0" w:space="0" w:color="auto"/>
          </w:divBdr>
        </w:div>
        <w:div w:id="312025001">
          <w:marLeft w:val="640"/>
          <w:marRight w:val="0"/>
          <w:marTop w:val="0"/>
          <w:marBottom w:val="0"/>
          <w:divBdr>
            <w:top w:val="none" w:sz="0" w:space="0" w:color="auto"/>
            <w:left w:val="none" w:sz="0" w:space="0" w:color="auto"/>
            <w:bottom w:val="none" w:sz="0" w:space="0" w:color="auto"/>
            <w:right w:val="none" w:sz="0" w:space="0" w:color="auto"/>
          </w:divBdr>
        </w:div>
        <w:div w:id="433667510">
          <w:marLeft w:val="640"/>
          <w:marRight w:val="0"/>
          <w:marTop w:val="0"/>
          <w:marBottom w:val="0"/>
          <w:divBdr>
            <w:top w:val="none" w:sz="0" w:space="0" w:color="auto"/>
            <w:left w:val="none" w:sz="0" w:space="0" w:color="auto"/>
            <w:bottom w:val="none" w:sz="0" w:space="0" w:color="auto"/>
            <w:right w:val="none" w:sz="0" w:space="0" w:color="auto"/>
          </w:divBdr>
        </w:div>
        <w:div w:id="381907060">
          <w:marLeft w:val="640"/>
          <w:marRight w:val="0"/>
          <w:marTop w:val="0"/>
          <w:marBottom w:val="0"/>
          <w:divBdr>
            <w:top w:val="none" w:sz="0" w:space="0" w:color="auto"/>
            <w:left w:val="none" w:sz="0" w:space="0" w:color="auto"/>
            <w:bottom w:val="none" w:sz="0" w:space="0" w:color="auto"/>
            <w:right w:val="none" w:sz="0" w:space="0" w:color="auto"/>
          </w:divBdr>
        </w:div>
        <w:div w:id="1243299222">
          <w:marLeft w:val="640"/>
          <w:marRight w:val="0"/>
          <w:marTop w:val="0"/>
          <w:marBottom w:val="0"/>
          <w:divBdr>
            <w:top w:val="none" w:sz="0" w:space="0" w:color="auto"/>
            <w:left w:val="none" w:sz="0" w:space="0" w:color="auto"/>
            <w:bottom w:val="none" w:sz="0" w:space="0" w:color="auto"/>
            <w:right w:val="none" w:sz="0" w:space="0" w:color="auto"/>
          </w:divBdr>
        </w:div>
        <w:div w:id="1241283359">
          <w:marLeft w:val="640"/>
          <w:marRight w:val="0"/>
          <w:marTop w:val="0"/>
          <w:marBottom w:val="0"/>
          <w:divBdr>
            <w:top w:val="none" w:sz="0" w:space="0" w:color="auto"/>
            <w:left w:val="none" w:sz="0" w:space="0" w:color="auto"/>
            <w:bottom w:val="none" w:sz="0" w:space="0" w:color="auto"/>
            <w:right w:val="none" w:sz="0" w:space="0" w:color="auto"/>
          </w:divBdr>
        </w:div>
        <w:div w:id="195772332">
          <w:marLeft w:val="640"/>
          <w:marRight w:val="0"/>
          <w:marTop w:val="0"/>
          <w:marBottom w:val="0"/>
          <w:divBdr>
            <w:top w:val="none" w:sz="0" w:space="0" w:color="auto"/>
            <w:left w:val="none" w:sz="0" w:space="0" w:color="auto"/>
            <w:bottom w:val="none" w:sz="0" w:space="0" w:color="auto"/>
            <w:right w:val="none" w:sz="0" w:space="0" w:color="auto"/>
          </w:divBdr>
        </w:div>
        <w:div w:id="982739098">
          <w:marLeft w:val="640"/>
          <w:marRight w:val="0"/>
          <w:marTop w:val="0"/>
          <w:marBottom w:val="0"/>
          <w:divBdr>
            <w:top w:val="none" w:sz="0" w:space="0" w:color="auto"/>
            <w:left w:val="none" w:sz="0" w:space="0" w:color="auto"/>
            <w:bottom w:val="none" w:sz="0" w:space="0" w:color="auto"/>
            <w:right w:val="none" w:sz="0" w:space="0" w:color="auto"/>
          </w:divBdr>
        </w:div>
        <w:div w:id="286354753">
          <w:marLeft w:val="640"/>
          <w:marRight w:val="0"/>
          <w:marTop w:val="0"/>
          <w:marBottom w:val="0"/>
          <w:divBdr>
            <w:top w:val="none" w:sz="0" w:space="0" w:color="auto"/>
            <w:left w:val="none" w:sz="0" w:space="0" w:color="auto"/>
            <w:bottom w:val="none" w:sz="0" w:space="0" w:color="auto"/>
            <w:right w:val="none" w:sz="0" w:space="0" w:color="auto"/>
          </w:divBdr>
        </w:div>
        <w:div w:id="1951425554">
          <w:marLeft w:val="640"/>
          <w:marRight w:val="0"/>
          <w:marTop w:val="0"/>
          <w:marBottom w:val="0"/>
          <w:divBdr>
            <w:top w:val="none" w:sz="0" w:space="0" w:color="auto"/>
            <w:left w:val="none" w:sz="0" w:space="0" w:color="auto"/>
            <w:bottom w:val="none" w:sz="0" w:space="0" w:color="auto"/>
            <w:right w:val="none" w:sz="0" w:space="0" w:color="auto"/>
          </w:divBdr>
        </w:div>
        <w:div w:id="702513040">
          <w:marLeft w:val="640"/>
          <w:marRight w:val="0"/>
          <w:marTop w:val="0"/>
          <w:marBottom w:val="0"/>
          <w:divBdr>
            <w:top w:val="none" w:sz="0" w:space="0" w:color="auto"/>
            <w:left w:val="none" w:sz="0" w:space="0" w:color="auto"/>
            <w:bottom w:val="none" w:sz="0" w:space="0" w:color="auto"/>
            <w:right w:val="none" w:sz="0" w:space="0" w:color="auto"/>
          </w:divBdr>
        </w:div>
        <w:div w:id="1755319219">
          <w:marLeft w:val="640"/>
          <w:marRight w:val="0"/>
          <w:marTop w:val="0"/>
          <w:marBottom w:val="0"/>
          <w:divBdr>
            <w:top w:val="none" w:sz="0" w:space="0" w:color="auto"/>
            <w:left w:val="none" w:sz="0" w:space="0" w:color="auto"/>
            <w:bottom w:val="none" w:sz="0" w:space="0" w:color="auto"/>
            <w:right w:val="none" w:sz="0" w:space="0" w:color="auto"/>
          </w:divBdr>
        </w:div>
        <w:div w:id="1715888768">
          <w:marLeft w:val="640"/>
          <w:marRight w:val="0"/>
          <w:marTop w:val="0"/>
          <w:marBottom w:val="0"/>
          <w:divBdr>
            <w:top w:val="none" w:sz="0" w:space="0" w:color="auto"/>
            <w:left w:val="none" w:sz="0" w:space="0" w:color="auto"/>
            <w:bottom w:val="none" w:sz="0" w:space="0" w:color="auto"/>
            <w:right w:val="none" w:sz="0" w:space="0" w:color="auto"/>
          </w:divBdr>
        </w:div>
        <w:div w:id="1973444186">
          <w:marLeft w:val="640"/>
          <w:marRight w:val="0"/>
          <w:marTop w:val="0"/>
          <w:marBottom w:val="0"/>
          <w:divBdr>
            <w:top w:val="none" w:sz="0" w:space="0" w:color="auto"/>
            <w:left w:val="none" w:sz="0" w:space="0" w:color="auto"/>
            <w:bottom w:val="none" w:sz="0" w:space="0" w:color="auto"/>
            <w:right w:val="none" w:sz="0" w:space="0" w:color="auto"/>
          </w:divBdr>
        </w:div>
        <w:div w:id="913852127">
          <w:marLeft w:val="640"/>
          <w:marRight w:val="0"/>
          <w:marTop w:val="0"/>
          <w:marBottom w:val="0"/>
          <w:divBdr>
            <w:top w:val="none" w:sz="0" w:space="0" w:color="auto"/>
            <w:left w:val="none" w:sz="0" w:space="0" w:color="auto"/>
            <w:bottom w:val="none" w:sz="0" w:space="0" w:color="auto"/>
            <w:right w:val="none" w:sz="0" w:space="0" w:color="auto"/>
          </w:divBdr>
        </w:div>
        <w:div w:id="1671761521">
          <w:marLeft w:val="640"/>
          <w:marRight w:val="0"/>
          <w:marTop w:val="0"/>
          <w:marBottom w:val="0"/>
          <w:divBdr>
            <w:top w:val="none" w:sz="0" w:space="0" w:color="auto"/>
            <w:left w:val="none" w:sz="0" w:space="0" w:color="auto"/>
            <w:bottom w:val="none" w:sz="0" w:space="0" w:color="auto"/>
            <w:right w:val="none" w:sz="0" w:space="0" w:color="auto"/>
          </w:divBdr>
        </w:div>
        <w:div w:id="526716591">
          <w:marLeft w:val="640"/>
          <w:marRight w:val="0"/>
          <w:marTop w:val="0"/>
          <w:marBottom w:val="0"/>
          <w:divBdr>
            <w:top w:val="none" w:sz="0" w:space="0" w:color="auto"/>
            <w:left w:val="none" w:sz="0" w:space="0" w:color="auto"/>
            <w:bottom w:val="none" w:sz="0" w:space="0" w:color="auto"/>
            <w:right w:val="none" w:sz="0" w:space="0" w:color="auto"/>
          </w:divBdr>
        </w:div>
        <w:div w:id="1235898179">
          <w:marLeft w:val="640"/>
          <w:marRight w:val="0"/>
          <w:marTop w:val="0"/>
          <w:marBottom w:val="0"/>
          <w:divBdr>
            <w:top w:val="none" w:sz="0" w:space="0" w:color="auto"/>
            <w:left w:val="none" w:sz="0" w:space="0" w:color="auto"/>
            <w:bottom w:val="none" w:sz="0" w:space="0" w:color="auto"/>
            <w:right w:val="none" w:sz="0" w:space="0" w:color="auto"/>
          </w:divBdr>
        </w:div>
        <w:div w:id="1261834438">
          <w:marLeft w:val="640"/>
          <w:marRight w:val="0"/>
          <w:marTop w:val="0"/>
          <w:marBottom w:val="0"/>
          <w:divBdr>
            <w:top w:val="none" w:sz="0" w:space="0" w:color="auto"/>
            <w:left w:val="none" w:sz="0" w:space="0" w:color="auto"/>
            <w:bottom w:val="none" w:sz="0" w:space="0" w:color="auto"/>
            <w:right w:val="none" w:sz="0" w:space="0" w:color="auto"/>
          </w:divBdr>
        </w:div>
        <w:div w:id="367294364">
          <w:marLeft w:val="640"/>
          <w:marRight w:val="0"/>
          <w:marTop w:val="0"/>
          <w:marBottom w:val="0"/>
          <w:divBdr>
            <w:top w:val="none" w:sz="0" w:space="0" w:color="auto"/>
            <w:left w:val="none" w:sz="0" w:space="0" w:color="auto"/>
            <w:bottom w:val="none" w:sz="0" w:space="0" w:color="auto"/>
            <w:right w:val="none" w:sz="0" w:space="0" w:color="auto"/>
          </w:divBdr>
        </w:div>
        <w:div w:id="1183742555">
          <w:marLeft w:val="640"/>
          <w:marRight w:val="0"/>
          <w:marTop w:val="0"/>
          <w:marBottom w:val="0"/>
          <w:divBdr>
            <w:top w:val="none" w:sz="0" w:space="0" w:color="auto"/>
            <w:left w:val="none" w:sz="0" w:space="0" w:color="auto"/>
            <w:bottom w:val="none" w:sz="0" w:space="0" w:color="auto"/>
            <w:right w:val="none" w:sz="0" w:space="0" w:color="auto"/>
          </w:divBdr>
        </w:div>
        <w:div w:id="287778651">
          <w:marLeft w:val="640"/>
          <w:marRight w:val="0"/>
          <w:marTop w:val="0"/>
          <w:marBottom w:val="0"/>
          <w:divBdr>
            <w:top w:val="none" w:sz="0" w:space="0" w:color="auto"/>
            <w:left w:val="none" w:sz="0" w:space="0" w:color="auto"/>
            <w:bottom w:val="none" w:sz="0" w:space="0" w:color="auto"/>
            <w:right w:val="none" w:sz="0" w:space="0" w:color="auto"/>
          </w:divBdr>
        </w:div>
        <w:div w:id="1329676467">
          <w:marLeft w:val="640"/>
          <w:marRight w:val="0"/>
          <w:marTop w:val="0"/>
          <w:marBottom w:val="0"/>
          <w:divBdr>
            <w:top w:val="none" w:sz="0" w:space="0" w:color="auto"/>
            <w:left w:val="none" w:sz="0" w:space="0" w:color="auto"/>
            <w:bottom w:val="none" w:sz="0" w:space="0" w:color="auto"/>
            <w:right w:val="none" w:sz="0" w:space="0" w:color="auto"/>
          </w:divBdr>
        </w:div>
        <w:div w:id="911237728">
          <w:marLeft w:val="640"/>
          <w:marRight w:val="0"/>
          <w:marTop w:val="0"/>
          <w:marBottom w:val="0"/>
          <w:divBdr>
            <w:top w:val="none" w:sz="0" w:space="0" w:color="auto"/>
            <w:left w:val="none" w:sz="0" w:space="0" w:color="auto"/>
            <w:bottom w:val="none" w:sz="0" w:space="0" w:color="auto"/>
            <w:right w:val="none" w:sz="0" w:space="0" w:color="auto"/>
          </w:divBdr>
        </w:div>
        <w:div w:id="786432555">
          <w:marLeft w:val="640"/>
          <w:marRight w:val="0"/>
          <w:marTop w:val="0"/>
          <w:marBottom w:val="0"/>
          <w:divBdr>
            <w:top w:val="none" w:sz="0" w:space="0" w:color="auto"/>
            <w:left w:val="none" w:sz="0" w:space="0" w:color="auto"/>
            <w:bottom w:val="none" w:sz="0" w:space="0" w:color="auto"/>
            <w:right w:val="none" w:sz="0" w:space="0" w:color="auto"/>
          </w:divBdr>
        </w:div>
        <w:div w:id="598297551">
          <w:marLeft w:val="640"/>
          <w:marRight w:val="0"/>
          <w:marTop w:val="0"/>
          <w:marBottom w:val="0"/>
          <w:divBdr>
            <w:top w:val="none" w:sz="0" w:space="0" w:color="auto"/>
            <w:left w:val="none" w:sz="0" w:space="0" w:color="auto"/>
            <w:bottom w:val="none" w:sz="0" w:space="0" w:color="auto"/>
            <w:right w:val="none" w:sz="0" w:space="0" w:color="auto"/>
          </w:divBdr>
        </w:div>
        <w:div w:id="1506551431">
          <w:marLeft w:val="640"/>
          <w:marRight w:val="0"/>
          <w:marTop w:val="0"/>
          <w:marBottom w:val="0"/>
          <w:divBdr>
            <w:top w:val="none" w:sz="0" w:space="0" w:color="auto"/>
            <w:left w:val="none" w:sz="0" w:space="0" w:color="auto"/>
            <w:bottom w:val="none" w:sz="0" w:space="0" w:color="auto"/>
            <w:right w:val="none" w:sz="0" w:space="0" w:color="auto"/>
          </w:divBdr>
        </w:div>
        <w:div w:id="422846418">
          <w:marLeft w:val="640"/>
          <w:marRight w:val="0"/>
          <w:marTop w:val="0"/>
          <w:marBottom w:val="0"/>
          <w:divBdr>
            <w:top w:val="none" w:sz="0" w:space="0" w:color="auto"/>
            <w:left w:val="none" w:sz="0" w:space="0" w:color="auto"/>
            <w:bottom w:val="none" w:sz="0" w:space="0" w:color="auto"/>
            <w:right w:val="none" w:sz="0" w:space="0" w:color="auto"/>
          </w:divBdr>
        </w:div>
        <w:div w:id="1466892621">
          <w:marLeft w:val="640"/>
          <w:marRight w:val="0"/>
          <w:marTop w:val="0"/>
          <w:marBottom w:val="0"/>
          <w:divBdr>
            <w:top w:val="none" w:sz="0" w:space="0" w:color="auto"/>
            <w:left w:val="none" w:sz="0" w:space="0" w:color="auto"/>
            <w:bottom w:val="none" w:sz="0" w:space="0" w:color="auto"/>
            <w:right w:val="none" w:sz="0" w:space="0" w:color="auto"/>
          </w:divBdr>
        </w:div>
        <w:div w:id="1694184496">
          <w:marLeft w:val="640"/>
          <w:marRight w:val="0"/>
          <w:marTop w:val="0"/>
          <w:marBottom w:val="0"/>
          <w:divBdr>
            <w:top w:val="none" w:sz="0" w:space="0" w:color="auto"/>
            <w:left w:val="none" w:sz="0" w:space="0" w:color="auto"/>
            <w:bottom w:val="none" w:sz="0" w:space="0" w:color="auto"/>
            <w:right w:val="none" w:sz="0" w:space="0" w:color="auto"/>
          </w:divBdr>
        </w:div>
        <w:div w:id="871695625">
          <w:marLeft w:val="640"/>
          <w:marRight w:val="0"/>
          <w:marTop w:val="0"/>
          <w:marBottom w:val="0"/>
          <w:divBdr>
            <w:top w:val="none" w:sz="0" w:space="0" w:color="auto"/>
            <w:left w:val="none" w:sz="0" w:space="0" w:color="auto"/>
            <w:bottom w:val="none" w:sz="0" w:space="0" w:color="auto"/>
            <w:right w:val="none" w:sz="0" w:space="0" w:color="auto"/>
          </w:divBdr>
        </w:div>
        <w:div w:id="567956879">
          <w:marLeft w:val="640"/>
          <w:marRight w:val="0"/>
          <w:marTop w:val="0"/>
          <w:marBottom w:val="0"/>
          <w:divBdr>
            <w:top w:val="none" w:sz="0" w:space="0" w:color="auto"/>
            <w:left w:val="none" w:sz="0" w:space="0" w:color="auto"/>
            <w:bottom w:val="none" w:sz="0" w:space="0" w:color="auto"/>
            <w:right w:val="none" w:sz="0" w:space="0" w:color="auto"/>
          </w:divBdr>
        </w:div>
        <w:div w:id="1586189647">
          <w:marLeft w:val="640"/>
          <w:marRight w:val="0"/>
          <w:marTop w:val="0"/>
          <w:marBottom w:val="0"/>
          <w:divBdr>
            <w:top w:val="none" w:sz="0" w:space="0" w:color="auto"/>
            <w:left w:val="none" w:sz="0" w:space="0" w:color="auto"/>
            <w:bottom w:val="none" w:sz="0" w:space="0" w:color="auto"/>
            <w:right w:val="none" w:sz="0" w:space="0" w:color="auto"/>
          </w:divBdr>
        </w:div>
        <w:div w:id="1203833152">
          <w:marLeft w:val="640"/>
          <w:marRight w:val="0"/>
          <w:marTop w:val="0"/>
          <w:marBottom w:val="0"/>
          <w:divBdr>
            <w:top w:val="none" w:sz="0" w:space="0" w:color="auto"/>
            <w:left w:val="none" w:sz="0" w:space="0" w:color="auto"/>
            <w:bottom w:val="none" w:sz="0" w:space="0" w:color="auto"/>
            <w:right w:val="none" w:sz="0" w:space="0" w:color="auto"/>
          </w:divBdr>
        </w:div>
        <w:div w:id="1477843400">
          <w:marLeft w:val="640"/>
          <w:marRight w:val="0"/>
          <w:marTop w:val="0"/>
          <w:marBottom w:val="0"/>
          <w:divBdr>
            <w:top w:val="none" w:sz="0" w:space="0" w:color="auto"/>
            <w:left w:val="none" w:sz="0" w:space="0" w:color="auto"/>
            <w:bottom w:val="none" w:sz="0" w:space="0" w:color="auto"/>
            <w:right w:val="none" w:sz="0" w:space="0" w:color="auto"/>
          </w:divBdr>
        </w:div>
        <w:div w:id="376439809">
          <w:marLeft w:val="640"/>
          <w:marRight w:val="0"/>
          <w:marTop w:val="0"/>
          <w:marBottom w:val="0"/>
          <w:divBdr>
            <w:top w:val="none" w:sz="0" w:space="0" w:color="auto"/>
            <w:left w:val="none" w:sz="0" w:space="0" w:color="auto"/>
            <w:bottom w:val="none" w:sz="0" w:space="0" w:color="auto"/>
            <w:right w:val="none" w:sz="0" w:space="0" w:color="auto"/>
          </w:divBdr>
        </w:div>
        <w:div w:id="526917835">
          <w:marLeft w:val="640"/>
          <w:marRight w:val="0"/>
          <w:marTop w:val="0"/>
          <w:marBottom w:val="0"/>
          <w:divBdr>
            <w:top w:val="none" w:sz="0" w:space="0" w:color="auto"/>
            <w:left w:val="none" w:sz="0" w:space="0" w:color="auto"/>
            <w:bottom w:val="none" w:sz="0" w:space="0" w:color="auto"/>
            <w:right w:val="none" w:sz="0" w:space="0" w:color="auto"/>
          </w:divBdr>
        </w:div>
        <w:div w:id="311494824">
          <w:marLeft w:val="640"/>
          <w:marRight w:val="0"/>
          <w:marTop w:val="0"/>
          <w:marBottom w:val="0"/>
          <w:divBdr>
            <w:top w:val="none" w:sz="0" w:space="0" w:color="auto"/>
            <w:left w:val="none" w:sz="0" w:space="0" w:color="auto"/>
            <w:bottom w:val="none" w:sz="0" w:space="0" w:color="auto"/>
            <w:right w:val="none" w:sz="0" w:space="0" w:color="auto"/>
          </w:divBdr>
        </w:div>
        <w:div w:id="212159726">
          <w:marLeft w:val="640"/>
          <w:marRight w:val="0"/>
          <w:marTop w:val="0"/>
          <w:marBottom w:val="0"/>
          <w:divBdr>
            <w:top w:val="none" w:sz="0" w:space="0" w:color="auto"/>
            <w:left w:val="none" w:sz="0" w:space="0" w:color="auto"/>
            <w:bottom w:val="none" w:sz="0" w:space="0" w:color="auto"/>
            <w:right w:val="none" w:sz="0" w:space="0" w:color="auto"/>
          </w:divBdr>
        </w:div>
        <w:div w:id="1449619589">
          <w:marLeft w:val="640"/>
          <w:marRight w:val="0"/>
          <w:marTop w:val="0"/>
          <w:marBottom w:val="0"/>
          <w:divBdr>
            <w:top w:val="none" w:sz="0" w:space="0" w:color="auto"/>
            <w:left w:val="none" w:sz="0" w:space="0" w:color="auto"/>
            <w:bottom w:val="none" w:sz="0" w:space="0" w:color="auto"/>
            <w:right w:val="none" w:sz="0" w:space="0" w:color="auto"/>
          </w:divBdr>
        </w:div>
        <w:div w:id="1230504066">
          <w:marLeft w:val="640"/>
          <w:marRight w:val="0"/>
          <w:marTop w:val="0"/>
          <w:marBottom w:val="0"/>
          <w:divBdr>
            <w:top w:val="none" w:sz="0" w:space="0" w:color="auto"/>
            <w:left w:val="none" w:sz="0" w:space="0" w:color="auto"/>
            <w:bottom w:val="none" w:sz="0" w:space="0" w:color="auto"/>
            <w:right w:val="none" w:sz="0" w:space="0" w:color="auto"/>
          </w:divBdr>
        </w:div>
        <w:div w:id="203910519">
          <w:marLeft w:val="640"/>
          <w:marRight w:val="0"/>
          <w:marTop w:val="0"/>
          <w:marBottom w:val="0"/>
          <w:divBdr>
            <w:top w:val="none" w:sz="0" w:space="0" w:color="auto"/>
            <w:left w:val="none" w:sz="0" w:space="0" w:color="auto"/>
            <w:bottom w:val="none" w:sz="0" w:space="0" w:color="auto"/>
            <w:right w:val="none" w:sz="0" w:space="0" w:color="auto"/>
          </w:divBdr>
        </w:div>
        <w:div w:id="256713169">
          <w:marLeft w:val="640"/>
          <w:marRight w:val="0"/>
          <w:marTop w:val="0"/>
          <w:marBottom w:val="0"/>
          <w:divBdr>
            <w:top w:val="none" w:sz="0" w:space="0" w:color="auto"/>
            <w:left w:val="none" w:sz="0" w:space="0" w:color="auto"/>
            <w:bottom w:val="none" w:sz="0" w:space="0" w:color="auto"/>
            <w:right w:val="none" w:sz="0" w:space="0" w:color="auto"/>
          </w:divBdr>
        </w:div>
        <w:div w:id="1521309168">
          <w:marLeft w:val="640"/>
          <w:marRight w:val="0"/>
          <w:marTop w:val="0"/>
          <w:marBottom w:val="0"/>
          <w:divBdr>
            <w:top w:val="none" w:sz="0" w:space="0" w:color="auto"/>
            <w:left w:val="none" w:sz="0" w:space="0" w:color="auto"/>
            <w:bottom w:val="none" w:sz="0" w:space="0" w:color="auto"/>
            <w:right w:val="none" w:sz="0" w:space="0" w:color="auto"/>
          </w:divBdr>
        </w:div>
        <w:div w:id="2062050329">
          <w:marLeft w:val="640"/>
          <w:marRight w:val="0"/>
          <w:marTop w:val="0"/>
          <w:marBottom w:val="0"/>
          <w:divBdr>
            <w:top w:val="none" w:sz="0" w:space="0" w:color="auto"/>
            <w:left w:val="none" w:sz="0" w:space="0" w:color="auto"/>
            <w:bottom w:val="none" w:sz="0" w:space="0" w:color="auto"/>
            <w:right w:val="none" w:sz="0" w:space="0" w:color="auto"/>
          </w:divBdr>
        </w:div>
        <w:div w:id="822307928">
          <w:marLeft w:val="640"/>
          <w:marRight w:val="0"/>
          <w:marTop w:val="0"/>
          <w:marBottom w:val="0"/>
          <w:divBdr>
            <w:top w:val="none" w:sz="0" w:space="0" w:color="auto"/>
            <w:left w:val="none" w:sz="0" w:space="0" w:color="auto"/>
            <w:bottom w:val="none" w:sz="0" w:space="0" w:color="auto"/>
            <w:right w:val="none" w:sz="0" w:space="0" w:color="auto"/>
          </w:divBdr>
        </w:div>
        <w:div w:id="298152667">
          <w:marLeft w:val="640"/>
          <w:marRight w:val="0"/>
          <w:marTop w:val="0"/>
          <w:marBottom w:val="0"/>
          <w:divBdr>
            <w:top w:val="none" w:sz="0" w:space="0" w:color="auto"/>
            <w:left w:val="none" w:sz="0" w:space="0" w:color="auto"/>
            <w:bottom w:val="none" w:sz="0" w:space="0" w:color="auto"/>
            <w:right w:val="none" w:sz="0" w:space="0" w:color="auto"/>
          </w:divBdr>
        </w:div>
        <w:div w:id="1613049251">
          <w:marLeft w:val="640"/>
          <w:marRight w:val="0"/>
          <w:marTop w:val="0"/>
          <w:marBottom w:val="0"/>
          <w:divBdr>
            <w:top w:val="none" w:sz="0" w:space="0" w:color="auto"/>
            <w:left w:val="none" w:sz="0" w:space="0" w:color="auto"/>
            <w:bottom w:val="none" w:sz="0" w:space="0" w:color="auto"/>
            <w:right w:val="none" w:sz="0" w:space="0" w:color="auto"/>
          </w:divBdr>
        </w:div>
        <w:div w:id="1678262332">
          <w:marLeft w:val="640"/>
          <w:marRight w:val="0"/>
          <w:marTop w:val="0"/>
          <w:marBottom w:val="0"/>
          <w:divBdr>
            <w:top w:val="none" w:sz="0" w:space="0" w:color="auto"/>
            <w:left w:val="none" w:sz="0" w:space="0" w:color="auto"/>
            <w:bottom w:val="none" w:sz="0" w:space="0" w:color="auto"/>
            <w:right w:val="none" w:sz="0" w:space="0" w:color="auto"/>
          </w:divBdr>
        </w:div>
        <w:div w:id="1729300117">
          <w:marLeft w:val="640"/>
          <w:marRight w:val="0"/>
          <w:marTop w:val="0"/>
          <w:marBottom w:val="0"/>
          <w:divBdr>
            <w:top w:val="none" w:sz="0" w:space="0" w:color="auto"/>
            <w:left w:val="none" w:sz="0" w:space="0" w:color="auto"/>
            <w:bottom w:val="none" w:sz="0" w:space="0" w:color="auto"/>
            <w:right w:val="none" w:sz="0" w:space="0" w:color="auto"/>
          </w:divBdr>
        </w:div>
        <w:div w:id="251403282">
          <w:marLeft w:val="640"/>
          <w:marRight w:val="0"/>
          <w:marTop w:val="0"/>
          <w:marBottom w:val="0"/>
          <w:divBdr>
            <w:top w:val="none" w:sz="0" w:space="0" w:color="auto"/>
            <w:left w:val="none" w:sz="0" w:space="0" w:color="auto"/>
            <w:bottom w:val="none" w:sz="0" w:space="0" w:color="auto"/>
            <w:right w:val="none" w:sz="0" w:space="0" w:color="auto"/>
          </w:divBdr>
        </w:div>
        <w:div w:id="1865440949">
          <w:marLeft w:val="640"/>
          <w:marRight w:val="0"/>
          <w:marTop w:val="0"/>
          <w:marBottom w:val="0"/>
          <w:divBdr>
            <w:top w:val="none" w:sz="0" w:space="0" w:color="auto"/>
            <w:left w:val="none" w:sz="0" w:space="0" w:color="auto"/>
            <w:bottom w:val="none" w:sz="0" w:space="0" w:color="auto"/>
            <w:right w:val="none" w:sz="0" w:space="0" w:color="auto"/>
          </w:divBdr>
        </w:div>
        <w:div w:id="1925920172">
          <w:marLeft w:val="640"/>
          <w:marRight w:val="0"/>
          <w:marTop w:val="0"/>
          <w:marBottom w:val="0"/>
          <w:divBdr>
            <w:top w:val="none" w:sz="0" w:space="0" w:color="auto"/>
            <w:left w:val="none" w:sz="0" w:space="0" w:color="auto"/>
            <w:bottom w:val="none" w:sz="0" w:space="0" w:color="auto"/>
            <w:right w:val="none" w:sz="0" w:space="0" w:color="auto"/>
          </w:divBdr>
        </w:div>
        <w:div w:id="776100330">
          <w:marLeft w:val="640"/>
          <w:marRight w:val="0"/>
          <w:marTop w:val="0"/>
          <w:marBottom w:val="0"/>
          <w:divBdr>
            <w:top w:val="none" w:sz="0" w:space="0" w:color="auto"/>
            <w:left w:val="none" w:sz="0" w:space="0" w:color="auto"/>
            <w:bottom w:val="none" w:sz="0" w:space="0" w:color="auto"/>
            <w:right w:val="none" w:sz="0" w:space="0" w:color="auto"/>
          </w:divBdr>
        </w:div>
        <w:div w:id="1998728239">
          <w:marLeft w:val="640"/>
          <w:marRight w:val="0"/>
          <w:marTop w:val="0"/>
          <w:marBottom w:val="0"/>
          <w:divBdr>
            <w:top w:val="none" w:sz="0" w:space="0" w:color="auto"/>
            <w:left w:val="none" w:sz="0" w:space="0" w:color="auto"/>
            <w:bottom w:val="none" w:sz="0" w:space="0" w:color="auto"/>
            <w:right w:val="none" w:sz="0" w:space="0" w:color="auto"/>
          </w:divBdr>
        </w:div>
        <w:div w:id="467893985">
          <w:marLeft w:val="640"/>
          <w:marRight w:val="0"/>
          <w:marTop w:val="0"/>
          <w:marBottom w:val="0"/>
          <w:divBdr>
            <w:top w:val="none" w:sz="0" w:space="0" w:color="auto"/>
            <w:left w:val="none" w:sz="0" w:space="0" w:color="auto"/>
            <w:bottom w:val="none" w:sz="0" w:space="0" w:color="auto"/>
            <w:right w:val="none" w:sz="0" w:space="0" w:color="auto"/>
          </w:divBdr>
        </w:div>
        <w:div w:id="603266511">
          <w:marLeft w:val="640"/>
          <w:marRight w:val="0"/>
          <w:marTop w:val="0"/>
          <w:marBottom w:val="0"/>
          <w:divBdr>
            <w:top w:val="none" w:sz="0" w:space="0" w:color="auto"/>
            <w:left w:val="none" w:sz="0" w:space="0" w:color="auto"/>
            <w:bottom w:val="none" w:sz="0" w:space="0" w:color="auto"/>
            <w:right w:val="none" w:sz="0" w:space="0" w:color="auto"/>
          </w:divBdr>
        </w:div>
        <w:div w:id="569003684">
          <w:marLeft w:val="640"/>
          <w:marRight w:val="0"/>
          <w:marTop w:val="0"/>
          <w:marBottom w:val="0"/>
          <w:divBdr>
            <w:top w:val="none" w:sz="0" w:space="0" w:color="auto"/>
            <w:left w:val="none" w:sz="0" w:space="0" w:color="auto"/>
            <w:bottom w:val="none" w:sz="0" w:space="0" w:color="auto"/>
            <w:right w:val="none" w:sz="0" w:space="0" w:color="auto"/>
          </w:divBdr>
        </w:div>
        <w:div w:id="216819102">
          <w:marLeft w:val="640"/>
          <w:marRight w:val="0"/>
          <w:marTop w:val="0"/>
          <w:marBottom w:val="0"/>
          <w:divBdr>
            <w:top w:val="none" w:sz="0" w:space="0" w:color="auto"/>
            <w:left w:val="none" w:sz="0" w:space="0" w:color="auto"/>
            <w:bottom w:val="none" w:sz="0" w:space="0" w:color="auto"/>
            <w:right w:val="none" w:sz="0" w:space="0" w:color="auto"/>
          </w:divBdr>
        </w:div>
        <w:div w:id="13967854">
          <w:marLeft w:val="640"/>
          <w:marRight w:val="0"/>
          <w:marTop w:val="0"/>
          <w:marBottom w:val="0"/>
          <w:divBdr>
            <w:top w:val="none" w:sz="0" w:space="0" w:color="auto"/>
            <w:left w:val="none" w:sz="0" w:space="0" w:color="auto"/>
            <w:bottom w:val="none" w:sz="0" w:space="0" w:color="auto"/>
            <w:right w:val="none" w:sz="0" w:space="0" w:color="auto"/>
          </w:divBdr>
        </w:div>
        <w:div w:id="870993999">
          <w:marLeft w:val="640"/>
          <w:marRight w:val="0"/>
          <w:marTop w:val="0"/>
          <w:marBottom w:val="0"/>
          <w:divBdr>
            <w:top w:val="none" w:sz="0" w:space="0" w:color="auto"/>
            <w:left w:val="none" w:sz="0" w:space="0" w:color="auto"/>
            <w:bottom w:val="none" w:sz="0" w:space="0" w:color="auto"/>
            <w:right w:val="none" w:sz="0" w:space="0" w:color="auto"/>
          </w:divBdr>
        </w:div>
        <w:div w:id="358362463">
          <w:marLeft w:val="640"/>
          <w:marRight w:val="0"/>
          <w:marTop w:val="0"/>
          <w:marBottom w:val="0"/>
          <w:divBdr>
            <w:top w:val="none" w:sz="0" w:space="0" w:color="auto"/>
            <w:left w:val="none" w:sz="0" w:space="0" w:color="auto"/>
            <w:bottom w:val="none" w:sz="0" w:space="0" w:color="auto"/>
            <w:right w:val="none" w:sz="0" w:space="0" w:color="auto"/>
          </w:divBdr>
        </w:div>
        <w:div w:id="981158590">
          <w:marLeft w:val="640"/>
          <w:marRight w:val="0"/>
          <w:marTop w:val="0"/>
          <w:marBottom w:val="0"/>
          <w:divBdr>
            <w:top w:val="none" w:sz="0" w:space="0" w:color="auto"/>
            <w:left w:val="none" w:sz="0" w:space="0" w:color="auto"/>
            <w:bottom w:val="none" w:sz="0" w:space="0" w:color="auto"/>
            <w:right w:val="none" w:sz="0" w:space="0" w:color="auto"/>
          </w:divBdr>
        </w:div>
        <w:div w:id="1785154354">
          <w:marLeft w:val="640"/>
          <w:marRight w:val="0"/>
          <w:marTop w:val="0"/>
          <w:marBottom w:val="0"/>
          <w:divBdr>
            <w:top w:val="none" w:sz="0" w:space="0" w:color="auto"/>
            <w:left w:val="none" w:sz="0" w:space="0" w:color="auto"/>
            <w:bottom w:val="none" w:sz="0" w:space="0" w:color="auto"/>
            <w:right w:val="none" w:sz="0" w:space="0" w:color="auto"/>
          </w:divBdr>
        </w:div>
        <w:div w:id="1682506382">
          <w:marLeft w:val="640"/>
          <w:marRight w:val="0"/>
          <w:marTop w:val="0"/>
          <w:marBottom w:val="0"/>
          <w:divBdr>
            <w:top w:val="none" w:sz="0" w:space="0" w:color="auto"/>
            <w:left w:val="none" w:sz="0" w:space="0" w:color="auto"/>
            <w:bottom w:val="none" w:sz="0" w:space="0" w:color="auto"/>
            <w:right w:val="none" w:sz="0" w:space="0" w:color="auto"/>
          </w:divBdr>
        </w:div>
        <w:div w:id="295991088">
          <w:marLeft w:val="640"/>
          <w:marRight w:val="0"/>
          <w:marTop w:val="0"/>
          <w:marBottom w:val="0"/>
          <w:divBdr>
            <w:top w:val="none" w:sz="0" w:space="0" w:color="auto"/>
            <w:left w:val="none" w:sz="0" w:space="0" w:color="auto"/>
            <w:bottom w:val="none" w:sz="0" w:space="0" w:color="auto"/>
            <w:right w:val="none" w:sz="0" w:space="0" w:color="auto"/>
          </w:divBdr>
        </w:div>
        <w:div w:id="640307973">
          <w:marLeft w:val="640"/>
          <w:marRight w:val="0"/>
          <w:marTop w:val="0"/>
          <w:marBottom w:val="0"/>
          <w:divBdr>
            <w:top w:val="none" w:sz="0" w:space="0" w:color="auto"/>
            <w:left w:val="none" w:sz="0" w:space="0" w:color="auto"/>
            <w:bottom w:val="none" w:sz="0" w:space="0" w:color="auto"/>
            <w:right w:val="none" w:sz="0" w:space="0" w:color="auto"/>
          </w:divBdr>
        </w:div>
        <w:div w:id="105661734">
          <w:marLeft w:val="640"/>
          <w:marRight w:val="0"/>
          <w:marTop w:val="0"/>
          <w:marBottom w:val="0"/>
          <w:divBdr>
            <w:top w:val="none" w:sz="0" w:space="0" w:color="auto"/>
            <w:left w:val="none" w:sz="0" w:space="0" w:color="auto"/>
            <w:bottom w:val="none" w:sz="0" w:space="0" w:color="auto"/>
            <w:right w:val="none" w:sz="0" w:space="0" w:color="auto"/>
          </w:divBdr>
        </w:div>
        <w:div w:id="1482847800">
          <w:marLeft w:val="640"/>
          <w:marRight w:val="0"/>
          <w:marTop w:val="0"/>
          <w:marBottom w:val="0"/>
          <w:divBdr>
            <w:top w:val="none" w:sz="0" w:space="0" w:color="auto"/>
            <w:left w:val="none" w:sz="0" w:space="0" w:color="auto"/>
            <w:bottom w:val="none" w:sz="0" w:space="0" w:color="auto"/>
            <w:right w:val="none" w:sz="0" w:space="0" w:color="auto"/>
          </w:divBdr>
        </w:div>
        <w:div w:id="2073431310">
          <w:marLeft w:val="640"/>
          <w:marRight w:val="0"/>
          <w:marTop w:val="0"/>
          <w:marBottom w:val="0"/>
          <w:divBdr>
            <w:top w:val="none" w:sz="0" w:space="0" w:color="auto"/>
            <w:left w:val="none" w:sz="0" w:space="0" w:color="auto"/>
            <w:bottom w:val="none" w:sz="0" w:space="0" w:color="auto"/>
            <w:right w:val="none" w:sz="0" w:space="0" w:color="auto"/>
          </w:divBdr>
        </w:div>
        <w:div w:id="1353651270">
          <w:marLeft w:val="640"/>
          <w:marRight w:val="0"/>
          <w:marTop w:val="0"/>
          <w:marBottom w:val="0"/>
          <w:divBdr>
            <w:top w:val="none" w:sz="0" w:space="0" w:color="auto"/>
            <w:left w:val="none" w:sz="0" w:space="0" w:color="auto"/>
            <w:bottom w:val="none" w:sz="0" w:space="0" w:color="auto"/>
            <w:right w:val="none" w:sz="0" w:space="0" w:color="auto"/>
          </w:divBdr>
        </w:div>
        <w:div w:id="1628118614">
          <w:marLeft w:val="640"/>
          <w:marRight w:val="0"/>
          <w:marTop w:val="0"/>
          <w:marBottom w:val="0"/>
          <w:divBdr>
            <w:top w:val="none" w:sz="0" w:space="0" w:color="auto"/>
            <w:left w:val="none" w:sz="0" w:space="0" w:color="auto"/>
            <w:bottom w:val="none" w:sz="0" w:space="0" w:color="auto"/>
            <w:right w:val="none" w:sz="0" w:space="0" w:color="auto"/>
          </w:divBdr>
        </w:div>
        <w:div w:id="1327130576">
          <w:marLeft w:val="640"/>
          <w:marRight w:val="0"/>
          <w:marTop w:val="0"/>
          <w:marBottom w:val="0"/>
          <w:divBdr>
            <w:top w:val="none" w:sz="0" w:space="0" w:color="auto"/>
            <w:left w:val="none" w:sz="0" w:space="0" w:color="auto"/>
            <w:bottom w:val="none" w:sz="0" w:space="0" w:color="auto"/>
            <w:right w:val="none" w:sz="0" w:space="0" w:color="auto"/>
          </w:divBdr>
        </w:div>
        <w:div w:id="1336683702">
          <w:marLeft w:val="640"/>
          <w:marRight w:val="0"/>
          <w:marTop w:val="0"/>
          <w:marBottom w:val="0"/>
          <w:divBdr>
            <w:top w:val="none" w:sz="0" w:space="0" w:color="auto"/>
            <w:left w:val="none" w:sz="0" w:space="0" w:color="auto"/>
            <w:bottom w:val="none" w:sz="0" w:space="0" w:color="auto"/>
            <w:right w:val="none" w:sz="0" w:space="0" w:color="auto"/>
          </w:divBdr>
        </w:div>
        <w:div w:id="1396512293">
          <w:marLeft w:val="640"/>
          <w:marRight w:val="0"/>
          <w:marTop w:val="0"/>
          <w:marBottom w:val="0"/>
          <w:divBdr>
            <w:top w:val="none" w:sz="0" w:space="0" w:color="auto"/>
            <w:left w:val="none" w:sz="0" w:space="0" w:color="auto"/>
            <w:bottom w:val="none" w:sz="0" w:space="0" w:color="auto"/>
            <w:right w:val="none" w:sz="0" w:space="0" w:color="auto"/>
          </w:divBdr>
        </w:div>
        <w:div w:id="249512772">
          <w:marLeft w:val="640"/>
          <w:marRight w:val="0"/>
          <w:marTop w:val="0"/>
          <w:marBottom w:val="0"/>
          <w:divBdr>
            <w:top w:val="none" w:sz="0" w:space="0" w:color="auto"/>
            <w:left w:val="none" w:sz="0" w:space="0" w:color="auto"/>
            <w:bottom w:val="none" w:sz="0" w:space="0" w:color="auto"/>
            <w:right w:val="none" w:sz="0" w:space="0" w:color="auto"/>
          </w:divBdr>
        </w:div>
        <w:div w:id="894001727">
          <w:marLeft w:val="640"/>
          <w:marRight w:val="0"/>
          <w:marTop w:val="0"/>
          <w:marBottom w:val="0"/>
          <w:divBdr>
            <w:top w:val="none" w:sz="0" w:space="0" w:color="auto"/>
            <w:left w:val="none" w:sz="0" w:space="0" w:color="auto"/>
            <w:bottom w:val="none" w:sz="0" w:space="0" w:color="auto"/>
            <w:right w:val="none" w:sz="0" w:space="0" w:color="auto"/>
          </w:divBdr>
        </w:div>
        <w:div w:id="968435695">
          <w:marLeft w:val="640"/>
          <w:marRight w:val="0"/>
          <w:marTop w:val="0"/>
          <w:marBottom w:val="0"/>
          <w:divBdr>
            <w:top w:val="none" w:sz="0" w:space="0" w:color="auto"/>
            <w:left w:val="none" w:sz="0" w:space="0" w:color="auto"/>
            <w:bottom w:val="none" w:sz="0" w:space="0" w:color="auto"/>
            <w:right w:val="none" w:sz="0" w:space="0" w:color="auto"/>
          </w:divBdr>
        </w:div>
        <w:div w:id="265626169">
          <w:marLeft w:val="640"/>
          <w:marRight w:val="0"/>
          <w:marTop w:val="0"/>
          <w:marBottom w:val="0"/>
          <w:divBdr>
            <w:top w:val="none" w:sz="0" w:space="0" w:color="auto"/>
            <w:left w:val="none" w:sz="0" w:space="0" w:color="auto"/>
            <w:bottom w:val="none" w:sz="0" w:space="0" w:color="auto"/>
            <w:right w:val="none" w:sz="0" w:space="0" w:color="auto"/>
          </w:divBdr>
        </w:div>
        <w:div w:id="154958419">
          <w:marLeft w:val="640"/>
          <w:marRight w:val="0"/>
          <w:marTop w:val="0"/>
          <w:marBottom w:val="0"/>
          <w:divBdr>
            <w:top w:val="none" w:sz="0" w:space="0" w:color="auto"/>
            <w:left w:val="none" w:sz="0" w:space="0" w:color="auto"/>
            <w:bottom w:val="none" w:sz="0" w:space="0" w:color="auto"/>
            <w:right w:val="none" w:sz="0" w:space="0" w:color="auto"/>
          </w:divBdr>
        </w:div>
        <w:div w:id="1767653509">
          <w:marLeft w:val="640"/>
          <w:marRight w:val="0"/>
          <w:marTop w:val="0"/>
          <w:marBottom w:val="0"/>
          <w:divBdr>
            <w:top w:val="none" w:sz="0" w:space="0" w:color="auto"/>
            <w:left w:val="none" w:sz="0" w:space="0" w:color="auto"/>
            <w:bottom w:val="none" w:sz="0" w:space="0" w:color="auto"/>
            <w:right w:val="none" w:sz="0" w:space="0" w:color="auto"/>
          </w:divBdr>
        </w:div>
        <w:div w:id="1127352757">
          <w:marLeft w:val="640"/>
          <w:marRight w:val="0"/>
          <w:marTop w:val="0"/>
          <w:marBottom w:val="0"/>
          <w:divBdr>
            <w:top w:val="none" w:sz="0" w:space="0" w:color="auto"/>
            <w:left w:val="none" w:sz="0" w:space="0" w:color="auto"/>
            <w:bottom w:val="none" w:sz="0" w:space="0" w:color="auto"/>
            <w:right w:val="none" w:sz="0" w:space="0" w:color="auto"/>
          </w:divBdr>
        </w:div>
        <w:div w:id="1927615372">
          <w:marLeft w:val="640"/>
          <w:marRight w:val="0"/>
          <w:marTop w:val="0"/>
          <w:marBottom w:val="0"/>
          <w:divBdr>
            <w:top w:val="none" w:sz="0" w:space="0" w:color="auto"/>
            <w:left w:val="none" w:sz="0" w:space="0" w:color="auto"/>
            <w:bottom w:val="none" w:sz="0" w:space="0" w:color="auto"/>
            <w:right w:val="none" w:sz="0" w:space="0" w:color="auto"/>
          </w:divBdr>
        </w:div>
        <w:div w:id="40983265">
          <w:marLeft w:val="640"/>
          <w:marRight w:val="0"/>
          <w:marTop w:val="0"/>
          <w:marBottom w:val="0"/>
          <w:divBdr>
            <w:top w:val="none" w:sz="0" w:space="0" w:color="auto"/>
            <w:left w:val="none" w:sz="0" w:space="0" w:color="auto"/>
            <w:bottom w:val="none" w:sz="0" w:space="0" w:color="auto"/>
            <w:right w:val="none" w:sz="0" w:space="0" w:color="auto"/>
          </w:divBdr>
        </w:div>
        <w:div w:id="131020711">
          <w:marLeft w:val="640"/>
          <w:marRight w:val="0"/>
          <w:marTop w:val="0"/>
          <w:marBottom w:val="0"/>
          <w:divBdr>
            <w:top w:val="none" w:sz="0" w:space="0" w:color="auto"/>
            <w:left w:val="none" w:sz="0" w:space="0" w:color="auto"/>
            <w:bottom w:val="none" w:sz="0" w:space="0" w:color="auto"/>
            <w:right w:val="none" w:sz="0" w:space="0" w:color="auto"/>
          </w:divBdr>
        </w:div>
        <w:div w:id="610744972">
          <w:marLeft w:val="640"/>
          <w:marRight w:val="0"/>
          <w:marTop w:val="0"/>
          <w:marBottom w:val="0"/>
          <w:divBdr>
            <w:top w:val="none" w:sz="0" w:space="0" w:color="auto"/>
            <w:left w:val="none" w:sz="0" w:space="0" w:color="auto"/>
            <w:bottom w:val="none" w:sz="0" w:space="0" w:color="auto"/>
            <w:right w:val="none" w:sz="0" w:space="0" w:color="auto"/>
          </w:divBdr>
        </w:div>
        <w:div w:id="953900389">
          <w:marLeft w:val="640"/>
          <w:marRight w:val="0"/>
          <w:marTop w:val="0"/>
          <w:marBottom w:val="0"/>
          <w:divBdr>
            <w:top w:val="none" w:sz="0" w:space="0" w:color="auto"/>
            <w:left w:val="none" w:sz="0" w:space="0" w:color="auto"/>
            <w:bottom w:val="none" w:sz="0" w:space="0" w:color="auto"/>
            <w:right w:val="none" w:sz="0" w:space="0" w:color="auto"/>
          </w:divBdr>
        </w:div>
        <w:div w:id="116409990">
          <w:marLeft w:val="640"/>
          <w:marRight w:val="0"/>
          <w:marTop w:val="0"/>
          <w:marBottom w:val="0"/>
          <w:divBdr>
            <w:top w:val="none" w:sz="0" w:space="0" w:color="auto"/>
            <w:left w:val="none" w:sz="0" w:space="0" w:color="auto"/>
            <w:bottom w:val="none" w:sz="0" w:space="0" w:color="auto"/>
            <w:right w:val="none" w:sz="0" w:space="0" w:color="auto"/>
          </w:divBdr>
        </w:div>
        <w:div w:id="276956714">
          <w:marLeft w:val="640"/>
          <w:marRight w:val="0"/>
          <w:marTop w:val="0"/>
          <w:marBottom w:val="0"/>
          <w:divBdr>
            <w:top w:val="none" w:sz="0" w:space="0" w:color="auto"/>
            <w:left w:val="none" w:sz="0" w:space="0" w:color="auto"/>
            <w:bottom w:val="none" w:sz="0" w:space="0" w:color="auto"/>
            <w:right w:val="none" w:sz="0" w:space="0" w:color="auto"/>
          </w:divBdr>
        </w:div>
        <w:div w:id="371196091">
          <w:marLeft w:val="640"/>
          <w:marRight w:val="0"/>
          <w:marTop w:val="0"/>
          <w:marBottom w:val="0"/>
          <w:divBdr>
            <w:top w:val="none" w:sz="0" w:space="0" w:color="auto"/>
            <w:left w:val="none" w:sz="0" w:space="0" w:color="auto"/>
            <w:bottom w:val="none" w:sz="0" w:space="0" w:color="auto"/>
            <w:right w:val="none" w:sz="0" w:space="0" w:color="auto"/>
          </w:divBdr>
        </w:div>
        <w:div w:id="481197827">
          <w:marLeft w:val="640"/>
          <w:marRight w:val="0"/>
          <w:marTop w:val="0"/>
          <w:marBottom w:val="0"/>
          <w:divBdr>
            <w:top w:val="none" w:sz="0" w:space="0" w:color="auto"/>
            <w:left w:val="none" w:sz="0" w:space="0" w:color="auto"/>
            <w:bottom w:val="none" w:sz="0" w:space="0" w:color="auto"/>
            <w:right w:val="none" w:sz="0" w:space="0" w:color="auto"/>
          </w:divBdr>
        </w:div>
        <w:div w:id="1391536110">
          <w:marLeft w:val="640"/>
          <w:marRight w:val="0"/>
          <w:marTop w:val="0"/>
          <w:marBottom w:val="0"/>
          <w:divBdr>
            <w:top w:val="none" w:sz="0" w:space="0" w:color="auto"/>
            <w:left w:val="none" w:sz="0" w:space="0" w:color="auto"/>
            <w:bottom w:val="none" w:sz="0" w:space="0" w:color="auto"/>
            <w:right w:val="none" w:sz="0" w:space="0" w:color="auto"/>
          </w:divBdr>
        </w:div>
        <w:div w:id="1780491189">
          <w:marLeft w:val="640"/>
          <w:marRight w:val="0"/>
          <w:marTop w:val="0"/>
          <w:marBottom w:val="0"/>
          <w:divBdr>
            <w:top w:val="none" w:sz="0" w:space="0" w:color="auto"/>
            <w:left w:val="none" w:sz="0" w:space="0" w:color="auto"/>
            <w:bottom w:val="none" w:sz="0" w:space="0" w:color="auto"/>
            <w:right w:val="none" w:sz="0" w:space="0" w:color="auto"/>
          </w:divBdr>
        </w:div>
        <w:div w:id="1802653453">
          <w:marLeft w:val="640"/>
          <w:marRight w:val="0"/>
          <w:marTop w:val="0"/>
          <w:marBottom w:val="0"/>
          <w:divBdr>
            <w:top w:val="none" w:sz="0" w:space="0" w:color="auto"/>
            <w:left w:val="none" w:sz="0" w:space="0" w:color="auto"/>
            <w:bottom w:val="none" w:sz="0" w:space="0" w:color="auto"/>
            <w:right w:val="none" w:sz="0" w:space="0" w:color="auto"/>
          </w:divBdr>
        </w:div>
        <w:div w:id="1278100963">
          <w:marLeft w:val="640"/>
          <w:marRight w:val="0"/>
          <w:marTop w:val="0"/>
          <w:marBottom w:val="0"/>
          <w:divBdr>
            <w:top w:val="none" w:sz="0" w:space="0" w:color="auto"/>
            <w:left w:val="none" w:sz="0" w:space="0" w:color="auto"/>
            <w:bottom w:val="none" w:sz="0" w:space="0" w:color="auto"/>
            <w:right w:val="none" w:sz="0" w:space="0" w:color="auto"/>
          </w:divBdr>
        </w:div>
        <w:div w:id="853349180">
          <w:marLeft w:val="640"/>
          <w:marRight w:val="0"/>
          <w:marTop w:val="0"/>
          <w:marBottom w:val="0"/>
          <w:divBdr>
            <w:top w:val="none" w:sz="0" w:space="0" w:color="auto"/>
            <w:left w:val="none" w:sz="0" w:space="0" w:color="auto"/>
            <w:bottom w:val="none" w:sz="0" w:space="0" w:color="auto"/>
            <w:right w:val="none" w:sz="0" w:space="0" w:color="auto"/>
          </w:divBdr>
        </w:div>
        <w:div w:id="84115400">
          <w:marLeft w:val="640"/>
          <w:marRight w:val="0"/>
          <w:marTop w:val="0"/>
          <w:marBottom w:val="0"/>
          <w:divBdr>
            <w:top w:val="none" w:sz="0" w:space="0" w:color="auto"/>
            <w:left w:val="none" w:sz="0" w:space="0" w:color="auto"/>
            <w:bottom w:val="none" w:sz="0" w:space="0" w:color="auto"/>
            <w:right w:val="none" w:sz="0" w:space="0" w:color="auto"/>
          </w:divBdr>
        </w:div>
        <w:div w:id="1000473770">
          <w:marLeft w:val="640"/>
          <w:marRight w:val="0"/>
          <w:marTop w:val="0"/>
          <w:marBottom w:val="0"/>
          <w:divBdr>
            <w:top w:val="none" w:sz="0" w:space="0" w:color="auto"/>
            <w:left w:val="none" w:sz="0" w:space="0" w:color="auto"/>
            <w:bottom w:val="none" w:sz="0" w:space="0" w:color="auto"/>
            <w:right w:val="none" w:sz="0" w:space="0" w:color="auto"/>
          </w:divBdr>
        </w:div>
        <w:div w:id="1847480123">
          <w:marLeft w:val="640"/>
          <w:marRight w:val="0"/>
          <w:marTop w:val="0"/>
          <w:marBottom w:val="0"/>
          <w:divBdr>
            <w:top w:val="none" w:sz="0" w:space="0" w:color="auto"/>
            <w:left w:val="none" w:sz="0" w:space="0" w:color="auto"/>
            <w:bottom w:val="none" w:sz="0" w:space="0" w:color="auto"/>
            <w:right w:val="none" w:sz="0" w:space="0" w:color="auto"/>
          </w:divBdr>
        </w:div>
        <w:div w:id="703989049">
          <w:marLeft w:val="640"/>
          <w:marRight w:val="0"/>
          <w:marTop w:val="0"/>
          <w:marBottom w:val="0"/>
          <w:divBdr>
            <w:top w:val="none" w:sz="0" w:space="0" w:color="auto"/>
            <w:left w:val="none" w:sz="0" w:space="0" w:color="auto"/>
            <w:bottom w:val="none" w:sz="0" w:space="0" w:color="auto"/>
            <w:right w:val="none" w:sz="0" w:space="0" w:color="auto"/>
          </w:divBdr>
        </w:div>
        <w:div w:id="1401249195">
          <w:marLeft w:val="640"/>
          <w:marRight w:val="0"/>
          <w:marTop w:val="0"/>
          <w:marBottom w:val="0"/>
          <w:divBdr>
            <w:top w:val="none" w:sz="0" w:space="0" w:color="auto"/>
            <w:left w:val="none" w:sz="0" w:space="0" w:color="auto"/>
            <w:bottom w:val="none" w:sz="0" w:space="0" w:color="auto"/>
            <w:right w:val="none" w:sz="0" w:space="0" w:color="auto"/>
          </w:divBdr>
        </w:div>
        <w:div w:id="2074886293">
          <w:marLeft w:val="640"/>
          <w:marRight w:val="0"/>
          <w:marTop w:val="0"/>
          <w:marBottom w:val="0"/>
          <w:divBdr>
            <w:top w:val="none" w:sz="0" w:space="0" w:color="auto"/>
            <w:left w:val="none" w:sz="0" w:space="0" w:color="auto"/>
            <w:bottom w:val="none" w:sz="0" w:space="0" w:color="auto"/>
            <w:right w:val="none" w:sz="0" w:space="0" w:color="auto"/>
          </w:divBdr>
        </w:div>
        <w:div w:id="770248873">
          <w:marLeft w:val="640"/>
          <w:marRight w:val="0"/>
          <w:marTop w:val="0"/>
          <w:marBottom w:val="0"/>
          <w:divBdr>
            <w:top w:val="none" w:sz="0" w:space="0" w:color="auto"/>
            <w:left w:val="none" w:sz="0" w:space="0" w:color="auto"/>
            <w:bottom w:val="none" w:sz="0" w:space="0" w:color="auto"/>
            <w:right w:val="none" w:sz="0" w:space="0" w:color="auto"/>
          </w:divBdr>
        </w:div>
        <w:div w:id="927541075">
          <w:marLeft w:val="640"/>
          <w:marRight w:val="0"/>
          <w:marTop w:val="0"/>
          <w:marBottom w:val="0"/>
          <w:divBdr>
            <w:top w:val="none" w:sz="0" w:space="0" w:color="auto"/>
            <w:left w:val="none" w:sz="0" w:space="0" w:color="auto"/>
            <w:bottom w:val="none" w:sz="0" w:space="0" w:color="auto"/>
            <w:right w:val="none" w:sz="0" w:space="0" w:color="auto"/>
          </w:divBdr>
        </w:div>
        <w:div w:id="998577718">
          <w:marLeft w:val="640"/>
          <w:marRight w:val="0"/>
          <w:marTop w:val="0"/>
          <w:marBottom w:val="0"/>
          <w:divBdr>
            <w:top w:val="none" w:sz="0" w:space="0" w:color="auto"/>
            <w:left w:val="none" w:sz="0" w:space="0" w:color="auto"/>
            <w:bottom w:val="none" w:sz="0" w:space="0" w:color="auto"/>
            <w:right w:val="none" w:sz="0" w:space="0" w:color="auto"/>
          </w:divBdr>
        </w:div>
        <w:div w:id="295574780">
          <w:marLeft w:val="640"/>
          <w:marRight w:val="0"/>
          <w:marTop w:val="0"/>
          <w:marBottom w:val="0"/>
          <w:divBdr>
            <w:top w:val="none" w:sz="0" w:space="0" w:color="auto"/>
            <w:left w:val="none" w:sz="0" w:space="0" w:color="auto"/>
            <w:bottom w:val="none" w:sz="0" w:space="0" w:color="auto"/>
            <w:right w:val="none" w:sz="0" w:space="0" w:color="auto"/>
          </w:divBdr>
        </w:div>
        <w:div w:id="2016951903">
          <w:marLeft w:val="640"/>
          <w:marRight w:val="0"/>
          <w:marTop w:val="0"/>
          <w:marBottom w:val="0"/>
          <w:divBdr>
            <w:top w:val="none" w:sz="0" w:space="0" w:color="auto"/>
            <w:left w:val="none" w:sz="0" w:space="0" w:color="auto"/>
            <w:bottom w:val="none" w:sz="0" w:space="0" w:color="auto"/>
            <w:right w:val="none" w:sz="0" w:space="0" w:color="auto"/>
          </w:divBdr>
        </w:div>
        <w:div w:id="1677269721">
          <w:marLeft w:val="640"/>
          <w:marRight w:val="0"/>
          <w:marTop w:val="0"/>
          <w:marBottom w:val="0"/>
          <w:divBdr>
            <w:top w:val="none" w:sz="0" w:space="0" w:color="auto"/>
            <w:left w:val="none" w:sz="0" w:space="0" w:color="auto"/>
            <w:bottom w:val="none" w:sz="0" w:space="0" w:color="auto"/>
            <w:right w:val="none" w:sz="0" w:space="0" w:color="auto"/>
          </w:divBdr>
        </w:div>
        <w:div w:id="119691497">
          <w:marLeft w:val="640"/>
          <w:marRight w:val="0"/>
          <w:marTop w:val="0"/>
          <w:marBottom w:val="0"/>
          <w:divBdr>
            <w:top w:val="none" w:sz="0" w:space="0" w:color="auto"/>
            <w:left w:val="none" w:sz="0" w:space="0" w:color="auto"/>
            <w:bottom w:val="none" w:sz="0" w:space="0" w:color="auto"/>
            <w:right w:val="none" w:sz="0" w:space="0" w:color="auto"/>
          </w:divBdr>
        </w:div>
        <w:div w:id="31730267">
          <w:marLeft w:val="640"/>
          <w:marRight w:val="0"/>
          <w:marTop w:val="0"/>
          <w:marBottom w:val="0"/>
          <w:divBdr>
            <w:top w:val="none" w:sz="0" w:space="0" w:color="auto"/>
            <w:left w:val="none" w:sz="0" w:space="0" w:color="auto"/>
            <w:bottom w:val="none" w:sz="0" w:space="0" w:color="auto"/>
            <w:right w:val="none" w:sz="0" w:space="0" w:color="auto"/>
          </w:divBdr>
        </w:div>
        <w:div w:id="38894510">
          <w:marLeft w:val="640"/>
          <w:marRight w:val="0"/>
          <w:marTop w:val="0"/>
          <w:marBottom w:val="0"/>
          <w:divBdr>
            <w:top w:val="none" w:sz="0" w:space="0" w:color="auto"/>
            <w:left w:val="none" w:sz="0" w:space="0" w:color="auto"/>
            <w:bottom w:val="none" w:sz="0" w:space="0" w:color="auto"/>
            <w:right w:val="none" w:sz="0" w:space="0" w:color="auto"/>
          </w:divBdr>
        </w:div>
        <w:div w:id="1964386868">
          <w:marLeft w:val="640"/>
          <w:marRight w:val="0"/>
          <w:marTop w:val="0"/>
          <w:marBottom w:val="0"/>
          <w:divBdr>
            <w:top w:val="none" w:sz="0" w:space="0" w:color="auto"/>
            <w:left w:val="none" w:sz="0" w:space="0" w:color="auto"/>
            <w:bottom w:val="none" w:sz="0" w:space="0" w:color="auto"/>
            <w:right w:val="none" w:sz="0" w:space="0" w:color="auto"/>
          </w:divBdr>
        </w:div>
        <w:div w:id="673923472">
          <w:marLeft w:val="640"/>
          <w:marRight w:val="0"/>
          <w:marTop w:val="0"/>
          <w:marBottom w:val="0"/>
          <w:divBdr>
            <w:top w:val="none" w:sz="0" w:space="0" w:color="auto"/>
            <w:left w:val="none" w:sz="0" w:space="0" w:color="auto"/>
            <w:bottom w:val="none" w:sz="0" w:space="0" w:color="auto"/>
            <w:right w:val="none" w:sz="0" w:space="0" w:color="auto"/>
          </w:divBdr>
        </w:div>
        <w:div w:id="1110929909">
          <w:marLeft w:val="640"/>
          <w:marRight w:val="0"/>
          <w:marTop w:val="0"/>
          <w:marBottom w:val="0"/>
          <w:divBdr>
            <w:top w:val="none" w:sz="0" w:space="0" w:color="auto"/>
            <w:left w:val="none" w:sz="0" w:space="0" w:color="auto"/>
            <w:bottom w:val="none" w:sz="0" w:space="0" w:color="auto"/>
            <w:right w:val="none" w:sz="0" w:space="0" w:color="auto"/>
          </w:divBdr>
        </w:div>
        <w:div w:id="1824656558">
          <w:marLeft w:val="640"/>
          <w:marRight w:val="0"/>
          <w:marTop w:val="0"/>
          <w:marBottom w:val="0"/>
          <w:divBdr>
            <w:top w:val="none" w:sz="0" w:space="0" w:color="auto"/>
            <w:left w:val="none" w:sz="0" w:space="0" w:color="auto"/>
            <w:bottom w:val="none" w:sz="0" w:space="0" w:color="auto"/>
            <w:right w:val="none" w:sz="0" w:space="0" w:color="auto"/>
          </w:divBdr>
        </w:div>
        <w:div w:id="165753003">
          <w:marLeft w:val="640"/>
          <w:marRight w:val="0"/>
          <w:marTop w:val="0"/>
          <w:marBottom w:val="0"/>
          <w:divBdr>
            <w:top w:val="none" w:sz="0" w:space="0" w:color="auto"/>
            <w:left w:val="none" w:sz="0" w:space="0" w:color="auto"/>
            <w:bottom w:val="none" w:sz="0" w:space="0" w:color="auto"/>
            <w:right w:val="none" w:sz="0" w:space="0" w:color="auto"/>
          </w:divBdr>
        </w:div>
        <w:div w:id="332487339">
          <w:marLeft w:val="640"/>
          <w:marRight w:val="0"/>
          <w:marTop w:val="0"/>
          <w:marBottom w:val="0"/>
          <w:divBdr>
            <w:top w:val="none" w:sz="0" w:space="0" w:color="auto"/>
            <w:left w:val="none" w:sz="0" w:space="0" w:color="auto"/>
            <w:bottom w:val="none" w:sz="0" w:space="0" w:color="auto"/>
            <w:right w:val="none" w:sz="0" w:space="0" w:color="auto"/>
          </w:divBdr>
        </w:div>
        <w:div w:id="30226284">
          <w:marLeft w:val="640"/>
          <w:marRight w:val="0"/>
          <w:marTop w:val="0"/>
          <w:marBottom w:val="0"/>
          <w:divBdr>
            <w:top w:val="none" w:sz="0" w:space="0" w:color="auto"/>
            <w:left w:val="none" w:sz="0" w:space="0" w:color="auto"/>
            <w:bottom w:val="none" w:sz="0" w:space="0" w:color="auto"/>
            <w:right w:val="none" w:sz="0" w:space="0" w:color="auto"/>
          </w:divBdr>
        </w:div>
        <w:div w:id="886455235">
          <w:marLeft w:val="640"/>
          <w:marRight w:val="0"/>
          <w:marTop w:val="0"/>
          <w:marBottom w:val="0"/>
          <w:divBdr>
            <w:top w:val="none" w:sz="0" w:space="0" w:color="auto"/>
            <w:left w:val="none" w:sz="0" w:space="0" w:color="auto"/>
            <w:bottom w:val="none" w:sz="0" w:space="0" w:color="auto"/>
            <w:right w:val="none" w:sz="0" w:space="0" w:color="auto"/>
          </w:divBdr>
        </w:div>
        <w:div w:id="1080907770">
          <w:marLeft w:val="640"/>
          <w:marRight w:val="0"/>
          <w:marTop w:val="0"/>
          <w:marBottom w:val="0"/>
          <w:divBdr>
            <w:top w:val="none" w:sz="0" w:space="0" w:color="auto"/>
            <w:left w:val="none" w:sz="0" w:space="0" w:color="auto"/>
            <w:bottom w:val="none" w:sz="0" w:space="0" w:color="auto"/>
            <w:right w:val="none" w:sz="0" w:space="0" w:color="auto"/>
          </w:divBdr>
        </w:div>
        <w:div w:id="637953600">
          <w:marLeft w:val="640"/>
          <w:marRight w:val="0"/>
          <w:marTop w:val="0"/>
          <w:marBottom w:val="0"/>
          <w:divBdr>
            <w:top w:val="none" w:sz="0" w:space="0" w:color="auto"/>
            <w:left w:val="none" w:sz="0" w:space="0" w:color="auto"/>
            <w:bottom w:val="none" w:sz="0" w:space="0" w:color="auto"/>
            <w:right w:val="none" w:sz="0" w:space="0" w:color="auto"/>
          </w:divBdr>
        </w:div>
        <w:div w:id="996348322">
          <w:marLeft w:val="640"/>
          <w:marRight w:val="0"/>
          <w:marTop w:val="0"/>
          <w:marBottom w:val="0"/>
          <w:divBdr>
            <w:top w:val="none" w:sz="0" w:space="0" w:color="auto"/>
            <w:left w:val="none" w:sz="0" w:space="0" w:color="auto"/>
            <w:bottom w:val="none" w:sz="0" w:space="0" w:color="auto"/>
            <w:right w:val="none" w:sz="0" w:space="0" w:color="auto"/>
          </w:divBdr>
        </w:div>
        <w:div w:id="287125691">
          <w:marLeft w:val="640"/>
          <w:marRight w:val="0"/>
          <w:marTop w:val="0"/>
          <w:marBottom w:val="0"/>
          <w:divBdr>
            <w:top w:val="none" w:sz="0" w:space="0" w:color="auto"/>
            <w:left w:val="none" w:sz="0" w:space="0" w:color="auto"/>
            <w:bottom w:val="none" w:sz="0" w:space="0" w:color="auto"/>
            <w:right w:val="none" w:sz="0" w:space="0" w:color="auto"/>
          </w:divBdr>
        </w:div>
        <w:div w:id="348072638">
          <w:marLeft w:val="640"/>
          <w:marRight w:val="0"/>
          <w:marTop w:val="0"/>
          <w:marBottom w:val="0"/>
          <w:divBdr>
            <w:top w:val="none" w:sz="0" w:space="0" w:color="auto"/>
            <w:left w:val="none" w:sz="0" w:space="0" w:color="auto"/>
            <w:bottom w:val="none" w:sz="0" w:space="0" w:color="auto"/>
            <w:right w:val="none" w:sz="0" w:space="0" w:color="auto"/>
          </w:divBdr>
        </w:div>
        <w:div w:id="1032851715">
          <w:marLeft w:val="640"/>
          <w:marRight w:val="0"/>
          <w:marTop w:val="0"/>
          <w:marBottom w:val="0"/>
          <w:divBdr>
            <w:top w:val="none" w:sz="0" w:space="0" w:color="auto"/>
            <w:left w:val="none" w:sz="0" w:space="0" w:color="auto"/>
            <w:bottom w:val="none" w:sz="0" w:space="0" w:color="auto"/>
            <w:right w:val="none" w:sz="0" w:space="0" w:color="auto"/>
          </w:divBdr>
        </w:div>
        <w:div w:id="548037040">
          <w:marLeft w:val="640"/>
          <w:marRight w:val="0"/>
          <w:marTop w:val="0"/>
          <w:marBottom w:val="0"/>
          <w:divBdr>
            <w:top w:val="none" w:sz="0" w:space="0" w:color="auto"/>
            <w:left w:val="none" w:sz="0" w:space="0" w:color="auto"/>
            <w:bottom w:val="none" w:sz="0" w:space="0" w:color="auto"/>
            <w:right w:val="none" w:sz="0" w:space="0" w:color="auto"/>
          </w:divBdr>
        </w:div>
        <w:div w:id="788084460">
          <w:marLeft w:val="640"/>
          <w:marRight w:val="0"/>
          <w:marTop w:val="0"/>
          <w:marBottom w:val="0"/>
          <w:divBdr>
            <w:top w:val="none" w:sz="0" w:space="0" w:color="auto"/>
            <w:left w:val="none" w:sz="0" w:space="0" w:color="auto"/>
            <w:bottom w:val="none" w:sz="0" w:space="0" w:color="auto"/>
            <w:right w:val="none" w:sz="0" w:space="0" w:color="auto"/>
          </w:divBdr>
        </w:div>
        <w:div w:id="621418439">
          <w:marLeft w:val="640"/>
          <w:marRight w:val="0"/>
          <w:marTop w:val="0"/>
          <w:marBottom w:val="0"/>
          <w:divBdr>
            <w:top w:val="none" w:sz="0" w:space="0" w:color="auto"/>
            <w:left w:val="none" w:sz="0" w:space="0" w:color="auto"/>
            <w:bottom w:val="none" w:sz="0" w:space="0" w:color="auto"/>
            <w:right w:val="none" w:sz="0" w:space="0" w:color="auto"/>
          </w:divBdr>
        </w:div>
        <w:div w:id="1076516902">
          <w:marLeft w:val="640"/>
          <w:marRight w:val="0"/>
          <w:marTop w:val="0"/>
          <w:marBottom w:val="0"/>
          <w:divBdr>
            <w:top w:val="none" w:sz="0" w:space="0" w:color="auto"/>
            <w:left w:val="none" w:sz="0" w:space="0" w:color="auto"/>
            <w:bottom w:val="none" w:sz="0" w:space="0" w:color="auto"/>
            <w:right w:val="none" w:sz="0" w:space="0" w:color="auto"/>
          </w:divBdr>
        </w:div>
        <w:div w:id="1303000031">
          <w:marLeft w:val="640"/>
          <w:marRight w:val="0"/>
          <w:marTop w:val="0"/>
          <w:marBottom w:val="0"/>
          <w:divBdr>
            <w:top w:val="none" w:sz="0" w:space="0" w:color="auto"/>
            <w:left w:val="none" w:sz="0" w:space="0" w:color="auto"/>
            <w:bottom w:val="none" w:sz="0" w:space="0" w:color="auto"/>
            <w:right w:val="none" w:sz="0" w:space="0" w:color="auto"/>
          </w:divBdr>
        </w:div>
        <w:div w:id="319505572">
          <w:marLeft w:val="640"/>
          <w:marRight w:val="0"/>
          <w:marTop w:val="0"/>
          <w:marBottom w:val="0"/>
          <w:divBdr>
            <w:top w:val="none" w:sz="0" w:space="0" w:color="auto"/>
            <w:left w:val="none" w:sz="0" w:space="0" w:color="auto"/>
            <w:bottom w:val="none" w:sz="0" w:space="0" w:color="auto"/>
            <w:right w:val="none" w:sz="0" w:space="0" w:color="auto"/>
          </w:divBdr>
        </w:div>
        <w:div w:id="1624119688">
          <w:marLeft w:val="640"/>
          <w:marRight w:val="0"/>
          <w:marTop w:val="0"/>
          <w:marBottom w:val="0"/>
          <w:divBdr>
            <w:top w:val="none" w:sz="0" w:space="0" w:color="auto"/>
            <w:left w:val="none" w:sz="0" w:space="0" w:color="auto"/>
            <w:bottom w:val="none" w:sz="0" w:space="0" w:color="auto"/>
            <w:right w:val="none" w:sz="0" w:space="0" w:color="auto"/>
          </w:divBdr>
        </w:div>
        <w:div w:id="76829168">
          <w:marLeft w:val="640"/>
          <w:marRight w:val="0"/>
          <w:marTop w:val="0"/>
          <w:marBottom w:val="0"/>
          <w:divBdr>
            <w:top w:val="none" w:sz="0" w:space="0" w:color="auto"/>
            <w:left w:val="none" w:sz="0" w:space="0" w:color="auto"/>
            <w:bottom w:val="none" w:sz="0" w:space="0" w:color="auto"/>
            <w:right w:val="none" w:sz="0" w:space="0" w:color="auto"/>
          </w:divBdr>
        </w:div>
        <w:div w:id="2066559531">
          <w:marLeft w:val="640"/>
          <w:marRight w:val="0"/>
          <w:marTop w:val="0"/>
          <w:marBottom w:val="0"/>
          <w:divBdr>
            <w:top w:val="none" w:sz="0" w:space="0" w:color="auto"/>
            <w:left w:val="none" w:sz="0" w:space="0" w:color="auto"/>
            <w:bottom w:val="none" w:sz="0" w:space="0" w:color="auto"/>
            <w:right w:val="none" w:sz="0" w:space="0" w:color="auto"/>
          </w:divBdr>
        </w:div>
        <w:div w:id="1009717429">
          <w:marLeft w:val="640"/>
          <w:marRight w:val="0"/>
          <w:marTop w:val="0"/>
          <w:marBottom w:val="0"/>
          <w:divBdr>
            <w:top w:val="none" w:sz="0" w:space="0" w:color="auto"/>
            <w:left w:val="none" w:sz="0" w:space="0" w:color="auto"/>
            <w:bottom w:val="none" w:sz="0" w:space="0" w:color="auto"/>
            <w:right w:val="none" w:sz="0" w:space="0" w:color="auto"/>
          </w:divBdr>
        </w:div>
        <w:div w:id="89591608">
          <w:marLeft w:val="640"/>
          <w:marRight w:val="0"/>
          <w:marTop w:val="0"/>
          <w:marBottom w:val="0"/>
          <w:divBdr>
            <w:top w:val="none" w:sz="0" w:space="0" w:color="auto"/>
            <w:left w:val="none" w:sz="0" w:space="0" w:color="auto"/>
            <w:bottom w:val="none" w:sz="0" w:space="0" w:color="auto"/>
            <w:right w:val="none" w:sz="0" w:space="0" w:color="auto"/>
          </w:divBdr>
        </w:div>
      </w:divsChild>
    </w:div>
    <w:div w:id="1845895729">
      <w:bodyDiv w:val="1"/>
      <w:marLeft w:val="0"/>
      <w:marRight w:val="0"/>
      <w:marTop w:val="0"/>
      <w:marBottom w:val="0"/>
      <w:divBdr>
        <w:top w:val="none" w:sz="0" w:space="0" w:color="auto"/>
        <w:left w:val="none" w:sz="0" w:space="0" w:color="auto"/>
        <w:bottom w:val="none" w:sz="0" w:space="0" w:color="auto"/>
        <w:right w:val="none" w:sz="0" w:space="0" w:color="auto"/>
      </w:divBdr>
      <w:divsChild>
        <w:div w:id="1431200181">
          <w:marLeft w:val="640"/>
          <w:marRight w:val="0"/>
          <w:marTop w:val="0"/>
          <w:marBottom w:val="0"/>
          <w:divBdr>
            <w:top w:val="none" w:sz="0" w:space="0" w:color="auto"/>
            <w:left w:val="none" w:sz="0" w:space="0" w:color="auto"/>
            <w:bottom w:val="none" w:sz="0" w:space="0" w:color="auto"/>
            <w:right w:val="none" w:sz="0" w:space="0" w:color="auto"/>
          </w:divBdr>
        </w:div>
        <w:div w:id="56131348">
          <w:marLeft w:val="640"/>
          <w:marRight w:val="0"/>
          <w:marTop w:val="0"/>
          <w:marBottom w:val="0"/>
          <w:divBdr>
            <w:top w:val="none" w:sz="0" w:space="0" w:color="auto"/>
            <w:left w:val="none" w:sz="0" w:space="0" w:color="auto"/>
            <w:bottom w:val="none" w:sz="0" w:space="0" w:color="auto"/>
            <w:right w:val="none" w:sz="0" w:space="0" w:color="auto"/>
          </w:divBdr>
        </w:div>
        <w:div w:id="1569487629">
          <w:marLeft w:val="640"/>
          <w:marRight w:val="0"/>
          <w:marTop w:val="0"/>
          <w:marBottom w:val="0"/>
          <w:divBdr>
            <w:top w:val="none" w:sz="0" w:space="0" w:color="auto"/>
            <w:left w:val="none" w:sz="0" w:space="0" w:color="auto"/>
            <w:bottom w:val="none" w:sz="0" w:space="0" w:color="auto"/>
            <w:right w:val="none" w:sz="0" w:space="0" w:color="auto"/>
          </w:divBdr>
        </w:div>
        <w:div w:id="1041714254">
          <w:marLeft w:val="640"/>
          <w:marRight w:val="0"/>
          <w:marTop w:val="0"/>
          <w:marBottom w:val="0"/>
          <w:divBdr>
            <w:top w:val="none" w:sz="0" w:space="0" w:color="auto"/>
            <w:left w:val="none" w:sz="0" w:space="0" w:color="auto"/>
            <w:bottom w:val="none" w:sz="0" w:space="0" w:color="auto"/>
            <w:right w:val="none" w:sz="0" w:space="0" w:color="auto"/>
          </w:divBdr>
        </w:div>
        <w:div w:id="1746145702">
          <w:marLeft w:val="640"/>
          <w:marRight w:val="0"/>
          <w:marTop w:val="0"/>
          <w:marBottom w:val="0"/>
          <w:divBdr>
            <w:top w:val="none" w:sz="0" w:space="0" w:color="auto"/>
            <w:left w:val="none" w:sz="0" w:space="0" w:color="auto"/>
            <w:bottom w:val="none" w:sz="0" w:space="0" w:color="auto"/>
            <w:right w:val="none" w:sz="0" w:space="0" w:color="auto"/>
          </w:divBdr>
        </w:div>
        <w:div w:id="745999025">
          <w:marLeft w:val="640"/>
          <w:marRight w:val="0"/>
          <w:marTop w:val="0"/>
          <w:marBottom w:val="0"/>
          <w:divBdr>
            <w:top w:val="none" w:sz="0" w:space="0" w:color="auto"/>
            <w:left w:val="none" w:sz="0" w:space="0" w:color="auto"/>
            <w:bottom w:val="none" w:sz="0" w:space="0" w:color="auto"/>
            <w:right w:val="none" w:sz="0" w:space="0" w:color="auto"/>
          </w:divBdr>
        </w:div>
        <w:div w:id="726223387">
          <w:marLeft w:val="640"/>
          <w:marRight w:val="0"/>
          <w:marTop w:val="0"/>
          <w:marBottom w:val="0"/>
          <w:divBdr>
            <w:top w:val="none" w:sz="0" w:space="0" w:color="auto"/>
            <w:left w:val="none" w:sz="0" w:space="0" w:color="auto"/>
            <w:bottom w:val="none" w:sz="0" w:space="0" w:color="auto"/>
            <w:right w:val="none" w:sz="0" w:space="0" w:color="auto"/>
          </w:divBdr>
        </w:div>
        <w:div w:id="2087654559">
          <w:marLeft w:val="640"/>
          <w:marRight w:val="0"/>
          <w:marTop w:val="0"/>
          <w:marBottom w:val="0"/>
          <w:divBdr>
            <w:top w:val="none" w:sz="0" w:space="0" w:color="auto"/>
            <w:left w:val="none" w:sz="0" w:space="0" w:color="auto"/>
            <w:bottom w:val="none" w:sz="0" w:space="0" w:color="auto"/>
            <w:right w:val="none" w:sz="0" w:space="0" w:color="auto"/>
          </w:divBdr>
        </w:div>
        <w:div w:id="848300629">
          <w:marLeft w:val="640"/>
          <w:marRight w:val="0"/>
          <w:marTop w:val="0"/>
          <w:marBottom w:val="0"/>
          <w:divBdr>
            <w:top w:val="none" w:sz="0" w:space="0" w:color="auto"/>
            <w:left w:val="none" w:sz="0" w:space="0" w:color="auto"/>
            <w:bottom w:val="none" w:sz="0" w:space="0" w:color="auto"/>
            <w:right w:val="none" w:sz="0" w:space="0" w:color="auto"/>
          </w:divBdr>
        </w:div>
        <w:div w:id="1964114815">
          <w:marLeft w:val="640"/>
          <w:marRight w:val="0"/>
          <w:marTop w:val="0"/>
          <w:marBottom w:val="0"/>
          <w:divBdr>
            <w:top w:val="none" w:sz="0" w:space="0" w:color="auto"/>
            <w:left w:val="none" w:sz="0" w:space="0" w:color="auto"/>
            <w:bottom w:val="none" w:sz="0" w:space="0" w:color="auto"/>
            <w:right w:val="none" w:sz="0" w:space="0" w:color="auto"/>
          </w:divBdr>
        </w:div>
        <w:div w:id="410393058">
          <w:marLeft w:val="640"/>
          <w:marRight w:val="0"/>
          <w:marTop w:val="0"/>
          <w:marBottom w:val="0"/>
          <w:divBdr>
            <w:top w:val="none" w:sz="0" w:space="0" w:color="auto"/>
            <w:left w:val="none" w:sz="0" w:space="0" w:color="auto"/>
            <w:bottom w:val="none" w:sz="0" w:space="0" w:color="auto"/>
            <w:right w:val="none" w:sz="0" w:space="0" w:color="auto"/>
          </w:divBdr>
        </w:div>
        <w:div w:id="1920401594">
          <w:marLeft w:val="640"/>
          <w:marRight w:val="0"/>
          <w:marTop w:val="0"/>
          <w:marBottom w:val="0"/>
          <w:divBdr>
            <w:top w:val="none" w:sz="0" w:space="0" w:color="auto"/>
            <w:left w:val="none" w:sz="0" w:space="0" w:color="auto"/>
            <w:bottom w:val="none" w:sz="0" w:space="0" w:color="auto"/>
            <w:right w:val="none" w:sz="0" w:space="0" w:color="auto"/>
          </w:divBdr>
        </w:div>
        <w:div w:id="2049448966">
          <w:marLeft w:val="640"/>
          <w:marRight w:val="0"/>
          <w:marTop w:val="0"/>
          <w:marBottom w:val="0"/>
          <w:divBdr>
            <w:top w:val="none" w:sz="0" w:space="0" w:color="auto"/>
            <w:left w:val="none" w:sz="0" w:space="0" w:color="auto"/>
            <w:bottom w:val="none" w:sz="0" w:space="0" w:color="auto"/>
            <w:right w:val="none" w:sz="0" w:space="0" w:color="auto"/>
          </w:divBdr>
        </w:div>
        <w:div w:id="647437726">
          <w:marLeft w:val="640"/>
          <w:marRight w:val="0"/>
          <w:marTop w:val="0"/>
          <w:marBottom w:val="0"/>
          <w:divBdr>
            <w:top w:val="none" w:sz="0" w:space="0" w:color="auto"/>
            <w:left w:val="none" w:sz="0" w:space="0" w:color="auto"/>
            <w:bottom w:val="none" w:sz="0" w:space="0" w:color="auto"/>
            <w:right w:val="none" w:sz="0" w:space="0" w:color="auto"/>
          </w:divBdr>
        </w:div>
        <w:div w:id="991955513">
          <w:marLeft w:val="640"/>
          <w:marRight w:val="0"/>
          <w:marTop w:val="0"/>
          <w:marBottom w:val="0"/>
          <w:divBdr>
            <w:top w:val="none" w:sz="0" w:space="0" w:color="auto"/>
            <w:left w:val="none" w:sz="0" w:space="0" w:color="auto"/>
            <w:bottom w:val="none" w:sz="0" w:space="0" w:color="auto"/>
            <w:right w:val="none" w:sz="0" w:space="0" w:color="auto"/>
          </w:divBdr>
        </w:div>
        <w:div w:id="921990653">
          <w:marLeft w:val="640"/>
          <w:marRight w:val="0"/>
          <w:marTop w:val="0"/>
          <w:marBottom w:val="0"/>
          <w:divBdr>
            <w:top w:val="none" w:sz="0" w:space="0" w:color="auto"/>
            <w:left w:val="none" w:sz="0" w:space="0" w:color="auto"/>
            <w:bottom w:val="none" w:sz="0" w:space="0" w:color="auto"/>
            <w:right w:val="none" w:sz="0" w:space="0" w:color="auto"/>
          </w:divBdr>
        </w:div>
        <w:div w:id="648097581">
          <w:marLeft w:val="640"/>
          <w:marRight w:val="0"/>
          <w:marTop w:val="0"/>
          <w:marBottom w:val="0"/>
          <w:divBdr>
            <w:top w:val="none" w:sz="0" w:space="0" w:color="auto"/>
            <w:left w:val="none" w:sz="0" w:space="0" w:color="auto"/>
            <w:bottom w:val="none" w:sz="0" w:space="0" w:color="auto"/>
            <w:right w:val="none" w:sz="0" w:space="0" w:color="auto"/>
          </w:divBdr>
        </w:div>
        <w:div w:id="1928614702">
          <w:marLeft w:val="640"/>
          <w:marRight w:val="0"/>
          <w:marTop w:val="0"/>
          <w:marBottom w:val="0"/>
          <w:divBdr>
            <w:top w:val="none" w:sz="0" w:space="0" w:color="auto"/>
            <w:left w:val="none" w:sz="0" w:space="0" w:color="auto"/>
            <w:bottom w:val="none" w:sz="0" w:space="0" w:color="auto"/>
            <w:right w:val="none" w:sz="0" w:space="0" w:color="auto"/>
          </w:divBdr>
        </w:div>
        <w:div w:id="972905162">
          <w:marLeft w:val="640"/>
          <w:marRight w:val="0"/>
          <w:marTop w:val="0"/>
          <w:marBottom w:val="0"/>
          <w:divBdr>
            <w:top w:val="none" w:sz="0" w:space="0" w:color="auto"/>
            <w:left w:val="none" w:sz="0" w:space="0" w:color="auto"/>
            <w:bottom w:val="none" w:sz="0" w:space="0" w:color="auto"/>
            <w:right w:val="none" w:sz="0" w:space="0" w:color="auto"/>
          </w:divBdr>
        </w:div>
        <w:div w:id="493883970">
          <w:marLeft w:val="640"/>
          <w:marRight w:val="0"/>
          <w:marTop w:val="0"/>
          <w:marBottom w:val="0"/>
          <w:divBdr>
            <w:top w:val="none" w:sz="0" w:space="0" w:color="auto"/>
            <w:left w:val="none" w:sz="0" w:space="0" w:color="auto"/>
            <w:bottom w:val="none" w:sz="0" w:space="0" w:color="auto"/>
            <w:right w:val="none" w:sz="0" w:space="0" w:color="auto"/>
          </w:divBdr>
        </w:div>
        <w:div w:id="181088606">
          <w:marLeft w:val="640"/>
          <w:marRight w:val="0"/>
          <w:marTop w:val="0"/>
          <w:marBottom w:val="0"/>
          <w:divBdr>
            <w:top w:val="none" w:sz="0" w:space="0" w:color="auto"/>
            <w:left w:val="none" w:sz="0" w:space="0" w:color="auto"/>
            <w:bottom w:val="none" w:sz="0" w:space="0" w:color="auto"/>
            <w:right w:val="none" w:sz="0" w:space="0" w:color="auto"/>
          </w:divBdr>
        </w:div>
        <w:div w:id="19624973">
          <w:marLeft w:val="640"/>
          <w:marRight w:val="0"/>
          <w:marTop w:val="0"/>
          <w:marBottom w:val="0"/>
          <w:divBdr>
            <w:top w:val="none" w:sz="0" w:space="0" w:color="auto"/>
            <w:left w:val="none" w:sz="0" w:space="0" w:color="auto"/>
            <w:bottom w:val="none" w:sz="0" w:space="0" w:color="auto"/>
            <w:right w:val="none" w:sz="0" w:space="0" w:color="auto"/>
          </w:divBdr>
        </w:div>
        <w:div w:id="924801317">
          <w:marLeft w:val="640"/>
          <w:marRight w:val="0"/>
          <w:marTop w:val="0"/>
          <w:marBottom w:val="0"/>
          <w:divBdr>
            <w:top w:val="none" w:sz="0" w:space="0" w:color="auto"/>
            <w:left w:val="none" w:sz="0" w:space="0" w:color="auto"/>
            <w:bottom w:val="none" w:sz="0" w:space="0" w:color="auto"/>
            <w:right w:val="none" w:sz="0" w:space="0" w:color="auto"/>
          </w:divBdr>
        </w:div>
        <w:div w:id="2025814810">
          <w:marLeft w:val="640"/>
          <w:marRight w:val="0"/>
          <w:marTop w:val="0"/>
          <w:marBottom w:val="0"/>
          <w:divBdr>
            <w:top w:val="none" w:sz="0" w:space="0" w:color="auto"/>
            <w:left w:val="none" w:sz="0" w:space="0" w:color="auto"/>
            <w:bottom w:val="none" w:sz="0" w:space="0" w:color="auto"/>
            <w:right w:val="none" w:sz="0" w:space="0" w:color="auto"/>
          </w:divBdr>
        </w:div>
        <w:div w:id="1139877358">
          <w:marLeft w:val="640"/>
          <w:marRight w:val="0"/>
          <w:marTop w:val="0"/>
          <w:marBottom w:val="0"/>
          <w:divBdr>
            <w:top w:val="none" w:sz="0" w:space="0" w:color="auto"/>
            <w:left w:val="none" w:sz="0" w:space="0" w:color="auto"/>
            <w:bottom w:val="none" w:sz="0" w:space="0" w:color="auto"/>
            <w:right w:val="none" w:sz="0" w:space="0" w:color="auto"/>
          </w:divBdr>
        </w:div>
        <w:div w:id="753088650">
          <w:marLeft w:val="640"/>
          <w:marRight w:val="0"/>
          <w:marTop w:val="0"/>
          <w:marBottom w:val="0"/>
          <w:divBdr>
            <w:top w:val="none" w:sz="0" w:space="0" w:color="auto"/>
            <w:left w:val="none" w:sz="0" w:space="0" w:color="auto"/>
            <w:bottom w:val="none" w:sz="0" w:space="0" w:color="auto"/>
            <w:right w:val="none" w:sz="0" w:space="0" w:color="auto"/>
          </w:divBdr>
        </w:div>
        <w:div w:id="739794643">
          <w:marLeft w:val="640"/>
          <w:marRight w:val="0"/>
          <w:marTop w:val="0"/>
          <w:marBottom w:val="0"/>
          <w:divBdr>
            <w:top w:val="none" w:sz="0" w:space="0" w:color="auto"/>
            <w:left w:val="none" w:sz="0" w:space="0" w:color="auto"/>
            <w:bottom w:val="none" w:sz="0" w:space="0" w:color="auto"/>
            <w:right w:val="none" w:sz="0" w:space="0" w:color="auto"/>
          </w:divBdr>
        </w:div>
        <w:div w:id="2034107827">
          <w:marLeft w:val="640"/>
          <w:marRight w:val="0"/>
          <w:marTop w:val="0"/>
          <w:marBottom w:val="0"/>
          <w:divBdr>
            <w:top w:val="none" w:sz="0" w:space="0" w:color="auto"/>
            <w:left w:val="none" w:sz="0" w:space="0" w:color="auto"/>
            <w:bottom w:val="none" w:sz="0" w:space="0" w:color="auto"/>
            <w:right w:val="none" w:sz="0" w:space="0" w:color="auto"/>
          </w:divBdr>
        </w:div>
        <w:div w:id="891114537">
          <w:marLeft w:val="640"/>
          <w:marRight w:val="0"/>
          <w:marTop w:val="0"/>
          <w:marBottom w:val="0"/>
          <w:divBdr>
            <w:top w:val="none" w:sz="0" w:space="0" w:color="auto"/>
            <w:left w:val="none" w:sz="0" w:space="0" w:color="auto"/>
            <w:bottom w:val="none" w:sz="0" w:space="0" w:color="auto"/>
            <w:right w:val="none" w:sz="0" w:space="0" w:color="auto"/>
          </w:divBdr>
        </w:div>
        <w:div w:id="1433553472">
          <w:marLeft w:val="640"/>
          <w:marRight w:val="0"/>
          <w:marTop w:val="0"/>
          <w:marBottom w:val="0"/>
          <w:divBdr>
            <w:top w:val="none" w:sz="0" w:space="0" w:color="auto"/>
            <w:left w:val="none" w:sz="0" w:space="0" w:color="auto"/>
            <w:bottom w:val="none" w:sz="0" w:space="0" w:color="auto"/>
            <w:right w:val="none" w:sz="0" w:space="0" w:color="auto"/>
          </w:divBdr>
        </w:div>
        <w:div w:id="82604543">
          <w:marLeft w:val="640"/>
          <w:marRight w:val="0"/>
          <w:marTop w:val="0"/>
          <w:marBottom w:val="0"/>
          <w:divBdr>
            <w:top w:val="none" w:sz="0" w:space="0" w:color="auto"/>
            <w:left w:val="none" w:sz="0" w:space="0" w:color="auto"/>
            <w:bottom w:val="none" w:sz="0" w:space="0" w:color="auto"/>
            <w:right w:val="none" w:sz="0" w:space="0" w:color="auto"/>
          </w:divBdr>
        </w:div>
        <w:div w:id="1827932416">
          <w:marLeft w:val="640"/>
          <w:marRight w:val="0"/>
          <w:marTop w:val="0"/>
          <w:marBottom w:val="0"/>
          <w:divBdr>
            <w:top w:val="none" w:sz="0" w:space="0" w:color="auto"/>
            <w:left w:val="none" w:sz="0" w:space="0" w:color="auto"/>
            <w:bottom w:val="none" w:sz="0" w:space="0" w:color="auto"/>
            <w:right w:val="none" w:sz="0" w:space="0" w:color="auto"/>
          </w:divBdr>
        </w:div>
        <w:div w:id="1147865490">
          <w:marLeft w:val="640"/>
          <w:marRight w:val="0"/>
          <w:marTop w:val="0"/>
          <w:marBottom w:val="0"/>
          <w:divBdr>
            <w:top w:val="none" w:sz="0" w:space="0" w:color="auto"/>
            <w:left w:val="none" w:sz="0" w:space="0" w:color="auto"/>
            <w:bottom w:val="none" w:sz="0" w:space="0" w:color="auto"/>
            <w:right w:val="none" w:sz="0" w:space="0" w:color="auto"/>
          </w:divBdr>
        </w:div>
        <w:div w:id="815299501">
          <w:marLeft w:val="640"/>
          <w:marRight w:val="0"/>
          <w:marTop w:val="0"/>
          <w:marBottom w:val="0"/>
          <w:divBdr>
            <w:top w:val="none" w:sz="0" w:space="0" w:color="auto"/>
            <w:left w:val="none" w:sz="0" w:space="0" w:color="auto"/>
            <w:bottom w:val="none" w:sz="0" w:space="0" w:color="auto"/>
            <w:right w:val="none" w:sz="0" w:space="0" w:color="auto"/>
          </w:divBdr>
        </w:div>
        <w:div w:id="1486124894">
          <w:marLeft w:val="640"/>
          <w:marRight w:val="0"/>
          <w:marTop w:val="0"/>
          <w:marBottom w:val="0"/>
          <w:divBdr>
            <w:top w:val="none" w:sz="0" w:space="0" w:color="auto"/>
            <w:left w:val="none" w:sz="0" w:space="0" w:color="auto"/>
            <w:bottom w:val="none" w:sz="0" w:space="0" w:color="auto"/>
            <w:right w:val="none" w:sz="0" w:space="0" w:color="auto"/>
          </w:divBdr>
        </w:div>
        <w:div w:id="71435887">
          <w:marLeft w:val="640"/>
          <w:marRight w:val="0"/>
          <w:marTop w:val="0"/>
          <w:marBottom w:val="0"/>
          <w:divBdr>
            <w:top w:val="none" w:sz="0" w:space="0" w:color="auto"/>
            <w:left w:val="none" w:sz="0" w:space="0" w:color="auto"/>
            <w:bottom w:val="none" w:sz="0" w:space="0" w:color="auto"/>
            <w:right w:val="none" w:sz="0" w:space="0" w:color="auto"/>
          </w:divBdr>
        </w:div>
        <w:div w:id="1454053338">
          <w:marLeft w:val="640"/>
          <w:marRight w:val="0"/>
          <w:marTop w:val="0"/>
          <w:marBottom w:val="0"/>
          <w:divBdr>
            <w:top w:val="none" w:sz="0" w:space="0" w:color="auto"/>
            <w:left w:val="none" w:sz="0" w:space="0" w:color="auto"/>
            <w:bottom w:val="none" w:sz="0" w:space="0" w:color="auto"/>
            <w:right w:val="none" w:sz="0" w:space="0" w:color="auto"/>
          </w:divBdr>
        </w:div>
        <w:div w:id="145127071">
          <w:marLeft w:val="640"/>
          <w:marRight w:val="0"/>
          <w:marTop w:val="0"/>
          <w:marBottom w:val="0"/>
          <w:divBdr>
            <w:top w:val="none" w:sz="0" w:space="0" w:color="auto"/>
            <w:left w:val="none" w:sz="0" w:space="0" w:color="auto"/>
            <w:bottom w:val="none" w:sz="0" w:space="0" w:color="auto"/>
            <w:right w:val="none" w:sz="0" w:space="0" w:color="auto"/>
          </w:divBdr>
        </w:div>
        <w:div w:id="1747875988">
          <w:marLeft w:val="640"/>
          <w:marRight w:val="0"/>
          <w:marTop w:val="0"/>
          <w:marBottom w:val="0"/>
          <w:divBdr>
            <w:top w:val="none" w:sz="0" w:space="0" w:color="auto"/>
            <w:left w:val="none" w:sz="0" w:space="0" w:color="auto"/>
            <w:bottom w:val="none" w:sz="0" w:space="0" w:color="auto"/>
            <w:right w:val="none" w:sz="0" w:space="0" w:color="auto"/>
          </w:divBdr>
        </w:div>
        <w:div w:id="1765150751">
          <w:marLeft w:val="640"/>
          <w:marRight w:val="0"/>
          <w:marTop w:val="0"/>
          <w:marBottom w:val="0"/>
          <w:divBdr>
            <w:top w:val="none" w:sz="0" w:space="0" w:color="auto"/>
            <w:left w:val="none" w:sz="0" w:space="0" w:color="auto"/>
            <w:bottom w:val="none" w:sz="0" w:space="0" w:color="auto"/>
            <w:right w:val="none" w:sz="0" w:space="0" w:color="auto"/>
          </w:divBdr>
        </w:div>
        <w:div w:id="2121609170">
          <w:marLeft w:val="640"/>
          <w:marRight w:val="0"/>
          <w:marTop w:val="0"/>
          <w:marBottom w:val="0"/>
          <w:divBdr>
            <w:top w:val="none" w:sz="0" w:space="0" w:color="auto"/>
            <w:left w:val="none" w:sz="0" w:space="0" w:color="auto"/>
            <w:bottom w:val="none" w:sz="0" w:space="0" w:color="auto"/>
            <w:right w:val="none" w:sz="0" w:space="0" w:color="auto"/>
          </w:divBdr>
        </w:div>
        <w:div w:id="708334590">
          <w:marLeft w:val="640"/>
          <w:marRight w:val="0"/>
          <w:marTop w:val="0"/>
          <w:marBottom w:val="0"/>
          <w:divBdr>
            <w:top w:val="none" w:sz="0" w:space="0" w:color="auto"/>
            <w:left w:val="none" w:sz="0" w:space="0" w:color="auto"/>
            <w:bottom w:val="none" w:sz="0" w:space="0" w:color="auto"/>
            <w:right w:val="none" w:sz="0" w:space="0" w:color="auto"/>
          </w:divBdr>
        </w:div>
        <w:div w:id="1775441656">
          <w:marLeft w:val="640"/>
          <w:marRight w:val="0"/>
          <w:marTop w:val="0"/>
          <w:marBottom w:val="0"/>
          <w:divBdr>
            <w:top w:val="none" w:sz="0" w:space="0" w:color="auto"/>
            <w:left w:val="none" w:sz="0" w:space="0" w:color="auto"/>
            <w:bottom w:val="none" w:sz="0" w:space="0" w:color="auto"/>
            <w:right w:val="none" w:sz="0" w:space="0" w:color="auto"/>
          </w:divBdr>
        </w:div>
        <w:div w:id="1122312259">
          <w:marLeft w:val="640"/>
          <w:marRight w:val="0"/>
          <w:marTop w:val="0"/>
          <w:marBottom w:val="0"/>
          <w:divBdr>
            <w:top w:val="none" w:sz="0" w:space="0" w:color="auto"/>
            <w:left w:val="none" w:sz="0" w:space="0" w:color="auto"/>
            <w:bottom w:val="none" w:sz="0" w:space="0" w:color="auto"/>
            <w:right w:val="none" w:sz="0" w:space="0" w:color="auto"/>
          </w:divBdr>
        </w:div>
        <w:div w:id="981540716">
          <w:marLeft w:val="640"/>
          <w:marRight w:val="0"/>
          <w:marTop w:val="0"/>
          <w:marBottom w:val="0"/>
          <w:divBdr>
            <w:top w:val="none" w:sz="0" w:space="0" w:color="auto"/>
            <w:left w:val="none" w:sz="0" w:space="0" w:color="auto"/>
            <w:bottom w:val="none" w:sz="0" w:space="0" w:color="auto"/>
            <w:right w:val="none" w:sz="0" w:space="0" w:color="auto"/>
          </w:divBdr>
        </w:div>
        <w:div w:id="2134906505">
          <w:marLeft w:val="640"/>
          <w:marRight w:val="0"/>
          <w:marTop w:val="0"/>
          <w:marBottom w:val="0"/>
          <w:divBdr>
            <w:top w:val="none" w:sz="0" w:space="0" w:color="auto"/>
            <w:left w:val="none" w:sz="0" w:space="0" w:color="auto"/>
            <w:bottom w:val="none" w:sz="0" w:space="0" w:color="auto"/>
            <w:right w:val="none" w:sz="0" w:space="0" w:color="auto"/>
          </w:divBdr>
        </w:div>
        <w:div w:id="504981005">
          <w:marLeft w:val="640"/>
          <w:marRight w:val="0"/>
          <w:marTop w:val="0"/>
          <w:marBottom w:val="0"/>
          <w:divBdr>
            <w:top w:val="none" w:sz="0" w:space="0" w:color="auto"/>
            <w:left w:val="none" w:sz="0" w:space="0" w:color="auto"/>
            <w:bottom w:val="none" w:sz="0" w:space="0" w:color="auto"/>
            <w:right w:val="none" w:sz="0" w:space="0" w:color="auto"/>
          </w:divBdr>
        </w:div>
        <w:div w:id="739865484">
          <w:marLeft w:val="640"/>
          <w:marRight w:val="0"/>
          <w:marTop w:val="0"/>
          <w:marBottom w:val="0"/>
          <w:divBdr>
            <w:top w:val="none" w:sz="0" w:space="0" w:color="auto"/>
            <w:left w:val="none" w:sz="0" w:space="0" w:color="auto"/>
            <w:bottom w:val="none" w:sz="0" w:space="0" w:color="auto"/>
            <w:right w:val="none" w:sz="0" w:space="0" w:color="auto"/>
          </w:divBdr>
        </w:div>
        <w:div w:id="1948080323">
          <w:marLeft w:val="640"/>
          <w:marRight w:val="0"/>
          <w:marTop w:val="0"/>
          <w:marBottom w:val="0"/>
          <w:divBdr>
            <w:top w:val="none" w:sz="0" w:space="0" w:color="auto"/>
            <w:left w:val="none" w:sz="0" w:space="0" w:color="auto"/>
            <w:bottom w:val="none" w:sz="0" w:space="0" w:color="auto"/>
            <w:right w:val="none" w:sz="0" w:space="0" w:color="auto"/>
          </w:divBdr>
        </w:div>
        <w:div w:id="1446078268">
          <w:marLeft w:val="640"/>
          <w:marRight w:val="0"/>
          <w:marTop w:val="0"/>
          <w:marBottom w:val="0"/>
          <w:divBdr>
            <w:top w:val="none" w:sz="0" w:space="0" w:color="auto"/>
            <w:left w:val="none" w:sz="0" w:space="0" w:color="auto"/>
            <w:bottom w:val="none" w:sz="0" w:space="0" w:color="auto"/>
            <w:right w:val="none" w:sz="0" w:space="0" w:color="auto"/>
          </w:divBdr>
        </w:div>
        <w:div w:id="525602615">
          <w:marLeft w:val="640"/>
          <w:marRight w:val="0"/>
          <w:marTop w:val="0"/>
          <w:marBottom w:val="0"/>
          <w:divBdr>
            <w:top w:val="none" w:sz="0" w:space="0" w:color="auto"/>
            <w:left w:val="none" w:sz="0" w:space="0" w:color="auto"/>
            <w:bottom w:val="none" w:sz="0" w:space="0" w:color="auto"/>
            <w:right w:val="none" w:sz="0" w:space="0" w:color="auto"/>
          </w:divBdr>
        </w:div>
        <w:div w:id="1138449209">
          <w:marLeft w:val="640"/>
          <w:marRight w:val="0"/>
          <w:marTop w:val="0"/>
          <w:marBottom w:val="0"/>
          <w:divBdr>
            <w:top w:val="none" w:sz="0" w:space="0" w:color="auto"/>
            <w:left w:val="none" w:sz="0" w:space="0" w:color="auto"/>
            <w:bottom w:val="none" w:sz="0" w:space="0" w:color="auto"/>
            <w:right w:val="none" w:sz="0" w:space="0" w:color="auto"/>
          </w:divBdr>
        </w:div>
        <w:div w:id="1244607374">
          <w:marLeft w:val="640"/>
          <w:marRight w:val="0"/>
          <w:marTop w:val="0"/>
          <w:marBottom w:val="0"/>
          <w:divBdr>
            <w:top w:val="none" w:sz="0" w:space="0" w:color="auto"/>
            <w:left w:val="none" w:sz="0" w:space="0" w:color="auto"/>
            <w:bottom w:val="none" w:sz="0" w:space="0" w:color="auto"/>
            <w:right w:val="none" w:sz="0" w:space="0" w:color="auto"/>
          </w:divBdr>
        </w:div>
        <w:div w:id="1659381349">
          <w:marLeft w:val="640"/>
          <w:marRight w:val="0"/>
          <w:marTop w:val="0"/>
          <w:marBottom w:val="0"/>
          <w:divBdr>
            <w:top w:val="none" w:sz="0" w:space="0" w:color="auto"/>
            <w:left w:val="none" w:sz="0" w:space="0" w:color="auto"/>
            <w:bottom w:val="none" w:sz="0" w:space="0" w:color="auto"/>
            <w:right w:val="none" w:sz="0" w:space="0" w:color="auto"/>
          </w:divBdr>
        </w:div>
        <w:div w:id="2006854697">
          <w:marLeft w:val="640"/>
          <w:marRight w:val="0"/>
          <w:marTop w:val="0"/>
          <w:marBottom w:val="0"/>
          <w:divBdr>
            <w:top w:val="none" w:sz="0" w:space="0" w:color="auto"/>
            <w:left w:val="none" w:sz="0" w:space="0" w:color="auto"/>
            <w:bottom w:val="none" w:sz="0" w:space="0" w:color="auto"/>
            <w:right w:val="none" w:sz="0" w:space="0" w:color="auto"/>
          </w:divBdr>
        </w:div>
        <w:div w:id="915016195">
          <w:marLeft w:val="640"/>
          <w:marRight w:val="0"/>
          <w:marTop w:val="0"/>
          <w:marBottom w:val="0"/>
          <w:divBdr>
            <w:top w:val="none" w:sz="0" w:space="0" w:color="auto"/>
            <w:left w:val="none" w:sz="0" w:space="0" w:color="auto"/>
            <w:bottom w:val="none" w:sz="0" w:space="0" w:color="auto"/>
            <w:right w:val="none" w:sz="0" w:space="0" w:color="auto"/>
          </w:divBdr>
        </w:div>
        <w:div w:id="372272693">
          <w:marLeft w:val="640"/>
          <w:marRight w:val="0"/>
          <w:marTop w:val="0"/>
          <w:marBottom w:val="0"/>
          <w:divBdr>
            <w:top w:val="none" w:sz="0" w:space="0" w:color="auto"/>
            <w:left w:val="none" w:sz="0" w:space="0" w:color="auto"/>
            <w:bottom w:val="none" w:sz="0" w:space="0" w:color="auto"/>
            <w:right w:val="none" w:sz="0" w:space="0" w:color="auto"/>
          </w:divBdr>
        </w:div>
        <w:div w:id="533347522">
          <w:marLeft w:val="640"/>
          <w:marRight w:val="0"/>
          <w:marTop w:val="0"/>
          <w:marBottom w:val="0"/>
          <w:divBdr>
            <w:top w:val="none" w:sz="0" w:space="0" w:color="auto"/>
            <w:left w:val="none" w:sz="0" w:space="0" w:color="auto"/>
            <w:bottom w:val="none" w:sz="0" w:space="0" w:color="auto"/>
            <w:right w:val="none" w:sz="0" w:space="0" w:color="auto"/>
          </w:divBdr>
        </w:div>
        <w:div w:id="1820801828">
          <w:marLeft w:val="640"/>
          <w:marRight w:val="0"/>
          <w:marTop w:val="0"/>
          <w:marBottom w:val="0"/>
          <w:divBdr>
            <w:top w:val="none" w:sz="0" w:space="0" w:color="auto"/>
            <w:left w:val="none" w:sz="0" w:space="0" w:color="auto"/>
            <w:bottom w:val="none" w:sz="0" w:space="0" w:color="auto"/>
            <w:right w:val="none" w:sz="0" w:space="0" w:color="auto"/>
          </w:divBdr>
        </w:div>
        <w:div w:id="1866670726">
          <w:marLeft w:val="640"/>
          <w:marRight w:val="0"/>
          <w:marTop w:val="0"/>
          <w:marBottom w:val="0"/>
          <w:divBdr>
            <w:top w:val="none" w:sz="0" w:space="0" w:color="auto"/>
            <w:left w:val="none" w:sz="0" w:space="0" w:color="auto"/>
            <w:bottom w:val="none" w:sz="0" w:space="0" w:color="auto"/>
            <w:right w:val="none" w:sz="0" w:space="0" w:color="auto"/>
          </w:divBdr>
        </w:div>
        <w:div w:id="23872783">
          <w:marLeft w:val="640"/>
          <w:marRight w:val="0"/>
          <w:marTop w:val="0"/>
          <w:marBottom w:val="0"/>
          <w:divBdr>
            <w:top w:val="none" w:sz="0" w:space="0" w:color="auto"/>
            <w:left w:val="none" w:sz="0" w:space="0" w:color="auto"/>
            <w:bottom w:val="none" w:sz="0" w:space="0" w:color="auto"/>
            <w:right w:val="none" w:sz="0" w:space="0" w:color="auto"/>
          </w:divBdr>
        </w:div>
        <w:div w:id="1781219087">
          <w:marLeft w:val="640"/>
          <w:marRight w:val="0"/>
          <w:marTop w:val="0"/>
          <w:marBottom w:val="0"/>
          <w:divBdr>
            <w:top w:val="none" w:sz="0" w:space="0" w:color="auto"/>
            <w:left w:val="none" w:sz="0" w:space="0" w:color="auto"/>
            <w:bottom w:val="none" w:sz="0" w:space="0" w:color="auto"/>
            <w:right w:val="none" w:sz="0" w:space="0" w:color="auto"/>
          </w:divBdr>
        </w:div>
        <w:div w:id="1221671272">
          <w:marLeft w:val="640"/>
          <w:marRight w:val="0"/>
          <w:marTop w:val="0"/>
          <w:marBottom w:val="0"/>
          <w:divBdr>
            <w:top w:val="none" w:sz="0" w:space="0" w:color="auto"/>
            <w:left w:val="none" w:sz="0" w:space="0" w:color="auto"/>
            <w:bottom w:val="none" w:sz="0" w:space="0" w:color="auto"/>
            <w:right w:val="none" w:sz="0" w:space="0" w:color="auto"/>
          </w:divBdr>
        </w:div>
        <w:div w:id="1798793096">
          <w:marLeft w:val="640"/>
          <w:marRight w:val="0"/>
          <w:marTop w:val="0"/>
          <w:marBottom w:val="0"/>
          <w:divBdr>
            <w:top w:val="none" w:sz="0" w:space="0" w:color="auto"/>
            <w:left w:val="none" w:sz="0" w:space="0" w:color="auto"/>
            <w:bottom w:val="none" w:sz="0" w:space="0" w:color="auto"/>
            <w:right w:val="none" w:sz="0" w:space="0" w:color="auto"/>
          </w:divBdr>
        </w:div>
        <w:div w:id="1851023161">
          <w:marLeft w:val="640"/>
          <w:marRight w:val="0"/>
          <w:marTop w:val="0"/>
          <w:marBottom w:val="0"/>
          <w:divBdr>
            <w:top w:val="none" w:sz="0" w:space="0" w:color="auto"/>
            <w:left w:val="none" w:sz="0" w:space="0" w:color="auto"/>
            <w:bottom w:val="none" w:sz="0" w:space="0" w:color="auto"/>
            <w:right w:val="none" w:sz="0" w:space="0" w:color="auto"/>
          </w:divBdr>
        </w:div>
        <w:div w:id="576398186">
          <w:marLeft w:val="640"/>
          <w:marRight w:val="0"/>
          <w:marTop w:val="0"/>
          <w:marBottom w:val="0"/>
          <w:divBdr>
            <w:top w:val="none" w:sz="0" w:space="0" w:color="auto"/>
            <w:left w:val="none" w:sz="0" w:space="0" w:color="auto"/>
            <w:bottom w:val="none" w:sz="0" w:space="0" w:color="auto"/>
            <w:right w:val="none" w:sz="0" w:space="0" w:color="auto"/>
          </w:divBdr>
        </w:div>
        <w:div w:id="566840383">
          <w:marLeft w:val="640"/>
          <w:marRight w:val="0"/>
          <w:marTop w:val="0"/>
          <w:marBottom w:val="0"/>
          <w:divBdr>
            <w:top w:val="none" w:sz="0" w:space="0" w:color="auto"/>
            <w:left w:val="none" w:sz="0" w:space="0" w:color="auto"/>
            <w:bottom w:val="none" w:sz="0" w:space="0" w:color="auto"/>
            <w:right w:val="none" w:sz="0" w:space="0" w:color="auto"/>
          </w:divBdr>
        </w:div>
        <w:div w:id="698122010">
          <w:marLeft w:val="640"/>
          <w:marRight w:val="0"/>
          <w:marTop w:val="0"/>
          <w:marBottom w:val="0"/>
          <w:divBdr>
            <w:top w:val="none" w:sz="0" w:space="0" w:color="auto"/>
            <w:left w:val="none" w:sz="0" w:space="0" w:color="auto"/>
            <w:bottom w:val="none" w:sz="0" w:space="0" w:color="auto"/>
            <w:right w:val="none" w:sz="0" w:space="0" w:color="auto"/>
          </w:divBdr>
        </w:div>
        <w:div w:id="930166273">
          <w:marLeft w:val="640"/>
          <w:marRight w:val="0"/>
          <w:marTop w:val="0"/>
          <w:marBottom w:val="0"/>
          <w:divBdr>
            <w:top w:val="none" w:sz="0" w:space="0" w:color="auto"/>
            <w:left w:val="none" w:sz="0" w:space="0" w:color="auto"/>
            <w:bottom w:val="none" w:sz="0" w:space="0" w:color="auto"/>
            <w:right w:val="none" w:sz="0" w:space="0" w:color="auto"/>
          </w:divBdr>
        </w:div>
        <w:div w:id="1749308949">
          <w:marLeft w:val="640"/>
          <w:marRight w:val="0"/>
          <w:marTop w:val="0"/>
          <w:marBottom w:val="0"/>
          <w:divBdr>
            <w:top w:val="none" w:sz="0" w:space="0" w:color="auto"/>
            <w:left w:val="none" w:sz="0" w:space="0" w:color="auto"/>
            <w:bottom w:val="none" w:sz="0" w:space="0" w:color="auto"/>
            <w:right w:val="none" w:sz="0" w:space="0" w:color="auto"/>
          </w:divBdr>
        </w:div>
        <w:div w:id="234168114">
          <w:marLeft w:val="640"/>
          <w:marRight w:val="0"/>
          <w:marTop w:val="0"/>
          <w:marBottom w:val="0"/>
          <w:divBdr>
            <w:top w:val="none" w:sz="0" w:space="0" w:color="auto"/>
            <w:left w:val="none" w:sz="0" w:space="0" w:color="auto"/>
            <w:bottom w:val="none" w:sz="0" w:space="0" w:color="auto"/>
            <w:right w:val="none" w:sz="0" w:space="0" w:color="auto"/>
          </w:divBdr>
        </w:div>
        <w:div w:id="1523934771">
          <w:marLeft w:val="640"/>
          <w:marRight w:val="0"/>
          <w:marTop w:val="0"/>
          <w:marBottom w:val="0"/>
          <w:divBdr>
            <w:top w:val="none" w:sz="0" w:space="0" w:color="auto"/>
            <w:left w:val="none" w:sz="0" w:space="0" w:color="auto"/>
            <w:bottom w:val="none" w:sz="0" w:space="0" w:color="auto"/>
            <w:right w:val="none" w:sz="0" w:space="0" w:color="auto"/>
          </w:divBdr>
        </w:div>
        <w:div w:id="1257128982">
          <w:marLeft w:val="640"/>
          <w:marRight w:val="0"/>
          <w:marTop w:val="0"/>
          <w:marBottom w:val="0"/>
          <w:divBdr>
            <w:top w:val="none" w:sz="0" w:space="0" w:color="auto"/>
            <w:left w:val="none" w:sz="0" w:space="0" w:color="auto"/>
            <w:bottom w:val="none" w:sz="0" w:space="0" w:color="auto"/>
            <w:right w:val="none" w:sz="0" w:space="0" w:color="auto"/>
          </w:divBdr>
        </w:div>
        <w:div w:id="245922663">
          <w:marLeft w:val="640"/>
          <w:marRight w:val="0"/>
          <w:marTop w:val="0"/>
          <w:marBottom w:val="0"/>
          <w:divBdr>
            <w:top w:val="none" w:sz="0" w:space="0" w:color="auto"/>
            <w:left w:val="none" w:sz="0" w:space="0" w:color="auto"/>
            <w:bottom w:val="none" w:sz="0" w:space="0" w:color="auto"/>
            <w:right w:val="none" w:sz="0" w:space="0" w:color="auto"/>
          </w:divBdr>
        </w:div>
        <w:div w:id="1157109468">
          <w:marLeft w:val="640"/>
          <w:marRight w:val="0"/>
          <w:marTop w:val="0"/>
          <w:marBottom w:val="0"/>
          <w:divBdr>
            <w:top w:val="none" w:sz="0" w:space="0" w:color="auto"/>
            <w:left w:val="none" w:sz="0" w:space="0" w:color="auto"/>
            <w:bottom w:val="none" w:sz="0" w:space="0" w:color="auto"/>
            <w:right w:val="none" w:sz="0" w:space="0" w:color="auto"/>
          </w:divBdr>
        </w:div>
        <w:div w:id="8914015">
          <w:marLeft w:val="640"/>
          <w:marRight w:val="0"/>
          <w:marTop w:val="0"/>
          <w:marBottom w:val="0"/>
          <w:divBdr>
            <w:top w:val="none" w:sz="0" w:space="0" w:color="auto"/>
            <w:left w:val="none" w:sz="0" w:space="0" w:color="auto"/>
            <w:bottom w:val="none" w:sz="0" w:space="0" w:color="auto"/>
            <w:right w:val="none" w:sz="0" w:space="0" w:color="auto"/>
          </w:divBdr>
        </w:div>
        <w:div w:id="686056247">
          <w:marLeft w:val="640"/>
          <w:marRight w:val="0"/>
          <w:marTop w:val="0"/>
          <w:marBottom w:val="0"/>
          <w:divBdr>
            <w:top w:val="none" w:sz="0" w:space="0" w:color="auto"/>
            <w:left w:val="none" w:sz="0" w:space="0" w:color="auto"/>
            <w:bottom w:val="none" w:sz="0" w:space="0" w:color="auto"/>
            <w:right w:val="none" w:sz="0" w:space="0" w:color="auto"/>
          </w:divBdr>
        </w:div>
        <w:div w:id="1669095429">
          <w:marLeft w:val="640"/>
          <w:marRight w:val="0"/>
          <w:marTop w:val="0"/>
          <w:marBottom w:val="0"/>
          <w:divBdr>
            <w:top w:val="none" w:sz="0" w:space="0" w:color="auto"/>
            <w:left w:val="none" w:sz="0" w:space="0" w:color="auto"/>
            <w:bottom w:val="none" w:sz="0" w:space="0" w:color="auto"/>
            <w:right w:val="none" w:sz="0" w:space="0" w:color="auto"/>
          </w:divBdr>
        </w:div>
        <w:div w:id="1008561841">
          <w:marLeft w:val="640"/>
          <w:marRight w:val="0"/>
          <w:marTop w:val="0"/>
          <w:marBottom w:val="0"/>
          <w:divBdr>
            <w:top w:val="none" w:sz="0" w:space="0" w:color="auto"/>
            <w:left w:val="none" w:sz="0" w:space="0" w:color="auto"/>
            <w:bottom w:val="none" w:sz="0" w:space="0" w:color="auto"/>
            <w:right w:val="none" w:sz="0" w:space="0" w:color="auto"/>
          </w:divBdr>
        </w:div>
        <w:div w:id="328098265">
          <w:marLeft w:val="640"/>
          <w:marRight w:val="0"/>
          <w:marTop w:val="0"/>
          <w:marBottom w:val="0"/>
          <w:divBdr>
            <w:top w:val="none" w:sz="0" w:space="0" w:color="auto"/>
            <w:left w:val="none" w:sz="0" w:space="0" w:color="auto"/>
            <w:bottom w:val="none" w:sz="0" w:space="0" w:color="auto"/>
            <w:right w:val="none" w:sz="0" w:space="0" w:color="auto"/>
          </w:divBdr>
        </w:div>
        <w:div w:id="1520508239">
          <w:marLeft w:val="640"/>
          <w:marRight w:val="0"/>
          <w:marTop w:val="0"/>
          <w:marBottom w:val="0"/>
          <w:divBdr>
            <w:top w:val="none" w:sz="0" w:space="0" w:color="auto"/>
            <w:left w:val="none" w:sz="0" w:space="0" w:color="auto"/>
            <w:bottom w:val="none" w:sz="0" w:space="0" w:color="auto"/>
            <w:right w:val="none" w:sz="0" w:space="0" w:color="auto"/>
          </w:divBdr>
        </w:div>
        <w:div w:id="1569025642">
          <w:marLeft w:val="640"/>
          <w:marRight w:val="0"/>
          <w:marTop w:val="0"/>
          <w:marBottom w:val="0"/>
          <w:divBdr>
            <w:top w:val="none" w:sz="0" w:space="0" w:color="auto"/>
            <w:left w:val="none" w:sz="0" w:space="0" w:color="auto"/>
            <w:bottom w:val="none" w:sz="0" w:space="0" w:color="auto"/>
            <w:right w:val="none" w:sz="0" w:space="0" w:color="auto"/>
          </w:divBdr>
        </w:div>
        <w:div w:id="176699559">
          <w:marLeft w:val="640"/>
          <w:marRight w:val="0"/>
          <w:marTop w:val="0"/>
          <w:marBottom w:val="0"/>
          <w:divBdr>
            <w:top w:val="none" w:sz="0" w:space="0" w:color="auto"/>
            <w:left w:val="none" w:sz="0" w:space="0" w:color="auto"/>
            <w:bottom w:val="none" w:sz="0" w:space="0" w:color="auto"/>
            <w:right w:val="none" w:sz="0" w:space="0" w:color="auto"/>
          </w:divBdr>
        </w:div>
        <w:div w:id="43213756">
          <w:marLeft w:val="640"/>
          <w:marRight w:val="0"/>
          <w:marTop w:val="0"/>
          <w:marBottom w:val="0"/>
          <w:divBdr>
            <w:top w:val="none" w:sz="0" w:space="0" w:color="auto"/>
            <w:left w:val="none" w:sz="0" w:space="0" w:color="auto"/>
            <w:bottom w:val="none" w:sz="0" w:space="0" w:color="auto"/>
            <w:right w:val="none" w:sz="0" w:space="0" w:color="auto"/>
          </w:divBdr>
        </w:div>
        <w:div w:id="1418483615">
          <w:marLeft w:val="640"/>
          <w:marRight w:val="0"/>
          <w:marTop w:val="0"/>
          <w:marBottom w:val="0"/>
          <w:divBdr>
            <w:top w:val="none" w:sz="0" w:space="0" w:color="auto"/>
            <w:left w:val="none" w:sz="0" w:space="0" w:color="auto"/>
            <w:bottom w:val="none" w:sz="0" w:space="0" w:color="auto"/>
            <w:right w:val="none" w:sz="0" w:space="0" w:color="auto"/>
          </w:divBdr>
        </w:div>
        <w:div w:id="145250060">
          <w:marLeft w:val="640"/>
          <w:marRight w:val="0"/>
          <w:marTop w:val="0"/>
          <w:marBottom w:val="0"/>
          <w:divBdr>
            <w:top w:val="none" w:sz="0" w:space="0" w:color="auto"/>
            <w:left w:val="none" w:sz="0" w:space="0" w:color="auto"/>
            <w:bottom w:val="none" w:sz="0" w:space="0" w:color="auto"/>
            <w:right w:val="none" w:sz="0" w:space="0" w:color="auto"/>
          </w:divBdr>
        </w:div>
        <w:div w:id="365058708">
          <w:marLeft w:val="640"/>
          <w:marRight w:val="0"/>
          <w:marTop w:val="0"/>
          <w:marBottom w:val="0"/>
          <w:divBdr>
            <w:top w:val="none" w:sz="0" w:space="0" w:color="auto"/>
            <w:left w:val="none" w:sz="0" w:space="0" w:color="auto"/>
            <w:bottom w:val="none" w:sz="0" w:space="0" w:color="auto"/>
            <w:right w:val="none" w:sz="0" w:space="0" w:color="auto"/>
          </w:divBdr>
        </w:div>
        <w:div w:id="1877621211">
          <w:marLeft w:val="640"/>
          <w:marRight w:val="0"/>
          <w:marTop w:val="0"/>
          <w:marBottom w:val="0"/>
          <w:divBdr>
            <w:top w:val="none" w:sz="0" w:space="0" w:color="auto"/>
            <w:left w:val="none" w:sz="0" w:space="0" w:color="auto"/>
            <w:bottom w:val="none" w:sz="0" w:space="0" w:color="auto"/>
            <w:right w:val="none" w:sz="0" w:space="0" w:color="auto"/>
          </w:divBdr>
        </w:div>
        <w:div w:id="223105865">
          <w:marLeft w:val="640"/>
          <w:marRight w:val="0"/>
          <w:marTop w:val="0"/>
          <w:marBottom w:val="0"/>
          <w:divBdr>
            <w:top w:val="none" w:sz="0" w:space="0" w:color="auto"/>
            <w:left w:val="none" w:sz="0" w:space="0" w:color="auto"/>
            <w:bottom w:val="none" w:sz="0" w:space="0" w:color="auto"/>
            <w:right w:val="none" w:sz="0" w:space="0" w:color="auto"/>
          </w:divBdr>
        </w:div>
        <w:div w:id="1199511233">
          <w:marLeft w:val="640"/>
          <w:marRight w:val="0"/>
          <w:marTop w:val="0"/>
          <w:marBottom w:val="0"/>
          <w:divBdr>
            <w:top w:val="none" w:sz="0" w:space="0" w:color="auto"/>
            <w:left w:val="none" w:sz="0" w:space="0" w:color="auto"/>
            <w:bottom w:val="none" w:sz="0" w:space="0" w:color="auto"/>
            <w:right w:val="none" w:sz="0" w:space="0" w:color="auto"/>
          </w:divBdr>
        </w:div>
        <w:div w:id="1835609442">
          <w:marLeft w:val="640"/>
          <w:marRight w:val="0"/>
          <w:marTop w:val="0"/>
          <w:marBottom w:val="0"/>
          <w:divBdr>
            <w:top w:val="none" w:sz="0" w:space="0" w:color="auto"/>
            <w:left w:val="none" w:sz="0" w:space="0" w:color="auto"/>
            <w:bottom w:val="none" w:sz="0" w:space="0" w:color="auto"/>
            <w:right w:val="none" w:sz="0" w:space="0" w:color="auto"/>
          </w:divBdr>
        </w:div>
        <w:div w:id="686635708">
          <w:marLeft w:val="640"/>
          <w:marRight w:val="0"/>
          <w:marTop w:val="0"/>
          <w:marBottom w:val="0"/>
          <w:divBdr>
            <w:top w:val="none" w:sz="0" w:space="0" w:color="auto"/>
            <w:left w:val="none" w:sz="0" w:space="0" w:color="auto"/>
            <w:bottom w:val="none" w:sz="0" w:space="0" w:color="auto"/>
            <w:right w:val="none" w:sz="0" w:space="0" w:color="auto"/>
          </w:divBdr>
        </w:div>
        <w:div w:id="1266033822">
          <w:marLeft w:val="640"/>
          <w:marRight w:val="0"/>
          <w:marTop w:val="0"/>
          <w:marBottom w:val="0"/>
          <w:divBdr>
            <w:top w:val="none" w:sz="0" w:space="0" w:color="auto"/>
            <w:left w:val="none" w:sz="0" w:space="0" w:color="auto"/>
            <w:bottom w:val="none" w:sz="0" w:space="0" w:color="auto"/>
            <w:right w:val="none" w:sz="0" w:space="0" w:color="auto"/>
          </w:divBdr>
        </w:div>
        <w:div w:id="1570337865">
          <w:marLeft w:val="640"/>
          <w:marRight w:val="0"/>
          <w:marTop w:val="0"/>
          <w:marBottom w:val="0"/>
          <w:divBdr>
            <w:top w:val="none" w:sz="0" w:space="0" w:color="auto"/>
            <w:left w:val="none" w:sz="0" w:space="0" w:color="auto"/>
            <w:bottom w:val="none" w:sz="0" w:space="0" w:color="auto"/>
            <w:right w:val="none" w:sz="0" w:space="0" w:color="auto"/>
          </w:divBdr>
        </w:div>
        <w:div w:id="869612815">
          <w:marLeft w:val="640"/>
          <w:marRight w:val="0"/>
          <w:marTop w:val="0"/>
          <w:marBottom w:val="0"/>
          <w:divBdr>
            <w:top w:val="none" w:sz="0" w:space="0" w:color="auto"/>
            <w:left w:val="none" w:sz="0" w:space="0" w:color="auto"/>
            <w:bottom w:val="none" w:sz="0" w:space="0" w:color="auto"/>
            <w:right w:val="none" w:sz="0" w:space="0" w:color="auto"/>
          </w:divBdr>
        </w:div>
        <w:div w:id="1986936194">
          <w:marLeft w:val="640"/>
          <w:marRight w:val="0"/>
          <w:marTop w:val="0"/>
          <w:marBottom w:val="0"/>
          <w:divBdr>
            <w:top w:val="none" w:sz="0" w:space="0" w:color="auto"/>
            <w:left w:val="none" w:sz="0" w:space="0" w:color="auto"/>
            <w:bottom w:val="none" w:sz="0" w:space="0" w:color="auto"/>
            <w:right w:val="none" w:sz="0" w:space="0" w:color="auto"/>
          </w:divBdr>
        </w:div>
        <w:div w:id="1001464981">
          <w:marLeft w:val="640"/>
          <w:marRight w:val="0"/>
          <w:marTop w:val="0"/>
          <w:marBottom w:val="0"/>
          <w:divBdr>
            <w:top w:val="none" w:sz="0" w:space="0" w:color="auto"/>
            <w:left w:val="none" w:sz="0" w:space="0" w:color="auto"/>
            <w:bottom w:val="none" w:sz="0" w:space="0" w:color="auto"/>
            <w:right w:val="none" w:sz="0" w:space="0" w:color="auto"/>
          </w:divBdr>
        </w:div>
        <w:div w:id="160396587">
          <w:marLeft w:val="640"/>
          <w:marRight w:val="0"/>
          <w:marTop w:val="0"/>
          <w:marBottom w:val="0"/>
          <w:divBdr>
            <w:top w:val="none" w:sz="0" w:space="0" w:color="auto"/>
            <w:left w:val="none" w:sz="0" w:space="0" w:color="auto"/>
            <w:bottom w:val="none" w:sz="0" w:space="0" w:color="auto"/>
            <w:right w:val="none" w:sz="0" w:space="0" w:color="auto"/>
          </w:divBdr>
        </w:div>
        <w:div w:id="261762885">
          <w:marLeft w:val="640"/>
          <w:marRight w:val="0"/>
          <w:marTop w:val="0"/>
          <w:marBottom w:val="0"/>
          <w:divBdr>
            <w:top w:val="none" w:sz="0" w:space="0" w:color="auto"/>
            <w:left w:val="none" w:sz="0" w:space="0" w:color="auto"/>
            <w:bottom w:val="none" w:sz="0" w:space="0" w:color="auto"/>
            <w:right w:val="none" w:sz="0" w:space="0" w:color="auto"/>
          </w:divBdr>
        </w:div>
        <w:div w:id="4946620">
          <w:marLeft w:val="640"/>
          <w:marRight w:val="0"/>
          <w:marTop w:val="0"/>
          <w:marBottom w:val="0"/>
          <w:divBdr>
            <w:top w:val="none" w:sz="0" w:space="0" w:color="auto"/>
            <w:left w:val="none" w:sz="0" w:space="0" w:color="auto"/>
            <w:bottom w:val="none" w:sz="0" w:space="0" w:color="auto"/>
            <w:right w:val="none" w:sz="0" w:space="0" w:color="auto"/>
          </w:divBdr>
        </w:div>
        <w:div w:id="613632252">
          <w:marLeft w:val="640"/>
          <w:marRight w:val="0"/>
          <w:marTop w:val="0"/>
          <w:marBottom w:val="0"/>
          <w:divBdr>
            <w:top w:val="none" w:sz="0" w:space="0" w:color="auto"/>
            <w:left w:val="none" w:sz="0" w:space="0" w:color="auto"/>
            <w:bottom w:val="none" w:sz="0" w:space="0" w:color="auto"/>
            <w:right w:val="none" w:sz="0" w:space="0" w:color="auto"/>
          </w:divBdr>
        </w:div>
        <w:div w:id="2064909111">
          <w:marLeft w:val="640"/>
          <w:marRight w:val="0"/>
          <w:marTop w:val="0"/>
          <w:marBottom w:val="0"/>
          <w:divBdr>
            <w:top w:val="none" w:sz="0" w:space="0" w:color="auto"/>
            <w:left w:val="none" w:sz="0" w:space="0" w:color="auto"/>
            <w:bottom w:val="none" w:sz="0" w:space="0" w:color="auto"/>
            <w:right w:val="none" w:sz="0" w:space="0" w:color="auto"/>
          </w:divBdr>
        </w:div>
        <w:div w:id="1295982789">
          <w:marLeft w:val="640"/>
          <w:marRight w:val="0"/>
          <w:marTop w:val="0"/>
          <w:marBottom w:val="0"/>
          <w:divBdr>
            <w:top w:val="none" w:sz="0" w:space="0" w:color="auto"/>
            <w:left w:val="none" w:sz="0" w:space="0" w:color="auto"/>
            <w:bottom w:val="none" w:sz="0" w:space="0" w:color="auto"/>
            <w:right w:val="none" w:sz="0" w:space="0" w:color="auto"/>
          </w:divBdr>
        </w:div>
        <w:div w:id="1147746524">
          <w:marLeft w:val="640"/>
          <w:marRight w:val="0"/>
          <w:marTop w:val="0"/>
          <w:marBottom w:val="0"/>
          <w:divBdr>
            <w:top w:val="none" w:sz="0" w:space="0" w:color="auto"/>
            <w:left w:val="none" w:sz="0" w:space="0" w:color="auto"/>
            <w:bottom w:val="none" w:sz="0" w:space="0" w:color="auto"/>
            <w:right w:val="none" w:sz="0" w:space="0" w:color="auto"/>
          </w:divBdr>
        </w:div>
        <w:div w:id="1628586285">
          <w:marLeft w:val="640"/>
          <w:marRight w:val="0"/>
          <w:marTop w:val="0"/>
          <w:marBottom w:val="0"/>
          <w:divBdr>
            <w:top w:val="none" w:sz="0" w:space="0" w:color="auto"/>
            <w:left w:val="none" w:sz="0" w:space="0" w:color="auto"/>
            <w:bottom w:val="none" w:sz="0" w:space="0" w:color="auto"/>
            <w:right w:val="none" w:sz="0" w:space="0" w:color="auto"/>
          </w:divBdr>
        </w:div>
        <w:div w:id="115685733">
          <w:marLeft w:val="640"/>
          <w:marRight w:val="0"/>
          <w:marTop w:val="0"/>
          <w:marBottom w:val="0"/>
          <w:divBdr>
            <w:top w:val="none" w:sz="0" w:space="0" w:color="auto"/>
            <w:left w:val="none" w:sz="0" w:space="0" w:color="auto"/>
            <w:bottom w:val="none" w:sz="0" w:space="0" w:color="auto"/>
            <w:right w:val="none" w:sz="0" w:space="0" w:color="auto"/>
          </w:divBdr>
        </w:div>
        <w:div w:id="1898010697">
          <w:marLeft w:val="640"/>
          <w:marRight w:val="0"/>
          <w:marTop w:val="0"/>
          <w:marBottom w:val="0"/>
          <w:divBdr>
            <w:top w:val="none" w:sz="0" w:space="0" w:color="auto"/>
            <w:left w:val="none" w:sz="0" w:space="0" w:color="auto"/>
            <w:bottom w:val="none" w:sz="0" w:space="0" w:color="auto"/>
            <w:right w:val="none" w:sz="0" w:space="0" w:color="auto"/>
          </w:divBdr>
        </w:div>
        <w:div w:id="74979222">
          <w:marLeft w:val="640"/>
          <w:marRight w:val="0"/>
          <w:marTop w:val="0"/>
          <w:marBottom w:val="0"/>
          <w:divBdr>
            <w:top w:val="none" w:sz="0" w:space="0" w:color="auto"/>
            <w:left w:val="none" w:sz="0" w:space="0" w:color="auto"/>
            <w:bottom w:val="none" w:sz="0" w:space="0" w:color="auto"/>
            <w:right w:val="none" w:sz="0" w:space="0" w:color="auto"/>
          </w:divBdr>
        </w:div>
        <w:div w:id="1921400131">
          <w:marLeft w:val="640"/>
          <w:marRight w:val="0"/>
          <w:marTop w:val="0"/>
          <w:marBottom w:val="0"/>
          <w:divBdr>
            <w:top w:val="none" w:sz="0" w:space="0" w:color="auto"/>
            <w:left w:val="none" w:sz="0" w:space="0" w:color="auto"/>
            <w:bottom w:val="none" w:sz="0" w:space="0" w:color="auto"/>
            <w:right w:val="none" w:sz="0" w:space="0" w:color="auto"/>
          </w:divBdr>
        </w:div>
        <w:div w:id="1112241153">
          <w:marLeft w:val="640"/>
          <w:marRight w:val="0"/>
          <w:marTop w:val="0"/>
          <w:marBottom w:val="0"/>
          <w:divBdr>
            <w:top w:val="none" w:sz="0" w:space="0" w:color="auto"/>
            <w:left w:val="none" w:sz="0" w:space="0" w:color="auto"/>
            <w:bottom w:val="none" w:sz="0" w:space="0" w:color="auto"/>
            <w:right w:val="none" w:sz="0" w:space="0" w:color="auto"/>
          </w:divBdr>
        </w:div>
        <w:div w:id="1703896288">
          <w:marLeft w:val="640"/>
          <w:marRight w:val="0"/>
          <w:marTop w:val="0"/>
          <w:marBottom w:val="0"/>
          <w:divBdr>
            <w:top w:val="none" w:sz="0" w:space="0" w:color="auto"/>
            <w:left w:val="none" w:sz="0" w:space="0" w:color="auto"/>
            <w:bottom w:val="none" w:sz="0" w:space="0" w:color="auto"/>
            <w:right w:val="none" w:sz="0" w:space="0" w:color="auto"/>
          </w:divBdr>
        </w:div>
        <w:div w:id="53703154">
          <w:marLeft w:val="640"/>
          <w:marRight w:val="0"/>
          <w:marTop w:val="0"/>
          <w:marBottom w:val="0"/>
          <w:divBdr>
            <w:top w:val="none" w:sz="0" w:space="0" w:color="auto"/>
            <w:left w:val="none" w:sz="0" w:space="0" w:color="auto"/>
            <w:bottom w:val="none" w:sz="0" w:space="0" w:color="auto"/>
            <w:right w:val="none" w:sz="0" w:space="0" w:color="auto"/>
          </w:divBdr>
        </w:div>
        <w:div w:id="2004311061">
          <w:marLeft w:val="640"/>
          <w:marRight w:val="0"/>
          <w:marTop w:val="0"/>
          <w:marBottom w:val="0"/>
          <w:divBdr>
            <w:top w:val="none" w:sz="0" w:space="0" w:color="auto"/>
            <w:left w:val="none" w:sz="0" w:space="0" w:color="auto"/>
            <w:bottom w:val="none" w:sz="0" w:space="0" w:color="auto"/>
            <w:right w:val="none" w:sz="0" w:space="0" w:color="auto"/>
          </w:divBdr>
        </w:div>
        <w:div w:id="944074699">
          <w:marLeft w:val="640"/>
          <w:marRight w:val="0"/>
          <w:marTop w:val="0"/>
          <w:marBottom w:val="0"/>
          <w:divBdr>
            <w:top w:val="none" w:sz="0" w:space="0" w:color="auto"/>
            <w:left w:val="none" w:sz="0" w:space="0" w:color="auto"/>
            <w:bottom w:val="none" w:sz="0" w:space="0" w:color="auto"/>
            <w:right w:val="none" w:sz="0" w:space="0" w:color="auto"/>
          </w:divBdr>
        </w:div>
        <w:div w:id="1596398957">
          <w:marLeft w:val="640"/>
          <w:marRight w:val="0"/>
          <w:marTop w:val="0"/>
          <w:marBottom w:val="0"/>
          <w:divBdr>
            <w:top w:val="none" w:sz="0" w:space="0" w:color="auto"/>
            <w:left w:val="none" w:sz="0" w:space="0" w:color="auto"/>
            <w:bottom w:val="none" w:sz="0" w:space="0" w:color="auto"/>
            <w:right w:val="none" w:sz="0" w:space="0" w:color="auto"/>
          </w:divBdr>
        </w:div>
        <w:div w:id="1725327023">
          <w:marLeft w:val="640"/>
          <w:marRight w:val="0"/>
          <w:marTop w:val="0"/>
          <w:marBottom w:val="0"/>
          <w:divBdr>
            <w:top w:val="none" w:sz="0" w:space="0" w:color="auto"/>
            <w:left w:val="none" w:sz="0" w:space="0" w:color="auto"/>
            <w:bottom w:val="none" w:sz="0" w:space="0" w:color="auto"/>
            <w:right w:val="none" w:sz="0" w:space="0" w:color="auto"/>
          </w:divBdr>
        </w:div>
        <w:div w:id="1755395523">
          <w:marLeft w:val="640"/>
          <w:marRight w:val="0"/>
          <w:marTop w:val="0"/>
          <w:marBottom w:val="0"/>
          <w:divBdr>
            <w:top w:val="none" w:sz="0" w:space="0" w:color="auto"/>
            <w:left w:val="none" w:sz="0" w:space="0" w:color="auto"/>
            <w:bottom w:val="none" w:sz="0" w:space="0" w:color="auto"/>
            <w:right w:val="none" w:sz="0" w:space="0" w:color="auto"/>
          </w:divBdr>
        </w:div>
        <w:div w:id="590819458">
          <w:marLeft w:val="640"/>
          <w:marRight w:val="0"/>
          <w:marTop w:val="0"/>
          <w:marBottom w:val="0"/>
          <w:divBdr>
            <w:top w:val="none" w:sz="0" w:space="0" w:color="auto"/>
            <w:left w:val="none" w:sz="0" w:space="0" w:color="auto"/>
            <w:bottom w:val="none" w:sz="0" w:space="0" w:color="auto"/>
            <w:right w:val="none" w:sz="0" w:space="0" w:color="auto"/>
          </w:divBdr>
        </w:div>
        <w:div w:id="1964381825">
          <w:marLeft w:val="640"/>
          <w:marRight w:val="0"/>
          <w:marTop w:val="0"/>
          <w:marBottom w:val="0"/>
          <w:divBdr>
            <w:top w:val="none" w:sz="0" w:space="0" w:color="auto"/>
            <w:left w:val="none" w:sz="0" w:space="0" w:color="auto"/>
            <w:bottom w:val="none" w:sz="0" w:space="0" w:color="auto"/>
            <w:right w:val="none" w:sz="0" w:space="0" w:color="auto"/>
          </w:divBdr>
        </w:div>
      </w:divsChild>
    </w:div>
    <w:div w:id="1853563506">
      <w:bodyDiv w:val="1"/>
      <w:marLeft w:val="0"/>
      <w:marRight w:val="0"/>
      <w:marTop w:val="0"/>
      <w:marBottom w:val="0"/>
      <w:divBdr>
        <w:top w:val="none" w:sz="0" w:space="0" w:color="auto"/>
        <w:left w:val="none" w:sz="0" w:space="0" w:color="auto"/>
        <w:bottom w:val="none" w:sz="0" w:space="0" w:color="auto"/>
        <w:right w:val="none" w:sz="0" w:space="0" w:color="auto"/>
      </w:divBdr>
      <w:divsChild>
        <w:div w:id="642000456">
          <w:marLeft w:val="640"/>
          <w:marRight w:val="0"/>
          <w:marTop w:val="0"/>
          <w:marBottom w:val="0"/>
          <w:divBdr>
            <w:top w:val="none" w:sz="0" w:space="0" w:color="auto"/>
            <w:left w:val="none" w:sz="0" w:space="0" w:color="auto"/>
            <w:bottom w:val="none" w:sz="0" w:space="0" w:color="auto"/>
            <w:right w:val="none" w:sz="0" w:space="0" w:color="auto"/>
          </w:divBdr>
        </w:div>
        <w:div w:id="847671748">
          <w:marLeft w:val="640"/>
          <w:marRight w:val="0"/>
          <w:marTop w:val="0"/>
          <w:marBottom w:val="0"/>
          <w:divBdr>
            <w:top w:val="none" w:sz="0" w:space="0" w:color="auto"/>
            <w:left w:val="none" w:sz="0" w:space="0" w:color="auto"/>
            <w:bottom w:val="none" w:sz="0" w:space="0" w:color="auto"/>
            <w:right w:val="none" w:sz="0" w:space="0" w:color="auto"/>
          </w:divBdr>
        </w:div>
        <w:div w:id="414938829">
          <w:marLeft w:val="640"/>
          <w:marRight w:val="0"/>
          <w:marTop w:val="0"/>
          <w:marBottom w:val="0"/>
          <w:divBdr>
            <w:top w:val="none" w:sz="0" w:space="0" w:color="auto"/>
            <w:left w:val="none" w:sz="0" w:space="0" w:color="auto"/>
            <w:bottom w:val="none" w:sz="0" w:space="0" w:color="auto"/>
            <w:right w:val="none" w:sz="0" w:space="0" w:color="auto"/>
          </w:divBdr>
        </w:div>
        <w:div w:id="1341738324">
          <w:marLeft w:val="640"/>
          <w:marRight w:val="0"/>
          <w:marTop w:val="0"/>
          <w:marBottom w:val="0"/>
          <w:divBdr>
            <w:top w:val="none" w:sz="0" w:space="0" w:color="auto"/>
            <w:left w:val="none" w:sz="0" w:space="0" w:color="auto"/>
            <w:bottom w:val="none" w:sz="0" w:space="0" w:color="auto"/>
            <w:right w:val="none" w:sz="0" w:space="0" w:color="auto"/>
          </w:divBdr>
        </w:div>
        <w:div w:id="1034887922">
          <w:marLeft w:val="640"/>
          <w:marRight w:val="0"/>
          <w:marTop w:val="0"/>
          <w:marBottom w:val="0"/>
          <w:divBdr>
            <w:top w:val="none" w:sz="0" w:space="0" w:color="auto"/>
            <w:left w:val="none" w:sz="0" w:space="0" w:color="auto"/>
            <w:bottom w:val="none" w:sz="0" w:space="0" w:color="auto"/>
            <w:right w:val="none" w:sz="0" w:space="0" w:color="auto"/>
          </w:divBdr>
        </w:div>
        <w:div w:id="658195430">
          <w:marLeft w:val="640"/>
          <w:marRight w:val="0"/>
          <w:marTop w:val="0"/>
          <w:marBottom w:val="0"/>
          <w:divBdr>
            <w:top w:val="none" w:sz="0" w:space="0" w:color="auto"/>
            <w:left w:val="none" w:sz="0" w:space="0" w:color="auto"/>
            <w:bottom w:val="none" w:sz="0" w:space="0" w:color="auto"/>
            <w:right w:val="none" w:sz="0" w:space="0" w:color="auto"/>
          </w:divBdr>
        </w:div>
        <w:div w:id="1950814381">
          <w:marLeft w:val="640"/>
          <w:marRight w:val="0"/>
          <w:marTop w:val="0"/>
          <w:marBottom w:val="0"/>
          <w:divBdr>
            <w:top w:val="none" w:sz="0" w:space="0" w:color="auto"/>
            <w:left w:val="none" w:sz="0" w:space="0" w:color="auto"/>
            <w:bottom w:val="none" w:sz="0" w:space="0" w:color="auto"/>
            <w:right w:val="none" w:sz="0" w:space="0" w:color="auto"/>
          </w:divBdr>
        </w:div>
        <w:div w:id="996303273">
          <w:marLeft w:val="640"/>
          <w:marRight w:val="0"/>
          <w:marTop w:val="0"/>
          <w:marBottom w:val="0"/>
          <w:divBdr>
            <w:top w:val="none" w:sz="0" w:space="0" w:color="auto"/>
            <w:left w:val="none" w:sz="0" w:space="0" w:color="auto"/>
            <w:bottom w:val="none" w:sz="0" w:space="0" w:color="auto"/>
            <w:right w:val="none" w:sz="0" w:space="0" w:color="auto"/>
          </w:divBdr>
        </w:div>
        <w:div w:id="940376977">
          <w:marLeft w:val="640"/>
          <w:marRight w:val="0"/>
          <w:marTop w:val="0"/>
          <w:marBottom w:val="0"/>
          <w:divBdr>
            <w:top w:val="none" w:sz="0" w:space="0" w:color="auto"/>
            <w:left w:val="none" w:sz="0" w:space="0" w:color="auto"/>
            <w:bottom w:val="none" w:sz="0" w:space="0" w:color="auto"/>
            <w:right w:val="none" w:sz="0" w:space="0" w:color="auto"/>
          </w:divBdr>
        </w:div>
        <w:div w:id="1814758891">
          <w:marLeft w:val="640"/>
          <w:marRight w:val="0"/>
          <w:marTop w:val="0"/>
          <w:marBottom w:val="0"/>
          <w:divBdr>
            <w:top w:val="none" w:sz="0" w:space="0" w:color="auto"/>
            <w:left w:val="none" w:sz="0" w:space="0" w:color="auto"/>
            <w:bottom w:val="none" w:sz="0" w:space="0" w:color="auto"/>
            <w:right w:val="none" w:sz="0" w:space="0" w:color="auto"/>
          </w:divBdr>
        </w:div>
        <w:div w:id="545798334">
          <w:marLeft w:val="640"/>
          <w:marRight w:val="0"/>
          <w:marTop w:val="0"/>
          <w:marBottom w:val="0"/>
          <w:divBdr>
            <w:top w:val="none" w:sz="0" w:space="0" w:color="auto"/>
            <w:left w:val="none" w:sz="0" w:space="0" w:color="auto"/>
            <w:bottom w:val="none" w:sz="0" w:space="0" w:color="auto"/>
            <w:right w:val="none" w:sz="0" w:space="0" w:color="auto"/>
          </w:divBdr>
        </w:div>
        <w:div w:id="1540819431">
          <w:marLeft w:val="640"/>
          <w:marRight w:val="0"/>
          <w:marTop w:val="0"/>
          <w:marBottom w:val="0"/>
          <w:divBdr>
            <w:top w:val="none" w:sz="0" w:space="0" w:color="auto"/>
            <w:left w:val="none" w:sz="0" w:space="0" w:color="auto"/>
            <w:bottom w:val="none" w:sz="0" w:space="0" w:color="auto"/>
            <w:right w:val="none" w:sz="0" w:space="0" w:color="auto"/>
          </w:divBdr>
        </w:div>
        <w:div w:id="1991861392">
          <w:marLeft w:val="640"/>
          <w:marRight w:val="0"/>
          <w:marTop w:val="0"/>
          <w:marBottom w:val="0"/>
          <w:divBdr>
            <w:top w:val="none" w:sz="0" w:space="0" w:color="auto"/>
            <w:left w:val="none" w:sz="0" w:space="0" w:color="auto"/>
            <w:bottom w:val="none" w:sz="0" w:space="0" w:color="auto"/>
            <w:right w:val="none" w:sz="0" w:space="0" w:color="auto"/>
          </w:divBdr>
        </w:div>
        <w:div w:id="423840046">
          <w:marLeft w:val="640"/>
          <w:marRight w:val="0"/>
          <w:marTop w:val="0"/>
          <w:marBottom w:val="0"/>
          <w:divBdr>
            <w:top w:val="none" w:sz="0" w:space="0" w:color="auto"/>
            <w:left w:val="none" w:sz="0" w:space="0" w:color="auto"/>
            <w:bottom w:val="none" w:sz="0" w:space="0" w:color="auto"/>
            <w:right w:val="none" w:sz="0" w:space="0" w:color="auto"/>
          </w:divBdr>
        </w:div>
        <w:div w:id="91320754">
          <w:marLeft w:val="640"/>
          <w:marRight w:val="0"/>
          <w:marTop w:val="0"/>
          <w:marBottom w:val="0"/>
          <w:divBdr>
            <w:top w:val="none" w:sz="0" w:space="0" w:color="auto"/>
            <w:left w:val="none" w:sz="0" w:space="0" w:color="auto"/>
            <w:bottom w:val="none" w:sz="0" w:space="0" w:color="auto"/>
            <w:right w:val="none" w:sz="0" w:space="0" w:color="auto"/>
          </w:divBdr>
        </w:div>
        <w:div w:id="1436167767">
          <w:marLeft w:val="640"/>
          <w:marRight w:val="0"/>
          <w:marTop w:val="0"/>
          <w:marBottom w:val="0"/>
          <w:divBdr>
            <w:top w:val="none" w:sz="0" w:space="0" w:color="auto"/>
            <w:left w:val="none" w:sz="0" w:space="0" w:color="auto"/>
            <w:bottom w:val="none" w:sz="0" w:space="0" w:color="auto"/>
            <w:right w:val="none" w:sz="0" w:space="0" w:color="auto"/>
          </w:divBdr>
        </w:div>
        <w:div w:id="1486820301">
          <w:marLeft w:val="640"/>
          <w:marRight w:val="0"/>
          <w:marTop w:val="0"/>
          <w:marBottom w:val="0"/>
          <w:divBdr>
            <w:top w:val="none" w:sz="0" w:space="0" w:color="auto"/>
            <w:left w:val="none" w:sz="0" w:space="0" w:color="auto"/>
            <w:bottom w:val="none" w:sz="0" w:space="0" w:color="auto"/>
            <w:right w:val="none" w:sz="0" w:space="0" w:color="auto"/>
          </w:divBdr>
        </w:div>
        <w:div w:id="632640153">
          <w:marLeft w:val="640"/>
          <w:marRight w:val="0"/>
          <w:marTop w:val="0"/>
          <w:marBottom w:val="0"/>
          <w:divBdr>
            <w:top w:val="none" w:sz="0" w:space="0" w:color="auto"/>
            <w:left w:val="none" w:sz="0" w:space="0" w:color="auto"/>
            <w:bottom w:val="none" w:sz="0" w:space="0" w:color="auto"/>
            <w:right w:val="none" w:sz="0" w:space="0" w:color="auto"/>
          </w:divBdr>
        </w:div>
        <w:div w:id="1432357446">
          <w:marLeft w:val="640"/>
          <w:marRight w:val="0"/>
          <w:marTop w:val="0"/>
          <w:marBottom w:val="0"/>
          <w:divBdr>
            <w:top w:val="none" w:sz="0" w:space="0" w:color="auto"/>
            <w:left w:val="none" w:sz="0" w:space="0" w:color="auto"/>
            <w:bottom w:val="none" w:sz="0" w:space="0" w:color="auto"/>
            <w:right w:val="none" w:sz="0" w:space="0" w:color="auto"/>
          </w:divBdr>
        </w:div>
        <w:div w:id="426971489">
          <w:marLeft w:val="640"/>
          <w:marRight w:val="0"/>
          <w:marTop w:val="0"/>
          <w:marBottom w:val="0"/>
          <w:divBdr>
            <w:top w:val="none" w:sz="0" w:space="0" w:color="auto"/>
            <w:left w:val="none" w:sz="0" w:space="0" w:color="auto"/>
            <w:bottom w:val="none" w:sz="0" w:space="0" w:color="auto"/>
            <w:right w:val="none" w:sz="0" w:space="0" w:color="auto"/>
          </w:divBdr>
        </w:div>
        <w:div w:id="1244605482">
          <w:marLeft w:val="640"/>
          <w:marRight w:val="0"/>
          <w:marTop w:val="0"/>
          <w:marBottom w:val="0"/>
          <w:divBdr>
            <w:top w:val="none" w:sz="0" w:space="0" w:color="auto"/>
            <w:left w:val="none" w:sz="0" w:space="0" w:color="auto"/>
            <w:bottom w:val="none" w:sz="0" w:space="0" w:color="auto"/>
            <w:right w:val="none" w:sz="0" w:space="0" w:color="auto"/>
          </w:divBdr>
        </w:div>
        <w:div w:id="1779250542">
          <w:marLeft w:val="640"/>
          <w:marRight w:val="0"/>
          <w:marTop w:val="0"/>
          <w:marBottom w:val="0"/>
          <w:divBdr>
            <w:top w:val="none" w:sz="0" w:space="0" w:color="auto"/>
            <w:left w:val="none" w:sz="0" w:space="0" w:color="auto"/>
            <w:bottom w:val="none" w:sz="0" w:space="0" w:color="auto"/>
            <w:right w:val="none" w:sz="0" w:space="0" w:color="auto"/>
          </w:divBdr>
        </w:div>
        <w:div w:id="1715302115">
          <w:marLeft w:val="640"/>
          <w:marRight w:val="0"/>
          <w:marTop w:val="0"/>
          <w:marBottom w:val="0"/>
          <w:divBdr>
            <w:top w:val="none" w:sz="0" w:space="0" w:color="auto"/>
            <w:left w:val="none" w:sz="0" w:space="0" w:color="auto"/>
            <w:bottom w:val="none" w:sz="0" w:space="0" w:color="auto"/>
            <w:right w:val="none" w:sz="0" w:space="0" w:color="auto"/>
          </w:divBdr>
        </w:div>
        <w:div w:id="456070118">
          <w:marLeft w:val="640"/>
          <w:marRight w:val="0"/>
          <w:marTop w:val="0"/>
          <w:marBottom w:val="0"/>
          <w:divBdr>
            <w:top w:val="none" w:sz="0" w:space="0" w:color="auto"/>
            <w:left w:val="none" w:sz="0" w:space="0" w:color="auto"/>
            <w:bottom w:val="none" w:sz="0" w:space="0" w:color="auto"/>
            <w:right w:val="none" w:sz="0" w:space="0" w:color="auto"/>
          </w:divBdr>
        </w:div>
        <w:div w:id="1836846305">
          <w:marLeft w:val="640"/>
          <w:marRight w:val="0"/>
          <w:marTop w:val="0"/>
          <w:marBottom w:val="0"/>
          <w:divBdr>
            <w:top w:val="none" w:sz="0" w:space="0" w:color="auto"/>
            <w:left w:val="none" w:sz="0" w:space="0" w:color="auto"/>
            <w:bottom w:val="none" w:sz="0" w:space="0" w:color="auto"/>
            <w:right w:val="none" w:sz="0" w:space="0" w:color="auto"/>
          </w:divBdr>
        </w:div>
        <w:div w:id="753939370">
          <w:marLeft w:val="640"/>
          <w:marRight w:val="0"/>
          <w:marTop w:val="0"/>
          <w:marBottom w:val="0"/>
          <w:divBdr>
            <w:top w:val="none" w:sz="0" w:space="0" w:color="auto"/>
            <w:left w:val="none" w:sz="0" w:space="0" w:color="auto"/>
            <w:bottom w:val="none" w:sz="0" w:space="0" w:color="auto"/>
            <w:right w:val="none" w:sz="0" w:space="0" w:color="auto"/>
          </w:divBdr>
        </w:div>
        <w:div w:id="660087897">
          <w:marLeft w:val="640"/>
          <w:marRight w:val="0"/>
          <w:marTop w:val="0"/>
          <w:marBottom w:val="0"/>
          <w:divBdr>
            <w:top w:val="none" w:sz="0" w:space="0" w:color="auto"/>
            <w:left w:val="none" w:sz="0" w:space="0" w:color="auto"/>
            <w:bottom w:val="none" w:sz="0" w:space="0" w:color="auto"/>
            <w:right w:val="none" w:sz="0" w:space="0" w:color="auto"/>
          </w:divBdr>
        </w:div>
        <w:div w:id="2021736945">
          <w:marLeft w:val="640"/>
          <w:marRight w:val="0"/>
          <w:marTop w:val="0"/>
          <w:marBottom w:val="0"/>
          <w:divBdr>
            <w:top w:val="none" w:sz="0" w:space="0" w:color="auto"/>
            <w:left w:val="none" w:sz="0" w:space="0" w:color="auto"/>
            <w:bottom w:val="none" w:sz="0" w:space="0" w:color="auto"/>
            <w:right w:val="none" w:sz="0" w:space="0" w:color="auto"/>
          </w:divBdr>
        </w:div>
        <w:div w:id="1666938534">
          <w:marLeft w:val="640"/>
          <w:marRight w:val="0"/>
          <w:marTop w:val="0"/>
          <w:marBottom w:val="0"/>
          <w:divBdr>
            <w:top w:val="none" w:sz="0" w:space="0" w:color="auto"/>
            <w:left w:val="none" w:sz="0" w:space="0" w:color="auto"/>
            <w:bottom w:val="none" w:sz="0" w:space="0" w:color="auto"/>
            <w:right w:val="none" w:sz="0" w:space="0" w:color="auto"/>
          </w:divBdr>
        </w:div>
        <w:div w:id="1457063968">
          <w:marLeft w:val="640"/>
          <w:marRight w:val="0"/>
          <w:marTop w:val="0"/>
          <w:marBottom w:val="0"/>
          <w:divBdr>
            <w:top w:val="none" w:sz="0" w:space="0" w:color="auto"/>
            <w:left w:val="none" w:sz="0" w:space="0" w:color="auto"/>
            <w:bottom w:val="none" w:sz="0" w:space="0" w:color="auto"/>
            <w:right w:val="none" w:sz="0" w:space="0" w:color="auto"/>
          </w:divBdr>
        </w:div>
        <w:div w:id="1353147880">
          <w:marLeft w:val="640"/>
          <w:marRight w:val="0"/>
          <w:marTop w:val="0"/>
          <w:marBottom w:val="0"/>
          <w:divBdr>
            <w:top w:val="none" w:sz="0" w:space="0" w:color="auto"/>
            <w:left w:val="none" w:sz="0" w:space="0" w:color="auto"/>
            <w:bottom w:val="none" w:sz="0" w:space="0" w:color="auto"/>
            <w:right w:val="none" w:sz="0" w:space="0" w:color="auto"/>
          </w:divBdr>
        </w:div>
        <w:div w:id="458257265">
          <w:marLeft w:val="640"/>
          <w:marRight w:val="0"/>
          <w:marTop w:val="0"/>
          <w:marBottom w:val="0"/>
          <w:divBdr>
            <w:top w:val="none" w:sz="0" w:space="0" w:color="auto"/>
            <w:left w:val="none" w:sz="0" w:space="0" w:color="auto"/>
            <w:bottom w:val="none" w:sz="0" w:space="0" w:color="auto"/>
            <w:right w:val="none" w:sz="0" w:space="0" w:color="auto"/>
          </w:divBdr>
        </w:div>
        <w:div w:id="1624725043">
          <w:marLeft w:val="640"/>
          <w:marRight w:val="0"/>
          <w:marTop w:val="0"/>
          <w:marBottom w:val="0"/>
          <w:divBdr>
            <w:top w:val="none" w:sz="0" w:space="0" w:color="auto"/>
            <w:left w:val="none" w:sz="0" w:space="0" w:color="auto"/>
            <w:bottom w:val="none" w:sz="0" w:space="0" w:color="auto"/>
            <w:right w:val="none" w:sz="0" w:space="0" w:color="auto"/>
          </w:divBdr>
        </w:div>
        <w:div w:id="2027058457">
          <w:marLeft w:val="640"/>
          <w:marRight w:val="0"/>
          <w:marTop w:val="0"/>
          <w:marBottom w:val="0"/>
          <w:divBdr>
            <w:top w:val="none" w:sz="0" w:space="0" w:color="auto"/>
            <w:left w:val="none" w:sz="0" w:space="0" w:color="auto"/>
            <w:bottom w:val="none" w:sz="0" w:space="0" w:color="auto"/>
            <w:right w:val="none" w:sz="0" w:space="0" w:color="auto"/>
          </w:divBdr>
        </w:div>
        <w:div w:id="1645885802">
          <w:marLeft w:val="640"/>
          <w:marRight w:val="0"/>
          <w:marTop w:val="0"/>
          <w:marBottom w:val="0"/>
          <w:divBdr>
            <w:top w:val="none" w:sz="0" w:space="0" w:color="auto"/>
            <w:left w:val="none" w:sz="0" w:space="0" w:color="auto"/>
            <w:bottom w:val="none" w:sz="0" w:space="0" w:color="auto"/>
            <w:right w:val="none" w:sz="0" w:space="0" w:color="auto"/>
          </w:divBdr>
        </w:div>
        <w:div w:id="1039009143">
          <w:marLeft w:val="640"/>
          <w:marRight w:val="0"/>
          <w:marTop w:val="0"/>
          <w:marBottom w:val="0"/>
          <w:divBdr>
            <w:top w:val="none" w:sz="0" w:space="0" w:color="auto"/>
            <w:left w:val="none" w:sz="0" w:space="0" w:color="auto"/>
            <w:bottom w:val="none" w:sz="0" w:space="0" w:color="auto"/>
            <w:right w:val="none" w:sz="0" w:space="0" w:color="auto"/>
          </w:divBdr>
        </w:div>
        <w:div w:id="826748357">
          <w:marLeft w:val="640"/>
          <w:marRight w:val="0"/>
          <w:marTop w:val="0"/>
          <w:marBottom w:val="0"/>
          <w:divBdr>
            <w:top w:val="none" w:sz="0" w:space="0" w:color="auto"/>
            <w:left w:val="none" w:sz="0" w:space="0" w:color="auto"/>
            <w:bottom w:val="none" w:sz="0" w:space="0" w:color="auto"/>
            <w:right w:val="none" w:sz="0" w:space="0" w:color="auto"/>
          </w:divBdr>
        </w:div>
        <w:div w:id="1792165284">
          <w:marLeft w:val="640"/>
          <w:marRight w:val="0"/>
          <w:marTop w:val="0"/>
          <w:marBottom w:val="0"/>
          <w:divBdr>
            <w:top w:val="none" w:sz="0" w:space="0" w:color="auto"/>
            <w:left w:val="none" w:sz="0" w:space="0" w:color="auto"/>
            <w:bottom w:val="none" w:sz="0" w:space="0" w:color="auto"/>
            <w:right w:val="none" w:sz="0" w:space="0" w:color="auto"/>
          </w:divBdr>
        </w:div>
        <w:div w:id="1315257022">
          <w:marLeft w:val="640"/>
          <w:marRight w:val="0"/>
          <w:marTop w:val="0"/>
          <w:marBottom w:val="0"/>
          <w:divBdr>
            <w:top w:val="none" w:sz="0" w:space="0" w:color="auto"/>
            <w:left w:val="none" w:sz="0" w:space="0" w:color="auto"/>
            <w:bottom w:val="none" w:sz="0" w:space="0" w:color="auto"/>
            <w:right w:val="none" w:sz="0" w:space="0" w:color="auto"/>
          </w:divBdr>
        </w:div>
        <w:div w:id="700478766">
          <w:marLeft w:val="640"/>
          <w:marRight w:val="0"/>
          <w:marTop w:val="0"/>
          <w:marBottom w:val="0"/>
          <w:divBdr>
            <w:top w:val="none" w:sz="0" w:space="0" w:color="auto"/>
            <w:left w:val="none" w:sz="0" w:space="0" w:color="auto"/>
            <w:bottom w:val="none" w:sz="0" w:space="0" w:color="auto"/>
            <w:right w:val="none" w:sz="0" w:space="0" w:color="auto"/>
          </w:divBdr>
        </w:div>
        <w:div w:id="379329675">
          <w:marLeft w:val="640"/>
          <w:marRight w:val="0"/>
          <w:marTop w:val="0"/>
          <w:marBottom w:val="0"/>
          <w:divBdr>
            <w:top w:val="none" w:sz="0" w:space="0" w:color="auto"/>
            <w:left w:val="none" w:sz="0" w:space="0" w:color="auto"/>
            <w:bottom w:val="none" w:sz="0" w:space="0" w:color="auto"/>
            <w:right w:val="none" w:sz="0" w:space="0" w:color="auto"/>
          </w:divBdr>
        </w:div>
        <w:div w:id="175654506">
          <w:marLeft w:val="640"/>
          <w:marRight w:val="0"/>
          <w:marTop w:val="0"/>
          <w:marBottom w:val="0"/>
          <w:divBdr>
            <w:top w:val="none" w:sz="0" w:space="0" w:color="auto"/>
            <w:left w:val="none" w:sz="0" w:space="0" w:color="auto"/>
            <w:bottom w:val="none" w:sz="0" w:space="0" w:color="auto"/>
            <w:right w:val="none" w:sz="0" w:space="0" w:color="auto"/>
          </w:divBdr>
        </w:div>
        <w:div w:id="1913810607">
          <w:marLeft w:val="640"/>
          <w:marRight w:val="0"/>
          <w:marTop w:val="0"/>
          <w:marBottom w:val="0"/>
          <w:divBdr>
            <w:top w:val="none" w:sz="0" w:space="0" w:color="auto"/>
            <w:left w:val="none" w:sz="0" w:space="0" w:color="auto"/>
            <w:bottom w:val="none" w:sz="0" w:space="0" w:color="auto"/>
            <w:right w:val="none" w:sz="0" w:space="0" w:color="auto"/>
          </w:divBdr>
        </w:div>
        <w:div w:id="1750686086">
          <w:marLeft w:val="640"/>
          <w:marRight w:val="0"/>
          <w:marTop w:val="0"/>
          <w:marBottom w:val="0"/>
          <w:divBdr>
            <w:top w:val="none" w:sz="0" w:space="0" w:color="auto"/>
            <w:left w:val="none" w:sz="0" w:space="0" w:color="auto"/>
            <w:bottom w:val="none" w:sz="0" w:space="0" w:color="auto"/>
            <w:right w:val="none" w:sz="0" w:space="0" w:color="auto"/>
          </w:divBdr>
        </w:div>
        <w:div w:id="445320539">
          <w:marLeft w:val="640"/>
          <w:marRight w:val="0"/>
          <w:marTop w:val="0"/>
          <w:marBottom w:val="0"/>
          <w:divBdr>
            <w:top w:val="none" w:sz="0" w:space="0" w:color="auto"/>
            <w:left w:val="none" w:sz="0" w:space="0" w:color="auto"/>
            <w:bottom w:val="none" w:sz="0" w:space="0" w:color="auto"/>
            <w:right w:val="none" w:sz="0" w:space="0" w:color="auto"/>
          </w:divBdr>
        </w:div>
        <w:div w:id="1553618233">
          <w:marLeft w:val="640"/>
          <w:marRight w:val="0"/>
          <w:marTop w:val="0"/>
          <w:marBottom w:val="0"/>
          <w:divBdr>
            <w:top w:val="none" w:sz="0" w:space="0" w:color="auto"/>
            <w:left w:val="none" w:sz="0" w:space="0" w:color="auto"/>
            <w:bottom w:val="none" w:sz="0" w:space="0" w:color="auto"/>
            <w:right w:val="none" w:sz="0" w:space="0" w:color="auto"/>
          </w:divBdr>
        </w:div>
        <w:div w:id="95637830">
          <w:marLeft w:val="640"/>
          <w:marRight w:val="0"/>
          <w:marTop w:val="0"/>
          <w:marBottom w:val="0"/>
          <w:divBdr>
            <w:top w:val="none" w:sz="0" w:space="0" w:color="auto"/>
            <w:left w:val="none" w:sz="0" w:space="0" w:color="auto"/>
            <w:bottom w:val="none" w:sz="0" w:space="0" w:color="auto"/>
            <w:right w:val="none" w:sz="0" w:space="0" w:color="auto"/>
          </w:divBdr>
        </w:div>
        <w:div w:id="2023125230">
          <w:marLeft w:val="640"/>
          <w:marRight w:val="0"/>
          <w:marTop w:val="0"/>
          <w:marBottom w:val="0"/>
          <w:divBdr>
            <w:top w:val="none" w:sz="0" w:space="0" w:color="auto"/>
            <w:left w:val="none" w:sz="0" w:space="0" w:color="auto"/>
            <w:bottom w:val="none" w:sz="0" w:space="0" w:color="auto"/>
            <w:right w:val="none" w:sz="0" w:space="0" w:color="auto"/>
          </w:divBdr>
        </w:div>
        <w:div w:id="1949969061">
          <w:marLeft w:val="640"/>
          <w:marRight w:val="0"/>
          <w:marTop w:val="0"/>
          <w:marBottom w:val="0"/>
          <w:divBdr>
            <w:top w:val="none" w:sz="0" w:space="0" w:color="auto"/>
            <w:left w:val="none" w:sz="0" w:space="0" w:color="auto"/>
            <w:bottom w:val="none" w:sz="0" w:space="0" w:color="auto"/>
            <w:right w:val="none" w:sz="0" w:space="0" w:color="auto"/>
          </w:divBdr>
        </w:div>
        <w:div w:id="599727771">
          <w:marLeft w:val="640"/>
          <w:marRight w:val="0"/>
          <w:marTop w:val="0"/>
          <w:marBottom w:val="0"/>
          <w:divBdr>
            <w:top w:val="none" w:sz="0" w:space="0" w:color="auto"/>
            <w:left w:val="none" w:sz="0" w:space="0" w:color="auto"/>
            <w:bottom w:val="none" w:sz="0" w:space="0" w:color="auto"/>
            <w:right w:val="none" w:sz="0" w:space="0" w:color="auto"/>
          </w:divBdr>
        </w:div>
        <w:div w:id="806700599">
          <w:marLeft w:val="640"/>
          <w:marRight w:val="0"/>
          <w:marTop w:val="0"/>
          <w:marBottom w:val="0"/>
          <w:divBdr>
            <w:top w:val="none" w:sz="0" w:space="0" w:color="auto"/>
            <w:left w:val="none" w:sz="0" w:space="0" w:color="auto"/>
            <w:bottom w:val="none" w:sz="0" w:space="0" w:color="auto"/>
            <w:right w:val="none" w:sz="0" w:space="0" w:color="auto"/>
          </w:divBdr>
        </w:div>
        <w:div w:id="1090277963">
          <w:marLeft w:val="640"/>
          <w:marRight w:val="0"/>
          <w:marTop w:val="0"/>
          <w:marBottom w:val="0"/>
          <w:divBdr>
            <w:top w:val="none" w:sz="0" w:space="0" w:color="auto"/>
            <w:left w:val="none" w:sz="0" w:space="0" w:color="auto"/>
            <w:bottom w:val="none" w:sz="0" w:space="0" w:color="auto"/>
            <w:right w:val="none" w:sz="0" w:space="0" w:color="auto"/>
          </w:divBdr>
        </w:div>
        <w:div w:id="657617426">
          <w:marLeft w:val="640"/>
          <w:marRight w:val="0"/>
          <w:marTop w:val="0"/>
          <w:marBottom w:val="0"/>
          <w:divBdr>
            <w:top w:val="none" w:sz="0" w:space="0" w:color="auto"/>
            <w:left w:val="none" w:sz="0" w:space="0" w:color="auto"/>
            <w:bottom w:val="none" w:sz="0" w:space="0" w:color="auto"/>
            <w:right w:val="none" w:sz="0" w:space="0" w:color="auto"/>
          </w:divBdr>
        </w:div>
        <w:div w:id="869338823">
          <w:marLeft w:val="640"/>
          <w:marRight w:val="0"/>
          <w:marTop w:val="0"/>
          <w:marBottom w:val="0"/>
          <w:divBdr>
            <w:top w:val="none" w:sz="0" w:space="0" w:color="auto"/>
            <w:left w:val="none" w:sz="0" w:space="0" w:color="auto"/>
            <w:bottom w:val="none" w:sz="0" w:space="0" w:color="auto"/>
            <w:right w:val="none" w:sz="0" w:space="0" w:color="auto"/>
          </w:divBdr>
        </w:div>
        <w:div w:id="1700886549">
          <w:marLeft w:val="640"/>
          <w:marRight w:val="0"/>
          <w:marTop w:val="0"/>
          <w:marBottom w:val="0"/>
          <w:divBdr>
            <w:top w:val="none" w:sz="0" w:space="0" w:color="auto"/>
            <w:left w:val="none" w:sz="0" w:space="0" w:color="auto"/>
            <w:bottom w:val="none" w:sz="0" w:space="0" w:color="auto"/>
            <w:right w:val="none" w:sz="0" w:space="0" w:color="auto"/>
          </w:divBdr>
        </w:div>
        <w:div w:id="1991326633">
          <w:marLeft w:val="640"/>
          <w:marRight w:val="0"/>
          <w:marTop w:val="0"/>
          <w:marBottom w:val="0"/>
          <w:divBdr>
            <w:top w:val="none" w:sz="0" w:space="0" w:color="auto"/>
            <w:left w:val="none" w:sz="0" w:space="0" w:color="auto"/>
            <w:bottom w:val="none" w:sz="0" w:space="0" w:color="auto"/>
            <w:right w:val="none" w:sz="0" w:space="0" w:color="auto"/>
          </w:divBdr>
        </w:div>
        <w:div w:id="1858888708">
          <w:marLeft w:val="640"/>
          <w:marRight w:val="0"/>
          <w:marTop w:val="0"/>
          <w:marBottom w:val="0"/>
          <w:divBdr>
            <w:top w:val="none" w:sz="0" w:space="0" w:color="auto"/>
            <w:left w:val="none" w:sz="0" w:space="0" w:color="auto"/>
            <w:bottom w:val="none" w:sz="0" w:space="0" w:color="auto"/>
            <w:right w:val="none" w:sz="0" w:space="0" w:color="auto"/>
          </w:divBdr>
        </w:div>
        <w:div w:id="29233508">
          <w:marLeft w:val="640"/>
          <w:marRight w:val="0"/>
          <w:marTop w:val="0"/>
          <w:marBottom w:val="0"/>
          <w:divBdr>
            <w:top w:val="none" w:sz="0" w:space="0" w:color="auto"/>
            <w:left w:val="none" w:sz="0" w:space="0" w:color="auto"/>
            <w:bottom w:val="none" w:sz="0" w:space="0" w:color="auto"/>
            <w:right w:val="none" w:sz="0" w:space="0" w:color="auto"/>
          </w:divBdr>
        </w:div>
        <w:div w:id="733312056">
          <w:marLeft w:val="640"/>
          <w:marRight w:val="0"/>
          <w:marTop w:val="0"/>
          <w:marBottom w:val="0"/>
          <w:divBdr>
            <w:top w:val="none" w:sz="0" w:space="0" w:color="auto"/>
            <w:left w:val="none" w:sz="0" w:space="0" w:color="auto"/>
            <w:bottom w:val="none" w:sz="0" w:space="0" w:color="auto"/>
            <w:right w:val="none" w:sz="0" w:space="0" w:color="auto"/>
          </w:divBdr>
        </w:div>
        <w:div w:id="690837553">
          <w:marLeft w:val="640"/>
          <w:marRight w:val="0"/>
          <w:marTop w:val="0"/>
          <w:marBottom w:val="0"/>
          <w:divBdr>
            <w:top w:val="none" w:sz="0" w:space="0" w:color="auto"/>
            <w:left w:val="none" w:sz="0" w:space="0" w:color="auto"/>
            <w:bottom w:val="none" w:sz="0" w:space="0" w:color="auto"/>
            <w:right w:val="none" w:sz="0" w:space="0" w:color="auto"/>
          </w:divBdr>
        </w:div>
        <w:div w:id="1860123825">
          <w:marLeft w:val="640"/>
          <w:marRight w:val="0"/>
          <w:marTop w:val="0"/>
          <w:marBottom w:val="0"/>
          <w:divBdr>
            <w:top w:val="none" w:sz="0" w:space="0" w:color="auto"/>
            <w:left w:val="none" w:sz="0" w:space="0" w:color="auto"/>
            <w:bottom w:val="none" w:sz="0" w:space="0" w:color="auto"/>
            <w:right w:val="none" w:sz="0" w:space="0" w:color="auto"/>
          </w:divBdr>
        </w:div>
        <w:div w:id="2015375360">
          <w:marLeft w:val="640"/>
          <w:marRight w:val="0"/>
          <w:marTop w:val="0"/>
          <w:marBottom w:val="0"/>
          <w:divBdr>
            <w:top w:val="none" w:sz="0" w:space="0" w:color="auto"/>
            <w:left w:val="none" w:sz="0" w:space="0" w:color="auto"/>
            <w:bottom w:val="none" w:sz="0" w:space="0" w:color="auto"/>
            <w:right w:val="none" w:sz="0" w:space="0" w:color="auto"/>
          </w:divBdr>
        </w:div>
        <w:div w:id="409738958">
          <w:marLeft w:val="640"/>
          <w:marRight w:val="0"/>
          <w:marTop w:val="0"/>
          <w:marBottom w:val="0"/>
          <w:divBdr>
            <w:top w:val="none" w:sz="0" w:space="0" w:color="auto"/>
            <w:left w:val="none" w:sz="0" w:space="0" w:color="auto"/>
            <w:bottom w:val="none" w:sz="0" w:space="0" w:color="auto"/>
            <w:right w:val="none" w:sz="0" w:space="0" w:color="auto"/>
          </w:divBdr>
        </w:div>
        <w:div w:id="1124617475">
          <w:marLeft w:val="640"/>
          <w:marRight w:val="0"/>
          <w:marTop w:val="0"/>
          <w:marBottom w:val="0"/>
          <w:divBdr>
            <w:top w:val="none" w:sz="0" w:space="0" w:color="auto"/>
            <w:left w:val="none" w:sz="0" w:space="0" w:color="auto"/>
            <w:bottom w:val="none" w:sz="0" w:space="0" w:color="auto"/>
            <w:right w:val="none" w:sz="0" w:space="0" w:color="auto"/>
          </w:divBdr>
        </w:div>
        <w:div w:id="433941663">
          <w:marLeft w:val="640"/>
          <w:marRight w:val="0"/>
          <w:marTop w:val="0"/>
          <w:marBottom w:val="0"/>
          <w:divBdr>
            <w:top w:val="none" w:sz="0" w:space="0" w:color="auto"/>
            <w:left w:val="none" w:sz="0" w:space="0" w:color="auto"/>
            <w:bottom w:val="none" w:sz="0" w:space="0" w:color="auto"/>
            <w:right w:val="none" w:sz="0" w:space="0" w:color="auto"/>
          </w:divBdr>
        </w:div>
        <w:div w:id="753477663">
          <w:marLeft w:val="640"/>
          <w:marRight w:val="0"/>
          <w:marTop w:val="0"/>
          <w:marBottom w:val="0"/>
          <w:divBdr>
            <w:top w:val="none" w:sz="0" w:space="0" w:color="auto"/>
            <w:left w:val="none" w:sz="0" w:space="0" w:color="auto"/>
            <w:bottom w:val="none" w:sz="0" w:space="0" w:color="auto"/>
            <w:right w:val="none" w:sz="0" w:space="0" w:color="auto"/>
          </w:divBdr>
        </w:div>
        <w:div w:id="1390035217">
          <w:marLeft w:val="640"/>
          <w:marRight w:val="0"/>
          <w:marTop w:val="0"/>
          <w:marBottom w:val="0"/>
          <w:divBdr>
            <w:top w:val="none" w:sz="0" w:space="0" w:color="auto"/>
            <w:left w:val="none" w:sz="0" w:space="0" w:color="auto"/>
            <w:bottom w:val="none" w:sz="0" w:space="0" w:color="auto"/>
            <w:right w:val="none" w:sz="0" w:space="0" w:color="auto"/>
          </w:divBdr>
        </w:div>
        <w:div w:id="1180631074">
          <w:marLeft w:val="640"/>
          <w:marRight w:val="0"/>
          <w:marTop w:val="0"/>
          <w:marBottom w:val="0"/>
          <w:divBdr>
            <w:top w:val="none" w:sz="0" w:space="0" w:color="auto"/>
            <w:left w:val="none" w:sz="0" w:space="0" w:color="auto"/>
            <w:bottom w:val="none" w:sz="0" w:space="0" w:color="auto"/>
            <w:right w:val="none" w:sz="0" w:space="0" w:color="auto"/>
          </w:divBdr>
        </w:div>
        <w:div w:id="560755047">
          <w:marLeft w:val="640"/>
          <w:marRight w:val="0"/>
          <w:marTop w:val="0"/>
          <w:marBottom w:val="0"/>
          <w:divBdr>
            <w:top w:val="none" w:sz="0" w:space="0" w:color="auto"/>
            <w:left w:val="none" w:sz="0" w:space="0" w:color="auto"/>
            <w:bottom w:val="none" w:sz="0" w:space="0" w:color="auto"/>
            <w:right w:val="none" w:sz="0" w:space="0" w:color="auto"/>
          </w:divBdr>
        </w:div>
        <w:div w:id="618604753">
          <w:marLeft w:val="640"/>
          <w:marRight w:val="0"/>
          <w:marTop w:val="0"/>
          <w:marBottom w:val="0"/>
          <w:divBdr>
            <w:top w:val="none" w:sz="0" w:space="0" w:color="auto"/>
            <w:left w:val="none" w:sz="0" w:space="0" w:color="auto"/>
            <w:bottom w:val="none" w:sz="0" w:space="0" w:color="auto"/>
            <w:right w:val="none" w:sz="0" w:space="0" w:color="auto"/>
          </w:divBdr>
        </w:div>
        <w:div w:id="1759598366">
          <w:marLeft w:val="640"/>
          <w:marRight w:val="0"/>
          <w:marTop w:val="0"/>
          <w:marBottom w:val="0"/>
          <w:divBdr>
            <w:top w:val="none" w:sz="0" w:space="0" w:color="auto"/>
            <w:left w:val="none" w:sz="0" w:space="0" w:color="auto"/>
            <w:bottom w:val="none" w:sz="0" w:space="0" w:color="auto"/>
            <w:right w:val="none" w:sz="0" w:space="0" w:color="auto"/>
          </w:divBdr>
        </w:div>
        <w:div w:id="1165779353">
          <w:marLeft w:val="640"/>
          <w:marRight w:val="0"/>
          <w:marTop w:val="0"/>
          <w:marBottom w:val="0"/>
          <w:divBdr>
            <w:top w:val="none" w:sz="0" w:space="0" w:color="auto"/>
            <w:left w:val="none" w:sz="0" w:space="0" w:color="auto"/>
            <w:bottom w:val="none" w:sz="0" w:space="0" w:color="auto"/>
            <w:right w:val="none" w:sz="0" w:space="0" w:color="auto"/>
          </w:divBdr>
        </w:div>
        <w:div w:id="1095856039">
          <w:marLeft w:val="640"/>
          <w:marRight w:val="0"/>
          <w:marTop w:val="0"/>
          <w:marBottom w:val="0"/>
          <w:divBdr>
            <w:top w:val="none" w:sz="0" w:space="0" w:color="auto"/>
            <w:left w:val="none" w:sz="0" w:space="0" w:color="auto"/>
            <w:bottom w:val="none" w:sz="0" w:space="0" w:color="auto"/>
            <w:right w:val="none" w:sz="0" w:space="0" w:color="auto"/>
          </w:divBdr>
        </w:div>
        <w:div w:id="167869424">
          <w:marLeft w:val="640"/>
          <w:marRight w:val="0"/>
          <w:marTop w:val="0"/>
          <w:marBottom w:val="0"/>
          <w:divBdr>
            <w:top w:val="none" w:sz="0" w:space="0" w:color="auto"/>
            <w:left w:val="none" w:sz="0" w:space="0" w:color="auto"/>
            <w:bottom w:val="none" w:sz="0" w:space="0" w:color="auto"/>
            <w:right w:val="none" w:sz="0" w:space="0" w:color="auto"/>
          </w:divBdr>
        </w:div>
        <w:div w:id="1696812017">
          <w:marLeft w:val="640"/>
          <w:marRight w:val="0"/>
          <w:marTop w:val="0"/>
          <w:marBottom w:val="0"/>
          <w:divBdr>
            <w:top w:val="none" w:sz="0" w:space="0" w:color="auto"/>
            <w:left w:val="none" w:sz="0" w:space="0" w:color="auto"/>
            <w:bottom w:val="none" w:sz="0" w:space="0" w:color="auto"/>
            <w:right w:val="none" w:sz="0" w:space="0" w:color="auto"/>
          </w:divBdr>
        </w:div>
        <w:div w:id="1948078740">
          <w:marLeft w:val="640"/>
          <w:marRight w:val="0"/>
          <w:marTop w:val="0"/>
          <w:marBottom w:val="0"/>
          <w:divBdr>
            <w:top w:val="none" w:sz="0" w:space="0" w:color="auto"/>
            <w:left w:val="none" w:sz="0" w:space="0" w:color="auto"/>
            <w:bottom w:val="none" w:sz="0" w:space="0" w:color="auto"/>
            <w:right w:val="none" w:sz="0" w:space="0" w:color="auto"/>
          </w:divBdr>
        </w:div>
        <w:div w:id="249776882">
          <w:marLeft w:val="640"/>
          <w:marRight w:val="0"/>
          <w:marTop w:val="0"/>
          <w:marBottom w:val="0"/>
          <w:divBdr>
            <w:top w:val="none" w:sz="0" w:space="0" w:color="auto"/>
            <w:left w:val="none" w:sz="0" w:space="0" w:color="auto"/>
            <w:bottom w:val="none" w:sz="0" w:space="0" w:color="auto"/>
            <w:right w:val="none" w:sz="0" w:space="0" w:color="auto"/>
          </w:divBdr>
        </w:div>
        <w:div w:id="1250774548">
          <w:marLeft w:val="640"/>
          <w:marRight w:val="0"/>
          <w:marTop w:val="0"/>
          <w:marBottom w:val="0"/>
          <w:divBdr>
            <w:top w:val="none" w:sz="0" w:space="0" w:color="auto"/>
            <w:left w:val="none" w:sz="0" w:space="0" w:color="auto"/>
            <w:bottom w:val="none" w:sz="0" w:space="0" w:color="auto"/>
            <w:right w:val="none" w:sz="0" w:space="0" w:color="auto"/>
          </w:divBdr>
        </w:div>
        <w:div w:id="1800344372">
          <w:marLeft w:val="640"/>
          <w:marRight w:val="0"/>
          <w:marTop w:val="0"/>
          <w:marBottom w:val="0"/>
          <w:divBdr>
            <w:top w:val="none" w:sz="0" w:space="0" w:color="auto"/>
            <w:left w:val="none" w:sz="0" w:space="0" w:color="auto"/>
            <w:bottom w:val="none" w:sz="0" w:space="0" w:color="auto"/>
            <w:right w:val="none" w:sz="0" w:space="0" w:color="auto"/>
          </w:divBdr>
        </w:div>
        <w:div w:id="1354574632">
          <w:marLeft w:val="640"/>
          <w:marRight w:val="0"/>
          <w:marTop w:val="0"/>
          <w:marBottom w:val="0"/>
          <w:divBdr>
            <w:top w:val="none" w:sz="0" w:space="0" w:color="auto"/>
            <w:left w:val="none" w:sz="0" w:space="0" w:color="auto"/>
            <w:bottom w:val="none" w:sz="0" w:space="0" w:color="auto"/>
            <w:right w:val="none" w:sz="0" w:space="0" w:color="auto"/>
          </w:divBdr>
        </w:div>
        <w:div w:id="563681905">
          <w:marLeft w:val="640"/>
          <w:marRight w:val="0"/>
          <w:marTop w:val="0"/>
          <w:marBottom w:val="0"/>
          <w:divBdr>
            <w:top w:val="none" w:sz="0" w:space="0" w:color="auto"/>
            <w:left w:val="none" w:sz="0" w:space="0" w:color="auto"/>
            <w:bottom w:val="none" w:sz="0" w:space="0" w:color="auto"/>
            <w:right w:val="none" w:sz="0" w:space="0" w:color="auto"/>
          </w:divBdr>
        </w:div>
        <w:div w:id="1878084402">
          <w:marLeft w:val="640"/>
          <w:marRight w:val="0"/>
          <w:marTop w:val="0"/>
          <w:marBottom w:val="0"/>
          <w:divBdr>
            <w:top w:val="none" w:sz="0" w:space="0" w:color="auto"/>
            <w:left w:val="none" w:sz="0" w:space="0" w:color="auto"/>
            <w:bottom w:val="none" w:sz="0" w:space="0" w:color="auto"/>
            <w:right w:val="none" w:sz="0" w:space="0" w:color="auto"/>
          </w:divBdr>
        </w:div>
        <w:div w:id="1335263007">
          <w:marLeft w:val="640"/>
          <w:marRight w:val="0"/>
          <w:marTop w:val="0"/>
          <w:marBottom w:val="0"/>
          <w:divBdr>
            <w:top w:val="none" w:sz="0" w:space="0" w:color="auto"/>
            <w:left w:val="none" w:sz="0" w:space="0" w:color="auto"/>
            <w:bottom w:val="none" w:sz="0" w:space="0" w:color="auto"/>
            <w:right w:val="none" w:sz="0" w:space="0" w:color="auto"/>
          </w:divBdr>
        </w:div>
        <w:div w:id="1911307859">
          <w:marLeft w:val="640"/>
          <w:marRight w:val="0"/>
          <w:marTop w:val="0"/>
          <w:marBottom w:val="0"/>
          <w:divBdr>
            <w:top w:val="none" w:sz="0" w:space="0" w:color="auto"/>
            <w:left w:val="none" w:sz="0" w:space="0" w:color="auto"/>
            <w:bottom w:val="none" w:sz="0" w:space="0" w:color="auto"/>
            <w:right w:val="none" w:sz="0" w:space="0" w:color="auto"/>
          </w:divBdr>
        </w:div>
        <w:div w:id="350962212">
          <w:marLeft w:val="640"/>
          <w:marRight w:val="0"/>
          <w:marTop w:val="0"/>
          <w:marBottom w:val="0"/>
          <w:divBdr>
            <w:top w:val="none" w:sz="0" w:space="0" w:color="auto"/>
            <w:left w:val="none" w:sz="0" w:space="0" w:color="auto"/>
            <w:bottom w:val="none" w:sz="0" w:space="0" w:color="auto"/>
            <w:right w:val="none" w:sz="0" w:space="0" w:color="auto"/>
          </w:divBdr>
        </w:div>
        <w:div w:id="206795737">
          <w:marLeft w:val="640"/>
          <w:marRight w:val="0"/>
          <w:marTop w:val="0"/>
          <w:marBottom w:val="0"/>
          <w:divBdr>
            <w:top w:val="none" w:sz="0" w:space="0" w:color="auto"/>
            <w:left w:val="none" w:sz="0" w:space="0" w:color="auto"/>
            <w:bottom w:val="none" w:sz="0" w:space="0" w:color="auto"/>
            <w:right w:val="none" w:sz="0" w:space="0" w:color="auto"/>
          </w:divBdr>
        </w:div>
        <w:div w:id="1956253533">
          <w:marLeft w:val="640"/>
          <w:marRight w:val="0"/>
          <w:marTop w:val="0"/>
          <w:marBottom w:val="0"/>
          <w:divBdr>
            <w:top w:val="none" w:sz="0" w:space="0" w:color="auto"/>
            <w:left w:val="none" w:sz="0" w:space="0" w:color="auto"/>
            <w:bottom w:val="none" w:sz="0" w:space="0" w:color="auto"/>
            <w:right w:val="none" w:sz="0" w:space="0" w:color="auto"/>
          </w:divBdr>
        </w:div>
        <w:div w:id="2080012071">
          <w:marLeft w:val="640"/>
          <w:marRight w:val="0"/>
          <w:marTop w:val="0"/>
          <w:marBottom w:val="0"/>
          <w:divBdr>
            <w:top w:val="none" w:sz="0" w:space="0" w:color="auto"/>
            <w:left w:val="none" w:sz="0" w:space="0" w:color="auto"/>
            <w:bottom w:val="none" w:sz="0" w:space="0" w:color="auto"/>
            <w:right w:val="none" w:sz="0" w:space="0" w:color="auto"/>
          </w:divBdr>
        </w:div>
        <w:div w:id="1093623326">
          <w:marLeft w:val="640"/>
          <w:marRight w:val="0"/>
          <w:marTop w:val="0"/>
          <w:marBottom w:val="0"/>
          <w:divBdr>
            <w:top w:val="none" w:sz="0" w:space="0" w:color="auto"/>
            <w:left w:val="none" w:sz="0" w:space="0" w:color="auto"/>
            <w:bottom w:val="none" w:sz="0" w:space="0" w:color="auto"/>
            <w:right w:val="none" w:sz="0" w:space="0" w:color="auto"/>
          </w:divBdr>
        </w:div>
        <w:div w:id="1196113002">
          <w:marLeft w:val="640"/>
          <w:marRight w:val="0"/>
          <w:marTop w:val="0"/>
          <w:marBottom w:val="0"/>
          <w:divBdr>
            <w:top w:val="none" w:sz="0" w:space="0" w:color="auto"/>
            <w:left w:val="none" w:sz="0" w:space="0" w:color="auto"/>
            <w:bottom w:val="none" w:sz="0" w:space="0" w:color="auto"/>
            <w:right w:val="none" w:sz="0" w:space="0" w:color="auto"/>
          </w:divBdr>
        </w:div>
        <w:div w:id="1386367685">
          <w:marLeft w:val="640"/>
          <w:marRight w:val="0"/>
          <w:marTop w:val="0"/>
          <w:marBottom w:val="0"/>
          <w:divBdr>
            <w:top w:val="none" w:sz="0" w:space="0" w:color="auto"/>
            <w:left w:val="none" w:sz="0" w:space="0" w:color="auto"/>
            <w:bottom w:val="none" w:sz="0" w:space="0" w:color="auto"/>
            <w:right w:val="none" w:sz="0" w:space="0" w:color="auto"/>
          </w:divBdr>
        </w:div>
        <w:div w:id="116022802">
          <w:marLeft w:val="640"/>
          <w:marRight w:val="0"/>
          <w:marTop w:val="0"/>
          <w:marBottom w:val="0"/>
          <w:divBdr>
            <w:top w:val="none" w:sz="0" w:space="0" w:color="auto"/>
            <w:left w:val="none" w:sz="0" w:space="0" w:color="auto"/>
            <w:bottom w:val="none" w:sz="0" w:space="0" w:color="auto"/>
            <w:right w:val="none" w:sz="0" w:space="0" w:color="auto"/>
          </w:divBdr>
        </w:div>
        <w:div w:id="1915120100">
          <w:marLeft w:val="640"/>
          <w:marRight w:val="0"/>
          <w:marTop w:val="0"/>
          <w:marBottom w:val="0"/>
          <w:divBdr>
            <w:top w:val="none" w:sz="0" w:space="0" w:color="auto"/>
            <w:left w:val="none" w:sz="0" w:space="0" w:color="auto"/>
            <w:bottom w:val="none" w:sz="0" w:space="0" w:color="auto"/>
            <w:right w:val="none" w:sz="0" w:space="0" w:color="auto"/>
          </w:divBdr>
        </w:div>
        <w:div w:id="1847133060">
          <w:marLeft w:val="640"/>
          <w:marRight w:val="0"/>
          <w:marTop w:val="0"/>
          <w:marBottom w:val="0"/>
          <w:divBdr>
            <w:top w:val="none" w:sz="0" w:space="0" w:color="auto"/>
            <w:left w:val="none" w:sz="0" w:space="0" w:color="auto"/>
            <w:bottom w:val="none" w:sz="0" w:space="0" w:color="auto"/>
            <w:right w:val="none" w:sz="0" w:space="0" w:color="auto"/>
          </w:divBdr>
        </w:div>
        <w:div w:id="1777141274">
          <w:marLeft w:val="640"/>
          <w:marRight w:val="0"/>
          <w:marTop w:val="0"/>
          <w:marBottom w:val="0"/>
          <w:divBdr>
            <w:top w:val="none" w:sz="0" w:space="0" w:color="auto"/>
            <w:left w:val="none" w:sz="0" w:space="0" w:color="auto"/>
            <w:bottom w:val="none" w:sz="0" w:space="0" w:color="auto"/>
            <w:right w:val="none" w:sz="0" w:space="0" w:color="auto"/>
          </w:divBdr>
        </w:div>
        <w:div w:id="678582105">
          <w:marLeft w:val="640"/>
          <w:marRight w:val="0"/>
          <w:marTop w:val="0"/>
          <w:marBottom w:val="0"/>
          <w:divBdr>
            <w:top w:val="none" w:sz="0" w:space="0" w:color="auto"/>
            <w:left w:val="none" w:sz="0" w:space="0" w:color="auto"/>
            <w:bottom w:val="none" w:sz="0" w:space="0" w:color="auto"/>
            <w:right w:val="none" w:sz="0" w:space="0" w:color="auto"/>
          </w:divBdr>
        </w:div>
        <w:div w:id="555354730">
          <w:marLeft w:val="640"/>
          <w:marRight w:val="0"/>
          <w:marTop w:val="0"/>
          <w:marBottom w:val="0"/>
          <w:divBdr>
            <w:top w:val="none" w:sz="0" w:space="0" w:color="auto"/>
            <w:left w:val="none" w:sz="0" w:space="0" w:color="auto"/>
            <w:bottom w:val="none" w:sz="0" w:space="0" w:color="auto"/>
            <w:right w:val="none" w:sz="0" w:space="0" w:color="auto"/>
          </w:divBdr>
        </w:div>
        <w:div w:id="434524876">
          <w:marLeft w:val="640"/>
          <w:marRight w:val="0"/>
          <w:marTop w:val="0"/>
          <w:marBottom w:val="0"/>
          <w:divBdr>
            <w:top w:val="none" w:sz="0" w:space="0" w:color="auto"/>
            <w:left w:val="none" w:sz="0" w:space="0" w:color="auto"/>
            <w:bottom w:val="none" w:sz="0" w:space="0" w:color="auto"/>
            <w:right w:val="none" w:sz="0" w:space="0" w:color="auto"/>
          </w:divBdr>
        </w:div>
        <w:div w:id="1926302433">
          <w:marLeft w:val="640"/>
          <w:marRight w:val="0"/>
          <w:marTop w:val="0"/>
          <w:marBottom w:val="0"/>
          <w:divBdr>
            <w:top w:val="none" w:sz="0" w:space="0" w:color="auto"/>
            <w:left w:val="none" w:sz="0" w:space="0" w:color="auto"/>
            <w:bottom w:val="none" w:sz="0" w:space="0" w:color="auto"/>
            <w:right w:val="none" w:sz="0" w:space="0" w:color="auto"/>
          </w:divBdr>
        </w:div>
        <w:div w:id="1691956070">
          <w:marLeft w:val="640"/>
          <w:marRight w:val="0"/>
          <w:marTop w:val="0"/>
          <w:marBottom w:val="0"/>
          <w:divBdr>
            <w:top w:val="none" w:sz="0" w:space="0" w:color="auto"/>
            <w:left w:val="none" w:sz="0" w:space="0" w:color="auto"/>
            <w:bottom w:val="none" w:sz="0" w:space="0" w:color="auto"/>
            <w:right w:val="none" w:sz="0" w:space="0" w:color="auto"/>
          </w:divBdr>
        </w:div>
        <w:div w:id="1824001931">
          <w:marLeft w:val="640"/>
          <w:marRight w:val="0"/>
          <w:marTop w:val="0"/>
          <w:marBottom w:val="0"/>
          <w:divBdr>
            <w:top w:val="none" w:sz="0" w:space="0" w:color="auto"/>
            <w:left w:val="none" w:sz="0" w:space="0" w:color="auto"/>
            <w:bottom w:val="none" w:sz="0" w:space="0" w:color="auto"/>
            <w:right w:val="none" w:sz="0" w:space="0" w:color="auto"/>
          </w:divBdr>
        </w:div>
        <w:div w:id="1224029043">
          <w:marLeft w:val="640"/>
          <w:marRight w:val="0"/>
          <w:marTop w:val="0"/>
          <w:marBottom w:val="0"/>
          <w:divBdr>
            <w:top w:val="none" w:sz="0" w:space="0" w:color="auto"/>
            <w:left w:val="none" w:sz="0" w:space="0" w:color="auto"/>
            <w:bottom w:val="none" w:sz="0" w:space="0" w:color="auto"/>
            <w:right w:val="none" w:sz="0" w:space="0" w:color="auto"/>
          </w:divBdr>
        </w:div>
        <w:div w:id="1590846777">
          <w:marLeft w:val="640"/>
          <w:marRight w:val="0"/>
          <w:marTop w:val="0"/>
          <w:marBottom w:val="0"/>
          <w:divBdr>
            <w:top w:val="none" w:sz="0" w:space="0" w:color="auto"/>
            <w:left w:val="none" w:sz="0" w:space="0" w:color="auto"/>
            <w:bottom w:val="none" w:sz="0" w:space="0" w:color="auto"/>
            <w:right w:val="none" w:sz="0" w:space="0" w:color="auto"/>
          </w:divBdr>
        </w:div>
        <w:div w:id="1446344605">
          <w:marLeft w:val="640"/>
          <w:marRight w:val="0"/>
          <w:marTop w:val="0"/>
          <w:marBottom w:val="0"/>
          <w:divBdr>
            <w:top w:val="none" w:sz="0" w:space="0" w:color="auto"/>
            <w:left w:val="none" w:sz="0" w:space="0" w:color="auto"/>
            <w:bottom w:val="none" w:sz="0" w:space="0" w:color="auto"/>
            <w:right w:val="none" w:sz="0" w:space="0" w:color="auto"/>
          </w:divBdr>
        </w:div>
        <w:div w:id="1844660942">
          <w:marLeft w:val="640"/>
          <w:marRight w:val="0"/>
          <w:marTop w:val="0"/>
          <w:marBottom w:val="0"/>
          <w:divBdr>
            <w:top w:val="none" w:sz="0" w:space="0" w:color="auto"/>
            <w:left w:val="none" w:sz="0" w:space="0" w:color="auto"/>
            <w:bottom w:val="none" w:sz="0" w:space="0" w:color="auto"/>
            <w:right w:val="none" w:sz="0" w:space="0" w:color="auto"/>
          </w:divBdr>
        </w:div>
        <w:div w:id="1374430275">
          <w:marLeft w:val="640"/>
          <w:marRight w:val="0"/>
          <w:marTop w:val="0"/>
          <w:marBottom w:val="0"/>
          <w:divBdr>
            <w:top w:val="none" w:sz="0" w:space="0" w:color="auto"/>
            <w:left w:val="none" w:sz="0" w:space="0" w:color="auto"/>
            <w:bottom w:val="none" w:sz="0" w:space="0" w:color="auto"/>
            <w:right w:val="none" w:sz="0" w:space="0" w:color="auto"/>
          </w:divBdr>
        </w:div>
        <w:div w:id="1005323945">
          <w:marLeft w:val="640"/>
          <w:marRight w:val="0"/>
          <w:marTop w:val="0"/>
          <w:marBottom w:val="0"/>
          <w:divBdr>
            <w:top w:val="none" w:sz="0" w:space="0" w:color="auto"/>
            <w:left w:val="none" w:sz="0" w:space="0" w:color="auto"/>
            <w:bottom w:val="none" w:sz="0" w:space="0" w:color="auto"/>
            <w:right w:val="none" w:sz="0" w:space="0" w:color="auto"/>
          </w:divBdr>
        </w:div>
        <w:div w:id="334916849">
          <w:marLeft w:val="640"/>
          <w:marRight w:val="0"/>
          <w:marTop w:val="0"/>
          <w:marBottom w:val="0"/>
          <w:divBdr>
            <w:top w:val="none" w:sz="0" w:space="0" w:color="auto"/>
            <w:left w:val="none" w:sz="0" w:space="0" w:color="auto"/>
            <w:bottom w:val="none" w:sz="0" w:space="0" w:color="auto"/>
            <w:right w:val="none" w:sz="0" w:space="0" w:color="auto"/>
          </w:divBdr>
        </w:div>
        <w:div w:id="205336445">
          <w:marLeft w:val="640"/>
          <w:marRight w:val="0"/>
          <w:marTop w:val="0"/>
          <w:marBottom w:val="0"/>
          <w:divBdr>
            <w:top w:val="none" w:sz="0" w:space="0" w:color="auto"/>
            <w:left w:val="none" w:sz="0" w:space="0" w:color="auto"/>
            <w:bottom w:val="none" w:sz="0" w:space="0" w:color="auto"/>
            <w:right w:val="none" w:sz="0" w:space="0" w:color="auto"/>
          </w:divBdr>
        </w:div>
        <w:div w:id="1900051831">
          <w:marLeft w:val="640"/>
          <w:marRight w:val="0"/>
          <w:marTop w:val="0"/>
          <w:marBottom w:val="0"/>
          <w:divBdr>
            <w:top w:val="none" w:sz="0" w:space="0" w:color="auto"/>
            <w:left w:val="none" w:sz="0" w:space="0" w:color="auto"/>
            <w:bottom w:val="none" w:sz="0" w:space="0" w:color="auto"/>
            <w:right w:val="none" w:sz="0" w:space="0" w:color="auto"/>
          </w:divBdr>
        </w:div>
        <w:div w:id="2016763177">
          <w:marLeft w:val="640"/>
          <w:marRight w:val="0"/>
          <w:marTop w:val="0"/>
          <w:marBottom w:val="0"/>
          <w:divBdr>
            <w:top w:val="none" w:sz="0" w:space="0" w:color="auto"/>
            <w:left w:val="none" w:sz="0" w:space="0" w:color="auto"/>
            <w:bottom w:val="none" w:sz="0" w:space="0" w:color="auto"/>
            <w:right w:val="none" w:sz="0" w:space="0" w:color="auto"/>
          </w:divBdr>
        </w:div>
        <w:div w:id="536353280">
          <w:marLeft w:val="640"/>
          <w:marRight w:val="0"/>
          <w:marTop w:val="0"/>
          <w:marBottom w:val="0"/>
          <w:divBdr>
            <w:top w:val="none" w:sz="0" w:space="0" w:color="auto"/>
            <w:left w:val="none" w:sz="0" w:space="0" w:color="auto"/>
            <w:bottom w:val="none" w:sz="0" w:space="0" w:color="auto"/>
            <w:right w:val="none" w:sz="0" w:space="0" w:color="auto"/>
          </w:divBdr>
        </w:div>
        <w:div w:id="246697098">
          <w:marLeft w:val="640"/>
          <w:marRight w:val="0"/>
          <w:marTop w:val="0"/>
          <w:marBottom w:val="0"/>
          <w:divBdr>
            <w:top w:val="none" w:sz="0" w:space="0" w:color="auto"/>
            <w:left w:val="none" w:sz="0" w:space="0" w:color="auto"/>
            <w:bottom w:val="none" w:sz="0" w:space="0" w:color="auto"/>
            <w:right w:val="none" w:sz="0" w:space="0" w:color="auto"/>
          </w:divBdr>
        </w:div>
        <w:div w:id="1686439378">
          <w:marLeft w:val="640"/>
          <w:marRight w:val="0"/>
          <w:marTop w:val="0"/>
          <w:marBottom w:val="0"/>
          <w:divBdr>
            <w:top w:val="none" w:sz="0" w:space="0" w:color="auto"/>
            <w:left w:val="none" w:sz="0" w:space="0" w:color="auto"/>
            <w:bottom w:val="none" w:sz="0" w:space="0" w:color="auto"/>
            <w:right w:val="none" w:sz="0" w:space="0" w:color="auto"/>
          </w:divBdr>
        </w:div>
        <w:div w:id="1658924014">
          <w:marLeft w:val="640"/>
          <w:marRight w:val="0"/>
          <w:marTop w:val="0"/>
          <w:marBottom w:val="0"/>
          <w:divBdr>
            <w:top w:val="none" w:sz="0" w:space="0" w:color="auto"/>
            <w:left w:val="none" w:sz="0" w:space="0" w:color="auto"/>
            <w:bottom w:val="none" w:sz="0" w:space="0" w:color="auto"/>
            <w:right w:val="none" w:sz="0" w:space="0" w:color="auto"/>
          </w:divBdr>
        </w:div>
        <w:div w:id="1553925423">
          <w:marLeft w:val="640"/>
          <w:marRight w:val="0"/>
          <w:marTop w:val="0"/>
          <w:marBottom w:val="0"/>
          <w:divBdr>
            <w:top w:val="none" w:sz="0" w:space="0" w:color="auto"/>
            <w:left w:val="none" w:sz="0" w:space="0" w:color="auto"/>
            <w:bottom w:val="none" w:sz="0" w:space="0" w:color="auto"/>
            <w:right w:val="none" w:sz="0" w:space="0" w:color="auto"/>
          </w:divBdr>
        </w:div>
        <w:div w:id="1655571251">
          <w:marLeft w:val="640"/>
          <w:marRight w:val="0"/>
          <w:marTop w:val="0"/>
          <w:marBottom w:val="0"/>
          <w:divBdr>
            <w:top w:val="none" w:sz="0" w:space="0" w:color="auto"/>
            <w:left w:val="none" w:sz="0" w:space="0" w:color="auto"/>
            <w:bottom w:val="none" w:sz="0" w:space="0" w:color="auto"/>
            <w:right w:val="none" w:sz="0" w:space="0" w:color="auto"/>
          </w:divBdr>
        </w:div>
        <w:div w:id="1337146645">
          <w:marLeft w:val="640"/>
          <w:marRight w:val="0"/>
          <w:marTop w:val="0"/>
          <w:marBottom w:val="0"/>
          <w:divBdr>
            <w:top w:val="none" w:sz="0" w:space="0" w:color="auto"/>
            <w:left w:val="none" w:sz="0" w:space="0" w:color="auto"/>
            <w:bottom w:val="none" w:sz="0" w:space="0" w:color="auto"/>
            <w:right w:val="none" w:sz="0" w:space="0" w:color="auto"/>
          </w:divBdr>
        </w:div>
        <w:div w:id="1503159049">
          <w:marLeft w:val="640"/>
          <w:marRight w:val="0"/>
          <w:marTop w:val="0"/>
          <w:marBottom w:val="0"/>
          <w:divBdr>
            <w:top w:val="none" w:sz="0" w:space="0" w:color="auto"/>
            <w:left w:val="none" w:sz="0" w:space="0" w:color="auto"/>
            <w:bottom w:val="none" w:sz="0" w:space="0" w:color="auto"/>
            <w:right w:val="none" w:sz="0" w:space="0" w:color="auto"/>
          </w:divBdr>
        </w:div>
        <w:div w:id="2069180615">
          <w:marLeft w:val="640"/>
          <w:marRight w:val="0"/>
          <w:marTop w:val="0"/>
          <w:marBottom w:val="0"/>
          <w:divBdr>
            <w:top w:val="none" w:sz="0" w:space="0" w:color="auto"/>
            <w:left w:val="none" w:sz="0" w:space="0" w:color="auto"/>
            <w:bottom w:val="none" w:sz="0" w:space="0" w:color="auto"/>
            <w:right w:val="none" w:sz="0" w:space="0" w:color="auto"/>
          </w:divBdr>
        </w:div>
        <w:div w:id="1405301442">
          <w:marLeft w:val="640"/>
          <w:marRight w:val="0"/>
          <w:marTop w:val="0"/>
          <w:marBottom w:val="0"/>
          <w:divBdr>
            <w:top w:val="none" w:sz="0" w:space="0" w:color="auto"/>
            <w:left w:val="none" w:sz="0" w:space="0" w:color="auto"/>
            <w:bottom w:val="none" w:sz="0" w:space="0" w:color="auto"/>
            <w:right w:val="none" w:sz="0" w:space="0" w:color="auto"/>
          </w:divBdr>
        </w:div>
        <w:div w:id="1124664292">
          <w:marLeft w:val="640"/>
          <w:marRight w:val="0"/>
          <w:marTop w:val="0"/>
          <w:marBottom w:val="0"/>
          <w:divBdr>
            <w:top w:val="none" w:sz="0" w:space="0" w:color="auto"/>
            <w:left w:val="none" w:sz="0" w:space="0" w:color="auto"/>
            <w:bottom w:val="none" w:sz="0" w:space="0" w:color="auto"/>
            <w:right w:val="none" w:sz="0" w:space="0" w:color="auto"/>
          </w:divBdr>
        </w:div>
        <w:div w:id="1486892145">
          <w:marLeft w:val="640"/>
          <w:marRight w:val="0"/>
          <w:marTop w:val="0"/>
          <w:marBottom w:val="0"/>
          <w:divBdr>
            <w:top w:val="none" w:sz="0" w:space="0" w:color="auto"/>
            <w:left w:val="none" w:sz="0" w:space="0" w:color="auto"/>
            <w:bottom w:val="none" w:sz="0" w:space="0" w:color="auto"/>
            <w:right w:val="none" w:sz="0" w:space="0" w:color="auto"/>
          </w:divBdr>
        </w:div>
        <w:div w:id="2130781508">
          <w:marLeft w:val="640"/>
          <w:marRight w:val="0"/>
          <w:marTop w:val="0"/>
          <w:marBottom w:val="0"/>
          <w:divBdr>
            <w:top w:val="none" w:sz="0" w:space="0" w:color="auto"/>
            <w:left w:val="none" w:sz="0" w:space="0" w:color="auto"/>
            <w:bottom w:val="none" w:sz="0" w:space="0" w:color="auto"/>
            <w:right w:val="none" w:sz="0" w:space="0" w:color="auto"/>
          </w:divBdr>
        </w:div>
        <w:div w:id="748115027">
          <w:marLeft w:val="640"/>
          <w:marRight w:val="0"/>
          <w:marTop w:val="0"/>
          <w:marBottom w:val="0"/>
          <w:divBdr>
            <w:top w:val="none" w:sz="0" w:space="0" w:color="auto"/>
            <w:left w:val="none" w:sz="0" w:space="0" w:color="auto"/>
            <w:bottom w:val="none" w:sz="0" w:space="0" w:color="auto"/>
            <w:right w:val="none" w:sz="0" w:space="0" w:color="auto"/>
          </w:divBdr>
        </w:div>
        <w:div w:id="256914934">
          <w:marLeft w:val="640"/>
          <w:marRight w:val="0"/>
          <w:marTop w:val="0"/>
          <w:marBottom w:val="0"/>
          <w:divBdr>
            <w:top w:val="none" w:sz="0" w:space="0" w:color="auto"/>
            <w:left w:val="none" w:sz="0" w:space="0" w:color="auto"/>
            <w:bottom w:val="none" w:sz="0" w:space="0" w:color="auto"/>
            <w:right w:val="none" w:sz="0" w:space="0" w:color="auto"/>
          </w:divBdr>
        </w:div>
        <w:div w:id="710571387">
          <w:marLeft w:val="640"/>
          <w:marRight w:val="0"/>
          <w:marTop w:val="0"/>
          <w:marBottom w:val="0"/>
          <w:divBdr>
            <w:top w:val="none" w:sz="0" w:space="0" w:color="auto"/>
            <w:left w:val="none" w:sz="0" w:space="0" w:color="auto"/>
            <w:bottom w:val="none" w:sz="0" w:space="0" w:color="auto"/>
            <w:right w:val="none" w:sz="0" w:space="0" w:color="auto"/>
          </w:divBdr>
        </w:div>
        <w:div w:id="520511825">
          <w:marLeft w:val="640"/>
          <w:marRight w:val="0"/>
          <w:marTop w:val="0"/>
          <w:marBottom w:val="0"/>
          <w:divBdr>
            <w:top w:val="none" w:sz="0" w:space="0" w:color="auto"/>
            <w:left w:val="none" w:sz="0" w:space="0" w:color="auto"/>
            <w:bottom w:val="none" w:sz="0" w:space="0" w:color="auto"/>
            <w:right w:val="none" w:sz="0" w:space="0" w:color="auto"/>
          </w:divBdr>
        </w:div>
        <w:div w:id="75251408">
          <w:marLeft w:val="640"/>
          <w:marRight w:val="0"/>
          <w:marTop w:val="0"/>
          <w:marBottom w:val="0"/>
          <w:divBdr>
            <w:top w:val="none" w:sz="0" w:space="0" w:color="auto"/>
            <w:left w:val="none" w:sz="0" w:space="0" w:color="auto"/>
            <w:bottom w:val="none" w:sz="0" w:space="0" w:color="auto"/>
            <w:right w:val="none" w:sz="0" w:space="0" w:color="auto"/>
          </w:divBdr>
        </w:div>
        <w:div w:id="1375888176">
          <w:marLeft w:val="640"/>
          <w:marRight w:val="0"/>
          <w:marTop w:val="0"/>
          <w:marBottom w:val="0"/>
          <w:divBdr>
            <w:top w:val="none" w:sz="0" w:space="0" w:color="auto"/>
            <w:left w:val="none" w:sz="0" w:space="0" w:color="auto"/>
            <w:bottom w:val="none" w:sz="0" w:space="0" w:color="auto"/>
            <w:right w:val="none" w:sz="0" w:space="0" w:color="auto"/>
          </w:divBdr>
        </w:div>
        <w:div w:id="1399480142">
          <w:marLeft w:val="640"/>
          <w:marRight w:val="0"/>
          <w:marTop w:val="0"/>
          <w:marBottom w:val="0"/>
          <w:divBdr>
            <w:top w:val="none" w:sz="0" w:space="0" w:color="auto"/>
            <w:left w:val="none" w:sz="0" w:space="0" w:color="auto"/>
            <w:bottom w:val="none" w:sz="0" w:space="0" w:color="auto"/>
            <w:right w:val="none" w:sz="0" w:space="0" w:color="auto"/>
          </w:divBdr>
        </w:div>
        <w:div w:id="1612319137">
          <w:marLeft w:val="640"/>
          <w:marRight w:val="0"/>
          <w:marTop w:val="0"/>
          <w:marBottom w:val="0"/>
          <w:divBdr>
            <w:top w:val="none" w:sz="0" w:space="0" w:color="auto"/>
            <w:left w:val="none" w:sz="0" w:space="0" w:color="auto"/>
            <w:bottom w:val="none" w:sz="0" w:space="0" w:color="auto"/>
            <w:right w:val="none" w:sz="0" w:space="0" w:color="auto"/>
          </w:divBdr>
        </w:div>
        <w:div w:id="1833788491">
          <w:marLeft w:val="640"/>
          <w:marRight w:val="0"/>
          <w:marTop w:val="0"/>
          <w:marBottom w:val="0"/>
          <w:divBdr>
            <w:top w:val="none" w:sz="0" w:space="0" w:color="auto"/>
            <w:left w:val="none" w:sz="0" w:space="0" w:color="auto"/>
            <w:bottom w:val="none" w:sz="0" w:space="0" w:color="auto"/>
            <w:right w:val="none" w:sz="0" w:space="0" w:color="auto"/>
          </w:divBdr>
        </w:div>
        <w:div w:id="931738165">
          <w:marLeft w:val="640"/>
          <w:marRight w:val="0"/>
          <w:marTop w:val="0"/>
          <w:marBottom w:val="0"/>
          <w:divBdr>
            <w:top w:val="none" w:sz="0" w:space="0" w:color="auto"/>
            <w:left w:val="none" w:sz="0" w:space="0" w:color="auto"/>
            <w:bottom w:val="none" w:sz="0" w:space="0" w:color="auto"/>
            <w:right w:val="none" w:sz="0" w:space="0" w:color="auto"/>
          </w:divBdr>
        </w:div>
        <w:div w:id="593900249">
          <w:marLeft w:val="640"/>
          <w:marRight w:val="0"/>
          <w:marTop w:val="0"/>
          <w:marBottom w:val="0"/>
          <w:divBdr>
            <w:top w:val="none" w:sz="0" w:space="0" w:color="auto"/>
            <w:left w:val="none" w:sz="0" w:space="0" w:color="auto"/>
            <w:bottom w:val="none" w:sz="0" w:space="0" w:color="auto"/>
            <w:right w:val="none" w:sz="0" w:space="0" w:color="auto"/>
          </w:divBdr>
        </w:div>
        <w:div w:id="989863796">
          <w:marLeft w:val="640"/>
          <w:marRight w:val="0"/>
          <w:marTop w:val="0"/>
          <w:marBottom w:val="0"/>
          <w:divBdr>
            <w:top w:val="none" w:sz="0" w:space="0" w:color="auto"/>
            <w:left w:val="none" w:sz="0" w:space="0" w:color="auto"/>
            <w:bottom w:val="none" w:sz="0" w:space="0" w:color="auto"/>
            <w:right w:val="none" w:sz="0" w:space="0" w:color="auto"/>
          </w:divBdr>
        </w:div>
        <w:div w:id="878784568">
          <w:marLeft w:val="640"/>
          <w:marRight w:val="0"/>
          <w:marTop w:val="0"/>
          <w:marBottom w:val="0"/>
          <w:divBdr>
            <w:top w:val="none" w:sz="0" w:space="0" w:color="auto"/>
            <w:left w:val="none" w:sz="0" w:space="0" w:color="auto"/>
            <w:bottom w:val="none" w:sz="0" w:space="0" w:color="auto"/>
            <w:right w:val="none" w:sz="0" w:space="0" w:color="auto"/>
          </w:divBdr>
        </w:div>
      </w:divsChild>
    </w:div>
    <w:div w:id="1853687688">
      <w:bodyDiv w:val="1"/>
      <w:marLeft w:val="0"/>
      <w:marRight w:val="0"/>
      <w:marTop w:val="0"/>
      <w:marBottom w:val="0"/>
      <w:divBdr>
        <w:top w:val="none" w:sz="0" w:space="0" w:color="auto"/>
        <w:left w:val="none" w:sz="0" w:space="0" w:color="auto"/>
        <w:bottom w:val="none" w:sz="0" w:space="0" w:color="auto"/>
        <w:right w:val="none" w:sz="0" w:space="0" w:color="auto"/>
      </w:divBdr>
      <w:divsChild>
        <w:div w:id="4483649">
          <w:marLeft w:val="640"/>
          <w:marRight w:val="0"/>
          <w:marTop w:val="0"/>
          <w:marBottom w:val="0"/>
          <w:divBdr>
            <w:top w:val="none" w:sz="0" w:space="0" w:color="auto"/>
            <w:left w:val="none" w:sz="0" w:space="0" w:color="auto"/>
            <w:bottom w:val="none" w:sz="0" w:space="0" w:color="auto"/>
            <w:right w:val="none" w:sz="0" w:space="0" w:color="auto"/>
          </w:divBdr>
        </w:div>
        <w:div w:id="14045639">
          <w:marLeft w:val="640"/>
          <w:marRight w:val="0"/>
          <w:marTop w:val="0"/>
          <w:marBottom w:val="0"/>
          <w:divBdr>
            <w:top w:val="none" w:sz="0" w:space="0" w:color="auto"/>
            <w:left w:val="none" w:sz="0" w:space="0" w:color="auto"/>
            <w:bottom w:val="none" w:sz="0" w:space="0" w:color="auto"/>
            <w:right w:val="none" w:sz="0" w:space="0" w:color="auto"/>
          </w:divBdr>
        </w:div>
        <w:div w:id="21246253">
          <w:marLeft w:val="640"/>
          <w:marRight w:val="0"/>
          <w:marTop w:val="0"/>
          <w:marBottom w:val="0"/>
          <w:divBdr>
            <w:top w:val="none" w:sz="0" w:space="0" w:color="auto"/>
            <w:left w:val="none" w:sz="0" w:space="0" w:color="auto"/>
            <w:bottom w:val="none" w:sz="0" w:space="0" w:color="auto"/>
            <w:right w:val="none" w:sz="0" w:space="0" w:color="auto"/>
          </w:divBdr>
        </w:div>
        <w:div w:id="30495997">
          <w:marLeft w:val="640"/>
          <w:marRight w:val="0"/>
          <w:marTop w:val="0"/>
          <w:marBottom w:val="0"/>
          <w:divBdr>
            <w:top w:val="none" w:sz="0" w:space="0" w:color="auto"/>
            <w:left w:val="none" w:sz="0" w:space="0" w:color="auto"/>
            <w:bottom w:val="none" w:sz="0" w:space="0" w:color="auto"/>
            <w:right w:val="none" w:sz="0" w:space="0" w:color="auto"/>
          </w:divBdr>
        </w:div>
        <w:div w:id="37248081">
          <w:marLeft w:val="640"/>
          <w:marRight w:val="0"/>
          <w:marTop w:val="0"/>
          <w:marBottom w:val="0"/>
          <w:divBdr>
            <w:top w:val="none" w:sz="0" w:space="0" w:color="auto"/>
            <w:left w:val="none" w:sz="0" w:space="0" w:color="auto"/>
            <w:bottom w:val="none" w:sz="0" w:space="0" w:color="auto"/>
            <w:right w:val="none" w:sz="0" w:space="0" w:color="auto"/>
          </w:divBdr>
        </w:div>
        <w:div w:id="56326617">
          <w:marLeft w:val="640"/>
          <w:marRight w:val="0"/>
          <w:marTop w:val="0"/>
          <w:marBottom w:val="0"/>
          <w:divBdr>
            <w:top w:val="none" w:sz="0" w:space="0" w:color="auto"/>
            <w:left w:val="none" w:sz="0" w:space="0" w:color="auto"/>
            <w:bottom w:val="none" w:sz="0" w:space="0" w:color="auto"/>
            <w:right w:val="none" w:sz="0" w:space="0" w:color="auto"/>
          </w:divBdr>
        </w:div>
        <w:div w:id="64570878">
          <w:marLeft w:val="640"/>
          <w:marRight w:val="0"/>
          <w:marTop w:val="0"/>
          <w:marBottom w:val="0"/>
          <w:divBdr>
            <w:top w:val="none" w:sz="0" w:space="0" w:color="auto"/>
            <w:left w:val="none" w:sz="0" w:space="0" w:color="auto"/>
            <w:bottom w:val="none" w:sz="0" w:space="0" w:color="auto"/>
            <w:right w:val="none" w:sz="0" w:space="0" w:color="auto"/>
          </w:divBdr>
        </w:div>
        <w:div w:id="109328132">
          <w:marLeft w:val="640"/>
          <w:marRight w:val="0"/>
          <w:marTop w:val="0"/>
          <w:marBottom w:val="0"/>
          <w:divBdr>
            <w:top w:val="none" w:sz="0" w:space="0" w:color="auto"/>
            <w:left w:val="none" w:sz="0" w:space="0" w:color="auto"/>
            <w:bottom w:val="none" w:sz="0" w:space="0" w:color="auto"/>
            <w:right w:val="none" w:sz="0" w:space="0" w:color="auto"/>
          </w:divBdr>
        </w:div>
        <w:div w:id="113407863">
          <w:marLeft w:val="640"/>
          <w:marRight w:val="0"/>
          <w:marTop w:val="0"/>
          <w:marBottom w:val="0"/>
          <w:divBdr>
            <w:top w:val="none" w:sz="0" w:space="0" w:color="auto"/>
            <w:left w:val="none" w:sz="0" w:space="0" w:color="auto"/>
            <w:bottom w:val="none" w:sz="0" w:space="0" w:color="auto"/>
            <w:right w:val="none" w:sz="0" w:space="0" w:color="auto"/>
          </w:divBdr>
        </w:div>
        <w:div w:id="116334900">
          <w:marLeft w:val="640"/>
          <w:marRight w:val="0"/>
          <w:marTop w:val="0"/>
          <w:marBottom w:val="0"/>
          <w:divBdr>
            <w:top w:val="none" w:sz="0" w:space="0" w:color="auto"/>
            <w:left w:val="none" w:sz="0" w:space="0" w:color="auto"/>
            <w:bottom w:val="none" w:sz="0" w:space="0" w:color="auto"/>
            <w:right w:val="none" w:sz="0" w:space="0" w:color="auto"/>
          </w:divBdr>
        </w:div>
        <w:div w:id="168253961">
          <w:marLeft w:val="640"/>
          <w:marRight w:val="0"/>
          <w:marTop w:val="0"/>
          <w:marBottom w:val="0"/>
          <w:divBdr>
            <w:top w:val="none" w:sz="0" w:space="0" w:color="auto"/>
            <w:left w:val="none" w:sz="0" w:space="0" w:color="auto"/>
            <w:bottom w:val="none" w:sz="0" w:space="0" w:color="auto"/>
            <w:right w:val="none" w:sz="0" w:space="0" w:color="auto"/>
          </w:divBdr>
        </w:div>
        <w:div w:id="205989676">
          <w:marLeft w:val="640"/>
          <w:marRight w:val="0"/>
          <w:marTop w:val="0"/>
          <w:marBottom w:val="0"/>
          <w:divBdr>
            <w:top w:val="none" w:sz="0" w:space="0" w:color="auto"/>
            <w:left w:val="none" w:sz="0" w:space="0" w:color="auto"/>
            <w:bottom w:val="none" w:sz="0" w:space="0" w:color="auto"/>
            <w:right w:val="none" w:sz="0" w:space="0" w:color="auto"/>
          </w:divBdr>
        </w:div>
        <w:div w:id="246967880">
          <w:marLeft w:val="640"/>
          <w:marRight w:val="0"/>
          <w:marTop w:val="0"/>
          <w:marBottom w:val="0"/>
          <w:divBdr>
            <w:top w:val="none" w:sz="0" w:space="0" w:color="auto"/>
            <w:left w:val="none" w:sz="0" w:space="0" w:color="auto"/>
            <w:bottom w:val="none" w:sz="0" w:space="0" w:color="auto"/>
            <w:right w:val="none" w:sz="0" w:space="0" w:color="auto"/>
          </w:divBdr>
        </w:div>
        <w:div w:id="255407406">
          <w:marLeft w:val="640"/>
          <w:marRight w:val="0"/>
          <w:marTop w:val="0"/>
          <w:marBottom w:val="0"/>
          <w:divBdr>
            <w:top w:val="none" w:sz="0" w:space="0" w:color="auto"/>
            <w:left w:val="none" w:sz="0" w:space="0" w:color="auto"/>
            <w:bottom w:val="none" w:sz="0" w:space="0" w:color="auto"/>
            <w:right w:val="none" w:sz="0" w:space="0" w:color="auto"/>
          </w:divBdr>
        </w:div>
        <w:div w:id="262079263">
          <w:marLeft w:val="640"/>
          <w:marRight w:val="0"/>
          <w:marTop w:val="0"/>
          <w:marBottom w:val="0"/>
          <w:divBdr>
            <w:top w:val="none" w:sz="0" w:space="0" w:color="auto"/>
            <w:left w:val="none" w:sz="0" w:space="0" w:color="auto"/>
            <w:bottom w:val="none" w:sz="0" w:space="0" w:color="auto"/>
            <w:right w:val="none" w:sz="0" w:space="0" w:color="auto"/>
          </w:divBdr>
        </w:div>
        <w:div w:id="302542612">
          <w:marLeft w:val="640"/>
          <w:marRight w:val="0"/>
          <w:marTop w:val="0"/>
          <w:marBottom w:val="0"/>
          <w:divBdr>
            <w:top w:val="none" w:sz="0" w:space="0" w:color="auto"/>
            <w:left w:val="none" w:sz="0" w:space="0" w:color="auto"/>
            <w:bottom w:val="none" w:sz="0" w:space="0" w:color="auto"/>
            <w:right w:val="none" w:sz="0" w:space="0" w:color="auto"/>
          </w:divBdr>
        </w:div>
        <w:div w:id="304119312">
          <w:marLeft w:val="640"/>
          <w:marRight w:val="0"/>
          <w:marTop w:val="0"/>
          <w:marBottom w:val="0"/>
          <w:divBdr>
            <w:top w:val="none" w:sz="0" w:space="0" w:color="auto"/>
            <w:left w:val="none" w:sz="0" w:space="0" w:color="auto"/>
            <w:bottom w:val="none" w:sz="0" w:space="0" w:color="auto"/>
            <w:right w:val="none" w:sz="0" w:space="0" w:color="auto"/>
          </w:divBdr>
        </w:div>
        <w:div w:id="338429574">
          <w:marLeft w:val="640"/>
          <w:marRight w:val="0"/>
          <w:marTop w:val="0"/>
          <w:marBottom w:val="0"/>
          <w:divBdr>
            <w:top w:val="none" w:sz="0" w:space="0" w:color="auto"/>
            <w:left w:val="none" w:sz="0" w:space="0" w:color="auto"/>
            <w:bottom w:val="none" w:sz="0" w:space="0" w:color="auto"/>
            <w:right w:val="none" w:sz="0" w:space="0" w:color="auto"/>
          </w:divBdr>
        </w:div>
        <w:div w:id="349725631">
          <w:marLeft w:val="640"/>
          <w:marRight w:val="0"/>
          <w:marTop w:val="0"/>
          <w:marBottom w:val="0"/>
          <w:divBdr>
            <w:top w:val="none" w:sz="0" w:space="0" w:color="auto"/>
            <w:left w:val="none" w:sz="0" w:space="0" w:color="auto"/>
            <w:bottom w:val="none" w:sz="0" w:space="0" w:color="auto"/>
            <w:right w:val="none" w:sz="0" w:space="0" w:color="auto"/>
          </w:divBdr>
        </w:div>
        <w:div w:id="352918444">
          <w:marLeft w:val="640"/>
          <w:marRight w:val="0"/>
          <w:marTop w:val="0"/>
          <w:marBottom w:val="0"/>
          <w:divBdr>
            <w:top w:val="none" w:sz="0" w:space="0" w:color="auto"/>
            <w:left w:val="none" w:sz="0" w:space="0" w:color="auto"/>
            <w:bottom w:val="none" w:sz="0" w:space="0" w:color="auto"/>
            <w:right w:val="none" w:sz="0" w:space="0" w:color="auto"/>
          </w:divBdr>
        </w:div>
        <w:div w:id="382098440">
          <w:marLeft w:val="640"/>
          <w:marRight w:val="0"/>
          <w:marTop w:val="0"/>
          <w:marBottom w:val="0"/>
          <w:divBdr>
            <w:top w:val="none" w:sz="0" w:space="0" w:color="auto"/>
            <w:left w:val="none" w:sz="0" w:space="0" w:color="auto"/>
            <w:bottom w:val="none" w:sz="0" w:space="0" w:color="auto"/>
            <w:right w:val="none" w:sz="0" w:space="0" w:color="auto"/>
          </w:divBdr>
        </w:div>
        <w:div w:id="437020729">
          <w:marLeft w:val="640"/>
          <w:marRight w:val="0"/>
          <w:marTop w:val="0"/>
          <w:marBottom w:val="0"/>
          <w:divBdr>
            <w:top w:val="none" w:sz="0" w:space="0" w:color="auto"/>
            <w:left w:val="none" w:sz="0" w:space="0" w:color="auto"/>
            <w:bottom w:val="none" w:sz="0" w:space="0" w:color="auto"/>
            <w:right w:val="none" w:sz="0" w:space="0" w:color="auto"/>
          </w:divBdr>
        </w:div>
        <w:div w:id="437915768">
          <w:marLeft w:val="640"/>
          <w:marRight w:val="0"/>
          <w:marTop w:val="0"/>
          <w:marBottom w:val="0"/>
          <w:divBdr>
            <w:top w:val="none" w:sz="0" w:space="0" w:color="auto"/>
            <w:left w:val="none" w:sz="0" w:space="0" w:color="auto"/>
            <w:bottom w:val="none" w:sz="0" w:space="0" w:color="auto"/>
            <w:right w:val="none" w:sz="0" w:space="0" w:color="auto"/>
          </w:divBdr>
        </w:div>
        <w:div w:id="488327133">
          <w:marLeft w:val="640"/>
          <w:marRight w:val="0"/>
          <w:marTop w:val="0"/>
          <w:marBottom w:val="0"/>
          <w:divBdr>
            <w:top w:val="none" w:sz="0" w:space="0" w:color="auto"/>
            <w:left w:val="none" w:sz="0" w:space="0" w:color="auto"/>
            <w:bottom w:val="none" w:sz="0" w:space="0" w:color="auto"/>
            <w:right w:val="none" w:sz="0" w:space="0" w:color="auto"/>
          </w:divBdr>
        </w:div>
        <w:div w:id="519778865">
          <w:marLeft w:val="640"/>
          <w:marRight w:val="0"/>
          <w:marTop w:val="0"/>
          <w:marBottom w:val="0"/>
          <w:divBdr>
            <w:top w:val="none" w:sz="0" w:space="0" w:color="auto"/>
            <w:left w:val="none" w:sz="0" w:space="0" w:color="auto"/>
            <w:bottom w:val="none" w:sz="0" w:space="0" w:color="auto"/>
            <w:right w:val="none" w:sz="0" w:space="0" w:color="auto"/>
          </w:divBdr>
        </w:div>
        <w:div w:id="537936987">
          <w:marLeft w:val="640"/>
          <w:marRight w:val="0"/>
          <w:marTop w:val="0"/>
          <w:marBottom w:val="0"/>
          <w:divBdr>
            <w:top w:val="none" w:sz="0" w:space="0" w:color="auto"/>
            <w:left w:val="none" w:sz="0" w:space="0" w:color="auto"/>
            <w:bottom w:val="none" w:sz="0" w:space="0" w:color="auto"/>
            <w:right w:val="none" w:sz="0" w:space="0" w:color="auto"/>
          </w:divBdr>
        </w:div>
        <w:div w:id="542207074">
          <w:marLeft w:val="640"/>
          <w:marRight w:val="0"/>
          <w:marTop w:val="0"/>
          <w:marBottom w:val="0"/>
          <w:divBdr>
            <w:top w:val="none" w:sz="0" w:space="0" w:color="auto"/>
            <w:left w:val="none" w:sz="0" w:space="0" w:color="auto"/>
            <w:bottom w:val="none" w:sz="0" w:space="0" w:color="auto"/>
            <w:right w:val="none" w:sz="0" w:space="0" w:color="auto"/>
          </w:divBdr>
        </w:div>
        <w:div w:id="546339243">
          <w:marLeft w:val="640"/>
          <w:marRight w:val="0"/>
          <w:marTop w:val="0"/>
          <w:marBottom w:val="0"/>
          <w:divBdr>
            <w:top w:val="none" w:sz="0" w:space="0" w:color="auto"/>
            <w:left w:val="none" w:sz="0" w:space="0" w:color="auto"/>
            <w:bottom w:val="none" w:sz="0" w:space="0" w:color="auto"/>
            <w:right w:val="none" w:sz="0" w:space="0" w:color="auto"/>
          </w:divBdr>
        </w:div>
        <w:div w:id="580676489">
          <w:marLeft w:val="640"/>
          <w:marRight w:val="0"/>
          <w:marTop w:val="0"/>
          <w:marBottom w:val="0"/>
          <w:divBdr>
            <w:top w:val="none" w:sz="0" w:space="0" w:color="auto"/>
            <w:left w:val="none" w:sz="0" w:space="0" w:color="auto"/>
            <w:bottom w:val="none" w:sz="0" w:space="0" w:color="auto"/>
            <w:right w:val="none" w:sz="0" w:space="0" w:color="auto"/>
          </w:divBdr>
        </w:div>
        <w:div w:id="593170790">
          <w:marLeft w:val="640"/>
          <w:marRight w:val="0"/>
          <w:marTop w:val="0"/>
          <w:marBottom w:val="0"/>
          <w:divBdr>
            <w:top w:val="none" w:sz="0" w:space="0" w:color="auto"/>
            <w:left w:val="none" w:sz="0" w:space="0" w:color="auto"/>
            <w:bottom w:val="none" w:sz="0" w:space="0" w:color="auto"/>
            <w:right w:val="none" w:sz="0" w:space="0" w:color="auto"/>
          </w:divBdr>
        </w:div>
        <w:div w:id="617763028">
          <w:marLeft w:val="640"/>
          <w:marRight w:val="0"/>
          <w:marTop w:val="0"/>
          <w:marBottom w:val="0"/>
          <w:divBdr>
            <w:top w:val="none" w:sz="0" w:space="0" w:color="auto"/>
            <w:left w:val="none" w:sz="0" w:space="0" w:color="auto"/>
            <w:bottom w:val="none" w:sz="0" w:space="0" w:color="auto"/>
            <w:right w:val="none" w:sz="0" w:space="0" w:color="auto"/>
          </w:divBdr>
        </w:div>
        <w:div w:id="618877197">
          <w:marLeft w:val="640"/>
          <w:marRight w:val="0"/>
          <w:marTop w:val="0"/>
          <w:marBottom w:val="0"/>
          <w:divBdr>
            <w:top w:val="none" w:sz="0" w:space="0" w:color="auto"/>
            <w:left w:val="none" w:sz="0" w:space="0" w:color="auto"/>
            <w:bottom w:val="none" w:sz="0" w:space="0" w:color="auto"/>
            <w:right w:val="none" w:sz="0" w:space="0" w:color="auto"/>
          </w:divBdr>
        </w:div>
        <w:div w:id="627050199">
          <w:marLeft w:val="640"/>
          <w:marRight w:val="0"/>
          <w:marTop w:val="0"/>
          <w:marBottom w:val="0"/>
          <w:divBdr>
            <w:top w:val="none" w:sz="0" w:space="0" w:color="auto"/>
            <w:left w:val="none" w:sz="0" w:space="0" w:color="auto"/>
            <w:bottom w:val="none" w:sz="0" w:space="0" w:color="auto"/>
            <w:right w:val="none" w:sz="0" w:space="0" w:color="auto"/>
          </w:divBdr>
        </w:div>
        <w:div w:id="707222993">
          <w:marLeft w:val="640"/>
          <w:marRight w:val="0"/>
          <w:marTop w:val="0"/>
          <w:marBottom w:val="0"/>
          <w:divBdr>
            <w:top w:val="none" w:sz="0" w:space="0" w:color="auto"/>
            <w:left w:val="none" w:sz="0" w:space="0" w:color="auto"/>
            <w:bottom w:val="none" w:sz="0" w:space="0" w:color="auto"/>
            <w:right w:val="none" w:sz="0" w:space="0" w:color="auto"/>
          </w:divBdr>
        </w:div>
        <w:div w:id="736585251">
          <w:marLeft w:val="640"/>
          <w:marRight w:val="0"/>
          <w:marTop w:val="0"/>
          <w:marBottom w:val="0"/>
          <w:divBdr>
            <w:top w:val="none" w:sz="0" w:space="0" w:color="auto"/>
            <w:left w:val="none" w:sz="0" w:space="0" w:color="auto"/>
            <w:bottom w:val="none" w:sz="0" w:space="0" w:color="auto"/>
            <w:right w:val="none" w:sz="0" w:space="0" w:color="auto"/>
          </w:divBdr>
        </w:div>
        <w:div w:id="769551320">
          <w:marLeft w:val="640"/>
          <w:marRight w:val="0"/>
          <w:marTop w:val="0"/>
          <w:marBottom w:val="0"/>
          <w:divBdr>
            <w:top w:val="none" w:sz="0" w:space="0" w:color="auto"/>
            <w:left w:val="none" w:sz="0" w:space="0" w:color="auto"/>
            <w:bottom w:val="none" w:sz="0" w:space="0" w:color="auto"/>
            <w:right w:val="none" w:sz="0" w:space="0" w:color="auto"/>
          </w:divBdr>
        </w:div>
        <w:div w:id="783957962">
          <w:marLeft w:val="640"/>
          <w:marRight w:val="0"/>
          <w:marTop w:val="0"/>
          <w:marBottom w:val="0"/>
          <w:divBdr>
            <w:top w:val="none" w:sz="0" w:space="0" w:color="auto"/>
            <w:left w:val="none" w:sz="0" w:space="0" w:color="auto"/>
            <w:bottom w:val="none" w:sz="0" w:space="0" w:color="auto"/>
            <w:right w:val="none" w:sz="0" w:space="0" w:color="auto"/>
          </w:divBdr>
        </w:div>
        <w:div w:id="785192978">
          <w:marLeft w:val="640"/>
          <w:marRight w:val="0"/>
          <w:marTop w:val="0"/>
          <w:marBottom w:val="0"/>
          <w:divBdr>
            <w:top w:val="none" w:sz="0" w:space="0" w:color="auto"/>
            <w:left w:val="none" w:sz="0" w:space="0" w:color="auto"/>
            <w:bottom w:val="none" w:sz="0" w:space="0" w:color="auto"/>
            <w:right w:val="none" w:sz="0" w:space="0" w:color="auto"/>
          </w:divBdr>
        </w:div>
        <w:div w:id="846748507">
          <w:marLeft w:val="640"/>
          <w:marRight w:val="0"/>
          <w:marTop w:val="0"/>
          <w:marBottom w:val="0"/>
          <w:divBdr>
            <w:top w:val="none" w:sz="0" w:space="0" w:color="auto"/>
            <w:left w:val="none" w:sz="0" w:space="0" w:color="auto"/>
            <w:bottom w:val="none" w:sz="0" w:space="0" w:color="auto"/>
            <w:right w:val="none" w:sz="0" w:space="0" w:color="auto"/>
          </w:divBdr>
        </w:div>
        <w:div w:id="859856216">
          <w:marLeft w:val="640"/>
          <w:marRight w:val="0"/>
          <w:marTop w:val="0"/>
          <w:marBottom w:val="0"/>
          <w:divBdr>
            <w:top w:val="none" w:sz="0" w:space="0" w:color="auto"/>
            <w:left w:val="none" w:sz="0" w:space="0" w:color="auto"/>
            <w:bottom w:val="none" w:sz="0" w:space="0" w:color="auto"/>
            <w:right w:val="none" w:sz="0" w:space="0" w:color="auto"/>
          </w:divBdr>
        </w:div>
        <w:div w:id="866526514">
          <w:marLeft w:val="640"/>
          <w:marRight w:val="0"/>
          <w:marTop w:val="0"/>
          <w:marBottom w:val="0"/>
          <w:divBdr>
            <w:top w:val="none" w:sz="0" w:space="0" w:color="auto"/>
            <w:left w:val="none" w:sz="0" w:space="0" w:color="auto"/>
            <w:bottom w:val="none" w:sz="0" w:space="0" w:color="auto"/>
            <w:right w:val="none" w:sz="0" w:space="0" w:color="auto"/>
          </w:divBdr>
        </w:div>
        <w:div w:id="927494931">
          <w:marLeft w:val="640"/>
          <w:marRight w:val="0"/>
          <w:marTop w:val="0"/>
          <w:marBottom w:val="0"/>
          <w:divBdr>
            <w:top w:val="none" w:sz="0" w:space="0" w:color="auto"/>
            <w:left w:val="none" w:sz="0" w:space="0" w:color="auto"/>
            <w:bottom w:val="none" w:sz="0" w:space="0" w:color="auto"/>
            <w:right w:val="none" w:sz="0" w:space="0" w:color="auto"/>
          </w:divBdr>
        </w:div>
        <w:div w:id="941842840">
          <w:marLeft w:val="640"/>
          <w:marRight w:val="0"/>
          <w:marTop w:val="0"/>
          <w:marBottom w:val="0"/>
          <w:divBdr>
            <w:top w:val="none" w:sz="0" w:space="0" w:color="auto"/>
            <w:left w:val="none" w:sz="0" w:space="0" w:color="auto"/>
            <w:bottom w:val="none" w:sz="0" w:space="0" w:color="auto"/>
            <w:right w:val="none" w:sz="0" w:space="0" w:color="auto"/>
          </w:divBdr>
        </w:div>
        <w:div w:id="954561543">
          <w:marLeft w:val="640"/>
          <w:marRight w:val="0"/>
          <w:marTop w:val="0"/>
          <w:marBottom w:val="0"/>
          <w:divBdr>
            <w:top w:val="none" w:sz="0" w:space="0" w:color="auto"/>
            <w:left w:val="none" w:sz="0" w:space="0" w:color="auto"/>
            <w:bottom w:val="none" w:sz="0" w:space="0" w:color="auto"/>
            <w:right w:val="none" w:sz="0" w:space="0" w:color="auto"/>
          </w:divBdr>
        </w:div>
        <w:div w:id="990863933">
          <w:marLeft w:val="640"/>
          <w:marRight w:val="0"/>
          <w:marTop w:val="0"/>
          <w:marBottom w:val="0"/>
          <w:divBdr>
            <w:top w:val="none" w:sz="0" w:space="0" w:color="auto"/>
            <w:left w:val="none" w:sz="0" w:space="0" w:color="auto"/>
            <w:bottom w:val="none" w:sz="0" w:space="0" w:color="auto"/>
            <w:right w:val="none" w:sz="0" w:space="0" w:color="auto"/>
          </w:divBdr>
        </w:div>
        <w:div w:id="1007249559">
          <w:marLeft w:val="640"/>
          <w:marRight w:val="0"/>
          <w:marTop w:val="0"/>
          <w:marBottom w:val="0"/>
          <w:divBdr>
            <w:top w:val="none" w:sz="0" w:space="0" w:color="auto"/>
            <w:left w:val="none" w:sz="0" w:space="0" w:color="auto"/>
            <w:bottom w:val="none" w:sz="0" w:space="0" w:color="auto"/>
            <w:right w:val="none" w:sz="0" w:space="0" w:color="auto"/>
          </w:divBdr>
        </w:div>
        <w:div w:id="1070813559">
          <w:marLeft w:val="640"/>
          <w:marRight w:val="0"/>
          <w:marTop w:val="0"/>
          <w:marBottom w:val="0"/>
          <w:divBdr>
            <w:top w:val="none" w:sz="0" w:space="0" w:color="auto"/>
            <w:left w:val="none" w:sz="0" w:space="0" w:color="auto"/>
            <w:bottom w:val="none" w:sz="0" w:space="0" w:color="auto"/>
            <w:right w:val="none" w:sz="0" w:space="0" w:color="auto"/>
          </w:divBdr>
        </w:div>
        <w:div w:id="1139113208">
          <w:marLeft w:val="640"/>
          <w:marRight w:val="0"/>
          <w:marTop w:val="0"/>
          <w:marBottom w:val="0"/>
          <w:divBdr>
            <w:top w:val="none" w:sz="0" w:space="0" w:color="auto"/>
            <w:left w:val="none" w:sz="0" w:space="0" w:color="auto"/>
            <w:bottom w:val="none" w:sz="0" w:space="0" w:color="auto"/>
            <w:right w:val="none" w:sz="0" w:space="0" w:color="auto"/>
          </w:divBdr>
        </w:div>
        <w:div w:id="1146581617">
          <w:marLeft w:val="640"/>
          <w:marRight w:val="0"/>
          <w:marTop w:val="0"/>
          <w:marBottom w:val="0"/>
          <w:divBdr>
            <w:top w:val="none" w:sz="0" w:space="0" w:color="auto"/>
            <w:left w:val="none" w:sz="0" w:space="0" w:color="auto"/>
            <w:bottom w:val="none" w:sz="0" w:space="0" w:color="auto"/>
            <w:right w:val="none" w:sz="0" w:space="0" w:color="auto"/>
          </w:divBdr>
        </w:div>
        <w:div w:id="1184898269">
          <w:marLeft w:val="640"/>
          <w:marRight w:val="0"/>
          <w:marTop w:val="0"/>
          <w:marBottom w:val="0"/>
          <w:divBdr>
            <w:top w:val="none" w:sz="0" w:space="0" w:color="auto"/>
            <w:left w:val="none" w:sz="0" w:space="0" w:color="auto"/>
            <w:bottom w:val="none" w:sz="0" w:space="0" w:color="auto"/>
            <w:right w:val="none" w:sz="0" w:space="0" w:color="auto"/>
          </w:divBdr>
        </w:div>
        <w:div w:id="1191141104">
          <w:marLeft w:val="640"/>
          <w:marRight w:val="0"/>
          <w:marTop w:val="0"/>
          <w:marBottom w:val="0"/>
          <w:divBdr>
            <w:top w:val="none" w:sz="0" w:space="0" w:color="auto"/>
            <w:left w:val="none" w:sz="0" w:space="0" w:color="auto"/>
            <w:bottom w:val="none" w:sz="0" w:space="0" w:color="auto"/>
            <w:right w:val="none" w:sz="0" w:space="0" w:color="auto"/>
          </w:divBdr>
        </w:div>
        <w:div w:id="1195071291">
          <w:marLeft w:val="640"/>
          <w:marRight w:val="0"/>
          <w:marTop w:val="0"/>
          <w:marBottom w:val="0"/>
          <w:divBdr>
            <w:top w:val="none" w:sz="0" w:space="0" w:color="auto"/>
            <w:left w:val="none" w:sz="0" w:space="0" w:color="auto"/>
            <w:bottom w:val="none" w:sz="0" w:space="0" w:color="auto"/>
            <w:right w:val="none" w:sz="0" w:space="0" w:color="auto"/>
          </w:divBdr>
        </w:div>
        <w:div w:id="1207569295">
          <w:marLeft w:val="640"/>
          <w:marRight w:val="0"/>
          <w:marTop w:val="0"/>
          <w:marBottom w:val="0"/>
          <w:divBdr>
            <w:top w:val="none" w:sz="0" w:space="0" w:color="auto"/>
            <w:left w:val="none" w:sz="0" w:space="0" w:color="auto"/>
            <w:bottom w:val="none" w:sz="0" w:space="0" w:color="auto"/>
            <w:right w:val="none" w:sz="0" w:space="0" w:color="auto"/>
          </w:divBdr>
        </w:div>
        <w:div w:id="1269893528">
          <w:marLeft w:val="640"/>
          <w:marRight w:val="0"/>
          <w:marTop w:val="0"/>
          <w:marBottom w:val="0"/>
          <w:divBdr>
            <w:top w:val="none" w:sz="0" w:space="0" w:color="auto"/>
            <w:left w:val="none" w:sz="0" w:space="0" w:color="auto"/>
            <w:bottom w:val="none" w:sz="0" w:space="0" w:color="auto"/>
            <w:right w:val="none" w:sz="0" w:space="0" w:color="auto"/>
          </w:divBdr>
        </w:div>
        <w:div w:id="1272859114">
          <w:marLeft w:val="640"/>
          <w:marRight w:val="0"/>
          <w:marTop w:val="0"/>
          <w:marBottom w:val="0"/>
          <w:divBdr>
            <w:top w:val="none" w:sz="0" w:space="0" w:color="auto"/>
            <w:left w:val="none" w:sz="0" w:space="0" w:color="auto"/>
            <w:bottom w:val="none" w:sz="0" w:space="0" w:color="auto"/>
            <w:right w:val="none" w:sz="0" w:space="0" w:color="auto"/>
          </w:divBdr>
        </w:div>
        <w:div w:id="1276059634">
          <w:marLeft w:val="640"/>
          <w:marRight w:val="0"/>
          <w:marTop w:val="0"/>
          <w:marBottom w:val="0"/>
          <w:divBdr>
            <w:top w:val="none" w:sz="0" w:space="0" w:color="auto"/>
            <w:left w:val="none" w:sz="0" w:space="0" w:color="auto"/>
            <w:bottom w:val="none" w:sz="0" w:space="0" w:color="auto"/>
            <w:right w:val="none" w:sz="0" w:space="0" w:color="auto"/>
          </w:divBdr>
        </w:div>
        <w:div w:id="1290698611">
          <w:marLeft w:val="640"/>
          <w:marRight w:val="0"/>
          <w:marTop w:val="0"/>
          <w:marBottom w:val="0"/>
          <w:divBdr>
            <w:top w:val="none" w:sz="0" w:space="0" w:color="auto"/>
            <w:left w:val="none" w:sz="0" w:space="0" w:color="auto"/>
            <w:bottom w:val="none" w:sz="0" w:space="0" w:color="auto"/>
            <w:right w:val="none" w:sz="0" w:space="0" w:color="auto"/>
          </w:divBdr>
        </w:div>
        <w:div w:id="1292829699">
          <w:marLeft w:val="640"/>
          <w:marRight w:val="0"/>
          <w:marTop w:val="0"/>
          <w:marBottom w:val="0"/>
          <w:divBdr>
            <w:top w:val="none" w:sz="0" w:space="0" w:color="auto"/>
            <w:left w:val="none" w:sz="0" w:space="0" w:color="auto"/>
            <w:bottom w:val="none" w:sz="0" w:space="0" w:color="auto"/>
            <w:right w:val="none" w:sz="0" w:space="0" w:color="auto"/>
          </w:divBdr>
        </w:div>
        <w:div w:id="1304000060">
          <w:marLeft w:val="640"/>
          <w:marRight w:val="0"/>
          <w:marTop w:val="0"/>
          <w:marBottom w:val="0"/>
          <w:divBdr>
            <w:top w:val="none" w:sz="0" w:space="0" w:color="auto"/>
            <w:left w:val="none" w:sz="0" w:space="0" w:color="auto"/>
            <w:bottom w:val="none" w:sz="0" w:space="0" w:color="auto"/>
            <w:right w:val="none" w:sz="0" w:space="0" w:color="auto"/>
          </w:divBdr>
        </w:div>
        <w:div w:id="1306086339">
          <w:marLeft w:val="640"/>
          <w:marRight w:val="0"/>
          <w:marTop w:val="0"/>
          <w:marBottom w:val="0"/>
          <w:divBdr>
            <w:top w:val="none" w:sz="0" w:space="0" w:color="auto"/>
            <w:left w:val="none" w:sz="0" w:space="0" w:color="auto"/>
            <w:bottom w:val="none" w:sz="0" w:space="0" w:color="auto"/>
            <w:right w:val="none" w:sz="0" w:space="0" w:color="auto"/>
          </w:divBdr>
        </w:div>
        <w:div w:id="1333489150">
          <w:marLeft w:val="640"/>
          <w:marRight w:val="0"/>
          <w:marTop w:val="0"/>
          <w:marBottom w:val="0"/>
          <w:divBdr>
            <w:top w:val="none" w:sz="0" w:space="0" w:color="auto"/>
            <w:left w:val="none" w:sz="0" w:space="0" w:color="auto"/>
            <w:bottom w:val="none" w:sz="0" w:space="0" w:color="auto"/>
            <w:right w:val="none" w:sz="0" w:space="0" w:color="auto"/>
          </w:divBdr>
        </w:div>
        <w:div w:id="1343357402">
          <w:marLeft w:val="640"/>
          <w:marRight w:val="0"/>
          <w:marTop w:val="0"/>
          <w:marBottom w:val="0"/>
          <w:divBdr>
            <w:top w:val="none" w:sz="0" w:space="0" w:color="auto"/>
            <w:left w:val="none" w:sz="0" w:space="0" w:color="auto"/>
            <w:bottom w:val="none" w:sz="0" w:space="0" w:color="auto"/>
            <w:right w:val="none" w:sz="0" w:space="0" w:color="auto"/>
          </w:divBdr>
        </w:div>
        <w:div w:id="1346444872">
          <w:marLeft w:val="640"/>
          <w:marRight w:val="0"/>
          <w:marTop w:val="0"/>
          <w:marBottom w:val="0"/>
          <w:divBdr>
            <w:top w:val="none" w:sz="0" w:space="0" w:color="auto"/>
            <w:left w:val="none" w:sz="0" w:space="0" w:color="auto"/>
            <w:bottom w:val="none" w:sz="0" w:space="0" w:color="auto"/>
            <w:right w:val="none" w:sz="0" w:space="0" w:color="auto"/>
          </w:divBdr>
        </w:div>
        <w:div w:id="1363284393">
          <w:marLeft w:val="640"/>
          <w:marRight w:val="0"/>
          <w:marTop w:val="0"/>
          <w:marBottom w:val="0"/>
          <w:divBdr>
            <w:top w:val="none" w:sz="0" w:space="0" w:color="auto"/>
            <w:left w:val="none" w:sz="0" w:space="0" w:color="auto"/>
            <w:bottom w:val="none" w:sz="0" w:space="0" w:color="auto"/>
            <w:right w:val="none" w:sz="0" w:space="0" w:color="auto"/>
          </w:divBdr>
        </w:div>
        <w:div w:id="1363557042">
          <w:marLeft w:val="640"/>
          <w:marRight w:val="0"/>
          <w:marTop w:val="0"/>
          <w:marBottom w:val="0"/>
          <w:divBdr>
            <w:top w:val="none" w:sz="0" w:space="0" w:color="auto"/>
            <w:left w:val="none" w:sz="0" w:space="0" w:color="auto"/>
            <w:bottom w:val="none" w:sz="0" w:space="0" w:color="auto"/>
            <w:right w:val="none" w:sz="0" w:space="0" w:color="auto"/>
          </w:divBdr>
        </w:div>
        <w:div w:id="1424834106">
          <w:marLeft w:val="640"/>
          <w:marRight w:val="0"/>
          <w:marTop w:val="0"/>
          <w:marBottom w:val="0"/>
          <w:divBdr>
            <w:top w:val="none" w:sz="0" w:space="0" w:color="auto"/>
            <w:left w:val="none" w:sz="0" w:space="0" w:color="auto"/>
            <w:bottom w:val="none" w:sz="0" w:space="0" w:color="auto"/>
            <w:right w:val="none" w:sz="0" w:space="0" w:color="auto"/>
          </w:divBdr>
        </w:div>
        <w:div w:id="1426345377">
          <w:marLeft w:val="640"/>
          <w:marRight w:val="0"/>
          <w:marTop w:val="0"/>
          <w:marBottom w:val="0"/>
          <w:divBdr>
            <w:top w:val="none" w:sz="0" w:space="0" w:color="auto"/>
            <w:left w:val="none" w:sz="0" w:space="0" w:color="auto"/>
            <w:bottom w:val="none" w:sz="0" w:space="0" w:color="auto"/>
            <w:right w:val="none" w:sz="0" w:space="0" w:color="auto"/>
          </w:divBdr>
        </w:div>
        <w:div w:id="1472820498">
          <w:marLeft w:val="640"/>
          <w:marRight w:val="0"/>
          <w:marTop w:val="0"/>
          <w:marBottom w:val="0"/>
          <w:divBdr>
            <w:top w:val="none" w:sz="0" w:space="0" w:color="auto"/>
            <w:left w:val="none" w:sz="0" w:space="0" w:color="auto"/>
            <w:bottom w:val="none" w:sz="0" w:space="0" w:color="auto"/>
            <w:right w:val="none" w:sz="0" w:space="0" w:color="auto"/>
          </w:divBdr>
        </w:div>
        <w:div w:id="1473403698">
          <w:marLeft w:val="640"/>
          <w:marRight w:val="0"/>
          <w:marTop w:val="0"/>
          <w:marBottom w:val="0"/>
          <w:divBdr>
            <w:top w:val="none" w:sz="0" w:space="0" w:color="auto"/>
            <w:left w:val="none" w:sz="0" w:space="0" w:color="auto"/>
            <w:bottom w:val="none" w:sz="0" w:space="0" w:color="auto"/>
            <w:right w:val="none" w:sz="0" w:space="0" w:color="auto"/>
          </w:divBdr>
        </w:div>
        <w:div w:id="1478910930">
          <w:marLeft w:val="640"/>
          <w:marRight w:val="0"/>
          <w:marTop w:val="0"/>
          <w:marBottom w:val="0"/>
          <w:divBdr>
            <w:top w:val="none" w:sz="0" w:space="0" w:color="auto"/>
            <w:left w:val="none" w:sz="0" w:space="0" w:color="auto"/>
            <w:bottom w:val="none" w:sz="0" w:space="0" w:color="auto"/>
            <w:right w:val="none" w:sz="0" w:space="0" w:color="auto"/>
          </w:divBdr>
        </w:div>
        <w:div w:id="1525097083">
          <w:marLeft w:val="640"/>
          <w:marRight w:val="0"/>
          <w:marTop w:val="0"/>
          <w:marBottom w:val="0"/>
          <w:divBdr>
            <w:top w:val="none" w:sz="0" w:space="0" w:color="auto"/>
            <w:left w:val="none" w:sz="0" w:space="0" w:color="auto"/>
            <w:bottom w:val="none" w:sz="0" w:space="0" w:color="auto"/>
            <w:right w:val="none" w:sz="0" w:space="0" w:color="auto"/>
          </w:divBdr>
        </w:div>
        <w:div w:id="1533422931">
          <w:marLeft w:val="640"/>
          <w:marRight w:val="0"/>
          <w:marTop w:val="0"/>
          <w:marBottom w:val="0"/>
          <w:divBdr>
            <w:top w:val="none" w:sz="0" w:space="0" w:color="auto"/>
            <w:left w:val="none" w:sz="0" w:space="0" w:color="auto"/>
            <w:bottom w:val="none" w:sz="0" w:space="0" w:color="auto"/>
            <w:right w:val="none" w:sz="0" w:space="0" w:color="auto"/>
          </w:divBdr>
        </w:div>
        <w:div w:id="1553734474">
          <w:marLeft w:val="640"/>
          <w:marRight w:val="0"/>
          <w:marTop w:val="0"/>
          <w:marBottom w:val="0"/>
          <w:divBdr>
            <w:top w:val="none" w:sz="0" w:space="0" w:color="auto"/>
            <w:left w:val="none" w:sz="0" w:space="0" w:color="auto"/>
            <w:bottom w:val="none" w:sz="0" w:space="0" w:color="auto"/>
            <w:right w:val="none" w:sz="0" w:space="0" w:color="auto"/>
          </w:divBdr>
        </w:div>
        <w:div w:id="1593319574">
          <w:marLeft w:val="640"/>
          <w:marRight w:val="0"/>
          <w:marTop w:val="0"/>
          <w:marBottom w:val="0"/>
          <w:divBdr>
            <w:top w:val="none" w:sz="0" w:space="0" w:color="auto"/>
            <w:left w:val="none" w:sz="0" w:space="0" w:color="auto"/>
            <w:bottom w:val="none" w:sz="0" w:space="0" w:color="auto"/>
            <w:right w:val="none" w:sz="0" w:space="0" w:color="auto"/>
          </w:divBdr>
        </w:div>
        <w:div w:id="1631859813">
          <w:marLeft w:val="640"/>
          <w:marRight w:val="0"/>
          <w:marTop w:val="0"/>
          <w:marBottom w:val="0"/>
          <w:divBdr>
            <w:top w:val="none" w:sz="0" w:space="0" w:color="auto"/>
            <w:left w:val="none" w:sz="0" w:space="0" w:color="auto"/>
            <w:bottom w:val="none" w:sz="0" w:space="0" w:color="auto"/>
            <w:right w:val="none" w:sz="0" w:space="0" w:color="auto"/>
          </w:divBdr>
        </w:div>
        <w:div w:id="1634098201">
          <w:marLeft w:val="640"/>
          <w:marRight w:val="0"/>
          <w:marTop w:val="0"/>
          <w:marBottom w:val="0"/>
          <w:divBdr>
            <w:top w:val="none" w:sz="0" w:space="0" w:color="auto"/>
            <w:left w:val="none" w:sz="0" w:space="0" w:color="auto"/>
            <w:bottom w:val="none" w:sz="0" w:space="0" w:color="auto"/>
            <w:right w:val="none" w:sz="0" w:space="0" w:color="auto"/>
          </w:divBdr>
        </w:div>
        <w:div w:id="1640182212">
          <w:marLeft w:val="640"/>
          <w:marRight w:val="0"/>
          <w:marTop w:val="0"/>
          <w:marBottom w:val="0"/>
          <w:divBdr>
            <w:top w:val="none" w:sz="0" w:space="0" w:color="auto"/>
            <w:left w:val="none" w:sz="0" w:space="0" w:color="auto"/>
            <w:bottom w:val="none" w:sz="0" w:space="0" w:color="auto"/>
            <w:right w:val="none" w:sz="0" w:space="0" w:color="auto"/>
          </w:divBdr>
        </w:div>
        <w:div w:id="1651790290">
          <w:marLeft w:val="640"/>
          <w:marRight w:val="0"/>
          <w:marTop w:val="0"/>
          <w:marBottom w:val="0"/>
          <w:divBdr>
            <w:top w:val="none" w:sz="0" w:space="0" w:color="auto"/>
            <w:left w:val="none" w:sz="0" w:space="0" w:color="auto"/>
            <w:bottom w:val="none" w:sz="0" w:space="0" w:color="auto"/>
            <w:right w:val="none" w:sz="0" w:space="0" w:color="auto"/>
          </w:divBdr>
        </w:div>
        <w:div w:id="1720209239">
          <w:marLeft w:val="640"/>
          <w:marRight w:val="0"/>
          <w:marTop w:val="0"/>
          <w:marBottom w:val="0"/>
          <w:divBdr>
            <w:top w:val="none" w:sz="0" w:space="0" w:color="auto"/>
            <w:left w:val="none" w:sz="0" w:space="0" w:color="auto"/>
            <w:bottom w:val="none" w:sz="0" w:space="0" w:color="auto"/>
            <w:right w:val="none" w:sz="0" w:space="0" w:color="auto"/>
          </w:divBdr>
        </w:div>
        <w:div w:id="1732651034">
          <w:marLeft w:val="640"/>
          <w:marRight w:val="0"/>
          <w:marTop w:val="0"/>
          <w:marBottom w:val="0"/>
          <w:divBdr>
            <w:top w:val="none" w:sz="0" w:space="0" w:color="auto"/>
            <w:left w:val="none" w:sz="0" w:space="0" w:color="auto"/>
            <w:bottom w:val="none" w:sz="0" w:space="0" w:color="auto"/>
            <w:right w:val="none" w:sz="0" w:space="0" w:color="auto"/>
          </w:divBdr>
        </w:div>
        <w:div w:id="1757632164">
          <w:marLeft w:val="640"/>
          <w:marRight w:val="0"/>
          <w:marTop w:val="0"/>
          <w:marBottom w:val="0"/>
          <w:divBdr>
            <w:top w:val="none" w:sz="0" w:space="0" w:color="auto"/>
            <w:left w:val="none" w:sz="0" w:space="0" w:color="auto"/>
            <w:bottom w:val="none" w:sz="0" w:space="0" w:color="auto"/>
            <w:right w:val="none" w:sz="0" w:space="0" w:color="auto"/>
          </w:divBdr>
        </w:div>
        <w:div w:id="1766339841">
          <w:marLeft w:val="640"/>
          <w:marRight w:val="0"/>
          <w:marTop w:val="0"/>
          <w:marBottom w:val="0"/>
          <w:divBdr>
            <w:top w:val="none" w:sz="0" w:space="0" w:color="auto"/>
            <w:left w:val="none" w:sz="0" w:space="0" w:color="auto"/>
            <w:bottom w:val="none" w:sz="0" w:space="0" w:color="auto"/>
            <w:right w:val="none" w:sz="0" w:space="0" w:color="auto"/>
          </w:divBdr>
        </w:div>
        <w:div w:id="1795248240">
          <w:marLeft w:val="640"/>
          <w:marRight w:val="0"/>
          <w:marTop w:val="0"/>
          <w:marBottom w:val="0"/>
          <w:divBdr>
            <w:top w:val="none" w:sz="0" w:space="0" w:color="auto"/>
            <w:left w:val="none" w:sz="0" w:space="0" w:color="auto"/>
            <w:bottom w:val="none" w:sz="0" w:space="0" w:color="auto"/>
            <w:right w:val="none" w:sz="0" w:space="0" w:color="auto"/>
          </w:divBdr>
        </w:div>
        <w:div w:id="1798525639">
          <w:marLeft w:val="640"/>
          <w:marRight w:val="0"/>
          <w:marTop w:val="0"/>
          <w:marBottom w:val="0"/>
          <w:divBdr>
            <w:top w:val="none" w:sz="0" w:space="0" w:color="auto"/>
            <w:left w:val="none" w:sz="0" w:space="0" w:color="auto"/>
            <w:bottom w:val="none" w:sz="0" w:space="0" w:color="auto"/>
            <w:right w:val="none" w:sz="0" w:space="0" w:color="auto"/>
          </w:divBdr>
        </w:div>
        <w:div w:id="1815876212">
          <w:marLeft w:val="640"/>
          <w:marRight w:val="0"/>
          <w:marTop w:val="0"/>
          <w:marBottom w:val="0"/>
          <w:divBdr>
            <w:top w:val="none" w:sz="0" w:space="0" w:color="auto"/>
            <w:left w:val="none" w:sz="0" w:space="0" w:color="auto"/>
            <w:bottom w:val="none" w:sz="0" w:space="0" w:color="auto"/>
            <w:right w:val="none" w:sz="0" w:space="0" w:color="auto"/>
          </w:divBdr>
        </w:div>
        <w:div w:id="1818256230">
          <w:marLeft w:val="640"/>
          <w:marRight w:val="0"/>
          <w:marTop w:val="0"/>
          <w:marBottom w:val="0"/>
          <w:divBdr>
            <w:top w:val="none" w:sz="0" w:space="0" w:color="auto"/>
            <w:left w:val="none" w:sz="0" w:space="0" w:color="auto"/>
            <w:bottom w:val="none" w:sz="0" w:space="0" w:color="auto"/>
            <w:right w:val="none" w:sz="0" w:space="0" w:color="auto"/>
          </w:divBdr>
        </w:div>
        <w:div w:id="1860780315">
          <w:marLeft w:val="640"/>
          <w:marRight w:val="0"/>
          <w:marTop w:val="0"/>
          <w:marBottom w:val="0"/>
          <w:divBdr>
            <w:top w:val="none" w:sz="0" w:space="0" w:color="auto"/>
            <w:left w:val="none" w:sz="0" w:space="0" w:color="auto"/>
            <w:bottom w:val="none" w:sz="0" w:space="0" w:color="auto"/>
            <w:right w:val="none" w:sz="0" w:space="0" w:color="auto"/>
          </w:divBdr>
        </w:div>
        <w:div w:id="1863395753">
          <w:marLeft w:val="640"/>
          <w:marRight w:val="0"/>
          <w:marTop w:val="0"/>
          <w:marBottom w:val="0"/>
          <w:divBdr>
            <w:top w:val="none" w:sz="0" w:space="0" w:color="auto"/>
            <w:left w:val="none" w:sz="0" w:space="0" w:color="auto"/>
            <w:bottom w:val="none" w:sz="0" w:space="0" w:color="auto"/>
            <w:right w:val="none" w:sz="0" w:space="0" w:color="auto"/>
          </w:divBdr>
        </w:div>
        <w:div w:id="1866749773">
          <w:marLeft w:val="640"/>
          <w:marRight w:val="0"/>
          <w:marTop w:val="0"/>
          <w:marBottom w:val="0"/>
          <w:divBdr>
            <w:top w:val="none" w:sz="0" w:space="0" w:color="auto"/>
            <w:left w:val="none" w:sz="0" w:space="0" w:color="auto"/>
            <w:bottom w:val="none" w:sz="0" w:space="0" w:color="auto"/>
            <w:right w:val="none" w:sz="0" w:space="0" w:color="auto"/>
          </w:divBdr>
        </w:div>
        <w:div w:id="1893343132">
          <w:marLeft w:val="640"/>
          <w:marRight w:val="0"/>
          <w:marTop w:val="0"/>
          <w:marBottom w:val="0"/>
          <w:divBdr>
            <w:top w:val="none" w:sz="0" w:space="0" w:color="auto"/>
            <w:left w:val="none" w:sz="0" w:space="0" w:color="auto"/>
            <w:bottom w:val="none" w:sz="0" w:space="0" w:color="auto"/>
            <w:right w:val="none" w:sz="0" w:space="0" w:color="auto"/>
          </w:divBdr>
        </w:div>
        <w:div w:id="1933196453">
          <w:marLeft w:val="640"/>
          <w:marRight w:val="0"/>
          <w:marTop w:val="0"/>
          <w:marBottom w:val="0"/>
          <w:divBdr>
            <w:top w:val="none" w:sz="0" w:space="0" w:color="auto"/>
            <w:left w:val="none" w:sz="0" w:space="0" w:color="auto"/>
            <w:bottom w:val="none" w:sz="0" w:space="0" w:color="auto"/>
            <w:right w:val="none" w:sz="0" w:space="0" w:color="auto"/>
          </w:divBdr>
        </w:div>
        <w:div w:id="1942105928">
          <w:marLeft w:val="640"/>
          <w:marRight w:val="0"/>
          <w:marTop w:val="0"/>
          <w:marBottom w:val="0"/>
          <w:divBdr>
            <w:top w:val="none" w:sz="0" w:space="0" w:color="auto"/>
            <w:left w:val="none" w:sz="0" w:space="0" w:color="auto"/>
            <w:bottom w:val="none" w:sz="0" w:space="0" w:color="auto"/>
            <w:right w:val="none" w:sz="0" w:space="0" w:color="auto"/>
          </w:divBdr>
        </w:div>
        <w:div w:id="2006475480">
          <w:marLeft w:val="640"/>
          <w:marRight w:val="0"/>
          <w:marTop w:val="0"/>
          <w:marBottom w:val="0"/>
          <w:divBdr>
            <w:top w:val="none" w:sz="0" w:space="0" w:color="auto"/>
            <w:left w:val="none" w:sz="0" w:space="0" w:color="auto"/>
            <w:bottom w:val="none" w:sz="0" w:space="0" w:color="auto"/>
            <w:right w:val="none" w:sz="0" w:space="0" w:color="auto"/>
          </w:divBdr>
        </w:div>
        <w:div w:id="2024359115">
          <w:marLeft w:val="640"/>
          <w:marRight w:val="0"/>
          <w:marTop w:val="0"/>
          <w:marBottom w:val="0"/>
          <w:divBdr>
            <w:top w:val="none" w:sz="0" w:space="0" w:color="auto"/>
            <w:left w:val="none" w:sz="0" w:space="0" w:color="auto"/>
            <w:bottom w:val="none" w:sz="0" w:space="0" w:color="auto"/>
            <w:right w:val="none" w:sz="0" w:space="0" w:color="auto"/>
          </w:divBdr>
        </w:div>
        <w:div w:id="2054186561">
          <w:marLeft w:val="640"/>
          <w:marRight w:val="0"/>
          <w:marTop w:val="0"/>
          <w:marBottom w:val="0"/>
          <w:divBdr>
            <w:top w:val="none" w:sz="0" w:space="0" w:color="auto"/>
            <w:left w:val="none" w:sz="0" w:space="0" w:color="auto"/>
            <w:bottom w:val="none" w:sz="0" w:space="0" w:color="auto"/>
            <w:right w:val="none" w:sz="0" w:space="0" w:color="auto"/>
          </w:divBdr>
        </w:div>
        <w:div w:id="2067991123">
          <w:marLeft w:val="640"/>
          <w:marRight w:val="0"/>
          <w:marTop w:val="0"/>
          <w:marBottom w:val="0"/>
          <w:divBdr>
            <w:top w:val="none" w:sz="0" w:space="0" w:color="auto"/>
            <w:left w:val="none" w:sz="0" w:space="0" w:color="auto"/>
            <w:bottom w:val="none" w:sz="0" w:space="0" w:color="auto"/>
            <w:right w:val="none" w:sz="0" w:space="0" w:color="auto"/>
          </w:divBdr>
        </w:div>
        <w:div w:id="2084987446">
          <w:marLeft w:val="640"/>
          <w:marRight w:val="0"/>
          <w:marTop w:val="0"/>
          <w:marBottom w:val="0"/>
          <w:divBdr>
            <w:top w:val="none" w:sz="0" w:space="0" w:color="auto"/>
            <w:left w:val="none" w:sz="0" w:space="0" w:color="auto"/>
            <w:bottom w:val="none" w:sz="0" w:space="0" w:color="auto"/>
            <w:right w:val="none" w:sz="0" w:space="0" w:color="auto"/>
          </w:divBdr>
        </w:div>
        <w:div w:id="2095471747">
          <w:marLeft w:val="640"/>
          <w:marRight w:val="0"/>
          <w:marTop w:val="0"/>
          <w:marBottom w:val="0"/>
          <w:divBdr>
            <w:top w:val="none" w:sz="0" w:space="0" w:color="auto"/>
            <w:left w:val="none" w:sz="0" w:space="0" w:color="auto"/>
            <w:bottom w:val="none" w:sz="0" w:space="0" w:color="auto"/>
            <w:right w:val="none" w:sz="0" w:space="0" w:color="auto"/>
          </w:divBdr>
        </w:div>
        <w:div w:id="2108574219">
          <w:marLeft w:val="640"/>
          <w:marRight w:val="0"/>
          <w:marTop w:val="0"/>
          <w:marBottom w:val="0"/>
          <w:divBdr>
            <w:top w:val="none" w:sz="0" w:space="0" w:color="auto"/>
            <w:left w:val="none" w:sz="0" w:space="0" w:color="auto"/>
            <w:bottom w:val="none" w:sz="0" w:space="0" w:color="auto"/>
            <w:right w:val="none" w:sz="0" w:space="0" w:color="auto"/>
          </w:divBdr>
        </w:div>
      </w:divsChild>
    </w:div>
    <w:div w:id="1855723133">
      <w:bodyDiv w:val="1"/>
      <w:marLeft w:val="0"/>
      <w:marRight w:val="0"/>
      <w:marTop w:val="0"/>
      <w:marBottom w:val="0"/>
      <w:divBdr>
        <w:top w:val="none" w:sz="0" w:space="0" w:color="auto"/>
        <w:left w:val="none" w:sz="0" w:space="0" w:color="auto"/>
        <w:bottom w:val="none" w:sz="0" w:space="0" w:color="auto"/>
        <w:right w:val="none" w:sz="0" w:space="0" w:color="auto"/>
      </w:divBdr>
      <w:divsChild>
        <w:div w:id="158153048">
          <w:marLeft w:val="640"/>
          <w:marRight w:val="0"/>
          <w:marTop w:val="0"/>
          <w:marBottom w:val="0"/>
          <w:divBdr>
            <w:top w:val="none" w:sz="0" w:space="0" w:color="auto"/>
            <w:left w:val="none" w:sz="0" w:space="0" w:color="auto"/>
            <w:bottom w:val="none" w:sz="0" w:space="0" w:color="auto"/>
            <w:right w:val="none" w:sz="0" w:space="0" w:color="auto"/>
          </w:divBdr>
        </w:div>
        <w:div w:id="2078165132">
          <w:marLeft w:val="640"/>
          <w:marRight w:val="0"/>
          <w:marTop w:val="0"/>
          <w:marBottom w:val="0"/>
          <w:divBdr>
            <w:top w:val="none" w:sz="0" w:space="0" w:color="auto"/>
            <w:left w:val="none" w:sz="0" w:space="0" w:color="auto"/>
            <w:bottom w:val="none" w:sz="0" w:space="0" w:color="auto"/>
            <w:right w:val="none" w:sz="0" w:space="0" w:color="auto"/>
          </w:divBdr>
        </w:div>
        <w:div w:id="953902154">
          <w:marLeft w:val="640"/>
          <w:marRight w:val="0"/>
          <w:marTop w:val="0"/>
          <w:marBottom w:val="0"/>
          <w:divBdr>
            <w:top w:val="none" w:sz="0" w:space="0" w:color="auto"/>
            <w:left w:val="none" w:sz="0" w:space="0" w:color="auto"/>
            <w:bottom w:val="none" w:sz="0" w:space="0" w:color="auto"/>
            <w:right w:val="none" w:sz="0" w:space="0" w:color="auto"/>
          </w:divBdr>
        </w:div>
        <w:div w:id="341202472">
          <w:marLeft w:val="640"/>
          <w:marRight w:val="0"/>
          <w:marTop w:val="0"/>
          <w:marBottom w:val="0"/>
          <w:divBdr>
            <w:top w:val="none" w:sz="0" w:space="0" w:color="auto"/>
            <w:left w:val="none" w:sz="0" w:space="0" w:color="auto"/>
            <w:bottom w:val="none" w:sz="0" w:space="0" w:color="auto"/>
            <w:right w:val="none" w:sz="0" w:space="0" w:color="auto"/>
          </w:divBdr>
        </w:div>
        <w:div w:id="1774666148">
          <w:marLeft w:val="640"/>
          <w:marRight w:val="0"/>
          <w:marTop w:val="0"/>
          <w:marBottom w:val="0"/>
          <w:divBdr>
            <w:top w:val="none" w:sz="0" w:space="0" w:color="auto"/>
            <w:left w:val="none" w:sz="0" w:space="0" w:color="auto"/>
            <w:bottom w:val="none" w:sz="0" w:space="0" w:color="auto"/>
            <w:right w:val="none" w:sz="0" w:space="0" w:color="auto"/>
          </w:divBdr>
        </w:div>
        <w:div w:id="1300186256">
          <w:marLeft w:val="640"/>
          <w:marRight w:val="0"/>
          <w:marTop w:val="0"/>
          <w:marBottom w:val="0"/>
          <w:divBdr>
            <w:top w:val="none" w:sz="0" w:space="0" w:color="auto"/>
            <w:left w:val="none" w:sz="0" w:space="0" w:color="auto"/>
            <w:bottom w:val="none" w:sz="0" w:space="0" w:color="auto"/>
            <w:right w:val="none" w:sz="0" w:space="0" w:color="auto"/>
          </w:divBdr>
        </w:div>
        <w:div w:id="1519418876">
          <w:marLeft w:val="640"/>
          <w:marRight w:val="0"/>
          <w:marTop w:val="0"/>
          <w:marBottom w:val="0"/>
          <w:divBdr>
            <w:top w:val="none" w:sz="0" w:space="0" w:color="auto"/>
            <w:left w:val="none" w:sz="0" w:space="0" w:color="auto"/>
            <w:bottom w:val="none" w:sz="0" w:space="0" w:color="auto"/>
            <w:right w:val="none" w:sz="0" w:space="0" w:color="auto"/>
          </w:divBdr>
        </w:div>
        <w:div w:id="1679040940">
          <w:marLeft w:val="640"/>
          <w:marRight w:val="0"/>
          <w:marTop w:val="0"/>
          <w:marBottom w:val="0"/>
          <w:divBdr>
            <w:top w:val="none" w:sz="0" w:space="0" w:color="auto"/>
            <w:left w:val="none" w:sz="0" w:space="0" w:color="auto"/>
            <w:bottom w:val="none" w:sz="0" w:space="0" w:color="auto"/>
            <w:right w:val="none" w:sz="0" w:space="0" w:color="auto"/>
          </w:divBdr>
        </w:div>
        <w:div w:id="1309818414">
          <w:marLeft w:val="640"/>
          <w:marRight w:val="0"/>
          <w:marTop w:val="0"/>
          <w:marBottom w:val="0"/>
          <w:divBdr>
            <w:top w:val="none" w:sz="0" w:space="0" w:color="auto"/>
            <w:left w:val="none" w:sz="0" w:space="0" w:color="auto"/>
            <w:bottom w:val="none" w:sz="0" w:space="0" w:color="auto"/>
            <w:right w:val="none" w:sz="0" w:space="0" w:color="auto"/>
          </w:divBdr>
        </w:div>
        <w:div w:id="168639498">
          <w:marLeft w:val="640"/>
          <w:marRight w:val="0"/>
          <w:marTop w:val="0"/>
          <w:marBottom w:val="0"/>
          <w:divBdr>
            <w:top w:val="none" w:sz="0" w:space="0" w:color="auto"/>
            <w:left w:val="none" w:sz="0" w:space="0" w:color="auto"/>
            <w:bottom w:val="none" w:sz="0" w:space="0" w:color="auto"/>
            <w:right w:val="none" w:sz="0" w:space="0" w:color="auto"/>
          </w:divBdr>
        </w:div>
        <w:div w:id="1911378382">
          <w:marLeft w:val="640"/>
          <w:marRight w:val="0"/>
          <w:marTop w:val="0"/>
          <w:marBottom w:val="0"/>
          <w:divBdr>
            <w:top w:val="none" w:sz="0" w:space="0" w:color="auto"/>
            <w:left w:val="none" w:sz="0" w:space="0" w:color="auto"/>
            <w:bottom w:val="none" w:sz="0" w:space="0" w:color="auto"/>
            <w:right w:val="none" w:sz="0" w:space="0" w:color="auto"/>
          </w:divBdr>
        </w:div>
        <w:div w:id="2130969823">
          <w:marLeft w:val="640"/>
          <w:marRight w:val="0"/>
          <w:marTop w:val="0"/>
          <w:marBottom w:val="0"/>
          <w:divBdr>
            <w:top w:val="none" w:sz="0" w:space="0" w:color="auto"/>
            <w:left w:val="none" w:sz="0" w:space="0" w:color="auto"/>
            <w:bottom w:val="none" w:sz="0" w:space="0" w:color="auto"/>
            <w:right w:val="none" w:sz="0" w:space="0" w:color="auto"/>
          </w:divBdr>
        </w:div>
        <w:div w:id="1950431160">
          <w:marLeft w:val="640"/>
          <w:marRight w:val="0"/>
          <w:marTop w:val="0"/>
          <w:marBottom w:val="0"/>
          <w:divBdr>
            <w:top w:val="none" w:sz="0" w:space="0" w:color="auto"/>
            <w:left w:val="none" w:sz="0" w:space="0" w:color="auto"/>
            <w:bottom w:val="none" w:sz="0" w:space="0" w:color="auto"/>
            <w:right w:val="none" w:sz="0" w:space="0" w:color="auto"/>
          </w:divBdr>
        </w:div>
        <w:div w:id="693119019">
          <w:marLeft w:val="640"/>
          <w:marRight w:val="0"/>
          <w:marTop w:val="0"/>
          <w:marBottom w:val="0"/>
          <w:divBdr>
            <w:top w:val="none" w:sz="0" w:space="0" w:color="auto"/>
            <w:left w:val="none" w:sz="0" w:space="0" w:color="auto"/>
            <w:bottom w:val="none" w:sz="0" w:space="0" w:color="auto"/>
            <w:right w:val="none" w:sz="0" w:space="0" w:color="auto"/>
          </w:divBdr>
        </w:div>
        <w:div w:id="343166399">
          <w:marLeft w:val="640"/>
          <w:marRight w:val="0"/>
          <w:marTop w:val="0"/>
          <w:marBottom w:val="0"/>
          <w:divBdr>
            <w:top w:val="none" w:sz="0" w:space="0" w:color="auto"/>
            <w:left w:val="none" w:sz="0" w:space="0" w:color="auto"/>
            <w:bottom w:val="none" w:sz="0" w:space="0" w:color="auto"/>
            <w:right w:val="none" w:sz="0" w:space="0" w:color="auto"/>
          </w:divBdr>
        </w:div>
        <w:div w:id="1154951166">
          <w:marLeft w:val="640"/>
          <w:marRight w:val="0"/>
          <w:marTop w:val="0"/>
          <w:marBottom w:val="0"/>
          <w:divBdr>
            <w:top w:val="none" w:sz="0" w:space="0" w:color="auto"/>
            <w:left w:val="none" w:sz="0" w:space="0" w:color="auto"/>
            <w:bottom w:val="none" w:sz="0" w:space="0" w:color="auto"/>
            <w:right w:val="none" w:sz="0" w:space="0" w:color="auto"/>
          </w:divBdr>
        </w:div>
        <w:div w:id="1014770049">
          <w:marLeft w:val="640"/>
          <w:marRight w:val="0"/>
          <w:marTop w:val="0"/>
          <w:marBottom w:val="0"/>
          <w:divBdr>
            <w:top w:val="none" w:sz="0" w:space="0" w:color="auto"/>
            <w:left w:val="none" w:sz="0" w:space="0" w:color="auto"/>
            <w:bottom w:val="none" w:sz="0" w:space="0" w:color="auto"/>
            <w:right w:val="none" w:sz="0" w:space="0" w:color="auto"/>
          </w:divBdr>
        </w:div>
        <w:div w:id="1604144348">
          <w:marLeft w:val="640"/>
          <w:marRight w:val="0"/>
          <w:marTop w:val="0"/>
          <w:marBottom w:val="0"/>
          <w:divBdr>
            <w:top w:val="none" w:sz="0" w:space="0" w:color="auto"/>
            <w:left w:val="none" w:sz="0" w:space="0" w:color="auto"/>
            <w:bottom w:val="none" w:sz="0" w:space="0" w:color="auto"/>
            <w:right w:val="none" w:sz="0" w:space="0" w:color="auto"/>
          </w:divBdr>
        </w:div>
        <w:div w:id="995450329">
          <w:marLeft w:val="640"/>
          <w:marRight w:val="0"/>
          <w:marTop w:val="0"/>
          <w:marBottom w:val="0"/>
          <w:divBdr>
            <w:top w:val="none" w:sz="0" w:space="0" w:color="auto"/>
            <w:left w:val="none" w:sz="0" w:space="0" w:color="auto"/>
            <w:bottom w:val="none" w:sz="0" w:space="0" w:color="auto"/>
            <w:right w:val="none" w:sz="0" w:space="0" w:color="auto"/>
          </w:divBdr>
        </w:div>
        <w:div w:id="1941446284">
          <w:marLeft w:val="640"/>
          <w:marRight w:val="0"/>
          <w:marTop w:val="0"/>
          <w:marBottom w:val="0"/>
          <w:divBdr>
            <w:top w:val="none" w:sz="0" w:space="0" w:color="auto"/>
            <w:left w:val="none" w:sz="0" w:space="0" w:color="auto"/>
            <w:bottom w:val="none" w:sz="0" w:space="0" w:color="auto"/>
            <w:right w:val="none" w:sz="0" w:space="0" w:color="auto"/>
          </w:divBdr>
        </w:div>
        <w:div w:id="1646280307">
          <w:marLeft w:val="640"/>
          <w:marRight w:val="0"/>
          <w:marTop w:val="0"/>
          <w:marBottom w:val="0"/>
          <w:divBdr>
            <w:top w:val="none" w:sz="0" w:space="0" w:color="auto"/>
            <w:left w:val="none" w:sz="0" w:space="0" w:color="auto"/>
            <w:bottom w:val="none" w:sz="0" w:space="0" w:color="auto"/>
            <w:right w:val="none" w:sz="0" w:space="0" w:color="auto"/>
          </w:divBdr>
        </w:div>
        <w:div w:id="1640184853">
          <w:marLeft w:val="640"/>
          <w:marRight w:val="0"/>
          <w:marTop w:val="0"/>
          <w:marBottom w:val="0"/>
          <w:divBdr>
            <w:top w:val="none" w:sz="0" w:space="0" w:color="auto"/>
            <w:left w:val="none" w:sz="0" w:space="0" w:color="auto"/>
            <w:bottom w:val="none" w:sz="0" w:space="0" w:color="auto"/>
            <w:right w:val="none" w:sz="0" w:space="0" w:color="auto"/>
          </w:divBdr>
        </w:div>
        <w:div w:id="2030373638">
          <w:marLeft w:val="640"/>
          <w:marRight w:val="0"/>
          <w:marTop w:val="0"/>
          <w:marBottom w:val="0"/>
          <w:divBdr>
            <w:top w:val="none" w:sz="0" w:space="0" w:color="auto"/>
            <w:left w:val="none" w:sz="0" w:space="0" w:color="auto"/>
            <w:bottom w:val="none" w:sz="0" w:space="0" w:color="auto"/>
            <w:right w:val="none" w:sz="0" w:space="0" w:color="auto"/>
          </w:divBdr>
        </w:div>
        <w:div w:id="1756050948">
          <w:marLeft w:val="640"/>
          <w:marRight w:val="0"/>
          <w:marTop w:val="0"/>
          <w:marBottom w:val="0"/>
          <w:divBdr>
            <w:top w:val="none" w:sz="0" w:space="0" w:color="auto"/>
            <w:left w:val="none" w:sz="0" w:space="0" w:color="auto"/>
            <w:bottom w:val="none" w:sz="0" w:space="0" w:color="auto"/>
            <w:right w:val="none" w:sz="0" w:space="0" w:color="auto"/>
          </w:divBdr>
        </w:div>
        <w:div w:id="1081105691">
          <w:marLeft w:val="640"/>
          <w:marRight w:val="0"/>
          <w:marTop w:val="0"/>
          <w:marBottom w:val="0"/>
          <w:divBdr>
            <w:top w:val="none" w:sz="0" w:space="0" w:color="auto"/>
            <w:left w:val="none" w:sz="0" w:space="0" w:color="auto"/>
            <w:bottom w:val="none" w:sz="0" w:space="0" w:color="auto"/>
            <w:right w:val="none" w:sz="0" w:space="0" w:color="auto"/>
          </w:divBdr>
        </w:div>
        <w:div w:id="57553764">
          <w:marLeft w:val="640"/>
          <w:marRight w:val="0"/>
          <w:marTop w:val="0"/>
          <w:marBottom w:val="0"/>
          <w:divBdr>
            <w:top w:val="none" w:sz="0" w:space="0" w:color="auto"/>
            <w:left w:val="none" w:sz="0" w:space="0" w:color="auto"/>
            <w:bottom w:val="none" w:sz="0" w:space="0" w:color="auto"/>
            <w:right w:val="none" w:sz="0" w:space="0" w:color="auto"/>
          </w:divBdr>
        </w:div>
        <w:div w:id="274334100">
          <w:marLeft w:val="640"/>
          <w:marRight w:val="0"/>
          <w:marTop w:val="0"/>
          <w:marBottom w:val="0"/>
          <w:divBdr>
            <w:top w:val="none" w:sz="0" w:space="0" w:color="auto"/>
            <w:left w:val="none" w:sz="0" w:space="0" w:color="auto"/>
            <w:bottom w:val="none" w:sz="0" w:space="0" w:color="auto"/>
            <w:right w:val="none" w:sz="0" w:space="0" w:color="auto"/>
          </w:divBdr>
        </w:div>
        <w:div w:id="473452135">
          <w:marLeft w:val="640"/>
          <w:marRight w:val="0"/>
          <w:marTop w:val="0"/>
          <w:marBottom w:val="0"/>
          <w:divBdr>
            <w:top w:val="none" w:sz="0" w:space="0" w:color="auto"/>
            <w:left w:val="none" w:sz="0" w:space="0" w:color="auto"/>
            <w:bottom w:val="none" w:sz="0" w:space="0" w:color="auto"/>
            <w:right w:val="none" w:sz="0" w:space="0" w:color="auto"/>
          </w:divBdr>
        </w:div>
        <w:div w:id="1495103562">
          <w:marLeft w:val="640"/>
          <w:marRight w:val="0"/>
          <w:marTop w:val="0"/>
          <w:marBottom w:val="0"/>
          <w:divBdr>
            <w:top w:val="none" w:sz="0" w:space="0" w:color="auto"/>
            <w:left w:val="none" w:sz="0" w:space="0" w:color="auto"/>
            <w:bottom w:val="none" w:sz="0" w:space="0" w:color="auto"/>
            <w:right w:val="none" w:sz="0" w:space="0" w:color="auto"/>
          </w:divBdr>
        </w:div>
        <w:div w:id="1612593322">
          <w:marLeft w:val="640"/>
          <w:marRight w:val="0"/>
          <w:marTop w:val="0"/>
          <w:marBottom w:val="0"/>
          <w:divBdr>
            <w:top w:val="none" w:sz="0" w:space="0" w:color="auto"/>
            <w:left w:val="none" w:sz="0" w:space="0" w:color="auto"/>
            <w:bottom w:val="none" w:sz="0" w:space="0" w:color="auto"/>
            <w:right w:val="none" w:sz="0" w:space="0" w:color="auto"/>
          </w:divBdr>
        </w:div>
        <w:div w:id="1738016391">
          <w:marLeft w:val="640"/>
          <w:marRight w:val="0"/>
          <w:marTop w:val="0"/>
          <w:marBottom w:val="0"/>
          <w:divBdr>
            <w:top w:val="none" w:sz="0" w:space="0" w:color="auto"/>
            <w:left w:val="none" w:sz="0" w:space="0" w:color="auto"/>
            <w:bottom w:val="none" w:sz="0" w:space="0" w:color="auto"/>
            <w:right w:val="none" w:sz="0" w:space="0" w:color="auto"/>
          </w:divBdr>
        </w:div>
        <w:div w:id="1807816894">
          <w:marLeft w:val="640"/>
          <w:marRight w:val="0"/>
          <w:marTop w:val="0"/>
          <w:marBottom w:val="0"/>
          <w:divBdr>
            <w:top w:val="none" w:sz="0" w:space="0" w:color="auto"/>
            <w:left w:val="none" w:sz="0" w:space="0" w:color="auto"/>
            <w:bottom w:val="none" w:sz="0" w:space="0" w:color="auto"/>
            <w:right w:val="none" w:sz="0" w:space="0" w:color="auto"/>
          </w:divBdr>
        </w:div>
        <w:div w:id="1204975107">
          <w:marLeft w:val="640"/>
          <w:marRight w:val="0"/>
          <w:marTop w:val="0"/>
          <w:marBottom w:val="0"/>
          <w:divBdr>
            <w:top w:val="none" w:sz="0" w:space="0" w:color="auto"/>
            <w:left w:val="none" w:sz="0" w:space="0" w:color="auto"/>
            <w:bottom w:val="none" w:sz="0" w:space="0" w:color="auto"/>
            <w:right w:val="none" w:sz="0" w:space="0" w:color="auto"/>
          </w:divBdr>
        </w:div>
        <w:div w:id="89467834">
          <w:marLeft w:val="640"/>
          <w:marRight w:val="0"/>
          <w:marTop w:val="0"/>
          <w:marBottom w:val="0"/>
          <w:divBdr>
            <w:top w:val="none" w:sz="0" w:space="0" w:color="auto"/>
            <w:left w:val="none" w:sz="0" w:space="0" w:color="auto"/>
            <w:bottom w:val="none" w:sz="0" w:space="0" w:color="auto"/>
            <w:right w:val="none" w:sz="0" w:space="0" w:color="auto"/>
          </w:divBdr>
        </w:div>
        <w:div w:id="296959451">
          <w:marLeft w:val="640"/>
          <w:marRight w:val="0"/>
          <w:marTop w:val="0"/>
          <w:marBottom w:val="0"/>
          <w:divBdr>
            <w:top w:val="none" w:sz="0" w:space="0" w:color="auto"/>
            <w:left w:val="none" w:sz="0" w:space="0" w:color="auto"/>
            <w:bottom w:val="none" w:sz="0" w:space="0" w:color="auto"/>
            <w:right w:val="none" w:sz="0" w:space="0" w:color="auto"/>
          </w:divBdr>
        </w:div>
        <w:div w:id="196285516">
          <w:marLeft w:val="640"/>
          <w:marRight w:val="0"/>
          <w:marTop w:val="0"/>
          <w:marBottom w:val="0"/>
          <w:divBdr>
            <w:top w:val="none" w:sz="0" w:space="0" w:color="auto"/>
            <w:left w:val="none" w:sz="0" w:space="0" w:color="auto"/>
            <w:bottom w:val="none" w:sz="0" w:space="0" w:color="auto"/>
            <w:right w:val="none" w:sz="0" w:space="0" w:color="auto"/>
          </w:divBdr>
        </w:div>
        <w:div w:id="1004747666">
          <w:marLeft w:val="640"/>
          <w:marRight w:val="0"/>
          <w:marTop w:val="0"/>
          <w:marBottom w:val="0"/>
          <w:divBdr>
            <w:top w:val="none" w:sz="0" w:space="0" w:color="auto"/>
            <w:left w:val="none" w:sz="0" w:space="0" w:color="auto"/>
            <w:bottom w:val="none" w:sz="0" w:space="0" w:color="auto"/>
            <w:right w:val="none" w:sz="0" w:space="0" w:color="auto"/>
          </w:divBdr>
        </w:div>
        <w:div w:id="2013292756">
          <w:marLeft w:val="640"/>
          <w:marRight w:val="0"/>
          <w:marTop w:val="0"/>
          <w:marBottom w:val="0"/>
          <w:divBdr>
            <w:top w:val="none" w:sz="0" w:space="0" w:color="auto"/>
            <w:left w:val="none" w:sz="0" w:space="0" w:color="auto"/>
            <w:bottom w:val="none" w:sz="0" w:space="0" w:color="auto"/>
            <w:right w:val="none" w:sz="0" w:space="0" w:color="auto"/>
          </w:divBdr>
        </w:div>
        <w:div w:id="932085690">
          <w:marLeft w:val="640"/>
          <w:marRight w:val="0"/>
          <w:marTop w:val="0"/>
          <w:marBottom w:val="0"/>
          <w:divBdr>
            <w:top w:val="none" w:sz="0" w:space="0" w:color="auto"/>
            <w:left w:val="none" w:sz="0" w:space="0" w:color="auto"/>
            <w:bottom w:val="none" w:sz="0" w:space="0" w:color="auto"/>
            <w:right w:val="none" w:sz="0" w:space="0" w:color="auto"/>
          </w:divBdr>
        </w:div>
        <w:div w:id="984512180">
          <w:marLeft w:val="640"/>
          <w:marRight w:val="0"/>
          <w:marTop w:val="0"/>
          <w:marBottom w:val="0"/>
          <w:divBdr>
            <w:top w:val="none" w:sz="0" w:space="0" w:color="auto"/>
            <w:left w:val="none" w:sz="0" w:space="0" w:color="auto"/>
            <w:bottom w:val="none" w:sz="0" w:space="0" w:color="auto"/>
            <w:right w:val="none" w:sz="0" w:space="0" w:color="auto"/>
          </w:divBdr>
        </w:div>
        <w:div w:id="84419077">
          <w:marLeft w:val="640"/>
          <w:marRight w:val="0"/>
          <w:marTop w:val="0"/>
          <w:marBottom w:val="0"/>
          <w:divBdr>
            <w:top w:val="none" w:sz="0" w:space="0" w:color="auto"/>
            <w:left w:val="none" w:sz="0" w:space="0" w:color="auto"/>
            <w:bottom w:val="none" w:sz="0" w:space="0" w:color="auto"/>
            <w:right w:val="none" w:sz="0" w:space="0" w:color="auto"/>
          </w:divBdr>
        </w:div>
        <w:div w:id="622425840">
          <w:marLeft w:val="640"/>
          <w:marRight w:val="0"/>
          <w:marTop w:val="0"/>
          <w:marBottom w:val="0"/>
          <w:divBdr>
            <w:top w:val="none" w:sz="0" w:space="0" w:color="auto"/>
            <w:left w:val="none" w:sz="0" w:space="0" w:color="auto"/>
            <w:bottom w:val="none" w:sz="0" w:space="0" w:color="auto"/>
            <w:right w:val="none" w:sz="0" w:space="0" w:color="auto"/>
          </w:divBdr>
        </w:div>
        <w:div w:id="1953828598">
          <w:marLeft w:val="640"/>
          <w:marRight w:val="0"/>
          <w:marTop w:val="0"/>
          <w:marBottom w:val="0"/>
          <w:divBdr>
            <w:top w:val="none" w:sz="0" w:space="0" w:color="auto"/>
            <w:left w:val="none" w:sz="0" w:space="0" w:color="auto"/>
            <w:bottom w:val="none" w:sz="0" w:space="0" w:color="auto"/>
            <w:right w:val="none" w:sz="0" w:space="0" w:color="auto"/>
          </w:divBdr>
        </w:div>
        <w:div w:id="49038210">
          <w:marLeft w:val="640"/>
          <w:marRight w:val="0"/>
          <w:marTop w:val="0"/>
          <w:marBottom w:val="0"/>
          <w:divBdr>
            <w:top w:val="none" w:sz="0" w:space="0" w:color="auto"/>
            <w:left w:val="none" w:sz="0" w:space="0" w:color="auto"/>
            <w:bottom w:val="none" w:sz="0" w:space="0" w:color="auto"/>
            <w:right w:val="none" w:sz="0" w:space="0" w:color="auto"/>
          </w:divBdr>
        </w:div>
        <w:div w:id="2132358338">
          <w:marLeft w:val="640"/>
          <w:marRight w:val="0"/>
          <w:marTop w:val="0"/>
          <w:marBottom w:val="0"/>
          <w:divBdr>
            <w:top w:val="none" w:sz="0" w:space="0" w:color="auto"/>
            <w:left w:val="none" w:sz="0" w:space="0" w:color="auto"/>
            <w:bottom w:val="none" w:sz="0" w:space="0" w:color="auto"/>
            <w:right w:val="none" w:sz="0" w:space="0" w:color="auto"/>
          </w:divBdr>
        </w:div>
        <w:div w:id="268005904">
          <w:marLeft w:val="640"/>
          <w:marRight w:val="0"/>
          <w:marTop w:val="0"/>
          <w:marBottom w:val="0"/>
          <w:divBdr>
            <w:top w:val="none" w:sz="0" w:space="0" w:color="auto"/>
            <w:left w:val="none" w:sz="0" w:space="0" w:color="auto"/>
            <w:bottom w:val="none" w:sz="0" w:space="0" w:color="auto"/>
            <w:right w:val="none" w:sz="0" w:space="0" w:color="auto"/>
          </w:divBdr>
        </w:div>
        <w:div w:id="1908178532">
          <w:marLeft w:val="640"/>
          <w:marRight w:val="0"/>
          <w:marTop w:val="0"/>
          <w:marBottom w:val="0"/>
          <w:divBdr>
            <w:top w:val="none" w:sz="0" w:space="0" w:color="auto"/>
            <w:left w:val="none" w:sz="0" w:space="0" w:color="auto"/>
            <w:bottom w:val="none" w:sz="0" w:space="0" w:color="auto"/>
            <w:right w:val="none" w:sz="0" w:space="0" w:color="auto"/>
          </w:divBdr>
        </w:div>
        <w:div w:id="27805039">
          <w:marLeft w:val="640"/>
          <w:marRight w:val="0"/>
          <w:marTop w:val="0"/>
          <w:marBottom w:val="0"/>
          <w:divBdr>
            <w:top w:val="none" w:sz="0" w:space="0" w:color="auto"/>
            <w:left w:val="none" w:sz="0" w:space="0" w:color="auto"/>
            <w:bottom w:val="none" w:sz="0" w:space="0" w:color="auto"/>
            <w:right w:val="none" w:sz="0" w:space="0" w:color="auto"/>
          </w:divBdr>
        </w:div>
        <w:div w:id="1372194710">
          <w:marLeft w:val="640"/>
          <w:marRight w:val="0"/>
          <w:marTop w:val="0"/>
          <w:marBottom w:val="0"/>
          <w:divBdr>
            <w:top w:val="none" w:sz="0" w:space="0" w:color="auto"/>
            <w:left w:val="none" w:sz="0" w:space="0" w:color="auto"/>
            <w:bottom w:val="none" w:sz="0" w:space="0" w:color="auto"/>
            <w:right w:val="none" w:sz="0" w:space="0" w:color="auto"/>
          </w:divBdr>
        </w:div>
        <w:div w:id="479343261">
          <w:marLeft w:val="640"/>
          <w:marRight w:val="0"/>
          <w:marTop w:val="0"/>
          <w:marBottom w:val="0"/>
          <w:divBdr>
            <w:top w:val="none" w:sz="0" w:space="0" w:color="auto"/>
            <w:left w:val="none" w:sz="0" w:space="0" w:color="auto"/>
            <w:bottom w:val="none" w:sz="0" w:space="0" w:color="auto"/>
            <w:right w:val="none" w:sz="0" w:space="0" w:color="auto"/>
          </w:divBdr>
        </w:div>
        <w:div w:id="1261449167">
          <w:marLeft w:val="640"/>
          <w:marRight w:val="0"/>
          <w:marTop w:val="0"/>
          <w:marBottom w:val="0"/>
          <w:divBdr>
            <w:top w:val="none" w:sz="0" w:space="0" w:color="auto"/>
            <w:left w:val="none" w:sz="0" w:space="0" w:color="auto"/>
            <w:bottom w:val="none" w:sz="0" w:space="0" w:color="auto"/>
            <w:right w:val="none" w:sz="0" w:space="0" w:color="auto"/>
          </w:divBdr>
        </w:div>
        <w:div w:id="993486766">
          <w:marLeft w:val="640"/>
          <w:marRight w:val="0"/>
          <w:marTop w:val="0"/>
          <w:marBottom w:val="0"/>
          <w:divBdr>
            <w:top w:val="none" w:sz="0" w:space="0" w:color="auto"/>
            <w:left w:val="none" w:sz="0" w:space="0" w:color="auto"/>
            <w:bottom w:val="none" w:sz="0" w:space="0" w:color="auto"/>
            <w:right w:val="none" w:sz="0" w:space="0" w:color="auto"/>
          </w:divBdr>
        </w:div>
        <w:div w:id="349526697">
          <w:marLeft w:val="640"/>
          <w:marRight w:val="0"/>
          <w:marTop w:val="0"/>
          <w:marBottom w:val="0"/>
          <w:divBdr>
            <w:top w:val="none" w:sz="0" w:space="0" w:color="auto"/>
            <w:left w:val="none" w:sz="0" w:space="0" w:color="auto"/>
            <w:bottom w:val="none" w:sz="0" w:space="0" w:color="auto"/>
            <w:right w:val="none" w:sz="0" w:space="0" w:color="auto"/>
          </w:divBdr>
        </w:div>
        <w:div w:id="487285306">
          <w:marLeft w:val="640"/>
          <w:marRight w:val="0"/>
          <w:marTop w:val="0"/>
          <w:marBottom w:val="0"/>
          <w:divBdr>
            <w:top w:val="none" w:sz="0" w:space="0" w:color="auto"/>
            <w:left w:val="none" w:sz="0" w:space="0" w:color="auto"/>
            <w:bottom w:val="none" w:sz="0" w:space="0" w:color="auto"/>
            <w:right w:val="none" w:sz="0" w:space="0" w:color="auto"/>
          </w:divBdr>
        </w:div>
        <w:div w:id="1949385893">
          <w:marLeft w:val="640"/>
          <w:marRight w:val="0"/>
          <w:marTop w:val="0"/>
          <w:marBottom w:val="0"/>
          <w:divBdr>
            <w:top w:val="none" w:sz="0" w:space="0" w:color="auto"/>
            <w:left w:val="none" w:sz="0" w:space="0" w:color="auto"/>
            <w:bottom w:val="none" w:sz="0" w:space="0" w:color="auto"/>
            <w:right w:val="none" w:sz="0" w:space="0" w:color="auto"/>
          </w:divBdr>
        </w:div>
        <w:div w:id="1275320">
          <w:marLeft w:val="640"/>
          <w:marRight w:val="0"/>
          <w:marTop w:val="0"/>
          <w:marBottom w:val="0"/>
          <w:divBdr>
            <w:top w:val="none" w:sz="0" w:space="0" w:color="auto"/>
            <w:left w:val="none" w:sz="0" w:space="0" w:color="auto"/>
            <w:bottom w:val="none" w:sz="0" w:space="0" w:color="auto"/>
            <w:right w:val="none" w:sz="0" w:space="0" w:color="auto"/>
          </w:divBdr>
        </w:div>
        <w:div w:id="774329403">
          <w:marLeft w:val="640"/>
          <w:marRight w:val="0"/>
          <w:marTop w:val="0"/>
          <w:marBottom w:val="0"/>
          <w:divBdr>
            <w:top w:val="none" w:sz="0" w:space="0" w:color="auto"/>
            <w:left w:val="none" w:sz="0" w:space="0" w:color="auto"/>
            <w:bottom w:val="none" w:sz="0" w:space="0" w:color="auto"/>
            <w:right w:val="none" w:sz="0" w:space="0" w:color="auto"/>
          </w:divBdr>
        </w:div>
        <w:div w:id="110902041">
          <w:marLeft w:val="640"/>
          <w:marRight w:val="0"/>
          <w:marTop w:val="0"/>
          <w:marBottom w:val="0"/>
          <w:divBdr>
            <w:top w:val="none" w:sz="0" w:space="0" w:color="auto"/>
            <w:left w:val="none" w:sz="0" w:space="0" w:color="auto"/>
            <w:bottom w:val="none" w:sz="0" w:space="0" w:color="auto"/>
            <w:right w:val="none" w:sz="0" w:space="0" w:color="auto"/>
          </w:divBdr>
        </w:div>
        <w:div w:id="1257448175">
          <w:marLeft w:val="640"/>
          <w:marRight w:val="0"/>
          <w:marTop w:val="0"/>
          <w:marBottom w:val="0"/>
          <w:divBdr>
            <w:top w:val="none" w:sz="0" w:space="0" w:color="auto"/>
            <w:left w:val="none" w:sz="0" w:space="0" w:color="auto"/>
            <w:bottom w:val="none" w:sz="0" w:space="0" w:color="auto"/>
            <w:right w:val="none" w:sz="0" w:space="0" w:color="auto"/>
          </w:divBdr>
        </w:div>
        <w:div w:id="1312756428">
          <w:marLeft w:val="640"/>
          <w:marRight w:val="0"/>
          <w:marTop w:val="0"/>
          <w:marBottom w:val="0"/>
          <w:divBdr>
            <w:top w:val="none" w:sz="0" w:space="0" w:color="auto"/>
            <w:left w:val="none" w:sz="0" w:space="0" w:color="auto"/>
            <w:bottom w:val="none" w:sz="0" w:space="0" w:color="auto"/>
            <w:right w:val="none" w:sz="0" w:space="0" w:color="auto"/>
          </w:divBdr>
        </w:div>
        <w:div w:id="430978054">
          <w:marLeft w:val="640"/>
          <w:marRight w:val="0"/>
          <w:marTop w:val="0"/>
          <w:marBottom w:val="0"/>
          <w:divBdr>
            <w:top w:val="none" w:sz="0" w:space="0" w:color="auto"/>
            <w:left w:val="none" w:sz="0" w:space="0" w:color="auto"/>
            <w:bottom w:val="none" w:sz="0" w:space="0" w:color="auto"/>
            <w:right w:val="none" w:sz="0" w:space="0" w:color="auto"/>
          </w:divBdr>
        </w:div>
        <w:div w:id="1699155631">
          <w:marLeft w:val="640"/>
          <w:marRight w:val="0"/>
          <w:marTop w:val="0"/>
          <w:marBottom w:val="0"/>
          <w:divBdr>
            <w:top w:val="none" w:sz="0" w:space="0" w:color="auto"/>
            <w:left w:val="none" w:sz="0" w:space="0" w:color="auto"/>
            <w:bottom w:val="none" w:sz="0" w:space="0" w:color="auto"/>
            <w:right w:val="none" w:sz="0" w:space="0" w:color="auto"/>
          </w:divBdr>
        </w:div>
        <w:div w:id="1556156438">
          <w:marLeft w:val="640"/>
          <w:marRight w:val="0"/>
          <w:marTop w:val="0"/>
          <w:marBottom w:val="0"/>
          <w:divBdr>
            <w:top w:val="none" w:sz="0" w:space="0" w:color="auto"/>
            <w:left w:val="none" w:sz="0" w:space="0" w:color="auto"/>
            <w:bottom w:val="none" w:sz="0" w:space="0" w:color="auto"/>
            <w:right w:val="none" w:sz="0" w:space="0" w:color="auto"/>
          </w:divBdr>
        </w:div>
        <w:div w:id="406075900">
          <w:marLeft w:val="640"/>
          <w:marRight w:val="0"/>
          <w:marTop w:val="0"/>
          <w:marBottom w:val="0"/>
          <w:divBdr>
            <w:top w:val="none" w:sz="0" w:space="0" w:color="auto"/>
            <w:left w:val="none" w:sz="0" w:space="0" w:color="auto"/>
            <w:bottom w:val="none" w:sz="0" w:space="0" w:color="auto"/>
            <w:right w:val="none" w:sz="0" w:space="0" w:color="auto"/>
          </w:divBdr>
        </w:div>
        <w:div w:id="141629012">
          <w:marLeft w:val="640"/>
          <w:marRight w:val="0"/>
          <w:marTop w:val="0"/>
          <w:marBottom w:val="0"/>
          <w:divBdr>
            <w:top w:val="none" w:sz="0" w:space="0" w:color="auto"/>
            <w:left w:val="none" w:sz="0" w:space="0" w:color="auto"/>
            <w:bottom w:val="none" w:sz="0" w:space="0" w:color="auto"/>
            <w:right w:val="none" w:sz="0" w:space="0" w:color="auto"/>
          </w:divBdr>
        </w:div>
        <w:div w:id="669717385">
          <w:marLeft w:val="640"/>
          <w:marRight w:val="0"/>
          <w:marTop w:val="0"/>
          <w:marBottom w:val="0"/>
          <w:divBdr>
            <w:top w:val="none" w:sz="0" w:space="0" w:color="auto"/>
            <w:left w:val="none" w:sz="0" w:space="0" w:color="auto"/>
            <w:bottom w:val="none" w:sz="0" w:space="0" w:color="auto"/>
            <w:right w:val="none" w:sz="0" w:space="0" w:color="auto"/>
          </w:divBdr>
        </w:div>
        <w:div w:id="1824273836">
          <w:marLeft w:val="640"/>
          <w:marRight w:val="0"/>
          <w:marTop w:val="0"/>
          <w:marBottom w:val="0"/>
          <w:divBdr>
            <w:top w:val="none" w:sz="0" w:space="0" w:color="auto"/>
            <w:left w:val="none" w:sz="0" w:space="0" w:color="auto"/>
            <w:bottom w:val="none" w:sz="0" w:space="0" w:color="auto"/>
            <w:right w:val="none" w:sz="0" w:space="0" w:color="auto"/>
          </w:divBdr>
        </w:div>
        <w:div w:id="569655630">
          <w:marLeft w:val="640"/>
          <w:marRight w:val="0"/>
          <w:marTop w:val="0"/>
          <w:marBottom w:val="0"/>
          <w:divBdr>
            <w:top w:val="none" w:sz="0" w:space="0" w:color="auto"/>
            <w:left w:val="none" w:sz="0" w:space="0" w:color="auto"/>
            <w:bottom w:val="none" w:sz="0" w:space="0" w:color="auto"/>
            <w:right w:val="none" w:sz="0" w:space="0" w:color="auto"/>
          </w:divBdr>
        </w:div>
        <w:div w:id="1866357852">
          <w:marLeft w:val="640"/>
          <w:marRight w:val="0"/>
          <w:marTop w:val="0"/>
          <w:marBottom w:val="0"/>
          <w:divBdr>
            <w:top w:val="none" w:sz="0" w:space="0" w:color="auto"/>
            <w:left w:val="none" w:sz="0" w:space="0" w:color="auto"/>
            <w:bottom w:val="none" w:sz="0" w:space="0" w:color="auto"/>
            <w:right w:val="none" w:sz="0" w:space="0" w:color="auto"/>
          </w:divBdr>
        </w:div>
        <w:div w:id="1434401436">
          <w:marLeft w:val="640"/>
          <w:marRight w:val="0"/>
          <w:marTop w:val="0"/>
          <w:marBottom w:val="0"/>
          <w:divBdr>
            <w:top w:val="none" w:sz="0" w:space="0" w:color="auto"/>
            <w:left w:val="none" w:sz="0" w:space="0" w:color="auto"/>
            <w:bottom w:val="none" w:sz="0" w:space="0" w:color="auto"/>
            <w:right w:val="none" w:sz="0" w:space="0" w:color="auto"/>
          </w:divBdr>
        </w:div>
        <w:div w:id="2078046858">
          <w:marLeft w:val="640"/>
          <w:marRight w:val="0"/>
          <w:marTop w:val="0"/>
          <w:marBottom w:val="0"/>
          <w:divBdr>
            <w:top w:val="none" w:sz="0" w:space="0" w:color="auto"/>
            <w:left w:val="none" w:sz="0" w:space="0" w:color="auto"/>
            <w:bottom w:val="none" w:sz="0" w:space="0" w:color="auto"/>
            <w:right w:val="none" w:sz="0" w:space="0" w:color="auto"/>
          </w:divBdr>
        </w:div>
        <w:div w:id="967315314">
          <w:marLeft w:val="640"/>
          <w:marRight w:val="0"/>
          <w:marTop w:val="0"/>
          <w:marBottom w:val="0"/>
          <w:divBdr>
            <w:top w:val="none" w:sz="0" w:space="0" w:color="auto"/>
            <w:left w:val="none" w:sz="0" w:space="0" w:color="auto"/>
            <w:bottom w:val="none" w:sz="0" w:space="0" w:color="auto"/>
            <w:right w:val="none" w:sz="0" w:space="0" w:color="auto"/>
          </w:divBdr>
        </w:div>
        <w:div w:id="464666448">
          <w:marLeft w:val="640"/>
          <w:marRight w:val="0"/>
          <w:marTop w:val="0"/>
          <w:marBottom w:val="0"/>
          <w:divBdr>
            <w:top w:val="none" w:sz="0" w:space="0" w:color="auto"/>
            <w:left w:val="none" w:sz="0" w:space="0" w:color="auto"/>
            <w:bottom w:val="none" w:sz="0" w:space="0" w:color="auto"/>
            <w:right w:val="none" w:sz="0" w:space="0" w:color="auto"/>
          </w:divBdr>
        </w:div>
        <w:div w:id="185752319">
          <w:marLeft w:val="640"/>
          <w:marRight w:val="0"/>
          <w:marTop w:val="0"/>
          <w:marBottom w:val="0"/>
          <w:divBdr>
            <w:top w:val="none" w:sz="0" w:space="0" w:color="auto"/>
            <w:left w:val="none" w:sz="0" w:space="0" w:color="auto"/>
            <w:bottom w:val="none" w:sz="0" w:space="0" w:color="auto"/>
            <w:right w:val="none" w:sz="0" w:space="0" w:color="auto"/>
          </w:divBdr>
        </w:div>
        <w:div w:id="479421054">
          <w:marLeft w:val="640"/>
          <w:marRight w:val="0"/>
          <w:marTop w:val="0"/>
          <w:marBottom w:val="0"/>
          <w:divBdr>
            <w:top w:val="none" w:sz="0" w:space="0" w:color="auto"/>
            <w:left w:val="none" w:sz="0" w:space="0" w:color="auto"/>
            <w:bottom w:val="none" w:sz="0" w:space="0" w:color="auto"/>
            <w:right w:val="none" w:sz="0" w:space="0" w:color="auto"/>
          </w:divBdr>
        </w:div>
        <w:div w:id="717627483">
          <w:marLeft w:val="640"/>
          <w:marRight w:val="0"/>
          <w:marTop w:val="0"/>
          <w:marBottom w:val="0"/>
          <w:divBdr>
            <w:top w:val="none" w:sz="0" w:space="0" w:color="auto"/>
            <w:left w:val="none" w:sz="0" w:space="0" w:color="auto"/>
            <w:bottom w:val="none" w:sz="0" w:space="0" w:color="auto"/>
            <w:right w:val="none" w:sz="0" w:space="0" w:color="auto"/>
          </w:divBdr>
        </w:div>
        <w:div w:id="1436025390">
          <w:marLeft w:val="640"/>
          <w:marRight w:val="0"/>
          <w:marTop w:val="0"/>
          <w:marBottom w:val="0"/>
          <w:divBdr>
            <w:top w:val="none" w:sz="0" w:space="0" w:color="auto"/>
            <w:left w:val="none" w:sz="0" w:space="0" w:color="auto"/>
            <w:bottom w:val="none" w:sz="0" w:space="0" w:color="auto"/>
            <w:right w:val="none" w:sz="0" w:space="0" w:color="auto"/>
          </w:divBdr>
        </w:div>
        <w:div w:id="375279082">
          <w:marLeft w:val="640"/>
          <w:marRight w:val="0"/>
          <w:marTop w:val="0"/>
          <w:marBottom w:val="0"/>
          <w:divBdr>
            <w:top w:val="none" w:sz="0" w:space="0" w:color="auto"/>
            <w:left w:val="none" w:sz="0" w:space="0" w:color="auto"/>
            <w:bottom w:val="none" w:sz="0" w:space="0" w:color="auto"/>
            <w:right w:val="none" w:sz="0" w:space="0" w:color="auto"/>
          </w:divBdr>
        </w:div>
        <w:div w:id="524907377">
          <w:marLeft w:val="640"/>
          <w:marRight w:val="0"/>
          <w:marTop w:val="0"/>
          <w:marBottom w:val="0"/>
          <w:divBdr>
            <w:top w:val="none" w:sz="0" w:space="0" w:color="auto"/>
            <w:left w:val="none" w:sz="0" w:space="0" w:color="auto"/>
            <w:bottom w:val="none" w:sz="0" w:space="0" w:color="auto"/>
            <w:right w:val="none" w:sz="0" w:space="0" w:color="auto"/>
          </w:divBdr>
        </w:div>
        <w:div w:id="1827236511">
          <w:marLeft w:val="640"/>
          <w:marRight w:val="0"/>
          <w:marTop w:val="0"/>
          <w:marBottom w:val="0"/>
          <w:divBdr>
            <w:top w:val="none" w:sz="0" w:space="0" w:color="auto"/>
            <w:left w:val="none" w:sz="0" w:space="0" w:color="auto"/>
            <w:bottom w:val="none" w:sz="0" w:space="0" w:color="auto"/>
            <w:right w:val="none" w:sz="0" w:space="0" w:color="auto"/>
          </w:divBdr>
        </w:div>
        <w:div w:id="1835490695">
          <w:marLeft w:val="640"/>
          <w:marRight w:val="0"/>
          <w:marTop w:val="0"/>
          <w:marBottom w:val="0"/>
          <w:divBdr>
            <w:top w:val="none" w:sz="0" w:space="0" w:color="auto"/>
            <w:left w:val="none" w:sz="0" w:space="0" w:color="auto"/>
            <w:bottom w:val="none" w:sz="0" w:space="0" w:color="auto"/>
            <w:right w:val="none" w:sz="0" w:space="0" w:color="auto"/>
          </w:divBdr>
        </w:div>
        <w:div w:id="711269621">
          <w:marLeft w:val="640"/>
          <w:marRight w:val="0"/>
          <w:marTop w:val="0"/>
          <w:marBottom w:val="0"/>
          <w:divBdr>
            <w:top w:val="none" w:sz="0" w:space="0" w:color="auto"/>
            <w:left w:val="none" w:sz="0" w:space="0" w:color="auto"/>
            <w:bottom w:val="none" w:sz="0" w:space="0" w:color="auto"/>
            <w:right w:val="none" w:sz="0" w:space="0" w:color="auto"/>
          </w:divBdr>
        </w:div>
        <w:div w:id="2110928641">
          <w:marLeft w:val="640"/>
          <w:marRight w:val="0"/>
          <w:marTop w:val="0"/>
          <w:marBottom w:val="0"/>
          <w:divBdr>
            <w:top w:val="none" w:sz="0" w:space="0" w:color="auto"/>
            <w:left w:val="none" w:sz="0" w:space="0" w:color="auto"/>
            <w:bottom w:val="none" w:sz="0" w:space="0" w:color="auto"/>
            <w:right w:val="none" w:sz="0" w:space="0" w:color="auto"/>
          </w:divBdr>
        </w:div>
        <w:div w:id="1195777301">
          <w:marLeft w:val="640"/>
          <w:marRight w:val="0"/>
          <w:marTop w:val="0"/>
          <w:marBottom w:val="0"/>
          <w:divBdr>
            <w:top w:val="none" w:sz="0" w:space="0" w:color="auto"/>
            <w:left w:val="none" w:sz="0" w:space="0" w:color="auto"/>
            <w:bottom w:val="none" w:sz="0" w:space="0" w:color="auto"/>
            <w:right w:val="none" w:sz="0" w:space="0" w:color="auto"/>
          </w:divBdr>
        </w:div>
        <w:div w:id="756287081">
          <w:marLeft w:val="640"/>
          <w:marRight w:val="0"/>
          <w:marTop w:val="0"/>
          <w:marBottom w:val="0"/>
          <w:divBdr>
            <w:top w:val="none" w:sz="0" w:space="0" w:color="auto"/>
            <w:left w:val="none" w:sz="0" w:space="0" w:color="auto"/>
            <w:bottom w:val="none" w:sz="0" w:space="0" w:color="auto"/>
            <w:right w:val="none" w:sz="0" w:space="0" w:color="auto"/>
          </w:divBdr>
        </w:div>
        <w:div w:id="2068258437">
          <w:marLeft w:val="640"/>
          <w:marRight w:val="0"/>
          <w:marTop w:val="0"/>
          <w:marBottom w:val="0"/>
          <w:divBdr>
            <w:top w:val="none" w:sz="0" w:space="0" w:color="auto"/>
            <w:left w:val="none" w:sz="0" w:space="0" w:color="auto"/>
            <w:bottom w:val="none" w:sz="0" w:space="0" w:color="auto"/>
            <w:right w:val="none" w:sz="0" w:space="0" w:color="auto"/>
          </w:divBdr>
        </w:div>
        <w:div w:id="1691445917">
          <w:marLeft w:val="640"/>
          <w:marRight w:val="0"/>
          <w:marTop w:val="0"/>
          <w:marBottom w:val="0"/>
          <w:divBdr>
            <w:top w:val="none" w:sz="0" w:space="0" w:color="auto"/>
            <w:left w:val="none" w:sz="0" w:space="0" w:color="auto"/>
            <w:bottom w:val="none" w:sz="0" w:space="0" w:color="auto"/>
            <w:right w:val="none" w:sz="0" w:space="0" w:color="auto"/>
          </w:divBdr>
        </w:div>
        <w:div w:id="703796260">
          <w:marLeft w:val="640"/>
          <w:marRight w:val="0"/>
          <w:marTop w:val="0"/>
          <w:marBottom w:val="0"/>
          <w:divBdr>
            <w:top w:val="none" w:sz="0" w:space="0" w:color="auto"/>
            <w:left w:val="none" w:sz="0" w:space="0" w:color="auto"/>
            <w:bottom w:val="none" w:sz="0" w:space="0" w:color="auto"/>
            <w:right w:val="none" w:sz="0" w:space="0" w:color="auto"/>
          </w:divBdr>
        </w:div>
        <w:div w:id="668558842">
          <w:marLeft w:val="640"/>
          <w:marRight w:val="0"/>
          <w:marTop w:val="0"/>
          <w:marBottom w:val="0"/>
          <w:divBdr>
            <w:top w:val="none" w:sz="0" w:space="0" w:color="auto"/>
            <w:left w:val="none" w:sz="0" w:space="0" w:color="auto"/>
            <w:bottom w:val="none" w:sz="0" w:space="0" w:color="auto"/>
            <w:right w:val="none" w:sz="0" w:space="0" w:color="auto"/>
          </w:divBdr>
        </w:div>
        <w:div w:id="1507944695">
          <w:marLeft w:val="640"/>
          <w:marRight w:val="0"/>
          <w:marTop w:val="0"/>
          <w:marBottom w:val="0"/>
          <w:divBdr>
            <w:top w:val="none" w:sz="0" w:space="0" w:color="auto"/>
            <w:left w:val="none" w:sz="0" w:space="0" w:color="auto"/>
            <w:bottom w:val="none" w:sz="0" w:space="0" w:color="auto"/>
            <w:right w:val="none" w:sz="0" w:space="0" w:color="auto"/>
          </w:divBdr>
        </w:div>
        <w:div w:id="1929072778">
          <w:marLeft w:val="640"/>
          <w:marRight w:val="0"/>
          <w:marTop w:val="0"/>
          <w:marBottom w:val="0"/>
          <w:divBdr>
            <w:top w:val="none" w:sz="0" w:space="0" w:color="auto"/>
            <w:left w:val="none" w:sz="0" w:space="0" w:color="auto"/>
            <w:bottom w:val="none" w:sz="0" w:space="0" w:color="auto"/>
            <w:right w:val="none" w:sz="0" w:space="0" w:color="auto"/>
          </w:divBdr>
        </w:div>
        <w:div w:id="1332875923">
          <w:marLeft w:val="640"/>
          <w:marRight w:val="0"/>
          <w:marTop w:val="0"/>
          <w:marBottom w:val="0"/>
          <w:divBdr>
            <w:top w:val="none" w:sz="0" w:space="0" w:color="auto"/>
            <w:left w:val="none" w:sz="0" w:space="0" w:color="auto"/>
            <w:bottom w:val="none" w:sz="0" w:space="0" w:color="auto"/>
            <w:right w:val="none" w:sz="0" w:space="0" w:color="auto"/>
          </w:divBdr>
        </w:div>
        <w:div w:id="359477043">
          <w:marLeft w:val="640"/>
          <w:marRight w:val="0"/>
          <w:marTop w:val="0"/>
          <w:marBottom w:val="0"/>
          <w:divBdr>
            <w:top w:val="none" w:sz="0" w:space="0" w:color="auto"/>
            <w:left w:val="none" w:sz="0" w:space="0" w:color="auto"/>
            <w:bottom w:val="none" w:sz="0" w:space="0" w:color="auto"/>
            <w:right w:val="none" w:sz="0" w:space="0" w:color="auto"/>
          </w:divBdr>
        </w:div>
        <w:div w:id="1241063251">
          <w:marLeft w:val="640"/>
          <w:marRight w:val="0"/>
          <w:marTop w:val="0"/>
          <w:marBottom w:val="0"/>
          <w:divBdr>
            <w:top w:val="none" w:sz="0" w:space="0" w:color="auto"/>
            <w:left w:val="none" w:sz="0" w:space="0" w:color="auto"/>
            <w:bottom w:val="none" w:sz="0" w:space="0" w:color="auto"/>
            <w:right w:val="none" w:sz="0" w:space="0" w:color="auto"/>
          </w:divBdr>
        </w:div>
        <w:div w:id="909343457">
          <w:marLeft w:val="640"/>
          <w:marRight w:val="0"/>
          <w:marTop w:val="0"/>
          <w:marBottom w:val="0"/>
          <w:divBdr>
            <w:top w:val="none" w:sz="0" w:space="0" w:color="auto"/>
            <w:left w:val="none" w:sz="0" w:space="0" w:color="auto"/>
            <w:bottom w:val="none" w:sz="0" w:space="0" w:color="auto"/>
            <w:right w:val="none" w:sz="0" w:space="0" w:color="auto"/>
          </w:divBdr>
        </w:div>
        <w:div w:id="1122848877">
          <w:marLeft w:val="640"/>
          <w:marRight w:val="0"/>
          <w:marTop w:val="0"/>
          <w:marBottom w:val="0"/>
          <w:divBdr>
            <w:top w:val="none" w:sz="0" w:space="0" w:color="auto"/>
            <w:left w:val="none" w:sz="0" w:space="0" w:color="auto"/>
            <w:bottom w:val="none" w:sz="0" w:space="0" w:color="auto"/>
            <w:right w:val="none" w:sz="0" w:space="0" w:color="auto"/>
          </w:divBdr>
        </w:div>
        <w:div w:id="57438647">
          <w:marLeft w:val="640"/>
          <w:marRight w:val="0"/>
          <w:marTop w:val="0"/>
          <w:marBottom w:val="0"/>
          <w:divBdr>
            <w:top w:val="none" w:sz="0" w:space="0" w:color="auto"/>
            <w:left w:val="none" w:sz="0" w:space="0" w:color="auto"/>
            <w:bottom w:val="none" w:sz="0" w:space="0" w:color="auto"/>
            <w:right w:val="none" w:sz="0" w:space="0" w:color="auto"/>
          </w:divBdr>
        </w:div>
        <w:div w:id="693262553">
          <w:marLeft w:val="640"/>
          <w:marRight w:val="0"/>
          <w:marTop w:val="0"/>
          <w:marBottom w:val="0"/>
          <w:divBdr>
            <w:top w:val="none" w:sz="0" w:space="0" w:color="auto"/>
            <w:left w:val="none" w:sz="0" w:space="0" w:color="auto"/>
            <w:bottom w:val="none" w:sz="0" w:space="0" w:color="auto"/>
            <w:right w:val="none" w:sz="0" w:space="0" w:color="auto"/>
          </w:divBdr>
        </w:div>
        <w:div w:id="442916547">
          <w:marLeft w:val="640"/>
          <w:marRight w:val="0"/>
          <w:marTop w:val="0"/>
          <w:marBottom w:val="0"/>
          <w:divBdr>
            <w:top w:val="none" w:sz="0" w:space="0" w:color="auto"/>
            <w:left w:val="none" w:sz="0" w:space="0" w:color="auto"/>
            <w:bottom w:val="none" w:sz="0" w:space="0" w:color="auto"/>
            <w:right w:val="none" w:sz="0" w:space="0" w:color="auto"/>
          </w:divBdr>
        </w:div>
        <w:div w:id="95299238">
          <w:marLeft w:val="640"/>
          <w:marRight w:val="0"/>
          <w:marTop w:val="0"/>
          <w:marBottom w:val="0"/>
          <w:divBdr>
            <w:top w:val="none" w:sz="0" w:space="0" w:color="auto"/>
            <w:left w:val="none" w:sz="0" w:space="0" w:color="auto"/>
            <w:bottom w:val="none" w:sz="0" w:space="0" w:color="auto"/>
            <w:right w:val="none" w:sz="0" w:space="0" w:color="auto"/>
          </w:divBdr>
        </w:div>
        <w:div w:id="1334911133">
          <w:marLeft w:val="640"/>
          <w:marRight w:val="0"/>
          <w:marTop w:val="0"/>
          <w:marBottom w:val="0"/>
          <w:divBdr>
            <w:top w:val="none" w:sz="0" w:space="0" w:color="auto"/>
            <w:left w:val="none" w:sz="0" w:space="0" w:color="auto"/>
            <w:bottom w:val="none" w:sz="0" w:space="0" w:color="auto"/>
            <w:right w:val="none" w:sz="0" w:space="0" w:color="auto"/>
          </w:divBdr>
        </w:div>
        <w:div w:id="677999756">
          <w:marLeft w:val="640"/>
          <w:marRight w:val="0"/>
          <w:marTop w:val="0"/>
          <w:marBottom w:val="0"/>
          <w:divBdr>
            <w:top w:val="none" w:sz="0" w:space="0" w:color="auto"/>
            <w:left w:val="none" w:sz="0" w:space="0" w:color="auto"/>
            <w:bottom w:val="none" w:sz="0" w:space="0" w:color="auto"/>
            <w:right w:val="none" w:sz="0" w:space="0" w:color="auto"/>
          </w:divBdr>
        </w:div>
        <w:div w:id="1289706093">
          <w:marLeft w:val="640"/>
          <w:marRight w:val="0"/>
          <w:marTop w:val="0"/>
          <w:marBottom w:val="0"/>
          <w:divBdr>
            <w:top w:val="none" w:sz="0" w:space="0" w:color="auto"/>
            <w:left w:val="none" w:sz="0" w:space="0" w:color="auto"/>
            <w:bottom w:val="none" w:sz="0" w:space="0" w:color="auto"/>
            <w:right w:val="none" w:sz="0" w:space="0" w:color="auto"/>
          </w:divBdr>
        </w:div>
        <w:div w:id="402021214">
          <w:marLeft w:val="640"/>
          <w:marRight w:val="0"/>
          <w:marTop w:val="0"/>
          <w:marBottom w:val="0"/>
          <w:divBdr>
            <w:top w:val="none" w:sz="0" w:space="0" w:color="auto"/>
            <w:left w:val="none" w:sz="0" w:space="0" w:color="auto"/>
            <w:bottom w:val="none" w:sz="0" w:space="0" w:color="auto"/>
            <w:right w:val="none" w:sz="0" w:space="0" w:color="auto"/>
          </w:divBdr>
        </w:div>
        <w:div w:id="1529681996">
          <w:marLeft w:val="640"/>
          <w:marRight w:val="0"/>
          <w:marTop w:val="0"/>
          <w:marBottom w:val="0"/>
          <w:divBdr>
            <w:top w:val="none" w:sz="0" w:space="0" w:color="auto"/>
            <w:left w:val="none" w:sz="0" w:space="0" w:color="auto"/>
            <w:bottom w:val="none" w:sz="0" w:space="0" w:color="auto"/>
            <w:right w:val="none" w:sz="0" w:space="0" w:color="auto"/>
          </w:divBdr>
        </w:div>
        <w:div w:id="665522592">
          <w:marLeft w:val="640"/>
          <w:marRight w:val="0"/>
          <w:marTop w:val="0"/>
          <w:marBottom w:val="0"/>
          <w:divBdr>
            <w:top w:val="none" w:sz="0" w:space="0" w:color="auto"/>
            <w:left w:val="none" w:sz="0" w:space="0" w:color="auto"/>
            <w:bottom w:val="none" w:sz="0" w:space="0" w:color="auto"/>
            <w:right w:val="none" w:sz="0" w:space="0" w:color="auto"/>
          </w:divBdr>
        </w:div>
        <w:div w:id="886840563">
          <w:marLeft w:val="640"/>
          <w:marRight w:val="0"/>
          <w:marTop w:val="0"/>
          <w:marBottom w:val="0"/>
          <w:divBdr>
            <w:top w:val="none" w:sz="0" w:space="0" w:color="auto"/>
            <w:left w:val="none" w:sz="0" w:space="0" w:color="auto"/>
            <w:bottom w:val="none" w:sz="0" w:space="0" w:color="auto"/>
            <w:right w:val="none" w:sz="0" w:space="0" w:color="auto"/>
          </w:divBdr>
        </w:div>
        <w:div w:id="954555653">
          <w:marLeft w:val="640"/>
          <w:marRight w:val="0"/>
          <w:marTop w:val="0"/>
          <w:marBottom w:val="0"/>
          <w:divBdr>
            <w:top w:val="none" w:sz="0" w:space="0" w:color="auto"/>
            <w:left w:val="none" w:sz="0" w:space="0" w:color="auto"/>
            <w:bottom w:val="none" w:sz="0" w:space="0" w:color="auto"/>
            <w:right w:val="none" w:sz="0" w:space="0" w:color="auto"/>
          </w:divBdr>
        </w:div>
        <w:div w:id="839932485">
          <w:marLeft w:val="640"/>
          <w:marRight w:val="0"/>
          <w:marTop w:val="0"/>
          <w:marBottom w:val="0"/>
          <w:divBdr>
            <w:top w:val="none" w:sz="0" w:space="0" w:color="auto"/>
            <w:left w:val="none" w:sz="0" w:space="0" w:color="auto"/>
            <w:bottom w:val="none" w:sz="0" w:space="0" w:color="auto"/>
            <w:right w:val="none" w:sz="0" w:space="0" w:color="auto"/>
          </w:divBdr>
        </w:div>
        <w:div w:id="662586833">
          <w:marLeft w:val="640"/>
          <w:marRight w:val="0"/>
          <w:marTop w:val="0"/>
          <w:marBottom w:val="0"/>
          <w:divBdr>
            <w:top w:val="none" w:sz="0" w:space="0" w:color="auto"/>
            <w:left w:val="none" w:sz="0" w:space="0" w:color="auto"/>
            <w:bottom w:val="none" w:sz="0" w:space="0" w:color="auto"/>
            <w:right w:val="none" w:sz="0" w:space="0" w:color="auto"/>
          </w:divBdr>
        </w:div>
        <w:div w:id="1874422980">
          <w:marLeft w:val="640"/>
          <w:marRight w:val="0"/>
          <w:marTop w:val="0"/>
          <w:marBottom w:val="0"/>
          <w:divBdr>
            <w:top w:val="none" w:sz="0" w:space="0" w:color="auto"/>
            <w:left w:val="none" w:sz="0" w:space="0" w:color="auto"/>
            <w:bottom w:val="none" w:sz="0" w:space="0" w:color="auto"/>
            <w:right w:val="none" w:sz="0" w:space="0" w:color="auto"/>
          </w:divBdr>
        </w:div>
        <w:div w:id="921524442">
          <w:marLeft w:val="640"/>
          <w:marRight w:val="0"/>
          <w:marTop w:val="0"/>
          <w:marBottom w:val="0"/>
          <w:divBdr>
            <w:top w:val="none" w:sz="0" w:space="0" w:color="auto"/>
            <w:left w:val="none" w:sz="0" w:space="0" w:color="auto"/>
            <w:bottom w:val="none" w:sz="0" w:space="0" w:color="auto"/>
            <w:right w:val="none" w:sz="0" w:space="0" w:color="auto"/>
          </w:divBdr>
        </w:div>
        <w:div w:id="1363171533">
          <w:marLeft w:val="640"/>
          <w:marRight w:val="0"/>
          <w:marTop w:val="0"/>
          <w:marBottom w:val="0"/>
          <w:divBdr>
            <w:top w:val="none" w:sz="0" w:space="0" w:color="auto"/>
            <w:left w:val="none" w:sz="0" w:space="0" w:color="auto"/>
            <w:bottom w:val="none" w:sz="0" w:space="0" w:color="auto"/>
            <w:right w:val="none" w:sz="0" w:space="0" w:color="auto"/>
          </w:divBdr>
        </w:div>
        <w:div w:id="1385251342">
          <w:marLeft w:val="640"/>
          <w:marRight w:val="0"/>
          <w:marTop w:val="0"/>
          <w:marBottom w:val="0"/>
          <w:divBdr>
            <w:top w:val="none" w:sz="0" w:space="0" w:color="auto"/>
            <w:left w:val="none" w:sz="0" w:space="0" w:color="auto"/>
            <w:bottom w:val="none" w:sz="0" w:space="0" w:color="auto"/>
            <w:right w:val="none" w:sz="0" w:space="0" w:color="auto"/>
          </w:divBdr>
        </w:div>
        <w:div w:id="757212121">
          <w:marLeft w:val="640"/>
          <w:marRight w:val="0"/>
          <w:marTop w:val="0"/>
          <w:marBottom w:val="0"/>
          <w:divBdr>
            <w:top w:val="none" w:sz="0" w:space="0" w:color="auto"/>
            <w:left w:val="none" w:sz="0" w:space="0" w:color="auto"/>
            <w:bottom w:val="none" w:sz="0" w:space="0" w:color="auto"/>
            <w:right w:val="none" w:sz="0" w:space="0" w:color="auto"/>
          </w:divBdr>
        </w:div>
        <w:div w:id="1305624575">
          <w:marLeft w:val="640"/>
          <w:marRight w:val="0"/>
          <w:marTop w:val="0"/>
          <w:marBottom w:val="0"/>
          <w:divBdr>
            <w:top w:val="none" w:sz="0" w:space="0" w:color="auto"/>
            <w:left w:val="none" w:sz="0" w:space="0" w:color="auto"/>
            <w:bottom w:val="none" w:sz="0" w:space="0" w:color="auto"/>
            <w:right w:val="none" w:sz="0" w:space="0" w:color="auto"/>
          </w:divBdr>
        </w:div>
        <w:div w:id="866523463">
          <w:marLeft w:val="640"/>
          <w:marRight w:val="0"/>
          <w:marTop w:val="0"/>
          <w:marBottom w:val="0"/>
          <w:divBdr>
            <w:top w:val="none" w:sz="0" w:space="0" w:color="auto"/>
            <w:left w:val="none" w:sz="0" w:space="0" w:color="auto"/>
            <w:bottom w:val="none" w:sz="0" w:space="0" w:color="auto"/>
            <w:right w:val="none" w:sz="0" w:space="0" w:color="auto"/>
          </w:divBdr>
        </w:div>
        <w:div w:id="1291667584">
          <w:marLeft w:val="640"/>
          <w:marRight w:val="0"/>
          <w:marTop w:val="0"/>
          <w:marBottom w:val="0"/>
          <w:divBdr>
            <w:top w:val="none" w:sz="0" w:space="0" w:color="auto"/>
            <w:left w:val="none" w:sz="0" w:space="0" w:color="auto"/>
            <w:bottom w:val="none" w:sz="0" w:space="0" w:color="auto"/>
            <w:right w:val="none" w:sz="0" w:space="0" w:color="auto"/>
          </w:divBdr>
        </w:div>
        <w:div w:id="1796098071">
          <w:marLeft w:val="640"/>
          <w:marRight w:val="0"/>
          <w:marTop w:val="0"/>
          <w:marBottom w:val="0"/>
          <w:divBdr>
            <w:top w:val="none" w:sz="0" w:space="0" w:color="auto"/>
            <w:left w:val="none" w:sz="0" w:space="0" w:color="auto"/>
            <w:bottom w:val="none" w:sz="0" w:space="0" w:color="auto"/>
            <w:right w:val="none" w:sz="0" w:space="0" w:color="auto"/>
          </w:divBdr>
        </w:div>
        <w:div w:id="1015427934">
          <w:marLeft w:val="640"/>
          <w:marRight w:val="0"/>
          <w:marTop w:val="0"/>
          <w:marBottom w:val="0"/>
          <w:divBdr>
            <w:top w:val="none" w:sz="0" w:space="0" w:color="auto"/>
            <w:left w:val="none" w:sz="0" w:space="0" w:color="auto"/>
            <w:bottom w:val="none" w:sz="0" w:space="0" w:color="auto"/>
            <w:right w:val="none" w:sz="0" w:space="0" w:color="auto"/>
          </w:divBdr>
        </w:div>
        <w:div w:id="683018531">
          <w:marLeft w:val="640"/>
          <w:marRight w:val="0"/>
          <w:marTop w:val="0"/>
          <w:marBottom w:val="0"/>
          <w:divBdr>
            <w:top w:val="none" w:sz="0" w:space="0" w:color="auto"/>
            <w:left w:val="none" w:sz="0" w:space="0" w:color="auto"/>
            <w:bottom w:val="none" w:sz="0" w:space="0" w:color="auto"/>
            <w:right w:val="none" w:sz="0" w:space="0" w:color="auto"/>
          </w:divBdr>
        </w:div>
        <w:div w:id="352659261">
          <w:marLeft w:val="640"/>
          <w:marRight w:val="0"/>
          <w:marTop w:val="0"/>
          <w:marBottom w:val="0"/>
          <w:divBdr>
            <w:top w:val="none" w:sz="0" w:space="0" w:color="auto"/>
            <w:left w:val="none" w:sz="0" w:space="0" w:color="auto"/>
            <w:bottom w:val="none" w:sz="0" w:space="0" w:color="auto"/>
            <w:right w:val="none" w:sz="0" w:space="0" w:color="auto"/>
          </w:divBdr>
        </w:div>
        <w:div w:id="1633755375">
          <w:marLeft w:val="640"/>
          <w:marRight w:val="0"/>
          <w:marTop w:val="0"/>
          <w:marBottom w:val="0"/>
          <w:divBdr>
            <w:top w:val="none" w:sz="0" w:space="0" w:color="auto"/>
            <w:left w:val="none" w:sz="0" w:space="0" w:color="auto"/>
            <w:bottom w:val="none" w:sz="0" w:space="0" w:color="auto"/>
            <w:right w:val="none" w:sz="0" w:space="0" w:color="auto"/>
          </w:divBdr>
        </w:div>
        <w:div w:id="22173630">
          <w:marLeft w:val="640"/>
          <w:marRight w:val="0"/>
          <w:marTop w:val="0"/>
          <w:marBottom w:val="0"/>
          <w:divBdr>
            <w:top w:val="none" w:sz="0" w:space="0" w:color="auto"/>
            <w:left w:val="none" w:sz="0" w:space="0" w:color="auto"/>
            <w:bottom w:val="none" w:sz="0" w:space="0" w:color="auto"/>
            <w:right w:val="none" w:sz="0" w:space="0" w:color="auto"/>
          </w:divBdr>
        </w:div>
        <w:div w:id="1122306641">
          <w:marLeft w:val="640"/>
          <w:marRight w:val="0"/>
          <w:marTop w:val="0"/>
          <w:marBottom w:val="0"/>
          <w:divBdr>
            <w:top w:val="none" w:sz="0" w:space="0" w:color="auto"/>
            <w:left w:val="none" w:sz="0" w:space="0" w:color="auto"/>
            <w:bottom w:val="none" w:sz="0" w:space="0" w:color="auto"/>
            <w:right w:val="none" w:sz="0" w:space="0" w:color="auto"/>
          </w:divBdr>
        </w:div>
        <w:div w:id="1190291357">
          <w:marLeft w:val="640"/>
          <w:marRight w:val="0"/>
          <w:marTop w:val="0"/>
          <w:marBottom w:val="0"/>
          <w:divBdr>
            <w:top w:val="none" w:sz="0" w:space="0" w:color="auto"/>
            <w:left w:val="none" w:sz="0" w:space="0" w:color="auto"/>
            <w:bottom w:val="none" w:sz="0" w:space="0" w:color="auto"/>
            <w:right w:val="none" w:sz="0" w:space="0" w:color="auto"/>
          </w:divBdr>
        </w:div>
        <w:div w:id="634143985">
          <w:marLeft w:val="640"/>
          <w:marRight w:val="0"/>
          <w:marTop w:val="0"/>
          <w:marBottom w:val="0"/>
          <w:divBdr>
            <w:top w:val="none" w:sz="0" w:space="0" w:color="auto"/>
            <w:left w:val="none" w:sz="0" w:space="0" w:color="auto"/>
            <w:bottom w:val="none" w:sz="0" w:space="0" w:color="auto"/>
            <w:right w:val="none" w:sz="0" w:space="0" w:color="auto"/>
          </w:divBdr>
        </w:div>
        <w:div w:id="1884176148">
          <w:marLeft w:val="640"/>
          <w:marRight w:val="0"/>
          <w:marTop w:val="0"/>
          <w:marBottom w:val="0"/>
          <w:divBdr>
            <w:top w:val="none" w:sz="0" w:space="0" w:color="auto"/>
            <w:left w:val="none" w:sz="0" w:space="0" w:color="auto"/>
            <w:bottom w:val="none" w:sz="0" w:space="0" w:color="auto"/>
            <w:right w:val="none" w:sz="0" w:space="0" w:color="auto"/>
          </w:divBdr>
        </w:div>
        <w:div w:id="2069455048">
          <w:marLeft w:val="640"/>
          <w:marRight w:val="0"/>
          <w:marTop w:val="0"/>
          <w:marBottom w:val="0"/>
          <w:divBdr>
            <w:top w:val="none" w:sz="0" w:space="0" w:color="auto"/>
            <w:left w:val="none" w:sz="0" w:space="0" w:color="auto"/>
            <w:bottom w:val="none" w:sz="0" w:space="0" w:color="auto"/>
            <w:right w:val="none" w:sz="0" w:space="0" w:color="auto"/>
          </w:divBdr>
        </w:div>
      </w:divsChild>
    </w:div>
    <w:div w:id="1856650009">
      <w:bodyDiv w:val="1"/>
      <w:marLeft w:val="0"/>
      <w:marRight w:val="0"/>
      <w:marTop w:val="0"/>
      <w:marBottom w:val="0"/>
      <w:divBdr>
        <w:top w:val="none" w:sz="0" w:space="0" w:color="auto"/>
        <w:left w:val="none" w:sz="0" w:space="0" w:color="auto"/>
        <w:bottom w:val="none" w:sz="0" w:space="0" w:color="auto"/>
        <w:right w:val="none" w:sz="0" w:space="0" w:color="auto"/>
      </w:divBdr>
      <w:divsChild>
        <w:div w:id="1940091457">
          <w:marLeft w:val="640"/>
          <w:marRight w:val="0"/>
          <w:marTop w:val="0"/>
          <w:marBottom w:val="0"/>
          <w:divBdr>
            <w:top w:val="none" w:sz="0" w:space="0" w:color="auto"/>
            <w:left w:val="none" w:sz="0" w:space="0" w:color="auto"/>
            <w:bottom w:val="none" w:sz="0" w:space="0" w:color="auto"/>
            <w:right w:val="none" w:sz="0" w:space="0" w:color="auto"/>
          </w:divBdr>
        </w:div>
        <w:div w:id="1488786903">
          <w:marLeft w:val="640"/>
          <w:marRight w:val="0"/>
          <w:marTop w:val="0"/>
          <w:marBottom w:val="0"/>
          <w:divBdr>
            <w:top w:val="none" w:sz="0" w:space="0" w:color="auto"/>
            <w:left w:val="none" w:sz="0" w:space="0" w:color="auto"/>
            <w:bottom w:val="none" w:sz="0" w:space="0" w:color="auto"/>
            <w:right w:val="none" w:sz="0" w:space="0" w:color="auto"/>
          </w:divBdr>
        </w:div>
        <w:div w:id="1529365843">
          <w:marLeft w:val="640"/>
          <w:marRight w:val="0"/>
          <w:marTop w:val="0"/>
          <w:marBottom w:val="0"/>
          <w:divBdr>
            <w:top w:val="none" w:sz="0" w:space="0" w:color="auto"/>
            <w:left w:val="none" w:sz="0" w:space="0" w:color="auto"/>
            <w:bottom w:val="none" w:sz="0" w:space="0" w:color="auto"/>
            <w:right w:val="none" w:sz="0" w:space="0" w:color="auto"/>
          </w:divBdr>
        </w:div>
        <w:div w:id="675693767">
          <w:marLeft w:val="640"/>
          <w:marRight w:val="0"/>
          <w:marTop w:val="0"/>
          <w:marBottom w:val="0"/>
          <w:divBdr>
            <w:top w:val="none" w:sz="0" w:space="0" w:color="auto"/>
            <w:left w:val="none" w:sz="0" w:space="0" w:color="auto"/>
            <w:bottom w:val="none" w:sz="0" w:space="0" w:color="auto"/>
            <w:right w:val="none" w:sz="0" w:space="0" w:color="auto"/>
          </w:divBdr>
        </w:div>
        <w:div w:id="578254082">
          <w:marLeft w:val="640"/>
          <w:marRight w:val="0"/>
          <w:marTop w:val="0"/>
          <w:marBottom w:val="0"/>
          <w:divBdr>
            <w:top w:val="none" w:sz="0" w:space="0" w:color="auto"/>
            <w:left w:val="none" w:sz="0" w:space="0" w:color="auto"/>
            <w:bottom w:val="none" w:sz="0" w:space="0" w:color="auto"/>
            <w:right w:val="none" w:sz="0" w:space="0" w:color="auto"/>
          </w:divBdr>
        </w:div>
        <w:div w:id="2050565000">
          <w:marLeft w:val="640"/>
          <w:marRight w:val="0"/>
          <w:marTop w:val="0"/>
          <w:marBottom w:val="0"/>
          <w:divBdr>
            <w:top w:val="none" w:sz="0" w:space="0" w:color="auto"/>
            <w:left w:val="none" w:sz="0" w:space="0" w:color="auto"/>
            <w:bottom w:val="none" w:sz="0" w:space="0" w:color="auto"/>
            <w:right w:val="none" w:sz="0" w:space="0" w:color="auto"/>
          </w:divBdr>
        </w:div>
        <w:div w:id="1007053058">
          <w:marLeft w:val="640"/>
          <w:marRight w:val="0"/>
          <w:marTop w:val="0"/>
          <w:marBottom w:val="0"/>
          <w:divBdr>
            <w:top w:val="none" w:sz="0" w:space="0" w:color="auto"/>
            <w:left w:val="none" w:sz="0" w:space="0" w:color="auto"/>
            <w:bottom w:val="none" w:sz="0" w:space="0" w:color="auto"/>
            <w:right w:val="none" w:sz="0" w:space="0" w:color="auto"/>
          </w:divBdr>
        </w:div>
        <w:div w:id="700475294">
          <w:marLeft w:val="640"/>
          <w:marRight w:val="0"/>
          <w:marTop w:val="0"/>
          <w:marBottom w:val="0"/>
          <w:divBdr>
            <w:top w:val="none" w:sz="0" w:space="0" w:color="auto"/>
            <w:left w:val="none" w:sz="0" w:space="0" w:color="auto"/>
            <w:bottom w:val="none" w:sz="0" w:space="0" w:color="auto"/>
            <w:right w:val="none" w:sz="0" w:space="0" w:color="auto"/>
          </w:divBdr>
        </w:div>
        <w:div w:id="1271207762">
          <w:marLeft w:val="640"/>
          <w:marRight w:val="0"/>
          <w:marTop w:val="0"/>
          <w:marBottom w:val="0"/>
          <w:divBdr>
            <w:top w:val="none" w:sz="0" w:space="0" w:color="auto"/>
            <w:left w:val="none" w:sz="0" w:space="0" w:color="auto"/>
            <w:bottom w:val="none" w:sz="0" w:space="0" w:color="auto"/>
            <w:right w:val="none" w:sz="0" w:space="0" w:color="auto"/>
          </w:divBdr>
        </w:div>
        <w:div w:id="1109550257">
          <w:marLeft w:val="640"/>
          <w:marRight w:val="0"/>
          <w:marTop w:val="0"/>
          <w:marBottom w:val="0"/>
          <w:divBdr>
            <w:top w:val="none" w:sz="0" w:space="0" w:color="auto"/>
            <w:left w:val="none" w:sz="0" w:space="0" w:color="auto"/>
            <w:bottom w:val="none" w:sz="0" w:space="0" w:color="auto"/>
            <w:right w:val="none" w:sz="0" w:space="0" w:color="auto"/>
          </w:divBdr>
        </w:div>
        <w:div w:id="282158052">
          <w:marLeft w:val="640"/>
          <w:marRight w:val="0"/>
          <w:marTop w:val="0"/>
          <w:marBottom w:val="0"/>
          <w:divBdr>
            <w:top w:val="none" w:sz="0" w:space="0" w:color="auto"/>
            <w:left w:val="none" w:sz="0" w:space="0" w:color="auto"/>
            <w:bottom w:val="none" w:sz="0" w:space="0" w:color="auto"/>
            <w:right w:val="none" w:sz="0" w:space="0" w:color="auto"/>
          </w:divBdr>
        </w:div>
        <w:div w:id="949967987">
          <w:marLeft w:val="640"/>
          <w:marRight w:val="0"/>
          <w:marTop w:val="0"/>
          <w:marBottom w:val="0"/>
          <w:divBdr>
            <w:top w:val="none" w:sz="0" w:space="0" w:color="auto"/>
            <w:left w:val="none" w:sz="0" w:space="0" w:color="auto"/>
            <w:bottom w:val="none" w:sz="0" w:space="0" w:color="auto"/>
            <w:right w:val="none" w:sz="0" w:space="0" w:color="auto"/>
          </w:divBdr>
        </w:div>
        <w:div w:id="1265530160">
          <w:marLeft w:val="640"/>
          <w:marRight w:val="0"/>
          <w:marTop w:val="0"/>
          <w:marBottom w:val="0"/>
          <w:divBdr>
            <w:top w:val="none" w:sz="0" w:space="0" w:color="auto"/>
            <w:left w:val="none" w:sz="0" w:space="0" w:color="auto"/>
            <w:bottom w:val="none" w:sz="0" w:space="0" w:color="auto"/>
            <w:right w:val="none" w:sz="0" w:space="0" w:color="auto"/>
          </w:divBdr>
        </w:div>
        <w:div w:id="1665890570">
          <w:marLeft w:val="640"/>
          <w:marRight w:val="0"/>
          <w:marTop w:val="0"/>
          <w:marBottom w:val="0"/>
          <w:divBdr>
            <w:top w:val="none" w:sz="0" w:space="0" w:color="auto"/>
            <w:left w:val="none" w:sz="0" w:space="0" w:color="auto"/>
            <w:bottom w:val="none" w:sz="0" w:space="0" w:color="auto"/>
            <w:right w:val="none" w:sz="0" w:space="0" w:color="auto"/>
          </w:divBdr>
        </w:div>
        <w:div w:id="249780359">
          <w:marLeft w:val="640"/>
          <w:marRight w:val="0"/>
          <w:marTop w:val="0"/>
          <w:marBottom w:val="0"/>
          <w:divBdr>
            <w:top w:val="none" w:sz="0" w:space="0" w:color="auto"/>
            <w:left w:val="none" w:sz="0" w:space="0" w:color="auto"/>
            <w:bottom w:val="none" w:sz="0" w:space="0" w:color="auto"/>
            <w:right w:val="none" w:sz="0" w:space="0" w:color="auto"/>
          </w:divBdr>
        </w:div>
        <w:div w:id="1320235137">
          <w:marLeft w:val="640"/>
          <w:marRight w:val="0"/>
          <w:marTop w:val="0"/>
          <w:marBottom w:val="0"/>
          <w:divBdr>
            <w:top w:val="none" w:sz="0" w:space="0" w:color="auto"/>
            <w:left w:val="none" w:sz="0" w:space="0" w:color="auto"/>
            <w:bottom w:val="none" w:sz="0" w:space="0" w:color="auto"/>
            <w:right w:val="none" w:sz="0" w:space="0" w:color="auto"/>
          </w:divBdr>
        </w:div>
        <w:div w:id="1344819522">
          <w:marLeft w:val="640"/>
          <w:marRight w:val="0"/>
          <w:marTop w:val="0"/>
          <w:marBottom w:val="0"/>
          <w:divBdr>
            <w:top w:val="none" w:sz="0" w:space="0" w:color="auto"/>
            <w:left w:val="none" w:sz="0" w:space="0" w:color="auto"/>
            <w:bottom w:val="none" w:sz="0" w:space="0" w:color="auto"/>
            <w:right w:val="none" w:sz="0" w:space="0" w:color="auto"/>
          </w:divBdr>
        </w:div>
        <w:div w:id="1727337986">
          <w:marLeft w:val="640"/>
          <w:marRight w:val="0"/>
          <w:marTop w:val="0"/>
          <w:marBottom w:val="0"/>
          <w:divBdr>
            <w:top w:val="none" w:sz="0" w:space="0" w:color="auto"/>
            <w:left w:val="none" w:sz="0" w:space="0" w:color="auto"/>
            <w:bottom w:val="none" w:sz="0" w:space="0" w:color="auto"/>
            <w:right w:val="none" w:sz="0" w:space="0" w:color="auto"/>
          </w:divBdr>
        </w:div>
        <w:div w:id="1483811086">
          <w:marLeft w:val="640"/>
          <w:marRight w:val="0"/>
          <w:marTop w:val="0"/>
          <w:marBottom w:val="0"/>
          <w:divBdr>
            <w:top w:val="none" w:sz="0" w:space="0" w:color="auto"/>
            <w:left w:val="none" w:sz="0" w:space="0" w:color="auto"/>
            <w:bottom w:val="none" w:sz="0" w:space="0" w:color="auto"/>
            <w:right w:val="none" w:sz="0" w:space="0" w:color="auto"/>
          </w:divBdr>
        </w:div>
        <w:div w:id="604072074">
          <w:marLeft w:val="640"/>
          <w:marRight w:val="0"/>
          <w:marTop w:val="0"/>
          <w:marBottom w:val="0"/>
          <w:divBdr>
            <w:top w:val="none" w:sz="0" w:space="0" w:color="auto"/>
            <w:left w:val="none" w:sz="0" w:space="0" w:color="auto"/>
            <w:bottom w:val="none" w:sz="0" w:space="0" w:color="auto"/>
            <w:right w:val="none" w:sz="0" w:space="0" w:color="auto"/>
          </w:divBdr>
        </w:div>
        <w:div w:id="712000165">
          <w:marLeft w:val="640"/>
          <w:marRight w:val="0"/>
          <w:marTop w:val="0"/>
          <w:marBottom w:val="0"/>
          <w:divBdr>
            <w:top w:val="none" w:sz="0" w:space="0" w:color="auto"/>
            <w:left w:val="none" w:sz="0" w:space="0" w:color="auto"/>
            <w:bottom w:val="none" w:sz="0" w:space="0" w:color="auto"/>
            <w:right w:val="none" w:sz="0" w:space="0" w:color="auto"/>
          </w:divBdr>
        </w:div>
        <w:div w:id="1407343294">
          <w:marLeft w:val="640"/>
          <w:marRight w:val="0"/>
          <w:marTop w:val="0"/>
          <w:marBottom w:val="0"/>
          <w:divBdr>
            <w:top w:val="none" w:sz="0" w:space="0" w:color="auto"/>
            <w:left w:val="none" w:sz="0" w:space="0" w:color="auto"/>
            <w:bottom w:val="none" w:sz="0" w:space="0" w:color="auto"/>
            <w:right w:val="none" w:sz="0" w:space="0" w:color="auto"/>
          </w:divBdr>
        </w:div>
        <w:div w:id="1275794019">
          <w:marLeft w:val="640"/>
          <w:marRight w:val="0"/>
          <w:marTop w:val="0"/>
          <w:marBottom w:val="0"/>
          <w:divBdr>
            <w:top w:val="none" w:sz="0" w:space="0" w:color="auto"/>
            <w:left w:val="none" w:sz="0" w:space="0" w:color="auto"/>
            <w:bottom w:val="none" w:sz="0" w:space="0" w:color="auto"/>
            <w:right w:val="none" w:sz="0" w:space="0" w:color="auto"/>
          </w:divBdr>
        </w:div>
        <w:div w:id="1914005014">
          <w:marLeft w:val="640"/>
          <w:marRight w:val="0"/>
          <w:marTop w:val="0"/>
          <w:marBottom w:val="0"/>
          <w:divBdr>
            <w:top w:val="none" w:sz="0" w:space="0" w:color="auto"/>
            <w:left w:val="none" w:sz="0" w:space="0" w:color="auto"/>
            <w:bottom w:val="none" w:sz="0" w:space="0" w:color="auto"/>
            <w:right w:val="none" w:sz="0" w:space="0" w:color="auto"/>
          </w:divBdr>
        </w:div>
        <w:div w:id="1909804975">
          <w:marLeft w:val="640"/>
          <w:marRight w:val="0"/>
          <w:marTop w:val="0"/>
          <w:marBottom w:val="0"/>
          <w:divBdr>
            <w:top w:val="none" w:sz="0" w:space="0" w:color="auto"/>
            <w:left w:val="none" w:sz="0" w:space="0" w:color="auto"/>
            <w:bottom w:val="none" w:sz="0" w:space="0" w:color="auto"/>
            <w:right w:val="none" w:sz="0" w:space="0" w:color="auto"/>
          </w:divBdr>
        </w:div>
        <w:div w:id="76556554">
          <w:marLeft w:val="640"/>
          <w:marRight w:val="0"/>
          <w:marTop w:val="0"/>
          <w:marBottom w:val="0"/>
          <w:divBdr>
            <w:top w:val="none" w:sz="0" w:space="0" w:color="auto"/>
            <w:left w:val="none" w:sz="0" w:space="0" w:color="auto"/>
            <w:bottom w:val="none" w:sz="0" w:space="0" w:color="auto"/>
            <w:right w:val="none" w:sz="0" w:space="0" w:color="auto"/>
          </w:divBdr>
        </w:div>
        <w:div w:id="1844736346">
          <w:marLeft w:val="640"/>
          <w:marRight w:val="0"/>
          <w:marTop w:val="0"/>
          <w:marBottom w:val="0"/>
          <w:divBdr>
            <w:top w:val="none" w:sz="0" w:space="0" w:color="auto"/>
            <w:left w:val="none" w:sz="0" w:space="0" w:color="auto"/>
            <w:bottom w:val="none" w:sz="0" w:space="0" w:color="auto"/>
            <w:right w:val="none" w:sz="0" w:space="0" w:color="auto"/>
          </w:divBdr>
        </w:div>
        <w:div w:id="1032413597">
          <w:marLeft w:val="640"/>
          <w:marRight w:val="0"/>
          <w:marTop w:val="0"/>
          <w:marBottom w:val="0"/>
          <w:divBdr>
            <w:top w:val="none" w:sz="0" w:space="0" w:color="auto"/>
            <w:left w:val="none" w:sz="0" w:space="0" w:color="auto"/>
            <w:bottom w:val="none" w:sz="0" w:space="0" w:color="auto"/>
            <w:right w:val="none" w:sz="0" w:space="0" w:color="auto"/>
          </w:divBdr>
        </w:div>
        <w:div w:id="1573585746">
          <w:marLeft w:val="640"/>
          <w:marRight w:val="0"/>
          <w:marTop w:val="0"/>
          <w:marBottom w:val="0"/>
          <w:divBdr>
            <w:top w:val="none" w:sz="0" w:space="0" w:color="auto"/>
            <w:left w:val="none" w:sz="0" w:space="0" w:color="auto"/>
            <w:bottom w:val="none" w:sz="0" w:space="0" w:color="auto"/>
            <w:right w:val="none" w:sz="0" w:space="0" w:color="auto"/>
          </w:divBdr>
        </w:div>
        <w:div w:id="1578436165">
          <w:marLeft w:val="640"/>
          <w:marRight w:val="0"/>
          <w:marTop w:val="0"/>
          <w:marBottom w:val="0"/>
          <w:divBdr>
            <w:top w:val="none" w:sz="0" w:space="0" w:color="auto"/>
            <w:left w:val="none" w:sz="0" w:space="0" w:color="auto"/>
            <w:bottom w:val="none" w:sz="0" w:space="0" w:color="auto"/>
            <w:right w:val="none" w:sz="0" w:space="0" w:color="auto"/>
          </w:divBdr>
        </w:div>
        <w:div w:id="23332369">
          <w:marLeft w:val="640"/>
          <w:marRight w:val="0"/>
          <w:marTop w:val="0"/>
          <w:marBottom w:val="0"/>
          <w:divBdr>
            <w:top w:val="none" w:sz="0" w:space="0" w:color="auto"/>
            <w:left w:val="none" w:sz="0" w:space="0" w:color="auto"/>
            <w:bottom w:val="none" w:sz="0" w:space="0" w:color="auto"/>
            <w:right w:val="none" w:sz="0" w:space="0" w:color="auto"/>
          </w:divBdr>
        </w:div>
        <w:div w:id="944772552">
          <w:marLeft w:val="640"/>
          <w:marRight w:val="0"/>
          <w:marTop w:val="0"/>
          <w:marBottom w:val="0"/>
          <w:divBdr>
            <w:top w:val="none" w:sz="0" w:space="0" w:color="auto"/>
            <w:left w:val="none" w:sz="0" w:space="0" w:color="auto"/>
            <w:bottom w:val="none" w:sz="0" w:space="0" w:color="auto"/>
            <w:right w:val="none" w:sz="0" w:space="0" w:color="auto"/>
          </w:divBdr>
        </w:div>
        <w:div w:id="421218532">
          <w:marLeft w:val="640"/>
          <w:marRight w:val="0"/>
          <w:marTop w:val="0"/>
          <w:marBottom w:val="0"/>
          <w:divBdr>
            <w:top w:val="none" w:sz="0" w:space="0" w:color="auto"/>
            <w:left w:val="none" w:sz="0" w:space="0" w:color="auto"/>
            <w:bottom w:val="none" w:sz="0" w:space="0" w:color="auto"/>
            <w:right w:val="none" w:sz="0" w:space="0" w:color="auto"/>
          </w:divBdr>
        </w:div>
        <w:div w:id="2106917580">
          <w:marLeft w:val="640"/>
          <w:marRight w:val="0"/>
          <w:marTop w:val="0"/>
          <w:marBottom w:val="0"/>
          <w:divBdr>
            <w:top w:val="none" w:sz="0" w:space="0" w:color="auto"/>
            <w:left w:val="none" w:sz="0" w:space="0" w:color="auto"/>
            <w:bottom w:val="none" w:sz="0" w:space="0" w:color="auto"/>
            <w:right w:val="none" w:sz="0" w:space="0" w:color="auto"/>
          </w:divBdr>
        </w:div>
        <w:div w:id="1373111978">
          <w:marLeft w:val="640"/>
          <w:marRight w:val="0"/>
          <w:marTop w:val="0"/>
          <w:marBottom w:val="0"/>
          <w:divBdr>
            <w:top w:val="none" w:sz="0" w:space="0" w:color="auto"/>
            <w:left w:val="none" w:sz="0" w:space="0" w:color="auto"/>
            <w:bottom w:val="none" w:sz="0" w:space="0" w:color="auto"/>
            <w:right w:val="none" w:sz="0" w:space="0" w:color="auto"/>
          </w:divBdr>
        </w:div>
        <w:div w:id="1071349598">
          <w:marLeft w:val="640"/>
          <w:marRight w:val="0"/>
          <w:marTop w:val="0"/>
          <w:marBottom w:val="0"/>
          <w:divBdr>
            <w:top w:val="none" w:sz="0" w:space="0" w:color="auto"/>
            <w:left w:val="none" w:sz="0" w:space="0" w:color="auto"/>
            <w:bottom w:val="none" w:sz="0" w:space="0" w:color="auto"/>
            <w:right w:val="none" w:sz="0" w:space="0" w:color="auto"/>
          </w:divBdr>
        </w:div>
        <w:div w:id="1857688363">
          <w:marLeft w:val="640"/>
          <w:marRight w:val="0"/>
          <w:marTop w:val="0"/>
          <w:marBottom w:val="0"/>
          <w:divBdr>
            <w:top w:val="none" w:sz="0" w:space="0" w:color="auto"/>
            <w:left w:val="none" w:sz="0" w:space="0" w:color="auto"/>
            <w:bottom w:val="none" w:sz="0" w:space="0" w:color="auto"/>
            <w:right w:val="none" w:sz="0" w:space="0" w:color="auto"/>
          </w:divBdr>
        </w:div>
        <w:div w:id="1908413452">
          <w:marLeft w:val="640"/>
          <w:marRight w:val="0"/>
          <w:marTop w:val="0"/>
          <w:marBottom w:val="0"/>
          <w:divBdr>
            <w:top w:val="none" w:sz="0" w:space="0" w:color="auto"/>
            <w:left w:val="none" w:sz="0" w:space="0" w:color="auto"/>
            <w:bottom w:val="none" w:sz="0" w:space="0" w:color="auto"/>
            <w:right w:val="none" w:sz="0" w:space="0" w:color="auto"/>
          </w:divBdr>
        </w:div>
        <w:div w:id="459222980">
          <w:marLeft w:val="640"/>
          <w:marRight w:val="0"/>
          <w:marTop w:val="0"/>
          <w:marBottom w:val="0"/>
          <w:divBdr>
            <w:top w:val="none" w:sz="0" w:space="0" w:color="auto"/>
            <w:left w:val="none" w:sz="0" w:space="0" w:color="auto"/>
            <w:bottom w:val="none" w:sz="0" w:space="0" w:color="auto"/>
            <w:right w:val="none" w:sz="0" w:space="0" w:color="auto"/>
          </w:divBdr>
        </w:div>
        <w:div w:id="309599394">
          <w:marLeft w:val="640"/>
          <w:marRight w:val="0"/>
          <w:marTop w:val="0"/>
          <w:marBottom w:val="0"/>
          <w:divBdr>
            <w:top w:val="none" w:sz="0" w:space="0" w:color="auto"/>
            <w:left w:val="none" w:sz="0" w:space="0" w:color="auto"/>
            <w:bottom w:val="none" w:sz="0" w:space="0" w:color="auto"/>
            <w:right w:val="none" w:sz="0" w:space="0" w:color="auto"/>
          </w:divBdr>
        </w:div>
        <w:div w:id="296572090">
          <w:marLeft w:val="640"/>
          <w:marRight w:val="0"/>
          <w:marTop w:val="0"/>
          <w:marBottom w:val="0"/>
          <w:divBdr>
            <w:top w:val="none" w:sz="0" w:space="0" w:color="auto"/>
            <w:left w:val="none" w:sz="0" w:space="0" w:color="auto"/>
            <w:bottom w:val="none" w:sz="0" w:space="0" w:color="auto"/>
            <w:right w:val="none" w:sz="0" w:space="0" w:color="auto"/>
          </w:divBdr>
        </w:div>
        <w:div w:id="214587116">
          <w:marLeft w:val="640"/>
          <w:marRight w:val="0"/>
          <w:marTop w:val="0"/>
          <w:marBottom w:val="0"/>
          <w:divBdr>
            <w:top w:val="none" w:sz="0" w:space="0" w:color="auto"/>
            <w:left w:val="none" w:sz="0" w:space="0" w:color="auto"/>
            <w:bottom w:val="none" w:sz="0" w:space="0" w:color="auto"/>
            <w:right w:val="none" w:sz="0" w:space="0" w:color="auto"/>
          </w:divBdr>
        </w:div>
        <w:div w:id="1231959525">
          <w:marLeft w:val="640"/>
          <w:marRight w:val="0"/>
          <w:marTop w:val="0"/>
          <w:marBottom w:val="0"/>
          <w:divBdr>
            <w:top w:val="none" w:sz="0" w:space="0" w:color="auto"/>
            <w:left w:val="none" w:sz="0" w:space="0" w:color="auto"/>
            <w:bottom w:val="none" w:sz="0" w:space="0" w:color="auto"/>
            <w:right w:val="none" w:sz="0" w:space="0" w:color="auto"/>
          </w:divBdr>
        </w:div>
        <w:div w:id="934484942">
          <w:marLeft w:val="640"/>
          <w:marRight w:val="0"/>
          <w:marTop w:val="0"/>
          <w:marBottom w:val="0"/>
          <w:divBdr>
            <w:top w:val="none" w:sz="0" w:space="0" w:color="auto"/>
            <w:left w:val="none" w:sz="0" w:space="0" w:color="auto"/>
            <w:bottom w:val="none" w:sz="0" w:space="0" w:color="auto"/>
            <w:right w:val="none" w:sz="0" w:space="0" w:color="auto"/>
          </w:divBdr>
        </w:div>
        <w:div w:id="959725098">
          <w:marLeft w:val="640"/>
          <w:marRight w:val="0"/>
          <w:marTop w:val="0"/>
          <w:marBottom w:val="0"/>
          <w:divBdr>
            <w:top w:val="none" w:sz="0" w:space="0" w:color="auto"/>
            <w:left w:val="none" w:sz="0" w:space="0" w:color="auto"/>
            <w:bottom w:val="none" w:sz="0" w:space="0" w:color="auto"/>
            <w:right w:val="none" w:sz="0" w:space="0" w:color="auto"/>
          </w:divBdr>
        </w:div>
        <w:div w:id="2074042600">
          <w:marLeft w:val="640"/>
          <w:marRight w:val="0"/>
          <w:marTop w:val="0"/>
          <w:marBottom w:val="0"/>
          <w:divBdr>
            <w:top w:val="none" w:sz="0" w:space="0" w:color="auto"/>
            <w:left w:val="none" w:sz="0" w:space="0" w:color="auto"/>
            <w:bottom w:val="none" w:sz="0" w:space="0" w:color="auto"/>
            <w:right w:val="none" w:sz="0" w:space="0" w:color="auto"/>
          </w:divBdr>
        </w:div>
        <w:div w:id="1025595451">
          <w:marLeft w:val="640"/>
          <w:marRight w:val="0"/>
          <w:marTop w:val="0"/>
          <w:marBottom w:val="0"/>
          <w:divBdr>
            <w:top w:val="none" w:sz="0" w:space="0" w:color="auto"/>
            <w:left w:val="none" w:sz="0" w:space="0" w:color="auto"/>
            <w:bottom w:val="none" w:sz="0" w:space="0" w:color="auto"/>
            <w:right w:val="none" w:sz="0" w:space="0" w:color="auto"/>
          </w:divBdr>
        </w:div>
        <w:div w:id="2131318686">
          <w:marLeft w:val="640"/>
          <w:marRight w:val="0"/>
          <w:marTop w:val="0"/>
          <w:marBottom w:val="0"/>
          <w:divBdr>
            <w:top w:val="none" w:sz="0" w:space="0" w:color="auto"/>
            <w:left w:val="none" w:sz="0" w:space="0" w:color="auto"/>
            <w:bottom w:val="none" w:sz="0" w:space="0" w:color="auto"/>
            <w:right w:val="none" w:sz="0" w:space="0" w:color="auto"/>
          </w:divBdr>
        </w:div>
        <w:div w:id="1674065029">
          <w:marLeft w:val="640"/>
          <w:marRight w:val="0"/>
          <w:marTop w:val="0"/>
          <w:marBottom w:val="0"/>
          <w:divBdr>
            <w:top w:val="none" w:sz="0" w:space="0" w:color="auto"/>
            <w:left w:val="none" w:sz="0" w:space="0" w:color="auto"/>
            <w:bottom w:val="none" w:sz="0" w:space="0" w:color="auto"/>
            <w:right w:val="none" w:sz="0" w:space="0" w:color="auto"/>
          </w:divBdr>
        </w:div>
        <w:div w:id="1527256790">
          <w:marLeft w:val="640"/>
          <w:marRight w:val="0"/>
          <w:marTop w:val="0"/>
          <w:marBottom w:val="0"/>
          <w:divBdr>
            <w:top w:val="none" w:sz="0" w:space="0" w:color="auto"/>
            <w:left w:val="none" w:sz="0" w:space="0" w:color="auto"/>
            <w:bottom w:val="none" w:sz="0" w:space="0" w:color="auto"/>
            <w:right w:val="none" w:sz="0" w:space="0" w:color="auto"/>
          </w:divBdr>
        </w:div>
        <w:div w:id="769937362">
          <w:marLeft w:val="640"/>
          <w:marRight w:val="0"/>
          <w:marTop w:val="0"/>
          <w:marBottom w:val="0"/>
          <w:divBdr>
            <w:top w:val="none" w:sz="0" w:space="0" w:color="auto"/>
            <w:left w:val="none" w:sz="0" w:space="0" w:color="auto"/>
            <w:bottom w:val="none" w:sz="0" w:space="0" w:color="auto"/>
            <w:right w:val="none" w:sz="0" w:space="0" w:color="auto"/>
          </w:divBdr>
        </w:div>
        <w:div w:id="984892372">
          <w:marLeft w:val="640"/>
          <w:marRight w:val="0"/>
          <w:marTop w:val="0"/>
          <w:marBottom w:val="0"/>
          <w:divBdr>
            <w:top w:val="none" w:sz="0" w:space="0" w:color="auto"/>
            <w:left w:val="none" w:sz="0" w:space="0" w:color="auto"/>
            <w:bottom w:val="none" w:sz="0" w:space="0" w:color="auto"/>
            <w:right w:val="none" w:sz="0" w:space="0" w:color="auto"/>
          </w:divBdr>
        </w:div>
        <w:div w:id="782768401">
          <w:marLeft w:val="640"/>
          <w:marRight w:val="0"/>
          <w:marTop w:val="0"/>
          <w:marBottom w:val="0"/>
          <w:divBdr>
            <w:top w:val="none" w:sz="0" w:space="0" w:color="auto"/>
            <w:left w:val="none" w:sz="0" w:space="0" w:color="auto"/>
            <w:bottom w:val="none" w:sz="0" w:space="0" w:color="auto"/>
            <w:right w:val="none" w:sz="0" w:space="0" w:color="auto"/>
          </w:divBdr>
        </w:div>
        <w:div w:id="989015833">
          <w:marLeft w:val="640"/>
          <w:marRight w:val="0"/>
          <w:marTop w:val="0"/>
          <w:marBottom w:val="0"/>
          <w:divBdr>
            <w:top w:val="none" w:sz="0" w:space="0" w:color="auto"/>
            <w:left w:val="none" w:sz="0" w:space="0" w:color="auto"/>
            <w:bottom w:val="none" w:sz="0" w:space="0" w:color="auto"/>
            <w:right w:val="none" w:sz="0" w:space="0" w:color="auto"/>
          </w:divBdr>
        </w:div>
        <w:div w:id="1955672624">
          <w:marLeft w:val="640"/>
          <w:marRight w:val="0"/>
          <w:marTop w:val="0"/>
          <w:marBottom w:val="0"/>
          <w:divBdr>
            <w:top w:val="none" w:sz="0" w:space="0" w:color="auto"/>
            <w:left w:val="none" w:sz="0" w:space="0" w:color="auto"/>
            <w:bottom w:val="none" w:sz="0" w:space="0" w:color="auto"/>
            <w:right w:val="none" w:sz="0" w:space="0" w:color="auto"/>
          </w:divBdr>
        </w:div>
        <w:div w:id="1668365543">
          <w:marLeft w:val="640"/>
          <w:marRight w:val="0"/>
          <w:marTop w:val="0"/>
          <w:marBottom w:val="0"/>
          <w:divBdr>
            <w:top w:val="none" w:sz="0" w:space="0" w:color="auto"/>
            <w:left w:val="none" w:sz="0" w:space="0" w:color="auto"/>
            <w:bottom w:val="none" w:sz="0" w:space="0" w:color="auto"/>
            <w:right w:val="none" w:sz="0" w:space="0" w:color="auto"/>
          </w:divBdr>
        </w:div>
        <w:div w:id="325017166">
          <w:marLeft w:val="640"/>
          <w:marRight w:val="0"/>
          <w:marTop w:val="0"/>
          <w:marBottom w:val="0"/>
          <w:divBdr>
            <w:top w:val="none" w:sz="0" w:space="0" w:color="auto"/>
            <w:left w:val="none" w:sz="0" w:space="0" w:color="auto"/>
            <w:bottom w:val="none" w:sz="0" w:space="0" w:color="auto"/>
            <w:right w:val="none" w:sz="0" w:space="0" w:color="auto"/>
          </w:divBdr>
        </w:div>
        <w:div w:id="198862388">
          <w:marLeft w:val="640"/>
          <w:marRight w:val="0"/>
          <w:marTop w:val="0"/>
          <w:marBottom w:val="0"/>
          <w:divBdr>
            <w:top w:val="none" w:sz="0" w:space="0" w:color="auto"/>
            <w:left w:val="none" w:sz="0" w:space="0" w:color="auto"/>
            <w:bottom w:val="none" w:sz="0" w:space="0" w:color="auto"/>
            <w:right w:val="none" w:sz="0" w:space="0" w:color="auto"/>
          </w:divBdr>
        </w:div>
        <w:div w:id="127087237">
          <w:marLeft w:val="640"/>
          <w:marRight w:val="0"/>
          <w:marTop w:val="0"/>
          <w:marBottom w:val="0"/>
          <w:divBdr>
            <w:top w:val="none" w:sz="0" w:space="0" w:color="auto"/>
            <w:left w:val="none" w:sz="0" w:space="0" w:color="auto"/>
            <w:bottom w:val="none" w:sz="0" w:space="0" w:color="auto"/>
            <w:right w:val="none" w:sz="0" w:space="0" w:color="auto"/>
          </w:divBdr>
        </w:div>
        <w:div w:id="1043556226">
          <w:marLeft w:val="640"/>
          <w:marRight w:val="0"/>
          <w:marTop w:val="0"/>
          <w:marBottom w:val="0"/>
          <w:divBdr>
            <w:top w:val="none" w:sz="0" w:space="0" w:color="auto"/>
            <w:left w:val="none" w:sz="0" w:space="0" w:color="auto"/>
            <w:bottom w:val="none" w:sz="0" w:space="0" w:color="auto"/>
            <w:right w:val="none" w:sz="0" w:space="0" w:color="auto"/>
          </w:divBdr>
        </w:div>
        <w:div w:id="279655284">
          <w:marLeft w:val="640"/>
          <w:marRight w:val="0"/>
          <w:marTop w:val="0"/>
          <w:marBottom w:val="0"/>
          <w:divBdr>
            <w:top w:val="none" w:sz="0" w:space="0" w:color="auto"/>
            <w:left w:val="none" w:sz="0" w:space="0" w:color="auto"/>
            <w:bottom w:val="none" w:sz="0" w:space="0" w:color="auto"/>
            <w:right w:val="none" w:sz="0" w:space="0" w:color="auto"/>
          </w:divBdr>
        </w:div>
        <w:div w:id="1978995432">
          <w:marLeft w:val="640"/>
          <w:marRight w:val="0"/>
          <w:marTop w:val="0"/>
          <w:marBottom w:val="0"/>
          <w:divBdr>
            <w:top w:val="none" w:sz="0" w:space="0" w:color="auto"/>
            <w:left w:val="none" w:sz="0" w:space="0" w:color="auto"/>
            <w:bottom w:val="none" w:sz="0" w:space="0" w:color="auto"/>
            <w:right w:val="none" w:sz="0" w:space="0" w:color="auto"/>
          </w:divBdr>
        </w:div>
        <w:div w:id="1295451935">
          <w:marLeft w:val="640"/>
          <w:marRight w:val="0"/>
          <w:marTop w:val="0"/>
          <w:marBottom w:val="0"/>
          <w:divBdr>
            <w:top w:val="none" w:sz="0" w:space="0" w:color="auto"/>
            <w:left w:val="none" w:sz="0" w:space="0" w:color="auto"/>
            <w:bottom w:val="none" w:sz="0" w:space="0" w:color="auto"/>
            <w:right w:val="none" w:sz="0" w:space="0" w:color="auto"/>
          </w:divBdr>
        </w:div>
        <w:div w:id="902252893">
          <w:marLeft w:val="640"/>
          <w:marRight w:val="0"/>
          <w:marTop w:val="0"/>
          <w:marBottom w:val="0"/>
          <w:divBdr>
            <w:top w:val="none" w:sz="0" w:space="0" w:color="auto"/>
            <w:left w:val="none" w:sz="0" w:space="0" w:color="auto"/>
            <w:bottom w:val="none" w:sz="0" w:space="0" w:color="auto"/>
            <w:right w:val="none" w:sz="0" w:space="0" w:color="auto"/>
          </w:divBdr>
        </w:div>
        <w:div w:id="303896451">
          <w:marLeft w:val="640"/>
          <w:marRight w:val="0"/>
          <w:marTop w:val="0"/>
          <w:marBottom w:val="0"/>
          <w:divBdr>
            <w:top w:val="none" w:sz="0" w:space="0" w:color="auto"/>
            <w:left w:val="none" w:sz="0" w:space="0" w:color="auto"/>
            <w:bottom w:val="none" w:sz="0" w:space="0" w:color="auto"/>
            <w:right w:val="none" w:sz="0" w:space="0" w:color="auto"/>
          </w:divBdr>
        </w:div>
        <w:div w:id="2023581754">
          <w:marLeft w:val="640"/>
          <w:marRight w:val="0"/>
          <w:marTop w:val="0"/>
          <w:marBottom w:val="0"/>
          <w:divBdr>
            <w:top w:val="none" w:sz="0" w:space="0" w:color="auto"/>
            <w:left w:val="none" w:sz="0" w:space="0" w:color="auto"/>
            <w:bottom w:val="none" w:sz="0" w:space="0" w:color="auto"/>
            <w:right w:val="none" w:sz="0" w:space="0" w:color="auto"/>
          </w:divBdr>
        </w:div>
        <w:div w:id="252475274">
          <w:marLeft w:val="640"/>
          <w:marRight w:val="0"/>
          <w:marTop w:val="0"/>
          <w:marBottom w:val="0"/>
          <w:divBdr>
            <w:top w:val="none" w:sz="0" w:space="0" w:color="auto"/>
            <w:left w:val="none" w:sz="0" w:space="0" w:color="auto"/>
            <w:bottom w:val="none" w:sz="0" w:space="0" w:color="auto"/>
            <w:right w:val="none" w:sz="0" w:space="0" w:color="auto"/>
          </w:divBdr>
        </w:div>
        <w:div w:id="630207263">
          <w:marLeft w:val="640"/>
          <w:marRight w:val="0"/>
          <w:marTop w:val="0"/>
          <w:marBottom w:val="0"/>
          <w:divBdr>
            <w:top w:val="none" w:sz="0" w:space="0" w:color="auto"/>
            <w:left w:val="none" w:sz="0" w:space="0" w:color="auto"/>
            <w:bottom w:val="none" w:sz="0" w:space="0" w:color="auto"/>
            <w:right w:val="none" w:sz="0" w:space="0" w:color="auto"/>
          </w:divBdr>
        </w:div>
        <w:div w:id="1446851913">
          <w:marLeft w:val="640"/>
          <w:marRight w:val="0"/>
          <w:marTop w:val="0"/>
          <w:marBottom w:val="0"/>
          <w:divBdr>
            <w:top w:val="none" w:sz="0" w:space="0" w:color="auto"/>
            <w:left w:val="none" w:sz="0" w:space="0" w:color="auto"/>
            <w:bottom w:val="none" w:sz="0" w:space="0" w:color="auto"/>
            <w:right w:val="none" w:sz="0" w:space="0" w:color="auto"/>
          </w:divBdr>
        </w:div>
        <w:div w:id="922229168">
          <w:marLeft w:val="640"/>
          <w:marRight w:val="0"/>
          <w:marTop w:val="0"/>
          <w:marBottom w:val="0"/>
          <w:divBdr>
            <w:top w:val="none" w:sz="0" w:space="0" w:color="auto"/>
            <w:left w:val="none" w:sz="0" w:space="0" w:color="auto"/>
            <w:bottom w:val="none" w:sz="0" w:space="0" w:color="auto"/>
            <w:right w:val="none" w:sz="0" w:space="0" w:color="auto"/>
          </w:divBdr>
        </w:div>
        <w:div w:id="292714819">
          <w:marLeft w:val="640"/>
          <w:marRight w:val="0"/>
          <w:marTop w:val="0"/>
          <w:marBottom w:val="0"/>
          <w:divBdr>
            <w:top w:val="none" w:sz="0" w:space="0" w:color="auto"/>
            <w:left w:val="none" w:sz="0" w:space="0" w:color="auto"/>
            <w:bottom w:val="none" w:sz="0" w:space="0" w:color="auto"/>
            <w:right w:val="none" w:sz="0" w:space="0" w:color="auto"/>
          </w:divBdr>
        </w:div>
        <w:div w:id="726533135">
          <w:marLeft w:val="640"/>
          <w:marRight w:val="0"/>
          <w:marTop w:val="0"/>
          <w:marBottom w:val="0"/>
          <w:divBdr>
            <w:top w:val="none" w:sz="0" w:space="0" w:color="auto"/>
            <w:left w:val="none" w:sz="0" w:space="0" w:color="auto"/>
            <w:bottom w:val="none" w:sz="0" w:space="0" w:color="auto"/>
            <w:right w:val="none" w:sz="0" w:space="0" w:color="auto"/>
          </w:divBdr>
        </w:div>
        <w:div w:id="1010522391">
          <w:marLeft w:val="640"/>
          <w:marRight w:val="0"/>
          <w:marTop w:val="0"/>
          <w:marBottom w:val="0"/>
          <w:divBdr>
            <w:top w:val="none" w:sz="0" w:space="0" w:color="auto"/>
            <w:left w:val="none" w:sz="0" w:space="0" w:color="auto"/>
            <w:bottom w:val="none" w:sz="0" w:space="0" w:color="auto"/>
            <w:right w:val="none" w:sz="0" w:space="0" w:color="auto"/>
          </w:divBdr>
        </w:div>
        <w:div w:id="1664429172">
          <w:marLeft w:val="640"/>
          <w:marRight w:val="0"/>
          <w:marTop w:val="0"/>
          <w:marBottom w:val="0"/>
          <w:divBdr>
            <w:top w:val="none" w:sz="0" w:space="0" w:color="auto"/>
            <w:left w:val="none" w:sz="0" w:space="0" w:color="auto"/>
            <w:bottom w:val="none" w:sz="0" w:space="0" w:color="auto"/>
            <w:right w:val="none" w:sz="0" w:space="0" w:color="auto"/>
          </w:divBdr>
        </w:div>
        <w:div w:id="1909340456">
          <w:marLeft w:val="640"/>
          <w:marRight w:val="0"/>
          <w:marTop w:val="0"/>
          <w:marBottom w:val="0"/>
          <w:divBdr>
            <w:top w:val="none" w:sz="0" w:space="0" w:color="auto"/>
            <w:left w:val="none" w:sz="0" w:space="0" w:color="auto"/>
            <w:bottom w:val="none" w:sz="0" w:space="0" w:color="auto"/>
            <w:right w:val="none" w:sz="0" w:space="0" w:color="auto"/>
          </w:divBdr>
        </w:div>
        <w:div w:id="1211110357">
          <w:marLeft w:val="640"/>
          <w:marRight w:val="0"/>
          <w:marTop w:val="0"/>
          <w:marBottom w:val="0"/>
          <w:divBdr>
            <w:top w:val="none" w:sz="0" w:space="0" w:color="auto"/>
            <w:left w:val="none" w:sz="0" w:space="0" w:color="auto"/>
            <w:bottom w:val="none" w:sz="0" w:space="0" w:color="auto"/>
            <w:right w:val="none" w:sz="0" w:space="0" w:color="auto"/>
          </w:divBdr>
        </w:div>
        <w:div w:id="1776052322">
          <w:marLeft w:val="640"/>
          <w:marRight w:val="0"/>
          <w:marTop w:val="0"/>
          <w:marBottom w:val="0"/>
          <w:divBdr>
            <w:top w:val="none" w:sz="0" w:space="0" w:color="auto"/>
            <w:left w:val="none" w:sz="0" w:space="0" w:color="auto"/>
            <w:bottom w:val="none" w:sz="0" w:space="0" w:color="auto"/>
            <w:right w:val="none" w:sz="0" w:space="0" w:color="auto"/>
          </w:divBdr>
        </w:div>
        <w:div w:id="309410298">
          <w:marLeft w:val="640"/>
          <w:marRight w:val="0"/>
          <w:marTop w:val="0"/>
          <w:marBottom w:val="0"/>
          <w:divBdr>
            <w:top w:val="none" w:sz="0" w:space="0" w:color="auto"/>
            <w:left w:val="none" w:sz="0" w:space="0" w:color="auto"/>
            <w:bottom w:val="none" w:sz="0" w:space="0" w:color="auto"/>
            <w:right w:val="none" w:sz="0" w:space="0" w:color="auto"/>
          </w:divBdr>
        </w:div>
        <w:div w:id="1100565251">
          <w:marLeft w:val="640"/>
          <w:marRight w:val="0"/>
          <w:marTop w:val="0"/>
          <w:marBottom w:val="0"/>
          <w:divBdr>
            <w:top w:val="none" w:sz="0" w:space="0" w:color="auto"/>
            <w:left w:val="none" w:sz="0" w:space="0" w:color="auto"/>
            <w:bottom w:val="none" w:sz="0" w:space="0" w:color="auto"/>
            <w:right w:val="none" w:sz="0" w:space="0" w:color="auto"/>
          </w:divBdr>
        </w:div>
        <w:div w:id="1631931687">
          <w:marLeft w:val="640"/>
          <w:marRight w:val="0"/>
          <w:marTop w:val="0"/>
          <w:marBottom w:val="0"/>
          <w:divBdr>
            <w:top w:val="none" w:sz="0" w:space="0" w:color="auto"/>
            <w:left w:val="none" w:sz="0" w:space="0" w:color="auto"/>
            <w:bottom w:val="none" w:sz="0" w:space="0" w:color="auto"/>
            <w:right w:val="none" w:sz="0" w:space="0" w:color="auto"/>
          </w:divBdr>
        </w:div>
        <w:div w:id="2110079982">
          <w:marLeft w:val="640"/>
          <w:marRight w:val="0"/>
          <w:marTop w:val="0"/>
          <w:marBottom w:val="0"/>
          <w:divBdr>
            <w:top w:val="none" w:sz="0" w:space="0" w:color="auto"/>
            <w:left w:val="none" w:sz="0" w:space="0" w:color="auto"/>
            <w:bottom w:val="none" w:sz="0" w:space="0" w:color="auto"/>
            <w:right w:val="none" w:sz="0" w:space="0" w:color="auto"/>
          </w:divBdr>
        </w:div>
        <w:div w:id="537814089">
          <w:marLeft w:val="640"/>
          <w:marRight w:val="0"/>
          <w:marTop w:val="0"/>
          <w:marBottom w:val="0"/>
          <w:divBdr>
            <w:top w:val="none" w:sz="0" w:space="0" w:color="auto"/>
            <w:left w:val="none" w:sz="0" w:space="0" w:color="auto"/>
            <w:bottom w:val="none" w:sz="0" w:space="0" w:color="auto"/>
            <w:right w:val="none" w:sz="0" w:space="0" w:color="auto"/>
          </w:divBdr>
        </w:div>
        <w:div w:id="1544488210">
          <w:marLeft w:val="640"/>
          <w:marRight w:val="0"/>
          <w:marTop w:val="0"/>
          <w:marBottom w:val="0"/>
          <w:divBdr>
            <w:top w:val="none" w:sz="0" w:space="0" w:color="auto"/>
            <w:left w:val="none" w:sz="0" w:space="0" w:color="auto"/>
            <w:bottom w:val="none" w:sz="0" w:space="0" w:color="auto"/>
            <w:right w:val="none" w:sz="0" w:space="0" w:color="auto"/>
          </w:divBdr>
        </w:div>
        <w:div w:id="331420633">
          <w:marLeft w:val="640"/>
          <w:marRight w:val="0"/>
          <w:marTop w:val="0"/>
          <w:marBottom w:val="0"/>
          <w:divBdr>
            <w:top w:val="none" w:sz="0" w:space="0" w:color="auto"/>
            <w:left w:val="none" w:sz="0" w:space="0" w:color="auto"/>
            <w:bottom w:val="none" w:sz="0" w:space="0" w:color="auto"/>
            <w:right w:val="none" w:sz="0" w:space="0" w:color="auto"/>
          </w:divBdr>
        </w:div>
        <w:div w:id="5064167">
          <w:marLeft w:val="640"/>
          <w:marRight w:val="0"/>
          <w:marTop w:val="0"/>
          <w:marBottom w:val="0"/>
          <w:divBdr>
            <w:top w:val="none" w:sz="0" w:space="0" w:color="auto"/>
            <w:left w:val="none" w:sz="0" w:space="0" w:color="auto"/>
            <w:bottom w:val="none" w:sz="0" w:space="0" w:color="auto"/>
            <w:right w:val="none" w:sz="0" w:space="0" w:color="auto"/>
          </w:divBdr>
        </w:div>
        <w:div w:id="1360469867">
          <w:marLeft w:val="640"/>
          <w:marRight w:val="0"/>
          <w:marTop w:val="0"/>
          <w:marBottom w:val="0"/>
          <w:divBdr>
            <w:top w:val="none" w:sz="0" w:space="0" w:color="auto"/>
            <w:left w:val="none" w:sz="0" w:space="0" w:color="auto"/>
            <w:bottom w:val="none" w:sz="0" w:space="0" w:color="auto"/>
            <w:right w:val="none" w:sz="0" w:space="0" w:color="auto"/>
          </w:divBdr>
        </w:div>
        <w:div w:id="1736002257">
          <w:marLeft w:val="640"/>
          <w:marRight w:val="0"/>
          <w:marTop w:val="0"/>
          <w:marBottom w:val="0"/>
          <w:divBdr>
            <w:top w:val="none" w:sz="0" w:space="0" w:color="auto"/>
            <w:left w:val="none" w:sz="0" w:space="0" w:color="auto"/>
            <w:bottom w:val="none" w:sz="0" w:space="0" w:color="auto"/>
            <w:right w:val="none" w:sz="0" w:space="0" w:color="auto"/>
          </w:divBdr>
        </w:div>
        <w:div w:id="1280841582">
          <w:marLeft w:val="640"/>
          <w:marRight w:val="0"/>
          <w:marTop w:val="0"/>
          <w:marBottom w:val="0"/>
          <w:divBdr>
            <w:top w:val="none" w:sz="0" w:space="0" w:color="auto"/>
            <w:left w:val="none" w:sz="0" w:space="0" w:color="auto"/>
            <w:bottom w:val="none" w:sz="0" w:space="0" w:color="auto"/>
            <w:right w:val="none" w:sz="0" w:space="0" w:color="auto"/>
          </w:divBdr>
        </w:div>
        <w:div w:id="1755514357">
          <w:marLeft w:val="640"/>
          <w:marRight w:val="0"/>
          <w:marTop w:val="0"/>
          <w:marBottom w:val="0"/>
          <w:divBdr>
            <w:top w:val="none" w:sz="0" w:space="0" w:color="auto"/>
            <w:left w:val="none" w:sz="0" w:space="0" w:color="auto"/>
            <w:bottom w:val="none" w:sz="0" w:space="0" w:color="auto"/>
            <w:right w:val="none" w:sz="0" w:space="0" w:color="auto"/>
          </w:divBdr>
        </w:div>
        <w:div w:id="160851745">
          <w:marLeft w:val="640"/>
          <w:marRight w:val="0"/>
          <w:marTop w:val="0"/>
          <w:marBottom w:val="0"/>
          <w:divBdr>
            <w:top w:val="none" w:sz="0" w:space="0" w:color="auto"/>
            <w:left w:val="none" w:sz="0" w:space="0" w:color="auto"/>
            <w:bottom w:val="none" w:sz="0" w:space="0" w:color="auto"/>
            <w:right w:val="none" w:sz="0" w:space="0" w:color="auto"/>
          </w:divBdr>
        </w:div>
        <w:div w:id="2037076783">
          <w:marLeft w:val="640"/>
          <w:marRight w:val="0"/>
          <w:marTop w:val="0"/>
          <w:marBottom w:val="0"/>
          <w:divBdr>
            <w:top w:val="none" w:sz="0" w:space="0" w:color="auto"/>
            <w:left w:val="none" w:sz="0" w:space="0" w:color="auto"/>
            <w:bottom w:val="none" w:sz="0" w:space="0" w:color="auto"/>
            <w:right w:val="none" w:sz="0" w:space="0" w:color="auto"/>
          </w:divBdr>
        </w:div>
        <w:div w:id="1271550557">
          <w:marLeft w:val="640"/>
          <w:marRight w:val="0"/>
          <w:marTop w:val="0"/>
          <w:marBottom w:val="0"/>
          <w:divBdr>
            <w:top w:val="none" w:sz="0" w:space="0" w:color="auto"/>
            <w:left w:val="none" w:sz="0" w:space="0" w:color="auto"/>
            <w:bottom w:val="none" w:sz="0" w:space="0" w:color="auto"/>
            <w:right w:val="none" w:sz="0" w:space="0" w:color="auto"/>
          </w:divBdr>
        </w:div>
        <w:div w:id="1816993924">
          <w:marLeft w:val="640"/>
          <w:marRight w:val="0"/>
          <w:marTop w:val="0"/>
          <w:marBottom w:val="0"/>
          <w:divBdr>
            <w:top w:val="none" w:sz="0" w:space="0" w:color="auto"/>
            <w:left w:val="none" w:sz="0" w:space="0" w:color="auto"/>
            <w:bottom w:val="none" w:sz="0" w:space="0" w:color="auto"/>
            <w:right w:val="none" w:sz="0" w:space="0" w:color="auto"/>
          </w:divBdr>
        </w:div>
        <w:div w:id="1845438530">
          <w:marLeft w:val="640"/>
          <w:marRight w:val="0"/>
          <w:marTop w:val="0"/>
          <w:marBottom w:val="0"/>
          <w:divBdr>
            <w:top w:val="none" w:sz="0" w:space="0" w:color="auto"/>
            <w:left w:val="none" w:sz="0" w:space="0" w:color="auto"/>
            <w:bottom w:val="none" w:sz="0" w:space="0" w:color="auto"/>
            <w:right w:val="none" w:sz="0" w:space="0" w:color="auto"/>
          </w:divBdr>
        </w:div>
        <w:div w:id="2101632160">
          <w:marLeft w:val="640"/>
          <w:marRight w:val="0"/>
          <w:marTop w:val="0"/>
          <w:marBottom w:val="0"/>
          <w:divBdr>
            <w:top w:val="none" w:sz="0" w:space="0" w:color="auto"/>
            <w:left w:val="none" w:sz="0" w:space="0" w:color="auto"/>
            <w:bottom w:val="none" w:sz="0" w:space="0" w:color="auto"/>
            <w:right w:val="none" w:sz="0" w:space="0" w:color="auto"/>
          </w:divBdr>
        </w:div>
        <w:div w:id="72052080">
          <w:marLeft w:val="640"/>
          <w:marRight w:val="0"/>
          <w:marTop w:val="0"/>
          <w:marBottom w:val="0"/>
          <w:divBdr>
            <w:top w:val="none" w:sz="0" w:space="0" w:color="auto"/>
            <w:left w:val="none" w:sz="0" w:space="0" w:color="auto"/>
            <w:bottom w:val="none" w:sz="0" w:space="0" w:color="auto"/>
            <w:right w:val="none" w:sz="0" w:space="0" w:color="auto"/>
          </w:divBdr>
        </w:div>
        <w:div w:id="123893949">
          <w:marLeft w:val="640"/>
          <w:marRight w:val="0"/>
          <w:marTop w:val="0"/>
          <w:marBottom w:val="0"/>
          <w:divBdr>
            <w:top w:val="none" w:sz="0" w:space="0" w:color="auto"/>
            <w:left w:val="none" w:sz="0" w:space="0" w:color="auto"/>
            <w:bottom w:val="none" w:sz="0" w:space="0" w:color="auto"/>
            <w:right w:val="none" w:sz="0" w:space="0" w:color="auto"/>
          </w:divBdr>
        </w:div>
        <w:div w:id="61951482">
          <w:marLeft w:val="640"/>
          <w:marRight w:val="0"/>
          <w:marTop w:val="0"/>
          <w:marBottom w:val="0"/>
          <w:divBdr>
            <w:top w:val="none" w:sz="0" w:space="0" w:color="auto"/>
            <w:left w:val="none" w:sz="0" w:space="0" w:color="auto"/>
            <w:bottom w:val="none" w:sz="0" w:space="0" w:color="auto"/>
            <w:right w:val="none" w:sz="0" w:space="0" w:color="auto"/>
          </w:divBdr>
        </w:div>
        <w:div w:id="410541477">
          <w:marLeft w:val="640"/>
          <w:marRight w:val="0"/>
          <w:marTop w:val="0"/>
          <w:marBottom w:val="0"/>
          <w:divBdr>
            <w:top w:val="none" w:sz="0" w:space="0" w:color="auto"/>
            <w:left w:val="none" w:sz="0" w:space="0" w:color="auto"/>
            <w:bottom w:val="none" w:sz="0" w:space="0" w:color="auto"/>
            <w:right w:val="none" w:sz="0" w:space="0" w:color="auto"/>
          </w:divBdr>
        </w:div>
        <w:div w:id="421679707">
          <w:marLeft w:val="640"/>
          <w:marRight w:val="0"/>
          <w:marTop w:val="0"/>
          <w:marBottom w:val="0"/>
          <w:divBdr>
            <w:top w:val="none" w:sz="0" w:space="0" w:color="auto"/>
            <w:left w:val="none" w:sz="0" w:space="0" w:color="auto"/>
            <w:bottom w:val="none" w:sz="0" w:space="0" w:color="auto"/>
            <w:right w:val="none" w:sz="0" w:space="0" w:color="auto"/>
          </w:divBdr>
        </w:div>
        <w:div w:id="250742519">
          <w:marLeft w:val="640"/>
          <w:marRight w:val="0"/>
          <w:marTop w:val="0"/>
          <w:marBottom w:val="0"/>
          <w:divBdr>
            <w:top w:val="none" w:sz="0" w:space="0" w:color="auto"/>
            <w:left w:val="none" w:sz="0" w:space="0" w:color="auto"/>
            <w:bottom w:val="none" w:sz="0" w:space="0" w:color="auto"/>
            <w:right w:val="none" w:sz="0" w:space="0" w:color="auto"/>
          </w:divBdr>
        </w:div>
        <w:div w:id="1247110044">
          <w:marLeft w:val="640"/>
          <w:marRight w:val="0"/>
          <w:marTop w:val="0"/>
          <w:marBottom w:val="0"/>
          <w:divBdr>
            <w:top w:val="none" w:sz="0" w:space="0" w:color="auto"/>
            <w:left w:val="none" w:sz="0" w:space="0" w:color="auto"/>
            <w:bottom w:val="none" w:sz="0" w:space="0" w:color="auto"/>
            <w:right w:val="none" w:sz="0" w:space="0" w:color="auto"/>
          </w:divBdr>
        </w:div>
        <w:div w:id="2125298719">
          <w:marLeft w:val="640"/>
          <w:marRight w:val="0"/>
          <w:marTop w:val="0"/>
          <w:marBottom w:val="0"/>
          <w:divBdr>
            <w:top w:val="none" w:sz="0" w:space="0" w:color="auto"/>
            <w:left w:val="none" w:sz="0" w:space="0" w:color="auto"/>
            <w:bottom w:val="none" w:sz="0" w:space="0" w:color="auto"/>
            <w:right w:val="none" w:sz="0" w:space="0" w:color="auto"/>
          </w:divBdr>
        </w:div>
        <w:div w:id="1352757403">
          <w:marLeft w:val="640"/>
          <w:marRight w:val="0"/>
          <w:marTop w:val="0"/>
          <w:marBottom w:val="0"/>
          <w:divBdr>
            <w:top w:val="none" w:sz="0" w:space="0" w:color="auto"/>
            <w:left w:val="none" w:sz="0" w:space="0" w:color="auto"/>
            <w:bottom w:val="none" w:sz="0" w:space="0" w:color="auto"/>
            <w:right w:val="none" w:sz="0" w:space="0" w:color="auto"/>
          </w:divBdr>
        </w:div>
        <w:div w:id="392780715">
          <w:marLeft w:val="640"/>
          <w:marRight w:val="0"/>
          <w:marTop w:val="0"/>
          <w:marBottom w:val="0"/>
          <w:divBdr>
            <w:top w:val="none" w:sz="0" w:space="0" w:color="auto"/>
            <w:left w:val="none" w:sz="0" w:space="0" w:color="auto"/>
            <w:bottom w:val="none" w:sz="0" w:space="0" w:color="auto"/>
            <w:right w:val="none" w:sz="0" w:space="0" w:color="auto"/>
          </w:divBdr>
        </w:div>
        <w:div w:id="1114133472">
          <w:marLeft w:val="640"/>
          <w:marRight w:val="0"/>
          <w:marTop w:val="0"/>
          <w:marBottom w:val="0"/>
          <w:divBdr>
            <w:top w:val="none" w:sz="0" w:space="0" w:color="auto"/>
            <w:left w:val="none" w:sz="0" w:space="0" w:color="auto"/>
            <w:bottom w:val="none" w:sz="0" w:space="0" w:color="auto"/>
            <w:right w:val="none" w:sz="0" w:space="0" w:color="auto"/>
          </w:divBdr>
        </w:div>
        <w:div w:id="1187252932">
          <w:marLeft w:val="640"/>
          <w:marRight w:val="0"/>
          <w:marTop w:val="0"/>
          <w:marBottom w:val="0"/>
          <w:divBdr>
            <w:top w:val="none" w:sz="0" w:space="0" w:color="auto"/>
            <w:left w:val="none" w:sz="0" w:space="0" w:color="auto"/>
            <w:bottom w:val="none" w:sz="0" w:space="0" w:color="auto"/>
            <w:right w:val="none" w:sz="0" w:space="0" w:color="auto"/>
          </w:divBdr>
        </w:div>
        <w:div w:id="78842007">
          <w:marLeft w:val="640"/>
          <w:marRight w:val="0"/>
          <w:marTop w:val="0"/>
          <w:marBottom w:val="0"/>
          <w:divBdr>
            <w:top w:val="none" w:sz="0" w:space="0" w:color="auto"/>
            <w:left w:val="none" w:sz="0" w:space="0" w:color="auto"/>
            <w:bottom w:val="none" w:sz="0" w:space="0" w:color="auto"/>
            <w:right w:val="none" w:sz="0" w:space="0" w:color="auto"/>
          </w:divBdr>
        </w:div>
        <w:div w:id="446004178">
          <w:marLeft w:val="640"/>
          <w:marRight w:val="0"/>
          <w:marTop w:val="0"/>
          <w:marBottom w:val="0"/>
          <w:divBdr>
            <w:top w:val="none" w:sz="0" w:space="0" w:color="auto"/>
            <w:left w:val="none" w:sz="0" w:space="0" w:color="auto"/>
            <w:bottom w:val="none" w:sz="0" w:space="0" w:color="auto"/>
            <w:right w:val="none" w:sz="0" w:space="0" w:color="auto"/>
          </w:divBdr>
        </w:div>
        <w:div w:id="1267496918">
          <w:marLeft w:val="640"/>
          <w:marRight w:val="0"/>
          <w:marTop w:val="0"/>
          <w:marBottom w:val="0"/>
          <w:divBdr>
            <w:top w:val="none" w:sz="0" w:space="0" w:color="auto"/>
            <w:left w:val="none" w:sz="0" w:space="0" w:color="auto"/>
            <w:bottom w:val="none" w:sz="0" w:space="0" w:color="auto"/>
            <w:right w:val="none" w:sz="0" w:space="0" w:color="auto"/>
          </w:divBdr>
        </w:div>
        <w:div w:id="2060587210">
          <w:marLeft w:val="640"/>
          <w:marRight w:val="0"/>
          <w:marTop w:val="0"/>
          <w:marBottom w:val="0"/>
          <w:divBdr>
            <w:top w:val="none" w:sz="0" w:space="0" w:color="auto"/>
            <w:left w:val="none" w:sz="0" w:space="0" w:color="auto"/>
            <w:bottom w:val="none" w:sz="0" w:space="0" w:color="auto"/>
            <w:right w:val="none" w:sz="0" w:space="0" w:color="auto"/>
          </w:divBdr>
        </w:div>
        <w:div w:id="465389608">
          <w:marLeft w:val="640"/>
          <w:marRight w:val="0"/>
          <w:marTop w:val="0"/>
          <w:marBottom w:val="0"/>
          <w:divBdr>
            <w:top w:val="none" w:sz="0" w:space="0" w:color="auto"/>
            <w:left w:val="none" w:sz="0" w:space="0" w:color="auto"/>
            <w:bottom w:val="none" w:sz="0" w:space="0" w:color="auto"/>
            <w:right w:val="none" w:sz="0" w:space="0" w:color="auto"/>
          </w:divBdr>
        </w:div>
        <w:div w:id="1049494474">
          <w:marLeft w:val="640"/>
          <w:marRight w:val="0"/>
          <w:marTop w:val="0"/>
          <w:marBottom w:val="0"/>
          <w:divBdr>
            <w:top w:val="none" w:sz="0" w:space="0" w:color="auto"/>
            <w:left w:val="none" w:sz="0" w:space="0" w:color="auto"/>
            <w:bottom w:val="none" w:sz="0" w:space="0" w:color="auto"/>
            <w:right w:val="none" w:sz="0" w:space="0" w:color="auto"/>
          </w:divBdr>
        </w:div>
        <w:div w:id="1545291172">
          <w:marLeft w:val="640"/>
          <w:marRight w:val="0"/>
          <w:marTop w:val="0"/>
          <w:marBottom w:val="0"/>
          <w:divBdr>
            <w:top w:val="none" w:sz="0" w:space="0" w:color="auto"/>
            <w:left w:val="none" w:sz="0" w:space="0" w:color="auto"/>
            <w:bottom w:val="none" w:sz="0" w:space="0" w:color="auto"/>
            <w:right w:val="none" w:sz="0" w:space="0" w:color="auto"/>
          </w:divBdr>
        </w:div>
        <w:div w:id="1319378059">
          <w:marLeft w:val="640"/>
          <w:marRight w:val="0"/>
          <w:marTop w:val="0"/>
          <w:marBottom w:val="0"/>
          <w:divBdr>
            <w:top w:val="none" w:sz="0" w:space="0" w:color="auto"/>
            <w:left w:val="none" w:sz="0" w:space="0" w:color="auto"/>
            <w:bottom w:val="none" w:sz="0" w:space="0" w:color="auto"/>
            <w:right w:val="none" w:sz="0" w:space="0" w:color="auto"/>
          </w:divBdr>
        </w:div>
        <w:div w:id="3289884">
          <w:marLeft w:val="640"/>
          <w:marRight w:val="0"/>
          <w:marTop w:val="0"/>
          <w:marBottom w:val="0"/>
          <w:divBdr>
            <w:top w:val="none" w:sz="0" w:space="0" w:color="auto"/>
            <w:left w:val="none" w:sz="0" w:space="0" w:color="auto"/>
            <w:bottom w:val="none" w:sz="0" w:space="0" w:color="auto"/>
            <w:right w:val="none" w:sz="0" w:space="0" w:color="auto"/>
          </w:divBdr>
        </w:div>
        <w:div w:id="1649168766">
          <w:marLeft w:val="640"/>
          <w:marRight w:val="0"/>
          <w:marTop w:val="0"/>
          <w:marBottom w:val="0"/>
          <w:divBdr>
            <w:top w:val="none" w:sz="0" w:space="0" w:color="auto"/>
            <w:left w:val="none" w:sz="0" w:space="0" w:color="auto"/>
            <w:bottom w:val="none" w:sz="0" w:space="0" w:color="auto"/>
            <w:right w:val="none" w:sz="0" w:space="0" w:color="auto"/>
          </w:divBdr>
        </w:div>
        <w:div w:id="14700716">
          <w:marLeft w:val="640"/>
          <w:marRight w:val="0"/>
          <w:marTop w:val="0"/>
          <w:marBottom w:val="0"/>
          <w:divBdr>
            <w:top w:val="none" w:sz="0" w:space="0" w:color="auto"/>
            <w:left w:val="none" w:sz="0" w:space="0" w:color="auto"/>
            <w:bottom w:val="none" w:sz="0" w:space="0" w:color="auto"/>
            <w:right w:val="none" w:sz="0" w:space="0" w:color="auto"/>
          </w:divBdr>
        </w:div>
        <w:div w:id="1829974157">
          <w:marLeft w:val="640"/>
          <w:marRight w:val="0"/>
          <w:marTop w:val="0"/>
          <w:marBottom w:val="0"/>
          <w:divBdr>
            <w:top w:val="none" w:sz="0" w:space="0" w:color="auto"/>
            <w:left w:val="none" w:sz="0" w:space="0" w:color="auto"/>
            <w:bottom w:val="none" w:sz="0" w:space="0" w:color="auto"/>
            <w:right w:val="none" w:sz="0" w:space="0" w:color="auto"/>
          </w:divBdr>
        </w:div>
        <w:div w:id="673729018">
          <w:marLeft w:val="640"/>
          <w:marRight w:val="0"/>
          <w:marTop w:val="0"/>
          <w:marBottom w:val="0"/>
          <w:divBdr>
            <w:top w:val="none" w:sz="0" w:space="0" w:color="auto"/>
            <w:left w:val="none" w:sz="0" w:space="0" w:color="auto"/>
            <w:bottom w:val="none" w:sz="0" w:space="0" w:color="auto"/>
            <w:right w:val="none" w:sz="0" w:space="0" w:color="auto"/>
          </w:divBdr>
        </w:div>
        <w:div w:id="219294091">
          <w:marLeft w:val="640"/>
          <w:marRight w:val="0"/>
          <w:marTop w:val="0"/>
          <w:marBottom w:val="0"/>
          <w:divBdr>
            <w:top w:val="none" w:sz="0" w:space="0" w:color="auto"/>
            <w:left w:val="none" w:sz="0" w:space="0" w:color="auto"/>
            <w:bottom w:val="none" w:sz="0" w:space="0" w:color="auto"/>
            <w:right w:val="none" w:sz="0" w:space="0" w:color="auto"/>
          </w:divBdr>
        </w:div>
        <w:div w:id="1458646330">
          <w:marLeft w:val="640"/>
          <w:marRight w:val="0"/>
          <w:marTop w:val="0"/>
          <w:marBottom w:val="0"/>
          <w:divBdr>
            <w:top w:val="none" w:sz="0" w:space="0" w:color="auto"/>
            <w:left w:val="none" w:sz="0" w:space="0" w:color="auto"/>
            <w:bottom w:val="none" w:sz="0" w:space="0" w:color="auto"/>
            <w:right w:val="none" w:sz="0" w:space="0" w:color="auto"/>
          </w:divBdr>
        </w:div>
        <w:div w:id="217472576">
          <w:marLeft w:val="640"/>
          <w:marRight w:val="0"/>
          <w:marTop w:val="0"/>
          <w:marBottom w:val="0"/>
          <w:divBdr>
            <w:top w:val="none" w:sz="0" w:space="0" w:color="auto"/>
            <w:left w:val="none" w:sz="0" w:space="0" w:color="auto"/>
            <w:bottom w:val="none" w:sz="0" w:space="0" w:color="auto"/>
            <w:right w:val="none" w:sz="0" w:space="0" w:color="auto"/>
          </w:divBdr>
        </w:div>
        <w:div w:id="1771968701">
          <w:marLeft w:val="640"/>
          <w:marRight w:val="0"/>
          <w:marTop w:val="0"/>
          <w:marBottom w:val="0"/>
          <w:divBdr>
            <w:top w:val="none" w:sz="0" w:space="0" w:color="auto"/>
            <w:left w:val="none" w:sz="0" w:space="0" w:color="auto"/>
            <w:bottom w:val="none" w:sz="0" w:space="0" w:color="auto"/>
            <w:right w:val="none" w:sz="0" w:space="0" w:color="auto"/>
          </w:divBdr>
        </w:div>
        <w:div w:id="682896066">
          <w:marLeft w:val="640"/>
          <w:marRight w:val="0"/>
          <w:marTop w:val="0"/>
          <w:marBottom w:val="0"/>
          <w:divBdr>
            <w:top w:val="none" w:sz="0" w:space="0" w:color="auto"/>
            <w:left w:val="none" w:sz="0" w:space="0" w:color="auto"/>
            <w:bottom w:val="none" w:sz="0" w:space="0" w:color="auto"/>
            <w:right w:val="none" w:sz="0" w:space="0" w:color="auto"/>
          </w:divBdr>
        </w:div>
        <w:div w:id="1456870416">
          <w:marLeft w:val="640"/>
          <w:marRight w:val="0"/>
          <w:marTop w:val="0"/>
          <w:marBottom w:val="0"/>
          <w:divBdr>
            <w:top w:val="none" w:sz="0" w:space="0" w:color="auto"/>
            <w:left w:val="none" w:sz="0" w:space="0" w:color="auto"/>
            <w:bottom w:val="none" w:sz="0" w:space="0" w:color="auto"/>
            <w:right w:val="none" w:sz="0" w:space="0" w:color="auto"/>
          </w:divBdr>
        </w:div>
        <w:div w:id="1169758069">
          <w:marLeft w:val="640"/>
          <w:marRight w:val="0"/>
          <w:marTop w:val="0"/>
          <w:marBottom w:val="0"/>
          <w:divBdr>
            <w:top w:val="none" w:sz="0" w:space="0" w:color="auto"/>
            <w:left w:val="none" w:sz="0" w:space="0" w:color="auto"/>
            <w:bottom w:val="none" w:sz="0" w:space="0" w:color="auto"/>
            <w:right w:val="none" w:sz="0" w:space="0" w:color="auto"/>
          </w:divBdr>
        </w:div>
        <w:div w:id="1888563193">
          <w:marLeft w:val="640"/>
          <w:marRight w:val="0"/>
          <w:marTop w:val="0"/>
          <w:marBottom w:val="0"/>
          <w:divBdr>
            <w:top w:val="none" w:sz="0" w:space="0" w:color="auto"/>
            <w:left w:val="none" w:sz="0" w:space="0" w:color="auto"/>
            <w:bottom w:val="none" w:sz="0" w:space="0" w:color="auto"/>
            <w:right w:val="none" w:sz="0" w:space="0" w:color="auto"/>
          </w:divBdr>
        </w:div>
        <w:div w:id="136730610">
          <w:marLeft w:val="640"/>
          <w:marRight w:val="0"/>
          <w:marTop w:val="0"/>
          <w:marBottom w:val="0"/>
          <w:divBdr>
            <w:top w:val="none" w:sz="0" w:space="0" w:color="auto"/>
            <w:left w:val="none" w:sz="0" w:space="0" w:color="auto"/>
            <w:bottom w:val="none" w:sz="0" w:space="0" w:color="auto"/>
            <w:right w:val="none" w:sz="0" w:space="0" w:color="auto"/>
          </w:divBdr>
        </w:div>
        <w:div w:id="1903100962">
          <w:marLeft w:val="640"/>
          <w:marRight w:val="0"/>
          <w:marTop w:val="0"/>
          <w:marBottom w:val="0"/>
          <w:divBdr>
            <w:top w:val="none" w:sz="0" w:space="0" w:color="auto"/>
            <w:left w:val="none" w:sz="0" w:space="0" w:color="auto"/>
            <w:bottom w:val="none" w:sz="0" w:space="0" w:color="auto"/>
            <w:right w:val="none" w:sz="0" w:space="0" w:color="auto"/>
          </w:divBdr>
        </w:div>
        <w:div w:id="556824459">
          <w:marLeft w:val="640"/>
          <w:marRight w:val="0"/>
          <w:marTop w:val="0"/>
          <w:marBottom w:val="0"/>
          <w:divBdr>
            <w:top w:val="none" w:sz="0" w:space="0" w:color="auto"/>
            <w:left w:val="none" w:sz="0" w:space="0" w:color="auto"/>
            <w:bottom w:val="none" w:sz="0" w:space="0" w:color="auto"/>
            <w:right w:val="none" w:sz="0" w:space="0" w:color="auto"/>
          </w:divBdr>
        </w:div>
        <w:div w:id="1099520868">
          <w:marLeft w:val="640"/>
          <w:marRight w:val="0"/>
          <w:marTop w:val="0"/>
          <w:marBottom w:val="0"/>
          <w:divBdr>
            <w:top w:val="none" w:sz="0" w:space="0" w:color="auto"/>
            <w:left w:val="none" w:sz="0" w:space="0" w:color="auto"/>
            <w:bottom w:val="none" w:sz="0" w:space="0" w:color="auto"/>
            <w:right w:val="none" w:sz="0" w:space="0" w:color="auto"/>
          </w:divBdr>
        </w:div>
        <w:div w:id="1055928944">
          <w:marLeft w:val="640"/>
          <w:marRight w:val="0"/>
          <w:marTop w:val="0"/>
          <w:marBottom w:val="0"/>
          <w:divBdr>
            <w:top w:val="none" w:sz="0" w:space="0" w:color="auto"/>
            <w:left w:val="none" w:sz="0" w:space="0" w:color="auto"/>
            <w:bottom w:val="none" w:sz="0" w:space="0" w:color="auto"/>
            <w:right w:val="none" w:sz="0" w:space="0" w:color="auto"/>
          </w:divBdr>
        </w:div>
        <w:div w:id="215432859">
          <w:marLeft w:val="640"/>
          <w:marRight w:val="0"/>
          <w:marTop w:val="0"/>
          <w:marBottom w:val="0"/>
          <w:divBdr>
            <w:top w:val="none" w:sz="0" w:space="0" w:color="auto"/>
            <w:left w:val="none" w:sz="0" w:space="0" w:color="auto"/>
            <w:bottom w:val="none" w:sz="0" w:space="0" w:color="auto"/>
            <w:right w:val="none" w:sz="0" w:space="0" w:color="auto"/>
          </w:divBdr>
        </w:div>
        <w:div w:id="1224946887">
          <w:marLeft w:val="640"/>
          <w:marRight w:val="0"/>
          <w:marTop w:val="0"/>
          <w:marBottom w:val="0"/>
          <w:divBdr>
            <w:top w:val="none" w:sz="0" w:space="0" w:color="auto"/>
            <w:left w:val="none" w:sz="0" w:space="0" w:color="auto"/>
            <w:bottom w:val="none" w:sz="0" w:space="0" w:color="auto"/>
            <w:right w:val="none" w:sz="0" w:space="0" w:color="auto"/>
          </w:divBdr>
        </w:div>
        <w:div w:id="1026492332">
          <w:marLeft w:val="640"/>
          <w:marRight w:val="0"/>
          <w:marTop w:val="0"/>
          <w:marBottom w:val="0"/>
          <w:divBdr>
            <w:top w:val="none" w:sz="0" w:space="0" w:color="auto"/>
            <w:left w:val="none" w:sz="0" w:space="0" w:color="auto"/>
            <w:bottom w:val="none" w:sz="0" w:space="0" w:color="auto"/>
            <w:right w:val="none" w:sz="0" w:space="0" w:color="auto"/>
          </w:divBdr>
        </w:div>
      </w:divsChild>
    </w:div>
    <w:div w:id="1865971936">
      <w:bodyDiv w:val="1"/>
      <w:marLeft w:val="0"/>
      <w:marRight w:val="0"/>
      <w:marTop w:val="0"/>
      <w:marBottom w:val="0"/>
      <w:divBdr>
        <w:top w:val="none" w:sz="0" w:space="0" w:color="auto"/>
        <w:left w:val="none" w:sz="0" w:space="0" w:color="auto"/>
        <w:bottom w:val="none" w:sz="0" w:space="0" w:color="auto"/>
        <w:right w:val="none" w:sz="0" w:space="0" w:color="auto"/>
      </w:divBdr>
      <w:divsChild>
        <w:div w:id="448203652">
          <w:marLeft w:val="640"/>
          <w:marRight w:val="0"/>
          <w:marTop w:val="0"/>
          <w:marBottom w:val="0"/>
          <w:divBdr>
            <w:top w:val="none" w:sz="0" w:space="0" w:color="auto"/>
            <w:left w:val="none" w:sz="0" w:space="0" w:color="auto"/>
            <w:bottom w:val="none" w:sz="0" w:space="0" w:color="auto"/>
            <w:right w:val="none" w:sz="0" w:space="0" w:color="auto"/>
          </w:divBdr>
        </w:div>
        <w:div w:id="1644850782">
          <w:marLeft w:val="640"/>
          <w:marRight w:val="0"/>
          <w:marTop w:val="0"/>
          <w:marBottom w:val="0"/>
          <w:divBdr>
            <w:top w:val="none" w:sz="0" w:space="0" w:color="auto"/>
            <w:left w:val="none" w:sz="0" w:space="0" w:color="auto"/>
            <w:bottom w:val="none" w:sz="0" w:space="0" w:color="auto"/>
            <w:right w:val="none" w:sz="0" w:space="0" w:color="auto"/>
          </w:divBdr>
        </w:div>
        <w:div w:id="647131185">
          <w:marLeft w:val="640"/>
          <w:marRight w:val="0"/>
          <w:marTop w:val="0"/>
          <w:marBottom w:val="0"/>
          <w:divBdr>
            <w:top w:val="none" w:sz="0" w:space="0" w:color="auto"/>
            <w:left w:val="none" w:sz="0" w:space="0" w:color="auto"/>
            <w:bottom w:val="none" w:sz="0" w:space="0" w:color="auto"/>
            <w:right w:val="none" w:sz="0" w:space="0" w:color="auto"/>
          </w:divBdr>
        </w:div>
        <w:div w:id="606697528">
          <w:marLeft w:val="640"/>
          <w:marRight w:val="0"/>
          <w:marTop w:val="0"/>
          <w:marBottom w:val="0"/>
          <w:divBdr>
            <w:top w:val="none" w:sz="0" w:space="0" w:color="auto"/>
            <w:left w:val="none" w:sz="0" w:space="0" w:color="auto"/>
            <w:bottom w:val="none" w:sz="0" w:space="0" w:color="auto"/>
            <w:right w:val="none" w:sz="0" w:space="0" w:color="auto"/>
          </w:divBdr>
        </w:div>
        <w:div w:id="487399673">
          <w:marLeft w:val="640"/>
          <w:marRight w:val="0"/>
          <w:marTop w:val="0"/>
          <w:marBottom w:val="0"/>
          <w:divBdr>
            <w:top w:val="none" w:sz="0" w:space="0" w:color="auto"/>
            <w:left w:val="none" w:sz="0" w:space="0" w:color="auto"/>
            <w:bottom w:val="none" w:sz="0" w:space="0" w:color="auto"/>
            <w:right w:val="none" w:sz="0" w:space="0" w:color="auto"/>
          </w:divBdr>
        </w:div>
        <w:div w:id="217715506">
          <w:marLeft w:val="640"/>
          <w:marRight w:val="0"/>
          <w:marTop w:val="0"/>
          <w:marBottom w:val="0"/>
          <w:divBdr>
            <w:top w:val="none" w:sz="0" w:space="0" w:color="auto"/>
            <w:left w:val="none" w:sz="0" w:space="0" w:color="auto"/>
            <w:bottom w:val="none" w:sz="0" w:space="0" w:color="auto"/>
            <w:right w:val="none" w:sz="0" w:space="0" w:color="auto"/>
          </w:divBdr>
        </w:div>
        <w:div w:id="1883590644">
          <w:marLeft w:val="640"/>
          <w:marRight w:val="0"/>
          <w:marTop w:val="0"/>
          <w:marBottom w:val="0"/>
          <w:divBdr>
            <w:top w:val="none" w:sz="0" w:space="0" w:color="auto"/>
            <w:left w:val="none" w:sz="0" w:space="0" w:color="auto"/>
            <w:bottom w:val="none" w:sz="0" w:space="0" w:color="auto"/>
            <w:right w:val="none" w:sz="0" w:space="0" w:color="auto"/>
          </w:divBdr>
        </w:div>
        <w:div w:id="1870799839">
          <w:marLeft w:val="640"/>
          <w:marRight w:val="0"/>
          <w:marTop w:val="0"/>
          <w:marBottom w:val="0"/>
          <w:divBdr>
            <w:top w:val="none" w:sz="0" w:space="0" w:color="auto"/>
            <w:left w:val="none" w:sz="0" w:space="0" w:color="auto"/>
            <w:bottom w:val="none" w:sz="0" w:space="0" w:color="auto"/>
            <w:right w:val="none" w:sz="0" w:space="0" w:color="auto"/>
          </w:divBdr>
        </w:div>
        <w:div w:id="745690364">
          <w:marLeft w:val="640"/>
          <w:marRight w:val="0"/>
          <w:marTop w:val="0"/>
          <w:marBottom w:val="0"/>
          <w:divBdr>
            <w:top w:val="none" w:sz="0" w:space="0" w:color="auto"/>
            <w:left w:val="none" w:sz="0" w:space="0" w:color="auto"/>
            <w:bottom w:val="none" w:sz="0" w:space="0" w:color="auto"/>
            <w:right w:val="none" w:sz="0" w:space="0" w:color="auto"/>
          </w:divBdr>
        </w:div>
        <w:div w:id="1444307084">
          <w:marLeft w:val="640"/>
          <w:marRight w:val="0"/>
          <w:marTop w:val="0"/>
          <w:marBottom w:val="0"/>
          <w:divBdr>
            <w:top w:val="none" w:sz="0" w:space="0" w:color="auto"/>
            <w:left w:val="none" w:sz="0" w:space="0" w:color="auto"/>
            <w:bottom w:val="none" w:sz="0" w:space="0" w:color="auto"/>
            <w:right w:val="none" w:sz="0" w:space="0" w:color="auto"/>
          </w:divBdr>
        </w:div>
        <w:div w:id="183829884">
          <w:marLeft w:val="640"/>
          <w:marRight w:val="0"/>
          <w:marTop w:val="0"/>
          <w:marBottom w:val="0"/>
          <w:divBdr>
            <w:top w:val="none" w:sz="0" w:space="0" w:color="auto"/>
            <w:left w:val="none" w:sz="0" w:space="0" w:color="auto"/>
            <w:bottom w:val="none" w:sz="0" w:space="0" w:color="auto"/>
            <w:right w:val="none" w:sz="0" w:space="0" w:color="auto"/>
          </w:divBdr>
        </w:div>
        <w:div w:id="1629122261">
          <w:marLeft w:val="640"/>
          <w:marRight w:val="0"/>
          <w:marTop w:val="0"/>
          <w:marBottom w:val="0"/>
          <w:divBdr>
            <w:top w:val="none" w:sz="0" w:space="0" w:color="auto"/>
            <w:left w:val="none" w:sz="0" w:space="0" w:color="auto"/>
            <w:bottom w:val="none" w:sz="0" w:space="0" w:color="auto"/>
            <w:right w:val="none" w:sz="0" w:space="0" w:color="auto"/>
          </w:divBdr>
        </w:div>
        <w:div w:id="436171675">
          <w:marLeft w:val="640"/>
          <w:marRight w:val="0"/>
          <w:marTop w:val="0"/>
          <w:marBottom w:val="0"/>
          <w:divBdr>
            <w:top w:val="none" w:sz="0" w:space="0" w:color="auto"/>
            <w:left w:val="none" w:sz="0" w:space="0" w:color="auto"/>
            <w:bottom w:val="none" w:sz="0" w:space="0" w:color="auto"/>
            <w:right w:val="none" w:sz="0" w:space="0" w:color="auto"/>
          </w:divBdr>
        </w:div>
        <w:div w:id="780418216">
          <w:marLeft w:val="640"/>
          <w:marRight w:val="0"/>
          <w:marTop w:val="0"/>
          <w:marBottom w:val="0"/>
          <w:divBdr>
            <w:top w:val="none" w:sz="0" w:space="0" w:color="auto"/>
            <w:left w:val="none" w:sz="0" w:space="0" w:color="auto"/>
            <w:bottom w:val="none" w:sz="0" w:space="0" w:color="auto"/>
            <w:right w:val="none" w:sz="0" w:space="0" w:color="auto"/>
          </w:divBdr>
        </w:div>
        <w:div w:id="470903302">
          <w:marLeft w:val="640"/>
          <w:marRight w:val="0"/>
          <w:marTop w:val="0"/>
          <w:marBottom w:val="0"/>
          <w:divBdr>
            <w:top w:val="none" w:sz="0" w:space="0" w:color="auto"/>
            <w:left w:val="none" w:sz="0" w:space="0" w:color="auto"/>
            <w:bottom w:val="none" w:sz="0" w:space="0" w:color="auto"/>
            <w:right w:val="none" w:sz="0" w:space="0" w:color="auto"/>
          </w:divBdr>
        </w:div>
        <w:div w:id="554702167">
          <w:marLeft w:val="640"/>
          <w:marRight w:val="0"/>
          <w:marTop w:val="0"/>
          <w:marBottom w:val="0"/>
          <w:divBdr>
            <w:top w:val="none" w:sz="0" w:space="0" w:color="auto"/>
            <w:left w:val="none" w:sz="0" w:space="0" w:color="auto"/>
            <w:bottom w:val="none" w:sz="0" w:space="0" w:color="auto"/>
            <w:right w:val="none" w:sz="0" w:space="0" w:color="auto"/>
          </w:divBdr>
        </w:div>
        <w:div w:id="1172068504">
          <w:marLeft w:val="640"/>
          <w:marRight w:val="0"/>
          <w:marTop w:val="0"/>
          <w:marBottom w:val="0"/>
          <w:divBdr>
            <w:top w:val="none" w:sz="0" w:space="0" w:color="auto"/>
            <w:left w:val="none" w:sz="0" w:space="0" w:color="auto"/>
            <w:bottom w:val="none" w:sz="0" w:space="0" w:color="auto"/>
            <w:right w:val="none" w:sz="0" w:space="0" w:color="auto"/>
          </w:divBdr>
        </w:div>
        <w:div w:id="1590772710">
          <w:marLeft w:val="640"/>
          <w:marRight w:val="0"/>
          <w:marTop w:val="0"/>
          <w:marBottom w:val="0"/>
          <w:divBdr>
            <w:top w:val="none" w:sz="0" w:space="0" w:color="auto"/>
            <w:left w:val="none" w:sz="0" w:space="0" w:color="auto"/>
            <w:bottom w:val="none" w:sz="0" w:space="0" w:color="auto"/>
            <w:right w:val="none" w:sz="0" w:space="0" w:color="auto"/>
          </w:divBdr>
        </w:div>
        <w:div w:id="1596862829">
          <w:marLeft w:val="640"/>
          <w:marRight w:val="0"/>
          <w:marTop w:val="0"/>
          <w:marBottom w:val="0"/>
          <w:divBdr>
            <w:top w:val="none" w:sz="0" w:space="0" w:color="auto"/>
            <w:left w:val="none" w:sz="0" w:space="0" w:color="auto"/>
            <w:bottom w:val="none" w:sz="0" w:space="0" w:color="auto"/>
            <w:right w:val="none" w:sz="0" w:space="0" w:color="auto"/>
          </w:divBdr>
        </w:div>
        <w:div w:id="1240100177">
          <w:marLeft w:val="640"/>
          <w:marRight w:val="0"/>
          <w:marTop w:val="0"/>
          <w:marBottom w:val="0"/>
          <w:divBdr>
            <w:top w:val="none" w:sz="0" w:space="0" w:color="auto"/>
            <w:left w:val="none" w:sz="0" w:space="0" w:color="auto"/>
            <w:bottom w:val="none" w:sz="0" w:space="0" w:color="auto"/>
            <w:right w:val="none" w:sz="0" w:space="0" w:color="auto"/>
          </w:divBdr>
        </w:div>
        <w:div w:id="1565065369">
          <w:marLeft w:val="640"/>
          <w:marRight w:val="0"/>
          <w:marTop w:val="0"/>
          <w:marBottom w:val="0"/>
          <w:divBdr>
            <w:top w:val="none" w:sz="0" w:space="0" w:color="auto"/>
            <w:left w:val="none" w:sz="0" w:space="0" w:color="auto"/>
            <w:bottom w:val="none" w:sz="0" w:space="0" w:color="auto"/>
            <w:right w:val="none" w:sz="0" w:space="0" w:color="auto"/>
          </w:divBdr>
        </w:div>
        <w:div w:id="2100834956">
          <w:marLeft w:val="640"/>
          <w:marRight w:val="0"/>
          <w:marTop w:val="0"/>
          <w:marBottom w:val="0"/>
          <w:divBdr>
            <w:top w:val="none" w:sz="0" w:space="0" w:color="auto"/>
            <w:left w:val="none" w:sz="0" w:space="0" w:color="auto"/>
            <w:bottom w:val="none" w:sz="0" w:space="0" w:color="auto"/>
            <w:right w:val="none" w:sz="0" w:space="0" w:color="auto"/>
          </w:divBdr>
        </w:div>
        <w:div w:id="917786455">
          <w:marLeft w:val="640"/>
          <w:marRight w:val="0"/>
          <w:marTop w:val="0"/>
          <w:marBottom w:val="0"/>
          <w:divBdr>
            <w:top w:val="none" w:sz="0" w:space="0" w:color="auto"/>
            <w:left w:val="none" w:sz="0" w:space="0" w:color="auto"/>
            <w:bottom w:val="none" w:sz="0" w:space="0" w:color="auto"/>
            <w:right w:val="none" w:sz="0" w:space="0" w:color="auto"/>
          </w:divBdr>
        </w:div>
        <w:div w:id="1460101966">
          <w:marLeft w:val="640"/>
          <w:marRight w:val="0"/>
          <w:marTop w:val="0"/>
          <w:marBottom w:val="0"/>
          <w:divBdr>
            <w:top w:val="none" w:sz="0" w:space="0" w:color="auto"/>
            <w:left w:val="none" w:sz="0" w:space="0" w:color="auto"/>
            <w:bottom w:val="none" w:sz="0" w:space="0" w:color="auto"/>
            <w:right w:val="none" w:sz="0" w:space="0" w:color="auto"/>
          </w:divBdr>
        </w:div>
        <w:div w:id="1291597092">
          <w:marLeft w:val="640"/>
          <w:marRight w:val="0"/>
          <w:marTop w:val="0"/>
          <w:marBottom w:val="0"/>
          <w:divBdr>
            <w:top w:val="none" w:sz="0" w:space="0" w:color="auto"/>
            <w:left w:val="none" w:sz="0" w:space="0" w:color="auto"/>
            <w:bottom w:val="none" w:sz="0" w:space="0" w:color="auto"/>
            <w:right w:val="none" w:sz="0" w:space="0" w:color="auto"/>
          </w:divBdr>
        </w:div>
        <w:div w:id="1320231660">
          <w:marLeft w:val="640"/>
          <w:marRight w:val="0"/>
          <w:marTop w:val="0"/>
          <w:marBottom w:val="0"/>
          <w:divBdr>
            <w:top w:val="none" w:sz="0" w:space="0" w:color="auto"/>
            <w:left w:val="none" w:sz="0" w:space="0" w:color="auto"/>
            <w:bottom w:val="none" w:sz="0" w:space="0" w:color="auto"/>
            <w:right w:val="none" w:sz="0" w:space="0" w:color="auto"/>
          </w:divBdr>
        </w:div>
        <w:div w:id="1225986757">
          <w:marLeft w:val="640"/>
          <w:marRight w:val="0"/>
          <w:marTop w:val="0"/>
          <w:marBottom w:val="0"/>
          <w:divBdr>
            <w:top w:val="none" w:sz="0" w:space="0" w:color="auto"/>
            <w:left w:val="none" w:sz="0" w:space="0" w:color="auto"/>
            <w:bottom w:val="none" w:sz="0" w:space="0" w:color="auto"/>
            <w:right w:val="none" w:sz="0" w:space="0" w:color="auto"/>
          </w:divBdr>
        </w:div>
        <w:div w:id="570625880">
          <w:marLeft w:val="640"/>
          <w:marRight w:val="0"/>
          <w:marTop w:val="0"/>
          <w:marBottom w:val="0"/>
          <w:divBdr>
            <w:top w:val="none" w:sz="0" w:space="0" w:color="auto"/>
            <w:left w:val="none" w:sz="0" w:space="0" w:color="auto"/>
            <w:bottom w:val="none" w:sz="0" w:space="0" w:color="auto"/>
            <w:right w:val="none" w:sz="0" w:space="0" w:color="auto"/>
          </w:divBdr>
        </w:div>
        <w:div w:id="697321207">
          <w:marLeft w:val="640"/>
          <w:marRight w:val="0"/>
          <w:marTop w:val="0"/>
          <w:marBottom w:val="0"/>
          <w:divBdr>
            <w:top w:val="none" w:sz="0" w:space="0" w:color="auto"/>
            <w:left w:val="none" w:sz="0" w:space="0" w:color="auto"/>
            <w:bottom w:val="none" w:sz="0" w:space="0" w:color="auto"/>
            <w:right w:val="none" w:sz="0" w:space="0" w:color="auto"/>
          </w:divBdr>
        </w:div>
        <w:div w:id="454912730">
          <w:marLeft w:val="640"/>
          <w:marRight w:val="0"/>
          <w:marTop w:val="0"/>
          <w:marBottom w:val="0"/>
          <w:divBdr>
            <w:top w:val="none" w:sz="0" w:space="0" w:color="auto"/>
            <w:left w:val="none" w:sz="0" w:space="0" w:color="auto"/>
            <w:bottom w:val="none" w:sz="0" w:space="0" w:color="auto"/>
            <w:right w:val="none" w:sz="0" w:space="0" w:color="auto"/>
          </w:divBdr>
        </w:div>
        <w:div w:id="1131284160">
          <w:marLeft w:val="640"/>
          <w:marRight w:val="0"/>
          <w:marTop w:val="0"/>
          <w:marBottom w:val="0"/>
          <w:divBdr>
            <w:top w:val="none" w:sz="0" w:space="0" w:color="auto"/>
            <w:left w:val="none" w:sz="0" w:space="0" w:color="auto"/>
            <w:bottom w:val="none" w:sz="0" w:space="0" w:color="auto"/>
            <w:right w:val="none" w:sz="0" w:space="0" w:color="auto"/>
          </w:divBdr>
        </w:div>
        <w:div w:id="1850291521">
          <w:marLeft w:val="640"/>
          <w:marRight w:val="0"/>
          <w:marTop w:val="0"/>
          <w:marBottom w:val="0"/>
          <w:divBdr>
            <w:top w:val="none" w:sz="0" w:space="0" w:color="auto"/>
            <w:left w:val="none" w:sz="0" w:space="0" w:color="auto"/>
            <w:bottom w:val="none" w:sz="0" w:space="0" w:color="auto"/>
            <w:right w:val="none" w:sz="0" w:space="0" w:color="auto"/>
          </w:divBdr>
        </w:div>
        <w:div w:id="493375221">
          <w:marLeft w:val="640"/>
          <w:marRight w:val="0"/>
          <w:marTop w:val="0"/>
          <w:marBottom w:val="0"/>
          <w:divBdr>
            <w:top w:val="none" w:sz="0" w:space="0" w:color="auto"/>
            <w:left w:val="none" w:sz="0" w:space="0" w:color="auto"/>
            <w:bottom w:val="none" w:sz="0" w:space="0" w:color="auto"/>
            <w:right w:val="none" w:sz="0" w:space="0" w:color="auto"/>
          </w:divBdr>
        </w:div>
        <w:div w:id="935165877">
          <w:marLeft w:val="640"/>
          <w:marRight w:val="0"/>
          <w:marTop w:val="0"/>
          <w:marBottom w:val="0"/>
          <w:divBdr>
            <w:top w:val="none" w:sz="0" w:space="0" w:color="auto"/>
            <w:left w:val="none" w:sz="0" w:space="0" w:color="auto"/>
            <w:bottom w:val="none" w:sz="0" w:space="0" w:color="auto"/>
            <w:right w:val="none" w:sz="0" w:space="0" w:color="auto"/>
          </w:divBdr>
        </w:div>
        <w:div w:id="2028747352">
          <w:marLeft w:val="640"/>
          <w:marRight w:val="0"/>
          <w:marTop w:val="0"/>
          <w:marBottom w:val="0"/>
          <w:divBdr>
            <w:top w:val="none" w:sz="0" w:space="0" w:color="auto"/>
            <w:left w:val="none" w:sz="0" w:space="0" w:color="auto"/>
            <w:bottom w:val="none" w:sz="0" w:space="0" w:color="auto"/>
            <w:right w:val="none" w:sz="0" w:space="0" w:color="auto"/>
          </w:divBdr>
        </w:div>
        <w:div w:id="1325006866">
          <w:marLeft w:val="640"/>
          <w:marRight w:val="0"/>
          <w:marTop w:val="0"/>
          <w:marBottom w:val="0"/>
          <w:divBdr>
            <w:top w:val="none" w:sz="0" w:space="0" w:color="auto"/>
            <w:left w:val="none" w:sz="0" w:space="0" w:color="auto"/>
            <w:bottom w:val="none" w:sz="0" w:space="0" w:color="auto"/>
            <w:right w:val="none" w:sz="0" w:space="0" w:color="auto"/>
          </w:divBdr>
        </w:div>
        <w:div w:id="804468292">
          <w:marLeft w:val="640"/>
          <w:marRight w:val="0"/>
          <w:marTop w:val="0"/>
          <w:marBottom w:val="0"/>
          <w:divBdr>
            <w:top w:val="none" w:sz="0" w:space="0" w:color="auto"/>
            <w:left w:val="none" w:sz="0" w:space="0" w:color="auto"/>
            <w:bottom w:val="none" w:sz="0" w:space="0" w:color="auto"/>
            <w:right w:val="none" w:sz="0" w:space="0" w:color="auto"/>
          </w:divBdr>
        </w:div>
        <w:div w:id="1528641823">
          <w:marLeft w:val="640"/>
          <w:marRight w:val="0"/>
          <w:marTop w:val="0"/>
          <w:marBottom w:val="0"/>
          <w:divBdr>
            <w:top w:val="none" w:sz="0" w:space="0" w:color="auto"/>
            <w:left w:val="none" w:sz="0" w:space="0" w:color="auto"/>
            <w:bottom w:val="none" w:sz="0" w:space="0" w:color="auto"/>
            <w:right w:val="none" w:sz="0" w:space="0" w:color="auto"/>
          </w:divBdr>
        </w:div>
        <w:div w:id="1768428860">
          <w:marLeft w:val="640"/>
          <w:marRight w:val="0"/>
          <w:marTop w:val="0"/>
          <w:marBottom w:val="0"/>
          <w:divBdr>
            <w:top w:val="none" w:sz="0" w:space="0" w:color="auto"/>
            <w:left w:val="none" w:sz="0" w:space="0" w:color="auto"/>
            <w:bottom w:val="none" w:sz="0" w:space="0" w:color="auto"/>
            <w:right w:val="none" w:sz="0" w:space="0" w:color="auto"/>
          </w:divBdr>
        </w:div>
        <w:div w:id="870149010">
          <w:marLeft w:val="640"/>
          <w:marRight w:val="0"/>
          <w:marTop w:val="0"/>
          <w:marBottom w:val="0"/>
          <w:divBdr>
            <w:top w:val="none" w:sz="0" w:space="0" w:color="auto"/>
            <w:left w:val="none" w:sz="0" w:space="0" w:color="auto"/>
            <w:bottom w:val="none" w:sz="0" w:space="0" w:color="auto"/>
            <w:right w:val="none" w:sz="0" w:space="0" w:color="auto"/>
          </w:divBdr>
        </w:div>
        <w:div w:id="1459029826">
          <w:marLeft w:val="640"/>
          <w:marRight w:val="0"/>
          <w:marTop w:val="0"/>
          <w:marBottom w:val="0"/>
          <w:divBdr>
            <w:top w:val="none" w:sz="0" w:space="0" w:color="auto"/>
            <w:left w:val="none" w:sz="0" w:space="0" w:color="auto"/>
            <w:bottom w:val="none" w:sz="0" w:space="0" w:color="auto"/>
            <w:right w:val="none" w:sz="0" w:space="0" w:color="auto"/>
          </w:divBdr>
        </w:div>
        <w:div w:id="1738548260">
          <w:marLeft w:val="640"/>
          <w:marRight w:val="0"/>
          <w:marTop w:val="0"/>
          <w:marBottom w:val="0"/>
          <w:divBdr>
            <w:top w:val="none" w:sz="0" w:space="0" w:color="auto"/>
            <w:left w:val="none" w:sz="0" w:space="0" w:color="auto"/>
            <w:bottom w:val="none" w:sz="0" w:space="0" w:color="auto"/>
            <w:right w:val="none" w:sz="0" w:space="0" w:color="auto"/>
          </w:divBdr>
        </w:div>
        <w:div w:id="151414717">
          <w:marLeft w:val="640"/>
          <w:marRight w:val="0"/>
          <w:marTop w:val="0"/>
          <w:marBottom w:val="0"/>
          <w:divBdr>
            <w:top w:val="none" w:sz="0" w:space="0" w:color="auto"/>
            <w:left w:val="none" w:sz="0" w:space="0" w:color="auto"/>
            <w:bottom w:val="none" w:sz="0" w:space="0" w:color="auto"/>
            <w:right w:val="none" w:sz="0" w:space="0" w:color="auto"/>
          </w:divBdr>
        </w:div>
        <w:div w:id="1961259111">
          <w:marLeft w:val="640"/>
          <w:marRight w:val="0"/>
          <w:marTop w:val="0"/>
          <w:marBottom w:val="0"/>
          <w:divBdr>
            <w:top w:val="none" w:sz="0" w:space="0" w:color="auto"/>
            <w:left w:val="none" w:sz="0" w:space="0" w:color="auto"/>
            <w:bottom w:val="none" w:sz="0" w:space="0" w:color="auto"/>
            <w:right w:val="none" w:sz="0" w:space="0" w:color="auto"/>
          </w:divBdr>
        </w:div>
        <w:div w:id="1370452291">
          <w:marLeft w:val="640"/>
          <w:marRight w:val="0"/>
          <w:marTop w:val="0"/>
          <w:marBottom w:val="0"/>
          <w:divBdr>
            <w:top w:val="none" w:sz="0" w:space="0" w:color="auto"/>
            <w:left w:val="none" w:sz="0" w:space="0" w:color="auto"/>
            <w:bottom w:val="none" w:sz="0" w:space="0" w:color="auto"/>
            <w:right w:val="none" w:sz="0" w:space="0" w:color="auto"/>
          </w:divBdr>
        </w:div>
        <w:div w:id="1411539174">
          <w:marLeft w:val="640"/>
          <w:marRight w:val="0"/>
          <w:marTop w:val="0"/>
          <w:marBottom w:val="0"/>
          <w:divBdr>
            <w:top w:val="none" w:sz="0" w:space="0" w:color="auto"/>
            <w:left w:val="none" w:sz="0" w:space="0" w:color="auto"/>
            <w:bottom w:val="none" w:sz="0" w:space="0" w:color="auto"/>
            <w:right w:val="none" w:sz="0" w:space="0" w:color="auto"/>
          </w:divBdr>
        </w:div>
        <w:div w:id="241178713">
          <w:marLeft w:val="640"/>
          <w:marRight w:val="0"/>
          <w:marTop w:val="0"/>
          <w:marBottom w:val="0"/>
          <w:divBdr>
            <w:top w:val="none" w:sz="0" w:space="0" w:color="auto"/>
            <w:left w:val="none" w:sz="0" w:space="0" w:color="auto"/>
            <w:bottom w:val="none" w:sz="0" w:space="0" w:color="auto"/>
            <w:right w:val="none" w:sz="0" w:space="0" w:color="auto"/>
          </w:divBdr>
        </w:div>
        <w:div w:id="654528972">
          <w:marLeft w:val="640"/>
          <w:marRight w:val="0"/>
          <w:marTop w:val="0"/>
          <w:marBottom w:val="0"/>
          <w:divBdr>
            <w:top w:val="none" w:sz="0" w:space="0" w:color="auto"/>
            <w:left w:val="none" w:sz="0" w:space="0" w:color="auto"/>
            <w:bottom w:val="none" w:sz="0" w:space="0" w:color="auto"/>
            <w:right w:val="none" w:sz="0" w:space="0" w:color="auto"/>
          </w:divBdr>
        </w:div>
        <w:div w:id="797796582">
          <w:marLeft w:val="640"/>
          <w:marRight w:val="0"/>
          <w:marTop w:val="0"/>
          <w:marBottom w:val="0"/>
          <w:divBdr>
            <w:top w:val="none" w:sz="0" w:space="0" w:color="auto"/>
            <w:left w:val="none" w:sz="0" w:space="0" w:color="auto"/>
            <w:bottom w:val="none" w:sz="0" w:space="0" w:color="auto"/>
            <w:right w:val="none" w:sz="0" w:space="0" w:color="auto"/>
          </w:divBdr>
        </w:div>
        <w:div w:id="1542325602">
          <w:marLeft w:val="640"/>
          <w:marRight w:val="0"/>
          <w:marTop w:val="0"/>
          <w:marBottom w:val="0"/>
          <w:divBdr>
            <w:top w:val="none" w:sz="0" w:space="0" w:color="auto"/>
            <w:left w:val="none" w:sz="0" w:space="0" w:color="auto"/>
            <w:bottom w:val="none" w:sz="0" w:space="0" w:color="auto"/>
            <w:right w:val="none" w:sz="0" w:space="0" w:color="auto"/>
          </w:divBdr>
        </w:div>
        <w:div w:id="2081555463">
          <w:marLeft w:val="640"/>
          <w:marRight w:val="0"/>
          <w:marTop w:val="0"/>
          <w:marBottom w:val="0"/>
          <w:divBdr>
            <w:top w:val="none" w:sz="0" w:space="0" w:color="auto"/>
            <w:left w:val="none" w:sz="0" w:space="0" w:color="auto"/>
            <w:bottom w:val="none" w:sz="0" w:space="0" w:color="auto"/>
            <w:right w:val="none" w:sz="0" w:space="0" w:color="auto"/>
          </w:divBdr>
        </w:div>
        <w:div w:id="463356805">
          <w:marLeft w:val="640"/>
          <w:marRight w:val="0"/>
          <w:marTop w:val="0"/>
          <w:marBottom w:val="0"/>
          <w:divBdr>
            <w:top w:val="none" w:sz="0" w:space="0" w:color="auto"/>
            <w:left w:val="none" w:sz="0" w:space="0" w:color="auto"/>
            <w:bottom w:val="none" w:sz="0" w:space="0" w:color="auto"/>
            <w:right w:val="none" w:sz="0" w:space="0" w:color="auto"/>
          </w:divBdr>
        </w:div>
        <w:div w:id="1953979733">
          <w:marLeft w:val="640"/>
          <w:marRight w:val="0"/>
          <w:marTop w:val="0"/>
          <w:marBottom w:val="0"/>
          <w:divBdr>
            <w:top w:val="none" w:sz="0" w:space="0" w:color="auto"/>
            <w:left w:val="none" w:sz="0" w:space="0" w:color="auto"/>
            <w:bottom w:val="none" w:sz="0" w:space="0" w:color="auto"/>
            <w:right w:val="none" w:sz="0" w:space="0" w:color="auto"/>
          </w:divBdr>
        </w:div>
        <w:div w:id="604122155">
          <w:marLeft w:val="640"/>
          <w:marRight w:val="0"/>
          <w:marTop w:val="0"/>
          <w:marBottom w:val="0"/>
          <w:divBdr>
            <w:top w:val="none" w:sz="0" w:space="0" w:color="auto"/>
            <w:left w:val="none" w:sz="0" w:space="0" w:color="auto"/>
            <w:bottom w:val="none" w:sz="0" w:space="0" w:color="auto"/>
            <w:right w:val="none" w:sz="0" w:space="0" w:color="auto"/>
          </w:divBdr>
        </w:div>
        <w:div w:id="49886076">
          <w:marLeft w:val="640"/>
          <w:marRight w:val="0"/>
          <w:marTop w:val="0"/>
          <w:marBottom w:val="0"/>
          <w:divBdr>
            <w:top w:val="none" w:sz="0" w:space="0" w:color="auto"/>
            <w:left w:val="none" w:sz="0" w:space="0" w:color="auto"/>
            <w:bottom w:val="none" w:sz="0" w:space="0" w:color="auto"/>
            <w:right w:val="none" w:sz="0" w:space="0" w:color="auto"/>
          </w:divBdr>
        </w:div>
        <w:div w:id="577638387">
          <w:marLeft w:val="640"/>
          <w:marRight w:val="0"/>
          <w:marTop w:val="0"/>
          <w:marBottom w:val="0"/>
          <w:divBdr>
            <w:top w:val="none" w:sz="0" w:space="0" w:color="auto"/>
            <w:left w:val="none" w:sz="0" w:space="0" w:color="auto"/>
            <w:bottom w:val="none" w:sz="0" w:space="0" w:color="auto"/>
            <w:right w:val="none" w:sz="0" w:space="0" w:color="auto"/>
          </w:divBdr>
        </w:div>
        <w:div w:id="1730424417">
          <w:marLeft w:val="640"/>
          <w:marRight w:val="0"/>
          <w:marTop w:val="0"/>
          <w:marBottom w:val="0"/>
          <w:divBdr>
            <w:top w:val="none" w:sz="0" w:space="0" w:color="auto"/>
            <w:left w:val="none" w:sz="0" w:space="0" w:color="auto"/>
            <w:bottom w:val="none" w:sz="0" w:space="0" w:color="auto"/>
            <w:right w:val="none" w:sz="0" w:space="0" w:color="auto"/>
          </w:divBdr>
        </w:div>
        <w:div w:id="1412850385">
          <w:marLeft w:val="640"/>
          <w:marRight w:val="0"/>
          <w:marTop w:val="0"/>
          <w:marBottom w:val="0"/>
          <w:divBdr>
            <w:top w:val="none" w:sz="0" w:space="0" w:color="auto"/>
            <w:left w:val="none" w:sz="0" w:space="0" w:color="auto"/>
            <w:bottom w:val="none" w:sz="0" w:space="0" w:color="auto"/>
            <w:right w:val="none" w:sz="0" w:space="0" w:color="auto"/>
          </w:divBdr>
        </w:div>
        <w:div w:id="52893466">
          <w:marLeft w:val="640"/>
          <w:marRight w:val="0"/>
          <w:marTop w:val="0"/>
          <w:marBottom w:val="0"/>
          <w:divBdr>
            <w:top w:val="none" w:sz="0" w:space="0" w:color="auto"/>
            <w:left w:val="none" w:sz="0" w:space="0" w:color="auto"/>
            <w:bottom w:val="none" w:sz="0" w:space="0" w:color="auto"/>
            <w:right w:val="none" w:sz="0" w:space="0" w:color="auto"/>
          </w:divBdr>
        </w:div>
        <w:div w:id="1636450315">
          <w:marLeft w:val="640"/>
          <w:marRight w:val="0"/>
          <w:marTop w:val="0"/>
          <w:marBottom w:val="0"/>
          <w:divBdr>
            <w:top w:val="none" w:sz="0" w:space="0" w:color="auto"/>
            <w:left w:val="none" w:sz="0" w:space="0" w:color="auto"/>
            <w:bottom w:val="none" w:sz="0" w:space="0" w:color="auto"/>
            <w:right w:val="none" w:sz="0" w:space="0" w:color="auto"/>
          </w:divBdr>
        </w:div>
        <w:div w:id="88240346">
          <w:marLeft w:val="640"/>
          <w:marRight w:val="0"/>
          <w:marTop w:val="0"/>
          <w:marBottom w:val="0"/>
          <w:divBdr>
            <w:top w:val="none" w:sz="0" w:space="0" w:color="auto"/>
            <w:left w:val="none" w:sz="0" w:space="0" w:color="auto"/>
            <w:bottom w:val="none" w:sz="0" w:space="0" w:color="auto"/>
            <w:right w:val="none" w:sz="0" w:space="0" w:color="auto"/>
          </w:divBdr>
        </w:div>
        <w:div w:id="166527838">
          <w:marLeft w:val="640"/>
          <w:marRight w:val="0"/>
          <w:marTop w:val="0"/>
          <w:marBottom w:val="0"/>
          <w:divBdr>
            <w:top w:val="none" w:sz="0" w:space="0" w:color="auto"/>
            <w:left w:val="none" w:sz="0" w:space="0" w:color="auto"/>
            <w:bottom w:val="none" w:sz="0" w:space="0" w:color="auto"/>
            <w:right w:val="none" w:sz="0" w:space="0" w:color="auto"/>
          </w:divBdr>
        </w:div>
        <w:div w:id="821429590">
          <w:marLeft w:val="640"/>
          <w:marRight w:val="0"/>
          <w:marTop w:val="0"/>
          <w:marBottom w:val="0"/>
          <w:divBdr>
            <w:top w:val="none" w:sz="0" w:space="0" w:color="auto"/>
            <w:left w:val="none" w:sz="0" w:space="0" w:color="auto"/>
            <w:bottom w:val="none" w:sz="0" w:space="0" w:color="auto"/>
            <w:right w:val="none" w:sz="0" w:space="0" w:color="auto"/>
          </w:divBdr>
        </w:div>
        <w:div w:id="772358150">
          <w:marLeft w:val="640"/>
          <w:marRight w:val="0"/>
          <w:marTop w:val="0"/>
          <w:marBottom w:val="0"/>
          <w:divBdr>
            <w:top w:val="none" w:sz="0" w:space="0" w:color="auto"/>
            <w:left w:val="none" w:sz="0" w:space="0" w:color="auto"/>
            <w:bottom w:val="none" w:sz="0" w:space="0" w:color="auto"/>
            <w:right w:val="none" w:sz="0" w:space="0" w:color="auto"/>
          </w:divBdr>
        </w:div>
        <w:div w:id="1342467445">
          <w:marLeft w:val="640"/>
          <w:marRight w:val="0"/>
          <w:marTop w:val="0"/>
          <w:marBottom w:val="0"/>
          <w:divBdr>
            <w:top w:val="none" w:sz="0" w:space="0" w:color="auto"/>
            <w:left w:val="none" w:sz="0" w:space="0" w:color="auto"/>
            <w:bottom w:val="none" w:sz="0" w:space="0" w:color="auto"/>
            <w:right w:val="none" w:sz="0" w:space="0" w:color="auto"/>
          </w:divBdr>
        </w:div>
        <w:div w:id="1178738811">
          <w:marLeft w:val="640"/>
          <w:marRight w:val="0"/>
          <w:marTop w:val="0"/>
          <w:marBottom w:val="0"/>
          <w:divBdr>
            <w:top w:val="none" w:sz="0" w:space="0" w:color="auto"/>
            <w:left w:val="none" w:sz="0" w:space="0" w:color="auto"/>
            <w:bottom w:val="none" w:sz="0" w:space="0" w:color="auto"/>
            <w:right w:val="none" w:sz="0" w:space="0" w:color="auto"/>
          </w:divBdr>
        </w:div>
        <w:div w:id="733086238">
          <w:marLeft w:val="640"/>
          <w:marRight w:val="0"/>
          <w:marTop w:val="0"/>
          <w:marBottom w:val="0"/>
          <w:divBdr>
            <w:top w:val="none" w:sz="0" w:space="0" w:color="auto"/>
            <w:left w:val="none" w:sz="0" w:space="0" w:color="auto"/>
            <w:bottom w:val="none" w:sz="0" w:space="0" w:color="auto"/>
            <w:right w:val="none" w:sz="0" w:space="0" w:color="auto"/>
          </w:divBdr>
        </w:div>
        <w:div w:id="1122267319">
          <w:marLeft w:val="640"/>
          <w:marRight w:val="0"/>
          <w:marTop w:val="0"/>
          <w:marBottom w:val="0"/>
          <w:divBdr>
            <w:top w:val="none" w:sz="0" w:space="0" w:color="auto"/>
            <w:left w:val="none" w:sz="0" w:space="0" w:color="auto"/>
            <w:bottom w:val="none" w:sz="0" w:space="0" w:color="auto"/>
            <w:right w:val="none" w:sz="0" w:space="0" w:color="auto"/>
          </w:divBdr>
        </w:div>
        <w:div w:id="1068193159">
          <w:marLeft w:val="640"/>
          <w:marRight w:val="0"/>
          <w:marTop w:val="0"/>
          <w:marBottom w:val="0"/>
          <w:divBdr>
            <w:top w:val="none" w:sz="0" w:space="0" w:color="auto"/>
            <w:left w:val="none" w:sz="0" w:space="0" w:color="auto"/>
            <w:bottom w:val="none" w:sz="0" w:space="0" w:color="auto"/>
            <w:right w:val="none" w:sz="0" w:space="0" w:color="auto"/>
          </w:divBdr>
        </w:div>
        <w:div w:id="1326124831">
          <w:marLeft w:val="640"/>
          <w:marRight w:val="0"/>
          <w:marTop w:val="0"/>
          <w:marBottom w:val="0"/>
          <w:divBdr>
            <w:top w:val="none" w:sz="0" w:space="0" w:color="auto"/>
            <w:left w:val="none" w:sz="0" w:space="0" w:color="auto"/>
            <w:bottom w:val="none" w:sz="0" w:space="0" w:color="auto"/>
            <w:right w:val="none" w:sz="0" w:space="0" w:color="auto"/>
          </w:divBdr>
        </w:div>
        <w:div w:id="341208512">
          <w:marLeft w:val="640"/>
          <w:marRight w:val="0"/>
          <w:marTop w:val="0"/>
          <w:marBottom w:val="0"/>
          <w:divBdr>
            <w:top w:val="none" w:sz="0" w:space="0" w:color="auto"/>
            <w:left w:val="none" w:sz="0" w:space="0" w:color="auto"/>
            <w:bottom w:val="none" w:sz="0" w:space="0" w:color="auto"/>
            <w:right w:val="none" w:sz="0" w:space="0" w:color="auto"/>
          </w:divBdr>
        </w:div>
        <w:div w:id="169805316">
          <w:marLeft w:val="640"/>
          <w:marRight w:val="0"/>
          <w:marTop w:val="0"/>
          <w:marBottom w:val="0"/>
          <w:divBdr>
            <w:top w:val="none" w:sz="0" w:space="0" w:color="auto"/>
            <w:left w:val="none" w:sz="0" w:space="0" w:color="auto"/>
            <w:bottom w:val="none" w:sz="0" w:space="0" w:color="auto"/>
            <w:right w:val="none" w:sz="0" w:space="0" w:color="auto"/>
          </w:divBdr>
        </w:div>
        <w:div w:id="1120491579">
          <w:marLeft w:val="640"/>
          <w:marRight w:val="0"/>
          <w:marTop w:val="0"/>
          <w:marBottom w:val="0"/>
          <w:divBdr>
            <w:top w:val="none" w:sz="0" w:space="0" w:color="auto"/>
            <w:left w:val="none" w:sz="0" w:space="0" w:color="auto"/>
            <w:bottom w:val="none" w:sz="0" w:space="0" w:color="auto"/>
            <w:right w:val="none" w:sz="0" w:space="0" w:color="auto"/>
          </w:divBdr>
        </w:div>
        <w:div w:id="1910647854">
          <w:marLeft w:val="640"/>
          <w:marRight w:val="0"/>
          <w:marTop w:val="0"/>
          <w:marBottom w:val="0"/>
          <w:divBdr>
            <w:top w:val="none" w:sz="0" w:space="0" w:color="auto"/>
            <w:left w:val="none" w:sz="0" w:space="0" w:color="auto"/>
            <w:bottom w:val="none" w:sz="0" w:space="0" w:color="auto"/>
            <w:right w:val="none" w:sz="0" w:space="0" w:color="auto"/>
          </w:divBdr>
        </w:div>
        <w:div w:id="1910190831">
          <w:marLeft w:val="640"/>
          <w:marRight w:val="0"/>
          <w:marTop w:val="0"/>
          <w:marBottom w:val="0"/>
          <w:divBdr>
            <w:top w:val="none" w:sz="0" w:space="0" w:color="auto"/>
            <w:left w:val="none" w:sz="0" w:space="0" w:color="auto"/>
            <w:bottom w:val="none" w:sz="0" w:space="0" w:color="auto"/>
            <w:right w:val="none" w:sz="0" w:space="0" w:color="auto"/>
          </w:divBdr>
        </w:div>
        <w:div w:id="146898046">
          <w:marLeft w:val="640"/>
          <w:marRight w:val="0"/>
          <w:marTop w:val="0"/>
          <w:marBottom w:val="0"/>
          <w:divBdr>
            <w:top w:val="none" w:sz="0" w:space="0" w:color="auto"/>
            <w:left w:val="none" w:sz="0" w:space="0" w:color="auto"/>
            <w:bottom w:val="none" w:sz="0" w:space="0" w:color="auto"/>
            <w:right w:val="none" w:sz="0" w:space="0" w:color="auto"/>
          </w:divBdr>
        </w:div>
        <w:div w:id="554395240">
          <w:marLeft w:val="640"/>
          <w:marRight w:val="0"/>
          <w:marTop w:val="0"/>
          <w:marBottom w:val="0"/>
          <w:divBdr>
            <w:top w:val="none" w:sz="0" w:space="0" w:color="auto"/>
            <w:left w:val="none" w:sz="0" w:space="0" w:color="auto"/>
            <w:bottom w:val="none" w:sz="0" w:space="0" w:color="auto"/>
            <w:right w:val="none" w:sz="0" w:space="0" w:color="auto"/>
          </w:divBdr>
        </w:div>
        <w:div w:id="1296331757">
          <w:marLeft w:val="640"/>
          <w:marRight w:val="0"/>
          <w:marTop w:val="0"/>
          <w:marBottom w:val="0"/>
          <w:divBdr>
            <w:top w:val="none" w:sz="0" w:space="0" w:color="auto"/>
            <w:left w:val="none" w:sz="0" w:space="0" w:color="auto"/>
            <w:bottom w:val="none" w:sz="0" w:space="0" w:color="auto"/>
            <w:right w:val="none" w:sz="0" w:space="0" w:color="auto"/>
          </w:divBdr>
        </w:div>
        <w:div w:id="89392652">
          <w:marLeft w:val="640"/>
          <w:marRight w:val="0"/>
          <w:marTop w:val="0"/>
          <w:marBottom w:val="0"/>
          <w:divBdr>
            <w:top w:val="none" w:sz="0" w:space="0" w:color="auto"/>
            <w:left w:val="none" w:sz="0" w:space="0" w:color="auto"/>
            <w:bottom w:val="none" w:sz="0" w:space="0" w:color="auto"/>
            <w:right w:val="none" w:sz="0" w:space="0" w:color="auto"/>
          </w:divBdr>
        </w:div>
        <w:div w:id="1983582188">
          <w:marLeft w:val="640"/>
          <w:marRight w:val="0"/>
          <w:marTop w:val="0"/>
          <w:marBottom w:val="0"/>
          <w:divBdr>
            <w:top w:val="none" w:sz="0" w:space="0" w:color="auto"/>
            <w:left w:val="none" w:sz="0" w:space="0" w:color="auto"/>
            <w:bottom w:val="none" w:sz="0" w:space="0" w:color="auto"/>
            <w:right w:val="none" w:sz="0" w:space="0" w:color="auto"/>
          </w:divBdr>
        </w:div>
        <w:div w:id="1665664436">
          <w:marLeft w:val="640"/>
          <w:marRight w:val="0"/>
          <w:marTop w:val="0"/>
          <w:marBottom w:val="0"/>
          <w:divBdr>
            <w:top w:val="none" w:sz="0" w:space="0" w:color="auto"/>
            <w:left w:val="none" w:sz="0" w:space="0" w:color="auto"/>
            <w:bottom w:val="none" w:sz="0" w:space="0" w:color="auto"/>
            <w:right w:val="none" w:sz="0" w:space="0" w:color="auto"/>
          </w:divBdr>
        </w:div>
        <w:div w:id="1693922901">
          <w:marLeft w:val="640"/>
          <w:marRight w:val="0"/>
          <w:marTop w:val="0"/>
          <w:marBottom w:val="0"/>
          <w:divBdr>
            <w:top w:val="none" w:sz="0" w:space="0" w:color="auto"/>
            <w:left w:val="none" w:sz="0" w:space="0" w:color="auto"/>
            <w:bottom w:val="none" w:sz="0" w:space="0" w:color="auto"/>
            <w:right w:val="none" w:sz="0" w:space="0" w:color="auto"/>
          </w:divBdr>
        </w:div>
        <w:div w:id="1750082007">
          <w:marLeft w:val="640"/>
          <w:marRight w:val="0"/>
          <w:marTop w:val="0"/>
          <w:marBottom w:val="0"/>
          <w:divBdr>
            <w:top w:val="none" w:sz="0" w:space="0" w:color="auto"/>
            <w:left w:val="none" w:sz="0" w:space="0" w:color="auto"/>
            <w:bottom w:val="none" w:sz="0" w:space="0" w:color="auto"/>
            <w:right w:val="none" w:sz="0" w:space="0" w:color="auto"/>
          </w:divBdr>
        </w:div>
        <w:div w:id="1168061480">
          <w:marLeft w:val="640"/>
          <w:marRight w:val="0"/>
          <w:marTop w:val="0"/>
          <w:marBottom w:val="0"/>
          <w:divBdr>
            <w:top w:val="none" w:sz="0" w:space="0" w:color="auto"/>
            <w:left w:val="none" w:sz="0" w:space="0" w:color="auto"/>
            <w:bottom w:val="none" w:sz="0" w:space="0" w:color="auto"/>
            <w:right w:val="none" w:sz="0" w:space="0" w:color="auto"/>
          </w:divBdr>
        </w:div>
        <w:div w:id="131408458">
          <w:marLeft w:val="640"/>
          <w:marRight w:val="0"/>
          <w:marTop w:val="0"/>
          <w:marBottom w:val="0"/>
          <w:divBdr>
            <w:top w:val="none" w:sz="0" w:space="0" w:color="auto"/>
            <w:left w:val="none" w:sz="0" w:space="0" w:color="auto"/>
            <w:bottom w:val="none" w:sz="0" w:space="0" w:color="auto"/>
            <w:right w:val="none" w:sz="0" w:space="0" w:color="auto"/>
          </w:divBdr>
        </w:div>
        <w:div w:id="2085488914">
          <w:marLeft w:val="640"/>
          <w:marRight w:val="0"/>
          <w:marTop w:val="0"/>
          <w:marBottom w:val="0"/>
          <w:divBdr>
            <w:top w:val="none" w:sz="0" w:space="0" w:color="auto"/>
            <w:left w:val="none" w:sz="0" w:space="0" w:color="auto"/>
            <w:bottom w:val="none" w:sz="0" w:space="0" w:color="auto"/>
            <w:right w:val="none" w:sz="0" w:space="0" w:color="auto"/>
          </w:divBdr>
        </w:div>
        <w:div w:id="44720838">
          <w:marLeft w:val="640"/>
          <w:marRight w:val="0"/>
          <w:marTop w:val="0"/>
          <w:marBottom w:val="0"/>
          <w:divBdr>
            <w:top w:val="none" w:sz="0" w:space="0" w:color="auto"/>
            <w:left w:val="none" w:sz="0" w:space="0" w:color="auto"/>
            <w:bottom w:val="none" w:sz="0" w:space="0" w:color="auto"/>
            <w:right w:val="none" w:sz="0" w:space="0" w:color="auto"/>
          </w:divBdr>
        </w:div>
        <w:div w:id="2011522646">
          <w:marLeft w:val="640"/>
          <w:marRight w:val="0"/>
          <w:marTop w:val="0"/>
          <w:marBottom w:val="0"/>
          <w:divBdr>
            <w:top w:val="none" w:sz="0" w:space="0" w:color="auto"/>
            <w:left w:val="none" w:sz="0" w:space="0" w:color="auto"/>
            <w:bottom w:val="none" w:sz="0" w:space="0" w:color="auto"/>
            <w:right w:val="none" w:sz="0" w:space="0" w:color="auto"/>
          </w:divBdr>
        </w:div>
        <w:div w:id="158349974">
          <w:marLeft w:val="640"/>
          <w:marRight w:val="0"/>
          <w:marTop w:val="0"/>
          <w:marBottom w:val="0"/>
          <w:divBdr>
            <w:top w:val="none" w:sz="0" w:space="0" w:color="auto"/>
            <w:left w:val="none" w:sz="0" w:space="0" w:color="auto"/>
            <w:bottom w:val="none" w:sz="0" w:space="0" w:color="auto"/>
            <w:right w:val="none" w:sz="0" w:space="0" w:color="auto"/>
          </w:divBdr>
        </w:div>
        <w:div w:id="671447952">
          <w:marLeft w:val="640"/>
          <w:marRight w:val="0"/>
          <w:marTop w:val="0"/>
          <w:marBottom w:val="0"/>
          <w:divBdr>
            <w:top w:val="none" w:sz="0" w:space="0" w:color="auto"/>
            <w:left w:val="none" w:sz="0" w:space="0" w:color="auto"/>
            <w:bottom w:val="none" w:sz="0" w:space="0" w:color="auto"/>
            <w:right w:val="none" w:sz="0" w:space="0" w:color="auto"/>
          </w:divBdr>
        </w:div>
        <w:div w:id="1699161821">
          <w:marLeft w:val="640"/>
          <w:marRight w:val="0"/>
          <w:marTop w:val="0"/>
          <w:marBottom w:val="0"/>
          <w:divBdr>
            <w:top w:val="none" w:sz="0" w:space="0" w:color="auto"/>
            <w:left w:val="none" w:sz="0" w:space="0" w:color="auto"/>
            <w:bottom w:val="none" w:sz="0" w:space="0" w:color="auto"/>
            <w:right w:val="none" w:sz="0" w:space="0" w:color="auto"/>
          </w:divBdr>
        </w:div>
        <w:div w:id="204216493">
          <w:marLeft w:val="640"/>
          <w:marRight w:val="0"/>
          <w:marTop w:val="0"/>
          <w:marBottom w:val="0"/>
          <w:divBdr>
            <w:top w:val="none" w:sz="0" w:space="0" w:color="auto"/>
            <w:left w:val="none" w:sz="0" w:space="0" w:color="auto"/>
            <w:bottom w:val="none" w:sz="0" w:space="0" w:color="auto"/>
            <w:right w:val="none" w:sz="0" w:space="0" w:color="auto"/>
          </w:divBdr>
        </w:div>
        <w:div w:id="764347836">
          <w:marLeft w:val="640"/>
          <w:marRight w:val="0"/>
          <w:marTop w:val="0"/>
          <w:marBottom w:val="0"/>
          <w:divBdr>
            <w:top w:val="none" w:sz="0" w:space="0" w:color="auto"/>
            <w:left w:val="none" w:sz="0" w:space="0" w:color="auto"/>
            <w:bottom w:val="none" w:sz="0" w:space="0" w:color="auto"/>
            <w:right w:val="none" w:sz="0" w:space="0" w:color="auto"/>
          </w:divBdr>
        </w:div>
        <w:div w:id="40517381">
          <w:marLeft w:val="640"/>
          <w:marRight w:val="0"/>
          <w:marTop w:val="0"/>
          <w:marBottom w:val="0"/>
          <w:divBdr>
            <w:top w:val="none" w:sz="0" w:space="0" w:color="auto"/>
            <w:left w:val="none" w:sz="0" w:space="0" w:color="auto"/>
            <w:bottom w:val="none" w:sz="0" w:space="0" w:color="auto"/>
            <w:right w:val="none" w:sz="0" w:space="0" w:color="auto"/>
          </w:divBdr>
        </w:div>
        <w:div w:id="1273395981">
          <w:marLeft w:val="640"/>
          <w:marRight w:val="0"/>
          <w:marTop w:val="0"/>
          <w:marBottom w:val="0"/>
          <w:divBdr>
            <w:top w:val="none" w:sz="0" w:space="0" w:color="auto"/>
            <w:left w:val="none" w:sz="0" w:space="0" w:color="auto"/>
            <w:bottom w:val="none" w:sz="0" w:space="0" w:color="auto"/>
            <w:right w:val="none" w:sz="0" w:space="0" w:color="auto"/>
          </w:divBdr>
        </w:div>
        <w:div w:id="1301380014">
          <w:marLeft w:val="640"/>
          <w:marRight w:val="0"/>
          <w:marTop w:val="0"/>
          <w:marBottom w:val="0"/>
          <w:divBdr>
            <w:top w:val="none" w:sz="0" w:space="0" w:color="auto"/>
            <w:left w:val="none" w:sz="0" w:space="0" w:color="auto"/>
            <w:bottom w:val="none" w:sz="0" w:space="0" w:color="auto"/>
            <w:right w:val="none" w:sz="0" w:space="0" w:color="auto"/>
          </w:divBdr>
        </w:div>
        <w:div w:id="2070954682">
          <w:marLeft w:val="640"/>
          <w:marRight w:val="0"/>
          <w:marTop w:val="0"/>
          <w:marBottom w:val="0"/>
          <w:divBdr>
            <w:top w:val="none" w:sz="0" w:space="0" w:color="auto"/>
            <w:left w:val="none" w:sz="0" w:space="0" w:color="auto"/>
            <w:bottom w:val="none" w:sz="0" w:space="0" w:color="auto"/>
            <w:right w:val="none" w:sz="0" w:space="0" w:color="auto"/>
          </w:divBdr>
        </w:div>
        <w:div w:id="140538929">
          <w:marLeft w:val="640"/>
          <w:marRight w:val="0"/>
          <w:marTop w:val="0"/>
          <w:marBottom w:val="0"/>
          <w:divBdr>
            <w:top w:val="none" w:sz="0" w:space="0" w:color="auto"/>
            <w:left w:val="none" w:sz="0" w:space="0" w:color="auto"/>
            <w:bottom w:val="none" w:sz="0" w:space="0" w:color="auto"/>
            <w:right w:val="none" w:sz="0" w:space="0" w:color="auto"/>
          </w:divBdr>
        </w:div>
        <w:div w:id="777678383">
          <w:marLeft w:val="640"/>
          <w:marRight w:val="0"/>
          <w:marTop w:val="0"/>
          <w:marBottom w:val="0"/>
          <w:divBdr>
            <w:top w:val="none" w:sz="0" w:space="0" w:color="auto"/>
            <w:left w:val="none" w:sz="0" w:space="0" w:color="auto"/>
            <w:bottom w:val="none" w:sz="0" w:space="0" w:color="auto"/>
            <w:right w:val="none" w:sz="0" w:space="0" w:color="auto"/>
          </w:divBdr>
        </w:div>
        <w:div w:id="675153564">
          <w:marLeft w:val="640"/>
          <w:marRight w:val="0"/>
          <w:marTop w:val="0"/>
          <w:marBottom w:val="0"/>
          <w:divBdr>
            <w:top w:val="none" w:sz="0" w:space="0" w:color="auto"/>
            <w:left w:val="none" w:sz="0" w:space="0" w:color="auto"/>
            <w:bottom w:val="none" w:sz="0" w:space="0" w:color="auto"/>
            <w:right w:val="none" w:sz="0" w:space="0" w:color="auto"/>
          </w:divBdr>
        </w:div>
        <w:div w:id="264969057">
          <w:marLeft w:val="640"/>
          <w:marRight w:val="0"/>
          <w:marTop w:val="0"/>
          <w:marBottom w:val="0"/>
          <w:divBdr>
            <w:top w:val="none" w:sz="0" w:space="0" w:color="auto"/>
            <w:left w:val="none" w:sz="0" w:space="0" w:color="auto"/>
            <w:bottom w:val="none" w:sz="0" w:space="0" w:color="auto"/>
            <w:right w:val="none" w:sz="0" w:space="0" w:color="auto"/>
          </w:divBdr>
        </w:div>
        <w:div w:id="1859463617">
          <w:marLeft w:val="640"/>
          <w:marRight w:val="0"/>
          <w:marTop w:val="0"/>
          <w:marBottom w:val="0"/>
          <w:divBdr>
            <w:top w:val="none" w:sz="0" w:space="0" w:color="auto"/>
            <w:left w:val="none" w:sz="0" w:space="0" w:color="auto"/>
            <w:bottom w:val="none" w:sz="0" w:space="0" w:color="auto"/>
            <w:right w:val="none" w:sz="0" w:space="0" w:color="auto"/>
          </w:divBdr>
        </w:div>
        <w:div w:id="2013683819">
          <w:marLeft w:val="640"/>
          <w:marRight w:val="0"/>
          <w:marTop w:val="0"/>
          <w:marBottom w:val="0"/>
          <w:divBdr>
            <w:top w:val="none" w:sz="0" w:space="0" w:color="auto"/>
            <w:left w:val="none" w:sz="0" w:space="0" w:color="auto"/>
            <w:bottom w:val="none" w:sz="0" w:space="0" w:color="auto"/>
            <w:right w:val="none" w:sz="0" w:space="0" w:color="auto"/>
          </w:divBdr>
        </w:div>
        <w:div w:id="251352574">
          <w:marLeft w:val="640"/>
          <w:marRight w:val="0"/>
          <w:marTop w:val="0"/>
          <w:marBottom w:val="0"/>
          <w:divBdr>
            <w:top w:val="none" w:sz="0" w:space="0" w:color="auto"/>
            <w:left w:val="none" w:sz="0" w:space="0" w:color="auto"/>
            <w:bottom w:val="none" w:sz="0" w:space="0" w:color="auto"/>
            <w:right w:val="none" w:sz="0" w:space="0" w:color="auto"/>
          </w:divBdr>
        </w:div>
        <w:div w:id="509880194">
          <w:marLeft w:val="640"/>
          <w:marRight w:val="0"/>
          <w:marTop w:val="0"/>
          <w:marBottom w:val="0"/>
          <w:divBdr>
            <w:top w:val="none" w:sz="0" w:space="0" w:color="auto"/>
            <w:left w:val="none" w:sz="0" w:space="0" w:color="auto"/>
            <w:bottom w:val="none" w:sz="0" w:space="0" w:color="auto"/>
            <w:right w:val="none" w:sz="0" w:space="0" w:color="auto"/>
          </w:divBdr>
        </w:div>
        <w:div w:id="1249001755">
          <w:marLeft w:val="640"/>
          <w:marRight w:val="0"/>
          <w:marTop w:val="0"/>
          <w:marBottom w:val="0"/>
          <w:divBdr>
            <w:top w:val="none" w:sz="0" w:space="0" w:color="auto"/>
            <w:left w:val="none" w:sz="0" w:space="0" w:color="auto"/>
            <w:bottom w:val="none" w:sz="0" w:space="0" w:color="auto"/>
            <w:right w:val="none" w:sz="0" w:space="0" w:color="auto"/>
          </w:divBdr>
        </w:div>
        <w:div w:id="883323903">
          <w:marLeft w:val="640"/>
          <w:marRight w:val="0"/>
          <w:marTop w:val="0"/>
          <w:marBottom w:val="0"/>
          <w:divBdr>
            <w:top w:val="none" w:sz="0" w:space="0" w:color="auto"/>
            <w:left w:val="none" w:sz="0" w:space="0" w:color="auto"/>
            <w:bottom w:val="none" w:sz="0" w:space="0" w:color="auto"/>
            <w:right w:val="none" w:sz="0" w:space="0" w:color="auto"/>
          </w:divBdr>
        </w:div>
        <w:div w:id="710155076">
          <w:marLeft w:val="640"/>
          <w:marRight w:val="0"/>
          <w:marTop w:val="0"/>
          <w:marBottom w:val="0"/>
          <w:divBdr>
            <w:top w:val="none" w:sz="0" w:space="0" w:color="auto"/>
            <w:left w:val="none" w:sz="0" w:space="0" w:color="auto"/>
            <w:bottom w:val="none" w:sz="0" w:space="0" w:color="auto"/>
            <w:right w:val="none" w:sz="0" w:space="0" w:color="auto"/>
          </w:divBdr>
        </w:div>
        <w:div w:id="276527061">
          <w:marLeft w:val="640"/>
          <w:marRight w:val="0"/>
          <w:marTop w:val="0"/>
          <w:marBottom w:val="0"/>
          <w:divBdr>
            <w:top w:val="none" w:sz="0" w:space="0" w:color="auto"/>
            <w:left w:val="none" w:sz="0" w:space="0" w:color="auto"/>
            <w:bottom w:val="none" w:sz="0" w:space="0" w:color="auto"/>
            <w:right w:val="none" w:sz="0" w:space="0" w:color="auto"/>
          </w:divBdr>
        </w:div>
        <w:div w:id="1259485218">
          <w:marLeft w:val="640"/>
          <w:marRight w:val="0"/>
          <w:marTop w:val="0"/>
          <w:marBottom w:val="0"/>
          <w:divBdr>
            <w:top w:val="none" w:sz="0" w:space="0" w:color="auto"/>
            <w:left w:val="none" w:sz="0" w:space="0" w:color="auto"/>
            <w:bottom w:val="none" w:sz="0" w:space="0" w:color="auto"/>
            <w:right w:val="none" w:sz="0" w:space="0" w:color="auto"/>
          </w:divBdr>
        </w:div>
        <w:div w:id="366569013">
          <w:marLeft w:val="640"/>
          <w:marRight w:val="0"/>
          <w:marTop w:val="0"/>
          <w:marBottom w:val="0"/>
          <w:divBdr>
            <w:top w:val="none" w:sz="0" w:space="0" w:color="auto"/>
            <w:left w:val="none" w:sz="0" w:space="0" w:color="auto"/>
            <w:bottom w:val="none" w:sz="0" w:space="0" w:color="auto"/>
            <w:right w:val="none" w:sz="0" w:space="0" w:color="auto"/>
          </w:divBdr>
        </w:div>
        <w:div w:id="922104019">
          <w:marLeft w:val="640"/>
          <w:marRight w:val="0"/>
          <w:marTop w:val="0"/>
          <w:marBottom w:val="0"/>
          <w:divBdr>
            <w:top w:val="none" w:sz="0" w:space="0" w:color="auto"/>
            <w:left w:val="none" w:sz="0" w:space="0" w:color="auto"/>
            <w:bottom w:val="none" w:sz="0" w:space="0" w:color="auto"/>
            <w:right w:val="none" w:sz="0" w:space="0" w:color="auto"/>
          </w:divBdr>
        </w:div>
        <w:div w:id="312374748">
          <w:marLeft w:val="640"/>
          <w:marRight w:val="0"/>
          <w:marTop w:val="0"/>
          <w:marBottom w:val="0"/>
          <w:divBdr>
            <w:top w:val="none" w:sz="0" w:space="0" w:color="auto"/>
            <w:left w:val="none" w:sz="0" w:space="0" w:color="auto"/>
            <w:bottom w:val="none" w:sz="0" w:space="0" w:color="auto"/>
            <w:right w:val="none" w:sz="0" w:space="0" w:color="auto"/>
          </w:divBdr>
        </w:div>
        <w:div w:id="513346282">
          <w:marLeft w:val="640"/>
          <w:marRight w:val="0"/>
          <w:marTop w:val="0"/>
          <w:marBottom w:val="0"/>
          <w:divBdr>
            <w:top w:val="none" w:sz="0" w:space="0" w:color="auto"/>
            <w:left w:val="none" w:sz="0" w:space="0" w:color="auto"/>
            <w:bottom w:val="none" w:sz="0" w:space="0" w:color="auto"/>
            <w:right w:val="none" w:sz="0" w:space="0" w:color="auto"/>
          </w:divBdr>
        </w:div>
        <w:div w:id="1314869198">
          <w:marLeft w:val="640"/>
          <w:marRight w:val="0"/>
          <w:marTop w:val="0"/>
          <w:marBottom w:val="0"/>
          <w:divBdr>
            <w:top w:val="none" w:sz="0" w:space="0" w:color="auto"/>
            <w:left w:val="none" w:sz="0" w:space="0" w:color="auto"/>
            <w:bottom w:val="none" w:sz="0" w:space="0" w:color="auto"/>
            <w:right w:val="none" w:sz="0" w:space="0" w:color="auto"/>
          </w:divBdr>
        </w:div>
        <w:div w:id="828786571">
          <w:marLeft w:val="640"/>
          <w:marRight w:val="0"/>
          <w:marTop w:val="0"/>
          <w:marBottom w:val="0"/>
          <w:divBdr>
            <w:top w:val="none" w:sz="0" w:space="0" w:color="auto"/>
            <w:left w:val="none" w:sz="0" w:space="0" w:color="auto"/>
            <w:bottom w:val="none" w:sz="0" w:space="0" w:color="auto"/>
            <w:right w:val="none" w:sz="0" w:space="0" w:color="auto"/>
          </w:divBdr>
        </w:div>
        <w:div w:id="952513807">
          <w:marLeft w:val="640"/>
          <w:marRight w:val="0"/>
          <w:marTop w:val="0"/>
          <w:marBottom w:val="0"/>
          <w:divBdr>
            <w:top w:val="none" w:sz="0" w:space="0" w:color="auto"/>
            <w:left w:val="none" w:sz="0" w:space="0" w:color="auto"/>
            <w:bottom w:val="none" w:sz="0" w:space="0" w:color="auto"/>
            <w:right w:val="none" w:sz="0" w:space="0" w:color="auto"/>
          </w:divBdr>
        </w:div>
        <w:div w:id="362555474">
          <w:marLeft w:val="640"/>
          <w:marRight w:val="0"/>
          <w:marTop w:val="0"/>
          <w:marBottom w:val="0"/>
          <w:divBdr>
            <w:top w:val="none" w:sz="0" w:space="0" w:color="auto"/>
            <w:left w:val="none" w:sz="0" w:space="0" w:color="auto"/>
            <w:bottom w:val="none" w:sz="0" w:space="0" w:color="auto"/>
            <w:right w:val="none" w:sz="0" w:space="0" w:color="auto"/>
          </w:divBdr>
        </w:div>
        <w:div w:id="1997800007">
          <w:marLeft w:val="640"/>
          <w:marRight w:val="0"/>
          <w:marTop w:val="0"/>
          <w:marBottom w:val="0"/>
          <w:divBdr>
            <w:top w:val="none" w:sz="0" w:space="0" w:color="auto"/>
            <w:left w:val="none" w:sz="0" w:space="0" w:color="auto"/>
            <w:bottom w:val="none" w:sz="0" w:space="0" w:color="auto"/>
            <w:right w:val="none" w:sz="0" w:space="0" w:color="auto"/>
          </w:divBdr>
        </w:div>
        <w:div w:id="1950971647">
          <w:marLeft w:val="640"/>
          <w:marRight w:val="0"/>
          <w:marTop w:val="0"/>
          <w:marBottom w:val="0"/>
          <w:divBdr>
            <w:top w:val="none" w:sz="0" w:space="0" w:color="auto"/>
            <w:left w:val="none" w:sz="0" w:space="0" w:color="auto"/>
            <w:bottom w:val="none" w:sz="0" w:space="0" w:color="auto"/>
            <w:right w:val="none" w:sz="0" w:space="0" w:color="auto"/>
          </w:divBdr>
        </w:div>
        <w:div w:id="1048408833">
          <w:marLeft w:val="640"/>
          <w:marRight w:val="0"/>
          <w:marTop w:val="0"/>
          <w:marBottom w:val="0"/>
          <w:divBdr>
            <w:top w:val="none" w:sz="0" w:space="0" w:color="auto"/>
            <w:left w:val="none" w:sz="0" w:space="0" w:color="auto"/>
            <w:bottom w:val="none" w:sz="0" w:space="0" w:color="auto"/>
            <w:right w:val="none" w:sz="0" w:space="0" w:color="auto"/>
          </w:divBdr>
        </w:div>
        <w:div w:id="657658183">
          <w:marLeft w:val="640"/>
          <w:marRight w:val="0"/>
          <w:marTop w:val="0"/>
          <w:marBottom w:val="0"/>
          <w:divBdr>
            <w:top w:val="none" w:sz="0" w:space="0" w:color="auto"/>
            <w:left w:val="none" w:sz="0" w:space="0" w:color="auto"/>
            <w:bottom w:val="none" w:sz="0" w:space="0" w:color="auto"/>
            <w:right w:val="none" w:sz="0" w:space="0" w:color="auto"/>
          </w:divBdr>
        </w:div>
        <w:div w:id="1441338201">
          <w:marLeft w:val="640"/>
          <w:marRight w:val="0"/>
          <w:marTop w:val="0"/>
          <w:marBottom w:val="0"/>
          <w:divBdr>
            <w:top w:val="none" w:sz="0" w:space="0" w:color="auto"/>
            <w:left w:val="none" w:sz="0" w:space="0" w:color="auto"/>
            <w:bottom w:val="none" w:sz="0" w:space="0" w:color="auto"/>
            <w:right w:val="none" w:sz="0" w:space="0" w:color="auto"/>
          </w:divBdr>
        </w:div>
        <w:div w:id="1284997077">
          <w:marLeft w:val="640"/>
          <w:marRight w:val="0"/>
          <w:marTop w:val="0"/>
          <w:marBottom w:val="0"/>
          <w:divBdr>
            <w:top w:val="none" w:sz="0" w:space="0" w:color="auto"/>
            <w:left w:val="none" w:sz="0" w:space="0" w:color="auto"/>
            <w:bottom w:val="none" w:sz="0" w:space="0" w:color="auto"/>
            <w:right w:val="none" w:sz="0" w:space="0" w:color="auto"/>
          </w:divBdr>
        </w:div>
        <w:div w:id="1320188114">
          <w:marLeft w:val="640"/>
          <w:marRight w:val="0"/>
          <w:marTop w:val="0"/>
          <w:marBottom w:val="0"/>
          <w:divBdr>
            <w:top w:val="none" w:sz="0" w:space="0" w:color="auto"/>
            <w:left w:val="none" w:sz="0" w:space="0" w:color="auto"/>
            <w:bottom w:val="none" w:sz="0" w:space="0" w:color="auto"/>
            <w:right w:val="none" w:sz="0" w:space="0" w:color="auto"/>
          </w:divBdr>
        </w:div>
        <w:div w:id="986473303">
          <w:marLeft w:val="640"/>
          <w:marRight w:val="0"/>
          <w:marTop w:val="0"/>
          <w:marBottom w:val="0"/>
          <w:divBdr>
            <w:top w:val="none" w:sz="0" w:space="0" w:color="auto"/>
            <w:left w:val="none" w:sz="0" w:space="0" w:color="auto"/>
            <w:bottom w:val="none" w:sz="0" w:space="0" w:color="auto"/>
            <w:right w:val="none" w:sz="0" w:space="0" w:color="auto"/>
          </w:divBdr>
        </w:div>
        <w:div w:id="365712930">
          <w:marLeft w:val="640"/>
          <w:marRight w:val="0"/>
          <w:marTop w:val="0"/>
          <w:marBottom w:val="0"/>
          <w:divBdr>
            <w:top w:val="none" w:sz="0" w:space="0" w:color="auto"/>
            <w:left w:val="none" w:sz="0" w:space="0" w:color="auto"/>
            <w:bottom w:val="none" w:sz="0" w:space="0" w:color="auto"/>
            <w:right w:val="none" w:sz="0" w:space="0" w:color="auto"/>
          </w:divBdr>
        </w:div>
        <w:div w:id="2141994165">
          <w:marLeft w:val="640"/>
          <w:marRight w:val="0"/>
          <w:marTop w:val="0"/>
          <w:marBottom w:val="0"/>
          <w:divBdr>
            <w:top w:val="none" w:sz="0" w:space="0" w:color="auto"/>
            <w:left w:val="none" w:sz="0" w:space="0" w:color="auto"/>
            <w:bottom w:val="none" w:sz="0" w:space="0" w:color="auto"/>
            <w:right w:val="none" w:sz="0" w:space="0" w:color="auto"/>
          </w:divBdr>
        </w:div>
        <w:div w:id="49623399">
          <w:marLeft w:val="640"/>
          <w:marRight w:val="0"/>
          <w:marTop w:val="0"/>
          <w:marBottom w:val="0"/>
          <w:divBdr>
            <w:top w:val="none" w:sz="0" w:space="0" w:color="auto"/>
            <w:left w:val="none" w:sz="0" w:space="0" w:color="auto"/>
            <w:bottom w:val="none" w:sz="0" w:space="0" w:color="auto"/>
            <w:right w:val="none" w:sz="0" w:space="0" w:color="auto"/>
          </w:divBdr>
        </w:div>
        <w:div w:id="1170101943">
          <w:marLeft w:val="640"/>
          <w:marRight w:val="0"/>
          <w:marTop w:val="0"/>
          <w:marBottom w:val="0"/>
          <w:divBdr>
            <w:top w:val="none" w:sz="0" w:space="0" w:color="auto"/>
            <w:left w:val="none" w:sz="0" w:space="0" w:color="auto"/>
            <w:bottom w:val="none" w:sz="0" w:space="0" w:color="auto"/>
            <w:right w:val="none" w:sz="0" w:space="0" w:color="auto"/>
          </w:divBdr>
        </w:div>
        <w:div w:id="1350637989">
          <w:marLeft w:val="640"/>
          <w:marRight w:val="0"/>
          <w:marTop w:val="0"/>
          <w:marBottom w:val="0"/>
          <w:divBdr>
            <w:top w:val="none" w:sz="0" w:space="0" w:color="auto"/>
            <w:left w:val="none" w:sz="0" w:space="0" w:color="auto"/>
            <w:bottom w:val="none" w:sz="0" w:space="0" w:color="auto"/>
            <w:right w:val="none" w:sz="0" w:space="0" w:color="auto"/>
          </w:divBdr>
        </w:div>
        <w:div w:id="1301614315">
          <w:marLeft w:val="640"/>
          <w:marRight w:val="0"/>
          <w:marTop w:val="0"/>
          <w:marBottom w:val="0"/>
          <w:divBdr>
            <w:top w:val="none" w:sz="0" w:space="0" w:color="auto"/>
            <w:left w:val="none" w:sz="0" w:space="0" w:color="auto"/>
            <w:bottom w:val="none" w:sz="0" w:space="0" w:color="auto"/>
            <w:right w:val="none" w:sz="0" w:space="0" w:color="auto"/>
          </w:divBdr>
        </w:div>
        <w:div w:id="1693260894">
          <w:marLeft w:val="640"/>
          <w:marRight w:val="0"/>
          <w:marTop w:val="0"/>
          <w:marBottom w:val="0"/>
          <w:divBdr>
            <w:top w:val="none" w:sz="0" w:space="0" w:color="auto"/>
            <w:left w:val="none" w:sz="0" w:space="0" w:color="auto"/>
            <w:bottom w:val="none" w:sz="0" w:space="0" w:color="auto"/>
            <w:right w:val="none" w:sz="0" w:space="0" w:color="auto"/>
          </w:divBdr>
        </w:div>
        <w:div w:id="1659576893">
          <w:marLeft w:val="640"/>
          <w:marRight w:val="0"/>
          <w:marTop w:val="0"/>
          <w:marBottom w:val="0"/>
          <w:divBdr>
            <w:top w:val="none" w:sz="0" w:space="0" w:color="auto"/>
            <w:left w:val="none" w:sz="0" w:space="0" w:color="auto"/>
            <w:bottom w:val="none" w:sz="0" w:space="0" w:color="auto"/>
            <w:right w:val="none" w:sz="0" w:space="0" w:color="auto"/>
          </w:divBdr>
        </w:div>
        <w:div w:id="236016474">
          <w:marLeft w:val="640"/>
          <w:marRight w:val="0"/>
          <w:marTop w:val="0"/>
          <w:marBottom w:val="0"/>
          <w:divBdr>
            <w:top w:val="none" w:sz="0" w:space="0" w:color="auto"/>
            <w:left w:val="none" w:sz="0" w:space="0" w:color="auto"/>
            <w:bottom w:val="none" w:sz="0" w:space="0" w:color="auto"/>
            <w:right w:val="none" w:sz="0" w:space="0" w:color="auto"/>
          </w:divBdr>
        </w:div>
        <w:div w:id="1057240755">
          <w:marLeft w:val="640"/>
          <w:marRight w:val="0"/>
          <w:marTop w:val="0"/>
          <w:marBottom w:val="0"/>
          <w:divBdr>
            <w:top w:val="none" w:sz="0" w:space="0" w:color="auto"/>
            <w:left w:val="none" w:sz="0" w:space="0" w:color="auto"/>
            <w:bottom w:val="none" w:sz="0" w:space="0" w:color="auto"/>
            <w:right w:val="none" w:sz="0" w:space="0" w:color="auto"/>
          </w:divBdr>
        </w:div>
        <w:div w:id="196627647">
          <w:marLeft w:val="640"/>
          <w:marRight w:val="0"/>
          <w:marTop w:val="0"/>
          <w:marBottom w:val="0"/>
          <w:divBdr>
            <w:top w:val="none" w:sz="0" w:space="0" w:color="auto"/>
            <w:left w:val="none" w:sz="0" w:space="0" w:color="auto"/>
            <w:bottom w:val="none" w:sz="0" w:space="0" w:color="auto"/>
            <w:right w:val="none" w:sz="0" w:space="0" w:color="auto"/>
          </w:divBdr>
        </w:div>
        <w:div w:id="1833912038">
          <w:marLeft w:val="640"/>
          <w:marRight w:val="0"/>
          <w:marTop w:val="0"/>
          <w:marBottom w:val="0"/>
          <w:divBdr>
            <w:top w:val="none" w:sz="0" w:space="0" w:color="auto"/>
            <w:left w:val="none" w:sz="0" w:space="0" w:color="auto"/>
            <w:bottom w:val="none" w:sz="0" w:space="0" w:color="auto"/>
            <w:right w:val="none" w:sz="0" w:space="0" w:color="auto"/>
          </w:divBdr>
        </w:div>
        <w:div w:id="1886789346">
          <w:marLeft w:val="640"/>
          <w:marRight w:val="0"/>
          <w:marTop w:val="0"/>
          <w:marBottom w:val="0"/>
          <w:divBdr>
            <w:top w:val="none" w:sz="0" w:space="0" w:color="auto"/>
            <w:left w:val="none" w:sz="0" w:space="0" w:color="auto"/>
            <w:bottom w:val="none" w:sz="0" w:space="0" w:color="auto"/>
            <w:right w:val="none" w:sz="0" w:space="0" w:color="auto"/>
          </w:divBdr>
        </w:div>
        <w:div w:id="1267154052">
          <w:marLeft w:val="640"/>
          <w:marRight w:val="0"/>
          <w:marTop w:val="0"/>
          <w:marBottom w:val="0"/>
          <w:divBdr>
            <w:top w:val="none" w:sz="0" w:space="0" w:color="auto"/>
            <w:left w:val="none" w:sz="0" w:space="0" w:color="auto"/>
            <w:bottom w:val="none" w:sz="0" w:space="0" w:color="auto"/>
            <w:right w:val="none" w:sz="0" w:space="0" w:color="auto"/>
          </w:divBdr>
        </w:div>
        <w:div w:id="621108438">
          <w:marLeft w:val="640"/>
          <w:marRight w:val="0"/>
          <w:marTop w:val="0"/>
          <w:marBottom w:val="0"/>
          <w:divBdr>
            <w:top w:val="none" w:sz="0" w:space="0" w:color="auto"/>
            <w:left w:val="none" w:sz="0" w:space="0" w:color="auto"/>
            <w:bottom w:val="none" w:sz="0" w:space="0" w:color="auto"/>
            <w:right w:val="none" w:sz="0" w:space="0" w:color="auto"/>
          </w:divBdr>
        </w:div>
        <w:div w:id="250890657">
          <w:marLeft w:val="640"/>
          <w:marRight w:val="0"/>
          <w:marTop w:val="0"/>
          <w:marBottom w:val="0"/>
          <w:divBdr>
            <w:top w:val="none" w:sz="0" w:space="0" w:color="auto"/>
            <w:left w:val="none" w:sz="0" w:space="0" w:color="auto"/>
            <w:bottom w:val="none" w:sz="0" w:space="0" w:color="auto"/>
            <w:right w:val="none" w:sz="0" w:space="0" w:color="auto"/>
          </w:divBdr>
        </w:div>
        <w:div w:id="1107193027">
          <w:marLeft w:val="640"/>
          <w:marRight w:val="0"/>
          <w:marTop w:val="0"/>
          <w:marBottom w:val="0"/>
          <w:divBdr>
            <w:top w:val="none" w:sz="0" w:space="0" w:color="auto"/>
            <w:left w:val="none" w:sz="0" w:space="0" w:color="auto"/>
            <w:bottom w:val="none" w:sz="0" w:space="0" w:color="auto"/>
            <w:right w:val="none" w:sz="0" w:space="0" w:color="auto"/>
          </w:divBdr>
        </w:div>
        <w:div w:id="686949567">
          <w:marLeft w:val="640"/>
          <w:marRight w:val="0"/>
          <w:marTop w:val="0"/>
          <w:marBottom w:val="0"/>
          <w:divBdr>
            <w:top w:val="none" w:sz="0" w:space="0" w:color="auto"/>
            <w:left w:val="none" w:sz="0" w:space="0" w:color="auto"/>
            <w:bottom w:val="none" w:sz="0" w:space="0" w:color="auto"/>
            <w:right w:val="none" w:sz="0" w:space="0" w:color="auto"/>
          </w:divBdr>
        </w:div>
        <w:div w:id="289558524">
          <w:marLeft w:val="640"/>
          <w:marRight w:val="0"/>
          <w:marTop w:val="0"/>
          <w:marBottom w:val="0"/>
          <w:divBdr>
            <w:top w:val="none" w:sz="0" w:space="0" w:color="auto"/>
            <w:left w:val="none" w:sz="0" w:space="0" w:color="auto"/>
            <w:bottom w:val="none" w:sz="0" w:space="0" w:color="auto"/>
            <w:right w:val="none" w:sz="0" w:space="0" w:color="auto"/>
          </w:divBdr>
        </w:div>
        <w:div w:id="169805135">
          <w:marLeft w:val="640"/>
          <w:marRight w:val="0"/>
          <w:marTop w:val="0"/>
          <w:marBottom w:val="0"/>
          <w:divBdr>
            <w:top w:val="none" w:sz="0" w:space="0" w:color="auto"/>
            <w:left w:val="none" w:sz="0" w:space="0" w:color="auto"/>
            <w:bottom w:val="none" w:sz="0" w:space="0" w:color="auto"/>
            <w:right w:val="none" w:sz="0" w:space="0" w:color="auto"/>
          </w:divBdr>
        </w:div>
        <w:div w:id="1099523389">
          <w:marLeft w:val="640"/>
          <w:marRight w:val="0"/>
          <w:marTop w:val="0"/>
          <w:marBottom w:val="0"/>
          <w:divBdr>
            <w:top w:val="none" w:sz="0" w:space="0" w:color="auto"/>
            <w:left w:val="none" w:sz="0" w:space="0" w:color="auto"/>
            <w:bottom w:val="none" w:sz="0" w:space="0" w:color="auto"/>
            <w:right w:val="none" w:sz="0" w:space="0" w:color="auto"/>
          </w:divBdr>
        </w:div>
        <w:div w:id="1778937820">
          <w:marLeft w:val="640"/>
          <w:marRight w:val="0"/>
          <w:marTop w:val="0"/>
          <w:marBottom w:val="0"/>
          <w:divBdr>
            <w:top w:val="none" w:sz="0" w:space="0" w:color="auto"/>
            <w:left w:val="none" w:sz="0" w:space="0" w:color="auto"/>
            <w:bottom w:val="none" w:sz="0" w:space="0" w:color="auto"/>
            <w:right w:val="none" w:sz="0" w:space="0" w:color="auto"/>
          </w:divBdr>
        </w:div>
        <w:div w:id="2082171154">
          <w:marLeft w:val="640"/>
          <w:marRight w:val="0"/>
          <w:marTop w:val="0"/>
          <w:marBottom w:val="0"/>
          <w:divBdr>
            <w:top w:val="none" w:sz="0" w:space="0" w:color="auto"/>
            <w:left w:val="none" w:sz="0" w:space="0" w:color="auto"/>
            <w:bottom w:val="none" w:sz="0" w:space="0" w:color="auto"/>
            <w:right w:val="none" w:sz="0" w:space="0" w:color="auto"/>
          </w:divBdr>
        </w:div>
        <w:div w:id="2121947133">
          <w:marLeft w:val="640"/>
          <w:marRight w:val="0"/>
          <w:marTop w:val="0"/>
          <w:marBottom w:val="0"/>
          <w:divBdr>
            <w:top w:val="none" w:sz="0" w:space="0" w:color="auto"/>
            <w:left w:val="none" w:sz="0" w:space="0" w:color="auto"/>
            <w:bottom w:val="none" w:sz="0" w:space="0" w:color="auto"/>
            <w:right w:val="none" w:sz="0" w:space="0" w:color="auto"/>
          </w:divBdr>
        </w:div>
        <w:div w:id="736824119">
          <w:marLeft w:val="640"/>
          <w:marRight w:val="0"/>
          <w:marTop w:val="0"/>
          <w:marBottom w:val="0"/>
          <w:divBdr>
            <w:top w:val="none" w:sz="0" w:space="0" w:color="auto"/>
            <w:left w:val="none" w:sz="0" w:space="0" w:color="auto"/>
            <w:bottom w:val="none" w:sz="0" w:space="0" w:color="auto"/>
            <w:right w:val="none" w:sz="0" w:space="0" w:color="auto"/>
          </w:divBdr>
        </w:div>
        <w:div w:id="1271401946">
          <w:marLeft w:val="640"/>
          <w:marRight w:val="0"/>
          <w:marTop w:val="0"/>
          <w:marBottom w:val="0"/>
          <w:divBdr>
            <w:top w:val="none" w:sz="0" w:space="0" w:color="auto"/>
            <w:left w:val="none" w:sz="0" w:space="0" w:color="auto"/>
            <w:bottom w:val="none" w:sz="0" w:space="0" w:color="auto"/>
            <w:right w:val="none" w:sz="0" w:space="0" w:color="auto"/>
          </w:divBdr>
        </w:div>
        <w:div w:id="2085371264">
          <w:marLeft w:val="640"/>
          <w:marRight w:val="0"/>
          <w:marTop w:val="0"/>
          <w:marBottom w:val="0"/>
          <w:divBdr>
            <w:top w:val="none" w:sz="0" w:space="0" w:color="auto"/>
            <w:left w:val="none" w:sz="0" w:space="0" w:color="auto"/>
            <w:bottom w:val="none" w:sz="0" w:space="0" w:color="auto"/>
            <w:right w:val="none" w:sz="0" w:space="0" w:color="auto"/>
          </w:divBdr>
        </w:div>
        <w:div w:id="65228457">
          <w:marLeft w:val="640"/>
          <w:marRight w:val="0"/>
          <w:marTop w:val="0"/>
          <w:marBottom w:val="0"/>
          <w:divBdr>
            <w:top w:val="none" w:sz="0" w:space="0" w:color="auto"/>
            <w:left w:val="none" w:sz="0" w:space="0" w:color="auto"/>
            <w:bottom w:val="none" w:sz="0" w:space="0" w:color="auto"/>
            <w:right w:val="none" w:sz="0" w:space="0" w:color="auto"/>
          </w:divBdr>
        </w:div>
        <w:div w:id="1186483243">
          <w:marLeft w:val="640"/>
          <w:marRight w:val="0"/>
          <w:marTop w:val="0"/>
          <w:marBottom w:val="0"/>
          <w:divBdr>
            <w:top w:val="none" w:sz="0" w:space="0" w:color="auto"/>
            <w:left w:val="none" w:sz="0" w:space="0" w:color="auto"/>
            <w:bottom w:val="none" w:sz="0" w:space="0" w:color="auto"/>
            <w:right w:val="none" w:sz="0" w:space="0" w:color="auto"/>
          </w:divBdr>
        </w:div>
        <w:div w:id="786395183">
          <w:marLeft w:val="640"/>
          <w:marRight w:val="0"/>
          <w:marTop w:val="0"/>
          <w:marBottom w:val="0"/>
          <w:divBdr>
            <w:top w:val="none" w:sz="0" w:space="0" w:color="auto"/>
            <w:left w:val="none" w:sz="0" w:space="0" w:color="auto"/>
            <w:bottom w:val="none" w:sz="0" w:space="0" w:color="auto"/>
            <w:right w:val="none" w:sz="0" w:space="0" w:color="auto"/>
          </w:divBdr>
        </w:div>
        <w:div w:id="1517843030">
          <w:marLeft w:val="640"/>
          <w:marRight w:val="0"/>
          <w:marTop w:val="0"/>
          <w:marBottom w:val="0"/>
          <w:divBdr>
            <w:top w:val="none" w:sz="0" w:space="0" w:color="auto"/>
            <w:left w:val="none" w:sz="0" w:space="0" w:color="auto"/>
            <w:bottom w:val="none" w:sz="0" w:space="0" w:color="auto"/>
            <w:right w:val="none" w:sz="0" w:space="0" w:color="auto"/>
          </w:divBdr>
        </w:div>
      </w:divsChild>
    </w:div>
    <w:div w:id="1868323734">
      <w:bodyDiv w:val="1"/>
      <w:marLeft w:val="0"/>
      <w:marRight w:val="0"/>
      <w:marTop w:val="0"/>
      <w:marBottom w:val="0"/>
      <w:divBdr>
        <w:top w:val="none" w:sz="0" w:space="0" w:color="auto"/>
        <w:left w:val="none" w:sz="0" w:space="0" w:color="auto"/>
        <w:bottom w:val="none" w:sz="0" w:space="0" w:color="auto"/>
        <w:right w:val="none" w:sz="0" w:space="0" w:color="auto"/>
      </w:divBdr>
      <w:divsChild>
        <w:div w:id="1101796189">
          <w:marLeft w:val="640"/>
          <w:marRight w:val="0"/>
          <w:marTop w:val="0"/>
          <w:marBottom w:val="0"/>
          <w:divBdr>
            <w:top w:val="none" w:sz="0" w:space="0" w:color="auto"/>
            <w:left w:val="none" w:sz="0" w:space="0" w:color="auto"/>
            <w:bottom w:val="none" w:sz="0" w:space="0" w:color="auto"/>
            <w:right w:val="none" w:sz="0" w:space="0" w:color="auto"/>
          </w:divBdr>
        </w:div>
        <w:div w:id="1942487493">
          <w:marLeft w:val="640"/>
          <w:marRight w:val="0"/>
          <w:marTop w:val="0"/>
          <w:marBottom w:val="0"/>
          <w:divBdr>
            <w:top w:val="none" w:sz="0" w:space="0" w:color="auto"/>
            <w:left w:val="none" w:sz="0" w:space="0" w:color="auto"/>
            <w:bottom w:val="none" w:sz="0" w:space="0" w:color="auto"/>
            <w:right w:val="none" w:sz="0" w:space="0" w:color="auto"/>
          </w:divBdr>
        </w:div>
        <w:div w:id="1743747287">
          <w:marLeft w:val="640"/>
          <w:marRight w:val="0"/>
          <w:marTop w:val="0"/>
          <w:marBottom w:val="0"/>
          <w:divBdr>
            <w:top w:val="none" w:sz="0" w:space="0" w:color="auto"/>
            <w:left w:val="none" w:sz="0" w:space="0" w:color="auto"/>
            <w:bottom w:val="none" w:sz="0" w:space="0" w:color="auto"/>
            <w:right w:val="none" w:sz="0" w:space="0" w:color="auto"/>
          </w:divBdr>
        </w:div>
        <w:div w:id="187522185">
          <w:marLeft w:val="640"/>
          <w:marRight w:val="0"/>
          <w:marTop w:val="0"/>
          <w:marBottom w:val="0"/>
          <w:divBdr>
            <w:top w:val="none" w:sz="0" w:space="0" w:color="auto"/>
            <w:left w:val="none" w:sz="0" w:space="0" w:color="auto"/>
            <w:bottom w:val="none" w:sz="0" w:space="0" w:color="auto"/>
            <w:right w:val="none" w:sz="0" w:space="0" w:color="auto"/>
          </w:divBdr>
        </w:div>
        <w:div w:id="614601903">
          <w:marLeft w:val="640"/>
          <w:marRight w:val="0"/>
          <w:marTop w:val="0"/>
          <w:marBottom w:val="0"/>
          <w:divBdr>
            <w:top w:val="none" w:sz="0" w:space="0" w:color="auto"/>
            <w:left w:val="none" w:sz="0" w:space="0" w:color="auto"/>
            <w:bottom w:val="none" w:sz="0" w:space="0" w:color="auto"/>
            <w:right w:val="none" w:sz="0" w:space="0" w:color="auto"/>
          </w:divBdr>
        </w:div>
        <w:div w:id="345640417">
          <w:marLeft w:val="640"/>
          <w:marRight w:val="0"/>
          <w:marTop w:val="0"/>
          <w:marBottom w:val="0"/>
          <w:divBdr>
            <w:top w:val="none" w:sz="0" w:space="0" w:color="auto"/>
            <w:left w:val="none" w:sz="0" w:space="0" w:color="auto"/>
            <w:bottom w:val="none" w:sz="0" w:space="0" w:color="auto"/>
            <w:right w:val="none" w:sz="0" w:space="0" w:color="auto"/>
          </w:divBdr>
        </w:div>
        <w:div w:id="2057927985">
          <w:marLeft w:val="640"/>
          <w:marRight w:val="0"/>
          <w:marTop w:val="0"/>
          <w:marBottom w:val="0"/>
          <w:divBdr>
            <w:top w:val="none" w:sz="0" w:space="0" w:color="auto"/>
            <w:left w:val="none" w:sz="0" w:space="0" w:color="auto"/>
            <w:bottom w:val="none" w:sz="0" w:space="0" w:color="auto"/>
            <w:right w:val="none" w:sz="0" w:space="0" w:color="auto"/>
          </w:divBdr>
        </w:div>
        <w:div w:id="1859075788">
          <w:marLeft w:val="640"/>
          <w:marRight w:val="0"/>
          <w:marTop w:val="0"/>
          <w:marBottom w:val="0"/>
          <w:divBdr>
            <w:top w:val="none" w:sz="0" w:space="0" w:color="auto"/>
            <w:left w:val="none" w:sz="0" w:space="0" w:color="auto"/>
            <w:bottom w:val="none" w:sz="0" w:space="0" w:color="auto"/>
            <w:right w:val="none" w:sz="0" w:space="0" w:color="auto"/>
          </w:divBdr>
        </w:div>
        <w:div w:id="1040856445">
          <w:marLeft w:val="640"/>
          <w:marRight w:val="0"/>
          <w:marTop w:val="0"/>
          <w:marBottom w:val="0"/>
          <w:divBdr>
            <w:top w:val="none" w:sz="0" w:space="0" w:color="auto"/>
            <w:left w:val="none" w:sz="0" w:space="0" w:color="auto"/>
            <w:bottom w:val="none" w:sz="0" w:space="0" w:color="auto"/>
            <w:right w:val="none" w:sz="0" w:space="0" w:color="auto"/>
          </w:divBdr>
        </w:div>
        <w:div w:id="91123121">
          <w:marLeft w:val="640"/>
          <w:marRight w:val="0"/>
          <w:marTop w:val="0"/>
          <w:marBottom w:val="0"/>
          <w:divBdr>
            <w:top w:val="none" w:sz="0" w:space="0" w:color="auto"/>
            <w:left w:val="none" w:sz="0" w:space="0" w:color="auto"/>
            <w:bottom w:val="none" w:sz="0" w:space="0" w:color="auto"/>
            <w:right w:val="none" w:sz="0" w:space="0" w:color="auto"/>
          </w:divBdr>
        </w:div>
        <w:div w:id="1012223044">
          <w:marLeft w:val="640"/>
          <w:marRight w:val="0"/>
          <w:marTop w:val="0"/>
          <w:marBottom w:val="0"/>
          <w:divBdr>
            <w:top w:val="none" w:sz="0" w:space="0" w:color="auto"/>
            <w:left w:val="none" w:sz="0" w:space="0" w:color="auto"/>
            <w:bottom w:val="none" w:sz="0" w:space="0" w:color="auto"/>
            <w:right w:val="none" w:sz="0" w:space="0" w:color="auto"/>
          </w:divBdr>
        </w:div>
        <w:div w:id="1720520425">
          <w:marLeft w:val="640"/>
          <w:marRight w:val="0"/>
          <w:marTop w:val="0"/>
          <w:marBottom w:val="0"/>
          <w:divBdr>
            <w:top w:val="none" w:sz="0" w:space="0" w:color="auto"/>
            <w:left w:val="none" w:sz="0" w:space="0" w:color="auto"/>
            <w:bottom w:val="none" w:sz="0" w:space="0" w:color="auto"/>
            <w:right w:val="none" w:sz="0" w:space="0" w:color="auto"/>
          </w:divBdr>
        </w:div>
        <w:div w:id="147017500">
          <w:marLeft w:val="640"/>
          <w:marRight w:val="0"/>
          <w:marTop w:val="0"/>
          <w:marBottom w:val="0"/>
          <w:divBdr>
            <w:top w:val="none" w:sz="0" w:space="0" w:color="auto"/>
            <w:left w:val="none" w:sz="0" w:space="0" w:color="auto"/>
            <w:bottom w:val="none" w:sz="0" w:space="0" w:color="auto"/>
            <w:right w:val="none" w:sz="0" w:space="0" w:color="auto"/>
          </w:divBdr>
        </w:div>
        <w:div w:id="2004773872">
          <w:marLeft w:val="640"/>
          <w:marRight w:val="0"/>
          <w:marTop w:val="0"/>
          <w:marBottom w:val="0"/>
          <w:divBdr>
            <w:top w:val="none" w:sz="0" w:space="0" w:color="auto"/>
            <w:left w:val="none" w:sz="0" w:space="0" w:color="auto"/>
            <w:bottom w:val="none" w:sz="0" w:space="0" w:color="auto"/>
            <w:right w:val="none" w:sz="0" w:space="0" w:color="auto"/>
          </w:divBdr>
        </w:div>
        <w:div w:id="230314849">
          <w:marLeft w:val="640"/>
          <w:marRight w:val="0"/>
          <w:marTop w:val="0"/>
          <w:marBottom w:val="0"/>
          <w:divBdr>
            <w:top w:val="none" w:sz="0" w:space="0" w:color="auto"/>
            <w:left w:val="none" w:sz="0" w:space="0" w:color="auto"/>
            <w:bottom w:val="none" w:sz="0" w:space="0" w:color="auto"/>
            <w:right w:val="none" w:sz="0" w:space="0" w:color="auto"/>
          </w:divBdr>
        </w:div>
        <w:div w:id="1263418140">
          <w:marLeft w:val="640"/>
          <w:marRight w:val="0"/>
          <w:marTop w:val="0"/>
          <w:marBottom w:val="0"/>
          <w:divBdr>
            <w:top w:val="none" w:sz="0" w:space="0" w:color="auto"/>
            <w:left w:val="none" w:sz="0" w:space="0" w:color="auto"/>
            <w:bottom w:val="none" w:sz="0" w:space="0" w:color="auto"/>
            <w:right w:val="none" w:sz="0" w:space="0" w:color="auto"/>
          </w:divBdr>
        </w:div>
        <w:div w:id="1101605200">
          <w:marLeft w:val="640"/>
          <w:marRight w:val="0"/>
          <w:marTop w:val="0"/>
          <w:marBottom w:val="0"/>
          <w:divBdr>
            <w:top w:val="none" w:sz="0" w:space="0" w:color="auto"/>
            <w:left w:val="none" w:sz="0" w:space="0" w:color="auto"/>
            <w:bottom w:val="none" w:sz="0" w:space="0" w:color="auto"/>
            <w:right w:val="none" w:sz="0" w:space="0" w:color="auto"/>
          </w:divBdr>
        </w:div>
        <w:div w:id="2136747984">
          <w:marLeft w:val="640"/>
          <w:marRight w:val="0"/>
          <w:marTop w:val="0"/>
          <w:marBottom w:val="0"/>
          <w:divBdr>
            <w:top w:val="none" w:sz="0" w:space="0" w:color="auto"/>
            <w:left w:val="none" w:sz="0" w:space="0" w:color="auto"/>
            <w:bottom w:val="none" w:sz="0" w:space="0" w:color="auto"/>
            <w:right w:val="none" w:sz="0" w:space="0" w:color="auto"/>
          </w:divBdr>
        </w:div>
        <w:div w:id="1165978226">
          <w:marLeft w:val="640"/>
          <w:marRight w:val="0"/>
          <w:marTop w:val="0"/>
          <w:marBottom w:val="0"/>
          <w:divBdr>
            <w:top w:val="none" w:sz="0" w:space="0" w:color="auto"/>
            <w:left w:val="none" w:sz="0" w:space="0" w:color="auto"/>
            <w:bottom w:val="none" w:sz="0" w:space="0" w:color="auto"/>
            <w:right w:val="none" w:sz="0" w:space="0" w:color="auto"/>
          </w:divBdr>
        </w:div>
        <w:div w:id="1359895572">
          <w:marLeft w:val="640"/>
          <w:marRight w:val="0"/>
          <w:marTop w:val="0"/>
          <w:marBottom w:val="0"/>
          <w:divBdr>
            <w:top w:val="none" w:sz="0" w:space="0" w:color="auto"/>
            <w:left w:val="none" w:sz="0" w:space="0" w:color="auto"/>
            <w:bottom w:val="none" w:sz="0" w:space="0" w:color="auto"/>
            <w:right w:val="none" w:sz="0" w:space="0" w:color="auto"/>
          </w:divBdr>
        </w:div>
        <w:div w:id="229315918">
          <w:marLeft w:val="640"/>
          <w:marRight w:val="0"/>
          <w:marTop w:val="0"/>
          <w:marBottom w:val="0"/>
          <w:divBdr>
            <w:top w:val="none" w:sz="0" w:space="0" w:color="auto"/>
            <w:left w:val="none" w:sz="0" w:space="0" w:color="auto"/>
            <w:bottom w:val="none" w:sz="0" w:space="0" w:color="auto"/>
            <w:right w:val="none" w:sz="0" w:space="0" w:color="auto"/>
          </w:divBdr>
        </w:div>
        <w:div w:id="1849906523">
          <w:marLeft w:val="640"/>
          <w:marRight w:val="0"/>
          <w:marTop w:val="0"/>
          <w:marBottom w:val="0"/>
          <w:divBdr>
            <w:top w:val="none" w:sz="0" w:space="0" w:color="auto"/>
            <w:left w:val="none" w:sz="0" w:space="0" w:color="auto"/>
            <w:bottom w:val="none" w:sz="0" w:space="0" w:color="auto"/>
            <w:right w:val="none" w:sz="0" w:space="0" w:color="auto"/>
          </w:divBdr>
        </w:div>
        <w:div w:id="861170132">
          <w:marLeft w:val="640"/>
          <w:marRight w:val="0"/>
          <w:marTop w:val="0"/>
          <w:marBottom w:val="0"/>
          <w:divBdr>
            <w:top w:val="none" w:sz="0" w:space="0" w:color="auto"/>
            <w:left w:val="none" w:sz="0" w:space="0" w:color="auto"/>
            <w:bottom w:val="none" w:sz="0" w:space="0" w:color="auto"/>
            <w:right w:val="none" w:sz="0" w:space="0" w:color="auto"/>
          </w:divBdr>
        </w:div>
        <w:div w:id="178130770">
          <w:marLeft w:val="640"/>
          <w:marRight w:val="0"/>
          <w:marTop w:val="0"/>
          <w:marBottom w:val="0"/>
          <w:divBdr>
            <w:top w:val="none" w:sz="0" w:space="0" w:color="auto"/>
            <w:left w:val="none" w:sz="0" w:space="0" w:color="auto"/>
            <w:bottom w:val="none" w:sz="0" w:space="0" w:color="auto"/>
            <w:right w:val="none" w:sz="0" w:space="0" w:color="auto"/>
          </w:divBdr>
        </w:div>
        <w:div w:id="1193566456">
          <w:marLeft w:val="640"/>
          <w:marRight w:val="0"/>
          <w:marTop w:val="0"/>
          <w:marBottom w:val="0"/>
          <w:divBdr>
            <w:top w:val="none" w:sz="0" w:space="0" w:color="auto"/>
            <w:left w:val="none" w:sz="0" w:space="0" w:color="auto"/>
            <w:bottom w:val="none" w:sz="0" w:space="0" w:color="auto"/>
            <w:right w:val="none" w:sz="0" w:space="0" w:color="auto"/>
          </w:divBdr>
        </w:div>
        <w:div w:id="790632040">
          <w:marLeft w:val="640"/>
          <w:marRight w:val="0"/>
          <w:marTop w:val="0"/>
          <w:marBottom w:val="0"/>
          <w:divBdr>
            <w:top w:val="none" w:sz="0" w:space="0" w:color="auto"/>
            <w:left w:val="none" w:sz="0" w:space="0" w:color="auto"/>
            <w:bottom w:val="none" w:sz="0" w:space="0" w:color="auto"/>
            <w:right w:val="none" w:sz="0" w:space="0" w:color="auto"/>
          </w:divBdr>
        </w:div>
        <w:div w:id="883639980">
          <w:marLeft w:val="640"/>
          <w:marRight w:val="0"/>
          <w:marTop w:val="0"/>
          <w:marBottom w:val="0"/>
          <w:divBdr>
            <w:top w:val="none" w:sz="0" w:space="0" w:color="auto"/>
            <w:left w:val="none" w:sz="0" w:space="0" w:color="auto"/>
            <w:bottom w:val="none" w:sz="0" w:space="0" w:color="auto"/>
            <w:right w:val="none" w:sz="0" w:space="0" w:color="auto"/>
          </w:divBdr>
        </w:div>
        <w:div w:id="1140461305">
          <w:marLeft w:val="640"/>
          <w:marRight w:val="0"/>
          <w:marTop w:val="0"/>
          <w:marBottom w:val="0"/>
          <w:divBdr>
            <w:top w:val="none" w:sz="0" w:space="0" w:color="auto"/>
            <w:left w:val="none" w:sz="0" w:space="0" w:color="auto"/>
            <w:bottom w:val="none" w:sz="0" w:space="0" w:color="auto"/>
            <w:right w:val="none" w:sz="0" w:space="0" w:color="auto"/>
          </w:divBdr>
        </w:div>
        <w:div w:id="1766534158">
          <w:marLeft w:val="640"/>
          <w:marRight w:val="0"/>
          <w:marTop w:val="0"/>
          <w:marBottom w:val="0"/>
          <w:divBdr>
            <w:top w:val="none" w:sz="0" w:space="0" w:color="auto"/>
            <w:left w:val="none" w:sz="0" w:space="0" w:color="auto"/>
            <w:bottom w:val="none" w:sz="0" w:space="0" w:color="auto"/>
            <w:right w:val="none" w:sz="0" w:space="0" w:color="auto"/>
          </w:divBdr>
        </w:div>
        <w:div w:id="778068009">
          <w:marLeft w:val="640"/>
          <w:marRight w:val="0"/>
          <w:marTop w:val="0"/>
          <w:marBottom w:val="0"/>
          <w:divBdr>
            <w:top w:val="none" w:sz="0" w:space="0" w:color="auto"/>
            <w:left w:val="none" w:sz="0" w:space="0" w:color="auto"/>
            <w:bottom w:val="none" w:sz="0" w:space="0" w:color="auto"/>
            <w:right w:val="none" w:sz="0" w:space="0" w:color="auto"/>
          </w:divBdr>
        </w:div>
        <w:div w:id="405038318">
          <w:marLeft w:val="640"/>
          <w:marRight w:val="0"/>
          <w:marTop w:val="0"/>
          <w:marBottom w:val="0"/>
          <w:divBdr>
            <w:top w:val="none" w:sz="0" w:space="0" w:color="auto"/>
            <w:left w:val="none" w:sz="0" w:space="0" w:color="auto"/>
            <w:bottom w:val="none" w:sz="0" w:space="0" w:color="auto"/>
            <w:right w:val="none" w:sz="0" w:space="0" w:color="auto"/>
          </w:divBdr>
        </w:div>
        <w:div w:id="837160359">
          <w:marLeft w:val="640"/>
          <w:marRight w:val="0"/>
          <w:marTop w:val="0"/>
          <w:marBottom w:val="0"/>
          <w:divBdr>
            <w:top w:val="none" w:sz="0" w:space="0" w:color="auto"/>
            <w:left w:val="none" w:sz="0" w:space="0" w:color="auto"/>
            <w:bottom w:val="none" w:sz="0" w:space="0" w:color="auto"/>
            <w:right w:val="none" w:sz="0" w:space="0" w:color="auto"/>
          </w:divBdr>
        </w:div>
        <w:div w:id="1137383121">
          <w:marLeft w:val="640"/>
          <w:marRight w:val="0"/>
          <w:marTop w:val="0"/>
          <w:marBottom w:val="0"/>
          <w:divBdr>
            <w:top w:val="none" w:sz="0" w:space="0" w:color="auto"/>
            <w:left w:val="none" w:sz="0" w:space="0" w:color="auto"/>
            <w:bottom w:val="none" w:sz="0" w:space="0" w:color="auto"/>
            <w:right w:val="none" w:sz="0" w:space="0" w:color="auto"/>
          </w:divBdr>
        </w:div>
        <w:div w:id="1739397763">
          <w:marLeft w:val="640"/>
          <w:marRight w:val="0"/>
          <w:marTop w:val="0"/>
          <w:marBottom w:val="0"/>
          <w:divBdr>
            <w:top w:val="none" w:sz="0" w:space="0" w:color="auto"/>
            <w:left w:val="none" w:sz="0" w:space="0" w:color="auto"/>
            <w:bottom w:val="none" w:sz="0" w:space="0" w:color="auto"/>
            <w:right w:val="none" w:sz="0" w:space="0" w:color="auto"/>
          </w:divBdr>
        </w:div>
        <w:div w:id="812522906">
          <w:marLeft w:val="640"/>
          <w:marRight w:val="0"/>
          <w:marTop w:val="0"/>
          <w:marBottom w:val="0"/>
          <w:divBdr>
            <w:top w:val="none" w:sz="0" w:space="0" w:color="auto"/>
            <w:left w:val="none" w:sz="0" w:space="0" w:color="auto"/>
            <w:bottom w:val="none" w:sz="0" w:space="0" w:color="auto"/>
            <w:right w:val="none" w:sz="0" w:space="0" w:color="auto"/>
          </w:divBdr>
        </w:div>
        <w:div w:id="676005676">
          <w:marLeft w:val="640"/>
          <w:marRight w:val="0"/>
          <w:marTop w:val="0"/>
          <w:marBottom w:val="0"/>
          <w:divBdr>
            <w:top w:val="none" w:sz="0" w:space="0" w:color="auto"/>
            <w:left w:val="none" w:sz="0" w:space="0" w:color="auto"/>
            <w:bottom w:val="none" w:sz="0" w:space="0" w:color="auto"/>
            <w:right w:val="none" w:sz="0" w:space="0" w:color="auto"/>
          </w:divBdr>
        </w:div>
        <w:div w:id="792987370">
          <w:marLeft w:val="640"/>
          <w:marRight w:val="0"/>
          <w:marTop w:val="0"/>
          <w:marBottom w:val="0"/>
          <w:divBdr>
            <w:top w:val="none" w:sz="0" w:space="0" w:color="auto"/>
            <w:left w:val="none" w:sz="0" w:space="0" w:color="auto"/>
            <w:bottom w:val="none" w:sz="0" w:space="0" w:color="auto"/>
            <w:right w:val="none" w:sz="0" w:space="0" w:color="auto"/>
          </w:divBdr>
        </w:div>
        <w:div w:id="1378512647">
          <w:marLeft w:val="640"/>
          <w:marRight w:val="0"/>
          <w:marTop w:val="0"/>
          <w:marBottom w:val="0"/>
          <w:divBdr>
            <w:top w:val="none" w:sz="0" w:space="0" w:color="auto"/>
            <w:left w:val="none" w:sz="0" w:space="0" w:color="auto"/>
            <w:bottom w:val="none" w:sz="0" w:space="0" w:color="auto"/>
            <w:right w:val="none" w:sz="0" w:space="0" w:color="auto"/>
          </w:divBdr>
        </w:div>
        <w:div w:id="409666761">
          <w:marLeft w:val="640"/>
          <w:marRight w:val="0"/>
          <w:marTop w:val="0"/>
          <w:marBottom w:val="0"/>
          <w:divBdr>
            <w:top w:val="none" w:sz="0" w:space="0" w:color="auto"/>
            <w:left w:val="none" w:sz="0" w:space="0" w:color="auto"/>
            <w:bottom w:val="none" w:sz="0" w:space="0" w:color="auto"/>
            <w:right w:val="none" w:sz="0" w:space="0" w:color="auto"/>
          </w:divBdr>
        </w:div>
        <w:div w:id="322776380">
          <w:marLeft w:val="640"/>
          <w:marRight w:val="0"/>
          <w:marTop w:val="0"/>
          <w:marBottom w:val="0"/>
          <w:divBdr>
            <w:top w:val="none" w:sz="0" w:space="0" w:color="auto"/>
            <w:left w:val="none" w:sz="0" w:space="0" w:color="auto"/>
            <w:bottom w:val="none" w:sz="0" w:space="0" w:color="auto"/>
            <w:right w:val="none" w:sz="0" w:space="0" w:color="auto"/>
          </w:divBdr>
        </w:div>
        <w:div w:id="1770811516">
          <w:marLeft w:val="640"/>
          <w:marRight w:val="0"/>
          <w:marTop w:val="0"/>
          <w:marBottom w:val="0"/>
          <w:divBdr>
            <w:top w:val="none" w:sz="0" w:space="0" w:color="auto"/>
            <w:left w:val="none" w:sz="0" w:space="0" w:color="auto"/>
            <w:bottom w:val="none" w:sz="0" w:space="0" w:color="auto"/>
            <w:right w:val="none" w:sz="0" w:space="0" w:color="auto"/>
          </w:divBdr>
        </w:div>
        <w:div w:id="1816530823">
          <w:marLeft w:val="640"/>
          <w:marRight w:val="0"/>
          <w:marTop w:val="0"/>
          <w:marBottom w:val="0"/>
          <w:divBdr>
            <w:top w:val="none" w:sz="0" w:space="0" w:color="auto"/>
            <w:left w:val="none" w:sz="0" w:space="0" w:color="auto"/>
            <w:bottom w:val="none" w:sz="0" w:space="0" w:color="auto"/>
            <w:right w:val="none" w:sz="0" w:space="0" w:color="auto"/>
          </w:divBdr>
        </w:div>
        <w:div w:id="682170883">
          <w:marLeft w:val="640"/>
          <w:marRight w:val="0"/>
          <w:marTop w:val="0"/>
          <w:marBottom w:val="0"/>
          <w:divBdr>
            <w:top w:val="none" w:sz="0" w:space="0" w:color="auto"/>
            <w:left w:val="none" w:sz="0" w:space="0" w:color="auto"/>
            <w:bottom w:val="none" w:sz="0" w:space="0" w:color="auto"/>
            <w:right w:val="none" w:sz="0" w:space="0" w:color="auto"/>
          </w:divBdr>
        </w:div>
        <w:div w:id="1797023138">
          <w:marLeft w:val="640"/>
          <w:marRight w:val="0"/>
          <w:marTop w:val="0"/>
          <w:marBottom w:val="0"/>
          <w:divBdr>
            <w:top w:val="none" w:sz="0" w:space="0" w:color="auto"/>
            <w:left w:val="none" w:sz="0" w:space="0" w:color="auto"/>
            <w:bottom w:val="none" w:sz="0" w:space="0" w:color="auto"/>
            <w:right w:val="none" w:sz="0" w:space="0" w:color="auto"/>
          </w:divBdr>
        </w:div>
        <w:div w:id="342050551">
          <w:marLeft w:val="640"/>
          <w:marRight w:val="0"/>
          <w:marTop w:val="0"/>
          <w:marBottom w:val="0"/>
          <w:divBdr>
            <w:top w:val="none" w:sz="0" w:space="0" w:color="auto"/>
            <w:left w:val="none" w:sz="0" w:space="0" w:color="auto"/>
            <w:bottom w:val="none" w:sz="0" w:space="0" w:color="auto"/>
            <w:right w:val="none" w:sz="0" w:space="0" w:color="auto"/>
          </w:divBdr>
        </w:div>
        <w:div w:id="167523207">
          <w:marLeft w:val="640"/>
          <w:marRight w:val="0"/>
          <w:marTop w:val="0"/>
          <w:marBottom w:val="0"/>
          <w:divBdr>
            <w:top w:val="none" w:sz="0" w:space="0" w:color="auto"/>
            <w:left w:val="none" w:sz="0" w:space="0" w:color="auto"/>
            <w:bottom w:val="none" w:sz="0" w:space="0" w:color="auto"/>
            <w:right w:val="none" w:sz="0" w:space="0" w:color="auto"/>
          </w:divBdr>
        </w:div>
        <w:div w:id="1213542988">
          <w:marLeft w:val="640"/>
          <w:marRight w:val="0"/>
          <w:marTop w:val="0"/>
          <w:marBottom w:val="0"/>
          <w:divBdr>
            <w:top w:val="none" w:sz="0" w:space="0" w:color="auto"/>
            <w:left w:val="none" w:sz="0" w:space="0" w:color="auto"/>
            <w:bottom w:val="none" w:sz="0" w:space="0" w:color="auto"/>
            <w:right w:val="none" w:sz="0" w:space="0" w:color="auto"/>
          </w:divBdr>
        </w:div>
        <w:div w:id="368069151">
          <w:marLeft w:val="640"/>
          <w:marRight w:val="0"/>
          <w:marTop w:val="0"/>
          <w:marBottom w:val="0"/>
          <w:divBdr>
            <w:top w:val="none" w:sz="0" w:space="0" w:color="auto"/>
            <w:left w:val="none" w:sz="0" w:space="0" w:color="auto"/>
            <w:bottom w:val="none" w:sz="0" w:space="0" w:color="auto"/>
            <w:right w:val="none" w:sz="0" w:space="0" w:color="auto"/>
          </w:divBdr>
        </w:div>
        <w:div w:id="916013383">
          <w:marLeft w:val="640"/>
          <w:marRight w:val="0"/>
          <w:marTop w:val="0"/>
          <w:marBottom w:val="0"/>
          <w:divBdr>
            <w:top w:val="none" w:sz="0" w:space="0" w:color="auto"/>
            <w:left w:val="none" w:sz="0" w:space="0" w:color="auto"/>
            <w:bottom w:val="none" w:sz="0" w:space="0" w:color="auto"/>
            <w:right w:val="none" w:sz="0" w:space="0" w:color="auto"/>
          </w:divBdr>
        </w:div>
        <w:div w:id="1746998564">
          <w:marLeft w:val="640"/>
          <w:marRight w:val="0"/>
          <w:marTop w:val="0"/>
          <w:marBottom w:val="0"/>
          <w:divBdr>
            <w:top w:val="none" w:sz="0" w:space="0" w:color="auto"/>
            <w:left w:val="none" w:sz="0" w:space="0" w:color="auto"/>
            <w:bottom w:val="none" w:sz="0" w:space="0" w:color="auto"/>
            <w:right w:val="none" w:sz="0" w:space="0" w:color="auto"/>
          </w:divBdr>
        </w:div>
        <w:div w:id="56173810">
          <w:marLeft w:val="640"/>
          <w:marRight w:val="0"/>
          <w:marTop w:val="0"/>
          <w:marBottom w:val="0"/>
          <w:divBdr>
            <w:top w:val="none" w:sz="0" w:space="0" w:color="auto"/>
            <w:left w:val="none" w:sz="0" w:space="0" w:color="auto"/>
            <w:bottom w:val="none" w:sz="0" w:space="0" w:color="auto"/>
            <w:right w:val="none" w:sz="0" w:space="0" w:color="auto"/>
          </w:divBdr>
        </w:div>
        <w:div w:id="1810397913">
          <w:marLeft w:val="640"/>
          <w:marRight w:val="0"/>
          <w:marTop w:val="0"/>
          <w:marBottom w:val="0"/>
          <w:divBdr>
            <w:top w:val="none" w:sz="0" w:space="0" w:color="auto"/>
            <w:left w:val="none" w:sz="0" w:space="0" w:color="auto"/>
            <w:bottom w:val="none" w:sz="0" w:space="0" w:color="auto"/>
            <w:right w:val="none" w:sz="0" w:space="0" w:color="auto"/>
          </w:divBdr>
        </w:div>
        <w:div w:id="1919438443">
          <w:marLeft w:val="640"/>
          <w:marRight w:val="0"/>
          <w:marTop w:val="0"/>
          <w:marBottom w:val="0"/>
          <w:divBdr>
            <w:top w:val="none" w:sz="0" w:space="0" w:color="auto"/>
            <w:left w:val="none" w:sz="0" w:space="0" w:color="auto"/>
            <w:bottom w:val="none" w:sz="0" w:space="0" w:color="auto"/>
            <w:right w:val="none" w:sz="0" w:space="0" w:color="auto"/>
          </w:divBdr>
        </w:div>
        <w:div w:id="2051149453">
          <w:marLeft w:val="640"/>
          <w:marRight w:val="0"/>
          <w:marTop w:val="0"/>
          <w:marBottom w:val="0"/>
          <w:divBdr>
            <w:top w:val="none" w:sz="0" w:space="0" w:color="auto"/>
            <w:left w:val="none" w:sz="0" w:space="0" w:color="auto"/>
            <w:bottom w:val="none" w:sz="0" w:space="0" w:color="auto"/>
            <w:right w:val="none" w:sz="0" w:space="0" w:color="auto"/>
          </w:divBdr>
        </w:div>
        <w:div w:id="1000157437">
          <w:marLeft w:val="640"/>
          <w:marRight w:val="0"/>
          <w:marTop w:val="0"/>
          <w:marBottom w:val="0"/>
          <w:divBdr>
            <w:top w:val="none" w:sz="0" w:space="0" w:color="auto"/>
            <w:left w:val="none" w:sz="0" w:space="0" w:color="auto"/>
            <w:bottom w:val="none" w:sz="0" w:space="0" w:color="auto"/>
            <w:right w:val="none" w:sz="0" w:space="0" w:color="auto"/>
          </w:divBdr>
        </w:div>
        <w:div w:id="2075734639">
          <w:marLeft w:val="640"/>
          <w:marRight w:val="0"/>
          <w:marTop w:val="0"/>
          <w:marBottom w:val="0"/>
          <w:divBdr>
            <w:top w:val="none" w:sz="0" w:space="0" w:color="auto"/>
            <w:left w:val="none" w:sz="0" w:space="0" w:color="auto"/>
            <w:bottom w:val="none" w:sz="0" w:space="0" w:color="auto"/>
            <w:right w:val="none" w:sz="0" w:space="0" w:color="auto"/>
          </w:divBdr>
        </w:div>
        <w:div w:id="1761639486">
          <w:marLeft w:val="640"/>
          <w:marRight w:val="0"/>
          <w:marTop w:val="0"/>
          <w:marBottom w:val="0"/>
          <w:divBdr>
            <w:top w:val="none" w:sz="0" w:space="0" w:color="auto"/>
            <w:left w:val="none" w:sz="0" w:space="0" w:color="auto"/>
            <w:bottom w:val="none" w:sz="0" w:space="0" w:color="auto"/>
            <w:right w:val="none" w:sz="0" w:space="0" w:color="auto"/>
          </w:divBdr>
        </w:div>
        <w:div w:id="331183332">
          <w:marLeft w:val="640"/>
          <w:marRight w:val="0"/>
          <w:marTop w:val="0"/>
          <w:marBottom w:val="0"/>
          <w:divBdr>
            <w:top w:val="none" w:sz="0" w:space="0" w:color="auto"/>
            <w:left w:val="none" w:sz="0" w:space="0" w:color="auto"/>
            <w:bottom w:val="none" w:sz="0" w:space="0" w:color="auto"/>
            <w:right w:val="none" w:sz="0" w:space="0" w:color="auto"/>
          </w:divBdr>
        </w:div>
        <w:div w:id="2008169456">
          <w:marLeft w:val="640"/>
          <w:marRight w:val="0"/>
          <w:marTop w:val="0"/>
          <w:marBottom w:val="0"/>
          <w:divBdr>
            <w:top w:val="none" w:sz="0" w:space="0" w:color="auto"/>
            <w:left w:val="none" w:sz="0" w:space="0" w:color="auto"/>
            <w:bottom w:val="none" w:sz="0" w:space="0" w:color="auto"/>
            <w:right w:val="none" w:sz="0" w:space="0" w:color="auto"/>
          </w:divBdr>
        </w:div>
        <w:div w:id="64495488">
          <w:marLeft w:val="640"/>
          <w:marRight w:val="0"/>
          <w:marTop w:val="0"/>
          <w:marBottom w:val="0"/>
          <w:divBdr>
            <w:top w:val="none" w:sz="0" w:space="0" w:color="auto"/>
            <w:left w:val="none" w:sz="0" w:space="0" w:color="auto"/>
            <w:bottom w:val="none" w:sz="0" w:space="0" w:color="auto"/>
            <w:right w:val="none" w:sz="0" w:space="0" w:color="auto"/>
          </w:divBdr>
        </w:div>
        <w:div w:id="339308916">
          <w:marLeft w:val="640"/>
          <w:marRight w:val="0"/>
          <w:marTop w:val="0"/>
          <w:marBottom w:val="0"/>
          <w:divBdr>
            <w:top w:val="none" w:sz="0" w:space="0" w:color="auto"/>
            <w:left w:val="none" w:sz="0" w:space="0" w:color="auto"/>
            <w:bottom w:val="none" w:sz="0" w:space="0" w:color="auto"/>
            <w:right w:val="none" w:sz="0" w:space="0" w:color="auto"/>
          </w:divBdr>
        </w:div>
        <w:div w:id="596837631">
          <w:marLeft w:val="640"/>
          <w:marRight w:val="0"/>
          <w:marTop w:val="0"/>
          <w:marBottom w:val="0"/>
          <w:divBdr>
            <w:top w:val="none" w:sz="0" w:space="0" w:color="auto"/>
            <w:left w:val="none" w:sz="0" w:space="0" w:color="auto"/>
            <w:bottom w:val="none" w:sz="0" w:space="0" w:color="auto"/>
            <w:right w:val="none" w:sz="0" w:space="0" w:color="auto"/>
          </w:divBdr>
        </w:div>
        <w:div w:id="613485958">
          <w:marLeft w:val="640"/>
          <w:marRight w:val="0"/>
          <w:marTop w:val="0"/>
          <w:marBottom w:val="0"/>
          <w:divBdr>
            <w:top w:val="none" w:sz="0" w:space="0" w:color="auto"/>
            <w:left w:val="none" w:sz="0" w:space="0" w:color="auto"/>
            <w:bottom w:val="none" w:sz="0" w:space="0" w:color="auto"/>
            <w:right w:val="none" w:sz="0" w:space="0" w:color="auto"/>
          </w:divBdr>
        </w:div>
        <w:div w:id="1655137919">
          <w:marLeft w:val="640"/>
          <w:marRight w:val="0"/>
          <w:marTop w:val="0"/>
          <w:marBottom w:val="0"/>
          <w:divBdr>
            <w:top w:val="none" w:sz="0" w:space="0" w:color="auto"/>
            <w:left w:val="none" w:sz="0" w:space="0" w:color="auto"/>
            <w:bottom w:val="none" w:sz="0" w:space="0" w:color="auto"/>
            <w:right w:val="none" w:sz="0" w:space="0" w:color="auto"/>
          </w:divBdr>
        </w:div>
        <w:div w:id="961615089">
          <w:marLeft w:val="640"/>
          <w:marRight w:val="0"/>
          <w:marTop w:val="0"/>
          <w:marBottom w:val="0"/>
          <w:divBdr>
            <w:top w:val="none" w:sz="0" w:space="0" w:color="auto"/>
            <w:left w:val="none" w:sz="0" w:space="0" w:color="auto"/>
            <w:bottom w:val="none" w:sz="0" w:space="0" w:color="auto"/>
            <w:right w:val="none" w:sz="0" w:space="0" w:color="auto"/>
          </w:divBdr>
        </w:div>
        <w:div w:id="2049186284">
          <w:marLeft w:val="640"/>
          <w:marRight w:val="0"/>
          <w:marTop w:val="0"/>
          <w:marBottom w:val="0"/>
          <w:divBdr>
            <w:top w:val="none" w:sz="0" w:space="0" w:color="auto"/>
            <w:left w:val="none" w:sz="0" w:space="0" w:color="auto"/>
            <w:bottom w:val="none" w:sz="0" w:space="0" w:color="auto"/>
            <w:right w:val="none" w:sz="0" w:space="0" w:color="auto"/>
          </w:divBdr>
        </w:div>
        <w:div w:id="318077753">
          <w:marLeft w:val="640"/>
          <w:marRight w:val="0"/>
          <w:marTop w:val="0"/>
          <w:marBottom w:val="0"/>
          <w:divBdr>
            <w:top w:val="none" w:sz="0" w:space="0" w:color="auto"/>
            <w:left w:val="none" w:sz="0" w:space="0" w:color="auto"/>
            <w:bottom w:val="none" w:sz="0" w:space="0" w:color="auto"/>
            <w:right w:val="none" w:sz="0" w:space="0" w:color="auto"/>
          </w:divBdr>
        </w:div>
        <w:div w:id="1417290293">
          <w:marLeft w:val="640"/>
          <w:marRight w:val="0"/>
          <w:marTop w:val="0"/>
          <w:marBottom w:val="0"/>
          <w:divBdr>
            <w:top w:val="none" w:sz="0" w:space="0" w:color="auto"/>
            <w:left w:val="none" w:sz="0" w:space="0" w:color="auto"/>
            <w:bottom w:val="none" w:sz="0" w:space="0" w:color="auto"/>
            <w:right w:val="none" w:sz="0" w:space="0" w:color="auto"/>
          </w:divBdr>
        </w:div>
        <w:div w:id="1708481430">
          <w:marLeft w:val="640"/>
          <w:marRight w:val="0"/>
          <w:marTop w:val="0"/>
          <w:marBottom w:val="0"/>
          <w:divBdr>
            <w:top w:val="none" w:sz="0" w:space="0" w:color="auto"/>
            <w:left w:val="none" w:sz="0" w:space="0" w:color="auto"/>
            <w:bottom w:val="none" w:sz="0" w:space="0" w:color="auto"/>
            <w:right w:val="none" w:sz="0" w:space="0" w:color="auto"/>
          </w:divBdr>
        </w:div>
        <w:div w:id="1067798086">
          <w:marLeft w:val="640"/>
          <w:marRight w:val="0"/>
          <w:marTop w:val="0"/>
          <w:marBottom w:val="0"/>
          <w:divBdr>
            <w:top w:val="none" w:sz="0" w:space="0" w:color="auto"/>
            <w:left w:val="none" w:sz="0" w:space="0" w:color="auto"/>
            <w:bottom w:val="none" w:sz="0" w:space="0" w:color="auto"/>
            <w:right w:val="none" w:sz="0" w:space="0" w:color="auto"/>
          </w:divBdr>
        </w:div>
        <w:div w:id="2033609937">
          <w:marLeft w:val="640"/>
          <w:marRight w:val="0"/>
          <w:marTop w:val="0"/>
          <w:marBottom w:val="0"/>
          <w:divBdr>
            <w:top w:val="none" w:sz="0" w:space="0" w:color="auto"/>
            <w:left w:val="none" w:sz="0" w:space="0" w:color="auto"/>
            <w:bottom w:val="none" w:sz="0" w:space="0" w:color="auto"/>
            <w:right w:val="none" w:sz="0" w:space="0" w:color="auto"/>
          </w:divBdr>
        </w:div>
        <w:div w:id="1052802163">
          <w:marLeft w:val="640"/>
          <w:marRight w:val="0"/>
          <w:marTop w:val="0"/>
          <w:marBottom w:val="0"/>
          <w:divBdr>
            <w:top w:val="none" w:sz="0" w:space="0" w:color="auto"/>
            <w:left w:val="none" w:sz="0" w:space="0" w:color="auto"/>
            <w:bottom w:val="none" w:sz="0" w:space="0" w:color="auto"/>
            <w:right w:val="none" w:sz="0" w:space="0" w:color="auto"/>
          </w:divBdr>
        </w:div>
        <w:div w:id="116267709">
          <w:marLeft w:val="640"/>
          <w:marRight w:val="0"/>
          <w:marTop w:val="0"/>
          <w:marBottom w:val="0"/>
          <w:divBdr>
            <w:top w:val="none" w:sz="0" w:space="0" w:color="auto"/>
            <w:left w:val="none" w:sz="0" w:space="0" w:color="auto"/>
            <w:bottom w:val="none" w:sz="0" w:space="0" w:color="auto"/>
            <w:right w:val="none" w:sz="0" w:space="0" w:color="auto"/>
          </w:divBdr>
        </w:div>
        <w:div w:id="1171262144">
          <w:marLeft w:val="640"/>
          <w:marRight w:val="0"/>
          <w:marTop w:val="0"/>
          <w:marBottom w:val="0"/>
          <w:divBdr>
            <w:top w:val="none" w:sz="0" w:space="0" w:color="auto"/>
            <w:left w:val="none" w:sz="0" w:space="0" w:color="auto"/>
            <w:bottom w:val="none" w:sz="0" w:space="0" w:color="auto"/>
            <w:right w:val="none" w:sz="0" w:space="0" w:color="auto"/>
          </w:divBdr>
        </w:div>
        <w:div w:id="1735009679">
          <w:marLeft w:val="640"/>
          <w:marRight w:val="0"/>
          <w:marTop w:val="0"/>
          <w:marBottom w:val="0"/>
          <w:divBdr>
            <w:top w:val="none" w:sz="0" w:space="0" w:color="auto"/>
            <w:left w:val="none" w:sz="0" w:space="0" w:color="auto"/>
            <w:bottom w:val="none" w:sz="0" w:space="0" w:color="auto"/>
            <w:right w:val="none" w:sz="0" w:space="0" w:color="auto"/>
          </w:divBdr>
        </w:div>
        <w:div w:id="25837153">
          <w:marLeft w:val="640"/>
          <w:marRight w:val="0"/>
          <w:marTop w:val="0"/>
          <w:marBottom w:val="0"/>
          <w:divBdr>
            <w:top w:val="none" w:sz="0" w:space="0" w:color="auto"/>
            <w:left w:val="none" w:sz="0" w:space="0" w:color="auto"/>
            <w:bottom w:val="none" w:sz="0" w:space="0" w:color="auto"/>
            <w:right w:val="none" w:sz="0" w:space="0" w:color="auto"/>
          </w:divBdr>
        </w:div>
        <w:div w:id="1017273548">
          <w:marLeft w:val="640"/>
          <w:marRight w:val="0"/>
          <w:marTop w:val="0"/>
          <w:marBottom w:val="0"/>
          <w:divBdr>
            <w:top w:val="none" w:sz="0" w:space="0" w:color="auto"/>
            <w:left w:val="none" w:sz="0" w:space="0" w:color="auto"/>
            <w:bottom w:val="none" w:sz="0" w:space="0" w:color="auto"/>
            <w:right w:val="none" w:sz="0" w:space="0" w:color="auto"/>
          </w:divBdr>
        </w:div>
        <w:div w:id="517889770">
          <w:marLeft w:val="640"/>
          <w:marRight w:val="0"/>
          <w:marTop w:val="0"/>
          <w:marBottom w:val="0"/>
          <w:divBdr>
            <w:top w:val="none" w:sz="0" w:space="0" w:color="auto"/>
            <w:left w:val="none" w:sz="0" w:space="0" w:color="auto"/>
            <w:bottom w:val="none" w:sz="0" w:space="0" w:color="auto"/>
            <w:right w:val="none" w:sz="0" w:space="0" w:color="auto"/>
          </w:divBdr>
        </w:div>
        <w:div w:id="1247498595">
          <w:marLeft w:val="640"/>
          <w:marRight w:val="0"/>
          <w:marTop w:val="0"/>
          <w:marBottom w:val="0"/>
          <w:divBdr>
            <w:top w:val="none" w:sz="0" w:space="0" w:color="auto"/>
            <w:left w:val="none" w:sz="0" w:space="0" w:color="auto"/>
            <w:bottom w:val="none" w:sz="0" w:space="0" w:color="auto"/>
            <w:right w:val="none" w:sz="0" w:space="0" w:color="auto"/>
          </w:divBdr>
        </w:div>
        <w:div w:id="1454129554">
          <w:marLeft w:val="640"/>
          <w:marRight w:val="0"/>
          <w:marTop w:val="0"/>
          <w:marBottom w:val="0"/>
          <w:divBdr>
            <w:top w:val="none" w:sz="0" w:space="0" w:color="auto"/>
            <w:left w:val="none" w:sz="0" w:space="0" w:color="auto"/>
            <w:bottom w:val="none" w:sz="0" w:space="0" w:color="auto"/>
            <w:right w:val="none" w:sz="0" w:space="0" w:color="auto"/>
          </w:divBdr>
        </w:div>
        <w:div w:id="712340310">
          <w:marLeft w:val="640"/>
          <w:marRight w:val="0"/>
          <w:marTop w:val="0"/>
          <w:marBottom w:val="0"/>
          <w:divBdr>
            <w:top w:val="none" w:sz="0" w:space="0" w:color="auto"/>
            <w:left w:val="none" w:sz="0" w:space="0" w:color="auto"/>
            <w:bottom w:val="none" w:sz="0" w:space="0" w:color="auto"/>
            <w:right w:val="none" w:sz="0" w:space="0" w:color="auto"/>
          </w:divBdr>
        </w:div>
        <w:div w:id="1463425959">
          <w:marLeft w:val="640"/>
          <w:marRight w:val="0"/>
          <w:marTop w:val="0"/>
          <w:marBottom w:val="0"/>
          <w:divBdr>
            <w:top w:val="none" w:sz="0" w:space="0" w:color="auto"/>
            <w:left w:val="none" w:sz="0" w:space="0" w:color="auto"/>
            <w:bottom w:val="none" w:sz="0" w:space="0" w:color="auto"/>
            <w:right w:val="none" w:sz="0" w:space="0" w:color="auto"/>
          </w:divBdr>
        </w:div>
        <w:div w:id="2023123434">
          <w:marLeft w:val="640"/>
          <w:marRight w:val="0"/>
          <w:marTop w:val="0"/>
          <w:marBottom w:val="0"/>
          <w:divBdr>
            <w:top w:val="none" w:sz="0" w:space="0" w:color="auto"/>
            <w:left w:val="none" w:sz="0" w:space="0" w:color="auto"/>
            <w:bottom w:val="none" w:sz="0" w:space="0" w:color="auto"/>
            <w:right w:val="none" w:sz="0" w:space="0" w:color="auto"/>
          </w:divBdr>
        </w:div>
        <w:div w:id="1274435441">
          <w:marLeft w:val="640"/>
          <w:marRight w:val="0"/>
          <w:marTop w:val="0"/>
          <w:marBottom w:val="0"/>
          <w:divBdr>
            <w:top w:val="none" w:sz="0" w:space="0" w:color="auto"/>
            <w:left w:val="none" w:sz="0" w:space="0" w:color="auto"/>
            <w:bottom w:val="none" w:sz="0" w:space="0" w:color="auto"/>
            <w:right w:val="none" w:sz="0" w:space="0" w:color="auto"/>
          </w:divBdr>
        </w:div>
        <w:div w:id="845093810">
          <w:marLeft w:val="640"/>
          <w:marRight w:val="0"/>
          <w:marTop w:val="0"/>
          <w:marBottom w:val="0"/>
          <w:divBdr>
            <w:top w:val="none" w:sz="0" w:space="0" w:color="auto"/>
            <w:left w:val="none" w:sz="0" w:space="0" w:color="auto"/>
            <w:bottom w:val="none" w:sz="0" w:space="0" w:color="auto"/>
            <w:right w:val="none" w:sz="0" w:space="0" w:color="auto"/>
          </w:divBdr>
        </w:div>
        <w:div w:id="208030556">
          <w:marLeft w:val="640"/>
          <w:marRight w:val="0"/>
          <w:marTop w:val="0"/>
          <w:marBottom w:val="0"/>
          <w:divBdr>
            <w:top w:val="none" w:sz="0" w:space="0" w:color="auto"/>
            <w:left w:val="none" w:sz="0" w:space="0" w:color="auto"/>
            <w:bottom w:val="none" w:sz="0" w:space="0" w:color="auto"/>
            <w:right w:val="none" w:sz="0" w:space="0" w:color="auto"/>
          </w:divBdr>
        </w:div>
        <w:div w:id="408618313">
          <w:marLeft w:val="640"/>
          <w:marRight w:val="0"/>
          <w:marTop w:val="0"/>
          <w:marBottom w:val="0"/>
          <w:divBdr>
            <w:top w:val="none" w:sz="0" w:space="0" w:color="auto"/>
            <w:left w:val="none" w:sz="0" w:space="0" w:color="auto"/>
            <w:bottom w:val="none" w:sz="0" w:space="0" w:color="auto"/>
            <w:right w:val="none" w:sz="0" w:space="0" w:color="auto"/>
          </w:divBdr>
        </w:div>
        <w:div w:id="982083024">
          <w:marLeft w:val="640"/>
          <w:marRight w:val="0"/>
          <w:marTop w:val="0"/>
          <w:marBottom w:val="0"/>
          <w:divBdr>
            <w:top w:val="none" w:sz="0" w:space="0" w:color="auto"/>
            <w:left w:val="none" w:sz="0" w:space="0" w:color="auto"/>
            <w:bottom w:val="none" w:sz="0" w:space="0" w:color="auto"/>
            <w:right w:val="none" w:sz="0" w:space="0" w:color="auto"/>
          </w:divBdr>
        </w:div>
        <w:div w:id="345711350">
          <w:marLeft w:val="640"/>
          <w:marRight w:val="0"/>
          <w:marTop w:val="0"/>
          <w:marBottom w:val="0"/>
          <w:divBdr>
            <w:top w:val="none" w:sz="0" w:space="0" w:color="auto"/>
            <w:left w:val="none" w:sz="0" w:space="0" w:color="auto"/>
            <w:bottom w:val="none" w:sz="0" w:space="0" w:color="auto"/>
            <w:right w:val="none" w:sz="0" w:space="0" w:color="auto"/>
          </w:divBdr>
        </w:div>
        <w:div w:id="960309484">
          <w:marLeft w:val="640"/>
          <w:marRight w:val="0"/>
          <w:marTop w:val="0"/>
          <w:marBottom w:val="0"/>
          <w:divBdr>
            <w:top w:val="none" w:sz="0" w:space="0" w:color="auto"/>
            <w:left w:val="none" w:sz="0" w:space="0" w:color="auto"/>
            <w:bottom w:val="none" w:sz="0" w:space="0" w:color="auto"/>
            <w:right w:val="none" w:sz="0" w:space="0" w:color="auto"/>
          </w:divBdr>
        </w:div>
        <w:div w:id="178663201">
          <w:marLeft w:val="640"/>
          <w:marRight w:val="0"/>
          <w:marTop w:val="0"/>
          <w:marBottom w:val="0"/>
          <w:divBdr>
            <w:top w:val="none" w:sz="0" w:space="0" w:color="auto"/>
            <w:left w:val="none" w:sz="0" w:space="0" w:color="auto"/>
            <w:bottom w:val="none" w:sz="0" w:space="0" w:color="auto"/>
            <w:right w:val="none" w:sz="0" w:space="0" w:color="auto"/>
          </w:divBdr>
        </w:div>
        <w:div w:id="328408422">
          <w:marLeft w:val="640"/>
          <w:marRight w:val="0"/>
          <w:marTop w:val="0"/>
          <w:marBottom w:val="0"/>
          <w:divBdr>
            <w:top w:val="none" w:sz="0" w:space="0" w:color="auto"/>
            <w:left w:val="none" w:sz="0" w:space="0" w:color="auto"/>
            <w:bottom w:val="none" w:sz="0" w:space="0" w:color="auto"/>
            <w:right w:val="none" w:sz="0" w:space="0" w:color="auto"/>
          </w:divBdr>
        </w:div>
        <w:div w:id="1905414205">
          <w:marLeft w:val="640"/>
          <w:marRight w:val="0"/>
          <w:marTop w:val="0"/>
          <w:marBottom w:val="0"/>
          <w:divBdr>
            <w:top w:val="none" w:sz="0" w:space="0" w:color="auto"/>
            <w:left w:val="none" w:sz="0" w:space="0" w:color="auto"/>
            <w:bottom w:val="none" w:sz="0" w:space="0" w:color="auto"/>
            <w:right w:val="none" w:sz="0" w:space="0" w:color="auto"/>
          </w:divBdr>
        </w:div>
        <w:div w:id="1392731795">
          <w:marLeft w:val="640"/>
          <w:marRight w:val="0"/>
          <w:marTop w:val="0"/>
          <w:marBottom w:val="0"/>
          <w:divBdr>
            <w:top w:val="none" w:sz="0" w:space="0" w:color="auto"/>
            <w:left w:val="none" w:sz="0" w:space="0" w:color="auto"/>
            <w:bottom w:val="none" w:sz="0" w:space="0" w:color="auto"/>
            <w:right w:val="none" w:sz="0" w:space="0" w:color="auto"/>
          </w:divBdr>
        </w:div>
        <w:div w:id="809903672">
          <w:marLeft w:val="640"/>
          <w:marRight w:val="0"/>
          <w:marTop w:val="0"/>
          <w:marBottom w:val="0"/>
          <w:divBdr>
            <w:top w:val="none" w:sz="0" w:space="0" w:color="auto"/>
            <w:left w:val="none" w:sz="0" w:space="0" w:color="auto"/>
            <w:bottom w:val="none" w:sz="0" w:space="0" w:color="auto"/>
            <w:right w:val="none" w:sz="0" w:space="0" w:color="auto"/>
          </w:divBdr>
        </w:div>
        <w:div w:id="925651924">
          <w:marLeft w:val="640"/>
          <w:marRight w:val="0"/>
          <w:marTop w:val="0"/>
          <w:marBottom w:val="0"/>
          <w:divBdr>
            <w:top w:val="none" w:sz="0" w:space="0" w:color="auto"/>
            <w:left w:val="none" w:sz="0" w:space="0" w:color="auto"/>
            <w:bottom w:val="none" w:sz="0" w:space="0" w:color="auto"/>
            <w:right w:val="none" w:sz="0" w:space="0" w:color="auto"/>
          </w:divBdr>
        </w:div>
        <w:div w:id="504591546">
          <w:marLeft w:val="640"/>
          <w:marRight w:val="0"/>
          <w:marTop w:val="0"/>
          <w:marBottom w:val="0"/>
          <w:divBdr>
            <w:top w:val="none" w:sz="0" w:space="0" w:color="auto"/>
            <w:left w:val="none" w:sz="0" w:space="0" w:color="auto"/>
            <w:bottom w:val="none" w:sz="0" w:space="0" w:color="auto"/>
            <w:right w:val="none" w:sz="0" w:space="0" w:color="auto"/>
          </w:divBdr>
        </w:div>
        <w:div w:id="865019396">
          <w:marLeft w:val="640"/>
          <w:marRight w:val="0"/>
          <w:marTop w:val="0"/>
          <w:marBottom w:val="0"/>
          <w:divBdr>
            <w:top w:val="none" w:sz="0" w:space="0" w:color="auto"/>
            <w:left w:val="none" w:sz="0" w:space="0" w:color="auto"/>
            <w:bottom w:val="none" w:sz="0" w:space="0" w:color="auto"/>
            <w:right w:val="none" w:sz="0" w:space="0" w:color="auto"/>
          </w:divBdr>
        </w:div>
        <w:div w:id="227157239">
          <w:marLeft w:val="640"/>
          <w:marRight w:val="0"/>
          <w:marTop w:val="0"/>
          <w:marBottom w:val="0"/>
          <w:divBdr>
            <w:top w:val="none" w:sz="0" w:space="0" w:color="auto"/>
            <w:left w:val="none" w:sz="0" w:space="0" w:color="auto"/>
            <w:bottom w:val="none" w:sz="0" w:space="0" w:color="auto"/>
            <w:right w:val="none" w:sz="0" w:space="0" w:color="auto"/>
          </w:divBdr>
        </w:div>
        <w:div w:id="1003974634">
          <w:marLeft w:val="640"/>
          <w:marRight w:val="0"/>
          <w:marTop w:val="0"/>
          <w:marBottom w:val="0"/>
          <w:divBdr>
            <w:top w:val="none" w:sz="0" w:space="0" w:color="auto"/>
            <w:left w:val="none" w:sz="0" w:space="0" w:color="auto"/>
            <w:bottom w:val="none" w:sz="0" w:space="0" w:color="auto"/>
            <w:right w:val="none" w:sz="0" w:space="0" w:color="auto"/>
          </w:divBdr>
        </w:div>
        <w:div w:id="528644516">
          <w:marLeft w:val="640"/>
          <w:marRight w:val="0"/>
          <w:marTop w:val="0"/>
          <w:marBottom w:val="0"/>
          <w:divBdr>
            <w:top w:val="none" w:sz="0" w:space="0" w:color="auto"/>
            <w:left w:val="none" w:sz="0" w:space="0" w:color="auto"/>
            <w:bottom w:val="none" w:sz="0" w:space="0" w:color="auto"/>
            <w:right w:val="none" w:sz="0" w:space="0" w:color="auto"/>
          </w:divBdr>
        </w:div>
        <w:div w:id="1202203365">
          <w:marLeft w:val="640"/>
          <w:marRight w:val="0"/>
          <w:marTop w:val="0"/>
          <w:marBottom w:val="0"/>
          <w:divBdr>
            <w:top w:val="none" w:sz="0" w:space="0" w:color="auto"/>
            <w:left w:val="none" w:sz="0" w:space="0" w:color="auto"/>
            <w:bottom w:val="none" w:sz="0" w:space="0" w:color="auto"/>
            <w:right w:val="none" w:sz="0" w:space="0" w:color="auto"/>
          </w:divBdr>
        </w:div>
        <w:div w:id="654997088">
          <w:marLeft w:val="640"/>
          <w:marRight w:val="0"/>
          <w:marTop w:val="0"/>
          <w:marBottom w:val="0"/>
          <w:divBdr>
            <w:top w:val="none" w:sz="0" w:space="0" w:color="auto"/>
            <w:left w:val="none" w:sz="0" w:space="0" w:color="auto"/>
            <w:bottom w:val="none" w:sz="0" w:space="0" w:color="auto"/>
            <w:right w:val="none" w:sz="0" w:space="0" w:color="auto"/>
          </w:divBdr>
        </w:div>
        <w:div w:id="2045788172">
          <w:marLeft w:val="640"/>
          <w:marRight w:val="0"/>
          <w:marTop w:val="0"/>
          <w:marBottom w:val="0"/>
          <w:divBdr>
            <w:top w:val="none" w:sz="0" w:space="0" w:color="auto"/>
            <w:left w:val="none" w:sz="0" w:space="0" w:color="auto"/>
            <w:bottom w:val="none" w:sz="0" w:space="0" w:color="auto"/>
            <w:right w:val="none" w:sz="0" w:space="0" w:color="auto"/>
          </w:divBdr>
        </w:div>
        <w:div w:id="410199869">
          <w:marLeft w:val="640"/>
          <w:marRight w:val="0"/>
          <w:marTop w:val="0"/>
          <w:marBottom w:val="0"/>
          <w:divBdr>
            <w:top w:val="none" w:sz="0" w:space="0" w:color="auto"/>
            <w:left w:val="none" w:sz="0" w:space="0" w:color="auto"/>
            <w:bottom w:val="none" w:sz="0" w:space="0" w:color="auto"/>
            <w:right w:val="none" w:sz="0" w:space="0" w:color="auto"/>
          </w:divBdr>
        </w:div>
        <w:div w:id="1831213583">
          <w:marLeft w:val="640"/>
          <w:marRight w:val="0"/>
          <w:marTop w:val="0"/>
          <w:marBottom w:val="0"/>
          <w:divBdr>
            <w:top w:val="none" w:sz="0" w:space="0" w:color="auto"/>
            <w:left w:val="none" w:sz="0" w:space="0" w:color="auto"/>
            <w:bottom w:val="none" w:sz="0" w:space="0" w:color="auto"/>
            <w:right w:val="none" w:sz="0" w:space="0" w:color="auto"/>
          </w:divBdr>
        </w:div>
        <w:div w:id="1325737904">
          <w:marLeft w:val="640"/>
          <w:marRight w:val="0"/>
          <w:marTop w:val="0"/>
          <w:marBottom w:val="0"/>
          <w:divBdr>
            <w:top w:val="none" w:sz="0" w:space="0" w:color="auto"/>
            <w:left w:val="none" w:sz="0" w:space="0" w:color="auto"/>
            <w:bottom w:val="none" w:sz="0" w:space="0" w:color="auto"/>
            <w:right w:val="none" w:sz="0" w:space="0" w:color="auto"/>
          </w:divBdr>
        </w:div>
        <w:div w:id="434131669">
          <w:marLeft w:val="640"/>
          <w:marRight w:val="0"/>
          <w:marTop w:val="0"/>
          <w:marBottom w:val="0"/>
          <w:divBdr>
            <w:top w:val="none" w:sz="0" w:space="0" w:color="auto"/>
            <w:left w:val="none" w:sz="0" w:space="0" w:color="auto"/>
            <w:bottom w:val="none" w:sz="0" w:space="0" w:color="auto"/>
            <w:right w:val="none" w:sz="0" w:space="0" w:color="auto"/>
          </w:divBdr>
        </w:div>
        <w:div w:id="1601134132">
          <w:marLeft w:val="640"/>
          <w:marRight w:val="0"/>
          <w:marTop w:val="0"/>
          <w:marBottom w:val="0"/>
          <w:divBdr>
            <w:top w:val="none" w:sz="0" w:space="0" w:color="auto"/>
            <w:left w:val="none" w:sz="0" w:space="0" w:color="auto"/>
            <w:bottom w:val="none" w:sz="0" w:space="0" w:color="auto"/>
            <w:right w:val="none" w:sz="0" w:space="0" w:color="auto"/>
          </w:divBdr>
        </w:div>
        <w:div w:id="665481549">
          <w:marLeft w:val="640"/>
          <w:marRight w:val="0"/>
          <w:marTop w:val="0"/>
          <w:marBottom w:val="0"/>
          <w:divBdr>
            <w:top w:val="none" w:sz="0" w:space="0" w:color="auto"/>
            <w:left w:val="none" w:sz="0" w:space="0" w:color="auto"/>
            <w:bottom w:val="none" w:sz="0" w:space="0" w:color="auto"/>
            <w:right w:val="none" w:sz="0" w:space="0" w:color="auto"/>
          </w:divBdr>
        </w:div>
        <w:div w:id="1320158284">
          <w:marLeft w:val="640"/>
          <w:marRight w:val="0"/>
          <w:marTop w:val="0"/>
          <w:marBottom w:val="0"/>
          <w:divBdr>
            <w:top w:val="none" w:sz="0" w:space="0" w:color="auto"/>
            <w:left w:val="none" w:sz="0" w:space="0" w:color="auto"/>
            <w:bottom w:val="none" w:sz="0" w:space="0" w:color="auto"/>
            <w:right w:val="none" w:sz="0" w:space="0" w:color="auto"/>
          </w:divBdr>
        </w:div>
        <w:div w:id="1570387410">
          <w:marLeft w:val="640"/>
          <w:marRight w:val="0"/>
          <w:marTop w:val="0"/>
          <w:marBottom w:val="0"/>
          <w:divBdr>
            <w:top w:val="none" w:sz="0" w:space="0" w:color="auto"/>
            <w:left w:val="none" w:sz="0" w:space="0" w:color="auto"/>
            <w:bottom w:val="none" w:sz="0" w:space="0" w:color="auto"/>
            <w:right w:val="none" w:sz="0" w:space="0" w:color="auto"/>
          </w:divBdr>
        </w:div>
        <w:div w:id="1606114914">
          <w:marLeft w:val="640"/>
          <w:marRight w:val="0"/>
          <w:marTop w:val="0"/>
          <w:marBottom w:val="0"/>
          <w:divBdr>
            <w:top w:val="none" w:sz="0" w:space="0" w:color="auto"/>
            <w:left w:val="none" w:sz="0" w:space="0" w:color="auto"/>
            <w:bottom w:val="none" w:sz="0" w:space="0" w:color="auto"/>
            <w:right w:val="none" w:sz="0" w:space="0" w:color="auto"/>
          </w:divBdr>
        </w:div>
        <w:div w:id="2120374321">
          <w:marLeft w:val="640"/>
          <w:marRight w:val="0"/>
          <w:marTop w:val="0"/>
          <w:marBottom w:val="0"/>
          <w:divBdr>
            <w:top w:val="none" w:sz="0" w:space="0" w:color="auto"/>
            <w:left w:val="none" w:sz="0" w:space="0" w:color="auto"/>
            <w:bottom w:val="none" w:sz="0" w:space="0" w:color="auto"/>
            <w:right w:val="none" w:sz="0" w:space="0" w:color="auto"/>
          </w:divBdr>
        </w:div>
        <w:div w:id="60686554">
          <w:marLeft w:val="640"/>
          <w:marRight w:val="0"/>
          <w:marTop w:val="0"/>
          <w:marBottom w:val="0"/>
          <w:divBdr>
            <w:top w:val="none" w:sz="0" w:space="0" w:color="auto"/>
            <w:left w:val="none" w:sz="0" w:space="0" w:color="auto"/>
            <w:bottom w:val="none" w:sz="0" w:space="0" w:color="auto"/>
            <w:right w:val="none" w:sz="0" w:space="0" w:color="auto"/>
          </w:divBdr>
        </w:div>
        <w:div w:id="567034567">
          <w:marLeft w:val="640"/>
          <w:marRight w:val="0"/>
          <w:marTop w:val="0"/>
          <w:marBottom w:val="0"/>
          <w:divBdr>
            <w:top w:val="none" w:sz="0" w:space="0" w:color="auto"/>
            <w:left w:val="none" w:sz="0" w:space="0" w:color="auto"/>
            <w:bottom w:val="none" w:sz="0" w:space="0" w:color="auto"/>
            <w:right w:val="none" w:sz="0" w:space="0" w:color="auto"/>
          </w:divBdr>
        </w:div>
        <w:div w:id="1905986688">
          <w:marLeft w:val="640"/>
          <w:marRight w:val="0"/>
          <w:marTop w:val="0"/>
          <w:marBottom w:val="0"/>
          <w:divBdr>
            <w:top w:val="none" w:sz="0" w:space="0" w:color="auto"/>
            <w:left w:val="none" w:sz="0" w:space="0" w:color="auto"/>
            <w:bottom w:val="none" w:sz="0" w:space="0" w:color="auto"/>
            <w:right w:val="none" w:sz="0" w:space="0" w:color="auto"/>
          </w:divBdr>
        </w:div>
        <w:div w:id="687831090">
          <w:marLeft w:val="640"/>
          <w:marRight w:val="0"/>
          <w:marTop w:val="0"/>
          <w:marBottom w:val="0"/>
          <w:divBdr>
            <w:top w:val="none" w:sz="0" w:space="0" w:color="auto"/>
            <w:left w:val="none" w:sz="0" w:space="0" w:color="auto"/>
            <w:bottom w:val="none" w:sz="0" w:space="0" w:color="auto"/>
            <w:right w:val="none" w:sz="0" w:space="0" w:color="auto"/>
          </w:divBdr>
        </w:div>
        <w:div w:id="1091047789">
          <w:marLeft w:val="640"/>
          <w:marRight w:val="0"/>
          <w:marTop w:val="0"/>
          <w:marBottom w:val="0"/>
          <w:divBdr>
            <w:top w:val="none" w:sz="0" w:space="0" w:color="auto"/>
            <w:left w:val="none" w:sz="0" w:space="0" w:color="auto"/>
            <w:bottom w:val="none" w:sz="0" w:space="0" w:color="auto"/>
            <w:right w:val="none" w:sz="0" w:space="0" w:color="auto"/>
          </w:divBdr>
        </w:div>
        <w:div w:id="225456012">
          <w:marLeft w:val="640"/>
          <w:marRight w:val="0"/>
          <w:marTop w:val="0"/>
          <w:marBottom w:val="0"/>
          <w:divBdr>
            <w:top w:val="none" w:sz="0" w:space="0" w:color="auto"/>
            <w:left w:val="none" w:sz="0" w:space="0" w:color="auto"/>
            <w:bottom w:val="none" w:sz="0" w:space="0" w:color="auto"/>
            <w:right w:val="none" w:sz="0" w:space="0" w:color="auto"/>
          </w:divBdr>
        </w:div>
        <w:div w:id="700663938">
          <w:marLeft w:val="640"/>
          <w:marRight w:val="0"/>
          <w:marTop w:val="0"/>
          <w:marBottom w:val="0"/>
          <w:divBdr>
            <w:top w:val="none" w:sz="0" w:space="0" w:color="auto"/>
            <w:left w:val="none" w:sz="0" w:space="0" w:color="auto"/>
            <w:bottom w:val="none" w:sz="0" w:space="0" w:color="auto"/>
            <w:right w:val="none" w:sz="0" w:space="0" w:color="auto"/>
          </w:divBdr>
        </w:div>
        <w:div w:id="895700519">
          <w:marLeft w:val="640"/>
          <w:marRight w:val="0"/>
          <w:marTop w:val="0"/>
          <w:marBottom w:val="0"/>
          <w:divBdr>
            <w:top w:val="none" w:sz="0" w:space="0" w:color="auto"/>
            <w:left w:val="none" w:sz="0" w:space="0" w:color="auto"/>
            <w:bottom w:val="none" w:sz="0" w:space="0" w:color="auto"/>
            <w:right w:val="none" w:sz="0" w:space="0" w:color="auto"/>
          </w:divBdr>
        </w:div>
        <w:div w:id="1606305593">
          <w:marLeft w:val="640"/>
          <w:marRight w:val="0"/>
          <w:marTop w:val="0"/>
          <w:marBottom w:val="0"/>
          <w:divBdr>
            <w:top w:val="none" w:sz="0" w:space="0" w:color="auto"/>
            <w:left w:val="none" w:sz="0" w:space="0" w:color="auto"/>
            <w:bottom w:val="none" w:sz="0" w:space="0" w:color="auto"/>
            <w:right w:val="none" w:sz="0" w:space="0" w:color="auto"/>
          </w:divBdr>
        </w:div>
        <w:div w:id="1880513311">
          <w:marLeft w:val="640"/>
          <w:marRight w:val="0"/>
          <w:marTop w:val="0"/>
          <w:marBottom w:val="0"/>
          <w:divBdr>
            <w:top w:val="none" w:sz="0" w:space="0" w:color="auto"/>
            <w:left w:val="none" w:sz="0" w:space="0" w:color="auto"/>
            <w:bottom w:val="none" w:sz="0" w:space="0" w:color="auto"/>
            <w:right w:val="none" w:sz="0" w:space="0" w:color="auto"/>
          </w:divBdr>
        </w:div>
        <w:div w:id="1199466297">
          <w:marLeft w:val="640"/>
          <w:marRight w:val="0"/>
          <w:marTop w:val="0"/>
          <w:marBottom w:val="0"/>
          <w:divBdr>
            <w:top w:val="none" w:sz="0" w:space="0" w:color="auto"/>
            <w:left w:val="none" w:sz="0" w:space="0" w:color="auto"/>
            <w:bottom w:val="none" w:sz="0" w:space="0" w:color="auto"/>
            <w:right w:val="none" w:sz="0" w:space="0" w:color="auto"/>
          </w:divBdr>
        </w:div>
        <w:div w:id="694843580">
          <w:marLeft w:val="640"/>
          <w:marRight w:val="0"/>
          <w:marTop w:val="0"/>
          <w:marBottom w:val="0"/>
          <w:divBdr>
            <w:top w:val="none" w:sz="0" w:space="0" w:color="auto"/>
            <w:left w:val="none" w:sz="0" w:space="0" w:color="auto"/>
            <w:bottom w:val="none" w:sz="0" w:space="0" w:color="auto"/>
            <w:right w:val="none" w:sz="0" w:space="0" w:color="auto"/>
          </w:divBdr>
        </w:div>
        <w:div w:id="20211939">
          <w:marLeft w:val="640"/>
          <w:marRight w:val="0"/>
          <w:marTop w:val="0"/>
          <w:marBottom w:val="0"/>
          <w:divBdr>
            <w:top w:val="none" w:sz="0" w:space="0" w:color="auto"/>
            <w:left w:val="none" w:sz="0" w:space="0" w:color="auto"/>
            <w:bottom w:val="none" w:sz="0" w:space="0" w:color="auto"/>
            <w:right w:val="none" w:sz="0" w:space="0" w:color="auto"/>
          </w:divBdr>
        </w:div>
      </w:divsChild>
    </w:div>
    <w:div w:id="1881697527">
      <w:bodyDiv w:val="1"/>
      <w:marLeft w:val="0"/>
      <w:marRight w:val="0"/>
      <w:marTop w:val="0"/>
      <w:marBottom w:val="0"/>
      <w:divBdr>
        <w:top w:val="none" w:sz="0" w:space="0" w:color="auto"/>
        <w:left w:val="none" w:sz="0" w:space="0" w:color="auto"/>
        <w:bottom w:val="none" w:sz="0" w:space="0" w:color="auto"/>
        <w:right w:val="none" w:sz="0" w:space="0" w:color="auto"/>
      </w:divBdr>
      <w:divsChild>
        <w:div w:id="1804808392">
          <w:marLeft w:val="640"/>
          <w:marRight w:val="0"/>
          <w:marTop w:val="0"/>
          <w:marBottom w:val="0"/>
          <w:divBdr>
            <w:top w:val="none" w:sz="0" w:space="0" w:color="auto"/>
            <w:left w:val="none" w:sz="0" w:space="0" w:color="auto"/>
            <w:bottom w:val="none" w:sz="0" w:space="0" w:color="auto"/>
            <w:right w:val="none" w:sz="0" w:space="0" w:color="auto"/>
          </w:divBdr>
        </w:div>
        <w:div w:id="284654717">
          <w:marLeft w:val="640"/>
          <w:marRight w:val="0"/>
          <w:marTop w:val="0"/>
          <w:marBottom w:val="0"/>
          <w:divBdr>
            <w:top w:val="none" w:sz="0" w:space="0" w:color="auto"/>
            <w:left w:val="none" w:sz="0" w:space="0" w:color="auto"/>
            <w:bottom w:val="none" w:sz="0" w:space="0" w:color="auto"/>
            <w:right w:val="none" w:sz="0" w:space="0" w:color="auto"/>
          </w:divBdr>
        </w:div>
        <w:div w:id="127364909">
          <w:marLeft w:val="640"/>
          <w:marRight w:val="0"/>
          <w:marTop w:val="0"/>
          <w:marBottom w:val="0"/>
          <w:divBdr>
            <w:top w:val="none" w:sz="0" w:space="0" w:color="auto"/>
            <w:left w:val="none" w:sz="0" w:space="0" w:color="auto"/>
            <w:bottom w:val="none" w:sz="0" w:space="0" w:color="auto"/>
            <w:right w:val="none" w:sz="0" w:space="0" w:color="auto"/>
          </w:divBdr>
        </w:div>
        <w:div w:id="722945230">
          <w:marLeft w:val="640"/>
          <w:marRight w:val="0"/>
          <w:marTop w:val="0"/>
          <w:marBottom w:val="0"/>
          <w:divBdr>
            <w:top w:val="none" w:sz="0" w:space="0" w:color="auto"/>
            <w:left w:val="none" w:sz="0" w:space="0" w:color="auto"/>
            <w:bottom w:val="none" w:sz="0" w:space="0" w:color="auto"/>
            <w:right w:val="none" w:sz="0" w:space="0" w:color="auto"/>
          </w:divBdr>
        </w:div>
        <w:div w:id="511531214">
          <w:marLeft w:val="640"/>
          <w:marRight w:val="0"/>
          <w:marTop w:val="0"/>
          <w:marBottom w:val="0"/>
          <w:divBdr>
            <w:top w:val="none" w:sz="0" w:space="0" w:color="auto"/>
            <w:left w:val="none" w:sz="0" w:space="0" w:color="auto"/>
            <w:bottom w:val="none" w:sz="0" w:space="0" w:color="auto"/>
            <w:right w:val="none" w:sz="0" w:space="0" w:color="auto"/>
          </w:divBdr>
        </w:div>
        <w:div w:id="1805200791">
          <w:marLeft w:val="640"/>
          <w:marRight w:val="0"/>
          <w:marTop w:val="0"/>
          <w:marBottom w:val="0"/>
          <w:divBdr>
            <w:top w:val="none" w:sz="0" w:space="0" w:color="auto"/>
            <w:left w:val="none" w:sz="0" w:space="0" w:color="auto"/>
            <w:bottom w:val="none" w:sz="0" w:space="0" w:color="auto"/>
            <w:right w:val="none" w:sz="0" w:space="0" w:color="auto"/>
          </w:divBdr>
        </w:div>
        <w:div w:id="153111065">
          <w:marLeft w:val="640"/>
          <w:marRight w:val="0"/>
          <w:marTop w:val="0"/>
          <w:marBottom w:val="0"/>
          <w:divBdr>
            <w:top w:val="none" w:sz="0" w:space="0" w:color="auto"/>
            <w:left w:val="none" w:sz="0" w:space="0" w:color="auto"/>
            <w:bottom w:val="none" w:sz="0" w:space="0" w:color="auto"/>
            <w:right w:val="none" w:sz="0" w:space="0" w:color="auto"/>
          </w:divBdr>
        </w:div>
        <w:div w:id="909802358">
          <w:marLeft w:val="640"/>
          <w:marRight w:val="0"/>
          <w:marTop w:val="0"/>
          <w:marBottom w:val="0"/>
          <w:divBdr>
            <w:top w:val="none" w:sz="0" w:space="0" w:color="auto"/>
            <w:left w:val="none" w:sz="0" w:space="0" w:color="auto"/>
            <w:bottom w:val="none" w:sz="0" w:space="0" w:color="auto"/>
            <w:right w:val="none" w:sz="0" w:space="0" w:color="auto"/>
          </w:divBdr>
        </w:div>
        <w:div w:id="66271988">
          <w:marLeft w:val="640"/>
          <w:marRight w:val="0"/>
          <w:marTop w:val="0"/>
          <w:marBottom w:val="0"/>
          <w:divBdr>
            <w:top w:val="none" w:sz="0" w:space="0" w:color="auto"/>
            <w:left w:val="none" w:sz="0" w:space="0" w:color="auto"/>
            <w:bottom w:val="none" w:sz="0" w:space="0" w:color="auto"/>
            <w:right w:val="none" w:sz="0" w:space="0" w:color="auto"/>
          </w:divBdr>
        </w:div>
        <w:div w:id="729035869">
          <w:marLeft w:val="640"/>
          <w:marRight w:val="0"/>
          <w:marTop w:val="0"/>
          <w:marBottom w:val="0"/>
          <w:divBdr>
            <w:top w:val="none" w:sz="0" w:space="0" w:color="auto"/>
            <w:left w:val="none" w:sz="0" w:space="0" w:color="auto"/>
            <w:bottom w:val="none" w:sz="0" w:space="0" w:color="auto"/>
            <w:right w:val="none" w:sz="0" w:space="0" w:color="auto"/>
          </w:divBdr>
        </w:div>
        <w:div w:id="1745254312">
          <w:marLeft w:val="640"/>
          <w:marRight w:val="0"/>
          <w:marTop w:val="0"/>
          <w:marBottom w:val="0"/>
          <w:divBdr>
            <w:top w:val="none" w:sz="0" w:space="0" w:color="auto"/>
            <w:left w:val="none" w:sz="0" w:space="0" w:color="auto"/>
            <w:bottom w:val="none" w:sz="0" w:space="0" w:color="auto"/>
            <w:right w:val="none" w:sz="0" w:space="0" w:color="auto"/>
          </w:divBdr>
        </w:div>
        <w:div w:id="74208572">
          <w:marLeft w:val="640"/>
          <w:marRight w:val="0"/>
          <w:marTop w:val="0"/>
          <w:marBottom w:val="0"/>
          <w:divBdr>
            <w:top w:val="none" w:sz="0" w:space="0" w:color="auto"/>
            <w:left w:val="none" w:sz="0" w:space="0" w:color="auto"/>
            <w:bottom w:val="none" w:sz="0" w:space="0" w:color="auto"/>
            <w:right w:val="none" w:sz="0" w:space="0" w:color="auto"/>
          </w:divBdr>
        </w:div>
        <w:div w:id="1844465348">
          <w:marLeft w:val="640"/>
          <w:marRight w:val="0"/>
          <w:marTop w:val="0"/>
          <w:marBottom w:val="0"/>
          <w:divBdr>
            <w:top w:val="none" w:sz="0" w:space="0" w:color="auto"/>
            <w:left w:val="none" w:sz="0" w:space="0" w:color="auto"/>
            <w:bottom w:val="none" w:sz="0" w:space="0" w:color="auto"/>
            <w:right w:val="none" w:sz="0" w:space="0" w:color="auto"/>
          </w:divBdr>
        </w:div>
        <w:div w:id="1474562758">
          <w:marLeft w:val="640"/>
          <w:marRight w:val="0"/>
          <w:marTop w:val="0"/>
          <w:marBottom w:val="0"/>
          <w:divBdr>
            <w:top w:val="none" w:sz="0" w:space="0" w:color="auto"/>
            <w:left w:val="none" w:sz="0" w:space="0" w:color="auto"/>
            <w:bottom w:val="none" w:sz="0" w:space="0" w:color="auto"/>
            <w:right w:val="none" w:sz="0" w:space="0" w:color="auto"/>
          </w:divBdr>
        </w:div>
        <w:div w:id="1540623611">
          <w:marLeft w:val="640"/>
          <w:marRight w:val="0"/>
          <w:marTop w:val="0"/>
          <w:marBottom w:val="0"/>
          <w:divBdr>
            <w:top w:val="none" w:sz="0" w:space="0" w:color="auto"/>
            <w:left w:val="none" w:sz="0" w:space="0" w:color="auto"/>
            <w:bottom w:val="none" w:sz="0" w:space="0" w:color="auto"/>
            <w:right w:val="none" w:sz="0" w:space="0" w:color="auto"/>
          </w:divBdr>
        </w:div>
        <w:div w:id="142082635">
          <w:marLeft w:val="640"/>
          <w:marRight w:val="0"/>
          <w:marTop w:val="0"/>
          <w:marBottom w:val="0"/>
          <w:divBdr>
            <w:top w:val="none" w:sz="0" w:space="0" w:color="auto"/>
            <w:left w:val="none" w:sz="0" w:space="0" w:color="auto"/>
            <w:bottom w:val="none" w:sz="0" w:space="0" w:color="auto"/>
            <w:right w:val="none" w:sz="0" w:space="0" w:color="auto"/>
          </w:divBdr>
        </w:div>
        <w:div w:id="240415040">
          <w:marLeft w:val="640"/>
          <w:marRight w:val="0"/>
          <w:marTop w:val="0"/>
          <w:marBottom w:val="0"/>
          <w:divBdr>
            <w:top w:val="none" w:sz="0" w:space="0" w:color="auto"/>
            <w:left w:val="none" w:sz="0" w:space="0" w:color="auto"/>
            <w:bottom w:val="none" w:sz="0" w:space="0" w:color="auto"/>
            <w:right w:val="none" w:sz="0" w:space="0" w:color="auto"/>
          </w:divBdr>
        </w:div>
        <w:div w:id="1608153562">
          <w:marLeft w:val="640"/>
          <w:marRight w:val="0"/>
          <w:marTop w:val="0"/>
          <w:marBottom w:val="0"/>
          <w:divBdr>
            <w:top w:val="none" w:sz="0" w:space="0" w:color="auto"/>
            <w:left w:val="none" w:sz="0" w:space="0" w:color="auto"/>
            <w:bottom w:val="none" w:sz="0" w:space="0" w:color="auto"/>
            <w:right w:val="none" w:sz="0" w:space="0" w:color="auto"/>
          </w:divBdr>
        </w:div>
        <w:div w:id="1368527186">
          <w:marLeft w:val="640"/>
          <w:marRight w:val="0"/>
          <w:marTop w:val="0"/>
          <w:marBottom w:val="0"/>
          <w:divBdr>
            <w:top w:val="none" w:sz="0" w:space="0" w:color="auto"/>
            <w:left w:val="none" w:sz="0" w:space="0" w:color="auto"/>
            <w:bottom w:val="none" w:sz="0" w:space="0" w:color="auto"/>
            <w:right w:val="none" w:sz="0" w:space="0" w:color="auto"/>
          </w:divBdr>
        </w:div>
        <w:div w:id="2038266067">
          <w:marLeft w:val="640"/>
          <w:marRight w:val="0"/>
          <w:marTop w:val="0"/>
          <w:marBottom w:val="0"/>
          <w:divBdr>
            <w:top w:val="none" w:sz="0" w:space="0" w:color="auto"/>
            <w:left w:val="none" w:sz="0" w:space="0" w:color="auto"/>
            <w:bottom w:val="none" w:sz="0" w:space="0" w:color="auto"/>
            <w:right w:val="none" w:sz="0" w:space="0" w:color="auto"/>
          </w:divBdr>
        </w:div>
        <w:div w:id="1725786858">
          <w:marLeft w:val="640"/>
          <w:marRight w:val="0"/>
          <w:marTop w:val="0"/>
          <w:marBottom w:val="0"/>
          <w:divBdr>
            <w:top w:val="none" w:sz="0" w:space="0" w:color="auto"/>
            <w:left w:val="none" w:sz="0" w:space="0" w:color="auto"/>
            <w:bottom w:val="none" w:sz="0" w:space="0" w:color="auto"/>
            <w:right w:val="none" w:sz="0" w:space="0" w:color="auto"/>
          </w:divBdr>
        </w:div>
        <w:div w:id="802230279">
          <w:marLeft w:val="640"/>
          <w:marRight w:val="0"/>
          <w:marTop w:val="0"/>
          <w:marBottom w:val="0"/>
          <w:divBdr>
            <w:top w:val="none" w:sz="0" w:space="0" w:color="auto"/>
            <w:left w:val="none" w:sz="0" w:space="0" w:color="auto"/>
            <w:bottom w:val="none" w:sz="0" w:space="0" w:color="auto"/>
            <w:right w:val="none" w:sz="0" w:space="0" w:color="auto"/>
          </w:divBdr>
        </w:div>
        <w:div w:id="2050062805">
          <w:marLeft w:val="640"/>
          <w:marRight w:val="0"/>
          <w:marTop w:val="0"/>
          <w:marBottom w:val="0"/>
          <w:divBdr>
            <w:top w:val="none" w:sz="0" w:space="0" w:color="auto"/>
            <w:left w:val="none" w:sz="0" w:space="0" w:color="auto"/>
            <w:bottom w:val="none" w:sz="0" w:space="0" w:color="auto"/>
            <w:right w:val="none" w:sz="0" w:space="0" w:color="auto"/>
          </w:divBdr>
        </w:div>
        <w:div w:id="2114087450">
          <w:marLeft w:val="640"/>
          <w:marRight w:val="0"/>
          <w:marTop w:val="0"/>
          <w:marBottom w:val="0"/>
          <w:divBdr>
            <w:top w:val="none" w:sz="0" w:space="0" w:color="auto"/>
            <w:left w:val="none" w:sz="0" w:space="0" w:color="auto"/>
            <w:bottom w:val="none" w:sz="0" w:space="0" w:color="auto"/>
            <w:right w:val="none" w:sz="0" w:space="0" w:color="auto"/>
          </w:divBdr>
        </w:div>
        <w:div w:id="36860695">
          <w:marLeft w:val="640"/>
          <w:marRight w:val="0"/>
          <w:marTop w:val="0"/>
          <w:marBottom w:val="0"/>
          <w:divBdr>
            <w:top w:val="none" w:sz="0" w:space="0" w:color="auto"/>
            <w:left w:val="none" w:sz="0" w:space="0" w:color="auto"/>
            <w:bottom w:val="none" w:sz="0" w:space="0" w:color="auto"/>
            <w:right w:val="none" w:sz="0" w:space="0" w:color="auto"/>
          </w:divBdr>
        </w:div>
        <w:div w:id="1628730841">
          <w:marLeft w:val="640"/>
          <w:marRight w:val="0"/>
          <w:marTop w:val="0"/>
          <w:marBottom w:val="0"/>
          <w:divBdr>
            <w:top w:val="none" w:sz="0" w:space="0" w:color="auto"/>
            <w:left w:val="none" w:sz="0" w:space="0" w:color="auto"/>
            <w:bottom w:val="none" w:sz="0" w:space="0" w:color="auto"/>
            <w:right w:val="none" w:sz="0" w:space="0" w:color="auto"/>
          </w:divBdr>
        </w:div>
        <w:div w:id="680551171">
          <w:marLeft w:val="640"/>
          <w:marRight w:val="0"/>
          <w:marTop w:val="0"/>
          <w:marBottom w:val="0"/>
          <w:divBdr>
            <w:top w:val="none" w:sz="0" w:space="0" w:color="auto"/>
            <w:left w:val="none" w:sz="0" w:space="0" w:color="auto"/>
            <w:bottom w:val="none" w:sz="0" w:space="0" w:color="auto"/>
            <w:right w:val="none" w:sz="0" w:space="0" w:color="auto"/>
          </w:divBdr>
        </w:div>
        <w:div w:id="226040595">
          <w:marLeft w:val="640"/>
          <w:marRight w:val="0"/>
          <w:marTop w:val="0"/>
          <w:marBottom w:val="0"/>
          <w:divBdr>
            <w:top w:val="none" w:sz="0" w:space="0" w:color="auto"/>
            <w:left w:val="none" w:sz="0" w:space="0" w:color="auto"/>
            <w:bottom w:val="none" w:sz="0" w:space="0" w:color="auto"/>
            <w:right w:val="none" w:sz="0" w:space="0" w:color="auto"/>
          </w:divBdr>
        </w:div>
        <w:div w:id="1137532545">
          <w:marLeft w:val="640"/>
          <w:marRight w:val="0"/>
          <w:marTop w:val="0"/>
          <w:marBottom w:val="0"/>
          <w:divBdr>
            <w:top w:val="none" w:sz="0" w:space="0" w:color="auto"/>
            <w:left w:val="none" w:sz="0" w:space="0" w:color="auto"/>
            <w:bottom w:val="none" w:sz="0" w:space="0" w:color="auto"/>
            <w:right w:val="none" w:sz="0" w:space="0" w:color="auto"/>
          </w:divBdr>
        </w:div>
        <w:div w:id="437263695">
          <w:marLeft w:val="640"/>
          <w:marRight w:val="0"/>
          <w:marTop w:val="0"/>
          <w:marBottom w:val="0"/>
          <w:divBdr>
            <w:top w:val="none" w:sz="0" w:space="0" w:color="auto"/>
            <w:left w:val="none" w:sz="0" w:space="0" w:color="auto"/>
            <w:bottom w:val="none" w:sz="0" w:space="0" w:color="auto"/>
            <w:right w:val="none" w:sz="0" w:space="0" w:color="auto"/>
          </w:divBdr>
        </w:div>
        <w:div w:id="1944264782">
          <w:marLeft w:val="640"/>
          <w:marRight w:val="0"/>
          <w:marTop w:val="0"/>
          <w:marBottom w:val="0"/>
          <w:divBdr>
            <w:top w:val="none" w:sz="0" w:space="0" w:color="auto"/>
            <w:left w:val="none" w:sz="0" w:space="0" w:color="auto"/>
            <w:bottom w:val="none" w:sz="0" w:space="0" w:color="auto"/>
            <w:right w:val="none" w:sz="0" w:space="0" w:color="auto"/>
          </w:divBdr>
        </w:div>
        <w:div w:id="1455174179">
          <w:marLeft w:val="640"/>
          <w:marRight w:val="0"/>
          <w:marTop w:val="0"/>
          <w:marBottom w:val="0"/>
          <w:divBdr>
            <w:top w:val="none" w:sz="0" w:space="0" w:color="auto"/>
            <w:left w:val="none" w:sz="0" w:space="0" w:color="auto"/>
            <w:bottom w:val="none" w:sz="0" w:space="0" w:color="auto"/>
            <w:right w:val="none" w:sz="0" w:space="0" w:color="auto"/>
          </w:divBdr>
        </w:div>
        <w:div w:id="1847016206">
          <w:marLeft w:val="640"/>
          <w:marRight w:val="0"/>
          <w:marTop w:val="0"/>
          <w:marBottom w:val="0"/>
          <w:divBdr>
            <w:top w:val="none" w:sz="0" w:space="0" w:color="auto"/>
            <w:left w:val="none" w:sz="0" w:space="0" w:color="auto"/>
            <w:bottom w:val="none" w:sz="0" w:space="0" w:color="auto"/>
            <w:right w:val="none" w:sz="0" w:space="0" w:color="auto"/>
          </w:divBdr>
        </w:div>
        <w:div w:id="529731679">
          <w:marLeft w:val="640"/>
          <w:marRight w:val="0"/>
          <w:marTop w:val="0"/>
          <w:marBottom w:val="0"/>
          <w:divBdr>
            <w:top w:val="none" w:sz="0" w:space="0" w:color="auto"/>
            <w:left w:val="none" w:sz="0" w:space="0" w:color="auto"/>
            <w:bottom w:val="none" w:sz="0" w:space="0" w:color="auto"/>
            <w:right w:val="none" w:sz="0" w:space="0" w:color="auto"/>
          </w:divBdr>
        </w:div>
        <w:div w:id="528378278">
          <w:marLeft w:val="640"/>
          <w:marRight w:val="0"/>
          <w:marTop w:val="0"/>
          <w:marBottom w:val="0"/>
          <w:divBdr>
            <w:top w:val="none" w:sz="0" w:space="0" w:color="auto"/>
            <w:left w:val="none" w:sz="0" w:space="0" w:color="auto"/>
            <w:bottom w:val="none" w:sz="0" w:space="0" w:color="auto"/>
            <w:right w:val="none" w:sz="0" w:space="0" w:color="auto"/>
          </w:divBdr>
        </w:div>
        <w:div w:id="792139199">
          <w:marLeft w:val="640"/>
          <w:marRight w:val="0"/>
          <w:marTop w:val="0"/>
          <w:marBottom w:val="0"/>
          <w:divBdr>
            <w:top w:val="none" w:sz="0" w:space="0" w:color="auto"/>
            <w:left w:val="none" w:sz="0" w:space="0" w:color="auto"/>
            <w:bottom w:val="none" w:sz="0" w:space="0" w:color="auto"/>
            <w:right w:val="none" w:sz="0" w:space="0" w:color="auto"/>
          </w:divBdr>
        </w:div>
        <w:div w:id="1244408950">
          <w:marLeft w:val="640"/>
          <w:marRight w:val="0"/>
          <w:marTop w:val="0"/>
          <w:marBottom w:val="0"/>
          <w:divBdr>
            <w:top w:val="none" w:sz="0" w:space="0" w:color="auto"/>
            <w:left w:val="none" w:sz="0" w:space="0" w:color="auto"/>
            <w:bottom w:val="none" w:sz="0" w:space="0" w:color="auto"/>
            <w:right w:val="none" w:sz="0" w:space="0" w:color="auto"/>
          </w:divBdr>
        </w:div>
        <w:div w:id="985207859">
          <w:marLeft w:val="640"/>
          <w:marRight w:val="0"/>
          <w:marTop w:val="0"/>
          <w:marBottom w:val="0"/>
          <w:divBdr>
            <w:top w:val="none" w:sz="0" w:space="0" w:color="auto"/>
            <w:left w:val="none" w:sz="0" w:space="0" w:color="auto"/>
            <w:bottom w:val="none" w:sz="0" w:space="0" w:color="auto"/>
            <w:right w:val="none" w:sz="0" w:space="0" w:color="auto"/>
          </w:divBdr>
        </w:div>
        <w:div w:id="1723865382">
          <w:marLeft w:val="640"/>
          <w:marRight w:val="0"/>
          <w:marTop w:val="0"/>
          <w:marBottom w:val="0"/>
          <w:divBdr>
            <w:top w:val="none" w:sz="0" w:space="0" w:color="auto"/>
            <w:left w:val="none" w:sz="0" w:space="0" w:color="auto"/>
            <w:bottom w:val="none" w:sz="0" w:space="0" w:color="auto"/>
            <w:right w:val="none" w:sz="0" w:space="0" w:color="auto"/>
          </w:divBdr>
        </w:div>
        <w:div w:id="1193223481">
          <w:marLeft w:val="640"/>
          <w:marRight w:val="0"/>
          <w:marTop w:val="0"/>
          <w:marBottom w:val="0"/>
          <w:divBdr>
            <w:top w:val="none" w:sz="0" w:space="0" w:color="auto"/>
            <w:left w:val="none" w:sz="0" w:space="0" w:color="auto"/>
            <w:bottom w:val="none" w:sz="0" w:space="0" w:color="auto"/>
            <w:right w:val="none" w:sz="0" w:space="0" w:color="auto"/>
          </w:divBdr>
        </w:div>
        <w:div w:id="162402796">
          <w:marLeft w:val="640"/>
          <w:marRight w:val="0"/>
          <w:marTop w:val="0"/>
          <w:marBottom w:val="0"/>
          <w:divBdr>
            <w:top w:val="none" w:sz="0" w:space="0" w:color="auto"/>
            <w:left w:val="none" w:sz="0" w:space="0" w:color="auto"/>
            <w:bottom w:val="none" w:sz="0" w:space="0" w:color="auto"/>
            <w:right w:val="none" w:sz="0" w:space="0" w:color="auto"/>
          </w:divBdr>
        </w:div>
        <w:div w:id="708381757">
          <w:marLeft w:val="640"/>
          <w:marRight w:val="0"/>
          <w:marTop w:val="0"/>
          <w:marBottom w:val="0"/>
          <w:divBdr>
            <w:top w:val="none" w:sz="0" w:space="0" w:color="auto"/>
            <w:left w:val="none" w:sz="0" w:space="0" w:color="auto"/>
            <w:bottom w:val="none" w:sz="0" w:space="0" w:color="auto"/>
            <w:right w:val="none" w:sz="0" w:space="0" w:color="auto"/>
          </w:divBdr>
        </w:div>
        <w:div w:id="2115439640">
          <w:marLeft w:val="640"/>
          <w:marRight w:val="0"/>
          <w:marTop w:val="0"/>
          <w:marBottom w:val="0"/>
          <w:divBdr>
            <w:top w:val="none" w:sz="0" w:space="0" w:color="auto"/>
            <w:left w:val="none" w:sz="0" w:space="0" w:color="auto"/>
            <w:bottom w:val="none" w:sz="0" w:space="0" w:color="auto"/>
            <w:right w:val="none" w:sz="0" w:space="0" w:color="auto"/>
          </w:divBdr>
        </w:div>
        <w:div w:id="1837718971">
          <w:marLeft w:val="640"/>
          <w:marRight w:val="0"/>
          <w:marTop w:val="0"/>
          <w:marBottom w:val="0"/>
          <w:divBdr>
            <w:top w:val="none" w:sz="0" w:space="0" w:color="auto"/>
            <w:left w:val="none" w:sz="0" w:space="0" w:color="auto"/>
            <w:bottom w:val="none" w:sz="0" w:space="0" w:color="auto"/>
            <w:right w:val="none" w:sz="0" w:space="0" w:color="auto"/>
          </w:divBdr>
        </w:div>
        <w:div w:id="1913344463">
          <w:marLeft w:val="640"/>
          <w:marRight w:val="0"/>
          <w:marTop w:val="0"/>
          <w:marBottom w:val="0"/>
          <w:divBdr>
            <w:top w:val="none" w:sz="0" w:space="0" w:color="auto"/>
            <w:left w:val="none" w:sz="0" w:space="0" w:color="auto"/>
            <w:bottom w:val="none" w:sz="0" w:space="0" w:color="auto"/>
            <w:right w:val="none" w:sz="0" w:space="0" w:color="auto"/>
          </w:divBdr>
        </w:div>
        <w:div w:id="312761562">
          <w:marLeft w:val="640"/>
          <w:marRight w:val="0"/>
          <w:marTop w:val="0"/>
          <w:marBottom w:val="0"/>
          <w:divBdr>
            <w:top w:val="none" w:sz="0" w:space="0" w:color="auto"/>
            <w:left w:val="none" w:sz="0" w:space="0" w:color="auto"/>
            <w:bottom w:val="none" w:sz="0" w:space="0" w:color="auto"/>
            <w:right w:val="none" w:sz="0" w:space="0" w:color="auto"/>
          </w:divBdr>
        </w:div>
        <w:div w:id="1235244267">
          <w:marLeft w:val="640"/>
          <w:marRight w:val="0"/>
          <w:marTop w:val="0"/>
          <w:marBottom w:val="0"/>
          <w:divBdr>
            <w:top w:val="none" w:sz="0" w:space="0" w:color="auto"/>
            <w:left w:val="none" w:sz="0" w:space="0" w:color="auto"/>
            <w:bottom w:val="none" w:sz="0" w:space="0" w:color="auto"/>
            <w:right w:val="none" w:sz="0" w:space="0" w:color="auto"/>
          </w:divBdr>
        </w:div>
        <w:div w:id="1538732702">
          <w:marLeft w:val="640"/>
          <w:marRight w:val="0"/>
          <w:marTop w:val="0"/>
          <w:marBottom w:val="0"/>
          <w:divBdr>
            <w:top w:val="none" w:sz="0" w:space="0" w:color="auto"/>
            <w:left w:val="none" w:sz="0" w:space="0" w:color="auto"/>
            <w:bottom w:val="none" w:sz="0" w:space="0" w:color="auto"/>
            <w:right w:val="none" w:sz="0" w:space="0" w:color="auto"/>
          </w:divBdr>
        </w:div>
        <w:div w:id="1679188108">
          <w:marLeft w:val="640"/>
          <w:marRight w:val="0"/>
          <w:marTop w:val="0"/>
          <w:marBottom w:val="0"/>
          <w:divBdr>
            <w:top w:val="none" w:sz="0" w:space="0" w:color="auto"/>
            <w:left w:val="none" w:sz="0" w:space="0" w:color="auto"/>
            <w:bottom w:val="none" w:sz="0" w:space="0" w:color="auto"/>
            <w:right w:val="none" w:sz="0" w:space="0" w:color="auto"/>
          </w:divBdr>
        </w:div>
        <w:div w:id="2081322752">
          <w:marLeft w:val="640"/>
          <w:marRight w:val="0"/>
          <w:marTop w:val="0"/>
          <w:marBottom w:val="0"/>
          <w:divBdr>
            <w:top w:val="none" w:sz="0" w:space="0" w:color="auto"/>
            <w:left w:val="none" w:sz="0" w:space="0" w:color="auto"/>
            <w:bottom w:val="none" w:sz="0" w:space="0" w:color="auto"/>
            <w:right w:val="none" w:sz="0" w:space="0" w:color="auto"/>
          </w:divBdr>
        </w:div>
        <w:div w:id="1864435360">
          <w:marLeft w:val="640"/>
          <w:marRight w:val="0"/>
          <w:marTop w:val="0"/>
          <w:marBottom w:val="0"/>
          <w:divBdr>
            <w:top w:val="none" w:sz="0" w:space="0" w:color="auto"/>
            <w:left w:val="none" w:sz="0" w:space="0" w:color="auto"/>
            <w:bottom w:val="none" w:sz="0" w:space="0" w:color="auto"/>
            <w:right w:val="none" w:sz="0" w:space="0" w:color="auto"/>
          </w:divBdr>
        </w:div>
        <w:div w:id="1118792583">
          <w:marLeft w:val="640"/>
          <w:marRight w:val="0"/>
          <w:marTop w:val="0"/>
          <w:marBottom w:val="0"/>
          <w:divBdr>
            <w:top w:val="none" w:sz="0" w:space="0" w:color="auto"/>
            <w:left w:val="none" w:sz="0" w:space="0" w:color="auto"/>
            <w:bottom w:val="none" w:sz="0" w:space="0" w:color="auto"/>
            <w:right w:val="none" w:sz="0" w:space="0" w:color="auto"/>
          </w:divBdr>
        </w:div>
        <w:div w:id="1397780131">
          <w:marLeft w:val="640"/>
          <w:marRight w:val="0"/>
          <w:marTop w:val="0"/>
          <w:marBottom w:val="0"/>
          <w:divBdr>
            <w:top w:val="none" w:sz="0" w:space="0" w:color="auto"/>
            <w:left w:val="none" w:sz="0" w:space="0" w:color="auto"/>
            <w:bottom w:val="none" w:sz="0" w:space="0" w:color="auto"/>
            <w:right w:val="none" w:sz="0" w:space="0" w:color="auto"/>
          </w:divBdr>
        </w:div>
        <w:div w:id="2070226828">
          <w:marLeft w:val="640"/>
          <w:marRight w:val="0"/>
          <w:marTop w:val="0"/>
          <w:marBottom w:val="0"/>
          <w:divBdr>
            <w:top w:val="none" w:sz="0" w:space="0" w:color="auto"/>
            <w:left w:val="none" w:sz="0" w:space="0" w:color="auto"/>
            <w:bottom w:val="none" w:sz="0" w:space="0" w:color="auto"/>
            <w:right w:val="none" w:sz="0" w:space="0" w:color="auto"/>
          </w:divBdr>
        </w:div>
        <w:div w:id="734276041">
          <w:marLeft w:val="640"/>
          <w:marRight w:val="0"/>
          <w:marTop w:val="0"/>
          <w:marBottom w:val="0"/>
          <w:divBdr>
            <w:top w:val="none" w:sz="0" w:space="0" w:color="auto"/>
            <w:left w:val="none" w:sz="0" w:space="0" w:color="auto"/>
            <w:bottom w:val="none" w:sz="0" w:space="0" w:color="auto"/>
            <w:right w:val="none" w:sz="0" w:space="0" w:color="auto"/>
          </w:divBdr>
        </w:div>
        <w:div w:id="638193538">
          <w:marLeft w:val="640"/>
          <w:marRight w:val="0"/>
          <w:marTop w:val="0"/>
          <w:marBottom w:val="0"/>
          <w:divBdr>
            <w:top w:val="none" w:sz="0" w:space="0" w:color="auto"/>
            <w:left w:val="none" w:sz="0" w:space="0" w:color="auto"/>
            <w:bottom w:val="none" w:sz="0" w:space="0" w:color="auto"/>
            <w:right w:val="none" w:sz="0" w:space="0" w:color="auto"/>
          </w:divBdr>
        </w:div>
        <w:div w:id="117341372">
          <w:marLeft w:val="640"/>
          <w:marRight w:val="0"/>
          <w:marTop w:val="0"/>
          <w:marBottom w:val="0"/>
          <w:divBdr>
            <w:top w:val="none" w:sz="0" w:space="0" w:color="auto"/>
            <w:left w:val="none" w:sz="0" w:space="0" w:color="auto"/>
            <w:bottom w:val="none" w:sz="0" w:space="0" w:color="auto"/>
            <w:right w:val="none" w:sz="0" w:space="0" w:color="auto"/>
          </w:divBdr>
        </w:div>
        <w:div w:id="1866098059">
          <w:marLeft w:val="640"/>
          <w:marRight w:val="0"/>
          <w:marTop w:val="0"/>
          <w:marBottom w:val="0"/>
          <w:divBdr>
            <w:top w:val="none" w:sz="0" w:space="0" w:color="auto"/>
            <w:left w:val="none" w:sz="0" w:space="0" w:color="auto"/>
            <w:bottom w:val="none" w:sz="0" w:space="0" w:color="auto"/>
            <w:right w:val="none" w:sz="0" w:space="0" w:color="auto"/>
          </w:divBdr>
        </w:div>
        <w:div w:id="1039091364">
          <w:marLeft w:val="640"/>
          <w:marRight w:val="0"/>
          <w:marTop w:val="0"/>
          <w:marBottom w:val="0"/>
          <w:divBdr>
            <w:top w:val="none" w:sz="0" w:space="0" w:color="auto"/>
            <w:left w:val="none" w:sz="0" w:space="0" w:color="auto"/>
            <w:bottom w:val="none" w:sz="0" w:space="0" w:color="auto"/>
            <w:right w:val="none" w:sz="0" w:space="0" w:color="auto"/>
          </w:divBdr>
        </w:div>
        <w:div w:id="777024749">
          <w:marLeft w:val="640"/>
          <w:marRight w:val="0"/>
          <w:marTop w:val="0"/>
          <w:marBottom w:val="0"/>
          <w:divBdr>
            <w:top w:val="none" w:sz="0" w:space="0" w:color="auto"/>
            <w:left w:val="none" w:sz="0" w:space="0" w:color="auto"/>
            <w:bottom w:val="none" w:sz="0" w:space="0" w:color="auto"/>
            <w:right w:val="none" w:sz="0" w:space="0" w:color="auto"/>
          </w:divBdr>
        </w:div>
        <w:div w:id="1632244010">
          <w:marLeft w:val="640"/>
          <w:marRight w:val="0"/>
          <w:marTop w:val="0"/>
          <w:marBottom w:val="0"/>
          <w:divBdr>
            <w:top w:val="none" w:sz="0" w:space="0" w:color="auto"/>
            <w:left w:val="none" w:sz="0" w:space="0" w:color="auto"/>
            <w:bottom w:val="none" w:sz="0" w:space="0" w:color="auto"/>
            <w:right w:val="none" w:sz="0" w:space="0" w:color="auto"/>
          </w:divBdr>
        </w:div>
        <w:div w:id="30033711">
          <w:marLeft w:val="640"/>
          <w:marRight w:val="0"/>
          <w:marTop w:val="0"/>
          <w:marBottom w:val="0"/>
          <w:divBdr>
            <w:top w:val="none" w:sz="0" w:space="0" w:color="auto"/>
            <w:left w:val="none" w:sz="0" w:space="0" w:color="auto"/>
            <w:bottom w:val="none" w:sz="0" w:space="0" w:color="auto"/>
            <w:right w:val="none" w:sz="0" w:space="0" w:color="auto"/>
          </w:divBdr>
        </w:div>
        <w:div w:id="1665014780">
          <w:marLeft w:val="640"/>
          <w:marRight w:val="0"/>
          <w:marTop w:val="0"/>
          <w:marBottom w:val="0"/>
          <w:divBdr>
            <w:top w:val="none" w:sz="0" w:space="0" w:color="auto"/>
            <w:left w:val="none" w:sz="0" w:space="0" w:color="auto"/>
            <w:bottom w:val="none" w:sz="0" w:space="0" w:color="auto"/>
            <w:right w:val="none" w:sz="0" w:space="0" w:color="auto"/>
          </w:divBdr>
        </w:div>
        <w:div w:id="869343020">
          <w:marLeft w:val="640"/>
          <w:marRight w:val="0"/>
          <w:marTop w:val="0"/>
          <w:marBottom w:val="0"/>
          <w:divBdr>
            <w:top w:val="none" w:sz="0" w:space="0" w:color="auto"/>
            <w:left w:val="none" w:sz="0" w:space="0" w:color="auto"/>
            <w:bottom w:val="none" w:sz="0" w:space="0" w:color="auto"/>
            <w:right w:val="none" w:sz="0" w:space="0" w:color="auto"/>
          </w:divBdr>
        </w:div>
        <w:div w:id="1906182759">
          <w:marLeft w:val="640"/>
          <w:marRight w:val="0"/>
          <w:marTop w:val="0"/>
          <w:marBottom w:val="0"/>
          <w:divBdr>
            <w:top w:val="none" w:sz="0" w:space="0" w:color="auto"/>
            <w:left w:val="none" w:sz="0" w:space="0" w:color="auto"/>
            <w:bottom w:val="none" w:sz="0" w:space="0" w:color="auto"/>
            <w:right w:val="none" w:sz="0" w:space="0" w:color="auto"/>
          </w:divBdr>
        </w:div>
        <w:div w:id="154734692">
          <w:marLeft w:val="640"/>
          <w:marRight w:val="0"/>
          <w:marTop w:val="0"/>
          <w:marBottom w:val="0"/>
          <w:divBdr>
            <w:top w:val="none" w:sz="0" w:space="0" w:color="auto"/>
            <w:left w:val="none" w:sz="0" w:space="0" w:color="auto"/>
            <w:bottom w:val="none" w:sz="0" w:space="0" w:color="auto"/>
            <w:right w:val="none" w:sz="0" w:space="0" w:color="auto"/>
          </w:divBdr>
        </w:div>
        <w:div w:id="1782917280">
          <w:marLeft w:val="640"/>
          <w:marRight w:val="0"/>
          <w:marTop w:val="0"/>
          <w:marBottom w:val="0"/>
          <w:divBdr>
            <w:top w:val="none" w:sz="0" w:space="0" w:color="auto"/>
            <w:left w:val="none" w:sz="0" w:space="0" w:color="auto"/>
            <w:bottom w:val="none" w:sz="0" w:space="0" w:color="auto"/>
            <w:right w:val="none" w:sz="0" w:space="0" w:color="auto"/>
          </w:divBdr>
        </w:div>
        <w:div w:id="659314642">
          <w:marLeft w:val="640"/>
          <w:marRight w:val="0"/>
          <w:marTop w:val="0"/>
          <w:marBottom w:val="0"/>
          <w:divBdr>
            <w:top w:val="none" w:sz="0" w:space="0" w:color="auto"/>
            <w:left w:val="none" w:sz="0" w:space="0" w:color="auto"/>
            <w:bottom w:val="none" w:sz="0" w:space="0" w:color="auto"/>
            <w:right w:val="none" w:sz="0" w:space="0" w:color="auto"/>
          </w:divBdr>
        </w:div>
        <w:div w:id="1087731976">
          <w:marLeft w:val="640"/>
          <w:marRight w:val="0"/>
          <w:marTop w:val="0"/>
          <w:marBottom w:val="0"/>
          <w:divBdr>
            <w:top w:val="none" w:sz="0" w:space="0" w:color="auto"/>
            <w:left w:val="none" w:sz="0" w:space="0" w:color="auto"/>
            <w:bottom w:val="none" w:sz="0" w:space="0" w:color="auto"/>
            <w:right w:val="none" w:sz="0" w:space="0" w:color="auto"/>
          </w:divBdr>
        </w:div>
        <w:div w:id="1267734252">
          <w:marLeft w:val="640"/>
          <w:marRight w:val="0"/>
          <w:marTop w:val="0"/>
          <w:marBottom w:val="0"/>
          <w:divBdr>
            <w:top w:val="none" w:sz="0" w:space="0" w:color="auto"/>
            <w:left w:val="none" w:sz="0" w:space="0" w:color="auto"/>
            <w:bottom w:val="none" w:sz="0" w:space="0" w:color="auto"/>
            <w:right w:val="none" w:sz="0" w:space="0" w:color="auto"/>
          </w:divBdr>
        </w:div>
        <w:div w:id="1941796729">
          <w:marLeft w:val="640"/>
          <w:marRight w:val="0"/>
          <w:marTop w:val="0"/>
          <w:marBottom w:val="0"/>
          <w:divBdr>
            <w:top w:val="none" w:sz="0" w:space="0" w:color="auto"/>
            <w:left w:val="none" w:sz="0" w:space="0" w:color="auto"/>
            <w:bottom w:val="none" w:sz="0" w:space="0" w:color="auto"/>
            <w:right w:val="none" w:sz="0" w:space="0" w:color="auto"/>
          </w:divBdr>
        </w:div>
        <w:div w:id="194465264">
          <w:marLeft w:val="640"/>
          <w:marRight w:val="0"/>
          <w:marTop w:val="0"/>
          <w:marBottom w:val="0"/>
          <w:divBdr>
            <w:top w:val="none" w:sz="0" w:space="0" w:color="auto"/>
            <w:left w:val="none" w:sz="0" w:space="0" w:color="auto"/>
            <w:bottom w:val="none" w:sz="0" w:space="0" w:color="auto"/>
            <w:right w:val="none" w:sz="0" w:space="0" w:color="auto"/>
          </w:divBdr>
        </w:div>
        <w:div w:id="569770137">
          <w:marLeft w:val="640"/>
          <w:marRight w:val="0"/>
          <w:marTop w:val="0"/>
          <w:marBottom w:val="0"/>
          <w:divBdr>
            <w:top w:val="none" w:sz="0" w:space="0" w:color="auto"/>
            <w:left w:val="none" w:sz="0" w:space="0" w:color="auto"/>
            <w:bottom w:val="none" w:sz="0" w:space="0" w:color="auto"/>
            <w:right w:val="none" w:sz="0" w:space="0" w:color="auto"/>
          </w:divBdr>
        </w:div>
        <w:div w:id="1886944358">
          <w:marLeft w:val="640"/>
          <w:marRight w:val="0"/>
          <w:marTop w:val="0"/>
          <w:marBottom w:val="0"/>
          <w:divBdr>
            <w:top w:val="none" w:sz="0" w:space="0" w:color="auto"/>
            <w:left w:val="none" w:sz="0" w:space="0" w:color="auto"/>
            <w:bottom w:val="none" w:sz="0" w:space="0" w:color="auto"/>
            <w:right w:val="none" w:sz="0" w:space="0" w:color="auto"/>
          </w:divBdr>
        </w:div>
        <w:div w:id="2090812569">
          <w:marLeft w:val="640"/>
          <w:marRight w:val="0"/>
          <w:marTop w:val="0"/>
          <w:marBottom w:val="0"/>
          <w:divBdr>
            <w:top w:val="none" w:sz="0" w:space="0" w:color="auto"/>
            <w:left w:val="none" w:sz="0" w:space="0" w:color="auto"/>
            <w:bottom w:val="none" w:sz="0" w:space="0" w:color="auto"/>
            <w:right w:val="none" w:sz="0" w:space="0" w:color="auto"/>
          </w:divBdr>
        </w:div>
        <w:div w:id="827091521">
          <w:marLeft w:val="640"/>
          <w:marRight w:val="0"/>
          <w:marTop w:val="0"/>
          <w:marBottom w:val="0"/>
          <w:divBdr>
            <w:top w:val="none" w:sz="0" w:space="0" w:color="auto"/>
            <w:left w:val="none" w:sz="0" w:space="0" w:color="auto"/>
            <w:bottom w:val="none" w:sz="0" w:space="0" w:color="auto"/>
            <w:right w:val="none" w:sz="0" w:space="0" w:color="auto"/>
          </w:divBdr>
        </w:div>
        <w:div w:id="1890921974">
          <w:marLeft w:val="640"/>
          <w:marRight w:val="0"/>
          <w:marTop w:val="0"/>
          <w:marBottom w:val="0"/>
          <w:divBdr>
            <w:top w:val="none" w:sz="0" w:space="0" w:color="auto"/>
            <w:left w:val="none" w:sz="0" w:space="0" w:color="auto"/>
            <w:bottom w:val="none" w:sz="0" w:space="0" w:color="auto"/>
            <w:right w:val="none" w:sz="0" w:space="0" w:color="auto"/>
          </w:divBdr>
        </w:div>
        <w:div w:id="1398014565">
          <w:marLeft w:val="640"/>
          <w:marRight w:val="0"/>
          <w:marTop w:val="0"/>
          <w:marBottom w:val="0"/>
          <w:divBdr>
            <w:top w:val="none" w:sz="0" w:space="0" w:color="auto"/>
            <w:left w:val="none" w:sz="0" w:space="0" w:color="auto"/>
            <w:bottom w:val="none" w:sz="0" w:space="0" w:color="auto"/>
            <w:right w:val="none" w:sz="0" w:space="0" w:color="auto"/>
          </w:divBdr>
        </w:div>
        <w:div w:id="1828209878">
          <w:marLeft w:val="640"/>
          <w:marRight w:val="0"/>
          <w:marTop w:val="0"/>
          <w:marBottom w:val="0"/>
          <w:divBdr>
            <w:top w:val="none" w:sz="0" w:space="0" w:color="auto"/>
            <w:left w:val="none" w:sz="0" w:space="0" w:color="auto"/>
            <w:bottom w:val="none" w:sz="0" w:space="0" w:color="auto"/>
            <w:right w:val="none" w:sz="0" w:space="0" w:color="auto"/>
          </w:divBdr>
        </w:div>
        <w:div w:id="1374499203">
          <w:marLeft w:val="640"/>
          <w:marRight w:val="0"/>
          <w:marTop w:val="0"/>
          <w:marBottom w:val="0"/>
          <w:divBdr>
            <w:top w:val="none" w:sz="0" w:space="0" w:color="auto"/>
            <w:left w:val="none" w:sz="0" w:space="0" w:color="auto"/>
            <w:bottom w:val="none" w:sz="0" w:space="0" w:color="auto"/>
            <w:right w:val="none" w:sz="0" w:space="0" w:color="auto"/>
          </w:divBdr>
        </w:div>
        <w:div w:id="206769276">
          <w:marLeft w:val="640"/>
          <w:marRight w:val="0"/>
          <w:marTop w:val="0"/>
          <w:marBottom w:val="0"/>
          <w:divBdr>
            <w:top w:val="none" w:sz="0" w:space="0" w:color="auto"/>
            <w:left w:val="none" w:sz="0" w:space="0" w:color="auto"/>
            <w:bottom w:val="none" w:sz="0" w:space="0" w:color="auto"/>
            <w:right w:val="none" w:sz="0" w:space="0" w:color="auto"/>
          </w:divBdr>
        </w:div>
        <w:div w:id="155877165">
          <w:marLeft w:val="640"/>
          <w:marRight w:val="0"/>
          <w:marTop w:val="0"/>
          <w:marBottom w:val="0"/>
          <w:divBdr>
            <w:top w:val="none" w:sz="0" w:space="0" w:color="auto"/>
            <w:left w:val="none" w:sz="0" w:space="0" w:color="auto"/>
            <w:bottom w:val="none" w:sz="0" w:space="0" w:color="auto"/>
            <w:right w:val="none" w:sz="0" w:space="0" w:color="auto"/>
          </w:divBdr>
        </w:div>
        <w:div w:id="411048311">
          <w:marLeft w:val="640"/>
          <w:marRight w:val="0"/>
          <w:marTop w:val="0"/>
          <w:marBottom w:val="0"/>
          <w:divBdr>
            <w:top w:val="none" w:sz="0" w:space="0" w:color="auto"/>
            <w:left w:val="none" w:sz="0" w:space="0" w:color="auto"/>
            <w:bottom w:val="none" w:sz="0" w:space="0" w:color="auto"/>
            <w:right w:val="none" w:sz="0" w:space="0" w:color="auto"/>
          </w:divBdr>
        </w:div>
        <w:div w:id="73749173">
          <w:marLeft w:val="640"/>
          <w:marRight w:val="0"/>
          <w:marTop w:val="0"/>
          <w:marBottom w:val="0"/>
          <w:divBdr>
            <w:top w:val="none" w:sz="0" w:space="0" w:color="auto"/>
            <w:left w:val="none" w:sz="0" w:space="0" w:color="auto"/>
            <w:bottom w:val="none" w:sz="0" w:space="0" w:color="auto"/>
            <w:right w:val="none" w:sz="0" w:space="0" w:color="auto"/>
          </w:divBdr>
        </w:div>
        <w:div w:id="277301513">
          <w:marLeft w:val="640"/>
          <w:marRight w:val="0"/>
          <w:marTop w:val="0"/>
          <w:marBottom w:val="0"/>
          <w:divBdr>
            <w:top w:val="none" w:sz="0" w:space="0" w:color="auto"/>
            <w:left w:val="none" w:sz="0" w:space="0" w:color="auto"/>
            <w:bottom w:val="none" w:sz="0" w:space="0" w:color="auto"/>
            <w:right w:val="none" w:sz="0" w:space="0" w:color="auto"/>
          </w:divBdr>
        </w:div>
        <w:div w:id="179979510">
          <w:marLeft w:val="640"/>
          <w:marRight w:val="0"/>
          <w:marTop w:val="0"/>
          <w:marBottom w:val="0"/>
          <w:divBdr>
            <w:top w:val="none" w:sz="0" w:space="0" w:color="auto"/>
            <w:left w:val="none" w:sz="0" w:space="0" w:color="auto"/>
            <w:bottom w:val="none" w:sz="0" w:space="0" w:color="auto"/>
            <w:right w:val="none" w:sz="0" w:space="0" w:color="auto"/>
          </w:divBdr>
        </w:div>
        <w:div w:id="512112551">
          <w:marLeft w:val="640"/>
          <w:marRight w:val="0"/>
          <w:marTop w:val="0"/>
          <w:marBottom w:val="0"/>
          <w:divBdr>
            <w:top w:val="none" w:sz="0" w:space="0" w:color="auto"/>
            <w:left w:val="none" w:sz="0" w:space="0" w:color="auto"/>
            <w:bottom w:val="none" w:sz="0" w:space="0" w:color="auto"/>
            <w:right w:val="none" w:sz="0" w:space="0" w:color="auto"/>
          </w:divBdr>
        </w:div>
        <w:div w:id="531381984">
          <w:marLeft w:val="640"/>
          <w:marRight w:val="0"/>
          <w:marTop w:val="0"/>
          <w:marBottom w:val="0"/>
          <w:divBdr>
            <w:top w:val="none" w:sz="0" w:space="0" w:color="auto"/>
            <w:left w:val="none" w:sz="0" w:space="0" w:color="auto"/>
            <w:bottom w:val="none" w:sz="0" w:space="0" w:color="auto"/>
            <w:right w:val="none" w:sz="0" w:space="0" w:color="auto"/>
          </w:divBdr>
        </w:div>
        <w:div w:id="814028934">
          <w:marLeft w:val="640"/>
          <w:marRight w:val="0"/>
          <w:marTop w:val="0"/>
          <w:marBottom w:val="0"/>
          <w:divBdr>
            <w:top w:val="none" w:sz="0" w:space="0" w:color="auto"/>
            <w:left w:val="none" w:sz="0" w:space="0" w:color="auto"/>
            <w:bottom w:val="none" w:sz="0" w:space="0" w:color="auto"/>
            <w:right w:val="none" w:sz="0" w:space="0" w:color="auto"/>
          </w:divBdr>
        </w:div>
        <w:div w:id="1496916027">
          <w:marLeft w:val="640"/>
          <w:marRight w:val="0"/>
          <w:marTop w:val="0"/>
          <w:marBottom w:val="0"/>
          <w:divBdr>
            <w:top w:val="none" w:sz="0" w:space="0" w:color="auto"/>
            <w:left w:val="none" w:sz="0" w:space="0" w:color="auto"/>
            <w:bottom w:val="none" w:sz="0" w:space="0" w:color="auto"/>
            <w:right w:val="none" w:sz="0" w:space="0" w:color="auto"/>
          </w:divBdr>
        </w:div>
        <w:div w:id="405690791">
          <w:marLeft w:val="640"/>
          <w:marRight w:val="0"/>
          <w:marTop w:val="0"/>
          <w:marBottom w:val="0"/>
          <w:divBdr>
            <w:top w:val="none" w:sz="0" w:space="0" w:color="auto"/>
            <w:left w:val="none" w:sz="0" w:space="0" w:color="auto"/>
            <w:bottom w:val="none" w:sz="0" w:space="0" w:color="auto"/>
            <w:right w:val="none" w:sz="0" w:space="0" w:color="auto"/>
          </w:divBdr>
        </w:div>
        <w:div w:id="2128113644">
          <w:marLeft w:val="640"/>
          <w:marRight w:val="0"/>
          <w:marTop w:val="0"/>
          <w:marBottom w:val="0"/>
          <w:divBdr>
            <w:top w:val="none" w:sz="0" w:space="0" w:color="auto"/>
            <w:left w:val="none" w:sz="0" w:space="0" w:color="auto"/>
            <w:bottom w:val="none" w:sz="0" w:space="0" w:color="auto"/>
            <w:right w:val="none" w:sz="0" w:space="0" w:color="auto"/>
          </w:divBdr>
        </w:div>
        <w:div w:id="1747604929">
          <w:marLeft w:val="640"/>
          <w:marRight w:val="0"/>
          <w:marTop w:val="0"/>
          <w:marBottom w:val="0"/>
          <w:divBdr>
            <w:top w:val="none" w:sz="0" w:space="0" w:color="auto"/>
            <w:left w:val="none" w:sz="0" w:space="0" w:color="auto"/>
            <w:bottom w:val="none" w:sz="0" w:space="0" w:color="auto"/>
            <w:right w:val="none" w:sz="0" w:space="0" w:color="auto"/>
          </w:divBdr>
        </w:div>
        <w:div w:id="2058041964">
          <w:marLeft w:val="640"/>
          <w:marRight w:val="0"/>
          <w:marTop w:val="0"/>
          <w:marBottom w:val="0"/>
          <w:divBdr>
            <w:top w:val="none" w:sz="0" w:space="0" w:color="auto"/>
            <w:left w:val="none" w:sz="0" w:space="0" w:color="auto"/>
            <w:bottom w:val="none" w:sz="0" w:space="0" w:color="auto"/>
            <w:right w:val="none" w:sz="0" w:space="0" w:color="auto"/>
          </w:divBdr>
        </w:div>
        <w:div w:id="1330870367">
          <w:marLeft w:val="640"/>
          <w:marRight w:val="0"/>
          <w:marTop w:val="0"/>
          <w:marBottom w:val="0"/>
          <w:divBdr>
            <w:top w:val="none" w:sz="0" w:space="0" w:color="auto"/>
            <w:left w:val="none" w:sz="0" w:space="0" w:color="auto"/>
            <w:bottom w:val="none" w:sz="0" w:space="0" w:color="auto"/>
            <w:right w:val="none" w:sz="0" w:space="0" w:color="auto"/>
          </w:divBdr>
        </w:div>
        <w:div w:id="109277374">
          <w:marLeft w:val="640"/>
          <w:marRight w:val="0"/>
          <w:marTop w:val="0"/>
          <w:marBottom w:val="0"/>
          <w:divBdr>
            <w:top w:val="none" w:sz="0" w:space="0" w:color="auto"/>
            <w:left w:val="none" w:sz="0" w:space="0" w:color="auto"/>
            <w:bottom w:val="none" w:sz="0" w:space="0" w:color="auto"/>
            <w:right w:val="none" w:sz="0" w:space="0" w:color="auto"/>
          </w:divBdr>
        </w:div>
        <w:div w:id="1538547381">
          <w:marLeft w:val="640"/>
          <w:marRight w:val="0"/>
          <w:marTop w:val="0"/>
          <w:marBottom w:val="0"/>
          <w:divBdr>
            <w:top w:val="none" w:sz="0" w:space="0" w:color="auto"/>
            <w:left w:val="none" w:sz="0" w:space="0" w:color="auto"/>
            <w:bottom w:val="none" w:sz="0" w:space="0" w:color="auto"/>
            <w:right w:val="none" w:sz="0" w:space="0" w:color="auto"/>
          </w:divBdr>
        </w:div>
        <w:div w:id="1641034802">
          <w:marLeft w:val="640"/>
          <w:marRight w:val="0"/>
          <w:marTop w:val="0"/>
          <w:marBottom w:val="0"/>
          <w:divBdr>
            <w:top w:val="none" w:sz="0" w:space="0" w:color="auto"/>
            <w:left w:val="none" w:sz="0" w:space="0" w:color="auto"/>
            <w:bottom w:val="none" w:sz="0" w:space="0" w:color="auto"/>
            <w:right w:val="none" w:sz="0" w:space="0" w:color="auto"/>
          </w:divBdr>
        </w:div>
        <w:div w:id="111168568">
          <w:marLeft w:val="640"/>
          <w:marRight w:val="0"/>
          <w:marTop w:val="0"/>
          <w:marBottom w:val="0"/>
          <w:divBdr>
            <w:top w:val="none" w:sz="0" w:space="0" w:color="auto"/>
            <w:left w:val="none" w:sz="0" w:space="0" w:color="auto"/>
            <w:bottom w:val="none" w:sz="0" w:space="0" w:color="auto"/>
            <w:right w:val="none" w:sz="0" w:space="0" w:color="auto"/>
          </w:divBdr>
        </w:div>
        <w:div w:id="561448607">
          <w:marLeft w:val="640"/>
          <w:marRight w:val="0"/>
          <w:marTop w:val="0"/>
          <w:marBottom w:val="0"/>
          <w:divBdr>
            <w:top w:val="none" w:sz="0" w:space="0" w:color="auto"/>
            <w:left w:val="none" w:sz="0" w:space="0" w:color="auto"/>
            <w:bottom w:val="none" w:sz="0" w:space="0" w:color="auto"/>
            <w:right w:val="none" w:sz="0" w:space="0" w:color="auto"/>
          </w:divBdr>
        </w:div>
        <w:div w:id="419721201">
          <w:marLeft w:val="640"/>
          <w:marRight w:val="0"/>
          <w:marTop w:val="0"/>
          <w:marBottom w:val="0"/>
          <w:divBdr>
            <w:top w:val="none" w:sz="0" w:space="0" w:color="auto"/>
            <w:left w:val="none" w:sz="0" w:space="0" w:color="auto"/>
            <w:bottom w:val="none" w:sz="0" w:space="0" w:color="auto"/>
            <w:right w:val="none" w:sz="0" w:space="0" w:color="auto"/>
          </w:divBdr>
        </w:div>
        <w:div w:id="147016967">
          <w:marLeft w:val="640"/>
          <w:marRight w:val="0"/>
          <w:marTop w:val="0"/>
          <w:marBottom w:val="0"/>
          <w:divBdr>
            <w:top w:val="none" w:sz="0" w:space="0" w:color="auto"/>
            <w:left w:val="none" w:sz="0" w:space="0" w:color="auto"/>
            <w:bottom w:val="none" w:sz="0" w:space="0" w:color="auto"/>
            <w:right w:val="none" w:sz="0" w:space="0" w:color="auto"/>
          </w:divBdr>
        </w:div>
        <w:div w:id="396250290">
          <w:marLeft w:val="640"/>
          <w:marRight w:val="0"/>
          <w:marTop w:val="0"/>
          <w:marBottom w:val="0"/>
          <w:divBdr>
            <w:top w:val="none" w:sz="0" w:space="0" w:color="auto"/>
            <w:left w:val="none" w:sz="0" w:space="0" w:color="auto"/>
            <w:bottom w:val="none" w:sz="0" w:space="0" w:color="auto"/>
            <w:right w:val="none" w:sz="0" w:space="0" w:color="auto"/>
          </w:divBdr>
        </w:div>
        <w:div w:id="1492330007">
          <w:marLeft w:val="640"/>
          <w:marRight w:val="0"/>
          <w:marTop w:val="0"/>
          <w:marBottom w:val="0"/>
          <w:divBdr>
            <w:top w:val="none" w:sz="0" w:space="0" w:color="auto"/>
            <w:left w:val="none" w:sz="0" w:space="0" w:color="auto"/>
            <w:bottom w:val="none" w:sz="0" w:space="0" w:color="auto"/>
            <w:right w:val="none" w:sz="0" w:space="0" w:color="auto"/>
          </w:divBdr>
        </w:div>
        <w:div w:id="1531606268">
          <w:marLeft w:val="640"/>
          <w:marRight w:val="0"/>
          <w:marTop w:val="0"/>
          <w:marBottom w:val="0"/>
          <w:divBdr>
            <w:top w:val="none" w:sz="0" w:space="0" w:color="auto"/>
            <w:left w:val="none" w:sz="0" w:space="0" w:color="auto"/>
            <w:bottom w:val="none" w:sz="0" w:space="0" w:color="auto"/>
            <w:right w:val="none" w:sz="0" w:space="0" w:color="auto"/>
          </w:divBdr>
        </w:div>
        <w:div w:id="156772810">
          <w:marLeft w:val="640"/>
          <w:marRight w:val="0"/>
          <w:marTop w:val="0"/>
          <w:marBottom w:val="0"/>
          <w:divBdr>
            <w:top w:val="none" w:sz="0" w:space="0" w:color="auto"/>
            <w:left w:val="none" w:sz="0" w:space="0" w:color="auto"/>
            <w:bottom w:val="none" w:sz="0" w:space="0" w:color="auto"/>
            <w:right w:val="none" w:sz="0" w:space="0" w:color="auto"/>
          </w:divBdr>
        </w:div>
        <w:div w:id="865367843">
          <w:marLeft w:val="640"/>
          <w:marRight w:val="0"/>
          <w:marTop w:val="0"/>
          <w:marBottom w:val="0"/>
          <w:divBdr>
            <w:top w:val="none" w:sz="0" w:space="0" w:color="auto"/>
            <w:left w:val="none" w:sz="0" w:space="0" w:color="auto"/>
            <w:bottom w:val="none" w:sz="0" w:space="0" w:color="auto"/>
            <w:right w:val="none" w:sz="0" w:space="0" w:color="auto"/>
          </w:divBdr>
        </w:div>
        <w:div w:id="344134664">
          <w:marLeft w:val="640"/>
          <w:marRight w:val="0"/>
          <w:marTop w:val="0"/>
          <w:marBottom w:val="0"/>
          <w:divBdr>
            <w:top w:val="none" w:sz="0" w:space="0" w:color="auto"/>
            <w:left w:val="none" w:sz="0" w:space="0" w:color="auto"/>
            <w:bottom w:val="none" w:sz="0" w:space="0" w:color="auto"/>
            <w:right w:val="none" w:sz="0" w:space="0" w:color="auto"/>
          </w:divBdr>
        </w:div>
        <w:div w:id="2001541239">
          <w:marLeft w:val="640"/>
          <w:marRight w:val="0"/>
          <w:marTop w:val="0"/>
          <w:marBottom w:val="0"/>
          <w:divBdr>
            <w:top w:val="none" w:sz="0" w:space="0" w:color="auto"/>
            <w:left w:val="none" w:sz="0" w:space="0" w:color="auto"/>
            <w:bottom w:val="none" w:sz="0" w:space="0" w:color="auto"/>
            <w:right w:val="none" w:sz="0" w:space="0" w:color="auto"/>
          </w:divBdr>
        </w:div>
        <w:div w:id="283586473">
          <w:marLeft w:val="640"/>
          <w:marRight w:val="0"/>
          <w:marTop w:val="0"/>
          <w:marBottom w:val="0"/>
          <w:divBdr>
            <w:top w:val="none" w:sz="0" w:space="0" w:color="auto"/>
            <w:left w:val="none" w:sz="0" w:space="0" w:color="auto"/>
            <w:bottom w:val="none" w:sz="0" w:space="0" w:color="auto"/>
            <w:right w:val="none" w:sz="0" w:space="0" w:color="auto"/>
          </w:divBdr>
        </w:div>
        <w:div w:id="1981228422">
          <w:marLeft w:val="640"/>
          <w:marRight w:val="0"/>
          <w:marTop w:val="0"/>
          <w:marBottom w:val="0"/>
          <w:divBdr>
            <w:top w:val="none" w:sz="0" w:space="0" w:color="auto"/>
            <w:left w:val="none" w:sz="0" w:space="0" w:color="auto"/>
            <w:bottom w:val="none" w:sz="0" w:space="0" w:color="auto"/>
            <w:right w:val="none" w:sz="0" w:space="0" w:color="auto"/>
          </w:divBdr>
        </w:div>
        <w:div w:id="527565892">
          <w:marLeft w:val="640"/>
          <w:marRight w:val="0"/>
          <w:marTop w:val="0"/>
          <w:marBottom w:val="0"/>
          <w:divBdr>
            <w:top w:val="none" w:sz="0" w:space="0" w:color="auto"/>
            <w:left w:val="none" w:sz="0" w:space="0" w:color="auto"/>
            <w:bottom w:val="none" w:sz="0" w:space="0" w:color="auto"/>
            <w:right w:val="none" w:sz="0" w:space="0" w:color="auto"/>
          </w:divBdr>
        </w:div>
        <w:div w:id="882600109">
          <w:marLeft w:val="640"/>
          <w:marRight w:val="0"/>
          <w:marTop w:val="0"/>
          <w:marBottom w:val="0"/>
          <w:divBdr>
            <w:top w:val="none" w:sz="0" w:space="0" w:color="auto"/>
            <w:left w:val="none" w:sz="0" w:space="0" w:color="auto"/>
            <w:bottom w:val="none" w:sz="0" w:space="0" w:color="auto"/>
            <w:right w:val="none" w:sz="0" w:space="0" w:color="auto"/>
          </w:divBdr>
        </w:div>
        <w:div w:id="1485009598">
          <w:marLeft w:val="640"/>
          <w:marRight w:val="0"/>
          <w:marTop w:val="0"/>
          <w:marBottom w:val="0"/>
          <w:divBdr>
            <w:top w:val="none" w:sz="0" w:space="0" w:color="auto"/>
            <w:left w:val="none" w:sz="0" w:space="0" w:color="auto"/>
            <w:bottom w:val="none" w:sz="0" w:space="0" w:color="auto"/>
            <w:right w:val="none" w:sz="0" w:space="0" w:color="auto"/>
          </w:divBdr>
        </w:div>
        <w:div w:id="288903902">
          <w:marLeft w:val="640"/>
          <w:marRight w:val="0"/>
          <w:marTop w:val="0"/>
          <w:marBottom w:val="0"/>
          <w:divBdr>
            <w:top w:val="none" w:sz="0" w:space="0" w:color="auto"/>
            <w:left w:val="none" w:sz="0" w:space="0" w:color="auto"/>
            <w:bottom w:val="none" w:sz="0" w:space="0" w:color="auto"/>
            <w:right w:val="none" w:sz="0" w:space="0" w:color="auto"/>
          </w:divBdr>
        </w:div>
        <w:div w:id="718361791">
          <w:marLeft w:val="640"/>
          <w:marRight w:val="0"/>
          <w:marTop w:val="0"/>
          <w:marBottom w:val="0"/>
          <w:divBdr>
            <w:top w:val="none" w:sz="0" w:space="0" w:color="auto"/>
            <w:left w:val="none" w:sz="0" w:space="0" w:color="auto"/>
            <w:bottom w:val="none" w:sz="0" w:space="0" w:color="auto"/>
            <w:right w:val="none" w:sz="0" w:space="0" w:color="auto"/>
          </w:divBdr>
        </w:div>
        <w:div w:id="1468281151">
          <w:marLeft w:val="640"/>
          <w:marRight w:val="0"/>
          <w:marTop w:val="0"/>
          <w:marBottom w:val="0"/>
          <w:divBdr>
            <w:top w:val="none" w:sz="0" w:space="0" w:color="auto"/>
            <w:left w:val="none" w:sz="0" w:space="0" w:color="auto"/>
            <w:bottom w:val="none" w:sz="0" w:space="0" w:color="auto"/>
            <w:right w:val="none" w:sz="0" w:space="0" w:color="auto"/>
          </w:divBdr>
        </w:div>
        <w:div w:id="1197696034">
          <w:marLeft w:val="640"/>
          <w:marRight w:val="0"/>
          <w:marTop w:val="0"/>
          <w:marBottom w:val="0"/>
          <w:divBdr>
            <w:top w:val="none" w:sz="0" w:space="0" w:color="auto"/>
            <w:left w:val="none" w:sz="0" w:space="0" w:color="auto"/>
            <w:bottom w:val="none" w:sz="0" w:space="0" w:color="auto"/>
            <w:right w:val="none" w:sz="0" w:space="0" w:color="auto"/>
          </w:divBdr>
        </w:div>
        <w:div w:id="497383053">
          <w:marLeft w:val="640"/>
          <w:marRight w:val="0"/>
          <w:marTop w:val="0"/>
          <w:marBottom w:val="0"/>
          <w:divBdr>
            <w:top w:val="none" w:sz="0" w:space="0" w:color="auto"/>
            <w:left w:val="none" w:sz="0" w:space="0" w:color="auto"/>
            <w:bottom w:val="none" w:sz="0" w:space="0" w:color="auto"/>
            <w:right w:val="none" w:sz="0" w:space="0" w:color="auto"/>
          </w:divBdr>
        </w:div>
        <w:div w:id="643892460">
          <w:marLeft w:val="640"/>
          <w:marRight w:val="0"/>
          <w:marTop w:val="0"/>
          <w:marBottom w:val="0"/>
          <w:divBdr>
            <w:top w:val="none" w:sz="0" w:space="0" w:color="auto"/>
            <w:left w:val="none" w:sz="0" w:space="0" w:color="auto"/>
            <w:bottom w:val="none" w:sz="0" w:space="0" w:color="auto"/>
            <w:right w:val="none" w:sz="0" w:space="0" w:color="auto"/>
          </w:divBdr>
        </w:div>
        <w:div w:id="1368218801">
          <w:marLeft w:val="640"/>
          <w:marRight w:val="0"/>
          <w:marTop w:val="0"/>
          <w:marBottom w:val="0"/>
          <w:divBdr>
            <w:top w:val="none" w:sz="0" w:space="0" w:color="auto"/>
            <w:left w:val="none" w:sz="0" w:space="0" w:color="auto"/>
            <w:bottom w:val="none" w:sz="0" w:space="0" w:color="auto"/>
            <w:right w:val="none" w:sz="0" w:space="0" w:color="auto"/>
          </w:divBdr>
        </w:div>
        <w:div w:id="265115851">
          <w:marLeft w:val="640"/>
          <w:marRight w:val="0"/>
          <w:marTop w:val="0"/>
          <w:marBottom w:val="0"/>
          <w:divBdr>
            <w:top w:val="none" w:sz="0" w:space="0" w:color="auto"/>
            <w:left w:val="none" w:sz="0" w:space="0" w:color="auto"/>
            <w:bottom w:val="none" w:sz="0" w:space="0" w:color="auto"/>
            <w:right w:val="none" w:sz="0" w:space="0" w:color="auto"/>
          </w:divBdr>
        </w:div>
        <w:div w:id="280260861">
          <w:marLeft w:val="640"/>
          <w:marRight w:val="0"/>
          <w:marTop w:val="0"/>
          <w:marBottom w:val="0"/>
          <w:divBdr>
            <w:top w:val="none" w:sz="0" w:space="0" w:color="auto"/>
            <w:left w:val="none" w:sz="0" w:space="0" w:color="auto"/>
            <w:bottom w:val="none" w:sz="0" w:space="0" w:color="auto"/>
            <w:right w:val="none" w:sz="0" w:space="0" w:color="auto"/>
          </w:divBdr>
        </w:div>
        <w:div w:id="1345938764">
          <w:marLeft w:val="640"/>
          <w:marRight w:val="0"/>
          <w:marTop w:val="0"/>
          <w:marBottom w:val="0"/>
          <w:divBdr>
            <w:top w:val="none" w:sz="0" w:space="0" w:color="auto"/>
            <w:left w:val="none" w:sz="0" w:space="0" w:color="auto"/>
            <w:bottom w:val="none" w:sz="0" w:space="0" w:color="auto"/>
            <w:right w:val="none" w:sz="0" w:space="0" w:color="auto"/>
          </w:divBdr>
        </w:div>
        <w:div w:id="881787216">
          <w:marLeft w:val="640"/>
          <w:marRight w:val="0"/>
          <w:marTop w:val="0"/>
          <w:marBottom w:val="0"/>
          <w:divBdr>
            <w:top w:val="none" w:sz="0" w:space="0" w:color="auto"/>
            <w:left w:val="none" w:sz="0" w:space="0" w:color="auto"/>
            <w:bottom w:val="none" w:sz="0" w:space="0" w:color="auto"/>
            <w:right w:val="none" w:sz="0" w:space="0" w:color="auto"/>
          </w:divBdr>
        </w:div>
        <w:div w:id="1595288171">
          <w:marLeft w:val="640"/>
          <w:marRight w:val="0"/>
          <w:marTop w:val="0"/>
          <w:marBottom w:val="0"/>
          <w:divBdr>
            <w:top w:val="none" w:sz="0" w:space="0" w:color="auto"/>
            <w:left w:val="none" w:sz="0" w:space="0" w:color="auto"/>
            <w:bottom w:val="none" w:sz="0" w:space="0" w:color="auto"/>
            <w:right w:val="none" w:sz="0" w:space="0" w:color="auto"/>
          </w:divBdr>
        </w:div>
        <w:div w:id="1374769627">
          <w:marLeft w:val="640"/>
          <w:marRight w:val="0"/>
          <w:marTop w:val="0"/>
          <w:marBottom w:val="0"/>
          <w:divBdr>
            <w:top w:val="none" w:sz="0" w:space="0" w:color="auto"/>
            <w:left w:val="none" w:sz="0" w:space="0" w:color="auto"/>
            <w:bottom w:val="none" w:sz="0" w:space="0" w:color="auto"/>
            <w:right w:val="none" w:sz="0" w:space="0" w:color="auto"/>
          </w:divBdr>
        </w:div>
      </w:divsChild>
    </w:div>
    <w:div w:id="1887260037">
      <w:bodyDiv w:val="1"/>
      <w:marLeft w:val="0"/>
      <w:marRight w:val="0"/>
      <w:marTop w:val="0"/>
      <w:marBottom w:val="0"/>
      <w:divBdr>
        <w:top w:val="none" w:sz="0" w:space="0" w:color="auto"/>
        <w:left w:val="none" w:sz="0" w:space="0" w:color="auto"/>
        <w:bottom w:val="none" w:sz="0" w:space="0" w:color="auto"/>
        <w:right w:val="none" w:sz="0" w:space="0" w:color="auto"/>
      </w:divBdr>
      <w:divsChild>
        <w:div w:id="302194472">
          <w:marLeft w:val="640"/>
          <w:marRight w:val="0"/>
          <w:marTop w:val="0"/>
          <w:marBottom w:val="0"/>
          <w:divBdr>
            <w:top w:val="none" w:sz="0" w:space="0" w:color="auto"/>
            <w:left w:val="none" w:sz="0" w:space="0" w:color="auto"/>
            <w:bottom w:val="none" w:sz="0" w:space="0" w:color="auto"/>
            <w:right w:val="none" w:sz="0" w:space="0" w:color="auto"/>
          </w:divBdr>
        </w:div>
        <w:div w:id="1077824498">
          <w:marLeft w:val="640"/>
          <w:marRight w:val="0"/>
          <w:marTop w:val="0"/>
          <w:marBottom w:val="0"/>
          <w:divBdr>
            <w:top w:val="none" w:sz="0" w:space="0" w:color="auto"/>
            <w:left w:val="none" w:sz="0" w:space="0" w:color="auto"/>
            <w:bottom w:val="none" w:sz="0" w:space="0" w:color="auto"/>
            <w:right w:val="none" w:sz="0" w:space="0" w:color="auto"/>
          </w:divBdr>
        </w:div>
        <w:div w:id="250163778">
          <w:marLeft w:val="640"/>
          <w:marRight w:val="0"/>
          <w:marTop w:val="0"/>
          <w:marBottom w:val="0"/>
          <w:divBdr>
            <w:top w:val="none" w:sz="0" w:space="0" w:color="auto"/>
            <w:left w:val="none" w:sz="0" w:space="0" w:color="auto"/>
            <w:bottom w:val="none" w:sz="0" w:space="0" w:color="auto"/>
            <w:right w:val="none" w:sz="0" w:space="0" w:color="auto"/>
          </w:divBdr>
        </w:div>
        <w:div w:id="661738788">
          <w:marLeft w:val="640"/>
          <w:marRight w:val="0"/>
          <w:marTop w:val="0"/>
          <w:marBottom w:val="0"/>
          <w:divBdr>
            <w:top w:val="none" w:sz="0" w:space="0" w:color="auto"/>
            <w:left w:val="none" w:sz="0" w:space="0" w:color="auto"/>
            <w:bottom w:val="none" w:sz="0" w:space="0" w:color="auto"/>
            <w:right w:val="none" w:sz="0" w:space="0" w:color="auto"/>
          </w:divBdr>
        </w:div>
        <w:div w:id="1662002290">
          <w:marLeft w:val="640"/>
          <w:marRight w:val="0"/>
          <w:marTop w:val="0"/>
          <w:marBottom w:val="0"/>
          <w:divBdr>
            <w:top w:val="none" w:sz="0" w:space="0" w:color="auto"/>
            <w:left w:val="none" w:sz="0" w:space="0" w:color="auto"/>
            <w:bottom w:val="none" w:sz="0" w:space="0" w:color="auto"/>
            <w:right w:val="none" w:sz="0" w:space="0" w:color="auto"/>
          </w:divBdr>
        </w:div>
        <w:div w:id="1222248051">
          <w:marLeft w:val="640"/>
          <w:marRight w:val="0"/>
          <w:marTop w:val="0"/>
          <w:marBottom w:val="0"/>
          <w:divBdr>
            <w:top w:val="none" w:sz="0" w:space="0" w:color="auto"/>
            <w:left w:val="none" w:sz="0" w:space="0" w:color="auto"/>
            <w:bottom w:val="none" w:sz="0" w:space="0" w:color="auto"/>
            <w:right w:val="none" w:sz="0" w:space="0" w:color="auto"/>
          </w:divBdr>
        </w:div>
        <w:div w:id="2135902287">
          <w:marLeft w:val="640"/>
          <w:marRight w:val="0"/>
          <w:marTop w:val="0"/>
          <w:marBottom w:val="0"/>
          <w:divBdr>
            <w:top w:val="none" w:sz="0" w:space="0" w:color="auto"/>
            <w:left w:val="none" w:sz="0" w:space="0" w:color="auto"/>
            <w:bottom w:val="none" w:sz="0" w:space="0" w:color="auto"/>
            <w:right w:val="none" w:sz="0" w:space="0" w:color="auto"/>
          </w:divBdr>
        </w:div>
        <w:div w:id="753476064">
          <w:marLeft w:val="640"/>
          <w:marRight w:val="0"/>
          <w:marTop w:val="0"/>
          <w:marBottom w:val="0"/>
          <w:divBdr>
            <w:top w:val="none" w:sz="0" w:space="0" w:color="auto"/>
            <w:left w:val="none" w:sz="0" w:space="0" w:color="auto"/>
            <w:bottom w:val="none" w:sz="0" w:space="0" w:color="auto"/>
            <w:right w:val="none" w:sz="0" w:space="0" w:color="auto"/>
          </w:divBdr>
        </w:div>
        <w:div w:id="796684732">
          <w:marLeft w:val="640"/>
          <w:marRight w:val="0"/>
          <w:marTop w:val="0"/>
          <w:marBottom w:val="0"/>
          <w:divBdr>
            <w:top w:val="none" w:sz="0" w:space="0" w:color="auto"/>
            <w:left w:val="none" w:sz="0" w:space="0" w:color="auto"/>
            <w:bottom w:val="none" w:sz="0" w:space="0" w:color="auto"/>
            <w:right w:val="none" w:sz="0" w:space="0" w:color="auto"/>
          </w:divBdr>
        </w:div>
        <w:div w:id="1573345556">
          <w:marLeft w:val="640"/>
          <w:marRight w:val="0"/>
          <w:marTop w:val="0"/>
          <w:marBottom w:val="0"/>
          <w:divBdr>
            <w:top w:val="none" w:sz="0" w:space="0" w:color="auto"/>
            <w:left w:val="none" w:sz="0" w:space="0" w:color="auto"/>
            <w:bottom w:val="none" w:sz="0" w:space="0" w:color="auto"/>
            <w:right w:val="none" w:sz="0" w:space="0" w:color="auto"/>
          </w:divBdr>
        </w:div>
        <w:div w:id="1866090504">
          <w:marLeft w:val="640"/>
          <w:marRight w:val="0"/>
          <w:marTop w:val="0"/>
          <w:marBottom w:val="0"/>
          <w:divBdr>
            <w:top w:val="none" w:sz="0" w:space="0" w:color="auto"/>
            <w:left w:val="none" w:sz="0" w:space="0" w:color="auto"/>
            <w:bottom w:val="none" w:sz="0" w:space="0" w:color="auto"/>
            <w:right w:val="none" w:sz="0" w:space="0" w:color="auto"/>
          </w:divBdr>
        </w:div>
        <w:div w:id="2040163063">
          <w:marLeft w:val="640"/>
          <w:marRight w:val="0"/>
          <w:marTop w:val="0"/>
          <w:marBottom w:val="0"/>
          <w:divBdr>
            <w:top w:val="none" w:sz="0" w:space="0" w:color="auto"/>
            <w:left w:val="none" w:sz="0" w:space="0" w:color="auto"/>
            <w:bottom w:val="none" w:sz="0" w:space="0" w:color="auto"/>
            <w:right w:val="none" w:sz="0" w:space="0" w:color="auto"/>
          </w:divBdr>
        </w:div>
        <w:div w:id="753478228">
          <w:marLeft w:val="640"/>
          <w:marRight w:val="0"/>
          <w:marTop w:val="0"/>
          <w:marBottom w:val="0"/>
          <w:divBdr>
            <w:top w:val="none" w:sz="0" w:space="0" w:color="auto"/>
            <w:left w:val="none" w:sz="0" w:space="0" w:color="auto"/>
            <w:bottom w:val="none" w:sz="0" w:space="0" w:color="auto"/>
            <w:right w:val="none" w:sz="0" w:space="0" w:color="auto"/>
          </w:divBdr>
        </w:div>
        <w:div w:id="1661883266">
          <w:marLeft w:val="640"/>
          <w:marRight w:val="0"/>
          <w:marTop w:val="0"/>
          <w:marBottom w:val="0"/>
          <w:divBdr>
            <w:top w:val="none" w:sz="0" w:space="0" w:color="auto"/>
            <w:left w:val="none" w:sz="0" w:space="0" w:color="auto"/>
            <w:bottom w:val="none" w:sz="0" w:space="0" w:color="auto"/>
            <w:right w:val="none" w:sz="0" w:space="0" w:color="auto"/>
          </w:divBdr>
        </w:div>
        <w:div w:id="837353783">
          <w:marLeft w:val="640"/>
          <w:marRight w:val="0"/>
          <w:marTop w:val="0"/>
          <w:marBottom w:val="0"/>
          <w:divBdr>
            <w:top w:val="none" w:sz="0" w:space="0" w:color="auto"/>
            <w:left w:val="none" w:sz="0" w:space="0" w:color="auto"/>
            <w:bottom w:val="none" w:sz="0" w:space="0" w:color="auto"/>
            <w:right w:val="none" w:sz="0" w:space="0" w:color="auto"/>
          </w:divBdr>
        </w:div>
        <w:div w:id="289553140">
          <w:marLeft w:val="640"/>
          <w:marRight w:val="0"/>
          <w:marTop w:val="0"/>
          <w:marBottom w:val="0"/>
          <w:divBdr>
            <w:top w:val="none" w:sz="0" w:space="0" w:color="auto"/>
            <w:left w:val="none" w:sz="0" w:space="0" w:color="auto"/>
            <w:bottom w:val="none" w:sz="0" w:space="0" w:color="auto"/>
            <w:right w:val="none" w:sz="0" w:space="0" w:color="auto"/>
          </w:divBdr>
        </w:div>
        <w:div w:id="1090470120">
          <w:marLeft w:val="640"/>
          <w:marRight w:val="0"/>
          <w:marTop w:val="0"/>
          <w:marBottom w:val="0"/>
          <w:divBdr>
            <w:top w:val="none" w:sz="0" w:space="0" w:color="auto"/>
            <w:left w:val="none" w:sz="0" w:space="0" w:color="auto"/>
            <w:bottom w:val="none" w:sz="0" w:space="0" w:color="auto"/>
            <w:right w:val="none" w:sz="0" w:space="0" w:color="auto"/>
          </w:divBdr>
        </w:div>
        <w:div w:id="515196071">
          <w:marLeft w:val="640"/>
          <w:marRight w:val="0"/>
          <w:marTop w:val="0"/>
          <w:marBottom w:val="0"/>
          <w:divBdr>
            <w:top w:val="none" w:sz="0" w:space="0" w:color="auto"/>
            <w:left w:val="none" w:sz="0" w:space="0" w:color="auto"/>
            <w:bottom w:val="none" w:sz="0" w:space="0" w:color="auto"/>
            <w:right w:val="none" w:sz="0" w:space="0" w:color="auto"/>
          </w:divBdr>
        </w:div>
        <w:div w:id="1701470539">
          <w:marLeft w:val="640"/>
          <w:marRight w:val="0"/>
          <w:marTop w:val="0"/>
          <w:marBottom w:val="0"/>
          <w:divBdr>
            <w:top w:val="none" w:sz="0" w:space="0" w:color="auto"/>
            <w:left w:val="none" w:sz="0" w:space="0" w:color="auto"/>
            <w:bottom w:val="none" w:sz="0" w:space="0" w:color="auto"/>
            <w:right w:val="none" w:sz="0" w:space="0" w:color="auto"/>
          </w:divBdr>
        </w:div>
        <w:div w:id="538201723">
          <w:marLeft w:val="640"/>
          <w:marRight w:val="0"/>
          <w:marTop w:val="0"/>
          <w:marBottom w:val="0"/>
          <w:divBdr>
            <w:top w:val="none" w:sz="0" w:space="0" w:color="auto"/>
            <w:left w:val="none" w:sz="0" w:space="0" w:color="auto"/>
            <w:bottom w:val="none" w:sz="0" w:space="0" w:color="auto"/>
            <w:right w:val="none" w:sz="0" w:space="0" w:color="auto"/>
          </w:divBdr>
        </w:div>
        <w:div w:id="1418594631">
          <w:marLeft w:val="640"/>
          <w:marRight w:val="0"/>
          <w:marTop w:val="0"/>
          <w:marBottom w:val="0"/>
          <w:divBdr>
            <w:top w:val="none" w:sz="0" w:space="0" w:color="auto"/>
            <w:left w:val="none" w:sz="0" w:space="0" w:color="auto"/>
            <w:bottom w:val="none" w:sz="0" w:space="0" w:color="auto"/>
            <w:right w:val="none" w:sz="0" w:space="0" w:color="auto"/>
          </w:divBdr>
        </w:div>
        <w:div w:id="1795521576">
          <w:marLeft w:val="640"/>
          <w:marRight w:val="0"/>
          <w:marTop w:val="0"/>
          <w:marBottom w:val="0"/>
          <w:divBdr>
            <w:top w:val="none" w:sz="0" w:space="0" w:color="auto"/>
            <w:left w:val="none" w:sz="0" w:space="0" w:color="auto"/>
            <w:bottom w:val="none" w:sz="0" w:space="0" w:color="auto"/>
            <w:right w:val="none" w:sz="0" w:space="0" w:color="auto"/>
          </w:divBdr>
        </w:div>
        <w:div w:id="1004169434">
          <w:marLeft w:val="640"/>
          <w:marRight w:val="0"/>
          <w:marTop w:val="0"/>
          <w:marBottom w:val="0"/>
          <w:divBdr>
            <w:top w:val="none" w:sz="0" w:space="0" w:color="auto"/>
            <w:left w:val="none" w:sz="0" w:space="0" w:color="auto"/>
            <w:bottom w:val="none" w:sz="0" w:space="0" w:color="auto"/>
            <w:right w:val="none" w:sz="0" w:space="0" w:color="auto"/>
          </w:divBdr>
        </w:div>
        <w:div w:id="491331723">
          <w:marLeft w:val="640"/>
          <w:marRight w:val="0"/>
          <w:marTop w:val="0"/>
          <w:marBottom w:val="0"/>
          <w:divBdr>
            <w:top w:val="none" w:sz="0" w:space="0" w:color="auto"/>
            <w:left w:val="none" w:sz="0" w:space="0" w:color="auto"/>
            <w:bottom w:val="none" w:sz="0" w:space="0" w:color="auto"/>
            <w:right w:val="none" w:sz="0" w:space="0" w:color="auto"/>
          </w:divBdr>
        </w:div>
        <w:div w:id="336271270">
          <w:marLeft w:val="640"/>
          <w:marRight w:val="0"/>
          <w:marTop w:val="0"/>
          <w:marBottom w:val="0"/>
          <w:divBdr>
            <w:top w:val="none" w:sz="0" w:space="0" w:color="auto"/>
            <w:left w:val="none" w:sz="0" w:space="0" w:color="auto"/>
            <w:bottom w:val="none" w:sz="0" w:space="0" w:color="auto"/>
            <w:right w:val="none" w:sz="0" w:space="0" w:color="auto"/>
          </w:divBdr>
        </w:div>
        <w:div w:id="1468281495">
          <w:marLeft w:val="640"/>
          <w:marRight w:val="0"/>
          <w:marTop w:val="0"/>
          <w:marBottom w:val="0"/>
          <w:divBdr>
            <w:top w:val="none" w:sz="0" w:space="0" w:color="auto"/>
            <w:left w:val="none" w:sz="0" w:space="0" w:color="auto"/>
            <w:bottom w:val="none" w:sz="0" w:space="0" w:color="auto"/>
            <w:right w:val="none" w:sz="0" w:space="0" w:color="auto"/>
          </w:divBdr>
        </w:div>
        <w:div w:id="1871413034">
          <w:marLeft w:val="640"/>
          <w:marRight w:val="0"/>
          <w:marTop w:val="0"/>
          <w:marBottom w:val="0"/>
          <w:divBdr>
            <w:top w:val="none" w:sz="0" w:space="0" w:color="auto"/>
            <w:left w:val="none" w:sz="0" w:space="0" w:color="auto"/>
            <w:bottom w:val="none" w:sz="0" w:space="0" w:color="auto"/>
            <w:right w:val="none" w:sz="0" w:space="0" w:color="auto"/>
          </w:divBdr>
        </w:div>
        <w:div w:id="304316264">
          <w:marLeft w:val="640"/>
          <w:marRight w:val="0"/>
          <w:marTop w:val="0"/>
          <w:marBottom w:val="0"/>
          <w:divBdr>
            <w:top w:val="none" w:sz="0" w:space="0" w:color="auto"/>
            <w:left w:val="none" w:sz="0" w:space="0" w:color="auto"/>
            <w:bottom w:val="none" w:sz="0" w:space="0" w:color="auto"/>
            <w:right w:val="none" w:sz="0" w:space="0" w:color="auto"/>
          </w:divBdr>
        </w:div>
        <w:div w:id="1805535736">
          <w:marLeft w:val="640"/>
          <w:marRight w:val="0"/>
          <w:marTop w:val="0"/>
          <w:marBottom w:val="0"/>
          <w:divBdr>
            <w:top w:val="none" w:sz="0" w:space="0" w:color="auto"/>
            <w:left w:val="none" w:sz="0" w:space="0" w:color="auto"/>
            <w:bottom w:val="none" w:sz="0" w:space="0" w:color="auto"/>
            <w:right w:val="none" w:sz="0" w:space="0" w:color="auto"/>
          </w:divBdr>
        </w:div>
        <w:div w:id="986470748">
          <w:marLeft w:val="640"/>
          <w:marRight w:val="0"/>
          <w:marTop w:val="0"/>
          <w:marBottom w:val="0"/>
          <w:divBdr>
            <w:top w:val="none" w:sz="0" w:space="0" w:color="auto"/>
            <w:left w:val="none" w:sz="0" w:space="0" w:color="auto"/>
            <w:bottom w:val="none" w:sz="0" w:space="0" w:color="auto"/>
            <w:right w:val="none" w:sz="0" w:space="0" w:color="auto"/>
          </w:divBdr>
        </w:div>
        <w:div w:id="1202130252">
          <w:marLeft w:val="640"/>
          <w:marRight w:val="0"/>
          <w:marTop w:val="0"/>
          <w:marBottom w:val="0"/>
          <w:divBdr>
            <w:top w:val="none" w:sz="0" w:space="0" w:color="auto"/>
            <w:left w:val="none" w:sz="0" w:space="0" w:color="auto"/>
            <w:bottom w:val="none" w:sz="0" w:space="0" w:color="auto"/>
            <w:right w:val="none" w:sz="0" w:space="0" w:color="auto"/>
          </w:divBdr>
        </w:div>
        <w:div w:id="955790652">
          <w:marLeft w:val="640"/>
          <w:marRight w:val="0"/>
          <w:marTop w:val="0"/>
          <w:marBottom w:val="0"/>
          <w:divBdr>
            <w:top w:val="none" w:sz="0" w:space="0" w:color="auto"/>
            <w:left w:val="none" w:sz="0" w:space="0" w:color="auto"/>
            <w:bottom w:val="none" w:sz="0" w:space="0" w:color="auto"/>
            <w:right w:val="none" w:sz="0" w:space="0" w:color="auto"/>
          </w:divBdr>
        </w:div>
        <w:div w:id="1713653396">
          <w:marLeft w:val="640"/>
          <w:marRight w:val="0"/>
          <w:marTop w:val="0"/>
          <w:marBottom w:val="0"/>
          <w:divBdr>
            <w:top w:val="none" w:sz="0" w:space="0" w:color="auto"/>
            <w:left w:val="none" w:sz="0" w:space="0" w:color="auto"/>
            <w:bottom w:val="none" w:sz="0" w:space="0" w:color="auto"/>
            <w:right w:val="none" w:sz="0" w:space="0" w:color="auto"/>
          </w:divBdr>
        </w:div>
        <w:div w:id="994190558">
          <w:marLeft w:val="640"/>
          <w:marRight w:val="0"/>
          <w:marTop w:val="0"/>
          <w:marBottom w:val="0"/>
          <w:divBdr>
            <w:top w:val="none" w:sz="0" w:space="0" w:color="auto"/>
            <w:left w:val="none" w:sz="0" w:space="0" w:color="auto"/>
            <w:bottom w:val="none" w:sz="0" w:space="0" w:color="auto"/>
            <w:right w:val="none" w:sz="0" w:space="0" w:color="auto"/>
          </w:divBdr>
        </w:div>
        <w:div w:id="2062628670">
          <w:marLeft w:val="640"/>
          <w:marRight w:val="0"/>
          <w:marTop w:val="0"/>
          <w:marBottom w:val="0"/>
          <w:divBdr>
            <w:top w:val="none" w:sz="0" w:space="0" w:color="auto"/>
            <w:left w:val="none" w:sz="0" w:space="0" w:color="auto"/>
            <w:bottom w:val="none" w:sz="0" w:space="0" w:color="auto"/>
            <w:right w:val="none" w:sz="0" w:space="0" w:color="auto"/>
          </w:divBdr>
        </w:div>
        <w:div w:id="1529562164">
          <w:marLeft w:val="640"/>
          <w:marRight w:val="0"/>
          <w:marTop w:val="0"/>
          <w:marBottom w:val="0"/>
          <w:divBdr>
            <w:top w:val="none" w:sz="0" w:space="0" w:color="auto"/>
            <w:left w:val="none" w:sz="0" w:space="0" w:color="auto"/>
            <w:bottom w:val="none" w:sz="0" w:space="0" w:color="auto"/>
            <w:right w:val="none" w:sz="0" w:space="0" w:color="auto"/>
          </w:divBdr>
        </w:div>
        <w:div w:id="156465353">
          <w:marLeft w:val="640"/>
          <w:marRight w:val="0"/>
          <w:marTop w:val="0"/>
          <w:marBottom w:val="0"/>
          <w:divBdr>
            <w:top w:val="none" w:sz="0" w:space="0" w:color="auto"/>
            <w:left w:val="none" w:sz="0" w:space="0" w:color="auto"/>
            <w:bottom w:val="none" w:sz="0" w:space="0" w:color="auto"/>
            <w:right w:val="none" w:sz="0" w:space="0" w:color="auto"/>
          </w:divBdr>
        </w:div>
        <w:div w:id="1969622204">
          <w:marLeft w:val="640"/>
          <w:marRight w:val="0"/>
          <w:marTop w:val="0"/>
          <w:marBottom w:val="0"/>
          <w:divBdr>
            <w:top w:val="none" w:sz="0" w:space="0" w:color="auto"/>
            <w:left w:val="none" w:sz="0" w:space="0" w:color="auto"/>
            <w:bottom w:val="none" w:sz="0" w:space="0" w:color="auto"/>
            <w:right w:val="none" w:sz="0" w:space="0" w:color="auto"/>
          </w:divBdr>
        </w:div>
        <w:div w:id="225336951">
          <w:marLeft w:val="640"/>
          <w:marRight w:val="0"/>
          <w:marTop w:val="0"/>
          <w:marBottom w:val="0"/>
          <w:divBdr>
            <w:top w:val="none" w:sz="0" w:space="0" w:color="auto"/>
            <w:left w:val="none" w:sz="0" w:space="0" w:color="auto"/>
            <w:bottom w:val="none" w:sz="0" w:space="0" w:color="auto"/>
            <w:right w:val="none" w:sz="0" w:space="0" w:color="auto"/>
          </w:divBdr>
        </w:div>
        <w:div w:id="388188310">
          <w:marLeft w:val="640"/>
          <w:marRight w:val="0"/>
          <w:marTop w:val="0"/>
          <w:marBottom w:val="0"/>
          <w:divBdr>
            <w:top w:val="none" w:sz="0" w:space="0" w:color="auto"/>
            <w:left w:val="none" w:sz="0" w:space="0" w:color="auto"/>
            <w:bottom w:val="none" w:sz="0" w:space="0" w:color="auto"/>
            <w:right w:val="none" w:sz="0" w:space="0" w:color="auto"/>
          </w:divBdr>
        </w:div>
        <w:div w:id="1018429467">
          <w:marLeft w:val="640"/>
          <w:marRight w:val="0"/>
          <w:marTop w:val="0"/>
          <w:marBottom w:val="0"/>
          <w:divBdr>
            <w:top w:val="none" w:sz="0" w:space="0" w:color="auto"/>
            <w:left w:val="none" w:sz="0" w:space="0" w:color="auto"/>
            <w:bottom w:val="none" w:sz="0" w:space="0" w:color="auto"/>
            <w:right w:val="none" w:sz="0" w:space="0" w:color="auto"/>
          </w:divBdr>
        </w:div>
        <w:div w:id="186871428">
          <w:marLeft w:val="640"/>
          <w:marRight w:val="0"/>
          <w:marTop w:val="0"/>
          <w:marBottom w:val="0"/>
          <w:divBdr>
            <w:top w:val="none" w:sz="0" w:space="0" w:color="auto"/>
            <w:left w:val="none" w:sz="0" w:space="0" w:color="auto"/>
            <w:bottom w:val="none" w:sz="0" w:space="0" w:color="auto"/>
            <w:right w:val="none" w:sz="0" w:space="0" w:color="auto"/>
          </w:divBdr>
        </w:div>
        <w:div w:id="1990669363">
          <w:marLeft w:val="640"/>
          <w:marRight w:val="0"/>
          <w:marTop w:val="0"/>
          <w:marBottom w:val="0"/>
          <w:divBdr>
            <w:top w:val="none" w:sz="0" w:space="0" w:color="auto"/>
            <w:left w:val="none" w:sz="0" w:space="0" w:color="auto"/>
            <w:bottom w:val="none" w:sz="0" w:space="0" w:color="auto"/>
            <w:right w:val="none" w:sz="0" w:space="0" w:color="auto"/>
          </w:divBdr>
        </w:div>
        <w:div w:id="653535300">
          <w:marLeft w:val="640"/>
          <w:marRight w:val="0"/>
          <w:marTop w:val="0"/>
          <w:marBottom w:val="0"/>
          <w:divBdr>
            <w:top w:val="none" w:sz="0" w:space="0" w:color="auto"/>
            <w:left w:val="none" w:sz="0" w:space="0" w:color="auto"/>
            <w:bottom w:val="none" w:sz="0" w:space="0" w:color="auto"/>
            <w:right w:val="none" w:sz="0" w:space="0" w:color="auto"/>
          </w:divBdr>
        </w:div>
        <w:div w:id="1570840925">
          <w:marLeft w:val="640"/>
          <w:marRight w:val="0"/>
          <w:marTop w:val="0"/>
          <w:marBottom w:val="0"/>
          <w:divBdr>
            <w:top w:val="none" w:sz="0" w:space="0" w:color="auto"/>
            <w:left w:val="none" w:sz="0" w:space="0" w:color="auto"/>
            <w:bottom w:val="none" w:sz="0" w:space="0" w:color="auto"/>
            <w:right w:val="none" w:sz="0" w:space="0" w:color="auto"/>
          </w:divBdr>
        </w:div>
        <w:div w:id="2117941014">
          <w:marLeft w:val="640"/>
          <w:marRight w:val="0"/>
          <w:marTop w:val="0"/>
          <w:marBottom w:val="0"/>
          <w:divBdr>
            <w:top w:val="none" w:sz="0" w:space="0" w:color="auto"/>
            <w:left w:val="none" w:sz="0" w:space="0" w:color="auto"/>
            <w:bottom w:val="none" w:sz="0" w:space="0" w:color="auto"/>
            <w:right w:val="none" w:sz="0" w:space="0" w:color="auto"/>
          </w:divBdr>
        </w:div>
        <w:div w:id="1412847455">
          <w:marLeft w:val="640"/>
          <w:marRight w:val="0"/>
          <w:marTop w:val="0"/>
          <w:marBottom w:val="0"/>
          <w:divBdr>
            <w:top w:val="none" w:sz="0" w:space="0" w:color="auto"/>
            <w:left w:val="none" w:sz="0" w:space="0" w:color="auto"/>
            <w:bottom w:val="none" w:sz="0" w:space="0" w:color="auto"/>
            <w:right w:val="none" w:sz="0" w:space="0" w:color="auto"/>
          </w:divBdr>
        </w:div>
        <w:div w:id="1851795808">
          <w:marLeft w:val="640"/>
          <w:marRight w:val="0"/>
          <w:marTop w:val="0"/>
          <w:marBottom w:val="0"/>
          <w:divBdr>
            <w:top w:val="none" w:sz="0" w:space="0" w:color="auto"/>
            <w:left w:val="none" w:sz="0" w:space="0" w:color="auto"/>
            <w:bottom w:val="none" w:sz="0" w:space="0" w:color="auto"/>
            <w:right w:val="none" w:sz="0" w:space="0" w:color="auto"/>
          </w:divBdr>
        </w:div>
        <w:div w:id="1804469991">
          <w:marLeft w:val="640"/>
          <w:marRight w:val="0"/>
          <w:marTop w:val="0"/>
          <w:marBottom w:val="0"/>
          <w:divBdr>
            <w:top w:val="none" w:sz="0" w:space="0" w:color="auto"/>
            <w:left w:val="none" w:sz="0" w:space="0" w:color="auto"/>
            <w:bottom w:val="none" w:sz="0" w:space="0" w:color="auto"/>
            <w:right w:val="none" w:sz="0" w:space="0" w:color="auto"/>
          </w:divBdr>
        </w:div>
        <w:div w:id="1259631112">
          <w:marLeft w:val="640"/>
          <w:marRight w:val="0"/>
          <w:marTop w:val="0"/>
          <w:marBottom w:val="0"/>
          <w:divBdr>
            <w:top w:val="none" w:sz="0" w:space="0" w:color="auto"/>
            <w:left w:val="none" w:sz="0" w:space="0" w:color="auto"/>
            <w:bottom w:val="none" w:sz="0" w:space="0" w:color="auto"/>
            <w:right w:val="none" w:sz="0" w:space="0" w:color="auto"/>
          </w:divBdr>
        </w:div>
        <w:div w:id="1007943784">
          <w:marLeft w:val="640"/>
          <w:marRight w:val="0"/>
          <w:marTop w:val="0"/>
          <w:marBottom w:val="0"/>
          <w:divBdr>
            <w:top w:val="none" w:sz="0" w:space="0" w:color="auto"/>
            <w:left w:val="none" w:sz="0" w:space="0" w:color="auto"/>
            <w:bottom w:val="none" w:sz="0" w:space="0" w:color="auto"/>
            <w:right w:val="none" w:sz="0" w:space="0" w:color="auto"/>
          </w:divBdr>
        </w:div>
        <w:div w:id="345861665">
          <w:marLeft w:val="640"/>
          <w:marRight w:val="0"/>
          <w:marTop w:val="0"/>
          <w:marBottom w:val="0"/>
          <w:divBdr>
            <w:top w:val="none" w:sz="0" w:space="0" w:color="auto"/>
            <w:left w:val="none" w:sz="0" w:space="0" w:color="auto"/>
            <w:bottom w:val="none" w:sz="0" w:space="0" w:color="auto"/>
            <w:right w:val="none" w:sz="0" w:space="0" w:color="auto"/>
          </w:divBdr>
        </w:div>
        <w:div w:id="511841186">
          <w:marLeft w:val="640"/>
          <w:marRight w:val="0"/>
          <w:marTop w:val="0"/>
          <w:marBottom w:val="0"/>
          <w:divBdr>
            <w:top w:val="none" w:sz="0" w:space="0" w:color="auto"/>
            <w:left w:val="none" w:sz="0" w:space="0" w:color="auto"/>
            <w:bottom w:val="none" w:sz="0" w:space="0" w:color="auto"/>
            <w:right w:val="none" w:sz="0" w:space="0" w:color="auto"/>
          </w:divBdr>
        </w:div>
        <w:div w:id="753087577">
          <w:marLeft w:val="640"/>
          <w:marRight w:val="0"/>
          <w:marTop w:val="0"/>
          <w:marBottom w:val="0"/>
          <w:divBdr>
            <w:top w:val="none" w:sz="0" w:space="0" w:color="auto"/>
            <w:left w:val="none" w:sz="0" w:space="0" w:color="auto"/>
            <w:bottom w:val="none" w:sz="0" w:space="0" w:color="auto"/>
            <w:right w:val="none" w:sz="0" w:space="0" w:color="auto"/>
          </w:divBdr>
        </w:div>
        <w:div w:id="1084373661">
          <w:marLeft w:val="640"/>
          <w:marRight w:val="0"/>
          <w:marTop w:val="0"/>
          <w:marBottom w:val="0"/>
          <w:divBdr>
            <w:top w:val="none" w:sz="0" w:space="0" w:color="auto"/>
            <w:left w:val="none" w:sz="0" w:space="0" w:color="auto"/>
            <w:bottom w:val="none" w:sz="0" w:space="0" w:color="auto"/>
            <w:right w:val="none" w:sz="0" w:space="0" w:color="auto"/>
          </w:divBdr>
        </w:div>
        <w:div w:id="785780973">
          <w:marLeft w:val="640"/>
          <w:marRight w:val="0"/>
          <w:marTop w:val="0"/>
          <w:marBottom w:val="0"/>
          <w:divBdr>
            <w:top w:val="none" w:sz="0" w:space="0" w:color="auto"/>
            <w:left w:val="none" w:sz="0" w:space="0" w:color="auto"/>
            <w:bottom w:val="none" w:sz="0" w:space="0" w:color="auto"/>
            <w:right w:val="none" w:sz="0" w:space="0" w:color="auto"/>
          </w:divBdr>
        </w:div>
        <w:div w:id="1800342393">
          <w:marLeft w:val="640"/>
          <w:marRight w:val="0"/>
          <w:marTop w:val="0"/>
          <w:marBottom w:val="0"/>
          <w:divBdr>
            <w:top w:val="none" w:sz="0" w:space="0" w:color="auto"/>
            <w:left w:val="none" w:sz="0" w:space="0" w:color="auto"/>
            <w:bottom w:val="none" w:sz="0" w:space="0" w:color="auto"/>
            <w:right w:val="none" w:sz="0" w:space="0" w:color="auto"/>
          </w:divBdr>
        </w:div>
        <w:div w:id="1006252015">
          <w:marLeft w:val="640"/>
          <w:marRight w:val="0"/>
          <w:marTop w:val="0"/>
          <w:marBottom w:val="0"/>
          <w:divBdr>
            <w:top w:val="none" w:sz="0" w:space="0" w:color="auto"/>
            <w:left w:val="none" w:sz="0" w:space="0" w:color="auto"/>
            <w:bottom w:val="none" w:sz="0" w:space="0" w:color="auto"/>
            <w:right w:val="none" w:sz="0" w:space="0" w:color="auto"/>
          </w:divBdr>
        </w:div>
        <w:div w:id="176357898">
          <w:marLeft w:val="640"/>
          <w:marRight w:val="0"/>
          <w:marTop w:val="0"/>
          <w:marBottom w:val="0"/>
          <w:divBdr>
            <w:top w:val="none" w:sz="0" w:space="0" w:color="auto"/>
            <w:left w:val="none" w:sz="0" w:space="0" w:color="auto"/>
            <w:bottom w:val="none" w:sz="0" w:space="0" w:color="auto"/>
            <w:right w:val="none" w:sz="0" w:space="0" w:color="auto"/>
          </w:divBdr>
        </w:div>
        <w:div w:id="796679587">
          <w:marLeft w:val="640"/>
          <w:marRight w:val="0"/>
          <w:marTop w:val="0"/>
          <w:marBottom w:val="0"/>
          <w:divBdr>
            <w:top w:val="none" w:sz="0" w:space="0" w:color="auto"/>
            <w:left w:val="none" w:sz="0" w:space="0" w:color="auto"/>
            <w:bottom w:val="none" w:sz="0" w:space="0" w:color="auto"/>
            <w:right w:val="none" w:sz="0" w:space="0" w:color="auto"/>
          </w:divBdr>
        </w:div>
        <w:div w:id="1731613811">
          <w:marLeft w:val="640"/>
          <w:marRight w:val="0"/>
          <w:marTop w:val="0"/>
          <w:marBottom w:val="0"/>
          <w:divBdr>
            <w:top w:val="none" w:sz="0" w:space="0" w:color="auto"/>
            <w:left w:val="none" w:sz="0" w:space="0" w:color="auto"/>
            <w:bottom w:val="none" w:sz="0" w:space="0" w:color="auto"/>
            <w:right w:val="none" w:sz="0" w:space="0" w:color="auto"/>
          </w:divBdr>
        </w:div>
        <w:div w:id="1769276874">
          <w:marLeft w:val="640"/>
          <w:marRight w:val="0"/>
          <w:marTop w:val="0"/>
          <w:marBottom w:val="0"/>
          <w:divBdr>
            <w:top w:val="none" w:sz="0" w:space="0" w:color="auto"/>
            <w:left w:val="none" w:sz="0" w:space="0" w:color="auto"/>
            <w:bottom w:val="none" w:sz="0" w:space="0" w:color="auto"/>
            <w:right w:val="none" w:sz="0" w:space="0" w:color="auto"/>
          </w:divBdr>
        </w:div>
        <w:div w:id="591544694">
          <w:marLeft w:val="640"/>
          <w:marRight w:val="0"/>
          <w:marTop w:val="0"/>
          <w:marBottom w:val="0"/>
          <w:divBdr>
            <w:top w:val="none" w:sz="0" w:space="0" w:color="auto"/>
            <w:left w:val="none" w:sz="0" w:space="0" w:color="auto"/>
            <w:bottom w:val="none" w:sz="0" w:space="0" w:color="auto"/>
            <w:right w:val="none" w:sz="0" w:space="0" w:color="auto"/>
          </w:divBdr>
        </w:div>
        <w:div w:id="1797748236">
          <w:marLeft w:val="640"/>
          <w:marRight w:val="0"/>
          <w:marTop w:val="0"/>
          <w:marBottom w:val="0"/>
          <w:divBdr>
            <w:top w:val="none" w:sz="0" w:space="0" w:color="auto"/>
            <w:left w:val="none" w:sz="0" w:space="0" w:color="auto"/>
            <w:bottom w:val="none" w:sz="0" w:space="0" w:color="auto"/>
            <w:right w:val="none" w:sz="0" w:space="0" w:color="auto"/>
          </w:divBdr>
        </w:div>
        <w:div w:id="1259095129">
          <w:marLeft w:val="640"/>
          <w:marRight w:val="0"/>
          <w:marTop w:val="0"/>
          <w:marBottom w:val="0"/>
          <w:divBdr>
            <w:top w:val="none" w:sz="0" w:space="0" w:color="auto"/>
            <w:left w:val="none" w:sz="0" w:space="0" w:color="auto"/>
            <w:bottom w:val="none" w:sz="0" w:space="0" w:color="auto"/>
            <w:right w:val="none" w:sz="0" w:space="0" w:color="auto"/>
          </w:divBdr>
        </w:div>
        <w:div w:id="887765922">
          <w:marLeft w:val="640"/>
          <w:marRight w:val="0"/>
          <w:marTop w:val="0"/>
          <w:marBottom w:val="0"/>
          <w:divBdr>
            <w:top w:val="none" w:sz="0" w:space="0" w:color="auto"/>
            <w:left w:val="none" w:sz="0" w:space="0" w:color="auto"/>
            <w:bottom w:val="none" w:sz="0" w:space="0" w:color="auto"/>
            <w:right w:val="none" w:sz="0" w:space="0" w:color="auto"/>
          </w:divBdr>
        </w:div>
        <w:div w:id="1337999700">
          <w:marLeft w:val="640"/>
          <w:marRight w:val="0"/>
          <w:marTop w:val="0"/>
          <w:marBottom w:val="0"/>
          <w:divBdr>
            <w:top w:val="none" w:sz="0" w:space="0" w:color="auto"/>
            <w:left w:val="none" w:sz="0" w:space="0" w:color="auto"/>
            <w:bottom w:val="none" w:sz="0" w:space="0" w:color="auto"/>
            <w:right w:val="none" w:sz="0" w:space="0" w:color="auto"/>
          </w:divBdr>
        </w:div>
        <w:div w:id="1548566968">
          <w:marLeft w:val="640"/>
          <w:marRight w:val="0"/>
          <w:marTop w:val="0"/>
          <w:marBottom w:val="0"/>
          <w:divBdr>
            <w:top w:val="none" w:sz="0" w:space="0" w:color="auto"/>
            <w:left w:val="none" w:sz="0" w:space="0" w:color="auto"/>
            <w:bottom w:val="none" w:sz="0" w:space="0" w:color="auto"/>
            <w:right w:val="none" w:sz="0" w:space="0" w:color="auto"/>
          </w:divBdr>
        </w:div>
        <w:div w:id="1383560289">
          <w:marLeft w:val="640"/>
          <w:marRight w:val="0"/>
          <w:marTop w:val="0"/>
          <w:marBottom w:val="0"/>
          <w:divBdr>
            <w:top w:val="none" w:sz="0" w:space="0" w:color="auto"/>
            <w:left w:val="none" w:sz="0" w:space="0" w:color="auto"/>
            <w:bottom w:val="none" w:sz="0" w:space="0" w:color="auto"/>
            <w:right w:val="none" w:sz="0" w:space="0" w:color="auto"/>
          </w:divBdr>
        </w:div>
        <w:div w:id="1306157354">
          <w:marLeft w:val="640"/>
          <w:marRight w:val="0"/>
          <w:marTop w:val="0"/>
          <w:marBottom w:val="0"/>
          <w:divBdr>
            <w:top w:val="none" w:sz="0" w:space="0" w:color="auto"/>
            <w:left w:val="none" w:sz="0" w:space="0" w:color="auto"/>
            <w:bottom w:val="none" w:sz="0" w:space="0" w:color="auto"/>
            <w:right w:val="none" w:sz="0" w:space="0" w:color="auto"/>
          </w:divBdr>
        </w:div>
        <w:div w:id="685400882">
          <w:marLeft w:val="640"/>
          <w:marRight w:val="0"/>
          <w:marTop w:val="0"/>
          <w:marBottom w:val="0"/>
          <w:divBdr>
            <w:top w:val="none" w:sz="0" w:space="0" w:color="auto"/>
            <w:left w:val="none" w:sz="0" w:space="0" w:color="auto"/>
            <w:bottom w:val="none" w:sz="0" w:space="0" w:color="auto"/>
            <w:right w:val="none" w:sz="0" w:space="0" w:color="auto"/>
          </w:divBdr>
        </w:div>
        <w:div w:id="341515154">
          <w:marLeft w:val="640"/>
          <w:marRight w:val="0"/>
          <w:marTop w:val="0"/>
          <w:marBottom w:val="0"/>
          <w:divBdr>
            <w:top w:val="none" w:sz="0" w:space="0" w:color="auto"/>
            <w:left w:val="none" w:sz="0" w:space="0" w:color="auto"/>
            <w:bottom w:val="none" w:sz="0" w:space="0" w:color="auto"/>
            <w:right w:val="none" w:sz="0" w:space="0" w:color="auto"/>
          </w:divBdr>
        </w:div>
        <w:div w:id="801121760">
          <w:marLeft w:val="640"/>
          <w:marRight w:val="0"/>
          <w:marTop w:val="0"/>
          <w:marBottom w:val="0"/>
          <w:divBdr>
            <w:top w:val="none" w:sz="0" w:space="0" w:color="auto"/>
            <w:left w:val="none" w:sz="0" w:space="0" w:color="auto"/>
            <w:bottom w:val="none" w:sz="0" w:space="0" w:color="auto"/>
            <w:right w:val="none" w:sz="0" w:space="0" w:color="auto"/>
          </w:divBdr>
        </w:div>
        <w:div w:id="317464968">
          <w:marLeft w:val="640"/>
          <w:marRight w:val="0"/>
          <w:marTop w:val="0"/>
          <w:marBottom w:val="0"/>
          <w:divBdr>
            <w:top w:val="none" w:sz="0" w:space="0" w:color="auto"/>
            <w:left w:val="none" w:sz="0" w:space="0" w:color="auto"/>
            <w:bottom w:val="none" w:sz="0" w:space="0" w:color="auto"/>
            <w:right w:val="none" w:sz="0" w:space="0" w:color="auto"/>
          </w:divBdr>
        </w:div>
        <w:div w:id="1591043591">
          <w:marLeft w:val="640"/>
          <w:marRight w:val="0"/>
          <w:marTop w:val="0"/>
          <w:marBottom w:val="0"/>
          <w:divBdr>
            <w:top w:val="none" w:sz="0" w:space="0" w:color="auto"/>
            <w:left w:val="none" w:sz="0" w:space="0" w:color="auto"/>
            <w:bottom w:val="none" w:sz="0" w:space="0" w:color="auto"/>
            <w:right w:val="none" w:sz="0" w:space="0" w:color="auto"/>
          </w:divBdr>
        </w:div>
        <w:div w:id="918825929">
          <w:marLeft w:val="640"/>
          <w:marRight w:val="0"/>
          <w:marTop w:val="0"/>
          <w:marBottom w:val="0"/>
          <w:divBdr>
            <w:top w:val="none" w:sz="0" w:space="0" w:color="auto"/>
            <w:left w:val="none" w:sz="0" w:space="0" w:color="auto"/>
            <w:bottom w:val="none" w:sz="0" w:space="0" w:color="auto"/>
            <w:right w:val="none" w:sz="0" w:space="0" w:color="auto"/>
          </w:divBdr>
        </w:div>
        <w:div w:id="1694114628">
          <w:marLeft w:val="640"/>
          <w:marRight w:val="0"/>
          <w:marTop w:val="0"/>
          <w:marBottom w:val="0"/>
          <w:divBdr>
            <w:top w:val="none" w:sz="0" w:space="0" w:color="auto"/>
            <w:left w:val="none" w:sz="0" w:space="0" w:color="auto"/>
            <w:bottom w:val="none" w:sz="0" w:space="0" w:color="auto"/>
            <w:right w:val="none" w:sz="0" w:space="0" w:color="auto"/>
          </w:divBdr>
        </w:div>
        <w:div w:id="137571664">
          <w:marLeft w:val="640"/>
          <w:marRight w:val="0"/>
          <w:marTop w:val="0"/>
          <w:marBottom w:val="0"/>
          <w:divBdr>
            <w:top w:val="none" w:sz="0" w:space="0" w:color="auto"/>
            <w:left w:val="none" w:sz="0" w:space="0" w:color="auto"/>
            <w:bottom w:val="none" w:sz="0" w:space="0" w:color="auto"/>
            <w:right w:val="none" w:sz="0" w:space="0" w:color="auto"/>
          </w:divBdr>
        </w:div>
        <w:div w:id="2021468355">
          <w:marLeft w:val="640"/>
          <w:marRight w:val="0"/>
          <w:marTop w:val="0"/>
          <w:marBottom w:val="0"/>
          <w:divBdr>
            <w:top w:val="none" w:sz="0" w:space="0" w:color="auto"/>
            <w:left w:val="none" w:sz="0" w:space="0" w:color="auto"/>
            <w:bottom w:val="none" w:sz="0" w:space="0" w:color="auto"/>
            <w:right w:val="none" w:sz="0" w:space="0" w:color="auto"/>
          </w:divBdr>
        </w:div>
        <w:div w:id="1500267883">
          <w:marLeft w:val="640"/>
          <w:marRight w:val="0"/>
          <w:marTop w:val="0"/>
          <w:marBottom w:val="0"/>
          <w:divBdr>
            <w:top w:val="none" w:sz="0" w:space="0" w:color="auto"/>
            <w:left w:val="none" w:sz="0" w:space="0" w:color="auto"/>
            <w:bottom w:val="none" w:sz="0" w:space="0" w:color="auto"/>
            <w:right w:val="none" w:sz="0" w:space="0" w:color="auto"/>
          </w:divBdr>
        </w:div>
        <w:div w:id="872546317">
          <w:marLeft w:val="640"/>
          <w:marRight w:val="0"/>
          <w:marTop w:val="0"/>
          <w:marBottom w:val="0"/>
          <w:divBdr>
            <w:top w:val="none" w:sz="0" w:space="0" w:color="auto"/>
            <w:left w:val="none" w:sz="0" w:space="0" w:color="auto"/>
            <w:bottom w:val="none" w:sz="0" w:space="0" w:color="auto"/>
            <w:right w:val="none" w:sz="0" w:space="0" w:color="auto"/>
          </w:divBdr>
        </w:div>
        <w:div w:id="1827626839">
          <w:marLeft w:val="640"/>
          <w:marRight w:val="0"/>
          <w:marTop w:val="0"/>
          <w:marBottom w:val="0"/>
          <w:divBdr>
            <w:top w:val="none" w:sz="0" w:space="0" w:color="auto"/>
            <w:left w:val="none" w:sz="0" w:space="0" w:color="auto"/>
            <w:bottom w:val="none" w:sz="0" w:space="0" w:color="auto"/>
            <w:right w:val="none" w:sz="0" w:space="0" w:color="auto"/>
          </w:divBdr>
        </w:div>
        <w:div w:id="864831251">
          <w:marLeft w:val="640"/>
          <w:marRight w:val="0"/>
          <w:marTop w:val="0"/>
          <w:marBottom w:val="0"/>
          <w:divBdr>
            <w:top w:val="none" w:sz="0" w:space="0" w:color="auto"/>
            <w:left w:val="none" w:sz="0" w:space="0" w:color="auto"/>
            <w:bottom w:val="none" w:sz="0" w:space="0" w:color="auto"/>
            <w:right w:val="none" w:sz="0" w:space="0" w:color="auto"/>
          </w:divBdr>
        </w:div>
        <w:div w:id="1240286408">
          <w:marLeft w:val="640"/>
          <w:marRight w:val="0"/>
          <w:marTop w:val="0"/>
          <w:marBottom w:val="0"/>
          <w:divBdr>
            <w:top w:val="none" w:sz="0" w:space="0" w:color="auto"/>
            <w:left w:val="none" w:sz="0" w:space="0" w:color="auto"/>
            <w:bottom w:val="none" w:sz="0" w:space="0" w:color="auto"/>
            <w:right w:val="none" w:sz="0" w:space="0" w:color="auto"/>
          </w:divBdr>
        </w:div>
        <w:div w:id="1250507356">
          <w:marLeft w:val="640"/>
          <w:marRight w:val="0"/>
          <w:marTop w:val="0"/>
          <w:marBottom w:val="0"/>
          <w:divBdr>
            <w:top w:val="none" w:sz="0" w:space="0" w:color="auto"/>
            <w:left w:val="none" w:sz="0" w:space="0" w:color="auto"/>
            <w:bottom w:val="none" w:sz="0" w:space="0" w:color="auto"/>
            <w:right w:val="none" w:sz="0" w:space="0" w:color="auto"/>
          </w:divBdr>
        </w:div>
        <w:div w:id="1719550725">
          <w:marLeft w:val="640"/>
          <w:marRight w:val="0"/>
          <w:marTop w:val="0"/>
          <w:marBottom w:val="0"/>
          <w:divBdr>
            <w:top w:val="none" w:sz="0" w:space="0" w:color="auto"/>
            <w:left w:val="none" w:sz="0" w:space="0" w:color="auto"/>
            <w:bottom w:val="none" w:sz="0" w:space="0" w:color="auto"/>
            <w:right w:val="none" w:sz="0" w:space="0" w:color="auto"/>
          </w:divBdr>
        </w:div>
        <w:div w:id="760299201">
          <w:marLeft w:val="640"/>
          <w:marRight w:val="0"/>
          <w:marTop w:val="0"/>
          <w:marBottom w:val="0"/>
          <w:divBdr>
            <w:top w:val="none" w:sz="0" w:space="0" w:color="auto"/>
            <w:left w:val="none" w:sz="0" w:space="0" w:color="auto"/>
            <w:bottom w:val="none" w:sz="0" w:space="0" w:color="auto"/>
            <w:right w:val="none" w:sz="0" w:space="0" w:color="auto"/>
          </w:divBdr>
        </w:div>
        <w:div w:id="304701982">
          <w:marLeft w:val="640"/>
          <w:marRight w:val="0"/>
          <w:marTop w:val="0"/>
          <w:marBottom w:val="0"/>
          <w:divBdr>
            <w:top w:val="none" w:sz="0" w:space="0" w:color="auto"/>
            <w:left w:val="none" w:sz="0" w:space="0" w:color="auto"/>
            <w:bottom w:val="none" w:sz="0" w:space="0" w:color="auto"/>
            <w:right w:val="none" w:sz="0" w:space="0" w:color="auto"/>
          </w:divBdr>
        </w:div>
        <w:div w:id="1017847703">
          <w:marLeft w:val="640"/>
          <w:marRight w:val="0"/>
          <w:marTop w:val="0"/>
          <w:marBottom w:val="0"/>
          <w:divBdr>
            <w:top w:val="none" w:sz="0" w:space="0" w:color="auto"/>
            <w:left w:val="none" w:sz="0" w:space="0" w:color="auto"/>
            <w:bottom w:val="none" w:sz="0" w:space="0" w:color="auto"/>
            <w:right w:val="none" w:sz="0" w:space="0" w:color="auto"/>
          </w:divBdr>
        </w:div>
        <w:div w:id="41297336">
          <w:marLeft w:val="640"/>
          <w:marRight w:val="0"/>
          <w:marTop w:val="0"/>
          <w:marBottom w:val="0"/>
          <w:divBdr>
            <w:top w:val="none" w:sz="0" w:space="0" w:color="auto"/>
            <w:left w:val="none" w:sz="0" w:space="0" w:color="auto"/>
            <w:bottom w:val="none" w:sz="0" w:space="0" w:color="auto"/>
            <w:right w:val="none" w:sz="0" w:space="0" w:color="auto"/>
          </w:divBdr>
        </w:div>
        <w:div w:id="638265131">
          <w:marLeft w:val="640"/>
          <w:marRight w:val="0"/>
          <w:marTop w:val="0"/>
          <w:marBottom w:val="0"/>
          <w:divBdr>
            <w:top w:val="none" w:sz="0" w:space="0" w:color="auto"/>
            <w:left w:val="none" w:sz="0" w:space="0" w:color="auto"/>
            <w:bottom w:val="none" w:sz="0" w:space="0" w:color="auto"/>
            <w:right w:val="none" w:sz="0" w:space="0" w:color="auto"/>
          </w:divBdr>
        </w:div>
        <w:div w:id="641890352">
          <w:marLeft w:val="640"/>
          <w:marRight w:val="0"/>
          <w:marTop w:val="0"/>
          <w:marBottom w:val="0"/>
          <w:divBdr>
            <w:top w:val="none" w:sz="0" w:space="0" w:color="auto"/>
            <w:left w:val="none" w:sz="0" w:space="0" w:color="auto"/>
            <w:bottom w:val="none" w:sz="0" w:space="0" w:color="auto"/>
            <w:right w:val="none" w:sz="0" w:space="0" w:color="auto"/>
          </w:divBdr>
        </w:div>
        <w:div w:id="2028946422">
          <w:marLeft w:val="640"/>
          <w:marRight w:val="0"/>
          <w:marTop w:val="0"/>
          <w:marBottom w:val="0"/>
          <w:divBdr>
            <w:top w:val="none" w:sz="0" w:space="0" w:color="auto"/>
            <w:left w:val="none" w:sz="0" w:space="0" w:color="auto"/>
            <w:bottom w:val="none" w:sz="0" w:space="0" w:color="auto"/>
            <w:right w:val="none" w:sz="0" w:space="0" w:color="auto"/>
          </w:divBdr>
        </w:div>
        <w:div w:id="1329596779">
          <w:marLeft w:val="640"/>
          <w:marRight w:val="0"/>
          <w:marTop w:val="0"/>
          <w:marBottom w:val="0"/>
          <w:divBdr>
            <w:top w:val="none" w:sz="0" w:space="0" w:color="auto"/>
            <w:left w:val="none" w:sz="0" w:space="0" w:color="auto"/>
            <w:bottom w:val="none" w:sz="0" w:space="0" w:color="auto"/>
            <w:right w:val="none" w:sz="0" w:space="0" w:color="auto"/>
          </w:divBdr>
        </w:div>
        <w:div w:id="1570850173">
          <w:marLeft w:val="640"/>
          <w:marRight w:val="0"/>
          <w:marTop w:val="0"/>
          <w:marBottom w:val="0"/>
          <w:divBdr>
            <w:top w:val="none" w:sz="0" w:space="0" w:color="auto"/>
            <w:left w:val="none" w:sz="0" w:space="0" w:color="auto"/>
            <w:bottom w:val="none" w:sz="0" w:space="0" w:color="auto"/>
            <w:right w:val="none" w:sz="0" w:space="0" w:color="auto"/>
          </w:divBdr>
        </w:div>
        <w:div w:id="1602647228">
          <w:marLeft w:val="640"/>
          <w:marRight w:val="0"/>
          <w:marTop w:val="0"/>
          <w:marBottom w:val="0"/>
          <w:divBdr>
            <w:top w:val="none" w:sz="0" w:space="0" w:color="auto"/>
            <w:left w:val="none" w:sz="0" w:space="0" w:color="auto"/>
            <w:bottom w:val="none" w:sz="0" w:space="0" w:color="auto"/>
            <w:right w:val="none" w:sz="0" w:space="0" w:color="auto"/>
          </w:divBdr>
        </w:div>
        <w:div w:id="210654640">
          <w:marLeft w:val="640"/>
          <w:marRight w:val="0"/>
          <w:marTop w:val="0"/>
          <w:marBottom w:val="0"/>
          <w:divBdr>
            <w:top w:val="none" w:sz="0" w:space="0" w:color="auto"/>
            <w:left w:val="none" w:sz="0" w:space="0" w:color="auto"/>
            <w:bottom w:val="none" w:sz="0" w:space="0" w:color="auto"/>
            <w:right w:val="none" w:sz="0" w:space="0" w:color="auto"/>
          </w:divBdr>
        </w:div>
        <w:div w:id="1955019209">
          <w:marLeft w:val="640"/>
          <w:marRight w:val="0"/>
          <w:marTop w:val="0"/>
          <w:marBottom w:val="0"/>
          <w:divBdr>
            <w:top w:val="none" w:sz="0" w:space="0" w:color="auto"/>
            <w:left w:val="none" w:sz="0" w:space="0" w:color="auto"/>
            <w:bottom w:val="none" w:sz="0" w:space="0" w:color="auto"/>
            <w:right w:val="none" w:sz="0" w:space="0" w:color="auto"/>
          </w:divBdr>
        </w:div>
        <w:div w:id="1811749272">
          <w:marLeft w:val="640"/>
          <w:marRight w:val="0"/>
          <w:marTop w:val="0"/>
          <w:marBottom w:val="0"/>
          <w:divBdr>
            <w:top w:val="none" w:sz="0" w:space="0" w:color="auto"/>
            <w:left w:val="none" w:sz="0" w:space="0" w:color="auto"/>
            <w:bottom w:val="none" w:sz="0" w:space="0" w:color="auto"/>
            <w:right w:val="none" w:sz="0" w:space="0" w:color="auto"/>
          </w:divBdr>
        </w:div>
        <w:div w:id="1685747548">
          <w:marLeft w:val="640"/>
          <w:marRight w:val="0"/>
          <w:marTop w:val="0"/>
          <w:marBottom w:val="0"/>
          <w:divBdr>
            <w:top w:val="none" w:sz="0" w:space="0" w:color="auto"/>
            <w:left w:val="none" w:sz="0" w:space="0" w:color="auto"/>
            <w:bottom w:val="none" w:sz="0" w:space="0" w:color="auto"/>
            <w:right w:val="none" w:sz="0" w:space="0" w:color="auto"/>
          </w:divBdr>
        </w:div>
        <w:div w:id="848103140">
          <w:marLeft w:val="640"/>
          <w:marRight w:val="0"/>
          <w:marTop w:val="0"/>
          <w:marBottom w:val="0"/>
          <w:divBdr>
            <w:top w:val="none" w:sz="0" w:space="0" w:color="auto"/>
            <w:left w:val="none" w:sz="0" w:space="0" w:color="auto"/>
            <w:bottom w:val="none" w:sz="0" w:space="0" w:color="auto"/>
            <w:right w:val="none" w:sz="0" w:space="0" w:color="auto"/>
          </w:divBdr>
        </w:div>
        <w:div w:id="1387145718">
          <w:marLeft w:val="640"/>
          <w:marRight w:val="0"/>
          <w:marTop w:val="0"/>
          <w:marBottom w:val="0"/>
          <w:divBdr>
            <w:top w:val="none" w:sz="0" w:space="0" w:color="auto"/>
            <w:left w:val="none" w:sz="0" w:space="0" w:color="auto"/>
            <w:bottom w:val="none" w:sz="0" w:space="0" w:color="auto"/>
            <w:right w:val="none" w:sz="0" w:space="0" w:color="auto"/>
          </w:divBdr>
        </w:div>
        <w:div w:id="1236546256">
          <w:marLeft w:val="640"/>
          <w:marRight w:val="0"/>
          <w:marTop w:val="0"/>
          <w:marBottom w:val="0"/>
          <w:divBdr>
            <w:top w:val="none" w:sz="0" w:space="0" w:color="auto"/>
            <w:left w:val="none" w:sz="0" w:space="0" w:color="auto"/>
            <w:bottom w:val="none" w:sz="0" w:space="0" w:color="auto"/>
            <w:right w:val="none" w:sz="0" w:space="0" w:color="auto"/>
          </w:divBdr>
        </w:div>
        <w:div w:id="2014606090">
          <w:marLeft w:val="640"/>
          <w:marRight w:val="0"/>
          <w:marTop w:val="0"/>
          <w:marBottom w:val="0"/>
          <w:divBdr>
            <w:top w:val="none" w:sz="0" w:space="0" w:color="auto"/>
            <w:left w:val="none" w:sz="0" w:space="0" w:color="auto"/>
            <w:bottom w:val="none" w:sz="0" w:space="0" w:color="auto"/>
            <w:right w:val="none" w:sz="0" w:space="0" w:color="auto"/>
          </w:divBdr>
        </w:div>
        <w:div w:id="2088502434">
          <w:marLeft w:val="640"/>
          <w:marRight w:val="0"/>
          <w:marTop w:val="0"/>
          <w:marBottom w:val="0"/>
          <w:divBdr>
            <w:top w:val="none" w:sz="0" w:space="0" w:color="auto"/>
            <w:left w:val="none" w:sz="0" w:space="0" w:color="auto"/>
            <w:bottom w:val="none" w:sz="0" w:space="0" w:color="auto"/>
            <w:right w:val="none" w:sz="0" w:space="0" w:color="auto"/>
          </w:divBdr>
        </w:div>
        <w:div w:id="988023441">
          <w:marLeft w:val="640"/>
          <w:marRight w:val="0"/>
          <w:marTop w:val="0"/>
          <w:marBottom w:val="0"/>
          <w:divBdr>
            <w:top w:val="none" w:sz="0" w:space="0" w:color="auto"/>
            <w:left w:val="none" w:sz="0" w:space="0" w:color="auto"/>
            <w:bottom w:val="none" w:sz="0" w:space="0" w:color="auto"/>
            <w:right w:val="none" w:sz="0" w:space="0" w:color="auto"/>
          </w:divBdr>
        </w:div>
        <w:div w:id="1744794509">
          <w:marLeft w:val="640"/>
          <w:marRight w:val="0"/>
          <w:marTop w:val="0"/>
          <w:marBottom w:val="0"/>
          <w:divBdr>
            <w:top w:val="none" w:sz="0" w:space="0" w:color="auto"/>
            <w:left w:val="none" w:sz="0" w:space="0" w:color="auto"/>
            <w:bottom w:val="none" w:sz="0" w:space="0" w:color="auto"/>
            <w:right w:val="none" w:sz="0" w:space="0" w:color="auto"/>
          </w:divBdr>
        </w:div>
        <w:div w:id="362289339">
          <w:marLeft w:val="640"/>
          <w:marRight w:val="0"/>
          <w:marTop w:val="0"/>
          <w:marBottom w:val="0"/>
          <w:divBdr>
            <w:top w:val="none" w:sz="0" w:space="0" w:color="auto"/>
            <w:left w:val="none" w:sz="0" w:space="0" w:color="auto"/>
            <w:bottom w:val="none" w:sz="0" w:space="0" w:color="auto"/>
            <w:right w:val="none" w:sz="0" w:space="0" w:color="auto"/>
          </w:divBdr>
        </w:div>
        <w:div w:id="997079247">
          <w:marLeft w:val="640"/>
          <w:marRight w:val="0"/>
          <w:marTop w:val="0"/>
          <w:marBottom w:val="0"/>
          <w:divBdr>
            <w:top w:val="none" w:sz="0" w:space="0" w:color="auto"/>
            <w:left w:val="none" w:sz="0" w:space="0" w:color="auto"/>
            <w:bottom w:val="none" w:sz="0" w:space="0" w:color="auto"/>
            <w:right w:val="none" w:sz="0" w:space="0" w:color="auto"/>
          </w:divBdr>
        </w:div>
        <w:div w:id="1909925251">
          <w:marLeft w:val="640"/>
          <w:marRight w:val="0"/>
          <w:marTop w:val="0"/>
          <w:marBottom w:val="0"/>
          <w:divBdr>
            <w:top w:val="none" w:sz="0" w:space="0" w:color="auto"/>
            <w:left w:val="none" w:sz="0" w:space="0" w:color="auto"/>
            <w:bottom w:val="none" w:sz="0" w:space="0" w:color="auto"/>
            <w:right w:val="none" w:sz="0" w:space="0" w:color="auto"/>
          </w:divBdr>
        </w:div>
        <w:div w:id="911039739">
          <w:marLeft w:val="640"/>
          <w:marRight w:val="0"/>
          <w:marTop w:val="0"/>
          <w:marBottom w:val="0"/>
          <w:divBdr>
            <w:top w:val="none" w:sz="0" w:space="0" w:color="auto"/>
            <w:left w:val="none" w:sz="0" w:space="0" w:color="auto"/>
            <w:bottom w:val="none" w:sz="0" w:space="0" w:color="auto"/>
            <w:right w:val="none" w:sz="0" w:space="0" w:color="auto"/>
          </w:divBdr>
        </w:div>
        <w:div w:id="552161728">
          <w:marLeft w:val="640"/>
          <w:marRight w:val="0"/>
          <w:marTop w:val="0"/>
          <w:marBottom w:val="0"/>
          <w:divBdr>
            <w:top w:val="none" w:sz="0" w:space="0" w:color="auto"/>
            <w:left w:val="none" w:sz="0" w:space="0" w:color="auto"/>
            <w:bottom w:val="none" w:sz="0" w:space="0" w:color="auto"/>
            <w:right w:val="none" w:sz="0" w:space="0" w:color="auto"/>
          </w:divBdr>
        </w:div>
        <w:div w:id="1435781865">
          <w:marLeft w:val="640"/>
          <w:marRight w:val="0"/>
          <w:marTop w:val="0"/>
          <w:marBottom w:val="0"/>
          <w:divBdr>
            <w:top w:val="none" w:sz="0" w:space="0" w:color="auto"/>
            <w:left w:val="none" w:sz="0" w:space="0" w:color="auto"/>
            <w:bottom w:val="none" w:sz="0" w:space="0" w:color="auto"/>
            <w:right w:val="none" w:sz="0" w:space="0" w:color="auto"/>
          </w:divBdr>
        </w:div>
        <w:div w:id="1847288463">
          <w:marLeft w:val="640"/>
          <w:marRight w:val="0"/>
          <w:marTop w:val="0"/>
          <w:marBottom w:val="0"/>
          <w:divBdr>
            <w:top w:val="none" w:sz="0" w:space="0" w:color="auto"/>
            <w:left w:val="none" w:sz="0" w:space="0" w:color="auto"/>
            <w:bottom w:val="none" w:sz="0" w:space="0" w:color="auto"/>
            <w:right w:val="none" w:sz="0" w:space="0" w:color="auto"/>
          </w:divBdr>
        </w:div>
        <w:div w:id="824471632">
          <w:marLeft w:val="640"/>
          <w:marRight w:val="0"/>
          <w:marTop w:val="0"/>
          <w:marBottom w:val="0"/>
          <w:divBdr>
            <w:top w:val="none" w:sz="0" w:space="0" w:color="auto"/>
            <w:left w:val="none" w:sz="0" w:space="0" w:color="auto"/>
            <w:bottom w:val="none" w:sz="0" w:space="0" w:color="auto"/>
            <w:right w:val="none" w:sz="0" w:space="0" w:color="auto"/>
          </w:divBdr>
        </w:div>
        <w:div w:id="1162743600">
          <w:marLeft w:val="640"/>
          <w:marRight w:val="0"/>
          <w:marTop w:val="0"/>
          <w:marBottom w:val="0"/>
          <w:divBdr>
            <w:top w:val="none" w:sz="0" w:space="0" w:color="auto"/>
            <w:left w:val="none" w:sz="0" w:space="0" w:color="auto"/>
            <w:bottom w:val="none" w:sz="0" w:space="0" w:color="auto"/>
            <w:right w:val="none" w:sz="0" w:space="0" w:color="auto"/>
          </w:divBdr>
        </w:div>
        <w:div w:id="1109010333">
          <w:marLeft w:val="640"/>
          <w:marRight w:val="0"/>
          <w:marTop w:val="0"/>
          <w:marBottom w:val="0"/>
          <w:divBdr>
            <w:top w:val="none" w:sz="0" w:space="0" w:color="auto"/>
            <w:left w:val="none" w:sz="0" w:space="0" w:color="auto"/>
            <w:bottom w:val="none" w:sz="0" w:space="0" w:color="auto"/>
            <w:right w:val="none" w:sz="0" w:space="0" w:color="auto"/>
          </w:divBdr>
        </w:div>
        <w:div w:id="1143424182">
          <w:marLeft w:val="640"/>
          <w:marRight w:val="0"/>
          <w:marTop w:val="0"/>
          <w:marBottom w:val="0"/>
          <w:divBdr>
            <w:top w:val="none" w:sz="0" w:space="0" w:color="auto"/>
            <w:left w:val="none" w:sz="0" w:space="0" w:color="auto"/>
            <w:bottom w:val="none" w:sz="0" w:space="0" w:color="auto"/>
            <w:right w:val="none" w:sz="0" w:space="0" w:color="auto"/>
          </w:divBdr>
        </w:div>
        <w:div w:id="523904996">
          <w:marLeft w:val="640"/>
          <w:marRight w:val="0"/>
          <w:marTop w:val="0"/>
          <w:marBottom w:val="0"/>
          <w:divBdr>
            <w:top w:val="none" w:sz="0" w:space="0" w:color="auto"/>
            <w:left w:val="none" w:sz="0" w:space="0" w:color="auto"/>
            <w:bottom w:val="none" w:sz="0" w:space="0" w:color="auto"/>
            <w:right w:val="none" w:sz="0" w:space="0" w:color="auto"/>
          </w:divBdr>
        </w:div>
        <w:div w:id="1530490943">
          <w:marLeft w:val="640"/>
          <w:marRight w:val="0"/>
          <w:marTop w:val="0"/>
          <w:marBottom w:val="0"/>
          <w:divBdr>
            <w:top w:val="none" w:sz="0" w:space="0" w:color="auto"/>
            <w:left w:val="none" w:sz="0" w:space="0" w:color="auto"/>
            <w:bottom w:val="none" w:sz="0" w:space="0" w:color="auto"/>
            <w:right w:val="none" w:sz="0" w:space="0" w:color="auto"/>
          </w:divBdr>
        </w:div>
        <w:div w:id="992368463">
          <w:marLeft w:val="640"/>
          <w:marRight w:val="0"/>
          <w:marTop w:val="0"/>
          <w:marBottom w:val="0"/>
          <w:divBdr>
            <w:top w:val="none" w:sz="0" w:space="0" w:color="auto"/>
            <w:left w:val="none" w:sz="0" w:space="0" w:color="auto"/>
            <w:bottom w:val="none" w:sz="0" w:space="0" w:color="auto"/>
            <w:right w:val="none" w:sz="0" w:space="0" w:color="auto"/>
          </w:divBdr>
        </w:div>
        <w:div w:id="151990800">
          <w:marLeft w:val="640"/>
          <w:marRight w:val="0"/>
          <w:marTop w:val="0"/>
          <w:marBottom w:val="0"/>
          <w:divBdr>
            <w:top w:val="none" w:sz="0" w:space="0" w:color="auto"/>
            <w:left w:val="none" w:sz="0" w:space="0" w:color="auto"/>
            <w:bottom w:val="none" w:sz="0" w:space="0" w:color="auto"/>
            <w:right w:val="none" w:sz="0" w:space="0" w:color="auto"/>
          </w:divBdr>
        </w:div>
        <w:div w:id="376971801">
          <w:marLeft w:val="640"/>
          <w:marRight w:val="0"/>
          <w:marTop w:val="0"/>
          <w:marBottom w:val="0"/>
          <w:divBdr>
            <w:top w:val="none" w:sz="0" w:space="0" w:color="auto"/>
            <w:left w:val="none" w:sz="0" w:space="0" w:color="auto"/>
            <w:bottom w:val="none" w:sz="0" w:space="0" w:color="auto"/>
            <w:right w:val="none" w:sz="0" w:space="0" w:color="auto"/>
          </w:divBdr>
        </w:div>
        <w:div w:id="748580743">
          <w:marLeft w:val="640"/>
          <w:marRight w:val="0"/>
          <w:marTop w:val="0"/>
          <w:marBottom w:val="0"/>
          <w:divBdr>
            <w:top w:val="none" w:sz="0" w:space="0" w:color="auto"/>
            <w:left w:val="none" w:sz="0" w:space="0" w:color="auto"/>
            <w:bottom w:val="none" w:sz="0" w:space="0" w:color="auto"/>
            <w:right w:val="none" w:sz="0" w:space="0" w:color="auto"/>
          </w:divBdr>
        </w:div>
        <w:div w:id="1085027764">
          <w:marLeft w:val="640"/>
          <w:marRight w:val="0"/>
          <w:marTop w:val="0"/>
          <w:marBottom w:val="0"/>
          <w:divBdr>
            <w:top w:val="none" w:sz="0" w:space="0" w:color="auto"/>
            <w:left w:val="none" w:sz="0" w:space="0" w:color="auto"/>
            <w:bottom w:val="none" w:sz="0" w:space="0" w:color="auto"/>
            <w:right w:val="none" w:sz="0" w:space="0" w:color="auto"/>
          </w:divBdr>
        </w:div>
        <w:div w:id="1094132841">
          <w:marLeft w:val="640"/>
          <w:marRight w:val="0"/>
          <w:marTop w:val="0"/>
          <w:marBottom w:val="0"/>
          <w:divBdr>
            <w:top w:val="none" w:sz="0" w:space="0" w:color="auto"/>
            <w:left w:val="none" w:sz="0" w:space="0" w:color="auto"/>
            <w:bottom w:val="none" w:sz="0" w:space="0" w:color="auto"/>
            <w:right w:val="none" w:sz="0" w:space="0" w:color="auto"/>
          </w:divBdr>
        </w:div>
        <w:div w:id="1383359317">
          <w:marLeft w:val="640"/>
          <w:marRight w:val="0"/>
          <w:marTop w:val="0"/>
          <w:marBottom w:val="0"/>
          <w:divBdr>
            <w:top w:val="none" w:sz="0" w:space="0" w:color="auto"/>
            <w:left w:val="none" w:sz="0" w:space="0" w:color="auto"/>
            <w:bottom w:val="none" w:sz="0" w:space="0" w:color="auto"/>
            <w:right w:val="none" w:sz="0" w:space="0" w:color="auto"/>
          </w:divBdr>
        </w:div>
        <w:div w:id="1437553142">
          <w:marLeft w:val="640"/>
          <w:marRight w:val="0"/>
          <w:marTop w:val="0"/>
          <w:marBottom w:val="0"/>
          <w:divBdr>
            <w:top w:val="none" w:sz="0" w:space="0" w:color="auto"/>
            <w:left w:val="none" w:sz="0" w:space="0" w:color="auto"/>
            <w:bottom w:val="none" w:sz="0" w:space="0" w:color="auto"/>
            <w:right w:val="none" w:sz="0" w:space="0" w:color="auto"/>
          </w:divBdr>
        </w:div>
        <w:div w:id="1841190904">
          <w:marLeft w:val="640"/>
          <w:marRight w:val="0"/>
          <w:marTop w:val="0"/>
          <w:marBottom w:val="0"/>
          <w:divBdr>
            <w:top w:val="none" w:sz="0" w:space="0" w:color="auto"/>
            <w:left w:val="none" w:sz="0" w:space="0" w:color="auto"/>
            <w:bottom w:val="none" w:sz="0" w:space="0" w:color="auto"/>
            <w:right w:val="none" w:sz="0" w:space="0" w:color="auto"/>
          </w:divBdr>
        </w:div>
        <w:div w:id="1910267829">
          <w:marLeft w:val="640"/>
          <w:marRight w:val="0"/>
          <w:marTop w:val="0"/>
          <w:marBottom w:val="0"/>
          <w:divBdr>
            <w:top w:val="none" w:sz="0" w:space="0" w:color="auto"/>
            <w:left w:val="none" w:sz="0" w:space="0" w:color="auto"/>
            <w:bottom w:val="none" w:sz="0" w:space="0" w:color="auto"/>
            <w:right w:val="none" w:sz="0" w:space="0" w:color="auto"/>
          </w:divBdr>
        </w:div>
        <w:div w:id="944651310">
          <w:marLeft w:val="640"/>
          <w:marRight w:val="0"/>
          <w:marTop w:val="0"/>
          <w:marBottom w:val="0"/>
          <w:divBdr>
            <w:top w:val="none" w:sz="0" w:space="0" w:color="auto"/>
            <w:left w:val="none" w:sz="0" w:space="0" w:color="auto"/>
            <w:bottom w:val="none" w:sz="0" w:space="0" w:color="auto"/>
            <w:right w:val="none" w:sz="0" w:space="0" w:color="auto"/>
          </w:divBdr>
        </w:div>
        <w:div w:id="1077243264">
          <w:marLeft w:val="640"/>
          <w:marRight w:val="0"/>
          <w:marTop w:val="0"/>
          <w:marBottom w:val="0"/>
          <w:divBdr>
            <w:top w:val="none" w:sz="0" w:space="0" w:color="auto"/>
            <w:left w:val="none" w:sz="0" w:space="0" w:color="auto"/>
            <w:bottom w:val="none" w:sz="0" w:space="0" w:color="auto"/>
            <w:right w:val="none" w:sz="0" w:space="0" w:color="auto"/>
          </w:divBdr>
        </w:div>
      </w:divsChild>
    </w:div>
    <w:div w:id="1889796645">
      <w:bodyDiv w:val="1"/>
      <w:marLeft w:val="0"/>
      <w:marRight w:val="0"/>
      <w:marTop w:val="0"/>
      <w:marBottom w:val="0"/>
      <w:divBdr>
        <w:top w:val="none" w:sz="0" w:space="0" w:color="auto"/>
        <w:left w:val="none" w:sz="0" w:space="0" w:color="auto"/>
        <w:bottom w:val="none" w:sz="0" w:space="0" w:color="auto"/>
        <w:right w:val="none" w:sz="0" w:space="0" w:color="auto"/>
      </w:divBdr>
      <w:divsChild>
        <w:div w:id="1885092227">
          <w:marLeft w:val="640"/>
          <w:marRight w:val="0"/>
          <w:marTop w:val="0"/>
          <w:marBottom w:val="0"/>
          <w:divBdr>
            <w:top w:val="none" w:sz="0" w:space="0" w:color="auto"/>
            <w:left w:val="none" w:sz="0" w:space="0" w:color="auto"/>
            <w:bottom w:val="none" w:sz="0" w:space="0" w:color="auto"/>
            <w:right w:val="none" w:sz="0" w:space="0" w:color="auto"/>
          </w:divBdr>
        </w:div>
        <w:div w:id="1866211075">
          <w:marLeft w:val="640"/>
          <w:marRight w:val="0"/>
          <w:marTop w:val="0"/>
          <w:marBottom w:val="0"/>
          <w:divBdr>
            <w:top w:val="none" w:sz="0" w:space="0" w:color="auto"/>
            <w:left w:val="none" w:sz="0" w:space="0" w:color="auto"/>
            <w:bottom w:val="none" w:sz="0" w:space="0" w:color="auto"/>
            <w:right w:val="none" w:sz="0" w:space="0" w:color="auto"/>
          </w:divBdr>
        </w:div>
        <w:div w:id="1055007868">
          <w:marLeft w:val="640"/>
          <w:marRight w:val="0"/>
          <w:marTop w:val="0"/>
          <w:marBottom w:val="0"/>
          <w:divBdr>
            <w:top w:val="none" w:sz="0" w:space="0" w:color="auto"/>
            <w:left w:val="none" w:sz="0" w:space="0" w:color="auto"/>
            <w:bottom w:val="none" w:sz="0" w:space="0" w:color="auto"/>
            <w:right w:val="none" w:sz="0" w:space="0" w:color="auto"/>
          </w:divBdr>
        </w:div>
        <w:div w:id="972174554">
          <w:marLeft w:val="640"/>
          <w:marRight w:val="0"/>
          <w:marTop w:val="0"/>
          <w:marBottom w:val="0"/>
          <w:divBdr>
            <w:top w:val="none" w:sz="0" w:space="0" w:color="auto"/>
            <w:left w:val="none" w:sz="0" w:space="0" w:color="auto"/>
            <w:bottom w:val="none" w:sz="0" w:space="0" w:color="auto"/>
            <w:right w:val="none" w:sz="0" w:space="0" w:color="auto"/>
          </w:divBdr>
        </w:div>
        <w:div w:id="866483946">
          <w:marLeft w:val="640"/>
          <w:marRight w:val="0"/>
          <w:marTop w:val="0"/>
          <w:marBottom w:val="0"/>
          <w:divBdr>
            <w:top w:val="none" w:sz="0" w:space="0" w:color="auto"/>
            <w:left w:val="none" w:sz="0" w:space="0" w:color="auto"/>
            <w:bottom w:val="none" w:sz="0" w:space="0" w:color="auto"/>
            <w:right w:val="none" w:sz="0" w:space="0" w:color="auto"/>
          </w:divBdr>
        </w:div>
        <w:div w:id="2104642658">
          <w:marLeft w:val="640"/>
          <w:marRight w:val="0"/>
          <w:marTop w:val="0"/>
          <w:marBottom w:val="0"/>
          <w:divBdr>
            <w:top w:val="none" w:sz="0" w:space="0" w:color="auto"/>
            <w:left w:val="none" w:sz="0" w:space="0" w:color="auto"/>
            <w:bottom w:val="none" w:sz="0" w:space="0" w:color="auto"/>
            <w:right w:val="none" w:sz="0" w:space="0" w:color="auto"/>
          </w:divBdr>
        </w:div>
        <w:div w:id="1590886640">
          <w:marLeft w:val="640"/>
          <w:marRight w:val="0"/>
          <w:marTop w:val="0"/>
          <w:marBottom w:val="0"/>
          <w:divBdr>
            <w:top w:val="none" w:sz="0" w:space="0" w:color="auto"/>
            <w:left w:val="none" w:sz="0" w:space="0" w:color="auto"/>
            <w:bottom w:val="none" w:sz="0" w:space="0" w:color="auto"/>
            <w:right w:val="none" w:sz="0" w:space="0" w:color="auto"/>
          </w:divBdr>
        </w:div>
        <w:div w:id="152991518">
          <w:marLeft w:val="640"/>
          <w:marRight w:val="0"/>
          <w:marTop w:val="0"/>
          <w:marBottom w:val="0"/>
          <w:divBdr>
            <w:top w:val="none" w:sz="0" w:space="0" w:color="auto"/>
            <w:left w:val="none" w:sz="0" w:space="0" w:color="auto"/>
            <w:bottom w:val="none" w:sz="0" w:space="0" w:color="auto"/>
            <w:right w:val="none" w:sz="0" w:space="0" w:color="auto"/>
          </w:divBdr>
        </w:div>
        <w:div w:id="1569657285">
          <w:marLeft w:val="640"/>
          <w:marRight w:val="0"/>
          <w:marTop w:val="0"/>
          <w:marBottom w:val="0"/>
          <w:divBdr>
            <w:top w:val="none" w:sz="0" w:space="0" w:color="auto"/>
            <w:left w:val="none" w:sz="0" w:space="0" w:color="auto"/>
            <w:bottom w:val="none" w:sz="0" w:space="0" w:color="auto"/>
            <w:right w:val="none" w:sz="0" w:space="0" w:color="auto"/>
          </w:divBdr>
        </w:div>
        <w:div w:id="795762098">
          <w:marLeft w:val="640"/>
          <w:marRight w:val="0"/>
          <w:marTop w:val="0"/>
          <w:marBottom w:val="0"/>
          <w:divBdr>
            <w:top w:val="none" w:sz="0" w:space="0" w:color="auto"/>
            <w:left w:val="none" w:sz="0" w:space="0" w:color="auto"/>
            <w:bottom w:val="none" w:sz="0" w:space="0" w:color="auto"/>
            <w:right w:val="none" w:sz="0" w:space="0" w:color="auto"/>
          </w:divBdr>
        </w:div>
        <w:div w:id="701516754">
          <w:marLeft w:val="640"/>
          <w:marRight w:val="0"/>
          <w:marTop w:val="0"/>
          <w:marBottom w:val="0"/>
          <w:divBdr>
            <w:top w:val="none" w:sz="0" w:space="0" w:color="auto"/>
            <w:left w:val="none" w:sz="0" w:space="0" w:color="auto"/>
            <w:bottom w:val="none" w:sz="0" w:space="0" w:color="auto"/>
            <w:right w:val="none" w:sz="0" w:space="0" w:color="auto"/>
          </w:divBdr>
        </w:div>
        <w:div w:id="1554462379">
          <w:marLeft w:val="640"/>
          <w:marRight w:val="0"/>
          <w:marTop w:val="0"/>
          <w:marBottom w:val="0"/>
          <w:divBdr>
            <w:top w:val="none" w:sz="0" w:space="0" w:color="auto"/>
            <w:left w:val="none" w:sz="0" w:space="0" w:color="auto"/>
            <w:bottom w:val="none" w:sz="0" w:space="0" w:color="auto"/>
            <w:right w:val="none" w:sz="0" w:space="0" w:color="auto"/>
          </w:divBdr>
        </w:div>
        <w:div w:id="1185753382">
          <w:marLeft w:val="640"/>
          <w:marRight w:val="0"/>
          <w:marTop w:val="0"/>
          <w:marBottom w:val="0"/>
          <w:divBdr>
            <w:top w:val="none" w:sz="0" w:space="0" w:color="auto"/>
            <w:left w:val="none" w:sz="0" w:space="0" w:color="auto"/>
            <w:bottom w:val="none" w:sz="0" w:space="0" w:color="auto"/>
            <w:right w:val="none" w:sz="0" w:space="0" w:color="auto"/>
          </w:divBdr>
        </w:div>
        <w:div w:id="849219581">
          <w:marLeft w:val="640"/>
          <w:marRight w:val="0"/>
          <w:marTop w:val="0"/>
          <w:marBottom w:val="0"/>
          <w:divBdr>
            <w:top w:val="none" w:sz="0" w:space="0" w:color="auto"/>
            <w:left w:val="none" w:sz="0" w:space="0" w:color="auto"/>
            <w:bottom w:val="none" w:sz="0" w:space="0" w:color="auto"/>
            <w:right w:val="none" w:sz="0" w:space="0" w:color="auto"/>
          </w:divBdr>
        </w:div>
        <w:div w:id="1748574547">
          <w:marLeft w:val="640"/>
          <w:marRight w:val="0"/>
          <w:marTop w:val="0"/>
          <w:marBottom w:val="0"/>
          <w:divBdr>
            <w:top w:val="none" w:sz="0" w:space="0" w:color="auto"/>
            <w:left w:val="none" w:sz="0" w:space="0" w:color="auto"/>
            <w:bottom w:val="none" w:sz="0" w:space="0" w:color="auto"/>
            <w:right w:val="none" w:sz="0" w:space="0" w:color="auto"/>
          </w:divBdr>
        </w:div>
        <w:div w:id="107358298">
          <w:marLeft w:val="640"/>
          <w:marRight w:val="0"/>
          <w:marTop w:val="0"/>
          <w:marBottom w:val="0"/>
          <w:divBdr>
            <w:top w:val="none" w:sz="0" w:space="0" w:color="auto"/>
            <w:left w:val="none" w:sz="0" w:space="0" w:color="auto"/>
            <w:bottom w:val="none" w:sz="0" w:space="0" w:color="auto"/>
            <w:right w:val="none" w:sz="0" w:space="0" w:color="auto"/>
          </w:divBdr>
        </w:div>
        <w:div w:id="144472867">
          <w:marLeft w:val="640"/>
          <w:marRight w:val="0"/>
          <w:marTop w:val="0"/>
          <w:marBottom w:val="0"/>
          <w:divBdr>
            <w:top w:val="none" w:sz="0" w:space="0" w:color="auto"/>
            <w:left w:val="none" w:sz="0" w:space="0" w:color="auto"/>
            <w:bottom w:val="none" w:sz="0" w:space="0" w:color="auto"/>
            <w:right w:val="none" w:sz="0" w:space="0" w:color="auto"/>
          </w:divBdr>
        </w:div>
        <w:div w:id="632714855">
          <w:marLeft w:val="640"/>
          <w:marRight w:val="0"/>
          <w:marTop w:val="0"/>
          <w:marBottom w:val="0"/>
          <w:divBdr>
            <w:top w:val="none" w:sz="0" w:space="0" w:color="auto"/>
            <w:left w:val="none" w:sz="0" w:space="0" w:color="auto"/>
            <w:bottom w:val="none" w:sz="0" w:space="0" w:color="auto"/>
            <w:right w:val="none" w:sz="0" w:space="0" w:color="auto"/>
          </w:divBdr>
        </w:div>
        <w:div w:id="1902138118">
          <w:marLeft w:val="640"/>
          <w:marRight w:val="0"/>
          <w:marTop w:val="0"/>
          <w:marBottom w:val="0"/>
          <w:divBdr>
            <w:top w:val="none" w:sz="0" w:space="0" w:color="auto"/>
            <w:left w:val="none" w:sz="0" w:space="0" w:color="auto"/>
            <w:bottom w:val="none" w:sz="0" w:space="0" w:color="auto"/>
            <w:right w:val="none" w:sz="0" w:space="0" w:color="auto"/>
          </w:divBdr>
        </w:div>
        <w:div w:id="498234090">
          <w:marLeft w:val="640"/>
          <w:marRight w:val="0"/>
          <w:marTop w:val="0"/>
          <w:marBottom w:val="0"/>
          <w:divBdr>
            <w:top w:val="none" w:sz="0" w:space="0" w:color="auto"/>
            <w:left w:val="none" w:sz="0" w:space="0" w:color="auto"/>
            <w:bottom w:val="none" w:sz="0" w:space="0" w:color="auto"/>
            <w:right w:val="none" w:sz="0" w:space="0" w:color="auto"/>
          </w:divBdr>
        </w:div>
        <w:div w:id="423846126">
          <w:marLeft w:val="640"/>
          <w:marRight w:val="0"/>
          <w:marTop w:val="0"/>
          <w:marBottom w:val="0"/>
          <w:divBdr>
            <w:top w:val="none" w:sz="0" w:space="0" w:color="auto"/>
            <w:left w:val="none" w:sz="0" w:space="0" w:color="auto"/>
            <w:bottom w:val="none" w:sz="0" w:space="0" w:color="auto"/>
            <w:right w:val="none" w:sz="0" w:space="0" w:color="auto"/>
          </w:divBdr>
        </w:div>
        <w:div w:id="830828392">
          <w:marLeft w:val="640"/>
          <w:marRight w:val="0"/>
          <w:marTop w:val="0"/>
          <w:marBottom w:val="0"/>
          <w:divBdr>
            <w:top w:val="none" w:sz="0" w:space="0" w:color="auto"/>
            <w:left w:val="none" w:sz="0" w:space="0" w:color="auto"/>
            <w:bottom w:val="none" w:sz="0" w:space="0" w:color="auto"/>
            <w:right w:val="none" w:sz="0" w:space="0" w:color="auto"/>
          </w:divBdr>
        </w:div>
        <w:div w:id="483667197">
          <w:marLeft w:val="640"/>
          <w:marRight w:val="0"/>
          <w:marTop w:val="0"/>
          <w:marBottom w:val="0"/>
          <w:divBdr>
            <w:top w:val="none" w:sz="0" w:space="0" w:color="auto"/>
            <w:left w:val="none" w:sz="0" w:space="0" w:color="auto"/>
            <w:bottom w:val="none" w:sz="0" w:space="0" w:color="auto"/>
            <w:right w:val="none" w:sz="0" w:space="0" w:color="auto"/>
          </w:divBdr>
        </w:div>
        <w:div w:id="89007403">
          <w:marLeft w:val="640"/>
          <w:marRight w:val="0"/>
          <w:marTop w:val="0"/>
          <w:marBottom w:val="0"/>
          <w:divBdr>
            <w:top w:val="none" w:sz="0" w:space="0" w:color="auto"/>
            <w:left w:val="none" w:sz="0" w:space="0" w:color="auto"/>
            <w:bottom w:val="none" w:sz="0" w:space="0" w:color="auto"/>
            <w:right w:val="none" w:sz="0" w:space="0" w:color="auto"/>
          </w:divBdr>
        </w:div>
        <w:div w:id="2131512846">
          <w:marLeft w:val="640"/>
          <w:marRight w:val="0"/>
          <w:marTop w:val="0"/>
          <w:marBottom w:val="0"/>
          <w:divBdr>
            <w:top w:val="none" w:sz="0" w:space="0" w:color="auto"/>
            <w:left w:val="none" w:sz="0" w:space="0" w:color="auto"/>
            <w:bottom w:val="none" w:sz="0" w:space="0" w:color="auto"/>
            <w:right w:val="none" w:sz="0" w:space="0" w:color="auto"/>
          </w:divBdr>
        </w:div>
        <w:div w:id="101924390">
          <w:marLeft w:val="640"/>
          <w:marRight w:val="0"/>
          <w:marTop w:val="0"/>
          <w:marBottom w:val="0"/>
          <w:divBdr>
            <w:top w:val="none" w:sz="0" w:space="0" w:color="auto"/>
            <w:left w:val="none" w:sz="0" w:space="0" w:color="auto"/>
            <w:bottom w:val="none" w:sz="0" w:space="0" w:color="auto"/>
            <w:right w:val="none" w:sz="0" w:space="0" w:color="auto"/>
          </w:divBdr>
        </w:div>
        <w:div w:id="1312515017">
          <w:marLeft w:val="640"/>
          <w:marRight w:val="0"/>
          <w:marTop w:val="0"/>
          <w:marBottom w:val="0"/>
          <w:divBdr>
            <w:top w:val="none" w:sz="0" w:space="0" w:color="auto"/>
            <w:left w:val="none" w:sz="0" w:space="0" w:color="auto"/>
            <w:bottom w:val="none" w:sz="0" w:space="0" w:color="auto"/>
            <w:right w:val="none" w:sz="0" w:space="0" w:color="auto"/>
          </w:divBdr>
        </w:div>
        <w:div w:id="960307176">
          <w:marLeft w:val="640"/>
          <w:marRight w:val="0"/>
          <w:marTop w:val="0"/>
          <w:marBottom w:val="0"/>
          <w:divBdr>
            <w:top w:val="none" w:sz="0" w:space="0" w:color="auto"/>
            <w:left w:val="none" w:sz="0" w:space="0" w:color="auto"/>
            <w:bottom w:val="none" w:sz="0" w:space="0" w:color="auto"/>
            <w:right w:val="none" w:sz="0" w:space="0" w:color="auto"/>
          </w:divBdr>
        </w:div>
        <w:div w:id="312611008">
          <w:marLeft w:val="640"/>
          <w:marRight w:val="0"/>
          <w:marTop w:val="0"/>
          <w:marBottom w:val="0"/>
          <w:divBdr>
            <w:top w:val="none" w:sz="0" w:space="0" w:color="auto"/>
            <w:left w:val="none" w:sz="0" w:space="0" w:color="auto"/>
            <w:bottom w:val="none" w:sz="0" w:space="0" w:color="auto"/>
            <w:right w:val="none" w:sz="0" w:space="0" w:color="auto"/>
          </w:divBdr>
        </w:div>
        <w:div w:id="484277053">
          <w:marLeft w:val="640"/>
          <w:marRight w:val="0"/>
          <w:marTop w:val="0"/>
          <w:marBottom w:val="0"/>
          <w:divBdr>
            <w:top w:val="none" w:sz="0" w:space="0" w:color="auto"/>
            <w:left w:val="none" w:sz="0" w:space="0" w:color="auto"/>
            <w:bottom w:val="none" w:sz="0" w:space="0" w:color="auto"/>
            <w:right w:val="none" w:sz="0" w:space="0" w:color="auto"/>
          </w:divBdr>
        </w:div>
        <w:div w:id="92484940">
          <w:marLeft w:val="640"/>
          <w:marRight w:val="0"/>
          <w:marTop w:val="0"/>
          <w:marBottom w:val="0"/>
          <w:divBdr>
            <w:top w:val="none" w:sz="0" w:space="0" w:color="auto"/>
            <w:left w:val="none" w:sz="0" w:space="0" w:color="auto"/>
            <w:bottom w:val="none" w:sz="0" w:space="0" w:color="auto"/>
            <w:right w:val="none" w:sz="0" w:space="0" w:color="auto"/>
          </w:divBdr>
        </w:div>
        <w:div w:id="757139523">
          <w:marLeft w:val="640"/>
          <w:marRight w:val="0"/>
          <w:marTop w:val="0"/>
          <w:marBottom w:val="0"/>
          <w:divBdr>
            <w:top w:val="none" w:sz="0" w:space="0" w:color="auto"/>
            <w:left w:val="none" w:sz="0" w:space="0" w:color="auto"/>
            <w:bottom w:val="none" w:sz="0" w:space="0" w:color="auto"/>
            <w:right w:val="none" w:sz="0" w:space="0" w:color="auto"/>
          </w:divBdr>
        </w:div>
        <w:div w:id="2095319033">
          <w:marLeft w:val="640"/>
          <w:marRight w:val="0"/>
          <w:marTop w:val="0"/>
          <w:marBottom w:val="0"/>
          <w:divBdr>
            <w:top w:val="none" w:sz="0" w:space="0" w:color="auto"/>
            <w:left w:val="none" w:sz="0" w:space="0" w:color="auto"/>
            <w:bottom w:val="none" w:sz="0" w:space="0" w:color="auto"/>
            <w:right w:val="none" w:sz="0" w:space="0" w:color="auto"/>
          </w:divBdr>
        </w:div>
        <w:div w:id="1929192994">
          <w:marLeft w:val="640"/>
          <w:marRight w:val="0"/>
          <w:marTop w:val="0"/>
          <w:marBottom w:val="0"/>
          <w:divBdr>
            <w:top w:val="none" w:sz="0" w:space="0" w:color="auto"/>
            <w:left w:val="none" w:sz="0" w:space="0" w:color="auto"/>
            <w:bottom w:val="none" w:sz="0" w:space="0" w:color="auto"/>
            <w:right w:val="none" w:sz="0" w:space="0" w:color="auto"/>
          </w:divBdr>
        </w:div>
        <w:div w:id="25100590">
          <w:marLeft w:val="640"/>
          <w:marRight w:val="0"/>
          <w:marTop w:val="0"/>
          <w:marBottom w:val="0"/>
          <w:divBdr>
            <w:top w:val="none" w:sz="0" w:space="0" w:color="auto"/>
            <w:left w:val="none" w:sz="0" w:space="0" w:color="auto"/>
            <w:bottom w:val="none" w:sz="0" w:space="0" w:color="auto"/>
            <w:right w:val="none" w:sz="0" w:space="0" w:color="auto"/>
          </w:divBdr>
        </w:div>
        <w:div w:id="1327395161">
          <w:marLeft w:val="640"/>
          <w:marRight w:val="0"/>
          <w:marTop w:val="0"/>
          <w:marBottom w:val="0"/>
          <w:divBdr>
            <w:top w:val="none" w:sz="0" w:space="0" w:color="auto"/>
            <w:left w:val="none" w:sz="0" w:space="0" w:color="auto"/>
            <w:bottom w:val="none" w:sz="0" w:space="0" w:color="auto"/>
            <w:right w:val="none" w:sz="0" w:space="0" w:color="auto"/>
          </w:divBdr>
        </w:div>
        <w:div w:id="83457569">
          <w:marLeft w:val="640"/>
          <w:marRight w:val="0"/>
          <w:marTop w:val="0"/>
          <w:marBottom w:val="0"/>
          <w:divBdr>
            <w:top w:val="none" w:sz="0" w:space="0" w:color="auto"/>
            <w:left w:val="none" w:sz="0" w:space="0" w:color="auto"/>
            <w:bottom w:val="none" w:sz="0" w:space="0" w:color="auto"/>
            <w:right w:val="none" w:sz="0" w:space="0" w:color="auto"/>
          </w:divBdr>
        </w:div>
        <w:div w:id="109126457">
          <w:marLeft w:val="640"/>
          <w:marRight w:val="0"/>
          <w:marTop w:val="0"/>
          <w:marBottom w:val="0"/>
          <w:divBdr>
            <w:top w:val="none" w:sz="0" w:space="0" w:color="auto"/>
            <w:left w:val="none" w:sz="0" w:space="0" w:color="auto"/>
            <w:bottom w:val="none" w:sz="0" w:space="0" w:color="auto"/>
            <w:right w:val="none" w:sz="0" w:space="0" w:color="auto"/>
          </w:divBdr>
        </w:div>
        <w:div w:id="1251505722">
          <w:marLeft w:val="640"/>
          <w:marRight w:val="0"/>
          <w:marTop w:val="0"/>
          <w:marBottom w:val="0"/>
          <w:divBdr>
            <w:top w:val="none" w:sz="0" w:space="0" w:color="auto"/>
            <w:left w:val="none" w:sz="0" w:space="0" w:color="auto"/>
            <w:bottom w:val="none" w:sz="0" w:space="0" w:color="auto"/>
            <w:right w:val="none" w:sz="0" w:space="0" w:color="auto"/>
          </w:divBdr>
        </w:div>
        <w:div w:id="943801038">
          <w:marLeft w:val="640"/>
          <w:marRight w:val="0"/>
          <w:marTop w:val="0"/>
          <w:marBottom w:val="0"/>
          <w:divBdr>
            <w:top w:val="none" w:sz="0" w:space="0" w:color="auto"/>
            <w:left w:val="none" w:sz="0" w:space="0" w:color="auto"/>
            <w:bottom w:val="none" w:sz="0" w:space="0" w:color="auto"/>
            <w:right w:val="none" w:sz="0" w:space="0" w:color="auto"/>
          </w:divBdr>
        </w:div>
        <w:div w:id="1957516383">
          <w:marLeft w:val="640"/>
          <w:marRight w:val="0"/>
          <w:marTop w:val="0"/>
          <w:marBottom w:val="0"/>
          <w:divBdr>
            <w:top w:val="none" w:sz="0" w:space="0" w:color="auto"/>
            <w:left w:val="none" w:sz="0" w:space="0" w:color="auto"/>
            <w:bottom w:val="none" w:sz="0" w:space="0" w:color="auto"/>
            <w:right w:val="none" w:sz="0" w:space="0" w:color="auto"/>
          </w:divBdr>
        </w:div>
        <w:div w:id="1385518380">
          <w:marLeft w:val="640"/>
          <w:marRight w:val="0"/>
          <w:marTop w:val="0"/>
          <w:marBottom w:val="0"/>
          <w:divBdr>
            <w:top w:val="none" w:sz="0" w:space="0" w:color="auto"/>
            <w:left w:val="none" w:sz="0" w:space="0" w:color="auto"/>
            <w:bottom w:val="none" w:sz="0" w:space="0" w:color="auto"/>
            <w:right w:val="none" w:sz="0" w:space="0" w:color="auto"/>
          </w:divBdr>
        </w:div>
        <w:div w:id="121656211">
          <w:marLeft w:val="640"/>
          <w:marRight w:val="0"/>
          <w:marTop w:val="0"/>
          <w:marBottom w:val="0"/>
          <w:divBdr>
            <w:top w:val="none" w:sz="0" w:space="0" w:color="auto"/>
            <w:left w:val="none" w:sz="0" w:space="0" w:color="auto"/>
            <w:bottom w:val="none" w:sz="0" w:space="0" w:color="auto"/>
            <w:right w:val="none" w:sz="0" w:space="0" w:color="auto"/>
          </w:divBdr>
        </w:div>
        <w:div w:id="1099372613">
          <w:marLeft w:val="640"/>
          <w:marRight w:val="0"/>
          <w:marTop w:val="0"/>
          <w:marBottom w:val="0"/>
          <w:divBdr>
            <w:top w:val="none" w:sz="0" w:space="0" w:color="auto"/>
            <w:left w:val="none" w:sz="0" w:space="0" w:color="auto"/>
            <w:bottom w:val="none" w:sz="0" w:space="0" w:color="auto"/>
            <w:right w:val="none" w:sz="0" w:space="0" w:color="auto"/>
          </w:divBdr>
        </w:div>
        <w:div w:id="535898022">
          <w:marLeft w:val="640"/>
          <w:marRight w:val="0"/>
          <w:marTop w:val="0"/>
          <w:marBottom w:val="0"/>
          <w:divBdr>
            <w:top w:val="none" w:sz="0" w:space="0" w:color="auto"/>
            <w:left w:val="none" w:sz="0" w:space="0" w:color="auto"/>
            <w:bottom w:val="none" w:sz="0" w:space="0" w:color="auto"/>
            <w:right w:val="none" w:sz="0" w:space="0" w:color="auto"/>
          </w:divBdr>
        </w:div>
        <w:div w:id="224532557">
          <w:marLeft w:val="640"/>
          <w:marRight w:val="0"/>
          <w:marTop w:val="0"/>
          <w:marBottom w:val="0"/>
          <w:divBdr>
            <w:top w:val="none" w:sz="0" w:space="0" w:color="auto"/>
            <w:left w:val="none" w:sz="0" w:space="0" w:color="auto"/>
            <w:bottom w:val="none" w:sz="0" w:space="0" w:color="auto"/>
            <w:right w:val="none" w:sz="0" w:space="0" w:color="auto"/>
          </w:divBdr>
        </w:div>
        <w:div w:id="1059941165">
          <w:marLeft w:val="640"/>
          <w:marRight w:val="0"/>
          <w:marTop w:val="0"/>
          <w:marBottom w:val="0"/>
          <w:divBdr>
            <w:top w:val="none" w:sz="0" w:space="0" w:color="auto"/>
            <w:left w:val="none" w:sz="0" w:space="0" w:color="auto"/>
            <w:bottom w:val="none" w:sz="0" w:space="0" w:color="auto"/>
            <w:right w:val="none" w:sz="0" w:space="0" w:color="auto"/>
          </w:divBdr>
        </w:div>
        <w:div w:id="842279850">
          <w:marLeft w:val="640"/>
          <w:marRight w:val="0"/>
          <w:marTop w:val="0"/>
          <w:marBottom w:val="0"/>
          <w:divBdr>
            <w:top w:val="none" w:sz="0" w:space="0" w:color="auto"/>
            <w:left w:val="none" w:sz="0" w:space="0" w:color="auto"/>
            <w:bottom w:val="none" w:sz="0" w:space="0" w:color="auto"/>
            <w:right w:val="none" w:sz="0" w:space="0" w:color="auto"/>
          </w:divBdr>
        </w:div>
        <w:div w:id="576021062">
          <w:marLeft w:val="640"/>
          <w:marRight w:val="0"/>
          <w:marTop w:val="0"/>
          <w:marBottom w:val="0"/>
          <w:divBdr>
            <w:top w:val="none" w:sz="0" w:space="0" w:color="auto"/>
            <w:left w:val="none" w:sz="0" w:space="0" w:color="auto"/>
            <w:bottom w:val="none" w:sz="0" w:space="0" w:color="auto"/>
            <w:right w:val="none" w:sz="0" w:space="0" w:color="auto"/>
          </w:divBdr>
        </w:div>
        <w:div w:id="1114519167">
          <w:marLeft w:val="640"/>
          <w:marRight w:val="0"/>
          <w:marTop w:val="0"/>
          <w:marBottom w:val="0"/>
          <w:divBdr>
            <w:top w:val="none" w:sz="0" w:space="0" w:color="auto"/>
            <w:left w:val="none" w:sz="0" w:space="0" w:color="auto"/>
            <w:bottom w:val="none" w:sz="0" w:space="0" w:color="auto"/>
            <w:right w:val="none" w:sz="0" w:space="0" w:color="auto"/>
          </w:divBdr>
        </w:div>
        <w:div w:id="1294752003">
          <w:marLeft w:val="640"/>
          <w:marRight w:val="0"/>
          <w:marTop w:val="0"/>
          <w:marBottom w:val="0"/>
          <w:divBdr>
            <w:top w:val="none" w:sz="0" w:space="0" w:color="auto"/>
            <w:left w:val="none" w:sz="0" w:space="0" w:color="auto"/>
            <w:bottom w:val="none" w:sz="0" w:space="0" w:color="auto"/>
            <w:right w:val="none" w:sz="0" w:space="0" w:color="auto"/>
          </w:divBdr>
        </w:div>
        <w:div w:id="2056201668">
          <w:marLeft w:val="640"/>
          <w:marRight w:val="0"/>
          <w:marTop w:val="0"/>
          <w:marBottom w:val="0"/>
          <w:divBdr>
            <w:top w:val="none" w:sz="0" w:space="0" w:color="auto"/>
            <w:left w:val="none" w:sz="0" w:space="0" w:color="auto"/>
            <w:bottom w:val="none" w:sz="0" w:space="0" w:color="auto"/>
            <w:right w:val="none" w:sz="0" w:space="0" w:color="auto"/>
          </w:divBdr>
        </w:div>
        <w:div w:id="1820073045">
          <w:marLeft w:val="640"/>
          <w:marRight w:val="0"/>
          <w:marTop w:val="0"/>
          <w:marBottom w:val="0"/>
          <w:divBdr>
            <w:top w:val="none" w:sz="0" w:space="0" w:color="auto"/>
            <w:left w:val="none" w:sz="0" w:space="0" w:color="auto"/>
            <w:bottom w:val="none" w:sz="0" w:space="0" w:color="auto"/>
            <w:right w:val="none" w:sz="0" w:space="0" w:color="auto"/>
          </w:divBdr>
        </w:div>
        <w:div w:id="1894344134">
          <w:marLeft w:val="640"/>
          <w:marRight w:val="0"/>
          <w:marTop w:val="0"/>
          <w:marBottom w:val="0"/>
          <w:divBdr>
            <w:top w:val="none" w:sz="0" w:space="0" w:color="auto"/>
            <w:left w:val="none" w:sz="0" w:space="0" w:color="auto"/>
            <w:bottom w:val="none" w:sz="0" w:space="0" w:color="auto"/>
            <w:right w:val="none" w:sz="0" w:space="0" w:color="auto"/>
          </w:divBdr>
        </w:div>
        <w:div w:id="1897665447">
          <w:marLeft w:val="640"/>
          <w:marRight w:val="0"/>
          <w:marTop w:val="0"/>
          <w:marBottom w:val="0"/>
          <w:divBdr>
            <w:top w:val="none" w:sz="0" w:space="0" w:color="auto"/>
            <w:left w:val="none" w:sz="0" w:space="0" w:color="auto"/>
            <w:bottom w:val="none" w:sz="0" w:space="0" w:color="auto"/>
            <w:right w:val="none" w:sz="0" w:space="0" w:color="auto"/>
          </w:divBdr>
        </w:div>
        <w:div w:id="181553881">
          <w:marLeft w:val="640"/>
          <w:marRight w:val="0"/>
          <w:marTop w:val="0"/>
          <w:marBottom w:val="0"/>
          <w:divBdr>
            <w:top w:val="none" w:sz="0" w:space="0" w:color="auto"/>
            <w:left w:val="none" w:sz="0" w:space="0" w:color="auto"/>
            <w:bottom w:val="none" w:sz="0" w:space="0" w:color="auto"/>
            <w:right w:val="none" w:sz="0" w:space="0" w:color="auto"/>
          </w:divBdr>
        </w:div>
        <w:div w:id="391775154">
          <w:marLeft w:val="640"/>
          <w:marRight w:val="0"/>
          <w:marTop w:val="0"/>
          <w:marBottom w:val="0"/>
          <w:divBdr>
            <w:top w:val="none" w:sz="0" w:space="0" w:color="auto"/>
            <w:left w:val="none" w:sz="0" w:space="0" w:color="auto"/>
            <w:bottom w:val="none" w:sz="0" w:space="0" w:color="auto"/>
            <w:right w:val="none" w:sz="0" w:space="0" w:color="auto"/>
          </w:divBdr>
        </w:div>
        <w:div w:id="964850751">
          <w:marLeft w:val="640"/>
          <w:marRight w:val="0"/>
          <w:marTop w:val="0"/>
          <w:marBottom w:val="0"/>
          <w:divBdr>
            <w:top w:val="none" w:sz="0" w:space="0" w:color="auto"/>
            <w:left w:val="none" w:sz="0" w:space="0" w:color="auto"/>
            <w:bottom w:val="none" w:sz="0" w:space="0" w:color="auto"/>
            <w:right w:val="none" w:sz="0" w:space="0" w:color="auto"/>
          </w:divBdr>
        </w:div>
        <w:div w:id="1367296335">
          <w:marLeft w:val="640"/>
          <w:marRight w:val="0"/>
          <w:marTop w:val="0"/>
          <w:marBottom w:val="0"/>
          <w:divBdr>
            <w:top w:val="none" w:sz="0" w:space="0" w:color="auto"/>
            <w:left w:val="none" w:sz="0" w:space="0" w:color="auto"/>
            <w:bottom w:val="none" w:sz="0" w:space="0" w:color="auto"/>
            <w:right w:val="none" w:sz="0" w:space="0" w:color="auto"/>
          </w:divBdr>
        </w:div>
        <w:div w:id="1842618562">
          <w:marLeft w:val="640"/>
          <w:marRight w:val="0"/>
          <w:marTop w:val="0"/>
          <w:marBottom w:val="0"/>
          <w:divBdr>
            <w:top w:val="none" w:sz="0" w:space="0" w:color="auto"/>
            <w:left w:val="none" w:sz="0" w:space="0" w:color="auto"/>
            <w:bottom w:val="none" w:sz="0" w:space="0" w:color="auto"/>
            <w:right w:val="none" w:sz="0" w:space="0" w:color="auto"/>
          </w:divBdr>
        </w:div>
        <w:div w:id="1220479080">
          <w:marLeft w:val="640"/>
          <w:marRight w:val="0"/>
          <w:marTop w:val="0"/>
          <w:marBottom w:val="0"/>
          <w:divBdr>
            <w:top w:val="none" w:sz="0" w:space="0" w:color="auto"/>
            <w:left w:val="none" w:sz="0" w:space="0" w:color="auto"/>
            <w:bottom w:val="none" w:sz="0" w:space="0" w:color="auto"/>
            <w:right w:val="none" w:sz="0" w:space="0" w:color="auto"/>
          </w:divBdr>
        </w:div>
        <w:div w:id="431322901">
          <w:marLeft w:val="640"/>
          <w:marRight w:val="0"/>
          <w:marTop w:val="0"/>
          <w:marBottom w:val="0"/>
          <w:divBdr>
            <w:top w:val="none" w:sz="0" w:space="0" w:color="auto"/>
            <w:left w:val="none" w:sz="0" w:space="0" w:color="auto"/>
            <w:bottom w:val="none" w:sz="0" w:space="0" w:color="auto"/>
            <w:right w:val="none" w:sz="0" w:space="0" w:color="auto"/>
          </w:divBdr>
        </w:div>
        <w:div w:id="231742946">
          <w:marLeft w:val="640"/>
          <w:marRight w:val="0"/>
          <w:marTop w:val="0"/>
          <w:marBottom w:val="0"/>
          <w:divBdr>
            <w:top w:val="none" w:sz="0" w:space="0" w:color="auto"/>
            <w:left w:val="none" w:sz="0" w:space="0" w:color="auto"/>
            <w:bottom w:val="none" w:sz="0" w:space="0" w:color="auto"/>
            <w:right w:val="none" w:sz="0" w:space="0" w:color="auto"/>
          </w:divBdr>
        </w:div>
        <w:div w:id="152576394">
          <w:marLeft w:val="640"/>
          <w:marRight w:val="0"/>
          <w:marTop w:val="0"/>
          <w:marBottom w:val="0"/>
          <w:divBdr>
            <w:top w:val="none" w:sz="0" w:space="0" w:color="auto"/>
            <w:left w:val="none" w:sz="0" w:space="0" w:color="auto"/>
            <w:bottom w:val="none" w:sz="0" w:space="0" w:color="auto"/>
            <w:right w:val="none" w:sz="0" w:space="0" w:color="auto"/>
          </w:divBdr>
        </w:div>
        <w:div w:id="1055158627">
          <w:marLeft w:val="640"/>
          <w:marRight w:val="0"/>
          <w:marTop w:val="0"/>
          <w:marBottom w:val="0"/>
          <w:divBdr>
            <w:top w:val="none" w:sz="0" w:space="0" w:color="auto"/>
            <w:left w:val="none" w:sz="0" w:space="0" w:color="auto"/>
            <w:bottom w:val="none" w:sz="0" w:space="0" w:color="auto"/>
            <w:right w:val="none" w:sz="0" w:space="0" w:color="auto"/>
          </w:divBdr>
        </w:div>
        <w:div w:id="117065637">
          <w:marLeft w:val="640"/>
          <w:marRight w:val="0"/>
          <w:marTop w:val="0"/>
          <w:marBottom w:val="0"/>
          <w:divBdr>
            <w:top w:val="none" w:sz="0" w:space="0" w:color="auto"/>
            <w:left w:val="none" w:sz="0" w:space="0" w:color="auto"/>
            <w:bottom w:val="none" w:sz="0" w:space="0" w:color="auto"/>
            <w:right w:val="none" w:sz="0" w:space="0" w:color="auto"/>
          </w:divBdr>
        </w:div>
        <w:div w:id="829828554">
          <w:marLeft w:val="640"/>
          <w:marRight w:val="0"/>
          <w:marTop w:val="0"/>
          <w:marBottom w:val="0"/>
          <w:divBdr>
            <w:top w:val="none" w:sz="0" w:space="0" w:color="auto"/>
            <w:left w:val="none" w:sz="0" w:space="0" w:color="auto"/>
            <w:bottom w:val="none" w:sz="0" w:space="0" w:color="auto"/>
            <w:right w:val="none" w:sz="0" w:space="0" w:color="auto"/>
          </w:divBdr>
        </w:div>
        <w:div w:id="1000739594">
          <w:marLeft w:val="640"/>
          <w:marRight w:val="0"/>
          <w:marTop w:val="0"/>
          <w:marBottom w:val="0"/>
          <w:divBdr>
            <w:top w:val="none" w:sz="0" w:space="0" w:color="auto"/>
            <w:left w:val="none" w:sz="0" w:space="0" w:color="auto"/>
            <w:bottom w:val="none" w:sz="0" w:space="0" w:color="auto"/>
            <w:right w:val="none" w:sz="0" w:space="0" w:color="auto"/>
          </w:divBdr>
        </w:div>
        <w:div w:id="39938904">
          <w:marLeft w:val="640"/>
          <w:marRight w:val="0"/>
          <w:marTop w:val="0"/>
          <w:marBottom w:val="0"/>
          <w:divBdr>
            <w:top w:val="none" w:sz="0" w:space="0" w:color="auto"/>
            <w:left w:val="none" w:sz="0" w:space="0" w:color="auto"/>
            <w:bottom w:val="none" w:sz="0" w:space="0" w:color="auto"/>
            <w:right w:val="none" w:sz="0" w:space="0" w:color="auto"/>
          </w:divBdr>
        </w:div>
        <w:div w:id="977346223">
          <w:marLeft w:val="640"/>
          <w:marRight w:val="0"/>
          <w:marTop w:val="0"/>
          <w:marBottom w:val="0"/>
          <w:divBdr>
            <w:top w:val="none" w:sz="0" w:space="0" w:color="auto"/>
            <w:left w:val="none" w:sz="0" w:space="0" w:color="auto"/>
            <w:bottom w:val="none" w:sz="0" w:space="0" w:color="auto"/>
            <w:right w:val="none" w:sz="0" w:space="0" w:color="auto"/>
          </w:divBdr>
        </w:div>
        <w:div w:id="662507670">
          <w:marLeft w:val="640"/>
          <w:marRight w:val="0"/>
          <w:marTop w:val="0"/>
          <w:marBottom w:val="0"/>
          <w:divBdr>
            <w:top w:val="none" w:sz="0" w:space="0" w:color="auto"/>
            <w:left w:val="none" w:sz="0" w:space="0" w:color="auto"/>
            <w:bottom w:val="none" w:sz="0" w:space="0" w:color="auto"/>
            <w:right w:val="none" w:sz="0" w:space="0" w:color="auto"/>
          </w:divBdr>
        </w:div>
        <w:div w:id="1194222760">
          <w:marLeft w:val="640"/>
          <w:marRight w:val="0"/>
          <w:marTop w:val="0"/>
          <w:marBottom w:val="0"/>
          <w:divBdr>
            <w:top w:val="none" w:sz="0" w:space="0" w:color="auto"/>
            <w:left w:val="none" w:sz="0" w:space="0" w:color="auto"/>
            <w:bottom w:val="none" w:sz="0" w:space="0" w:color="auto"/>
            <w:right w:val="none" w:sz="0" w:space="0" w:color="auto"/>
          </w:divBdr>
        </w:div>
        <w:div w:id="461116140">
          <w:marLeft w:val="640"/>
          <w:marRight w:val="0"/>
          <w:marTop w:val="0"/>
          <w:marBottom w:val="0"/>
          <w:divBdr>
            <w:top w:val="none" w:sz="0" w:space="0" w:color="auto"/>
            <w:left w:val="none" w:sz="0" w:space="0" w:color="auto"/>
            <w:bottom w:val="none" w:sz="0" w:space="0" w:color="auto"/>
            <w:right w:val="none" w:sz="0" w:space="0" w:color="auto"/>
          </w:divBdr>
        </w:div>
        <w:div w:id="2144734205">
          <w:marLeft w:val="640"/>
          <w:marRight w:val="0"/>
          <w:marTop w:val="0"/>
          <w:marBottom w:val="0"/>
          <w:divBdr>
            <w:top w:val="none" w:sz="0" w:space="0" w:color="auto"/>
            <w:left w:val="none" w:sz="0" w:space="0" w:color="auto"/>
            <w:bottom w:val="none" w:sz="0" w:space="0" w:color="auto"/>
            <w:right w:val="none" w:sz="0" w:space="0" w:color="auto"/>
          </w:divBdr>
        </w:div>
        <w:div w:id="6056873">
          <w:marLeft w:val="640"/>
          <w:marRight w:val="0"/>
          <w:marTop w:val="0"/>
          <w:marBottom w:val="0"/>
          <w:divBdr>
            <w:top w:val="none" w:sz="0" w:space="0" w:color="auto"/>
            <w:left w:val="none" w:sz="0" w:space="0" w:color="auto"/>
            <w:bottom w:val="none" w:sz="0" w:space="0" w:color="auto"/>
            <w:right w:val="none" w:sz="0" w:space="0" w:color="auto"/>
          </w:divBdr>
        </w:div>
        <w:div w:id="1400405088">
          <w:marLeft w:val="640"/>
          <w:marRight w:val="0"/>
          <w:marTop w:val="0"/>
          <w:marBottom w:val="0"/>
          <w:divBdr>
            <w:top w:val="none" w:sz="0" w:space="0" w:color="auto"/>
            <w:left w:val="none" w:sz="0" w:space="0" w:color="auto"/>
            <w:bottom w:val="none" w:sz="0" w:space="0" w:color="auto"/>
            <w:right w:val="none" w:sz="0" w:space="0" w:color="auto"/>
          </w:divBdr>
        </w:div>
        <w:div w:id="560556338">
          <w:marLeft w:val="640"/>
          <w:marRight w:val="0"/>
          <w:marTop w:val="0"/>
          <w:marBottom w:val="0"/>
          <w:divBdr>
            <w:top w:val="none" w:sz="0" w:space="0" w:color="auto"/>
            <w:left w:val="none" w:sz="0" w:space="0" w:color="auto"/>
            <w:bottom w:val="none" w:sz="0" w:space="0" w:color="auto"/>
            <w:right w:val="none" w:sz="0" w:space="0" w:color="auto"/>
          </w:divBdr>
        </w:div>
        <w:div w:id="1274904351">
          <w:marLeft w:val="640"/>
          <w:marRight w:val="0"/>
          <w:marTop w:val="0"/>
          <w:marBottom w:val="0"/>
          <w:divBdr>
            <w:top w:val="none" w:sz="0" w:space="0" w:color="auto"/>
            <w:left w:val="none" w:sz="0" w:space="0" w:color="auto"/>
            <w:bottom w:val="none" w:sz="0" w:space="0" w:color="auto"/>
            <w:right w:val="none" w:sz="0" w:space="0" w:color="auto"/>
          </w:divBdr>
        </w:div>
        <w:div w:id="1805614923">
          <w:marLeft w:val="640"/>
          <w:marRight w:val="0"/>
          <w:marTop w:val="0"/>
          <w:marBottom w:val="0"/>
          <w:divBdr>
            <w:top w:val="none" w:sz="0" w:space="0" w:color="auto"/>
            <w:left w:val="none" w:sz="0" w:space="0" w:color="auto"/>
            <w:bottom w:val="none" w:sz="0" w:space="0" w:color="auto"/>
            <w:right w:val="none" w:sz="0" w:space="0" w:color="auto"/>
          </w:divBdr>
        </w:div>
        <w:div w:id="2113354252">
          <w:marLeft w:val="640"/>
          <w:marRight w:val="0"/>
          <w:marTop w:val="0"/>
          <w:marBottom w:val="0"/>
          <w:divBdr>
            <w:top w:val="none" w:sz="0" w:space="0" w:color="auto"/>
            <w:left w:val="none" w:sz="0" w:space="0" w:color="auto"/>
            <w:bottom w:val="none" w:sz="0" w:space="0" w:color="auto"/>
            <w:right w:val="none" w:sz="0" w:space="0" w:color="auto"/>
          </w:divBdr>
        </w:div>
        <w:div w:id="2034842248">
          <w:marLeft w:val="640"/>
          <w:marRight w:val="0"/>
          <w:marTop w:val="0"/>
          <w:marBottom w:val="0"/>
          <w:divBdr>
            <w:top w:val="none" w:sz="0" w:space="0" w:color="auto"/>
            <w:left w:val="none" w:sz="0" w:space="0" w:color="auto"/>
            <w:bottom w:val="none" w:sz="0" w:space="0" w:color="auto"/>
            <w:right w:val="none" w:sz="0" w:space="0" w:color="auto"/>
          </w:divBdr>
        </w:div>
        <w:div w:id="73287352">
          <w:marLeft w:val="640"/>
          <w:marRight w:val="0"/>
          <w:marTop w:val="0"/>
          <w:marBottom w:val="0"/>
          <w:divBdr>
            <w:top w:val="none" w:sz="0" w:space="0" w:color="auto"/>
            <w:left w:val="none" w:sz="0" w:space="0" w:color="auto"/>
            <w:bottom w:val="none" w:sz="0" w:space="0" w:color="auto"/>
            <w:right w:val="none" w:sz="0" w:space="0" w:color="auto"/>
          </w:divBdr>
        </w:div>
        <w:div w:id="693653830">
          <w:marLeft w:val="640"/>
          <w:marRight w:val="0"/>
          <w:marTop w:val="0"/>
          <w:marBottom w:val="0"/>
          <w:divBdr>
            <w:top w:val="none" w:sz="0" w:space="0" w:color="auto"/>
            <w:left w:val="none" w:sz="0" w:space="0" w:color="auto"/>
            <w:bottom w:val="none" w:sz="0" w:space="0" w:color="auto"/>
            <w:right w:val="none" w:sz="0" w:space="0" w:color="auto"/>
          </w:divBdr>
        </w:div>
        <w:div w:id="262416056">
          <w:marLeft w:val="640"/>
          <w:marRight w:val="0"/>
          <w:marTop w:val="0"/>
          <w:marBottom w:val="0"/>
          <w:divBdr>
            <w:top w:val="none" w:sz="0" w:space="0" w:color="auto"/>
            <w:left w:val="none" w:sz="0" w:space="0" w:color="auto"/>
            <w:bottom w:val="none" w:sz="0" w:space="0" w:color="auto"/>
            <w:right w:val="none" w:sz="0" w:space="0" w:color="auto"/>
          </w:divBdr>
        </w:div>
        <w:div w:id="1801878772">
          <w:marLeft w:val="640"/>
          <w:marRight w:val="0"/>
          <w:marTop w:val="0"/>
          <w:marBottom w:val="0"/>
          <w:divBdr>
            <w:top w:val="none" w:sz="0" w:space="0" w:color="auto"/>
            <w:left w:val="none" w:sz="0" w:space="0" w:color="auto"/>
            <w:bottom w:val="none" w:sz="0" w:space="0" w:color="auto"/>
            <w:right w:val="none" w:sz="0" w:space="0" w:color="auto"/>
          </w:divBdr>
        </w:div>
        <w:div w:id="1023437263">
          <w:marLeft w:val="640"/>
          <w:marRight w:val="0"/>
          <w:marTop w:val="0"/>
          <w:marBottom w:val="0"/>
          <w:divBdr>
            <w:top w:val="none" w:sz="0" w:space="0" w:color="auto"/>
            <w:left w:val="none" w:sz="0" w:space="0" w:color="auto"/>
            <w:bottom w:val="none" w:sz="0" w:space="0" w:color="auto"/>
            <w:right w:val="none" w:sz="0" w:space="0" w:color="auto"/>
          </w:divBdr>
        </w:div>
        <w:div w:id="1346324467">
          <w:marLeft w:val="640"/>
          <w:marRight w:val="0"/>
          <w:marTop w:val="0"/>
          <w:marBottom w:val="0"/>
          <w:divBdr>
            <w:top w:val="none" w:sz="0" w:space="0" w:color="auto"/>
            <w:left w:val="none" w:sz="0" w:space="0" w:color="auto"/>
            <w:bottom w:val="none" w:sz="0" w:space="0" w:color="auto"/>
            <w:right w:val="none" w:sz="0" w:space="0" w:color="auto"/>
          </w:divBdr>
        </w:div>
        <w:div w:id="1399742935">
          <w:marLeft w:val="640"/>
          <w:marRight w:val="0"/>
          <w:marTop w:val="0"/>
          <w:marBottom w:val="0"/>
          <w:divBdr>
            <w:top w:val="none" w:sz="0" w:space="0" w:color="auto"/>
            <w:left w:val="none" w:sz="0" w:space="0" w:color="auto"/>
            <w:bottom w:val="none" w:sz="0" w:space="0" w:color="auto"/>
            <w:right w:val="none" w:sz="0" w:space="0" w:color="auto"/>
          </w:divBdr>
        </w:div>
        <w:div w:id="551354606">
          <w:marLeft w:val="640"/>
          <w:marRight w:val="0"/>
          <w:marTop w:val="0"/>
          <w:marBottom w:val="0"/>
          <w:divBdr>
            <w:top w:val="none" w:sz="0" w:space="0" w:color="auto"/>
            <w:left w:val="none" w:sz="0" w:space="0" w:color="auto"/>
            <w:bottom w:val="none" w:sz="0" w:space="0" w:color="auto"/>
            <w:right w:val="none" w:sz="0" w:space="0" w:color="auto"/>
          </w:divBdr>
        </w:div>
        <w:div w:id="763723591">
          <w:marLeft w:val="640"/>
          <w:marRight w:val="0"/>
          <w:marTop w:val="0"/>
          <w:marBottom w:val="0"/>
          <w:divBdr>
            <w:top w:val="none" w:sz="0" w:space="0" w:color="auto"/>
            <w:left w:val="none" w:sz="0" w:space="0" w:color="auto"/>
            <w:bottom w:val="none" w:sz="0" w:space="0" w:color="auto"/>
            <w:right w:val="none" w:sz="0" w:space="0" w:color="auto"/>
          </w:divBdr>
        </w:div>
        <w:div w:id="2124380357">
          <w:marLeft w:val="640"/>
          <w:marRight w:val="0"/>
          <w:marTop w:val="0"/>
          <w:marBottom w:val="0"/>
          <w:divBdr>
            <w:top w:val="none" w:sz="0" w:space="0" w:color="auto"/>
            <w:left w:val="none" w:sz="0" w:space="0" w:color="auto"/>
            <w:bottom w:val="none" w:sz="0" w:space="0" w:color="auto"/>
            <w:right w:val="none" w:sz="0" w:space="0" w:color="auto"/>
          </w:divBdr>
        </w:div>
        <w:div w:id="1326667124">
          <w:marLeft w:val="640"/>
          <w:marRight w:val="0"/>
          <w:marTop w:val="0"/>
          <w:marBottom w:val="0"/>
          <w:divBdr>
            <w:top w:val="none" w:sz="0" w:space="0" w:color="auto"/>
            <w:left w:val="none" w:sz="0" w:space="0" w:color="auto"/>
            <w:bottom w:val="none" w:sz="0" w:space="0" w:color="auto"/>
            <w:right w:val="none" w:sz="0" w:space="0" w:color="auto"/>
          </w:divBdr>
        </w:div>
        <w:div w:id="1595701604">
          <w:marLeft w:val="640"/>
          <w:marRight w:val="0"/>
          <w:marTop w:val="0"/>
          <w:marBottom w:val="0"/>
          <w:divBdr>
            <w:top w:val="none" w:sz="0" w:space="0" w:color="auto"/>
            <w:left w:val="none" w:sz="0" w:space="0" w:color="auto"/>
            <w:bottom w:val="none" w:sz="0" w:space="0" w:color="auto"/>
            <w:right w:val="none" w:sz="0" w:space="0" w:color="auto"/>
          </w:divBdr>
        </w:div>
        <w:div w:id="546648885">
          <w:marLeft w:val="640"/>
          <w:marRight w:val="0"/>
          <w:marTop w:val="0"/>
          <w:marBottom w:val="0"/>
          <w:divBdr>
            <w:top w:val="none" w:sz="0" w:space="0" w:color="auto"/>
            <w:left w:val="none" w:sz="0" w:space="0" w:color="auto"/>
            <w:bottom w:val="none" w:sz="0" w:space="0" w:color="auto"/>
            <w:right w:val="none" w:sz="0" w:space="0" w:color="auto"/>
          </w:divBdr>
        </w:div>
        <w:div w:id="497497585">
          <w:marLeft w:val="640"/>
          <w:marRight w:val="0"/>
          <w:marTop w:val="0"/>
          <w:marBottom w:val="0"/>
          <w:divBdr>
            <w:top w:val="none" w:sz="0" w:space="0" w:color="auto"/>
            <w:left w:val="none" w:sz="0" w:space="0" w:color="auto"/>
            <w:bottom w:val="none" w:sz="0" w:space="0" w:color="auto"/>
            <w:right w:val="none" w:sz="0" w:space="0" w:color="auto"/>
          </w:divBdr>
        </w:div>
        <w:div w:id="1764258085">
          <w:marLeft w:val="640"/>
          <w:marRight w:val="0"/>
          <w:marTop w:val="0"/>
          <w:marBottom w:val="0"/>
          <w:divBdr>
            <w:top w:val="none" w:sz="0" w:space="0" w:color="auto"/>
            <w:left w:val="none" w:sz="0" w:space="0" w:color="auto"/>
            <w:bottom w:val="none" w:sz="0" w:space="0" w:color="auto"/>
            <w:right w:val="none" w:sz="0" w:space="0" w:color="auto"/>
          </w:divBdr>
        </w:div>
        <w:div w:id="962535996">
          <w:marLeft w:val="640"/>
          <w:marRight w:val="0"/>
          <w:marTop w:val="0"/>
          <w:marBottom w:val="0"/>
          <w:divBdr>
            <w:top w:val="none" w:sz="0" w:space="0" w:color="auto"/>
            <w:left w:val="none" w:sz="0" w:space="0" w:color="auto"/>
            <w:bottom w:val="none" w:sz="0" w:space="0" w:color="auto"/>
            <w:right w:val="none" w:sz="0" w:space="0" w:color="auto"/>
          </w:divBdr>
        </w:div>
        <w:div w:id="2017150435">
          <w:marLeft w:val="640"/>
          <w:marRight w:val="0"/>
          <w:marTop w:val="0"/>
          <w:marBottom w:val="0"/>
          <w:divBdr>
            <w:top w:val="none" w:sz="0" w:space="0" w:color="auto"/>
            <w:left w:val="none" w:sz="0" w:space="0" w:color="auto"/>
            <w:bottom w:val="none" w:sz="0" w:space="0" w:color="auto"/>
            <w:right w:val="none" w:sz="0" w:space="0" w:color="auto"/>
          </w:divBdr>
        </w:div>
        <w:div w:id="906455113">
          <w:marLeft w:val="640"/>
          <w:marRight w:val="0"/>
          <w:marTop w:val="0"/>
          <w:marBottom w:val="0"/>
          <w:divBdr>
            <w:top w:val="none" w:sz="0" w:space="0" w:color="auto"/>
            <w:left w:val="none" w:sz="0" w:space="0" w:color="auto"/>
            <w:bottom w:val="none" w:sz="0" w:space="0" w:color="auto"/>
            <w:right w:val="none" w:sz="0" w:space="0" w:color="auto"/>
          </w:divBdr>
        </w:div>
        <w:div w:id="1352296330">
          <w:marLeft w:val="640"/>
          <w:marRight w:val="0"/>
          <w:marTop w:val="0"/>
          <w:marBottom w:val="0"/>
          <w:divBdr>
            <w:top w:val="none" w:sz="0" w:space="0" w:color="auto"/>
            <w:left w:val="none" w:sz="0" w:space="0" w:color="auto"/>
            <w:bottom w:val="none" w:sz="0" w:space="0" w:color="auto"/>
            <w:right w:val="none" w:sz="0" w:space="0" w:color="auto"/>
          </w:divBdr>
        </w:div>
        <w:div w:id="1226335867">
          <w:marLeft w:val="640"/>
          <w:marRight w:val="0"/>
          <w:marTop w:val="0"/>
          <w:marBottom w:val="0"/>
          <w:divBdr>
            <w:top w:val="none" w:sz="0" w:space="0" w:color="auto"/>
            <w:left w:val="none" w:sz="0" w:space="0" w:color="auto"/>
            <w:bottom w:val="none" w:sz="0" w:space="0" w:color="auto"/>
            <w:right w:val="none" w:sz="0" w:space="0" w:color="auto"/>
          </w:divBdr>
        </w:div>
        <w:div w:id="432550953">
          <w:marLeft w:val="640"/>
          <w:marRight w:val="0"/>
          <w:marTop w:val="0"/>
          <w:marBottom w:val="0"/>
          <w:divBdr>
            <w:top w:val="none" w:sz="0" w:space="0" w:color="auto"/>
            <w:left w:val="none" w:sz="0" w:space="0" w:color="auto"/>
            <w:bottom w:val="none" w:sz="0" w:space="0" w:color="auto"/>
            <w:right w:val="none" w:sz="0" w:space="0" w:color="auto"/>
          </w:divBdr>
        </w:div>
        <w:div w:id="716318979">
          <w:marLeft w:val="640"/>
          <w:marRight w:val="0"/>
          <w:marTop w:val="0"/>
          <w:marBottom w:val="0"/>
          <w:divBdr>
            <w:top w:val="none" w:sz="0" w:space="0" w:color="auto"/>
            <w:left w:val="none" w:sz="0" w:space="0" w:color="auto"/>
            <w:bottom w:val="none" w:sz="0" w:space="0" w:color="auto"/>
            <w:right w:val="none" w:sz="0" w:space="0" w:color="auto"/>
          </w:divBdr>
        </w:div>
      </w:divsChild>
    </w:div>
    <w:div w:id="1893810090">
      <w:bodyDiv w:val="1"/>
      <w:marLeft w:val="0"/>
      <w:marRight w:val="0"/>
      <w:marTop w:val="0"/>
      <w:marBottom w:val="0"/>
      <w:divBdr>
        <w:top w:val="none" w:sz="0" w:space="0" w:color="auto"/>
        <w:left w:val="none" w:sz="0" w:space="0" w:color="auto"/>
        <w:bottom w:val="none" w:sz="0" w:space="0" w:color="auto"/>
        <w:right w:val="none" w:sz="0" w:space="0" w:color="auto"/>
      </w:divBdr>
      <w:divsChild>
        <w:div w:id="431823254">
          <w:marLeft w:val="640"/>
          <w:marRight w:val="0"/>
          <w:marTop w:val="0"/>
          <w:marBottom w:val="0"/>
          <w:divBdr>
            <w:top w:val="none" w:sz="0" w:space="0" w:color="auto"/>
            <w:left w:val="none" w:sz="0" w:space="0" w:color="auto"/>
            <w:bottom w:val="none" w:sz="0" w:space="0" w:color="auto"/>
            <w:right w:val="none" w:sz="0" w:space="0" w:color="auto"/>
          </w:divBdr>
        </w:div>
        <w:div w:id="730274823">
          <w:marLeft w:val="640"/>
          <w:marRight w:val="0"/>
          <w:marTop w:val="0"/>
          <w:marBottom w:val="0"/>
          <w:divBdr>
            <w:top w:val="none" w:sz="0" w:space="0" w:color="auto"/>
            <w:left w:val="none" w:sz="0" w:space="0" w:color="auto"/>
            <w:bottom w:val="none" w:sz="0" w:space="0" w:color="auto"/>
            <w:right w:val="none" w:sz="0" w:space="0" w:color="auto"/>
          </w:divBdr>
        </w:div>
        <w:div w:id="1344747730">
          <w:marLeft w:val="640"/>
          <w:marRight w:val="0"/>
          <w:marTop w:val="0"/>
          <w:marBottom w:val="0"/>
          <w:divBdr>
            <w:top w:val="none" w:sz="0" w:space="0" w:color="auto"/>
            <w:left w:val="none" w:sz="0" w:space="0" w:color="auto"/>
            <w:bottom w:val="none" w:sz="0" w:space="0" w:color="auto"/>
            <w:right w:val="none" w:sz="0" w:space="0" w:color="auto"/>
          </w:divBdr>
        </w:div>
        <w:div w:id="1513228944">
          <w:marLeft w:val="640"/>
          <w:marRight w:val="0"/>
          <w:marTop w:val="0"/>
          <w:marBottom w:val="0"/>
          <w:divBdr>
            <w:top w:val="none" w:sz="0" w:space="0" w:color="auto"/>
            <w:left w:val="none" w:sz="0" w:space="0" w:color="auto"/>
            <w:bottom w:val="none" w:sz="0" w:space="0" w:color="auto"/>
            <w:right w:val="none" w:sz="0" w:space="0" w:color="auto"/>
          </w:divBdr>
        </w:div>
        <w:div w:id="1143811733">
          <w:marLeft w:val="640"/>
          <w:marRight w:val="0"/>
          <w:marTop w:val="0"/>
          <w:marBottom w:val="0"/>
          <w:divBdr>
            <w:top w:val="none" w:sz="0" w:space="0" w:color="auto"/>
            <w:left w:val="none" w:sz="0" w:space="0" w:color="auto"/>
            <w:bottom w:val="none" w:sz="0" w:space="0" w:color="auto"/>
            <w:right w:val="none" w:sz="0" w:space="0" w:color="auto"/>
          </w:divBdr>
        </w:div>
        <w:div w:id="836187831">
          <w:marLeft w:val="640"/>
          <w:marRight w:val="0"/>
          <w:marTop w:val="0"/>
          <w:marBottom w:val="0"/>
          <w:divBdr>
            <w:top w:val="none" w:sz="0" w:space="0" w:color="auto"/>
            <w:left w:val="none" w:sz="0" w:space="0" w:color="auto"/>
            <w:bottom w:val="none" w:sz="0" w:space="0" w:color="auto"/>
            <w:right w:val="none" w:sz="0" w:space="0" w:color="auto"/>
          </w:divBdr>
        </w:div>
        <w:div w:id="402601287">
          <w:marLeft w:val="640"/>
          <w:marRight w:val="0"/>
          <w:marTop w:val="0"/>
          <w:marBottom w:val="0"/>
          <w:divBdr>
            <w:top w:val="none" w:sz="0" w:space="0" w:color="auto"/>
            <w:left w:val="none" w:sz="0" w:space="0" w:color="auto"/>
            <w:bottom w:val="none" w:sz="0" w:space="0" w:color="auto"/>
            <w:right w:val="none" w:sz="0" w:space="0" w:color="auto"/>
          </w:divBdr>
        </w:div>
        <w:div w:id="1855339886">
          <w:marLeft w:val="640"/>
          <w:marRight w:val="0"/>
          <w:marTop w:val="0"/>
          <w:marBottom w:val="0"/>
          <w:divBdr>
            <w:top w:val="none" w:sz="0" w:space="0" w:color="auto"/>
            <w:left w:val="none" w:sz="0" w:space="0" w:color="auto"/>
            <w:bottom w:val="none" w:sz="0" w:space="0" w:color="auto"/>
            <w:right w:val="none" w:sz="0" w:space="0" w:color="auto"/>
          </w:divBdr>
        </w:div>
        <w:div w:id="1277063111">
          <w:marLeft w:val="640"/>
          <w:marRight w:val="0"/>
          <w:marTop w:val="0"/>
          <w:marBottom w:val="0"/>
          <w:divBdr>
            <w:top w:val="none" w:sz="0" w:space="0" w:color="auto"/>
            <w:left w:val="none" w:sz="0" w:space="0" w:color="auto"/>
            <w:bottom w:val="none" w:sz="0" w:space="0" w:color="auto"/>
            <w:right w:val="none" w:sz="0" w:space="0" w:color="auto"/>
          </w:divBdr>
        </w:div>
        <w:div w:id="1177041676">
          <w:marLeft w:val="640"/>
          <w:marRight w:val="0"/>
          <w:marTop w:val="0"/>
          <w:marBottom w:val="0"/>
          <w:divBdr>
            <w:top w:val="none" w:sz="0" w:space="0" w:color="auto"/>
            <w:left w:val="none" w:sz="0" w:space="0" w:color="auto"/>
            <w:bottom w:val="none" w:sz="0" w:space="0" w:color="auto"/>
            <w:right w:val="none" w:sz="0" w:space="0" w:color="auto"/>
          </w:divBdr>
        </w:div>
        <w:div w:id="1299533197">
          <w:marLeft w:val="640"/>
          <w:marRight w:val="0"/>
          <w:marTop w:val="0"/>
          <w:marBottom w:val="0"/>
          <w:divBdr>
            <w:top w:val="none" w:sz="0" w:space="0" w:color="auto"/>
            <w:left w:val="none" w:sz="0" w:space="0" w:color="auto"/>
            <w:bottom w:val="none" w:sz="0" w:space="0" w:color="auto"/>
            <w:right w:val="none" w:sz="0" w:space="0" w:color="auto"/>
          </w:divBdr>
        </w:div>
        <w:div w:id="1064139234">
          <w:marLeft w:val="640"/>
          <w:marRight w:val="0"/>
          <w:marTop w:val="0"/>
          <w:marBottom w:val="0"/>
          <w:divBdr>
            <w:top w:val="none" w:sz="0" w:space="0" w:color="auto"/>
            <w:left w:val="none" w:sz="0" w:space="0" w:color="auto"/>
            <w:bottom w:val="none" w:sz="0" w:space="0" w:color="auto"/>
            <w:right w:val="none" w:sz="0" w:space="0" w:color="auto"/>
          </w:divBdr>
        </w:div>
        <w:div w:id="122618880">
          <w:marLeft w:val="640"/>
          <w:marRight w:val="0"/>
          <w:marTop w:val="0"/>
          <w:marBottom w:val="0"/>
          <w:divBdr>
            <w:top w:val="none" w:sz="0" w:space="0" w:color="auto"/>
            <w:left w:val="none" w:sz="0" w:space="0" w:color="auto"/>
            <w:bottom w:val="none" w:sz="0" w:space="0" w:color="auto"/>
            <w:right w:val="none" w:sz="0" w:space="0" w:color="auto"/>
          </w:divBdr>
        </w:div>
        <w:div w:id="1918510706">
          <w:marLeft w:val="640"/>
          <w:marRight w:val="0"/>
          <w:marTop w:val="0"/>
          <w:marBottom w:val="0"/>
          <w:divBdr>
            <w:top w:val="none" w:sz="0" w:space="0" w:color="auto"/>
            <w:left w:val="none" w:sz="0" w:space="0" w:color="auto"/>
            <w:bottom w:val="none" w:sz="0" w:space="0" w:color="auto"/>
            <w:right w:val="none" w:sz="0" w:space="0" w:color="auto"/>
          </w:divBdr>
        </w:div>
        <w:div w:id="2105178546">
          <w:marLeft w:val="640"/>
          <w:marRight w:val="0"/>
          <w:marTop w:val="0"/>
          <w:marBottom w:val="0"/>
          <w:divBdr>
            <w:top w:val="none" w:sz="0" w:space="0" w:color="auto"/>
            <w:left w:val="none" w:sz="0" w:space="0" w:color="auto"/>
            <w:bottom w:val="none" w:sz="0" w:space="0" w:color="auto"/>
            <w:right w:val="none" w:sz="0" w:space="0" w:color="auto"/>
          </w:divBdr>
        </w:div>
        <w:div w:id="1018895731">
          <w:marLeft w:val="640"/>
          <w:marRight w:val="0"/>
          <w:marTop w:val="0"/>
          <w:marBottom w:val="0"/>
          <w:divBdr>
            <w:top w:val="none" w:sz="0" w:space="0" w:color="auto"/>
            <w:left w:val="none" w:sz="0" w:space="0" w:color="auto"/>
            <w:bottom w:val="none" w:sz="0" w:space="0" w:color="auto"/>
            <w:right w:val="none" w:sz="0" w:space="0" w:color="auto"/>
          </w:divBdr>
        </w:div>
        <w:div w:id="1626155740">
          <w:marLeft w:val="640"/>
          <w:marRight w:val="0"/>
          <w:marTop w:val="0"/>
          <w:marBottom w:val="0"/>
          <w:divBdr>
            <w:top w:val="none" w:sz="0" w:space="0" w:color="auto"/>
            <w:left w:val="none" w:sz="0" w:space="0" w:color="auto"/>
            <w:bottom w:val="none" w:sz="0" w:space="0" w:color="auto"/>
            <w:right w:val="none" w:sz="0" w:space="0" w:color="auto"/>
          </w:divBdr>
        </w:div>
        <w:div w:id="1597129513">
          <w:marLeft w:val="640"/>
          <w:marRight w:val="0"/>
          <w:marTop w:val="0"/>
          <w:marBottom w:val="0"/>
          <w:divBdr>
            <w:top w:val="none" w:sz="0" w:space="0" w:color="auto"/>
            <w:left w:val="none" w:sz="0" w:space="0" w:color="auto"/>
            <w:bottom w:val="none" w:sz="0" w:space="0" w:color="auto"/>
            <w:right w:val="none" w:sz="0" w:space="0" w:color="auto"/>
          </w:divBdr>
        </w:div>
        <w:div w:id="581834765">
          <w:marLeft w:val="640"/>
          <w:marRight w:val="0"/>
          <w:marTop w:val="0"/>
          <w:marBottom w:val="0"/>
          <w:divBdr>
            <w:top w:val="none" w:sz="0" w:space="0" w:color="auto"/>
            <w:left w:val="none" w:sz="0" w:space="0" w:color="auto"/>
            <w:bottom w:val="none" w:sz="0" w:space="0" w:color="auto"/>
            <w:right w:val="none" w:sz="0" w:space="0" w:color="auto"/>
          </w:divBdr>
        </w:div>
        <w:div w:id="1259098782">
          <w:marLeft w:val="640"/>
          <w:marRight w:val="0"/>
          <w:marTop w:val="0"/>
          <w:marBottom w:val="0"/>
          <w:divBdr>
            <w:top w:val="none" w:sz="0" w:space="0" w:color="auto"/>
            <w:left w:val="none" w:sz="0" w:space="0" w:color="auto"/>
            <w:bottom w:val="none" w:sz="0" w:space="0" w:color="auto"/>
            <w:right w:val="none" w:sz="0" w:space="0" w:color="auto"/>
          </w:divBdr>
        </w:div>
        <w:div w:id="570312692">
          <w:marLeft w:val="640"/>
          <w:marRight w:val="0"/>
          <w:marTop w:val="0"/>
          <w:marBottom w:val="0"/>
          <w:divBdr>
            <w:top w:val="none" w:sz="0" w:space="0" w:color="auto"/>
            <w:left w:val="none" w:sz="0" w:space="0" w:color="auto"/>
            <w:bottom w:val="none" w:sz="0" w:space="0" w:color="auto"/>
            <w:right w:val="none" w:sz="0" w:space="0" w:color="auto"/>
          </w:divBdr>
        </w:div>
        <w:div w:id="2042364672">
          <w:marLeft w:val="640"/>
          <w:marRight w:val="0"/>
          <w:marTop w:val="0"/>
          <w:marBottom w:val="0"/>
          <w:divBdr>
            <w:top w:val="none" w:sz="0" w:space="0" w:color="auto"/>
            <w:left w:val="none" w:sz="0" w:space="0" w:color="auto"/>
            <w:bottom w:val="none" w:sz="0" w:space="0" w:color="auto"/>
            <w:right w:val="none" w:sz="0" w:space="0" w:color="auto"/>
          </w:divBdr>
        </w:div>
        <w:div w:id="362748901">
          <w:marLeft w:val="640"/>
          <w:marRight w:val="0"/>
          <w:marTop w:val="0"/>
          <w:marBottom w:val="0"/>
          <w:divBdr>
            <w:top w:val="none" w:sz="0" w:space="0" w:color="auto"/>
            <w:left w:val="none" w:sz="0" w:space="0" w:color="auto"/>
            <w:bottom w:val="none" w:sz="0" w:space="0" w:color="auto"/>
            <w:right w:val="none" w:sz="0" w:space="0" w:color="auto"/>
          </w:divBdr>
        </w:div>
        <w:div w:id="905843968">
          <w:marLeft w:val="640"/>
          <w:marRight w:val="0"/>
          <w:marTop w:val="0"/>
          <w:marBottom w:val="0"/>
          <w:divBdr>
            <w:top w:val="none" w:sz="0" w:space="0" w:color="auto"/>
            <w:left w:val="none" w:sz="0" w:space="0" w:color="auto"/>
            <w:bottom w:val="none" w:sz="0" w:space="0" w:color="auto"/>
            <w:right w:val="none" w:sz="0" w:space="0" w:color="auto"/>
          </w:divBdr>
        </w:div>
        <w:div w:id="940256353">
          <w:marLeft w:val="640"/>
          <w:marRight w:val="0"/>
          <w:marTop w:val="0"/>
          <w:marBottom w:val="0"/>
          <w:divBdr>
            <w:top w:val="none" w:sz="0" w:space="0" w:color="auto"/>
            <w:left w:val="none" w:sz="0" w:space="0" w:color="auto"/>
            <w:bottom w:val="none" w:sz="0" w:space="0" w:color="auto"/>
            <w:right w:val="none" w:sz="0" w:space="0" w:color="auto"/>
          </w:divBdr>
        </w:div>
        <w:div w:id="373964241">
          <w:marLeft w:val="640"/>
          <w:marRight w:val="0"/>
          <w:marTop w:val="0"/>
          <w:marBottom w:val="0"/>
          <w:divBdr>
            <w:top w:val="none" w:sz="0" w:space="0" w:color="auto"/>
            <w:left w:val="none" w:sz="0" w:space="0" w:color="auto"/>
            <w:bottom w:val="none" w:sz="0" w:space="0" w:color="auto"/>
            <w:right w:val="none" w:sz="0" w:space="0" w:color="auto"/>
          </w:divBdr>
        </w:div>
        <w:div w:id="633367874">
          <w:marLeft w:val="640"/>
          <w:marRight w:val="0"/>
          <w:marTop w:val="0"/>
          <w:marBottom w:val="0"/>
          <w:divBdr>
            <w:top w:val="none" w:sz="0" w:space="0" w:color="auto"/>
            <w:left w:val="none" w:sz="0" w:space="0" w:color="auto"/>
            <w:bottom w:val="none" w:sz="0" w:space="0" w:color="auto"/>
            <w:right w:val="none" w:sz="0" w:space="0" w:color="auto"/>
          </w:divBdr>
        </w:div>
        <w:div w:id="682049663">
          <w:marLeft w:val="640"/>
          <w:marRight w:val="0"/>
          <w:marTop w:val="0"/>
          <w:marBottom w:val="0"/>
          <w:divBdr>
            <w:top w:val="none" w:sz="0" w:space="0" w:color="auto"/>
            <w:left w:val="none" w:sz="0" w:space="0" w:color="auto"/>
            <w:bottom w:val="none" w:sz="0" w:space="0" w:color="auto"/>
            <w:right w:val="none" w:sz="0" w:space="0" w:color="auto"/>
          </w:divBdr>
        </w:div>
        <w:div w:id="1745762839">
          <w:marLeft w:val="640"/>
          <w:marRight w:val="0"/>
          <w:marTop w:val="0"/>
          <w:marBottom w:val="0"/>
          <w:divBdr>
            <w:top w:val="none" w:sz="0" w:space="0" w:color="auto"/>
            <w:left w:val="none" w:sz="0" w:space="0" w:color="auto"/>
            <w:bottom w:val="none" w:sz="0" w:space="0" w:color="auto"/>
            <w:right w:val="none" w:sz="0" w:space="0" w:color="auto"/>
          </w:divBdr>
        </w:div>
        <w:div w:id="758794692">
          <w:marLeft w:val="640"/>
          <w:marRight w:val="0"/>
          <w:marTop w:val="0"/>
          <w:marBottom w:val="0"/>
          <w:divBdr>
            <w:top w:val="none" w:sz="0" w:space="0" w:color="auto"/>
            <w:left w:val="none" w:sz="0" w:space="0" w:color="auto"/>
            <w:bottom w:val="none" w:sz="0" w:space="0" w:color="auto"/>
            <w:right w:val="none" w:sz="0" w:space="0" w:color="auto"/>
          </w:divBdr>
        </w:div>
        <w:div w:id="159779665">
          <w:marLeft w:val="640"/>
          <w:marRight w:val="0"/>
          <w:marTop w:val="0"/>
          <w:marBottom w:val="0"/>
          <w:divBdr>
            <w:top w:val="none" w:sz="0" w:space="0" w:color="auto"/>
            <w:left w:val="none" w:sz="0" w:space="0" w:color="auto"/>
            <w:bottom w:val="none" w:sz="0" w:space="0" w:color="auto"/>
            <w:right w:val="none" w:sz="0" w:space="0" w:color="auto"/>
          </w:divBdr>
        </w:div>
        <w:div w:id="761141474">
          <w:marLeft w:val="640"/>
          <w:marRight w:val="0"/>
          <w:marTop w:val="0"/>
          <w:marBottom w:val="0"/>
          <w:divBdr>
            <w:top w:val="none" w:sz="0" w:space="0" w:color="auto"/>
            <w:left w:val="none" w:sz="0" w:space="0" w:color="auto"/>
            <w:bottom w:val="none" w:sz="0" w:space="0" w:color="auto"/>
            <w:right w:val="none" w:sz="0" w:space="0" w:color="auto"/>
          </w:divBdr>
        </w:div>
        <w:div w:id="394738345">
          <w:marLeft w:val="640"/>
          <w:marRight w:val="0"/>
          <w:marTop w:val="0"/>
          <w:marBottom w:val="0"/>
          <w:divBdr>
            <w:top w:val="none" w:sz="0" w:space="0" w:color="auto"/>
            <w:left w:val="none" w:sz="0" w:space="0" w:color="auto"/>
            <w:bottom w:val="none" w:sz="0" w:space="0" w:color="auto"/>
            <w:right w:val="none" w:sz="0" w:space="0" w:color="auto"/>
          </w:divBdr>
        </w:div>
        <w:div w:id="2049867547">
          <w:marLeft w:val="640"/>
          <w:marRight w:val="0"/>
          <w:marTop w:val="0"/>
          <w:marBottom w:val="0"/>
          <w:divBdr>
            <w:top w:val="none" w:sz="0" w:space="0" w:color="auto"/>
            <w:left w:val="none" w:sz="0" w:space="0" w:color="auto"/>
            <w:bottom w:val="none" w:sz="0" w:space="0" w:color="auto"/>
            <w:right w:val="none" w:sz="0" w:space="0" w:color="auto"/>
          </w:divBdr>
        </w:div>
        <w:div w:id="1846749308">
          <w:marLeft w:val="640"/>
          <w:marRight w:val="0"/>
          <w:marTop w:val="0"/>
          <w:marBottom w:val="0"/>
          <w:divBdr>
            <w:top w:val="none" w:sz="0" w:space="0" w:color="auto"/>
            <w:left w:val="none" w:sz="0" w:space="0" w:color="auto"/>
            <w:bottom w:val="none" w:sz="0" w:space="0" w:color="auto"/>
            <w:right w:val="none" w:sz="0" w:space="0" w:color="auto"/>
          </w:divBdr>
        </w:div>
        <w:div w:id="681974124">
          <w:marLeft w:val="640"/>
          <w:marRight w:val="0"/>
          <w:marTop w:val="0"/>
          <w:marBottom w:val="0"/>
          <w:divBdr>
            <w:top w:val="none" w:sz="0" w:space="0" w:color="auto"/>
            <w:left w:val="none" w:sz="0" w:space="0" w:color="auto"/>
            <w:bottom w:val="none" w:sz="0" w:space="0" w:color="auto"/>
            <w:right w:val="none" w:sz="0" w:space="0" w:color="auto"/>
          </w:divBdr>
        </w:div>
        <w:div w:id="1232741543">
          <w:marLeft w:val="640"/>
          <w:marRight w:val="0"/>
          <w:marTop w:val="0"/>
          <w:marBottom w:val="0"/>
          <w:divBdr>
            <w:top w:val="none" w:sz="0" w:space="0" w:color="auto"/>
            <w:left w:val="none" w:sz="0" w:space="0" w:color="auto"/>
            <w:bottom w:val="none" w:sz="0" w:space="0" w:color="auto"/>
            <w:right w:val="none" w:sz="0" w:space="0" w:color="auto"/>
          </w:divBdr>
        </w:div>
        <w:div w:id="503906416">
          <w:marLeft w:val="640"/>
          <w:marRight w:val="0"/>
          <w:marTop w:val="0"/>
          <w:marBottom w:val="0"/>
          <w:divBdr>
            <w:top w:val="none" w:sz="0" w:space="0" w:color="auto"/>
            <w:left w:val="none" w:sz="0" w:space="0" w:color="auto"/>
            <w:bottom w:val="none" w:sz="0" w:space="0" w:color="auto"/>
            <w:right w:val="none" w:sz="0" w:space="0" w:color="auto"/>
          </w:divBdr>
        </w:div>
        <w:div w:id="1420718507">
          <w:marLeft w:val="640"/>
          <w:marRight w:val="0"/>
          <w:marTop w:val="0"/>
          <w:marBottom w:val="0"/>
          <w:divBdr>
            <w:top w:val="none" w:sz="0" w:space="0" w:color="auto"/>
            <w:left w:val="none" w:sz="0" w:space="0" w:color="auto"/>
            <w:bottom w:val="none" w:sz="0" w:space="0" w:color="auto"/>
            <w:right w:val="none" w:sz="0" w:space="0" w:color="auto"/>
          </w:divBdr>
        </w:div>
        <w:div w:id="1353727131">
          <w:marLeft w:val="640"/>
          <w:marRight w:val="0"/>
          <w:marTop w:val="0"/>
          <w:marBottom w:val="0"/>
          <w:divBdr>
            <w:top w:val="none" w:sz="0" w:space="0" w:color="auto"/>
            <w:left w:val="none" w:sz="0" w:space="0" w:color="auto"/>
            <w:bottom w:val="none" w:sz="0" w:space="0" w:color="auto"/>
            <w:right w:val="none" w:sz="0" w:space="0" w:color="auto"/>
          </w:divBdr>
        </w:div>
        <w:div w:id="614866340">
          <w:marLeft w:val="640"/>
          <w:marRight w:val="0"/>
          <w:marTop w:val="0"/>
          <w:marBottom w:val="0"/>
          <w:divBdr>
            <w:top w:val="none" w:sz="0" w:space="0" w:color="auto"/>
            <w:left w:val="none" w:sz="0" w:space="0" w:color="auto"/>
            <w:bottom w:val="none" w:sz="0" w:space="0" w:color="auto"/>
            <w:right w:val="none" w:sz="0" w:space="0" w:color="auto"/>
          </w:divBdr>
        </w:div>
        <w:div w:id="809134935">
          <w:marLeft w:val="640"/>
          <w:marRight w:val="0"/>
          <w:marTop w:val="0"/>
          <w:marBottom w:val="0"/>
          <w:divBdr>
            <w:top w:val="none" w:sz="0" w:space="0" w:color="auto"/>
            <w:left w:val="none" w:sz="0" w:space="0" w:color="auto"/>
            <w:bottom w:val="none" w:sz="0" w:space="0" w:color="auto"/>
            <w:right w:val="none" w:sz="0" w:space="0" w:color="auto"/>
          </w:divBdr>
        </w:div>
        <w:div w:id="141507355">
          <w:marLeft w:val="640"/>
          <w:marRight w:val="0"/>
          <w:marTop w:val="0"/>
          <w:marBottom w:val="0"/>
          <w:divBdr>
            <w:top w:val="none" w:sz="0" w:space="0" w:color="auto"/>
            <w:left w:val="none" w:sz="0" w:space="0" w:color="auto"/>
            <w:bottom w:val="none" w:sz="0" w:space="0" w:color="auto"/>
            <w:right w:val="none" w:sz="0" w:space="0" w:color="auto"/>
          </w:divBdr>
        </w:div>
        <w:div w:id="603881387">
          <w:marLeft w:val="640"/>
          <w:marRight w:val="0"/>
          <w:marTop w:val="0"/>
          <w:marBottom w:val="0"/>
          <w:divBdr>
            <w:top w:val="none" w:sz="0" w:space="0" w:color="auto"/>
            <w:left w:val="none" w:sz="0" w:space="0" w:color="auto"/>
            <w:bottom w:val="none" w:sz="0" w:space="0" w:color="auto"/>
            <w:right w:val="none" w:sz="0" w:space="0" w:color="auto"/>
          </w:divBdr>
        </w:div>
        <w:div w:id="2073195152">
          <w:marLeft w:val="640"/>
          <w:marRight w:val="0"/>
          <w:marTop w:val="0"/>
          <w:marBottom w:val="0"/>
          <w:divBdr>
            <w:top w:val="none" w:sz="0" w:space="0" w:color="auto"/>
            <w:left w:val="none" w:sz="0" w:space="0" w:color="auto"/>
            <w:bottom w:val="none" w:sz="0" w:space="0" w:color="auto"/>
            <w:right w:val="none" w:sz="0" w:space="0" w:color="auto"/>
          </w:divBdr>
        </w:div>
        <w:div w:id="703208910">
          <w:marLeft w:val="640"/>
          <w:marRight w:val="0"/>
          <w:marTop w:val="0"/>
          <w:marBottom w:val="0"/>
          <w:divBdr>
            <w:top w:val="none" w:sz="0" w:space="0" w:color="auto"/>
            <w:left w:val="none" w:sz="0" w:space="0" w:color="auto"/>
            <w:bottom w:val="none" w:sz="0" w:space="0" w:color="auto"/>
            <w:right w:val="none" w:sz="0" w:space="0" w:color="auto"/>
          </w:divBdr>
        </w:div>
        <w:div w:id="1872497271">
          <w:marLeft w:val="640"/>
          <w:marRight w:val="0"/>
          <w:marTop w:val="0"/>
          <w:marBottom w:val="0"/>
          <w:divBdr>
            <w:top w:val="none" w:sz="0" w:space="0" w:color="auto"/>
            <w:left w:val="none" w:sz="0" w:space="0" w:color="auto"/>
            <w:bottom w:val="none" w:sz="0" w:space="0" w:color="auto"/>
            <w:right w:val="none" w:sz="0" w:space="0" w:color="auto"/>
          </w:divBdr>
        </w:div>
        <w:div w:id="2027437329">
          <w:marLeft w:val="640"/>
          <w:marRight w:val="0"/>
          <w:marTop w:val="0"/>
          <w:marBottom w:val="0"/>
          <w:divBdr>
            <w:top w:val="none" w:sz="0" w:space="0" w:color="auto"/>
            <w:left w:val="none" w:sz="0" w:space="0" w:color="auto"/>
            <w:bottom w:val="none" w:sz="0" w:space="0" w:color="auto"/>
            <w:right w:val="none" w:sz="0" w:space="0" w:color="auto"/>
          </w:divBdr>
        </w:div>
        <w:div w:id="1079015195">
          <w:marLeft w:val="640"/>
          <w:marRight w:val="0"/>
          <w:marTop w:val="0"/>
          <w:marBottom w:val="0"/>
          <w:divBdr>
            <w:top w:val="none" w:sz="0" w:space="0" w:color="auto"/>
            <w:left w:val="none" w:sz="0" w:space="0" w:color="auto"/>
            <w:bottom w:val="none" w:sz="0" w:space="0" w:color="auto"/>
            <w:right w:val="none" w:sz="0" w:space="0" w:color="auto"/>
          </w:divBdr>
        </w:div>
        <w:div w:id="88549060">
          <w:marLeft w:val="640"/>
          <w:marRight w:val="0"/>
          <w:marTop w:val="0"/>
          <w:marBottom w:val="0"/>
          <w:divBdr>
            <w:top w:val="none" w:sz="0" w:space="0" w:color="auto"/>
            <w:left w:val="none" w:sz="0" w:space="0" w:color="auto"/>
            <w:bottom w:val="none" w:sz="0" w:space="0" w:color="auto"/>
            <w:right w:val="none" w:sz="0" w:space="0" w:color="auto"/>
          </w:divBdr>
        </w:div>
        <w:div w:id="1039938823">
          <w:marLeft w:val="640"/>
          <w:marRight w:val="0"/>
          <w:marTop w:val="0"/>
          <w:marBottom w:val="0"/>
          <w:divBdr>
            <w:top w:val="none" w:sz="0" w:space="0" w:color="auto"/>
            <w:left w:val="none" w:sz="0" w:space="0" w:color="auto"/>
            <w:bottom w:val="none" w:sz="0" w:space="0" w:color="auto"/>
            <w:right w:val="none" w:sz="0" w:space="0" w:color="auto"/>
          </w:divBdr>
        </w:div>
        <w:div w:id="1809856293">
          <w:marLeft w:val="640"/>
          <w:marRight w:val="0"/>
          <w:marTop w:val="0"/>
          <w:marBottom w:val="0"/>
          <w:divBdr>
            <w:top w:val="none" w:sz="0" w:space="0" w:color="auto"/>
            <w:left w:val="none" w:sz="0" w:space="0" w:color="auto"/>
            <w:bottom w:val="none" w:sz="0" w:space="0" w:color="auto"/>
            <w:right w:val="none" w:sz="0" w:space="0" w:color="auto"/>
          </w:divBdr>
        </w:div>
        <w:div w:id="198208494">
          <w:marLeft w:val="640"/>
          <w:marRight w:val="0"/>
          <w:marTop w:val="0"/>
          <w:marBottom w:val="0"/>
          <w:divBdr>
            <w:top w:val="none" w:sz="0" w:space="0" w:color="auto"/>
            <w:left w:val="none" w:sz="0" w:space="0" w:color="auto"/>
            <w:bottom w:val="none" w:sz="0" w:space="0" w:color="auto"/>
            <w:right w:val="none" w:sz="0" w:space="0" w:color="auto"/>
          </w:divBdr>
        </w:div>
        <w:div w:id="878317167">
          <w:marLeft w:val="640"/>
          <w:marRight w:val="0"/>
          <w:marTop w:val="0"/>
          <w:marBottom w:val="0"/>
          <w:divBdr>
            <w:top w:val="none" w:sz="0" w:space="0" w:color="auto"/>
            <w:left w:val="none" w:sz="0" w:space="0" w:color="auto"/>
            <w:bottom w:val="none" w:sz="0" w:space="0" w:color="auto"/>
            <w:right w:val="none" w:sz="0" w:space="0" w:color="auto"/>
          </w:divBdr>
        </w:div>
        <w:div w:id="1309554639">
          <w:marLeft w:val="640"/>
          <w:marRight w:val="0"/>
          <w:marTop w:val="0"/>
          <w:marBottom w:val="0"/>
          <w:divBdr>
            <w:top w:val="none" w:sz="0" w:space="0" w:color="auto"/>
            <w:left w:val="none" w:sz="0" w:space="0" w:color="auto"/>
            <w:bottom w:val="none" w:sz="0" w:space="0" w:color="auto"/>
            <w:right w:val="none" w:sz="0" w:space="0" w:color="auto"/>
          </w:divBdr>
        </w:div>
        <w:div w:id="128131819">
          <w:marLeft w:val="640"/>
          <w:marRight w:val="0"/>
          <w:marTop w:val="0"/>
          <w:marBottom w:val="0"/>
          <w:divBdr>
            <w:top w:val="none" w:sz="0" w:space="0" w:color="auto"/>
            <w:left w:val="none" w:sz="0" w:space="0" w:color="auto"/>
            <w:bottom w:val="none" w:sz="0" w:space="0" w:color="auto"/>
            <w:right w:val="none" w:sz="0" w:space="0" w:color="auto"/>
          </w:divBdr>
        </w:div>
        <w:div w:id="749230275">
          <w:marLeft w:val="640"/>
          <w:marRight w:val="0"/>
          <w:marTop w:val="0"/>
          <w:marBottom w:val="0"/>
          <w:divBdr>
            <w:top w:val="none" w:sz="0" w:space="0" w:color="auto"/>
            <w:left w:val="none" w:sz="0" w:space="0" w:color="auto"/>
            <w:bottom w:val="none" w:sz="0" w:space="0" w:color="auto"/>
            <w:right w:val="none" w:sz="0" w:space="0" w:color="auto"/>
          </w:divBdr>
        </w:div>
        <w:div w:id="1110860177">
          <w:marLeft w:val="640"/>
          <w:marRight w:val="0"/>
          <w:marTop w:val="0"/>
          <w:marBottom w:val="0"/>
          <w:divBdr>
            <w:top w:val="none" w:sz="0" w:space="0" w:color="auto"/>
            <w:left w:val="none" w:sz="0" w:space="0" w:color="auto"/>
            <w:bottom w:val="none" w:sz="0" w:space="0" w:color="auto"/>
            <w:right w:val="none" w:sz="0" w:space="0" w:color="auto"/>
          </w:divBdr>
        </w:div>
        <w:div w:id="715930321">
          <w:marLeft w:val="640"/>
          <w:marRight w:val="0"/>
          <w:marTop w:val="0"/>
          <w:marBottom w:val="0"/>
          <w:divBdr>
            <w:top w:val="none" w:sz="0" w:space="0" w:color="auto"/>
            <w:left w:val="none" w:sz="0" w:space="0" w:color="auto"/>
            <w:bottom w:val="none" w:sz="0" w:space="0" w:color="auto"/>
            <w:right w:val="none" w:sz="0" w:space="0" w:color="auto"/>
          </w:divBdr>
        </w:div>
        <w:div w:id="201091802">
          <w:marLeft w:val="640"/>
          <w:marRight w:val="0"/>
          <w:marTop w:val="0"/>
          <w:marBottom w:val="0"/>
          <w:divBdr>
            <w:top w:val="none" w:sz="0" w:space="0" w:color="auto"/>
            <w:left w:val="none" w:sz="0" w:space="0" w:color="auto"/>
            <w:bottom w:val="none" w:sz="0" w:space="0" w:color="auto"/>
            <w:right w:val="none" w:sz="0" w:space="0" w:color="auto"/>
          </w:divBdr>
        </w:div>
        <w:div w:id="1422600044">
          <w:marLeft w:val="640"/>
          <w:marRight w:val="0"/>
          <w:marTop w:val="0"/>
          <w:marBottom w:val="0"/>
          <w:divBdr>
            <w:top w:val="none" w:sz="0" w:space="0" w:color="auto"/>
            <w:left w:val="none" w:sz="0" w:space="0" w:color="auto"/>
            <w:bottom w:val="none" w:sz="0" w:space="0" w:color="auto"/>
            <w:right w:val="none" w:sz="0" w:space="0" w:color="auto"/>
          </w:divBdr>
        </w:div>
        <w:div w:id="2002125621">
          <w:marLeft w:val="640"/>
          <w:marRight w:val="0"/>
          <w:marTop w:val="0"/>
          <w:marBottom w:val="0"/>
          <w:divBdr>
            <w:top w:val="none" w:sz="0" w:space="0" w:color="auto"/>
            <w:left w:val="none" w:sz="0" w:space="0" w:color="auto"/>
            <w:bottom w:val="none" w:sz="0" w:space="0" w:color="auto"/>
            <w:right w:val="none" w:sz="0" w:space="0" w:color="auto"/>
          </w:divBdr>
        </w:div>
        <w:div w:id="119231080">
          <w:marLeft w:val="640"/>
          <w:marRight w:val="0"/>
          <w:marTop w:val="0"/>
          <w:marBottom w:val="0"/>
          <w:divBdr>
            <w:top w:val="none" w:sz="0" w:space="0" w:color="auto"/>
            <w:left w:val="none" w:sz="0" w:space="0" w:color="auto"/>
            <w:bottom w:val="none" w:sz="0" w:space="0" w:color="auto"/>
            <w:right w:val="none" w:sz="0" w:space="0" w:color="auto"/>
          </w:divBdr>
        </w:div>
        <w:div w:id="1969818409">
          <w:marLeft w:val="640"/>
          <w:marRight w:val="0"/>
          <w:marTop w:val="0"/>
          <w:marBottom w:val="0"/>
          <w:divBdr>
            <w:top w:val="none" w:sz="0" w:space="0" w:color="auto"/>
            <w:left w:val="none" w:sz="0" w:space="0" w:color="auto"/>
            <w:bottom w:val="none" w:sz="0" w:space="0" w:color="auto"/>
            <w:right w:val="none" w:sz="0" w:space="0" w:color="auto"/>
          </w:divBdr>
        </w:div>
        <w:div w:id="906066544">
          <w:marLeft w:val="640"/>
          <w:marRight w:val="0"/>
          <w:marTop w:val="0"/>
          <w:marBottom w:val="0"/>
          <w:divBdr>
            <w:top w:val="none" w:sz="0" w:space="0" w:color="auto"/>
            <w:left w:val="none" w:sz="0" w:space="0" w:color="auto"/>
            <w:bottom w:val="none" w:sz="0" w:space="0" w:color="auto"/>
            <w:right w:val="none" w:sz="0" w:space="0" w:color="auto"/>
          </w:divBdr>
        </w:div>
        <w:div w:id="1191338930">
          <w:marLeft w:val="640"/>
          <w:marRight w:val="0"/>
          <w:marTop w:val="0"/>
          <w:marBottom w:val="0"/>
          <w:divBdr>
            <w:top w:val="none" w:sz="0" w:space="0" w:color="auto"/>
            <w:left w:val="none" w:sz="0" w:space="0" w:color="auto"/>
            <w:bottom w:val="none" w:sz="0" w:space="0" w:color="auto"/>
            <w:right w:val="none" w:sz="0" w:space="0" w:color="auto"/>
          </w:divBdr>
        </w:div>
        <w:div w:id="915090896">
          <w:marLeft w:val="640"/>
          <w:marRight w:val="0"/>
          <w:marTop w:val="0"/>
          <w:marBottom w:val="0"/>
          <w:divBdr>
            <w:top w:val="none" w:sz="0" w:space="0" w:color="auto"/>
            <w:left w:val="none" w:sz="0" w:space="0" w:color="auto"/>
            <w:bottom w:val="none" w:sz="0" w:space="0" w:color="auto"/>
            <w:right w:val="none" w:sz="0" w:space="0" w:color="auto"/>
          </w:divBdr>
        </w:div>
        <w:div w:id="574364189">
          <w:marLeft w:val="640"/>
          <w:marRight w:val="0"/>
          <w:marTop w:val="0"/>
          <w:marBottom w:val="0"/>
          <w:divBdr>
            <w:top w:val="none" w:sz="0" w:space="0" w:color="auto"/>
            <w:left w:val="none" w:sz="0" w:space="0" w:color="auto"/>
            <w:bottom w:val="none" w:sz="0" w:space="0" w:color="auto"/>
            <w:right w:val="none" w:sz="0" w:space="0" w:color="auto"/>
          </w:divBdr>
        </w:div>
        <w:div w:id="1432975087">
          <w:marLeft w:val="640"/>
          <w:marRight w:val="0"/>
          <w:marTop w:val="0"/>
          <w:marBottom w:val="0"/>
          <w:divBdr>
            <w:top w:val="none" w:sz="0" w:space="0" w:color="auto"/>
            <w:left w:val="none" w:sz="0" w:space="0" w:color="auto"/>
            <w:bottom w:val="none" w:sz="0" w:space="0" w:color="auto"/>
            <w:right w:val="none" w:sz="0" w:space="0" w:color="auto"/>
          </w:divBdr>
        </w:div>
        <w:div w:id="1729642213">
          <w:marLeft w:val="640"/>
          <w:marRight w:val="0"/>
          <w:marTop w:val="0"/>
          <w:marBottom w:val="0"/>
          <w:divBdr>
            <w:top w:val="none" w:sz="0" w:space="0" w:color="auto"/>
            <w:left w:val="none" w:sz="0" w:space="0" w:color="auto"/>
            <w:bottom w:val="none" w:sz="0" w:space="0" w:color="auto"/>
            <w:right w:val="none" w:sz="0" w:space="0" w:color="auto"/>
          </w:divBdr>
        </w:div>
        <w:div w:id="1979411806">
          <w:marLeft w:val="640"/>
          <w:marRight w:val="0"/>
          <w:marTop w:val="0"/>
          <w:marBottom w:val="0"/>
          <w:divBdr>
            <w:top w:val="none" w:sz="0" w:space="0" w:color="auto"/>
            <w:left w:val="none" w:sz="0" w:space="0" w:color="auto"/>
            <w:bottom w:val="none" w:sz="0" w:space="0" w:color="auto"/>
            <w:right w:val="none" w:sz="0" w:space="0" w:color="auto"/>
          </w:divBdr>
        </w:div>
        <w:div w:id="1640458843">
          <w:marLeft w:val="640"/>
          <w:marRight w:val="0"/>
          <w:marTop w:val="0"/>
          <w:marBottom w:val="0"/>
          <w:divBdr>
            <w:top w:val="none" w:sz="0" w:space="0" w:color="auto"/>
            <w:left w:val="none" w:sz="0" w:space="0" w:color="auto"/>
            <w:bottom w:val="none" w:sz="0" w:space="0" w:color="auto"/>
            <w:right w:val="none" w:sz="0" w:space="0" w:color="auto"/>
          </w:divBdr>
        </w:div>
        <w:div w:id="1317150537">
          <w:marLeft w:val="640"/>
          <w:marRight w:val="0"/>
          <w:marTop w:val="0"/>
          <w:marBottom w:val="0"/>
          <w:divBdr>
            <w:top w:val="none" w:sz="0" w:space="0" w:color="auto"/>
            <w:left w:val="none" w:sz="0" w:space="0" w:color="auto"/>
            <w:bottom w:val="none" w:sz="0" w:space="0" w:color="auto"/>
            <w:right w:val="none" w:sz="0" w:space="0" w:color="auto"/>
          </w:divBdr>
        </w:div>
        <w:div w:id="1430275032">
          <w:marLeft w:val="640"/>
          <w:marRight w:val="0"/>
          <w:marTop w:val="0"/>
          <w:marBottom w:val="0"/>
          <w:divBdr>
            <w:top w:val="none" w:sz="0" w:space="0" w:color="auto"/>
            <w:left w:val="none" w:sz="0" w:space="0" w:color="auto"/>
            <w:bottom w:val="none" w:sz="0" w:space="0" w:color="auto"/>
            <w:right w:val="none" w:sz="0" w:space="0" w:color="auto"/>
          </w:divBdr>
        </w:div>
        <w:div w:id="1094669151">
          <w:marLeft w:val="640"/>
          <w:marRight w:val="0"/>
          <w:marTop w:val="0"/>
          <w:marBottom w:val="0"/>
          <w:divBdr>
            <w:top w:val="none" w:sz="0" w:space="0" w:color="auto"/>
            <w:left w:val="none" w:sz="0" w:space="0" w:color="auto"/>
            <w:bottom w:val="none" w:sz="0" w:space="0" w:color="auto"/>
            <w:right w:val="none" w:sz="0" w:space="0" w:color="auto"/>
          </w:divBdr>
        </w:div>
        <w:div w:id="1943412303">
          <w:marLeft w:val="640"/>
          <w:marRight w:val="0"/>
          <w:marTop w:val="0"/>
          <w:marBottom w:val="0"/>
          <w:divBdr>
            <w:top w:val="none" w:sz="0" w:space="0" w:color="auto"/>
            <w:left w:val="none" w:sz="0" w:space="0" w:color="auto"/>
            <w:bottom w:val="none" w:sz="0" w:space="0" w:color="auto"/>
            <w:right w:val="none" w:sz="0" w:space="0" w:color="auto"/>
          </w:divBdr>
        </w:div>
        <w:div w:id="1091317909">
          <w:marLeft w:val="640"/>
          <w:marRight w:val="0"/>
          <w:marTop w:val="0"/>
          <w:marBottom w:val="0"/>
          <w:divBdr>
            <w:top w:val="none" w:sz="0" w:space="0" w:color="auto"/>
            <w:left w:val="none" w:sz="0" w:space="0" w:color="auto"/>
            <w:bottom w:val="none" w:sz="0" w:space="0" w:color="auto"/>
            <w:right w:val="none" w:sz="0" w:space="0" w:color="auto"/>
          </w:divBdr>
        </w:div>
        <w:div w:id="1506869809">
          <w:marLeft w:val="640"/>
          <w:marRight w:val="0"/>
          <w:marTop w:val="0"/>
          <w:marBottom w:val="0"/>
          <w:divBdr>
            <w:top w:val="none" w:sz="0" w:space="0" w:color="auto"/>
            <w:left w:val="none" w:sz="0" w:space="0" w:color="auto"/>
            <w:bottom w:val="none" w:sz="0" w:space="0" w:color="auto"/>
            <w:right w:val="none" w:sz="0" w:space="0" w:color="auto"/>
          </w:divBdr>
        </w:div>
        <w:div w:id="762340852">
          <w:marLeft w:val="640"/>
          <w:marRight w:val="0"/>
          <w:marTop w:val="0"/>
          <w:marBottom w:val="0"/>
          <w:divBdr>
            <w:top w:val="none" w:sz="0" w:space="0" w:color="auto"/>
            <w:left w:val="none" w:sz="0" w:space="0" w:color="auto"/>
            <w:bottom w:val="none" w:sz="0" w:space="0" w:color="auto"/>
            <w:right w:val="none" w:sz="0" w:space="0" w:color="auto"/>
          </w:divBdr>
        </w:div>
        <w:div w:id="1625385210">
          <w:marLeft w:val="640"/>
          <w:marRight w:val="0"/>
          <w:marTop w:val="0"/>
          <w:marBottom w:val="0"/>
          <w:divBdr>
            <w:top w:val="none" w:sz="0" w:space="0" w:color="auto"/>
            <w:left w:val="none" w:sz="0" w:space="0" w:color="auto"/>
            <w:bottom w:val="none" w:sz="0" w:space="0" w:color="auto"/>
            <w:right w:val="none" w:sz="0" w:space="0" w:color="auto"/>
          </w:divBdr>
        </w:div>
        <w:div w:id="1850679000">
          <w:marLeft w:val="640"/>
          <w:marRight w:val="0"/>
          <w:marTop w:val="0"/>
          <w:marBottom w:val="0"/>
          <w:divBdr>
            <w:top w:val="none" w:sz="0" w:space="0" w:color="auto"/>
            <w:left w:val="none" w:sz="0" w:space="0" w:color="auto"/>
            <w:bottom w:val="none" w:sz="0" w:space="0" w:color="auto"/>
            <w:right w:val="none" w:sz="0" w:space="0" w:color="auto"/>
          </w:divBdr>
        </w:div>
        <w:div w:id="1667903000">
          <w:marLeft w:val="640"/>
          <w:marRight w:val="0"/>
          <w:marTop w:val="0"/>
          <w:marBottom w:val="0"/>
          <w:divBdr>
            <w:top w:val="none" w:sz="0" w:space="0" w:color="auto"/>
            <w:left w:val="none" w:sz="0" w:space="0" w:color="auto"/>
            <w:bottom w:val="none" w:sz="0" w:space="0" w:color="auto"/>
            <w:right w:val="none" w:sz="0" w:space="0" w:color="auto"/>
          </w:divBdr>
        </w:div>
        <w:div w:id="1907647102">
          <w:marLeft w:val="640"/>
          <w:marRight w:val="0"/>
          <w:marTop w:val="0"/>
          <w:marBottom w:val="0"/>
          <w:divBdr>
            <w:top w:val="none" w:sz="0" w:space="0" w:color="auto"/>
            <w:left w:val="none" w:sz="0" w:space="0" w:color="auto"/>
            <w:bottom w:val="none" w:sz="0" w:space="0" w:color="auto"/>
            <w:right w:val="none" w:sz="0" w:space="0" w:color="auto"/>
          </w:divBdr>
        </w:div>
        <w:div w:id="344065067">
          <w:marLeft w:val="640"/>
          <w:marRight w:val="0"/>
          <w:marTop w:val="0"/>
          <w:marBottom w:val="0"/>
          <w:divBdr>
            <w:top w:val="none" w:sz="0" w:space="0" w:color="auto"/>
            <w:left w:val="none" w:sz="0" w:space="0" w:color="auto"/>
            <w:bottom w:val="none" w:sz="0" w:space="0" w:color="auto"/>
            <w:right w:val="none" w:sz="0" w:space="0" w:color="auto"/>
          </w:divBdr>
        </w:div>
        <w:div w:id="1993561433">
          <w:marLeft w:val="640"/>
          <w:marRight w:val="0"/>
          <w:marTop w:val="0"/>
          <w:marBottom w:val="0"/>
          <w:divBdr>
            <w:top w:val="none" w:sz="0" w:space="0" w:color="auto"/>
            <w:left w:val="none" w:sz="0" w:space="0" w:color="auto"/>
            <w:bottom w:val="none" w:sz="0" w:space="0" w:color="auto"/>
            <w:right w:val="none" w:sz="0" w:space="0" w:color="auto"/>
          </w:divBdr>
        </w:div>
        <w:div w:id="1590383374">
          <w:marLeft w:val="640"/>
          <w:marRight w:val="0"/>
          <w:marTop w:val="0"/>
          <w:marBottom w:val="0"/>
          <w:divBdr>
            <w:top w:val="none" w:sz="0" w:space="0" w:color="auto"/>
            <w:left w:val="none" w:sz="0" w:space="0" w:color="auto"/>
            <w:bottom w:val="none" w:sz="0" w:space="0" w:color="auto"/>
            <w:right w:val="none" w:sz="0" w:space="0" w:color="auto"/>
          </w:divBdr>
        </w:div>
        <w:div w:id="1789274408">
          <w:marLeft w:val="640"/>
          <w:marRight w:val="0"/>
          <w:marTop w:val="0"/>
          <w:marBottom w:val="0"/>
          <w:divBdr>
            <w:top w:val="none" w:sz="0" w:space="0" w:color="auto"/>
            <w:left w:val="none" w:sz="0" w:space="0" w:color="auto"/>
            <w:bottom w:val="none" w:sz="0" w:space="0" w:color="auto"/>
            <w:right w:val="none" w:sz="0" w:space="0" w:color="auto"/>
          </w:divBdr>
        </w:div>
        <w:div w:id="1779253924">
          <w:marLeft w:val="640"/>
          <w:marRight w:val="0"/>
          <w:marTop w:val="0"/>
          <w:marBottom w:val="0"/>
          <w:divBdr>
            <w:top w:val="none" w:sz="0" w:space="0" w:color="auto"/>
            <w:left w:val="none" w:sz="0" w:space="0" w:color="auto"/>
            <w:bottom w:val="none" w:sz="0" w:space="0" w:color="auto"/>
            <w:right w:val="none" w:sz="0" w:space="0" w:color="auto"/>
          </w:divBdr>
        </w:div>
        <w:div w:id="460073328">
          <w:marLeft w:val="640"/>
          <w:marRight w:val="0"/>
          <w:marTop w:val="0"/>
          <w:marBottom w:val="0"/>
          <w:divBdr>
            <w:top w:val="none" w:sz="0" w:space="0" w:color="auto"/>
            <w:left w:val="none" w:sz="0" w:space="0" w:color="auto"/>
            <w:bottom w:val="none" w:sz="0" w:space="0" w:color="auto"/>
            <w:right w:val="none" w:sz="0" w:space="0" w:color="auto"/>
          </w:divBdr>
        </w:div>
        <w:div w:id="1044212327">
          <w:marLeft w:val="640"/>
          <w:marRight w:val="0"/>
          <w:marTop w:val="0"/>
          <w:marBottom w:val="0"/>
          <w:divBdr>
            <w:top w:val="none" w:sz="0" w:space="0" w:color="auto"/>
            <w:left w:val="none" w:sz="0" w:space="0" w:color="auto"/>
            <w:bottom w:val="none" w:sz="0" w:space="0" w:color="auto"/>
            <w:right w:val="none" w:sz="0" w:space="0" w:color="auto"/>
          </w:divBdr>
        </w:div>
        <w:div w:id="476260686">
          <w:marLeft w:val="640"/>
          <w:marRight w:val="0"/>
          <w:marTop w:val="0"/>
          <w:marBottom w:val="0"/>
          <w:divBdr>
            <w:top w:val="none" w:sz="0" w:space="0" w:color="auto"/>
            <w:left w:val="none" w:sz="0" w:space="0" w:color="auto"/>
            <w:bottom w:val="none" w:sz="0" w:space="0" w:color="auto"/>
            <w:right w:val="none" w:sz="0" w:space="0" w:color="auto"/>
          </w:divBdr>
        </w:div>
        <w:div w:id="412170006">
          <w:marLeft w:val="640"/>
          <w:marRight w:val="0"/>
          <w:marTop w:val="0"/>
          <w:marBottom w:val="0"/>
          <w:divBdr>
            <w:top w:val="none" w:sz="0" w:space="0" w:color="auto"/>
            <w:left w:val="none" w:sz="0" w:space="0" w:color="auto"/>
            <w:bottom w:val="none" w:sz="0" w:space="0" w:color="auto"/>
            <w:right w:val="none" w:sz="0" w:space="0" w:color="auto"/>
          </w:divBdr>
        </w:div>
        <w:div w:id="1883902517">
          <w:marLeft w:val="640"/>
          <w:marRight w:val="0"/>
          <w:marTop w:val="0"/>
          <w:marBottom w:val="0"/>
          <w:divBdr>
            <w:top w:val="none" w:sz="0" w:space="0" w:color="auto"/>
            <w:left w:val="none" w:sz="0" w:space="0" w:color="auto"/>
            <w:bottom w:val="none" w:sz="0" w:space="0" w:color="auto"/>
            <w:right w:val="none" w:sz="0" w:space="0" w:color="auto"/>
          </w:divBdr>
        </w:div>
        <w:div w:id="365255425">
          <w:marLeft w:val="640"/>
          <w:marRight w:val="0"/>
          <w:marTop w:val="0"/>
          <w:marBottom w:val="0"/>
          <w:divBdr>
            <w:top w:val="none" w:sz="0" w:space="0" w:color="auto"/>
            <w:left w:val="none" w:sz="0" w:space="0" w:color="auto"/>
            <w:bottom w:val="none" w:sz="0" w:space="0" w:color="auto"/>
            <w:right w:val="none" w:sz="0" w:space="0" w:color="auto"/>
          </w:divBdr>
        </w:div>
        <w:div w:id="1305353608">
          <w:marLeft w:val="640"/>
          <w:marRight w:val="0"/>
          <w:marTop w:val="0"/>
          <w:marBottom w:val="0"/>
          <w:divBdr>
            <w:top w:val="none" w:sz="0" w:space="0" w:color="auto"/>
            <w:left w:val="none" w:sz="0" w:space="0" w:color="auto"/>
            <w:bottom w:val="none" w:sz="0" w:space="0" w:color="auto"/>
            <w:right w:val="none" w:sz="0" w:space="0" w:color="auto"/>
          </w:divBdr>
        </w:div>
        <w:div w:id="1858734322">
          <w:marLeft w:val="640"/>
          <w:marRight w:val="0"/>
          <w:marTop w:val="0"/>
          <w:marBottom w:val="0"/>
          <w:divBdr>
            <w:top w:val="none" w:sz="0" w:space="0" w:color="auto"/>
            <w:left w:val="none" w:sz="0" w:space="0" w:color="auto"/>
            <w:bottom w:val="none" w:sz="0" w:space="0" w:color="auto"/>
            <w:right w:val="none" w:sz="0" w:space="0" w:color="auto"/>
          </w:divBdr>
        </w:div>
        <w:div w:id="1056127850">
          <w:marLeft w:val="640"/>
          <w:marRight w:val="0"/>
          <w:marTop w:val="0"/>
          <w:marBottom w:val="0"/>
          <w:divBdr>
            <w:top w:val="none" w:sz="0" w:space="0" w:color="auto"/>
            <w:left w:val="none" w:sz="0" w:space="0" w:color="auto"/>
            <w:bottom w:val="none" w:sz="0" w:space="0" w:color="auto"/>
            <w:right w:val="none" w:sz="0" w:space="0" w:color="auto"/>
          </w:divBdr>
        </w:div>
        <w:div w:id="1944655298">
          <w:marLeft w:val="640"/>
          <w:marRight w:val="0"/>
          <w:marTop w:val="0"/>
          <w:marBottom w:val="0"/>
          <w:divBdr>
            <w:top w:val="none" w:sz="0" w:space="0" w:color="auto"/>
            <w:left w:val="none" w:sz="0" w:space="0" w:color="auto"/>
            <w:bottom w:val="none" w:sz="0" w:space="0" w:color="auto"/>
            <w:right w:val="none" w:sz="0" w:space="0" w:color="auto"/>
          </w:divBdr>
        </w:div>
        <w:div w:id="1158157468">
          <w:marLeft w:val="640"/>
          <w:marRight w:val="0"/>
          <w:marTop w:val="0"/>
          <w:marBottom w:val="0"/>
          <w:divBdr>
            <w:top w:val="none" w:sz="0" w:space="0" w:color="auto"/>
            <w:left w:val="none" w:sz="0" w:space="0" w:color="auto"/>
            <w:bottom w:val="none" w:sz="0" w:space="0" w:color="auto"/>
            <w:right w:val="none" w:sz="0" w:space="0" w:color="auto"/>
          </w:divBdr>
        </w:div>
        <w:div w:id="807552430">
          <w:marLeft w:val="640"/>
          <w:marRight w:val="0"/>
          <w:marTop w:val="0"/>
          <w:marBottom w:val="0"/>
          <w:divBdr>
            <w:top w:val="none" w:sz="0" w:space="0" w:color="auto"/>
            <w:left w:val="none" w:sz="0" w:space="0" w:color="auto"/>
            <w:bottom w:val="none" w:sz="0" w:space="0" w:color="auto"/>
            <w:right w:val="none" w:sz="0" w:space="0" w:color="auto"/>
          </w:divBdr>
        </w:div>
        <w:div w:id="912012173">
          <w:marLeft w:val="640"/>
          <w:marRight w:val="0"/>
          <w:marTop w:val="0"/>
          <w:marBottom w:val="0"/>
          <w:divBdr>
            <w:top w:val="none" w:sz="0" w:space="0" w:color="auto"/>
            <w:left w:val="none" w:sz="0" w:space="0" w:color="auto"/>
            <w:bottom w:val="none" w:sz="0" w:space="0" w:color="auto"/>
            <w:right w:val="none" w:sz="0" w:space="0" w:color="auto"/>
          </w:divBdr>
        </w:div>
        <w:div w:id="1095247254">
          <w:marLeft w:val="640"/>
          <w:marRight w:val="0"/>
          <w:marTop w:val="0"/>
          <w:marBottom w:val="0"/>
          <w:divBdr>
            <w:top w:val="none" w:sz="0" w:space="0" w:color="auto"/>
            <w:left w:val="none" w:sz="0" w:space="0" w:color="auto"/>
            <w:bottom w:val="none" w:sz="0" w:space="0" w:color="auto"/>
            <w:right w:val="none" w:sz="0" w:space="0" w:color="auto"/>
          </w:divBdr>
        </w:div>
        <w:div w:id="128284405">
          <w:marLeft w:val="640"/>
          <w:marRight w:val="0"/>
          <w:marTop w:val="0"/>
          <w:marBottom w:val="0"/>
          <w:divBdr>
            <w:top w:val="none" w:sz="0" w:space="0" w:color="auto"/>
            <w:left w:val="none" w:sz="0" w:space="0" w:color="auto"/>
            <w:bottom w:val="none" w:sz="0" w:space="0" w:color="auto"/>
            <w:right w:val="none" w:sz="0" w:space="0" w:color="auto"/>
          </w:divBdr>
        </w:div>
        <w:div w:id="1030763380">
          <w:marLeft w:val="640"/>
          <w:marRight w:val="0"/>
          <w:marTop w:val="0"/>
          <w:marBottom w:val="0"/>
          <w:divBdr>
            <w:top w:val="none" w:sz="0" w:space="0" w:color="auto"/>
            <w:left w:val="none" w:sz="0" w:space="0" w:color="auto"/>
            <w:bottom w:val="none" w:sz="0" w:space="0" w:color="auto"/>
            <w:right w:val="none" w:sz="0" w:space="0" w:color="auto"/>
          </w:divBdr>
        </w:div>
        <w:div w:id="2128575614">
          <w:marLeft w:val="640"/>
          <w:marRight w:val="0"/>
          <w:marTop w:val="0"/>
          <w:marBottom w:val="0"/>
          <w:divBdr>
            <w:top w:val="none" w:sz="0" w:space="0" w:color="auto"/>
            <w:left w:val="none" w:sz="0" w:space="0" w:color="auto"/>
            <w:bottom w:val="none" w:sz="0" w:space="0" w:color="auto"/>
            <w:right w:val="none" w:sz="0" w:space="0" w:color="auto"/>
          </w:divBdr>
        </w:div>
        <w:div w:id="543492696">
          <w:marLeft w:val="640"/>
          <w:marRight w:val="0"/>
          <w:marTop w:val="0"/>
          <w:marBottom w:val="0"/>
          <w:divBdr>
            <w:top w:val="none" w:sz="0" w:space="0" w:color="auto"/>
            <w:left w:val="none" w:sz="0" w:space="0" w:color="auto"/>
            <w:bottom w:val="none" w:sz="0" w:space="0" w:color="auto"/>
            <w:right w:val="none" w:sz="0" w:space="0" w:color="auto"/>
          </w:divBdr>
        </w:div>
        <w:div w:id="1797261847">
          <w:marLeft w:val="640"/>
          <w:marRight w:val="0"/>
          <w:marTop w:val="0"/>
          <w:marBottom w:val="0"/>
          <w:divBdr>
            <w:top w:val="none" w:sz="0" w:space="0" w:color="auto"/>
            <w:left w:val="none" w:sz="0" w:space="0" w:color="auto"/>
            <w:bottom w:val="none" w:sz="0" w:space="0" w:color="auto"/>
            <w:right w:val="none" w:sz="0" w:space="0" w:color="auto"/>
          </w:divBdr>
        </w:div>
        <w:div w:id="645747153">
          <w:marLeft w:val="640"/>
          <w:marRight w:val="0"/>
          <w:marTop w:val="0"/>
          <w:marBottom w:val="0"/>
          <w:divBdr>
            <w:top w:val="none" w:sz="0" w:space="0" w:color="auto"/>
            <w:left w:val="none" w:sz="0" w:space="0" w:color="auto"/>
            <w:bottom w:val="none" w:sz="0" w:space="0" w:color="auto"/>
            <w:right w:val="none" w:sz="0" w:space="0" w:color="auto"/>
          </w:divBdr>
        </w:div>
        <w:div w:id="1361274757">
          <w:marLeft w:val="640"/>
          <w:marRight w:val="0"/>
          <w:marTop w:val="0"/>
          <w:marBottom w:val="0"/>
          <w:divBdr>
            <w:top w:val="none" w:sz="0" w:space="0" w:color="auto"/>
            <w:left w:val="none" w:sz="0" w:space="0" w:color="auto"/>
            <w:bottom w:val="none" w:sz="0" w:space="0" w:color="auto"/>
            <w:right w:val="none" w:sz="0" w:space="0" w:color="auto"/>
          </w:divBdr>
        </w:div>
        <w:div w:id="169487768">
          <w:marLeft w:val="640"/>
          <w:marRight w:val="0"/>
          <w:marTop w:val="0"/>
          <w:marBottom w:val="0"/>
          <w:divBdr>
            <w:top w:val="none" w:sz="0" w:space="0" w:color="auto"/>
            <w:left w:val="none" w:sz="0" w:space="0" w:color="auto"/>
            <w:bottom w:val="none" w:sz="0" w:space="0" w:color="auto"/>
            <w:right w:val="none" w:sz="0" w:space="0" w:color="auto"/>
          </w:divBdr>
        </w:div>
        <w:div w:id="946503259">
          <w:marLeft w:val="640"/>
          <w:marRight w:val="0"/>
          <w:marTop w:val="0"/>
          <w:marBottom w:val="0"/>
          <w:divBdr>
            <w:top w:val="none" w:sz="0" w:space="0" w:color="auto"/>
            <w:left w:val="none" w:sz="0" w:space="0" w:color="auto"/>
            <w:bottom w:val="none" w:sz="0" w:space="0" w:color="auto"/>
            <w:right w:val="none" w:sz="0" w:space="0" w:color="auto"/>
          </w:divBdr>
        </w:div>
        <w:div w:id="377752515">
          <w:marLeft w:val="640"/>
          <w:marRight w:val="0"/>
          <w:marTop w:val="0"/>
          <w:marBottom w:val="0"/>
          <w:divBdr>
            <w:top w:val="none" w:sz="0" w:space="0" w:color="auto"/>
            <w:left w:val="none" w:sz="0" w:space="0" w:color="auto"/>
            <w:bottom w:val="none" w:sz="0" w:space="0" w:color="auto"/>
            <w:right w:val="none" w:sz="0" w:space="0" w:color="auto"/>
          </w:divBdr>
        </w:div>
        <w:div w:id="1100757780">
          <w:marLeft w:val="640"/>
          <w:marRight w:val="0"/>
          <w:marTop w:val="0"/>
          <w:marBottom w:val="0"/>
          <w:divBdr>
            <w:top w:val="none" w:sz="0" w:space="0" w:color="auto"/>
            <w:left w:val="none" w:sz="0" w:space="0" w:color="auto"/>
            <w:bottom w:val="none" w:sz="0" w:space="0" w:color="auto"/>
            <w:right w:val="none" w:sz="0" w:space="0" w:color="auto"/>
          </w:divBdr>
        </w:div>
        <w:div w:id="2139882162">
          <w:marLeft w:val="640"/>
          <w:marRight w:val="0"/>
          <w:marTop w:val="0"/>
          <w:marBottom w:val="0"/>
          <w:divBdr>
            <w:top w:val="none" w:sz="0" w:space="0" w:color="auto"/>
            <w:left w:val="none" w:sz="0" w:space="0" w:color="auto"/>
            <w:bottom w:val="none" w:sz="0" w:space="0" w:color="auto"/>
            <w:right w:val="none" w:sz="0" w:space="0" w:color="auto"/>
          </w:divBdr>
        </w:div>
        <w:div w:id="1939679545">
          <w:marLeft w:val="640"/>
          <w:marRight w:val="0"/>
          <w:marTop w:val="0"/>
          <w:marBottom w:val="0"/>
          <w:divBdr>
            <w:top w:val="none" w:sz="0" w:space="0" w:color="auto"/>
            <w:left w:val="none" w:sz="0" w:space="0" w:color="auto"/>
            <w:bottom w:val="none" w:sz="0" w:space="0" w:color="auto"/>
            <w:right w:val="none" w:sz="0" w:space="0" w:color="auto"/>
          </w:divBdr>
        </w:div>
        <w:div w:id="64885830">
          <w:marLeft w:val="640"/>
          <w:marRight w:val="0"/>
          <w:marTop w:val="0"/>
          <w:marBottom w:val="0"/>
          <w:divBdr>
            <w:top w:val="none" w:sz="0" w:space="0" w:color="auto"/>
            <w:left w:val="none" w:sz="0" w:space="0" w:color="auto"/>
            <w:bottom w:val="none" w:sz="0" w:space="0" w:color="auto"/>
            <w:right w:val="none" w:sz="0" w:space="0" w:color="auto"/>
          </w:divBdr>
        </w:div>
        <w:div w:id="1189876918">
          <w:marLeft w:val="640"/>
          <w:marRight w:val="0"/>
          <w:marTop w:val="0"/>
          <w:marBottom w:val="0"/>
          <w:divBdr>
            <w:top w:val="none" w:sz="0" w:space="0" w:color="auto"/>
            <w:left w:val="none" w:sz="0" w:space="0" w:color="auto"/>
            <w:bottom w:val="none" w:sz="0" w:space="0" w:color="auto"/>
            <w:right w:val="none" w:sz="0" w:space="0" w:color="auto"/>
          </w:divBdr>
        </w:div>
        <w:div w:id="343481427">
          <w:marLeft w:val="640"/>
          <w:marRight w:val="0"/>
          <w:marTop w:val="0"/>
          <w:marBottom w:val="0"/>
          <w:divBdr>
            <w:top w:val="none" w:sz="0" w:space="0" w:color="auto"/>
            <w:left w:val="none" w:sz="0" w:space="0" w:color="auto"/>
            <w:bottom w:val="none" w:sz="0" w:space="0" w:color="auto"/>
            <w:right w:val="none" w:sz="0" w:space="0" w:color="auto"/>
          </w:divBdr>
        </w:div>
        <w:div w:id="467862740">
          <w:marLeft w:val="640"/>
          <w:marRight w:val="0"/>
          <w:marTop w:val="0"/>
          <w:marBottom w:val="0"/>
          <w:divBdr>
            <w:top w:val="none" w:sz="0" w:space="0" w:color="auto"/>
            <w:left w:val="none" w:sz="0" w:space="0" w:color="auto"/>
            <w:bottom w:val="none" w:sz="0" w:space="0" w:color="auto"/>
            <w:right w:val="none" w:sz="0" w:space="0" w:color="auto"/>
          </w:divBdr>
        </w:div>
        <w:div w:id="924001516">
          <w:marLeft w:val="640"/>
          <w:marRight w:val="0"/>
          <w:marTop w:val="0"/>
          <w:marBottom w:val="0"/>
          <w:divBdr>
            <w:top w:val="none" w:sz="0" w:space="0" w:color="auto"/>
            <w:left w:val="none" w:sz="0" w:space="0" w:color="auto"/>
            <w:bottom w:val="none" w:sz="0" w:space="0" w:color="auto"/>
            <w:right w:val="none" w:sz="0" w:space="0" w:color="auto"/>
          </w:divBdr>
        </w:div>
        <w:div w:id="228655594">
          <w:marLeft w:val="640"/>
          <w:marRight w:val="0"/>
          <w:marTop w:val="0"/>
          <w:marBottom w:val="0"/>
          <w:divBdr>
            <w:top w:val="none" w:sz="0" w:space="0" w:color="auto"/>
            <w:left w:val="none" w:sz="0" w:space="0" w:color="auto"/>
            <w:bottom w:val="none" w:sz="0" w:space="0" w:color="auto"/>
            <w:right w:val="none" w:sz="0" w:space="0" w:color="auto"/>
          </w:divBdr>
        </w:div>
        <w:div w:id="1942955520">
          <w:marLeft w:val="640"/>
          <w:marRight w:val="0"/>
          <w:marTop w:val="0"/>
          <w:marBottom w:val="0"/>
          <w:divBdr>
            <w:top w:val="none" w:sz="0" w:space="0" w:color="auto"/>
            <w:left w:val="none" w:sz="0" w:space="0" w:color="auto"/>
            <w:bottom w:val="none" w:sz="0" w:space="0" w:color="auto"/>
            <w:right w:val="none" w:sz="0" w:space="0" w:color="auto"/>
          </w:divBdr>
        </w:div>
      </w:divsChild>
    </w:div>
    <w:div w:id="1904020894">
      <w:bodyDiv w:val="1"/>
      <w:marLeft w:val="0"/>
      <w:marRight w:val="0"/>
      <w:marTop w:val="0"/>
      <w:marBottom w:val="0"/>
      <w:divBdr>
        <w:top w:val="none" w:sz="0" w:space="0" w:color="auto"/>
        <w:left w:val="none" w:sz="0" w:space="0" w:color="auto"/>
        <w:bottom w:val="none" w:sz="0" w:space="0" w:color="auto"/>
        <w:right w:val="none" w:sz="0" w:space="0" w:color="auto"/>
      </w:divBdr>
      <w:divsChild>
        <w:div w:id="736779622">
          <w:marLeft w:val="640"/>
          <w:marRight w:val="0"/>
          <w:marTop w:val="0"/>
          <w:marBottom w:val="0"/>
          <w:divBdr>
            <w:top w:val="none" w:sz="0" w:space="0" w:color="auto"/>
            <w:left w:val="none" w:sz="0" w:space="0" w:color="auto"/>
            <w:bottom w:val="none" w:sz="0" w:space="0" w:color="auto"/>
            <w:right w:val="none" w:sz="0" w:space="0" w:color="auto"/>
          </w:divBdr>
        </w:div>
        <w:div w:id="1214272628">
          <w:marLeft w:val="640"/>
          <w:marRight w:val="0"/>
          <w:marTop w:val="0"/>
          <w:marBottom w:val="0"/>
          <w:divBdr>
            <w:top w:val="none" w:sz="0" w:space="0" w:color="auto"/>
            <w:left w:val="none" w:sz="0" w:space="0" w:color="auto"/>
            <w:bottom w:val="none" w:sz="0" w:space="0" w:color="auto"/>
            <w:right w:val="none" w:sz="0" w:space="0" w:color="auto"/>
          </w:divBdr>
        </w:div>
        <w:div w:id="2068455709">
          <w:marLeft w:val="640"/>
          <w:marRight w:val="0"/>
          <w:marTop w:val="0"/>
          <w:marBottom w:val="0"/>
          <w:divBdr>
            <w:top w:val="none" w:sz="0" w:space="0" w:color="auto"/>
            <w:left w:val="none" w:sz="0" w:space="0" w:color="auto"/>
            <w:bottom w:val="none" w:sz="0" w:space="0" w:color="auto"/>
            <w:right w:val="none" w:sz="0" w:space="0" w:color="auto"/>
          </w:divBdr>
        </w:div>
        <w:div w:id="1859391032">
          <w:marLeft w:val="640"/>
          <w:marRight w:val="0"/>
          <w:marTop w:val="0"/>
          <w:marBottom w:val="0"/>
          <w:divBdr>
            <w:top w:val="none" w:sz="0" w:space="0" w:color="auto"/>
            <w:left w:val="none" w:sz="0" w:space="0" w:color="auto"/>
            <w:bottom w:val="none" w:sz="0" w:space="0" w:color="auto"/>
            <w:right w:val="none" w:sz="0" w:space="0" w:color="auto"/>
          </w:divBdr>
        </w:div>
        <w:div w:id="220213270">
          <w:marLeft w:val="640"/>
          <w:marRight w:val="0"/>
          <w:marTop w:val="0"/>
          <w:marBottom w:val="0"/>
          <w:divBdr>
            <w:top w:val="none" w:sz="0" w:space="0" w:color="auto"/>
            <w:left w:val="none" w:sz="0" w:space="0" w:color="auto"/>
            <w:bottom w:val="none" w:sz="0" w:space="0" w:color="auto"/>
            <w:right w:val="none" w:sz="0" w:space="0" w:color="auto"/>
          </w:divBdr>
        </w:div>
        <w:div w:id="1657610109">
          <w:marLeft w:val="640"/>
          <w:marRight w:val="0"/>
          <w:marTop w:val="0"/>
          <w:marBottom w:val="0"/>
          <w:divBdr>
            <w:top w:val="none" w:sz="0" w:space="0" w:color="auto"/>
            <w:left w:val="none" w:sz="0" w:space="0" w:color="auto"/>
            <w:bottom w:val="none" w:sz="0" w:space="0" w:color="auto"/>
            <w:right w:val="none" w:sz="0" w:space="0" w:color="auto"/>
          </w:divBdr>
        </w:div>
        <w:div w:id="21129791">
          <w:marLeft w:val="640"/>
          <w:marRight w:val="0"/>
          <w:marTop w:val="0"/>
          <w:marBottom w:val="0"/>
          <w:divBdr>
            <w:top w:val="none" w:sz="0" w:space="0" w:color="auto"/>
            <w:left w:val="none" w:sz="0" w:space="0" w:color="auto"/>
            <w:bottom w:val="none" w:sz="0" w:space="0" w:color="auto"/>
            <w:right w:val="none" w:sz="0" w:space="0" w:color="auto"/>
          </w:divBdr>
        </w:div>
        <w:div w:id="388378508">
          <w:marLeft w:val="640"/>
          <w:marRight w:val="0"/>
          <w:marTop w:val="0"/>
          <w:marBottom w:val="0"/>
          <w:divBdr>
            <w:top w:val="none" w:sz="0" w:space="0" w:color="auto"/>
            <w:left w:val="none" w:sz="0" w:space="0" w:color="auto"/>
            <w:bottom w:val="none" w:sz="0" w:space="0" w:color="auto"/>
            <w:right w:val="none" w:sz="0" w:space="0" w:color="auto"/>
          </w:divBdr>
        </w:div>
        <w:div w:id="792289977">
          <w:marLeft w:val="640"/>
          <w:marRight w:val="0"/>
          <w:marTop w:val="0"/>
          <w:marBottom w:val="0"/>
          <w:divBdr>
            <w:top w:val="none" w:sz="0" w:space="0" w:color="auto"/>
            <w:left w:val="none" w:sz="0" w:space="0" w:color="auto"/>
            <w:bottom w:val="none" w:sz="0" w:space="0" w:color="auto"/>
            <w:right w:val="none" w:sz="0" w:space="0" w:color="auto"/>
          </w:divBdr>
        </w:div>
        <w:div w:id="2101637369">
          <w:marLeft w:val="640"/>
          <w:marRight w:val="0"/>
          <w:marTop w:val="0"/>
          <w:marBottom w:val="0"/>
          <w:divBdr>
            <w:top w:val="none" w:sz="0" w:space="0" w:color="auto"/>
            <w:left w:val="none" w:sz="0" w:space="0" w:color="auto"/>
            <w:bottom w:val="none" w:sz="0" w:space="0" w:color="auto"/>
            <w:right w:val="none" w:sz="0" w:space="0" w:color="auto"/>
          </w:divBdr>
        </w:div>
        <w:div w:id="625281207">
          <w:marLeft w:val="640"/>
          <w:marRight w:val="0"/>
          <w:marTop w:val="0"/>
          <w:marBottom w:val="0"/>
          <w:divBdr>
            <w:top w:val="none" w:sz="0" w:space="0" w:color="auto"/>
            <w:left w:val="none" w:sz="0" w:space="0" w:color="auto"/>
            <w:bottom w:val="none" w:sz="0" w:space="0" w:color="auto"/>
            <w:right w:val="none" w:sz="0" w:space="0" w:color="auto"/>
          </w:divBdr>
        </w:div>
        <w:div w:id="1812752644">
          <w:marLeft w:val="640"/>
          <w:marRight w:val="0"/>
          <w:marTop w:val="0"/>
          <w:marBottom w:val="0"/>
          <w:divBdr>
            <w:top w:val="none" w:sz="0" w:space="0" w:color="auto"/>
            <w:left w:val="none" w:sz="0" w:space="0" w:color="auto"/>
            <w:bottom w:val="none" w:sz="0" w:space="0" w:color="auto"/>
            <w:right w:val="none" w:sz="0" w:space="0" w:color="auto"/>
          </w:divBdr>
        </w:div>
        <w:div w:id="1787380967">
          <w:marLeft w:val="640"/>
          <w:marRight w:val="0"/>
          <w:marTop w:val="0"/>
          <w:marBottom w:val="0"/>
          <w:divBdr>
            <w:top w:val="none" w:sz="0" w:space="0" w:color="auto"/>
            <w:left w:val="none" w:sz="0" w:space="0" w:color="auto"/>
            <w:bottom w:val="none" w:sz="0" w:space="0" w:color="auto"/>
            <w:right w:val="none" w:sz="0" w:space="0" w:color="auto"/>
          </w:divBdr>
        </w:div>
        <w:div w:id="1718696922">
          <w:marLeft w:val="640"/>
          <w:marRight w:val="0"/>
          <w:marTop w:val="0"/>
          <w:marBottom w:val="0"/>
          <w:divBdr>
            <w:top w:val="none" w:sz="0" w:space="0" w:color="auto"/>
            <w:left w:val="none" w:sz="0" w:space="0" w:color="auto"/>
            <w:bottom w:val="none" w:sz="0" w:space="0" w:color="auto"/>
            <w:right w:val="none" w:sz="0" w:space="0" w:color="auto"/>
          </w:divBdr>
        </w:div>
        <w:div w:id="824202450">
          <w:marLeft w:val="640"/>
          <w:marRight w:val="0"/>
          <w:marTop w:val="0"/>
          <w:marBottom w:val="0"/>
          <w:divBdr>
            <w:top w:val="none" w:sz="0" w:space="0" w:color="auto"/>
            <w:left w:val="none" w:sz="0" w:space="0" w:color="auto"/>
            <w:bottom w:val="none" w:sz="0" w:space="0" w:color="auto"/>
            <w:right w:val="none" w:sz="0" w:space="0" w:color="auto"/>
          </w:divBdr>
        </w:div>
        <w:div w:id="743377288">
          <w:marLeft w:val="640"/>
          <w:marRight w:val="0"/>
          <w:marTop w:val="0"/>
          <w:marBottom w:val="0"/>
          <w:divBdr>
            <w:top w:val="none" w:sz="0" w:space="0" w:color="auto"/>
            <w:left w:val="none" w:sz="0" w:space="0" w:color="auto"/>
            <w:bottom w:val="none" w:sz="0" w:space="0" w:color="auto"/>
            <w:right w:val="none" w:sz="0" w:space="0" w:color="auto"/>
          </w:divBdr>
        </w:div>
        <w:div w:id="757141797">
          <w:marLeft w:val="640"/>
          <w:marRight w:val="0"/>
          <w:marTop w:val="0"/>
          <w:marBottom w:val="0"/>
          <w:divBdr>
            <w:top w:val="none" w:sz="0" w:space="0" w:color="auto"/>
            <w:left w:val="none" w:sz="0" w:space="0" w:color="auto"/>
            <w:bottom w:val="none" w:sz="0" w:space="0" w:color="auto"/>
            <w:right w:val="none" w:sz="0" w:space="0" w:color="auto"/>
          </w:divBdr>
        </w:div>
        <w:div w:id="1241870067">
          <w:marLeft w:val="640"/>
          <w:marRight w:val="0"/>
          <w:marTop w:val="0"/>
          <w:marBottom w:val="0"/>
          <w:divBdr>
            <w:top w:val="none" w:sz="0" w:space="0" w:color="auto"/>
            <w:left w:val="none" w:sz="0" w:space="0" w:color="auto"/>
            <w:bottom w:val="none" w:sz="0" w:space="0" w:color="auto"/>
            <w:right w:val="none" w:sz="0" w:space="0" w:color="auto"/>
          </w:divBdr>
        </w:div>
        <w:div w:id="338778299">
          <w:marLeft w:val="640"/>
          <w:marRight w:val="0"/>
          <w:marTop w:val="0"/>
          <w:marBottom w:val="0"/>
          <w:divBdr>
            <w:top w:val="none" w:sz="0" w:space="0" w:color="auto"/>
            <w:left w:val="none" w:sz="0" w:space="0" w:color="auto"/>
            <w:bottom w:val="none" w:sz="0" w:space="0" w:color="auto"/>
            <w:right w:val="none" w:sz="0" w:space="0" w:color="auto"/>
          </w:divBdr>
        </w:div>
        <w:div w:id="823741533">
          <w:marLeft w:val="640"/>
          <w:marRight w:val="0"/>
          <w:marTop w:val="0"/>
          <w:marBottom w:val="0"/>
          <w:divBdr>
            <w:top w:val="none" w:sz="0" w:space="0" w:color="auto"/>
            <w:left w:val="none" w:sz="0" w:space="0" w:color="auto"/>
            <w:bottom w:val="none" w:sz="0" w:space="0" w:color="auto"/>
            <w:right w:val="none" w:sz="0" w:space="0" w:color="auto"/>
          </w:divBdr>
        </w:div>
        <w:div w:id="647516996">
          <w:marLeft w:val="640"/>
          <w:marRight w:val="0"/>
          <w:marTop w:val="0"/>
          <w:marBottom w:val="0"/>
          <w:divBdr>
            <w:top w:val="none" w:sz="0" w:space="0" w:color="auto"/>
            <w:left w:val="none" w:sz="0" w:space="0" w:color="auto"/>
            <w:bottom w:val="none" w:sz="0" w:space="0" w:color="auto"/>
            <w:right w:val="none" w:sz="0" w:space="0" w:color="auto"/>
          </w:divBdr>
        </w:div>
        <w:div w:id="51345583">
          <w:marLeft w:val="640"/>
          <w:marRight w:val="0"/>
          <w:marTop w:val="0"/>
          <w:marBottom w:val="0"/>
          <w:divBdr>
            <w:top w:val="none" w:sz="0" w:space="0" w:color="auto"/>
            <w:left w:val="none" w:sz="0" w:space="0" w:color="auto"/>
            <w:bottom w:val="none" w:sz="0" w:space="0" w:color="auto"/>
            <w:right w:val="none" w:sz="0" w:space="0" w:color="auto"/>
          </w:divBdr>
        </w:div>
        <w:div w:id="1893272578">
          <w:marLeft w:val="640"/>
          <w:marRight w:val="0"/>
          <w:marTop w:val="0"/>
          <w:marBottom w:val="0"/>
          <w:divBdr>
            <w:top w:val="none" w:sz="0" w:space="0" w:color="auto"/>
            <w:left w:val="none" w:sz="0" w:space="0" w:color="auto"/>
            <w:bottom w:val="none" w:sz="0" w:space="0" w:color="auto"/>
            <w:right w:val="none" w:sz="0" w:space="0" w:color="auto"/>
          </w:divBdr>
        </w:div>
        <w:div w:id="1183402284">
          <w:marLeft w:val="640"/>
          <w:marRight w:val="0"/>
          <w:marTop w:val="0"/>
          <w:marBottom w:val="0"/>
          <w:divBdr>
            <w:top w:val="none" w:sz="0" w:space="0" w:color="auto"/>
            <w:left w:val="none" w:sz="0" w:space="0" w:color="auto"/>
            <w:bottom w:val="none" w:sz="0" w:space="0" w:color="auto"/>
            <w:right w:val="none" w:sz="0" w:space="0" w:color="auto"/>
          </w:divBdr>
        </w:div>
        <w:div w:id="1277832555">
          <w:marLeft w:val="640"/>
          <w:marRight w:val="0"/>
          <w:marTop w:val="0"/>
          <w:marBottom w:val="0"/>
          <w:divBdr>
            <w:top w:val="none" w:sz="0" w:space="0" w:color="auto"/>
            <w:left w:val="none" w:sz="0" w:space="0" w:color="auto"/>
            <w:bottom w:val="none" w:sz="0" w:space="0" w:color="auto"/>
            <w:right w:val="none" w:sz="0" w:space="0" w:color="auto"/>
          </w:divBdr>
        </w:div>
        <w:div w:id="1690059108">
          <w:marLeft w:val="640"/>
          <w:marRight w:val="0"/>
          <w:marTop w:val="0"/>
          <w:marBottom w:val="0"/>
          <w:divBdr>
            <w:top w:val="none" w:sz="0" w:space="0" w:color="auto"/>
            <w:left w:val="none" w:sz="0" w:space="0" w:color="auto"/>
            <w:bottom w:val="none" w:sz="0" w:space="0" w:color="auto"/>
            <w:right w:val="none" w:sz="0" w:space="0" w:color="auto"/>
          </w:divBdr>
        </w:div>
        <w:div w:id="727070524">
          <w:marLeft w:val="640"/>
          <w:marRight w:val="0"/>
          <w:marTop w:val="0"/>
          <w:marBottom w:val="0"/>
          <w:divBdr>
            <w:top w:val="none" w:sz="0" w:space="0" w:color="auto"/>
            <w:left w:val="none" w:sz="0" w:space="0" w:color="auto"/>
            <w:bottom w:val="none" w:sz="0" w:space="0" w:color="auto"/>
            <w:right w:val="none" w:sz="0" w:space="0" w:color="auto"/>
          </w:divBdr>
        </w:div>
        <w:div w:id="574241160">
          <w:marLeft w:val="640"/>
          <w:marRight w:val="0"/>
          <w:marTop w:val="0"/>
          <w:marBottom w:val="0"/>
          <w:divBdr>
            <w:top w:val="none" w:sz="0" w:space="0" w:color="auto"/>
            <w:left w:val="none" w:sz="0" w:space="0" w:color="auto"/>
            <w:bottom w:val="none" w:sz="0" w:space="0" w:color="auto"/>
            <w:right w:val="none" w:sz="0" w:space="0" w:color="auto"/>
          </w:divBdr>
        </w:div>
        <w:div w:id="1055471683">
          <w:marLeft w:val="640"/>
          <w:marRight w:val="0"/>
          <w:marTop w:val="0"/>
          <w:marBottom w:val="0"/>
          <w:divBdr>
            <w:top w:val="none" w:sz="0" w:space="0" w:color="auto"/>
            <w:left w:val="none" w:sz="0" w:space="0" w:color="auto"/>
            <w:bottom w:val="none" w:sz="0" w:space="0" w:color="auto"/>
            <w:right w:val="none" w:sz="0" w:space="0" w:color="auto"/>
          </w:divBdr>
        </w:div>
        <w:div w:id="2122912082">
          <w:marLeft w:val="640"/>
          <w:marRight w:val="0"/>
          <w:marTop w:val="0"/>
          <w:marBottom w:val="0"/>
          <w:divBdr>
            <w:top w:val="none" w:sz="0" w:space="0" w:color="auto"/>
            <w:left w:val="none" w:sz="0" w:space="0" w:color="auto"/>
            <w:bottom w:val="none" w:sz="0" w:space="0" w:color="auto"/>
            <w:right w:val="none" w:sz="0" w:space="0" w:color="auto"/>
          </w:divBdr>
        </w:div>
        <w:div w:id="25254526">
          <w:marLeft w:val="640"/>
          <w:marRight w:val="0"/>
          <w:marTop w:val="0"/>
          <w:marBottom w:val="0"/>
          <w:divBdr>
            <w:top w:val="none" w:sz="0" w:space="0" w:color="auto"/>
            <w:left w:val="none" w:sz="0" w:space="0" w:color="auto"/>
            <w:bottom w:val="none" w:sz="0" w:space="0" w:color="auto"/>
            <w:right w:val="none" w:sz="0" w:space="0" w:color="auto"/>
          </w:divBdr>
        </w:div>
        <w:div w:id="859196444">
          <w:marLeft w:val="640"/>
          <w:marRight w:val="0"/>
          <w:marTop w:val="0"/>
          <w:marBottom w:val="0"/>
          <w:divBdr>
            <w:top w:val="none" w:sz="0" w:space="0" w:color="auto"/>
            <w:left w:val="none" w:sz="0" w:space="0" w:color="auto"/>
            <w:bottom w:val="none" w:sz="0" w:space="0" w:color="auto"/>
            <w:right w:val="none" w:sz="0" w:space="0" w:color="auto"/>
          </w:divBdr>
        </w:div>
        <w:div w:id="1948846149">
          <w:marLeft w:val="640"/>
          <w:marRight w:val="0"/>
          <w:marTop w:val="0"/>
          <w:marBottom w:val="0"/>
          <w:divBdr>
            <w:top w:val="none" w:sz="0" w:space="0" w:color="auto"/>
            <w:left w:val="none" w:sz="0" w:space="0" w:color="auto"/>
            <w:bottom w:val="none" w:sz="0" w:space="0" w:color="auto"/>
            <w:right w:val="none" w:sz="0" w:space="0" w:color="auto"/>
          </w:divBdr>
        </w:div>
        <w:div w:id="911280705">
          <w:marLeft w:val="640"/>
          <w:marRight w:val="0"/>
          <w:marTop w:val="0"/>
          <w:marBottom w:val="0"/>
          <w:divBdr>
            <w:top w:val="none" w:sz="0" w:space="0" w:color="auto"/>
            <w:left w:val="none" w:sz="0" w:space="0" w:color="auto"/>
            <w:bottom w:val="none" w:sz="0" w:space="0" w:color="auto"/>
            <w:right w:val="none" w:sz="0" w:space="0" w:color="auto"/>
          </w:divBdr>
        </w:div>
        <w:div w:id="1929458758">
          <w:marLeft w:val="640"/>
          <w:marRight w:val="0"/>
          <w:marTop w:val="0"/>
          <w:marBottom w:val="0"/>
          <w:divBdr>
            <w:top w:val="none" w:sz="0" w:space="0" w:color="auto"/>
            <w:left w:val="none" w:sz="0" w:space="0" w:color="auto"/>
            <w:bottom w:val="none" w:sz="0" w:space="0" w:color="auto"/>
            <w:right w:val="none" w:sz="0" w:space="0" w:color="auto"/>
          </w:divBdr>
        </w:div>
        <w:div w:id="1809325073">
          <w:marLeft w:val="640"/>
          <w:marRight w:val="0"/>
          <w:marTop w:val="0"/>
          <w:marBottom w:val="0"/>
          <w:divBdr>
            <w:top w:val="none" w:sz="0" w:space="0" w:color="auto"/>
            <w:left w:val="none" w:sz="0" w:space="0" w:color="auto"/>
            <w:bottom w:val="none" w:sz="0" w:space="0" w:color="auto"/>
            <w:right w:val="none" w:sz="0" w:space="0" w:color="auto"/>
          </w:divBdr>
        </w:div>
        <w:div w:id="1131094724">
          <w:marLeft w:val="640"/>
          <w:marRight w:val="0"/>
          <w:marTop w:val="0"/>
          <w:marBottom w:val="0"/>
          <w:divBdr>
            <w:top w:val="none" w:sz="0" w:space="0" w:color="auto"/>
            <w:left w:val="none" w:sz="0" w:space="0" w:color="auto"/>
            <w:bottom w:val="none" w:sz="0" w:space="0" w:color="auto"/>
            <w:right w:val="none" w:sz="0" w:space="0" w:color="auto"/>
          </w:divBdr>
        </w:div>
        <w:div w:id="1042436015">
          <w:marLeft w:val="640"/>
          <w:marRight w:val="0"/>
          <w:marTop w:val="0"/>
          <w:marBottom w:val="0"/>
          <w:divBdr>
            <w:top w:val="none" w:sz="0" w:space="0" w:color="auto"/>
            <w:left w:val="none" w:sz="0" w:space="0" w:color="auto"/>
            <w:bottom w:val="none" w:sz="0" w:space="0" w:color="auto"/>
            <w:right w:val="none" w:sz="0" w:space="0" w:color="auto"/>
          </w:divBdr>
        </w:div>
        <w:div w:id="238557636">
          <w:marLeft w:val="640"/>
          <w:marRight w:val="0"/>
          <w:marTop w:val="0"/>
          <w:marBottom w:val="0"/>
          <w:divBdr>
            <w:top w:val="none" w:sz="0" w:space="0" w:color="auto"/>
            <w:left w:val="none" w:sz="0" w:space="0" w:color="auto"/>
            <w:bottom w:val="none" w:sz="0" w:space="0" w:color="auto"/>
            <w:right w:val="none" w:sz="0" w:space="0" w:color="auto"/>
          </w:divBdr>
        </w:div>
        <w:div w:id="214783059">
          <w:marLeft w:val="640"/>
          <w:marRight w:val="0"/>
          <w:marTop w:val="0"/>
          <w:marBottom w:val="0"/>
          <w:divBdr>
            <w:top w:val="none" w:sz="0" w:space="0" w:color="auto"/>
            <w:left w:val="none" w:sz="0" w:space="0" w:color="auto"/>
            <w:bottom w:val="none" w:sz="0" w:space="0" w:color="auto"/>
            <w:right w:val="none" w:sz="0" w:space="0" w:color="auto"/>
          </w:divBdr>
        </w:div>
        <w:div w:id="661861250">
          <w:marLeft w:val="640"/>
          <w:marRight w:val="0"/>
          <w:marTop w:val="0"/>
          <w:marBottom w:val="0"/>
          <w:divBdr>
            <w:top w:val="none" w:sz="0" w:space="0" w:color="auto"/>
            <w:left w:val="none" w:sz="0" w:space="0" w:color="auto"/>
            <w:bottom w:val="none" w:sz="0" w:space="0" w:color="auto"/>
            <w:right w:val="none" w:sz="0" w:space="0" w:color="auto"/>
          </w:divBdr>
        </w:div>
        <w:div w:id="249773133">
          <w:marLeft w:val="640"/>
          <w:marRight w:val="0"/>
          <w:marTop w:val="0"/>
          <w:marBottom w:val="0"/>
          <w:divBdr>
            <w:top w:val="none" w:sz="0" w:space="0" w:color="auto"/>
            <w:left w:val="none" w:sz="0" w:space="0" w:color="auto"/>
            <w:bottom w:val="none" w:sz="0" w:space="0" w:color="auto"/>
            <w:right w:val="none" w:sz="0" w:space="0" w:color="auto"/>
          </w:divBdr>
        </w:div>
        <w:div w:id="1976176695">
          <w:marLeft w:val="640"/>
          <w:marRight w:val="0"/>
          <w:marTop w:val="0"/>
          <w:marBottom w:val="0"/>
          <w:divBdr>
            <w:top w:val="none" w:sz="0" w:space="0" w:color="auto"/>
            <w:left w:val="none" w:sz="0" w:space="0" w:color="auto"/>
            <w:bottom w:val="none" w:sz="0" w:space="0" w:color="auto"/>
            <w:right w:val="none" w:sz="0" w:space="0" w:color="auto"/>
          </w:divBdr>
        </w:div>
        <w:div w:id="555705990">
          <w:marLeft w:val="640"/>
          <w:marRight w:val="0"/>
          <w:marTop w:val="0"/>
          <w:marBottom w:val="0"/>
          <w:divBdr>
            <w:top w:val="none" w:sz="0" w:space="0" w:color="auto"/>
            <w:left w:val="none" w:sz="0" w:space="0" w:color="auto"/>
            <w:bottom w:val="none" w:sz="0" w:space="0" w:color="auto"/>
            <w:right w:val="none" w:sz="0" w:space="0" w:color="auto"/>
          </w:divBdr>
        </w:div>
        <w:div w:id="1292589227">
          <w:marLeft w:val="640"/>
          <w:marRight w:val="0"/>
          <w:marTop w:val="0"/>
          <w:marBottom w:val="0"/>
          <w:divBdr>
            <w:top w:val="none" w:sz="0" w:space="0" w:color="auto"/>
            <w:left w:val="none" w:sz="0" w:space="0" w:color="auto"/>
            <w:bottom w:val="none" w:sz="0" w:space="0" w:color="auto"/>
            <w:right w:val="none" w:sz="0" w:space="0" w:color="auto"/>
          </w:divBdr>
        </w:div>
        <w:div w:id="1234007838">
          <w:marLeft w:val="640"/>
          <w:marRight w:val="0"/>
          <w:marTop w:val="0"/>
          <w:marBottom w:val="0"/>
          <w:divBdr>
            <w:top w:val="none" w:sz="0" w:space="0" w:color="auto"/>
            <w:left w:val="none" w:sz="0" w:space="0" w:color="auto"/>
            <w:bottom w:val="none" w:sz="0" w:space="0" w:color="auto"/>
            <w:right w:val="none" w:sz="0" w:space="0" w:color="auto"/>
          </w:divBdr>
        </w:div>
        <w:div w:id="1401517865">
          <w:marLeft w:val="640"/>
          <w:marRight w:val="0"/>
          <w:marTop w:val="0"/>
          <w:marBottom w:val="0"/>
          <w:divBdr>
            <w:top w:val="none" w:sz="0" w:space="0" w:color="auto"/>
            <w:left w:val="none" w:sz="0" w:space="0" w:color="auto"/>
            <w:bottom w:val="none" w:sz="0" w:space="0" w:color="auto"/>
            <w:right w:val="none" w:sz="0" w:space="0" w:color="auto"/>
          </w:divBdr>
        </w:div>
        <w:div w:id="1199557">
          <w:marLeft w:val="640"/>
          <w:marRight w:val="0"/>
          <w:marTop w:val="0"/>
          <w:marBottom w:val="0"/>
          <w:divBdr>
            <w:top w:val="none" w:sz="0" w:space="0" w:color="auto"/>
            <w:left w:val="none" w:sz="0" w:space="0" w:color="auto"/>
            <w:bottom w:val="none" w:sz="0" w:space="0" w:color="auto"/>
            <w:right w:val="none" w:sz="0" w:space="0" w:color="auto"/>
          </w:divBdr>
        </w:div>
        <w:div w:id="413010561">
          <w:marLeft w:val="640"/>
          <w:marRight w:val="0"/>
          <w:marTop w:val="0"/>
          <w:marBottom w:val="0"/>
          <w:divBdr>
            <w:top w:val="none" w:sz="0" w:space="0" w:color="auto"/>
            <w:left w:val="none" w:sz="0" w:space="0" w:color="auto"/>
            <w:bottom w:val="none" w:sz="0" w:space="0" w:color="auto"/>
            <w:right w:val="none" w:sz="0" w:space="0" w:color="auto"/>
          </w:divBdr>
        </w:div>
        <w:div w:id="103382638">
          <w:marLeft w:val="640"/>
          <w:marRight w:val="0"/>
          <w:marTop w:val="0"/>
          <w:marBottom w:val="0"/>
          <w:divBdr>
            <w:top w:val="none" w:sz="0" w:space="0" w:color="auto"/>
            <w:left w:val="none" w:sz="0" w:space="0" w:color="auto"/>
            <w:bottom w:val="none" w:sz="0" w:space="0" w:color="auto"/>
            <w:right w:val="none" w:sz="0" w:space="0" w:color="auto"/>
          </w:divBdr>
        </w:div>
        <w:div w:id="1570774244">
          <w:marLeft w:val="640"/>
          <w:marRight w:val="0"/>
          <w:marTop w:val="0"/>
          <w:marBottom w:val="0"/>
          <w:divBdr>
            <w:top w:val="none" w:sz="0" w:space="0" w:color="auto"/>
            <w:left w:val="none" w:sz="0" w:space="0" w:color="auto"/>
            <w:bottom w:val="none" w:sz="0" w:space="0" w:color="auto"/>
            <w:right w:val="none" w:sz="0" w:space="0" w:color="auto"/>
          </w:divBdr>
        </w:div>
        <w:div w:id="2029528966">
          <w:marLeft w:val="640"/>
          <w:marRight w:val="0"/>
          <w:marTop w:val="0"/>
          <w:marBottom w:val="0"/>
          <w:divBdr>
            <w:top w:val="none" w:sz="0" w:space="0" w:color="auto"/>
            <w:left w:val="none" w:sz="0" w:space="0" w:color="auto"/>
            <w:bottom w:val="none" w:sz="0" w:space="0" w:color="auto"/>
            <w:right w:val="none" w:sz="0" w:space="0" w:color="auto"/>
          </w:divBdr>
        </w:div>
        <w:div w:id="1335567029">
          <w:marLeft w:val="640"/>
          <w:marRight w:val="0"/>
          <w:marTop w:val="0"/>
          <w:marBottom w:val="0"/>
          <w:divBdr>
            <w:top w:val="none" w:sz="0" w:space="0" w:color="auto"/>
            <w:left w:val="none" w:sz="0" w:space="0" w:color="auto"/>
            <w:bottom w:val="none" w:sz="0" w:space="0" w:color="auto"/>
            <w:right w:val="none" w:sz="0" w:space="0" w:color="auto"/>
          </w:divBdr>
        </w:div>
        <w:div w:id="228152270">
          <w:marLeft w:val="640"/>
          <w:marRight w:val="0"/>
          <w:marTop w:val="0"/>
          <w:marBottom w:val="0"/>
          <w:divBdr>
            <w:top w:val="none" w:sz="0" w:space="0" w:color="auto"/>
            <w:left w:val="none" w:sz="0" w:space="0" w:color="auto"/>
            <w:bottom w:val="none" w:sz="0" w:space="0" w:color="auto"/>
            <w:right w:val="none" w:sz="0" w:space="0" w:color="auto"/>
          </w:divBdr>
        </w:div>
        <w:div w:id="395130630">
          <w:marLeft w:val="640"/>
          <w:marRight w:val="0"/>
          <w:marTop w:val="0"/>
          <w:marBottom w:val="0"/>
          <w:divBdr>
            <w:top w:val="none" w:sz="0" w:space="0" w:color="auto"/>
            <w:left w:val="none" w:sz="0" w:space="0" w:color="auto"/>
            <w:bottom w:val="none" w:sz="0" w:space="0" w:color="auto"/>
            <w:right w:val="none" w:sz="0" w:space="0" w:color="auto"/>
          </w:divBdr>
        </w:div>
        <w:div w:id="1803112413">
          <w:marLeft w:val="640"/>
          <w:marRight w:val="0"/>
          <w:marTop w:val="0"/>
          <w:marBottom w:val="0"/>
          <w:divBdr>
            <w:top w:val="none" w:sz="0" w:space="0" w:color="auto"/>
            <w:left w:val="none" w:sz="0" w:space="0" w:color="auto"/>
            <w:bottom w:val="none" w:sz="0" w:space="0" w:color="auto"/>
            <w:right w:val="none" w:sz="0" w:space="0" w:color="auto"/>
          </w:divBdr>
        </w:div>
        <w:div w:id="1688673264">
          <w:marLeft w:val="640"/>
          <w:marRight w:val="0"/>
          <w:marTop w:val="0"/>
          <w:marBottom w:val="0"/>
          <w:divBdr>
            <w:top w:val="none" w:sz="0" w:space="0" w:color="auto"/>
            <w:left w:val="none" w:sz="0" w:space="0" w:color="auto"/>
            <w:bottom w:val="none" w:sz="0" w:space="0" w:color="auto"/>
            <w:right w:val="none" w:sz="0" w:space="0" w:color="auto"/>
          </w:divBdr>
        </w:div>
        <w:div w:id="1262100929">
          <w:marLeft w:val="640"/>
          <w:marRight w:val="0"/>
          <w:marTop w:val="0"/>
          <w:marBottom w:val="0"/>
          <w:divBdr>
            <w:top w:val="none" w:sz="0" w:space="0" w:color="auto"/>
            <w:left w:val="none" w:sz="0" w:space="0" w:color="auto"/>
            <w:bottom w:val="none" w:sz="0" w:space="0" w:color="auto"/>
            <w:right w:val="none" w:sz="0" w:space="0" w:color="auto"/>
          </w:divBdr>
        </w:div>
        <w:div w:id="2106726797">
          <w:marLeft w:val="640"/>
          <w:marRight w:val="0"/>
          <w:marTop w:val="0"/>
          <w:marBottom w:val="0"/>
          <w:divBdr>
            <w:top w:val="none" w:sz="0" w:space="0" w:color="auto"/>
            <w:left w:val="none" w:sz="0" w:space="0" w:color="auto"/>
            <w:bottom w:val="none" w:sz="0" w:space="0" w:color="auto"/>
            <w:right w:val="none" w:sz="0" w:space="0" w:color="auto"/>
          </w:divBdr>
        </w:div>
        <w:div w:id="1191525432">
          <w:marLeft w:val="640"/>
          <w:marRight w:val="0"/>
          <w:marTop w:val="0"/>
          <w:marBottom w:val="0"/>
          <w:divBdr>
            <w:top w:val="none" w:sz="0" w:space="0" w:color="auto"/>
            <w:left w:val="none" w:sz="0" w:space="0" w:color="auto"/>
            <w:bottom w:val="none" w:sz="0" w:space="0" w:color="auto"/>
            <w:right w:val="none" w:sz="0" w:space="0" w:color="auto"/>
          </w:divBdr>
        </w:div>
        <w:div w:id="1165124215">
          <w:marLeft w:val="640"/>
          <w:marRight w:val="0"/>
          <w:marTop w:val="0"/>
          <w:marBottom w:val="0"/>
          <w:divBdr>
            <w:top w:val="none" w:sz="0" w:space="0" w:color="auto"/>
            <w:left w:val="none" w:sz="0" w:space="0" w:color="auto"/>
            <w:bottom w:val="none" w:sz="0" w:space="0" w:color="auto"/>
            <w:right w:val="none" w:sz="0" w:space="0" w:color="auto"/>
          </w:divBdr>
        </w:div>
        <w:div w:id="216934313">
          <w:marLeft w:val="640"/>
          <w:marRight w:val="0"/>
          <w:marTop w:val="0"/>
          <w:marBottom w:val="0"/>
          <w:divBdr>
            <w:top w:val="none" w:sz="0" w:space="0" w:color="auto"/>
            <w:left w:val="none" w:sz="0" w:space="0" w:color="auto"/>
            <w:bottom w:val="none" w:sz="0" w:space="0" w:color="auto"/>
            <w:right w:val="none" w:sz="0" w:space="0" w:color="auto"/>
          </w:divBdr>
        </w:div>
        <w:div w:id="498615172">
          <w:marLeft w:val="640"/>
          <w:marRight w:val="0"/>
          <w:marTop w:val="0"/>
          <w:marBottom w:val="0"/>
          <w:divBdr>
            <w:top w:val="none" w:sz="0" w:space="0" w:color="auto"/>
            <w:left w:val="none" w:sz="0" w:space="0" w:color="auto"/>
            <w:bottom w:val="none" w:sz="0" w:space="0" w:color="auto"/>
            <w:right w:val="none" w:sz="0" w:space="0" w:color="auto"/>
          </w:divBdr>
        </w:div>
        <w:div w:id="687489702">
          <w:marLeft w:val="640"/>
          <w:marRight w:val="0"/>
          <w:marTop w:val="0"/>
          <w:marBottom w:val="0"/>
          <w:divBdr>
            <w:top w:val="none" w:sz="0" w:space="0" w:color="auto"/>
            <w:left w:val="none" w:sz="0" w:space="0" w:color="auto"/>
            <w:bottom w:val="none" w:sz="0" w:space="0" w:color="auto"/>
            <w:right w:val="none" w:sz="0" w:space="0" w:color="auto"/>
          </w:divBdr>
        </w:div>
        <w:div w:id="1899242306">
          <w:marLeft w:val="640"/>
          <w:marRight w:val="0"/>
          <w:marTop w:val="0"/>
          <w:marBottom w:val="0"/>
          <w:divBdr>
            <w:top w:val="none" w:sz="0" w:space="0" w:color="auto"/>
            <w:left w:val="none" w:sz="0" w:space="0" w:color="auto"/>
            <w:bottom w:val="none" w:sz="0" w:space="0" w:color="auto"/>
            <w:right w:val="none" w:sz="0" w:space="0" w:color="auto"/>
          </w:divBdr>
        </w:div>
        <w:div w:id="534539999">
          <w:marLeft w:val="640"/>
          <w:marRight w:val="0"/>
          <w:marTop w:val="0"/>
          <w:marBottom w:val="0"/>
          <w:divBdr>
            <w:top w:val="none" w:sz="0" w:space="0" w:color="auto"/>
            <w:left w:val="none" w:sz="0" w:space="0" w:color="auto"/>
            <w:bottom w:val="none" w:sz="0" w:space="0" w:color="auto"/>
            <w:right w:val="none" w:sz="0" w:space="0" w:color="auto"/>
          </w:divBdr>
        </w:div>
        <w:div w:id="266010711">
          <w:marLeft w:val="640"/>
          <w:marRight w:val="0"/>
          <w:marTop w:val="0"/>
          <w:marBottom w:val="0"/>
          <w:divBdr>
            <w:top w:val="none" w:sz="0" w:space="0" w:color="auto"/>
            <w:left w:val="none" w:sz="0" w:space="0" w:color="auto"/>
            <w:bottom w:val="none" w:sz="0" w:space="0" w:color="auto"/>
            <w:right w:val="none" w:sz="0" w:space="0" w:color="auto"/>
          </w:divBdr>
        </w:div>
        <w:div w:id="146678422">
          <w:marLeft w:val="640"/>
          <w:marRight w:val="0"/>
          <w:marTop w:val="0"/>
          <w:marBottom w:val="0"/>
          <w:divBdr>
            <w:top w:val="none" w:sz="0" w:space="0" w:color="auto"/>
            <w:left w:val="none" w:sz="0" w:space="0" w:color="auto"/>
            <w:bottom w:val="none" w:sz="0" w:space="0" w:color="auto"/>
            <w:right w:val="none" w:sz="0" w:space="0" w:color="auto"/>
          </w:divBdr>
        </w:div>
        <w:div w:id="1689678165">
          <w:marLeft w:val="640"/>
          <w:marRight w:val="0"/>
          <w:marTop w:val="0"/>
          <w:marBottom w:val="0"/>
          <w:divBdr>
            <w:top w:val="none" w:sz="0" w:space="0" w:color="auto"/>
            <w:left w:val="none" w:sz="0" w:space="0" w:color="auto"/>
            <w:bottom w:val="none" w:sz="0" w:space="0" w:color="auto"/>
            <w:right w:val="none" w:sz="0" w:space="0" w:color="auto"/>
          </w:divBdr>
        </w:div>
        <w:div w:id="1922828399">
          <w:marLeft w:val="640"/>
          <w:marRight w:val="0"/>
          <w:marTop w:val="0"/>
          <w:marBottom w:val="0"/>
          <w:divBdr>
            <w:top w:val="none" w:sz="0" w:space="0" w:color="auto"/>
            <w:left w:val="none" w:sz="0" w:space="0" w:color="auto"/>
            <w:bottom w:val="none" w:sz="0" w:space="0" w:color="auto"/>
            <w:right w:val="none" w:sz="0" w:space="0" w:color="auto"/>
          </w:divBdr>
        </w:div>
        <w:div w:id="460464298">
          <w:marLeft w:val="640"/>
          <w:marRight w:val="0"/>
          <w:marTop w:val="0"/>
          <w:marBottom w:val="0"/>
          <w:divBdr>
            <w:top w:val="none" w:sz="0" w:space="0" w:color="auto"/>
            <w:left w:val="none" w:sz="0" w:space="0" w:color="auto"/>
            <w:bottom w:val="none" w:sz="0" w:space="0" w:color="auto"/>
            <w:right w:val="none" w:sz="0" w:space="0" w:color="auto"/>
          </w:divBdr>
        </w:div>
        <w:div w:id="949824819">
          <w:marLeft w:val="640"/>
          <w:marRight w:val="0"/>
          <w:marTop w:val="0"/>
          <w:marBottom w:val="0"/>
          <w:divBdr>
            <w:top w:val="none" w:sz="0" w:space="0" w:color="auto"/>
            <w:left w:val="none" w:sz="0" w:space="0" w:color="auto"/>
            <w:bottom w:val="none" w:sz="0" w:space="0" w:color="auto"/>
            <w:right w:val="none" w:sz="0" w:space="0" w:color="auto"/>
          </w:divBdr>
        </w:div>
        <w:div w:id="54401850">
          <w:marLeft w:val="640"/>
          <w:marRight w:val="0"/>
          <w:marTop w:val="0"/>
          <w:marBottom w:val="0"/>
          <w:divBdr>
            <w:top w:val="none" w:sz="0" w:space="0" w:color="auto"/>
            <w:left w:val="none" w:sz="0" w:space="0" w:color="auto"/>
            <w:bottom w:val="none" w:sz="0" w:space="0" w:color="auto"/>
            <w:right w:val="none" w:sz="0" w:space="0" w:color="auto"/>
          </w:divBdr>
        </w:div>
        <w:div w:id="210583282">
          <w:marLeft w:val="640"/>
          <w:marRight w:val="0"/>
          <w:marTop w:val="0"/>
          <w:marBottom w:val="0"/>
          <w:divBdr>
            <w:top w:val="none" w:sz="0" w:space="0" w:color="auto"/>
            <w:left w:val="none" w:sz="0" w:space="0" w:color="auto"/>
            <w:bottom w:val="none" w:sz="0" w:space="0" w:color="auto"/>
            <w:right w:val="none" w:sz="0" w:space="0" w:color="auto"/>
          </w:divBdr>
        </w:div>
        <w:div w:id="1485001747">
          <w:marLeft w:val="640"/>
          <w:marRight w:val="0"/>
          <w:marTop w:val="0"/>
          <w:marBottom w:val="0"/>
          <w:divBdr>
            <w:top w:val="none" w:sz="0" w:space="0" w:color="auto"/>
            <w:left w:val="none" w:sz="0" w:space="0" w:color="auto"/>
            <w:bottom w:val="none" w:sz="0" w:space="0" w:color="auto"/>
            <w:right w:val="none" w:sz="0" w:space="0" w:color="auto"/>
          </w:divBdr>
        </w:div>
        <w:div w:id="55905366">
          <w:marLeft w:val="640"/>
          <w:marRight w:val="0"/>
          <w:marTop w:val="0"/>
          <w:marBottom w:val="0"/>
          <w:divBdr>
            <w:top w:val="none" w:sz="0" w:space="0" w:color="auto"/>
            <w:left w:val="none" w:sz="0" w:space="0" w:color="auto"/>
            <w:bottom w:val="none" w:sz="0" w:space="0" w:color="auto"/>
            <w:right w:val="none" w:sz="0" w:space="0" w:color="auto"/>
          </w:divBdr>
        </w:div>
        <w:div w:id="1412194574">
          <w:marLeft w:val="640"/>
          <w:marRight w:val="0"/>
          <w:marTop w:val="0"/>
          <w:marBottom w:val="0"/>
          <w:divBdr>
            <w:top w:val="none" w:sz="0" w:space="0" w:color="auto"/>
            <w:left w:val="none" w:sz="0" w:space="0" w:color="auto"/>
            <w:bottom w:val="none" w:sz="0" w:space="0" w:color="auto"/>
            <w:right w:val="none" w:sz="0" w:space="0" w:color="auto"/>
          </w:divBdr>
        </w:div>
        <w:div w:id="60833621">
          <w:marLeft w:val="640"/>
          <w:marRight w:val="0"/>
          <w:marTop w:val="0"/>
          <w:marBottom w:val="0"/>
          <w:divBdr>
            <w:top w:val="none" w:sz="0" w:space="0" w:color="auto"/>
            <w:left w:val="none" w:sz="0" w:space="0" w:color="auto"/>
            <w:bottom w:val="none" w:sz="0" w:space="0" w:color="auto"/>
            <w:right w:val="none" w:sz="0" w:space="0" w:color="auto"/>
          </w:divBdr>
        </w:div>
        <w:div w:id="1304046752">
          <w:marLeft w:val="640"/>
          <w:marRight w:val="0"/>
          <w:marTop w:val="0"/>
          <w:marBottom w:val="0"/>
          <w:divBdr>
            <w:top w:val="none" w:sz="0" w:space="0" w:color="auto"/>
            <w:left w:val="none" w:sz="0" w:space="0" w:color="auto"/>
            <w:bottom w:val="none" w:sz="0" w:space="0" w:color="auto"/>
            <w:right w:val="none" w:sz="0" w:space="0" w:color="auto"/>
          </w:divBdr>
        </w:div>
        <w:div w:id="406418592">
          <w:marLeft w:val="640"/>
          <w:marRight w:val="0"/>
          <w:marTop w:val="0"/>
          <w:marBottom w:val="0"/>
          <w:divBdr>
            <w:top w:val="none" w:sz="0" w:space="0" w:color="auto"/>
            <w:left w:val="none" w:sz="0" w:space="0" w:color="auto"/>
            <w:bottom w:val="none" w:sz="0" w:space="0" w:color="auto"/>
            <w:right w:val="none" w:sz="0" w:space="0" w:color="auto"/>
          </w:divBdr>
        </w:div>
        <w:div w:id="1128814170">
          <w:marLeft w:val="640"/>
          <w:marRight w:val="0"/>
          <w:marTop w:val="0"/>
          <w:marBottom w:val="0"/>
          <w:divBdr>
            <w:top w:val="none" w:sz="0" w:space="0" w:color="auto"/>
            <w:left w:val="none" w:sz="0" w:space="0" w:color="auto"/>
            <w:bottom w:val="none" w:sz="0" w:space="0" w:color="auto"/>
            <w:right w:val="none" w:sz="0" w:space="0" w:color="auto"/>
          </w:divBdr>
        </w:div>
        <w:div w:id="1703893313">
          <w:marLeft w:val="640"/>
          <w:marRight w:val="0"/>
          <w:marTop w:val="0"/>
          <w:marBottom w:val="0"/>
          <w:divBdr>
            <w:top w:val="none" w:sz="0" w:space="0" w:color="auto"/>
            <w:left w:val="none" w:sz="0" w:space="0" w:color="auto"/>
            <w:bottom w:val="none" w:sz="0" w:space="0" w:color="auto"/>
            <w:right w:val="none" w:sz="0" w:space="0" w:color="auto"/>
          </w:divBdr>
        </w:div>
        <w:div w:id="767847666">
          <w:marLeft w:val="640"/>
          <w:marRight w:val="0"/>
          <w:marTop w:val="0"/>
          <w:marBottom w:val="0"/>
          <w:divBdr>
            <w:top w:val="none" w:sz="0" w:space="0" w:color="auto"/>
            <w:left w:val="none" w:sz="0" w:space="0" w:color="auto"/>
            <w:bottom w:val="none" w:sz="0" w:space="0" w:color="auto"/>
            <w:right w:val="none" w:sz="0" w:space="0" w:color="auto"/>
          </w:divBdr>
        </w:div>
        <w:div w:id="424150627">
          <w:marLeft w:val="640"/>
          <w:marRight w:val="0"/>
          <w:marTop w:val="0"/>
          <w:marBottom w:val="0"/>
          <w:divBdr>
            <w:top w:val="none" w:sz="0" w:space="0" w:color="auto"/>
            <w:left w:val="none" w:sz="0" w:space="0" w:color="auto"/>
            <w:bottom w:val="none" w:sz="0" w:space="0" w:color="auto"/>
            <w:right w:val="none" w:sz="0" w:space="0" w:color="auto"/>
          </w:divBdr>
        </w:div>
        <w:div w:id="2085029181">
          <w:marLeft w:val="640"/>
          <w:marRight w:val="0"/>
          <w:marTop w:val="0"/>
          <w:marBottom w:val="0"/>
          <w:divBdr>
            <w:top w:val="none" w:sz="0" w:space="0" w:color="auto"/>
            <w:left w:val="none" w:sz="0" w:space="0" w:color="auto"/>
            <w:bottom w:val="none" w:sz="0" w:space="0" w:color="auto"/>
            <w:right w:val="none" w:sz="0" w:space="0" w:color="auto"/>
          </w:divBdr>
        </w:div>
        <w:div w:id="199246982">
          <w:marLeft w:val="640"/>
          <w:marRight w:val="0"/>
          <w:marTop w:val="0"/>
          <w:marBottom w:val="0"/>
          <w:divBdr>
            <w:top w:val="none" w:sz="0" w:space="0" w:color="auto"/>
            <w:left w:val="none" w:sz="0" w:space="0" w:color="auto"/>
            <w:bottom w:val="none" w:sz="0" w:space="0" w:color="auto"/>
            <w:right w:val="none" w:sz="0" w:space="0" w:color="auto"/>
          </w:divBdr>
        </w:div>
        <w:div w:id="1408376826">
          <w:marLeft w:val="640"/>
          <w:marRight w:val="0"/>
          <w:marTop w:val="0"/>
          <w:marBottom w:val="0"/>
          <w:divBdr>
            <w:top w:val="none" w:sz="0" w:space="0" w:color="auto"/>
            <w:left w:val="none" w:sz="0" w:space="0" w:color="auto"/>
            <w:bottom w:val="none" w:sz="0" w:space="0" w:color="auto"/>
            <w:right w:val="none" w:sz="0" w:space="0" w:color="auto"/>
          </w:divBdr>
        </w:div>
        <w:div w:id="1545872889">
          <w:marLeft w:val="640"/>
          <w:marRight w:val="0"/>
          <w:marTop w:val="0"/>
          <w:marBottom w:val="0"/>
          <w:divBdr>
            <w:top w:val="none" w:sz="0" w:space="0" w:color="auto"/>
            <w:left w:val="none" w:sz="0" w:space="0" w:color="auto"/>
            <w:bottom w:val="none" w:sz="0" w:space="0" w:color="auto"/>
            <w:right w:val="none" w:sz="0" w:space="0" w:color="auto"/>
          </w:divBdr>
        </w:div>
        <w:div w:id="1348095477">
          <w:marLeft w:val="640"/>
          <w:marRight w:val="0"/>
          <w:marTop w:val="0"/>
          <w:marBottom w:val="0"/>
          <w:divBdr>
            <w:top w:val="none" w:sz="0" w:space="0" w:color="auto"/>
            <w:left w:val="none" w:sz="0" w:space="0" w:color="auto"/>
            <w:bottom w:val="none" w:sz="0" w:space="0" w:color="auto"/>
            <w:right w:val="none" w:sz="0" w:space="0" w:color="auto"/>
          </w:divBdr>
        </w:div>
        <w:div w:id="1060439484">
          <w:marLeft w:val="640"/>
          <w:marRight w:val="0"/>
          <w:marTop w:val="0"/>
          <w:marBottom w:val="0"/>
          <w:divBdr>
            <w:top w:val="none" w:sz="0" w:space="0" w:color="auto"/>
            <w:left w:val="none" w:sz="0" w:space="0" w:color="auto"/>
            <w:bottom w:val="none" w:sz="0" w:space="0" w:color="auto"/>
            <w:right w:val="none" w:sz="0" w:space="0" w:color="auto"/>
          </w:divBdr>
        </w:div>
        <w:div w:id="278218185">
          <w:marLeft w:val="640"/>
          <w:marRight w:val="0"/>
          <w:marTop w:val="0"/>
          <w:marBottom w:val="0"/>
          <w:divBdr>
            <w:top w:val="none" w:sz="0" w:space="0" w:color="auto"/>
            <w:left w:val="none" w:sz="0" w:space="0" w:color="auto"/>
            <w:bottom w:val="none" w:sz="0" w:space="0" w:color="auto"/>
            <w:right w:val="none" w:sz="0" w:space="0" w:color="auto"/>
          </w:divBdr>
        </w:div>
        <w:div w:id="998389344">
          <w:marLeft w:val="640"/>
          <w:marRight w:val="0"/>
          <w:marTop w:val="0"/>
          <w:marBottom w:val="0"/>
          <w:divBdr>
            <w:top w:val="none" w:sz="0" w:space="0" w:color="auto"/>
            <w:left w:val="none" w:sz="0" w:space="0" w:color="auto"/>
            <w:bottom w:val="none" w:sz="0" w:space="0" w:color="auto"/>
            <w:right w:val="none" w:sz="0" w:space="0" w:color="auto"/>
          </w:divBdr>
        </w:div>
        <w:div w:id="159126301">
          <w:marLeft w:val="640"/>
          <w:marRight w:val="0"/>
          <w:marTop w:val="0"/>
          <w:marBottom w:val="0"/>
          <w:divBdr>
            <w:top w:val="none" w:sz="0" w:space="0" w:color="auto"/>
            <w:left w:val="none" w:sz="0" w:space="0" w:color="auto"/>
            <w:bottom w:val="none" w:sz="0" w:space="0" w:color="auto"/>
            <w:right w:val="none" w:sz="0" w:space="0" w:color="auto"/>
          </w:divBdr>
        </w:div>
        <w:div w:id="996148151">
          <w:marLeft w:val="640"/>
          <w:marRight w:val="0"/>
          <w:marTop w:val="0"/>
          <w:marBottom w:val="0"/>
          <w:divBdr>
            <w:top w:val="none" w:sz="0" w:space="0" w:color="auto"/>
            <w:left w:val="none" w:sz="0" w:space="0" w:color="auto"/>
            <w:bottom w:val="none" w:sz="0" w:space="0" w:color="auto"/>
            <w:right w:val="none" w:sz="0" w:space="0" w:color="auto"/>
          </w:divBdr>
        </w:div>
        <w:div w:id="216285573">
          <w:marLeft w:val="640"/>
          <w:marRight w:val="0"/>
          <w:marTop w:val="0"/>
          <w:marBottom w:val="0"/>
          <w:divBdr>
            <w:top w:val="none" w:sz="0" w:space="0" w:color="auto"/>
            <w:left w:val="none" w:sz="0" w:space="0" w:color="auto"/>
            <w:bottom w:val="none" w:sz="0" w:space="0" w:color="auto"/>
            <w:right w:val="none" w:sz="0" w:space="0" w:color="auto"/>
          </w:divBdr>
        </w:div>
        <w:div w:id="504788289">
          <w:marLeft w:val="640"/>
          <w:marRight w:val="0"/>
          <w:marTop w:val="0"/>
          <w:marBottom w:val="0"/>
          <w:divBdr>
            <w:top w:val="none" w:sz="0" w:space="0" w:color="auto"/>
            <w:left w:val="none" w:sz="0" w:space="0" w:color="auto"/>
            <w:bottom w:val="none" w:sz="0" w:space="0" w:color="auto"/>
            <w:right w:val="none" w:sz="0" w:space="0" w:color="auto"/>
          </w:divBdr>
        </w:div>
        <w:div w:id="1931427534">
          <w:marLeft w:val="640"/>
          <w:marRight w:val="0"/>
          <w:marTop w:val="0"/>
          <w:marBottom w:val="0"/>
          <w:divBdr>
            <w:top w:val="none" w:sz="0" w:space="0" w:color="auto"/>
            <w:left w:val="none" w:sz="0" w:space="0" w:color="auto"/>
            <w:bottom w:val="none" w:sz="0" w:space="0" w:color="auto"/>
            <w:right w:val="none" w:sz="0" w:space="0" w:color="auto"/>
          </w:divBdr>
        </w:div>
        <w:div w:id="194390901">
          <w:marLeft w:val="640"/>
          <w:marRight w:val="0"/>
          <w:marTop w:val="0"/>
          <w:marBottom w:val="0"/>
          <w:divBdr>
            <w:top w:val="none" w:sz="0" w:space="0" w:color="auto"/>
            <w:left w:val="none" w:sz="0" w:space="0" w:color="auto"/>
            <w:bottom w:val="none" w:sz="0" w:space="0" w:color="auto"/>
            <w:right w:val="none" w:sz="0" w:space="0" w:color="auto"/>
          </w:divBdr>
        </w:div>
        <w:div w:id="940256533">
          <w:marLeft w:val="640"/>
          <w:marRight w:val="0"/>
          <w:marTop w:val="0"/>
          <w:marBottom w:val="0"/>
          <w:divBdr>
            <w:top w:val="none" w:sz="0" w:space="0" w:color="auto"/>
            <w:left w:val="none" w:sz="0" w:space="0" w:color="auto"/>
            <w:bottom w:val="none" w:sz="0" w:space="0" w:color="auto"/>
            <w:right w:val="none" w:sz="0" w:space="0" w:color="auto"/>
          </w:divBdr>
        </w:div>
        <w:div w:id="182981985">
          <w:marLeft w:val="640"/>
          <w:marRight w:val="0"/>
          <w:marTop w:val="0"/>
          <w:marBottom w:val="0"/>
          <w:divBdr>
            <w:top w:val="none" w:sz="0" w:space="0" w:color="auto"/>
            <w:left w:val="none" w:sz="0" w:space="0" w:color="auto"/>
            <w:bottom w:val="none" w:sz="0" w:space="0" w:color="auto"/>
            <w:right w:val="none" w:sz="0" w:space="0" w:color="auto"/>
          </w:divBdr>
        </w:div>
        <w:div w:id="792594626">
          <w:marLeft w:val="640"/>
          <w:marRight w:val="0"/>
          <w:marTop w:val="0"/>
          <w:marBottom w:val="0"/>
          <w:divBdr>
            <w:top w:val="none" w:sz="0" w:space="0" w:color="auto"/>
            <w:left w:val="none" w:sz="0" w:space="0" w:color="auto"/>
            <w:bottom w:val="none" w:sz="0" w:space="0" w:color="auto"/>
            <w:right w:val="none" w:sz="0" w:space="0" w:color="auto"/>
          </w:divBdr>
        </w:div>
        <w:div w:id="1963075624">
          <w:marLeft w:val="640"/>
          <w:marRight w:val="0"/>
          <w:marTop w:val="0"/>
          <w:marBottom w:val="0"/>
          <w:divBdr>
            <w:top w:val="none" w:sz="0" w:space="0" w:color="auto"/>
            <w:left w:val="none" w:sz="0" w:space="0" w:color="auto"/>
            <w:bottom w:val="none" w:sz="0" w:space="0" w:color="auto"/>
            <w:right w:val="none" w:sz="0" w:space="0" w:color="auto"/>
          </w:divBdr>
        </w:div>
        <w:div w:id="674310046">
          <w:marLeft w:val="640"/>
          <w:marRight w:val="0"/>
          <w:marTop w:val="0"/>
          <w:marBottom w:val="0"/>
          <w:divBdr>
            <w:top w:val="none" w:sz="0" w:space="0" w:color="auto"/>
            <w:left w:val="none" w:sz="0" w:space="0" w:color="auto"/>
            <w:bottom w:val="none" w:sz="0" w:space="0" w:color="auto"/>
            <w:right w:val="none" w:sz="0" w:space="0" w:color="auto"/>
          </w:divBdr>
        </w:div>
        <w:div w:id="2075011197">
          <w:marLeft w:val="640"/>
          <w:marRight w:val="0"/>
          <w:marTop w:val="0"/>
          <w:marBottom w:val="0"/>
          <w:divBdr>
            <w:top w:val="none" w:sz="0" w:space="0" w:color="auto"/>
            <w:left w:val="none" w:sz="0" w:space="0" w:color="auto"/>
            <w:bottom w:val="none" w:sz="0" w:space="0" w:color="auto"/>
            <w:right w:val="none" w:sz="0" w:space="0" w:color="auto"/>
          </w:divBdr>
        </w:div>
        <w:div w:id="1781798803">
          <w:marLeft w:val="640"/>
          <w:marRight w:val="0"/>
          <w:marTop w:val="0"/>
          <w:marBottom w:val="0"/>
          <w:divBdr>
            <w:top w:val="none" w:sz="0" w:space="0" w:color="auto"/>
            <w:left w:val="none" w:sz="0" w:space="0" w:color="auto"/>
            <w:bottom w:val="none" w:sz="0" w:space="0" w:color="auto"/>
            <w:right w:val="none" w:sz="0" w:space="0" w:color="auto"/>
          </w:divBdr>
        </w:div>
        <w:div w:id="1865247107">
          <w:marLeft w:val="640"/>
          <w:marRight w:val="0"/>
          <w:marTop w:val="0"/>
          <w:marBottom w:val="0"/>
          <w:divBdr>
            <w:top w:val="none" w:sz="0" w:space="0" w:color="auto"/>
            <w:left w:val="none" w:sz="0" w:space="0" w:color="auto"/>
            <w:bottom w:val="none" w:sz="0" w:space="0" w:color="auto"/>
            <w:right w:val="none" w:sz="0" w:space="0" w:color="auto"/>
          </w:divBdr>
        </w:div>
        <w:div w:id="2041080709">
          <w:marLeft w:val="640"/>
          <w:marRight w:val="0"/>
          <w:marTop w:val="0"/>
          <w:marBottom w:val="0"/>
          <w:divBdr>
            <w:top w:val="none" w:sz="0" w:space="0" w:color="auto"/>
            <w:left w:val="none" w:sz="0" w:space="0" w:color="auto"/>
            <w:bottom w:val="none" w:sz="0" w:space="0" w:color="auto"/>
            <w:right w:val="none" w:sz="0" w:space="0" w:color="auto"/>
          </w:divBdr>
        </w:div>
        <w:div w:id="1818108903">
          <w:marLeft w:val="640"/>
          <w:marRight w:val="0"/>
          <w:marTop w:val="0"/>
          <w:marBottom w:val="0"/>
          <w:divBdr>
            <w:top w:val="none" w:sz="0" w:space="0" w:color="auto"/>
            <w:left w:val="none" w:sz="0" w:space="0" w:color="auto"/>
            <w:bottom w:val="none" w:sz="0" w:space="0" w:color="auto"/>
            <w:right w:val="none" w:sz="0" w:space="0" w:color="auto"/>
          </w:divBdr>
        </w:div>
        <w:div w:id="2028288234">
          <w:marLeft w:val="640"/>
          <w:marRight w:val="0"/>
          <w:marTop w:val="0"/>
          <w:marBottom w:val="0"/>
          <w:divBdr>
            <w:top w:val="none" w:sz="0" w:space="0" w:color="auto"/>
            <w:left w:val="none" w:sz="0" w:space="0" w:color="auto"/>
            <w:bottom w:val="none" w:sz="0" w:space="0" w:color="auto"/>
            <w:right w:val="none" w:sz="0" w:space="0" w:color="auto"/>
          </w:divBdr>
        </w:div>
        <w:div w:id="2114979735">
          <w:marLeft w:val="640"/>
          <w:marRight w:val="0"/>
          <w:marTop w:val="0"/>
          <w:marBottom w:val="0"/>
          <w:divBdr>
            <w:top w:val="none" w:sz="0" w:space="0" w:color="auto"/>
            <w:left w:val="none" w:sz="0" w:space="0" w:color="auto"/>
            <w:bottom w:val="none" w:sz="0" w:space="0" w:color="auto"/>
            <w:right w:val="none" w:sz="0" w:space="0" w:color="auto"/>
          </w:divBdr>
        </w:div>
        <w:div w:id="612713825">
          <w:marLeft w:val="640"/>
          <w:marRight w:val="0"/>
          <w:marTop w:val="0"/>
          <w:marBottom w:val="0"/>
          <w:divBdr>
            <w:top w:val="none" w:sz="0" w:space="0" w:color="auto"/>
            <w:left w:val="none" w:sz="0" w:space="0" w:color="auto"/>
            <w:bottom w:val="none" w:sz="0" w:space="0" w:color="auto"/>
            <w:right w:val="none" w:sz="0" w:space="0" w:color="auto"/>
          </w:divBdr>
        </w:div>
        <w:div w:id="1054545554">
          <w:marLeft w:val="640"/>
          <w:marRight w:val="0"/>
          <w:marTop w:val="0"/>
          <w:marBottom w:val="0"/>
          <w:divBdr>
            <w:top w:val="none" w:sz="0" w:space="0" w:color="auto"/>
            <w:left w:val="none" w:sz="0" w:space="0" w:color="auto"/>
            <w:bottom w:val="none" w:sz="0" w:space="0" w:color="auto"/>
            <w:right w:val="none" w:sz="0" w:space="0" w:color="auto"/>
          </w:divBdr>
        </w:div>
        <w:div w:id="1586496489">
          <w:marLeft w:val="640"/>
          <w:marRight w:val="0"/>
          <w:marTop w:val="0"/>
          <w:marBottom w:val="0"/>
          <w:divBdr>
            <w:top w:val="none" w:sz="0" w:space="0" w:color="auto"/>
            <w:left w:val="none" w:sz="0" w:space="0" w:color="auto"/>
            <w:bottom w:val="none" w:sz="0" w:space="0" w:color="auto"/>
            <w:right w:val="none" w:sz="0" w:space="0" w:color="auto"/>
          </w:divBdr>
        </w:div>
        <w:div w:id="228930206">
          <w:marLeft w:val="640"/>
          <w:marRight w:val="0"/>
          <w:marTop w:val="0"/>
          <w:marBottom w:val="0"/>
          <w:divBdr>
            <w:top w:val="none" w:sz="0" w:space="0" w:color="auto"/>
            <w:left w:val="none" w:sz="0" w:space="0" w:color="auto"/>
            <w:bottom w:val="none" w:sz="0" w:space="0" w:color="auto"/>
            <w:right w:val="none" w:sz="0" w:space="0" w:color="auto"/>
          </w:divBdr>
        </w:div>
      </w:divsChild>
    </w:div>
    <w:div w:id="1913275835">
      <w:bodyDiv w:val="1"/>
      <w:marLeft w:val="0"/>
      <w:marRight w:val="0"/>
      <w:marTop w:val="0"/>
      <w:marBottom w:val="0"/>
      <w:divBdr>
        <w:top w:val="none" w:sz="0" w:space="0" w:color="auto"/>
        <w:left w:val="none" w:sz="0" w:space="0" w:color="auto"/>
        <w:bottom w:val="none" w:sz="0" w:space="0" w:color="auto"/>
        <w:right w:val="none" w:sz="0" w:space="0" w:color="auto"/>
      </w:divBdr>
      <w:divsChild>
        <w:div w:id="818414">
          <w:marLeft w:val="640"/>
          <w:marRight w:val="0"/>
          <w:marTop w:val="0"/>
          <w:marBottom w:val="0"/>
          <w:divBdr>
            <w:top w:val="none" w:sz="0" w:space="0" w:color="auto"/>
            <w:left w:val="none" w:sz="0" w:space="0" w:color="auto"/>
            <w:bottom w:val="none" w:sz="0" w:space="0" w:color="auto"/>
            <w:right w:val="none" w:sz="0" w:space="0" w:color="auto"/>
          </w:divBdr>
        </w:div>
        <w:div w:id="1727945573">
          <w:marLeft w:val="640"/>
          <w:marRight w:val="0"/>
          <w:marTop w:val="0"/>
          <w:marBottom w:val="0"/>
          <w:divBdr>
            <w:top w:val="none" w:sz="0" w:space="0" w:color="auto"/>
            <w:left w:val="none" w:sz="0" w:space="0" w:color="auto"/>
            <w:bottom w:val="none" w:sz="0" w:space="0" w:color="auto"/>
            <w:right w:val="none" w:sz="0" w:space="0" w:color="auto"/>
          </w:divBdr>
        </w:div>
        <w:div w:id="1455177758">
          <w:marLeft w:val="640"/>
          <w:marRight w:val="0"/>
          <w:marTop w:val="0"/>
          <w:marBottom w:val="0"/>
          <w:divBdr>
            <w:top w:val="none" w:sz="0" w:space="0" w:color="auto"/>
            <w:left w:val="none" w:sz="0" w:space="0" w:color="auto"/>
            <w:bottom w:val="none" w:sz="0" w:space="0" w:color="auto"/>
            <w:right w:val="none" w:sz="0" w:space="0" w:color="auto"/>
          </w:divBdr>
        </w:div>
        <w:div w:id="1507596438">
          <w:marLeft w:val="640"/>
          <w:marRight w:val="0"/>
          <w:marTop w:val="0"/>
          <w:marBottom w:val="0"/>
          <w:divBdr>
            <w:top w:val="none" w:sz="0" w:space="0" w:color="auto"/>
            <w:left w:val="none" w:sz="0" w:space="0" w:color="auto"/>
            <w:bottom w:val="none" w:sz="0" w:space="0" w:color="auto"/>
            <w:right w:val="none" w:sz="0" w:space="0" w:color="auto"/>
          </w:divBdr>
        </w:div>
        <w:div w:id="1299998365">
          <w:marLeft w:val="640"/>
          <w:marRight w:val="0"/>
          <w:marTop w:val="0"/>
          <w:marBottom w:val="0"/>
          <w:divBdr>
            <w:top w:val="none" w:sz="0" w:space="0" w:color="auto"/>
            <w:left w:val="none" w:sz="0" w:space="0" w:color="auto"/>
            <w:bottom w:val="none" w:sz="0" w:space="0" w:color="auto"/>
            <w:right w:val="none" w:sz="0" w:space="0" w:color="auto"/>
          </w:divBdr>
        </w:div>
        <w:div w:id="1038506248">
          <w:marLeft w:val="640"/>
          <w:marRight w:val="0"/>
          <w:marTop w:val="0"/>
          <w:marBottom w:val="0"/>
          <w:divBdr>
            <w:top w:val="none" w:sz="0" w:space="0" w:color="auto"/>
            <w:left w:val="none" w:sz="0" w:space="0" w:color="auto"/>
            <w:bottom w:val="none" w:sz="0" w:space="0" w:color="auto"/>
            <w:right w:val="none" w:sz="0" w:space="0" w:color="auto"/>
          </w:divBdr>
        </w:div>
        <w:div w:id="936869408">
          <w:marLeft w:val="640"/>
          <w:marRight w:val="0"/>
          <w:marTop w:val="0"/>
          <w:marBottom w:val="0"/>
          <w:divBdr>
            <w:top w:val="none" w:sz="0" w:space="0" w:color="auto"/>
            <w:left w:val="none" w:sz="0" w:space="0" w:color="auto"/>
            <w:bottom w:val="none" w:sz="0" w:space="0" w:color="auto"/>
            <w:right w:val="none" w:sz="0" w:space="0" w:color="auto"/>
          </w:divBdr>
        </w:div>
        <w:div w:id="1012533150">
          <w:marLeft w:val="640"/>
          <w:marRight w:val="0"/>
          <w:marTop w:val="0"/>
          <w:marBottom w:val="0"/>
          <w:divBdr>
            <w:top w:val="none" w:sz="0" w:space="0" w:color="auto"/>
            <w:left w:val="none" w:sz="0" w:space="0" w:color="auto"/>
            <w:bottom w:val="none" w:sz="0" w:space="0" w:color="auto"/>
            <w:right w:val="none" w:sz="0" w:space="0" w:color="auto"/>
          </w:divBdr>
        </w:div>
        <w:div w:id="1049183529">
          <w:marLeft w:val="640"/>
          <w:marRight w:val="0"/>
          <w:marTop w:val="0"/>
          <w:marBottom w:val="0"/>
          <w:divBdr>
            <w:top w:val="none" w:sz="0" w:space="0" w:color="auto"/>
            <w:left w:val="none" w:sz="0" w:space="0" w:color="auto"/>
            <w:bottom w:val="none" w:sz="0" w:space="0" w:color="auto"/>
            <w:right w:val="none" w:sz="0" w:space="0" w:color="auto"/>
          </w:divBdr>
        </w:div>
        <w:div w:id="1320502595">
          <w:marLeft w:val="640"/>
          <w:marRight w:val="0"/>
          <w:marTop w:val="0"/>
          <w:marBottom w:val="0"/>
          <w:divBdr>
            <w:top w:val="none" w:sz="0" w:space="0" w:color="auto"/>
            <w:left w:val="none" w:sz="0" w:space="0" w:color="auto"/>
            <w:bottom w:val="none" w:sz="0" w:space="0" w:color="auto"/>
            <w:right w:val="none" w:sz="0" w:space="0" w:color="auto"/>
          </w:divBdr>
        </w:div>
        <w:div w:id="669984039">
          <w:marLeft w:val="640"/>
          <w:marRight w:val="0"/>
          <w:marTop w:val="0"/>
          <w:marBottom w:val="0"/>
          <w:divBdr>
            <w:top w:val="none" w:sz="0" w:space="0" w:color="auto"/>
            <w:left w:val="none" w:sz="0" w:space="0" w:color="auto"/>
            <w:bottom w:val="none" w:sz="0" w:space="0" w:color="auto"/>
            <w:right w:val="none" w:sz="0" w:space="0" w:color="auto"/>
          </w:divBdr>
        </w:div>
        <w:div w:id="1684014449">
          <w:marLeft w:val="640"/>
          <w:marRight w:val="0"/>
          <w:marTop w:val="0"/>
          <w:marBottom w:val="0"/>
          <w:divBdr>
            <w:top w:val="none" w:sz="0" w:space="0" w:color="auto"/>
            <w:left w:val="none" w:sz="0" w:space="0" w:color="auto"/>
            <w:bottom w:val="none" w:sz="0" w:space="0" w:color="auto"/>
            <w:right w:val="none" w:sz="0" w:space="0" w:color="auto"/>
          </w:divBdr>
        </w:div>
        <w:div w:id="968778610">
          <w:marLeft w:val="640"/>
          <w:marRight w:val="0"/>
          <w:marTop w:val="0"/>
          <w:marBottom w:val="0"/>
          <w:divBdr>
            <w:top w:val="none" w:sz="0" w:space="0" w:color="auto"/>
            <w:left w:val="none" w:sz="0" w:space="0" w:color="auto"/>
            <w:bottom w:val="none" w:sz="0" w:space="0" w:color="auto"/>
            <w:right w:val="none" w:sz="0" w:space="0" w:color="auto"/>
          </w:divBdr>
        </w:div>
        <w:div w:id="695159756">
          <w:marLeft w:val="640"/>
          <w:marRight w:val="0"/>
          <w:marTop w:val="0"/>
          <w:marBottom w:val="0"/>
          <w:divBdr>
            <w:top w:val="none" w:sz="0" w:space="0" w:color="auto"/>
            <w:left w:val="none" w:sz="0" w:space="0" w:color="auto"/>
            <w:bottom w:val="none" w:sz="0" w:space="0" w:color="auto"/>
            <w:right w:val="none" w:sz="0" w:space="0" w:color="auto"/>
          </w:divBdr>
        </w:div>
        <w:div w:id="1957829787">
          <w:marLeft w:val="640"/>
          <w:marRight w:val="0"/>
          <w:marTop w:val="0"/>
          <w:marBottom w:val="0"/>
          <w:divBdr>
            <w:top w:val="none" w:sz="0" w:space="0" w:color="auto"/>
            <w:left w:val="none" w:sz="0" w:space="0" w:color="auto"/>
            <w:bottom w:val="none" w:sz="0" w:space="0" w:color="auto"/>
            <w:right w:val="none" w:sz="0" w:space="0" w:color="auto"/>
          </w:divBdr>
        </w:div>
        <w:div w:id="1680160931">
          <w:marLeft w:val="640"/>
          <w:marRight w:val="0"/>
          <w:marTop w:val="0"/>
          <w:marBottom w:val="0"/>
          <w:divBdr>
            <w:top w:val="none" w:sz="0" w:space="0" w:color="auto"/>
            <w:left w:val="none" w:sz="0" w:space="0" w:color="auto"/>
            <w:bottom w:val="none" w:sz="0" w:space="0" w:color="auto"/>
            <w:right w:val="none" w:sz="0" w:space="0" w:color="auto"/>
          </w:divBdr>
        </w:div>
        <w:div w:id="1798990296">
          <w:marLeft w:val="640"/>
          <w:marRight w:val="0"/>
          <w:marTop w:val="0"/>
          <w:marBottom w:val="0"/>
          <w:divBdr>
            <w:top w:val="none" w:sz="0" w:space="0" w:color="auto"/>
            <w:left w:val="none" w:sz="0" w:space="0" w:color="auto"/>
            <w:bottom w:val="none" w:sz="0" w:space="0" w:color="auto"/>
            <w:right w:val="none" w:sz="0" w:space="0" w:color="auto"/>
          </w:divBdr>
        </w:div>
        <w:div w:id="607279702">
          <w:marLeft w:val="640"/>
          <w:marRight w:val="0"/>
          <w:marTop w:val="0"/>
          <w:marBottom w:val="0"/>
          <w:divBdr>
            <w:top w:val="none" w:sz="0" w:space="0" w:color="auto"/>
            <w:left w:val="none" w:sz="0" w:space="0" w:color="auto"/>
            <w:bottom w:val="none" w:sz="0" w:space="0" w:color="auto"/>
            <w:right w:val="none" w:sz="0" w:space="0" w:color="auto"/>
          </w:divBdr>
        </w:div>
        <w:div w:id="624623816">
          <w:marLeft w:val="640"/>
          <w:marRight w:val="0"/>
          <w:marTop w:val="0"/>
          <w:marBottom w:val="0"/>
          <w:divBdr>
            <w:top w:val="none" w:sz="0" w:space="0" w:color="auto"/>
            <w:left w:val="none" w:sz="0" w:space="0" w:color="auto"/>
            <w:bottom w:val="none" w:sz="0" w:space="0" w:color="auto"/>
            <w:right w:val="none" w:sz="0" w:space="0" w:color="auto"/>
          </w:divBdr>
        </w:div>
        <w:div w:id="1875387798">
          <w:marLeft w:val="640"/>
          <w:marRight w:val="0"/>
          <w:marTop w:val="0"/>
          <w:marBottom w:val="0"/>
          <w:divBdr>
            <w:top w:val="none" w:sz="0" w:space="0" w:color="auto"/>
            <w:left w:val="none" w:sz="0" w:space="0" w:color="auto"/>
            <w:bottom w:val="none" w:sz="0" w:space="0" w:color="auto"/>
            <w:right w:val="none" w:sz="0" w:space="0" w:color="auto"/>
          </w:divBdr>
        </w:div>
        <w:div w:id="278881412">
          <w:marLeft w:val="640"/>
          <w:marRight w:val="0"/>
          <w:marTop w:val="0"/>
          <w:marBottom w:val="0"/>
          <w:divBdr>
            <w:top w:val="none" w:sz="0" w:space="0" w:color="auto"/>
            <w:left w:val="none" w:sz="0" w:space="0" w:color="auto"/>
            <w:bottom w:val="none" w:sz="0" w:space="0" w:color="auto"/>
            <w:right w:val="none" w:sz="0" w:space="0" w:color="auto"/>
          </w:divBdr>
        </w:div>
        <w:div w:id="825365492">
          <w:marLeft w:val="640"/>
          <w:marRight w:val="0"/>
          <w:marTop w:val="0"/>
          <w:marBottom w:val="0"/>
          <w:divBdr>
            <w:top w:val="none" w:sz="0" w:space="0" w:color="auto"/>
            <w:left w:val="none" w:sz="0" w:space="0" w:color="auto"/>
            <w:bottom w:val="none" w:sz="0" w:space="0" w:color="auto"/>
            <w:right w:val="none" w:sz="0" w:space="0" w:color="auto"/>
          </w:divBdr>
        </w:div>
        <w:div w:id="223566158">
          <w:marLeft w:val="640"/>
          <w:marRight w:val="0"/>
          <w:marTop w:val="0"/>
          <w:marBottom w:val="0"/>
          <w:divBdr>
            <w:top w:val="none" w:sz="0" w:space="0" w:color="auto"/>
            <w:left w:val="none" w:sz="0" w:space="0" w:color="auto"/>
            <w:bottom w:val="none" w:sz="0" w:space="0" w:color="auto"/>
            <w:right w:val="none" w:sz="0" w:space="0" w:color="auto"/>
          </w:divBdr>
        </w:div>
        <w:div w:id="981615746">
          <w:marLeft w:val="640"/>
          <w:marRight w:val="0"/>
          <w:marTop w:val="0"/>
          <w:marBottom w:val="0"/>
          <w:divBdr>
            <w:top w:val="none" w:sz="0" w:space="0" w:color="auto"/>
            <w:left w:val="none" w:sz="0" w:space="0" w:color="auto"/>
            <w:bottom w:val="none" w:sz="0" w:space="0" w:color="auto"/>
            <w:right w:val="none" w:sz="0" w:space="0" w:color="auto"/>
          </w:divBdr>
        </w:div>
        <w:div w:id="1157379927">
          <w:marLeft w:val="640"/>
          <w:marRight w:val="0"/>
          <w:marTop w:val="0"/>
          <w:marBottom w:val="0"/>
          <w:divBdr>
            <w:top w:val="none" w:sz="0" w:space="0" w:color="auto"/>
            <w:left w:val="none" w:sz="0" w:space="0" w:color="auto"/>
            <w:bottom w:val="none" w:sz="0" w:space="0" w:color="auto"/>
            <w:right w:val="none" w:sz="0" w:space="0" w:color="auto"/>
          </w:divBdr>
        </w:div>
        <w:div w:id="327371974">
          <w:marLeft w:val="640"/>
          <w:marRight w:val="0"/>
          <w:marTop w:val="0"/>
          <w:marBottom w:val="0"/>
          <w:divBdr>
            <w:top w:val="none" w:sz="0" w:space="0" w:color="auto"/>
            <w:left w:val="none" w:sz="0" w:space="0" w:color="auto"/>
            <w:bottom w:val="none" w:sz="0" w:space="0" w:color="auto"/>
            <w:right w:val="none" w:sz="0" w:space="0" w:color="auto"/>
          </w:divBdr>
        </w:div>
        <w:div w:id="1423600766">
          <w:marLeft w:val="640"/>
          <w:marRight w:val="0"/>
          <w:marTop w:val="0"/>
          <w:marBottom w:val="0"/>
          <w:divBdr>
            <w:top w:val="none" w:sz="0" w:space="0" w:color="auto"/>
            <w:left w:val="none" w:sz="0" w:space="0" w:color="auto"/>
            <w:bottom w:val="none" w:sz="0" w:space="0" w:color="auto"/>
            <w:right w:val="none" w:sz="0" w:space="0" w:color="auto"/>
          </w:divBdr>
        </w:div>
        <w:div w:id="1273245254">
          <w:marLeft w:val="640"/>
          <w:marRight w:val="0"/>
          <w:marTop w:val="0"/>
          <w:marBottom w:val="0"/>
          <w:divBdr>
            <w:top w:val="none" w:sz="0" w:space="0" w:color="auto"/>
            <w:left w:val="none" w:sz="0" w:space="0" w:color="auto"/>
            <w:bottom w:val="none" w:sz="0" w:space="0" w:color="auto"/>
            <w:right w:val="none" w:sz="0" w:space="0" w:color="auto"/>
          </w:divBdr>
        </w:div>
        <w:div w:id="941915729">
          <w:marLeft w:val="640"/>
          <w:marRight w:val="0"/>
          <w:marTop w:val="0"/>
          <w:marBottom w:val="0"/>
          <w:divBdr>
            <w:top w:val="none" w:sz="0" w:space="0" w:color="auto"/>
            <w:left w:val="none" w:sz="0" w:space="0" w:color="auto"/>
            <w:bottom w:val="none" w:sz="0" w:space="0" w:color="auto"/>
            <w:right w:val="none" w:sz="0" w:space="0" w:color="auto"/>
          </w:divBdr>
        </w:div>
        <w:div w:id="227613968">
          <w:marLeft w:val="640"/>
          <w:marRight w:val="0"/>
          <w:marTop w:val="0"/>
          <w:marBottom w:val="0"/>
          <w:divBdr>
            <w:top w:val="none" w:sz="0" w:space="0" w:color="auto"/>
            <w:left w:val="none" w:sz="0" w:space="0" w:color="auto"/>
            <w:bottom w:val="none" w:sz="0" w:space="0" w:color="auto"/>
            <w:right w:val="none" w:sz="0" w:space="0" w:color="auto"/>
          </w:divBdr>
        </w:div>
        <w:div w:id="2121339450">
          <w:marLeft w:val="640"/>
          <w:marRight w:val="0"/>
          <w:marTop w:val="0"/>
          <w:marBottom w:val="0"/>
          <w:divBdr>
            <w:top w:val="none" w:sz="0" w:space="0" w:color="auto"/>
            <w:left w:val="none" w:sz="0" w:space="0" w:color="auto"/>
            <w:bottom w:val="none" w:sz="0" w:space="0" w:color="auto"/>
            <w:right w:val="none" w:sz="0" w:space="0" w:color="auto"/>
          </w:divBdr>
        </w:div>
        <w:div w:id="1491873207">
          <w:marLeft w:val="640"/>
          <w:marRight w:val="0"/>
          <w:marTop w:val="0"/>
          <w:marBottom w:val="0"/>
          <w:divBdr>
            <w:top w:val="none" w:sz="0" w:space="0" w:color="auto"/>
            <w:left w:val="none" w:sz="0" w:space="0" w:color="auto"/>
            <w:bottom w:val="none" w:sz="0" w:space="0" w:color="auto"/>
            <w:right w:val="none" w:sz="0" w:space="0" w:color="auto"/>
          </w:divBdr>
        </w:div>
        <w:div w:id="1351104488">
          <w:marLeft w:val="640"/>
          <w:marRight w:val="0"/>
          <w:marTop w:val="0"/>
          <w:marBottom w:val="0"/>
          <w:divBdr>
            <w:top w:val="none" w:sz="0" w:space="0" w:color="auto"/>
            <w:left w:val="none" w:sz="0" w:space="0" w:color="auto"/>
            <w:bottom w:val="none" w:sz="0" w:space="0" w:color="auto"/>
            <w:right w:val="none" w:sz="0" w:space="0" w:color="auto"/>
          </w:divBdr>
        </w:div>
        <w:div w:id="1730958408">
          <w:marLeft w:val="640"/>
          <w:marRight w:val="0"/>
          <w:marTop w:val="0"/>
          <w:marBottom w:val="0"/>
          <w:divBdr>
            <w:top w:val="none" w:sz="0" w:space="0" w:color="auto"/>
            <w:left w:val="none" w:sz="0" w:space="0" w:color="auto"/>
            <w:bottom w:val="none" w:sz="0" w:space="0" w:color="auto"/>
            <w:right w:val="none" w:sz="0" w:space="0" w:color="auto"/>
          </w:divBdr>
        </w:div>
        <w:div w:id="2135513260">
          <w:marLeft w:val="640"/>
          <w:marRight w:val="0"/>
          <w:marTop w:val="0"/>
          <w:marBottom w:val="0"/>
          <w:divBdr>
            <w:top w:val="none" w:sz="0" w:space="0" w:color="auto"/>
            <w:left w:val="none" w:sz="0" w:space="0" w:color="auto"/>
            <w:bottom w:val="none" w:sz="0" w:space="0" w:color="auto"/>
            <w:right w:val="none" w:sz="0" w:space="0" w:color="auto"/>
          </w:divBdr>
        </w:div>
        <w:div w:id="1433356880">
          <w:marLeft w:val="640"/>
          <w:marRight w:val="0"/>
          <w:marTop w:val="0"/>
          <w:marBottom w:val="0"/>
          <w:divBdr>
            <w:top w:val="none" w:sz="0" w:space="0" w:color="auto"/>
            <w:left w:val="none" w:sz="0" w:space="0" w:color="auto"/>
            <w:bottom w:val="none" w:sz="0" w:space="0" w:color="auto"/>
            <w:right w:val="none" w:sz="0" w:space="0" w:color="auto"/>
          </w:divBdr>
        </w:div>
        <w:div w:id="2004354527">
          <w:marLeft w:val="640"/>
          <w:marRight w:val="0"/>
          <w:marTop w:val="0"/>
          <w:marBottom w:val="0"/>
          <w:divBdr>
            <w:top w:val="none" w:sz="0" w:space="0" w:color="auto"/>
            <w:left w:val="none" w:sz="0" w:space="0" w:color="auto"/>
            <w:bottom w:val="none" w:sz="0" w:space="0" w:color="auto"/>
            <w:right w:val="none" w:sz="0" w:space="0" w:color="auto"/>
          </w:divBdr>
        </w:div>
        <w:div w:id="1146554747">
          <w:marLeft w:val="640"/>
          <w:marRight w:val="0"/>
          <w:marTop w:val="0"/>
          <w:marBottom w:val="0"/>
          <w:divBdr>
            <w:top w:val="none" w:sz="0" w:space="0" w:color="auto"/>
            <w:left w:val="none" w:sz="0" w:space="0" w:color="auto"/>
            <w:bottom w:val="none" w:sz="0" w:space="0" w:color="auto"/>
            <w:right w:val="none" w:sz="0" w:space="0" w:color="auto"/>
          </w:divBdr>
        </w:div>
        <w:div w:id="1071080422">
          <w:marLeft w:val="640"/>
          <w:marRight w:val="0"/>
          <w:marTop w:val="0"/>
          <w:marBottom w:val="0"/>
          <w:divBdr>
            <w:top w:val="none" w:sz="0" w:space="0" w:color="auto"/>
            <w:left w:val="none" w:sz="0" w:space="0" w:color="auto"/>
            <w:bottom w:val="none" w:sz="0" w:space="0" w:color="auto"/>
            <w:right w:val="none" w:sz="0" w:space="0" w:color="auto"/>
          </w:divBdr>
        </w:div>
        <w:div w:id="177240382">
          <w:marLeft w:val="640"/>
          <w:marRight w:val="0"/>
          <w:marTop w:val="0"/>
          <w:marBottom w:val="0"/>
          <w:divBdr>
            <w:top w:val="none" w:sz="0" w:space="0" w:color="auto"/>
            <w:left w:val="none" w:sz="0" w:space="0" w:color="auto"/>
            <w:bottom w:val="none" w:sz="0" w:space="0" w:color="auto"/>
            <w:right w:val="none" w:sz="0" w:space="0" w:color="auto"/>
          </w:divBdr>
        </w:div>
        <w:div w:id="1487211480">
          <w:marLeft w:val="640"/>
          <w:marRight w:val="0"/>
          <w:marTop w:val="0"/>
          <w:marBottom w:val="0"/>
          <w:divBdr>
            <w:top w:val="none" w:sz="0" w:space="0" w:color="auto"/>
            <w:left w:val="none" w:sz="0" w:space="0" w:color="auto"/>
            <w:bottom w:val="none" w:sz="0" w:space="0" w:color="auto"/>
            <w:right w:val="none" w:sz="0" w:space="0" w:color="auto"/>
          </w:divBdr>
        </w:div>
        <w:div w:id="1492404929">
          <w:marLeft w:val="640"/>
          <w:marRight w:val="0"/>
          <w:marTop w:val="0"/>
          <w:marBottom w:val="0"/>
          <w:divBdr>
            <w:top w:val="none" w:sz="0" w:space="0" w:color="auto"/>
            <w:left w:val="none" w:sz="0" w:space="0" w:color="auto"/>
            <w:bottom w:val="none" w:sz="0" w:space="0" w:color="auto"/>
            <w:right w:val="none" w:sz="0" w:space="0" w:color="auto"/>
          </w:divBdr>
        </w:div>
        <w:div w:id="2085107260">
          <w:marLeft w:val="640"/>
          <w:marRight w:val="0"/>
          <w:marTop w:val="0"/>
          <w:marBottom w:val="0"/>
          <w:divBdr>
            <w:top w:val="none" w:sz="0" w:space="0" w:color="auto"/>
            <w:left w:val="none" w:sz="0" w:space="0" w:color="auto"/>
            <w:bottom w:val="none" w:sz="0" w:space="0" w:color="auto"/>
            <w:right w:val="none" w:sz="0" w:space="0" w:color="auto"/>
          </w:divBdr>
        </w:div>
        <w:div w:id="991717051">
          <w:marLeft w:val="640"/>
          <w:marRight w:val="0"/>
          <w:marTop w:val="0"/>
          <w:marBottom w:val="0"/>
          <w:divBdr>
            <w:top w:val="none" w:sz="0" w:space="0" w:color="auto"/>
            <w:left w:val="none" w:sz="0" w:space="0" w:color="auto"/>
            <w:bottom w:val="none" w:sz="0" w:space="0" w:color="auto"/>
            <w:right w:val="none" w:sz="0" w:space="0" w:color="auto"/>
          </w:divBdr>
        </w:div>
        <w:div w:id="717163440">
          <w:marLeft w:val="640"/>
          <w:marRight w:val="0"/>
          <w:marTop w:val="0"/>
          <w:marBottom w:val="0"/>
          <w:divBdr>
            <w:top w:val="none" w:sz="0" w:space="0" w:color="auto"/>
            <w:left w:val="none" w:sz="0" w:space="0" w:color="auto"/>
            <w:bottom w:val="none" w:sz="0" w:space="0" w:color="auto"/>
            <w:right w:val="none" w:sz="0" w:space="0" w:color="auto"/>
          </w:divBdr>
        </w:div>
        <w:div w:id="1809516678">
          <w:marLeft w:val="640"/>
          <w:marRight w:val="0"/>
          <w:marTop w:val="0"/>
          <w:marBottom w:val="0"/>
          <w:divBdr>
            <w:top w:val="none" w:sz="0" w:space="0" w:color="auto"/>
            <w:left w:val="none" w:sz="0" w:space="0" w:color="auto"/>
            <w:bottom w:val="none" w:sz="0" w:space="0" w:color="auto"/>
            <w:right w:val="none" w:sz="0" w:space="0" w:color="auto"/>
          </w:divBdr>
        </w:div>
        <w:div w:id="2077967537">
          <w:marLeft w:val="640"/>
          <w:marRight w:val="0"/>
          <w:marTop w:val="0"/>
          <w:marBottom w:val="0"/>
          <w:divBdr>
            <w:top w:val="none" w:sz="0" w:space="0" w:color="auto"/>
            <w:left w:val="none" w:sz="0" w:space="0" w:color="auto"/>
            <w:bottom w:val="none" w:sz="0" w:space="0" w:color="auto"/>
            <w:right w:val="none" w:sz="0" w:space="0" w:color="auto"/>
          </w:divBdr>
        </w:div>
        <w:div w:id="1410737326">
          <w:marLeft w:val="640"/>
          <w:marRight w:val="0"/>
          <w:marTop w:val="0"/>
          <w:marBottom w:val="0"/>
          <w:divBdr>
            <w:top w:val="none" w:sz="0" w:space="0" w:color="auto"/>
            <w:left w:val="none" w:sz="0" w:space="0" w:color="auto"/>
            <w:bottom w:val="none" w:sz="0" w:space="0" w:color="auto"/>
            <w:right w:val="none" w:sz="0" w:space="0" w:color="auto"/>
          </w:divBdr>
        </w:div>
        <w:div w:id="1267538020">
          <w:marLeft w:val="640"/>
          <w:marRight w:val="0"/>
          <w:marTop w:val="0"/>
          <w:marBottom w:val="0"/>
          <w:divBdr>
            <w:top w:val="none" w:sz="0" w:space="0" w:color="auto"/>
            <w:left w:val="none" w:sz="0" w:space="0" w:color="auto"/>
            <w:bottom w:val="none" w:sz="0" w:space="0" w:color="auto"/>
            <w:right w:val="none" w:sz="0" w:space="0" w:color="auto"/>
          </w:divBdr>
        </w:div>
        <w:div w:id="1097482937">
          <w:marLeft w:val="640"/>
          <w:marRight w:val="0"/>
          <w:marTop w:val="0"/>
          <w:marBottom w:val="0"/>
          <w:divBdr>
            <w:top w:val="none" w:sz="0" w:space="0" w:color="auto"/>
            <w:left w:val="none" w:sz="0" w:space="0" w:color="auto"/>
            <w:bottom w:val="none" w:sz="0" w:space="0" w:color="auto"/>
            <w:right w:val="none" w:sz="0" w:space="0" w:color="auto"/>
          </w:divBdr>
        </w:div>
        <w:div w:id="1145010597">
          <w:marLeft w:val="640"/>
          <w:marRight w:val="0"/>
          <w:marTop w:val="0"/>
          <w:marBottom w:val="0"/>
          <w:divBdr>
            <w:top w:val="none" w:sz="0" w:space="0" w:color="auto"/>
            <w:left w:val="none" w:sz="0" w:space="0" w:color="auto"/>
            <w:bottom w:val="none" w:sz="0" w:space="0" w:color="auto"/>
            <w:right w:val="none" w:sz="0" w:space="0" w:color="auto"/>
          </w:divBdr>
        </w:div>
        <w:div w:id="1236553234">
          <w:marLeft w:val="640"/>
          <w:marRight w:val="0"/>
          <w:marTop w:val="0"/>
          <w:marBottom w:val="0"/>
          <w:divBdr>
            <w:top w:val="none" w:sz="0" w:space="0" w:color="auto"/>
            <w:left w:val="none" w:sz="0" w:space="0" w:color="auto"/>
            <w:bottom w:val="none" w:sz="0" w:space="0" w:color="auto"/>
            <w:right w:val="none" w:sz="0" w:space="0" w:color="auto"/>
          </w:divBdr>
        </w:div>
        <w:div w:id="577134080">
          <w:marLeft w:val="640"/>
          <w:marRight w:val="0"/>
          <w:marTop w:val="0"/>
          <w:marBottom w:val="0"/>
          <w:divBdr>
            <w:top w:val="none" w:sz="0" w:space="0" w:color="auto"/>
            <w:left w:val="none" w:sz="0" w:space="0" w:color="auto"/>
            <w:bottom w:val="none" w:sz="0" w:space="0" w:color="auto"/>
            <w:right w:val="none" w:sz="0" w:space="0" w:color="auto"/>
          </w:divBdr>
        </w:div>
        <w:div w:id="1562054764">
          <w:marLeft w:val="640"/>
          <w:marRight w:val="0"/>
          <w:marTop w:val="0"/>
          <w:marBottom w:val="0"/>
          <w:divBdr>
            <w:top w:val="none" w:sz="0" w:space="0" w:color="auto"/>
            <w:left w:val="none" w:sz="0" w:space="0" w:color="auto"/>
            <w:bottom w:val="none" w:sz="0" w:space="0" w:color="auto"/>
            <w:right w:val="none" w:sz="0" w:space="0" w:color="auto"/>
          </w:divBdr>
        </w:div>
        <w:div w:id="392391802">
          <w:marLeft w:val="640"/>
          <w:marRight w:val="0"/>
          <w:marTop w:val="0"/>
          <w:marBottom w:val="0"/>
          <w:divBdr>
            <w:top w:val="none" w:sz="0" w:space="0" w:color="auto"/>
            <w:left w:val="none" w:sz="0" w:space="0" w:color="auto"/>
            <w:bottom w:val="none" w:sz="0" w:space="0" w:color="auto"/>
            <w:right w:val="none" w:sz="0" w:space="0" w:color="auto"/>
          </w:divBdr>
        </w:div>
        <w:div w:id="826165044">
          <w:marLeft w:val="640"/>
          <w:marRight w:val="0"/>
          <w:marTop w:val="0"/>
          <w:marBottom w:val="0"/>
          <w:divBdr>
            <w:top w:val="none" w:sz="0" w:space="0" w:color="auto"/>
            <w:left w:val="none" w:sz="0" w:space="0" w:color="auto"/>
            <w:bottom w:val="none" w:sz="0" w:space="0" w:color="auto"/>
            <w:right w:val="none" w:sz="0" w:space="0" w:color="auto"/>
          </w:divBdr>
        </w:div>
        <w:div w:id="583761474">
          <w:marLeft w:val="640"/>
          <w:marRight w:val="0"/>
          <w:marTop w:val="0"/>
          <w:marBottom w:val="0"/>
          <w:divBdr>
            <w:top w:val="none" w:sz="0" w:space="0" w:color="auto"/>
            <w:left w:val="none" w:sz="0" w:space="0" w:color="auto"/>
            <w:bottom w:val="none" w:sz="0" w:space="0" w:color="auto"/>
            <w:right w:val="none" w:sz="0" w:space="0" w:color="auto"/>
          </w:divBdr>
        </w:div>
        <w:div w:id="1780568490">
          <w:marLeft w:val="640"/>
          <w:marRight w:val="0"/>
          <w:marTop w:val="0"/>
          <w:marBottom w:val="0"/>
          <w:divBdr>
            <w:top w:val="none" w:sz="0" w:space="0" w:color="auto"/>
            <w:left w:val="none" w:sz="0" w:space="0" w:color="auto"/>
            <w:bottom w:val="none" w:sz="0" w:space="0" w:color="auto"/>
            <w:right w:val="none" w:sz="0" w:space="0" w:color="auto"/>
          </w:divBdr>
        </w:div>
        <w:div w:id="21899947">
          <w:marLeft w:val="640"/>
          <w:marRight w:val="0"/>
          <w:marTop w:val="0"/>
          <w:marBottom w:val="0"/>
          <w:divBdr>
            <w:top w:val="none" w:sz="0" w:space="0" w:color="auto"/>
            <w:left w:val="none" w:sz="0" w:space="0" w:color="auto"/>
            <w:bottom w:val="none" w:sz="0" w:space="0" w:color="auto"/>
            <w:right w:val="none" w:sz="0" w:space="0" w:color="auto"/>
          </w:divBdr>
        </w:div>
        <w:div w:id="1963925119">
          <w:marLeft w:val="640"/>
          <w:marRight w:val="0"/>
          <w:marTop w:val="0"/>
          <w:marBottom w:val="0"/>
          <w:divBdr>
            <w:top w:val="none" w:sz="0" w:space="0" w:color="auto"/>
            <w:left w:val="none" w:sz="0" w:space="0" w:color="auto"/>
            <w:bottom w:val="none" w:sz="0" w:space="0" w:color="auto"/>
            <w:right w:val="none" w:sz="0" w:space="0" w:color="auto"/>
          </w:divBdr>
        </w:div>
        <w:div w:id="96760555">
          <w:marLeft w:val="640"/>
          <w:marRight w:val="0"/>
          <w:marTop w:val="0"/>
          <w:marBottom w:val="0"/>
          <w:divBdr>
            <w:top w:val="none" w:sz="0" w:space="0" w:color="auto"/>
            <w:left w:val="none" w:sz="0" w:space="0" w:color="auto"/>
            <w:bottom w:val="none" w:sz="0" w:space="0" w:color="auto"/>
            <w:right w:val="none" w:sz="0" w:space="0" w:color="auto"/>
          </w:divBdr>
        </w:div>
        <w:div w:id="1206873858">
          <w:marLeft w:val="640"/>
          <w:marRight w:val="0"/>
          <w:marTop w:val="0"/>
          <w:marBottom w:val="0"/>
          <w:divBdr>
            <w:top w:val="none" w:sz="0" w:space="0" w:color="auto"/>
            <w:left w:val="none" w:sz="0" w:space="0" w:color="auto"/>
            <w:bottom w:val="none" w:sz="0" w:space="0" w:color="auto"/>
            <w:right w:val="none" w:sz="0" w:space="0" w:color="auto"/>
          </w:divBdr>
        </w:div>
        <w:div w:id="1519854284">
          <w:marLeft w:val="640"/>
          <w:marRight w:val="0"/>
          <w:marTop w:val="0"/>
          <w:marBottom w:val="0"/>
          <w:divBdr>
            <w:top w:val="none" w:sz="0" w:space="0" w:color="auto"/>
            <w:left w:val="none" w:sz="0" w:space="0" w:color="auto"/>
            <w:bottom w:val="none" w:sz="0" w:space="0" w:color="auto"/>
            <w:right w:val="none" w:sz="0" w:space="0" w:color="auto"/>
          </w:divBdr>
        </w:div>
        <w:div w:id="185993947">
          <w:marLeft w:val="640"/>
          <w:marRight w:val="0"/>
          <w:marTop w:val="0"/>
          <w:marBottom w:val="0"/>
          <w:divBdr>
            <w:top w:val="none" w:sz="0" w:space="0" w:color="auto"/>
            <w:left w:val="none" w:sz="0" w:space="0" w:color="auto"/>
            <w:bottom w:val="none" w:sz="0" w:space="0" w:color="auto"/>
            <w:right w:val="none" w:sz="0" w:space="0" w:color="auto"/>
          </w:divBdr>
        </w:div>
        <w:div w:id="2042700631">
          <w:marLeft w:val="640"/>
          <w:marRight w:val="0"/>
          <w:marTop w:val="0"/>
          <w:marBottom w:val="0"/>
          <w:divBdr>
            <w:top w:val="none" w:sz="0" w:space="0" w:color="auto"/>
            <w:left w:val="none" w:sz="0" w:space="0" w:color="auto"/>
            <w:bottom w:val="none" w:sz="0" w:space="0" w:color="auto"/>
            <w:right w:val="none" w:sz="0" w:space="0" w:color="auto"/>
          </w:divBdr>
        </w:div>
        <w:div w:id="1418208257">
          <w:marLeft w:val="640"/>
          <w:marRight w:val="0"/>
          <w:marTop w:val="0"/>
          <w:marBottom w:val="0"/>
          <w:divBdr>
            <w:top w:val="none" w:sz="0" w:space="0" w:color="auto"/>
            <w:left w:val="none" w:sz="0" w:space="0" w:color="auto"/>
            <w:bottom w:val="none" w:sz="0" w:space="0" w:color="auto"/>
            <w:right w:val="none" w:sz="0" w:space="0" w:color="auto"/>
          </w:divBdr>
        </w:div>
        <w:div w:id="1258631867">
          <w:marLeft w:val="640"/>
          <w:marRight w:val="0"/>
          <w:marTop w:val="0"/>
          <w:marBottom w:val="0"/>
          <w:divBdr>
            <w:top w:val="none" w:sz="0" w:space="0" w:color="auto"/>
            <w:left w:val="none" w:sz="0" w:space="0" w:color="auto"/>
            <w:bottom w:val="none" w:sz="0" w:space="0" w:color="auto"/>
            <w:right w:val="none" w:sz="0" w:space="0" w:color="auto"/>
          </w:divBdr>
        </w:div>
        <w:div w:id="1012031075">
          <w:marLeft w:val="640"/>
          <w:marRight w:val="0"/>
          <w:marTop w:val="0"/>
          <w:marBottom w:val="0"/>
          <w:divBdr>
            <w:top w:val="none" w:sz="0" w:space="0" w:color="auto"/>
            <w:left w:val="none" w:sz="0" w:space="0" w:color="auto"/>
            <w:bottom w:val="none" w:sz="0" w:space="0" w:color="auto"/>
            <w:right w:val="none" w:sz="0" w:space="0" w:color="auto"/>
          </w:divBdr>
        </w:div>
        <w:div w:id="354036194">
          <w:marLeft w:val="640"/>
          <w:marRight w:val="0"/>
          <w:marTop w:val="0"/>
          <w:marBottom w:val="0"/>
          <w:divBdr>
            <w:top w:val="none" w:sz="0" w:space="0" w:color="auto"/>
            <w:left w:val="none" w:sz="0" w:space="0" w:color="auto"/>
            <w:bottom w:val="none" w:sz="0" w:space="0" w:color="auto"/>
            <w:right w:val="none" w:sz="0" w:space="0" w:color="auto"/>
          </w:divBdr>
        </w:div>
        <w:div w:id="1401513658">
          <w:marLeft w:val="640"/>
          <w:marRight w:val="0"/>
          <w:marTop w:val="0"/>
          <w:marBottom w:val="0"/>
          <w:divBdr>
            <w:top w:val="none" w:sz="0" w:space="0" w:color="auto"/>
            <w:left w:val="none" w:sz="0" w:space="0" w:color="auto"/>
            <w:bottom w:val="none" w:sz="0" w:space="0" w:color="auto"/>
            <w:right w:val="none" w:sz="0" w:space="0" w:color="auto"/>
          </w:divBdr>
        </w:div>
        <w:div w:id="188178904">
          <w:marLeft w:val="640"/>
          <w:marRight w:val="0"/>
          <w:marTop w:val="0"/>
          <w:marBottom w:val="0"/>
          <w:divBdr>
            <w:top w:val="none" w:sz="0" w:space="0" w:color="auto"/>
            <w:left w:val="none" w:sz="0" w:space="0" w:color="auto"/>
            <w:bottom w:val="none" w:sz="0" w:space="0" w:color="auto"/>
            <w:right w:val="none" w:sz="0" w:space="0" w:color="auto"/>
          </w:divBdr>
        </w:div>
        <w:div w:id="1146629051">
          <w:marLeft w:val="640"/>
          <w:marRight w:val="0"/>
          <w:marTop w:val="0"/>
          <w:marBottom w:val="0"/>
          <w:divBdr>
            <w:top w:val="none" w:sz="0" w:space="0" w:color="auto"/>
            <w:left w:val="none" w:sz="0" w:space="0" w:color="auto"/>
            <w:bottom w:val="none" w:sz="0" w:space="0" w:color="auto"/>
            <w:right w:val="none" w:sz="0" w:space="0" w:color="auto"/>
          </w:divBdr>
        </w:div>
        <w:div w:id="1269001349">
          <w:marLeft w:val="640"/>
          <w:marRight w:val="0"/>
          <w:marTop w:val="0"/>
          <w:marBottom w:val="0"/>
          <w:divBdr>
            <w:top w:val="none" w:sz="0" w:space="0" w:color="auto"/>
            <w:left w:val="none" w:sz="0" w:space="0" w:color="auto"/>
            <w:bottom w:val="none" w:sz="0" w:space="0" w:color="auto"/>
            <w:right w:val="none" w:sz="0" w:space="0" w:color="auto"/>
          </w:divBdr>
        </w:div>
        <w:div w:id="1191261821">
          <w:marLeft w:val="640"/>
          <w:marRight w:val="0"/>
          <w:marTop w:val="0"/>
          <w:marBottom w:val="0"/>
          <w:divBdr>
            <w:top w:val="none" w:sz="0" w:space="0" w:color="auto"/>
            <w:left w:val="none" w:sz="0" w:space="0" w:color="auto"/>
            <w:bottom w:val="none" w:sz="0" w:space="0" w:color="auto"/>
            <w:right w:val="none" w:sz="0" w:space="0" w:color="auto"/>
          </w:divBdr>
        </w:div>
        <w:div w:id="1971940226">
          <w:marLeft w:val="640"/>
          <w:marRight w:val="0"/>
          <w:marTop w:val="0"/>
          <w:marBottom w:val="0"/>
          <w:divBdr>
            <w:top w:val="none" w:sz="0" w:space="0" w:color="auto"/>
            <w:left w:val="none" w:sz="0" w:space="0" w:color="auto"/>
            <w:bottom w:val="none" w:sz="0" w:space="0" w:color="auto"/>
            <w:right w:val="none" w:sz="0" w:space="0" w:color="auto"/>
          </w:divBdr>
        </w:div>
        <w:div w:id="54278700">
          <w:marLeft w:val="640"/>
          <w:marRight w:val="0"/>
          <w:marTop w:val="0"/>
          <w:marBottom w:val="0"/>
          <w:divBdr>
            <w:top w:val="none" w:sz="0" w:space="0" w:color="auto"/>
            <w:left w:val="none" w:sz="0" w:space="0" w:color="auto"/>
            <w:bottom w:val="none" w:sz="0" w:space="0" w:color="auto"/>
            <w:right w:val="none" w:sz="0" w:space="0" w:color="auto"/>
          </w:divBdr>
        </w:div>
        <w:div w:id="1426801191">
          <w:marLeft w:val="640"/>
          <w:marRight w:val="0"/>
          <w:marTop w:val="0"/>
          <w:marBottom w:val="0"/>
          <w:divBdr>
            <w:top w:val="none" w:sz="0" w:space="0" w:color="auto"/>
            <w:left w:val="none" w:sz="0" w:space="0" w:color="auto"/>
            <w:bottom w:val="none" w:sz="0" w:space="0" w:color="auto"/>
            <w:right w:val="none" w:sz="0" w:space="0" w:color="auto"/>
          </w:divBdr>
        </w:div>
        <w:div w:id="9533620">
          <w:marLeft w:val="640"/>
          <w:marRight w:val="0"/>
          <w:marTop w:val="0"/>
          <w:marBottom w:val="0"/>
          <w:divBdr>
            <w:top w:val="none" w:sz="0" w:space="0" w:color="auto"/>
            <w:left w:val="none" w:sz="0" w:space="0" w:color="auto"/>
            <w:bottom w:val="none" w:sz="0" w:space="0" w:color="auto"/>
            <w:right w:val="none" w:sz="0" w:space="0" w:color="auto"/>
          </w:divBdr>
        </w:div>
        <w:div w:id="1025136285">
          <w:marLeft w:val="640"/>
          <w:marRight w:val="0"/>
          <w:marTop w:val="0"/>
          <w:marBottom w:val="0"/>
          <w:divBdr>
            <w:top w:val="none" w:sz="0" w:space="0" w:color="auto"/>
            <w:left w:val="none" w:sz="0" w:space="0" w:color="auto"/>
            <w:bottom w:val="none" w:sz="0" w:space="0" w:color="auto"/>
            <w:right w:val="none" w:sz="0" w:space="0" w:color="auto"/>
          </w:divBdr>
        </w:div>
        <w:div w:id="1778285888">
          <w:marLeft w:val="640"/>
          <w:marRight w:val="0"/>
          <w:marTop w:val="0"/>
          <w:marBottom w:val="0"/>
          <w:divBdr>
            <w:top w:val="none" w:sz="0" w:space="0" w:color="auto"/>
            <w:left w:val="none" w:sz="0" w:space="0" w:color="auto"/>
            <w:bottom w:val="none" w:sz="0" w:space="0" w:color="auto"/>
            <w:right w:val="none" w:sz="0" w:space="0" w:color="auto"/>
          </w:divBdr>
        </w:div>
        <w:div w:id="678459687">
          <w:marLeft w:val="640"/>
          <w:marRight w:val="0"/>
          <w:marTop w:val="0"/>
          <w:marBottom w:val="0"/>
          <w:divBdr>
            <w:top w:val="none" w:sz="0" w:space="0" w:color="auto"/>
            <w:left w:val="none" w:sz="0" w:space="0" w:color="auto"/>
            <w:bottom w:val="none" w:sz="0" w:space="0" w:color="auto"/>
            <w:right w:val="none" w:sz="0" w:space="0" w:color="auto"/>
          </w:divBdr>
        </w:div>
        <w:div w:id="1820992976">
          <w:marLeft w:val="640"/>
          <w:marRight w:val="0"/>
          <w:marTop w:val="0"/>
          <w:marBottom w:val="0"/>
          <w:divBdr>
            <w:top w:val="none" w:sz="0" w:space="0" w:color="auto"/>
            <w:left w:val="none" w:sz="0" w:space="0" w:color="auto"/>
            <w:bottom w:val="none" w:sz="0" w:space="0" w:color="auto"/>
            <w:right w:val="none" w:sz="0" w:space="0" w:color="auto"/>
          </w:divBdr>
        </w:div>
        <w:div w:id="495190283">
          <w:marLeft w:val="640"/>
          <w:marRight w:val="0"/>
          <w:marTop w:val="0"/>
          <w:marBottom w:val="0"/>
          <w:divBdr>
            <w:top w:val="none" w:sz="0" w:space="0" w:color="auto"/>
            <w:left w:val="none" w:sz="0" w:space="0" w:color="auto"/>
            <w:bottom w:val="none" w:sz="0" w:space="0" w:color="auto"/>
            <w:right w:val="none" w:sz="0" w:space="0" w:color="auto"/>
          </w:divBdr>
        </w:div>
        <w:div w:id="208761432">
          <w:marLeft w:val="640"/>
          <w:marRight w:val="0"/>
          <w:marTop w:val="0"/>
          <w:marBottom w:val="0"/>
          <w:divBdr>
            <w:top w:val="none" w:sz="0" w:space="0" w:color="auto"/>
            <w:left w:val="none" w:sz="0" w:space="0" w:color="auto"/>
            <w:bottom w:val="none" w:sz="0" w:space="0" w:color="auto"/>
            <w:right w:val="none" w:sz="0" w:space="0" w:color="auto"/>
          </w:divBdr>
        </w:div>
        <w:div w:id="1129544187">
          <w:marLeft w:val="640"/>
          <w:marRight w:val="0"/>
          <w:marTop w:val="0"/>
          <w:marBottom w:val="0"/>
          <w:divBdr>
            <w:top w:val="none" w:sz="0" w:space="0" w:color="auto"/>
            <w:left w:val="none" w:sz="0" w:space="0" w:color="auto"/>
            <w:bottom w:val="none" w:sz="0" w:space="0" w:color="auto"/>
            <w:right w:val="none" w:sz="0" w:space="0" w:color="auto"/>
          </w:divBdr>
        </w:div>
        <w:div w:id="926962883">
          <w:marLeft w:val="640"/>
          <w:marRight w:val="0"/>
          <w:marTop w:val="0"/>
          <w:marBottom w:val="0"/>
          <w:divBdr>
            <w:top w:val="none" w:sz="0" w:space="0" w:color="auto"/>
            <w:left w:val="none" w:sz="0" w:space="0" w:color="auto"/>
            <w:bottom w:val="none" w:sz="0" w:space="0" w:color="auto"/>
            <w:right w:val="none" w:sz="0" w:space="0" w:color="auto"/>
          </w:divBdr>
        </w:div>
        <w:div w:id="1481652708">
          <w:marLeft w:val="640"/>
          <w:marRight w:val="0"/>
          <w:marTop w:val="0"/>
          <w:marBottom w:val="0"/>
          <w:divBdr>
            <w:top w:val="none" w:sz="0" w:space="0" w:color="auto"/>
            <w:left w:val="none" w:sz="0" w:space="0" w:color="auto"/>
            <w:bottom w:val="none" w:sz="0" w:space="0" w:color="auto"/>
            <w:right w:val="none" w:sz="0" w:space="0" w:color="auto"/>
          </w:divBdr>
        </w:div>
        <w:div w:id="204176985">
          <w:marLeft w:val="640"/>
          <w:marRight w:val="0"/>
          <w:marTop w:val="0"/>
          <w:marBottom w:val="0"/>
          <w:divBdr>
            <w:top w:val="none" w:sz="0" w:space="0" w:color="auto"/>
            <w:left w:val="none" w:sz="0" w:space="0" w:color="auto"/>
            <w:bottom w:val="none" w:sz="0" w:space="0" w:color="auto"/>
            <w:right w:val="none" w:sz="0" w:space="0" w:color="auto"/>
          </w:divBdr>
        </w:div>
        <w:div w:id="1094782330">
          <w:marLeft w:val="640"/>
          <w:marRight w:val="0"/>
          <w:marTop w:val="0"/>
          <w:marBottom w:val="0"/>
          <w:divBdr>
            <w:top w:val="none" w:sz="0" w:space="0" w:color="auto"/>
            <w:left w:val="none" w:sz="0" w:space="0" w:color="auto"/>
            <w:bottom w:val="none" w:sz="0" w:space="0" w:color="auto"/>
            <w:right w:val="none" w:sz="0" w:space="0" w:color="auto"/>
          </w:divBdr>
        </w:div>
        <w:div w:id="203753786">
          <w:marLeft w:val="640"/>
          <w:marRight w:val="0"/>
          <w:marTop w:val="0"/>
          <w:marBottom w:val="0"/>
          <w:divBdr>
            <w:top w:val="none" w:sz="0" w:space="0" w:color="auto"/>
            <w:left w:val="none" w:sz="0" w:space="0" w:color="auto"/>
            <w:bottom w:val="none" w:sz="0" w:space="0" w:color="auto"/>
            <w:right w:val="none" w:sz="0" w:space="0" w:color="auto"/>
          </w:divBdr>
        </w:div>
        <w:div w:id="1932352908">
          <w:marLeft w:val="640"/>
          <w:marRight w:val="0"/>
          <w:marTop w:val="0"/>
          <w:marBottom w:val="0"/>
          <w:divBdr>
            <w:top w:val="none" w:sz="0" w:space="0" w:color="auto"/>
            <w:left w:val="none" w:sz="0" w:space="0" w:color="auto"/>
            <w:bottom w:val="none" w:sz="0" w:space="0" w:color="auto"/>
            <w:right w:val="none" w:sz="0" w:space="0" w:color="auto"/>
          </w:divBdr>
        </w:div>
        <w:div w:id="1731807903">
          <w:marLeft w:val="640"/>
          <w:marRight w:val="0"/>
          <w:marTop w:val="0"/>
          <w:marBottom w:val="0"/>
          <w:divBdr>
            <w:top w:val="none" w:sz="0" w:space="0" w:color="auto"/>
            <w:left w:val="none" w:sz="0" w:space="0" w:color="auto"/>
            <w:bottom w:val="none" w:sz="0" w:space="0" w:color="auto"/>
            <w:right w:val="none" w:sz="0" w:space="0" w:color="auto"/>
          </w:divBdr>
        </w:div>
        <w:div w:id="1092898306">
          <w:marLeft w:val="640"/>
          <w:marRight w:val="0"/>
          <w:marTop w:val="0"/>
          <w:marBottom w:val="0"/>
          <w:divBdr>
            <w:top w:val="none" w:sz="0" w:space="0" w:color="auto"/>
            <w:left w:val="none" w:sz="0" w:space="0" w:color="auto"/>
            <w:bottom w:val="none" w:sz="0" w:space="0" w:color="auto"/>
            <w:right w:val="none" w:sz="0" w:space="0" w:color="auto"/>
          </w:divBdr>
        </w:div>
        <w:div w:id="1266116745">
          <w:marLeft w:val="640"/>
          <w:marRight w:val="0"/>
          <w:marTop w:val="0"/>
          <w:marBottom w:val="0"/>
          <w:divBdr>
            <w:top w:val="none" w:sz="0" w:space="0" w:color="auto"/>
            <w:left w:val="none" w:sz="0" w:space="0" w:color="auto"/>
            <w:bottom w:val="none" w:sz="0" w:space="0" w:color="auto"/>
            <w:right w:val="none" w:sz="0" w:space="0" w:color="auto"/>
          </w:divBdr>
        </w:div>
        <w:div w:id="1888251605">
          <w:marLeft w:val="640"/>
          <w:marRight w:val="0"/>
          <w:marTop w:val="0"/>
          <w:marBottom w:val="0"/>
          <w:divBdr>
            <w:top w:val="none" w:sz="0" w:space="0" w:color="auto"/>
            <w:left w:val="none" w:sz="0" w:space="0" w:color="auto"/>
            <w:bottom w:val="none" w:sz="0" w:space="0" w:color="auto"/>
            <w:right w:val="none" w:sz="0" w:space="0" w:color="auto"/>
          </w:divBdr>
        </w:div>
        <w:div w:id="76942630">
          <w:marLeft w:val="640"/>
          <w:marRight w:val="0"/>
          <w:marTop w:val="0"/>
          <w:marBottom w:val="0"/>
          <w:divBdr>
            <w:top w:val="none" w:sz="0" w:space="0" w:color="auto"/>
            <w:left w:val="none" w:sz="0" w:space="0" w:color="auto"/>
            <w:bottom w:val="none" w:sz="0" w:space="0" w:color="auto"/>
            <w:right w:val="none" w:sz="0" w:space="0" w:color="auto"/>
          </w:divBdr>
        </w:div>
        <w:div w:id="145050648">
          <w:marLeft w:val="640"/>
          <w:marRight w:val="0"/>
          <w:marTop w:val="0"/>
          <w:marBottom w:val="0"/>
          <w:divBdr>
            <w:top w:val="none" w:sz="0" w:space="0" w:color="auto"/>
            <w:left w:val="none" w:sz="0" w:space="0" w:color="auto"/>
            <w:bottom w:val="none" w:sz="0" w:space="0" w:color="auto"/>
            <w:right w:val="none" w:sz="0" w:space="0" w:color="auto"/>
          </w:divBdr>
        </w:div>
        <w:div w:id="1465542022">
          <w:marLeft w:val="640"/>
          <w:marRight w:val="0"/>
          <w:marTop w:val="0"/>
          <w:marBottom w:val="0"/>
          <w:divBdr>
            <w:top w:val="none" w:sz="0" w:space="0" w:color="auto"/>
            <w:left w:val="none" w:sz="0" w:space="0" w:color="auto"/>
            <w:bottom w:val="none" w:sz="0" w:space="0" w:color="auto"/>
            <w:right w:val="none" w:sz="0" w:space="0" w:color="auto"/>
          </w:divBdr>
        </w:div>
        <w:div w:id="1974476977">
          <w:marLeft w:val="640"/>
          <w:marRight w:val="0"/>
          <w:marTop w:val="0"/>
          <w:marBottom w:val="0"/>
          <w:divBdr>
            <w:top w:val="none" w:sz="0" w:space="0" w:color="auto"/>
            <w:left w:val="none" w:sz="0" w:space="0" w:color="auto"/>
            <w:bottom w:val="none" w:sz="0" w:space="0" w:color="auto"/>
            <w:right w:val="none" w:sz="0" w:space="0" w:color="auto"/>
          </w:divBdr>
        </w:div>
        <w:div w:id="1174687893">
          <w:marLeft w:val="640"/>
          <w:marRight w:val="0"/>
          <w:marTop w:val="0"/>
          <w:marBottom w:val="0"/>
          <w:divBdr>
            <w:top w:val="none" w:sz="0" w:space="0" w:color="auto"/>
            <w:left w:val="none" w:sz="0" w:space="0" w:color="auto"/>
            <w:bottom w:val="none" w:sz="0" w:space="0" w:color="auto"/>
            <w:right w:val="none" w:sz="0" w:space="0" w:color="auto"/>
          </w:divBdr>
        </w:div>
        <w:div w:id="276716275">
          <w:marLeft w:val="640"/>
          <w:marRight w:val="0"/>
          <w:marTop w:val="0"/>
          <w:marBottom w:val="0"/>
          <w:divBdr>
            <w:top w:val="none" w:sz="0" w:space="0" w:color="auto"/>
            <w:left w:val="none" w:sz="0" w:space="0" w:color="auto"/>
            <w:bottom w:val="none" w:sz="0" w:space="0" w:color="auto"/>
            <w:right w:val="none" w:sz="0" w:space="0" w:color="auto"/>
          </w:divBdr>
        </w:div>
        <w:div w:id="842087010">
          <w:marLeft w:val="640"/>
          <w:marRight w:val="0"/>
          <w:marTop w:val="0"/>
          <w:marBottom w:val="0"/>
          <w:divBdr>
            <w:top w:val="none" w:sz="0" w:space="0" w:color="auto"/>
            <w:left w:val="none" w:sz="0" w:space="0" w:color="auto"/>
            <w:bottom w:val="none" w:sz="0" w:space="0" w:color="auto"/>
            <w:right w:val="none" w:sz="0" w:space="0" w:color="auto"/>
          </w:divBdr>
        </w:div>
        <w:div w:id="1694727173">
          <w:marLeft w:val="640"/>
          <w:marRight w:val="0"/>
          <w:marTop w:val="0"/>
          <w:marBottom w:val="0"/>
          <w:divBdr>
            <w:top w:val="none" w:sz="0" w:space="0" w:color="auto"/>
            <w:left w:val="none" w:sz="0" w:space="0" w:color="auto"/>
            <w:bottom w:val="none" w:sz="0" w:space="0" w:color="auto"/>
            <w:right w:val="none" w:sz="0" w:space="0" w:color="auto"/>
          </w:divBdr>
        </w:div>
        <w:div w:id="1882741929">
          <w:marLeft w:val="640"/>
          <w:marRight w:val="0"/>
          <w:marTop w:val="0"/>
          <w:marBottom w:val="0"/>
          <w:divBdr>
            <w:top w:val="none" w:sz="0" w:space="0" w:color="auto"/>
            <w:left w:val="none" w:sz="0" w:space="0" w:color="auto"/>
            <w:bottom w:val="none" w:sz="0" w:space="0" w:color="auto"/>
            <w:right w:val="none" w:sz="0" w:space="0" w:color="auto"/>
          </w:divBdr>
        </w:div>
        <w:div w:id="1706445970">
          <w:marLeft w:val="640"/>
          <w:marRight w:val="0"/>
          <w:marTop w:val="0"/>
          <w:marBottom w:val="0"/>
          <w:divBdr>
            <w:top w:val="none" w:sz="0" w:space="0" w:color="auto"/>
            <w:left w:val="none" w:sz="0" w:space="0" w:color="auto"/>
            <w:bottom w:val="none" w:sz="0" w:space="0" w:color="auto"/>
            <w:right w:val="none" w:sz="0" w:space="0" w:color="auto"/>
          </w:divBdr>
        </w:div>
        <w:div w:id="381486665">
          <w:marLeft w:val="640"/>
          <w:marRight w:val="0"/>
          <w:marTop w:val="0"/>
          <w:marBottom w:val="0"/>
          <w:divBdr>
            <w:top w:val="none" w:sz="0" w:space="0" w:color="auto"/>
            <w:left w:val="none" w:sz="0" w:space="0" w:color="auto"/>
            <w:bottom w:val="none" w:sz="0" w:space="0" w:color="auto"/>
            <w:right w:val="none" w:sz="0" w:space="0" w:color="auto"/>
          </w:divBdr>
        </w:div>
        <w:div w:id="394201766">
          <w:marLeft w:val="640"/>
          <w:marRight w:val="0"/>
          <w:marTop w:val="0"/>
          <w:marBottom w:val="0"/>
          <w:divBdr>
            <w:top w:val="none" w:sz="0" w:space="0" w:color="auto"/>
            <w:left w:val="none" w:sz="0" w:space="0" w:color="auto"/>
            <w:bottom w:val="none" w:sz="0" w:space="0" w:color="auto"/>
            <w:right w:val="none" w:sz="0" w:space="0" w:color="auto"/>
          </w:divBdr>
        </w:div>
        <w:div w:id="2099010842">
          <w:marLeft w:val="640"/>
          <w:marRight w:val="0"/>
          <w:marTop w:val="0"/>
          <w:marBottom w:val="0"/>
          <w:divBdr>
            <w:top w:val="none" w:sz="0" w:space="0" w:color="auto"/>
            <w:left w:val="none" w:sz="0" w:space="0" w:color="auto"/>
            <w:bottom w:val="none" w:sz="0" w:space="0" w:color="auto"/>
            <w:right w:val="none" w:sz="0" w:space="0" w:color="auto"/>
          </w:divBdr>
        </w:div>
        <w:div w:id="1204059702">
          <w:marLeft w:val="640"/>
          <w:marRight w:val="0"/>
          <w:marTop w:val="0"/>
          <w:marBottom w:val="0"/>
          <w:divBdr>
            <w:top w:val="none" w:sz="0" w:space="0" w:color="auto"/>
            <w:left w:val="none" w:sz="0" w:space="0" w:color="auto"/>
            <w:bottom w:val="none" w:sz="0" w:space="0" w:color="auto"/>
            <w:right w:val="none" w:sz="0" w:space="0" w:color="auto"/>
          </w:divBdr>
        </w:div>
        <w:div w:id="2131394408">
          <w:marLeft w:val="640"/>
          <w:marRight w:val="0"/>
          <w:marTop w:val="0"/>
          <w:marBottom w:val="0"/>
          <w:divBdr>
            <w:top w:val="none" w:sz="0" w:space="0" w:color="auto"/>
            <w:left w:val="none" w:sz="0" w:space="0" w:color="auto"/>
            <w:bottom w:val="none" w:sz="0" w:space="0" w:color="auto"/>
            <w:right w:val="none" w:sz="0" w:space="0" w:color="auto"/>
          </w:divBdr>
        </w:div>
        <w:div w:id="1926299928">
          <w:marLeft w:val="640"/>
          <w:marRight w:val="0"/>
          <w:marTop w:val="0"/>
          <w:marBottom w:val="0"/>
          <w:divBdr>
            <w:top w:val="none" w:sz="0" w:space="0" w:color="auto"/>
            <w:left w:val="none" w:sz="0" w:space="0" w:color="auto"/>
            <w:bottom w:val="none" w:sz="0" w:space="0" w:color="auto"/>
            <w:right w:val="none" w:sz="0" w:space="0" w:color="auto"/>
          </w:divBdr>
        </w:div>
        <w:div w:id="2025553053">
          <w:marLeft w:val="640"/>
          <w:marRight w:val="0"/>
          <w:marTop w:val="0"/>
          <w:marBottom w:val="0"/>
          <w:divBdr>
            <w:top w:val="none" w:sz="0" w:space="0" w:color="auto"/>
            <w:left w:val="none" w:sz="0" w:space="0" w:color="auto"/>
            <w:bottom w:val="none" w:sz="0" w:space="0" w:color="auto"/>
            <w:right w:val="none" w:sz="0" w:space="0" w:color="auto"/>
          </w:divBdr>
        </w:div>
        <w:div w:id="1156266537">
          <w:marLeft w:val="640"/>
          <w:marRight w:val="0"/>
          <w:marTop w:val="0"/>
          <w:marBottom w:val="0"/>
          <w:divBdr>
            <w:top w:val="none" w:sz="0" w:space="0" w:color="auto"/>
            <w:left w:val="none" w:sz="0" w:space="0" w:color="auto"/>
            <w:bottom w:val="none" w:sz="0" w:space="0" w:color="auto"/>
            <w:right w:val="none" w:sz="0" w:space="0" w:color="auto"/>
          </w:divBdr>
        </w:div>
        <w:div w:id="1112744517">
          <w:marLeft w:val="640"/>
          <w:marRight w:val="0"/>
          <w:marTop w:val="0"/>
          <w:marBottom w:val="0"/>
          <w:divBdr>
            <w:top w:val="none" w:sz="0" w:space="0" w:color="auto"/>
            <w:left w:val="none" w:sz="0" w:space="0" w:color="auto"/>
            <w:bottom w:val="none" w:sz="0" w:space="0" w:color="auto"/>
            <w:right w:val="none" w:sz="0" w:space="0" w:color="auto"/>
          </w:divBdr>
        </w:div>
        <w:div w:id="913733993">
          <w:marLeft w:val="640"/>
          <w:marRight w:val="0"/>
          <w:marTop w:val="0"/>
          <w:marBottom w:val="0"/>
          <w:divBdr>
            <w:top w:val="none" w:sz="0" w:space="0" w:color="auto"/>
            <w:left w:val="none" w:sz="0" w:space="0" w:color="auto"/>
            <w:bottom w:val="none" w:sz="0" w:space="0" w:color="auto"/>
            <w:right w:val="none" w:sz="0" w:space="0" w:color="auto"/>
          </w:divBdr>
        </w:div>
        <w:div w:id="1515722908">
          <w:marLeft w:val="640"/>
          <w:marRight w:val="0"/>
          <w:marTop w:val="0"/>
          <w:marBottom w:val="0"/>
          <w:divBdr>
            <w:top w:val="none" w:sz="0" w:space="0" w:color="auto"/>
            <w:left w:val="none" w:sz="0" w:space="0" w:color="auto"/>
            <w:bottom w:val="none" w:sz="0" w:space="0" w:color="auto"/>
            <w:right w:val="none" w:sz="0" w:space="0" w:color="auto"/>
          </w:divBdr>
        </w:div>
        <w:div w:id="990986127">
          <w:marLeft w:val="640"/>
          <w:marRight w:val="0"/>
          <w:marTop w:val="0"/>
          <w:marBottom w:val="0"/>
          <w:divBdr>
            <w:top w:val="none" w:sz="0" w:space="0" w:color="auto"/>
            <w:left w:val="none" w:sz="0" w:space="0" w:color="auto"/>
            <w:bottom w:val="none" w:sz="0" w:space="0" w:color="auto"/>
            <w:right w:val="none" w:sz="0" w:space="0" w:color="auto"/>
          </w:divBdr>
        </w:div>
        <w:div w:id="1816483863">
          <w:marLeft w:val="640"/>
          <w:marRight w:val="0"/>
          <w:marTop w:val="0"/>
          <w:marBottom w:val="0"/>
          <w:divBdr>
            <w:top w:val="none" w:sz="0" w:space="0" w:color="auto"/>
            <w:left w:val="none" w:sz="0" w:space="0" w:color="auto"/>
            <w:bottom w:val="none" w:sz="0" w:space="0" w:color="auto"/>
            <w:right w:val="none" w:sz="0" w:space="0" w:color="auto"/>
          </w:divBdr>
        </w:div>
        <w:div w:id="416175412">
          <w:marLeft w:val="640"/>
          <w:marRight w:val="0"/>
          <w:marTop w:val="0"/>
          <w:marBottom w:val="0"/>
          <w:divBdr>
            <w:top w:val="none" w:sz="0" w:space="0" w:color="auto"/>
            <w:left w:val="none" w:sz="0" w:space="0" w:color="auto"/>
            <w:bottom w:val="none" w:sz="0" w:space="0" w:color="auto"/>
            <w:right w:val="none" w:sz="0" w:space="0" w:color="auto"/>
          </w:divBdr>
        </w:div>
        <w:div w:id="1338927833">
          <w:marLeft w:val="640"/>
          <w:marRight w:val="0"/>
          <w:marTop w:val="0"/>
          <w:marBottom w:val="0"/>
          <w:divBdr>
            <w:top w:val="none" w:sz="0" w:space="0" w:color="auto"/>
            <w:left w:val="none" w:sz="0" w:space="0" w:color="auto"/>
            <w:bottom w:val="none" w:sz="0" w:space="0" w:color="auto"/>
            <w:right w:val="none" w:sz="0" w:space="0" w:color="auto"/>
          </w:divBdr>
        </w:div>
        <w:div w:id="1077946211">
          <w:marLeft w:val="640"/>
          <w:marRight w:val="0"/>
          <w:marTop w:val="0"/>
          <w:marBottom w:val="0"/>
          <w:divBdr>
            <w:top w:val="none" w:sz="0" w:space="0" w:color="auto"/>
            <w:left w:val="none" w:sz="0" w:space="0" w:color="auto"/>
            <w:bottom w:val="none" w:sz="0" w:space="0" w:color="auto"/>
            <w:right w:val="none" w:sz="0" w:space="0" w:color="auto"/>
          </w:divBdr>
        </w:div>
        <w:div w:id="43457412">
          <w:marLeft w:val="640"/>
          <w:marRight w:val="0"/>
          <w:marTop w:val="0"/>
          <w:marBottom w:val="0"/>
          <w:divBdr>
            <w:top w:val="none" w:sz="0" w:space="0" w:color="auto"/>
            <w:left w:val="none" w:sz="0" w:space="0" w:color="auto"/>
            <w:bottom w:val="none" w:sz="0" w:space="0" w:color="auto"/>
            <w:right w:val="none" w:sz="0" w:space="0" w:color="auto"/>
          </w:divBdr>
        </w:div>
        <w:div w:id="548881561">
          <w:marLeft w:val="640"/>
          <w:marRight w:val="0"/>
          <w:marTop w:val="0"/>
          <w:marBottom w:val="0"/>
          <w:divBdr>
            <w:top w:val="none" w:sz="0" w:space="0" w:color="auto"/>
            <w:left w:val="none" w:sz="0" w:space="0" w:color="auto"/>
            <w:bottom w:val="none" w:sz="0" w:space="0" w:color="auto"/>
            <w:right w:val="none" w:sz="0" w:space="0" w:color="auto"/>
          </w:divBdr>
        </w:div>
        <w:div w:id="1355230051">
          <w:marLeft w:val="640"/>
          <w:marRight w:val="0"/>
          <w:marTop w:val="0"/>
          <w:marBottom w:val="0"/>
          <w:divBdr>
            <w:top w:val="none" w:sz="0" w:space="0" w:color="auto"/>
            <w:left w:val="none" w:sz="0" w:space="0" w:color="auto"/>
            <w:bottom w:val="none" w:sz="0" w:space="0" w:color="auto"/>
            <w:right w:val="none" w:sz="0" w:space="0" w:color="auto"/>
          </w:divBdr>
        </w:div>
        <w:div w:id="483283020">
          <w:marLeft w:val="640"/>
          <w:marRight w:val="0"/>
          <w:marTop w:val="0"/>
          <w:marBottom w:val="0"/>
          <w:divBdr>
            <w:top w:val="none" w:sz="0" w:space="0" w:color="auto"/>
            <w:left w:val="none" w:sz="0" w:space="0" w:color="auto"/>
            <w:bottom w:val="none" w:sz="0" w:space="0" w:color="auto"/>
            <w:right w:val="none" w:sz="0" w:space="0" w:color="auto"/>
          </w:divBdr>
        </w:div>
        <w:div w:id="436490377">
          <w:marLeft w:val="640"/>
          <w:marRight w:val="0"/>
          <w:marTop w:val="0"/>
          <w:marBottom w:val="0"/>
          <w:divBdr>
            <w:top w:val="none" w:sz="0" w:space="0" w:color="auto"/>
            <w:left w:val="none" w:sz="0" w:space="0" w:color="auto"/>
            <w:bottom w:val="none" w:sz="0" w:space="0" w:color="auto"/>
            <w:right w:val="none" w:sz="0" w:space="0" w:color="auto"/>
          </w:divBdr>
        </w:div>
        <w:div w:id="1176575470">
          <w:marLeft w:val="640"/>
          <w:marRight w:val="0"/>
          <w:marTop w:val="0"/>
          <w:marBottom w:val="0"/>
          <w:divBdr>
            <w:top w:val="none" w:sz="0" w:space="0" w:color="auto"/>
            <w:left w:val="none" w:sz="0" w:space="0" w:color="auto"/>
            <w:bottom w:val="none" w:sz="0" w:space="0" w:color="auto"/>
            <w:right w:val="none" w:sz="0" w:space="0" w:color="auto"/>
          </w:divBdr>
        </w:div>
        <w:div w:id="962149733">
          <w:marLeft w:val="640"/>
          <w:marRight w:val="0"/>
          <w:marTop w:val="0"/>
          <w:marBottom w:val="0"/>
          <w:divBdr>
            <w:top w:val="none" w:sz="0" w:space="0" w:color="auto"/>
            <w:left w:val="none" w:sz="0" w:space="0" w:color="auto"/>
            <w:bottom w:val="none" w:sz="0" w:space="0" w:color="auto"/>
            <w:right w:val="none" w:sz="0" w:space="0" w:color="auto"/>
          </w:divBdr>
        </w:div>
        <w:div w:id="1575779608">
          <w:marLeft w:val="640"/>
          <w:marRight w:val="0"/>
          <w:marTop w:val="0"/>
          <w:marBottom w:val="0"/>
          <w:divBdr>
            <w:top w:val="none" w:sz="0" w:space="0" w:color="auto"/>
            <w:left w:val="none" w:sz="0" w:space="0" w:color="auto"/>
            <w:bottom w:val="none" w:sz="0" w:space="0" w:color="auto"/>
            <w:right w:val="none" w:sz="0" w:space="0" w:color="auto"/>
          </w:divBdr>
        </w:div>
        <w:div w:id="960109273">
          <w:marLeft w:val="640"/>
          <w:marRight w:val="0"/>
          <w:marTop w:val="0"/>
          <w:marBottom w:val="0"/>
          <w:divBdr>
            <w:top w:val="none" w:sz="0" w:space="0" w:color="auto"/>
            <w:left w:val="none" w:sz="0" w:space="0" w:color="auto"/>
            <w:bottom w:val="none" w:sz="0" w:space="0" w:color="auto"/>
            <w:right w:val="none" w:sz="0" w:space="0" w:color="auto"/>
          </w:divBdr>
        </w:div>
        <w:div w:id="190531265">
          <w:marLeft w:val="640"/>
          <w:marRight w:val="0"/>
          <w:marTop w:val="0"/>
          <w:marBottom w:val="0"/>
          <w:divBdr>
            <w:top w:val="none" w:sz="0" w:space="0" w:color="auto"/>
            <w:left w:val="none" w:sz="0" w:space="0" w:color="auto"/>
            <w:bottom w:val="none" w:sz="0" w:space="0" w:color="auto"/>
            <w:right w:val="none" w:sz="0" w:space="0" w:color="auto"/>
          </w:divBdr>
        </w:div>
        <w:div w:id="1767532880">
          <w:marLeft w:val="640"/>
          <w:marRight w:val="0"/>
          <w:marTop w:val="0"/>
          <w:marBottom w:val="0"/>
          <w:divBdr>
            <w:top w:val="none" w:sz="0" w:space="0" w:color="auto"/>
            <w:left w:val="none" w:sz="0" w:space="0" w:color="auto"/>
            <w:bottom w:val="none" w:sz="0" w:space="0" w:color="auto"/>
            <w:right w:val="none" w:sz="0" w:space="0" w:color="auto"/>
          </w:divBdr>
        </w:div>
        <w:div w:id="1117062508">
          <w:marLeft w:val="640"/>
          <w:marRight w:val="0"/>
          <w:marTop w:val="0"/>
          <w:marBottom w:val="0"/>
          <w:divBdr>
            <w:top w:val="none" w:sz="0" w:space="0" w:color="auto"/>
            <w:left w:val="none" w:sz="0" w:space="0" w:color="auto"/>
            <w:bottom w:val="none" w:sz="0" w:space="0" w:color="auto"/>
            <w:right w:val="none" w:sz="0" w:space="0" w:color="auto"/>
          </w:divBdr>
        </w:div>
        <w:div w:id="344332538">
          <w:marLeft w:val="640"/>
          <w:marRight w:val="0"/>
          <w:marTop w:val="0"/>
          <w:marBottom w:val="0"/>
          <w:divBdr>
            <w:top w:val="none" w:sz="0" w:space="0" w:color="auto"/>
            <w:left w:val="none" w:sz="0" w:space="0" w:color="auto"/>
            <w:bottom w:val="none" w:sz="0" w:space="0" w:color="auto"/>
            <w:right w:val="none" w:sz="0" w:space="0" w:color="auto"/>
          </w:divBdr>
        </w:div>
        <w:div w:id="763116030">
          <w:marLeft w:val="640"/>
          <w:marRight w:val="0"/>
          <w:marTop w:val="0"/>
          <w:marBottom w:val="0"/>
          <w:divBdr>
            <w:top w:val="none" w:sz="0" w:space="0" w:color="auto"/>
            <w:left w:val="none" w:sz="0" w:space="0" w:color="auto"/>
            <w:bottom w:val="none" w:sz="0" w:space="0" w:color="auto"/>
            <w:right w:val="none" w:sz="0" w:space="0" w:color="auto"/>
          </w:divBdr>
        </w:div>
        <w:div w:id="1356006469">
          <w:marLeft w:val="640"/>
          <w:marRight w:val="0"/>
          <w:marTop w:val="0"/>
          <w:marBottom w:val="0"/>
          <w:divBdr>
            <w:top w:val="none" w:sz="0" w:space="0" w:color="auto"/>
            <w:left w:val="none" w:sz="0" w:space="0" w:color="auto"/>
            <w:bottom w:val="none" w:sz="0" w:space="0" w:color="auto"/>
            <w:right w:val="none" w:sz="0" w:space="0" w:color="auto"/>
          </w:divBdr>
        </w:div>
        <w:div w:id="1618175883">
          <w:marLeft w:val="640"/>
          <w:marRight w:val="0"/>
          <w:marTop w:val="0"/>
          <w:marBottom w:val="0"/>
          <w:divBdr>
            <w:top w:val="none" w:sz="0" w:space="0" w:color="auto"/>
            <w:left w:val="none" w:sz="0" w:space="0" w:color="auto"/>
            <w:bottom w:val="none" w:sz="0" w:space="0" w:color="auto"/>
            <w:right w:val="none" w:sz="0" w:space="0" w:color="auto"/>
          </w:divBdr>
        </w:div>
        <w:div w:id="1979413101">
          <w:marLeft w:val="640"/>
          <w:marRight w:val="0"/>
          <w:marTop w:val="0"/>
          <w:marBottom w:val="0"/>
          <w:divBdr>
            <w:top w:val="none" w:sz="0" w:space="0" w:color="auto"/>
            <w:left w:val="none" w:sz="0" w:space="0" w:color="auto"/>
            <w:bottom w:val="none" w:sz="0" w:space="0" w:color="auto"/>
            <w:right w:val="none" w:sz="0" w:space="0" w:color="auto"/>
          </w:divBdr>
        </w:div>
        <w:div w:id="1520581839">
          <w:marLeft w:val="640"/>
          <w:marRight w:val="0"/>
          <w:marTop w:val="0"/>
          <w:marBottom w:val="0"/>
          <w:divBdr>
            <w:top w:val="none" w:sz="0" w:space="0" w:color="auto"/>
            <w:left w:val="none" w:sz="0" w:space="0" w:color="auto"/>
            <w:bottom w:val="none" w:sz="0" w:space="0" w:color="auto"/>
            <w:right w:val="none" w:sz="0" w:space="0" w:color="auto"/>
          </w:divBdr>
        </w:div>
        <w:div w:id="1768958457">
          <w:marLeft w:val="640"/>
          <w:marRight w:val="0"/>
          <w:marTop w:val="0"/>
          <w:marBottom w:val="0"/>
          <w:divBdr>
            <w:top w:val="none" w:sz="0" w:space="0" w:color="auto"/>
            <w:left w:val="none" w:sz="0" w:space="0" w:color="auto"/>
            <w:bottom w:val="none" w:sz="0" w:space="0" w:color="auto"/>
            <w:right w:val="none" w:sz="0" w:space="0" w:color="auto"/>
          </w:divBdr>
        </w:div>
        <w:div w:id="1485314609">
          <w:marLeft w:val="640"/>
          <w:marRight w:val="0"/>
          <w:marTop w:val="0"/>
          <w:marBottom w:val="0"/>
          <w:divBdr>
            <w:top w:val="none" w:sz="0" w:space="0" w:color="auto"/>
            <w:left w:val="none" w:sz="0" w:space="0" w:color="auto"/>
            <w:bottom w:val="none" w:sz="0" w:space="0" w:color="auto"/>
            <w:right w:val="none" w:sz="0" w:space="0" w:color="auto"/>
          </w:divBdr>
        </w:div>
        <w:div w:id="1592735945">
          <w:marLeft w:val="640"/>
          <w:marRight w:val="0"/>
          <w:marTop w:val="0"/>
          <w:marBottom w:val="0"/>
          <w:divBdr>
            <w:top w:val="none" w:sz="0" w:space="0" w:color="auto"/>
            <w:left w:val="none" w:sz="0" w:space="0" w:color="auto"/>
            <w:bottom w:val="none" w:sz="0" w:space="0" w:color="auto"/>
            <w:right w:val="none" w:sz="0" w:space="0" w:color="auto"/>
          </w:divBdr>
        </w:div>
        <w:div w:id="58751150">
          <w:marLeft w:val="640"/>
          <w:marRight w:val="0"/>
          <w:marTop w:val="0"/>
          <w:marBottom w:val="0"/>
          <w:divBdr>
            <w:top w:val="none" w:sz="0" w:space="0" w:color="auto"/>
            <w:left w:val="none" w:sz="0" w:space="0" w:color="auto"/>
            <w:bottom w:val="none" w:sz="0" w:space="0" w:color="auto"/>
            <w:right w:val="none" w:sz="0" w:space="0" w:color="auto"/>
          </w:divBdr>
        </w:div>
        <w:div w:id="1252659544">
          <w:marLeft w:val="640"/>
          <w:marRight w:val="0"/>
          <w:marTop w:val="0"/>
          <w:marBottom w:val="0"/>
          <w:divBdr>
            <w:top w:val="none" w:sz="0" w:space="0" w:color="auto"/>
            <w:left w:val="none" w:sz="0" w:space="0" w:color="auto"/>
            <w:bottom w:val="none" w:sz="0" w:space="0" w:color="auto"/>
            <w:right w:val="none" w:sz="0" w:space="0" w:color="auto"/>
          </w:divBdr>
        </w:div>
        <w:div w:id="1754427166">
          <w:marLeft w:val="640"/>
          <w:marRight w:val="0"/>
          <w:marTop w:val="0"/>
          <w:marBottom w:val="0"/>
          <w:divBdr>
            <w:top w:val="none" w:sz="0" w:space="0" w:color="auto"/>
            <w:left w:val="none" w:sz="0" w:space="0" w:color="auto"/>
            <w:bottom w:val="none" w:sz="0" w:space="0" w:color="auto"/>
            <w:right w:val="none" w:sz="0" w:space="0" w:color="auto"/>
          </w:divBdr>
        </w:div>
        <w:div w:id="1900827087">
          <w:marLeft w:val="640"/>
          <w:marRight w:val="0"/>
          <w:marTop w:val="0"/>
          <w:marBottom w:val="0"/>
          <w:divBdr>
            <w:top w:val="none" w:sz="0" w:space="0" w:color="auto"/>
            <w:left w:val="none" w:sz="0" w:space="0" w:color="auto"/>
            <w:bottom w:val="none" w:sz="0" w:space="0" w:color="auto"/>
            <w:right w:val="none" w:sz="0" w:space="0" w:color="auto"/>
          </w:divBdr>
        </w:div>
        <w:div w:id="414744504">
          <w:marLeft w:val="640"/>
          <w:marRight w:val="0"/>
          <w:marTop w:val="0"/>
          <w:marBottom w:val="0"/>
          <w:divBdr>
            <w:top w:val="none" w:sz="0" w:space="0" w:color="auto"/>
            <w:left w:val="none" w:sz="0" w:space="0" w:color="auto"/>
            <w:bottom w:val="none" w:sz="0" w:space="0" w:color="auto"/>
            <w:right w:val="none" w:sz="0" w:space="0" w:color="auto"/>
          </w:divBdr>
        </w:div>
        <w:div w:id="1633055397">
          <w:marLeft w:val="640"/>
          <w:marRight w:val="0"/>
          <w:marTop w:val="0"/>
          <w:marBottom w:val="0"/>
          <w:divBdr>
            <w:top w:val="none" w:sz="0" w:space="0" w:color="auto"/>
            <w:left w:val="none" w:sz="0" w:space="0" w:color="auto"/>
            <w:bottom w:val="none" w:sz="0" w:space="0" w:color="auto"/>
            <w:right w:val="none" w:sz="0" w:space="0" w:color="auto"/>
          </w:divBdr>
        </w:div>
        <w:div w:id="1480608712">
          <w:marLeft w:val="640"/>
          <w:marRight w:val="0"/>
          <w:marTop w:val="0"/>
          <w:marBottom w:val="0"/>
          <w:divBdr>
            <w:top w:val="none" w:sz="0" w:space="0" w:color="auto"/>
            <w:left w:val="none" w:sz="0" w:space="0" w:color="auto"/>
            <w:bottom w:val="none" w:sz="0" w:space="0" w:color="auto"/>
            <w:right w:val="none" w:sz="0" w:space="0" w:color="auto"/>
          </w:divBdr>
        </w:div>
        <w:div w:id="1513569207">
          <w:marLeft w:val="640"/>
          <w:marRight w:val="0"/>
          <w:marTop w:val="0"/>
          <w:marBottom w:val="0"/>
          <w:divBdr>
            <w:top w:val="none" w:sz="0" w:space="0" w:color="auto"/>
            <w:left w:val="none" w:sz="0" w:space="0" w:color="auto"/>
            <w:bottom w:val="none" w:sz="0" w:space="0" w:color="auto"/>
            <w:right w:val="none" w:sz="0" w:space="0" w:color="auto"/>
          </w:divBdr>
        </w:div>
        <w:div w:id="2107340429">
          <w:marLeft w:val="640"/>
          <w:marRight w:val="0"/>
          <w:marTop w:val="0"/>
          <w:marBottom w:val="0"/>
          <w:divBdr>
            <w:top w:val="none" w:sz="0" w:space="0" w:color="auto"/>
            <w:left w:val="none" w:sz="0" w:space="0" w:color="auto"/>
            <w:bottom w:val="none" w:sz="0" w:space="0" w:color="auto"/>
            <w:right w:val="none" w:sz="0" w:space="0" w:color="auto"/>
          </w:divBdr>
        </w:div>
        <w:div w:id="558056251">
          <w:marLeft w:val="640"/>
          <w:marRight w:val="0"/>
          <w:marTop w:val="0"/>
          <w:marBottom w:val="0"/>
          <w:divBdr>
            <w:top w:val="none" w:sz="0" w:space="0" w:color="auto"/>
            <w:left w:val="none" w:sz="0" w:space="0" w:color="auto"/>
            <w:bottom w:val="none" w:sz="0" w:space="0" w:color="auto"/>
            <w:right w:val="none" w:sz="0" w:space="0" w:color="auto"/>
          </w:divBdr>
        </w:div>
        <w:div w:id="1123429008">
          <w:marLeft w:val="640"/>
          <w:marRight w:val="0"/>
          <w:marTop w:val="0"/>
          <w:marBottom w:val="0"/>
          <w:divBdr>
            <w:top w:val="none" w:sz="0" w:space="0" w:color="auto"/>
            <w:left w:val="none" w:sz="0" w:space="0" w:color="auto"/>
            <w:bottom w:val="none" w:sz="0" w:space="0" w:color="auto"/>
            <w:right w:val="none" w:sz="0" w:space="0" w:color="auto"/>
          </w:divBdr>
        </w:div>
        <w:div w:id="1981689434">
          <w:marLeft w:val="640"/>
          <w:marRight w:val="0"/>
          <w:marTop w:val="0"/>
          <w:marBottom w:val="0"/>
          <w:divBdr>
            <w:top w:val="none" w:sz="0" w:space="0" w:color="auto"/>
            <w:left w:val="none" w:sz="0" w:space="0" w:color="auto"/>
            <w:bottom w:val="none" w:sz="0" w:space="0" w:color="auto"/>
            <w:right w:val="none" w:sz="0" w:space="0" w:color="auto"/>
          </w:divBdr>
        </w:div>
        <w:div w:id="1306858012">
          <w:marLeft w:val="640"/>
          <w:marRight w:val="0"/>
          <w:marTop w:val="0"/>
          <w:marBottom w:val="0"/>
          <w:divBdr>
            <w:top w:val="none" w:sz="0" w:space="0" w:color="auto"/>
            <w:left w:val="none" w:sz="0" w:space="0" w:color="auto"/>
            <w:bottom w:val="none" w:sz="0" w:space="0" w:color="auto"/>
            <w:right w:val="none" w:sz="0" w:space="0" w:color="auto"/>
          </w:divBdr>
        </w:div>
        <w:div w:id="1467433651">
          <w:marLeft w:val="640"/>
          <w:marRight w:val="0"/>
          <w:marTop w:val="0"/>
          <w:marBottom w:val="0"/>
          <w:divBdr>
            <w:top w:val="none" w:sz="0" w:space="0" w:color="auto"/>
            <w:left w:val="none" w:sz="0" w:space="0" w:color="auto"/>
            <w:bottom w:val="none" w:sz="0" w:space="0" w:color="auto"/>
            <w:right w:val="none" w:sz="0" w:space="0" w:color="auto"/>
          </w:divBdr>
        </w:div>
        <w:div w:id="1654604749">
          <w:marLeft w:val="640"/>
          <w:marRight w:val="0"/>
          <w:marTop w:val="0"/>
          <w:marBottom w:val="0"/>
          <w:divBdr>
            <w:top w:val="none" w:sz="0" w:space="0" w:color="auto"/>
            <w:left w:val="none" w:sz="0" w:space="0" w:color="auto"/>
            <w:bottom w:val="none" w:sz="0" w:space="0" w:color="auto"/>
            <w:right w:val="none" w:sz="0" w:space="0" w:color="auto"/>
          </w:divBdr>
        </w:div>
        <w:div w:id="503864327">
          <w:marLeft w:val="640"/>
          <w:marRight w:val="0"/>
          <w:marTop w:val="0"/>
          <w:marBottom w:val="0"/>
          <w:divBdr>
            <w:top w:val="none" w:sz="0" w:space="0" w:color="auto"/>
            <w:left w:val="none" w:sz="0" w:space="0" w:color="auto"/>
            <w:bottom w:val="none" w:sz="0" w:space="0" w:color="auto"/>
            <w:right w:val="none" w:sz="0" w:space="0" w:color="auto"/>
          </w:divBdr>
        </w:div>
        <w:div w:id="195583366">
          <w:marLeft w:val="640"/>
          <w:marRight w:val="0"/>
          <w:marTop w:val="0"/>
          <w:marBottom w:val="0"/>
          <w:divBdr>
            <w:top w:val="none" w:sz="0" w:space="0" w:color="auto"/>
            <w:left w:val="none" w:sz="0" w:space="0" w:color="auto"/>
            <w:bottom w:val="none" w:sz="0" w:space="0" w:color="auto"/>
            <w:right w:val="none" w:sz="0" w:space="0" w:color="auto"/>
          </w:divBdr>
        </w:div>
      </w:divsChild>
    </w:div>
    <w:div w:id="1916625774">
      <w:bodyDiv w:val="1"/>
      <w:marLeft w:val="0"/>
      <w:marRight w:val="0"/>
      <w:marTop w:val="0"/>
      <w:marBottom w:val="0"/>
      <w:divBdr>
        <w:top w:val="none" w:sz="0" w:space="0" w:color="auto"/>
        <w:left w:val="none" w:sz="0" w:space="0" w:color="auto"/>
        <w:bottom w:val="none" w:sz="0" w:space="0" w:color="auto"/>
        <w:right w:val="none" w:sz="0" w:space="0" w:color="auto"/>
      </w:divBdr>
      <w:divsChild>
        <w:div w:id="1534491280">
          <w:marLeft w:val="640"/>
          <w:marRight w:val="0"/>
          <w:marTop w:val="0"/>
          <w:marBottom w:val="0"/>
          <w:divBdr>
            <w:top w:val="none" w:sz="0" w:space="0" w:color="auto"/>
            <w:left w:val="none" w:sz="0" w:space="0" w:color="auto"/>
            <w:bottom w:val="none" w:sz="0" w:space="0" w:color="auto"/>
            <w:right w:val="none" w:sz="0" w:space="0" w:color="auto"/>
          </w:divBdr>
        </w:div>
        <w:div w:id="247737726">
          <w:marLeft w:val="640"/>
          <w:marRight w:val="0"/>
          <w:marTop w:val="0"/>
          <w:marBottom w:val="0"/>
          <w:divBdr>
            <w:top w:val="none" w:sz="0" w:space="0" w:color="auto"/>
            <w:left w:val="none" w:sz="0" w:space="0" w:color="auto"/>
            <w:bottom w:val="none" w:sz="0" w:space="0" w:color="auto"/>
            <w:right w:val="none" w:sz="0" w:space="0" w:color="auto"/>
          </w:divBdr>
        </w:div>
        <w:div w:id="1299845783">
          <w:marLeft w:val="640"/>
          <w:marRight w:val="0"/>
          <w:marTop w:val="0"/>
          <w:marBottom w:val="0"/>
          <w:divBdr>
            <w:top w:val="none" w:sz="0" w:space="0" w:color="auto"/>
            <w:left w:val="none" w:sz="0" w:space="0" w:color="auto"/>
            <w:bottom w:val="none" w:sz="0" w:space="0" w:color="auto"/>
            <w:right w:val="none" w:sz="0" w:space="0" w:color="auto"/>
          </w:divBdr>
        </w:div>
        <w:div w:id="1012292773">
          <w:marLeft w:val="640"/>
          <w:marRight w:val="0"/>
          <w:marTop w:val="0"/>
          <w:marBottom w:val="0"/>
          <w:divBdr>
            <w:top w:val="none" w:sz="0" w:space="0" w:color="auto"/>
            <w:left w:val="none" w:sz="0" w:space="0" w:color="auto"/>
            <w:bottom w:val="none" w:sz="0" w:space="0" w:color="auto"/>
            <w:right w:val="none" w:sz="0" w:space="0" w:color="auto"/>
          </w:divBdr>
        </w:div>
        <w:div w:id="1316032837">
          <w:marLeft w:val="640"/>
          <w:marRight w:val="0"/>
          <w:marTop w:val="0"/>
          <w:marBottom w:val="0"/>
          <w:divBdr>
            <w:top w:val="none" w:sz="0" w:space="0" w:color="auto"/>
            <w:left w:val="none" w:sz="0" w:space="0" w:color="auto"/>
            <w:bottom w:val="none" w:sz="0" w:space="0" w:color="auto"/>
            <w:right w:val="none" w:sz="0" w:space="0" w:color="auto"/>
          </w:divBdr>
        </w:div>
        <w:div w:id="151333277">
          <w:marLeft w:val="640"/>
          <w:marRight w:val="0"/>
          <w:marTop w:val="0"/>
          <w:marBottom w:val="0"/>
          <w:divBdr>
            <w:top w:val="none" w:sz="0" w:space="0" w:color="auto"/>
            <w:left w:val="none" w:sz="0" w:space="0" w:color="auto"/>
            <w:bottom w:val="none" w:sz="0" w:space="0" w:color="auto"/>
            <w:right w:val="none" w:sz="0" w:space="0" w:color="auto"/>
          </w:divBdr>
        </w:div>
        <w:div w:id="1947692833">
          <w:marLeft w:val="640"/>
          <w:marRight w:val="0"/>
          <w:marTop w:val="0"/>
          <w:marBottom w:val="0"/>
          <w:divBdr>
            <w:top w:val="none" w:sz="0" w:space="0" w:color="auto"/>
            <w:left w:val="none" w:sz="0" w:space="0" w:color="auto"/>
            <w:bottom w:val="none" w:sz="0" w:space="0" w:color="auto"/>
            <w:right w:val="none" w:sz="0" w:space="0" w:color="auto"/>
          </w:divBdr>
        </w:div>
        <w:div w:id="1917592996">
          <w:marLeft w:val="640"/>
          <w:marRight w:val="0"/>
          <w:marTop w:val="0"/>
          <w:marBottom w:val="0"/>
          <w:divBdr>
            <w:top w:val="none" w:sz="0" w:space="0" w:color="auto"/>
            <w:left w:val="none" w:sz="0" w:space="0" w:color="auto"/>
            <w:bottom w:val="none" w:sz="0" w:space="0" w:color="auto"/>
            <w:right w:val="none" w:sz="0" w:space="0" w:color="auto"/>
          </w:divBdr>
        </w:div>
        <w:div w:id="91438102">
          <w:marLeft w:val="640"/>
          <w:marRight w:val="0"/>
          <w:marTop w:val="0"/>
          <w:marBottom w:val="0"/>
          <w:divBdr>
            <w:top w:val="none" w:sz="0" w:space="0" w:color="auto"/>
            <w:left w:val="none" w:sz="0" w:space="0" w:color="auto"/>
            <w:bottom w:val="none" w:sz="0" w:space="0" w:color="auto"/>
            <w:right w:val="none" w:sz="0" w:space="0" w:color="auto"/>
          </w:divBdr>
        </w:div>
        <w:div w:id="902716304">
          <w:marLeft w:val="640"/>
          <w:marRight w:val="0"/>
          <w:marTop w:val="0"/>
          <w:marBottom w:val="0"/>
          <w:divBdr>
            <w:top w:val="none" w:sz="0" w:space="0" w:color="auto"/>
            <w:left w:val="none" w:sz="0" w:space="0" w:color="auto"/>
            <w:bottom w:val="none" w:sz="0" w:space="0" w:color="auto"/>
            <w:right w:val="none" w:sz="0" w:space="0" w:color="auto"/>
          </w:divBdr>
        </w:div>
        <w:div w:id="1280529320">
          <w:marLeft w:val="640"/>
          <w:marRight w:val="0"/>
          <w:marTop w:val="0"/>
          <w:marBottom w:val="0"/>
          <w:divBdr>
            <w:top w:val="none" w:sz="0" w:space="0" w:color="auto"/>
            <w:left w:val="none" w:sz="0" w:space="0" w:color="auto"/>
            <w:bottom w:val="none" w:sz="0" w:space="0" w:color="auto"/>
            <w:right w:val="none" w:sz="0" w:space="0" w:color="auto"/>
          </w:divBdr>
        </w:div>
        <w:div w:id="1963728342">
          <w:marLeft w:val="640"/>
          <w:marRight w:val="0"/>
          <w:marTop w:val="0"/>
          <w:marBottom w:val="0"/>
          <w:divBdr>
            <w:top w:val="none" w:sz="0" w:space="0" w:color="auto"/>
            <w:left w:val="none" w:sz="0" w:space="0" w:color="auto"/>
            <w:bottom w:val="none" w:sz="0" w:space="0" w:color="auto"/>
            <w:right w:val="none" w:sz="0" w:space="0" w:color="auto"/>
          </w:divBdr>
        </w:div>
        <w:div w:id="654333933">
          <w:marLeft w:val="640"/>
          <w:marRight w:val="0"/>
          <w:marTop w:val="0"/>
          <w:marBottom w:val="0"/>
          <w:divBdr>
            <w:top w:val="none" w:sz="0" w:space="0" w:color="auto"/>
            <w:left w:val="none" w:sz="0" w:space="0" w:color="auto"/>
            <w:bottom w:val="none" w:sz="0" w:space="0" w:color="auto"/>
            <w:right w:val="none" w:sz="0" w:space="0" w:color="auto"/>
          </w:divBdr>
        </w:div>
        <w:div w:id="1395665758">
          <w:marLeft w:val="640"/>
          <w:marRight w:val="0"/>
          <w:marTop w:val="0"/>
          <w:marBottom w:val="0"/>
          <w:divBdr>
            <w:top w:val="none" w:sz="0" w:space="0" w:color="auto"/>
            <w:left w:val="none" w:sz="0" w:space="0" w:color="auto"/>
            <w:bottom w:val="none" w:sz="0" w:space="0" w:color="auto"/>
            <w:right w:val="none" w:sz="0" w:space="0" w:color="auto"/>
          </w:divBdr>
        </w:div>
        <w:div w:id="1164584438">
          <w:marLeft w:val="640"/>
          <w:marRight w:val="0"/>
          <w:marTop w:val="0"/>
          <w:marBottom w:val="0"/>
          <w:divBdr>
            <w:top w:val="none" w:sz="0" w:space="0" w:color="auto"/>
            <w:left w:val="none" w:sz="0" w:space="0" w:color="auto"/>
            <w:bottom w:val="none" w:sz="0" w:space="0" w:color="auto"/>
            <w:right w:val="none" w:sz="0" w:space="0" w:color="auto"/>
          </w:divBdr>
        </w:div>
        <w:div w:id="1789817631">
          <w:marLeft w:val="640"/>
          <w:marRight w:val="0"/>
          <w:marTop w:val="0"/>
          <w:marBottom w:val="0"/>
          <w:divBdr>
            <w:top w:val="none" w:sz="0" w:space="0" w:color="auto"/>
            <w:left w:val="none" w:sz="0" w:space="0" w:color="auto"/>
            <w:bottom w:val="none" w:sz="0" w:space="0" w:color="auto"/>
            <w:right w:val="none" w:sz="0" w:space="0" w:color="auto"/>
          </w:divBdr>
        </w:div>
        <w:div w:id="675032851">
          <w:marLeft w:val="640"/>
          <w:marRight w:val="0"/>
          <w:marTop w:val="0"/>
          <w:marBottom w:val="0"/>
          <w:divBdr>
            <w:top w:val="none" w:sz="0" w:space="0" w:color="auto"/>
            <w:left w:val="none" w:sz="0" w:space="0" w:color="auto"/>
            <w:bottom w:val="none" w:sz="0" w:space="0" w:color="auto"/>
            <w:right w:val="none" w:sz="0" w:space="0" w:color="auto"/>
          </w:divBdr>
        </w:div>
        <w:div w:id="2125423587">
          <w:marLeft w:val="640"/>
          <w:marRight w:val="0"/>
          <w:marTop w:val="0"/>
          <w:marBottom w:val="0"/>
          <w:divBdr>
            <w:top w:val="none" w:sz="0" w:space="0" w:color="auto"/>
            <w:left w:val="none" w:sz="0" w:space="0" w:color="auto"/>
            <w:bottom w:val="none" w:sz="0" w:space="0" w:color="auto"/>
            <w:right w:val="none" w:sz="0" w:space="0" w:color="auto"/>
          </w:divBdr>
        </w:div>
        <w:div w:id="296569232">
          <w:marLeft w:val="640"/>
          <w:marRight w:val="0"/>
          <w:marTop w:val="0"/>
          <w:marBottom w:val="0"/>
          <w:divBdr>
            <w:top w:val="none" w:sz="0" w:space="0" w:color="auto"/>
            <w:left w:val="none" w:sz="0" w:space="0" w:color="auto"/>
            <w:bottom w:val="none" w:sz="0" w:space="0" w:color="auto"/>
            <w:right w:val="none" w:sz="0" w:space="0" w:color="auto"/>
          </w:divBdr>
        </w:div>
        <w:div w:id="1162506595">
          <w:marLeft w:val="640"/>
          <w:marRight w:val="0"/>
          <w:marTop w:val="0"/>
          <w:marBottom w:val="0"/>
          <w:divBdr>
            <w:top w:val="none" w:sz="0" w:space="0" w:color="auto"/>
            <w:left w:val="none" w:sz="0" w:space="0" w:color="auto"/>
            <w:bottom w:val="none" w:sz="0" w:space="0" w:color="auto"/>
            <w:right w:val="none" w:sz="0" w:space="0" w:color="auto"/>
          </w:divBdr>
        </w:div>
        <w:div w:id="472018098">
          <w:marLeft w:val="640"/>
          <w:marRight w:val="0"/>
          <w:marTop w:val="0"/>
          <w:marBottom w:val="0"/>
          <w:divBdr>
            <w:top w:val="none" w:sz="0" w:space="0" w:color="auto"/>
            <w:left w:val="none" w:sz="0" w:space="0" w:color="auto"/>
            <w:bottom w:val="none" w:sz="0" w:space="0" w:color="auto"/>
            <w:right w:val="none" w:sz="0" w:space="0" w:color="auto"/>
          </w:divBdr>
        </w:div>
        <w:div w:id="281886422">
          <w:marLeft w:val="640"/>
          <w:marRight w:val="0"/>
          <w:marTop w:val="0"/>
          <w:marBottom w:val="0"/>
          <w:divBdr>
            <w:top w:val="none" w:sz="0" w:space="0" w:color="auto"/>
            <w:left w:val="none" w:sz="0" w:space="0" w:color="auto"/>
            <w:bottom w:val="none" w:sz="0" w:space="0" w:color="auto"/>
            <w:right w:val="none" w:sz="0" w:space="0" w:color="auto"/>
          </w:divBdr>
        </w:div>
        <w:div w:id="964582917">
          <w:marLeft w:val="640"/>
          <w:marRight w:val="0"/>
          <w:marTop w:val="0"/>
          <w:marBottom w:val="0"/>
          <w:divBdr>
            <w:top w:val="none" w:sz="0" w:space="0" w:color="auto"/>
            <w:left w:val="none" w:sz="0" w:space="0" w:color="auto"/>
            <w:bottom w:val="none" w:sz="0" w:space="0" w:color="auto"/>
            <w:right w:val="none" w:sz="0" w:space="0" w:color="auto"/>
          </w:divBdr>
        </w:div>
        <w:div w:id="122382730">
          <w:marLeft w:val="640"/>
          <w:marRight w:val="0"/>
          <w:marTop w:val="0"/>
          <w:marBottom w:val="0"/>
          <w:divBdr>
            <w:top w:val="none" w:sz="0" w:space="0" w:color="auto"/>
            <w:left w:val="none" w:sz="0" w:space="0" w:color="auto"/>
            <w:bottom w:val="none" w:sz="0" w:space="0" w:color="auto"/>
            <w:right w:val="none" w:sz="0" w:space="0" w:color="auto"/>
          </w:divBdr>
        </w:div>
        <w:div w:id="2134708335">
          <w:marLeft w:val="640"/>
          <w:marRight w:val="0"/>
          <w:marTop w:val="0"/>
          <w:marBottom w:val="0"/>
          <w:divBdr>
            <w:top w:val="none" w:sz="0" w:space="0" w:color="auto"/>
            <w:left w:val="none" w:sz="0" w:space="0" w:color="auto"/>
            <w:bottom w:val="none" w:sz="0" w:space="0" w:color="auto"/>
            <w:right w:val="none" w:sz="0" w:space="0" w:color="auto"/>
          </w:divBdr>
        </w:div>
        <w:div w:id="200435351">
          <w:marLeft w:val="640"/>
          <w:marRight w:val="0"/>
          <w:marTop w:val="0"/>
          <w:marBottom w:val="0"/>
          <w:divBdr>
            <w:top w:val="none" w:sz="0" w:space="0" w:color="auto"/>
            <w:left w:val="none" w:sz="0" w:space="0" w:color="auto"/>
            <w:bottom w:val="none" w:sz="0" w:space="0" w:color="auto"/>
            <w:right w:val="none" w:sz="0" w:space="0" w:color="auto"/>
          </w:divBdr>
        </w:div>
        <w:div w:id="1683386629">
          <w:marLeft w:val="640"/>
          <w:marRight w:val="0"/>
          <w:marTop w:val="0"/>
          <w:marBottom w:val="0"/>
          <w:divBdr>
            <w:top w:val="none" w:sz="0" w:space="0" w:color="auto"/>
            <w:left w:val="none" w:sz="0" w:space="0" w:color="auto"/>
            <w:bottom w:val="none" w:sz="0" w:space="0" w:color="auto"/>
            <w:right w:val="none" w:sz="0" w:space="0" w:color="auto"/>
          </w:divBdr>
        </w:div>
        <w:div w:id="10887055">
          <w:marLeft w:val="640"/>
          <w:marRight w:val="0"/>
          <w:marTop w:val="0"/>
          <w:marBottom w:val="0"/>
          <w:divBdr>
            <w:top w:val="none" w:sz="0" w:space="0" w:color="auto"/>
            <w:left w:val="none" w:sz="0" w:space="0" w:color="auto"/>
            <w:bottom w:val="none" w:sz="0" w:space="0" w:color="auto"/>
            <w:right w:val="none" w:sz="0" w:space="0" w:color="auto"/>
          </w:divBdr>
        </w:div>
        <w:div w:id="966199930">
          <w:marLeft w:val="640"/>
          <w:marRight w:val="0"/>
          <w:marTop w:val="0"/>
          <w:marBottom w:val="0"/>
          <w:divBdr>
            <w:top w:val="none" w:sz="0" w:space="0" w:color="auto"/>
            <w:left w:val="none" w:sz="0" w:space="0" w:color="auto"/>
            <w:bottom w:val="none" w:sz="0" w:space="0" w:color="auto"/>
            <w:right w:val="none" w:sz="0" w:space="0" w:color="auto"/>
          </w:divBdr>
        </w:div>
        <w:div w:id="1914729522">
          <w:marLeft w:val="640"/>
          <w:marRight w:val="0"/>
          <w:marTop w:val="0"/>
          <w:marBottom w:val="0"/>
          <w:divBdr>
            <w:top w:val="none" w:sz="0" w:space="0" w:color="auto"/>
            <w:left w:val="none" w:sz="0" w:space="0" w:color="auto"/>
            <w:bottom w:val="none" w:sz="0" w:space="0" w:color="auto"/>
            <w:right w:val="none" w:sz="0" w:space="0" w:color="auto"/>
          </w:divBdr>
        </w:div>
        <w:div w:id="1425146477">
          <w:marLeft w:val="640"/>
          <w:marRight w:val="0"/>
          <w:marTop w:val="0"/>
          <w:marBottom w:val="0"/>
          <w:divBdr>
            <w:top w:val="none" w:sz="0" w:space="0" w:color="auto"/>
            <w:left w:val="none" w:sz="0" w:space="0" w:color="auto"/>
            <w:bottom w:val="none" w:sz="0" w:space="0" w:color="auto"/>
            <w:right w:val="none" w:sz="0" w:space="0" w:color="auto"/>
          </w:divBdr>
        </w:div>
        <w:div w:id="88820466">
          <w:marLeft w:val="640"/>
          <w:marRight w:val="0"/>
          <w:marTop w:val="0"/>
          <w:marBottom w:val="0"/>
          <w:divBdr>
            <w:top w:val="none" w:sz="0" w:space="0" w:color="auto"/>
            <w:left w:val="none" w:sz="0" w:space="0" w:color="auto"/>
            <w:bottom w:val="none" w:sz="0" w:space="0" w:color="auto"/>
            <w:right w:val="none" w:sz="0" w:space="0" w:color="auto"/>
          </w:divBdr>
        </w:div>
        <w:div w:id="1197504152">
          <w:marLeft w:val="640"/>
          <w:marRight w:val="0"/>
          <w:marTop w:val="0"/>
          <w:marBottom w:val="0"/>
          <w:divBdr>
            <w:top w:val="none" w:sz="0" w:space="0" w:color="auto"/>
            <w:left w:val="none" w:sz="0" w:space="0" w:color="auto"/>
            <w:bottom w:val="none" w:sz="0" w:space="0" w:color="auto"/>
            <w:right w:val="none" w:sz="0" w:space="0" w:color="auto"/>
          </w:divBdr>
        </w:div>
        <w:div w:id="1458178807">
          <w:marLeft w:val="640"/>
          <w:marRight w:val="0"/>
          <w:marTop w:val="0"/>
          <w:marBottom w:val="0"/>
          <w:divBdr>
            <w:top w:val="none" w:sz="0" w:space="0" w:color="auto"/>
            <w:left w:val="none" w:sz="0" w:space="0" w:color="auto"/>
            <w:bottom w:val="none" w:sz="0" w:space="0" w:color="auto"/>
            <w:right w:val="none" w:sz="0" w:space="0" w:color="auto"/>
          </w:divBdr>
        </w:div>
        <w:div w:id="789400567">
          <w:marLeft w:val="640"/>
          <w:marRight w:val="0"/>
          <w:marTop w:val="0"/>
          <w:marBottom w:val="0"/>
          <w:divBdr>
            <w:top w:val="none" w:sz="0" w:space="0" w:color="auto"/>
            <w:left w:val="none" w:sz="0" w:space="0" w:color="auto"/>
            <w:bottom w:val="none" w:sz="0" w:space="0" w:color="auto"/>
            <w:right w:val="none" w:sz="0" w:space="0" w:color="auto"/>
          </w:divBdr>
        </w:div>
        <w:div w:id="1629585164">
          <w:marLeft w:val="640"/>
          <w:marRight w:val="0"/>
          <w:marTop w:val="0"/>
          <w:marBottom w:val="0"/>
          <w:divBdr>
            <w:top w:val="none" w:sz="0" w:space="0" w:color="auto"/>
            <w:left w:val="none" w:sz="0" w:space="0" w:color="auto"/>
            <w:bottom w:val="none" w:sz="0" w:space="0" w:color="auto"/>
            <w:right w:val="none" w:sz="0" w:space="0" w:color="auto"/>
          </w:divBdr>
        </w:div>
        <w:div w:id="769861852">
          <w:marLeft w:val="640"/>
          <w:marRight w:val="0"/>
          <w:marTop w:val="0"/>
          <w:marBottom w:val="0"/>
          <w:divBdr>
            <w:top w:val="none" w:sz="0" w:space="0" w:color="auto"/>
            <w:left w:val="none" w:sz="0" w:space="0" w:color="auto"/>
            <w:bottom w:val="none" w:sz="0" w:space="0" w:color="auto"/>
            <w:right w:val="none" w:sz="0" w:space="0" w:color="auto"/>
          </w:divBdr>
        </w:div>
        <w:div w:id="178323768">
          <w:marLeft w:val="640"/>
          <w:marRight w:val="0"/>
          <w:marTop w:val="0"/>
          <w:marBottom w:val="0"/>
          <w:divBdr>
            <w:top w:val="none" w:sz="0" w:space="0" w:color="auto"/>
            <w:left w:val="none" w:sz="0" w:space="0" w:color="auto"/>
            <w:bottom w:val="none" w:sz="0" w:space="0" w:color="auto"/>
            <w:right w:val="none" w:sz="0" w:space="0" w:color="auto"/>
          </w:divBdr>
        </w:div>
        <w:div w:id="1355111558">
          <w:marLeft w:val="640"/>
          <w:marRight w:val="0"/>
          <w:marTop w:val="0"/>
          <w:marBottom w:val="0"/>
          <w:divBdr>
            <w:top w:val="none" w:sz="0" w:space="0" w:color="auto"/>
            <w:left w:val="none" w:sz="0" w:space="0" w:color="auto"/>
            <w:bottom w:val="none" w:sz="0" w:space="0" w:color="auto"/>
            <w:right w:val="none" w:sz="0" w:space="0" w:color="auto"/>
          </w:divBdr>
        </w:div>
        <w:div w:id="513224451">
          <w:marLeft w:val="640"/>
          <w:marRight w:val="0"/>
          <w:marTop w:val="0"/>
          <w:marBottom w:val="0"/>
          <w:divBdr>
            <w:top w:val="none" w:sz="0" w:space="0" w:color="auto"/>
            <w:left w:val="none" w:sz="0" w:space="0" w:color="auto"/>
            <w:bottom w:val="none" w:sz="0" w:space="0" w:color="auto"/>
            <w:right w:val="none" w:sz="0" w:space="0" w:color="auto"/>
          </w:divBdr>
        </w:div>
        <w:div w:id="616912286">
          <w:marLeft w:val="640"/>
          <w:marRight w:val="0"/>
          <w:marTop w:val="0"/>
          <w:marBottom w:val="0"/>
          <w:divBdr>
            <w:top w:val="none" w:sz="0" w:space="0" w:color="auto"/>
            <w:left w:val="none" w:sz="0" w:space="0" w:color="auto"/>
            <w:bottom w:val="none" w:sz="0" w:space="0" w:color="auto"/>
            <w:right w:val="none" w:sz="0" w:space="0" w:color="auto"/>
          </w:divBdr>
        </w:div>
        <w:div w:id="649402434">
          <w:marLeft w:val="640"/>
          <w:marRight w:val="0"/>
          <w:marTop w:val="0"/>
          <w:marBottom w:val="0"/>
          <w:divBdr>
            <w:top w:val="none" w:sz="0" w:space="0" w:color="auto"/>
            <w:left w:val="none" w:sz="0" w:space="0" w:color="auto"/>
            <w:bottom w:val="none" w:sz="0" w:space="0" w:color="auto"/>
            <w:right w:val="none" w:sz="0" w:space="0" w:color="auto"/>
          </w:divBdr>
        </w:div>
        <w:div w:id="644090311">
          <w:marLeft w:val="640"/>
          <w:marRight w:val="0"/>
          <w:marTop w:val="0"/>
          <w:marBottom w:val="0"/>
          <w:divBdr>
            <w:top w:val="none" w:sz="0" w:space="0" w:color="auto"/>
            <w:left w:val="none" w:sz="0" w:space="0" w:color="auto"/>
            <w:bottom w:val="none" w:sz="0" w:space="0" w:color="auto"/>
            <w:right w:val="none" w:sz="0" w:space="0" w:color="auto"/>
          </w:divBdr>
        </w:div>
        <w:div w:id="676883084">
          <w:marLeft w:val="640"/>
          <w:marRight w:val="0"/>
          <w:marTop w:val="0"/>
          <w:marBottom w:val="0"/>
          <w:divBdr>
            <w:top w:val="none" w:sz="0" w:space="0" w:color="auto"/>
            <w:left w:val="none" w:sz="0" w:space="0" w:color="auto"/>
            <w:bottom w:val="none" w:sz="0" w:space="0" w:color="auto"/>
            <w:right w:val="none" w:sz="0" w:space="0" w:color="auto"/>
          </w:divBdr>
        </w:div>
        <w:div w:id="788744345">
          <w:marLeft w:val="640"/>
          <w:marRight w:val="0"/>
          <w:marTop w:val="0"/>
          <w:marBottom w:val="0"/>
          <w:divBdr>
            <w:top w:val="none" w:sz="0" w:space="0" w:color="auto"/>
            <w:left w:val="none" w:sz="0" w:space="0" w:color="auto"/>
            <w:bottom w:val="none" w:sz="0" w:space="0" w:color="auto"/>
            <w:right w:val="none" w:sz="0" w:space="0" w:color="auto"/>
          </w:divBdr>
        </w:div>
        <w:div w:id="1170681496">
          <w:marLeft w:val="640"/>
          <w:marRight w:val="0"/>
          <w:marTop w:val="0"/>
          <w:marBottom w:val="0"/>
          <w:divBdr>
            <w:top w:val="none" w:sz="0" w:space="0" w:color="auto"/>
            <w:left w:val="none" w:sz="0" w:space="0" w:color="auto"/>
            <w:bottom w:val="none" w:sz="0" w:space="0" w:color="auto"/>
            <w:right w:val="none" w:sz="0" w:space="0" w:color="auto"/>
          </w:divBdr>
        </w:div>
        <w:div w:id="168715478">
          <w:marLeft w:val="640"/>
          <w:marRight w:val="0"/>
          <w:marTop w:val="0"/>
          <w:marBottom w:val="0"/>
          <w:divBdr>
            <w:top w:val="none" w:sz="0" w:space="0" w:color="auto"/>
            <w:left w:val="none" w:sz="0" w:space="0" w:color="auto"/>
            <w:bottom w:val="none" w:sz="0" w:space="0" w:color="auto"/>
            <w:right w:val="none" w:sz="0" w:space="0" w:color="auto"/>
          </w:divBdr>
        </w:div>
        <w:div w:id="398408993">
          <w:marLeft w:val="640"/>
          <w:marRight w:val="0"/>
          <w:marTop w:val="0"/>
          <w:marBottom w:val="0"/>
          <w:divBdr>
            <w:top w:val="none" w:sz="0" w:space="0" w:color="auto"/>
            <w:left w:val="none" w:sz="0" w:space="0" w:color="auto"/>
            <w:bottom w:val="none" w:sz="0" w:space="0" w:color="auto"/>
            <w:right w:val="none" w:sz="0" w:space="0" w:color="auto"/>
          </w:divBdr>
        </w:div>
        <w:div w:id="1150250189">
          <w:marLeft w:val="640"/>
          <w:marRight w:val="0"/>
          <w:marTop w:val="0"/>
          <w:marBottom w:val="0"/>
          <w:divBdr>
            <w:top w:val="none" w:sz="0" w:space="0" w:color="auto"/>
            <w:left w:val="none" w:sz="0" w:space="0" w:color="auto"/>
            <w:bottom w:val="none" w:sz="0" w:space="0" w:color="auto"/>
            <w:right w:val="none" w:sz="0" w:space="0" w:color="auto"/>
          </w:divBdr>
        </w:div>
        <w:div w:id="381179998">
          <w:marLeft w:val="640"/>
          <w:marRight w:val="0"/>
          <w:marTop w:val="0"/>
          <w:marBottom w:val="0"/>
          <w:divBdr>
            <w:top w:val="none" w:sz="0" w:space="0" w:color="auto"/>
            <w:left w:val="none" w:sz="0" w:space="0" w:color="auto"/>
            <w:bottom w:val="none" w:sz="0" w:space="0" w:color="auto"/>
            <w:right w:val="none" w:sz="0" w:space="0" w:color="auto"/>
          </w:divBdr>
        </w:div>
        <w:div w:id="902836576">
          <w:marLeft w:val="640"/>
          <w:marRight w:val="0"/>
          <w:marTop w:val="0"/>
          <w:marBottom w:val="0"/>
          <w:divBdr>
            <w:top w:val="none" w:sz="0" w:space="0" w:color="auto"/>
            <w:left w:val="none" w:sz="0" w:space="0" w:color="auto"/>
            <w:bottom w:val="none" w:sz="0" w:space="0" w:color="auto"/>
            <w:right w:val="none" w:sz="0" w:space="0" w:color="auto"/>
          </w:divBdr>
        </w:div>
        <w:div w:id="1012532831">
          <w:marLeft w:val="640"/>
          <w:marRight w:val="0"/>
          <w:marTop w:val="0"/>
          <w:marBottom w:val="0"/>
          <w:divBdr>
            <w:top w:val="none" w:sz="0" w:space="0" w:color="auto"/>
            <w:left w:val="none" w:sz="0" w:space="0" w:color="auto"/>
            <w:bottom w:val="none" w:sz="0" w:space="0" w:color="auto"/>
            <w:right w:val="none" w:sz="0" w:space="0" w:color="auto"/>
          </w:divBdr>
        </w:div>
        <w:div w:id="1995328445">
          <w:marLeft w:val="640"/>
          <w:marRight w:val="0"/>
          <w:marTop w:val="0"/>
          <w:marBottom w:val="0"/>
          <w:divBdr>
            <w:top w:val="none" w:sz="0" w:space="0" w:color="auto"/>
            <w:left w:val="none" w:sz="0" w:space="0" w:color="auto"/>
            <w:bottom w:val="none" w:sz="0" w:space="0" w:color="auto"/>
            <w:right w:val="none" w:sz="0" w:space="0" w:color="auto"/>
          </w:divBdr>
        </w:div>
        <w:div w:id="754284139">
          <w:marLeft w:val="640"/>
          <w:marRight w:val="0"/>
          <w:marTop w:val="0"/>
          <w:marBottom w:val="0"/>
          <w:divBdr>
            <w:top w:val="none" w:sz="0" w:space="0" w:color="auto"/>
            <w:left w:val="none" w:sz="0" w:space="0" w:color="auto"/>
            <w:bottom w:val="none" w:sz="0" w:space="0" w:color="auto"/>
            <w:right w:val="none" w:sz="0" w:space="0" w:color="auto"/>
          </w:divBdr>
        </w:div>
        <w:div w:id="231233048">
          <w:marLeft w:val="640"/>
          <w:marRight w:val="0"/>
          <w:marTop w:val="0"/>
          <w:marBottom w:val="0"/>
          <w:divBdr>
            <w:top w:val="none" w:sz="0" w:space="0" w:color="auto"/>
            <w:left w:val="none" w:sz="0" w:space="0" w:color="auto"/>
            <w:bottom w:val="none" w:sz="0" w:space="0" w:color="auto"/>
            <w:right w:val="none" w:sz="0" w:space="0" w:color="auto"/>
          </w:divBdr>
        </w:div>
        <w:div w:id="1953126477">
          <w:marLeft w:val="640"/>
          <w:marRight w:val="0"/>
          <w:marTop w:val="0"/>
          <w:marBottom w:val="0"/>
          <w:divBdr>
            <w:top w:val="none" w:sz="0" w:space="0" w:color="auto"/>
            <w:left w:val="none" w:sz="0" w:space="0" w:color="auto"/>
            <w:bottom w:val="none" w:sz="0" w:space="0" w:color="auto"/>
            <w:right w:val="none" w:sz="0" w:space="0" w:color="auto"/>
          </w:divBdr>
        </w:div>
        <w:div w:id="342830473">
          <w:marLeft w:val="640"/>
          <w:marRight w:val="0"/>
          <w:marTop w:val="0"/>
          <w:marBottom w:val="0"/>
          <w:divBdr>
            <w:top w:val="none" w:sz="0" w:space="0" w:color="auto"/>
            <w:left w:val="none" w:sz="0" w:space="0" w:color="auto"/>
            <w:bottom w:val="none" w:sz="0" w:space="0" w:color="auto"/>
            <w:right w:val="none" w:sz="0" w:space="0" w:color="auto"/>
          </w:divBdr>
        </w:div>
        <w:div w:id="1974142100">
          <w:marLeft w:val="640"/>
          <w:marRight w:val="0"/>
          <w:marTop w:val="0"/>
          <w:marBottom w:val="0"/>
          <w:divBdr>
            <w:top w:val="none" w:sz="0" w:space="0" w:color="auto"/>
            <w:left w:val="none" w:sz="0" w:space="0" w:color="auto"/>
            <w:bottom w:val="none" w:sz="0" w:space="0" w:color="auto"/>
            <w:right w:val="none" w:sz="0" w:space="0" w:color="auto"/>
          </w:divBdr>
        </w:div>
        <w:div w:id="568465591">
          <w:marLeft w:val="640"/>
          <w:marRight w:val="0"/>
          <w:marTop w:val="0"/>
          <w:marBottom w:val="0"/>
          <w:divBdr>
            <w:top w:val="none" w:sz="0" w:space="0" w:color="auto"/>
            <w:left w:val="none" w:sz="0" w:space="0" w:color="auto"/>
            <w:bottom w:val="none" w:sz="0" w:space="0" w:color="auto"/>
            <w:right w:val="none" w:sz="0" w:space="0" w:color="auto"/>
          </w:divBdr>
        </w:div>
        <w:div w:id="934288318">
          <w:marLeft w:val="640"/>
          <w:marRight w:val="0"/>
          <w:marTop w:val="0"/>
          <w:marBottom w:val="0"/>
          <w:divBdr>
            <w:top w:val="none" w:sz="0" w:space="0" w:color="auto"/>
            <w:left w:val="none" w:sz="0" w:space="0" w:color="auto"/>
            <w:bottom w:val="none" w:sz="0" w:space="0" w:color="auto"/>
            <w:right w:val="none" w:sz="0" w:space="0" w:color="auto"/>
          </w:divBdr>
        </w:div>
        <w:div w:id="1316493704">
          <w:marLeft w:val="640"/>
          <w:marRight w:val="0"/>
          <w:marTop w:val="0"/>
          <w:marBottom w:val="0"/>
          <w:divBdr>
            <w:top w:val="none" w:sz="0" w:space="0" w:color="auto"/>
            <w:left w:val="none" w:sz="0" w:space="0" w:color="auto"/>
            <w:bottom w:val="none" w:sz="0" w:space="0" w:color="auto"/>
            <w:right w:val="none" w:sz="0" w:space="0" w:color="auto"/>
          </w:divBdr>
        </w:div>
        <w:div w:id="111829485">
          <w:marLeft w:val="640"/>
          <w:marRight w:val="0"/>
          <w:marTop w:val="0"/>
          <w:marBottom w:val="0"/>
          <w:divBdr>
            <w:top w:val="none" w:sz="0" w:space="0" w:color="auto"/>
            <w:left w:val="none" w:sz="0" w:space="0" w:color="auto"/>
            <w:bottom w:val="none" w:sz="0" w:space="0" w:color="auto"/>
            <w:right w:val="none" w:sz="0" w:space="0" w:color="auto"/>
          </w:divBdr>
        </w:div>
        <w:div w:id="1795562317">
          <w:marLeft w:val="640"/>
          <w:marRight w:val="0"/>
          <w:marTop w:val="0"/>
          <w:marBottom w:val="0"/>
          <w:divBdr>
            <w:top w:val="none" w:sz="0" w:space="0" w:color="auto"/>
            <w:left w:val="none" w:sz="0" w:space="0" w:color="auto"/>
            <w:bottom w:val="none" w:sz="0" w:space="0" w:color="auto"/>
            <w:right w:val="none" w:sz="0" w:space="0" w:color="auto"/>
          </w:divBdr>
        </w:div>
        <w:div w:id="1537960480">
          <w:marLeft w:val="640"/>
          <w:marRight w:val="0"/>
          <w:marTop w:val="0"/>
          <w:marBottom w:val="0"/>
          <w:divBdr>
            <w:top w:val="none" w:sz="0" w:space="0" w:color="auto"/>
            <w:left w:val="none" w:sz="0" w:space="0" w:color="auto"/>
            <w:bottom w:val="none" w:sz="0" w:space="0" w:color="auto"/>
            <w:right w:val="none" w:sz="0" w:space="0" w:color="auto"/>
          </w:divBdr>
        </w:div>
        <w:div w:id="1920869962">
          <w:marLeft w:val="640"/>
          <w:marRight w:val="0"/>
          <w:marTop w:val="0"/>
          <w:marBottom w:val="0"/>
          <w:divBdr>
            <w:top w:val="none" w:sz="0" w:space="0" w:color="auto"/>
            <w:left w:val="none" w:sz="0" w:space="0" w:color="auto"/>
            <w:bottom w:val="none" w:sz="0" w:space="0" w:color="auto"/>
            <w:right w:val="none" w:sz="0" w:space="0" w:color="auto"/>
          </w:divBdr>
        </w:div>
        <w:div w:id="1876917776">
          <w:marLeft w:val="640"/>
          <w:marRight w:val="0"/>
          <w:marTop w:val="0"/>
          <w:marBottom w:val="0"/>
          <w:divBdr>
            <w:top w:val="none" w:sz="0" w:space="0" w:color="auto"/>
            <w:left w:val="none" w:sz="0" w:space="0" w:color="auto"/>
            <w:bottom w:val="none" w:sz="0" w:space="0" w:color="auto"/>
            <w:right w:val="none" w:sz="0" w:space="0" w:color="auto"/>
          </w:divBdr>
        </w:div>
        <w:div w:id="1343897175">
          <w:marLeft w:val="640"/>
          <w:marRight w:val="0"/>
          <w:marTop w:val="0"/>
          <w:marBottom w:val="0"/>
          <w:divBdr>
            <w:top w:val="none" w:sz="0" w:space="0" w:color="auto"/>
            <w:left w:val="none" w:sz="0" w:space="0" w:color="auto"/>
            <w:bottom w:val="none" w:sz="0" w:space="0" w:color="auto"/>
            <w:right w:val="none" w:sz="0" w:space="0" w:color="auto"/>
          </w:divBdr>
        </w:div>
        <w:div w:id="761729489">
          <w:marLeft w:val="640"/>
          <w:marRight w:val="0"/>
          <w:marTop w:val="0"/>
          <w:marBottom w:val="0"/>
          <w:divBdr>
            <w:top w:val="none" w:sz="0" w:space="0" w:color="auto"/>
            <w:left w:val="none" w:sz="0" w:space="0" w:color="auto"/>
            <w:bottom w:val="none" w:sz="0" w:space="0" w:color="auto"/>
            <w:right w:val="none" w:sz="0" w:space="0" w:color="auto"/>
          </w:divBdr>
        </w:div>
        <w:div w:id="292908977">
          <w:marLeft w:val="640"/>
          <w:marRight w:val="0"/>
          <w:marTop w:val="0"/>
          <w:marBottom w:val="0"/>
          <w:divBdr>
            <w:top w:val="none" w:sz="0" w:space="0" w:color="auto"/>
            <w:left w:val="none" w:sz="0" w:space="0" w:color="auto"/>
            <w:bottom w:val="none" w:sz="0" w:space="0" w:color="auto"/>
            <w:right w:val="none" w:sz="0" w:space="0" w:color="auto"/>
          </w:divBdr>
        </w:div>
        <w:div w:id="1940943187">
          <w:marLeft w:val="640"/>
          <w:marRight w:val="0"/>
          <w:marTop w:val="0"/>
          <w:marBottom w:val="0"/>
          <w:divBdr>
            <w:top w:val="none" w:sz="0" w:space="0" w:color="auto"/>
            <w:left w:val="none" w:sz="0" w:space="0" w:color="auto"/>
            <w:bottom w:val="none" w:sz="0" w:space="0" w:color="auto"/>
            <w:right w:val="none" w:sz="0" w:space="0" w:color="auto"/>
          </w:divBdr>
        </w:div>
        <w:div w:id="424038928">
          <w:marLeft w:val="640"/>
          <w:marRight w:val="0"/>
          <w:marTop w:val="0"/>
          <w:marBottom w:val="0"/>
          <w:divBdr>
            <w:top w:val="none" w:sz="0" w:space="0" w:color="auto"/>
            <w:left w:val="none" w:sz="0" w:space="0" w:color="auto"/>
            <w:bottom w:val="none" w:sz="0" w:space="0" w:color="auto"/>
            <w:right w:val="none" w:sz="0" w:space="0" w:color="auto"/>
          </w:divBdr>
        </w:div>
        <w:div w:id="1606385584">
          <w:marLeft w:val="640"/>
          <w:marRight w:val="0"/>
          <w:marTop w:val="0"/>
          <w:marBottom w:val="0"/>
          <w:divBdr>
            <w:top w:val="none" w:sz="0" w:space="0" w:color="auto"/>
            <w:left w:val="none" w:sz="0" w:space="0" w:color="auto"/>
            <w:bottom w:val="none" w:sz="0" w:space="0" w:color="auto"/>
            <w:right w:val="none" w:sz="0" w:space="0" w:color="auto"/>
          </w:divBdr>
        </w:div>
        <w:div w:id="558631028">
          <w:marLeft w:val="640"/>
          <w:marRight w:val="0"/>
          <w:marTop w:val="0"/>
          <w:marBottom w:val="0"/>
          <w:divBdr>
            <w:top w:val="none" w:sz="0" w:space="0" w:color="auto"/>
            <w:left w:val="none" w:sz="0" w:space="0" w:color="auto"/>
            <w:bottom w:val="none" w:sz="0" w:space="0" w:color="auto"/>
            <w:right w:val="none" w:sz="0" w:space="0" w:color="auto"/>
          </w:divBdr>
        </w:div>
        <w:div w:id="1372193091">
          <w:marLeft w:val="640"/>
          <w:marRight w:val="0"/>
          <w:marTop w:val="0"/>
          <w:marBottom w:val="0"/>
          <w:divBdr>
            <w:top w:val="none" w:sz="0" w:space="0" w:color="auto"/>
            <w:left w:val="none" w:sz="0" w:space="0" w:color="auto"/>
            <w:bottom w:val="none" w:sz="0" w:space="0" w:color="auto"/>
            <w:right w:val="none" w:sz="0" w:space="0" w:color="auto"/>
          </w:divBdr>
        </w:div>
        <w:div w:id="1817410298">
          <w:marLeft w:val="640"/>
          <w:marRight w:val="0"/>
          <w:marTop w:val="0"/>
          <w:marBottom w:val="0"/>
          <w:divBdr>
            <w:top w:val="none" w:sz="0" w:space="0" w:color="auto"/>
            <w:left w:val="none" w:sz="0" w:space="0" w:color="auto"/>
            <w:bottom w:val="none" w:sz="0" w:space="0" w:color="auto"/>
            <w:right w:val="none" w:sz="0" w:space="0" w:color="auto"/>
          </w:divBdr>
        </w:div>
        <w:div w:id="1872456949">
          <w:marLeft w:val="640"/>
          <w:marRight w:val="0"/>
          <w:marTop w:val="0"/>
          <w:marBottom w:val="0"/>
          <w:divBdr>
            <w:top w:val="none" w:sz="0" w:space="0" w:color="auto"/>
            <w:left w:val="none" w:sz="0" w:space="0" w:color="auto"/>
            <w:bottom w:val="none" w:sz="0" w:space="0" w:color="auto"/>
            <w:right w:val="none" w:sz="0" w:space="0" w:color="auto"/>
          </w:divBdr>
        </w:div>
        <w:div w:id="163053695">
          <w:marLeft w:val="640"/>
          <w:marRight w:val="0"/>
          <w:marTop w:val="0"/>
          <w:marBottom w:val="0"/>
          <w:divBdr>
            <w:top w:val="none" w:sz="0" w:space="0" w:color="auto"/>
            <w:left w:val="none" w:sz="0" w:space="0" w:color="auto"/>
            <w:bottom w:val="none" w:sz="0" w:space="0" w:color="auto"/>
            <w:right w:val="none" w:sz="0" w:space="0" w:color="auto"/>
          </w:divBdr>
        </w:div>
        <w:div w:id="15012408">
          <w:marLeft w:val="640"/>
          <w:marRight w:val="0"/>
          <w:marTop w:val="0"/>
          <w:marBottom w:val="0"/>
          <w:divBdr>
            <w:top w:val="none" w:sz="0" w:space="0" w:color="auto"/>
            <w:left w:val="none" w:sz="0" w:space="0" w:color="auto"/>
            <w:bottom w:val="none" w:sz="0" w:space="0" w:color="auto"/>
            <w:right w:val="none" w:sz="0" w:space="0" w:color="auto"/>
          </w:divBdr>
        </w:div>
        <w:div w:id="23868991">
          <w:marLeft w:val="640"/>
          <w:marRight w:val="0"/>
          <w:marTop w:val="0"/>
          <w:marBottom w:val="0"/>
          <w:divBdr>
            <w:top w:val="none" w:sz="0" w:space="0" w:color="auto"/>
            <w:left w:val="none" w:sz="0" w:space="0" w:color="auto"/>
            <w:bottom w:val="none" w:sz="0" w:space="0" w:color="auto"/>
            <w:right w:val="none" w:sz="0" w:space="0" w:color="auto"/>
          </w:divBdr>
        </w:div>
        <w:div w:id="731775199">
          <w:marLeft w:val="640"/>
          <w:marRight w:val="0"/>
          <w:marTop w:val="0"/>
          <w:marBottom w:val="0"/>
          <w:divBdr>
            <w:top w:val="none" w:sz="0" w:space="0" w:color="auto"/>
            <w:left w:val="none" w:sz="0" w:space="0" w:color="auto"/>
            <w:bottom w:val="none" w:sz="0" w:space="0" w:color="auto"/>
            <w:right w:val="none" w:sz="0" w:space="0" w:color="auto"/>
          </w:divBdr>
        </w:div>
        <w:div w:id="36468486">
          <w:marLeft w:val="640"/>
          <w:marRight w:val="0"/>
          <w:marTop w:val="0"/>
          <w:marBottom w:val="0"/>
          <w:divBdr>
            <w:top w:val="none" w:sz="0" w:space="0" w:color="auto"/>
            <w:left w:val="none" w:sz="0" w:space="0" w:color="auto"/>
            <w:bottom w:val="none" w:sz="0" w:space="0" w:color="auto"/>
            <w:right w:val="none" w:sz="0" w:space="0" w:color="auto"/>
          </w:divBdr>
        </w:div>
        <w:div w:id="1094013469">
          <w:marLeft w:val="640"/>
          <w:marRight w:val="0"/>
          <w:marTop w:val="0"/>
          <w:marBottom w:val="0"/>
          <w:divBdr>
            <w:top w:val="none" w:sz="0" w:space="0" w:color="auto"/>
            <w:left w:val="none" w:sz="0" w:space="0" w:color="auto"/>
            <w:bottom w:val="none" w:sz="0" w:space="0" w:color="auto"/>
            <w:right w:val="none" w:sz="0" w:space="0" w:color="auto"/>
          </w:divBdr>
        </w:div>
        <w:div w:id="844593818">
          <w:marLeft w:val="640"/>
          <w:marRight w:val="0"/>
          <w:marTop w:val="0"/>
          <w:marBottom w:val="0"/>
          <w:divBdr>
            <w:top w:val="none" w:sz="0" w:space="0" w:color="auto"/>
            <w:left w:val="none" w:sz="0" w:space="0" w:color="auto"/>
            <w:bottom w:val="none" w:sz="0" w:space="0" w:color="auto"/>
            <w:right w:val="none" w:sz="0" w:space="0" w:color="auto"/>
          </w:divBdr>
        </w:div>
        <w:div w:id="596641630">
          <w:marLeft w:val="640"/>
          <w:marRight w:val="0"/>
          <w:marTop w:val="0"/>
          <w:marBottom w:val="0"/>
          <w:divBdr>
            <w:top w:val="none" w:sz="0" w:space="0" w:color="auto"/>
            <w:left w:val="none" w:sz="0" w:space="0" w:color="auto"/>
            <w:bottom w:val="none" w:sz="0" w:space="0" w:color="auto"/>
            <w:right w:val="none" w:sz="0" w:space="0" w:color="auto"/>
          </w:divBdr>
        </w:div>
        <w:div w:id="797844859">
          <w:marLeft w:val="640"/>
          <w:marRight w:val="0"/>
          <w:marTop w:val="0"/>
          <w:marBottom w:val="0"/>
          <w:divBdr>
            <w:top w:val="none" w:sz="0" w:space="0" w:color="auto"/>
            <w:left w:val="none" w:sz="0" w:space="0" w:color="auto"/>
            <w:bottom w:val="none" w:sz="0" w:space="0" w:color="auto"/>
            <w:right w:val="none" w:sz="0" w:space="0" w:color="auto"/>
          </w:divBdr>
        </w:div>
        <w:div w:id="2144150123">
          <w:marLeft w:val="640"/>
          <w:marRight w:val="0"/>
          <w:marTop w:val="0"/>
          <w:marBottom w:val="0"/>
          <w:divBdr>
            <w:top w:val="none" w:sz="0" w:space="0" w:color="auto"/>
            <w:left w:val="none" w:sz="0" w:space="0" w:color="auto"/>
            <w:bottom w:val="none" w:sz="0" w:space="0" w:color="auto"/>
            <w:right w:val="none" w:sz="0" w:space="0" w:color="auto"/>
          </w:divBdr>
        </w:div>
        <w:div w:id="1724596401">
          <w:marLeft w:val="640"/>
          <w:marRight w:val="0"/>
          <w:marTop w:val="0"/>
          <w:marBottom w:val="0"/>
          <w:divBdr>
            <w:top w:val="none" w:sz="0" w:space="0" w:color="auto"/>
            <w:left w:val="none" w:sz="0" w:space="0" w:color="auto"/>
            <w:bottom w:val="none" w:sz="0" w:space="0" w:color="auto"/>
            <w:right w:val="none" w:sz="0" w:space="0" w:color="auto"/>
          </w:divBdr>
        </w:div>
        <w:div w:id="1798143212">
          <w:marLeft w:val="640"/>
          <w:marRight w:val="0"/>
          <w:marTop w:val="0"/>
          <w:marBottom w:val="0"/>
          <w:divBdr>
            <w:top w:val="none" w:sz="0" w:space="0" w:color="auto"/>
            <w:left w:val="none" w:sz="0" w:space="0" w:color="auto"/>
            <w:bottom w:val="none" w:sz="0" w:space="0" w:color="auto"/>
            <w:right w:val="none" w:sz="0" w:space="0" w:color="auto"/>
          </w:divBdr>
        </w:div>
        <w:div w:id="338778315">
          <w:marLeft w:val="640"/>
          <w:marRight w:val="0"/>
          <w:marTop w:val="0"/>
          <w:marBottom w:val="0"/>
          <w:divBdr>
            <w:top w:val="none" w:sz="0" w:space="0" w:color="auto"/>
            <w:left w:val="none" w:sz="0" w:space="0" w:color="auto"/>
            <w:bottom w:val="none" w:sz="0" w:space="0" w:color="auto"/>
            <w:right w:val="none" w:sz="0" w:space="0" w:color="auto"/>
          </w:divBdr>
        </w:div>
        <w:div w:id="147484264">
          <w:marLeft w:val="640"/>
          <w:marRight w:val="0"/>
          <w:marTop w:val="0"/>
          <w:marBottom w:val="0"/>
          <w:divBdr>
            <w:top w:val="none" w:sz="0" w:space="0" w:color="auto"/>
            <w:left w:val="none" w:sz="0" w:space="0" w:color="auto"/>
            <w:bottom w:val="none" w:sz="0" w:space="0" w:color="auto"/>
            <w:right w:val="none" w:sz="0" w:space="0" w:color="auto"/>
          </w:divBdr>
        </w:div>
        <w:div w:id="930358984">
          <w:marLeft w:val="640"/>
          <w:marRight w:val="0"/>
          <w:marTop w:val="0"/>
          <w:marBottom w:val="0"/>
          <w:divBdr>
            <w:top w:val="none" w:sz="0" w:space="0" w:color="auto"/>
            <w:left w:val="none" w:sz="0" w:space="0" w:color="auto"/>
            <w:bottom w:val="none" w:sz="0" w:space="0" w:color="auto"/>
            <w:right w:val="none" w:sz="0" w:space="0" w:color="auto"/>
          </w:divBdr>
        </w:div>
        <w:div w:id="1498694087">
          <w:marLeft w:val="640"/>
          <w:marRight w:val="0"/>
          <w:marTop w:val="0"/>
          <w:marBottom w:val="0"/>
          <w:divBdr>
            <w:top w:val="none" w:sz="0" w:space="0" w:color="auto"/>
            <w:left w:val="none" w:sz="0" w:space="0" w:color="auto"/>
            <w:bottom w:val="none" w:sz="0" w:space="0" w:color="auto"/>
            <w:right w:val="none" w:sz="0" w:space="0" w:color="auto"/>
          </w:divBdr>
        </w:div>
        <w:div w:id="388382920">
          <w:marLeft w:val="640"/>
          <w:marRight w:val="0"/>
          <w:marTop w:val="0"/>
          <w:marBottom w:val="0"/>
          <w:divBdr>
            <w:top w:val="none" w:sz="0" w:space="0" w:color="auto"/>
            <w:left w:val="none" w:sz="0" w:space="0" w:color="auto"/>
            <w:bottom w:val="none" w:sz="0" w:space="0" w:color="auto"/>
            <w:right w:val="none" w:sz="0" w:space="0" w:color="auto"/>
          </w:divBdr>
        </w:div>
        <w:div w:id="1117213915">
          <w:marLeft w:val="640"/>
          <w:marRight w:val="0"/>
          <w:marTop w:val="0"/>
          <w:marBottom w:val="0"/>
          <w:divBdr>
            <w:top w:val="none" w:sz="0" w:space="0" w:color="auto"/>
            <w:left w:val="none" w:sz="0" w:space="0" w:color="auto"/>
            <w:bottom w:val="none" w:sz="0" w:space="0" w:color="auto"/>
            <w:right w:val="none" w:sz="0" w:space="0" w:color="auto"/>
          </w:divBdr>
        </w:div>
        <w:div w:id="1990204092">
          <w:marLeft w:val="640"/>
          <w:marRight w:val="0"/>
          <w:marTop w:val="0"/>
          <w:marBottom w:val="0"/>
          <w:divBdr>
            <w:top w:val="none" w:sz="0" w:space="0" w:color="auto"/>
            <w:left w:val="none" w:sz="0" w:space="0" w:color="auto"/>
            <w:bottom w:val="none" w:sz="0" w:space="0" w:color="auto"/>
            <w:right w:val="none" w:sz="0" w:space="0" w:color="auto"/>
          </w:divBdr>
        </w:div>
        <w:div w:id="1074931394">
          <w:marLeft w:val="640"/>
          <w:marRight w:val="0"/>
          <w:marTop w:val="0"/>
          <w:marBottom w:val="0"/>
          <w:divBdr>
            <w:top w:val="none" w:sz="0" w:space="0" w:color="auto"/>
            <w:left w:val="none" w:sz="0" w:space="0" w:color="auto"/>
            <w:bottom w:val="none" w:sz="0" w:space="0" w:color="auto"/>
            <w:right w:val="none" w:sz="0" w:space="0" w:color="auto"/>
          </w:divBdr>
        </w:div>
        <w:div w:id="2099789584">
          <w:marLeft w:val="640"/>
          <w:marRight w:val="0"/>
          <w:marTop w:val="0"/>
          <w:marBottom w:val="0"/>
          <w:divBdr>
            <w:top w:val="none" w:sz="0" w:space="0" w:color="auto"/>
            <w:left w:val="none" w:sz="0" w:space="0" w:color="auto"/>
            <w:bottom w:val="none" w:sz="0" w:space="0" w:color="auto"/>
            <w:right w:val="none" w:sz="0" w:space="0" w:color="auto"/>
          </w:divBdr>
        </w:div>
        <w:div w:id="1612130742">
          <w:marLeft w:val="640"/>
          <w:marRight w:val="0"/>
          <w:marTop w:val="0"/>
          <w:marBottom w:val="0"/>
          <w:divBdr>
            <w:top w:val="none" w:sz="0" w:space="0" w:color="auto"/>
            <w:left w:val="none" w:sz="0" w:space="0" w:color="auto"/>
            <w:bottom w:val="none" w:sz="0" w:space="0" w:color="auto"/>
            <w:right w:val="none" w:sz="0" w:space="0" w:color="auto"/>
          </w:divBdr>
        </w:div>
        <w:div w:id="991299765">
          <w:marLeft w:val="640"/>
          <w:marRight w:val="0"/>
          <w:marTop w:val="0"/>
          <w:marBottom w:val="0"/>
          <w:divBdr>
            <w:top w:val="none" w:sz="0" w:space="0" w:color="auto"/>
            <w:left w:val="none" w:sz="0" w:space="0" w:color="auto"/>
            <w:bottom w:val="none" w:sz="0" w:space="0" w:color="auto"/>
            <w:right w:val="none" w:sz="0" w:space="0" w:color="auto"/>
          </w:divBdr>
        </w:div>
        <w:div w:id="89784787">
          <w:marLeft w:val="640"/>
          <w:marRight w:val="0"/>
          <w:marTop w:val="0"/>
          <w:marBottom w:val="0"/>
          <w:divBdr>
            <w:top w:val="none" w:sz="0" w:space="0" w:color="auto"/>
            <w:left w:val="none" w:sz="0" w:space="0" w:color="auto"/>
            <w:bottom w:val="none" w:sz="0" w:space="0" w:color="auto"/>
            <w:right w:val="none" w:sz="0" w:space="0" w:color="auto"/>
          </w:divBdr>
        </w:div>
        <w:div w:id="52237154">
          <w:marLeft w:val="640"/>
          <w:marRight w:val="0"/>
          <w:marTop w:val="0"/>
          <w:marBottom w:val="0"/>
          <w:divBdr>
            <w:top w:val="none" w:sz="0" w:space="0" w:color="auto"/>
            <w:left w:val="none" w:sz="0" w:space="0" w:color="auto"/>
            <w:bottom w:val="none" w:sz="0" w:space="0" w:color="auto"/>
            <w:right w:val="none" w:sz="0" w:space="0" w:color="auto"/>
          </w:divBdr>
        </w:div>
        <w:div w:id="725950812">
          <w:marLeft w:val="640"/>
          <w:marRight w:val="0"/>
          <w:marTop w:val="0"/>
          <w:marBottom w:val="0"/>
          <w:divBdr>
            <w:top w:val="none" w:sz="0" w:space="0" w:color="auto"/>
            <w:left w:val="none" w:sz="0" w:space="0" w:color="auto"/>
            <w:bottom w:val="none" w:sz="0" w:space="0" w:color="auto"/>
            <w:right w:val="none" w:sz="0" w:space="0" w:color="auto"/>
          </w:divBdr>
        </w:div>
        <w:div w:id="1702051837">
          <w:marLeft w:val="640"/>
          <w:marRight w:val="0"/>
          <w:marTop w:val="0"/>
          <w:marBottom w:val="0"/>
          <w:divBdr>
            <w:top w:val="none" w:sz="0" w:space="0" w:color="auto"/>
            <w:left w:val="none" w:sz="0" w:space="0" w:color="auto"/>
            <w:bottom w:val="none" w:sz="0" w:space="0" w:color="auto"/>
            <w:right w:val="none" w:sz="0" w:space="0" w:color="auto"/>
          </w:divBdr>
        </w:div>
        <w:div w:id="1598050786">
          <w:marLeft w:val="640"/>
          <w:marRight w:val="0"/>
          <w:marTop w:val="0"/>
          <w:marBottom w:val="0"/>
          <w:divBdr>
            <w:top w:val="none" w:sz="0" w:space="0" w:color="auto"/>
            <w:left w:val="none" w:sz="0" w:space="0" w:color="auto"/>
            <w:bottom w:val="none" w:sz="0" w:space="0" w:color="auto"/>
            <w:right w:val="none" w:sz="0" w:space="0" w:color="auto"/>
          </w:divBdr>
        </w:div>
        <w:div w:id="1582831275">
          <w:marLeft w:val="640"/>
          <w:marRight w:val="0"/>
          <w:marTop w:val="0"/>
          <w:marBottom w:val="0"/>
          <w:divBdr>
            <w:top w:val="none" w:sz="0" w:space="0" w:color="auto"/>
            <w:left w:val="none" w:sz="0" w:space="0" w:color="auto"/>
            <w:bottom w:val="none" w:sz="0" w:space="0" w:color="auto"/>
            <w:right w:val="none" w:sz="0" w:space="0" w:color="auto"/>
          </w:divBdr>
        </w:div>
        <w:div w:id="594745906">
          <w:marLeft w:val="640"/>
          <w:marRight w:val="0"/>
          <w:marTop w:val="0"/>
          <w:marBottom w:val="0"/>
          <w:divBdr>
            <w:top w:val="none" w:sz="0" w:space="0" w:color="auto"/>
            <w:left w:val="none" w:sz="0" w:space="0" w:color="auto"/>
            <w:bottom w:val="none" w:sz="0" w:space="0" w:color="auto"/>
            <w:right w:val="none" w:sz="0" w:space="0" w:color="auto"/>
          </w:divBdr>
        </w:div>
        <w:div w:id="1895726714">
          <w:marLeft w:val="640"/>
          <w:marRight w:val="0"/>
          <w:marTop w:val="0"/>
          <w:marBottom w:val="0"/>
          <w:divBdr>
            <w:top w:val="none" w:sz="0" w:space="0" w:color="auto"/>
            <w:left w:val="none" w:sz="0" w:space="0" w:color="auto"/>
            <w:bottom w:val="none" w:sz="0" w:space="0" w:color="auto"/>
            <w:right w:val="none" w:sz="0" w:space="0" w:color="auto"/>
          </w:divBdr>
        </w:div>
        <w:div w:id="943656352">
          <w:marLeft w:val="640"/>
          <w:marRight w:val="0"/>
          <w:marTop w:val="0"/>
          <w:marBottom w:val="0"/>
          <w:divBdr>
            <w:top w:val="none" w:sz="0" w:space="0" w:color="auto"/>
            <w:left w:val="none" w:sz="0" w:space="0" w:color="auto"/>
            <w:bottom w:val="none" w:sz="0" w:space="0" w:color="auto"/>
            <w:right w:val="none" w:sz="0" w:space="0" w:color="auto"/>
          </w:divBdr>
        </w:div>
        <w:div w:id="1084649737">
          <w:marLeft w:val="640"/>
          <w:marRight w:val="0"/>
          <w:marTop w:val="0"/>
          <w:marBottom w:val="0"/>
          <w:divBdr>
            <w:top w:val="none" w:sz="0" w:space="0" w:color="auto"/>
            <w:left w:val="none" w:sz="0" w:space="0" w:color="auto"/>
            <w:bottom w:val="none" w:sz="0" w:space="0" w:color="auto"/>
            <w:right w:val="none" w:sz="0" w:space="0" w:color="auto"/>
          </w:divBdr>
        </w:div>
        <w:div w:id="2133865914">
          <w:marLeft w:val="640"/>
          <w:marRight w:val="0"/>
          <w:marTop w:val="0"/>
          <w:marBottom w:val="0"/>
          <w:divBdr>
            <w:top w:val="none" w:sz="0" w:space="0" w:color="auto"/>
            <w:left w:val="none" w:sz="0" w:space="0" w:color="auto"/>
            <w:bottom w:val="none" w:sz="0" w:space="0" w:color="auto"/>
            <w:right w:val="none" w:sz="0" w:space="0" w:color="auto"/>
          </w:divBdr>
        </w:div>
        <w:div w:id="1142649406">
          <w:marLeft w:val="640"/>
          <w:marRight w:val="0"/>
          <w:marTop w:val="0"/>
          <w:marBottom w:val="0"/>
          <w:divBdr>
            <w:top w:val="none" w:sz="0" w:space="0" w:color="auto"/>
            <w:left w:val="none" w:sz="0" w:space="0" w:color="auto"/>
            <w:bottom w:val="none" w:sz="0" w:space="0" w:color="auto"/>
            <w:right w:val="none" w:sz="0" w:space="0" w:color="auto"/>
          </w:divBdr>
        </w:div>
        <w:div w:id="1784839063">
          <w:marLeft w:val="640"/>
          <w:marRight w:val="0"/>
          <w:marTop w:val="0"/>
          <w:marBottom w:val="0"/>
          <w:divBdr>
            <w:top w:val="none" w:sz="0" w:space="0" w:color="auto"/>
            <w:left w:val="none" w:sz="0" w:space="0" w:color="auto"/>
            <w:bottom w:val="none" w:sz="0" w:space="0" w:color="auto"/>
            <w:right w:val="none" w:sz="0" w:space="0" w:color="auto"/>
          </w:divBdr>
        </w:div>
        <w:div w:id="125860748">
          <w:marLeft w:val="640"/>
          <w:marRight w:val="0"/>
          <w:marTop w:val="0"/>
          <w:marBottom w:val="0"/>
          <w:divBdr>
            <w:top w:val="none" w:sz="0" w:space="0" w:color="auto"/>
            <w:left w:val="none" w:sz="0" w:space="0" w:color="auto"/>
            <w:bottom w:val="none" w:sz="0" w:space="0" w:color="auto"/>
            <w:right w:val="none" w:sz="0" w:space="0" w:color="auto"/>
          </w:divBdr>
        </w:div>
        <w:div w:id="1444153208">
          <w:marLeft w:val="640"/>
          <w:marRight w:val="0"/>
          <w:marTop w:val="0"/>
          <w:marBottom w:val="0"/>
          <w:divBdr>
            <w:top w:val="none" w:sz="0" w:space="0" w:color="auto"/>
            <w:left w:val="none" w:sz="0" w:space="0" w:color="auto"/>
            <w:bottom w:val="none" w:sz="0" w:space="0" w:color="auto"/>
            <w:right w:val="none" w:sz="0" w:space="0" w:color="auto"/>
          </w:divBdr>
        </w:div>
        <w:div w:id="157503855">
          <w:marLeft w:val="640"/>
          <w:marRight w:val="0"/>
          <w:marTop w:val="0"/>
          <w:marBottom w:val="0"/>
          <w:divBdr>
            <w:top w:val="none" w:sz="0" w:space="0" w:color="auto"/>
            <w:left w:val="none" w:sz="0" w:space="0" w:color="auto"/>
            <w:bottom w:val="none" w:sz="0" w:space="0" w:color="auto"/>
            <w:right w:val="none" w:sz="0" w:space="0" w:color="auto"/>
          </w:divBdr>
        </w:div>
        <w:div w:id="669219089">
          <w:marLeft w:val="640"/>
          <w:marRight w:val="0"/>
          <w:marTop w:val="0"/>
          <w:marBottom w:val="0"/>
          <w:divBdr>
            <w:top w:val="none" w:sz="0" w:space="0" w:color="auto"/>
            <w:left w:val="none" w:sz="0" w:space="0" w:color="auto"/>
            <w:bottom w:val="none" w:sz="0" w:space="0" w:color="auto"/>
            <w:right w:val="none" w:sz="0" w:space="0" w:color="auto"/>
          </w:divBdr>
        </w:div>
        <w:div w:id="1022131359">
          <w:marLeft w:val="640"/>
          <w:marRight w:val="0"/>
          <w:marTop w:val="0"/>
          <w:marBottom w:val="0"/>
          <w:divBdr>
            <w:top w:val="none" w:sz="0" w:space="0" w:color="auto"/>
            <w:left w:val="none" w:sz="0" w:space="0" w:color="auto"/>
            <w:bottom w:val="none" w:sz="0" w:space="0" w:color="auto"/>
            <w:right w:val="none" w:sz="0" w:space="0" w:color="auto"/>
          </w:divBdr>
        </w:div>
        <w:div w:id="6639701">
          <w:marLeft w:val="640"/>
          <w:marRight w:val="0"/>
          <w:marTop w:val="0"/>
          <w:marBottom w:val="0"/>
          <w:divBdr>
            <w:top w:val="none" w:sz="0" w:space="0" w:color="auto"/>
            <w:left w:val="none" w:sz="0" w:space="0" w:color="auto"/>
            <w:bottom w:val="none" w:sz="0" w:space="0" w:color="auto"/>
            <w:right w:val="none" w:sz="0" w:space="0" w:color="auto"/>
          </w:divBdr>
        </w:div>
        <w:div w:id="2036231137">
          <w:marLeft w:val="640"/>
          <w:marRight w:val="0"/>
          <w:marTop w:val="0"/>
          <w:marBottom w:val="0"/>
          <w:divBdr>
            <w:top w:val="none" w:sz="0" w:space="0" w:color="auto"/>
            <w:left w:val="none" w:sz="0" w:space="0" w:color="auto"/>
            <w:bottom w:val="none" w:sz="0" w:space="0" w:color="auto"/>
            <w:right w:val="none" w:sz="0" w:space="0" w:color="auto"/>
          </w:divBdr>
        </w:div>
        <w:div w:id="1038697059">
          <w:marLeft w:val="640"/>
          <w:marRight w:val="0"/>
          <w:marTop w:val="0"/>
          <w:marBottom w:val="0"/>
          <w:divBdr>
            <w:top w:val="none" w:sz="0" w:space="0" w:color="auto"/>
            <w:left w:val="none" w:sz="0" w:space="0" w:color="auto"/>
            <w:bottom w:val="none" w:sz="0" w:space="0" w:color="auto"/>
            <w:right w:val="none" w:sz="0" w:space="0" w:color="auto"/>
          </w:divBdr>
        </w:div>
        <w:div w:id="1932929455">
          <w:marLeft w:val="640"/>
          <w:marRight w:val="0"/>
          <w:marTop w:val="0"/>
          <w:marBottom w:val="0"/>
          <w:divBdr>
            <w:top w:val="none" w:sz="0" w:space="0" w:color="auto"/>
            <w:left w:val="none" w:sz="0" w:space="0" w:color="auto"/>
            <w:bottom w:val="none" w:sz="0" w:space="0" w:color="auto"/>
            <w:right w:val="none" w:sz="0" w:space="0" w:color="auto"/>
          </w:divBdr>
        </w:div>
        <w:div w:id="766924181">
          <w:marLeft w:val="640"/>
          <w:marRight w:val="0"/>
          <w:marTop w:val="0"/>
          <w:marBottom w:val="0"/>
          <w:divBdr>
            <w:top w:val="none" w:sz="0" w:space="0" w:color="auto"/>
            <w:left w:val="none" w:sz="0" w:space="0" w:color="auto"/>
            <w:bottom w:val="none" w:sz="0" w:space="0" w:color="auto"/>
            <w:right w:val="none" w:sz="0" w:space="0" w:color="auto"/>
          </w:divBdr>
        </w:div>
        <w:div w:id="1773235921">
          <w:marLeft w:val="640"/>
          <w:marRight w:val="0"/>
          <w:marTop w:val="0"/>
          <w:marBottom w:val="0"/>
          <w:divBdr>
            <w:top w:val="none" w:sz="0" w:space="0" w:color="auto"/>
            <w:left w:val="none" w:sz="0" w:space="0" w:color="auto"/>
            <w:bottom w:val="none" w:sz="0" w:space="0" w:color="auto"/>
            <w:right w:val="none" w:sz="0" w:space="0" w:color="auto"/>
          </w:divBdr>
        </w:div>
        <w:div w:id="1703553934">
          <w:marLeft w:val="640"/>
          <w:marRight w:val="0"/>
          <w:marTop w:val="0"/>
          <w:marBottom w:val="0"/>
          <w:divBdr>
            <w:top w:val="none" w:sz="0" w:space="0" w:color="auto"/>
            <w:left w:val="none" w:sz="0" w:space="0" w:color="auto"/>
            <w:bottom w:val="none" w:sz="0" w:space="0" w:color="auto"/>
            <w:right w:val="none" w:sz="0" w:space="0" w:color="auto"/>
          </w:divBdr>
        </w:div>
        <w:div w:id="1942566413">
          <w:marLeft w:val="640"/>
          <w:marRight w:val="0"/>
          <w:marTop w:val="0"/>
          <w:marBottom w:val="0"/>
          <w:divBdr>
            <w:top w:val="none" w:sz="0" w:space="0" w:color="auto"/>
            <w:left w:val="none" w:sz="0" w:space="0" w:color="auto"/>
            <w:bottom w:val="none" w:sz="0" w:space="0" w:color="auto"/>
            <w:right w:val="none" w:sz="0" w:space="0" w:color="auto"/>
          </w:divBdr>
        </w:div>
        <w:div w:id="884684365">
          <w:marLeft w:val="640"/>
          <w:marRight w:val="0"/>
          <w:marTop w:val="0"/>
          <w:marBottom w:val="0"/>
          <w:divBdr>
            <w:top w:val="none" w:sz="0" w:space="0" w:color="auto"/>
            <w:left w:val="none" w:sz="0" w:space="0" w:color="auto"/>
            <w:bottom w:val="none" w:sz="0" w:space="0" w:color="auto"/>
            <w:right w:val="none" w:sz="0" w:space="0" w:color="auto"/>
          </w:divBdr>
        </w:div>
        <w:div w:id="1083796324">
          <w:marLeft w:val="640"/>
          <w:marRight w:val="0"/>
          <w:marTop w:val="0"/>
          <w:marBottom w:val="0"/>
          <w:divBdr>
            <w:top w:val="none" w:sz="0" w:space="0" w:color="auto"/>
            <w:left w:val="none" w:sz="0" w:space="0" w:color="auto"/>
            <w:bottom w:val="none" w:sz="0" w:space="0" w:color="auto"/>
            <w:right w:val="none" w:sz="0" w:space="0" w:color="auto"/>
          </w:divBdr>
        </w:div>
      </w:divsChild>
    </w:div>
    <w:div w:id="1918055656">
      <w:bodyDiv w:val="1"/>
      <w:marLeft w:val="0"/>
      <w:marRight w:val="0"/>
      <w:marTop w:val="0"/>
      <w:marBottom w:val="0"/>
      <w:divBdr>
        <w:top w:val="none" w:sz="0" w:space="0" w:color="auto"/>
        <w:left w:val="none" w:sz="0" w:space="0" w:color="auto"/>
        <w:bottom w:val="none" w:sz="0" w:space="0" w:color="auto"/>
        <w:right w:val="none" w:sz="0" w:space="0" w:color="auto"/>
      </w:divBdr>
      <w:divsChild>
        <w:div w:id="570580274">
          <w:marLeft w:val="640"/>
          <w:marRight w:val="0"/>
          <w:marTop w:val="0"/>
          <w:marBottom w:val="0"/>
          <w:divBdr>
            <w:top w:val="none" w:sz="0" w:space="0" w:color="auto"/>
            <w:left w:val="none" w:sz="0" w:space="0" w:color="auto"/>
            <w:bottom w:val="none" w:sz="0" w:space="0" w:color="auto"/>
            <w:right w:val="none" w:sz="0" w:space="0" w:color="auto"/>
          </w:divBdr>
        </w:div>
        <w:div w:id="1588726495">
          <w:marLeft w:val="640"/>
          <w:marRight w:val="0"/>
          <w:marTop w:val="0"/>
          <w:marBottom w:val="0"/>
          <w:divBdr>
            <w:top w:val="none" w:sz="0" w:space="0" w:color="auto"/>
            <w:left w:val="none" w:sz="0" w:space="0" w:color="auto"/>
            <w:bottom w:val="none" w:sz="0" w:space="0" w:color="auto"/>
            <w:right w:val="none" w:sz="0" w:space="0" w:color="auto"/>
          </w:divBdr>
        </w:div>
        <w:div w:id="542059013">
          <w:marLeft w:val="640"/>
          <w:marRight w:val="0"/>
          <w:marTop w:val="0"/>
          <w:marBottom w:val="0"/>
          <w:divBdr>
            <w:top w:val="none" w:sz="0" w:space="0" w:color="auto"/>
            <w:left w:val="none" w:sz="0" w:space="0" w:color="auto"/>
            <w:bottom w:val="none" w:sz="0" w:space="0" w:color="auto"/>
            <w:right w:val="none" w:sz="0" w:space="0" w:color="auto"/>
          </w:divBdr>
        </w:div>
        <w:div w:id="321277534">
          <w:marLeft w:val="640"/>
          <w:marRight w:val="0"/>
          <w:marTop w:val="0"/>
          <w:marBottom w:val="0"/>
          <w:divBdr>
            <w:top w:val="none" w:sz="0" w:space="0" w:color="auto"/>
            <w:left w:val="none" w:sz="0" w:space="0" w:color="auto"/>
            <w:bottom w:val="none" w:sz="0" w:space="0" w:color="auto"/>
            <w:right w:val="none" w:sz="0" w:space="0" w:color="auto"/>
          </w:divBdr>
        </w:div>
        <w:div w:id="488517203">
          <w:marLeft w:val="640"/>
          <w:marRight w:val="0"/>
          <w:marTop w:val="0"/>
          <w:marBottom w:val="0"/>
          <w:divBdr>
            <w:top w:val="none" w:sz="0" w:space="0" w:color="auto"/>
            <w:left w:val="none" w:sz="0" w:space="0" w:color="auto"/>
            <w:bottom w:val="none" w:sz="0" w:space="0" w:color="auto"/>
            <w:right w:val="none" w:sz="0" w:space="0" w:color="auto"/>
          </w:divBdr>
        </w:div>
        <w:div w:id="1200971693">
          <w:marLeft w:val="640"/>
          <w:marRight w:val="0"/>
          <w:marTop w:val="0"/>
          <w:marBottom w:val="0"/>
          <w:divBdr>
            <w:top w:val="none" w:sz="0" w:space="0" w:color="auto"/>
            <w:left w:val="none" w:sz="0" w:space="0" w:color="auto"/>
            <w:bottom w:val="none" w:sz="0" w:space="0" w:color="auto"/>
            <w:right w:val="none" w:sz="0" w:space="0" w:color="auto"/>
          </w:divBdr>
        </w:div>
        <w:div w:id="22292984">
          <w:marLeft w:val="640"/>
          <w:marRight w:val="0"/>
          <w:marTop w:val="0"/>
          <w:marBottom w:val="0"/>
          <w:divBdr>
            <w:top w:val="none" w:sz="0" w:space="0" w:color="auto"/>
            <w:left w:val="none" w:sz="0" w:space="0" w:color="auto"/>
            <w:bottom w:val="none" w:sz="0" w:space="0" w:color="auto"/>
            <w:right w:val="none" w:sz="0" w:space="0" w:color="auto"/>
          </w:divBdr>
        </w:div>
        <w:div w:id="831601791">
          <w:marLeft w:val="640"/>
          <w:marRight w:val="0"/>
          <w:marTop w:val="0"/>
          <w:marBottom w:val="0"/>
          <w:divBdr>
            <w:top w:val="none" w:sz="0" w:space="0" w:color="auto"/>
            <w:left w:val="none" w:sz="0" w:space="0" w:color="auto"/>
            <w:bottom w:val="none" w:sz="0" w:space="0" w:color="auto"/>
            <w:right w:val="none" w:sz="0" w:space="0" w:color="auto"/>
          </w:divBdr>
        </w:div>
        <w:div w:id="1853956594">
          <w:marLeft w:val="640"/>
          <w:marRight w:val="0"/>
          <w:marTop w:val="0"/>
          <w:marBottom w:val="0"/>
          <w:divBdr>
            <w:top w:val="none" w:sz="0" w:space="0" w:color="auto"/>
            <w:left w:val="none" w:sz="0" w:space="0" w:color="auto"/>
            <w:bottom w:val="none" w:sz="0" w:space="0" w:color="auto"/>
            <w:right w:val="none" w:sz="0" w:space="0" w:color="auto"/>
          </w:divBdr>
        </w:div>
        <w:div w:id="1316687782">
          <w:marLeft w:val="640"/>
          <w:marRight w:val="0"/>
          <w:marTop w:val="0"/>
          <w:marBottom w:val="0"/>
          <w:divBdr>
            <w:top w:val="none" w:sz="0" w:space="0" w:color="auto"/>
            <w:left w:val="none" w:sz="0" w:space="0" w:color="auto"/>
            <w:bottom w:val="none" w:sz="0" w:space="0" w:color="auto"/>
            <w:right w:val="none" w:sz="0" w:space="0" w:color="auto"/>
          </w:divBdr>
        </w:div>
        <w:div w:id="1589533669">
          <w:marLeft w:val="640"/>
          <w:marRight w:val="0"/>
          <w:marTop w:val="0"/>
          <w:marBottom w:val="0"/>
          <w:divBdr>
            <w:top w:val="none" w:sz="0" w:space="0" w:color="auto"/>
            <w:left w:val="none" w:sz="0" w:space="0" w:color="auto"/>
            <w:bottom w:val="none" w:sz="0" w:space="0" w:color="auto"/>
            <w:right w:val="none" w:sz="0" w:space="0" w:color="auto"/>
          </w:divBdr>
        </w:div>
        <w:div w:id="334958020">
          <w:marLeft w:val="640"/>
          <w:marRight w:val="0"/>
          <w:marTop w:val="0"/>
          <w:marBottom w:val="0"/>
          <w:divBdr>
            <w:top w:val="none" w:sz="0" w:space="0" w:color="auto"/>
            <w:left w:val="none" w:sz="0" w:space="0" w:color="auto"/>
            <w:bottom w:val="none" w:sz="0" w:space="0" w:color="auto"/>
            <w:right w:val="none" w:sz="0" w:space="0" w:color="auto"/>
          </w:divBdr>
        </w:div>
        <w:div w:id="814374064">
          <w:marLeft w:val="640"/>
          <w:marRight w:val="0"/>
          <w:marTop w:val="0"/>
          <w:marBottom w:val="0"/>
          <w:divBdr>
            <w:top w:val="none" w:sz="0" w:space="0" w:color="auto"/>
            <w:left w:val="none" w:sz="0" w:space="0" w:color="auto"/>
            <w:bottom w:val="none" w:sz="0" w:space="0" w:color="auto"/>
            <w:right w:val="none" w:sz="0" w:space="0" w:color="auto"/>
          </w:divBdr>
        </w:div>
        <w:div w:id="1619872393">
          <w:marLeft w:val="640"/>
          <w:marRight w:val="0"/>
          <w:marTop w:val="0"/>
          <w:marBottom w:val="0"/>
          <w:divBdr>
            <w:top w:val="none" w:sz="0" w:space="0" w:color="auto"/>
            <w:left w:val="none" w:sz="0" w:space="0" w:color="auto"/>
            <w:bottom w:val="none" w:sz="0" w:space="0" w:color="auto"/>
            <w:right w:val="none" w:sz="0" w:space="0" w:color="auto"/>
          </w:divBdr>
        </w:div>
        <w:div w:id="62722340">
          <w:marLeft w:val="640"/>
          <w:marRight w:val="0"/>
          <w:marTop w:val="0"/>
          <w:marBottom w:val="0"/>
          <w:divBdr>
            <w:top w:val="none" w:sz="0" w:space="0" w:color="auto"/>
            <w:left w:val="none" w:sz="0" w:space="0" w:color="auto"/>
            <w:bottom w:val="none" w:sz="0" w:space="0" w:color="auto"/>
            <w:right w:val="none" w:sz="0" w:space="0" w:color="auto"/>
          </w:divBdr>
        </w:div>
        <w:div w:id="695545931">
          <w:marLeft w:val="640"/>
          <w:marRight w:val="0"/>
          <w:marTop w:val="0"/>
          <w:marBottom w:val="0"/>
          <w:divBdr>
            <w:top w:val="none" w:sz="0" w:space="0" w:color="auto"/>
            <w:left w:val="none" w:sz="0" w:space="0" w:color="auto"/>
            <w:bottom w:val="none" w:sz="0" w:space="0" w:color="auto"/>
            <w:right w:val="none" w:sz="0" w:space="0" w:color="auto"/>
          </w:divBdr>
        </w:div>
        <w:div w:id="1058893216">
          <w:marLeft w:val="640"/>
          <w:marRight w:val="0"/>
          <w:marTop w:val="0"/>
          <w:marBottom w:val="0"/>
          <w:divBdr>
            <w:top w:val="none" w:sz="0" w:space="0" w:color="auto"/>
            <w:left w:val="none" w:sz="0" w:space="0" w:color="auto"/>
            <w:bottom w:val="none" w:sz="0" w:space="0" w:color="auto"/>
            <w:right w:val="none" w:sz="0" w:space="0" w:color="auto"/>
          </w:divBdr>
        </w:div>
        <w:div w:id="1187333800">
          <w:marLeft w:val="640"/>
          <w:marRight w:val="0"/>
          <w:marTop w:val="0"/>
          <w:marBottom w:val="0"/>
          <w:divBdr>
            <w:top w:val="none" w:sz="0" w:space="0" w:color="auto"/>
            <w:left w:val="none" w:sz="0" w:space="0" w:color="auto"/>
            <w:bottom w:val="none" w:sz="0" w:space="0" w:color="auto"/>
            <w:right w:val="none" w:sz="0" w:space="0" w:color="auto"/>
          </w:divBdr>
        </w:div>
        <w:div w:id="1052383091">
          <w:marLeft w:val="640"/>
          <w:marRight w:val="0"/>
          <w:marTop w:val="0"/>
          <w:marBottom w:val="0"/>
          <w:divBdr>
            <w:top w:val="none" w:sz="0" w:space="0" w:color="auto"/>
            <w:left w:val="none" w:sz="0" w:space="0" w:color="auto"/>
            <w:bottom w:val="none" w:sz="0" w:space="0" w:color="auto"/>
            <w:right w:val="none" w:sz="0" w:space="0" w:color="auto"/>
          </w:divBdr>
        </w:div>
        <w:div w:id="889461753">
          <w:marLeft w:val="640"/>
          <w:marRight w:val="0"/>
          <w:marTop w:val="0"/>
          <w:marBottom w:val="0"/>
          <w:divBdr>
            <w:top w:val="none" w:sz="0" w:space="0" w:color="auto"/>
            <w:left w:val="none" w:sz="0" w:space="0" w:color="auto"/>
            <w:bottom w:val="none" w:sz="0" w:space="0" w:color="auto"/>
            <w:right w:val="none" w:sz="0" w:space="0" w:color="auto"/>
          </w:divBdr>
        </w:div>
        <w:div w:id="560024851">
          <w:marLeft w:val="640"/>
          <w:marRight w:val="0"/>
          <w:marTop w:val="0"/>
          <w:marBottom w:val="0"/>
          <w:divBdr>
            <w:top w:val="none" w:sz="0" w:space="0" w:color="auto"/>
            <w:left w:val="none" w:sz="0" w:space="0" w:color="auto"/>
            <w:bottom w:val="none" w:sz="0" w:space="0" w:color="auto"/>
            <w:right w:val="none" w:sz="0" w:space="0" w:color="auto"/>
          </w:divBdr>
        </w:div>
        <w:div w:id="63842802">
          <w:marLeft w:val="640"/>
          <w:marRight w:val="0"/>
          <w:marTop w:val="0"/>
          <w:marBottom w:val="0"/>
          <w:divBdr>
            <w:top w:val="none" w:sz="0" w:space="0" w:color="auto"/>
            <w:left w:val="none" w:sz="0" w:space="0" w:color="auto"/>
            <w:bottom w:val="none" w:sz="0" w:space="0" w:color="auto"/>
            <w:right w:val="none" w:sz="0" w:space="0" w:color="auto"/>
          </w:divBdr>
        </w:div>
        <w:div w:id="1003706231">
          <w:marLeft w:val="640"/>
          <w:marRight w:val="0"/>
          <w:marTop w:val="0"/>
          <w:marBottom w:val="0"/>
          <w:divBdr>
            <w:top w:val="none" w:sz="0" w:space="0" w:color="auto"/>
            <w:left w:val="none" w:sz="0" w:space="0" w:color="auto"/>
            <w:bottom w:val="none" w:sz="0" w:space="0" w:color="auto"/>
            <w:right w:val="none" w:sz="0" w:space="0" w:color="auto"/>
          </w:divBdr>
        </w:div>
        <w:div w:id="580679972">
          <w:marLeft w:val="640"/>
          <w:marRight w:val="0"/>
          <w:marTop w:val="0"/>
          <w:marBottom w:val="0"/>
          <w:divBdr>
            <w:top w:val="none" w:sz="0" w:space="0" w:color="auto"/>
            <w:left w:val="none" w:sz="0" w:space="0" w:color="auto"/>
            <w:bottom w:val="none" w:sz="0" w:space="0" w:color="auto"/>
            <w:right w:val="none" w:sz="0" w:space="0" w:color="auto"/>
          </w:divBdr>
        </w:div>
        <w:div w:id="2126150984">
          <w:marLeft w:val="640"/>
          <w:marRight w:val="0"/>
          <w:marTop w:val="0"/>
          <w:marBottom w:val="0"/>
          <w:divBdr>
            <w:top w:val="none" w:sz="0" w:space="0" w:color="auto"/>
            <w:left w:val="none" w:sz="0" w:space="0" w:color="auto"/>
            <w:bottom w:val="none" w:sz="0" w:space="0" w:color="auto"/>
            <w:right w:val="none" w:sz="0" w:space="0" w:color="auto"/>
          </w:divBdr>
        </w:div>
        <w:div w:id="1787499116">
          <w:marLeft w:val="640"/>
          <w:marRight w:val="0"/>
          <w:marTop w:val="0"/>
          <w:marBottom w:val="0"/>
          <w:divBdr>
            <w:top w:val="none" w:sz="0" w:space="0" w:color="auto"/>
            <w:left w:val="none" w:sz="0" w:space="0" w:color="auto"/>
            <w:bottom w:val="none" w:sz="0" w:space="0" w:color="auto"/>
            <w:right w:val="none" w:sz="0" w:space="0" w:color="auto"/>
          </w:divBdr>
        </w:div>
        <w:div w:id="1262185650">
          <w:marLeft w:val="640"/>
          <w:marRight w:val="0"/>
          <w:marTop w:val="0"/>
          <w:marBottom w:val="0"/>
          <w:divBdr>
            <w:top w:val="none" w:sz="0" w:space="0" w:color="auto"/>
            <w:left w:val="none" w:sz="0" w:space="0" w:color="auto"/>
            <w:bottom w:val="none" w:sz="0" w:space="0" w:color="auto"/>
            <w:right w:val="none" w:sz="0" w:space="0" w:color="auto"/>
          </w:divBdr>
        </w:div>
        <w:div w:id="17971153">
          <w:marLeft w:val="640"/>
          <w:marRight w:val="0"/>
          <w:marTop w:val="0"/>
          <w:marBottom w:val="0"/>
          <w:divBdr>
            <w:top w:val="none" w:sz="0" w:space="0" w:color="auto"/>
            <w:left w:val="none" w:sz="0" w:space="0" w:color="auto"/>
            <w:bottom w:val="none" w:sz="0" w:space="0" w:color="auto"/>
            <w:right w:val="none" w:sz="0" w:space="0" w:color="auto"/>
          </w:divBdr>
        </w:div>
        <w:div w:id="1996376881">
          <w:marLeft w:val="640"/>
          <w:marRight w:val="0"/>
          <w:marTop w:val="0"/>
          <w:marBottom w:val="0"/>
          <w:divBdr>
            <w:top w:val="none" w:sz="0" w:space="0" w:color="auto"/>
            <w:left w:val="none" w:sz="0" w:space="0" w:color="auto"/>
            <w:bottom w:val="none" w:sz="0" w:space="0" w:color="auto"/>
            <w:right w:val="none" w:sz="0" w:space="0" w:color="auto"/>
          </w:divBdr>
        </w:div>
        <w:div w:id="574559298">
          <w:marLeft w:val="640"/>
          <w:marRight w:val="0"/>
          <w:marTop w:val="0"/>
          <w:marBottom w:val="0"/>
          <w:divBdr>
            <w:top w:val="none" w:sz="0" w:space="0" w:color="auto"/>
            <w:left w:val="none" w:sz="0" w:space="0" w:color="auto"/>
            <w:bottom w:val="none" w:sz="0" w:space="0" w:color="auto"/>
            <w:right w:val="none" w:sz="0" w:space="0" w:color="auto"/>
          </w:divBdr>
        </w:div>
        <w:div w:id="725644784">
          <w:marLeft w:val="640"/>
          <w:marRight w:val="0"/>
          <w:marTop w:val="0"/>
          <w:marBottom w:val="0"/>
          <w:divBdr>
            <w:top w:val="none" w:sz="0" w:space="0" w:color="auto"/>
            <w:left w:val="none" w:sz="0" w:space="0" w:color="auto"/>
            <w:bottom w:val="none" w:sz="0" w:space="0" w:color="auto"/>
            <w:right w:val="none" w:sz="0" w:space="0" w:color="auto"/>
          </w:divBdr>
        </w:div>
        <w:div w:id="546722651">
          <w:marLeft w:val="640"/>
          <w:marRight w:val="0"/>
          <w:marTop w:val="0"/>
          <w:marBottom w:val="0"/>
          <w:divBdr>
            <w:top w:val="none" w:sz="0" w:space="0" w:color="auto"/>
            <w:left w:val="none" w:sz="0" w:space="0" w:color="auto"/>
            <w:bottom w:val="none" w:sz="0" w:space="0" w:color="auto"/>
            <w:right w:val="none" w:sz="0" w:space="0" w:color="auto"/>
          </w:divBdr>
        </w:div>
        <w:div w:id="2047559624">
          <w:marLeft w:val="640"/>
          <w:marRight w:val="0"/>
          <w:marTop w:val="0"/>
          <w:marBottom w:val="0"/>
          <w:divBdr>
            <w:top w:val="none" w:sz="0" w:space="0" w:color="auto"/>
            <w:left w:val="none" w:sz="0" w:space="0" w:color="auto"/>
            <w:bottom w:val="none" w:sz="0" w:space="0" w:color="auto"/>
            <w:right w:val="none" w:sz="0" w:space="0" w:color="auto"/>
          </w:divBdr>
        </w:div>
        <w:div w:id="1432123683">
          <w:marLeft w:val="640"/>
          <w:marRight w:val="0"/>
          <w:marTop w:val="0"/>
          <w:marBottom w:val="0"/>
          <w:divBdr>
            <w:top w:val="none" w:sz="0" w:space="0" w:color="auto"/>
            <w:left w:val="none" w:sz="0" w:space="0" w:color="auto"/>
            <w:bottom w:val="none" w:sz="0" w:space="0" w:color="auto"/>
            <w:right w:val="none" w:sz="0" w:space="0" w:color="auto"/>
          </w:divBdr>
        </w:div>
        <w:div w:id="1543594567">
          <w:marLeft w:val="640"/>
          <w:marRight w:val="0"/>
          <w:marTop w:val="0"/>
          <w:marBottom w:val="0"/>
          <w:divBdr>
            <w:top w:val="none" w:sz="0" w:space="0" w:color="auto"/>
            <w:left w:val="none" w:sz="0" w:space="0" w:color="auto"/>
            <w:bottom w:val="none" w:sz="0" w:space="0" w:color="auto"/>
            <w:right w:val="none" w:sz="0" w:space="0" w:color="auto"/>
          </w:divBdr>
        </w:div>
        <w:div w:id="1707172811">
          <w:marLeft w:val="640"/>
          <w:marRight w:val="0"/>
          <w:marTop w:val="0"/>
          <w:marBottom w:val="0"/>
          <w:divBdr>
            <w:top w:val="none" w:sz="0" w:space="0" w:color="auto"/>
            <w:left w:val="none" w:sz="0" w:space="0" w:color="auto"/>
            <w:bottom w:val="none" w:sz="0" w:space="0" w:color="auto"/>
            <w:right w:val="none" w:sz="0" w:space="0" w:color="auto"/>
          </w:divBdr>
        </w:div>
        <w:div w:id="2020689666">
          <w:marLeft w:val="640"/>
          <w:marRight w:val="0"/>
          <w:marTop w:val="0"/>
          <w:marBottom w:val="0"/>
          <w:divBdr>
            <w:top w:val="none" w:sz="0" w:space="0" w:color="auto"/>
            <w:left w:val="none" w:sz="0" w:space="0" w:color="auto"/>
            <w:bottom w:val="none" w:sz="0" w:space="0" w:color="auto"/>
            <w:right w:val="none" w:sz="0" w:space="0" w:color="auto"/>
          </w:divBdr>
        </w:div>
        <w:div w:id="637608444">
          <w:marLeft w:val="640"/>
          <w:marRight w:val="0"/>
          <w:marTop w:val="0"/>
          <w:marBottom w:val="0"/>
          <w:divBdr>
            <w:top w:val="none" w:sz="0" w:space="0" w:color="auto"/>
            <w:left w:val="none" w:sz="0" w:space="0" w:color="auto"/>
            <w:bottom w:val="none" w:sz="0" w:space="0" w:color="auto"/>
            <w:right w:val="none" w:sz="0" w:space="0" w:color="auto"/>
          </w:divBdr>
        </w:div>
        <w:div w:id="1396469534">
          <w:marLeft w:val="640"/>
          <w:marRight w:val="0"/>
          <w:marTop w:val="0"/>
          <w:marBottom w:val="0"/>
          <w:divBdr>
            <w:top w:val="none" w:sz="0" w:space="0" w:color="auto"/>
            <w:left w:val="none" w:sz="0" w:space="0" w:color="auto"/>
            <w:bottom w:val="none" w:sz="0" w:space="0" w:color="auto"/>
            <w:right w:val="none" w:sz="0" w:space="0" w:color="auto"/>
          </w:divBdr>
        </w:div>
        <w:div w:id="61415468">
          <w:marLeft w:val="640"/>
          <w:marRight w:val="0"/>
          <w:marTop w:val="0"/>
          <w:marBottom w:val="0"/>
          <w:divBdr>
            <w:top w:val="none" w:sz="0" w:space="0" w:color="auto"/>
            <w:left w:val="none" w:sz="0" w:space="0" w:color="auto"/>
            <w:bottom w:val="none" w:sz="0" w:space="0" w:color="auto"/>
            <w:right w:val="none" w:sz="0" w:space="0" w:color="auto"/>
          </w:divBdr>
        </w:div>
        <w:div w:id="1376275861">
          <w:marLeft w:val="640"/>
          <w:marRight w:val="0"/>
          <w:marTop w:val="0"/>
          <w:marBottom w:val="0"/>
          <w:divBdr>
            <w:top w:val="none" w:sz="0" w:space="0" w:color="auto"/>
            <w:left w:val="none" w:sz="0" w:space="0" w:color="auto"/>
            <w:bottom w:val="none" w:sz="0" w:space="0" w:color="auto"/>
            <w:right w:val="none" w:sz="0" w:space="0" w:color="auto"/>
          </w:divBdr>
        </w:div>
        <w:div w:id="2009090503">
          <w:marLeft w:val="640"/>
          <w:marRight w:val="0"/>
          <w:marTop w:val="0"/>
          <w:marBottom w:val="0"/>
          <w:divBdr>
            <w:top w:val="none" w:sz="0" w:space="0" w:color="auto"/>
            <w:left w:val="none" w:sz="0" w:space="0" w:color="auto"/>
            <w:bottom w:val="none" w:sz="0" w:space="0" w:color="auto"/>
            <w:right w:val="none" w:sz="0" w:space="0" w:color="auto"/>
          </w:divBdr>
        </w:div>
        <w:div w:id="1983994870">
          <w:marLeft w:val="640"/>
          <w:marRight w:val="0"/>
          <w:marTop w:val="0"/>
          <w:marBottom w:val="0"/>
          <w:divBdr>
            <w:top w:val="none" w:sz="0" w:space="0" w:color="auto"/>
            <w:left w:val="none" w:sz="0" w:space="0" w:color="auto"/>
            <w:bottom w:val="none" w:sz="0" w:space="0" w:color="auto"/>
            <w:right w:val="none" w:sz="0" w:space="0" w:color="auto"/>
          </w:divBdr>
        </w:div>
        <w:div w:id="261845319">
          <w:marLeft w:val="640"/>
          <w:marRight w:val="0"/>
          <w:marTop w:val="0"/>
          <w:marBottom w:val="0"/>
          <w:divBdr>
            <w:top w:val="none" w:sz="0" w:space="0" w:color="auto"/>
            <w:left w:val="none" w:sz="0" w:space="0" w:color="auto"/>
            <w:bottom w:val="none" w:sz="0" w:space="0" w:color="auto"/>
            <w:right w:val="none" w:sz="0" w:space="0" w:color="auto"/>
          </w:divBdr>
        </w:div>
        <w:div w:id="1649356615">
          <w:marLeft w:val="640"/>
          <w:marRight w:val="0"/>
          <w:marTop w:val="0"/>
          <w:marBottom w:val="0"/>
          <w:divBdr>
            <w:top w:val="none" w:sz="0" w:space="0" w:color="auto"/>
            <w:left w:val="none" w:sz="0" w:space="0" w:color="auto"/>
            <w:bottom w:val="none" w:sz="0" w:space="0" w:color="auto"/>
            <w:right w:val="none" w:sz="0" w:space="0" w:color="auto"/>
          </w:divBdr>
        </w:div>
        <w:div w:id="1415322417">
          <w:marLeft w:val="640"/>
          <w:marRight w:val="0"/>
          <w:marTop w:val="0"/>
          <w:marBottom w:val="0"/>
          <w:divBdr>
            <w:top w:val="none" w:sz="0" w:space="0" w:color="auto"/>
            <w:left w:val="none" w:sz="0" w:space="0" w:color="auto"/>
            <w:bottom w:val="none" w:sz="0" w:space="0" w:color="auto"/>
            <w:right w:val="none" w:sz="0" w:space="0" w:color="auto"/>
          </w:divBdr>
        </w:div>
        <w:div w:id="1210923810">
          <w:marLeft w:val="640"/>
          <w:marRight w:val="0"/>
          <w:marTop w:val="0"/>
          <w:marBottom w:val="0"/>
          <w:divBdr>
            <w:top w:val="none" w:sz="0" w:space="0" w:color="auto"/>
            <w:left w:val="none" w:sz="0" w:space="0" w:color="auto"/>
            <w:bottom w:val="none" w:sz="0" w:space="0" w:color="auto"/>
            <w:right w:val="none" w:sz="0" w:space="0" w:color="auto"/>
          </w:divBdr>
        </w:div>
        <w:div w:id="418798009">
          <w:marLeft w:val="640"/>
          <w:marRight w:val="0"/>
          <w:marTop w:val="0"/>
          <w:marBottom w:val="0"/>
          <w:divBdr>
            <w:top w:val="none" w:sz="0" w:space="0" w:color="auto"/>
            <w:left w:val="none" w:sz="0" w:space="0" w:color="auto"/>
            <w:bottom w:val="none" w:sz="0" w:space="0" w:color="auto"/>
            <w:right w:val="none" w:sz="0" w:space="0" w:color="auto"/>
          </w:divBdr>
        </w:div>
        <w:div w:id="923958042">
          <w:marLeft w:val="640"/>
          <w:marRight w:val="0"/>
          <w:marTop w:val="0"/>
          <w:marBottom w:val="0"/>
          <w:divBdr>
            <w:top w:val="none" w:sz="0" w:space="0" w:color="auto"/>
            <w:left w:val="none" w:sz="0" w:space="0" w:color="auto"/>
            <w:bottom w:val="none" w:sz="0" w:space="0" w:color="auto"/>
            <w:right w:val="none" w:sz="0" w:space="0" w:color="auto"/>
          </w:divBdr>
        </w:div>
        <w:div w:id="1341156816">
          <w:marLeft w:val="640"/>
          <w:marRight w:val="0"/>
          <w:marTop w:val="0"/>
          <w:marBottom w:val="0"/>
          <w:divBdr>
            <w:top w:val="none" w:sz="0" w:space="0" w:color="auto"/>
            <w:left w:val="none" w:sz="0" w:space="0" w:color="auto"/>
            <w:bottom w:val="none" w:sz="0" w:space="0" w:color="auto"/>
            <w:right w:val="none" w:sz="0" w:space="0" w:color="auto"/>
          </w:divBdr>
        </w:div>
        <w:div w:id="2100372360">
          <w:marLeft w:val="640"/>
          <w:marRight w:val="0"/>
          <w:marTop w:val="0"/>
          <w:marBottom w:val="0"/>
          <w:divBdr>
            <w:top w:val="none" w:sz="0" w:space="0" w:color="auto"/>
            <w:left w:val="none" w:sz="0" w:space="0" w:color="auto"/>
            <w:bottom w:val="none" w:sz="0" w:space="0" w:color="auto"/>
            <w:right w:val="none" w:sz="0" w:space="0" w:color="auto"/>
          </w:divBdr>
        </w:div>
        <w:div w:id="1041517395">
          <w:marLeft w:val="640"/>
          <w:marRight w:val="0"/>
          <w:marTop w:val="0"/>
          <w:marBottom w:val="0"/>
          <w:divBdr>
            <w:top w:val="none" w:sz="0" w:space="0" w:color="auto"/>
            <w:left w:val="none" w:sz="0" w:space="0" w:color="auto"/>
            <w:bottom w:val="none" w:sz="0" w:space="0" w:color="auto"/>
            <w:right w:val="none" w:sz="0" w:space="0" w:color="auto"/>
          </w:divBdr>
        </w:div>
        <w:div w:id="1371418299">
          <w:marLeft w:val="640"/>
          <w:marRight w:val="0"/>
          <w:marTop w:val="0"/>
          <w:marBottom w:val="0"/>
          <w:divBdr>
            <w:top w:val="none" w:sz="0" w:space="0" w:color="auto"/>
            <w:left w:val="none" w:sz="0" w:space="0" w:color="auto"/>
            <w:bottom w:val="none" w:sz="0" w:space="0" w:color="auto"/>
            <w:right w:val="none" w:sz="0" w:space="0" w:color="auto"/>
          </w:divBdr>
        </w:div>
        <w:div w:id="1226255483">
          <w:marLeft w:val="640"/>
          <w:marRight w:val="0"/>
          <w:marTop w:val="0"/>
          <w:marBottom w:val="0"/>
          <w:divBdr>
            <w:top w:val="none" w:sz="0" w:space="0" w:color="auto"/>
            <w:left w:val="none" w:sz="0" w:space="0" w:color="auto"/>
            <w:bottom w:val="none" w:sz="0" w:space="0" w:color="auto"/>
            <w:right w:val="none" w:sz="0" w:space="0" w:color="auto"/>
          </w:divBdr>
        </w:div>
        <w:div w:id="2118212182">
          <w:marLeft w:val="640"/>
          <w:marRight w:val="0"/>
          <w:marTop w:val="0"/>
          <w:marBottom w:val="0"/>
          <w:divBdr>
            <w:top w:val="none" w:sz="0" w:space="0" w:color="auto"/>
            <w:left w:val="none" w:sz="0" w:space="0" w:color="auto"/>
            <w:bottom w:val="none" w:sz="0" w:space="0" w:color="auto"/>
            <w:right w:val="none" w:sz="0" w:space="0" w:color="auto"/>
          </w:divBdr>
        </w:div>
        <w:div w:id="783961482">
          <w:marLeft w:val="640"/>
          <w:marRight w:val="0"/>
          <w:marTop w:val="0"/>
          <w:marBottom w:val="0"/>
          <w:divBdr>
            <w:top w:val="none" w:sz="0" w:space="0" w:color="auto"/>
            <w:left w:val="none" w:sz="0" w:space="0" w:color="auto"/>
            <w:bottom w:val="none" w:sz="0" w:space="0" w:color="auto"/>
            <w:right w:val="none" w:sz="0" w:space="0" w:color="auto"/>
          </w:divBdr>
        </w:div>
        <w:div w:id="1069115731">
          <w:marLeft w:val="640"/>
          <w:marRight w:val="0"/>
          <w:marTop w:val="0"/>
          <w:marBottom w:val="0"/>
          <w:divBdr>
            <w:top w:val="none" w:sz="0" w:space="0" w:color="auto"/>
            <w:left w:val="none" w:sz="0" w:space="0" w:color="auto"/>
            <w:bottom w:val="none" w:sz="0" w:space="0" w:color="auto"/>
            <w:right w:val="none" w:sz="0" w:space="0" w:color="auto"/>
          </w:divBdr>
        </w:div>
        <w:div w:id="800608589">
          <w:marLeft w:val="640"/>
          <w:marRight w:val="0"/>
          <w:marTop w:val="0"/>
          <w:marBottom w:val="0"/>
          <w:divBdr>
            <w:top w:val="none" w:sz="0" w:space="0" w:color="auto"/>
            <w:left w:val="none" w:sz="0" w:space="0" w:color="auto"/>
            <w:bottom w:val="none" w:sz="0" w:space="0" w:color="auto"/>
            <w:right w:val="none" w:sz="0" w:space="0" w:color="auto"/>
          </w:divBdr>
        </w:div>
        <w:div w:id="236861670">
          <w:marLeft w:val="640"/>
          <w:marRight w:val="0"/>
          <w:marTop w:val="0"/>
          <w:marBottom w:val="0"/>
          <w:divBdr>
            <w:top w:val="none" w:sz="0" w:space="0" w:color="auto"/>
            <w:left w:val="none" w:sz="0" w:space="0" w:color="auto"/>
            <w:bottom w:val="none" w:sz="0" w:space="0" w:color="auto"/>
            <w:right w:val="none" w:sz="0" w:space="0" w:color="auto"/>
          </w:divBdr>
        </w:div>
        <w:div w:id="1759869351">
          <w:marLeft w:val="640"/>
          <w:marRight w:val="0"/>
          <w:marTop w:val="0"/>
          <w:marBottom w:val="0"/>
          <w:divBdr>
            <w:top w:val="none" w:sz="0" w:space="0" w:color="auto"/>
            <w:left w:val="none" w:sz="0" w:space="0" w:color="auto"/>
            <w:bottom w:val="none" w:sz="0" w:space="0" w:color="auto"/>
            <w:right w:val="none" w:sz="0" w:space="0" w:color="auto"/>
          </w:divBdr>
        </w:div>
        <w:div w:id="365716472">
          <w:marLeft w:val="640"/>
          <w:marRight w:val="0"/>
          <w:marTop w:val="0"/>
          <w:marBottom w:val="0"/>
          <w:divBdr>
            <w:top w:val="none" w:sz="0" w:space="0" w:color="auto"/>
            <w:left w:val="none" w:sz="0" w:space="0" w:color="auto"/>
            <w:bottom w:val="none" w:sz="0" w:space="0" w:color="auto"/>
            <w:right w:val="none" w:sz="0" w:space="0" w:color="auto"/>
          </w:divBdr>
        </w:div>
        <w:div w:id="1148590835">
          <w:marLeft w:val="640"/>
          <w:marRight w:val="0"/>
          <w:marTop w:val="0"/>
          <w:marBottom w:val="0"/>
          <w:divBdr>
            <w:top w:val="none" w:sz="0" w:space="0" w:color="auto"/>
            <w:left w:val="none" w:sz="0" w:space="0" w:color="auto"/>
            <w:bottom w:val="none" w:sz="0" w:space="0" w:color="auto"/>
            <w:right w:val="none" w:sz="0" w:space="0" w:color="auto"/>
          </w:divBdr>
        </w:div>
        <w:div w:id="2026205252">
          <w:marLeft w:val="640"/>
          <w:marRight w:val="0"/>
          <w:marTop w:val="0"/>
          <w:marBottom w:val="0"/>
          <w:divBdr>
            <w:top w:val="none" w:sz="0" w:space="0" w:color="auto"/>
            <w:left w:val="none" w:sz="0" w:space="0" w:color="auto"/>
            <w:bottom w:val="none" w:sz="0" w:space="0" w:color="auto"/>
            <w:right w:val="none" w:sz="0" w:space="0" w:color="auto"/>
          </w:divBdr>
        </w:div>
        <w:div w:id="148792380">
          <w:marLeft w:val="640"/>
          <w:marRight w:val="0"/>
          <w:marTop w:val="0"/>
          <w:marBottom w:val="0"/>
          <w:divBdr>
            <w:top w:val="none" w:sz="0" w:space="0" w:color="auto"/>
            <w:left w:val="none" w:sz="0" w:space="0" w:color="auto"/>
            <w:bottom w:val="none" w:sz="0" w:space="0" w:color="auto"/>
            <w:right w:val="none" w:sz="0" w:space="0" w:color="auto"/>
          </w:divBdr>
        </w:div>
        <w:div w:id="1770158416">
          <w:marLeft w:val="640"/>
          <w:marRight w:val="0"/>
          <w:marTop w:val="0"/>
          <w:marBottom w:val="0"/>
          <w:divBdr>
            <w:top w:val="none" w:sz="0" w:space="0" w:color="auto"/>
            <w:left w:val="none" w:sz="0" w:space="0" w:color="auto"/>
            <w:bottom w:val="none" w:sz="0" w:space="0" w:color="auto"/>
            <w:right w:val="none" w:sz="0" w:space="0" w:color="auto"/>
          </w:divBdr>
        </w:div>
        <w:div w:id="492138090">
          <w:marLeft w:val="640"/>
          <w:marRight w:val="0"/>
          <w:marTop w:val="0"/>
          <w:marBottom w:val="0"/>
          <w:divBdr>
            <w:top w:val="none" w:sz="0" w:space="0" w:color="auto"/>
            <w:left w:val="none" w:sz="0" w:space="0" w:color="auto"/>
            <w:bottom w:val="none" w:sz="0" w:space="0" w:color="auto"/>
            <w:right w:val="none" w:sz="0" w:space="0" w:color="auto"/>
          </w:divBdr>
        </w:div>
        <w:div w:id="2131241214">
          <w:marLeft w:val="640"/>
          <w:marRight w:val="0"/>
          <w:marTop w:val="0"/>
          <w:marBottom w:val="0"/>
          <w:divBdr>
            <w:top w:val="none" w:sz="0" w:space="0" w:color="auto"/>
            <w:left w:val="none" w:sz="0" w:space="0" w:color="auto"/>
            <w:bottom w:val="none" w:sz="0" w:space="0" w:color="auto"/>
            <w:right w:val="none" w:sz="0" w:space="0" w:color="auto"/>
          </w:divBdr>
        </w:div>
        <w:div w:id="841167934">
          <w:marLeft w:val="640"/>
          <w:marRight w:val="0"/>
          <w:marTop w:val="0"/>
          <w:marBottom w:val="0"/>
          <w:divBdr>
            <w:top w:val="none" w:sz="0" w:space="0" w:color="auto"/>
            <w:left w:val="none" w:sz="0" w:space="0" w:color="auto"/>
            <w:bottom w:val="none" w:sz="0" w:space="0" w:color="auto"/>
            <w:right w:val="none" w:sz="0" w:space="0" w:color="auto"/>
          </w:divBdr>
        </w:div>
        <w:div w:id="999114929">
          <w:marLeft w:val="640"/>
          <w:marRight w:val="0"/>
          <w:marTop w:val="0"/>
          <w:marBottom w:val="0"/>
          <w:divBdr>
            <w:top w:val="none" w:sz="0" w:space="0" w:color="auto"/>
            <w:left w:val="none" w:sz="0" w:space="0" w:color="auto"/>
            <w:bottom w:val="none" w:sz="0" w:space="0" w:color="auto"/>
            <w:right w:val="none" w:sz="0" w:space="0" w:color="auto"/>
          </w:divBdr>
        </w:div>
        <w:div w:id="1142118419">
          <w:marLeft w:val="640"/>
          <w:marRight w:val="0"/>
          <w:marTop w:val="0"/>
          <w:marBottom w:val="0"/>
          <w:divBdr>
            <w:top w:val="none" w:sz="0" w:space="0" w:color="auto"/>
            <w:left w:val="none" w:sz="0" w:space="0" w:color="auto"/>
            <w:bottom w:val="none" w:sz="0" w:space="0" w:color="auto"/>
            <w:right w:val="none" w:sz="0" w:space="0" w:color="auto"/>
          </w:divBdr>
        </w:div>
        <w:div w:id="1983266876">
          <w:marLeft w:val="640"/>
          <w:marRight w:val="0"/>
          <w:marTop w:val="0"/>
          <w:marBottom w:val="0"/>
          <w:divBdr>
            <w:top w:val="none" w:sz="0" w:space="0" w:color="auto"/>
            <w:left w:val="none" w:sz="0" w:space="0" w:color="auto"/>
            <w:bottom w:val="none" w:sz="0" w:space="0" w:color="auto"/>
            <w:right w:val="none" w:sz="0" w:space="0" w:color="auto"/>
          </w:divBdr>
        </w:div>
        <w:div w:id="1335569698">
          <w:marLeft w:val="640"/>
          <w:marRight w:val="0"/>
          <w:marTop w:val="0"/>
          <w:marBottom w:val="0"/>
          <w:divBdr>
            <w:top w:val="none" w:sz="0" w:space="0" w:color="auto"/>
            <w:left w:val="none" w:sz="0" w:space="0" w:color="auto"/>
            <w:bottom w:val="none" w:sz="0" w:space="0" w:color="auto"/>
            <w:right w:val="none" w:sz="0" w:space="0" w:color="auto"/>
          </w:divBdr>
        </w:div>
        <w:div w:id="313148088">
          <w:marLeft w:val="640"/>
          <w:marRight w:val="0"/>
          <w:marTop w:val="0"/>
          <w:marBottom w:val="0"/>
          <w:divBdr>
            <w:top w:val="none" w:sz="0" w:space="0" w:color="auto"/>
            <w:left w:val="none" w:sz="0" w:space="0" w:color="auto"/>
            <w:bottom w:val="none" w:sz="0" w:space="0" w:color="auto"/>
            <w:right w:val="none" w:sz="0" w:space="0" w:color="auto"/>
          </w:divBdr>
        </w:div>
        <w:div w:id="976103527">
          <w:marLeft w:val="640"/>
          <w:marRight w:val="0"/>
          <w:marTop w:val="0"/>
          <w:marBottom w:val="0"/>
          <w:divBdr>
            <w:top w:val="none" w:sz="0" w:space="0" w:color="auto"/>
            <w:left w:val="none" w:sz="0" w:space="0" w:color="auto"/>
            <w:bottom w:val="none" w:sz="0" w:space="0" w:color="auto"/>
            <w:right w:val="none" w:sz="0" w:space="0" w:color="auto"/>
          </w:divBdr>
        </w:div>
        <w:div w:id="445083315">
          <w:marLeft w:val="640"/>
          <w:marRight w:val="0"/>
          <w:marTop w:val="0"/>
          <w:marBottom w:val="0"/>
          <w:divBdr>
            <w:top w:val="none" w:sz="0" w:space="0" w:color="auto"/>
            <w:left w:val="none" w:sz="0" w:space="0" w:color="auto"/>
            <w:bottom w:val="none" w:sz="0" w:space="0" w:color="auto"/>
            <w:right w:val="none" w:sz="0" w:space="0" w:color="auto"/>
          </w:divBdr>
        </w:div>
        <w:div w:id="1613125908">
          <w:marLeft w:val="640"/>
          <w:marRight w:val="0"/>
          <w:marTop w:val="0"/>
          <w:marBottom w:val="0"/>
          <w:divBdr>
            <w:top w:val="none" w:sz="0" w:space="0" w:color="auto"/>
            <w:left w:val="none" w:sz="0" w:space="0" w:color="auto"/>
            <w:bottom w:val="none" w:sz="0" w:space="0" w:color="auto"/>
            <w:right w:val="none" w:sz="0" w:space="0" w:color="auto"/>
          </w:divBdr>
        </w:div>
        <w:div w:id="25645517">
          <w:marLeft w:val="640"/>
          <w:marRight w:val="0"/>
          <w:marTop w:val="0"/>
          <w:marBottom w:val="0"/>
          <w:divBdr>
            <w:top w:val="none" w:sz="0" w:space="0" w:color="auto"/>
            <w:left w:val="none" w:sz="0" w:space="0" w:color="auto"/>
            <w:bottom w:val="none" w:sz="0" w:space="0" w:color="auto"/>
            <w:right w:val="none" w:sz="0" w:space="0" w:color="auto"/>
          </w:divBdr>
        </w:div>
        <w:div w:id="1253778371">
          <w:marLeft w:val="640"/>
          <w:marRight w:val="0"/>
          <w:marTop w:val="0"/>
          <w:marBottom w:val="0"/>
          <w:divBdr>
            <w:top w:val="none" w:sz="0" w:space="0" w:color="auto"/>
            <w:left w:val="none" w:sz="0" w:space="0" w:color="auto"/>
            <w:bottom w:val="none" w:sz="0" w:space="0" w:color="auto"/>
            <w:right w:val="none" w:sz="0" w:space="0" w:color="auto"/>
          </w:divBdr>
        </w:div>
        <w:div w:id="2029132830">
          <w:marLeft w:val="640"/>
          <w:marRight w:val="0"/>
          <w:marTop w:val="0"/>
          <w:marBottom w:val="0"/>
          <w:divBdr>
            <w:top w:val="none" w:sz="0" w:space="0" w:color="auto"/>
            <w:left w:val="none" w:sz="0" w:space="0" w:color="auto"/>
            <w:bottom w:val="none" w:sz="0" w:space="0" w:color="auto"/>
            <w:right w:val="none" w:sz="0" w:space="0" w:color="auto"/>
          </w:divBdr>
        </w:div>
        <w:div w:id="957183898">
          <w:marLeft w:val="640"/>
          <w:marRight w:val="0"/>
          <w:marTop w:val="0"/>
          <w:marBottom w:val="0"/>
          <w:divBdr>
            <w:top w:val="none" w:sz="0" w:space="0" w:color="auto"/>
            <w:left w:val="none" w:sz="0" w:space="0" w:color="auto"/>
            <w:bottom w:val="none" w:sz="0" w:space="0" w:color="auto"/>
            <w:right w:val="none" w:sz="0" w:space="0" w:color="auto"/>
          </w:divBdr>
        </w:div>
        <w:div w:id="2082436361">
          <w:marLeft w:val="640"/>
          <w:marRight w:val="0"/>
          <w:marTop w:val="0"/>
          <w:marBottom w:val="0"/>
          <w:divBdr>
            <w:top w:val="none" w:sz="0" w:space="0" w:color="auto"/>
            <w:left w:val="none" w:sz="0" w:space="0" w:color="auto"/>
            <w:bottom w:val="none" w:sz="0" w:space="0" w:color="auto"/>
            <w:right w:val="none" w:sz="0" w:space="0" w:color="auto"/>
          </w:divBdr>
        </w:div>
        <w:div w:id="408160193">
          <w:marLeft w:val="640"/>
          <w:marRight w:val="0"/>
          <w:marTop w:val="0"/>
          <w:marBottom w:val="0"/>
          <w:divBdr>
            <w:top w:val="none" w:sz="0" w:space="0" w:color="auto"/>
            <w:left w:val="none" w:sz="0" w:space="0" w:color="auto"/>
            <w:bottom w:val="none" w:sz="0" w:space="0" w:color="auto"/>
            <w:right w:val="none" w:sz="0" w:space="0" w:color="auto"/>
          </w:divBdr>
        </w:div>
        <w:div w:id="69818968">
          <w:marLeft w:val="640"/>
          <w:marRight w:val="0"/>
          <w:marTop w:val="0"/>
          <w:marBottom w:val="0"/>
          <w:divBdr>
            <w:top w:val="none" w:sz="0" w:space="0" w:color="auto"/>
            <w:left w:val="none" w:sz="0" w:space="0" w:color="auto"/>
            <w:bottom w:val="none" w:sz="0" w:space="0" w:color="auto"/>
            <w:right w:val="none" w:sz="0" w:space="0" w:color="auto"/>
          </w:divBdr>
        </w:div>
        <w:div w:id="241835757">
          <w:marLeft w:val="640"/>
          <w:marRight w:val="0"/>
          <w:marTop w:val="0"/>
          <w:marBottom w:val="0"/>
          <w:divBdr>
            <w:top w:val="none" w:sz="0" w:space="0" w:color="auto"/>
            <w:left w:val="none" w:sz="0" w:space="0" w:color="auto"/>
            <w:bottom w:val="none" w:sz="0" w:space="0" w:color="auto"/>
            <w:right w:val="none" w:sz="0" w:space="0" w:color="auto"/>
          </w:divBdr>
        </w:div>
        <w:div w:id="2250634">
          <w:marLeft w:val="640"/>
          <w:marRight w:val="0"/>
          <w:marTop w:val="0"/>
          <w:marBottom w:val="0"/>
          <w:divBdr>
            <w:top w:val="none" w:sz="0" w:space="0" w:color="auto"/>
            <w:left w:val="none" w:sz="0" w:space="0" w:color="auto"/>
            <w:bottom w:val="none" w:sz="0" w:space="0" w:color="auto"/>
            <w:right w:val="none" w:sz="0" w:space="0" w:color="auto"/>
          </w:divBdr>
        </w:div>
        <w:div w:id="2028284554">
          <w:marLeft w:val="640"/>
          <w:marRight w:val="0"/>
          <w:marTop w:val="0"/>
          <w:marBottom w:val="0"/>
          <w:divBdr>
            <w:top w:val="none" w:sz="0" w:space="0" w:color="auto"/>
            <w:left w:val="none" w:sz="0" w:space="0" w:color="auto"/>
            <w:bottom w:val="none" w:sz="0" w:space="0" w:color="auto"/>
            <w:right w:val="none" w:sz="0" w:space="0" w:color="auto"/>
          </w:divBdr>
        </w:div>
        <w:div w:id="87194730">
          <w:marLeft w:val="640"/>
          <w:marRight w:val="0"/>
          <w:marTop w:val="0"/>
          <w:marBottom w:val="0"/>
          <w:divBdr>
            <w:top w:val="none" w:sz="0" w:space="0" w:color="auto"/>
            <w:left w:val="none" w:sz="0" w:space="0" w:color="auto"/>
            <w:bottom w:val="none" w:sz="0" w:space="0" w:color="auto"/>
            <w:right w:val="none" w:sz="0" w:space="0" w:color="auto"/>
          </w:divBdr>
        </w:div>
        <w:div w:id="478810335">
          <w:marLeft w:val="640"/>
          <w:marRight w:val="0"/>
          <w:marTop w:val="0"/>
          <w:marBottom w:val="0"/>
          <w:divBdr>
            <w:top w:val="none" w:sz="0" w:space="0" w:color="auto"/>
            <w:left w:val="none" w:sz="0" w:space="0" w:color="auto"/>
            <w:bottom w:val="none" w:sz="0" w:space="0" w:color="auto"/>
            <w:right w:val="none" w:sz="0" w:space="0" w:color="auto"/>
          </w:divBdr>
        </w:div>
        <w:div w:id="965237098">
          <w:marLeft w:val="640"/>
          <w:marRight w:val="0"/>
          <w:marTop w:val="0"/>
          <w:marBottom w:val="0"/>
          <w:divBdr>
            <w:top w:val="none" w:sz="0" w:space="0" w:color="auto"/>
            <w:left w:val="none" w:sz="0" w:space="0" w:color="auto"/>
            <w:bottom w:val="none" w:sz="0" w:space="0" w:color="auto"/>
            <w:right w:val="none" w:sz="0" w:space="0" w:color="auto"/>
          </w:divBdr>
        </w:div>
        <w:div w:id="1455827476">
          <w:marLeft w:val="640"/>
          <w:marRight w:val="0"/>
          <w:marTop w:val="0"/>
          <w:marBottom w:val="0"/>
          <w:divBdr>
            <w:top w:val="none" w:sz="0" w:space="0" w:color="auto"/>
            <w:left w:val="none" w:sz="0" w:space="0" w:color="auto"/>
            <w:bottom w:val="none" w:sz="0" w:space="0" w:color="auto"/>
            <w:right w:val="none" w:sz="0" w:space="0" w:color="auto"/>
          </w:divBdr>
        </w:div>
        <w:div w:id="1529372110">
          <w:marLeft w:val="640"/>
          <w:marRight w:val="0"/>
          <w:marTop w:val="0"/>
          <w:marBottom w:val="0"/>
          <w:divBdr>
            <w:top w:val="none" w:sz="0" w:space="0" w:color="auto"/>
            <w:left w:val="none" w:sz="0" w:space="0" w:color="auto"/>
            <w:bottom w:val="none" w:sz="0" w:space="0" w:color="auto"/>
            <w:right w:val="none" w:sz="0" w:space="0" w:color="auto"/>
          </w:divBdr>
        </w:div>
        <w:div w:id="1098913300">
          <w:marLeft w:val="640"/>
          <w:marRight w:val="0"/>
          <w:marTop w:val="0"/>
          <w:marBottom w:val="0"/>
          <w:divBdr>
            <w:top w:val="none" w:sz="0" w:space="0" w:color="auto"/>
            <w:left w:val="none" w:sz="0" w:space="0" w:color="auto"/>
            <w:bottom w:val="none" w:sz="0" w:space="0" w:color="auto"/>
            <w:right w:val="none" w:sz="0" w:space="0" w:color="auto"/>
          </w:divBdr>
        </w:div>
        <w:div w:id="458106277">
          <w:marLeft w:val="640"/>
          <w:marRight w:val="0"/>
          <w:marTop w:val="0"/>
          <w:marBottom w:val="0"/>
          <w:divBdr>
            <w:top w:val="none" w:sz="0" w:space="0" w:color="auto"/>
            <w:left w:val="none" w:sz="0" w:space="0" w:color="auto"/>
            <w:bottom w:val="none" w:sz="0" w:space="0" w:color="auto"/>
            <w:right w:val="none" w:sz="0" w:space="0" w:color="auto"/>
          </w:divBdr>
        </w:div>
        <w:div w:id="752706151">
          <w:marLeft w:val="640"/>
          <w:marRight w:val="0"/>
          <w:marTop w:val="0"/>
          <w:marBottom w:val="0"/>
          <w:divBdr>
            <w:top w:val="none" w:sz="0" w:space="0" w:color="auto"/>
            <w:left w:val="none" w:sz="0" w:space="0" w:color="auto"/>
            <w:bottom w:val="none" w:sz="0" w:space="0" w:color="auto"/>
            <w:right w:val="none" w:sz="0" w:space="0" w:color="auto"/>
          </w:divBdr>
        </w:div>
        <w:div w:id="797260634">
          <w:marLeft w:val="640"/>
          <w:marRight w:val="0"/>
          <w:marTop w:val="0"/>
          <w:marBottom w:val="0"/>
          <w:divBdr>
            <w:top w:val="none" w:sz="0" w:space="0" w:color="auto"/>
            <w:left w:val="none" w:sz="0" w:space="0" w:color="auto"/>
            <w:bottom w:val="none" w:sz="0" w:space="0" w:color="auto"/>
            <w:right w:val="none" w:sz="0" w:space="0" w:color="auto"/>
          </w:divBdr>
        </w:div>
        <w:div w:id="1940866765">
          <w:marLeft w:val="640"/>
          <w:marRight w:val="0"/>
          <w:marTop w:val="0"/>
          <w:marBottom w:val="0"/>
          <w:divBdr>
            <w:top w:val="none" w:sz="0" w:space="0" w:color="auto"/>
            <w:left w:val="none" w:sz="0" w:space="0" w:color="auto"/>
            <w:bottom w:val="none" w:sz="0" w:space="0" w:color="auto"/>
            <w:right w:val="none" w:sz="0" w:space="0" w:color="auto"/>
          </w:divBdr>
        </w:div>
        <w:div w:id="1358240590">
          <w:marLeft w:val="640"/>
          <w:marRight w:val="0"/>
          <w:marTop w:val="0"/>
          <w:marBottom w:val="0"/>
          <w:divBdr>
            <w:top w:val="none" w:sz="0" w:space="0" w:color="auto"/>
            <w:left w:val="none" w:sz="0" w:space="0" w:color="auto"/>
            <w:bottom w:val="none" w:sz="0" w:space="0" w:color="auto"/>
            <w:right w:val="none" w:sz="0" w:space="0" w:color="auto"/>
          </w:divBdr>
        </w:div>
        <w:div w:id="526136322">
          <w:marLeft w:val="640"/>
          <w:marRight w:val="0"/>
          <w:marTop w:val="0"/>
          <w:marBottom w:val="0"/>
          <w:divBdr>
            <w:top w:val="none" w:sz="0" w:space="0" w:color="auto"/>
            <w:left w:val="none" w:sz="0" w:space="0" w:color="auto"/>
            <w:bottom w:val="none" w:sz="0" w:space="0" w:color="auto"/>
            <w:right w:val="none" w:sz="0" w:space="0" w:color="auto"/>
          </w:divBdr>
        </w:div>
        <w:div w:id="1340044761">
          <w:marLeft w:val="640"/>
          <w:marRight w:val="0"/>
          <w:marTop w:val="0"/>
          <w:marBottom w:val="0"/>
          <w:divBdr>
            <w:top w:val="none" w:sz="0" w:space="0" w:color="auto"/>
            <w:left w:val="none" w:sz="0" w:space="0" w:color="auto"/>
            <w:bottom w:val="none" w:sz="0" w:space="0" w:color="auto"/>
            <w:right w:val="none" w:sz="0" w:space="0" w:color="auto"/>
          </w:divBdr>
        </w:div>
        <w:div w:id="574170305">
          <w:marLeft w:val="640"/>
          <w:marRight w:val="0"/>
          <w:marTop w:val="0"/>
          <w:marBottom w:val="0"/>
          <w:divBdr>
            <w:top w:val="none" w:sz="0" w:space="0" w:color="auto"/>
            <w:left w:val="none" w:sz="0" w:space="0" w:color="auto"/>
            <w:bottom w:val="none" w:sz="0" w:space="0" w:color="auto"/>
            <w:right w:val="none" w:sz="0" w:space="0" w:color="auto"/>
          </w:divBdr>
        </w:div>
        <w:div w:id="251280235">
          <w:marLeft w:val="640"/>
          <w:marRight w:val="0"/>
          <w:marTop w:val="0"/>
          <w:marBottom w:val="0"/>
          <w:divBdr>
            <w:top w:val="none" w:sz="0" w:space="0" w:color="auto"/>
            <w:left w:val="none" w:sz="0" w:space="0" w:color="auto"/>
            <w:bottom w:val="none" w:sz="0" w:space="0" w:color="auto"/>
            <w:right w:val="none" w:sz="0" w:space="0" w:color="auto"/>
          </w:divBdr>
        </w:div>
        <w:div w:id="133329571">
          <w:marLeft w:val="640"/>
          <w:marRight w:val="0"/>
          <w:marTop w:val="0"/>
          <w:marBottom w:val="0"/>
          <w:divBdr>
            <w:top w:val="none" w:sz="0" w:space="0" w:color="auto"/>
            <w:left w:val="none" w:sz="0" w:space="0" w:color="auto"/>
            <w:bottom w:val="none" w:sz="0" w:space="0" w:color="auto"/>
            <w:right w:val="none" w:sz="0" w:space="0" w:color="auto"/>
          </w:divBdr>
        </w:div>
        <w:div w:id="345182469">
          <w:marLeft w:val="640"/>
          <w:marRight w:val="0"/>
          <w:marTop w:val="0"/>
          <w:marBottom w:val="0"/>
          <w:divBdr>
            <w:top w:val="none" w:sz="0" w:space="0" w:color="auto"/>
            <w:left w:val="none" w:sz="0" w:space="0" w:color="auto"/>
            <w:bottom w:val="none" w:sz="0" w:space="0" w:color="auto"/>
            <w:right w:val="none" w:sz="0" w:space="0" w:color="auto"/>
          </w:divBdr>
        </w:div>
        <w:div w:id="2057970105">
          <w:marLeft w:val="640"/>
          <w:marRight w:val="0"/>
          <w:marTop w:val="0"/>
          <w:marBottom w:val="0"/>
          <w:divBdr>
            <w:top w:val="none" w:sz="0" w:space="0" w:color="auto"/>
            <w:left w:val="none" w:sz="0" w:space="0" w:color="auto"/>
            <w:bottom w:val="none" w:sz="0" w:space="0" w:color="auto"/>
            <w:right w:val="none" w:sz="0" w:space="0" w:color="auto"/>
          </w:divBdr>
        </w:div>
        <w:div w:id="1331954527">
          <w:marLeft w:val="640"/>
          <w:marRight w:val="0"/>
          <w:marTop w:val="0"/>
          <w:marBottom w:val="0"/>
          <w:divBdr>
            <w:top w:val="none" w:sz="0" w:space="0" w:color="auto"/>
            <w:left w:val="none" w:sz="0" w:space="0" w:color="auto"/>
            <w:bottom w:val="none" w:sz="0" w:space="0" w:color="auto"/>
            <w:right w:val="none" w:sz="0" w:space="0" w:color="auto"/>
          </w:divBdr>
        </w:div>
        <w:div w:id="1741976105">
          <w:marLeft w:val="640"/>
          <w:marRight w:val="0"/>
          <w:marTop w:val="0"/>
          <w:marBottom w:val="0"/>
          <w:divBdr>
            <w:top w:val="none" w:sz="0" w:space="0" w:color="auto"/>
            <w:left w:val="none" w:sz="0" w:space="0" w:color="auto"/>
            <w:bottom w:val="none" w:sz="0" w:space="0" w:color="auto"/>
            <w:right w:val="none" w:sz="0" w:space="0" w:color="auto"/>
          </w:divBdr>
        </w:div>
        <w:div w:id="684330981">
          <w:marLeft w:val="640"/>
          <w:marRight w:val="0"/>
          <w:marTop w:val="0"/>
          <w:marBottom w:val="0"/>
          <w:divBdr>
            <w:top w:val="none" w:sz="0" w:space="0" w:color="auto"/>
            <w:left w:val="none" w:sz="0" w:space="0" w:color="auto"/>
            <w:bottom w:val="none" w:sz="0" w:space="0" w:color="auto"/>
            <w:right w:val="none" w:sz="0" w:space="0" w:color="auto"/>
          </w:divBdr>
        </w:div>
        <w:div w:id="1586498210">
          <w:marLeft w:val="640"/>
          <w:marRight w:val="0"/>
          <w:marTop w:val="0"/>
          <w:marBottom w:val="0"/>
          <w:divBdr>
            <w:top w:val="none" w:sz="0" w:space="0" w:color="auto"/>
            <w:left w:val="none" w:sz="0" w:space="0" w:color="auto"/>
            <w:bottom w:val="none" w:sz="0" w:space="0" w:color="auto"/>
            <w:right w:val="none" w:sz="0" w:space="0" w:color="auto"/>
          </w:divBdr>
        </w:div>
        <w:div w:id="10381704">
          <w:marLeft w:val="640"/>
          <w:marRight w:val="0"/>
          <w:marTop w:val="0"/>
          <w:marBottom w:val="0"/>
          <w:divBdr>
            <w:top w:val="none" w:sz="0" w:space="0" w:color="auto"/>
            <w:left w:val="none" w:sz="0" w:space="0" w:color="auto"/>
            <w:bottom w:val="none" w:sz="0" w:space="0" w:color="auto"/>
            <w:right w:val="none" w:sz="0" w:space="0" w:color="auto"/>
          </w:divBdr>
        </w:div>
        <w:div w:id="1083528666">
          <w:marLeft w:val="640"/>
          <w:marRight w:val="0"/>
          <w:marTop w:val="0"/>
          <w:marBottom w:val="0"/>
          <w:divBdr>
            <w:top w:val="none" w:sz="0" w:space="0" w:color="auto"/>
            <w:left w:val="none" w:sz="0" w:space="0" w:color="auto"/>
            <w:bottom w:val="none" w:sz="0" w:space="0" w:color="auto"/>
            <w:right w:val="none" w:sz="0" w:space="0" w:color="auto"/>
          </w:divBdr>
        </w:div>
        <w:div w:id="698360212">
          <w:marLeft w:val="640"/>
          <w:marRight w:val="0"/>
          <w:marTop w:val="0"/>
          <w:marBottom w:val="0"/>
          <w:divBdr>
            <w:top w:val="none" w:sz="0" w:space="0" w:color="auto"/>
            <w:left w:val="none" w:sz="0" w:space="0" w:color="auto"/>
            <w:bottom w:val="none" w:sz="0" w:space="0" w:color="auto"/>
            <w:right w:val="none" w:sz="0" w:space="0" w:color="auto"/>
          </w:divBdr>
        </w:div>
        <w:div w:id="984042421">
          <w:marLeft w:val="640"/>
          <w:marRight w:val="0"/>
          <w:marTop w:val="0"/>
          <w:marBottom w:val="0"/>
          <w:divBdr>
            <w:top w:val="none" w:sz="0" w:space="0" w:color="auto"/>
            <w:left w:val="none" w:sz="0" w:space="0" w:color="auto"/>
            <w:bottom w:val="none" w:sz="0" w:space="0" w:color="auto"/>
            <w:right w:val="none" w:sz="0" w:space="0" w:color="auto"/>
          </w:divBdr>
        </w:div>
        <w:div w:id="10763210">
          <w:marLeft w:val="640"/>
          <w:marRight w:val="0"/>
          <w:marTop w:val="0"/>
          <w:marBottom w:val="0"/>
          <w:divBdr>
            <w:top w:val="none" w:sz="0" w:space="0" w:color="auto"/>
            <w:left w:val="none" w:sz="0" w:space="0" w:color="auto"/>
            <w:bottom w:val="none" w:sz="0" w:space="0" w:color="auto"/>
            <w:right w:val="none" w:sz="0" w:space="0" w:color="auto"/>
          </w:divBdr>
        </w:div>
        <w:div w:id="1351294620">
          <w:marLeft w:val="640"/>
          <w:marRight w:val="0"/>
          <w:marTop w:val="0"/>
          <w:marBottom w:val="0"/>
          <w:divBdr>
            <w:top w:val="none" w:sz="0" w:space="0" w:color="auto"/>
            <w:left w:val="none" w:sz="0" w:space="0" w:color="auto"/>
            <w:bottom w:val="none" w:sz="0" w:space="0" w:color="auto"/>
            <w:right w:val="none" w:sz="0" w:space="0" w:color="auto"/>
          </w:divBdr>
        </w:div>
        <w:div w:id="1206680019">
          <w:marLeft w:val="640"/>
          <w:marRight w:val="0"/>
          <w:marTop w:val="0"/>
          <w:marBottom w:val="0"/>
          <w:divBdr>
            <w:top w:val="none" w:sz="0" w:space="0" w:color="auto"/>
            <w:left w:val="none" w:sz="0" w:space="0" w:color="auto"/>
            <w:bottom w:val="none" w:sz="0" w:space="0" w:color="auto"/>
            <w:right w:val="none" w:sz="0" w:space="0" w:color="auto"/>
          </w:divBdr>
        </w:div>
        <w:div w:id="1269778671">
          <w:marLeft w:val="640"/>
          <w:marRight w:val="0"/>
          <w:marTop w:val="0"/>
          <w:marBottom w:val="0"/>
          <w:divBdr>
            <w:top w:val="none" w:sz="0" w:space="0" w:color="auto"/>
            <w:left w:val="none" w:sz="0" w:space="0" w:color="auto"/>
            <w:bottom w:val="none" w:sz="0" w:space="0" w:color="auto"/>
            <w:right w:val="none" w:sz="0" w:space="0" w:color="auto"/>
          </w:divBdr>
        </w:div>
        <w:div w:id="449784553">
          <w:marLeft w:val="640"/>
          <w:marRight w:val="0"/>
          <w:marTop w:val="0"/>
          <w:marBottom w:val="0"/>
          <w:divBdr>
            <w:top w:val="none" w:sz="0" w:space="0" w:color="auto"/>
            <w:left w:val="none" w:sz="0" w:space="0" w:color="auto"/>
            <w:bottom w:val="none" w:sz="0" w:space="0" w:color="auto"/>
            <w:right w:val="none" w:sz="0" w:space="0" w:color="auto"/>
          </w:divBdr>
        </w:div>
        <w:div w:id="872500562">
          <w:marLeft w:val="640"/>
          <w:marRight w:val="0"/>
          <w:marTop w:val="0"/>
          <w:marBottom w:val="0"/>
          <w:divBdr>
            <w:top w:val="none" w:sz="0" w:space="0" w:color="auto"/>
            <w:left w:val="none" w:sz="0" w:space="0" w:color="auto"/>
            <w:bottom w:val="none" w:sz="0" w:space="0" w:color="auto"/>
            <w:right w:val="none" w:sz="0" w:space="0" w:color="auto"/>
          </w:divBdr>
        </w:div>
        <w:div w:id="1532380466">
          <w:marLeft w:val="640"/>
          <w:marRight w:val="0"/>
          <w:marTop w:val="0"/>
          <w:marBottom w:val="0"/>
          <w:divBdr>
            <w:top w:val="none" w:sz="0" w:space="0" w:color="auto"/>
            <w:left w:val="none" w:sz="0" w:space="0" w:color="auto"/>
            <w:bottom w:val="none" w:sz="0" w:space="0" w:color="auto"/>
            <w:right w:val="none" w:sz="0" w:space="0" w:color="auto"/>
          </w:divBdr>
        </w:div>
        <w:div w:id="441654822">
          <w:marLeft w:val="640"/>
          <w:marRight w:val="0"/>
          <w:marTop w:val="0"/>
          <w:marBottom w:val="0"/>
          <w:divBdr>
            <w:top w:val="none" w:sz="0" w:space="0" w:color="auto"/>
            <w:left w:val="none" w:sz="0" w:space="0" w:color="auto"/>
            <w:bottom w:val="none" w:sz="0" w:space="0" w:color="auto"/>
            <w:right w:val="none" w:sz="0" w:space="0" w:color="auto"/>
          </w:divBdr>
        </w:div>
        <w:div w:id="437872205">
          <w:marLeft w:val="640"/>
          <w:marRight w:val="0"/>
          <w:marTop w:val="0"/>
          <w:marBottom w:val="0"/>
          <w:divBdr>
            <w:top w:val="none" w:sz="0" w:space="0" w:color="auto"/>
            <w:left w:val="none" w:sz="0" w:space="0" w:color="auto"/>
            <w:bottom w:val="none" w:sz="0" w:space="0" w:color="auto"/>
            <w:right w:val="none" w:sz="0" w:space="0" w:color="auto"/>
          </w:divBdr>
        </w:div>
        <w:div w:id="1125542906">
          <w:marLeft w:val="640"/>
          <w:marRight w:val="0"/>
          <w:marTop w:val="0"/>
          <w:marBottom w:val="0"/>
          <w:divBdr>
            <w:top w:val="none" w:sz="0" w:space="0" w:color="auto"/>
            <w:left w:val="none" w:sz="0" w:space="0" w:color="auto"/>
            <w:bottom w:val="none" w:sz="0" w:space="0" w:color="auto"/>
            <w:right w:val="none" w:sz="0" w:space="0" w:color="auto"/>
          </w:divBdr>
        </w:div>
        <w:div w:id="150610464">
          <w:marLeft w:val="640"/>
          <w:marRight w:val="0"/>
          <w:marTop w:val="0"/>
          <w:marBottom w:val="0"/>
          <w:divBdr>
            <w:top w:val="none" w:sz="0" w:space="0" w:color="auto"/>
            <w:left w:val="none" w:sz="0" w:space="0" w:color="auto"/>
            <w:bottom w:val="none" w:sz="0" w:space="0" w:color="auto"/>
            <w:right w:val="none" w:sz="0" w:space="0" w:color="auto"/>
          </w:divBdr>
        </w:div>
        <w:div w:id="962997896">
          <w:marLeft w:val="640"/>
          <w:marRight w:val="0"/>
          <w:marTop w:val="0"/>
          <w:marBottom w:val="0"/>
          <w:divBdr>
            <w:top w:val="none" w:sz="0" w:space="0" w:color="auto"/>
            <w:left w:val="none" w:sz="0" w:space="0" w:color="auto"/>
            <w:bottom w:val="none" w:sz="0" w:space="0" w:color="auto"/>
            <w:right w:val="none" w:sz="0" w:space="0" w:color="auto"/>
          </w:divBdr>
        </w:div>
        <w:div w:id="719862028">
          <w:marLeft w:val="640"/>
          <w:marRight w:val="0"/>
          <w:marTop w:val="0"/>
          <w:marBottom w:val="0"/>
          <w:divBdr>
            <w:top w:val="none" w:sz="0" w:space="0" w:color="auto"/>
            <w:left w:val="none" w:sz="0" w:space="0" w:color="auto"/>
            <w:bottom w:val="none" w:sz="0" w:space="0" w:color="auto"/>
            <w:right w:val="none" w:sz="0" w:space="0" w:color="auto"/>
          </w:divBdr>
        </w:div>
        <w:div w:id="650258141">
          <w:marLeft w:val="640"/>
          <w:marRight w:val="0"/>
          <w:marTop w:val="0"/>
          <w:marBottom w:val="0"/>
          <w:divBdr>
            <w:top w:val="none" w:sz="0" w:space="0" w:color="auto"/>
            <w:left w:val="none" w:sz="0" w:space="0" w:color="auto"/>
            <w:bottom w:val="none" w:sz="0" w:space="0" w:color="auto"/>
            <w:right w:val="none" w:sz="0" w:space="0" w:color="auto"/>
          </w:divBdr>
        </w:div>
        <w:div w:id="2030178109">
          <w:marLeft w:val="640"/>
          <w:marRight w:val="0"/>
          <w:marTop w:val="0"/>
          <w:marBottom w:val="0"/>
          <w:divBdr>
            <w:top w:val="none" w:sz="0" w:space="0" w:color="auto"/>
            <w:left w:val="none" w:sz="0" w:space="0" w:color="auto"/>
            <w:bottom w:val="none" w:sz="0" w:space="0" w:color="auto"/>
            <w:right w:val="none" w:sz="0" w:space="0" w:color="auto"/>
          </w:divBdr>
        </w:div>
        <w:div w:id="307247794">
          <w:marLeft w:val="640"/>
          <w:marRight w:val="0"/>
          <w:marTop w:val="0"/>
          <w:marBottom w:val="0"/>
          <w:divBdr>
            <w:top w:val="none" w:sz="0" w:space="0" w:color="auto"/>
            <w:left w:val="none" w:sz="0" w:space="0" w:color="auto"/>
            <w:bottom w:val="none" w:sz="0" w:space="0" w:color="auto"/>
            <w:right w:val="none" w:sz="0" w:space="0" w:color="auto"/>
          </w:divBdr>
        </w:div>
        <w:div w:id="1173492730">
          <w:marLeft w:val="640"/>
          <w:marRight w:val="0"/>
          <w:marTop w:val="0"/>
          <w:marBottom w:val="0"/>
          <w:divBdr>
            <w:top w:val="none" w:sz="0" w:space="0" w:color="auto"/>
            <w:left w:val="none" w:sz="0" w:space="0" w:color="auto"/>
            <w:bottom w:val="none" w:sz="0" w:space="0" w:color="auto"/>
            <w:right w:val="none" w:sz="0" w:space="0" w:color="auto"/>
          </w:divBdr>
        </w:div>
        <w:div w:id="1709259050">
          <w:marLeft w:val="640"/>
          <w:marRight w:val="0"/>
          <w:marTop w:val="0"/>
          <w:marBottom w:val="0"/>
          <w:divBdr>
            <w:top w:val="none" w:sz="0" w:space="0" w:color="auto"/>
            <w:left w:val="none" w:sz="0" w:space="0" w:color="auto"/>
            <w:bottom w:val="none" w:sz="0" w:space="0" w:color="auto"/>
            <w:right w:val="none" w:sz="0" w:space="0" w:color="auto"/>
          </w:divBdr>
        </w:div>
        <w:div w:id="458643039">
          <w:marLeft w:val="640"/>
          <w:marRight w:val="0"/>
          <w:marTop w:val="0"/>
          <w:marBottom w:val="0"/>
          <w:divBdr>
            <w:top w:val="none" w:sz="0" w:space="0" w:color="auto"/>
            <w:left w:val="none" w:sz="0" w:space="0" w:color="auto"/>
            <w:bottom w:val="none" w:sz="0" w:space="0" w:color="auto"/>
            <w:right w:val="none" w:sz="0" w:space="0" w:color="auto"/>
          </w:divBdr>
        </w:div>
        <w:div w:id="279654742">
          <w:marLeft w:val="640"/>
          <w:marRight w:val="0"/>
          <w:marTop w:val="0"/>
          <w:marBottom w:val="0"/>
          <w:divBdr>
            <w:top w:val="none" w:sz="0" w:space="0" w:color="auto"/>
            <w:left w:val="none" w:sz="0" w:space="0" w:color="auto"/>
            <w:bottom w:val="none" w:sz="0" w:space="0" w:color="auto"/>
            <w:right w:val="none" w:sz="0" w:space="0" w:color="auto"/>
          </w:divBdr>
        </w:div>
        <w:div w:id="1306928231">
          <w:marLeft w:val="640"/>
          <w:marRight w:val="0"/>
          <w:marTop w:val="0"/>
          <w:marBottom w:val="0"/>
          <w:divBdr>
            <w:top w:val="none" w:sz="0" w:space="0" w:color="auto"/>
            <w:left w:val="none" w:sz="0" w:space="0" w:color="auto"/>
            <w:bottom w:val="none" w:sz="0" w:space="0" w:color="auto"/>
            <w:right w:val="none" w:sz="0" w:space="0" w:color="auto"/>
          </w:divBdr>
        </w:div>
        <w:div w:id="194778693">
          <w:marLeft w:val="640"/>
          <w:marRight w:val="0"/>
          <w:marTop w:val="0"/>
          <w:marBottom w:val="0"/>
          <w:divBdr>
            <w:top w:val="none" w:sz="0" w:space="0" w:color="auto"/>
            <w:left w:val="none" w:sz="0" w:space="0" w:color="auto"/>
            <w:bottom w:val="none" w:sz="0" w:space="0" w:color="auto"/>
            <w:right w:val="none" w:sz="0" w:space="0" w:color="auto"/>
          </w:divBdr>
        </w:div>
        <w:div w:id="1545603349">
          <w:marLeft w:val="640"/>
          <w:marRight w:val="0"/>
          <w:marTop w:val="0"/>
          <w:marBottom w:val="0"/>
          <w:divBdr>
            <w:top w:val="none" w:sz="0" w:space="0" w:color="auto"/>
            <w:left w:val="none" w:sz="0" w:space="0" w:color="auto"/>
            <w:bottom w:val="none" w:sz="0" w:space="0" w:color="auto"/>
            <w:right w:val="none" w:sz="0" w:space="0" w:color="auto"/>
          </w:divBdr>
        </w:div>
        <w:div w:id="1959020522">
          <w:marLeft w:val="640"/>
          <w:marRight w:val="0"/>
          <w:marTop w:val="0"/>
          <w:marBottom w:val="0"/>
          <w:divBdr>
            <w:top w:val="none" w:sz="0" w:space="0" w:color="auto"/>
            <w:left w:val="none" w:sz="0" w:space="0" w:color="auto"/>
            <w:bottom w:val="none" w:sz="0" w:space="0" w:color="auto"/>
            <w:right w:val="none" w:sz="0" w:space="0" w:color="auto"/>
          </w:divBdr>
        </w:div>
        <w:div w:id="1867597090">
          <w:marLeft w:val="640"/>
          <w:marRight w:val="0"/>
          <w:marTop w:val="0"/>
          <w:marBottom w:val="0"/>
          <w:divBdr>
            <w:top w:val="none" w:sz="0" w:space="0" w:color="auto"/>
            <w:left w:val="none" w:sz="0" w:space="0" w:color="auto"/>
            <w:bottom w:val="none" w:sz="0" w:space="0" w:color="auto"/>
            <w:right w:val="none" w:sz="0" w:space="0" w:color="auto"/>
          </w:divBdr>
        </w:div>
        <w:div w:id="1283656435">
          <w:marLeft w:val="640"/>
          <w:marRight w:val="0"/>
          <w:marTop w:val="0"/>
          <w:marBottom w:val="0"/>
          <w:divBdr>
            <w:top w:val="none" w:sz="0" w:space="0" w:color="auto"/>
            <w:left w:val="none" w:sz="0" w:space="0" w:color="auto"/>
            <w:bottom w:val="none" w:sz="0" w:space="0" w:color="auto"/>
            <w:right w:val="none" w:sz="0" w:space="0" w:color="auto"/>
          </w:divBdr>
        </w:div>
        <w:div w:id="455880633">
          <w:marLeft w:val="640"/>
          <w:marRight w:val="0"/>
          <w:marTop w:val="0"/>
          <w:marBottom w:val="0"/>
          <w:divBdr>
            <w:top w:val="none" w:sz="0" w:space="0" w:color="auto"/>
            <w:left w:val="none" w:sz="0" w:space="0" w:color="auto"/>
            <w:bottom w:val="none" w:sz="0" w:space="0" w:color="auto"/>
            <w:right w:val="none" w:sz="0" w:space="0" w:color="auto"/>
          </w:divBdr>
        </w:div>
        <w:div w:id="1799757919">
          <w:marLeft w:val="640"/>
          <w:marRight w:val="0"/>
          <w:marTop w:val="0"/>
          <w:marBottom w:val="0"/>
          <w:divBdr>
            <w:top w:val="none" w:sz="0" w:space="0" w:color="auto"/>
            <w:left w:val="none" w:sz="0" w:space="0" w:color="auto"/>
            <w:bottom w:val="none" w:sz="0" w:space="0" w:color="auto"/>
            <w:right w:val="none" w:sz="0" w:space="0" w:color="auto"/>
          </w:divBdr>
        </w:div>
        <w:div w:id="1651907651">
          <w:marLeft w:val="640"/>
          <w:marRight w:val="0"/>
          <w:marTop w:val="0"/>
          <w:marBottom w:val="0"/>
          <w:divBdr>
            <w:top w:val="none" w:sz="0" w:space="0" w:color="auto"/>
            <w:left w:val="none" w:sz="0" w:space="0" w:color="auto"/>
            <w:bottom w:val="none" w:sz="0" w:space="0" w:color="auto"/>
            <w:right w:val="none" w:sz="0" w:space="0" w:color="auto"/>
          </w:divBdr>
        </w:div>
        <w:div w:id="982349050">
          <w:marLeft w:val="640"/>
          <w:marRight w:val="0"/>
          <w:marTop w:val="0"/>
          <w:marBottom w:val="0"/>
          <w:divBdr>
            <w:top w:val="none" w:sz="0" w:space="0" w:color="auto"/>
            <w:left w:val="none" w:sz="0" w:space="0" w:color="auto"/>
            <w:bottom w:val="none" w:sz="0" w:space="0" w:color="auto"/>
            <w:right w:val="none" w:sz="0" w:space="0" w:color="auto"/>
          </w:divBdr>
        </w:div>
        <w:div w:id="914171461">
          <w:marLeft w:val="640"/>
          <w:marRight w:val="0"/>
          <w:marTop w:val="0"/>
          <w:marBottom w:val="0"/>
          <w:divBdr>
            <w:top w:val="none" w:sz="0" w:space="0" w:color="auto"/>
            <w:left w:val="none" w:sz="0" w:space="0" w:color="auto"/>
            <w:bottom w:val="none" w:sz="0" w:space="0" w:color="auto"/>
            <w:right w:val="none" w:sz="0" w:space="0" w:color="auto"/>
          </w:divBdr>
        </w:div>
        <w:div w:id="860120802">
          <w:marLeft w:val="640"/>
          <w:marRight w:val="0"/>
          <w:marTop w:val="0"/>
          <w:marBottom w:val="0"/>
          <w:divBdr>
            <w:top w:val="none" w:sz="0" w:space="0" w:color="auto"/>
            <w:left w:val="none" w:sz="0" w:space="0" w:color="auto"/>
            <w:bottom w:val="none" w:sz="0" w:space="0" w:color="auto"/>
            <w:right w:val="none" w:sz="0" w:space="0" w:color="auto"/>
          </w:divBdr>
        </w:div>
        <w:div w:id="349642386">
          <w:marLeft w:val="640"/>
          <w:marRight w:val="0"/>
          <w:marTop w:val="0"/>
          <w:marBottom w:val="0"/>
          <w:divBdr>
            <w:top w:val="none" w:sz="0" w:space="0" w:color="auto"/>
            <w:left w:val="none" w:sz="0" w:space="0" w:color="auto"/>
            <w:bottom w:val="none" w:sz="0" w:space="0" w:color="auto"/>
            <w:right w:val="none" w:sz="0" w:space="0" w:color="auto"/>
          </w:divBdr>
        </w:div>
        <w:div w:id="1173761395">
          <w:marLeft w:val="640"/>
          <w:marRight w:val="0"/>
          <w:marTop w:val="0"/>
          <w:marBottom w:val="0"/>
          <w:divBdr>
            <w:top w:val="none" w:sz="0" w:space="0" w:color="auto"/>
            <w:left w:val="none" w:sz="0" w:space="0" w:color="auto"/>
            <w:bottom w:val="none" w:sz="0" w:space="0" w:color="auto"/>
            <w:right w:val="none" w:sz="0" w:space="0" w:color="auto"/>
          </w:divBdr>
        </w:div>
        <w:div w:id="486479316">
          <w:marLeft w:val="640"/>
          <w:marRight w:val="0"/>
          <w:marTop w:val="0"/>
          <w:marBottom w:val="0"/>
          <w:divBdr>
            <w:top w:val="none" w:sz="0" w:space="0" w:color="auto"/>
            <w:left w:val="none" w:sz="0" w:space="0" w:color="auto"/>
            <w:bottom w:val="none" w:sz="0" w:space="0" w:color="auto"/>
            <w:right w:val="none" w:sz="0" w:space="0" w:color="auto"/>
          </w:divBdr>
        </w:div>
        <w:div w:id="2117170658">
          <w:marLeft w:val="640"/>
          <w:marRight w:val="0"/>
          <w:marTop w:val="0"/>
          <w:marBottom w:val="0"/>
          <w:divBdr>
            <w:top w:val="none" w:sz="0" w:space="0" w:color="auto"/>
            <w:left w:val="none" w:sz="0" w:space="0" w:color="auto"/>
            <w:bottom w:val="none" w:sz="0" w:space="0" w:color="auto"/>
            <w:right w:val="none" w:sz="0" w:space="0" w:color="auto"/>
          </w:divBdr>
        </w:div>
        <w:div w:id="110783106">
          <w:marLeft w:val="640"/>
          <w:marRight w:val="0"/>
          <w:marTop w:val="0"/>
          <w:marBottom w:val="0"/>
          <w:divBdr>
            <w:top w:val="none" w:sz="0" w:space="0" w:color="auto"/>
            <w:left w:val="none" w:sz="0" w:space="0" w:color="auto"/>
            <w:bottom w:val="none" w:sz="0" w:space="0" w:color="auto"/>
            <w:right w:val="none" w:sz="0" w:space="0" w:color="auto"/>
          </w:divBdr>
        </w:div>
        <w:div w:id="412552221">
          <w:marLeft w:val="640"/>
          <w:marRight w:val="0"/>
          <w:marTop w:val="0"/>
          <w:marBottom w:val="0"/>
          <w:divBdr>
            <w:top w:val="none" w:sz="0" w:space="0" w:color="auto"/>
            <w:left w:val="none" w:sz="0" w:space="0" w:color="auto"/>
            <w:bottom w:val="none" w:sz="0" w:space="0" w:color="auto"/>
            <w:right w:val="none" w:sz="0" w:space="0" w:color="auto"/>
          </w:divBdr>
        </w:div>
        <w:div w:id="897087010">
          <w:marLeft w:val="640"/>
          <w:marRight w:val="0"/>
          <w:marTop w:val="0"/>
          <w:marBottom w:val="0"/>
          <w:divBdr>
            <w:top w:val="none" w:sz="0" w:space="0" w:color="auto"/>
            <w:left w:val="none" w:sz="0" w:space="0" w:color="auto"/>
            <w:bottom w:val="none" w:sz="0" w:space="0" w:color="auto"/>
            <w:right w:val="none" w:sz="0" w:space="0" w:color="auto"/>
          </w:divBdr>
        </w:div>
        <w:div w:id="852374985">
          <w:marLeft w:val="640"/>
          <w:marRight w:val="0"/>
          <w:marTop w:val="0"/>
          <w:marBottom w:val="0"/>
          <w:divBdr>
            <w:top w:val="none" w:sz="0" w:space="0" w:color="auto"/>
            <w:left w:val="none" w:sz="0" w:space="0" w:color="auto"/>
            <w:bottom w:val="none" w:sz="0" w:space="0" w:color="auto"/>
            <w:right w:val="none" w:sz="0" w:space="0" w:color="auto"/>
          </w:divBdr>
        </w:div>
        <w:div w:id="43869740">
          <w:marLeft w:val="640"/>
          <w:marRight w:val="0"/>
          <w:marTop w:val="0"/>
          <w:marBottom w:val="0"/>
          <w:divBdr>
            <w:top w:val="none" w:sz="0" w:space="0" w:color="auto"/>
            <w:left w:val="none" w:sz="0" w:space="0" w:color="auto"/>
            <w:bottom w:val="none" w:sz="0" w:space="0" w:color="auto"/>
            <w:right w:val="none" w:sz="0" w:space="0" w:color="auto"/>
          </w:divBdr>
        </w:div>
        <w:div w:id="1340229131">
          <w:marLeft w:val="640"/>
          <w:marRight w:val="0"/>
          <w:marTop w:val="0"/>
          <w:marBottom w:val="0"/>
          <w:divBdr>
            <w:top w:val="none" w:sz="0" w:space="0" w:color="auto"/>
            <w:left w:val="none" w:sz="0" w:space="0" w:color="auto"/>
            <w:bottom w:val="none" w:sz="0" w:space="0" w:color="auto"/>
            <w:right w:val="none" w:sz="0" w:space="0" w:color="auto"/>
          </w:divBdr>
        </w:div>
        <w:div w:id="727992772">
          <w:marLeft w:val="640"/>
          <w:marRight w:val="0"/>
          <w:marTop w:val="0"/>
          <w:marBottom w:val="0"/>
          <w:divBdr>
            <w:top w:val="none" w:sz="0" w:space="0" w:color="auto"/>
            <w:left w:val="none" w:sz="0" w:space="0" w:color="auto"/>
            <w:bottom w:val="none" w:sz="0" w:space="0" w:color="auto"/>
            <w:right w:val="none" w:sz="0" w:space="0" w:color="auto"/>
          </w:divBdr>
        </w:div>
        <w:div w:id="1787617">
          <w:marLeft w:val="640"/>
          <w:marRight w:val="0"/>
          <w:marTop w:val="0"/>
          <w:marBottom w:val="0"/>
          <w:divBdr>
            <w:top w:val="none" w:sz="0" w:space="0" w:color="auto"/>
            <w:left w:val="none" w:sz="0" w:space="0" w:color="auto"/>
            <w:bottom w:val="none" w:sz="0" w:space="0" w:color="auto"/>
            <w:right w:val="none" w:sz="0" w:space="0" w:color="auto"/>
          </w:divBdr>
        </w:div>
        <w:div w:id="1347752038">
          <w:marLeft w:val="640"/>
          <w:marRight w:val="0"/>
          <w:marTop w:val="0"/>
          <w:marBottom w:val="0"/>
          <w:divBdr>
            <w:top w:val="none" w:sz="0" w:space="0" w:color="auto"/>
            <w:left w:val="none" w:sz="0" w:space="0" w:color="auto"/>
            <w:bottom w:val="none" w:sz="0" w:space="0" w:color="auto"/>
            <w:right w:val="none" w:sz="0" w:space="0" w:color="auto"/>
          </w:divBdr>
        </w:div>
        <w:div w:id="464272156">
          <w:marLeft w:val="640"/>
          <w:marRight w:val="0"/>
          <w:marTop w:val="0"/>
          <w:marBottom w:val="0"/>
          <w:divBdr>
            <w:top w:val="none" w:sz="0" w:space="0" w:color="auto"/>
            <w:left w:val="none" w:sz="0" w:space="0" w:color="auto"/>
            <w:bottom w:val="none" w:sz="0" w:space="0" w:color="auto"/>
            <w:right w:val="none" w:sz="0" w:space="0" w:color="auto"/>
          </w:divBdr>
        </w:div>
        <w:div w:id="1163424110">
          <w:marLeft w:val="640"/>
          <w:marRight w:val="0"/>
          <w:marTop w:val="0"/>
          <w:marBottom w:val="0"/>
          <w:divBdr>
            <w:top w:val="none" w:sz="0" w:space="0" w:color="auto"/>
            <w:left w:val="none" w:sz="0" w:space="0" w:color="auto"/>
            <w:bottom w:val="none" w:sz="0" w:space="0" w:color="auto"/>
            <w:right w:val="none" w:sz="0" w:space="0" w:color="auto"/>
          </w:divBdr>
        </w:div>
        <w:div w:id="733234469">
          <w:marLeft w:val="640"/>
          <w:marRight w:val="0"/>
          <w:marTop w:val="0"/>
          <w:marBottom w:val="0"/>
          <w:divBdr>
            <w:top w:val="none" w:sz="0" w:space="0" w:color="auto"/>
            <w:left w:val="none" w:sz="0" w:space="0" w:color="auto"/>
            <w:bottom w:val="none" w:sz="0" w:space="0" w:color="auto"/>
            <w:right w:val="none" w:sz="0" w:space="0" w:color="auto"/>
          </w:divBdr>
        </w:div>
        <w:div w:id="822814874">
          <w:marLeft w:val="640"/>
          <w:marRight w:val="0"/>
          <w:marTop w:val="0"/>
          <w:marBottom w:val="0"/>
          <w:divBdr>
            <w:top w:val="none" w:sz="0" w:space="0" w:color="auto"/>
            <w:left w:val="none" w:sz="0" w:space="0" w:color="auto"/>
            <w:bottom w:val="none" w:sz="0" w:space="0" w:color="auto"/>
            <w:right w:val="none" w:sz="0" w:space="0" w:color="auto"/>
          </w:divBdr>
        </w:div>
        <w:div w:id="704791036">
          <w:marLeft w:val="640"/>
          <w:marRight w:val="0"/>
          <w:marTop w:val="0"/>
          <w:marBottom w:val="0"/>
          <w:divBdr>
            <w:top w:val="none" w:sz="0" w:space="0" w:color="auto"/>
            <w:left w:val="none" w:sz="0" w:space="0" w:color="auto"/>
            <w:bottom w:val="none" w:sz="0" w:space="0" w:color="auto"/>
            <w:right w:val="none" w:sz="0" w:space="0" w:color="auto"/>
          </w:divBdr>
        </w:div>
        <w:div w:id="1966231608">
          <w:marLeft w:val="640"/>
          <w:marRight w:val="0"/>
          <w:marTop w:val="0"/>
          <w:marBottom w:val="0"/>
          <w:divBdr>
            <w:top w:val="none" w:sz="0" w:space="0" w:color="auto"/>
            <w:left w:val="none" w:sz="0" w:space="0" w:color="auto"/>
            <w:bottom w:val="none" w:sz="0" w:space="0" w:color="auto"/>
            <w:right w:val="none" w:sz="0" w:space="0" w:color="auto"/>
          </w:divBdr>
        </w:div>
        <w:div w:id="396321056">
          <w:marLeft w:val="640"/>
          <w:marRight w:val="0"/>
          <w:marTop w:val="0"/>
          <w:marBottom w:val="0"/>
          <w:divBdr>
            <w:top w:val="none" w:sz="0" w:space="0" w:color="auto"/>
            <w:left w:val="none" w:sz="0" w:space="0" w:color="auto"/>
            <w:bottom w:val="none" w:sz="0" w:space="0" w:color="auto"/>
            <w:right w:val="none" w:sz="0" w:space="0" w:color="auto"/>
          </w:divBdr>
        </w:div>
        <w:div w:id="835264150">
          <w:marLeft w:val="640"/>
          <w:marRight w:val="0"/>
          <w:marTop w:val="0"/>
          <w:marBottom w:val="0"/>
          <w:divBdr>
            <w:top w:val="none" w:sz="0" w:space="0" w:color="auto"/>
            <w:left w:val="none" w:sz="0" w:space="0" w:color="auto"/>
            <w:bottom w:val="none" w:sz="0" w:space="0" w:color="auto"/>
            <w:right w:val="none" w:sz="0" w:space="0" w:color="auto"/>
          </w:divBdr>
        </w:div>
      </w:divsChild>
    </w:div>
    <w:div w:id="1921477521">
      <w:bodyDiv w:val="1"/>
      <w:marLeft w:val="0"/>
      <w:marRight w:val="0"/>
      <w:marTop w:val="0"/>
      <w:marBottom w:val="0"/>
      <w:divBdr>
        <w:top w:val="none" w:sz="0" w:space="0" w:color="auto"/>
        <w:left w:val="none" w:sz="0" w:space="0" w:color="auto"/>
        <w:bottom w:val="none" w:sz="0" w:space="0" w:color="auto"/>
        <w:right w:val="none" w:sz="0" w:space="0" w:color="auto"/>
      </w:divBdr>
      <w:divsChild>
        <w:div w:id="1534994892">
          <w:marLeft w:val="640"/>
          <w:marRight w:val="0"/>
          <w:marTop w:val="0"/>
          <w:marBottom w:val="0"/>
          <w:divBdr>
            <w:top w:val="none" w:sz="0" w:space="0" w:color="auto"/>
            <w:left w:val="none" w:sz="0" w:space="0" w:color="auto"/>
            <w:bottom w:val="none" w:sz="0" w:space="0" w:color="auto"/>
            <w:right w:val="none" w:sz="0" w:space="0" w:color="auto"/>
          </w:divBdr>
        </w:div>
        <w:div w:id="121772543">
          <w:marLeft w:val="640"/>
          <w:marRight w:val="0"/>
          <w:marTop w:val="0"/>
          <w:marBottom w:val="0"/>
          <w:divBdr>
            <w:top w:val="none" w:sz="0" w:space="0" w:color="auto"/>
            <w:left w:val="none" w:sz="0" w:space="0" w:color="auto"/>
            <w:bottom w:val="none" w:sz="0" w:space="0" w:color="auto"/>
            <w:right w:val="none" w:sz="0" w:space="0" w:color="auto"/>
          </w:divBdr>
        </w:div>
        <w:div w:id="1817601294">
          <w:marLeft w:val="640"/>
          <w:marRight w:val="0"/>
          <w:marTop w:val="0"/>
          <w:marBottom w:val="0"/>
          <w:divBdr>
            <w:top w:val="none" w:sz="0" w:space="0" w:color="auto"/>
            <w:left w:val="none" w:sz="0" w:space="0" w:color="auto"/>
            <w:bottom w:val="none" w:sz="0" w:space="0" w:color="auto"/>
            <w:right w:val="none" w:sz="0" w:space="0" w:color="auto"/>
          </w:divBdr>
        </w:div>
        <w:div w:id="2114858928">
          <w:marLeft w:val="640"/>
          <w:marRight w:val="0"/>
          <w:marTop w:val="0"/>
          <w:marBottom w:val="0"/>
          <w:divBdr>
            <w:top w:val="none" w:sz="0" w:space="0" w:color="auto"/>
            <w:left w:val="none" w:sz="0" w:space="0" w:color="auto"/>
            <w:bottom w:val="none" w:sz="0" w:space="0" w:color="auto"/>
            <w:right w:val="none" w:sz="0" w:space="0" w:color="auto"/>
          </w:divBdr>
        </w:div>
        <w:div w:id="2111468565">
          <w:marLeft w:val="640"/>
          <w:marRight w:val="0"/>
          <w:marTop w:val="0"/>
          <w:marBottom w:val="0"/>
          <w:divBdr>
            <w:top w:val="none" w:sz="0" w:space="0" w:color="auto"/>
            <w:left w:val="none" w:sz="0" w:space="0" w:color="auto"/>
            <w:bottom w:val="none" w:sz="0" w:space="0" w:color="auto"/>
            <w:right w:val="none" w:sz="0" w:space="0" w:color="auto"/>
          </w:divBdr>
        </w:div>
        <w:div w:id="2076781220">
          <w:marLeft w:val="640"/>
          <w:marRight w:val="0"/>
          <w:marTop w:val="0"/>
          <w:marBottom w:val="0"/>
          <w:divBdr>
            <w:top w:val="none" w:sz="0" w:space="0" w:color="auto"/>
            <w:left w:val="none" w:sz="0" w:space="0" w:color="auto"/>
            <w:bottom w:val="none" w:sz="0" w:space="0" w:color="auto"/>
            <w:right w:val="none" w:sz="0" w:space="0" w:color="auto"/>
          </w:divBdr>
        </w:div>
        <w:div w:id="1825734248">
          <w:marLeft w:val="640"/>
          <w:marRight w:val="0"/>
          <w:marTop w:val="0"/>
          <w:marBottom w:val="0"/>
          <w:divBdr>
            <w:top w:val="none" w:sz="0" w:space="0" w:color="auto"/>
            <w:left w:val="none" w:sz="0" w:space="0" w:color="auto"/>
            <w:bottom w:val="none" w:sz="0" w:space="0" w:color="auto"/>
            <w:right w:val="none" w:sz="0" w:space="0" w:color="auto"/>
          </w:divBdr>
        </w:div>
        <w:div w:id="387191516">
          <w:marLeft w:val="640"/>
          <w:marRight w:val="0"/>
          <w:marTop w:val="0"/>
          <w:marBottom w:val="0"/>
          <w:divBdr>
            <w:top w:val="none" w:sz="0" w:space="0" w:color="auto"/>
            <w:left w:val="none" w:sz="0" w:space="0" w:color="auto"/>
            <w:bottom w:val="none" w:sz="0" w:space="0" w:color="auto"/>
            <w:right w:val="none" w:sz="0" w:space="0" w:color="auto"/>
          </w:divBdr>
        </w:div>
        <w:div w:id="2113939005">
          <w:marLeft w:val="640"/>
          <w:marRight w:val="0"/>
          <w:marTop w:val="0"/>
          <w:marBottom w:val="0"/>
          <w:divBdr>
            <w:top w:val="none" w:sz="0" w:space="0" w:color="auto"/>
            <w:left w:val="none" w:sz="0" w:space="0" w:color="auto"/>
            <w:bottom w:val="none" w:sz="0" w:space="0" w:color="auto"/>
            <w:right w:val="none" w:sz="0" w:space="0" w:color="auto"/>
          </w:divBdr>
        </w:div>
        <w:div w:id="248588256">
          <w:marLeft w:val="640"/>
          <w:marRight w:val="0"/>
          <w:marTop w:val="0"/>
          <w:marBottom w:val="0"/>
          <w:divBdr>
            <w:top w:val="none" w:sz="0" w:space="0" w:color="auto"/>
            <w:left w:val="none" w:sz="0" w:space="0" w:color="auto"/>
            <w:bottom w:val="none" w:sz="0" w:space="0" w:color="auto"/>
            <w:right w:val="none" w:sz="0" w:space="0" w:color="auto"/>
          </w:divBdr>
        </w:div>
        <w:div w:id="1028264217">
          <w:marLeft w:val="640"/>
          <w:marRight w:val="0"/>
          <w:marTop w:val="0"/>
          <w:marBottom w:val="0"/>
          <w:divBdr>
            <w:top w:val="none" w:sz="0" w:space="0" w:color="auto"/>
            <w:left w:val="none" w:sz="0" w:space="0" w:color="auto"/>
            <w:bottom w:val="none" w:sz="0" w:space="0" w:color="auto"/>
            <w:right w:val="none" w:sz="0" w:space="0" w:color="auto"/>
          </w:divBdr>
        </w:div>
        <w:div w:id="1823500276">
          <w:marLeft w:val="640"/>
          <w:marRight w:val="0"/>
          <w:marTop w:val="0"/>
          <w:marBottom w:val="0"/>
          <w:divBdr>
            <w:top w:val="none" w:sz="0" w:space="0" w:color="auto"/>
            <w:left w:val="none" w:sz="0" w:space="0" w:color="auto"/>
            <w:bottom w:val="none" w:sz="0" w:space="0" w:color="auto"/>
            <w:right w:val="none" w:sz="0" w:space="0" w:color="auto"/>
          </w:divBdr>
        </w:div>
        <w:div w:id="797800019">
          <w:marLeft w:val="640"/>
          <w:marRight w:val="0"/>
          <w:marTop w:val="0"/>
          <w:marBottom w:val="0"/>
          <w:divBdr>
            <w:top w:val="none" w:sz="0" w:space="0" w:color="auto"/>
            <w:left w:val="none" w:sz="0" w:space="0" w:color="auto"/>
            <w:bottom w:val="none" w:sz="0" w:space="0" w:color="auto"/>
            <w:right w:val="none" w:sz="0" w:space="0" w:color="auto"/>
          </w:divBdr>
        </w:div>
        <w:div w:id="17660345">
          <w:marLeft w:val="640"/>
          <w:marRight w:val="0"/>
          <w:marTop w:val="0"/>
          <w:marBottom w:val="0"/>
          <w:divBdr>
            <w:top w:val="none" w:sz="0" w:space="0" w:color="auto"/>
            <w:left w:val="none" w:sz="0" w:space="0" w:color="auto"/>
            <w:bottom w:val="none" w:sz="0" w:space="0" w:color="auto"/>
            <w:right w:val="none" w:sz="0" w:space="0" w:color="auto"/>
          </w:divBdr>
        </w:div>
        <w:div w:id="1543790390">
          <w:marLeft w:val="640"/>
          <w:marRight w:val="0"/>
          <w:marTop w:val="0"/>
          <w:marBottom w:val="0"/>
          <w:divBdr>
            <w:top w:val="none" w:sz="0" w:space="0" w:color="auto"/>
            <w:left w:val="none" w:sz="0" w:space="0" w:color="auto"/>
            <w:bottom w:val="none" w:sz="0" w:space="0" w:color="auto"/>
            <w:right w:val="none" w:sz="0" w:space="0" w:color="auto"/>
          </w:divBdr>
        </w:div>
        <w:div w:id="1210651448">
          <w:marLeft w:val="640"/>
          <w:marRight w:val="0"/>
          <w:marTop w:val="0"/>
          <w:marBottom w:val="0"/>
          <w:divBdr>
            <w:top w:val="none" w:sz="0" w:space="0" w:color="auto"/>
            <w:left w:val="none" w:sz="0" w:space="0" w:color="auto"/>
            <w:bottom w:val="none" w:sz="0" w:space="0" w:color="auto"/>
            <w:right w:val="none" w:sz="0" w:space="0" w:color="auto"/>
          </w:divBdr>
        </w:div>
        <w:div w:id="1189638631">
          <w:marLeft w:val="640"/>
          <w:marRight w:val="0"/>
          <w:marTop w:val="0"/>
          <w:marBottom w:val="0"/>
          <w:divBdr>
            <w:top w:val="none" w:sz="0" w:space="0" w:color="auto"/>
            <w:left w:val="none" w:sz="0" w:space="0" w:color="auto"/>
            <w:bottom w:val="none" w:sz="0" w:space="0" w:color="auto"/>
            <w:right w:val="none" w:sz="0" w:space="0" w:color="auto"/>
          </w:divBdr>
        </w:div>
        <w:div w:id="1393120542">
          <w:marLeft w:val="640"/>
          <w:marRight w:val="0"/>
          <w:marTop w:val="0"/>
          <w:marBottom w:val="0"/>
          <w:divBdr>
            <w:top w:val="none" w:sz="0" w:space="0" w:color="auto"/>
            <w:left w:val="none" w:sz="0" w:space="0" w:color="auto"/>
            <w:bottom w:val="none" w:sz="0" w:space="0" w:color="auto"/>
            <w:right w:val="none" w:sz="0" w:space="0" w:color="auto"/>
          </w:divBdr>
        </w:div>
        <w:div w:id="194008629">
          <w:marLeft w:val="640"/>
          <w:marRight w:val="0"/>
          <w:marTop w:val="0"/>
          <w:marBottom w:val="0"/>
          <w:divBdr>
            <w:top w:val="none" w:sz="0" w:space="0" w:color="auto"/>
            <w:left w:val="none" w:sz="0" w:space="0" w:color="auto"/>
            <w:bottom w:val="none" w:sz="0" w:space="0" w:color="auto"/>
            <w:right w:val="none" w:sz="0" w:space="0" w:color="auto"/>
          </w:divBdr>
        </w:div>
        <w:div w:id="1109659725">
          <w:marLeft w:val="640"/>
          <w:marRight w:val="0"/>
          <w:marTop w:val="0"/>
          <w:marBottom w:val="0"/>
          <w:divBdr>
            <w:top w:val="none" w:sz="0" w:space="0" w:color="auto"/>
            <w:left w:val="none" w:sz="0" w:space="0" w:color="auto"/>
            <w:bottom w:val="none" w:sz="0" w:space="0" w:color="auto"/>
            <w:right w:val="none" w:sz="0" w:space="0" w:color="auto"/>
          </w:divBdr>
        </w:div>
        <w:div w:id="1526021883">
          <w:marLeft w:val="640"/>
          <w:marRight w:val="0"/>
          <w:marTop w:val="0"/>
          <w:marBottom w:val="0"/>
          <w:divBdr>
            <w:top w:val="none" w:sz="0" w:space="0" w:color="auto"/>
            <w:left w:val="none" w:sz="0" w:space="0" w:color="auto"/>
            <w:bottom w:val="none" w:sz="0" w:space="0" w:color="auto"/>
            <w:right w:val="none" w:sz="0" w:space="0" w:color="auto"/>
          </w:divBdr>
        </w:div>
        <w:div w:id="821119006">
          <w:marLeft w:val="640"/>
          <w:marRight w:val="0"/>
          <w:marTop w:val="0"/>
          <w:marBottom w:val="0"/>
          <w:divBdr>
            <w:top w:val="none" w:sz="0" w:space="0" w:color="auto"/>
            <w:left w:val="none" w:sz="0" w:space="0" w:color="auto"/>
            <w:bottom w:val="none" w:sz="0" w:space="0" w:color="auto"/>
            <w:right w:val="none" w:sz="0" w:space="0" w:color="auto"/>
          </w:divBdr>
        </w:div>
        <w:div w:id="869609635">
          <w:marLeft w:val="640"/>
          <w:marRight w:val="0"/>
          <w:marTop w:val="0"/>
          <w:marBottom w:val="0"/>
          <w:divBdr>
            <w:top w:val="none" w:sz="0" w:space="0" w:color="auto"/>
            <w:left w:val="none" w:sz="0" w:space="0" w:color="auto"/>
            <w:bottom w:val="none" w:sz="0" w:space="0" w:color="auto"/>
            <w:right w:val="none" w:sz="0" w:space="0" w:color="auto"/>
          </w:divBdr>
        </w:div>
        <w:div w:id="1632202487">
          <w:marLeft w:val="640"/>
          <w:marRight w:val="0"/>
          <w:marTop w:val="0"/>
          <w:marBottom w:val="0"/>
          <w:divBdr>
            <w:top w:val="none" w:sz="0" w:space="0" w:color="auto"/>
            <w:left w:val="none" w:sz="0" w:space="0" w:color="auto"/>
            <w:bottom w:val="none" w:sz="0" w:space="0" w:color="auto"/>
            <w:right w:val="none" w:sz="0" w:space="0" w:color="auto"/>
          </w:divBdr>
        </w:div>
        <w:div w:id="535852042">
          <w:marLeft w:val="640"/>
          <w:marRight w:val="0"/>
          <w:marTop w:val="0"/>
          <w:marBottom w:val="0"/>
          <w:divBdr>
            <w:top w:val="none" w:sz="0" w:space="0" w:color="auto"/>
            <w:left w:val="none" w:sz="0" w:space="0" w:color="auto"/>
            <w:bottom w:val="none" w:sz="0" w:space="0" w:color="auto"/>
            <w:right w:val="none" w:sz="0" w:space="0" w:color="auto"/>
          </w:divBdr>
        </w:div>
        <w:div w:id="993727274">
          <w:marLeft w:val="640"/>
          <w:marRight w:val="0"/>
          <w:marTop w:val="0"/>
          <w:marBottom w:val="0"/>
          <w:divBdr>
            <w:top w:val="none" w:sz="0" w:space="0" w:color="auto"/>
            <w:left w:val="none" w:sz="0" w:space="0" w:color="auto"/>
            <w:bottom w:val="none" w:sz="0" w:space="0" w:color="auto"/>
            <w:right w:val="none" w:sz="0" w:space="0" w:color="auto"/>
          </w:divBdr>
        </w:div>
        <w:div w:id="1157458435">
          <w:marLeft w:val="640"/>
          <w:marRight w:val="0"/>
          <w:marTop w:val="0"/>
          <w:marBottom w:val="0"/>
          <w:divBdr>
            <w:top w:val="none" w:sz="0" w:space="0" w:color="auto"/>
            <w:left w:val="none" w:sz="0" w:space="0" w:color="auto"/>
            <w:bottom w:val="none" w:sz="0" w:space="0" w:color="auto"/>
            <w:right w:val="none" w:sz="0" w:space="0" w:color="auto"/>
          </w:divBdr>
        </w:div>
        <w:div w:id="207110726">
          <w:marLeft w:val="640"/>
          <w:marRight w:val="0"/>
          <w:marTop w:val="0"/>
          <w:marBottom w:val="0"/>
          <w:divBdr>
            <w:top w:val="none" w:sz="0" w:space="0" w:color="auto"/>
            <w:left w:val="none" w:sz="0" w:space="0" w:color="auto"/>
            <w:bottom w:val="none" w:sz="0" w:space="0" w:color="auto"/>
            <w:right w:val="none" w:sz="0" w:space="0" w:color="auto"/>
          </w:divBdr>
        </w:div>
        <w:div w:id="264460483">
          <w:marLeft w:val="640"/>
          <w:marRight w:val="0"/>
          <w:marTop w:val="0"/>
          <w:marBottom w:val="0"/>
          <w:divBdr>
            <w:top w:val="none" w:sz="0" w:space="0" w:color="auto"/>
            <w:left w:val="none" w:sz="0" w:space="0" w:color="auto"/>
            <w:bottom w:val="none" w:sz="0" w:space="0" w:color="auto"/>
            <w:right w:val="none" w:sz="0" w:space="0" w:color="auto"/>
          </w:divBdr>
        </w:div>
        <w:div w:id="1097217805">
          <w:marLeft w:val="640"/>
          <w:marRight w:val="0"/>
          <w:marTop w:val="0"/>
          <w:marBottom w:val="0"/>
          <w:divBdr>
            <w:top w:val="none" w:sz="0" w:space="0" w:color="auto"/>
            <w:left w:val="none" w:sz="0" w:space="0" w:color="auto"/>
            <w:bottom w:val="none" w:sz="0" w:space="0" w:color="auto"/>
            <w:right w:val="none" w:sz="0" w:space="0" w:color="auto"/>
          </w:divBdr>
        </w:div>
        <w:div w:id="2027057596">
          <w:marLeft w:val="640"/>
          <w:marRight w:val="0"/>
          <w:marTop w:val="0"/>
          <w:marBottom w:val="0"/>
          <w:divBdr>
            <w:top w:val="none" w:sz="0" w:space="0" w:color="auto"/>
            <w:left w:val="none" w:sz="0" w:space="0" w:color="auto"/>
            <w:bottom w:val="none" w:sz="0" w:space="0" w:color="auto"/>
            <w:right w:val="none" w:sz="0" w:space="0" w:color="auto"/>
          </w:divBdr>
        </w:div>
        <w:div w:id="1759718322">
          <w:marLeft w:val="640"/>
          <w:marRight w:val="0"/>
          <w:marTop w:val="0"/>
          <w:marBottom w:val="0"/>
          <w:divBdr>
            <w:top w:val="none" w:sz="0" w:space="0" w:color="auto"/>
            <w:left w:val="none" w:sz="0" w:space="0" w:color="auto"/>
            <w:bottom w:val="none" w:sz="0" w:space="0" w:color="auto"/>
            <w:right w:val="none" w:sz="0" w:space="0" w:color="auto"/>
          </w:divBdr>
        </w:div>
        <w:div w:id="1731150781">
          <w:marLeft w:val="640"/>
          <w:marRight w:val="0"/>
          <w:marTop w:val="0"/>
          <w:marBottom w:val="0"/>
          <w:divBdr>
            <w:top w:val="none" w:sz="0" w:space="0" w:color="auto"/>
            <w:left w:val="none" w:sz="0" w:space="0" w:color="auto"/>
            <w:bottom w:val="none" w:sz="0" w:space="0" w:color="auto"/>
            <w:right w:val="none" w:sz="0" w:space="0" w:color="auto"/>
          </w:divBdr>
        </w:div>
        <w:div w:id="1211528915">
          <w:marLeft w:val="640"/>
          <w:marRight w:val="0"/>
          <w:marTop w:val="0"/>
          <w:marBottom w:val="0"/>
          <w:divBdr>
            <w:top w:val="none" w:sz="0" w:space="0" w:color="auto"/>
            <w:left w:val="none" w:sz="0" w:space="0" w:color="auto"/>
            <w:bottom w:val="none" w:sz="0" w:space="0" w:color="auto"/>
            <w:right w:val="none" w:sz="0" w:space="0" w:color="auto"/>
          </w:divBdr>
        </w:div>
        <w:div w:id="706100885">
          <w:marLeft w:val="640"/>
          <w:marRight w:val="0"/>
          <w:marTop w:val="0"/>
          <w:marBottom w:val="0"/>
          <w:divBdr>
            <w:top w:val="none" w:sz="0" w:space="0" w:color="auto"/>
            <w:left w:val="none" w:sz="0" w:space="0" w:color="auto"/>
            <w:bottom w:val="none" w:sz="0" w:space="0" w:color="auto"/>
            <w:right w:val="none" w:sz="0" w:space="0" w:color="auto"/>
          </w:divBdr>
        </w:div>
        <w:div w:id="130514339">
          <w:marLeft w:val="640"/>
          <w:marRight w:val="0"/>
          <w:marTop w:val="0"/>
          <w:marBottom w:val="0"/>
          <w:divBdr>
            <w:top w:val="none" w:sz="0" w:space="0" w:color="auto"/>
            <w:left w:val="none" w:sz="0" w:space="0" w:color="auto"/>
            <w:bottom w:val="none" w:sz="0" w:space="0" w:color="auto"/>
            <w:right w:val="none" w:sz="0" w:space="0" w:color="auto"/>
          </w:divBdr>
        </w:div>
        <w:div w:id="1923442767">
          <w:marLeft w:val="640"/>
          <w:marRight w:val="0"/>
          <w:marTop w:val="0"/>
          <w:marBottom w:val="0"/>
          <w:divBdr>
            <w:top w:val="none" w:sz="0" w:space="0" w:color="auto"/>
            <w:left w:val="none" w:sz="0" w:space="0" w:color="auto"/>
            <w:bottom w:val="none" w:sz="0" w:space="0" w:color="auto"/>
            <w:right w:val="none" w:sz="0" w:space="0" w:color="auto"/>
          </w:divBdr>
        </w:div>
        <w:div w:id="1195773870">
          <w:marLeft w:val="640"/>
          <w:marRight w:val="0"/>
          <w:marTop w:val="0"/>
          <w:marBottom w:val="0"/>
          <w:divBdr>
            <w:top w:val="none" w:sz="0" w:space="0" w:color="auto"/>
            <w:left w:val="none" w:sz="0" w:space="0" w:color="auto"/>
            <w:bottom w:val="none" w:sz="0" w:space="0" w:color="auto"/>
            <w:right w:val="none" w:sz="0" w:space="0" w:color="auto"/>
          </w:divBdr>
        </w:div>
        <w:div w:id="383333305">
          <w:marLeft w:val="640"/>
          <w:marRight w:val="0"/>
          <w:marTop w:val="0"/>
          <w:marBottom w:val="0"/>
          <w:divBdr>
            <w:top w:val="none" w:sz="0" w:space="0" w:color="auto"/>
            <w:left w:val="none" w:sz="0" w:space="0" w:color="auto"/>
            <w:bottom w:val="none" w:sz="0" w:space="0" w:color="auto"/>
            <w:right w:val="none" w:sz="0" w:space="0" w:color="auto"/>
          </w:divBdr>
        </w:div>
        <w:div w:id="1777947908">
          <w:marLeft w:val="640"/>
          <w:marRight w:val="0"/>
          <w:marTop w:val="0"/>
          <w:marBottom w:val="0"/>
          <w:divBdr>
            <w:top w:val="none" w:sz="0" w:space="0" w:color="auto"/>
            <w:left w:val="none" w:sz="0" w:space="0" w:color="auto"/>
            <w:bottom w:val="none" w:sz="0" w:space="0" w:color="auto"/>
            <w:right w:val="none" w:sz="0" w:space="0" w:color="auto"/>
          </w:divBdr>
        </w:div>
        <w:div w:id="171797087">
          <w:marLeft w:val="640"/>
          <w:marRight w:val="0"/>
          <w:marTop w:val="0"/>
          <w:marBottom w:val="0"/>
          <w:divBdr>
            <w:top w:val="none" w:sz="0" w:space="0" w:color="auto"/>
            <w:left w:val="none" w:sz="0" w:space="0" w:color="auto"/>
            <w:bottom w:val="none" w:sz="0" w:space="0" w:color="auto"/>
            <w:right w:val="none" w:sz="0" w:space="0" w:color="auto"/>
          </w:divBdr>
        </w:div>
        <w:div w:id="1966692358">
          <w:marLeft w:val="640"/>
          <w:marRight w:val="0"/>
          <w:marTop w:val="0"/>
          <w:marBottom w:val="0"/>
          <w:divBdr>
            <w:top w:val="none" w:sz="0" w:space="0" w:color="auto"/>
            <w:left w:val="none" w:sz="0" w:space="0" w:color="auto"/>
            <w:bottom w:val="none" w:sz="0" w:space="0" w:color="auto"/>
            <w:right w:val="none" w:sz="0" w:space="0" w:color="auto"/>
          </w:divBdr>
        </w:div>
        <w:div w:id="2113353880">
          <w:marLeft w:val="640"/>
          <w:marRight w:val="0"/>
          <w:marTop w:val="0"/>
          <w:marBottom w:val="0"/>
          <w:divBdr>
            <w:top w:val="none" w:sz="0" w:space="0" w:color="auto"/>
            <w:left w:val="none" w:sz="0" w:space="0" w:color="auto"/>
            <w:bottom w:val="none" w:sz="0" w:space="0" w:color="auto"/>
            <w:right w:val="none" w:sz="0" w:space="0" w:color="auto"/>
          </w:divBdr>
        </w:div>
        <w:div w:id="662514069">
          <w:marLeft w:val="640"/>
          <w:marRight w:val="0"/>
          <w:marTop w:val="0"/>
          <w:marBottom w:val="0"/>
          <w:divBdr>
            <w:top w:val="none" w:sz="0" w:space="0" w:color="auto"/>
            <w:left w:val="none" w:sz="0" w:space="0" w:color="auto"/>
            <w:bottom w:val="none" w:sz="0" w:space="0" w:color="auto"/>
            <w:right w:val="none" w:sz="0" w:space="0" w:color="auto"/>
          </w:divBdr>
        </w:div>
        <w:div w:id="1343586212">
          <w:marLeft w:val="640"/>
          <w:marRight w:val="0"/>
          <w:marTop w:val="0"/>
          <w:marBottom w:val="0"/>
          <w:divBdr>
            <w:top w:val="none" w:sz="0" w:space="0" w:color="auto"/>
            <w:left w:val="none" w:sz="0" w:space="0" w:color="auto"/>
            <w:bottom w:val="none" w:sz="0" w:space="0" w:color="auto"/>
            <w:right w:val="none" w:sz="0" w:space="0" w:color="auto"/>
          </w:divBdr>
        </w:div>
        <w:div w:id="1574850530">
          <w:marLeft w:val="640"/>
          <w:marRight w:val="0"/>
          <w:marTop w:val="0"/>
          <w:marBottom w:val="0"/>
          <w:divBdr>
            <w:top w:val="none" w:sz="0" w:space="0" w:color="auto"/>
            <w:left w:val="none" w:sz="0" w:space="0" w:color="auto"/>
            <w:bottom w:val="none" w:sz="0" w:space="0" w:color="auto"/>
            <w:right w:val="none" w:sz="0" w:space="0" w:color="auto"/>
          </w:divBdr>
        </w:div>
        <w:div w:id="938221290">
          <w:marLeft w:val="640"/>
          <w:marRight w:val="0"/>
          <w:marTop w:val="0"/>
          <w:marBottom w:val="0"/>
          <w:divBdr>
            <w:top w:val="none" w:sz="0" w:space="0" w:color="auto"/>
            <w:left w:val="none" w:sz="0" w:space="0" w:color="auto"/>
            <w:bottom w:val="none" w:sz="0" w:space="0" w:color="auto"/>
            <w:right w:val="none" w:sz="0" w:space="0" w:color="auto"/>
          </w:divBdr>
        </w:div>
        <w:div w:id="2047289540">
          <w:marLeft w:val="640"/>
          <w:marRight w:val="0"/>
          <w:marTop w:val="0"/>
          <w:marBottom w:val="0"/>
          <w:divBdr>
            <w:top w:val="none" w:sz="0" w:space="0" w:color="auto"/>
            <w:left w:val="none" w:sz="0" w:space="0" w:color="auto"/>
            <w:bottom w:val="none" w:sz="0" w:space="0" w:color="auto"/>
            <w:right w:val="none" w:sz="0" w:space="0" w:color="auto"/>
          </w:divBdr>
        </w:div>
        <w:div w:id="1984961961">
          <w:marLeft w:val="640"/>
          <w:marRight w:val="0"/>
          <w:marTop w:val="0"/>
          <w:marBottom w:val="0"/>
          <w:divBdr>
            <w:top w:val="none" w:sz="0" w:space="0" w:color="auto"/>
            <w:left w:val="none" w:sz="0" w:space="0" w:color="auto"/>
            <w:bottom w:val="none" w:sz="0" w:space="0" w:color="auto"/>
            <w:right w:val="none" w:sz="0" w:space="0" w:color="auto"/>
          </w:divBdr>
        </w:div>
        <w:div w:id="1811705497">
          <w:marLeft w:val="640"/>
          <w:marRight w:val="0"/>
          <w:marTop w:val="0"/>
          <w:marBottom w:val="0"/>
          <w:divBdr>
            <w:top w:val="none" w:sz="0" w:space="0" w:color="auto"/>
            <w:left w:val="none" w:sz="0" w:space="0" w:color="auto"/>
            <w:bottom w:val="none" w:sz="0" w:space="0" w:color="auto"/>
            <w:right w:val="none" w:sz="0" w:space="0" w:color="auto"/>
          </w:divBdr>
        </w:div>
        <w:div w:id="285042992">
          <w:marLeft w:val="640"/>
          <w:marRight w:val="0"/>
          <w:marTop w:val="0"/>
          <w:marBottom w:val="0"/>
          <w:divBdr>
            <w:top w:val="none" w:sz="0" w:space="0" w:color="auto"/>
            <w:left w:val="none" w:sz="0" w:space="0" w:color="auto"/>
            <w:bottom w:val="none" w:sz="0" w:space="0" w:color="auto"/>
            <w:right w:val="none" w:sz="0" w:space="0" w:color="auto"/>
          </w:divBdr>
        </w:div>
        <w:div w:id="239943514">
          <w:marLeft w:val="640"/>
          <w:marRight w:val="0"/>
          <w:marTop w:val="0"/>
          <w:marBottom w:val="0"/>
          <w:divBdr>
            <w:top w:val="none" w:sz="0" w:space="0" w:color="auto"/>
            <w:left w:val="none" w:sz="0" w:space="0" w:color="auto"/>
            <w:bottom w:val="none" w:sz="0" w:space="0" w:color="auto"/>
            <w:right w:val="none" w:sz="0" w:space="0" w:color="auto"/>
          </w:divBdr>
        </w:div>
        <w:div w:id="2124691735">
          <w:marLeft w:val="640"/>
          <w:marRight w:val="0"/>
          <w:marTop w:val="0"/>
          <w:marBottom w:val="0"/>
          <w:divBdr>
            <w:top w:val="none" w:sz="0" w:space="0" w:color="auto"/>
            <w:left w:val="none" w:sz="0" w:space="0" w:color="auto"/>
            <w:bottom w:val="none" w:sz="0" w:space="0" w:color="auto"/>
            <w:right w:val="none" w:sz="0" w:space="0" w:color="auto"/>
          </w:divBdr>
        </w:div>
        <w:div w:id="1172259760">
          <w:marLeft w:val="640"/>
          <w:marRight w:val="0"/>
          <w:marTop w:val="0"/>
          <w:marBottom w:val="0"/>
          <w:divBdr>
            <w:top w:val="none" w:sz="0" w:space="0" w:color="auto"/>
            <w:left w:val="none" w:sz="0" w:space="0" w:color="auto"/>
            <w:bottom w:val="none" w:sz="0" w:space="0" w:color="auto"/>
            <w:right w:val="none" w:sz="0" w:space="0" w:color="auto"/>
          </w:divBdr>
        </w:div>
        <w:div w:id="1148518614">
          <w:marLeft w:val="640"/>
          <w:marRight w:val="0"/>
          <w:marTop w:val="0"/>
          <w:marBottom w:val="0"/>
          <w:divBdr>
            <w:top w:val="none" w:sz="0" w:space="0" w:color="auto"/>
            <w:left w:val="none" w:sz="0" w:space="0" w:color="auto"/>
            <w:bottom w:val="none" w:sz="0" w:space="0" w:color="auto"/>
            <w:right w:val="none" w:sz="0" w:space="0" w:color="auto"/>
          </w:divBdr>
        </w:div>
        <w:div w:id="335350294">
          <w:marLeft w:val="640"/>
          <w:marRight w:val="0"/>
          <w:marTop w:val="0"/>
          <w:marBottom w:val="0"/>
          <w:divBdr>
            <w:top w:val="none" w:sz="0" w:space="0" w:color="auto"/>
            <w:left w:val="none" w:sz="0" w:space="0" w:color="auto"/>
            <w:bottom w:val="none" w:sz="0" w:space="0" w:color="auto"/>
            <w:right w:val="none" w:sz="0" w:space="0" w:color="auto"/>
          </w:divBdr>
        </w:div>
        <w:div w:id="40904082">
          <w:marLeft w:val="640"/>
          <w:marRight w:val="0"/>
          <w:marTop w:val="0"/>
          <w:marBottom w:val="0"/>
          <w:divBdr>
            <w:top w:val="none" w:sz="0" w:space="0" w:color="auto"/>
            <w:left w:val="none" w:sz="0" w:space="0" w:color="auto"/>
            <w:bottom w:val="none" w:sz="0" w:space="0" w:color="auto"/>
            <w:right w:val="none" w:sz="0" w:space="0" w:color="auto"/>
          </w:divBdr>
        </w:div>
        <w:div w:id="1496259273">
          <w:marLeft w:val="640"/>
          <w:marRight w:val="0"/>
          <w:marTop w:val="0"/>
          <w:marBottom w:val="0"/>
          <w:divBdr>
            <w:top w:val="none" w:sz="0" w:space="0" w:color="auto"/>
            <w:left w:val="none" w:sz="0" w:space="0" w:color="auto"/>
            <w:bottom w:val="none" w:sz="0" w:space="0" w:color="auto"/>
            <w:right w:val="none" w:sz="0" w:space="0" w:color="auto"/>
          </w:divBdr>
        </w:div>
        <w:div w:id="586810502">
          <w:marLeft w:val="640"/>
          <w:marRight w:val="0"/>
          <w:marTop w:val="0"/>
          <w:marBottom w:val="0"/>
          <w:divBdr>
            <w:top w:val="none" w:sz="0" w:space="0" w:color="auto"/>
            <w:left w:val="none" w:sz="0" w:space="0" w:color="auto"/>
            <w:bottom w:val="none" w:sz="0" w:space="0" w:color="auto"/>
            <w:right w:val="none" w:sz="0" w:space="0" w:color="auto"/>
          </w:divBdr>
        </w:div>
        <w:div w:id="114107482">
          <w:marLeft w:val="640"/>
          <w:marRight w:val="0"/>
          <w:marTop w:val="0"/>
          <w:marBottom w:val="0"/>
          <w:divBdr>
            <w:top w:val="none" w:sz="0" w:space="0" w:color="auto"/>
            <w:left w:val="none" w:sz="0" w:space="0" w:color="auto"/>
            <w:bottom w:val="none" w:sz="0" w:space="0" w:color="auto"/>
            <w:right w:val="none" w:sz="0" w:space="0" w:color="auto"/>
          </w:divBdr>
        </w:div>
        <w:div w:id="825437912">
          <w:marLeft w:val="640"/>
          <w:marRight w:val="0"/>
          <w:marTop w:val="0"/>
          <w:marBottom w:val="0"/>
          <w:divBdr>
            <w:top w:val="none" w:sz="0" w:space="0" w:color="auto"/>
            <w:left w:val="none" w:sz="0" w:space="0" w:color="auto"/>
            <w:bottom w:val="none" w:sz="0" w:space="0" w:color="auto"/>
            <w:right w:val="none" w:sz="0" w:space="0" w:color="auto"/>
          </w:divBdr>
        </w:div>
        <w:div w:id="608512538">
          <w:marLeft w:val="640"/>
          <w:marRight w:val="0"/>
          <w:marTop w:val="0"/>
          <w:marBottom w:val="0"/>
          <w:divBdr>
            <w:top w:val="none" w:sz="0" w:space="0" w:color="auto"/>
            <w:left w:val="none" w:sz="0" w:space="0" w:color="auto"/>
            <w:bottom w:val="none" w:sz="0" w:space="0" w:color="auto"/>
            <w:right w:val="none" w:sz="0" w:space="0" w:color="auto"/>
          </w:divBdr>
        </w:div>
        <w:div w:id="945312020">
          <w:marLeft w:val="640"/>
          <w:marRight w:val="0"/>
          <w:marTop w:val="0"/>
          <w:marBottom w:val="0"/>
          <w:divBdr>
            <w:top w:val="none" w:sz="0" w:space="0" w:color="auto"/>
            <w:left w:val="none" w:sz="0" w:space="0" w:color="auto"/>
            <w:bottom w:val="none" w:sz="0" w:space="0" w:color="auto"/>
            <w:right w:val="none" w:sz="0" w:space="0" w:color="auto"/>
          </w:divBdr>
        </w:div>
        <w:div w:id="140460948">
          <w:marLeft w:val="640"/>
          <w:marRight w:val="0"/>
          <w:marTop w:val="0"/>
          <w:marBottom w:val="0"/>
          <w:divBdr>
            <w:top w:val="none" w:sz="0" w:space="0" w:color="auto"/>
            <w:left w:val="none" w:sz="0" w:space="0" w:color="auto"/>
            <w:bottom w:val="none" w:sz="0" w:space="0" w:color="auto"/>
            <w:right w:val="none" w:sz="0" w:space="0" w:color="auto"/>
          </w:divBdr>
        </w:div>
        <w:div w:id="397636960">
          <w:marLeft w:val="640"/>
          <w:marRight w:val="0"/>
          <w:marTop w:val="0"/>
          <w:marBottom w:val="0"/>
          <w:divBdr>
            <w:top w:val="none" w:sz="0" w:space="0" w:color="auto"/>
            <w:left w:val="none" w:sz="0" w:space="0" w:color="auto"/>
            <w:bottom w:val="none" w:sz="0" w:space="0" w:color="auto"/>
            <w:right w:val="none" w:sz="0" w:space="0" w:color="auto"/>
          </w:divBdr>
        </w:div>
        <w:div w:id="215701976">
          <w:marLeft w:val="640"/>
          <w:marRight w:val="0"/>
          <w:marTop w:val="0"/>
          <w:marBottom w:val="0"/>
          <w:divBdr>
            <w:top w:val="none" w:sz="0" w:space="0" w:color="auto"/>
            <w:left w:val="none" w:sz="0" w:space="0" w:color="auto"/>
            <w:bottom w:val="none" w:sz="0" w:space="0" w:color="auto"/>
            <w:right w:val="none" w:sz="0" w:space="0" w:color="auto"/>
          </w:divBdr>
        </w:div>
        <w:div w:id="1197081375">
          <w:marLeft w:val="640"/>
          <w:marRight w:val="0"/>
          <w:marTop w:val="0"/>
          <w:marBottom w:val="0"/>
          <w:divBdr>
            <w:top w:val="none" w:sz="0" w:space="0" w:color="auto"/>
            <w:left w:val="none" w:sz="0" w:space="0" w:color="auto"/>
            <w:bottom w:val="none" w:sz="0" w:space="0" w:color="auto"/>
            <w:right w:val="none" w:sz="0" w:space="0" w:color="auto"/>
          </w:divBdr>
        </w:div>
        <w:div w:id="1453672073">
          <w:marLeft w:val="640"/>
          <w:marRight w:val="0"/>
          <w:marTop w:val="0"/>
          <w:marBottom w:val="0"/>
          <w:divBdr>
            <w:top w:val="none" w:sz="0" w:space="0" w:color="auto"/>
            <w:left w:val="none" w:sz="0" w:space="0" w:color="auto"/>
            <w:bottom w:val="none" w:sz="0" w:space="0" w:color="auto"/>
            <w:right w:val="none" w:sz="0" w:space="0" w:color="auto"/>
          </w:divBdr>
        </w:div>
        <w:div w:id="162555632">
          <w:marLeft w:val="640"/>
          <w:marRight w:val="0"/>
          <w:marTop w:val="0"/>
          <w:marBottom w:val="0"/>
          <w:divBdr>
            <w:top w:val="none" w:sz="0" w:space="0" w:color="auto"/>
            <w:left w:val="none" w:sz="0" w:space="0" w:color="auto"/>
            <w:bottom w:val="none" w:sz="0" w:space="0" w:color="auto"/>
            <w:right w:val="none" w:sz="0" w:space="0" w:color="auto"/>
          </w:divBdr>
        </w:div>
        <w:div w:id="719743990">
          <w:marLeft w:val="640"/>
          <w:marRight w:val="0"/>
          <w:marTop w:val="0"/>
          <w:marBottom w:val="0"/>
          <w:divBdr>
            <w:top w:val="none" w:sz="0" w:space="0" w:color="auto"/>
            <w:left w:val="none" w:sz="0" w:space="0" w:color="auto"/>
            <w:bottom w:val="none" w:sz="0" w:space="0" w:color="auto"/>
            <w:right w:val="none" w:sz="0" w:space="0" w:color="auto"/>
          </w:divBdr>
        </w:div>
        <w:div w:id="1994796494">
          <w:marLeft w:val="640"/>
          <w:marRight w:val="0"/>
          <w:marTop w:val="0"/>
          <w:marBottom w:val="0"/>
          <w:divBdr>
            <w:top w:val="none" w:sz="0" w:space="0" w:color="auto"/>
            <w:left w:val="none" w:sz="0" w:space="0" w:color="auto"/>
            <w:bottom w:val="none" w:sz="0" w:space="0" w:color="auto"/>
            <w:right w:val="none" w:sz="0" w:space="0" w:color="auto"/>
          </w:divBdr>
        </w:div>
        <w:div w:id="1592280260">
          <w:marLeft w:val="640"/>
          <w:marRight w:val="0"/>
          <w:marTop w:val="0"/>
          <w:marBottom w:val="0"/>
          <w:divBdr>
            <w:top w:val="none" w:sz="0" w:space="0" w:color="auto"/>
            <w:left w:val="none" w:sz="0" w:space="0" w:color="auto"/>
            <w:bottom w:val="none" w:sz="0" w:space="0" w:color="auto"/>
            <w:right w:val="none" w:sz="0" w:space="0" w:color="auto"/>
          </w:divBdr>
        </w:div>
        <w:div w:id="854075796">
          <w:marLeft w:val="640"/>
          <w:marRight w:val="0"/>
          <w:marTop w:val="0"/>
          <w:marBottom w:val="0"/>
          <w:divBdr>
            <w:top w:val="none" w:sz="0" w:space="0" w:color="auto"/>
            <w:left w:val="none" w:sz="0" w:space="0" w:color="auto"/>
            <w:bottom w:val="none" w:sz="0" w:space="0" w:color="auto"/>
            <w:right w:val="none" w:sz="0" w:space="0" w:color="auto"/>
          </w:divBdr>
        </w:div>
        <w:div w:id="447940273">
          <w:marLeft w:val="640"/>
          <w:marRight w:val="0"/>
          <w:marTop w:val="0"/>
          <w:marBottom w:val="0"/>
          <w:divBdr>
            <w:top w:val="none" w:sz="0" w:space="0" w:color="auto"/>
            <w:left w:val="none" w:sz="0" w:space="0" w:color="auto"/>
            <w:bottom w:val="none" w:sz="0" w:space="0" w:color="auto"/>
            <w:right w:val="none" w:sz="0" w:space="0" w:color="auto"/>
          </w:divBdr>
        </w:div>
        <w:div w:id="1103918504">
          <w:marLeft w:val="640"/>
          <w:marRight w:val="0"/>
          <w:marTop w:val="0"/>
          <w:marBottom w:val="0"/>
          <w:divBdr>
            <w:top w:val="none" w:sz="0" w:space="0" w:color="auto"/>
            <w:left w:val="none" w:sz="0" w:space="0" w:color="auto"/>
            <w:bottom w:val="none" w:sz="0" w:space="0" w:color="auto"/>
            <w:right w:val="none" w:sz="0" w:space="0" w:color="auto"/>
          </w:divBdr>
        </w:div>
        <w:div w:id="1457526503">
          <w:marLeft w:val="640"/>
          <w:marRight w:val="0"/>
          <w:marTop w:val="0"/>
          <w:marBottom w:val="0"/>
          <w:divBdr>
            <w:top w:val="none" w:sz="0" w:space="0" w:color="auto"/>
            <w:left w:val="none" w:sz="0" w:space="0" w:color="auto"/>
            <w:bottom w:val="none" w:sz="0" w:space="0" w:color="auto"/>
            <w:right w:val="none" w:sz="0" w:space="0" w:color="auto"/>
          </w:divBdr>
        </w:div>
        <w:div w:id="518541162">
          <w:marLeft w:val="640"/>
          <w:marRight w:val="0"/>
          <w:marTop w:val="0"/>
          <w:marBottom w:val="0"/>
          <w:divBdr>
            <w:top w:val="none" w:sz="0" w:space="0" w:color="auto"/>
            <w:left w:val="none" w:sz="0" w:space="0" w:color="auto"/>
            <w:bottom w:val="none" w:sz="0" w:space="0" w:color="auto"/>
            <w:right w:val="none" w:sz="0" w:space="0" w:color="auto"/>
          </w:divBdr>
        </w:div>
        <w:div w:id="599338405">
          <w:marLeft w:val="640"/>
          <w:marRight w:val="0"/>
          <w:marTop w:val="0"/>
          <w:marBottom w:val="0"/>
          <w:divBdr>
            <w:top w:val="none" w:sz="0" w:space="0" w:color="auto"/>
            <w:left w:val="none" w:sz="0" w:space="0" w:color="auto"/>
            <w:bottom w:val="none" w:sz="0" w:space="0" w:color="auto"/>
            <w:right w:val="none" w:sz="0" w:space="0" w:color="auto"/>
          </w:divBdr>
        </w:div>
        <w:div w:id="650183982">
          <w:marLeft w:val="640"/>
          <w:marRight w:val="0"/>
          <w:marTop w:val="0"/>
          <w:marBottom w:val="0"/>
          <w:divBdr>
            <w:top w:val="none" w:sz="0" w:space="0" w:color="auto"/>
            <w:left w:val="none" w:sz="0" w:space="0" w:color="auto"/>
            <w:bottom w:val="none" w:sz="0" w:space="0" w:color="auto"/>
            <w:right w:val="none" w:sz="0" w:space="0" w:color="auto"/>
          </w:divBdr>
        </w:div>
        <w:div w:id="1095520351">
          <w:marLeft w:val="640"/>
          <w:marRight w:val="0"/>
          <w:marTop w:val="0"/>
          <w:marBottom w:val="0"/>
          <w:divBdr>
            <w:top w:val="none" w:sz="0" w:space="0" w:color="auto"/>
            <w:left w:val="none" w:sz="0" w:space="0" w:color="auto"/>
            <w:bottom w:val="none" w:sz="0" w:space="0" w:color="auto"/>
            <w:right w:val="none" w:sz="0" w:space="0" w:color="auto"/>
          </w:divBdr>
        </w:div>
        <w:div w:id="1790052522">
          <w:marLeft w:val="640"/>
          <w:marRight w:val="0"/>
          <w:marTop w:val="0"/>
          <w:marBottom w:val="0"/>
          <w:divBdr>
            <w:top w:val="none" w:sz="0" w:space="0" w:color="auto"/>
            <w:left w:val="none" w:sz="0" w:space="0" w:color="auto"/>
            <w:bottom w:val="none" w:sz="0" w:space="0" w:color="auto"/>
            <w:right w:val="none" w:sz="0" w:space="0" w:color="auto"/>
          </w:divBdr>
        </w:div>
        <w:div w:id="2034308338">
          <w:marLeft w:val="640"/>
          <w:marRight w:val="0"/>
          <w:marTop w:val="0"/>
          <w:marBottom w:val="0"/>
          <w:divBdr>
            <w:top w:val="none" w:sz="0" w:space="0" w:color="auto"/>
            <w:left w:val="none" w:sz="0" w:space="0" w:color="auto"/>
            <w:bottom w:val="none" w:sz="0" w:space="0" w:color="auto"/>
            <w:right w:val="none" w:sz="0" w:space="0" w:color="auto"/>
          </w:divBdr>
        </w:div>
        <w:div w:id="63184110">
          <w:marLeft w:val="640"/>
          <w:marRight w:val="0"/>
          <w:marTop w:val="0"/>
          <w:marBottom w:val="0"/>
          <w:divBdr>
            <w:top w:val="none" w:sz="0" w:space="0" w:color="auto"/>
            <w:left w:val="none" w:sz="0" w:space="0" w:color="auto"/>
            <w:bottom w:val="none" w:sz="0" w:space="0" w:color="auto"/>
            <w:right w:val="none" w:sz="0" w:space="0" w:color="auto"/>
          </w:divBdr>
        </w:div>
        <w:div w:id="1493909455">
          <w:marLeft w:val="640"/>
          <w:marRight w:val="0"/>
          <w:marTop w:val="0"/>
          <w:marBottom w:val="0"/>
          <w:divBdr>
            <w:top w:val="none" w:sz="0" w:space="0" w:color="auto"/>
            <w:left w:val="none" w:sz="0" w:space="0" w:color="auto"/>
            <w:bottom w:val="none" w:sz="0" w:space="0" w:color="auto"/>
            <w:right w:val="none" w:sz="0" w:space="0" w:color="auto"/>
          </w:divBdr>
        </w:div>
        <w:div w:id="2117404171">
          <w:marLeft w:val="640"/>
          <w:marRight w:val="0"/>
          <w:marTop w:val="0"/>
          <w:marBottom w:val="0"/>
          <w:divBdr>
            <w:top w:val="none" w:sz="0" w:space="0" w:color="auto"/>
            <w:left w:val="none" w:sz="0" w:space="0" w:color="auto"/>
            <w:bottom w:val="none" w:sz="0" w:space="0" w:color="auto"/>
            <w:right w:val="none" w:sz="0" w:space="0" w:color="auto"/>
          </w:divBdr>
        </w:div>
        <w:div w:id="1731147974">
          <w:marLeft w:val="640"/>
          <w:marRight w:val="0"/>
          <w:marTop w:val="0"/>
          <w:marBottom w:val="0"/>
          <w:divBdr>
            <w:top w:val="none" w:sz="0" w:space="0" w:color="auto"/>
            <w:left w:val="none" w:sz="0" w:space="0" w:color="auto"/>
            <w:bottom w:val="none" w:sz="0" w:space="0" w:color="auto"/>
            <w:right w:val="none" w:sz="0" w:space="0" w:color="auto"/>
          </w:divBdr>
        </w:div>
        <w:div w:id="685522705">
          <w:marLeft w:val="640"/>
          <w:marRight w:val="0"/>
          <w:marTop w:val="0"/>
          <w:marBottom w:val="0"/>
          <w:divBdr>
            <w:top w:val="none" w:sz="0" w:space="0" w:color="auto"/>
            <w:left w:val="none" w:sz="0" w:space="0" w:color="auto"/>
            <w:bottom w:val="none" w:sz="0" w:space="0" w:color="auto"/>
            <w:right w:val="none" w:sz="0" w:space="0" w:color="auto"/>
          </w:divBdr>
        </w:div>
        <w:div w:id="2123913905">
          <w:marLeft w:val="640"/>
          <w:marRight w:val="0"/>
          <w:marTop w:val="0"/>
          <w:marBottom w:val="0"/>
          <w:divBdr>
            <w:top w:val="none" w:sz="0" w:space="0" w:color="auto"/>
            <w:left w:val="none" w:sz="0" w:space="0" w:color="auto"/>
            <w:bottom w:val="none" w:sz="0" w:space="0" w:color="auto"/>
            <w:right w:val="none" w:sz="0" w:space="0" w:color="auto"/>
          </w:divBdr>
        </w:div>
        <w:div w:id="1307274103">
          <w:marLeft w:val="640"/>
          <w:marRight w:val="0"/>
          <w:marTop w:val="0"/>
          <w:marBottom w:val="0"/>
          <w:divBdr>
            <w:top w:val="none" w:sz="0" w:space="0" w:color="auto"/>
            <w:left w:val="none" w:sz="0" w:space="0" w:color="auto"/>
            <w:bottom w:val="none" w:sz="0" w:space="0" w:color="auto"/>
            <w:right w:val="none" w:sz="0" w:space="0" w:color="auto"/>
          </w:divBdr>
        </w:div>
        <w:div w:id="1349866491">
          <w:marLeft w:val="640"/>
          <w:marRight w:val="0"/>
          <w:marTop w:val="0"/>
          <w:marBottom w:val="0"/>
          <w:divBdr>
            <w:top w:val="none" w:sz="0" w:space="0" w:color="auto"/>
            <w:left w:val="none" w:sz="0" w:space="0" w:color="auto"/>
            <w:bottom w:val="none" w:sz="0" w:space="0" w:color="auto"/>
            <w:right w:val="none" w:sz="0" w:space="0" w:color="auto"/>
          </w:divBdr>
        </w:div>
        <w:div w:id="1842045388">
          <w:marLeft w:val="640"/>
          <w:marRight w:val="0"/>
          <w:marTop w:val="0"/>
          <w:marBottom w:val="0"/>
          <w:divBdr>
            <w:top w:val="none" w:sz="0" w:space="0" w:color="auto"/>
            <w:left w:val="none" w:sz="0" w:space="0" w:color="auto"/>
            <w:bottom w:val="none" w:sz="0" w:space="0" w:color="auto"/>
            <w:right w:val="none" w:sz="0" w:space="0" w:color="auto"/>
          </w:divBdr>
        </w:div>
        <w:div w:id="105857899">
          <w:marLeft w:val="640"/>
          <w:marRight w:val="0"/>
          <w:marTop w:val="0"/>
          <w:marBottom w:val="0"/>
          <w:divBdr>
            <w:top w:val="none" w:sz="0" w:space="0" w:color="auto"/>
            <w:left w:val="none" w:sz="0" w:space="0" w:color="auto"/>
            <w:bottom w:val="none" w:sz="0" w:space="0" w:color="auto"/>
            <w:right w:val="none" w:sz="0" w:space="0" w:color="auto"/>
          </w:divBdr>
        </w:div>
        <w:div w:id="2053116187">
          <w:marLeft w:val="640"/>
          <w:marRight w:val="0"/>
          <w:marTop w:val="0"/>
          <w:marBottom w:val="0"/>
          <w:divBdr>
            <w:top w:val="none" w:sz="0" w:space="0" w:color="auto"/>
            <w:left w:val="none" w:sz="0" w:space="0" w:color="auto"/>
            <w:bottom w:val="none" w:sz="0" w:space="0" w:color="auto"/>
            <w:right w:val="none" w:sz="0" w:space="0" w:color="auto"/>
          </w:divBdr>
        </w:div>
        <w:div w:id="1129979793">
          <w:marLeft w:val="640"/>
          <w:marRight w:val="0"/>
          <w:marTop w:val="0"/>
          <w:marBottom w:val="0"/>
          <w:divBdr>
            <w:top w:val="none" w:sz="0" w:space="0" w:color="auto"/>
            <w:left w:val="none" w:sz="0" w:space="0" w:color="auto"/>
            <w:bottom w:val="none" w:sz="0" w:space="0" w:color="auto"/>
            <w:right w:val="none" w:sz="0" w:space="0" w:color="auto"/>
          </w:divBdr>
        </w:div>
        <w:div w:id="75444339">
          <w:marLeft w:val="640"/>
          <w:marRight w:val="0"/>
          <w:marTop w:val="0"/>
          <w:marBottom w:val="0"/>
          <w:divBdr>
            <w:top w:val="none" w:sz="0" w:space="0" w:color="auto"/>
            <w:left w:val="none" w:sz="0" w:space="0" w:color="auto"/>
            <w:bottom w:val="none" w:sz="0" w:space="0" w:color="auto"/>
            <w:right w:val="none" w:sz="0" w:space="0" w:color="auto"/>
          </w:divBdr>
        </w:div>
        <w:div w:id="1288732090">
          <w:marLeft w:val="640"/>
          <w:marRight w:val="0"/>
          <w:marTop w:val="0"/>
          <w:marBottom w:val="0"/>
          <w:divBdr>
            <w:top w:val="none" w:sz="0" w:space="0" w:color="auto"/>
            <w:left w:val="none" w:sz="0" w:space="0" w:color="auto"/>
            <w:bottom w:val="none" w:sz="0" w:space="0" w:color="auto"/>
            <w:right w:val="none" w:sz="0" w:space="0" w:color="auto"/>
          </w:divBdr>
        </w:div>
        <w:div w:id="2101292189">
          <w:marLeft w:val="640"/>
          <w:marRight w:val="0"/>
          <w:marTop w:val="0"/>
          <w:marBottom w:val="0"/>
          <w:divBdr>
            <w:top w:val="none" w:sz="0" w:space="0" w:color="auto"/>
            <w:left w:val="none" w:sz="0" w:space="0" w:color="auto"/>
            <w:bottom w:val="none" w:sz="0" w:space="0" w:color="auto"/>
            <w:right w:val="none" w:sz="0" w:space="0" w:color="auto"/>
          </w:divBdr>
        </w:div>
        <w:div w:id="394670822">
          <w:marLeft w:val="640"/>
          <w:marRight w:val="0"/>
          <w:marTop w:val="0"/>
          <w:marBottom w:val="0"/>
          <w:divBdr>
            <w:top w:val="none" w:sz="0" w:space="0" w:color="auto"/>
            <w:left w:val="none" w:sz="0" w:space="0" w:color="auto"/>
            <w:bottom w:val="none" w:sz="0" w:space="0" w:color="auto"/>
            <w:right w:val="none" w:sz="0" w:space="0" w:color="auto"/>
          </w:divBdr>
        </w:div>
        <w:div w:id="841622866">
          <w:marLeft w:val="640"/>
          <w:marRight w:val="0"/>
          <w:marTop w:val="0"/>
          <w:marBottom w:val="0"/>
          <w:divBdr>
            <w:top w:val="none" w:sz="0" w:space="0" w:color="auto"/>
            <w:left w:val="none" w:sz="0" w:space="0" w:color="auto"/>
            <w:bottom w:val="none" w:sz="0" w:space="0" w:color="auto"/>
            <w:right w:val="none" w:sz="0" w:space="0" w:color="auto"/>
          </w:divBdr>
        </w:div>
        <w:div w:id="1602882648">
          <w:marLeft w:val="640"/>
          <w:marRight w:val="0"/>
          <w:marTop w:val="0"/>
          <w:marBottom w:val="0"/>
          <w:divBdr>
            <w:top w:val="none" w:sz="0" w:space="0" w:color="auto"/>
            <w:left w:val="none" w:sz="0" w:space="0" w:color="auto"/>
            <w:bottom w:val="none" w:sz="0" w:space="0" w:color="auto"/>
            <w:right w:val="none" w:sz="0" w:space="0" w:color="auto"/>
          </w:divBdr>
        </w:div>
        <w:div w:id="545143766">
          <w:marLeft w:val="640"/>
          <w:marRight w:val="0"/>
          <w:marTop w:val="0"/>
          <w:marBottom w:val="0"/>
          <w:divBdr>
            <w:top w:val="none" w:sz="0" w:space="0" w:color="auto"/>
            <w:left w:val="none" w:sz="0" w:space="0" w:color="auto"/>
            <w:bottom w:val="none" w:sz="0" w:space="0" w:color="auto"/>
            <w:right w:val="none" w:sz="0" w:space="0" w:color="auto"/>
          </w:divBdr>
        </w:div>
        <w:div w:id="373501767">
          <w:marLeft w:val="640"/>
          <w:marRight w:val="0"/>
          <w:marTop w:val="0"/>
          <w:marBottom w:val="0"/>
          <w:divBdr>
            <w:top w:val="none" w:sz="0" w:space="0" w:color="auto"/>
            <w:left w:val="none" w:sz="0" w:space="0" w:color="auto"/>
            <w:bottom w:val="none" w:sz="0" w:space="0" w:color="auto"/>
            <w:right w:val="none" w:sz="0" w:space="0" w:color="auto"/>
          </w:divBdr>
        </w:div>
        <w:div w:id="1590196990">
          <w:marLeft w:val="640"/>
          <w:marRight w:val="0"/>
          <w:marTop w:val="0"/>
          <w:marBottom w:val="0"/>
          <w:divBdr>
            <w:top w:val="none" w:sz="0" w:space="0" w:color="auto"/>
            <w:left w:val="none" w:sz="0" w:space="0" w:color="auto"/>
            <w:bottom w:val="none" w:sz="0" w:space="0" w:color="auto"/>
            <w:right w:val="none" w:sz="0" w:space="0" w:color="auto"/>
          </w:divBdr>
        </w:div>
        <w:div w:id="70392671">
          <w:marLeft w:val="640"/>
          <w:marRight w:val="0"/>
          <w:marTop w:val="0"/>
          <w:marBottom w:val="0"/>
          <w:divBdr>
            <w:top w:val="none" w:sz="0" w:space="0" w:color="auto"/>
            <w:left w:val="none" w:sz="0" w:space="0" w:color="auto"/>
            <w:bottom w:val="none" w:sz="0" w:space="0" w:color="auto"/>
            <w:right w:val="none" w:sz="0" w:space="0" w:color="auto"/>
          </w:divBdr>
        </w:div>
        <w:div w:id="454250816">
          <w:marLeft w:val="640"/>
          <w:marRight w:val="0"/>
          <w:marTop w:val="0"/>
          <w:marBottom w:val="0"/>
          <w:divBdr>
            <w:top w:val="none" w:sz="0" w:space="0" w:color="auto"/>
            <w:left w:val="none" w:sz="0" w:space="0" w:color="auto"/>
            <w:bottom w:val="none" w:sz="0" w:space="0" w:color="auto"/>
            <w:right w:val="none" w:sz="0" w:space="0" w:color="auto"/>
          </w:divBdr>
        </w:div>
        <w:div w:id="523130112">
          <w:marLeft w:val="640"/>
          <w:marRight w:val="0"/>
          <w:marTop w:val="0"/>
          <w:marBottom w:val="0"/>
          <w:divBdr>
            <w:top w:val="none" w:sz="0" w:space="0" w:color="auto"/>
            <w:left w:val="none" w:sz="0" w:space="0" w:color="auto"/>
            <w:bottom w:val="none" w:sz="0" w:space="0" w:color="auto"/>
            <w:right w:val="none" w:sz="0" w:space="0" w:color="auto"/>
          </w:divBdr>
        </w:div>
        <w:div w:id="2031686933">
          <w:marLeft w:val="640"/>
          <w:marRight w:val="0"/>
          <w:marTop w:val="0"/>
          <w:marBottom w:val="0"/>
          <w:divBdr>
            <w:top w:val="none" w:sz="0" w:space="0" w:color="auto"/>
            <w:left w:val="none" w:sz="0" w:space="0" w:color="auto"/>
            <w:bottom w:val="none" w:sz="0" w:space="0" w:color="auto"/>
            <w:right w:val="none" w:sz="0" w:space="0" w:color="auto"/>
          </w:divBdr>
        </w:div>
        <w:div w:id="1441338991">
          <w:marLeft w:val="640"/>
          <w:marRight w:val="0"/>
          <w:marTop w:val="0"/>
          <w:marBottom w:val="0"/>
          <w:divBdr>
            <w:top w:val="none" w:sz="0" w:space="0" w:color="auto"/>
            <w:left w:val="none" w:sz="0" w:space="0" w:color="auto"/>
            <w:bottom w:val="none" w:sz="0" w:space="0" w:color="auto"/>
            <w:right w:val="none" w:sz="0" w:space="0" w:color="auto"/>
          </w:divBdr>
        </w:div>
        <w:div w:id="924653187">
          <w:marLeft w:val="640"/>
          <w:marRight w:val="0"/>
          <w:marTop w:val="0"/>
          <w:marBottom w:val="0"/>
          <w:divBdr>
            <w:top w:val="none" w:sz="0" w:space="0" w:color="auto"/>
            <w:left w:val="none" w:sz="0" w:space="0" w:color="auto"/>
            <w:bottom w:val="none" w:sz="0" w:space="0" w:color="auto"/>
            <w:right w:val="none" w:sz="0" w:space="0" w:color="auto"/>
          </w:divBdr>
        </w:div>
        <w:div w:id="744037548">
          <w:marLeft w:val="640"/>
          <w:marRight w:val="0"/>
          <w:marTop w:val="0"/>
          <w:marBottom w:val="0"/>
          <w:divBdr>
            <w:top w:val="none" w:sz="0" w:space="0" w:color="auto"/>
            <w:left w:val="none" w:sz="0" w:space="0" w:color="auto"/>
            <w:bottom w:val="none" w:sz="0" w:space="0" w:color="auto"/>
            <w:right w:val="none" w:sz="0" w:space="0" w:color="auto"/>
          </w:divBdr>
        </w:div>
        <w:div w:id="1989750370">
          <w:marLeft w:val="640"/>
          <w:marRight w:val="0"/>
          <w:marTop w:val="0"/>
          <w:marBottom w:val="0"/>
          <w:divBdr>
            <w:top w:val="none" w:sz="0" w:space="0" w:color="auto"/>
            <w:left w:val="none" w:sz="0" w:space="0" w:color="auto"/>
            <w:bottom w:val="none" w:sz="0" w:space="0" w:color="auto"/>
            <w:right w:val="none" w:sz="0" w:space="0" w:color="auto"/>
          </w:divBdr>
        </w:div>
        <w:div w:id="1952004656">
          <w:marLeft w:val="640"/>
          <w:marRight w:val="0"/>
          <w:marTop w:val="0"/>
          <w:marBottom w:val="0"/>
          <w:divBdr>
            <w:top w:val="none" w:sz="0" w:space="0" w:color="auto"/>
            <w:left w:val="none" w:sz="0" w:space="0" w:color="auto"/>
            <w:bottom w:val="none" w:sz="0" w:space="0" w:color="auto"/>
            <w:right w:val="none" w:sz="0" w:space="0" w:color="auto"/>
          </w:divBdr>
        </w:div>
        <w:div w:id="1483694784">
          <w:marLeft w:val="640"/>
          <w:marRight w:val="0"/>
          <w:marTop w:val="0"/>
          <w:marBottom w:val="0"/>
          <w:divBdr>
            <w:top w:val="none" w:sz="0" w:space="0" w:color="auto"/>
            <w:left w:val="none" w:sz="0" w:space="0" w:color="auto"/>
            <w:bottom w:val="none" w:sz="0" w:space="0" w:color="auto"/>
            <w:right w:val="none" w:sz="0" w:space="0" w:color="auto"/>
          </w:divBdr>
        </w:div>
        <w:div w:id="147064478">
          <w:marLeft w:val="640"/>
          <w:marRight w:val="0"/>
          <w:marTop w:val="0"/>
          <w:marBottom w:val="0"/>
          <w:divBdr>
            <w:top w:val="none" w:sz="0" w:space="0" w:color="auto"/>
            <w:left w:val="none" w:sz="0" w:space="0" w:color="auto"/>
            <w:bottom w:val="none" w:sz="0" w:space="0" w:color="auto"/>
            <w:right w:val="none" w:sz="0" w:space="0" w:color="auto"/>
          </w:divBdr>
        </w:div>
        <w:div w:id="1854343091">
          <w:marLeft w:val="640"/>
          <w:marRight w:val="0"/>
          <w:marTop w:val="0"/>
          <w:marBottom w:val="0"/>
          <w:divBdr>
            <w:top w:val="none" w:sz="0" w:space="0" w:color="auto"/>
            <w:left w:val="none" w:sz="0" w:space="0" w:color="auto"/>
            <w:bottom w:val="none" w:sz="0" w:space="0" w:color="auto"/>
            <w:right w:val="none" w:sz="0" w:space="0" w:color="auto"/>
          </w:divBdr>
        </w:div>
        <w:div w:id="1548419215">
          <w:marLeft w:val="640"/>
          <w:marRight w:val="0"/>
          <w:marTop w:val="0"/>
          <w:marBottom w:val="0"/>
          <w:divBdr>
            <w:top w:val="none" w:sz="0" w:space="0" w:color="auto"/>
            <w:left w:val="none" w:sz="0" w:space="0" w:color="auto"/>
            <w:bottom w:val="none" w:sz="0" w:space="0" w:color="auto"/>
            <w:right w:val="none" w:sz="0" w:space="0" w:color="auto"/>
          </w:divBdr>
        </w:div>
        <w:div w:id="1822961059">
          <w:marLeft w:val="640"/>
          <w:marRight w:val="0"/>
          <w:marTop w:val="0"/>
          <w:marBottom w:val="0"/>
          <w:divBdr>
            <w:top w:val="none" w:sz="0" w:space="0" w:color="auto"/>
            <w:left w:val="none" w:sz="0" w:space="0" w:color="auto"/>
            <w:bottom w:val="none" w:sz="0" w:space="0" w:color="auto"/>
            <w:right w:val="none" w:sz="0" w:space="0" w:color="auto"/>
          </w:divBdr>
        </w:div>
        <w:div w:id="1512983842">
          <w:marLeft w:val="640"/>
          <w:marRight w:val="0"/>
          <w:marTop w:val="0"/>
          <w:marBottom w:val="0"/>
          <w:divBdr>
            <w:top w:val="none" w:sz="0" w:space="0" w:color="auto"/>
            <w:left w:val="none" w:sz="0" w:space="0" w:color="auto"/>
            <w:bottom w:val="none" w:sz="0" w:space="0" w:color="auto"/>
            <w:right w:val="none" w:sz="0" w:space="0" w:color="auto"/>
          </w:divBdr>
        </w:div>
        <w:div w:id="800880794">
          <w:marLeft w:val="640"/>
          <w:marRight w:val="0"/>
          <w:marTop w:val="0"/>
          <w:marBottom w:val="0"/>
          <w:divBdr>
            <w:top w:val="none" w:sz="0" w:space="0" w:color="auto"/>
            <w:left w:val="none" w:sz="0" w:space="0" w:color="auto"/>
            <w:bottom w:val="none" w:sz="0" w:space="0" w:color="auto"/>
            <w:right w:val="none" w:sz="0" w:space="0" w:color="auto"/>
          </w:divBdr>
        </w:div>
        <w:div w:id="1498496230">
          <w:marLeft w:val="640"/>
          <w:marRight w:val="0"/>
          <w:marTop w:val="0"/>
          <w:marBottom w:val="0"/>
          <w:divBdr>
            <w:top w:val="none" w:sz="0" w:space="0" w:color="auto"/>
            <w:left w:val="none" w:sz="0" w:space="0" w:color="auto"/>
            <w:bottom w:val="none" w:sz="0" w:space="0" w:color="auto"/>
            <w:right w:val="none" w:sz="0" w:space="0" w:color="auto"/>
          </w:divBdr>
        </w:div>
        <w:div w:id="1639676784">
          <w:marLeft w:val="640"/>
          <w:marRight w:val="0"/>
          <w:marTop w:val="0"/>
          <w:marBottom w:val="0"/>
          <w:divBdr>
            <w:top w:val="none" w:sz="0" w:space="0" w:color="auto"/>
            <w:left w:val="none" w:sz="0" w:space="0" w:color="auto"/>
            <w:bottom w:val="none" w:sz="0" w:space="0" w:color="auto"/>
            <w:right w:val="none" w:sz="0" w:space="0" w:color="auto"/>
          </w:divBdr>
        </w:div>
        <w:div w:id="871959045">
          <w:marLeft w:val="640"/>
          <w:marRight w:val="0"/>
          <w:marTop w:val="0"/>
          <w:marBottom w:val="0"/>
          <w:divBdr>
            <w:top w:val="none" w:sz="0" w:space="0" w:color="auto"/>
            <w:left w:val="none" w:sz="0" w:space="0" w:color="auto"/>
            <w:bottom w:val="none" w:sz="0" w:space="0" w:color="auto"/>
            <w:right w:val="none" w:sz="0" w:space="0" w:color="auto"/>
          </w:divBdr>
        </w:div>
        <w:div w:id="2038575505">
          <w:marLeft w:val="640"/>
          <w:marRight w:val="0"/>
          <w:marTop w:val="0"/>
          <w:marBottom w:val="0"/>
          <w:divBdr>
            <w:top w:val="none" w:sz="0" w:space="0" w:color="auto"/>
            <w:left w:val="none" w:sz="0" w:space="0" w:color="auto"/>
            <w:bottom w:val="none" w:sz="0" w:space="0" w:color="auto"/>
            <w:right w:val="none" w:sz="0" w:space="0" w:color="auto"/>
          </w:divBdr>
        </w:div>
        <w:div w:id="499732895">
          <w:marLeft w:val="640"/>
          <w:marRight w:val="0"/>
          <w:marTop w:val="0"/>
          <w:marBottom w:val="0"/>
          <w:divBdr>
            <w:top w:val="none" w:sz="0" w:space="0" w:color="auto"/>
            <w:left w:val="none" w:sz="0" w:space="0" w:color="auto"/>
            <w:bottom w:val="none" w:sz="0" w:space="0" w:color="auto"/>
            <w:right w:val="none" w:sz="0" w:space="0" w:color="auto"/>
          </w:divBdr>
        </w:div>
      </w:divsChild>
    </w:div>
    <w:div w:id="1931741893">
      <w:bodyDiv w:val="1"/>
      <w:marLeft w:val="0"/>
      <w:marRight w:val="0"/>
      <w:marTop w:val="0"/>
      <w:marBottom w:val="0"/>
      <w:divBdr>
        <w:top w:val="none" w:sz="0" w:space="0" w:color="auto"/>
        <w:left w:val="none" w:sz="0" w:space="0" w:color="auto"/>
        <w:bottom w:val="none" w:sz="0" w:space="0" w:color="auto"/>
        <w:right w:val="none" w:sz="0" w:space="0" w:color="auto"/>
      </w:divBdr>
      <w:divsChild>
        <w:div w:id="2072314718">
          <w:marLeft w:val="640"/>
          <w:marRight w:val="0"/>
          <w:marTop w:val="0"/>
          <w:marBottom w:val="0"/>
          <w:divBdr>
            <w:top w:val="none" w:sz="0" w:space="0" w:color="auto"/>
            <w:left w:val="none" w:sz="0" w:space="0" w:color="auto"/>
            <w:bottom w:val="none" w:sz="0" w:space="0" w:color="auto"/>
            <w:right w:val="none" w:sz="0" w:space="0" w:color="auto"/>
          </w:divBdr>
        </w:div>
        <w:div w:id="1118791330">
          <w:marLeft w:val="640"/>
          <w:marRight w:val="0"/>
          <w:marTop w:val="0"/>
          <w:marBottom w:val="0"/>
          <w:divBdr>
            <w:top w:val="none" w:sz="0" w:space="0" w:color="auto"/>
            <w:left w:val="none" w:sz="0" w:space="0" w:color="auto"/>
            <w:bottom w:val="none" w:sz="0" w:space="0" w:color="auto"/>
            <w:right w:val="none" w:sz="0" w:space="0" w:color="auto"/>
          </w:divBdr>
        </w:div>
        <w:div w:id="140579530">
          <w:marLeft w:val="640"/>
          <w:marRight w:val="0"/>
          <w:marTop w:val="0"/>
          <w:marBottom w:val="0"/>
          <w:divBdr>
            <w:top w:val="none" w:sz="0" w:space="0" w:color="auto"/>
            <w:left w:val="none" w:sz="0" w:space="0" w:color="auto"/>
            <w:bottom w:val="none" w:sz="0" w:space="0" w:color="auto"/>
            <w:right w:val="none" w:sz="0" w:space="0" w:color="auto"/>
          </w:divBdr>
        </w:div>
        <w:div w:id="1775200784">
          <w:marLeft w:val="640"/>
          <w:marRight w:val="0"/>
          <w:marTop w:val="0"/>
          <w:marBottom w:val="0"/>
          <w:divBdr>
            <w:top w:val="none" w:sz="0" w:space="0" w:color="auto"/>
            <w:left w:val="none" w:sz="0" w:space="0" w:color="auto"/>
            <w:bottom w:val="none" w:sz="0" w:space="0" w:color="auto"/>
            <w:right w:val="none" w:sz="0" w:space="0" w:color="auto"/>
          </w:divBdr>
        </w:div>
        <w:div w:id="444351600">
          <w:marLeft w:val="640"/>
          <w:marRight w:val="0"/>
          <w:marTop w:val="0"/>
          <w:marBottom w:val="0"/>
          <w:divBdr>
            <w:top w:val="none" w:sz="0" w:space="0" w:color="auto"/>
            <w:left w:val="none" w:sz="0" w:space="0" w:color="auto"/>
            <w:bottom w:val="none" w:sz="0" w:space="0" w:color="auto"/>
            <w:right w:val="none" w:sz="0" w:space="0" w:color="auto"/>
          </w:divBdr>
        </w:div>
        <w:div w:id="542523367">
          <w:marLeft w:val="640"/>
          <w:marRight w:val="0"/>
          <w:marTop w:val="0"/>
          <w:marBottom w:val="0"/>
          <w:divBdr>
            <w:top w:val="none" w:sz="0" w:space="0" w:color="auto"/>
            <w:left w:val="none" w:sz="0" w:space="0" w:color="auto"/>
            <w:bottom w:val="none" w:sz="0" w:space="0" w:color="auto"/>
            <w:right w:val="none" w:sz="0" w:space="0" w:color="auto"/>
          </w:divBdr>
        </w:div>
        <w:div w:id="588345260">
          <w:marLeft w:val="640"/>
          <w:marRight w:val="0"/>
          <w:marTop w:val="0"/>
          <w:marBottom w:val="0"/>
          <w:divBdr>
            <w:top w:val="none" w:sz="0" w:space="0" w:color="auto"/>
            <w:left w:val="none" w:sz="0" w:space="0" w:color="auto"/>
            <w:bottom w:val="none" w:sz="0" w:space="0" w:color="auto"/>
            <w:right w:val="none" w:sz="0" w:space="0" w:color="auto"/>
          </w:divBdr>
        </w:div>
        <w:div w:id="1167401905">
          <w:marLeft w:val="640"/>
          <w:marRight w:val="0"/>
          <w:marTop w:val="0"/>
          <w:marBottom w:val="0"/>
          <w:divBdr>
            <w:top w:val="none" w:sz="0" w:space="0" w:color="auto"/>
            <w:left w:val="none" w:sz="0" w:space="0" w:color="auto"/>
            <w:bottom w:val="none" w:sz="0" w:space="0" w:color="auto"/>
            <w:right w:val="none" w:sz="0" w:space="0" w:color="auto"/>
          </w:divBdr>
        </w:div>
        <w:div w:id="1657221714">
          <w:marLeft w:val="640"/>
          <w:marRight w:val="0"/>
          <w:marTop w:val="0"/>
          <w:marBottom w:val="0"/>
          <w:divBdr>
            <w:top w:val="none" w:sz="0" w:space="0" w:color="auto"/>
            <w:left w:val="none" w:sz="0" w:space="0" w:color="auto"/>
            <w:bottom w:val="none" w:sz="0" w:space="0" w:color="auto"/>
            <w:right w:val="none" w:sz="0" w:space="0" w:color="auto"/>
          </w:divBdr>
        </w:div>
        <w:div w:id="6254359">
          <w:marLeft w:val="640"/>
          <w:marRight w:val="0"/>
          <w:marTop w:val="0"/>
          <w:marBottom w:val="0"/>
          <w:divBdr>
            <w:top w:val="none" w:sz="0" w:space="0" w:color="auto"/>
            <w:left w:val="none" w:sz="0" w:space="0" w:color="auto"/>
            <w:bottom w:val="none" w:sz="0" w:space="0" w:color="auto"/>
            <w:right w:val="none" w:sz="0" w:space="0" w:color="auto"/>
          </w:divBdr>
        </w:div>
        <w:div w:id="1627662286">
          <w:marLeft w:val="640"/>
          <w:marRight w:val="0"/>
          <w:marTop w:val="0"/>
          <w:marBottom w:val="0"/>
          <w:divBdr>
            <w:top w:val="none" w:sz="0" w:space="0" w:color="auto"/>
            <w:left w:val="none" w:sz="0" w:space="0" w:color="auto"/>
            <w:bottom w:val="none" w:sz="0" w:space="0" w:color="auto"/>
            <w:right w:val="none" w:sz="0" w:space="0" w:color="auto"/>
          </w:divBdr>
        </w:div>
        <w:div w:id="680470893">
          <w:marLeft w:val="640"/>
          <w:marRight w:val="0"/>
          <w:marTop w:val="0"/>
          <w:marBottom w:val="0"/>
          <w:divBdr>
            <w:top w:val="none" w:sz="0" w:space="0" w:color="auto"/>
            <w:left w:val="none" w:sz="0" w:space="0" w:color="auto"/>
            <w:bottom w:val="none" w:sz="0" w:space="0" w:color="auto"/>
            <w:right w:val="none" w:sz="0" w:space="0" w:color="auto"/>
          </w:divBdr>
        </w:div>
        <w:div w:id="1406876592">
          <w:marLeft w:val="640"/>
          <w:marRight w:val="0"/>
          <w:marTop w:val="0"/>
          <w:marBottom w:val="0"/>
          <w:divBdr>
            <w:top w:val="none" w:sz="0" w:space="0" w:color="auto"/>
            <w:left w:val="none" w:sz="0" w:space="0" w:color="auto"/>
            <w:bottom w:val="none" w:sz="0" w:space="0" w:color="auto"/>
            <w:right w:val="none" w:sz="0" w:space="0" w:color="auto"/>
          </w:divBdr>
        </w:div>
        <w:div w:id="1563562307">
          <w:marLeft w:val="640"/>
          <w:marRight w:val="0"/>
          <w:marTop w:val="0"/>
          <w:marBottom w:val="0"/>
          <w:divBdr>
            <w:top w:val="none" w:sz="0" w:space="0" w:color="auto"/>
            <w:left w:val="none" w:sz="0" w:space="0" w:color="auto"/>
            <w:bottom w:val="none" w:sz="0" w:space="0" w:color="auto"/>
            <w:right w:val="none" w:sz="0" w:space="0" w:color="auto"/>
          </w:divBdr>
        </w:div>
        <w:div w:id="1064257979">
          <w:marLeft w:val="640"/>
          <w:marRight w:val="0"/>
          <w:marTop w:val="0"/>
          <w:marBottom w:val="0"/>
          <w:divBdr>
            <w:top w:val="none" w:sz="0" w:space="0" w:color="auto"/>
            <w:left w:val="none" w:sz="0" w:space="0" w:color="auto"/>
            <w:bottom w:val="none" w:sz="0" w:space="0" w:color="auto"/>
            <w:right w:val="none" w:sz="0" w:space="0" w:color="auto"/>
          </w:divBdr>
        </w:div>
        <w:div w:id="722557502">
          <w:marLeft w:val="640"/>
          <w:marRight w:val="0"/>
          <w:marTop w:val="0"/>
          <w:marBottom w:val="0"/>
          <w:divBdr>
            <w:top w:val="none" w:sz="0" w:space="0" w:color="auto"/>
            <w:left w:val="none" w:sz="0" w:space="0" w:color="auto"/>
            <w:bottom w:val="none" w:sz="0" w:space="0" w:color="auto"/>
            <w:right w:val="none" w:sz="0" w:space="0" w:color="auto"/>
          </w:divBdr>
        </w:div>
        <w:div w:id="438912254">
          <w:marLeft w:val="640"/>
          <w:marRight w:val="0"/>
          <w:marTop w:val="0"/>
          <w:marBottom w:val="0"/>
          <w:divBdr>
            <w:top w:val="none" w:sz="0" w:space="0" w:color="auto"/>
            <w:left w:val="none" w:sz="0" w:space="0" w:color="auto"/>
            <w:bottom w:val="none" w:sz="0" w:space="0" w:color="auto"/>
            <w:right w:val="none" w:sz="0" w:space="0" w:color="auto"/>
          </w:divBdr>
        </w:div>
        <w:div w:id="1452549536">
          <w:marLeft w:val="640"/>
          <w:marRight w:val="0"/>
          <w:marTop w:val="0"/>
          <w:marBottom w:val="0"/>
          <w:divBdr>
            <w:top w:val="none" w:sz="0" w:space="0" w:color="auto"/>
            <w:left w:val="none" w:sz="0" w:space="0" w:color="auto"/>
            <w:bottom w:val="none" w:sz="0" w:space="0" w:color="auto"/>
            <w:right w:val="none" w:sz="0" w:space="0" w:color="auto"/>
          </w:divBdr>
        </w:div>
        <w:div w:id="171342660">
          <w:marLeft w:val="640"/>
          <w:marRight w:val="0"/>
          <w:marTop w:val="0"/>
          <w:marBottom w:val="0"/>
          <w:divBdr>
            <w:top w:val="none" w:sz="0" w:space="0" w:color="auto"/>
            <w:left w:val="none" w:sz="0" w:space="0" w:color="auto"/>
            <w:bottom w:val="none" w:sz="0" w:space="0" w:color="auto"/>
            <w:right w:val="none" w:sz="0" w:space="0" w:color="auto"/>
          </w:divBdr>
        </w:div>
        <w:div w:id="2090419056">
          <w:marLeft w:val="640"/>
          <w:marRight w:val="0"/>
          <w:marTop w:val="0"/>
          <w:marBottom w:val="0"/>
          <w:divBdr>
            <w:top w:val="none" w:sz="0" w:space="0" w:color="auto"/>
            <w:left w:val="none" w:sz="0" w:space="0" w:color="auto"/>
            <w:bottom w:val="none" w:sz="0" w:space="0" w:color="auto"/>
            <w:right w:val="none" w:sz="0" w:space="0" w:color="auto"/>
          </w:divBdr>
        </w:div>
        <w:div w:id="800272489">
          <w:marLeft w:val="640"/>
          <w:marRight w:val="0"/>
          <w:marTop w:val="0"/>
          <w:marBottom w:val="0"/>
          <w:divBdr>
            <w:top w:val="none" w:sz="0" w:space="0" w:color="auto"/>
            <w:left w:val="none" w:sz="0" w:space="0" w:color="auto"/>
            <w:bottom w:val="none" w:sz="0" w:space="0" w:color="auto"/>
            <w:right w:val="none" w:sz="0" w:space="0" w:color="auto"/>
          </w:divBdr>
        </w:div>
        <w:div w:id="966735254">
          <w:marLeft w:val="640"/>
          <w:marRight w:val="0"/>
          <w:marTop w:val="0"/>
          <w:marBottom w:val="0"/>
          <w:divBdr>
            <w:top w:val="none" w:sz="0" w:space="0" w:color="auto"/>
            <w:left w:val="none" w:sz="0" w:space="0" w:color="auto"/>
            <w:bottom w:val="none" w:sz="0" w:space="0" w:color="auto"/>
            <w:right w:val="none" w:sz="0" w:space="0" w:color="auto"/>
          </w:divBdr>
        </w:div>
        <w:div w:id="1385567425">
          <w:marLeft w:val="640"/>
          <w:marRight w:val="0"/>
          <w:marTop w:val="0"/>
          <w:marBottom w:val="0"/>
          <w:divBdr>
            <w:top w:val="none" w:sz="0" w:space="0" w:color="auto"/>
            <w:left w:val="none" w:sz="0" w:space="0" w:color="auto"/>
            <w:bottom w:val="none" w:sz="0" w:space="0" w:color="auto"/>
            <w:right w:val="none" w:sz="0" w:space="0" w:color="auto"/>
          </w:divBdr>
        </w:div>
        <w:div w:id="1037125888">
          <w:marLeft w:val="640"/>
          <w:marRight w:val="0"/>
          <w:marTop w:val="0"/>
          <w:marBottom w:val="0"/>
          <w:divBdr>
            <w:top w:val="none" w:sz="0" w:space="0" w:color="auto"/>
            <w:left w:val="none" w:sz="0" w:space="0" w:color="auto"/>
            <w:bottom w:val="none" w:sz="0" w:space="0" w:color="auto"/>
            <w:right w:val="none" w:sz="0" w:space="0" w:color="auto"/>
          </w:divBdr>
        </w:div>
        <w:div w:id="404686700">
          <w:marLeft w:val="640"/>
          <w:marRight w:val="0"/>
          <w:marTop w:val="0"/>
          <w:marBottom w:val="0"/>
          <w:divBdr>
            <w:top w:val="none" w:sz="0" w:space="0" w:color="auto"/>
            <w:left w:val="none" w:sz="0" w:space="0" w:color="auto"/>
            <w:bottom w:val="none" w:sz="0" w:space="0" w:color="auto"/>
            <w:right w:val="none" w:sz="0" w:space="0" w:color="auto"/>
          </w:divBdr>
        </w:div>
        <w:div w:id="918293061">
          <w:marLeft w:val="640"/>
          <w:marRight w:val="0"/>
          <w:marTop w:val="0"/>
          <w:marBottom w:val="0"/>
          <w:divBdr>
            <w:top w:val="none" w:sz="0" w:space="0" w:color="auto"/>
            <w:left w:val="none" w:sz="0" w:space="0" w:color="auto"/>
            <w:bottom w:val="none" w:sz="0" w:space="0" w:color="auto"/>
            <w:right w:val="none" w:sz="0" w:space="0" w:color="auto"/>
          </w:divBdr>
        </w:div>
        <w:div w:id="1977223695">
          <w:marLeft w:val="640"/>
          <w:marRight w:val="0"/>
          <w:marTop w:val="0"/>
          <w:marBottom w:val="0"/>
          <w:divBdr>
            <w:top w:val="none" w:sz="0" w:space="0" w:color="auto"/>
            <w:left w:val="none" w:sz="0" w:space="0" w:color="auto"/>
            <w:bottom w:val="none" w:sz="0" w:space="0" w:color="auto"/>
            <w:right w:val="none" w:sz="0" w:space="0" w:color="auto"/>
          </w:divBdr>
        </w:div>
        <w:div w:id="1843278130">
          <w:marLeft w:val="640"/>
          <w:marRight w:val="0"/>
          <w:marTop w:val="0"/>
          <w:marBottom w:val="0"/>
          <w:divBdr>
            <w:top w:val="none" w:sz="0" w:space="0" w:color="auto"/>
            <w:left w:val="none" w:sz="0" w:space="0" w:color="auto"/>
            <w:bottom w:val="none" w:sz="0" w:space="0" w:color="auto"/>
            <w:right w:val="none" w:sz="0" w:space="0" w:color="auto"/>
          </w:divBdr>
        </w:div>
        <w:div w:id="1811051536">
          <w:marLeft w:val="640"/>
          <w:marRight w:val="0"/>
          <w:marTop w:val="0"/>
          <w:marBottom w:val="0"/>
          <w:divBdr>
            <w:top w:val="none" w:sz="0" w:space="0" w:color="auto"/>
            <w:left w:val="none" w:sz="0" w:space="0" w:color="auto"/>
            <w:bottom w:val="none" w:sz="0" w:space="0" w:color="auto"/>
            <w:right w:val="none" w:sz="0" w:space="0" w:color="auto"/>
          </w:divBdr>
        </w:div>
        <w:div w:id="711000171">
          <w:marLeft w:val="640"/>
          <w:marRight w:val="0"/>
          <w:marTop w:val="0"/>
          <w:marBottom w:val="0"/>
          <w:divBdr>
            <w:top w:val="none" w:sz="0" w:space="0" w:color="auto"/>
            <w:left w:val="none" w:sz="0" w:space="0" w:color="auto"/>
            <w:bottom w:val="none" w:sz="0" w:space="0" w:color="auto"/>
            <w:right w:val="none" w:sz="0" w:space="0" w:color="auto"/>
          </w:divBdr>
        </w:div>
        <w:div w:id="494687413">
          <w:marLeft w:val="640"/>
          <w:marRight w:val="0"/>
          <w:marTop w:val="0"/>
          <w:marBottom w:val="0"/>
          <w:divBdr>
            <w:top w:val="none" w:sz="0" w:space="0" w:color="auto"/>
            <w:left w:val="none" w:sz="0" w:space="0" w:color="auto"/>
            <w:bottom w:val="none" w:sz="0" w:space="0" w:color="auto"/>
            <w:right w:val="none" w:sz="0" w:space="0" w:color="auto"/>
          </w:divBdr>
        </w:div>
        <w:div w:id="1334187364">
          <w:marLeft w:val="640"/>
          <w:marRight w:val="0"/>
          <w:marTop w:val="0"/>
          <w:marBottom w:val="0"/>
          <w:divBdr>
            <w:top w:val="none" w:sz="0" w:space="0" w:color="auto"/>
            <w:left w:val="none" w:sz="0" w:space="0" w:color="auto"/>
            <w:bottom w:val="none" w:sz="0" w:space="0" w:color="auto"/>
            <w:right w:val="none" w:sz="0" w:space="0" w:color="auto"/>
          </w:divBdr>
        </w:div>
        <w:div w:id="792092972">
          <w:marLeft w:val="640"/>
          <w:marRight w:val="0"/>
          <w:marTop w:val="0"/>
          <w:marBottom w:val="0"/>
          <w:divBdr>
            <w:top w:val="none" w:sz="0" w:space="0" w:color="auto"/>
            <w:left w:val="none" w:sz="0" w:space="0" w:color="auto"/>
            <w:bottom w:val="none" w:sz="0" w:space="0" w:color="auto"/>
            <w:right w:val="none" w:sz="0" w:space="0" w:color="auto"/>
          </w:divBdr>
        </w:div>
        <w:div w:id="77336456">
          <w:marLeft w:val="640"/>
          <w:marRight w:val="0"/>
          <w:marTop w:val="0"/>
          <w:marBottom w:val="0"/>
          <w:divBdr>
            <w:top w:val="none" w:sz="0" w:space="0" w:color="auto"/>
            <w:left w:val="none" w:sz="0" w:space="0" w:color="auto"/>
            <w:bottom w:val="none" w:sz="0" w:space="0" w:color="auto"/>
            <w:right w:val="none" w:sz="0" w:space="0" w:color="auto"/>
          </w:divBdr>
        </w:div>
        <w:div w:id="1460882073">
          <w:marLeft w:val="640"/>
          <w:marRight w:val="0"/>
          <w:marTop w:val="0"/>
          <w:marBottom w:val="0"/>
          <w:divBdr>
            <w:top w:val="none" w:sz="0" w:space="0" w:color="auto"/>
            <w:left w:val="none" w:sz="0" w:space="0" w:color="auto"/>
            <w:bottom w:val="none" w:sz="0" w:space="0" w:color="auto"/>
            <w:right w:val="none" w:sz="0" w:space="0" w:color="auto"/>
          </w:divBdr>
        </w:div>
        <w:div w:id="2009165628">
          <w:marLeft w:val="640"/>
          <w:marRight w:val="0"/>
          <w:marTop w:val="0"/>
          <w:marBottom w:val="0"/>
          <w:divBdr>
            <w:top w:val="none" w:sz="0" w:space="0" w:color="auto"/>
            <w:left w:val="none" w:sz="0" w:space="0" w:color="auto"/>
            <w:bottom w:val="none" w:sz="0" w:space="0" w:color="auto"/>
            <w:right w:val="none" w:sz="0" w:space="0" w:color="auto"/>
          </w:divBdr>
        </w:div>
        <w:div w:id="2109767542">
          <w:marLeft w:val="640"/>
          <w:marRight w:val="0"/>
          <w:marTop w:val="0"/>
          <w:marBottom w:val="0"/>
          <w:divBdr>
            <w:top w:val="none" w:sz="0" w:space="0" w:color="auto"/>
            <w:left w:val="none" w:sz="0" w:space="0" w:color="auto"/>
            <w:bottom w:val="none" w:sz="0" w:space="0" w:color="auto"/>
            <w:right w:val="none" w:sz="0" w:space="0" w:color="auto"/>
          </w:divBdr>
        </w:div>
        <w:div w:id="299189471">
          <w:marLeft w:val="640"/>
          <w:marRight w:val="0"/>
          <w:marTop w:val="0"/>
          <w:marBottom w:val="0"/>
          <w:divBdr>
            <w:top w:val="none" w:sz="0" w:space="0" w:color="auto"/>
            <w:left w:val="none" w:sz="0" w:space="0" w:color="auto"/>
            <w:bottom w:val="none" w:sz="0" w:space="0" w:color="auto"/>
            <w:right w:val="none" w:sz="0" w:space="0" w:color="auto"/>
          </w:divBdr>
        </w:div>
        <w:div w:id="1085228138">
          <w:marLeft w:val="640"/>
          <w:marRight w:val="0"/>
          <w:marTop w:val="0"/>
          <w:marBottom w:val="0"/>
          <w:divBdr>
            <w:top w:val="none" w:sz="0" w:space="0" w:color="auto"/>
            <w:left w:val="none" w:sz="0" w:space="0" w:color="auto"/>
            <w:bottom w:val="none" w:sz="0" w:space="0" w:color="auto"/>
            <w:right w:val="none" w:sz="0" w:space="0" w:color="auto"/>
          </w:divBdr>
        </w:div>
        <w:div w:id="847986584">
          <w:marLeft w:val="640"/>
          <w:marRight w:val="0"/>
          <w:marTop w:val="0"/>
          <w:marBottom w:val="0"/>
          <w:divBdr>
            <w:top w:val="none" w:sz="0" w:space="0" w:color="auto"/>
            <w:left w:val="none" w:sz="0" w:space="0" w:color="auto"/>
            <w:bottom w:val="none" w:sz="0" w:space="0" w:color="auto"/>
            <w:right w:val="none" w:sz="0" w:space="0" w:color="auto"/>
          </w:divBdr>
        </w:div>
        <w:div w:id="1049720664">
          <w:marLeft w:val="640"/>
          <w:marRight w:val="0"/>
          <w:marTop w:val="0"/>
          <w:marBottom w:val="0"/>
          <w:divBdr>
            <w:top w:val="none" w:sz="0" w:space="0" w:color="auto"/>
            <w:left w:val="none" w:sz="0" w:space="0" w:color="auto"/>
            <w:bottom w:val="none" w:sz="0" w:space="0" w:color="auto"/>
            <w:right w:val="none" w:sz="0" w:space="0" w:color="auto"/>
          </w:divBdr>
        </w:div>
        <w:div w:id="617882037">
          <w:marLeft w:val="640"/>
          <w:marRight w:val="0"/>
          <w:marTop w:val="0"/>
          <w:marBottom w:val="0"/>
          <w:divBdr>
            <w:top w:val="none" w:sz="0" w:space="0" w:color="auto"/>
            <w:left w:val="none" w:sz="0" w:space="0" w:color="auto"/>
            <w:bottom w:val="none" w:sz="0" w:space="0" w:color="auto"/>
            <w:right w:val="none" w:sz="0" w:space="0" w:color="auto"/>
          </w:divBdr>
        </w:div>
        <w:div w:id="942298131">
          <w:marLeft w:val="640"/>
          <w:marRight w:val="0"/>
          <w:marTop w:val="0"/>
          <w:marBottom w:val="0"/>
          <w:divBdr>
            <w:top w:val="none" w:sz="0" w:space="0" w:color="auto"/>
            <w:left w:val="none" w:sz="0" w:space="0" w:color="auto"/>
            <w:bottom w:val="none" w:sz="0" w:space="0" w:color="auto"/>
            <w:right w:val="none" w:sz="0" w:space="0" w:color="auto"/>
          </w:divBdr>
        </w:div>
        <w:div w:id="1991209686">
          <w:marLeft w:val="640"/>
          <w:marRight w:val="0"/>
          <w:marTop w:val="0"/>
          <w:marBottom w:val="0"/>
          <w:divBdr>
            <w:top w:val="none" w:sz="0" w:space="0" w:color="auto"/>
            <w:left w:val="none" w:sz="0" w:space="0" w:color="auto"/>
            <w:bottom w:val="none" w:sz="0" w:space="0" w:color="auto"/>
            <w:right w:val="none" w:sz="0" w:space="0" w:color="auto"/>
          </w:divBdr>
        </w:div>
        <w:div w:id="734665854">
          <w:marLeft w:val="640"/>
          <w:marRight w:val="0"/>
          <w:marTop w:val="0"/>
          <w:marBottom w:val="0"/>
          <w:divBdr>
            <w:top w:val="none" w:sz="0" w:space="0" w:color="auto"/>
            <w:left w:val="none" w:sz="0" w:space="0" w:color="auto"/>
            <w:bottom w:val="none" w:sz="0" w:space="0" w:color="auto"/>
            <w:right w:val="none" w:sz="0" w:space="0" w:color="auto"/>
          </w:divBdr>
        </w:div>
        <w:div w:id="415248896">
          <w:marLeft w:val="640"/>
          <w:marRight w:val="0"/>
          <w:marTop w:val="0"/>
          <w:marBottom w:val="0"/>
          <w:divBdr>
            <w:top w:val="none" w:sz="0" w:space="0" w:color="auto"/>
            <w:left w:val="none" w:sz="0" w:space="0" w:color="auto"/>
            <w:bottom w:val="none" w:sz="0" w:space="0" w:color="auto"/>
            <w:right w:val="none" w:sz="0" w:space="0" w:color="auto"/>
          </w:divBdr>
        </w:div>
        <w:div w:id="884871925">
          <w:marLeft w:val="640"/>
          <w:marRight w:val="0"/>
          <w:marTop w:val="0"/>
          <w:marBottom w:val="0"/>
          <w:divBdr>
            <w:top w:val="none" w:sz="0" w:space="0" w:color="auto"/>
            <w:left w:val="none" w:sz="0" w:space="0" w:color="auto"/>
            <w:bottom w:val="none" w:sz="0" w:space="0" w:color="auto"/>
            <w:right w:val="none" w:sz="0" w:space="0" w:color="auto"/>
          </w:divBdr>
        </w:div>
        <w:div w:id="1421368766">
          <w:marLeft w:val="640"/>
          <w:marRight w:val="0"/>
          <w:marTop w:val="0"/>
          <w:marBottom w:val="0"/>
          <w:divBdr>
            <w:top w:val="none" w:sz="0" w:space="0" w:color="auto"/>
            <w:left w:val="none" w:sz="0" w:space="0" w:color="auto"/>
            <w:bottom w:val="none" w:sz="0" w:space="0" w:color="auto"/>
            <w:right w:val="none" w:sz="0" w:space="0" w:color="auto"/>
          </w:divBdr>
        </w:div>
        <w:div w:id="1680081915">
          <w:marLeft w:val="640"/>
          <w:marRight w:val="0"/>
          <w:marTop w:val="0"/>
          <w:marBottom w:val="0"/>
          <w:divBdr>
            <w:top w:val="none" w:sz="0" w:space="0" w:color="auto"/>
            <w:left w:val="none" w:sz="0" w:space="0" w:color="auto"/>
            <w:bottom w:val="none" w:sz="0" w:space="0" w:color="auto"/>
            <w:right w:val="none" w:sz="0" w:space="0" w:color="auto"/>
          </w:divBdr>
        </w:div>
        <w:div w:id="1335378313">
          <w:marLeft w:val="640"/>
          <w:marRight w:val="0"/>
          <w:marTop w:val="0"/>
          <w:marBottom w:val="0"/>
          <w:divBdr>
            <w:top w:val="none" w:sz="0" w:space="0" w:color="auto"/>
            <w:left w:val="none" w:sz="0" w:space="0" w:color="auto"/>
            <w:bottom w:val="none" w:sz="0" w:space="0" w:color="auto"/>
            <w:right w:val="none" w:sz="0" w:space="0" w:color="auto"/>
          </w:divBdr>
        </w:div>
        <w:div w:id="1363290465">
          <w:marLeft w:val="640"/>
          <w:marRight w:val="0"/>
          <w:marTop w:val="0"/>
          <w:marBottom w:val="0"/>
          <w:divBdr>
            <w:top w:val="none" w:sz="0" w:space="0" w:color="auto"/>
            <w:left w:val="none" w:sz="0" w:space="0" w:color="auto"/>
            <w:bottom w:val="none" w:sz="0" w:space="0" w:color="auto"/>
            <w:right w:val="none" w:sz="0" w:space="0" w:color="auto"/>
          </w:divBdr>
        </w:div>
        <w:div w:id="1907185108">
          <w:marLeft w:val="640"/>
          <w:marRight w:val="0"/>
          <w:marTop w:val="0"/>
          <w:marBottom w:val="0"/>
          <w:divBdr>
            <w:top w:val="none" w:sz="0" w:space="0" w:color="auto"/>
            <w:left w:val="none" w:sz="0" w:space="0" w:color="auto"/>
            <w:bottom w:val="none" w:sz="0" w:space="0" w:color="auto"/>
            <w:right w:val="none" w:sz="0" w:space="0" w:color="auto"/>
          </w:divBdr>
        </w:div>
        <w:div w:id="1386493227">
          <w:marLeft w:val="640"/>
          <w:marRight w:val="0"/>
          <w:marTop w:val="0"/>
          <w:marBottom w:val="0"/>
          <w:divBdr>
            <w:top w:val="none" w:sz="0" w:space="0" w:color="auto"/>
            <w:left w:val="none" w:sz="0" w:space="0" w:color="auto"/>
            <w:bottom w:val="none" w:sz="0" w:space="0" w:color="auto"/>
            <w:right w:val="none" w:sz="0" w:space="0" w:color="auto"/>
          </w:divBdr>
        </w:div>
        <w:div w:id="1551645837">
          <w:marLeft w:val="640"/>
          <w:marRight w:val="0"/>
          <w:marTop w:val="0"/>
          <w:marBottom w:val="0"/>
          <w:divBdr>
            <w:top w:val="none" w:sz="0" w:space="0" w:color="auto"/>
            <w:left w:val="none" w:sz="0" w:space="0" w:color="auto"/>
            <w:bottom w:val="none" w:sz="0" w:space="0" w:color="auto"/>
            <w:right w:val="none" w:sz="0" w:space="0" w:color="auto"/>
          </w:divBdr>
        </w:div>
        <w:div w:id="2079327068">
          <w:marLeft w:val="640"/>
          <w:marRight w:val="0"/>
          <w:marTop w:val="0"/>
          <w:marBottom w:val="0"/>
          <w:divBdr>
            <w:top w:val="none" w:sz="0" w:space="0" w:color="auto"/>
            <w:left w:val="none" w:sz="0" w:space="0" w:color="auto"/>
            <w:bottom w:val="none" w:sz="0" w:space="0" w:color="auto"/>
            <w:right w:val="none" w:sz="0" w:space="0" w:color="auto"/>
          </w:divBdr>
        </w:div>
        <w:div w:id="1801994556">
          <w:marLeft w:val="640"/>
          <w:marRight w:val="0"/>
          <w:marTop w:val="0"/>
          <w:marBottom w:val="0"/>
          <w:divBdr>
            <w:top w:val="none" w:sz="0" w:space="0" w:color="auto"/>
            <w:left w:val="none" w:sz="0" w:space="0" w:color="auto"/>
            <w:bottom w:val="none" w:sz="0" w:space="0" w:color="auto"/>
            <w:right w:val="none" w:sz="0" w:space="0" w:color="auto"/>
          </w:divBdr>
        </w:div>
        <w:div w:id="1166552789">
          <w:marLeft w:val="640"/>
          <w:marRight w:val="0"/>
          <w:marTop w:val="0"/>
          <w:marBottom w:val="0"/>
          <w:divBdr>
            <w:top w:val="none" w:sz="0" w:space="0" w:color="auto"/>
            <w:left w:val="none" w:sz="0" w:space="0" w:color="auto"/>
            <w:bottom w:val="none" w:sz="0" w:space="0" w:color="auto"/>
            <w:right w:val="none" w:sz="0" w:space="0" w:color="auto"/>
          </w:divBdr>
        </w:div>
        <w:div w:id="846560960">
          <w:marLeft w:val="640"/>
          <w:marRight w:val="0"/>
          <w:marTop w:val="0"/>
          <w:marBottom w:val="0"/>
          <w:divBdr>
            <w:top w:val="none" w:sz="0" w:space="0" w:color="auto"/>
            <w:left w:val="none" w:sz="0" w:space="0" w:color="auto"/>
            <w:bottom w:val="none" w:sz="0" w:space="0" w:color="auto"/>
            <w:right w:val="none" w:sz="0" w:space="0" w:color="auto"/>
          </w:divBdr>
        </w:div>
        <w:div w:id="725302224">
          <w:marLeft w:val="640"/>
          <w:marRight w:val="0"/>
          <w:marTop w:val="0"/>
          <w:marBottom w:val="0"/>
          <w:divBdr>
            <w:top w:val="none" w:sz="0" w:space="0" w:color="auto"/>
            <w:left w:val="none" w:sz="0" w:space="0" w:color="auto"/>
            <w:bottom w:val="none" w:sz="0" w:space="0" w:color="auto"/>
            <w:right w:val="none" w:sz="0" w:space="0" w:color="auto"/>
          </w:divBdr>
        </w:div>
        <w:div w:id="1176194520">
          <w:marLeft w:val="640"/>
          <w:marRight w:val="0"/>
          <w:marTop w:val="0"/>
          <w:marBottom w:val="0"/>
          <w:divBdr>
            <w:top w:val="none" w:sz="0" w:space="0" w:color="auto"/>
            <w:left w:val="none" w:sz="0" w:space="0" w:color="auto"/>
            <w:bottom w:val="none" w:sz="0" w:space="0" w:color="auto"/>
            <w:right w:val="none" w:sz="0" w:space="0" w:color="auto"/>
          </w:divBdr>
        </w:div>
        <w:div w:id="1935354799">
          <w:marLeft w:val="640"/>
          <w:marRight w:val="0"/>
          <w:marTop w:val="0"/>
          <w:marBottom w:val="0"/>
          <w:divBdr>
            <w:top w:val="none" w:sz="0" w:space="0" w:color="auto"/>
            <w:left w:val="none" w:sz="0" w:space="0" w:color="auto"/>
            <w:bottom w:val="none" w:sz="0" w:space="0" w:color="auto"/>
            <w:right w:val="none" w:sz="0" w:space="0" w:color="auto"/>
          </w:divBdr>
        </w:div>
        <w:div w:id="1546871733">
          <w:marLeft w:val="640"/>
          <w:marRight w:val="0"/>
          <w:marTop w:val="0"/>
          <w:marBottom w:val="0"/>
          <w:divBdr>
            <w:top w:val="none" w:sz="0" w:space="0" w:color="auto"/>
            <w:left w:val="none" w:sz="0" w:space="0" w:color="auto"/>
            <w:bottom w:val="none" w:sz="0" w:space="0" w:color="auto"/>
            <w:right w:val="none" w:sz="0" w:space="0" w:color="auto"/>
          </w:divBdr>
        </w:div>
        <w:div w:id="1081027952">
          <w:marLeft w:val="640"/>
          <w:marRight w:val="0"/>
          <w:marTop w:val="0"/>
          <w:marBottom w:val="0"/>
          <w:divBdr>
            <w:top w:val="none" w:sz="0" w:space="0" w:color="auto"/>
            <w:left w:val="none" w:sz="0" w:space="0" w:color="auto"/>
            <w:bottom w:val="none" w:sz="0" w:space="0" w:color="auto"/>
            <w:right w:val="none" w:sz="0" w:space="0" w:color="auto"/>
          </w:divBdr>
        </w:div>
        <w:div w:id="921184173">
          <w:marLeft w:val="640"/>
          <w:marRight w:val="0"/>
          <w:marTop w:val="0"/>
          <w:marBottom w:val="0"/>
          <w:divBdr>
            <w:top w:val="none" w:sz="0" w:space="0" w:color="auto"/>
            <w:left w:val="none" w:sz="0" w:space="0" w:color="auto"/>
            <w:bottom w:val="none" w:sz="0" w:space="0" w:color="auto"/>
            <w:right w:val="none" w:sz="0" w:space="0" w:color="auto"/>
          </w:divBdr>
        </w:div>
        <w:div w:id="608589549">
          <w:marLeft w:val="640"/>
          <w:marRight w:val="0"/>
          <w:marTop w:val="0"/>
          <w:marBottom w:val="0"/>
          <w:divBdr>
            <w:top w:val="none" w:sz="0" w:space="0" w:color="auto"/>
            <w:left w:val="none" w:sz="0" w:space="0" w:color="auto"/>
            <w:bottom w:val="none" w:sz="0" w:space="0" w:color="auto"/>
            <w:right w:val="none" w:sz="0" w:space="0" w:color="auto"/>
          </w:divBdr>
        </w:div>
        <w:div w:id="1935744517">
          <w:marLeft w:val="640"/>
          <w:marRight w:val="0"/>
          <w:marTop w:val="0"/>
          <w:marBottom w:val="0"/>
          <w:divBdr>
            <w:top w:val="none" w:sz="0" w:space="0" w:color="auto"/>
            <w:left w:val="none" w:sz="0" w:space="0" w:color="auto"/>
            <w:bottom w:val="none" w:sz="0" w:space="0" w:color="auto"/>
            <w:right w:val="none" w:sz="0" w:space="0" w:color="auto"/>
          </w:divBdr>
        </w:div>
        <w:div w:id="1211261959">
          <w:marLeft w:val="640"/>
          <w:marRight w:val="0"/>
          <w:marTop w:val="0"/>
          <w:marBottom w:val="0"/>
          <w:divBdr>
            <w:top w:val="none" w:sz="0" w:space="0" w:color="auto"/>
            <w:left w:val="none" w:sz="0" w:space="0" w:color="auto"/>
            <w:bottom w:val="none" w:sz="0" w:space="0" w:color="auto"/>
            <w:right w:val="none" w:sz="0" w:space="0" w:color="auto"/>
          </w:divBdr>
        </w:div>
        <w:div w:id="2124641741">
          <w:marLeft w:val="640"/>
          <w:marRight w:val="0"/>
          <w:marTop w:val="0"/>
          <w:marBottom w:val="0"/>
          <w:divBdr>
            <w:top w:val="none" w:sz="0" w:space="0" w:color="auto"/>
            <w:left w:val="none" w:sz="0" w:space="0" w:color="auto"/>
            <w:bottom w:val="none" w:sz="0" w:space="0" w:color="auto"/>
            <w:right w:val="none" w:sz="0" w:space="0" w:color="auto"/>
          </w:divBdr>
        </w:div>
        <w:div w:id="1439791452">
          <w:marLeft w:val="640"/>
          <w:marRight w:val="0"/>
          <w:marTop w:val="0"/>
          <w:marBottom w:val="0"/>
          <w:divBdr>
            <w:top w:val="none" w:sz="0" w:space="0" w:color="auto"/>
            <w:left w:val="none" w:sz="0" w:space="0" w:color="auto"/>
            <w:bottom w:val="none" w:sz="0" w:space="0" w:color="auto"/>
            <w:right w:val="none" w:sz="0" w:space="0" w:color="auto"/>
          </w:divBdr>
        </w:div>
        <w:div w:id="2052489084">
          <w:marLeft w:val="640"/>
          <w:marRight w:val="0"/>
          <w:marTop w:val="0"/>
          <w:marBottom w:val="0"/>
          <w:divBdr>
            <w:top w:val="none" w:sz="0" w:space="0" w:color="auto"/>
            <w:left w:val="none" w:sz="0" w:space="0" w:color="auto"/>
            <w:bottom w:val="none" w:sz="0" w:space="0" w:color="auto"/>
            <w:right w:val="none" w:sz="0" w:space="0" w:color="auto"/>
          </w:divBdr>
        </w:div>
        <w:div w:id="1597900782">
          <w:marLeft w:val="640"/>
          <w:marRight w:val="0"/>
          <w:marTop w:val="0"/>
          <w:marBottom w:val="0"/>
          <w:divBdr>
            <w:top w:val="none" w:sz="0" w:space="0" w:color="auto"/>
            <w:left w:val="none" w:sz="0" w:space="0" w:color="auto"/>
            <w:bottom w:val="none" w:sz="0" w:space="0" w:color="auto"/>
            <w:right w:val="none" w:sz="0" w:space="0" w:color="auto"/>
          </w:divBdr>
        </w:div>
        <w:div w:id="760611502">
          <w:marLeft w:val="640"/>
          <w:marRight w:val="0"/>
          <w:marTop w:val="0"/>
          <w:marBottom w:val="0"/>
          <w:divBdr>
            <w:top w:val="none" w:sz="0" w:space="0" w:color="auto"/>
            <w:left w:val="none" w:sz="0" w:space="0" w:color="auto"/>
            <w:bottom w:val="none" w:sz="0" w:space="0" w:color="auto"/>
            <w:right w:val="none" w:sz="0" w:space="0" w:color="auto"/>
          </w:divBdr>
        </w:div>
        <w:div w:id="1346132799">
          <w:marLeft w:val="640"/>
          <w:marRight w:val="0"/>
          <w:marTop w:val="0"/>
          <w:marBottom w:val="0"/>
          <w:divBdr>
            <w:top w:val="none" w:sz="0" w:space="0" w:color="auto"/>
            <w:left w:val="none" w:sz="0" w:space="0" w:color="auto"/>
            <w:bottom w:val="none" w:sz="0" w:space="0" w:color="auto"/>
            <w:right w:val="none" w:sz="0" w:space="0" w:color="auto"/>
          </w:divBdr>
        </w:div>
        <w:div w:id="334571589">
          <w:marLeft w:val="640"/>
          <w:marRight w:val="0"/>
          <w:marTop w:val="0"/>
          <w:marBottom w:val="0"/>
          <w:divBdr>
            <w:top w:val="none" w:sz="0" w:space="0" w:color="auto"/>
            <w:left w:val="none" w:sz="0" w:space="0" w:color="auto"/>
            <w:bottom w:val="none" w:sz="0" w:space="0" w:color="auto"/>
            <w:right w:val="none" w:sz="0" w:space="0" w:color="auto"/>
          </w:divBdr>
        </w:div>
        <w:div w:id="1875338631">
          <w:marLeft w:val="640"/>
          <w:marRight w:val="0"/>
          <w:marTop w:val="0"/>
          <w:marBottom w:val="0"/>
          <w:divBdr>
            <w:top w:val="none" w:sz="0" w:space="0" w:color="auto"/>
            <w:left w:val="none" w:sz="0" w:space="0" w:color="auto"/>
            <w:bottom w:val="none" w:sz="0" w:space="0" w:color="auto"/>
            <w:right w:val="none" w:sz="0" w:space="0" w:color="auto"/>
          </w:divBdr>
        </w:div>
        <w:div w:id="537007590">
          <w:marLeft w:val="640"/>
          <w:marRight w:val="0"/>
          <w:marTop w:val="0"/>
          <w:marBottom w:val="0"/>
          <w:divBdr>
            <w:top w:val="none" w:sz="0" w:space="0" w:color="auto"/>
            <w:left w:val="none" w:sz="0" w:space="0" w:color="auto"/>
            <w:bottom w:val="none" w:sz="0" w:space="0" w:color="auto"/>
            <w:right w:val="none" w:sz="0" w:space="0" w:color="auto"/>
          </w:divBdr>
        </w:div>
        <w:div w:id="916866206">
          <w:marLeft w:val="640"/>
          <w:marRight w:val="0"/>
          <w:marTop w:val="0"/>
          <w:marBottom w:val="0"/>
          <w:divBdr>
            <w:top w:val="none" w:sz="0" w:space="0" w:color="auto"/>
            <w:left w:val="none" w:sz="0" w:space="0" w:color="auto"/>
            <w:bottom w:val="none" w:sz="0" w:space="0" w:color="auto"/>
            <w:right w:val="none" w:sz="0" w:space="0" w:color="auto"/>
          </w:divBdr>
        </w:div>
        <w:div w:id="176042084">
          <w:marLeft w:val="640"/>
          <w:marRight w:val="0"/>
          <w:marTop w:val="0"/>
          <w:marBottom w:val="0"/>
          <w:divBdr>
            <w:top w:val="none" w:sz="0" w:space="0" w:color="auto"/>
            <w:left w:val="none" w:sz="0" w:space="0" w:color="auto"/>
            <w:bottom w:val="none" w:sz="0" w:space="0" w:color="auto"/>
            <w:right w:val="none" w:sz="0" w:space="0" w:color="auto"/>
          </w:divBdr>
        </w:div>
        <w:div w:id="39715996">
          <w:marLeft w:val="640"/>
          <w:marRight w:val="0"/>
          <w:marTop w:val="0"/>
          <w:marBottom w:val="0"/>
          <w:divBdr>
            <w:top w:val="none" w:sz="0" w:space="0" w:color="auto"/>
            <w:left w:val="none" w:sz="0" w:space="0" w:color="auto"/>
            <w:bottom w:val="none" w:sz="0" w:space="0" w:color="auto"/>
            <w:right w:val="none" w:sz="0" w:space="0" w:color="auto"/>
          </w:divBdr>
        </w:div>
        <w:div w:id="1663042128">
          <w:marLeft w:val="640"/>
          <w:marRight w:val="0"/>
          <w:marTop w:val="0"/>
          <w:marBottom w:val="0"/>
          <w:divBdr>
            <w:top w:val="none" w:sz="0" w:space="0" w:color="auto"/>
            <w:left w:val="none" w:sz="0" w:space="0" w:color="auto"/>
            <w:bottom w:val="none" w:sz="0" w:space="0" w:color="auto"/>
            <w:right w:val="none" w:sz="0" w:space="0" w:color="auto"/>
          </w:divBdr>
        </w:div>
        <w:div w:id="1306352623">
          <w:marLeft w:val="640"/>
          <w:marRight w:val="0"/>
          <w:marTop w:val="0"/>
          <w:marBottom w:val="0"/>
          <w:divBdr>
            <w:top w:val="none" w:sz="0" w:space="0" w:color="auto"/>
            <w:left w:val="none" w:sz="0" w:space="0" w:color="auto"/>
            <w:bottom w:val="none" w:sz="0" w:space="0" w:color="auto"/>
            <w:right w:val="none" w:sz="0" w:space="0" w:color="auto"/>
          </w:divBdr>
        </w:div>
        <w:div w:id="235287229">
          <w:marLeft w:val="640"/>
          <w:marRight w:val="0"/>
          <w:marTop w:val="0"/>
          <w:marBottom w:val="0"/>
          <w:divBdr>
            <w:top w:val="none" w:sz="0" w:space="0" w:color="auto"/>
            <w:left w:val="none" w:sz="0" w:space="0" w:color="auto"/>
            <w:bottom w:val="none" w:sz="0" w:space="0" w:color="auto"/>
            <w:right w:val="none" w:sz="0" w:space="0" w:color="auto"/>
          </w:divBdr>
        </w:div>
        <w:div w:id="266694102">
          <w:marLeft w:val="640"/>
          <w:marRight w:val="0"/>
          <w:marTop w:val="0"/>
          <w:marBottom w:val="0"/>
          <w:divBdr>
            <w:top w:val="none" w:sz="0" w:space="0" w:color="auto"/>
            <w:left w:val="none" w:sz="0" w:space="0" w:color="auto"/>
            <w:bottom w:val="none" w:sz="0" w:space="0" w:color="auto"/>
            <w:right w:val="none" w:sz="0" w:space="0" w:color="auto"/>
          </w:divBdr>
        </w:div>
        <w:div w:id="1603948308">
          <w:marLeft w:val="640"/>
          <w:marRight w:val="0"/>
          <w:marTop w:val="0"/>
          <w:marBottom w:val="0"/>
          <w:divBdr>
            <w:top w:val="none" w:sz="0" w:space="0" w:color="auto"/>
            <w:left w:val="none" w:sz="0" w:space="0" w:color="auto"/>
            <w:bottom w:val="none" w:sz="0" w:space="0" w:color="auto"/>
            <w:right w:val="none" w:sz="0" w:space="0" w:color="auto"/>
          </w:divBdr>
        </w:div>
        <w:div w:id="1556890765">
          <w:marLeft w:val="640"/>
          <w:marRight w:val="0"/>
          <w:marTop w:val="0"/>
          <w:marBottom w:val="0"/>
          <w:divBdr>
            <w:top w:val="none" w:sz="0" w:space="0" w:color="auto"/>
            <w:left w:val="none" w:sz="0" w:space="0" w:color="auto"/>
            <w:bottom w:val="none" w:sz="0" w:space="0" w:color="auto"/>
            <w:right w:val="none" w:sz="0" w:space="0" w:color="auto"/>
          </w:divBdr>
        </w:div>
        <w:div w:id="4019167">
          <w:marLeft w:val="640"/>
          <w:marRight w:val="0"/>
          <w:marTop w:val="0"/>
          <w:marBottom w:val="0"/>
          <w:divBdr>
            <w:top w:val="none" w:sz="0" w:space="0" w:color="auto"/>
            <w:left w:val="none" w:sz="0" w:space="0" w:color="auto"/>
            <w:bottom w:val="none" w:sz="0" w:space="0" w:color="auto"/>
            <w:right w:val="none" w:sz="0" w:space="0" w:color="auto"/>
          </w:divBdr>
        </w:div>
        <w:div w:id="862480702">
          <w:marLeft w:val="640"/>
          <w:marRight w:val="0"/>
          <w:marTop w:val="0"/>
          <w:marBottom w:val="0"/>
          <w:divBdr>
            <w:top w:val="none" w:sz="0" w:space="0" w:color="auto"/>
            <w:left w:val="none" w:sz="0" w:space="0" w:color="auto"/>
            <w:bottom w:val="none" w:sz="0" w:space="0" w:color="auto"/>
            <w:right w:val="none" w:sz="0" w:space="0" w:color="auto"/>
          </w:divBdr>
        </w:div>
        <w:div w:id="695230494">
          <w:marLeft w:val="640"/>
          <w:marRight w:val="0"/>
          <w:marTop w:val="0"/>
          <w:marBottom w:val="0"/>
          <w:divBdr>
            <w:top w:val="none" w:sz="0" w:space="0" w:color="auto"/>
            <w:left w:val="none" w:sz="0" w:space="0" w:color="auto"/>
            <w:bottom w:val="none" w:sz="0" w:space="0" w:color="auto"/>
            <w:right w:val="none" w:sz="0" w:space="0" w:color="auto"/>
          </w:divBdr>
        </w:div>
        <w:div w:id="282660014">
          <w:marLeft w:val="640"/>
          <w:marRight w:val="0"/>
          <w:marTop w:val="0"/>
          <w:marBottom w:val="0"/>
          <w:divBdr>
            <w:top w:val="none" w:sz="0" w:space="0" w:color="auto"/>
            <w:left w:val="none" w:sz="0" w:space="0" w:color="auto"/>
            <w:bottom w:val="none" w:sz="0" w:space="0" w:color="auto"/>
            <w:right w:val="none" w:sz="0" w:space="0" w:color="auto"/>
          </w:divBdr>
        </w:div>
        <w:div w:id="1938443639">
          <w:marLeft w:val="640"/>
          <w:marRight w:val="0"/>
          <w:marTop w:val="0"/>
          <w:marBottom w:val="0"/>
          <w:divBdr>
            <w:top w:val="none" w:sz="0" w:space="0" w:color="auto"/>
            <w:left w:val="none" w:sz="0" w:space="0" w:color="auto"/>
            <w:bottom w:val="none" w:sz="0" w:space="0" w:color="auto"/>
            <w:right w:val="none" w:sz="0" w:space="0" w:color="auto"/>
          </w:divBdr>
        </w:div>
        <w:div w:id="2057124">
          <w:marLeft w:val="640"/>
          <w:marRight w:val="0"/>
          <w:marTop w:val="0"/>
          <w:marBottom w:val="0"/>
          <w:divBdr>
            <w:top w:val="none" w:sz="0" w:space="0" w:color="auto"/>
            <w:left w:val="none" w:sz="0" w:space="0" w:color="auto"/>
            <w:bottom w:val="none" w:sz="0" w:space="0" w:color="auto"/>
            <w:right w:val="none" w:sz="0" w:space="0" w:color="auto"/>
          </w:divBdr>
        </w:div>
        <w:div w:id="875045211">
          <w:marLeft w:val="640"/>
          <w:marRight w:val="0"/>
          <w:marTop w:val="0"/>
          <w:marBottom w:val="0"/>
          <w:divBdr>
            <w:top w:val="none" w:sz="0" w:space="0" w:color="auto"/>
            <w:left w:val="none" w:sz="0" w:space="0" w:color="auto"/>
            <w:bottom w:val="none" w:sz="0" w:space="0" w:color="auto"/>
            <w:right w:val="none" w:sz="0" w:space="0" w:color="auto"/>
          </w:divBdr>
        </w:div>
        <w:div w:id="1045065414">
          <w:marLeft w:val="640"/>
          <w:marRight w:val="0"/>
          <w:marTop w:val="0"/>
          <w:marBottom w:val="0"/>
          <w:divBdr>
            <w:top w:val="none" w:sz="0" w:space="0" w:color="auto"/>
            <w:left w:val="none" w:sz="0" w:space="0" w:color="auto"/>
            <w:bottom w:val="none" w:sz="0" w:space="0" w:color="auto"/>
            <w:right w:val="none" w:sz="0" w:space="0" w:color="auto"/>
          </w:divBdr>
        </w:div>
        <w:div w:id="981498931">
          <w:marLeft w:val="640"/>
          <w:marRight w:val="0"/>
          <w:marTop w:val="0"/>
          <w:marBottom w:val="0"/>
          <w:divBdr>
            <w:top w:val="none" w:sz="0" w:space="0" w:color="auto"/>
            <w:left w:val="none" w:sz="0" w:space="0" w:color="auto"/>
            <w:bottom w:val="none" w:sz="0" w:space="0" w:color="auto"/>
            <w:right w:val="none" w:sz="0" w:space="0" w:color="auto"/>
          </w:divBdr>
        </w:div>
        <w:div w:id="1687057609">
          <w:marLeft w:val="640"/>
          <w:marRight w:val="0"/>
          <w:marTop w:val="0"/>
          <w:marBottom w:val="0"/>
          <w:divBdr>
            <w:top w:val="none" w:sz="0" w:space="0" w:color="auto"/>
            <w:left w:val="none" w:sz="0" w:space="0" w:color="auto"/>
            <w:bottom w:val="none" w:sz="0" w:space="0" w:color="auto"/>
            <w:right w:val="none" w:sz="0" w:space="0" w:color="auto"/>
          </w:divBdr>
        </w:div>
        <w:div w:id="1853765486">
          <w:marLeft w:val="640"/>
          <w:marRight w:val="0"/>
          <w:marTop w:val="0"/>
          <w:marBottom w:val="0"/>
          <w:divBdr>
            <w:top w:val="none" w:sz="0" w:space="0" w:color="auto"/>
            <w:left w:val="none" w:sz="0" w:space="0" w:color="auto"/>
            <w:bottom w:val="none" w:sz="0" w:space="0" w:color="auto"/>
            <w:right w:val="none" w:sz="0" w:space="0" w:color="auto"/>
          </w:divBdr>
        </w:div>
        <w:div w:id="23872072">
          <w:marLeft w:val="640"/>
          <w:marRight w:val="0"/>
          <w:marTop w:val="0"/>
          <w:marBottom w:val="0"/>
          <w:divBdr>
            <w:top w:val="none" w:sz="0" w:space="0" w:color="auto"/>
            <w:left w:val="none" w:sz="0" w:space="0" w:color="auto"/>
            <w:bottom w:val="none" w:sz="0" w:space="0" w:color="auto"/>
            <w:right w:val="none" w:sz="0" w:space="0" w:color="auto"/>
          </w:divBdr>
        </w:div>
        <w:div w:id="1726249911">
          <w:marLeft w:val="640"/>
          <w:marRight w:val="0"/>
          <w:marTop w:val="0"/>
          <w:marBottom w:val="0"/>
          <w:divBdr>
            <w:top w:val="none" w:sz="0" w:space="0" w:color="auto"/>
            <w:left w:val="none" w:sz="0" w:space="0" w:color="auto"/>
            <w:bottom w:val="none" w:sz="0" w:space="0" w:color="auto"/>
            <w:right w:val="none" w:sz="0" w:space="0" w:color="auto"/>
          </w:divBdr>
        </w:div>
        <w:div w:id="968046343">
          <w:marLeft w:val="640"/>
          <w:marRight w:val="0"/>
          <w:marTop w:val="0"/>
          <w:marBottom w:val="0"/>
          <w:divBdr>
            <w:top w:val="none" w:sz="0" w:space="0" w:color="auto"/>
            <w:left w:val="none" w:sz="0" w:space="0" w:color="auto"/>
            <w:bottom w:val="none" w:sz="0" w:space="0" w:color="auto"/>
            <w:right w:val="none" w:sz="0" w:space="0" w:color="auto"/>
          </w:divBdr>
        </w:div>
        <w:div w:id="778645659">
          <w:marLeft w:val="640"/>
          <w:marRight w:val="0"/>
          <w:marTop w:val="0"/>
          <w:marBottom w:val="0"/>
          <w:divBdr>
            <w:top w:val="none" w:sz="0" w:space="0" w:color="auto"/>
            <w:left w:val="none" w:sz="0" w:space="0" w:color="auto"/>
            <w:bottom w:val="none" w:sz="0" w:space="0" w:color="auto"/>
            <w:right w:val="none" w:sz="0" w:space="0" w:color="auto"/>
          </w:divBdr>
        </w:div>
        <w:div w:id="1169365486">
          <w:marLeft w:val="640"/>
          <w:marRight w:val="0"/>
          <w:marTop w:val="0"/>
          <w:marBottom w:val="0"/>
          <w:divBdr>
            <w:top w:val="none" w:sz="0" w:space="0" w:color="auto"/>
            <w:left w:val="none" w:sz="0" w:space="0" w:color="auto"/>
            <w:bottom w:val="none" w:sz="0" w:space="0" w:color="auto"/>
            <w:right w:val="none" w:sz="0" w:space="0" w:color="auto"/>
          </w:divBdr>
        </w:div>
        <w:div w:id="1594582842">
          <w:marLeft w:val="640"/>
          <w:marRight w:val="0"/>
          <w:marTop w:val="0"/>
          <w:marBottom w:val="0"/>
          <w:divBdr>
            <w:top w:val="none" w:sz="0" w:space="0" w:color="auto"/>
            <w:left w:val="none" w:sz="0" w:space="0" w:color="auto"/>
            <w:bottom w:val="none" w:sz="0" w:space="0" w:color="auto"/>
            <w:right w:val="none" w:sz="0" w:space="0" w:color="auto"/>
          </w:divBdr>
        </w:div>
        <w:div w:id="1246842354">
          <w:marLeft w:val="640"/>
          <w:marRight w:val="0"/>
          <w:marTop w:val="0"/>
          <w:marBottom w:val="0"/>
          <w:divBdr>
            <w:top w:val="none" w:sz="0" w:space="0" w:color="auto"/>
            <w:left w:val="none" w:sz="0" w:space="0" w:color="auto"/>
            <w:bottom w:val="none" w:sz="0" w:space="0" w:color="auto"/>
            <w:right w:val="none" w:sz="0" w:space="0" w:color="auto"/>
          </w:divBdr>
        </w:div>
        <w:div w:id="1733960392">
          <w:marLeft w:val="640"/>
          <w:marRight w:val="0"/>
          <w:marTop w:val="0"/>
          <w:marBottom w:val="0"/>
          <w:divBdr>
            <w:top w:val="none" w:sz="0" w:space="0" w:color="auto"/>
            <w:left w:val="none" w:sz="0" w:space="0" w:color="auto"/>
            <w:bottom w:val="none" w:sz="0" w:space="0" w:color="auto"/>
            <w:right w:val="none" w:sz="0" w:space="0" w:color="auto"/>
          </w:divBdr>
        </w:div>
        <w:div w:id="1583761903">
          <w:marLeft w:val="640"/>
          <w:marRight w:val="0"/>
          <w:marTop w:val="0"/>
          <w:marBottom w:val="0"/>
          <w:divBdr>
            <w:top w:val="none" w:sz="0" w:space="0" w:color="auto"/>
            <w:left w:val="none" w:sz="0" w:space="0" w:color="auto"/>
            <w:bottom w:val="none" w:sz="0" w:space="0" w:color="auto"/>
            <w:right w:val="none" w:sz="0" w:space="0" w:color="auto"/>
          </w:divBdr>
        </w:div>
        <w:div w:id="1759712738">
          <w:marLeft w:val="640"/>
          <w:marRight w:val="0"/>
          <w:marTop w:val="0"/>
          <w:marBottom w:val="0"/>
          <w:divBdr>
            <w:top w:val="none" w:sz="0" w:space="0" w:color="auto"/>
            <w:left w:val="none" w:sz="0" w:space="0" w:color="auto"/>
            <w:bottom w:val="none" w:sz="0" w:space="0" w:color="auto"/>
            <w:right w:val="none" w:sz="0" w:space="0" w:color="auto"/>
          </w:divBdr>
        </w:div>
        <w:div w:id="317854728">
          <w:marLeft w:val="640"/>
          <w:marRight w:val="0"/>
          <w:marTop w:val="0"/>
          <w:marBottom w:val="0"/>
          <w:divBdr>
            <w:top w:val="none" w:sz="0" w:space="0" w:color="auto"/>
            <w:left w:val="none" w:sz="0" w:space="0" w:color="auto"/>
            <w:bottom w:val="none" w:sz="0" w:space="0" w:color="auto"/>
            <w:right w:val="none" w:sz="0" w:space="0" w:color="auto"/>
          </w:divBdr>
        </w:div>
        <w:div w:id="2134403493">
          <w:marLeft w:val="640"/>
          <w:marRight w:val="0"/>
          <w:marTop w:val="0"/>
          <w:marBottom w:val="0"/>
          <w:divBdr>
            <w:top w:val="none" w:sz="0" w:space="0" w:color="auto"/>
            <w:left w:val="none" w:sz="0" w:space="0" w:color="auto"/>
            <w:bottom w:val="none" w:sz="0" w:space="0" w:color="auto"/>
            <w:right w:val="none" w:sz="0" w:space="0" w:color="auto"/>
          </w:divBdr>
        </w:div>
        <w:div w:id="2131434718">
          <w:marLeft w:val="640"/>
          <w:marRight w:val="0"/>
          <w:marTop w:val="0"/>
          <w:marBottom w:val="0"/>
          <w:divBdr>
            <w:top w:val="none" w:sz="0" w:space="0" w:color="auto"/>
            <w:left w:val="none" w:sz="0" w:space="0" w:color="auto"/>
            <w:bottom w:val="none" w:sz="0" w:space="0" w:color="auto"/>
            <w:right w:val="none" w:sz="0" w:space="0" w:color="auto"/>
          </w:divBdr>
        </w:div>
        <w:div w:id="257102148">
          <w:marLeft w:val="640"/>
          <w:marRight w:val="0"/>
          <w:marTop w:val="0"/>
          <w:marBottom w:val="0"/>
          <w:divBdr>
            <w:top w:val="none" w:sz="0" w:space="0" w:color="auto"/>
            <w:left w:val="none" w:sz="0" w:space="0" w:color="auto"/>
            <w:bottom w:val="none" w:sz="0" w:space="0" w:color="auto"/>
            <w:right w:val="none" w:sz="0" w:space="0" w:color="auto"/>
          </w:divBdr>
        </w:div>
        <w:div w:id="1724408449">
          <w:marLeft w:val="640"/>
          <w:marRight w:val="0"/>
          <w:marTop w:val="0"/>
          <w:marBottom w:val="0"/>
          <w:divBdr>
            <w:top w:val="none" w:sz="0" w:space="0" w:color="auto"/>
            <w:left w:val="none" w:sz="0" w:space="0" w:color="auto"/>
            <w:bottom w:val="none" w:sz="0" w:space="0" w:color="auto"/>
            <w:right w:val="none" w:sz="0" w:space="0" w:color="auto"/>
          </w:divBdr>
        </w:div>
        <w:div w:id="328556412">
          <w:marLeft w:val="640"/>
          <w:marRight w:val="0"/>
          <w:marTop w:val="0"/>
          <w:marBottom w:val="0"/>
          <w:divBdr>
            <w:top w:val="none" w:sz="0" w:space="0" w:color="auto"/>
            <w:left w:val="none" w:sz="0" w:space="0" w:color="auto"/>
            <w:bottom w:val="none" w:sz="0" w:space="0" w:color="auto"/>
            <w:right w:val="none" w:sz="0" w:space="0" w:color="auto"/>
          </w:divBdr>
        </w:div>
        <w:div w:id="1086195216">
          <w:marLeft w:val="640"/>
          <w:marRight w:val="0"/>
          <w:marTop w:val="0"/>
          <w:marBottom w:val="0"/>
          <w:divBdr>
            <w:top w:val="none" w:sz="0" w:space="0" w:color="auto"/>
            <w:left w:val="none" w:sz="0" w:space="0" w:color="auto"/>
            <w:bottom w:val="none" w:sz="0" w:space="0" w:color="auto"/>
            <w:right w:val="none" w:sz="0" w:space="0" w:color="auto"/>
          </w:divBdr>
        </w:div>
        <w:div w:id="279266078">
          <w:marLeft w:val="640"/>
          <w:marRight w:val="0"/>
          <w:marTop w:val="0"/>
          <w:marBottom w:val="0"/>
          <w:divBdr>
            <w:top w:val="none" w:sz="0" w:space="0" w:color="auto"/>
            <w:left w:val="none" w:sz="0" w:space="0" w:color="auto"/>
            <w:bottom w:val="none" w:sz="0" w:space="0" w:color="auto"/>
            <w:right w:val="none" w:sz="0" w:space="0" w:color="auto"/>
          </w:divBdr>
        </w:div>
      </w:divsChild>
    </w:div>
    <w:div w:id="1942686710">
      <w:bodyDiv w:val="1"/>
      <w:marLeft w:val="0"/>
      <w:marRight w:val="0"/>
      <w:marTop w:val="0"/>
      <w:marBottom w:val="0"/>
      <w:divBdr>
        <w:top w:val="none" w:sz="0" w:space="0" w:color="auto"/>
        <w:left w:val="none" w:sz="0" w:space="0" w:color="auto"/>
        <w:bottom w:val="none" w:sz="0" w:space="0" w:color="auto"/>
        <w:right w:val="none" w:sz="0" w:space="0" w:color="auto"/>
      </w:divBdr>
      <w:divsChild>
        <w:div w:id="1681932910">
          <w:marLeft w:val="640"/>
          <w:marRight w:val="0"/>
          <w:marTop w:val="0"/>
          <w:marBottom w:val="0"/>
          <w:divBdr>
            <w:top w:val="none" w:sz="0" w:space="0" w:color="auto"/>
            <w:left w:val="none" w:sz="0" w:space="0" w:color="auto"/>
            <w:bottom w:val="none" w:sz="0" w:space="0" w:color="auto"/>
            <w:right w:val="none" w:sz="0" w:space="0" w:color="auto"/>
          </w:divBdr>
        </w:div>
        <w:div w:id="25718546">
          <w:marLeft w:val="640"/>
          <w:marRight w:val="0"/>
          <w:marTop w:val="0"/>
          <w:marBottom w:val="0"/>
          <w:divBdr>
            <w:top w:val="none" w:sz="0" w:space="0" w:color="auto"/>
            <w:left w:val="none" w:sz="0" w:space="0" w:color="auto"/>
            <w:bottom w:val="none" w:sz="0" w:space="0" w:color="auto"/>
            <w:right w:val="none" w:sz="0" w:space="0" w:color="auto"/>
          </w:divBdr>
        </w:div>
        <w:div w:id="472648285">
          <w:marLeft w:val="640"/>
          <w:marRight w:val="0"/>
          <w:marTop w:val="0"/>
          <w:marBottom w:val="0"/>
          <w:divBdr>
            <w:top w:val="none" w:sz="0" w:space="0" w:color="auto"/>
            <w:left w:val="none" w:sz="0" w:space="0" w:color="auto"/>
            <w:bottom w:val="none" w:sz="0" w:space="0" w:color="auto"/>
            <w:right w:val="none" w:sz="0" w:space="0" w:color="auto"/>
          </w:divBdr>
        </w:div>
        <w:div w:id="549003534">
          <w:marLeft w:val="640"/>
          <w:marRight w:val="0"/>
          <w:marTop w:val="0"/>
          <w:marBottom w:val="0"/>
          <w:divBdr>
            <w:top w:val="none" w:sz="0" w:space="0" w:color="auto"/>
            <w:left w:val="none" w:sz="0" w:space="0" w:color="auto"/>
            <w:bottom w:val="none" w:sz="0" w:space="0" w:color="auto"/>
            <w:right w:val="none" w:sz="0" w:space="0" w:color="auto"/>
          </w:divBdr>
        </w:div>
        <w:div w:id="363558017">
          <w:marLeft w:val="640"/>
          <w:marRight w:val="0"/>
          <w:marTop w:val="0"/>
          <w:marBottom w:val="0"/>
          <w:divBdr>
            <w:top w:val="none" w:sz="0" w:space="0" w:color="auto"/>
            <w:left w:val="none" w:sz="0" w:space="0" w:color="auto"/>
            <w:bottom w:val="none" w:sz="0" w:space="0" w:color="auto"/>
            <w:right w:val="none" w:sz="0" w:space="0" w:color="auto"/>
          </w:divBdr>
        </w:div>
        <w:div w:id="876046970">
          <w:marLeft w:val="640"/>
          <w:marRight w:val="0"/>
          <w:marTop w:val="0"/>
          <w:marBottom w:val="0"/>
          <w:divBdr>
            <w:top w:val="none" w:sz="0" w:space="0" w:color="auto"/>
            <w:left w:val="none" w:sz="0" w:space="0" w:color="auto"/>
            <w:bottom w:val="none" w:sz="0" w:space="0" w:color="auto"/>
            <w:right w:val="none" w:sz="0" w:space="0" w:color="auto"/>
          </w:divBdr>
        </w:div>
        <w:div w:id="1821650289">
          <w:marLeft w:val="640"/>
          <w:marRight w:val="0"/>
          <w:marTop w:val="0"/>
          <w:marBottom w:val="0"/>
          <w:divBdr>
            <w:top w:val="none" w:sz="0" w:space="0" w:color="auto"/>
            <w:left w:val="none" w:sz="0" w:space="0" w:color="auto"/>
            <w:bottom w:val="none" w:sz="0" w:space="0" w:color="auto"/>
            <w:right w:val="none" w:sz="0" w:space="0" w:color="auto"/>
          </w:divBdr>
        </w:div>
        <w:div w:id="1629624989">
          <w:marLeft w:val="640"/>
          <w:marRight w:val="0"/>
          <w:marTop w:val="0"/>
          <w:marBottom w:val="0"/>
          <w:divBdr>
            <w:top w:val="none" w:sz="0" w:space="0" w:color="auto"/>
            <w:left w:val="none" w:sz="0" w:space="0" w:color="auto"/>
            <w:bottom w:val="none" w:sz="0" w:space="0" w:color="auto"/>
            <w:right w:val="none" w:sz="0" w:space="0" w:color="auto"/>
          </w:divBdr>
        </w:div>
        <w:div w:id="250357343">
          <w:marLeft w:val="640"/>
          <w:marRight w:val="0"/>
          <w:marTop w:val="0"/>
          <w:marBottom w:val="0"/>
          <w:divBdr>
            <w:top w:val="none" w:sz="0" w:space="0" w:color="auto"/>
            <w:left w:val="none" w:sz="0" w:space="0" w:color="auto"/>
            <w:bottom w:val="none" w:sz="0" w:space="0" w:color="auto"/>
            <w:right w:val="none" w:sz="0" w:space="0" w:color="auto"/>
          </w:divBdr>
        </w:div>
        <w:div w:id="190999164">
          <w:marLeft w:val="640"/>
          <w:marRight w:val="0"/>
          <w:marTop w:val="0"/>
          <w:marBottom w:val="0"/>
          <w:divBdr>
            <w:top w:val="none" w:sz="0" w:space="0" w:color="auto"/>
            <w:left w:val="none" w:sz="0" w:space="0" w:color="auto"/>
            <w:bottom w:val="none" w:sz="0" w:space="0" w:color="auto"/>
            <w:right w:val="none" w:sz="0" w:space="0" w:color="auto"/>
          </w:divBdr>
        </w:div>
        <w:div w:id="1166286619">
          <w:marLeft w:val="640"/>
          <w:marRight w:val="0"/>
          <w:marTop w:val="0"/>
          <w:marBottom w:val="0"/>
          <w:divBdr>
            <w:top w:val="none" w:sz="0" w:space="0" w:color="auto"/>
            <w:left w:val="none" w:sz="0" w:space="0" w:color="auto"/>
            <w:bottom w:val="none" w:sz="0" w:space="0" w:color="auto"/>
            <w:right w:val="none" w:sz="0" w:space="0" w:color="auto"/>
          </w:divBdr>
        </w:div>
        <w:div w:id="1293948240">
          <w:marLeft w:val="640"/>
          <w:marRight w:val="0"/>
          <w:marTop w:val="0"/>
          <w:marBottom w:val="0"/>
          <w:divBdr>
            <w:top w:val="none" w:sz="0" w:space="0" w:color="auto"/>
            <w:left w:val="none" w:sz="0" w:space="0" w:color="auto"/>
            <w:bottom w:val="none" w:sz="0" w:space="0" w:color="auto"/>
            <w:right w:val="none" w:sz="0" w:space="0" w:color="auto"/>
          </w:divBdr>
        </w:div>
        <w:div w:id="875315205">
          <w:marLeft w:val="640"/>
          <w:marRight w:val="0"/>
          <w:marTop w:val="0"/>
          <w:marBottom w:val="0"/>
          <w:divBdr>
            <w:top w:val="none" w:sz="0" w:space="0" w:color="auto"/>
            <w:left w:val="none" w:sz="0" w:space="0" w:color="auto"/>
            <w:bottom w:val="none" w:sz="0" w:space="0" w:color="auto"/>
            <w:right w:val="none" w:sz="0" w:space="0" w:color="auto"/>
          </w:divBdr>
        </w:div>
        <w:div w:id="549193530">
          <w:marLeft w:val="640"/>
          <w:marRight w:val="0"/>
          <w:marTop w:val="0"/>
          <w:marBottom w:val="0"/>
          <w:divBdr>
            <w:top w:val="none" w:sz="0" w:space="0" w:color="auto"/>
            <w:left w:val="none" w:sz="0" w:space="0" w:color="auto"/>
            <w:bottom w:val="none" w:sz="0" w:space="0" w:color="auto"/>
            <w:right w:val="none" w:sz="0" w:space="0" w:color="auto"/>
          </w:divBdr>
        </w:div>
        <w:div w:id="1129322156">
          <w:marLeft w:val="640"/>
          <w:marRight w:val="0"/>
          <w:marTop w:val="0"/>
          <w:marBottom w:val="0"/>
          <w:divBdr>
            <w:top w:val="none" w:sz="0" w:space="0" w:color="auto"/>
            <w:left w:val="none" w:sz="0" w:space="0" w:color="auto"/>
            <w:bottom w:val="none" w:sz="0" w:space="0" w:color="auto"/>
            <w:right w:val="none" w:sz="0" w:space="0" w:color="auto"/>
          </w:divBdr>
        </w:div>
        <w:div w:id="1509708685">
          <w:marLeft w:val="640"/>
          <w:marRight w:val="0"/>
          <w:marTop w:val="0"/>
          <w:marBottom w:val="0"/>
          <w:divBdr>
            <w:top w:val="none" w:sz="0" w:space="0" w:color="auto"/>
            <w:left w:val="none" w:sz="0" w:space="0" w:color="auto"/>
            <w:bottom w:val="none" w:sz="0" w:space="0" w:color="auto"/>
            <w:right w:val="none" w:sz="0" w:space="0" w:color="auto"/>
          </w:divBdr>
        </w:div>
        <w:div w:id="1707027964">
          <w:marLeft w:val="640"/>
          <w:marRight w:val="0"/>
          <w:marTop w:val="0"/>
          <w:marBottom w:val="0"/>
          <w:divBdr>
            <w:top w:val="none" w:sz="0" w:space="0" w:color="auto"/>
            <w:left w:val="none" w:sz="0" w:space="0" w:color="auto"/>
            <w:bottom w:val="none" w:sz="0" w:space="0" w:color="auto"/>
            <w:right w:val="none" w:sz="0" w:space="0" w:color="auto"/>
          </w:divBdr>
        </w:div>
        <w:div w:id="973831207">
          <w:marLeft w:val="640"/>
          <w:marRight w:val="0"/>
          <w:marTop w:val="0"/>
          <w:marBottom w:val="0"/>
          <w:divBdr>
            <w:top w:val="none" w:sz="0" w:space="0" w:color="auto"/>
            <w:left w:val="none" w:sz="0" w:space="0" w:color="auto"/>
            <w:bottom w:val="none" w:sz="0" w:space="0" w:color="auto"/>
            <w:right w:val="none" w:sz="0" w:space="0" w:color="auto"/>
          </w:divBdr>
        </w:div>
        <w:div w:id="12921588">
          <w:marLeft w:val="640"/>
          <w:marRight w:val="0"/>
          <w:marTop w:val="0"/>
          <w:marBottom w:val="0"/>
          <w:divBdr>
            <w:top w:val="none" w:sz="0" w:space="0" w:color="auto"/>
            <w:left w:val="none" w:sz="0" w:space="0" w:color="auto"/>
            <w:bottom w:val="none" w:sz="0" w:space="0" w:color="auto"/>
            <w:right w:val="none" w:sz="0" w:space="0" w:color="auto"/>
          </w:divBdr>
        </w:div>
        <w:div w:id="1472140146">
          <w:marLeft w:val="640"/>
          <w:marRight w:val="0"/>
          <w:marTop w:val="0"/>
          <w:marBottom w:val="0"/>
          <w:divBdr>
            <w:top w:val="none" w:sz="0" w:space="0" w:color="auto"/>
            <w:left w:val="none" w:sz="0" w:space="0" w:color="auto"/>
            <w:bottom w:val="none" w:sz="0" w:space="0" w:color="auto"/>
            <w:right w:val="none" w:sz="0" w:space="0" w:color="auto"/>
          </w:divBdr>
        </w:div>
        <w:div w:id="480316838">
          <w:marLeft w:val="640"/>
          <w:marRight w:val="0"/>
          <w:marTop w:val="0"/>
          <w:marBottom w:val="0"/>
          <w:divBdr>
            <w:top w:val="none" w:sz="0" w:space="0" w:color="auto"/>
            <w:left w:val="none" w:sz="0" w:space="0" w:color="auto"/>
            <w:bottom w:val="none" w:sz="0" w:space="0" w:color="auto"/>
            <w:right w:val="none" w:sz="0" w:space="0" w:color="auto"/>
          </w:divBdr>
        </w:div>
        <w:div w:id="883175660">
          <w:marLeft w:val="640"/>
          <w:marRight w:val="0"/>
          <w:marTop w:val="0"/>
          <w:marBottom w:val="0"/>
          <w:divBdr>
            <w:top w:val="none" w:sz="0" w:space="0" w:color="auto"/>
            <w:left w:val="none" w:sz="0" w:space="0" w:color="auto"/>
            <w:bottom w:val="none" w:sz="0" w:space="0" w:color="auto"/>
            <w:right w:val="none" w:sz="0" w:space="0" w:color="auto"/>
          </w:divBdr>
        </w:div>
        <w:div w:id="1678966980">
          <w:marLeft w:val="640"/>
          <w:marRight w:val="0"/>
          <w:marTop w:val="0"/>
          <w:marBottom w:val="0"/>
          <w:divBdr>
            <w:top w:val="none" w:sz="0" w:space="0" w:color="auto"/>
            <w:left w:val="none" w:sz="0" w:space="0" w:color="auto"/>
            <w:bottom w:val="none" w:sz="0" w:space="0" w:color="auto"/>
            <w:right w:val="none" w:sz="0" w:space="0" w:color="auto"/>
          </w:divBdr>
        </w:div>
        <w:div w:id="2039577436">
          <w:marLeft w:val="640"/>
          <w:marRight w:val="0"/>
          <w:marTop w:val="0"/>
          <w:marBottom w:val="0"/>
          <w:divBdr>
            <w:top w:val="none" w:sz="0" w:space="0" w:color="auto"/>
            <w:left w:val="none" w:sz="0" w:space="0" w:color="auto"/>
            <w:bottom w:val="none" w:sz="0" w:space="0" w:color="auto"/>
            <w:right w:val="none" w:sz="0" w:space="0" w:color="auto"/>
          </w:divBdr>
        </w:div>
        <w:div w:id="535851087">
          <w:marLeft w:val="640"/>
          <w:marRight w:val="0"/>
          <w:marTop w:val="0"/>
          <w:marBottom w:val="0"/>
          <w:divBdr>
            <w:top w:val="none" w:sz="0" w:space="0" w:color="auto"/>
            <w:left w:val="none" w:sz="0" w:space="0" w:color="auto"/>
            <w:bottom w:val="none" w:sz="0" w:space="0" w:color="auto"/>
            <w:right w:val="none" w:sz="0" w:space="0" w:color="auto"/>
          </w:divBdr>
        </w:div>
        <w:div w:id="723335842">
          <w:marLeft w:val="640"/>
          <w:marRight w:val="0"/>
          <w:marTop w:val="0"/>
          <w:marBottom w:val="0"/>
          <w:divBdr>
            <w:top w:val="none" w:sz="0" w:space="0" w:color="auto"/>
            <w:left w:val="none" w:sz="0" w:space="0" w:color="auto"/>
            <w:bottom w:val="none" w:sz="0" w:space="0" w:color="auto"/>
            <w:right w:val="none" w:sz="0" w:space="0" w:color="auto"/>
          </w:divBdr>
        </w:div>
        <w:div w:id="2089812262">
          <w:marLeft w:val="640"/>
          <w:marRight w:val="0"/>
          <w:marTop w:val="0"/>
          <w:marBottom w:val="0"/>
          <w:divBdr>
            <w:top w:val="none" w:sz="0" w:space="0" w:color="auto"/>
            <w:left w:val="none" w:sz="0" w:space="0" w:color="auto"/>
            <w:bottom w:val="none" w:sz="0" w:space="0" w:color="auto"/>
            <w:right w:val="none" w:sz="0" w:space="0" w:color="auto"/>
          </w:divBdr>
        </w:div>
        <w:div w:id="101536141">
          <w:marLeft w:val="640"/>
          <w:marRight w:val="0"/>
          <w:marTop w:val="0"/>
          <w:marBottom w:val="0"/>
          <w:divBdr>
            <w:top w:val="none" w:sz="0" w:space="0" w:color="auto"/>
            <w:left w:val="none" w:sz="0" w:space="0" w:color="auto"/>
            <w:bottom w:val="none" w:sz="0" w:space="0" w:color="auto"/>
            <w:right w:val="none" w:sz="0" w:space="0" w:color="auto"/>
          </w:divBdr>
        </w:div>
        <w:div w:id="599875339">
          <w:marLeft w:val="640"/>
          <w:marRight w:val="0"/>
          <w:marTop w:val="0"/>
          <w:marBottom w:val="0"/>
          <w:divBdr>
            <w:top w:val="none" w:sz="0" w:space="0" w:color="auto"/>
            <w:left w:val="none" w:sz="0" w:space="0" w:color="auto"/>
            <w:bottom w:val="none" w:sz="0" w:space="0" w:color="auto"/>
            <w:right w:val="none" w:sz="0" w:space="0" w:color="auto"/>
          </w:divBdr>
        </w:div>
        <w:div w:id="1526363125">
          <w:marLeft w:val="640"/>
          <w:marRight w:val="0"/>
          <w:marTop w:val="0"/>
          <w:marBottom w:val="0"/>
          <w:divBdr>
            <w:top w:val="none" w:sz="0" w:space="0" w:color="auto"/>
            <w:left w:val="none" w:sz="0" w:space="0" w:color="auto"/>
            <w:bottom w:val="none" w:sz="0" w:space="0" w:color="auto"/>
            <w:right w:val="none" w:sz="0" w:space="0" w:color="auto"/>
          </w:divBdr>
        </w:div>
        <w:div w:id="649989382">
          <w:marLeft w:val="640"/>
          <w:marRight w:val="0"/>
          <w:marTop w:val="0"/>
          <w:marBottom w:val="0"/>
          <w:divBdr>
            <w:top w:val="none" w:sz="0" w:space="0" w:color="auto"/>
            <w:left w:val="none" w:sz="0" w:space="0" w:color="auto"/>
            <w:bottom w:val="none" w:sz="0" w:space="0" w:color="auto"/>
            <w:right w:val="none" w:sz="0" w:space="0" w:color="auto"/>
          </w:divBdr>
        </w:div>
        <w:div w:id="1004745656">
          <w:marLeft w:val="640"/>
          <w:marRight w:val="0"/>
          <w:marTop w:val="0"/>
          <w:marBottom w:val="0"/>
          <w:divBdr>
            <w:top w:val="none" w:sz="0" w:space="0" w:color="auto"/>
            <w:left w:val="none" w:sz="0" w:space="0" w:color="auto"/>
            <w:bottom w:val="none" w:sz="0" w:space="0" w:color="auto"/>
            <w:right w:val="none" w:sz="0" w:space="0" w:color="auto"/>
          </w:divBdr>
        </w:div>
        <w:div w:id="560556953">
          <w:marLeft w:val="640"/>
          <w:marRight w:val="0"/>
          <w:marTop w:val="0"/>
          <w:marBottom w:val="0"/>
          <w:divBdr>
            <w:top w:val="none" w:sz="0" w:space="0" w:color="auto"/>
            <w:left w:val="none" w:sz="0" w:space="0" w:color="auto"/>
            <w:bottom w:val="none" w:sz="0" w:space="0" w:color="auto"/>
            <w:right w:val="none" w:sz="0" w:space="0" w:color="auto"/>
          </w:divBdr>
        </w:div>
        <w:div w:id="1706177207">
          <w:marLeft w:val="640"/>
          <w:marRight w:val="0"/>
          <w:marTop w:val="0"/>
          <w:marBottom w:val="0"/>
          <w:divBdr>
            <w:top w:val="none" w:sz="0" w:space="0" w:color="auto"/>
            <w:left w:val="none" w:sz="0" w:space="0" w:color="auto"/>
            <w:bottom w:val="none" w:sz="0" w:space="0" w:color="auto"/>
            <w:right w:val="none" w:sz="0" w:space="0" w:color="auto"/>
          </w:divBdr>
        </w:div>
        <w:div w:id="812989718">
          <w:marLeft w:val="640"/>
          <w:marRight w:val="0"/>
          <w:marTop w:val="0"/>
          <w:marBottom w:val="0"/>
          <w:divBdr>
            <w:top w:val="none" w:sz="0" w:space="0" w:color="auto"/>
            <w:left w:val="none" w:sz="0" w:space="0" w:color="auto"/>
            <w:bottom w:val="none" w:sz="0" w:space="0" w:color="auto"/>
            <w:right w:val="none" w:sz="0" w:space="0" w:color="auto"/>
          </w:divBdr>
        </w:div>
        <w:div w:id="280767598">
          <w:marLeft w:val="640"/>
          <w:marRight w:val="0"/>
          <w:marTop w:val="0"/>
          <w:marBottom w:val="0"/>
          <w:divBdr>
            <w:top w:val="none" w:sz="0" w:space="0" w:color="auto"/>
            <w:left w:val="none" w:sz="0" w:space="0" w:color="auto"/>
            <w:bottom w:val="none" w:sz="0" w:space="0" w:color="auto"/>
            <w:right w:val="none" w:sz="0" w:space="0" w:color="auto"/>
          </w:divBdr>
        </w:div>
        <w:div w:id="21788419">
          <w:marLeft w:val="640"/>
          <w:marRight w:val="0"/>
          <w:marTop w:val="0"/>
          <w:marBottom w:val="0"/>
          <w:divBdr>
            <w:top w:val="none" w:sz="0" w:space="0" w:color="auto"/>
            <w:left w:val="none" w:sz="0" w:space="0" w:color="auto"/>
            <w:bottom w:val="none" w:sz="0" w:space="0" w:color="auto"/>
            <w:right w:val="none" w:sz="0" w:space="0" w:color="auto"/>
          </w:divBdr>
        </w:div>
        <w:div w:id="1803687860">
          <w:marLeft w:val="640"/>
          <w:marRight w:val="0"/>
          <w:marTop w:val="0"/>
          <w:marBottom w:val="0"/>
          <w:divBdr>
            <w:top w:val="none" w:sz="0" w:space="0" w:color="auto"/>
            <w:left w:val="none" w:sz="0" w:space="0" w:color="auto"/>
            <w:bottom w:val="none" w:sz="0" w:space="0" w:color="auto"/>
            <w:right w:val="none" w:sz="0" w:space="0" w:color="auto"/>
          </w:divBdr>
        </w:div>
        <w:div w:id="1661932445">
          <w:marLeft w:val="640"/>
          <w:marRight w:val="0"/>
          <w:marTop w:val="0"/>
          <w:marBottom w:val="0"/>
          <w:divBdr>
            <w:top w:val="none" w:sz="0" w:space="0" w:color="auto"/>
            <w:left w:val="none" w:sz="0" w:space="0" w:color="auto"/>
            <w:bottom w:val="none" w:sz="0" w:space="0" w:color="auto"/>
            <w:right w:val="none" w:sz="0" w:space="0" w:color="auto"/>
          </w:divBdr>
        </w:div>
        <w:div w:id="1845241607">
          <w:marLeft w:val="640"/>
          <w:marRight w:val="0"/>
          <w:marTop w:val="0"/>
          <w:marBottom w:val="0"/>
          <w:divBdr>
            <w:top w:val="none" w:sz="0" w:space="0" w:color="auto"/>
            <w:left w:val="none" w:sz="0" w:space="0" w:color="auto"/>
            <w:bottom w:val="none" w:sz="0" w:space="0" w:color="auto"/>
            <w:right w:val="none" w:sz="0" w:space="0" w:color="auto"/>
          </w:divBdr>
        </w:div>
        <w:div w:id="1021709273">
          <w:marLeft w:val="640"/>
          <w:marRight w:val="0"/>
          <w:marTop w:val="0"/>
          <w:marBottom w:val="0"/>
          <w:divBdr>
            <w:top w:val="none" w:sz="0" w:space="0" w:color="auto"/>
            <w:left w:val="none" w:sz="0" w:space="0" w:color="auto"/>
            <w:bottom w:val="none" w:sz="0" w:space="0" w:color="auto"/>
            <w:right w:val="none" w:sz="0" w:space="0" w:color="auto"/>
          </w:divBdr>
        </w:div>
        <w:div w:id="38941632">
          <w:marLeft w:val="640"/>
          <w:marRight w:val="0"/>
          <w:marTop w:val="0"/>
          <w:marBottom w:val="0"/>
          <w:divBdr>
            <w:top w:val="none" w:sz="0" w:space="0" w:color="auto"/>
            <w:left w:val="none" w:sz="0" w:space="0" w:color="auto"/>
            <w:bottom w:val="none" w:sz="0" w:space="0" w:color="auto"/>
            <w:right w:val="none" w:sz="0" w:space="0" w:color="auto"/>
          </w:divBdr>
        </w:div>
        <w:div w:id="1998727596">
          <w:marLeft w:val="640"/>
          <w:marRight w:val="0"/>
          <w:marTop w:val="0"/>
          <w:marBottom w:val="0"/>
          <w:divBdr>
            <w:top w:val="none" w:sz="0" w:space="0" w:color="auto"/>
            <w:left w:val="none" w:sz="0" w:space="0" w:color="auto"/>
            <w:bottom w:val="none" w:sz="0" w:space="0" w:color="auto"/>
            <w:right w:val="none" w:sz="0" w:space="0" w:color="auto"/>
          </w:divBdr>
        </w:div>
        <w:div w:id="864488139">
          <w:marLeft w:val="640"/>
          <w:marRight w:val="0"/>
          <w:marTop w:val="0"/>
          <w:marBottom w:val="0"/>
          <w:divBdr>
            <w:top w:val="none" w:sz="0" w:space="0" w:color="auto"/>
            <w:left w:val="none" w:sz="0" w:space="0" w:color="auto"/>
            <w:bottom w:val="none" w:sz="0" w:space="0" w:color="auto"/>
            <w:right w:val="none" w:sz="0" w:space="0" w:color="auto"/>
          </w:divBdr>
        </w:div>
        <w:div w:id="684477177">
          <w:marLeft w:val="640"/>
          <w:marRight w:val="0"/>
          <w:marTop w:val="0"/>
          <w:marBottom w:val="0"/>
          <w:divBdr>
            <w:top w:val="none" w:sz="0" w:space="0" w:color="auto"/>
            <w:left w:val="none" w:sz="0" w:space="0" w:color="auto"/>
            <w:bottom w:val="none" w:sz="0" w:space="0" w:color="auto"/>
            <w:right w:val="none" w:sz="0" w:space="0" w:color="auto"/>
          </w:divBdr>
        </w:div>
        <w:div w:id="1384913790">
          <w:marLeft w:val="640"/>
          <w:marRight w:val="0"/>
          <w:marTop w:val="0"/>
          <w:marBottom w:val="0"/>
          <w:divBdr>
            <w:top w:val="none" w:sz="0" w:space="0" w:color="auto"/>
            <w:left w:val="none" w:sz="0" w:space="0" w:color="auto"/>
            <w:bottom w:val="none" w:sz="0" w:space="0" w:color="auto"/>
            <w:right w:val="none" w:sz="0" w:space="0" w:color="auto"/>
          </w:divBdr>
        </w:div>
        <w:div w:id="1045786793">
          <w:marLeft w:val="640"/>
          <w:marRight w:val="0"/>
          <w:marTop w:val="0"/>
          <w:marBottom w:val="0"/>
          <w:divBdr>
            <w:top w:val="none" w:sz="0" w:space="0" w:color="auto"/>
            <w:left w:val="none" w:sz="0" w:space="0" w:color="auto"/>
            <w:bottom w:val="none" w:sz="0" w:space="0" w:color="auto"/>
            <w:right w:val="none" w:sz="0" w:space="0" w:color="auto"/>
          </w:divBdr>
        </w:div>
        <w:div w:id="741173126">
          <w:marLeft w:val="640"/>
          <w:marRight w:val="0"/>
          <w:marTop w:val="0"/>
          <w:marBottom w:val="0"/>
          <w:divBdr>
            <w:top w:val="none" w:sz="0" w:space="0" w:color="auto"/>
            <w:left w:val="none" w:sz="0" w:space="0" w:color="auto"/>
            <w:bottom w:val="none" w:sz="0" w:space="0" w:color="auto"/>
            <w:right w:val="none" w:sz="0" w:space="0" w:color="auto"/>
          </w:divBdr>
        </w:div>
        <w:div w:id="882254597">
          <w:marLeft w:val="640"/>
          <w:marRight w:val="0"/>
          <w:marTop w:val="0"/>
          <w:marBottom w:val="0"/>
          <w:divBdr>
            <w:top w:val="none" w:sz="0" w:space="0" w:color="auto"/>
            <w:left w:val="none" w:sz="0" w:space="0" w:color="auto"/>
            <w:bottom w:val="none" w:sz="0" w:space="0" w:color="auto"/>
            <w:right w:val="none" w:sz="0" w:space="0" w:color="auto"/>
          </w:divBdr>
        </w:div>
        <w:div w:id="466315985">
          <w:marLeft w:val="640"/>
          <w:marRight w:val="0"/>
          <w:marTop w:val="0"/>
          <w:marBottom w:val="0"/>
          <w:divBdr>
            <w:top w:val="none" w:sz="0" w:space="0" w:color="auto"/>
            <w:left w:val="none" w:sz="0" w:space="0" w:color="auto"/>
            <w:bottom w:val="none" w:sz="0" w:space="0" w:color="auto"/>
            <w:right w:val="none" w:sz="0" w:space="0" w:color="auto"/>
          </w:divBdr>
        </w:div>
        <w:div w:id="60643796">
          <w:marLeft w:val="640"/>
          <w:marRight w:val="0"/>
          <w:marTop w:val="0"/>
          <w:marBottom w:val="0"/>
          <w:divBdr>
            <w:top w:val="none" w:sz="0" w:space="0" w:color="auto"/>
            <w:left w:val="none" w:sz="0" w:space="0" w:color="auto"/>
            <w:bottom w:val="none" w:sz="0" w:space="0" w:color="auto"/>
            <w:right w:val="none" w:sz="0" w:space="0" w:color="auto"/>
          </w:divBdr>
        </w:div>
        <w:div w:id="942761194">
          <w:marLeft w:val="640"/>
          <w:marRight w:val="0"/>
          <w:marTop w:val="0"/>
          <w:marBottom w:val="0"/>
          <w:divBdr>
            <w:top w:val="none" w:sz="0" w:space="0" w:color="auto"/>
            <w:left w:val="none" w:sz="0" w:space="0" w:color="auto"/>
            <w:bottom w:val="none" w:sz="0" w:space="0" w:color="auto"/>
            <w:right w:val="none" w:sz="0" w:space="0" w:color="auto"/>
          </w:divBdr>
        </w:div>
        <w:div w:id="495846989">
          <w:marLeft w:val="640"/>
          <w:marRight w:val="0"/>
          <w:marTop w:val="0"/>
          <w:marBottom w:val="0"/>
          <w:divBdr>
            <w:top w:val="none" w:sz="0" w:space="0" w:color="auto"/>
            <w:left w:val="none" w:sz="0" w:space="0" w:color="auto"/>
            <w:bottom w:val="none" w:sz="0" w:space="0" w:color="auto"/>
            <w:right w:val="none" w:sz="0" w:space="0" w:color="auto"/>
          </w:divBdr>
        </w:div>
        <w:div w:id="940842911">
          <w:marLeft w:val="640"/>
          <w:marRight w:val="0"/>
          <w:marTop w:val="0"/>
          <w:marBottom w:val="0"/>
          <w:divBdr>
            <w:top w:val="none" w:sz="0" w:space="0" w:color="auto"/>
            <w:left w:val="none" w:sz="0" w:space="0" w:color="auto"/>
            <w:bottom w:val="none" w:sz="0" w:space="0" w:color="auto"/>
            <w:right w:val="none" w:sz="0" w:space="0" w:color="auto"/>
          </w:divBdr>
        </w:div>
        <w:div w:id="909851019">
          <w:marLeft w:val="640"/>
          <w:marRight w:val="0"/>
          <w:marTop w:val="0"/>
          <w:marBottom w:val="0"/>
          <w:divBdr>
            <w:top w:val="none" w:sz="0" w:space="0" w:color="auto"/>
            <w:left w:val="none" w:sz="0" w:space="0" w:color="auto"/>
            <w:bottom w:val="none" w:sz="0" w:space="0" w:color="auto"/>
            <w:right w:val="none" w:sz="0" w:space="0" w:color="auto"/>
          </w:divBdr>
        </w:div>
        <w:div w:id="638807150">
          <w:marLeft w:val="640"/>
          <w:marRight w:val="0"/>
          <w:marTop w:val="0"/>
          <w:marBottom w:val="0"/>
          <w:divBdr>
            <w:top w:val="none" w:sz="0" w:space="0" w:color="auto"/>
            <w:left w:val="none" w:sz="0" w:space="0" w:color="auto"/>
            <w:bottom w:val="none" w:sz="0" w:space="0" w:color="auto"/>
            <w:right w:val="none" w:sz="0" w:space="0" w:color="auto"/>
          </w:divBdr>
        </w:div>
        <w:div w:id="1368606526">
          <w:marLeft w:val="640"/>
          <w:marRight w:val="0"/>
          <w:marTop w:val="0"/>
          <w:marBottom w:val="0"/>
          <w:divBdr>
            <w:top w:val="none" w:sz="0" w:space="0" w:color="auto"/>
            <w:left w:val="none" w:sz="0" w:space="0" w:color="auto"/>
            <w:bottom w:val="none" w:sz="0" w:space="0" w:color="auto"/>
            <w:right w:val="none" w:sz="0" w:space="0" w:color="auto"/>
          </w:divBdr>
        </w:div>
        <w:div w:id="907688272">
          <w:marLeft w:val="640"/>
          <w:marRight w:val="0"/>
          <w:marTop w:val="0"/>
          <w:marBottom w:val="0"/>
          <w:divBdr>
            <w:top w:val="none" w:sz="0" w:space="0" w:color="auto"/>
            <w:left w:val="none" w:sz="0" w:space="0" w:color="auto"/>
            <w:bottom w:val="none" w:sz="0" w:space="0" w:color="auto"/>
            <w:right w:val="none" w:sz="0" w:space="0" w:color="auto"/>
          </w:divBdr>
        </w:div>
        <w:div w:id="1131554736">
          <w:marLeft w:val="640"/>
          <w:marRight w:val="0"/>
          <w:marTop w:val="0"/>
          <w:marBottom w:val="0"/>
          <w:divBdr>
            <w:top w:val="none" w:sz="0" w:space="0" w:color="auto"/>
            <w:left w:val="none" w:sz="0" w:space="0" w:color="auto"/>
            <w:bottom w:val="none" w:sz="0" w:space="0" w:color="auto"/>
            <w:right w:val="none" w:sz="0" w:space="0" w:color="auto"/>
          </w:divBdr>
        </w:div>
        <w:div w:id="236133209">
          <w:marLeft w:val="640"/>
          <w:marRight w:val="0"/>
          <w:marTop w:val="0"/>
          <w:marBottom w:val="0"/>
          <w:divBdr>
            <w:top w:val="none" w:sz="0" w:space="0" w:color="auto"/>
            <w:left w:val="none" w:sz="0" w:space="0" w:color="auto"/>
            <w:bottom w:val="none" w:sz="0" w:space="0" w:color="auto"/>
            <w:right w:val="none" w:sz="0" w:space="0" w:color="auto"/>
          </w:divBdr>
        </w:div>
        <w:div w:id="757483333">
          <w:marLeft w:val="640"/>
          <w:marRight w:val="0"/>
          <w:marTop w:val="0"/>
          <w:marBottom w:val="0"/>
          <w:divBdr>
            <w:top w:val="none" w:sz="0" w:space="0" w:color="auto"/>
            <w:left w:val="none" w:sz="0" w:space="0" w:color="auto"/>
            <w:bottom w:val="none" w:sz="0" w:space="0" w:color="auto"/>
            <w:right w:val="none" w:sz="0" w:space="0" w:color="auto"/>
          </w:divBdr>
        </w:div>
        <w:div w:id="887300849">
          <w:marLeft w:val="640"/>
          <w:marRight w:val="0"/>
          <w:marTop w:val="0"/>
          <w:marBottom w:val="0"/>
          <w:divBdr>
            <w:top w:val="none" w:sz="0" w:space="0" w:color="auto"/>
            <w:left w:val="none" w:sz="0" w:space="0" w:color="auto"/>
            <w:bottom w:val="none" w:sz="0" w:space="0" w:color="auto"/>
            <w:right w:val="none" w:sz="0" w:space="0" w:color="auto"/>
          </w:divBdr>
        </w:div>
        <w:div w:id="2135249536">
          <w:marLeft w:val="640"/>
          <w:marRight w:val="0"/>
          <w:marTop w:val="0"/>
          <w:marBottom w:val="0"/>
          <w:divBdr>
            <w:top w:val="none" w:sz="0" w:space="0" w:color="auto"/>
            <w:left w:val="none" w:sz="0" w:space="0" w:color="auto"/>
            <w:bottom w:val="none" w:sz="0" w:space="0" w:color="auto"/>
            <w:right w:val="none" w:sz="0" w:space="0" w:color="auto"/>
          </w:divBdr>
        </w:div>
        <w:div w:id="441920128">
          <w:marLeft w:val="640"/>
          <w:marRight w:val="0"/>
          <w:marTop w:val="0"/>
          <w:marBottom w:val="0"/>
          <w:divBdr>
            <w:top w:val="none" w:sz="0" w:space="0" w:color="auto"/>
            <w:left w:val="none" w:sz="0" w:space="0" w:color="auto"/>
            <w:bottom w:val="none" w:sz="0" w:space="0" w:color="auto"/>
            <w:right w:val="none" w:sz="0" w:space="0" w:color="auto"/>
          </w:divBdr>
        </w:div>
        <w:div w:id="155340532">
          <w:marLeft w:val="640"/>
          <w:marRight w:val="0"/>
          <w:marTop w:val="0"/>
          <w:marBottom w:val="0"/>
          <w:divBdr>
            <w:top w:val="none" w:sz="0" w:space="0" w:color="auto"/>
            <w:left w:val="none" w:sz="0" w:space="0" w:color="auto"/>
            <w:bottom w:val="none" w:sz="0" w:space="0" w:color="auto"/>
            <w:right w:val="none" w:sz="0" w:space="0" w:color="auto"/>
          </w:divBdr>
        </w:div>
        <w:div w:id="48070617">
          <w:marLeft w:val="640"/>
          <w:marRight w:val="0"/>
          <w:marTop w:val="0"/>
          <w:marBottom w:val="0"/>
          <w:divBdr>
            <w:top w:val="none" w:sz="0" w:space="0" w:color="auto"/>
            <w:left w:val="none" w:sz="0" w:space="0" w:color="auto"/>
            <w:bottom w:val="none" w:sz="0" w:space="0" w:color="auto"/>
            <w:right w:val="none" w:sz="0" w:space="0" w:color="auto"/>
          </w:divBdr>
        </w:div>
        <w:div w:id="1605573234">
          <w:marLeft w:val="640"/>
          <w:marRight w:val="0"/>
          <w:marTop w:val="0"/>
          <w:marBottom w:val="0"/>
          <w:divBdr>
            <w:top w:val="none" w:sz="0" w:space="0" w:color="auto"/>
            <w:left w:val="none" w:sz="0" w:space="0" w:color="auto"/>
            <w:bottom w:val="none" w:sz="0" w:space="0" w:color="auto"/>
            <w:right w:val="none" w:sz="0" w:space="0" w:color="auto"/>
          </w:divBdr>
        </w:div>
        <w:div w:id="207649084">
          <w:marLeft w:val="640"/>
          <w:marRight w:val="0"/>
          <w:marTop w:val="0"/>
          <w:marBottom w:val="0"/>
          <w:divBdr>
            <w:top w:val="none" w:sz="0" w:space="0" w:color="auto"/>
            <w:left w:val="none" w:sz="0" w:space="0" w:color="auto"/>
            <w:bottom w:val="none" w:sz="0" w:space="0" w:color="auto"/>
            <w:right w:val="none" w:sz="0" w:space="0" w:color="auto"/>
          </w:divBdr>
        </w:div>
        <w:div w:id="768233325">
          <w:marLeft w:val="640"/>
          <w:marRight w:val="0"/>
          <w:marTop w:val="0"/>
          <w:marBottom w:val="0"/>
          <w:divBdr>
            <w:top w:val="none" w:sz="0" w:space="0" w:color="auto"/>
            <w:left w:val="none" w:sz="0" w:space="0" w:color="auto"/>
            <w:bottom w:val="none" w:sz="0" w:space="0" w:color="auto"/>
            <w:right w:val="none" w:sz="0" w:space="0" w:color="auto"/>
          </w:divBdr>
        </w:div>
        <w:div w:id="620385249">
          <w:marLeft w:val="640"/>
          <w:marRight w:val="0"/>
          <w:marTop w:val="0"/>
          <w:marBottom w:val="0"/>
          <w:divBdr>
            <w:top w:val="none" w:sz="0" w:space="0" w:color="auto"/>
            <w:left w:val="none" w:sz="0" w:space="0" w:color="auto"/>
            <w:bottom w:val="none" w:sz="0" w:space="0" w:color="auto"/>
            <w:right w:val="none" w:sz="0" w:space="0" w:color="auto"/>
          </w:divBdr>
        </w:div>
        <w:div w:id="107824597">
          <w:marLeft w:val="640"/>
          <w:marRight w:val="0"/>
          <w:marTop w:val="0"/>
          <w:marBottom w:val="0"/>
          <w:divBdr>
            <w:top w:val="none" w:sz="0" w:space="0" w:color="auto"/>
            <w:left w:val="none" w:sz="0" w:space="0" w:color="auto"/>
            <w:bottom w:val="none" w:sz="0" w:space="0" w:color="auto"/>
            <w:right w:val="none" w:sz="0" w:space="0" w:color="auto"/>
          </w:divBdr>
        </w:div>
        <w:div w:id="155071944">
          <w:marLeft w:val="640"/>
          <w:marRight w:val="0"/>
          <w:marTop w:val="0"/>
          <w:marBottom w:val="0"/>
          <w:divBdr>
            <w:top w:val="none" w:sz="0" w:space="0" w:color="auto"/>
            <w:left w:val="none" w:sz="0" w:space="0" w:color="auto"/>
            <w:bottom w:val="none" w:sz="0" w:space="0" w:color="auto"/>
            <w:right w:val="none" w:sz="0" w:space="0" w:color="auto"/>
          </w:divBdr>
        </w:div>
        <w:div w:id="1452432525">
          <w:marLeft w:val="640"/>
          <w:marRight w:val="0"/>
          <w:marTop w:val="0"/>
          <w:marBottom w:val="0"/>
          <w:divBdr>
            <w:top w:val="none" w:sz="0" w:space="0" w:color="auto"/>
            <w:left w:val="none" w:sz="0" w:space="0" w:color="auto"/>
            <w:bottom w:val="none" w:sz="0" w:space="0" w:color="auto"/>
            <w:right w:val="none" w:sz="0" w:space="0" w:color="auto"/>
          </w:divBdr>
        </w:div>
        <w:div w:id="1086029561">
          <w:marLeft w:val="640"/>
          <w:marRight w:val="0"/>
          <w:marTop w:val="0"/>
          <w:marBottom w:val="0"/>
          <w:divBdr>
            <w:top w:val="none" w:sz="0" w:space="0" w:color="auto"/>
            <w:left w:val="none" w:sz="0" w:space="0" w:color="auto"/>
            <w:bottom w:val="none" w:sz="0" w:space="0" w:color="auto"/>
            <w:right w:val="none" w:sz="0" w:space="0" w:color="auto"/>
          </w:divBdr>
        </w:div>
        <w:div w:id="1108548127">
          <w:marLeft w:val="640"/>
          <w:marRight w:val="0"/>
          <w:marTop w:val="0"/>
          <w:marBottom w:val="0"/>
          <w:divBdr>
            <w:top w:val="none" w:sz="0" w:space="0" w:color="auto"/>
            <w:left w:val="none" w:sz="0" w:space="0" w:color="auto"/>
            <w:bottom w:val="none" w:sz="0" w:space="0" w:color="auto"/>
            <w:right w:val="none" w:sz="0" w:space="0" w:color="auto"/>
          </w:divBdr>
        </w:div>
        <w:div w:id="879172636">
          <w:marLeft w:val="640"/>
          <w:marRight w:val="0"/>
          <w:marTop w:val="0"/>
          <w:marBottom w:val="0"/>
          <w:divBdr>
            <w:top w:val="none" w:sz="0" w:space="0" w:color="auto"/>
            <w:left w:val="none" w:sz="0" w:space="0" w:color="auto"/>
            <w:bottom w:val="none" w:sz="0" w:space="0" w:color="auto"/>
            <w:right w:val="none" w:sz="0" w:space="0" w:color="auto"/>
          </w:divBdr>
        </w:div>
        <w:div w:id="1568421315">
          <w:marLeft w:val="640"/>
          <w:marRight w:val="0"/>
          <w:marTop w:val="0"/>
          <w:marBottom w:val="0"/>
          <w:divBdr>
            <w:top w:val="none" w:sz="0" w:space="0" w:color="auto"/>
            <w:left w:val="none" w:sz="0" w:space="0" w:color="auto"/>
            <w:bottom w:val="none" w:sz="0" w:space="0" w:color="auto"/>
            <w:right w:val="none" w:sz="0" w:space="0" w:color="auto"/>
          </w:divBdr>
        </w:div>
        <w:div w:id="383453685">
          <w:marLeft w:val="640"/>
          <w:marRight w:val="0"/>
          <w:marTop w:val="0"/>
          <w:marBottom w:val="0"/>
          <w:divBdr>
            <w:top w:val="none" w:sz="0" w:space="0" w:color="auto"/>
            <w:left w:val="none" w:sz="0" w:space="0" w:color="auto"/>
            <w:bottom w:val="none" w:sz="0" w:space="0" w:color="auto"/>
            <w:right w:val="none" w:sz="0" w:space="0" w:color="auto"/>
          </w:divBdr>
        </w:div>
        <w:div w:id="162747324">
          <w:marLeft w:val="640"/>
          <w:marRight w:val="0"/>
          <w:marTop w:val="0"/>
          <w:marBottom w:val="0"/>
          <w:divBdr>
            <w:top w:val="none" w:sz="0" w:space="0" w:color="auto"/>
            <w:left w:val="none" w:sz="0" w:space="0" w:color="auto"/>
            <w:bottom w:val="none" w:sz="0" w:space="0" w:color="auto"/>
            <w:right w:val="none" w:sz="0" w:space="0" w:color="auto"/>
          </w:divBdr>
        </w:div>
        <w:div w:id="1656031046">
          <w:marLeft w:val="640"/>
          <w:marRight w:val="0"/>
          <w:marTop w:val="0"/>
          <w:marBottom w:val="0"/>
          <w:divBdr>
            <w:top w:val="none" w:sz="0" w:space="0" w:color="auto"/>
            <w:left w:val="none" w:sz="0" w:space="0" w:color="auto"/>
            <w:bottom w:val="none" w:sz="0" w:space="0" w:color="auto"/>
            <w:right w:val="none" w:sz="0" w:space="0" w:color="auto"/>
          </w:divBdr>
        </w:div>
        <w:div w:id="552279381">
          <w:marLeft w:val="640"/>
          <w:marRight w:val="0"/>
          <w:marTop w:val="0"/>
          <w:marBottom w:val="0"/>
          <w:divBdr>
            <w:top w:val="none" w:sz="0" w:space="0" w:color="auto"/>
            <w:left w:val="none" w:sz="0" w:space="0" w:color="auto"/>
            <w:bottom w:val="none" w:sz="0" w:space="0" w:color="auto"/>
            <w:right w:val="none" w:sz="0" w:space="0" w:color="auto"/>
          </w:divBdr>
        </w:div>
        <w:div w:id="1504080431">
          <w:marLeft w:val="640"/>
          <w:marRight w:val="0"/>
          <w:marTop w:val="0"/>
          <w:marBottom w:val="0"/>
          <w:divBdr>
            <w:top w:val="none" w:sz="0" w:space="0" w:color="auto"/>
            <w:left w:val="none" w:sz="0" w:space="0" w:color="auto"/>
            <w:bottom w:val="none" w:sz="0" w:space="0" w:color="auto"/>
            <w:right w:val="none" w:sz="0" w:space="0" w:color="auto"/>
          </w:divBdr>
        </w:div>
        <w:div w:id="252008733">
          <w:marLeft w:val="640"/>
          <w:marRight w:val="0"/>
          <w:marTop w:val="0"/>
          <w:marBottom w:val="0"/>
          <w:divBdr>
            <w:top w:val="none" w:sz="0" w:space="0" w:color="auto"/>
            <w:left w:val="none" w:sz="0" w:space="0" w:color="auto"/>
            <w:bottom w:val="none" w:sz="0" w:space="0" w:color="auto"/>
            <w:right w:val="none" w:sz="0" w:space="0" w:color="auto"/>
          </w:divBdr>
        </w:div>
        <w:div w:id="1178231677">
          <w:marLeft w:val="640"/>
          <w:marRight w:val="0"/>
          <w:marTop w:val="0"/>
          <w:marBottom w:val="0"/>
          <w:divBdr>
            <w:top w:val="none" w:sz="0" w:space="0" w:color="auto"/>
            <w:left w:val="none" w:sz="0" w:space="0" w:color="auto"/>
            <w:bottom w:val="none" w:sz="0" w:space="0" w:color="auto"/>
            <w:right w:val="none" w:sz="0" w:space="0" w:color="auto"/>
          </w:divBdr>
        </w:div>
        <w:div w:id="1542741503">
          <w:marLeft w:val="640"/>
          <w:marRight w:val="0"/>
          <w:marTop w:val="0"/>
          <w:marBottom w:val="0"/>
          <w:divBdr>
            <w:top w:val="none" w:sz="0" w:space="0" w:color="auto"/>
            <w:left w:val="none" w:sz="0" w:space="0" w:color="auto"/>
            <w:bottom w:val="none" w:sz="0" w:space="0" w:color="auto"/>
            <w:right w:val="none" w:sz="0" w:space="0" w:color="auto"/>
          </w:divBdr>
        </w:div>
        <w:div w:id="741685597">
          <w:marLeft w:val="640"/>
          <w:marRight w:val="0"/>
          <w:marTop w:val="0"/>
          <w:marBottom w:val="0"/>
          <w:divBdr>
            <w:top w:val="none" w:sz="0" w:space="0" w:color="auto"/>
            <w:left w:val="none" w:sz="0" w:space="0" w:color="auto"/>
            <w:bottom w:val="none" w:sz="0" w:space="0" w:color="auto"/>
            <w:right w:val="none" w:sz="0" w:space="0" w:color="auto"/>
          </w:divBdr>
        </w:div>
        <w:div w:id="1033456650">
          <w:marLeft w:val="640"/>
          <w:marRight w:val="0"/>
          <w:marTop w:val="0"/>
          <w:marBottom w:val="0"/>
          <w:divBdr>
            <w:top w:val="none" w:sz="0" w:space="0" w:color="auto"/>
            <w:left w:val="none" w:sz="0" w:space="0" w:color="auto"/>
            <w:bottom w:val="none" w:sz="0" w:space="0" w:color="auto"/>
            <w:right w:val="none" w:sz="0" w:space="0" w:color="auto"/>
          </w:divBdr>
        </w:div>
        <w:div w:id="785583109">
          <w:marLeft w:val="640"/>
          <w:marRight w:val="0"/>
          <w:marTop w:val="0"/>
          <w:marBottom w:val="0"/>
          <w:divBdr>
            <w:top w:val="none" w:sz="0" w:space="0" w:color="auto"/>
            <w:left w:val="none" w:sz="0" w:space="0" w:color="auto"/>
            <w:bottom w:val="none" w:sz="0" w:space="0" w:color="auto"/>
            <w:right w:val="none" w:sz="0" w:space="0" w:color="auto"/>
          </w:divBdr>
        </w:div>
        <w:div w:id="384139205">
          <w:marLeft w:val="640"/>
          <w:marRight w:val="0"/>
          <w:marTop w:val="0"/>
          <w:marBottom w:val="0"/>
          <w:divBdr>
            <w:top w:val="none" w:sz="0" w:space="0" w:color="auto"/>
            <w:left w:val="none" w:sz="0" w:space="0" w:color="auto"/>
            <w:bottom w:val="none" w:sz="0" w:space="0" w:color="auto"/>
            <w:right w:val="none" w:sz="0" w:space="0" w:color="auto"/>
          </w:divBdr>
        </w:div>
        <w:div w:id="1643387415">
          <w:marLeft w:val="640"/>
          <w:marRight w:val="0"/>
          <w:marTop w:val="0"/>
          <w:marBottom w:val="0"/>
          <w:divBdr>
            <w:top w:val="none" w:sz="0" w:space="0" w:color="auto"/>
            <w:left w:val="none" w:sz="0" w:space="0" w:color="auto"/>
            <w:bottom w:val="none" w:sz="0" w:space="0" w:color="auto"/>
            <w:right w:val="none" w:sz="0" w:space="0" w:color="auto"/>
          </w:divBdr>
        </w:div>
        <w:div w:id="2096510400">
          <w:marLeft w:val="640"/>
          <w:marRight w:val="0"/>
          <w:marTop w:val="0"/>
          <w:marBottom w:val="0"/>
          <w:divBdr>
            <w:top w:val="none" w:sz="0" w:space="0" w:color="auto"/>
            <w:left w:val="none" w:sz="0" w:space="0" w:color="auto"/>
            <w:bottom w:val="none" w:sz="0" w:space="0" w:color="auto"/>
            <w:right w:val="none" w:sz="0" w:space="0" w:color="auto"/>
          </w:divBdr>
        </w:div>
        <w:div w:id="561595614">
          <w:marLeft w:val="640"/>
          <w:marRight w:val="0"/>
          <w:marTop w:val="0"/>
          <w:marBottom w:val="0"/>
          <w:divBdr>
            <w:top w:val="none" w:sz="0" w:space="0" w:color="auto"/>
            <w:left w:val="none" w:sz="0" w:space="0" w:color="auto"/>
            <w:bottom w:val="none" w:sz="0" w:space="0" w:color="auto"/>
            <w:right w:val="none" w:sz="0" w:space="0" w:color="auto"/>
          </w:divBdr>
        </w:div>
        <w:div w:id="239027968">
          <w:marLeft w:val="640"/>
          <w:marRight w:val="0"/>
          <w:marTop w:val="0"/>
          <w:marBottom w:val="0"/>
          <w:divBdr>
            <w:top w:val="none" w:sz="0" w:space="0" w:color="auto"/>
            <w:left w:val="none" w:sz="0" w:space="0" w:color="auto"/>
            <w:bottom w:val="none" w:sz="0" w:space="0" w:color="auto"/>
            <w:right w:val="none" w:sz="0" w:space="0" w:color="auto"/>
          </w:divBdr>
        </w:div>
        <w:div w:id="1670138508">
          <w:marLeft w:val="640"/>
          <w:marRight w:val="0"/>
          <w:marTop w:val="0"/>
          <w:marBottom w:val="0"/>
          <w:divBdr>
            <w:top w:val="none" w:sz="0" w:space="0" w:color="auto"/>
            <w:left w:val="none" w:sz="0" w:space="0" w:color="auto"/>
            <w:bottom w:val="none" w:sz="0" w:space="0" w:color="auto"/>
            <w:right w:val="none" w:sz="0" w:space="0" w:color="auto"/>
          </w:divBdr>
        </w:div>
        <w:div w:id="155651208">
          <w:marLeft w:val="640"/>
          <w:marRight w:val="0"/>
          <w:marTop w:val="0"/>
          <w:marBottom w:val="0"/>
          <w:divBdr>
            <w:top w:val="none" w:sz="0" w:space="0" w:color="auto"/>
            <w:left w:val="none" w:sz="0" w:space="0" w:color="auto"/>
            <w:bottom w:val="none" w:sz="0" w:space="0" w:color="auto"/>
            <w:right w:val="none" w:sz="0" w:space="0" w:color="auto"/>
          </w:divBdr>
        </w:div>
        <w:div w:id="1128082539">
          <w:marLeft w:val="640"/>
          <w:marRight w:val="0"/>
          <w:marTop w:val="0"/>
          <w:marBottom w:val="0"/>
          <w:divBdr>
            <w:top w:val="none" w:sz="0" w:space="0" w:color="auto"/>
            <w:left w:val="none" w:sz="0" w:space="0" w:color="auto"/>
            <w:bottom w:val="none" w:sz="0" w:space="0" w:color="auto"/>
            <w:right w:val="none" w:sz="0" w:space="0" w:color="auto"/>
          </w:divBdr>
        </w:div>
        <w:div w:id="516429491">
          <w:marLeft w:val="640"/>
          <w:marRight w:val="0"/>
          <w:marTop w:val="0"/>
          <w:marBottom w:val="0"/>
          <w:divBdr>
            <w:top w:val="none" w:sz="0" w:space="0" w:color="auto"/>
            <w:left w:val="none" w:sz="0" w:space="0" w:color="auto"/>
            <w:bottom w:val="none" w:sz="0" w:space="0" w:color="auto"/>
            <w:right w:val="none" w:sz="0" w:space="0" w:color="auto"/>
          </w:divBdr>
        </w:div>
        <w:div w:id="1683900475">
          <w:marLeft w:val="640"/>
          <w:marRight w:val="0"/>
          <w:marTop w:val="0"/>
          <w:marBottom w:val="0"/>
          <w:divBdr>
            <w:top w:val="none" w:sz="0" w:space="0" w:color="auto"/>
            <w:left w:val="none" w:sz="0" w:space="0" w:color="auto"/>
            <w:bottom w:val="none" w:sz="0" w:space="0" w:color="auto"/>
            <w:right w:val="none" w:sz="0" w:space="0" w:color="auto"/>
          </w:divBdr>
        </w:div>
        <w:div w:id="419758607">
          <w:marLeft w:val="640"/>
          <w:marRight w:val="0"/>
          <w:marTop w:val="0"/>
          <w:marBottom w:val="0"/>
          <w:divBdr>
            <w:top w:val="none" w:sz="0" w:space="0" w:color="auto"/>
            <w:left w:val="none" w:sz="0" w:space="0" w:color="auto"/>
            <w:bottom w:val="none" w:sz="0" w:space="0" w:color="auto"/>
            <w:right w:val="none" w:sz="0" w:space="0" w:color="auto"/>
          </w:divBdr>
        </w:div>
        <w:div w:id="1875338243">
          <w:marLeft w:val="640"/>
          <w:marRight w:val="0"/>
          <w:marTop w:val="0"/>
          <w:marBottom w:val="0"/>
          <w:divBdr>
            <w:top w:val="none" w:sz="0" w:space="0" w:color="auto"/>
            <w:left w:val="none" w:sz="0" w:space="0" w:color="auto"/>
            <w:bottom w:val="none" w:sz="0" w:space="0" w:color="auto"/>
            <w:right w:val="none" w:sz="0" w:space="0" w:color="auto"/>
          </w:divBdr>
        </w:div>
        <w:div w:id="1543593710">
          <w:marLeft w:val="640"/>
          <w:marRight w:val="0"/>
          <w:marTop w:val="0"/>
          <w:marBottom w:val="0"/>
          <w:divBdr>
            <w:top w:val="none" w:sz="0" w:space="0" w:color="auto"/>
            <w:left w:val="none" w:sz="0" w:space="0" w:color="auto"/>
            <w:bottom w:val="none" w:sz="0" w:space="0" w:color="auto"/>
            <w:right w:val="none" w:sz="0" w:space="0" w:color="auto"/>
          </w:divBdr>
        </w:div>
        <w:div w:id="1754625686">
          <w:marLeft w:val="640"/>
          <w:marRight w:val="0"/>
          <w:marTop w:val="0"/>
          <w:marBottom w:val="0"/>
          <w:divBdr>
            <w:top w:val="none" w:sz="0" w:space="0" w:color="auto"/>
            <w:left w:val="none" w:sz="0" w:space="0" w:color="auto"/>
            <w:bottom w:val="none" w:sz="0" w:space="0" w:color="auto"/>
            <w:right w:val="none" w:sz="0" w:space="0" w:color="auto"/>
          </w:divBdr>
        </w:div>
      </w:divsChild>
    </w:div>
    <w:div w:id="1946114039">
      <w:bodyDiv w:val="1"/>
      <w:marLeft w:val="0"/>
      <w:marRight w:val="0"/>
      <w:marTop w:val="0"/>
      <w:marBottom w:val="0"/>
      <w:divBdr>
        <w:top w:val="none" w:sz="0" w:space="0" w:color="auto"/>
        <w:left w:val="none" w:sz="0" w:space="0" w:color="auto"/>
        <w:bottom w:val="none" w:sz="0" w:space="0" w:color="auto"/>
        <w:right w:val="none" w:sz="0" w:space="0" w:color="auto"/>
      </w:divBdr>
      <w:divsChild>
        <w:div w:id="703604809">
          <w:marLeft w:val="640"/>
          <w:marRight w:val="0"/>
          <w:marTop w:val="0"/>
          <w:marBottom w:val="0"/>
          <w:divBdr>
            <w:top w:val="none" w:sz="0" w:space="0" w:color="auto"/>
            <w:left w:val="none" w:sz="0" w:space="0" w:color="auto"/>
            <w:bottom w:val="none" w:sz="0" w:space="0" w:color="auto"/>
            <w:right w:val="none" w:sz="0" w:space="0" w:color="auto"/>
          </w:divBdr>
        </w:div>
        <w:div w:id="423957980">
          <w:marLeft w:val="640"/>
          <w:marRight w:val="0"/>
          <w:marTop w:val="0"/>
          <w:marBottom w:val="0"/>
          <w:divBdr>
            <w:top w:val="none" w:sz="0" w:space="0" w:color="auto"/>
            <w:left w:val="none" w:sz="0" w:space="0" w:color="auto"/>
            <w:bottom w:val="none" w:sz="0" w:space="0" w:color="auto"/>
            <w:right w:val="none" w:sz="0" w:space="0" w:color="auto"/>
          </w:divBdr>
        </w:div>
        <w:div w:id="532426855">
          <w:marLeft w:val="640"/>
          <w:marRight w:val="0"/>
          <w:marTop w:val="0"/>
          <w:marBottom w:val="0"/>
          <w:divBdr>
            <w:top w:val="none" w:sz="0" w:space="0" w:color="auto"/>
            <w:left w:val="none" w:sz="0" w:space="0" w:color="auto"/>
            <w:bottom w:val="none" w:sz="0" w:space="0" w:color="auto"/>
            <w:right w:val="none" w:sz="0" w:space="0" w:color="auto"/>
          </w:divBdr>
        </w:div>
        <w:div w:id="1914659478">
          <w:marLeft w:val="640"/>
          <w:marRight w:val="0"/>
          <w:marTop w:val="0"/>
          <w:marBottom w:val="0"/>
          <w:divBdr>
            <w:top w:val="none" w:sz="0" w:space="0" w:color="auto"/>
            <w:left w:val="none" w:sz="0" w:space="0" w:color="auto"/>
            <w:bottom w:val="none" w:sz="0" w:space="0" w:color="auto"/>
            <w:right w:val="none" w:sz="0" w:space="0" w:color="auto"/>
          </w:divBdr>
        </w:div>
        <w:div w:id="658003820">
          <w:marLeft w:val="640"/>
          <w:marRight w:val="0"/>
          <w:marTop w:val="0"/>
          <w:marBottom w:val="0"/>
          <w:divBdr>
            <w:top w:val="none" w:sz="0" w:space="0" w:color="auto"/>
            <w:left w:val="none" w:sz="0" w:space="0" w:color="auto"/>
            <w:bottom w:val="none" w:sz="0" w:space="0" w:color="auto"/>
            <w:right w:val="none" w:sz="0" w:space="0" w:color="auto"/>
          </w:divBdr>
        </w:div>
        <w:div w:id="1495296799">
          <w:marLeft w:val="640"/>
          <w:marRight w:val="0"/>
          <w:marTop w:val="0"/>
          <w:marBottom w:val="0"/>
          <w:divBdr>
            <w:top w:val="none" w:sz="0" w:space="0" w:color="auto"/>
            <w:left w:val="none" w:sz="0" w:space="0" w:color="auto"/>
            <w:bottom w:val="none" w:sz="0" w:space="0" w:color="auto"/>
            <w:right w:val="none" w:sz="0" w:space="0" w:color="auto"/>
          </w:divBdr>
        </w:div>
        <w:div w:id="687291994">
          <w:marLeft w:val="640"/>
          <w:marRight w:val="0"/>
          <w:marTop w:val="0"/>
          <w:marBottom w:val="0"/>
          <w:divBdr>
            <w:top w:val="none" w:sz="0" w:space="0" w:color="auto"/>
            <w:left w:val="none" w:sz="0" w:space="0" w:color="auto"/>
            <w:bottom w:val="none" w:sz="0" w:space="0" w:color="auto"/>
            <w:right w:val="none" w:sz="0" w:space="0" w:color="auto"/>
          </w:divBdr>
        </w:div>
        <w:div w:id="575167512">
          <w:marLeft w:val="640"/>
          <w:marRight w:val="0"/>
          <w:marTop w:val="0"/>
          <w:marBottom w:val="0"/>
          <w:divBdr>
            <w:top w:val="none" w:sz="0" w:space="0" w:color="auto"/>
            <w:left w:val="none" w:sz="0" w:space="0" w:color="auto"/>
            <w:bottom w:val="none" w:sz="0" w:space="0" w:color="auto"/>
            <w:right w:val="none" w:sz="0" w:space="0" w:color="auto"/>
          </w:divBdr>
        </w:div>
        <w:div w:id="570116477">
          <w:marLeft w:val="640"/>
          <w:marRight w:val="0"/>
          <w:marTop w:val="0"/>
          <w:marBottom w:val="0"/>
          <w:divBdr>
            <w:top w:val="none" w:sz="0" w:space="0" w:color="auto"/>
            <w:left w:val="none" w:sz="0" w:space="0" w:color="auto"/>
            <w:bottom w:val="none" w:sz="0" w:space="0" w:color="auto"/>
            <w:right w:val="none" w:sz="0" w:space="0" w:color="auto"/>
          </w:divBdr>
        </w:div>
        <w:div w:id="1639458350">
          <w:marLeft w:val="640"/>
          <w:marRight w:val="0"/>
          <w:marTop w:val="0"/>
          <w:marBottom w:val="0"/>
          <w:divBdr>
            <w:top w:val="none" w:sz="0" w:space="0" w:color="auto"/>
            <w:left w:val="none" w:sz="0" w:space="0" w:color="auto"/>
            <w:bottom w:val="none" w:sz="0" w:space="0" w:color="auto"/>
            <w:right w:val="none" w:sz="0" w:space="0" w:color="auto"/>
          </w:divBdr>
        </w:div>
        <w:div w:id="1321351356">
          <w:marLeft w:val="640"/>
          <w:marRight w:val="0"/>
          <w:marTop w:val="0"/>
          <w:marBottom w:val="0"/>
          <w:divBdr>
            <w:top w:val="none" w:sz="0" w:space="0" w:color="auto"/>
            <w:left w:val="none" w:sz="0" w:space="0" w:color="auto"/>
            <w:bottom w:val="none" w:sz="0" w:space="0" w:color="auto"/>
            <w:right w:val="none" w:sz="0" w:space="0" w:color="auto"/>
          </w:divBdr>
        </w:div>
        <w:div w:id="503518799">
          <w:marLeft w:val="640"/>
          <w:marRight w:val="0"/>
          <w:marTop w:val="0"/>
          <w:marBottom w:val="0"/>
          <w:divBdr>
            <w:top w:val="none" w:sz="0" w:space="0" w:color="auto"/>
            <w:left w:val="none" w:sz="0" w:space="0" w:color="auto"/>
            <w:bottom w:val="none" w:sz="0" w:space="0" w:color="auto"/>
            <w:right w:val="none" w:sz="0" w:space="0" w:color="auto"/>
          </w:divBdr>
        </w:div>
        <w:div w:id="1869023121">
          <w:marLeft w:val="640"/>
          <w:marRight w:val="0"/>
          <w:marTop w:val="0"/>
          <w:marBottom w:val="0"/>
          <w:divBdr>
            <w:top w:val="none" w:sz="0" w:space="0" w:color="auto"/>
            <w:left w:val="none" w:sz="0" w:space="0" w:color="auto"/>
            <w:bottom w:val="none" w:sz="0" w:space="0" w:color="auto"/>
            <w:right w:val="none" w:sz="0" w:space="0" w:color="auto"/>
          </w:divBdr>
        </w:div>
        <w:div w:id="1434478245">
          <w:marLeft w:val="640"/>
          <w:marRight w:val="0"/>
          <w:marTop w:val="0"/>
          <w:marBottom w:val="0"/>
          <w:divBdr>
            <w:top w:val="none" w:sz="0" w:space="0" w:color="auto"/>
            <w:left w:val="none" w:sz="0" w:space="0" w:color="auto"/>
            <w:bottom w:val="none" w:sz="0" w:space="0" w:color="auto"/>
            <w:right w:val="none" w:sz="0" w:space="0" w:color="auto"/>
          </w:divBdr>
        </w:div>
        <w:div w:id="1930851112">
          <w:marLeft w:val="640"/>
          <w:marRight w:val="0"/>
          <w:marTop w:val="0"/>
          <w:marBottom w:val="0"/>
          <w:divBdr>
            <w:top w:val="none" w:sz="0" w:space="0" w:color="auto"/>
            <w:left w:val="none" w:sz="0" w:space="0" w:color="auto"/>
            <w:bottom w:val="none" w:sz="0" w:space="0" w:color="auto"/>
            <w:right w:val="none" w:sz="0" w:space="0" w:color="auto"/>
          </w:divBdr>
        </w:div>
        <w:div w:id="1718553646">
          <w:marLeft w:val="640"/>
          <w:marRight w:val="0"/>
          <w:marTop w:val="0"/>
          <w:marBottom w:val="0"/>
          <w:divBdr>
            <w:top w:val="none" w:sz="0" w:space="0" w:color="auto"/>
            <w:left w:val="none" w:sz="0" w:space="0" w:color="auto"/>
            <w:bottom w:val="none" w:sz="0" w:space="0" w:color="auto"/>
            <w:right w:val="none" w:sz="0" w:space="0" w:color="auto"/>
          </w:divBdr>
        </w:div>
        <w:div w:id="1318457275">
          <w:marLeft w:val="640"/>
          <w:marRight w:val="0"/>
          <w:marTop w:val="0"/>
          <w:marBottom w:val="0"/>
          <w:divBdr>
            <w:top w:val="none" w:sz="0" w:space="0" w:color="auto"/>
            <w:left w:val="none" w:sz="0" w:space="0" w:color="auto"/>
            <w:bottom w:val="none" w:sz="0" w:space="0" w:color="auto"/>
            <w:right w:val="none" w:sz="0" w:space="0" w:color="auto"/>
          </w:divBdr>
        </w:div>
        <w:div w:id="2091391184">
          <w:marLeft w:val="640"/>
          <w:marRight w:val="0"/>
          <w:marTop w:val="0"/>
          <w:marBottom w:val="0"/>
          <w:divBdr>
            <w:top w:val="none" w:sz="0" w:space="0" w:color="auto"/>
            <w:left w:val="none" w:sz="0" w:space="0" w:color="auto"/>
            <w:bottom w:val="none" w:sz="0" w:space="0" w:color="auto"/>
            <w:right w:val="none" w:sz="0" w:space="0" w:color="auto"/>
          </w:divBdr>
        </w:div>
        <w:div w:id="1827933906">
          <w:marLeft w:val="640"/>
          <w:marRight w:val="0"/>
          <w:marTop w:val="0"/>
          <w:marBottom w:val="0"/>
          <w:divBdr>
            <w:top w:val="none" w:sz="0" w:space="0" w:color="auto"/>
            <w:left w:val="none" w:sz="0" w:space="0" w:color="auto"/>
            <w:bottom w:val="none" w:sz="0" w:space="0" w:color="auto"/>
            <w:right w:val="none" w:sz="0" w:space="0" w:color="auto"/>
          </w:divBdr>
        </w:div>
        <w:div w:id="743260185">
          <w:marLeft w:val="640"/>
          <w:marRight w:val="0"/>
          <w:marTop w:val="0"/>
          <w:marBottom w:val="0"/>
          <w:divBdr>
            <w:top w:val="none" w:sz="0" w:space="0" w:color="auto"/>
            <w:left w:val="none" w:sz="0" w:space="0" w:color="auto"/>
            <w:bottom w:val="none" w:sz="0" w:space="0" w:color="auto"/>
            <w:right w:val="none" w:sz="0" w:space="0" w:color="auto"/>
          </w:divBdr>
        </w:div>
        <w:div w:id="702482262">
          <w:marLeft w:val="640"/>
          <w:marRight w:val="0"/>
          <w:marTop w:val="0"/>
          <w:marBottom w:val="0"/>
          <w:divBdr>
            <w:top w:val="none" w:sz="0" w:space="0" w:color="auto"/>
            <w:left w:val="none" w:sz="0" w:space="0" w:color="auto"/>
            <w:bottom w:val="none" w:sz="0" w:space="0" w:color="auto"/>
            <w:right w:val="none" w:sz="0" w:space="0" w:color="auto"/>
          </w:divBdr>
        </w:div>
        <w:div w:id="2017418624">
          <w:marLeft w:val="640"/>
          <w:marRight w:val="0"/>
          <w:marTop w:val="0"/>
          <w:marBottom w:val="0"/>
          <w:divBdr>
            <w:top w:val="none" w:sz="0" w:space="0" w:color="auto"/>
            <w:left w:val="none" w:sz="0" w:space="0" w:color="auto"/>
            <w:bottom w:val="none" w:sz="0" w:space="0" w:color="auto"/>
            <w:right w:val="none" w:sz="0" w:space="0" w:color="auto"/>
          </w:divBdr>
        </w:div>
        <w:div w:id="482815222">
          <w:marLeft w:val="640"/>
          <w:marRight w:val="0"/>
          <w:marTop w:val="0"/>
          <w:marBottom w:val="0"/>
          <w:divBdr>
            <w:top w:val="none" w:sz="0" w:space="0" w:color="auto"/>
            <w:left w:val="none" w:sz="0" w:space="0" w:color="auto"/>
            <w:bottom w:val="none" w:sz="0" w:space="0" w:color="auto"/>
            <w:right w:val="none" w:sz="0" w:space="0" w:color="auto"/>
          </w:divBdr>
        </w:div>
        <w:div w:id="1679311416">
          <w:marLeft w:val="640"/>
          <w:marRight w:val="0"/>
          <w:marTop w:val="0"/>
          <w:marBottom w:val="0"/>
          <w:divBdr>
            <w:top w:val="none" w:sz="0" w:space="0" w:color="auto"/>
            <w:left w:val="none" w:sz="0" w:space="0" w:color="auto"/>
            <w:bottom w:val="none" w:sz="0" w:space="0" w:color="auto"/>
            <w:right w:val="none" w:sz="0" w:space="0" w:color="auto"/>
          </w:divBdr>
        </w:div>
        <w:div w:id="2144494007">
          <w:marLeft w:val="640"/>
          <w:marRight w:val="0"/>
          <w:marTop w:val="0"/>
          <w:marBottom w:val="0"/>
          <w:divBdr>
            <w:top w:val="none" w:sz="0" w:space="0" w:color="auto"/>
            <w:left w:val="none" w:sz="0" w:space="0" w:color="auto"/>
            <w:bottom w:val="none" w:sz="0" w:space="0" w:color="auto"/>
            <w:right w:val="none" w:sz="0" w:space="0" w:color="auto"/>
          </w:divBdr>
        </w:div>
        <w:div w:id="1406565863">
          <w:marLeft w:val="640"/>
          <w:marRight w:val="0"/>
          <w:marTop w:val="0"/>
          <w:marBottom w:val="0"/>
          <w:divBdr>
            <w:top w:val="none" w:sz="0" w:space="0" w:color="auto"/>
            <w:left w:val="none" w:sz="0" w:space="0" w:color="auto"/>
            <w:bottom w:val="none" w:sz="0" w:space="0" w:color="auto"/>
            <w:right w:val="none" w:sz="0" w:space="0" w:color="auto"/>
          </w:divBdr>
        </w:div>
        <w:div w:id="1064527658">
          <w:marLeft w:val="640"/>
          <w:marRight w:val="0"/>
          <w:marTop w:val="0"/>
          <w:marBottom w:val="0"/>
          <w:divBdr>
            <w:top w:val="none" w:sz="0" w:space="0" w:color="auto"/>
            <w:left w:val="none" w:sz="0" w:space="0" w:color="auto"/>
            <w:bottom w:val="none" w:sz="0" w:space="0" w:color="auto"/>
            <w:right w:val="none" w:sz="0" w:space="0" w:color="auto"/>
          </w:divBdr>
        </w:div>
        <w:div w:id="1838226526">
          <w:marLeft w:val="640"/>
          <w:marRight w:val="0"/>
          <w:marTop w:val="0"/>
          <w:marBottom w:val="0"/>
          <w:divBdr>
            <w:top w:val="none" w:sz="0" w:space="0" w:color="auto"/>
            <w:left w:val="none" w:sz="0" w:space="0" w:color="auto"/>
            <w:bottom w:val="none" w:sz="0" w:space="0" w:color="auto"/>
            <w:right w:val="none" w:sz="0" w:space="0" w:color="auto"/>
          </w:divBdr>
        </w:div>
        <w:div w:id="1617833521">
          <w:marLeft w:val="640"/>
          <w:marRight w:val="0"/>
          <w:marTop w:val="0"/>
          <w:marBottom w:val="0"/>
          <w:divBdr>
            <w:top w:val="none" w:sz="0" w:space="0" w:color="auto"/>
            <w:left w:val="none" w:sz="0" w:space="0" w:color="auto"/>
            <w:bottom w:val="none" w:sz="0" w:space="0" w:color="auto"/>
            <w:right w:val="none" w:sz="0" w:space="0" w:color="auto"/>
          </w:divBdr>
        </w:div>
        <w:div w:id="513030643">
          <w:marLeft w:val="640"/>
          <w:marRight w:val="0"/>
          <w:marTop w:val="0"/>
          <w:marBottom w:val="0"/>
          <w:divBdr>
            <w:top w:val="none" w:sz="0" w:space="0" w:color="auto"/>
            <w:left w:val="none" w:sz="0" w:space="0" w:color="auto"/>
            <w:bottom w:val="none" w:sz="0" w:space="0" w:color="auto"/>
            <w:right w:val="none" w:sz="0" w:space="0" w:color="auto"/>
          </w:divBdr>
        </w:div>
        <w:div w:id="1126319138">
          <w:marLeft w:val="640"/>
          <w:marRight w:val="0"/>
          <w:marTop w:val="0"/>
          <w:marBottom w:val="0"/>
          <w:divBdr>
            <w:top w:val="none" w:sz="0" w:space="0" w:color="auto"/>
            <w:left w:val="none" w:sz="0" w:space="0" w:color="auto"/>
            <w:bottom w:val="none" w:sz="0" w:space="0" w:color="auto"/>
            <w:right w:val="none" w:sz="0" w:space="0" w:color="auto"/>
          </w:divBdr>
        </w:div>
        <w:div w:id="1813324972">
          <w:marLeft w:val="640"/>
          <w:marRight w:val="0"/>
          <w:marTop w:val="0"/>
          <w:marBottom w:val="0"/>
          <w:divBdr>
            <w:top w:val="none" w:sz="0" w:space="0" w:color="auto"/>
            <w:left w:val="none" w:sz="0" w:space="0" w:color="auto"/>
            <w:bottom w:val="none" w:sz="0" w:space="0" w:color="auto"/>
            <w:right w:val="none" w:sz="0" w:space="0" w:color="auto"/>
          </w:divBdr>
        </w:div>
        <w:div w:id="1535071603">
          <w:marLeft w:val="640"/>
          <w:marRight w:val="0"/>
          <w:marTop w:val="0"/>
          <w:marBottom w:val="0"/>
          <w:divBdr>
            <w:top w:val="none" w:sz="0" w:space="0" w:color="auto"/>
            <w:left w:val="none" w:sz="0" w:space="0" w:color="auto"/>
            <w:bottom w:val="none" w:sz="0" w:space="0" w:color="auto"/>
            <w:right w:val="none" w:sz="0" w:space="0" w:color="auto"/>
          </w:divBdr>
        </w:div>
        <w:div w:id="1265572586">
          <w:marLeft w:val="640"/>
          <w:marRight w:val="0"/>
          <w:marTop w:val="0"/>
          <w:marBottom w:val="0"/>
          <w:divBdr>
            <w:top w:val="none" w:sz="0" w:space="0" w:color="auto"/>
            <w:left w:val="none" w:sz="0" w:space="0" w:color="auto"/>
            <w:bottom w:val="none" w:sz="0" w:space="0" w:color="auto"/>
            <w:right w:val="none" w:sz="0" w:space="0" w:color="auto"/>
          </w:divBdr>
        </w:div>
        <w:div w:id="1322419">
          <w:marLeft w:val="640"/>
          <w:marRight w:val="0"/>
          <w:marTop w:val="0"/>
          <w:marBottom w:val="0"/>
          <w:divBdr>
            <w:top w:val="none" w:sz="0" w:space="0" w:color="auto"/>
            <w:left w:val="none" w:sz="0" w:space="0" w:color="auto"/>
            <w:bottom w:val="none" w:sz="0" w:space="0" w:color="auto"/>
            <w:right w:val="none" w:sz="0" w:space="0" w:color="auto"/>
          </w:divBdr>
        </w:div>
        <w:div w:id="1356495136">
          <w:marLeft w:val="640"/>
          <w:marRight w:val="0"/>
          <w:marTop w:val="0"/>
          <w:marBottom w:val="0"/>
          <w:divBdr>
            <w:top w:val="none" w:sz="0" w:space="0" w:color="auto"/>
            <w:left w:val="none" w:sz="0" w:space="0" w:color="auto"/>
            <w:bottom w:val="none" w:sz="0" w:space="0" w:color="auto"/>
            <w:right w:val="none" w:sz="0" w:space="0" w:color="auto"/>
          </w:divBdr>
        </w:div>
        <w:div w:id="2121415175">
          <w:marLeft w:val="640"/>
          <w:marRight w:val="0"/>
          <w:marTop w:val="0"/>
          <w:marBottom w:val="0"/>
          <w:divBdr>
            <w:top w:val="none" w:sz="0" w:space="0" w:color="auto"/>
            <w:left w:val="none" w:sz="0" w:space="0" w:color="auto"/>
            <w:bottom w:val="none" w:sz="0" w:space="0" w:color="auto"/>
            <w:right w:val="none" w:sz="0" w:space="0" w:color="auto"/>
          </w:divBdr>
        </w:div>
        <w:div w:id="798379735">
          <w:marLeft w:val="640"/>
          <w:marRight w:val="0"/>
          <w:marTop w:val="0"/>
          <w:marBottom w:val="0"/>
          <w:divBdr>
            <w:top w:val="none" w:sz="0" w:space="0" w:color="auto"/>
            <w:left w:val="none" w:sz="0" w:space="0" w:color="auto"/>
            <w:bottom w:val="none" w:sz="0" w:space="0" w:color="auto"/>
            <w:right w:val="none" w:sz="0" w:space="0" w:color="auto"/>
          </w:divBdr>
        </w:div>
        <w:div w:id="780490225">
          <w:marLeft w:val="640"/>
          <w:marRight w:val="0"/>
          <w:marTop w:val="0"/>
          <w:marBottom w:val="0"/>
          <w:divBdr>
            <w:top w:val="none" w:sz="0" w:space="0" w:color="auto"/>
            <w:left w:val="none" w:sz="0" w:space="0" w:color="auto"/>
            <w:bottom w:val="none" w:sz="0" w:space="0" w:color="auto"/>
            <w:right w:val="none" w:sz="0" w:space="0" w:color="auto"/>
          </w:divBdr>
        </w:div>
        <w:div w:id="304437409">
          <w:marLeft w:val="640"/>
          <w:marRight w:val="0"/>
          <w:marTop w:val="0"/>
          <w:marBottom w:val="0"/>
          <w:divBdr>
            <w:top w:val="none" w:sz="0" w:space="0" w:color="auto"/>
            <w:left w:val="none" w:sz="0" w:space="0" w:color="auto"/>
            <w:bottom w:val="none" w:sz="0" w:space="0" w:color="auto"/>
            <w:right w:val="none" w:sz="0" w:space="0" w:color="auto"/>
          </w:divBdr>
        </w:div>
        <w:div w:id="1174950197">
          <w:marLeft w:val="640"/>
          <w:marRight w:val="0"/>
          <w:marTop w:val="0"/>
          <w:marBottom w:val="0"/>
          <w:divBdr>
            <w:top w:val="none" w:sz="0" w:space="0" w:color="auto"/>
            <w:left w:val="none" w:sz="0" w:space="0" w:color="auto"/>
            <w:bottom w:val="none" w:sz="0" w:space="0" w:color="auto"/>
            <w:right w:val="none" w:sz="0" w:space="0" w:color="auto"/>
          </w:divBdr>
        </w:div>
        <w:div w:id="77487024">
          <w:marLeft w:val="640"/>
          <w:marRight w:val="0"/>
          <w:marTop w:val="0"/>
          <w:marBottom w:val="0"/>
          <w:divBdr>
            <w:top w:val="none" w:sz="0" w:space="0" w:color="auto"/>
            <w:left w:val="none" w:sz="0" w:space="0" w:color="auto"/>
            <w:bottom w:val="none" w:sz="0" w:space="0" w:color="auto"/>
            <w:right w:val="none" w:sz="0" w:space="0" w:color="auto"/>
          </w:divBdr>
        </w:div>
        <w:div w:id="151456059">
          <w:marLeft w:val="640"/>
          <w:marRight w:val="0"/>
          <w:marTop w:val="0"/>
          <w:marBottom w:val="0"/>
          <w:divBdr>
            <w:top w:val="none" w:sz="0" w:space="0" w:color="auto"/>
            <w:left w:val="none" w:sz="0" w:space="0" w:color="auto"/>
            <w:bottom w:val="none" w:sz="0" w:space="0" w:color="auto"/>
            <w:right w:val="none" w:sz="0" w:space="0" w:color="auto"/>
          </w:divBdr>
        </w:div>
        <w:div w:id="878935916">
          <w:marLeft w:val="640"/>
          <w:marRight w:val="0"/>
          <w:marTop w:val="0"/>
          <w:marBottom w:val="0"/>
          <w:divBdr>
            <w:top w:val="none" w:sz="0" w:space="0" w:color="auto"/>
            <w:left w:val="none" w:sz="0" w:space="0" w:color="auto"/>
            <w:bottom w:val="none" w:sz="0" w:space="0" w:color="auto"/>
            <w:right w:val="none" w:sz="0" w:space="0" w:color="auto"/>
          </w:divBdr>
        </w:div>
        <w:div w:id="1942372222">
          <w:marLeft w:val="640"/>
          <w:marRight w:val="0"/>
          <w:marTop w:val="0"/>
          <w:marBottom w:val="0"/>
          <w:divBdr>
            <w:top w:val="none" w:sz="0" w:space="0" w:color="auto"/>
            <w:left w:val="none" w:sz="0" w:space="0" w:color="auto"/>
            <w:bottom w:val="none" w:sz="0" w:space="0" w:color="auto"/>
            <w:right w:val="none" w:sz="0" w:space="0" w:color="auto"/>
          </w:divBdr>
        </w:div>
        <w:div w:id="1612324417">
          <w:marLeft w:val="640"/>
          <w:marRight w:val="0"/>
          <w:marTop w:val="0"/>
          <w:marBottom w:val="0"/>
          <w:divBdr>
            <w:top w:val="none" w:sz="0" w:space="0" w:color="auto"/>
            <w:left w:val="none" w:sz="0" w:space="0" w:color="auto"/>
            <w:bottom w:val="none" w:sz="0" w:space="0" w:color="auto"/>
            <w:right w:val="none" w:sz="0" w:space="0" w:color="auto"/>
          </w:divBdr>
        </w:div>
        <w:div w:id="915286905">
          <w:marLeft w:val="640"/>
          <w:marRight w:val="0"/>
          <w:marTop w:val="0"/>
          <w:marBottom w:val="0"/>
          <w:divBdr>
            <w:top w:val="none" w:sz="0" w:space="0" w:color="auto"/>
            <w:left w:val="none" w:sz="0" w:space="0" w:color="auto"/>
            <w:bottom w:val="none" w:sz="0" w:space="0" w:color="auto"/>
            <w:right w:val="none" w:sz="0" w:space="0" w:color="auto"/>
          </w:divBdr>
        </w:div>
        <w:div w:id="1609193277">
          <w:marLeft w:val="640"/>
          <w:marRight w:val="0"/>
          <w:marTop w:val="0"/>
          <w:marBottom w:val="0"/>
          <w:divBdr>
            <w:top w:val="none" w:sz="0" w:space="0" w:color="auto"/>
            <w:left w:val="none" w:sz="0" w:space="0" w:color="auto"/>
            <w:bottom w:val="none" w:sz="0" w:space="0" w:color="auto"/>
            <w:right w:val="none" w:sz="0" w:space="0" w:color="auto"/>
          </w:divBdr>
        </w:div>
        <w:div w:id="1391074198">
          <w:marLeft w:val="640"/>
          <w:marRight w:val="0"/>
          <w:marTop w:val="0"/>
          <w:marBottom w:val="0"/>
          <w:divBdr>
            <w:top w:val="none" w:sz="0" w:space="0" w:color="auto"/>
            <w:left w:val="none" w:sz="0" w:space="0" w:color="auto"/>
            <w:bottom w:val="none" w:sz="0" w:space="0" w:color="auto"/>
            <w:right w:val="none" w:sz="0" w:space="0" w:color="auto"/>
          </w:divBdr>
        </w:div>
        <w:div w:id="1579754695">
          <w:marLeft w:val="640"/>
          <w:marRight w:val="0"/>
          <w:marTop w:val="0"/>
          <w:marBottom w:val="0"/>
          <w:divBdr>
            <w:top w:val="none" w:sz="0" w:space="0" w:color="auto"/>
            <w:left w:val="none" w:sz="0" w:space="0" w:color="auto"/>
            <w:bottom w:val="none" w:sz="0" w:space="0" w:color="auto"/>
            <w:right w:val="none" w:sz="0" w:space="0" w:color="auto"/>
          </w:divBdr>
        </w:div>
        <w:div w:id="1888301970">
          <w:marLeft w:val="640"/>
          <w:marRight w:val="0"/>
          <w:marTop w:val="0"/>
          <w:marBottom w:val="0"/>
          <w:divBdr>
            <w:top w:val="none" w:sz="0" w:space="0" w:color="auto"/>
            <w:left w:val="none" w:sz="0" w:space="0" w:color="auto"/>
            <w:bottom w:val="none" w:sz="0" w:space="0" w:color="auto"/>
            <w:right w:val="none" w:sz="0" w:space="0" w:color="auto"/>
          </w:divBdr>
        </w:div>
        <w:div w:id="2012022080">
          <w:marLeft w:val="640"/>
          <w:marRight w:val="0"/>
          <w:marTop w:val="0"/>
          <w:marBottom w:val="0"/>
          <w:divBdr>
            <w:top w:val="none" w:sz="0" w:space="0" w:color="auto"/>
            <w:left w:val="none" w:sz="0" w:space="0" w:color="auto"/>
            <w:bottom w:val="none" w:sz="0" w:space="0" w:color="auto"/>
            <w:right w:val="none" w:sz="0" w:space="0" w:color="auto"/>
          </w:divBdr>
        </w:div>
        <w:div w:id="1924991883">
          <w:marLeft w:val="640"/>
          <w:marRight w:val="0"/>
          <w:marTop w:val="0"/>
          <w:marBottom w:val="0"/>
          <w:divBdr>
            <w:top w:val="none" w:sz="0" w:space="0" w:color="auto"/>
            <w:left w:val="none" w:sz="0" w:space="0" w:color="auto"/>
            <w:bottom w:val="none" w:sz="0" w:space="0" w:color="auto"/>
            <w:right w:val="none" w:sz="0" w:space="0" w:color="auto"/>
          </w:divBdr>
        </w:div>
        <w:div w:id="1855266537">
          <w:marLeft w:val="640"/>
          <w:marRight w:val="0"/>
          <w:marTop w:val="0"/>
          <w:marBottom w:val="0"/>
          <w:divBdr>
            <w:top w:val="none" w:sz="0" w:space="0" w:color="auto"/>
            <w:left w:val="none" w:sz="0" w:space="0" w:color="auto"/>
            <w:bottom w:val="none" w:sz="0" w:space="0" w:color="auto"/>
            <w:right w:val="none" w:sz="0" w:space="0" w:color="auto"/>
          </w:divBdr>
        </w:div>
        <w:div w:id="1473139743">
          <w:marLeft w:val="640"/>
          <w:marRight w:val="0"/>
          <w:marTop w:val="0"/>
          <w:marBottom w:val="0"/>
          <w:divBdr>
            <w:top w:val="none" w:sz="0" w:space="0" w:color="auto"/>
            <w:left w:val="none" w:sz="0" w:space="0" w:color="auto"/>
            <w:bottom w:val="none" w:sz="0" w:space="0" w:color="auto"/>
            <w:right w:val="none" w:sz="0" w:space="0" w:color="auto"/>
          </w:divBdr>
        </w:div>
        <w:div w:id="1169253074">
          <w:marLeft w:val="640"/>
          <w:marRight w:val="0"/>
          <w:marTop w:val="0"/>
          <w:marBottom w:val="0"/>
          <w:divBdr>
            <w:top w:val="none" w:sz="0" w:space="0" w:color="auto"/>
            <w:left w:val="none" w:sz="0" w:space="0" w:color="auto"/>
            <w:bottom w:val="none" w:sz="0" w:space="0" w:color="auto"/>
            <w:right w:val="none" w:sz="0" w:space="0" w:color="auto"/>
          </w:divBdr>
        </w:div>
        <w:div w:id="1021854666">
          <w:marLeft w:val="640"/>
          <w:marRight w:val="0"/>
          <w:marTop w:val="0"/>
          <w:marBottom w:val="0"/>
          <w:divBdr>
            <w:top w:val="none" w:sz="0" w:space="0" w:color="auto"/>
            <w:left w:val="none" w:sz="0" w:space="0" w:color="auto"/>
            <w:bottom w:val="none" w:sz="0" w:space="0" w:color="auto"/>
            <w:right w:val="none" w:sz="0" w:space="0" w:color="auto"/>
          </w:divBdr>
        </w:div>
        <w:div w:id="1201015038">
          <w:marLeft w:val="640"/>
          <w:marRight w:val="0"/>
          <w:marTop w:val="0"/>
          <w:marBottom w:val="0"/>
          <w:divBdr>
            <w:top w:val="none" w:sz="0" w:space="0" w:color="auto"/>
            <w:left w:val="none" w:sz="0" w:space="0" w:color="auto"/>
            <w:bottom w:val="none" w:sz="0" w:space="0" w:color="auto"/>
            <w:right w:val="none" w:sz="0" w:space="0" w:color="auto"/>
          </w:divBdr>
        </w:div>
        <w:div w:id="36198043">
          <w:marLeft w:val="640"/>
          <w:marRight w:val="0"/>
          <w:marTop w:val="0"/>
          <w:marBottom w:val="0"/>
          <w:divBdr>
            <w:top w:val="none" w:sz="0" w:space="0" w:color="auto"/>
            <w:left w:val="none" w:sz="0" w:space="0" w:color="auto"/>
            <w:bottom w:val="none" w:sz="0" w:space="0" w:color="auto"/>
            <w:right w:val="none" w:sz="0" w:space="0" w:color="auto"/>
          </w:divBdr>
        </w:div>
        <w:div w:id="148637208">
          <w:marLeft w:val="640"/>
          <w:marRight w:val="0"/>
          <w:marTop w:val="0"/>
          <w:marBottom w:val="0"/>
          <w:divBdr>
            <w:top w:val="none" w:sz="0" w:space="0" w:color="auto"/>
            <w:left w:val="none" w:sz="0" w:space="0" w:color="auto"/>
            <w:bottom w:val="none" w:sz="0" w:space="0" w:color="auto"/>
            <w:right w:val="none" w:sz="0" w:space="0" w:color="auto"/>
          </w:divBdr>
        </w:div>
        <w:div w:id="1593780906">
          <w:marLeft w:val="640"/>
          <w:marRight w:val="0"/>
          <w:marTop w:val="0"/>
          <w:marBottom w:val="0"/>
          <w:divBdr>
            <w:top w:val="none" w:sz="0" w:space="0" w:color="auto"/>
            <w:left w:val="none" w:sz="0" w:space="0" w:color="auto"/>
            <w:bottom w:val="none" w:sz="0" w:space="0" w:color="auto"/>
            <w:right w:val="none" w:sz="0" w:space="0" w:color="auto"/>
          </w:divBdr>
        </w:div>
        <w:div w:id="1392726945">
          <w:marLeft w:val="640"/>
          <w:marRight w:val="0"/>
          <w:marTop w:val="0"/>
          <w:marBottom w:val="0"/>
          <w:divBdr>
            <w:top w:val="none" w:sz="0" w:space="0" w:color="auto"/>
            <w:left w:val="none" w:sz="0" w:space="0" w:color="auto"/>
            <w:bottom w:val="none" w:sz="0" w:space="0" w:color="auto"/>
            <w:right w:val="none" w:sz="0" w:space="0" w:color="auto"/>
          </w:divBdr>
        </w:div>
        <w:div w:id="1513883636">
          <w:marLeft w:val="640"/>
          <w:marRight w:val="0"/>
          <w:marTop w:val="0"/>
          <w:marBottom w:val="0"/>
          <w:divBdr>
            <w:top w:val="none" w:sz="0" w:space="0" w:color="auto"/>
            <w:left w:val="none" w:sz="0" w:space="0" w:color="auto"/>
            <w:bottom w:val="none" w:sz="0" w:space="0" w:color="auto"/>
            <w:right w:val="none" w:sz="0" w:space="0" w:color="auto"/>
          </w:divBdr>
        </w:div>
        <w:div w:id="888416871">
          <w:marLeft w:val="640"/>
          <w:marRight w:val="0"/>
          <w:marTop w:val="0"/>
          <w:marBottom w:val="0"/>
          <w:divBdr>
            <w:top w:val="none" w:sz="0" w:space="0" w:color="auto"/>
            <w:left w:val="none" w:sz="0" w:space="0" w:color="auto"/>
            <w:bottom w:val="none" w:sz="0" w:space="0" w:color="auto"/>
            <w:right w:val="none" w:sz="0" w:space="0" w:color="auto"/>
          </w:divBdr>
        </w:div>
        <w:div w:id="1188983910">
          <w:marLeft w:val="640"/>
          <w:marRight w:val="0"/>
          <w:marTop w:val="0"/>
          <w:marBottom w:val="0"/>
          <w:divBdr>
            <w:top w:val="none" w:sz="0" w:space="0" w:color="auto"/>
            <w:left w:val="none" w:sz="0" w:space="0" w:color="auto"/>
            <w:bottom w:val="none" w:sz="0" w:space="0" w:color="auto"/>
            <w:right w:val="none" w:sz="0" w:space="0" w:color="auto"/>
          </w:divBdr>
        </w:div>
        <w:div w:id="183635061">
          <w:marLeft w:val="640"/>
          <w:marRight w:val="0"/>
          <w:marTop w:val="0"/>
          <w:marBottom w:val="0"/>
          <w:divBdr>
            <w:top w:val="none" w:sz="0" w:space="0" w:color="auto"/>
            <w:left w:val="none" w:sz="0" w:space="0" w:color="auto"/>
            <w:bottom w:val="none" w:sz="0" w:space="0" w:color="auto"/>
            <w:right w:val="none" w:sz="0" w:space="0" w:color="auto"/>
          </w:divBdr>
        </w:div>
        <w:div w:id="1607271205">
          <w:marLeft w:val="640"/>
          <w:marRight w:val="0"/>
          <w:marTop w:val="0"/>
          <w:marBottom w:val="0"/>
          <w:divBdr>
            <w:top w:val="none" w:sz="0" w:space="0" w:color="auto"/>
            <w:left w:val="none" w:sz="0" w:space="0" w:color="auto"/>
            <w:bottom w:val="none" w:sz="0" w:space="0" w:color="auto"/>
            <w:right w:val="none" w:sz="0" w:space="0" w:color="auto"/>
          </w:divBdr>
        </w:div>
        <w:div w:id="932737961">
          <w:marLeft w:val="640"/>
          <w:marRight w:val="0"/>
          <w:marTop w:val="0"/>
          <w:marBottom w:val="0"/>
          <w:divBdr>
            <w:top w:val="none" w:sz="0" w:space="0" w:color="auto"/>
            <w:left w:val="none" w:sz="0" w:space="0" w:color="auto"/>
            <w:bottom w:val="none" w:sz="0" w:space="0" w:color="auto"/>
            <w:right w:val="none" w:sz="0" w:space="0" w:color="auto"/>
          </w:divBdr>
        </w:div>
        <w:div w:id="1046837567">
          <w:marLeft w:val="640"/>
          <w:marRight w:val="0"/>
          <w:marTop w:val="0"/>
          <w:marBottom w:val="0"/>
          <w:divBdr>
            <w:top w:val="none" w:sz="0" w:space="0" w:color="auto"/>
            <w:left w:val="none" w:sz="0" w:space="0" w:color="auto"/>
            <w:bottom w:val="none" w:sz="0" w:space="0" w:color="auto"/>
            <w:right w:val="none" w:sz="0" w:space="0" w:color="auto"/>
          </w:divBdr>
        </w:div>
        <w:div w:id="466628687">
          <w:marLeft w:val="640"/>
          <w:marRight w:val="0"/>
          <w:marTop w:val="0"/>
          <w:marBottom w:val="0"/>
          <w:divBdr>
            <w:top w:val="none" w:sz="0" w:space="0" w:color="auto"/>
            <w:left w:val="none" w:sz="0" w:space="0" w:color="auto"/>
            <w:bottom w:val="none" w:sz="0" w:space="0" w:color="auto"/>
            <w:right w:val="none" w:sz="0" w:space="0" w:color="auto"/>
          </w:divBdr>
        </w:div>
        <w:div w:id="1278949835">
          <w:marLeft w:val="640"/>
          <w:marRight w:val="0"/>
          <w:marTop w:val="0"/>
          <w:marBottom w:val="0"/>
          <w:divBdr>
            <w:top w:val="none" w:sz="0" w:space="0" w:color="auto"/>
            <w:left w:val="none" w:sz="0" w:space="0" w:color="auto"/>
            <w:bottom w:val="none" w:sz="0" w:space="0" w:color="auto"/>
            <w:right w:val="none" w:sz="0" w:space="0" w:color="auto"/>
          </w:divBdr>
        </w:div>
        <w:div w:id="872958222">
          <w:marLeft w:val="640"/>
          <w:marRight w:val="0"/>
          <w:marTop w:val="0"/>
          <w:marBottom w:val="0"/>
          <w:divBdr>
            <w:top w:val="none" w:sz="0" w:space="0" w:color="auto"/>
            <w:left w:val="none" w:sz="0" w:space="0" w:color="auto"/>
            <w:bottom w:val="none" w:sz="0" w:space="0" w:color="auto"/>
            <w:right w:val="none" w:sz="0" w:space="0" w:color="auto"/>
          </w:divBdr>
        </w:div>
        <w:div w:id="1104882823">
          <w:marLeft w:val="640"/>
          <w:marRight w:val="0"/>
          <w:marTop w:val="0"/>
          <w:marBottom w:val="0"/>
          <w:divBdr>
            <w:top w:val="none" w:sz="0" w:space="0" w:color="auto"/>
            <w:left w:val="none" w:sz="0" w:space="0" w:color="auto"/>
            <w:bottom w:val="none" w:sz="0" w:space="0" w:color="auto"/>
            <w:right w:val="none" w:sz="0" w:space="0" w:color="auto"/>
          </w:divBdr>
        </w:div>
        <w:div w:id="1213418337">
          <w:marLeft w:val="640"/>
          <w:marRight w:val="0"/>
          <w:marTop w:val="0"/>
          <w:marBottom w:val="0"/>
          <w:divBdr>
            <w:top w:val="none" w:sz="0" w:space="0" w:color="auto"/>
            <w:left w:val="none" w:sz="0" w:space="0" w:color="auto"/>
            <w:bottom w:val="none" w:sz="0" w:space="0" w:color="auto"/>
            <w:right w:val="none" w:sz="0" w:space="0" w:color="auto"/>
          </w:divBdr>
        </w:div>
        <w:div w:id="1739399705">
          <w:marLeft w:val="640"/>
          <w:marRight w:val="0"/>
          <w:marTop w:val="0"/>
          <w:marBottom w:val="0"/>
          <w:divBdr>
            <w:top w:val="none" w:sz="0" w:space="0" w:color="auto"/>
            <w:left w:val="none" w:sz="0" w:space="0" w:color="auto"/>
            <w:bottom w:val="none" w:sz="0" w:space="0" w:color="auto"/>
            <w:right w:val="none" w:sz="0" w:space="0" w:color="auto"/>
          </w:divBdr>
        </w:div>
        <w:div w:id="759831792">
          <w:marLeft w:val="640"/>
          <w:marRight w:val="0"/>
          <w:marTop w:val="0"/>
          <w:marBottom w:val="0"/>
          <w:divBdr>
            <w:top w:val="none" w:sz="0" w:space="0" w:color="auto"/>
            <w:left w:val="none" w:sz="0" w:space="0" w:color="auto"/>
            <w:bottom w:val="none" w:sz="0" w:space="0" w:color="auto"/>
            <w:right w:val="none" w:sz="0" w:space="0" w:color="auto"/>
          </w:divBdr>
        </w:div>
        <w:div w:id="1122455883">
          <w:marLeft w:val="640"/>
          <w:marRight w:val="0"/>
          <w:marTop w:val="0"/>
          <w:marBottom w:val="0"/>
          <w:divBdr>
            <w:top w:val="none" w:sz="0" w:space="0" w:color="auto"/>
            <w:left w:val="none" w:sz="0" w:space="0" w:color="auto"/>
            <w:bottom w:val="none" w:sz="0" w:space="0" w:color="auto"/>
            <w:right w:val="none" w:sz="0" w:space="0" w:color="auto"/>
          </w:divBdr>
        </w:div>
        <w:div w:id="1506938919">
          <w:marLeft w:val="640"/>
          <w:marRight w:val="0"/>
          <w:marTop w:val="0"/>
          <w:marBottom w:val="0"/>
          <w:divBdr>
            <w:top w:val="none" w:sz="0" w:space="0" w:color="auto"/>
            <w:left w:val="none" w:sz="0" w:space="0" w:color="auto"/>
            <w:bottom w:val="none" w:sz="0" w:space="0" w:color="auto"/>
            <w:right w:val="none" w:sz="0" w:space="0" w:color="auto"/>
          </w:divBdr>
        </w:div>
        <w:div w:id="688407577">
          <w:marLeft w:val="640"/>
          <w:marRight w:val="0"/>
          <w:marTop w:val="0"/>
          <w:marBottom w:val="0"/>
          <w:divBdr>
            <w:top w:val="none" w:sz="0" w:space="0" w:color="auto"/>
            <w:left w:val="none" w:sz="0" w:space="0" w:color="auto"/>
            <w:bottom w:val="none" w:sz="0" w:space="0" w:color="auto"/>
            <w:right w:val="none" w:sz="0" w:space="0" w:color="auto"/>
          </w:divBdr>
        </w:div>
        <w:div w:id="2088069307">
          <w:marLeft w:val="640"/>
          <w:marRight w:val="0"/>
          <w:marTop w:val="0"/>
          <w:marBottom w:val="0"/>
          <w:divBdr>
            <w:top w:val="none" w:sz="0" w:space="0" w:color="auto"/>
            <w:left w:val="none" w:sz="0" w:space="0" w:color="auto"/>
            <w:bottom w:val="none" w:sz="0" w:space="0" w:color="auto"/>
            <w:right w:val="none" w:sz="0" w:space="0" w:color="auto"/>
          </w:divBdr>
        </w:div>
        <w:div w:id="2111511018">
          <w:marLeft w:val="640"/>
          <w:marRight w:val="0"/>
          <w:marTop w:val="0"/>
          <w:marBottom w:val="0"/>
          <w:divBdr>
            <w:top w:val="none" w:sz="0" w:space="0" w:color="auto"/>
            <w:left w:val="none" w:sz="0" w:space="0" w:color="auto"/>
            <w:bottom w:val="none" w:sz="0" w:space="0" w:color="auto"/>
            <w:right w:val="none" w:sz="0" w:space="0" w:color="auto"/>
          </w:divBdr>
        </w:div>
        <w:div w:id="799810847">
          <w:marLeft w:val="640"/>
          <w:marRight w:val="0"/>
          <w:marTop w:val="0"/>
          <w:marBottom w:val="0"/>
          <w:divBdr>
            <w:top w:val="none" w:sz="0" w:space="0" w:color="auto"/>
            <w:left w:val="none" w:sz="0" w:space="0" w:color="auto"/>
            <w:bottom w:val="none" w:sz="0" w:space="0" w:color="auto"/>
            <w:right w:val="none" w:sz="0" w:space="0" w:color="auto"/>
          </w:divBdr>
        </w:div>
        <w:div w:id="397484341">
          <w:marLeft w:val="640"/>
          <w:marRight w:val="0"/>
          <w:marTop w:val="0"/>
          <w:marBottom w:val="0"/>
          <w:divBdr>
            <w:top w:val="none" w:sz="0" w:space="0" w:color="auto"/>
            <w:left w:val="none" w:sz="0" w:space="0" w:color="auto"/>
            <w:bottom w:val="none" w:sz="0" w:space="0" w:color="auto"/>
            <w:right w:val="none" w:sz="0" w:space="0" w:color="auto"/>
          </w:divBdr>
        </w:div>
        <w:div w:id="161242085">
          <w:marLeft w:val="640"/>
          <w:marRight w:val="0"/>
          <w:marTop w:val="0"/>
          <w:marBottom w:val="0"/>
          <w:divBdr>
            <w:top w:val="none" w:sz="0" w:space="0" w:color="auto"/>
            <w:left w:val="none" w:sz="0" w:space="0" w:color="auto"/>
            <w:bottom w:val="none" w:sz="0" w:space="0" w:color="auto"/>
            <w:right w:val="none" w:sz="0" w:space="0" w:color="auto"/>
          </w:divBdr>
        </w:div>
        <w:div w:id="1914896912">
          <w:marLeft w:val="640"/>
          <w:marRight w:val="0"/>
          <w:marTop w:val="0"/>
          <w:marBottom w:val="0"/>
          <w:divBdr>
            <w:top w:val="none" w:sz="0" w:space="0" w:color="auto"/>
            <w:left w:val="none" w:sz="0" w:space="0" w:color="auto"/>
            <w:bottom w:val="none" w:sz="0" w:space="0" w:color="auto"/>
            <w:right w:val="none" w:sz="0" w:space="0" w:color="auto"/>
          </w:divBdr>
        </w:div>
        <w:div w:id="894317881">
          <w:marLeft w:val="640"/>
          <w:marRight w:val="0"/>
          <w:marTop w:val="0"/>
          <w:marBottom w:val="0"/>
          <w:divBdr>
            <w:top w:val="none" w:sz="0" w:space="0" w:color="auto"/>
            <w:left w:val="none" w:sz="0" w:space="0" w:color="auto"/>
            <w:bottom w:val="none" w:sz="0" w:space="0" w:color="auto"/>
            <w:right w:val="none" w:sz="0" w:space="0" w:color="auto"/>
          </w:divBdr>
        </w:div>
        <w:div w:id="1960067830">
          <w:marLeft w:val="640"/>
          <w:marRight w:val="0"/>
          <w:marTop w:val="0"/>
          <w:marBottom w:val="0"/>
          <w:divBdr>
            <w:top w:val="none" w:sz="0" w:space="0" w:color="auto"/>
            <w:left w:val="none" w:sz="0" w:space="0" w:color="auto"/>
            <w:bottom w:val="none" w:sz="0" w:space="0" w:color="auto"/>
            <w:right w:val="none" w:sz="0" w:space="0" w:color="auto"/>
          </w:divBdr>
        </w:div>
        <w:div w:id="1677029355">
          <w:marLeft w:val="640"/>
          <w:marRight w:val="0"/>
          <w:marTop w:val="0"/>
          <w:marBottom w:val="0"/>
          <w:divBdr>
            <w:top w:val="none" w:sz="0" w:space="0" w:color="auto"/>
            <w:left w:val="none" w:sz="0" w:space="0" w:color="auto"/>
            <w:bottom w:val="none" w:sz="0" w:space="0" w:color="auto"/>
            <w:right w:val="none" w:sz="0" w:space="0" w:color="auto"/>
          </w:divBdr>
        </w:div>
        <w:div w:id="627202767">
          <w:marLeft w:val="640"/>
          <w:marRight w:val="0"/>
          <w:marTop w:val="0"/>
          <w:marBottom w:val="0"/>
          <w:divBdr>
            <w:top w:val="none" w:sz="0" w:space="0" w:color="auto"/>
            <w:left w:val="none" w:sz="0" w:space="0" w:color="auto"/>
            <w:bottom w:val="none" w:sz="0" w:space="0" w:color="auto"/>
            <w:right w:val="none" w:sz="0" w:space="0" w:color="auto"/>
          </w:divBdr>
        </w:div>
        <w:div w:id="1200555537">
          <w:marLeft w:val="640"/>
          <w:marRight w:val="0"/>
          <w:marTop w:val="0"/>
          <w:marBottom w:val="0"/>
          <w:divBdr>
            <w:top w:val="none" w:sz="0" w:space="0" w:color="auto"/>
            <w:left w:val="none" w:sz="0" w:space="0" w:color="auto"/>
            <w:bottom w:val="none" w:sz="0" w:space="0" w:color="auto"/>
            <w:right w:val="none" w:sz="0" w:space="0" w:color="auto"/>
          </w:divBdr>
        </w:div>
        <w:div w:id="1291133918">
          <w:marLeft w:val="640"/>
          <w:marRight w:val="0"/>
          <w:marTop w:val="0"/>
          <w:marBottom w:val="0"/>
          <w:divBdr>
            <w:top w:val="none" w:sz="0" w:space="0" w:color="auto"/>
            <w:left w:val="none" w:sz="0" w:space="0" w:color="auto"/>
            <w:bottom w:val="none" w:sz="0" w:space="0" w:color="auto"/>
            <w:right w:val="none" w:sz="0" w:space="0" w:color="auto"/>
          </w:divBdr>
        </w:div>
        <w:div w:id="540946589">
          <w:marLeft w:val="640"/>
          <w:marRight w:val="0"/>
          <w:marTop w:val="0"/>
          <w:marBottom w:val="0"/>
          <w:divBdr>
            <w:top w:val="none" w:sz="0" w:space="0" w:color="auto"/>
            <w:left w:val="none" w:sz="0" w:space="0" w:color="auto"/>
            <w:bottom w:val="none" w:sz="0" w:space="0" w:color="auto"/>
            <w:right w:val="none" w:sz="0" w:space="0" w:color="auto"/>
          </w:divBdr>
        </w:div>
        <w:div w:id="268007688">
          <w:marLeft w:val="640"/>
          <w:marRight w:val="0"/>
          <w:marTop w:val="0"/>
          <w:marBottom w:val="0"/>
          <w:divBdr>
            <w:top w:val="none" w:sz="0" w:space="0" w:color="auto"/>
            <w:left w:val="none" w:sz="0" w:space="0" w:color="auto"/>
            <w:bottom w:val="none" w:sz="0" w:space="0" w:color="auto"/>
            <w:right w:val="none" w:sz="0" w:space="0" w:color="auto"/>
          </w:divBdr>
        </w:div>
        <w:div w:id="1643271164">
          <w:marLeft w:val="640"/>
          <w:marRight w:val="0"/>
          <w:marTop w:val="0"/>
          <w:marBottom w:val="0"/>
          <w:divBdr>
            <w:top w:val="none" w:sz="0" w:space="0" w:color="auto"/>
            <w:left w:val="none" w:sz="0" w:space="0" w:color="auto"/>
            <w:bottom w:val="none" w:sz="0" w:space="0" w:color="auto"/>
            <w:right w:val="none" w:sz="0" w:space="0" w:color="auto"/>
          </w:divBdr>
        </w:div>
        <w:div w:id="188297883">
          <w:marLeft w:val="640"/>
          <w:marRight w:val="0"/>
          <w:marTop w:val="0"/>
          <w:marBottom w:val="0"/>
          <w:divBdr>
            <w:top w:val="none" w:sz="0" w:space="0" w:color="auto"/>
            <w:left w:val="none" w:sz="0" w:space="0" w:color="auto"/>
            <w:bottom w:val="none" w:sz="0" w:space="0" w:color="auto"/>
            <w:right w:val="none" w:sz="0" w:space="0" w:color="auto"/>
          </w:divBdr>
        </w:div>
        <w:div w:id="1931741852">
          <w:marLeft w:val="640"/>
          <w:marRight w:val="0"/>
          <w:marTop w:val="0"/>
          <w:marBottom w:val="0"/>
          <w:divBdr>
            <w:top w:val="none" w:sz="0" w:space="0" w:color="auto"/>
            <w:left w:val="none" w:sz="0" w:space="0" w:color="auto"/>
            <w:bottom w:val="none" w:sz="0" w:space="0" w:color="auto"/>
            <w:right w:val="none" w:sz="0" w:space="0" w:color="auto"/>
          </w:divBdr>
        </w:div>
        <w:div w:id="90199111">
          <w:marLeft w:val="640"/>
          <w:marRight w:val="0"/>
          <w:marTop w:val="0"/>
          <w:marBottom w:val="0"/>
          <w:divBdr>
            <w:top w:val="none" w:sz="0" w:space="0" w:color="auto"/>
            <w:left w:val="none" w:sz="0" w:space="0" w:color="auto"/>
            <w:bottom w:val="none" w:sz="0" w:space="0" w:color="auto"/>
            <w:right w:val="none" w:sz="0" w:space="0" w:color="auto"/>
          </w:divBdr>
        </w:div>
        <w:div w:id="1121997183">
          <w:marLeft w:val="640"/>
          <w:marRight w:val="0"/>
          <w:marTop w:val="0"/>
          <w:marBottom w:val="0"/>
          <w:divBdr>
            <w:top w:val="none" w:sz="0" w:space="0" w:color="auto"/>
            <w:left w:val="none" w:sz="0" w:space="0" w:color="auto"/>
            <w:bottom w:val="none" w:sz="0" w:space="0" w:color="auto"/>
            <w:right w:val="none" w:sz="0" w:space="0" w:color="auto"/>
          </w:divBdr>
        </w:div>
        <w:div w:id="346948598">
          <w:marLeft w:val="640"/>
          <w:marRight w:val="0"/>
          <w:marTop w:val="0"/>
          <w:marBottom w:val="0"/>
          <w:divBdr>
            <w:top w:val="none" w:sz="0" w:space="0" w:color="auto"/>
            <w:left w:val="none" w:sz="0" w:space="0" w:color="auto"/>
            <w:bottom w:val="none" w:sz="0" w:space="0" w:color="auto"/>
            <w:right w:val="none" w:sz="0" w:space="0" w:color="auto"/>
          </w:divBdr>
        </w:div>
        <w:div w:id="208423000">
          <w:marLeft w:val="640"/>
          <w:marRight w:val="0"/>
          <w:marTop w:val="0"/>
          <w:marBottom w:val="0"/>
          <w:divBdr>
            <w:top w:val="none" w:sz="0" w:space="0" w:color="auto"/>
            <w:left w:val="none" w:sz="0" w:space="0" w:color="auto"/>
            <w:bottom w:val="none" w:sz="0" w:space="0" w:color="auto"/>
            <w:right w:val="none" w:sz="0" w:space="0" w:color="auto"/>
          </w:divBdr>
        </w:div>
        <w:div w:id="1716587031">
          <w:marLeft w:val="640"/>
          <w:marRight w:val="0"/>
          <w:marTop w:val="0"/>
          <w:marBottom w:val="0"/>
          <w:divBdr>
            <w:top w:val="none" w:sz="0" w:space="0" w:color="auto"/>
            <w:left w:val="none" w:sz="0" w:space="0" w:color="auto"/>
            <w:bottom w:val="none" w:sz="0" w:space="0" w:color="auto"/>
            <w:right w:val="none" w:sz="0" w:space="0" w:color="auto"/>
          </w:divBdr>
        </w:div>
        <w:div w:id="330452920">
          <w:marLeft w:val="640"/>
          <w:marRight w:val="0"/>
          <w:marTop w:val="0"/>
          <w:marBottom w:val="0"/>
          <w:divBdr>
            <w:top w:val="none" w:sz="0" w:space="0" w:color="auto"/>
            <w:left w:val="none" w:sz="0" w:space="0" w:color="auto"/>
            <w:bottom w:val="none" w:sz="0" w:space="0" w:color="auto"/>
            <w:right w:val="none" w:sz="0" w:space="0" w:color="auto"/>
          </w:divBdr>
        </w:div>
        <w:div w:id="2004431613">
          <w:marLeft w:val="640"/>
          <w:marRight w:val="0"/>
          <w:marTop w:val="0"/>
          <w:marBottom w:val="0"/>
          <w:divBdr>
            <w:top w:val="none" w:sz="0" w:space="0" w:color="auto"/>
            <w:left w:val="none" w:sz="0" w:space="0" w:color="auto"/>
            <w:bottom w:val="none" w:sz="0" w:space="0" w:color="auto"/>
            <w:right w:val="none" w:sz="0" w:space="0" w:color="auto"/>
          </w:divBdr>
        </w:div>
        <w:div w:id="598876889">
          <w:marLeft w:val="640"/>
          <w:marRight w:val="0"/>
          <w:marTop w:val="0"/>
          <w:marBottom w:val="0"/>
          <w:divBdr>
            <w:top w:val="none" w:sz="0" w:space="0" w:color="auto"/>
            <w:left w:val="none" w:sz="0" w:space="0" w:color="auto"/>
            <w:bottom w:val="none" w:sz="0" w:space="0" w:color="auto"/>
            <w:right w:val="none" w:sz="0" w:space="0" w:color="auto"/>
          </w:divBdr>
        </w:div>
        <w:div w:id="63189336">
          <w:marLeft w:val="640"/>
          <w:marRight w:val="0"/>
          <w:marTop w:val="0"/>
          <w:marBottom w:val="0"/>
          <w:divBdr>
            <w:top w:val="none" w:sz="0" w:space="0" w:color="auto"/>
            <w:left w:val="none" w:sz="0" w:space="0" w:color="auto"/>
            <w:bottom w:val="none" w:sz="0" w:space="0" w:color="auto"/>
            <w:right w:val="none" w:sz="0" w:space="0" w:color="auto"/>
          </w:divBdr>
        </w:div>
        <w:div w:id="178324835">
          <w:marLeft w:val="640"/>
          <w:marRight w:val="0"/>
          <w:marTop w:val="0"/>
          <w:marBottom w:val="0"/>
          <w:divBdr>
            <w:top w:val="none" w:sz="0" w:space="0" w:color="auto"/>
            <w:left w:val="none" w:sz="0" w:space="0" w:color="auto"/>
            <w:bottom w:val="none" w:sz="0" w:space="0" w:color="auto"/>
            <w:right w:val="none" w:sz="0" w:space="0" w:color="auto"/>
          </w:divBdr>
        </w:div>
        <w:div w:id="806362532">
          <w:marLeft w:val="640"/>
          <w:marRight w:val="0"/>
          <w:marTop w:val="0"/>
          <w:marBottom w:val="0"/>
          <w:divBdr>
            <w:top w:val="none" w:sz="0" w:space="0" w:color="auto"/>
            <w:left w:val="none" w:sz="0" w:space="0" w:color="auto"/>
            <w:bottom w:val="none" w:sz="0" w:space="0" w:color="auto"/>
            <w:right w:val="none" w:sz="0" w:space="0" w:color="auto"/>
          </w:divBdr>
        </w:div>
        <w:div w:id="947929781">
          <w:marLeft w:val="640"/>
          <w:marRight w:val="0"/>
          <w:marTop w:val="0"/>
          <w:marBottom w:val="0"/>
          <w:divBdr>
            <w:top w:val="none" w:sz="0" w:space="0" w:color="auto"/>
            <w:left w:val="none" w:sz="0" w:space="0" w:color="auto"/>
            <w:bottom w:val="none" w:sz="0" w:space="0" w:color="auto"/>
            <w:right w:val="none" w:sz="0" w:space="0" w:color="auto"/>
          </w:divBdr>
        </w:div>
        <w:div w:id="708381901">
          <w:marLeft w:val="640"/>
          <w:marRight w:val="0"/>
          <w:marTop w:val="0"/>
          <w:marBottom w:val="0"/>
          <w:divBdr>
            <w:top w:val="none" w:sz="0" w:space="0" w:color="auto"/>
            <w:left w:val="none" w:sz="0" w:space="0" w:color="auto"/>
            <w:bottom w:val="none" w:sz="0" w:space="0" w:color="auto"/>
            <w:right w:val="none" w:sz="0" w:space="0" w:color="auto"/>
          </w:divBdr>
        </w:div>
        <w:div w:id="744228728">
          <w:marLeft w:val="640"/>
          <w:marRight w:val="0"/>
          <w:marTop w:val="0"/>
          <w:marBottom w:val="0"/>
          <w:divBdr>
            <w:top w:val="none" w:sz="0" w:space="0" w:color="auto"/>
            <w:left w:val="none" w:sz="0" w:space="0" w:color="auto"/>
            <w:bottom w:val="none" w:sz="0" w:space="0" w:color="auto"/>
            <w:right w:val="none" w:sz="0" w:space="0" w:color="auto"/>
          </w:divBdr>
        </w:div>
        <w:div w:id="509490404">
          <w:marLeft w:val="640"/>
          <w:marRight w:val="0"/>
          <w:marTop w:val="0"/>
          <w:marBottom w:val="0"/>
          <w:divBdr>
            <w:top w:val="none" w:sz="0" w:space="0" w:color="auto"/>
            <w:left w:val="none" w:sz="0" w:space="0" w:color="auto"/>
            <w:bottom w:val="none" w:sz="0" w:space="0" w:color="auto"/>
            <w:right w:val="none" w:sz="0" w:space="0" w:color="auto"/>
          </w:divBdr>
        </w:div>
        <w:div w:id="790855282">
          <w:marLeft w:val="640"/>
          <w:marRight w:val="0"/>
          <w:marTop w:val="0"/>
          <w:marBottom w:val="0"/>
          <w:divBdr>
            <w:top w:val="none" w:sz="0" w:space="0" w:color="auto"/>
            <w:left w:val="none" w:sz="0" w:space="0" w:color="auto"/>
            <w:bottom w:val="none" w:sz="0" w:space="0" w:color="auto"/>
            <w:right w:val="none" w:sz="0" w:space="0" w:color="auto"/>
          </w:divBdr>
        </w:div>
        <w:div w:id="2069648193">
          <w:marLeft w:val="640"/>
          <w:marRight w:val="0"/>
          <w:marTop w:val="0"/>
          <w:marBottom w:val="0"/>
          <w:divBdr>
            <w:top w:val="none" w:sz="0" w:space="0" w:color="auto"/>
            <w:left w:val="none" w:sz="0" w:space="0" w:color="auto"/>
            <w:bottom w:val="none" w:sz="0" w:space="0" w:color="auto"/>
            <w:right w:val="none" w:sz="0" w:space="0" w:color="auto"/>
          </w:divBdr>
        </w:div>
        <w:div w:id="201213788">
          <w:marLeft w:val="640"/>
          <w:marRight w:val="0"/>
          <w:marTop w:val="0"/>
          <w:marBottom w:val="0"/>
          <w:divBdr>
            <w:top w:val="none" w:sz="0" w:space="0" w:color="auto"/>
            <w:left w:val="none" w:sz="0" w:space="0" w:color="auto"/>
            <w:bottom w:val="none" w:sz="0" w:space="0" w:color="auto"/>
            <w:right w:val="none" w:sz="0" w:space="0" w:color="auto"/>
          </w:divBdr>
        </w:div>
        <w:div w:id="999382152">
          <w:marLeft w:val="640"/>
          <w:marRight w:val="0"/>
          <w:marTop w:val="0"/>
          <w:marBottom w:val="0"/>
          <w:divBdr>
            <w:top w:val="none" w:sz="0" w:space="0" w:color="auto"/>
            <w:left w:val="none" w:sz="0" w:space="0" w:color="auto"/>
            <w:bottom w:val="none" w:sz="0" w:space="0" w:color="auto"/>
            <w:right w:val="none" w:sz="0" w:space="0" w:color="auto"/>
          </w:divBdr>
        </w:div>
        <w:div w:id="1662583194">
          <w:marLeft w:val="640"/>
          <w:marRight w:val="0"/>
          <w:marTop w:val="0"/>
          <w:marBottom w:val="0"/>
          <w:divBdr>
            <w:top w:val="none" w:sz="0" w:space="0" w:color="auto"/>
            <w:left w:val="none" w:sz="0" w:space="0" w:color="auto"/>
            <w:bottom w:val="none" w:sz="0" w:space="0" w:color="auto"/>
            <w:right w:val="none" w:sz="0" w:space="0" w:color="auto"/>
          </w:divBdr>
        </w:div>
        <w:div w:id="1864662710">
          <w:marLeft w:val="640"/>
          <w:marRight w:val="0"/>
          <w:marTop w:val="0"/>
          <w:marBottom w:val="0"/>
          <w:divBdr>
            <w:top w:val="none" w:sz="0" w:space="0" w:color="auto"/>
            <w:left w:val="none" w:sz="0" w:space="0" w:color="auto"/>
            <w:bottom w:val="none" w:sz="0" w:space="0" w:color="auto"/>
            <w:right w:val="none" w:sz="0" w:space="0" w:color="auto"/>
          </w:divBdr>
        </w:div>
        <w:div w:id="708261504">
          <w:marLeft w:val="640"/>
          <w:marRight w:val="0"/>
          <w:marTop w:val="0"/>
          <w:marBottom w:val="0"/>
          <w:divBdr>
            <w:top w:val="none" w:sz="0" w:space="0" w:color="auto"/>
            <w:left w:val="none" w:sz="0" w:space="0" w:color="auto"/>
            <w:bottom w:val="none" w:sz="0" w:space="0" w:color="auto"/>
            <w:right w:val="none" w:sz="0" w:space="0" w:color="auto"/>
          </w:divBdr>
        </w:div>
        <w:div w:id="1802192296">
          <w:marLeft w:val="640"/>
          <w:marRight w:val="0"/>
          <w:marTop w:val="0"/>
          <w:marBottom w:val="0"/>
          <w:divBdr>
            <w:top w:val="none" w:sz="0" w:space="0" w:color="auto"/>
            <w:left w:val="none" w:sz="0" w:space="0" w:color="auto"/>
            <w:bottom w:val="none" w:sz="0" w:space="0" w:color="auto"/>
            <w:right w:val="none" w:sz="0" w:space="0" w:color="auto"/>
          </w:divBdr>
        </w:div>
        <w:div w:id="1494563449">
          <w:marLeft w:val="640"/>
          <w:marRight w:val="0"/>
          <w:marTop w:val="0"/>
          <w:marBottom w:val="0"/>
          <w:divBdr>
            <w:top w:val="none" w:sz="0" w:space="0" w:color="auto"/>
            <w:left w:val="none" w:sz="0" w:space="0" w:color="auto"/>
            <w:bottom w:val="none" w:sz="0" w:space="0" w:color="auto"/>
            <w:right w:val="none" w:sz="0" w:space="0" w:color="auto"/>
          </w:divBdr>
        </w:div>
        <w:div w:id="1137263765">
          <w:marLeft w:val="640"/>
          <w:marRight w:val="0"/>
          <w:marTop w:val="0"/>
          <w:marBottom w:val="0"/>
          <w:divBdr>
            <w:top w:val="none" w:sz="0" w:space="0" w:color="auto"/>
            <w:left w:val="none" w:sz="0" w:space="0" w:color="auto"/>
            <w:bottom w:val="none" w:sz="0" w:space="0" w:color="auto"/>
            <w:right w:val="none" w:sz="0" w:space="0" w:color="auto"/>
          </w:divBdr>
        </w:div>
        <w:div w:id="319816991">
          <w:marLeft w:val="640"/>
          <w:marRight w:val="0"/>
          <w:marTop w:val="0"/>
          <w:marBottom w:val="0"/>
          <w:divBdr>
            <w:top w:val="none" w:sz="0" w:space="0" w:color="auto"/>
            <w:left w:val="none" w:sz="0" w:space="0" w:color="auto"/>
            <w:bottom w:val="none" w:sz="0" w:space="0" w:color="auto"/>
            <w:right w:val="none" w:sz="0" w:space="0" w:color="auto"/>
          </w:divBdr>
        </w:div>
        <w:div w:id="292489267">
          <w:marLeft w:val="640"/>
          <w:marRight w:val="0"/>
          <w:marTop w:val="0"/>
          <w:marBottom w:val="0"/>
          <w:divBdr>
            <w:top w:val="none" w:sz="0" w:space="0" w:color="auto"/>
            <w:left w:val="none" w:sz="0" w:space="0" w:color="auto"/>
            <w:bottom w:val="none" w:sz="0" w:space="0" w:color="auto"/>
            <w:right w:val="none" w:sz="0" w:space="0" w:color="auto"/>
          </w:divBdr>
        </w:div>
        <w:div w:id="512916415">
          <w:marLeft w:val="640"/>
          <w:marRight w:val="0"/>
          <w:marTop w:val="0"/>
          <w:marBottom w:val="0"/>
          <w:divBdr>
            <w:top w:val="none" w:sz="0" w:space="0" w:color="auto"/>
            <w:left w:val="none" w:sz="0" w:space="0" w:color="auto"/>
            <w:bottom w:val="none" w:sz="0" w:space="0" w:color="auto"/>
            <w:right w:val="none" w:sz="0" w:space="0" w:color="auto"/>
          </w:divBdr>
        </w:div>
        <w:div w:id="1996563537">
          <w:marLeft w:val="640"/>
          <w:marRight w:val="0"/>
          <w:marTop w:val="0"/>
          <w:marBottom w:val="0"/>
          <w:divBdr>
            <w:top w:val="none" w:sz="0" w:space="0" w:color="auto"/>
            <w:left w:val="none" w:sz="0" w:space="0" w:color="auto"/>
            <w:bottom w:val="none" w:sz="0" w:space="0" w:color="auto"/>
            <w:right w:val="none" w:sz="0" w:space="0" w:color="auto"/>
          </w:divBdr>
        </w:div>
        <w:div w:id="1342656953">
          <w:marLeft w:val="640"/>
          <w:marRight w:val="0"/>
          <w:marTop w:val="0"/>
          <w:marBottom w:val="0"/>
          <w:divBdr>
            <w:top w:val="none" w:sz="0" w:space="0" w:color="auto"/>
            <w:left w:val="none" w:sz="0" w:space="0" w:color="auto"/>
            <w:bottom w:val="none" w:sz="0" w:space="0" w:color="auto"/>
            <w:right w:val="none" w:sz="0" w:space="0" w:color="auto"/>
          </w:divBdr>
        </w:div>
        <w:div w:id="1182552251">
          <w:marLeft w:val="640"/>
          <w:marRight w:val="0"/>
          <w:marTop w:val="0"/>
          <w:marBottom w:val="0"/>
          <w:divBdr>
            <w:top w:val="none" w:sz="0" w:space="0" w:color="auto"/>
            <w:left w:val="none" w:sz="0" w:space="0" w:color="auto"/>
            <w:bottom w:val="none" w:sz="0" w:space="0" w:color="auto"/>
            <w:right w:val="none" w:sz="0" w:space="0" w:color="auto"/>
          </w:divBdr>
        </w:div>
        <w:div w:id="952515875">
          <w:marLeft w:val="640"/>
          <w:marRight w:val="0"/>
          <w:marTop w:val="0"/>
          <w:marBottom w:val="0"/>
          <w:divBdr>
            <w:top w:val="none" w:sz="0" w:space="0" w:color="auto"/>
            <w:left w:val="none" w:sz="0" w:space="0" w:color="auto"/>
            <w:bottom w:val="none" w:sz="0" w:space="0" w:color="auto"/>
            <w:right w:val="none" w:sz="0" w:space="0" w:color="auto"/>
          </w:divBdr>
        </w:div>
        <w:div w:id="1950234596">
          <w:marLeft w:val="640"/>
          <w:marRight w:val="0"/>
          <w:marTop w:val="0"/>
          <w:marBottom w:val="0"/>
          <w:divBdr>
            <w:top w:val="none" w:sz="0" w:space="0" w:color="auto"/>
            <w:left w:val="none" w:sz="0" w:space="0" w:color="auto"/>
            <w:bottom w:val="none" w:sz="0" w:space="0" w:color="auto"/>
            <w:right w:val="none" w:sz="0" w:space="0" w:color="auto"/>
          </w:divBdr>
        </w:div>
        <w:div w:id="785808541">
          <w:marLeft w:val="640"/>
          <w:marRight w:val="0"/>
          <w:marTop w:val="0"/>
          <w:marBottom w:val="0"/>
          <w:divBdr>
            <w:top w:val="none" w:sz="0" w:space="0" w:color="auto"/>
            <w:left w:val="none" w:sz="0" w:space="0" w:color="auto"/>
            <w:bottom w:val="none" w:sz="0" w:space="0" w:color="auto"/>
            <w:right w:val="none" w:sz="0" w:space="0" w:color="auto"/>
          </w:divBdr>
        </w:div>
        <w:div w:id="981353122">
          <w:marLeft w:val="640"/>
          <w:marRight w:val="0"/>
          <w:marTop w:val="0"/>
          <w:marBottom w:val="0"/>
          <w:divBdr>
            <w:top w:val="none" w:sz="0" w:space="0" w:color="auto"/>
            <w:left w:val="none" w:sz="0" w:space="0" w:color="auto"/>
            <w:bottom w:val="none" w:sz="0" w:space="0" w:color="auto"/>
            <w:right w:val="none" w:sz="0" w:space="0" w:color="auto"/>
          </w:divBdr>
        </w:div>
        <w:div w:id="1394542886">
          <w:marLeft w:val="640"/>
          <w:marRight w:val="0"/>
          <w:marTop w:val="0"/>
          <w:marBottom w:val="0"/>
          <w:divBdr>
            <w:top w:val="none" w:sz="0" w:space="0" w:color="auto"/>
            <w:left w:val="none" w:sz="0" w:space="0" w:color="auto"/>
            <w:bottom w:val="none" w:sz="0" w:space="0" w:color="auto"/>
            <w:right w:val="none" w:sz="0" w:space="0" w:color="auto"/>
          </w:divBdr>
        </w:div>
        <w:div w:id="2127191067">
          <w:marLeft w:val="640"/>
          <w:marRight w:val="0"/>
          <w:marTop w:val="0"/>
          <w:marBottom w:val="0"/>
          <w:divBdr>
            <w:top w:val="none" w:sz="0" w:space="0" w:color="auto"/>
            <w:left w:val="none" w:sz="0" w:space="0" w:color="auto"/>
            <w:bottom w:val="none" w:sz="0" w:space="0" w:color="auto"/>
            <w:right w:val="none" w:sz="0" w:space="0" w:color="auto"/>
          </w:divBdr>
        </w:div>
        <w:div w:id="256063737">
          <w:marLeft w:val="640"/>
          <w:marRight w:val="0"/>
          <w:marTop w:val="0"/>
          <w:marBottom w:val="0"/>
          <w:divBdr>
            <w:top w:val="none" w:sz="0" w:space="0" w:color="auto"/>
            <w:left w:val="none" w:sz="0" w:space="0" w:color="auto"/>
            <w:bottom w:val="none" w:sz="0" w:space="0" w:color="auto"/>
            <w:right w:val="none" w:sz="0" w:space="0" w:color="auto"/>
          </w:divBdr>
        </w:div>
        <w:div w:id="835657082">
          <w:marLeft w:val="640"/>
          <w:marRight w:val="0"/>
          <w:marTop w:val="0"/>
          <w:marBottom w:val="0"/>
          <w:divBdr>
            <w:top w:val="none" w:sz="0" w:space="0" w:color="auto"/>
            <w:left w:val="none" w:sz="0" w:space="0" w:color="auto"/>
            <w:bottom w:val="none" w:sz="0" w:space="0" w:color="auto"/>
            <w:right w:val="none" w:sz="0" w:space="0" w:color="auto"/>
          </w:divBdr>
        </w:div>
        <w:div w:id="1449936170">
          <w:marLeft w:val="640"/>
          <w:marRight w:val="0"/>
          <w:marTop w:val="0"/>
          <w:marBottom w:val="0"/>
          <w:divBdr>
            <w:top w:val="none" w:sz="0" w:space="0" w:color="auto"/>
            <w:left w:val="none" w:sz="0" w:space="0" w:color="auto"/>
            <w:bottom w:val="none" w:sz="0" w:space="0" w:color="auto"/>
            <w:right w:val="none" w:sz="0" w:space="0" w:color="auto"/>
          </w:divBdr>
        </w:div>
        <w:div w:id="170461289">
          <w:marLeft w:val="640"/>
          <w:marRight w:val="0"/>
          <w:marTop w:val="0"/>
          <w:marBottom w:val="0"/>
          <w:divBdr>
            <w:top w:val="none" w:sz="0" w:space="0" w:color="auto"/>
            <w:left w:val="none" w:sz="0" w:space="0" w:color="auto"/>
            <w:bottom w:val="none" w:sz="0" w:space="0" w:color="auto"/>
            <w:right w:val="none" w:sz="0" w:space="0" w:color="auto"/>
          </w:divBdr>
        </w:div>
        <w:div w:id="564027397">
          <w:marLeft w:val="640"/>
          <w:marRight w:val="0"/>
          <w:marTop w:val="0"/>
          <w:marBottom w:val="0"/>
          <w:divBdr>
            <w:top w:val="none" w:sz="0" w:space="0" w:color="auto"/>
            <w:left w:val="none" w:sz="0" w:space="0" w:color="auto"/>
            <w:bottom w:val="none" w:sz="0" w:space="0" w:color="auto"/>
            <w:right w:val="none" w:sz="0" w:space="0" w:color="auto"/>
          </w:divBdr>
        </w:div>
        <w:div w:id="1247571851">
          <w:marLeft w:val="640"/>
          <w:marRight w:val="0"/>
          <w:marTop w:val="0"/>
          <w:marBottom w:val="0"/>
          <w:divBdr>
            <w:top w:val="none" w:sz="0" w:space="0" w:color="auto"/>
            <w:left w:val="none" w:sz="0" w:space="0" w:color="auto"/>
            <w:bottom w:val="none" w:sz="0" w:space="0" w:color="auto"/>
            <w:right w:val="none" w:sz="0" w:space="0" w:color="auto"/>
          </w:divBdr>
        </w:div>
        <w:div w:id="1095631471">
          <w:marLeft w:val="640"/>
          <w:marRight w:val="0"/>
          <w:marTop w:val="0"/>
          <w:marBottom w:val="0"/>
          <w:divBdr>
            <w:top w:val="none" w:sz="0" w:space="0" w:color="auto"/>
            <w:left w:val="none" w:sz="0" w:space="0" w:color="auto"/>
            <w:bottom w:val="none" w:sz="0" w:space="0" w:color="auto"/>
            <w:right w:val="none" w:sz="0" w:space="0" w:color="auto"/>
          </w:divBdr>
        </w:div>
        <w:div w:id="1718162129">
          <w:marLeft w:val="640"/>
          <w:marRight w:val="0"/>
          <w:marTop w:val="0"/>
          <w:marBottom w:val="0"/>
          <w:divBdr>
            <w:top w:val="none" w:sz="0" w:space="0" w:color="auto"/>
            <w:left w:val="none" w:sz="0" w:space="0" w:color="auto"/>
            <w:bottom w:val="none" w:sz="0" w:space="0" w:color="auto"/>
            <w:right w:val="none" w:sz="0" w:space="0" w:color="auto"/>
          </w:divBdr>
        </w:div>
        <w:div w:id="1952933096">
          <w:marLeft w:val="640"/>
          <w:marRight w:val="0"/>
          <w:marTop w:val="0"/>
          <w:marBottom w:val="0"/>
          <w:divBdr>
            <w:top w:val="none" w:sz="0" w:space="0" w:color="auto"/>
            <w:left w:val="none" w:sz="0" w:space="0" w:color="auto"/>
            <w:bottom w:val="none" w:sz="0" w:space="0" w:color="auto"/>
            <w:right w:val="none" w:sz="0" w:space="0" w:color="auto"/>
          </w:divBdr>
        </w:div>
        <w:div w:id="1082947916">
          <w:marLeft w:val="640"/>
          <w:marRight w:val="0"/>
          <w:marTop w:val="0"/>
          <w:marBottom w:val="0"/>
          <w:divBdr>
            <w:top w:val="none" w:sz="0" w:space="0" w:color="auto"/>
            <w:left w:val="none" w:sz="0" w:space="0" w:color="auto"/>
            <w:bottom w:val="none" w:sz="0" w:space="0" w:color="auto"/>
            <w:right w:val="none" w:sz="0" w:space="0" w:color="auto"/>
          </w:divBdr>
        </w:div>
        <w:div w:id="100994428">
          <w:marLeft w:val="640"/>
          <w:marRight w:val="0"/>
          <w:marTop w:val="0"/>
          <w:marBottom w:val="0"/>
          <w:divBdr>
            <w:top w:val="none" w:sz="0" w:space="0" w:color="auto"/>
            <w:left w:val="none" w:sz="0" w:space="0" w:color="auto"/>
            <w:bottom w:val="none" w:sz="0" w:space="0" w:color="auto"/>
            <w:right w:val="none" w:sz="0" w:space="0" w:color="auto"/>
          </w:divBdr>
        </w:div>
        <w:div w:id="1426922096">
          <w:marLeft w:val="640"/>
          <w:marRight w:val="0"/>
          <w:marTop w:val="0"/>
          <w:marBottom w:val="0"/>
          <w:divBdr>
            <w:top w:val="none" w:sz="0" w:space="0" w:color="auto"/>
            <w:left w:val="none" w:sz="0" w:space="0" w:color="auto"/>
            <w:bottom w:val="none" w:sz="0" w:space="0" w:color="auto"/>
            <w:right w:val="none" w:sz="0" w:space="0" w:color="auto"/>
          </w:divBdr>
        </w:div>
        <w:div w:id="1329868256">
          <w:marLeft w:val="640"/>
          <w:marRight w:val="0"/>
          <w:marTop w:val="0"/>
          <w:marBottom w:val="0"/>
          <w:divBdr>
            <w:top w:val="none" w:sz="0" w:space="0" w:color="auto"/>
            <w:left w:val="none" w:sz="0" w:space="0" w:color="auto"/>
            <w:bottom w:val="none" w:sz="0" w:space="0" w:color="auto"/>
            <w:right w:val="none" w:sz="0" w:space="0" w:color="auto"/>
          </w:divBdr>
        </w:div>
        <w:div w:id="1975914575">
          <w:marLeft w:val="640"/>
          <w:marRight w:val="0"/>
          <w:marTop w:val="0"/>
          <w:marBottom w:val="0"/>
          <w:divBdr>
            <w:top w:val="none" w:sz="0" w:space="0" w:color="auto"/>
            <w:left w:val="none" w:sz="0" w:space="0" w:color="auto"/>
            <w:bottom w:val="none" w:sz="0" w:space="0" w:color="auto"/>
            <w:right w:val="none" w:sz="0" w:space="0" w:color="auto"/>
          </w:divBdr>
        </w:div>
        <w:div w:id="650646391">
          <w:marLeft w:val="640"/>
          <w:marRight w:val="0"/>
          <w:marTop w:val="0"/>
          <w:marBottom w:val="0"/>
          <w:divBdr>
            <w:top w:val="none" w:sz="0" w:space="0" w:color="auto"/>
            <w:left w:val="none" w:sz="0" w:space="0" w:color="auto"/>
            <w:bottom w:val="none" w:sz="0" w:space="0" w:color="auto"/>
            <w:right w:val="none" w:sz="0" w:space="0" w:color="auto"/>
          </w:divBdr>
        </w:div>
        <w:div w:id="1558197631">
          <w:marLeft w:val="640"/>
          <w:marRight w:val="0"/>
          <w:marTop w:val="0"/>
          <w:marBottom w:val="0"/>
          <w:divBdr>
            <w:top w:val="none" w:sz="0" w:space="0" w:color="auto"/>
            <w:left w:val="none" w:sz="0" w:space="0" w:color="auto"/>
            <w:bottom w:val="none" w:sz="0" w:space="0" w:color="auto"/>
            <w:right w:val="none" w:sz="0" w:space="0" w:color="auto"/>
          </w:divBdr>
        </w:div>
        <w:div w:id="1635528784">
          <w:marLeft w:val="640"/>
          <w:marRight w:val="0"/>
          <w:marTop w:val="0"/>
          <w:marBottom w:val="0"/>
          <w:divBdr>
            <w:top w:val="none" w:sz="0" w:space="0" w:color="auto"/>
            <w:left w:val="none" w:sz="0" w:space="0" w:color="auto"/>
            <w:bottom w:val="none" w:sz="0" w:space="0" w:color="auto"/>
            <w:right w:val="none" w:sz="0" w:space="0" w:color="auto"/>
          </w:divBdr>
        </w:div>
        <w:div w:id="121726604">
          <w:marLeft w:val="640"/>
          <w:marRight w:val="0"/>
          <w:marTop w:val="0"/>
          <w:marBottom w:val="0"/>
          <w:divBdr>
            <w:top w:val="none" w:sz="0" w:space="0" w:color="auto"/>
            <w:left w:val="none" w:sz="0" w:space="0" w:color="auto"/>
            <w:bottom w:val="none" w:sz="0" w:space="0" w:color="auto"/>
            <w:right w:val="none" w:sz="0" w:space="0" w:color="auto"/>
          </w:divBdr>
        </w:div>
        <w:div w:id="571693292">
          <w:marLeft w:val="640"/>
          <w:marRight w:val="0"/>
          <w:marTop w:val="0"/>
          <w:marBottom w:val="0"/>
          <w:divBdr>
            <w:top w:val="none" w:sz="0" w:space="0" w:color="auto"/>
            <w:left w:val="none" w:sz="0" w:space="0" w:color="auto"/>
            <w:bottom w:val="none" w:sz="0" w:space="0" w:color="auto"/>
            <w:right w:val="none" w:sz="0" w:space="0" w:color="auto"/>
          </w:divBdr>
        </w:div>
        <w:div w:id="1787386739">
          <w:marLeft w:val="640"/>
          <w:marRight w:val="0"/>
          <w:marTop w:val="0"/>
          <w:marBottom w:val="0"/>
          <w:divBdr>
            <w:top w:val="none" w:sz="0" w:space="0" w:color="auto"/>
            <w:left w:val="none" w:sz="0" w:space="0" w:color="auto"/>
            <w:bottom w:val="none" w:sz="0" w:space="0" w:color="auto"/>
            <w:right w:val="none" w:sz="0" w:space="0" w:color="auto"/>
          </w:divBdr>
        </w:div>
        <w:div w:id="1706756485">
          <w:marLeft w:val="640"/>
          <w:marRight w:val="0"/>
          <w:marTop w:val="0"/>
          <w:marBottom w:val="0"/>
          <w:divBdr>
            <w:top w:val="none" w:sz="0" w:space="0" w:color="auto"/>
            <w:left w:val="none" w:sz="0" w:space="0" w:color="auto"/>
            <w:bottom w:val="none" w:sz="0" w:space="0" w:color="auto"/>
            <w:right w:val="none" w:sz="0" w:space="0" w:color="auto"/>
          </w:divBdr>
        </w:div>
        <w:div w:id="841241018">
          <w:marLeft w:val="640"/>
          <w:marRight w:val="0"/>
          <w:marTop w:val="0"/>
          <w:marBottom w:val="0"/>
          <w:divBdr>
            <w:top w:val="none" w:sz="0" w:space="0" w:color="auto"/>
            <w:left w:val="none" w:sz="0" w:space="0" w:color="auto"/>
            <w:bottom w:val="none" w:sz="0" w:space="0" w:color="auto"/>
            <w:right w:val="none" w:sz="0" w:space="0" w:color="auto"/>
          </w:divBdr>
        </w:div>
        <w:div w:id="2139642087">
          <w:marLeft w:val="640"/>
          <w:marRight w:val="0"/>
          <w:marTop w:val="0"/>
          <w:marBottom w:val="0"/>
          <w:divBdr>
            <w:top w:val="none" w:sz="0" w:space="0" w:color="auto"/>
            <w:left w:val="none" w:sz="0" w:space="0" w:color="auto"/>
            <w:bottom w:val="none" w:sz="0" w:space="0" w:color="auto"/>
            <w:right w:val="none" w:sz="0" w:space="0" w:color="auto"/>
          </w:divBdr>
        </w:div>
        <w:div w:id="635569901">
          <w:marLeft w:val="640"/>
          <w:marRight w:val="0"/>
          <w:marTop w:val="0"/>
          <w:marBottom w:val="0"/>
          <w:divBdr>
            <w:top w:val="none" w:sz="0" w:space="0" w:color="auto"/>
            <w:left w:val="none" w:sz="0" w:space="0" w:color="auto"/>
            <w:bottom w:val="none" w:sz="0" w:space="0" w:color="auto"/>
            <w:right w:val="none" w:sz="0" w:space="0" w:color="auto"/>
          </w:divBdr>
        </w:div>
        <w:div w:id="1096752699">
          <w:marLeft w:val="640"/>
          <w:marRight w:val="0"/>
          <w:marTop w:val="0"/>
          <w:marBottom w:val="0"/>
          <w:divBdr>
            <w:top w:val="none" w:sz="0" w:space="0" w:color="auto"/>
            <w:left w:val="none" w:sz="0" w:space="0" w:color="auto"/>
            <w:bottom w:val="none" w:sz="0" w:space="0" w:color="auto"/>
            <w:right w:val="none" w:sz="0" w:space="0" w:color="auto"/>
          </w:divBdr>
        </w:div>
        <w:div w:id="1075277740">
          <w:marLeft w:val="640"/>
          <w:marRight w:val="0"/>
          <w:marTop w:val="0"/>
          <w:marBottom w:val="0"/>
          <w:divBdr>
            <w:top w:val="none" w:sz="0" w:space="0" w:color="auto"/>
            <w:left w:val="none" w:sz="0" w:space="0" w:color="auto"/>
            <w:bottom w:val="none" w:sz="0" w:space="0" w:color="auto"/>
            <w:right w:val="none" w:sz="0" w:space="0" w:color="auto"/>
          </w:divBdr>
        </w:div>
        <w:div w:id="1146505512">
          <w:marLeft w:val="640"/>
          <w:marRight w:val="0"/>
          <w:marTop w:val="0"/>
          <w:marBottom w:val="0"/>
          <w:divBdr>
            <w:top w:val="none" w:sz="0" w:space="0" w:color="auto"/>
            <w:left w:val="none" w:sz="0" w:space="0" w:color="auto"/>
            <w:bottom w:val="none" w:sz="0" w:space="0" w:color="auto"/>
            <w:right w:val="none" w:sz="0" w:space="0" w:color="auto"/>
          </w:divBdr>
        </w:div>
        <w:div w:id="631134201">
          <w:marLeft w:val="640"/>
          <w:marRight w:val="0"/>
          <w:marTop w:val="0"/>
          <w:marBottom w:val="0"/>
          <w:divBdr>
            <w:top w:val="none" w:sz="0" w:space="0" w:color="auto"/>
            <w:left w:val="none" w:sz="0" w:space="0" w:color="auto"/>
            <w:bottom w:val="none" w:sz="0" w:space="0" w:color="auto"/>
            <w:right w:val="none" w:sz="0" w:space="0" w:color="auto"/>
          </w:divBdr>
        </w:div>
        <w:div w:id="171578669">
          <w:marLeft w:val="640"/>
          <w:marRight w:val="0"/>
          <w:marTop w:val="0"/>
          <w:marBottom w:val="0"/>
          <w:divBdr>
            <w:top w:val="none" w:sz="0" w:space="0" w:color="auto"/>
            <w:left w:val="none" w:sz="0" w:space="0" w:color="auto"/>
            <w:bottom w:val="none" w:sz="0" w:space="0" w:color="auto"/>
            <w:right w:val="none" w:sz="0" w:space="0" w:color="auto"/>
          </w:divBdr>
        </w:div>
      </w:divsChild>
    </w:div>
    <w:div w:id="1947737635">
      <w:bodyDiv w:val="1"/>
      <w:marLeft w:val="0"/>
      <w:marRight w:val="0"/>
      <w:marTop w:val="0"/>
      <w:marBottom w:val="0"/>
      <w:divBdr>
        <w:top w:val="none" w:sz="0" w:space="0" w:color="auto"/>
        <w:left w:val="none" w:sz="0" w:space="0" w:color="auto"/>
        <w:bottom w:val="none" w:sz="0" w:space="0" w:color="auto"/>
        <w:right w:val="none" w:sz="0" w:space="0" w:color="auto"/>
      </w:divBdr>
      <w:divsChild>
        <w:div w:id="534734285">
          <w:marLeft w:val="640"/>
          <w:marRight w:val="0"/>
          <w:marTop w:val="0"/>
          <w:marBottom w:val="0"/>
          <w:divBdr>
            <w:top w:val="none" w:sz="0" w:space="0" w:color="auto"/>
            <w:left w:val="none" w:sz="0" w:space="0" w:color="auto"/>
            <w:bottom w:val="none" w:sz="0" w:space="0" w:color="auto"/>
            <w:right w:val="none" w:sz="0" w:space="0" w:color="auto"/>
          </w:divBdr>
        </w:div>
        <w:div w:id="144401646">
          <w:marLeft w:val="640"/>
          <w:marRight w:val="0"/>
          <w:marTop w:val="0"/>
          <w:marBottom w:val="0"/>
          <w:divBdr>
            <w:top w:val="none" w:sz="0" w:space="0" w:color="auto"/>
            <w:left w:val="none" w:sz="0" w:space="0" w:color="auto"/>
            <w:bottom w:val="none" w:sz="0" w:space="0" w:color="auto"/>
            <w:right w:val="none" w:sz="0" w:space="0" w:color="auto"/>
          </w:divBdr>
        </w:div>
        <w:div w:id="777065693">
          <w:marLeft w:val="640"/>
          <w:marRight w:val="0"/>
          <w:marTop w:val="0"/>
          <w:marBottom w:val="0"/>
          <w:divBdr>
            <w:top w:val="none" w:sz="0" w:space="0" w:color="auto"/>
            <w:left w:val="none" w:sz="0" w:space="0" w:color="auto"/>
            <w:bottom w:val="none" w:sz="0" w:space="0" w:color="auto"/>
            <w:right w:val="none" w:sz="0" w:space="0" w:color="auto"/>
          </w:divBdr>
        </w:div>
        <w:div w:id="1864438001">
          <w:marLeft w:val="640"/>
          <w:marRight w:val="0"/>
          <w:marTop w:val="0"/>
          <w:marBottom w:val="0"/>
          <w:divBdr>
            <w:top w:val="none" w:sz="0" w:space="0" w:color="auto"/>
            <w:left w:val="none" w:sz="0" w:space="0" w:color="auto"/>
            <w:bottom w:val="none" w:sz="0" w:space="0" w:color="auto"/>
            <w:right w:val="none" w:sz="0" w:space="0" w:color="auto"/>
          </w:divBdr>
        </w:div>
        <w:div w:id="2119713892">
          <w:marLeft w:val="640"/>
          <w:marRight w:val="0"/>
          <w:marTop w:val="0"/>
          <w:marBottom w:val="0"/>
          <w:divBdr>
            <w:top w:val="none" w:sz="0" w:space="0" w:color="auto"/>
            <w:left w:val="none" w:sz="0" w:space="0" w:color="auto"/>
            <w:bottom w:val="none" w:sz="0" w:space="0" w:color="auto"/>
            <w:right w:val="none" w:sz="0" w:space="0" w:color="auto"/>
          </w:divBdr>
        </w:div>
        <w:div w:id="1435393820">
          <w:marLeft w:val="640"/>
          <w:marRight w:val="0"/>
          <w:marTop w:val="0"/>
          <w:marBottom w:val="0"/>
          <w:divBdr>
            <w:top w:val="none" w:sz="0" w:space="0" w:color="auto"/>
            <w:left w:val="none" w:sz="0" w:space="0" w:color="auto"/>
            <w:bottom w:val="none" w:sz="0" w:space="0" w:color="auto"/>
            <w:right w:val="none" w:sz="0" w:space="0" w:color="auto"/>
          </w:divBdr>
        </w:div>
        <w:div w:id="1448233644">
          <w:marLeft w:val="640"/>
          <w:marRight w:val="0"/>
          <w:marTop w:val="0"/>
          <w:marBottom w:val="0"/>
          <w:divBdr>
            <w:top w:val="none" w:sz="0" w:space="0" w:color="auto"/>
            <w:left w:val="none" w:sz="0" w:space="0" w:color="auto"/>
            <w:bottom w:val="none" w:sz="0" w:space="0" w:color="auto"/>
            <w:right w:val="none" w:sz="0" w:space="0" w:color="auto"/>
          </w:divBdr>
        </w:div>
        <w:div w:id="1320965954">
          <w:marLeft w:val="640"/>
          <w:marRight w:val="0"/>
          <w:marTop w:val="0"/>
          <w:marBottom w:val="0"/>
          <w:divBdr>
            <w:top w:val="none" w:sz="0" w:space="0" w:color="auto"/>
            <w:left w:val="none" w:sz="0" w:space="0" w:color="auto"/>
            <w:bottom w:val="none" w:sz="0" w:space="0" w:color="auto"/>
            <w:right w:val="none" w:sz="0" w:space="0" w:color="auto"/>
          </w:divBdr>
        </w:div>
        <w:div w:id="487404145">
          <w:marLeft w:val="640"/>
          <w:marRight w:val="0"/>
          <w:marTop w:val="0"/>
          <w:marBottom w:val="0"/>
          <w:divBdr>
            <w:top w:val="none" w:sz="0" w:space="0" w:color="auto"/>
            <w:left w:val="none" w:sz="0" w:space="0" w:color="auto"/>
            <w:bottom w:val="none" w:sz="0" w:space="0" w:color="auto"/>
            <w:right w:val="none" w:sz="0" w:space="0" w:color="auto"/>
          </w:divBdr>
        </w:div>
        <w:div w:id="679548421">
          <w:marLeft w:val="640"/>
          <w:marRight w:val="0"/>
          <w:marTop w:val="0"/>
          <w:marBottom w:val="0"/>
          <w:divBdr>
            <w:top w:val="none" w:sz="0" w:space="0" w:color="auto"/>
            <w:left w:val="none" w:sz="0" w:space="0" w:color="auto"/>
            <w:bottom w:val="none" w:sz="0" w:space="0" w:color="auto"/>
            <w:right w:val="none" w:sz="0" w:space="0" w:color="auto"/>
          </w:divBdr>
        </w:div>
        <w:div w:id="1322587084">
          <w:marLeft w:val="640"/>
          <w:marRight w:val="0"/>
          <w:marTop w:val="0"/>
          <w:marBottom w:val="0"/>
          <w:divBdr>
            <w:top w:val="none" w:sz="0" w:space="0" w:color="auto"/>
            <w:left w:val="none" w:sz="0" w:space="0" w:color="auto"/>
            <w:bottom w:val="none" w:sz="0" w:space="0" w:color="auto"/>
            <w:right w:val="none" w:sz="0" w:space="0" w:color="auto"/>
          </w:divBdr>
        </w:div>
        <w:div w:id="308484631">
          <w:marLeft w:val="640"/>
          <w:marRight w:val="0"/>
          <w:marTop w:val="0"/>
          <w:marBottom w:val="0"/>
          <w:divBdr>
            <w:top w:val="none" w:sz="0" w:space="0" w:color="auto"/>
            <w:left w:val="none" w:sz="0" w:space="0" w:color="auto"/>
            <w:bottom w:val="none" w:sz="0" w:space="0" w:color="auto"/>
            <w:right w:val="none" w:sz="0" w:space="0" w:color="auto"/>
          </w:divBdr>
        </w:div>
        <w:div w:id="1697735210">
          <w:marLeft w:val="640"/>
          <w:marRight w:val="0"/>
          <w:marTop w:val="0"/>
          <w:marBottom w:val="0"/>
          <w:divBdr>
            <w:top w:val="none" w:sz="0" w:space="0" w:color="auto"/>
            <w:left w:val="none" w:sz="0" w:space="0" w:color="auto"/>
            <w:bottom w:val="none" w:sz="0" w:space="0" w:color="auto"/>
            <w:right w:val="none" w:sz="0" w:space="0" w:color="auto"/>
          </w:divBdr>
        </w:div>
        <w:div w:id="142822551">
          <w:marLeft w:val="640"/>
          <w:marRight w:val="0"/>
          <w:marTop w:val="0"/>
          <w:marBottom w:val="0"/>
          <w:divBdr>
            <w:top w:val="none" w:sz="0" w:space="0" w:color="auto"/>
            <w:left w:val="none" w:sz="0" w:space="0" w:color="auto"/>
            <w:bottom w:val="none" w:sz="0" w:space="0" w:color="auto"/>
            <w:right w:val="none" w:sz="0" w:space="0" w:color="auto"/>
          </w:divBdr>
        </w:div>
        <w:div w:id="1619795946">
          <w:marLeft w:val="640"/>
          <w:marRight w:val="0"/>
          <w:marTop w:val="0"/>
          <w:marBottom w:val="0"/>
          <w:divBdr>
            <w:top w:val="none" w:sz="0" w:space="0" w:color="auto"/>
            <w:left w:val="none" w:sz="0" w:space="0" w:color="auto"/>
            <w:bottom w:val="none" w:sz="0" w:space="0" w:color="auto"/>
            <w:right w:val="none" w:sz="0" w:space="0" w:color="auto"/>
          </w:divBdr>
        </w:div>
        <w:div w:id="1587419300">
          <w:marLeft w:val="640"/>
          <w:marRight w:val="0"/>
          <w:marTop w:val="0"/>
          <w:marBottom w:val="0"/>
          <w:divBdr>
            <w:top w:val="none" w:sz="0" w:space="0" w:color="auto"/>
            <w:left w:val="none" w:sz="0" w:space="0" w:color="auto"/>
            <w:bottom w:val="none" w:sz="0" w:space="0" w:color="auto"/>
            <w:right w:val="none" w:sz="0" w:space="0" w:color="auto"/>
          </w:divBdr>
        </w:div>
        <w:div w:id="1676033726">
          <w:marLeft w:val="640"/>
          <w:marRight w:val="0"/>
          <w:marTop w:val="0"/>
          <w:marBottom w:val="0"/>
          <w:divBdr>
            <w:top w:val="none" w:sz="0" w:space="0" w:color="auto"/>
            <w:left w:val="none" w:sz="0" w:space="0" w:color="auto"/>
            <w:bottom w:val="none" w:sz="0" w:space="0" w:color="auto"/>
            <w:right w:val="none" w:sz="0" w:space="0" w:color="auto"/>
          </w:divBdr>
        </w:div>
        <w:div w:id="400717211">
          <w:marLeft w:val="640"/>
          <w:marRight w:val="0"/>
          <w:marTop w:val="0"/>
          <w:marBottom w:val="0"/>
          <w:divBdr>
            <w:top w:val="none" w:sz="0" w:space="0" w:color="auto"/>
            <w:left w:val="none" w:sz="0" w:space="0" w:color="auto"/>
            <w:bottom w:val="none" w:sz="0" w:space="0" w:color="auto"/>
            <w:right w:val="none" w:sz="0" w:space="0" w:color="auto"/>
          </w:divBdr>
        </w:div>
        <w:div w:id="1700544811">
          <w:marLeft w:val="640"/>
          <w:marRight w:val="0"/>
          <w:marTop w:val="0"/>
          <w:marBottom w:val="0"/>
          <w:divBdr>
            <w:top w:val="none" w:sz="0" w:space="0" w:color="auto"/>
            <w:left w:val="none" w:sz="0" w:space="0" w:color="auto"/>
            <w:bottom w:val="none" w:sz="0" w:space="0" w:color="auto"/>
            <w:right w:val="none" w:sz="0" w:space="0" w:color="auto"/>
          </w:divBdr>
        </w:div>
        <w:div w:id="425808070">
          <w:marLeft w:val="640"/>
          <w:marRight w:val="0"/>
          <w:marTop w:val="0"/>
          <w:marBottom w:val="0"/>
          <w:divBdr>
            <w:top w:val="none" w:sz="0" w:space="0" w:color="auto"/>
            <w:left w:val="none" w:sz="0" w:space="0" w:color="auto"/>
            <w:bottom w:val="none" w:sz="0" w:space="0" w:color="auto"/>
            <w:right w:val="none" w:sz="0" w:space="0" w:color="auto"/>
          </w:divBdr>
        </w:div>
        <w:div w:id="1818179748">
          <w:marLeft w:val="640"/>
          <w:marRight w:val="0"/>
          <w:marTop w:val="0"/>
          <w:marBottom w:val="0"/>
          <w:divBdr>
            <w:top w:val="none" w:sz="0" w:space="0" w:color="auto"/>
            <w:left w:val="none" w:sz="0" w:space="0" w:color="auto"/>
            <w:bottom w:val="none" w:sz="0" w:space="0" w:color="auto"/>
            <w:right w:val="none" w:sz="0" w:space="0" w:color="auto"/>
          </w:divBdr>
        </w:div>
        <w:div w:id="123693453">
          <w:marLeft w:val="640"/>
          <w:marRight w:val="0"/>
          <w:marTop w:val="0"/>
          <w:marBottom w:val="0"/>
          <w:divBdr>
            <w:top w:val="none" w:sz="0" w:space="0" w:color="auto"/>
            <w:left w:val="none" w:sz="0" w:space="0" w:color="auto"/>
            <w:bottom w:val="none" w:sz="0" w:space="0" w:color="auto"/>
            <w:right w:val="none" w:sz="0" w:space="0" w:color="auto"/>
          </w:divBdr>
        </w:div>
        <w:div w:id="2024015152">
          <w:marLeft w:val="640"/>
          <w:marRight w:val="0"/>
          <w:marTop w:val="0"/>
          <w:marBottom w:val="0"/>
          <w:divBdr>
            <w:top w:val="none" w:sz="0" w:space="0" w:color="auto"/>
            <w:left w:val="none" w:sz="0" w:space="0" w:color="auto"/>
            <w:bottom w:val="none" w:sz="0" w:space="0" w:color="auto"/>
            <w:right w:val="none" w:sz="0" w:space="0" w:color="auto"/>
          </w:divBdr>
        </w:div>
        <w:div w:id="426731933">
          <w:marLeft w:val="640"/>
          <w:marRight w:val="0"/>
          <w:marTop w:val="0"/>
          <w:marBottom w:val="0"/>
          <w:divBdr>
            <w:top w:val="none" w:sz="0" w:space="0" w:color="auto"/>
            <w:left w:val="none" w:sz="0" w:space="0" w:color="auto"/>
            <w:bottom w:val="none" w:sz="0" w:space="0" w:color="auto"/>
            <w:right w:val="none" w:sz="0" w:space="0" w:color="auto"/>
          </w:divBdr>
        </w:div>
        <w:div w:id="1611165181">
          <w:marLeft w:val="640"/>
          <w:marRight w:val="0"/>
          <w:marTop w:val="0"/>
          <w:marBottom w:val="0"/>
          <w:divBdr>
            <w:top w:val="none" w:sz="0" w:space="0" w:color="auto"/>
            <w:left w:val="none" w:sz="0" w:space="0" w:color="auto"/>
            <w:bottom w:val="none" w:sz="0" w:space="0" w:color="auto"/>
            <w:right w:val="none" w:sz="0" w:space="0" w:color="auto"/>
          </w:divBdr>
        </w:div>
        <w:div w:id="1002003344">
          <w:marLeft w:val="640"/>
          <w:marRight w:val="0"/>
          <w:marTop w:val="0"/>
          <w:marBottom w:val="0"/>
          <w:divBdr>
            <w:top w:val="none" w:sz="0" w:space="0" w:color="auto"/>
            <w:left w:val="none" w:sz="0" w:space="0" w:color="auto"/>
            <w:bottom w:val="none" w:sz="0" w:space="0" w:color="auto"/>
            <w:right w:val="none" w:sz="0" w:space="0" w:color="auto"/>
          </w:divBdr>
        </w:div>
        <w:div w:id="1150094030">
          <w:marLeft w:val="640"/>
          <w:marRight w:val="0"/>
          <w:marTop w:val="0"/>
          <w:marBottom w:val="0"/>
          <w:divBdr>
            <w:top w:val="none" w:sz="0" w:space="0" w:color="auto"/>
            <w:left w:val="none" w:sz="0" w:space="0" w:color="auto"/>
            <w:bottom w:val="none" w:sz="0" w:space="0" w:color="auto"/>
            <w:right w:val="none" w:sz="0" w:space="0" w:color="auto"/>
          </w:divBdr>
        </w:div>
        <w:div w:id="189611242">
          <w:marLeft w:val="640"/>
          <w:marRight w:val="0"/>
          <w:marTop w:val="0"/>
          <w:marBottom w:val="0"/>
          <w:divBdr>
            <w:top w:val="none" w:sz="0" w:space="0" w:color="auto"/>
            <w:left w:val="none" w:sz="0" w:space="0" w:color="auto"/>
            <w:bottom w:val="none" w:sz="0" w:space="0" w:color="auto"/>
            <w:right w:val="none" w:sz="0" w:space="0" w:color="auto"/>
          </w:divBdr>
        </w:div>
        <w:div w:id="1978222247">
          <w:marLeft w:val="640"/>
          <w:marRight w:val="0"/>
          <w:marTop w:val="0"/>
          <w:marBottom w:val="0"/>
          <w:divBdr>
            <w:top w:val="none" w:sz="0" w:space="0" w:color="auto"/>
            <w:left w:val="none" w:sz="0" w:space="0" w:color="auto"/>
            <w:bottom w:val="none" w:sz="0" w:space="0" w:color="auto"/>
            <w:right w:val="none" w:sz="0" w:space="0" w:color="auto"/>
          </w:divBdr>
        </w:div>
        <w:div w:id="43525423">
          <w:marLeft w:val="640"/>
          <w:marRight w:val="0"/>
          <w:marTop w:val="0"/>
          <w:marBottom w:val="0"/>
          <w:divBdr>
            <w:top w:val="none" w:sz="0" w:space="0" w:color="auto"/>
            <w:left w:val="none" w:sz="0" w:space="0" w:color="auto"/>
            <w:bottom w:val="none" w:sz="0" w:space="0" w:color="auto"/>
            <w:right w:val="none" w:sz="0" w:space="0" w:color="auto"/>
          </w:divBdr>
        </w:div>
        <w:div w:id="263156190">
          <w:marLeft w:val="640"/>
          <w:marRight w:val="0"/>
          <w:marTop w:val="0"/>
          <w:marBottom w:val="0"/>
          <w:divBdr>
            <w:top w:val="none" w:sz="0" w:space="0" w:color="auto"/>
            <w:left w:val="none" w:sz="0" w:space="0" w:color="auto"/>
            <w:bottom w:val="none" w:sz="0" w:space="0" w:color="auto"/>
            <w:right w:val="none" w:sz="0" w:space="0" w:color="auto"/>
          </w:divBdr>
        </w:div>
        <w:div w:id="205991713">
          <w:marLeft w:val="640"/>
          <w:marRight w:val="0"/>
          <w:marTop w:val="0"/>
          <w:marBottom w:val="0"/>
          <w:divBdr>
            <w:top w:val="none" w:sz="0" w:space="0" w:color="auto"/>
            <w:left w:val="none" w:sz="0" w:space="0" w:color="auto"/>
            <w:bottom w:val="none" w:sz="0" w:space="0" w:color="auto"/>
            <w:right w:val="none" w:sz="0" w:space="0" w:color="auto"/>
          </w:divBdr>
        </w:div>
        <w:div w:id="298875321">
          <w:marLeft w:val="640"/>
          <w:marRight w:val="0"/>
          <w:marTop w:val="0"/>
          <w:marBottom w:val="0"/>
          <w:divBdr>
            <w:top w:val="none" w:sz="0" w:space="0" w:color="auto"/>
            <w:left w:val="none" w:sz="0" w:space="0" w:color="auto"/>
            <w:bottom w:val="none" w:sz="0" w:space="0" w:color="auto"/>
            <w:right w:val="none" w:sz="0" w:space="0" w:color="auto"/>
          </w:divBdr>
        </w:div>
        <w:div w:id="1253466987">
          <w:marLeft w:val="640"/>
          <w:marRight w:val="0"/>
          <w:marTop w:val="0"/>
          <w:marBottom w:val="0"/>
          <w:divBdr>
            <w:top w:val="none" w:sz="0" w:space="0" w:color="auto"/>
            <w:left w:val="none" w:sz="0" w:space="0" w:color="auto"/>
            <w:bottom w:val="none" w:sz="0" w:space="0" w:color="auto"/>
            <w:right w:val="none" w:sz="0" w:space="0" w:color="auto"/>
          </w:divBdr>
        </w:div>
        <w:div w:id="751968806">
          <w:marLeft w:val="640"/>
          <w:marRight w:val="0"/>
          <w:marTop w:val="0"/>
          <w:marBottom w:val="0"/>
          <w:divBdr>
            <w:top w:val="none" w:sz="0" w:space="0" w:color="auto"/>
            <w:left w:val="none" w:sz="0" w:space="0" w:color="auto"/>
            <w:bottom w:val="none" w:sz="0" w:space="0" w:color="auto"/>
            <w:right w:val="none" w:sz="0" w:space="0" w:color="auto"/>
          </w:divBdr>
        </w:div>
        <w:div w:id="253630222">
          <w:marLeft w:val="640"/>
          <w:marRight w:val="0"/>
          <w:marTop w:val="0"/>
          <w:marBottom w:val="0"/>
          <w:divBdr>
            <w:top w:val="none" w:sz="0" w:space="0" w:color="auto"/>
            <w:left w:val="none" w:sz="0" w:space="0" w:color="auto"/>
            <w:bottom w:val="none" w:sz="0" w:space="0" w:color="auto"/>
            <w:right w:val="none" w:sz="0" w:space="0" w:color="auto"/>
          </w:divBdr>
        </w:div>
        <w:div w:id="193929199">
          <w:marLeft w:val="640"/>
          <w:marRight w:val="0"/>
          <w:marTop w:val="0"/>
          <w:marBottom w:val="0"/>
          <w:divBdr>
            <w:top w:val="none" w:sz="0" w:space="0" w:color="auto"/>
            <w:left w:val="none" w:sz="0" w:space="0" w:color="auto"/>
            <w:bottom w:val="none" w:sz="0" w:space="0" w:color="auto"/>
            <w:right w:val="none" w:sz="0" w:space="0" w:color="auto"/>
          </w:divBdr>
        </w:div>
        <w:div w:id="897592511">
          <w:marLeft w:val="640"/>
          <w:marRight w:val="0"/>
          <w:marTop w:val="0"/>
          <w:marBottom w:val="0"/>
          <w:divBdr>
            <w:top w:val="none" w:sz="0" w:space="0" w:color="auto"/>
            <w:left w:val="none" w:sz="0" w:space="0" w:color="auto"/>
            <w:bottom w:val="none" w:sz="0" w:space="0" w:color="auto"/>
            <w:right w:val="none" w:sz="0" w:space="0" w:color="auto"/>
          </w:divBdr>
        </w:div>
        <w:div w:id="1017082691">
          <w:marLeft w:val="640"/>
          <w:marRight w:val="0"/>
          <w:marTop w:val="0"/>
          <w:marBottom w:val="0"/>
          <w:divBdr>
            <w:top w:val="none" w:sz="0" w:space="0" w:color="auto"/>
            <w:left w:val="none" w:sz="0" w:space="0" w:color="auto"/>
            <w:bottom w:val="none" w:sz="0" w:space="0" w:color="auto"/>
            <w:right w:val="none" w:sz="0" w:space="0" w:color="auto"/>
          </w:divBdr>
        </w:div>
        <w:div w:id="1784691997">
          <w:marLeft w:val="640"/>
          <w:marRight w:val="0"/>
          <w:marTop w:val="0"/>
          <w:marBottom w:val="0"/>
          <w:divBdr>
            <w:top w:val="none" w:sz="0" w:space="0" w:color="auto"/>
            <w:left w:val="none" w:sz="0" w:space="0" w:color="auto"/>
            <w:bottom w:val="none" w:sz="0" w:space="0" w:color="auto"/>
            <w:right w:val="none" w:sz="0" w:space="0" w:color="auto"/>
          </w:divBdr>
        </w:div>
        <w:div w:id="703870937">
          <w:marLeft w:val="640"/>
          <w:marRight w:val="0"/>
          <w:marTop w:val="0"/>
          <w:marBottom w:val="0"/>
          <w:divBdr>
            <w:top w:val="none" w:sz="0" w:space="0" w:color="auto"/>
            <w:left w:val="none" w:sz="0" w:space="0" w:color="auto"/>
            <w:bottom w:val="none" w:sz="0" w:space="0" w:color="auto"/>
            <w:right w:val="none" w:sz="0" w:space="0" w:color="auto"/>
          </w:divBdr>
        </w:div>
        <w:div w:id="528375215">
          <w:marLeft w:val="640"/>
          <w:marRight w:val="0"/>
          <w:marTop w:val="0"/>
          <w:marBottom w:val="0"/>
          <w:divBdr>
            <w:top w:val="none" w:sz="0" w:space="0" w:color="auto"/>
            <w:left w:val="none" w:sz="0" w:space="0" w:color="auto"/>
            <w:bottom w:val="none" w:sz="0" w:space="0" w:color="auto"/>
            <w:right w:val="none" w:sz="0" w:space="0" w:color="auto"/>
          </w:divBdr>
        </w:div>
        <w:div w:id="477692465">
          <w:marLeft w:val="640"/>
          <w:marRight w:val="0"/>
          <w:marTop w:val="0"/>
          <w:marBottom w:val="0"/>
          <w:divBdr>
            <w:top w:val="none" w:sz="0" w:space="0" w:color="auto"/>
            <w:left w:val="none" w:sz="0" w:space="0" w:color="auto"/>
            <w:bottom w:val="none" w:sz="0" w:space="0" w:color="auto"/>
            <w:right w:val="none" w:sz="0" w:space="0" w:color="auto"/>
          </w:divBdr>
        </w:div>
        <w:div w:id="606695725">
          <w:marLeft w:val="640"/>
          <w:marRight w:val="0"/>
          <w:marTop w:val="0"/>
          <w:marBottom w:val="0"/>
          <w:divBdr>
            <w:top w:val="none" w:sz="0" w:space="0" w:color="auto"/>
            <w:left w:val="none" w:sz="0" w:space="0" w:color="auto"/>
            <w:bottom w:val="none" w:sz="0" w:space="0" w:color="auto"/>
            <w:right w:val="none" w:sz="0" w:space="0" w:color="auto"/>
          </w:divBdr>
        </w:div>
        <w:div w:id="2047633223">
          <w:marLeft w:val="640"/>
          <w:marRight w:val="0"/>
          <w:marTop w:val="0"/>
          <w:marBottom w:val="0"/>
          <w:divBdr>
            <w:top w:val="none" w:sz="0" w:space="0" w:color="auto"/>
            <w:left w:val="none" w:sz="0" w:space="0" w:color="auto"/>
            <w:bottom w:val="none" w:sz="0" w:space="0" w:color="auto"/>
            <w:right w:val="none" w:sz="0" w:space="0" w:color="auto"/>
          </w:divBdr>
        </w:div>
        <w:div w:id="729766704">
          <w:marLeft w:val="640"/>
          <w:marRight w:val="0"/>
          <w:marTop w:val="0"/>
          <w:marBottom w:val="0"/>
          <w:divBdr>
            <w:top w:val="none" w:sz="0" w:space="0" w:color="auto"/>
            <w:left w:val="none" w:sz="0" w:space="0" w:color="auto"/>
            <w:bottom w:val="none" w:sz="0" w:space="0" w:color="auto"/>
            <w:right w:val="none" w:sz="0" w:space="0" w:color="auto"/>
          </w:divBdr>
        </w:div>
        <w:div w:id="1948073555">
          <w:marLeft w:val="640"/>
          <w:marRight w:val="0"/>
          <w:marTop w:val="0"/>
          <w:marBottom w:val="0"/>
          <w:divBdr>
            <w:top w:val="none" w:sz="0" w:space="0" w:color="auto"/>
            <w:left w:val="none" w:sz="0" w:space="0" w:color="auto"/>
            <w:bottom w:val="none" w:sz="0" w:space="0" w:color="auto"/>
            <w:right w:val="none" w:sz="0" w:space="0" w:color="auto"/>
          </w:divBdr>
        </w:div>
        <w:div w:id="414471251">
          <w:marLeft w:val="640"/>
          <w:marRight w:val="0"/>
          <w:marTop w:val="0"/>
          <w:marBottom w:val="0"/>
          <w:divBdr>
            <w:top w:val="none" w:sz="0" w:space="0" w:color="auto"/>
            <w:left w:val="none" w:sz="0" w:space="0" w:color="auto"/>
            <w:bottom w:val="none" w:sz="0" w:space="0" w:color="auto"/>
            <w:right w:val="none" w:sz="0" w:space="0" w:color="auto"/>
          </w:divBdr>
        </w:div>
        <w:div w:id="156700117">
          <w:marLeft w:val="640"/>
          <w:marRight w:val="0"/>
          <w:marTop w:val="0"/>
          <w:marBottom w:val="0"/>
          <w:divBdr>
            <w:top w:val="none" w:sz="0" w:space="0" w:color="auto"/>
            <w:left w:val="none" w:sz="0" w:space="0" w:color="auto"/>
            <w:bottom w:val="none" w:sz="0" w:space="0" w:color="auto"/>
            <w:right w:val="none" w:sz="0" w:space="0" w:color="auto"/>
          </w:divBdr>
        </w:div>
        <w:div w:id="1034696105">
          <w:marLeft w:val="640"/>
          <w:marRight w:val="0"/>
          <w:marTop w:val="0"/>
          <w:marBottom w:val="0"/>
          <w:divBdr>
            <w:top w:val="none" w:sz="0" w:space="0" w:color="auto"/>
            <w:left w:val="none" w:sz="0" w:space="0" w:color="auto"/>
            <w:bottom w:val="none" w:sz="0" w:space="0" w:color="auto"/>
            <w:right w:val="none" w:sz="0" w:space="0" w:color="auto"/>
          </w:divBdr>
        </w:div>
        <w:div w:id="1034422398">
          <w:marLeft w:val="640"/>
          <w:marRight w:val="0"/>
          <w:marTop w:val="0"/>
          <w:marBottom w:val="0"/>
          <w:divBdr>
            <w:top w:val="none" w:sz="0" w:space="0" w:color="auto"/>
            <w:left w:val="none" w:sz="0" w:space="0" w:color="auto"/>
            <w:bottom w:val="none" w:sz="0" w:space="0" w:color="auto"/>
            <w:right w:val="none" w:sz="0" w:space="0" w:color="auto"/>
          </w:divBdr>
        </w:div>
        <w:div w:id="1137256317">
          <w:marLeft w:val="640"/>
          <w:marRight w:val="0"/>
          <w:marTop w:val="0"/>
          <w:marBottom w:val="0"/>
          <w:divBdr>
            <w:top w:val="none" w:sz="0" w:space="0" w:color="auto"/>
            <w:left w:val="none" w:sz="0" w:space="0" w:color="auto"/>
            <w:bottom w:val="none" w:sz="0" w:space="0" w:color="auto"/>
            <w:right w:val="none" w:sz="0" w:space="0" w:color="auto"/>
          </w:divBdr>
        </w:div>
        <w:div w:id="1896962595">
          <w:marLeft w:val="640"/>
          <w:marRight w:val="0"/>
          <w:marTop w:val="0"/>
          <w:marBottom w:val="0"/>
          <w:divBdr>
            <w:top w:val="none" w:sz="0" w:space="0" w:color="auto"/>
            <w:left w:val="none" w:sz="0" w:space="0" w:color="auto"/>
            <w:bottom w:val="none" w:sz="0" w:space="0" w:color="auto"/>
            <w:right w:val="none" w:sz="0" w:space="0" w:color="auto"/>
          </w:divBdr>
        </w:div>
        <w:div w:id="300113134">
          <w:marLeft w:val="640"/>
          <w:marRight w:val="0"/>
          <w:marTop w:val="0"/>
          <w:marBottom w:val="0"/>
          <w:divBdr>
            <w:top w:val="none" w:sz="0" w:space="0" w:color="auto"/>
            <w:left w:val="none" w:sz="0" w:space="0" w:color="auto"/>
            <w:bottom w:val="none" w:sz="0" w:space="0" w:color="auto"/>
            <w:right w:val="none" w:sz="0" w:space="0" w:color="auto"/>
          </w:divBdr>
        </w:div>
        <w:div w:id="984896554">
          <w:marLeft w:val="640"/>
          <w:marRight w:val="0"/>
          <w:marTop w:val="0"/>
          <w:marBottom w:val="0"/>
          <w:divBdr>
            <w:top w:val="none" w:sz="0" w:space="0" w:color="auto"/>
            <w:left w:val="none" w:sz="0" w:space="0" w:color="auto"/>
            <w:bottom w:val="none" w:sz="0" w:space="0" w:color="auto"/>
            <w:right w:val="none" w:sz="0" w:space="0" w:color="auto"/>
          </w:divBdr>
        </w:div>
        <w:div w:id="1808470465">
          <w:marLeft w:val="640"/>
          <w:marRight w:val="0"/>
          <w:marTop w:val="0"/>
          <w:marBottom w:val="0"/>
          <w:divBdr>
            <w:top w:val="none" w:sz="0" w:space="0" w:color="auto"/>
            <w:left w:val="none" w:sz="0" w:space="0" w:color="auto"/>
            <w:bottom w:val="none" w:sz="0" w:space="0" w:color="auto"/>
            <w:right w:val="none" w:sz="0" w:space="0" w:color="auto"/>
          </w:divBdr>
        </w:div>
        <w:div w:id="397049593">
          <w:marLeft w:val="640"/>
          <w:marRight w:val="0"/>
          <w:marTop w:val="0"/>
          <w:marBottom w:val="0"/>
          <w:divBdr>
            <w:top w:val="none" w:sz="0" w:space="0" w:color="auto"/>
            <w:left w:val="none" w:sz="0" w:space="0" w:color="auto"/>
            <w:bottom w:val="none" w:sz="0" w:space="0" w:color="auto"/>
            <w:right w:val="none" w:sz="0" w:space="0" w:color="auto"/>
          </w:divBdr>
        </w:div>
        <w:div w:id="1340473682">
          <w:marLeft w:val="640"/>
          <w:marRight w:val="0"/>
          <w:marTop w:val="0"/>
          <w:marBottom w:val="0"/>
          <w:divBdr>
            <w:top w:val="none" w:sz="0" w:space="0" w:color="auto"/>
            <w:left w:val="none" w:sz="0" w:space="0" w:color="auto"/>
            <w:bottom w:val="none" w:sz="0" w:space="0" w:color="auto"/>
            <w:right w:val="none" w:sz="0" w:space="0" w:color="auto"/>
          </w:divBdr>
        </w:div>
        <w:div w:id="739712651">
          <w:marLeft w:val="640"/>
          <w:marRight w:val="0"/>
          <w:marTop w:val="0"/>
          <w:marBottom w:val="0"/>
          <w:divBdr>
            <w:top w:val="none" w:sz="0" w:space="0" w:color="auto"/>
            <w:left w:val="none" w:sz="0" w:space="0" w:color="auto"/>
            <w:bottom w:val="none" w:sz="0" w:space="0" w:color="auto"/>
            <w:right w:val="none" w:sz="0" w:space="0" w:color="auto"/>
          </w:divBdr>
        </w:div>
        <w:div w:id="1357198855">
          <w:marLeft w:val="640"/>
          <w:marRight w:val="0"/>
          <w:marTop w:val="0"/>
          <w:marBottom w:val="0"/>
          <w:divBdr>
            <w:top w:val="none" w:sz="0" w:space="0" w:color="auto"/>
            <w:left w:val="none" w:sz="0" w:space="0" w:color="auto"/>
            <w:bottom w:val="none" w:sz="0" w:space="0" w:color="auto"/>
            <w:right w:val="none" w:sz="0" w:space="0" w:color="auto"/>
          </w:divBdr>
        </w:div>
        <w:div w:id="917246138">
          <w:marLeft w:val="640"/>
          <w:marRight w:val="0"/>
          <w:marTop w:val="0"/>
          <w:marBottom w:val="0"/>
          <w:divBdr>
            <w:top w:val="none" w:sz="0" w:space="0" w:color="auto"/>
            <w:left w:val="none" w:sz="0" w:space="0" w:color="auto"/>
            <w:bottom w:val="none" w:sz="0" w:space="0" w:color="auto"/>
            <w:right w:val="none" w:sz="0" w:space="0" w:color="auto"/>
          </w:divBdr>
        </w:div>
        <w:div w:id="1101679396">
          <w:marLeft w:val="640"/>
          <w:marRight w:val="0"/>
          <w:marTop w:val="0"/>
          <w:marBottom w:val="0"/>
          <w:divBdr>
            <w:top w:val="none" w:sz="0" w:space="0" w:color="auto"/>
            <w:left w:val="none" w:sz="0" w:space="0" w:color="auto"/>
            <w:bottom w:val="none" w:sz="0" w:space="0" w:color="auto"/>
            <w:right w:val="none" w:sz="0" w:space="0" w:color="auto"/>
          </w:divBdr>
        </w:div>
        <w:div w:id="1416512574">
          <w:marLeft w:val="640"/>
          <w:marRight w:val="0"/>
          <w:marTop w:val="0"/>
          <w:marBottom w:val="0"/>
          <w:divBdr>
            <w:top w:val="none" w:sz="0" w:space="0" w:color="auto"/>
            <w:left w:val="none" w:sz="0" w:space="0" w:color="auto"/>
            <w:bottom w:val="none" w:sz="0" w:space="0" w:color="auto"/>
            <w:right w:val="none" w:sz="0" w:space="0" w:color="auto"/>
          </w:divBdr>
        </w:div>
        <w:div w:id="448594786">
          <w:marLeft w:val="640"/>
          <w:marRight w:val="0"/>
          <w:marTop w:val="0"/>
          <w:marBottom w:val="0"/>
          <w:divBdr>
            <w:top w:val="none" w:sz="0" w:space="0" w:color="auto"/>
            <w:left w:val="none" w:sz="0" w:space="0" w:color="auto"/>
            <w:bottom w:val="none" w:sz="0" w:space="0" w:color="auto"/>
            <w:right w:val="none" w:sz="0" w:space="0" w:color="auto"/>
          </w:divBdr>
        </w:div>
        <w:div w:id="1339894433">
          <w:marLeft w:val="640"/>
          <w:marRight w:val="0"/>
          <w:marTop w:val="0"/>
          <w:marBottom w:val="0"/>
          <w:divBdr>
            <w:top w:val="none" w:sz="0" w:space="0" w:color="auto"/>
            <w:left w:val="none" w:sz="0" w:space="0" w:color="auto"/>
            <w:bottom w:val="none" w:sz="0" w:space="0" w:color="auto"/>
            <w:right w:val="none" w:sz="0" w:space="0" w:color="auto"/>
          </w:divBdr>
        </w:div>
        <w:div w:id="1860240693">
          <w:marLeft w:val="640"/>
          <w:marRight w:val="0"/>
          <w:marTop w:val="0"/>
          <w:marBottom w:val="0"/>
          <w:divBdr>
            <w:top w:val="none" w:sz="0" w:space="0" w:color="auto"/>
            <w:left w:val="none" w:sz="0" w:space="0" w:color="auto"/>
            <w:bottom w:val="none" w:sz="0" w:space="0" w:color="auto"/>
            <w:right w:val="none" w:sz="0" w:space="0" w:color="auto"/>
          </w:divBdr>
        </w:div>
        <w:div w:id="1520315124">
          <w:marLeft w:val="640"/>
          <w:marRight w:val="0"/>
          <w:marTop w:val="0"/>
          <w:marBottom w:val="0"/>
          <w:divBdr>
            <w:top w:val="none" w:sz="0" w:space="0" w:color="auto"/>
            <w:left w:val="none" w:sz="0" w:space="0" w:color="auto"/>
            <w:bottom w:val="none" w:sz="0" w:space="0" w:color="auto"/>
            <w:right w:val="none" w:sz="0" w:space="0" w:color="auto"/>
          </w:divBdr>
        </w:div>
        <w:div w:id="1785810257">
          <w:marLeft w:val="640"/>
          <w:marRight w:val="0"/>
          <w:marTop w:val="0"/>
          <w:marBottom w:val="0"/>
          <w:divBdr>
            <w:top w:val="none" w:sz="0" w:space="0" w:color="auto"/>
            <w:left w:val="none" w:sz="0" w:space="0" w:color="auto"/>
            <w:bottom w:val="none" w:sz="0" w:space="0" w:color="auto"/>
            <w:right w:val="none" w:sz="0" w:space="0" w:color="auto"/>
          </w:divBdr>
        </w:div>
        <w:div w:id="1224751922">
          <w:marLeft w:val="640"/>
          <w:marRight w:val="0"/>
          <w:marTop w:val="0"/>
          <w:marBottom w:val="0"/>
          <w:divBdr>
            <w:top w:val="none" w:sz="0" w:space="0" w:color="auto"/>
            <w:left w:val="none" w:sz="0" w:space="0" w:color="auto"/>
            <w:bottom w:val="none" w:sz="0" w:space="0" w:color="auto"/>
            <w:right w:val="none" w:sz="0" w:space="0" w:color="auto"/>
          </w:divBdr>
        </w:div>
        <w:div w:id="187108275">
          <w:marLeft w:val="640"/>
          <w:marRight w:val="0"/>
          <w:marTop w:val="0"/>
          <w:marBottom w:val="0"/>
          <w:divBdr>
            <w:top w:val="none" w:sz="0" w:space="0" w:color="auto"/>
            <w:left w:val="none" w:sz="0" w:space="0" w:color="auto"/>
            <w:bottom w:val="none" w:sz="0" w:space="0" w:color="auto"/>
            <w:right w:val="none" w:sz="0" w:space="0" w:color="auto"/>
          </w:divBdr>
        </w:div>
        <w:div w:id="1680694331">
          <w:marLeft w:val="640"/>
          <w:marRight w:val="0"/>
          <w:marTop w:val="0"/>
          <w:marBottom w:val="0"/>
          <w:divBdr>
            <w:top w:val="none" w:sz="0" w:space="0" w:color="auto"/>
            <w:left w:val="none" w:sz="0" w:space="0" w:color="auto"/>
            <w:bottom w:val="none" w:sz="0" w:space="0" w:color="auto"/>
            <w:right w:val="none" w:sz="0" w:space="0" w:color="auto"/>
          </w:divBdr>
        </w:div>
        <w:div w:id="1616789260">
          <w:marLeft w:val="640"/>
          <w:marRight w:val="0"/>
          <w:marTop w:val="0"/>
          <w:marBottom w:val="0"/>
          <w:divBdr>
            <w:top w:val="none" w:sz="0" w:space="0" w:color="auto"/>
            <w:left w:val="none" w:sz="0" w:space="0" w:color="auto"/>
            <w:bottom w:val="none" w:sz="0" w:space="0" w:color="auto"/>
            <w:right w:val="none" w:sz="0" w:space="0" w:color="auto"/>
          </w:divBdr>
        </w:div>
        <w:div w:id="1486704014">
          <w:marLeft w:val="640"/>
          <w:marRight w:val="0"/>
          <w:marTop w:val="0"/>
          <w:marBottom w:val="0"/>
          <w:divBdr>
            <w:top w:val="none" w:sz="0" w:space="0" w:color="auto"/>
            <w:left w:val="none" w:sz="0" w:space="0" w:color="auto"/>
            <w:bottom w:val="none" w:sz="0" w:space="0" w:color="auto"/>
            <w:right w:val="none" w:sz="0" w:space="0" w:color="auto"/>
          </w:divBdr>
        </w:div>
        <w:div w:id="1587761242">
          <w:marLeft w:val="640"/>
          <w:marRight w:val="0"/>
          <w:marTop w:val="0"/>
          <w:marBottom w:val="0"/>
          <w:divBdr>
            <w:top w:val="none" w:sz="0" w:space="0" w:color="auto"/>
            <w:left w:val="none" w:sz="0" w:space="0" w:color="auto"/>
            <w:bottom w:val="none" w:sz="0" w:space="0" w:color="auto"/>
            <w:right w:val="none" w:sz="0" w:space="0" w:color="auto"/>
          </w:divBdr>
        </w:div>
        <w:div w:id="515506574">
          <w:marLeft w:val="640"/>
          <w:marRight w:val="0"/>
          <w:marTop w:val="0"/>
          <w:marBottom w:val="0"/>
          <w:divBdr>
            <w:top w:val="none" w:sz="0" w:space="0" w:color="auto"/>
            <w:left w:val="none" w:sz="0" w:space="0" w:color="auto"/>
            <w:bottom w:val="none" w:sz="0" w:space="0" w:color="auto"/>
            <w:right w:val="none" w:sz="0" w:space="0" w:color="auto"/>
          </w:divBdr>
        </w:div>
        <w:div w:id="716441808">
          <w:marLeft w:val="640"/>
          <w:marRight w:val="0"/>
          <w:marTop w:val="0"/>
          <w:marBottom w:val="0"/>
          <w:divBdr>
            <w:top w:val="none" w:sz="0" w:space="0" w:color="auto"/>
            <w:left w:val="none" w:sz="0" w:space="0" w:color="auto"/>
            <w:bottom w:val="none" w:sz="0" w:space="0" w:color="auto"/>
            <w:right w:val="none" w:sz="0" w:space="0" w:color="auto"/>
          </w:divBdr>
        </w:div>
        <w:div w:id="592516447">
          <w:marLeft w:val="640"/>
          <w:marRight w:val="0"/>
          <w:marTop w:val="0"/>
          <w:marBottom w:val="0"/>
          <w:divBdr>
            <w:top w:val="none" w:sz="0" w:space="0" w:color="auto"/>
            <w:left w:val="none" w:sz="0" w:space="0" w:color="auto"/>
            <w:bottom w:val="none" w:sz="0" w:space="0" w:color="auto"/>
            <w:right w:val="none" w:sz="0" w:space="0" w:color="auto"/>
          </w:divBdr>
        </w:div>
        <w:div w:id="1745184675">
          <w:marLeft w:val="640"/>
          <w:marRight w:val="0"/>
          <w:marTop w:val="0"/>
          <w:marBottom w:val="0"/>
          <w:divBdr>
            <w:top w:val="none" w:sz="0" w:space="0" w:color="auto"/>
            <w:left w:val="none" w:sz="0" w:space="0" w:color="auto"/>
            <w:bottom w:val="none" w:sz="0" w:space="0" w:color="auto"/>
            <w:right w:val="none" w:sz="0" w:space="0" w:color="auto"/>
          </w:divBdr>
        </w:div>
        <w:div w:id="2044134859">
          <w:marLeft w:val="640"/>
          <w:marRight w:val="0"/>
          <w:marTop w:val="0"/>
          <w:marBottom w:val="0"/>
          <w:divBdr>
            <w:top w:val="none" w:sz="0" w:space="0" w:color="auto"/>
            <w:left w:val="none" w:sz="0" w:space="0" w:color="auto"/>
            <w:bottom w:val="none" w:sz="0" w:space="0" w:color="auto"/>
            <w:right w:val="none" w:sz="0" w:space="0" w:color="auto"/>
          </w:divBdr>
        </w:div>
        <w:div w:id="1385835884">
          <w:marLeft w:val="640"/>
          <w:marRight w:val="0"/>
          <w:marTop w:val="0"/>
          <w:marBottom w:val="0"/>
          <w:divBdr>
            <w:top w:val="none" w:sz="0" w:space="0" w:color="auto"/>
            <w:left w:val="none" w:sz="0" w:space="0" w:color="auto"/>
            <w:bottom w:val="none" w:sz="0" w:space="0" w:color="auto"/>
            <w:right w:val="none" w:sz="0" w:space="0" w:color="auto"/>
          </w:divBdr>
        </w:div>
        <w:div w:id="803037932">
          <w:marLeft w:val="640"/>
          <w:marRight w:val="0"/>
          <w:marTop w:val="0"/>
          <w:marBottom w:val="0"/>
          <w:divBdr>
            <w:top w:val="none" w:sz="0" w:space="0" w:color="auto"/>
            <w:left w:val="none" w:sz="0" w:space="0" w:color="auto"/>
            <w:bottom w:val="none" w:sz="0" w:space="0" w:color="auto"/>
            <w:right w:val="none" w:sz="0" w:space="0" w:color="auto"/>
          </w:divBdr>
        </w:div>
        <w:div w:id="406418024">
          <w:marLeft w:val="640"/>
          <w:marRight w:val="0"/>
          <w:marTop w:val="0"/>
          <w:marBottom w:val="0"/>
          <w:divBdr>
            <w:top w:val="none" w:sz="0" w:space="0" w:color="auto"/>
            <w:left w:val="none" w:sz="0" w:space="0" w:color="auto"/>
            <w:bottom w:val="none" w:sz="0" w:space="0" w:color="auto"/>
            <w:right w:val="none" w:sz="0" w:space="0" w:color="auto"/>
          </w:divBdr>
        </w:div>
        <w:div w:id="513494242">
          <w:marLeft w:val="640"/>
          <w:marRight w:val="0"/>
          <w:marTop w:val="0"/>
          <w:marBottom w:val="0"/>
          <w:divBdr>
            <w:top w:val="none" w:sz="0" w:space="0" w:color="auto"/>
            <w:left w:val="none" w:sz="0" w:space="0" w:color="auto"/>
            <w:bottom w:val="none" w:sz="0" w:space="0" w:color="auto"/>
            <w:right w:val="none" w:sz="0" w:space="0" w:color="auto"/>
          </w:divBdr>
        </w:div>
        <w:div w:id="524291090">
          <w:marLeft w:val="640"/>
          <w:marRight w:val="0"/>
          <w:marTop w:val="0"/>
          <w:marBottom w:val="0"/>
          <w:divBdr>
            <w:top w:val="none" w:sz="0" w:space="0" w:color="auto"/>
            <w:left w:val="none" w:sz="0" w:space="0" w:color="auto"/>
            <w:bottom w:val="none" w:sz="0" w:space="0" w:color="auto"/>
            <w:right w:val="none" w:sz="0" w:space="0" w:color="auto"/>
          </w:divBdr>
        </w:div>
        <w:div w:id="546844659">
          <w:marLeft w:val="640"/>
          <w:marRight w:val="0"/>
          <w:marTop w:val="0"/>
          <w:marBottom w:val="0"/>
          <w:divBdr>
            <w:top w:val="none" w:sz="0" w:space="0" w:color="auto"/>
            <w:left w:val="none" w:sz="0" w:space="0" w:color="auto"/>
            <w:bottom w:val="none" w:sz="0" w:space="0" w:color="auto"/>
            <w:right w:val="none" w:sz="0" w:space="0" w:color="auto"/>
          </w:divBdr>
        </w:div>
        <w:div w:id="504630374">
          <w:marLeft w:val="640"/>
          <w:marRight w:val="0"/>
          <w:marTop w:val="0"/>
          <w:marBottom w:val="0"/>
          <w:divBdr>
            <w:top w:val="none" w:sz="0" w:space="0" w:color="auto"/>
            <w:left w:val="none" w:sz="0" w:space="0" w:color="auto"/>
            <w:bottom w:val="none" w:sz="0" w:space="0" w:color="auto"/>
            <w:right w:val="none" w:sz="0" w:space="0" w:color="auto"/>
          </w:divBdr>
        </w:div>
        <w:div w:id="933364454">
          <w:marLeft w:val="640"/>
          <w:marRight w:val="0"/>
          <w:marTop w:val="0"/>
          <w:marBottom w:val="0"/>
          <w:divBdr>
            <w:top w:val="none" w:sz="0" w:space="0" w:color="auto"/>
            <w:left w:val="none" w:sz="0" w:space="0" w:color="auto"/>
            <w:bottom w:val="none" w:sz="0" w:space="0" w:color="auto"/>
            <w:right w:val="none" w:sz="0" w:space="0" w:color="auto"/>
          </w:divBdr>
        </w:div>
        <w:div w:id="1100024285">
          <w:marLeft w:val="640"/>
          <w:marRight w:val="0"/>
          <w:marTop w:val="0"/>
          <w:marBottom w:val="0"/>
          <w:divBdr>
            <w:top w:val="none" w:sz="0" w:space="0" w:color="auto"/>
            <w:left w:val="none" w:sz="0" w:space="0" w:color="auto"/>
            <w:bottom w:val="none" w:sz="0" w:space="0" w:color="auto"/>
            <w:right w:val="none" w:sz="0" w:space="0" w:color="auto"/>
          </w:divBdr>
        </w:div>
        <w:div w:id="1546600183">
          <w:marLeft w:val="640"/>
          <w:marRight w:val="0"/>
          <w:marTop w:val="0"/>
          <w:marBottom w:val="0"/>
          <w:divBdr>
            <w:top w:val="none" w:sz="0" w:space="0" w:color="auto"/>
            <w:left w:val="none" w:sz="0" w:space="0" w:color="auto"/>
            <w:bottom w:val="none" w:sz="0" w:space="0" w:color="auto"/>
            <w:right w:val="none" w:sz="0" w:space="0" w:color="auto"/>
          </w:divBdr>
        </w:div>
        <w:div w:id="760293110">
          <w:marLeft w:val="640"/>
          <w:marRight w:val="0"/>
          <w:marTop w:val="0"/>
          <w:marBottom w:val="0"/>
          <w:divBdr>
            <w:top w:val="none" w:sz="0" w:space="0" w:color="auto"/>
            <w:left w:val="none" w:sz="0" w:space="0" w:color="auto"/>
            <w:bottom w:val="none" w:sz="0" w:space="0" w:color="auto"/>
            <w:right w:val="none" w:sz="0" w:space="0" w:color="auto"/>
          </w:divBdr>
        </w:div>
        <w:div w:id="934557667">
          <w:marLeft w:val="640"/>
          <w:marRight w:val="0"/>
          <w:marTop w:val="0"/>
          <w:marBottom w:val="0"/>
          <w:divBdr>
            <w:top w:val="none" w:sz="0" w:space="0" w:color="auto"/>
            <w:left w:val="none" w:sz="0" w:space="0" w:color="auto"/>
            <w:bottom w:val="none" w:sz="0" w:space="0" w:color="auto"/>
            <w:right w:val="none" w:sz="0" w:space="0" w:color="auto"/>
          </w:divBdr>
        </w:div>
        <w:div w:id="681392475">
          <w:marLeft w:val="640"/>
          <w:marRight w:val="0"/>
          <w:marTop w:val="0"/>
          <w:marBottom w:val="0"/>
          <w:divBdr>
            <w:top w:val="none" w:sz="0" w:space="0" w:color="auto"/>
            <w:left w:val="none" w:sz="0" w:space="0" w:color="auto"/>
            <w:bottom w:val="none" w:sz="0" w:space="0" w:color="auto"/>
            <w:right w:val="none" w:sz="0" w:space="0" w:color="auto"/>
          </w:divBdr>
        </w:div>
        <w:div w:id="2129886410">
          <w:marLeft w:val="640"/>
          <w:marRight w:val="0"/>
          <w:marTop w:val="0"/>
          <w:marBottom w:val="0"/>
          <w:divBdr>
            <w:top w:val="none" w:sz="0" w:space="0" w:color="auto"/>
            <w:left w:val="none" w:sz="0" w:space="0" w:color="auto"/>
            <w:bottom w:val="none" w:sz="0" w:space="0" w:color="auto"/>
            <w:right w:val="none" w:sz="0" w:space="0" w:color="auto"/>
          </w:divBdr>
        </w:div>
        <w:div w:id="1912931701">
          <w:marLeft w:val="640"/>
          <w:marRight w:val="0"/>
          <w:marTop w:val="0"/>
          <w:marBottom w:val="0"/>
          <w:divBdr>
            <w:top w:val="none" w:sz="0" w:space="0" w:color="auto"/>
            <w:left w:val="none" w:sz="0" w:space="0" w:color="auto"/>
            <w:bottom w:val="none" w:sz="0" w:space="0" w:color="auto"/>
            <w:right w:val="none" w:sz="0" w:space="0" w:color="auto"/>
          </w:divBdr>
        </w:div>
        <w:div w:id="1655453783">
          <w:marLeft w:val="640"/>
          <w:marRight w:val="0"/>
          <w:marTop w:val="0"/>
          <w:marBottom w:val="0"/>
          <w:divBdr>
            <w:top w:val="none" w:sz="0" w:space="0" w:color="auto"/>
            <w:left w:val="none" w:sz="0" w:space="0" w:color="auto"/>
            <w:bottom w:val="none" w:sz="0" w:space="0" w:color="auto"/>
            <w:right w:val="none" w:sz="0" w:space="0" w:color="auto"/>
          </w:divBdr>
        </w:div>
        <w:div w:id="1759133585">
          <w:marLeft w:val="640"/>
          <w:marRight w:val="0"/>
          <w:marTop w:val="0"/>
          <w:marBottom w:val="0"/>
          <w:divBdr>
            <w:top w:val="none" w:sz="0" w:space="0" w:color="auto"/>
            <w:left w:val="none" w:sz="0" w:space="0" w:color="auto"/>
            <w:bottom w:val="none" w:sz="0" w:space="0" w:color="auto"/>
            <w:right w:val="none" w:sz="0" w:space="0" w:color="auto"/>
          </w:divBdr>
        </w:div>
        <w:div w:id="913198817">
          <w:marLeft w:val="640"/>
          <w:marRight w:val="0"/>
          <w:marTop w:val="0"/>
          <w:marBottom w:val="0"/>
          <w:divBdr>
            <w:top w:val="none" w:sz="0" w:space="0" w:color="auto"/>
            <w:left w:val="none" w:sz="0" w:space="0" w:color="auto"/>
            <w:bottom w:val="none" w:sz="0" w:space="0" w:color="auto"/>
            <w:right w:val="none" w:sz="0" w:space="0" w:color="auto"/>
          </w:divBdr>
        </w:div>
        <w:div w:id="577710565">
          <w:marLeft w:val="640"/>
          <w:marRight w:val="0"/>
          <w:marTop w:val="0"/>
          <w:marBottom w:val="0"/>
          <w:divBdr>
            <w:top w:val="none" w:sz="0" w:space="0" w:color="auto"/>
            <w:left w:val="none" w:sz="0" w:space="0" w:color="auto"/>
            <w:bottom w:val="none" w:sz="0" w:space="0" w:color="auto"/>
            <w:right w:val="none" w:sz="0" w:space="0" w:color="auto"/>
          </w:divBdr>
        </w:div>
        <w:div w:id="1507133398">
          <w:marLeft w:val="640"/>
          <w:marRight w:val="0"/>
          <w:marTop w:val="0"/>
          <w:marBottom w:val="0"/>
          <w:divBdr>
            <w:top w:val="none" w:sz="0" w:space="0" w:color="auto"/>
            <w:left w:val="none" w:sz="0" w:space="0" w:color="auto"/>
            <w:bottom w:val="none" w:sz="0" w:space="0" w:color="auto"/>
            <w:right w:val="none" w:sz="0" w:space="0" w:color="auto"/>
          </w:divBdr>
        </w:div>
        <w:div w:id="389886146">
          <w:marLeft w:val="640"/>
          <w:marRight w:val="0"/>
          <w:marTop w:val="0"/>
          <w:marBottom w:val="0"/>
          <w:divBdr>
            <w:top w:val="none" w:sz="0" w:space="0" w:color="auto"/>
            <w:left w:val="none" w:sz="0" w:space="0" w:color="auto"/>
            <w:bottom w:val="none" w:sz="0" w:space="0" w:color="auto"/>
            <w:right w:val="none" w:sz="0" w:space="0" w:color="auto"/>
          </w:divBdr>
        </w:div>
        <w:div w:id="362443391">
          <w:marLeft w:val="640"/>
          <w:marRight w:val="0"/>
          <w:marTop w:val="0"/>
          <w:marBottom w:val="0"/>
          <w:divBdr>
            <w:top w:val="none" w:sz="0" w:space="0" w:color="auto"/>
            <w:left w:val="none" w:sz="0" w:space="0" w:color="auto"/>
            <w:bottom w:val="none" w:sz="0" w:space="0" w:color="auto"/>
            <w:right w:val="none" w:sz="0" w:space="0" w:color="auto"/>
          </w:divBdr>
        </w:div>
        <w:div w:id="610669330">
          <w:marLeft w:val="640"/>
          <w:marRight w:val="0"/>
          <w:marTop w:val="0"/>
          <w:marBottom w:val="0"/>
          <w:divBdr>
            <w:top w:val="none" w:sz="0" w:space="0" w:color="auto"/>
            <w:left w:val="none" w:sz="0" w:space="0" w:color="auto"/>
            <w:bottom w:val="none" w:sz="0" w:space="0" w:color="auto"/>
            <w:right w:val="none" w:sz="0" w:space="0" w:color="auto"/>
          </w:divBdr>
        </w:div>
        <w:div w:id="744423704">
          <w:marLeft w:val="640"/>
          <w:marRight w:val="0"/>
          <w:marTop w:val="0"/>
          <w:marBottom w:val="0"/>
          <w:divBdr>
            <w:top w:val="none" w:sz="0" w:space="0" w:color="auto"/>
            <w:left w:val="none" w:sz="0" w:space="0" w:color="auto"/>
            <w:bottom w:val="none" w:sz="0" w:space="0" w:color="auto"/>
            <w:right w:val="none" w:sz="0" w:space="0" w:color="auto"/>
          </w:divBdr>
        </w:div>
        <w:div w:id="2064214986">
          <w:marLeft w:val="640"/>
          <w:marRight w:val="0"/>
          <w:marTop w:val="0"/>
          <w:marBottom w:val="0"/>
          <w:divBdr>
            <w:top w:val="none" w:sz="0" w:space="0" w:color="auto"/>
            <w:left w:val="none" w:sz="0" w:space="0" w:color="auto"/>
            <w:bottom w:val="none" w:sz="0" w:space="0" w:color="auto"/>
            <w:right w:val="none" w:sz="0" w:space="0" w:color="auto"/>
          </w:divBdr>
        </w:div>
        <w:div w:id="1009723243">
          <w:marLeft w:val="640"/>
          <w:marRight w:val="0"/>
          <w:marTop w:val="0"/>
          <w:marBottom w:val="0"/>
          <w:divBdr>
            <w:top w:val="none" w:sz="0" w:space="0" w:color="auto"/>
            <w:left w:val="none" w:sz="0" w:space="0" w:color="auto"/>
            <w:bottom w:val="none" w:sz="0" w:space="0" w:color="auto"/>
            <w:right w:val="none" w:sz="0" w:space="0" w:color="auto"/>
          </w:divBdr>
        </w:div>
        <w:div w:id="1159005082">
          <w:marLeft w:val="640"/>
          <w:marRight w:val="0"/>
          <w:marTop w:val="0"/>
          <w:marBottom w:val="0"/>
          <w:divBdr>
            <w:top w:val="none" w:sz="0" w:space="0" w:color="auto"/>
            <w:left w:val="none" w:sz="0" w:space="0" w:color="auto"/>
            <w:bottom w:val="none" w:sz="0" w:space="0" w:color="auto"/>
            <w:right w:val="none" w:sz="0" w:space="0" w:color="auto"/>
          </w:divBdr>
        </w:div>
        <w:div w:id="1028943616">
          <w:marLeft w:val="640"/>
          <w:marRight w:val="0"/>
          <w:marTop w:val="0"/>
          <w:marBottom w:val="0"/>
          <w:divBdr>
            <w:top w:val="none" w:sz="0" w:space="0" w:color="auto"/>
            <w:left w:val="none" w:sz="0" w:space="0" w:color="auto"/>
            <w:bottom w:val="none" w:sz="0" w:space="0" w:color="auto"/>
            <w:right w:val="none" w:sz="0" w:space="0" w:color="auto"/>
          </w:divBdr>
        </w:div>
        <w:div w:id="1879853790">
          <w:marLeft w:val="640"/>
          <w:marRight w:val="0"/>
          <w:marTop w:val="0"/>
          <w:marBottom w:val="0"/>
          <w:divBdr>
            <w:top w:val="none" w:sz="0" w:space="0" w:color="auto"/>
            <w:left w:val="none" w:sz="0" w:space="0" w:color="auto"/>
            <w:bottom w:val="none" w:sz="0" w:space="0" w:color="auto"/>
            <w:right w:val="none" w:sz="0" w:space="0" w:color="auto"/>
          </w:divBdr>
        </w:div>
        <w:div w:id="1385180141">
          <w:marLeft w:val="640"/>
          <w:marRight w:val="0"/>
          <w:marTop w:val="0"/>
          <w:marBottom w:val="0"/>
          <w:divBdr>
            <w:top w:val="none" w:sz="0" w:space="0" w:color="auto"/>
            <w:left w:val="none" w:sz="0" w:space="0" w:color="auto"/>
            <w:bottom w:val="none" w:sz="0" w:space="0" w:color="auto"/>
            <w:right w:val="none" w:sz="0" w:space="0" w:color="auto"/>
          </w:divBdr>
        </w:div>
        <w:div w:id="860049564">
          <w:marLeft w:val="640"/>
          <w:marRight w:val="0"/>
          <w:marTop w:val="0"/>
          <w:marBottom w:val="0"/>
          <w:divBdr>
            <w:top w:val="none" w:sz="0" w:space="0" w:color="auto"/>
            <w:left w:val="none" w:sz="0" w:space="0" w:color="auto"/>
            <w:bottom w:val="none" w:sz="0" w:space="0" w:color="auto"/>
            <w:right w:val="none" w:sz="0" w:space="0" w:color="auto"/>
          </w:divBdr>
        </w:div>
        <w:div w:id="571356822">
          <w:marLeft w:val="640"/>
          <w:marRight w:val="0"/>
          <w:marTop w:val="0"/>
          <w:marBottom w:val="0"/>
          <w:divBdr>
            <w:top w:val="none" w:sz="0" w:space="0" w:color="auto"/>
            <w:left w:val="none" w:sz="0" w:space="0" w:color="auto"/>
            <w:bottom w:val="none" w:sz="0" w:space="0" w:color="auto"/>
            <w:right w:val="none" w:sz="0" w:space="0" w:color="auto"/>
          </w:divBdr>
        </w:div>
        <w:div w:id="1043482760">
          <w:marLeft w:val="640"/>
          <w:marRight w:val="0"/>
          <w:marTop w:val="0"/>
          <w:marBottom w:val="0"/>
          <w:divBdr>
            <w:top w:val="none" w:sz="0" w:space="0" w:color="auto"/>
            <w:left w:val="none" w:sz="0" w:space="0" w:color="auto"/>
            <w:bottom w:val="none" w:sz="0" w:space="0" w:color="auto"/>
            <w:right w:val="none" w:sz="0" w:space="0" w:color="auto"/>
          </w:divBdr>
        </w:div>
        <w:div w:id="428085269">
          <w:marLeft w:val="640"/>
          <w:marRight w:val="0"/>
          <w:marTop w:val="0"/>
          <w:marBottom w:val="0"/>
          <w:divBdr>
            <w:top w:val="none" w:sz="0" w:space="0" w:color="auto"/>
            <w:left w:val="none" w:sz="0" w:space="0" w:color="auto"/>
            <w:bottom w:val="none" w:sz="0" w:space="0" w:color="auto"/>
            <w:right w:val="none" w:sz="0" w:space="0" w:color="auto"/>
          </w:divBdr>
        </w:div>
        <w:div w:id="2132820717">
          <w:marLeft w:val="640"/>
          <w:marRight w:val="0"/>
          <w:marTop w:val="0"/>
          <w:marBottom w:val="0"/>
          <w:divBdr>
            <w:top w:val="none" w:sz="0" w:space="0" w:color="auto"/>
            <w:left w:val="none" w:sz="0" w:space="0" w:color="auto"/>
            <w:bottom w:val="none" w:sz="0" w:space="0" w:color="auto"/>
            <w:right w:val="none" w:sz="0" w:space="0" w:color="auto"/>
          </w:divBdr>
        </w:div>
        <w:div w:id="364060815">
          <w:marLeft w:val="640"/>
          <w:marRight w:val="0"/>
          <w:marTop w:val="0"/>
          <w:marBottom w:val="0"/>
          <w:divBdr>
            <w:top w:val="none" w:sz="0" w:space="0" w:color="auto"/>
            <w:left w:val="none" w:sz="0" w:space="0" w:color="auto"/>
            <w:bottom w:val="none" w:sz="0" w:space="0" w:color="auto"/>
            <w:right w:val="none" w:sz="0" w:space="0" w:color="auto"/>
          </w:divBdr>
        </w:div>
        <w:div w:id="610819185">
          <w:marLeft w:val="640"/>
          <w:marRight w:val="0"/>
          <w:marTop w:val="0"/>
          <w:marBottom w:val="0"/>
          <w:divBdr>
            <w:top w:val="none" w:sz="0" w:space="0" w:color="auto"/>
            <w:left w:val="none" w:sz="0" w:space="0" w:color="auto"/>
            <w:bottom w:val="none" w:sz="0" w:space="0" w:color="auto"/>
            <w:right w:val="none" w:sz="0" w:space="0" w:color="auto"/>
          </w:divBdr>
        </w:div>
        <w:div w:id="2027166845">
          <w:marLeft w:val="640"/>
          <w:marRight w:val="0"/>
          <w:marTop w:val="0"/>
          <w:marBottom w:val="0"/>
          <w:divBdr>
            <w:top w:val="none" w:sz="0" w:space="0" w:color="auto"/>
            <w:left w:val="none" w:sz="0" w:space="0" w:color="auto"/>
            <w:bottom w:val="none" w:sz="0" w:space="0" w:color="auto"/>
            <w:right w:val="none" w:sz="0" w:space="0" w:color="auto"/>
          </w:divBdr>
        </w:div>
        <w:div w:id="2014674943">
          <w:marLeft w:val="640"/>
          <w:marRight w:val="0"/>
          <w:marTop w:val="0"/>
          <w:marBottom w:val="0"/>
          <w:divBdr>
            <w:top w:val="none" w:sz="0" w:space="0" w:color="auto"/>
            <w:left w:val="none" w:sz="0" w:space="0" w:color="auto"/>
            <w:bottom w:val="none" w:sz="0" w:space="0" w:color="auto"/>
            <w:right w:val="none" w:sz="0" w:space="0" w:color="auto"/>
          </w:divBdr>
        </w:div>
        <w:div w:id="333727594">
          <w:marLeft w:val="640"/>
          <w:marRight w:val="0"/>
          <w:marTop w:val="0"/>
          <w:marBottom w:val="0"/>
          <w:divBdr>
            <w:top w:val="none" w:sz="0" w:space="0" w:color="auto"/>
            <w:left w:val="none" w:sz="0" w:space="0" w:color="auto"/>
            <w:bottom w:val="none" w:sz="0" w:space="0" w:color="auto"/>
            <w:right w:val="none" w:sz="0" w:space="0" w:color="auto"/>
          </w:divBdr>
        </w:div>
        <w:div w:id="1004161117">
          <w:marLeft w:val="640"/>
          <w:marRight w:val="0"/>
          <w:marTop w:val="0"/>
          <w:marBottom w:val="0"/>
          <w:divBdr>
            <w:top w:val="none" w:sz="0" w:space="0" w:color="auto"/>
            <w:left w:val="none" w:sz="0" w:space="0" w:color="auto"/>
            <w:bottom w:val="none" w:sz="0" w:space="0" w:color="auto"/>
            <w:right w:val="none" w:sz="0" w:space="0" w:color="auto"/>
          </w:divBdr>
        </w:div>
        <w:div w:id="878904783">
          <w:marLeft w:val="640"/>
          <w:marRight w:val="0"/>
          <w:marTop w:val="0"/>
          <w:marBottom w:val="0"/>
          <w:divBdr>
            <w:top w:val="none" w:sz="0" w:space="0" w:color="auto"/>
            <w:left w:val="none" w:sz="0" w:space="0" w:color="auto"/>
            <w:bottom w:val="none" w:sz="0" w:space="0" w:color="auto"/>
            <w:right w:val="none" w:sz="0" w:space="0" w:color="auto"/>
          </w:divBdr>
        </w:div>
        <w:div w:id="1624848191">
          <w:marLeft w:val="640"/>
          <w:marRight w:val="0"/>
          <w:marTop w:val="0"/>
          <w:marBottom w:val="0"/>
          <w:divBdr>
            <w:top w:val="none" w:sz="0" w:space="0" w:color="auto"/>
            <w:left w:val="none" w:sz="0" w:space="0" w:color="auto"/>
            <w:bottom w:val="none" w:sz="0" w:space="0" w:color="auto"/>
            <w:right w:val="none" w:sz="0" w:space="0" w:color="auto"/>
          </w:divBdr>
        </w:div>
        <w:div w:id="2071615798">
          <w:marLeft w:val="640"/>
          <w:marRight w:val="0"/>
          <w:marTop w:val="0"/>
          <w:marBottom w:val="0"/>
          <w:divBdr>
            <w:top w:val="none" w:sz="0" w:space="0" w:color="auto"/>
            <w:left w:val="none" w:sz="0" w:space="0" w:color="auto"/>
            <w:bottom w:val="none" w:sz="0" w:space="0" w:color="auto"/>
            <w:right w:val="none" w:sz="0" w:space="0" w:color="auto"/>
          </w:divBdr>
        </w:div>
        <w:div w:id="367342961">
          <w:marLeft w:val="640"/>
          <w:marRight w:val="0"/>
          <w:marTop w:val="0"/>
          <w:marBottom w:val="0"/>
          <w:divBdr>
            <w:top w:val="none" w:sz="0" w:space="0" w:color="auto"/>
            <w:left w:val="none" w:sz="0" w:space="0" w:color="auto"/>
            <w:bottom w:val="none" w:sz="0" w:space="0" w:color="auto"/>
            <w:right w:val="none" w:sz="0" w:space="0" w:color="auto"/>
          </w:divBdr>
        </w:div>
        <w:div w:id="1407532640">
          <w:marLeft w:val="640"/>
          <w:marRight w:val="0"/>
          <w:marTop w:val="0"/>
          <w:marBottom w:val="0"/>
          <w:divBdr>
            <w:top w:val="none" w:sz="0" w:space="0" w:color="auto"/>
            <w:left w:val="none" w:sz="0" w:space="0" w:color="auto"/>
            <w:bottom w:val="none" w:sz="0" w:space="0" w:color="auto"/>
            <w:right w:val="none" w:sz="0" w:space="0" w:color="auto"/>
          </w:divBdr>
        </w:div>
        <w:div w:id="2024627071">
          <w:marLeft w:val="640"/>
          <w:marRight w:val="0"/>
          <w:marTop w:val="0"/>
          <w:marBottom w:val="0"/>
          <w:divBdr>
            <w:top w:val="none" w:sz="0" w:space="0" w:color="auto"/>
            <w:left w:val="none" w:sz="0" w:space="0" w:color="auto"/>
            <w:bottom w:val="none" w:sz="0" w:space="0" w:color="auto"/>
            <w:right w:val="none" w:sz="0" w:space="0" w:color="auto"/>
          </w:divBdr>
        </w:div>
        <w:div w:id="712003337">
          <w:marLeft w:val="640"/>
          <w:marRight w:val="0"/>
          <w:marTop w:val="0"/>
          <w:marBottom w:val="0"/>
          <w:divBdr>
            <w:top w:val="none" w:sz="0" w:space="0" w:color="auto"/>
            <w:left w:val="none" w:sz="0" w:space="0" w:color="auto"/>
            <w:bottom w:val="none" w:sz="0" w:space="0" w:color="auto"/>
            <w:right w:val="none" w:sz="0" w:space="0" w:color="auto"/>
          </w:divBdr>
        </w:div>
        <w:div w:id="421269124">
          <w:marLeft w:val="640"/>
          <w:marRight w:val="0"/>
          <w:marTop w:val="0"/>
          <w:marBottom w:val="0"/>
          <w:divBdr>
            <w:top w:val="none" w:sz="0" w:space="0" w:color="auto"/>
            <w:left w:val="none" w:sz="0" w:space="0" w:color="auto"/>
            <w:bottom w:val="none" w:sz="0" w:space="0" w:color="auto"/>
            <w:right w:val="none" w:sz="0" w:space="0" w:color="auto"/>
          </w:divBdr>
        </w:div>
        <w:div w:id="2056464507">
          <w:marLeft w:val="640"/>
          <w:marRight w:val="0"/>
          <w:marTop w:val="0"/>
          <w:marBottom w:val="0"/>
          <w:divBdr>
            <w:top w:val="none" w:sz="0" w:space="0" w:color="auto"/>
            <w:left w:val="none" w:sz="0" w:space="0" w:color="auto"/>
            <w:bottom w:val="none" w:sz="0" w:space="0" w:color="auto"/>
            <w:right w:val="none" w:sz="0" w:space="0" w:color="auto"/>
          </w:divBdr>
        </w:div>
        <w:div w:id="2073000289">
          <w:marLeft w:val="640"/>
          <w:marRight w:val="0"/>
          <w:marTop w:val="0"/>
          <w:marBottom w:val="0"/>
          <w:divBdr>
            <w:top w:val="none" w:sz="0" w:space="0" w:color="auto"/>
            <w:left w:val="none" w:sz="0" w:space="0" w:color="auto"/>
            <w:bottom w:val="none" w:sz="0" w:space="0" w:color="auto"/>
            <w:right w:val="none" w:sz="0" w:space="0" w:color="auto"/>
          </w:divBdr>
        </w:div>
        <w:div w:id="840506530">
          <w:marLeft w:val="640"/>
          <w:marRight w:val="0"/>
          <w:marTop w:val="0"/>
          <w:marBottom w:val="0"/>
          <w:divBdr>
            <w:top w:val="none" w:sz="0" w:space="0" w:color="auto"/>
            <w:left w:val="none" w:sz="0" w:space="0" w:color="auto"/>
            <w:bottom w:val="none" w:sz="0" w:space="0" w:color="auto"/>
            <w:right w:val="none" w:sz="0" w:space="0" w:color="auto"/>
          </w:divBdr>
        </w:div>
        <w:div w:id="49615436">
          <w:marLeft w:val="640"/>
          <w:marRight w:val="0"/>
          <w:marTop w:val="0"/>
          <w:marBottom w:val="0"/>
          <w:divBdr>
            <w:top w:val="none" w:sz="0" w:space="0" w:color="auto"/>
            <w:left w:val="none" w:sz="0" w:space="0" w:color="auto"/>
            <w:bottom w:val="none" w:sz="0" w:space="0" w:color="auto"/>
            <w:right w:val="none" w:sz="0" w:space="0" w:color="auto"/>
          </w:divBdr>
        </w:div>
        <w:div w:id="2097047339">
          <w:marLeft w:val="640"/>
          <w:marRight w:val="0"/>
          <w:marTop w:val="0"/>
          <w:marBottom w:val="0"/>
          <w:divBdr>
            <w:top w:val="none" w:sz="0" w:space="0" w:color="auto"/>
            <w:left w:val="none" w:sz="0" w:space="0" w:color="auto"/>
            <w:bottom w:val="none" w:sz="0" w:space="0" w:color="auto"/>
            <w:right w:val="none" w:sz="0" w:space="0" w:color="auto"/>
          </w:divBdr>
        </w:div>
        <w:div w:id="1990475334">
          <w:marLeft w:val="640"/>
          <w:marRight w:val="0"/>
          <w:marTop w:val="0"/>
          <w:marBottom w:val="0"/>
          <w:divBdr>
            <w:top w:val="none" w:sz="0" w:space="0" w:color="auto"/>
            <w:left w:val="none" w:sz="0" w:space="0" w:color="auto"/>
            <w:bottom w:val="none" w:sz="0" w:space="0" w:color="auto"/>
            <w:right w:val="none" w:sz="0" w:space="0" w:color="auto"/>
          </w:divBdr>
        </w:div>
        <w:div w:id="216672468">
          <w:marLeft w:val="640"/>
          <w:marRight w:val="0"/>
          <w:marTop w:val="0"/>
          <w:marBottom w:val="0"/>
          <w:divBdr>
            <w:top w:val="none" w:sz="0" w:space="0" w:color="auto"/>
            <w:left w:val="none" w:sz="0" w:space="0" w:color="auto"/>
            <w:bottom w:val="none" w:sz="0" w:space="0" w:color="auto"/>
            <w:right w:val="none" w:sz="0" w:space="0" w:color="auto"/>
          </w:divBdr>
        </w:div>
        <w:div w:id="1706977841">
          <w:marLeft w:val="640"/>
          <w:marRight w:val="0"/>
          <w:marTop w:val="0"/>
          <w:marBottom w:val="0"/>
          <w:divBdr>
            <w:top w:val="none" w:sz="0" w:space="0" w:color="auto"/>
            <w:left w:val="none" w:sz="0" w:space="0" w:color="auto"/>
            <w:bottom w:val="none" w:sz="0" w:space="0" w:color="auto"/>
            <w:right w:val="none" w:sz="0" w:space="0" w:color="auto"/>
          </w:divBdr>
        </w:div>
        <w:div w:id="237787637">
          <w:marLeft w:val="640"/>
          <w:marRight w:val="0"/>
          <w:marTop w:val="0"/>
          <w:marBottom w:val="0"/>
          <w:divBdr>
            <w:top w:val="none" w:sz="0" w:space="0" w:color="auto"/>
            <w:left w:val="none" w:sz="0" w:space="0" w:color="auto"/>
            <w:bottom w:val="none" w:sz="0" w:space="0" w:color="auto"/>
            <w:right w:val="none" w:sz="0" w:space="0" w:color="auto"/>
          </w:divBdr>
        </w:div>
        <w:div w:id="944729647">
          <w:marLeft w:val="640"/>
          <w:marRight w:val="0"/>
          <w:marTop w:val="0"/>
          <w:marBottom w:val="0"/>
          <w:divBdr>
            <w:top w:val="none" w:sz="0" w:space="0" w:color="auto"/>
            <w:left w:val="none" w:sz="0" w:space="0" w:color="auto"/>
            <w:bottom w:val="none" w:sz="0" w:space="0" w:color="auto"/>
            <w:right w:val="none" w:sz="0" w:space="0" w:color="auto"/>
          </w:divBdr>
        </w:div>
        <w:div w:id="795106001">
          <w:marLeft w:val="640"/>
          <w:marRight w:val="0"/>
          <w:marTop w:val="0"/>
          <w:marBottom w:val="0"/>
          <w:divBdr>
            <w:top w:val="none" w:sz="0" w:space="0" w:color="auto"/>
            <w:left w:val="none" w:sz="0" w:space="0" w:color="auto"/>
            <w:bottom w:val="none" w:sz="0" w:space="0" w:color="auto"/>
            <w:right w:val="none" w:sz="0" w:space="0" w:color="auto"/>
          </w:divBdr>
        </w:div>
        <w:div w:id="407045773">
          <w:marLeft w:val="640"/>
          <w:marRight w:val="0"/>
          <w:marTop w:val="0"/>
          <w:marBottom w:val="0"/>
          <w:divBdr>
            <w:top w:val="none" w:sz="0" w:space="0" w:color="auto"/>
            <w:left w:val="none" w:sz="0" w:space="0" w:color="auto"/>
            <w:bottom w:val="none" w:sz="0" w:space="0" w:color="auto"/>
            <w:right w:val="none" w:sz="0" w:space="0" w:color="auto"/>
          </w:divBdr>
        </w:div>
        <w:div w:id="1700546109">
          <w:marLeft w:val="640"/>
          <w:marRight w:val="0"/>
          <w:marTop w:val="0"/>
          <w:marBottom w:val="0"/>
          <w:divBdr>
            <w:top w:val="none" w:sz="0" w:space="0" w:color="auto"/>
            <w:left w:val="none" w:sz="0" w:space="0" w:color="auto"/>
            <w:bottom w:val="none" w:sz="0" w:space="0" w:color="auto"/>
            <w:right w:val="none" w:sz="0" w:space="0" w:color="auto"/>
          </w:divBdr>
        </w:div>
        <w:div w:id="498470897">
          <w:marLeft w:val="640"/>
          <w:marRight w:val="0"/>
          <w:marTop w:val="0"/>
          <w:marBottom w:val="0"/>
          <w:divBdr>
            <w:top w:val="none" w:sz="0" w:space="0" w:color="auto"/>
            <w:left w:val="none" w:sz="0" w:space="0" w:color="auto"/>
            <w:bottom w:val="none" w:sz="0" w:space="0" w:color="auto"/>
            <w:right w:val="none" w:sz="0" w:space="0" w:color="auto"/>
          </w:divBdr>
        </w:div>
        <w:div w:id="273245158">
          <w:marLeft w:val="640"/>
          <w:marRight w:val="0"/>
          <w:marTop w:val="0"/>
          <w:marBottom w:val="0"/>
          <w:divBdr>
            <w:top w:val="none" w:sz="0" w:space="0" w:color="auto"/>
            <w:left w:val="none" w:sz="0" w:space="0" w:color="auto"/>
            <w:bottom w:val="none" w:sz="0" w:space="0" w:color="auto"/>
            <w:right w:val="none" w:sz="0" w:space="0" w:color="auto"/>
          </w:divBdr>
        </w:div>
        <w:div w:id="481890504">
          <w:marLeft w:val="640"/>
          <w:marRight w:val="0"/>
          <w:marTop w:val="0"/>
          <w:marBottom w:val="0"/>
          <w:divBdr>
            <w:top w:val="none" w:sz="0" w:space="0" w:color="auto"/>
            <w:left w:val="none" w:sz="0" w:space="0" w:color="auto"/>
            <w:bottom w:val="none" w:sz="0" w:space="0" w:color="auto"/>
            <w:right w:val="none" w:sz="0" w:space="0" w:color="auto"/>
          </w:divBdr>
        </w:div>
        <w:div w:id="1655640836">
          <w:marLeft w:val="640"/>
          <w:marRight w:val="0"/>
          <w:marTop w:val="0"/>
          <w:marBottom w:val="0"/>
          <w:divBdr>
            <w:top w:val="none" w:sz="0" w:space="0" w:color="auto"/>
            <w:left w:val="none" w:sz="0" w:space="0" w:color="auto"/>
            <w:bottom w:val="none" w:sz="0" w:space="0" w:color="auto"/>
            <w:right w:val="none" w:sz="0" w:space="0" w:color="auto"/>
          </w:divBdr>
        </w:div>
        <w:div w:id="500900130">
          <w:marLeft w:val="640"/>
          <w:marRight w:val="0"/>
          <w:marTop w:val="0"/>
          <w:marBottom w:val="0"/>
          <w:divBdr>
            <w:top w:val="none" w:sz="0" w:space="0" w:color="auto"/>
            <w:left w:val="none" w:sz="0" w:space="0" w:color="auto"/>
            <w:bottom w:val="none" w:sz="0" w:space="0" w:color="auto"/>
            <w:right w:val="none" w:sz="0" w:space="0" w:color="auto"/>
          </w:divBdr>
        </w:div>
        <w:div w:id="960380433">
          <w:marLeft w:val="640"/>
          <w:marRight w:val="0"/>
          <w:marTop w:val="0"/>
          <w:marBottom w:val="0"/>
          <w:divBdr>
            <w:top w:val="none" w:sz="0" w:space="0" w:color="auto"/>
            <w:left w:val="none" w:sz="0" w:space="0" w:color="auto"/>
            <w:bottom w:val="none" w:sz="0" w:space="0" w:color="auto"/>
            <w:right w:val="none" w:sz="0" w:space="0" w:color="auto"/>
          </w:divBdr>
        </w:div>
        <w:div w:id="1057123851">
          <w:marLeft w:val="640"/>
          <w:marRight w:val="0"/>
          <w:marTop w:val="0"/>
          <w:marBottom w:val="0"/>
          <w:divBdr>
            <w:top w:val="none" w:sz="0" w:space="0" w:color="auto"/>
            <w:left w:val="none" w:sz="0" w:space="0" w:color="auto"/>
            <w:bottom w:val="none" w:sz="0" w:space="0" w:color="auto"/>
            <w:right w:val="none" w:sz="0" w:space="0" w:color="auto"/>
          </w:divBdr>
        </w:div>
        <w:div w:id="1194149135">
          <w:marLeft w:val="640"/>
          <w:marRight w:val="0"/>
          <w:marTop w:val="0"/>
          <w:marBottom w:val="0"/>
          <w:divBdr>
            <w:top w:val="none" w:sz="0" w:space="0" w:color="auto"/>
            <w:left w:val="none" w:sz="0" w:space="0" w:color="auto"/>
            <w:bottom w:val="none" w:sz="0" w:space="0" w:color="auto"/>
            <w:right w:val="none" w:sz="0" w:space="0" w:color="auto"/>
          </w:divBdr>
        </w:div>
        <w:div w:id="2050454544">
          <w:marLeft w:val="640"/>
          <w:marRight w:val="0"/>
          <w:marTop w:val="0"/>
          <w:marBottom w:val="0"/>
          <w:divBdr>
            <w:top w:val="none" w:sz="0" w:space="0" w:color="auto"/>
            <w:left w:val="none" w:sz="0" w:space="0" w:color="auto"/>
            <w:bottom w:val="none" w:sz="0" w:space="0" w:color="auto"/>
            <w:right w:val="none" w:sz="0" w:space="0" w:color="auto"/>
          </w:divBdr>
        </w:div>
        <w:div w:id="700669115">
          <w:marLeft w:val="640"/>
          <w:marRight w:val="0"/>
          <w:marTop w:val="0"/>
          <w:marBottom w:val="0"/>
          <w:divBdr>
            <w:top w:val="none" w:sz="0" w:space="0" w:color="auto"/>
            <w:left w:val="none" w:sz="0" w:space="0" w:color="auto"/>
            <w:bottom w:val="none" w:sz="0" w:space="0" w:color="auto"/>
            <w:right w:val="none" w:sz="0" w:space="0" w:color="auto"/>
          </w:divBdr>
        </w:div>
        <w:div w:id="122967034">
          <w:marLeft w:val="640"/>
          <w:marRight w:val="0"/>
          <w:marTop w:val="0"/>
          <w:marBottom w:val="0"/>
          <w:divBdr>
            <w:top w:val="none" w:sz="0" w:space="0" w:color="auto"/>
            <w:left w:val="none" w:sz="0" w:space="0" w:color="auto"/>
            <w:bottom w:val="none" w:sz="0" w:space="0" w:color="auto"/>
            <w:right w:val="none" w:sz="0" w:space="0" w:color="auto"/>
          </w:divBdr>
        </w:div>
        <w:div w:id="1067264092">
          <w:marLeft w:val="640"/>
          <w:marRight w:val="0"/>
          <w:marTop w:val="0"/>
          <w:marBottom w:val="0"/>
          <w:divBdr>
            <w:top w:val="none" w:sz="0" w:space="0" w:color="auto"/>
            <w:left w:val="none" w:sz="0" w:space="0" w:color="auto"/>
            <w:bottom w:val="none" w:sz="0" w:space="0" w:color="auto"/>
            <w:right w:val="none" w:sz="0" w:space="0" w:color="auto"/>
          </w:divBdr>
        </w:div>
        <w:div w:id="1873222244">
          <w:marLeft w:val="640"/>
          <w:marRight w:val="0"/>
          <w:marTop w:val="0"/>
          <w:marBottom w:val="0"/>
          <w:divBdr>
            <w:top w:val="none" w:sz="0" w:space="0" w:color="auto"/>
            <w:left w:val="none" w:sz="0" w:space="0" w:color="auto"/>
            <w:bottom w:val="none" w:sz="0" w:space="0" w:color="auto"/>
            <w:right w:val="none" w:sz="0" w:space="0" w:color="auto"/>
          </w:divBdr>
        </w:div>
        <w:div w:id="49768508">
          <w:marLeft w:val="640"/>
          <w:marRight w:val="0"/>
          <w:marTop w:val="0"/>
          <w:marBottom w:val="0"/>
          <w:divBdr>
            <w:top w:val="none" w:sz="0" w:space="0" w:color="auto"/>
            <w:left w:val="none" w:sz="0" w:space="0" w:color="auto"/>
            <w:bottom w:val="none" w:sz="0" w:space="0" w:color="auto"/>
            <w:right w:val="none" w:sz="0" w:space="0" w:color="auto"/>
          </w:divBdr>
        </w:div>
      </w:divsChild>
    </w:div>
    <w:div w:id="1951625133">
      <w:bodyDiv w:val="1"/>
      <w:marLeft w:val="0"/>
      <w:marRight w:val="0"/>
      <w:marTop w:val="0"/>
      <w:marBottom w:val="0"/>
      <w:divBdr>
        <w:top w:val="none" w:sz="0" w:space="0" w:color="auto"/>
        <w:left w:val="none" w:sz="0" w:space="0" w:color="auto"/>
        <w:bottom w:val="none" w:sz="0" w:space="0" w:color="auto"/>
        <w:right w:val="none" w:sz="0" w:space="0" w:color="auto"/>
      </w:divBdr>
      <w:divsChild>
        <w:div w:id="1334797678">
          <w:marLeft w:val="640"/>
          <w:marRight w:val="0"/>
          <w:marTop w:val="0"/>
          <w:marBottom w:val="0"/>
          <w:divBdr>
            <w:top w:val="none" w:sz="0" w:space="0" w:color="auto"/>
            <w:left w:val="none" w:sz="0" w:space="0" w:color="auto"/>
            <w:bottom w:val="none" w:sz="0" w:space="0" w:color="auto"/>
            <w:right w:val="none" w:sz="0" w:space="0" w:color="auto"/>
          </w:divBdr>
        </w:div>
        <w:div w:id="1335721942">
          <w:marLeft w:val="640"/>
          <w:marRight w:val="0"/>
          <w:marTop w:val="0"/>
          <w:marBottom w:val="0"/>
          <w:divBdr>
            <w:top w:val="none" w:sz="0" w:space="0" w:color="auto"/>
            <w:left w:val="none" w:sz="0" w:space="0" w:color="auto"/>
            <w:bottom w:val="none" w:sz="0" w:space="0" w:color="auto"/>
            <w:right w:val="none" w:sz="0" w:space="0" w:color="auto"/>
          </w:divBdr>
        </w:div>
        <w:div w:id="1517308207">
          <w:marLeft w:val="640"/>
          <w:marRight w:val="0"/>
          <w:marTop w:val="0"/>
          <w:marBottom w:val="0"/>
          <w:divBdr>
            <w:top w:val="none" w:sz="0" w:space="0" w:color="auto"/>
            <w:left w:val="none" w:sz="0" w:space="0" w:color="auto"/>
            <w:bottom w:val="none" w:sz="0" w:space="0" w:color="auto"/>
            <w:right w:val="none" w:sz="0" w:space="0" w:color="auto"/>
          </w:divBdr>
        </w:div>
        <w:div w:id="779227356">
          <w:marLeft w:val="640"/>
          <w:marRight w:val="0"/>
          <w:marTop w:val="0"/>
          <w:marBottom w:val="0"/>
          <w:divBdr>
            <w:top w:val="none" w:sz="0" w:space="0" w:color="auto"/>
            <w:left w:val="none" w:sz="0" w:space="0" w:color="auto"/>
            <w:bottom w:val="none" w:sz="0" w:space="0" w:color="auto"/>
            <w:right w:val="none" w:sz="0" w:space="0" w:color="auto"/>
          </w:divBdr>
        </w:div>
        <w:div w:id="1167793727">
          <w:marLeft w:val="640"/>
          <w:marRight w:val="0"/>
          <w:marTop w:val="0"/>
          <w:marBottom w:val="0"/>
          <w:divBdr>
            <w:top w:val="none" w:sz="0" w:space="0" w:color="auto"/>
            <w:left w:val="none" w:sz="0" w:space="0" w:color="auto"/>
            <w:bottom w:val="none" w:sz="0" w:space="0" w:color="auto"/>
            <w:right w:val="none" w:sz="0" w:space="0" w:color="auto"/>
          </w:divBdr>
        </w:div>
        <w:div w:id="1593779149">
          <w:marLeft w:val="640"/>
          <w:marRight w:val="0"/>
          <w:marTop w:val="0"/>
          <w:marBottom w:val="0"/>
          <w:divBdr>
            <w:top w:val="none" w:sz="0" w:space="0" w:color="auto"/>
            <w:left w:val="none" w:sz="0" w:space="0" w:color="auto"/>
            <w:bottom w:val="none" w:sz="0" w:space="0" w:color="auto"/>
            <w:right w:val="none" w:sz="0" w:space="0" w:color="auto"/>
          </w:divBdr>
        </w:div>
        <w:div w:id="243733281">
          <w:marLeft w:val="640"/>
          <w:marRight w:val="0"/>
          <w:marTop w:val="0"/>
          <w:marBottom w:val="0"/>
          <w:divBdr>
            <w:top w:val="none" w:sz="0" w:space="0" w:color="auto"/>
            <w:left w:val="none" w:sz="0" w:space="0" w:color="auto"/>
            <w:bottom w:val="none" w:sz="0" w:space="0" w:color="auto"/>
            <w:right w:val="none" w:sz="0" w:space="0" w:color="auto"/>
          </w:divBdr>
        </w:div>
        <w:div w:id="1680621278">
          <w:marLeft w:val="640"/>
          <w:marRight w:val="0"/>
          <w:marTop w:val="0"/>
          <w:marBottom w:val="0"/>
          <w:divBdr>
            <w:top w:val="none" w:sz="0" w:space="0" w:color="auto"/>
            <w:left w:val="none" w:sz="0" w:space="0" w:color="auto"/>
            <w:bottom w:val="none" w:sz="0" w:space="0" w:color="auto"/>
            <w:right w:val="none" w:sz="0" w:space="0" w:color="auto"/>
          </w:divBdr>
        </w:div>
        <w:div w:id="1525287930">
          <w:marLeft w:val="640"/>
          <w:marRight w:val="0"/>
          <w:marTop w:val="0"/>
          <w:marBottom w:val="0"/>
          <w:divBdr>
            <w:top w:val="none" w:sz="0" w:space="0" w:color="auto"/>
            <w:left w:val="none" w:sz="0" w:space="0" w:color="auto"/>
            <w:bottom w:val="none" w:sz="0" w:space="0" w:color="auto"/>
            <w:right w:val="none" w:sz="0" w:space="0" w:color="auto"/>
          </w:divBdr>
        </w:div>
        <w:div w:id="2041197392">
          <w:marLeft w:val="640"/>
          <w:marRight w:val="0"/>
          <w:marTop w:val="0"/>
          <w:marBottom w:val="0"/>
          <w:divBdr>
            <w:top w:val="none" w:sz="0" w:space="0" w:color="auto"/>
            <w:left w:val="none" w:sz="0" w:space="0" w:color="auto"/>
            <w:bottom w:val="none" w:sz="0" w:space="0" w:color="auto"/>
            <w:right w:val="none" w:sz="0" w:space="0" w:color="auto"/>
          </w:divBdr>
        </w:div>
        <w:div w:id="527572864">
          <w:marLeft w:val="640"/>
          <w:marRight w:val="0"/>
          <w:marTop w:val="0"/>
          <w:marBottom w:val="0"/>
          <w:divBdr>
            <w:top w:val="none" w:sz="0" w:space="0" w:color="auto"/>
            <w:left w:val="none" w:sz="0" w:space="0" w:color="auto"/>
            <w:bottom w:val="none" w:sz="0" w:space="0" w:color="auto"/>
            <w:right w:val="none" w:sz="0" w:space="0" w:color="auto"/>
          </w:divBdr>
        </w:div>
        <w:div w:id="2146967086">
          <w:marLeft w:val="640"/>
          <w:marRight w:val="0"/>
          <w:marTop w:val="0"/>
          <w:marBottom w:val="0"/>
          <w:divBdr>
            <w:top w:val="none" w:sz="0" w:space="0" w:color="auto"/>
            <w:left w:val="none" w:sz="0" w:space="0" w:color="auto"/>
            <w:bottom w:val="none" w:sz="0" w:space="0" w:color="auto"/>
            <w:right w:val="none" w:sz="0" w:space="0" w:color="auto"/>
          </w:divBdr>
        </w:div>
        <w:div w:id="1779786577">
          <w:marLeft w:val="640"/>
          <w:marRight w:val="0"/>
          <w:marTop w:val="0"/>
          <w:marBottom w:val="0"/>
          <w:divBdr>
            <w:top w:val="none" w:sz="0" w:space="0" w:color="auto"/>
            <w:left w:val="none" w:sz="0" w:space="0" w:color="auto"/>
            <w:bottom w:val="none" w:sz="0" w:space="0" w:color="auto"/>
            <w:right w:val="none" w:sz="0" w:space="0" w:color="auto"/>
          </w:divBdr>
        </w:div>
        <w:div w:id="1021784958">
          <w:marLeft w:val="640"/>
          <w:marRight w:val="0"/>
          <w:marTop w:val="0"/>
          <w:marBottom w:val="0"/>
          <w:divBdr>
            <w:top w:val="none" w:sz="0" w:space="0" w:color="auto"/>
            <w:left w:val="none" w:sz="0" w:space="0" w:color="auto"/>
            <w:bottom w:val="none" w:sz="0" w:space="0" w:color="auto"/>
            <w:right w:val="none" w:sz="0" w:space="0" w:color="auto"/>
          </w:divBdr>
        </w:div>
        <w:div w:id="162428895">
          <w:marLeft w:val="640"/>
          <w:marRight w:val="0"/>
          <w:marTop w:val="0"/>
          <w:marBottom w:val="0"/>
          <w:divBdr>
            <w:top w:val="none" w:sz="0" w:space="0" w:color="auto"/>
            <w:left w:val="none" w:sz="0" w:space="0" w:color="auto"/>
            <w:bottom w:val="none" w:sz="0" w:space="0" w:color="auto"/>
            <w:right w:val="none" w:sz="0" w:space="0" w:color="auto"/>
          </w:divBdr>
        </w:div>
        <w:div w:id="1502426665">
          <w:marLeft w:val="640"/>
          <w:marRight w:val="0"/>
          <w:marTop w:val="0"/>
          <w:marBottom w:val="0"/>
          <w:divBdr>
            <w:top w:val="none" w:sz="0" w:space="0" w:color="auto"/>
            <w:left w:val="none" w:sz="0" w:space="0" w:color="auto"/>
            <w:bottom w:val="none" w:sz="0" w:space="0" w:color="auto"/>
            <w:right w:val="none" w:sz="0" w:space="0" w:color="auto"/>
          </w:divBdr>
        </w:div>
        <w:div w:id="1536843855">
          <w:marLeft w:val="640"/>
          <w:marRight w:val="0"/>
          <w:marTop w:val="0"/>
          <w:marBottom w:val="0"/>
          <w:divBdr>
            <w:top w:val="none" w:sz="0" w:space="0" w:color="auto"/>
            <w:left w:val="none" w:sz="0" w:space="0" w:color="auto"/>
            <w:bottom w:val="none" w:sz="0" w:space="0" w:color="auto"/>
            <w:right w:val="none" w:sz="0" w:space="0" w:color="auto"/>
          </w:divBdr>
        </w:div>
        <w:div w:id="1398088040">
          <w:marLeft w:val="640"/>
          <w:marRight w:val="0"/>
          <w:marTop w:val="0"/>
          <w:marBottom w:val="0"/>
          <w:divBdr>
            <w:top w:val="none" w:sz="0" w:space="0" w:color="auto"/>
            <w:left w:val="none" w:sz="0" w:space="0" w:color="auto"/>
            <w:bottom w:val="none" w:sz="0" w:space="0" w:color="auto"/>
            <w:right w:val="none" w:sz="0" w:space="0" w:color="auto"/>
          </w:divBdr>
        </w:div>
        <w:div w:id="870995884">
          <w:marLeft w:val="640"/>
          <w:marRight w:val="0"/>
          <w:marTop w:val="0"/>
          <w:marBottom w:val="0"/>
          <w:divBdr>
            <w:top w:val="none" w:sz="0" w:space="0" w:color="auto"/>
            <w:left w:val="none" w:sz="0" w:space="0" w:color="auto"/>
            <w:bottom w:val="none" w:sz="0" w:space="0" w:color="auto"/>
            <w:right w:val="none" w:sz="0" w:space="0" w:color="auto"/>
          </w:divBdr>
        </w:div>
        <w:div w:id="241649903">
          <w:marLeft w:val="640"/>
          <w:marRight w:val="0"/>
          <w:marTop w:val="0"/>
          <w:marBottom w:val="0"/>
          <w:divBdr>
            <w:top w:val="none" w:sz="0" w:space="0" w:color="auto"/>
            <w:left w:val="none" w:sz="0" w:space="0" w:color="auto"/>
            <w:bottom w:val="none" w:sz="0" w:space="0" w:color="auto"/>
            <w:right w:val="none" w:sz="0" w:space="0" w:color="auto"/>
          </w:divBdr>
        </w:div>
        <w:div w:id="149904952">
          <w:marLeft w:val="640"/>
          <w:marRight w:val="0"/>
          <w:marTop w:val="0"/>
          <w:marBottom w:val="0"/>
          <w:divBdr>
            <w:top w:val="none" w:sz="0" w:space="0" w:color="auto"/>
            <w:left w:val="none" w:sz="0" w:space="0" w:color="auto"/>
            <w:bottom w:val="none" w:sz="0" w:space="0" w:color="auto"/>
            <w:right w:val="none" w:sz="0" w:space="0" w:color="auto"/>
          </w:divBdr>
        </w:div>
        <w:div w:id="650135153">
          <w:marLeft w:val="640"/>
          <w:marRight w:val="0"/>
          <w:marTop w:val="0"/>
          <w:marBottom w:val="0"/>
          <w:divBdr>
            <w:top w:val="none" w:sz="0" w:space="0" w:color="auto"/>
            <w:left w:val="none" w:sz="0" w:space="0" w:color="auto"/>
            <w:bottom w:val="none" w:sz="0" w:space="0" w:color="auto"/>
            <w:right w:val="none" w:sz="0" w:space="0" w:color="auto"/>
          </w:divBdr>
        </w:div>
        <w:div w:id="1856535060">
          <w:marLeft w:val="640"/>
          <w:marRight w:val="0"/>
          <w:marTop w:val="0"/>
          <w:marBottom w:val="0"/>
          <w:divBdr>
            <w:top w:val="none" w:sz="0" w:space="0" w:color="auto"/>
            <w:left w:val="none" w:sz="0" w:space="0" w:color="auto"/>
            <w:bottom w:val="none" w:sz="0" w:space="0" w:color="auto"/>
            <w:right w:val="none" w:sz="0" w:space="0" w:color="auto"/>
          </w:divBdr>
        </w:div>
        <w:div w:id="1975020887">
          <w:marLeft w:val="640"/>
          <w:marRight w:val="0"/>
          <w:marTop w:val="0"/>
          <w:marBottom w:val="0"/>
          <w:divBdr>
            <w:top w:val="none" w:sz="0" w:space="0" w:color="auto"/>
            <w:left w:val="none" w:sz="0" w:space="0" w:color="auto"/>
            <w:bottom w:val="none" w:sz="0" w:space="0" w:color="auto"/>
            <w:right w:val="none" w:sz="0" w:space="0" w:color="auto"/>
          </w:divBdr>
        </w:div>
        <w:div w:id="1570385476">
          <w:marLeft w:val="640"/>
          <w:marRight w:val="0"/>
          <w:marTop w:val="0"/>
          <w:marBottom w:val="0"/>
          <w:divBdr>
            <w:top w:val="none" w:sz="0" w:space="0" w:color="auto"/>
            <w:left w:val="none" w:sz="0" w:space="0" w:color="auto"/>
            <w:bottom w:val="none" w:sz="0" w:space="0" w:color="auto"/>
            <w:right w:val="none" w:sz="0" w:space="0" w:color="auto"/>
          </w:divBdr>
        </w:div>
        <w:div w:id="1843426697">
          <w:marLeft w:val="640"/>
          <w:marRight w:val="0"/>
          <w:marTop w:val="0"/>
          <w:marBottom w:val="0"/>
          <w:divBdr>
            <w:top w:val="none" w:sz="0" w:space="0" w:color="auto"/>
            <w:left w:val="none" w:sz="0" w:space="0" w:color="auto"/>
            <w:bottom w:val="none" w:sz="0" w:space="0" w:color="auto"/>
            <w:right w:val="none" w:sz="0" w:space="0" w:color="auto"/>
          </w:divBdr>
        </w:div>
        <w:div w:id="1027947546">
          <w:marLeft w:val="640"/>
          <w:marRight w:val="0"/>
          <w:marTop w:val="0"/>
          <w:marBottom w:val="0"/>
          <w:divBdr>
            <w:top w:val="none" w:sz="0" w:space="0" w:color="auto"/>
            <w:left w:val="none" w:sz="0" w:space="0" w:color="auto"/>
            <w:bottom w:val="none" w:sz="0" w:space="0" w:color="auto"/>
            <w:right w:val="none" w:sz="0" w:space="0" w:color="auto"/>
          </w:divBdr>
        </w:div>
        <w:div w:id="974258593">
          <w:marLeft w:val="640"/>
          <w:marRight w:val="0"/>
          <w:marTop w:val="0"/>
          <w:marBottom w:val="0"/>
          <w:divBdr>
            <w:top w:val="none" w:sz="0" w:space="0" w:color="auto"/>
            <w:left w:val="none" w:sz="0" w:space="0" w:color="auto"/>
            <w:bottom w:val="none" w:sz="0" w:space="0" w:color="auto"/>
            <w:right w:val="none" w:sz="0" w:space="0" w:color="auto"/>
          </w:divBdr>
        </w:div>
        <w:div w:id="396441191">
          <w:marLeft w:val="640"/>
          <w:marRight w:val="0"/>
          <w:marTop w:val="0"/>
          <w:marBottom w:val="0"/>
          <w:divBdr>
            <w:top w:val="none" w:sz="0" w:space="0" w:color="auto"/>
            <w:left w:val="none" w:sz="0" w:space="0" w:color="auto"/>
            <w:bottom w:val="none" w:sz="0" w:space="0" w:color="auto"/>
            <w:right w:val="none" w:sz="0" w:space="0" w:color="auto"/>
          </w:divBdr>
        </w:div>
        <w:div w:id="332225743">
          <w:marLeft w:val="640"/>
          <w:marRight w:val="0"/>
          <w:marTop w:val="0"/>
          <w:marBottom w:val="0"/>
          <w:divBdr>
            <w:top w:val="none" w:sz="0" w:space="0" w:color="auto"/>
            <w:left w:val="none" w:sz="0" w:space="0" w:color="auto"/>
            <w:bottom w:val="none" w:sz="0" w:space="0" w:color="auto"/>
            <w:right w:val="none" w:sz="0" w:space="0" w:color="auto"/>
          </w:divBdr>
        </w:div>
        <w:div w:id="526598179">
          <w:marLeft w:val="640"/>
          <w:marRight w:val="0"/>
          <w:marTop w:val="0"/>
          <w:marBottom w:val="0"/>
          <w:divBdr>
            <w:top w:val="none" w:sz="0" w:space="0" w:color="auto"/>
            <w:left w:val="none" w:sz="0" w:space="0" w:color="auto"/>
            <w:bottom w:val="none" w:sz="0" w:space="0" w:color="auto"/>
            <w:right w:val="none" w:sz="0" w:space="0" w:color="auto"/>
          </w:divBdr>
        </w:div>
        <w:div w:id="539365583">
          <w:marLeft w:val="640"/>
          <w:marRight w:val="0"/>
          <w:marTop w:val="0"/>
          <w:marBottom w:val="0"/>
          <w:divBdr>
            <w:top w:val="none" w:sz="0" w:space="0" w:color="auto"/>
            <w:left w:val="none" w:sz="0" w:space="0" w:color="auto"/>
            <w:bottom w:val="none" w:sz="0" w:space="0" w:color="auto"/>
            <w:right w:val="none" w:sz="0" w:space="0" w:color="auto"/>
          </w:divBdr>
        </w:div>
        <w:div w:id="1380590400">
          <w:marLeft w:val="640"/>
          <w:marRight w:val="0"/>
          <w:marTop w:val="0"/>
          <w:marBottom w:val="0"/>
          <w:divBdr>
            <w:top w:val="none" w:sz="0" w:space="0" w:color="auto"/>
            <w:left w:val="none" w:sz="0" w:space="0" w:color="auto"/>
            <w:bottom w:val="none" w:sz="0" w:space="0" w:color="auto"/>
            <w:right w:val="none" w:sz="0" w:space="0" w:color="auto"/>
          </w:divBdr>
        </w:div>
        <w:div w:id="1430736802">
          <w:marLeft w:val="640"/>
          <w:marRight w:val="0"/>
          <w:marTop w:val="0"/>
          <w:marBottom w:val="0"/>
          <w:divBdr>
            <w:top w:val="none" w:sz="0" w:space="0" w:color="auto"/>
            <w:left w:val="none" w:sz="0" w:space="0" w:color="auto"/>
            <w:bottom w:val="none" w:sz="0" w:space="0" w:color="auto"/>
            <w:right w:val="none" w:sz="0" w:space="0" w:color="auto"/>
          </w:divBdr>
        </w:div>
        <w:div w:id="295838801">
          <w:marLeft w:val="640"/>
          <w:marRight w:val="0"/>
          <w:marTop w:val="0"/>
          <w:marBottom w:val="0"/>
          <w:divBdr>
            <w:top w:val="none" w:sz="0" w:space="0" w:color="auto"/>
            <w:left w:val="none" w:sz="0" w:space="0" w:color="auto"/>
            <w:bottom w:val="none" w:sz="0" w:space="0" w:color="auto"/>
            <w:right w:val="none" w:sz="0" w:space="0" w:color="auto"/>
          </w:divBdr>
        </w:div>
        <w:div w:id="1420711922">
          <w:marLeft w:val="640"/>
          <w:marRight w:val="0"/>
          <w:marTop w:val="0"/>
          <w:marBottom w:val="0"/>
          <w:divBdr>
            <w:top w:val="none" w:sz="0" w:space="0" w:color="auto"/>
            <w:left w:val="none" w:sz="0" w:space="0" w:color="auto"/>
            <w:bottom w:val="none" w:sz="0" w:space="0" w:color="auto"/>
            <w:right w:val="none" w:sz="0" w:space="0" w:color="auto"/>
          </w:divBdr>
        </w:div>
        <w:div w:id="2017919605">
          <w:marLeft w:val="640"/>
          <w:marRight w:val="0"/>
          <w:marTop w:val="0"/>
          <w:marBottom w:val="0"/>
          <w:divBdr>
            <w:top w:val="none" w:sz="0" w:space="0" w:color="auto"/>
            <w:left w:val="none" w:sz="0" w:space="0" w:color="auto"/>
            <w:bottom w:val="none" w:sz="0" w:space="0" w:color="auto"/>
            <w:right w:val="none" w:sz="0" w:space="0" w:color="auto"/>
          </w:divBdr>
        </w:div>
        <w:div w:id="1267470531">
          <w:marLeft w:val="640"/>
          <w:marRight w:val="0"/>
          <w:marTop w:val="0"/>
          <w:marBottom w:val="0"/>
          <w:divBdr>
            <w:top w:val="none" w:sz="0" w:space="0" w:color="auto"/>
            <w:left w:val="none" w:sz="0" w:space="0" w:color="auto"/>
            <w:bottom w:val="none" w:sz="0" w:space="0" w:color="auto"/>
            <w:right w:val="none" w:sz="0" w:space="0" w:color="auto"/>
          </w:divBdr>
        </w:div>
        <w:div w:id="446705468">
          <w:marLeft w:val="640"/>
          <w:marRight w:val="0"/>
          <w:marTop w:val="0"/>
          <w:marBottom w:val="0"/>
          <w:divBdr>
            <w:top w:val="none" w:sz="0" w:space="0" w:color="auto"/>
            <w:left w:val="none" w:sz="0" w:space="0" w:color="auto"/>
            <w:bottom w:val="none" w:sz="0" w:space="0" w:color="auto"/>
            <w:right w:val="none" w:sz="0" w:space="0" w:color="auto"/>
          </w:divBdr>
        </w:div>
        <w:div w:id="894270784">
          <w:marLeft w:val="640"/>
          <w:marRight w:val="0"/>
          <w:marTop w:val="0"/>
          <w:marBottom w:val="0"/>
          <w:divBdr>
            <w:top w:val="none" w:sz="0" w:space="0" w:color="auto"/>
            <w:left w:val="none" w:sz="0" w:space="0" w:color="auto"/>
            <w:bottom w:val="none" w:sz="0" w:space="0" w:color="auto"/>
            <w:right w:val="none" w:sz="0" w:space="0" w:color="auto"/>
          </w:divBdr>
        </w:div>
        <w:div w:id="962688443">
          <w:marLeft w:val="640"/>
          <w:marRight w:val="0"/>
          <w:marTop w:val="0"/>
          <w:marBottom w:val="0"/>
          <w:divBdr>
            <w:top w:val="none" w:sz="0" w:space="0" w:color="auto"/>
            <w:left w:val="none" w:sz="0" w:space="0" w:color="auto"/>
            <w:bottom w:val="none" w:sz="0" w:space="0" w:color="auto"/>
            <w:right w:val="none" w:sz="0" w:space="0" w:color="auto"/>
          </w:divBdr>
        </w:div>
        <w:div w:id="598679880">
          <w:marLeft w:val="640"/>
          <w:marRight w:val="0"/>
          <w:marTop w:val="0"/>
          <w:marBottom w:val="0"/>
          <w:divBdr>
            <w:top w:val="none" w:sz="0" w:space="0" w:color="auto"/>
            <w:left w:val="none" w:sz="0" w:space="0" w:color="auto"/>
            <w:bottom w:val="none" w:sz="0" w:space="0" w:color="auto"/>
            <w:right w:val="none" w:sz="0" w:space="0" w:color="auto"/>
          </w:divBdr>
        </w:div>
        <w:div w:id="1297641343">
          <w:marLeft w:val="640"/>
          <w:marRight w:val="0"/>
          <w:marTop w:val="0"/>
          <w:marBottom w:val="0"/>
          <w:divBdr>
            <w:top w:val="none" w:sz="0" w:space="0" w:color="auto"/>
            <w:left w:val="none" w:sz="0" w:space="0" w:color="auto"/>
            <w:bottom w:val="none" w:sz="0" w:space="0" w:color="auto"/>
            <w:right w:val="none" w:sz="0" w:space="0" w:color="auto"/>
          </w:divBdr>
        </w:div>
        <w:div w:id="43070782">
          <w:marLeft w:val="640"/>
          <w:marRight w:val="0"/>
          <w:marTop w:val="0"/>
          <w:marBottom w:val="0"/>
          <w:divBdr>
            <w:top w:val="none" w:sz="0" w:space="0" w:color="auto"/>
            <w:left w:val="none" w:sz="0" w:space="0" w:color="auto"/>
            <w:bottom w:val="none" w:sz="0" w:space="0" w:color="auto"/>
            <w:right w:val="none" w:sz="0" w:space="0" w:color="auto"/>
          </w:divBdr>
        </w:div>
        <w:div w:id="724914066">
          <w:marLeft w:val="640"/>
          <w:marRight w:val="0"/>
          <w:marTop w:val="0"/>
          <w:marBottom w:val="0"/>
          <w:divBdr>
            <w:top w:val="none" w:sz="0" w:space="0" w:color="auto"/>
            <w:left w:val="none" w:sz="0" w:space="0" w:color="auto"/>
            <w:bottom w:val="none" w:sz="0" w:space="0" w:color="auto"/>
            <w:right w:val="none" w:sz="0" w:space="0" w:color="auto"/>
          </w:divBdr>
        </w:div>
        <w:div w:id="574895624">
          <w:marLeft w:val="640"/>
          <w:marRight w:val="0"/>
          <w:marTop w:val="0"/>
          <w:marBottom w:val="0"/>
          <w:divBdr>
            <w:top w:val="none" w:sz="0" w:space="0" w:color="auto"/>
            <w:left w:val="none" w:sz="0" w:space="0" w:color="auto"/>
            <w:bottom w:val="none" w:sz="0" w:space="0" w:color="auto"/>
            <w:right w:val="none" w:sz="0" w:space="0" w:color="auto"/>
          </w:divBdr>
        </w:div>
        <w:div w:id="1697383300">
          <w:marLeft w:val="640"/>
          <w:marRight w:val="0"/>
          <w:marTop w:val="0"/>
          <w:marBottom w:val="0"/>
          <w:divBdr>
            <w:top w:val="none" w:sz="0" w:space="0" w:color="auto"/>
            <w:left w:val="none" w:sz="0" w:space="0" w:color="auto"/>
            <w:bottom w:val="none" w:sz="0" w:space="0" w:color="auto"/>
            <w:right w:val="none" w:sz="0" w:space="0" w:color="auto"/>
          </w:divBdr>
        </w:div>
        <w:div w:id="1725331046">
          <w:marLeft w:val="640"/>
          <w:marRight w:val="0"/>
          <w:marTop w:val="0"/>
          <w:marBottom w:val="0"/>
          <w:divBdr>
            <w:top w:val="none" w:sz="0" w:space="0" w:color="auto"/>
            <w:left w:val="none" w:sz="0" w:space="0" w:color="auto"/>
            <w:bottom w:val="none" w:sz="0" w:space="0" w:color="auto"/>
            <w:right w:val="none" w:sz="0" w:space="0" w:color="auto"/>
          </w:divBdr>
        </w:div>
        <w:div w:id="1360089519">
          <w:marLeft w:val="640"/>
          <w:marRight w:val="0"/>
          <w:marTop w:val="0"/>
          <w:marBottom w:val="0"/>
          <w:divBdr>
            <w:top w:val="none" w:sz="0" w:space="0" w:color="auto"/>
            <w:left w:val="none" w:sz="0" w:space="0" w:color="auto"/>
            <w:bottom w:val="none" w:sz="0" w:space="0" w:color="auto"/>
            <w:right w:val="none" w:sz="0" w:space="0" w:color="auto"/>
          </w:divBdr>
        </w:div>
        <w:div w:id="1124227649">
          <w:marLeft w:val="640"/>
          <w:marRight w:val="0"/>
          <w:marTop w:val="0"/>
          <w:marBottom w:val="0"/>
          <w:divBdr>
            <w:top w:val="none" w:sz="0" w:space="0" w:color="auto"/>
            <w:left w:val="none" w:sz="0" w:space="0" w:color="auto"/>
            <w:bottom w:val="none" w:sz="0" w:space="0" w:color="auto"/>
            <w:right w:val="none" w:sz="0" w:space="0" w:color="auto"/>
          </w:divBdr>
        </w:div>
        <w:div w:id="339354755">
          <w:marLeft w:val="640"/>
          <w:marRight w:val="0"/>
          <w:marTop w:val="0"/>
          <w:marBottom w:val="0"/>
          <w:divBdr>
            <w:top w:val="none" w:sz="0" w:space="0" w:color="auto"/>
            <w:left w:val="none" w:sz="0" w:space="0" w:color="auto"/>
            <w:bottom w:val="none" w:sz="0" w:space="0" w:color="auto"/>
            <w:right w:val="none" w:sz="0" w:space="0" w:color="auto"/>
          </w:divBdr>
        </w:div>
        <w:div w:id="1406881284">
          <w:marLeft w:val="640"/>
          <w:marRight w:val="0"/>
          <w:marTop w:val="0"/>
          <w:marBottom w:val="0"/>
          <w:divBdr>
            <w:top w:val="none" w:sz="0" w:space="0" w:color="auto"/>
            <w:left w:val="none" w:sz="0" w:space="0" w:color="auto"/>
            <w:bottom w:val="none" w:sz="0" w:space="0" w:color="auto"/>
            <w:right w:val="none" w:sz="0" w:space="0" w:color="auto"/>
          </w:divBdr>
        </w:div>
        <w:div w:id="90007012">
          <w:marLeft w:val="640"/>
          <w:marRight w:val="0"/>
          <w:marTop w:val="0"/>
          <w:marBottom w:val="0"/>
          <w:divBdr>
            <w:top w:val="none" w:sz="0" w:space="0" w:color="auto"/>
            <w:left w:val="none" w:sz="0" w:space="0" w:color="auto"/>
            <w:bottom w:val="none" w:sz="0" w:space="0" w:color="auto"/>
            <w:right w:val="none" w:sz="0" w:space="0" w:color="auto"/>
          </w:divBdr>
        </w:div>
        <w:div w:id="294414180">
          <w:marLeft w:val="640"/>
          <w:marRight w:val="0"/>
          <w:marTop w:val="0"/>
          <w:marBottom w:val="0"/>
          <w:divBdr>
            <w:top w:val="none" w:sz="0" w:space="0" w:color="auto"/>
            <w:left w:val="none" w:sz="0" w:space="0" w:color="auto"/>
            <w:bottom w:val="none" w:sz="0" w:space="0" w:color="auto"/>
            <w:right w:val="none" w:sz="0" w:space="0" w:color="auto"/>
          </w:divBdr>
        </w:div>
        <w:div w:id="346564534">
          <w:marLeft w:val="640"/>
          <w:marRight w:val="0"/>
          <w:marTop w:val="0"/>
          <w:marBottom w:val="0"/>
          <w:divBdr>
            <w:top w:val="none" w:sz="0" w:space="0" w:color="auto"/>
            <w:left w:val="none" w:sz="0" w:space="0" w:color="auto"/>
            <w:bottom w:val="none" w:sz="0" w:space="0" w:color="auto"/>
            <w:right w:val="none" w:sz="0" w:space="0" w:color="auto"/>
          </w:divBdr>
        </w:div>
        <w:div w:id="244532113">
          <w:marLeft w:val="640"/>
          <w:marRight w:val="0"/>
          <w:marTop w:val="0"/>
          <w:marBottom w:val="0"/>
          <w:divBdr>
            <w:top w:val="none" w:sz="0" w:space="0" w:color="auto"/>
            <w:left w:val="none" w:sz="0" w:space="0" w:color="auto"/>
            <w:bottom w:val="none" w:sz="0" w:space="0" w:color="auto"/>
            <w:right w:val="none" w:sz="0" w:space="0" w:color="auto"/>
          </w:divBdr>
        </w:div>
        <w:div w:id="927157693">
          <w:marLeft w:val="640"/>
          <w:marRight w:val="0"/>
          <w:marTop w:val="0"/>
          <w:marBottom w:val="0"/>
          <w:divBdr>
            <w:top w:val="none" w:sz="0" w:space="0" w:color="auto"/>
            <w:left w:val="none" w:sz="0" w:space="0" w:color="auto"/>
            <w:bottom w:val="none" w:sz="0" w:space="0" w:color="auto"/>
            <w:right w:val="none" w:sz="0" w:space="0" w:color="auto"/>
          </w:divBdr>
        </w:div>
        <w:div w:id="1522550140">
          <w:marLeft w:val="640"/>
          <w:marRight w:val="0"/>
          <w:marTop w:val="0"/>
          <w:marBottom w:val="0"/>
          <w:divBdr>
            <w:top w:val="none" w:sz="0" w:space="0" w:color="auto"/>
            <w:left w:val="none" w:sz="0" w:space="0" w:color="auto"/>
            <w:bottom w:val="none" w:sz="0" w:space="0" w:color="auto"/>
            <w:right w:val="none" w:sz="0" w:space="0" w:color="auto"/>
          </w:divBdr>
        </w:div>
        <w:div w:id="1224179495">
          <w:marLeft w:val="640"/>
          <w:marRight w:val="0"/>
          <w:marTop w:val="0"/>
          <w:marBottom w:val="0"/>
          <w:divBdr>
            <w:top w:val="none" w:sz="0" w:space="0" w:color="auto"/>
            <w:left w:val="none" w:sz="0" w:space="0" w:color="auto"/>
            <w:bottom w:val="none" w:sz="0" w:space="0" w:color="auto"/>
            <w:right w:val="none" w:sz="0" w:space="0" w:color="auto"/>
          </w:divBdr>
        </w:div>
        <w:div w:id="724835124">
          <w:marLeft w:val="640"/>
          <w:marRight w:val="0"/>
          <w:marTop w:val="0"/>
          <w:marBottom w:val="0"/>
          <w:divBdr>
            <w:top w:val="none" w:sz="0" w:space="0" w:color="auto"/>
            <w:left w:val="none" w:sz="0" w:space="0" w:color="auto"/>
            <w:bottom w:val="none" w:sz="0" w:space="0" w:color="auto"/>
            <w:right w:val="none" w:sz="0" w:space="0" w:color="auto"/>
          </w:divBdr>
        </w:div>
        <w:div w:id="849219582">
          <w:marLeft w:val="640"/>
          <w:marRight w:val="0"/>
          <w:marTop w:val="0"/>
          <w:marBottom w:val="0"/>
          <w:divBdr>
            <w:top w:val="none" w:sz="0" w:space="0" w:color="auto"/>
            <w:left w:val="none" w:sz="0" w:space="0" w:color="auto"/>
            <w:bottom w:val="none" w:sz="0" w:space="0" w:color="auto"/>
            <w:right w:val="none" w:sz="0" w:space="0" w:color="auto"/>
          </w:divBdr>
        </w:div>
        <w:div w:id="107161630">
          <w:marLeft w:val="640"/>
          <w:marRight w:val="0"/>
          <w:marTop w:val="0"/>
          <w:marBottom w:val="0"/>
          <w:divBdr>
            <w:top w:val="none" w:sz="0" w:space="0" w:color="auto"/>
            <w:left w:val="none" w:sz="0" w:space="0" w:color="auto"/>
            <w:bottom w:val="none" w:sz="0" w:space="0" w:color="auto"/>
            <w:right w:val="none" w:sz="0" w:space="0" w:color="auto"/>
          </w:divBdr>
        </w:div>
        <w:div w:id="555168749">
          <w:marLeft w:val="640"/>
          <w:marRight w:val="0"/>
          <w:marTop w:val="0"/>
          <w:marBottom w:val="0"/>
          <w:divBdr>
            <w:top w:val="none" w:sz="0" w:space="0" w:color="auto"/>
            <w:left w:val="none" w:sz="0" w:space="0" w:color="auto"/>
            <w:bottom w:val="none" w:sz="0" w:space="0" w:color="auto"/>
            <w:right w:val="none" w:sz="0" w:space="0" w:color="auto"/>
          </w:divBdr>
        </w:div>
        <w:div w:id="697196252">
          <w:marLeft w:val="640"/>
          <w:marRight w:val="0"/>
          <w:marTop w:val="0"/>
          <w:marBottom w:val="0"/>
          <w:divBdr>
            <w:top w:val="none" w:sz="0" w:space="0" w:color="auto"/>
            <w:left w:val="none" w:sz="0" w:space="0" w:color="auto"/>
            <w:bottom w:val="none" w:sz="0" w:space="0" w:color="auto"/>
            <w:right w:val="none" w:sz="0" w:space="0" w:color="auto"/>
          </w:divBdr>
        </w:div>
        <w:div w:id="875435291">
          <w:marLeft w:val="640"/>
          <w:marRight w:val="0"/>
          <w:marTop w:val="0"/>
          <w:marBottom w:val="0"/>
          <w:divBdr>
            <w:top w:val="none" w:sz="0" w:space="0" w:color="auto"/>
            <w:left w:val="none" w:sz="0" w:space="0" w:color="auto"/>
            <w:bottom w:val="none" w:sz="0" w:space="0" w:color="auto"/>
            <w:right w:val="none" w:sz="0" w:space="0" w:color="auto"/>
          </w:divBdr>
        </w:div>
        <w:div w:id="764157894">
          <w:marLeft w:val="640"/>
          <w:marRight w:val="0"/>
          <w:marTop w:val="0"/>
          <w:marBottom w:val="0"/>
          <w:divBdr>
            <w:top w:val="none" w:sz="0" w:space="0" w:color="auto"/>
            <w:left w:val="none" w:sz="0" w:space="0" w:color="auto"/>
            <w:bottom w:val="none" w:sz="0" w:space="0" w:color="auto"/>
            <w:right w:val="none" w:sz="0" w:space="0" w:color="auto"/>
          </w:divBdr>
        </w:div>
        <w:div w:id="2053536928">
          <w:marLeft w:val="640"/>
          <w:marRight w:val="0"/>
          <w:marTop w:val="0"/>
          <w:marBottom w:val="0"/>
          <w:divBdr>
            <w:top w:val="none" w:sz="0" w:space="0" w:color="auto"/>
            <w:left w:val="none" w:sz="0" w:space="0" w:color="auto"/>
            <w:bottom w:val="none" w:sz="0" w:space="0" w:color="auto"/>
            <w:right w:val="none" w:sz="0" w:space="0" w:color="auto"/>
          </w:divBdr>
        </w:div>
        <w:div w:id="595481862">
          <w:marLeft w:val="640"/>
          <w:marRight w:val="0"/>
          <w:marTop w:val="0"/>
          <w:marBottom w:val="0"/>
          <w:divBdr>
            <w:top w:val="none" w:sz="0" w:space="0" w:color="auto"/>
            <w:left w:val="none" w:sz="0" w:space="0" w:color="auto"/>
            <w:bottom w:val="none" w:sz="0" w:space="0" w:color="auto"/>
            <w:right w:val="none" w:sz="0" w:space="0" w:color="auto"/>
          </w:divBdr>
        </w:div>
        <w:div w:id="1554196790">
          <w:marLeft w:val="640"/>
          <w:marRight w:val="0"/>
          <w:marTop w:val="0"/>
          <w:marBottom w:val="0"/>
          <w:divBdr>
            <w:top w:val="none" w:sz="0" w:space="0" w:color="auto"/>
            <w:left w:val="none" w:sz="0" w:space="0" w:color="auto"/>
            <w:bottom w:val="none" w:sz="0" w:space="0" w:color="auto"/>
            <w:right w:val="none" w:sz="0" w:space="0" w:color="auto"/>
          </w:divBdr>
        </w:div>
        <w:div w:id="545796726">
          <w:marLeft w:val="640"/>
          <w:marRight w:val="0"/>
          <w:marTop w:val="0"/>
          <w:marBottom w:val="0"/>
          <w:divBdr>
            <w:top w:val="none" w:sz="0" w:space="0" w:color="auto"/>
            <w:left w:val="none" w:sz="0" w:space="0" w:color="auto"/>
            <w:bottom w:val="none" w:sz="0" w:space="0" w:color="auto"/>
            <w:right w:val="none" w:sz="0" w:space="0" w:color="auto"/>
          </w:divBdr>
        </w:div>
        <w:div w:id="1600139541">
          <w:marLeft w:val="640"/>
          <w:marRight w:val="0"/>
          <w:marTop w:val="0"/>
          <w:marBottom w:val="0"/>
          <w:divBdr>
            <w:top w:val="none" w:sz="0" w:space="0" w:color="auto"/>
            <w:left w:val="none" w:sz="0" w:space="0" w:color="auto"/>
            <w:bottom w:val="none" w:sz="0" w:space="0" w:color="auto"/>
            <w:right w:val="none" w:sz="0" w:space="0" w:color="auto"/>
          </w:divBdr>
        </w:div>
        <w:div w:id="442268611">
          <w:marLeft w:val="640"/>
          <w:marRight w:val="0"/>
          <w:marTop w:val="0"/>
          <w:marBottom w:val="0"/>
          <w:divBdr>
            <w:top w:val="none" w:sz="0" w:space="0" w:color="auto"/>
            <w:left w:val="none" w:sz="0" w:space="0" w:color="auto"/>
            <w:bottom w:val="none" w:sz="0" w:space="0" w:color="auto"/>
            <w:right w:val="none" w:sz="0" w:space="0" w:color="auto"/>
          </w:divBdr>
        </w:div>
        <w:div w:id="35273806">
          <w:marLeft w:val="640"/>
          <w:marRight w:val="0"/>
          <w:marTop w:val="0"/>
          <w:marBottom w:val="0"/>
          <w:divBdr>
            <w:top w:val="none" w:sz="0" w:space="0" w:color="auto"/>
            <w:left w:val="none" w:sz="0" w:space="0" w:color="auto"/>
            <w:bottom w:val="none" w:sz="0" w:space="0" w:color="auto"/>
            <w:right w:val="none" w:sz="0" w:space="0" w:color="auto"/>
          </w:divBdr>
        </w:div>
        <w:div w:id="107628536">
          <w:marLeft w:val="640"/>
          <w:marRight w:val="0"/>
          <w:marTop w:val="0"/>
          <w:marBottom w:val="0"/>
          <w:divBdr>
            <w:top w:val="none" w:sz="0" w:space="0" w:color="auto"/>
            <w:left w:val="none" w:sz="0" w:space="0" w:color="auto"/>
            <w:bottom w:val="none" w:sz="0" w:space="0" w:color="auto"/>
            <w:right w:val="none" w:sz="0" w:space="0" w:color="auto"/>
          </w:divBdr>
        </w:div>
        <w:div w:id="270356497">
          <w:marLeft w:val="640"/>
          <w:marRight w:val="0"/>
          <w:marTop w:val="0"/>
          <w:marBottom w:val="0"/>
          <w:divBdr>
            <w:top w:val="none" w:sz="0" w:space="0" w:color="auto"/>
            <w:left w:val="none" w:sz="0" w:space="0" w:color="auto"/>
            <w:bottom w:val="none" w:sz="0" w:space="0" w:color="auto"/>
            <w:right w:val="none" w:sz="0" w:space="0" w:color="auto"/>
          </w:divBdr>
        </w:div>
        <w:div w:id="835997843">
          <w:marLeft w:val="640"/>
          <w:marRight w:val="0"/>
          <w:marTop w:val="0"/>
          <w:marBottom w:val="0"/>
          <w:divBdr>
            <w:top w:val="none" w:sz="0" w:space="0" w:color="auto"/>
            <w:left w:val="none" w:sz="0" w:space="0" w:color="auto"/>
            <w:bottom w:val="none" w:sz="0" w:space="0" w:color="auto"/>
            <w:right w:val="none" w:sz="0" w:space="0" w:color="auto"/>
          </w:divBdr>
        </w:div>
        <w:div w:id="904947637">
          <w:marLeft w:val="640"/>
          <w:marRight w:val="0"/>
          <w:marTop w:val="0"/>
          <w:marBottom w:val="0"/>
          <w:divBdr>
            <w:top w:val="none" w:sz="0" w:space="0" w:color="auto"/>
            <w:left w:val="none" w:sz="0" w:space="0" w:color="auto"/>
            <w:bottom w:val="none" w:sz="0" w:space="0" w:color="auto"/>
            <w:right w:val="none" w:sz="0" w:space="0" w:color="auto"/>
          </w:divBdr>
        </w:div>
        <w:div w:id="1023045703">
          <w:marLeft w:val="640"/>
          <w:marRight w:val="0"/>
          <w:marTop w:val="0"/>
          <w:marBottom w:val="0"/>
          <w:divBdr>
            <w:top w:val="none" w:sz="0" w:space="0" w:color="auto"/>
            <w:left w:val="none" w:sz="0" w:space="0" w:color="auto"/>
            <w:bottom w:val="none" w:sz="0" w:space="0" w:color="auto"/>
            <w:right w:val="none" w:sz="0" w:space="0" w:color="auto"/>
          </w:divBdr>
        </w:div>
        <w:div w:id="2136605161">
          <w:marLeft w:val="640"/>
          <w:marRight w:val="0"/>
          <w:marTop w:val="0"/>
          <w:marBottom w:val="0"/>
          <w:divBdr>
            <w:top w:val="none" w:sz="0" w:space="0" w:color="auto"/>
            <w:left w:val="none" w:sz="0" w:space="0" w:color="auto"/>
            <w:bottom w:val="none" w:sz="0" w:space="0" w:color="auto"/>
            <w:right w:val="none" w:sz="0" w:space="0" w:color="auto"/>
          </w:divBdr>
        </w:div>
        <w:div w:id="1240868208">
          <w:marLeft w:val="640"/>
          <w:marRight w:val="0"/>
          <w:marTop w:val="0"/>
          <w:marBottom w:val="0"/>
          <w:divBdr>
            <w:top w:val="none" w:sz="0" w:space="0" w:color="auto"/>
            <w:left w:val="none" w:sz="0" w:space="0" w:color="auto"/>
            <w:bottom w:val="none" w:sz="0" w:space="0" w:color="auto"/>
            <w:right w:val="none" w:sz="0" w:space="0" w:color="auto"/>
          </w:divBdr>
        </w:div>
        <w:div w:id="1302418485">
          <w:marLeft w:val="640"/>
          <w:marRight w:val="0"/>
          <w:marTop w:val="0"/>
          <w:marBottom w:val="0"/>
          <w:divBdr>
            <w:top w:val="none" w:sz="0" w:space="0" w:color="auto"/>
            <w:left w:val="none" w:sz="0" w:space="0" w:color="auto"/>
            <w:bottom w:val="none" w:sz="0" w:space="0" w:color="auto"/>
            <w:right w:val="none" w:sz="0" w:space="0" w:color="auto"/>
          </w:divBdr>
        </w:div>
        <w:div w:id="192812573">
          <w:marLeft w:val="640"/>
          <w:marRight w:val="0"/>
          <w:marTop w:val="0"/>
          <w:marBottom w:val="0"/>
          <w:divBdr>
            <w:top w:val="none" w:sz="0" w:space="0" w:color="auto"/>
            <w:left w:val="none" w:sz="0" w:space="0" w:color="auto"/>
            <w:bottom w:val="none" w:sz="0" w:space="0" w:color="auto"/>
            <w:right w:val="none" w:sz="0" w:space="0" w:color="auto"/>
          </w:divBdr>
        </w:div>
        <w:div w:id="1893610500">
          <w:marLeft w:val="640"/>
          <w:marRight w:val="0"/>
          <w:marTop w:val="0"/>
          <w:marBottom w:val="0"/>
          <w:divBdr>
            <w:top w:val="none" w:sz="0" w:space="0" w:color="auto"/>
            <w:left w:val="none" w:sz="0" w:space="0" w:color="auto"/>
            <w:bottom w:val="none" w:sz="0" w:space="0" w:color="auto"/>
            <w:right w:val="none" w:sz="0" w:space="0" w:color="auto"/>
          </w:divBdr>
        </w:div>
        <w:div w:id="48850506">
          <w:marLeft w:val="640"/>
          <w:marRight w:val="0"/>
          <w:marTop w:val="0"/>
          <w:marBottom w:val="0"/>
          <w:divBdr>
            <w:top w:val="none" w:sz="0" w:space="0" w:color="auto"/>
            <w:left w:val="none" w:sz="0" w:space="0" w:color="auto"/>
            <w:bottom w:val="none" w:sz="0" w:space="0" w:color="auto"/>
            <w:right w:val="none" w:sz="0" w:space="0" w:color="auto"/>
          </w:divBdr>
        </w:div>
        <w:div w:id="1509321098">
          <w:marLeft w:val="640"/>
          <w:marRight w:val="0"/>
          <w:marTop w:val="0"/>
          <w:marBottom w:val="0"/>
          <w:divBdr>
            <w:top w:val="none" w:sz="0" w:space="0" w:color="auto"/>
            <w:left w:val="none" w:sz="0" w:space="0" w:color="auto"/>
            <w:bottom w:val="none" w:sz="0" w:space="0" w:color="auto"/>
            <w:right w:val="none" w:sz="0" w:space="0" w:color="auto"/>
          </w:divBdr>
        </w:div>
        <w:div w:id="2093575431">
          <w:marLeft w:val="640"/>
          <w:marRight w:val="0"/>
          <w:marTop w:val="0"/>
          <w:marBottom w:val="0"/>
          <w:divBdr>
            <w:top w:val="none" w:sz="0" w:space="0" w:color="auto"/>
            <w:left w:val="none" w:sz="0" w:space="0" w:color="auto"/>
            <w:bottom w:val="none" w:sz="0" w:space="0" w:color="auto"/>
            <w:right w:val="none" w:sz="0" w:space="0" w:color="auto"/>
          </w:divBdr>
        </w:div>
        <w:div w:id="1221791102">
          <w:marLeft w:val="640"/>
          <w:marRight w:val="0"/>
          <w:marTop w:val="0"/>
          <w:marBottom w:val="0"/>
          <w:divBdr>
            <w:top w:val="none" w:sz="0" w:space="0" w:color="auto"/>
            <w:left w:val="none" w:sz="0" w:space="0" w:color="auto"/>
            <w:bottom w:val="none" w:sz="0" w:space="0" w:color="auto"/>
            <w:right w:val="none" w:sz="0" w:space="0" w:color="auto"/>
          </w:divBdr>
        </w:div>
        <w:div w:id="723410149">
          <w:marLeft w:val="640"/>
          <w:marRight w:val="0"/>
          <w:marTop w:val="0"/>
          <w:marBottom w:val="0"/>
          <w:divBdr>
            <w:top w:val="none" w:sz="0" w:space="0" w:color="auto"/>
            <w:left w:val="none" w:sz="0" w:space="0" w:color="auto"/>
            <w:bottom w:val="none" w:sz="0" w:space="0" w:color="auto"/>
            <w:right w:val="none" w:sz="0" w:space="0" w:color="auto"/>
          </w:divBdr>
        </w:div>
        <w:div w:id="1367025898">
          <w:marLeft w:val="640"/>
          <w:marRight w:val="0"/>
          <w:marTop w:val="0"/>
          <w:marBottom w:val="0"/>
          <w:divBdr>
            <w:top w:val="none" w:sz="0" w:space="0" w:color="auto"/>
            <w:left w:val="none" w:sz="0" w:space="0" w:color="auto"/>
            <w:bottom w:val="none" w:sz="0" w:space="0" w:color="auto"/>
            <w:right w:val="none" w:sz="0" w:space="0" w:color="auto"/>
          </w:divBdr>
        </w:div>
        <w:div w:id="666249776">
          <w:marLeft w:val="640"/>
          <w:marRight w:val="0"/>
          <w:marTop w:val="0"/>
          <w:marBottom w:val="0"/>
          <w:divBdr>
            <w:top w:val="none" w:sz="0" w:space="0" w:color="auto"/>
            <w:left w:val="none" w:sz="0" w:space="0" w:color="auto"/>
            <w:bottom w:val="none" w:sz="0" w:space="0" w:color="auto"/>
            <w:right w:val="none" w:sz="0" w:space="0" w:color="auto"/>
          </w:divBdr>
        </w:div>
        <w:div w:id="2074159939">
          <w:marLeft w:val="640"/>
          <w:marRight w:val="0"/>
          <w:marTop w:val="0"/>
          <w:marBottom w:val="0"/>
          <w:divBdr>
            <w:top w:val="none" w:sz="0" w:space="0" w:color="auto"/>
            <w:left w:val="none" w:sz="0" w:space="0" w:color="auto"/>
            <w:bottom w:val="none" w:sz="0" w:space="0" w:color="auto"/>
            <w:right w:val="none" w:sz="0" w:space="0" w:color="auto"/>
          </w:divBdr>
        </w:div>
        <w:div w:id="1103186226">
          <w:marLeft w:val="640"/>
          <w:marRight w:val="0"/>
          <w:marTop w:val="0"/>
          <w:marBottom w:val="0"/>
          <w:divBdr>
            <w:top w:val="none" w:sz="0" w:space="0" w:color="auto"/>
            <w:left w:val="none" w:sz="0" w:space="0" w:color="auto"/>
            <w:bottom w:val="none" w:sz="0" w:space="0" w:color="auto"/>
            <w:right w:val="none" w:sz="0" w:space="0" w:color="auto"/>
          </w:divBdr>
        </w:div>
        <w:div w:id="341905011">
          <w:marLeft w:val="640"/>
          <w:marRight w:val="0"/>
          <w:marTop w:val="0"/>
          <w:marBottom w:val="0"/>
          <w:divBdr>
            <w:top w:val="none" w:sz="0" w:space="0" w:color="auto"/>
            <w:left w:val="none" w:sz="0" w:space="0" w:color="auto"/>
            <w:bottom w:val="none" w:sz="0" w:space="0" w:color="auto"/>
            <w:right w:val="none" w:sz="0" w:space="0" w:color="auto"/>
          </w:divBdr>
        </w:div>
        <w:div w:id="1473255594">
          <w:marLeft w:val="640"/>
          <w:marRight w:val="0"/>
          <w:marTop w:val="0"/>
          <w:marBottom w:val="0"/>
          <w:divBdr>
            <w:top w:val="none" w:sz="0" w:space="0" w:color="auto"/>
            <w:left w:val="none" w:sz="0" w:space="0" w:color="auto"/>
            <w:bottom w:val="none" w:sz="0" w:space="0" w:color="auto"/>
            <w:right w:val="none" w:sz="0" w:space="0" w:color="auto"/>
          </w:divBdr>
        </w:div>
        <w:div w:id="800080287">
          <w:marLeft w:val="640"/>
          <w:marRight w:val="0"/>
          <w:marTop w:val="0"/>
          <w:marBottom w:val="0"/>
          <w:divBdr>
            <w:top w:val="none" w:sz="0" w:space="0" w:color="auto"/>
            <w:left w:val="none" w:sz="0" w:space="0" w:color="auto"/>
            <w:bottom w:val="none" w:sz="0" w:space="0" w:color="auto"/>
            <w:right w:val="none" w:sz="0" w:space="0" w:color="auto"/>
          </w:divBdr>
        </w:div>
        <w:div w:id="2078478740">
          <w:marLeft w:val="640"/>
          <w:marRight w:val="0"/>
          <w:marTop w:val="0"/>
          <w:marBottom w:val="0"/>
          <w:divBdr>
            <w:top w:val="none" w:sz="0" w:space="0" w:color="auto"/>
            <w:left w:val="none" w:sz="0" w:space="0" w:color="auto"/>
            <w:bottom w:val="none" w:sz="0" w:space="0" w:color="auto"/>
            <w:right w:val="none" w:sz="0" w:space="0" w:color="auto"/>
          </w:divBdr>
        </w:div>
        <w:div w:id="1480152237">
          <w:marLeft w:val="640"/>
          <w:marRight w:val="0"/>
          <w:marTop w:val="0"/>
          <w:marBottom w:val="0"/>
          <w:divBdr>
            <w:top w:val="none" w:sz="0" w:space="0" w:color="auto"/>
            <w:left w:val="none" w:sz="0" w:space="0" w:color="auto"/>
            <w:bottom w:val="none" w:sz="0" w:space="0" w:color="auto"/>
            <w:right w:val="none" w:sz="0" w:space="0" w:color="auto"/>
          </w:divBdr>
        </w:div>
        <w:div w:id="59714875">
          <w:marLeft w:val="640"/>
          <w:marRight w:val="0"/>
          <w:marTop w:val="0"/>
          <w:marBottom w:val="0"/>
          <w:divBdr>
            <w:top w:val="none" w:sz="0" w:space="0" w:color="auto"/>
            <w:left w:val="none" w:sz="0" w:space="0" w:color="auto"/>
            <w:bottom w:val="none" w:sz="0" w:space="0" w:color="auto"/>
            <w:right w:val="none" w:sz="0" w:space="0" w:color="auto"/>
          </w:divBdr>
        </w:div>
        <w:div w:id="1438598366">
          <w:marLeft w:val="640"/>
          <w:marRight w:val="0"/>
          <w:marTop w:val="0"/>
          <w:marBottom w:val="0"/>
          <w:divBdr>
            <w:top w:val="none" w:sz="0" w:space="0" w:color="auto"/>
            <w:left w:val="none" w:sz="0" w:space="0" w:color="auto"/>
            <w:bottom w:val="none" w:sz="0" w:space="0" w:color="auto"/>
            <w:right w:val="none" w:sz="0" w:space="0" w:color="auto"/>
          </w:divBdr>
        </w:div>
        <w:div w:id="46875733">
          <w:marLeft w:val="640"/>
          <w:marRight w:val="0"/>
          <w:marTop w:val="0"/>
          <w:marBottom w:val="0"/>
          <w:divBdr>
            <w:top w:val="none" w:sz="0" w:space="0" w:color="auto"/>
            <w:left w:val="none" w:sz="0" w:space="0" w:color="auto"/>
            <w:bottom w:val="none" w:sz="0" w:space="0" w:color="auto"/>
            <w:right w:val="none" w:sz="0" w:space="0" w:color="auto"/>
          </w:divBdr>
        </w:div>
        <w:div w:id="400637459">
          <w:marLeft w:val="640"/>
          <w:marRight w:val="0"/>
          <w:marTop w:val="0"/>
          <w:marBottom w:val="0"/>
          <w:divBdr>
            <w:top w:val="none" w:sz="0" w:space="0" w:color="auto"/>
            <w:left w:val="none" w:sz="0" w:space="0" w:color="auto"/>
            <w:bottom w:val="none" w:sz="0" w:space="0" w:color="auto"/>
            <w:right w:val="none" w:sz="0" w:space="0" w:color="auto"/>
          </w:divBdr>
        </w:div>
        <w:div w:id="1820997309">
          <w:marLeft w:val="640"/>
          <w:marRight w:val="0"/>
          <w:marTop w:val="0"/>
          <w:marBottom w:val="0"/>
          <w:divBdr>
            <w:top w:val="none" w:sz="0" w:space="0" w:color="auto"/>
            <w:left w:val="none" w:sz="0" w:space="0" w:color="auto"/>
            <w:bottom w:val="none" w:sz="0" w:space="0" w:color="auto"/>
            <w:right w:val="none" w:sz="0" w:space="0" w:color="auto"/>
          </w:divBdr>
        </w:div>
        <w:div w:id="84691238">
          <w:marLeft w:val="640"/>
          <w:marRight w:val="0"/>
          <w:marTop w:val="0"/>
          <w:marBottom w:val="0"/>
          <w:divBdr>
            <w:top w:val="none" w:sz="0" w:space="0" w:color="auto"/>
            <w:left w:val="none" w:sz="0" w:space="0" w:color="auto"/>
            <w:bottom w:val="none" w:sz="0" w:space="0" w:color="auto"/>
            <w:right w:val="none" w:sz="0" w:space="0" w:color="auto"/>
          </w:divBdr>
        </w:div>
        <w:div w:id="1635678438">
          <w:marLeft w:val="640"/>
          <w:marRight w:val="0"/>
          <w:marTop w:val="0"/>
          <w:marBottom w:val="0"/>
          <w:divBdr>
            <w:top w:val="none" w:sz="0" w:space="0" w:color="auto"/>
            <w:left w:val="none" w:sz="0" w:space="0" w:color="auto"/>
            <w:bottom w:val="none" w:sz="0" w:space="0" w:color="auto"/>
            <w:right w:val="none" w:sz="0" w:space="0" w:color="auto"/>
          </w:divBdr>
        </w:div>
        <w:div w:id="950238082">
          <w:marLeft w:val="640"/>
          <w:marRight w:val="0"/>
          <w:marTop w:val="0"/>
          <w:marBottom w:val="0"/>
          <w:divBdr>
            <w:top w:val="none" w:sz="0" w:space="0" w:color="auto"/>
            <w:left w:val="none" w:sz="0" w:space="0" w:color="auto"/>
            <w:bottom w:val="none" w:sz="0" w:space="0" w:color="auto"/>
            <w:right w:val="none" w:sz="0" w:space="0" w:color="auto"/>
          </w:divBdr>
        </w:div>
        <w:div w:id="1234511645">
          <w:marLeft w:val="640"/>
          <w:marRight w:val="0"/>
          <w:marTop w:val="0"/>
          <w:marBottom w:val="0"/>
          <w:divBdr>
            <w:top w:val="none" w:sz="0" w:space="0" w:color="auto"/>
            <w:left w:val="none" w:sz="0" w:space="0" w:color="auto"/>
            <w:bottom w:val="none" w:sz="0" w:space="0" w:color="auto"/>
            <w:right w:val="none" w:sz="0" w:space="0" w:color="auto"/>
          </w:divBdr>
        </w:div>
        <w:div w:id="448821863">
          <w:marLeft w:val="640"/>
          <w:marRight w:val="0"/>
          <w:marTop w:val="0"/>
          <w:marBottom w:val="0"/>
          <w:divBdr>
            <w:top w:val="none" w:sz="0" w:space="0" w:color="auto"/>
            <w:left w:val="none" w:sz="0" w:space="0" w:color="auto"/>
            <w:bottom w:val="none" w:sz="0" w:space="0" w:color="auto"/>
            <w:right w:val="none" w:sz="0" w:space="0" w:color="auto"/>
          </w:divBdr>
        </w:div>
        <w:div w:id="2119905806">
          <w:marLeft w:val="640"/>
          <w:marRight w:val="0"/>
          <w:marTop w:val="0"/>
          <w:marBottom w:val="0"/>
          <w:divBdr>
            <w:top w:val="none" w:sz="0" w:space="0" w:color="auto"/>
            <w:left w:val="none" w:sz="0" w:space="0" w:color="auto"/>
            <w:bottom w:val="none" w:sz="0" w:space="0" w:color="auto"/>
            <w:right w:val="none" w:sz="0" w:space="0" w:color="auto"/>
          </w:divBdr>
        </w:div>
        <w:div w:id="1200514587">
          <w:marLeft w:val="640"/>
          <w:marRight w:val="0"/>
          <w:marTop w:val="0"/>
          <w:marBottom w:val="0"/>
          <w:divBdr>
            <w:top w:val="none" w:sz="0" w:space="0" w:color="auto"/>
            <w:left w:val="none" w:sz="0" w:space="0" w:color="auto"/>
            <w:bottom w:val="none" w:sz="0" w:space="0" w:color="auto"/>
            <w:right w:val="none" w:sz="0" w:space="0" w:color="auto"/>
          </w:divBdr>
        </w:div>
        <w:div w:id="1241521070">
          <w:marLeft w:val="640"/>
          <w:marRight w:val="0"/>
          <w:marTop w:val="0"/>
          <w:marBottom w:val="0"/>
          <w:divBdr>
            <w:top w:val="none" w:sz="0" w:space="0" w:color="auto"/>
            <w:left w:val="none" w:sz="0" w:space="0" w:color="auto"/>
            <w:bottom w:val="none" w:sz="0" w:space="0" w:color="auto"/>
            <w:right w:val="none" w:sz="0" w:space="0" w:color="auto"/>
          </w:divBdr>
        </w:div>
        <w:div w:id="1714228647">
          <w:marLeft w:val="640"/>
          <w:marRight w:val="0"/>
          <w:marTop w:val="0"/>
          <w:marBottom w:val="0"/>
          <w:divBdr>
            <w:top w:val="none" w:sz="0" w:space="0" w:color="auto"/>
            <w:left w:val="none" w:sz="0" w:space="0" w:color="auto"/>
            <w:bottom w:val="none" w:sz="0" w:space="0" w:color="auto"/>
            <w:right w:val="none" w:sz="0" w:space="0" w:color="auto"/>
          </w:divBdr>
        </w:div>
        <w:div w:id="1215702816">
          <w:marLeft w:val="640"/>
          <w:marRight w:val="0"/>
          <w:marTop w:val="0"/>
          <w:marBottom w:val="0"/>
          <w:divBdr>
            <w:top w:val="none" w:sz="0" w:space="0" w:color="auto"/>
            <w:left w:val="none" w:sz="0" w:space="0" w:color="auto"/>
            <w:bottom w:val="none" w:sz="0" w:space="0" w:color="auto"/>
            <w:right w:val="none" w:sz="0" w:space="0" w:color="auto"/>
          </w:divBdr>
        </w:div>
        <w:div w:id="471022657">
          <w:marLeft w:val="640"/>
          <w:marRight w:val="0"/>
          <w:marTop w:val="0"/>
          <w:marBottom w:val="0"/>
          <w:divBdr>
            <w:top w:val="none" w:sz="0" w:space="0" w:color="auto"/>
            <w:left w:val="none" w:sz="0" w:space="0" w:color="auto"/>
            <w:bottom w:val="none" w:sz="0" w:space="0" w:color="auto"/>
            <w:right w:val="none" w:sz="0" w:space="0" w:color="auto"/>
          </w:divBdr>
        </w:div>
        <w:div w:id="769618371">
          <w:marLeft w:val="640"/>
          <w:marRight w:val="0"/>
          <w:marTop w:val="0"/>
          <w:marBottom w:val="0"/>
          <w:divBdr>
            <w:top w:val="none" w:sz="0" w:space="0" w:color="auto"/>
            <w:left w:val="none" w:sz="0" w:space="0" w:color="auto"/>
            <w:bottom w:val="none" w:sz="0" w:space="0" w:color="auto"/>
            <w:right w:val="none" w:sz="0" w:space="0" w:color="auto"/>
          </w:divBdr>
        </w:div>
        <w:div w:id="25451035">
          <w:marLeft w:val="640"/>
          <w:marRight w:val="0"/>
          <w:marTop w:val="0"/>
          <w:marBottom w:val="0"/>
          <w:divBdr>
            <w:top w:val="none" w:sz="0" w:space="0" w:color="auto"/>
            <w:left w:val="none" w:sz="0" w:space="0" w:color="auto"/>
            <w:bottom w:val="none" w:sz="0" w:space="0" w:color="auto"/>
            <w:right w:val="none" w:sz="0" w:space="0" w:color="auto"/>
          </w:divBdr>
        </w:div>
        <w:div w:id="1443110461">
          <w:marLeft w:val="640"/>
          <w:marRight w:val="0"/>
          <w:marTop w:val="0"/>
          <w:marBottom w:val="0"/>
          <w:divBdr>
            <w:top w:val="none" w:sz="0" w:space="0" w:color="auto"/>
            <w:left w:val="none" w:sz="0" w:space="0" w:color="auto"/>
            <w:bottom w:val="none" w:sz="0" w:space="0" w:color="auto"/>
            <w:right w:val="none" w:sz="0" w:space="0" w:color="auto"/>
          </w:divBdr>
        </w:div>
        <w:div w:id="199322140">
          <w:marLeft w:val="640"/>
          <w:marRight w:val="0"/>
          <w:marTop w:val="0"/>
          <w:marBottom w:val="0"/>
          <w:divBdr>
            <w:top w:val="none" w:sz="0" w:space="0" w:color="auto"/>
            <w:left w:val="none" w:sz="0" w:space="0" w:color="auto"/>
            <w:bottom w:val="none" w:sz="0" w:space="0" w:color="auto"/>
            <w:right w:val="none" w:sz="0" w:space="0" w:color="auto"/>
          </w:divBdr>
        </w:div>
        <w:div w:id="1231497838">
          <w:marLeft w:val="640"/>
          <w:marRight w:val="0"/>
          <w:marTop w:val="0"/>
          <w:marBottom w:val="0"/>
          <w:divBdr>
            <w:top w:val="none" w:sz="0" w:space="0" w:color="auto"/>
            <w:left w:val="none" w:sz="0" w:space="0" w:color="auto"/>
            <w:bottom w:val="none" w:sz="0" w:space="0" w:color="auto"/>
            <w:right w:val="none" w:sz="0" w:space="0" w:color="auto"/>
          </w:divBdr>
        </w:div>
        <w:div w:id="1578859127">
          <w:marLeft w:val="640"/>
          <w:marRight w:val="0"/>
          <w:marTop w:val="0"/>
          <w:marBottom w:val="0"/>
          <w:divBdr>
            <w:top w:val="none" w:sz="0" w:space="0" w:color="auto"/>
            <w:left w:val="none" w:sz="0" w:space="0" w:color="auto"/>
            <w:bottom w:val="none" w:sz="0" w:space="0" w:color="auto"/>
            <w:right w:val="none" w:sz="0" w:space="0" w:color="auto"/>
          </w:divBdr>
        </w:div>
        <w:div w:id="1506551298">
          <w:marLeft w:val="640"/>
          <w:marRight w:val="0"/>
          <w:marTop w:val="0"/>
          <w:marBottom w:val="0"/>
          <w:divBdr>
            <w:top w:val="none" w:sz="0" w:space="0" w:color="auto"/>
            <w:left w:val="none" w:sz="0" w:space="0" w:color="auto"/>
            <w:bottom w:val="none" w:sz="0" w:space="0" w:color="auto"/>
            <w:right w:val="none" w:sz="0" w:space="0" w:color="auto"/>
          </w:divBdr>
        </w:div>
        <w:div w:id="907692594">
          <w:marLeft w:val="640"/>
          <w:marRight w:val="0"/>
          <w:marTop w:val="0"/>
          <w:marBottom w:val="0"/>
          <w:divBdr>
            <w:top w:val="none" w:sz="0" w:space="0" w:color="auto"/>
            <w:left w:val="none" w:sz="0" w:space="0" w:color="auto"/>
            <w:bottom w:val="none" w:sz="0" w:space="0" w:color="auto"/>
            <w:right w:val="none" w:sz="0" w:space="0" w:color="auto"/>
          </w:divBdr>
        </w:div>
        <w:div w:id="2076275878">
          <w:marLeft w:val="640"/>
          <w:marRight w:val="0"/>
          <w:marTop w:val="0"/>
          <w:marBottom w:val="0"/>
          <w:divBdr>
            <w:top w:val="none" w:sz="0" w:space="0" w:color="auto"/>
            <w:left w:val="none" w:sz="0" w:space="0" w:color="auto"/>
            <w:bottom w:val="none" w:sz="0" w:space="0" w:color="auto"/>
            <w:right w:val="none" w:sz="0" w:space="0" w:color="auto"/>
          </w:divBdr>
        </w:div>
        <w:div w:id="519129397">
          <w:marLeft w:val="640"/>
          <w:marRight w:val="0"/>
          <w:marTop w:val="0"/>
          <w:marBottom w:val="0"/>
          <w:divBdr>
            <w:top w:val="none" w:sz="0" w:space="0" w:color="auto"/>
            <w:left w:val="none" w:sz="0" w:space="0" w:color="auto"/>
            <w:bottom w:val="none" w:sz="0" w:space="0" w:color="auto"/>
            <w:right w:val="none" w:sz="0" w:space="0" w:color="auto"/>
          </w:divBdr>
        </w:div>
        <w:div w:id="66266926">
          <w:marLeft w:val="640"/>
          <w:marRight w:val="0"/>
          <w:marTop w:val="0"/>
          <w:marBottom w:val="0"/>
          <w:divBdr>
            <w:top w:val="none" w:sz="0" w:space="0" w:color="auto"/>
            <w:left w:val="none" w:sz="0" w:space="0" w:color="auto"/>
            <w:bottom w:val="none" w:sz="0" w:space="0" w:color="auto"/>
            <w:right w:val="none" w:sz="0" w:space="0" w:color="auto"/>
          </w:divBdr>
        </w:div>
        <w:div w:id="349070749">
          <w:marLeft w:val="640"/>
          <w:marRight w:val="0"/>
          <w:marTop w:val="0"/>
          <w:marBottom w:val="0"/>
          <w:divBdr>
            <w:top w:val="none" w:sz="0" w:space="0" w:color="auto"/>
            <w:left w:val="none" w:sz="0" w:space="0" w:color="auto"/>
            <w:bottom w:val="none" w:sz="0" w:space="0" w:color="auto"/>
            <w:right w:val="none" w:sz="0" w:space="0" w:color="auto"/>
          </w:divBdr>
        </w:div>
        <w:div w:id="1728647894">
          <w:marLeft w:val="640"/>
          <w:marRight w:val="0"/>
          <w:marTop w:val="0"/>
          <w:marBottom w:val="0"/>
          <w:divBdr>
            <w:top w:val="none" w:sz="0" w:space="0" w:color="auto"/>
            <w:left w:val="none" w:sz="0" w:space="0" w:color="auto"/>
            <w:bottom w:val="none" w:sz="0" w:space="0" w:color="auto"/>
            <w:right w:val="none" w:sz="0" w:space="0" w:color="auto"/>
          </w:divBdr>
        </w:div>
        <w:div w:id="444420229">
          <w:marLeft w:val="640"/>
          <w:marRight w:val="0"/>
          <w:marTop w:val="0"/>
          <w:marBottom w:val="0"/>
          <w:divBdr>
            <w:top w:val="none" w:sz="0" w:space="0" w:color="auto"/>
            <w:left w:val="none" w:sz="0" w:space="0" w:color="auto"/>
            <w:bottom w:val="none" w:sz="0" w:space="0" w:color="auto"/>
            <w:right w:val="none" w:sz="0" w:space="0" w:color="auto"/>
          </w:divBdr>
        </w:div>
        <w:div w:id="546112764">
          <w:marLeft w:val="640"/>
          <w:marRight w:val="0"/>
          <w:marTop w:val="0"/>
          <w:marBottom w:val="0"/>
          <w:divBdr>
            <w:top w:val="none" w:sz="0" w:space="0" w:color="auto"/>
            <w:left w:val="none" w:sz="0" w:space="0" w:color="auto"/>
            <w:bottom w:val="none" w:sz="0" w:space="0" w:color="auto"/>
            <w:right w:val="none" w:sz="0" w:space="0" w:color="auto"/>
          </w:divBdr>
        </w:div>
        <w:div w:id="1257592305">
          <w:marLeft w:val="640"/>
          <w:marRight w:val="0"/>
          <w:marTop w:val="0"/>
          <w:marBottom w:val="0"/>
          <w:divBdr>
            <w:top w:val="none" w:sz="0" w:space="0" w:color="auto"/>
            <w:left w:val="none" w:sz="0" w:space="0" w:color="auto"/>
            <w:bottom w:val="none" w:sz="0" w:space="0" w:color="auto"/>
            <w:right w:val="none" w:sz="0" w:space="0" w:color="auto"/>
          </w:divBdr>
        </w:div>
        <w:div w:id="436023409">
          <w:marLeft w:val="640"/>
          <w:marRight w:val="0"/>
          <w:marTop w:val="0"/>
          <w:marBottom w:val="0"/>
          <w:divBdr>
            <w:top w:val="none" w:sz="0" w:space="0" w:color="auto"/>
            <w:left w:val="none" w:sz="0" w:space="0" w:color="auto"/>
            <w:bottom w:val="none" w:sz="0" w:space="0" w:color="auto"/>
            <w:right w:val="none" w:sz="0" w:space="0" w:color="auto"/>
          </w:divBdr>
        </w:div>
        <w:div w:id="128134203">
          <w:marLeft w:val="640"/>
          <w:marRight w:val="0"/>
          <w:marTop w:val="0"/>
          <w:marBottom w:val="0"/>
          <w:divBdr>
            <w:top w:val="none" w:sz="0" w:space="0" w:color="auto"/>
            <w:left w:val="none" w:sz="0" w:space="0" w:color="auto"/>
            <w:bottom w:val="none" w:sz="0" w:space="0" w:color="auto"/>
            <w:right w:val="none" w:sz="0" w:space="0" w:color="auto"/>
          </w:divBdr>
        </w:div>
        <w:div w:id="2040742234">
          <w:marLeft w:val="640"/>
          <w:marRight w:val="0"/>
          <w:marTop w:val="0"/>
          <w:marBottom w:val="0"/>
          <w:divBdr>
            <w:top w:val="none" w:sz="0" w:space="0" w:color="auto"/>
            <w:left w:val="none" w:sz="0" w:space="0" w:color="auto"/>
            <w:bottom w:val="none" w:sz="0" w:space="0" w:color="auto"/>
            <w:right w:val="none" w:sz="0" w:space="0" w:color="auto"/>
          </w:divBdr>
        </w:div>
        <w:div w:id="857889414">
          <w:marLeft w:val="640"/>
          <w:marRight w:val="0"/>
          <w:marTop w:val="0"/>
          <w:marBottom w:val="0"/>
          <w:divBdr>
            <w:top w:val="none" w:sz="0" w:space="0" w:color="auto"/>
            <w:left w:val="none" w:sz="0" w:space="0" w:color="auto"/>
            <w:bottom w:val="none" w:sz="0" w:space="0" w:color="auto"/>
            <w:right w:val="none" w:sz="0" w:space="0" w:color="auto"/>
          </w:divBdr>
        </w:div>
        <w:div w:id="1481119948">
          <w:marLeft w:val="640"/>
          <w:marRight w:val="0"/>
          <w:marTop w:val="0"/>
          <w:marBottom w:val="0"/>
          <w:divBdr>
            <w:top w:val="none" w:sz="0" w:space="0" w:color="auto"/>
            <w:left w:val="none" w:sz="0" w:space="0" w:color="auto"/>
            <w:bottom w:val="none" w:sz="0" w:space="0" w:color="auto"/>
            <w:right w:val="none" w:sz="0" w:space="0" w:color="auto"/>
          </w:divBdr>
        </w:div>
        <w:div w:id="1449085220">
          <w:marLeft w:val="640"/>
          <w:marRight w:val="0"/>
          <w:marTop w:val="0"/>
          <w:marBottom w:val="0"/>
          <w:divBdr>
            <w:top w:val="none" w:sz="0" w:space="0" w:color="auto"/>
            <w:left w:val="none" w:sz="0" w:space="0" w:color="auto"/>
            <w:bottom w:val="none" w:sz="0" w:space="0" w:color="auto"/>
            <w:right w:val="none" w:sz="0" w:space="0" w:color="auto"/>
          </w:divBdr>
        </w:div>
        <w:div w:id="189413222">
          <w:marLeft w:val="640"/>
          <w:marRight w:val="0"/>
          <w:marTop w:val="0"/>
          <w:marBottom w:val="0"/>
          <w:divBdr>
            <w:top w:val="none" w:sz="0" w:space="0" w:color="auto"/>
            <w:left w:val="none" w:sz="0" w:space="0" w:color="auto"/>
            <w:bottom w:val="none" w:sz="0" w:space="0" w:color="auto"/>
            <w:right w:val="none" w:sz="0" w:space="0" w:color="auto"/>
          </w:divBdr>
        </w:div>
        <w:div w:id="1870601142">
          <w:marLeft w:val="640"/>
          <w:marRight w:val="0"/>
          <w:marTop w:val="0"/>
          <w:marBottom w:val="0"/>
          <w:divBdr>
            <w:top w:val="none" w:sz="0" w:space="0" w:color="auto"/>
            <w:left w:val="none" w:sz="0" w:space="0" w:color="auto"/>
            <w:bottom w:val="none" w:sz="0" w:space="0" w:color="auto"/>
            <w:right w:val="none" w:sz="0" w:space="0" w:color="auto"/>
          </w:divBdr>
        </w:div>
        <w:div w:id="420882131">
          <w:marLeft w:val="640"/>
          <w:marRight w:val="0"/>
          <w:marTop w:val="0"/>
          <w:marBottom w:val="0"/>
          <w:divBdr>
            <w:top w:val="none" w:sz="0" w:space="0" w:color="auto"/>
            <w:left w:val="none" w:sz="0" w:space="0" w:color="auto"/>
            <w:bottom w:val="none" w:sz="0" w:space="0" w:color="auto"/>
            <w:right w:val="none" w:sz="0" w:space="0" w:color="auto"/>
          </w:divBdr>
        </w:div>
        <w:div w:id="189996133">
          <w:marLeft w:val="640"/>
          <w:marRight w:val="0"/>
          <w:marTop w:val="0"/>
          <w:marBottom w:val="0"/>
          <w:divBdr>
            <w:top w:val="none" w:sz="0" w:space="0" w:color="auto"/>
            <w:left w:val="none" w:sz="0" w:space="0" w:color="auto"/>
            <w:bottom w:val="none" w:sz="0" w:space="0" w:color="auto"/>
            <w:right w:val="none" w:sz="0" w:space="0" w:color="auto"/>
          </w:divBdr>
        </w:div>
        <w:div w:id="1804079864">
          <w:marLeft w:val="640"/>
          <w:marRight w:val="0"/>
          <w:marTop w:val="0"/>
          <w:marBottom w:val="0"/>
          <w:divBdr>
            <w:top w:val="none" w:sz="0" w:space="0" w:color="auto"/>
            <w:left w:val="none" w:sz="0" w:space="0" w:color="auto"/>
            <w:bottom w:val="none" w:sz="0" w:space="0" w:color="auto"/>
            <w:right w:val="none" w:sz="0" w:space="0" w:color="auto"/>
          </w:divBdr>
        </w:div>
        <w:div w:id="1076511930">
          <w:marLeft w:val="640"/>
          <w:marRight w:val="0"/>
          <w:marTop w:val="0"/>
          <w:marBottom w:val="0"/>
          <w:divBdr>
            <w:top w:val="none" w:sz="0" w:space="0" w:color="auto"/>
            <w:left w:val="none" w:sz="0" w:space="0" w:color="auto"/>
            <w:bottom w:val="none" w:sz="0" w:space="0" w:color="auto"/>
            <w:right w:val="none" w:sz="0" w:space="0" w:color="auto"/>
          </w:divBdr>
        </w:div>
        <w:div w:id="741216203">
          <w:marLeft w:val="640"/>
          <w:marRight w:val="0"/>
          <w:marTop w:val="0"/>
          <w:marBottom w:val="0"/>
          <w:divBdr>
            <w:top w:val="none" w:sz="0" w:space="0" w:color="auto"/>
            <w:left w:val="none" w:sz="0" w:space="0" w:color="auto"/>
            <w:bottom w:val="none" w:sz="0" w:space="0" w:color="auto"/>
            <w:right w:val="none" w:sz="0" w:space="0" w:color="auto"/>
          </w:divBdr>
        </w:div>
        <w:div w:id="1855917695">
          <w:marLeft w:val="640"/>
          <w:marRight w:val="0"/>
          <w:marTop w:val="0"/>
          <w:marBottom w:val="0"/>
          <w:divBdr>
            <w:top w:val="none" w:sz="0" w:space="0" w:color="auto"/>
            <w:left w:val="none" w:sz="0" w:space="0" w:color="auto"/>
            <w:bottom w:val="none" w:sz="0" w:space="0" w:color="auto"/>
            <w:right w:val="none" w:sz="0" w:space="0" w:color="auto"/>
          </w:divBdr>
        </w:div>
        <w:div w:id="837228546">
          <w:marLeft w:val="640"/>
          <w:marRight w:val="0"/>
          <w:marTop w:val="0"/>
          <w:marBottom w:val="0"/>
          <w:divBdr>
            <w:top w:val="none" w:sz="0" w:space="0" w:color="auto"/>
            <w:left w:val="none" w:sz="0" w:space="0" w:color="auto"/>
            <w:bottom w:val="none" w:sz="0" w:space="0" w:color="auto"/>
            <w:right w:val="none" w:sz="0" w:space="0" w:color="auto"/>
          </w:divBdr>
        </w:div>
        <w:div w:id="71466923">
          <w:marLeft w:val="640"/>
          <w:marRight w:val="0"/>
          <w:marTop w:val="0"/>
          <w:marBottom w:val="0"/>
          <w:divBdr>
            <w:top w:val="none" w:sz="0" w:space="0" w:color="auto"/>
            <w:left w:val="none" w:sz="0" w:space="0" w:color="auto"/>
            <w:bottom w:val="none" w:sz="0" w:space="0" w:color="auto"/>
            <w:right w:val="none" w:sz="0" w:space="0" w:color="auto"/>
          </w:divBdr>
        </w:div>
        <w:div w:id="31658497">
          <w:marLeft w:val="640"/>
          <w:marRight w:val="0"/>
          <w:marTop w:val="0"/>
          <w:marBottom w:val="0"/>
          <w:divBdr>
            <w:top w:val="none" w:sz="0" w:space="0" w:color="auto"/>
            <w:left w:val="none" w:sz="0" w:space="0" w:color="auto"/>
            <w:bottom w:val="none" w:sz="0" w:space="0" w:color="auto"/>
            <w:right w:val="none" w:sz="0" w:space="0" w:color="auto"/>
          </w:divBdr>
        </w:div>
        <w:div w:id="1182352221">
          <w:marLeft w:val="640"/>
          <w:marRight w:val="0"/>
          <w:marTop w:val="0"/>
          <w:marBottom w:val="0"/>
          <w:divBdr>
            <w:top w:val="none" w:sz="0" w:space="0" w:color="auto"/>
            <w:left w:val="none" w:sz="0" w:space="0" w:color="auto"/>
            <w:bottom w:val="none" w:sz="0" w:space="0" w:color="auto"/>
            <w:right w:val="none" w:sz="0" w:space="0" w:color="auto"/>
          </w:divBdr>
        </w:div>
        <w:div w:id="1716008112">
          <w:marLeft w:val="640"/>
          <w:marRight w:val="0"/>
          <w:marTop w:val="0"/>
          <w:marBottom w:val="0"/>
          <w:divBdr>
            <w:top w:val="none" w:sz="0" w:space="0" w:color="auto"/>
            <w:left w:val="none" w:sz="0" w:space="0" w:color="auto"/>
            <w:bottom w:val="none" w:sz="0" w:space="0" w:color="auto"/>
            <w:right w:val="none" w:sz="0" w:space="0" w:color="auto"/>
          </w:divBdr>
        </w:div>
        <w:div w:id="1261645630">
          <w:marLeft w:val="640"/>
          <w:marRight w:val="0"/>
          <w:marTop w:val="0"/>
          <w:marBottom w:val="0"/>
          <w:divBdr>
            <w:top w:val="none" w:sz="0" w:space="0" w:color="auto"/>
            <w:left w:val="none" w:sz="0" w:space="0" w:color="auto"/>
            <w:bottom w:val="none" w:sz="0" w:space="0" w:color="auto"/>
            <w:right w:val="none" w:sz="0" w:space="0" w:color="auto"/>
          </w:divBdr>
        </w:div>
        <w:div w:id="2065134353">
          <w:marLeft w:val="640"/>
          <w:marRight w:val="0"/>
          <w:marTop w:val="0"/>
          <w:marBottom w:val="0"/>
          <w:divBdr>
            <w:top w:val="none" w:sz="0" w:space="0" w:color="auto"/>
            <w:left w:val="none" w:sz="0" w:space="0" w:color="auto"/>
            <w:bottom w:val="none" w:sz="0" w:space="0" w:color="auto"/>
            <w:right w:val="none" w:sz="0" w:space="0" w:color="auto"/>
          </w:divBdr>
        </w:div>
        <w:div w:id="1921718897">
          <w:marLeft w:val="640"/>
          <w:marRight w:val="0"/>
          <w:marTop w:val="0"/>
          <w:marBottom w:val="0"/>
          <w:divBdr>
            <w:top w:val="none" w:sz="0" w:space="0" w:color="auto"/>
            <w:left w:val="none" w:sz="0" w:space="0" w:color="auto"/>
            <w:bottom w:val="none" w:sz="0" w:space="0" w:color="auto"/>
            <w:right w:val="none" w:sz="0" w:space="0" w:color="auto"/>
          </w:divBdr>
        </w:div>
        <w:div w:id="1740128752">
          <w:marLeft w:val="640"/>
          <w:marRight w:val="0"/>
          <w:marTop w:val="0"/>
          <w:marBottom w:val="0"/>
          <w:divBdr>
            <w:top w:val="none" w:sz="0" w:space="0" w:color="auto"/>
            <w:left w:val="none" w:sz="0" w:space="0" w:color="auto"/>
            <w:bottom w:val="none" w:sz="0" w:space="0" w:color="auto"/>
            <w:right w:val="none" w:sz="0" w:space="0" w:color="auto"/>
          </w:divBdr>
        </w:div>
        <w:div w:id="798843561">
          <w:marLeft w:val="640"/>
          <w:marRight w:val="0"/>
          <w:marTop w:val="0"/>
          <w:marBottom w:val="0"/>
          <w:divBdr>
            <w:top w:val="none" w:sz="0" w:space="0" w:color="auto"/>
            <w:left w:val="none" w:sz="0" w:space="0" w:color="auto"/>
            <w:bottom w:val="none" w:sz="0" w:space="0" w:color="auto"/>
            <w:right w:val="none" w:sz="0" w:space="0" w:color="auto"/>
          </w:divBdr>
        </w:div>
        <w:div w:id="538665751">
          <w:marLeft w:val="640"/>
          <w:marRight w:val="0"/>
          <w:marTop w:val="0"/>
          <w:marBottom w:val="0"/>
          <w:divBdr>
            <w:top w:val="none" w:sz="0" w:space="0" w:color="auto"/>
            <w:left w:val="none" w:sz="0" w:space="0" w:color="auto"/>
            <w:bottom w:val="none" w:sz="0" w:space="0" w:color="auto"/>
            <w:right w:val="none" w:sz="0" w:space="0" w:color="auto"/>
          </w:divBdr>
        </w:div>
        <w:div w:id="388656253">
          <w:marLeft w:val="640"/>
          <w:marRight w:val="0"/>
          <w:marTop w:val="0"/>
          <w:marBottom w:val="0"/>
          <w:divBdr>
            <w:top w:val="none" w:sz="0" w:space="0" w:color="auto"/>
            <w:left w:val="none" w:sz="0" w:space="0" w:color="auto"/>
            <w:bottom w:val="none" w:sz="0" w:space="0" w:color="auto"/>
            <w:right w:val="none" w:sz="0" w:space="0" w:color="auto"/>
          </w:divBdr>
        </w:div>
        <w:div w:id="754134325">
          <w:marLeft w:val="640"/>
          <w:marRight w:val="0"/>
          <w:marTop w:val="0"/>
          <w:marBottom w:val="0"/>
          <w:divBdr>
            <w:top w:val="none" w:sz="0" w:space="0" w:color="auto"/>
            <w:left w:val="none" w:sz="0" w:space="0" w:color="auto"/>
            <w:bottom w:val="none" w:sz="0" w:space="0" w:color="auto"/>
            <w:right w:val="none" w:sz="0" w:space="0" w:color="auto"/>
          </w:divBdr>
        </w:div>
        <w:div w:id="1483816690">
          <w:marLeft w:val="640"/>
          <w:marRight w:val="0"/>
          <w:marTop w:val="0"/>
          <w:marBottom w:val="0"/>
          <w:divBdr>
            <w:top w:val="none" w:sz="0" w:space="0" w:color="auto"/>
            <w:left w:val="none" w:sz="0" w:space="0" w:color="auto"/>
            <w:bottom w:val="none" w:sz="0" w:space="0" w:color="auto"/>
            <w:right w:val="none" w:sz="0" w:space="0" w:color="auto"/>
          </w:divBdr>
        </w:div>
        <w:div w:id="1502740967">
          <w:marLeft w:val="640"/>
          <w:marRight w:val="0"/>
          <w:marTop w:val="0"/>
          <w:marBottom w:val="0"/>
          <w:divBdr>
            <w:top w:val="none" w:sz="0" w:space="0" w:color="auto"/>
            <w:left w:val="none" w:sz="0" w:space="0" w:color="auto"/>
            <w:bottom w:val="none" w:sz="0" w:space="0" w:color="auto"/>
            <w:right w:val="none" w:sz="0" w:space="0" w:color="auto"/>
          </w:divBdr>
        </w:div>
        <w:div w:id="1885406432">
          <w:marLeft w:val="640"/>
          <w:marRight w:val="0"/>
          <w:marTop w:val="0"/>
          <w:marBottom w:val="0"/>
          <w:divBdr>
            <w:top w:val="none" w:sz="0" w:space="0" w:color="auto"/>
            <w:left w:val="none" w:sz="0" w:space="0" w:color="auto"/>
            <w:bottom w:val="none" w:sz="0" w:space="0" w:color="auto"/>
            <w:right w:val="none" w:sz="0" w:space="0" w:color="auto"/>
          </w:divBdr>
        </w:div>
        <w:div w:id="96682140">
          <w:marLeft w:val="640"/>
          <w:marRight w:val="0"/>
          <w:marTop w:val="0"/>
          <w:marBottom w:val="0"/>
          <w:divBdr>
            <w:top w:val="none" w:sz="0" w:space="0" w:color="auto"/>
            <w:left w:val="none" w:sz="0" w:space="0" w:color="auto"/>
            <w:bottom w:val="none" w:sz="0" w:space="0" w:color="auto"/>
            <w:right w:val="none" w:sz="0" w:space="0" w:color="auto"/>
          </w:divBdr>
        </w:div>
        <w:div w:id="1008286604">
          <w:marLeft w:val="640"/>
          <w:marRight w:val="0"/>
          <w:marTop w:val="0"/>
          <w:marBottom w:val="0"/>
          <w:divBdr>
            <w:top w:val="none" w:sz="0" w:space="0" w:color="auto"/>
            <w:left w:val="none" w:sz="0" w:space="0" w:color="auto"/>
            <w:bottom w:val="none" w:sz="0" w:space="0" w:color="auto"/>
            <w:right w:val="none" w:sz="0" w:space="0" w:color="auto"/>
          </w:divBdr>
        </w:div>
        <w:div w:id="2039236609">
          <w:marLeft w:val="640"/>
          <w:marRight w:val="0"/>
          <w:marTop w:val="0"/>
          <w:marBottom w:val="0"/>
          <w:divBdr>
            <w:top w:val="none" w:sz="0" w:space="0" w:color="auto"/>
            <w:left w:val="none" w:sz="0" w:space="0" w:color="auto"/>
            <w:bottom w:val="none" w:sz="0" w:space="0" w:color="auto"/>
            <w:right w:val="none" w:sz="0" w:space="0" w:color="auto"/>
          </w:divBdr>
        </w:div>
      </w:divsChild>
    </w:div>
    <w:div w:id="1957060551">
      <w:bodyDiv w:val="1"/>
      <w:marLeft w:val="0"/>
      <w:marRight w:val="0"/>
      <w:marTop w:val="0"/>
      <w:marBottom w:val="0"/>
      <w:divBdr>
        <w:top w:val="none" w:sz="0" w:space="0" w:color="auto"/>
        <w:left w:val="none" w:sz="0" w:space="0" w:color="auto"/>
        <w:bottom w:val="none" w:sz="0" w:space="0" w:color="auto"/>
        <w:right w:val="none" w:sz="0" w:space="0" w:color="auto"/>
      </w:divBdr>
      <w:divsChild>
        <w:div w:id="1094789752">
          <w:marLeft w:val="640"/>
          <w:marRight w:val="0"/>
          <w:marTop w:val="0"/>
          <w:marBottom w:val="0"/>
          <w:divBdr>
            <w:top w:val="none" w:sz="0" w:space="0" w:color="auto"/>
            <w:left w:val="none" w:sz="0" w:space="0" w:color="auto"/>
            <w:bottom w:val="none" w:sz="0" w:space="0" w:color="auto"/>
            <w:right w:val="none" w:sz="0" w:space="0" w:color="auto"/>
          </w:divBdr>
        </w:div>
        <w:div w:id="1218007162">
          <w:marLeft w:val="640"/>
          <w:marRight w:val="0"/>
          <w:marTop w:val="0"/>
          <w:marBottom w:val="0"/>
          <w:divBdr>
            <w:top w:val="none" w:sz="0" w:space="0" w:color="auto"/>
            <w:left w:val="none" w:sz="0" w:space="0" w:color="auto"/>
            <w:bottom w:val="none" w:sz="0" w:space="0" w:color="auto"/>
            <w:right w:val="none" w:sz="0" w:space="0" w:color="auto"/>
          </w:divBdr>
        </w:div>
        <w:div w:id="1738624989">
          <w:marLeft w:val="640"/>
          <w:marRight w:val="0"/>
          <w:marTop w:val="0"/>
          <w:marBottom w:val="0"/>
          <w:divBdr>
            <w:top w:val="none" w:sz="0" w:space="0" w:color="auto"/>
            <w:left w:val="none" w:sz="0" w:space="0" w:color="auto"/>
            <w:bottom w:val="none" w:sz="0" w:space="0" w:color="auto"/>
            <w:right w:val="none" w:sz="0" w:space="0" w:color="auto"/>
          </w:divBdr>
        </w:div>
        <w:div w:id="1798600981">
          <w:marLeft w:val="640"/>
          <w:marRight w:val="0"/>
          <w:marTop w:val="0"/>
          <w:marBottom w:val="0"/>
          <w:divBdr>
            <w:top w:val="none" w:sz="0" w:space="0" w:color="auto"/>
            <w:left w:val="none" w:sz="0" w:space="0" w:color="auto"/>
            <w:bottom w:val="none" w:sz="0" w:space="0" w:color="auto"/>
            <w:right w:val="none" w:sz="0" w:space="0" w:color="auto"/>
          </w:divBdr>
        </w:div>
        <w:div w:id="1177693927">
          <w:marLeft w:val="640"/>
          <w:marRight w:val="0"/>
          <w:marTop w:val="0"/>
          <w:marBottom w:val="0"/>
          <w:divBdr>
            <w:top w:val="none" w:sz="0" w:space="0" w:color="auto"/>
            <w:left w:val="none" w:sz="0" w:space="0" w:color="auto"/>
            <w:bottom w:val="none" w:sz="0" w:space="0" w:color="auto"/>
            <w:right w:val="none" w:sz="0" w:space="0" w:color="auto"/>
          </w:divBdr>
        </w:div>
        <w:div w:id="1584603890">
          <w:marLeft w:val="640"/>
          <w:marRight w:val="0"/>
          <w:marTop w:val="0"/>
          <w:marBottom w:val="0"/>
          <w:divBdr>
            <w:top w:val="none" w:sz="0" w:space="0" w:color="auto"/>
            <w:left w:val="none" w:sz="0" w:space="0" w:color="auto"/>
            <w:bottom w:val="none" w:sz="0" w:space="0" w:color="auto"/>
            <w:right w:val="none" w:sz="0" w:space="0" w:color="auto"/>
          </w:divBdr>
        </w:div>
        <w:div w:id="638534501">
          <w:marLeft w:val="640"/>
          <w:marRight w:val="0"/>
          <w:marTop w:val="0"/>
          <w:marBottom w:val="0"/>
          <w:divBdr>
            <w:top w:val="none" w:sz="0" w:space="0" w:color="auto"/>
            <w:left w:val="none" w:sz="0" w:space="0" w:color="auto"/>
            <w:bottom w:val="none" w:sz="0" w:space="0" w:color="auto"/>
            <w:right w:val="none" w:sz="0" w:space="0" w:color="auto"/>
          </w:divBdr>
        </w:div>
        <w:div w:id="570119045">
          <w:marLeft w:val="640"/>
          <w:marRight w:val="0"/>
          <w:marTop w:val="0"/>
          <w:marBottom w:val="0"/>
          <w:divBdr>
            <w:top w:val="none" w:sz="0" w:space="0" w:color="auto"/>
            <w:left w:val="none" w:sz="0" w:space="0" w:color="auto"/>
            <w:bottom w:val="none" w:sz="0" w:space="0" w:color="auto"/>
            <w:right w:val="none" w:sz="0" w:space="0" w:color="auto"/>
          </w:divBdr>
        </w:div>
        <w:div w:id="635910892">
          <w:marLeft w:val="640"/>
          <w:marRight w:val="0"/>
          <w:marTop w:val="0"/>
          <w:marBottom w:val="0"/>
          <w:divBdr>
            <w:top w:val="none" w:sz="0" w:space="0" w:color="auto"/>
            <w:left w:val="none" w:sz="0" w:space="0" w:color="auto"/>
            <w:bottom w:val="none" w:sz="0" w:space="0" w:color="auto"/>
            <w:right w:val="none" w:sz="0" w:space="0" w:color="auto"/>
          </w:divBdr>
        </w:div>
        <w:div w:id="449013123">
          <w:marLeft w:val="640"/>
          <w:marRight w:val="0"/>
          <w:marTop w:val="0"/>
          <w:marBottom w:val="0"/>
          <w:divBdr>
            <w:top w:val="none" w:sz="0" w:space="0" w:color="auto"/>
            <w:left w:val="none" w:sz="0" w:space="0" w:color="auto"/>
            <w:bottom w:val="none" w:sz="0" w:space="0" w:color="auto"/>
            <w:right w:val="none" w:sz="0" w:space="0" w:color="auto"/>
          </w:divBdr>
        </w:div>
        <w:div w:id="1996645954">
          <w:marLeft w:val="640"/>
          <w:marRight w:val="0"/>
          <w:marTop w:val="0"/>
          <w:marBottom w:val="0"/>
          <w:divBdr>
            <w:top w:val="none" w:sz="0" w:space="0" w:color="auto"/>
            <w:left w:val="none" w:sz="0" w:space="0" w:color="auto"/>
            <w:bottom w:val="none" w:sz="0" w:space="0" w:color="auto"/>
            <w:right w:val="none" w:sz="0" w:space="0" w:color="auto"/>
          </w:divBdr>
        </w:div>
        <w:div w:id="710885099">
          <w:marLeft w:val="640"/>
          <w:marRight w:val="0"/>
          <w:marTop w:val="0"/>
          <w:marBottom w:val="0"/>
          <w:divBdr>
            <w:top w:val="none" w:sz="0" w:space="0" w:color="auto"/>
            <w:left w:val="none" w:sz="0" w:space="0" w:color="auto"/>
            <w:bottom w:val="none" w:sz="0" w:space="0" w:color="auto"/>
            <w:right w:val="none" w:sz="0" w:space="0" w:color="auto"/>
          </w:divBdr>
        </w:div>
        <w:div w:id="1486896764">
          <w:marLeft w:val="640"/>
          <w:marRight w:val="0"/>
          <w:marTop w:val="0"/>
          <w:marBottom w:val="0"/>
          <w:divBdr>
            <w:top w:val="none" w:sz="0" w:space="0" w:color="auto"/>
            <w:left w:val="none" w:sz="0" w:space="0" w:color="auto"/>
            <w:bottom w:val="none" w:sz="0" w:space="0" w:color="auto"/>
            <w:right w:val="none" w:sz="0" w:space="0" w:color="auto"/>
          </w:divBdr>
        </w:div>
        <w:div w:id="999388361">
          <w:marLeft w:val="640"/>
          <w:marRight w:val="0"/>
          <w:marTop w:val="0"/>
          <w:marBottom w:val="0"/>
          <w:divBdr>
            <w:top w:val="none" w:sz="0" w:space="0" w:color="auto"/>
            <w:left w:val="none" w:sz="0" w:space="0" w:color="auto"/>
            <w:bottom w:val="none" w:sz="0" w:space="0" w:color="auto"/>
            <w:right w:val="none" w:sz="0" w:space="0" w:color="auto"/>
          </w:divBdr>
        </w:div>
        <w:div w:id="1775899403">
          <w:marLeft w:val="640"/>
          <w:marRight w:val="0"/>
          <w:marTop w:val="0"/>
          <w:marBottom w:val="0"/>
          <w:divBdr>
            <w:top w:val="none" w:sz="0" w:space="0" w:color="auto"/>
            <w:left w:val="none" w:sz="0" w:space="0" w:color="auto"/>
            <w:bottom w:val="none" w:sz="0" w:space="0" w:color="auto"/>
            <w:right w:val="none" w:sz="0" w:space="0" w:color="auto"/>
          </w:divBdr>
        </w:div>
        <w:div w:id="170418843">
          <w:marLeft w:val="640"/>
          <w:marRight w:val="0"/>
          <w:marTop w:val="0"/>
          <w:marBottom w:val="0"/>
          <w:divBdr>
            <w:top w:val="none" w:sz="0" w:space="0" w:color="auto"/>
            <w:left w:val="none" w:sz="0" w:space="0" w:color="auto"/>
            <w:bottom w:val="none" w:sz="0" w:space="0" w:color="auto"/>
            <w:right w:val="none" w:sz="0" w:space="0" w:color="auto"/>
          </w:divBdr>
        </w:div>
        <w:div w:id="2060205733">
          <w:marLeft w:val="640"/>
          <w:marRight w:val="0"/>
          <w:marTop w:val="0"/>
          <w:marBottom w:val="0"/>
          <w:divBdr>
            <w:top w:val="none" w:sz="0" w:space="0" w:color="auto"/>
            <w:left w:val="none" w:sz="0" w:space="0" w:color="auto"/>
            <w:bottom w:val="none" w:sz="0" w:space="0" w:color="auto"/>
            <w:right w:val="none" w:sz="0" w:space="0" w:color="auto"/>
          </w:divBdr>
        </w:div>
        <w:div w:id="1473400856">
          <w:marLeft w:val="640"/>
          <w:marRight w:val="0"/>
          <w:marTop w:val="0"/>
          <w:marBottom w:val="0"/>
          <w:divBdr>
            <w:top w:val="none" w:sz="0" w:space="0" w:color="auto"/>
            <w:left w:val="none" w:sz="0" w:space="0" w:color="auto"/>
            <w:bottom w:val="none" w:sz="0" w:space="0" w:color="auto"/>
            <w:right w:val="none" w:sz="0" w:space="0" w:color="auto"/>
          </w:divBdr>
        </w:div>
        <w:div w:id="1202864669">
          <w:marLeft w:val="640"/>
          <w:marRight w:val="0"/>
          <w:marTop w:val="0"/>
          <w:marBottom w:val="0"/>
          <w:divBdr>
            <w:top w:val="none" w:sz="0" w:space="0" w:color="auto"/>
            <w:left w:val="none" w:sz="0" w:space="0" w:color="auto"/>
            <w:bottom w:val="none" w:sz="0" w:space="0" w:color="auto"/>
            <w:right w:val="none" w:sz="0" w:space="0" w:color="auto"/>
          </w:divBdr>
        </w:div>
        <w:div w:id="1906137214">
          <w:marLeft w:val="640"/>
          <w:marRight w:val="0"/>
          <w:marTop w:val="0"/>
          <w:marBottom w:val="0"/>
          <w:divBdr>
            <w:top w:val="none" w:sz="0" w:space="0" w:color="auto"/>
            <w:left w:val="none" w:sz="0" w:space="0" w:color="auto"/>
            <w:bottom w:val="none" w:sz="0" w:space="0" w:color="auto"/>
            <w:right w:val="none" w:sz="0" w:space="0" w:color="auto"/>
          </w:divBdr>
        </w:div>
        <w:div w:id="2120024353">
          <w:marLeft w:val="640"/>
          <w:marRight w:val="0"/>
          <w:marTop w:val="0"/>
          <w:marBottom w:val="0"/>
          <w:divBdr>
            <w:top w:val="none" w:sz="0" w:space="0" w:color="auto"/>
            <w:left w:val="none" w:sz="0" w:space="0" w:color="auto"/>
            <w:bottom w:val="none" w:sz="0" w:space="0" w:color="auto"/>
            <w:right w:val="none" w:sz="0" w:space="0" w:color="auto"/>
          </w:divBdr>
        </w:div>
        <w:div w:id="1173836183">
          <w:marLeft w:val="640"/>
          <w:marRight w:val="0"/>
          <w:marTop w:val="0"/>
          <w:marBottom w:val="0"/>
          <w:divBdr>
            <w:top w:val="none" w:sz="0" w:space="0" w:color="auto"/>
            <w:left w:val="none" w:sz="0" w:space="0" w:color="auto"/>
            <w:bottom w:val="none" w:sz="0" w:space="0" w:color="auto"/>
            <w:right w:val="none" w:sz="0" w:space="0" w:color="auto"/>
          </w:divBdr>
        </w:div>
        <w:div w:id="466583019">
          <w:marLeft w:val="640"/>
          <w:marRight w:val="0"/>
          <w:marTop w:val="0"/>
          <w:marBottom w:val="0"/>
          <w:divBdr>
            <w:top w:val="none" w:sz="0" w:space="0" w:color="auto"/>
            <w:left w:val="none" w:sz="0" w:space="0" w:color="auto"/>
            <w:bottom w:val="none" w:sz="0" w:space="0" w:color="auto"/>
            <w:right w:val="none" w:sz="0" w:space="0" w:color="auto"/>
          </w:divBdr>
        </w:div>
        <w:div w:id="1537616144">
          <w:marLeft w:val="640"/>
          <w:marRight w:val="0"/>
          <w:marTop w:val="0"/>
          <w:marBottom w:val="0"/>
          <w:divBdr>
            <w:top w:val="none" w:sz="0" w:space="0" w:color="auto"/>
            <w:left w:val="none" w:sz="0" w:space="0" w:color="auto"/>
            <w:bottom w:val="none" w:sz="0" w:space="0" w:color="auto"/>
            <w:right w:val="none" w:sz="0" w:space="0" w:color="auto"/>
          </w:divBdr>
        </w:div>
        <w:div w:id="1802193022">
          <w:marLeft w:val="640"/>
          <w:marRight w:val="0"/>
          <w:marTop w:val="0"/>
          <w:marBottom w:val="0"/>
          <w:divBdr>
            <w:top w:val="none" w:sz="0" w:space="0" w:color="auto"/>
            <w:left w:val="none" w:sz="0" w:space="0" w:color="auto"/>
            <w:bottom w:val="none" w:sz="0" w:space="0" w:color="auto"/>
            <w:right w:val="none" w:sz="0" w:space="0" w:color="auto"/>
          </w:divBdr>
        </w:div>
        <w:div w:id="773861026">
          <w:marLeft w:val="640"/>
          <w:marRight w:val="0"/>
          <w:marTop w:val="0"/>
          <w:marBottom w:val="0"/>
          <w:divBdr>
            <w:top w:val="none" w:sz="0" w:space="0" w:color="auto"/>
            <w:left w:val="none" w:sz="0" w:space="0" w:color="auto"/>
            <w:bottom w:val="none" w:sz="0" w:space="0" w:color="auto"/>
            <w:right w:val="none" w:sz="0" w:space="0" w:color="auto"/>
          </w:divBdr>
        </w:div>
        <w:div w:id="375353020">
          <w:marLeft w:val="640"/>
          <w:marRight w:val="0"/>
          <w:marTop w:val="0"/>
          <w:marBottom w:val="0"/>
          <w:divBdr>
            <w:top w:val="none" w:sz="0" w:space="0" w:color="auto"/>
            <w:left w:val="none" w:sz="0" w:space="0" w:color="auto"/>
            <w:bottom w:val="none" w:sz="0" w:space="0" w:color="auto"/>
            <w:right w:val="none" w:sz="0" w:space="0" w:color="auto"/>
          </w:divBdr>
        </w:div>
        <w:div w:id="1396320856">
          <w:marLeft w:val="640"/>
          <w:marRight w:val="0"/>
          <w:marTop w:val="0"/>
          <w:marBottom w:val="0"/>
          <w:divBdr>
            <w:top w:val="none" w:sz="0" w:space="0" w:color="auto"/>
            <w:left w:val="none" w:sz="0" w:space="0" w:color="auto"/>
            <w:bottom w:val="none" w:sz="0" w:space="0" w:color="auto"/>
            <w:right w:val="none" w:sz="0" w:space="0" w:color="auto"/>
          </w:divBdr>
        </w:div>
        <w:div w:id="269168877">
          <w:marLeft w:val="640"/>
          <w:marRight w:val="0"/>
          <w:marTop w:val="0"/>
          <w:marBottom w:val="0"/>
          <w:divBdr>
            <w:top w:val="none" w:sz="0" w:space="0" w:color="auto"/>
            <w:left w:val="none" w:sz="0" w:space="0" w:color="auto"/>
            <w:bottom w:val="none" w:sz="0" w:space="0" w:color="auto"/>
            <w:right w:val="none" w:sz="0" w:space="0" w:color="auto"/>
          </w:divBdr>
        </w:div>
        <w:div w:id="18094533">
          <w:marLeft w:val="640"/>
          <w:marRight w:val="0"/>
          <w:marTop w:val="0"/>
          <w:marBottom w:val="0"/>
          <w:divBdr>
            <w:top w:val="none" w:sz="0" w:space="0" w:color="auto"/>
            <w:left w:val="none" w:sz="0" w:space="0" w:color="auto"/>
            <w:bottom w:val="none" w:sz="0" w:space="0" w:color="auto"/>
            <w:right w:val="none" w:sz="0" w:space="0" w:color="auto"/>
          </w:divBdr>
        </w:div>
        <w:div w:id="399449790">
          <w:marLeft w:val="640"/>
          <w:marRight w:val="0"/>
          <w:marTop w:val="0"/>
          <w:marBottom w:val="0"/>
          <w:divBdr>
            <w:top w:val="none" w:sz="0" w:space="0" w:color="auto"/>
            <w:left w:val="none" w:sz="0" w:space="0" w:color="auto"/>
            <w:bottom w:val="none" w:sz="0" w:space="0" w:color="auto"/>
            <w:right w:val="none" w:sz="0" w:space="0" w:color="auto"/>
          </w:divBdr>
        </w:div>
        <w:div w:id="2052029979">
          <w:marLeft w:val="640"/>
          <w:marRight w:val="0"/>
          <w:marTop w:val="0"/>
          <w:marBottom w:val="0"/>
          <w:divBdr>
            <w:top w:val="none" w:sz="0" w:space="0" w:color="auto"/>
            <w:left w:val="none" w:sz="0" w:space="0" w:color="auto"/>
            <w:bottom w:val="none" w:sz="0" w:space="0" w:color="auto"/>
            <w:right w:val="none" w:sz="0" w:space="0" w:color="auto"/>
          </w:divBdr>
        </w:div>
        <w:div w:id="1900435614">
          <w:marLeft w:val="640"/>
          <w:marRight w:val="0"/>
          <w:marTop w:val="0"/>
          <w:marBottom w:val="0"/>
          <w:divBdr>
            <w:top w:val="none" w:sz="0" w:space="0" w:color="auto"/>
            <w:left w:val="none" w:sz="0" w:space="0" w:color="auto"/>
            <w:bottom w:val="none" w:sz="0" w:space="0" w:color="auto"/>
            <w:right w:val="none" w:sz="0" w:space="0" w:color="auto"/>
          </w:divBdr>
        </w:div>
        <w:div w:id="1202089482">
          <w:marLeft w:val="640"/>
          <w:marRight w:val="0"/>
          <w:marTop w:val="0"/>
          <w:marBottom w:val="0"/>
          <w:divBdr>
            <w:top w:val="none" w:sz="0" w:space="0" w:color="auto"/>
            <w:left w:val="none" w:sz="0" w:space="0" w:color="auto"/>
            <w:bottom w:val="none" w:sz="0" w:space="0" w:color="auto"/>
            <w:right w:val="none" w:sz="0" w:space="0" w:color="auto"/>
          </w:divBdr>
        </w:div>
        <w:div w:id="323708171">
          <w:marLeft w:val="640"/>
          <w:marRight w:val="0"/>
          <w:marTop w:val="0"/>
          <w:marBottom w:val="0"/>
          <w:divBdr>
            <w:top w:val="none" w:sz="0" w:space="0" w:color="auto"/>
            <w:left w:val="none" w:sz="0" w:space="0" w:color="auto"/>
            <w:bottom w:val="none" w:sz="0" w:space="0" w:color="auto"/>
            <w:right w:val="none" w:sz="0" w:space="0" w:color="auto"/>
          </w:divBdr>
        </w:div>
        <w:div w:id="1881235406">
          <w:marLeft w:val="640"/>
          <w:marRight w:val="0"/>
          <w:marTop w:val="0"/>
          <w:marBottom w:val="0"/>
          <w:divBdr>
            <w:top w:val="none" w:sz="0" w:space="0" w:color="auto"/>
            <w:left w:val="none" w:sz="0" w:space="0" w:color="auto"/>
            <w:bottom w:val="none" w:sz="0" w:space="0" w:color="auto"/>
            <w:right w:val="none" w:sz="0" w:space="0" w:color="auto"/>
          </w:divBdr>
        </w:div>
        <w:div w:id="357969619">
          <w:marLeft w:val="640"/>
          <w:marRight w:val="0"/>
          <w:marTop w:val="0"/>
          <w:marBottom w:val="0"/>
          <w:divBdr>
            <w:top w:val="none" w:sz="0" w:space="0" w:color="auto"/>
            <w:left w:val="none" w:sz="0" w:space="0" w:color="auto"/>
            <w:bottom w:val="none" w:sz="0" w:space="0" w:color="auto"/>
            <w:right w:val="none" w:sz="0" w:space="0" w:color="auto"/>
          </w:divBdr>
        </w:div>
        <w:div w:id="1654868308">
          <w:marLeft w:val="640"/>
          <w:marRight w:val="0"/>
          <w:marTop w:val="0"/>
          <w:marBottom w:val="0"/>
          <w:divBdr>
            <w:top w:val="none" w:sz="0" w:space="0" w:color="auto"/>
            <w:left w:val="none" w:sz="0" w:space="0" w:color="auto"/>
            <w:bottom w:val="none" w:sz="0" w:space="0" w:color="auto"/>
            <w:right w:val="none" w:sz="0" w:space="0" w:color="auto"/>
          </w:divBdr>
        </w:div>
        <w:div w:id="792988020">
          <w:marLeft w:val="640"/>
          <w:marRight w:val="0"/>
          <w:marTop w:val="0"/>
          <w:marBottom w:val="0"/>
          <w:divBdr>
            <w:top w:val="none" w:sz="0" w:space="0" w:color="auto"/>
            <w:left w:val="none" w:sz="0" w:space="0" w:color="auto"/>
            <w:bottom w:val="none" w:sz="0" w:space="0" w:color="auto"/>
            <w:right w:val="none" w:sz="0" w:space="0" w:color="auto"/>
          </w:divBdr>
        </w:div>
        <w:div w:id="999191903">
          <w:marLeft w:val="640"/>
          <w:marRight w:val="0"/>
          <w:marTop w:val="0"/>
          <w:marBottom w:val="0"/>
          <w:divBdr>
            <w:top w:val="none" w:sz="0" w:space="0" w:color="auto"/>
            <w:left w:val="none" w:sz="0" w:space="0" w:color="auto"/>
            <w:bottom w:val="none" w:sz="0" w:space="0" w:color="auto"/>
            <w:right w:val="none" w:sz="0" w:space="0" w:color="auto"/>
          </w:divBdr>
        </w:div>
        <w:div w:id="1789004549">
          <w:marLeft w:val="640"/>
          <w:marRight w:val="0"/>
          <w:marTop w:val="0"/>
          <w:marBottom w:val="0"/>
          <w:divBdr>
            <w:top w:val="none" w:sz="0" w:space="0" w:color="auto"/>
            <w:left w:val="none" w:sz="0" w:space="0" w:color="auto"/>
            <w:bottom w:val="none" w:sz="0" w:space="0" w:color="auto"/>
            <w:right w:val="none" w:sz="0" w:space="0" w:color="auto"/>
          </w:divBdr>
        </w:div>
        <w:div w:id="959996668">
          <w:marLeft w:val="640"/>
          <w:marRight w:val="0"/>
          <w:marTop w:val="0"/>
          <w:marBottom w:val="0"/>
          <w:divBdr>
            <w:top w:val="none" w:sz="0" w:space="0" w:color="auto"/>
            <w:left w:val="none" w:sz="0" w:space="0" w:color="auto"/>
            <w:bottom w:val="none" w:sz="0" w:space="0" w:color="auto"/>
            <w:right w:val="none" w:sz="0" w:space="0" w:color="auto"/>
          </w:divBdr>
        </w:div>
        <w:div w:id="43525272">
          <w:marLeft w:val="640"/>
          <w:marRight w:val="0"/>
          <w:marTop w:val="0"/>
          <w:marBottom w:val="0"/>
          <w:divBdr>
            <w:top w:val="none" w:sz="0" w:space="0" w:color="auto"/>
            <w:left w:val="none" w:sz="0" w:space="0" w:color="auto"/>
            <w:bottom w:val="none" w:sz="0" w:space="0" w:color="auto"/>
            <w:right w:val="none" w:sz="0" w:space="0" w:color="auto"/>
          </w:divBdr>
        </w:div>
        <w:div w:id="2010787612">
          <w:marLeft w:val="640"/>
          <w:marRight w:val="0"/>
          <w:marTop w:val="0"/>
          <w:marBottom w:val="0"/>
          <w:divBdr>
            <w:top w:val="none" w:sz="0" w:space="0" w:color="auto"/>
            <w:left w:val="none" w:sz="0" w:space="0" w:color="auto"/>
            <w:bottom w:val="none" w:sz="0" w:space="0" w:color="auto"/>
            <w:right w:val="none" w:sz="0" w:space="0" w:color="auto"/>
          </w:divBdr>
        </w:div>
        <w:div w:id="1605453058">
          <w:marLeft w:val="640"/>
          <w:marRight w:val="0"/>
          <w:marTop w:val="0"/>
          <w:marBottom w:val="0"/>
          <w:divBdr>
            <w:top w:val="none" w:sz="0" w:space="0" w:color="auto"/>
            <w:left w:val="none" w:sz="0" w:space="0" w:color="auto"/>
            <w:bottom w:val="none" w:sz="0" w:space="0" w:color="auto"/>
            <w:right w:val="none" w:sz="0" w:space="0" w:color="auto"/>
          </w:divBdr>
        </w:div>
        <w:div w:id="1948385944">
          <w:marLeft w:val="640"/>
          <w:marRight w:val="0"/>
          <w:marTop w:val="0"/>
          <w:marBottom w:val="0"/>
          <w:divBdr>
            <w:top w:val="none" w:sz="0" w:space="0" w:color="auto"/>
            <w:left w:val="none" w:sz="0" w:space="0" w:color="auto"/>
            <w:bottom w:val="none" w:sz="0" w:space="0" w:color="auto"/>
            <w:right w:val="none" w:sz="0" w:space="0" w:color="auto"/>
          </w:divBdr>
        </w:div>
        <w:div w:id="234971879">
          <w:marLeft w:val="640"/>
          <w:marRight w:val="0"/>
          <w:marTop w:val="0"/>
          <w:marBottom w:val="0"/>
          <w:divBdr>
            <w:top w:val="none" w:sz="0" w:space="0" w:color="auto"/>
            <w:left w:val="none" w:sz="0" w:space="0" w:color="auto"/>
            <w:bottom w:val="none" w:sz="0" w:space="0" w:color="auto"/>
            <w:right w:val="none" w:sz="0" w:space="0" w:color="auto"/>
          </w:divBdr>
        </w:div>
        <w:div w:id="1347513591">
          <w:marLeft w:val="640"/>
          <w:marRight w:val="0"/>
          <w:marTop w:val="0"/>
          <w:marBottom w:val="0"/>
          <w:divBdr>
            <w:top w:val="none" w:sz="0" w:space="0" w:color="auto"/>
            <w:left w:val="none" w:sz="0" w:space="0" w:color="auto"/>
            <w:bottom w:val="none" w:sz="0" w:space="0" w:color="auto"/>
            <w:right w:val="none" w:sz="0" w:space="0" w:color="auto"/>
          </w:divBdr>
        </w:div>
        <w:div w:id="1566139578">
          <w:marLeft w:val="640"/>
          <w:marRight w:val="0"/>
          <w:marTop w:val="0"/>
          <w:marBottom w:val="0"/>
          <w:divBdr>
            <w:top w:val="none" w:sz="0" w:space="0" w:color="auto"/>
            <w:left w:val="none" w:sz="0" w:space="0" w:color="auto"/>
            <w:bottom w:val="none" w:sz="0" w:space="0" w:color="auto"/>
            <w:right w:val="none" w:sz="0" w:space="0" w:color="auto"/>
          </w:divBdr>
        </w:div>
        <w:div w:id="1547067480">
          <w:marLeft w:val="640"/>
          <w:marRight w:val="0"/>
          <w:marTop w:val="0"/>
          <w:marBottom w:val="0"/>
          <w:divBdr>
            <w:top w:val="none" w:sz="0" w:space="0" w:color="auto"/>
            <w:left w:val="none" w:sz="0" w:space="0" w:color="auto"/>
            <w:bottom w:val="none" w:sz="0" w:space="0" w:color="auto"/>
            <w:right w:val="none" w:sz="0" w:space="0" w:color="auto"/>
          </w:divBdr>
        </w:div>
        <w:div w:id="750928260">
          <w:marLeft w:val="640"/>
          <w:marRight w:val="0"/>
          <w:marTop w:val="0"/>
          <w:marBottom w:val="0"/>
          <w:divBdr>
            <w:top w:val="none" w:sz="0" w:space="0" w:color="auto"/>
            <w:left w:val="none" w:sz="0" w:space="0" w:color="auto"/>
            <w:bottom w:val="none" w:sz="0" w:space="0" w:color="auto"/>
            <w:right w:val="none" w:sz="0" w:space="0" w:color="auto"/>
          </w:divBdr>
        </w:div>
        <w:div w:id="219291897">
          <w:marLeft w:val="640"/>
          <w:marRight w:val="0"/>
          <w:marTop w:val="0"/>
          <w:marBottom w:val="0"/>
          <w:divBdr>
            <w:top w:val="none" w:sz="0" w:space="0" w:color="auto"/>
            <w:left w:val="none" w:sz="0" w:space="0" w:color="auto"/>
            <w:bottom w:val="none" w:sz="0" w:space="0" w:color="auto"/>
            <w:right w:val="none" w:sz="0" w:space="0" w:color="auto"/>
          </w:divBdr>
        </w:div>
        <w:div w:id="2080863309">
          <w:marLeft w:val="640"/>
          <w:marRight w:val="0"/>
          <w:marTop w:val="0"/>
          <w:marBottom w:val="0"/>
          <w:divBdr>
            <w:top w:val="none" w:sz="0" w:space="0" w:color="auto"/>
            <w:left w:val="none" w:sz="0" w:space="0" w:color="auto"/>
            <w:bottom w:val="none" w:sz="0" w:space="0" w:color="auto"/>
            <w:right w:val="none" w:sz="0" w:space="0" w:color="auto"/>
          </w:divBdr>
        </w:div>
        <w:div w:id="1351293173">
          <w:marLeft w:val="640"/>
          <w:marRight w:val="0"/>
          <w:marTop w:val="0"/>
          <w:marBottom w:val="0"/>
          <w:divBdr>
            <w:top w:val="none" w:sz="0" w:space="0" w:color="auto"/>
            <w:left w:val="none" w:sz="0" w:space="0" w:color="auto"/>
            <w:bottom w:val="none" w:sz="0" w:space="0" w:color="auto"/>
            <w:right w:val="none" w:sz="0" w:space="0" w:color="auto"/>
          </w:divBdr>
        </w:div>
        <w:div w:id="122967286">
          <w:marLeft w:val="640"/>
          <w:marRight w:val="0"/>
          <w:marTop w:val="0"/>
          <w:marBottom w:val="0"/>
          <w:divBdr>
            <w:top w:val="none" w:sz="0" w:space="0" w:color="auto"/>
            <w:left w:val="none" w:sz="0" w:space="0" w:color="auto"/>
            <w:bottom w:val="none" w:sz="0" w:space="0" w:color="auto"/>
            <w:right w:val="none" w:sz="0" w:space="0" w:color="auto"/>
          </w:divBdr>
        </w:div>
        <w:div w:id="187717941">
          <w:marLeft w:val="640"/>
          <w:marRight w:val="0"/>
          <w:marTop w:val="0"/>
          <w:marBottom w:val="0"/>
          <w:divBdr>
            <w:top w:val="none" w:sz="0" w:space="0" w:color="auto"/>
            <w:left w:val="none" w:sz="0" w:space="0" w:color="auto"/>
            <w:bottom w:val="none" w:sz="0" w:space="0" w:color="auto"/>
            <w:right w:val="none" w:sz="0" w:space="0" w:color="auto"/>
          </w:divBdr>
        </w:div>
        <w:div w:id="1556772713">
          <w:marLeft w:val="640"/>
          <w:marRight w:val="0"/>
          <w:marTop w:val="0"/>
          <w:marBottom w:val="0"/>
          <w:divBdr>
            <w:top w:val="none" w:sz="0" w:space="0" w:color="auto"/>
            <w:left w:val="none" w:sz="0" w:space="0" w:color="auto"/>
            <w:bottom w:val="none" w:sz="0" w:space="0" w:color="auto"/>
            <w:right w:val="none" w:sz="0" w:space="0" w:color="auto"/>
          </w:divBdr>
        </w:div>
        <w:div w:id="662320363">
          <w:marLeft w:val="640"/>
          <w:marRight w:val="0"/>
          <w:marTop w:val="0"/>
          <w:marBottom w:val="0"/>
          <w:divBdr>
            <w:top w:val="none" w:sz="0" w:space="0" w:color="auto"/>
            <w:left w:val="none" w:sz="0" w:space="0" w:color="auto"/>
            <w:bottom w:val="none" w:sz="0" w:space="0" w:color="auto"/>
            <w:right w:val="none" w:sz="0" w:space="0" w:color="auto"/>
          </w:divBdr>
        </w:div>
        <w:div w:id="933052684">
          <w:marLeft w:val="640"/>
          <w:marRight w:val="0"/>
          <w:marTop w:val="0"/>
          <w:marBottom w:val="0"/>
          <w:divBdr>
            <w:top w:val="none" w:sz="0" w:space="0" w:color="auto"/>
            <w:left w:val="none" w:sz="0" w:space="0" w:color="auto"/>
            <w:bottom w:val="none" w:sz="0" w:space="0" w:color="auto"/>
            <w:right w:val="none" w:sz="0" w:space="0" w:color="auto"/>
          </w:divBdr>
        </w:div>
        <w:div w:id="2022782451">
          <w:marLeft w:val="640"/>
          <w:marRight w:val="0"/>
          <w:marTop w:val="0"/>
          <w:marBottom w:val="0"/>
          <w:divBdr>
            <w:top w:val="none" w:sz="0" w:space="0" w:color="auto"/>
            <w:left w:val="none" w:sz="0" w:space="0" w:color="auto"/>
            <w:bottom w:val="none" w:sz="0" w:space="0" w:color="auto"/>
            <w:right w:val="none" w:sz="0" w:space="0" w:color="auto"/>
          </w:divBdr>
        </w:div>
        <w:div w:id="830022130">
          <w:marLeft w:val="640"/>
          <w:marRight w:val="0"/>
          <w:marTop w:val="0"/>
          <w:marBottom w:val="0"/>
          <w:divBdr>
            <w:top w:val="none" w:sz="0" w:space="0" w:color="auto"/>
            <w:left w:val="none" w:sz="0" w:space="0" w:color="auto"/>
            <w:bottom w:val="none" w:sz="0" w:space="0" w:color="auto"/>
            <w:right w:val="none" w:sz="0" w:space="0" w:color="auto"/>
          </w:divBdr>
        </w:div>
        <w:div w:id="1623228176">
          <w:marLeft w:val="640"/>
          <w:marRight w:val="0"/>
          <w:marTop w:val="0"/>
          <w:marBottom w:val="0"/>
          <w:divBdr>
            <w:top w:val="none" w:sz="0" w:space="0" w:color="auto"/>
            <w:left w:val="none" w:sz="0" w:space="0" w:color="auto"/>
            <w:bottom w:val="none" w:sz="0" w:space="0" w:color="auto"/>
            <w:right w:val="none" w:sz="0" w:space="0" w:color="auto"/>
          </w:divBdr>
        </w:div>
        <w:div w:id="1063329462">
          <w:marLeft w:val="640"/>
          <w:marRight w:val="0"/>
          <w:marTop w:val="0"/>
          <w:marBottom w:val="0"/>
          <w:divBdr>
            <w:top w:val="none" w:sz="0" w:space="0" w:color="auto"/>
            <w:left w:val="none" w:sz="0" w:space="0" w:color="auto"/>
            <w:bottom w:val="none" w:sz="0" w:space="0" w:color="auto"/>
            <w:right w:val="none" w:sz="0" w:space="0" w:color="auto"/>
          </w:divBdr>
        </w:div>
        <w:div w:id="967736387">
          <w:marLeft w:val="640"/>
          <w:marRight w:val="0"/>
          <w:marTop w:val="0"/>
          <w:marBottom w:val="0"/>
          <w:divBdr>
            <w:top w:val="none" w:sz="0" w:space="0" w:color="auto"/>
            <w:left w:val="none" w:sz="0" w:space="0" w:color="auto"/>
            <w:bottom w:val="none" w:sz="0" w:space="0" w:color="auto"/>
            <w:right w:val="none" w:sz="0" w:space="0" w:color="auto"/>
          </w:divBdr>
        </w:div>
        <w:div w:id="1134249520">
          <w:marLeft w:val="640"/>
          <w:marRight w:val="0"/>
          <w:marTop w:val="0"/>
          <w:marBottom w:val="0"/>
          <w:divBdr>
            <w:top w:val="none" w:sz="0" w:space="0" w:color="auto"/>
            <w:left w:val="none" w:sz="0" w:space="0" w:color="auto"/>
            <w:bottom w:val="none" w:sz="0" w:space="0" w:color="auto"/>
            <w:right w:val="none" w:sz="0" w:space="0" w:color="auto"/>
          </w:divBdr>
        </w:div>
        <w:div w:id="987443472">
          <w:marLeft w:val="640"/>
          <w:marRight w:val="0"/>
          <w:marTop w:val="0"/>
          <w:marBottom w:val="0"/>
          <w:divBdr>
            <w:top w:val="none" w:sz="0" w:space="0" w:color="auto"/>
            <w:left w:val="none" w:sz="0" w:space="0" w:color="auto"/>
            <w:bottom w:val="none" w:sz="0" w:space="0" w:color="auto"/>
            <w:right w:val="none" w:sz="0" w:space="0" w:color="auto"/>
          </w:divBdr>
        </w:div>
        <w:div w:id="1128934095">
          <w:marLeft w:val="640"/>
          <w:marRight w:val="0"/>
          <w:marTop w:val="0"/>
          <w:marBottom w:val="0"/>
          <w:divBdr>
            <w:top w:val="none" w:sz="0" w:space="0" w:color="auto"/>
            <w:left w:val="none" w:sz="0" w:space="0" w:color="auto"/>
            <w:bottom w:val="none" w:sz="0" w:space="0" w:color="auto"/>
            <w:right w:val="none" w:sz="0" w:space="0" w:color="auto"/>
          </w:divBdr>
        </w:div>
        <w:div w:id="1476600476">
          <w:marLeft w:val="640"/>
          <w:marRight w:val="0"/>
          <w:marTop w:val="0"/>
          <w:marBottom w:val="0"/>
          <w:divBdr>
            <w:top w:val="none" w:sz="0" w:space="0" w:color="auto"/>
            <w:left w:val="none" w:sz="0" w:space="0" w:color="auto"/>
            <w:bottom w:val="none" w:sz="0" w:space="0" w:color="auto"/>
            <w:right w:val="none" w:sz="0" w:space="0" w:color="auto"/>
          </w:divBdr>
        </w:div>
        <w:div w:id="981736610">
          <w:marLeft w:val="640"/>
          <w:marRight w:val="0"/>
          <w:marTop w:val="0"/>
          <w:marBottom w:val="0"/>
          <w:divBdr>
            <w:top w:val="none" w:sz="0" w:space="0" w:color="auto"/>
            <w:left w:val="none" w:sz="0" w:space="0" w:color="auto"/>
            <w:bottom w:val="none" w:sz="0" w:space="0" w:color="auto"/>
            <w:right w:val="none" w:sz="0" w:space="0" w:color="auto"/>
          </w:divBdr>
        </w:div>
        <w:div w:id="1905949647">
          <w:marLeft w:val="640"/>
          <w:marRight w:val="0"/>
          <w:marTop w:val="0"/>
          <w:marBottom w:val="0"/>
          <w:divBdr>
            <w:top w:val="none" w:sz="0" w:space="0" w:color="auto"/>
            <w:left w:val="none" w:sz="0" w:space="0" w:color="auto"/>
            <w:bottom w:val="none" w:sz="0" w:space="0" w:color="auto"/>
            <w:right w:val="none" w:sz="0" w:space="0" w:color="auto"/>
          </w:divBdr>
        </w:div>
        <w:div w:id="1460147509">
          <w:marLeft w:val="640"/>
          <w:marRight w:val="0"/>
          <w:marTop w:val="0"/>
          <w:marBottom w:val="0"/>
          <w:divBdr>
            <w:top w:val="none" w:sz="0" w:space="0" w:color="auto"/>
            <w:left w:val="none" w:sz="0" w:space="0" w:color="auto"/>
            <w:bottom w:val="none" w:sz="0" w:space="0" w:color="auto"/>
            <w:right w:val="none" w:sz="0" w:space="0" w:color="auto"/>
          </w:divBdr>
        </w:div>
        <w:div w:id="560332979">
          <w:marLeft w:val="640"/>
          <w:marRight w:val="0"/>
          <w:marTop w:val="0"/>
          <w:marBottom w:val="0"/>
          <w:divBdr>
            <w:top w:val="none" w:sz="0" w:space="0" w:color="auto"/>
            <w:left w:val="none" w:sz="0" w:space="0" w:color="auto"/>
            <w:bottom w:val="none" w:sz="0" w:space="0" w:color="auto"/>
            <w:right w:val="none" w:sz="0" w:space="0" w:color="auto"/>
          </w:divBdr>
        </w:div>
        <w:div w:id="1460761604">
          <w:marLeft w:val="640"/>
          <w:marRight w:val="0"/>
          <w:marTop w:val="0"/>
          <w:marBottom w:val="0"/>
          <w:divBdr>
            <w:top w:val="none" w:sz="0" w:space="0" w:color="auto"/>
            <w:left w:val="none" w:sz="0" w:space="0" w:color="auto"/>
            <w:bottom w:val="none" w:sz="0" w:space="0" w:color="auto"/>
            <w:right w:val="none" w:sz="0" w:space="0" w:color="auto"/>
          </w:divBdr>
        </w:div>
        <w:div w:id="1701131125">
          <w:marLeft w:val="640"/>
          <w:marRight w:val="0"/>
          <w:marTop w:val="0"/>
          <w:marBottom w:val="0"/>
          <w:divBdr>
            <w:top w:val="none" w:sz="0" w:space="0" w:color="auto"/>
            <w:left w:val="none" w:sz="0" w:space="0" w:color="auto"/>
            <w:bottom w:val="none" w:sz="0" w:space="0" w:color="auto"/>
            <w:right w:val="none" w:sz="0" w:space="0" w:color="auto"/>
          </w:divBdr>
        </w:div>
        <w:div w:id="383872541">
          <w:marLeft w:val="640"/>
          <w:marRight w:val="0"/>
          <w:marTop w:val="0"/>
          <w:marBottom w:val="0"/>
          <w:divBdr>
            <w:top w:val="none" w:sz="0" w:space="0" w:color="auto"/>
            <w:left w:val="none" w:sz="0" w:space="0" w:color="auto"/>
            <w:bottom w:val="none" w:sz="0" w:space="0" w:color="auto"/>
            <w:right w:val="none" w:sz="0" w:space="0" w:color="auto"/>
          </w:divBdr>
        </w:div>
        <w:div w:id="1775829120">
          <w:marLeft w:val="640"/>
          <w:marRight w:val="0"/>
          <w:marTop w:val="0"/>
          <w:marBottom w:val="0"/>
          <w:divBdr>
            <w:top w:val="none" w:sz="0" w:space="0" w:color="auto"/>
            <w:left w:val="none" w:sz="0" w:space="0" w:color="auto"/>
            <w:bottom w:val="none" w:sz="0" w:space="0" w:color="auto"/>
            <w:right w:val="none" w:sz="0" w:space="0" w:color="auto"/>
          </w:divBdr>
        </w:div>
        <w:div w:id="1178929940">
          <w:marLeft w:val="640"/>
          <w:marRight w:val="0"/>
          <w:marTop w:val="0"/>
          <w:marBottom w:val="0"/>
          <w:divBdr>
            <w:top w:val="none" w:sz="0" w:space="0" w:color="auto"/>
            <w:left w:val="none" w:sz="0" w:space="0" w:color="auto"/>
            <w:bottom w:val="none" w:sz="0" w:space="0" w:color="auto"/>
            <w:right w:val="none" w:sz="0" w:space="0" w:color="auto"/>
          </w:divBdr>
        </w:div>
        <w:div w:id="193739890">
          <w:marLeft w:val="640"/>
          <w:marRight w:val="0"/>
          <w:marTop w:val="0"/>
          <w:marBottom w:val="0"/>
          <w:divBdr>
            <w:top w:val="none" w:sz="0" w:space="0" w:color="auto"/>
            <w:left w:val="none" w:sz="0" w:space="0" w:color="auto"/>
            <w:bottom w:val="none" w:sz="0" w:space="0" w:color="auto"/>
            <w:right w:val="none" w:sz="0" w:space="0" w:color="auto"/>
          </w:divBdr>
        </w:div>
        <w:div w:id="1906378972">
          <w:marLeft w:val="640"/>
          <w:marRight w:val="0"/>
          <w:marTop w:val="0"/>
          <w:marBottom w:val="0"/>
          <w:divBdr>
            <w:top w:val="none" w:sz="0" w:space="0" w:color="auto"/>
            <w:left w:val="none" w:sz="0" w:space="0" w:color="auto"/>
            <w:bottom w:val="none" w:sz="0" w:space="0" w:color="auto"/>
            <w:right w:val="none" w:sz="0" w:space="0" w:color="auto"/>
          </w:divBdr>
        </w:div>
        <w:div w:id="1503275620">
          <w:marLeft w:val="640"/>
          <w:marRight w:val="0"/>
          <w:marTop w:val="0"/>
          <w:marBottom w:val="0"/>
          <w:divBdr>
            <w:top w:val="none" w:sz="0" w:space="0" w:color="auto"/>
            <w:left w:val="none" w:sz="0" w:space="0" w:color="auto"/>
            <w:bottom w:val="none" w:sz="0" w:space="0" w:color="auto"/>
            <w:right w:val="none" w:sz="0" w:space="0" w:color="auto"/>
          </w:divBdr>
        </w:div>
        <w:div w:id="1540317671">
          <w:marLeft w:val="640"/>
          <w:marRight w:val="0"/>
          <w:marTop w:val="0"/>
          <w:marBottom w:val="0"/>
          <w:divBdr>
            <w:top w:val="none" w:sz="0" w:space="0" w:color="auto"/>
            <w:left w:val="none" w:sz="0" w:space="0" w:color="auto"/>
            <w:bottom w:val="none" w:sz="0" w:space="0" w:color="auto"/>
            <w:right w:val="none" w:sz="0" w:space="0" w:color="auto"/>
          </w:divBdr>
        </w:div>
        <w:div w:id="163084140">
          <w:marLeft w:val="640"/>
          <w:marRight w:val="0"/>
          <w:marTop w:val="0"/>
          <w:marBottom w:val="0"/>
          <w:divBdr>
            <w:top w:val="none" w:sz="0" w:space="0" w:color="auto"/>
            <w:left w:val="none" w:sz="0" w:space="0" w:color="auto"/>
            <w:bottom w:val="none" w:sz="0" w:space="0" w:color="auto"/>
            <w:right w:val="none" w:sz="0" w:space="0" w:color="auto"/>
          </w:divBdr>
        </w:div>
        <w:div w:id="266816478">
          <w:marLeft w:val="640"/>
          <w:marRight w:val="0"/>
          <w:marTop w:val="0"/>
          <w:marBottom w:val="0"/>
          <w:divBdr>
            <w:top w:val="none" w:sz="0" w:space="0" w:color="auto"/>
            <w:left w:val="none" w:sz="0" w:space="0" w:color="auto"/>
            <w:bottom w:val="none" w:sz="0" w:space="0" w:color="auto"/>
            <w:right w:val="none" w:sz="0" w:space="0" w:color="auto"/>
          </w:divBdr>
        </w:div>
        <w:div w:id="626201273">
          <w:marLeft w:val="640"/>
          <w:marRight w:val="0"/>
          <w:marTop w:val="0"/>
          <w:marBottom w:val="0"/>
          <w:divBdr>
            <w:top w:val="none" w:sz="0" w:space="0" w:color="auto"/>
            <w:left w:val="none" w:sz="0" w:space="0" w:color="auto"/>
            <w:bottom w:val="none" w:sz="0" w:space="0" w:color="auto"/>
            <w:right w:val="none" w:sz="0" w:space="0" w:color="auto"/>
          </w:divBdr>
        </w:div>
        <w:div w:id="1379669084">
          <w:marLeft w:val="640"/>
          <w:marRight w:val="0"/>
          <w:marTop w:val="0"/>
          <w:marBottom w:val="0"/>
          <w:divBdr>
            <w:top w:val="none" w:sz="0" w:space="0" w:color="auto"/>
            <w:left w:val="none" w:sz="0" w:space="0" w:color="auto"/>
            <w:bottom w:val="none" w:sz="0" w:space="0" w:color="auto"/>
            <w:right w:val="none" w:sz="0" w:space="0" w:color="auto"/>
          </w:divBdr>
        </w:div>
        <w:div w:id="758716421">
          <w:marLeft w:val="640"/>
          <w:marRight w:val="0"/>
          <w:marTop w:val="0"/>
          <w:marBottom w:val="0"/>
          <w:divBdr>
            <w:top w:val="none" w:sz="0" w:space="0" w:color="auto"/>
            <w:left w:val="none" w:sz="0" w:space="0" w:color="auto"/>
            <w:bottom w:val="none" w:sz="0" w:space="0" w:color="auto"/>
            <w:right w:val="none" w:sz="0" w:space="0" w:color="auto"/>
          </w:divBdr>
        </w:div>
        <w:div w:id="21172602">
          <w:marLeft w:val="640"/>
          <w:marRight w:val="0"/>
          <w:marTop w:val="0"/>
          <w:marBottom w:val="0"/>
          <w:divBdr>
            <w:top w:val="none" w:sz="0" w:space="0" w:color="auto"/>
            <w:left w:val="none" w:sz="0" w:space="0" w:color="auto"/>
            <w:bottom w:val="none" w:sz="0" w:space="0" w:color="auto"/>
            <w:right w:val="none" w:sz="0" w:space="0" w:color="auto"/>
          </w:divBdr>
        </w:div>
        <w:div w:id="30151368">
          <w:marLeft w:val="640"/>
          <w:marRight w:val="0"/>
          <w:marTop w:val="0"/>
          <w:marBottom w:val="0"/>
          <w:divBdr>
            <w:top w:val="none" w:sz="0" w:space="0" w:color="auto"/>
            <w:left w:val="none" w:sz="0" w:space="0" w:color="auto"/>
            <w:bottom w:val="none" w:sz="0" w:space="0" w:color="auto"/>
            <w:right w:val="none" w:sz="0" w:space="0" w:color="auto"/>
          </w:divBdr>
        </w:div>
        <w:div w:id="69500874">
          <w:marLeft w:val="640"/>
          <w:marRight w:val="0"/>
          <w:marTop w:val="0"/>
          <w:marBottom w:val="0"/>
          <w:divBdr>
            <w:top w:val="none" w:sz="0" w:space="0" w:color="auto"/>
            <w:left w:val="none" w:sz="0" w:space="0" w:color="auto"/>
            <w:bottom w:val="none" w:sz="0" w:space="0" w:color="auto"/>
            <w:right w:val="none" w:sz="0" w:space="0" w:color="auto"/>
          </w:divBdr>
        </w:div>
        <w:div w:id="60830639">
          <w:marLeft w:val="640"/>
          <w:marRight w:val="0"/>
          <w:marTop w:val="0"/>
          <w:marBottom w:val="0"/>
          <w:divBdr>
            <w:top w:val="none" w:sz="0" w:space="0" w:color="auto"/>
            <w:left w:val="none" w:sz="0" w:space="0" w:color="auto"/>
            <w:bottom w:val="none" w:sz="0" w:space="0" w:color="auto"/>
            <w:right w:val="none" w:sz="0" w:space="0" w:color="auto"/>
          </w:divBdr>
        </w:div>
        <w:div w:id="1707214483">
          <w:marLeft w:val="640"/>
          <w:marRight w:val="0"/>
          <w:marTop w:val="0"/>
          <w:marBottom w:val="0"/>
          <w:divBdr>
            <w:top w:val="none" w:sz="0" w:space="0" w:color="auto"/>
            <w:left w:val="none" w:sz="0" w:space="0" w:color="auto"/>
            <w:bottom w:val="none" w:sz="0" w:space="0" w:color="auto"/>
            <w:right w:val="none" w:sz="0" w:space="0" w:color="auto"/>
          </w:divBdr>
        </w:div>
        <w:div w:id="998576468">
          <w:marLeft w:val="640"/>
          <w:marRight w:val="0"/>
          <w:marTop w:val="0"/>
          <w:marBottom w:val="0"/>
          <w:divBdr>
            <w:top w:val="none" w:sz="0" w:space="0" w:color="auto"/>
            <w:left w:val="none" w:sz="0" w:space="0" w:color="auto"/>
            <w:bottom w:val="none" w:sz="0" w:space="0" w:color="auto"/>
            <w:right w:val="none" w:sz="0" w:space="0" w:color="auto"/>
          </w:divBdr>
        </w:div>
        <w:div w:id="1408763938">
          <w:marLeft w:val="640"/>
          <w:marRight w:val="0"/>
          <w:marTop w:val="0"/>
          <w:marBottom w:val="0"/>
          <w:divBdr>
            <w:top w:val="none" w:sz="0" w:space="0" w:color="auto"/>
            <w:left w:val="none" w:sz="0" w:space="0" w:color="auto"/>
            <w:bottom w:val="none" w:sz="0" w:space="0" w:color="auto"/>
            <w:right w:val="none" w:sz="0" w:space="0" w:color="auto"/>
          </w:divBdr>
        </w:div>
        <w:div w:id="43989733">
          <w:marLeft w:val="640"/>
          <w:marRight w:val="0"/>
          <w:marTop w:val="0"/>
          <w:marBottom w:val="0"/>
          <w:divBdr>
            <w:top w:val="none" w:sz="0" w:space="0" w:color="auto"/>
            <w:left w:val="none" w:sz="0" w:space="0" w:color="auto"/>
            <w:bottom w:val="none" w:sz="0" w:space="0" w:color="auto"/>
            <w:right w:val="none" w:sz="0" w:space="0" w:color="auto"/>
          </w:divBdr>
        </w:div>
        <w:div w:id="1885369614">
          <w:marLeft w:val="640"/>
          <w:marRight w:val="0"/>
          <w:marTop w:val="0"/>
          <w:marBottom w:val="0"/>
          <w:divBdr>
            <w:top w:val="none" w:sz="0" w:space="0" w:color="auto"/>
            <w:left w:val="none" w:sz="0" w:space="0" w:color="auto"/>
            <w:bottom w:val="none" w:sz="0" w:space="0" w:color="auto"/>
            <w:right w:val="none" w:sz="0" w:space="0" w:color="auto"/>
          </w:divBdr>
        </w:div>
        <w:div w:id="1316765105">
          <w:marLeft w:val="640"/>
          <w:marRight w:val="0"/>
          <w:marTop w:val="0"/>
          <w:marBottom w:val="0"/>
          <w:divBdr>
            <w:top w:val="none" w:sz="0" w:space="0" w:color="auto"/>
            <w:left w:val="none" w:sz="0" w:space="0" w:color="auto"/>
            <w:bottom w:val="none" w:sz="0" w:space="0" w:color="auto"/>
            <w:right w:val="none" w:sz="0" w:space="0" w:color="auto"/>
          </w:divBdr>
        </w:div>
        <w:div w:id="1008214495">
          <w:marLeft w:val="640"/>
          <w:marRight w:val="0"/>
          <w:marTop w:val="0"/>
          <w:marBottom w:val="0"/>
          <w:divBdr>
            <w:top w:val="none" w:sz="0" w:space="0" w:color="auto"/>
            <w:left w:val="none" w:sz="0" w:space="0" w:color="auto"/>
            <w:bottom w:val="none" w:sz="0" w:space="0" w:color="auto"/>
            <w:right w:val="none" w:sz="0" w:space="0" w:color="auto"/>
          </w:divBdr>
        </w:div>
        <w:div w:id="1932735029">
          <w:marLeft w:val="640"/>
          <w:marRight w:val="0"/>
          <w:marTop w:val="0"/>
          <w:marBottom w:val="0"/>
          <w:divBdr>
            <w:top w:val="none" w:sz="0" w:space="0" w:color="auto"/>
            <w:left w:val="none" w:sz="0" w:space="0" w:color="auto"/>
            <w:bottom w:val="none" w:sz="0" w:space="0" w:color="auto"/>
            <w:right w:val="none" w:sz="0" w:space="0" w:color="auto"/>
          </w:divBdr>
        </w:div>
        <w:div w:id="1098910637">
          <w:marLeft w:val="640"/>
          <w:marRight w:val="0"/>
          <w:marTop w:val="0"/>
          <w:marBottom w:val="0"/>
          <w:divBdr>
            <w:top w:val="none" w:sz="0" w:space="0" w:color="auto"/>
            <w:left w:val="none" w:sz="0" w:space="0" w:color="auto"/>
            <w:bottom w:val="none" w:sz="0" w:space="0" w:color="auto"/>
            <w:right w:val="none" w:sz="0" w:space="0" w:color="auto"/>
          </w:divBdr>
        </w:div>
        <w:div w:id="1774090727">
          <w:marLeft w:val="640"/>
          <w:marRight w:val="0"/>
          <w:marTop w:val="0"/>
          <w:marBottom w:val="0"/>
          <w:divBdr>
            <w:top w:val="none" w:sz="0" w:space="0" w:color="auto"/>
            <w:left w:val="none" w:sz="0" w:space="0" w:color="auto"/>
            <w:bottom w:val="none" w:sz="0" w:space="0" w:color="auto"/>
            <w:right w:val="none" w:sz="0" w:space="0" w:color="auto"/>
          </w:divBdr>
        </w:div>
        <w:div w:id="948316685">
          <w:marLeft w:val="640"/>
          <w:marRight w:val="0"/>
          <w:marTop w:val="0"/>
          <w:marBottom w:val="0"/>
          <w:divBdr>
            <w:top w:val="none" w:sz="0" w:space="0" w:color="auto"/>
            <w:left w:val="none" w:sz="0" w:space="0" w:color="auto"/>
            <w:bottom w:val="none" w:sz="0" w:space="0" w:color="auto"/>
            <w:right w:val="none" w:sz="0" w:space="0" w:color="auto"/>
          </w:divBdr>
        </w:div>
        <w:div w:id="1293097129">
          <w:marLeft w:val="640"/>
          <w:marRight w:val="0"/>
          <w:marTop w:val="0"/>
          <w:marBottom w:val="0"/>
          <w:divBdr>
            <w:top w:val="none" w:sz="0" w:space="0" w:color="auto"/>
            <w:left w:val="none" w:sz="0" w:space="0" w:color="auto"/>
            <w:bottom w:val="none" w:sz="0" w:space="0" w:color="auto"/>
            <w:right w:val="none" w:sz="0" w:space="0" w:color="auto"/>
          </w:divBdr>
        </w:div>
        <w:div w:id="602684380">
          <w:marLeft w:val="640"/>
          <w:marRight w:val="0"/>
          <w:marTop w:val="0"/>
          <w:marBottom w:val="0"/>
          <w:divBdr>
            <w:top w:val="none" w:sz="0" w:space="0" w:color="auto"/>
            <w:left w:val="none" w:sz="0" w:space="0" w:color="auto"/>
            <w:bottom w:val="none" w:sz="0" w:space="0" w:color="auto"/>
            <w:right w:val="none" w:sz="0" w:space="0" w:color="auto"/>
          </w:divBdr>
        </w:div>
        <w:div w:id="314721094">
          <w:marLeft w:val="640"/>
          <w:marRight w:val="0"/>
          <w:marTop w:val="0"/>
          <w:marBottom w:val="0"/>
          <w:divBdr>
            <w:top w:val="none" w:sz="0" w:space="0" w:color="auto"/>
            <w:left w:val="none" w:sz="0" w:space="0" w:color="auto"/>
            <w:bottom w:val="none" w:sz="0" w:space="0" w:color="auto"/>
            <w:right w:val="none" w:sz="0" w:space="0" w:color="auto"/>
          </w:divBdr>
        </w:div>
        <w:div w:id="1617715907">
          <w:marLeft w:val="640"/>
          <w:marRight w:val="0"/>
          <w:marTop w:val="0"/>
          <w:marBottom w:val="0"/>
          <w:divBdr>
            <w:top w:val="none" w:sz="0" w:space="0" w:color="auto"/>
            <w:left w:val="none" w:sz="0" w:space="0" w:color="auto"/>
            <w:bottom w:val="none" w:sz="0" w:space="0" w:color="auto"/>
            <w:right w:val="none" w:sz="0" w:space="0" w:color="auto"/>
          </w:divBdr>
        </w:div>
        <w:div w:id="120156844">
          <w:marLeft w:val="640"/>
          <w:marRight w:val="0"/>
          <w:marTop w:val="0"/>
          <w:marBottom w:val="0"/>
          <w:divBdr>
            <w:top w:val="none" w:sz="0" w:space="0" w:color="auto"/>
            <w:left w:val="none" w:sz="0" w:space="0" w:color="auto"/>
            <w:bottom w:val="none" w:sz="0" w:space="0" w:color="auto"/>
            <w:right w:val="none" w:sz="0" w:space="0" w:color="auto"/>
          </w:divBdr>
        </w:div>
        <w:div w:id="1258753399">
          <w:marLeft w:val="640"/>
          <w:marRight w:val="0"/>
          <w:marTop w:val="0"/>
          <w:marBottom w:val="0"/>
          <w:divBdr>
            <w:top w:val="none" w:sz="0" w:space="0" w:color="auto"/>
            <w:left w:val="none" w:sz="0" w:space="0" w:color="auto"/>
            <w:bottom w:val="none" w:sz="0" w:space="0" w:color="auto"/>
            <w:right w:val="none" w:sz="0" w:space="0" w:color="auto"/>
          </w:divBdr>
        </w:div>
        <w:div w:id="447043079">
          <w:marLeft w:val="640"/>
          <w:marRight w:val="0"/>
          <w:marTop w:val="0"/>
          <w:marBottom w:val="0"/>
          <w:divBdr>
            <w:top w:val="none" w:sz="0" w:space="0" w:color="auto"/>
            <w:left w:val="none" w:sz="0" w:space="0" w:color="auto"/>
            <w:bottom w:val="none" w:sz="0" w:space="0" w:color="auto"/>
            <w:right w:val="none" w:sz="0" w:space="0" w:color="auto"/>
          </w:divBdr>
        </w:div>
        <w:div w:id="1939832259">
          <w:marLeft w:val="640"/>
          <w:marRight w:val="0"/>
          <w:marTop w:val="0"/>
          <w:marBottom w:val="0"/>
          <w:divBdr>
            <w:top w:val="none" w:sz="0" w:space="0" w:color="auto"/>
            <w:left w:val="none" w:sz="0" w:space="0" w:color="auto"/>
            <w:bottom w:val="none" w:sz="0" w:space="0" w:color="auto"/>
            <w:right w:val="none" w:sz="0" w:space="0" w:color="auto"/>
          </w:divBdr>
        </w:div>
        <w:div w:id="1151291191">
          <w:marLeft w:val="640"/>
          <w:marRight w:val="0"/>
          <w:marTop w:val="0"/>
          <w:marBottom w:val="0"/>
          <w:divBdr>
            <w:top w:val="none" w:sz="0" w:space="0" w:color="auto"/>
            <w:left w:val="none" w:sz="0" w:space="0" w:color="auto"/>
            <w:bottom w:val="none" w:sz="0" w:space="0" w:color="auto"/>
            <w:right w:val="none" w:sz="0" w:space="0" w:color="auto"/>
          </w:divBdr>
        </w:div>
        <w:div w:id="440416952">
          <w:marLeft w:val="640"/>
          <w:marRight w:val="0"/>
          <w:marTop w:val="0"/>
          <w:marBottom w:val="0"/>
          <w:divBdr>
            <w:top w:val="none" w:sz="0" w:space="0" w:color="auto"/>
            <w:left w:val="none" w:sz="0" w:space="0" w:color="auto"/>
            <w:bottom w:val="none" w:sz="0" w:space="0" w:color="auto"/>
            <w:right w:val="none" w:sz="0" w:space="0" w:color="auto"/>
          </w:divBdr>
        </w:div>
        <w:div w:id="818613272">
          <w:marLeft w:val="640"/>
          <w:marRight w:val="0"/>
          <w:marTop w:val="0"/>
          <w:marBottom w:val="0"/>
          <w:divBdr>
            <w:top w:val="none" w:sz="0" w:space="0" w:color="auto"/>
            <w:left w:val="none" w:sz="0" w:space="0" w:color="auto"/>
            <w:bottom w:val="none" w:sz="0" w:space="0" w:color="auto"/>
            <w:right w:val="none" w:sz="0" w:space="0" w:color="auto"/>
          </w:divBdr>
        </w:div>
        <w:div w:id="89278298">
          <w:marLeft w:val="640"/>
          <w:marRight w:val="0"/>
          <w:marTop w:val="0"/>
          <w:marBottom w:val="0"/>
          <w:divBdr>
            <w:top w:val="none" w:sz="0" w:space="0" w:color="auto"/>
            <w:left w:val="none" w:sz="0" w:space="0" w:color="auto"/>
            <w:bottom w:val="none" w:sz="0" w:space="0" w:color="auto"/>
            <w:right w:val="none" w:sz="0" w:space="0" w:color="auto"/>
          </w:divBdr>
        </w:div>
        <w:div w:id="1648586559">
          <w:marLeft w:val="640"/>
          <w:marRight w:val="0"/>
          <w:marTop w:val="0"/>
          <w:marBottom w:val="0"/>
          <w:divBdr>
            <w:top w:val="none" w:sz="0" w:space="0" w:color="auto"/>
            <w:left w:val="none" w:sz="0" w:space="0" w:color="auto"/>
            <w:bottom w:val="none" w:sz="0" w:space="0" w:color="auto"/>
            <w:right w:val="none" w:sz="0" w:space="0" w:color="auto"/>
          </w:divBdr>
        </w:div>
        <w:div w:id="1823237014">
          <w:marLeft w:val="640"/>
          <w:marRight w:val="0"/>
          <w:marTop w:val="0"/>
          <w:marBottom w:val="0"/>
          <w:divBdr>
            <w:top w:val="none" w:sz="0" w:space="0" w:color="auto"/>
            <w:left w:val="none" w:sz="0" w:space="0" w:color="auto"/>
            <w:bottom w:val="none" w:sz="0" w:space="0" w:color="auto"/>
            <w:right w:val="none" w:sz="0" w:space="0" w:color="auto"/>
          </w:divBdr>
        </w:div>
        <w:div w:id="523983816">
          <w:marLeft w:val="640"/>
          <w:marRight w:val="0"/>
          <w:marTop w:val="0"/>
          <w:marBottom w:val="0"/>
          <w:divBdr>
            <w:top w:val="none" w:sz="0" w:space="0" w:color="auto"/>
            <w:left w:val="none" w:sz="0" w:space="0" w:color="auto"/>
            <w:bottom w:val="none" w:sz="0" w:space="0" w:color="auto"/>
            <w:right w:val="none" w:sz="0" w:space="0" w:color="auto"/>
          </w:divBdr>
        </w:div>
        <w:div w:id="407389552">
          <w:marLeft w:val="640"/>
          <w:marRight w:val="0"/>
          <w:marTop w:val="0"/>
          <w:marBottom w:val="0"/>
          <w:divBdr>
            <w:top w:val="none" w:sz="0" w:space="0" w:color="auto"/>
            <w:left w:val="none" w:sz="0" w:space="0" w:color="auto"/>
            <w:bottom w:val="none" w:sz="0" w:space="0" w:color="auto"/>
            <w:right w:val="none" w:sz="0" w:space="0" w:color="auto"/>
          </w:divBdr>
        </w:div>
        <w:div w:id="2109307139">
          <w:marLeft w:val="640"/>
          <w:marRight w:val="0"/>
          <w:marTop w:val="0"/>
          <w:marBottom w:val="0"/>
          <w:divBdr>
            <w:top w:val="none" w:sz="0" w:space="0" w:color="auto"/>
            <w:left w:val="none" w:sz="0" w:space="0" w:color="auto"/>
            <w:bottom w:val="none" w:sz="0" w:space="0" w:color="auto"/>
            <w:right w:val="none" w:sz="0" w:space="0" w:color="auto"/>
          </w:divBdr>
        </w:div>
        <w:div w:id="461465804">
          <w:marLeft w:val="640"/>
          <w:marRight w:val="0"/>
          <w:marTop w:val="0"/>
          <w:marBottom w:val="0"/>
          <w:divBdr>
            <w:top w:val="none" w:sz="0" w:space="0" w:color="auto"/>
            <w:left w:val="none" w:sz="0" w:space="0" w:color="auto"/>
            <w:bottom w:val="none" w:sz="0" w:space="0" w:color="auto"/>
            <w:right w:val="none" w:sz="0" w:space="0" w:color="auto"/>
          </w:divBdr>
        </w:div>
        <w:div w:id="266042857">
          <w:marLeft w:val="640"/>
          <w:marRight w:val="0"/>
          <w:marTop w:val="0"/>
          <w:marBottom w:val="0"/>
          <w:divBdr>
            <w:top w:val="none" w:sz="0" w:space="0" w:color="auto"/>
            <w:left w:val="none" w:sz="0" w:space="0" w:color="auto"/>
            <w:bottom w:val="none" w:sz="0" w:space="0" w:color="auto"/>
            <w:right w:val="none" w:sz="0" w:space="0" w:color="auto"/>
          </w:divBdr>
        </w:div>
        <w:div w:id="303392382">
          <w:marLeft w:val="640"/>
          <w:marRight w:val="0"/>
          <w:marTop w:val="0"/>
          <w:marBottom w:val="0"/>
          <w:divBdr>
            <w:top w:val="none" w:sz="0" w:space="0" w:color="auto"/>
            <w:left w:val="none" w:sz="0" w:space="0" w:color="auto"/>
            <w:bottom w:val="none" w:sz="0" w:space="0" w:color="auto"/>
            <w:right w:val="none" w:sz="0" w:space="0" w:color="auto"/>
          </w:divBdr>
        </w:div>
        <w:div w:id="467939832">
          <w:marLeft w:val="640"/>
          <w:marRight w:val="0"/>
          <w:marTop w:val="0"/>
          <w:marBottom w:val="0"/>
          <w:divBdr>
            <w:top w:val="none" w:sz="0" w:space="0" w:color="auto"/>
            <w:left w:val="none" w:sz="0" w:space="0" w:color="auto"/>
            <w:bottom w:val="none" w:sz="0" w:space="0" w:color="auto"/>
            <w:right w:val="none" w:sz="0" w:space="0" w:color="auto"/>
          </w:divBdr>
        </w:div>
        <w:div w:id="340163174">
          <w:marLeft w:val="640"/>
          <w:marRight w:val="0"/>
          <w:marTop w:val="0"/>
          <w:marBottom w:val="0"/>
          <w:divBdr>
            <w:top w:val="none" w:sz="0" w:space="0" w:color="auto"/>
            <w:left w:val="none" w:sz="0" w:space="0" w:color="auto"/>
            <w:bottom w:val="none" w:sz="0" w:space="0" w:color="auto"/>
            <w:right w:val="none" w:sz="0" w:space="0" w:color="auto"/>
          </w:divBdr>
        </w:div>
        <w:div w:id="891231854">
          <w:marLeft w:val="640"/>
          <w:marRight w:val="0"/>
          <w:marTop w:val="0"/>
          <w:marBottom w:val="0"/>
          <w:divBdr>
            <w:top w:val="none" w:sz="0" w:space="0" w:color="auto"/>
            <w:left w:val="none" w:sz="0" w:space="0" w:color="auto"/>
            <w:bottom w:val="none" w:sz="0" w:space="0" w:color="auto"/>
            <w:right w:val="none" w:sz="0" w:space="0" w:color="auto"/>
          </w:divBdr>
        </w:div>
        <w:div w:id="1697848154">
          <w:marLeft w:val="640"/>
          <w:marRight w:val="0"/>
          <w:marTop w:val="0"/>
          <w:marBottom w:val="0"/>
          <w:divBdr>
            <w:top w:val="none" w:sz="0" w:space="0" w:color="auto"/>
            <w:left w:val="none" w:sz="0" w:space="0" w:color="auto"/>
            <w:bottom w:val="none" w:sz="0" w:space="0" w:color="auto"/>
            <w:right w:val="none" w:sz="0" w:space="0" w:color="auto"/>
          </w:divBdr>
        </w:div>
        <w:div w:id="1711421645">
          <w:marLeft w:val="640"/>
          <w:marRight w:val="0"/>
          <w:marTop w:val="0"/>
          <w:marBottom w:val="0"/>
          <w:divBdr>
            <w:top w:val="none" w:sz="0" w:space="0" w:color="auto"/>
            <w:left w:val="none" w:sz="0" w:space="0" w:color="auto"/>
            <w:bottom w:val="none" w:sz="0" w:space="0" w:color="auto"/>
            <w:right w:val="none" w:sz="0" w:space="0" w:color="auto"/>
          </w:divBdr>
        </w:div>
        <w:div w:id="849567477">
          <w:marLeft w:val="640"/>
          <w:marRight w:val="0"/>
          <w:marTop w:val="0"/>
          <w:marBottom w:val="0"/>
          <w:divBdr>
            <w:top w:val="none" w:sz="0" w:space="0" w:color="auto"/>
            <w:left w:val="none" w:sz="0" w:space="0" w:color="auto"/>
            <w:bottom w:val="none" w:sz="0" w:space="0" w:color="auto"/>
            <w:right w:val="none" w:sz="0" w:space="0" w:color="auto"/>
          </w:divBdr>
        </w:div>
        <w:div w:id="310523333">
          <w:marLeft w:val="640"/>
          <w:marRight w:val="0"/>
          <w:marTop w:val="0"/>
          <w:marBottom w:val="0"/>
          <w:divBdr>
            <w:top w:val="none" w:sz="0" w:space="0" w:color="auto"/>
            <w:left w:val="none" w:sz="0" w:space="0" w:color="auto"/>
            <w:bottom w:val="none" w:sz="0" w:space="0" w:color="auto"/>
            <w:right w:val="none" w:sz="0" w:space="0" w:color="auto"/>
          </w:divBdr>
        </w:div>
        <w:div w:id="1689597693">
          <w:marLeft w:val="640"/>
          <w:marRight w:val="0"/>
          <w:marTop w:val="0"/>
          <w:marBottom w:val="0"/>
          <w:divBdr>
            <w:top w:val="none" w:sz="0" w:space="0" w:color="auto"/>
            <w:left w:val="none" w:sz="0" w:space="0" w:color="auto"/>
            <w:bottom w:val="none" w:sz="0" w:space="0" w:color="auto"/>
            <w:right w:val="none" w:sz="0" w:space="0" w:color="auto"/>
          </w:divBdr>
        </w:div>
        <w:div w:id="694425990">
          <w:marLeft w:val="640"/>
          <w:marRight w:val="0"/>
          <w:marTop w:val="0"/>
          <w:marBottom w:val="0"/>
          <w:divBdr>
            <w:top w:val="none" w:sz="0" w:space="0" w:color="auto"/>
            <w:left w:val="none" w:sz="0" w:space="0" w:color="auto"/>
            <w:bottom w:val="none" w:sz="0" w:space="0" w:color="auto"/>
            <w:right w:val="none" w:sz="0" w:space="0" w:color="auto"/>
          </w:divBdr>
        </w:div>
        <w:div w:id="952517972">
          <w:marLeft w:val="640"/>
          <w:marRight w:val="0"/>
          <w:marTop w:val="0"/>
          <w:marBottom w:val="0"/>
          <w:divBdr>
            <w:top w:val="none" w:sz="0" w:space="0" w:color="auto"/>
            <w:left w:val="none" w:sz="0" w:space="0" w:color="auto"/>
            <w:bottom w:val="none" w:sz="0" w:space="0" w:color="auto"/>
            <w:right w:val="none" w:sz="0" w:space="0" w:color="auto"/>
          </w:divBdr>
        </w:div>
        <w:div w:id="1299651135">
          <w:marLeft w:val="640"/>
          <w:marRight w:val="0"/>
          <w:marTop w:val="0"/>
          <w:marBottom w:val="0"/>
          <w:divBdr>
            <w:top w:val="none" w:sz="0" w:space="0" w:color="auto"/>
            <w:left w:val="none" w:sz="0" w:space="0" w:color="auto"/>
            <w:bottom w:val="none" w:sz="0" w:space="0" w:color="auto"/>
            <w:right w:val="none" w:sz="0" w:space="0" w:color="auto"/>
          </w:divBdr>
        </w:div>
      </w:divsChild>
    </w:div>
    <w:div w:id="1969892051">
      <w:bodyDiv w:val="1"/>
      <w:marLeft w:val="0"/>
      <w:marRight w:val="0"/>
      <w:marTop w:val="0"/>
      <w:marBottom w:val="0"/>
      <w:divBdr>
        <w:top w:val="none" w:sz="0" w:space="0" w:color="auto"/>
        <w:left w:val="none" w:sz="0" w:space="0" w:color="auto"/>
        <w:bottom w:val="none" w:sz="0" w:space="0" w:color="auto"/>
        <w:right w:val="none" w:sz="0" w:space="0" w:color="auto"/>
      </w:divBdr>
      <w:divsChild>
        <w:div w:id="1119255574">
          <w:marLeft w:val="640"/>
          <w:marRight w:val="0"/>
          <w:marTop w:val="0"/>
          <w:marBottom w:val="0"/>
          <w:divBdr>
            <w:top w:val="none" w:sz="0" w:space="0" w:color="auto"/>
            <w:left w:val="none" w:sz="0" w:space="0" w:color="auto"/>
            <w:bottom w:val="none" w:sz="0" w:space="0" w:color="auto"/>
            <w:right w:val="none" w:sz="0" w:space="0" w:color="auto"/>
          </w:divBdr>
        </w:div>
        <w:div w:id="8919781">
          <w:marLeft w:val="640"/>
          <w:marRight w:val="0"/>
          <w:marTop w:val="0"/>
          <w:marBottom w:val="0"/>
          <w:divBdr>
            <w:top w:val="none" w:sz="0" w:space="0" w:color="auto"/>
            <w:left w:val="none" w:sz="0" w:space="0" w:color="auto"/>
            <w:bottom w:val="none" w:sz="0" w:space="0" w:color="auto"/>
            <w:right w:val="none" w:sz="0" w:space="0" w:color="auto"/>
          </w:divBdr>
        </w:div>
        <w:div w:id="1424456058">
          <w:marLeft w:val="640"/>
          <w:marRight w:val="0"/>
          <w:marTop w:val="0"/>
          <w:marBottom w:val="0"/>
          <w:divBdr>
            <w:top w:val="none" w:sz="0" w:space="0" w:color="auto"/>
            <w:left w:val="none" w:sz="0" w:space="0" w:color="auto"/>
            <w:bottom w:val="none" w:sz="0" w:space="0" w:color="auto"/>
            <w:right w:val="none" w:sz="0" w:space="0" w:color="auto"/>
          </w:divBdr>
        </w:div>
        <w:div w:id="2071541246">
          <w:marLeft w:val="640"/>
          <w:marRight w:val="0"/>
          <w:marTop w:val="0"/>
          <w:marBottom w:val="0"/>
          <w:divBdr>
            <w:top w:val="none" w:sz="0" w:space="0" w:color="auto"/>
            <w:left w:val="none" w:sz="0" w:space="0" w:color="auto"/>
            <w:bottom w:val="none" w:sz="0" w:space="0" w:color="auto"/>
            <w:right w:val="none" w:sz="0" w:space="0" w:color="auto"/>
          </w:divBdr>
        </w:div>
        <w:div w:id="1730685626">
          <w:marLeft w:val="640"/>
          <w:marRight w:val="0"/>
          <w:marTop w:val="0"/>
          <w:marBottom w:val="0"/>
          <w:divBdr>
            <w:top w:val="none" w:sz="0" w:space="0" w:color="auto"/>
            <w:left w:val="none" w:sz="0" w:space="0" w:color="auto"/>
            <w:bottom w:val="none" w:sz="0" w:space="0" w:color="auto"/>
            <w:right w:val="none" w:sz="0" w:space="0" w:color="auto"/>
          </w:divBdr>
        </w:div>
        <w:div w:id="623541173">
          <w:marLeft w:val="640"/>
          <w:marRight w:val="0"/>
          <w:marTop w:val="0"/>
          <w:marBottom w:val="0"/>
          <w:divBdr>
            <w:top w:val="none" w:sz="0" w:space="0" w:color="auto"/>
            <w:left w:val="none" w:sz="0" w:space="0" w:color="auto"/>
            <w:bottom w:val="none" w:sz="0" w:space="0" w:color="auto"/>
            <w:right w:val="none" w:sz="0" w:space="0" w:color="auto"/>
          </w:divBdr>
        </w:div>
        <w:div w:id="1985547450">
          <w:marLeft w:val="640"/>
          <w:marRight w:val="0"/>
          <w:marTop w:val="0"/>
          <w:marBottom w:val="0"/>
          <w:divBdr>
            <w:top w:val="none" w:sz="0" w:space="0" w:color="auto"/>
            <w:left w:val="none" w:sz="0" w:space="0" w:color="auto"/>
            <w:bottom w:val="none" w:sz="0" w:space="0" w:color="auto"/>
            <w:right w:val="none" w:sz="0" w:space="0" w:color="auto"/>
          </w:divBdr>
        </w:div>
        <w:div w:id="927037898">
          <w:marLeft w:val="640"/>
          <w:marRight w:val="0"/>
          <w:marTop w:val="0"/>
          <w:marBottom w:val="0"/>
          <w:divBdr>
            <w:top w:val="none" w:sz="0" w:space="0" w:color="auto"/>
            <w:left w:val="none" w:sz="0" w:space="0" w:color="auto"/>
            <w:bottom w:val="none" w:sz="0" w:space="0" w:color="auto"/>
            <w:right w:val="none" w:sz="0" w:space="0" w:color="auto"/>
          </w:divBdr>
        </w:div>
        <w:div w:id="1523393414">
          <w:marLeft w:val="640"/>
          <w:marRight w:val="0"/>
          <w:marTop w:val="0"/>
          <w:marBottom w:val="0"/>
          <w:divBdr>
            <w:top w:val="none" w:sz="0" w:space="0" w:color="auto"/>
            <w:left w:val="none" w:sz="0" w:space="0" w:color="auto"/>
            <w:bottom w:val="none" w:sz="0" w:space="0" w:color="auto"/>
            <w:right w:val="none" w:sz="0" w:space="0" w:color="auto"/>
          </w:divBdr>
        </w:div>
        <w:div w:id="1720788465">
          <w:marLeft w:val="640"/>
          <w:marRight w:val="0"/>
          <w:marTop w:val="0"/>
          <w:marBottom w:val="0"/>
          <w:divBdr>
            <w:top w:val="none" w:sz="0" w:space="0" w:color="auto"/>
            <w:left w:val="none" w:sz="0" w:space="0" w:color="auto"/>
            <w:bottom w:val="none" w:sz="0" w:space="0" w:color="auto"/>
            <w:right w:val="none" w:sz="0" w:space="0" w:color="auto"/>
          </w:divBdr>
        </w:div>
        <w:div w:id="376587919">
          <w:marLeft w:val="640"/>
          <w:marRight w:val="0"/>
          <w:marTop w:val="0"/>
          <w:marBottom w:val="0"/>
          <w:divBdr>
            <w:top w:val="none" w:sz="0" w:space="0" w:color="auto"/>
            <w:left w:val="none" w:sz="0" w:space="0" w:color="auto"/>
            <w:bottom w:val="none" w:sz="0" w:space="0" w:color="auto"/>
            <w:right w:val="none" w:sz="0" w:space="0" w:color="auto"/>
          </w:divBdr>
        </w:div>
        <w:div w:id="1954551117">
          <w:marLeft w:val="640"/>
          <w:marRight w:val="0"/>
          <w:marTop w:val="0"/>
          <w:marBottom w:val="0"/>
          <w:divBdr>
            <w:top w:val="none" w:sz="0" w:space="0" w:color="auto"/>
            <w:left w:val="none" w:sz="0" w:space="0" w:color="auto"/>
            <w:bottom w:val="none" w:sz="0" w:space="0" w:color="auto"/>
            <w:right w:val="none" w:sz="0" w:space="0" w:color="auto"/>
          </w:divBdr>
        </w:div>
        <w:div w:id="747773849">
          <w:marLeft w:val="640"/>
          <w:marRight w:val="0"/>
          <w:marTop w:val="0"/>
          <w:marBottom w:val="0"/>
          <w:divBdr>
            <w:top w:val="none" w:sz="0" w:space="0" w:color="auto"/>
            <w:left w:val="none" w:sz="0" w:space="0" w:color="auto"/>
            <w:bottom w:val="none" w:sz="0" w:space="0" w:color="auto"/>
            <w:right w:val="none" w:sz="0" w:space="0" w:color="auto"/>
          </w:divBdr>
        </w:div>
        <w:div w:id="1217935024">
          <w:marLeft w:val="640"/>
          <w:marRight w:val="0"/>
          <w:marTop w:val="0"/>
          <w:marBottom w:val="0"/>
          <w:divBdr>
            <w:top w:val="none" w:sz="0" w:space="0" w:color="auto"/>
            <w:left w:val="none" w:sz="0" w:space="0" w:color="auto"/>
            <w:bottom w:val="none" w:sz="0" w:space="0" w:color="auto"/>
            <w:right w:val="none" w:sz="0" w:space="0" w:color="auto"/>
          </w:divBdr>
        </w:div>
        <w:div w:id="218981084">
          <w:marLeft w:val="640"/>
          <w:marRight w:val="0"/>
          <w:marTop w:val="0"/>
          <w:marBottom w:val="0"/>
          <w:divBdr>
            <w:top w:val="none" w:sz="0" w:space="0" w:color="auto"/>
            <w:left w:val="none" w:sz="0" w:space="0" w:color="auto"/>
            <w:bottom w:val="none" w:sz="0" w:space="0" w:color="auto"/>
            <w:right w:val="none" w:sz="0" w:space="0" w:color="auto"/>
          </w:divBdr>
        </w:div>
        <w:div w:id="748625535">
          <w:marLeft w:val="640"/>
          <w:marRight w:val="0"/>
          <w:marTop w:val="0"/>
          <w:marBottom w:val="0"/>
          <w:divBdr>
            <w:top w:val="none" w:sz="0" w:space="0" w:color="auto"/>
            <w:left w:val="none" w:sz="0" w:space="0" w:color="auto"/>
            <w:bottom w:val="none" w:sz="0" w:space="0" w:color="auto"/>
            <w:right w:val="none" w:sz="0" w:space="0" w:color="auto"/>
          </w:divBdr>
        </w:div>
        <w:div w:id="1900747705">
          <w:marLeft w:val="640"/>
          <w:marRight w:val="0"/>
          <w:marTop w:val="0"/>
          <w:marBottom w:val="0"/>
          <w:divBdr>
            <w:top w:val="none" w:sz="0" w:space="0" w:color="auto"/>
            <w:left w:val="none" w:sz="0" w:space="0" w:color="auto"/>
            <w:bottom w:val="none" w:sz="0" w:space="0" w:color="auto"/>
            <w:right w:val="none" w:sz="0" w:space="0" w:color="auto"/>
          </w:divBdr>
        </w:div>
        <w:div w:id="319693271">
          <w:marLeft w:val="640"/>
          <w:marRight w:val="0"/>
          <w:marTop w:val="0"/>
          <w:marBottom w:val="0"/>
          <w:divBdr>
            <w:top w:val="none" w:sz="0" w:space="0" w:color="auto"/>
            <w:left w:val="none" w:sz="0" w:space="0" w:color="auto"/>
            <w:bottom w:val="none" w:sz="0" w:space="0" w:color="auto"/>
            <w:right w:val="none" w:sz="0" w:space="0" w:color="auto"/>
          </w:divBdr>
        </w:div>
        <w:div w:id="1177381148">
          <w:marLeft w:val="640"/>
          <w:marRight w:val="0"/>
          <w:marTop w:val="0"/>
          <w:marBottom w:val="0"/>
          <w:divBdr>
            <w:top w:val="none" w:sz="0" w:space="0" w:color="auto"/>
            <w:left w:val="none" w:sz="0" w:space="0" w:color="auto"/>
            <w:bottom w:val="none" w:sz="0" w:space="0" w:color="auto"/>
            <w:right w:val="none" w:sz="0" w:space="0" w:color="auto"/>
          </w:divBdr>
        </w:div>
        <w:div w:id="260645494">
          <w:marLeft w:val="640"/>
          <w:marRight w:val="0"/>
          <w:marTop w:val="0"/>
          <w:marBottom w:val="0"/>
          <w:divBdr>
            <w:top w:val="none" w:sz="0" w:space="0" w:color="auto"/>
            <w:left w:val="none" w:sz="0" w:space="0" w:color="auto"/>
            <w:bottom w:val="none" w:sz="0" w:space="0" w:color="auto"/>
            <w:right w:val="none" w:sz="0" w:space="0" w:color="auto"/>
          </w:divBdr>
        </w:div>
        <w:div w:id="393628265">
          <w:marLeft w:val="640"/>
          <w:marRight w:val="0"/>
          <w:marTop w:val="0"/>
          <w:marBottom w:val="0"/>
          <w:divBdr>
            <w:top w:val="none" w:sz="0" w:space="0" w:color="auto"/>
            <w:left w:val="none" w:sz="0" w:space="0" w:color="auto"/>
            <w:bottom w:val="none" w:sz="0" w:space="0" w:color="auto"/>
            <w:right w:val="none" w:sz="0" w:space="0" w:color="auto"/>
          </w:divBdr>
        </w:div>
        <w:div w:id="1200969336">
          <w:marLeft w:val="640"/>
          <w:marRight w:val="0"/>
          <w:marTop w:val="0"/>
          <w:marBottom w:val="0"/>
          <w:divBdr>
            <w:top w:val="none" w:sz="0" w:space="0" w:color="auto"/>
            <w:left w:val="none" w:sz="0" w:space="0" w:color="auto"/>
            <w:bottom w:val="none" w:sz="0" w:space="0" w:color="auto"/>
            <w:right w:val="none" w:sz="0" w:space="0" w:color="auto"/>
          </w:divBdr>
        </w:div>
        <w:div w:id="1741370293">
          <w:marLeft w:val="640"/>
          <w:marRight w:val="0"/>
          <w:marTop w:val="0"/>
          <w:marBottom w:val="0"/>
          <w:divBdr>
            <w:top w:val="none" w:sz="0" w:space="0" w:color="auto"/>
            <w:left w:val="none" w:sz="0" w:space="0" w:color="auto"/>
            <w:bottom w:val="none" w:sz="0" w:space="0" w:color="auto"/>
            <w:right w:val="none" w:sz="0" w:space="0" w:color="auto"/>
          </w:divBdr>
        </w:div>
        <w:div w:id="826287663">
          <w:marLeft w:val="640"/>
          <w:marRight w:val="0"/>
          <w:marTop w:val="0"/>
          <w:marBottom w:val="0"/>
          <w:divBdr>
            <w:top w:val="none" w:sz="0" w:space="0" w:color="auto"/>
            <w:left w:val="none" w:sz="0" w:space="0" w:color="auto"/>
            <w:bottom w:val="none" w:sz="0" w:space="0" w:color="auto"/>
            <w:right w:val="none" w:sz="0" w:space="0" w:color="auto"/>
          </w:divBdr>
        </w:div>
        <w:div w:id="2032946331">
          <w:marLeft w:val="640"/>
          <w:marRight w:val="0"/>
          <w:marTop w:val="0"/>
          <w:marBottom w:val="0"/>
          <w:divBdr>
            <w:top w:val="none" w:sz="0" w:space="0" w:color="auto"/>
            <w:left w:val="none" w:sz="0" w:space="0" w:color="auto"/>
            <w:bottom w:val="none" w:sz="0" w:space="0" w:color="auto"/>
            <w:right w:val="none" w:sz="0" w:space="0" w:color="auto"/>
          </w:divBdr>
        </w:div>
        <w:div w:id="2050835418">
          <w:marLeft w:val="640"/>
          <w:marRight w:val="0"/>
          <w:marTop w:val="0"/>
          <w:marBottom w:val="0"/>
          <w:divBdr>
            <w:top w:val="none" w:sz="0" w:space="0" w:color="auto"/>
            <w:left w:val="none" w:sz="0" w:space="0" w:color="auto"/>
            <w:bottom w:val="none" w:sz="0" w:space="0" w:color="auto"/>
            <w:right w:val="none" w:sz="0" w:space="0" w:color="auto"/>
          </w:divBdr>
        </w:div>
        <w:div w:id="585311957">
          <w:marLeft w:val="640"/>
          <w:marRight w:val="0"/>
          <w:marTop w:val="0"/>
          <w:marBottom w:val="0"/>
          <w:divBdr>
            <w:top w:val="none" w:sz="0" w:space="0" w:color="auto"/>
            <w:left w:val="none" w:sz="0" w:space="0" w:color="auto"/>
            <w:bottom w:val="none" w:sz="0" w:space="0" w:color="auto"/>
            <w:right w:val="none" w:sz="0" w:space="0" w:color="auto"/>
          </w:divBdr>
        </w:div>
        <w:div w:id="1247108413">
          <w:marLeft w:val="640"/>
          <w:marRight w:val="0"/>
          <w:marTop w:val="0"/>
          <w:marBottom w:val="0"/>
          <w:divBdr>
            <w:top w:val="none" w:sz="0" w:space="0" w:color="auto"/>
            <w:left w:val="none" w:sz="0" w:space="0" w:color="auto"/>
            <w:bottom w:val="none" w:sz="0" w:space="0" w:color="auto"/>
            <w:right w:val="none" w:sz="0" w:space="0" w:color="auto"/>
          </w:divBdr>
        </w:div>
        <w:div w:id="119880608">
          <w:marLeft w:val="640"/>
          <w:marRight w:val="0"/>
          <w:marTop w:val="0"/>
          <w:marBottom w:val="0"/>
          <w:divBdr>
            <w:top w:val="none" w:sz="0" w:space="0" w:color="auto"/>
            <w:left w:val="none" w:sz="0" w:space="0" w:color="auto"/>
            <w:bottom w:val="none" w:sz="0" w:space="0" w:color="auto"/>
            <w:right w:val="none" w:sz="0" w:space="0" w:color="auto"/>
          </w:divBdr>
        </w:div>
        <w:div w:id="297685056">
          <w:marLeft w:val="640"/>
          <w:marRight w:val="0"/>
          <w:marTop w:val="0"/>
          <w:marBottom w:val="0"/>
          <w:divBdr>
            <w:top w:val="none" w:sz="0" w:space="0" w:color="auto"/>
            <w:left w:val="none" w:sz="0" w:space="0" w:color="auto"/>
            <w:bottom w:val="none" w:sz="0" w:space="0" w:color="auto"/>
            <w:right w:val="none" w:sz="0" w:space="0" w:color="auto"/>
          </w:divBdr>
        </w:div>
        <w:div w:id="1304310455">
          <w:marLeft w:val="640"/>
          <w:marRight w:val="0"/>
          <w:marTop w:val="0"/>
          <w:marBottom w:val="0"/>
          <w:divBdr>
            <w:top w:val="none" w:sz="0" w:space="0" w:color="auto"/>
            <w:left w:val="none" w:sz="0" w:space="0" w:color="auto"/>
            <w:bottom w:val="none" w:sz="0" w:space="0" w:color="auto"/>
            <w:right w:val="none" w:sz="0" w:space="0" w:color="auto"/>
          </w:divBdr>
        </w:div>
        <w:div w:id="817501228">
          <w:marLeft w:val="640"/>
          <w:marRight w:val="0"/>
          <w:marTop w:val="0"/>
          <w:marBottom w:val="0"/>
          <w:divBdr>
            <w:top w:val="none" w:sz="0" w:space="0" w:color="auto"/>
            <w:left w:val="none" w:sz="0" w:space="0" w:color="auto"/>
            <w:bottom w:val="none" w:sz="0" w:space="0" w:color="auto"/>
            <w:right w:val="none" w:sz="0" w:space="0" w:color="auto"/>
          </w:divBdr>
        </w:div>
        <w:div w:id="1706514771">
          <w:marLeft w:val="640"/>
          <w:marRight w:val="0"/>
          <w:marTop w:val="0"/>
          <w:marBottom w:val="0"/>
          <w:divBdr>
            <w:top w:val="none" w:sz="0" w:space="0" w:color="auto"/>
            <w:left w:val="none" w:sz="0" w:space="0" w:color="auto"/>
            <w:bottom w:val="none" w:sz="0" w:space="0" w:color="auto"/>
            <w:right w:val="none" w:sz="0" w:space="0" w:color="auto"/>
          </w:divBdr>
        </w:div>
        <w:div w:id="1743137315">
          <w:marLeft w:val="640"/>
          <w:marRight w:val="0"/>
          <w:marTop w:val="0"/>
          <w:marBottom w:val="0"/>
          <w:divBdr>
            <w:top w:val="none" w:sz="0" w:space="0" w:color="auto"/>
            <w:left w:val="none" w:sz="0" w:space="0" w:color="auto"/>
            <w:bottom w:val="none" w:sz="0" w:space="0" w:color="auto"/>
            <w:right w:val="none" w:sz="0" w:space="0" w:color="auto"/>
          </w:divBdr>
        </w:div>
        <w:div w:id="561478667">
          <w:marLeft w:val="640"/>
          <w:marRight w:val="0"/>
          <w:marTop w:val="0"/>
          <w:marBottom w:val="0"/>
          <w:divBdr>
            <w:top w:val="none" w:sz="0" w:space="0" w:color="auto"/>
            <w:left w:val="none" w:sz="0" w:space="0" w:color="auto"/>
            <w:bottom w:val="none" w:sz="0" w:space="0" w:color="auto"/>
            <w:right w:val="none" w:sz="0" w:space="0" w:color="auto"/>
          </w:divBdr>
        </w:div>
        <w:div w:id="1435201529">
          <w:marLeft w:val="640"/>
          <w:marRight w:val="0"/>
          <w:marTop w:val="0"/>
          <w:marBottom w:val="0"/>
          <w:divBdr>
            <w:top w:val="none" w:sz="0" w:space="0" w:color="auto"/>
            <w:left w:val="none" w:sz="0" w:space="0" w:color="auto"/>
            <w:bottom w:val="none" w:sz="0" w:space="0" w:color="auto"/>
            <w:right w:val="none" w:sz="0" w:space="0" w:color="auto"/>
          </w:divBdr>
        </w:div>
        <w:div w:id="1312174067">
          <w:marLeft w:val="640"/>
          <w:marRight w:val="0"/>
          <w:marTop w:val="0"/>
          <w:marBottom w:val="0"/>
          <w:divBdr>
            <w:top w:val="none" w:sz="0" w:space="0" w:color="auto"/>
            <w:left w:val="none" w:sz="0" w:space="0" w:color="auto"/>
            <w:bottom w:val="none" w:sz="0" w:space="0" w:color="auto"/>
            <w:right w:val="none" w:sz="0" w:space="0" w:color="auto"/>
          </w:divBdr>
        </w:div>
        <w:div w:id="227544646">
          <w:marLeft w:val="640"/>
          <w:marRight w:val="0"/>
          <w:marTop w:val="0"/>
          <w:marBottom w:val="0"/>
          <w:divBdr>
            <w:top w:val="none" w:sz="0" w:space="0" w:color="auto"/>
            <w:left w:val="none" w:sz="0" w:space="0" w:color="auto"/>
            <w:bottom w:val="none" w:sz="0" w:space="0" w:color="auto"/>
            <w:right w:val="none" w:sz="0" w:space="0" w:color="auto"/>
          </w:divBdr>
        </w:div>
        <w:div w:id="699555413">
          <w:marLeft w:val="640"/>
          <w:marRight w:val="0"/>
          <w:marTop w:val="0"/>
          <w:marBottom w:val="0"/>
          <w:divBdr>
            <w:top w:val="none" w:sz="0" w:space="0" w:color="auto"/>
            <w:left w:val="none" w:sz="0" w:space="0" w:color="auto"/>
            <w:bottom w:val="none" w:sz="0" w:space="0" w:color="auto"/>
            <w:right w:val="none" w:sz="0" w:space="0" w:color="auto"/>
          </w:divBdr>
        </w:div>
        <w:div w:id="351229356">
          <w:marLeft w:val="640"/>
          <w:marRight w:val="0"/>
          <w:marTop w:val="0"/>
          <w:marBottom w:val="0"/>
          <w:divBdr>
            <w:top w:val="none" w:sz="0" w:space="0" w:color="auto"/>
            <w:left w:val="none" w:sz="0" w:space="0" w:color="auto"/>
            <w:bottom w:val="none" w:sz="0" w:space="0" w:color="auto"/>
            <w:right w:val="none" w:sz="0" w:space="0" w:color="auto"/>
          </w:divBdr>
        </w:div>
        <w:div w:id="1213350262">
          <w:marLeft w:val="640"/>
          <w:marRight w:val="0"/>
          <w:marTop w:val="0"/>
          <w:marBottom w:val="0"/>
          <w:divBdr>
            <w:top w:val="none" w:sz="0" w:space="0" w:color="auto"/>
            <w:left w:val="none" w:sz="0" w:space="0" w:color="auto"/>
            <w:bottom w:val="none" w:sz="0" w:space="0" w:color="auto"/>
            <w:right w:val="none" w:sz="0" w:space="0" w:color="auto"/>
          </w:divBdr>
        </w:div>
        <w:div w:id="1997760667">
          <w:marLeft w:val="640"/>
          <w:marRight w:val="0"/>
          <w:marTop w:val="0"/>
          <w:marBottom w:val="0"/>
          <w:divBdr>
            <w:top w:val="none" w:sz="0" w:space="0" w:color="auto"/>
            <w:left w:val="none" w:sz="0" w:space="0" w:color="auto"/>
            <w:bottom w:val="none" w:sz="0" w:space="0" w:color="auto"/>
            <w:right w:val="none" w:sz="0" w:space="0" w:color="auto"/>
          </w:divBdr>
        </w:div>
        <w:div w:id="767583828">
          <w:marLeft w:val="640"/>
          <w:marRight w:val="0"/>
          <w:marTop w:val="0"/>
          <w:marBottom w:val="0"/>
          <w:divBdr>
            <w:top w:val="none" w:sz="0" w:space="0" w:color="auto"/>
            <w:left w:val="none" w:sz="0" w:space="0" w:color="auto"/>
            <w:bottom w:val="none" w:sz="0" w:space="0" w:color="auto"/>
            <w:right w:val="none" w:sz="0" w:space="0" w:color="auto"/>
          </w:divBdr>
        </w:div>
        <w:div w:id="1119957020">
          <w:marLeft w:val="640"/>
          <w:marRight w:val="0"/>
          <w:marTop w:val="0"/>
          <w:marBottom w:val="0"/>
          <w:divBdr>
            <w:top w:val="none" w:sz="0" w:space="0" w:color="auto"/>
            <w:left w:val="none" w:sz="0" w:space="0" w:color="auto"/>
            <w:bottom w:val="none" w:sz="0" w:space="0" w:color="auto"/>
            <w:right w:val="none" w:sz="0" w:space="0" w:color="auto"/>
          </w:divBdr>
        </w:div>
        <w:div w:id="762409941">
          <w:marLeft w:val="640"/>
          <w:marRight w:val="0"/>
          <w:marTop w:val="0"/>
          <w:marBottom w:val="0"/>
          <w:divBdr>
            <w:top w:val="none" w:sz="0" w:space="0" w:color="auto"/>
            <w:left w:val="none" w:sz="0" w:space="0" w:color="auto"/>
            <w:bottom w:val="none" w:sz="0" w:space="0" w:color="auto"/>
            <w:right w:val="none" w:sz="0" w:space="0" w:color="auto"/>
          </w:divBdr>
        </w:div>
        <w:div w:id="1383478146">
          <w:marLeft w:val="640"/>
          <w:marRight w:val="0"/>
          <w:marTop w:val="0"/>
          <w:marBottom w:val="0"/>
          <w:divBdr>
            <w:top w:val="none" w:sz="0" w:space="0" w:color="auto"/>
            <w:left w:val="none" w:sz="0" w:space="0" w:color="auto"/>
            <w:bottom w:val="none" w:sz="0" w:space="0" w:color="auto"/>
            <w:right w:val="none" w:sz="0" w:space="0" w:color="auto"/>
          </w:divBdr>
        </w:div>
        <w:div w:id="561911930">
          <w:marLeft w:val="640"/>
          <w:marRight w:val="0"/>
          <w:marTop w:val="0"/>
          <w:marBottom w:val="0"/>
          <w:divBdr>
            <w:top w:val="none" w:sz="0" w:space="0" w:color="auto"/>
            <w:left w:val="none" w:sz="0" w:space="0" w:color="auto"/>
            <w:bottom w:val="none" w:sz="0" w:space="0" w:color="auto"/>
            <w:right w:val="none" w:sz="0" w:space="0" w:color="auto"/>
          </w:divBdr>
        </w:div>
        <w:div w:id="465514058">
          <w:marLeft w:val="640"/>
          <w:marRight w:val="0"/>
          <w:marTop w:val="0"/>
          <w:marBottom w:val="0"/>
          <w:divBdr>
            <w:top w:val="none" w:sz="0" w:space="0" w:color="auto"/>
            <w:left w:val="none" w:sz="0" w:space="0" w:color="auto"/>
            <w:bottom w:val="none" w:sz="0" w:space="0" w:color="auto"/>
            <w:right w:val="none" w:sz="0" w:space="0" w:color="auto"/>
          </w:divBdr>
        </w:div>
        <w:div w:id="1830096162">
          <w:marLeft w:val="640"/>
          <w:marRight w:val="0"/>
          <w:marTop w:val="0"/>
          <w:marBottom w:val="0"/>
          <w:divBdr>
            <w:top w:val="none" w:sz="0" w:space="0" w:color="auto"/>
            <w:left w:val="none" w:sz="0" w:space="0" w:color="auto"/>
            <w:bottom w:val="none" w:sz="0" w:space="0" w:color="auto"/>
            <w:right w:val="none" w:sz="0" w:space="0" w:color="auto"/>
          </w:divBdr>
        </w:div>
        <w:div w:id="1857962393">
          <w:marLeft w:val="640"/>
          <w:marRight w:val="0"/>
          <w:marTop w:val="0"/>
          <w:marBottom w:val="0"/>
          <w:divBdr>
            <w:top w:val="none" w:sz="0" w:space="0" w:color="auto"/>
            <w:left w:val="none" w:sz="0" w:space="0" w:color="auto"/>
            <w:bottom w:val="none" w:sz="0" w:space="0" w:color="auto"/>
            <w:right w:val="none" w:sz="0" w:space="0" w:color="auto"/>
          </w:divBdr>
        </w:div>
        <w:div w:id="948976311">
          <w:marLeft w:val="640"/>
          <w:marRight w:val="0"/>
          <w:marTop w:val="0"/>
          <w:marBottom w:val="0"/>
          <w:divBdr>
            <w:top w:val="none" w:sz="0" w:space="0" w:color="auto"/>
            <w:left w:val="none" w:sz="0" w:space="0" w:color="auto"/>
            <w:bottom w:val="none" w:sz="0" w:space="0" w:color="auto"/>
            <w:right w:val="none" w:sz="0" w:space="0" w:color="auto"/>
          </w:divBdr>
        </w:div>
        <w:div w:id="511459212">
          <w:marLeft w:val="640"/>
          <w:marRight w:val="0"/>
          <w:marTop w:val="0"/>
          <w:marBottom w:val="0"/>
          <w:divBdr>
            <w:top w:val="none" w:sz="0" w:space="0" w:color="auto"/>
            <w:left w:val="none" w:sz="0" w:space="0" w:color="auto"/>
            <w:bottom w:val="none" w:sz="0" w:space="0" w:color="auto"/>
            <w:right w:val="none" w:sz="0" w:space="0" w:color="auto"/>
          </w:divBdr>
        </w:div>
        <w:div w:id="1987276992">
          <w:marLeft w:val="640"/>
          <w:marRight w:val="0"/>
          <w:marTop w:val="0"/>
          <w:marBottom w:val="0"/>
          <w:divBdr>
            <w:top w:val="none" w:sz="0" w:space="0" w:color="auto"/>
            <w:left w:val="none" w:sz="0" w:space="0" w:color="auto"/>
            <w:bottom w:val="none" w:sz="0" w:space="0" w:color="auto"/>
            <w:right w:val="none" w:sz="0" w:space="0" w:color="auto"/>
          </w:divBdr>
        </w:div>
        <w:div w:id="792789680">
          <w:marLeft w:val="640"/>
          <w:marRight w:val="0"/>
          <w:marTop w:val="0"/>
          <w:marBottom w:val="0"/>
          <w:divBdr>
            <w:top w:val="none" w:sz="0" w:space="0" w:color="auto"/>
            <w:left w:val="none" w:sz="0" w:space="0" w:color="auto"/>
            <w:bottom w:val="none" w:sz="0" w:space="0" w:color="auto"/>
            <w:right w:val="none" w:sz="0" w:space="0" w:color="auto"/>
          </w:divBdr>
        </w:div>
        <w:div w:id="707411632">
          <w:marLeft w:val="640"/>
          <w:marRight w:val="0"/>
          <w:marTop w:val="0"/>
          <w:marBottom w:val="0"/>
          <w:divBdr>
            <w:top w:val="none" w:sz="0" w:space="0" w:color="auto"/>
            <w:left w:val="none" w:sz="0" w:space="0" w:color="auto"/>
            <w:bottom w:val="none" w:sz="0" w:space="0" w:color="auto"/>
            <w:right w:val="none" w:sz="0" w:space="0" w:color="auto"/>
          </w:divBdr>
        </w:div>
        <w:div w:id="315189132">
          <w:marLeft w:val="640"/>
          <w:marRight w:val="0"/>
          <w:marTop w:val="0"/>
          <w:marBottom w:val="0"/>
          <w:divBdr>
            <w:top w:val="none" w:sz="0" w:space="0" w:color="auto"/>
            <w:left w:val="none" w:sz="0" w:space="0" w:color="auto"/>
            <w:bottom w:val="none" w:sz="0" w:space="0" w:color="auto"/>
            <w:right w:val="none" w:sz="0" w:space="0" w:color="auto"/>
          </w:divBdr>
        </w:div>
        <w:div w:id="2086800986">
          <w:marLeft w:val="640"/>
          <w:marRight w:val="0"/>
          <w:marTop w:val="0"/>
          <w:marBottom w:val="0"/>
          <w:divBdr>
            <w:top w:val="none" w:sz="0" w:space="0" w:color="auto"/>
            <w:left w:val="none" w:sz="0" w:space="0" w:color="auto"/>
            <w:bottom w:val="none" w:sz="0" w:space="0" w:color="auto"/>
            <w:right w:val="none" w:sz="0" w:space="0" w:color="auto"/>
          </w:divBdr>
        </w:div>
        <w:div w:id="629437997">
          <w:marLeft w:val="640"/>
          <w:marRight w:val="0"/>
          <w:marTop w:val="0"/>
          <w:marBottom w:val="0"/>
          <w:divBdr>
            <w:top w:val="none" w:sz="0" w:space="0" w:color="auto"/>
            <w:left w:val="none" w:sz="0" w:space="0" w:color="auto"/>
            <w:bottom w:val="none" w:sz="0" w:space="0" w:color="auto"/>
            <w:right w:val="none" w:sz="0" w:space="0" w:color="auto"/>
          </w:divBdr>
        </w:div>
        <w:div w:id="1410495918">
          <w:marLeft w:val="640"/>
          <w:marRight w:val="0"/>
          <w:marTop w:val="0"/>
          <w:marBottom w:val="0"/>
          <w:divBdr>
            <w:top w:val="none" w:sz="0" w:space="0" w:color="auto"/>
            <w:left w:val="none" w:sz="0" w:space="0" w:color="auto"/>
            <w:bottom w:val="none" w:sz="0" w:space="0" w:color="auto"/>
            <w:right w:val="none" w:sz="0" w:space="0" w:color="auto"/>
          </w:divBdr>
        </w:div>
        <w:div w:id="750347182">
          <w:marLeft w:val="640"/>
          <w:marRight w:val="0"/>
          <w:marTop w:val="0"/>
          <w:marBottom w:val="0"/>
          <w:divBdr>
            <w:top w:val="none" w:sz="0" w:space="0" w:color="auto"/>
            <w:left w:val="none" w:sz="0" w:space="0" w:color="auto"/>
            <w:bottom w:val="none" w:sz="0" w:space="0" w:color="auto"/>
            <w:right w:val="none" w:sz="0" w:space="0" w:color="auto"/>
          </w:divBdr>
        </w:div>
        <w:div w:id="953947262">
          <w:marLeft w:val="640"/>
          <w:marRight w:val="0"/>
          <w:marTop w:val="0"/>
          <w:marBottom w:val="0"/>
          <w:divBdr>
            <w:top w:val="none" w:sz="0" w:space="0" w:color="auto"/>
            <w:left w:val="none" w:sz="0" w:space="0" w:color="auto"/>
            <w:bottom w:val="none" w:sz="0" w:space="0" w:color="auto"/>
            <w:right w:val="none" w:sz="0" w:space="0" w:color="auto"/>
          </w:divBdr>
        </w:div>
        <w:div w:id="1120606848">
          <w:marLeft w:val="640"/>
          <w:marRight w:val="0"/>
          <w:marTop w:val="0"/>
          <w:marBottom w:val="0"/>
          <w:divBdr>
            <w:top w:val="none" w:sz="0" w:space="0" w:color="auto"/>
            <w:left w:val="none" w:sz="0" w:space="0" w:color="auto"/>
            <w:bottom w:val="none" w:sz="0" w:space="0" w:color="auto"/>
            <w:right w:val="none" w:sz="0" w:space="0" w:color="auto"/>
          </w:divBdr>
        </w:div>
        <w:div w:id="953905679">
          <w:marLeft w:val="640"/>
          <w:marRight w:val="0"/>
          <w:marTop w:val="0"/>
          <w:marBottom w:val="0"/>
          <w:divBdr>
            <w:top w:val="none" w:sz="0" w:space="0" w:color="auto"/>
            <w:left w:val="none" w:sz="0" w:space="0" w:color="auto"/>
            <w:bottom w:val="none" w:sz="0" w:space="0" w:color="auto"/>
            <w:right w:val="none" w:sz="0" w:space="0" w:color="auto"/>
          </w:divBdr>
        </w:div>
        <w:div w:id="1554535310">
          <w:marLeft w:val="640"/>
          <w:marRight w:val="0"/>
          <w:marTop w:val="0"/>
          <w:marBottom w:val="0"/>
          <w:divBdr>
            <w:top w:val="none" w:sz="0" w:space="0" w:color="auto"/>
            <w:left w:val="none" w:sz="0" w:space="0" w:color="auto"/>
            <w:bottom w:val="none" w:sz="0" w:space="0" w:color="auto"/>
            <w:right w:val="none" w:sz="0" w:space="0" w:color="auto"/>
          </w:divBdr>
        </w:div>
        <w:div w:id="494297438">
          <w:marLeft w:val="640"/>
          <w:marRight w:val="0"/>
          <w:marTop w:val="0"/>
          <w:marBottom w:val="0"/>
          <w:divBdr>
            <w:top w:val="none" w:sz="0" w:space="0" w:color="auto"/>
            <w:left w:val="none" w:sz="0" w:space="0" w:color="auto"/>
            <w:bottom w:val="none" w:sz="0" w:space="0" w:color="auto"/>
            <w:right w:val="none" w:sz="0" w:space="0" w:color="auto"/>
          </w:divBdr>
        </w:div>
        <w:div w:id="1952741839">
          <w:marLeft w:val="640"/>
          <w:marRight w:val="0"/>
          <w:marTop w:val="0"/>
          <w:marBottom w:val="0"/>
          <w:divBdr>
            <w:top w:val="none" w:sz="0" w:space="0" w:color="auto"/>
            <w:left w:val="none" w:sz="0" w:space="0" w:color="auto"/>
            <w:bottom w:val="none" w:sz="0" w:space="0" w:color="auto"/>
            <w:right w:val="none" w:sz="0" w:space="0" w:color="auto"/>
          </w:divBdr>
        </w:div>
        <w:div w:id="663163323">
          <w:marLeft w:val="640"/>
          <w:marRight w:val="0"/>
          <w:marTop w:val="0"/>
          <w:marBottom w:val="0"/>
          <w:divBdr>
            <w:top w:val="none" w:sz="0" w:space="0" w:color="auto"/>
            <w:left w:val="none" w:sz="0" w:space="0" w:color="auto"/>
            <w:bottom w:val="none" w:sz="0" w:space="0" w:color="auto"/>
            <w:right w:val="none" w:sz="0" w:space="0" w:color="auto"/>
          </w:divBdr>
        </w:div>
        <w:div w:id="1264921436">
          <w:marLeft w:val="640"/>
          <w:marRight w:val="0"/>
          <w:marTop w:val="0"/>
          <w:marBottom w:val="0"/>
          <w:divBdr>
            <w:top w:val="none" w:sz="0" w:space="0" w:color="auto"/>
            <w:left w:val="none" w:sz="0" w:space="0" w:color="auto"/>
            <w:bottom w:val="none" w:sz="0" w:space="0" w:color="auto"/>
            <w:right w:val="none" w:sz="0" w:space="0" w:color="auto"/>
          </w:divBdr>
        </w:div>
        <w:div w:id="42414527">
          <w:marLeft w:val="640"/>
          <w:marRight w:val="0"/>
          <w:marTop w:val="0"/>
          <w:marBottom w:val="0"/>
          <w:divBdr>
            <w:top w:val="none" w:sz="0" w:space="0" w:color="auto"/>
            <w:left w:val="none" w:sz="0" w:space="0" w:color="auto"/>
            <w:bottom w:val="none" w:sz="0" w:space="0" w:color="auto"/>
            <w:right w:val="none" w:sz="0" w:space="0" w:color="auto"/>
          </w:divBdr>
        </w:div>
        <w:div w:id="2056392938">
          <w:marLeft w:val="640"/>
          <w:marRight w:val="0"/>
          <w:marTop w:val="0"/>
          <w:marBottom w:val="0"/>
          <w:divBdr>
            <w:top w:val="none" w:sz="0" w:space="0" w:color="auto"/>
            <w:left w:val="none" w:sz="0" w:space="0" w:color="auto"/>
            <w:bottom w:val="none" w:sz="0" w:space="0" w:color="auto"/>
            <w:right w:val="none" w:sz="0" w:space="0" w:color="auto"/>
          </w:divBdr>
        </w:div>
        <w:div w:id="1920291657">
          <w:marLeft w:val="640"/>
          <w:marRight w:val="0"/>
          <w:marTop w:val="0"/>
          <w:marBottom w:val="0"/>
          <w:divBdr>
            <w:top w:val="none" w:sz="0" w:space="0" w:color="auto"/>
            <w:left w:val="none" w:sz="0" w:space="0" w:color="auto"/>
            <w:bottom w:val="none" w:sz="0" w:space="0" w:color="auto"/>
            <w:right w:val="none" w:sz="0" w:space="0" w:color="auto"/>
          </w:divBdr>
        </w:div>
        <w:div w:id="1152215351">
          <w:marLeft w:val="640"/>
          <w:marRight w:val="0"/>
          <w:marTop w:val="0"/>
          <w:marBottom w:val="0"/>
          <w:divBdr>
            <w:top w:val="none" w:sz="0" w:space="0" w:color="auto"/>
            <w:left w:val="none" w:sz="0" w:space="0" w:color="auto"/>
            <w:bottom w:val="none" w:sz="0" w:space="0" w:color="auto"/>
            <w:right w:val="none" w:sz="0" w:space="0" w:color="auto"/>
          </w:divBdr>
        </w:div>
        <w:div w:id="343870423">
          <w:marLeft w:val="640"/>
          <w:marRight w:val="0"/>
          <w:marTop w:val="0"/>
          <w:marBottom w:val="0"/>
          <w:divBdr>
            <w:top w:val="none" w:sz="0" w:space="0" w:color="auto"/>
            <w:left w:val="none" w:sz="0" w:space="0" w:color="auto"/>
            <w:bottom w:val="none" w:sz="0" w:space="0" w:color="auto"/>
            <w:right w:val="none" w:sz="0" w:space="0" w:color="auto"/>
          </w:divBdr>
        </w:div>
        <w:div w:id="1066103210">
          <w:marLeft w:val="640"/>
          <w:marRight w:val="0"/>
          <w:marTop w:val="0"/>
          <w:marBottom w:val="0"/>
          <w:divBdr>
            <w:top w:val="none" w:sz="0" w:space="0" w:color="auto"/>
            <w:left w:val="none" w:sz="0" w:space="0" w:color="auto"/>
            <w:bottom w:val="none" w:sz="0" w:space="0" w:color="auto"/>
            <w:right w:val="none" w:sz="0" w:space="0" w:color="auto"/>
          </w:divBdr>
        </w:div>
        <w:div w:id="619066083">
          <w:marLeft w:val="640"/>
          <w:marRight w:val="0"/>
          <w:marTop w:val="0"/>
          <w:marBottom w:val="0"/>
          <w:divBdr>
            <w:top w:val="none" w:sz="0" w:space="0" w:color="auto"/>
            <w:left w:val="none" w:sz="0" w:space="0" w:color="auto"/>
            <w:bottom w:val="none" w:sz="0" w:space="0" w:color="auto"/>
            <w:right w:val="none" w:sz="0" w:space="0" w:color="auto"/>
          </w:divBdr>
        </w:div>
        <w:div w:id="1264454907">
          <w:marLeft w:val="640"/>
          <w:marRight w:val="0"/>
          <w:marTop w:val="0"/>
          <w:marBottom w:val="0"/>
          <w:divBdr>
            <w:top w:val="none" w:sz="0" w:space="0" w:color="auto"/>
            <w:left w:val="none" w:sz="0" w:space="0" w:color="auto"/>
            <w:bottom w:val="none" w:sz="0" w:space="0" w:color="auto"/>
            <w:right w:val="none" w:sz="0" w:space="0" w:color="auto"/>
          </w:divBdr>
        </w:div>
        <w:div w:id="63532202">
          <w:marLeft w:val="640"/>
          <w:marRight w:val="0"/>
          <w:marTop w:val="0"/>
          <w:marBottom w:val="0"/>
          <w:divBdr>
            <w:top w:val="none" w:sz="0" w:space="0" w:color="auto"/>
            <w:left w:val="none" w:sz="0" w:space="0" w:color="auto"/>
            <w:bottom w:val="none" w:sz="0" w:space="0" w:color="auto"/>
            <w:right w:val="none" w:sz="0" w:space="0" w:color="auto"/>
          </w:divBdr>
        </w:div>
        <w:div w:id="1782143279">
          <w:marLeft w:val="640"/>
          <w:marRight w:val="0"/>
          <w:marTop w:val="0"/>
          <w:marBottom w:val="0"/>
          <w:divBdr>
            <w:top w:val="none" w:sz="0" w:space="0" w:color="auto"/>
            <w:left w:val="none" w:sz="0" w:space="0" w:color="auto"/>
            <w:bottom w:val="none" w:sz="0" w:space="0" w:color="auto"/>
            <w:right w:val="none" w:sz="0" w:space="0" w:color="auto"/>
          </w:divBdr>
        </w:div>
        <w:div w:id="2026132345">
          <w:marLeft w:val="640"/>
          <w:marRight w:val="0"/>
          <w:marTop w:val="0"/>
          <w:marBottom w:val="0"/>
          <w:divBdr>
            <w:top w:val="none" w:sz="0" w:space="0" w:color="auto"/>
            <w:left w:val="none" w:sz="0" w:space="0" w:color="auto"/>
            <w:bottom w:val="none" w:sz="0" w:space="0" w:color="auto"/>
            <w:right w:val="none" w:sz="0" w:space="0" w:color="auto"/>
          </w:divBdr>
        </w:div>
        <w:div w:id="1552156638">
          <w:marLeft w:val="640"/>
          <w:marRight w:val="0"/>
          <w:marTop w:val="0"/>
          <w:marBottom w:val="0"/>
          <w:divBdr>
            <w:top w:val="none" w:sz="0" w:space="0" w:color="auto"/>
            <w:left w:val="none" w:sz="0" w:space="0" w:color="auto"/>
            <w:bottom w:val="none" w:sz="0" w:space="0" w:color="auto"/>
            <w:right w:val="none" w:sz="0" w:space="0" w:color="auto"/>
          </w:divBdr>
        </w:div>
        <w:div w:id="1637879519">
          <w:marLeft w:val="640"/>
          <w:marRight w:val="0"/>
          <w:marTop w:val="0"/>
          <w:marBottom w:val="0"/>
          <w:divBdr>
            <w:top w:val="none" w:sz="0" w:space="0" w:color="auto"/>
            <w:left w:val="none" w:sz="0" w:space="0" w:color="auto"/>
            <w:bottom w:val="none" w:sz="0" w:space="0" w:color="auto"/>
            <w:right w:val="none" w:sz="0" w:space="0" w:color="auto"/>
          </w:divBdr>
        </w:div>
        <w:div w:id="64886225">
          <w:marLeft w:val="640"/>
          <w:marRight w:val="0"/>
          <w:marTop w:val="0"/>
          <w:marBottom w:val="0"/>
          <w:divBdr>
            <w:top w:val="none" w:sz="0" w:space="0" w:color="auto"/>
            <w:left w:val="none" w:sz="0" w:space="0" w:color="auto"/>
            <w:bottom w:val="none" w:sz="0" w:space="0" w:color="auto"/>
            <w:right w:val="none" w:sz="0" w:space="0" w:color="auto"/>
          </w:divBdr>
        </w:div>
        <w:div w:id="91584538">
          <w:marLeft w:val="640"/>
          <w:marRight w:val="0"/>
          <w:marTop w:val="0"/>
          <w:marBottom w:val="0"/>
          <w:divBdr>
            <w:top w:val="none" w:sz="0" w:space="0" w:color="auto"/>
            <w:left w:val="none" w:sz="0" w:space="0" w:color="auto"/>
            <w:bottom w:val="none" w:sz="0" w:space="0" w:color="auto"/>
            <w:right w:val="none" w:sz="0" w:space="0" w:color="auto"/>
          </w:divBdr>
        </w:div>
        <w:div w:id="635571686">
          <w:marLeft w:val="640"/>
          <w:marRight w:val="0"/>
          <w:marTop w:val="0"/>
          <w:marBottom w:val="0"/>
          <w:divBdr>
            <w:top w:val="none" w:sz="0" w:space="0" w:color="auto"/>
            <w:left w:val="none" w:sz="0" w:space="0" w:color="auto"/>
            <w:bottom w:val="none" w:sz="0" w:space="0" w:color="auto"/>
            <w:right w:val="none" w:sz="0" w:space="0" w:color="auto"/>
          </w:divBdr>
        </w:div>
        <w:div w:id="797993551">
          <w:marLeft w:val="640"/>
          <w:marRight w:val="0"/>
          <w:marTop w:val="0"/>
          <w:marBottom w:val="0"/>
          <w:divBdr>
            <w:top w:val="none" w:sz="0" w:space="0" w:color="auto"/>
            <w:left w:val="none" w:sz="0" w:space="0" w:color="auto"/>
            <w:bottom w:val="none" w:sz="0" w:space="0" w:color="auto"/>
            <w:right w:val="none" w:sz="0" w:space="0" w:color="auto"/>
          </w:divBdr>
        </w:div>
        <w:div w:id="2013340170">
          <w:marLeft w:val="640"/>
          <w:marRight w:val="0"/>
          <w:marTop w:val="0"/>
          <w:marBottom w:val="0"/>
          <w:divBdr>
            <w:top w:val="none" w:sz="0" w:space="0" w:color="auto"/>
            <w:left w:val="none" w:sz="0" w:space="0" w:color="auto"/>
            <w:bottom w:val="none" w:sz="0" w:space="0" w:color="auto"/>
            <w:right w:val="none" w:sz="0" w:space="0" w:color="auto"/>
          </w:divBdr>
        </w:div>
        <w:div w:id="1868446157">
          <w:marLeft w:val="640"/>
          <w:marRight w:val="0"/>
          <w:marTop w:val="0"/>
          <w:marBottom w:val="0"/>
          <w:divBdr>
            <w:top w:val="none" w:sz="0" w:space="0" w:color="auto"/>
            <w:left w:val="none" w:sz="0" w:space="0" w:color="auto"/>
            <w:bottom w:val="none" w:sz="0" w:space="0" w:color="auto"/>
            <w:right w:val="none" w:sz="0" w:space="0" w:color="auto"/>
          </w:divBdr>
        </w:div>
        <w:div w:id="162865030">
          <w:marLeft w:val="640"/>
          <w:marRight w:val="0"/>
          <w:marTop w:val="0"/>
          <w:marBottom w:val="0"/>
          <w:divBdr>
            <w:top w:val="none" w:sz="0" w:space="0" w:color="auto"/>
            <w:left w:val="none" w:sz="0" w:space="0" w:color="auto"/>
            <w:bottom w:val="none" w:sz="0" w:space="0" w:color="auto"/>
            <w:right w:val="none" w:sz="0" w:space="0" w:color="auto"/>
          </w:divBdr>
        </w:div>
        <w:div w:id="1737701853">
          <w:marLeft w:val="640"/>
          <w:marRight w:val="0"/>
          <w:marTop w:val="0"/>
          <w:marBottom w:val="0"/>
          <w:divBdr>
            <w:top w:val="none" w:sz="0" w:space="0" w:color="auto"/>
            <w:left w:val="none" w:sz="0" w:space="0" w:color="auto"/>
            <w:bottom w:val="none" w:sz="0" w:space="0" w:color="auto"/>
            <w:right w:val="none" w:sz="0" w:space="0" w:color="auto"/>
          </w:divBdr>
        </w:div>
        <w:div w:id="2048942978">
          <w:marLeft w:val="640"/>
          <w:marRight w:val="0"/>
          <w:marTop w:val="0"/>
          <w:marBottom w:val="0"/>
          <w:divBdr>
            <w:top w:val="none" w:sz="0" w:space="0" w:color="auto"/>
            <w:left w:val="none" w:sz="0" w:space="0" w:color="auto"/>
            <w:bottom w:val="none" w:sz="0" w:space="0" w:color="auto"/>
            <w:right w:val="none" w:sz="0" w:space="0" w:color="auto"/>
          </w:divBdr>
        </w:div>
        <w:div w:id="629435232">
          <w:marLeft w:val="640"/>
          <w:marRight w:val="0"/>
          <w:marTop w:val="0"/>
          <w:marBottom w:val="0"/>
          <w:divBdr>
            <w:top w:val="none" w:sz="0" w:space="0" w:color="auto"/>
            <w:left w:val="none" w:sz="0" w:space="0" w:color="auto"/>
            <w:bottom w:val="none" w:sz="0" w:space="0" w:color="auto"/>
            <w:right w:val="none" w:sz="0" w:space="0" w:color="auto"/>
          </w:divBdr>
        </w:div>
        <w:div w:id="1726567249">
          <w:marLeft w:val="640"/>
          <w:marRight w:val="0"/>
          <w:marTop w:val="0"/>
          <w:marBottom w:val="0"/>
          <w:divBdr>
            <w:top w:val="none" w:sz="0" w:space="0" w:color="auto"/>
            <w:left w:val="none" w:sz="0" w:space="0" w:color="auto"/>
            <w:bottom w:val="none" w:sz="0" w:space="0" w:color="auto"/>
            <w:right w:val="none" w:sz="0" w:space="0" w:color="auto"/>
          </w:divBdr>
        </w:div>
        <w:div w:id="1932007590">
          <w:marLeft w:val="640"/>
          <w:marRight w:val="0"/>
          <w:marTop w:val="0"/>
          <w:marBottom w:val="0"/>
          <w:divBdr>
            <w:top w:val="none" w:sz="0" w:space="0" w:color="auto"/>
            <w:left w:val="none" w:sz="0" w:space="0" w:color="auto"/>
            <w:bottom w:val="none" w:sz="0" w:space="0" w:color="auto"/>
            <w:right w:val="none" w:sz="0" w:space="0" w:color="auto"/>
          </w:divBdr>
        </w:div>
        <w:div w:id="880748501">
          <w:marLeft w:val="640"/>
          <w:marRight w:val="0"/>
          <w:marTop w:val="0"/>
          <w:marBottom w:val="0"/>
          <w:divBdr>
            <w:top w:val="none" w:sz="0" w:space="0" w:color="auto"/>
            <w:left w:val="none" w:sz="0" w:space="0" w:color="auto"/>
            <w:bottom w:val="none" w:sz="0" w:space="0" w:color="auto"/>
            <w:right w:val="none" w:sz="0" w:space="0" w:color="auto"/>
          </w:divBdr>
        </w:div>
        <w:div w:id="928078162">
          <w:marLeft w:val="640"/>
          <w:marRight w:val="0"/>
          <w:marTop w:val="0"/>
          <w:marBottom w:val="0"/>
          <w:divBdr>
            <w:top w:val="none" w:sz="0" w:space="0" w:color="auto"/>
            <w:left w:val="none" w:sz="0" w:space="0" w:color="auto"/>
            <w:bottom w:val="none" w:sz="0" w:space="0" w:color="auto"/>
            <w:right w:val="none" w:sz="0" w:space="0" w:color="auto"/>
          </w:divBdr>
        </w:div>
        <w:div w:id="877204227">
          <w:marLeft w:val="640"/>
          <w:marRight w:val="0"/>
          <w:marTop w:val="0"/>
          <w:marBottom w:val="0"/>
          <w:divBdr>
            <w:top w:val="none" w:sz="0" w:space="0" w:color="auto"/>
            <w:left w:val="none" w:sz="0" w:space="0" w:color="auto"/>
            <w:bottom w:val="none" w:sz="0" w:space="0" w:color="auto"/>
            <w:right w:val="none" w:sz="0" w:space="0" w:color="auto"/>
          </w:divBdr>
        </w:div>
        <w:div w:id="1890409885">
          <w:marLeft w:val="640"/>
          <w:marRight w:val="0"/>
          <w:marTop w:val="0"/>
          <w:marBottom w:val="0"/>
          <w:divBdr>
            <w:top w:val="none" w:sz="0" w:space="0" w:color="auto"/>
            <w:left w:val="none" w:sz="0" w:space="0" w:color="auto"/>
            <w:bottom w:val="none" w:sz="0" w:space="0" w:color="auto"/>
            <w:right w:val="none" w:sz="0" w:space="0" w:color="auto"/>
          </w:divBdr>
        </w:div>
        <w:div w:id="1782871461">
          <w:marLeft w:val="640"/>
          <w:marRight w:val="0"/>
          <w:marTop w:val="0"/>
          <w:marBottom w:val="0"/>
          <w:divBdr>
            <w:top w:val="none" w:sz="0" w:space="0" w:color="auto"/>
            <w:left w:val="none" w:sz="0" w:space="0" w:color="auto"/>
            <w:bottom w:val="none" w:sz="0" w:space="0" w:color="auto"/>
            <w:right w:val="none" w:sz="0" w:space="0" w:color="auto"/>
          </w:divBdr>
        </w:div>
        <w:div w:id="1621061929">
          <w:marLeft w:val="640"/>
          <w:marRight w:val="0"/>
          <w:marTop w:val="0"/>
          <w:marBottom w:val="0"/>
          <w:divBdr>
            <w:top w:val="none" w:sz="0" w:space="0" w:color="auto"/>
            <w:left w:val="none" w:sz="0" w:space="0" w:color="auto"/>
            <w:bottom w:val="none" w:sz="0" w:space="0" w:color="auto"/>
            <w:right w:val="none" w:sz="0" w:space="0" w:color="auto"/>
          </w:divBdr>
        </w:div>
        <w:div w:id="1538353857">
          <w:marLeft w:val="640"/>
          <w:marRight w:val="0"/>
          <w:marTop w:val="0"/>
          <w:marBottom w:val="0"/>
          <w:divBdr>
            <w:top w:val="none" w:sz="0" w:space="0" w:color="auto"/>
            <w:left w:val="none" w:sz="0" w:space="0" w:color="auto"/>
            <w:bottom w:val="none" w:sz="0" w:space="0" w:color="auto"/>
            <w:right w:val="none" w:sz="0" w:space="0" w:color="auto"/>
          </w:divBdr>
        </w:div>
        <w:div w:id="300428661">
          <w:marLeft w:val="640"/>
          <w:marRight w:val="0"/>
          <w:marTop w:val="0"/>
          <w:marBottom w:val="0"/>
          <w:divBdr>
            <w:top w:val="none" w:sz="0" w:space="0" w:color="auto"/>
            <w:left w:val="none" w:sz="0" w:space="0" w:color="auto"/>
            <w:bottom w:val="none" w:sz="0" w:space="0" w:color="auto"/>
            <w:right w:val="none" w:sz="0" w:space="0" w:color="auto"/>
          </w:divBdr>
        </w:div>
        <w:div w:id="2070372056">
          <w:marLeft w:val="640"/>
          <w:marRight w:val="0"/>
          <w:marTop w:val="0"/>
          <w:marBottom w:val="0"/>
          <w:divBdr>
            <w:top w:val="none" w:sz="0" w:space="0" w:color="auto"/>
            <w:left w:val="none" w:sz="0" w:space="0" w:color="auto"/>
            <w:bottom w:val="none" w:sz="0" w:space="0" w:color="auto"/>
            <w:right w:val="none" w:sz="0" w:space="0" w:color="auto"/>
          </w:divBdr>
        </w:div>
        <w:div w:id="834419091">
          <w:marLeft w:val="640"/>
          <w:marRight w:val="0"/>
          <w:marTop w:val="0"/>
          <w:marBottom w:val="0"/>
          <w:divBdr>
            <w:top w:val="none" w:sz="0" w:space="0" w:color="auto"/>
            <w:left w:val="none" w:sz="0" w:space="0" w:color="auto"/>
            <w:bottom w:val="none" w:sz="0" w:space="0" w:color="auto"/>
            <w:right w:val="none" w:sz="0" w:space="0" w:color="auto"/>
          </w:divBdr>
        </w:div>
        <w:div w:id="1223832391">
          <w:marLeft w:val="640"/>
          <w:marRight w:val="0"/>
          <w:marTop w:val="0"/>
          <w:marBottom w:val="0"/>
          <w:divBdr>
            <w:top w:val="none" w:sz="0" w:space="0" w:color="auto"/>
            <w:left w:val="none" w:sz="0" w:space="0" w:color="auto"/>
            <w:bottom w:val="none" w:sz="0" w:space="0" w:color="auto"/>
            <w:right w:val="none" w:sz="0" w:space="0" w:color="auto"/>
          </w:divBdr>
        </w:div>
        <w:div w:id="988899535">
          <w:marLeft w:val="640"/>
          <w:marRight w:val="0"/>
          <w:marTop w:val="0"/>
          <w:marBottom w:val="0"/>
          <w:divBdr>
            <w:top w:val="none" w:sz="0" w:space="0" w:color="auto"/>
            <w:left w:val="none" w:sz="0" w:space="0" w:color="auto"/>
            <w:bottom w:val="none" w:sz="0" w:space="0" w:color="auto"/>
            <w:right w:val="none" w:sz="0" w:space="0" w:color="auto"/>
          </w:divBdr>
        </w:div>
        <w:div w:id="1753314678">
          <w:marLeft w:val="640"/>
          <w:marRight w:val="0"/>
          <w:marTop w:val="0"/>
          <w:marBottom w:val="0"/>
          <w:divBdr>
            <w:top w:val="none" w:sz="0" w:space="0" w:color="auto"/>
            <w:left w:val="none" w:sz="0" w:space="0" w:color="auto"/>
            <w:bottom w:val="none" w:sz="0" w:space="0" w:color="auto"/>
            <w:right w:val="none" w:sz="0" w:space="0" w:color="auto"/>
          </w:divBdr>
        </w:div>
        <w:div w:id="1838688054">
          <w:marLeft w:val="640"/>
          <w:marRight w:val="0"/>
          <w:marTop w:val="0"/>
          <w:marBottom w:val="0"/>
          <w:divBdr>
            <w:top w:val="none" w:sz="0" w:space="0" w:color="auto"/>
            <w:left w:val="none" w:sz="0" w:space="0" w:color="auto"/>
            <w:bottom w:val="none" w:sz="0" w:space="0" w:color="auto"/>
            <w:right w:val="none" w:sz="0" w:space="0" w:color="auto"/>
          </w:divBdr>
        </w:div>
        <w:div w:id="1555851864">
          <w:marLeft w:val="640"/>
          <w:marRight w:val="0"/>
          <w:marTop w:val="0"/>
          <w:marBottom w:val="0"/>
          <w:divBdr>
            <w:top w:val="none" w:sz="0" w:space="0" w:color="auto"/>
            <w:left w:val="none" w:sz="0" w:space="0" w:color="auto"/>
            <w:bottom w:val="none" w:sz="0" w:space="0" w:color="auto"/>
            <w:right w:val="none" w:sz="0" w:space="0" w:color="auto"/>
          </w:divBdr>
        </w:div>
        <w:div w:id="1711370006">
          <w:marLeft w:val="640"/>
          <w:marRight w:val="0"/>
          <w:marTop w:val="0"/>
          <w:marBottom w:val="0"/>
          <w:divBdr>
            <w:top w:val="none" w:sz="0" w:space="0" w:color="auto"/>
            <w:left w:val="none" w:sz="0" w:space="0" w:color="auto"/>
            <w:bottom w:val="none" w:sz="0" w:space="0" w:color="auto"/>
            <w:right w:val="none" w:sz="0" w:space="0" w:color="auto"/>
          </w:divBdr>
        </w:div>
        <w:div w:id="1277442804">
          <w:marLeft w:val="640"/>
          <w:marRight w:val="0"/>
          <w:marTop w:val="0"/>
          <w:marBottom w:val="0"/>
          <w:divBdr>
            <w:top w:val="none" w:sz="0" w:space="0" w:color="auto"/>
            <w:left w:val="none" w:sz="0" w:space="0" w:color="auto"/>
            <w:bottom w:val="none" w:sz="0" w:space="0" w:color="auto"/>
            <w:right w:val="none" w:sz="0" w:space="0" w:color="auto"/>
          </w:divBdr>
        </w:div>
        <w:div w:id="1157266872">
          <w:marLeft w:val="640"/>
          <w:marRight w:val="0"/>
          <w:marTop w:val="0"/>
          <w:marBottom w:val="0"/>
          <w:divBdr>
            <w:top w:val="none" w:sz="0" w:space="0" w:color="auto"/>
            <w:left w:val="none" w:sz="0" w:space="0" w:color="auto"/>
            <w:bottom w:val="none" w:sz="0" w:space="0" w:color="auto"/>
            <w:right w:val="none" w:sz="0" w:space="0" w:color="auto"/>
          </w:divBdr>
        </w:div>
        <w:div w:id="862859805">
          <w:marLeft w:val="640"/>
          <w:marRight w:val="0"/>
          <w:marTop w:val="0"/>
          <w:marBottom w:val="0"/>
          <w:divBdr>
            <w:top w:val="none" w:sz="0" w:space="0" w:color="auto"/>
            <w:left w:val="none" w:sz="0" w:space="0" w:color="auto"/>
            <w:bottom w:val="none" w:sz="0" w:space="0" w:color="auto"/>
            <w:right w:val="none" w:sz="0" w:space="0" w:color="auto"/>
          </w:divBdr>
        </w:div>
        <w:div w:id="295378033">
          <w:marLeft w:val="640"/>
          <w:marRight w:val="0"/>
          <w:marTop w:val="0"/>
          <w:marBottom w:val="0"/>
          <w:divBdr>
            <w:top w:val="none" w:sz="0" w:space="0" w:color="auto"/>
            <w:left w:val="none" w:sz="0" w:space="0" w:color="auto"/>
            <w:bottom w:val="none" w:sz="0" w:space="0" w:color="auto"/>
            <w:right w:val="none" w:sz="0" w:space="0" w:color="auto"/>
          </w:divBdr>
        </w:div>
        <w:div w:id="1031225849">
          <w:marLeft w:val="640"/>
          <w:marRight w:val="0"/>
          <w:marTop w:val="0"/>
          <w:marBottom w:val="0"/>
          <w:divBdr>
            <w:top w:val="none" w:sz="0" w:space="0" w:color="auto"/>
            <w:left w:val="none" w:sz="0" w:space="0" w:color="auto"/>
            <w:bottom w:val="none" w:sz="0" w:space="0" w:color="auto"/>
            <w:right w:val="none" w:sz="0" w:space="0" w:color="auto"/>
          </w:divBdr>
        </w:div>
        <w:div w:id="243074411">
          <w:marLeft w:val="640"/>
          <w:marRight w:val="0"/>
          <w:marTop w:val="0"/>
          <w:marBottom w:val="0"/>
          <w:divBdr>
            <w:top w:val="none" w:sz="0" w:space="0" w:color="auto"/>
            <w:left w:val="none" w:sz="0" w:space="0" w:color="auto"/>
            <w:bottom w:val="none" w:sz="0" w:space="0" w:color="auto"/>
            <w:right w:val="none" w:sz="0" w:space="0" w:color="auto"/>
          </w:divBdr>
        </w:div>
        <w:div w:id="1714578988">
          <w:marLeft w:val="640"/>
          <w:marRight w:val="0"/>
          <w:marTop w:val="0"/>
          <w:marBottom w:val="0"/>
          <w:divBdr>
            <w:top w:val="none" w:sz="0" w:space="0" w:color="auto"/>
            <w:left w:val="none" w:sz="0" w:space="0" w:color="auto"/>
            <w:bottom w:val="none" w:sz="0" w:space="0" w:color="auto"/>
            <w:right w:val="none" w:sz="0" w:space="0" w:color="auto"/>
          </w:divBdr>
        </w:div>
        <w:div w:id="1192571149">
          <w:marLeft w:val="640"/>
          <w:marRight w:val="0"/>
          <w:marTop w:val="0"/>
          <w:marBottom w:val="0"/>
          <w:divBdr>
            <w:top w:val="none" w:sz="0" w:space="0" w:color="auto"/>
            <w:left w:val="none" w:sz="0" w:space="0" w:color="auto"/>
            <w:bottom w:val="none" w:sz="0" w:space="0" w:color="auto"/>
            <w:right w:val="none" w:sz="0" w:space="0" w:color="auto"/>
          </w:divBdr>
        </w:div>
        <w:div w:id="1661730991">
          <w:marLeft w:val="640"/>
          <w:marRight w:val="0"/>
          <w:marTop w:val="0"/>
          <w:marBottom w:val="0"/>
          <w:divBdr>
            <w:top w:val="none" w:sz="0" w:space="0" w:color="auto"/>
            <w:left w:val="none" w:sz="0" w:space="0" w:color="auto"/>
            <w:bottom w:val="none" w:sz="0" w:space="0" w:color="auto"/>
            <w:right w:val="none" w:sz="0" w:space="0" w:color="auto"/>
          </w:divBdr>
        </w:div>
        <w:div w:id="961422637">
          <w:marLeft w:val="640"/>
          <w:marRight w:val="0"/>
          <w:marTop w:val="0"/>
          <w:marBottom w:val="0"/>
          <w:divBdr>
            <w:top w:val="none" w:sz="0" w:space="0" w:color="auto"/>
            <w:left w:val="none" w:sz="0" w:space="0" w:color="auto"/>
            <w:bottom w:val="none" w:sz="0" w:space="0" w:color="auto"/>
            <w:right w:val="none" w:sz="0" w:space="0" w:color="auto"/>
          </w:divBdr>
        </w:div>
        <w:div w:id="1372992178">
          <w:marLeft w:val="640"/>
          <w:marRight w:val="0"/>
          <w:marTop w:val="0"/>
          <w:marBottom w:val="0"/>
          <w:divBdr>
            <w:top w:val="none" w:sz="0" w:space="0" w:color="auto"/>
            <w:left w:val="none" w:sz="0" w:space="0" w:color="auto"/>
            <w:bottom w:val="none" w:sz="0" w:space="0" w:color="auto"/>
            <w:right w:val="none" w:sz="0" w:space="0" w:color="auto"/>
          </w:divBdr>
        </w:div>
        <w:div w:id="1552186843">
          <w:marLeft w:val="640"/>
          <w:marRight w:val="0"/>
          <w:marTop w:val="0"/>
          <w:marBottom w:val="0"/>
          <w:divBdr>
            <w:top w:val="none" w:sz="0" w:space="0" w:color="auto"/>
            <w:left w:val="none" w:sz="0" w:space="0" w:color="auto"/>
            <w:bottom w:val="none" w:sz="0" w:space="0" w:color="auto"/>
            <w:right w:val="none" w:sz="0" w:space="0" w:color="auto"/>
          </w:divBdr>
        </w:div>
        <w:div w:id="1746141629">
          <w:marLeft w:val="640"/>
          <w:marRight w:val="0"/>
          <w:marTop w:val="0"/>
          <w:marBottom w:val="0"/>
          <w:divBdr>
            <w:top w:val="none" w:sz="0" w:space="0" w:color="auto"/>
            <w:left w:val="none" w:sz="0" w:space="0" w:color="auto"/>
            <w:bottom w:val="none" w:sz="0" w:space="0" w:color="auto"/>
            <w:right w:val="none" w:sz="0" w:space="0" w:color="auto"/>
          </w:divBdr>
        </w:div>
        <w:div w:id="895358302">
          <w:marLeft w:val="640"/>
          <w:marRight w:val="0"/>
          <w:marTop w:val="0"/>
          <w:marBottom w:val="0"/>
          <w:divBdr>
            <w:top w:val="none" w:sz="0" w:space="0" w:color="auto"/>
            <w:left w:val="none" w:sz="0" w:space="0" w:color="auto"/>
            <w:bottom w:val="none" w:sz="0" w:space="0" w:color="auto"/>
            <w:right w:val="none" w:sz="0" w:space="0" w:color="auto"/>
          </w:divBdr>
        </w:div>
        <w:div w:id="1214345979">
          <w:marLeft w:val="640"/>
          <w:marRight w:val="0"/>
          <w:marTop w:val="0"/>
          <w:marBottom w:val="0"/>
          <w:divBdr>
            <w:top w:val="none" w:sz="0" w:space="0" w:color="auto"/>
            <w:left w:val="none" w:sz="0" w:space="0" w:color="auto"/>
            <w:bottom w:val="none" w:sz="0" w:space="0" w:color="auto"/>
            <w:right w:val="none" w:sz="0" w:space="0" w:color="auto"/>
          </w:divBdr>
        </w:div>
        <w:div w:id="750856886">
          <w:marLeft w:val="640"/>
          <w:marRight w:val="0"/>
          <w:marTop w:val="0"/>
          <w:marBottom w:val="0"/>
          <w:divBdr>
            <w:top w:val="none" w:sz="0" w:space="0" w:color="auto"/>
            <w:left w:val="none" w:sz="0" w:space="0" w:color="auto"/>
            <w:bottom w:val="none" w:sz="0" w:space="0" w:color="auto"/>
            <w:right w:val="none" w:sz="0" w:space="0" w:color="auto"/>
          </w:divBdr>
        </w:div>
        <w:div w:id="415323741">
          <w:marLeft w:val="640"/>
          <w:marRight w:val="0"/>
          <w:marTop w:val="0"/>
          <w:marBottom w:val="0"/>
          <w:divBdr>
            <w:top w:val="none" w:sz="0" w:space="0" w:color="auto"/>
            <w:left w:val="none" w:sz="0" w:space="0" w:color="auto"/>
            <w:bottom w:val="none" w:sz="0" w:space="0" w:color="auto"/>
            <w:right w:val="none" w:sz="0" w:space="0" w:color="auto"/>
          </w:divBdr>
        </w:div>
        <w:div w:id="1349135774">
          <w:marLeft w:val="640"/>
          <w:marRight w:val="0"/>
          <w:marTop w:val="0"/>
          <w:marBottom w:val="0"/>
          <w:divBdr>
            <w:top w:val="none" w:sz="0" w:space="0" w:color="auto"/>
            <w:left w:val="none" w:sz="0" w:space="0" w:color="auto"/>
            <w:bottom w:val="none" w:sz="0" w:space="0" w:color="auto"/>
            <w:right w:val="none" w:sz="0" w:space="0" w:color="auto"/>
          </w:divBdr>
        </w:div>
        <w:div w:id="313149053">
          <w:marLeft w:val="640"/>
          <w:marRight w:val="0"/>
          <w:marTop w:val="0"/>
          <w:marBottom w:val="0"/>
          <w:divBdr>
            <w:top w:val="none" w:sz="0" w:space="0" w:color="auto"/>
            <w:left w:val="none" w:sz="0" w:space="0" w:color="auto"/>
            <w:bottom w:val="none" w:sz="0" w:space="0" w:color="auto"/>
            <w:right w:val="none" w:sz="0" w:space="0" w:color="auto"/>
          </w:divBdr>
        </w:div>
        <w:div w:id="1370493559">
          <w:marLeft w:val="640"/>
          <w:marRight w:val="0"/>
          <w:marTop w:val="0"/>
          <w:marBottom w:val="0"/>
          <w:divBdr>
            <w:top w:val="none" w:sz="0" w:space="0" w:color="auto"/>
            <w:left w:val="none" w:sz="0" w:space="0" w:color="auto"/>
            <w:bottom w:val="none" w:sz="0" w:space="0" w:color="auto"/>
            <w:right w:val="none" w:sz="0" w:space="0" w:color="auto"/>
          </w:divBdr>
        </w:div>
        <w:div w:id="1959221693">
          <w:marLeft w:val="640"/>
          <w:marRight w:val="0"/>
          <w:marTop w:val="0"/>
          <w:marBottom w:val="0"/>
          <w:divBdr>
            <w:top w:val="none" w:sz="0" w:space="0" w:color="auto"/>
            <w:left w:val="none" w:sz="0" w:space="0" w:color="auto"/>
            <w:bottom w:val="none" w:sz="0" w:space="0" w:color="auto"/>
            <w:right w:val="none" w:sz="0" w:space="0" w:color="auto"/>
          </w:divBdr>
        </w:div>
        <w:div w:id="1381828156">
          <w:marLeft w:val="640"/>
          <w:marRight w:val="0"/>
          <w:marTop w:val="0"/>
          <w:marBottom w:val="0"/>
          <w:divBdr>
            <w:top w:val="none" w:sz="0" w:space="0" w:color="auto"/>
            <w:left w:val="none" w:sz="0" w:space="0" w:color="auto"/>
            <w:bottom w:val="none" w:sz="0" w:space="0" w:color="auto"/>
            <w:right w:val="none" w:sz="0" w:space="0" w:color="auto"/>
          </w:divBdr>
        </w:div>
        <w:div w:id="594749061">
          <w:marLeft w:val="640"/>
          <w:marRight w:val="0"/>
          <w:marTop w:val="0"/>
          <w:marBottom w:val="0"/>
          <w:divBdr>
            <w:top w:val="none" w:sz="0" w:space="0" w:color="auto"/>
            <w:left w:val="none" w:sz="0" w:space="0" w:color="auto"/>
            <w:bottom w:val="none" w:sz="0" w:space="0" w:color="auto"/>
            <w:right w:val="none" w:sz="0" w:space="0" w:color="auto"/>
          </w:divBdr>
        </w:div>
        <w:div w:id="1447457802">
          <w:marLeft w:val="640"/>
          <w:marRight w:val="0"/>
          <w:marTop w:val="0"/>
          <w:marBottom w:val="0"/>
          <w:divBdr>
            <w:top w:val="none" w:sz="0" w:space="0" w:color="auto"/>
            <w:left w:val="none" w:sz="0" w:space="0" w:color="auto"/>
            <w:bottom w:val="none" w:sz="0" w:space="0" w:color="auto"/>
            <w:right w:val="none" w:sz="0" w:space="0" w:color="auto"/>
          </w:divBdr>
        </w:div>
        <w:div w:id="1573931114">
          <w:marLeft w:val="640"/>
          <w:marRight w:val="0"/>
          <w:marTop w:val="0"/>
          <w:marBottom w:val="0"/>
          <w:divBdr>
            <w:top w:val="none" w:sz="0" w:space="0" w:color="auto"/>
            <w:left w:val="none" w:sz="0" w:space="0" w:color="auto"/>
            <w:bottom w:val="none" w:sz="0" w:space="0" w:color="auto"/>
            <w:right w:val="none" w:sz="0" w:space="0" w:color="auto"/>
          </w:divBdr>
        </w:div>
        <w:div w:id="373316259">
          <w:marLeft w:val="640"/>
          <w:marRight w:val="0"/>
          <w:marTop w:val="0"/>
          <w:marBottom w:val="0"/>
          <w:divBdr>
            <w:top w:val="none" w:sz="0" w:space="0" w:color="auto"/>
            <w:left w:val="none" w:sz="0" w:space="0" w:color="auto"/>
            <w:bottom w:val="none" w:sz="0" w:space="0" w:color="auto"/>
            <w:right w:val="none" w:sz="0" w:space="0" w:color="auto"/>
          </w:divBdr>
        </w:div>
        <w:div w:id="983192724">
          <w:marLeft w:val="640"/>
          <w:marRight w:val="0"/>
          <w:marTop w:val="0"/>
          <w:marBottom w:val="0"/>
          <w:divBdr>
            <w:top w:val="none" w:sz="0" w:space="0" w:color="auto"/>
            <w:left w:val="none" w:sz="0" w:space="0" w:color="auto"/>
            <w:bottom w:val="none" w:sz="0" w:space="0" w:color="auto"/>
            <w:right w:val="none" w:sz="0" w:space="0" w:color="auto"/>
          </w:divBdr>
        </w:div>
        <w:div w:id="1398936650">
          <w:marLeft w:val="640"/>
          <w:marRight w:val="0"/>
          <w:marTop w:val="0"/>
          <w:marBottom w:val="0"/>
          <w:divBdr>
            <w:top w:val="none" w:sz="0" w:space="0" w:color="auto"/>
            <w:left w:val="none" w:sz="0" w:space="0" w:color="auto"/>
            <w:bottom w:val="none" w:sz="0" w:space="0" w:color="auto"/>
            <w:right w:val="none" w:sz="0" w:space="0" w:color="auto"/>
          </w:divBdr>
        </w:div>
        <w:div w:id="1516114261">
          <w:marLeft w:val="640"/>
          <w:marRight w:val="0"/>
          <w:marTop w:val="0"/>
          <w:marBottom w:val="0"/>
          <w:divBdr>
            <w:top w:val="none" w:sz="0" w:space="0" w:color="auto"/>
            <w:left w:val="none" w:sz="0" w:space="0" w:color="auto"/>
            <w:bottom w:val="none" w:sz="0" w:space="0" w:color="auto"/>
            <w:right w:val="none" w:sz="0" w:space="0" w:color="auto"/>
          </w:divBdr>
        </w:div>
        <w:div w:id="1754740983">
          <w:marLeft w:val="640"/>
          <w:marRight w:val="0"/>
          <w:marTop w:val="0"/>
          <w:marBottom w:val="0"/>
          <w:divBdr>
            <w:top w:val="none" w:sz="0" w:space="0" w:color="auto"/>
            <w:left w:val="none" w:sz="0" w:space="0" w:color="auto"/>
            <w:bottom w:val="none" w:sz="0" w:space="0" w:color="auto"/>
            <w:right w:val="none" w:sz="0" w:space="0" w:color="auto"/>
          </w:divBdr>
        </w:div>
        <w:div w:id="1636720105">
          <w:marLeft w:val="640"/>
          <w:marRight w:val="0"/>
          <w:marTop w:val="0"/>
          <w:marBottom w:val="0"/>
          <w:divBdr>
            <w:top w:val="none" w:sz="0" w:space="0" w:color="auto"/>
            <w:left w:val="none" w:sz="0" w:space="0" w:color="auto"/>
            <w:bottom w:val="none" w:sz="0" w:space="0" w:color="auto"/>
            <w:right w:val="none" w:sz="0" w:space="0" w:color="auto"/>
          </w:divBdr>
        </w:div>
        <w:div w:id="1155954182">
          <w:marLeft w:val="640"/>
          <w:marRight w:val="0"/>
          <w:marTop w:val="0"/>
          <w:marBottom w:val="0"/>
          <w:divBdr>
            <w:top w:val="none" w:sz="0" w:space="0" w:color="auto"/>
            <w:left w:val="none" w:sz="0" w:space="0" w:color="auto"/>
            <w:bottom w:val="none" w:sz="0" w:space="0" w:color="auto"/>
            <w:right w:val="none" w:sz="0" w:space="0" w:color="auto"/>
          </w:divBdr>
        </w:div>
        <w:div w:id="29847254">
          <w:marLeft w:val="640"/>
          <w:marRight w:val="0"/>
          <w:marTop w:val="0"/>
          <w:marBottom w:val="0"/>
          <w:divBdr>
            <w:top w:val="none" w:sz="0" w:space="0" w:color="auto"/>
            <w:left w:val="none" w:sz="0" w:space="0" w:color="auto"/>
            <w:bottom w:val="none" w:sz="0" w:space="0" w:color="auto"/>
            <w:right w:val="none" w:sz="0" w:space="0" w:color="auto"/>
          </w:divBdr>
        </w:div>
        <w:div w:id="997804273">
          <w:marLeft w:val="640"/>
          <w:marRight w:val="0"/>
          <w:marTop w:val="0"/>
          <w:marBottom w:val="0"/>
          <w:divBdr>
            <w:top w:val="none" w:sz="0" w:space="0" w:color="auto"/>
            <w:left w:val="none" w:sz="0" w:space="0" w:color="auto"/>
            <w:bottom w:val="none" w:sz="0" w:space="0" w:color="auto"/>
            <w:right w:val="none" w:sz="0" w:space="0" w:color="auto"/>
          </w:divBdr>
        </w:div>
        <w:div w:id="1419792630">
          <w:marLeft w:val="640"/>
          <w:marRight w:val="0"/>
          <w:marTop w:val="0"/>
          <w:marBottom w:val="0"/>
          <w:divBdr>
            <w:top w:val="none" w:sz="0" w:space="0" w:color="auto"/>
            <w:left w:val="none" w:sz="0" w:space="0" w:color="auto"/>
            <w:bottom w:val="none" w:sz="0" w:space="0" w:color="auto"/>
            <w:right w:val="none" w:sz="0" w:space="0" w:color="auto"/>
          </w:divBdr>
        </w:div>
        <w:div w:id="385567264">
          <w:marLeft w:val="640"/>
          <w:marRight w:val="0"/>
          <w:marTop w:val="0"/>
          <w:marBottom w:val="0"/>
          <w:divBdr>
            <w:top w:val="none" w:sz="0" w:space="0" w:color="auto"/>
            <w:left w:val="none" w:sz="0" w:space="0" w:color="auto"/>
            <w:bottom w:val="none" w:sz="0" w:space="0" w:color="auto"/>
            <w:right w:val="none" w:sz="0" w:space="0" w:color="auto"/>
          </w:divBdr>
        </w:div>
        <w:div w:id="1433167267">
          <w:marLeft w:val="640"/>
          <w:marRight w:val="0"/>
          <w:marTop w:val="0"/>
          <w:marBottom w:val="0"/>
          <w:divBdr>
            <w:top w:val="none" w:sz="0" w:space="0" w:color="auto"/>
            <w:left w:val="none" w:sz="0" w:space="0" w:color="auto"/>
            <w:bottom w:val="none" w:sz="0" w:space="0" w:color="auto"/>
            <w:right w:val="none" w:sz="0" w:space="0" w:color="auto"/>
          </w:divBdr>
        </w:div>
        <w:div w:id="922029745">
          <w:marLeft w:val="640"/>
          <w:marRight w:val="0"/>
          <w:marTop w:val="0"/>
          <w:marBottom w:val="0"/>
          <w:divBdr>
            <w:top w:val="none" w:sz="0" w:space="0" w:color="auto"/>
            <w:left w:val="none" w:sz="0" w:space="0" w:color="auto"/>
            <w:bottom w:val="none" w:sz="0" w:space="0" w:color="auto"/>
            <w:right w:val="none" w:sz="0" w:space="0" w:color="auto"/>
          </w:divBdr>
        </w:div>
        <w:div w:id="878930117">
          <w:marLeft w:val="640"/>
          <w:marRight w:val="0"/>
          <w:marTop w:val="0"/>
          <w:marBottom w:val="0"/>
          <w:divBdr>
            <w:top w:val="none" w:sz="0" w:space="0" w:color="auto"/>
            <w:left w:val="none" w:sz="0" w:space="0" w:color="auto"/>
            <w:bottom w:val="none" w:sz="0" w:space="0" w:color="auto"/>
            <w:right w:val="none" w:sz="0" w:space="0" w:color="auto"/>
          </w:divBdr>
        </w:div>
        <w:div w:id="1838498537">
          <w:marLeft w:val="640"/>
          <w:marRight w:val="0"/>
          <w:marTop w:val="0"/>
          <w:marBottom w:val="0"/>
          <w:divBdr>
            <w:top w:val="none" w:sz="0" w:space="0" w:color="auto"/>
            <w:left w:val="none" w:sz="0" w:space="0" w:color="auto"/>
            <w:bottom w:val="none" w:sz="0" w:space="0" w:color="auto"/>
            <w:right w:val="none" w:sz="0" w:space="0" w:color="auto"/>
          </w:divBdr>
        </w:div>
        <w:div w:id="223612283">
          <w:marLeft w:val="640"/>
          <w:marRight w:val="0"/>
          <w:marTop w:val="0"/>
          <w:marBottom w:val="0"/>
          <w:divBdr>
            <w:top w:val="none" w:sz="0" w:space="0" w:color="auto"/>
            <w:left w:val="none" w:sz="0" w:space="0" w:color="auto"/>
            <w:bottom w:val="none" w:sz="0" w:space="0" w:color="auto"/>
            <w:right w:val="none" w:sz="0" w:space="0" w:color="auto"/>
          </w:divBdr>
        </w:div>
        <w:div w:id="1163621003">
          <w:marLeft w:val="640"/>
          <w:marRight w:val="0"/>
          <w:marTop w:val="0"/>
          <w:marBottom w:val="0"/>
          <w:divBdr>
            <w:top w:val="none" w:sz="0" w:space="0" w:color="auto"/>
            <w:left w:val="none" w:sz="0" w:space="0" w:color="auto"/>
            <w:bottom w:val="none" w:sz="0" w:space="0" w:color="auto"/>
            <w:right w:val="none" w:sz="0" w:space="0" w:color="auto"/>
          </w:divBdr>
        </w:div>
        <w:div w:id="1744140771">
          <w:marLeft w:val="640"/>
          <w:marRight w:val="0"/>
          <w:marTop w:val="0"/>
          <w:marBottom w:val="0"/>
          <w:divBdr>
            <w:top w:val="none" w:sz="0" w:space="0" w:color="auto"/>
            <w:left w:val="none" w:sz="0" w:space="0" w:color="auto"/>
            <w:bottom w:val="none" w:sz="0" w:space="0" w:color="auto"/>
            <w:right w:val="none" w:sz="0" w:space="0" w:color="auto"/>
          </w:divBdr>
        </w:div>
        <w:div w:id="942343336">
          <w:marLeft w:val="640"/>
          <w:marRight w:val="0"/>
          <w:marTop w:val="0"/>
          <w:marBottom w:val="0"/>
          <w:divBdr>
            <w:top w:val="none" w:sz="0" w:space="0" w:color="auto"/>
            <w:left w:val="none" w:sz="0" w:space="0" w:color="auto"/>
            <w:bottom w:val="none" w:sz="0" w:space="0" w:color="auto"/>
            <w:right w:val="none" w:sz="0" w:space="0" w:color="auto"/>
          </w:divBdr>
        </w:div>
        <w:div w:id="615213737">
          <w:marLeft w:val="640"/>
          <w:marRight w:val="0"/>
          <w:marTop w:val="0"/>
          <w:marBottom w:val="0"/>
          <w:divBdr>
            <w:top w:val="none" w:sz="0" w:space="0" w:color="auto"/>
            <w:left w:val="none" w:sz="0" w:space="0" w:color="auto"/>
            <w:bottom w:val="none" w:sz="0" w:space="0" w:color="auto"/>
            <w:right w:val="none" w:sz="0" w:space="0" w:color="auto"/>
          </w:divBdr>
        </w:div>
        <w:div w:id="1961766857">
          <w:marLeft w:val="640"/>
          <w:marRight w:val="0"/>
          <w:marTop w:val="0"/>
          <w:marBottom w:val="0"/>
          <w:divBdr>
            <w:top w:val="none" w:sz="0" w:space="0" w:color="auto"/>
            <w:left w:val="none" w:sz="0" w:space="0" w:color="auto"/>
            <w:bottom w:val="none" w:sz="0" w:space="0" w:color="auto"/>
            <w:right w:val="none" w:sz="0" w:space="0" w:color="auto"/>
          </w:divBdr>
        </w:div>
        <w:div w:id="1218052975">
          <w:marLeft w:val="640"/>
          <w:marRight w:val="0"/>
          <w:marTop w:val="0"/>
          <w:marBottom w:val="0"/>
          <w:divBdr>
            <w:top w:val="none" w:sz="0" w:space="0" w:color="auto"/>
            <w:left w:val="none" w:sz="0" w:space="0" w:color="auto"/>
            <w:bottom w:val="none" w:sz="0" w:space="0" w:color="auto"/>
            <w:right w:val="none" w:sz="0" w:space="0" w:color="auto"/>
          </w:divBdr>
        </w:div>
        <w:div w:id="1191726912">
          <w:marLeft w:val="640"/>
          <w:marRight w:val="0"/>
          <w:marTop w:val="0"/>
          <w:marBottom w:val="0"/>
          <w:divBdr>
            <w:top w:val="none" w:sz="0" w:space="0" w:color="auto"/>
            <w:left w:val="none" w:sz="0" w:space="0" w:color="auto"/>
            <w:bottom w:val="none" w:sz="0" w:space="0" w:color="auto"/>
            <w:right w:val="none" w:sz="0" w:space="0" w:color="auto"/>
          </w:divBdr>
        </w:div>
      </w:divsChild>
    </w:div>
    <w:div w:id="1973166857">
      <w:bodyDiv w:val="1"/>
      <w:marLeft w:val="0"/>
      <w:marRight w:val="0"/>
      <w:marTop w:val="0"/>
      <w:marBottom w:val="0"/>
      <w:divBdr>
        <w:top w:val="none" w:sz="0" w:space="0" w:color="auto"/>
        <w:left w:val="none" w:sz="0" w:space="0" w:color="auto"/>
        <w:bottom w:val="none" w:sz="0" w:space="0" w:color="auto"/>
        <w:right w:val="none" w:sz="0" w:space="0" w:color="auto"/>
      </w:divBdr>
      <w:divsChild>
        <w:div w:id="1530950626">
          <w:marLeft w:val="640"/>
          <w:marRight w:val="0"/>
          <w:marTop w:val="0"/>
          <w:marBottom w:val="0"/>
          <w:divBdr>
            <w:top w:val="none" w:sz="0" w:space="0" w:color="auto"/>
            <w:left w:val="none" w:sz="0" w:space="0" w:color="auto"/>
            <w:bottom w:val="none" w:sz="0" w:space="0" w:color="auto"/>
            <w:right w:val="none" w:sz="0" w:space="0" w:color="auto"/>
          </w:divBdr>
        </w:div>
        <w:div w:id="1439182167">
          <w:marLeft w:val="640"/>
          <w:marRight w:val="0"/>
          <w:marTop w:val="0"/>
          <w:marBottom w:val="0"/>
          <w:divBdr>
            <w:top w:val="none" w:sz="0" w:space="0" w:color="auto"/>
            <w:left w:val="none" w:sz="0" w:space="0" w:color="auto"/>
            <w:bottom w:val="none" w:sz="0" w:space="0" w:color="auto"/>
            <w:right w:val="none" w:sz="0" w:space="0" w:color="auto"/>
          </w:divBdr>
        </w:div>
        <w:div w:id="1853180942">
          <w:marLeft w:val="640"/>
          <w:marRight w:val="0"/>
          <w:marTop w:val="0"/>
          <w:marBottom w:val="0"/>
          <w:divBdr>
            <w:top w:val="none" w:sz="0" w:space="0" w:color="auto"/>
            <w:left w:val="none" w:sz="0" w:space="0" w:color="auto"/>
            <w:bottom w:val="none" w:sz="0" w:space="0" w:color="auto"/>
            <w:right w:val="none" w:sz="0" w:space="0" w:color="auto"/>
          </w:divBdr>
        </w:div>
        <w:div w:id="1546218347">
          <w:marLeft w:val="640"/>
          <w:marRight w:val="0"/>
          <w:marTop w:val="0"/>
          <w:marBottom w:val="0"/>
          <w:divBdr>
            <w:top w:val="none" w:sz="0" w:space="0" w:color="auto"/>
            <w:left w:val="none" w:sz="0" w:space="0" w:color="auto"/>
            <w:bottom w:val="none" w:sz="0" w:space="0" w:color="auto"/>
            <w:right w:val="none" w:sz="0" w:space="0" w:color="auto"/>
          </w:divBdr>
        </w:div>
        <w:div w:id="2127965011">
          <w:marLeft w:val="640"/>
          <w:marRight w:val="0"/>
          <w:marTop w:val="0"/>
          <w:marBottom w:val="0"/>
          <w:divBdr>
            <w:top w:val="none" w:sz="0" w:space="0" w:color="auto"/>
            <w:left w:val="none" w:sz="0" w:space="0" w:color="auto"/>
            <w:bottom w:val="none" w:sz="0" w:space="0" w:color="auto"/>
            <w:right w:val="none" w:sz="0" w:space="0" w:color="auto"/>
          </w:divBdr>
        </w:div>
        <w:div w:id="682827616">
          <w:marLeft w:val="640"/>
          <w:marRight w:val="0"/>
          <w:marTop w:val="0"/>
          <w:marBottom w:val="0"/>
          <w:divBdr>
            <w:top w:val="none" w:sz="0" w:space="0" w:color="auto"/>
            <w:left w:val="none" w:sz="0" w:space="0" w:color="auto"/>
            <w:bottom w:val="none" w:sz="0" w:space="0" w:color="auto"/>
            <w:right w:val="none" w:sz="0" w:space="0" w:color="auto"/>
          </w:divBdr>
        </w:div>
        <w:div w:id="936790848">
          <w:marLeft w:val="640"/>
          <w:marRight w:val="0"/>
          <w:marTop w:val="0"/>
          <w:marBottom w:val="0"/>
          <w:divBdr>
            <w:top w:val="none" w:sz="0" w:space="0" w:color="auto"/>
            <w:left w:val="none" w:sz="0" w:space="0" w:color="auto"/>
            <w:bottom w:val="none" w:sz="0" w:space="0" w:color="auto"/>
            <w:right w:val="none" w:sz="0" w:space="0" w:color="auto"/>
          </w:divBdr>
        </w:div>
        <w:div w:id="1681198849">
          <w:marLeft w:val="640"/>
          <w:marRight w:val="0"/>
          <w:marTop w:val="0"/>
          <w:marBottom w:val="0"/>
          <w:divBdr>
            <w:top w:val="none" w:sz="0" w:space="0" w:color="auto"/>
            <w:left w:val="none" w:sz="0" w:space="0" w:color="auto"/>
            <w:bottom w:val="none" w:sz="0" w:space="0" w:color="auto"/>
            <w:right w:val="none" w:sz="0" w:space="0" w:color="auto"/>
          </w:divBdr>
        </w:div>
        <w:div w:id="910311121">
          <w:marLeft w:val="640"/>
          <w:marRight w:val="0"/>
          <w:marTop w:val="0"/>
          <w:marBottom w:val="0"/>
          <w:divBdr>
            <w:top w:val="none" w:sz="0" w:space="0" w:color="auto"/>
            <w:left w:val="none" w:sz="0" w:space="0" w:color="auto"/>
            <w:bottom w:val="none" w:sz="0" w:space="0" w:color="auto"/>
            <w:right w:val="none" w:sz="0" w:space="0" w:color="auto"/>
          </w:divBdr>
        </w:div>
        <w:div w:id="2040162867">
          <w:marLeft w:val="640"/>
          <w:marRight w:val="0"/>
          <w:marTop w:val="0"/>
          <w:marBottom w:val="0"/>
          <w:divBdr>
            <w:top w:val="none" w:sz="0" w:space="0" w:color="auto"/>
            <w:left w:val="none" w:sz="0" w:space="0" w:color="auto"/>
            <w:bottom w:val="none" w:sz="0" w:space="0" w:color="auto"/>
            <w:right w:val="none" w:sz="0" w:space="0" w:color="auto"/>
          </w:divBdr>
        </w:div>
        <w:div w:id="1528981707">
          <w:marLeft w:val="640"/>
          <w:marRight w:val="0"/>
          <w:marTop w:val="0"/>
          <w:marBottom w:val="0"/>
          <w:divBdr>
            <w:top w:val="none" w:sz="0" w:space="0" w:color="auto"/>
            <w:left w:val="none" w:sz="0" w:space="0" w:color="auto"/>
            <w:bottom w:val="none" w:sz="0" w:space="0" w:color="auto"/>
            <w:right w:val="none" w:sz="0" w:space="0" w:color="auto"/>
          </w:divBdr>
        </w:div>
        <w:div w:id="1594974424">
          <w:marLeft w:val="640"/>
          <w:marRight w:val="0"/>
          <w:marTop w:val="0"/>
          <w:marBottom w:val="0"/>
          <w:divBdr>
            <w:top w:val="none" w:sz="0" w:space="0" w:color="auto"/>
            <w:left w:val="none" w:sz="0" w:space="0" w:color="auto"/>
            <w:bottom w:val="none" w:sz="0" w:space="0" w:color="auto"/>
            <w:right w:val="none" w:sz="0" w:space="0" w:color="auto"/>
          </w:divBdr>
        </w:div>
        <w:div w:id="1588803111">
          <w:marLeft w:val="640"/>
          <w:marRight w:val="0"/>
          <w:marTop w:val="0"/>
          <w:marBottom w:val="0"/>
          <w:divBdr>
            <w:top w:val="none" w:sz="0" w:space="0" w:color="auto"/>
            <w:left w:val="none" w:sz="0" w:space="0" w:color="auto"/>
            <w:bottom w:val="none" w:sz="0" w:space="0" w:color="auto"/>
            <w:right w:val="none" w:sz="0" w:space="0" w:color="auto"/>
          </w:divBdr>
        </w:div>
        <w:div w:id="230972159">
          <w:marLeft w:val="640"/>
          <w:marRight w:val="0"/>
          <w:marTop w:val="0"/>
          <w:marBottom w:val="0"/>
          <w:divBdr>
            <w:top w:val="none" w:sz="0" w:space="0" w:color="auto"/>
            <w:left w:val="none" w:sz="0" w:space="0" w:color="auto"/>
            <w:bottom w:val="none" w:sz="0" w:space="0" w:color="auto"/>
            <w:right w:val="none" w:sz="0" w:space="0" w:color="auto"/>
          </w:divBdr>
        </w:div>
        <w:div w:id="2115783506">
          <w:marLeft w:val="640"/>
          <w:marRight w:val="0"/>
          <w:marTop w:val="0"/>
          <w:marBottom w:val="0"/>
          <w:divBdr>
            <w:top w:val="none" w:sz="0" w:space="0" w:color="auto"/>
            <w:left w:val="none" w:sz="0" w:space="0" w:color="auto"/>
            <w:bottom w:val="none" w:sz="0" w:space="0" w:color="auto"/>
            <w:right w:val="none" w:sz="0" w:space="0" w:color="auto"/>
          </w:divBdr>
        </w:div>
        <w:div w:id="479227993">
          <w:marLeft w:val="640"/>
          <w:marRight w:val="0"/>
          <w:marTop w:val="0"/>
          <w:marBottom w:val="0"/>
          <w:divBdr>
            <w:top w:val="none" w:sz="0" w:space="0" w:color="auto"/>
            <w:left w:val="none" w:sz="0" w:space="0" w:color="auto"/>
            <w:bottom w:val="none" w:sz="0" w:space="0" w:color="auto"/>
            <w:right w:val="none" w:sz="0" w:space="0" w:color="auto"/>
          </w:divBdr>
        </w:div>
        <w:div w:id="1009285182">
          <w:marLeft w:val="640"/>
          <w:marRight w:val="0"/>
          <w:marTop w:val="0"/>
          <w:marBottom w:val="0"/>
          <w:divBdr>
            <w:top w:val="none" w:sz="0" w:space="0" w:color="auto"/>
            <w:left w:val="none" w:sz="0" w:space="0" w:color="auto"/>
            <w:bottom w:val="none" w:sz="0" w:space="0" w:color="auto"/>
            <w:right w:val="none" w:sz="0" w:space="0" w:color="auto"/>
          </w:divBdr>
        </w:div>
        <w:div w:id="2140025713">
          <w:marLeft w:val="640"/>
          <w:marRight w:val="0"/>
          <w:marTop w:val="0"/>
          <w:marBottom w:val="0"/>
          <w:divBdr>
            <w:top w:val="none" w:sz="0" w:space="0" w:color="auto"/>
            <w:left w:val="none" w:sz="0" w:space="0" w:color="auto"/>
            <w:bottom w:val="none" w:sz="0" w:space="0" w:color="auto"/>
            <w:right w:val="none" w:sz="0" w:space="0" w:color="auto"/>
          </w:divBdr>
        </w:div>
        <w:div w:id="188759791">
          <w:marLeft w:val="640"/>
          <w:marRight w:val="0"/>
          <w:marTop w:val="0"/>
          <w:marBottom w:val="0"/>
          <w:divBdr>
            <w:top w:val="none" w:sz="0" w:space="0" w:color="auto"/>
            <w:left w:val="none" w:sz="0" w:space="0" w:color="auto"/>
            <w:bottom w:val="none" w:sz="0" w:space="0" w:color="auto"/>
            <w:right w:val="none" w:sz="0" w:space="0" w:color="auto"/>
          </w:divBdr>
        </w:div>
        <w:div w:id="1614749206">
          <w:marLeft w:val="640"/>
          <w:marRight w:val="0"/>
          <w:marTop w:val="0"/>
          <w:marBottom w:val="0"/>
          <w:divBdr>
            <w:top w:val="none" w:sz="0" w:space="0" w:color="auto"/>
            <w:left w:val="none" w:sz="0" w:space="0" w:color="auto"/>
            <w:bottom w:val="none" w:sz="0" w:space="0" w:color="auto"/>
            <w:right w:val="none" w:sz="0" w:space="0" w:color="auto"/>
          </w:divBdr>
        </w:div>
        <w:div w:id="985931457">
          <w:marLeft w:val="640"/>
          <w:marRight w:val="0"/>
          <w:marTop w:val="0"/>
          <w:marBottom w:val="0"/>
          <w:divBdr>
            <w:top w:val="none" w:sz="0" w:space="0" w:color="auto"/>
            <w:left w:val="none" w:sz="0" w:space="0" w:color="auto"/>
            <w:bottom w:val="none" w:sz="0" w:space="0" w:color="auto"/>
            <w:right w:val="none" w:sz="0" w:space="0" w:color="auto"/>
          </w:divBdr>
        </w:div>
        <w:div w:id="1968269320">
          <w:marLeft w:val="640"/>
          <w:marRight w:val="0"/>
          <w:marTop w:val="0"/>
          <w:marBottom w:val="0"/>
          <w:divBdr>
            <w:top w:val="none" w:sz="0" w:space="0" w:color="auto"/>
            <w:left w:val="none" w:sz="0" w:space="0" w:color="auto"/>
            <w:bottom w:val="none" w:sz="0" w:space="0" w:color="auto"/>
            <w:right w:val="none" w:sz="0" w:space="0" w:color="auto"/>
          </w:divBdr>
        </w:div>
        <w:div w:id="295064046">
          <w:marLeft w:val="640"/>
          <w:marRight w:val="0"/>
          <w:marTop w:val="0"/>
          <w:marBottom w:val="0"/>
          <w:divBdr>
            <w:top w:val="none" w:sz="0" w:space="0" w:color="auto"/>
            <w:left w:val="none" w:sz="0" w:space="0" w:color="auto"/>
            <w:bottom w:val="none" w:sz="0" w:space="0" w:color="auto"/>
            <w:right w:val="none" w:sz="0" w:space="0" w:color="auto"/>
          </w:divBdr>
        </w:div>
        <w:div w:id="1046489757">
          <w:marLeft w:val="640"/>
          <w:marRight w:val="0"/>
          <w:marTop w:val="0"/>
          <w:marBottom w:val="0"/>
          <w:divBdr>
            <w:top w:val="none" w:sz="0" w:space="0" w:color="auto"/>
            <w:left w:val="none" w:sz="0" w:space="0" w:color="auto"/>
            <w:bottom w:val="none" w:sz="0" w:space="0" w:color="auto"/>
            <w:right w:val="none" w:sz="0" w:space="0" w:color="auto"/>
          </w:divBdr>
        </w:div>
        <w:div w:id="1534031697">
          <w:marLeft w:val="640"/>
          <w:marRight w:val="0"/>
          <w:marTop w:val="0"/>
          <w:marBottom w:val="0"/>
          <w:divBdr>
            <w:top w:val="none" w:sz="0" w:space="0" w:color="auto"/>
            <w:left w:val="none" w:sz="0" w:space="0" w:color="auto"/>
            <w:bottom w:val="none" w:sz="0" w:space="0" w:color="auto"/>
            <w:right w:val="none" w:sz="0" w:space="0" w:color="auto"/>
          </w:divBdr>
        </w:div>
        <w:div w:id="58211795">
          <w:marLeft w:val="640"/>
          <w:marRight w:val="0"/>
          <w:marTop w:val="0"/>
          <w:marBottom w:val="0"/>
          <w:divBdr>
            <w:top w:val="none" w:sz="0" w:space="0" w:color="auto"/>
            <w:left w:val="none" w:sz="0" w:space="0" w:color="auto"/>
            <w:bottom w:val="none" w:sz="0" w:space="0" w:color="auto"/>
            <w:right w:val="none" w:sz="0" w:space="0" w:color="auto"/>
          </w:divBdr>
        </w:div>
        <w:div w:id="1681156312">
          <w:marLeft w:val="640"/>
          <w:marRight w:val="0"/>
          <w:marTop w:val="0"/>
          <w:marBottom w:val="0"/>
          <w:divBdr>
            <w:top w:val="none" w:sz="0" w:space="0" w:color="auto"/>
            <w:left w:val="none" w:sz="0" w:space="0" w:color="auto"/>
            <w:bottom w:val="none" w:sz="0" w:space="0" w:color="auto"/>
            <w:right w:val="none" w:sz="0" w:space="0" w:color="auto"/>
          </w:divBdr>
        </w:div>
        <w:div w:id="1160655909">
          <w:marLeft w:val="640"/>
          <w:marRight w:val="0"/>
          <w:marTop w:val="0"/>
          <w:marBottom w:val="0"/>
          <w:divBdr>
            <w:top w:val="none" w:sz="0" w:space="0" w:color="auto"/>
            <w:left w:val="none" w:sz="0" w:space="0" w:color="auto"/>
            <w:bottom w:val="none" w:sz="0" w:space="0" w:color="auto"/>
            <w:right w:val="none" w:sz="0" w:space="0" w:color="auto"/>
          </w:divBdr>
        </w:div>
        <w:div w:id="104161352">
          <w:marLeft w:val="640"/>
          <w:marRight w:val="0"/>
          <w:marTop w:val="0"/>
          <w:marBottom w:val="0"/>
          <w:divBdr>
            <w:top w:val="none" w:sz="0" w:space="0" w:color="auto"/>
            <w:left w:val="none" w:sz="0" w:space="0" w:color="auto"/>
            <w:bottom w:val="none" w:sz="0" w:space="0" w:color="auto"/>
            <w:right w:val="none" w:sz="0" w:space="0" w:color="auto"/>
          </w:divBdr>
        </w:div>
        <w:div w:id="1287275177">
          <w:marLeft w:val="640"/>
          <w:marRight w:val="0"/>
          <w:marTop w:val="0"/>
          <w:marBottom w:val="0"/>
          <w:divBdr>
            <w:top w:val="none" w:sz="0" w:space="0" w:color="auto"/>
            <w:left w:val="none" w:sz="0" w:space="0" w:color="auto"/>
            <w:bottom w:val="none" w:sz="0" w:space="0" w:color="auto"/>
            <w:right w:val="none" w:sz="0" w:space="0" w:color="auto"/>
          </w:divBdr>
        </w:div>
        <w:div w:id="1569221414">
          <w:marLeft w:val="640"/>
          <w:marRight w:val="0"/>
          <w:marTop w:val="0"/>
          <w:marBottom w:val="0"/>
          <w:divBdr>
            <w:top w:val="none" w:sz="0" w:space="0" w:color="auto"/>
            <w:left w:val="none" w:sz="0" w:space="0" w:color="auto"/>
            <w:bottom w:val="none" w:sz="0" w:space="0" w:color="auto"/>
            <w:right w:val="none" w:sz="0" w:space="0" w:color="auto"/>
          </w:divBdr>
        </w:div>
        <w:div w:id="1201044682">
          <w:marLeft w:val="640"/>
          <w:marRight w:val="0"/>
          <w:marTop w:val="0"/>
          <w:marBottom w:val="0"/>
          <w:divBdr>
            <w:top w:val="none" w:sz="0" w:space="0" w:color="auto"/>
            <w:left w:val="none" w:sz="0" w:space="0" w:color="auto"/>
            <w:bottom w:val="none" w:sz="0" w:space="0" w:color="auto"/>
            <w:right w:val="none" w:sz="0" w:space="0" w:color="auto"/>
          </w:divBdr>
        </w:div>
        <w:div w:id="75135058">
          <w:marLeft w:val="640"/>
          <w:marRight w:val="0"/>
          <w:marTop w:val="0"/>
          <w:marBottom w:val="0"/>
          <w:divBdr>
            <w:top w:val="none" w:sz="0" w:space="0" w:color="auto"/>
            <w:left w:val="none" w:sz="0" w:space="0" w:color="auto"/>
            <w:bottom w:val="none" w:sz="0" w:space="0" w:color="auto"/>
            <w:right w:val="none" w:sz="0" w:space="0" w:color="auto"/>
          </w:divBdr>
        </w:div>
        <w:div w:id="110981813">
          <w:marLeft w:val="640"/>
          <w:marRight w:val="0"/>
          <w:marTop w:val="0"/>
          <w:marBottom w:val="0"/>
          <w:divBdr>
            <w:top w:val="none" w:sz="0" w:space="0" w:color="auto"/>
            <w:left w:val="none" w:sz="0" w:space="0" w:color="auto"/>
            <w:bottom w:val="none" w:sz="0" w:space="0" w:color="auto"/>
            <w:right w:val="none" w:sz="0" w:space="0" w:color="auto"/>
          </w:divBdr>
        </w:div>
        <w:div w:id="1094011256">
          <w:marLeft w:val="640"/>
          <w:marRight w:val="0"/>
          <w:marTop w:val="0"/>
          <w:marBottom w:val="0"/>
          <w:divBdr>
            <w:top w:val="none" w:sz="0" w:space="0" w:color="auto"/>
            <w:left w:val="none" w:sz="0" w:space="0" w:color="auto"/>
            <w:bottom w:val="none" w:sz="0" w:space="0" w:color="auto"/>
            <w:right w:val="none" w:sz="0" w:space="0" w:color="auto"/>
          </w:divBdr>
        </w:div>
        <w:div w:id="514853979">
          <w:marLeft w:val="640"/>
          <w:marRight w:val="0"/>
          <w:marTop w:val="0"/>
          <w:marBottom w:val="0"/>
          <w:divBdr>
            <w:top w:val="none" w:sz="0" w:space="0" w:color="auto"/>
            <w:left w:val="none" w:sz="0" w:space="0" w:color="auto"/>
            <w:bottom w:val="none" w:sz="0" w:space="0" w:color="auto"/>
            <w:right w:val="none" w:sz="0" w:space="0" w:color="auto"/>
          </w:divBdr>
        </w:div>
        <w:div w:id="2094081605">
          <w:marLeft w:val="640"/>
          <w:marRight w:val="0"/>
          <w:marTop w:val="0"/>
          <w:marBottom w:val="0"/>
          <w:divBdr>
            <w:top w:val="none" w:sz="0" w:space="0" w:color="auto"/>
            <w:left w:val="none" w:sz="0" w:space="0" w:color="auto"/>
            <w:bottom w:val="none" w:sz="0" w:space="0" w:color="auto"/>
            <w:right w:val="none" w:sz="0" w:space="0" w:color="auto"/>
          </w:divBdr>
        </w:div>
        <w:div w:id="875510137">
          <w:marLeft w:val="640"/>
          <w:marRight w:val="0"/>
          <w:marTop w:val="0"/>
          <w:marBottom w:val="0"/>
          <w:divBdr>
            <w:top w:val="none" w:sz="0" w:space="0" w:color="auto"/>
            <w:left w:val="none" w:sz="0" w:space="0" w:color="auto"/>
            <w:bottom w:val="none" w:sz="0" w:space="0" w:color="auto"/>
            <w:right w:val="none" w:sz="0" w:space="0" w:color="auto"/>
          </w:divBdr>
        </w:div>
        <w:div w:id="1847281659">
          <w:marLeft w:val="640"/>
          <w:marRight w:val="0"/>
          <w:marTop w:val="0"/>
          <w:marBottom w:val="0"/>
          <w:divBdr>
            <w:top w:val="none" w:sz="0" w:space="0" w:color="auto"/>
            <w:left w:val="none" w:sz="0" w:space="0" w:color="auto"/>
            <w:bottom w:val="none" w:sz="0" w:space="0" w:color="auto"/>
            <w:right w:val="none" w:sz="0" w:space="0" w:color="auto"/>
          </w:divBdr>
        </w:div>
        <w:div w:id="177894218">
          <w:marLeft w:val="640"/>
          <w:marRight w:val="0"/>
          <w:marTop w:val="0"/>
          <w:marBottom w:val="0"/>
          <w:divBdr>
            <w:top w:val="none" w:sz="0" w:space="0" w:color="auto"/>
            <w:left w:val="none" w:sz="0" w:space="0" w:color="auto"/>
            <w:bottom w:val="none" w:sz="0" w:space="0" w:color="auto"/>
            <w:right w:val="none" w:sz="0" w:space="0" w:color="auto"/>
          </w:divBdr>
        </w:div>
        <w:div w:id="423838917">
          <w:marLeft w:val="640"/>
          <w:marRight w:val="0"/>
          <w:marTop w:val="0"/>
          <w:marBottom w:val="0"/>
          <w:divBdr>
            <w:top w:val="none" w:sz="0" w:space="0" w:color="auto"/>
            <w:left w:val="none" w:sz="0" w:space="0" w:color="auto"/>
            <w:bottom w:val="none" w:sz="0" w:space="0" w:color="auto"/>
            <w:right w:val="none" w:sz="0" w:space="0" w:color="auto"/>
          </w:divBdr>
        </w:div>
        <w:div w:id="1135828526">
          <w:marLeft w:val="640"/>
          <w:marRight w:val="0"/>
          <w:marTop w:val="0"/>
          <w:marBottom w:val="0"/>
          <w:divBdr>
            <w:top w:val="none" w:sz="0" w:space="0" w:color="auto"/>
            <w:left w:val="none" w:sz="0" w:space="0" w:color="auto"/>
            <w:bottom w:val="none" w:sz="0" w:space="0" w:color="auto"/>
            <w:right w:val="none" w:sz="0" w:space="0" w:color="auto"/>
          </w:divBdr>
        </w:div>
        <w:div w:id="1048071372">
          <w:marLeft w:val="640"/>
          <w:marRight w:val="0"/>
          <w:marTop w:val="0"/>
          <w:marBottom w:val="0"/>
          <w:divBdr>
            <w:top w:val="none" w:sz="0" w:space="0" w:color="auto"/>
            <w:left w:val="none" w:sz="0" w:space="0" w:color="auto"/>
            <w:bottom w:val="none" w:sz="0" w:space="0" w:color="auto"/>
            <w:right w:val="none" w:sz="0" w:space="0" w:color="auto"/>
          </w:divBdr>
        </w:div>
        <w:div w:id="1324621508">
          <w:marLeft w:val="640"/>
          <w:marRight w:val="0"/>
          <w:marTop w:val="0"/>
          <w:marBottom w:val="0"/>
          <w:divBdr>
            <w:top w:val="none" w:sz="0" w:space="0" w:color="auto"/>
            <w:left w:val="none" w:sz="0" w:space="0" w:color="auto"/>
            <w:bottom w:val="none" w:sz="0" w:space="0" w:color="auto"/>
            <w:right w:val="none" w:sz="0" w:space="0" w:color="auto"/>
          </w:divBdr>
        </w:div>
        <w:div w:id="1633291656">
          <w:marLeft w:val="640"/>
          <w:marRight w:val="0"/>
          <w:marTop w:val="0"/>
          <w:marBottom w:val="0"/>
          <w:divBdr>
            <w:top w:val="none" w:sz="0" w:space="0" w:color="auto"/>
            <w:left w:val="none" w:sz="0" w:space="0" w:color="auto"/>
            <w:bottom w:val="none" w:sz="0" w:space="0" w:color="auto"/>
            <w:right w:val="none" w:sz="0" w:space="0" w:color="auto"/>
          </w:divBdr>
        </w:div>
        <w:div w:id="368143431">
          <w:marLeft w:val="640"/>
          <w:marRight w:val="0"/>
          <w:marTop w:val="0"/>
          <w:marBottom w:val="0"/>
          <w:divBdr>
            <w:top w:val="none" w:sz="0" w:space="0" w:color="auto"/>
            <w:left w:val="none" w:sz="0" w:space="0" w:color="auto"/>
            <w:bottom w:val="none" w:sz="0" w:space="0" w:color="auto"/>
            <w:right w:val="none" w:sz="0" w:space="0" w:color="auto"/>
          </w:divBdr>
        </w:div>
        <w:div w:id="2046638574">
          <w:marLeft w:val="640"/>
          <w:marRight w:val="0"/>
          <w:marTop w:val="0"/>
          <w:marBottom w:val="0"/>
          <w:divBdr>
            <w:top w:val="none" w:sz="0" w:space="0" w:color="auto"/>
            <w:left w:val="none" w:sz="0" w:space="0" w:color="auto"/>
            <w:bottom w:val="none" w:sz="0" w:space="0" w:color="auto"/>
            <w:right w:val="none" w:sz="0" w:space="0" w:color="auto"/>
          </w:divBdr>
        </w:div>
        <w:div w:id="135341670">
          <w:marLeft w:val="640"/>
          <w:marRight w:val="0"/>
          <w:marTop w:val="0"/>
          <w:marBottom w:val="0"/>
          <w:divBdr>
            <w:top w:val="none" w:sz="0" w:space="0" w:color="auto"/>
            <w:left w:val="none" w:sz="0" w:space="0" w:color="auto"/>
            <w:bottom w:val="none" w:sz="0" w:space="0" w:color="auto"/>
            <w:right w:val="none" w:sz="0" w:space="0" w:color="auto"/>
          </w:divBdr>
        </w:div>
        <w:div w:id="433017121">
          <w:marLeft w:val="640"/>
          <w:marRight w:val="0"/>
          <w:marTop w:val="0"/>
          <w:marBottom w:val="0"/>
          <w:divBdr>
            <w:top w:val="none" w:sz="0" w:space="0" w:color="auto"/>
            <w:left w:val="none" w:sz="0" w:space="0" w:color="auto"/>
            <w:bottom w:val="none" w:sz="0" w:space="0" w:color="auto"/>
            <w:right w:val="none" w:sz="0" w:space="0" w:color="auto"/>
          </w:divBdr>
        </w:div>
        <w:div w:id="1918392257">
          <w:marLeft w:val="640"/>
          <w:marRight w:val="0"/>
          <w:marTop w:val="0"/>
          <w:marBottom w:val="0"/>
          <w:divBdr>
            <w:top w:val="none" w:sz="0" w:space="0" w:color="auto"/>
            <w:left w:val="none" w:sz="0" w:space="0" w:color="auto"/>
            <w:bottom w:val="none" w:sz="0" w:space="0" w:color="auto"/>
            <w:right w:val="none" w:sz="0" w:space="0" w:color="auto"/>
          </w:divBdr>
        </w:div>
        <w:div w:id="419330654">
          <w:marLeft w:val="640"/>
          <w:marRight w:val="0"/>
          <w:marTop w:val="0"/>
          <w:marBottom w:val="0"/>
          <w:divBdr>
            <w:top w:val="none" w:sz="0" w:space="0" w:color="auto"/>
            <w:left w:val="none" w:sz="0" w:space="0" w:color="auto"/>
            <w:bottom w:val="none" w:sz="0" w:space="0" w:color="auto"/>
            <w:right w:val="none" w:sz="0" w:space="0" w:color="auto"/>
          </w:divBdr>
        </w:div>
        <w:div w:id="190842242">
          <w:marLeft w:val="640"/>
          <w:marRight w:val="0"/>
          <w:marTop w:val="0"/>
          <w:marBottom w:val="0"/>
          <w:divBdr>
            <w:top w:val="none" w:sz="0" w:space="0" w:color="auto"/>
            <w:left w:val="none" w:sz="0" w:space="0" w:color="auto"/>
            <w:bottom w:val="none" w:sz="0" w:space="0" w:color="auto"/>
            <w:right w:val="none" w:sz="0" w:space="0" w:color="auto"/>
          </w:divBdr>
        </w:div>
        <w:div w:id="1390878828">
          <w:marLeft w:val="640"/>
          <w:marRight w:val="0"/>
          <w:marTop w:val="0"/>
          <w:marBottom w:val="0"/>
          <w:divBdr>
            <w:top w:val="none" w:sz="0" w:space="0" w:color="auto"/>
            <w:left w:val="none" w:sz="0" w:space="0" w:color="auto"/>
            <w:bottom w:val="none" w:sz="0" w:space="0" w:color="auto"/>
            <w:right w:val="none" w:sz="0" w:space="0" w:color="auto"/>
          </w:divBdr>
        </w:div>
        <w:div w:id="1753702096">
          <w:marLeft w:val="640"/>
          <w:marRight w:val="0"/>
          <w:marTop w:val="0"/>
          <w:marBottom w:val="0"/>
          <w:divBdr>
            <w:top w:val="none" w:sz="0" w:space="0" w:color="auto"/>
            <w:left w:val="none" w:sz="0" w:space="0" w:color="auto"/>
            <w:bottom w:val="none" w:sz="0" w:space="0" w:color="auto"/>
            <w:right w:val="none" w:sz="0" w:space="0" w:color="auto"/>
          </w:divBdr>
        </w:div>
        <w:div w:id="1837645059">
          <w:marLeft w:val="640"/>
          <w:marRight w:val="0"/>
          <w:marTop w:val="0"/>
          <w:marBottom w:val="0"/>
          <w:divBdr>
            <w:top w:val="none" w:sz="0" w:space="0" w:color="auto"/>
            <w:left w:val="none" w:sz="0" w:space="0" w:color="auto"/>
            <w:bottom w:val="none" w:sz="0" w:space="0" w:color="auto"/>
            <w:right w:val="none" w:sz="0" w:space="0" w:color="auto"/>
          </w:divBdr>
        </w:div>
        <w:div w:id="667287656">
          <w:marLeft w:val="640"/>
          <w:marRight w:val="0"/>
          <w:marTop w:val="0"/>
          <w:marBottom w:val="0"/>
          <w:divBdr>
            <w:top w:val="none" w:sz="0" w:space="0" w:color="auto"/>
            <w:left w:val="none" w:sz="0" w:space="0" w:color="auto"/>
            <w:bottom w:val="none" w:sz="0" w:space="0" w:color="auto"/>
            <w:right w:val="none" w:sz="0" w:space="0" w:color="auto"/>
          </w:divBdr>
        </w:div>
        <w:div w:id="194661670">
          <w:marLeft w:val="640"/>
          <w:marRight w:val="0"/>
          <w:marTop w:val="0"/>
          <w:marBottom w:val="0"/>
          <w:divBdr>
            <w:top w:val="none" w:sz="0" w:space="0" w:color="auto"/>
            <w:left w:val="none" w:sz="0" w:space="0" w:color="auto"/>
            <w:bottom w:val="none" w:sz="0" w:space="0" w:color="auto"/>
            <w:right w:val="none" w:sz="0" w:space="0" w:color="auto"/>
          </w:divBdr>
        </w:div>
        <w:div w:id="1443919996">
          <w:marLeft w:val="640"/>
          <w:marRight w:val="0"/>
          <w:marTop w:val="0"/>
          <w:marBottom w:val="0"/>
          <w:divBdr>
            <w:top w:val="none" w:sz="0" w:space="0" w:color="auto"/>
            <w:left w:val="none" w:sz="0" w:space="0" w:color="auto"/>
            <w:bottom w:val="none" w:sz="0" w:space="0" w:color="auto"/>
            <w:right w:val="none" w:sz="0" w:space="0" w:color="auto"/>
          </w:divBdr>
        </w:div>
        <w:div w:id="1213691315">
          <w:marLeft w:val="640"/>
          <w:marRight w:val="0"/>
          <w:marTop w:val="0"/>
          <w:marBottom w:val="0"/>
          <w:divBdr>
            <w:top w:val="none" w:sz="0" w:space="0" w:color="auto"/>
            <w:left w:val="none" w:sz="0" w:space="0" w:color="auto"/>
            <w:bottom w:val="none" w:sz="0" w:space="0" w:color="auto"/>
            <w:right w:val="none" w:sz="0" w:space="0" w:color="auto"/>
          </w:divBdr>
        </w:div>
        <w:div w:id="40986850">
          <w:marLeft w:val="640"/>
          <w:marRight w:val="0"/>
          <w:marTop w:val="0"/>
          <w:marBottom w:val="0"/>
          <w:divBdr>
            <w:top w:val="none" w:sz="0" w:space="0" w:color="auto"/>
            <w:left w:val="none" w:sz="0" w:space="0" w:color="auto"/>
            <w:bottom w:val="none" w:sz="0" w:space="0" w:color="auto"/>
            <w:right w:val="none" w:sz="0" w:space="0" w:color="auto"/>
          </w:divBdr>
        </w:div>
        <w:div w:id="1140810425">
          <w:marLeft w:val="640"/>
          <w:marRight w:val="0"/>
          <w:marTop w:val="0"/>
          <w:marBottom w:val="0"/>
          <w:divBdr>
            <w:top w:val="none" w:sz="0" w:space="0" w:color="auto"/>
            <w:left w:val="none" w:sz="0" w:space="0" w:color="auto"/>
            <w:bottom w:val="none" w:sz="0" w:space="0" w:color="auto"/>
            <w:right w:val="none" w:sz="0" w:space="0" w:color="auto"/>
          </w:divBdr>
        </w:div>
        <w:div w:id="1973365515">
          <w:marLeft w:val="640"/>
          <w:marRight w:val="0"/>
          <w:marTop w:val="0"/>
          <w:marBottom w:val="0"/>
          <w:divBdr>
            <w:top w:val="none" w:sz="0" w:space="0" w:color="auto"/>
            <w:left w:val="none" w:sz="0" w:space="0" w:color="auto"/>
            <w:bottom w:val="none" w:sz="0" w:space="0" w:color="auto"/>
            <w:right w:val="none" w:sz="0" w:space="0" w:color="auto"/>
          </w:divBdr>
        </w:div>
        <w:div w:id="1577132898">
          <w:marLeft w:val="640"/>
          <w:marRight w:val="0"/>
          <w:marTop w:val="0"/>
          <w:marBottom w:val="0"/>
          <w:divBdr>
            <w:top w:val="none" w:sz="0" w:space="0" w:color="auto"/>
            <w:left w:val="none" w:sz="0" w:space="0" w:color="auto"/>
            <w:bottom w:val="none" w:sz="0" w:space="0" w:color="auto"/>
            <w:right w:val="none" w:sz="0" w:space="0" w:color="auto"/>
          </w:divBdr>
        </w:div>
        <w:div w:id="1924412750">
          <w:marLeft w:val="640"/>
          <w:marRight w:val="0"/>
          <w:marTop w:val="0"/>
          <w:marBottom w:val="0"/>
          <w:divBdr>
            <w:top w:val="none" w:sz="0" w:space="0" w:color="auto"/>
            <w:left w:val="none" w:sz="0" w:space="0" w:color="auto"/>
            <w:bottom w:val="none" w:sz="0" w:space="0" w:color="auto"/>
            <w:right w:val="none" w:sz="0" w:space="0" w:color="auto"/>
          </w:divBdr>
        </w:div>
        <w:div w:id="387074874">
          <w:marLeft w:val="640"/>
          <w:marRight w:val="0"/>
          <w:marTop w:val="0"/>
          <w:marBottom w:val="0"/>
          <w:divBdr>
            <w:top w:val="none" w:sz="0" w:space="0" w:color="auto"/>
            <w:left w:val="none" w:sz="0" w:space="0" w:color="auto"/>
            <w:bottom w:val="none" w:sz="0" w:space="0" w:color="auto"/>
            <w:right w:val="none" w:sz="0" w:space="0" w:color="auto"/>
          </w:divBdr>
        </w:div>
        <w:div w:id="159122654">
          <w:marLeft w:val="640"/>
          <w:marRight w:val="0"/>
          <w:marTop w:val="0"/>
          <w:marBottom w:val="0"/>
          <w:divBdr>
            <w:top w:val="none" w:sz="0" w:space="0" w:color="auto"/>
            <w:left w:val="none" w:sz="0" w:space="0" w:color="auto"/>
            <w:bottom w:val="none" w:sz="0" w:space="0" w:color="auto"/>
            <w:right w:val="none" w:sz="0" w:space="0" w:color="auto"/>
          </w:divBdr>
        </w:div>
        <w:div w:id="983002013">
          <w:marLeft w:val="640"/>
          <w:marRight w:val="0"/>
          <w:marTop w:val="0"/>
          <w:marBottom w:val="0"/>
          <w:divBdr>
            <w:top w:val="none" w:sz="0" w:space="0" w:color="auto"/>
            <w:left w:val="none" w:sz="0" w:space="0" w:color="auto"/>
            <w:bottom w:val="none" w:sz="0" w:space="0" w:color="auto"/>
            <w:right w:val="none" w:sz="0" w:space="0" w:color="auto"/>
          </w:divBdr>
        </w:div>
        <w:div w:id="1662338">
          <w:marLeft w:val="640"/>
          <w:marRight w:val="0"/>
          <w:marTop w:val="0"/>
          <w:marBottom w:val="0"/>
          <w:divBdr>
            <w:top w:val="none" w:sz="0" w:space="0" w:color="auto"/>
            <w:left w:val="none" w:sz="0" w:space="0" w:color="auto"/>
            <w:bottom w:val="none" w:sz="0" w:space="0" w:color="auto"/>
            <w:right w:val="none" w:sz="0" w:space="0" w:color="auto"/>
          </w:divBdr>
        </w:div>
        <w:div w:id="1526476578">
          <w:marLeft w:val="640"/>
          <w:marRight w:val="0"/>
          <w:marTop w:val="0"/>
          <w:marBottom w:val="0"/>
          <w:divBdr>
            <w:top w:val="none" w:sz="0" w:space="0" w:color="auto"/>
            <w:left w:val="none" w:sz="0" w:space="0" w:color="auto"/>
            <w:bottom w:val="none" w:sz="0" w:space="0" w:color="auto"/>
            <w:right w:val="none" w:sz="0" w:space="0" w:color="auto"/>
          </w:divBdr>
        </w:div>
        <w:div w:id="1204438553">
          <w:marLeft w:val="640"/>
          <w:marRight w:val="0"/>
          <w:marTop w:val="0"/>
          <w:marBottom w:val="0"/>
          <w:divBdr>
            <w:top w:val="none" w:sz="0" w:space="0" w:color="auto"/>
            <w:left w:val="none" w:sz="0" w:space="0" w:color="auto"/>
            <w:bottom w:val="none" w:sz="0" w:space="0" w:color="auto"/>
            <w:right w:val="none" w:sz="0" w:space="0" w:color="auto"/>
          </w:divBdr>
        </w:div>
        <w:div w:id="926959934">
          <w:marLeft w:val="640"/>
          <w:marRight w:val="0"/>
          <w:marTop w:val="0"/>
          <w:marBottom w:val="0"/>
          <w:divBdr>
            <w:top w:val="none" w:sz="0" w:space="0" w:color="auto"/>
            <w:left w:val="none" w:sz="0" w:space="0" w:color="auto"/>
            <w:bottom w:val="none" w:sz="0" w:space="0" w:color="auto"/>
            <w:right w:val="none" w:sz="0" w:space="0" w:color="auto"/>
          </w:divBdr>
        </w:div>
        <w:div w:id="1615861257">
          <w:marLeft w:val="640"/>
          <w:marRight w:val="0"/>
          <w:marTop w:val="0"/>
          <w:marBottom w:val="0"/>
          <w:divBdr>
            <w:top w:val="none" w:sz="0" w:space="0" w:color="auto"/>
            <w:left w:val="none" w:sz="0" w:space="0" w:color="auto"/>
            <w:bottom w:val="none" w:sz="0" w:space="0" w:color="auto"/>
            <w:right w:val="none" w:sz="0" w:space="0" w:color="auto"/>
          </w:divBdr>
        </w:div>
        <w:div w:id="1809395707">
          <w:marLeft w:val="640"/>
          <w:marRight w:val="0"/>
          <w:marTop w:val="0"/>
          <w:marBottom w:val="0"/>
          <w:divBdr>
            <w:top w:val="none" w:sz="0" w:space="0" w:color="auto"/>
            <w:left w:val="none" w:sz="0" w:space="0" w:color="auto"/>
            <w:bottom w:val="none" w:sz="0" w:space="0" w:color="auto"/>
            <w:right w:val="none" w:sz="0" w:space="0" w:color="auto"/>
          </w:divBdr>
        </w:div>
        <w:div w:id="942492593">
          <w:marLeft w:val="640"/>
          <w:marRight w:val="0"/>
          <w:marTop w:val="0"/>
          <w:marBottom w:val="0"/>
          <w:divBdr>
            <w:top w:val="none" w:sz="0" w:space="0" w:color="auto"/>
            <w:left w:val="none" w:sz="0" w:space="0" w:color="auto"/>
            <w:bottom w:val="none" w:sz="0" w:space="0" w:color="auto"/>
            <w:right w:val="none" w:sz="0" w:space="0" w:color="auto"/>
          </w:divBdr>
        </w:div>
        <w:div w:id="1816608512">
          <w:marLeft w:val="640"/>
          <w:marRight w:val="0"/>
          <w:marTop w:val="0"/>
          <w:marBottom w:val="0"/>
          <w:divBdr>
            <w:top w:val="none" w:sz="0" w:space="0" w:color="auto"/>
            <w:left w:val="none" w:sz="0" w:space="0" w:color="auto"/>
            <w:bottom w:val="none" w:sz="0" w:space="0" w:color="auto"/>
            <w:right w:val="none" w:sz="0" w:space="0" w:color="auto"/>
          </w:divBdr>
        </w:div>
        <w:div w:id="1846241438">
          <w:marLeft w:val="640"/>
          <w:marRight w:val="0"/>
          <w:marTop w:val="0"/>
          <w:marBottom w:val="0"/>
          <w:divBdr>
            <w:top w:val="none" w:sz="0" w:space="0" w:color="auto"/>
            <w:left w:val="none" w:sz="0" w:space="0" w:color="auto"/>
            <w:bottom w:val="none" w:sz="0" w:space="0" w:color="auto"/>
            <w:right w:val="none" w:sz="0" w:space="0" w:color="auto"/>
          </w:divBdr>
        </w:div>
        <w:div w:id="605113717">
          <w:marLeft w:val="640"/>
          <w:marRight w:val="0"/>
          <w:marTop w:val="0"/>
          <w:marBottom w:val="0"/>
          <w:divBdr>
            <w:top w:val="none" w:sz="0" w:space="0" w:color="auto"/>
            <w:left w:val="none" w:sz="0" w:space="0" w:color="auto"/>
            <w:bottom w:val="none" w:sz="0" w:space="0" w:color="auto"/>
            <w:right w:val="none" w:sz="0" w:space="0" w:color="auto"/>
          </w:divBdr>
        </w:div>
        <w:div w:id="700518299">
          <w:marLeft w:val="640"/>
          <w:marRight w:val="0"/>
          <w:marTop w:val="0"/>
          <w:marBottom w:val="0"/>
          <w:divBdr>
            <w:top w:val="none" w:sz="0" w:space="0" w:color="auto"/>
            <w:left w:val="none" w:sz="0" w:space="0" w:color="auto"/>
            <w:bottom w:val="none" w:sz="0" w:space="0" w:color="auto"/>
            <w:right w:val="none" w:sz="0" w:space="0" w:color="auto"/>
          </w:divBdr>
        </w:div>
        <w:div w:id="654188793">
          <w:marLeft w:val="640"/>
          <w:marRight w:val="0"/>
          <w:marTop w:val="0"/>
          <w:marBottom w:val="0"/>
          <w:divBdr>
            <w:top w:val="none" w:sz="0" w:space="0" w:color="auto"/>
            <w:left w:val="none" w:sz="0" w:space="0" w:color="auto"/>
            <w:bottom w:val="none" w:sz="0" w:space="0" w:color="auto"/>
            <w:right w:val="none" w:sz="0" w:space="0" w:color="auto"/>
          </w:divBdr>
        </w:div>
        <w:div w:id="1877815432">
          <w:marLeft w:val="640"/>
          <w:marRight w:val="0"/>
          <w:marTop w:val="0"/>
          <w:marBottom w:val="0"/>
          <w:divBdr>
            <w:top w:val="none" w:sz="0" w:space="0" w:color="auto"/>
            <w:left w:val="none" w:sz="0" w:space="0" w:color="auto"/>
            <w:bottom w:val="none" w:sz="0" w:space="0" w:color="auto"/>
            <w:right w:val="none" w:sz="0" w:space="0" w:color="auto"/>
          </w:divBdr>
        </w:div>
        <w:div w:id="1696731486">
          <w:marLeft w:val="640"/>
          <w:marRight w:val="0"/>
          <w:marTop w:val="0"/>
          <w:marBottom w:val="0"/>
          <w:divBdr>
            <w:top w:val="none" w:sz="0" w:space="0" w:color="auto"/>
            <w:left w:val="none" w:sz="0" w:space="0" w:color="auto"/>
            <w:bottom w:val="none" w:sz="0" w:space="0" w:color="auto"/>
            <w:right w:val="none" w:sz="0" w:space="0" w:color="auto"/>
          </w:divBdr>
        </w:div>
        <w:div w:id="1149903365">
          <w:marLeft w:val="640"/>
          <w:marRight w:val="0"/>
          <w:marTop w:val="0"/>
          <w:marBottom w:val="0"/>
          <w:divBdr>
            <w:top w:val="none" w:sz="0" w:space="0" w:color="auto"/>
            <w:left w:val="none" w:sz="0" w:space="0" w:color="auto"/>
            <w:bottom w:val="none" w:sz="0" w:space="0" w:color="auto"/>
            <w:right w:val="none" w:sz="0" w:space="0" w:color="auto"/>
          </w:divBdr>
        </w:div>
        <w:div w:id="416441059">
          <w:marLeft w:val="640"/>
          <w:marRight w:val="0"/>
          <w:marTop w:val="0"/>
          <w:marBottom w:val="0"/>
          <w:divBdr>
            <w:top w:val="none" w:sz="0" w:space="0" w:color="auto"/>
            <w:left w:val="none" w:sz="0" w:space="0" w:color="auto"/>
            <w:bottom w:val="none" w:sz="0" w:space="0" w:color="auto"/>
            <w:right w:val="none" w:sz="0" w:space="0" w:color="auto"/>
          </w:divBdr>
        </w:div>
        <w:div w:id="1093546885">
          <w:marLeft w:val="640"/>
          <w:marRight w:val="0"/>
          <w:marTop w:val="0"/>
          <w:marBottom w:val="0"/>
          <w:divBdr>
            <w:top w:val="none" w:sz="0" w:space="0" w:color="auto"/>
            <w:left w:val="none" w:sz="0" w:space="0" w:color="auto"/>
            <w:bottom w:val="none" w:sz="0" w:space="0" w:color="auto"/>
            <w:right w:val="none" w:sz="0" w:space="0" w:color="auto"/>
          </w:divBdr>
        </w:div>
        <w:div w:id="233512105">
          <w:marLeft w:val="640"/>
          <w:marRight w:val="0"/>
          <w:marTop w:val="0"/>
          <w:marBottom w:val="0"/>
          <w:divBdr>
            <w:top w:val="none" w:sz="0" w:space="0" w:color="auto"/>
            <w:left w:val="none" w:sz="0" w:space="0" w:color="auto"/>
            <w:bottom w:val="none" w:sz="0" w:space="0" w:color="auto"/>
            <w:right w:val="none" w:sz="0" w:space="0" w:color="auto"/>
          </w:divBdr>
        </w:div>
        <w:div w:id="145322519">
          <w:marLeft w:val="640"/>
          <w:marRight w:val="0"/>
          <w:marTop w:val="0"/>
          <w:marBottom w:val="0"/>
          <w:divBdr>
            <w:top w:val="none" w:sz="0" w:space="0" w:color="auto"/>
            <w:left w:val="none" w:sz="0" w:space="0" w:color="auto"/>
            <w:bottom w:val="none" w:sz="0" w:space="0" w:color="auto"/>
            <w:right w:val="none" w:sz="0" w:space="0" w:color="auto"/>
          </w:divBdr>
        </w:div>
        <w:div w:id="2052029655">
          <w:marLeft w:val="640"/>
          <w:marRight w:val="0"/>
          <w:marTop w:val="0"/>
          <w:marBottom w:val="0"/>
          <w:divBdr>
            <w:top w:val="none" w:sz="0" w:space="0" w:color="auto"/>
            <w:left w:val="none" w:sz="0" w:space="0" w:color="auto"/>
            <w:bottom w:val="none" w:sz="0" w:space="0" w:color="auto"/>
            <w:right w:val="none" w:sz="0" w:space="0" w:color="auto"/>
          </w:divBdr>
        </w:div>
        <w:div w:id="2001886562">
          <w:marLeft w:val="640"/>
          <w:marRight w:val="0"/>
          <w:marTop w:val="0"/>
          <w:marBottom w:val="0"/>
          <w:divBdr>
            <w:top w:val="none" w:sz="0" w:space="0" w:color="auto"/>
            <w:left w:val="none" w:sz="0" w:space="0" w:color="auto"/>
            <w:bottom w:val="none" w:sz="0" w:space="0" w:color="auto"/>
            <w:right w:val="none" w:sz="0" w:space="0" w:color="auto"/>
          </w:divBdr>
        </w:div>
        <w:div w:id="224992551">
          <w:marLeft w:val="640"/>
          <w:marRight w:val="0"/>
          <w:marTop w:val="0"/>
          <w:marBottom w:val="0"/>
          <w:divBdr>
            <w:top w:val="none" w:sz="0" w:space="0" w:color="auto"/>
            <w:left w:val="none" w:sz="0" w:space="0" w:color="auto"/>
            <w:bottom w:val="none" w:sz="0" w:space="0" w:color="auto"/>
            <w:right w:val="none" w:sz="0" w:space="0" w:color="auto"/>
          </w:divBdr>
        </w:div>
        <w:div w:id="46227588">
          <w:marLeft w:val="640"/>
          <w:marRight w:val="0"/>
          <w:marTop w:val="0"/>
          <w:marBottom w:val="0"/>
          <w:divBdr>
            <w:top w:val="none" w:sz="0" w:space="0" w:color="auto"/>
            <w:left w:val="none" w:sz="0" w:space="0" w:color="auto"/>
            <w:bottom w:val="none" w:sz="0" w:space="0" w:color="auto"/>
            <w:right w:val="none" w:sz="0" w:space="0" w:color="auto"/>
          </w:divBdr>
        </w:div>
        <w:div w:id="1357123677">
          <w:marLeft w:val="640"/>
          <w:marRight w:val="0"/>
          <w:marTop w:val="0"/>
          <w:marBottom w:val="0"/>
          <w:divBdr>
            <w:top w:val="none" w:sz="0" w:space="0" w:color="auto"/>
            <w:left w:val="none" w:sz="0" w:space="0" w:color="auto"/>
            <w:bottom w:val="none" w:sz="0" w:space="0" w:color="auto"/>
            <w:right w:val="none" w:sz="0" w:space="0" w:color="auto"/>
          </w:divBdr>
        </w:div>
        <w:div w:id="1303927480">
          <w:marLeft w:val="640"/>
          <w:marRight w:val="0"/>
          <w:marTop w:val="0"/>
          <w:marBottom w:val="0"/>
          <w:divBdr>
            <w:top w:val="none" w:sz="0" w:space="0" w:color="auto"/>
            <w:left w:val="none" w:sz="0" w:space="0" w:color="auto"/>
            <w:bottom w:val="none" w:sz="0" w:space="0" w:color="auto"/>
            <w:right w:val="none" w:sz="0" w:space="0" w:color="auto"/>
          </w:divBdr>
        </w:div>
        <w:div w:id="1961762483">
          <w:marLeft w:val="640"/>
          <w:marRight w:val="0"/>
          <w:marTop w:val="0"/>
          <w:marBottom w:val="0"/>
          <w:divBdr>
            <w:top w:val="none" w:sz="0" w:space="0" w:color="auto"/>
            <w:left w:val="none" w:sz="0" w:space="0" w:color="auto"/>
            <w:bottom w:val="none" w:sz="0" w:space="0" w:color="auto"/>
            <w:right w:val="none" w:sz="0" w:space="0" w:color="auto"/>
          </w:divBdr>
        </w:div>
        <w:div w:id="1320573875">
          <w:marLeft w:val="640"/>
          <w:marRight w:val="0"/>
          <w:marTop w:val="0"/>
          <w:marBottom w:val="0"/>
          <w:divBdr>
            <w:top w:val="none" w:sz="0" w:space="0" w:color="auto"/>
            <w:left w:val="none" w:sz="0" w:space="0" w:color="auto"/>
            <w:bottom w:val="none" w:sz="0" w:space="0" w:color="auto"/>
            <w:right w:val="none" w:sz="0" w:space="0" w:color="auto"/>
          </w:divBdr>
        </w:div>
        <w:div w:id="103421704">
          <w:marLeft w:val="640"/>
          <w:marRight w:val="0"/>
          <w:marTop w:val="0"/>
          <w:marBottom w:val="0"/>
          <w:divBdr>
            <w:top w:val="none" w:sz="0" w:space="0" w:color="auto"/>
            <w:left w:val="none" w:sz="0" w:space="0" w:color="auto"/>
            <w:bottom w:val="none" w:sz="0" w:space="0" w:color="auto"/>
            <w:right w:val="none" w:sz="0" w:space="0" w:color="auto"/>
          </w:divBdr>
        </w:div>
        <w:div w:id="252905689">
          <w:marLeft w:val="640"/>
          <w:marRight w:val="0"/>
          <w:marTop w:val="0"/>
          <w:marBottom w:val="0"/>
          <w:divBdr>
            <w:top w:val="none" w:sz="0" w:space="0" w:color="auto"/>
            <w:left w:val="none" w:sz="0" w:space="0" w:color="auto"/>
            <w:bottom w:val="none" w:sz="0" w:space="0" w:color="auto"/>
            <w:right w:val="none" w:sz="0" w:space="0" w:color="auto"/>
          </w:divBdr>
        </w:div>
        <w:div w:id="2139952391">
          <w:marLeft w:val="640"/>
          <w:marRight w:val="0"/>
          <w:marTop w:val="0"/>
          <w:marBottom w:val="0"/>
          <w:divBdr>
            <w:top w:val="none" w:sz="0" w:space="0" w:color="auto"/>
            <w:left w:val="none" w:sz="0" w:space="0" w:color="auto"/>
            <w:bottom w:val="none" w:sz="0" w:space="0" w:color="auto"/>
            <w:right w:val="none" w:sz="0" w:space="0" w:color="auto"/>
          </w:divBdr>
        </w:div>
        <w:div w:id="1052120975">
          <w:marLeft w:val="640"/>
          <w:marRight w:val="0"/>
          <w:marTop w:val="0"/>
          <w:marBottom w:val="0"/>
          <w:divBdr>
            <w:top w:val="none" w:sz="0" w:space="0" w:color="auto"/>
            <w:left w:val="none" w:sz="0" w:space="0" w:color="auto"/>
            <w:bottom w:val="none" w:sz="0" w:space="0" w:color="auto"/>
            <w:right w:val="none" w:sz="0" w:space="0" w:color="auto"/>
          </w:divBdr>
        </w:div>
        <w:div w:id="1487093343">
          <w:marLeft w:val="640"/>
          <w:marRight w:val="0"/>
          <w:marTop w:val="0"/>
          <w:marBottom w:val="0"/>
          <w:divBdr>
            <w:top w:val="none" w:sz="0" w:space="0" w:color="auto"/>
            <w:left w:val="none" w:sz="0" w:space="0" w:color="auto"/>
            <w:bottom w:val="none" w:sz="0" w:space="0" w:color="auto"/>
            <w:right w:val="none" w:sz="0" w:space="0" w:color="auto"/>
          </w:divBdr>
        </w:div>
        <w:div w:id="1562668014">
          <w:marLeft w:val="640"/>
          <w:marRight w:val="0"/>
          <w:marTop w:val="0"/>
          <w:marBottom w:val="0"/>
          <w:divBdr>
            <w:top w:val="none" w:sz="0" w:space="0" w:color="auto"/>
            <w:left w:val="none" w:sz="0" w:space="0" w:color="auto"/>
            <w:bottom w:val="none" w:sz="0" w:space="0" w:color="auto"/>
            <w:right w:val="none" w:sz="0" w:space="0" w:color="auto"/>
          </w:divBdr>
        </w:div>
        <w:div w:id="905141209">
          <w:marLeft w:val="640"/>
          <w:marRight w:val="0"/>
          <w:marTop w:val="0"/>
          <w:marBottom w:val="0"/>
          <w:divBdr>
            <w:top w:val="none" w:sz="0" w:space="0" w:color="auto"/>
            <w:left w:val="none" w:sz="0" w:space="0" w:color="auto"/>
            <w:bottom w:val="none" w:sz="0" w:space="0" w:color="auto"/>
            <w:right w:val="none" w:sz="0" w:space="0" w:color="auto"/>
          </w:divBdr>
        </w:div>
        <w:div w:id="1141657908">
          <w:marLeft w:val="640"/>
          <w:marRight w:val="0"/>
          <w:marTop w:val="0"/>
          <w:marBottom w:val="0"/>
          <w:divBdr>
            <w:top w:val="none" w:sz="0" w:space="0" w:color="auto"/>
            <w:left w:val="none" w:sz="0" w:space="0" w:color="auto"/>
            <w:bottom w:val="none" w:sz="0" w:space="0" w:color="auto"/>
            <w:right w:val="none" w:sz="0" w:space="0" w:color="auto"/>
          </w:divBdr>
        </w:div>
        <w:div w:id="1793740485">
          <w:marLeft w:val="640"/>
          <w:marRight w:val="0"/>
          <w:marTop w:val="0"/>
          <w:marBottom w:val="0"/>
          <w:divBdr>
            <w:top w:val="none" w:sz="0" w:space="0" w:color="auto"/>
            <w:left w:val="none" w:sz="0" w:space="0" w:color="auto"/>
            <w:bottom w:val="none" w:sz="0" w:space="0" w:color="auto"/>
            <w:right w:val="none" w:sz="0" w:space="0" w:color="auto"/>
          </w:divBdr>
        </w:div>
        <w:div w:id="56824748">
          <w:marLeft w:val="640"/>
          <w:marRight w:val="0"/>
          <w:marTop w:val="0"/>
          <w:marBottom w:val="0"/>
          <w:divBdr>
            <w:top w:val="none" w:sz="0" w:space="0" w:color="auto"/>
            <w:left w:val="none" w:sz="0" w:space="0" w:color="auto"/>
            <w:bottom w:val="none" w:sz="0" w:space="0" w:color="auto"/>
            <w:right w:val="none" w:sz="0" w:space="0" w:color="auto"/>
          </w:divBdr>
        </w:div>
        <w:div w:id="1255359137">
          <w:marLeft w:val="640"/>
          <w:marRight w:val="0"/>
          <w:marTop w:val="0"/>
          <w:marBottom w:val="0"/>
          <w:divBdr>
            <w:top w:val="none" w:sz="0" w:space="0" w:color="auto"/>
            <w:left w:val="none" w:sz="0" w:space="0" w:color="auto"/>
            <w:bottom w:val="none" w:sz="0" w:space="0" w:color="auto"/>
            <w:right w:val="none" w:sz="0" w:space="0" w:color="auto"/>
          </w:divBdr>
        </w:div>
        <w:div w:id="1173836911">
          <w:marLeft w:val="640"/>
          <w:marRight w:val="0"/>
          <w:marTop w:val="0"/>
          <w:marBottom w:val="0"/>
          <w:divBdr>
            <w:top w:val="none" w:sz="0" w:space="0" w:color="auto"/>
            <w:left w:val="none" w:sz="0" w:space="0" w:color="auto"/>
            <w:bottom w:val="none" w:sz="0" w:space="0" w:color="auto"/>
            <w:right w:val="none" w:sz="0" w:space="0" w:color="auto"/>
          </w:divBdr>
        </w:div>
        <w:div w:id="1034696263">
          <w:marLeft w:val="640"/>
          <w:marRight w:val="0"/>
          <w:marTop w:val="0"/>
          <w:marBottom w:val="0"/>
          <w:divBdr>
            <w:top w:val="none" w:sz="0" w:space="0" w:color="auto"/>
            <w:left w:val="none" w:sz="0" w:space="0" w:color="auto"/>
            <w:bottom w:val="none" w:sz="0" w:space="0" w:color="auto"/>
            <w:right w:val="none" w:sz="0" w:space="0" w:color="auto"/>
          </w:divBdr>
        </w:div>
        <w:div w:id="1807548761">
          <w:marLeft w:val="640"/>
          <w:marRight w:val="0"/>
          <w:marTop w:val="0"/>
          <w:marBottom w:val="0"/>
          <w:divBdr>
            <w:top w:val="none" w:sz="0" w:space="0" w:color="auto"/>
            <w:left w:val="none" w:sz="0" w:space="0" w:color="auto"/>
            <w:bottom w:val="none" w:sz="0" w:space="0" w:color="auto"/>
            <w:right w:val="none" w:sz="0" w:space="0" w:color="auto"/>
          </w:divBdr>
        </w:div>
        <w:div w:id="848179505">
          <w:marLeft w:val="640"/>
          <w:marRight w:val="0"/>
          <w:marTop w:val="0"/>
          <w:marBottom w:val="0"/>
          <w:divBdr>
            <w:top w:val="none" w:sz="0" w:space="0" w:color="auto"/>
            <w:left w:val="none" w:sz="0" w:space="0" w:color="auto"/>
            <w:bottom w:val="none" w:sz="0" w:space="0" w:color="auto"/>
            <w:right w:val="none" w:sz="0" w:space="0" w:color="auto"/>
          </w:divBdr>
        </w:div>
        <w:div w:id="1044787523">
          <w:marLeft w:val="640"/>
          <w:marRight w:val="0"/>
          <w:marTop w:val="0"/>
          <w:marBottom w:val="0"/>
          <w:divBdr>
            <w:top w:val="none" w:sz="0" w:space="0" w:color="auto"/>
            <w:left w:val="none" w:sz="0" w:space="0" w:color="auto"/>
            <w:bottom w:val="none" w:sz="0" w:space="0" w:color="auto"/>
            <w:right w:val="none" w:sz="0" w:space="0" w:color="auto"/>
          </w:divBdr>
        </w:div>
        <w:div w:id="2004353297">
          <w:marLeft w:val="640"/>
          <w:marRight w:val="0"/>
          <w:marTop w:val="0"/>
          <w:marBottom w:val="0"/>
          <w:divBdr>
            <w:top w:val="none" w:sz="0" w:space="0" w:color="auto"/>
            <w:left w:val="none" w:sz="0" w:space="0" w:color="auto"/>
            <w:bottom w:val="none" w:sz="0" w:space="0" w:color="auto"/>
            <w:right w:val="none" w:sz="0" w:space="0" w:color="auto"/>
          </w:divBdr>
        </w:div>
        <w:div w:id="1935437846">
          <w:marLeft w:val="640"/>
          <w:marRight w:val="0"/>
          <w:marTop w:val="0"/>
          <w:marBottom w:val="0"/>
          <w:divBdr>
            <w:top w:val="none" w:sz="0" w:space="0" w:color="auto"/>
            <w:left w:val="none" w:sz="0" w:space="0" w:color="auto"/>
            <w:bottom w:val="none" w:sz="0" w:space="0" w:color="auto"/>
            <w:right w:val="none" w:sz="0" w:space="0" w:color="auto"/>
          </w:divBdr>
        </w:div>
        <w:div w:id="948781328">
          <w:marLeft w:val="640"/>
          <w:marRight w:val="0"/>
          <w:marTop w:val="0"/>
          <w:marBottom w:val="0"/>
          <w:divBdr>
            <w:top w:val="none" w:sz="0" w:space="0" w:color="auto"/>
            <w:left w:val="none" w:sz="0" w:space="0" w:color="auto"/>
            <w:bottom w:val="none" w:sz="0" w:space="0" w:color="auto"/>
            <w:right w:val="none" w:sz="0" w:space="0" w:color="auto"/>
          </w:divBdr>
        </w:div>
        <w:div w:id="507600541">
          <w:marLeft w:val="640"/>
          <w:marRight w:val="0"/>
          <w:marTop w:val="0"/>
          <w:marBottom w:val="0"/>
          <w:divBdr>
            <w:top w:val="none" w:sz="0" w:space="0" w:color="auto"/>
            <w:left w:val="none" w:sz="0" w:space="0" w:color="auto"/>
            <w:bottom w:val="none" w:sz="0" w:space="0" w:color="auto"/>
            <w:right w:val="none" w:sz="0" w:space="0" w:color="auto"/>
          </w:divBdr>
        </w:div>
        <w:div w:id="1660386160">
          <w:marLeft w:val="640"/>
          <w:marRight w:val="0"/>
          <w:marTop w:val="0"/>
          <w:marBottom w:val="0"/>
          <w:divBdr>
            <w:top w:val="none" w:sz="0" w:space="0" w:color="auto"/>
            <w:left w:val="none" w:sz="0" w:space="0" w:color="auto"/>
            <w:bottom w:val="none" w:sz="0" w:space="0" w:color="auto"/>
            <w:right w:val="none" w:sz="0" w:space="0" w:color="auto"/>
          </w:divBdr>
        </w:div>
        <w:div w:id="903294226">
          <w:marLeft w:val="640"/>
          <w:marRight w:val="0"/>
          <w:marTop w:val="0"/>
          <w:marBottom w:val="0"/>
          <w:divBdr>
            <w:top w:val="none" w:sz="0" w:space="0" w:color="auto"/>
            <w:left w:val="none" w:sz="0" w:space="0" w:color="auto"/>
            <w:bottom w:val="none" w:sz="0" w:space="0" w:color="auto"/>
            <w:right w:val="none" w:sz="0" w:space="0" w:color="auto"/>
          </w:divBdr>
        </w:div>
        <w:div w:id="855658088">
          <w:marLeft w:val="640"/>
          <w:marRight w:val="0"/>
          <w:marTop w:val="0"/>
          <w:marBottom w:val="0"/>
          <w:divBdr>
            <w:top w:val="none" w:sz="0" w:space="0" w:color="auto"/>
            <w:left w:val="none" w:sz="0" w:space="0" w:color="auto"/>
            <w:bottom w:val="none" w:sz="0" w:space="0" w:color="auto"/>
            <w:right w:val="none" w:sz="0" w:space="0" w:color="auto"/>
          </w:divBdr>
        </w:div>
        <w:div w:id="278803727">
          <w:marLeft w:val="640"/>
          <w:marRight w:val="0"/>
          <w:marTop w:val="0"/>
          <w:marBottom w:val="0"/>
          <w:divBdr>
            <w:top w:val="none" w:sz="0" w:space="0" w:color="auto"/>
            <w:left w:val="none" w:sz="0" w:space="0" w:color="auto"/>
            <w:bottom w:val="none" w:sz="0" w:space="0" w:color="auto"/>
            <w:right w:val="none" w:sz="0" w:space="0" w:color="auto"/>
          </w:divBdr>
        </w:div>
        <w:div w:id="192689309">
          <w:marLeft w:val="640"/>
          <w:marRight w:val="0"/>
          <w:marTop w:val="0"/>
          <w:marBottom w:val="0"/>
          <w:divBdr>
            <w:top w:val="none" w:sz="0" w:space="0" w:color="auto"/>
            <w:left w:val="none" w:sz="0" w:space="0" w:color="auto"/>
            <w:bottom w:val="none" w:sz="0" w:space="0" w:color="auto"/>
            <w:right w:val="none" w:sz="0" w:space="0" w:color="auto"/>
          </w:divBdr>
        </w:div>
      </w:divsChild>
    </w:div>
    <w:div w:id="1975985374">
      <w:bodyDiv w:val="1"/>
      <w:marLeft w:val="0"/>
      <w:marRight w:val="0"/>
      <w:marTop w:val="0"/>
      <w:marBottom w:val="0"/>
      <w:divBdr>
        <w:top w:val="none" w:sz="0" w:space="0" w:color="auto"/>
        <w:left w:val="none" w:sz="0" w:space="0" w:color="auto"/>
        <w:bottom w:val="none" w:sz="0" w:space="0" w:color="auto"/>
        <w:right w:val="none" w:sz="0" w:space="0" w:color="auto"/>
      </w:divBdr>
      <w:divsChild>
        <w:div w:id="11615070">
          <w:marLeft w:val="640"/>
          <w:marRight w:val="0"/>
          <w:marTop w:val="0"/>
          <w:marBottom w:val="0"/>
          <w:divBdr>
            <w:top w:val="none" w:sz="0" w:space="0" w:color="auto"/>
            <w:left w:val="none" w:sz="0" w:space="0" w:color="auto"/>
            <w:bottom w:val="none" w:sz="0" w:space="0" w:color="auto"/>
            <w:right w:val="none" w:sz="0" w:space="0" w:color="auto"/>
          </w:divBdr>
        </w:div>
        <w:div w:id="24064800">
          <w:marLeft w:val="640"/>
          <w:marRight w:val="0"/>
          <w:marTop w:val="0"/>
          <w:marBottom w:val="0"/>
          <w:divBdr>
            <w:top w:val="none" w:sz="0" w:space="0" w:color="auto"/>
            <w:left w:val="none" w:sz="0" w:space="0" w:color="auto"/>
            <w:bottom w:val="none" w:sz="0" w:space="0" w:color="auto"/>
            <w:right w:val="none" w:sz="0" w:space="0" w:color="auto"/>
          </w:divBdr>
        </w:div>
        <w:div w:id="55204203">
          <w:marLeft w:val="640"/>
          <w:marRight w:val="0"/>
          <w:marTop w:val="0"/>
          <w:marBottom w:val="0"/>
          <w:divBdr>
            <w:top w:val="none" w:sz="0" w:space="0" w:color="auto"/>
            <w:left w:val="none" w:sz="0" w:space="0" w:color="auto"/>
            <w:bottom w:val="none" w:sz="0" w:space="0" w:color="auto"/>
            <w:right w:val="none" w:sz="0" w:space="0" w:color="auto"/>
          </w:divBdr>
        </w:div>
        <w:div w:id="132412778">
          <w:marLeft w:val="640"/>
          <w:marRight w:val="0"/>
          <w:marTop w:val="0"/>
          <w:marBottom w:val="0"/>
          <w:divBdr>
            <w:top w:val="none" w:sz="0" w:space="0" w:color="auto"/>
            <w:left w:val="none" w:sz="0" w:space="0" w:color="auto"/>
            <w:bottom w:val="none" w:sz="0" w:space="0" w:color="auto"/>
            <w:right w:val="none" w:sz="0" w:space="0" w:color="auto"/>
          </w:divBdr>
        </w:div>
        <w:div w:id="146675446">
          <w:marLeft w:val="640"/>
          <w:marRight w:val="0"/>
          <w:marTop w:val="0"/>
          <w:marBottom w:val="0"/>
          <w:divBdr>
            <w:top w:val="none" w:sz="0" w:space="0" w:color="auto"/>
            <w:left w:val="none" w:sz="0" w:space="0" w:color="auto"/>
            <w:bottom w:val="none" w:sz="0" w:space="0" w:color="auto"/>
            <w:right w:val="none" w:sz="0" w:space="0" w:color="auto"/>
          </w:divBdr>
        </w:div>
        <w:div w:id="182524928">
          <w:marLeft w:val="640"/>
          <w:marRight w:val="0"/>
          <w:marTop w:val="0"/>
          <w:marBottom w:val="0"/>
          <w:divBdr>
            <w:top w:val="none" w:sz="0" w:space="0" w:color="auto"/>
            <w:left w:val="none" w:sz="0" w:space="0" w:color="auto"/>
            <w:bottom w:val="none" w:sz="0" w:space="0" w:color="auto"/>
            <w:right w:val="none" w:sz="0" w:space="0" w:color="auto"/>
          </w:divBdr>
        </w:div>
        <w:div w:id="224881890">
          <w:marLeft w:val="640"/>
          <w:marRight w:val="0"/>
          <w:marTop w:val="0"/>
          <w:marBottom w:val="0"/>
          <w:divBdr>
            <w:top w:val="none" w:sz="0" w:space="0" w:color="auto"/>
            <w:left w:val="none" w:sz="0" w:space="0" w:color="auto"/>
            <w:bottom w:val="none" w:sz="0" w:space="0" w:color="auto"/>
            <w:right w:val="none" w:sz="0" w:space="0" w:color="auto"/>
          </w:divBdr>
        </w:div>
        <w:div w:id="228270373">
          <w:marLeft w:val="640"/>
          <w:marRight w:val="0"/>
          <w:marTop w:val="0"/>
          <w:marBottom w:val="0"/>
          <w:divBdr>
            <w:top w:val="none" w:sz="0" w:space="0" w:color="auto"/>
            <w:left w:val="none" w:sz="0" w:space="0" w:color="auto"/>
            <w:bottom w:val="none" w:sz="0" w:space="0" w:color="auto"/>
            <w:right w:val="none" w:sz="0" w:space="0" w:color="auto"/>
          </w:divBdr>
        </w:div>
        <w:div w:id="228425501">
          <w:marLeft w:val="640"/>
          <w:marRight w:val="0"/>
          <w:marTop w:val="0"/>
          <w:marBottom w:val="0"/>
          <w:divBdr>
            <w:top w:val="none" w:sz="0" w:space="0" w:color="auto"/>
            <w:left w:val="none" w:sz="0" w:space="0" w:color="auto"/>
            <w:bottom w:val="none" w:sz="0" w:space="0" w:color="auto"/>
            <w:right w:val="none" w:sz="0" w:space="0" w:color="auto"/>
          </w:divBdr>
        </w:div>
        <w:div w:id="280457754">
          <w:marLeft w:val="640"/>
          <w:marRight w:val="0"/>
          <w:marTop w:val="0"/>
          <w:marBottom w:val="0"/>
          <w:divBdr>
            <w:top w:val="none" w:sz="0" w:space="0" w:color="auto"/>
            <w:left w:val="none" w:sz="0" w:space="0" w:color="auto"/>
            <w:bottom w:val="none" w:sz="0" w:space="0" w:color="auto"/>
            <w:right w:val="none" w:sz="0" w:space="0" w:color="auto"/>
          </w:divBdr>
        </w:div>
        <w:div w:id="280965329">
          <w:marLeft w:val="640"/>
          <w:marRight w:val="0"/>
          <w:marTop w:val="0"/>
          <w:marBottom w:val="0"/>
          <w:divBdr>
            <w:top w:val="none" w:sz="0" w:space="0" w:color="auto"/>
            <w:left w:val="none" w:sz="0" w:space="0" w:color="auto"/>
            <w:bottom w:val="none" w:sz="0" w:space="0" w:color="auto"/>
            <w:right w:val="none" w:sz="0" w:space="0" w:color="auto"/>
          </w:divBdr>
        </w:div>
        <w:div w:id="283315902">
          <w:marLeft w:val="640"/>
          <w:marRight w:val="0"/>
          <w:marTop w:val="0"/>
          <w:marBottom w:val="0"/>
          <w:divBdr>
            <w:top w:val="none" w:sz="0" w:space="0" w:color="auto"/>
            <w:left w:val="none" w:sz="0" w:space="0" w:color="auto"/>
            <w:bottom w:val="none" w:sz="0" w:space="0" w:color="auto"/>
            <w:right w:val="none" w:sz="0" w:space="0" w:color="auto"/>
          </w:divBdr>
        </w:div>
        <w:div w:id="359547135">
          <w:marLeft w:val="640"/>
          <w:marRight w:val="0"/>
          <w:marTop w:val="0"/>
          <w:marBottom w:val="0"/>
          <w:divBdr>
            <w:top w:val="none" w:sz="0" w:space="0" w:color="auto"/>
            <w:left w:val="none" w:sz="0" w:space="0" w:color="auto"/>
            <w:bottom w:val="none" w:sz="0" w:space="0" w:color="auto"/>
            <w:right w:val="none" w:sz="0" w:space="0" w:color="auto"/>
          </w:divBdr>
        </w:div>
        <w:div w:id="378406921">
          <w:marLeft w:val="640"/>
          <w:marRight w:val="0"/>
          <w:marTop w:val="0"/>
          <w:marBottom w:val="0"/>
          <w:divBdr>
            <w:top w:val="none" w:sz="0" w:space="0" w:color="auto"/>
            <w:left w:val="none" w:sz="0" w:space="0" w:color="auto"/>
            <w:bottom w:val="none" w:sz="0" w:space="0" w:color="auto"/>
            <w:right w:val="none" w:sz="0" w:space="0" w:color="auto"/>
          </w:divBdr>
        </w:div>
        <w:div w:id="382599991">
          <w:marLeft w:val="640"/>
          <w:marRight w:val="0"/>
          <w:marTop w:val="0"/>
          <w:marBottom w:val="0"/>
          <w:divBdr>
            <w:top w:val="none" w:sz="0" w:space="0" w:color="auto"/>
            <w:left w:val="none" w:sz="0" w:space="0" w:color="auto"/>
            <w:bottom w:val="none" w:sz="0" w:space="0" w:color="auto"/>
            <w:right w:val="none" w:sz="0" w:space="0" w:color="auto"/>
          </w:divBdr>
        </w:div>
        <w:div w:id="385766334">
          <w:marLeft w:val="640"/>
          <w:marRight w:val="0"/>
          <w:marTop w:val="0"/>
          <w:marBottom w:val="0"/>
          <w:divBdr>
            <w:top w:val="none" w:sz="0" w:space="0" w:color="auto"/>
            <w:left w:val="none" w:sz="0" w:space="0" w:color="auto"/>
            <w:bottom w:val="none" w:sz="0" w:space="0" w:color="auto"/>
            <w:right w:val="none" w:sz="0" w:space="0" w:color="auto"/>
          </w:divBdr>
        </w:div>
        <w:div w:id="402219702">
          <w:marLeft w:val="640"/>
          <w:marRight w:val="0"/>
          <w:marTop w:val="0"/>
          <w:marBottom w:val="0"/>
          <w:divBdr>
            <w:top w:val="none" w:sz="0" w:space="0" w:color="auto"/>
            <w:left w:val="none" w:sz="0" w:space="0" w:color="auto"/>
            <w:bottom w:val="none" w:sz="0" w:space="0" w:color="auto"/>
            <w:right w:val="none" w:sz="0" w:space="0" w:color="auto"/>
          </w:divBdr>
        </w:div>
        <w:div w:id="414011901">
          <w:marLeft w:val="640"/>
          <w:marRight w:val="0"/>
          <w:marTop w:val="0"/>
          <w:marBottom w:val="0"/>
          <w:divBdr>
            <w:top w:val="none" w:sz="0" w:space="0" w:color="auto"/>
            <w:left w:val="none" w:sz="0" w:space="0" w:color="auto"/>
            <w:bottom w:val="none" w:sz="0" w:space="0" w:color="auto"/>
            <w:right w:val="none" w:sz="0" w:space="0" w:color="auto"/>
          </w:divBdr>
        </w:div>
        <w:div w:id="450318973">
          <w:marLeft w:val="640"/>
          <w:marRight w:val="0"/>
          <w:marTop w:val="0"/>
          <w:marBottom w:val="0"/>
          <w:divBdr>
            <w:top w:val="none" w:sz="0" w:space="0" w:color="auto"/>
            <w:left w:val="none" w:sz="0" w:space="0" w:color="auto"/>
            <w:bottom w:val="none" w:sz="0" w:space="0" w:color="auto"/>
            <w:right w:val="none" w:sz="0" w:space="0" w:color="auto"/>
          </w:divBdr>
        </w:div>
        <w:div w:id="458113371">
          <w:marLeft w:val="640"/>
          <w:marRight w:val="0"/>
          <w:marTop w:val="0"/>
          <w:marBottom w:val="0"/>
          <w:divBdr>
            <w:top w:val="none" w:sz="0" w:space="0" w:color="auto"/>
            <w:left w:val="none" w:sz="0" w:space="0" w:color="auto"/>
            <w:bottom w:val="none" w:sz="0" w:space="0" w:color="auto"/>
            <w:right w:val="none" w:sz="0" w:space="0" w:color="auto"/>
          </w:divBdr>
        </w:div>
        <w:div w:id="471408337">
          <w:marLeft w:val="640"/>
          <w:marRight w:val="0"/>
          <w:marTop w:val="0"/>
          <w:marBottom w:val="0"/>
          <w:divBdr>
            <w:top w:val="none" w:sz="0" w:space="0" w:color="auto"/>
            <w:left w:val="none" w:sz="0" w:space="0" w:color="auto"/>
            <w:bottom w:val="none" w:sz="0" w:space="0" w:color="auto"/>
            <w:right w:val="none" w:sz="0" w:space="0" w:color="auto"/>
          </w:divBdr>
        </w:div>
        <w:div w:id="474956823">
          <w:marLeft w:val="640"/>
          <w:marRight w:val="0"/>
          <w:marTop w:val="0"/>
          <w:marBottom w:val="0"/>
          <w:divBdr>
            <w:top w:val="none" w:sz="0" w:space="0" w:color="auto"/>
            <w:left w:val="none" w:sz="0" w:space="0" w:color="auto"/>
            <w:bottom w:val="none" w:sz="0" w:space="0" w:color="auto"/>
            <w:right w:val="none" w:sz="0" w:space="0" w:color="auto"/>
          </w:divBdr>
        </w:div>
        <w:div w:id="492333984">
          <w:marLeft w:val="640"/>
          <w:marRight w:val="0"/>
          <w:marTop w:val="0"/>
          <w:marBottom w:val="0"/>
          <w:divBdr>
            <w:top w:val="none" w:sz="0" w:space="0" w:color="auto"/>
            <w:left w:val="none" w:sz="0" w:space="0" w:color="auto"/>
            <w:bottom w:val="none" w:sz="0" w:space="0" w:color="auto"/>
            <w:right w:val="none" w:sz="0" w:space="0" w:color="auto"/>
          </w:divBdr>
        </w:div>
        <w:div w:id="516504838">
          <w:marLeft w:val="640"/>
          <w:marRight w:val="0"/>
          <w:marTop w:val="0"/>
          <w:marBottom w:val="0"/>
          <w:divBdr>
            <w:top w:val="none" w:sz="0" w:space="0" w:color="auto"/>
            <w:left w:val="none" w:sz="0" w:space="0" w:color="auto"/>
            <w:bottom w:val="none" w:sz="0" w:space="0" w:color="auto"/>
            <w:right w:val="none" w:sz="0" w:space="0" w:color="auto"/>
          </w:divBdr>
        </w:div>
        <w:div w:id="539129450">
          <w:marLeft w:val="640"/>
          <w:marRight w:val="0"/>
          <w:marTop w:val="0"/>
          <w:marBottom w:val="0"/>
          <w:divBdr>
            <w:top w:val="none" w:sz="0" w:space="0" w:color="auto"/>
            <w:left w:val="none" w:sz="0" w:space="0" w:color="auto"/>
            <w:bottom w:val="none" w:sz="0" w:space="0" w:color="auto"/>
            <w:right w:val="none" w:sz="0" w:space="0" w:color="auto"/>
          </w:divBdr>
        </w:div>
        <w:div w:id="542643320">
          <w:marLeft w:val="640"/>
          <w:marRight w:val="0"/>
          <w:marTop w:val="0"/>
          <w:marBottom w:val="0"/>
          <w:divBdr>
            <w:top w:val="none" w:sz="0" w:space="0" w:color="auto"/>
            <w:left w:val="none" w:sz="0" w:space="0" w:color="auto"/>
            <w:bottom w:val="none" w:sz="0" w:space="0" w:color="auto"/>
            <w:right w:val="none" w:sz="0" w:space="0" w:color="auto"/>
          </w:divBdr>
        </w:div>
        <w:div w:id="547037908">
          <w:marLeft w:val="640"/>
          <w:marRight w:val="0"/>
          <w:marTop w:val="0"/>
          <w:marBottom w:val="0"/>
          <w:divBdr>
            <w:top w:val="none" w:sz="0" w:space="0" w:color="auto"/>
            <w:left w:val="none" w:sz="0" w:space="0" w:color="auto"/>
            <w:bottom w:val="none" w:sz="0" w:space="0" w:color="auto"/>
            <w:right w:val="none" w:sz="0" w:space="0" w:color="auto"/>
          </w:divBdr>
        </w:div>
        <w:div w:id="548031735">
          <w:marLeft w:val="640"/>
          <w:marRight w:val="0"/>
          <w:marTop w:val="0"/>
          <w:marBottom w:val="0"/>
          <w:divBdr>
            <w:top w:val="none" w:sz="0" w:space="0" w:color="auto"/>
            <w:left w:val="none" w:sz="0" w:space="0" w:color="auto"/>
            <w:bottom w:val="none" w:sz="0" w:space="0" w:color="auto"/>
            <w:right w:val="none" w:sz="0" w:space="0" w:color="auto"/>
          </w:divBdr>
        </w:div>
        <w:div w:id="571089140">
          <w:marLeft w:val="640"/>
          <w:marRight w:val="0"/>
          <w:marTop w:val="0"/>
          <w:marBottom w:val="0"/>
          <w:divBdr>
            <w:top w:val="none" w:sz="0" w:space="0" w:color="auto"/>
            <w:left w:val="none" w:sz="0" w:space="0" w:color="auto"/>
            <w:bottom w:val="none" w:sz="0" w:space="0" w:color="auto"/>
            <w:right w:val="none" w:sz="0" w:space="0" w:color="auto"/>
          </w:divBdr>
        </w:div>
        <w:div w:id="579292108">
          <w:marLeft w:val="640"/>
          <w:marRight w:val="0"/>
          <w:marTop w:val="0"/>
          <w:marBottom w:val="0"/>
          <w:divBdr>
            <w:top w:val="none" w:sz="0" w:space="0" w:color="auto"/>
            <w:left w:val="none" w:sz="0" w:space="0" w:color="auto"/>
            <w:bottom w:val="none" w:sz="0" w:space="0" w:color="auto"/>
            <w:right w:val="none" w:sz="0" w:space="0" w:color="auto"/>
          </w:divBdr>
        </w:div>
        <w:div w:id="584992940">
          <w:marLeft w:val="640"/>
          <w:marRight w:val="0"/>
          <w:marTop w:val="0"/>
          <w:marBottom w:val="0"/>
          <w:divBdr>
            <w:top w:val="none" w:sz="0" w:space="0" w:color="auto"/>
            <w:left w:val="none" w:sz="0" w:space="0" w:color="auto"/>
            <w:bottom w:val="none" w:sz="0" w:space="0" w:color="auto"/>
            <w:right w:val="none" w:sz="0" w:space="0" w:color="auto"/>
          </w:divBdr>
        </w:div>
        <w:div w:id="588006081">
          <w:marLeft w:val="640"/>
          <w:marRight w:val="0"/>
          <w:marTop w:val="0"/>
          <w:marBottom w:val="0"/>
          <w:divBdr>
            <w:top w:val="none" w:sz="0" w:space="0" w:color="auto"/>
            <w:left w:val="none" w:sz="0" w:space="0" w:color="auto"/>
            <w:bottom w:val="none" w:sz="0" w:space="0" w:color="auto"/>
            <w:right w:val="none" w:sz="0" w:space="0" w:color="auto"/>
          </w:divBdr>
        </w:div>
        <w:div w:id="601767766">
          <w:marLeft w:val="640"/>
          <w:marRight w:val="0"/>
          <w:marTop w:val="0"/>
          <w:marBottom w:val="0"/>
          <w:divBdr>
            <w:top w:val="none" w:sz="0" w:space="0" w:color="auto"/>
            <w:left w:val="none" w:sz="0" w:space="0" w:color="auto"/>
            <w:bottom w:val="none" w:sz="0" w:space="0" w:color="auto"/>
            <w:right w:val="none" w:sz="0" w:space="0" w:color="auto"/>
          </w:divBdr>
        </w:div>
        <w:div w:id="656223865">
          <w:marLeft w:val="640"/>
          <w:marRight w:val="0"/>
          <w:marTop w:val="0"/>
          <w:marBottom w:val="0"/>
          <w:divBdr>
            <w:top w:val="none" w:sz="0" w:space="0" w:color="auto"/>
            <w:left w:val="none" w:sz="0" w:space="0" w:color="auto"/>
            <w:bottom w:val="none" w:sz="0" w:space="0" w:color="auto"/>
            <w:right w:val="none" w:sz="0" w:space="0" w:color="auto"/>
          </w:divBdr>
        </w:div>
        <w:div w:id="666977258">
          <w:marLeft w:val="640"/>
          <w:marRight w:val="0"/>
          <w:marTop w:val="0"/>
          <w:marBottom w:val="0"/>
          <w:divBdr>
            <w:top w:val="none" w:sz="0" w:space="0" w:color="auto"/>
            <w:left w:val="none" w:sz="0" w:space="0" w:color="auto"/>
            <w:bottom w:val="none" w:sz="0" w:space="0" w:color="auto"/>
            <w:right w:val="none" w:sz="0" w:space="0" w:color="auto"/>
          </w:divBdr>
        </w:div>
        <w:div w:id="684094079">
          <w:marLeft w:val="640"/>
          <w:marRight w:val="0"/>
          <w:marTop w:val="0"/>
          <w:marBottom w:val="0"/>
          <w:divBdr>
            <w:top w:val="none" w:sz="0" w:space="0" w:color="auto"/>
            <w:left w:val="none" w:sz="0" w:space="0" w:color="auto"/>
            <w:bottom w:val="none" w:sz="0" w:space="0" w:color="auto"/>
            <w:right w:val="none" w:sz="0" w:space="0" w:color="auto"/>
          </w:divBdr>
        </w:div>
        <w:div w:id="703405159">
          <w:marLeft w:val="640"/>
          <w:marRight w:val="0"/>
          <w:marTop w:val="0"/>
          <w:marBottom w:val="0"/>
          <w:divBdr>
            <w:top w:val="none" w:sz="0" w:space="0" w:color="auto"/>
            <w:left w:val="none" w:sz="0" w:space="0" w:color="auto"/>
            <w:bottom w:val="none" w:sz="0" w:space="0" w:color="auto"/>
            <w:right w:val="none" w:sz="0" w:space="0" w:color="auto"/>
          </w:divBdr>
        </w:div>
        <w:div w:id="778915369">
          <w:marLeft w:val="640"/>
          <w:marRight w:val="0"/>
          <w:marTop w:val="0"/>
          <w:marBottom w:val="0"/>
          <w:divBdr>
            <w:top w:val="none" w:sz="0" w:space="0" w:color="auto"/>
            <w:left w:val="none" w:sz="0" w:space="0" w:color="auto"/>
            <w:bottom w:val="none" w:sz="0" w:space="0" w:color="auto"/>
            <w:right w:val="none" w:sz="0" w:space="0" w:color="auto"/>
          </w:divBdr>
        </w:div>
        <w:div w:id="805313599">
          <w:marLeft w:val="640"/>
          <w:marRight w:val="0"/>
          <w:marTop w:val="0"/>
          <w:marBottom w:val="0"/>
          <w:divBdr>
            <w:top w:val="none" w:sz="0" w:space="0" w:color="auto"/>
            <w:left w:val="none" w:sz="0" w:space="0" w:color="auto"/>
            <w:bottom w:val="none" w:sz="0" w:space="0" w:color="auto"/>
            <w:right w:val="none" w:sz="0" w:space="0" w:color="auto"/>
          </w:divBdr>
        </w:div>
        <w:div w:id="811294609">
          <w:marLeft w:val="640"/>
          <w:marRight w:val="0"/>
          <w:marTop w:val="0"/>
          <w:marBottom w:val="0"/>
          <w:divBdr>
            <w:top w:val="none" w:sz="0" w:space="0" w:color="auto"/>
            <w:left w:val="none" w:sz="0" w:space="0" w:color="auto"/>
            <w:bottom w:val="none" w:sz="0" w:space="0" w:color="auto"/>
            <w:right w:val="none" w:sz="0" w:space="0" w:color="auto"/>
          </w:divBdr>
        </w:div>
        <w:div w:id="873808786">
          <w:marLeft w:val="640"/>
          <w:marRight w:val="0"/>
          <w:marTop w:val="0"/>
          <w:marBottom w:val="0"/>
          <w:divBdr>
            <w:top w:val="none" w:sz="0" w:space="0" w:color="auto"/>
            <w:left w:val="none" w:sz="0" w:space="0" w:color="auto"/>
            <w:bottom w:val="none" w:sz="0" w:space="0" w:color="auto"/>
            <w:right w:val="none" w:sz="0" w:space="0" w:color="auto"/>
          </w:divBdr>
        </w:div>
        <w:div w:id="891966065">
          <w:marLeft w:val="640"/>
          <w:marRight w:val="0"/>
          <w:marTop w:val="0"/>
          <w:marBottom w:val="0"/>
          <w:divBdr>
            <w:top w:val="none" w:sz="0" w:space="0" w:color="auto"/>
            <w:left w:val="none" w:sz="0" w:space="0" w:color="auto"/>
            <w:bottom w:val="none" w:sz="0" w:space="0" w:color="auto"/>
            <w:right w:val="none" w:sz="0" w:space="0" w:color="auto"/>
          </w:divBdr>
        </w:div>
        <w:div w:id="959841290">
          <w:marLeft w:val="640"/>
          <w:marRight w:val="0"/>
          <w:marTop w:val="0"/>
          <w:marBottom w:val="0"/>
          <w:divBdr>
            <w:top w:val="none" w:sz="0" w:space="0" w:color="auto"/>
            <w:left w:val="none" w:sz="0" w:space="0" w:color="auto"/>
            <w:bottom w:val="none" w:sz="0" w:space="0" w:color="auto"/>
            <w:right w:val="none" w:sz="0" w:space="0" w:color="auto"/>
          </w:divBdr>
        </w:div>
        <w:div w:id="967665588">
          <w:marLeft w:val="640"/>
          <w:marRight w:val="0"/>
          <w:marTop w:val="0"/>
          <w:marBottom w:val="0"/>
          <w:divBdr>
            <w:top w:val="none" w:sz="0" w:space="0" w:color="auto"/>
            <w:left w:val="none" w:sz="0" w:space="0" w:color="auto"/>
            <w:bottom w:val="none" w:sz="0" w:space="0" w:color="auto"/>
            <w:right w:val="none" w:sz="0" w:space="0" w:color="auto"/>
          </w:divBdr>
        </w:div>
        <w:div w:id="975991146">
          <w:marLeft w:val="640"/>
          <w:marRight w:val="0"/>
          <w:marTop w:val="0"/>
          <w:marBottom w:val="0"/>
          <w:divBdr>
            <w:top w:val="none" w:sz="0" w:space="0" w:color="auto"/>
            <w:left w:val="none" w:sz="0" w:space="0" w:color="auto"/>
            <w:bottom w:val="none" w:sz="0" w:space="0" w:color="auto"/>
            <w:right w:val="none" w:sz="0" w:space="0" w:color="auto"/>
          </w:divBdr>
        </w:div>
        <w:div w:id="984579726">
          <w:marLeft w:val="640"/>
          <w:marRight w:val="0"/>
          <w:marTop w:val="0"/>
          <w:marBottom w:val="0"/>
          <w:divBdr>
            <w:top w:val="none" w:sz="0" w:space="0" w:color="auto"/>
            <w:left w:val="none" w:sz="0" w:space="0" w:color="auto"/>
            <w:bottom w:val="none" w:sz="0" w:space="0" w:color="auto"/>
            <w:right w:val="none" w:sz="0" w:space="0" w:color="auto"/>
          </w:divBdr>
        </w:div>
        <w:div w:id="1028330854">
          <w:marLeft w:val="640"/>
          <w:marRight w:val="0"/>
          <w:marTop w:val="0"/>
          <w:marBottom w:val="0"/>
          <w:divBdr>
            <w:top w:val="none" w:sz="0" w:space="0" w:color="auto"/>
            <w:left w:val="none" w:sz="0" w:space="0" w:color="auto"/>
            <w:bottom w:val="none" w:sz="0" w:space="0" w:color="auto"/>
            <w:right w:val="none" w:sz="0" w:space="0" w:color="auto"/>
          </w:divBdr>
        </w:div>
        <w:div w:id="1030913246">
          <w:marLeft w:val="640"/>
          <w:marRight w:val="0"/>
          <w:marTop w:val="0"/>
          <w:marBottom w:val="0"/>
          <w:divBdr>
            <w:top w:val="none" w:sz="0" w:space="0" w:color="auto"/>
            <w:left w:val="none" w:sz="0" w:space="0" w:color="auto"/>
            <w:bottom w:val="none" w:sz="0" w:space="0" w:color="auto"/>
            <w:right w:val="none" w:sz="0" w:space="0" w:color="auto"/>
          </w:divBdr>
        </w:div>
        <w:div w:id="1072314955">
          <w:marLeft w:val="640"/>
          <w:marRight w:val="0"/>
          <w:marTop w:val="0"/>
          <w:marBottom w:val="0"/>
          <w:divBdr>
            <w:top w:val="none" w:sz="0" w:space="0" w:color="auto"/>
            <w:left w:val="none" w:sz="0" w:space="0" w:color="auto"/>
            <w:bottom w:val="none" w:sz="0" w:space="0" w:color="auto"/>
            <w:right w:val="none" w:sz="0" w:space="0" w:color="auto"/>
          </w:divBdr>
        </w:div>
        <w:div w:id="1079519334">
          <w:marLeft w:val="640"/>
          <w:marRight w:val="0"/>
          <w:marTop w:val="0"/>
          <w:marBottom w:val="0"/>
          <w:divBdr>
            <w:top w:val="none" w:sz="0" w:space="0" w:color="auto"/>
            <w:left w:val="none" w:sz="0" w:space="0" w:color="auto"/>
            <w:bottom w:val="none" w:sz="0" w:space="0" w:color="auto"/>
            <w:right w:val="none" w:sz="0" w:space="0" w:color="auto"/>
          </w:divBdr>
        </w:div>
        <w:div w:id="1097289751">
          <w:marLeft w:val="640"/>
          <w:marRight w:val="0"/>
          <w:marTop w:val="0"/>
          <w:marBottom w:val="0"/>
          <w:divBdr>
            <w:top w:val="none" w:sz="0" w:space="0" w:color="auto"/>
            <w:left w:val="none" w:sz="0" w:space="0" w:color="auto"/>
            <w:bottom w:val="none" w:sz="0" w:space="0" w:color="auto"/>
            <w:right w:val="none" w:sz="0" w:space="0" w:color="auto"/>
          </w:divBdr>
        </w:div>
        <w:div w:id="1190531571">
          <w:marLeft w:val="640"/>
          <w:marRight w:val="0"/>
          <w:marTop w:val="0"/>
          <w:marBottom w:val="0"/>
          <w:divBdr>
            <w:top w:val="none" w:sz="0" w:space="0" w:color="auto"/>
            <w:left w:val="none" w:sz="0" w:space="0" w:color="auto"/>
            <w:bottom w:val="none" w:sz="0" w:space="0" w:color="auto"/>
            <w:right w:val="none" w:sz="0" w:space="0" w:color="auto"/>
          </w:divBdr>
        </w:div>
        <w:div w:id="1210844144">
          <w:marLeft w:val="640"/>
          <w:marRight w:val="0"/>
          <w:marTop w:val="0"/>
          <w:marBottom w:val="0"/>
          <w:divBdr>
            <w:top w:val="none" w:sz="0" w:space="0" w:color="auto"/>
            <w:left w:val="none" w:sz="0" w:space="0" w:color="auto"/>
            <w:bottom w:val="none" w:sz="0" w:space="0" w:color="auto"/>
            <w:right w:val="none" w:sz="0" w:space="0" w:color="auto"/>
          </w:divBdr>
        </w:div>
        <w:div w:id="1249928608">
          <w:marLeft w:val="640"/>
          <w:marRight w:val="0"/>
          <w:marTop w:val="0"/>
          <w:marBottom w:val="0"/>
          <w:divBdr>
            <w:top w:val="none" w:sz="0" w:space="0" w:color="auto"/>
            <w:left w:val="none" w:sz="0" w:space="0" w:color="auto"/>
            <w:bottom w:val="none" w:sz="0" w:space="0" w:color="auto"/>
            <w:right w:val="none" w:sz="0" w:space="0" w:color="auto"/>
          </w:divBdr>
        </w:div>
        <w:div w:id="1301308571">
          <w:marLeft w:val="640"/>
          <w:marRight w:val="0"/>
          <w:marTop w:val="0"/>
          <w:marBottom w:val="0"/>
          <w:divBdr>
            <w:top w:val="none" w:sz="0" w:space="0" w:color="auto"/>
            <w:left w:val="none" w:sz="0" w:space="0" w:color="auto"/>
            <w:bottom w:val="none" w:sz="0" w:space="0" w:color="auto"/>
            <w:right w:val="none" w:sz="0" w:space="0" w:color="auto"/>
          </w:divBdr>
        </w:div>
        <w:div w:id="1315717334">
          <w:marLeft w:val="640"/>
          <w:marRight w:val="0"/>
          <w:marTop w:val="0"/>
          <w:marBottom w:val="0"/>
          <w:divBdr>
            <w:top w:val="none" w:sz="0" w:space="0" w:color="auto"/>
            <w:left w:val="none" w:sz="0" w:space="0" w:color="auto"/>
            <w:bottom w:val="none" w:sz="0" w:space="0" w:color="auto"/>
            <w:right w:val="none" w:sz="0" w:space="0" w:color="auto"/>
          </w:divBdr>
        </w:div>
        <w:div w:id="1353730279">
          <w:marLeft w:val="640"/>
          <w:marRight w:val="0"/>
          <w:marTop w:val="0"/>
          <w:marBottom w:val="0"/>
          <w:divBdr>
            <w:top w:val="none" w:sz="0" w:space="0" w:color="auto"/>
            <w:left w:val="none" w:sz="0" w:space="0" w:color="auto"/>
            <w:bottom w:val="none" w:sz="0" w:space="0" w:color="auto"/>
            <w:right w:val="none" w:sz="0" w:space="0" w:color="auto"/>
          </w:divBdr>
        </w:div>
        <w:div w:id="1409620688">
          <w:marLeft w:val="640"/>
          <w:marRight w:val="0"/>
          <w:marTop w:val="0"/>
          <w:marBottom w:val="0"/>
          <w:divBdr>
            <w:top w:val="none" w:sz="0" w:space="0" w:color="auto"/>
            <w:left w:val="none" w:sz="0" w:space="0" w:color="auto"/>
            <w:bottom w:val="none" w:sz="0" w:space="0" w:color="auto"/>
            <w:right w:val="none" w:sz="0" w:space="0" w:color="auto"/>
          </w:divBdr>
        </w:div>
        <w:div w:id="1414741727">
          <w:marLeft w:val="640"/>
          <w:marRight w:val="0"/>
          <w:marTop w:val="0"/>
          <w:marBottom w:val="0"/>
          <w:divBdr>
            <w:top w:val="none" w:sz="0" w:space="0" w:color="auto"/>
            <w:left w:val="none" w:sz="0" w:space="0" w:color="auto"/>
            <w:bottom w:val="none" w:sz="0" w:space="0" w:color="auto"/>
            <w:right w:val="none" w:sz="0" w:space="0" w:color="auto"/>
          </w:divBdr>
        </w:div>
        <w:div w:id="1452898830">
          <w:marLeft w:val="640"/>
          <w:marRight w:val="0"/>
          <w:marTop w:val="0"/>
          <w:marBottom w:val="0"/>
          <w:divBdr>
            <w:top w:val="none" w:sz="0" w:space="0" w:color="auto"/>
            <w:left w:val="none" w:sz="0" w:space="0" w:color="auto"/>
            <w:bottom w:val="none" w:sz="0" w:space="0" w:color="auto"/>
            <w:right w:val="none" w:sz="0" w:space="0" w:color="auto"/>
          </w:divBdr>
        </w:div>
        <w:div w:id="1460605897">
          <w:marLeft w:val="640"/>
          <w:marRight w:val="0"/>
          <w:marTop w:val="0"/>
          <w:marBottom w:val="0"/>
          <w:divBdr>
            <w:top w:val="none" w:sz="0" w:space="0" w:color="auto"/>
            <w:left w:val="none" w:sz="0" w:space="0" w:color="auto"/>
            <w:bottom w:val="none" w:sz="0" w:space="0" w:color="auto"/>
            <w:right w:val="none" w:sz="0" w:space="0" w:color="auto"/>
          </w:divBdr>
        </w:div>
        <w:div w:id="1465075934">
          <w:marLeft w:val="640"/>
          <w:marRight w:val="0"/>
          <w:marTop w:val="0"/>
          <w:marBottom w:val="0"/>
          <w:divBdr>
            <w:top w:val="none" w:sz="0" w:space="0" w:color="auto"/>
            <w:left w:val="none" w:sz="0" w:space="0" w:color="auto"/>
            <w:bottom w:val="none" w:sz="0" w:space="0" w:color="auto"/>
            <w:right w:val="none" w:sz="0" w:space="0" w:color="auto"/>
          </w:divBdr>
        </w:div>
        <w:div w:id="1504323260">
          <w:marLeft w:val="640"/>
          <w:marRight w:val="0"/>
          <w:marTop w:val="0"/>
          <w:marBottom w:val="0"/>
          <w:divBdr>
            <w:top w:val="none" w:sz="0" w:space="0" w:color="auto"/>
            <w:left w:val="none" w:sz="0" w:space="0" w:color="auto"/>
            <w:bottom w:val="none" w:sz="0" w:space="0" w:color="auto"/>
            <w:right w:val="none" w:sz="0" w:space="0" w:color="auto"/>
          </w:divBdr>
        </w:div>
        <w:div w:id="1506632036">
          <w:marLeft w:val="640"/>
          <w:marRight w:val="0"/>
          <w:marTop w:val="0"/>
          <w:marBottom w:val="0"/>
          <w:divBdr>
            <w:top w:val="none" w:sz="0" w:space="0" w:color="auto"/>
            <w:left w:val="none" w:sz="0" w:space="0" w:color="auto"/>
            <w:bottom w:val="none" w:sz="0" w:space="0" w:color="auto"/>
            <w:right w:val="none" w:sz="0" w:space="0" w:color="auto"/>
          </w:divBdr>
        </w:div>
        <w:div w:id="1509369689">
          <w:marLeft w:val="640"/>
          <w:marRight w:val="0"/>
          <w:marTop w:val="0"/>
          <w:marBottom w:val="0"/>
          <w:divBdr>
            <w:top w:val="none" w:sz="0" w:space="0" w:color="auto"/>
            <w:left w:val="none" w:sz="0" w:space="0" w:color="auto"/>
            <w:bottom w:val="none" w:sz="0" w:space="0" w:color="auto"/>
            <w:right w:val="none" w:sz="0" w:space="0" w:color="auto"/>
          </w:divBdr>
        </w:div>
        <w:div w:id="1514760060">
          <w:marLeft w:val="640"/>
          <w:marRight w:val="0"/>
          <w:marTop w:val="0"/>
          <w:marBottom w:val="0"/>
          <w:divBdr>
            <w:top w:val="none" w:sz="0" w:space="0" w:color="auto"/>
            <w:left w:val="none" w:sz="0" w:space="0" w:color="auto"/>
            <w:bottom w:val="none" w:sz="0" w:space="0" w:color="auto"/>
            <w:right w:val="none" w:sz="0" w:space="0" w:color="auto"/>
          </w:divBdr>
        </w:div>
        <w:div w:id="1525636646">
          <w:marLeft w:val="640"/>
          <w:marRight w:val="0"/>
          <w:marTop w:val="0"/>
          <w:marBottom w:val="0"/>
          <w:divBdr>
            <w:top w:val="none" w:sz="0" w:space="0" w:color="auto"/>
            <w:left w:val="none" w:sz="0" w:space="0" w:color="auto"/>
            <w:bottom w:val="none" w:sz="0" w:space="0" w:color="auto"/>
            <w:right w:val="none" w:sz="0" w:space="0" w:color="auto"/>
          </w:divBdr>
        </w:div>
        <w:div w:id="1557859892">
          <w:marLeft w:val="640"/>
          <w:marRight w:val="0"/>
          <w:marTop w:val="0"/>
          <w:marBottom w:val="0"/>
          <w:divBdr>
            <w:top w:val="none" w:sz="0" w:space="0" w:color="auto"/>
            <w:left w:val="none" w:sz="0" w:space="0" w:color="auto"/>
            <w:bottom w:val="none" w:sz="0" w:space="0" w:color="auto"/>
            <w:right w:val="none" w:sz="0" w:space="0" w:color="auto"/>
          </w:divBdr>
        </w:div>
        <w:div w:id="1560021047">
          <w:marLeft w:val="640"/>
          <w:marRight w:val="0"/>
          <w:marTop w:val="0"/>
          <w:marBottom w:val="0"/>
          <w:divBdr>
            <w:top w:val="none" w:sz="0" w:space="0" w:color="auto"/>
            <w:left w:val="none" w:sz="0" w:space="0" w:color="auto"/>
            <w:bottom w:val="none" w:sz="0" w:space="0" w:color="auto"/>
            <w:right w:val="none" w:sz="0" w:space="0" w:color="auto"/>
          </w:divBdr>
        </w:div>
        <w:div w:id="1599756371">
          <w:marLeft w:val="640"/>
          <w:marRight w:val="0"/>
          <w:marTop w:val="0"/>
          <w:marBottom w:val="0"/>
          <w:divBdr>
            <w:top w:val="none" w:sz="0" w:space="0" w:color="auto"/>
            <w:left w:val="none" w:sz="0" w:space="0" w:color="auto"/>
            <w:bottom w:val="none" w:sz="0" w:space="0" w:color="auto"/>
            <w:right w:val="none" w:sz="0" w:space="0" w:color="auto"/>
          </w:divBdr>
        </w:div>
        <w:div w:id="1657369702">
          <w:marLeft w:val="640"/>
          <w:marRight w:val="0"/>
          <w:marTop w:val="0"/>
          <w:marBottom w:val="0"/>
          <w:divBdr>
            <w:top w:val="none" w:sz="0" w:space="0" w:color="auto"/>
            <w:left w:val="none" w:sz="0" w:space="0" w:color="auto"/>
            <w:bottom w:val="none" w:sz="0" w:space="0" w:color="auto"/>
            <w:right w:val="none" w:sz="0" w:space="0" w:color="auto"/>
          </w:divBdr>
        </w:div>
        <w:div w:id="1660696074">
          <w:marLeft w:val="640"/>
          <w:marRight w:val="0"/>
          <w:marTop w:val="0"/>
          <w:marBottom w:val="0"/>
          <w:divBdr>
            <w:top w:val="none" w:sz="0" w:space="0" w:color="auto"/>
            <w:left w:val="none" w:sz="0" w:space="0" w:color="auto"/>
            <w:bottom w:val="none" w:sz="0" w:space="0" w:color="auto"/>
            <w:right w:val="none" w:sz="0" w:space="0" w:color="auto"/>
          </w:divBdr>
        </w:div>
        <w:div w:id="1663118886">
          <w:marLeft w:val="640"/>
          <w:marRight w:val="0"/>
          <w:marTop w:val="0"/>
          <w:marBottom w:val="0"/>
          <w:divBdr>
            <w:top w:val="none" w:sz="0" w:space="0" w:color="auto"/>
            <w:left w:val="none" w:sz="0" w:space="0" w:color="auto"/>
            <w:bottom w:val="none" w:sz="0" w:space="0" w:color="auto"/>
            <w:right w:val="none" w:sz="0" w:space="0" w:color="auto"/>
          </w:divBdr>
        </w:div>
        <w:div w:id="1690445018">
          <w:marLeft w:val="640"/>
          <w:marRight w:val="0"/>
          <w:marTop w:val="0"/>
          <w:marBottom w:val="0"/>
          <w:divBdr>
            <w:top w:val="none" w:sz="0" w:space="0" w:color="auto"/>
            <w:left w:val="none" w:sz="0" w:space="0" w:color="auto"/>
            <w:bottom w:val="none" w:sz="0" w:space="0" w:color="auto"/>
            <w:right w:val="none" w:sz="0" w:space="0" w:color="auto"/>
          </w:divBdr>
        </w:div>
        <w:div w:id="1709140451">
          <w:marLeft w:val="640"/>
          <w:marRight w:val="0"/>
          <w:marTop w:val="0"/>
          <w:marBottom w:val="0"/>
          <w:divBdr>
            <w:top w:val="none" w:sz="0" w:space="0" w:color="auto"/>
            <w:left w:val="none" w:sz="0" w:space="0" w:color="auto"/>
            <w:bottom w:val="none" w:sz="0" w:space="0" w:color="auto"/>
            <w:right w:val="none" w:sz="0" w:space="0" w:color="auto"/>
          </w:divBdr>
        </w:div>
        <w:div w:id="1793789417">
          <w:marLeft w:val="640"/>
          <w:marRight w:val="0"/>
          <w:marTop w:val="0"/>
          <w:marBottom w:val="0"/>
          <w:divBdr>
            <w:top w:val="none" w:sz="0" w:space="0" w:color="auto"/>
            <w:left w:val="none" w:sz="0" w:space="0" w:color="auto"/>
            <w:bottom w:val="none" w:sz="0" w:space="0" w:color="auto"/>
            <w:right w:val="none" w:sz="0" w:space="0" w:color="auto"/>
          </w:divBdr>
        </w:div>
        <w:div w:id="1796636054">
          <w:marLeft w:val="640"/>
          <w:marRight w:val="0"/>
          <w:marTop w:val="0"/>
          <w:marBottom w:val="0"/>
          <w:divBdr>
            <w:top w:val="none" w:sz="0" w:space="0" w:color="auto"/>
            <w:left w:val="none" w:sz="0" w:space="0" w:color="auto"/>
            <w:bottom w:val="none" w:sz="0" w:space="0" w:color="auto"/>
            <w:right w:val="none" w:sz="0" w:space="0" w:color="auto"/>
          </w:divBdr>
        </w:div>
        <w:div w:id="1845630373">
          <w:marLeft w:val="640"/>
          <w:marRight w:val="0"/>
          <w:marTop w:val="0"/>
          <w:marBottom w:val="0"/>
          <w:divBdr>
            <w:top w:val="none" w:sz="0" w:space="0" w:color="auto"/>
            <w:left w:val="none" w:sz="0" w:space="0" w:color="auto"/>
            <w:bottom w:val="none" w:sz="0" w:space="0" w:color="auto"/>
            <w:right w:val="none" w:sz="0" w:space="0" w:color="auto"/>
          </w:divBdr>
        </w:div>
        <w:div w:id="1892692180">
          <w:marLeft w:val="640"/>
          <w:marRight w:val="0"/>
          <w:marTop w:val="0"/>
          <w:marBottom w:val="0"/>
          <w:divBdr>
            <w:top w:val="none" w:sz="0" w:space="0" w:color="auto"/>
            <w:left w:val="none" w:sz="0" w:space="0" w:color="auto"/>
            <w:bottom w:val="none" w:sz="0" w:space="0" w:color="auto"/>
            <w:right w:val="none" w:sz="0" w:space="0" w:color="auto"/>
          </w:divBdr>
        </w:div>
        <w:div w:id="1895500894">
          <w:marLeft w:val="640"/>
          <w:marRight w:val="0"/>
          <w:marTop w:val="0"/>
          <w:marBottom w:val="0"/>
          <w:divBdr>
            <w:top w:val="none" w:sz="0" w:space="0" w:color="auto"/>
            <w:left w:val="none" w:sz="0" w:space="0" w:color="auto"/>
            <w:bottom w:val="none" w:sz="0" w:space="0" w:color="auto"/>
            <w:right w:val="none" w:sz="0" w:space="0" w:color="auto"/>
          </w:divBdr>
        </w:div>
        <w:div w:id="1910387048">
          <w:marLeft w:val="640"/>
          <w:marRight w:val="0"/>
          <w:marTop w:val="0"/>
          <w:marBottom w:val="0"/>
          <w:divBdr>
            <w:top w:val="none" w:sz="0" w:space="0" w:color="auto"/>
            <w:left w:val="none" w:sz="0" w:space="0" w:color="auto"/>
            <w:bottom w:val="none" w:sz="0" w:space="0" w:color="auto"/>
            <w:right w:val="none" w:sz="0" w:space="0" w:color="auto"/>
          </w:divBdr>
        </w:div>
        <w:div w:id="1920867804">
          <w:marLeft w:val="640"/>
          <w:marRight w:val="0"/>
          <w:marTop w:val="0"/>
          <w:marBottom w:val="0"/>
          <w:divBdr>
            <w:top w:val="none" w:sz="0" w:space="0" w:color="auto"/>
            <w:left w:val="none" w:sz="0" w:space="0" w:color="auto"/>
            <w:bottom w:val="none" w:sz="0" w:space="0" w:color="auto"/>
            <w:right w:val="none" w:sz="0" w:space="0" w:color="auto"/>
          </w:divBdr>
        </w:div>
        <w:div w:id="1944222863">
          <w:marLeft w:val="640"/>
          <w:marRight w:val="0"/>
          <w:marTop w:val="0"/>
          <w:marBottom w:val="0"/>
          <w:divBdr>
            <w:top w:val="none" w:sz="0" w:space="0" w:color="auto"/>
            <w:left w:val="none" w:sz="0" w:space="0" w:color="auto"/>
            <w:bottom w:val="none" w:sz="0" w:space="0" w:color="auto"/>
            <w:right w:val="none" w:sz="0" w:space="0" w:color="auto"/>
          </w:divBdr>
        </w:div>
        <w:div w:id="1951663742">
          <w:marLeft w:val="640"/>
          <w:marRight w:val="0"/>
          <w:marTop w:val="0"/>
          <w:marBottom w:val="0"/>
          <w:divBdr>
            <w:top w:val="none" w:sz="0" w:space="0" w:color="auto"/>
            <w:left w:val="none" w:sz="0" w:space="0" w:color="auto"/>
            <w:bottom w:val="none" w:sz="0" w:space="0" w:color="auto"/>
            <w:right w:val="none" w:sz="0" w:space="0" w:color="auto"/>
          </w:divBdr>
        </w:div>
        <w:div w:id="1968656579">
          <w:marLeft w:val="640"/>
          <w:marRight w:val="0"/>
          <w:marTop w:val="0"/>
          <w:marBottom w:val="0"/>
          <w:divBdr>
            <w:top w:val="none" w:sz="0" w:space="0" w:color="auto"/>
            <w:left w:val="none" w:sz="0" w:space="0" w:color="auto"/>
            <w:bottom w:val="none" w:sz="0" w:space="0" w:color="auto"/>
            <w:right w:val="none" w:sz="0" w:space="0" w:color="auto"/>
          </w:divBdr>
        </w:div>
        <w:div w:id="2002585880">
          <w:marLeft w:val="640"/>
          <w:marRight w:val="0"/>
          <w:marTop w:val="0"/>
          <w:marBottom w:val="0"/>
          <w:divBdr>
            <w:top w:val="none" w:sz="0" w:space="0" w:color="auto"/>
            <w:left w:val="none" w:sz="0" w:space="0" w:color="auto"/>
            <w:bottom w:val="none" w:sz="0" w:space="0" w:color="auto"/>
            <w:right w:val="none" w:sz="0" w:space="0" w:color="auto"/>
          </w:divBdr>
        </w:div>
        <w:div w:id="2004353587">
          <w:marLeft w:val="640"/>
          <w:marRight w:val="0"/>
          <w:marTop w:val="0"/>
          <w:marBottom w:val="0"/>
          <w:divBdr>
            <w:top w:val="none" w:sz="0" w:space="0" w:color="auto"/>
            <w:left w:val="none" w:sz="0" w:space="0" w:color="auto"/>
            <w:bottom w:val="none" w:sz="0" w:space="0" w:color="auto"/>
            <w:right w:val="none" w:sz="0" w:space="0" w:color="auto"/>
          </w:divBdr>
        </w:div>
        <w:div w:id="2026248825">
          <w:marLeft w:val="640"/>
          <w:marRight w:val="0"/>
          <w:marTop w:val="0"/>
          <w:marBottom w:val="0"/>
          <w:divBdr>
            <w:top w:val="none" w:sz="0" w:space="0" w:color="auto"/>
            <w:left w:val="none" w:sz="0" w:space="0" w:color="auto"/>
            <w:bottom w:val="none" w:sz="0" w:space="0" w:color="auto"/>
            <w:right w:val="none" w:sz="0" w:space="0" w:color="auto"/>
          </w:divBdr>
        </w:div>
        <w:div w:id="2033920024">
          <w:marLeft w:val="640"/>
          <w:marRight w:val="0"/>
          <w:marTop w:val="0"/>
          <w:marBottom w:val="0"/>
          <w:divBdr>
            <w:top w:val="none" w:sz="0" w:space="0" w:color="auto"/>
            <w:left w:val="none" w:sz="0" w:space="0" w:color="auto"/>
            <w:bottom w:val="none" w:sz="0" w:space="0" w:color="auto"/>
            <w:right w:val="none" w:sz="0" w:space="0" w:color="auto"/>
          </w:divBdr>
        </w:div>
        <w:div w:id="2034384498">
          <w:marLeft w:val="640"/>
          <w:marRight w:val="0"/>
          <w:marTop w:val="0"/>
          <w:marBottom w:val="0"/>
          <w:divBdr>
            <w:top w:val="none" w:sz="0" w:space="0" w:color="auto"/>
            <w:left w:val="none" w:sz="0" w:space="0" w:color="auto"/>
            <w:bottom w:val="none" w:sz="0" w:space="0" w:color="auto"/>
            <w:right w:val="none" w:sz="0" w:space="0" w:color="auto"/>
          </w:divBdr>
        </w:div>
        <w:div w:id="2035764157">
          <w:marLeft w:val="640"/>
          <w:marRight w:val="0"/>
          <w:marTop w:val="0"/>
          <w:marBottom w:val="0"/>
          <w:divBdr>
            <w:top w:val="none" w:sz="0" w:space="0" w:color="auto"/>
            <w:left w:val="none" w:sz="0" w:space="0" w:color="auto"/>
            <w:bottom w:val="none" w:sz="0" w:space="0" w:color="auto"/>
            <w:right w:val="none" w:sz="0" w:space="0" w:color="auto"/>
          </w:divBdr>
        </w:div>
        <w:div w:id="2038507788">
          <w:marLeft w:val="640"/>
          <w:marRight w:val="0"/>
          <w:marTop w:val="0"/>
          <w:marBottom w:val="0"/>
          <w:divBdr>
            <w:top w:val="none" w:sz="0" w:space="0" w:color="auto"/>
            <w:left w:val="none" w:sz="0" w:space="0" w:color="auto"/>
            <w:bottom w:val="none" w:sz="0" w:space="0" w:color="auto"/>
            <w:right w:val="none" w:sz="0" w:space="0" w:color="auto"/>
          </w:divBdr>
        </w:div>
        <w:div w:id="2044790088">
          <w:marLeft w:val="640"/>
          <w:marRight w:val="0"/>
          <w:marTop w:val="0"/>
          <w:marBottom w:val="0"/>
          <w:divBdr>
            <w:top w:val="none" w:sz="0" w:space="0" w:color="auto"/>
            <w:left w:val="none" w:sz="0" w:space="0" w:color="auto"/>
            <w:bottom w:val="none" w:sz="0" w:space="0" w:color="auto"/>
            <w:right w:val="none" w:sz="0" w:space="0" w:color="auto"/>
          </w:divBdr>
        </w:div>
        <w:div w:id="2090694360">
          <w:marLeft w:val="640"/>
          <w:marRight w:val="0"/>
          <w:marTop w:val="0"/>
          <w:marBottom w:val="0"/>
          <w:divBdr>
            <w:top w:val="none" w:sz="0" w:space="0" w:color="auto"/>
            <w:left w:val="none" w:sz="0" w:space="0" w:color="auto"/>
            <w:bottom w:val="none" w:sz="0" w:space="0" w:color="auto"/>
            <w:right w:val="none" w:sz="0" w:space="0" w:color="auto"/>
          </w:divBdr>
        </w:div>
        <w:div w:id="2117676351">
          <w:marLeft w:val="640"/>
          <w:marRight w:val="0"/>
          <w:marTop w:val="0"/>
          <w:marBottom w:val="0"/>
          <w:divBdr>
            <w:top w:val="none" w:sz="0" w:space="0" w:color="auto"/>
            <w:left w:val="none" w:sz="0" w:space="0" w:color="auto"/>
            <w:bottom w:val="none" w:sz="0" w:space="0" w:color="auto"/>
            <w:right w:val="none" w:sz="0" w:space="0" w:color="auto"/>
          </w:divBdr>
        </w:div>
        <w:div w:id="2125953724">
          <w:marLeft w:val="640"/>
          <w:marRight w:val="0"/>
          <w:marTop w:val="0"/>
          <w:marBottom w:val="0"/>
          <w:divBdr>
            <w:top w:val="none" w:sz="0" w:space="0" w:color="auto"/>
            <w:left w:val="none" w:sz="0" w:space="0" w:color="auto"/>
            <w:bottom w:val="none" w:sz="0" w:space="0" w:color="auto"/>
            <w:right w:val="none" w:sz="0" w:space="0" w:color="auto"/>
          </w:divBdr>
        </w:div>
      </w:divsChild>
    </w:div>
    <w:div w:id="1992755732">
      <w:bodyDiv w:val="1"/>
      <w:marLeft w:val="0"/>
      <w:marRight w:val="0"/>
      <w:marTop w:val="0"/>
      <w:marBottom w:val="0"/>
      <w:divBdr>
        <w:top w:val="none" w:sz="0" w:space="0" w:color="auto"/>
        <w:left w:val="none" w:sz="0" w:space="0" w:color="auto"/>
        <w:bottom w:val="none" w:sz="0" w:space="0" w:color="auto"/>
        <w:right w:val="none" w:sz="0" w:space="0" w:color="auto"/>
      </w:divBdr>
      <w:divsChild>
        <w:div w:id="2073656078">
          <w:marLeft w:val="640"/>
          <w:marRight w:val="0"/>
          <w:marTop w:val="0"/>
          <w:marBottom w:val="0"/>
          <w:divBdr>
            <w:top w:val="none" w:sz="0" w:space="0" w:color="auto"/>
            <w:left w:val="none" w:sz="0" w:space="0" w:color="auto"/>
            <w:bottom w:val="none" w:sz="0" w:space="0" w:color="auto"/>
            <w:right w:val="none" w:sz="0" w:space="0" w:color="auto"/>
          </w:divBdr>
        </w:div>
        <w:div w:id="1915704197">
          <w:marLeft w:val="640"/>
          <w:marRight w:val="0"/>
          <w:marTop w:val="0"/>
          <w:marBottom w:val="0"/>
          <w:divBdr>
            <w:top w:val="none" w:sz="0" w:space="0" w:color="auto"/>
            <w:left w:val="none" w:sz="0" w:space="0" w:color="auto"/>
            <w:bottom w:val="none" w:sz="0" w:space="0" w:color="auto"/>
            <w:right w:val="none" w:sz="0" w:space="0" w:color="auto"/>
          </w:divBdr>
        </w:div>
        <w:div w:id="841772470">
          <w:marLeft w:val="640"/>
          <w:marRight w:val="0"/>
          <w:marTop w:val="0"/>
          <w:marBottom w:val="0"/>
          <w:divBdr>
            <w:top w:val="none" w:sz="0" w:space="0" w:color="auto"/>
            <w:left w:val="none" w:sz="0" w:space="0" w:color="auto"/>
            <w:bottom w:val="none" w:sz="0" w:space="0" w:color="auto"/>
            <w:right w:val="none" w:sz="0" w:space="0" w:color="auto"/>
          </w:divBdr>
        </w:div>
        <w:div w:id="193538258">
          <w:marLeft w:val="640"/>
          <w:marRight w:val="0"/>
          <w:marTop w:val="0"/>
          <w:marBottom w:val="0"/>
          <w:divBdr>
            <w:top w:val="none" w:sz="0" w:space="0" w:color="auto"/>
            <w:left w:val="none" w:sz="0" w:space="0" w:color="auto"/>
            <w:bottom w:val="none" w:sz="0" w:space="0" w:color="auto"/>
            <w:right w:val="none" w:sz="0" w:space="0" w:color="auto"/>
          </w:divBdr>
        </w:div>
        <w:div w:id="634406724">
          <w:marLeft w:val="640"/>
          <w:marRight w:val="0"/>
          <w:marTop w:val="0"/>
          <w:marBottom w:val="0"/>
          <w:divBdr>
            <w:top w:val="none" w:sz="0" w:space="0" w:color="auto"/>
            <w:left w:val="none" w:sz="0" w:space="0" w:color="auto"/>
            <w:bottom w:val="none" w:sz="0" w:space="0" w:color="auto"/>
            <w:right w:val="none" w:sz="0" w:space="0" w:color="auto"/>
          </w:divBdr>
        </w:div>
        <w:div w:id="632832130">
          <w:marLeft w:val="640"/>
          <w:marRight w:val="0"/>
          <w:marTop w:val="0"/>
          <w:marBottom w:val="0"/>
          <w:divBdr>
            <w:top w:val="none" w:sz="0" w:space="0" w:color="auto"/>
            <w:left w:val="none" w:sz="0" w:space="0" w:color="auto"/>
            <w:bottom w:val="none" w:sz="0" w:space="0" w:color="auto"/>
            <w:right w:val="none" w:sz="0" w:space="0" w:color="auto"/>
          </w:divBdr>
        </w:div>
        <w:div w:id="1728992650">
          <w:marLeft w:val="640"/>
          <w:marRight w:val="0"/>
          <w:marTop w:val="0"/>
          <w:marBottom w:val="0"/>
          <w:divBdr>
            <w:top w:val="none" w:sz="0" w:space="0" w:color="auto"/>
            <w:left w:val="none" w:sz="0" w:space="0" w:color="auto"/>
            <w:bottom w:val="none" w:sz="0" w:space="0" w:color="auto"/>
            <w:right w:val="none" w:sz="0" w:space="0" w:color="auto"/>
          </w:divBdr>
        </w:div>
        <w:div w:id="958947803">
          <w:marLeft w:val="640"/>
          <w:marRight w:val="0"/>
          <w:marTop w:val="0"/>
          <w:marBottom w:val="0"/>
          <w:divBdr>
            <w:top w:val="none" w:sz="0" w:space="0" w:color="auto"/>
            <w:left w:val="none" w:sz="0" w:space="0" w:color="auto"/>
            <w:bottom w:val="none" w:sz="0" w:space="0" w:color="auto"/>
            <w:right w:val="none" w:sz="0" w:space="0" w:color="auto"/>
          </w:divBdr>
        </w:div>
        <w:div w:id="782187245">
          <w:marLeft w:val="640"/>
          <w:marRight w:val="0"/>
          <w:marTop w:val="0"/>
          <w:marBottom w:val="0"/>
          <w:divBdr>
            <w:top w:val="none" w:sz="0" w:space="0" w:color="auto"/>
            <w:left w:val="none" w:sz="0" w:space="0" w:color="auto"/>
            <w:bottom w:val="none" w:sz="0" w:space="0" w:color="auto"/>
            <w:right w:val="none" w:sz="0" w:space="0" w:color="auto"/>
          </w:divBdr>
        </w:div>
        <w:div w:id="850948629">
          <w:marLeft w:val="640"/>
          <w:marRight w:val="0"/>
          <w:marTop w:val="0"/>
          <w:marBottom w:val="0"/>
          <w:divBdr>
            <w:top w:val="none" w:sz="0" w:space="0" w:color="auto"/>
            <w:left w:val="none" w:sz="0" w:space="0" w:color="auto"/>
            <w:bottom w:val="none" w:sz="0" w:space="0" w:color="auto"/>
            <w:right w:val="none" w:sz="0" w:space="0" w:color="auto"/>
          </w:divBdr>
        </w:div>
        <w:div w:id="850875688">
          <w:marLeft w:val="640"/>
          <w:marRight w:val="0"/>
          <w:marTop w:val="0"/>
          <w:marBottom w:val="0"/>
          <w:divBdr>
            <w:top w:val="none" w:sz="0" w:space="0" w:color="auto"/>
            <w:left w:val="none" w:sz="0" w:space="0" w:color="auto"/>
            <w:bottom w:val="none" w:sz="0" w:space="0" w:color="auto"/>
            <w:right w:val="none" w:sz="0" w:space="0" w:color="auto"/>
          </w:divBdr>
        </w:div>
        <w:div w:id="2064743708">
          <w:marLeft w:val="640"/>
          <w:marRight w:val="0"/>
          <w:marTop w:val="0"/>
          <w:marBottom w:val="0"/>
          <w:divBdr>
            <w:top w:val="none" w:sz="0" w:space="0" w:color="auto"/>
            <w:left w:val="none" w:sz="0" w:space="0" w:color="auto"/>
            <w:bottom w:val="none" w:sz="0" w:space="0" w:color="auto"/>
            <w:right w:val="none" w:sz="0" w:space="0" w:color="auto"/>
          </w:divBdr>
        </w:div>
        <w:div w:id="1530685126">
          <w:marLeft w:val="640"/>
          <w:marRight w:val="0"/>
          <w:marTop w:val="0"/>
          <w:marBottom w:val="0"/>
          <w:divBdr>
            <w:top w:val="none" w:sz="0" w:space="0" w:color="auto"/>
            <w:left w:val="none" w:sz="0" w:space="0" w:color="auto"/>
            <w:bottom w:val="none" w:sz="0" w:space="0" w:color="auto"/>
            <w:right w:val="none" w:sz="0" w:space="0" w:color="auto"/>
          </w:divBdr>
        </w:div>
        <w:div w:id="1893154469">
          <w:marLeft w:val="640"/>
          <w:marRight w:val="0"/>
          <w:marTop w:val="0"/>
          <w:marBottom w:val="0"/>
          <w:divBdr>
            <w:top w:val="none" w:sz="0" w:space="0" w:color="auto"/>
            <w:left w:val="none" w:sz="0" w:space="0" w:color="auto"/>
            <w:bottom w:val="none" w:sz="0" w:space="0" w:color="auto"/>
            <w:right w:val="none" w:sz="0" w:space="0" w:color="auto"/>
          </w:divBdr>
        </w:div>
        <w:div w:id="1534807747">
          <w:marLeft w:val="640"/>
          <w:marRight w:val="0"/>
          <w:marTop w:val="0"/>
          <w:marBottom w:val="0"/>
          <w:divBdr>
            <w:top w:val="none" w:sz="0" w:space="0" w:color="auto"/>
            <w:left w:val="none" w:sz="0" w:space="0" w:color="auto"/>
            <w:bottom w:val="none" w:sz="0" w:space="0" w:color="auto"/>
            <w:right w:val="none" w:sz="0" w:space="0" w:color="auto"/>
          </w:divBdr>
        </w:div>
        <w:div w:id="659502146">
          <w:marLeft w:val="640"/>
          <w:marRight w:val="0"/>
          <w:marTop w:val="0"/>
          <w:marBottom w:val="0"/>
          <w:divBdr>
            <w:top w:val="none" w:sz="0" w:space="0" w:color="auto"/>
            <w:left w:val="none" w:sz="0" w:space="0" w:color="auto"/>
            <w:bottom w:val="none" w:sz="0" w:space="0" w:color="auto"/>
            <w:right w:val="none" w:sz="0" w:space="0" w:color="auto"/>
          </w:divBdr>
        </w:div>
        <w:div w:id="1460683187">
          <w:marLeft w:val="640"/>
          <w:marRight w:val="0"/>
          <w:marTop w:val="0"/>
          <w:marBottom w:val="0"/>
          <w:divBdr>
            <w:top w:val="none" w:sz="0" w:space="0" w:color="auto"/>
            <w:left w:val="none" w:sz="0" w:space="0" w:color="auto"/>
            <w:bottom w:val="none" w:sz="0" w:space="0" w:color="auto"/>
            <w:right w:val="none" w:sz="0" w:space="0" w:color="auto"/>
          </w:divBdr>
        </w:div>
        <w:div w:id="2097902107">
          <w:marLeft w:val="640"/>
          <w:marRight w:val="0"/>
          <w:marTop w:val="0"/>
          <w:marBottom w:val="0"/>
          <w:divBdr>
            <w:top w:val="none" w:sz="0" w:space="0" w:color="auto"/>
            <w:left w:val="none" w:sz="0" w:space="0" w:color="auto"/>
            <w:bottom w:val="none" w:sz="0" w:space="0" w:color="auto"/>
            <w:right w:val="none" w:sz="0" w:space="0" w:color="auto"/>
          </w:divBdr>
        </w:div>
        <w:div w:id="683165763">
          <w:marLeft w:val="640"/>
          <w:marRight w:val="0"/>
          <w:marTop w:val="0"/>
          <w:marBottom w:val="0"/>
          <w:divBdr>
            <w:top w:val="none" w:sz="0" w:space="0" w:color="auto"/>
            <w:left w:val="none" w:sz="0" w:space="0" w:color="auto"/>
            <w:bottom w:val="none" w:sz="0" w:space="0" w:color="auto"/>
            <w:right w:val="none" w:sz="0" w:space="0" w:color="auto"/>
          </w:divBdr>
        </w:div>
        <w:div w:id="1238785441">
          <w:marLeft w:val="640"/>
          <w:marRight w:val="0"/>
          <w:marTop w:val="0"/>
          <w:marBottom w:val="0"/>
          <w:divBdr>
            <w:top w:val="none" w:sz="0" w:space="0" w:color="auto"/>
            <w:left w:val="none" w:sz="0" w:space="0" w:color="auto"/>
            <w:bottom w:val="none" w:sz="0" w:space="0" w:color="auto"/>
            <w:right w:val="none" w:sz="0" w:space="0" w:color="auto"/>
          </w:divBdr>
        </w:div>
        <w:div w:id="25566022">
          <w:marLeft w:val="640"/>
          <w:marRight w:val="0"/>
          <w:marTop w:val="0"/>
          <w:marBottom w:val="0"/>
          <w:divBdr>
            <w:top w:val="none" w:sz="0" w:space="0" w:color="auto"/>
            <w:left w:val="none" w:sz="0" w:space="0" w:color="auto"/>
            <w:bottom w:val="none" w:sz="0" w:space="0" w:color="auto"/>
            <w:right w:val="none" w:sz="0" w:space="0" w:color="auto"/>
          </w:divBdr>
        </w:div>
        <w:div w:id="1608585773">
          <w:marLeft w:val="640"/>
          <w:marRight w:val="0"/>
          <w:marTop w:val="0"/>
          <w:marBottom w:val="0"/>
          <w:divBdr>
            <w:top w:val="none" w:sz="0" w:space="0" w:color="auto"/>
            <w:left w:val="none" w:sz="0" w:space="0" w:color="auto"/>
            <w:bottom w:val="none" w:sz="0" w:space="0" w:color="auto"/>
            <w:right w:val="none" w:sz="0" w:space="0" w:color="auto"/>
          </w:divBdr>
        </w:div>
        <w:div w:id="1572887152">
          <w:marLeft w:val="640"/>
          <w:marRight w:val="0"/>
          <w:marTop w:val="0"/>
          <w:marBottom w:val="0"/>
          <w:divBdr>
            <w:top w:val="none" w:sz="0" w:space="0" w:color="auto"/>
            <w:left w:val="none" w:sz="0" w:space="0" w:color="auto"/>
            <w:bottom w:val="none" w:sz="0" w:space="0" w:color="auto"/>
            <w:right w:val="none" w:sz="0" w:space="0" w:color="auto"/>
          </w:divBdr>
        </w:div>
        <w:div w:id="743645995">
          <w:marLeft w:val="640"/>
          <w:marRight w:val="0"/>
          <w:marTop w:val="0"/>
          <w:marBottom w:val="0"/>
          <w:divBdr>
            <w:top w:val="none" w:sz="0" w:space="0" w:color="auto"/>
            <w:left w:val="none" w:sz="0" w:space="0" w:color="auto"/>
            <w:bottom w:val="none" w:sz="0" w:space="0" w:color="auto"/>
            <w:right w:val="none" w:sz="0" w:space="0" w:color="auto"/>
          </w:divBdr>
        </w:div>
        <w:div w:id="990403995">
          <w:marLeft w:val="640"/>
          <w:marRight w:val="0"/>
          <w:marTop w:val="0"/>
          <w:marBottom w:val="0"/>
          <w:divBdr>
            <w:top w:val="none" w:sz="0" w:space="0" w:color="auto"/>
            <w:left w:val="none" w:sz="0" w:space="0" w:color="auto"/>
            <w:bottom w:val="none" w:sz="0" w:space="0" w:color="auto"/>
            <w:right w:val="none" w:sz="0" w:space="0" w:color="auto"/>
          </w:divBdr>
        </w:div>
        <w:div w:id="458229993">
          <w:marLeft w:val="640"/>
          <w:marRight w:val="0"/>
          <w:marTop w:val="0"/>
          <w:marBottom w:val="0"/>
          <w:divBdr>
            <w:top w:val="none" w:sz="0" w:space="0" w:color="auto"/>
            <w:left w:val="none" w:sz="0" w:space="0" w:color="auto"/>
            <w:bottom w:val="none" w:sz="0" w:space="0" w:color="auto"/>
            <w:right w:val="none" w:sz="0" w:space="0" w:color="auto"/>
          </w:divBdr>
        </w:div>
        <w:div w:id="1836259477">
          <w:marLeft w:val="640"/>
          <w:marRight w:val="0"/>
          <w:marTop w:val="0"/>
          <w:marBottom w:val="0"/>
          <w:divBdr>
            <w:top w:val="none" w:sz="0" w:space="0" w:color="auto"/>
            <w:left w:val="none" w:sz="0" w:space="0" w:color="auto"/>
            <w:bottom w:val="none" w:sz="0" w:space="0" w:color="auto"/>
            <w:right w:val="none" w:sz="0" w:space="0" w:color="auto"/>
          </w:divBdr>
        </w:div>
        <w:div w:id="587813200">
          <w:marLeft w:val="640"/>
          <w:marRight w:val="0"/>
          <w:marTop w:val="0"/>
          <w:marBottom w:val="0"/>
          <w:divBdr>
            <w:top w:val="none" w:sz="0" w:space="0" w:color="auto"/>
            <w:left w:val="none" w:sz="0" w:space="0" w:color="auto"/>
            <w:bottom w:val="none" w:sz="0" w:space="0" w:color="auto"/>
            <w:right w:val="none" w:sz="0" w:space="0" w:color="auto"/>
          </w:divBdr>
        </w:div>
        <w:div w:id="204566771">
          <w:marLeft w:val="640"/>
          <w:marRight w:val="0"/>
          <w:marTop w:val="0"/>
          <w:marBottom w:val="0"/>
          <w:divBdr>
            <w:top w:val="none" w:sz="0" w:space="0" w:color="auto"/>
            <w:left w:val="none" w:sz="0" w:space="0" w:color="auto"/>
            <w:bottom w:val="none" w:sz="0" w:space="0" w:color="auto"/>
            <w:right w:val="none" w:sz="0" w:space="0" w:color="auto"/>
          </w:divBdr>
        </w:div>
        <w:div w:id="1103961875">
          <w:marLeft w:val="640"/>
          <w:marRight w:val="0"/>
          <w:marTop w:val="0"/>
          <w:marBottom w:val="0"/>
          <w:divBdr>
            <w:top w:val="none" w:sz="0" w:space="0" w:color="auto"/>
            <w:left w:val="none" w:sz="0" w:space="0" w:color="auto"/>
            <w:bottom w:val="none" w:sz="0" w:space="0" w:color="auto"/>
            <w:right w:val="none" w:sz="0" w:space="0" w:color="auto"/>
          </w:divBdr>
        </w:div>
        <w:div w:id="867720709">
          <w:marLeft w:val="640"/>
          <w:marRight w:val="0"/>
          <w:marTop w:val="0"/>
          <w:marBottom w:val="0"/>
          <w:divBdr>
            <w:top w:val="none" w:sz="0" w:space="0" w:color="auto"/>
            <w:left w:val="none" w:sz="0" w:space="0" w:color="auto"/>
            <w:bottom w:val="none" w:sz="0" w:space="0" w:color="auto"/>
            <w:right w:val="none" w:sz="0" w:space="0" w:color="auto"/>
          </w:divBdr>
        </w:div>
        <w:div w:id="343895782">
          <w:marLeft w:val="640"/>
          <w:marRight w:val="0"/>
          <w:marTop w:val="0"/>
          <w:marBottom w:val="0"/>
          <w:divBdr>
            <w:top w:val="none" w:sz="0" w:space="0" w:color="auto"/>
            <w:left w:val="none" w:sz="0" w:space="0" w:color="auto"/>
            <w:bottom w:val="none" w:sz="0" w:space="0" w:color="auto"/>
            <w:right w:val="none" w:sz="0" w:space="0" w:color="auto"/>
          </w:divBdr>
        </w:div>
        <w:div w:id="475419875">
          <w:marLeft w:val="640"/>
          <w:marRight w:val="0"/>
          <w:marTop w:val="0"/>
          <w:marBottom w:val="0"/>
          <w:divBdr>
            <w:top w:val="none" w:sz="0" w:space="0" w:color="auto"/>
            <w:left w:val="none" w:sz="0" w:space="0" w:color="auto"/>
            <w:bottom w:val="none" w:sz="0" w:space="0" w:color="auto"/>
            <w:right w:val="none" w:sz="0" w:space="0" w:color="auto"/>
          </w:divBdr>
        </w:div>
        <w:div w:id="479884476">
          <w:marLeft w:val="640"/>
          <w:marRight w:val="0"/>
          <w:marTop w:val="0"/>
          <w:marBottom w:val="0"/>
          <w:divBdr>
            <w:top w:val="none" w:sz="0" w:space="0" w:color="auto"/>
            <w:left w:val="none" w:sz="0" w:space="0" w:color="auto"/>
            <w:bottom w:val="none" w:sz="0" w:space="0" w:color="auto"/>
            <w:right w:val="none" w:sz="0" w:space="0" w:color="auto"/>
          </w:divBdr>
        </w:div>
        <w:div w:id="1859854546">
          <w:marLeft w:val="640"/>
          <w:marRight w:val="0"/>
          <w:marTop w:val="0"/>
          <w:marBottom w:val="0"/>
          <w:divBdr>
            <w:top w:val="none" w:sz="0" w:space="0" w:color="auto"/>
            <w:left w:val="none" w:sz="0" w:space="0" w:color="auto"/>
            <w:bottom w:val="none" w:sz="0" w:space="0" w:color="auto"/>
            <w:right w:val="none" w:sz="0" w:space="0" w:color="auto"/>
          </w:divBdr>
        </w:div>
        <w:div w:id="1019114194">
          <w:marLeft w:val="640"/>
          <w:marRight w:val="0"/>
          <w:marTop w:val="0"/>
          <w:marBottom w:val="0"/>
          <w:divBdr>
            <w:top w:val="none" w:sz="0" w:space="0" w:color="auto"/>
            <w:left w:val="none" w:sz="0" w:space="0" w:color="auto"/>
            <w:bottom w:val="none" w:sz="0" w:space="0" w:color="auto"/>
            <w:right w:val="none" w:sz="0" w:space="0" w:color="auto"/>
          </w:divBdr>
        </w:div>
        <w:div w:id="147599077">
          <w:marLeft w:val="640"/>
          <w:marRight w:val="0"/>
          <w:marTop w:val="0"/>
          <w:marBottom w:val="0"/>
          <w:divBdr>
            <w:top w:val="none" w:sz="0" w:space="0" w:color="auto"/>
            <w:left w:val="none" w:sz="0" w:space="0" w:color="auto"/>
            <w:bottom w:val="none" w:sz="0" w:space="0" w:color="auto"/>
            <w:right w:val="none" w:sz="0" w:space="0" w:color="auto"/>
          </w:divBdr>
        </w:div>
        <w:div w:id="485122425">
          <w:marLeft w:val="640"/>
          <w:marRight w:val="0"/>
          <w:marTop w:val="0"/>
          <w:marBottom w:val="0"/>
          <w:divBdr>
            <w:top w:val="none" w:sz="0" w:space="0" w:color="auto"/>
            <w:left w:val="none" w:sz="0" w:space="0" w:color="auto"/>
            <w:bottom w:val="none" w:sz="0" w:space="0" w:color="auto"/>
            <w:right w:val="none" w:sz="0" w:space="0" w:color="auto"/>
          </w:divBdr>
        </w:div>
        <w:div w:id="106658760">
          <w:marLeft w:val="640"/>
          <w:marRight w:val="0"/>
          <w:marTop w:val="0"/>
          <w:marBottom w:val="0"/>
          <w:divBdr>
            <w:top w:val="none" w:sz="0" w:space="0" w:color="auto"/>
            <w:left w:val="none" w:sz="0" w:space="0" w:color="auto"/>
            <w:bottom w:val="none" w:sz="0" w:space="0" w:color="auto"/>
            <w:right w:val="none" w:sz="0" w:space="0" w:color="auto"/>
          </w:divBdr>
        </w:div>
        <w:div w:id="1544831215">
          <w:marLeft w:val="640"/>
          <w:marRight w:val="0"/>
          <w:marTop w:val="0"/>
          <w:marBottom w:val="0"/>
          <w:divBdr>
            <w:top w:val="none" w:sz="0" w:space="0" w:color="auto"/>
            <w:left w:val="none" w:sz="0" w:space="0" w:color="auto"/>
            <w:bottom w:val="none" w:sz="0" w:space="0" w:color="auto"/>
            <w:right w:val="none" w:sz="0" w:space="0" w:color="auto"/>
          </w:divBdr>
        </w:div>
        <w:div w:id="743184809">
          <w:marLeft w:val="640"/>
          <w:marRight w:val="0"/>
          <w:marTop w:val="0"/>
          <w:marBottom w:val="0"/>
          <w:divBdr>
            <w:top w:val="none" w:sz="0" w:space="0" w:color="auto"/>
            <w:left w:val="none" w:sz="0" w:space="0" w:color="auto"/>
            <w:bottom w:val="none" w:sz="0" w:space="0" w:color="auto"/>
            <w:right w:val="none" w:sz="0" w:space="0" w:color="auto"/>
          </w:divBdr>
        </w:div>
        <w:div w:id="16393241">
          <w:marLeft w:val="640"/>
          <w:marRight w:val="0"/>
          <w:marTop w:val="0"/>
          <w:marBottom w:val="0"/>
          <w:divBdr>
            <w:top w:val="none" w:sz="0" w:space="0" w:color="auto"/>
            <w:left w:val="none" w:sz="0" w:space="0" w:color="auto"/>
            <w:bottom w:val="none" w:sz="0" w:space="0" w:color="auto"/>
            <w:right w:val="none" w:sz="0" w:space="0" w:color="auto"/>
          </w:divBdr>
        </w:div>
        <w:div w:id="1523932746">
          <w:marLeft w:val="640"/>
          <w:marRight w:val="0"/>
          <w:marTop w:val="0"/>
          <w:marBottom w:val="0"/>
          <w:divBdr>
            <w:top w:val="none" w:sz="0" w:space="0" w:color="auto"/>
            <w:left w:val="none" w:sz="0" w:space="0" w:color="auto"/>
            <w:bottom w:val="none" w:sz="0" w:space="0" w:color="auto"/>
            <w:right w:val="none" w:sz="0" w:space="0" w:color="auto"/>
          </w:divBdr>
        </w:div>
        <w:div w:id="1940093129">
          <w:marLeft w:val="640"/>
          <w:marRight w:val="0"/>
          <w:marTop w:val="0"/>
          <w:marBottom w:val="0"/>
          <w:divBdr>
            <w:top w:val="none" w:sz="0" w:space="0" w:color="auto"/>
            <w:left w:val="none" w:sz="0" w:space="0" w:color="auto"/>
            <w:bottom w:val="none" w:sz="0" w:space="0" w:color="auto"/>
            <w:right w:val="none" w:sz="0" w:space="0" w:color="auto"/>
          </w:divBdr>
        </w:div>
        <w:div w:id="1930966322">
          <w:marLeft w:val="640"/>
          <w:marRight w:val="0"/>
          <w:marTop w:val="0"/>
          <w:marBottom w:val="0"/>
          <w:divBdr>
            <w:top w:val="none" w:sz="0" w:space="0" w:color="auto"/>
            <w:left w:val="none" w:sz="0" w:space="0" w:color="auto"/>
            <w:bottom w:val="none" w:sz="0" w:space="0" w:color="auto"/>
            <w:right w:val="none" w:sz="0" w:space="0" w:color="auto"/>
          </w:divBdr>
        </w:div>
        <w:div w:id="1462112184">
          <w:marLeft w:val="640"/>
          <w:marRight w:val="0"/>
          <w:marTop w:val="0"/>
          <w:marBottom w:val="0"/>
          <w:divBdr>
            <w:top w:val="none" w:sz="0" w:space="0" w:color="auto"/>
            <w:left w:val="none" w:sz="0" w:space="0" w:color="auto"/>
            <w:bottom w:val="none" w:sz="0" w:space="0" w:color="auto"/>
            <w:right w:val="none" w:sz="0" w:space="0" w:color="auto"/>
          </w:divBdr>
        </w:div>
        <w:div w:id="53623657">
          <w:marLeft w:val="640"/>
          <w:marRight w:val="0"/>
          <w:marTop w:val="0"/>
          <w:marBottom w:val="0"/>
          <w:divBdr>
            <w:top w:val="none" w:sz="0" w:space="0" w:color="auto"/>
            <w:left w:val="none" w:sz="0" w:space="0" w:color="auto"/>
            <w:bottom w:val="none" w:sz="0" w:space="0" w:color="auto"/>
            <w:right w:val="none" w:sz="0" w:space="0" w:color="auto"/>
          </w:divBdr>
        </w:div>
        <w:div w:id="1243023055">
          <w:marLeft w:val="640"/>
          <w:marRight w:val="0"/>
          <w:marTop w:val="0"/>
          <w:marBottom w:val="0"/>
          <w:divBdr>
            <w:top w:val="none" w:sz="0" w:space="0" w:color="auto"/>
            <w:left w:val="none" w:sz="0" w:space="0" w:color="auto"/>
            <w:bottom w:val="none" w:sz="0" w:space="0" w:color="auto"/>
            <w:right w:val="none" w:sz="0" w:space="0" w:color="auto"/>
          </w:divBdr>
        </w:div>
        <w:div w:id="1205018648">
          <w:marLeft w:val="640"/>
          <w:marRight w:val="0"/>
          <w:marTop w:val="0"/>
          <w:marBottom w:val="0"/>
          <w:divBdr>
            <w:top w:val="none" w:sz="0" w:space="0" w:color="auto"/>
            <w:left w:val="none" w:sz="0" w:space="0" w:color="auto"/>
            <w:bottom w:val="none" w:sz="0" w:space="0" w:color="auto"/>
            <w:right w:val="none" w:sz="0" w:space="0" w:color="auto"/>
          </w:divBdr>
        </w:div>
        <w:div w:id="1095127771">
          <w:marLeft w:val="640"/>
          <w:marRight w:val="0"/>
          <w:marTop w:val="0"/>
          <w:marBottom w:val="0"/>
          <w:divBdr>
            <w:top w:val="none" w:sz="0" w:space="0" w:color="auto"/>
            <w:left w:val="none" w:sz="0" w:space="0" w:color="auto"/>
            <w:bottom w:val="none" w:sz="0" w:space="0" w:color="auto"/>
            <w:right w:val="none" w:sz="0" w:space="0" w:color="auto"/>
          </w:divBdr>
        </w:div>
        <w:div w:id="1240556615">
          <w:marLeft w:val="640"/>
          <w:marRight w:val="0"/>
          <w:marTop w:val="0"/>
          <w:marBottom w:val="0"/>
          <w:divBdr>
            <w:top w:val="none" w:sz="0" w:space="0" w:color="auto"/>
            <w:left w:val="none" w:sz="0" w:space="0" w:color="auto"/>
            <w:bottom w:val="none" w:sz="0" w:space="0" w:color="auto"/>
            <w:right w:val="none" w:sz="0" w:space="0" w:color="auto"/>
          </w:divBdr>
        </w:div>
        <w:div w:id="507253459">
          <w:marLeft w:val="640"/>
          <w:marRight w:val="0"/>
          <w:marTop w:val="0"/>
          <w:marBottom w:val="0"/>
          <w:divBdr>
            <w:top w:val="none" w:sz="0" w:space="0" w:color="auto"/>
            <w:left w:val="none" w:sz="0" w:space="0" w:color="auto"/>
            <w:bottom w:val="none" w:sz="0" w:space="0" w:color="auto"/>
            <w:right w:val="none" w:sz="0" w:space="0" w:color="auto"/>
          </w:divBdr>
        </w:div>
        <w:div w:id="1030767263">
          <w:marLeft w:val="640"/>
          <w:marRight w:val="0"/>
          <w:marTop w:val="0"/>
          <w:marBottom w:val="0"/>
          <w:divBdr>
            <w:top w:val="none" w:sz="0" w:space="0" w:color="auto"/>
            <w:left w:val="none" w:sz="0" w:space="0" w:color="auto"/>
            <w:bottom w:val="none" w:sz="0" w:space="0" w:color="auto"/>
            <w:right w:val="none" w:sz="0" w:space="0" w:color="auto"/>
          </w:divBdr>
        </w:div>
        <w:div w:id="1475367761">
          <w:marLeft w:val="640"/>
          <w:marRight w:val="0"/>
          <w:marTop w:val="0"/>
          <w:marBottom w:val="0"/>
          <w:divBdr>
            <w:top w:val="none" w:sz="0" w:space="0" w:color="auto"/>
            <w:left w:val="none" w:sz="0" w:space="0" w:color="auto"/>
            <w:bottom w:val="none" w:sz="0" w:space="0" w:color="auto"/>
            <w:right w:val="none" w:sz="0" w:space="0" w:color="auto"/>
          </w:divBdr>
        </w:div>
        <w:div w:id="1589465990">
          <w:marLeft w:val="640"/>
          <w:marRight w:val="0"/>
          <w:marTop w:val="0"/>
          <w:marBottom w:val="0"/>
          <w:divBdr>
            <w:top w:val="none" w:sz="0" w:space="0" w:color="auto"/>
            <w:left w:val="none" w:sz="0" w:space="0" w:color="auto"/>
            <w:bottom w:val="none" w:sz="0" w:space="0" w:color="auto"/>
            <w:right w:val="none" w:sz="0" w:space="0" w:color="auto"/>
          </w:divBdr>
        </w:div>
        <w:div w:id="1750272839">
          <w:marLeft w:val="640"/>
          <w:marRight w:val="0"/>
          <w:marTop w:val="0"/>
          <w:marBottom w:val="0"/>
          <w:divBdr>
            <w:top w:val="none" w:sz="0" w:space="0" w:color="auto"/>
            <w:left w:val="none" w:sz="0" w:space="0" w:color="auto"/>
            <w:bottom w:val="none" w:sz="0" w:space="0" w:color="auto"/>
            <w:right w:val="none" w:sz="0" w:space="0" w:color="auto"/>
          </w:divBdr>
        </w:div>
        <w:div w:id="607808934">
          <w:marLeft w:val="640"/>
          <w:marRight w:val="0"/>
          <w:marTop w:val="0"/>
          <w:marBottom w:val="0"/>
          <w:divBdr>
            <w:top w:val="none" w:sz="0" w:space="0" w:color="auto"/>
            <w:left w:val="none" w:sz="0" w:space="0" w:color="auto"/>
            <w:bottom w:val="none" w:sz="0" w:space="0" w:color="auto"/>
            <w:right w:val="none" w:sz="0" w:space="0" w:color="auto"/>
          </w:divBdr>
        </w:div>
        <w:div w:id="313531061">
          <w:marLeft w:val="640"/>
          <w:marRight w:val="0"/>
          <w:marTop w:val="0"/>
          <w:marBottom w:val="0"/>
          <w:divBdr>
            <w:top w:val="none" w:sz="0" w:space="0" w:color="auto"/>
            <w:left w:val="none" w:sz="0" w:space="0" w:color="auto"/>
            <w:bottom w:val="none" w:sz="0" w:space="0" w:color="auto"/>
            <w:right w:val="none" w:sz="0" w:space="0" w:color="auto"/>
          </w:divBdr>
        </w:div>
        <w:div w:id="276301669">
          <w:marLeft w:val="640"/>
          <w:marRight w:val="0"/>
          <w:marTop w:val="0"/>
          <w:marBottom w:val="0"/>
          <w:divBdr>
            <w:top w:val="none" w:sz="0" w:space="0" w:color="auto"/>
            <w:left w:val="none" w:sz="0" w:space="0" w:color="auto"/>
            <w:bottom w:val="none" w:sz="0" w:space="0" w:color="auto"/>
            <w:right w:val="none" w:sz="0" w:space="0" w:color="auto"/>
          </w:divBdr>
        </w:div>
        <w:div w:id="985160864">
          <w:marLeft w:val="640"/>
          <w:marRight w:val="0"/>
          <w:marTop w:val="0"/>
          <w:marBottom w:val="0"/>
          <w:divBdr>
            <w:top w:val="none" w:sz="0" w:space="0" w:color="auto"/>
            <w:left w:val="none" w:sz="0" w:space="0" w:color="auto"/>
            <w:bottom w:val="none" w:sz="0" w:space="0" w:color="auto"/>
            <w:right w:val="none" w:sz="0" w:space="0" w:color="auto"/>
          </w:divBdr>
        </w:div>
        <w:div w:id="353313467">
          <w:marLeft w:val="640"/>
          <w:marRight w:val="0"/>
          <w:marTop w:val="0"/>
          <w:marBottom w:val="0"/>
          <w:divBdr>
            <w:top w:val="none" w:sz="0" w:space="0" w:color="auto"/>
            <w:left w:val="none" w:sz="0" w:space="0" w:color="auto"/>
            <w:bottom w:val="none" w:sz="0" w:space="0" w:color="auto"/>
            <w:right w:val="none" w:sz="0" w:space="0" w:color="auto"/>
          </w:divBdr>
        </w:div>
        <w:div w:id="16666285">
          <w:marLeft w:val="640"/>
          <w:marRight w:val="0"/>
          <w:marTop w:val="0"/>
          <w:marBottom w:val="0"/>
          <w:divBdr>
            <w:top w:val="none" w:sz="0" w:space="0" w:color="auto"/>
            <w:left w:val="none" w:sz="0" w:space="0" w:color="auto"/>
            <w:bottom w:val="none" w:sz="0" w:space="0" w:color="auto"/>
            <w:right w:val="none" w:sz="0" w:space="0" w:color="auto"/>
          </w:divBdr>
        </w:div>
        <w:div w:id="1457290733">
          <w:marLeft w:val="640"/>
          <w:marRight w:val="0"/>
          <w:marTop w:val="0"/>
          <w:marBottom w:val="0"/>
          <w:divBdr>
            <w:top w:val="none" w:sz="0" w:space="0" w:color="auto"/>
            <w:left w:val="none" w:sz="0" w:space="0" w:color="auto"/>
            <w:bottom w:val="none" w:sz="0" w:space="0" w:color="auto"/>
            <w:right w:val="none" w:sz="0" w:space="0" w:color="auto"/>
          </w:divBdr>
        </w:div>
        <w:div w:id="139083629">
          <w:marLeft w:val="640"/>
          <w:marRight w:val="0"/>
          <w:marTop w:val="0"/>
          <w:marBottom w:val="0"/>
          <w:divBdr>
            <w:top w:val="none" w:sz="0" w:space="0" w:color="auto"/>
            <w:left w:val="none" w:sz="0" w:space="0" w:color="auto"/>
            <w:bottom w:val="none" w:sz="0" w:space="0" w:color="auto"/>
            <w:right w:val="none" w:sz="0" w:space="0" w:color="auto"/>
          </w:divBdr>
        </w:div>
        <w:div w:id="1429425722">
          <w:marLeft w:val="640"/>
          <w:marRight w:val="0"/>
          <w:marTop w:val="0"/>
          <w:marBottom w:val="0"/>
          <w:divBdr>
            <w:top w:val="none" w:sz="0" w:space="0" w:color="auto"/>
            <w:left w:val="none" w:sz="0" w:space="0" w:color="auto"/>
            <w:bottom w:val="none" w:sz="0" w:space="0" w:color="auto"/>
            <w:right w:val="none" w:sz="0" w:space="0" w:color="auto"/>
          </w:divBdr>
        </w:div>
        <w:div w:id="388382679">
          <w:marLeft w:val="640"/>
          <w:marRight w:val="0"/>
          <w:marTop w:val="0"/>
          <w:marBottom w:val="0"/>
          <w:divBdr>
            <w:top w:val="none" w:sz="0" w:space="0" w:color="auto"/>
            <w:left w:val="none" w:sz="0" w:space="0" w:color="auto"/>
            <w:bottom w:val="none" w:sz="0" w:space="0" w:color="auto"/>
            <w:right w:val="none" w:sz="0" w:space="0" w:color="auto"/>
          </w:divBdr>
        </w:div>
        <w:div w:id="895437293">
          <w:marLeft w:val="640"/>
          <w:marRight w:val="0"/>
          <w:marTop w:val="0"/>
          <w:marBottom w:val="0"/>
          <w:divBdr>
            <w:top w:val="none" w:sz="0" w:space="0" w:color="auto"/>
            <w:left w:val="none" w:sz="0" w:space="0" w:color="auto"/>
            <w:bottom w:val="none" w:sz="0" w:space="0" w:color="auto"/>
            <w:right w:val="none" w:sz="0" w:space="0" w:color="auto"/>
          </w:divBdr>
        </w:div>
        <w:div w:id="730037593">
          <w:marLeft w:val="640"/>
          <w:marRight w:val="0"/>
          <w:marTop w:val="0"/>
          <w:marBottom w:val="0"/>
          <w:divBdr>
            <w:top w:val="none" w:sz="0" w:space="0" w:color="auto"/>
            <w:left w:val="none" w:sz="0" w:space="0" w:color="auto"/>
            <w:bottom w:val="none" w:sz="0" w:space="0" w:color="auto"/>
            <w:right w:val="none" w:sz="0" w:space="0" w:color="auto"/>
          </w:divBdr>
        </w:div>
        <w:div w:id="1657997372">
          <w:marLeft w:val="640"/>
          <w:marRight w:val="0"/>
          <w:marTop w:val="0"/>
          <w:marBottom w:val="0"/>
          <w:divBdr>
            <w:top w:val="none" w:sz="0" w:space="0" w:color="auto"/>
            <w:left w:val="none" w:sz="0" w:space="0" w:color="auto"/>
            <w:bottom w:val="none" w:sz="0" w:space="0" w:color="auto"/>
            <w:right w:val="none" w:sz="0" w:space="0" w:color="auto"/>
          </w:divBdr>
        </w:div>
        <w:div w:id="1999843026">
          <w:marLeft w:val="640"/>
          <w:marRight w:val="0"/>
          <w:marTop w:val="0"/>
          <w:marBottom w:val="0"/>
          <w:divBdr>
            <w:top w:val="none" w:sz="0" w:space="0" w:color="auto"/>
            <w:left w:val="none" w:sz="0" w:space="0" w:color="auto"/>
            <w:bottom w:val="none" w:sz="0" w:space="0" w:color="auto"/>
            <w:right w:val="none" w:sz="0" w:space="0" w:color="auto"/>
          </w:divBdr>
        </w:div>
        <w:div w:id="970329078">
          <w:marLeft w:val="640"/>
          <w:marRight w:val="0"/>
          <w:marTop w:val="0"/>
          <w:marBottom w:val="0"/>
          <w:divBdr>
            <w:top w:val="none" w:sz="0" w:space="0" w:color="auto"/>
            <w:left w:val="none" w:sz="0" w:space="0" w:color="auto"/>
            <w:bottom w:val="none" w:sz="0" w:space="0" w:color="auto"/>
            <w:right w:val="none" w:sz="0" w:space="0" w:color="auto"/>
          </w:divBdr>
        </w:div>
        <w:div w:id="1965572044">
          <w:marLeft w:val="640"/>
          <w:marRight w:val="0"/>
          <w:marTop w:val="0"/>
          <w:marBottom w:val="0"/>
          <w:divBdr>
            <w:top w:val="none" w:sz="0" w:space="0" w:color="auto"/>
            <w:left w:val="none" w:sz="0" w:space="0" w:color="auto"/>
            <w:bottom w:val="none" w:sz="0" w:space="0" w:color="auto"/>
            <w:right w:val="none" w:sz="0" w:space="0" w:color="auto"/>
          </w:divBdr>
        </w:div>
        <w:div w:id="135878398">
          <w:marLeft w:val="640"/>
          <w:marRight w:val="0"/>
          <w:marTop w:val="0"/>
          <w:marBottom w:val="0"/>
          <w:divBdr>
            <w:top w:val="none" w:sz="0" w:space="0" w:color="auto"/>
            <w:left w:val="none" w:sz="0" w:space="0" w:color="auto"/>
            <w:bottom w:val="none" w:sz="0" w:space="0" w:color="auto"/>
            <w:right w:val="none" w:sz="0" w:space="0" w:color="auto"/>
          </w:divBdr>
        </w:div>
        <w:div w:id="1849828120">
          <w:marLeft w:val="640"/>
          <w:marRight w:val="0"/>
          <w:marTop w:val="0"/>
          <w:marBottom w:val="0"/>
          <w:divBdr>
            <w:top w:val="none" w:sz="0" w:space="0" w:color="auto"/>
            <w:left w:val="none" w:sz="0" w:space="0" w:color="auto"/>
            <w:bottom w:val="none" w:sz="0" w:space="0" w:color="auto"/>
            <w:right w:val="none" w:sz="0" w:space="0" w:color="auto"/>
          </w:divBdr>
        </w:div>
        <w:div w:id="1378242000">
          <w:marLeft w:val="640"/>
          <w:marRight w:val="0"/>
          <w:marTop w:val="0"/>
          <w:marBottom w:val="0"/>
          <w:divBdr>
            <w:top w:val="none" w:sz="0" w:space="0" w:color="auto"/>
            <w:left w:val="none" w:sz="0" w:space="0" w:color="auto"/>
            <w:bottom w:val="none" w:sz="0" w:space="0" w:color="auto"/>
            <w:right w:val="none" w:sz="0" w:space="0" w:color="auto"/>
          </w:divBdr>
        </w:div>
        <w:div w:id="1446146515">
          <w:marLeft w:val="640"/>
          <w:marRight w:val="0"/>
          <w:marTop w:val="0"/>
          <w:marBottom w:val="0"/>
          <w:divBdr>
            <w:top w:val="none" w:sz="0" w:space="0" w:color="auto"/>
            <w:left w:val="none" w:sz="0" w:space="0" w:color="auto"/>
            <w:bottom w:val="none" w:sz="0" w:space="0" w:color="auto"/>
            <w:right w:val="none" w:sz="0" w:space="0" w:color="auto"/>
          </w:divBdr>
        </w:div>
        <w:div w:id="1628118427">
          <w:marLeft w:val="640"/>
          <w:marRight w:val="0"/>
          <w:marTop w:val="0"/>
          <w:marBottom w:val="0"/>
          <w:divBdr>
            <w:top w:val="none" w:sz="0" w:space="0" w:color="auto"/>
            <w:left w:val="none" w:sz="0" w:space="0" w:color="auto"/>
            <w:bottom w:val="none" w:sz="0" w:space="0" w:color="auto"/>
            <w:right w:val="none" w:sz="0" w:space="0" w:color="auto"/>
          </w:divBdr>
        </w:div>
        <w:div w:id="1458794157">
          <w:marLeft w:val="640"/>
          <w:marRight w:val="0"/>
          <w:marTop w:val="0"/>
          <w:marBottom w:val="0"/>
          <w:divBdr>
            <w:top w:val="none" w:sz="0" w:space="0" w:color="auto"/>
            <w:left w:val="none" w:sz="0" w:space="0" w:color="auto"/>
            <w:bottom w:val="none" w:sz="0" w:space="0" w:color="auto"/>
            <w:right w:val="none" w:sz="0" w:space="0" w:color="auto"/>
          </w:divBdr>
        </w:div>
        <w:div w:id="2112625410">
          <w:marLeft w:val="640"/>
          <w:marRight w:val="0"/>
          <w:marTop w:val="0"/>
          <w:marBottom w:val="0"/>
          <w:divBdr>
            <w:top w:val="none" w:sz="0" w:space="0" w:color="auto"/>
            <w:left w:val="none" w:sz="0" w:space="0" w:color="auto"/>
            <w:bottom w:val="none" w:sz="0" w:space="0" w:color="auto"/>
            <w:right w:val="none" w:sz="0" w:space="0" w:color="auto"/>
          </w:divBdr>
        </w:div>
        <w:div w:id="634146545">
          <w:marLeft w:val="640"/>
          <w:marRight w:val="0"/>
          <w:marTop w:val="0"/>
          <w:marBottom w:val="0"/>
          <w:divBdr>
            <w:top w:val="none" w:sz="0" w:space="0" w:color="auto"/>
            <w:left w:val="none" w:sz="0" w:space="0" w:color="auto"/>
            <w:bottom w:val="none" w:sz="0" w:space="0" w:color="auto"/>
            <w:right w:val="none" w:sz="0" w:space="0" w:color="auto"/>
          </w:divBdr>
        </w:div>
        <w:div w:id="128984428">
          <w:marLeft w:val="640"/>
          <w:marRight w:val="0"/>
          <w:marTop w:val="0"/>
          <w:marBottom w:val="0"/>
          <w:divBdr>
            <w:top w:val="none" w:sz="0" w:space="0" w:color="auto"/>
            <w:left w:val="none" w:sz="0" w:space="0" w:color="auto"/>
            <w:bottom w:val="none" w:sz="0" w:space="0" w:color="auto"/>
            <w:right w:val="none" w:sz="0" w:space="0" w:color="auto"/>
          </w:divBdr>
        </w:div>
        <w:div w:id="647393379">
          <w:marLeft w:val="640"/>
          <w:marRight w:val="0"/>
          <w:marTop w:val="0"/>
          <w:marBottom w:val="0"/>
          <w:divBdr>
            <w:top w:val="none" w:sz="0" w:space="0" w:color="auto"/>
            <w:left w:val="none" w:sz="0" w:space="0" w:color="auto"/>
            <w:bottom w:val="none" w:sz="0" w:space="0" w:color="auto"/>
            <w:right w:val="none" w:sz="0" w:space="0" w:color="auto"/>
          </w:divBdr>
        </w:div>
        <w:div w:id="608051380">
          <w:marLeft w:val="640"/>
          <w:marRight w:val="0"/>
          <w:marTop w:val="0"/>
          <w:marBottom w:val="0"/>
          <w:divBdr>
            <w:top w:val="none" w:sz="0" w:space="0" w:color="auto"/>
            <w:left w:val="none" w:sz="0" w:space="0" w:color="auto"/>
            <w:bottom w:val="none" w:sz="0" w:space="0" w:color="auto"/>
            <w:right w:val="none" w:sz="0" w:space="0" w:color="auto"/>
          </w:divBdr>
        </w:div>
        <w:div w:id="835146936">
          <w:marLeft w:val="640"/>
          <w:marRight w:val="0"/>
          <w:marTop w:val="0"/>
          <w:marBottom w:val="0"/>
          <w:divBdr>
            <w:top w:val="none" w:sz="0" w:space="0" w:color="auto"/>
            <w:left w:val="none" w:sz="0" w:space="0" w:color="auto"/>
            <w:bottom w:val="none" w:sz="0" w:space="0" w:color="auto"/>
            <w:right w:val="none" w:sz="0" w:space="0" w:color="auto"/>
          </w:divBdr>
        </w:div>
        <w:div w:id="1113788282">
          <w:marLeft w:val="640"/>
          <w:marRight w:val="0"/>
          <w:marTop w:val="0"/>
          <w:marBottom w:val="0"/>
          <w:divBdr>
            <w:top w:val="none" w:sz="0" w:space="0" w:color="auto"/>
            <w:left w:val="none" w:sz="0" w:space="0" w:color="auto"/>
            <w:bottom w:val="none" w:sz="0" w:space="0" w:color="auto"/>
            <w:right w:val="none" w:sz="0" w:space="0" w:color="auto"/>
          </w:divBdr>
        </w:div>
        <w:div w:id="1092045866">
          <w:marLeft w:val="640"/>
          <w:marRight w:val="0"/>
          <w:marTop w:val="0"/>
          <w:marBottom w:val="0"/>
          <w:divBdr>
            <w:top w:val="none" w:sz="0" w:space="0" w:color="auto"/>
            <w:left w:val="none" w:sz="0" w:space="0" w:color="auto"/>
            <w:bottom w:val="none" w:sz="0" w:space="0" w:color="auto"/>
            <w:right w:val="none" w:sz="0" w:space="0" w:color="auto"/>
          </w:divBdr>
        </w:div>
        <w:div w:id="1987663909">
          <w:marLeft w:val="640"/>
          <w:marRight w:val="0"/>
          <w:marTop w:val="0"/>
          <w:marBottom w:val="0"/>
          <w:divBdr>
            <w:top w:val="none" w:sz="0" w:space="0" w:color="auto"/>
            <w:left w:val="none" w:sz="0" w:space="0" w:color="auto"/>
            <w:bottom w:val="none" w:sz="0" w:space="0" w:color="auto"/>
            <w:right w:val="none" w:sz="0" w:space="0" w:color="auto"/>
          </w:divBdr>
        </w:div>
        <w:div w:id="352655392">
          <w:marLeft w:val="640"/>
          <w:marRight w:val="0"/>
          <w:marTop w:val="0"/>
          <w:marBottom w:val="0"/>
          <w:divBdr>
            <w:top w:val="none" w:sz="0" w:space="0" w:color="auto"/>
            <w:left w:val="none" w:sz="0" w:space="0" w:color="auto"/>
            <w:bottom w:val="none" w:sz="0" w:space="0" w:color="auto"/>
            <w:right w:val="none" w:sz="0" w:space="0" w:color="auto"/>
          </w:divBdr>
        </w:div>
        <w:div w:id="276644923">
          <w:marLeft w:val="640"/>
          <w:marRight w:val="0"/>
          <w:marTop w:val="0"/>
          <w:marBottom w:val="0"/>
          <w:divBdr>
            <w:top w:val="none" w:sz="0" w:space="0" w:color="auto"/>
            <w:left w:val="none" w:sz="0" w:space="0" w:color="auto"/>
            <w:bottom w:val="none" w:sz="0" w:space="0" w:color="auto"/>
            <w:right w:val="none" w:sz="0" w:space="0" w:color="auto"/>
          </w:divBdr>
        </w:div>
        <w:div w:id="380830859">
          <w:marLeft w:val="640"/>
          <w:marRight w:val="0"/>
          <w:marTop w:val="0"/>
          <w:marBottom w:val="0"/>
          <w:divBdr>
            <w:top w:val="none" w:sz="0" w:space="0" w:color="auto"/>
            <w:left w:val="none" w:sz="0" w:space="0" w:color="auto"/>
            <w:bottom w:val="none" w:sz="0" w:space="0" w:color="auto"/>
            <w:right w:val="none" w:sz="0" w:space="0" w:color="auto"/>
          </w:divBdr>
        </w:div>
        <w:div w:id="1354265754">
          <w:marLeft w:val="640"/>
          <w:marRight w:val="0"/>
          <w:marTop w:val="0"/>
          <w:marBottom w:val="0"/>
          <w:divBdr>
            <w:top w:val="none" w:sz="0" w:space="0" w:color="auto"/>
            <w:left w:val="none" w:sz="0" w:space="0" w:color="auto"/>
            <w:bottom w:val="none" w:sz="0" w:space="0" w:color="auto"/>
            <w:right w:val="none" w:sz="0" w:space="0" w:color="auto"/>
          </w:divBdr>
        </w:div>
        <w:div w:id="1681346434">
          <w:marLeft w:val="640"/>
          <w:marRight w:val="0"/>
          <w:marTop w:val="0"/>
          <w:marBottom w:val="0"/>
          <w:divBdr>
            <w:top w:val="none" w:sz="0" w:space="0" w:color="auto"/>
            <w:left w:val="none" w:sz="0" w:space="0" w:color="auto"/>
            <w:bottom w:val="none" w:sz="0" w:space="0" w:color="auto"/>
            <w:right w:val="none" w:sz="0" w:space="0" w:color="auto"/>
          </w:divBdr>
        </w:div>
        <w:div w:id="987825764">
          <w:marLeft w:val="640"/>
          <w:marRight w:val="0"/>
          <w:marTop w:val="0"/>
          <w:marBottom w:val="0"/>
          <w:divBdr>
            <w:top w:val="none" w:sz="0" w:space="0" w:color="auto"/>
            <w:left w:val="none" w:sz="0" w:space="0" w:color="auto"/>
            <w:bottom w:val="none" w:sz="0" w:space="0" w:color="auto"/>
            <w:right w:val="none" w:sz="0" w:space="0" w:color="auto"/>
          </w:divBdr>
        </w:div>
        <w:div w:id="1160652842">
          <w:marLeft w:val="640"/>
          <w:marRight w:val="0"/>
          <w:marTop w:val="0"/>
          <w:marBottom w:val="0"/>
          <w:divBdr>
            <w:top w:val="none" w:sz="0" w:space="0" w:color="auto"/>
            <w:left w:val="none" w:sz="0" w:space="0" w:color="auto"/>
            <w:bottom w:val="none" w:sz="0" w:space="0" w:color="auto"/>
            <w:right w:val="none" w:sz="0" w:space="0" w:color="auto"/>
          </w:divBdr>
        </w:div>
        <w:div w:id="1986202345">
          <w:marLeft w:val="640"/>
          <w:marRight w:val="0"/>
          <w:marTop w:val="0"/>
          <w:marBottom w:val="0"/>
          <w:divBdr>
            <w:top w:val="none" w:sz="0" w:space="0" w:color="auto"/>
            <w:left w:val="none" w:sz="0" w:space="0" w:color="auto"/>
            <w:bottom w:val="none" w:sz="0" w:space="0" w:color="auto"/>
            <w:right w:val="none" w:sz="0" w:space="0" w:color="auto"/>
          </w:divBdr>
        </w:div>
        <w:div w:id="624041705">
          <w:marLeft w:val="640"/>
          <w:marRight w:val="0"/>
          <w:marTop w:val="0"/>
          <w:marBottom w:val="0"/>
          <w:divBdr>
            <w:top w:val="none" w:sz="0" w:space="0" w:color="auto"/>
            <w:left w:val="none" w:sz="0" w:space="0" w:color="auto"/>
            <w:bottom w:val="none" w:sz="0" w:space="0" w:color="auto"/>
            <w:right w:val="none" w:sz="0" w:space="0" w:color="auto"/>
          </w:divBdr>
        </w:div>
        <w:div w:id="1368409648">
          <w:marLeft w:val="640"/>
          <w:marRight w:val="0"/>
          <w:marTop w:val="0"/>
          <w:marBottom w:val="0"/>
          <w:divBdr>
            <w:top w:val="none" w:sz="0" w:space="0" w:color="auto"/>
            <w:left w:val="none" w:sz="0" w:space="0" w:color="auto"/>
            <w:bottom w:val="none" w:sz="0" w:space="0" w:color="auto"/>
            <w:right w:val="none" w:sz="0" w:space="0" w:color="auto"/>
          </w:divBdr>
        </w:div>
        <w:div w:id="1232081484">
          <w:marLeft w:val="640"/>
          <w:marRight w:val="0"/>
          <w:marTop w:val="0"/>
          <w:marBottom w:val="0"/>
          <w:divBdr>
            <w:top w:val="none" w:sz="0" w:space="0" w:color="auto"/>
            <w:left w:val="none" w:sz="0" w:space="0" w:color="auto"/>
            <w:bottom w:val="none" w:sz="0" w:space="0" w:color="auto"/>
            <w:right w:val="none" w:sz="0" w:space="0" w:color="auto"/>
          </w:divBdr>
        </w:div>
        <w:div w:id="54621222">
          <w:marLeft w:val="640"/>
          <w:marRight w:val="0"/>
          <w:marTop w:val="0"/>
          <w:marBottom w:val="0"/>
          <w:divBdr>
            <w:top w:val="none" w:sz="0" w:space="0" w:color="auto"/>
            <w:left w:val="none" w:sz="0" w:space="0" w:color="auto"/>
            <w:bottom w:val="none" w:sz="0" w:space="0" w:color="auto"/>
            <w:right w:val="none" w:sz="0" w:space="0" w:color="auto"/>
          </w:divBdr>
        </w:div>
        <w:div w:id="28186195">
          <w:marLeft w:val="640"/>
          <w:marRight w:val="0"/>
          <w:marTop w:val="0"/>
          <w:marBottom w:val="0"/>
          <w:divBdr>
            <w:top w:val="none" w:sz="0" w:space="0" w:color="auto"/>
            <w:left w:val="none" w:sz="0" w:space="0" w:color="auto"/>
            <w:bottom w:val="none" w:sz="0" w:space="0" w:color="auto"/>
            <w:right w:val="none" w:sz="0" w:space="0" w:color="auto"/>
          </w:divBdr>
        </w:div>
        <w:div w:id="1879194952">
          <w:marLeft w:val="640"/>
          <w:marRight w:val="0"/>
          <w:marTop w:val="0"/>
          <w:marBottom w:val="0"/>
          <w:divBdr>
            <w:top w:val="none" w:sz="0" w:space="0" w:color="auto"/>
            <w:left w:val="none" w:sz="0" w:space="0" w:color="auto"/>
            <w:bottom w:val="none" w:sz="0" w:space="0" w:color="auto"/>
            <w:right w:val="none" w:sz="0" w:space="0" w:color="auto"/>
          </w:divBdr>
        </w:div>
        <w:div w:id="2102723271">
          <w:marLeft w:val="640"/>
          <w:marRight w:val="0"/>
          <w:marTop w:val="0"/>
          <w:marBottom w:val="0"/>
          <w:divBdr>
            <w:top w:val="none" w:sz="0" w:space="0" w:color="auto"/>
            <w:left w:val="none" w:sz="0" w:space="0" w:color="auto"/>
            <w:bottom w:val="none" w:sz="0" w:space="0" w:color="auto"/>
            <w:right w:val="none" w:sz="0" w:space="0" w:color="auto"/>
          </w:divBdr>
        </w:div>
        <w:div w:id="306205368">
          <w:marLeft w:val="640"/>
          <w:marRight w:val="0"/>
          <w:marTop w:val="0"/>
          <w:marBottom w:val="0"/>
          <w:divBdr>
            <w:top w:val="none" w:sz="0" w:space="0" w:color="auto"/>
            <w:left w:val="none" w:sz="0" w:space="0" w:color="auto"/>
            <w:bottom w:val="none" w:sz="0" w:space="0" w:color="auto"/>
            <w:right w:val="none" w:sz="0" w:space="0" w:color="auto"/>
          </w:divBdr>
        </w:div>
        <w:div w:id="1997882287">
          <w:marLeft w:val="640"/>
          <w:marRight w:val="0"/>
          <w:marTop w:val="0"/>
          <w:marBottom w:val="0"/>
          <w:divBdr>
            <w:top w:val="none" w:sz="0" w:space="0" w:color="auto"/>
            <w:left w:val="none" w:sz="0" w:space="0" w:color="auto"/>
            <w:bottom w:val="none" w:sz="0" w:space="0" w:color="auto"/>
            <w:right w:val="none" w:sz="0" w:space="0" w:color="auto"/>
          </w:divBdr>
        </w:div>
        <w:div w:id="574441904">
          <w:marLeft w:val="640"/>
          <w:marRight w:val="0"/>
          <w:marTop w:val="0"/>
          <w:marBottom w:val="0"/>
          <w:divBdr>
            <w:top w:val="none" w:sz="0" w:space="0" w:color="auto"/>
            <w:left w:val="none" w:sz="0" w:space="0" w:color="auto"/>
            <w:bottom w:val="none" w:sz="0" w:space="0" w:color="auto"/>
            <w:right w:val="none" w:sz="0" w:space="0" w:color="auto"/>
          </w:divBdr>
        </w:div>
        <w:div w:id="2146314078">
          <w:marLeft w:val="640"/>
          <w:marRight w:val="0"/>
          <w:marTop w:val="0"/>
          <w:marBottom w:val="0"/>
          <w:divBdr>
            <w:top w:val="none" w:sz="0" w:space="0" w:color="auto"/>
            <w:left w:val="none" w:sz="0" w:space="0" w:color="auto"/>
            <w:bottom w:val="none" w:sz="0" w:space="0" w:color="auto"/>
            <w:right w:val="none" w:sz="0" w:space="0" w:color="auto"/>
          </w:divBdr>
        </w:div>
        <w:div w:id="1176726971">
          <w:marLeft w:val="640"/>
          <w:marRight w:val="0"/>
          <w:marTop w:val="0"/>
          <w:marBottom w:val="0"/>
          <w:divBdr>
            <w:top w:val="none" w:sz="0" w:space="0" w:color="auto"/>
            <w:left w:val="none" w:sz="0" w:space="0" w:color="auto"/>
            <w:bottom w:val="none" w:sz="0" w:space="0" w:color="auto"/>
            <w:right w:val="none" w:sz="0" w:space="0" w:color="auto"/>
          </w:divBdr>
        </w:div>
        <w:div w:id="1504514356">
          <w:marLeft w:val="640"/>
          <w:marRight w:val="0"/>
          <w:marTop w:val="0"/>
          <w:marBottom w:val="0"/>
          <w:divBdr>
            <w:top w:val="none" w:sz="0" w:space="0" w:color="auto"/>
            <w:left w:val="none" w:sz="0" w:space="0" w:color="auto"/>
            <w:bottom w:val="none" w:sz="0" w:space="0" w:color="auto"/>
            <w:right w:val="none" w:sz="0" w:space="0" w:color="auto"/>
          </w:divBdr>
        </w:div>
        <w:div w:id="2435975">
          <w:marLeft w:val="640"/>
          <w:marRight w:val="0"/>
          <w:marTop w:val="0"/>
          <w:marBottom w:val="0"/>
          <w:divBdr>
            <w:top w:val="none" w:sz="0" w:space="0" w:color="auto"/>
            <w:left w:val="none" w:sz="0" w:space="0" w:color="auto"/>
            <w:bottom w:val="none" w:sz="0" w:space="0" w:color="auto"/>
            <w:right w:val="none" w:sz="0" w:space="0" w:color="auto"/>
          </w:divBdr>
        </w:div>
        <w:div w:id="2125809824">
          <w:marLeft w:val="640"/>
          <w:marRight w:val="0"/>
          <w:marTop w:val="0"/>
          <w:marBottom w:val="0"/>
          <w:divBdr>
            <w:top w:val="none" w:sz="0" w:space="0" w:color="auto"/>
            <w:left w:val="none" w:sz="0" w:space="0" w:color="auto"/>
            <w:bottom w:val="none" w:sz="0" w:space="0" w:color="auto"/>
            <w:right w:val="none" w:sz="0" w:space="0" w:color="auto"/>
          </w:divBdr>
        </w:div>
        <w:div w:id="954482850">
          <w:marLeft w:val="640"/>
          <w:marRight w:val="0"/>
          <w:marTop w:val="0"/>
          <w:marBottom w:val="0"/>
          <w:divBdr>
            <w:top w:val="none" w:sz="0" w:space="0" w:color="auto"/>
            <w:left w:val="none" w:sz="0" w:space="0" w:color="auto"/>
            <w:bottom w:val="none" w:sz="0" w:space="0" w:color="auto"/>
            <w:right w:val="none" w:sz="0" w:space="0" w:color="auto"/>
          </w:divBdr>
        </w:div>
        <w:div w:id="707872134">
          <w:marLeft w:val="640"/>
          <w:marRight w:val="0"/>
          <w:marTop w:val="0"/>
          <w:marBottom w:val="0"/>
          <w:divBdr>
            <w:top w:val="none" w:sz="0" w:space="0" w:color="auto"/>
            <w:left w:val="none" w:sz="0" w:space="0" w:color="auto"/>
            <w:bottom w:val="none" w:sz="0" w:space="0" w:color="auto"/>
            <w:right w:val="none" w:sz="0" w:space="0" w:color="auto"/>
          </w:divBdr>
        </w:div>
        <w:div w:id="957755525">
          <w:marLeft w:val="640"/>
          <w:marRight w:val="0"/>
          <w:marTop w:val="0"/>
          <w:marBottom w:val="0"/>
          <w:divBdr>
            <w:top w:val="none" w:sz="0" w:space="0" w:color="auto"/>
            <w:left w:val="none" w:sz="0" w:space="0" w:color="auto"/>
            <w:bottom w:val="none" w:sz="0" w:space="0" w:color="auto"/>
            <w:right w:val="none" w:sz="0" w:space="0" w:color="auto"/>
          </w:divBdr>
        </w:div>
        <w:div w:id="1852407698">
          <w:marLeft w:val="640"/>
          <w:marRight w:val="0"/>
          <w:marTop w:val="0"/>
          <w:marBottom w:val="0"/>
          <w:divBdr>
            <w:top w:val="none" w:sz="0" w:space="0" w:color="auto"/>
            <w:left w:val="none" w:sz="0" w:space="0" w:color="auto"/>
            <w:bottom w:val="none" w:sz="0" w:space="0" w:color="auto"/>
            <w:right w:val="none" w:sz="0" w:space="0" w:color="auto"/>
          </w:divBdr>
        </w:div>
        <w:div w:id="1012797396">
          <w:marLeft w:val="640"/>
          <w:marRight w:val="0"/>
          <w:marTop w:val="0"/>
          <w:marBottom w:val="0"/>
          <w:divBdr>
            <w:top w:val="none" w:sz="0" w:space="0" w:color="auto"/>
            <w:left w:val="none" w:sz="0" w:space="0" w:color="auto"/>
            <w:bottom w:val="none" w:sz="0" w:space="0" w:color="auto"/>
            <w:right w:val="none" w:sz="0" w:space="0" w:color="auto"/>
          </w:divBdr>
        </w:div>
        <w:div w:id="1355039147">
          <w:marLeft w:val="640"/>
          <w:marRight w:val="0"/>
          <w:marTop w:val="0"/>
          <w:marBottom w:val="0"/>
          <w:divBdr>
            <w:top w:val="none" w:sz="0" w:space="0" w:color="auto"/>
            <w:left w:val="none" w:sz="0" w:space="0" w:color="auto"/>
            <w:bottom w:val="none" w:sz="0" w:space="0" w:color="auto"/>
            <w:right w:val="none" w:sz="0" w:space="0" w:color="auto"/>
          </w:divBdr>
        </w:div>
        <w:div w:id="1708263575">
          <w:marLeft w:val="640"/>
          <w:marRight w:val="0"/>
          <w:marTop w:val="0"/>
          <w:marBottom w:val="0"/>
          <w:divBdr>
            <w:top w:val="none" w:sz="0" w:space="0" w:color="auto"/>
            <w:left w:val="none" w:sz="0" w:space="0" w:color="auto"/>
            <w:bottom w:val="none" w:sz="0" w:space="0" w:color="auto"/>
            <w:right w:val="none" w:sz="0" w:space="0" w:color="auto"/>
          </w:divBdr>
        </w:div>
        <w:div w:id="145247437">
          <w:marLeft w:val="640"/>
          <w:marRight w:val="0"/>
          <w:marTop w:val="0"/>
          <w:marBottom w:val="0"/>
          <w:divBdr>
            <w:top w:val="none" w:sz="0" w:space="0" w:color="auto"/>
            <w:left w:val="none" w:sz="0" w:space="0" w:color="auto"/>
            <w:bottom w:val="none" w:sz="0" w:space="0" w:color="auto"/>
            <w:right w:val="none" w:sz="0" w:space="0" w:color="auto"/>
          </w:divBdr>
        </w:div>
        <w:div w:id="1863976916">
          <w:marLeft w:val="640"/>
          <w:marRight w:val="0"/>
          <w:marTop w:val="0"/>
          <w:marBottom w:val="0"/>
          <w:divBdr>
            <w:top w:val="none" w:sz="0" w:space="0" w:color="auto"/>
            <w:left w:val="none" w:sz="0" w:space="0" w:color="auto"/>
            <w:bottom w:val="none" w:sz="0" w:space="0" w:color="auto"/>
            <w:right w:val="none" w:sz="0" w:space="0" w:color="auto"/>
          </w:divBdr>
        </w:div>
        <w:div w:id="1500774912">
          <w:marLeft w:val="640"/>
          <w:marRight w:val="0"/>
          <w:marTop w:val="0"/>
          <w:marBottom w:val="0"/>
          <w:divBdr>
            <w:top w:val="none" w:sz="0" w:space="0" w:color="auto"/>
            <w:left w:val="none" w:sz="0" w:space="0" w:color="auto"/>
            <w:bottom w:val="none" w:sz="0" w:space="0" w:color="auto"/>
            <w:right w:val="none" w:sz="0" w:space="0" w:color="auto"/>
          </w:divBdr>
        </w:div>
        <w:div w:id="1088890503">
          <w:marLeft w:val="640"/>
          <w:marRight w:val="0"/>
          <w:marTop w:val="0"/>
          <w:marBottom w:val="0"/>
          <w:divBdr>
            <w:top w:val="none" w:sz="0" w:space="0" w:color="auto"/>
            <w:left w:val="none" w:sz="0" w:space="0" w:color="auto"/>
            <w:bottom w:val="none" w:sz="0" w:space="0" w:color="auto"/>
            <w:right w:val="none" w:sz="0" w:space="0" w:color="auto"/>
          </w:divBdr>
        </w:div>
        <w:div w:id="281881025">
          <w:marLeft w:val="640"/>
          <w:marRight w:val="0"/>
          <w:marTop w:val="0"/>
          <w:marBottom w:val="0"/>
          <w:divBdr>
            <w:top w:val="none" w:sz="0" w:space="0" w:color="auto"/>
            <w:left w:val="none" w:sz="0" w:space="0" w:color="auto"/>
            <w:bottom w:val="none" w:sz="0" w:space="0" w:color="auto"/>
            <w:right w:val="none" w:sz="0" w:space="0" w:color="auto"/>
          </w:divBdr>
        </w:div>
        <w:div w:id="1588417672">
          <w:marLeft w:val="640"/>
          <w:marRight w:val="0"/>
          <w:marTop w:val="0"/>
          <w:marBottom w:val="0"/>
          <w:divBdr>
            <w:top w:val="none" w:sz="0" w:space="0" w:color="auto"/>
            <w:left w:val="none" w:sz="0" w:space="0" w:color="auto"/>
            <w:bottom w:val="none" w:sz="0" w:space="0" w:color="auto"/>
            <w:right w:val="none" w:sz="0" w:space="0" w:color="auto"/>
          </w:divBdr>
        </w:div>
        <w:div w:id="79452943">
          <w:marLeft w:val="640"/>
          <w:marRight w:val="0"/>
          <w:marTop w:val="0"/>
          <w:marBottom w:val="0"/>
          <w:divBdr>
            <w:top w:val="none" w:sz="0" w:space="0" w:color="auto"/>
            <w:left w:val="none" w:sz="0" w:space="0" w:color="auto"/>
            <w:bottom w:val="none" w:sz="0" w:space="0" w:color="auto"/>
            <w:right w:val="none" w:sz="0" w:space="0" w:color="auto"/>
          </w:divBdr>
        </w:div>
      </w:divsChild>
    </w:div>
    <w:div w:id="1997175349">
      <w:bodyDiv w:val="1"/>
      <w:marLeft w:val="0"/>
      <w:marRight w:val="0"/>
      <w:marTop w:val="0"/>
      <w:marBottom w:val="0"/>
      <w:divBdr>
        <w:top w:val="none" w:sz="0" w:space="0" w:color="auto"/>
        <w:left w:val="none" w:sz="0" w:space="0" w:color="auto"/>
        <w:bottom w:val="none" w:sz="0" w:space="0" w:color="auto"/>
        <w:right w:val="none" w:sz="0" w:space="0" w:color="auto"/>
      </w:divBdr>
      <w:divsChild>
        <w:div w:id="361132614">
          <w:marLeft w:val="640"/>
          <w:marRight w:val="0"/>
          <w:marTop w:val="0"/>
          <w:marBottom w:val="0"/>
          <w:divBdr>
            <w:top w:val="none" w:sz="0" w:space="0" w:color="auto"/>
            <w:left w:val="none" w:sz="0" w:space="0" w:color="auto"/>
            <w:bottom w:val="none" w:sz="0" w:space="0" w:color="auto"/>
            <w:right w:val="none" w:sz="0" w:space="0" w:color="auto"/>
          </w:divBdr>
        </w:div>
        <w:div w:id="557667201">
          <w:marLeft w:val="640"/>
          <w:marRight w:val="0"/>
          <w:marTop w:val="0"/>
          <w:marBottom w:val="0"/>
          <w:divBdr>
            <w:top w:val="none" w:sz="0" w:space="0" w:color="auto"/>
            <w:left w:val="none" w:sz="0" w:space="0" w:color="auto"/>
            <w:bottom w:val="none" w:sz="0" w:space="0" w:color="auto"/>
            <w:right w:val="none" w:sz="0" w:space="0" w:color="auto"/>
          </w:divBdr>
        </w:div>
        <w:div w:id="515273563">
          <w:marLeft w:val="640"/>
          <w:marRight w:val="0"/>
          <w:marTop w:val="0"/>
          <w:marBottom w:val="0"/>
          <w:divBdr>
            <w:top w:val="none" w:sz="0" w:space="0" w:color="auto"/>
            <w:left w:val="none" w:sz="0" w:space="0" w:color="auto"/>
            <w:bottom w:val="none" w:sz="0" w:space="0" w:color="auto"/>
            <w:right w:val="none" w:sz="0" w:space="0" w:color="auto"/>
          </w:divBdr>
        </w:div>
        <w:div w:id="190728210">
          <w:marLeft w:val="640"/>
          <w:marRight w:val="0"/>
          <w:marTop w:val="0"/>
          <w:marBottom w:val="0"/>
          <w:divBdr>
            <w:top w:val="none" w:sz="0" w:space="0" w:color="auto"/>
            <w:left w:val="none" w:sz="0" w:space="0" w:color="auto"/>
            <w:bottom w:val="none" w:sz="0" w:space="0" w:color="auto"/>
            <w:right w:val="none" w:sz="0" w:space="0" w:color="auto"/>
          </w:divBdr>
        </w:div>
        <w:div w:id="1888687814">
          <w:marLeft w:val="640"/>
          <w:marRight w:val="0"/>
          <w:marTop w:val="0"/>
          <w:marBottom w:val="0"/>
          <w:divBdr>
            <w:top w:val="none" w:sz="0" w:space="0" w:color="auto"/>
            <w:left w:val="none" w:sz="0" w:space="0" w:color="auto"/>
            <w:bottom w:val="none" w:sz="0" w:space="0" w:color="auto"/>
            <w:right w:val="none" w:sz="0" w:space="0" w:color="auto"/>
          </w:divBdr>
        </w:div>
        <w:div w:id="1055592732">
          <w:marLeft w:val="640"/>
          <w:marRight w:val="0"/>
          <w:marTop w:val="0"/>
          <w:marBottom w:val="0"/>
          <w:divBdr>
            <w:top w:val="none" w:sz="0" w:space="0" w:color="auto"/>
            <w:left w:val="none" w:sz="0" w:space="0" w:color="auto"/>
            <w:bottom w:val="none" w:sz="0" w:space="0" w:color="auto"/>
            <w:right w:val="none" w:sz="0" w:space="0" w:color="auto"/>
          </w:divBdr>
        </w:div>
        <w:div w:id="1765566554">
          <w:marLeft w:val="640"/>
          <w:marRight w:val="0"/>
          <w:marTop w:val="0"/>
          <w:marBottom w:val="0"/>
          <w:divBdr>
            <w:top w:val="none" w:sz="0" w:space="0" w:color="auto"/>
            <w:left w:val="none" w:sz="0" w:space="0" w:color="auto"/>
            <w:bottom w:val="none" w:sz="0" w:space="0" w:color="auto"/>
            <w:right w:val="none" w:sz="0" w:space="0" w:color="auto"/>
          </w:divBdr>
        </w:div>
        <w:div w:id="1962953498">
          <w:marLeft w:val="640"/>
          <w:marRight w:val="0"/>
          <w:marTop w:val="0"/>
          <w:marBottom w:val="0"/>
          <w:divBdr>
            <w:top w:val="none" w:sz="0" w:space="0" w:color="auto"/>
            <w:left w:val="none" w:sz="0" w:space="0" w:color="auto"/>
            <w:bottom w:val="none" w:sz="0" w:space="0" w:color="auto"/>
            <w:right w:val="none" w:sz="0" w:space="0" w:color="auto"/>
          </w:divBdr>
        </w:div>
        <w:div w:id="811405346">
          <w:marLeft w:val="640"/>
          <w:marRight w:val="0"/>
          <w:marTop w:val="0"/>
          <w:marBottom w:val="0"/>
          <w:divBdr>
            <w:top w:val="none" w:sz="0" w:space="0" w:color="auto"/>
            <w:left w:val="none" w:sz="0" w:space="0" w:color="auto"/>
            <w:bottom w:val="none" w:sz="0" w:space="0" w:color="auto"/>
            <w:right w:val="none" w:sz="0" w:space="0" w:color="auto"/>
          </w:divBdr>
        </w:div>
        <w:div w:id="1664316012">
          <w:marLeft w:val="640"/>
          <w:marRight w:val="0"/>
          <w:marTop w:val="0"/>
          <w:marBottom w:val="0"/>
          <w:divBdr>
            <w:top w:val="none" w:sz="0" w:space="0" w:color="auto"/>
            <w:left w:val="none" w:sz="0" w:space="0" w:color="auto"/>
            <w:bottom w:val="none" w:sz="0" w:space="0" w:color="auto"/>
            <w:right w:val="none" w:sz="0" w:space="0" w:color="auto"/>
          </w:divBdr>
        </w:div>
        <w:div w:id="1376393836">
          <w:marLeft w:val="640"/>
          <w:marRight w:val="0"/>
          <w:marTop w:val="0"/>
          <w:marBottom w:val="0"/>
          <w:divBdr>
            <w:top w:val="none" w:sz="0" w:space="0" w:color="auto"/>
            <w:left w:val="none" w:sz="0" w:space="0" w:color="auto"/>
            <w:bottom w:val="none" w:sz="0" w:space="0" w:color="auto"/>
            <w:right w:val="none" w:sz="0" w:space="0" w:color="auto"/>
          </w:divBdr>
        </w:div>
        <w:div w:id="875695829">
          <w:marLeft w:val="640"/>
          <w:marRight w:val="0"/>
          <w:marTop w:val="0"/>
          <w:marBottom w:val="0"/>
          <w:divBdr>
            <w:top w:val="none" w:sz="0" w:space="0" w:color="auto"/>
            <w:left w:val="none" w:sz="0" w:space="0" w:color="auto"/>
            <w:bottom w:val="none" w:sz="0" w:space="0" w:color="auto"/>
            <w:right w:val="none" w:sz="0" w:space="0" w:color="auto"/>
          </w:divBdr>
        </w:div>
        <w:div w:id="465054012">
          <w:marLeft w:val="640"/>
          <w:marRight w:val="0"/>
          <w:marTop w:val="0"/>
          <w:marBottom w:val="0"/>
          <w:divBdr>
            <w:top w:val="none" w:sz="0" w:space="0" w:color="auto"/>
            <w:left w:val="none" w:sz="0" w:space="0" w:color="auto"/>
            <w:bottom w:val="none" w:sz="0" w:space="0" w:color="auto"/>
            <w:right w:val="none" w:sz="0" w:space="0" w:color="auto"/>
          </w:divBdr>
        </w:div>
        <w:div w:id="43793037">
          <w:marLeft w:val="640"/>
          <w:marRight w:val="0"/>
          <w:marTop w:val="0"/>
          <w:marBottom w:val="0"/>
          <w:divBdr>
            <w:top w:val="none" w:sz="0" w:space="0" w:color="auto"/>
            <w:left w:val="none" w:sz="0" w:space="0" w:color="auto"/>
            <w:bottom w:val="none" w:sz="0" w:space="0" w:color="auto"/>
            <w:right w:val="none" w:sz="0" w:space="0" w:color="auto"/>
          </w:divBdr>
        </w:div>
        <w:div w:id="1012225875">
          <w:marLeft w:val="640"/>
          <w:marRight w:val="0"/>
          <w:marTop w:val="0"/>
          <w:marBottom w:val="0"/>
          <w:divBdr>
            <w:top w:val="none" w:sz="0" w:space="0" w:color="auto"/>
            <w:left w:val="none" w:sz="0" w:space="0" w:color="auto"/>
            <w:bottom w:val="none" w:sz="0" w:space="0" w:color="auto"/>
            <w:right w:val="none" w:sz="0" w:space="0" w:color="auto"/>
          </w:divBdr>
        </w:div>
        <w:div w:id="487748231">
          <w:marLeft w:val="640"/>
          <w:marRight w:val="0"/>
          <w:marTop w:val="0"/>
          <w:marBottom w:val="0"/>
          <w:divBdr>
            <w:top w:val="none" w:sz="0" w:space="0" w:color="auto"/>
            <w:left w:val="none" w:sz="0" w:space="0" w:color="auto"/>
            <w:bottom w:val="none" w:sz="0" w:space="0" w:color="auto"/>
            <w:right w:val="none" w:sz="0" w:space="0" w:color="auto"/>
          </w:divBdr>
        </w:div>
        <w:div w:id="1386099332">
          <w:marLeft w:val="640"/>
          <w:marRight w:val="0"/>
          <w:marTop w:val="0"/>
          <w:marBottom w:val="0"/>
          <w:divBdr>
            <w:top w:val="none" w:sz="0" w:space="0" w:color="auto"/>
            <w:left w:val="none" w:sz="0" w:space="0" w:color="auto"/>
            <w:bottom w:val="none" w:sz="0" w:space="0" w:color="auto"/>
            <w:right w:val="none" w:sz="0" w:space="0" w:color="auto"/>
          </w:divBdr>
        </w:div>
        <w:div w:id="218563518">
          <w:marLeft w:val="640"/>
          <w:marRight w:val="0"/>
          <w:marTop w:val="0"/>
          <w:marBottom w:val="0"/>
          <w:divBdr>
            <w:top w:val="none" w:sz="0" w:space="0" w:color="auto"/>
            <w:left w:val="none" w:sz="0" w:space="0" w:color="auto"/>
            <w:bottom w:val="none" w:sz="0" w:space="0" w:color="auto"/>
            <w:right w:val="none" w:sz="0" w:space="0" w:color="auto"/>
          </w:divBdr>
        </w:div>
        <w:div w:id="272522853">
          <w:marLeft w:val="640"/>
          <w:marRight w:val="0"/>
          <w:marTop w:val="0"/>
          <w:marBottom w:val="0"/>
          <w:divBdr>
            <w:top w:val="none" w:sz="0" w:space="0" w:color="auto"/>
            <w:left w:val="none" w:sz="0" w:space="0" w:color="auto"/>
            <w:bottom w:val="none" w:sz="0" w:space="0" w:color="auto"/>
            <w:right w:val="none" w:sz="0" w:space="0" w:color="auto"/>
          </w:divBdr>
        </w:div>
        <w:div w:id="1681813704">
          <w:marLeft w:val="640"/>
          <w:marRight w:val="0"/>
          <w:marTop w:val="0"/>
          <w:marBottom w:val="0"/>
          <w:divBdr>
            <w:top w:val="none" w:sz="0" w:space="0" w:color="auto"/>
            <w:left w:val="none" w:sz="0" w:space="0" w:color="auto"/>
            <w:bottom w:val="none" w:sz="0" w:space="0" w:color="auto"/>
            <w:right w:val="none" w:sz="0" w:space="0" w:color="auto"/>
          </w:divBdr>
        </w:div>
        <w:div w:id="1346127826">
          <w:marLeft w:val="640"/>
          <w:marRight w:val="0"/>
          <w:marTop w:val="0"/>
          <w:marBottom w:val="0"/>
          <w:divBdr>
            <w:top w:val="none" w:sz="0" w:space="0" w:color="auto"/>
            <w:left w:val="none" w:sz="0" w:space="0" w:color="auto"/>
            <w:bottom w:val="none" w:sz="0" w:space="0" w:color="auto"/>
            <w:right w:val="none" w:sz="0" w:space="0" w:color="auto"/>
          </w:divBdr>
        </w:div>
        <w:div w:id="1471634391">
          <w:marLeft w:val="640"/>
          <w:marRight w:val="0"/>
          <w:marTop w:val="0"/>
          <w:marBottom w:val="0"/>
          <w:divBdr>
            <w:top w:val="none" w:sz="0" w:space="0" w:color="auto"/>
            <w:left w:val="none" w:sz="0" w:space="0" w:color="auto"/>
            <w:bottom w:val="none" w:sz="0" w:space="0" w:color="auto"/>
            <w:right w:val="none" w:sz="0" w:space="0" w:color="auto"/>
          </w:divBdr>
        </w:div>
        <w:div w:id="1612977388">
          <w:marLeft w:val="640"/>
          <w:marRight w:val="0"/>
          <w:marTop w:val="0"/>
          <w:marBottom w:val="0"/>
          <w:divBdr>
            <w:top w:val="none" w:sz="0" w:space="0" w:color="auto"/>
            <w:left w:val="none" w:sz="0" w:space="0" w:color="auto"/>
            <w:bottom w:val="none" w:sz="0" w:space="0" w:color="auto"/>
            <w:right w:val="none" w:sz="0" w:space="0" w:color="auto"/>
          </w:divBdr>
        </w:div>
        <w:div w:id="521863603">
          <w:marLeft w:val="640"/>
          <w:marRight w:val="0"/>
          <w:marTop w:val="0"/>
          <w:marBottom w:val="0"/>
          <w:divBdr>
            <w:top w:val="none" w:sz="0" w:space="0" w:color="auto"/>
            <w:left w:val="none" w:sz="0" w:space="0" w:color="auto"/>
            <w:bottom w:val="none" w:sz="0" w:space="0" w:color="auto"/>
            <w:right w:val="none" w:sz="0" w:space="0" w:color="auto"/>
          </w:divBdr>
        </w:div>
        <w:div w:id="1116490071">
          <w:marLeft w:val="640"/>
          <w:marRight w:val="0"/>
          <w:marTop w:val="0"/>
          <w:marBottom w:val="0"/>
          <w:divBdr>
            <w:top w:val="none" w:sz="0" w:space="0" w:color="auto"/>
            <w:left w:val="none" w:sz="0" w:space="0" w:color="auto"/>
            <w:bottom w:val="none" w:sz="0" w:space="0" w:color="auto"/>
            <w:right w:val="none" w:sz="0" w:space="0" w:color="auto"/>
          </w:divBdr>
        </w:div>
        <w:div w:id="1006328042">
          <w:marLeft w:val="640"/>
          <w:marRight w:val="0"/>
          <w:marTop w:val="0"/>
          <w:marBottom w:val="0"/>
          <w:divBdr>
            <w:top w:val="none" w:sz="0" w:space="0" w:color="auto"/>
            <w:left w:val="none" w:sz="0" w:space="0" w:color="auto"/>
            <w:bottom w:val="none" w:sz="0" w:space="0" w:color="auto"/>
            <w:right w:val="none" w:sz="0" w:space="0" w:color="auto"/>
          </w:divBdr>
        </w:div>
        <w:div w:id="594477101">
          <w:marLeft w:val="640"/>
          <w:marRight w:val="0"/>
          <w:marTop w:val="0"/>
          <w:marBottom w:val="0"/>
          <w:divBdr>
            <w:top w:val="none" w:sz="0" w:space="0" w:color="auto"/>
            <w:left w:val="none" w:sz="0" w:space="0" w:color="auto"/>
            <w:bottom w:val="none" w:sz="0" w:space="0" w:color="auto"/>
            <w:right w:val="none" w:sz="0" w:space="0" w:color="auto"/>
          </w:divBdr>
        </w:div>
        <w:div w:id="1011495014">
          <w:marLeft w:val="640"/>
          <w:marRight w:val="0"/>
          <w:marTop w:val="0"/>
          <w:marBottom w:val="0"/>
          <w:divBdr>
            <w:top w:val="none" w:sz="0" w:space="0" w:color="auto"/>
            <w:left w:val="none" w:sz="0" w:space="0" w:color="auto"/>
            <w:bottom w:val="none" w:sz="0" w:space="0" w:color="auto"/>
            <w:right w:val="none" w:sz="0" w:space="0" w:color="auto"/>
          </w:divBdr>
        </w:div>
        <w:div w:id="1545797937">
          <w:marLeft w:val="640"/>
          <w:marRight w:val="0"/>
          <w:marTop w:val="0"/>
          <w:marBottom w:val="0"/>
          <w:divBdr>
            <w:top w:val="none" w:sz="0" w:space="0" w:color="auto"/>
            <w:left w:val="none" w:sz="0" w:space="0" w:color="auto"/>
            <w:bottom w:val="none" w:sz="0" w:space="0" w:color="auto"/>
            <w:right w:val="none" w:sz="0" w:space="0" w:color="auto"/>
          </w:divBdr>
        </w:div>
        <w:div w:id="1206337180">
          <w:marLeft w:val="640"/>
          <w:marRight w:val="0"/>
          <w:marTop w:val="0"/>
          <w:marBottom w:val="0"/>
          <w:divBdr>
            <w:top w:val="none" w:sz="0" w:space="0" w:color="auto"/>
            <w:left w:val="none" w:sz="0" w:space="0" w:color="auto"/>
            <w:bottom w:val="none" w:sz="0" w:space="0" w:color="auto"/>
            <w:right w:val="none" w:sz="0" w:space="0" w:color="auto"/>
          </w:divBdr>
        </w:div>
        <w:div w:id="1935016012">
          <w:marLeft w:val="640"/>
          <w:marRight w:val="0"/>
          <w:marTop w:val="0"/>
          <w:marBottom w:val="0"/>
          <w:divBdr>
            <w:top w:val="none" w:sz="0" w:space="0" w:color="auto"/>
            <w:left w:val="none" w:sz="0" w:space="0" w:color="auto"/>
            <w:bottom w:val="none" w:sz="0" w:space="0" w:color="auto"/>
            <w:right w:val="none" w:sz="0" w:space="0" w:color="auto"/>
          </w:divBdr>
        </w:div>
        <w:div w:id="1915159607">
          <w:marLeft w:val="640"/>
          <w:marRight w:val="0"/>
          <w:marTop w:val="0"/>
          <w:marBottom w:val="0"/>
          <w:divBdr>
            <w:top w:val="none" w:sz="0" w:space="0" w:color="auto"/>
            <w:left w:val="none" w:sz="0" w:space="0" w:color="auto"/>
            <w:bottom w:val="none" w:sz="0" w:space="0" w:color="auto"/>
            <w:right w:val="none" w:sz="0" w:space="0" w:color="auto"/>
          </w:divBdr>
        </w:div>
        <w:div w:id="1289359342">
          <w:marLeft w:val="640"/>
          <w:marRight w:val="0"/>
          <w:marTop w:val="0"/>
          <w:marBottom w:val="0"/>
          <w:divBdr>
            <w:top w:val="none" w:sz="0" w:space="0" w:color="auto"/>
            <w:left w:val="none" w:sz="0" w:space="0" w:color="auto"/>
            <w:bottom w:val="none" w:sz="0" w:space="0" w:color="auto"/>
            <w:right w:val="none" w:sz="0" w:space="0" w:color="auto"/>
          </w:divBdr>
        </w:div>
        <w:div w:id="435441157">
          <w:marLeft w:val="640"/>
          <w:marRight w:val="0"/>
          <w:marTop w:val="0"/>
          <w:marBottom w:val="0"/>
          <w:divBdr>
            <w:top w:val="none" w:sz="0" w:space="0" w:color="auto"/>
            <w:left w:val="none" w:sz="0" w:space="0" w:color="auto"/>
            <w:bottom w:val="none" w:sz="0" w:space="0" w:color="auto"/>
            <w:right w:val="none" w:sz="0" w:space="0" w:color="auto"/>
          </w:divBdr>
        </w:div>
        <w:div w:id="1125200122">
          <w:marLeft w:val="640"/>
          <w:marRight w:val="0"/>
          <w:marTop w:val="0"/>
          <w:marBottom w:val="0"/>
          <w:divBdr>
            <w:top w:val="none" w:sz="0" w:space="0" w:color="auto"/>
            <w:left w:val="none" w:sz="0" w:space="0" w:color="auto"/>
            <w:bottom w:val="none" w:sz="0" w:space="0" w:color="auto"/>
            <w:right w:val="none" w:sz="0" w:space="0" w:color="auto"/>
          </w:divBdr>
        </w:div>
        <w:div w:id="1964770588">
          <w:marLeft w:val="640"/>
          <w:marRight w:val="0"/>
          <w:marTop w:val="0"/>
          <w:marBottom w:val="0"/>
          <w:divBdr>
            <w:top w:val="none" w:sz="0" w:space="0" w:color="auto"/>
            <w:left w:val="none" w:sz="0" w:space="0" w:color="auto"/>
            <w:bottom w:val="none" w:sz="0" w:space="0" w:color="auto"/>
            <w:right w:val="none" w:sz="0" w:space="0" w:color="auto"/>
          </w:divBdr>
        </w:div>
        <w:div w:id="166097452">
          <w:marLeft w:val="640"/>
          <w:marRight w:val="0"/>
          <w:marTop w:val="0"/>
          <w:marBottom w:val="0"/>
          <w:divBdr>
            <w:top w:val="none" w:sz="0" w:space="0" w:color="auto"/>
            <w:left w:val="none" w:sz="0" w:space="0" w:color="auto"/>
            <w:bottom w:val="none" w:sz="0" w:space="0" w:color="auto"/>
            <w:right w:val="none" w:sz="0" w:space="0" w:color="auto"/>
          </w:divBdr>
        </w:div>
        <w:div w:id="983394888">
          <w:marLeft w:val="640"/>
          <w:marRight w:val="0"/>
          <w:marTop w:val="0"/>
          <w:marBottom w:val="0"/>
          <w:divBdr>
            <w:top w:val="none" w:sz="0" w:space="0" w:color="auto"/>
            <w:left w:val="none" w:sz="0" w:space="0" w:color="auto"/>
            <w:bottom w:val="none" w:sz="0" w:space="0" w:color="auto"/>
            <w:right w:val="none" w:sz="0" w:space="0" w:color="auto"/>
          </w:divBdr>
        </w:div>
        <w:div w:id="27025666">
          <w:marLeft w:val="640"/>
          <w:marRight w:val="0"/>
          <w:marTop w:val="0"/>
          <w:marBottom w:val="0"/>
          <w:divBdr>
            <w:top w:val="none" w:sz="0" w:space="0" w:color="auto"/>
            <w:left w:val="none" w:sz="0" w:space="0" w:color="auto"/>
            <w:bottom w:val="none" w:sz="0" w:space="0" w:color="auto"/>
            <w:right w:val="none" w:sz="0" w:space="0" w:color="auto"/>
          </w:divBdr>
        </w:div>
        <w:div w:id="689601492">
          <w:marLeft w:val="640"/>
          <w:marRight w:val="0"/>
          <w:marTop w:val="0"/>
          <w:marBottom w:val="0"/>
          <w:divBdr>
            <w:top w:val="none" w:sz="0" w:space="0" w:color="auto"/>
            <w:left w:val="none" w:sz="0" w:space="0" w:color="auto"/>
            <w:bottom w:val="none" w:sz="0" w:space="0" w:color="auto"/>
            <w:right w:val="none" w:sz="0" w:space="0" w:color="auto"/>
          </w:divBdr>
        </w:div>
        <w:div w:id="639576219">
          <w:marLeft w:val="640"/>
          <w:marRight w:val="0"/>
          <w:marTop w:val="0"/>
          <w:marBottom w:val="0"/>
          <w:divBdr>
            <w:top w:val="none" w:sz="0" w:space="0" w:color="auto"/>
            <w:left w:val="none" w:sz="0" w:space="0" w:color="auto"/>
            <w:bottom w:val="none" w:sz="0" w:space="0" w:color="auto"/>
            <w:right w:val="none" w:sz="0" w:space="0" w:color="auto"/>
          </w:divBdr>
        </w:div>
        <w:div w:id="1151754554">
          <w:marLeft w:val="640"/>
          <w:marRight w:val="0"/>
          <w:marTop w:val="0"/>
          <w:marBottom w:val="0"/>
          <w:divBdr>
            <w:top w:val="none" w:sz="0" w:space="0" w:color="auto"/>
            <w:left w:val="none" w:sz="0" w:space="0" w:color="auto"/>
            <w:bottom w:val="none" w:sz="0" w:space="0" w:color="auto"/>
            <w:right w:val="none" w:sz="0" w:space="0" w:color="auto"/>
          </w:divBdr>
        </w:div>
        <w:div w:id="82537865">
          <w:marLeft w:val="640"/>
          <w:marRight w:val="0"/>
          <w:marTop w:val="0"/>
          <w:marBottom w:val="0"/>
          <w:divBdr>
            <w:top w:val="none" w:sz="0" w:space="0" w:color="auto"/>
            <w:left w:val="none" w:sz="0" w:space="0" w:color="auto"/>
            <w:bottom w:val="none" w:sz="0" w:space="0" w:color="auto"/>
            <w:right w:val="none" w:sz="0" w:space="0" w:color="auto"/>
          </w:divBdr>
        </w:div>
        <w:div w:id="1421290548">
          <w:marLeft w:val="640"/>
          <w:marRight w:val="0"/>
          <w:marTop w:val="0"/>
          <w:marBottom w:val="0"/>
          <w:divBdr>
            <w:top w:val="none" w:sz="0" w:space="0" w:color="auto"/>
            <w:left w:val="none" w:sz="0" w:space="0" w:color="auto"/>
            <w:bottom w:val="none" w:sz="0" w:space="0" w:color="auto"/>
            <w:right w:val="none" w:sz="0" w:space="0" w:color="auto"/>
          </w:divBdr>
        </w:div>
        <w:div w:id="1482116938">
          <w:marLeft w:val="640"/>
          <w:marRight w:val="0"/>
          <w:marTop w:val="0"/>
          <w:marBottom w:val="0"/>
          <w:divBdr>
            <w:top w:val="none" w:sz="0" w:space="0" w:color="auto"/>
            <w:left w:val="none" w:sz="0" w:space="0" w:color="auto"/>
            <w:bottom w:val="none" w:sz="0" w:space="0" w:color="auto"/>
            <w:right w:val="none" w:sz="0" w:space="0" w:color="auto"/>
          </w:divBdr>
        </w:div>
        <w:div w:id="1665207435">
          <w:marLeft w:val="640"/>
          <w:marRight w:val="0"/>
          <w:marTop w:val="0"/>
          <w:marBottom w:val="0"/>
          <w:divBdr>
            <w:top w:val="none" w:sz="0" w:space="0" w:color="auto"/>
            <w:left w:val="none" w:sz="0" w:space="0" w:color="auto"/>
            <w:bottom w:val="none" w:sz="0" w:space="0" w:color="auto"/>
            <w:right w:val="none" w:sz="0" w:space="0" w:color="auto"/>
          </w:divBdr>
        </w:div>
        <w:div w:id="1220362237">
          <w:marLeft w:val="640"/>
          <w:marRight w:val="0"/>
          <w:marTop w:val="0"/>
          <w:marBottom w:val="0"/>
          <w:divBdr>
            <w:top w:val="none" w:sz="0" w:space="0" w:color="auto"/>
            <w:left w:val="none" w:sz="0" w:space="0" w:color="auto"/>
            <w:bottom w:val="none" w:sz="0" w:space="0" w:color="auto"/>
            <w:right w:val="none" w:sz="0" w:space="0" w:color="auto"/>
          </w:divBdr>
        </w:div>
        <w:div w:id="1954167616">
          <w:marLeft w:val="640"/>
          <w:marRight w:val="0"/>
          <w:marTop w:val="0"/>
          <w:marBottom w:val="0"/>
          <w:divBdr>
            <w:top w:val="none" w:sz="0" w:space="0" w:color="auto"/>
            <w:left w:val="none" w:sz="0" w:space="0" w:color="auto"/>
            <w:bottom w:val="none" w:sz="0" w:space="0" w:color="auto"/>
            <w:right w:val="none" w:sz="0" w:space="0" w:color="auto"/>
          </w:divBdr>
        </w:div>
        <w:div w:id="278612139">
          <w:marLeft w:val="640"/>
          <w:marRight w:val="0"/>
          <w:marTop w:val="0"/>
          <w:marBottom w:val="0"/>
          <w:divBdr>
            <w:top w:val="none" w:sz="0" w:space="0" w:color="auto"/>
            <w:left w:val="none" w:sz="0" w:space="0" w:color="auto"/>
            <w:bottom w:val="none" w:sz="0" w:space="0" w:color="auto"/>
            <w:right w:val="none" w:sz="0" w:space="0" w:color="auto"/>
          </w:divBdr>
        </w:div>
        <w:div w:id="1617636796">
          <w:marLeft w:val="640"/>
          <w:marRight w:val="0"/>
          <w:marTop w:val="0"/>
          <w:marBottom w:val="0"/>
          <w:divBdr>
            <w:top w:val="none" w:sz="0" w:space="0" w:color="auto"/>
            <w:left w:val="none" w:sz="0" w:space="0" w:color="auto"/>
            <w:bottom w:val="none" w:sz="0" w:space="0" w:color="auto"/>
            <w:right w:val="none" w:sz="0" w:space="0" w:color="auto"/>
          </w:divBdr>
        </w:div>
        <w:div w:id="741172432">
          <w:marLeft w:val="640"/>
          <w:marRight w:val="0"/>
          <w:marTop w:val="0"/>
          <w:marBottom w:val="0"/>
          <w:divBdr>
            <w:top w:val="none" w:sz="0" w:space="0" w:color="auto"/>
            <w:left w:val="none" w:sz="0" w:space="0" w:color="auto"/>
            <w:bottom w:val="none" w:sz="0" w:space="0" w:color="auto"/>
            <w:right w:val="none" w:sz="0" w:space="0" w:color="auto"/>
          </w:divBdr>
        </w:div>
        <w:div w:id="514421324">
          <w:marLeft w:val="640"/>
          <w:marRight w:val="0"/>
          <w:marTop w:val="0"/>
          <w:marBottom w:val="0"/>
          <w:divBdr>
            <w:top w:val="none" w:sz="0" w:space="0" w:color="auto"/>
            <w:left w:val="none" w:sz="0" w:space="0" w:color="auto"/>
            <w:bottom w:val="none" w:sz="0" w:space="0" w:color="auto"/>
            <w:right w:val="none" w:sz="0" w:space="0" w:color="auto"/>
          </w:divBdr>
        </w:div>
        <w:div w:id="2005937643">
          <w:marLeft w:val="640"/>
          <w:marRight w:val="0"/>
          <w:marTop w:val="0"/>
          <w:marBottom w:val="0"/>
          <w:divBdr>
            <w:top w:val="none" w:sz="0" w:space="0" w:color="auto"/>
            <w:left w:val="none" w:sz="0" w:space="0" w:color="auto"/>
            <w:bottom w:val="none" w:sz="0" w:space="0" w:color="auto"/>
            <w:right w:val="none" w:sz="0" w:space="0" w:color="auto"/>
          </w:divBdr>
        </w:div>
        <w:div w:id="665209252">
          <w:marLeft w:val="640"/>
          <w:marRight w:val="0"/>
          <w:marTop w:val="0"/>
          <w:marBottom w:val="0"/>
          <w:divBdr>
            <w:top w:val="none" w:sz="0" w:space="0" w:color="auto"/>
            <w:left w:val="none" w:sz="0" w:space="0" w:color="auto"/>
            <w:bottom w:val="none" w:sz="0" w:space="0" w:color="auto"/>
            <w:right w:val="none" w:sz="0" w:space="0" w:color="auto"/>
          </w:divBdr>
        </w:div>
        <w:div w:id="1082946133">
          <w:marLeft w:val="640"/>
          <w:marRight w:val="0"/>
          <w:marTop w:val="0"/>
          <w:marBottom w:val="0"/>
          <w:divBdr>
            <w:top w:val="none" w:sz="0" w:space="0" w:color="auto"/>
            <w:left w:val="none" w:sz="0" w:space="0" w:color="auto"/>
            <w:bottom w:val="none" w:sz="0" w:space="0" w:color="auto"/>
            <w:right w:val="none" w:sz="0" w:space="0" w:color="auto"/>
          </w:divBdr>
        </w:div>
        <w:div w:id="1246112567">
          <w:marLeft w:val="640"/>
          <w:marRight w:val="0"/>
          <w:marTop w:val="0"/>
          <w:marBottom w:val="0"/>
          <w:divBdr>
            <w:top w:val="none" w:sz="0" w:space="0" w:color="auto"/>
            <w:left w:val="none" w:sz="0" w:space="0" w:color="auto"/>
            <w:bottom w:val="none" w:sz="0" w:space="0" w:color="auto"/>
            <w:right w:val="none" w:sz="0" w:space="0" w:color="auto"/>
          </w:divBdr>
        </w:div>
        <w:div w:id="2138914038">
          <w:marLeft w:val="640"/>
          <w:marRight w:val="0"/>
          <w:marTop w:val="0"/>
          <w:marBottom w:val="0"/>
          <w:divBdr>
            <w:top w:val="none" w:sz="0" w:space="0" w:color="auto"/>
            <w:left w:val="none" w:sz="0" w:space="0" w:color="auto"/>
            <w:bottom w:val="none" w:sz="0" w:space="0" w:color="auto"/>
            <w:right w:val="none" w:sz="0" w:space="0" w:color="auto"/>
          </w:divBdr>
        </w:div>
        <w:div w:id="1325426801">
          <w:marLeft w:val="640"/>
          <w:marRight w:val="0"/>
          <w:marTop w:val="0"/>
          <w:marBottom w:val="0"/>
          <w:divBdr>
            <w:top w:val="none" w:sz="0" w:space="0" w:color="auto"/>
            <w:left w:val="none" w:sz="0" w:space="0" w:color="auto"/>
            <w:bottom w:val="none" w:sz="0" w:space="0" w:color="auto"/>
            <w:right w:val="none" w:sz="0" w:space="0" w:color="auto"/>
          </w:divBdr>
        </w:div>
        <w:div w:id="1347975041">
          <w:marLeft w:val="640"/>
          <w:marRight w:val="0"/>
          <w:marTop w:val="0"/>
          <w:marBottom w:val="0"/>
          <w:divBdr>
            <w:top w:val="none" w:sz="0" w:space="0" w:color="auto"/>
            <w:left w:val="none" w:sz="0" w:space="0" w:color="auto"/>
            <w:bottom w:val="none" w:sz="0" w:space="0" w:color="auto"/>
            <w:right w:val="none" w:sz="0" w:space="0" w:color="auto"/>
          </w:divBdr>
        </w:div>
        <w:div w:id="738752800">
          <w:marLeft w:val="640"/>
          <w:marRight w:val="0"/>
          <w:marTop w:val="0"/>
          <w:marBottom w:val="0"/>
          <w:divBdr>
            <w:top w:val="none" w:sz="0" w:space="0" w:color="auto"/>
            <w:left w:val="none" w:sz="0" w:space="0" w:color="auto"/>
            <w:bottom w:val="none" w:sz="0" w:space="0" w:color="auto"/>
            <w:right w:val="none" w:sz="0" w:space="0" w:color="auto"/>
          </w:divBdr>
        </w:div>
        <w:div w:id="1928226330">
          <w:marLeft w:val="640"/>
          <w:marRight w:val="0"/>
          <w:marTop w:val="0"/>
          <w:marBottom w:val="0"/>
          <w:divBdr>
            <w:top w:val="none" w:sz="0" w:space="0" w:color="auto"/>
            <w:left w:val="none" w:sz="0" w:space="0" w:color="auto"/>
            <w:bottom w:val="none" w:sz="0" w:space="0" w:color="auto"/>
            <w:right w:val="none" w:sz="0" w:space="0" w:color="auto"/>
          </w:divBdr>
        </w:div>
        <w:div w:id="360129802">
          <w:marLeft w:val="640"/>
          <w:marRight w:val="0"/>
          <w:marTop w:val="0"/>
          <w:marBottom w:val="0"/>
          <w:divBdr>
            <w:top w:val="none" w:sz="0" w:space="0" w:color="auto"/>
            <w:left w:val="none" w:sz="0" w:space="0" w:color="auto"/>
            <w:bottom w:val="none" w:sz="0" w:space="0" w:color="auto"/>
            <w:right w:val="none" w:sz="0" w:space="0" w:color="auto"/>
          </w:divBdr>
        </w:div>
        <w:div w:id="227111345">
          <w:marLeft w:val="640"/>
          <w:marRight w:val="0"/>
          <w:marTop w:val="0"/>
          <w:marBottom w:val="0"/>
          <w:divBdr>
            <w:top w:val="none" w:sz="0" w:space="0" w:color="auto"/>
            <w:left w:val="none" w:sz="0" w:space="0" w:color="auto"/>
            <w:bottom w:val="none" w:sz="0" w:space="0" w:color="auto"/>
            <w:right w:val="none" w:sz="0" w:space="0" w:color="auto"/>
          </w:divBdr>
        </w:div>
        <w:div w:id="1264804653">
          <w:marLeft w:val="640"/>
          <w:marRight w:val="0"/>
          <w:marTop w:val="0"/>
          <w:marBottom w:val="0"/>
          <w:divBdr>
            <w:top w:val="none" w:sz="0" w:space="0" w:color="auto"/>
            <w:left w:val="none" w:sz="0" w:space="0" w:color="auto"/>
            <w:bottom w:val="none" w:sz="0" w:space="0" w:color="auto"/>
            <w:right w:val="none" w:sz="0" w:space="0" w:color="auto"/>
          </w:divBdr>
        </w:div>
        <w:div w:id="1341271962">
          <w:marLeft w:val="640"/>
          <w:marRight w:val="0"/>
          <w:marTop w:val="0"/>
          <w:marBottom w:val="0"/>
          <w:divBdr>
            <w:top w:val="none" w:sz="0" w:space="0" w:color="auto"/>
            <w:left w:val="none" w:sz="0" w:space="0" w:color="auto"/>
            <w:bottom w:val="none" w:sz="0" w:space="0" w:color="auto"/>
            <w:right w:val="none" w:sz="0" w:space="0" w:color="auto"/>
          </w:divBdr>
        </w:div>
        <w:div w:id="862599672">
          <w:marLeft w:val="640"/>
          <w:marRight w:val="0"/>
          <w:marTop w:val="0"/>
          <w:marBottom w:val="0"/>
          <w:divBdr>
            <w:top w:val="none" w:sz="0" w:space="0" w:color="auto"/>
            <w:left w:val="none" w:sz="0" w:space="0" w:color="auto"/>
            <w:bottom w:val="none" w:sz="0" w:space="0" w:color="auto"/>
            <w:right w:val="none" w:sz="0" w:space="0" w:color="auto"/>
          </w:divBdr>
        </w:div>
        <w:div w:id="46806247">
          <w:marLeft w:val="640"/>
          <w:marRight w:val="0"/>
          <w:marTop w:val="0"/>
          <w:marBottom w:val="0"/>
          <w:divBdr>
            <w:top w:val="none" w:sz="0" w:space="0" w:color="auto"/>
            <w:left w:val="none" w:sz="0" w:space="0" w:color="auto"/>
            <w:bottom w:val="none" w:sz="0" w:space="0" w:color="auto"/>
            <w:right w:val="none" w:sz="0" w:space="0" w:color="auto"/>
          </w:divBdr>
        </w:div>
        <w:div w:id="112336094">
          <w:marLeft w:val="640"/>
          <w:marRight w:val="0"/>
          <w:marTop w:val="0"/>
          <w:marBottom w:val="0"/>
          <w:divBdr>
            <w:top w:val="none" w:sz="0" w:space="0" w:color="auto"/>
            <w:left w:val="none" w:sz="0" w:space="0" w:color="auto"/>
            <w:bottom w:val="none" w:sz="0" w:space="0" w:color="auto"/>
            <w:right w:val="none" w:sz="0" w:space="0" w:color="auto"/>
          </w:divBdr>
        </w:div>
        <w:div w:id="158691265">
          <w:marLeft w:val="640"/>
          <w:marRight w:val="0"/>
          <w:marTop w:val="0"/>
          <w:marBottom w:val="0"/>
          <w:divBdr>
            <w:top w:val="none" w:sz="0" w:space="0" w:color="auto"/>
            <w:left w:val="none" w:sz="0" w:space="0" w:color="auto"/>
            <w:bottom w:val="none" w:sz="0" w:space="0" w:color="auto"/>
            <w:right w:val="none" w:sz="0" w:space="0" w:color="auto"/>
          </w:divBdr>
        </w:div>
        <w:div w:id="1680155131">
          <w:marLeft w:val="640"/>
          <w:marRight w:val="0"/>
          <w:marTop w:val="0"/>
          <w:marBottom w:val="0"/>
          <w:divBdr>
            <w:top w:val="none" w:sz="0" w:space="0" w:color="auto"/>
            <w:left w:val="none" w:sz="0" w:space="0" w:color="auto"/>
            <w:bottom w:val="none" w:sz="0" w:space="0" w:color="auto"/>
            <w:right w:val="none" w:sz="0" w:space="0" w:color="auto"/>
          </w:divBdr>
        </w:div>
        <w:div w:id="840662431">
          <w:marLeft w:val="640"/>
          <w:marRight w:val="0"/>
          <w:marTop w:val="0"/>
          <w:marBottom w:val="0"/>
          <w:divBdr>
            <w:top w:val="none" w:sz="0" w:space="0" w:color="auto"/>
            <w:left w:val="none" w:sz="0" w:space="0" w:color="auto"/>
            <w:bottom w:val="none" w:sz="0" w:space="0" w:color="auto"/>
            <w:right w:val="none" w:sz="0" w:space="0" w:color="auto"/>
          </w:divBdr>
        </w:div>
        <w:div w:id="1631667689">
          <w:marLeft w:val="640"/>
          <w:marRight w:val="0"/>
          <w:marTop w:val="0"/>
          <w:marBottom w:val="0"/>
          <w:divBdr>
            <w:top w:val="none" w:sz="0" w:space="0" w:color="auto"/>
            <w:left w:val="none" w:sz="0" w:space="0" w:color="auto"/>
            <w:bottom w:val="none" w:sz="0" w:space="0" w:color="auto"/>
            <w:right w:val="none" w:sz="0" w:space="0" w:color="auto"/>
          </w:divBdr>
        </w:div>
        <w:div w:id="114716724">
          <w:marLeft w:val="640"/>
          <w:marRight w:val="0"/>
          <w:marTop w:val="0"/>
          <w:marBottom w:val="0"/>
          <w:divBdr>
            <w:top w:val="none" w:sz="0" w:space="0" w:color="auto"/>
            <w:left w:val="none" w:sz="0" w:space="0" w:color="auto"/>
            <w:bottom w:val="none" w:sz="0" w:space="0" w:color="auto"/>
            <w:right w:val="none" w:sz="0" w:space="0" w:color="auto"/>
          </w:divBdr>
        </w:div>
        <w:div w:id="892929150">
          <w:marLeft w:val="640"/>
          <w:marRight w:val="0"/>
          <w:marTop w:val="0"/>
          <w:marBottom w:val="0"/>
          <w:divBdr>
            <w:top w:val="none" w:sz="0" w:space="0" w:color="auto"/>
            <w:left w:val="none" w:sz="0" w:space="0" w:color="auto"/>
            <w:bottom w:val="none" w:sz="0" w:space="0" w:color="auto"/>
            <w:right w:val="none" w:sz="0" w:space="0" w:color="auto"/>
          </w:divBdr>
        </w:div>
        <w:div w:id="1815366145">
          <w:marLeft w:val="640"/>
          <w:marRight w:val="0"/>
          <w:marTop w:val="0"/>
          <w:marBottom w:val="0"/>
          <w:divBdr>
            <w:top w:val="none" w:sz="0" w:space="0" w:color="auto"/>
            <w:left w:val="none" w:sz="0" w:space="0" w:color="auto"/>
            <w:bottom w:val="none" w:sz="0" w:space="0" w:color="auto"/>
            <w:right w:val="none" w:sz="0" w:space="0" w:color="auto"/>
          </w:divBdr>
        </w:div>
        <w:div w:id="457645569">
          <w:marLeft w:val="640"/>
          <w:marRight w:val="0"/>
          <w:marTop w:val="0"/>
          <w:marBottom w:val="0"/>
          <w:divBdr>
            <w:top w:val="none" w:sz="0" w:space="0" w:color="auto"/>
            <w:left w:val="none" w:sz="0" w:space="0" w:color="auto"/>
            <w:bottom w:val="none" w:sz="0" w:space="0" w:color="auto"/>
            <w:right w:val="none" w:sz="0" w:space="0" w:color="auto"/>
          </w:divBdr>
        </w:div>
        <w:div w:id="586618208">
          <w:marLeft w:val="640"/>
          <w:marRight w:val="0"/>
          <w:marTop w:val="0"/>
          <w:marBottom w:val="0"/>
          <w:divBdr>
            <w:top w:val="none" w:sz="0" w:space="0" w:color="auto"/>
            <w:left w:val="none" w:sz="0" w:space="0" w:color="auto"/>
            <w:bottom w:val="none" w:sz="0" w:space="0" w:color="auto"/>
            <w:right w:val="none" w:sz="0" w:space="0" w:color="auto"/>
          </w:divBdr>
        </w:div>
        <w:div w:id="348338886">
          <w:marLeft w:val="640"/>
          <w:marRight w:val="0"/>
          <w:marTop w:val="0"/>
          <w:marBottom w:val="0"/>
          <w:divBdr>
            <w:top w:val="none" w:sz="0" w:space="0" w:color="auto"/>
            <w:left w:val="none" w:sz="0" w:space="0" w:color="auto"/>
            <w:bottom w:val="none" w:sz="0" w:space="0" w:color="auto"/>
            <w:right w:val="none" w:sz="0" w:space="0" w:color="auto"/>
          </w:divBdr>
        </w:div>
        <w:div w:id="1707221659">
          <w:marLeft w:val="640"/>
          <w:marRight w:val="0"/>
          <w:marTop w:val="0"/>
          <w:marBottom w:val="0"/>
          <w:divBdr>
            <w:top w:val="none" w:sz="0" w:space="0" w:color="auto"/>
            <w:left w:val="none" w:sz="0" w:space="0" w:color="auto"/>
            <w:bottom w:val="none" w:sz="0" w:space="0" w:color="auto"/>
            <w:right w:val="none" w:sz="0" w:space="0" w:color="auto"/>
          </w:divBdr>
        </w:div>
        <w:div w:id="678239054">
          <w:marLeft w:val="640"/>
          <w:marRight w:val="0"/>
          <w:marTop w:val="0"/>
          <w:marBottom w:val="0"/>
          <w:divBdr>
            <w:top w:val="none" w:sz="0" w:space="0" w:color="auto"/>
            <w:left w:val="none" w:sz="0" w:space="0" w:color="auto"/>
            <w:bottom w:val="none" w:sz="0" w:space="0" w:color="auto"/>
            <w:right w:val="none" w:sz="0" w:space="0" w:color="auto"/>
          </w:divBdr>
        </w:div>
        <w:div w:id="85737807">
          <w:marLeft w:val="640"/>
          <w:marRight w:val="0"/>
          <w:marTop w:val="0"/>
          <w:marBottom w:val="0"/>
          <w:divBdr>
            <w:top w:val="none" w:sz="0" w:space="0" w:color="auto"/>
            <w:left w:val="none" w:sz="0" w:space="0" w:color="auto"/>
            <w:bottom w:val="none" w:sz="0" w:space="0" w:color="auto"/>
            <w:right w:val="none" w:sz="0" w:space="0" w:color="auto"/>
          </w:divBdr>
        </w:div>
        <w:div w:id="267278080">
          <w:marLeft w:val="640"/>
          <w:marRight w:val="0"/>
          <w:marTop w:val="0"/>
          <w:marBottom w:val="0"/>
          <w:divBdr>
            <w:top w:val="none" w:sz="0" w:space="0" w:color="auto"/>
            <w:left w:val="none" w:sz="0" w:space="0" w:color="auto"/>
            <w:bottom w:val="none" w:sz="0" w:space="0" w:color="auto"/>
            <w:right w:val="none" w:sz="0" w:space="0" w:color="auto"/>
          </w:divBdr>
        </w:div>
        <w:div w:id="1061632999">
          <w:marLeft w:val="640"/>
          <w:marRight w:val="0"/>
          <w:marTop w:val="0"/>
          <w:marBottom w:val="0"/>
          <w:divBdr>
            <w:top w:val="none" w:sz="0" w:space="0" w:color="auto"/>
            <w:left w:val="none" w:sz="0" w:space="0" w:color="auto"/>
            <w:bottom w:val="none" w:sz="0" w:space="0" w:color="auto"/>
            <w:right w:val="none" w:sz="0" w:space="0" w:color="auto"/>
          </w:divBdr>
        </w:div>
        <w:div w:id="438570679">
          <w:marLeft w:val="640"/>
          <w:marRight w:val="0"/>
          <w:marTop w:val="0"/>
          <w:marBottom w:val="0"/>
          <w:divBdr>
            <w:top w:val="none" w:sz="0" w:space="0" w:color="auto"/>
            <w:left w:val="none" w:sz="0" w:space="0" w:color="auto"/>
            <w:bottom w:val="none" w:sz="0" w:space="0" w:color="auto"/>
            <w:right w:val="none" w:sz="0" w:space="0" w:color="auto"/>
          </w:divBdr>
        </w:div>
        <w:div w:id="559905332">
          <w:marLeft w:val="640"/>
          <w:marRight w:val="0"/>
          <w:marTop w:val="0"/>
          <w:marBottom w:val="0"/>
          <w:divBdr>
            <w:top w:val="none" w:sz="0" w:space="0" w:color="auto"/>
            <w:left w:val="none" w:sz="0" w:space="0" w:color="auto"/>
            <w:bottom w:val="none" w:sz="0" w:space="0" w:color="auto"/>
            <w:right w:val="none" w:sz="0" w:space="0" w:color="auto"/>
          </w:divBdr>
        </w:div>
        <w:div w:id="1431462312">
          <w:marLeft w:val="640"/>
          <w:marRight w:val="0"/>
          <w:marTop w:val="0"/>
          <w:marBottom w:val="0"/>
          <w:divBdr>
            <w:top w:val="none" w:sz="0" w:space="0" w:color="auto"/>
            <w:left w:val="none" w:sz="0" w:space="0" w:color="auto"/>
            <w:bottom w:val="none" w:sz="0" w:space="0" w:color="auto"/>
            <w:right w:val="none" w:sz="0" w:space="0" w:color="auto"/>
          </w:divBdr>
        </w:div>
        <w:div w:id="343214204">
          <w:marLeft w:val="640"/>
          <w:marRight w:val="0"/>
          <w:marTop w:val="0"/>
          <w:marBottom w:val="0"/>
          <w:divBdr>
            <w:top w:val="none" w:sz="0" w:space="0" w:color="auto"/>
            <w:left w:val="none" w:sz="0" w:space="0" w:color="auto"/>
            <w:bottom w:val="none" w:sz="0" w:space="0" w:color="auto"/>
            <w:right w:val="none" w:sz="0" w:space="0" w:color="auto"/>
          </w:divBdr>
        </w:div>
        <w:div w:id="397022683">
          <w:marLeft w:val="640"/>
          <w:marRight w:val="0"/>
          <w:marTop w:val="0"/>
          <w:marBottom w:val="0"/>
          <w:divBdr>
            <w:top w:val="none" w:sz="0" w:space="0" w:color="auto"/>
            <w:left w:val="none" w:sz="0" w:space="0" w:color="auto"/>
            <w:bottom w:val="none" w:sz="0" w:space="0" w:color="auto"/>
            <w:right w:val="none" w:sz="0" w:space="0" w:color="auto"/>
          </w:divBdr>
        </w:div>
        <w:div w:id="2125804586">
          <w:marLeft w:val="640"/>
          <w:marRight w:val="0"/>
          <w:marTop w:val="0"/>
          <w:marBottom w:val="0"/>
          <w:divBdr>
            <w:top w:val="none" w:sz="0" w:space="0" w:color="auto"/>
            <w:left w:val="none" w:sz="0" w:space="0" w:color="auto"/>
            <w:bottom w:val="none" w:sz="0" w:space="0" w:color="auto"/>
            <w:right w:val="none" w:sz="0" w:space="0" w:color="auto"/>
          </w:divBdr>
        </w:div>
        <w:div w:id="1149639877">
          <w:marLeft w:val="640"/>
          <w:marRight w:val="0"/>
          <w:marTop w:val="0"/>
          <w:marBottom w:val="0"/>
          <w:divBdr>
            <w:top w:val="none" w:sz="0" w:space="0" w:color="auto"/>
            <w:left w:val="none" w:sz="0" w:space="0" w:color="auto"/>
            <w:bottom w:val="none" w:sz="0" w:space="0" w:color="auto"/>
            <w:right w:val="none" w:sz="0" w:space="0" w:color="auto"/>
          </w:divBdr>
        </w:div>
        <w:div w:id="1121729214">
          <w:marLeft w:val="640"/>
          <w:marRight w:val="0"/>
          <w:marTop w:val="0"/>
          <w:marBottom w:val="0"/>
          <w:divBdr>
            <w:top w:val="none" w:sz="0" w:space="0" w:color="auto"/>
            <w:left w:val="none" w:sz="0" w:space="0" w:color="auto"/>
            <w:bottom w:val="none" w:sz="0" w:space="0" w:color="auto"/>
            <w:right w:val="none" w:sz="0" w:space="0" w:color="auto"/>
          </w:divBdr>
        </w:div>
        <w:div w:id="857541241">
          <w:marLeft w:val="640"/>
          <w:marRight w:val="0"/>
          <w:marTop w:val="0"/>
          <w:marBottom w:val="0"/>
          <w:divBdr>
            <w:top w:val="none" w:sz="0" w:space="0" w:color="auto"/>
            <w:left w:val="none" w:sz="0" w:space="0" w:color="auto"/>
            <w:bottom w:val="none" w:sz="0" w:space="0" w:color="auto"/>
            <w:right w:val="none" w:sz="0" w:space="0" w:color="auto"/>
          </w:divBdr>
        </w:div>
        <w:div w:id="1288706458">
          <w:marLeft w:val="640"/>
          <w:marRight w:val="0"/>
          <w:marTop w:val="0"/>
          <w:marBottom w:val="0"/>
          <w:divBdr>
            <w:top w:val="none" w:sz="0" w:space="0" w:color="auto"/>
            <w:left w:val="none" w:sz="0" w:space="0" w:color="auto"/>
            <w:bottom w:val="none" w:sz="0" w:space="0" w:color="auto"/>
            <w:right w:val="none" w:sz="0" w:space="0" w:color="auto"/>
          </w:divBdr>
        </w:div>
        <w:div w:id="867332267">
          <w:marLeft w:val="640"/>
          <w:marRight w:val="0"/>
          <w:marTop w:val="0"/>
          <w:marBottom w:val="0"/>
          <w:divBdr>
            <w:top w:val="none" w:sz="0" w:space="0" w:color="auto"/>
            <w:left w:val="none" w:sz="0" w:space="0" w:color="auto"/>
            <w:bottom w:val="none" w:sz="0" w:space="0" w:color="auto"/>
            <w:right w:val="none" w:sz="0" w:space="0" w:color="auto"/>
          </w:divBdr>
        </w:div>
        <w:div w:id="1903365679">
          <w:marLeft w:val="640"/>
          <w:marRight w:val="0"/>
          <w:marTop w:val="0"/>
          <w:marBottom w:val="0"/>
          <w:divBdr>
            <w:top w:val="none" w:sz="0" w:space="0" w:color="auto"/>
            <w:left w:val="none" w:sz="0" w:space="0" w:color="auto"/>
            <w:bottom w:val="none" w:sz="0" w:space="0" w:color="auto"/>
            <w:right w:val="none" w:sz="0" w:space="0" w:color="auto"/>
          </w:divBdr>
        </w:div>
        <w:div w:id="547376503">
          <w:marLeft w:val="640"/>
          <w:marRight w:val="0"/>
          <w:marTop w:val="0"/>
          <w:marBottom w:val="0"/>
          <w:divBdr>
            <w:top w:val="none" w:sz="0" w:space="0" w:color="auto"/>
            <w:left w:val="none" w:sz="0" w:space="0" w:color="auto"/>
            <w:bottom w:val="none" w:sz="0" w:space="0" w:color="auto"/>
            <w:right w:val="none" w:sz="0" w:space="0" w:color="auto"/>
          </w:divBdr>
        </w:div>
        <w:div w:id="1622808907">
          <w:marLeft w:val="640"/>
          <w:marRight w:val="0"/>
          <w:marTop w:val="0"/>
          <w:marBottom w:val="0"/>
          <w:divBdr>
            <w:top w:val="none" w:sz="0" w:space="0" w:color="auto"/>
            <w:left w:val="none" w:sz="0" w:space="0" w:color="auto"/>
            <w:bottom w:val="none" w:sz="0" w:space="0" w:color="auto"/>
            <w:right w:val="none" w:sz="0" w:space="0" w:color="auto"/>
          </w:divBdr>
        </w:div>
        <w:div w:id="1655403947">
          <w:marLeft w:val="640"/>
          <w:marRight w:val="0"/>
          <w:marTop w:val="0"/>
          <w:marBottom w:val="0"/>
          <w:divBdr>
            <w:top w:val="none" w:sz="0" w:space="0" w:color="auto"/>
            <w:left w:val="none" w:sz="0" w:space="0" w:color="auto"/>
            <w:bottom w:val="none" w:sz="0" w:space="0" w:color="auto"/>
            <w:right w:val="none" w:sz="0" w:space="0" w:color="auto"/>
          </w:divBdr>
        </w:div>
        <w:div w:id="1224484723">
          <w:marLeft w:val="640"/>
          <w:marRight w:val="0"/>
          <w:marTop w:val="0"/>
          <w:marBottom w:val="0"/>
          <w:divBdr>
            <w:top w:val="none" w:sz="0" w:space="0" w:color="auto"/>
            <w:left w:val="none" w:sz="0" w:space="0" w:color="auto"/>
            <w:bottom w:val="none" w:sz="0" w:space="0" w:color="auto"/>
            <w:right w:val="none" w:sz="0" w:space="0" w:color="auto"/>
          </w:divBdr>
        </w:div>
        <w:div w:id="1773042851">
          <w:marLeft w:val="640"/>
          <w:marRight w:val="0"/>
          <w:marTop w:val="0"/>
          <w:marBottom w:val="0"/>
          <w:divBdr>
            <w:top w:val="none" w:sz="0" w:space="0" w:color="auto"/>
            <w:left w:val="none" w:sz="0" w:space="0" w:color="auto"/>
            <w:bottom w:val="none" w:sz="0" w:space="0" w:color="auto"/>
            <w:right w:val="none" w:sz="0" w:space="0" w:color="auto"/>
          </w:divBdr>
        </w:div>
        <w:div w:id="648482342">
          <w:marLeft w:val="640"/>
          <w:marRight w:val="0"/>
          <w:marTop w:val="0"/>
          <w:marBottom w:val="0"/>
          <w:divBdr>
            <w:top w:val="none" w:sz="0" w:space="0" w:color="auto"/>
            <w:left w:val="none" w:sz="0" w:space="0" w:color="auto"/>
            <w:bottom w:val="none" w:sz="0" w:space="0" w:color="auto"/>
            <w:right w:val="none" w:sz="0" w:space="0" w:color="auto"/>
          </w:divBdr>
        </w:div>
        <w:div w:id="1245913818">
          <w:marLeft w:val="640"/>
          <w:marRight w:val="0"/>
          <w:marTop w:val="0"/>
          <w:marBottom w:val="0"/>
          <w:divBdr>
            <w:top w:val="none" w:sz="0" w:space="0" w:color="auto"/>
            <w:left w:val="none" w:sz="0" w:space="0" w:color="auto"/>
            <w:bottom w:val="none" w:sz="0" w:space="0" w:color="auto"/>
            <w:right w:val="none" w:sz="0" w:space="0" w:color="auto"/>
          </w:divBdr>
        </w:div>
        <w:div w:id="134875788">
          <w:marLeft w:val="640"/>
          <w:marRight w:val="0"/>
          <w:marTop w:val="0"/>
          <w:marBottom w:val="0"/>
          <w:divBdr>
            <w:top w:val="none" w:sz="0" w:space="0" w:color="auto"/>
            <w:left w:val="none" w:sz="0" w:space="0" w:color="auto"/>
            <w:bottom w:val="none" w:sz="0" w:space="0" w:color="auto"/>
            <w:right w:val="none" w:sz="0" w:space="0" w:color="auto"/>
          </w:divBdr>
        </w:div>
        <w:div w:id="376244518">
          <w:marLeft w:val="640"/>
          <w:marRight w:val="0"/>
          <w:marTop w:val="0"/>
          <w:marBottom w:val="0"/>
          <w:divBdr>
            <w:top w:val="none" w:sz="0" w:space="0" w:color="auto"/>
            <w:left w:val="none" w:sz="0" w:space="0" w:color="auto"/>
            <w:bottom w:val="none" w:sz="0" w:space="0" w:color="auto"/>
            <w:right w:val="none" w:sz="0" w:space="0" w:color="auto"/>
          </w:divBdr>
        </w:div>
        <w:div w:id="1982033838">
          <w:marLeft w:val="640"/>
          <w:marRight w:val="0"/>
          <w:marTop w:val="0"/>
          <w:marBottom w:val="0"/>
          <w:divBdr>
            <w:top w:val="none" w:sz="0" w:space="0" w:color="auto"/>
            <w:left w:val="none" w:sz="0" w:space="0" w:color="auto"/>
            <w:bottom w:val="none" w:sz="0" w:space="0" w:color="auto"/>
            <w:right w:val="none" w:sz="0" w:space="0" w:color="auto"/>
          </w:divBdr>
        </w:div>
        <w:div w:id="108017525">
          <w:marLeft w:val="640"/>
          <w:marRight w:val="0"/>
          <w:marTop w:val="0"/>
          <w:marBottom w:val="0"/>
          <w:divBdr>
            <w:top w:val="none" w:sz="0" w:space="0" w:color="auto"/>
            <w:left w:val="none" w:sz="0" w:space="0" w:color="auto"/>
            <w:bottom w:val="none" w:sz="0" w:space="0" w:color="auto"/>
            <w:right w:val="none" w:sz="0" w:space="0" w:color="auto"/>
          </w:divBdr>
        </w:div>
        <w:div w:id="494807619">
          <w:marLeft w:val="640"/>
          <w:marRight w:val="0"/>
          <w:marTop w:val="0"/>
          <w:marBottom w:val="0"/>
          <w:divBdr>
            <w:top w:val="none" w:sz="0" w:space="0" w:color="auto"/>
            <w:left w:val="none" w:sz="0" w:space="0" w:color="auto"/>
            <w:bottom w:val="none" w:sz="0" w:space="0" w:color="auto"/>
            <w:right w:val="none" w:sz="0" w:space="0" w:color="auto"/>
          </w:divBdr>
        </w:div>
        <w:div w:id="1457336761">
          <w:marLeft w:val="640"/>
          <w:marRight w:val="0"/>
          <w:marTop w:val="0"/>
          <w:marBottom w:val="0"/>
          <w:divBdr>
            <w:top w:val="none" w:sz="0" w:space="0" w:color="auto"/>
            <w:left w:val="none" w:sz="0" w:space="0" w:color="auto"/>
            <w:bottom w:val="none" w:sz="0" w:space="0" w:color="auto"/>
            <w:right w:val="none" w:sz="0" w:space="0" w:color="auto"/>
          </w:divBdr>
        </w:div>
        <w:div w:id="266548906">
          <w:marLeft w:val="640"/>
          <w:marRight w:val="0"/>
          <w:marTop w:val="0"/>
          <w:marBottom w:val="0"/>
          <w:divBdr>
            <w:top w:val="none" w:sz="0" w:space="0" w:color="auto"/>
            <w:left w:val="none" w:sz="0" w:space="0" w:color="auto"/>
            <w:bottom w:val="none" w:sz="0" w:space="0" w:color="auto"/>
            <w:right w:val="none" w:sz="0" w:space="0" w:color="auto"/>
          </w:divBdr>
        </w:div>
        <w:div w:id="924919559">
          <w:marLeft w:val="640"/>
          <w:marRight w:val="0"/>
          <w:marTop w:val="0"/>
          <w:marBottom w:val="0"/>
          <w:divBdr>
            <w:top w:val="none" w:sz="0" w:space="0" w:color="auto"/>
            <w:left w:val="none" w:sz="0" w:space="0" w:color="auto"/>
            <w:bottom w:val="none" w:sz="0" w:space="0" w:color="auto"/>
            <w:right w:val="none" w:sz="0" w:space="0" w:color="auto"/>
          </w:divBdr>
        </w:div>
        <w:div w:id="1155805160">
          <w:marLeft w:val="640"/>
          <w:marRight w:val="0"/>
          <w:marTop w:val="0"/>
          <w:marBottom w:val="0"/>
          <w:divBdr>
            <w:top w:val="none" w:sz="0" w:space="0" w:color="auto"/>
            <w:left w:val="none" w:sz="0" w:space="0" w:color="auto"/>
            <w:bottom w:val="none" w:sz="0" w:space="0" w:color="auto"/>
            <w:right w:val="none" w:sz="0" w:space="0" w:color="auto"/>
          </w:divBdr>
        </w:div>
        <w:div w:id="1981614404">
          <w:marLeft w:val="640"/>
          <w:marRight w:val="0"/>
          <w:marTop w:val="0"/>
          <w:marBottom w:val="0"/>
          <w:divBdr>
            <w:top w:val="none" w:sz="0" w:space="0" w:color="auto"/>
            <w:left w:val="none" w:sz="0" w:space="0" w:color="auto"/>
            <w:bottom w:val="none" w:sz="0" w:space="0" w:color="auto"/>
            <w:right w:val="none" w:sz="0" w:space="0" w:color="auto"/>
          </w:divBdr>
        </w:div>
        <w:div w:id="1926111784">
          <w:marLeft w:val="640"/>
          <w:marRight w:val="0"/>
          <w:marTop w:val="0"/>
          <w:marBottom w:val="0"/>
          <w:divBdr>
            <w:top w:val="none" w:sz="0" w:space="0" w:color="auto"/>
            <w:left w:val="none" w:sz="0" w:space="0" w:color="auto"/>
            <w:bottom w:val="none" w:sz="0" w:space="0" w:color="auto"/>
            <w:right w:val="none" w:sz="0" w:space="0" w:color="auto"/>
          </w:divBdr>
        </w:div>
        <w:div w:id="1628511489">
          <w:marLeft w:val="640"/>
          <w:marRight w:val="0"/>
          <w:marTop w:val="0"/>
          <w:marBottom w:val="0"/>
          <w:divBdr>
            <w:top w:val="none" w:sz="0" w:space="0" w:color="auto"/>
            <w:left w:val="none" w:sz="0" w:space="0" w:color="auto"/>
            <w:bottom w:val="none" w:sz="0" w:space="0" w:color="auto"/>
            <w:right w:val="none" w:sz="0" w:space="0" w:color="auto"/>
          </w:divBdr>
        </w:div>
        <w:div w:id="782654792">
          <w:marLeft w:val="640"/>
          <w:marRight w:val="0"/>
          <w:marTop w:val="0"/>
          <w:marBottom w:val="0"/>
          <w:divBdr>
            <w:top w:val="none" w:sz="0" w:space="0" w:color="auto"/>
            <w:left w:val="none" w:sz="0" w:space="0" w:color="auto"/>
            <w:bottom w:val="none" w:sz="0" w:space="0" w:color="auto"/>
            <w:right w:val="none" w:sz="0" w:space="0" w:color="auto"/>
          </w:divBdr>
        </w:div>
        <w:div w:id="621614366">
          <w:marLeft w:val="640"/>
          <w:marRight w:val="0"/>
          <w:marTop w:val="0"/>
          <w:marBottom w:val="0"/>
          <w:divBdr>
            <w:top w:val="none" w:sz="0" w:space="0" w:color="auto"/>
            <w:left w:val="none" w:sz="0" w:space="0" w:color="auto"/>
            <w:bottom w:val="none" w:sz="0" w:space="0" w:color="auto"/>
            <w:right w:val="none" w:sz="0" w:space="0" w:color="auto"/>
          </w:divBdr>
        </w:div>
        <w:div w:id="886381839">
          <w:marLeft w:val="640"/>
          <w:marRight w:val="0"/>
          <w:marTop w:val="0"/>
          <w:marBottom w:val="0"/>
          <w:divBdr>
            <w:top w:val="none" w:sz="0" w:space="0" w:color="auto"/>
            <w:left w:val="none" w:sz="0" w:space="0" w:color="auto"/>
            <w:bottom w:val="none" w:sz="0" w:space="0" w:color="auto"/>
            <w:right w:val="none" w:sz="0" w:space="0" w:color="auto"/>
          </w:divBdr>
        </w:div>
        <w:div w:id="1343506064">
          <w:marLeft w:val="640"/>
          <w:marRight w:val="0"/>
          <w:marTop w:val="0"/>
          <w:marBottom w:val="0"/>
          <w:divBdr>
            <w:top w:val="none" w:sz="0" w:space="0" w:color="auto"/>
            <w:left w:val="none" w:sz="0" w:space="0" w:color="auto"/>
            <w:bottom w:val="none" w:sz="0" w:space="0" w:color="auto"/>
            <w:right w:val="none" w:sz="0" w:space="0" w:color="auto"/>
          </w:divBdr>
        </w:div>
        <w:div w:id="486672152">
          <w:marLeft w:val="640"/>
          <w:marRight w:val="0"/>
          <w:marTop w:val="0"/>
          <w:marBottom w:val="0"/>
          <w:divBdr>
            <w:top w:val="none" w:sz="0" w:space="0" w:color="auto"/>
            <w:left w:val="none" w:sz="0" w:space="0" w:color="auto"/>
            <w:bottom w:val="none" w:sz="0" w:space="0" w:color="auto"/>
            <w:right w:val="none" w:sz="0" w:space="0" w:color="auto"/>
          </w:divBdr>
        </w:div>
        <w:div w:id="682702731">
          <w:marLeft w:val="640"/>
          <w:marRight w:val="0"/>
          <w:marTop w:val="0"/>
          <w:marBottom w:val="0"/>
          <w:divBdr>
            <w:top w:val="none" w:sz="0" w:space="0" w:color="auto"/>
            <w:left w:val="none" w:sz="0" w:space="0" w:color="auto"/>
            <w:bottom w:val="none" w:sz="0" w:space="0" w:color="auto"/>
            <w:right w:val="none" w:sz="0" w:space="0" w:color="auto"/>
          </w:divBdr>
        </w:div>
        <w:div w:id="1658729693">
          <w:marLeft w:val="640"/>
          <w:marRight w:val="0"/>
          <w:marTop w:val="0"/>
          <w:marBottom w:val="0"/>
          <w:divBdr>
            <w:top w:val="none" w:sz="0" w:space="0" w:color="auto"/>
            <w:left w:val="none" w:sz="0" w:space="0" w:color="auto"/>
            <w:bottom w:val="none" w:sz="0" w:space="0" w:color="auto"/>
            <w:right w:val="none" w:sz="0" w:space="0" w:color="auto"/>
          </w:divBdr>
        </w:div>
        <w:div w:id="175461725">
          <w:marLeft w:val="640"/>
          <w:marRight w:val="0"/>
          <w:marTop w:val="0"/>
          <w:marBottom w:val="0"/>
          <w:divBdr>
            <w:top w:val="none" w:sz="0" w:space="0" w:color="auto"/>
            <w:left w:val="none" w:sz="0" w:space="0" w:color="auto"/>
            <w:bottom w:val="none" w:sz="0" w:space="0" w:color="auto"/>
            <w:right w:val="none" w:sz="0" w:space="0" w:color="auto"/>
          </w:divBdr>
        </w:div>
        <w:div w:id="71657339">
          <w:marLeft w:val="640"/>
          <w:marRight w:val="0"/>
          <w:marTop w:val="0"/>
          <w:marBottom w:val="0"/>
          <w:divBdr>
            <w:top w:val="none" w:sz="0" w:space="0" w:color="auto"/>
            <w:left w:val="none" w:sz="0" w:space="0" w:color="auto"/>
            <w:bottom w:val="none" w:sz="0" w:space="0" w:color="auto"/>
            <w:right w:val="none" w:sz="0" w:space="0" w:color="auto"/>
          </w:divBdr>
        </w:div>
        <w:div w:id="2087680526">
          <w:marLeft w:val="640"/>
          <w:marRight w:val="0"/>
          <w:marTop w:val="0"/>
          <w:marBottom w:val="0"/>
          <w:divBdr>
            <w:top w:val="none" w:sz="0" w:space="0" w:color="auto"/>
            <w:left w:val="none" w:sz="0" w:space="0" w:color="auto"/>
            <w:bottom w:val="none" w:sz="0" w:space="0" w:color="auto"/>
            <w:right w:val="none" w:sz="0" w:space="0" w:color="auto"/>
          </w:divBdr>
        </w:div>
        <w:div w:id="93940051">
          <w:marLeft w:val="640"/>
          <w:marRight w:val="0"/>
          <w:marTop w:val="0"/>
          <w:marBottom w:val="0"/>
          <w:divBdr>
            <w:top w:val="none" w:sz="0" w:space="0" w:color="auto"/>
            <w:left w:val="none" w:sz="0" w:space="0" w:color="auto"/>
            <w:bottom w:val="none" w:sz="0" w:space="0" w:color="auto"/>
            <w:right w:val="none" w:sz="0" w:space="0" w:color="auto"/>
          </w:divBdr>
        </w:div>
        <w:div w:id="869564185">
          <w:marLeft w:val="640"/>
          <w:marRight w:val="0"/>
          <w:marTop w:val="0"/>
          <w:marBottom w:val="0"/>
          <w:divBdr>
            <w:top w:val="none" w:sz="0" w:space="0" w:color="auto"/>
            <w:left w:val="none" w:sz="0" w:space="0" w:color="auto"/>
            <w:bottom w:val="none" w:sz="0" w:space="0" w:color="auto"/>
            <w:right w:val="none" w:sz="0" w:space="0" w:color="auto"/>
          </w:divBdr>
        </w:div>
        <w:div w:id="552277525">
          <w:marLeft w:val="640"/>
          <w:marRight w:val="0"/>
          <w:marTop w:val="0"/>
          <w:marBottom w:val="0"/>
          <w:divBdr>
            <w:top w:val="none" w:sz="0" w:space="0" w:color="auto"/>
            <w:left w:val="none" w:sz="0" w:space="0" w:color="auto"/>
            <w:bottom w:val="none" w:sz="0" w:space="0" w:color="auto"/>
            <w:right w:val="none" w:sz="0" w:space="0" w:color="auto"/>
          </w:divBdr>
        </w:div>
        <w:div w:id="1077555167">
          <w:marLeft w:val="640"/>
          <w:marRight w:val="0"/>
          <w:marTop w:val="0"/>
          <w:marBottom w:val="0"/>
          <w:divBdr>
            <w:top w:val="none" w:sz="0" w:space="0" w:color="auto"/>
            <w:left w:val="none" w:sz="0" w:space="0" w:color="auto"/>
            <w:bottom w:val="none" w:sz="0" w:space="0" w:color="auto"/>
            <w:right w:val="none" w:sz="0" w:space="0" w:color="auto"/>
          </w:divBdr>
        </w:div>
        <w:div w:id="507525061">
          <w:marLeft w:val="640"/>
          <w:marRight w:val="0"/>
          <w:marTop w:val="0"/>
          <w:marBottom w:val="0"/>
          <w:divBdr>
            <w:top w:val="none" w:sz="0" w:space="0" w:color="auto"/>
            <w:left w:val="none" w:sz="0" w:space="0" w:color="auto"/>
            <w:bottom w:val="none" w:sz="0" w:space="0" w:color="auto"/>
            <w:right w:val="none" w:sz="0" w:space="0" w:color="auto"/>
          </w:divBdr>
        </w:div>
        <w:div w:id="109591414">
          <w:marLeft w:val="640"/>
          <w:marRight w:val="0"/>
          <w:marTop w:val="0"/>
          <w:marBottom w:val="0"/>
          <w:divBdr>
            <w:top w:val="none" w:sz="0" w:space="0" w:color="auto"/>
            <w:left w:val="none" w:sz="0" w:space="0" w:color="auto"/>
            <w:bottom w:val="none" w:sz="0" w:space="0" w:color="auto"/>
            <w:right w:val="none" w:sz="0" w:space="0" w:color="auto"/>
          </w:divBdr>
        </w:div>
        <w:div w:id="887687124">
          <w:marLeft w:val="640"/>
          <w:marRight w:val="0"/>
          <w:marTop w:val="0"/>
          <w:marBottom w:val="0"/>
          <w:divBdr>
            <w:top w:val="none" w:sz="0" w:space="0" w:color="auto"/>
            <w:left w:val="none" w:sz="0" w:space="0" w:color="auto"/>
            <w:bottom w:val="none" w:sz="0" w:space="0" w:color="auto"/>
            <w:right w:val="none" w:sz="0" w:space="0" w:color="auto"/>
          </w:divBdr>
        </w:div>
        <w:div w:id="1798374125">
          <w:marLeft w:val="640"/>
          <w:marRight w:val="0"/>
          <w:marTop w:val="0"/>
          <w:marBottom w:val="0"/>
          <w:divBdr>
            <w:top w:val="none" w:sz="0" w:space="0" w:color="auto"/>
            <w:left w:val="none" w:sz="0" w:space="0" w:color="auto"/>
            <w:bottom w:val="none" w:sz="0" w:space="0" w:color="auto"/>
            <w:right w:val="none" w:sz="0" w:space="0" w:color="auto"/>
          </w:divBdr>
        </w:div>
        <w:div w:id="1365712659">
          <w:marLeft w:val="640"/>
          <w:marRight w:val="0"/>
          <w:marTop w:val="0"/>
          <w:marBottom w:val="0"/>
          <w:divBdr>
            <w:top w:val="none" w:sz="0" w:space="0" w:color="auto"/>
            <w:left w:val="none" w:sz="0" w:space="0" w:color="auto"/>
            <w:bottom w:val="none" w:sz="0" w:space="0" w:color="auto"/>
            <w:right w:val="none" w:sz="0" w:space="0" w:color="auto"/>
          </w:divBdr>
        </w:div>
        <w:div w:id="747968604">
          <w:marLeft w:val="640"/>
          <w:marRight w:val="0"/>
          <w:marTop w:val="0"/>
          <w:marBottom w:val="0"/>
          <w:divBdr>
            <w:top w:val="none" w:sz="0" w:space="0" w:color="auto"/>
            <w:left w:val="none" w:sz="0" w:space="0" w:color="auto"/>
            <w:bottom w:val="none" w:sz="0" w:space="0" w:color="auto"/>
            <w:right w:val="none" w:sz="0" w:space="0" w:color="auto"/>
          </w:divBdr>
        </w:div>
        <w:div w:id="299269982">
          <w:marLeft w:val="640"/>
          <w:marRight w:val="0"/>
          <w:marTop w:val="0"/>
          <w:marBottom w:val="0"/>
          <w:divBdr>
            <w:top w:val="none" w:sz="0" w:space="0" w:color="auto"/>
            <w:left w:val="none" w:sz="0" w:space="0" w:color="auto"/>
            <w:bottom w:val="none" w:sz="0" w:space="0" w:color="auto"/>
            <w:right w:val="none" w:sz="0" w:space="0" w:color="auto"/>
          </w:divBdr>
        </w:div>
        <w:div w:id="1530070569">
          <w:marLeft w:val="640"/>
          <w:marRight w:val="0"/>
          <w:marTop w:val="0"/>
          <w:marBottom w:val="0"/>
          <w:divBdr>
            <w:top w:val="none" w:sz="0" w:space="0" w:color="auto"/>
            <w:left w:val="none" w:sz="0" w:space="0" w:color="auto"/>
            <w:bottom w:val="none" w:sz="0" w:space="0" w:color="auto"/>
            <w:right w:val="none" w:sz="0" w:space="0" w:color="auto"/>
          </w:divBdr>
        </w:div>
        <w:div w:id="1364592290">
          <w:marLeft w:val="640"/>
          <w:marRight w:val="0"/>
          <w:marTop w:val="0"/>
          <w:marBottom w:val="0"/>
          <w:divBdr>
            <w:top w:val="none" w:sz="0" w:space="0" w:color="auto"/>
            <w:left w:val="none" w:sz="0" w:space="0" w:color="auto"/>
            <w:bottom w:val="none" w:sz="0" w:space="0" w:color="auto"/>
            <w:right w:val="none" w:sz="0" w:space="0" w:color="auto"/>
          </w:divBdr>
        </w:div>
        <w:div w:id="1897816254">
          <w:marLeft w:val="640"/>
          <w:marRight w:val="0"/>
          <w:marTop w:val="0"/>
          <w:marBottom w:val="0"/>
          <w:divBdr>
            <w:top w:val="none" w:sz="0" w:space="0" w:color="auto"/>
            <w:left w:val="none" w:sz="0" w:space="0" w:color="auto"/>
            <w:bottom w:val="none" w:sz="0" w:space="0" w:color="auto"/>
            <w:right w:val="none" w:sz="0" w:space="0" w:color="auto"/>
          </w:divBdr>
        </w:div>
        <w:div w:id="1919553859">
          <w:marLeft w:val="640"/>
          <w:marRight w:val="0"/>
          <w:marTop w:val="0"/>
          <w:marBottom w:val="0"/>
          <w:divBdr>
            <w:top w:val="none" w:sz="0" w:space="0" w:color="auto"/>
            <w:left w:val="none" w:sz="0" w:space="0" w:color="auto"/>
            <w:bottom w:val="none" w:sz="0" w:space="0" w:color="auto"/>
            <w:right w:val="none" w:sz="0" w:space="0" w:color="auto"/>
          </w:divBdr>
        </w:div>
        <w:div w:id="921911292">
          <w:marLeft w:val="640"/>
          <w:marRight w:val="0"/>
          <w:marTop w:val="0"/>
          <w:marBottom w:val="0"/>
          <w:divBdr>
            <w:top w:val="none" w:sz="0" w:space="0" w:color="auto"/>
            <w:left w:val="none" w:sz="0" w:space="0" w:color="auto"/>
            <w:bottom w:val="none" w:sz="0" w:space="0" w:color="auto"/>
            <w:right w:val="none" w:sz="0" w:space="0" w:color="auto"/>
          </w:divBdr>
        </w:div>
        <w:div w:id="1062366168">
          <w:marLeft w:val="640"/>
          <w:marRight w:val="0"/>
          <w:marTop w:val="0"/>
          <w:marBottom w:val="0"/>
          <w:divBdr>
            <w:top w:val="none" w:sz="0" w:space="0" w:color="auto"/>
            <w:left w:val="none" w:sz="0" w:space="0" w:color="auto"/>
            <w:bottom w:val="none" w:sz="0" w:space="0" w:color="auto"/>
            <w:right w:val="none" w:sz="0" w:space="0" w:color="auto"/>
          </w:divBdr>
        </w:div>
        <w:div w:id="1805731291">
          <w:marLeft w:val="640"/>
          <w:marRight w:val="0"/>
          <w:marTop w:val="0"/>
          <w:marBottom w:val="0"/>
          <w:divBdr>
            <w:top w:val="none" w:sz="0" w:space="0" w:color="auto"/>
            <w:left w:val="none" w:sz="0" w:space="0" w:color="auto"/>
            <w:bottom w:val="none" w:sz="0" w:space="0" w:color="auto"/>
            <w:right w:val="none" w:sz="0" w:space="0" w:color="auto"/>
          </w:divBdr>
        </w:div>
        <w:div w:id="21172539">
          <w:marLeft w:val="640"/>
          <w:marRight w:val="0"/>
          <w:marTop w:val="0"/>
          <w:marBottom w:val="0"/>
          <w:divBdr>
            <w:top w:val="none" w:sz="0" w:space="0" w:color="auto"/>
            <w:left w:val="none" w:sz="0" w:space="0" w:color="auto"/>
            <w:bottom w:val="none" w:sz="0" w:space="0" w:color="auto"/>
            <w:right w:val="none" w:sz="0" w:space="0" w:color="auto"/>
          </w:divBdr>
        </w:div>
        <w:div w:id="2121951565">
          <w:marLeft w:val="640"/>
          <w:marRight w:val="0"/>
          <w:marTop w:val="0"/>
          <w:marBottom w:val="0"/>
          <w:divBdr>
            <w:top w:val="none" w:sz="0" w:space="0" w:color="auto"/>
            <w:left w:val="none" w:sz="0" w:space="0" w:color="auto"/>
            <w:bottom w:val="none" w:sz="0" w:space="0" w:color="auto"/>
            <w:right w:val="none" w:sz="0" w:space="0" w:color="auto"/>
          </w:divBdr>
        </w:div>
        <w:div w:id="1365404331">
          <w:marLeft w:val="640"/>
          <w:marRight w:val="0"/>
          <w:marTop w:val="0"/>
          <w:marBottom w:val="0"/>
          <w:divBdr>
            <w:top w:val="none" w:sz="0" w:space="0" w:color="auto"/>
            <w:left w:val="none" w:sz="0" w:space="0" w:color="auto"/>
            <w:bottom w:val="none" w:sz="0" w:space="0" w:color="auto"/>
            <w:right w:val="none" w:sz="0" w:space="0" w:color="auto"/>
          </w:divBdr>
        </w:div>
        <w:div w:id="1375346093">
          <w:marLeft w:val="640"/>
          <w:marRight w:val="0"/>
          <w:marTop w:val="0"/>
          <w:marBottom w:val="0"/>
          <w:divBdr>
            <w:top w:val="none" w:sz="0" w:space="0" w:color="auto"/>
            <w:left w:val="none" w:sz="0" w:space="0" w:color="auto"/>
            <w:bottom w:val="none" w:sz="0" w:space="0" w:color="auto"/>
            <w:right w:val="none" w:sz="0" w:space="0" w:color="auto"/>
          </w:divBdr>
        </w:div>
      </w:divsChild>
    </w:div>
    <w:div w:id="2002274949">
      <w:bodyDiv w:val="1"/>
      <w:marLeft w:val="0"/>
      <w:marRight w:val="0"/>
      <w:marTop w:val="0"/>
      <w:marBottom w:val="0"/>
      <w:divBdr>
        <w:top w:val="none" w:sz="0" w:space="0" w:color="auto"/>
        <w:left w:val="none" w:sz="0" w:space="0" w:color="auto"/>
        <w:bottom w:val="none" w:sz="0" w:space="0" w:color="auto"/>
        <w:right w:val="none" w:sz="0" w:space="0" w:color="auto"/>
      </w:divBdr>
      <w:divsChild>
        <w:div w:id="657152562">
          <w:marLeft w:val="640"/>
          <w:marRight w:val="0"/>
          <w:marTop w:val="0"/>
          <w:marBottom w:val="0"/>
          <w:divBdr>
            <w:top w:val="none" w:sz="0" w:space="0" w:color="auto"/>
            <w:left w:val="none" w:sz="0" w:space="0" w:color="auto"/>
            <w:bottom w:val="none" w:sz="0" w:space="0" w:color="auto"/>
            <w:right w:val="none" w:sz="0" w:space="0" w:color="auto"/>
          </w:divBdr>
        </w:div>
        <w:div w:id="1082996136">
          <w:marLeft w:val="640"/>
          <w:marRight w:val="0"/>
          <w:marTop w:val="0"/>
          <w:marBottom w:val="0"/>
          <w:divBdr>
            <w:top w:val="none" w:sz="0" w:space="0" w:color="auto"/>
            <w:left w:val="none" w:sz="0" w:space="0" w:color="auto"/>
            <w:bottom w:val="none" w:sz="0" w:space="0" w:color="auto"/>
            <w:right w:val="none" w:sz="0" w:space="0" w:color="auto"/>
          </w:divBdr>
        </w:div>
        <w:div w:id="392658018">
          <w:marLeft w:val="640"/>
          <w:marRight w:val="0"/>
          <w:marTop w:val="0"/>
          <w:marBottom w:val="0"/>
          <w:divBdr>
            <w:top w:val="none" w:sz="0" w:space="0" w:color="auto"/>
            <w:left w:val="none" w:sz="0" w:space="0" w:color="auto"/>
            <w:bottom w:val="none" w:sz="0" w:space="0" w:color="auto"/>
            <w:right w:val="none" w:sz="0" w:space="0" w:color="auto"/>
          </w:divBdr>
        </w:div>
        <w:div w:id="1587685165">
          <w:marLeft w:val="640"/>
          <w:marRight w:val="0"/>
          <w:marTop w:val="0"/>
          <w:marBottom w:val="0"/>
          <w:divBdr>
            <w:top w:val="none" w:sz="0" w:space="0" w:color="auto"/>
            <w:left w:val="none" w:sz="0" w:space="0" w:color="auto"/>
            <w:bottom w:val="none" w:sz="0" w:space="0" w:color="auto"/>
            <w:right w:val="none" w:sz="0" w:space="0" w:color="auto"/>
          </w:divBdr>
        </w:div>
        <w:div w:id="2139104935">
          <w:marLeft w:val="640"/>
          <w:marRight w:val="0"/>
          <w:marTop w:val="0"/>
          <w:marBottom w:val="0"/>
          <w:divBdr>
            <w:top w:val="none" w:sz="0" w:space="0" w:color="auto"/>
            <w:left w:val="none" w:sz="0" w:space="0" w:color="auto"/>
            <w:bottom w:val="none" w:sz="0" w:space="0" w:color="auto"/>
            <w:right w:val="none" w:sz="0" w:space="0" w:color="auto"/>
          </w:divBdr>
        </w:div>
        <w:div w:id="1888377449">
          <w:marLeft w:val="640"/>
          <w:marRight w:val="0"/>
          <w:marTop w:val="0"/>
          <w:marBottom w:val="0"/>
          <w:divBdr>
            <w:top w:val="none" w:sz="0" w:space="0" w:color="auto"/>
            <w:left w:val="none" w:sz="0" w:space="0" w:color="auto"/>
            <w:bottom w:val="none" w:sz="0" w:space="0" w:color="auto"/>
            <w:right w:val="none" w:sz="0" w:space="0" w:color="auto"/>
          </w:divBdr>
        </w:div>
        <w:div w:id="328484396">
          <w:marLeft w:val="640"/>
          <w:marRight w:val="0"/>
          <w:marTop w:val="0"/>
          <w:marBottom w:val="0"/>
          <w:divBdr>
            <w:top w:val="none" w:sz="0" w:space="0" w:color="auto"/>
            <w:left w:val="none" w:sz="0" w:space="0" w:color="auto"/>
            <w:bottom w:val="none" w:sz="0" w:space="0" w:color="auto"/>
            <w:right w:val="none" w:sz="0" w:space="0" w:color="auto"/>
          </w:divBdr>
        </w:div>
        <w:div w:id="497306509">
          <w:marLeft w:val="640"/>
          <w:marRight w:val="0"/>
          <w:marTop w:val="0"/>
          <w:marBottom w:val="0"/>
          <w:divBdr>
            <w:top w:val="none" w:sz="0" w:space="0" w:color="auto"/>
            <w:left w:val="none" w:sz="0" w:space="0" w:color="auto"/>
            <w:bottom w:val="none" w:sz="0" w:space="0" w:color="auto"/>
            <w:right w:val="none" w:sz="0" w:space="0" w:color="auto"/>
          </w:divBdr>
        </w:div>
        <w:div w:id="150103429">
          <w:marLeft w:val="640"/>
          <w:marRight w:val="0"/>
          <w:marTop w:val="0"/>
          <w:marBottom w:val="0"/>
          <w:divBdr>
            <w:top w:val="none" w:sz="0" w:space="0" w:color="auto"/>
            <w:left w:val="none" w:sz="0" w:space="0" w:color="auto"/>
            <w:bottom w:val="none" w:sz="0" w:space="0" w:color="auto"/>
            <w:right w:val="none" w:sz="0" w:space="0" w:color="auto"/>
          </w:divBdr>
        </w:div>
        <w:div w:id="1464805278">
          <w:marLeft w:val="640"/>
          <w:marRight w:val="0"/>
          <w:marTop w:val="0"/>
          <w:marBottom w:val="0"/>
          <w:divBdr>
            <w:top w:val="none" w:sz="0" w:space="0" w:color="auto"/>
            <w:left w:val="none" w:sz="0" w:space="0" w:color="auto"/>
            <w:bottom w:val="none" w:sz="0" w:space="0" w:color="auto"/>
            <w:right w:val="none" w:sz="0" w:space="0" w:color="auto"/>
          </w:divBdr>
        </w:div>
        <w:div w:id="1779062480">
          <w:marLeft w:val="640"/>
          <w:marRight w:val="0"/>
          <w:marTop w:val="0"/>
          <w:marBottom w:val="0"/>
          <w:divBdr>
            <w:top w:val="none" w:sz="0" w:space="0" w:color="auto"/>
            <w:left w:val="none" w:sz="0" w:space="0" w:color="auto"/>
            <w:bottom w:val="none" w:sz="0" w:space="0" w:color="auto"/>
            <w:right w:val="none" w:sz="0" w:space="0" w:color="auto"/>
          </w:divBdr>
        </w:div>
        <w:div w:id="26107859">
          <w:marLeft w:val="640"/>
          <w:marRight w:val="0"/>
          <w:marTop w:val="0"/>
          <w:marBottom w:val="0"/>
          <w:divBdr>
            <w:top w:val="none" w:sz="0" w:space="0" w:color="auto"/>
            <w:left w:val="none" w:sz="0" w:space="0" w:color="auto"/>
            <w:bottom w:val="none" w:sz="0" w:space="0" w:color="auto"/>
            <w:right w:val="none" w:sz="0" w:space="0" w:color="auto"/>
          </w:divBdr>
        </w:div>
        <w:div w:id="1255897781">
          <w:marLeft w:val="640"/>
          <w:marRight w:val="0"/>
          <w:marTop w:val="0"/>
          <w:marBottom w:val="0"/>
          <w:divBdr>
            <w:top w:val="none" w:sz="0" w:space="0" w:color="auto"/>
            <w:left w:val="none" w:sz="0" w:space="0" w:color="auto"/>
            <w:bottom w:val="none" w:sz="0" w:space="0" w:color="auto"/>
            <w:right w:val="none" w:sz="0" w:space="0" w:color="auto"/>
          </w:divBdr>
        </w:div>
        <w:div w:id="789209085">
          <w:marLeft w:val="640"/>
          <w:marRight w:val="0"/>
          <w:marTop w:val="0"/>
          <w:marBottom w:val="0"/>
          <w:divBdr>
            <w:top w:val="none" w:sz="0" w:space="0" w:color="auto"/>
            <w:left w:val="none" w:sz="0" w:space="0" w:color="auto"/>
            <w:bottom w:val="none" w:sz="0" w:space="0" w:color="auto"/>
            <w:right w:val="none" w:sz="0" w:space="0" w:color="auto"/>
          </w:divBdr>
        </w:div>
        <w:div w:id="360211270">
          <w:marLeft w:val="640"/>
          <w:marRight w:val="0"/>
          <w:marTop w:val="0"/>
          <w:marBottom w:val="0"/>
          <w:divBdr>
            <w:top w:val="none" w:sz="0" w:space="0" w:color="auto"/>
            <w:left w:val="none" w:sz="0" w:space="0" w:color="auto"/>
            <w:bottom w:val="none" w:sz="0" w:space="0" w:color="auto"/>
            <w:right w:val="none" w:sz="0" w:space="0" w:color="auto"/>
          </w:divBdr>
        </w:div>
        <w:div w:id="441922242">
          <w:marLeft w:val="640"/>
          <w:marRight w:val="0"/>
          <w:marTop w:val="0"/>
          <w:marBottom w:val="0"/>
          <w:divBdr>
            <w:top w:val="none" w:sz="0" w:space="0" w:color="auto"/>
            <w:left w:val="none" w:sz="0" w:space="0" w:color="auto"/>
            <w:bottom w:val="none" w:sz="0" w:space="0" w:color="auto"/>
            <w:right w:val="none" w:sz="0" w:space="0" w:color="auto"/>
          </w:divBdr>
        </w:div>
        <w:div w:id="1440486819">
          <w:marLeft w:val="640"/>
          <w:marRight w:val="0"/>
          <w:marTop w:val="0"/>
          <w:marBottom w:val="0"/>
          <w:divBdr>
            <w:top w:val="none" w:sz="0" w:space="0" w:color="auto"/>
            <w:left w:val="none" w:sz="0" w:space="0" w:color="auto"/>
            <w:bottom w:val="none" w:sz="0" w:space="0" w:color="auto"/>
            <w:right w:val="none" w:sz="0" w:space="0" w:color="auto"/>
          </w:divBdr>
        </w:div>
        <w:div w:id="514199522">
          <w:marLeft w:val="640"/>
          <w:marRight w:val="0"/>
          <w:marTop w:val="0"/>
          <w:marBottom w:val="0"/>
          <w:divBdr>
            <w:top w:val="none" w:sz="0" w:space="0" w:color="auto"/>
            <w:left w:val="none" w:sz="0" w:space="0" w:color="auto"/>
            <w:bottom w:val="none" w:sz="0" w:space="0" w:color="auto"/>
            <w:right w:val="none" w:sz="0" w:space="0" w:color="auto"/>
          </w:divBdr>
        </w:div>
        <w:div w:id="1267349537">
          <w:marLeft w:val="640"/>
          <w:marRight w:val="0"/>
          <w:marTop w:val="0"/>
          <w:marBottom w:val="0"/>
          <w:divBdr>
            <w:top w:val="none" w:sz="0" w:space="0" w:color="auto"/>
            <w:left w:val="none" w:sz="0" w:space="0" w:color="auto"/>
            <w:bottom w:val="none" w:sz="0" w:space="0" w:color="auto"/>
            <w:right w:val="none" w:sz="0" w:space="0" w:color="auto"/>
          </w:divBdr>
        </w:div>
        <w:div w:id="1640840276">
          <w:marLeft w:val="640"/>
          <w:marRight w:val="0"/>
          <w:marTop w:val="0"/>
          <w:marBottom w:val="0"/>
          <w:divBdr>
            <w:top w:val="none" w:sz="0" w:space="0" w:color="auto"/>
            <w:left w:val="none" w:sz="0" w:space="0" w:color="auto"/>
            <w:bottom w:val="none" w:sz="0" w:space="0" w:color="auto"/>
            <w:right w:val="none" w:sz="0" w:space="0" w:color="auto"/>
          </w:divBdr>
        </w:div>
        <w:div w:id="195433465">
          <w:marLeft w:val="640"/>
          <w:marRight w:val="0"/>
          <w:marTop w:val="0"/>
          <w:marBottom w:val="0"/>
          <w:divBdr>
            <w:top w:val="none" w:sz="0" w:space="0" w:color="auto"/>
            <w:left w:val="none" w:sz="0" w:space="0" w:color="auto"/>
            <w:bottom w:val="none" w:sz="0" w:space="0" w:color="auto"/>
            <w:right w:val="none" w:sz="0" w:space="0" w:color="auto"/>
          </w:divBdr>
        </w:div>
        <w:div w:id="1301963206">
          <w:marLeft w:val="640"/>
          <w:marRight w:val="0"/>
          <w:marTop w:val="0"/>
          <w:marBottom w:val="0"/>
          <w:divBdr>
            <w:top w:val="none" w:sz="0" w:space="0" w:color="auto"/>
            <w:left w:val="none" w:sz="0" w:space="0" w:color="auto"/>
            <w:bottom w:val="none" w:sz="0" w:space="0" w:color="auto"/>
            <w:right w:val="none" w:sz="0" w:space="0" w:color="auto"/>
          </w:divBdr>
        </w:div>
        <w:div w:id="220289380">
          <w:marLeft w:val="640"/>
          <w:marRight w:val="0"/>
          <w:marTop w:val="0"/>
          <w:marBottom w:val="0"/>
          <w:divBdr>
            <w:top w:val="none" w:sz="0" w:space="0" w:color="auto"/>
            <w:left w:val="none" w:sz="0" w:space="0" w:color="auto"/>
            <w:bottom w:val="none" w:sz="0" w:space="0" w:color="auto"/>
            <w:right w:val="none" w:sz="0" w:space="0" w:color="auto"/>
          </w:divBdr>
        </w:div>
        <w:div w:id="48070070">
          <w:marLeft w:val="640"/>
          <w:marRight w:val="0"/>
          <w:marTop w:val="0"/>
          <w:marBottom w:val="0"/>
          <w:divBdr>
            <w:top w:val="none" w:sz="0" w:space="0" w:color="auto"/>
            <w:left w:val="none" w:sz="0" w:space="0" w:color="auto"/>
            <w:bottom w:val="none" w:sz="0" w:space="0" w:color="auto"/>
            <w:right w:val="none" w:sz="0" w:space="0" w:color="auto"/>
          </w:divBdr>
        </w:div>
        <w:div w:id="1367871814">
          <w:marLeft w:val="640"/>
          <w:marRight w:val="0"/>
          <w:marTop w:val="0"/>
          <w:marBottom w:val="0"/>
          <w:divBdr>
            <w:top w:val="none" w:sz="0" w:space="0" w:color="auto"/>
            <w:left w:val="none" w:sz="0" w:space="0" w:color="auto"/>
            <w:bottom w:val="none" w:sz="0" w:space="0" w:color="auto"/>
            <w:right w:val="none" w:sz="0" w:space="0" w:color="auto"/>
          </w:divBdr>
        </w:div>
        <w:div w:id="1188519222">
          <w:marLeft w:val="640"/>
          <w:marRight w:val="0"/>
          <w:marTop w:val="0"/>
          <w:marBottom w:val="0"/>
          <w:divBdr>
            <w:top w:val="none" w:sz="0" w:space="0" w:color="auto"/>
            <w:left w:val="none" w:sz="0" w:space="0" w:color="auto"/>
            <w:bottom w:val="none" w:sz="0" w:space="0" w:color="auto"/>
            <w:right w:val="none" w:sz="0" w:space="0" w:color="auto"/>
          </w:divBdr>
        </w:div>
        <w:div w:id="300113988">
          <w:marLeft w:val="640"/>
          <w:marRight w:val="0"/>
          <w:marTop w:val="0"/>
          <w:marBottom w:val="0"/>
          <w:divBdr>
            <w:top w:val="none" w:sz="0" w:space="0" w:color="auto"/>
            <w:left w:val="none" w:sz="0" w:space="0" w:color="auto"/>
            <w:bottom w:val="none" w:sz="0" w:space="0" w:color="auto"/>
            <w:right w:val="none" w:sz="0" w:space="0" w:color="auto"/>
          </w:divBdr>
        </w:div>
        <w:div w:id="661932963">
          <w:marLeft w:val="640"/>
          <w:marRight w:val="0"/>
          <w:marTop w:val="0"/>
          <w:marBottom w:val="0"/>
          <w:divBdr>
            <w:top w:val="none" w:sz="0" w:space="0" w:color="auto"/>
            <w:left w:val="none" w:sz="0" w:space="0" w:color="auto"/>
            <w:bottom w:val="none" w:sz="0" w:space="0" w:color="auto"/>
            <w:right w:val="none" w:sz="0" w:space="0" w:color="auto"/>
          </w:divBdr>
        </w:div>
        <w:div w:id="1011566535">
          <w:marLeft w:val="640"/>
          <w:marRight w:val="0"/>
          <w:marTop w:val="0"/>
          <w:marBottom w:val="0"/>
          <w:divBdr>
            <w:top w:val="none" w:sz="0" w:space="0" w:color="auto"/>
            <w:left w:val="none" w:sz="0" w:space="0" w:color="auto"/>
            <w:bottom w:val="none" w:sz="0" w:space="0" w:color="auto"/>
            <w:right w:val="none" w:sz="0" w:space="0" w:color="auto"/>
          </w:divBdr>
        </w:div>
        <w:div w:id="1242832103">
          <w:marLeft w:val="640"/>
          <w:marRight w:val="0"/>
          <w:marTop w:val="0"/>
          <w:marBottom w:val="0"/>
          <w:divBdr>
            <w:top w:val="none" w:sz="0" w:space="0" w:color="auto"/>
            <w:left w:val="none" w:sz="0" w:space="0" w:color="auto"/>
            <w:bottom w:val="none" w:sz="0" w:space="0" w:color="auto"/>
            <w:right w:val="none" w:sz="0" w:space="0" w:color="auto"/>
          </w:divBdr>
        </w:div>
        <w:div w:id="1695884710">
          <w:marLeft w:val="640"/>
          <w:marRight w:val="0"/>
          <w:marTop w:val="0"/>
          <w:marBottom w:val="0"/>
          <w:divBdr>
            <w:top w:val="none" w:sz="0" w:space="0" w:color="auto"/>
            <w:left w:val="none" w:sz="0" w:space="0" w:color="auto"/>
            <w:bottom w:val="none" w:sz="0" w:space="0" w:color="auto"/>
            <w:right w:val="none" w:sz="0" w:space="0" w:color="auto"/>
          </w:divBdr>
        </w:div>
        <w:div w:id="1718697464">
          <w:marLeft w:val="640"/>
          <w:marRight w:val="0"/>
          <w:marTop w:val="0"/>
          <w:marBottom w:val="0"/>
          <w:divBdr>
            <w:top w:val="none" w:sz="0" w:space="0" w:color="auto"/>
            <w:left w:val="none" w:sz="0" w:space="0" w:color="auto"/>
            <w:bottom w:val="none" w:sz="0" w:space="0" w:color="auto"/>
            <w:right w:val="none" w:sz="0" w:space="0" w:color="auto"/>
          </w:divBdr>
        </w:div>
        <w:div w:id="2131704085">
          <w:marLeft w:val="640"/>
          <w:marRight w:val="0"/>
          <w:marTop w:val="0"/>
          <w:marBottom w:val="0"/>
          <w:divBdr>
            <w:top w:val="none" w:sz="0" w:space="0" w:color="auto"/>
            <w:left w:val="none" w:sz="0" w:space="0" w:color="auto"/>
            <w:bottom w:val="none" w:sz="0" w:space="0" w:color="auto"/>
            <w:right w:val="none" w:sz="0" w:space="0" w:color="auto"/>
          </w:divBdr>
        </w:div>
        <w:div w:id="1650937748">
          <w:marLeft w:val="640"/>
          <w:marRight w:val="0"/>
          <w:marTop w:val="0"/>
          <w:marBottom w:val="0"/>
          <w:divBdr>
            <w:top w:val="none" w:sz="0" w:space="0" w:color="auto"/>
            <w:left w:val="none" w:sz="0" w:space="0" w:color="auto"/>
            <w:bottom w:val="none" w:sz="0" w:space="0" w:color="auto"/>
            <w:right w:val="none" w:sz="0" w:space="0" w:color="auto"/>
          </w:divBdr>
        </w:div>
        <w:div w:id="65109640">
          <w:marLeft w:val="640"/>
          <w:marRight w:val="0"/>
          <w:marTop w:val="0"/>
          <w:marBottom w:val="0"/>
          <w:divBdr>
            <w:top w:val="none" w:sz="0" w:space="0" w:color="auto"/>
            <w:left w:val="none" w:sz="0" w:space="0" w:color="auto"/>
            <w:bottom w:val="none" w:sz="0" w:space="0" w:color="auto"/>
            <w:right w:val="none" w:sz="0" w:space="0" w:color="auto"/>
          </w:divBdr>
        </w:div>
        <w:div w:id="1581676069">
          <w:marLeft w:val="640"/>
          <w:marRight w:val="0"/>
          <w:marTop w:val="0"/>
          <w:marBottom w:val="0"/>
          <w:divBdr>
            <w:top w:val="none" w:sz="0" w:space="0" w:color="auto"/>
            <w:left w:val="none" w:sz="0" w:space="0" w:color="auto"/>
            <w:bottom w:val="none" w:sz="0" w:space="0" w:color="auto"/>
            <w:right w:val="none" w:sz="0" w:space="0" w:color="auto"/>
          </w:divBdr>
        </w:div>
        <w:div w:id="426778268">
          <w:marLeft w:val="640"/>
          <w:marRight w:val="0"/>
          <w:marTop w:val="0"/>
          <w:marBottom w:val="0"/>
          <w:divBdr>
            <w:top w:val="none" w:sz="0" w:space="0" w:color="auto"/>
            <w:left w:val="none" w:sz="0" w:space="0" w:color="auto"/>
            <w:bottom w:val="none" w:sz="0" w:space="0" w:color="auto"/>
            <w:right w:val="none" w:sz="0" w:space="0" w:color="auto"/>
          </w:divBdr>
        </w:div>
        <w:div w:id="1315841247">
          <w:marLeft w:val="640"/>
          <w:marRight w:val="0"/>
          <w:marTop w:val="0"/>
          <w:marBottom w:val="0"/>
          <w:divBdr>
            <w:top w:val="none" w:sz="0" w:space="0" w:color="auto"/>
            <w:left w:val="none" w:sz="0" w:space="0" w:color="auto"/>
            <w:bottom w:val="none" w:sz="0" w:space="0" w:color="auto"/>
            <w:right w:val="none" w:sz="0" w:space="0" w:color="auto"/>
          </w:divBdr>
        </w:div>
        <w:div w:id="382943814">
          <w:marLeft w:val="640"/>
          <w:marRight w:val="0"/>
          <w:marTop w:val="0"/>
          <w:marBottom w:val="0"/>
          <w:divBdr>
            <w:top w:val="none" w:sz="0" w:space="0" w:color="auto"/>
            <w:left w:val="none" w:sz="0" w:space="0" w:color="auto"/>
            <w:bottom w:val="none" w:sz="0" w:space="0" w:color="auto"/>
            <w:right w:val="none" w:sz="0" w:space="0" w:color="auto"/>
          </w:divBdr>
        </w:div>
        <w:div w:id="221522616">
          <w:marLeft w:val="640"/>
          <w:marRight w:val="0"/>
          <w:marTop w:val="0"/>
          <w:marBottom w:val="0"/>
          <w:divBdr>
            <w:top w:val="none" w:sz="0" w:space="0" w:color="auto"/>
            <w:left w:val="none" w:sz="0" w:space="0" w:color="auto"/>
            <w:bottom w:val="none" w:sz="0" w:space="0" w:color="auto"/>
            <w:right w:val="none" w:sz="0" w:space="0" w:color="auto"/>
          </w:divBdr>
        </w:div>
        <w:div w:id="1573274095">
          <w:marLeft w:val="640"/>
          <w:marRight w:val="0"/>
          <w:marTop w:val="0"/>
          <w:marBottom w:val="0"/>
          <w:divBdr>
            <w:top w:val="none" w:sz="0" w:space="0" w:color="auto"/>
            <w:left w:val="none" w:sz="0" w:space="0" w:color="auto"/>
            <w:bottom w:val="none" w:sz="0" w:space="0" w:color="auto"/>
            <w:right w:val="none" w:sz="0" w:space="0" w:color="auto"/>
          </w:divBdr>
        </w:div>
        <w:div w:id="2059937699">
          <w:marLeft w:val="640"/>
          <w:marRight w:val="0"/>
          <w:marTop w:val="0"/>
          <w:marBottom w:val="0"/>
          <w:divBdr>
            <w:top w:val="none" w:sz="0" w:space="0" w:color="auto"/>
            <w:left w:val="none" w:sz="0" w:space="0" w:color="auto"/>
            <w:bottom w:val="none" w:sz="0" w:space="0" w:color="auto"/>
            <w:right w:val="none" w:sz="0" w:space="0" w:color="auto"/>
          </w:divBdr>
        </w:div>
        <w:div w:id="964777019">
          <w:marLeft w:val="640"/>
          <w:marRight w:val="0"/>
          <w:marTop w:val="0"/>
          <w:marBottom w:val="0"/>
          <w:divBdr>
            <w:top w:val="none" w:sz="0" w:space="0" w:color="auto"/>
            <w:left w:val="none" w:sz="0" w:space="0" w:color="auto"/>
            <w:bottom w:val="none" w:sz="0" w:space="0" w:color="auto"/>
            <w:right w:val="none" w:sz="0" w:space="0" w:color="auto"/>
          </w:divBdr>
        </w:div>
        <w:div w:id="1871646352">
          <w:marLeft w:val="640"/>
          <w:marRight w:val="0"/>
          <w:marTop w:val="0"/>
          <w:marBottom w:val="0"/>
          <w:divBdr>
            <w:top w:val="none" w:sz="0" w:space="0" w:color="auto"/>
            <w:left w:val="none" w:sz="0" w:space="0" w:color="auto"/>
            <w:bottom w:val="none" w:sz="0" w:space="0" w:color="auto"/>
            <w:right w:val="none" w:sz="0" w:space="0" w:color="auto"/>
          </w:divBdr>
        </w:div>
        <w:div w:id="1181511237">
          <w:marLeft w:val="640"/>
          <w:marRight w:val="0"/>
          <w:marTop w:val="0"/>
          <w:marBottom w:val="0"/>
          <w:divBdr>
            <w:top w:val="none" w:sz="0" w:space="0" w:color="auto"/>
            <w:left w:val="none" w:sz="0" w:space="0" w:color="auto"/>
            <w:bottom w:val="none" w:sz="0" w:space="0" w:color="auto"/>
            <w:right w:val="none" w:sz="0" w:space="0" w:color="auto"/>
          </w:divBdr>
        </w:div>
        <w:div w:id="2029479361">
          <w:marLeft w:val="640"/>
          <w:marRight w:val="0"/>
          <w:marTop w:val="0"/>
          <w:marBottom w:val="0"/>
          <w:divBdr>
            <w:top w:val="none" w:sz="0" w:space="0" w:color="auto"/>
            <w:left w:val="none" w:sz="0" w:space="0" w:color="auto"/>
            <w:bottom w:val="none" w:sz="0" w:space="0" w:color="auto"/>
            <w:right w:val="none" w:sz="0" w:space="0" w:color="auto"/>
          </w:divBdr>
        </w:div>
        <w:div w:id="962881479">
          <w:marLeft w:val="640"/>
          <w:marRight w:val="0"/>
          <w:marTop w:val="0"/>
          <w:marBottom w:val="0"/>
          <w:divBdr>
            <w:top w:val="none" w:sz="0" w:space="0" w:color="auto"/>
            <w:left w:val="none" w:sz="0" w:space="0" w:color="auto"/>
            <w:bottom w:val="none" w:sz="0" w:space="0" w:color="auto"/>
            <w:right w:val="none" w:sz="0" w:space="0" w:color="auto"/>
          </w:divBdr>
        </w:div>
        <w:div w:id="1589969600">
          <w:marLeft w:val="640"/>
          <w:marRight w:val="0"/>
          <w:marTop w:val="0"/>
          <w:marBottom w:val="0"/>
          <w:divBdr>
            <w:top w:val="none" w:sz="0" w:space="0" w:color="auto"/>
            <w:left w:val="none" w:sz="0" w:space="0" w:color="auto"/>
            <w:bottom w:val="none" w:sz="0" w:space="0" w:color="auto"/>
            <w:right w:val="none" w:sz="0" w:space="0" w:color="auto"/>
          </w:divBdr>
        </w:div>
        <w:div w:id="2046978404">
          <w:marLeft w:val="640"/>
          <w:marRight w:val="0"/>
          <w:marTop w:val="0"/>
          <w:marBottom w:val="0"/>
          <w:divBdr>
            <w:top w:val="none" w:sz="0" w:space="0" w:color="auto"/>
            <w:left w:val="none" w:sz="0" w:space="0" w:color="auto"/>
            <w:bottom w:val="none" w:sz="0" w:space="0" w:color="auto"/>
            <w:right w:val="none" w:sz="0" w:space="0" w:color="auto"/>
          </w:divBdr>
        </w:div>
        <w:div w:id="1303458556">
          <w:marLeft w:val="640"/>
          <w:marRight w:val="0"/>
          <w:marTop w:val="0"/>
          <w:marBottom w:val="0"/>
          <w:divBdr>
            <w:top w:val="none" w:sz="0" w:space="0" w:color="auto"/>
            <w:left w:val="none" w:sz="0" w:space="0" w:color="auto"/>
            <w:bottom w:val="none" w:sz="0" w:space="0" w:color="auto"/>
            <w:right w:val="none" w:sz="0" w:space="0" w:color="auto"/>
          </w:divBdr>
        </w:div>
        <w:div w:id="397366118">
          <w:marLeft w:val="640"/>
          <w:marRight w:val="0"/>
          <w:marTop w:val="0"/>
          <w:marBottom w:val="0"/>
          <w:divBdr>
            <w:top w:val="none" w:sz="0" w:space="0" w:color="auto"/>
            <w:left w:val="none" w:sz="0" w:space="0" w:color="auto"/>
            <w:bottom w:val="none" w:sz="0" w:space="0" w:color="auto"/>
            <w:right w:val="none" w:sz="0" w:space="0" w:color="auto"/>
          </w:divBdr>
        </w:div>
        <w:div w:id="481971745">
          <w:marLeft w:val="640"/>
          <w:marRight w:val="0"/>
          <w:marTop w:val="0"/>
          <w:marBottom w:val="0"/>
          <w:divBdr>
            <w:top w:val="none" w:sz="0" w:space="0" w:color="auto"/>
            <w:left w:val="none" w:sz="0" w:space="0" w:color="auto"/>
            <w:bottom w:val="none" w:sz="0" w:space="0" w:color="auto"/>
            <w:right w:val="none" w:sz="0" w:space="0" w:color="auto"/>
          </w:divBdr>
        </w:div>
        <w:div w:id="1578242089">
          <w:marLeft w:val="640"/>
          <w:marRight w:val="0"/>
          <w:marTop w:val="0"/>
          <w:marBottom w:val="0"/>
          <w:divBdr>
            <w:top w:val="none" w:sz="0" w:space="0" w:color="auto"/>
            <w:left w:val="none" w:sz="0" w:space="0" w:color="auto"/>
            <w:bottom w:val="none" w:sz="0" w:space="0" w:color="auto"/>
            <w:right w:val="none" w:sz="0" w:space="0" w:color="auto"/>
          </w:divBdr>
        </w:div>
        <w:div w:id="2121147348">
          <w:marLeft w:val="640"/>
          <w:marRight w:val="0"/>
          <w:marTop w:val="0"/>
          <w:marBottom w:val="0"/>
          <w:divBdr>
            <w:top w:val="none" w:sz="0" w:space="0" w:color="auto"/>
            <w:left w:val="none" w:sz="0" w:space="0" w:color="auto"/>
            <w:bottom w:val="none" w:sz="0" w:space="0" w:color="auto"/>
            <w:right w:val="none" w:sz="0" w:space="0" w:color="auto"/>
          </w:divBdr>
        </w:div>
        <w:div w:id="2077390811">
          <w:marLeft w:val="640"/>
          <w:marRight w:val="0"/>
          <w:marTop w:val="0"/>
          <w:marBottom w:val="0"/>
          <w:divBdr>
            <w:top w:val="none" w:sz="0" w:space="0" w:color="auto"/>
            <w:left w:val="none" w:sz="0" w:space="0" w:color="auto"/>
            <w:bottom w:val="none" w:sz="0" w:space="0" w:color="auto"/>
            <w:right w:val="none" w:sz="0" w:space="0" w:color="auto"/>
          </w:divBdr>
        </w:div>
        <w:div w:id="678971252">
          <w:marLeft w:val="640"/>
          <w:marRight w:val="0"/>
          <w:marTop w:val="0"/>
          <w:marBottom w:val="0"/>
          <w:divBdr>
            <w:top w:val="none" w:sz="0" w:space="0" w:color="auto"/>
            <w:left w:val="none" w:sz="0" w:space="0" w:color="auto"/>
            <w:bottom w:val="none" w:sz="0" w:space="0" w:color="auto"/>
            <w:right w:val="none" w:sz="0" w:space="0" w:color="auto"/>
          </w:divBdr>
        </w:div>
        <w:div w:id="1570340548">
          <w:marLeft w:val="640"/>
          <w:marRight w:val="0"/>
          <w:marTop w:val="0"/>
          <w:marBottom w:val="0"/>
          <w:divBdr>
            <w:top w:val="none" w:sz="0" w:space="0" w:color="auto"/>
            <w:left w:val="none" w:sz="0" w:space="0" w:color="auto"/>
            <w:bottom w:val="none" w:sz="0" w:space="0" w:color="auto"/>
            <w:right w:val="none" w:sz="0" w:space="0" w:color="auto"/>
          </w:divBdr>
        </w:div>
        <w:div w:id="1562517363">
          <w:marLeft w:val="640"/>
          <w:marRight w:val="0"/>
          <w:marTop w:val="0"/>
          <w:marBottom w:val="0"/>
          <w:divBdr>
            <w:top w:val="none" w:sz="0" w:space="0" w:color="auto"/>
            <w:left w:val="none" w:sz="0" w:space="0" w:color="auto"/>
            <w:bottom w:val="none" w:sz="0" w:space="0" w:color="auto"/>
            <w:right w:val="none" w:sz="0" w:space="0" w:color="auto"/>
          </w:divBdr>
        </w:div>
        <w:div w:id="515533489">
          <w:marLeft w:val="640"/>
          <w:marRight w:val="0"/>
          <w:marTop w:val="0"/>
          <w:marBottom w:val="0"/>
          <w:divBdr>
            <w:top w:val="none" w:sz="0" w:space="0" w:color="auto"/>
            <w:left w:val="none" w:sz="0" w:space="0" w:color="auto"/>
            <w:bottom w:val="none" w:sz="0" w:space="0" w:color="auto"/>
            <w:right w:val="none" w:sz="0" w:space="0" w:color="auto"/>
          </w:divBdr>
        </w:div>
        <w:div w:id="520164708">
          <w:marLeft w:val="640"/>
          <w:marRight w:val="0"/>
          <w:marTop w:val="0"/>
          <w:marBottom w:val="0"/>
          <w:divBdr>
            <w:top w:val="none" w:sz="0" w:space="0" w:color="auto"/>
            <w:left w:val="none" w:sz="0" w:space="0" w:color="auto"/>
            <w:bottom w:val="none" w:sz="0" w:space="0" w:color="auto"/>
            <w:right w:val="none" w:sz="0" w:space="0" w:color="auto"/>
          </w:divBdr>
        </w:div>
        <w:div w:id="789397924">
          <w:marLeft w:val="640"/>
          <w:marRight w:val="0"/>
          <w:marTop w:val="0"/>
          <w:marBottom w:val="0"/>
          <w:divBdr>
            <w:top w:val="none" w:sz="0" w:space="0" w:color="auto"/>
            <w:left w:val="none" w:sz="0" w:space="0" w:color="auto"/>
            <w:bottom w:val="none" w:sz="0" w:space="0" w:color="auto"/>
            <w:right w:val="none" w:sz="0" w:space="0" w:color="auto"/>
          </w:divBdr>
        </w:div>
        <w:div w:id="1549338379">
          <w:marLeft w:val="640"/>
          <w:marRight w:val="0"/>
          <w:marTop w:val="0"/>
          <w:marBottom w:val="0"/>
          <w:divBdr>
            <w:top w:val="none" w:sz="0" w:space="0" w:color="auto"/>
            <w:left w:val="none" w:sz="0" w:space="0" w:color="auto"/>
            <w:bottom w:val="none" w:sz="0" w:space="0" w:color="auto"/>
            <w:right w:val="none" w:sz="0" w:space="0" w:color="auto"/>
          </w:divBdr>
        </w:div>
        <w:div w:id="1181621506">
          <w:marLeft w:val="640"/>
          <w:marRight w:val="0"/>
          <w:marTop w:val="0"/>
          <w:marBottom w:val="0"/>
          <w:divBdr>
            <w:top w:val="none" w:sz="0" w:space="0" w:color="auto"/>
            <w:left w:val="none" w:sz="0" w:space="0" w:color="auto"/>
            <w:bottom w:val="none" w:sz="0" w:space="0" w:color="auto"/>
            <w:right w:val="none" w:sz="0" w:space="0" w:color="auto"/>
          </w:divBdr>
        </w:div>
        <w:div w:id="1660041732">
          <w:marLeft w:val="640"/>
          <w:marRight w:val="0"/>
          <w:marTop w:val="0"/>
          <w:marBottom w:val="0"/>
          <w:divBdr>
            <w:top w:val="none" w:sz="0" w:space="0" w:color="auto"/>
            <w:left w:val="none" w:sz="0" w:space="0" w:color="auto"/>
            <w:bottom w:val="none" w:sz="0" w:space="0" w:color="auto"/>
            <w:right w:val="none" w:sz="0" w:space="0" w:color="auto"/>
          </w:divBdr>
        </w:div>
        <w:div w:id="1382707422">
          <w:marLeft w:val="640"/>
          <w:marRight w:val="0"/>
          <w:marTop w:val="0"/>
          <w:marBottom w:val="0"/>
          <w:divBdr>
            <w:top w:val="none" w:sz="0" w:space="0" w:color="auto"/>
            <w:left w:val="none" w:sz="0" w:space="0" w:color="auto"/>
            <w:bottom w:val="none" w:sz="0" w:space="0" w:color="auto"/>
            <w:right w:val="none" w:sz="0" w:space="0" w:color="auto"/>
          </w:divBdr>
        </w:div>
        <w:div w:id="790823370">
          <w:marLeft w:val="640"/>
          <w:marRight w:val="0"/>
          <w:marTop w:val="0"/>
          <w:marBottom w:val="0"/>
          <w:divBdr>
            <w:top w:val="none" w:sz="0" w:space="0" w:color="auto"/>
            <w:left w:val="none" w:sz="0" w:space="0" w:color="auto"/>
            <w:bottom w:val="none" w:sz="0" w:space="0" w:color="auto"/>
            <w:right w:val="none" w:sz="0" w:space="0" w:color="auto"/>
          </w:divBdr>
        </w:div>
        <w:div w:id="536241879">
          <w:marLeft w:val="640"/>
          <w:marRight w:val="0"/>
          <w:marTop w:val="0"/>
          <w:marBottom w:val="0"/>
          <w:divBdr>
            <w:top w:val="none" w:sz="0" w:space="0" w:color="auto"/>
            <w:left w:val="none" w:sz="0" w:space="0" w:color="auto"/>
            <w:bottom w:val="none" w:sz="0" w:space="0" w:color="auto"/>
            <w:right w:val="none" w:sz="0" w:space="0" w:color="auto"/>
          </w:divBdr>
        </w:div>
        <w:div w:id="1899584421">
          <w:marLeft w:val="640"/>
          <w:marRight w:val="0"/>
          <w:marTop w:val="0"/>
          <w:marBottom w:val="0"/>
          <w:divBdr>
            <w:top w:val="none" w:sz="0" w:space="0" w:color="auto"/>
            <w:left w:val="none" w:sz="0" w:space="0" w:color="auto"/>
            <w:bottom w:val="none" w:sz="0" w:space="0" w:color="auto"/>
            <w:right w:val="none" w:sz="0" w:space="0" w:color="auto"/>
          </w:divBdr>
        </w:div>
        <w:div w:id="1841386053">
          <w:marLeft w:val="640"/>
          <w:marRight w:val="0"/>
          <w:marTop w:val="0"/>
          <w:marBottom w:val="0"/>
          <w:divBdr>
            <w:top w:val="none" w:sz="0" w:space="0" w:color="auto"/>
            <w:left w:val="none" w:sz="0" w:space="0" w:color="auto"/>
            <w:bottom w:val="none" w:sz="0" w:space="0" w:color="auto"/>
            <w:right w:val="none" w:sz="0" w:space="0" w:color="auto"/>
          </w:divBdr>
        </w:div>
        <w:div w:id="1070538565">
          <w:marLeft w:val="640"/>
          <w:marRight w:val="0"/>
          <w:marTop w:val="0"/>
          <w:marBottom w:val="0"/>
          <w:divBdr>
            <w:top w:val="none" w:sz="0" w:space="0" w:color="auto"/>
            <w:left w:val="none" w:sz="0" w:space="0" w:color="auto"/>
            <w:bottom w:val="none" w:sz="0" w:space="0" w:color="auto"/>
            <w:right w:val="none" w:sz="0" w:space="0" w:color="auto"/>
          </w:divBdr>
        </w:div>
        <w:div w:id="753892518">
          <w:marLeft w:val="640"/>
          <w:marRight w:val="0"/>
          <w:marTop w:val="0"/>
          <w:marBottom w:val="0"/>
          <w:divBdr>
            <w:top w:val="none" w:sz="0" w:space="0" w:color="auto"/>
            <w:left w:val="none" w:sz="0" w:space="0" w:color="auto"/>
            <w:bottom w:val="none" w:sz="0" w:space="0" w:color="auto"/>
            <w:right w:val="none" w:sz="0" w:space="0" w:color="auto"/>
          </w:divBdr>
        </w:div>
        <w:div w:id="695084712">
          <w:marLeft w:val="640"/>
          <w:marRight w:val="0"/>
          <w:marTop w:val="0"/>
          <w:marBottom w:val="0"/>
          <w:divBdr>
            <w:top w:val="none" w:sz="0" w:space="0" w:color="auto"/>
            <w:left w:val="none" w:sz="0" w:space="0" w:color="auto"/>
            <w:bottom w:val="none" w:sz="0" w:space="0" w:color="auto"/>
            <w:right w:val="none" w:sz="0" w:space="0" w:color="auto"/>
          </w:divBdr>
        </w:div>
        <w:div w:id="265815929">
          <w:marLeft w:val="640"/>
          <w:marRight w:val="0"/>
          <w:marTop w:val="0"/>
          <w:marBottom w:val="0"/>
          <w:divBdr>
            <w:top w:val="none" w:sz="0" w:space="0" w:color="auto"/>
            <w:left w:val="none" w:sz="0" w:space="0" w:color="auto"/>
            <w:bottom w:val="none" w:sz="0" w:space="0" w:color="auto"/>
            <w:right w:val="none" w:sz="0" w:space="0" w:color="auto"/>
          </w:divBdr>
        </w:div>
        <w:div w:id="1169321907">
          <w:marLeft w:val="640"/>
          <w:marRight w:val="0"/>
          <w:marTop w:val="0"/>
          <w:marBottom w:val="0"/>
          <w:divBdr>
            <w:top w:val="none" w:sz="0" w:space="0" w:color="auto"/>
            <w:left w:val="none" w:sz="0" w:space="0" w:color="auto"/>
            <w:bottom w:val="none" w:sz="0" w:space="0" w:color="auto"/>
            <w:right w:val="none" w:sz="0" w:space="0" w:color="auto"/>
          </w:divBdr>
        </w:div>
        <w:div w:id="1248155359">
          <w:marLeft w:val="640"/>
          <w:marRight w:val="0"/>
          <w:marTop w:val="0"/>
          <w:marBottom w:val="0"/>
          <w:divBdr>
            <w:top w:val="none" w:sz="0" w:space="0" w:color="auto"/>
            <w:left w:val="none" w:sz="0" w:space="0" w:color="auto"/>
            <w:bottom w:val="none" w:sz="0" w:space="0" w:color="auto"/>
            <w:right w:val="none" w:sz="0" w:space="0" w:color="auto"/>
          </w:divBdr>
        </w:div>
        <w:div w:id="1308776545">
          <w:marLeft w:val="640"/>
          <w:marRight w:val="0"/>
          <w:marTop w:val="0"/>
          <w:marBottom w:val="0"/>
          <w:divBdr>
            <w:top w:val="none" w:sz="0" w:space="0" w:color="auto"/>
            <w:left w:val="none" w:sz="0" w:space="0" w:color="auto"/>
            <w:bottom w:val="none" w:sz="0" w:space="0" w:color="auto"/>
            <w:right w:val="none" w:sz="0" w:space="0" w:color="auto"/>
          </w:divBdr>
        </w:div>
        <w:div w:id="575627617">
          <w:marLeft w:val="640"/>
          <w:marRight w:val="0"/>
          <w:marTop w:val="0"/>
          <w:marBottom w:val="0"/>
          <w:divBdr>
            <w:top w:val="none" w:sz="0" w:space="0" w:color="auto"/>
            <w:left w:val="none" w:sz="0" w:space="0" w:color="auto"/>
            <w:bottom w:val="none" w:sz="0" w:space="0" w:color="auto"/>
            <w:right w:val="none" w:sz="0" w:space="0" w:color="auto"/>
          </w:divBdr>
        </w:div>
        <w:div w:id="2118673327">
          <w:marLeft w:val="640"/>
          <w:marRight w:val="0"/>
          <w:marTop w:val="0"/>
          <w:marBottom w:val="0"/>
          <w:divBdr>
            <w:top w:val="none" w:sz="0" w:space="0" w:color="auto"/>
            <w:left w:val="none" w:sz="0" w:space="0" w:color="auto"/>
            <w:bottom w:val="none" w:sz="0" w:space="0" w:color="auto"/>
            <w:right w:val="none" w:sz="0" w:space="0" w:color="auto"/>
          </w:divBdr>
        </w:div>
        <w:div w:id="1500195552">
          <w:marLeft w:val="640"/>
          <w:marRight w:val="0"/>
          <w:marTop w:val="0"/>
          <w:marBottom w:val="0"/>
          <w:divBdr>
            <w:top w:val="none" w:sz="0" w:space="0" w:color="auto"/>
            <w:left w:val="none" w:sz="0" w:space="0" w:color="auto"/>
            <w:bottom w:val="none" w:sz="0" w:space="0" w:color="auto"/>
            <w:right w:val="none" w:sz="0" w:space="0" w:color="auto"/>
          </w:divBdr>
        </w:div>
        <w:div w:id="1933659987">
          <w:marLeft w:val="640"/>
          <w:marRight w:val="0"/>
          <w:marTop w:val="0"/>
          <w:marBottom w:val="0"/>
          <w:divBdr>
            <w:top w:val="none" w:sz="0" w:space="0" w:color="auto"/>
            <w:left w:val="none" w:sz="0" w:space="0" w:color="auto"/>
            <w:bottom w:val="none" w:sz="0" w:space="0" w:color="auto"/>
            <w:right w:val="none" w:sz="0" w:space="0" w:color="auto"/>
          </w:divBdr>
        </w:div>
        <w:div w:id="1132599465">
          <w:marLeft w:val="640"/>
          <w:marRight w:val="0"/>
          <w:marTop w:val="0"/>
          <w:marBottom w:val="0"/>
          <w:divBdr>
            <w:top w:val="none" w:sz="0" w:space="0" w:color="auto"/>
            <w:left w:val="none" w:sz="0" w:space="0" w:color="auto"/>
            <w:bottom w:val="none" w:sz="0" w:space="0" w:color="auto"/>
            <w:right w:val="none" w:sz="0" w:space="0" w:color="auto"/>
          </w:divBdr>
        </w:div>
        <w:div w:id="168444154">
          <w:marLeft w:val="640"/>
          <w:marRight w:val="0"/>
          <w:marTop w:val="0"/>
          <w:marBottom w:val="0"/>
          <w:divBdr>
            <w:top w:val="none" w:sz="0" w:space="0" w:color="auto"/>
            <w:left w:val="none" w:sz="0" w:space="0" w:color="auto"/>
            <w:bottom w:val="none" w:sz="0" w:space="0" w:color="auto"/>
            <w:right w:val="none" w:sz="0" w:space="0" w:color="auto"/>
          </w:divBdr>
        </w:div>
        <w:div w:id="1442802091">
          <w:marLeft w:val="640"/>
          <w:marRight w:val="0"/>
          <w:marTop w:val="0"/>
          <w:marBottom w:val="0"/>
          <w:divBdr>
            <w:top w:val="none" w:sz="0" w:space="0" w:color="auto"/>
            <w:left w:val="none" w:sz="0" w:space="0" w:color="auto"/>
            <w:bottom w:val="none" w:sz="0" w:space="0" w:color="auto"/>
            <w:right w:val="none" w:sz="0" w:space="0" w:color="auto"/>
          </w:divBdr>
        </w:div>
        <w:div w:id="1927642377">
          <w:marLeft w:val="640"/>
          <w:marRight w:val="0"/>
          <w:marTop w:val="0"/>
          <w:marBottom w:val="0"/>
          <w:divBdr>
            <w:top w:val="none" w:sz="0" w:space="0" w:color="auto"/>
            <w:left w:val="none" w:sz="0" w:space="0" w:color="auto"/>
            <w:bottom w:val="none" w:sz="0" w:space="0" w:color="auto"/>
            <w:right w:val="none" w:sz="0" w:space="0" w:color="auto"/>
          </w:divBdr>
        </w:div>
        <w:div w:id="11495740">
          <w:marLeft w:val="640"/>
          <w:marRight w:val="0"/>
          <w:marTop w:val="0"/>
          <w:marBottom w:val="0"/>
          <w:divBdr>
            <w:top w:val="none" w:sz="0" w:space="0" w:color="auto"/>
            <w:left w:val="none" w:sz="0" w:space="0" w:color="auto"/>
            <w:bottom w:val="none" w:sz="0" w:space="0" w:color="auto"/>
            <w:right w:val="none" w:sz="0" w:space="0" w:color="auto"/>
          </w:divBdr>
        </w:div>
        <w:div w:id="1520462915">
          <w:marLeft w:val="640"/>
          <w:marRight w:val="0"/>
          <w:marTop w:val="0"/>
          <w:marBottom w:val="0"/>
          <w:divBdr>
            <w:top w:val="none" w:sz="0" w:space="0" w:color="auto"/>
            <w:left w:val="none" w:sz="0" w:space="0" w:color="auto"/>
            <w:bottom w:val="none" w:sz="0" w:space="0" w:color="auto"/>
            <w:right w:val="none" w:sz="0" w:space="0" w:color="auto"/>
          </w:divBdr>
        </w:div>
        <w:div w:id="1766878792">
          <w:marLeft w:val="640"/>
          <w:marRight w:val="0"/>
          <w:marTop w:val="0"/>
          <w:marBottom w:val="0"/>
          <w:divBdr>
            <w:top w:val="none" w:sz="0" w:space="0" w:color="auto"/>
            <w:left w:val="none" w:sz="0" w:space="0" w:color="auto"/>
            <w:bottom w:val="none" w:sz="0" w:space="0" w:color="auto"/>
            <w:right w:val="none" w:sz="0" w:space="0" w:color="auto"/>
          </w:divBdr>
        </w:div>
        <w:div w:id="2065906566">
          <w:marLeft w:val="640"/>
          <w:marRight w:val="0"/>
          <w:marTop w:val="0"/>
          <w:marBottom w:val="0"/>
          <w:divBdr>
            <w:top w:val="none" w:sz="0" w:space="0" w:color="auto"/>
            <w:left w:val="none" w:sz="0" w:space="0" w:color="auto"/>
            <w:bottom w:val="none" w:sz="0" w:space="0" w:color="auto"/>
            <w:right w:val="none" w:sz="0" w:space="0" w:color="auto"/>
          </w:divBdr>
        </w:div>
        <w:div w:id="463088360">
          <w:marLeft w:val="640"/>
          <w:marRight w:val="0"/>
          <w:marTop w:val="0"/>
          <w:marBottom w:val="0"/>
          <w:divBdr>
            <w:top w:val="none" w:sz="0" w:space="0" w:color="auto"/>
            <w:left w:val="none" w:sz="0" w:space="0" w:color="auto"/>
            <w:bottom w:val="none" w:sz="0" w:space="0" w:color="auto"/>
            <w:right w:val="none" w:sz="0" w:space="0" w:color="auto"/>
          </w:divBdr>
        </w:div>
        <w:div w:id="311179332">
          <w:marLeft w:val="640"/>
          <w:marRight w:val="0"/>
          <w:marTop w:val="0"/>
          <w:marBottom w:val="0"/>
          <w:divBdr>
            <w:top w:val="none" w:sz="0" w:space="0" w:color="auto"/>
            <w:left w:val="none" w:sz="0" w:space="0" w:color="auto"/>
            <w:bottom w:val="none" w:sz="0" w:space="0" w:color="auto"/>
            <w:right w:val="none" w:sz="0" w:space="0" w:color="auto"/>
          </w:divBdr>
        </w:div>
        <w:div w:id="380636154">
          <w:marLeft w:val="640"/>
          <w:marRight w:val="0"/>
          <w:marTop w:val="0"/>
          <w:marBottom w:val="0"/>
          <w:divBdr>
            <w:top w:val="none" w:sz="0" w:space="0" w:color="auto"/>
            <w:left w:val="none" w:sz="0" w:space="0" w:color="auto"/>
            <w:bottom w:val="none" w:sz="0" w:space="0" w:color="auto"/>
            <w:right w:val="none" w:sz="0" w:space="0" w:color="auto"/>
          </w:divBdr>
        </w:div>
        <w:div w:id="1923951797">
          <w:marLeft w:val="640"/>
          <w:marRight w:val="0"/>
          <w:marTop w:val="0"/>
          <w:marBottom w:val="0"/>
          <w:divBdr>
            <w:top w:val="none" w:sz="0" w:space="0" w:color="auto"/>
            <w:left w:val="none" w:sz="0" w:space="0" w:color="auto"/>
            <w:bottom w:val="none" w:sz="0" w:space="0" w:color="auto"/>
            <w:right w:val="none" w:sz="0" w:space="0" w:color="auto"/>
          </w:divBdr>
        </w:div>
        <w:div w:id="701171502">
          <w:marLeft w:val="640"/>
          <w:marRight w:val="0"/>
          <w:marTop w:val="0"/>
          <w:marBottom w:val="0"/>
          <w:divBdr>
            <w:top w:val="none" w:sz="0" w:space="0" w:color="auto"/>
            <w:left w:val="none" w:sz="0" w:space="0" w:color="auto"/>
            <w:bottom w:val="none" w:sz="0" w:space="0" w:color="auto"/>
            <w:right w:val="none" w:sz="0" w:space="0" w:color="auto"/>
          </w:divBdr>
        </w:div>
        <w:div w:id="1794707866">
          <w:marLeft w:val="640"/>
          <w:marRight w:val="0"/>
          <w:marTop w:val="0"/>
          <w:marBottom w:val="0"/>
          <w:divBdr>
            <w:top w:val="none" w:sz="0" w:space="0" w:color="auto"/>
            <w:left w:val="none" w:sz="0" w:space="0" w:color="auto"/>
            <w:bottom w:val="none" w:sz="0" w:space="0" w:color="auto"/>
            <w:right w:val="none" w:sz="0" w:space="0" w:color="auto"/>
          </w:divBdr>
        </w:div>
        <w:div w:id="1150100455">
          <w:marLeft w:val="640"/>
          <w:marRight w:val="0"/>
          <w:marTop w:val="0"/>
          <w:marBottom w:val="0"/>
          <w:divBdr>
            <w:top w:val="none" w:sz="0" w:space="0" w:color="auto"/>
            <w:left w:val="none" w:sz="0" w:space="0" w:color="auto"/>
            <w:bottom w:val="none" w:sz="0" w:space="0" w:color="auto"/>
            <w:right w:val="none" w:sz="0" w:space="0" w:color="auto"/>
          </w:divBdr>
        </w:div>
        <w:div w:id="1694379861">
          <w:marLeft w:val="640"/>
          <w:marRight w:val="0"/>
          <w:marTop w:val="0"/>
          <w:marBottom w:val="0"/>
          <w:divBdr>
            <w:top w:val="none" w:sz="0" w:space="0" w:color="auto"/>
            <w:left w:val="none" w:sz="0" w:space="0" w:color="auto"/>
            <w:bottom w:val="none" w:sz="0" w:space="0" w:color="auto"/>
            <w:right w:val="none" w:sz="0" w:space="0" w:color="auto"/>
          </w:divBdr>
        </w:div>
        <w:div w:id="1954702206">
          <w:marLeft w:val="640"/>
          <w:marRight w:val="0"/>
          <w:marTop w:val="0"/>
          <w:marBottom w:val="0"/>
          <w:divBdr>
            <w:top w:val="none" w:sz="0" w:space="0" w:color="auto"/>
            <w:left w:val="none" w:sz="0" w:space="0" w:color="auto"/>
            <w:bottom w:val="none" w:sz="0" w:space="0" w:color="auto"/>
            <w:right w:val="none" w:sz="0" w:space="0" w:color="auto"/>
          </w:divBdr>
        </w:div>
        <w:div w:id="2019116328">
          <w:marLeft w:val="640"/>
          <w:marRight w:val="0"/>
          <w:marTop w:val="0"/>
          <w:marBottom w:val="0"/>
          <w:divBdr>
            <w:top w:val="none" w:sz="0" w:space="0" w:color="auto"/>
            <w:left w:val="none" w:sz="0" w:space="0" w:color="auto"/>
            <w:bottom w:val="none" w:sz="0" w:space="0" w:color="auto"/>
            <w:right w:val="none" w:sz="0" w:space="0" w:color="auto"/>
          </w:divBdr>
        </w:div>
        <w:div w:id="856652661">
          <w:marLeft w:val="640"/>
          <w:marRight w:val="0"/>
          <w:marTop w:val="0"/>
          <w:marBottom w:val="0"/>
          <w:divBdr>
            <w:top w:val="none" w:sz="0" w:space="0" w:color="auto"/>
            <w:left w:val="none" w:sz="0" w:space="0" w:color="auto"/>
            <w:bottom w:val="none" w:sz="0" w:space="0" w:color="auto"/>
            <w:right w:val="none" w:sz="0" w:space="0" w:color="auto"/>
          </w:divBdr>
        </w:div>
        <w:div w:id="1729380801">
          <w:marLeft w:val="640"/>
          <w:marRight w:val="0"/>
          <w:marTop w:val="0"/>
          <w:marBottom w:val="0"/>
          <w:divBdr>
            <w:top w:val="none" w:sz="0" w:space="0" w:color="auto"/>
            <w:left w:val="none" w:sz="0" w:space="0" w:color="auto"/>
            <w:bottom w:val="none" w:sz="0" w:space="0" w:color="auto"/>
            <w:right w:val="none" w:sz="0" w:space="0" w:color="auto"/>
          </w:divBdr>
        </w:div>
        <w:div w:id="455225157">
          <w:marLeft w:val="640"/>
          <w:marRight w:val="0"/>
          <w:marTop w:val="0"/>
          <w:marBottom w:val="0"/>
          <w:divBdr>
            <w:top w:val="none" w:sz="0" w:space="0" w:color="auto"/>
            <w:left w:val="none" w:sz="0" w:space="0" w:color="auto"/>
            <w:bottom w:val="none" w:sz="0" w:space="0" w:color="auto"/>
            <w:right w:val="none" w:sz="0" w:space="0" w:color="auto"/>
          </w:divBdr>
        </w:div>
        <w:div w:id="1892496197">
          <w:marLeft w:val="640"/>
          <w:marRight w:val="0"/>
          <w:marTop w:val="0"/>
          <w:marBottom w:val="0"/>
          <w:divBdr>
            <w:top w:val="none" w:sz="0" w:space="0" w:color="auto"/>
            <w:left w:val="none" w:sz="0" w:space="0" w:color="auto"/>
            <w:bottom w:val="none" w:sz="0" w:space="0" w:color="auto"/>
            <w:right w:val="none" w:sz="0" w:space="0" w:color="auto"/>
          </w:divBdr>
        </w:div>
        <w:div w:id="1704667364">
          <w:marLeft w:val="640"/>
          <w:marRight w:val="0"/>
          <w:marTop w:val="0"/>
          <w:marBottom w:val="0"/>
          <w:divBdr>
            <w:top w:val="none" w:sz="0" w:space="0" w:color="auto"/>
            <w:left w:val="none" w:sz="0" w:space="0" w:color="auto"/>
            <w:bottom w:val="none" w:sz="0" w:space="0" w:color="auto"/>
            <w:right w:val="none" w:sz="0" w:space="0" w:color="auto"/>
          </w:divBdr>
        </w:div>
        <w:div w:id="1406875370">
          <w:marLeft w:val="640"/>
          <w:marRight w:val="0"/>
          <w:marTop w:val="0"/>
          <w:marBottom w:val="0"/>
          <w:divBdr>
            <w:top w:val="none" w:sz="0" w:space="0" w:color="auto"/>
            <w:left w:val="none" w:sz="0" w:space="0" w:color="auto"/>
            <w:bottom w:val="none" w:sz="0" w:space="0" w:color="auto"/>
            <w:right w:val="none" w:sz="0" w:space="0" w:color="auto"/>
          </w:divBdr>
        </w:div>
        <w:div w:id="1082676293">
          <w:marLeft w:val="640"/>
          <w:marRight w:val="0"/>
          <w:marTop w:val="0"/>
          <w:marBottom w:val="0"/>
          <w:divBdr>
            <w:top w:val="none" w:sz="0" w:space="0" w:color="auto"/>
            <w:left w:val="none" w:sz="0" w:space="0" w:color="auto"/>
            <w:bottom w:val="none" w:sz="0" w:space="0" w:color="auto"/>
            <w:right w:val="none" w:sz="0" w:space="0" w:color="auto"/>
          </w:divBdr>
        </w:div>
        <w:div w:id="152113499">
          <w:marLeft w:val="640"/>
          <w:marRight w:val="0"/>
          <w:marTop w:val="0"/>
          <w:marBottom w:val="0"/>
          <w:divBdr>
            <w:top w:val="none" w:sz="0" w:space="0" w:color="auto"/>
            <w:left w:val="none" w:sz="0" w:space="0" w:color="auto"/>
            <w:bottom w:val="none" w:sz="0" w:space="0" w:color="auto"/>
            <w:right w:val="none" w:sz="0" w:space="0" w:color="auto"/>
          </w:divBdr>
        </w:div>
        <w:div w:id="1242985651">
          <w:marLeft w:val="640"/>
          <w:marRight w:val="0"/>
          <w:marTop w:val="0"/>
          <w:marBottom w:val="0"/>
          <w:divBdr>
            <w:top w:val="none" w:sz="0" w:space="0" w:color="auto"/>
            <w:left w:val="none" w:sz="0" w:space="0" w:color="auto"/>
            <w:bottom w:val="none" w:sz="0" w:space="0" w:color="auto"/>
            <w:right w:val="none" w:sz="0" w:space="0" w:color="auto"/>
          </w:divBdr>
        </w:div>
        <w:div w:id="279605602">
          <w:marLeft w:val="640"/>
          <w:marRight w:val="0"/>
          <w:marTop w:val="0"/>
          <w:marBottom w:val="0"/>
          <w:divBdr>
            <w:top w:val="none" w:sz="0" w:space="0" w:color="auto"/>
            <w:left w:val="none" w:sz="0" w:space="0" w:color="auto"/>
            <w:bottom w:val="none" w:sz="0" w:space="0" w:color="auto"/>
            <w:right w:val="none" w:sz="0" w:space="0" w:color="auto"/>
          </w:divBdr>
        </w:div>
        <w:div w:id="1700736912">
          <w:marLeft w:val="640"/>
          <w:marRight w:val="0"/>
          <w:marTop w:val="0"/>
          <w:marBottom w:val="0"/>
          <w:divBdr>
            <w:top w:val="none" w:sz="0" w:space="0" w:color="auto"/>
            <w:left w:val="none" w:sz="0" w:space="0" w:color="auto"/>
            <w:bottom w:val="none" w:sz="0" w:space="0" w:color="auto"/>
            <w:right w:val="none" w:sz="0" w:space="0" w:color="auto"/>
          </w:divBdr>
        </w:div>
        <w:div w:id="977108219">
          <w:marLeft w:val="640"/>
          <w:marRight w:val="0"/>
          <w:marTop w:val="0"/>
          <w:marBottom w:val="0"/>
          <w:divBdr>
            <w:top w:val="none" w:sz="0" w:space="0" w:color="auto"/>
            <w:left w:val="none" w:sz="0" w:space="0" w:color="auto"/>
            <w:bottom w:val="none" w:sz="0" w:space="0" w:color="auto"/>
            <w:right w:val="none" w:sz="0" w:space="0" w:color="auto"/>
          </w:divBdr>
        </w:div>
        <w:div w:id="1684554664">
          <w:marLeft w:val="640"/>
          <w:marRight w:val="0"/>
          <w:marTop w:val="0"/>
          <w:marBottom w:val="0"/>
          <w:divBdr>
            <w:top w:val="none" w:sz="0" w:space="0" w:color="auto"/>
            <w:left w:val="none" w:sz="0" w:space="0" w:color="auto"/>
            <w:bottom w:val="none" w:sz="0" w:space="0" w:color="auto"/>
            <w:right w:val="none" w:sz="0" w:space="0" w:color="auto"/>
          </w:divBdr>
        </w:div>
        <w:div w:id="755634805">
          <w:marLeft w:val="640"/>
          <w:marRight w:val="0"/>
          <w:marTop w:val="0"/>
          <w:marBottom w:val="0"/>
          <w:divBdr>
            <w:top w:val="none" w:sz="0" w:space="0" w:color="auto"/>
            <w:left w:val="none" w:sz="0" w:space="0" w:color="auto"/>
            <w:bottom w:val="none" w:sz="0" w:space="0" w:color="auto"/>
            <w:right w:val="none" w:sz="0" w:space="0" w:color="auto"/>
          </w:divBdr>
        </w:div>
        <w:div w:id="681904830">
          <w:marLeft w:val="640"/>
          <w:marRight w:val="0"/>
          <w:marTop w:val="0"/>
          <w:marBottom w:val="0"/>
          <w:divBdr>
            <w:top w:val="none" w:sz="0" w:space="0" w:color="auto"/>
            <w:left w:val="none" w:sz="0" w:space="0" w:color="auto"/>
            <w:bottom w:val="none" w:sz="0" w:space="0" w:color="auto"/>
            <w:right w:val="none" w:sz="0" w:space="0" w:color="auto"/>
          </w:divBdr>
        </w:div>
        <w:div w:id="589049539">
          <w:marLeft w:val="640"/>
          <w:marRight w:val="0"/>
          <w:marTop w:val="0"/>
          <w:marBottom w:val="0"/>
          <w:divBdr>
            <w:top w:val="none" w:sz="0" w:space="0" w:color="auto"/>
            <w:left w:val="none" w:sz="0" w:space="0" w:color="auto"/>
            <w:bottom w:val="none" w:sz="0" w:space="0" w:color="auto"/>
            <w:right w:val="none" w:sz="0" w:space="0" w:color="auto"/>
          </w:divBdr>
        </w:div>
        <w:div w:id="2011715341">
          <w:marLeft w:val="640"/>
          <w:marRight w:val="0"/>
          <w:marTop w:val="0"/>
          <w:marBottom w:val="0"/>
          <w:divBdr>
            <w:top w:val="none" w:sz="0" w:space="0" w:color="auto"/>
            <w:left w:val="none" w:sz="0" w:space="0" w:color="auto"/>
            <w:bottom w:val="none" w:sz="0" w:space="0" w:color="auto"/>
            <w:right w:val="none" w:sz="0" w:space="0" w:color="auto"/>
          </w:divBdr>
        </w:div>
        <w:div w:id="837505653">
          <w:marLeft w:val="640"/>
          <w:marRight w:val="0"/>
          <w:marTop w:val="0"/>
          <w:marBottom w:val="0"/>
          <w:divBdr>
            <w:top w:val="none" w:sz="0" w:space="0" w:color="auto"/>
            <w:left w:val="none" w:sz="0" w:space="0" w:color="auto"/>
            <w:bottom w:val="none" w:sz="0" w:space="0" w:color="auto"/>
            <w:right w:val="none" w:sz="0" w:space="0" w:color="auto"/>
          </w:divBdr>
        </w:div>
        <w:div w:id="2006393679">
          <w:marLeft w:val="640"/>
          <w:marRight w:val="0"/>
          <w:marTop w:val="0"/>
          <w:marBottom w:val="0"/>
          <w:divBdr>
            <w:top w:val="none" w:sz="0" w:space="0" w:color="auto"/>
            <w:left w:val="none" w:sz="0" w:space="0" w:color="auto"/>
            <w:bottom w:val="none" w:sz="0" w:space="0" w:color="auto"/>
            <w:right w:val="none" w:sz="0" w:space="0" w:color="auto"/>
          </w:divBdr>
        </w:div>
        <w:div w:id="544173959">
          <w:marLeft w:val="640"/>
          <w:marRight w:val="0"/>
          <w:marTop w:val="0"/>
          <w:marBottom w:val="0"/>
          <w:divBdr>
            <w:top w:val="none" w:sz="0" w:space="0" w:color="auto"/>
            <w:left w:val="none" w:sz="0" w:space="0" w:color="auto"/>
            <w:bottom w:val="none" w:sz="0" w:space="0" w:color="auto"/>
            <w:right w:val="none" w:sz="0" w:space="0" w:color="auto"/>
          </w:divBdr>
        </w:div>
        <w:div w:id="972711095">
          <w:marLeft w:val="640"/>
          <w:marRight w:val="0"/>
          <w:marTop w:val="0"/>
          <w:marBottom w:val="0"/>
          <w:divBdr>
            <w:top w:val="none" w:sz="0" w:space="0" w:color="auto"/>
            <w:left w:val="none" w:sz="0" w:space="0" w:color="auto"/>
            <w:bottom w:val="none" w:sz="0" w:space="0" w:color="auto"/>
            <w:right w:val="none" w:sz="0" w:space="0" w:color="auto"/>
          </w:divBdr>
        </w:div>
        <w:div w:id="1708489801">
          <w:marLeft w:val="640"/>
          <w:marRight w:val="0"/>
          <w:marTop w:val="0"/>
          <w:marBottom w:val="0"/>
          <w:divBdr>
            <w:top w:val="none" w:sz="0" w:space="0" w:color="auto"/>
            <w:left w:val="none" w:sz="0" w:space="0" w:color="auto"/>
            <w:bottom w:val="none" w:sz="0" w:space="0" w:color="auto"/>
            <w:right w:val="none" w:sz="0" w:space="0" w:color="auto"/>
          </w:divBdr>
        </w:div>
        <w:div w:id="1000544427">
          <w:marLeft w:val="640"/>
          <w:marRight w:val="0"/>
          <w:marTop w:val="0"/>
          <w:marBottom w:val="0"/>
          <w:divBdr>
            <w:top w:val="none" w:sz="0" w:space="0" w:color="auto"/>
            <w:left w:val="none" w:sz="0" w:space="0" w:color="auto"/>
            <w:bottom w:val="none" w:sz="0" w:space="0" w:color="auto"/>
            <w:right w:val="none" w:sz="0" w:space="0" w:color="auto"/>
          </w:divBdr>
        </w:div>
        <w:div w:id="1688219009">
          <w:marLeft w:val="640"/>
          <w:marRight w:val="0"/>
          <w:marTop w:val="0"/>
          <w:marBottom w:val="0"/>
          <w:divBdr>
            <w:top w:val="none" w:sz="0" w:space="0" w:color="auto"/>
            <w:left w:val="none" w:sz="0" w:space="0" w:color="auto"/>
            <w:bottom w:val="none" w:sz="0" w:space="0" w:color="auto"/>
            <w:right w:val="none" w:sz="0" w:space="0" w:color="auto"/>
          </w:divBdr>
        </w:div>
        <w:div w:id="1397167922">
          <w:marLeft w:val="640"/>
          <w:marRight w:val="0"/>
          <w:marTop w:val="0"/>
          <w:marBottom w:val="0"/>
          <w:divBdr>
            <w:top w:val="none" w:sz="0" w:space="0" w:color="auto"/>
            <w:left w:val="none" w:sz="0" w:space="0" w:color="auto"/>
            <w:bottom w:val="none" w:sz="0" w:space="0" w:color="auto"/>
            <w:right w:val="none" w:sz="0" w:space="0" w:color="auto"/>
          </w:divBdr>
        </w:div>
        <w:div w:id="1436167515">
          <w:marLeft w:val="640"/>
          <w:marRight w:val="0"/>
          <w:marTop w:val="0"/>
          <w:marBottom w:val="0"/>
          <w:divBdr>
            <w:top w:val="none" w:sz="0" w:space="0" w:color="auto"/>
            <w:left w:val="none" w:sz="0" w:space="0" w:color="auto"/>
            <w:bottom w:val="none" w:sz="0" w:space="0" w:color="auto"/>
            <w:right w:val="none" w:sz="0" w:space="0" w:color="auto"/>
          </w:divBdr>
        </w:div>
        <w:div w:id="93135672">
          <w:marLeft w:val="640"/>
          <w:marRight w:val="0"/>
          <w:marTop w:val="0"/>
          <w:marBottom w:val="0"/>
          <w:divBdr>
            <w:top w:val="none" w:sz="0" w:space="0" w:color="auto"/>
            <w:left w:val="none" w:sz="0" w:space="0" w:color="auto"/>
            <w:bottom w:val="none" w:sz="0" w:space="0" w:color="auto"/>
            <w:right w:val="none" w:sz="0" w:space="0" w:color="auto"/>
          </w:divBdr>
        </w:div>
        <w:div w:id="493955554">
          <w:marLeft w:val="640"/>
          <w:marRight w:val="0"/>
          <w:marTop w:val="0"/>
          <w:marBottom w:val="0"/>
          <w:divBdr>
            <w:top w:val="none" w:sz="0" w:space="0" w:color="auto"/>
            <w:left w:val="none" w:sz="0" w:space="0" w:color="auto"/>
            <w:bottom w:val="none" w:sz="0" w:space="0" w:color="auto"/>
            <w:right w:val="none" w:sz="0" w:space="0" w:color="auto"/>
          </w:divBdr>
        </w:div>
        <w:div w:id="1174803311">
          <w:marLeft w:val="640"/>
          <w:marRight w:val="0"/>
          <w:marTop w:val="0"/>
          <w:marBottom w:val="0"/>
          <w:divBdr>
            <w:top w:val="none" w:sz="0" w:space="0" w:color="auto"/>
            <w:left w:val="none" w:sz="0" w:space="0" w:color="auto"/>
            <w:bottom w:val="none" w:sz="0" w:space="0" w:color="auto"/>
            <w:right w:val="none" w:sz="0" w:space="0" w:color="auto"/>
          </w:divBdr>
        </w:div>
        <w:div w:id="180508868">
          <w:marLeft w:val="640"/>
          <w:marRight w:val="0"/>
          <w:marTop w:val="0"/>
          <w:marBottom w:val="0"/>
          <w:divBdr>
            <w:top w:val="none" w:sz="0" w:space="0" w:color="auto"/>
            <w:left w:val="none" w:sz="0" w:space="0" w:color="auto"/>
            <w:bottom w:val="none" w:sz="0" w:space="0" w:color="auto"/>
            <w:right w:val="none" w:sz="0" w:space="0" w:color="auto"/>
          </w:divBdr>
        </w:div>
        <w:div w:id="1852141436">
          <w:marLeft w:val="640"/>
          <w:marRight w:val="0"/>
          <w:marTop w:val="0"/>
          <w:marBottom w:val="0"/>
          <w:divBdr>
            <w:top w:val="none" w:sz="0" w:space="0" w:color="auto"/>
            <w:left w:val="none" w:sz="0" w:space="0" w:color="auto"/>
            <w:bottom w:val="none" w:sz="0" w:space="0" w:color="auto"/>
            <w:right w:val="none" w:sz="0" w:space="0" w:color="auto"/>
          </w:divBdr>
        </w:div>
        <w:div w:id="427388458">
          <w:marLeft w:val="640"/>
          <w:marRight w:val="0"/>
          <w:marTop w:val="0"/>
          <w:marBottom w:val="0"/>
          <w:divBdr>
            <w:top w:val="none" w:sz="0" w:space="0" w:color="auto"/>
            <w:left w:val="none" w:sz="0" w:space="0" w:color="auto"/>
            <w:bottom w:val="none" w:sz="0" w:space="0" w:color="auto"/>
            <w:right w:val="none" w:sz="0" w:space="0" w:color="auto"/>
          </w:divBdr>
        </w:div>
        <w:div w:id="2092507318">
          <w:marLeft w:val="640"/>
          <w:marRight w:val="0"/>
          <w:marTop w:val="0"/>
          <w:marBottom w:val="0"/>
          <w:divBdr>
            <w:top w:val="none" w:sz="0" w:space="0" w:color="auto"/>
            <w:left w:val="none" w:sz="0" w:space="0" w:color="auto"/>
            <w:bottom w:val="none" w:sz="0" w:space="0" w:color="auto"/>
            <w:right w:val="none" w:sz="0" w:space="0" w:color="auto"/>
          </w:divBdr>
        </w:div>
        <w:div w:id="1864246934">
          <w:marLeft w:val="640"/>
          <w:marRight w:val="0"/>
          <w:marTop w:val="0"/>
          <w:marBottom w:val="0"/>
          <w:divBdr>
            <w:top w:val="none" w:sz="0" w:space="0" w:color="auto"/>
            <w:left w:val="none" w:sz="0" w:space="0" w:color="auto"/>
            <w:bottom w:val="none" w:sz="0" w:space="0" w:color="auto"/>
            <w:right w:val="none" w:sz="0" w:space="0" w:color="auto"/>
          </w:divBdr>
        </w:div>
        <w:div w:id="1247955892">
          <w:marLeft w:val="640"/>
          <w:marRight w:val="0"/>
          <w:marTop w:val="0"/>
          <w:marBottom w:val="0"/>
          <w:divBdr>
            <w:top w:val="none" w:sz="0" w:space="0" w:color="auto"/>
            <w:left w:val="none" w:sz="0" w:space="0" w:color="auto"/>
            <w:bottom w:val="none" w:sz="0" w:space="0" w:color="auto"/>
            <w:right w:val="none" w:sz="0" w:space="0" w:color="auto"/>
          </w:divBdr>
        </w:div>
        <w:div w:id="1626161188">
          <w:marLeft w:val="640"/>
          <w:marRight w:val="0"/>
          <w:marTop w:val="0"/>
          <w:marBottom w:val="0"/>
          <w:divBdr>
            <w:top w:val="none" w:sz="0" w:space="0" w:color="auto"/>
            <w:left w:val="none" w:sz="0" w:space="0" w:color="auto"/>
            <w:bottom w:val="none" w:sz="0" w:space="0" w:color="auto"/>
            <w:right w:val="none" w:sz="0" w:space="0" w:color="auto"/>
          </w:divBdr>
        </w:div>
        <w:div w:id="1270820203">
          <w:marLeft w:val="640"/>
          <w:marRight w:val="0"/>
          <w:marTop w:val="0"/>
          <w:marBottom w:val="0"/>
          <w:divBdr>
            <w:top w:val="none" w:sz="0" w:space="0" w:color="auto"/>
            <w:left w:val="none" w:sz="0" w:space="0" w:color="auto"/>
            <w:bottom w:val="none" w:sz="0" w:space="0" w:color="auto"/>
            <w:right w:val="none" w:sz="0" w:space="0" w:color="auto"/>
          </w:divBdr>
        </w:div>
        <w:div w:id="1879662023">
          <w:marLeft w:val="640"/>
          <w:marRight w:val="0"/>
          <w:marTop w:val="0"/>
          <w:marBottom w:val="0"/>
          <w:divBdr>
            <w:top w:val="none" w:sz="0" w:space="0" w:color="auto"/>
            <w:left w:val="none" w:sz="0" w:space="0" w:color="auto"/>
            <w:bottom w:val="none" w:sz="0" w:space="0" w:color="auto"/>
            <w:right w:val="none" w:sz="0" w:space="0" w:color="auto"/>
          </w:divBdr>
        </w:div>
        <w:div w:id="1128164411">
          <w:marLeft w:val="640"/>
          <w:marRight w:val="0"/>
          <w:marTop w:val="0"/>
          <w:marBottom w:val="0"/>
          <w:divBdr>
            <w:top w:val="none" w:sz="0" w:space="0" w:color="auto"/>
            <w:left w:val="none" w:sz="0" w:space="0" w:color="auto"/>
            <w:bottom w:val="none" w:sz="0" w:space="0" w:color="auto"/>
            <w:right w:val="none" w:sz="0" w:space="0" w:color="auto"/>
          </w:divBdr>
        </w:div>
        <w:div w:id="929312003">
          <w:marLeft w:val="640"/>
          <w:marRight w:val="0"/>
          <w:marTop w:val="0"/>
          <w:marBottom w:val="0"/>
          <w:divBdr>
            <w:top w:val="none" w:sz="0" w:space="0" w:color="auto"/>
            <w:left w:val="none" w:sz="0" w:space="0" w:color="auto"/>
            <w:bottom w:val="none" w:sz="0" w:space="0" w:color="auto"/>
            <w:right w:val="none" w:sz="0" w:space="0" w:color="auto"/>
          </w:divBdr>
        </w:div>
        <w:div w:id="1663195316">
          <w:marLeft w:val="640"/>
          <w:marRight w:val="0"/>
          <w:marTop w:val="0"/>
          <w:marBottom w:val="0"/>
          <w:divBdr>
            <w:top w:val="none" w:sz="0" w:space="0" w:color="auto"/>
            <w:left w:val="none" w:sz="0" w:space="0" w:color="auto"/>
            <w:bottom w:val="none" w:sz="0" w:space="0" w:color="auto"/>
            <w:right w:val="none" w:sz="0" w:space="0" w:color="auto"/>
          </w:divBdr>
        </w:div>
        <w:div w:id="386301772">
          <w:marLeft w:val="640"/>
          <w:marRight w:val="0"/>
          <w:marTop w:val="0"/>
          <w:marBottom w:val="0"/>
          <w:divBdr>
            <w:top w:val="none" w:sz="0" w:space="0" w:color="auto"/>
            <w:left w:val="none" w:sz="0" w:space="0" w:color="auto"/>
            <w:bottom w:val="none" w:sz="0" w:space="0" w:color="auto"/>
            <w:right w:val="none" w:sz="0" w:space="0" w:color="auto"/>
          </w:divBdr>
        </w:div>
        <w:div w:id="1168835854">
          <w:marLeft w:val="640"/>
          <w:marRight w:val="0"/>
          <w:marTop w:val="0"/>
          <w:marBottom w:val="0"/>
          <w:divBdr>
            <w:top w:val="none" w:sz="0" w:space="0" w:color="auto"/>
            <w:left w:val="none" w:sz="0" w:space="0" w:color="auto"/>
            <w:bottom w:val="none" w:sz="0" w:space="0" w:color="auto"/>
            <w:right w:val="none" w:sz="0" w:space="0" w:color="auto"/>
          </w:divBdr>
        </w:div>
        <w:div w:id="1721248631">
          <w:marLeft w:val="640"/>
          <w:marRight w:val="0"/>
          <w:marTop w:val="0"/>
          <w:marBottom w:val="0"/>
          <w:divBdr>
            <w:top w:val="none" w:sz="0" w:space="0" w:color="auto"/>
            <w:left w:val="none" w:sz="0" w:space="0" w:color="auto"/>
            <w:bottom w:val="none" w:sz="0" w:space="0" w:color="auto"/>
            <w:right w:val="none" w:sz="0" w:space="0" w:color="auto"/>
          </w:divBdr>
        </w:div>
        <w:div w:id="19554471">
          <w:marLeft w:val="640"/>
          <w:marRight w:val="0"/>
          <w:marTop w:val="0"/>
          <w:marBottom w:val="0"/>
          <w:divBdr>
            <w:top w:val="none" w:sz="0" w:space="0" w:color="auto"/>
            <w:left w:val="none" w:sz="0" w:space="0" w:color="auto"/>
            <w:bottom w:val="none" w:sz="0" w:space="0" w:color="auto"/>
            <w:right w:val="none" w:sz="0" w:space="0" w:color="auto"/>
          </w:divBdr>
        </w:div>
        <w:div w:id="2121408517">
          <w:marLeft w:val="640"/>
          <w:marRight w:val="0"/>
          <w:marTop w:val="0"/>
          <w:marBottom w:val="0"/>
          <w:divBdr>
            <w:top w:val="none" w:sz="0" w:space="0" w:color="auto"/>
            <w:left w:val="none" w:sz="0" w:space="0" w:color="auto"/>
            <w:bottom w:val="none" w:sz="0" w:space="0" w:color="auto"/>
            <w:right w:val="none" w:sz="0" w:space="0" w:color="auto"/>
          </w:divBdr>
        </w:div>
        <w:div w:id="1930772306">
          <w:marLeft w:val="640"/>
          <w:marRight w:val="0"/>
          <w:marTop w:val="0"/>
          <w:marBottom w:val="0"/>
          <w:divBdr>
            <w:top w:val="none" w:sz="0" w:space="0" w:color="auto"/>
            <w:left w:val="none" w:sz="0" w:space="0" w:color="auto"/>
            <w:bottom w:val="none" w:sz="0" w:space="0" w:color="auto"/>
            <w:right w:val="none" w:sz="0" w:space="0" w:color="auto"/>
          </w:divBdr>
        </w:div>
        <w:div w:id="895236191">
          <w:marLeft w:val="640"/>
          <w:marRight w:val="0"/>
          <w:marTop w:val="0"/>
          <w:marBottom w:val="0"/>
          <w:divBdr>
            <w:top w:val="none" w:sz="0" w:space="0" w:color="auto"/>
            <w:left w:val="none" w:sz="0" w:space="0" w:color="auto"/>
            <w:bottom w:val="none" w:sz="0" w:space="0" w:color="auto"/>
            <w:right w:val="none" w:sz="0" w:space="0" w:color="auto"/>
          </w:divBdr>
        </w:div>
        <w:div w:id="441729874">
          <w:marLeft w:val="640"/>
          <w:marRight w:val="0"/>
          <w:marTop w:val="0"/>
          <w:marBottom w:val="0"/>
          <w:divBdr>
            <w:top w:val="none" w:sz="0" w:space="0" w:color="auto"/>
            <w:left w:val="none" w:sz="0" w:space="0" w:color="auto"/>
            <w:bottom w:val="none" w:sz="0" w:space="0" w:color="auto"/>
            <w:right w:val="none" w:sz="0" w:space="0" w:color="auto"/>
          </w:divBdr>
        </w:div>
        <w:div w:id="1290159563">
          <w:marLeft w:val="640"/>
          <w:marRight w:val="0"/>
          <w:marTop w:val="0"/>
          <w:marBottom w:val="0"/>
          <w:divBdr>
            <w:top w:val="none" w:sz="0" w:space="0" w:color="auto"/>
            <w:left w:val="none" w:sz="0" w:space="0" w:color="auto"/>
            <w:bottom w:val="none" w:sz="0" w:space="0" w:color="auto"/>
            <w:right w:val="none" w:sz="0" w:space="0" w:color="auto"/>
          </w:divBdr>
        </w:div>
        <w:div w:id="172769476">
          <w:marLeft w:val="640"/>
          <w:marRight w:val="0"/>
          <w:marTop w:val="0"/>
          <w:marBottom w:val="0"/>
          <w:divBdr>
            <w:top w:val="none" w:sz="0" w:space="0" w:color="auto"/>
            <w:left w:val="none" w:sz="0" w:space="0" w:color="auto"/>
            <w:bottom w:val="none" w:sz="0" w:space="0" w:color="auto"/>
            <w:right w:val="none" w:sz="0" w:space="0" w:color="auto"/>
          </w:divBdr>
        </w:div>
        <w:div w:id="1272200068">
          <w:marLeft w:val="640"/>
          <w:marRight w:val="0"/>
          <w:marTop w:val="0"/>
          <w:marBottom w:val="0"/>
          <w:divBdr>
            <w:top w:val="none" w:sz="0" w:space="0" w:color="auto"/>
            <w:left w:val="none" w:sz="0" w:space="0" w:color="auto"/>
            <w:bottom w:val="none" w:sz="0" w:space="0" w:color="auto"/>
            <w:right w:val="none" w:sz="0" w:space="0" w:color="auto"/>
          </w:divBdr>
        </w:div>
        <w:div w:id="1427261573">
          <w:marLeft w:val="640"/>
          <w:marRight w:val="0"/>
          <w:marTop w:val="0"/>
          <w:marBottom w:val="0"/>
          <w:divBdr>
            <w:top w:val="none" w:sz="0" w:space="0" w:color="auto"/>
            <w:left w:val="none" w:sz="0" w:space="0" w:color="auto"/>
            <w:bottom w:val="none" w:sz="0" w:space="0" w:color="auto"/>
            <w:right w:val="none" w:sz="0" w:space="0" w:color="auto"/>
          </w:divBdr>
        </w:div>
        <w:div w:id="1014771493">
          <w:marLeft w:val="640"/>
          <w:marRight w:val="0"/>
          <w:marTop w:val="0"/>
          <w:marBottom w:val="0"/>
          <w:divBdr>
            <w:top w:val="none" w:sz="0" w:space="0" w:color="auto"/>
            <w:left w:val="none" w:sz="0" w:space="0" w:color="auto"/>
            <w:bottom w:val="none" w:sz="0" w:space="0" w:color="auto"/>
            <w:right w:val="none" w:sz="0" w:space="0" w:color="auto"/>
          </w:divBdr>
        </w:div>
        <w:div w:id="728696108">
          <w:marLeft w:val="640"/>
          <w:marRight w:val="0"/>
          <w:marTop w:val="0"/>
          <w:marBottom w:val="0"/>
          <w:divBdr>
            <w:top w:val="none" w:sz="0" w:space="0" w:color="auto"/>
            <w:left w:val="none" w:sz="0" w:space="0" w:color="auto"/>
            <w:bottom w:val="none" w:sz="0" w:space="0" w:color="auto"/>
            <w:right w:val="none" w:sz="0" w:space="0" w:color="auto"/>
          </w:divBdr>
        </w:div>
        <w:div w:id="2140800871">
          <w:marLeft w:val="640"/>
          <w:marRight w:val="0"/>
          <w:marTop w:val="0"/>
          <w:marBottom w:val="0"/>
          <w:divBdr>
            <w:top w:val="none" w:sz="0" w:space="0" w:color="auto"/>
            <w:left w:val="none" w:sz="0" w:space="0" w:color="auto"/>
            <w:bottom w:val="none" w:sz="0" w:space="0" w:color="auto"/>
            <w:right w:val="none" w:sz="0" w:space="0" w:color="auto"/>
          </w:divBdr>
        </w:div>
      </w:divsChild>
    </w:div>
    <w:div w:id="2004315891">
      <w:bodyDiv w:val="1"/>
      <w:marLeft w:val="0"/>
      <w:marRight w:val="0"/>
      <w:marTop w:val="0"/>
      <w:marBottom w:val="0"/>
      <w:divBdr>
        <w:top w:val="none" w:sz="0" w:space="0" w:color="auto"/>
        <w:left w:val="none" w:sz="0" w:space="0" w:color="auto"/>
        <w:bottom w:val="none" w:sz="0" w:space="0" w:color="auto"/>
        <w:right w:val="none" w:sz="0" w:space="0" w:color="auto"/>
      </w:divBdr>
      <w:divsChild>
        <w:div w:id="1166744869">
          <w:marLeft w:val="640"/>
          <w:marRight w:val="0"/>
          <w:marTop w:val="0"/>
          <w:marBottom w:val="0"/>
          <w:divBdr>
            <w:top w:val="none" w:sz="0" w:space="0" w:color="auto"/>
            <w:left w:val="none" w:sz="0" w:space="0" w:color="auto"/>
            <w:bottom w:val="none" w:sz="0" w:space="0" w:color="auto"/>
            <w:right w:val="none" w:sz="0" w:space="0" w:color="auto"/>
          </w:divBdr>
        </w:div>
        <w:div w:id="728652000">
          <w:marLeft w:val="640"/>
          <w:marRight w:val="0"/>
          <w:marTop w:val="0"/>
          <w:marBottom w:val="0"/>
          <w:divBdr>
            <w:top w:val="none" w:sz="0" w:space="0" w:color="auto"/>
            <w:left w:val="none" w:sz="0" w:space="0" w:color="auto"/>
            <w:bottom w:val="none" w:sz="0" w:space="0" w:color="auto"/>
            <w:right w:val="none" w:sz="0" w:space="0" w:color="auto"/>
          </w:divBdr>
        </w:div>
        <w:div w:id="823156130">
          <w:marLeft w:val="640"/>
          <w:marRight w:val="0"/>
          <w:marTop w:val="0"/>
          <w:marBottom w:val="0"/>
          <w:divBdr>
            <w:top w:val="none" w:sz="0" w:space="0" w:color="auto"/>
            <w:left w:val="none" w:sz="0" w:space="0" w:color="auto"/>
            <w:bottom w:val="none" w:sz="0" w:space="0" w:color="auto"/>
            <w:right w:val="none" w:sz="0" w:space="0" w:color="auto"/>
          </w:divBdr>
        </w:div>
        <w:div w:id="918292078">
          <w:marLeft w:val="640"/>
          <w:marRight w:val="0"/>
          <w:marTop w:val="0"/>
          <w:marBottom w:val="0"/>
          <w:divBdr>
            <w:top w:val="none" w:sz="0" w:space="0" w:color="auto"/>
            <w:left w:val="none" w:sz="0" w:space="0" w:color="auto"/>
            <w:bottom w:val="none" w:sz="0" w:space="0" w:color="auto"/>
            <w:right w:val="none" w:sz="0" w:space="0" w:color="auto"/>
          </w:divBdr>
        </w:div>
        <w:div w:id="1051418773">
          <w:marLeft w:val="640"/>
          <w:marRight w:val="0"/>
          <w:marTop w:val="0"/>
          <w:marBottom w:val="0"/>
          <w:divBdr>
            <w:top w:val="none" w:sz="0" w:space="0" w:color="auto"/>
            <w:left w:val="none" w:sz="0" w:space="0" w:color="auto"/>
            <w:bottom w:val="none" w:sz="0" w:space="0" w:color="auto"/>
            <w:right w:val="none" w:sz="0" w:space="0" w:color="auto"/>
          </w:divBdr>
        </w:div>
        <w:div w:id="1789162669">
          <w:marLeft w:val="640"/>
          <w:marRight w:val="0"/>
          <w:marTop w:val="0"/>
          <w:marBottom w:val="0"/>
          <w:divBdr>
            <w:top w:val="none" w:sz="0" w:space="0" w:color="auto"/>
            <w:left w:val="none" w:sz="0" w:space="0" w:color="auto"/>
            <w:bottom w:val="none" w:sz="0" w:space="0" w:color="auto"/>
            <w:right w:val="none" w:sz="0" w:space="0" w:color="auto"/>
          </w:divBdr>
        </w:div>
        <w:div w:id="771434126">
          <w:marLeft w:val="640"/>
          <w:marRight w:val="0"/>
          <w:marTop w:val="0"/>
          <w:marBottom w:val="0"/>
          <w:divBdr>
            <w:top w:val="none" w:sz="0" w:space="0" w:color="auto"/>
            <w:left w:val="none" w:sz="0" w:space="0" w:color="auto"/>
            <w:bottom w:val="none" w:sz="0" w:space="0" w:color="auto"/>
            <w:right w:val="none" w:sz="0" w:space="0" w:color="auto"/>
          </w:divBdr>
        </w:div>
        <w:div w:id="621888608">
          <w:marLeft w:val="640"/>
          <w:marRight w:val="0"/>
          <w:marTop w:val="0"/>
          <w:marBottom w:val="0"/>
          <w:divBdr>
            <w:top w:val="none" w:sz="0" w:space="0" w:color="auto"/>
            <w:left w:val="none" w:sz="0" w:space="0" w:color="auto"/>
            <w:bottom w:val="none" w:sz="0" w:space="0" w:color="auto"/>
            <w:right w:val="none" w:sz="0" w:space="0" w:color="auto"/>
          </w:divBdr>
        </w:div>
        <w:div w:id="933905850">
          <w:marLeft w:val="640"/>
          <w:marRight w:val="0"/>
          <w:marTop w:val="0"/>
          <w:marBottom w:val="0"/>
          <w:divBdr>
            <w:top w:val="none" w:sz="0" w:space="0" w:color="auto"/>
            <w:left w:val="none" w:sz="0" w:space="0" w:color="auto"/>
            <w:bottom w:val="none" w:sz="0" w:space="0" w:color="auto"/>
            <w:right w:val="none" w:sz="0" w:space="0" w:color="auto"/>
          </w:divBdr>
        </w:div>
        <w:div w:id="2068872726">
          <w:marLeft w:val="640"/>
          <w:marRight w:val="0"/>
          <w:marTop w:val="0"/>
          <w:marBottom w:val="0"/>
          <w:divBdr>
            <w:top w:val="none" w:sz="0" w:space="0" w:color="auto"/>
            <w:left w:val="none" w:sz="0" w:space="0" w:color="auto"/>
            <w:bottom w:val="none" w:sz="0" w:space="0" w:color="auto"/>
            <w:right w:val="none" w:sz="0" w:space="0" w:color="auto"/>
          </w:divBdr>
        </w:div>
        <w:div w:id="1267272307">
          <w:marLeft w:val="640"/>
          <w:marRight w:val="0"/>
          <w:marTop w:val="0"/>
          <w:marBottom w:val="0"/>
          <w:divBdr>
            <w:top w:val="none" w:sz="0" w:space="0" w:color="auto"/>
            <w:left w:val="none" w:sz="0" w:space="0" w:color="auto"/>
            <w:bottom w:val="none" w:sz="0" w:space="0" w:color="auto"/>
            <w:right w:val="none" w:sz="0" w:space="0" w:color="auto"/>
          </w:divBdr>
        </w:div>
        <w:div w:id="1972902442">
          <w:marLeft w:val="640"/>
          <w:marRight w:val="0"/>
          <w:marTop w:val="0"/>
          <w:marBottom w:val="0"/>
          <w:divBdr>
            <w:top w:val="none" w:sz="0" w:space="0" w:color="auto"/>
            <w:left w:val="none" w:sz="0" w:space="0" w:color="auto"/>
            <w:bottom w:val="none" w:sz="0" w:space="0" w:color="auto"/>
            <w:right w:val="none" w:sz="0" w:space="0" w:color="auto"/>
          </w:divBdr>
        </w:div>
        <w:div w:id="1251279810">
          <w:marLeft w:val="640"/>
          <w:marRight w:val="0"/>
          <w:marTop w:val="0"/>
          <w:marBottom w:val="0"/>
          <w:divBdr>
            <w:top w:val="none" w:sz="0" w:space="0" w:color="auto"/>
            <w:left w:val="none" w:sz="0" w:space="0" w:color="auto"/>
            <w:bottom w:val="none" w:sz="0" w:space="0" w:color="auto"/>
            <w:right w:val="none" w:sz="0" w:space="0" w:color="auto"/>
          </w:divBdr>
        </w:div>
        <w:div w:id="818155084">
          <w:marLeft w:val="640"/>
          <w:marRight w:val="0"/>
          <w:marTop w:val="0"/>
          <w:marBottom w:val="0"/>
          <w:divBdr>
            <w:top w:val="none" w:sz="0" w:space="0" w:color="auto"/>
            <w:left w:val="none" w:sz="0" w:space="0" w:color="auto"/>
            <w:bottom w:val="none" w:sz="0" w:space="0" w:color="auto"/>
            <w:right w:val="none" w:sz="0" w:space="0" w:color="auto"/>
          </w:divBdr>
        </w:div>
        <w:div w:id="58024199">
          <w:marLeft w:val="640"/>
          <w:marRight w:val="0"/>
          <w:marTop w:val="0"/>
          <w:marBottom w:val="0"/>
          <w:divBdr>
            <w:top w:val="none" w:sz="0" w:space="0" w:color="auto"/>
            <w:left w:val="none" w:sz="0" w:space="0" w:color="auto"/>
            <w:bottom w:val="none" w:sz="0" w:space="0" w:color="auto"/>
            <w:right w:val="none" w:sz="0" w:space="0" w:color="auto"/>
          </w:divBdr>
        </w:div>
        <w:div w:id="2115781537">
          <w:marLeft w:val="640"/>
          <w:marRight w:val="0"/>
          <w:marTop w:val="0"/>
          <w:marBottom w:val="0"/>
          <w:divBdr>
            <w:top w:val="none" w:sz="0" w:space="0" w:color="auto"/>
            <w:left w:val="none" w:sz="0" w:space="0" w:color="auto"/>
            <w:bottom w:val="none" w:sz="0" w:space="0" w:color="auto"/>
            <w:right w:val="none" w:sz="0" w:space="0" w:color="auto"/>
          </w:divBdr>
        </w:div>
        <w:div w:id="622199548">
          <w:marLeft w:val="640"/>
          <w:marRight w:val="0"/>
          <w:marTop w:val="0"/>
          <w:marBottom w:val="0"/>
          <w:divBdr>
            <w:top w:val="none" w:sz="0" w:space="0" w:color="auto"/>
            <w:left w:val="none" w:sz="0" w:space="0" w:color="auto"/>
            <w:bottom w:val="none" w:sz="0" w:space="0" w:color="auto"/>
            <w:right w:val="none" w:sz="0" w:space="0" w:color="auto"/>
          </w:divBdr>
        </w:div>
        <w:div w:id="190731590">
          <w:marLeft w:val="640"/>
          <w:marRight w:val="0"/>
          <w:marTop w:val="0"/>
          <w:marBottom w:val="0"/>
          <w:divBdr>
            <w:top w:val="none" w:sz="0" w:space="0" w:color="auto"/>
            <w:left w:val="none" w:sz="0" w:space="0" w:color="auto"/>
            <w:bottom w:val="none" w:sz="0" w:space="0" w:color="auto"/>
            <w:right w:val="none" w:sz="0" w:space="0" w:color="auto"/>
          </w:divBdr>
        </w:div>
        <w:div w:id="303122003">
          <w:marLeft w:val="640"/>
          <w:marRight w:val="0"/>
          <w:marTop w:val="0"/>
          <w:marBottom w:val="0"/>
          <w:divBdr>
            <w:top w:val="none" w:sz="0" w:space="0" w:color="auto"/>
            <w:left w:val="none" w:sz="0" w:space="0" w:color="auto"/>
            <w:bottom w:val="none" w:sz="0" w:space="0" w:color="auto"/>
            <w:right w:val="none" w:sz="0" w:space="0" w:color="auto"/>
          </w:divBdr>
        </w:div>
        <w:div w:id="2042853463">
          <w:marLeft w:val="640"/>
          <w:marRight w:val="0"/>
          <w:marTop w:val="0"/>
          <w:marBottom w:val="0"/>
          <w:divBdr>
            <w:top w:val="none" w:sz="0" w:space="0" w:color="auto"/>
            <w:left w:val="none" w:sz="0" w:space="0" w:color="auto"/>
            <w:bottom w:val="none" w:sz="0" w:space="0" w:color="auto"/>
            <w:right w:val="none" w:sz="0" w:space="0" w:color="auto"/>
          </w:divBdr>
        </w:div>
        <w:div w:id="1040596074">
          <w:marLeft w:val="640"/>
          <w:marRight w:val="0"/>
          <w:marTop w:val="0"/>
          <w:marBottom w:val="0"/>
          <w:divBdr>
            <w:top w:val="none" w:sz="0" w:space="0" w:color="auto"/>
            <w:left w:val="none" w:sz="0" w:space="0" w:color="auto"/>
            <w:bottom w:val="none" w:sz="0" w:space="0" w:color="auto"/>
            <w:right w:val="none" w:sz="0" w:space="0" w:color="auto"/>
          </w:divBdr>
        </w:div>
        <w:div w:id="1312565113">
          <w:marLeft w:val="640"/>
          <w:marRight w:val="0"/>
          <w:marTop w:val="0"/>
          <w:marBottom w:val="0"/>
          <w:divBdr>
            <w:top w:val="none" w:sz="0" w:space="0" w:color="auto"/>
            <w:left w:val="none" w:sz="0" w:space="0" w:color="auto"/>
            <w:bottom w:val="none" w:sz="0" w:space="0" w:color="auto"/>
            <w:right w:val="none" w:sz="0" w:space="0" w:color="auto"/>
          </w:divBdr>
        </w:div>
        <w:div w:id="1856770666">
          <w:marLeft w:val="640"/>
          <w:marRight w:val="0"/>
          <w:marTop w:val="0"/>
          <w:marBottom w:val="0"/>
          <w:divBdr>
            <w:top w:val="none" w:sz="0" w:space="0" w:color="auto"/>
            <w:left w:val="none" w:sz="0" w:space="0" w:color="auto"/>
            <w:bottom w:val="none" w:sz="0" w:space="0" w:color="auto"/>
            <w:right w:val="none" w:sz="0" w:space="0" w:color="auto"/>
          </w:divBdr>
        </w:div>
        <w:div w:id="1817910529">
          <w:marLeft w:val="640"/>
          <w:marRight w:val="0"/>
          <w:marTop w:val="0"/>
          <w:marBottom w:val="0"/>
          <w:divBdr>
            <w:top w:val="none" w:sz="0" w:space="0" w:color="auto"/>
            <w:left w:val="none" w:sz="0" w:space="0" w:color="auto"/>
            <w:bottom w:val="none" w:sz="0" w:space="0" w:color="auto"/>
            <w:right w:val="none" w:sz="0" w:space="0" w:color="auto"/>
          </w:divBdr>
        </w:div>
        <w:div w:id="845822673">
          <w:marLeft w:val="640"/>
          <w:marRight w:val="0"/>
          <w:marTop w:val="0"/>
          <w:marBottom w:val="0"/>
          <w:divBdr>
            <w:top w:val="none" w:sz="0" w:space="0" w:color="auto"/>
            <w:left w:val="none" w:sz="0" w:space="0" w:color="auto"/>
            <w:bottom w:val="none" w:sz="0" w:space="0" w:color="auto"/>
            <w:right w:val="none" w:sz="0" w:space="0" w:color="auto"/>
          </w:divBdr>
        </w:div>
        <w:div w:id="151219017">
          <w:marLeft w:val="640"/>
          <w:marRight w:val="0"/>
          <w:marTop w:val="0"/>
          <w:marBottom w:val="0"/>
          <w:divBdr>
            <w:top w:val="none" w:sz="0" w:space="0" w:color="auto"/>
            <w:left w:val="none" w:sz="0" w:space="0" w:color="auto"/>
            <w:bottom w:val="none" w:sz="0" w:space="0" w:color="auto"/>
            <w:right w:val="none" w:sz="0" w:space="0" w:color="auto"/>
          </w:divBdr>
        </w:div>
        <w:div w:id="1913153758">
          <w:marLeft w:val="640"/>
          <w:marRight w:val="0"/>
          <w:marTop w:val="0"/>
          <w:marBottom w:val="0"/>
          <w:divBdr>
            <w:top w:val="none" w:sz="0" w:space="0" w:color="auto"/>
            <w:left w:val="none" w:sz="0" w:space="0" w:color="auto"/>
            <w:bottom w:val="none" w:sz="0" w:space="0" w:color="auto"/>
            <w:right w:val="none" w:sz="0" w:space="0" w:color="auto"/>
          </w:divBdr>
        </w:div>
        <w:div w:id="834343773">
          <w:marLeft w:val="640"/>
          <w:marRight w:val="0"/>
          <w:marTop w:val="0"/>
          <w:marBottom w:val="0"/>
          <w:divBdr>
            <w:top w:val="none" w:sz="0" w:space="0" w:color="auto"/>
            <w:left w:val="none" w:sz="0" w:space="0" w:color="auto"/>
            <w:bottom w:val="none" w:sz="0" w:space="0" w:color="auto"/>
            <w:right w:val="none" w:sz="0" w:space="0" w:color="auto"/>
          </w:divBdr>
        </w:div>
        <w:div w:id="1958176598">
          <w:marLeft w:val="640"/>
          <w:marRight w:val="0"/>
          <w:marTop w:val="0"/>
          <w:marBottom w:val="0"/>
          <w:divBdr>
            <w:top w:val="none" w:sz="0" w:space="0" w:color="auto"/>
            <w:left w:val="none" w:sz="0" w:space="0" w:color="auto"/>
            <w:bottom w:val="none" w:sz="0" w:space="0" w:color="auto"/>
            <w:right w:val="none" w:sz="0" w:space="0" w:color="auto"/>
          </w:divBdr>
        </w:div>
        <w:div w:id="1839613532">
          <w:marLeft w:val="640"/>
          <w:marRight w:val="0"/>
          <w:marTop w:val="0"/>
          <w:marBottom w:val="0"/>
          <w:divBdr>
            <w:top w:val="none" w:sz="0" w:space="0" w:color="auto"/>
            <w:left w:val="none" w:sz="0" w:space="0" w:color="auto"/>
            <w:bottom w:val="none" w:sz="0" w:space="0" w:color="auto"/>
            <w:right w:val="none" w:sz="0" w:space="0" w:color="auto"/>
          </w:divBdr>
        </w:div>
        <w:div w:id="1305352338">
          <w:marLeft w:val="640"/>
          <w:marRight w:val="0"/>
          <w:marTop w:val="0"/>
          <w:marBottom w:val="0"/>
          <w:divBdr>
            <w:top w:val="none" w:sz="0" w:space="0" w:color="auto"/>
            <w:left w:val="none" w:sz="0" w:space="0" w:color="auto"/>
            <w:bottom w:val="none" w:sz="0" w:space="0" w:color="auto"/>
            <w:right w:val="none" w:sz="0" w:space="0" w:color="auto"/>
          </w:divBdr>
        </w:div>
        <w:div w:id="862210121">
          <w:marLeft w:val="640"/>
          <w:marRight w:val="0"/>
          <w:marTop w:val="0"/>
          <w:marBottom w:val="0"/>
          <w:divBdr>
            <w:top w:val="none" w:sz="0" w:space="0" w:color="auto"/>
            <w:left w:val="none" w:sz="0" w:space="0" w:color="auto"/>
            <w:bottom w:val="none" w:sz="0" w:space="0" w:color="auto"/>
            <w:right w:val="none" w:sz="0" w:space="0" w:color="auto"/>
          </w:divBdr>
        </w:div>
        <w:div w:id="820542124">
          <w:marLeft w:val="640"/>
          <w:marRight w:val="0"/>
          <w:marTop w:val="0"/>
          <w:marBottom w:val="0"/>
          <w:divBdr>
            <w:top w:val="none" w:sz="0" w:space="0" w:color="auto"/>
            <w:left w:val="none" w:sz="0" w:space="0" w:color="auto"/>
            <w:bottom w:val="none" w:sz="0" w:space="0" w:color="auto"/>
            <w:right w:val="none" w:sz="0" w:space="0" w:color="auto"/>
          </w:divBdr>
        </w:div>
        <w:div w:id="1374112396">
          <w:marLeft w:val="640"/>
          <w:marRight w:val="0"/>
          <w:marTop w:val="0"/>
          <w:marBottom w:val="0"/>
          <w:divBdr>
            <w:top w:val="none" w:sz="0" w:space="0" w:color="auto"/>
            <w:left w:val="none" w:sz="0" w:space="0" w:color="auto"/>
            <w:bottom w:val="none" w:sz="0" w:space="0" w:color="auto"/>
            <w:right w:val="none" w:sz="0" w:space="0" w:color="auto"/>
          </w:divBdr>
        </w:div>
        <w:div w:id="1902279570">
          <w:marLeft w:val="640"/>
          <w:marRight w:val="0"/>
          <w:marTop w:val="0"/>
          <w:marBottom w:val="0"/>
          <w:divBdr>
            <w:top w:val="none" w:sz="0" w:space="0" w:color="auto"/>
            <w:left w:val="none" w:sz="0" w:space="0" w:color="auto"/>
            <w:bottom w:val="none" w:sz="0" w:space="0" w:color="auto"/>
            <w:right w:val="none" w:sz="0" w:space="0" w:color="auto"/>
          </w:divBdr>
        </w:div>
        <w:div w:id="729351428">
          <w:marLeft w:val="640"/>
          <w:marRight w:val="0"/>
          <w:marTop w:val="0"/>
          <w:marBottom w:val="0"/>
          <w:divBdr>
            <w:top w:val="none" w:sz="0" w:space="0" w:color="auto"/>
            <w:left w:val="none" w:sz="0" w:space="0" w:color="auto"/>
            <w:bottom w:val="none" w:sz="0" w:space="0" w:color="auto"/>
            <w:right w:val="none" w:sz="0" w:space="0" w:color="auto"/>
          </w:divBdr>
        </w:div>
        <w:div w:id="1673877045">
          <w:marLeft w:val="640"/>
          <w:marRight w:val="0"/>
          <w:marTop w:val="0"/>
          <w:marBottom w:val="0"/>
          <w:divBdr>
            <w:top w:val="none" w:sz="0" w:space="0" w:color="auto"/>
            <w:left w:val="none" w:sz="0" w:space="0" w:color="auto"/>
            <w:bottom w:val="none" w:sz="0" w:space="0" w:color="auto"/>
            <w:right w:val="none" w:sz="0" w:space="0" w:color="auto"/>
          </w:divBdr>
        </w:div>
        <w:div w:id="1322126044">
          <w:marLeft w:val="640"/>
          <w:marRight w:val="0"/>
          <w:marTop w:val="0"/>
          <w:marBottom w:val="0"/>
          <w:divBdr>
            <w:top w:val="none" w:sz="0" w:space="0" w:color="auto"/>
            <w:left w:val="none" w:sz="0" w:space="0" w:color="auto"/>
            <w:bottom w:val="none" w:sz="0" w:space="0" w:color="auto"/>
            <w:right w:val="none" w:sz="0" w:space="0" w:color="auto"/>
          </w:divBdr>
        </w:div>
        <w:div w:id="881016486">
          <w:marLeft w:val="640"/>
          <w:marRight w:val="0"/>
          <w:marTop w:val="0"/>
          <w:marBottom w:val="0"/>
          <w:divBdr>
            <w:top w:val="none" w:sz="0" w:space="0" w:color="auto"/>
            <w:left w:val="none" w:sz="0" w:space="0" w:color="auto"/>
            <w:bottom w:val="none" w:sz="0" w:space="0" w:color="auto"/>
            <w:right w:val="none" w:sz="0" w:space="0" w:color="auto"/>
          </w:divBdr>
        </w:div>
        <w:div w:id="58289604">
          <w:marLeft w:val="640"/>
          <w:marRight w:val="0"/>
          <w:marTop w:val="0"/>
          <w:marBottom w:val="0"/>
          <w:divBdr>
            <w:top w:val="none" w:sz="0" w:space="0" w:color="auto"/>
            <w:left w:val="none" w:sz="0" w:space="0" w:color="auto"/>
            <w:bottom w:val="none" w:sz="0" w:space="0" w:color="auto"/>
            <w:right w:val="none" w:sz="0" w:space="0" w:color="auto"/>
          </w:divBdr>
        </w:div>
        <w:div w:id="863250604">
          <w:marLeft w:val="640"/>
          <w:marRight w:val="0"/>
          <w:marTop w:val="0"/>
          <w:marBottom w:val="0"/>
          <w:divBdr>
            <w:top w:val="none" w:sz="0" w:space="0" w:color="auto"/>
            <w:left w:val="none" w:sz="0" w:space="0" w:color="auto"/>
            <w:bottom w:val="none" w:sz="0" w:space="0" w:color="auto"/>
            <w:right w:val="none" w:sz="0" w:space="0" w:color="auto"/>
          </w:divBdr>
        </w:div>
        <w:div w:id="1910654488">
          <w:marLeft w:val="640"/>
          <w:marRight w:val="0"/>
          <w:marTop w:val="0"/>
          <w:marBottom w:val="0"/>
          <w:divBdr>
            <w:top w:val="none" w:sz="0" w:space="0" w:color="auto"/>
            <w:left w:val="none" w:sz="0" w:space="0" w:color="auto"/>
            <w:bottom w:val="none" w:sz="0" w:space="0" w:color="auto"/>
            <w:right w:val="none" w:sz="0" w:space="0" w:color="auto"/>
          </w:divBdr>
        </w:div>
        <w:div w:id="829760501">
          <w:marLeft w:val="640"/>
          <w:marRight w:val="0"/>
          <w:marTop w:val="0"/>
          <w:marBottom w:val="0"/>
          <w:divBdr>
            <w:top w:val="none" w:sz="0" w:space="0" w:color="auto"/>
            <w:left w:val="none" w:sz="0" w:space="0" w:color="auto"/>
            <w:bottom w:val="none" w:sz="0" w:space="0" w:color="auto"/>
            <w:right w:val="none" w:sz="0" w:space="0" w:color="auto"/>
          </w:divBdr>
        </w:div>
        <w:div w:id="1947348330">
          <w:marLeft w:val="640"/>
          <w:marRight w:val="0"/>
          <w:marTop w:val="0"/>
          <w:marBottom w:val="0"/>
          <w:divBdr>
            <w:top w:val="none" w:sz="0" w:space="0" w:color="auto"/>
            <w:left w:val="none" w:sz="0" w:space="0" w:color="auto"/>
            <w:bottom w:val="none" w:sz="0" w:space="0" w:color="auto"/>
            <w:right w:val="none" w:sz="0" w:space="0" w:color="auto"/>
          </w:divBdr>
        </w:div>
        <w:div w:id="1109932903">
          <w:marLeft w:val="640"/>
          <w:marRight w:val="0"/>
          <w:marTop w:val="0"/>
          <w:marBottom w:val="0"/>
          <w:divBdr>
            <w:top w:val="none" w:sz="0" w:space="0" w:color="auto"/>
            <w:left w:val="none" w:sz="0" w:space="0" w:color="auto"/>
            <w:bottom w:val="none" w:sz="0" w:space="0" w:color="auto"/>
            <w:right w:val="none" w:sz="0" w:space="0" w:color="auto"/>
          </w:divBdr>
        </w:div>
        <w:div w:id="1841500681">
          <w:marLeft w:val="640"/>
          <w:marRight w:val="0"/>
          <w:marTop w:val="0"/>
          <w:marBottom w:val="0"/>
          <w:divBdr>
            <w:top w:val="none" w:sz="0" w:space="0" w:color="auto"/>
            <w:left w:val="none" w:sz="0" w:space="0" w:color="auto"/>
            <w:bottom w:val="none" w:sz="0" w:space="0" w:color="auto"/>
            <w:right w:val="none" w:sz="0" w:space="0" w:color="auto"/>
          </w:divBdr>
        </w:div>
        <w:div w:id="1797290475">
          <w:marLeft w:val="640"/>
          <w:marRight w:val="0"/>
          <w:marTop w:val="0"/>
          <w:marBottom w:val="0"/>
          <w:divBdr>
            <w:top w:val="none" w:sz="0" w:space="0" w:color="auto"/>
            <w:left w:val="none" w:sz="0" w:space="0" w:color="auto"/>
            <w:bottom w:val="none" w:sz="0" w:space="0" w:color="auto"/>
            <w:right w:val="none" w:sz="0" w:space="0" w:color="auto"/>
          </w:divBdr>
        </w:div>
        <w:div w:id="1393499752">
          <w:marLeft w:val="640"/>
          <w:marRight w:val="0"/>
          <w:marTop w:val="0"/>
          <w:marBottom w:val="0"/>
          <w:divBdr>
            <w:top w:val="none" w:sz="0" w:space="0" w:color="auto"/>
            <w:left w:val="none" w:sz="0" w:space="0" w:color="auto"/>
            <w:bottom w:val="none" w:sz="0" w:space="0" w:color="auto"/>
            <w:right w:val="none" w:sz="0" w:space="0" w:color="auto"/>
          </w:divBdr>
        </w:div>
        <w:div w:id="108012633">
          <w:marLeft w:val="640"/>
          <w:marRight w:val="0"/>
          <w:marTop w:val="0"/>
          <w:marBottom w:val="0"/>
          <w:divBdr>
            <w:top w:val="none" w:sz="0" w:space="0" w:color="auto"/>
            <w:left w:val="none" w:sz="0" w:space="0" w:color="auto"/>
            <w:bottom w:val="none" w:sz="0" w:space="0" w:color="auto"/>
            <w:right w:val="none" w:sz="0" w:space="0" w:color="auto"/>
          </w:divBdr>
        </w:div>
        <w:div w:id="27875930">
          <w:marLeft w:val="640"/>
          <w:marRight w:val="0"/>
          <w:marTop w:val="0"/>
          <w:marBottom w:val="0"/>
          <w:divBdr>
            <w:top w:val="none" w:sz="0" w:space="0" w:color="auto"/>
            <w:left w:val="none" w:sz="0" w:space="0" w:color="auto"/>
            <w:bottom w:val="none" w:sz="0" w:space="0" w:color="auto"/>
            <w:right w:val="none" w:sz="0" w:space="0" w:color="auto"/>
          </w:divBdr>
        </w:div>
        <w:div w:id="1681734258">
          <w:marLeft w:val="640"/>
          <w:marRight w:val="0"/>
          <w:marTop w:val="0"/>
          <w:marBottom w:val="0"/>
          <w:divBdr>
            <w:top w:val="none" w:sz="0" w:space="0" w:color="auto"/>
            <w:left w:val="none" w:sz="0" w:space="0" w:color="auto"/>
            <w:bottom w:val="none" w:sz="0" w:space="0" w:color="auto"/>
            <w:right w:val="none" w:sz="0" w:space="0" w:color="auto"/>
          </w:divBdr>
        </w:div>
        <w:div w:id="997459295">
          <w:marLeft w:val="640"/>
          <w:marRight w:val="0"/>
          <w:marTop w:val="0"/>
          <w:marBottom w:val="0"/>
          <w:divBdr>
            <w:top w:val="none" w:sz="0" w:space="0" w:color="auto"/>
            <w:left w:val="none" w:sz="0" w:space="0" w:color="auto"/>
            <w:bottom w:val="none" w:sz="0" w:space="0" w:color="auto"/>
            <w:right w:val="none" w:sz="0" w:space="0" w:color="auto"/>
          </w:divBdr>
        </w:div>
        <w:div w:id="289014670">
          <w:marLeft w:val="640"/>
          <w:marRight w:val="0"/>
          <w:marTop w:val="0"/>
          <w:marBottom w:val="0"/>
          <w:divBdr>
            <w:top w:val="none" w:sz="0" w:space="0" w:color="auto"/>
            <w:left w:val="none" w:sz="0" w:space="0" w:color="auto"/>
            <w:bottom w:val="none" w:sz="0" w:space="0" w:color="auto"/>
            <w:right w:val="none" w:sz="0" w:space="0" w:color="auto"/>
          </w:divBdr>
        </w:div>
        <w:div w:id="1873029648">
          <w:marLeft w:val="640"/>
          <w:marRight w:val="0"/>
          <w:marTop w:val="0"/>
          <w:marBottom w:val="0"/>
          <w:divBdr>
            <w:top w:val="none" w:sz="0" w:space="0" w:color="auto"/>
            <w:left w:val="none" w:sz="0" w:space="0" w:color="auto"/>
            <w:bottom w:val="none" w:sz="0" w:space="0" w:color="auto"/>
            <w:right w:val="none" w:sz="0" w:space="0" w:color="auto"/>
          </w:divBdr>
        </w:div>
        <w:div w:id="1035349583">
          <w:marLeft w:val="640"/>
          <w:marRight w:val="0"/>
          <w:marTop w:val="0"/>
          <w:marBottom w:val="0"/>
          <w:divBdr>
            <w:top w:val="none" w:sz="0" w:space="0" w:color="auto"/>
            <w:left w:val="none" w:sz="0" w:space="0" w:color="auto"/>
            <w:bottom w:val="none" w:sz="0" w:space="0" w:color="auto"/>
            <w:right w:val="none" w:sz="0" w:space="0" w:color="auto"/>
          </w:divBdr>
        </w:div>
        <w:div w:id="393167145">
          <w:marLeft w:val="640"/>
          <w:marRight w:val="0"/>
          <w:marTop w:val="0"/>
          <w:marBottom w:val="0"/>
          <w:divBdr>
            <w:top w:val="none" w:sz="0" w:space="0" w:color="auto"/>
            <w:left w:val="none" w:sz="0" w:space="0" w:color="auto"/>
            <w:bottom w:val="none" w:sz="0" w:space="0" w:color="auto"/>
            <w:right w:val="none" w:sz="0" w:space="0" w:color="auto"/>
          </w:divBdr>
        </w:div>
        <w:div w:id="1565986401">
          <w:marLeft w:val="640"/>
          <w:marRight w:val="0"/>
          <w:marTop w:val="0"/>
          <w:marBottom w:val="0"/>
          <w:divBdr>
            <w:top w:val="none" w:sz="0" w:space="0" w:color="auto"/>
            <w:left w:val="none" w:sz="0" w:space="0" w:color="auto"/>
            <w:bottom w:val="none" w:sz="0" w:space="0" w:color="auto"/>
            <w:right w:val="none" w:sz="0" w:space="0" w:color="auto"/>
          </w:divBdr>
        </w:div>
        <w:div w:id="537199802">
          <w:marLeft w:val="640"/>
          <w:marRight w:val="0"/>
          <w:marTop w:val="0"/>
          <w:marBottom w:val="0"/>
          <w:divBdr>
            <w:top w:val="none" w:sz="0" w:space="0" w:color="auto"/>
            <w:left w:val="none" w:sz="0" w:space="0" w:color="auto"/>
            <w:bottom w:val="none" w:sz="0" w:space="0" w:color="auto"/>
            <w:right w:val="none" w:sz="0" w:space="0" w:color="auto"/>
          </w:divBdr>
        </w:div>
        <w:div w:id="1687099296">
          <w:marLeft w:val="640"/>
          <w:marRight w:val="0"/>
          <w:marTop w:val="0"/>
          <w:marBottom w:val="0"/>
          <w:divBdr>
            <w:top w:val="none" w:sz="0" w:space="0" w:color="auto"/>
            <w:left w:val="none" w:sz="0" w:space="0" w:color="auto"/>
            <w:bottom w:val="none" w:sz="0" w:space="0" w:color="auto"/>
            <w:right w:val="none" w:sz="0" w:space="0" w:color="auto"/>
          </w:divBdr>
        </w:div>
        <w:div w:id="1971547641">
          <w:marLeft w:val="640"/>
          <w:marRight w:val="0"/>
          <w:marTop w:val="0"/>
          <w:marBottom w:val="0"/>
          <w:divBdr>
            <w:top w:val="none" w:sz="0" w:space="0" w:color="auto"/>
            <w:left w:val="none" w:sz="0" w:space="0" w:color="auto"/>
            <w:bottom w:val="none" w:sz="0" w:space="0" w:color="auto"/>
            <w:right w:val="none" w:sz="0" w:space="0" w:color="auto"/>
          </w:divBdr>
        </w:div>
        <w:div w:id="383718461">
          <w:marLeft w:val="640"/>
          <w:marRight w:val="0"/>
          <w:marTop w:val="0"/>
          <w:marBottom w:val="0"/>
          <w:divBdr>
            <w:top w:val="none" w:sz="0" w:space="0" w:color="auto"/>
            <w:left w:val="none" w:sz="0" w:space="0" w:color="auto"/>
            <w:bottom w:val="none" w:sz="0" w:space="0" w:color="auto"/>
            <w:right w:val="none" w:sz="0" w:space="0" w:color="auto"/>
          </w:divBdr>
        </w:div>
        <w:div w:id="1867595270">
          <w:marLeft w:val="640"/>
          <w:marRight w:val="0"/>
          <w:marTop w:val="0"/>
          <w:marBottom w:val="0"/>
          <w:divBdr>
            <w:top w:val="none" w:sz="0" w:space="0" w:color="auto"/>
            <w:left w:val="none" w:sz="0" w:space="0" w:color="auto"/>
            <w:bottom w:val="none" w:sz="0" w:space="0" w:color="auto"/>
            <w:right w:val="none" w:sz="0" w:space="0" w:color="auto"/>
          </w:divBdr>
        </w:div>
        <w:div w:id="2093548230">
          <w:marLeft w:val="640"/>
          <w:marRight w:val="0"/>
          <w:marTop w:val="0"/>
          <w:marBottom w:val="0"/>
          <w:divBdr>
            <w:top w:val="none" w:sz="0" w:space="0" w:color="auto"/>
            <w:left w:val="none" w:sz="0" w:space="0" w:color="auto"/>
            <w:bottom w:val="none" w:sz="0" w:space="0" w:color="auto"/>
            <w:right w:val="none" w:sz="0" w:space="0" w:color="auto"/>
          </w:divBdr>
        </w:div>
        <w:div w:id="1805584037">
          <w:marLeft w:val="640"/>
          <w:marRight w:val="0"/>
          <w:marTop w:val="0"/>
          <w:marBottom w:val="0"/>
          <w:divBdr>
            <w:top w:val="none" w:sz="0" w:space="0" w:color="auto"/>
            <w:left w:val="none" w:sz="0" w:space="0" w:color="auto"/>
            <w:bottom w:val="none" w:sz="0" w:space="0" w:color="auto"/>
            <w:right w:val="none" w:sz="0" w:space="0" w:color="auto"/>
          </w:divBdr>
        </w:div>
        <w:div w:id="2067870862">
          <w:marLeft w:val="640"/>
          <w:marRight w:val="0"/>
          <w:marTop w:val="0"/>
          <w:marBottom w:val="0"/>
          <w:divBdr>
            <w:top w:val="none" w:sz="0" w:space="0" w:color="auto"/>
            <w:left w:val="none" w:sz="0" w:space="0" w:color="auto"/>
            <w:bottom w:val="none" w:sz="0" w:space="0" w:color="auto"/>
            <w:right w:val="none" w:sz="0" w:space="0" w:color="auto"/>
          </w:divBdr>
        </w:div>
        <w:div w:id="1210728306">
          <w:marLeft w:val="640"/>
          <w:marRight w:val="0"/>
          <w:marTop w:val="0"/>
          <w:marBottom w:val="0"/>
          <w:divBdr>
            <w:top w:val="none" w:sz="0" w:space="0" w:color="auto"/>
            <w:left w:val="none" w:sz="0" w:space="0" w:color="auto"/>
            <w:bottom w:val="none" w:sz="0" w:space="0" w:color="auto"/>
            <w:right w:val="none" w:sz="0" w:space="0" w:color="auto"/>
          </w:divBdr>
        </w:div>
        <w:div w:id="29232503">
          <w:marLeft w:val="640"/>
          <w:marRight w:val="0"/>
          <w:marTop w:val="0"/>
          <w:marBottom w:val="0"/>
          <w:divBdr>
            <w:top w:val="none" w:sz="0" w:space="0" w:color="auto"/>
            <w:left w:val="none" w:sz="0" w:space="0" w:color="auto"/>
            <w:bottom w:val="none" w:sz="0" w:space="0" w:color="auto"/>
            <w:right w:val="none" w:sz="0" w:space="0" w:color="auto"/>
          </w:divBdr>
        </w:div>
        <w:div w:id="645161340">
          <w:marLeft w:val="640"/>
          <w:marRight w:val="0"/>
          <w:marTop w:val="0"/>
          <w:marBottom w:val="0"/>
          <w:divBdr>
            <w:top w:val="none" w:sz="0" w:space="0" w:color="auto"/>
            <w:left w:val="none" w:sz="0" w:space="0" w:color="auto"/>
            <w:bottom w:val="none" w:sz="0" w:space="0" w:color="auto"/>
            <w:right w:val="none" w:sz="0" w:space="0" w:color="auto"/>
          </w:divBdr>
        </w:div>
        <w:div w:id="1714694739">
          <w:marLeft w:val="640"/>
          <w:marRight w:val="0"/>
          <w:marTop w:val="0"/>
          <w:marBottom w:val="0"/>
          <w:divBdr>
            <w:top w:val="none" w:sz="0" w:space="0" w:color="auto"/>
            <w:left w:val="none" w:sz="0" w:space="0" w:color="auto"/>
            <w:bottom w:val="none" w:sz="0" w:space="0" w:color="auto"/>
            <w:right w:val="none" w:sz="0" w:space="0" w:color="auto"/>
          </w:divBdr>
        </w:div>
        <w:div w:id="1245604762">
          <w:marLeft w:val="640"/>
          <w:marRight w:val="0"/>
          <w:marTop w:val="0"/>
          <w:marBottom w:val="0"/>
          <w:divBdr>
            <w:top w:val="none" w:sz="0" w:space="0" w:color="auto"/>
            <w:left w:val="none" w:sz="0" w:space="0" w:color="auto"/>
            <w:bottom w:val="none" w:sz="0" w:space="0" w:color="auto"/>
            <w:right w:val="none" w:sz="0" w:space="0" w:color="auto"/>
          </w:divBdr>
        </w:div>
        <w:div w:id="506015928">
          <w:marLeft w:val="640"/>
          <w:marRight w:val="0"/>
          <w:marTop w:val="0"/>
          <w:marBottom w:val="0"/>
          <w:divBdr>
            <w:top w:val="none" w:sz="0" w:space="0" w:color="auto"/>
            <w:left w:val="none" w:sz="0" w:space="0" w:color="auto"/>
            <w:bottom w:val="none" w:sz="0" w:space="0" w:color="auto"/>
            <w:right w:val="none" w:sz="0" w:space="0" w:color="auto"/>
          </w:divBdr>
        </w:div>
        <w:div w:id="395053070">
          <w:marLeft w:val="640"/>
          <w:marRight w:val="0"/>
          <w:marTop w:val="0"/>
          <w:marBottom w:val="0"/>
          <w:divBdr>
            <w:top w:val="none" w:sz="0" w:space="0" w:color="auto"/>
            <w:left w:val="none" w:sz="0" w:space="0" w:color="auto"/>
            <w:bottom w:val="none" w:sz="0" w:space="0" w:color="auto"/>
            <w:right w:val="none" w:sz="0" w:space="0" w:color="auto"/>
          </w:divBdr>
        </w:div>
        <w:div w:id="432750614">
          <w:marLeft w:val="640"/>
          <w:marRight w:val="0"/>
          <w:marTop w:val="0"/>
          <w:marBottom w:val="0"/>
          <w:divBdr>
            <w:top w:val="none" w:sz="0" w:space="0" w:color="auto"/>
            <w:left w:val="none" w:sz="0" w:space="0" w:color="auto"/>
            <w:bottom w:val="none" w:sz="0" w:space="0" w:color="auto"/>
            <w:right w:val="none" w:sz="0" w:space="0" w:color="auto"/>
          </w:divBdr>
        </w:div>
        <w:div w:id="624387284">
          <w:marLeft w:val="640"/>
          <w:marRight w:val="0"/>
          <w:marTop w:val="0"/>
          <w:marBottom w:val="0"/>
          <w:divBdr>
            <w:top w:val="none" w:sz="0" w:space="0" w:color="auto"/>
            <w:left w:val="none" w:sz="0" w:space="0" w:color="auto"/>
            <w:bottom w:val="none" w:sz="0" w:space="0" w:color="auto"/>
            <w:right w:val="none" w:sz="0" w:space="0" w:color="auto"/>
          </w:divBdr>
        </w:div>
        <w:div w:id="1065299288">
          <w:marLeft w:val="640"/>
          <w:marRight w:val="0"/>
          <w:marTop w:val="0"/>
          <w:marBottom w:val="0"/>
          <w:divBdr>
            <w:top w:val="none" w:sz="0" w:space="0" w:color="auto"/>
            <w:left w:val="none" w:sz="0" w:space="0" w:color="auto"/>
            <w:bottom w:val="none" w:sz="0" w:space="0" w:color="auto"/>
            <w:right w:val="none" w:sz="0" w:space="0" w:color="auto"/>
          </w:divBdr>
        </w:div>
        <w:div w:id="259333307">
          <w:marLeft w:val="640"/>
          <w:marRight w:val="0"/>
          <w:marTop w:val="0"/>
          <w:marBottom w:val="0"/>
          <w:divBdr>
            <w:top w:val="none" w:sz="0" w:space="0" w:color="auto"/>
            <w:left w:val="none" w:sz="0" w:space="0" w:color="auto"/>
            <w:bottom w:val="none" w:sz="0" w:space="0" w:color="auto"/>
            <w:right w:val="none" w:sz="0" w:space="0" w:color="auto"/>
          </w:divBdr>
        </w:div>
        <w:div w:id="1033730881">
          <w:marLeft w:val="640"/>
          <w:marRight w:val="0"/>
          <w:marTop w:val="0"/>
          <w:marBottom w:val="0"/>
          <w:divBdr>
            <w:top w:val="none" w:sz="0" w:space="0" w:color="auto"/>
            <w:left w:val="none" w:sz="0" w:space="0" w:color="auto"/>
            <w:bottom w:val="none" w:sz="0" w:space="0" w:color="auto"/>
            <w:right w:val="none" w:sz="0" w:space="0" w:color="auto"/>
          </w:divBdr>
        </w:div>
        <w:div w:id="522596058">
          <w:marLeft w:val="640"/>
          <w:marRight w:val="0"/>
          <w:marTop w:val="0"/>
          <w:marBottom w:val="0"/>
          <w:divBdr>
            <w:top w:val="none" w:sz="0" w:space="0" w:color="auto"/>
            <w:left w:val="none" w:sz="0" w:space="0" w:color="auto"/>
            <w:bottom w:val="none" w:sz="0" w:space="0" w:color="auto"/>
            <w:right w:val="none" w:sz="0" w:space="0" w:color="auto"/>
          </w:divBdr>
        </w:div>
        <w:div w:id="1865707436">
          <w:marLeft w:val="640"/>
          <w:marRight w:val="0"/>
          <w:marTop w:val="0"/>
          <w:marBottom w:val="0"/>
          <w:divBdr>
            <w:top w:val="none" w:sz="0" w:space="0" w:color="auto"/>
            <w:left w:val="none" w:sz="0" w:space="0" w:color="auto"/>
            <w:bottom w:val="none" w:sz="0" w:space="0" w:color="auto"/>
            <w:right w:val="none" w:sz="0" w:space="0" w:color="auto"/>
          </w:divBdr>
        </w:div>
        <w:div w:id="800224269">
          <w:marLeft w:val="640"/>
          <w:marRight w:val="0"/>
          <w:marTop w:val="0"/>
          <w:marBottom w:val="0"/>
          <w:divBdr>
            <w:top w:val="none" w:sz="0" w:space="0" w:color="auto"/>
            <w:left w:val="none" w:sz="0" w:space="0" w:color="auto"/>
            <w:bottom w:val="none" w:sz="0" w:space="0" w:color="auto"/>
            <w:right w:val="none" w:sz="0" w:space="0" w:color="auto"/>
          </w:divBdr>
        </w:div>
        <w:div w:id="983972294">
          <w:marLeft w:val="640"/>
          <w:marRight w:val="0"/>
          <w:marTop w:val="0"/>
          <w:marBottom w:val="0"/>
          <w:divBdr>
            <w:top w:val="none" w:sz="0" w:space="0" w:color="auto"/>
            <w:left w:val="none" w:sz="0" w:space="0" w:color="auto"/>
            <w:bottom w:val="none" w:sz="0" w:space="0" w:color="auto"/>
            <w:right w:val="none" w:sz="0" w:space="0" w:color="auto"/>
          </w:divBdr>
        </w:div>
        <w:div w:id="1776291873">
          <w:marLeft w:val="640"/>
          <w:marRight w:val="0"/>
          <w:marTop w:val="0"/>
          <w:marBottom w:val="0"/>
          <w:divBdr>
            <w:top w:val="none" w:sz="0" w:space="0" w:color="auto"/>
            <w:left w:val="none" w:sz="0" w:space="0" w:color="auto"/>
            <w:bottom w:val="none" w:sz="0" w:space="0" w:color="auto"/>
            <w:right w:val="none" w:sz="0" w:space="0" w:color="auto"/>
          </w:divBdr>
        </w:div>
        <w:div w:id="1499809414">
          <w:marLeft w:val="640"/>
          <w:marRight w:val="0"/>
          <w:marTop w:val="0"/>
          <w:marBottom w:val="0"/>
          <w:divBdr>
            <w:top w:val="none" w:sz="0" w:space="0" w:color="auto"/>
            <w:left w:val="none" w:sz="0" w:space="0" w:color="auto"/>
            <w:bottom w:val="none" w:sz="0" w:space="0" w:color="auto"/>
            <w:right w:val="none" w:sz="0" w:space="0" w:color="auto"/>
          </w:divBdr>
        </w:div>
        <w:div w:id="828134750">
          <w:marLeft w:val="640"/>
          <w:marRight w:val="0"/>
          <w:marTop w:val="0"/>
          <w:marBottom w:val="0"/>
          <w:divBdr>
            <w:top w:val="none" w:sz="0" w:space="0" w:color="auto"/>
            <w:left w:val="none" w:sz="0" w:space="0" w:color="auto"/>
            <w:bottom w:val="none" w:sz="0" w:space="0" w:color="auto"/>
            <w:right w:val="none" w:sz="0" w:space="0" w:color="auto"/>
          </w:divBdr>
        </w:div>
        <w:div w:id="624845678">
          <w:marLeft w:val="640"/>
          <w:marRight w:val="0"/>
          <w:marTop w:val="0"/>
          <w:marBottom w:val="0"/>
          <w:divBdr>
            <w:top w:val="none" w:sz="0" w:space="0" w:color="auto"/>
            <w:left w:val="none" w:sz="0" w:space="0" w:color="auto"/>
            <w:bottom w:val="none" w:sz="0" w:space="0" w:color="auto"/>
            <w:right w:val="none" w:sz="0" w:space="0" w:color="auto"/>
          </w:divBdr>
        </w:div>
        <w:div w:id="352417644">
          <w:marLeft w:val="640"/>
          <w:marRight w:val="0"/>
          <w:marTop w:val="0"/>
          <w:marBottom w:val="0"/>
          <w:divBdr>
            <w:top w:val="none" w:sz="0" w:space="0" w:color="auto"/>
            <w:left w:val="none" w:sz="0" w:space="0" w:color="auto"/>
            <w:bottom w:val="none" w:sz="0" w:space="0" w:color="auto"/>
            <w:right w:val="none" w:sz="0" w:space="0" w:color="auto"/>
          </w:divBdr>
        </w:div>
        <w:div w:id="256645219">
          <w:marLeft w:val="640"/>
          <w:marRight w:val="0"/>
          <w:marTop w:val="0"/>
          <w:marBottom w:val="0"/>
          <w:divBdr>
            <w:top w:val="none" w:sz="0" w:space="0" w:color="auto"/>
            <w:left w:val="none" w:sz="0" w:space="0" w:color="auto"/>
            <w:bottom w:val="none" w:sz="0" w:space="0" w:color="auto"/>
            <w:right w:val="none" w:sz="0" w:space="0" w:color="auto"/>
          </w:divBdr>
        </w:div>
        <w:div w:id="700670365">
          <w:marLeft w:val="640"/>
          <w:marRight w:val="0"/>
          <w:marTop w:val="0"/>
          <w:marBottom w:val="0"/>
          <w:divBdr>
            <w:top w:val="none" w:sz="0" w:space="0" w:color="auto"/>
            <w:left w:val="none" w:sz="0" w:space="0" w:color="auto"/>
            <w:bottom w:val="none" w:sz="0" w:space="0" w:color="auto"/>
            <w:right w:val="none" w:sz="0" w:space="0" w:color="auto"/>
          </w:divBdr>
        </w:div>
        <w:div w:id="2071806519">
          <w:marLeft w:val="640"/>
          <w:marRight w:val="0"/>
          <w:marTop w:val="0"/>
          <w:marBottom w:val="0"/>
          <w:divBdr>
            <w:top w:val="none" w:sz="0" w:space="0" w:color="auto"/>
            <w:left w:val="none" w:sz="0" w:space="0" w:color="auto"/>
            <w:bottom w:val="none" w:sz="0" w:space="0" w:color="auto"/>
            <w:right w:val="none" w:sz="0" w:space="0" w:color="auto"/>
          </w:divBdr>
        </w:div>
        <w:div w:id="1098604590">
          <w:marLeft w:val="640"/>
          <w:marRight w:val="0"/>
          <w:marTop w:val="0"/>
          <w:marBottom w:val="0"/>
          <w:divBdr>
            <w:top w:val="none" w:sz="0" w:space="0" w:color="auto"/>
            <w:left w:val="none" w:sz="0" w:space="0" w:color="auto"/>
            <w:bottom w:val="none" w:sz="0" w:space="0" w:color="auto"/>
            <w:right w:val="none" w:sz="0" w:space="0" w:color="auto"/>
          </w:divBdr>
        </w:div>
        <w:div w:id="1558542844">
          <w:marLeft w:val="640"/>
          <w:marRight w:val="0"/>
          <w:marTop w:val="0"/>
          <w:marBottom w:val="0"/>
          <w:divBdr>
            <w:top w:val="none" w:sz="0" w:space="0" w:color="auto"/>
            <w:left w:val="none" w:sz="0" w:space="0" w:color="auto"/>
            <w:bottom w:val="none" w:sz="0" w:space="0" w:color="auto"/>
            <w:right w:val="none" w:sz="0" w:space="0" w:color="auto"/>
          </w:divBdr>
        </w:div>
        <w:div w:id="1869221249">
          <w:marLeft w:val="640"/>
          <w:marRight w:val="0"/>
          <w:marTop w:val="0"/>
          <w:marBottom w:val="0"/>
          <w:divBdr>
            <w:top w:val="none" w:sz="0" w:space="0" w:color="auto"/>
            <w:left w:val="none" w:sz="0" w:space="0" w:color="auto"/>
            <w:bottom w:val="none" w:sz="0" w:space="0" w:color="auto"/>
            <w:right w:val="none" w:sz="0" w:space="0" w:color="auto"/>
          </w:divBdr>
        </w:div>
        <w:div w:id="402334318">
          <w:marLeft w:val="640"/>
          <w:marRight w:val="0"/>
          <w:marTop w:val="0"/>
          <w:marBottom w:val="0"/>
          <w:divBdr>
            <w:top w:val="none" w:sz="0" w:space="0" w:color="auto"/>
            <w:left w:val="none" w:sz="0" w:space="0" w:color="auto"/>
            <w:bottom w:val="none" w:sz="0" w:space="0" w:color="auto"/>
            <w:right w:val="none" w:sz="0" w:space="0" w:color="auto"/>
          </w:divBdr>
        </w:div>
        <w:div w:id="1650745918">
          <w:marLeft w:val="640"/>
          <w:marRight w:val="0"/>
          <w:marTop w:val="0"/>
          <w:marBottom w:val="0"/>
          <w:divBdr>
            <w:top w:val="none" w:sz="0" w:space="0" w:color="auto"/>
            <w:left w:val="none" w:sz="0" w:space="0" w:color="auto"/>
            <w:bottom w:val="none" w:sz="0" w:space="0" w:color="auto"/>
            <w:right w:val="none" w:sz="0" w:space="0" w:color="auto"/>
          </w:divBdr>
        </w:div>
        <w:div w:id="34626919">
          <w:marLeft w:val="640"/>
          <w:marRight w:val="0"/>
          <w:marTop w:val="0"/>
          <w:marBottom w:val="0"/>
          <w:divBdr>
            <w:top w:val="none" w:sz="0" w:space="0" w:color="auto"/>
            <w:left w:val="none" w:sz="0" w:space="0" w:color="auto"/>
            <w:bottom w:val="none" w:sz="0" w:space="0" w:color="auto"/>
            <w:right w:val="none" w:sz="0" w:space="0" w:color="auto"/>
          </w:divBdr>
        </w:div>
        <w:div w:id="1786382821">
          <w:marLeft w:val="640"/>
          <w:marRight w:val="0"/>
          <w:marTop w:val="0"/>
          <w:marBottom w:val="0"/>
          <w:divBdr>
            <w:top w:val="none" w:sz="0" w:space="0" w:color="auto"/>
            <w:left w:val="none" w:sz="0" w:space="0" w:color="auto"/>
            <w:bottom w:val="none" w:sz="0" w:space="0" w:color="auto"/>
            <w:right w:val="none" w:sz="0" w:space="0" w:color="auto"/>
          </w:divBdr>
        </w:div>
        <w:div w:id="631179577">
          <w:marLeft w:val="640"/>
          <w:marRight w:val="0"/>
          <w:marTop w:val="0"/>
          <w:marBottom w:val="0"/>
          <w:divBdr>
            <w:top w:val="none" w:sz="0" w:space="0" w:color="auto"/>
            <w:left w:val="none" w:sz="0" w:space="0" w:color="auto"/>
            <w:bottom w:val="none" w:sz="0" w:space="0" w:color="auto"/>
            <w:right w:val="none" w:sz="0" w:space="0" w:color="auto"/>
          </w:divBdr>
        </w:div>
        <w:div w:id="1283195817">
          <w:marLeft w:val="640"/>
          <w:marRight w:val="0"/>
          <w:marTop w:val="0"/>
          <w:marBottom w:val="0"/>
          <w:divBdr>
            <w:top w:val="none" w:sz="0" w:space="0" w:color="auto"/>
            <w:left w:val="none" w:sz="0" w:space="0" w:color="auto"/>
            <w:bottom w:val="none" w:sz="0" w:space="0" w:color="auto"/>
            <w:right w:val="none" w:sz="0" w:space="0" w:color="auto"/>
          </w:divBdr>
        </w:div>
        <w:div w:id="60297670">
          <w:marLeft w:val="640"/>
          <w:marRight w:val="0"/>
          <w:marTop w:val="0"/>
          <w:marBottom w:val="0"/>
          <w:divBdr>
            <w:top w:val="none" w:sz="0" w:space="0" w:color="auto"/>
            <w:left w:val="none" w:sz="0" w:space="0" w:color="auto"/>
            <w:bottom w:val="none" w:sz="0" w:space="0" w:color="auto"/>
            <w:right w:val="none" w:sz="0" w:space="0" w:color="auto"/>
          </w:divBdr>
        </w:div>
        <w:div w:id="1789542788">
          <w:marLeft w:val="640"/>
          <w:marRight w:val="0"/>
          <w:marTop w:val="0"/>
          <w:marBottom w:val="0"/>
          <w:divBdr>
            <w:top w:val="none" w:sz="0" w:space="0" w:color="auto"/>
            <w:left w:val="none" w:sz="0" w:space="0" w:color="auto"/>
            <w:bottom w:val="none" w:sz="0" w:space="0" w:color="auto"/>
            <w:right w:val="none" w:sz="0" w:space="0" w:color="auto"/>
          </w:divBdr>
        </w:div>
        <w:div w:id="42096562">
          <w:marLeft w:val="640"/>
          <w:marRight w:val="0"/>
          <w:marTop w:val="0"/>
          <w:marBottom w:val="0"/>
          <w:divBdr>
            <w:top w:val="none" w:sz="0" w:space="0" w:color="auto"/>
            <w:left w:val="none" w:sz="0" w:space="0" w:color="auto"/>
            <w:bottom w:val="none" w:sz="0" w:space="0" w:color="auto"/>
            <w:right w:val="none" w:sz="0" w:space="0" w:color="auto"/>
          </w:divBdr>
        </w:div>
      </w:divsChild>
    </w:div>
    <w:div w:id="2004971616">
      <w:bodyDiv w:val="1"/>
      <w:marLeft w:val="0"/>
      <w:marRight w:val="0"/>
      <w:marTop w:val="0"/>
      <w:marBottom w:val="0"/>
      <w:divBdr>
        <w:top w:val="none" w:sz="0" w:space="0" w:color="auto"/>
        <w:left w:val="none" w:sz="0" w:space="0" w:color="auto"/>
        <w:bottom w:val="none" w:sz="0" w:space="0" w:color="auto"/>
        <w:right w:val="none" w:sz="0" w:space="0" w:color="auto"/>
      </w:divBdr>
      <w:divsChild>
        <w:div w:id="687021492">
          <w:marLeft w:val="640"/>
          <w:marRight w:val="0"/>
          <w:marTop w:val="0"/>
          <w:marBottom w:val="0"/>
          <w:divBdr>
            <w:top w:val="none" w:sz="0" w:space="0" w:color="auto"/>
            <w:left w:val="none" w:sz="0" w:space="0" w:color="auto"/>
            <w:bottom w:val="none" w:sz="0" w:space="0" w:color="auto"/>
            <w:right w:val="none" w:sz="0" w:space="0" w:color="auto"/>
          </w:divBdr>
        </w:div>
        <w:div w:id="237906673">
          <w:marLeft w:val="640"/>
          <w:marRight w:val="0"/>
          <w:marTop w:val="0"/>
          <w:marBottom w:val="0"/>
          <w:divBdr>
            <w:top w:val="none" w:sz="0" w:space="0" w:color="auto"/>
            <w:left w:val="none" w:sz="0" w:space="0" w:color="auto"/>
            <w:bottom w:val="none" w:sz="0" w:space="0" w:color="auto"/>
            <w:right w:val="none" w:sz="0" w:space="0" w:color="auto"/>
          </w:divBdr>
        </w:div>
        <w:div w:id="1975527713">
          <w:marLeft w:val="640"/>
          <w:marRight w:val="0"/>
          <w:marTop w:val="0"/>
          <w:marBottom w:val="0"/>
          <w:divBdr>
            <w:top w:val="none" w:sz="0" w:space="0" w:color="auto"/>
            <w:left w:val="none" w:sz="0" w:space="0" w:color="auto"/>
            <w:bottom w:val="none" w:sz="0" w:space="0" w:color="auto"/>
            <w:right w:val="none" w:sz="0" w:space="0" w:color="auto"/>
          </w:divBdr>
        </w:div>
        <w:div w:id="1649355098">
          <w:marLeft w:val="640"/>
          <w:marRight w:val="0"/>
          <w:marTop w:val="0"/>
          <w:marBottom w:val="0"/>
          <w:divBdr>
            <w:top w:val="none" w:sz="0" w:space="0" w:color="auto"/>
            <w:left w:val="none" w:sz="0" w:space="0" w:color="auto"/>
            <w:bottom w:val="none" w:sz="0" w:space="0" w:color="auto"/>
            <w:right w:val="none" w:sz="0" w:space="0" w:color="auto"/>
          </w:divBdr>
        </w:div>
        <w:div w:id="2005434257">
          <w:marLeft w:val="640"/>
          <w:marRight w:val="0"/>
          <w:marTop w:val="0"/>
          <w:marBottom w:val="0"/>
          <w:divBdr>
            <w:top w:val="none" w:sz="0" w:space="0" w:color="auto"/>
            <w:left w:val="none" w:sz="0" w:space="0" w:color="auto"/>
            <w:bottom w:val="none" w:sz="0" w:space="0" w:color="auto"/>
            <w:right w:val="none" w:sz="0" w:space="0" w:color="auto"/>
          </w:divBdr>
        </w:div>
        <w:div w:id="85423056">
          <w:marLeft w:val="640"/>
          <w:marRight w:val="0"/>
          <w:marTop w:val="0"/>
          <w:marBottom w:val="0"/>
          <w:divBdr>
            <w:top w:val="none" w:sz="0" w:space="0" w:color="auto"/>
            <w:left w:val="none" w:sz="0" w:space="0" w:color="auto"/>
            <w:bottom w:val="none" w:sz="0" w:space="0" w:color="auto"/>
            <w:right w:val="none" w:sz="0" w:space="0" w:color="auto"/>
          </w:divBdr>
        </w:div>
        <w:div w:id="469634547">
          <w:marLeft w:val="640"/>
          <w:marRight w:val="0"/>
          <w:marTop w:val="0"/>
          <w:marBottom w:val="0"/>
          <w:divBdr>
            <w:top w:val="none" w:sz="0" w:space="0" w:color="auto"/>
            <w:left w:val="none" w:sz="0" w:space="0" w:color="auto"/>
            <w:bottom w:val="none" w:sz="0" w:space="0" w:color="auto"/>
            <w:right w:val="none" w:sz="0" w:space="0" w:color="auto"/>
          </w:divBdr>
        </w:div>
        <w:div w:id="1024283726">
          <w:marLeft w:val="640"/>
          <w:marRight w:val="0"/>
          <w:marTop w:val="0"/>
          <w:marBottom w:val="0"/>
          <w:divBdr>
            <w:top w:val="none" w:sz="0" w:space="0" w:color="auto"/>
            <w:left w:val="none" w:sz="0" w:space="0" w:color="auto"/>
            <w:bottom w:val="none" w:sz="0" w:space="0" w:color="auto"/>
            <w:right w:val="none" w:sz="0" w:space="0" w:color="auto"/>
          </w:divBdr>
        </w:div>
        <w:div w:id="1209411742">
          <w:marLeft w:val="640"/>
          <w:marRight w:val="0"/>
          <w:marTop w:val="0"/>
          <w:marBottom w:val="0"/>
          <w:divBdr>
            <w:top w:val="none" w:sz="0" w:space="0" w:color="auto"/>
            <w:left w:val="none" w:sz="0" w:space="0" w:color="auto"/>
            <w:bottom w:val="none" w:sz="0" w:space="0" w:color="auto"/>
            <w:right w:val="none" w:sz="0" w:space="0" w:color="auto"/>
          </w:divBdr>
        </w:div>
        <w:div w:id="1492868063">
          <w:marLeft w:val="640"/>
          <w:marRight w:val="0"/>
          <w:marTop w:val="0"/>
          <w:marBottom w:val="0"/>
          <w:divBdr>
            <w:top w:val="none" w:sz="0" w:space="0" w:color="auto"/>
            <w:left w:val="none" w:sz="0" w:space="0" w:color="auto"/>
            <w:bottom w:val="none" w:sz="0" w:space="0" w:color="auto"/>
            <w:right w:val="none" w:sz="0" w:space="0" w:color="auto"/>
          </w:divBdr>
        </w:div>
        <w:div w:id="804353089">
          <w:marLeft w:val="640"/>
          <w:marRight w:val="0"/>
          <w:marTop w:val="0"/>
          <w:marBottom w:val="0"/>
          <w:divBdr>
            <w:top w:val="none" w:sz="0" w:space="0" w:color="auto"/>
            <w:left w:val="none" w:sz="0" w:space="0" w:color="auto"/>
            <w:bottom w:val="none" w:sz="0" w:space="0" w:color="auto"/>
            <w:right w:val="none" w:sz="0" w:space="0" w:color="auto"/>
          </w:divBdr>
        </w:div>
        <w:div w:id="320546703">
          <w:marLeft w:val="640"/>
          <w:marRight w:val="0"/>
          <w:marTop w:val="0"/>
          <w:marBottom w:val="0"/>
          <w:divBdr>
            <w:top w:val="none" w:sz="0" w:space="0" w:color="auto"/>
            <w:left w:val="none" w:sz="0" w:space="0" w:color="auto"/>
            <w:bottom w:val="none" w:sz="0" w:space="0" w:color="auto"/>
            <w:right w:val="none" w:sz="0" w:space="0" w:color="auto"/>
          </w:divBdr>
        </w:div>
        <w:div w:id="704523445">
          <w:marLeft w:val="640"/>
          <w:marRight w:val="0"/>
          <w:marTop w:val="0"/>
          <w:marBottom w:val="0"/>
          <w:divBdr>
            <w:top w:val="none" w:sz="0" w:space="0" w:color="auto"/>
            <w:left w:val="none" w:sz="0" w:space="0" w:color="auto"/>
            <w:bottom w:val="none" w:sz="0" w:space="0" w:color="auto"/>
            <w:right w:val="none" w:sz="0" w:space="0" w:color="auto"/>
          </w:divBdr>
        </w:div>
        <w:div w:id="894245312">
          <w:marLeft w:val="640"/>
          <w:marRight w:val="0"/>
          <w:marTop w:val="0"/>
          <w:marBottom w:val="0"/>
          <w:divBdr>
            <w:top w:val="none" w:sz="0" w:space="0" w:color="auto"/>
            <w:left w:val="none" w:sz="0" w:space="0" w:color="auto"/>
            <w:bottom w:val="none" w:sz="0" w:space="0" w:color="auto"/>
            <w:right w:val="none" w:sz="0" w:space="0" w:color="auto"/>
          </w:divBdr>
        </w:div>
        <w:div w:id="2084983345">
          <w:marLeft w:val="640"/>
          <w:marRight w:val="0"/>
          <w:marTop w:val="0"/>
          <w:marBottom w:val="0"/>
          <w:divBdr>
            <w:top w:val="none" w:sz="0" w:space="0" w:color="auto"/>
            <w:left w:val="none" w:sz="0" w:space="0" w:color="auto"/>
            <w:bottom w:val="none" w:sz="0" w:space="0" w:color="auto"/>
            <w:right w:val="none" w:sz="0" w:space="0" w:color="auto"/>
          </w:divBdr>
        </w:div>
        <w:div w:id="832375983">
          <w:marLeft w:val="640"/>
          <w:marRight w:val="0"/>
          <w:marTop w:val="0"/>
          <w:marBottom w:val="0"/>
          <w:divBdr>
            <w:top w:val="none" w:sz="0" w:space="0" w:color="auto"/>
            <w:left w:val="none" w:sz="0" w:space="0" w:color="auto"/>
            <w:bottom w:val="none" w:sz="0" w:space="0" w:color="auto"/>
            <w:right w:val="none" w:sz="0" w:space="0" w:color="auto"/>
          </w:divBdr>
        </w:div>
        <w:div w:id="635450530">
          <w:marLeft w:val="640"/>
          <w:marRight w:val="0"/>
          <w:marTop w:val="0"/>
          <w:marBottom w:val="0"/>
          <w:divBdr>
            <w:top w:val="none" w:sz="0" w:space="0" w:color="auto"/>
            <w:left w:val="none" w:sz="0" w:space="0" w:color="auto"/>
            <w:bottom w:val="none" w:sz="0" w:space="0" w:color="auto"/>
            <w:right w:val="none" w:sz="0" w:space="0" w:color="auto"/>
          </w:divBdr>
        </w:div>
        <w:div w:id="1177840237">
          <w:marLeft w:val="640"/>
          <w:marRight w:val="0"/>
          <w:marTop w:val="0"/>
          <w:marBottom w:val="0"/>
          <w:divBdr>
            <w:top w:val="none" w:sz="0" w:space="0" w:color="auto"/>
            <w:left w:val="none" w:sz="0" w:space="0" w:color="auto"/>
            <w:bottom w:val="none" w:sz="0" w:space="0" w:color="auto"/>
            <w:right w:val="none" w:sz="0" w:space="0" w:color="auto"/>
          </w:divBdr>
        </w:div>
        <w:div w:id="1890997284">
          <w:marLeft w:val="640"/>
          <w:marRight w:val="0"/>
          <w:marTop w:val="0"/>
          <w:marBottom w:val="0"/>
          <w:divBdr>
            <w:top w:val="none" w:sz="0" w:space="0" w:color="auto"/>
            <w:left w:val="none" w:sz="0" w:space="0" w:color="auto"/>
            <w:bottom w:val="none" w:sz="0" w:space="0" w:color="auto"/>
            <w:right w:val="none" w:sz="0" w:space="0" w:color="auto"/>
          </w:divBdr>
        </w:div>
        <w:div w:id="2019385182">
          <w:marLeft w:val="640"/>
          <w:marRight w:val="0"/>
          <w:marTop w:val="0"/>
          <w:marBottom w:val="0"/>
          <w:divBdr>
            <w:top w:val="none" w:sz="0" w:space="0" w:color="auto"/>
            <w:left w:val="none" w:sz="0" w:space="0" w:color="auto"/>
            <w:bottom w:val="none" w:sz="0" w:space="0" w:color="auto"/>
            <w:right w:val="none" w:sz="0" w:space="0" w:color="auto"/>
          </w:divBdr>
        </w:div>
        <w:div w:id="932007147">
          <w:marLeft w:val="640"/>
          <w:marRight w:val="0"/>
          <w:marTop w:val="0"/>
          <w:marBottom w:val="0"/>
          <w:divBdr>
            <w:top w:val="none" w:sz="0" w:space="0" w:color="auto"/>
            <w:left w:val="none" w:sz="0" w:space="0" w:color="auto"/>
            <w:bottom w:val="none" w:sz="0" w:space="0" w:color="auto"/>
            <w:right w:val="none" w:sz="0" w:space="0" w:color="auto"/>
          </w:divBdr>
        </w:div>
        <w:div w:id="1682077609">
          <w:marLeft w:val="640"/>
          <w:marRight w:val="0"/>
          <w:marTop w:val="0"/>
          <w:marBottom w:val="0"/>
          <w:divBdr>
            <w:top w:val="none" w:sz="0" w:space="0" w:color="auto"/>
            <w:left w:val="none" w:sz="0" w:space="0" w:color="auto"/>
            <w:bottom w:val="none" w:sz="0" w:space="0" w:color="auto"/>
            <w:right w:val="none" w:sz="0" w:space="0" w:color="auto"/>
          </w:divBdr>
        </w:div>
        <w:div w:id="1180854934">
          <w:marLeft w:val="640"/>
          <w:marRight w:val="0"/>
          <w:marTop w:val="0"/>
          <w:marBottom w:val="0"/>
          <w:divBdr>
            <w:top w:val="none" w:sz="0" w:space="0" w:color="auto"/>
            <w:left w:val="none" w:sz="0" w:space="0" w:color="auto"/>
            <w:bottom w:val="none" w:sz="0" w:space="0" w:color="auto"/>
            <w:right w:val="none" w:sz="0" w:space="0" w:color="auto"/>
          </w:divBdr>
        </w:div>
        <w:div w:id="841090168">
          <w:marLeft w:val="640"/>
          <w:marRight w:val="0"/>
          <w:marTop w:val="0"/>
          <w:marBottom w:val="0"/>
          <w:divBdr>
            <w:top w:val="none" w:sz="0" w:space="0" w:color="auto"/>
            <w:left w:val="none" w:sz="0" w:space="0" w:color="auto"/>
            <w:bottom w:val="none" w:sz="0" w:space="0" w:color="auto"/>
            <w:right w:val="none" w:sz="0" w:space="0" w:color="auto"/>
          </w:divBdr>
        </w:div>
        <w:div w:id="2087992296">
          <w:marLeft w:val="640"/>
          <w:marRight w:val="0"/>
          <w:marTop w:val="0"/>
          <w:marBottom w:val="0"/>
          <w:divBdr>
            <w:top w:val="none" w:sz="0" w:space="0" w:color="auto"/>
            <w:left w:val="none" w:sz="0" w:space="0" w:color="auto"/>
            <w:bottom w:val="none" w:sz="0" w:space="0" w:color="auto"/>
            <w:right w:val="none" w:sz="0" w:space="0" w:color="auto"/>
          </w:divBdr>
        </w:div>
        <w:div w:id="1473209611">
          <w:marLeft w:val="640"/>
          <w:marRight w:val="0"/>
          <w:marTop w:val="0"/>
          <w:marBottom w:val="0"/>
          <w:divBdr>
            <w:top w:val="none" w:sz="0" w:space="0" w:color="auto"/>
            <w:left w:val="none" w:sz="0" w:space="0" w:color="auto"/>
            <w:bottom w:val="none" w:sz="0" w:space="0" w:color="auto"/>
            <w:right w:val="none" w:sz="0" w:space="0" w:color="auto"/>
          </w:divBdr>
        </w:div>
        <w:div w:id="67004655">
          <w:marLeft w:val="640"/>
          <w:marRight w:val="0"/>
          <w:marTop w:val="0"/>
          <w:marBottom w:val="0"/>
          <w:divBdr>
            <w:top w:val="none" w:sz="0" w:space="0" w:color="auto"/>
            <w:left w:val="none" w:sz="0" w:space="0" w:color="auto"/>
            <w:bottom w:val="none" w:sz="0" w:space="0" w:color="auto"/>
            <w:right w:val="none" w:sz="0" w:space="0" w:color="auto"/>
          </w:divBdr>
        </w:div>
        <w:div w:id="1129854791">
          <w:marLeft w:val="640"/>
          <w:marRight w:val="0"/>
          <w:marTop w:val="0"/>
          <w:marBottom w:val="0"/>
          <w:divBdr>
            <w:top w:val="none" w:sz="0" w:space="0" w:color="auto"/>
            <w:left w:val="none" w:sz="0" w:space="0" w:color="auto"/>
            <w:bottom w:val="none" w:sz="0" w:space="0" w:color="auto"/>
            <w:right w:val="none" w:sz="0" w:space="0" w:color="auto"/>
          </w:divBdr>
        </w:div>
        <w:div w:id="1108744858">
          <w:marLeft w:val="640"/>
          <w:marRight w:val="0"/>
          <w:marTop w:val="0"/>
          <w:marBottom w:val="0"/>
          <w:divBdr>
            <w:top w:val="none" w:sz="0" w:space="0" w:color="auto"/>
            <w:left w:val="none" w:sz="0" w:space="0" w:color="auto"/>
            <w:bottom w:val="none" w:sz="0" w:space="0" w:color="auto"/>
            <w:right w:val="none" w:sz="0" w:space="0" w:color="auto"/>
          </w:divBdr>
        </w:div>
        <w:div w:id="182330842">
          <w:marLeft w:val="640"/>
          <w:marRight w:val="0"/>
          <w:marTop w:val="0"/>
          <w:marBottom w:val="0"/>
          <w:divBdr>
            <w:top w:val="none" w:sz="0" w:space="0" w:color="auto"/>
            <w:left w:val="none" w:sz="0" w:space="0" w:color="auto"/>
            <w:bottom w:val="none" w:sz="0" w:space="0" w:color="auto"/>
            <w:right w:val="none" w:sz="0" w:space="0" w:color="auto"/>
          </w:divBdr>
        </w:div>
        <w:div w:id="765881016">
          <w:marLeft w:val="640"/>
          <w:marRight w:val="0"/>
          <w:marTop w:val="0"/>
          <w:marBottom w:val="0"/>
          <w:divBdr>
            <w:top w:val="none" w:sz="0" w:space="0" w:color="auto"/>
            <w:left w:val="none" w:sz="0" w:space="0" w:color="auto"/>
            <w:bottom w:val="none" w:sz="0" w:space="0" w:color="auto"/>
            <w:right w:val="none" w:sz="0" w:space="0" w:color="auto"/>
          </w:divBdr>
        </w:div>
        <w:div w:id="885406735">
          <w:marLeft w:val="640"/>
          <w:marRight w:val="0"/>
          <w:marTop w:val="0"/>
          <w:marBottom w:val="0"/>
          <w:divBdr>
            <w:top w:val="none" w:sz="0" w:space="0" w:color="auto"/>
            <w:left w:val="none" w:sz="0" w:space="0" w:color="auto"/>
            <w:bottom w:val="none" w:sz="0" w:space="0" w:color="auto"/>
            <w:right w:val="none" w:sz="0" w:space="0" w:color="auto"/>
          </w:divBdr>
        </w:div>
        <w:div w:id="373309520">
          <w:marLeft w:val="640"/>
          <w:marRight w:val="0"/>
          <w:marTop w:val="0"/>
          <w:marBottom w:val="0"/>
          <w:divBdr>
            <w:top w:val="none" w:sz="0" w:space="0" w:color="auto"/>
            <w:left w:val="none" w:sz="0" w:space="0" w:color="auto"/>
            <w:bottom w:val="none" w:sz="0" w:space="0" w:color="auto"/>
            <w:right w:val="none" w:sz="0" w:space="0" w:color="auto"/>
          </w:divBdr>
        </w:div>
        <w:div w:id="1660380338">
          <w:marLeft w:val="640"/>
          <w:marRight w:val="0"/>
          <w:marTop w:val="0"/>
          <w:marBottom w:val="0"/>
          <w:divBdr>
            <w:top w:val="none" w:sz="0" w:space="0" w:color="auto"/>
            <w:left w:val="none" w:sz="0" w:space="0" w:color="auto"/>
            <w:bottom w:val="none" w:sz="0" w:space="0" w:color="auto"/>
            <w:right w:val="none" w:sz="0" w:space="0" w:color="auto"/>
          </w:divBdr>
        </w:div>
        <w:div w:id="350497949">
          <w:marLeft w:val="640"/>
          <w:marRight w:val="0"/>
          <w:marTop w:val="0"/>
          <w:marBottom w:val="0"/>
          <w:divBdr>
            <w:top w:val="none" w:sz="0" w:space="0" w:color="auto"/>
            <w:left w:val="none" w:sz="0" w:space="0" w:color="auto"/>
            <w:bottom w:val="none" w:sz="0" w:space="0" w:color="auto"/>
            <w:right w:val="none" w:sz="0" w:space="0" w:color="auto"/>
          </w:divBdr>
        </w:div>
        <w:div w:id="578029260">
          <w:marLeft w:val="640"/>
          <w:marRight w:val="0"/>
          <w:marTop w:val="0"/>
          <w:marBottom w:val="0"/>
          <w:divBdr>
            <w:top w:val="none" w:sz="0" w:space="0" w:color="auto"/>
            <w:left w:val="none" w:sz="0" w:space="0" w:color="auto"/>
            <w:bottom w:val="none" w:sz="0" w:space="0" w:color="auto"/>
            <w:right w:val="none" w:sz="0" w:space="0" w:color="auto"/>
          </w:divBdr>
        </w:div>
        <w:div w:id="1084228668">
          <w:marLeft w:val="640"/>
          <w:marRight w:val="0"/>
          <w:marTop w:val="0"/>
          <w:marBottom w:val="0"/>
          <w:divBdr>
            <w:top w:val="none" w:sz="0" w:space="0" w:color="auto"/>
            <w:left w:val="none" w:sz="0" w:space="0" w:color="auto"/>
            <w:bottom w:val="none" w:sz="0" w:space="0" w:color="auto"/>
            <w:right w:val="none" w:sz="0" w:space="0" w:color="auto"/>
          </w:divBdr>
        </w:div>
        <w:div w:id="1997373078">
          <w:marLeft w:val="640"/>
          <w:marRight w:val="0"/>
          <w:marTop w:val="0"/>
          <w:marBottom w:val="0"/>
          <w:divBdr>
            <w:top w:val="none" w:sz="0" w:space="0" w:color="auto"/>
            <w:left w:val="none" w:sz="0" w:space="0" w:color="auto"/>
            <w:bottom w:val="none" w:sz="0" w:space="0" w:color="auto"/>
            <w:right w:val="none" w:sz="0" w:space="0" w:color="auto"/>
          </w:divBdr>
        </w:div>
        <w:div w:id="1693845013">
          <w:marLeft w:val="640"/>
          <w:marRight w:val="0"/>
          <w:marTop w:val="0"/>
          <w:marBottom w:val="0"/>
          <w:divBdr>
            <w:top w:val="none" w:sz="0" w:space="0" w:color="auto"/>
            <w:left w:val="none" w:sz="0" w:space="0" w:color="auto"/>
            <w:bottom w:val="none" w:sz="0" w:space="0" w:color="auto"/>
            <w:right w:val="none" w:sz="0" w:space="0" w:color="auto"/>
          </w:divBdr>
        </w:div>
        <w:div w:id="1306082615">
          <w:marLeft w:val="640"/>
          <w:marRight w:val="0"/>
          <w:marTop w:val="0"/>
          <w:marBottom w:val="0"/>
          <w:divBdr>
            <w:top w:val="none" w:sz="0" w:space="0" w:color="auto"/>
            <w:left w:val="none" w:sz="0" w:space="0" w:color="auto"/>
            <w:bottom w:val="none" w:sz="0" w:space="0" w:color="auto"/>
            <w:right w:val="none" w:sz="0" w:space="0" w:color="auto"/>
          </w:divBdr>
        </w:div>
        <w:div w:id="1920171389">
          <w:marLeft w:val="640"/>
          <w:marRight w:val="0"/>
          <w:marTop w:val="0"/>
          <w:marBottom w:val="0"/>
          <w:divBdr>
            <w:top w:val="none" w:sz="0" w:space="0" w:color="auto"/>
            <w:left w:val="none" w:sz="0" w:space="0" w:color="auto"/>
            <w:bottom w:val="none" w:sz="0" w:space="0" w:color="auto"/>
            <w:right w:val="none" w:sz="0" w:space="0" w:color="auto"/>
          </w:divBdr>
        </w:div>
        <w:div w:id="1228146060">
          <w:marLeft w:val="640"/>
          <w:marRight w:val="0"/>
          <w:marTop w:val="0"/>
          <w:marBottom w:val="0"/>
          <w:divBdr>
            <w:top w:val="none" w:sz="0" w:space="0" w:color="auto"/>
            <w:left w:val="none" w:sz="0" w:space="0" w:color="auto"/>
            <w:bottom w:val="none" w:sz="0" w:space="0" w:color="auto"/>
            <w:right w:val="none" w:sz="0" w:space="0" w:color="auto"/>
          </w:divBdr>
        </w:div>
        <w:div w:id="1587350150">
          <w:marLeft w:val="640"/>
          <w:marRight w:val="0"/>
          <w:marTop w:val="0"/>
          <w:marBottom w:val="0"/>
          <w:divBdr>
            <w:top w:val="none" w:sz="0" w:space="0" w:color="auto"/>
            <w:left w:val="none" w:sz="0" w:space="0" w:color="auto"/>
            <w:bottom w:val="none" w:sz="0" w:space="0" w:color="auto"/>
            <w:right w:val="none" w:sz="0" w:space="0" w:color="auto"/>
          </w:divBdr>
        </w:div>
        <w:div w:id="1218518724">
          <w:marLeft w:val="640"/>
          <w:marRight w:val="0"/>
          <w:marTop w:val="0"/>
          <w:marBottom w:val="0"/>
          <w:divBdr>
            <w:top w:val="none" w:sz="0" w:space="0" w:color="auto"/>
            <w:left w:val="none" w:sz="0" w:space="0" w:color="auto"/>
            <w:bottom w:val="none" w:sz="0" w:space="0" w:color="auto"/>
            <w:right w:val="none" w:sz="0" w:space="0" w:color="auto"/>
          </w:divBdr>
        </w:div>
        <w:div w:id="1223756695">
          <w:marLeft w:val="640"/>
          <w:marRight w:val="0"/>
          <w:marTop w:val="0"/>
          <w:marBottom w:val="0"/>
          <w:divBdr>
            <w:top w:val="none" w:sz="0" w:space="0" w:color="auto"/>
            <w:left w:val="none" w:sz="0" w:space="0" w:color="auto"/>
            <w:bottom w:val="none" w:sz="0" w:space="0" w:color="auto"/>
            <w:right w:val="none" w:sz="0" w:space="0" w:color="auto"/>
          </w:divBdr>
        </w:div>
        <w:div w:id="1016495291">
          <w:marLeft w:val="640"/>
          <w:marRight w:val="0"/>
          <w:marTop w:val="0"/>
          <w:marBottom w:val="0"/>
          <w:divBdr>
            <w:top w:val="none" w:sz="0" w:space="0" w:color="auto"/>
            <w:left w:val="none" w:sz="0" w:space="0" w:color="auto"/>
            <w:bottom w:val="none" w:sz="0" w:space="0" w:color="auto"/>
            <w:right w:val="none" w:sz="0" w:space="0" w:color="auto"/>
          </w:divBdr>
        </w:div>
        <w:div w:id="1132213273">
          <w:marLeft w:val="640"/>
          <w:marRight w:val="0"/>
          <w:marTop w:val="0"/>
          <w:marBottom w:val="0"/>
          <w:divBdr>
            <w:top w:val="none" w:sz="0" w:space="0" w:color="auto"/>
            <w:left w:val="none" w:sz="0" w:space="0" w:color="auto"/>
            <w:bottom w:val="none" w:sz="0" w:space="0" w:color="auto"/>
            <w:right w:val="none" w:sz="0" w:space="0" w:color="auto"/>
          </w:divBdr>
        </w:div>
        <w:div w:id="1030034434">
          <w:marLeft w:val="640"/>
          <w:marRight w:val="0"/>
          <w:marTop w:val="0"/>
          <w:marBottom w:val="0"/>
          <w:divBdr>
            <w:top w:val="none" w:sz="0" w:space="0" w:color="auto"/>
            <w:left w:val="none" w:sz="0" w:space="0" w:color="auto"/>
            <w:bottom w:val="none" w:sz="0" w:space="0" w:color="auto"/>
            <w:right w:val="none" w:sz="0" w:space="0" w:color="auto"/>
          </w:divBdr>
        </w:div>
        <w:div w:id="357659693">
          <w:marLeft w:val="640"/>
          <w:marRight w:val="0"/>
          <w:marTop w:val="0"/>
          <w:marBottom w:val="0"/>
          <w:divBdr>
            <w:top w:val="none" w:sz="0" w:space="0" w:color="auto"/>
            <w:left w:val="none" w:sz="0" w:space="0" w:color="auto"/>
            <w:bottom w:val="none" w:sz="0" w:space="0" w:color="auto"/>
            <w:right w:val="none" w:sz="0" w:space="0" w:color="auto"/>
          </w:divBdr>
        </w:div>
        <w:div w:id="297220678">
          <w:marLeft w:val="640"/>
          <w:marRight w:val="0"/>
          <w:marTop w:val="0"/>
          <w:marBottom w:val="0"/>
          <w:divBdr>
            <w:top w:val="none" w:sz="0" w:space="0" w:color="auto"/>
            <w:left w:val="none" w:sz="0" w:space="0" w:color="auto"/>
            <w:bottom w:val="none" w:sz="0" w:space="0" w:color="auto"/>
            <w:right w:val="none" w:sz="0" w:space="0" w:color="auto"/>
          </w:divBdr>
        </w:div>
        <w:div w:id="441388798">
          <w:marLeft w:val="640"/>
          <w:marRight w:val="0"/>
          <w:marTop w:val="0"/>
          <w:marBottom w:val="0"/>
          <w:divBdr>
            <w:top w:val="none" w:sz="0" w:space="0" w:color="auto"/>
            <w:left w:val="none" w:sz="0" w:space="0" w:color="auto"/>
            <w:bottom w:val="none" w:sz="0" w:space="0" w:color="auto"/>
            <w:right w:val="none" w:sz="0" w:space="0" w:color="auto"/>
          </w:divBdr>
        </w:div>
        <w:div w:id="1039934509">
          <w:marLeft w:val="640"/>
          <w:marRight w:val="0"/>
          <w:marTop w:val="0"/>
          <w:marBottom w:val="0"/>
          <w:divBdr>
            <w:top w:val="none" w:sz="0" w:space="0" w:color="auto"/>
            <w:left w:val="none" w:sz="0" w:space="0" w:color="auto"/>
            <w:bottom w:val="none" w:sz="0" w:space="0" w:color="auto"/>
            <w:right w:val="none" w:sz="0" w:space="0" w:color="auto"/>
          </w:divBdr>
        </w:div>
        <w:div w:id="1467351159">
          <w:marLeft w:val="640"/>
          <w:marRight w:val="0"/>
          <w:marTop w:val="0"/>
          <w:marBottom w:val="0"/>
          <w:divBdr>
            <w:top w:val="none" w:sz="0" w:space="0" w:color="auto"/>
            <w:left w:val="none" w:sz="0" w:space="0" w:color="auto"/>
            <w:bottom w:val="none" w:sz="0" w:space="0" w:color="auto"/>
            <w:right w:val="none" w:sz="0" w:space="0" w:color="auto"/>
          </w:divBdr>
        </w:div>
        <w:div w:id="1683051264">
          <w:marLeft w:val="640"/>
          <w:marRight w:val="0"/>
          <w:marTop w:val="0"/>
          <w:marBottom w:val="0"/>
          <w:divBdr>
            <w:top w:val="none" w:sz="0" w:space="0" w:color="auto"/>
            <w:left w:val="none" w:sz="0" w:space="0" w:color="auto"/>
            <w:bottom w:val="none" w:sz="0" w:space="0" w:color="auto"/>
            <w:right w:val="none" w:sz="0" w:space="0" w:color="auto"/>
          </w:divBdr>
        </w:div>
        <w:div w:id="1306664365">
          <w:marLeft w:val="640"/>
          <w:marRight w:val="0"/>
          <w:marTop w:val="0"/>
          <w:marBottom w:val="0"/>
          <w:divBdr>
            <w:top w:val="none" w:sz="0" w:space="0" w:color="auto"/>
            <w:left w:val="none" w:sz="0" w:space="0" w:color="auto"/>
            <w:bottom w:val="none" w:sz="0" w:space="0" w:color="auto"/>
            <w:right w:val="none" w:sz="0" w:space="0" w:color="auto"/>
          </w:divBdr>
        </w:div>
        <w:div w:id="357465999">
          <w:marLeft w:val="640"/>
          <w:marRight w:val="0"/>
          <w:marTop w:val="0"/>
          <w:marBottom w:val="0"/>
          <w:divBdr>
            <w:top w:val="none" w:sz="0" w:space="0" w:color="auto"/>
            <w:left w:val="none" w:sz="0" w:space="0" w:color="auto"/>
            <w:bottom w:val="none" w:sz="0" w:space="0" w:color="auto"/>
            <w:right w:val="none" w:sz="0" w:space="0" w:color="auto"/>
          </w:divBdr>
        </w:div>
        <w:div w:id="788090458">
          <w:marLeft w:val="640"/>
          <w:marRight w:val="0"/>
          <w:marTop w:val="0"/>
          <w:marBottom w:val="0"/>
          <w:divBdr>
            <w:top w:val="none" w:sz="0" w:space="0" w:color="auto"/>
            <w:left w:val="none" w:sz="0" w:space="0" w:color="auto"/>
            <w:bottom w:val="none" w:sz="0" w:space="0" w:color="auto"/>
            <w:right w:val="none" w:sz="0" w:space="0" w:color="auto"/>
          </w:divBdr>
        </w:div>
        <w:div w:id="1914004452">
          <w:marLeft w:val="640"/>
          <w:marRight w:val="0"/>
          <w:marTop w:val="0"/>
          <w:marBottom w:val="0"/>
          <w:divBdr>
            <w:top w:val="none" w:sz="0" w:space="0" w:color="auto"/>
            <w:left w:val="none" w:sz="0" w:space="0" w:color="auto"/>
            <w:bottom w:val="none" w:sz="0" w:space="0" w:color="auto"/>
            <w:right w:val="none" w:sz="0" w:space="0" w:color="auto"/>
          </w:divBdr>
        </w:div>
        <w:div w:id="1220247240">
          <w:marLeft w:val="640"/>
          <w:marRight w:val="0"/>
          <w:marTop w:val="0"/>
          <w:marBottom w:val="0"/>
          <w:divBdr>
            <w:top w:val="none" w:sz="0" w:space="0" w:color="auto"/>
            <w:left w:val="none" w:sz="0" w:space="0" w:color="auto"/>
            <w:bottom w:val="none" w:sz="0" w:space="0" w:color="auto"/>
            <w:right w:val="none" w:sz="0" w:space="0" w:color="auto"/>
          </w:divBdr>
        </w:div>
        <w:div w:id="1680499937">
          <w:marLeft w:val="640"/>
          <w:marRight w:val="0"/>
          <w:marTop w:val="0"/>
          <w:marBottom w:val="0"/>
          <w:divBdr>
            <w:top w:val="none" w:sz="0" w:space="0" w:color="auto"/>
            <w:left w:val="none" w:sz="0" w:space="0" w:color="auto"/>
            <w:bottom w:val="none" w:sz="0" w:space="0" w:color="auto"/>
            <w:right w:val="none" w:sz="0" w:space="0" w:color="auto"/>
          </w:divBdr>
        </w:div>
        <w:div w:id="1106585689">
          <w:marLeft w:val="640"/>
          <w:marRight w:val="0"/>
          <w:marTop w:val="0"/>
          <w:marBottom w:val="0"/>
          <w:divBdr>
            <w:top w:val="none" w:sz="0" w:space="0" w:color="auto"/>
            <w:left w:val="none" w:sz="0" w:space="0" w:color="auto"/>
            <w:bottom w:val="none" w:sz="0" w:space="0" w:color="auto"/>
            <w:right w:val="none" w:sz="0" w:space="0" w:color="auto"/>
          </w:divBdr>
        </w:div>
        <w:div w:id="1626350514">
          <w:marLeft w:val="640"/>
          <w:marRight w:val="0"/>
          <w:marTop w:val="0"/>
          <w:marBottom w:val="0"/>
          <w:divBdr>
            <w:top w:val="none" w:sz="0" w:space="0" w:color="auto"/>
            <w:left w:val="none" w:sz="0" w:space="0" w:color="auto"/>
            <w:bottom w:val="none" w:sz="0" w:space="0" w:color="auto"/>
            <w:right w:val="none" w:sz="0" w:space="0" w:color="auto"/>
          </w:divBdr>
        </w:div>
        <w:div w:id="5133215">
          <w:marLeft w:val="640"/>
          <w:marRight w:val="0"/>
          <w:marTop w:val="0"/>
          <w:marBottom w:val="0"/>
          <w:divBdr>
            <w:top w:val="none" w:sz="0" w:space="0" w:color="auto"/>
            <w:left w:val="none" w:sz="0" w:space="0" w:color="auto"/>
            <w:bottom w:val="none" w:sz="0" w:space="0" w:color="auto"/>
            <w:right w:val="none" w:sz="0" w:space="0" w:color="auto"/>
          </w:divBdr>
        </w:div>
        <w:div w:id="293412032">
          <w:marLeft w:val="640"/>
          <w:marRight w:val="0"/>
          <w:marTop w:val="0"/>
          <w:marBottom w:val="0"/>
          <w:divBdr>
            <w:top w:val="none" w:sz="0" w:space="0" w:color="auto"/>
            <w:left w:val="none" w:sz="0" w:space="0" w:color="auto"/>
            <w:bottom w:val="none" w:sz="0" w:space="0" w:color="auto"/>
            <w:right w:val="none" w:sz="0" w:space="0" w:color="auto"/>
          </w:divBdr>
        </w:div>
        <w:div w:id="268240481">
          <w:marLeft w:val="640"/>
          <w:marRight w:val="0"/>
          <w:marTop w:val="0"/>
          <w:marBottom w:val="0"/>
          <w:divBdr>
            <w:top w:val="none" w:sz="0" w:space="0" w:color="auto"/>
            <w:left w:val="none" w:sz="0" w:space="0" w:color="auto"/>
            <w:bottom w:val="none" w:sz="0" w:space="0" w:color="auto"/>
            <w:right w:val="none" w:sz="0" w:space="0" w:color="auto"/>
          </w:divBdr>
        </w:div>
        <w:div w:id="850920298">
          <w:marLeft w:val="640"/>
          <w:marRight w:val="0"/>
          <w:marTop w:val="0"/>
          <w:marBottom w:val="0"/>
          <w:divBdr>
            <w:top w:val="none" w:sz="0" w:space="0" w:color="auto"/>
            <w:left w:val="none" w:sz="0" w:space="0" w:color="auto"/>
            <w:bottom w:val="none" w:sz="0" w:space="0" w:color="auto"/>
            <w:right w:val="none" w:sz="0" w:space="0" w:color="auto"/>
          </w:divBdr>
        </w:div>
        <w:div w:id="38631123">
          <w:marLeft w:val="640"/>
          <w:marRight w:val="0"/>
          <w:marTop w:val="0"/>
          <w:marBottom w:val="0"/>
          <w:divBdr>
            <w:top w:val="none" w:sz="0" w:space="0" w:color="auto"/>
            <w:left w:val="none" w:sz="0" w:space="0" w:color="auto"/>
            <w:bottom w:val="none" w:sz="0" w:space="0" w:color="auto"/>
            <w:right w:val="none" w:sz="0" w:space="0" w:color="auto"/>
          </w:divBdr>
        </w:div>
        <w:div w:id="377821116">
          <w:marLeft w:val="640"/>
          <w:marRight w:val="0"/>
          <w:marTop w:val="0"/>
          <w:marBottom w:val="0"/>
          <w:divBdr>
            <w:top w:val="none" w:sz="0" w:space="0" w:color="auto"/>
            <w:left w:val="none" w:sz="0" w:space="0" w:color="auto"/>
            <w:bottom w:val="none" w:sz="0" w:space="0" w:color="auto"/>
            <w:right w:val="none" w:sz="0" w:space="0" w:color="auto"/>
          </w:divBdr>
        </w:div>
        <w:div w:id="459300952">
          <w:marLeft w:val="640"/>
          <w:marRight w:val="0"/>
          <w:marTop w:val="0"/>
          <w:marBottom w:val="0"/>
          <w:divBdr>
            <w:top w:val="none" w:sz="0" w:space="0" w:color="auto"/>
            <w:left w:val="none" w:sz="0" w:space="0" w:color="auto"/>
            <w:bottom w:val="none" w:sz="0" w:space="0" w:color="auto"/>
            <w:right w:val="none" w:sz="0" w:space="0" w:color="auto"/>
          </w:divBdr>
        </w:div>
        <w:div w:id="571081187">
          <w:marLeft w:val="640"/>
          <w:marRight w:val="0"/>
          <w:marTop w:val="0"/>
          <w:marBottom w:val="0"/>
          <w:divBdr>
            <w:top w:val="none" w:sz="0" w:space="0" w:color="auto"/>
            <w:left w:val="none" w:sz="0" w:space="0" w:color="auto"/>
            <w:bottom w:val="none" w:sz="0" w:space="0" w:color="auto"/>
            <w:right w:val="none" w:sz="0" w:space="0" w:color="auto"/>
          </w:divBdr>
        </w:div>
        <w:div w:id="2061324611">
          <w:marLeft w:val="640"/>
          <w:marRight w:val="0"/>
          <w:marTop w:val="0"/>
          <w:marBottom w:val="0"/>
          <w:divBdr>
            <w:top w:val="none" w:sz="0" w:space="0" w:color="auto"/>
            <w:left w:val="none" w:sz="0" w:space="0" w:color="auto"/>
            <w:bottom w:val="none" w:sz="0" w:space="0" w:color="auto"/>
            <w:right w:val="none" w:sz="0" w:space="0" w:color="auto"/>
          </w:divBdr>
        </w:div>
        <w:div w:id="429400306">
          <w:marLeft w:val="640"/>
          <w:marRight w:val="0"/>
          <w:marTop w:val="0"/>
          <w:marBottom w:val="0"/>
          <w:divBdr>
            <w:top w:val="none" w:sz="0" w:space="0" w:color="auto"/>
            <w:left w:val="none" w:sz="0" w:space="0" w:color="auto"/>
            <w:bottom w:val="none" w:sz="0" w:space="0" w:color="auto"/>
            <w:right w:val="none" w:sz="0" w:space="0" w:color="auto"/>
          </w:divBdr>
        </w:div>
        <w:div w:id="2131629086">
          <w:marLeft w:val="640"/>
          <w:marRight w:val="0"/>
          <w:marTop w:val="0"/>
          <w:marBottom w:val="0"/>
          <w:divBdr>
            <w:top w:val="none" w:sz="0" w:space="0" w:color="auto"/>
            <w:left w:val="none" w:sz="0" w:space="0" w:color="auto"/>
            <w:bottom w:val="none" w:sz="0" w:space="0" w:color="auto"/>
            <w:right w:val="none" w:sz="0" w:space="0" w:color="auto"/>
          </w:divBdr>
        </w:div>
        <w:div w:id="1525560653">
          <w:marLeft w:val="640"/>
          <w:marRight w:val="0"/>
          <w:marTop w:val="0"/>
          <w:marBottom w:val="0"/>
          <w:divBdr>
            <w:top w:val="none" w:sz="0" w:space="0" w:color="auto"/>
            <w:left w:val="none" w:sz="0" w:space="0" w:color="auto"/>
            <w:bottom w:val="none" w:sz="0" w:space="0" w:color="auto"/>
            <w:right w:val="none" w:sz="0" w:space="0" w:color="auto"/>
          </w:divBdr>
        </w:div>
        <w:div w:id="1407453702">
          <w:marLeft w:val="640"/>
          <w:marRight w:val="0"/>
          <w:marTop w:val="0"/>
          <w:marBottom w:val="0"/>
          <w:divBdr>
            <w:top w:val="none" w:sz="0" w:space="0" w:color="auto"/>
            <w:left w:val="none" w:sz="0" w:space="0" w:color="auto"/>
            <w:bottom w:val="none" w:sz="0" w:space="0" w:color="auto"/>
            <w:right w:val="none" w:sz="0" w:space="0" w:color="auto"/>
          </w:divBdr>
        </w:div>
        <w:div w:id="347754852">
          <w:marLeft w:val="640"/>
          <w:marRight w:val="0"/>
          <w:marTop w:val="0"/>
          <w:marBottom w:val="0"/>
          <w:divBdr>
            <w:top w:val="none" w:sz="0" w:space="0" w:color="auto"/>
            <w:left w:val="none" w:sz="0" w:space="0" w:color="auto"/>
            <w:bottom w:val="none" w:sz="0" w:space="0" w:color="auto"/>
            <w:right w:val="none" w:sz="0" w:space="0" w:color="auto"/>
          </w:divBdr>
        </w:div>
        <w:div w:id="323818016">
          <w:marLeft w:val="640"/>
          <w:marRight w:val="0"/>
          <w:marTop w:val="0"/>
          <w:marBottom w:val="0"/>
          <w:divBdr>
            <w:top w:val="none" w:sz="0" w:space="0" w:color="auto"/>
            <w:left w:val="none" w:sz="0" w:space="0" w:color="auto"/>
            <w:bottom w:val="none" w:sz="0" w:space="0" w:color="auto"/>
            <w:right w:val="none" w:sz="0" w:space="0" w:color="auto"/>
          </w:divBdr>
        </w:div>
        <w:div w:id="1752774880">
          <w:marLeft w:val="640"/>
          <w:marRight w:val="0"/>
          <w:marTop w:val="0"/>
          <w:marBottom w:val="0"/>
          <w:divBdr>
            <w:top w:val="none" w:sz="0" w:space="0" w:color="auto"/>
            <w:left w:val="none" w:sz="0" w:space="0" w:color="auto"/>
            <w:bottom w:val="none" w:sz="0" w:space="0" w:color="auto"/>
            <w:right w:val="none" w:sz="0" w:space="0" w:color="auto"/>
          </w:divBdr>
        </w:div>
        <w:div w:id="312024951">
          <w:marLeft w:val="640"/>
          <w:marRight w:val="0"/>
          <w:marTop w:val="0"/>
          <w:marBottom w:val="0"/>
          <w:divBdr>
            <w:top w:val="none" w:sz="0" w:space="0" w:color="auto"/>
            <w:left w:val="none" w:sz="0" w:space="0" w:color="auto"/>
            <w:bottom w:val="none" w:sz="0" w:space="0" w:color="auto"/>
            <w:right w:val="none" w:sz="0" w:space="0" w:color="auto"/>
          </w:divBdr>
        </w:div>
        <w:div w:id="457841341">
          <w:marLeft w:val="640"/>
          <w:marRight w:val="0"/>
          <w:marTop w:val="0"/>
          <w:marBottom w:val="0"/>
          <w:divBdr>
            <w:top w:val="none" w:sz="0" w:space="0" w:color="auto"/>
            <w:left w:val="none" w:sz="0" w:space="0" w:color="auto"/>
            <w:bottom w:val="none" w:sz="0" w:space="0" w:color="auto"/>
            <w:right w:val="none" w:sz="0" w:space="0" w:color="auto"/>
          </w:divBdr>
        </w:div>
        <w:div w:id="1293709906">
          <w:marLeft w:val="640"/>
          <w:marRight w:val="0"/>
          <w:marTop w:val="0"/>
          <w:marBottom w:val="0"/>
          <w:divBdr>
            <w:top w:val="none" w:sz="0" w:space="0" w:color="auto"/>
            <w:left w:val="none" w:sz="0" w:space="0" w:color="auto"/>
            <w:bottom w:val="none" w:sz="0" w:space="0" w:color="auto"/>
            <w:right w:val="none" w:sz="0" w:space="0" w:color="auto"/>
          </w:divBdr>
        </w:div>
        <w:div w:id="1688557766">
          <w:marLeft w:val="640"/>
          <w:marRight w:val="0"/>
          <w:marTop w:val="0"/>
          <w:marBottom w:val="0"/>
          <w:divBdr>
            <w:top w:val="none" w:sz="0" w:space="0" w:color="auto"/>
            <w:left w:val="none" w:sz="0" w:space="0" w:color="auto"/>
            <w:bottom w:val="none" w:sz="0" w:space="0" w:color="auto"/>
            <w:right w:val="none" w:sz="0" w:space="0" w:color="auto"/>
          </w:divBdr>
        </w:div>
        <w:div w:id="1351032234">
          <w:marLeft w:val="640"/>
          <w:marRight w:val="0"/>
          <w:marTop w:val="0"/>
          <w:marBottom w:val="0"/>
          <w:divBdr>
            <w:top w:val="none" w:sz="0" w:space="0" w:color="auto"/>
            <w:left w:val="none" w:sz="0" w:space="0" w:color="auto"/>
            <w:bottom w:val="none" w:sz="0" w:space="0" w:color="auto"/>
            <w:right w:val="none" w:sz="0" w:space="0" w:color="auto"/>
          </w:divBdr>
        </w:div>
        <w:div w:id="221261755">
          <w:marLeft w:val="640"/>
          <w:marRight w:val="0"/>
          <w:marTop w:val="0"/>
          <w:marBottom w:val="0"/>
          <w:divBdr>
            <w:top w:val="none" w:sz="0" w:space="0" w:color="auto"/>
            <w:left w:val="none" w:sz="0" w:space="0" w:color="auto"/>
            <w:bottom w:val="none" w:sz="0" w:space="0" w:color="auto"/>
            <w:right w:val="none" w:sz="0" w:space="0" w:color="auto"/>
          </w:divBdr>
        </w:div>
        <w:div w:id="999191189">
          <w:marLeft w:val="640"/>
          <w:marRight w:val="0"/>
          <w:marTop w:val="0"/>
          <w:marBottom w:val="0"/>
          <w:divBdr>
            <w:top w:val="none" w:sz="0" w:space="0" w:color="auto"/>
            <w:left w:val="none" w:sz="0" w:space="0" w:color="auto"/>
            <w:bottom w:val="none" w:sz="0" w:space="0" w:color="auto"/>
            <w:right w:val="none" w:sz="0" w:space="0" w:color="auto"/>
          </w:divBdr>
        </w:div>
        <w:div w:id="1674185440">
          <w:marLeft w:val="640"/>
          <w:marRight w:val="0"/>
          <w:marTop w:val="0"/>
          <w:marBottom w:val="0"/>
          <w:divBdr>
            <w:top w:val="none" w:sz="0" w:space="0" w:color="auto"/>
            <w:left w:val="none" w:sz="0" w:space="0" w:color="auto"/>
            <w:bottom w:val="none" w:sz="0" w:space="0" w:color="auto"/>
            <w:right w:val="none" w:sz="0" w:space="0" w:color="auto"/>
          </w:divBdr>
        </w:div>
        <w:div w:id="910430900">
          <w:marLeft w:val="640"/>
          <w:marRight w:val="0"/>
          <w:marTop w:val="0"/>
          <w:marBottom w:val="0"/>
          <w:divBdr>
            <w:top w:val="none" w:sz="0" w:space="0" w:color="auto"/>
            <w:left w:val="none" w:sz="0" w:space="0" w:color="auto"/>
            <w:bottom w:val="none" w:sz="0" w:space="0" w:color="auto"/>
            <w:right w:val="none" w:sz="0" w:space="0" w:color="auto"/>
          </w:divBdr>
        </w:div>
        <w:div w:id="302582348">
          <w:marLeft w:val="640"/>
          <w:marRight w:val="0"/>
          <w:marTop w:val="0"/>
          <w:marBottom w:val="0"/>
          <w:divBdr>
            <w:top w:val="none" w:sz="0" w:space="0" w:color="auto"/>
            <w:left w:val="none" w:sz="0" w:space="0" w:color="auto"/>
            <w:bottom w:val="none" w:sz="0" w:space="0" w:color="auto"/>
            <w:right w:val="none" w:sz="0" w:space="0" w:color="auto"/>
          </w:divBdr>
        </w:div>
        <w:div w:id="39672541">
          <w:marLeft w:val="640"/>
          <w:marRight w:val="0"/>
          <w:marTop w:val="0"/>
          <w:marBottom w:val="0"/>
          <w:divBdr>
            <w:top w:val="none" w:sz="0" w:space="0" w:color="auto"/>
            <w:left w:val="none" w:sz="0" w:space="0" w:color="auto"/>
            <w:bottom w:val="none" w:sz="0" w:space="0" w:color="auto"/>
            <w:right w:val="none" w:sz="0" w:space="0" w:color="auto"/>
          </w:divBdr>
        </w:div>
        <w:div w:id="17826851">
          <w:marLeft w:val="640"/>
          <w:marRight w:val="0"/>
          <w:marTop w:val="0"/>
          <w:marBottom w:val="0"/>
          <w:divBdr>
            <w:top w:val="none" w:sz="0" w:space="0" w:color="auto"/>
            <w:left w:val="none" w:sz="0" w:space="0" w:color="auto"/>
            <w:bottom w:val="none" w:sz="0" w:space="0" w:color="auto"/>
            <w:right w:val="none" w:sz="0" w:space="0" w:color="auto"/>
          </w:divBdr>
        </w:div>
        <w:div w:id="1220900130">
          <w:marLeft w:val="640"/>
          <w:marRight w:val="0"/>
          <w:marTop w:val="0"/>
          <w:marBottom w:val="0"/>
          <w:divBdr>
            <w:top w:val="none" w:sz="0" w:space="0" w:color="auto"/>
            <w:left w:val="none" w:sz="0" w:space="0" w:color="auto"/>
            <w:bottom w:val="none" w:sz="0" w:space="0" w:color="auto"/>
            <w:right w:val="none" w:sz="0" w:space="0" w:color="auto"/>
          </w:divBdr>
        </w:div>
        <w:div w:id="848908226">
          <w:marLeft w:val="640"/>
          <w:marRight w:val="0"/>
          <w:marTop w:val="0"/>
          <w:marBottom w:val="0"/>
          <w:divBdr>
            <w:top w:val="none" w:sz="0" w:space="0" w:color="auto"/>
            <w:left w:val="none" w:sz="0" w:space="0" w:color="auto"/>
            <w:bottom w:val="none" w:sz="0" w:space="0" w:color="auto"/>
            <w:right w:val="none" w:sz="0" w:space="0" w:color="auto"/>
          </w:divBdr>
        </w:div>
        <w:div w:id="1917125670">
          <w:marLeft w:val="640"/>
          <w:marRight w:val="0"/>
          <w:marTop w:val="0"/>
          <w:marBottom w:val="0"/>
          <w:divBdr>
            <w:top w:val="none" w:sz="0" w:space="0" w:color="auto"/>
            <w:left w:val="none" w:sz="0" w:space="0" w:color="auto"/>
            <w:bottom w:val="none" w:sz="0" w:space="0" w:color="auto"/>
            <w:right w:val="none" w:sz="0" w:space="0" w:color="auto"/>
          </w:divBdr>
        </w:div>
        <w:div w:id="583612704">
          <w:marLeft w:val="640"/>
          <w:marRight w:val="0"/>
          <w:marTop w:val="0"/>
          <w:marBottom w:val="0"/>
          <w:divBdr>
            <w:top w:val="none" w:sz="0" w:space="0" w:color="auto"/>
            <w:left w:val="none" w:sz="0" w:space="0" w:color="auto"/>
            <w:bottom w:val="none" w:sz="0" w:space="0" w:color="auto"/>
            <w:right w:val="none" w:sz="0" w:space="0" w:color="auto"/>
          </w:divBdr>
        </w:div>
        <w:div w:id="565799711">
          <w:marLeft w:val="640"/>
          <w:marRight w:val="0"/>
          <w:marTop w:val="0"/>
          <w:marBottom w:val="0"/>
          <w:divBdr>
            <w:top w:val="none" w:sz="0" w:space="0" w:color="auto"/>
            <w:left w:val="none" w:sz="0" w:space="0" w:color="auto"/>
            <w:bottom w:val="none" w:sz="0" w:space="0" w:color="auto"/>
            <w:right w:val="none" w:sz="0" w:space="0" w:color="auto"/>
          </w:divBdr>
        </w:div>
        <w:div w:id="434254165">
          <w:marLeft w:val="640"/>
          <w:marRight w:val="0"/>
          <w:marTop w:val="0"/>
          <w:marBottom w:val="0"/>
          <w:divBdr>
            <w:top w:val="none" w:sz="0" w:space="0" w:color="auto"/>
            <w:left w:val="none" w:sz="0" w:space="0" w:color="auto"/>
            <w:bottom w:val="none" w:sz="0" w:space="0" w:color="auto"/>
            <w:right w:val="none" w:sz="0" w:space="0" w:color="auto"/>
          </w:divBdr>
        </w:div>
        <w:div w:id="725027798">
          <w:marLeft w:val="640"/>
          <w:marRight w:val="0"/>
          <w:marTop w:val="0"/>
          <w:marBottom w:val="0"/>
          <w:divBdr>
            <w:top w:val="none" w:sz="0" w:space="0" w:color="auto"/>
            <w:left w:val="none" w:sz="0" w:space="0" w:color="auto"/>
            <w:bottom w:val="none" w:sz="0" w:space="0" w:color="auto"/>
            <w:right w:val="none" w:sz="0" w:space="0" w:color="auto"/>
          </w:divBdr>
        </w:div>
        <w:div w:id="554776907">
          <w:marLeft w:val="640"/>
          <w:marRight w:val="0"/>
          <w:marTop w:val="0"/>
          <w:marBottom w:val="0"/>
          <w:divBdr>
            <w:top w:val="none" w:sz="0" w:space="0" w:color="auto"/>
            <w:left w:val="none" w:sz="0" w:space="0" w:color="auto"/>
            <w:bottom w:val="none" w:sz="0" w:space="0" w:color="auto"/>
            <w:right w:val="none" w:sz="0" w:space="0" w:color="auto"/>
          </w:divBdr>
        </w:div>
        <w:div w:id="302321499">
          <w:marLeft w:val="640"/>
          <w:marRight w:val="0"/>
          <w:marTop w:val="0"/>
          <w:marBottom w:val="0"/>
          <w:divBdr>
            <w:top w:val="none" w:sz="0" w:space="0" w:color="auto"/>
            <w:left w:val="none" w:sz="0" w:space="0" w:color="auto"/>
            <w:bottom w:val="none" w:sz="0" w:space="0" w:color="auto"/>
            <w:right w:val="none" w:sz="0" w:space="0" w:color="auto"/>
          </w:divBdr>
        </w:div>
        <w:div w:id="565184397">
          <w:marLeft w:val="640"/>
          <w:marRight w:val="0"/>
          <w:marTop w:val="0"/>
          <w:marBottom w:val="0"/>
          <w:divBdr>
            <w:top w:val="none" w:sz="0" w:space="0" w:color="auto"/>
            <w:left w:val="none" w:sz="0" w:space="0" w:color="auto"/>
            <w:bottom w:val="none" w:sz="0" w:space="0" w:color="auto"/>
            <w:right w:val="none" w:sz="0" w:space="0" w:color="auto"/>
          </w:divBdr>
        </w:div>
        <w:div w:id="885064049">
          <w:marLeft w:val="640"/>
          <w:marRight w:val="0"/>
          <w:marTop w:val="0"/>
          <w:marBottom w:val="0"/>
          <w:divBdr>
            <w:top w:val="none" w:sz="0" w:space="0" w:color="auto"/>
            <w:left w:val="none" w:sz="0" w:space="0" w:color="auto"/>
            <w:bottom w:val="none" w:sz="0" w:space="0" w:color="auto"/>
            <w:right w:val="none" w:sz="0" w:space="0" w:color="auto"/>
          </w:divBdr>
        </w:div>
        <w:div w:id="1523396192">
          <w:marLeft w:val="640"/>
          <w:marRight w:val="0"/>
          <w:marTop w:val="0"/>
          <w:marBottom w:val="0"/>
          <w:divBdr>
            <w:top w:val="none" w:sz="0" w:space="0" w:color="auto"/>
            <w:left w:val="none" w:sz="0" w:space="0" w:color="auto"/>
            <w:bottom w:val="none" w:sz="0" w:space="0" w:color="auto"/>
            <w:right w:val="none" w:sz="0" w:space="0" w:color="auto"/>
          </w:divBdr>
        </w:div>
        <w:div w:id="748381596">
          <w:marLeft w:val="640"/>
          <w:marRight w:val="0"/>
          <w:marTop w:val="0"/>
          <w:marBottom w:val="0"/>
          <w:divBdr>
            <w:top w:val="none" w:sz="0" w:space="0" w:color="auto"/>
            <w:left w:val="none" w:sz="0" w:space="0" w:color="auto"/>
            <w:bottom w:val="none" w:sz="0" w:space="0" w:color="auto"/>
            <w:right w:val="none" w:sz="0" w:space="0" w:color="auto"/>
          </w:divBdr>
        </w:div>
        <w:div w:id="1211724249">
          <w:marLeft w:val="640"/>
          <w:marRight w:val="0"/>
          <w:marTop w:val="0"/>
          <w:marBottom w:val="0"/>
          <w:divBdr>
            <w:top w:val="none" w:sz="0" w:space="0" w:color="auto"/>
            <w:left w:val="none" w:sz="0" w:space="0" w:color="auto"/>
            <w:bottom w:val="none" w:sz="0" w:space="0" w:color="auto"/>
            <w:right w:val="none" w:sz="0" w:space="0" w:color="auto"/>
          </w:divBdr>
        </w:div>
        <w:div w:id="902369977">
          <w:marLeft w:val="640"/>
          <w:marRight w:val="0"/>
          <w:marTop w:val="0"/>
          <w:marBottom w:val="0"/>
          <w:divBdr>
            <w:top w:val="none" w:sz="0" w:space="0" w:color="auto"/>
            <w:left w:val="none" w:sz="0" w:space="0" w:color="auto"/>
            <w:bottom w:val="none" w:sz="0" w:space="0" w:color="auto"/>
            <w:right w:val="none" w:sz="0" w:space="0" w:color="auto"/>
          </w:divBdr>
        </w:div>
        <w:div w:id="1584992537">
          <w:marLeft w:val="640"/>
          <w:marRight w:val="0"/>
          <w:marTop w:val="0"/>
          <w:marBottom w:val="0"/>
          <w:divBdr>
            <w:top w:val="none" w:sz="0" w:space="0" w:color="auto"/>
            <w:left w:val="none" w:sz="0" w:space="0" w:color="auto"/>
            <w:bottom w:val="none" w:sz="0" w:space="0" w:color="auto"/>
            <w:right w:val="none" w:sz="0" w:space="0" w:color="auto"/>
          </w:divBdr>
        </w:div>
        <w:div w:id="2096241901">
          <w:marLeft w:val="640"/>
          <w:marRight w:val="0"/>
          <w:marTop w:val="0"/>
          <w:marBottom w:val="0"/>
          <w:divBdr>
            <w:top w:val="none" w:sz="0" w:space="0" w:color="auto"/>
            <w:left w:val="none" w:sz="0" w:space="0" w:color="auto"/>
            <w:bottom w:val="none" w:sz="0" w:space="0" w:color="auto"/>
            <w:right w:val="none" w:sz="0" w:space="0" w:color="auto"/>
          </w:divBdr>
        </w:div>
        <w:div w:id="1026442745">
          <w:marLeft w:val="640"/>
          <w:marRight w:val="0"/>
          <w:marTop w:val="0"/>
          <w:marBottom w:val="0"/>
          <w:divBdr>
            <w:top w:val="none" w:sz="0" w:space="0" w:color="auto"/>
            <w:left w:val="none" w:sz="0" w:space="0" w:color="auto"/>
            <w:bottom w:val="none" w:sz="0" w:space="0" w:color="auto"/>
            <w:right w:val="none" w:sz="0" w:space="0" w:color="auto"/>
          </w:divBdr>
        </w:div>
        <w:div w:id="2061711166">
          <w:marLeft w:val="640"/>
          <w:marRight w:val="0"/>
          <w:marTop w:val="0"/>
          <w:marBottom w:val="0"/>
          <w:divBdr>
            <w:top w:val="none" w:sz="0" w:space="0" w:color="auto"/>
            <w:left w:val="none" w:sz="0" w:space="0" w:color="auto"/>
            <w:bottom w:val="none" w:sz="0" w:space="0" w:color="auto"/>
            <w:right w:val="none" w:sz="0" w:space="0" w:color="auto"/>
          </w:divBdr>
        </w:div>
        <w:div w:id="1629123847">
          <w:marLeft w:val="640"/>
          <w:marRight w:val="0"/>
          <w:marTop w:val="0"/>
          <w:marBottom w:val="0"/>
          <w:divBdr>
            <w:top w:val="none" w:sz="0" w:space="0" w:color="auto"/>
            <w:left w:val="none" w:sz="0" w:space="0" w:color="auto"/>
            <w:bottom w:val="none" w:sz="0" w:space="0" w:color="auto"/>
            <w:right w:val="none" w:sz="0" w:space="0" w:color="auto"/>
          </w:divBdr>
        </w:div>
        <w:div w:id="748625141">
          <w:marLeft w:val="640"/>
          <w:marRight w:val="0"/>
          <w:marTop w:val="0"/>
          <w:marBottom w:val="0"/>
          <w:divBdr>
            <w:top w:val="none" w:sz="0" w:space="0" w:color="auto"/>
            <w:left w:val="none" w:sz="0" w:space="0" w:color="auto"/>
            <w:bottom w:val="none" w:sz="0" w:space="0" w:color="auto"/>
            <w:right w:val="none" w:sz="0" w:space="0" w:color="auto"/>
          </w:divBdr>
        </w:div>
        <w:div w:id="1861233751">
          <w:marLeft w:val="640"/>
          <w:marRight w:val="0"/>
          <w:marTop w:val="0"/>
          <w:marBottom w:val="0"/>
          <w:divBdr>
            <w:top w:val="none" w:sz="0" w:space="0" w:color="auto"/>
            <w:left w:val="none" w:sz="0" w:space="0" w:color="auto"/>
            <w:bottom w:val="none" w:sz="0" w:space="0" w:color="auto"/>
            <w:right w:val="none" w:sz="0" w:space="0" w:color="auto"/>
          </w:divBdr>
        </w:div>
        <w:div w:id="203911485">
          <w:marLeft w:val="640"/>
          <w:marRight w:val="0"/>
          <w:marTop w:val="0"/>
          <w:marBottom w:val="0"/>
          <w:divBdr>
            <w:top w:val="none" w:sz="0" w:space="0" w:color="auto"/>
            <w:left w:val="none" w:sz="0" w:space="0" w:color="auto"/>
            <w:bottom w:val="none" w:sz="0" w:space="0" w:color="auto"/>
            <w:right w:val="none" w:sz="0" w:space="0" w:color="auto"/>
          </w:divBdr>
        </w:div>
        <w:div w:id="1492022781">
          <w:marLeft w:val="640"/>
          <w:marRight w:val="0"/>
          <w:marTop w:val="0"/>
          <w:marBottom w:val="0"/>
          <w:divBdr>
            <w:top w:val="none" w:sz="0" w:space="0" w:color="auto"/>
            <w:left w:val="none" w:sz="0" w:space="0" w:color="auto"/>
            <w:bottom w:val="none" w:sz="0" w:space="0" w:color="auto"/>
            <w:right w:val="none" w:sz="0" w:space="0" w:color="auto"/>
          </w:divBdr>
        </w:div>
        <w:div w:id="409817735">
          <w:marLeft w:val="640"/>
          <w:marRight w:val="0"/>
          <w:marTop w:val="0"/>
          <w:marBottom w:val="0"/>
          <w:divBdr>
            <w:top w:val="none" w:sz="0" w:space="0" w:color="auto"/>
            <w:left w:val="none" w:sz="0" w:space="0" w:color="auto"/>
            <w:bottom w:val="none" w:sz="0" w:space="0" w:color="auto"/>
            <w:right w:val="none" w:sz="0" w:space="0" w:color="auto"/>
          </w:divBdr>
        </w:div>
        <w:div w:id="746808595">
          <w:marLeft w:val="640"/>
          <w:marRight w:val="0"/>
          <w:marTop w:val="0"/>
          <w:marBottom w:val="0"/>
          <w:divBdr>
            <w:top w:val="none" w:sz="0" w:space="0" w:color="auto"/>
            <w:left w:val="none" w:sz="0" w:space="0" w:color="auto"/>
            <w:bottom w:val="none" w:sz="0" w:space="0" w:color="auto"/>
            <w:right w:val="none" w:sz="0" w:space="0" w:color="auto"/>
          </w:divBdr>
        </w:div>
        <w:div w:id="491027346">
          <w:marLeft w:val="640"/>
          <w:marRight w:val="0"/>
          <w:marTop w:val="0"/>
          <w:marBottom w:val="0"/>
          <w:divBdr>
            <w:top w:val="none" w:sz="0" w:space="0" w:color="auto"/>
            <w:left w:val="none" w:sz="0" w:space="0" w:color="auto"/>
            <w:bottom w:val="none" w:sz="0" w:space="0" w:color="auto"/>
            <w:right w:val="none" w:sz="0" w:space="0" w:color="auto"/>
          </w:divBdr>
        </w:div>
        <w:div w:id="1044863317">
          <w:marLeft w:val="640"/>
          <w:marRight w:val="0"/>
          <w:marTop w:val="0"/>
          <w:marBottom w:val="0"/>
          <w:divBdr>
            <w:top w:val="none" w:sz="0" w:space="0" w:color="auto"/>
            <w:left w:val="none" w:sz="0" w:space="0" w:color="auto"/>
            <w:bottom w:val="none" w:sz="0" w:space="0" w:color="auto"/>
            <w:right w:val="none" w:sz="0" w:space="0" w:color="auto"/>
          </w:divBdr>
        </w:div>
        <w:div w:id="900288766">
          <w:marLeft w:val="640"/>
          <w:marRight w:val="0"/>
          <w:marTop w:val="0"/>
          <w:marBottom w:val="0"/>
          <w:divBdr>
            <w:top w:val="none" w:sz="0" w:space="0" w:color="auto"/>
            <w:left w:val="none" w:sz="0" w:space="0" w:color="auto"/>
            <w:bottom w:val="none" w:sz="0" w:space="0" w:color="auto"/>
            <w:right w:val="none" w:sz="0" w:space="0" w:color="auto"/>
          </w:divBdr>
        </w:div>
        <w:div w:id="1400054141">
          <w:marLeft w:val="640"/>
          <w:marRight w:val="0"/>
          <w:marTop w:val="0"/>
          <w:marBottom w:val="0"/>
          <w:divBdr>
            <w:top w:val="none" w:sz="0" w:space="0" w:color="auto"/>
            <w:left w:val="none" w:sz="0" w:space="0" w:color="auto"/>
            <w:bottom w:val="none" w:sz="0" w:space="0" w:color="auto"/>
            <w:right w:val="none" w:sz="0" w:space="0" w:color="auto"/>
          </w:divBdr>
        </w:div>
        <w:div w:id="1488008895">
          <w:marLeft w:val="640"/>
          <w:marRight w:val="0"/>
          <w:marTop w:val="0"/>
          <w:marBottom w:val="0"/>
          <w:divBdr>
            <w:top w:val="none" w:sz="0" w:space="0" w:color="auto"/>
            <w:left w:val="none" w:sz="0" w:space="0" w:color="auto"/>
            <w:bottom w:val="none" w:sz="0" w:space="0" w:color="auto"/>
            <w:right w:val="none" w:sz="0" w:space="0" w:color="auto"/>
          </w:divBdr>
        </w:div>
        <w:div w:id="1359896000">
          <w:marLeft w:val="640"/>
          <w:marRight w:val="0"/>
          <w:marTop w:val="0"/>
          <w:marBottom w:val="0"/>
          <w:divBdr>
            <w:top w:val="none" w:sz="0" w:space="0" w:color="auto"/>
            <w:left w:val="none" w:sz="0" w:space="0" w:color="auto"/>
            <w:bottom w:val="none" w:sz="0" w:space="0" w:color="auto"/>
            <w:right w:val="none" w:sz="0" w:space="0" w:color="auto"/>
          </w:divBdr>
        </w:div>
        <w:div w:id="953486133">
          <w:marLeft w:val="640"/>
          <w:marRight w:val="0"/>
          <w:marTop w:val="0"/>
          <w:marBottom w:val="0"/>
          <w:divBdr>
            <w:top w:val="none" w:sz="0" w:space="0" w:color="auto"/>
            <w:left w:val="none" w:sz="0" w:space="0" w:color="auto"/>
            <w:bottom w:val="none" w:sz="0" w:space="0" w:color="auto"/>
            <w:right w:val="none" w:sz="0" w:space="0" w:color="auto"/>
          </w:divBdr>
        </w:div>
        <w:div w:id="1753623363">
          <w:marLeft w:val="640"/>
          <w:marRight w:val="0"/>
          <w:marTop w:val="0"/>
          <w:marBottom w:val="0"/>
          <w:divBdr>
            <w:top w:val="none" w:sz="0" w:space="0" w:color="auto"/>
            <w:left w:val="none" w:sz="0" w:space="0" w:color="auto"/>
            <w:bottom w:val="none" w:sz="0" w:space="0" w:color="auto"/>
            <w:right w:val="none" w:sz="0" w:space="0" w:color="auto"/>
          </w:divBdr>
        </w:div>
        <w:div w:id="781656671">
          <w:marLeft w:val="640"/>
          <w:marRight w:val="0"/>
          <w:marTop w:val="0"/>
          <w:marBottom w:val="0"/>
          <w:divBdr>
            <w:top w:val="none" w:sz="0" w:space="0" w:color="auto"/>
            <w:left w:val="none" w:sz="0" w:space="0" w:color="auto"/>
            <w:bottom w:val="none" w:sz="0" w:space="0" w:color="auto"/>
            <w:right w:val="none" w:sz="0" w:space="0" w:color="auto"/>
          </w:divBdr>
        </w:div>
        <w:div w:id="726731846">
          <w:marLeft w:val="640"/>
          <w:marRight w:val="0"/>
          <w:marTop w:val="0"/>
          <w:marBottom w:val="0"/>
          <w:divBdr>
            <w:top w:val="none" w:sz="0" w:space="0" w:color="auto"/>
            <w:left w:val="none" w:sz="0" w:space="0" w:color="auto"/>
            <w:bottom w:val="none" w:sz="0" w:space="0" w:color="auto"/>
            <w:right w:val="none" w:sz="0" w:space="0" w:color="auto"/>
          </w:divBdr>
        </w:div>
        <w:div w:id="1792625903">
          <w:marLeft w:val="640"/>
          <w:marRight w:val="0"/>
          <w:marTop w:val="0"/>
          <w:marBottom w:val="0"/>
          <w:divBdr>
            <w:top w:val="none" w:sz="0" w:space="0" w:color="auto"/>
            <w:left w:val="none" w:sz="0" w:space="0" w:color="auto"/>
            <w:bottom w:val="none" w:sz="0" w:space="0" w:color="auto"/>
            <w:right w:val="none" w:sz="0" w:space="0" w:color="auto"/>
          </w:divBdr>
        </w:div>
        <w:div w:id="199975961">
          <w:marLeft w:val="640"/>
          <w:marRight w:val="0"/>
          <w:marTop w:val="0"/>
          <w:marBottom w:val="0"/>
          <w:divBdr>
            <w:top w:val="none" w:sz="0" w:space="0" w:color="auto"/>
            <w:left w:val="none" w:sz="0" w:space="0" w:color="auto"/>
            <w:bottom w:val="none" w:sz="0" w:space="0" w:color="auto"/>
            <w:right w:val="none" w:sz="0" w:space="0" w:color="auto"/>
          </w:divBdr>
        </w:div>
        <w:div w:id="849563908">
          <w:marLeft w:val="640"/>
          <w:marRight w:val="0"/>
          <w:marTop w:val="0"/>
          <w:marBottom w:val="0"/>
          <w:divBdr>
            <w:top w:val="none" w:sz="0" w:space="0" w:color="auto"/>
            <w:left w:val="none" w:sz="0" w:space="0" w:color="auto"/>
            <w:bottom w:val="none" w:sz="0" w:space="0" w:color="auto"/>
            <w:right w:val="none" w:sz="0" w:space="0" w:color="auto"/>
          </w:divBdr>
        </w:div>
        <w:div w:id="341275641">
          <w:marLeft w:val="640"/>
          <w:marRight w:val="0"/>
          <w:marTop w:val="0"/>
          <w:marBottom w:val="0"/>
          <w:divBdr>
            <w:top w:val="none" w:sz="0" w:space="0" w:color="auto"/>
            <w:left w:val="none" w:sz="0" w:space="0" w:color="auto"/>
            <w:bottom w:val="none" w:sz="0" w:space="0" w:color="auto"/>
            <w:right w:val="none" w:sz="0" w:space="0" w:color="auto"/>
          </w:divBdr>
        </w:div>
        <w:div w:id="820275647">
          <w:marLeft w:val="640"/>
          <w:marRight w:val="0"/>
          <w:marTop w:val="0"/>
          <w:marBottom w:val="0"/>
          <w:divBdr>
            <w:top w:val="none" w:sz="0" w:space="0" w:color="auto"/>
            <w:left w:val="none" w:sz="0" w:space="0" w:color="auto"/>
            <w:bottom w:val="none" w:sz="0" w:space="0" w:color="auto"/>
            <w:right w:val="none" w:sz="0" w:space="0" w:color="auto"/>
          </w:divBdr>
        </w:div>
        <w:div w:id="1499232161">
          <w:marLeft w:val="640"/>
          <w:marRight w:val="0"/>
          <w:marTop w:val="0"/>
          <w:marBottom w:val="0"/>
          <w:divBdr>
            <w:top w:val="none" w:sz="0" w:space="0" w:color="auto"/>
            <w:left w:val="none" w:sz="0" w:space="0" w:color="auto"/>
            <w:bottom w:val="none" w:sz="0" w:space="0" w:color="auto"/>
            <w:right w:val="none" w:sz="0" w:space="0" w:color="auto"/>
          </w:divBdr>
        </w:div>
        <w:div w:id="220990207">
          <w:marLeft w:val="640"/>
          <w:marRight w:val="0"/>
          <w:marTop w:val="0"/>
          <w:marBottom w:val="0"/>
          <w:divBdr>
            <w:top w:val="none" w:sz="0" w:space="0" w:color="auto"/>
            <w:left w:val="none" w:sz="0" w:space="0" w:color="auto"/>
            <w:bottom w:val="none" w:sz="0" w:space="0" w:color="auto"/>
            <w:right w:val="none" w:sz="0" w:space="0" w:color="auto"/>
          </w:divBdr>
        </w:div>
        <w:div w:id="1733692661">
          <w:marLeft w:val="640"/>
          <w:marRight w:val="0"/>
          <w:marTop w:val="0"/>
          <w:marBottom w:val="0"/>
          <w:divBdr>
            <w:top w:val="none" w:sz="0" w:space="0" w:color="auto"/>
            <w:left w:val="none" w:sz="0" w:space="0" w:color="auto"/>
            <w:bottom w:val="none" w:sz="0" w:space="0" w:color="auto"/>
            <w:right w:val="none" w:sz="0" w:space="0" w:color="auto"/>
          </w:divBdr>
        </w:div>
        <w:div w:id="277489343">
          <w:marLeft w:val="640"/>
          <w:marRight w:val="0"/>
          <w:marTop w:val="0"/>
          <w:marBottom w:val="0"/>
          <w:divBdr>
            <w:top w:val="none" w:sz="0" w:space="0" w:color="auto"/>
            <w:left w:val="none" w:sz="0" w:space="0" w:color="auto"/>
            <w:bottom w:val="none" w:sz="0" w:space="0" w:color="auto"/>
            <w:right w:val="none" w:sz="0" w:space="0" w:color="auto"/>
          </w:divBdr>
        </w:div>
        <w:div w:id="140464438">
          <w:marLeft w:val="640"/>
          <w:marRight w:val="0"/>
          <w:marTop w:val="0"/>
          <w:marBottom w:val="0"/>
          <w:divBdr>
            <w:top w:val="none" w:sz="0" w:space="0" w:color="auto"/>
            <w:left w:val="none" w:sz="0" w:space="0" w:color="auto"/>
            <w:bottom w:val="none" w:sz="0" w:space="0" w:color="auto"/>
            <w:right w:val="none" w:sz="0" w:space="0" w:color="auto"/>
          </w:divBdr>
        </w:div>
        <w:div w:id="715131373">
          <w:marLeft w:val="640"/>
          <w:marRight w:val="0"/>
          <w:marTop w:val="0"/>
          <w:marBottom w:val="0"/>
          <w:divBdr>
            <w:top w:val="none" w:sz="0" w:space="0" w:color="auto"/>
            <w:left w:val="none" w:sz="0" w:space="0" w:color="auto"/>
            <w:bottom w:val="none" w:sz="0" w:space="0" w:color="auto"/>
            <w:right w:val="none" w:sz="0" w:space="0" w:color="auto"/>
          </w:divBdr>
        </w:div>
        <w:div w:id="1543589362">
          <w:marLeft w:val="640"/>
          <w:marRight w:val="0"/>
          <w:marTop w:val="0"/>
          <w:marBottom w:val="0"/>
          <w:divBdr>
            <w:top w:val="none" w:sz="0" w:space="0" w:color="auto"/>
            <w:left w:val="none" w:sz="0" w:space="0" w:color="auto"/>
            <w:bottom w:val="none" w:sz="0" w:space="0" w:color="auto"/>
            <w:right w:val="none" w:sz="0" w:space="0" w:color="auto"/>
          </w:divBdr>
        </w:div>
        <w:div w:id="1781103043">
          <w:marLeft w:val="640"/>
          <w:marRight w:val="0"/>
          <w:marTop w:val="0"/>
          <w:marBottom w:val="0"/>
          <w:divBdr>
            <w:top w:val="none" w:sz="0" w:space="0" w:color="auto"/>
            <w:left w:val="none" w:sz="0" w:space="0" w:color="auto"/>
            <w:bottom w:val="none" w:sz="0" w:space="0" w:color="auto"/>
            <w:right w:val="none" w:sz="0" w:space="0" w:color="auto"/>
          </w:divBdr>
        </w:div>
        <w:div w:id="1731534268">
          <w:marLeft w:val="640"/>
          <w:marRight w:val="0"/>
          <w:marTop w:val="0"/>
          <w:marBottom w:val="0"/>
          <w:divBdr>
            <w:top w:val="none" w:sz="0" w:space="0" w:color="auto"/>
            <w:left w:val="none" w:sz="0" w:space="0" w:color="auto"/>
            <w:bottom w:val="none" w:sz="0" w:space="0" w:color="auto"/>
            <w:right w:val="none" w:sz="0" w:space="0" w:color="auto"/>
          </w:divBdr>
        </w:div>
        <w:div w:id="1064719476">
          <w:marLeft w:val="640"/>
          <w:marRight w:val="0"/>
          <w:marTop w:val="0"/>
          <w:marBottom w:val="0"/>
          <w:divBdr>
            <w:top w:val="none" w:sz="0" w:space="0" w:color="auto"/>
            <w:left w:val="none" w:sz="0" w:space="0" w:color="auto"/>
            <w:bottom w:val="none" w:sz="0" w:space="0" w:color="auto"/>
            <w:right w:val="none" w:sz="0" w:space="0" w:color="auto"/>
          </w:divBdr>
        </w:div>
        <w:div w:id="2126774385">
          <w:marLeft w:val="640"/>
          <w:marRight w:val="0"/>
          <w:marTop w:val="0"/>
          <w:marBottom w:val="0"/>
          <w:divBdr>
            <w:top w:val="none" w:sz="0" w:space="0" w:color="auto"/>
            <w:left w:val="none" w:sz="0" w:space="0" w:color="auto"/>
            <w:bottom w:val="none" w:sz="0" w:space="0" w:color="auto"/>
            <w:right w:val="none" w:sz="0" w:space="0" w:color="auto"/>
          </w:divBdr>
        </w:div>
        <w:div w:id="132871833">
          <w:marLeft w:val="640"/>
          <w:marRight w:val="0"/>
          <w:marTop w:val="0"/>
          <w:marBottom w:val="0"/>
          <w:divBdr>
            <w:top w:val="none" w:sz="0" w:space="0" w:color="auto"/>
            <w:left w:val="none" w:sz="0" w:space="0" w:color="auto"/>
            <w:bottom w:val="none" w:sz="0" w:space="0" w:color="auto"/>
            <w:right w:val="none" w:sz="0" w:space="0" w:color="auto"/>
          </w:divBdr>
        </w:div>
        <w:div w:id="1922331708">
          <w:marLeft w:val="640"/>
          <w:marRight w:val="0"/>
          <w:marTop w:val="0"/>
          <w:marBottom w:val="0"/>
          <w:divBdr>
            <w:top w:val="none" w:sz="0" w:space="0" w:color="auto"/>
            <w:left w:val="none" w:sz="0" w:space="0" w:color="auto"/>
            <w:bottom w:val="none" w:sz="0" w:space="0" w:color="auto"/>
            <w:right w:val="none" w:sz="0" w:space="0" w:color="auto"/>
          </w:divBdr>
        </w:div>
        <w:div w:id="1431969731">
          <w:marLeft w:val="640"/>
          <w:marRight w:val="0"/>
          <w:marTop w:val="0"/>
          <w:marBottom w:val="0"/>
          <w:divBdr>
            <w:top w:val="none" w:sz="0" w:space="0" w:color="auto"/>
            <w:left w:val="none" w:sz="0" w:space="0" w:color="auto"/>
            <w:bottom w:val="none" w:sz="0" w:space="0" w:color="auto"/>
            <w:right w:val="none" w:sz="0" w:space="0" w:color="auto"/>
          </w:divBdr>
        </w:div>
        <w:div w:id="344937905">
          <w:marLeft w:val="640"/>
          <w:marRight w:val="0"/>
          <w:marTop w:val="0"/>
          <w:marBottom w:val="0"/>
          <w:divBdr>
            <w:top w:val="none" w:sz="0" w:space="0" w:color="auto"/>
            <w:left w:val="none" w:sz="0" w:space="0" w:color="auto"/>
            <w:bottom w:val="none" w:sz="0" w:space="0" w:color="auto"/>
            <w:right w:val="none" w:sz="0" w:space="0" w:color="auto"/>
          </w:divBdr>
        </w:div>
        <w:div w:id="49771874">
          <w:marLeft w:val="640"/>
          <w:marRight w:val="0"/>
          <w:marTop w:val="0"/>
          <w:marBottom w:val="0"/>
          <w:divBdr>
            <w:top w:val="none" w:sz="0" w:space="0" w:color="auto"/>
            <w:left w:val="none" w:sz="0" w:space="0" w:color="auto"/>
            <w:bottom w:val="none" w:sz="0" w:space="0" w:color="auto"/>
            <w:right w:val="none" w:sz="0" w:space="0" w:color="auto"/>
          </w:divBdr>
        </w:div>
        <w:div w:id="1571501721">
          <w:marLeft w:val="640"/>
          <w:marRight w:val="0"/>
          <w:marTop w:val="0"/>
          <w:marBottom w:val="0"/>
          <w:divBdr>
            <w:top w:val="none" w:sz="0" w:space="0" w:color="auto"/>
            <w:left w:val="none" w:sz="0" w:space="0" w:color="auto"/>
            <w:bottom w:val="none" w:sz="0" w:space="0" w:color="auto"/>
            <w:right w:val="none" w:sz="0" w:space="0" w:color="auto"/>
          </w:divBdr>
        </w:div>
        <w:div w:id="660281191">
          <w:marLeft w:val="640"/>
          <w:marRight w:val="0"/>
          <w:marTop w:val="0"/>
          <w:marBottom w:val="0"/>
          <w:divBdr>
            <w:top w:val="none" w:sz="0" w:space="0" w:color="auto"/>
            <w:left w:val="none" w:sz="0" w:space="0" w:color="auto"/>
            <w:bottom w:val="none" w:sz="0" w:space="0" w:color="auto"/>
            <w:right w:val="none" w:sz="0" w:space="0" w:color="auto"/>
          </w:divBdr>
        </w:div>
        <w:div w:id="1281453857">
          <w:marLeft w:val="640"/>
          <w:marRight w:val="0"/>
          <w:marTop w:val="0"/>
          <w:marBottom w:val="0"/>
          <w:divBdr>
            <w:top w:val="none" w:sz="0" w:space="0" w:color="auto"/>
            <w:left w:val="none" w:sz="0" w:space="0" w:color="auto"/>
            <w:bottom w:val="none" w:sz="0" w:space="0" w:color="auto"/>
            <w:right w:val="none" w:sz="0" w:space="0" w:color="auto"/>
          </w:divBdr>
        </w:div>
        <w:div w:id="1899781293">
          <w:marLeft w:val="640"/>
          <w:marRight w:val="0"/>
          <w:marTop w:val="0"/>
          <w:marBottom w:val="0"/>
          <w:divBdr>
            <w:top w:val="none" w:sz="0" w:space="0" w:color="auto"/>
            <w:left w:val="none" w:sz="0" w:space="0" w:color="auto"/>
            <w:bottom w:val="none" w:sz="0" w:space="0" w:color="auto"/>
            <w:right w:val="none" w:sz="0" w:space="0" w:color="auto"/>
          </w:divBdr>
        </w:div>
        <w:div w:id="1905987154">
          <w:marLeft w:val="640"/>
          <w:marRight w:val="0"/>
          <w:marTop w:val="0"/>
          <w:marBottom w:val="0"/>
          <w:divBdr>
            <w:top w:val="none" w:sz="0" w:space="0" w:color="auto"/>
            <w:left w:val="none" w:sz="0" w:space="0" w:color="auto"/>
            <w:bottom w:val="none" w:sz="0" w:space="0" w:color="auto"/>
            <w:right w:val="none" w:sz="0" w:space="0" w:color="auto"/>
          </w:divBdr>
        </w:div>
        <w:div w:id="1928493214">
          <w:marLeft w:val="640"/>
          <w:marRight w:val="0"/>
          <w:marTop w:val="0"/>
          <w:marBottom w:val="0"/>
          <w:divBdr>
            <w:top w:val="none" w:sz="0" w:space="0" w:color="auto"/>
            <w:left w:val="none" w:sz="0" w:space="0" w:color="auto"/>
            <w:bottom w:val="none" w:sz="0" w:space="0" w:color="auto"/>
            <w:right w:val="none" w:sz="0" w:space="0" w:color="auto"/>
          </w:divBdr>
        </w:div>
        <w:div w:id="1750343338">
          <w:marLeft w:val="640"/>
          <w:marRight w:val="0"/>
          <w:marTop w:val="0"/>
          <w:marBottom w:val="0"/>
          <w:divBdr>
            <w:top w:val="none" w:sz="0" w:space="0" w:color="auto"/>
            <w:left w:val="none" w:sz="0" w:space="0" w:color="auto"/>
            <w:bottom w:val="none" w:sz="0" w:space="0" w:color="auto"/>
            <w:right w:val="none" w:sz="0" w:space="0" w:color="auto"/>
          </w:divBdr>
        </w:div>
        <w:div w:id="1810392297">
          <w:marLeft w:val="640"/>
          <w:marRight w:val="0"/>
          <w:marTop w:val="0"/>
          <w:marBottom w:val="0"/>
          <w:divBdr>
            <w:top w:val="none" w:sz="0" w:space="0" w:color="auto"/>
            <w:left w:val="none" w:sz="0" w:space="0" w:color="auto"/>
            <w:bottom w:val="none" w:sz="0" w:space="0" w:color="auto"/>
            <w:right w:val="none" w:sz="0" w:space="0" w:color="auto"/>
          </w:divBdr>
        </w:div>
        <w:div w:id="1938713991">
          <w:marLeft w:val="640"/>
          <w:marRight w:val="0"/>
          <w:marTop w:val="0"/>
          <w:marBottom w:val="0"/>
          <w:divBdr>
            <w:top w:val="none" w:sz="0" w:space="0" w:color="auto"/>
            <w:left w:val="none" w:sz="0" w:space="0" w:color="auto"/>
            <w:bottom w:val="none" w:sz="0" w:space="0" w:color="auto"/>
            <w:right w:val="none" w:sz="0" w:space="0" w:color="auto"/>
          </w:divBdr>
        </w:div>
      </w:divsChild>
    </w:div>
    <w:div w:id="2005156869">
      <w:bodyDiv w:val="1"/>
      <w:marLeft w:val="0"/>
      <w:marRight w:val="0"/>
      <w:marTop w:val="0"/>
      <w:marBottom w:val="0"/>
      <w:divBdr>
        <w:top w:val="none" w:sz="0" w:space="0" w:color="auto"/>
        <w:left w:val="none" w:sz="0" w:space="0" w:color="auto"/>
        <w:bottom w:val="none" w:sz="0" w:space="0" w:color="auto"/>
        <w:right w:val="none" w:sz="0" w:space="0" w:color="auto"/>
      </w:divBdr>
      <w:divsChild>
        <w:div w:id="1797941473">
          <w:marLeft w:val="640"/>
          <w:marRight w:val="0"/>
          <w:marTop w:val="0"/>
          <w:marBottom w:val="0"/>
          <w:divBdr>
            <w:top w:val="none" w:sz="0" w:space="0" w:color="auto"/>
            <w:left w:val="none" w:sz="0" w:space="0" w:color="auto"/>
            <w:bottom w:val="none" w:sz="0" w:space="0" w:color="auto"/>
            <w:right w:val="none" w:sz="0" w:space="0" w:color="auto"/>
          </w:divBdr>
        </w:div>
        <w:div w:id="592713274">
          <w:marLeft w:val="640"/>
          <w:marRight w:val="0"/>
          <w:marTop w:val="0"/>
          <w:marBottom w:val="0"/>
          <w:divBdr>
            <w:top w:val="none" w:sz="0" w:space="0" w:color="auto"/>
            <w:left w:val="none" w:sz="0" w:space="0" w:color="auto"/>
            <w:bottom w:val="none" w:sz="0" w:space="0" w:color="auto"/>
            <w:right w:val="none" w:sz="0" w:space="0" w:color="auto"/>
          </w:divBdr>
        </w:div>
        <w:div w:id="942881158">
          <w:marLeft w:val="640"/>
          <w:marRight w:val="0"/>
          <w:marTop w:val="0"/>
          <w:marBottom w:val="0"/>
          <w:divBdr>
            <w:top w:val="none" w:sz="0" w:space="0" w:color="auto"/>
            <w:left w:val="none" w:sz="0" w:space="0" w:color="auto"/>
            <w:bottom w:val="none" w:sz="0" w:space="0" w:color="auto"/>
            <w:right w:val="none" w:sz="0" w:space="0" w:color="auto"/>
          </w:divBdr>
        </w:div>
        <w:div w:id="1498232705">
          <w:marLeft w:val="640"/>
          <w:marRight w:val="0"/>
          <w:marTop w:val="0"/>
          <w:marBottom w:val="0"/>
          <w:divBdr>
            <w:top w:val="none" w:sz="0" w:space="0" w:color="auto"/>
            <w:left w:val="none" w:sz="0" w:space="0" w:color="auto"/>
            <w:bottom w:val="none" w:sz="0" w:space="0" w:color="auto"/>
            <w:right w:val="none" w:sz="0" w:space="0" w:color="auto"/>
          </w:divBdr>
        </w:div>
        <w:div w:id="1542129336">
          <w:marLeft w:val="640"/>
          <w:marRight w:val="0"/>
          <w:marTop w:val="0"/>
          <w:marBottom w:val="0"/>
          <w:divBdr>
            <w:top w:val="none" w:sz="0" w:space="0" w:color="auto"/>
            <w:left w:val="none" w:sz="0" w:space="0" w:color="auto"/>
            <w:bottom w:val="none" w:sz="0" w:space="0" w:color="auto"/>
            <w:right w:val="none" w:sz="0" w:space="0" w:color="auto"/>
          </w:divBdr>
        </w:div>
        <w:div w:id="1078940994">
          <w:marLeft w:val="640"/>
          <w:marRight w:val="0"/>
          <w:marTop w:val="0"/>
          <w:marBottom w:val="0"/>
          <w:divBdr>
            <w:top w:val="none" w:sz="0" w:space="0" w:color="auto"/>
            <w:left w:val="none" w:sz="0" w:space="0" w:color="auto"/>
            <w:bottom w:val="none" w:sz="0" w:space="0" w:color="auto"/>
            <w:right w:val="none" w:sz="0" w:space="0" w:color="auto"/>
          </w:divBdr>
        </w:div>
        <w:div w:id="1607344472">
          <w:marLeft w:val="640"/>
          <w:marRight w:val="0"/>
          <w:marTop w:val="0"/>
          <w:marBottom w:val="0"/>
          <w:divBdr>
            <w:top w:val="none" w:sz="0" w:space="0" w:color="auto"/>
            <w:left w:val="none" w:sz="0" w:space="0" w:color="auto"/>
            <w:bottom w:val="none" w:sz="0" w:space="0" w:color="auto"/>
            <w:right w:val="none" w:sz="0" w:space="0" w:color="auto"/>
          </w:divBdr>
        </w:div>
        <w:div w:id="1275404497">
          <w:marLeft w:val="640"/>
          <w:marRight w:val="0"/>
          <w:marTop w:val="0"/>
          <w:marBottom w:val="0"/>
          <w:divBdr>
            <w:top w:val="none" w:sz="0" w:space="0" w:color="auto"/>
            <w:left w:val="none" w:sz="0" w:space="0" w:color="auto"/>
            <w:bottom w:val="none" w:sz="0" w:space="0" w:color="auto"/>
            <w:right w:val="none" w:sz="0" w:space="0" w:color="auto"/>
          </w:divBdr>
        </w:div>
        <w:div w:id="93093439">
          <w:marLeft w:val="640"/>
          <w:marRight w:val="0"/>
          <w:marTop w:val="0"/>
          <w:marBottom w:val="0"/>
          <w:divBdr>
            <w:top w:val="none" w:sz="0" w:space="0" w:color="auto"/>
            <w:left w:val="none" w:sz="0" w:space="0" w:color="auto"/>
            <w:bottom w:val="none" w:sz="0" w:space="0" w:color="auto"/>
            <w:right w:val="none" w:sz="0" w:space="0" w:color="auto"/>
          </w:divBdr>
        </w:div>
        <w:div w:id="1796827509">
          <w:marLeft w:val="640"/>
          <w:marRight w:val="0"/>
          <w:marTop w:val="0"/>
          <w:marBottom w:val="0"/>
          <w:divBdr>
            <w:top w:val="none" w:sz="0" w:space="0" w:color="auto"/>
            <w:left w:val="none" w:sz="0" w:space="0" w:color="auto"/>
            <w:bottom w:val="none" w:sz="0" w:space="0" w:color="auto"/>
            <w:right w:val="none" w:sz="0" w:space="0" w:color="auto"/>
          </w:divBdr>
        </w:div>
        <w:div w:id="1412314549">
          <w:marLeft w:val="640"/>
          <w:marRight w:val="0"/>
          <w:marTop w:val="0"/>
          <w:marBottom w:val="0"/>
          <w:divBdr>
            <w:top w:val="none" w:sz="0" w:space="0" w:color="auto"/>
            <w:left w:val="none" w:sz="0" w:space="0" w:color="auto"/>
            <w:bottom w:val="none" w:sz="0" w:space="0" w:color="auto"/>
            <w:right w:val="none" w:sz="0" w:space="0" w:color="auto"/>
          </w:divBdr>
        </w:div>
        <w:div w:id="1950769884">
          <w:marLeft w:val="640"/>
          <w:marRight w:val="0"/>
          <w:marTop w:val="0"/>
          <w:marBottom w:val="0"/>
          <w:divBdr>
            <w:top w:val="none" w:sz="0" w:space="0" w:color="auto"/>
            <w:left w:val="none" w:sz="0" w:space="0" w:color="auto"/>
            <w:bottom w:val="none" w:sz="0" w:space="0" w:color="auto"/>
            <w:right w:val="none" w:sz="0" w:space="0" w:color="auto"/>
          </w:divBdr>
        </w:div>
        <w:div w:id="983041623">
          <w:marLeft w:val="640"/>
          <w:marRight w:val="0"/>
          <w:marTop w:val="0"/>
          <w:marBottom w:val="0"/>
          <w:divBdr>
            <w:top w:val="none" w:sz="0" w:space="0" w:color="auto"/>
            <w:left w:val="none" w:sz="0" w:space="0" w:color="auto"/>
            <w:bottom w:val="none" w:sz="0" w:space="0" w:color="auto"/>
            <w:right w:val="none" w:sz="0" w:space="0" w:color="auto"/>
          </w:divBdr>
        </w:div>
        <w:div w:id="1228565573">
          <w:marLeft w:val="640"/>
          <w:marRight w:val="0"/>
          <w:marTop w:val="0"/>
          <w:marBottom w:val="0"/>
          <w:divBdr>
            <w:top w:val="none" w:sz="0" w:space="0" w:color="auto"/>
            <w:left w:val="none" w:sz="0" w:space="0" w:color="auto"/>
            <w:bottom w:val="none" w:sz="0" w:space="0" w:color="auto"/>
            <w:right w:val="none" w:sz="0" w:space="0" w:color="auto"/>
          </w:divBdr>
        </w:div>
        <w:div w:id="898630397">
          <w:marLeft w:val="640"/>
          <w:marRight w:val="0"/>
          <w:marTop w:val="0"/>
          <w:marBottom w:val="0"/>
          <w:divBdr>
            <w:top w:val="none" w:sz="0" w:space="0" w:color="auto"/>
            <w:left w:val="none" w:sz="0" w:space="0" w:color="auto"/>
            <w:bottom w:val="none" w:sz="0" w:space="0" w:color="auto"/>
            <w:right w:val="none" w:sz="0" w:space="0" w:color="auto"/>
          </w:divBdr>
        </w:div>
        <w:div w:id="430928639">
          <w:marLeft w:val="640"/>
          <w:marRight w:val="0"/>
          <w:marTop w:val="0"/>
          <w:marBottom w:val="0"/>
          <w:divBdr>
            <w:top w:val="none" w:sz="0" w:space="0" w:color="auto"/>
            <w:left w:val="none" w:sz="0" w:space="0" w:color="auto"/>
            <w:bottom w:val="none" w:sz="0" w:space="0" w:color="auto"/>
            <w:right w:val="none" w:sz="0" w:space="0" w:color="auto"/>
          </w:divBdr>
        </w:div>
        <w:div w:id="1316378459">
          <w:marLeft w:val="640"/>
          <w:marRight w:val="0"/>
          <w:marTop w:val="0"/>
          <w:marBottom w:val="0"/>
          <w:divBdr>
            <w:top w:val="none" w:sz="0" w:space="0" w:color="auto"/>
            <w:left w:val="none" w:sz="0" w:space="0" w:color="auto"/>
            <w:bottom w:val="none" w:sz="0" w:space="0" w:color="auto"/>
            <w:right w:val="none" w:sz="0" w:space="0" w:color="auto"/>
          </w:divBdr>
        </w:div>
        <w:div w:id="1807356219">
          <w:marLeft w:val="640"/>
          <w:marRight w:val="0"/>
          <w:marTop w:val="0"/>
          <w:marBottom w:val="0"/>
          <w:divBdr>
            <w:top w:val="none" w:sz="0" w:space="0" w:color="auto"/>
            <w:left w:val="none" w:sz="0" w:space="0" w:color="auto"/>
            <w:bottom w:val="none" w:sz="0" w:space="0" w:color="auto"/>
            <w:right w:val="none" w:sz="0" w:space="0" w:color="auto"/>
          </w:divBdr>
        </w:div>
        <w:div w:id="297999404">
          <w:marLeft w:val="640"/>
          <w:marRight w:val="0"/>
          <w:marTop w:val="0"/>
          <w:marBottom w:val="0"/>
          <w:divBdr>
            <w:top w:val="none" w:sz="0" w:space="0" w:color="auto"/>
            <w:left w:val="none" w:sz="0" w:space="0" w:color="auto"/>
            <w:bottom w:val="none" w:sz="0" w:space="0" w:color="auto"/>
            <w:right w:val="none" w:sz="0" w:space="0" w:color="auto"/>
          </w:divBdr>
        </w:div>
        <w:div w:id="1631085625">
          <w:marLeft w:val="640"/>
          <w:marRight w:val="0"/>
          <w:marTop w:val="0"/>
          <w:marBottom w:val="0"/>
          <w:divBdr>
            <w:top w:val="none" w:sz="0" w:space="0" w:color="auto"/>
            <w:left w:val="none" w:sz="0" w:space="0" w:color="auto"/>
            <w:bottom w:val="none" w:sz="0" w:space="0" w:color="auto"/>
            <w:right w:val="none" w:sz="0" w:space="0" w:color="auto"/>
          </w:divBdr>
        </w:div>
        <w:div w:id="2036029891">
          <w:marLeft w:val="640"/>
          <w:marRight w:val="0"/>
          <w:marTop w:val="0"/>
          <w:marBottom w:val="0"/>
          <w:divBdr>
            <w:top w:val="none" w:sz="0" w:space="0" w:color="auto"/>
            <w:left w:val="none" w:sz="0" w:space="0" w:color="auto"/>
            <w:bottom w:val="none" w:sz="0" w:space="0" w:color="auto"/>
            <w:right w:val="none" w:sz="0" w:space="0" w:color="auto"/>
          </w:divBdr>
        </w:div>
        <w:div w:id="944339327">
          <w:marLeft w:val="640"/>
          <w:marRight w:val="0"/>
          <w:marTop w:val="0"/>
          <w:marBottom w:val="0"/>
          <w:divBdr>
            <w:top w:val="none" w:sz="0" w:space="0" w:color="auto"/>
            <w:left w:val="none" w:sz="0" w:space="0" w:color="auto"/>
            <w:bottom w:val="none" w:sz="0" w:space="0" w:color="auto"/>
            <w:right w:val="none" w:sz="0" w:space="0" w:color="auto"/>
          </w:divBdr>
        </w:div>
        <w:div w:id="392197678">
          <w:marLeft w:val="640"/>
          <w:marRight w:val="0"/>
          <w:marTop w:val="0"/>
          <w:marBottom w:val="0"/>
          <w:divBdr>
            <w:top w:val="none" w:sz="0" w:space="0" w:color="auto"/>
            <w:left w:val="none" w:sz="0" w:space="0" w:color="auto"/>
            <w:bottom w:val="none" w:sz="0" w:space="0" w:color="auto"/>
            <w:right w:val="none" w:sz="0" w:space="0" w:color="auto"/>
          </w:divBdr>
        </w:div>
        <w:div w:id="1929536910">
          <w:marLeft w:val="640"/>
          <w:marRight w:val="0"/>
          <w:marTop w:val="0"/>
          <w:marBottom w:val="0"/>
          <w:divBdr>
            <w:top w:val="none" w:sz="0" w:space="0" w:color="auto"/>
            <w:left w:val="none" w:sz="0" w:space="0" w:color="auto"/>
            <w:bottom w:val="none" w:sz="0" w:space="0" w:color="auto"/>
            <w:right w:val="none" w:sz="0" w:space="0" w:color="auto"/>
          </w:divBdr>
        </w:div>
        <w:div w:id="223181670">
          <w:marLeft w:val="640"/>
          <w:marRight w:val="0"/>
          <w:marTop w:val="0"/>
          <w:marBottom w:val="0"/>
          <w:divBdr>
            <w:top w:val="none" w:sz="0" w:space="0" w:color="auto"/>
            <w:left w:val="none" w:sz="0" w:space="0" w:color="auto"/>
            <w:bottom w:val="none" w:sz="0" w:space="0" w:color="auto"/>
            <w:right w:val="none" w:sz="0" w:space="0" w:color="auto"/>
          </w:divBdr>
        </w:div>
        <w:div w:id="871116993">
          <w:marLeft w:val="640"/>
          <w:marRight w:val="0"/>
          <w:marTop w:val="0"/>
          <w:marBottom w:val="0"/>
          <w:divBdr>
            <w:top w:val="none" w:sz="0" w:space="0" w:color="auto"/>
            <w:left w:val="none" w:sz="0" w:space="0" w:color="auto"/>
            <w:bottom w:val="none" w:sz="0" w:space="0" w:color="auto"/>
            <w:right w:val="none" w:sz="0" w:space="0" w:color="auto"/>
          </w:divBdr>
        </w:div>
        <w:div w:id="2046369831">
          <w:marLeft w:val="640"/>
          <w:marRight w:val="0"/>
          <w:marTop w:val="0"/>
          <w:marBottom w:val="0"/>
          <w:divBdr>
            <w:top w:val="none" w:sz="0" w:space="0" w:color="auto"/>
            <w:left w:val="none" w:sz="0" w:space="0" w:color="auto"/>
            <w:bottom w:val="none" w:sz="0" w:space="0" w:color="auto"/>
            <w:right w:val="none" w:sz="0" w:space="0" w:color="auto"/>
          </w:divBdr>
        </w:div>
        <w:div w:id="86776623">
          <w:marLeft w:val="640"/>
          <w:marRight w:val="0"/>
          <w:marTop w:val="0"/>
          <w:marBottom w:val="0"/>
          <w:divBdr>
            <w:top w:val="none" w:sz="0" w:space="0" w:color="auto"/>
            <w:left w:val="none" w:sz="0" w:space="0" w:color="auto"/>
            <w:bottom w:val="none" w:sz="0" w:space="0" w:color="auto"/>
            <w:right w:val="none" w:sz="0" w:space="0" w:color="auto"/>
          </w:divBdr>
        </w:div>
        <w:div w:id="1804494063">
          <w:marLeft w:val="640"/>
          <w:marRight w:val="0"/>
          <w:marTop w:val="0"/>
          <w:marBottom w:val="0"/>
          <w:divBdr>
            <w:top w:val="none" w:sz="0" w:space="0" w:color="auto"/>
            <w:left w:val="none" w:sz="0" w:space="0" w:color="auto"/>
            <w:bottom w:val="none" w:sz="0" w:space="0" w:color="auto"/>
            <w:right w:val="none" w:sz="0" w:space="0" w:color="auto"/>
          </w:divBdr>
        </w:div>
        <w:div w:id="1047998001">
          <w:marLeft w:val="640"/>
          <w:marRight w:val="0"/>
          <w:marTop w:val="0"/>
          <w:marBottom w:val="0"/>
          <w:divBdr>
            <w:top w:val="none" w:sz="0" w:space="0" w:color="auto"/>
            <w:left w:val="none" w:sz="0" w:space="0" w:color="auto"/>
            <w:bottom w:val="none" w:sz="0" w:space="0" w:color="auto"/>
            <w:right w:val="none" w:sz="0" w:space="0" w:color="auto"/>
          </w:divBdr>
        </w:div>
        <w:div w:id="802308925">
          <w:marLeft w:val="640"/>
          <w:marRight w:val="0"/>
          <w:marTop w:val="0"/>
          <w:marBottom w:val="0"/>
          <w:divBdr>
            <w:top w:val="none" w:sz="0" w:space="0" w:color="auto"/>
            <w:left w:val="none" w:sz="0" w:space="0" w:color="auto"/>
            <w:bottom w:val="none" w:sz="0" w:space="0" w:color="auto"/>
            <w:right w:val="none" w:sz="0" w:space="0" w:color="auto"/>
          </w:divBdr>
        </w:div>
        <w:div w:id="299960864">
          <w:marLeft w:val="640"/>
          <w:marRight w:val="0"/>
          <w:marTop w:val="0"/>
          <w:marBottom w:val="0"/>
          <w:divBdr>
            <w:top w:val="none" w:sz="0" w:space="0" w:color="auto"/>
            <w:left w:val="none" w:sz="0" w:space="0" w:color="auto"/>
            <w:bottom w:val="none" w:sz="0" w:space="0" w:color="auto"/>
            <w:right w:val="none" w:sz="0" w:space="0" w:color="auto"/>
          </w:divBdr>
        </w:div>
        <w:div w:id="1856149">
          <w:marLeft w:val="640"/>
          <w:marRight w:val="0"/>
          <w:marTop w:val="0"/>
          <w:marBottom w:val="0"/>
          <w:divBdr>
            <w:top w:val="none" w:sz="0" w:space="0" w:color="auto"/>
            <w:left w:val="none" w:sz="0" w:space="0" w:color="auto"/>
            <w:bottom w:val="none" w:sz="0" w:space="0" w:color="auto"/>
            <w:right w:val="none" w:sz="0" w:space="0" w:color="auto"/>
          </w:divBdr>
        </w:div>
        <w:div w:id="785197986">
          <w:marLeft w:val="640"/>
          <w:marRight w:val="0"/>
          <w:marTop w:val="0"/>
          <w:marBottom w:val="0"/>
          <w:divBdr>
            <w:top w:val="none" w:sz="0" w:space="0" w:color="auto"/>
            <w:left w:val="none" w:sz="0" w:space="0" w:color="auto"/>
            <w:bottom w:val="none" w:sz="0" w:space="0" w:color="auto"/>
            <w:right w:val="none" w:sz="0" w:space="0" w:color="auto"/>
          </w:divBdr>
        </w:div>
        <w:div w:id="82072442">
          <w:marLeft w:val="640"/>
          <w:marRight w:val="0"/>
          <w:marTop w:val="0"/>
          <w:marBottom w:val="0"/>
          <w:divBdr>
            <w:top w:val="none" w:sz="0" w:space="0" w:color="auto"/>
            <w:left w:val="none" w:sz="0" w:space="0" w:color="auto"/>
            <w:bottom w:val="none" w:sz="0" w:space="0" w:color="auto"/>
            <w:right w:val="none" w:sz="0" w:space="0" w:color="auto"/>
          </w:divBdr>
        </w:div>
        <w:div w:id="154688286">
          <w:marLeft w:val="640"/>
          <w:marRight w:val="0"/>
          <w:marTop w:val="0"/>
          <w:marBottom w:val="0"/>
          <w:divBdr>
            <w:top w:val="none" w:sz="0" w:space="0" w:color="auto"/>
            <w:left w:val="none" w:sz="0" w:space="0" w:color="auto"/>
            <w:bottom w:val="none" w:sz="0" w:space="0" w:color="auto"/>
            <w:right w:val="none" w:sz="0" w:space="0" w:color="auto"/>
          </w:divBdr>
        </w:div>
        <w:div w:id="853767839">
          <w:marLeft w:val="640"/>
          <w:marRight w:val="0"/>
          <w:marTop w:val="0"/>
          <w:marBottom w:val="0"/>
          <w:divBdr>
            <w:top w:val="none" w:sz="0" w:space="0" w:color="auto"/>
            <w:left w:val="none" w:sz="0" w:space="0" w:color="auto"/>
            <w:bottom w:val="none" w:sz="0" w:space="0" w:color="auto"/>
            <w:right w:val="none" w:sz="0" w:space="0" w:color="auto"/>
          </w:divBdr>
        </w:div>
        <w:div w:id="1868719404">
          <w:marLeft w:val="640"/>
          <w:marRight w:val="0"/>
          <w:marTop w:val="0"/>
          <w:marBottom w:val="0"/>
          <w:divBdr>
            <w:top w:val="none" w:sz="0" w:space="0" w:color="auto"/>
            <w:left w:val="none" w:sz="0" w:space="0" w:color="auto"/>
            <w:bottom w:val="none" w:sz="0" w:space="0" w:color="auto"/>
            <w:right w:val="none" w:sz="0" w:space="0" w:color="auto"/>
          </w:divBdr>
        </w:div>
        <w:div w:id="1895042287">
          <w:marLeft w:val="640"/>
          <w:marRight w:val="0"/>
          <w:marTop w:val="0"/>
          <w:marBottom w:val="0"/>
          <w:divBdr>
            <w:top w:val="none" w:sz="0" w:space="0" w:color="auto"/>
            <w:left w:val="none" w:sz="0" w:space="0" w:color="auto"/>
            <w:bottom w:val="none" w:sz="0" w:space="0" w:color="auto"/>
            <w:right w:val="none" w:sz="0" w:space="0" w:color="auto"/>
          </w:divBdr>
        </w:div>
        <w:div w:id="903954418">
          <w:marLeft w:val="640"/>
          <w:marRight w:val="0"/>
          <w:marTop w:val="0"/>
          <w:marBottom w:val="0"/>
          <w:divBdr>
            <w:top w:val="none" w:sz="0" w:space="0" w:color="auto"/>
            <w:left w:val="none" w:sz="0" w:space="0" w:color="auto"/>
            <w:bottom w:val="none" w:sz="0" w:space="0" w:color="auto"/>
            <w:right w:val="none" w:sz="0" w:space="0" w:color="auto"/>
          </w:divBdr>
        </w:div>
        <w:div w:id="969431593">
          <w:marLeft w:val="640"/>
          <w:marRight w:val="0"/>
          <w:marTop w:val="0"/>
          <w:marBottom w:val="0"/>
          <w:divBdr>
            <w:top w:val="none" w:sz="0" w:space="0" w:color="auto"/>
            <w:left w:val="none" w:sz="0" w:space="0" w:color="auto"/>
            <w:bottom w:val="none" w:sz="0" w:space="0" w:color="auto"/>
            <w:right w:val="none" w:sz="0" w:space="0" w:color="auto"/>
          </w:divBdr>
        </w:div>
        <w:div w:id="1935941288">
          <w:marLeft w:val="640"/>
          <w:marRight w:val="0"/>
          <w:marTop w:val="0"/>
          <w:marBottom w:val="0"/>
          <w:divBdr>
            <w:top w:val="none" w:sz="0" w:space="0" w:color="auto"/>
            <w:left w:val="none" w:sz="0" w:space="0" w:color="auto"/>
            <w:bottom w:val="none" w:sz="0" w:space="0" w:color="auto"/>
            <w:right w:val="none" w:sz="0" w:space="0" w:color="auto"/>
          </w:divBdr>
        </w:div>
        <w:div w:id="839197664">
          <w:marLeft w:val="640"/>
          <w:marRight w:val="0"/>
          <w:marTop w:val="0"/>
          <w:marBottom w:val="0"/>
          <w:divBdr>
            <w:top w:val="none" w:sz="0" w:space="0" w:color="auto"/>
            <w:left w:val="none" w:sz="0" w:space="0" w:color="auto"/>
            <w:bottom w:val="none" w:sz="0" w:space="0" w:color="auto"/>
            <w:right w:val="none" w:sz="0" w:space="0" w:color="auto"/>
          </w:divBdr>
        </w:div>
        <w:div w:id="1613048408">
          <w:marLeft w:val="640"/>
          <w:marRight w:val="0"/>
          <w:marTop w:val="0"/>
          <w:marBottom w:val="0"/>
          <w:divBdr>
            <w:top w:val="none" w:sz="0" w:space="0" w:color="auto"/>
            <w:left w:val="none" w:sz="0" w:space="0" w:color="auto"/>
            <w:bottom w:val="none" w:sz="0" w:space="0" w:color="auto"/>
            <w:right w:val="none" w:sz="0" w:space="0" w:color="auto"/>
          </w:divBdr>
        </w:div>
        <w:div w:id="273749096">
          <w:marLeft w:val="640"/>
          <w:marRight w:val="0"/>
          <w:marTop w:val="0"/>
          <w:marBottom w:val="0"/>
          <w:divBdr>
            <w:top w:val="none" w:sz="0" w:space="0" w:color="auto"/>
            <w:left w:val="none" w:sz="0" w:space="0" w:color="auto"/>
            <w:bottom w:val="none" w:sz="0" w:space="0" w:color="auto"/>
            <w:right w:val="none" w:sz="0" w:space="0" w:color="auto"/>
          </w:divBdr>
        </w:div>
        <w:div w:id="1706590147">
          <w:marLeft w:val="640"/>
          <w:marRight w:val="0"/>
          <w:marTop w:val="0"/>
          <w:marBottom w:val="0"/>
          <w:divBdr>
            <w:top w:val="none" w:sz="0" w:space="0" w:color="auto"/>
            <w:left w:val="none" w:sz="0" w:space="0" w:color="auto"/>
            <w:bottom w:val="none" w:sz="0" w:space="0" w:color="auto"/>
            <w:right w:val="none" w:sz="0" w:space="0" w:color="auto"/>
          </w:divBdr>
        </w:div>
        <w:div w:id="336202462">
          <w:marLeft w:val="640"/>
          <w:marRight w:val="0"/>
          <w:marTop w:val="0"/>
          <w:marBottom w:val="0"/>
          <w:divBdr>
            <w:top w:val="none" w:sz="0" w:space="0" w:color="auto"/>
            <w:left w:val="none" w:sz="0" w:space="0" w:color="auto"/>
            <w:bottom w:val="none" w:sz="0" w:space="0" w:color="auto"/>
            <w:right w:val="none" w:sz="0" w:space="0" w:color="auto"/>
          </w:divBdr>
        </w:div>
        <w:div w:id="2013947162">
          <w:marLeft w:val="640"/>
          <w:marRight w:val="0"/>
          <w:marTop w:val="0"/>
          <w:marBottom w:val="0"/>
          <w:divBdr>
            <w:top w:val="none" w:sz="0" w:space="0" w:color="auto"/>
            <w:left w:val="none" w:sz="0" w:space="0" w:color="auto"/>
            <w:bottom w:val="none" w:sz="0" w:space="0" w:color="auto"/>
            <w:right w:val="none" w:sz="0" w:space="0" w:color="auto"/>
          </w:divBdr>
        </w:div>
        <w:div w:id="1059404906">
          <w:marLeft w:val="640"/>
          <w:marRight w:val="0"/>
          <w:marTop w:val="0"/>
          <w:marBottom w:val="0"/>
          <w:divBdr>
            <w:top w:val="none" w:sz="0" w:space="0" w:color="auto"/>
            <w:left w:val="none" w:sz="0" w:space="0" w:color="auto"/>
            <w:bottom w:val="none" w:sz="0" w:space="0" w:color="auto"/>
            <w:right w:val="none" w:sz="0" w:space="0" w:color="auto"/>
          </w:divBdr>
        </w:div>
        <w:div w:id="1198129781">
          <w:marLeft w:val="640"/>
          <w:marRight w:val="0"/>
          <w:marTop w:val="0"/>
          <w:marBottom w:val="0"/>
          <w:divBdr>
            <w:top w:val="none" w:sz="0" w:space="0" w:color="auto"/>
            <w:left w:val="none" w:sz="0" w:space="0" w:color="auto"/>
            <w:bottom w:val="none" w:sz="0" w:space="0" w:color="auto"/>
            <w:right w:val="none" w:sz="0" w:space="0" w:color="auto"/>
          </w:divBdr>
        </w:div>
        <w:div w:id="1298877773">
          <w:marLeft w:val="640"/>
          <w:marRight w:val="0"/>
          <w:marTop w:val="0"/>
          <w:marBottom w:val="0"/>
          <w:divBdr>
            <w:top w:val="none" w:sz="0" w:space="0" w:color="auto"/>
            <w:left w:val="none" w:sz="0" w:space="0" w:color="auto"/>
            <w:bottom w:val="none" w:sz="0" w:space="0" w:color="auto"/>
            <w:right w:val="none" w:sz="0" w:space="0" w:color="auto"/>
          </w:divBdr>
        </w:div>
        <w:div w:id="679283395">
          <w:marLeft w:val="640"/>
          <w:marRight w:val="0"/>
          <w:marTop w:val="0"/>
          <w:marBottom w:val="0"/>
          <w:divBdr>
            <w:top w:val="none" w:sz="0" w:space="0" w:color="auto"/>
            <w:left w:val="none" w:sz="0" w:space="0" w:color="auto"/>
            <w:bottom w:val="none" w:sz="0" w:space="0" w:color="auto"/>
            <w:right w:val="none" w:sz="0" w:space="0" w:color="auto"/>
          </w:divBdr>
        </w:div>
        <w:div w:id="1851218808">
          <w:marLeft w:val="640"/>
          <w:marRight w:val="0"/>
          <w:marTop w:val="0"/>
          <w:marBottom w:val="0"/>
          <w:divBdr>
            <w:top w:val="none" w:sz="0" w:space="0" w:color="auto"/>
            <w:left w:val="none" w:sz="0" w:space="0" w:color="auto"/>
            <w:bottom w:val="none" w:sz="0" w:space="0" w:color="auto"/>
            <w:right w:val="none" w:sz="0" w:space="0" w:color="auto"/>
          </w:divBdr>
        </w:div>
        <w:div w:id="580605717">
          <w:marLeft w:val="640"/>
          <w:marRight w:val="0"/>
          <w:marTop w:val="0"/>
          <w:marBottom w:val="0"/>
          <w:divBdr>
            <w:top w:val="none" w:sz="0" w:space="0" w:color="auto"/>
            <w:left w:val="none" w:sz="0" w:space="0" w:color="auto"/>
            <w:bottom w:val="none" w:sz="0" w:space="0" w:color="auto"/>
            <w:right w:val="none" w:sz="0" w:space="0" w:color="auto"/>
          </w:divBdr>
        </w:div>
        <w:div w:id="1634671184">
          <w:marLeft w:val="640"/>
          <w:marRight w:val="0"/>
          <w:marTop w:val="0"/>
          <w:marBottom w:val="0"/>
          <w:divBdr>
            <w:top w:val="none" w:sz="0" w:space="0" w:color="auto"/>
            <w:left w:val="none" w:sz="0" w:space="0" w:color="auto"/>
            <w:bottom w:val="none" w:sz="0" w:space="0" w:color="auto"/>
            <w:right w:val="none" w:sz="0" w:space="0" w:color="auto"/>
          </w:divBdr>
        </w:div>
        <w:div w:id="192114764">
          <w:marLeft w:val="640"/>
          <w:marRight w:val="0"/>
          <w:marTop w:val="0"/>
          <w:marBottom w:val="0"/>
          <w:divBdr>
            <w:top w:val="none" w:sz="0" w:space="0" w:color="auto"/>
            <w:left w:val="none" w:sz="0" w:space="0" w:color="auto"/>
            <w:bottom w:val="none" w:sz="0" w:space="0" w:color="auto"/>
            <w:right w:val="none" w:sz="0" w:space="0" w:color="auto"/>
          </w:divBdr>
        </w:div>
        <w:div w:id="867523423">
          <w:marLeft w:val="640"/>
          <w:marRight w:val="0"/>
          <w:marTop w:val="0"/>
          <w:marBottom w:val="0"/>
          <w:divBdr>
            <w:top w:val="none" w:sz="0" w:space="0" w:color="auto"/>
            <w:left w:val="none" w:sz="0" w:space="0" w:color="auto"/>
            <w:bottom w:val="none" w:sz="0" w:space="0" w:color="auto"/>
            <w:right w:val="none" w:sz="0" w:space="0" w:color="auto"/>
          </w:divBdr>
        </w:div>
        <w:div w:id="1866677931">
          <w:marLeft w:val="640"/>
          <w:marRight w:val="0"/>
          <w:marTop w:val="0"/>
          <w:marBottom w:val="0"/>
          <w:divBdr>
            <w:top w:val="none" w:sz="0" w:space="0" w:color="auto"/>
            <w:left w:val="none" w:sz="0" w:space="0" w:color="auto"/>
            <w:bottom w:val="none" w:sz="0" w:space="0" w:color="auto"/>
            <w:right w:val="none" w:sz="0" w:space="0" w:color="auto"/>
          </w:divBdr>
        </w:div>
        <w:div w:id="793793231">
          <w:marLeft w:val="640"/>
          <w:marRight w:val="0"/>
          <w:marTop w:val="0"/>
          <w:marBottom w:val="0"/>
          <w:divBdr>
            <w:top w:val="none" w:sz="0" w:space="0" w:color="auto"/>
            <w:left w:val="none" w:sz="0" w:space="0" w:color="auto"/>
            <w:bottom w:val="none" w:sz="0" w:space="0" w:color="auto"/>
            <w:right w:val="none" w:sz="0" w:space="0" w:color="auto"/>
          </w:divBdr>
        </w:div>
        <w:div w:id="6754625">
          <w:marLeft w:val="640"/>
          <w:marRight w:val="0"/>
          <w:marTop w:val="0"/>
          <w:marBottom w:val="0"/>
          <w:divBdr>
            <w:top w:val="none" w:sz="0" w:space="0" w:color="auto"/>
            <w:left w:val="none" w:sz="0" w:space="0" w:color="auto"/>
            <w:bottom w:val="none" w:sz="0" w:space="0" w:color="auto"/>
            <w:right w:val="none" w:sz="0" w:space="0" w:color="auto"/>
          </w:divBdr>
        </w:div>
        <w:div w:id="1880896273">
          <w:marLeft w:val="640"/>
          <w:marRight w:val="0"/>
          <w:marTop w:val="0"/>
          <w:marBottom w:val="0"/>
          <w:divBdr>
            <w:top w:val="none" w:sz="0" w:space="0" w:color="auto"/>
            <w:left w:val="none" w:sz="0" w:space="0" w:color="auto"/>
            <w:bottom w:val="none" w:sz="0" w:space="0" w:color="auto"/>
            <w:right w:val="none" w:sz="0" w:space="0" w:color="auto"/>
          </w:divBdr>
        </w:div>
        <w:div w:id="961304130">
          <w:marLeft w:val="640"/>
          <w:marRight w:val="0"/>
          <w:marTop w:val="0"/>
          <w:marBottom w:val="0"/>
          <w:divBdr>
            <w:top w:val="none" w:sz="0" w:space="0" w:color="auto"/>
            <w:left w:val="none" w:sz="0" w:space="0" w:color="auto"/>
            <w:bottom w:val="none" w:sz="0" w:space="0" w:color="auto"/>
            <w:right w:val="none" w:sz="0" w:space="0" w:color="auto"/>
          </w:divBdr>
        </w:div>
        <w:div w:id="1078870784">
          <w:marLeft w:val="640"/>
          <w:marRight w:val="0"/>
          <w:marTop w:val="0"/>
          <w:marBottom w:val="0"/>
          <w:divBdr>
            <w:top w:val="none" w:sz="0" w:space="0" w:color="auto"/>
            <w:left w:val="none" w:sz="0" w:space="0" w:color="auto"/>
            <w:bottom w:val="none" w:sz="0" w:space="0" w:color="auto"/>
            <w:right w:val="none" w:sz="0" w:space="0" w:color="auto"/>
          </w:divBdr>
        </w:div>
        <w:div w:id="2074766456">
          <w:marLeft w:val="640"/>
          <w:marRight w:val="0"/>
          <w:marTop w:val="0"/>
          <w:marBottom w:val="0"/>
          <w:divBdr>
            <w:top w:val="none" w:sz="0" w:space="0" w:color="auto"/>
            <w:left w:val="none" w:sz="0" w:space="0" w:color="auto"/>
            <w:bottom w:val="none" w:sz="0" w:space="0" w:color="auto"/>
            <w:right w:val="none" w:sz="0" w:space="0" w:color="auto"/>
          </w:divBdr>
        </w:div>
        <w:div w:id="1456677990">
          <w:marLeft w:val="640"/>
          <w:marRight w:val="0"/>
          <w:marTop w:val="0"/>
          <w:marBottom w:val="0"/>
          <w:divBdr>
            <w:top w:val="none" w:sz="0" w:space="0" w:color="auto"/>
            <w:left w:val="none" w:sz="0" w:space="0" w:color="auto"/>
            <w:bottom w:val="none" w:sz="0" w:space="0" w:color="auto"/>
            <w:right w:val="none" w:sz="0" w:space="0" w:color="auto"/>
          </w:divBdr>
        </w:div>
        <w:div w:id="1556352201">
          <w:marLeft w:val="640"/>
          <w:marRight w:val="0"/>
          <w:marTop w:val="0"/>
          <w:marBottom w:val="0"/>
          <w:divBdr>
            <w:top w:val="none" w:sz="0" w:space="0" w:color="auto"/>
            <w:left w:val="none" w:sz="0" w:space="0" w:color="auto"/>
            <w:bottom w:val="none" w:sz="0" w:space="0" w:color="auto"/>
            <w:right w:val="none" w:sz="0" w:space="0" w:color="auto"/>
          </w:divBdr>
        </w:div>
        <w:div w:id="206529577">
          <w:marLeft w:val="640"/>
          <w:marRight w:val="0"/>
          <w:marTop w:val="0"/>
          <w:marBottom w:val="0"/>
          <w:divBdr>
            <w:top w:val="none" w:sz="0" w:space="0" w:color="auto"/>
            <w:left w:val="none" w:sz="0" w:space="0" w:color="auto"/>
            <w:bottom w:val="none" w:sz="0" w:space="0" w:color="auto"/>
            <w:right w:val="none" w:sz="0" w:space="0" w:color="auto"/>
          </w:divBdr>
        </w:div>
        <w:div w:id="490293270">
          <w:marLeft w:val="640"/>
          <w:marRight w:val="0"/>
          <w:marTop w:val="0"/>
          <w:marBottom w:val="0"/>
          <w:divBdr>
            <w:top w:val="none" w:sz="0" w:space="0" w:color="auto"/>
            <w:left w:val="none" w:sz="0" w:space="0" w:color="auto"/>
            <w:bottom w:val="none" w:sz="0" w:space="0" w:color="auto"/>
            <w:right w:val="none" w:sz="0" w:space="0" w:color="auto"/>
          </w:divBdr>
        </w:div>
        <w:div w:id="483667499">
          <w:marLeft w:val="640"/>
          <w:marRight w:val="0"/>
          <w:marTop w:val="0"/>
          <w:marBottom w:val="0"/>
          <w:divBdr>
            <w:top w:val="none" w:sz="0" w:space="0" w:color="auto"/>
            <w:left w:val="none" w:sz="0" w:space="0" w:color="auto"/>
            <w:bottom w:val="none" w:sz="0" w:space="0" w:color="auto"/>
            <w:right w:val="none" w:sz="0" w:space="0" w:color="auto"/>
          </w:divBdr>
        </w:div>
        <w:div w:id="1064599447">
          <w:marLeft w:val="640"/>
          <w:marRight w:val="0"/>
          <w:marTop w:val="0"/>
          <w:marBottom w:val="0"/>
          <w:divBdr>
            <w:top w:val="none" w:sz="0" w:space="0" w:color="auto"/>
            <w:left w:val="none" w:sz="0" w:space="0" w:color="auto"/>
            <w:bottom w:val="none" w:sz="0" w:space="0" w:color="auto"/>
            <w:right w:val="none" w:sz="0" w:space="0" w:color="auto"/>
          </w:divBdr>
        </w:div>
        <w:div w:id="1621381417">
          <w:marLeft w:val="640"/>
          <w:marRight w:val="0"/>
          <w:marTop w:val="0"/>
          <w:marBottom w:val="0"/>
          <w:divBdr>
            <w:top w:val="none" w:sz="0" w:space="0" w:color="auto"/>
            <w:left w:val="none" w:sz="0" w:space="0" w:color="auto"/>
            <w:bottom w:val="none" w:sz="0" w:space="0" w:color="auto"/>
            <w:right w:val="none" w:sz="0" w:space="0" w:color="auto"/>
          </w:divBdr>
        </w:div>
        <w:div w:id="530532172">
          <w:marLeft w:val="640"/>
          <w:marRight w:val="0"/>
          <w:marTop w:val="0"/>
          <w:marBottom w:val="0"/>
          <w:divBdr>
            <w:top w:val="none" w:sz="0" w:space="0" w:color="auto"/>
            <w:left w:val="none" w:sz="0" w:space="0" w:color="auto"/>
            <w:bottom w:val="none" w:sz="0" w:space="0" w:color="auto"/>
            <w:right w:val="none" w:sz="0" w:space="0" w:color="auto"/>
          </w:divBdr>
        </w:div>
        <w:div w:id="1326736909">
          <w:marLeft w:val="640"/>
          <w:marRight w:val="0"/>
          <w:marTop w:val="0"/>
          <w:marBottom w:val="0"/>
          <w:divBdr>
            <w:top w:val="none" w:sz="0" w:space="0" w:color="auto"/>
            <w:left w:val="none" w:sz="0" w:space="0" w:color="auto"/>
            <w:bottom w:val="none" w:sz="0" w:space="0" w:color="auto"/>
            <w:right w:val="none" w:sz="0" w:space="0" w:color="auto"/>
          </w:divBdr>
        </w:div>
        <w:div w:id="735935064">
          <w:marLeft w:val="640"/>
          <w:marRight w:val="0"/>
          <w:marTop w:val="0"/>
          <w:marBottom w:val="0"/>
          <w:divBdr>
            <w:top w:val="none" w:sz="0" w:space="0" w:color="auto"/>
            <w:left w:val="none" w:sz="0" w:space="0" w:color="auto"/>
            <w:bottom w:val="none" w:sz="0" w:space="0" w:color="auto"/>
            <w:right w:val="none" w:sz="0" w:space="0" w:color="auto"/>
          </w:divBdr>
        </w:div>
        <w:div w:id="701176992">
          <w:marLeft w:val="640"/>
          <w:marRight w:val="0"/>
          <w:marTop w:val="0"/>
          <w:marBottom w:val="0"/>
          <w:divBdr>
            <w:top w:val="none" w:sz="0" w:space="0" w:color="auto"/>
            <w:left w:val="none" w:sz="0" w:space="0" w:color="auto"/>
            <w:bottom w:val="none" w:sz="0" w:space="0" w:color="auto"/>
            <w:right w:val="none" w:sz="0" w:space="0" w:color="auto"/>
          </w:divBdr>
        </w:div>
        <w:div w:id="955983092">
          <w:marLeft w:val="640"/>
          <w:marRight w:val="0"/>
          <w:marTop w:val="0"/>
          <w:marBottom w:val="0"/>
          <w:divBdr>
            <w:top w:val="none" w:sz="0" w:space="0" w:color="auto"/>
            <w:left w:val="none" w:sz="0" w:space="0" w:color="auto"/>
            <w:bottom w:val="none" w:sz="0" w:space="0" w:color="auto"/>
            <w:right w:val="none" w:sz="0" w:space="0" w:color="auto"/>
          </w:divBdr>
        </w:div>
        <w:div w:id="1032420594">
          <w:marLeft w:val="640"/>
          <w:marRight w:val="0"/>
          <w:marTop w:val="0"/>
          <w:marBottom w:val="0"/>
          <w:divBdr>
            <w:top w:val="none" w:sz="0" w:space="0" w:color="auto"/>
            <w:left w:val="none" w:sz="0" w:space="0" w:color="auto"/>
            <w:bottom w:val="none" w:sz="0" w:space="0" w:color="auto"/>
            <w:right w:val="none" w:sz="0" w:space="0" w:color="auto"/>
          </w:divBdr>
        </w:div>
        <w:div w:id="1811943076">
          <w:marLeft w:val="640"/>
          <w:marRight w:val="0"/>
          <w:marTop w:val="0"/>
          <w:marBottom w:val="0"/>
          <w:divBdr>
            <w:top w:val="none" w:sz="0" w:space="0" w:color="auto"/>
            <w:left w:val="none" w:sz="0" w:space="0" w:color="auto"/>
            <w:bottom w:val="none" w:sz="0" w:space="0" w:color="auto"/>
            <w:right w:val="none" w:sz="0" w:space="0" w:color="auto"/>
          </w:divBdr>
        </w:div>
        <w:div w:id="732236525">
          <w:marLeft w:val="640"/>
          <w:marRight w:val="0"/>
          <w:marTop w:val="0"/>
          <w:marBottom w:val="0"/>
          <w:divBdr>
            <w:top w:val="none" w:sz="0" w:space="0" w:color="auto"/>
            <w:left w:val="none" w:sz="0" w:space="0" w:color="auto"/>
            <w:bottom w:val="none" w:sz="0" w:space="0" w:color="auto"/>
            <w:right w:val="none" w:sz="0" w:space="0" w:color="auto"/>
          </w:divBdr>
        </w:div>
        <w:div w:id="1123304919">
          <w:marLeft w:val="640"/>
          <w:marRight w:val="0"/>
          <w:marTop w:val="0"/>
          <w:marBottom w:val="0"/>
          <w:divBdr>
            <w:top w:val="none" w:sz="0" w:space="0" w:color="auto"/>
            <w:left w:val="none" w:sz="0" w:space="0" w:color="auto"/>
            <w:bottom w:val="none" w:sz="0" w:space="0" w:color="auto"/>
            <w:right w:val="none" w:sz="0" w:space="0" w:color="auto"/>
          </w:divBdr>
        </w:div>
        <w:div w:id="2006351234">
          <w:marLeft w:val="640"/>
          <w:marRight w:val="0"/>
          <w:marTop w:val="0"/>
          <w:marBottom w:val="0"/>
          <w:divBdr>
            <w:top w:val="none" w:sz="0" w:space="0" w:color="auto"/>
            <w:left w:val="none" w:sz="0" w:space="0" w:color="auto"/>
            <w:bottom w:val="none" w:sz="0" w:space="0" w:color="auto"/>
            <w:right w:val="none" w:sz="0" w:space="0" w:color="auto"/>
          </w:divBdr>
        </w:div>
        <w:div w:id="2128312479">
          <w:marLeft w:val="640"/>
          <w:marRight w:val="0"/>
          <w:marTop w:val="0"/>
          <w:marBottom w:val="0"/>
          <w:divBdr>
            <w:top w:val="none" w:sz="0" w:space="0" w:color="auto"/>
            <w:left w:val="none" w:sz="0" w:space="0" w:color="auto"/>
            <w:bottom w:val="none" w:sz="0" w:space="0" w:color="auto"/>
            <w:right w:val="none" w:sz="0" w:space="0" w:color="auto"/>
          </w:divBdr>
        </w:div>
        <w:div w:id="674648460">
          <w:marLeft w:val="640"/>
          <w:marRight w:val="0"/>
          <w:marTop w:val="0"/>
          <w:marBottom w:val="0"/>
          <w:divBdr>
            <w:top w:val="none" w:sz="0" w:space="0" w:color="auto"/>
            <w:left w:val="none" w:sz="0" w:space="0" w:color="auto"/>
            <w:bottom w:val="none" w:sz="0" w:space="0" w:color="auto"/>
            <w:right w:val="none" w:sz="0" w:space="0" w:color="auto"/>
          </w:divBdr>
        </w:div>
        <w:div w:id="257251904">
          <w:marLeft w:val="640"/>
          <w:marRight w:val="0"/>
          <w:marTop w:val="0"/>
          <w:marBottom w:val="0"/>
          <w:divBdr>
            <w:top w:val="none" w:sz="0" w:space="0" w:color="auto"/>
            <w:left w:val="none" w:sz="0" w:space="0" w:color="auto"/>
            <w:bottom w:val="none" w:sz="0" w:space="0" w:color="auto"/>
            <w:right w:val="none" w:sz="0" w:space="0" w:color="auto"/>
          </w:divBdr>
        </w:div>
        <w:div w:id="1929465674">
          <w:marLeft w:val="640"/>
          <w:marRight w:val="0"/>
          <w:marTop w:val="0"/>
          <w:marBottom w:val="0"/>
          <w:divBdr>
            <w:top w:val="none" w:sz="0" w:space="0" w:color="auto"/>
            <w:left w:val="none" w:sz="0" w:space="0" w:color="auto"/>
            <w:bottom w:val="none" w:sz="0" w:space="0" w:color="auto"/>
            <w:right w:val="none" w:sz="0" w:space="0" w:color="auto"/>
          </w:divBdr>
        </w:div>
        <w:div w:id="1469929980">
          <w:marLeft w:val="640"/>
          <w:marRight w:val="0"/>
          <w:marTop w:val="0"/>
          <w:marBottom w:val="0"/>
          <w:divBdr>
            <w:top w:val="none" w:sz="0" w:space="0" w:color="auto"/>
            <w:left w:val="none" w:sz="0" w:space="0" w:color="auto"/>
            <w:bottom w:val="none" w:sz="0" w:space="0" w:color="auto"/>
            <w:right w:val="none" w:sz="0" w:space="0" w:color="auto"/>
          </w:divBdr>
        </w:div>
        <w:div w:id="1159539800">
          <w:marLeft w:val="640"/>
          <w:marRight w:val="0"/>
          <w:marTop w:val="0"/>
          <w:marBottom w:val="0"/>
          <w:divBdr>
            <w:top w:val="none" w:sz="0" w:space="0" w:color="auto"/>
            <w:left w:val="none" w:sz="0" w:space="0" w:color="auto"/>
            <w:bottom w:val="none" w:sz="0" w:space="0" w:color="auto"/>
            <w:right w:val="none" w:sz="0" w:space="0" w:color="auto"/>
          </w:divBdr>
        </w:div>
        <w:div w:id="1005592617">
          <w:marLeft w:val="640"/>
          <w:marRight w:val="0"/>
          <w:marTop w:val="0"/>
          <w:marBottom w:val="0"/>
          <w:divBdr>
            <w:top w:val="none" w:sz="0" w:space="0" w:color="auto"/>
            <w:left w:val="none" w:sz="0" w:space="0" w:color="auto"/>
            <w:bottom w:val="none" w:sz="0" w:space="0" w:color="auto"/>
            <w:right w:val="none" w:sz="0" w:space="0" w:color="auto"/>
          </w:divBdr>
        </w:div>
        <w:div w:id="1526214662">
          <w:marLeft w:val="640"/>
          <w:marRight w:val="0"/>
          <w:marTop w:val="0"/>
          <w:marBottom w:val="0"/>
          <w:divBdr>
            <w:top w:val="none" w:sz="0" w:space="0" w:color="auto"/>
            <w:left w:val="none" w:sz="0" w:space="0" w:color="auto"/>
            <w:bottom w:val="none" w:sz="0" w:space="0" w:color="auto"/>
            <w:right w:val="none" w:sz="0" w:space="0" w:color="auto"/>
          </w:divBdr>
        </w:div>
        <w:div w:id="1720665844">
          <w:marLeft w:val="640"/>
          <w:marRight w:val="0"/>
          <w:marTop w:val="0"/>
          <w:marBottom w:val="0"/>
          <w:divBdr>
            <w:top w:val="none" w:sz="0" w:space="0" w:color="auto"/>
            <w:left w:val="none" w:sz="0" w:space="0" w:color="auto"/>
            <w:bottom w:val="none" w:sz="0" w:space="0" w:color="auto"/>
            <w:right w:val="none" w:sz="0" w:space="0" w:color="auto"/>
          </w:divBdr>
        </w:div>
        <w:div w:id="672071719">
          <w:marLeft w:val="640"/>
          <w:marRight w:val="0"/>
          <w:marTop w:val="0"/>
          <w:marBottom w:val="0"/>
          <w:divBdr>
            <w:top w:val="none" w:sz="0" w:space="0" w:color="auto"/>
            <w:left w:val="none" w:sz="0" w:space="0" w:color="auto"/>
            <w:bottom w:val="none" w:sz="0" w:space="0" w:color="auto"/>
            <w:right w:val="none" w:sz="0" w:space="0" w:color="auto"/>
          </w:divBdr>
        </w:div>
        <w:div w:id="1494108117">
          <w:marLeft w:val="640"/>
          <w:marRight w:val="0"/>
          <w:marTop w:val="0"/>
          <w:marBottom w:val="0"/>
          <w:divBdr>
            <w:top w:val="none" w:sz="0" w:space="0" w:color="auto"/>
            <w:left w:val="none" w:sz="0" w:space="0" w:color="auto"/>
            <w:bottom w:val="none" w:sz="0" w:space="0" w:color="auto"/>
            <w:right w:val="none" w:sz="0" w:space="0" w:color="auto"/>
          </w:divBdr>
        </w:div>
        <w:div w:id="1693530701">
          <w:marLeft w:val="640"/>
          <w:marRight w:val="0"/>
          <w:marTop w:val="0"/>
          <w:marBottom w:val="0"/>
          <w:divBdr>
            <w:top w:val="none" w:sz="0" w:space="0" w:color="auto"/>
            <w:left w:val="none" w:sz="0" w:space="0" w:color="auto"/>
            <w:bottom w:val="none" w:sz="0" w:space="0" w:color="auto"/>
            <w:right w:val="none" w:sz="0" w:space="0" w:color="auto"/>
          </w:divBdr>
        </w:div>
        <w:div w:id="897547426">
          <w:marLeft w:val="640"/>
          <w:marRight w:val="0"/>
          <w:marTop w:val="0"/>
          <w:marBottom w:val="0"/>
          <w:divBdr>
            <w:top w:val="none" w:sz="0" w:space="0" w:color="auto"/>
            <w:left w:val="none" w:sz="0" w:space="0" w:color="auto"/>
            <w:bottom w:val="none" w:sz="0" w:space="0" w:color="auto"/>
            <w:right w:val="none" w:sz="0" w:space="0" w:color="auto"/>
          </w:divBdr>
        </w:div>
        <w:div w:id="260844845">
          <w:marLeft w:val="640"/>
          <w:marRight w:val="0"/>
          <w:marTop w:val="0"/>
          <w:marBottom w:val="0"/>
          <w:divBdr>
            <w:top w:val="none" w:sz="0" w:space="0" w:color="auto"/>
            <w:left w:val="none" w:sz="0" w:space="0" w:color="auto"/>
            <w:bottom w:val="none" w:sz="0" w:space="0" w:color="auto"/>
            <w:right w:val="none" w:sz="0" w:space="0" w:color="auto"/>
          </w:divBdr>
        </w:div>
        <w:div w:id="996032412">
          <w:marLeft w:val="640"/>
          <w:marRight w:val="0"/>
          <w:marTop w:val="0"/>
          <w:marBottom w:val="0"/>
          <w:divBdr>
            <w:top w:val="none" w:sz="0" w:space="0" w:color="auto"/>
            <w:left w:val="none" w:sz="0" w:space="0" w:color="auto"/>
            <w:bottom w:val="none" w:sz="0" w:space="0" w:color="auto"/>
            <w:right w:val="none" w:sz="0" w:space="0" w:color="auto"/>
          </w:divBdr>
        </w:div>
        <w:div w:id="1389301136">
          <w:marLeft w:val="640"/>
          <w:marRight w:val="0"/>
          <w:marTop w:val="0"/>
          <w:marBottom w:val="0"/>
          <w:divBdr>
            <w:top w:val="none" w:sz="0" w:space="0" w:color="auto"/>
            <w:left w:val="none" w:sz="0" w:space="0" w:color="auto"/>
            <w:bottom w:val="none" w:sz="0" w:space="0" w:color="auto"/>
            <w:right w:val="none" w:sz="0" w:space="0" w:color="auto"/>
          </w:divBdr>
        </w:div>
        <w:div w:id="1387216606">
          <w:marLeft w:val="640"/>
          <w:marRight w:val="0"/>
          <w:marTop w:val="0"/>
          <w:marBottom w:val="0"/>
          <w:divBdr>
            <w:top w:val="none" w:sz="0" w:space="0" w:color="auto"/>
            <w:left w:val="none" w:sz="0" w:space="0" w:color="auto"/>
            <w:bottom w:val="none" w:sz="0" w:space="0" w:color="auto"/>
            <w:right w:val="none" w:sz="0" w:space="0" w:color="auto"/>
          </w:divBdr>
        </w:div>
        <w:div w:id="1906454660">
          <w:marLeft w:val="640"/>
          <w:marRight w:val="0"/>
          <w:marTop w:val="0"/>
          <w:marBottom w:val="0"/>
          <w:divBdr>
            <w:top w:val="none" w:sz="0" w:space="0" w:color="auto"/>
            <w:left w:val="none" w:sz="0" w:space="0" w:color="auto"/>
            <w:bottom w:val="none" w:sz="0" w:space="0" w:color="auto"/>
            <w:right w:val="none" w:sz="0" w:space="0" w:color="auto"/>
          </w:divBdr>
        </w:div>
        <w:div w:id="1630743011">
          <w:marLeft w:val="640"/>
          <w:marRight w:val="0"/>
          <w:marTop w:val="0"/>
          <w:marBottom w:val="0"/>
          <w:divBdr>
            <w:top w:val="none" w:sz="0" w:space="0" w:color="auto"/>
            <w:left w:val="none" w:sz="0" w:space="0" w:color="auto"/>
            <w:bottom w:val="none" w:sz="0" w:space="0" w:color="auto"/>
            <w:right w:val="none" w:sz="0" w:space="0" w:color="auto"/>
          </w:divBdr>
        </w:div>
        <w:div w:id="1938366657">
          <w:marLeft w:val="640"/>
          <w:marRight w:val="0"/>
          <w:marTop w:val="0"/>
          <w:marBottom w:val="0"/>
          <w:divBdr>
            <w:top w:val="none" w:sz="0" w:space="0" w:color="auto"/>
            <w:left w:val="none" w:sz="0" w:space="0" w:color="auto"/>
            <w:bottom w:val="none" w:sz="0" w:space="0" w:color="auto"/>
            <w:right w:val="none" w:sz="0" w:space="0" w:color="auto"/>
          </w:divBdr>
        </w:div>
        <w:div w:id="684745086">
          <w:marLeft w:val="640"/>
          <w:marRight w:val="0"/>
          <w:marTop w:val="0"/>
          <w:marBottom w:val="0"/>
          <w:divBdr>
            <w:top w:val="none" w:sz="0" w:space="0" w:color="auto"/>
            <w:left w:val="none" w:sz="0" w:space="0" w:color="auto"/>
            <w:bottom w:val="none" w:sz="0" w:space="0" w:color="auto"/>
            <w:right w:val="none" w:sz="0" w:space="0" w:color="auto"/>
          </w:divBdr>
        </w:div>
        <w:div w:id="901527004">
          <w:marLeft w:val="640"/>
          <w:marRight w:val="0"/>
          <w:marTop w:val="0"/>
          <w:marBottom w:val="0"/>
          <w:divBdr>
            <w:top w:val="none" w:sz="0" w:space="0" w:color="auto"/>
            <w:left w:val="none" w:sz="0" w:space="0" w:color="auto"/>
            <w:bottom w:val="none" w:sz="0" w:space="0" w:color="auto"/>
            <w:right w:val="none" w:sz="0" w:space="0" w:color="auto"/>
          </w:divBdr>
        </w:div>
        <w:div w:id="1365250704">
          <w:marLeft w:val="640"/>
          <w:marRight w:val="0"/>
          <w:marTop w:val="0"/>
          <w:marBottom w:val="0"/>
          <w:divBdr>
            <w:top w:val="none" w:sz="0" w:space="0" w:color="auto"/>
            <w:left w:val="none" w:sz="0" w:space="0" w:color="auto"/>
            <w:bottom w:val="none" w:sz="0" w:space="0" w:color="auto"/>
            <w:right w:val="none" w:sz="0" w:space="0" w:color="auto"/>
          </w:divBdr>
        </w:div>
        <w:div w:id="715549788">
          <w:marLeft w:val="640"/>
          <w:marRight w:val="0"/>
          <w:marTop w:val="0"/>
          <w:marBottom w:val="0"/>
          <w:divBdr>
            <w:top w:val="none" w:sz="0" w:space="0" w:color="auto"/>
            <w:left w:val="none" w:sz="0" w:space="0" w:color="auto"/>
            <w:bottom w:val="none" w:sz="0" w:space="0" w:color="auto"/>
            <w:right w:val="none" w:sz="0" w:space="0" w:color="auto"/>
          </w:divBdr>
        </w:div>
        <w:div w:id="591400493">
          <w:marLeft w:val="640"/>
          <w:marRight w:val="0"/>
          <w:marTop w:val="0"/>
          <w:marBottom w:val="0"/>
          <w:divBdr>
            <w:top w:val="none" w:sz="0" w:space="0" w:color="auto"/>
            <w:left w:val="none" w:sz="0" w:space="0" w:color="auto"/>
            <w:bottom w:val="none" w:sz="0" w:space="0" w:color="auto"/>
            <w:right w:val="none" w:sz="0" w:space="0" w:color="auto"/>
          </w:divBdr>
        </w:div>
        <w:div w:id="1400059491">
          <w:marLeft w:val="640"/>
          <w:marRight w:val="0"/>
          <w:marTop w:val="0"/>
          <w:marBottom w:val="0"/>
          <w:divBdr>
            <w:top w:val="none" w:sz="0" w:space="0" w:color="auto"/>
            <w:left w:val="none" w:sz="0" w:space="0" w:color="auto"/>
            <w:bottom w:val="none" w:sz="0" w:space="0" w:color="auto"/>
            <w:right w:val="none" w:sz="0" w:space="0" w:color="auto"/>
          </w:divBdr>
        </w:div>
        <w:div w:id="374039474">
          <w:marLeft w:val="640"/>
          <w:marRight w:val="0"/>
          <w:marTop w:val="0"/>
          <w:marBottom w:val="0"/>
          <w:divBdr>
            <w:top w:val="none" w:sz="0" w:space="0" w:color="auto"/>
            <w:left w:val="none" w:sz="0" w:space="0" w:color="auto"/>
            <w:bottom w:val="none" w:sz="0" w:space="0" w:color="auto"/>
            <w:right w:val="none" w:sz="0" w:space="0" w:color="auto"/>
          </w:divBdr>
        </w:div>
        <w:div w:id="959341238">
          <w:marLeft w:val="640"/>
          <w:marRight w:val="0"/>
          <w:marTop w:val="0"/>
          <w:marBottom w:val="0"/>
          <w:divBdr>
            <w:top w:val="none" w:sz="0" w:space="0" w:color="auto"/>
            <w:left w:val="none" w:sz="0" w:space="0" w:color="auto"/>
            <w:bottom w:val="none" w:sz="0" w:space="0" w:color="auto"/>
            <w:right w:val="none" w:sz="0" w:space="0" w:color="auto"/>
          </w:divBdr>
        </w:div>
        <w:div w:id="180165230">
          <w:marLeft w:val="640"/>
          <w:marRight w:val="0"/>
          <w:marTop w:val="0"/>
          <w:marBottom w:val="0"/>
          <w:divBdr>
            <w:top w:val="none" w:sz="0" w:space="0" w:color="auto"/>
            <w:left w:val="none" w:sz="0" w:space="0" w:color="auto"/>
            <w:bottom w:val="none" w:sz="0" w:space="0" w:color="auto"/>
            <w:right w:val="none" w:sz="0" w:space="0" w:color="auto"/>
          </w:divBdr>
        </w:div>
        <w:div w:id="272395996">
          <w:marLeft w:val="640"/>
          <w:marRight w:val="0"/>
          <w:marTop w:val="0"/>
          <w:marBottom w:val="0"/>
          <w:divBdr>
            <w:top w:val="none" w:sz="0" w:space="0" w:color="auto"/>
            <w:left w:val="none" w:sz="0" w:space="0" w:color="auto"/>
            <w:bottom w:val="none" w:sz="0" w:space="0" w:color="auto"/>
            <w:right w:val="none" w:sz="0" w:space="0" w:color="auto"/>
          </w:divBdr>
        </w:div>
        <w:div w:id="537937890">
          <w:marLeft w:val="640"/>
          <w:marRight w:val="0"/>
          <w:marTop w:val="0"/>
          <w:marBottom w:val="0"/>
          <w:divBdr>
            <w:top w:val="none" w:sz="0" w:space="0" w:color="auto"/>
            <w:left w:val="none" w:sz="0" w:space="0" w:color="auto"/>
            <w:bottom w:val="none" w:sz="0" w:space="0" w:color="auto"/>
            <w:right w:val="none" w:sz="0" w:space="0" w:color="auto"/>
          </w:divBdr>
        </w:div>
        <w:div w:id="1062294980">
          <w:marLeft w:val="640"/>
          <w:marRight w:val="0"/>
          <w:marTop w:val="0"/>
          <w:marBottom w:val="0"/>
          <w:divBdr>
            <w:top w:val="none" w:sz="0" w:space="0" w:color="auto"/>
            <w:left w:val="none" w:sz="0" w:space="0" w:color="auto"/>
            <w:bottom w:val="none" w:sz="0" w:space="0" w:color="auto"/>
            <w:right w:val="none" w:sz="0" w:space="0" w:color="auto"/>
          </w:divBdr>
        </w:div>
        <w:div w:id="1638759071">
          <w:marLeft w:val="640"/>
          <w:marRight w:val="0"/>
          <w:marTop w:val="0"/>
          <w:marBottom w:val="0"/>
          <w:divBdr>
            <w:top w:val="none" w:sz="0" w:space="0" w:color="auto"/>
            <w:left w:val="none" w:sz="0" w:space="0" w:color="auto"/>
            <w:bottom w:val="none" w:sz="0" w:space="0" w:color="auto"/>
            <w:right w:val="none" w:sz="0" w:space="0" w:color="auto"/>
          </w:divBdr>
        </w:div>
        <w:div w:id="1431315053">
          <w:marLeft w:val="640"/>
          <w:marRight w:val="0"/>
          <w:marTop w:val="0"/>
          <w:marBottom w:val="0"/>
          <w:divBdr>
            <w:top w:val="none" w:sz="0" w:space="0" w:color="auto"/>
            <w:left w:val="none" w:sz="0" w:space="0" w:color="auto"/>
            <w:bottom w:val="none" w:sz="0" w:space="0" w:color="auto"/>
            <w:right w:val="none" w:sz="0" w:space="0" w:color="auto"/>
          </w:divBdr>
        </w:div>
        <w:div w:id="838158629">
          <w:marLeft w:val="640"/>
          <w:marRight w:val="0"/>
          <w:marTop w:val="0"/>
          <w:marBottom w:val="0"/>
          <w:divBdr>
            <w:top w:val="none" w:sz="0" w:space="0" w:color="auto"/>
            <w:left w:val="none" w:sz="0" w:space="0" w:color="auto"/>
            <w:bottom w:val="none" w:sz="0" w:space="0" w:color="auto"/>
            <w:right w:val="none" w:sz="0" w:space="0" w:color="auto"/>
          </w:divBdr>
        </w:div>
        <w:div w:id="639961043">
          <w:marLeft w:val="640"/>
          <w:marRight w:val="0"/>
          <w:marTop w:val="0"/>
          <w:marBottom w:val="0"/>
          <w:divBdr>
            <w:top w:val="none" w:sz="0" w:space="0" w:color="auto"/>
            <w:left w:val="none" w:sz="0" w:space="0" w:color="auto"/>
            <w:bottom w:val="none" w:sz="0" w:space="0" w:color="auto"/>
            <w:right w:val="none" w:sz="0" w:space="0" w:color="auto"/>
          </w:divBdr>
        </w:div>
        <w:div w:id="834565333">
          <w:marLeft w:val="640"/>
          <w:marRight w:val="0"/>
          <w:marTop w:val="0"/>
          <w:marBottom w:val="0"/>
          <w:divBdr>
            <w:top w:val="none" w:sz="0" w:space="0" w:color="auto"/>
            <w:left w:val="none" w:sz="0" w:space="0" w:color="auto"/>
            <w:bottom w:val="none" w:sz="0" w:space="0" w:color="auto"/>
            <w:right w:val="none" w:sz="0" w:space="0" w:color="auto"/>
          </w:divBdr>
        </w:div>
        <w:div w:id="924338677">
          <w:marLeft w:val="640"/>
          <w:marRight w:val="0"/>
          <w:marTop w:val="0"/>
          <w:marBottom w:val="0"/>
          <w:divBdr>
            <w:top w:val="none" w:sz="0" w:space="0" w:color="auto"/>
            <w:left w:val="none" w:sz="0" w:space="0" w:color="auto"/>
            <w:bottom w:val="none" w:sz="0" w:space="0" w:color="auto"/>
            <w:right w:val="none" w:sz="0" w:space="0" w:color="auto"/>
          </w:divBdr>
        </w:div>
        <w:div w:id="1517036530">
          <w:marLeft w:val="640"/>
          <w:marRight w:val="0"/>
          <w:marTop w:val="0"/>
          <w:marBottom w:val="0"/>
          <w:divBdr>
            <w:top w:val="none" w:sz="0" w:space="0" w:color="auto"/>
            <w:left w:val="none" w:sz="0" w:space="0" w:color="auto"/>
            <w:bottom w:val="none" w:sz="0" w:space="0" w:color="auto"/>
            <w:right w:val="none" w:sz="0" w:space="0" w:color="auto"/>
          </w:divBdr>
        </w:div>
        <w:div w:id="462191413">
          <w:marLeft w:val="640"/>
          <w:marRight w:val="0"/>
          <w:marTop w:val="0"/>
          <w:marBottom w:val="0"/>
          <w:divBdr>
            <w:top w:val="none" w:sz="0" w:space="0" w:color="auto"/>
            <w:left w:val="none" w:sz="0" w:space="0" w:color="auto"/>
            <w:bottom w:val="none" w:sz="0" w:space="0" w:color="auto"/>
            <w:right w:val="none" w:sz="0" w:space="0" w:color="auto"/>
          </w:divBdr>
        </w:div>
        <w:div w:id="1019039607">
          <w:marLeft w:val="640"/>
          <w:marRight w:val="0"/>
          <w:marTop w:val="0"/>
          <w:marBottom w:val="0"/>
          <w:divBdr>
            <w:top w:val="none" w:sz="0" w:space="0" w:color="auto"/>
            <w:left w:val="none" w:sz="0" w:space="0" w:color="auto"/>
            <w:bottom w:val="none" w:sz="0" w:space="0" w:color="auto"/>
            <w:right w:val="none" w:sz="0" w:space="0" w:color="auto"/>
          </w:divBdr>
        </w:div>
        <w:div w:id="475756489">
          <w:marLeft w:val="640"/>
          <w:marRight w:val="0"/>
          <w:marTop w:val="0"/>
          <w:marBottom w:val="0"/>
          <w:divBdr>
            <w:top w:val="none" w:sz="0" w:space="0" w:color="auto"/>
            <w:left w:val="none" w:sz="0" w:space="0" w:color="auto"/>
            <w:bottom w:val="none" w:sz="0" w:space="0" w:color="auto"/>
            <w:right w:val="none" w:sz="0" w:space="0" w:color="auto"/>
          </w:divBdr>
        </w:div>
        <w:div w:id="17587194">
          <w:marLeft w:val="640"/>
          <w:marRight w:val="0"/>
          <w:marTop w:val="0"/>
          <w:marBottom w:val="0"/>
          <w:divBdr>
            <w:top w:val="none" w:sz="0" w:space="0" w:color="auto"/>
            <w:left w:val="none" w:sz="0" w:space="0" w:color="auto"/>
            <w:bottom w:val="none" w:sz="0" w:space="0" w:color="auto"/>
            <w:right w:val="none" w:sz="0" w:space="0" w:color="auto"/>
          </w:divBdr>
        </w:div>
        <w:div w:id="889921484">
          <w:marLeft w:val="640"/>
          <w:marRight w:val="0"/>
          <w:marTop w:val="0"/>
          <w:marBottom w:val="0"/>
          <w:divBdr>
            <w:top w:val="none" w:sz="0" w:space="0" w:color="auto"/>
            <w:left w:val="none" w:sz="0" w:space="0" w:color="auto"/>
            <w:bottom w:val="none" w:sz="0" w:space="0" w:color="auto"/>
            <w:right w:val="none" w:sz="0" w:space="0" w:color="auto"/>
          </w:divBdr>
        </w:div>
        <w:div w:id="1820148061">
          <w:marLeft w:val="640"/>
          <w:marRight w:val="0"/>
          <w:marTop w:val="0"/>
          <w:marBottom w:val="0"/>
          <w:divBdr>
            <w:top w:val="none" w:sz="0" w:space="0" w:color="auto"/>
            <w:left w:val="none" w:sz="0" w:space="0" w:color="auto"/>
            <w:bottom w:val="none" w:sz="0" w:space="0" w:color="auto"/>
            <w:right w:val="none" w:sz="0" w:space="0" w:color="auto"/>
          </w:divBdr>
        </w:div>
        <w:div w:id="467743993">
          <w:marLeft w:val="640"/>
          <w:marRight w:val="0"/>
          <w:marTop w:val="0"/>
          <w:marBottom w:val="0"/>
          <w:divBdr>
            <w:top w:val="none" w:sz="0" w:space="0" w:color="auto"/>
            <w:left w:val="none" w:sz="0" w:space="0" w:color="auto"/>
            <w:bottom w:val="none" w:sz="0" w:space="0" w:color="auto"/>
            <w:right w:val="none" w:sz="0" w:space="0" w:color="auto"/>
          </w:divBdr>
        </w:div>
        <w:div w:id="1025909739">
          <w:marLeft w:val="640"/>
          <w:marRight w:val="0"/>
          <w:marTop w:val="0"/>
          <w:marBottom w:val="0"/>
          <w:divBdr>
            <w:top w:val="none" w:sz="0" w:space="0" w:color="auto"/>
            <w:left w:val="none" w:sz="0" w:space="0" w:color="auto"/>
            <w:bottom w:val="none" w:sz="0" w:space="0" w:color="auto"/>
            <w:right w:val="none" w:sz="0" w:space="0" w:color="auto"/>
          </w:divBdr>
        </w:div>
        <w:div w:id="137769446">
          <w:marLeft w:val="640"/>
          <w:marRight w:val="0"/>
          <w:marTop w:val="0"/>
          <w:marBottom w:val="0"/>
          <w:divBdr>
            <w:top w:val="none" w:sz="0" w:space="0" w:color="auto"/>
            <w:left w:val="none" w:sz="0" w:space="0" w:color="auto"/>
            <w:bottom w:val="none" w:sz="0" w:space="0" w:color="auto"/>
            <w:right w:val="none" w:sz="0" w:space="0" w:color="auto"/>
          </w:divBdr>
        </w:div>
        <w:div w:id="1363439111">
          <w:marLeft w:val="640"/>
          <w:marRight w:val="0"/>
          <w:marTop w:val="0"/>
          <w:marBottom w:val="0"/>
          <w:divBdr>
            <w:top w:val="none" w:sz="0" w:space="0" w:color="auto"/>
            <w:left w:val="none" w:sz="0" w:space="0" w:color="auto"/>
            <w:bottom w:val="none" w:sz="0" w:space="0" w:color="auto"/>
            <w:right w:val="none" w:sz="0" w:space="0" w:color="auto"/>
          </w:divBdr>
        </w:div>
        <w:div w:id="557517399">
          <w:marLeft w:val="640"/>
          <w:marRight w:val="0"/>
          <w:marTop w:val="0"/>
          <w:marBottom w:val="0"/>
          <w:divBdr>
            <w:top w:val="none" w:sz="0" w:space="0" w:color="auto"/>
            <w:left w:val="none" w:sz="0" w:space="0" w:color="auto"/>
            <w:bottom w:val="none" w:sz="0" w:space="0" w:color="auto"/>
            <w:right w:val="none" w:sz="0" w:space="0" w:color="auto"/>
          </w:divBdr>
        </w:div>
        <w:div w:id="1187451046">
          <w:marLeft w:val="640"/>
          <w:marRight w:val="0"/>
          <w:marTop w:val="0"/>
          <w:marBottom w:val="0"/>
          <w:divBdr>
            <w:top w:val="none" w:sz="0" w:space="0" w:color="auto"/>
            <w:left w:val="none" w:sz="0" w:space="0" w:color="auto"/>
            <w:bottom w:val="none" w:sz="0" w:space="0" w:color="auto"/>
            <w:right w:val="none" w:sz="0" w:space="0" w:color="auto"/>
          </w:divBdr>
        </w:div>
        <w:div w:id="835532491">
          <w:marLeft w:val="640"/>
          <w:marRight w:val="0"/>
          <w:marTop w:val="0"/>
          <w:marBottom w:val="0"/>
          <w:divBdr>
            <w:top w:val="none" w:sz="0" w:space="0" w:color="auto"/>
            <w:left w:val="none" w:sz="0" w:space="0" w:color="auto"/>
            <w:bottom w:val="none" w:sz="0" w:space="0" w:color="auto"/>
            <w:right w:val="none" w:sz="0" w:space="0" w:color="auto"/>
          </w:divBdr>
        </w:div>
        <w:div w:id="261685774">
          <w:marLeft w:val="640"/>
          <w:marRight w:val="0"/>
          <w:marTop w:val="0"/>
          <w:marBottom w:val="0"/>
          <w:divBdr>
            <w:top w:val="none" w:sz="0" w:space="0" w:color="auto"/>
            <w:left w:val="none" w:sz="0" w:space="0" w:color="auto"/>
            <w:bottom w:val="none" w:sz="0" w:space="0" w:color="auto"/>
            <w:right w:val="none" w:sz="0" w:space="0" w:color="auto"/>
          </w:divBdr>
        </w:div>
        <w:div w:id="1478034610">
          <w:marLeft w:val="640"/>
          <w:marRight w:val="0"/>
          <w:marTop w:val="0"/>
          <w:marBottom w:val="0"/>
          <w:divBdr>
            <w:top w:val="none" w:sz="0" w:space="0" w:color="auto"/>
            <w:left w:val="none" w:sz="0" w:space="0" w:color="auto"/>
            <w:bottom w:val="none" w:sz="0" w:space="0" w:color="auto"/>
            <w:right w:val="none" w:sz="0" w:space="0" w:color="auto"/>
          </w:divBdr>
        </w:div>
        <w:div w:id="537623175">
          <w:marLeft w:val="640"/>
          <w:marRight w:val="0"/>
          <w:marTop w:val="0"/>
          <w:marBottom w:val="0"/>
          <w:divBdr>
            <w:top w:val="none" w:sz="0" w:space="0" w:color="auto"/>
            <w:left w:val="none" w:sz="0" w:space="0" w:color="auto"/>
            <w:bottom w:val="none" w:sz="0" w:space="0" w:color="auto"/>
            <w:right w:val="none" w:sz="0" w:space="0" w:color="auto"/>
          </w:divBdr>
        </w:div>
        <w:div w:id="1102066086">
          <w:marLeft w:val="640"/>
          <w:marRight w:val="0"/>
          <w:marTop w:val="0"/>
          <w:marBottom w:val="0"/>
          <w:divBdr>
            <w:top w:val="none" w:sz="0" w:space="0" w:color="auto"/>
            <w:left w:val="none" w:sz="0" w:space="0" w:color="auto"/>
            <w:bottom w:val="none" w:sz="0" w:space="0" w:color="auto"/>
            <w:right w:val="none" w:sz="0" w:space="0" w:color="auto"/>
          </w:divBdr>
        </w:div>
        <w:div w:id="1044938367">
          <w:marLeft w:val="640"/>
          <w:marRight w:val="0"/>
          <w:marTop w:val="0"/>
          <w:marBottom w:val="0"/>
          <w:divBdr>
            <w:top w:val="none" w:sz="0" w:space="0" w:color="auto"/>
            <w:left w:val="none" w:sz="0" w:space="0" w:color="auto"/>
            <w:bottom w:val="none" w:sz="0" w:space="0" w:color="auto"/>
            <w:right w:val="none" w:sz="0" w:space="0" w:color="auto"/>
          </w:divBdr>
        </w:div>
        <w:div w:id="1901092837">
          <w:marLeft w:val="640"/>
          <w:marRight w:val="0"/>
          <w:marTop w:val="0"/>
          <w:marBottom w:val="0"/>
          <w:divBdr>
            <w:top w:val="none" w:sz="0" w:space="0" w:color="auto"/>
            <w:left w:val="none" w:sz="0" w:space="0" w:color="auto"/>
            <w:bottom w:val="none" w:sz="0" w:space="0" w:color="auto"/>
            <w:right w:val="none" w:sz="0" w:space="0" w:color="auto"/>
          </w:divBdr>
        </w:div>
        <w:div w:id="1720203659">
          <w:marLeft w:val="640"/>
          <w:marRight w:val="0"/>
          <w:marTop w:val="0"/>
          <w:marBottom w:val="0"/>
          <w:divBdr>
            <w:top w:val="none" w:sz="0" w:space="0" w:color="auto"/>
            <w:left w:val="none" w:sz="0" w:space="0" w:color="auto"/>
            <w:bottom w:val="none" w:sz="0" w:space="0" w:color="auto"/>
            <w:right w:val="none" w:sz="0" w:space="0" w:color="auto"/>
          </w:divBdr>
        </w:div>
        <w:div w:id="589968983">
          <w:marLeft w:val="640"/>
          <w:marRight w:val="0"/>
          <w:marTop w:val="0"/>
          <w:marBottom w:val="0"/>
          <w:divBdr>
            <w:top w:val="none" w:sz="0" w:space="0" w:color="auto"/>
            <w:left w:val="none" w:sz="0" w:space="0" w:color="auto"/>
            <w:bottom w:val="none" w:sz="0" w:space="0" w:color="auto"/>
            <w:right w:val="none" w:sz="0" w:space="0" w:color="auto"/>
          </w:divBdr>
        </w:div>
        <w:div w:id="950356520">
          <w:marLeft w:val="640"/>
          <w:marRight w:val="0"/>
          <w:marTop w:val="0"/>
          <w:marBottom w:val="0"/>
          <w:divBdr>
            <w:top w:val="none" w:sz="0" w:space="0" w:color="auto"/>
            <w:left w:val="none" w:sz="0" w:space="0" w:color="auto"/>
            <w:bottom w:val="none" w:sz="0" w:space="0" w:color="auto"/>
            <w:right w:val="none" w:sz="0" w:space="0" w:color="auto"/>
          </w:divBdr>
        </w:div>
        <w:div w:id="2090468428">
          <w:marLeft w:val="640"/>
          <w:marRight w:val="0"/>
          <w:marTop w:val="0"/>
          <w:marBottom w:val="0"/>
          <w:divBdr>
            <w:top w:val="none" w:sz="0" w:space="0" w:color="auto"/>
            <w:left w:val="none" w:sz="0" w:space="0" w:color="auto"/>
            <w:bottom w:val="none" w:sz="0" w:space="0" w:color="auto"/>
            <w:right w:val="none" w:sz="0" w:space="0" w:color="auto"/>
          </w:divBdr>
        </w:div>
        <w:div w:id="1653486268">
          <w:marLeft w:val="640"/>
          <w:marRight w:val="0"/>
          <w:marTop w:val="0"/>
          <w:marBottom w:val="0"/>
          <w:divBdr>
            <w:top w:val="none" w:sz="0" w:space="0" w:color="auto"/>
            <w:left w:val="none" w:sz="0" w:space="0" w:color="auto"/>
            <w:bottom w:val="none" w:sz="0" w:space="0" w:color="auto"/>
            <w:right w:val="none" w:sz="0" w:space="0" w:color="auto"/>
          </w:divBdr>
        </w:div>
        <w:div w:id="1874344578">
          <w:marLeft w:val="640"/>
          <w:marRight w:val="0"/>
          <w:marTop w:val="0"/>
          <w:marBottom w:val="0"/>
          <w:divBdr>
            <w:top w:val="none" w:sz="0" w:space="0" w:color="auto"/>
            <w:left w:val="none" w:sz="0" w:space="0" w:color="auto"/>
            <w:bottom w:val="none" w:sz="0" w:space="0" w:color="auto"/>
            <w:right w:val="none" w:sz="0" w:space="0" w:color="auto"/>
          </w:divBdr>
        </w:div>
        <w:div w:id="682706603">
          <w:marLeft w:val="640"/>
          <w:marRight w:val="0"/>
          <w:marTop w:val="0"/>
          <w:marBottom w:val="0"/>
          <w:divBdr>
            <w:top w:val="none" w:sz="0" w:space="0" w:color="auto"/>
            <w:left w:val="none" w:sz="0" w:space="0" w:color="auto"/>
            <w:bottom w:val="none" w:sz="0" w:space="0" w:color="auto"/>
            <w:right w:val="none" w:sz="0" w:space="0" w:color="auto"/>
          </w:divBdr>
        </w:div>
        <w:div w:id="908465020">
          <w:marLeft w:val="640"/>
          <w:marRight w:val="0"/>
          <w:marTop w:val="0"/>
          <w:marBottom w:val="0"/>
          <w:divBdr>
            <w:top w:val="none" w:sz="0" w:space="0" w:color="auto"/>
            <w:left w:val="none" w:sz="0" w:space="0" w:color="auto"/>
            <w:bottom w:val="none" w:sz="0" w:space="0" w:color="auto"/>
            <w:right w:val="none" w:sz="0" w:space="0" w:color="auto"/>
          </w:divBdr>
        </w:div>
        <w:div w:id="244994107">
          <w:marLeft w:val="640"/>
          <w:marRight w:val="0"/>
          <w:marTop w:val="0"/>
          <w:marBottom w:val="0"/>
          <w:divBdr>
            <w:top w:val="none" w:sz="0" w:space="0" w:color="auto"/>
            <w:left w:val="none" w:sz="0" w:space="0" w:color="auto"/>
            <w:bottom w:val="none" w:sz="0" w:space="0" w:color="auto"/>
            <w:right w:val="none" w:sz="0" w:space="0" w:color="auto"/>
          </w:divBdr>
        </w:div>
        <w:div w:id="1962106477">
          <w:marLeft w:val="640"/>
          <w:marRight w:val="0"/>
          <w:marTop w:val="0"/>
          <w:marBottom w:val="0"/>
          <w:divBdr>
            <w:top w:val="none" w:sz="0" w:space="0" w:color="auto"/>
            <w:left w:val="none" w:sz="0" w:space="0" w:color="auto"/>
            <w:bottom w:val="none" w:sz="0" w:space="0" w:color="auto"/>
            <w:right w:val="none" w:sz="0" w:space="0" w:color="auto"/>
          </w:divBdr>
        </w:div>
        <w:div w:id="410664924">
          <w:marLeft w:val="640"/>
          <w:marRight w:val="0"/>
          <w:marTop w:val="0"/>
          <w:marBottom w:val="0"/>
          <w:divBdr>
            <w:top w:val="none" w:sz="0" w:space="0" w:color="auto"/>
            <w:left w:val="none" w:sz="0" w:space="0" w:color="auto"/>
            <w:bottom w:val="none" w:sz="0" w:space="0" w:color="auto"/>
            <w:right w:val="none" w:sz="0" w:space="0" w:color="auto"/>
          </w:divBdr>
        </w:div>
        <w:div w:id="2111388953">
          <w:marLeft w:val="640"/>
          <w:marRight w:val="0"/>
          <w:marTop w:val="0"/>
          <w:marBottom w:val="0"/>
          <w:divBdr>
            <w:top w:val="none" w:sz="0" w:space="0" w:color="auto"/>
            <w:left w:val="none" w:sz="0" w:space="0" w:color="auto"/>
            <w:bottom w:val="none" w:sz="0" w:space="0" w:color="auto"/>
            <w:right w:val="none" w:sz="0" w:space="0" w:color="auto"/>
          </w:divBdr>
        </w:div>
        <w:div w:id="314533680">
          <w:marLeft w:val="640"/>
          <w:marRight w:val="0"/>
          <w:marTop w:val="0"/>
          <w:marBottom w:val="0"/>
          <w:divBdr>
            <w:top w:val="none" w:sz="0" w:space="0" w:color="auto"/>
            <w:left w:val="none" w:sz="0" w:space="0" w:color="auto"/>
            <w:bottom w:val="none" w:sz="0" w:space="0" w:color="auto"/>
            <w:right w:val="none" w:sz="0" w:space="0" w:color="auto"/>
          </w:divBdr>
        </w:div>
        <w:div w:id="1411076368">
          <w:marLeft w:val="640"/>
          <w:marRight w:val="0"/>
          <w:marTop w:val="0"/>
          <w:marBottom w:val="0"/>
          <w:divBdr>
            <w:top w:val="none" w:sz="0" w:space="0" w:color="auto"/>
            <w:left w:val="none" w:sz="0" w:space="0" w:color="auto"/>
            <w:bottom w:val="none" w:sz="0" w:space="0" w:color="auto"/>
            <w:right w:val="none" w:sz="0" w:space="0" w:color="auto"/>
          </w:divBdr>
        </w:div>
        <w:div w:id="19013437">
          <w:marLeft w:val="640"/>
          <w:marRight w:val="0"/>
          <w:marTop w:val="0"/>
          <w:marBottom w:val="0"/>
          <w:divBdr>
            <w:top w:val="none" w:sz="0" w:space="0" w:color="auto"/>
            <w:left w:val="none" w:sz="0" w:space="0" w:color="auto"/>
            <w:bottom w:val="none" w:sz="0" w:space="0" w:color="auto"/>
            <w:right w:val="none" w:sz="0" w:space="0" w:color="auto"/>
          </w:divBdr>
        </w:div>
        <w:div w:id="1933856604">
          <w:marLeft w:val="640"/>
          <w:marRight w:val="0"/>
          <w:marTop w:val="0"/>
          <w:marBottom w:val="0"/>
          <w:divBdr>
            <w:top w:val="none" w:sz="0" w:space="0" w:color="auto"/>
            <w:left w:val="none" w:sz="0" w:space="0" w:color="auto"/>
            <w:bottom w:val="none" w:sz="0" w:space="0" w:color="auto"/>
            <w:right w:val="none" w:sz="0" w:space="0" w:color="auto"/>
          </w:divBdr>
        </w:div>
        <w:div w:id="612057133">
          <w:marLeft w:val="640"/>
          <w:marRight w:val="0"/>
          <w:marTop w:val="0"/>
          <w:marBottom w:val="0"/>
          <w:divBdr>
            <w:top w:val="none" w:sz="0" w:space="0" w:color="auto"/>
            <w:left w:val="none" w:sz="0" w:space="0" w:color="auto"/>
            <w:bottom w:val="none" w:sz="0" w:space="0" w:color="auto"/>
            <w:right w:val="none" w:sz="0" w:space="0" w:color="auto"/>
          </w:divBdr>
        </w:div>
        <w:div w:id="747121002">
          <w:marLeft w:val="640"/>
          <w:marRight w:val="0"/>
          <w:marTop w:val="0"/>
          <w:marBottom w:val="0"/>
          <w:divBdr>
            <w:top w:val="none" w:sz="0" w:space="0" w:color="auto"/>
            <w:left w:val="none" w:sz="0" w:space="0" w:color="auto"/>
            <w:bottom w:val="none" w:sz="0" w:space="0" w:color="auto"/>
            <w:right w:val="none" w:sz="0" w:space="0" w:color="auto"/>
          </w:divBdr>
        </w:div>
        <w:div w:id="1804812802">
          <w:marLeft w:val="640"/>
          <w:marRight w:val="0"/>
          <w:marTop w:val="0"/>
          <w:marBottom w:val="0"/>
          <w:divBdr>
            <w:top w:val="none" w:sz="0" w:space="0" w:color="auto"/>
            <w:left w:val="none" w:sz="0" w:space="0" w:color="auto"/>
            <w:bottom w:val="none" w:sz="0" w:space="0" w:color="auto"/>
            <w:right w:val="none" w:sz="0" w:space="0" w:color="auto"/>
          </w:divBdr>
        </w:div>
        <w:div w:id="1390231840">
          <w:marLeft w:val="640"/>
          <w:marRight w:val="0"/>
          <w:marTop w:val="0"/>
          <w:marBottom w:val="0"/>
          <w:divBdr>
            <w:top w:val="none" w:sz="0" w:space="0" w:color="auto"/>
            <w:left w:val="none" w:sz="0" w:space="0" w:color="auto"/>
            <w:bottom w:val="none" w:sz="0" w:space="0" w:color="auto"/>
            <w:right w:val="none" w:sz="0" w:space="0" w:color="auto"/>
          </w:divBdr>
        </w:div>
      </w:divsChild>
    </w:div>
    <w:div w:id="2006780194">
      <w:bodyDiv w:val="1"/>
      <w:marLeft w:val="0"/>
      <w:marRight w:val="0"/>
      <w:marTop w:val="0"/>
      <w:marBottom w:val="0"/>
      <w:divBdr>
        <w:top w:val="none" w:sz="0" w:space="0" w:color="auto"/>
        <w:left w:val="none" w:sz="0" w:space="0" w:color="auto"/>
        <w:bottom w:val="none" w:sz="0" w:space="0" w:color="auto"/>
        <w:right w:val="none" w:sz="0" w:space="0" w:color="auto"/>
      </w:divBdr>
      <w:divsChild>
        <w:div w:id="490098185">
          <w:marLeft w:val="640"/>
          <w:marRight w:val="0"/>
          <w:marTop w:val="0"/>
          <w:marBottom w:val="0"/>
          <w:divBdr>
            <w:top w:val="none" w:sz="0" w:space="0" w:color="auto"/>
            <w:left w:val="none" w:sz="0" w:space="0" w:color="auto"/>
            <w:bottom w:val="none" w:sz="0" w:space="0" w:color="auto"/>
            <w:right w:val="none" w:sz="0" w:space="0" w:color="auto"/>
          </w:divBdr>
        </w:div>
        <w:div w:id="1626737610">
          <w:marLeft w:val="640"/>
          <w:marRight w:val="0"/>
          <w:marTop w:val="0"/>
          <w:marBottom w:val="0"/>
          <w:divBdr>
            <w:top w:val="none" w:sz="0" w:space="0" w:color="auto"/>
            <w:left w:val="none" w:sz="0" w:space="0" w:color="auto"/>
            <w:bottom w:val="none" w:sz="0" w:space="0" w:color="auto"/>
            <w:right w:val="none" w:sz="0" w:space="0" w:color="auto"/>
          </w:divBdr>
        </w:div>
        <w:div w:id="1557816246">
          <w:marLeft w:val="640"/>
          <w:marRight w:val="0"/>
          <w:marTop w:val="0"/>
          <w:marBottom w:val="0"/>
          <w:divBdr>
            <w:top w:val="none" w:sz="0" w:space="0" w:color="auto"/>
            <w:left w:val="none" w:sz="0" w:space="0" w:color="auto"/>
            <w:bottom w:val="none" w:sz="0" w:space="0" w:color="auto"/>
            <w:right w:val="none" w:sz="0" w:space="0" w:color="auto"/>
          </w:divBdr>
        </w:div>
        <w:div w:id="1813982878">
          <w:marLeft w:val="640"/>
          <w:marRight w:val="0"/>
          <w:marTop w:val="0"/>
          <w:marBottom w:val="0"/>
          <w:divBdr>
            <w:top w:val="none" w:sz="0" w:space="0" w:color="auto"/>
            <w:left w:val="none" w:sz="0" w:space="0" w:color="auto"/>
            <w:bottom w:val="none" w:sz="0" w:space="0" w:color="auto"/>
            <w:right w:val="none" w:sz="0" w:space="0" w:color="auto"/>
          </w:divBdr>
        </w:div>
        <w:div w:id="2099213148">
          <w:marLeft w:val="640"/>
          <w:marRight w:val="0"/>
          <w:marTop w:val="0"/>
          <w:marBottom w:val="0"/>
          <w:divBdr>
            <w:top w:val="none" w:sz="0" w:space="0" w:color="auto"/>
            <w:left w:val="none" w:sz="0" w:space="0" w:color="auto"/>
            <w:bottom w:val="none" w:sz="0" w:space="0" w:color="auto"/>
            <w:right w:val="none" w:sz="0" w:space="0" w:color="auto"/>
          </w:divBdr>
        </w:div>
        <w:div w:id="1128234458">
          <w:marLeft w:val="640"/>
          <w:marRight w:val="0"/>
          <w:marTop w:val="0"/>
          <w:marBottom w:val="0"/>
          <w:divBdr>
            <w:top w:val="none" w:sz="0" w:space="0" w:color="auto"/>
            <w:left w:val="none" w:sz="0" w:space="0" w:color="auto"/>
            <w:bottom w:val="none" w:sz="0" w:space="0" w:color="auto"/>
            <w:right w:val="none" w:sz="0" w:space="0" w:color="auto"/>
          </w:divBdr>
        </w:div>
        <w:div w:id="789281523">
          <w:marLeft w:val="640"/>
          <w:marRight w:val="0"/>
          <w:marTop w:val="0"/>
          <w:marBottom w:val="0"/>
          <w:divBdr>
            <w:top w:val="none" w:sz="0" w:space="0" w:color="auto"/>
            <w:left w:val="none" w:sz="0" w:space="0" w:color="auto"/>
            <w:bottom w:val="none" w:sz="0" w:space="0" w:color="auto"/>
            <w:right w:val="none" w:sz="0" w:space="0" w:color="auto"/>
          </w:divBdr>
        </w:div>
        <w:div w:id="1941253598">
          <w:marLeft w:val="640"/>
          <w:marRight w:val="0"/>
          <w:marTop w:val="0"/>
          <w:marBottom w:val="0"/>
          <w:divBdr>
            <w:top w:val="none" w:sz="0" w:space="0" w:color="auto"/>
            <w:left w:val="none" w:sz="0" w:space="0" w:color="auto"/>
            <w:bottom w:val="none" w:sz="0" w:space="0" w:color="auto"/>
            <w:right w:val="none" w:sz="0" w:space="0" w:color="auto"/>
          </w:divBdr>
        </w:div>
        <w:div w:id="886916593">
          <w:marLeft w:val="640"/>
          <w:marRight w:val="0"/>
          <w:marTop w:val="0"/>
          <w:marBottom w:val="0"/>
          <w:divBdr>
            <w:top w:val="none" w:sz="0" w:space="0" w:color="auto"/>
            <w:left w:val="none" w:sz="0" w:space="0" w:color="auto"/>
            <w:bottom w:val="none" w:sz="0" w:space="0" w:color="auto"/>
            <w:right w:val="none" w:sz="0" w:space="0" w:color="auto"/>
          </w:divBdr>
        </w:div>
        <w:div w:id="1050346023">
          <w:marLeft w:val="640"/>
          <w:marRight w:val="0"/>
          <w:marTop w:val="0"/>
          <w:marBottom w:val="0"/>
          <w:divBdr>
            <w:top w:val="none" w:sz="0" w:space="0" w:color="auto"/>
            <w:left w:val="none" w:sz="0" w:space="0" w:color="auto"/>
            <w:bottom w:val="none" w:sz="0" w:space="0" w:color="auto"/>
            <w:right w:val="none" w:sz="0" w:space="0" w:color="auto"/>
          </w:divBdr>
        </w:div>
        <w:div w:id="304548479">
          <w:marLeft w:val="640"/>
          <w:marRight w:val="0"/>
          <w:marTop w:val="0"/>
          <w:marBottom w:val="0"/>
          <w:divBdr>
            <w:top w:val="none" w:sz="0" w:space="0" w:color="auto"/>
            <w:left w:val="none" w:sz="0" w:space="0" w:color="auto"/>
            <w:bottom w:val="none" w:sz="0" w:space="0" w:color="auto"/>
            <w:right w:val="none" w:sz="0" w:space="0" w:color="auto"/>
          </w:divBdr>
        </w:div>
        <w:div w:id="1120226216">
          <w:marLeft w:val="640"/>
          <w:marRight w:val="0"/>
          <w:marTop w:val="0"/>
          <w:marBottom w:val="0"/>
          <w:divBdr>
            <w:top w:val="none" w:sz="0" w:space="0" w:color="auto"/>
            <w:left w:val="none" w:sz="0" w:space="0" w:color="auto"/>
            <w:bottom w:val="none" w:sz="0" w:space="0" w:color="auto"/>
            <w:right w:val="none" w:sz="0" w:space="0" w:color="auto"/>
          </w:divBdr>
        </w:div>
        <w:div w:id="2055612760">
          <w:marLeft w:val="640"/>
          <w:marRight w:val="0"/>
          <w:marTop w:val="0"/>
          <w:marBottom w:val="0"/>
          <w:divBdr>
            <w:top w:val="none" w:sz="0" w:space="0" w:color="auto"/>
            <w:left w:val="none" w:sz="0" w:space="0" w:color="auto"/>
            <w:bottom w:val="none" w:sz="0" w:space="0" w:color="auto"/>
            <w:right w:val="none" w:sz="0" w:space="0" w:color="auto"/>
          </w:divBdr>
        </w:div>
        <w:div w:id="503518447">
          <w:marLeft w:val="640"/>
          <w:marRight w:val="0"/>
          <w:marTop w:val="0"/>
          <w:marBottom w:val="0"/>
          <w:divBdr>
            <w:top w:val="none" w:sz="0" w:space="0" w:color="auto"/>
            <w:left w:val="none" w:sz="0" w:space="0" w:color="auto"/>
            <w:bottom w:val="none" w:sz="0" w:space="0" w:color="auto"/>
            <w:right w:val="none" w:sz="0" w:space="0" w:color="auto"/>
          </w:divBdr>
        </w:div>
        <w:div w:id="305017778">
          <w:marLeft w:val="640"/>
          <w:marRight w:val="0"/>
          <w:marTop w:val="0"/>
          <w:marBottom w:val="0"/>
          <w:divBdr>
            <w:top w:val="none" w:sz="0" w:space="0" w:color="auto"/>
            <w:left w:val="none" w:sz="0" w:space="0" w:color="auto"/>
            <w:bottom w:val="none" w:sz="0" w:space="0" w:color="auto"/>
            <w:right w:val="none" w:sz="0" w:space="0" w:color="auto"/>
          </w:divBdr>
        </w:div>
        <w:div w:id="1154953782">
          <w:marLeft w:val="640"/>
          <w:marRight w:val="0"/>
          <w:marTop w:val="0"/>
          <w:marBottom w:val="0"/>
          <w:divBdr>
            <w:top w:val="none" w:sz="0" w:space="0" w:color="auto"/>
            <w:left w:val="none" w:sz="0" w:space="0" w:color="auto"/>
            <w:bottom w:val="none" w:sz="0" w:space="0" w:color="auto"/>
            <w:right w:val="none" w:sz="0" w:space="0" w:color="auto"/>
          </w:divBdr>
        </w:div>
        <w:div w:id="1388609097">
          <w:marLeft w:val="640"/>
          <w:marRight w:val="0"/>
          <w:marTop w:val="0"/>
          <w:marBottom w:val="0"/>
          <w:divBdr>
            <w:top w:val="none" w:sz="0" w:space="0" w:color="auto"/>
            <w:left w:val="none" w:sz="0" w:space="0" w:color="auto"/>
            <w:bottom w:val="none" w:sz="0" w:space="0" w:color="auto"/>
            <w:right w:val="none" w:sz="0" w:space="0" w:color="auto"/>
          </w:divBdr>
        </w:div>
        <w:div w:id="1947694691">
          <w:marLeft w:val="640"/>
          <w:marRight w:val="0"/>
          <w:marTop w:val="0"/>
          <w:marBottom w:val="0"/>
          <w:divBdr>
            <w:top w:val="none" w:sz="0" w:space="0" w:color="auto"/>
            <w:left w:val="none" w:sz="0" w:space="0" w:color="auto"/>
            <w:bottom w:val="none" w:sz="0" w:space="0" w:color="auto"/>
            <w:right w:val="none" w:sz="0" w:space="0" w:color="auto"/>
          </w:divBdr>
        </w:div>
        <w:div w:id="1415123711">
          <w:marLeft w:val="640"/>
          <w:marRight w:val="0"/>
          <w:marTop w:val="0"/>
          <w:marBottom w:val="0"/>
          <w:divBdr>
            <w:top w:val="none" w:sz="0" w:space="0" w:color="auto"/>
            <w:left w:val="none" w:sz="0" w:space="0" w:color="auto"/>
            <w:bottom w:val="none" w:sz="0" w:space="0" w:color="auto"/>
            <w:right w:val="none" w:sz="0" w:space="0" w:color="auto"/>
          </w:divBdr>
        </w:div>
        <w:div w:id="1246844205">
          <w:marLeft w:val="640"/>
          <w:marRight w:val="0"/>
          <w:marTop w:val="0"/>
          <w:marBottom w:val="0"/>
          <w:divBdr>
            <w:top w:val="none" w:sz="0" w:space="0" w:color="auto"/>
            <w:left w:val="none" w:sz="0" w:space="0" w:color="auto"/>
            <w:bottom w:val="none" w:sz="0" w:space="0" w:color="auto"/>
            <w:right w:val="none" w:sz="0" w:space="0" w:color="auto"/>
          </w:divBdr>
        </w:div>
        <w:div w:id="1055733906">
          <w:marLeft w:val="640"/>
          <w:marRight w:val="0"/>
          <w:marTop w:val="0"/>
          <w:marBottom w:val="0"/>
          <w:divBdr>
            <w:top w:val="none" w:sz="0" w:space="0" w:color="auto"/>
            <w:left w:val="none" w:sz="0" w:space="0" w:color="auto"/>
            <w:bottom w:val="none" w:sz="0" w:space="0" w:color="auto"/>
            <w:right w:val="none" w:sz="0" w:space="0" w:color="auto"/>
          </w:divBdr>
        </w:div>
        <w:div w:id="1690987659">
          <w:marLeft w:val="640"/>
          <w:marRight w:val="0"/>
          <w:marTop w:val="0"/>
          <w:marBottom w:val="0"/>
          <w:divBdr>
            <w:top w:val="none" w:sz="0" w:space="0" w:color="auto"/>
            <w:left w:val="none" w:sz="0" w:space="0" w:color="auto"/>
            <w:bottom w:val="none" w:sz="0" w:space="0" w:color="auto"/>
            <w:right w:val="none" w:sz="0" w:space="0" w:color="auto"/>
          </w:divBdr>
        </w:div>
        <w:div w:id="945190538">
          <w:marLeft w:val="640"/>
          <w:marRight w:val="0"/>
          <w:marTop w:val="0"/>
          <w:marBottom w:val="0"/>
          <w:divBdr>
            <w:top w:val="none" w:sz="0" w:space="0" w:color="auto"/>
            <w:left w:val="none" w:sz="0" w:space="0" w:color="auto"/>
            <w:bottom w:val="none" w:sz="0" w:space="0" w:color="auto"/>
            <w:right w:val="none" w:sz="0" w:space="0" w:color="auto"/>
          </w:divBdr>
        </w:div>
        <w:div w:id="1222987255">
          <w:marLeft w:val="640"/>
          <w:marRight w:val="0"/>
          <w:marTop w:val="0"/>
          <w:marBottom w:val="0"/>
          <w:divBdr>
            <w:top w:val="none" w:sz="0" w:space="0" w:color="auto"/>
            <w:left w:val="none" w:sz="0" w:space="0" w:color="auto"/>
            <w:bottom w:val="none" w:sz="0" w:space="0" w:color="auto"/>
            <w:right w:val="none" w:sz="0" w:space="0" w:color="auto"/>
          </w:divBdr>
        </w:div>
        <w:div w:id="271479585">
          <w:marLeft w:val="640"/>
          <w:marRight w:val="0"/>
          <w:marTop w:val="0"/>
          <w:marBottom w:val="0"/>
          <w:divBdr>
            <w:top w:val="none" w:sz="0" w:space="0" w:color="auto"/>
            <w:left w:val="none" w:sz="0" w:space="0" w:color="auto"/>
            <w:bottom w:val="none" w:sz="0" w:space="0" w:color="auto"/>
            <w:right w:val="none" w:sz="0" w:space="0" w:color="auto"/>
          </w:divBdr>
        </w:div>
        <w:div w:id="1688871054">
          <w:marLeft w:val="640"/>
          <w:marRight w:val="0"/>
          <w:marTop w:val="0"/>
          <w:marBottom w:val="0"/>
          <w:divBdr>
            <w:top w:val="none" w:sz="0" w:space="0" w:color="auto"/>
            <w:left w:val="none" w:sz="0" w:space="0" w:color="auto"/>
            <w:bottom w:val="none" w:sz="0" w:space="0" w:color="auto"/>
            <w:right w:val="none" w:sz="0" w:space="0" w:color="auto"/>
          </w:divBdr>
        </w:div>
        <w:div w:id="1962414431">
          <w:marLeft w:val="640"/>
          <w:marRight w:val="0"/>
          <w:marTop w:val="0"/>
          <w:marBottom w:val="0"/>
          <w:divBdr>
            <w:top w:val="none" w:sz="0" w:space="0" w:color="auto"/>
            <w:left w:val="none" w:sz="0" w:space="0" w:color="auto"/>
            <w:bottom w:val="none" w:sz="0" w:space="0" w:color="auto"/>
            <w:right w:val="none" w:sz="0" w:space="0" w:color="auto"/>
          </w:divBdr>
        </w:div>
        <w:div w:id="1699963229">
          <w:marLeft w:val="640"/>
          <w:marRight w:val="0"/>
          <w:marTop w:val="0"/>
          <w:marBottom w:val="0"/>
          <w:divBdr>
            <w:top w:val="none" w:sz="0" w:space="0" w:color="auto"/>
            <w:left w:val="none" w:sz="0" w:space="0" w:color="auto"/>
            <w:bottom w:val="none" w:sz="0" w:space="0" w:color="auto"/>
            <w:right w:val="none" w:sz="0" w:space="0" w:color="auto"/>
          </w:divBdr>
        </w:div>
        <w:div w:id="1511211939">
          <w:marLeft w:val="640"/>
          <w:marRight w:val="0"/>
          <w:marTop w:val="0"/>
          <w:marBottom w:val="0"/>
          <w:divBdr>
            <w:top w:val="none" w:sz="0" w:space="0" w:color="auto"/>
            <w:left w:val="none" w:sz="0" w:space="0" w:color="auto"/>
            <w:bottom w:val="none" w:sz="0" w:space="0" w:color="auto"/>
            <w:right w:val="none" w:sz="0" w:space="0" w:color="auto"/>
          </w:divBdr>
        </w:div>
        <w:div w:id="1665939344">
          <w:marLeft w:val="640"/>
          <w:marRight w:val="0"/>
          <w:marTop w:val="0"/>
          <w:marBottom w:val="0"/>
          <w:divBdr>
            <w:top w:val="none" w:sz="0" w:space="0" w:color="auto"/>
            <w:left w:val="none" w:sz="0" w:space="0" w:color="auto"/>
            <w:bottom w:val="none" w:sz="0" w:space="0" w:color="auto"/>
            <w:right w:val="none" w:sz="0" w:space="0" w:color="auto"/>
          </w:divBdr>
        </w:div>
        <w:div w:id="498812994">
          <w:marLeft w:val="640"/>
          <w:marRight w:val="0"/>
          <w:marTop w:val="0"/>
          <w:marBottom w:val="0"/>
          <w:divBdr>
            <w:top w:val="none" w:sz="0" w:space="0" w:color="auto"/>
            <w:left w:val="none" w:sz="0" w:space="0" w:color="auto"/>
            <w:bottom w:val="none" w:sz="0" w:space="0" w:color="auto"/>
            <w:right w:val="none" w:sz="0" w:space="0" w:color="auto"/>
          </w:divBdr>
        </w:div>
        <w:div w:id="731807033">
          <w:marLeft w:val="640"/>
          <w:marRight w:val="0"/>
          <w:marTop w:val="0"/>
          <w:marBottom w:val="0"/>
          <w:divBdr>
            <w:top w:val="none" w:sz="0" w:space="0" w:color="auto"/>
            <w:left w:val="none" w:sz="0" w:space="0" w:color="auto"/>
            <w:bottom w:val="none" w:sz="0" w:space="0" w:color="auto"/>
            <w:right w:val="none" w:sz="0" w:space="0" w:color="auto"/>
          </w:divBdr>
        </w:div>
        <w:div w:id="465586908">
          <w:marLeft w:val="640"/>
          <w:marRight w:val="0"/>
          <w:marTop w:val="0"/>
          <w:marBottom w:val="0"/>
          <w:divBdr>
            <w:top w:val="none" w:sz="0" w:space="0" w:color="auto"/>
            <w:left w:val="none" w:sz="0" w:space="0" w:color="auto"/>
            <w:bottom w:val="none" w:sz="0" w:space="0" w:color="auto"/>
            <w:right w:val="none" w:sz="0" w:space="0" w:color="auto"/>
          </w:divBdr>
        </w:div>
        <w:div w:id="2113890854">
          <w:marLeft w:val="640"/>
          <w:marRight w:val="0"/>
          <w:marTop w:val="0"/>
          <w:marBottom w:val="0"/>
          <w:divBdr>
            <w:top w:val="none" w:sz="0" w:space="0" w:color="auto"/>
            <w:left w:val="none" w:sz="0" w:space="0" w:color="auto"/>
            <w:bottom w:val="none" w:sz="0" w:space="0" w:color="auto"/>
            <w:right w:val="none" w:sz="0" w:space="0" w:color="auto"/>
          </w:divBdr>
        </w:div>
        <w:div w:id="1357273443">
          <w:marLeft w:val="640"/>
          <w:marRight w:val="0"/>
          <w:marTop w:val="0"/>
          <w:marBottom w:val="0"/>
          <w:divBdr>
            <w:top w:val="none" w:sz="0" w:space="0" w:color="auto"/>
            <w:left w:val="none" w:sz="0" w:space="0" w:color="auto"/>
            <w:bottom w:val="none" w:sz="0" w:space="0" w:color="auto"/>
            <w:right w:val="none" w:sz="0" w:space="0" w:color="auto"/>
          </w:divBdr>
        </w:div>
        <w:div w:id="983311969">
          <w:marLeft w:val="640"/>
          <w:marRight w:val="0"/>
          <w:marTop w:val="0"/>
          <w:marBottom w:val="0"/>
          <w:divBdr>
            <w:top w:val="none" w:sz="0" w:space="0" w:color="auto"/>
            <w:left w:val="none" w:sz="0" w:space="0" w:color="auto"/>
            <w:bottom w:val="none" w:sz="0" w:space="0" w:color="auto"/>
            <w:right w:val="none" w:sz="0" w:space="0" w:color="auto"/>
          </w:divBdr>
        </w:div>
        <w:div w:id="1537691239">
          <w:marLeft w:val="640"/>
          <w:marRight w:val="0"/>
          <w:marTop w:val="0"/>
          <w:marBottom w:val="0"/>
          <w:divBdr>
            <w:top w:val="none" w:sz="0" w:space="0" w:color="auto"/>
            <w:left w:val="none" w:sz="0" w:space="0" w:color="auto"/>
            <w:bottom w:val="none" w:sz="0" w:space="0" w:color="auto"/>
            <w:right w:val="none" w:sz="0" w:space="0" w:color="auto"/>
          </w:divBdr>
        </w:div>
        <w:div w:id="1727987844">
          <w:marLeft w:val="640"/>
          <w:marRight w:val="0"/>
          <w:marTop w:val="0"/>
          <w:marBottom w:val="0"/>
          <w:divBdr>
            <w:top w:val="none" w:sz="0" w:space="0" w:color="auto"/>
            <w:left w:val="none" w:sz="0" w:space="0" w:color="auto"/>
            <w:bottom w:val="none" w:sz="0" w:space="0" w:color="auto"/>
            <w:right w:val="none" w:sz="0" w:space="0" w:color="auto"/>
          </w:divBdr>
        </w:div>
        <w:div w:id="1337732545">
          <w:marLeft w:val="640"/>
          <w:marRight w:val="0"/>
          <w:marTop w:val="0"/>
          <w:marBottom w:val="0"/>
          <w:divBdr>
            <w:top w:val="none" w:sz="0" w:space="0" w:color="auto"/>
            <w:left w:val="none" w:sz="0" w:space="0" w:color="auto"/>
            <w:bottom w:val="none" w:sz="0" w:space="0" w:color="auto"/>
            <w:right w:val="none" w:sz="0" w:space="0" w:color="auto"/>
          </w:divBdr>
        </w:div>
        <w:div w:id="1539246100">
          <w:marLeft w:val="640"/>
          <w:marRight w:val="0"/>
          <w:marTop w:val="0"/>
          <w:marBottom w:val="0"/>
          <w:divBdr>
            <w:top w:val="none" w:sz="0" w:space="0" w:color="auto"/>
            <w:left w:val="none" w:sz="0" w:space="0" w:color="auto"/>
            <w:bottom w:val="none" w:sz="0" w:space="0" w:color="auto"/>
            <w:right w:val="none" w:sz="0" w:space="0" w:color="auto"/>
          </w:divBdr>
        </w:div>
        <w:div w:id="2038434124">
          <w:marLeft w:val="640"/>
          <w:marRight w:val="0"/>
          <w:marTop w:val="0"/>
          <w:marBottom w:val="0"/>
          <w:divBdr>
            <w:top w:val="none" w:sz="0" w:space="0" w:color="auto"/>
            <w:left w:val="none" w:sz="0" w:space="0" w:color="auto"/>
            <w:bottom w:val="none" w:sz="0" w:space="0" w:color="auto"/>
            <w:right w:val="none" w:sz="0" w:space="0" w:color="auto"/>
          </w:divBdr>
        </w:div>
        <w:div w:id="778909164">
          <w:marLeft w:val="640"/>
          <w:marRight w:val="0"/>
          <w:marTop w:val="0"/>
          <w:marBottom w:val="0"/>
          <w:divBdr>
            <w:top w:val="none" w:sz="0" w:space="0" w:color="auto"/>
            <w:left w:val="none" w:sz="0" w:space="0" w:color="auto"/>
            <w:bottom w:val="none" w:sz="0" w:space="0" w:color="auto"/>
            <w:right w:val="none" w:sz="0" w:space="0" w:color="auto"/>
          </w:divBdr>
        </w:div>
        <w:div w:id="767576236">
          <w:marLeft w:val="640"/>
          <w:marRight w:val="0"/>
          <w:marTop w:val="0"/>
          <w:marBottom w:val="0"/>
          <w:divBdr>
            <w:top w:val="none" w:sz="0" w:space="0" w:color="auto"/>
            <w:left w:val="none" w:sz="0" w:space="0" w:color="auto"/>
            <w:bottom w:val="none" w:sz="0" w:space="0" w:color="auto"/>
            <w:right w:val="none" w:sz="0" w:space="0" w:color="auto"/>
          </w:divBdr>
        </w:div>
        <w:div w:id="2137066882">
          <w:marLeft w:val="640"/>
          <w:marRight w:val="0"/>
          <w:marTop w:val="0"/>
          <w:marBottom w:val="0"/>
          <w:divBdr>
            <w:top w:val="none" w:sz="0" w:space="0" w:color="auto"/>
            <w:left w:val="none" w:sz="0" w:space="0" w:color="auto"/>
            <w:bottom w:val="none" w:sz="0" w:space="0" w:color="auto"/>
            <w:right w:val="none" w:sz="0" w:space="0" w:color="auto"/>
          </w:divBdr>
        </w:div>
        <w:div w:id="1195846318">
          <w:marLeft w:val="640"/>
          <w:marRight w:val="0"/>
          <w:marTop w:val="0"/>
          <w:marBottom w:val="0"/>
          <w:divBdr>
            <w:top w:val="none" w:sz="0" w:space="0" w:color="auto"/>
            <w:left w:val="none" w:sz="0" w:space="0" w:color="auto"/>
            <w:bottom w:val="none" w:sz="0" w:space="0" w:color="auto"/>
            <w:right w:val="none" w:sz="0" w:space="0" w:color="auto"/>
          </w:divBdr>
        </w:div>
        <w:div w:id="1544900690">
          <w:marLeft w:val="640"/>
          <w:marRight w:val="0"/>
          <w:marTop w:val="0"/>
          <w:marBottom w:val="0"/>
          <w:divBdr>
            <w:top w:val="none" w:sz="0" w:space="0" w:color="auto"/>
            <w:left w:val="none" w:sz="0" w:space="0" w:color="auto"/>
            <w:bottom w:val="none" w:sz="0" w:space="0" w:color="auto"/>
            <w:right w:val="none" w:sz="0" w:space="0" w:color="auto"/>
          </w:divBdr>
        </w:div>
        <w:div w:id="1800100660">
          <w:marLeft w:val="640"/>
          <w:marRight w:val="0"/>
          <w:marTop w:val="0"/>
          <w:marBottom w:val="0"/>
          <w:divBdr>
            <w:top w:val="none" w:sz="0" w:space="0" w:color="auto"/>
            <w:left w:val="none" w:sz="0" w:space="0" w:color="auto"/>
            <w:bottom w:val="none" w:sz="0" w:space="0" w:color="auto"/>
            <w:right w:val="none" w:sz="0" w:space="0" w:color="auto"/>
          </w:divBdr>
        </w:div>
        <w:div w:id="26833385">
          <w:marLeft w:val="640"/>
          <w:marRight w:val="0"/>
          <w:marTop w:val="0"/>
          <w:marBottom w:val="0"/>
          <w:divBdr>
            <w:top w:val="none" w:sz="0" w:space="0" w:color="auto"/>
            <w:left w:val="none" w:sz="0" w:space="0" w:color="auto"/>
            <w:bottom w:val="none" w:sz="0" w:space="0" w:color="auto"/>
            <w:right w:val="none" w:sz="0" w:space="0" w:color="auto"/>
          </w:divBdr>
        </w:div>
        <w:div w:id="529681592">
          <w:marLeft w:val="640"/>
          <w:marRight w:val="0"/>
          <w:marTop w:val="0"/>
          <w:marBottom w:val="0"/>
          <w:divBdr>
            <w:top w:val="none" w:sz="0" w:space="0" w:color="auto"/>
            <w:left w:val="none" w:sz="0" w:space="0" w:color="auto"/>
            <w:bottom w:val="none" w:sz="0" w:space="0" w:color="auto"/>
            <w:right w:val="none" w:sz="0" w:space="0" w:color="auto"/>
          </w:divBdr>
        </w:div>
        <w:div w:id="1506437923">
          <w:marLeft w:val="640"/>
          <w:marRight w:val="0"/>
          <w:marTop w:val="0"/>
          <w:marBottom w:val="0"/>
          <w:divBdr>
            <w:top w:val="none" w:sz="0" w:space="0" w:color="auto"/>
            <w:left w:val="none" w:sz="0" w:space="0" w:color="auto"/>
            <w:bottom w:val="none" w:sz="0" w:space="0" w:color="auto"/>
            <w:right w:val="none" w:sz="0" w:space="0" w:color="auto"/>
          </w:divBdr>
        </w:div>
        <w:div w:id="1111129568">
          <w:marLeft w:val="640"/>
          <w:marRight w:val="0"/>
          <w:marTop w:val="0"/>
          <w:marBottom w:val="0"/>
          <w:divBdr>
            <w:top w:val="none" w:sz="0" w:space="0" w:color="auto"/>
            <w:left w:val="none" w:sz="0" w:space="0" w:color="auto"/>
            <w:bottom w:val="none" w:sz="0" w:space="0" w:color="auto"/>
            <w:right w:val="none" w:sz="0" w:space="0" w:color="auto"/>
          </w:divBdr>
        </w:div>
        <w:div w:id="757672147">
          <w:marLeft w:val="640"/>
          <w:marRight w:val="0"/>
          <w:marTop w:val="0"/>
          <w:marBottom w:val="0"/>
          <w:divBdr>
            <w:top w:val="none" w:sz="0" w:space="0" w:color="auto"/>
            <w:left w:val="none" w:sz="0" w:space="0" w:color="auto"/>
            <w:bottom w:val="none" w:sz="0" w:space="0" w:color="auto"/>
            <w:right w:val="none" w:sz="0" w:space="0" w:color="auto"/>
          </w:divBdr>
        </w:div>
        <w:div w:id="701056542">
          <w:marLeft w:val="640"/>
          <w:marRight w:val="0"/>
          <w:marTop w:val="0"/>
          <w:marBottom w:val="0"/>
          <w:divBdr>
            <w:top w:val="none" w:sz="0" w:space="0" w:color="auto"/>
            <w:left w:val="none" w:sz="0" w:space="0" w:color="auto"/>
            <w:bottom w:val="none" w:sz="0" w:space="0" w:color="auto"/>
            <w:right w:val="none" w:sz="0" w:space="0" w:color="auto"/>
          </w:divBdr>
        </w:div>
        <w:div w:id="294526534">
          <w:marLeft w:val="640"/>
          <w:marRight w:val="0"/>
          <w:marTop w:val="0"/>
          <w:marBottom w:val="0"/>
          <w:divBdr>
            <w:top w:val="none" w:sz="0" w:space="0" w:color="auto"/>
            <w:left w:val="none" w:sz="0" w:space="0" w:color="auto"/>
            <w:bottom w:val="none" w:sz="0" w:space="0" w:color="auto"/>
            <w:right w:val="none" w:sz="0" w:space="0" w:color="auto"/>
          </w:divBdr>
        </w:div>
        <w:div w:id="1868979446">
          <w:marLeft w:val="640"/>
          <w:marRight w:val="0"/>
          <w:marTop w:val="0"/>
          <w:marBottom w:val="0"/>
          <w:divBdr>
            <w:top w:val="none" w:sz="0" w:space="0" w:color="auto"/>
            <w:left w:val="none" w:sz="0" w:space="0" w:color="auto"/>
            <w:bottom w:val="none" w:sz="0" w:space="0" w:color="auto"/>
            <w:right w:val="none" w:sz="0" w:space="0" w:color="auto"/>
          </w:divBdr>
        </w:div>
        <w:div w:id="2072462953">
          <w:marLeft w:val="640"/>
          <w:marRight w:val="0"/>
          <w:marTop w:val="0"/>
          <w:marBottom w:val="0"/>
          <w:divBdr>
            <w:top w:val="none" w:sz="0" w:space="0" w:color="auto"/>
            <w:left w:val="none" w:sz="0" w:space="0" w:color="auto"/>
            <w:bottom w:val="none" w:sz="0" w:space="0" w:color="auto"/>
            <w:right w:val="none" w:sz="0" w:space="0" w:color="auto"/>
          </w:divBdr>
        </w:div>
        <w:div w:id="1119645839">
          <w:marLeft w:val="640"/>
          <w:marRight w:val="0"/>
          <w:marTop w:val="0"/>
          <w:marBottom w:val="0"/>
          <w:divBdr>
            <w:top w:val="none" w:sz="0" w:space="0" w:color="auto"/>
            <w:left w:val="none" w:sz="0" w:space="0" w:color="auto"/>
            <w:bottom w:val="none" w:sz="0" w:space="0" w:color="auto"/>
            <w:right w:val="none" w:sz="0" w:space="0" w:color="auto"/>
          </w:divBdr>
        </w:div>
        <w:div w:id="1513452196">
          <w:marLeft w:val="640"/>
          <w:marRight w:val="0"/>
          <w:marTop w:val="0"/>
          <w:marBottom w:val="0"/>
          <w:divBdr>
            <w:top w:val="none" w:sz="0" w:space="0" w:color="auto"/>
            <w:left w:val="none" w:sz="0" w:space="0" w:color="auto"/>
            <w:bottom w:val="none" w:sz="0" w:space="0" w:color="auto"/>
            <w:right w:val="none" w:sz="0" w:space="0" w:color="auto"/>
          </w:divBdr>
        </w:div>
        <w:div w:id="620646269">
          <w:marLeft w:val="640"/>
          <w:marRight w:val="0"/>
          <w:marTop w:val="0"/>
          <w:marBottom w:val="0"/>
          <w:divBdr>
            <w:top w:val="none" w:sz="0" w:space="0" w:color="auto"/>
            <w:left w:val="none" w:sz="0" w:space="0" w:color="auto"/>
            <w:bottom w:val="none" w:sz="0" w:space="0" w:color="auto"/>
            <w:right w:val="none" w:sz="0" w:space="0" w:color="auto"/>
          </w:divBdr>
        </w:div>
        <w:div w:id="149369593">
          <w:marLeft w:val="640"/>
          <w:marRight w:val="0"/>
          <w:marTop w:val="0"/>
          <w:marBottom w:val="0"/>
          <w:divBdr>
            <w:top w:val="none" w:sz="0" w:space="0" w:color="auto"/>
            <w:left w:val="none" w:sz="0" w:space="0" w:color="auto"/>
            <w:bottom w:val="none" w:sz="0" w:space="0" w:color="auto"/>
            <w:right w:val="none" w:sz="0" w:space="0" w:color="auto"/>
          </w:divBdr>
        </w:div>
        <w:div w:id="518589295">
          <w:marLeft w:val="640"/>
          <w:marRight w:val="0"/>
          <w:marTop w:val="0"/>
          <w:marBottom w:val="0"/>
          <w:divBdr>
            <w:top w:val="none" w:sz="0" w:space="0" w:color="auto"/>
            <w:left w:val="none" w:sz="0" w:space="0" w:color="auto"/>
            <w:bottom w:val="none" w:sz="0" w:space="0" w:color="auto"/>
            <w:right w:val="none" w:sz="0" w:space="0" w:color="auto"/>
          </w:divBdr>
        </w:div>
        <w:div w:id="1070274979">
          <w:marLeft w:val="640"/>
          <w:marRight w:val="0"/>
          <w:marTop w:val="0"/>
          <w:marBottom w:val="0"/>
          <w:divBdr>
            <w:top w:val="none" w:sz="0" w:space="0" w:color="auto"/>
            <w:left w:val="none" w:sz="0" w:space="0" w:color="auto"/>
            <w:bottom w:val="none" w:sz="0" w:space="0" w:color="auto"/>
            <w:right w:val="none" w:sz="0" w:space="0" w:color="auto"/>
          </w:divBdr>
        </w:div>
        <w:div w:id="66002735">
          <w:marLeft w:val="640"/>
          <w:marRight w:val="0"/>
          <w:marTop w:val="0"/>
          <w:marBottom w:val="0"/>
          <w:divBdr>
            <w:top w:val="none" w:sz="0" w:space="0" w:color="auto"/>
            <w:left w:val="none" w:sz="0" w:space="0" w:color="auto"/>
            <w:bottom w:val="none" w:sz="0" w:space="0" w:color="auto"/>
            <w:right w:val="none" w:sz="0" w:space="0" w:color="auto"/>
          </w:divBdr>
        </w:div>
        <w:div w:id="1309214088">
          <w:marLeft w:val="640"/>
          <w:marRight w:val="0"/>
          <w:marTop w:val="0"/>
          <w:marBottom w:val="0"/>
          <w:divBdr>
            <w:top w:val="none" w:sz="0" w:space="0" w:color="auto"/>
            <w:left w:val="none" w:sz="0" w:space="0" w:color="auto"/>
            <w:bottom w:val="none" w:sz="0" w:space="0" w:color="auto"/>
            <w:right w:val="none" w:sz="0" w:space="0" w:color="auto"/>
          </w:divBdr>
        </w:div>
        <w:div w:id="882134332">
          <w:marLeft w:val="640"/>
          <w:marRight w:val="0"/>
          <w:marTop w:val="0"/>
          <w:marBottom w:val="0"/>
          <w:divBdr>
            <w:top w:val="none" w:sz="0" w:space="0" w:color="auto"/>
            <w:left w:val="none" w:sz="0" w:space="0" w:color="auto"/>
            <w:bottom w:val="none" w:sz="0" w:space="0" w:color="auto"/>
            <w:right w:val="none" w:sz="0" w:space="0" w:color="auto"/>
          </w:divBdr>
        </w:div>
        <w:div w:id="552691684">
          <w:marLeft w:val="640"/>
          <w:marRight w:val="0"/>
          <w:marTop w:val="0"/>
          <w:marBottom w:val="0"/>
          <w:divBdr>
            <w:top w:val="none" w:sz="0" w:space="0" w:color="auto"/>
            <w:left w:val="none" w:sz="0" w:space="0" w:color="auto"/>
            <w:bottom w:val="none" w:sz="0" w:space="0" w:color="auto"/>
            <w:right w:val="none" w:sz="0" w:space="0" w:color="auto"/>
          </w:divBdr>
        </w:div>
        <w:div w:id="1337459855">
          <w:marLeft w:val="640"/>
          <w:marRight w:val="0"/>
          <w:marTop w:val="0"/>
          <w:marBottom w:val="0"/>
          <w:divBdr>
            <w:top w:val="none" w:sz="0" w:space="0" w:color="auto"/>
            <w:left w:val="none" w:sz="0" w:space="0" w:color="auto"/>
            <w:bottom w:val="none" w:sz="0" w:space="0" w:color="auto"/>
            <w:right w:val="none" w:sz="0" w:space="0" w:color="auto"/>
          </w:divBdr>
        </w:div>
        <w:div w:id="1550334284">
          <w:marLeft w:val="640"/>
          <w:marRight w:val="0"/>
          <w:marTop w:val="0"/>
          <w:marBottom w:val="0"/>
          <w:divBdr>
            <w:top w:val="none" w:sz="0" w:space="0" w:color="auto"/>
            <w:left w:val="none" w:sz="0" w:space="0" w:color="auto"/>
            <w:bottom w:val="none" w:sz="0" w:space="0" w:color="auto"/>
            <w:right w:val="none" w:sz="0" w:space="0" w:color="auto"/>
          </w:divBdr>
        </w:div>
        <w:div w:id="649286602">
          <w:marLeft w:val="640"/>
          <w:marRight w:val="0"/>
          <w:marTop w:val="0"/>
          <w:marBottom w:val="0"/>
          <w:divBdr>
            <w:top w:val="none" w:sz="0" w:space="0" w:color="auto"/>
            <w:left w:val="none" w:sz="0" w:space="0" w:color="auto"/>
            <w:bottom w:val="none" w:sz="0" w:space="0" w:color="auto"/>
            <w:right w:val="none" w:sz="0" w:space="0" w:color="auto"/>
          </w:divBdr>
        </w:div>
        <w:div w:id="2126388161">
          <w:marLeft w:val="640"/>
          <w:marRight w:val="0"/>
          <w:marTop w:val="0"/>
          <w:marBottom w:val="0"/>
          <w:divBdr>
            <w:top w:val="none" w:sz="0" w:space="0" w:color="auto"/>
            <w:left w:val="none" w:sz="0" w:space="0" w:color="auto"/>
            <w:bottom w:val="none" w:sz="0" w:space="0" w:color="auto"/>
            <w:right w:val="none" w:sz="0" w:space="0" w:color="auto"/>
          </w:divBdr>
        </w:div>
        <w:div w:id="1524392545">
          <w:marLeft w:val="640"/>
          <w:marRight w:val="0"/>
          <w:marTop w:val="0"/>
          <w:marBottom w:val="0"/>
          <w:divBdr>
            <w:top w:val="none" w:sz="0" w:space="0" w:color="auto"/>
            <w:left w:val="none" w:sz="0" w:space="0" w:color="auto"/>
            <w:bottom w:val="none" w:sz="0" w:space="0" w:color="auto"/>
            <w:right w:val="none" w:sz="0" w:space="0" w:color="auto"/>
          </w:divBdr>
        </w:div>
        <w:div w:id="1298220101">
          <w:marLeft w:val="640"/>
          <w:marRight w:val="0"/>
          <w:marTop w:val="0"/>
          <w:marBottom w:val="0"/>
          <w:divBdr>
            <w:top w:val="none" w:sz="0" w:space="0" w:color="auto"/>
            <w:left w:val="none" w:sz="0" w:space="0" w:color="auto"/>
            <w:bottom w:val="none" w:sz="0" w:space="0" w:color="auto"/>
            <w:right w:val="none" w:sz="0" w:space="0" w:color="auto"/>
          </w:divBdr>
        </w:div>
        <w:div w:id="536040486">
          <w:marLeft w:val="640"/>
          <w:marRight w:val="0"/>
          <w:marTop w:val="0"/>
          <w:marBottom w:val="0"/>
          <w:divBdr>
            <w:top w:val="none" w:sz="0" w:space="0" w:color="auto"/>
            <w:left w:val="none" w:sz="0" w:space="0" w:color="auto"/>
            <w:bottom w:val="none" w:sz="0" w:space="0" w:color="auto"/>
            <w:right w:val="none" w:sz="0" w:space="0" w:color="auto"/>
          </w:divBdr>
        </w:div>
        <w:div w:id="1149056977">
          <w:marLeft w:val="640"/>
          <w:marRight w:val="0"/>
          <w:marTop w:val="0"/>
          <w:marBottom w:val="0"/>
          <w:divBdr>
            <w:top w:val="none" w:sz="0" w:space="0" w:color="auto"/>
            <w:left w:val="none" w:sz="0" w:space="0" w:color="auto"/>
            <w:bottom w:val="none" w:sz="0" w:space="0" w:color="auto"/>
            <w:right w:val="none" w:sz="0" w:space="0" w:color="auto"/>
          </w:divBdr>
        </w:div>
        <w:div w:id="1791631111">
          <w:marLeft w:val="640"/>
          <w:marRight w:val="0"/>
          <w:marTop w:val="0"/>
          <w:marBottom w:val="0"/>
          <w:divBdr>
            <w:top w:val="none" w:sz="0" w:space="0" w:color="auto"/>
            <w:left w:val="none" w:sz="0" w:space="0" w:color="auto"/>
            <w:bottom w:val="none" w:sz="0" w:space="0" w:color="auto"/>
            <w:right w:val="none" w:sz="0" w:space="0" w:color="auto"/>
          </w:divBdr>
        </w:div>
        <w:div w:id="1736856513">
          <w:marLeft w:val="640"/>
          <w:marRight w:val="0"/>
          <w:marTop w:val="0"/>
          <w:marBottom w:val="0"/>
          <w:divBdr>
            <w:top w:val="none" w:sz="0" w:space="0" w:color="auto"/>
            <w:left w:val="none" w:sz="0" w:space="0" w:color="auto"/>
            <w:bottom w:val="none" w:sz="0" w:space="0" w:color="auto"/>
            <w:right w:val="none" w:sz="0" w:space="0" w:color="auto"/>
          </w:divBdr>
        </w:div>
        <w:div w:id="890045055">
          <w:marLeft w:val="640"/>
          <w:marRight w:val="0"/>
          <w:marTop w:val="0"/>
          <w:marBottom w:val="0"/>
          <w:divBdr>
            <w:top w:val="none" w:sz="0" w:space="0" w:color="auto"/>
            <w:left w:val="none" w:sz="0" w:space="0" w:color="auto"/>
            <w:bottom w:val="none" w:sz="0" w:space="0" w:color="auto"/>
            <w:right w:val="none" w:sz="0" w:space="0" w:color="auto"/>
          </w:divBdr>
        </w:div>
        <w:div w:id="1309899374">
          <w:marLeft w:val="640"/>
          <w:marRight w:val="0"/>
          <w:marTop w:val="0"/>
          <w:marBottom w:val="0"/>
          <w:divBdr>
            <w:top w:val="none" w:sz="0" w:space="0" w:color="auto"/>
            <w:left w:val="none" w:sz="0" w:space="0" w:color="auto"/>
            <w:bottom w:val="none" w:sz="0" w:space="0" w:color="auto"/>
            <w:right w:val="none" w:sz="0" w:space="0" w:color="auto"/>
          </w:divBdr>
        </w:div>
        <w:div w:id="1959794803">
          <w:marLeft w:val="640"/>
          <w:marRight w:val="0"/>
          <w:marTop w:val="0"/>
          <w:marBottom w:val="0"/>
          <w:divBdr>
            <w:top w:val="none" w:sz="0" w:space="0" w:color="auto"/>
            <w:left w:val="none" w:sz="0" w:space="0" w:color="auto"/>
            <w:bottom w:val="none" w:sz="0" w:space="0" w:color="auto"/>
            <w:right w:val="none" w:sz="0" w:space="0" w:color="auto"/>
          </w:divBdr>
        </w:div>
        <w:div w:id="51738329">
          <w:marLeft w:val="640"/>
          <w:marRight w:val="0"/>
          <w:marTop w:val="0"/>
          <w:marBottom w:val="0"/>
          <w:divBdr>
            <w:top w:val="none" w:sz="0" w:space="0" w:color="auto"/>
            <w:left w:val="none" w:sz="0" w:space="0" w:color="auto"/>
            <w:bottom w:val="none" w:sz="0" w:space="0" w:color="auto"/>
            <w:right w:val="none" w:sz="0" w:space="0" w:color="auto"/>
          </w:divBdr>
        </w:div>
        <w:div w:id="143671113">
          <w:marLeft w:val="640"/>
          <w:marRight w:val="0"/>
          <w:marTop w:val="0"/>
          <w:marBottom w:val="0"/>
          <w:divBdr>
            <w:top w:val="none" w:sz="0" w:space="0" w:color="auto"/>
            <w:left w:val="none" w:sz="0" w:space="0" w:color="auto"/>
            <w:bottom w:val="none" w:sz="0" w:space="0" w:color="auto"/>
            <w:right w:val="none" w:sz="0" w:space="0" w:color="auto"/>
          </w:divBdr>
        </w:div>
        <w:div w:id="1716928150">
          <w:marLeft w:val="640"/>
          <w:marRight w:val="0"/>
          <w:marTop w:val="0"/>
          <w:marBottom w:val="0"/>
          <w:divBdr>
            <w:top w:val="none" w:sz="0" w:space="0" w:color="auto"/>
            <w:left w:val="none" w:sz="0" w:space="0" w:color="auto"/>
            <w:bottom w:val="none" w:sz="0" w:space="0" w:color="auto"/>
            <w:right w:val="none" w:sz="0" w:space="0" w:color="auto"/>
          </w:divBdr>
        </w:div>
        <w:div w:id="702286917">
          <w:marLeft w:val="640"/>
          <w:marRight w:val="0"/>
          <w:marTop w:val="0"/>
          <w:marBottom w:val="0"/>
          <w:divBdr>
            <w:top w:val="none" w:sz="0" w:space="0" w:color="auto"/>
            <w:left w:val="none" w:sz="0" w:space="0" w:color="auto"/>
            <w:bottom w:val="none" w:sz="0" w:space="0" w:color="auto"/>
            <w:right w:val="none" w:sz="0" w:space="0" w:color="auto"/>
          </w:divBdr>
        </w:div>
        <w:div w:id="861285740">
          <w:marLeft w:val="640"/>
          <w:marRight w:val="0"/>
          <w:marTop w:val="0"/>
          <w:marBottom w:val="0"/>
          <w:divBdr>
            <w:top w:val="none" w:sz="0" w:space="0" w:color="auto"/>
            <w:left w:val="none" w:sz="0" w:space="0" w:color="auto"/>
            <w:bottom w:val="none" w:sz="0" w:space="0" w:color="auto"/>
            <w:right w:val="none" w:sz="0" w:space="0" w:color="auto"/>
          </w:divBdr>
        </w:div>
        <w:div w:id="177742815">
          <w:marLeft w:val="640"/>
          <w:marRight w:val="0"/>
          <w:marTop w:val="0"/>
          <w:marBottom w:val="0"/>
          <w:divBdr>
            <w:top w:val="none" w:sz="0" w:space="0" w:color="auto"/>
            <w:left w:val="none" w:sz="0" w:space="0" w:color="auto"/>
            <w:bottom w:val="none" w:sz="0" w:space="0" w:color="auto"/>
            <w:right w:val="none" w:sz="0" w:space="0" w:color="auto"/>
          </w:divBdr>
        </w:div>
        <w:div w:id="1077482133">
          <w:marLeft w:val="640"/>
          <w:marRight w:val="0"/>
          <w:marTop w:val="0"/>
          <w:marBottom w:val="0"/>
          <w:divBdr>
            <w:top w:val="none" w:sz="0" w:space="0" w:color="auto"/>
            <w:left w:val="none" w:sz="0" w:space="0" w:color="auto"/>
            <w:bottom w:val="none" w:sz="0" w:space="0" w:color="auto"/>
            <w:right w:val="none" w:sz="0" w:space="0" w:color="auto"/>
          </w:divBdr>
        </w:div>
        <w:div w:id="1962807973">
          <w:marLeft w:val="640"/>
          <w:marRight w:val="0"/>
          <w:marTop w:val="0"/>
          <w:marBottom w:val="0"/>
          <w:divBdr>
            <w:top w:val="none" w:sz="0" w:space="0" w:color="auto"/>
            <w:left w:val="none" w:sz="0" w:space="0" w:color="auto"/>
            <w:bottom w:val="none" w:sz="0" w:space="0" w:color="auto"/>
            <w:right w:val="none" w:sz="0" w:space="0" w:color="auto"/>
          </w:divBdr>
        </w:div>
        <w:div w:id="1095631143">
          <w:marLeft w:val="640"/>
          <w:marRight w:val="0"/>
          <w:marTop w:val="0"/>
          <w:marBottom w:val="0"/>
          <w:divBdr>
            <w:top w:val="none" w:sz="0" w:space="0" w:color="auto"/>
            <w:left w:val="none" w:sz="0" w:space="0" w:color="auto"/>
            <w:bottom w:val="none" w:sz="0" w:space="0" w:color="auto"/>
            <w:right w:val="none" w:sz="0" w:space="0" w:color="auto"/>
          </w:divBdr>
        </w:div>
        <w:div w:id="742875881">
          <w:marLeft w:val="640"/>
          <w:marRight w:val="0"/>
          <w:marTop w:val="0"/>
          <w:marBottom w:val="0"/>
          <w:divBdr>
            <w:top w:val="none" w:sz="0" w:space="0" w:color="auto"/>
            <w:left w:val="none" w:sz="0" w:space="0" w:color="auto"/>
            <w:bottom w:val="none" w:sz="0" w:space="0" w:color="auto"/>
            <w:right w:val="none" w:sz="0" w:space="0" w:color="auto"/>
          </w:divBdr>
        </w:div>
        <w:div w:id="816917891">
          <w:marLeft w:val="640"/>
          <w:marRight w:val="0"/>
          <w:marTop w:val="0"/>
          <w:marBottom w:val="0"/>
          <w:divBdr>
            <w:top w:val="none" w:sz="0" w:space="0" w:color="auto"/>
            <w:left w:val="none" w:sz="0" w:space="0" w:color="auto"/>
            <w:bottom w:val="none" w:sz="0" w:space="0" w:color="auto"/>
            <w:right w:val="none" w:sz="0" w:space="0" w:color="auto"/>
          </w:divBdr>
        </w:div>
        <w:div w:id="590164997">
          <w:marLeft w:val="640"/>
          <w:marRight w:val="0"/>
          <w:marTop w:val="0"/>
          <w:marBottom w:val="0"/>
          <w:divBdr>
            <w:top w:val="none" w:sz="0" w:space="0" w:color="auto"/>
            <w:left w:val="none" w:sz="0" w:space="0" w:color="auto"/>
            <w:bottom w:val="none" w:sz="0" w:space="0" w:color="auto"/>
            <w:right w:val="none" w:sz="0" w:space="0" w:color="auto"/>
          </w:divBdr>
        </w:div>
        <w:div w:id="1174689009">
          <w:marLeft w:val="640"/>
          <w:marRight w:val="0"/>
          <w:marTop w:val="0"/>
          <w:marBottom w:val="0"/>
          <w:divBdr>
            <w:top w:val="none" w:sz="0" w:space="0" w:color="auto"/>
            <w:left w:val="none" w:sz="0" w:space="0" w:color="auto"/>
            <w:bottom w:val="none" w:sz="0" w:space="0" w:color="auto"/>
            <w:right w:val="none" w:sz="0" w:space="0" w:color="auto"/>
          </w:divBdr>
        </w:div>
        <w:div w:id="1191842907">
          <w:marLeft w:val="640"/>
          <w:marRight w:val="0"/>
          <w:marTop w:val="0"/>
          <w:marBottom w:val="0"/>
          <w:divBdr>
            <w:top w:val="none" w:sz="0" w:space="0" w:color="auto"/>
            <w:left w:val="none" w:sz="0" w:space="0" w:color="auto"/>
            <w:bottom w:val="none" w:sz="0" w:space="0" w:color="auto"/>
            <w:right w:val="none" w:sz="0" w:space="0" w:color="auto"/>
          </w:divBdr>
        </w:div>
        <w:div w:id="2120756973">
          <w:marLeft w:val="640"/>
          <w:marRight w:val="0"/>
          <w:marTop w:val="0"/>
          <w:marBottom w:val="0"/>
          <w:divBdr>
            <w:top w:val="none" w:sz="0" w:space="0" w:color="auto"/>
            <w:left w:val="none" w:sz="0" w:space="0" w:color="auto"/>
            <w:bottom w:val="none" w:sz="0" w:space="0" w:color="auto"/>
            <w:right w:val="none" w:sz="0" w:space="0" w:color="auto"/>
          </w:divBdr>
        </w:div>
        <w:div w:id="1642615027">
          <w:marLeft w:val="640"/>
          <w:marRight w:val="0"/>
          <w:marTop w:val="0"/>
          <w:marBottom w:val="0"/>
          <w:divBdr>
            <w:top w:val="none" w:sz="0" w:space="0" w:color="auto"/>
            <w:left w:val="none" w:sz="0" w:space="0" w:color="auto"/>
            <w:bottom w:val="none" w:sz="0" w:space="0" w:color="auto"/>
            <w:right w:val="none" w:sz="0" w:space="0" w:color="auto"/>
          </w:divBdr>
        </w:div>
        <w:div w:id="129322301">
          <w:marLeft w:val="640"/>
          <w:marRight w:val="0"/>
          <w:marTop w:val="0"/>
          <w:marBottom w:val="0"/>
          <w:divBdr>
            <w:top w:val="none" w:sz="0" w:space="0" w:color="auto"/>
            <w:left w:val="none" w:sz="0" w:space="0" w:color="auto"/>
            <w:bottom w:val="none" w:sz="0" w:space="0" w:color="auto"/>
            <w:right w:val="none" w:sz="0" w:space="0" w:color="auto"/>
          </w:divBdr>
        </w:div>
        <w:div w:id="990714654">
          <w:marLeft w:val="640"/>
          <w:marRight w:val="0"/>
          <w:marTop w:val="0"/>
          <w:marBottom w:val="0"/>
          <w:divBdr>
            <w:top w:val="none" w:sz="0" w:space="0" w:color="auto"/>
            <w:left w:val="none" w:sz="0" w:space="0" w:color="auto"/>
            <w:bottom w:val="none" w:sz="0" w:space="0" w:color="auto"/>
            <w:right w:val="none" w:sz="0" w:space="0" w:color="auto"/>
          </w:divBdr>
        </w:div>
        <w:div w:id="1406217518">
          <w:marLeft w:val="640"/>
          <w:marRight w:val="0"/>
          <w:marTop w:val="0"/>
          <w:marBottom w:val="0"/>
          <w:divBdr>
            <w:top w:val="none" w:sz="0" w:space="0" w:color="auto"/>
            <w:left w:val="none" w:sz="0" w:space="0" w:color="auto"/>
            <w:bottom w:val="none" w:sz="0" w:space="0" w:color="auto"/>
            <w:right w:val="none" w:sz="0" w:space="0" w:color="auto"/>
          </w:divBdr>
        </w:div>
        <w:div w:id="1401366361">
          <w:marLeft w:val="640"/>
          <w:marRight w:val="0"/>
          <w:marTop w:val="0"/>
          <w:marBottom w:val="0"/>
          <w:divBdr>
            <w:top w:val="none" w:sz="0" w:space="0" w:color="auto"/>
            <w:left w:val="none" w:sz="0" w:space="0" w:color="auto"/>
            <w:bottom w:val="none" w:sz="0" w:space="0" w:color="auto"/>
            <w:right w:val="none" w:sz="0" w:space="0" w:color="auto"/>
          </w:divBdr>
        </w:div>
        <w:div w:id="505481428">
          <w:marLeft w:val="640"/>
          <w:marRight w:val="0"/>
          <w:marTop w:val="0"/>
          <w:marBottom w:val="0"/>
          <w:divBdr>
            <w:top w:val="none" w:sz="0" w:space="0" w:color="auto"/>
            <w:left w:val="none" w:sz="0" w:space="0" w:color="auto"/>
            <w:bottom w:val="none" w:sz="0" w:space="0" w:color="auto"/>
            <w:right w:val="none" w:sz="0" w:space="0" w:color="auto"/>
          </w:divBdr>
        </w:div>
        <w:div w:id="798884165">
          <w:marLeft w:val="640"/>
          <w:marRight w:val="0"/>
          <w:marTop w:val="0"/>
          <w:marBottom w:val="0"/>
          <w:divBdr>
            <w:top w:val="none" w:sz="0" w:space="0" w:color="auto"/>
            <w:left w:val="none" w:sz="0" w:space="0" w:color="auto"/>
            <w:bottom w:val="none" w:sz="0" w:space="0" w:color="auto"/>
            <w:right w:val="none" w:sz="0" w:space="0" w:color="auto"/>
          </w:divBdr>
        </w:div>
        <w:div w:id="1273247387">
          <w:marLeft w:val="640"/>
          <w:marRight w:val="0"/>
          <w:marTop w:val="0"/>
          <w:marBottom w:val="0"/>
          <w:divBdr>
            <w:top w:val="none" w:sz="0" w:space="0" w:color="auto"/>
            <w:left w:val="none" w:sz="0" w:space="0" w:color="auto"/>
            <w:bottom w:val="none" w:sz="0" w:space="0" w:color="auto"/>
            <w:right w:val="none" w:sz="0" w:space="0" w:color="auto"/>
          </w:divBdr>
        </w:div>
        <w:div w:id="1805197233">
          <w:marLeft w:val="640"/>
          <w:marRight w:val="0"/>
          <w:marTop w:val="0"/>
          <w:marBottom w:val="0"/>
          <w:divBdr>
            <w:top w:val="none" w:sz="0" w:space="0" w:color="auto"/>
            <w:left w:val="none" w:sz="0" w:space="0" w:color="auto"/>
            <w:bottom w:val="none" w:sz="0" w:space="0" w:color="auto"/>
            <w:right w:val="none" w:sz="0" w:space="0" w:color="auto"/>
          </w:divBdr>
        </w:div>
        <w:div w:id="1695422432">
          <w:marLeft w:val="640"/>
          <w:marRight w:val="0"/>
          <w:marTop w:val="0"/>
          <w:marBottom w:val="0"/>
          <w:divBdr>
            <w:top w:val="none" w:sz="0" w:space="0" w:color="auto"/>
            <w:left w:val="none" w:sz="0" w:space="0" w:color="auto"/>
            <w:bottom w:val="none" w:sz="0" w:space="0" w:color="auto"/>
            <w:right w:val="none" w:sz="0" w:space="0" w:color="auto"/>
          </w:divBdr>
        </w:div>
        <w:div w:id="2047371353">
          <w:marLeft w:val="640"/>
          <w:marRight w:val="0"/>
          <w:marTop w:val="0"/>
          <w:marBottom w:val="0"/>
          <w:divBdr>
            <w:top w:val="none" w:sz="0" w:space="0" w:color="auto"/>
            <w:left w:val="none" w:sz="0" w:space="0" w:color="auto"/>
            <w:bottom w:val="none" w:sz="0" w:space="0" w:color="auto"/>
            <w:right w:val="none" w:sz="0" w:space="0" w:color="auto"/>
          </w:divBdr>
        </w:div>
        <w:div w:id="1312710210">
          <w:marLeft w:val="640"/>
          <w:marRight w:val="0"/>
          <w:marTop w:val="0"/>
          <w:marBottom w:val="0"/>
          <w:divBdr>
            <w:top w:val="none" w:sz="0" w:space="0" w:color="auto"/>
            <w:left w:val="none" w:sz="0" w:space="0" w:color="auto"/>
            <w:bottom w:val="none" w:sz="0" w:space="0" w:color="auto"/>
            <w:right w:val="none" w:sz="0" w:space="0" w:color="auto"/>
          </w:divBdr>
        </w:div>
        <w:div w:id="452216593">
          <w:marLeft w:val="640"/>
          <w:marRight w:val="0"/>
          <w:marTop w:val="0"/>
          <w:marBottom w:val="0"/>
          <w:divBdr>
            <w:top w:val="none" w:sz="0" w:space="0" w:color="auto"/>
            <w:left w:val="none" w:sz="0" w:space="0" w:color="auto"/>
            <w:bottom w:val="none" w:sz="0" w:space="0" w:color="auto"/>
            <w:right w:val="none" w:sz="0" w:space="0" w:color="auto"/>
          </w:divBdr>
        </w:div>
        <w:div w:id="2137286301">
          <w:marLeft w:val="640"/>
          <w:marRight w:val="0"/>
          <w:marTop w:val="0"/>
          <w:marBottom w:val="0"/>
          <w:divBdr>
            <w:top w:val="none" w:sz="0" w:space="0" w:color="auto"/>
            <w:left w:val="none" w:sz="0" w:space="0" w:color="auto"/>
            <w:bottom w:val="none" w:sz="0" w:space="0" w:color="auto"/>
            <w:right w:val="none" w:sz="0" w:space="0" w:color="auto"/>
          </w:divBdr>
        </w:div>
        <w:div w:id="818617990">
          <w:marLeft w:val="640"/>
          <w:marRight w:val="0"/>
          <w:marTop w:val="0"/>
          <w:marBottom w:val="0"/>
          <w:divBdr>
            <w:top w:val="none" w:sz="0" w:space="0" w:color="auto"/>
            <w:left w:val="none" w:sz="0" w:space="0" w:color="auto"/>
            <w:bottom w:val="none" w:sz="0" w:space="0" w:color="auto"/>
            <w:right w:val="none" w:sz="0" w:space="0" w:color="auto"/>
          </w:divBdr>
        </w:div>
        <w:div w:id="313337137">
          <w:marLeft w:val="640"/>
          <w:marRight w:val="0"/>
          <w:marTop w:val="0"/>
          <w:marBottom w:val="0"/>
          <w:divBdr>
            <w:top w:val="none" w:sz="0" w:space="0" w:color="auto"/>
            <w:left w:val="none" w:sz="0" w:space="0" w:color="auto"/>
            <w:bottom w:val="none" w:sz="0" w:space="0" w:color="auto"/>
            <w:right w:val="none" w:sz="0" w:space="0" w:color="auto"/>
          </w:divBdr>
        </w:div>
        <w:div w:id="1497069666">
          <w:marLeft w:val="640"/>
          <w:marRight w:val="0"/>
          <w:marTop w:val="0"/>
          <w:marBottom w:val="0"/>
          <w:divBdr>
            <w:top w:val="none" w:sz="0" w:space="0" w:color="auto"/>
            <w:left w:val="none" w:sz="0" w:space="0" w:color="auto"/>
            <w:bottom w:val="none" w:sz="0" w:space="0" w:color="auto"/>
            <w:right w:val="none" w:sz="0" w:space="0" w:color="auto"/>
          </w:divBdr>
        </w:div>
        <w:div w:id="1908687527">
          <w:marLeft w:val="640"/>
          <w:marRight w:val="0"/>
          <w:marTop w:val="0"/>
          <w:marBottom w:val="0"/>
          <w:divBdr>
            <w:top w:val="none" w:sz="0" w:space="0" w:color="auto"/>
            <w:left w:val="none" w:sz="0" w:space="0" w:color="auto"/>
            <w:bottom w:val="none" w:sz="0" w:space="0" w:color="auto"/>
            <w:right w:val="none" w:sz="0" w:space="0" w:color="auto"/>
          </w:divBdr>
        </w:div>
        <w:div w:id="345909048">
          <w:marLeft w:val="640"/>
          <w:marRight w:val="0"/>
          <w:marTop w:val="0"/>
          <w:marBottom w:val="0"/>
          <w:divBdr>
            <w:top w:val="none" w:sz="0" w:space="0" w:color="auto"/>
            <w:left w:val="none" w:sz="0" w:space="0" w:color="auto"/>
            <w:bottom w:val="none" w:sz="0" w:space="0" w:color="auto"/>
            <w:right w:val="none" w:sz="0" w:space="0" w:color="auto"/>
          </w:divBdr>
        </w:div>
        <w:div w:id="722828020">
          <w:marLeft w:val="640"/>
          <w:marRight w:val="0"/>
          <w:marTop w:val="0"/>
          <w:marBottom w:val="0"/>
          <w:divBdr>
            <w:top w:val="none" w:sz="0" w:space="0" w:color="auto"/>
            <w:left w:val="none" w:sz="0" w:space="0" w:color="auto"/>
            <w:bottom w:val="none" w:sz="0" w:space="0" w:color="auto"/>
            <w:right w:val="none" w:sz="0" w:space="0" w:color="auto"/>
          </w:divBdr>
        </w:div>
        <w:div w:id="32465336">
          <w:marLeft w:val="640"/>
          <w:marRight w:val="0"/>
          <w:marTop w:val="0"/>
          <w:marBottom w:val="0"/>
          <w:divBdr>
            <w:top w:val="none" w:sz="0" w:space="0" w:color="auto"/>
            <w:left w:val="none" w:sz="0" w:space="0" w:color="auto"/>
            <w:bottom w:val="none" w:sz="0" w:space="0" w:color="auto"/>
            <w:right w:val="none" w:sz="0" w:space="0" w:color="auto"/>
          </w:divBdr>
        </w:div>
        <w:div w:id="1995719385">
          <w:marLeft w:val="640"/>
          <w:marRight w:val="0"/>
          <w:marTop w:val="0"/>
          <w:marBottom w:val="0"/>
          <w:divBdr>
            <w:top w:val="none" w:sz="0" w:space="0" w:color="auto"/>
            <w:left w:val="none" w:sz="0" w:space="0" w:color="auto"/>
            <w:bottom w:val="none" w:sz="0" w:space="0" w:color="auto"/>
            <w:right w:val="none" w:sz="0" w:space="0" w:color="auto"/>
          </w:divBdr>
        </w:div>
        <w:div w:id="665085769">
          <w:marLeft w:val="640"/>
          <w:marRight w:val="0"/>
          <w:marTop w:val="0"/>
          <w:marBottom w:val="0"/>
          <w:divBdr>
            <w:top w:val="none" w:sz="0" w:space="0" w:color="auto"/>
            <w:left w:val="none" w:sz="0" w:space="0" w:color="auto"/>
            <w:bottom w:val="none" w:sz="0" w:space="0" w:color="auto"/>
            <w:right w:val="none" w:sz="0" w:space="0" w:color="auto"/>
          </w:divBdr>
        </w:div>
        <w:div w:id="2016877215">
          <w:marLeft w:val="640"/>
          <w:marRight w:val="0"/>
          <w:marTop w:val="0"/>
          <w:marBottom w:val="0"/>
          <w:divBdr>
            <w:top w:val="none" w:sz="0" w:space="0" w:color="auto"/>
            <w:left w:val="none" w:sz="0" w:space="0" w:color="auto"/>
            <w:bottom w:val="none" w:sz="0" w:space="0" w:color="auto"/>
            <w:right w:val="none" w:sz="0" w:space="0" w:color="auto"/>
          </w:divBdr>
        </w:div>
        <w:div w:id="1526140248">
          <w:marLeft w:val="640"/>
          <w:marRight w:val="0"/>
          <w:marTop w:val="0"/>
          <w:marBottom w:val="0"/>
          <w:divBdr>
            <w:top w:val="none" w:sz="0" w:space="0" w:color="auto"/>
            <w:left w:val="none" w:sz="0" w:space="0" w:color="auto"/>
            <w:bottom w:val="none" w:sz="0" w:space="0" w:color="auto"/>
            <w:right w:val="none" w:sz="0" w:space="0" w:color="auto"/>
          </w:divBdr>
        </w:div>
        <w:div w:id="1702050047">
          <w:marLeft w:val="640"/>
          <w:marRight w:val="0"/>
          <w:marTop w:val="0"/>
          <w:marBottom w:val="0"/>
          <w:divBdr>
            <w:top w:val="none" w:sz="0" w:space="0" w:color="auto"/>
            <w:left w:val="none" w:sz="0" w:space="0" w:color="auto"/>
            <w:bottom w:val="none" w:sz="0" w:space="0" w:color="auto"/>
            <w:right w:val="none" w:sz="0" w:space="0" w:color="auto"/>
          </w:divBdr>
        </w:div>
        <w:div w:id="886066312">
          <w:marLeft w:val="640"/>
          <w:marRight w:val="0"/>
          <w:marTop w:val="0"/>
          <w:marBottom w:val="0"/>
          <w:divBdr>
            <w:top w:val="none" w:sz="0" w:space="0" w:color="auto"/>
            <w:left w:val="none" w:sz="0" w:space="0" w:color="auto"/>
            <w:bottom w:val="none" w:sz="0" w:space="0" w:color="auto"/>
            <w:right w:val="none" w:sz="0" w:space="0" w:color="auto"/>
          </w:divBdr>
        </w:div>
        <w:div w:id="701321493">
          <w:marLeft w:val="640"/>
          <w:marRight w:val="0"/>
          <w:marTop w:val="0"/>
          <w:marBottom w:val="0"/>
          <w:divBdr>
            <w:top w:val="none" w:sz="0" w:space="0" w:color="auto"/>
            <w:left w:val="none" w:sz="0" w:space="0" w:color="auto"/>
            <w:bottom w:val="none" w:sz="0" w:space="0" w:color="auto"/>
            <w:right w:val="none" w:sz="0" w:space="0" w:color="auto"/>
          </w:divBdr>
        </w:div>
        <w:div w:id="662588323">
          <w:marLeft w:val="640"/>
          <w:marRight w:val="0"/>
          <w:marTop w:val="0"/>
          <w:marBottom w:val="0"/>
          <w:divBdr>
            <w:top w:val="none" w:sz="0" w:space="0" w:color="auto"/>
            <w:left w:val="none" w:sz="0" w:space="0" w:color="auto"/>
            <w:bottom w:val="none" w:sz="0" w:space="0" w:color="auto"/>
            <w:right w:val="none" w:sz="0" w:space="0" w:color="auto"/>
          </w:divBdr>
        </w:div>
        <w:div w:id="1503350846">
          <w:marLeft w:val="640"/>
          <w:marRight w:val="0"/>
          <w:marTop w:val="0"/>
          <w:marBottom w:val="0"/>
          <w:divBdr>
            <w:top w:val="none" w:sz="0" w:space="0" w:color="auto"/>
            <w:left w:val="none" w:sz="0" w:space="0" w:color="auto"/>
            <w:bottom w:val="none" w:sz="0" w:space="0" w:color="auto"/>
            <w:right w:val="none" w:sz="0" w:space="0" w:color="auto"/>
          </w:divBdr>
        </w:div>
        <w:div w:id="217939208">
          <w:marLeft w:val="640"/>
          <w:marRight w:val="0"/>
          <w:marTop w:val="0"/>
          <w:marBottom w:val="0"/>
          <w:divBdr>
            <w:top w:val="none" w:sz="0" w:space="0" w:color="auto"/>
            <w:left w:val="none" w:sz="0" w:space="0" w:color="auto"/>
            <w:bottom w:val="none" w:sz="0" w:space="0" w:color="auto"/>
            <w:right w:val="none" w:sz="0" w:space="0" w:color="auto"/>
          </w:divBdr>
        </w:div>
        <w:div w:id="1394350436">
          <w:marLeft w:val="640"/>
          <w:marRight w:val="0"/>
          <w:marTop w:val="0"/>
          <w:marBottom w:val="0"/>
          <w:divBdr>
            <w:top w:val="none" w:sz="0" w:space="0" w:color="auto"/>
            <w:left w:val="none" w:sz="0" w:space="0" w:color="auto"/>
            <w:bottom w:val="none" w:sz="0" w:space="0" w:color="auto"/>
            <w:right w:val="none" w:sz="0" w:space="0" w:color="auto"/>
          </w:divBdr>
        </w:div>
        <w:div w:id="385883037">
          <w:marLeft w:val="640"/>
          <w:marRight w:val="0"/>
          <w:marTop w:val="0"/>
          <w:marBottom w:val="0"/>
          <w:divBdr>
            <w:top w:val="none" w:sz="0" w:space="0" w:color="auto"/>
            <w:left w:val="none" w:sz="0" w:space="0" w:color="auto"/>
            <w:bottom w:val="none" w:sz="0" w:space="0" w:color="auto"/>
            <w:right w:val="none" w:sz="0" w:space="0" w:color="auto"/>
          </w:divBdr>
        </w:div>
      </w:divsChild>
    </w:div>
    <w:div w:id="2010861287">
      <w:bodyDiv w:val="1"/>
      <w:marLeft w:val="0"/>
      <w:marRight w:val="0"/>
      <w:marTop w:val="0"/>
      <w:marBottom w:val="0"/>
      <w:divBdr>
        <w:top w:val="none" w:sz="0" w:space="0" w:color="auto"/>
        <w:left w:val="none" w:sz="0" w:space="0" w:color="auto"/>
        <w:bottom w:val="none" w:sz="0" w:space="0" w:color="auto"/>
        <w:right w:val="none" w:sz="0" w:space="0" w:color="auto"/>
      </w:divBdr>
      <w:divsChild>
        <w:div w:id="1099719693">
          <w:marLeft w:val="640"/>
          <w:marRight w:val="0"/>
          <w:marTop w:val="0"/>
          <w:marBottom w:val="0"/>
          <w:divBdr>
            <w:top w:val="none" w:sz="0" w:space="0" w:color="auto"/>
            <w:left w:val="none" w:sz="0" w:space="0" w:color="auto"/>
            <w:bottom w:val="none" w:sz="0" w:space="0" w:color="auto"/>
            <w:right w:val="none" w:sz="0" w:space="0" w:color="auto"/>
          </w:divBdr>
        </w:div>
        <w:div w:id="2063091069">
          <w:marLeft w:val="640"/>
          <w:marRight w:val="0"/>
          <w:marTop w:val="0"/>
          <w:marBottom w:val="0"/>
          <w:divBdr>
            <w:top w:val="none" w:sz="0" w:space="0" w:color="auto"/>
            <w:left w:val="none" w:sz="0" w:space="0" w:color="auto"/>
            <w:bottom w:val="none" w:sz="0" w:space="0" w:color="auto"/>
            <w:right w:val="none" w:sz="0" w:space="0" w:color="auto"/>
          </w:divBdr>
        </w:div>
        <w:div w:id="1885677411">
          <w:marLeft w:val="640"/>
          <w:marRight w:val="0"/>
          <w:marTop w:val="0"/>
          <w:marBottom w:val="0"/>
          <w:divBdr>
            <w:top w:val="none" w:sz="0" w:space="0" w:color="auto"/>
            <w:left w:val="none" w:sz="0" w:space="0" w:color="auto"/>
            <w:bottom w:val="none" w:sz="0" w:space="0" w:color="auto"/>
            <w:right w:val="none" w:sz="0" w:space="0" w:color="auto"/>
          </w:divBdr>
        </w:div>
        <w:div w:id="256444932">
          <w:marLeft w:val="640"/>
          <w:marRight w:val="0"/>
          <w:marTop w:val="0"/>
          <w:marBottom w:val="0"/>
          <w:divBdr>
            <w:top w:val="none" w:sz="0" w:space="0" w:color="auto"/>
            <w:left w:val="none" w:sz="0" w:space="0" w:color="auto"/>
            <w:bottom w:val="none" w:sz="0" w:space="0" w:color="auto"/>
            <w:right w:val="none" w:sz="0" w:space="0" w:color="auto"/>
          </w:divBdr>
        </w:div>
        <w:div w:id="1204561783">
          <w:marLeft w:val="640"/>
          <w:marRight w:val="0"/>
          <w:marTop w:val="0"/>
          <w:marBottom w:val="0"/>
          <w:divBdr>
            <w:top w:val="none" w:sz="0" w:space="0" w:color="auto"/>
            <w:left w:val="none" w:sz="0" w:space="0" w:color="auto"/>
            <w:bottom w:val="none" w:sz="0" w:space="0" w:color="auto"/>
            <w:right w:val="none" w:sz="0" w:space="0" w:color="auto"/>
          </w:divBdr>
        </w:div>
        <w:div w:id="526524630">
          <w:marLeft w:val="640"/>
          <w:marRight w:val="0"/>
          <w:marTop w:val="0"/>
          <w:marBottom w:val="0"/>
          <w:divBdr>
            <w:top w:val="none" w:sz="0" w:space="0" w:color="auto"/>
            <w:left w:val="none" w:sz="0" w:space="0" w:color="auto"/>
            <w:bottom w:val="none" w:sz="0" w:space="0" w:color="auto"/>
            <w:right w:val="none" w:sz="0" w:space="0" w:color="auto"/>
          </w:divBdr>
        </w:div>
        <w:div w:id="937445050">
          <w:marLeft w:val="640"/>
          <w:marRight w:val="0"/>
          <w:marTop w:val="0"/>
          <w:marBottom w:val="0"/>
          <w:divBdr>
            <w:top w:val="none" w:sz="0" w:space="0" w:color="auto"/>
            <w:left w:val="none" w:sz="0" w:space="0" w:color="auto"/>
            <w:bottom w:val="none" w:sz="0" w:space="0" w:color="auto"/>
            <w:right w:val="none" w:sz="0" w:space="0" w:color="auto"/>
          </w:divBdr>
        </w:div>
        <w:div w:id="1536115987">
          <w:marLeft w:val="640"/>
          <w:marRight w:val="0"/>
          <w:marTop w:val="0"/>
          <w:marBottom w:val="0"/>
          <w:divBdr>
            <w:top w:val="none" w:sz="0" w:space="0" w:color="auto"/>
            <w:left w:val="none" w:sz="0" w:space="0" w:color="auto"/>
            <w:bottom w:val="none" w:sz="0" w:space="0" w:color="auto"/>
            <w:right w:val="none" w:sz="0" w:space="0" w:color="auto"/>
          </w:divBdr>
        </w:div>
        <w:div w:id="2110351393">
          <w:marLeft w:val="640"/>
          <w:marRight w:val="0"/>
          <w:marTop w:val="0"/>
          <w:marBottom w:val="0"/>
          <w:divBdr>
            <w:top w:val="none" w:sz="0" w:space="0" w:color="auto"/>
            <w:left w:val="none" w:sz="0" w:space="0" w:color="auto"/>
            <w:bottom w:val="none" w:sz="0" w:space="0" w:color="auto"/>
            <w:right w:val="none" w:sz="0" w:space="0" w:color="auto"/>
          </w:divBdr>
        </w:div>
        <w:div w:id="1399203224">
          <w:marLeft w:val="640"/>
          <w:marRight w:val="0"/>
          <w:marTop w:val="0"/>
          <w:marBottom w:val="0"/>
          <w:divBdr>
            <w:top w:val="none" w:sz="0" w:space="0" w:color="auto"/>
            <w:left w:val="none" w:sz="0" w:space="0" w:color="auto"/>
            <w:bottom w:val="none" w:sz="0" w:space="0" w:color="auto"/>
            <w:right w:val="none" w:sz="0" w:space="0" w:color="auto"/>
          </w:divBdr>
        </w:div>
        <w:div w:id="971717961">
          <w:marLeft w:val="640"/>
          <w:marRight w:val="0"/>
          <w:marTop w:val="0"/>
          <w:marBottom w:val="0"/>
          <w:divBdr>
            <w:top w:val="none" w:sz="0" w:space="0" w:color="auto"/>
            <w:left w:val="none" w:sz="0" w:space="0" w:color="auto"/>
            <w:bottom w:val="none" w:sz="0" w:space="0" w:color="auto"/>
            <w:right w:val="none" w:sz="0" w:space="0" w:color="auto"/>
          </w:divBdr>
        </w:div>
        <w:div w:id="656152730">
          <w:marLeft w:val="640"/>
          <w:marRight w:val="0"/>
          <w:marTop w:val="0"/>
          <w:marBottom w:val="0"/>
          <w:divBdr>
            <w:top w:val="none" w:sz="0" w:space="0" w:color="auto"/>
            <w:left w:val="none" w:sz="0" w:space="0" w:color="auto"/>
            <w:bottom w:val="none" w:sz="0" w:space="0" w:color="auto"/>
            <w:right w:val="none" w:sz="0" w:space="0" w:color="auto"/>
          </w:divBdr>
        </w:div>
        <w:div w:id="1365013857">
          <w:marLeft w:val="640"/>
          <w:marRight w:val="0"/>
          <w:marTop w:val="0"/>
          <w:marBottom w:val="0"/>
          <w:divBdr>
            <w:top w:val="none" w:sz="0" w:space="0" w:color="auto"/>
            <w:left w:val="none" w:sz="0" w:space="0" w:color="auto"/>
            <w:bottom w:val="none" w:sz="0" w:space="0" w:color="auto"/>
            <w:right w:val="none" w:sz="0" w:space="0" w:color="auto"/>
          </w:divBdr>
        </w:div>
        <w:div w:id="970136911">
          <w:marLeft w:val="640"/>
          <w:marRight w:val="0"/>
          <w:marTop w:val="0"/>
          <w:marBottom w:val="0"/>
          <w:divBdr>
            <w:top w:val="none" w:sz="0" w:space="0" w:color="auto"/>
            <w:left w:val="none" w:sz="0" w:space="0" w:color="auto"/>
            <w:bottom w:val="none" w:sz="0" w:space="0" w:color="auto"/>
            <w:right w:val="none" w:sz="0" w:space="0" w:color="auto"/>
          </w:divBdr>
        </w:div>
        <w:div w:id="2032950066">
          <w:marLeft w:val="640"/>
          <w:marRight w:val="0"/>
          <w:marTop w:val="0"/>
          <w:marBottom w:val="0"/>
          <w:divBdr>
            <w:top w:val="none" w:sz="0" w:space="0" w:color="auto"/>
            <w:left w:val="none" w:sz="0" w:space="0" w:color="auto"/>
            <w:bottom w:val="none" w:sz="0" w:space="0" w:color="auto"/>
            <w:right w:val="none" w:sz="0" w:space="0" w:color="auto"/>
          </w:divBdr>
        </w:div>
        <w:div w:id="506215844">
          <w:marLeft w:val="640"/>
          <w:marRight w:val="0"/>
          <w:marTop w:val="0"/>
          <w:marBottom w:val="0"/>
          <w:divBdr>
            <w:top w:val="none" w:sz="0" w:space="0" w:color="auto"/>
            <w:left w:val="none" w:sz="0" w:space="0" w:color="auto"/>
            <w:bottom w:val="none" w:sz="0" w:space="0" w:color="auto"/>
            <w:right w:val="none" w:sz="0" w:space="0" w:color="auto"/>
          </w:divBdr>
        </w:div>
        <w:div w:id="1630937035">
          <w:marLeft w:val="640"/>
          <w:marRight w:val="0"/>
          <w:marTop w:val="0"/>
          <w:marBottom w:val="0"/>
          <w:divBdr>
            <w:top w:val="none" w:sz="0" w:space="0" w:color="auto"/>
            <w:left w:val="none" w:sz="0" w:space="0" w:color="auto"/>
            <w:bottom w:val="none" w:sz="0" w:space="0" w:color="auto"/>
            <w:right w:val="none" w:sz="0" w:space="0" w:color="auto"/>
          </w:divBdr>
        </w:div>
        <w:div w:id="1290284689">
          <w:marLeft w:val="640"/>
          <w:marRight w:val="0"/>
          <w:marTop w:val="0"/>
          <w:marBottom w:val="0"/>
          <w:divBdr>
            <w:top w:val="none" w:sz="0" w:space="0" w:color="auto"/>
            <w:left w:val="none" w:sz="0" w:space="0" w:color="auto"/>
            <w:bottom w:val="none" w:sz="0" w:space="0" w:color="auto"/>
            <w:right w:val="none" w:sz="0" w:space="0" w:color="auto"/>
          </w:divBdr>
        </w:div>
        <w:div w:id="2128893228">
          <w:marLeft w:val="640"/>
          <w:marRight w:val="0"/>
          <w:marTop w:val="0"/>
          <w:marBottom w:val="0"/>
          <w:divBdr>
            <w:top w:val="none" w:sz="0" w:space="0" w:color="auto"/>
            <w:left w:val="none" w:sz="0" w:space="0" w:color="auto"/>
            <w:bottom w:val="none" w:sz="0" w:space="0" w:color="auto"/>
            <w:right w:val="none" w:sz="0" w:space="0" w:color="auto"/>
          </w:divBdr>
        </w:div>
        <w:div w:id="294914292">
          <w:marLeft w:val="640"/>
          <w:marRight w:val="0"/>
          <w:marTop w:val="0"/>
          <w:marBottom w:val="0"/>
          <w:divBdr>
            <w:top w:val="none" w:sz="0" w:space="0" w:color="auto"/>
            <w:left w:val="none" w:sz="0" w:space="0" w:color="auto"/>
            <w:bottom w:val="none" w:sz="0" w:space="0" w:color="auto"/>
            <w:right w:val="none" w:sz="0" w:space="0" w:color="auto"/>
          </w:divBdr>
        </w:div>
        <w:div w:id="267928038">
          <w:marLeft w:val="640"/>
          <w:marRight w:val="0"/>
          <w:marTop w:val="0"/>
          <w:marBottom w:val="0"/>
          <w:divBdr>
            <w:top w:val="none" w:sz="0" w:space="0" w:color="auto"/>
            <w:left w:val="none" w:sz="0" w:space="0" w:color="auto"/>
            <w:bottom w:val="none" w:sz="0" w:space="0" w:color="auto"/>
            <w:right w:val="none" w:sz="0" w:space="0" w:color="auto"/>
          </w:divBdr>
        </w:div>
        <w:div w:id="990138409">
          <w:marLeft w:val="640"/>
          <w:marRight w:val="0"/>
          <w:marTop w:val="0"/>
          <w:marBottom w:val="0"/>
          <w:divBdr>
            <w:top w:val="none" w:sz="0" w:space="0" w:color="auto"/>
            <w:left w:val="none" w:sz="0" w:space="0" w:color="auto"/>
            <w:bottom w:val="none" w:sz="0" w:space="0" w:color="auto"/>
            <w:right w:val="none" w:sz="0" w:space="0" w:color="auto"/>
          </w:divBdr>
        </w:div>
        <w:div w:id="1322848531">
          <w:marLeft w:val="640"/>
          <w:marRight w:val="0"/>
          <w:marTop w:val="0"/>
          <w:marBottom w:val="0"/>
          <w:divBdr>
            <w:top w:val="none" w:sz="0" w:space="0" w:color="auto"/>
            <w:left w:val="none" w:sz="0" w:space="0" w:color="auto"/>
            <w:bottom w:val="none" w:sz="0" w:space="0" w:color="auto"/>
            <w:right w:val="none" w:sz="0" w:space="0" w:color="auto"/>
          </w:divBdr>
        </w:div>
        <w:div w:id="2098637">
          <w:marLeft w:val="640"/>
          <w:marRight w:val="0"/>
          <w:marTop w:val="0"/>
          <w:marBottom w:val="0"/>
          <w:divBdr>
            <w:top w:val="none" w:sz="0" w:space="0" w:color="auto"/>
            <w:left w:val="none" w:sz="0" w:space="0" w:color="auto"/>
            <w:bottom w:val="none" w:sz="0" w:space="0" w:color="auto"/>
            <w:right w:val="none" w:sz="0" w:space="0" w:color="auto"/>
          </w:divBdr>
        </w:div>
        <w:div w:id="598029349">
          <w:marLeft w:val="640"/>
          <w:marRight w:val="0"/>
          <w:marTop w:val="0"/>
          <w:marBottom w:val="0"/>
          <w:divBdr>
            <w:top w:val="none" w:sz="0" w:space="0" w:color="auto"/>
            <w:left w:val="none" w:sz="0" w:space="0" w:color="auto"/>
            <w:bottom w:val="none" w:sz="0" w:space="0" w:color="auto"/>
            <w:right w:val="none" w:sz="0" w:space="0" w:color="auto"/>
          </w:divBdr>
        </w:div>
        <w:div w:id="1976908819">
          <w:marLeft w:val="640"/>
          <w:marRight w:val="0"/>
          <w:marTop w:val="0"/>
          <w:marBottom w:val="0"/>
          <w:divBdr>
            <w:top w:val="none" w:sz="0" w:space="0" w:color="auto"/>
            <w:left w:val="none" w:sz="0" w:space="0" w:color="auto"/>
            <w:bottom w:val="none" w:sz="0" w:space="0" w:color="auto"/>
            <w:right w:val="none" w:sz="0" w:space="0" w:color="auto"/>
          </w:divBdr>
        </w:div>
        <w:div w:id="893462966">
          <w:marLeft w:val="640"/>
          <w:marRight w:val="0"/>
          <w:marTop w:val="0"/>
          <w:marBottom w:val="0"/>
          <w:divBdr>
            <w:top w:val="none" w:sz="0" w:space="0" w:color="auto"/>
            <w:left w:val="none" w:sz="0" w:space="0" w:color="auto"/>
            <w:bottom w:val="none" w:sz="0" w:space="0" w:color="auto"/>
            <w:right w:val="none" w:sz="0" w:space="0" w:color="auto"/>
          </w:divBdr>
        </w:div>
        <w:div w:id="946886460">
          <w:marLeft w:val="640"/>
          <w:marRight w:val="0"/>
          <w:marTop w:val="0"/>
          <w:marBottom w:val="0"/>
          <w:divBdr>
            <w:top w:val="none" w:sz="0" w:space="0" w:color="auto"/>
            <w:left w:val="none" w:sz="0" w:space="0" w:color="auto"/>
            <w:bottom w:val="none" w:sz="0" w:space="0" w:color="auto"/>
            <w:right w:val="none" w:sz="0" w:space="0" w:color="auto"/>
          </w:divBdr>
        </w:div>
        <w:div w:id="1030296678">
          <w:marLeft w:val="640"/>
          <w:marRight w:val="0"/>
          <w:marTop w:val="0"/>
          <w:marBottom w:val="0"/>
          <w:divBdr>
            <w:top w:val="none" w:sz="0" w:space="0" w:color="auto"/>
            <w:left w:val="none" w:sz="0" w:space="0" w:color="auto"/>
            <w:bottom w:val="none" w:sz="0" w:space="0" w:color="auto"/>
            <w:right w:val="none" w:sz="0" w:space="0" w:color="auto"/>
          </w:divBdr>
        </w:div>
        <w:div w:id="169221086">
          <w:marLeft w:val="640"/>
          <w:marRight w:val="0"/>
          <w:marTop w:val="0"/>
          <w:marBottom w:val="0"/>
          <w:divBdr>
            <w:top w:val="none" w:sz="0" w:space="0" w:color="auto"/>
            <w:left w:val="none" w:sz="0" w:space="0" w:color="auto"/>
            <w:bottom w:val="none" w:sz="0" w:space="0" w:color="auto"/>
            <w:right w:val="none" w:sz="0" w:space="0" w:color="auto"/>
          </w:divBdr>
        </w:div>
        <w:div w:id="487406493">
          <w:marLeft w:val="640"/>
          <w:marRight w:val="0"/>
          <w:marTop w:val="0"/>
          <w:marBottom w:val="0"/>
          <w:divBdr>
            <w:top w:val="none" w:sz="0" w:space="0" w:color="auto"/>
            <w:left w:val="none" w:sz="0" w:space="0" w:color="auto"/>
            <w:bottom w:val="none" w:sz="0" w:space="0" w:color="auto"/>
            <w:right w:val="none" w:sz="0" w:space="0" w:color="auto"/>
          </w:divBdr>
        </w:div>
        <w:div w:id="448941365">
          <w:marLeft w:val="640"/>
          <w:marRight w:val="0"/>
          <w:marTop w:val="0"/>
          <w:marBottom w:val="0"/>
          <w:divBdr>
            <w:top w:val="none" w:sz="0" w:space="0" w:color="auto"/>
            <w:left w:val="none" w:sz="0" w:space="0" w:color="auto"/>
            <w:bottom w:val="none" w:sz="0" w:space="0" w:color="auto"/>
            <w:right w:val="none" w:sz="0" w:space="0" w:color="auto"/>
          </w:divBdr>
        </w:div>
        <w:div w:id="84691472">
          <w:marLeft w:val="640"/>
          <w:marRight w:val="0"/>
          <w:marTop w:val="0"/>
          <w:marBottom w:val="0"/>
          <w:divBdr>
            <w:top w:val="none" w:sz="0" w:space="0" w:color="auto"/>
            <w:left w:val="none" w:sz="0" w:space="0" w:color="auto"/>
            <w:bottom w:val="none" w:sz="0" w:space="0" w:color="auto"/>
            <w:right w:val="none" w:sz="0" w:space="0" w:color="auto"/>
          </w:divBdr>
        </w:div>
        <w:div w:id="1970280870">
          <w:marLeft w:val="640"/>
          <w:marRight w:val="0"/>
          <w:marTop w:val="0"/>
          <w:marBottom w:val="0"/>
          <w:divBdr>
            <w:top w:val="none" w:sz="0" w:space="0" w:color="auto"/>
            <w:left w:val="none" w:sz="0" w:space="0" w:color="auto"/>
            <w:bottom w:val="none" w:sz="0" w:space="0" w:color="auto"/>
            <w:right w:val="none" w:sz="0" w:space="0" w:color="auto"/>
          </w:divBdr>
        </w:div>
        <w:div w:id="32853238">
          <w:marLeft w:val="640"/>
          <w:marRight w:val="0"/>
          <w:marTop w:val="0"/>
          <w:marBottom w:val="0"/>
          <w:divBdr>
            <w:top w:val="none" w:sz="0" w:space="0" w:color="auto"/>
            <w:left w:val="none" w:sz="0" w:space="0" w:color="auto"/>
            <w:bottom w:val="none" w:sz="0" w:space="0" w:color="auto"/>
            <w:right w:val="none" w:sz="0" w:space="0" w:color="auto"/>
          </w:divBdr>
        </w:div>
        <w:div w:id="526675579">
          <w:marLeft w:val="640"/>
          <w:marRight w:val="0"/>
          <w:marTop w:val="0"/>
          <w:marBottom w:val="0"/>
          <w:divBdr>
            <w:top w:val="none" w:sz="0" w:space="0" w:color="auto"/>
            <w:left w:val="none" w:sz="0" w:space="0" w:color="auto"/>
            <w:bottom w:val="none" w:sz="0" w:space="0" w:color="auto"/>
            <w:right w:val="none" w:sz="0" w:space="0" w:color="auto"/>
          </w:divBdr>
        </w:div>
        <w:div w:id="141966194">
          <w:marLeft w:val="640"/>
          <w:marRight w:val="0"/>
          <w:marTop w:val="0"/>
          <w:marBottom w:val="0"/>
          <w:divBdr>
            <w:top w:val="none" w:sz="0" w:space="0" w:color="auto"/>
            <w:left w:val="none" w:sz="0" w:space="0" w:color="auto"/>
            <w:bottom w:val="none" w:sz="0" w:space="0" w:color="auto"/>
            <w:right w:val="none" w:sz="0" w:space="0" w:color="auto"/>
          </w:divBdr>
        </w:div>
        <w:div w:id="486897619">
          <w:marLeft w:val="640"/>
          <w:marRight w:val="0"/>
          <w:marTop w:val="0"/>
          <w:marBottom w:val="0"/>
          <w:divBdr>
            <w:top w:val="none" w:sz="0" w:space="0" w:color="auto"/>
            <w:left w:val="none" w:sz="0" w:space="0" w:color="auto"/>
            <w:bottom w:val="none" w:sz="0" w:space="0" w:color="auto"/>
            <w:right w:val="none" w:sz="0" w:space="0" w:color="auto"/>
          </w:divBdr>
        </w:div>
        <w:div w:id="11954514">
          <w:marLeft w:val="640"/>
          <w:marRight w:val="0"/>
          <w:marTop w:val="0"/>
          <w:marBottom w:val="0"/>
          <w:divBdr>
            <w:top w:val="none" w:sz="0" w:space="0" w:color="auto"/>
            <w:left w:val="none" w:sz="0" w:space="0" w:color="auto"/>
            <w:bottom w:val="none" w:sz="0" w:space="0" w:color="auto"/>
            <w:right w:val="none" w:sz="0" w:space="0" w:color="auto"/>
          </w:divBdr>
        </w:div>
        <w:div w:id="429858971">
          <w:marLeft w:val="640"/>
          <w:marRight w:val="0"/>
          <w:marTop w:val="0"/>
          <w:marBottom w:val="0"/>
          <w:divBdr>
            <w:top w:val="none" w:sz="0" w:space="0" w:color="auto"/>
            <w:left w:val="none" w:sz="0" w:space="0" w:color="auto"/>
            <w:bottom w:val="none" w:sz="0" w:space="0" w:color="auto"/>
            <w:right w:val="none" w:sz="0" w:space="0" w:color="auto"/>
          </w:divBdr>
        </w:div>
        <w:div w:id="1947149384">
          <w:marLeft w:val="640"/>
          <w:marRight w:val="0"/>
          <w:marTop w:val="0"/>
          <w:marBottom w:val="0"/>
          <w:divBdr>
            <w:top w:val="none" w:sz="0" w:space="0" w:color="auto"/>
            <w:left w:val="none" w:sz="0" w:space="0" w:color="auto"/>
            <w:bottom w:val="none" w:sz="0" w:space="0" w:color="auto"/>
            <w:right w:val="none" w:sz="0" w:space="0" w:color="auto"/>
          </w:divBdr>
        </w:div>
        <w:div w:id="1659918554">
          <w:marLeft w:val="640"/>
          <w:marRight w:val="0"/>
          <w:marTop w:val="0"/>
          <w:marBottom w:val="0"/>
          <w:divBdr>
            <w:top w:val="none" w:sz="0" w:space="0" w:color="auto"/>
            <w:left w:val="none" w:sz="0" w:space="0" w:color="auto"/>
            <w:bottom w:val="none" w:sz="0" w:space="0" w:color="auto"/>
            <w:right w:val="none" w:sz="0" w:space="0" w:color="auto"/>
          </w:divBdr>
        </w:div>
        <w:div w:id="1047490300">
          <w:marLeft w:val="640"/>
          <w:marRight w:val="0"/>
          <w:marTop w:val="0"/>
          <w:marBottom w:val="0"/>
          <w:divBdr>
            <w:top w:val="none" w:sz="0" w:space="0" w:color="auto"/>
            <w:left w:val="none" w:sz="0" w:space="0" w:color="auto"/>
            <w:bottom w:val="none" w:sz="0" w:space="0" w:color="auto"/>
            <w:right w:val="none" w:sz="0" w:space="0" w:color="auto"/>
          </w:divBdr>
        </w:div>
        <w:div w:id="1453403816">
          <w:marLeft w:val="640"/>
          <w:marRight w:val="0"/>
          <w:marTop w:val="0"/>
          <w:marBottom w:val="0"/>
          <w:divBdr>
            <w:top w:val="none" w:sz="0" w:space="0" w:color="auto"/>
            <w:left w:val="none" w:sz="0" w:space="0" w:color="auto"/>
            <w:bottom w:val="none" w:sz="0" w:space="0" w:color="auto"/>
            <w:right w:val="none" w:sz="0" w:space="0" w:color="auto"/>
          </w:divBdr>
        </w:div>
        <w:div w:id="1925917627">
          <w:marLeft w:val="640"/>
          <w:marRight w:val="0"/>
          <w:marTop w:val="0"/>
          <w:marBottom w:val="0"/>
          <w:divBdr>
            <w:top w:val="none" w:sz="0" w:space="0" w:color="auto"/>
            <w:left w:val="none" w:sz="0" w:space="0" w:color="auto"/>
            <w:bottom w:val="none" w:sz="0" w:space="0" w:color="auto"/>
            <w:right w:val="none" w:sz="0" w:space="0" w:color="auto"/>
          </w:divBdr>
        </w:div>
        <w:div w:id="1210385504">
          <w:marLeft w:val="640"/>
          <w:marRight w:val="0"/>
          <w:marTop w:val="0"/>
          <w:marBottom w:val="0"/>
          <w:divBdr>
            <w:top w:val="none" w:sz="0" w:space="0" w:color="auto"/>
            <w:left w:val="none" w:sz="0" w:space="0" w:color="auto"/>
            <w:bottom w:val="none" w:sz="0" w:space="0" w:color="auto"/>
            <w:right w:val="none" w:sz="0" w:space="0" w:color="auto"/>
          </w:divBdr>
        </w:div>
        <w:div w:id="1483035337">
          <w:marLeft w:val="640"/>
          <w:marRight w:val="0"/>
          <w:marTop w:val="0"/>
          <w:marBottom w:val="0"/>
          <w:divBdr>
            <w:top w:val="none" w:sz="0" w:space="0" w:color="auto"/>
            <w:left w:val="none" w:sz="0" w:space="0" w:color="auto"/>
            <w:bottom w:val="none" w:sz="0" w:space="0" w:color="auto"/>
            <w:right w:val="none" w:sz="0" w:space="0" w:color="auto"/>
          </w:divBdr>
        </w:div>
        <w:div w:id="11416239">
          <w:marLeft w:val="640"/>
          <w:marRight w:val="0"/>
          <w:marTop w:val="0"/>
          <w:marBottom w:val="0"/>
          <w:divBdr>
            <w:top w:val="none" w:sz="0" w:space="0" w:color="auto"/>
            <w:left w:val="none" w:sz="0" w:space="0" w:color="auto"/>
            <w:bottom w:val="none" w:sz="0" w:space="0" w:color="auto"/>
            <w:right w:val="none" w:sz="0" w:space="0" w:color="auto"/>
          </w:divBdr>
        </w:div>
        <w:div w:id="2013599649">
          <w:marLeft w:val="640"/>
          <w:marRight w:val="0"/>
          <w:marTop w:val="0"/>
          <w:marBottom w:val="0"/>
          <w:divBdr>
            <w:top w:val="none" w:sz="0" w:space="0" w:color="auto"/>
            <w:left w:val="none" w:sz="0" w:space="0" w:color="auto"/>
            <w:bottom w:val="none" w:sz="0" w:space="0" w:color="auto"/>
            <w:right w:val="none" w:sz="0" w:space="0" w:color="auto"/>
          </w:divBdr>
        </w:div>
        <w:div w:id="160587641">
          <w:marLeft w:val="640"/>
          <w:marRight w:val="0"/>
          <w:marTop w:val="0"/>
          <w:marBottom w:val="0"/>
          <w:divBdr>
            <w:top w:val="none" w:sz="0" w:space="0" w:color="auto"/>
            <w:left w:val="none" w:sz="0" w:space="0" w:color="auto"/>
            <w:bottom w:val="none" w:sz="0" w:space="0" w:color="auto"/>
            <w:right w:val="none" w:sz="0" w:space="0" w:color="auto"/>
          </w:divBdr>
        </w:div>
        <w:div w:id="945385807">
          <w:marLeft w:val="640"/>
          <w:marRight w:val="0"/>
          <w:marTop w:val="0"/>
          <w:marBottom w:val="0"/>
          <w:divBdr>
            <w:top w:val="none" w:sz="0" w:space="0" w:color="auto"/>
            <w:left w:val="none" w:sz="0" w:space="0" w:color="auto"/>
            <w:bottom w:val="none" w:sz="0" w:space="0" w:color="auto"/>
            <w:right w:val="none" w:sz="0" w:space="0" w:color="auto"/>
          </w:divBdr>
        </w:div>
        <w:div w:id="296498291">
          <w:marLeft w:val="640"/>
          <w:marRight w:val="0"/>
          <w:marTop w:val="0"/>
          <w:marBottom w:val="0"/>
          <w:divBdr>
            <w:top w:val="none" w:sz="0" w:space="0" w:color="auto"/>
            <w:left w:val="none" w:sz="0" w:space="0" w:color="auto"/>
            <w:bottom w:val="none" w:sz="0" w:space="0" w:color="auto"/>
            <w:right w:val="none" w:sz="0" w:space="0" w:color="auto"/>
          </w:divBdr>
        </w:div>
        <w:div w:id="945842092">
          <w:marLeft w:val="640"/>
          <w:marRight w:val="0"/>
          <w:marTop w:val="0"/>
          <w:marBottom w:val="0"/>
          <w:divBdr>
            <w:top w:val="none" w:sz="0" w:space="0" w:color="auto"/>
            <w:left w:val="none" w:sz="0" w:space="0" w:color="auto"/>
            <w:bottom w:val="none" w:sz="0" w:space="0" w:color="auto"/>
            <w:right w:val="none" w:sz="0" w:space="0" w:color="auto"/>
          </w:divBdr>
        </w:div>
        <w:div w:id="1679427713">
          <w:marLeft w:val="640"/>
          <w:marRight w:val="0"/>
          <w:marTop w:val="0"/>
          <w:marBottom w:val="0"/>
          <w:divBdr>
            <w:top w:val="none" w:sz="0" w:space="0" w:color="auto"/>
            <w:left w:val="none" w:sz="0" w:space="0" w:color="auto"/>
            <w:bottom w:val="none" w:sz="0" w:space="0" w:color="auto"/>
            <w:right w:val="none" w:sz="0" w:space="0" w:color="auto"/>
          </w:divBdr>
        </w:div>
        <w:div w:id="1454446979">
          <w:marLeft w:val="640"/>
          <w:marRight w:val="0"/>
          <w:marTop w:val="0"/>
          <w:marBottom w:val="0"/>
          <w:divBdr>
            <w:top w:val="none" w:sz="0" w:space="0" w:color="auto"/>
            <w:left w:val="none" w:sz="0" w:space="0" w:color="auto"/>
            <w:bottom w:val="none" w:sz="0" w:space="0" w:color="auto"/>
            <w:right w:val="none" w:sz="0" w:space="0" w:color="auto"/>
          </w:divBdr>
        </w:div>
        <w:div w:id="1117220188">
          <w:marLeft w:val="640"/>
          <w:marRight w:val="0"/>
          <w:marTop w:val="0"/>
          <w:marBottom w:val="0"/>
          <w:divBdr>
            <w:top w:val="none" w:sz="0" w:space="0" w:color="auto"/>
            <w:left w:val="none" w:sz="0" w:space="0" w:color="auto"/>
            <w:bottom w:val="none" w:sz="0" w:space="0" w:color="auto"/>
            <w:right w:val="none" w:sz="0" w:space="0" w:color="auto"/>
          </w:divBdr>
        </w:div>
        <w:div w:id="281231681">
          <w:marLeft w:val="640"/>
          <w:marRight w:val="0"/>
          <w:marTop w:val="0"/>
          <w:marBottom w:val="0"/>
          <w:divBdr>
            <w:top w:val="none" w:sz="0" w:space="0" w:color="auto"/>
            <w:left w:val="none" w:sz="0" w:space="0" w:color="auto"/>
            <w:bottom w:val="none" w:sz="0" w:space="0" w:color="auto"/>
            <w:right w:val="none" w:sz="0" w:space="0" w:color="auto"/>
          </w:divBdr>
        </w:div>
        <w:div w:id="2103918226">
          <w:marLeft w:val="640"/>
          <w:marRight w:val="0"/>
          <w:marTop w:val="0"/>
          <w:marBottom w:val="0"/>
          <w:divBdr>
            <w:top w:val="none" w:sz="0" w:space="0" w:color="auto"/>
            <w:left w:val="none" w:sz="0" w:space="0" w:color="auto"/>
            <w:bottom w:val="none" w:sz="0" w:space="0" w:color="auto"/>
            <w:right w:val="none" w:sz="0" w:space="0" w:color="auto"/>
          </w:divBdr>
        </w:div>
        <w:div w:id="1965185339">
          <w:marLeft w:val="640"/>
          <w:marRight w:val="0"/>
          <w:marTop w:val="0"/>
          <w:marBottom w:val="0"/>
          <w:divBdr>
            <w:top w:val="none" w:sz="0" w:space="0" w:color="auto"/>
            <w:left w:val="none" w:sz="0" w:space="0" w:color="auto"/>
            <w:bottom w:val="none" w:sz="0" w:space="0" w:color="auto"/>
            <w:right w:val="none" w:sz="0" w:space="0" w:color="auto"/>
          </w:divBdr>
        </w:div>
        <w:div w:id="1413162416">
          <w:marLeft w:val="640"/>
          <w:marRight w:val="0"/>
          <w:marTop w:val="0"/>
          <w:marBottom w:val="0"/>
          <w:divBdr>
            <w:top w:val="none" w:sz="0" w:space="0" w:color="auto"/>
            <w:left w:val="none" w:sz="0" w:space="0" w:color="auto"/>
            <w:bottom w:val="none" w:sz="0" w:space="0" w:color="auto"/>
            <w:right w:val="none" w:sz="0" w:space="0" w:color="auto"/>
          </w:divBdr>
        </w:div>
        <w:div w:id="1532720568">
          <w:marLeft w:val="640"/>
          <w:marRight w:val="0"/>
          <w:marTop w:val="0"/>
          <w:marBottom w:val="0"/>
          <w:divBdr>
            <w:top w:val="none" w:sz="0" w:space="0" w:color="auto"/>
            <w:left w:val="none" w:sz="0" w:space="0" w:color="auto"/>
            <w:bottom w:val="none" w:sz="0" w:space="0" w:color="auto"/>
            <w:right w:val="none" w:sz="0" w:space="0" w:color="auto"/>
          </w:divBdr>
        </w:div>
        <w:div w:id="1316912574">
          <w:marLeft w:val="640"/>
          <w:marRight w:val="0"/>
          <w:marTop w:val="0"/>
          <w:marBottom w:val="0"/>
          <w:divBdr>
            <w:top w:val="none" w:sz="0" w:space="0" w:color="auto"/>
            <w:left w:val="none" w:sz="0" w:space="0" w:color="auto"/>
            <w:bottom w:val="none" w:sz="0" w:space="0" w:color="auto"/>
            <w:right w:val="none" w:sz="0" w:space="0" w:color="auto"/>
          </w:divBdr>
        </w:div>
        <w:div w:id="340939101">
          <w:marLeft w:val="640"/>
          <w:marRight w:val="0"/>
          <w:marTop w:val="0"/>
          <w:marBottom w:val="0"/>
          <w:divBdr>
            <w:top w:val="none" w:sz="0" w:space="0" w:color="auto"/>
            <w:left w:val="none" w:sz="0" w:space="0" w:color="auto"/>
            <w:bottom w:val="none" w:sz="0" w:space="0" w:color="auto"/>
            <w:right w:val="none" w:sz="0" w:space="0" w:color="auto"/>
          </w:divBdr>
        </w:div>
        <w:div w:id="2021469221">
          <w:marLeft w:val="640"/>
          <w:marRight w:val="0"/>
          <w:marTop w:val="0"/>
          <w:marBottom w:val="0"/>
          <w:divBdr>
            <w:top w:val="none" w:sz="0" w:space="0" w:color="auto"/>
            <w:left w:val="none" w:sz="0" w:space="0" w:color="auto"/>
            <w:bottom w:val="none" w:sz="0" w:space="0" w:color="auto"/>
            <w:right w:val="none" w:sz="0" w:space="0" w:color="auto"/>
          </w:divBdr>
        </w:div>
        <w:div w:id="399376659">
          <w:marLeft w:val="640"/>
          <w:marRight w:val="0"/>
          <w:marTop w:val="0"/>
          <w:marBottom w:val="0"/>
          <w:divBdr>
            <w:top w:val="none" w:sz="0" w:space="0" w:color="auto"/>
            <w:left w:val="none" w:sz="0" w:space="0" w:color="auto"/>
            <w:bottom w:val="none" w:sz="0" w:space="0" w:color="auto"/>
            <w:right w:val="none" w:sz="0" w:space="0" w:color="auto"/>
          </w:divBdr>
        </w:div>
        <w:div w:id="1163815546">
          <w:marLeft w:val="640"/>
          <w:marRight w:val="0"/>
          <w:marTop w:val="0"/>
          <w:marBottom w:val="0"/>
          <w:divBdr>
            <w:top w:val="none" w:sz="0" w:space="0" w:color="auto"/>
            <w:left w:val="none" w:sz="0" w:space="0" w:color="auto"/>
            <w:bottom w:val="none" w:sz="0" w:space="0" w:color="auto"/>
            <w:right w:val="none" w:sz="0" w:space="0" w:color="auto"/>
          </w:divBdr>
        </w:div>
        <w:div w:id="2088644445">
          <w:marLeft w:val="640"/>
          <w:marRight w:val="0"/>
          <w:marTop w:val="0"/>
          <w:marBottom w:val="0"/>
          <w:divBdr>
            <w:top w:val="none" w:sz="0" w:space="0" w:color="auto"/>
            <w:left w:val="none" w:sz="0" w:space="0" w:color="auto"/>
            <w:bottom w:val="none" w:sz="0" w:space="0" w:color="auto"/>
            <w:right w:val="none" w:sz="0" w:space="0" w:color="auto"/>
          </w:divBdr>
        </w:div>
        <w:div w:id="396126434">
          <w:marLeft w:val="640"/>
          <w:marRight w:val="0"/>
          <w:marTop w:val="0"/>
          <w:marBottom w:val="0"/>
          <w:divBdr>
            <w:top w:val="none" w:sz="0" w:space="0" w:color="auto"/>
            <w:left w:val="none" w:sz="0" w:space="0" w:color="auto"/>
            <w:bottom w:val="none" w:sz="0" w:space="0" w:color="auto"/>
            <w:right w:val="none" w:sz="0" w:space="0" w:color="auto"/>
          </w:divBdr>
        </w:div>
        <w:div w:id="1596478866">
          <w:marLeft w:val="640"/>
          <w:marRight w:val="0"/>
          <w:marTop w:val="0"/>
          <w:marBottom w:val="0"/>
          <w:divBdr>
            <w:top w:val="none" w:sz="0" w:space="0" w:color="auto"/>
            <w:left w:val="none" w:sz="0" w:space="0" w:color="auto"/>
            <w:bottom w:val="none" w:sz="0" w:space="0" w:color="auto"/>
            <w:right w:val="none" w:sz="0" w:space="0" w:color="auto"/>
          </w:divBdr>
        </w:div>
        <w:div w:id="1676877369">
          <w:marLeft w:val="640"/>
          <w:marRight w:val="0"/>
          <w:marTop w:val="0"/>
          <w:marBottom w:val="0"/>
          <w:divBdr>
            <w:top w:val="none" w:sz="0" w:space="0" w:color="auto"/>
            <w:left w:val="none" w:sz="0" w:space="0" w:color="auto"/>
            <w:bottom w:val="none" w:sz="0" w:space="0" w:color="auto"/>
            <w:right w:val="none" w:sz="0" w:space="0" w:color="auto"/>
          </w:divBdr>
        </w:div>
        <w:div w:id="2016574041">
          <w:marLeft w:val="640"/>
          <w:marRight w:val="0"/>
          <w:marTop w:val="0"/>
          <w:marBottom w:val="0"/>
          <w:divBdr>
            <w:top w:val="none" w:sz="0" w:space="0" w:color="auto"/>
            <w:left w:val="none" w:sz="0" w:space="0" w:color="auto"/>
            <w:bottom w:val="none" w:sz="0" w:space="0" w:color="auto"/>
            <w:right w:val="none" w:sz="0" w:space="0" w:color="auto"/>
          </w:divBdr>
        </w:div>
        <w:div w:id="1199392421">
          <w:marLeft w:val="640"/>
          <w:marRight w:val="0"/>
          <w:marTop w:val="0"/>
          <w:marBottom w:val="0"/>
          <w:divBdr>
            <w:top w:val="none" w:sz="0" w:space="0" w:color="auto"/>
            <w:left w:val="none" w:sz="0" w:space="0" w:color="auto"/>
            <w:bottom w:val="none" w:sz="0" w:space="0" w:color="auto"/>
            <w:right w:val="none" w:sz="0" w:space="0" w:color="auto"/>
          </w:divBdr>
        </w:div>
        <w:div w:id="1393654262">
          <w:marLeft w:val="640"/>
          <w:marRight w:val="0"/>
          <w:marTop w:val="0"/>
          <w:marBottom w:val="0"/>
          <w:divBdr>
            <w:top w:val="none" w:sz="0" w:space="0" w:color="auto"/>
            <w:left w:val="none" w:sz="0" w:space="0" w:color="auto"/>
            <w:bottom w:val="none" w:sz="0" w:space="0" w:color="auto"/>
            <w:right w:val="none" w:sz="0" w:space="0" w:color="auto"/>
          </w:divBdr>
        </w:div>
        <w:div w:id="202717454">
          <w:marLeft w:val="640"/>
          <w:marRight w:val="0"/>
          <w:marTop w:val="0"/>
          <w:marBottom w:val="0"/>
          <w:divBdr>
            <w:top w:val="none" w:sz="0" w:space="0" w:color="auto"/>
            <w:left w:val="none" w:sz="0" w:space="0" w:color="auto"/>
            <w:bottom w:val="none" w:sz="0" w:space="0" w:color="auto"/>
            <w:right w:val="none" w:sz="0" w:space="0" w:color="auto"/>
          </w:divBdr>
        </w:div>
        <w:div w:id="1537350331">
          <w:marLeft w:val="640"/>
          <w:marRight w:val="0"/>
          <w:marTop w:val="0"/>
          <w:marBottom w:val="0"/>
          <w:divBdr>
            <w:top w:val="none" w:sz="0" w:space="0" w:color="auto"/>
            <w:left w:val="none" w:sz="0" w:space="0" w:color="auto"/>
            <w:bottom w:val="none" w:sz="0" w:space="0" w:color="auto"/>
            <w:right w:val="none" w:sz="0" w:space="0" w:color="auto"/>
          </w:divBdr>
        </w:div>
        <w:div w:id="75132100">
          <w:marLeft w:val="640"/>
          <w:marRight w:val="0"/>
          <w:marTop w:val="0"/>
          <w:marBottom w:val="0"/>
          <w:divBdr>
            <w:top w:val="none" w:sz="0" w:space="0" w:color="auto"/>
            <w:left w:val="none" w:sz="0" w:space="0" w:color="auto"/>
            <w:bottom w:val="none" w:sz="0" w:space="0" w:color="auto"/>
            <w:right w:val="none" w:sz="0" w:space="0" w:color="auto"/>
          </w:divBdr>
        </w:div>
        <w:div w:id="827787020">
          <w:marLeft w:val="640"/>
          <w:marRight w:val="0"/>
          <w:marTop w:val="0"/>
          <w:marBottom w:val="0"/>
          <w:divBdr>
            <w:top w:val="none" w:sz="0" w:space="0" w:color="auto"/>
            <w:left w:val="none" w:sz="0" w:space="0" w:color="auto"/>
            <w:bottom w:val="none" w:sz="0" w:space="0" w:color="auto"/>
            <w:right w:val="none" w:sz="0" w:space="0" w:color="auto"/>
          </w:divBdr>
        </w:div>
        <w:div w:id="1647974305">
          <w:marLeft w:val="640"/>
          <w:marRight w:val="0"/>
          <w:marTop w:val="0"/>
          <w:marBottom w:val="0"/>
          <w:divBdr>
            <w:top w:val="none" w:sz="0" w:space="0" w:color="auto"/>
            <w:left w:val="none" w:sz="0" w:space="0" w:color="auto"/>
            <w:bottom w:val="none" w:sz="0" w:space="0" w:color="auto"/>
            <w:right w:val="none" w:sz="0" w:space="0" w:color="auto"/>
          </w:divBdr>
        </w:div>
        <w:div w:id="2080906918">
          <w:marLeft w:val="640"/>
          <w:marRight w:val="0"/>
          <w:marTop w:val="0"/>
          <w:marBottom w:val="0"/>
          <w:divBdr>
            <w:top w:val="none" w:sz="0" w:space="0" w:color="auto"/>
            <w:left w:val="none" w:sz="0" w:space="0" w:color="auto"/>
            <w:bottom w:val="none" w:sz="0" w:space="0" w:color="auto"/>
            <w:right w:val="none" w:sz="0" w:space="0" w:color="auto"/>
          </w:divBdr>
        </w:div>
        <w:div w:id="1634361410">
          <w:marLeft w:val="640"/>
          <w:marRight w:val="0"/>
          <w:marTop w:val="0"/>
          <w:marBottom w:val="0"/>
          <w:divBdr>
            <w:top w:val="none" w:sz="0" w:space="0" w:color="auto"/>
            <w:left w:val="none" w:sz="0" w:space="0" w:color="auto"/>
            <w:bottom w:val="none" w:sz="0" w:space="0" w:color="auto"/>
            <w:right w:val="none" w:sz="0" w:space="0" w:color="auto"/>
          </w:divBdr>
        </w:div>
        <w:div w:id="1933273436">
          <w:marLeft w:val="640"/>
          <w:marRight w:val="0"/>
          <w:marTop w:val="0"/>
          <w:marBottom w:val="0"/>
          <w:divBdr>
            <w:top w:val="none" w:sz="0" w:space="0" w:color="auto"/>
            <w:left w:val="none" w:sz="0" w:space="0" w:color="auto"/>
            <w:bottom w:val="none" w:sz="0" w:space="0" w:color="auto"/>
            <w:right w:val="none" w:sz="0" w:space="0" w:color="auto"/>
          </w:divBdr>
        </w:div>
        <w:div w:id="69549600">
          <w:marLeft w:val="640"/>
          <w:marRight w:val="0"/>
          <w:marTop w:val="0"/>
          <w:marBottom w:val="0"/>
          <w:divBdr>
            <w:top w:val="none" w:sz="0" w:space="0" w:color="auto"/>
            <w:left w:val="none" w:sz="0" w:space="0" w:color="auto"/>
            <w:bottom w:val="none" w:sz="0" w:space="0" w:color="auto"/>
            <w:right w:val="none" w:sz="0" w:space="0" w:color="auto"/>
          </w:divBdr>
        </w:div>
        <w:div w:id="1995255039">
          <w:marLeft w:val="640"/>
          <w:marRight w:val="0"/>
          <w:marTop w:val="0"/>
          <w:marBottom w:val="0"/>
          <w:divBdr>
            <w:top w:val="none" w:sz="0" w:space="0" w:color="auto"/>
            <w:left w:val="none" w:sz="0" w:space="0" w:color="auto"/>
            <w:bottom w:val="none" w:sz="0" w:space="0" w:color="auto"/>
            <w:right w:val="none" w:sz="0" w:space="0" w:color="auto"/>
          </w:divBdr>
        </w:div>
        <w:div w:id="1431044939">
          <w:marLeft w:val="640"/>
          <w:marRight w:val="0"/>
          <w:marTop w:val="0"/>
          <w:marBottom w:val="0"/>
          <w:divBdr>
            <w:top w:val="none" w:sz="0" w:space="0" w:color="auto"/>
            <w:left w:val="none" w:sz="0" w:space="0" w:color="auto"/>
            <w:bottom w:val="none" w:sz="0" w:space="0" w:color="auto"/>
            <w:right w:val="none" w:sz="0" w:space="0" w:color="auto"/>
          </w:divBdr>
        </w:div>
        <w:div w:id="1397975674">
          <w:marLeft w:val="640"/>
          <w:marRight w:val="0"/>
          <w:marTop w:val="0"/>
          <w:marBottom w:val="0"/>
          <w:divBdr>
            <w:top w:val="none" w:sz="0" w:space="0" w:color="auto"/>
            <w:left w:val="none" w:sz="0" w:space="0" w:color="auto"/>
            <w:bottom w:val="none" w:sz="0" w:space="0" w:color="auto"/>
            <w:right w:val="none" w:sz="0" w:space="0" w:color="auto"/>
          </w:divBdr>
        </w:div>
        <w:div w:id="1818765608">
          <w:marLeft w:val="640"/>
          <w:marRight w:val="0"/>
          <w:marTop w:val="0"/>
          <w:marBottom w:val="0"/>
          <w:divBdr>
            <w:top w:val="none" w:sz="0" w:space="0" w:color="auto"/>
            <w:left w:val="none" w:sz="0" w:space="0" w:color="auto"/>
            <w:bottom w:val="none" w:sz="0" w:space="0" w:color="auto"/>
            <w:right w:val="none" w:sz="0" w:space="0" w:color="auto"/>
          </w:divBdr>
        </w:div>
        <w:div w:id="2127657033">
          <w:marLeft w:val="640"/>
          <w:marRight w:val="0"/>
          <w:marTop w:val="0"/>
          <w:marBottom w:val="0"/>
          <w:divBdr>
            <w:top w:val="none" w:sz="0" w:space="0" w:color="auto"/>
            <w:left w:val="none" w:sz="0" w:space="0" w:color="auto"/>
            <w:bottom w:val="none" w:sz="0" w:space="0" w:color="auto"/>
            <w:right w:val="none" w:sz="0" w:space="0" w:color="auto"/>
          </w:divBdr>
        </w:div>
        <w:div w:id="715739247">
          <w:marLeft w:val="640"/>
          <w:marRight w:val="0"/>
          <w:marTop w:val="0"/>
          <w:marBottom w:val="0"/>
          <w:divBdr>
            <w:top w:val="none" w:sz="0" w:space="0" w:color="auto"/>
            <w:left w:val="none" w:sz="0" w:space="0" w:color="auto"/>
            <w:bottom w:val="none" w:sz="0" w:space="0" w:color="auto"/>
            <w:right w:val="none" w:sz="0" w:space="0" w:color="auto"/>
          </w:divBdr>
        </w:div>
        <w:div w:id="1615015707">
          <w:marLeft w:val="640"/>
          <w:marRight w:val="0"/>
          <w:marTop w:val="0"/>
          <w:marBottom w:val="0"/>
          <w:divBdr>
            <w:top w:val="none" w:sz="0" w:space="0" w:color="auto"/>
            <w:left w:val="none" w:sz="0" w:space="0" w:color="auto"/>
            <w:bottom w:val="none" w:sz="0" w:space="0" w:color="auto"/>
            <w:right w:val="none" w:sz="0" w:space="0" w:color="auto"/>
          </w:divBdr>
        </w:div>
        <w:div w:id="760756235">
          <w:marLeft w:val="640"/>
          <w:marRight w:val="0"/>
          <w:marTop w:val="0"/>
          <w:marBottom w:val="0"/>
          <w:divBdr>
            <w:top w:val="none" w:sz="0" w:space="0" w:color="auto"/>
            <w:left w:val="none" w:sz="0" w:space="0" w:color="auto"/>
            <w:bottom w:val="none" w:sz="0" w:space="0" w:color="auto"/>
            <w:right w:val="none" w:sz="0" w:space="0" w:color="auto"/>
          </w:divBdr>
        </w:div>
        <w:div w:id="211697682">
          <w:marLeft w:val="640"/>
          <w:marRight w:val="0"/>
          <w:marTop w:val="0"/>
          <w:marBottom w:val="0"/>
          <w:divBdr>
            <w:top w:val="none" w:sz="0" w:space="0" w:color="auto"/>
            <w:left w:val="none" w:sz="0" w:space="0" w:color="auto"/>
            <w:bottom w:val="none" w:sz="0" w:space="0" w:color="auto"/>
            <w:right w:val="none" w:sz="0" w:space="0" w:color="auto"/>
          </w:divBdr>
        </w:div>
        <w:div w:id="300233323">
          <w:marLeft w:val="640"/>
          <w:marRight w:val="0"/>
          <w:marTop w:val="0"/>
          <w:marBottom w:val="0"/>
          <w:divBdr>
            <w:top w:val="none" w:sz="0" w:space="0" w:color="auto"/>
            <w:left w:val="none" w:sz="0" w:space="0" w:color="auto"/>
            <w:bottom w:val="none" w:sz="0" w:space="0" w:color="auto"/>
            <w:right w:val="none" w:sz="0" w:space="0" w:color="auto"/>
          </w:divBdr>
        </w:div>
        <w:div w:id="1183938964">
          <w:marLeft w:val="640"/>
          <w:marRight w:val="0"/>
          <w:marTop w:val="0"/>
          <w:marBottom w:val="0"/>
          <w:divBdr>
            <w:top w:val="none" w:sz="0" w:space="0" w:color="auto"/>
            <w:left w:val="none" w:sz="0" w:space="0" w:color="auto"/>
            <w:bottom w:val="none" w:sz="0" w:space="0" w:color="auto"/>
            <w:right w:val="none" w:sz="0" w:space="0" w:color="auto"/>
          </w:divBdr>
        </w:div>
        <w:div w:id="1271468673">
          <w:marLeft w:val="640"/>
          <w:marRight w:val="0"/>
          <w:marTop w:val="0"/>
          <w:marBottom w:val="0"/>
          <w:divBdr>
            <w:top w:val="none" w:sz="0" w:space="0" w:color="auto"/>
            <w:left w:val="none" w:sz="0" w:space="0" w:color="auto"/>
            <w:bottom w:val="none" w:sz="0" w:space="0" w:color="auto"/>
            <w:right w:val="none" w:sz="0" w:space="0" w:color="auto"/>
          </w:divBdr>
        </w:div>
        <w:div w:id="1520463879">
          <w:marLeft w:val="640"/>
          <w:marRight w:val="0"/>
          <w:marTop w:val="0"/>
          <w:marBottom w:val="0"/>
          <w:divBdr>
            <w:top w:val="none" w:sz="0" w:space="0" w:color="auto"/>
            <w:left w:val="none" w:sz="0" w:space="0" w:color="auto"/>
            <w:bottom w:val="none" w:sz="0" w:space="0" w:color="auto"/>
            <w:right w:val="none" w:sz="0" w:space="0" w:color="auto"/>
          </w:divBdr>
        </w:div>
        <w:div w:id="1870029597">
          <w:marLeft w:val="640"/>
          <w:marRight w:val="0"/>
          <w:marTop w:val="0"/>
          <w:marBottom w:val="0"/>
          <w:divBdr>
            <w:top w:val="none" w:sz="0" w:space="0" w:color="auto"/>
            <w:left w:val="none" w:sz="0" w:space="0" w:color="auto"/>
            <w:bottom w:val="none" w:sz="0" w:space="0" w:color="auto"/>
            <w:right w:val="none" w:sz="0" w:space="0" w:color="auto"/>
          </w:divBdr>
        </w:div>
        <w:div w:id="1787113720">
          <w:marLeft w:val="640"/>
          <w:marRight w:val="0"/>
          <w:marTop w:val="0"/>
          <w:marBottom w:val="0"/>
          <w:divBdr>
            <w:top w:val="none" w:sz="0" w:space="0" w:color="auto"/>
            <w:left w:val="none" w:sz="0" w:space="0" w:color="auto"/>
            <w:bottom w:val="none" w:sz="0" w:space="0" w:color="auto"/>
            <w:right w:val="none" w:sz="0" w:space="0" w:color="auto"/>
          </w:divBdr>
        </w:div>
        <w:div w:id="1060833636">
          <w:marLeft w:val="640"/>
          <w:marRight w:val="0"/>
          <w:marTop w:val="0"/>
          <w:marBottom w:val="0"/>
          <w:divBdr>
            <w:top w:val="none" w:sz="0" w:space="0" w:color="auto"/>
            <w:left w:val="none" w:sz="0" w:space="0" w:color="auto"/>
            <w:bottom w:val="none" w:sz="0" w:space="0" w:color="auto"/>
            <w:right w:val="none" w:sz="0" w:space="0" w:color="auto"/>
          </w:divBdr>
        </w:div>
        <w:div w:id="1233002743">
          <w:marLeft w:val="640"/>
          <w:marRight w:val="0"/>
          <w:marTop w:val="0"/>
          <w:marBottom w:val="0"/>
          <w:divBdr>
            <w:top w:val="none" w:sz="0" w:space="0" w:color="auto"/>
            <w:left w:val="none" w:sz="0" w:space="0" w:color="auto"/>
            <w:bottom w:val="none" w:sz="0" w:space="0" w:color="auto"/>
            <w:right w:val="none" w:sz="0" w:space="0" w:color="auto"/>
          </w:divBdr>
        </w:div>
        <w:div w:id="988367025">
          <w:marLeft w:val="640"/>
          <w:marRight w:val="0"/>
          <w:marTop w:val="0"/>
          <w:marBottom w:val="0"/>
          <w:divBdr>
            <w:top w:val="none" w:sz="0" w:space="0" w:color="auto"/>
            <w:left w:val="none" w:sz="0" w:space="0" w:color="auto"/>
            <w:bottom w:val="none" w:sz="0" w:space="0" w:color="auto"/>
            <w:right w:val="none" w:sz="0" w:space="0" w:color="auto"/>
          </w:divBdr>
        </w:div>
        <w:div w:id="1307706112">
          <w:marLeft w:val="640"/>
          <w:marRight w:val="0"/>
          <w:marTop w:val="0"/>
          <w:marBottom w:val="0"/>
          <w:divBdr>
            <w:top w:val="none" w:sz="0" w:space="0" w:color="auto"/>
            <w:left w:val="none" w:sz="0" w:space="0" w:color="auto"/>
            <w:bottom w:val="none" w:sz="0" w:space="0" w:color="auto"/>
            <w:right w:val="none" w:sz="0" w:space="0" w:color="auto"/>
          </w:divBdr>
        </w:div>
        <w:div w:id="779302755">
          <w:marLeft w:val="640"/>
          <w:marRight w:val="0"/>
          <w:marTop w:val="0"/>
          <w:marBottom w:val="0"/>
          <w:divBdr>
            <w:top w:val="none" w:sz="0" w:space="0" w:color="auto"/>
            <w:left w:val="none" w:sz="0" w:space="0" w:color="auto"/>
            <w:bottom w:val="none" w:sz="0" w:space="0" w:color="auto"/>
            <w:right w:val="none" w:sz="0" w:space="0" w:color="auto"/>
          </w:divBdr>
        </w:div>
        <w:div w:id="1693610824">
          <w:marLeft w:val="640"/>
          <w:marRight w:val="0"/>
          <w:marTop w:val="0"/>
          <w:marBottom w:val="0"/>
          <w:divBdr>
            <w:top w:val="none" w:sz="0" w:space="0" w:color="auto"/>
            <w:left w:val="none" w:sz="0" w:space="0" w:color="auto"/>
            <w:bottom w:val="none" w:sz="0" w:space="0" w:color="auto"/>
            <w:right w:val="none" w:sz="0" w:space="0" w:color="auto"/>
          </w:divBdr>
        </w:div>
        <w:div w:id="1318069303">
          <w:marLeft w:val="640"/>
          <w:marRight w:val="0"/>
          <w:marTop w:val="0"/>
          <w:marBottom w:val="0"/>
          <w:divBdr>
            <w:top w:val="none" w:sz="0" w:space="0" w:color="auto"/>
            <w:left w:val="none" w:sz="0" w:space="0" w:color="auto"/>
            <w:bottom w:val="none" w:sz="0" w:space="0" w:color="auto"/>
            <w:right w:val="none" w:sz="0" w:space="0" w:color="auto"/>
          </w:divBdr>
        </w:div>
        <w:div w:id="1810517572">
          <w:marLeft w:val="640"/>
          <w:marRight w:val="0"/>
          <w:marTop w:val="0"/>
          <w:marBottom w:val="0"/>
          <w:divBdr>
            <w:top w:val="none" w:sz="0" w:space="0" w:color="auto"/>
            <w:left w:val="none" w:sz="0" w:space="0" w:color="auto"/>
            <w:bottom w:val="none" w:sz="0" w:space="0" w:color="auto"/>
            <w:right w:val="none" w:sz="0" w:space="0" w:color="auto"/>
          </w:divBdr>
        </w:div>
        <w:div w:id="468982847">
          <w:marLeft w:val="640"/>
          <w:marRight w:val="0"/>
          <w:marTop w:val="0"/>
          <w:marBottom w:val="0"/>
          <w:divBdr>
            <w:top w:val="none" w:sz="0" w:space="0" w:color="auto"/>
            <w:left w:val="none" w:sz="0" w:space="0" w:color="auto"/>
            <w:bottom w:val="none" w:sz="0" w:space="0" w:color="auto"/>
            <w:right w:val="none" w:sz="0" w:space="0" w:color="auto"/>
          </w:divBdr>
        </w:div>
        <w:div w:id="588545159">
          <w:marLeft w:val="640"/>
          <w:marRight w:val="0"/>
          <w:marTop w:val="0"/>
          <w:marBottom w:val="0"/>
          <w:divBdr>
            <w:top w:val="none" w:sz="0" w:space="0" w:color="auto"/>
            <w:left w:val="none" w:sz="0" w:space="0" w:color="auto"/>
            <w:bottom w:val="none" w:sz="0" w:space="0" w:color="auto"/>
            <w:right w:val="none" w:sz="0" w:space="0" w:color="auto"/>
          </w:divBdr>
        </w:div>
        <w:div w:id="1956982872">
          <w:marLeft w:val="640"/>
          <w:marRight w:val="0"/>
          <w:marTop w:val="0"/>
          <w:marBottom w:val="0"/>
          <w:divBdr>
            <w:top w:val="none" w:sz="0" w:space="0" w:color="auto"/>
            <w:left w:val="none" w:sz="0" w:space="0" w:color="auto"/>
            <w:bottom w:val="none" w:sz="0" w:space="0" w:color="auto"/>
            <w:right w:val="none" w:sz="0" w:space="0" w:color="auto"/>
          </w:divBdr>
        </w:div>
        <w:div w:id="1068041047">
          <w:marLeft w:val="640"/>
          <w:marRight w:val="0"/>
          <w:marTop w:val="0"/>
          <w:marBottom w:val="0"/>
          <w:divBdr>
            <w:top w:val="none" w:sz="0" w:space="0" w:color="auto"/>
            <w:left w:val="none" w:sz="0" w:space="0" w:color="auto"/>
            <w:bottom w:val="none" w:sz="0" w:space="0" w:color="auto"/>
            <w:right w:val="none" w:sz="0" w:space="0" w:color="auto"/>
          </w:divBdr>
        </w:div>
        <w:div w:id="766384542">
          <w:marLeft w:val="640"/>
          <w:marRight w:val="0"/>
          <w:marTop w:val="0"/>
          <w:marBottom w:val="0"/>
          <w:divBdr>
            <w:top w:val="none" w:sz="0" w:space="0" w:color="auto"/>
            <w:left w:val="none" w:sz="0" w:space="0" w:color="auto"/>
            <w:bottom w:val="none" w:sz="0" w:space="0" w:color="auto"/>
            <w:right w:val="none" w:sz="0" w:space="0" w:color="auto"/>
          </w:divBdr>
        </w:div>
        <w:div w:id="1502313628">
          <w:marLeft w:val="640"/>
          <w:marRight w:val="0"/>
          <w:marTop w:val="0"/>
          <w:marBottom w:val="0"/>
          <w:divBdr>
            <w:top w:val="none" w:sz="0" w:space="0" w:color="auto"/>
            <w:left w:val="none" w:sz="0" w:space="0" w:color="auto"/>
            <w:bottom w:val="none" w:sz="0" w:space="0" w:color="auto"/>
            <w:right w:val="none" w:sz="0" w:space="0" w:color="auto"/>
          </w:divBdr>
        </w:div>
        <w:div w:id="345713051">
          <w:marLeft w:val="640"/>
          <w:marRight w:val="0"/>
          <w:marTop w:val="0"/>
          <w:marBottom w:val="0"/>
          <w:divBdr>
            <w:top w:val="none" w:sz="0" w:space="0" w:color="auto"/>
            <w:left w:val="none" w:sz="0" w:space="0" w:color="auto"/>
            <w:bottom w:val="none" w:sz="0" w:space="0" w:color="auto"/>
            <w:right w:val="none" w:sz="0" w:space="0" w:color="auto"/>
          </w:divBdr>
        </w:div>
        <w:div w:id="689331784">
          <w:marLeft w:val="640"/>
          <w:marRight w:val="0"/>
          <w:marTop w:val="0"/>
          <w:marBottom w:val="0"/>
          <w:divBdr>
            <w:top w:val="none" w:sz="0" w:space="0" w:color="auto"/>
            <w:left w:val="none" w:sz="0" w:space="0" w:color="auto"/>
            <w:bottom w:val="none" w:sz="0" w:space="0" w:color="auto"/>
            <w:right w:val="none" w:sz="0" w:space="0" w:color="auto"/>
          </w:divBdr>
        </w:div>
        <w:div w:id="360862509">
          <w:marLeft w:val="640"/>
          <w:marRight w:val="0"/>
          <w:marTop w:val="0"/>
          <w:marBottom w:val="0"/>
          <w:divBdr>
            <w:top w:val="none" w:sz="0" w:space="0" w:color="auto"/>
            <w:left w:val="none" w:sz="0" w:space="0" w:color="auto"/>
            <w:bottom w:val="none" w:sz="0" w:space="0" w:color="auto"/>
            <w:right w:val="none" w:sz="0" w:space="0" w:color="auto"/>
          </w:divBdr>
        </w:div>
        <w:div w:id="2014457749">
          <w:marLeft w:val="640"/>
          <w:marRight w:val="0"/>
          <w:marTop w:val="0"/>
          <w:marBottom w:val="0"/>
          <w:divBdr>
            <w:top w:val="none" w:sz="0" w:space="0" w:color="auto"/>
            <w:left w:val="none" w:sz="0" w:space="0" w:color="auto"/>
            <w:bottom w:val="none" w:sz="0" w:space="0" w:color="auto"/>
            <w:right w:val="none" w:sz="0" w:space="0" w:color="auto"/>
          </w:divBdr>
        </w:div>
      </w:divsChild>
    </w:div>
    <w:div w:id="2013951649">
      <w:bodyDiv w:val="1"/>
      <w:marLeft w:val="0"/>
      <w:marRight w:val="0"/>
      <w:marTop w:val="0"/>
      <w:marBottom w:val="0"/>
      <w:divBdr>
        <w:top w:val="none" w:sz="0" w:space="0" w:color="auto"/>
        <w:left w:val="none" w:sz="0" w:space="0" w:color="auto"/>
        <w:bottom w:val="none" w:sz="0" w:space="0" w:color="auto"/>
        <w:right w:val="none" w:sz="0" w:space="0" w:color="auto"/>
      </w:divBdr>
      <w:divsChild>
        <w:div w:id="241570851">
          <w:marLeft w:val="640"/>
          <w:marRight w:val="0"/>
          <w:marTop w:val="0"/>
          <w:marBottom w:val="0"/>
          <w:divBdr>
            <w:top w:val="none" w:sz="0" w:space="0" w:color="auto"/>
            <w:left w:val="none" w:sz="0" w:space="0" w:color="auto"/>
            <w:bottom w:val="none" w:sz="0" w:space="0" w:color="auto"/>
            <w:right w:val="none" w:sz="0" w:space="0" w:color="auto"/>
          </w:divBdr>
        </w:div>
        <w:div w:id="337924868">
          <w:marLeft w:val="640"/>
          <w:marRight w:val="0"/>
          <w:marTop w:val="0"/>
          <w:marBottom w:val="0"/>
          <w:divBdr>
            <w:top w:val="none" w:sz="0" w:space="0" w:color="auto"/>
            <w:left w:val="none" w:sz="0" w:space="0" w:color="auto"/>
            <w:bottom w:val="none" w:sz="0" w:space="0" w:color="auto"/>
            <w:right w:val="none" w:sz="0" w:space="0" w:color="auto"/>
          </w:divBdr>
        </w:div>
        <w:div w:id="1725330122">
          <w:marLeft w:val="640"/>
          <w:marRight w:val="0"/>
          <w:marTop w:val="0"/>
          <w:marBottom w:val="0"/>
          <w:divBdr>
            <w:top w:val="none" w:sz="0" w:space="0" w:color="auto"/>
            <w:left w:val="none" w:sz="0" w:space="0" w:color="auto"/>
            <w:bottom w:val="none" w:sz="0" w:space="0" w:color="auto"/>
            <w:right w:val="none" w:sz="0" w:space="0" w:color="auto"/>
          </w:divBdr>
        </w:div>
        <w:div w:id="1397508597">
          <w:marLeft w:val="640"/>
          <w:marRight w:val="0"/>
          <w:marTop w:val="0"/>
          <w:marBottom w:val="0"/>
          <w:divBdr>
            <w:top w:val="none" w:sz="0" w:space="0" w:color="auto"/>
            <w:left w:val="none" w:sz="0" w:space="0" w:color="auto"/>
            <w:bottom w:val="none" w:sz="0" w:space="0" w:color="auto"/>
            <w:right w:val="none" w:sz="0" w:space="0" w:color="auto"/>
          </w:divBdr>
        </w:div>
        <w:div w:id="1265378219">
          <w:marLeft w:val="640"/>
          <w:marRight w:val="0"/>
          <w:marTop w:val="0"/>
          <w:marBottom w:val="0"/>
          <w:divBdr>
            <w:top w:val="none" w:sz="0" w:space="0" w:color="auto"/>
            <w:left w:val="none" w:sz="0" w:space="0" w:color="auto"/>
            <w:bottom w:val="none" w:sz="0" w:space="0" w:color="auto"/>
            <w:right w:val="none" w:sz="0" w:space="0" w:color="auto"/>
          </w:divBdr>
        </w:div>
        <w:div w:id="1635481178">
          <w:marLeft w:val="640"/>
          <w:marRight w:val="0"/>
          <w:marTop w:val="0"/>
          <w:marBottom w:val="0"/>
          <w:divBdr>
            <w:top w:val="none" w:sz="0" w:space="0" w:color="auto"/>
            <w:left w:val="none" w:sz="0" w:space="0" w:color="auto"/>
            <w:bottom w:val="none" w:sz="0" w:space="0" w:color="auto"/>
            <w:right w:val="none" w:sz="0" w:space="0" w:color="auto"/>
          </w:divBdr>
        </w:div>
        <w:div w:id="164830825">
          <w:marLeft w:val="640"/>
          <w:marRight w:val="0"/>
          <w:marTop w:val="0"/>
          <w:marBottom w:val="0"/>
          <w:divBdr>
            <w:top w:val="none" w:sz="0" w:space="0" w:color="auto"/>
            <w:left w:val="none" w:sz="0" w:space="0" w:color="auto"/>
            <w:bottom w:val="none" w:sz="0" w:space="0" w:color="auto"/>
            <w:right w:val="none" w:sz="0" w:space="0" w:color="auto"/>
          </w:divBdr>
        </w:div>
        <w:div w:id="1152792209">
          <w:marLeft w:val="640"/>
          <w:marRight w:val="0"/>
          <w:marTop w:val="0"/>
          <w:marBottom w:val="0"/>
          <w:divBdr>
            <w:top w:val="none" w:sz="0" w:space="0" w:color="auto"/>
            <w:left w:val="none" w:sz="0" w:space="0" w:color="auto"/>
            <w:bottom w:val="none" w:sz="0" w:space="0" w:color="auto"/>
            <w:right w:val="none" w:sz="0" w:space="0" w:color="auto"/>
          </w:divBdr>
        </w:div>
        <w:div w:id="64500273">
          <w:marLeft w:val="640"/>
          <w:marRight w:val="0"/>
          <w:marTop w:val="0"/>
          <w:marBottom w:val="0"/>
          <w:divBdr>
            <w:top w:val="none" w:sz="0" w:space="0" w:color="auto"/>
            <w:left w:val="none" w:sz="0" w:space="0" w:color="auto"/>
            <w:bottom w:val="none" w:sz="0" w:space="0" w:color="auto"/>
            <w:right w:val="none" w:sz="0" w:space="0" w:color="auto"/>
          </w:divBdr>
        </w:div>
        <w:div w:id="172764871">
          <w:marLeft w:val="640"/>
          <w:marRight w:val="0"/>
          <w:marTop w:val="0"/>
          <w:marBottom w:val="0"/>
          <w:divBdr>
            <w:top w:val="none" w:sz="0" w:space="0" w:color="auto"/>
            <w:left w:val="none" w:sz="0" w:space="0" w:color="auto"/>
            <w:bottom w:val="none" w:sz="0" w:space="0" w:color="auto"/>
            <w:right w:val="none" w:sz="0" w:space="0" w:color="auto"/>
          </w:divBdr>
        </w:div>
        <w:div w:id="644773710">
          <w:marLeft w:val="640"/>
          <w:marRight w:val="0"/>
          <w:marTop w:val="0"/>
          <w:marBottom w:val="0"/>
          <w:divBdr>
            <w:top w:val="none" w:sz="0" w:space="0" w:color="auto"/>
            <w:left w:val="none" w:sz="0" w:space="0" w:color="auto"/>
            <w:bottom w:val="none" w:sz="0" w:space="0" w:color="auto"/>
            <w:right w:val="none" w:sz="0" w:space="0" w:color="auto"/>
          </w:divBdr>
        </w:div>
        <w:div w:id="511578255">
          <w:marLeft w:val="640"/>
          <w:marRight w:val="0"/>
          <w:marTop w:val="0"/>
          <w:marBottom w:val="0"/>
          <w:divBdr>
            <w:top w:val="none" w:sz="0" w:space="0" w:color="auto"/>
            <w:left w:val="none" w:sz="0" w:space="0" w:color="auto"/>
            <w:bottom w:val="none" w:sz="0" w:space="0" w:color="auto"/>
            <w:right w:val="none" w:sz="0" w:space="0" w:color="auto"/>
          </w:divBdr>
        </w:div>
        <w:div w:id="1212351381">
          <w:marLeft w:val="640"/>
          <w:marRight w:val="0"/>
          <w:marTop w:val="0"/>
          <w:marBottom w:val="0"/>
          <w:divBdr>
            <w:top w:val="none" w:sz="0" w:space="0" w:color="auto"/>
            <w:left w:val="none" w:sz="0" w:space="0" w:color="auto"/>
            <w:bottom w:val="none" w:sz="0" w:space="0" w:color="auto"/>
            <w:right w:val="none" w:sz="0" w:space="0" w:color="auto"/>
          </w:divBdr>
        </w:div>
        <w:div w:id="2051413808">
          <w:marLeft w:val="640"/>
          <w:marRight w:val="0"/>
          <w:marTop w:val="0"/>
          <w:marBottom w:val="0"/>
          <w:divBdr>
            <w:top w:val="none" w:sz="0" w:space="0" w:color="auto"/>
            <w:left w:val="none" w:sz="0" w:space="0" w:color="auto"/>
            <w:bottom w:val="none" w:sz="0" w:space="0" w:color="auto"/>
            <w:right w:val="none" w:sz="0" w:space="0" w:color="auto"/>
          </w:divBdr>
        </w:div>
        <w:div w:id="540359829">
          <w:marLeft w:val="640"/>
          <w:marRight w:val="0"/>
          <w:marTop w:val="0"/>
          <w:marBottom w:val="0"/>
          <w:divBdr>
            <w:top w:val="none" w:sz="0" w:space="0" w:color="auto"/>
            <w:left w:val="none" w:sz="0" w:space="0" w:color="auto"/>
            <w:bottom w:val="none" w:sz="0" w:space="0" w:color="auto"/>
            <w:right w:val="none" w:sz="0" w:space="0" w:color="auto"/>
          </w:divBdr>
        </w:div>
        <w:div w:id="1080250106">
          <w:marLeft w:val="640"/>
          <w:marRight w:val="0"/>
          <w:marTop w:val="0"/>
          <w:marBottom w:val="0"/>
          <w:divBdr>
            <w:top w:val="none" w:sz="0" w:space="0" w:color="auto"/>
            <w:left w:val="none" w:sz="0" w:space="0" w:color="auto"/>
            <w:bottom w:val="none" w:sz="0" w:space="0" w:color="auto"/>
            <w:right w:val="none" w:sz="0" w:space="0" w:color="auto"/>
          </w:divBdr>
        </w:div>
        <w:div w:id="1911959942">
          <w:marLeft w:val="640"/>
          <w:marRight w:val="0"/>
          <w:marTop w:val="0"/>
          <w:marBottom w:val="0"/>
          <w:divBdr>
            <w:top w:val="none" w:sz="0" w:space="0" w:color="auto"/>
            <w:left w:val="none" w:sz="0" w:space="0" w:color="auto"/>
            <w:bottom w:val="none" w:sz="0" w:space="0" w:color="auto"/>
            <w:right w:val="none" w:sz="0" w:space="0" w:color="auto"/>
          </w:divBdr>
        </w:div>
        <w:div w:id="2017001484">
          <w:marLeft w:val="640"/>
          <w:marRight w:val="0"/>
          <w:marTop w:val="0"/>
          <w:marBottom w:val="0"/>
          <w:divBdr>
            <w:top w:val="none" w:sz="0" w:space="0" w:color="auto"/>
            <w:left w:val="none" w:sz="0" w:space="0" w:color="auto"/>
            <w:bottom w:val="none" w:sz="0" w:space="0" w:color="auto"/>
            <w:right w:val="none" w:sz="0" w:space="0" w:color="auto"/>
          </w:divBdr>
        </w:div>
        <w:div w:id="1367485653">
          <w:marLeft w:val="640"/>
          <w:marRight w:val="0"/>
          <w:marTop w:val="0"/>
          <w:marBottom w:val="0"/>
          <w:divBdr>
            <w:top w:val="none" w:sz="0" w:space="0" w:color="auto"/>
            <w:left w:val="none" w:sz="0" w:space="0" w:color="auto"/>
            <w:bottom w:val="none" w:sz="0" w:space="0" w:color="auto"/>
            <w:right w:val="none" w:sz="0" w:space="0" w:color="auto"/>
          </w:divBdr>
        </w:div>
        <w:div w:id="2123188319">
          <w:marLeft w:val="640"/>
          <w:marRight w:val="0"/>
          <w:marTop w:val="0"/>
          <w:marBottom w:val="0"/>
          <w:divBdr>
            <w:top w:val="none" w:sz="0" w:space="0" w:color="auto"/>
            <w:left w:val="none" w:sz="0" w:space="0" w:color="auto"/>
            <w:bottom w:val="none" w:sz="0" w:space="0" w:color="auto"/>
            <w:right w:val="none" w:sz="0" w:space="0" w:color="auto"/>
          </w:divBdr>
        </w:div>
        <w:div w:id="2058039932">
          <w:marLeft w:val="640"/>
          <w:marRight w:val="0"/>
          <w:marTop w:val="0"/>
          <w:marBottom w:val="0"/>
          <w:divBdr>
            <w:top w:val="none" w:sz="0" w:space="0" w:color="auto"/>
            <w:left w:val="none" w:sz="0" w:space="0" w:color="auto"/>
            <w:bottom w:val="none" w:sz="0" w:space="0" w:color="auto"/>
            <w:right w:val="none" w:sz="0" w:space="0" w:color="auto"/>
          </w:divBdr>
        </w:div>
        <w:div w:id="1258175428">
          <w:marLeft w:val="640"/>
          <w:marRight w:val="0"/>
          <w:marTop w:val="0"/>
          <w:marBottom w:val="0"/>
          <w:divBdr>
            <w:top w:val="none" w:sz="0" w:space="0" w:color="auto"/>
            <w:left w:val="none" w:sz="0" w:space="0" w:color="auto"/>
            <w:bottom w:val="none" w:sz="0" w:space="0" w:color="auto"/>
            <w:right w:val="none" w:sz="0" w:space="0" w:color="auto"/>
          </w:divBdr>
        </w:div>
        <w:div w:id="2053652609">
          <w:marLeft w:val="640"/>
          <w:marRight w:val="0"/>
          <w:marTop w:val="0"/>
          <w:marBottom w:val="0"/>
          <w:divBdr>
            <w:top w:val="none" w:sz="0" w:space="0" w:color="auto"/>
            <w:left w:val="none" w:sz="0" w:space="0" w:color="auto"/>
            <w:bottom w:val="none" w:sz="0" w:space="0" w:color="auto"/>
            <w:right w:val="none" w:sz="0" w:space="0" w:color="auto"/>
          </w:divBdr>
        </w:div>
        <w:div w:id="960037690">
          <w:marLeft w:val="640"/>
          <w:marRight w:val="0"/>
          <w:marTop w:val="0"/>
          <w:marBottom w:val="0"/>
          <w:divBdr>
            <w:top w:val="none" w:sz="0" w:space="0" w:color="auto"/>
            <w:left w:val="none" w:sz="0" w:space="0" w:color="auto"/>
            <w:bottom w:val="none" w:sz="0" w:space="0" w:color="auto"/>
            <w:right w:val="none" w:sz="0" w:space="0" w:color="auto"/>
          </w:divBdr>
        </w:div>
        <w:div w:id="1499036360">
          <w:marLeft w:val="640"/>
          <w:marRight w:val="0"/>
          <w:marTop w:val="0"/>
          <w:marBottom w:val="0"/>
          <w:divBdr>
            <w:top w:val="none" w:sz="0" w:space="0" w:color="auto"/>
            <w:left w:val="none" w:sz="0" w:space="0" w:color="auto"/>
            <w:bottom w:val="none" w:sz="0" w:space="0" w:color="auto"/>
            <w:right w:val="none" w:sz="0" w:space="0" w:color="auto"/>
          </w:divBdr>
        </w:div>
        <w:div w:id="1993101439">
          <w:marLeft w:val="640"/>
          <w:marRight w:val="0"/>
          <w:marTop w:val="0"/>
          <w:marBottom w:val="0"/>
          <w:divBdr>
            <w:top w:val="none" w:sz="0" w:space="0" w:color="auto"/>
            <w:left w:val="none" w:sz="0" w:space="0" w:color="auto"/>
            <w:bottom w:val="none" w:sz="0" w:space="0" w:color="auto"/>
            <w:right w:val="none" w:sz="0" w:space="0" w:color="auto"/>
          </w:divBdr>
        </w:div>
        <w:div w:id="1109423305">
          <w:marLeft w:val="640"/>
          <w:marRight w:val="0"/>
          <w:marTop w:val="0"/>
          <w:marBottom w:val="0"/>
          <w:divBdr>
            <w:top w:val="none" w:sz="0" w:space="0" w:color="auto"/>
            <w:left w:val="none" w:sz="0" w:space="0" w:color="auto"/>
            <w:bottom w:val="none" w:sz="0" w:space="0" w:color="auto"/>
            <w:right w:val="none" w:sz="0" w:space="0" w:color="auto"/>
          </w:divBdr>
        </w:div>
        <w:div w:id="1579515587">
          <w:marLeft w:val="640"/>
          <w:marRight w:val="0"/>
          <w:marTop w:val="0"/>
          <w:marBottom w:val="0"/>
          <w:divBdr>
            <w:top w:val="none" w:sz="0" w:space="0" w:color="auto"/>
            <w:left w:val="none" w:sz="0" w:space="0" w:color="auto"/>
            <w:bottom w:val="none" w:sz="0" w:space="0" w:color="auto"/>
            <w:right w:val="none" w:sz="0" w:space="0" w:color="auto"/>
          </w:divBdr>
        </w:div>
        <w:div w:id="954023142">
          <w:marLeft w:val="640"/>
          <w:marRight w:val="0"/>
          <w:marTop w:val="0"/>
          <w:marBottom w:val="0"/>
          <w:divBdr>
            <w:top w:val="none" w:sz="0" w:space="0" w:color="auto"/>
            <w:left w:val="none" w:sz="0" w:space="0" w:color="auto"/>
            <w:bottom w:val="none" w:sz="0" w:space="0" w:color="auto"/>
            <w:right w:val="none" w:sz="0" w:space="0" w:color="auto"/>
          </w:divBdr>
        </w:div>
        <w:div w:id="1336885392">
          <w:marLeft w:val="640"/>
          <w:marRight w:val="0"/>
          <w:marTop w:val="0"/>
          <w:marBottom w:val="0"/>
          <w:divBdr>
            <w:top w:val="none" w:sz="0" w:space="0" w:color="auto"/>
            <w:left w:val="none" w:sz="0" w:space="0" w:color="auto"/>
            <w:bottom w:val="none" w:sz="0" w:space="0" w:color="auto"/>
            <w:right w:val="none" w:sz="0" w:space="0" w:color="auto"/>
          </w:divBdr>
        </w:div>
        <w:div w:id="28654457">
          <w:marLeft w:val="640"/>
          <w:marRight w:val="0"/>
          <w:marTop w:val="0"/>
          <w:marBottom w:val="0"/>
          <w:divBdr>
            <w:top w:val="none" w:sz="0" w:space="0" w:color="auto"/>
            <w:left w:val="none" w:sz="0" w:space="0" w:color="auto"/>
            <w:bottom w:val="none" w:sz="0" w:space="0" w:color="auto"/>
            <w:right w:val="none" w:sz="0" w:space="0" w:color="auto"/>
          </w:divBdr>
        </w:div>
        <w:div w:id="486753818">
          <w:marLeft w:val="640"/>
          <w:marRight w:val="0"/>
          <w:marTop w:val="0"/>
          <w:marBottom w:val="0"/>
          <w:divBdr>
            <w:top w:val="none" w:sz="0" w:space="0" w:color="auto"/>
            <w:left w:val="none" w:sz="0" w:space="0" w:color="auto"/>
            <w:bottom w:val="none" w:sz="0" w:space="0" w:color="auto"/>
            <w:right w:val="none" w:sz="0" w:space="0" w:color="auto"/>
          </w:divBdr>
        </w:div>
        <w:div w:id="2053845205">
          <w:marLeft w:val="640"/>
          <w:marRight w:val="0"/>
          <w:marTop w:val="0"/>
          <w:marBottom w:val="0"/>
          <w:divBdr>
            <w:top w:val="none" w:sz="0" w:space="0" w:color="auto"/>
            <w:left w:val="none" w:sz="0" w:space="0" w:color="auto"/>
            <w:bottom w:val="none" w:sz="0" w:space="0" w:color="auto"/>
            <w:right w:val="none" w:sz="0" w:space="0" w:color="auto"/>
          </w:divBdr>
        </w:div>
        <w:div w:id="1809741671">
          <w:marLeft w:val="640"/>
          <w:marRight w:val="0"/>
          <w:marTop w:val="0"/>
          <w:marBottom w:val="0"/>
          <w:divBdr>
            <w:top w:val="none" w:sz="0" w:space="0" w:color="auto"/>
            <w:left w:val="none" w:sz="0" w:space="0" w:color="auto"/>
            <w:bottom w:val="none" w:sz="0" w:space="0" w:color="auto"/>
            <w:right w:val="none" w:sz="0" w:space="0" w:color="auto"/>
          </w:divBdr>
        </w:div>
        <w:div w:id="1263956994">
          <w:marLeft w:val="640"/>
          <w:marRight w:val="0"/>
          <w:marTop w:val="0"/>
          <w:marBottom w:val="0"/>
          <w:divBdr>
            <w:top w:val="none" w:sz="0" w:space="0" w:color="auto"/>
            <w:left w:val="none" w:sz="0" w:space="0" w:color="auto"/>
            <w:bottom w:val="none" w:sz="0" w:space="0" w:color="auto"/>
            <w:right w:val="none" w:sz="0" w:space="0" w:color="auto"/>
          </w:divBdr>
        </w:div>
        <w:div w:id="330522185">
          <w:marLeft w:val="640"/>
          <w:marRight w:val="0"/>
          <w:marTop w:val="0"/>
          <w:marBottom w:val="0"/>
          <w:divBdr>
            <w:top w:val="none" w:sz="0" w:space="0" w:color="auto"/>
            <w:left w:val="none" w:sz="0" w:space="0" w:color="auto"/>
            <w:bottom w:val="none" w:sz="0" w:space="0" w:color="auto"/>
            <w:right w:val="none" w:sz="0" w:space="0" w:color="auto"/>
          </w:divBdr>
        </w:div>
        <w:div w:id="1157069772">
          <w:marLeft w:val="640"/>
          <w:marRight w:val="0"/>
          <w:marTop w:val="0"/>
          <w:marBottom w:val="0"/>
          <w:divBdr>
            <w:top w:val="none" w:sz="0" w:space="0" w:color="auto"/>
            <w:left w:val="none" w:sz="0" w:space="0" w:color="auto"/>
            <w:bottom w:val="none" w:sz="0" w:space="0" w:color="auto"/>
            <w:right w:val="none" w:sz="0" w:space="0" w:color="auto"/>
          </w:divBdr>
        </w:div>
        <w:div w:id="1755782529">
          <w:marLeft w:val="640"/>
          <w:marRight w:val="0"/>
          <w:marTop w:val="0"/>
          <w:marBottom w:val="0"/>
          <w:divBdr>
            <w:top w:val="none" w:sz="0" w:space="0" w:color="auto"/>
            <w:left w:val="none" w:sz="0" w:space="0" w:color="auto"/>
            <w:bottom w:val="none" w:sz="0" w:space="0" w:color="auto"/>
            <w:right w:val="none" w:sz="0" w:space="0" w:color="auto"/>
          </w:divBdr>
        </w:div>
        <w:div w:id="1658531902">
          <w:marLeft w:val="640"/>
          <w:marRight w:val="0"/>
          <w:marTop w:val="0"/>
          <w:marBottom w:val="0"/>
          <w:divBdr>
            <w:top w:val="none" w:sz="0" w:space="0" w:color="auto"/>
            <w:left w:val="none" w:sz="0" w:space="0" w:color="auto"/>
            <w:bottom w:val="none" w:sz="0" w:space="0" w:color="auto"/>
            <w:right w:val="none" w:sz="0" w:space="0" w:color="auto"/>
          </w:divBdr>
        </w:div>
        <w:div w:id="1474449807">
          <w:marLeft w:val="640"/>
          <w:marRight w:val="0"/>
          <w:marTop w:val="0"/>
          <w:marBottom w:val="0"/>
          <w:divBdr>
            <w:top w:val="none" w:sz="0" w:space="0" w:color="auto"/>
            <w:left w:val="none" w:sz="0" w:space="0" w:color="auto"/>
            <w:bottom w:val="none" w:sz="0" w:space="0" w:color="auto"/>
            <w:right w:val="none" w:sz="0" w:space="0" w:color="auto"/>
          </w:divBdr>
        </w:div>
        <w:div w:id="2083866072">
          <w:marLeft w:val="640"/>
          <w:marRight w:val="0"/>
          <w:marTop w:val="0"/>
          <w:marBottom w:val="0"/>
          <w:divBdr>
            <w:top w:val="none" w:sz="0" w:space="0" w:color="auto"/>
            <w:left w:val="none" w:sz="0" w:space="0" w:color="auto"/>
            <w:bottom w:val="none" w:sz="0" w:space="0" w:color="auto"/>
            <w:right w:val="none" w:sz="0" w:space="0" w:color="auto"/>
          </w:divBdr>
        </w:div>
        <w:div w:id="229511223">
          <w:marLeft w:val="640"/>
          <w:marRight w:val="0"/>
          <w:marTop w:val="0"/>
          <w:marBottom w:val="0"/>
          <w:divBdr>
            <w:top w:val="none" w:sz="0" w:space="0" w:color="auto"/>
            <w:left w:val="none" w:sz="0" w:space="0" w:color="auto"/>
            <w:bottom w:val="none" w:sz="0" w:space="0" w:color="auto"/>
            <w:right w:val="none" w:sz="0" w:space="0" w:color="auto"/>
          </w:divBdr>
        </w:div>
        <w:div w:id="167185430">
          <w:marLeft w:val="640"/>
          <w:marRight w:val="0"/>
          <w:marTop w:val="0"/>
          <w:marBottom w:val="0"/>
          <w:divBdr>
            <w:top w:val="none" w:sz="0" w:space="0" w:color="auto"/>
            <w:left w:val="none" w:sz="0" w:space="0" w:color="auto"/>
            <w:bottom w:val="none" w:sz="0" w:space="0" w:color="auto"/>
            <w:right w:val="none" w:sz="0" w:space="0" w:color="auto"/>
          </w:divBdr>
        </w:div>
        <w:div w:id="571543716">
          <w:marLeft w:val="640"/>
          <w:marRight w:val="0"/>
          <w:marTop w:val="0"/>
          <w:marBottom w:val="0"/>
          <w:divBdr>
            <w:top w:val="none" w:sz="0" w:space="0" w:color="auto"/>
            <w:left w:val="none" w:sz="0" w:space="0" w:color="auto"/>
            <w:bottom w:val="none" w:sz="0" w:space="0" w:color="auto"/>
            <w:right w:val="none" w:sz="0" w:space="0" w:color="auto"/>
          </w:divBdr>
        </w:div>
        <w:div w:id="2138451222">
          <w:marLeft w:val="640"/>
          <w:marRight w:val="0"/>
          <w:marTop w:val="0"/>
          <w:marBottom w:val="0"/>
          <w:divBdr>
            <w:top w:val="none" w:sz="0" w:space="0" w:color="auto"/>
            <w:left w:val="none" w:sz="0" w:space="0" w:color="auto"/>
            <w:bottom w:val="none" w:sz="0" w:space="0" w:color="auto"/>
            <w:right w:val="none" w:sz="0" w:space="0" w:color="auto"/>
          </w:divBdr>
        </w:div>
        <w:div w:id="1131633236">
          <w:marLeft w:val="640"/>
          <w:marRight w:val="0"/>
          <w:marTop w:val="0"/>
          <w:marBottom w:val="0"/>
          <w:divBdr>
            <w:top w:val="none" w:sz="0" w:space="0" w:color="auto"/>
            <w:left w:val="none" w:sz="0" w:space="0" w:color="auto"/>
            <w:bottom w:val="none" w:sz="0" w:space="0" w:color="auto"/>
            <w:right w:val="none" w:sz="0" w:space="0" w:color="auto"/>
          </w:divBdr>
        </w:div>
        <w:div w:id="1697998969">
          <w:marLeft w:val="640"/>
          <w:marRight w:val="0"/>
          <w:marTop w:val="0"/>
          <w:marBottom w:val="0"/>
          <w:divBdr>
            <w:top w:val="none" w:sz="0" w:space="0" w:color="auto"/>
            <w:left w:val="none" w:sz="0" w:space="0" w:color="auto"/>
            <w:bottom w:val="none" w:sz="0" w:space="0" w:color="auto"/>
            <w:right w:val="none" w:sz="0" w:space="0" w:color="auto"/>
          </w:divBdr>
        </w:div>
        <w:div w:id="85733824">
          <w:marLeft w:val="640"/>
          <w:marRight w:val="0"/>
          <w:marTop w:val="0"/>
          <w:marBottom w:val="0"/>
          <w:divBdr>
            <w:top w:val="none" w:sz="0" w:space="0" w:color="auto"/>
            <w:left w:val="none" w:sz="0" w:space="0" w:color="auto"/>
            <w:bottom w:val="none" w:sz="0" w:space="0" w:color="auto"/>
            <w:right w:val="none" w:sz="0" w:space="0" w:color="auto"/>
          </w:divBdr>
        </w:div>
        <w:div w:id="677275762">
          <w:marLeft w:val="640"/>
          <w:marRight w:val="0"/>
          <w:marTop w:val="0"/>
          <w:marBottom w:val="0"/>
          <w:divBdr>
            <w:top w:val="none" w:sz="0" w:space="0" w:color="auto"/>
            <w:left w:val="none" w:sz="0" w:space="0" w:color="auto"/>
            <w:bottom w:val="none" w:sz="0" w:space="0" w:color="auto"/>
            <w:right w:val="none" w:sz="0" w:space="0" w:color="auto"/>
          </w:divBdr>
        </w:div>
        <w:div w:id="2083217882">
          <w:marLeft w:val="640"/>
          <w:marRight w:val="0"/>
          <w:marTop w:val="0"/>
          <w:marBottom w:val="0"/>
          <w:divBdr>
            <w:top w:val="none" w:sz="0" w:space="0" w:color="auto"/>
            <w:left w:val="none" w:sz="0" w:space="0" w:color="auto"/>
            <w:bottom w:val="none" w:sz="0" w:space="0" w:color="auto"/>
            <w:right w:val="none" w:sz="0" w:space="0" w:color="auto"/>
          </w:divBdr>
        </w:div>
        <w:div w:id="425660641">
          <w:marLeft w:val="640"/>
          <w:marRight w:val="0"/>
          <w:marTop w:val="0"/>
          <w:marBottom w:val="0"/>
          <w:divBdr>
            <w:top w:val="none" w:sz="0" w:space="0" w:color="auto"/>
            <w:left w:val="none" w:sz="0" w:space="0" w:color="auto"/>
            <w:bottom w:val="none" w:sz="0" w:space="0" w:color="auto"/>
            <w:right w:val="none" w:sz="0" w:space="0" w:color="auto"/>
          </w:divBdr>
        </w:div>
        <w:div w:id="545991864">
          <w:marLeft w:val="640"/>
          <w:marRight w:val="0"/>
          <w:marTop w:val="0"/>
          <w:marBottom w:val="0"/>
          <w:divBdr>
            <w:top w:val="none" w:sz="0" w:space="0" w:color="auto"/>
            <w:left w:val="none" w:sz="0" w:space="0" w:color="auto"/>
            <w:bottom w:val="none" w:sz="0" w:space="0" w:color="auto"/>
            <w:right w:val="none" w:sz="0" w:space="0" w:color="auto"/>
          </w:divBdr>
        </w:div>
        <w:div w:id="379600437">
          <w:marLeft w:val="640"/>
          <w:marRight w:val="0"/>
          <w:marTop w:val="0"/>
          <w:marBottom w:val="0"/>
          <w:divBdr>
            <w:top w:val="none" w:sz="0" w:space="0" w:color="auto"/>
            <w:left w:val="none" w:sz="0" w:space="0" w:color="auto"/>
            <w:bottom w:val="none" w:sz="0" w:space="0" w:color="auto"/>
            <w:right w:val="none" w:sz="0" w:space="0" w:color="auto"/>
          </w:divBdr>
        </w:div>
        <w:div w:id="2140367982">
          <w:marLeft w:val="640"/>
          <w:marRight w:val="0"/>
          <w:marTop w:val="0"/>
          <w:marBottom w:val="0"/>
          <w:divBdr>
            <w:top w:val="none" w:sz="0" w:space="0" w:color="auto"/>
            <w:left w:val="none" w:sz="0" w:space="0" w:color="auto"/>
            <w:bottom w:val="none" w:sz="0" w:space="0" w:color="auto"/>
            <w:right w:val="none" w:sz="0" w:space="0" w:color="auto"/>
          </w:divBdr>
        </w:div>
        <w:div w:id="1557931973">
          <w:marLeft w:val="640"/>
          <w:marRight w:val="0"/>
          <w:marTop w:val="0"/>
          <w:marBottom w:val="0"/>
          <w:divBdr>
            <w:top w:val="none" w:sz="0" w:space="0" w:color="auto"/>
            <w:left w:val="none" w:sz="0" w:space="0" w:color="auto"/>
            <w:bottom w:val="none" w:sz="0" w:space="0" w:color="auto"/>
            <w:right w:val="none" w:sz="0" w:space="0" w:color="auto"/>
          </w:divBdr>
        </w:div>
        <w:div w:id="974868503">
          <w:marLeft w:val="640"/>
          <w:marRight w:val="0"/>
          <w:marTop w:val="0"/>
          <w:marBottom w:val="0"/>
          <w:divBdr>
            <w:top w:val="none" w:sz="0" w:space="0" w:color="auto"/>
            <w:left w:val="none" w:sz="0" w:space="0" w:color="auto"/>
            <w:bottom w:val="none" w:sz="0" w:space="0" w:color="auto"/>
            <w:right w:val="none" w:sz="0" w:space="0" w:color="auto"/>
          </w:divBdr>
        </w:div>
        <w:div w:id="705523316">
          <w:marLeft w:val="640"/>
          <w:marRight w:val="0"/>
          <w:marTop w:val="0"/>
          <w:marBottom w:val="0"/>
          <w:divBdr>
            <w:top w:val="none" w:sz="0" w:space="0" w:color="auto"/>
            <w:left w:val="none" w:sz="0" w:space="0" w:color="auto"/>
            <w:bottom w:val="none" w:sz="0" w:space="0" w:color="auto"/>
            <w:right w:val="none" w:sz="0" w:space="0" w:color="auto"/>
          </w:divBdr>
        </w:div>
        <w:div w:id="1971592990">
          <w:marLeft w:val="640"/>
          <w:marRight w:val="0"/>
          <w:marTop w:val="0"/>
          <w:marBottom w:val="0"/>
          <w:divBdr>
            <w:top w:val="none" w:sz="0" w:space="0" w:color="auto"/>
            <w:left w:val="none" w:sz="0" w:space="0" w:color="auto"/>
            <w:bottom w:val="none" w:sz="0" w:space="0" w:color="auto"/>
            <w:right w:val="none" w:sz="0" w:space="0" w:color="auto"/>
          </w:divBdr>
        </w:div>
        <w:div w:id="1309480320">
          <w:marLeft w:val="640"/>
          <w:marRight w:val="0"/>
          <w:marTop w:val="0"/>
          <w:marBottom w:val="0"/>
          <w:divBdr>
            <w:top w:val="none" w:sz="0" w:space="0" w:color="auto"/>
            <w:left w:val="none" w:sz="0" w:space="0" w:color="auto"/>
            <w:bottom w:val="none" w:sz="0" w:space="0" w:color="auto"/>
            <w:right w:val="none" w:sz="0" w:space="0" w:color="auto"/>
          </w:divBdr>
        </w:div>
        <w:div w:id="1351107978">
          <w:marLeft w:val="640"/>
          <w:marRight w:val="0"/>
          <w:marTop w:val="0"/>
          <w:marBottom w:val="0"/>
          <w:divBdr>
            <w:top w:val="none" w:sz="0" w:space="0" w:color="auto"/>
            <w:left w:val="none" w:sz="0" w:space="0" w:color="auto"/>
            <w:bottom w:val="none" w:sz="0" w:space="0" w:color="auto"/>
            <w:right w:val="none" w:sz="0" w:space="0" w:color="auto"/>
          </w:divBdr>
        </w:div>
        <w:div w:id="1287463326">
          <w:marLeft w:val="640"/>
          <w:marRight w:val="0"/>
          <w:marTop w:val="0"/>
          <w:marBottom w:val="0"/>
          <w:divBdr>
            <w:top w:val="none" w:sz="0" w:space="0" w:color="auto"/>
            <w:left w:val="none" w:sz="0" w:space="0" w:color="auto"/>
            <w:bottom w:val="none" w:sz="0" w:space="0" w:color="auto"/>
            <w:right w:val="none" w:sz="0" w:space="0" w:color="auto"/>
          </w:divBdr>
        </w:div>
        <w:div w:id="1109275264">
          <w:marLeft w:val="640"/>
          <w:marRight w:val="0"/>
          <w:marTop w:val="0"/>
          <w:marBottom w:val="0"/>
          <w:divBdr>
            <w:top w:val="none" w:sz="0" w:space="0" w:color="auto"/>
            <w:left w:val="none" w:sz="0" w:space="0" w:color="auto"/>
            <w:bottom w:val="none" w:sz="0" w:space="0" w:color="auto"/>
            <w:right w:val="none" w:sz="0" w:space="0" w:color="auto"/>
          </w:divBdr>
        </w:div>
        <w:div w:id="1785684342">
          <w:marLeft w:val="640"/>
          <w:marRight w:val="0"/>
          <w:marTop w:val="0"/>
          <w:marBottom w:val="0"/>
          <w:divBdr>
            <w:top w:val="none" w:sz="0" w:space="0" w:color="auto"/>
            <w:left w:val="none" w:sz="0" w:space="0" w:color="auto"/>
            <w:bottom w:val="none" w:sz="0" w:space="0" w:color="auto"/>
            <w:right w:val="none" w:sz="0" w:space="0" w:color="auto"/>
          </w:divBdr>
        </w:div>
        <w:div w:id="471555182">
          <w:marLeft w:val="640"/>
          <w:marRight w:val="0"/>
          <w:marTop w:val="0"/>
          <w:marBottom w:val="0"/>
          <w:divBdr>
            <w:top w:val="none" w:sz="0" w:space="0" w:color="auto"/>
            <w:left w:val="none" w:sz="0" w:space="0" w:color="auto"/>
            <w:bottom w:val="none" w:sz="0" w:space="0" w:color="auto"/>
            <w:right w:val="none" w:sz="0" w:space="0" w:color="auto"/>
          </w:divBdr>
        </w:div>
        <w:div w:id="136604354">
          <w:marLeft w:val="640"/>
          <w:marRight w:val="0"/>
          <w:marTop w:val="0"/>
          <w:marBottom w:val="0"/>
          <w:divBdr>
            <w:top w:val="none" w:sz="0" w:space="0" w:color="auto"/>
            <w:left w:val="none" w:sz="0" w:space="0" w:color="auto"/>
            <w:bottom w:val="none" w:sz="0" w:space="0" w:color="auto"/>
            <w:right w:val="none" w:sz="0" w:space="0" w:color="auto"/>
          </w:divBdr>
        </w:div>
        <w:div w:id="1288195948">
          <w:marLeft w:val="640"/>
          <w:marRight w:val="0"/>
          <w:marTop w:val="0"/>
          <w:marBottom w:val="0"/>
          <w:divBdr>
            <w:top w:val="none" w:sz="0" w:space="0" w:color="auto"/>
            <w:left w:val="none" w:sz="0" w:space="0" w:color="auto"/>
            <w:bottom w:val="none" w:sz="0" w:space="0" w:color="auto"/>
            <w:right w:val="none" w:sz="0" w:space="0" w:color="auto"/>
          </w:divBdr>
        </w:div>
        <w:div w:id="248582180">
          <w:marLeft w:val="640"/>
          <w:marRight w:val="0"/>
          <w:marTop w:val="0"/>
          <w:marBottom w:val="0"/>
          <w:divBdr>
            <w:top w:val="none" w:sz="0" w:space="0" w:color="auto"/>
            <w:left w:val="none" w:sz="0" w:space="0" w:color="auto"/>
            <w:bottom w:val="none" w:sz="0" w:space="0" w:color="auto"/>
            <w:right w:val="none" w:sz="0" w:space="0" w:color="auto"/>
          </w:divBdr>
        </w:div>
        <w:div w:id="1185750661">
          <w:marLeft w:val="640"/>
          <w:marRight w:val="0"/>
          <w:marTop w:val="0"/>
          <w:marBottom w:val="0"/>
          <w:divBdr>
            <w:top w:val="none" w:sz="0" w:space="0" w:color="auto"/>
            <w:left w:val="none" w:sz="0" w:space="0" w:color="auto"/>
            <w:bottom w:val="none" w:sz="0" w:space="0" w:color="auto"/>
            <w:right w:val="none" w:sz="0" w:space="0" w:color="auto"/>
          </w:divBdr>
        </w:div>
        <w:div w:id="1510562058">
          <w:marLeft w:val="640"/>
          <w:marRight w:val="0"/>
          <w:marTop w:val="0"/>
          <w:marBottom w:val="0"/>
          <w:divBdr>
            <w:top w:val="none" w:sz="0" w:space="0" w:color="auto"/>
            <w:left w:val="none" w:sz="0" w:space="0" w:color="auto"/>
            <w:bottom w:val="none" w:sz="0" w:space="0" w:color="auto"/>
            <w:right w:val="none" w:sz="0" w:space="0" w:color="auto"/>
          </w:divBdr>
        </w:div>
        <w:div w:id="42486834">
          <w:marLeft w:val="640"/>
          <w:marRight w:val="0"/>
          <w:marTop w:val="0"/>
          <w:marBottom w:val="0"/>
          <w:divBdr>
            <w:top w:val="none" w:sz="0" w:space="0" w:color="auto"/>
            <w:left w:val="none" w:sz="0" w:space="0" w:color="auto"/>
            <w:bottom w:val="none" w:sz="0" w:space="0" w:color="auto"/>
            <w:right w:val="none" w:sz="0" w:space="0" w:color="auto"/>
          </w:divBdr>
        </w:div>
        <w:div w:id="865338733">
          <w:marLeft w:val="640"/>
          <w:marRight w:val="0"/>
          <w:marTop w:val="0"/>
          <w:marBottom w:val="0"/>
          <w:divBdr>
            <w:top w:val="none" w:sz="0" w:space="0" w:color="auto"/>
            <w:left w:val="none" w:sz="0" w:space="0" w:color="auto"/>
            <w:bottom w:val="none" w:sz="0" w:space="0" w:color="auto"/>
            <w:right w:val="none" w:sz="0" w:space="0" w:color="auto"/>
          </w:divBdr>
        </w:div>
        <w:div w:id="768550686">
          <w:marLeft w:val="640"/>
          <w:marRight w:val="0"/>
          <w:marTop w:val="0"/>
          <w:marBottom w:val="0"/>
          <w:divBdr>
            <w:top w:val="none" w:sz="0" w:space="0" w:color="auto"/>
            <w:left w:val="none" w:sz="0" w:space="0" w:color="auto"/>
            <w:bottom w:val="none" w:sz="0" w:space="0" w:color="auto"/>
            <w:right w:val="none" w:sz="0" w:space="0" w:color="auto"/>
          </w:divBdr>
        </w:div>
        <w:div w:id="998734536">
          <w:marLeft w:val="640"/>
          <w:marRight w:val="0"/>
          <w:marTop w:val="0"/>
          <w:marBottom w:val="0"/>
          <w:divBdr>
            <w:top w:val="none" w:sz="0" w:space="0" w:color="auto"/>
            <w:left w:val="none" w:sz="0" w:space="0" w:color="auto"/>
            <w:bottom w:val="none" w:sz="0" w:space="0" w:color="auto"/>
            <w:right w:val="none" w:sz="0" w:space="0" w:color="auto"/>
          </w:divBdr>
        </w:div>
        <w:div w:id="152916752">
          <w:marLeft w:val="640"/>
          <w:marRight w:val="0"/>
          <w:marTop w:val="0"/>
          <w:marBottom w:val="0"/>
          <w:divBdr>
            <w:top w:val="none" w:sz="0" w:space="0" w:color="auto"/>
            <w:left w:val="none" w:sz="0" w:space="0" w:color="auto"/>
            <w:bottom w:val="none" w:sz="0" w:space="0" w:color="auto"/>
            <w:right w:val="none" w:sz="0" w:space="0" w:color="auto"/>
          </w:divBdr>
        </w:div>
        <w:div w:id="910191097">
          <w:marLeft w:val="640"/>
          <w:marRight w:val="0"/>
          <w:marTop w:val="0"/>
          <w:marBottom w:val="0"/>
          <w:divBdr>
            <w:top w:val="none" w:sz="0" w:space="0" w:color="auto"/>
            <w:left w:val="none" w:sz="0" w:space="0" w:color="auto"/>
            <w:bottom w:val="none" w:sz="0" w:space="0" w:color="auto"/>
            <w:right w:val="none" w:sz="0" w:space="0" w:color="auto"/>
          </w:divBdr>
        </w:div>
        <w:div w:id="754480278">
          <w:marLeft w:val="640"/>
          <w:marRight w:val="0"/>
          <w:marTop w:val="0"/>
          <w:marBottom w:val="0"/>
          <w:divBdr>
            <w:top w:val="none" w:sz="0" w:space="0" w:color="auto"/>
            <w:left w:val="none" w:sz="0" w:space="0" w:color="auto"/>
            <w:bottom w:val="none" w:sz="0" w:space="0" w:color="auto"/>
            <w:right w:val="none" w:sz="0" w:space="0" w:color="auto"/>
          </w:divBdr>
        </w:div>
        <w:div w:id="1333217643">
          <w:marLeft w:val="640"/>
          <w:marRight w:val="0"/>
          <w:marTop w:val="0"/>
          <w:marBottom w:val="0"/>
          <w:divBdr>
            <w:top w:val="none" w:sz="0" w:space="0" w:color="auto"/>
            <w:left w:val="none" w:sz="0" w:space="0" w:color="auto"/>
            <w:bottom w:val="none" w:sz="0" w:space="0" w:color="auto"/>
            <w:right w:val="none" w:sz="0" w:space="0" w:color="auto"/>
          </w:divBdr>
        </w:div>
        <w:div w:id="839004395">
          <w:marLeft w:val="640"/>
          <w:marRight w:val="0"/>
          <w:marTop w:val="0"/>
          <w:marBottom w:val="0"/>
          <w:divBdr>
            <w:top w:val="none" w:sz="0" w:space="0" w:color="auto"/>
            <w:left w:val="none" w:sz="0" w:space="0" w:color="auto"/>
            <w:bottom w:val="none" w:sz="0" w:space="0" w:color="auto"/>
            <w:right w:val="none" w:sz="0" w:space="0" w:color="auto"/>
          </w:divBdr>
        </w:div>
        <w:div w:id="903102350">
          <w:marLeft w:val="640"/>
          <w:marRight w:val="0"/>
          <w:marTop w:val="0"/>
          <w:marBottom w:val="0"/>
          <w:divBdr>
            <w:top w:val="none" w:sz="0" w:space="0" w:color="auto"/>
            <w:left w:val="none" w:sz="0" w:space="0" w:color="auto"/>
            <w:bottom w:val="none" w:sz="0" w:space="0" w:color="auto"/>
            <w:right w:val="none" w:sz="0" w:space="0" w:color="auto"/>
          </w:divBdr>
        </w:div>
        <w:div w:id="991368967">
          <w:marLeft w:val="640"/>
          <w:marRight w:val="0"/>
          <w:marTop w:val="0"/>
          <w:marBottom w:val="0"/>
          <w:divBdr>
            <w:top w:val="none" w:sz="0" w:space="0" w:color="auto"/>
            <w:left w:val="none" w:sz="0" w:space="0" w:color="auto"/>
            <w:bottom w:val="none" w:sz="0" w:space="0" w:color="auto"/>
            <w:right w:val="none" w:sz="0" w:space="0" w:color="auto"/>
          </w:divBdr>
        </w:div>
        <w:div w:id="1693873211">
          <w:marLeft w:val="640"/>
          <w:marRight w:val="0"/>
          <w:marTop w:val="0"/>
          <w:marBottom w:val="0"/>
          <w:divBdr>
            <w:top w:val="none" w:sz="0" w:space="0" w:color="auto"/>
            <w:left w:val="none" w:sz="0" w:space="0" w:color="auto"/>
            <w:bottom w:val="none" w:sz="0" w:space="0" w:color="auto"/>
            <w:right w:val="none" w:sz="0" w:space="0" w:color="auto"/>
          </w:divBdr>
        </w:div>
        <w:div w:id="761488981">
          <w:marLeft w:val="640"/>
          <w:marRight w:val="0"/>
          <w:marTop w:val="0"/>
          <w:marBottom w:val="0"/>
          <w:divBdr>
            <w:top w:val="none" w:sz="0" w:space="0" w:color="auto"/>
            <w:left w:val="none" w:sz="0" w:space="0" w:color="auto"/>
            <w:bottom w:val="none" w:sz="0" w:space="0" w:color="auto"/>
            <w:right w:val="none" w:sz="0" w:space="0" w:color="auto"/>
          </w:divBdr>
        </w:div>
        <w:div w:id="1680423035">
          <w:marLeft w:val="640"/>
          <w:marRight w:val="0"/>
          <w:marTop w:val="0"/>
          <w:marBottom w:val="0"/>
          <w:divBdr>
            <w:top w:val="none" w:sz="0" w:space="0" w:color="auto"/>
            <w:left w:val="none" w:sz="0" w:space="0" w:color="auto"/>
            <w:bottom w:val="none" w:sz="0" w:space="0" w:color="auto"/>
            <w:right w:val="none" w:sz="0" w:space="0" w:color="auto"/>
          </w:divBdr>
        </w:div>
        <w:div w:id="1298606974">
          <w:marLeft w:val="640"/>
          <w:marRight w:val="0"/>
          <w:marTop w:val="0"/>
          <w:marBottom w:val="0"/>
          <w:divBdr>
            <w:top w:val="none" w:sz="0" w:space="0" w:color="auto"/>
            <w:left w:val="none" w:sz="0" w:space="0" w:color="auto"/>
            <w:bottom w:val="none" w:sz="0" w:space="0" w:color="auto"/>
            <w:right w:val="none" w:sz="0" w:space="0" w:color="auto"/>
          </w:divBdr>
        </w:div>
        <w:div w:id="462191374">
          <w:marLeft w:val="640"/>
          <w:marRight w:val="0"/>
          <w:marTop w:val="0"/>
          <w:marBottom w:val="0"/>
          <w:divBdr>
            <w:top w:val="none" w:sz="0" w:space="0" w:color="auto"/>
            <w:left w:val="none" w:sz="0" w:space="0" w:color="auto"/>
            <w:bottom w:val="none" w:sz="0" w:space="0" w:color="auto"/>
            <w:right w:val="none" w:sz="0" w:space="0" w:color="auto"/>
          </w:divBdr>
        </w:div>
        <w:div w:id="1847985168">
          <w:marLeft w:val="640"/>
          <w:marRight w:val="0"/>
          <w:marTop w:val="0"/>
          <w:marBottom w:val="0"/>
          <w:divBdr>
            <w:top w:val="none" w:sz="0" w:space="0" w:color="auto"/>
            <w:left w:val="none" w:sz="0" w:space="0" w:color="auto"/>
            <w:bottom w:val="none" w:sz="0" w:space="0" w:color="auto"/>
            <w:right w:val="none" w:sz="0" w:space="0" w:color="auto"/>
          </w:divBdr>
        </w:div>
        <w:div w:id="1943417322">
          <w:marLeft w:val="640"/>
          <w:marRight w:val="0"/>
          <w:marTop w:val="0"/>
          <w:marBottom w:val="0"/>
          <w:divBdr>
            <w:top w:val="none" w:sz="0" w:space="0" w:color="auto"/>
            <w:left w:val="none" w:sz="0" w:space="0" w:color="auto"/>
            <w:bottom w:val="none" w:sz="0" w:space="0" w:color="auto"/>
            <w:right w:val="none" w:sz="0" w:space="0" w:color="auto"/>
          </w:divBdr>
        </w:div>
        <w:div w:id="47462548">
          <w:marLeft w:val="640"/>
          <w:marRight w:val="0"/>
          <w:marTop w:val="0"/>
          <w:marBottom w:val="0"/>
          <w:divBdr>
            <w:top w:val="none" w:sz="0" w:space="0" w:color="auto"/>
            <w:left w:val="none" w:sz="0" w:space="0" w:color="auto"/>
            <w:bottom w:val="none" w:sz="0" w:space="0" w:color="auto"/>
            <w:right w:val="none" w:sz="0" w:space="0" w:color="auto"/>
          </w:divBdr>
        </w:div>
        <w:div w:id="245456206">
          <w:marLeft w:val="640"/>
          <w:marRight w:val="0"/>
          <w:marTop w:val="0"/>
          <w:marBottom w:val="0"/>
          <w:divBdr>
            <w:top w:val="none" w:sz="0" w:space="0" w:color="auto"/>
            <w:left w:val="none" w:sz="0" w:space="0" w:color="auto"/>
            <w:bottom w:val="none" w:sz="0" w:space="0" w:color="auto"/>
            <w:right w:val="none" w:sz="0" w:space="0" w:color="auto"/>
          </w:divBdr>
        </w:div>
        <w:div w:id="443425198">
          <w:marLeft w:val="640"/>
          <w:marRight w:val="0"/>
          <w:marTop w:val="0"/>
          <w:marBottom w:val="0"/>
          <w:divBdr>
            <w:top w:val="none" w:sz="0" w:space="0" w:color="auto"/>
            <w:left w:val="none" w:sz="0" w:space="0" w:color="auto"/>
            <w:bottom w:val="none" w:sz="0" w:space="0" w:color="auto"/>
            <w:right w:val="none" w:sz="0" w:space="0" w:color="auto"/>
          </w:divBdr>
        </w:div>
        <w:div w:id="734353839">
          <w:marLeft w:val="640"/>
          <w:marRight w:val="0"/>
          <w:marTop w:val="0"/>
          <w:marBottom w:val="0"/>
          <w:divBdr>
            <w:top w:val="none" w:sz="0" w:space="0" w:color="auto"/>
            <w:left w:val="none" w:sz="0" w:space="0" w:color="auto"/>
            <w:bottom w:val="none" w:sz="0" w:space="0" w:color="auto"/>
            <w:right w:val="none" w:sz="0" w:space="0" w:color="auto"/>
          </w:divBdr>
        </w:div>
        <w:div w:id="978726595">
          <w:marLeft w:val="640"/>
          <w:marRight w:val="0"/>
          <w:marTop w:val="0"/>
          <w:marBottom w:val="0"/>
          <w:divBdr>
            <w:top w:val="none" w:sz="0" w:space="0" w:color="auto"/>
            <w:left w:val="none" w:sz="0" w:space="0" w:color="auto"/>
            <w:bottom w:val="none" w:sz="0" w:space="0" w:color="auto"/>
            <w:right w:val="none" w:sz="0" w:space="0" w:color="auto"/>
          </w:divBdr>
        </w:div>
        <w:div w:id="2029603551">
          <w:marLeft w:val="640"/>
          <w:marRight w:val="0"/>
          <w:marTop w:val="0"/>
          <w:marBottom w:val="0"/>
          <w:divBdr>
            <w:top w:val="none" w:sz="0" w:space="0" w:color="auto"/>
            <w:left w:val="none" w:sz="0" w:space="0" w:color="auto"/>
            <w:bottom w:val="none" w:sz="0" w:space="0" w:color="auto"/>
            <w:right w:val="none" w:sz="0" w:space="0" w:color="auto"/>
          </w:divBdr>
        </w:div>
        <w:div w:id="2108037976">
          <w:marLeft w:val="640"/>
          <w:marRight w:val="0"/>
          <w:marTop w:val="0"/>
          <w:marBottom w:val="0"/>
          <w:divBdr>
            <w:top w:val="none" w:sz="0" w:space="0" w:color="auto"/>
            <w:left w:val="none" w:sz="0" w:space="0" w:color="auto"/>
            <w:bottom w:val="none" w:sz="0" w:space="0" w:color="auto"/>
            <w:right w:val="none" w:sz="0" w:space="0" w:color="auto"/>
          </w:divBdr>
        </w:div>
        <w:div w:id="300616105">
          <w:marLeft w:val="640"/>
          <w:marRight w:val="0"/>
          <w:marTop w:val="0"/>
          <w:marBottom w:val="0"/>
          <w:divBdr>
            <w:top w:val="none" w:sz="0" w:space="0" w:color="auto"/>
            <w:left w:val="none" w:sz="0" w:space="0" w:color="auto"/>
            <w:bottom w:val="none" w:sz="0" w:space="0" w:color="auto"/>
            <w:right w:val="none" w:sz="0" w:space="0" w:color="auto"/>
          </w:divBdr>
        </w:div>
        <w:div w:id="777214347">
          <w:marLeft w:val="640"/>
          <w:marRight w:val="0"/>
          <w:marTop w:val="0"/>
          <w:marBottom w:val="0"/>
          <w:divBdr>
            <w:top w:val="none" w:sz="0" w:space="0" w:color="auto"/>
            <w:left w:val="none" w:sz="0" w:space="0" w:color="auto"/>
            <w:bottom w:val="none" w:sz="0" w:space="0" w:color="auto"/>
            <w:right w:val="none" w:sz="0" w:space="0" w:color="auto"/>
          </w:divBdr>
        </w:div>
        <w:div w:id="1180660916">
          <w:marLeft w:val="640"/>
          <w:marRight w:val="0"/>
          <w:marTop w:val="0"/>
          <w:marBottom w:val="0"/>
          <w:divBdr>
            <w:top w:val="none" w:sz="0" w:space="0" w:color="auto"/>
            <w:left w:val="none" w:sz="0" w:space="0" w:color="auto"/>
            <w:bottom w:val="none" w:sz="0" w:space="0" w:color="auto"/>
            <w:right w:val="none" w:sz="0" w:space="0" w:color="auto"/>
          </w:divBdr>
        </w:div>
        <w:div w:id="916129507">
          <w:marLeft w:val="640"/>
          <w:marRight w:val="0"/>
          <w:marTop w:val="0"/>
          <w:marBottom w:val="0"/>
          <w:divBdr>
            <w:top w:val="none" w:sz="0" w:space="0" w:color="auto"/>
            <w:left w:val="none" w:sz="0" w:space="0" w:color="auto"/>
            <w:bottom w:val="none" w:sz="0" w:space="0" w:color="auto"/>
            <w:right w:val="none" w:sz="0" w:space="0" w:color="auto"/>
          </w:divBdr>
        </w:div>
        <w:div w:id="787235208">
          <w:marLeft w:val="640"/>
          <w:marRight w:val="0"/>
          <w:marTop w:val="0"/>
          <w:marBottom w:val="0"/>
          <w:divBdr>
            <w:top w:val="none" w:sz="0" w:space="0" w:color="auto"/>
            <w:left w:val="none" w:sz="0" w:space="0" w:color="auto"/>
            <w:bottom w:val="none" w:sz="0" w:space="0" w:color="auto"/>
            <w:right w:val="none" w:sz="0" w:space="0" w:color="auto"/>
          </w:divBdr>
        </w:div>
        <w:div w:id="517042800">
          <w:marLeft w:val="640"/>
          <w:marRight w:val="0"/>
          <w:marTop w:val="0"/>
          <w:marBottom w:val="0"/>
          <w:divBdr>
            <w:top w:val="none" w:sz="0" w:space="0" w:color="auto"/>
            <w:left w:val="none" w:sz="0" w:space="0" w:color="auto"/>
            <w:bottom w:val="none" w:sz="0" w:space="0" w:color="auto"/>
            <w:right w:val="none" w:sz="0" w:space="0" w:color="auto"/>
          </w:divBdr>
        </w:div>
        <w:div w:id="1469472928">
          <w:marLeft w:val="640"/>
          <w:marRight w:val="0"/>
          <w:marTop w:val="0"/>
          <w:marBottom w:val="0"/>
          <w:divBdr>
            <w:top w:val="none" w:sz="0" w:space="0" w:color="auto"/>
            <w:left w:val="none" w:sz="0" w:space="0" w:color="auto"/>
            <w:bottom w:val="none" w:sz="0" w:space="0" w:color="auto"/>
            <w:right w:val="none" w:sz="0" w:space="0" w:color="auto"/>
          </w:divBdr>
        </w:div>
        <w:div w:id="2024043498">
          <w:marLeft w:val="640"/>
          <w:marRight w:val="0"/>
          <w:marTop w:val="0"/>
          <w:marBottom w:val="0"/>
          <w:divBdr>
            <w:top w:val="none" w:sz="0" w:space="0" w:color="auto"/>
            <w:left w:val="none" w:sz="0" w:space="0" w:color="auto"/>
            <w:bottom w:val="none" w:sz="0" w:space="0" w:color="auto"/>
            <w:right w:val="none" w:sz="0" w:space="0" w:color="auto"/>
          </w:divBdr>
        </w:div>
        <w:div w:id="2086414664">
          <w:marLeft w:val="640"/>
          <w:marRight w:val="0"/>
          <w:marTop w:val="0"/>
          <w:marBottom w:val="0"/>
          <w:divBdr>
            <w:top w:val="none" w:sz="0" w:space="0" w:color="auto"/>
            <w:left w:val="none" w:sz="0" w:space="0" w:color="auto"/>
            <w:bottom w:val="none" w:sz="0" w:space="0" w:color="auto"/>
            <w:right w:val="none" w:sz="0" w:space="0" w:color="auto"/>
          </w:divBdr>
        </w:div>
        <w:div w:id="1059936158">
          <w:marLeft w:val="640"/>
          <w:marRight w:val="0"/>
          <w:marTop w:val="0"/>
          <w:marBottom w:val="0"/>
          <w:divBdr>
            <w:top w:val="none" w:sz="0" w:space="0" w:color="auto"/>
            <w:left w:val="none" w:sz="0" w:space="0" w:color="auto"/>
            <w:bottom w:val="none" w:sz="0" w:space="0" w:color="auto"/>
            <w:right w:val="none" w:sz="0" w:space="0" w:color="auto"/>
          </w:divBdr>
        </w:div>
        <w:div w:id="1571305458">
          <w:marLeft w:val="640"/>
          <w:marRight w:val="0"/>
          <w:marTop w:val="0"/>
          <w:marBottom w:val="0"/>
          <w:divBdr>
            <w:top w:val="none" w:sz="0" w:space="0" w:color="auto"/>
            <w:left w:val="none" w:sz="0" w:space="0" w:color="auto"/>
            <w:bottom w:val="none" w:sz="0" w:space="0" w:color="auto"/>
            <w:right w:val="none" w:sz="0" w:space="0" w:color="auto"/>
          </w:divBdr>
        </w:div>
        <w:div w:id="1197503722">
          <w:marLeft w:val="640"/>
          <w:marRight w:val="0"/>
          <w:marTop w:val="0"/>
          <w:marBottom w:val="0"/>
          <w:divBdr>
            <w:top w:val="none" w:sz="0" w:space="0" w:color="auto"/>
            <w:left w:val="none" w:sz="0" w:space="0" w:color="auto"/>
            <w:bottom w:val="none" w:sz="0" w:space="0" w:color="auto"/>
            <w:right w:val="none" w:sz="0" w:space="0" w:color="auto"/>
          </w:divBdr>
        </w:div>
        <w:div w:id="1597665427">
          <w:marLeft w:val="640"/>
          <w:marRight w:val="0"/>
          <w:marTop w:val="0"/>
          <w:marBottom w:val="0"/>
          <w:divBdr>
            <w:top w:val="none" w:sz="0" w:space="0" w:color="auto"/>
            <w:left w:val="none" w:sz="0" w:space="0" w:color="auto"/>
            <w:bottom w:val="none" w:sz="0" w:space="0" w:color="auto"/>
            <w:right w:val="none" w:sz="0" w:space="0" w:color="auto"/>
          </w:divBdr>
        </w:div>
        <w:div w:id="1748959819">
          <w:marLeft w:val="640"/>
          <w:marRight w:val="0"/>
          <w:marTop w:val="0"/>
          <w:marBottom w:val="0"/>
          <w:divBdr>
            <w:top w:val="none" w:sz="0" w:space="0" w:color="auto"/>
            <w:left w:val="none" w:sz="0" w:space="0" w:color="auto"/>
            <w:bottom w:val="none" w:sz="0" w:space="0" w:color="auto"/>
            <w:right w:val="none" w:sz="0" w:space="0" w:color="auto"/>
          </w:divBdr>
        </w:div>
        <w:div w:id="194319778">
          <w:marLeft w:val="640"/>
          <w:marRight w:val="0"/>
          <w:marTop w:val="0"/>
          <w:marBottom w:val="0"/>
          <w:divBdr>
            <w:top w:val="none" w:sz="0" w:space="0" w:color="auto"/>
            <w:left w:val="none" w:sz="0" w:space="0" w:color="auto"/>
            <w:bottom w:val="none" w:sz="0" w:space="0" w:color="auto"/>
            <w:right w:val="none" w:sz="0" w:space="0" w:color="auto"/>
          </w:divBdr>
        </w:div>
        <w:div w:id="15738105">
          <w:marLeft w:val="640"/>
          <w:marRight w:val="0"/>
          <w:marTop w:val="0"/>
          <w:marBottom w:val="0"/>
          <w:divBdr>
            <w:top w:val="none" w:sz="0" w:space="0" w:color="auto"/>
            <w:left w:val="none" w:sz="0" w:space="0" w:color="auto"/>
            <w:bottom w:val="none" w:sz="0" w:space="0" w:color="auto"/>
            <w:right w:val="none" w:sz="0" w:space="0" w:color="auto"/>
          </w:divBdr>
        </w:div>
        <w:div w:id="47267846">
          <w:marLeft w:val="640"/>
          <w:marRight w:val="0"/>
          <w:marTop w:val="0"/>
          <w:marBottom w:val="0"/>
          <w:divBdr>
            <w:top w:val="none" w:sz="0" w:space="0" w:color="auto"/>
            <w:left w:val="none" w:sz="0" w:space="0" w:color="auto"/>
            <w:bottom w:val="none" w:sz="0" w:space="0" w:color="auto"/>
            <w:right w:val="none" w:sz="0" w:space="0" w:color="auto"/>
          </w:divBdr>
        </w:div>
        <w:div w:id="1126776820">
          <w:marLeft w:val="640"/>
          <w:marRight w:val="0"/>
          <w:marTop w:val="0"/>
          <w:marBottom w:val="0"/>
          <w:divBdr>
            <w:top w:val="none" w:sz="0" w:space="0" w:color="auto"/>
            <w:left w:val="none" w:sz="0" w:space="0" w:color="auto"/>
            <w:bottom w:val="none" w:sz="0" w:space="0" w:color="auto"/>
            <w:right w:val="none" w:sz="0" w:space="0" w:color="auto"/>
          </w:divBdr>
        </w:div>
        <w:div w:id="224679680">
          <w:marLeft w:val="640"/>
          <w:marRight w:val="0"/>
          <w:marTop w:val="0"/>
          <w:marBottom w:val="0"/>
          <w:divBdr>
            <w:top w:val="none" w:sz="0" w:space="0" w:color="auto"/>
            <w:left w:val="none" w:sz="0" w:space="0" w:color="auto"/>
            <w:bottom w:val="none" w:sz="0" w:space="0" w:color="auto"/>
            <w:right w:val="none" w:sz="0" w:space="0" w:color="auto"/>
          </w:divBdr>
        </w:div>
        <w:div w:id="711425865">
          <w:marLeft w:val="640"/>
          <w:marRight w:val="0"/>
          <w:marTop w:val="0"/>
          <w:marBottom w:val="0"/>
          <w:divBdr>
            <w:top w:val="none" w:sz="0" w:space="0" w:color="auto"/>
            <w:left w:val="none" w:sz="0" w:space="0" w:color="auto"/>
            <w:bottom w:val="none" w:sz="0" w:space="0" w:color="auto"/>
            <w:right w:val="none" w:sz="0" w:space="0" w:color="auto"/>
          </w:divBdr>
        </w:div>
        <w:div w:id="1180041774">
          <w:marLeft w:val="640"/>
          <w:marRight w:val="0"/>
          <w:marTop w:val="0"/>
          <w:marBottom w:val="0"/>
          <w:divBdr>
            <w:top w:val="none" w:sz="0" w:space="0" w:color="auto"/>
            <w:left w:val="none" w:sz="0" w:space="0" w:color="auto"/>
            <w:bottom w:val="none" w:sz="0" w:space="0" w:color="auto"/>
            <w:right w:val="none" w:sz="0" w:space="0" w:color="auto"/>
          </w:divBdr>
        </w:div>
        <w:div w:id="839201602">
          <w:marLeft w:val="640"/>
          <w:marRight w:val="0"/>
          <w:marTop w:val="0"/>
          <w:marBottom w:val="0"/>
          <w:divBdr>
            <w:top w:val="none" w:sz="0" w:space="0" w:color="auto"/>
            <w:left w:val="none" w:sz="0" w:space="0" w:color="auto"/>
            <w:bottom w:val="none" w:sz="0" w:space="0" w:color="auto"/>
            <w:right w:val="none" w:sz="0" w:space="0" w:color="auto"/>
          </w:divBdr>
        </w:div>
        <w:div w:id="148402452">
          <w:marLeft w:val="640"/>
          <w:marRight w:val="0"/>
          <w:marTop w:val="0"/>
          <w:marBottom w:val="0"/>
          <w:divBdr>
            <w:top w:val="none" w:sz="0" w:space="0" w:color="auto"/>
            <w:left w:val="none" w:sz="0" w:space="0" w:color="auto"/>
            <w:bottom w:val="none" w:sz="0" w:space="0" w:color="auto"/>
            <w:right w:val="none" w:sz="0" w:space="0" w:color="auto"/>
          </w:divBdr>
        </w:div>
        <w:div w:id="962226928">
          <w:marLeft w:val="640"/>
          <w:marRight w:val="0"/>
          <w:marTop w:val="0"/>
          <w:marBottom w:val="0"/>
          <w:divBdr>
            <w:top w:val="none" w:sz="0" w:space="0" w:color="auto"/>
            <w:left w:val="none" w:sz="0" w:space="0" w:color="auto"/>
            <w:bottom w:val="none" w:sz="0" w:space="0" w:color="auto"/>
            <w:right w:val="none" w:sz="0" w:space="0" w:color="auto"/>
          </w:divBdr>
        </w:div>
        <w:div w:id="393892231">
          <w:marLeft w:val="640"/>
          <w:marRight w:val="0"/>
          <w:marTop w:val="0"/>
          <w:marBottom w:val="0"/>
          <w:divBdr>
            <w:top w:val="none" w:sz="0" w:space="0" w:color="auto"/>
            <w:left w:val="none" w:sz="0" w:space="0" w:color="auto"/>
            <w:bottom w:val="none" w:sz="0" w:space="0" w:color="auto"/>
            <w:right w:val="none" w:sz="0" w:space="0" w:color="auto"/>
          </w:divBdr>
        </w:div>
        <w:div w:id="981422273">
          <w:marLeft w:val="640"/>
          <w:marRight w:val="0"/>
          <w:marTop w:val="0"/>
          <w:marBottom w:val="0"/>
          <w:divBdr>
            <w:top w:val="none" w:sz="0" w:space="0" w:color="auto"/>
            <w:left w:val="none" w:sz="0" w:space="0" w:color="auto"/>
            <w:bottom w:val="none" w:sz="0" w:space="0" w:color="auto"/>
            <w:right w:val="none" w:sz="0" w:space="0" w:color="auto"/>
          </w:divBdr>
        </w:div>
        <w:div w:id="332873838">
          <w:marLeft w:val="640"/>
          <w:marRight w:val="0"/>
          <w:marTop w:val="0"/>
          <w:marBottom w:val="0"/>
          <w:divBdr>
            <w:top w:val="none" w:sz="0" w:space="0" w:color="auto"/>
            <w:left w:val="none" w:sz="0" w:space="0" w:color="auto"/>
            <w:bottom w:val="none" w:sz="0" w:space="0" w:color="auto"/>
            <w:right w:val="none" w:sz="0" w:space="0" w:color="auto"/>
          </w:divBdr>
        </w:div>
        <w:div w:id="1155800949">
          <w:marLeft w:val="640"/>
          <w:marRight w:val="0"/>
          <w:marTop w:val="0"/>
          <w:marBottom w:val="0"/>
          <w:divBdr>
            <w:top w:val="none" w:sz="0" w:space="0" w:color="auto"/>
            <w:left w:val="none" w:sz="0" w:space="0" w:color="auto"/>
            <w:bottom w:val="none" w:sz="0" w:space="0" w:color="auto"/>
            <w:right w:val="none" w:sz="0" w:space="0" w:color="auto"/>
          </w:divBdr>
        </w:div>
        <w:div w:id="1681615032">
          <w:marLeft w:val="640"/>
          <w:marRight w:val="0"/>
          <w:marTop w:val="0"/>
          <w:marBottom w:val="0"/>
          <w:divBdr>
            <w:top w:val="none" w:sz="0" w:space="0" w:color="auto"/>
            <w:left w:val="none" w:sz="0" w:space="0" w:color="auto"/>
            <w:bottom w:val="none" w:sz="0" w:space="0" w:color="auto"/>
            <w:right w:val="none" w:sz="0" w:space="0" w:color="auto"/>
          </w:divBdr>
        </w:div>
        <w:div w:id="1923099338">
          <w:marLeft w:val="640"/>
          <w:marRight w:val="0"/>
          <w:marTop w:val="0"/>
          <w:marBottom w:val="0"/>
          <w:divBdr>
            <w:top w:val="none" w:sz="0" w:space="0" w:color="auto"/>
            <w:left w:val="none" w:sz="0" w:space="0" w:color="auto"/>
            <w:bottom w:val="none" w:sz="0" w:space="0" w:color="auto"/>
            <w:right w:val="none" w:sz="0" w:space="0" w:color="auto"/>
          </w:divBdr>
        </w:div>
        <w:div w:id="535045442">
          <w:marLeft w:val="640"/>
          <w:marRight w:val="0"/>
          <w:marTop w:val="0"/>
          <w:marBottom w:val="0"/>
          <w:divBdr>
            <w:top w:val="none" w:sz="0" w:space="0" w:color="auto"/>
            <w:left w:val="none" w:sz="0" w:space="0" w:color="auto"/>
            <w:bottom w:val="none" w:sz="0" w:space="0" w:color="auto"/>
            <w:right w:val="none" w:sz="0" w:space="0" w:color="auto"/>
          </w:divBdr>
        </w:div>
      </w:divsChild>
    </w:div>
    <w:div w:id="2019652517">
      <w:bodyDiv w:val="1"/>
      <w:marLeft w:val="0"/>
      <w:marRight w:val="0"/>
      <w:marTop w:val="0"/>
      <w:marBottom w:val="0"/>
      <w:divBdr>
        <w:top w:val="none" w:sz="0" w:space="0" w:color="auto"/>
        <w:left w:val="none" w:sz="0" w:space="0" w:color="auto"/>
        <w:bottom w:val="none" w:sz="0" w:space="0" w:color="auto"/>
        <w:right w:val="none" w:sz="0" w:space="0" w:color="auto"/>
      </w:divBdr>
      <w:divsChild>
        <w:div w:id="97798214">
          <w:marLeft w:val="640"/>
          <w:marRight w:val="0"/>
          <w:marTop w:val="0"/>
          <w:marBottom w:val="0"/>
          <w:divBdr>
            <w:top w:val="none" w:sz="0" w:space="0" w:color="auto"/>
            <w:left w:val="none" w:sz="0" w:space="0" w:color="auto"/>
            <w:bottom w:val="none" w:sz="0" w:space="0" w:color="auto"/>
            <w:right w:val="none" w:sz="0" w:space="0" w:color="auto"/>
          </w:divBdr>
        </w:div>
        <w:div w:id="1312103208">
          <w:marLeft w:val="640"/>
          <w:marRight w:val="0"/>
          <w:marTop w:val="0"/>
          <w:marBottom w:val="0"/>
          <w:divBdr>
            <w:top w:val="none" w:sz="0" w:space="0" w:color="auto"/>
            <w:left w:val="none" w:sz="0" w:space="0" w:color="auto"/>
            <w:bottom w:val="none" w:sz="0" w:space="0" w:color="auto"/>
            <w:right w:val="none" w:sz="0" w:space="0" w:color="auto"/>
          </w:divBdr>
        </w:div>
        <w:div w:id="1534152822">
          <w:marLeft w:val="640"/>
          <w:marRight w:val="0"/>
          <w:marTop w:val="0"/>
          <w:marBottom w:val="0"/>
          <w:divBdr>
            <w:top w:val="none" w:sz="0" w:space="0" w:color="auto"/>
            <w:left w:val="none" w:sz="0" w:space="0" w:color="auto"/>
            <w:bottom w:val="none" w:sz="0" w:space="0" w:color="auto"/>
            <w:right w:val="none" w:sz="0" w:space="0" w:color="auto"/>
          </w:divBdr>
        </w:div>
        <w:div w:id="1425149774">
          <w:marLeft w:val="640"/>
          <w:marRight w:val="0"/>
          <w:marTop w:val="0"/>
          <w:marBottom w:val="0"/>
          <w:divBdr>
            <w:top w:val="none" w:sz="0" w:space="0" w:color="auto"/>
            <w:left w:val="none" w:sz="0" w:space="0" w:color="auto"/>
            <w:bottom w:val="none" w:sz="0" w:space="0" w:color="auto"/>
            <w:right w:val="none" w:sz="0" w:space="0" w:color="auto"/>
          </w:divBdr>
        </w:div>
        <w:div w:id="1085297266">
          <w:marLeft w:val="640"/>
          <w:marRight w:val="0"/>
          <w:marTop w:val="0"/>
          <w:marBottom w:val="0"/>
          <w:divBdr>
            <w:top w:val="none" w:sz="0" w:space="0" w:color="auto"/>
            <w:left w:val="none" w:sz="0" w:space="0" w:color="auto"/>
            <w:bottom w:val="none" w:sz="0" w:space="0" w:color="auto"/>
            <w:right w:val="none" w:sz="0" w:space="0" w:color="auto"/>
          </w:divBdr>
        </w:div>
        <w:div w:id="2019966572">
          <w:marLeft w:val="640"/>
          <w:marRight w:val="0"/>
          <w:marTop w:val="0"/>
          <w:marBottom w:val="0"/>
          <w:divBdr>
            <w:top w:val="none" w:sz="0" w:space="0" w:color="auto"/>
            <w:left w:val="none" w:sz="0" w:space="0" w:color="auto"/>
            <w:bottom w:val="none" w:sz="0" w:space="0" w:color="auto"/>
            <w:right w:val="none" w:sz="0" w:space="0" w:color="auto"/>
          </w:divBdr>
        </w:div>
        <w:div w:id="1624113433">
          <w:marLeft w:val="640"/>
          <w:marRight w:val="0"/>
          <w:marTop w:val="0"/>
          <w:marBottom w:val="0"/>
          <w:divBdr>
            <w:top w:val="none" w:sz="0" w:space="0" w:color="auto"/>
            <w:left w:val="none" w:sz="0" w:space="0" w:color="auto"/>
            <w:bottom w:val="none" w:sz="0" w:space="0" w:color="auto"/>
            <w:right w:val="none" w:sz="0" w:space="0" w:color="auto"/>
          </w:divBdr>
        </w:div>
        <w:div w:id="355158395">
          <w:marLeft w:val="640"/>
          <w:marRight w:val="0"/>
          <w:marTop w:val="0"/>
          <w:marBottom w:val="0"/>
          <w:divBdr>
            <w:top w:val="none" w:sz="0" w:space="0" w:color="auto"/>
            <w:left w:val="none" w:sz="0" w:space="0" w:color="auto"/>
            <w:bottom w:val="none" w:sz="0" w:space="0" w:color="auto"/>
            <w:right w:val="none" w:sz="0" w:space="0" w:color="auto"/>
          </w:divBdr>
        </w:div>
        <w:div w:id="337930178">
          <w:marLeft w:val="640"/>
          <w:marRight w:val="0"/>
          <w:marTop w:val="0"/>
          <w:marBottom w:val="0"/>
          <w:divBdr>
            <w:top w:val="none" w:sz="0" w:space="0" w:color="auto"/>
            <w:left w:val="none" w:sz="0" w:space="0" w:color="auto"/>
            <w:bottom w:val="none" w:sz="0" w:space="0" w:color="auto"/>
            <w:right w:val="none" w:sz="0" w:space="0" w:color="auto"/>
          </w:divBdr>
        </w:div>
        <w:div w:id="762189350">
          <w:marLeft w:val="640"/>
          <w:marRight w:val="0"/>
          <w:marTop w:val="0"/>
          <w:marBottom w:val="0"/>
          <w:divBdr>
            <w:top w:val="none" w:sz="0" w:space="0" w:color="auto"/>
            <w:left w:val="none" w:sz="0" w:space="0" w:color="auto"/>
            <w:bottom w:val="none" w:sz="0" w:space="0" w:color="auto"/>
            <w:right w:val="none" w:sz="0" w:space="0" w:color="auto"/>
          </w:divBdr>
        </w:div>
        <w:div w:id="835071937">
          <w:marLeft w:val="640"/>
          <w:marRight w:val="0"/>
          <w:marTop w:val="0"/>
          <w:marBottom w:val="0"/>
          <w:divBdr>
            <w:top w:val="none" w:sz="0" w:space="0" w:color="auto"/>
            <w:left w:val="none" w:sz="0" w:space="0" w:color="auto"/>
            <w:bottom w:val="none" w:sz="0" w:space="0" w:color="auto"/>
            <w:right w:val="none" w:sz="0" w:space="0" w:color="auto"/>
          </w:divBdr>
        </w:div>
        <w:div w:id="425613145">
          <w:marLeft w:val="640"/>
          <w:marRight w:val="0"/>
          <w:marTop w:val="0"/>
          <w:marBottom w:val="0"/>
          <w:divBdr>
            <w:top w:val="none" w:sz="0" w:space="0" w:color="auto"/>
            <w:left w:val="none" w:sz="0" w:space="0" w:color="auto"/>
            <w:bottom w:val="none" w:sz="0" w:space="0" w:color="auto"/>
            <w:right w:val="none" w:sz="0" w:space="0" w:color="auto"/>
          </w:divBdr>
        </w:div>
        <w:div w:id="11107745">
          <w:marLeft w:val="640"/>
          <w:marRight w:val="0"/>
          <w:marTop w:val="0"/>
          <w:marBottom w:val="0"/>
          <w:divBdr>
            <w:top w:val="none" w:sz="0" w:space="0" w:color="auto"/>
            <w:left w:val="none" w:sz="0" w:space="0" w:color="auto"/>
            <w:bottom w:val="none" w:sz="0" w:space="0" w:color="auto"/>
            <w:right w:val="none" w:sz="0" w:space="0" w:color="auto"/>
          </w:divBdr>
        </w:div>
        <w:div w:id="704210327">
          <w:marLeft w:val="640"/>
          <w:marRight w:val="0"/>
          <w:marTop w:val="0"/>
          <w:marBottom w:val="0"/>
          <w:divBdr>
            <w:top w:val="none" w:sz="0" w:space="0" w:color="auto"/>
            <w:left w:val="none" w:sz="0" w:space="0" w:color="auto"/>
            <w:bottom w:val="none" w:sz="0" w:space="0" w:color="auto"/>
            <w:right w:val="none" w:sz="0" w:space="0" w:color="auto"/>
          </w:divBdr>
        </w:div>
        <w:div w:id="1891577167">
          <w:marLeft w:val="640"/>
          <w:marRight w:val="0"/>
          <w:marTop w:val="0"/>
          <w:marBottom w:val="0"/>
          <w:divBdr>
            <w:top w:val="none" w:sz="0" w:space="0" w:color="auto"/>
            <w:left w:val="none" w:sz="0" w:space="0" w:color="auto"/>
            <w:bottom w:val="none" w:sz="0" w:space="0" w:color="auto"/>
            <w:right w:val="none" w:sz="0" w:space="0" w:color="auto"/>
          </w:divBdr>
        </w:div>
        <w:div w:id="1302886270">
          <w:marLeft w:val="640"/>
          <w:marRight w:val="0"/>
          <w:marTop w:val="0"/>
          <w:marBottom w:val="0"/>
          <w:divBdr>
            <w:top w:val="none" w:sz="0" w:space="0" w:color="auto"/>
            <w:left w:val="none" w:sz="0" w:space="0" w:color="auto"/>
            <w:bottom w:val="none" w:sz="0" w:space="0" w:color="auto"/>
            <w:right w:val="none" w:sz="0" w:space="0" w:color="auto"/>
          </w:divBdr>
        </w:div>
        <w:div w:id="1434861868">
          <w:marLeft w:val="640"/>
          <w:marRight w:val="0"/>
          <w:marTop w:val="0"/>
          <w:marBottom w:val="0"/>
          <w:divBdr>
            <w:top w:val="none" w:sz="0" w:space="0" w:color="auto"/>
            <w:left w:val="none" w:sz="0" w:space="0" w:color="auto"/>
            <w:bottom w:val="none" w:sz="0" w:space="0" w:color="auto"/>
            <w:right w:val="none" w:sz="0" w:space="0" w:color="auto"/>
          </w:divBdr>
        </w:div>
        <w:div w:id="1465852202">
          <w:marLeft w:val="640"/>
          <w:marRight w:val="0"/>
          <w:marTop w:val="0"/>
          <w:marBottom w:val="0"/>
          <w:divBdr>
            <w:top w:val="none" w:sz="0" w:space="0" w:color="auto"/>
            <w:left w:val="none" w:sz="0" w:space="0" w:color="auto"/>
            <w:bottom w:val="none" w:sz="0" w:space="0" w:color="auto"/>
            <w:right w:val="none" w:sz="0" w:space="0" w:color="auto"/>
          </w:divBdr>
        </w:div>
        <w:div w:id="1487235213">
          <w:marLeft w:val="640"/>
          <w:marRight w:val="0"/>
          <w:marTop w:val="0"/>
          <w:marBottom w:val="0"/>
          <w:divBdr>
            <w:top w:val="none" w:sz="0" w:space="0" w:color="auto"/>
            <w:left w:val="none" w:sz="0" w:space="0" w:color="auto"/>
            <w:bottom w:val="none" w:sz="0" w:space="0" w:color="auto"/>
            <w:right w:val="none" w:sz="0" w:space="0" w:color="auto"/>
          </w:divBdr>
        </w:div>
        <w:div w:id="531922202">
          <w:marLeft w:val="640"/>
          <w:marRight w:val="0"/>
          <w:marTop w:val="0"/>
          <w:marBottom w:val="0"/>
          <w:divBdr>
            <w:top w:val="none" w:sz="0" w:space="0" w:color="auto"/>
            <w:left w:val="none" w:sz="0" w:space="0" w:color="auto"/>
            <w:bottom w:val="none" w:sz="0" w:space="0" w:color="auto"/>
            <w:right w:val="none" w:sz="0" w:space="0" w:color="auto"/>
          </w:divBdr>
        </w:div>
        <w:div w:id="1837068398">
          <w:marLeft w:val="640"/>
          <w:marRight w:val="0"/>
          <w:marTop w:val="0"/>
          <w:marBottom w:val="0"/>
          <w:divBdr>
            <w:top w:val="none" w:sz="0" w:space="0" w:color="auto"/>
            <w:left w:val="none" w:sz="0" w:space="0" w:color="auto"/>
            <w:bottom w:val="none" w:sz="0" w:space="0" w:color="auto"/>
            <w:right w:val="none" w:sz="0" w:space="0" w:color="auto"/>
          </w:divBdr>
        </w:div>
        <w:div w:id="1653556736">
          <w:marLeft w:val="640"/>
          <w:marRight w:val="0"/>
          <w:marTop w:val="0"/>
          <w:marBottom w:val="0"/>
          <w:divBdr>
            <w:top w:val="none" w:sz="0" w:space="0" w:color="auto"/>
            <w:left w:val="none" w:sz="0" w:space="0" w:color="auto"/>
            <w:bottom w:val="none" w:sz="0" w:space="0" w:color="auto"/>
            <w:right w:val="none" w:sz="0" w:space="0" w:color="auto"/>
          </w:divBdr>
        </w:div>
        <w:div w:id="35669832">
          <w:marLeft w:val="640"/>
          <w:marRight w:val="0"/>
          <w:marTop w:val="0"/>
          <w:marBottom w:val="0"/>
          <w:divBdr>
            <w:top w:val="none" w:sz="0" w:space="0" w:color="auto"/>
            <w:left w:val="none" w:sz="0" w:space="0" w:color="auto"/>
            <w:bottom w:val="none" w:sz="0" w:space="0" w:color="auto"/>
            <w:right w:val="none" w:sz="0" w:space="0" w:color="auto"/>
          </w:divBdr>
        </w:div>
        <w:div w:id="609704603">
          <w:marLeft w:val="640"/>
          <w:marRight w:val="0"/>
          <w:marTop w:val="0"/>
          <w:marBottom w:val="0"/>
          <w:divBdr>
            <w:top w:val="none" w:sz="0" w:space="0" w:color="auto"/>
            <w:left w:val="none" w:sz="0" w:space="0" w:color="auto"/>
            <w:bottom w:val="none" w:sz="0" w:space="0" w:color="auto"/>
            <w:right w:val="none" w:sz="0" w:space="0" w:color="auto"/>
          </w:divBdr>
        </w:div>
        <w:div w:id="203298922">
          <w:marLeft w:val="640"/>
          <w:marRight w:val="0"/>
          <w:marTop w:val="0"/>
          <w:marBottom w:val="0"/>
          <w:divBdr>
            <w:top w:val="none" w:sz="0" w:space="0" w:color="auto"/>
            <w:left w:val="none" w:sz="0" w:space="0" w:color="auto"/>
            <w:bottom w:val="none" w:sz="0" w:space="0" w:color="auto"/>
            <w:right w:val="none" w:sz="0" w:space="0" w:color="auto"/>
          </w:divBdr>
        </w:div>
        <w:div w:id="930700354">
          <w:marLeft w:val="640"/>
          <w:marRight w:val="0"/>
          <w:marTop w:val="0"/>
          <w:marBottom w:val="0"/>
          <w:divBdr>
            <w:top w:val="none" w:sz="0" w:space="0" w:color="auto"/>
            <w:left w:val="none" w:sz="0" w:space="0" w:color="auto"/>
            <w:bottom w:val="none" w:sz="0" w:space="0" w:color="auto"/>
            <w:right w:val="none" w:sz="0" w:space="0" w:color="auto"/>
          </w:divBdr>
        </w:div>
        <w:div w:id="1952741372">
          <w:marLeft w:val="640"/>
          <w:marRight w:val="0"/>
          <w:marTop w:val="0"/>
          <w:marBottom w:val="0"/>
          <w:divBdr>
            <w:top w:val="none" w:sz="0" w:space="0" w:color="auto"/>
            <w:left w:val="none" w:sz="0" w:space="0" w:color="auto"/>
            <w:bottom w:val="none" w:sz="0" w:space="0" w:color="auto"/>
            <w:right w:val="none" w:sz="0" w:space="0" w:color="auto"/>
          </w:divBdr>
        </w:div>
        <w:div w:id="703209933">
          <w:marLeft w:val="640"/>
          <w:marRight w:val="0"/>
          <w:marTop w:val="0"/>
          <w:marBottom w:val="0"/>
          <w:divBdr>
            <w:top w:val="none" w:sz="0" w:space="0" w:color="auto"/>
            <w:left w:val="none" w:sz="0" w:space="0" w:color="auto"/>
            <w:bottom w:val="none" w:sz="0" w:space="0" w:color="auto"/>
            <w:right w:val="none" w:sz="0" w:space="0" w:color="auto"/>
          </w:divBdr>
        </w:div>
        <w:div w:id="1272053939">
          <w:marLeft w:val="640"/>
          <w:marRight w:val="0"/>
          <w:marTop w:val="0"/>
          <w:marBottom w:val="0"/>
          <w:divBdr>
            <w:top w:val="none" w:sz="0" w:space="0" w:color="auto"/>
            <w:left w:val="none" w:sz="0" w:space="0" w:color="auto"/>
            <w:bottom w:val="none" w:sz="0" w:space="0" w:color="auto"/>
            <w:right w:val="none" w:sz="0" w:space="0" w:color="auto"/>
          </w:divBdr>
        </w:div>
        <w:div w:id="1364407150">
          <w:marLeft w:val="640"/>
          <w:marRight w:val="0"/>
          <w:marTop w:val="0"/>
          <w:marBottom w:val="0"/>
          <w:divBdr>
            <w:top w:val="none" w:sz="0" w:space="0" w:color="auto"/>
            <w:left w:val="none" w:sz="0" w:space="0" w:color="auto"/>
            <w:bottom w:val="none" w:sz="0" w:space="0" w:color="auto"/>
            <w:right w:val="none" w:sz="0" w:space="0" w:color="auto"/>
          </w:divBdr>
        </w:div>
        <w:div w:id="744647645">
          <w:marLeft w:val="640"/>
          <w:marRight w:val="0"/>
          <w:marTop w:val="0"/>
          <w:marBottom w:val="0"/>
          <w:divBdr>
            <w:top w:val="none" w:sz="0" w:space="0" w:color="auto"/>
            <w:left w:val="none" w:sz="0" w:space="0" w:color="auto"/>
            <w:bottom w:val="none" w:sz="0" w:space="0" w:color="auto"/>
            <w:right w:val="none" w:sz="0" w:space="0" w:color="auto"/>
          </w:divBdr>
        </w:div>
        <w:div w:id="409542313">
          <w:marLeft w:val="640"/>
          <w:marRight w:val="0"/>
          <w:marTop w:val="0"/>
          <w:marBottom w:val="0"/>
          <w:divBdr>
            <w:top w:val="none" w:sz="0" w:space="0" w:color="auto"/>
            <w:left w:val="none" w:sz="0" w:space="0" w:color="auto"/>
            <w:bottom w:val="none" w:sz="0" w:space="0" w:color="auto"/>
            <w:right w:val="none" w:sz="0" w:space="0" w:color="auto"/>
          </w:divBdr>
        </w:div>
        <w:div w:id="1335300127">
          <w:marLeft w:val="640"/>
          <w:marRight w:val="0"/>
          <w:marTop w:val="0"/>
          <w:marBottom w:val="0"/>
          <w:divBdr>
            <w:top w:val="none" w:sz="0" w:space="0" w:color="auto"/>
            <w:left w:val="none" w:sz="0" w:space="0" w:color="auto"/>
            <w:bottom w:val="none" w:sz="0" w:space="0" w:color="auto"/>
            <w:right w:val="none" w:sz="0" w:space="0" w:color="auto"/>
          </w:divBdr>
        </w:div>
        <w:div w:id="2038655794">
          <w:marLeft w:val="640"/>
          <w:marRight w:val="0"/>
          <w:marTop w:val="0"/>
          <w:marBottom w:val="0"/>
          <w:divBdr>
            <w:top w:val="none" w:sz="0" w:space="0" w:color="auto"/>
            <w:left w:val="none" w:sz="0" w:space="0" w:color="auto"/>
            <w:bottom w:val="none" w:sz="0" w:space="0" w:color="auto"/>
            <w:right w:val="none" w:sz="0" w:space="0" w:color="auto"/>
          </w:divBdr>
        </w:div>
        <w:div w:id="51580222">
          <w:marLeft w:val="640"/>
          <w:marRight w:val="0"/>
          <w:marTop w:val="0"/>
          <w:marBottom w:val="0"/>
          <w:divBdr>
            <w:top w:val="none" w:sz="0" w:space="0" w:color="auto"/>
            <w:left w:val="none" w:sz="0" w:space="0" w:color="auto"/>
            <w:bottom w:val="none" w:sz="0" w:space="0" w:color="auto"/>
            <w:right w:val="none" w:sz="0" w:space="0" w:color="auto"/>
          </w:divBdr>
        </w:div>
        <w:div w:id="186798401">
          <w:marLeft w:val="640"/>
          <w:marRight w:val="0"/>
          <w:marTop w:val="0"/>
          <w:marBottom w:val="0"/>
          <w:divBdr>
            <w:top w:val="none" w:sz="0" w:space="0" w:color="auto"/>
            <w:left w:val="none" w:sz="0" w:space="0" w:color="auto"/>
            <w:bottom w:val="none" w:sz="0" w:space="0" w:color="auto"/>
            <w:right w:val="none" w:sz="0" w:space="0" w:color="auto"/>
          </w:divBdr>
        </w:div>
        <w:div w:id="1148329692">
          <w:marLeft w:val="640"/>
          <w:marRight w:val="0"/>
          <w:marTop w:val="0"/>
          <w:marBottom w:val="0"/>
          <w:divBdr>
            <w:top w:val="none" w:sz="0" w:space="0" w:color="auto"/>
            <w:left w:val="none" w:sz="0" w:space="0" w:color="auto"/>
            <w:bottom w:val="none" w:sz="0" w:space="0" w:color="auto"/>
            <w:right w:val="none" w:sz="0" w:space="0" w:color="auto"/>
          </w:divBdr>
        </w:div>
        <w:div w:id="1594775731">
          <w:marLeft w:val="640"/>
          <w:marRight w:val="0"/>
          <w:marTop w:val="0"/>
          <w:marBottom w:val="0"/>
          <w:divBdr>
            <w:top w:val="none" w:sz="0" w:space="0" w:color="auto"/>
            <w:left w:val="none" w:sz="0" w:space="0" w:color="auto"/>
            <w:bottom w:val="none" w:sz="0" w:space="0" w:color="auto"/>
            <w:right w:val="none" w:sz="0" w:space="0" w:color="auto"/>
          </w:divBdr>
        </w:div>
        <w:div w:id="1523858668">
          <w:marLeft w:val="640"/>
          <w:marRight w:val="0"/>
          <w:marTop w:val="0"/>
          <w:marBottom w:val="0"/>
          <w:divBdr>
            <w:top w:val="none" w:sz="0" w:space="0" w:color="auto"/>
            <w:left w:val="none" w:sz="0" w:space="0" w:color="auto"/>
            <w:bottom w:val="none" w:sz="0" w:space="0" w:color="auto"/>
            <w:right w:val="none" w:sz="0" w:space="0" w:color="auto"/>
          </w:divBdr>
        </w:div>
        <w:div w:id="1106541646">
          <w:marLeft w:val="640"/>
          <w:marRight w:val="0"/>
          <w:marTop w:val="0"/>
          <w:marBottom w:val="0"/>
          <w:divBdr>
            <w:top w:val="none" w:sz="0" w:space="0" w:color="auto"/>
            <w:left w:val="none" w:sz="0" w:space="0" w:color="auto"/>
            <w:bottom w:val="none" w:sz="0" w:space="0" w:color="auto"/>
            <w:right w:val="none" w:sz="0" w:space="0" w:color="auto"/>
          </w:divBdr>
        </w:div>
        <w:div w:id="1956666990">
          <w:marLeft w:val="640"/>
          <w:marRight w:val="0"/>
          <w:marTop w:val="0"/>
          <w:marBottom w:val="0"/>
          <w:divBdr>
            <w:top w:val="none" w:sz="0" w:space="0" w:color="auto"/>
            <w:left w:val="none" w:sz="0" w:space="0" w:color="auto"/>
            <w:bottom w:val="none" w:sz="0" w:space="0" w:color="auto"/>
            <w:right w:val="none" w:sz="0" w:space="0" w:color="auto"/>
          </w:divBdr>
        </w:div>
        <w:div w:id="1497694616">
          <w:marLeft w:val="640"/>
          <w:marRight w:val="0"/>
          <w:marTop w:val="0"/>
          <w:marBottom w:val="0"/>
          <w:divBdr>
            <w:top w:val="none" w:sz="0" w:space="0" w:color="auto"/>
            <w:left w:val="none" w:sz="0" w:space="0" w:color="auto"/>
            <w:bottom w:val="none" w:sz="0" w:space="0" w:color="auto"/>
            <w:right w:val="none" w:sz="0" w:space="0" w:color="auto"/>
          </w:divBdr>
        </w:div>
        <w:div w:id="824517228">
          <w:marLeft w:val="640"/>
          <w:marRight w:val="0"/>
          <w:marTop w:val="0"/>
          <w:marBottom w:val="0"/>
          <w:divBdr>
            <w:top w:val="none" w:sz="0" w:space="0" w:color="auto"/>
            <w:left w:val="none" w:sz="0" w:space="0" w:color="auto"/>
            <w:bottom w:val="none" w:sz="0" w:space="0" w:color="auto"/>
            <w:right w:val="none" w:sz="0" w:space="0" w:color="auto"/>
          </w:divBdr>
        </w:div>
        <w:div w:id="576937625">
          <w:marLeft w:val="640"/>
          <w:marRight w:val="0"/>
          <w:marTop w:val="0"/>
          <w:marBottom w:val="0"/>
          <w:divBdr>
            <w:top w:val="none" w:sz="0" w:space="0" w:color="auto"/>
            <w:left w:val="none" w:sz="0" w:space="0" w:color="auto"/>
            <w:bottom w:val="none" w:sz="0" w:space="0" w:color="auto"/>
            <w:right w:val="none" w:sz="0" w:space="0" w:color="auto"/>
          </w:divBdr>
        </w:div>
        <w:div w:id="703871679">
          <w:marLeft w:val="640"/>
          <w:marRight w:val="0"/>
          <w:marTop w:val="0"/>
          <w:marBottom w:val="0"/>
          <w:divBdr>
            <w:top w:val="none" w:sz="0" w:space="0" w:color="auto"/>
            <w:left w:val="none" w:sz="0" w:space="0" w:color="auto"/>
            <w:bottom w:val="none" w:sz="0" w:space="0" w:color="auto"/>
            <w:right w:val="none" w:sz="0" w:space="0" w:color="auto"/>
          </w:divBdr>
        </w:div>
        <w:div w:id="1298991954">
          <w:marLeft w:val="640"/>
          <w:marRight w:val="0"/>
          <w:marTop w:val="0"/>
          <w:marBottom w:val="0"/>
          <w:divBdr>
            <w:top w:val="none" w:sz="0" w:space="0" w:color="auto"/>
            <w:left w:val="none" w:sz="0" w:space="0" w:color="auto"/>
            <w:bottom w:val="none" w:sz="0" w:space="0" w:color="auto"/>
            <w:right w:val="none" w:sz="0" w:space="0" w:color="auto"/>
          </w:divBdr>
        </w:div>
        <w:div w:id="1624261910">
          <w:marLeft w:val="640"/>
          <w:marRight w:val="0"/>
          <w:marTop w:val="0"/>
          <w:marBottom w:val="0"/>
          <w:divBdr>
            <w:top w:val="none" w:sz="0" w:space="0" w:color="auto"/>
            <w:left w:val="none" w:sz="0" w:space="0" w:color="auto"/>
            <w:bottom w:val="none" w:sz="0" w:space="0" w:color="auto"/>
            <w:right w:val="none" w:sz="0" w:space="0" w:color="auto"/>
          </w:divBdr>
        </w:div>
        <w:div w:id="2102874411">
          <w:marLeft w:val="640"/>
          <w:marRight w:val="0"/>
          <w:marTop w:val="0"/>
          <w:marBottom w:val="0"/>
          <w:divBdr>
            <w:top w:val="none" w:sz="0" w:space="0" w:color="auto"/>
            <w:left w:val="none" w:sz="0" w:space="0" w:color="auto"/>
            <w:bottom w:val="none" w:sz="0" w:space="0" w:color="auto"/>
            <w:right w:val="none" w:sz="0" w:space="0" w:color="auto"/>
          </w:divBdr>
        </w:div>
        <w:div w:id="2122187240">
          <w:marLeft w:val="640"/>
          <w:marRight w:val="0"/>
          <w:marTop w:val="0"/>
          <w:marBottom w:val="0"/>
          <w:divBdr>
            <w:top w:val="none" w:sz="0" w:space="0" w:color="auto"/>
            <w:left w:val="none" w:sz="0" w:space="0" w:color="auto"/>
            <w:bottom w:val="none" w:sz="0" w:space="0" w:color="auto"/>
            <w:right w:val="none" w:sz="0" w:space="0" w:color="auto"/>
          </w:divBdr>
        </w:div>
        <w:div w:id="623849797">
          <w:marLeft w:val="640"/>
          <w:marRight w:val="0"/>
          <w:marTop w:val="0"/>
          <w:marBottom w:val="0"/>
          <w:divBdr>
            <w:top w:val="none" w:sz="0" w:space="0" w:color="auto"/>
            <w:left w:val="none" w:sz="0" w:space="0" w:color="auto"/>
            <w:bottom w:val="none" w:sz="0" w:space="0" w:color="auto"/>
            <w:right w:val="none" w:sz="0" w:space="0" w:color="auto"/>
          </w:divBdr>
        </w:div>
        <w:div w:id="856116404">
          <w:marLeft w:val="640"/>
          <w:marRight w:val="0"/>
          <w:marTop w:val="0"/>
          <w:marBottom w:val="0"/>
          <w:divBdr>
            <w:top w:val="none" w:sz="0" w:space="0" w:color="auto"/>
            <w:left w:val="none" w:sz="0" w:space="0" w:color="auto"/>
            <w:bottom w:val="none" w:sz="0" w:space="0" w:color="auto"/>
            <w:right w:val="none" w:sz="0" w:space="0" w:color="auto"/>
          </w:divBdr>
        </w:div>
        <w:div w:id="1191530758">
          <w:marLeft w:val="640"/>
          <w:marRight w:val="0"/>
          <w:marTop w:val="0"/>
          <w:marBottom w:val="0"/>
          <w:divBdr>
            <w:top w:val="none" w:sz="0" w:space="0" w:color="auto"/>
            <w:left w:val="none" w:sz="0" w:space="0" w:color="auto"/>
            <w:bottom w:val="none" w:sz="0" w:space="0" w:color="auto"/>
            <w:right w:val="none" w:sz="0" w:space="0" w:color="auto"/>
          </w:divBdr>
        </w:div>
        <w:div w:id="51538314">
          <w:marLeft w:val="640"/>
          <w:marRight w:val="0"/>
          <w:marTop w:val="0"/>
          <w:marBottom w:val="0"/>
          <w:divBdr>
            <w:top w:val="none" w:sz="0" w:space="0" w:color="auto"/>
            <w:left w:val="none" w:sz="0" w:space="0" w:color="auto"/>
            <w:bottom w:val="none" w:sz="0" w:space="0" w:color="auto"/>
            <w:right w:val="none" w:sz="0" w:space="0" w:color="auto"/>
          </w:divBdr>
        </w:div>
        <w:div w:id="1900094597">
          <w:marLeft w:val="640"/>
          <w:marRight w:val="0"/>
          <w:marTop w:val="0"/>
          <w:marBottom w:val="0"/>
          <w:divBdr>
            <w:top w:val="none" w:sz="0" w:space="0" w:color="auto"/>
            <w:left w:val="none" w:sz="0" w:space="0" w:color="auto"/>
            <w:bottom w:val="none" w:sz="0" w:space="0" w:color="auto"/>
            <w:right w:val="none" w:sz="0" w:space="0" w:color="auto"/>
          </w:divBdr>
        </w:div>
        <w:div w:id="407456828">
          <w:marLeft w:val="640"/>
          <w:marRight w:val="0"/>
          <w:marTop w:val="0"/>
          <w:marBottom w:val="0"/>
          <w:divBdr>
            <w:top w:val="none" w:sz="0" w:space="0" w:color="auto"/>
            <w:left w:val="none" w:sz="0" w:space="0" w:color="auto"/>
            <w:bottom w:val="none" w:sz="0" w:space="0" w:color="auto"/>
            <w:right w:val="none" w:sz="0" w:space="0" w:color="auto"/>
          </w:divBdr>
        </w:div>
        <w:div w:id="1042945283">
          <w:marLeft w:val="640"/>
          <w:marRight w:val="0"/>
          <w:marTop w:val="0"/>
          <w:marBottom w:val="0"/>
          <w:divBdr>
            <w:top w:val="none" w:sz="0" w:space="0" w:color="auto"/>
            <w:left w:val="none" w:sz="0" w:space="0" w:color="auto"/>
            <w:bottom w:val="none" w:sz="0" w:space="0" w:color="auto"/>
            <w:right w:val="none" w:sz="0" w:space="0" w:color="auto"/>
          </w:divBdr>
        </w:div>
        <w:div w:id="490215583">
          <w:marLeft w:val="640"/>
          <w:marRight w:val="0"/>
          <w:marTop w:val="0"/>
          <w:marBottom w:val="0"/>
          <w:divBdr>
            <w:top w:val="none" w:sz="0" w:space="0" w:color="auto"/>
            <w:left w:val="none" w:sz="0" w:space="0" w:color="auto"/>
            <w:bottom w:val="none" w:sz="0" w:space="0" w:color="auto"/>
            <w:right w:val="none" w:sz="0" w:space="0" w:color="auto"/>
          </w:divBdr>
        </w:div>
        <w:div w:id="489833523">
          <w:marLeft w:val="640"/>
          <w:marRight w:val="0"/>
          <w:marTop w:val="0"/>
          <w:marBottom w:val="0"/>
          <w:divBdr>
            <w:top w:val="none" w:sz="0" w:space="0" w:color="auto"/>
            <w:left w:val="none" w:sz="0" w:space="0" w:color="auto"/>
            <w:bottom w:val="none" w:sz="0" w:space="0" w:color="auto"/>
            <w:right w:val="none" w:sz="0" w:space="0" w:color="auto"/>
          </w:divBdr>
        </w:div>
        <w:div w:id="2089841151">
          <w:marLeft w:val="640"/>
          <w:marRight w:val="0"/>
          <w:marTop w:val="0"/>
          <w:marBottom w:val="0"/>
          <w:divBdr>
            <w:top w:val="none" w:sz="0" w:space="0" w:color="auto"/>
            <w:left w:val="none" w:sz="0" w:space="0" w:color="auto"/>
            <w:bottom w:val="none" w:sz="0" w:space="0" w:color="auto"/>
            <w:right w:val="none" w:sz="0" w:space="0" w:color="auto"/>
          </w:divBdr>
        </w:div>
        <w:div w:id="2145614608">
          <w:marLeft w:val="640"/>
          <w:marRight w:val="0"/>
          <w:marTop w:val="0"/>
          <w:marBottom w:val="0"/>
          <w:divBdr>
            <w:top w:val="none" w:sz="0" w:space="0" w:color="auto"/>
            <w:left w:val="none" w:sz="0" w:space="0" w:color="auto"/>
            <w:bottom w:val="none" w:sz="0" w:space="0" w:color="auto"/>
            <w:right w:val="none" w:sz="0" w:space="0" w:color="auto"/>
          </w:divBdr>
        </w:div>
        <w:div w:id="1340233936">
          <w:marLeft w:val="640"/>
          <w:marRight w:val="0"/>
          <w:marTop w:val="0"/>
          <w:marBottom w:val="0"/>
          <w:divBdr>
            <w:top w:val="none" w:sz="0" w:space="0" w:color="auto"/>
            <w:left w:val="none" w:sz="0" w:space="0" w:color="auto"/>
            <w:bottom w:val="none" w:sz="0" w:space="0" w:color="auto"/>
            <w:right w:val="none" w:sz="0" w:space="0" w:color="auto"/>
          </w:divBdr>
        </w:div>
        <w:div w:id="1449616584">
          <w:marLeft w:val="640"/>
          <w:marRight w:val="0"/>
          <w:marTop w:val="0"/>
          <w:marBottom w:val="0"/>
          <w:divBdr>
            <w:top w:val="none" w:sz="0" w:space="0" w:color="auto"/>
            <w:left w:val="none" w:sz="0" w:space="0" w:color="auto"/>
            <w:bottom w:val="none" w:sz="0" w:space="0" w:color="auto"/>
            <w:right w:val="none" w:sz="0" w:space="0" w:color="auto"/>
          </w:divBdr>
        </w:div>
        <w:div w:id="1838037110">
          <w:marLeft w:val="640"/>
          <w:marRight w:val="0"/>
          <w:marTop w:val="0"/>
          <w:marBottom w:val="0"/>
          <w:divBdr>
            <w:top w:val="none" w:sz="0" w:space="0" w:color="auto"/>
            <w:left w:val="none" w:sz="0" w:space="0" w:color="auto"/>
            <w:bottom w:val="none" w:sz="0" w:space="0" w:color="auto"/>
            <w:right w:val="none" w:sz="0" w:space="0" w:color="auto"/>
          </w:divBdr>
        </w:div>
        <w:div w:id="528101366">
          <w:marLeft w:val="640"/>
          <w:marRight w:val="0"/>
          <w:marTop w:val="0"/>
          <w:marBottom w:val="0"/>
          <w:divBdr>
            <w:top w:val="none" w:sz="0" w:space="0" w:color="auto"/>
            <w:left w:val="none" w:sz="0" w:space="0" w:color="auto"/>
            <w:bottom w:val="none" w:sz="0" w:space="0" w:color="auto"/>
            <w:right w:val="none" w:sz="0" w:space="0" w:color="auto"/>
          </w:divBdr>
        </w:div>
        <w:div w:id="1971205056">
          <w:marLeft w:val="640"/>
          <w:marRight w:val="0"/>
          <w:marTop w:val="0"/>
          <w:marBottom w:val="0"/>
          <w:divBdr>
            <w:top w:val="none" w:sz="0" w:space="0" w:color="auto"/>
            <w:left w:val="none" w:sz="0" w:space="0" w:color="auto"/>
            <w:bottom w:val="none" w:sz="0" w:space="0" w:color="auto"/>
            <w:right w:val="none" w:sz="0" w:space="0" w:color="auto"/>
          </w:divBdr>
        </w:div>
        <w:div w:id="1386488281">
          <w:marLeft w:val="640"/>
          <w:marRight w:val="0"/>
          <w:marTop w:val="0"/>
          <w:marBottom w:val="0"/>
          <w:divBdr>
            <w:top w:val="none" w:sz="0" w:space="0" w:color="auto"/>
            <w:left w:val="none" w:sz="0" w:space="0" w:color="auto"/>
            <w:bottom w:val="none" w:sz="0" w:space="0" w:color="auto"/>
            <w:right w:val="none" w:sz="0" w:space="0" w:color="auto"/>
          </w:divBdr>
        </w:div>
        <w:div w:id="146748253">
          <w:marLeft w:val="640"/>
          <w:marRight w:val="0"/>
          <w:marTop w:val="0"/>
          <w:marBottom w:val="0"/>
          <w:divBdr>
            <w:top w:val="none" w:sz="0" w:space="0" w:color="auto"/>
            <w:left w:val="none" w:sz="0" w:space="0" w:color="auto"/>
            <w:bottom w:val="none" w:sz="0" w:space="0" w:color="auto"/>
            <w:right w:val="none" w:sz="0" w:space="0" w:color="auto"/>
          </w:divBdr>
        </w:div>
        <w:div w:id="368191700">
          <w:marLeft w:val="640"/>
          <w:marRight w:val="0"/>
          <w:marTop w:val="0"/>
          <w:marBottom w:val="0"/>
          <w:divBdr>
            <w:top w:val="none" w:sz="0" w:space="0" w:color="auto"/>
            <w:left w:val="none" w:sz="0" w:space="0" w:color="auto"/>
            <w:bottom w:val="none" w:sz="0" w:space="0" w:color="auto"/>
            <w:right w:val="none" w:sz="0" w:space="0" w:color="auto"/>
          </w:divBdr>
        </w:div>
        <w:div w:id="1441755145">
          <w:marLeft w:val="640"/>
          <w:marRight w:val="0"/>
          <w:marTop w:val="0"/>
          <w:marBottom w:val="0"/>
          <w:divBdr>
            <w:top w:val="none" w:sz="0" w:space="0" w:color="auto"/>
            <w:left w:val="none" w:sz="0" w:space="0" w:color="auto"/>
            <w:bottom w:val="none" w:sz="0" w:space="0" w:color="auto"/>
            <w:right w:val="none" w:sz="0" w:space="0" w:color="auto"/>
          </w:divBdr>
        </w:div>
        <w:div w:id="835345251">
          <w:marLeft w:val="640"/>
          <w:marRight w:val="0"/>
          <w:marTop w:val="0"/>
          <w:marBottom w:val="0"/>
          <w:divBdr>
            <w:top w:val="none" w:sz="0" w:space="0" w:color="auto"/>
            <w:left w:val="none" w:sz="0" w:space="0" w:color="auto"/>
            <w:bottom w:val="none" w:sz="0" w:space="0" w:color="auto"/>
            <w:right w:val="none" w:sz="0" w:space="0" w:color="auto"/>
          </w:divBdr>
        </w:div>
        <w:div w:id="202182322">
          <w:marLeft w:val="640"/>
          <w:marRight w:val="0"/>
          <w:marTop w:val="0"/>
          <w:marBottom w:val="0"/>
          <w:divBdr>
            <w:top w:val="none" w:sz="0" w:space="0" w:color="auto"/>
            <w:left w:val="none" w:sz="0" w:space="0" w:color="auto"/>
            <w:bottom w:val="none" w:sz="0" w:space="0" w:color="auto"/>
            <w:right w:val="none" w:sz="0" w:space="0" w:color="auto"/>
          </w:divBdr>
        </w:div>
        <w:div w:id="1112242234">
          <w:marLeft w:val="640"/>
          <w:marRight w:val="0"/>
          <w:marTop w:val="0"/>
          <w:marBottom w:val="0"/>
          <w:divBdr>
            <w:top w:val="none" w:sz="0" w:space="0" w:color="auto"/>
            <w:left w:val="none" w:sz="0" w:space="0" w:color="auto"/>
            <w:bottom w:val="none" w:sz="0" w:space="0" w:color="auto"/>
            <w:right w:val="none" w:sz="0" w:space="0" w:color="auto"/>
          </w:divBdr>
        </w:div>
        <w:div w:id="1852454430">
          <w:marLeft w:val="640"/>
          <w:marRight w:val="0"/>
          <w:marTop w:val="0"/>
          <w:marBottom w:val="0"/>
          <w:divBdr>
            <w:top w:val="none" w:sz="0" w:space="0" w:color="auto"/>
            <w:left w:val="none" w:sz="0" w:space="0" w:color="auto"/>
            <w:bottom w:val="none" w:sz="0" w:space="0" w:color="auto"/>
            <w:right w:val="none" w:sz="0" w:space="0" w:color="auto"/>
          </w:divBdr>
        </w:div>
        <w:div w:id="1097100328">
          <w:marLeft w:val="640"/>
          <w:marRight w:val="0"/>
          <w:marTop w:val="0"/>
          <w:marBottom w:val="0"/>
          <w:divBdr>
            <w:top w:val="none" w:sz="0" w:space="0" w:color="auto"/>
            <w:left w:val="none" w:sz="0" w:space="0" w:color="auto"/>
            <w:bottom w:val="none" w:sz="0" w:space="0" w:color="auto"/>
            <w:right w:val="none" w:sz="0" w:space="0" w:color="auto"/>
          </w:divBdr>
        </w:div>
        <w:div w:id="1675644394">
          <w:marLeft w:val="640"/>
          <w:marRight w:val="0"/>
          <w:marTop w:val="0"/>
          <w:marBottom w:val="0"/>
          <w:divBdr>
            <w:top w:val="none" w:sz="0" w:space="0" w:color="auto"/>
            <w:left w:val="none" w:sz="0" w:space="0" w:color="auto"/>
            <w:bottom w:val="none" w:sz="0" w:space="0" w:color="auto"/>
            <w:right w:val="none" w:sz="0" w:space="0" w:color="auto"/>
          </w:divBdr>
        </w:div>
        <w:div w:id="644049716">
          <w:marLeft w:val="640"/>
          <w:marRight w:val="0"/>
          <w:marTop w:val="0"/>
          <w:marBottom w:val="0"/>
          <w:divBdr>
            <w:top w:val="none" w:sz="0" w:space="0" w:color="auto"/>
            <w:left w:val="none" w:sz="0" w:space="0" w:color="auto"/>
            <w:bottom w:val="none" w:sz="0" w:space="0" w:color="auto"/>
            <w:right w:val="none" w:sz="0" w:space="0" w:color="auto"/>
          </w:divBdr>
        </w:div>
        <w:div w:id="1582251671">
          <w:marLeft w:val="640"/>
          <w:marRight w:val="0"/>
          <w:marTop w:val="0"/>
          <w:marBottom w:val="0"/>
          <w:divBdr>
            <w:top w:val="none" w:sz="0" w:space="0" w:color="auto"/>
            <w:left w:val="none" w:sz="0" w:space="0" w:color="auto"/>
            <w:bottom w:val="none" w:sz="0" w:space="0" w:color="auto"/>
            <w:right w:val="none" w:sz="0" w:space="0" w:color="auto"/>
          </w:divBdr>
        </w:div>
        <w:div w:id="1026829268">
          <w:marLeft w:val="640"/>
          <w:marRight w:val="0"/>
          <w:marTop w:val="0"/>
          <w:marBottom w:val="0"/>
          <w:divBdr>
            <w:top w:val="none" w:sz="0" w:space="0" w:color="auto"/>
            <w:left w:val="none" w:sz="0" w:space="0" w:color="auto"/>
            <w:bottom w:val="none" w:sz="0" w:space="0" w:color="auto"/>
            <w:right w:val="none" w:sz="0" w:space="0" w:color="auto"/>
          </w:divBdr>
        </w:div>
        <w:div w:id="1833594497">
          <w:marLeft w:val="640"/>
          <w:marRight w:val="0"/>
          <w:marTop w:val="0"/>
          <w:marBottom w:val="0"/>
          <w:divBdr>
            <w:top w:val="none" w:sz="0" w:space="0" w:color="auto"/>
            <w:left w:val="none" w:sz="0" w:space="0" w:color="auto"/>
            <w:bottom w:val="none" w:sz="0" w:space="0" w:color="auto"/>
            <w:right w:val="none" w:sz="0" w:space="0" w:color="auto"/>
          </w:divBdr>
        </w:div>
        <w:div w:id="1640451155">
          <w:marLeft w:val="640"/>
          <w:marRight w:val="0"/>
          <w:marTop w:val="0"/>
          <w:marBottom w:val="0"/>
          <w:divBdr>
            <w:top w:val="none" w:sz="0" w:space="0" w:color="auto"/>
            <w:left w:val="none" w:sz="0" w:space="0" w:color="auto"/>
            <w:bottom w:val="none" w:sz="0" w:space="0" w:color="auto"/>
            <w:right w:val="none" w:sz="0" w:space="0" w:color="auto"/>
          </w:divBdr>
        </w:div>
        <w:div w:id="923756386">
          <w:marLeft w:val="640"/>
          <w:marRight w:val="0"/>
          <w:marTop w:val="0"/>
          <w:marBottom w:val="0"/>
          <w:divBdr>
            <w:top w:val="none" w:sz="0" w:space="0" w:color="auto"/>
            <w:left w:val="none" w:sz="0" w:space="0" w:color="auto"/>
            <w:bottom w:val="none" w:sz="0" w:space="0" w:color="auto"/>
            <w:right w:val="none" w:sz="0" w:space="0" w:color="auto"/>
          </w:divBdr>
        </w:div>
        <w:div w:id="1298023588">
          <w:marLeft w:val="640"/>
          <w:marRight w:val="0"/>
          <w:marTop w:val="0"/>
          <w:marBottom w:val="0"/>
          <w:divBdr>
            <w:top w:val="none" w:sz="0" w:space="0" w:color="auto"/>
            <w:left w:val="none" w:sz="0" w:space="0" w:color="auto"/>
            <w:bottom w:val="none" w:sz="0" w:space="0" w:color="auto"/>
            <w:right w:val="none" w:sz="0" w:space="0" w:color="auto"/>
          </w:divBdr>
        </w:div>
        <w:div w:id="1835295946">
          <w:marLeft w:val="640"/>
          <w:marRight w:val="0"/>
          <w:marTop w:val="0"/>
          <w:marBottom w:val="0"/>
          <w:divBdr>
            <w:top w:val="none" w:sz="0" w:space="0" w:color="auto"/>
            <w:left w:val="none" w:sz="0" w:space="0" w:color="auto"/>
            <w:bottom w:val="none" w:sz="0" w:space="0" w:color="auto"/>
            <w:right w:val="none" w:sz="0" w:space="0" w:color="auto"/>
          </w:divBdr>
        </w:div>
        <w:div w:id="1048796842">
          <w:marLeft w:val="640"/>
          <w:marRight w:val="0"/>
          <w:marTop w:val="0"/>
          <w:marBottom w:val="0"/>
          <w:divBdr>
            <w:top w:val="none" w:sz="0" w:space="0" w:color="auto"/>
            <w:left w:val="none" w:sz="0" w:space="0" w:color="auto"/>
            <w:bottom w:val="none" w:sz="0" w:space="0" w:color="auto"/>
            <w:right w:val="none" w:sz="0" w:space="0" w:color="auto"/>
          </w:divBdr>
        </w:div>
        <w:div w:id="1008631409">
          <w:marLeft w:val="640"/>
          <w:marRight w:val="0"/>
          <w:marTop w:val="0"/>
          <w:marBottom w:val="0"/>
          <w:divBdr>
            <w:top w:val="none" w:sz="0" w:space="0" w:color="auto"/>
            <w:left w:val="none" w:sz="0" w:space="0" w:color="auto"/>
            <w:bottom w:val="none" w:sz="0" w:space="0" w:color="auto"/>
            <w:right w:val="none" w:sz="0" w:space="0" w:color="auto"/>
          </w:divBdr>
        </w:div>
        <w:div w:id="1860271373">
          <w:marLeft w:val="640"/>
          <w:marRight w:val="0"/>
          <w:marTop w:val="0"/>
          <w:marBottom w:val="0"/>
          <w:divBdr>
            <w:top w:val="none" w:sz="0" w:space="0" w:color="auto"/>
            <w:left w:val="none" w:sz="0" w:space="0" w:color="auto"/>
            <w:bottom w:val="none" w:sz="0" w:space="0" w:color="auto"/>
            <w:right w:val="none" w:sz="0" w:space="0" w:color="auto"/>
          </w:divBdr>
        </w:div>
        <w:div w:id="99226551">
          <w:marLeft w:val="640"/>
          <w:marRight w:val="0"/>
          <w:marTop w:val="0"/>
          <w:marBottom w:val="0"/>
          <w:divBdr>
            <w:top w:val="none" w:sz="0" w:space="0" w:color="auto"/>
            <w:left w:val="none" w:sz="0" w:space="0" w:color="auto"/>
            <w:bottom w:val="none" w:sz="0" w:space="0" w:color="auto"/>
            <w:right w:val="none" w:sz="0" w:space="0" w:color="auto"/>
          </w:divBdr>
        </w:div>
        <w:div w:id="1780955588">
          <w:marLeft w:val="640"/>
          <w:marRight w:val="0"/>
          <w:marTop w:val="0"/>
          <w:marBottom w:val="0"/>
          <w:divBdr>
            <w:top w:val="none" w:sz="0" w:space="0" w:color="auto"/>
            <w:left w:val="none" w:sz="0" w:space="0" w:color="auto"/>
            <w:bottom w:val="none" w:sz="0" w:space="0" w:color="auto"/>
            <w:right w:val="none" w:sz="0" w:space="0" w:color="auto"/>
          </w:divBdr>
        </w:div>
        <w:div w:id="628437702">
          <w:marLeft w:val="640"/>
          <w:marRight w:val="0"/>
          <w:marTop w:val="0"/>
          <w:marBottom w:val="0"/>
          <w:divBdr>
            <w:top w:val="none" w:sz="0" w:space="0" w:color="auto"/>
            <w:left w:val="none" w:sz="0" w:space="0" w:color="auto"/>
            <w:bottom w:val="none" w:sz="0" w:space="0" w:color="auto"/>
            <w:right w:val="none" w:sz="0" w:space="0" w:color="auto"/>
          </w:divBdr>
        </w:div>
        <w:div w:id="2007780594">
          <w:marLeft w:val="640"/>
          <w:marRight w:val="0"/>
          <w:marTop w:val="0"/>
          <w:marBottom w:val="0"/>
          <w:divBdr>
            <w:top w:val="none" w:sz="0" w:space="0" w:color="auto"/>
            <w:left w:val="none" w:sz="0" w:space="0" w:color="auto"/>
            <w:bottom w:val="none" w:sz="0" w:space="0" w:color="auto"/>
            <w:right w:val="none" w:sz="0" w:space="0" w:color="auto"/>
          </w:divBdr>
        </w:div>
        <w:div w:id="1856990558">
          <w:marLeft w:val="640"/>
          <w:marRight w:val="0"/>
          <w:marTop w:val="0"/>
          <w:marBottom w:val="0"/>
          <w:divBdr>
            <w:top w:val="none" w:sz="0" w:space="0" w:color="auto"/>
            <w:left w:val="none" w:sz="0" w:space="0" w:color="auto"/>
            <w:bottom w:val="none" w:sz="0" w:space="0" w:color="auto"/>
            <w:right w:val="none" w:sz="0" w:space="0" w:color="auto"/>
          </w:divBdr>
        </w:div>
        <w:div w:id="1295647358">
          <w:marLeft w:val="640"/>
          <w:marRight w:val="0"/>
          <w:marTop w:val="0"/>
          <w:marBottom w:val="0"/>
          <w:divBdr>
            <w:top w:val="none" w:sz="0" w:space="0" w:color="auto"/>
            <w:left w:val="none" w:sz="0" w:space="0" w:color="auto"/>
            <w:bottom w:val="none" w:sz="0" w:space="0" w:color="auto"/>
            <w:right w:val="none" w:sz="0" w:space="0" w:color="auto"/>
          </w:divBdr>
        </w:div>
        <w:div w:id="408618074">
          <w:marLeft w:val="640"/>
          <w:marRight w:val="0"/>
          <w:marTop w:val="0"/>
          <w:marBottom w:val="0"/>
          <w:divBdr>
            <w:top w:val="none" w:sz="0" w:space="0" w:color="auto"/>
            <w:left w:val="none" w:sz="0" w:space="0" w:color="auto"/>
            <w:bottom w:val="none" w:sz="0" w:space="0" w:color="auto"/>
            <w:right w:val="none" w:sz="0" w:space="0" w:color="auto"/>
          </w:divBdr>
        </w:div>
        <w:div w:id="107354709">
          <w:marLeft w:val="640"/>
          <w:marRight w:val="0"/>
          <w:marTop w:val="0"/>
          <w:marBottom w:val="0"/>
          <w:divBdr>
            <w:top w:val="none" w:sz="0" w:space="0" w:color="auto"/>
            <w:left w:val="none" w:sz="0" w:space="0" w:color="auto"/>
            <w:bottom w:val="none" w:sz="0" w:space="0" w:color="auto"/>
            <w:right w:val="none" w:sz="0" w:space="0" w:color="auto"/>
          </w:divBdr>
        </w:div>
        <w:div w:id="1002397768">
          <w:marLeft w:val="640"/>
          <w:marRight w:val="0"/>
          <w:marTop w:val="0"/>
          <w:marBottom w:val="0"/>
          <w:divBdr>
            <w:top w:val="none" w:sz="0" w:space="0" w:color="auto"/>
            <w:left w:val="none" w:sz="0" w:space="0" w:color="auto"/>
            <w:bottom w:val="none" w:sz="0" w:space="0" w:color="auto"/>
            <w:right w:val="none" w:sz="0" w:space="0" w:color="auto"/>
          </w:divBdr>
        </w:div>
        <w:div w:id="1472753425">
          <w:marLeft w:val="640"/>
          <w:marRight w:val="0"/>
          <w:marTop w:val="0"/>
          <w:marBottom w:val="0"/>
          <w:divBdr>
            <w:top w:val="none" w:sz="0" w:space="0" w:color="auto"/>
            <w:left w:val="none" w:sz="0" w:space="0" w:color="auto"/>
            <w:bottom w:val="none" w:sz="0" w:space="0" w:color="auto"/>
            <w:right w:val="none" w:sz="0" w:space="0" w:color="auto"/>
          </w:divBdr>
        </w:div>
        <w:div w:id="295378104">
          <w:marLeft w:val="640"/>
          <w:marRight w:val="0"/>
          <w:marTop w:val="0"/>
          <w:marBottom w:val="0"/>
          <w:divBdr>
            <w:top w:val="none" w:sz="0" w:space="0" w:color="auto"/>
            <w:left w:val="none" w:sz="0" w:space="0" w:color="auto"/>
            <w:bottom w:val="none" w:sz="0" w:space="0" w:color="auto"/>
            <w:right w:val="none" w:sz="0" w:space="0" w:color="auto"/>
          </w:divBdr>
        </w:div>
        <w:div w:id="1569421587">
          <w:marLeft w:val="640"/>
          <w:marRight w:val="0"/>
          <w:marTop w:val="0"/>
          <w:marBottom w:val="0"/>
          <w:divBdr>
            <w:top w:val="none" w:sz="0" w:space="0" w:color="auto"/>
            <w:left w:val="none" w:sz="0" w:space="0" w:color="auto"/>
            <w:bottom w:val="none" w:sz="0" w:space="0" w:color="auto"/>
            <w:right w:val="none" w:sz="0" w:space="0" w:color="auto"/>
          </w:divBdr>
        </w:div>
        <w:div w:id="2085830274">
          <w:marLeft w:val="640"/>
          <w:marRight w:val="0"/>
          <w:marTop w:val="0"/>
          <w:marBottom w:val="0"/>
          <w:divBdr>
            <w:top w:val="none" w:sz="0" w:space="0" w:color="auto"/>
            <w:left w:val="none" w:sz="0" w:space="0" w:color="auto"/>
            <w:bottom w:val="none" w:sz="0" w:space="0" w:color="auto"/>
            <w:right w:val="none" w:sz="0" w:space="0" w:color="auto"/>
          </w:divBdr>
        </w:div>
        <w:div w:id="641273508">
          <w:marLeft w:val="640"/>
          <w:marRight w:val="0"/>
          <w:marTop w:val="0"/>
          <w:marBottom w:val="0"/>
          <w:divBdr>
            <w:top w:val="none" w:sz="0" w:space="0" w:color="auto"/>
            <w:left w:val="none" w:sz="0" w:space="0" w:color="auto"/>
            <w:bottom w:val="none" w:sz="0" w:space="0" w:color="auto"/>
            <w:right w:val="none" w:sz="0" w:space="0" w:color="auto"/>
          </w:divBdr>
        </w:div>
        <w:div w:id="1163814120">
          <w:marLeft w:val="640"/>
          <w:marRight w:val="0"/>
          <w:marTop w:val="0"/>
          <w:marBottom w:val="0"/>
          <w:divBdr>
            <w:top w:val="none" w:sz="0" w:space="0" w:color="auto"/>
            <w:left w:val="none" w:sz="0" w:space="0" w:color="auto"/>
            <w:bottom w:val="none" w:sz="0" w:space="0" w:color="auto"/>
            <w:right w:val="none" w:sz="0" w:space="0" w:color="auto"/>
          </w:divBdr>
        </w:div>
        <w:div w:id="1239680151">
          <w:marLeft w:val="640"/>
          <w:marRight w:val="0"/>
          <w:marTop w:val="0"/>
          <w:marBottom w:val="0"/>
          <w:divBdr>
            <w:top w:val="none" w:sz="0" w:space="0" w:color="auto"/>
            <w:left w:val="none" w:sz="0" w:space="0" w:color="auto"/>
            <w:bottom w:val="none" w:sz="0" w:space="0" w:color="auto"/>
            <w:right w:val="none" w:sz="0" w:space="0" w:color="auto"/>
          </w:divBdr>
        </w:div>
        <w:div w:id="735130856">
          <w:marLeft w:val="640"/>
          <w:marRight w:val="0"/>
          <w:marTop w:val="0"/>
          <w:marBottom w:val="0"/>
          <w:divBdr>
            <w:top w:val="none" w:sz="0" w:space="0" w:color="auto"/>
            <w:left w:val="none" w:sz="0" w:space="0" w:color="auto"/>
            <w:bottom w:val="none" w:sz="0" w:space="0" w:color="auto"/>
            <w:right w:val="none" w:sz="0" w:space="0" w:color="auto"/>
          </w:divBdr>
        </w:div>
        <w:div w:id="1218709337">
          <w:marLeft w:val="640"/>
          <w:marRight w:val="0"/>
          <w:marTop w:val="0"/>
          <w:marBottom w:val="0"/>
          <w:divBdr>
            <w:top w:val="none" w:sz="0" w:space="0" w:color="auto"/>
            <w:left w:val="none" w:sz="0" w:space="0" w:color="auto"/>
            <w:bottom w:val="none" w:sz="0" w:space="0" w:color="auto"/>
            <w:right w:val="none" w:sz="0" w:space="0" w:color="auto"/>
          </w:divBdr>
        </w:div>
        <w:div w:id="1953777362">
          <w:marLeft w:val="640"/>
          <w:marRight w:val="0"/>
          <w:marTop w:val="0"/>
          <w:marBottom w:val="0"/>
          <w:divBdr>
            <w:top w:val="none" w:sz="0" w:space="0" w:color="auto"/>
            <w:left w:val="none" w:sz="0" w:space="0" w:color="auto"/>
            <w:bottom w:val="none" w:sz="0" w:space="0" w:color="auto"/>
            <w:right w:val="none" w:sz="0" w:space="0" w:color="auto"/>
          </w:divBdr>
        </w:div>
        <w:div w:id="305862634">
          <w:marLeft w:val="640"/>
          <w:marRight w:val="0"/>
          <w:marTop w:val="0"/>
          <w:marBottom w:val="0"/>
          <w:divBdr>
            <w:top w:val="none" w:sz="0" w:space="0" w:color="auto"/>
            <w:left w:val="none" w:sz="0" w:space="0" w:color="auto"/>
            <w:bottom w:val="none" w:sz="0" w:space="0" w:color="auto"/>
            <w:right w:val="none" w:sz="0" w:space="0" w:color="auto"/>
          </w:divBdr>
        </w:div>
        <w:div w:id="2056733200">
          <w:marLeft w:val="640"/>
          <w:marRight w:val="0"/>
          <w:marTop w:val="0"/>
          <w:marBottom w:val="0"/>
          <w:divBdr>
            <w:top w:val="none" w:sz="0" w:space="0" w:color="auto"/>
            <w:left w:val="none" w:sz="0" w:space="0" w:color="auto"/>
            <w:bottom w:val="none" w:sz="0" w:space="0" w:color="auto"/>
            <w:right w:val="none" w:sz="0" w:space="0" w:color="auto"/>
          </w:divBdr>
        </w:div>
        <w:div w:id="1992633339">
          <w:marLeft w:val="640"/>
          <w:marRight w:val="0"/>
          <w:marTop w:val="0"/>
          <w:marBottom w:val="0"/>
          <w:divBdr>
            <w:top w:val="none" w:sz="0" w:space="0" w:color="auto"/>
            <w:left w:val="none" w:sz="0" w:space="0" w:color="auto"/>
            <w:bottom w:val="none" w:sz="0" w:space="0" w:color="auto"/>
            <w:right w:val="none" w:sz="0" w:space="0" w:color="auto"/>
          </w:divBdr>
        </w:div>
        <w:div w:id="1087076172">
          <w:marLeft w:val="640"/>
          <w:marRight w:val="0"/>
          <w:marTop w:val="0"/>
          <w:marBottom w:val="0"/>
          <w:divBdr>
            <w:top w:val="none" w:sz="0" w:space="0" w:color="auto"/>
            <w:left w:val="none" w:sz="0" w:space="0" w:color="auto"/>
            <w:bottom w:val="none" w:sz="0" w:space="0" w:color="auto"/>
            <w:right w:val="none" w:sz="0" w:space="0" w:color="auto"/>
          </w:divBdr>
        </w:div>
        <w:div w:id="1465349906">
          <w:marLeft w:val="640"/>
          <w:marRight w:val="0"/>
          <w:marTop w:val="0"/>
          <w:marBottom w:val="0"/>
          <w:divBdr>
            <w:top w:val="none" w:sz="0" w:space="0" w:color="auto"/>
            <w:left w:val="none" w:sz="0" w:space="0" w:color="auto"/>
            <w:bottom w:val="none" w:sz="0" w:space="0" w:color="auto"/>
            <w:right w:val="none" w:sz="0" w:space="0" w:color="auto"/>
          </w:divBdr>
        </w:div>
        <w:div w:id="309871882">
          <w:marLeft w:val="640"/>
          <w:marRight w:val="0"/>
          <w:marTop w:val="0"/>
          <w:marBottom w:val="0"/>
          <w:divBdr>
            <w:top w:val="none" w:sz="0" w:space="0" w:color="auto"/>
            <w:left w:val="none" w:sz="0" w:space="0" w:color="auto"/>
            <w:bottom w:val="none" w:sz="0" w:space="0" w:color="auto"/>
            <w:right w:val="none" w:sz="0" w:space="0" w:color="auto"/>
          </w:divBdr>
        </w:div>
        <w:div w:id="931275722">
          <w:marLeft w:val="640"/>
          <w:marRight w:val="0"/>
          <w:marTop w:val="0"/>
          <w:marBottom w:val="0"/>
          <w:divBdr>
            <w:top w:val="none" w:sz="0" w:space="0" w:color="auto"/>
            <w:left w:val="none" w:sz="0" w:space="0" w:color="auto"/>
            <w:bottom w:val="none" w:sz="0" w:space="0" w:color="auto"/>
            <w:right w:val="none" w:sz="0" w:space="0" w:color="auto"/>
          </w:divBdr>
        </w:div>
        <w:div w:id="2101175206">
          <w:marLeft w:val="640"/>
          <w:marRight w:val="0"/>
          <w:marTop w:val="0"/>
          <w:marBottom w:val="0"/>
          <w:divBdr>
            <w:top w:val="none" w:sz="0" w:space="0" w:color="auto"/>
            <w:left w:val="none" w:sz="0" w:space="0" w:color="auto"/>
            <w:bottom w:val="none" w:sz="0" w:space="0" w:color="auto"/>
            <w:right w:val="none" w:sz="0" w:space="0" w:color="auto"/>
          </w:divBdr>
        </w:div>
        <w:div w:id="2136212953">
          <w:marLeft w:val="640"/>
          <w:marRight w:val="0"/>
          <w:marTop w:val="0"/>
          <w:marBottom w:val="0"/>
          <w:divBdr>
            <w:top w:val="none" w:sz="0" w:space="0" w:color="auto"/>
            <w:left w:val="none" w:sz="0" w:space="0" w:color="auto"/>
            <w:bottom w:val="none" w:sz="0" w:space="0" w:color="auto"/>
            <w:right w:val="none" w:sz="0" w:space="0" w:color="auto"/>
          </w:divBdr>
        </w:div>
        <w:div w:id="1807048550">
          <w:marLeft w:val="640"/>
          <w:marRight w:val="0"/>
          <w:marTop w:val="0"/>
          <w:marBottom w:val="0"/>
          <w:divBdr>
            <w:top w:val="none" w:sz="0" w:space="0" w:color="auto"/>
            <w:left w:val="none" w:sz="0" w:space="0" w:color="auto"/>
            <w:bottom w:val="none" w:sz="0" w:space="0" w:color="auto"/>
            <w:right w:val="none" w:sz="0" w:space="0" w:color="auto"/>
          </w:divBdr>
        </w:div>
        <w:div w:id="2003654807">
          <w:marLeft w:val="640"/>
          <w:marRight w:val="0"/>
          <w:marTop w:val="0"/>
          <w:marBottom w:val="0"/>
          <w:divBdr>
            <w:top w:val="none" w:sz="0" w:space="0" w:color="auto"/>
            <w:left w:val="none" w:sz="0" w:space="0" w:color="auto"/>
            <w:bottom w:val="none" w:sz="0" w:space="0" w:color="auto"/>
            <w:right w:val="none" w:sz="0" w:space="0" w:color="auto"/>
          </w:divBdr>
        </w:div>
        <w:div w:id="795149597">
          <w:marLeft w:val="640"/>
          <w:marRight w:val="0"/>
          <w:marTop w:val="0"/>
          <w:marBottom w:val="0"/>
          <w:divBdr>
            <w:top w:val="none" w:sz="0" w:space="0" w:color="auto"/>
            <w:left w:val="none" w:sz="0" w:space="0" w:color="auto"/>
            <w:bottom w:val="none" w:sz="0" w:space="0" w:color="auto"/>
            <w:right w:val="none" w:sz="0" w:space="0" w:color="auto"/>
          </w:divBdr>
        </w:div>
        <w:div w:id="1009872061">
          <w:marLeft w:val="640"/>
          <w:marRight w:val="0"/>
          <w:marTop w:val="0"/>
          <w:marBottom w:val="0"/>
          <w:divBdr>
            <w:top w:val="none" w:sz="0" w:space="0" w:color="auto"/>
            <w:left w:val="none" w:sz="0" w:space="0" w:color="auto"/>
            <w:bottom w:val="none" w:sz="0" w:space="0" w:color="auto"/>
            <w:right w:val="none" w:sz="0" w:space="0" w:color="auto"/>
          </w:divBdr>
        </w:div>
        <w:div w:id="997268612">
          <w:marLeft w:val="640"/>
          <w:marRight w:val="0"/>
          <w:marTop w:val="0"/>
          <w:marBottom w:val="0"/>
          <w:divBdr>
            <w:top w:val="none" w:sz="0" w:space="0" w:color="auto"/>
            <w:left w:val="none" w:sz="0" w:space="0" w:color="auto"/>
            <w:bottom w:val="none" w:sz="0" w:space="0" w:color="auto"/>
            <w:right w:val="none" w:sz="0" w:space="0" w:color="auto"/>
          </w:divBdr>
        </w:div>
        <w:div w:id="1901818950">
          <w:marLeft w:val="640"/>
          <w:marRight w:val="0"/>
          <w:marTop w:val="0"/>
          <w:marBottom w:val="0"/>
          <w:divBdr>
            <w:top w:val="none" w:sz="0" w:space="0" w:color="auto"/>
            <w:left w:val="none" w:sz="0" w:space="0" w:color="auto"/>
            <w:bottom w:val="none" w:sz="0" w:space="0" w:color="auto"/>
            <w:right w:val="none" w:sz="0" w:space="0" w:color="auto"/>
          </w:divBdr>
        </w:div>
        <w:div w:id="1458841689">
          <w:marLeft w:val="640"/>
          <w:marRight w:val="0"/>
          <w:marTop w:val="0"/>
          <w:marBottom w:val="0"/>
          <w:divBdr>
            <w:top w:val="none" w:sz="0" w:space="0" w:color="auto"/>
            <w:left w:val="none" w:sz="0" w:space="0" w:color="auto"/>
            <w:bottom w:val="none" w:sz="0" w:space="0" w:color="auto"/>
            <w:right w:val="none" w:sz="0" w:space="0" w:color="auto"/>
          </w:divBdr>
        </w:div>
      </w:divsChild>
    </w:div>
    <w:div w:id="2028094953">
      <w:bodyDiv w:val="1"/>
      <w:marLeft w:val="0"/>
      <w:marRight w:val="0"/>
      <w:marTop w:val="0"/>
      <w:marBottom w:val="0"/>
      <w:divBdr>
        <w:top w:val="none" w:sz="0" w:space="0" w:color="auto"/>
        <w:left w:val="none" w:sz="0" w:space="0" w:color="auto"/>
        <w:bottom w:val="none" w:sz="0" w:space="0" w:color="auto"/>
        <w:right w:val="none" w:sz="0" w:space="0" w:color="auto"/>
      </w:divBdr>
      <w:divsChild>
        <w:div w:id="1468430779">
          <w:marLeft w:val="640"/>
          <w:marRight w:val="0"/>
          <w:marTop w:val="0"/>
          <w:marBottom w:val="0"/>
          <w:divBdr>
            <w:top w:val="none" w:sz="0" w:space="0" w:color="auto"/>
            <w:left w:val="none" w:sz="0" w:space="0" w:color="auto"/>
            <w:bottom w:val="none" w:sz="0" w:space="0" w:color="auto"/>
            <w:right w:val="none" w:sz="0" w:space="0" w:color="auto"/>
          </w:divBdr>
        </w:div>
        <w:div w:id="447238445">
          <w:marLeft w:val="640"/>
          <w:marRight w:val="0"/>
          <w:marTop w:val="0"/>
          <w:marBottom w:val="0"/>
          <w:divBdr>
            <w:top w:val="none" w:sz="0" w:space="0" w:color="auto"/>
            <w:left w:val="none" w:sz="0" w:space="0" w:color="auto"/>
            <w:bottom w:val="none" w:sz="0" w:space="0" w:color="auto"/>
            <w:right w:val="none" w:sz="0" w:space="0" w:color="auto"/>
          </w:divBdr>
        </w:div>
        <w:div w:id="1041901847">
          <w:marLeft w:val="640"/>
          <w:marRight w:val="0"/>
          <w:marTop w:val="0"/>
          <w:marBottom w:val="0"/>
          <w:divBdr>
            <w:top w:val="none" w:sz="0" w:space="0" w:color="auto"/>
            <w:left w:val="none" w:sz="0" w:space="0" w:color="auto"/>
            <w:bottom w:val="none" w:sz="0" w:space="0" w:color="auto"/>
            <w:right w:val="none" w:sz="0" w:space="0" w:color="auto"/>
          </w:divBdr>
        </w:div>
        <w:div w:id="1723407052">
          <w:marLeft w:val="640"/>
          <w:marRight w:val="0"/>
          <w:marTop w:val="0"/>
          <w:marBottom w:val="0"/>
          <w:divBdr>
            <w:top w:val="none" w:sz="0" w:space="0" w:color="auto"/>
            <w:left w:val="none" w:sz="0" w:space="0" w:color="auto"/>
            <w:bottom w:val="none" w:sz="0" w:space="0" w:color="auto"/>
            <w:right w:val="none" w:sz="0" w:space="0" w:color="auto"/>
          </w:divBdr>
        </w:div>
        <w:div w:id="455946611">
          <w:marLeft w:val="640"/>
          <w:marRight w:val="0"/>
          <w:marTop w:val="0"/>
          <w:marBottom w:val="0"/>
          <w:divBdr>
            <w:top w:val="none" w:sz="0" w:space="0" w:color="auto"/>
            <w:left w:val="none" w:sz="0" w:space="0" w:color="auto"/>
            <w:bottom w:val="none" w:sz="0" w:space="0" w:color="auto"/>
            <w:right w:val="none" w:sz="0" w:space="0" w:color="auto"/>
          </w:divBdr>
        </w:div>
        <w:div w:id="501898069">
          <w:marLeft w:val="640"/>
          <w:marRight w:val="0"/>
          <w:marTop w:val="0"/>
          <w:marBottom w:val="0"/>
          <w:divBdr>
            <w:top w:val="none" w:sz="0" w:space="0" w:color="auto"/>
            <w:left w:val="none" w:sz="0" w:space="0" w:color="auto"/>
            <w:bottom w:val="none" w:sz="0" w:space="0" w:color="auto"/>
            <w:right w:val="none" w:sz="0" w:space="0" w:color="auto"/>
          </w:divBdr>
        </w:div>
        <w:div w:id="1677151533">
          <w:marLeft w:val="640"/>
          <w:marRight w:val="0"/>
          <w:marTop w:val="0"/>
          <w:marBottom w:val="0"/>
          <w:divBdr>
            <w:top w:val="none" w:sz="0" w:space="0" w:color="auto"/>
            <w:left w:val="none" w:sz="0" w:space="0" w:color="auto"/>
            <w:bottom w:val="none" w:sz="0" w:space="0" w:color="auto"/>
            <w:right w:val="none" w:sz="0" w:space="0" w:color="auto"/>
          </w:divBdr>
        </w:div>
        <w:div w:id="1238250744">
          <w:marLeft w:val="640"/>
          <w:marRight w:val="0"/>
          <w:marTop w:val="0"/>
          <w:marBottom w:val="0"/>
          <w:divBdr>
            <w:top w:val="none" w:sz="0" w:space="0" w:color="auto"/>
            <w:left w:val="none" w:sz="0" w:space="0" w:color="auto"/>
            <w:bottom w:val="none" w:sz="0" w:space="0" w:color="auto"/>
            <w:right w:val="none" w:sz="0" w:space="0" w:color="auto"/>
          </w:divBdr>
        </w:div>
        <w:div w:id="525757789">
          <w:marLeft w:val="640"/>
          <w:marRight w:val="0"/>
          <w:marTop w:val="0"/>
          <w:marBottom w:val="0"/>
          <w:divBdr>
            <w:top w:val="none" w:sz="0" w:space="0" w:color="auto"/>
            <w:left w:val="none" w:sz="0" w:space="0" w:color="auto"/>
            <w:bottom w:val="none" w:sz="0" w:space="0" w:color="auto"/>
            <w:right w:val="none" w:sz="0" w:space="0" w:color="auto"/>
          </w:divBdr>
        </w:div>
        <w:div w:id="1070540477">
          <w:marLeft w:val="640"/>
          <w:marRight w:val="0"/>
          <w:marTop w:val="0"/>
          <w:marBottom w:val="0"/>
          <w:divBdr>
            <w:top w:val="none" w:sz="0" w:space="0" w:color="auto"/>
            <w:left w:val="none" w:sz="0" w:space="0" w:color="auto"/>
            <w:bottom w:val="none" w:sz="0" w:space="0" w:color="auto"/>
            <w:right w:val="none" w:sz="0" w:space="0" w:color="auto"/>
          </w:divBdr>
        </w:div>
        <w:div w:id="1026712555">
          <w:marLeft w:val="640"/>
          <w:marRight w:val="0"/>
          <w:marTop w:val="0"/>
          <w:marBottom w:val="0"/>
          <w:divBdr>
            <w:top w:val="none" w:sz="0" w:space="0" w:color="auto"/>
            <w:left w:val="none" w:sz="0" w:space="0" w:color="auto"/>
            <w:bottom w:val="none" w:sz="0" w:space="0" w:color="auto"/>
            <w:right w:val="none" w:sz="0" w:space="0" w:color="auto"/>
          </w:divBdr>
        </w:div>
        <w:div w:id="1130973901">
          <w:marLeft w:val="640"/>
          <w:marRight w:val="0"/>
          <w:marTop w:val="0"/>
          <w:marBottom w:val="0"/>
          <w:divBdr>
            <w:top w:val="none" w:sz="0" w:space="0" w:color="auto"/>
            <w:left w:val="none" w:sz="0" w:space="0" w:color="auto"/>
            <w:bottom w:val="none" w:sz="0" w:space="0" w:color="auto"/>
            <w:right w:val="none" w:sz="0" w:space="0" w:color="auto"/>
          </w:divBdr>
        </w:div>
        <w:div w:id="902907487">
          <w:marLeft w:val="640"/>
          <w:marRight w:val="0"/>
          <w:marTop w:val="0"/>
          <w:marBottom w:val="0"/>
          <w:divBdr>
            <w:top w:val="none" w:sz="0" w:space="0" w:color="auto"/>
            <w:left w:val="none" w:sz="0" w:space="0" w:color="auto"/>
            <w:bottom w:val="none" w:sz="0" w:space="0" w:color="auto"/>
            <w:right w:val="none" w:sz="0" w:space="0" w:color="auto"/>
          </w:divBdr>
        </w:div>
        <w:div w:id="1289773827">
          <w:marLeft w:val="640"/>
          <w:marRight w:val="0"/>
          <w:marTop w:val="0"/>
          <w:marBottom w:val="0"/>
          <w:divBdr>
            <w:top w:val="none" w:sz="0" w:space="0" w:color="auto"/>
            <w:left w:val="none" w:sz="0" w:space="0" w:color="auto"/>
            <w:bottom w:val="none" w:sz="0" w:space="0" w:color="auto"/>
            <w:right w:val="none" w:sz="0" w:space="0" w:color="auto"/>
          </w:divBdr>
        </w:div>
        <w:div w:id="233249780">
          <w:marLeft w:val="640"/>
          <w:marRight w:val="0"/>
          <w:marTop w:val="0"/>
          <w:marBottom w:val="0"/>
          <w:divBdr>
            <w:top w:val="none" w:sz="0" w:space="0" w:color="auto"/>
            <w:left w:val="none" w:sz="0" w:space="0" w:color="auto"/>
            <w:bottom w:val="none" w:sz="0" w:space="0" w:color="auto"/>
            <w:right w:val="none" w:sz="0" w:space="0" w:color="auto"/>
          </w:divBdr>
        </w:div>
        <w:div w:id="2020694617">
          <w:marLeft w:val="640"/>
          <w:marRight w:val="0"/>
          <w:marTop w:val="0"/>
          <w:marBottom w:val="0"/>
          <w:divBdr>
            <w:top w:val="none" w:sz="0" w:space="0" w:color="auto"/>
            <w:left w:val="none" w:sz="0" w:space="0" w:color="auto"/>
            <w:bottom w:val="none" w:sz="0" w:space="0" w:color="auto"/>
            <w:right w:val="none" w:sz="0" w:space="0" w:color="auto"/>
          </w:divBdr>
        </w:div>
        <w:div w:id="999389987">
          <w:marLeft w:val="640"/>
          <w:marRight w:val="0"/>
          <w:marTop w:val="0"/>
          <w:marBottom w:val="0"/>
          <w:divBdr>
            <w:top w:val="none" w:sz="0" w:space="0" w:color="auto"/>
            <w:left w:val="none" w:sz="0" w:space="0" w:color="auto"/>
            <w:bottom w:val="none" w:sz="0" w:space="0" w:color="auto"/>
            <w:right w:val="none" w:sz="0" w:space="0" w:color="auto"/>
          </w:divBdr>
        </w:div>
        <w:div w:id="486751009">
          <w:marLeft w:val="640"/>
          <w:marRight w:val="0"/>
          <w:marTop w:val="0"/>
          <w:marBottom w:val="0"/>
          <w:divBdr>
            <w:top w:val="none" w:sz="0" w:space="0" w:color="auto"/>
            <w:left w:val="none" w:sz="0" w:space="0" w:color="auto"/>
            <w:bottom w:val="none" w:sz="0" w:space="0" w:color="auto"/>
            <w:right w:val="none" w:sz="0" w:space="0" w:color="auto"/>
          </w:divBdr>
        </w:div>
        <w:div w:id="2023239898">
          <w:marLeft w:val="640"/>
          <w:marRight w:val="0"/>
          <w:marTop w:val="0"/>
          <w:marBottom w:val="0"/>
          <w:divBdr>
            <w:top w:val="none" w:sz="0" w:space="0" w:color="auto"/>
            <w:left w:val="none" w:sz="0" w:space="0" w:color="auto"/>
            <w:bottom w:val="none" w:sz="0" w:space="0" w:color="auto"/>
            <w:right w:val="none" w:sz="0" w:space="0" w:color="auto"/>
          </w:divBdr>
        </w:div>
        <w:div w:id="1141768558">
          <w:marLeft w:val="640"/>
          <w:marRight w:val="0"/>
          <w:marTop w:val="0"/>
          <w:marBottom w:val="0"/>
          <w:divBdr>
            <w:top w:val="none" w:sz="0" w:space="0" w:color="auto"/>
            <w:left w:val="none" w:sz="0" w:space="0" w:color="auto"/>
            <w:bottom w:val="none" w:sz="0" w:space="0" w:color="auto"/>
            <w:right w:val="none" w:sz="0" w:space="0" w:color="auto"/>
          </w:divBdr>
        </w:div>
        <w:div w:id="1676960159">
          <w:marLeft w:val="640"/>
          <w:marRight w:val="0"/>
          <w:marTop w:val="0"/>
          <w:marBottom w:val="0"/>
          <w:divBdr>
            <w:top w:val="none" w:sz="0" w:space="0" w:color="auto"/>
            <w:left w:val="none" w:sz="0" w:space="0" w:color="auto"/>
            <w:bottom w:val="none" w:sz="0" w:space="0" w:color="auto"/>
            <w:right w:val="none" w:sz="0" w:space="0" w:color="auto"/>
          </w:divBdr>
        </w:div>
        <w:div w:id="1120102743">
          <w:marLeft w:val="640"/>
          <w:marRight w:val="0"/>
          <w:marTop w:val="0"/>
          <w:marBottom w:val="0"/>
          <w:divBdr>
            <w:top w:val="none" w:sz="0" w:space="0" w:color="auto"/>
            <w:left w:val="none" w:sz="0" w:space="0" w:color="auto"/>
            <w:bottom w:val="none" w:sz="0" w:space="0" w:color="auto"/>
            <w:right w:val="none" w:sz="0" w:space="0" w:color="auto"/>
          </w:divBdr>
        </w:div>
        <w:div w:id="1255283550">
          <w:marLeft w:val="640"/>
          <w:marRight w:val="0"/>
          <w:marTop w:val="0"/>
          <w:marBottom w:val="0"/>
          <w:divBdr>
            <w:top w:val="none" w:sz="0" w:space="0" w:color="auto"/>
            <w:left w:val="none" w:sz="0" w:space="0" w:color="auto"/>
            <w:bottom w:val="none" w:sz="0" w:space="0" w:color="auto"/>
            <w:right w:val="none" w:sz="0" w:space="0" w:color="auto"/>
          </w:divBdr>
        </w:div>
        <w:div w:id="119420835">
          <w:marLeft w:val="640"/>
          <w:marRight w:val="0"/>
          <w:marTop w:val="0"/>
          <w:marBottom w:val="0"/>
          <w:divBdr>
            <w:top w:val="none" w:sz="0" w:space="0" w:color="auto"/>
            <w:left w:val="none" w:sz="0" w:space="0" w:color="auto"/>
            <w:bottom w:val="none" w:sz="0" w:space="0" w:color="auto"/>
            <w:right w:val="none" w:sz="0" w:space="0" w:color="auto"/>
          </w:divBdr>
        </w:div>
        <w:div w:id="318265481">
          <w:marLeft w:val="640"/>
          <w:marRight w:val="0"/>
          <w:marTop w:val="0"/>
          <w:marBottom w:val="0"/>
          <w:divBdr>
            <w:top w:val="none" w:sz="0" w:space="0" w:color="auto"/>
            <w:left w:val="none" w:sz="0" w:space="0" w:color="auto"/>
            <w:bottom w:val="none" w:sz="0" w:space="0" w:color="auto"/>
            <w:right w:val="none" w:sz="0" w:space="0" w:color="auto"/>
          </w:divBdr>
        </w:div>
        <w:div w:id="330377862">
          <w:marLeft w:val="640"/>
          <w:marRight w:val="0"/>
          <w:marTop w:val="0"/>
          <w:marBottom w:val="0"/>
          <w:divBdr>
            <w:top w:val="none" w:sz="0" w:space="0" w:color="auto"/>
            <w:left w:val="none" w:sz="0" w:space="0" w:color="auto"/>
            <w:bottom w:val="none" w:sz="0" w:space="0" w:color="auto"/>
            <w:right w:val="none" w:sz="0" w:space="0" w:color="auto"/>
          </w:divBdr>
        </w:div>
        <w:div w:id="1838425748">
          <w:marLeft w:val="640"/>
          <w:marRight w:val="0"/>
          <w:marTop w:val="0"/>
          <w:marBottom w:val="0"/>
          <w:divBdr>
            <w:top w:val="none" w:sz="0" w:space="0" w:color="auto"/>
            <w:left w:val="none" w:sz="0" w:space="0" w:color="auto"/>
            <w:bottom w:val="none" w:sz="0" w:space="0" w:color="auto"/>
            <w:right w:val="none" w:sz="0" w:space="0" w:color="auto"/>
          </w:divBdr>
        </w:div>
        <w:div w:id="303780505">
          <w:marLeft w:val="640"/>
          <w:marRight w:val="0"/>
          <w:marTop w:val="0"/>
          <w:marBottom w:val="0"/>
          <w:divBdr>
            <w:top w:val="none" w:sz="0" w:space="0" w:color="auto"/>
            <w:left w:val="none" w:sz="0" w:space="0" w:color="auto"/>
            <w:bottom w:val="none" w:sz="0" w:space="0" w:color="auto"/>
            <w:right w:val="none" w:sz="0" w:space="0" w:color="auto"/>
          </w:divBdr>
        </w:div>
        <w:div w:id="1318922221">
          <w:marLeft w:val="640"/>
          <w:marRight w:val="0"/>
          <w:marTop w:val="0"/>
          <w:marBottom w:val="0"/>
          <w:divBdr>
            <w:top w:val="none" w:sz="0" w:space="0" w:color="auto"/>
            <w:left w:val="none" w:sz="0" w:space="0" w:color="auto"/>
            <w:bottom w:val="none" w:sz="0" w:space="0" w:color="auto"/>
            <w:right w:val="none" w:sz="0" w:space="0" w:color="auto"/>
          </w:divBdr>
        </w:div>
        <w:div w:id="928464663">
          <w:marLeft w:val="640"/>
          <w:marRight w:val="0"/>
          <w:marTop w:val="0"/>
          <w:marBottom w:val="0"/>
          <w:divBdr>
            <w:top w:val="none" w:sz="0" w:space="0" w:color="auto"/>
            <w:left w:val="none" w:sz="0" w:space="0" w:color="auto"/>
            <w:bottom w:val="none" w:sz="0" w:space="0" w:color="auto"/>
            <w:right w:val="none" w:sz="0" w:space="0" w:color="auto"/>
          </w:divBdr>
        </w:div>
        <w:div w:id="1638727931">
          <w:marLeft w:val="640"/>
          <w:marRight w:val="0"/>
          <w:marTop w:val="0"/>
          <w:marBottom w:val="0"/>
          <w:divBdr>
            <w:top w:val="none" w:sz="0" w:space="0" w:color="auto"/>
            <w:left w:val="none" w:sz="0" w:space="0" w:color="auto"/>
            <w:bottom w:val="none" w:sz="0" w:space="0" w:color="auto"/>
            <w:right w:val="none" w:sz="0" w:space="0" w:color="auto"/>
          </w:divBdr>
        </w:div>
        <w:div w:id="388769935">
          <w:marLeft w:val="640"/>
          <w:marRight w:val="0"/>
          <w:marTop w:val="0"/>
          <w:marBottom w:val="0"/>
          <w:divBdr>
            <w:top w:val="none" w:sz="0" w:space="0" w:color="auto"/>
            <w:left w:val="none" w:sz="0" w:space="0" w:color="auto"/>
            <w:bottom w:val="none" w:sz="0" w:space="0" w:color="auto"/>
            <w:right w:val="none" w:sz="0" w:space="0" w:color="auto"/>
          </w:divBdr>
        </w:div>
        <w:div w:id="2106925310">
          <w:marLeft w:val="640"/>
          <w:marRight w:val="0"/>
          <w:marTop w:val="0"/>
          <w:marBottom w:val="0"/>
          <w:divBdr>
            <w:top w:val="none" w:sz="0" w:space="0" w:color="auto"/>
            <w:left w:val="none" w:sz="0" w:space="0" w:color="auto"/>
            <w:bottom w:val="none" w:sz="0" w:space="0" w:color="auto"/>
            <w:right w:val="none" w:sz="0" w:space="0" w:color="auto"/>
          </w:divBdr>
        </w:div>
        <w:div w:id="988434613">
          <w:marLeft w:val="640"/>
          <w:marRight w:val="0"/>
          <w:marTop w:val="0"/>
          <w:marBottom w:val="0"/>
          <w:divBdr>
            <w:top w:val="none" w:sz="0" w:space="0" w:color="auto"/>
            <w:left w:val="none" w:sz="0" w:space="0" w:color="auto"/>
            <w:bottom w:val="none" w:sz="0" w:space="0" w:color="auto"/>
            <w:right w:val="none" w:sz="0" w:space="0" w:color="auto"/>
          </w:divBdr>
        </w:div>
        <w:div w:id="1049184996">
          <w:marLeft w:val="640"/>
          <w:marRight w:val="0"/>
          <w:marTop w:val="0"/>
          <w:marBottom w:val="0"/>
          <w:divBdr>
            <w:top w:val="none" w:sz="0" w:space="0" w:color="auto"/>
            <w:left w:val="none" w:sz="0" w:space="0" w:color="auto"/>
            <w:bottom w:val="none" w:sz="0" w:space="0" w:color="auto"/>
            <w:right w:val="none" w:sz="0" w:space="0" w:color="auto"/>
          </w:divBdr>
        </w:div>
        <w:div w:id="785731915">
          <w:marLeft w:val="640"/>
          <w:marRight w:val="0"/>
          <w:marTop w:val="0"/>
          <w:marBottom w:val="0"/>
          <w:divBdr>
            <w:top w:val="none" w:sz="0" w:space="0" w:color="auto"/>
            <w:left w:val="none" w:sz="0" w:space="0" w:color="auto"/>
            <w:bottom w:val="none" w:sz="0" w:space="0" w:color="auto"/>
            <w:right w:val="none" w:sz="0" w:space="0" w:color="auto"/>
          </w:divBdr>
        </w:div>
        <w:div w:id="1099838465">
          <w:marLeft w:val="640"/>
          <w:marRight w:val="0"/>
          <w:marTop w:val="0"/>
          <w:marBottom w:val="0"/>
          <w:divBdr>
            <w:top w:val="none" w:sz="0" w:space="0" w:color="auto"/>
            <w:left w:val="none" w:sz="0" w:space="0" w:color="auto"/>
            <w:bottom w:val="none" w:sz="0" w:space="0" w:color="auto"/>
            <w:right w:val="none" w:sz="0" w:space="0" w:color="auto"/>
          </w:divBdr>
        </w:div>
        <w:div w:id="634334989">
          <w:marLeft w:val="640"/>
          <w:marRight w:val="0"/>
          <w:marTop w:val="0"/>
          <w:marBottom w:val="0"/>
          <w:divBdr>
            <w:top w:val="none" w:sz="0" w:space="0" w:color="auto"/>
            <w:left w:val="none" w:sz="0" w:space="0" w:color="auto"/>
            <w:bottom w:val="none" w:sz="0" w:space="0" w:color="auto"/>
            <w:right w:val="none" w:sz="0" w:space="0" w:color="auto"/>
          </w:divBdr>
        </w:div>
        <w:div w:id="515462544">
          <w:marLeft w:val="640"/>
          <w:marRight w:val="0"/>
          <w:marTop w:val="0"/>
          <w:marBottom w:val="0"/>
          <w:divBdr>
            <w:top w:val="none" w:sz="0" w:space="0" w:color="auto"/>
            <w:left w:val="none" w:sz="0" w:space="0" w:color="auto"/>
            <w:bottom w:val="none" w:sz="0" w:space="0" w:color="auto"/>
            <w:right w:val="none" w:sz="0" w:space="0" w:color="auto"/>
          </w:divBdr>
        </w:div>
        <w:div w:id="455952092">
          <w:marLeft w:val="640"/>
          <w:marRight w:val="0"/>
          <w:marTop w:val="0"/>
          <w:marBottom w:val="0"/>
          <w:divBdr>
            <w:top w:val="none" w:sz="0" w:space="0" w:color="auto"/>
            <w:left w:val="none" w:sz="0" w:space="0" w:color="auto"/>
            <w:bottom w:val="none" w:sz="0" w:space="0" w:color="auto"/>
            <w:right w:val="none" w:sz="0" w:space="0" w:color="auto"/>
          </w:divBdr>
        </w:div>
        <w:div w:id="136915942">
          <w:marLeft w:val="640"/>
          <w:marRight w:val="0"/>
          <w:marTop w:val="0"/>
          <w:marBottom w:val="0"/>
          <w:divBdr>
            <w:top w:val="none" w:sz="0" w:space="0" w:color="auto"/>
            <w:left w:val="none" w:sz="0" w:space="0" w:color="auto"/>
            <w:bottom w:val="none" w:sz="0" w:space="0" w:color="auto"/>
            <w:right w:val="none" w:sz="0" w:space="0" w:color="auto"/>
          </w:divBdr>
        </w:div>
        <w:div w:id="738020249">
          <w:marLeft w:val="640"/>
          <w:marRight w:val="0"/>
          <w:marTop w:val="0"/>
          <w:marBottom w:val="0"/>
          <w:divBdr>
            <w:top w:val="none" w:sz="0" w:space="0" w:color="auto"/>
            <w:left w:val="none" w:sz="0" w:space="0" w:color="auto"/>
            <w:bottom w:val="none" w:sz="0" w:space="0" w:color="auto"/>
            <w:right w:val="none" w:sz="0" w:space="0" w:color="auto"/>
          </w:divBdr>
        </w:div>
        <w:div w:id="1080057871">
          <w:marLeft w:val="640"/>
          <w:marRight w:val="0"/>
          <w:marTop w:val="0"/>
          <w:marBottom w:val="0"/>
          <w:divBdr>
            <w:top w:val="none" w:sz="0" w:space="0" w:color="auto"/>
            <w:left w:val="none" w:sz="0" w:space="0" w:color="auto"/>
            <w:bottom w:val="none" w:sz="0" w:space="0" w:color="auto"/>
            <w:right w:val="none" w:sz="0" w:space="0" w:color="auto"/>
          </w:divBdr>
        </w:div>
        <w:div w:id="1448963764">
          <w:marLeft w:val="640"/>
          <w:marRight w:val="0"/>
          <w:marTop w:val="0"/>
          <w:marBottom w:val="0"/>
          <w:divBdr>
            <w:top w:val="none" w:sz="0" w:space="0" w:color="auto"/>
            <w:left w:val="none" w:sz="0" w:space="0" w:color="auto"/>
            <w:bottom w:val="none" w:sz="0" w:space="0" w:color="auto"/>
            <w:right w:val="none" w:sz="0" w:space="0" w:color="auto"/>
          </w:divBdr>
        </w:div>
        <w:div w:id="100952016">
          <w:marLeft w:val="640"/>
          <w:marRight w:val="0"/>
          <w:marTop w:val="0"/>
          <w:marBottom w:val="0"/>
          <w:divBdr>
            <w:top w:val="none" w:sz="0" w:space="0" w:color="auto"/>
            <w:left w:val="none" w:sz="0" w:space="0" w:color="auto"/>
            <w:bottom w:val="none" w:sz="0" w:space="0" w:color="auto"/>
            <w:right w:val="none" w:sz="0" w:space="0" w:color="auto"/>
          </w:divBdr>
        </w:div>
        <w:div w:id="946238196">
          <w:marLeft w:val="640"/>
          <w:marRight w:val="0"/>
          <w:marTop w:val="0"/>
          <w:marBottom w:val="0"/>
          <w:divBdr>
            <w:top w:val="none" w:sz="0" w:space="0" w:color="auto"/>
            <w:left w:val="none" w:sz="0" w:space="0" w:color="auto"/>
            <w:bottom w:val="none" w:sz="0" w:space="0" w:color="auto"/>
            <w:right w:val="none" w:sz="0" w:space="0" w:color="auto"/>
          </w:divBdr>
        </w:div>
        <w:div w:id="664013603">
          <w:marLeft w:val="640"/>
          <w:marRight w:val="0"/>
          <w:marTop w:val="0"/>
          <w:marBottom w:val="0"/>
          <w:divBdr>
            <w:top w:val="none" w:sz="0" w:space="0" w:color="auto"/>
            <w:left w:val="none" w:sz="0" w:space="0" w:color="auto"/>
            <w:bottom w:val="none" w:sz="0" w:space="0" w:color="auto"/>
            <w:right w:val="none" w:sz="0" w:space="0" w:color="auto"/>
          </w:divBdr>
        </w:div>
        <w:div w:id="1075274182">
          <w:marLeft w:val="640"/>
          <w:marRight w:val="0"/>
          <w:marTop w:val="0"/>
          <w:marBottom w:val="0"/>
          <w:divBdr>
            <w:top w:val="none" w:sz="0" w:space="0" w:color="auto"/>
            <w:left w:val="none" w:sz="0" w:space="0" w:color="auto"/>
            <w:bottom w:val="none" w:sz="0" w:space="0" w:color="auto"/>
            <w:right w:val="none" w:sz="0" w:space="0" w:color="auto"/>
          </w:divBdr>
        </w:div>
        <w:div w:id="346055604">
          <w:marLeft w:val="640"/>
          <w:marRight w:val="0"/>
          <w:marTop w:val="0"/>
          <w:marBottom w:val="0"/>
          <w:divBdr>
            <w:top w:val="none" w:sz="0" w:space="0" w:color="auto"/>
            <w:left w:val="none" w:sz="0" w:space="0" w:color="auto"/>
            <w:bottom w:val="none" w:sz="0" w:space="0" w:color="auto"/>
            <w:right w:val="none" w:sz="0" w:space="0" w:color="auto"/>
          </w:divBdr>
        </w:div>
        <w:div w:id="222985485">
          <w:marLeft w:val="640"/>
          <w:marRight w:val="0"/>
          <w:marTop w:val="0"/>
          <w:marBottom w:val="0"/>
          <w:divBdr>
            <w:top w:val="none" w:sz="0" w:space="0" w:color="auto"/>
            <w:left w:val="none" w:sz="0" w:space="0" w:color="auto"/>
            <w:bottom w:val="none" w:sz="0" w:space="0" w:color="auto"/>
            <w:right w:val="none" w:sz="0" w:space="0" w:color="auto"/>
          </w:divBdr>
        </w:div>
        <w:div w:id="184295116">
          <w:marLeft w:val="640"/>
          <w:marRight w:val="0"/>
          <w:marTop w:val="0"/>
          <w:marBottom w:val="0"/>
          <w:divBdr>
            <w:top w:val="none" w:sz="0" w:space="0" w:color="auto"/>
            <w:left w:val="none" w:sz="0" w:space="0" w:color="auto"/>
            <w:bottom w:val="none" w:sz="0" w:space="0" w:color="auto"/>
            <w:right w:val="none" w:sz="0" w:space="0" w:color="auto"/>
          </w:divBdr>
        </w:div>
        <w:div w:id="211692943">
          <w:marLeft w:val="640"/>
          <w:marRight w:val="0"/>
          <w:marTop w:val="0"/>
          <w:marBottom w:val="0"/>
          <w:divBdr>
            <w:top w:val="none" w:sz="0" w:space="0" w:color="auto"/>
            <w:left w:val="none" w:sz="0" w:space="0" w:color="auto"/>
            <w:bottom w:val="none" w:sz="0" w:space="0" w:color="auto"/>
            <w:right w:val="none" w:sz="0" w:space="0" w:color="auto"/>
          </w:divBdr>
        </w:div>
        <w:div w:id="1560557971">
          <w:marLeft w:val="640"/>
          <w:marRight w:val="0"/>
          <w:marTop w:val="0"/>
          <w:marBottom w:val="0"/>
          <w:divBdr>
            <w:top w:val="none" w:sz="0" w:space="0" w:color="auto"/>
            <w:left w:val="none" w:sz="0" w:space="0" w:color="auto"/>
            <w:bottom w:val="none" w:sz="0" w:space="0" w:color="auto"/>
            <w:right w:val="none" w:sz="0" w:space="0" w:color="auto"/>
          </w:divBdr>
        </w:div>
        <w:div w:id="1245340154">
          <w:marLeft w:val="640"/>
          <w:marRight w:val="0"/>
          <w:marTop w:val="0"/>
          <w:marBottom w:val="0"/>
          <w:divBdr>
            <w:top w:val="none" w:sz="0" w:space="0" w:color="auto"/>
            <w:left w:val="none" w:sz="0" w:space="0" w:color="auto"/>
            <w:bottom w:val="none" w:sz="0" w:space="0" w:color="auto"/>
            <w:right w:val="none" w:sz="0" w:space="0" w:color="auto"/>
          </w:divBdr>
        </w:div>
        <w:div w:id="1725370127">
          <w:marLeft w:val="640"/>
          <w:marRight w:val="0"/>
          <w:marTop w:val="0"/>
          <w:marBottom w:val="0"/>
          <w:divBdr>
            <w:top w:val="none" w:sz="0" w:space="0" w:color="auto"/>
            <w:left w:val="none" w:sz="0" w:space="0" w:color="auto"/>
            <w:bottom w:val="none" w:sz="0" w:space="0" w:color="auto"/>
            <w:right w:val="none" w:sz="0" w:space="0" w:color="auto"/>
          </w:divBdr>
        </w:div>
        <w:div w:id="1117064441">
          <w:marLeft w:val="640"/>
          <w:marRight w:val="0"/>
          <w:marTop w:val="0"/>
          <w:marBottom w:val="0"/>
          <w:divBdr>
            <w:top w:val="none" w:sz="0" w:space="0" w:color="auto"/>
            <w:left w:val="none" w:sz="0" w:space="0" w:color="auto"/>
            <w:bottom w:val="none" w:sz="0" w:space="0" w:color="auto"/>
            <w:right w:val="none" w:sz="0" w:space="0" w:color="auto"/>
          </w:divBdr>
        </w:div>
        <w:div w:id="1060909845">
          <w:marLeft w:val="640"/>
          <w:marRight w:val="0"/>
          <w:marTop w:val="0"/>
          <w:marBottom w:val="0"/>
          <w:divBdr>
            <w:top w:val="none" w:sz="0" w:space="0" w:color="auto"/>
            <w:left w:val="none" w:sz="0" w:space="0" w:color="auto"/>
            <w:bottom w:val="none" w:sz="0" w:space="0" w:color="auto"/>
            <w:right w:val="none" w:sz="0" w:space="0" w:color="auto"/>
          </w:divBdr>
        </w:div>
        <w:div w:id="1306085702">
          <w:marLeft w:val="640"/>
          <w:marRight w:val="0"/>
          <w:marTop w:val="0"/>
          <w:marBottom w:val="0"/>
          <w:divBdr>
            <w:top w:val="none" w:sz="0" w:space="0" w:color="auto"/>
            <w:left w:val="none" w:sz="0" w:space="0" w:color="auto"/>
            <w:bottom w:val="none" w:sz="0" w:space="0" w:color="auto"/>
            <w:right w:val="none" w:sz="0" w:space="0" w:color="auto"/>
          </w:divBdr>
        </w:div>
        <w:div w:id="632370041">
          <w:marLeft w:val="640"/>
          <w:marRight w:val="0"/>
          <w:marTop w:val="0"/>
          <w:marBottom w:val="0"/>
          <w:divBdr>
            <w:top w:val="none" w:sz="0" w:space="0" w:color="auto"/>
            <w:left w:val="none" w:sz="0" w:space="0" w:color="auto"/>
            <w:bottom w:val="none" w:sz="0" w:space="0" w:color="auto"/>
            <w:right w:val="none" w:sz="0" w:space="0" w:color="auto"/>
          </w:divBdr>
        </w:div>
        <w:div w:id="1112360048">
          <w:marLeft w:val="640"/>
          <w:marRight w:val="0"/>
          <w:marTop w:val="0"/>
          <w:marBottom w:val="0"/>
          <w:divBdr>
            <w:top w:val="none" w:sz="0" w:space="0" w:color="auto"/>
            <w:left w:val="none" w:sz="0" w:space="0" w:color="auto"/>
            <w:bottom w:val="none" w:sz="0" w:space="0" w:color="auto"/>
            <w:right w:val="none" w:sz="0" w:space="0" w:color="auto"/>
          </w:divBdr>
        </w:div>
        <w:div w:id="278882561">
          <w:marLeft w:val="640"/>
          <w:marRight w:val="0"/>
          <w:marTop w:val="0"/>
          <w:marBottom w:val="0"/>
          <w:divBdr>
            <w:top w:val="none" w:sz="0" w:space="0" w:color="auto"/>
            <w:left w:val="none" w:sz="0" w:space="0" w:color="auto"/>
            <w:bottom w:val="none" w:sz="0" w:space="0" w:color="auto"/>
            <w:right w:val="none" w:sz="0" w:space="0" w:color="auto"/>
          </w:divBdr>
        </w:div>
        <w:div w:id="1623682949">
          <w:marLeft w:val="640"/>
          <w:marRight w:val="0"/>
          <w:marTop w:val="0"/>
          <w:marBottom w:val="0"/>
          <w:divBdr>
            <w:top w:val="none" w:sz="0" w:space="0" w:color="auto"/>
            <w:left w:val="none" w:sz="0" w:space="0" w:color="auto"/>
            <w:bottom w:val="none" w:sz="0" w:space="0" w:color="auto"/>
            <w:right w:val="none" w:sz="0" w:space="0" w:color="auto"/>
          </w:divBdr>
        </w:div>
        <w:div w:id="2071807950">
          <w:marLeft w:val="640"/>
          <w:marRight w:val="0"/>
          <w:marTop w:val="0"/>
          <w:marBottom w:val="0"/>
          <w:divBdr>
            <w:top w:val="none" w:sz="0" w:space="0" w:color="auto"/>
            <w:left w:val="none" w:sz="0" w:space="0" w:color="auto"/>
            <w:bottom w:val="none" w:sz="0" w:space="0" w:color="auto"/>
            <w:right w:val="none" w:sz="0" w:space="0" w:color="auto"/>
          </w:divBdr>
        </w:div>
        <w:div w:id="1476338756">
          <w:marLeft w:val="640"/>
          <w:marRight w:val="0"/>
          <w:marTop w:val="0"/>
          <w:marBottom w:val="0"/>
          <w:divBdr>
            <w:top w:val="none" w:sz="0" w:space="0" w:color="auto"/>
            <w:left w:val="none" w:sz="0" w:space="0" w:color="auto"/>
            <w:bottom w:val="none" w:sz="0" w:space="0" w:color="auto"/>
            <w:right w:val="none" w:sz="0" w:space="0" w:color="auto"/>
          </w:divBdr>
        </w:div>
        <w:div w:id="1634288205">
          <w:marLeft w:val="640"/>
          <w:marRight w:val="0"/>
          <w:marTop w:val="0"/>
          <w:marBottom w:val="0"/>
          <w:divBdr>
            <w:top w:val="none" w:sz="0" w:space="0" w:color="auto"/>
            <w:left w:val="none" w:sz="0" w:space="0" w:color="auto"/>
            <w:bottom w:val="none" w:sz="0" w:space="0" w:color="auto"/>
            <w:right w:val="none" w:sz="0" w:space="0" w:color="auto"/>
          </w:divBdr>
        </w:div>
        <w:div w:id="498929308">
          <w:marLeft w:val="640"/>
          <w:marRight w:val="0"/>
          <w:marTop w:val="0"/>
          <w:marBottom w:val="0"/>
          <w:divBdr>
            <w:top w:val="none" w:sz="0" w:space="0" w:color="auto"/>
            <w:left w:val="none" w:sz="0" w:space="0" w:color="auto"/>
            <w:bottom w:val="none" w:sz="0" w:space="0" w:color="auto"/>
            <w:right w:val="none" w:sz="0" w:space="0" w:color="auto"/>
          </w:divBdr>
        </w:div>
        <w:div w:id="2052267147">
          <w:marLeft w:val="640"/>
          <w:marRight w:val="0"/>
          <w:marTop w:val="0"/>
          <w:marBottom w:val="0"/>
          <w:divBdr>
            <w:top w:val="none" w:sz="0" w:space="0" w:color="auto"/>
            <w:left w:val="none" w:sz="0" w:space="0" w:color="auto"/>
            <w:bottom w:val="none" w:sz="0" w:space="0" w:color="auto"/>
            <w:right w:val="none" w:sz="0" w:space="0" w:color="auto"/>
          </w:divBdr>
        </w:div>
        <w:div w:id="2110926499">
          <w:marLeft w:val="640"/>
          <w:marRight w:val="0"/>
          <w:marTop w:val="0"/>
          <w:marBottom w:val="0"/>
          <w:divBdr>
            <w:top w:val="none" w:sz="0" w:space="0" w:color="auto"/>
            <w:left w:val="none" w:sz="0" w:space="0" w:color="auto"/>
            <w:bottom w:val="none" w:sz="0" w:space="0" w:color="auto"/>
            <w:right w:val="none" w:sz="0" w:space="0" w:color="auto"/>
          </w:divBdr>
        </w:div>
        <w:div w:id="835003070">
          <w:marLeft w:val="640"/>
          <w:marRight w:val="0"/>
          <w:marTop w:val="0"/>
          <w:marBottom w:val="0"/>
          <w:divBdr>
            <w:top w:val="none" w:sz="0" w:space="0" w:color="auto"/>
            <w:left w:val="none" w:sz="0" w:space="0" w:color="auto"/>
            <w:bottom w:val="none" w:sz="0" w:space="0" w:color="auto"/>
            <w:right w:val="none" w:sz="0" w:space="0" w:color="auto"/>
          </w:divBdr>
        </w:div>
        <w:div w:id="1641883218">
          <w:marLeft w:val="640"/>
          <w:marRight w:val="0"/>
          <w:marTop w:val="0"/>
          <w:marBottom w:val="0"/>
          <w:divBdr>
            <w:top w:val="none" w:sz="0" w:space="0" w:color="auto"/>
            <w:left w:val="none" w:sz="0" w:space="0" w:color="auto"/>
            <w:bottom w:val="none" w:sz="0" w:space="0" w:color="auto"/>
            <w:right w:val="none" w:sz="0" w:space="0" w:color="auto"/>
          </w:divBdr>
        </w:div>
        <w:div w:id="637608000">
          <w:marLeft w:val="640"/>
          <w:marRight w:val="0"/>
          <w:marTop w:val="0"/>
          <w:marBottom w:val="0"/>
          <w:divBdr>
            <w:top w:val="none" w:sz="0" w:space="0" w:color="auto"/>
            <w:left w:val="none" w:sz="0" w:space="0" w:color="auto"/>
            <w:bottom w:val="none" w:sz="0" w:space="0" w:color="auto"/>
            <w:right w:val="none" w:sz="0" w:space="0" w:color="auto"/>
          </w:divBdr>
        </w:div>
        <w:div w:id="1365323176">
          <w:marLeft w:val="640"/>
          <w:marRight w:val="0"/>
          <w:marTop w:val="0"/>
          <w:marBottom w:val="0"/>
          <w:divBdr>
            <w:top w:val="none" w:sz="0" w:space="0" w:color="auto"/>
            <w:left w:val="none" w:sz="0" w:space="0" w:color="auto"/>
            <w:bottom w:val="none" w:sz="0" w:space="0" w:color="auto"/>
            <w:right w:val="none" w:sz="0" w:space="0" w:color="auto"/>
          </w:divBdr>
        </w:div>
        <w:div w:id="504513709">
          <w:marLeft w:val="640"/>
          <w:marRight w:val="0"/>
          <w:marTop w:val="0"/>
          <w:marBottom w:val="0"/>
          <w:divBdr>
            <w:top w:val="none" w:sz="0" w:space="0" w:color="auto"/>
            <w:left w:val="none" w:sz="0" w:space="0" w:color="auto"/>
            <w:bottom w:val="none" w:sz="0" w:space="0" w:color="auto"/>
            <w:right w:val="none" w:sz="0" w:space="0" w:color="auto"/>
          </w:divBdr>
        </w:div>
        <w:div w:id="738863069">
          <w:marLeft w:val="640"/>
          <w:marRight w:val="0"/>
          <w:marTop w:val="0"/>
          <w:marBottom w:val="0"/>
          <w:divBdr>
            <w:top w:val="none" w:sz="0" w:space="0" w:color="auto"/>
            <w:left w:val="none" w:sz="0" w:space="0" w:color="auto"/>
            <w:bottom w:val="none" w:sz="0" w:space="0" w:color="auto"/>
            <w:right w:val="none" w:sz="0" w:space="0" w:color="auto"/>
          </w:divBdr>
        </w:div>
        <w:div w:id="1767572256">
          <w:marLeft w:val="640"/>
          <w:marRight w:val="0"/>
          <w:marTop w:val="0"/>
          <w:marBottom w:val="0"/>
          <w:divBdr>
            <w:top w:val="none" w:sz="0" w:space="0" w:color="auto"/>
            <w:left w:val="none" w:sz="0" w:space="0" w:color="auto"/>
            <w:bottom w:val="none" w:sz="0" w:space="0" w:color="auto"/>
            <w:right w:val="none" w:sz="0" w:space="0" w:color="auto"/>
          </w:divBdr>
        </w:div>
        <w:div w:id="1959414924">
          <w:marLeft w:val="640"/>
          <w:marRight w:val="0"/>
          <w:marTop w:val="0"/>
          <w:marBottom w:val="0"/>
          <w:divBdr>
            <w:top w:val="none" w:sz="0" w:space="0" w:color="auto"/>
            <w:left w:val="none" w:sz="0" w:space="0" w:color="auto"/>
            <w:bottom w:val="none" w:sz="0" w:space="0" w:color="auto"/>
            <w:right w:val="none" w:sz="0" w:space="0" w:color="auto"/>
          </w:divBdr>
        </w:div>
        <w:div w:id="1003237538">
          <w:marLeft w:val="640"/>
          <w:marRight w:val="0"/>
          <w:marTop w:val="0"/>
          <w:marBottom w:val="0"/>
          <w:divBdr>
            <w:top w:val="none" w:sz="0" w:space="0" w:color="auto"/>
            <w:left w:val="none" w:sz="0" w:space="0" w:color="auto"/>
            <w:bottom w:val="none" w:sz="0" w:space="0" w:color="auto"/>
            <w:right w:val="none" w:sz="0" w:space="0" w:color="auto"/>
          </w:divBdr>
        </w:div>
        <w:div w:id="1179469208">
          <w:marLeft w:val="640"/>
          <w:marRight w:val="0"/>
          <w:marTop w:val="0"/>
          <w:marBottom w:val="0"/>
          <w:divBdr>
            <w:top w:val="none" w:sz="0" w:space="0" w:color="auto"/>
            <w:left w:val="none" w:sz="0" w:space="0" w:color="auto"/>
            <w:bottom w:val="none" w:sz="0" w:space="0" w:color="auto"/>
            <w:right w:val="none" w:sz="0" w:space="0" w:color="auto"/>
          </w:divBdr>
        </w:div>
        <w:div w:id="1801144226">
          <w:marLeft w:val="640"/>
          <w:marRight w:val="0"/>
          <w:marTop w:val="0"/>
          <w:marBottom w:val="0"/>
          <w:divBdr>
            <w:top w:val="none" w:sz="0" w:space="0" w:color="auto"/>
            <w:left w:val="none" w:sz="0" w:space="0" w:color="auto"/>
            <w:bottom w:val="none" w:sz="0" w:space="0" w:color="auto"/>
            <w:right w:val="none" w:sz="0" w:space="0" w:color="auto"/>
          </w:divBdr>
        </w:div>
        <w:div w:id="474181672">
          <w:marLeft w:val="640"/>
          <w:marRight w:val="0"/>
          <w:marTop w:val="0"/>
          <w:marBottom w:val="0"/>
          <w:divBdr>
            <w:top w:val="none" w:sz="0" w:space="0" w:color="auto"/>
            <w:left w:val="none" w:sz="0" w:space="0" w:color="auto"/>
            <w:bottom w:val="none" w:sz="0" w:space="0" w:color="auto"/>
            <w:right w:val="none" w:sz="0" w:space="0" w:color="auto"/>
          </w:divBdr>
        </w:div>
        <w:div w:id="1536114169">
          <w:marLeft w:val="640"/>
          <w:marRight w:val="0"/>
          <w:marTop w:val="0"/>
          <w:marBottom w:val="0"/>
          <w:divBdr>
            <w:top w:val="none" w:sz="0" w:space="0" w:color="auto"/>
            <w:left w:val="none" w:sz="0" w:space="0" w:color="auto"/>
            <w:bottom w:val="none" w:sz="0" w:space="0" w:color="auto"/>
            <w:right w:val="none" w:sz="0" w:space="0" w:color="auto"/>
          </w:divBdr>
        </w:div>
        <w:div w:id="424036908">
          <w:marLeft w:val="640"/>
          <w:marRight w:val="0"/>
          <w:marTop w:val="0"/>
          <w:marBottom w:val="0"/>
          <w:divBdr>
            <w:top w:val="none" w:sz="0" w:space="0" w:color="auto"/>
            <w:left w:val="none" w:sz="0" w:space="0" w:color="auto"/>
            <w:bottom w:val="none" w:sz="0" w:space="0" w:color="auto"/>
            <w:right w:val="none" w:sz="0" w:space="0" w:color="auto"/>
          </w:divBdr>
        </w:div>
        <w:div w:id="341784240">
          <w:marLeft w:val="640"/>
          <w:marRight w:val="0"/>
          <w:marTop w:val="0"/>
          <w:marBottom w:val="0"/>
          <w:divBdr>
            <w:top w:val="none" w:sz="0" w:space="0" w:color="auto"/>
            <w:left w:val="none" w:sz="0" w:space="0" w:color="auto"/>
            <w:bottom w:val="none" w:sz="0" w:space="0" w:color="auto"/>
            <w:right w:val="none" w:sz="0" w:space="0" w:color="auto"/>
          </w:divBdr>
        </w:div>
        <w:div w:id="378478680">
          <w:marLeft w:val="640"/>
          <w:marRight w:val="0"/>
          <w:marTop w:val="0"/>
          <w:marBottom w:val="0"/>
          <w:divBdr>
            <w:top w:val="none" w:sz="0" w:space="0" w:color="auto"/>
            <w:left w:val="none" w:sz="0" w:space="0" w:color="auto"/>
            <w:bottom w:val="none" w:sz="0" w:space="0" w:color="auto"/>
            <w:right w:val="none" w:sz="0" w:space="0" w:color="auto"/>
          </w:divBdr>
        </w:div>
        <w:div w:id="1741830104">
          <w:marLeft w:val="640"/>
          <w:marRight w:val="0"/>
          <w:marTop w:val="0"/>
          <w:marBottom w:val="0"/>
          <w:divBdr>
            <w:top w:val="none" w:sz="0" w:space="0" w:color="auto"/>
            <w:left w:val="none" w:sz="0" w:space="0" w:color="auto"/>
            <w:bottom w:val="none" w:sz="0" w:space="0" w:color="auto"/>
            <w:right w:val="none" w:sz="0" w:space="0" w:color="auto"/>
          </w:divBdr>
        </w:div>
        <w:div w:id="2109811814">
          <w:marLeft w:val="640"/>
          <w:marRight w:val="0"/>
          <w:marTop w:val="0"/>
          <w:marBottom w:val="0"/>
          <w:divBdr>
            <w:top w:val="none" w:sz="0" w:space="0" w:color="auto"/>
            <w:left w:val="none" w:sz="0" w:space="0" w:color="auto"/>
            <w:bottom w:val="none" w:sz="0" w:space="0" w:color="auto"/>
            <w:right w:val="none" w:sz="0" w:space="0" w:color="auto"/>
          </w:divBdr>
        </w:div>
        <w:div w:id="1628391012">
          <w:marLeft w:val="640"/>
          <w:marRight w:val="0"/>
          <w:marTop w:val="0"/>
          <w:marBottom w:val="0"/>
          <w:divBdr>
            <w:top w:val="none" w:sz="0" w:space="0" w:color="auto"/>
            <w:left w:val="none" w:sz="0" w:space="0" w:color="auto"/>
            <w:bottom w:val="none" w:sz="0" w:space="0" w:color="auto"/>
            <w:right w:val="none" w:sz="0" w:space="0" w:color="auto"/>
          </w:divBdr>
        </w:div>
        <w:div w:id="322126860">
          <w:marLeft w:val="640"/>
          <w:marRight w:val="0"/>
          <w:marTop w:val="0"/>
          <w:marBottom w:val="0"/>
          <w:divBdr>
            <w:top w:val="none" w:sz="0" w:space="0" w:color="auto"/>
            <w:left w:val="none" w:sz="0" w:space="0" w:color="auto"/>
            <w:bottom w:val="none" w:sz="0" w:space="0" w:color="auto"/>
            <w:right w:val="none" w:sz="0" w:space="0" w:color="auto"/>
          </w:divBdr>
        </w:div>
        <w:div w:id="759453105">
          <w:marLeft w:val="640"/>
          <w:marRight w:val="0"/>
          <w:marTop w:val="0"/>
          <w:marBottom w:val="0"/>
          <w:divBdr>
            <w:top w:val="none" w:sz="0" w:space="0" w:color="auto"/>
            <w:left w:val="none" w:sz="0" w:space="0" w:color="auto"/>
            <w:bottom w:val="none" w:sz="0" w:space="0" w:color="auto"/>
            <w:right w:val="none" w:sz="0" w:space="0" w:color="auto"/>
          </w:divBdr>
        </w:div>
        <w:div w:id="288171302">
          <w:marLeft w:val="640"/>
          <w:marRight w:val="0"/>
          <w:marTop w:val="0"/>
          <w:marBottom w:val="0"/>
          <w:divBdr>
            <w:top w:val="none" w:sz="0" w:space="0" w:color="auto"/>
            <w:left w:val="none" w:sz="0" w:space="0" w:color="auto"/>
            <w:bottom w:val="none" w:sz="0" w:space="0" w:color="auto"/>
            <w:right w:val="none" w:sz="0" w:space="0" w:color="auto"/>
          </w:divBdr>
        </w:div>
        <w:div w:id="604771062">
          <w:marLeft w:val="640"/>
          <w:marRight w:val="0"/>
          <w:marTop w:val="0"/>
          <w:marBottom w:val="0"/>
          <w:divBdr>
            <w:top w:val="none" w:sz="0" w:space="0" w:color="auto"/>
            <w:left w:val="none" w:sz="0" w:space="0" w:color="auto"/>
            <w:bottom w:val="none" w:sz="0" w:space="0" w:color="auto"/>
            <w:right w:val="none" w:sz="0" w:space="0" w:color="auto"/>
          </w:divBdr>
        </w:div>
        <w:div w:id="1675960334">
          <w:marLeft w:val="640"/>
          <w:marRight w:val="0"/>
          <w:marTop w:val="0"/>
          <w:marBottom w:val="0"/>
          <w:divBdr>
            <w:top w:val="none" w:sz="0" w:space="0" w:color="auto"/>
            <w:left w:val="none" w:sz="0" w:space="0" w:color="auto"/>
            <w:bottom w:val="none" w:sz="0" w:space="0" w:color="auto"/>
            <w:right w:val="none" w:sz="0" w:space="0" w:color="auto"/>
          </w:divBdr>
        </w:div>
        <w:div w:id="1124664168">
          <w:marLeft w:val="640"/>
          <w:marRight w:val="0"/>
          <w:marTop w:val="0"/>
          <w:marBottom w:val="0"/>
          <w:divBdr>
            <w:top w:val="none" w:sz="0" w:space="0" w:color="auto"/>
            <w:left w:val="none" w:sz="0" w:space="0" w:color="auto"/>
            <w:bottom w:val="none" w:sz="0" w:space="0" w:color="auto"/>
            <w:right w:val="none" w:sz="0" w:space="0" w:color="auto"/>
          </w:divBdr>
        </w:div>
        <w:div w:id="1203205413">
          <w:marLeft w:val="640"/>
          <w:marRight w:val="0"/>
          <w:marTop w:val="0"/>
          <w:marBottom w:val="0"/>
          <w:divBdr>
            <w:top w:val="none" w:sz="0" w:space="0" w:color="auto"/>
            <w:left w:val="none" w:sz="0" w:space="0" w:color="auto"/>
            <w:bottom w:val="none" w:sz="0" w:space="0" w:color="auto"/>
            <w:right w:val="none" w:sz="0" w:space="0" w:color="auto"/>
          </w:divBdr>
        </w:div>
        <w:div w:id="717516280">
          <w:marLeft w:val="640"/>
          <w:marRight w:val="0"/>
          <w:marTop w:val="0"/>
          <w:marBottom w:val="0"/>
          <w:divBdr>
            <w:top w:val="none" w:sz="0" w:space="0" w:color="auto"/>
            <w:left w:val="none" w:sz="0" w:space="0" w:color="auto"/>
            <w:bottom w:val="none" w:sz="0" w:space="0" w:color="auto"/>
            <w:right w:val="none" w:sz="0" w:space="0" w:color="auto"/>
          </w:divBdr>
        </w:div>
        <w:div w:id="1574510071">
          <w:marLeft w:val="640"/>
          <w:marRight w:val="0"/>
          <w:marTop w:val="0"/>
          <w:marBottom w:val="0"/>
          <w:divBdr>
            <w:top w:val="none" w:sz="0" w:space="0" w:color="auto"/>
            <w:left w:val="none" w:sz="0" w:space="0" w:color="auto"/>
            <w:bottom w:val="none" w:sz="0" w:space="0" w:color="auto"/>
            <w:right w:val="none" w:sz="0" w:space="0" w:color="auto"/>
          </w:divBdr>
        </w:div>
        <w:div w:id="362292494">
          <w:marLeft w:val="640"/>
          <w:marRight w:val="0"/>
          <w:marTop w:val="0"/>
          <w:marBottom w:val="0"/>
          <w:divBdr>
            <w:top w:val="none" w:sz="0" w:space="0" w:color="auto"/>
            <w:left w:val="none" w:sz="0" w:space="0" w:color="auto"/>
            <w:bottom w:val="none" w:sz="0" w:space="0" w:color="auto"/>
            <w:right w:val="none" w:sz="0" w:space="0" w:color="auto"/>
          </w:divBdr>
        </w:div>
        <w:div w:id="592200098">
          <w:marLeft w:val="640"/>
          <w:marRight w:val="0"/>
          <w:marTop w:val="0"/>
          <w:marBottom w:val="0"/>
          <w:divBdr>
            <w:top w:val="none" w:sz="0" w:space="0" w:color="auto"/>
            <w:left w:val="none" w:sz="0" w:space="0" w:color="auto"/>
            <w:bottom w:val="none" w:sz="0" w:space="0" w:color="auto"/>
            <w:right w:val="none" w:sz="0" w:space="0" w:color="auto"/>
          </w:divBdr>
        </w:div>
        <w:div w:id="234509519">
          <w:marLeft w:val="640"/>
          <w:marRight w:val="0"/>
          <w:marTop w:val="0"/>
          <w:marBottom w:val="0"/>
          <w:divBdr>
            <w:top w:val="none" w:sz="0" w:space="0" w:color="auto"/>
            <w:left w:val="none" w:sz="0" w:space="0" w:color="auto"/>
            <w:bottom w:val="none" w:sz="0" w:space="0" w:color="auto"/>
            <w:right w:val="none" w:sz="0" w:space="0" w:color="auto"/>
          </w:divBdr>
        </w:div>
        <w:div w:id="398940983">
          <w:marLeft w:val="640"/>
          <w:marRight w:val="0"/>
          <w:marTop w:val="0"/>
          <w:marBottom w:val="0"/>
          <w:divBdr>
            <w:top w:val="none" w:sz="0" w:space="0" w:color="auto"/>
            <w:left w:val="none" w:sz="0" w:space="0" w:color="auto"/>
            <w:bottom w:val="none" w:sz="0" w:space="0" w:color="auto"/>
            <w:right w:val="none" w:sz="0" w:space="0" w:color="auto"/>
          </w:divBdr>
        </w:div>
        <w:div w:id="1579241668">
          <w:marLeft w:val="640"/>
          <w:marRight w:val="0"/>
          <w:marTop w:val="0"/>
          <w:marBottom w:val="0"/>
          <w:divBdr>
            <w:top w:val="none" w:sz="0" w:space="0" w:color="auto"/>
            <w:left w:val="none" w:sz="0" w:space="0" w:color="auto"/>
            <w:bottom w:val="none" w:sz="0" w:space="0" w:color="auto"/>
            <w:right w:val="none" w:sz="0" w:space="0" w:color="auto"/>
          </w:divBdr>
        </w:div>
        <w:div w:id="364141746">
          <w:marLeft w:val="640"/>
          <w:marRight w:val="0"/>
          <w:marTop w:val="0"/>
          <w:marBottom w:val="0"/>
          <w:divBdr>
            <w:top w:val="none" w:sz="0" w:space="0" w:color="auto"/>
            <w:left w:val="none" w:sz="0" w:space="0" w:color="auto"/>
            <w:bottom w:val="none" w:sz="0" w:space="0" w:color="auto"/>
            <w:right w:val="none" w:sz="0" w:space="0" w:color="auto"/>
          </w:divBdr>
        </w:div>
        <w:div w:id="1079672517">
          <w:marLeft w:val="640"/>
          <w:marRight w:val="0"/>
          <w:marTop w:val="0"/>
          <w:marBottom w:val="0"/>
          <w:divBdr>
            <w:top w:val="none" w:sz="0" w:space="0" w:color="auto"/>
            <w:left w:val="none" w:sz="0" w:space="0" w:color="auto"/>
            <w:bottom w:val="none" w:sz="0" w:space="0" w:color="auto"/>
            <w:right w:val="none" w:sz="0" w:space="0" w:color="auto"/>
          </w:divBdr>
        </w:div>
        <w:div w:id="1970819389">
          <w:marLeft w:val="640"/>
          <w:marRight w:val="0"/>
          <w:marTop w:val="0"/>
          <w:marBottom w:val="0"/>
          <w:divBdr>
            <w:top w:val="none" w:sz="0" w:space="0" w:color="auto"/>
            <w:left w:val="none" w:sz="0" w:space="0" w:color="auto"/>
            <w:bottom w:val="none" w:sz="0" w:space="0" w:color="auto"/>
            <w:right w:val="none" w:sz="0" w:space="0" w:color="auto"/>
          </w:divBdr>
        </w:div>
        <w:div w:id="524489570">
          <w:marLeft w:val="640"/>
          <w:marRight w:val="0"/>
          <w:marTop w:val="0"/>
          <w:marBottom w:val="0"/>
          <w:divBdr>
            <w:top w:val="none" w:sz="0" w:space="0" w:color="auto"/>
            <w:left w:val="none" w:sz="0" w:space="0" w:color="auto"/>
            <w:bottom w:val="none" w:sz="0" w:space="0" w:color="auto"/>
            <w:right w:val="none" w:sz="0" w:space="0" w:color="auto"/>
          </w:divBdr>
        </w:div>
        <w:div w:id="738478811">
          <w:marLeft w:val="640"/>
          <w:marRight w:val="0"/>
          <w:marTop w:val="0"/>
          <w:marBottom w:val="0"/>
          <w:divBdr>
            <w:top w:val="none" w:sz="0" w:space="0" w:color="auto"/>
            <w:left w:val="none" w:sz="0" w:space="0" w:color="auto"/>
            <w:bottom w:val="none" w:sz="0" w:space="0" w:color="auto"/>
            <w:right w:val="none" w:sz="0" w:space="0" w:color="auto"/>
          </w:divBdr>
        </w:div>
        <w:div w:id="1504472377">
          <w:marLeft w:val="640"/>
          <w:marRight w:val="0"/>
          <w:marTop w:val="0"/>
          <w:marBottom w:val="0"/>
          <w:divBdr>
            <w:top w:val="none" w:sz="0" w:space="0" w:color="auto"/>
            <w:left w:val="none" w:sz="0" w:space="0" w:color="auto"/>
            <w:bottom w:val="none" w:sz="0" w:space="0" w:color="auto"/>
            <w:right w:val="none" w:sz="0" w:space="0" w:color="auto"/>
          </w:divBdr>
        </w:div>
        <w:div w:id="1138915662">
          <w:marLeft w:val="640"/>
          <w:marRight w:val="0"/>
          <w:marTop w:val="0"/>
          <w:marBottom w:val="0"/>
          <w:divBdr>
            <w:top w:val="none" w:sz="0" w:space="0" w:color="auto"/>
            <w:left w:val="none" w:sz="0" w:space="0" w:color="auto"/>
            <w:bottom w:val="none" w:sz="0" w:space="0" w:color="auto"/>
            <w:right w:val="none" w:sz="0" w:space="0" w:color="auto"/>
          </w:divBdr>
        </w:div>
        <w:div w:id="1083920026">
          <w:marLeft w:val="640"/>
          <w:marRight w:val="0"/>
          <w:marTop w:val="0"/>
          <w:marBottom w:val="0"/>
          <w:divBdr>
            <w:top w:val="none" w:sz="0" w:space="0" w:color="auto"/>
            <w:left w:val="none" w:sz="0" w:space="0" w:color="auto"/>
            <w:bottom w:val="none" w:sz="0" w:space="0" w:color="auto"/>
            <w:right w:val="none" w:sz="0" w:space="0" w:color="auto"/>
          </w:divBdr>
        </w:div>
        <w:div w:id="249045040">
          <w:marLeft w:val="640"/>
          <w:marRight w:val="0"/>
          <w:marTop w:val="0"/>
          <w:marBottom w:val="0"/>
          <w:divBdr>
            <w:top w:val="none" w:sz="0" w:space="0" w:color="auto"/>
            <w:left w:val="none" w:sz="0" w:space="0" w:color="auto"/>
            <w:bottom w:val="none" w:sz="0" w:space="0" w:color="auto"/>
            <w:right w:val="none" w:sz="0" w:space="0" w:color="auto"/>
          </w:divBdr>
        </w:div>
        <w:div w:id="1339886624">
          <w:marLeft w:val="640"/>
          <w:marRight w:val="0"/>
          <w:marTop w:val="0"/>
          <w:marBottom w:val="0"/>
          <w:divBdr>
            <w:top w:val="none" w:sz="0" w:space="0" w:color="auto"/>
            <w:left w:val="none" w:sz="0" w:space="0" w:color="auto"/>
            <w:bottom w:val="none" w:sz="0" w:space="0" w:color="auto"/>
            <w:right w:val="none" w:sz="0" w:space="0" w:color="auto"/>
          </w:divBdr>
        </w:div>
        <w:div w:id="894270383">
          <w:marLeft w:val="640"/>
          <w:marRight w:val="0"/>
          <w:marTop w:val="0"/>
          <w:marBottom w:val="0"/>
          <w:divBdr>
            <w:top w:val="none" w:sz="0" w:space="0" w:color="auto"/>
            <w:left w:val="none" w:sz="0" w:space="0" w:color="auto"/>
            <w:bottom w:val="none" w:sz="0" w:space="0" w:color="auto"/>
            <w:right w:val="none" w:sz="0" w:space="0" w:color="auto"/>
          </w:divBdr>
        </w:div>
        <w:div w:id="428500766">
          <w:marLeft w:val="640"/>
          <w:marRight w:val="0"/>
          <w:marTop w:val="0"/>
          <w:marBottom w:val="0"/>
          <w:divBdr>
            <w:top w:val="none" w:sz="0" w:space="0" w:color="auto"/>
            <w:left w:val="none" w:sz="0" w:space="0" w:color="auto"/>
            <w:bottom w:val="none" w:sz="0" w:space="0" w:color="auto"/>
            <w:right w:val="none" w:sz="0" w:space="0" w:color="auto"/>
          </w:divBdr>
        </w:div>
        <w:div w:id="245310595">
          <w:marLeft w:val="640"/>
          <w:marRight w:val="0"/>
          <w:marTop w:val="0"/>
          <w:marBottom w:val="0"/>
          <w:divBdr>
            <w:top w:val="none" w:sz="0" w:space="0" w:color="auto"/>
            <w:left w:val="none" w:sz="0" w:space="0" w:color="auto"/>
            <w:bottom w:val="none" w:sz="0" w:space="0" w:color="auto"/>
            <w:right w:val="none" w:sz="0" w:space="0" w:color="auto"/>
          </w:divBdr>
        </w:div>
        <w:div w:id="1511992128">
          <w:marLeft w:val="640"/>
          <w:marRight w:val="0"/>
          <w:marTop w:val="0"/>
          <w:marBottom w:val="0"/>
          <w:divBdr>
            <w:top w:val="none" w:sz="0" w:space="0" w:color="auto"/>
            <w:left w:val="none" w:sz="0" w:space="0" w:color="auto"/>
            <w:bottom w:val="none" w:sz="0" w:space="0" w:color="auto"/>
            <w:right w:val="none" w:sz="0" w:space="0" w:color="auto"/>
          </w:divBdr>
        </w:div>
        <w:div w:id="1000738796">
          <w:marLeft w:val="640"/>
          <w:marRight w:val="0"/>
          <w:marTop w:val="0"/>
          <w:marBottom w:val="0"/>
          <w:divBdr>
            <w:top w:val="none" w:sz="0" w:space="0" w:color="auto"/>
            <w:left w:val="none" w:sz="0" w:space="0" w:color="auto"/>
            <w:bottom w:val="none" w:sz="0" w:space="0" w:color="auto"/>
            <w:right w:val="none" w:sz="0" w:space="0" w:color="auto"/>
          </w:divBdr>
        </w:div>
        <w:div w:id="1319073237">
          <w:marLeft w:val="640"/>
          <w:marRight w:val="0"/>
          <w:marTop w:val="0"/>
          <w:marBottom w:val="0"/>
          <w:divBdr>
            <w:top w:val="none" w:sz="0" w:space="0" w:color="auto"/>
            <w:left w:val="none" w:sz="0" w:space="0" w:color="auto"/>
            <w:bottom w:val="none" w:sz="0" w:space="0" w:color="auto"/>
            <w:right w:val="none" w:sz="0" w:space="0" w:color="auto"/>
          </w:divBdr>
        </w:div>
        <w:div w:id="487214810">
          <w:marLeft w:val="640"/>
          <w:marRight w:val="0"/>
          <w:marTop w:val="0"/>
          <w:marBottom w:val="0"/>
          <w:divBdr>
            <w:top w:val="none" w:sz="0" w:space="0" w:color="auto"/>
            <w:left w:val="none" w:sz="0" w:space="0" w:color="auto"/>
            <w:bottom w:val="none" w:sz="0" w:space="0" w:color="auto"/>
            <w:right w:val="none" w:sz="0" w:space="0" w:color="auto"/>
          </w:divBdr>
        </w:div>
        <w:div w:id="531922214">
          <w:marLeft w:val="640"/>
          <w:marRight w:val="0"/>
          <w:marTop w:val="0"/>
          <w:marBottom w:val="0"/>
          <w:divBdr>
            <w:top w:val="none" w:sz="0" w:space="0" w:color="auto"/>
            <w:left w:val="none" w:sz="0" w:space="0" w:color="auto"/>
            <w:bottom w:val="none" w:sz="0" w:space="0" w:color="auto"/>
            <w:right w:val="none" w:sz="0" w:space="0" w:color="auto"/>
          </w:divBdr>
        </w:div>
        <w:div w:id="1248150143">
          <w:marLeft w:val="640"/>
          <w:marRight w:val="0"/>
          <w:marTop w:val="0"/>
          <w:marBottom w:val="0"/>
          <w:divBdr>
            <w:top w:val="none" w:sz="0" w:space="0" w:color="auto"/>
            <w:left w:val="none" w:sz="0" w:space="0" w:color="auto"/>
            <w:bottom w:val="none" w:sz="0" w:space="0" w:color="auto"/>
            <w:right w:val="none" w:sz="0" w:space="0" w:color="auto"/>
          </w:divBdr>
        </w:div>
        <w:div w:id="258568848">
          <w:marLeft w:val="640"/>
          <w:marRight w:val="0"/>
          <w:marTop w:val="0"/>
          <w:marBottom w:val="0"/>
          <w:divBdr>
            <w:top w:val="none" w:sz="0" w:space="0" w:color="auto"/>
            <w:left w:val="none" w:sz="0" w:space="0" w:color="auto"/>
            <w:bottom w:val="none" w:sz="0" w:space="0" w:color="auto"/>
            <w:right w:val="none" w:sz="0" w:space="0" w:color="auto"/>
          </w:divBdr>
        </w:div>
        <w:div w:id="430129245">
          <w:marLeft w:val="640"/>
          <w:marRight w:val="0"/>
          <w:marTop w:val="0"/>
          <w:marBottom w:val="0"/>
          <w:divBdr>
            <w:top w:val="none" w:sz="0" w:space="0" w:color="auto"/>
            <w:left w:val="none" w:sz="0" w:space="0" w:color="auto"/>
            <w:bottom w:val="none" w:sz="0" w:space="0" w:color="auto"/>
            <w:right w:val="none" w:sz="0" w:space="0" w:color="auto"/>
          </w:divBdr>
        </w:div>
        <w:div w:id="991133664">
          <w:marLeft w:val="640"/>
          <w:marRight w:val="0"/>
          <w:marTop w:val="0"/>
          <w:marBottom w:val="0"/>
          <w:divBdr>
            <w:top w:val="none" w:sz="0" w:space="0" w:color="auto"/>
            <w:left w:val="none" w:sz="0" w:space="0" w:color="auto"/>
            <w:bottom w:val="none" w:sz="0" w:space="0" w:color="auto"/>
            <w:right w:val="none" w:sz="0" w:space="0" w:color="auto"/>
          </w:divBdr>
        </w:div>
        <w:div w:id="1865167547">
          <w:marLeft w:val="640"/>
          <w:marRight w:val="0"/>
          <w:marTop w:val="0"/>
          <w:marBottom w:val="0"/>
          <w:divBdr>
            <w:top w:val="none" w:sz="0" w:space="0" w:color="auto"/>
            <w:left w:val="none" w:sz="0" w:space="0" w:color="auto"/>
            <w:bottom w:val="none" w:sz="0" w:space="0" w:color="auto"/>
            <w:right w:val="none" w:sz="0" w:space="0" w:color="auto"/>
          </w:divBdr>
        </w:div>
        <w:div w:id="1459450450">
          <w:marLeft w:val="640"/>
          <w:marRight w:val="0"/>
          <w:marTop w:val="0"/>
          <w:marBottom w:val="0"/>
          <w:divBdr>
            <w:top w:val="none" w:sz="0" w:space="0" w:color="auto"/>
            <w:left w:val="none" w:sz="0" w:space="0" w:color="auto"/>
            <w:bottom w:val="none" w:sz="0" w:space="0" w:color="auto"/>
            <w:right w:val="none" w:sz="0" w:space="0" w:color="auto"/>
          </w:divBdr>
        </w:div>
        <w:div w:id="1321731935">
          <w:marLeft w:val="640"/>
          <w:marRight w:val="0"/>
          <w:marTop w:val="0"/>
          <w:marBottom w:val="0"/>
          <w:divBdr>
            <w:top w:val="none" w:sz="0" w:space="0" w:color="auto"/>
            <w:left w:val="none" w:sz="0" w:space="0" w:color="auto"/>
            <w:bottom w:val="none" w:sz="0" w:space="0" w:color="auto"/>
            <w:right w:val="none" w:sz="0" w:space="0" w:color="auto"/>
          </w:divBdr>
        </w:div>
        <w:div w:id="1279336726">
          <w:marLeft w:val="640"/>
          <w:marRight w:val="0"/>
          <w:marTop w:val="0"/>
          <w:marBottom w:val="0"/>
          <w:divBdr>
            <w:top w:val="none" w:sz="0" w:space="0" w:color="auto"/>
            <w:left w:val="none" w:sz="0" w:space="0" w:color="auto"/>
            <w:bottom w:val="none" w:sz="0" w:space="0" w:color="auto"/>
            <w:right w:val="none" w:sz="0" w:space="0" w:color="auto"/>
          </w:divBdr>
        </w:div>
        <w:div w:id="1774007002">
          <w:marLeft w:val="640"/>
          <w:marRight w:val="0"/>
          <w:marTop w:val="0"/>
          <w:marBottom w:val="0"/>
          <w:divBdr>
            <w:top w:val="none" w:sz="0" w:space="0" w:color="auto"/>
            <w:left w:val="none" w:sz="0" w:space="0" w:color="auto"/>
            <w:bottom w:val="none" w:sz="0" w:space="0" w:color="auto"/>
            <w:right w:val="none" w:sz="0" w:space="0" w:color="auto"/>
          </w:divBdr>
        </w:div>
        <w:div w:id="1748385079">
          <w:marLeft w:val="640"/>
          <w:marRight w:val="0"/>
          <w:marTop w:val="0"/>
          <w:marBottom w:val="0"/>
          <w:divBdr>
            <w:top w:val="none" w:sz="0" w:space="0" w:color="auto"/>
            <w:left w:val="none" w:sz="0" w:space="0" w:color="auto"/>
            <w:bottom w:val="none" w:sz="0" w:space="0" w:color="auto"/>
            <w:right w:val="none" w:sz="0" w:space="0" w:color="auto"/>
          </w:divBdr>
        </w:div>
        <w:div w:id="2095398097">
          <w:marLeft w:val="640"/>
          <w:marRight w:val="0"/>
          <w:marTop w:val="0"/>
          <w:marBottom w:val="0"/>
          <w:divBdr>
            <w:top w:val="none" w:sz="0" w:space="0" w:color="auto"/>
            <w:left w:val="none" w:sz="0" w:space="0" w:color="auto"/>
            <w:bottom w:val="none" w:sz="0" w:space="0" w:color="auto"/>
            <w:right w:val="none" w:sz="0" w:space="0" w:color="auto"/>
          </w:divBdr>
        </w:div>
        <w:div w:id="850681097">
          <w:marLeft w:val="640"/>
          <w:marRight w:val="0"/>
          <w:marTop w:val="0"/>
          <w:marBottom w:val="0"/>
          <w:divBdr>
            <w:top w:val="none" w:sz="0" w:space="0" w:color="auto"/>
            <w:left w:val="none" w:sz="0" w:space="0" w:color="auto"/>
            <w:bottom w:val="none" w:sz="0" w:space="0" w:color="auto"/>
            <w:right w:val="none" w:sz="0" w:space="0" w:color="auto"/>
          </w:divBdr>
        </w:div>
        <w:div w:id="1308626309">
          <w:marLeft w:val="640"/>
          <w:marRight w:val="0"/>
          <w:marTop w:val="0"/>
          <w:marBottom w:val="0"/>
          <w:divBdr>
            <w:top w:val="none" w:sz="0" w:space="0" w:color="auto"/>
            <w:left w:val="none" w:sz="0" w:space="0" w:color="auto"/>
            <w:bottom w:val="none" w:sz="0" w:space="0" w:color="auto"/>
            <w:right w:val="none" w:sz="0" w:space="0" w:color="auto"/>
          </w:divBdr>
        </w:div>
        <w:div w:id="683626330">
          <w:marLeft w:val="640"/>
          <w:marRight w:val="0"/>
          <w:marTop w:val="0"/>
          <w:marBottom w:val="0"/>
          <w:divBdr>
            <w:top w:val="none" w:sz="0" w:space="0" w:color="auto"/>
            <w:left w:val="none" w:sz="0" w:space="0" w:color="auto"/>
            <w:bottom w:val="none" w:sz="0" w:space="0" w:color="auto"/>
            <w:right w:val="none" w:sz="0" w:space="0" w:color="auto"/>
          </w:divBdr>
        </w:div>
        <w:div w:id="1630546335">
          <w:marLeft w:val="640"/>
          <w:marRight w:val="0"/>
          <w:marTop w:val="0"/>
          <w:marBottom w:val="0"/>
          <w:divBdr>
            <w:top w:val="none" w:sz="0" w:space="0" w:color="auto"/>
            <w:left w:val="none" w:sz="0" w:space="0" w:color="auto"/>
            <w:bottom w:val="none" w:sz="0" w:space="0" w:color="auto"/>
            <w:right w:val="none" w:sz="0" w:space="0" w:color="auto"/>
          </w:divBdr>
        </w:div>
        <w:div w:id="1292902497">
          <w:marLeft w:val="640"/>
          <w:marRight w:val="0"/>
          <w:marTop w:val="0"/>
          <w:marBottom w:val="0"/>
          <w:divBdr>
            <w:top w:val="none" w:sz="0" w:space="0" w:color="auto"/>
            <w:left w:val="none" w:sz="0" w:space="0" w:color="auto"/>
            <w:bottom w:val="none" w:sz="0" w:space="0" w:color="auto"/>
            <w:right w:val="none" w:sz="0" w:space="0" w:color="auto"/>
          </w:divBdr>
        </w:div>
        <w:div w:id="920407763">
          <w:marLeft w:val="640"/>
          <w:marRight w:val="0"/>
          <w:marTop w:val="0"/>
          <w:marBottom w:val="0"/>
          <w:divBdr>
            <w:top w:val="none" w:sz="0" w:space="0" w:color="auto"/>
            <w:left w:val="none" w:sz="0" w:space="0" w:color="auto"/>
            <w:bottom w:val="none" w:sz="0" w:space="0" w:color="auto"/>
            <w:right w:val="none" w:sz="0" w:space="0" w:color="auto"/>
          </w:divBdr>
        </w:div>
        <w:div w:id="418988246">
          <w:marLeft w:val="640"/>
          <w:marRight w:val="0"/>
          <w:marTop w:val="0"/>
          <w:marBottom w:val="0"/>
          <w:divBdr>
            <w:top w:val="none" w:sz="0" w:space="0" w:color="auto"/>
            <w:left w:val="none" w:sz="0" w:space="0" w:color="auto"/>
            <w:bottom w:val="none" w:sz="0" w:space="0" w:color="auto"/>
            <w:right w:val="none" w:sz="0" w:space="0" w:color="auto"/>
          </w:divBdr>
        </w:div>
        <w:div w:id="1990211372">
          <w:marLeft w:val="640"/>
          <w:marRight w:val="0"/>
          <w:marTop w:val="0"/>
          <w:marBottom w:val="0"/>
          <w:divBdr>
            <w:top w:val="none" w:sz="0" w:space="0" w:color="auto"/>
            <w:left w:val="none" w:sz="0" w:space="0" w:color="auto"/>
            <w:bottom w:val="none" w:sz="0" w:space="0" w:color="auto"/>
            <w:right w:val="none" w:sz="0" w:space="0" w:color="auto"/>
          </w:divBdr>
        </w:div>
        <w:div w:id="594364140">
          <w:marLeft w:val="640"/>
          <w:marRight w:val="0"/>
          <w:marTop w:val="0"/>
          <w:marBottom w:val="0"/>
          <w:divBdr>
            <w:top w:val="none" w:sz="0" w:space="0" w:color="auto"/>
            <w:left w:val="none" w:sz="0" w:space="0" w:color="auto"/>
            <w:bottom w:val="none" w:sz="0" w:space="0" w:color="auto"/>
            <w:right w:val="none" w:sz="0" w:space="0" w:color="auto"/>
          </w:divBdr>
        </w:div>
        <w:div w:id="1730298129">
          <w:marLeft w:val="640"/>
          <w:marRight w:val="0"/>
          <w:marTop w:val="0"/>
          <w:marBottom w:val="0"/>
          <w:divBdr>
            <w:top w:val="none" w:sz="0" w:space="0" w:color="auto"/>
            <w:left w:val="none" w:sz="0" w:space="0" w:color="auto"/>
            <w:bottom w:val="none" w:sz="0" w:space="0" w:color="auto"/>
            <w:right w:val="none" w:sz="0" w:space="0" w:color="auto"/>
          </w:divBdr>
        </w:div>
        <w:div w:id="1266693566">
          <w:marLeft w:val="640"/>
          <w:marRight w:val="0"/>
          <w:marTop w:val="0"/>
          <w:marBottom w:val="0"/>
          <w:divBdr>
            <w:top w:val="none" w:sz="0" w:space="0" w:color="auto"/>
            <w:left w:val="none" w:sz="0" w:space="0" w:color="auto"/>
            <w:bottom w:val="none" w:sz="0" w:space="0" w:color="auto"/>
            <w:right w:val="none" w:sz="0" w:space="0" w:color="auto"/>
          </w:divBdr>
        </w:div>
        <w:div w:id="1605112673">
          <w:marLeft w:val="640"/>
          <w:marRight w:val="0"/>
          <w:marTop w:val="0"/>
          <w:marBottom w:val="0"/>
          <w:divBdr>
            <w:top w:val="none" w:sz="0" w:space="0" w:color="auto"/>
            <w:left w:val="none" w:sz="0" w:space="0" w:color="auto"/>
            <w:bottom w:val="none" w:sz="0" w:space="0" w:color="auto"/>
            <w:right w:val="none" w:sz="0" w:space="0" w:color="auto"/>
          </w:divBdr>
        </w:div>
        <w:div w:id="273093566">
          <w:marLeft w:val="640"/>
          <w:marRight w:val="0"/>
          <w:marTop w:val="0"/>
          <w:marBottom w:val="0"/>
          <w:divBdr>
            <w:top w:val="none" w:sz="0" w:space="0" w:color="auto"/>
            <w:left w:val="none" w:sz="0" w:space="0" w:color="auto"/>
            <w:bottom w:val="none" w:sz="0" w:space="0" w:color="auto"/>
            <w:right w:val="none" w:sz="0" w:space="0" w:color="auto"/>
          </w:divBdr>
        </w:div>
        <w:div w:id="1612083064">
          <w:marLeft w:val="640"/>
          <w:marRight w:val="0"/>
          <w:marTop w:val="0"/>
          <w:marBottom w:val="0"/>
          <w:divBdr>
            <w:top w:val="none" w:sz="0" w:space="0" w:color="auto"/>
            <w:left w:val="none" w:sz="0" w:space="0" w:color="auto"/>
            <w:bottom w:val="none" w:sz="0" w:space="0" w:color="auto"/>
            <w:right w:val="none" w:sz="0" w:space="0" w:color="auto"/>
          </w:divBdr>
        </w:div>
        <w:div w:id="2059166201">
          <w:marLeft w:val="640"/>
          <w:marRight w:val="0"/>
          <w:marTop w:val="0"/>
          <w:marBottom w:val="0"/>
          <w:divBdr>
            <w:top w:val="none" w:sz="0" w:space="0" w:color="auto"/>
            <w:left w:val="none" w:sz="0" w:space="0" w:color="auto"/>
            <w:bottom w:val="none" w:sz="0" w:space="0" w:color="auto"/>
            <w:right w:val="none" w:sz="0" w:space="0" w:color="auto"/>
          </w:divBdr>
        </w:div>
        <w:div w:id="1076125834">
          <w:marLeft w:val="640"/>
          <w:marRight w:val="0"/>
          <w:marTop w:val="0"/>
          <w:marBottom w:val="0"/>
          <w:divBdr>
            <w:top w:val="none" w:sz="0" w:space="0" w:color="auto"/>
            <w:left w:val="none" w:sz="0" w:space="0" w:color="auto"/>
            <w:bottom w:val="none" w:sz="0" w:space="0" w:color="auto"/>
            <w:right w:val="none" w:sz="0" w:space="0" w:color="auto"/>
          </w:divBdr>
        </w:div>
        <w:div w:id="937441886">
          <w:marLeft w:val="640"/>
          <w:marRight w:val="0"/>
          <w:marTop w:val="0"/>
          <w:marBottom w:val="0"/>
          <w:divBdr>
            <w:top w:val="none" w:sz="0" w:space="0" w:color="auto"/>
            <w:left w:val="none" w:sz="0" w:space="0" w:color="auto"/>
            <w:bottom w:val="none" w:sz="0" w:space="0" w:color="auto"/>
            <w:right w:val="none" w:sz="0" w:space="0" w:color="auto"/>
          </w:divBdr>
        </w:div>
        <w:div w:id="832839468">
          <w:marLeft w:val="640"/>
          <w:marRight w:val="0"/>
          <w:marTop w:val="0"/>
          <w:marBottom w:val="0"/>
          <w:divBdr>
            <w:top w:val="none" w:sz="0" w:space="0" w:color="auto"/>
            <w:left w:val="none" w:sz="0" w:space="0" w:color="auto"/>
            <w:bottom w:val="none" w:sz="0" w:space="0" w:color="auto"/>
            <w:right w:val="none" w:sz="0" w:space="0" w:color="auto"/>
          </w:divBdr>
        </w:div>
        <w:div w:id="1570117716">
          <w:marLeft w:val="640"/>
          <w:marRight w:val="0"/>
          <w:marTop w:val="0"/>
          <w:marBottom w:val="0"/>
          <w:divBdr>
            <w:top w:val="none" w:sz="0" w:space="0" w:color="auto"/>
            <w:left w:val="none" w:sz="0" w:space="0" w:color="auto"/>
            <w:bottom w:val="none" w:sz="0" w:space="0" w:color="auto"/>
            <w:right w:val="none" w:sz="0" w:space="0" w:color="auto"/>
          </w:divBdr>
        </w:div>
        <w:div w:id="1621574776">
          <w:marLeft w:val="640"/>
          <w:marRight w:val="0"/>
          <w:marTop w:val="0"/>
          <w:marBottom w:val="0"/>
          <w:divBdr>
            <w:top w:val="none" w:sz="0" w:space="0" w:color="auto"/>
            <w:left w:val="none" w:sz="0" w:space="0" w:color="auto"/>
            <w:bottom w:val="none" w:sz="0" w:space="0" w:color="auto"/>
            <w:right w:val="none" w:sz="0" w:space="0" w:color="auto"/>
          </w:divBdr>
        </w:div>
        <w:div w:id="1143546574">
          <w:marLeft w:val="640"/>
          <w:marRight w:val="0"/>
          <w:marTop w:val="0"/>
          <w:marBottom w:val="0"/>
          <w:divBdr>
            <w:top w:val="none" w:sz="0" w:space="0" w:color="auto"/>
            <w:left w:val="none" w:sz="0" w:space="0" w:color="auto"/>
            <w:bottom w:val="none" w:sz="0" w:space="0" w:color="auto"/>
            <w:right w:val="none" w:sz="0" w:space="0" w:color="auto"/>
          </w:divBdr>
        </w:div>
        <w:div w:id="1347370872">
          <w:marLeft w:val="640"/>
          <w:marRight w:val="0"/>
          <w:marTop w:val="0"/>
          <w:marBottom w:val="0"/>
          <w:divBdr>
            <w:top w:val="none" w:sz="0" w:space="0" w:color="auto"/>
            <w:left w:val="none" w:sz="0" w:space="0" w:color="auto"/>
            <w:bottom w:val="none" w:sz="0" w:space="0" w:color="auto"/>
            <w:right w:val="none" w:sz="0" w:space="0" w:color="auto"/>
          </w:divBdr>
        </w:div>
        <w:div w:id="1942838937">
          <w:marLeft w:val="640"/>
          <w:marRight w:val="0"/>
          <w:marTop w:val="0"/>
          <w:marBottom w:val="0"/>
          <w:divBdr>
            <w:top w:val="none" w:sz="0" w:space="0" w:color="auto"/>
            <w:left w:val="none" w:sz="0" w:space="0" w:color="auto"/>
            <w:bottom w:val="none" w:sz="0" w:space="0" w:color="auto"/>
            <w:right w:val="none" w:sz="0" w:space="0" w:color="auto"/>
          </w:divBdr>
        </w:div>
        <w:div w:id="1032732976">
          <w:marLeft w:val="640"/>
          <w:marRight w:val="0"/>
          <w:marTop w:val="0"/>
          <w:marBottom w:val="0"/>
          <w:divBdr>
            <w:top w:val="none" w:sz="0" w:space="0" w:color="auto"/>
            <w:left w:val="none" w:sz="0" w:space="0" w:color="auto"/>
            <w:bottom w:val="none" w:sz="0" w:space="0" w:color="auto"/>
            <w:right w:val="none" w:sz="0" w:space="0" w:color="auto"/>
          </w:divBdr>
        </w:div>
      </w:divsChild>
    </w:div>
    <w:div w:id="2029326101">
      <w:bodyDiv w:val="1"/>
      <w:marLeft w:val="0"/>
      <w:marRight w:val="0"/>
      <w:marTop w:val="0"/>
      <w:marBottom w:val="0"/>
      <w:divBdr>
        <w:top w:val="none" w:sz="0" w:space="0" w:color="auto"/>
        <w:left w:val="none" w:sz="0" w:space="0" w:color="auto"/>
        <w:bottom w:val="none" w:sz="0" w:space="0" w:color="auto"/>
        <w:right w:val="none" w:sz="0" w:space="0" w:color="auto"/>
      </w:divBdr>
      <w:divsChild>
        <w:div w:id="67191394">
          <w:marLeft w:val="640"/>
          <w:marRight w:val="0"/>
          <w:marTop w:val="0"/>
          <w:marBottom w:val="0"/>
          <w:divBdr>
            <w:top w:val="none" w:sz="0" w:space="0" w:color="auto"/>
            <w:left w:val="none" w:sz="0" w:space="0" w:color="auto"/>
            <w:bottom w:val="none" w:sz="0" w:space="0" w:color="auto"/>
            <w:right w:val="none" w:sz="0" w:space="0" w:color="auto"/>
          </w:divBdr>
        </w:div>
        <w:div w:id="866063730">
          <w:marLeft w:val="640"/>
          <w:marRight w:val="0"/>
          <w:marTop w:val="0"/>
          <w:marBottom w:val="0"/>
          <w:divBdr>
            <w:top w:val="none" w:sz="0" w:space="0" w:color="auto"/>
            <w:left w:val="none" w:sz="0" w:space="0" w:color="auto"/>
            <w:bottom w:val="none" w:sz="0" w:space="0" w:color="auto"/>
            <w:right w:val="none" w:sz="0" w:space="0" w:color="auto"/>
          </w:divBdr>
        </w:div>
        <w:div w:id="1305085502">
          <w:marLeft w:val="640"/>
          <w:marRight w:val="0"/>
          <w:marTop w:val="0"/>
          <w:marBottom w:val="0"/>
          <w:divBdr>
            <w:top w:val="none" w:sz="0" w:space="0" w:color="auto"/>
            <w:left w:val="none" w:sz="0" w:space="0" w:color="auto"/>
            <w:bottom w:val="none" w:sz="0" w:space="0" w:color="auto"/>
            <w:right w:val="none" w:sz="0" w:space="0" w:color="auto"/>
          </w:divBdr>
        </w:div>
        <w:div w:id="253436018">
          <w:marLeft w:val="640"/>
          <w:marRight w:val="0"/>
          <w:marTop w:val="0"/>
          <w:marBottom w:val="0"/>
          <w:divBdr>
            <w:top w:val="none" w:sz="0" w:space="0" w:color="auto"/>
            <w:left w:val="none" w:sz="0" w:space="0" w:color="auto"/>
            <w:bottom w:val="none" w:sz="0" w:space="0" w:color="auto"/>
            <w:right w:val="none" w:sz="0" w:space="0" w:color="auto"/>
          </w:divBdr>
        </w:div>
        <w:div w:id="1176308194">
          <w:marLeft w:val="640"/>
          <w:marRight w:val="0"/>
          <w:marTop w:val="0"/>
          <w:marBottom w:val="0"/>
          <w:divBdr>
            <w:top w:val="none" w:sz="0" w:space="0" w:color="auto"/>
            <w:left w:val="none" w:sz="0" w:space="0" w:color="auto"/>
            <w:bottom w:val="none" w:sz="0" w:space="0" w:color="auto"/>
            <w:right w:val="none" w:sz="0" w:space="0" w:color="auto"/>
          </w:divBdr>
        </w:div>
        <w:div w:id="600265133">
          <w:marLeft w:val="640"/>
          <w:marRight w:val="0"/>
          <w:marTop w:val="0"/>
          <w:marBottom w:val="0"/>
          <w:divBdr>
            <w:top w:val="none" w:sz="0" w:space="0" w:color="auto"/>
            <w:left w:val="none" w:sz="0" w:space="0" w:color="auto"/>
            <w:bottom w:val="none" w:sz="0" w:space="0" w:color="auto"/>
            <w:right w:val="none" w:sz="0" w:space="0" w:color="auto"/>
          </w:divBdr>
        </w:div>
        <w:div w:id="1876693663">
          <w:marLeft w:val="640"/>
          <w:marRight w:val="0"/>
          <w:marTop w:val="0"/>
          <w:marBottom w:val="0"/>
          <w:divBdr>
            <w:top w:val="none" w:sz="0" w:space="0" w:color="auto"/>
            <w:left w:val="none" w:sz="0" w:space="0" w:color="auto"/>
            <w:bottom w:val="none" w:sz="0" w:space="0" w:color="auto"/>
            <w:right w:val="none" w:sz="0" w:space="0" w:color="auto"/>
          </w:divBdr>
        </w:div>
        <w:div w:id="1552613948">
          <w:marLeft w:val="640"/>
          <w:marRight w:val="0"/>
          <w:marTop w:val="0"/>
          <w:marBottom w:val="0"/>
          <w:divBdr>
            <w:top w:val="none" w:sz="0" w:space="0" w:color="auto"/>
            <w:left w:val="none" w:sz="0" w:space="0" w:color="auto"/>
            <w:bottom w:val="none" w:sz="0" w:space="0" w:color="auto"/>
            <w:right w:val="none" w:sz="0" w:space="0" w:color="auto"/>
          </w:divBdr>
        </w:div>
        <w:div w:id="1164902793">
          <w:marLeft w:val="640"/>
          <w:marRight w:val="0"/>
          <w:marTop w:val="0"/>
          <w:marBottom w:val="0"/>
          <w:divBdr>
            <w:top w:val="none" w:sz="0" w:space="0" w:color="auto"/>
            <w:left w:val="none" w:sz="0" w:space="0" w:color="auto"/>
            <w:bottom w:val="none" w:sz="0" w:space="0" w:color="auto"/>
            <w:right w:val="none" w:sz="0" w:space="0" w:color="auto"/>
          </w:divBdr>
        </w:div>
        <w:div w:id="2066565296">
          <w:marLeft w:val="640"/>
          <w:marRight w:val="0"/>
          <w:marTop w:val="0"/>
          <w:marBottom w:val="0"/>
          <w:divBdr>
            <w:top w:val="none" w:sz="0" w:space="0" w:color="auto"/>
            <w:left w:val="none" w:sz="0" w:space="0" w:color="auto"/>
            <w:bottom w:val="none" w:sz="0" w:space="0" w:color="auto"/>
            <w:right w:val="none" w:sz="0" w:space="0" w:color="auto"/>
          </w:divBdr>
        </w:div>
        <w:div w:id="460805372">
          <w:marLeft w:val="640"/>
          <w:marRight w:val="0"/>
          <w:marTop w:val="0"/>
          <w:marBottom w:val="0"/>
          <w:divBdr>
            <w:top w:val="none" w:sz="0" w:space="0" w:color="auto"/>
            <w:left w:val="none" w:sz="0" w:space="0" w:color="auto"/>
            <w:bottom w:val="none" w:sz="0" w:space="0" w:color="auto"/>
            <w:right w:val="none" w:sz="0" w:space="0" w:color="auto"/>
          </w:divBdr>
        </w:div>
        <w:div w:id="1752852605">
          <w:marLeft w:val="640"/>
          <w:marRight w:val="0"/>
          <w:marTop w:val="0"/>
          <w:marBottom w:val="0"/>
          <w:divBdr>
            <w:top w:val="none" w:sz="0" w:space="0" w:color="auto"/>
            <w:left w:val="none" w:sz="0" w:space="0" w:color="auto"/>
            <w:bottom w:val="none" w:sz="0" w:space="0" w:color="auto"/>
            <w:right w:val="none" w:sz="0" w:space="0" w:color="auto"/>
          </w:divBdr>
        </w:div>
        <w:div w:id="665595670">
          <w:marLeft w:val="640"/>
          <w:marRight w:val="0"/>
          <w:marTop w:val="0"/>
          <w:marBottom w:val="0"/>
          <w:divBdr>
            <w:top w:val="none" w:sz="0" w:space="0" w:color="auto"/>
            <w:left w:val="none" w:sz="0" w:space="0" w:color="auto"/>
            <w:bottom w:val="none" w:sz="0" w:space="0" w:color="auto"/>
            <w:right w:val="none" w:sz="0" w:space="0" w:color="auto"/>
          </w:divBdr>
        </w:div>
        <w:div w:id="1990479439">
          <w:marLeft w:val="640"/>
          <w:marRight w:val="0"/>
          <w:marTop w:val="0"/>
          <w:marBottom w:val="0"/>
          <w:divBdr>
            <w:top w:val="none" w:sz="0" w:space="0" w:color="auto"/>
            <w:left w:val="none" w:sz="0" w:space="0" w:color="auto"/>
            <w:bottom w:val="none" w:sz="0" w:space="0" w:color="auto"/>
            <w:right w:val="none" w:sz="0" w:space="0" w:color="auto"/>
          </w:divBdr>
        </w:div>
        <w:div w:id="1525361262">
          <w:marLeft w:val="640"/>
          <w:marRight w:val="0"/>
          <w:marTop w:val="0"/>
          <w:marBottom w:val="0"/>
          <w:divBdr>
            <w:top w:val="none" w:sz="0" w:space="0" w:color="auto"/>
            <w:left w:val="none" w:sz="0" w:space="0" w:color="auto"/>
            <w:bottom w:val="none" w:sz="0" w:space="0" w:color="auto"/>
            <w:right w:val="none" w:sz="0" w:space="0" w:color="auto"/>
          </w:divBdr>
        </w:div>
        <w:div w:id="1135415132">
          <w:marLeft w:val="640"/>
          <w:marRight w:val="0"/>
          <w:marTop w:val="0"/>
          <w:marBottom w:val="0"/>
          <w:divBdr>
            <w:top w:val="none" w:sz="0" w:space="0" w:color="auto"/>
            <w:left w:val="none" w:sz="0" w:space="0" w:color="auto"/>
            <w:bottom w:val="none" w:sz="0" w:space="0" w:color="auto"/>
            <w:right w:val="none" w:sz="0" w:space="0" w:color="auto"/>
          </w:divBdr>
        </w:div>
        <w:div w:id="1190143974">
          <w:marLeft w:val="640"/>
          <w:marRight w:val="0"/>
          <w:marTop w:val="0"/>
          <w:marBottom w:val="0"/>
          <w:divBdr>
            <w:top w:val="none" w:sz="0" w:space="0" w:color="auto"/>
            <w:left w:val="none" w:sz="0" w:space="0" w:color="auto"/>
            <w:bottom w:val="none" w:sz="0" w:space="0" w:color="auto"/>
            <w:right w:val="none" w:sz="0" w:space="0" w:color="auto"/>
          </w:divBdr>
        </w:div>
        <w:div w:id="690375152">
          <w:marLeft w:val="640"/>
          <w:marRight w:val="0"/>
          <w:marTop w:val="0"/>
          <w:marBottom w:val="0"/>
          <w:divBdr>
            <w:top w:val="none" w:sz="0" w:space="0" w:color="auto"/>
            <w:left w:val="none" w:sz="0" w:space="0" w:color="auto"/>
            <w:bottom w:val="none" w:sz="0" w:space="0" w:color="auto"/>
            <w:right w:val="none" w:sz="0" w:space="0" w:color="auto"/>
          </w:divBdr>
        </w:div>
        <w:div w:id="271985324">
          <w:marLeft w:val="640"/>
          <w:marRight w:val="0"/>
          <w:marTop w:val="0"/>
          <w:marBottom w:val="0"/>
          <w:divBdr>
            <w:top w:val="none" w:sz="0" w:space="0" w:color="auto"/>
            <w:left w:val="none" w:sz="0" w:space="0" w:color="auto"/>
            <w:bottom w:val="none" w:sz="0" w:space="0" w:color="auto"/>
            <w:right w:val="none" w:sz="0" w:space="0" w:color="auto"/>
          </w:divBdr>
        </w:div>
        <w:div w:id="518081816">
          <w:marLeft w:val="640"/>
          <w:marRight w:val="0"/>
          <w:marTop w:val="0"/>
          <w:marBottom w:val="0"/>
          <w:divBdr>
            <w:top w:val="none" w:sz="0" w:space="0" w:color="auto"/>
            <w:left w:val="none" w:sz="0" w:space="0" w:color="auto"/>
            <w:bottom w:val="none" w:sz="0" w:space="0" w:color="auto"/>
            <w:right w:val="none" w:sz="0" w:space="0" w:color="auto"/>
          </w:divBdr>
        </w:div>
        <w:div w:id="645429671">
          <w:marLeft w:val="640"/>
          <w:marRight w:val="0"/>
          <w:marTop w:val="0"/>
          <w:marBottom w:val="0"/>
          <w:divBdr>
            <w:top w:val="none" w:sz="0" w:space="0" w:color="auto"/>
            <w:left w:val="none" w:sz="0" w:space="0" w:color="auto"/>
            <w:bottom w:val="none" w:sz="0" w:space="0" w:color="auto"/>
            <w:right w:val="none" w:sz="0" w:space="0" w:color="auto"/>
          </w:divBdr>
        </w:div>
        <w:div w:id="508643987">
          <w:marLeft w:val="640"/>
          <w:marRight w:val="0"/>
          <w:marTop w:val="0"/>
          <w:marBottom w:val="0"/>
          <w:divBdr>
            <w:top w:val="none" w:sz="0" w:space="0" w:color="auto"/>
            <w:left w:val="none" w:sz="0" w:space="0" w:color="auto"/>
            <w:bottom w:val="none" w:sz="0" w:space="0" w:color="auto"/>
            <w:right w:val="none" w:sz="0" w:space="0" w:color="auto"/>
          </w:divBdr>
        </w:div>
        <w:div w:id="131485178">
          <w:marLeft w:val="640"/>
          <w:marRight w:val="0"/>
          <w:marTop w:val="0"/>
          <w:marBottom w:val="0"/>
          <w:divBdr>
            <w:top w:val="none" w:sz="0" w:space="0" w:color="auto"/>
            <w:left w:val="none" w:sz="0" w:space="0" w:color="auto"/>
            <w:bottom w:val="none" w:sz="0" w:space="0" w:color="auto"/>
            <w:right w:val="none" w:sz="0" w:space="0" w:color="auto"/>
          </w:divBdr>
        </w:div>
        <w:div w:id="361173549">
          <w:marLeft w:val="640"/>
          <w:marRight w:val="0"/>
          <w:marTop w:val="0"/>
          <w:marBottom w:val="0"/>
          <w:divBdr>
            <w:top w:val="none" w:sz="0" w:space="0" w:color="auto"/>
            <w:left w:val="none" w:sz="0" w:space="0" w:color="auto"/>
            <w:bottom w:val="none" w:sz="0" w:space="0" w:color="auto"/>
            <w:right w:val="none" w:sz="0" w:space="0" w:color="auto"/>
          </w:divBdr>
        </w:div>
        <w:div w:id="1670255702">
          <w:marLeft w:val="640"/>
          <w:marRight w:val="0"/>
          <w:marTop w:val="0"/>
          <w:marBottom w:val="0"/>
          <w:divBdr>
            <w:top w:val="none" w:sz="0" w:space="0" w:color="auto"/>
            <w:left w:val="none" w:sz="0" w:space="0" w:color="auto"/>
            <w:bottom w:val="none" w:sz="0" w:space="0" w:color="auto"/>
            <w:right w:val="none" w:sz="0" w:space="0" w:color="auto"/>
          </w:divBdr>
        </w:div>
        <w:div w:id="988024353">
          <w:marLeft w:val="640"/>
          <w:marRight w:val="0"/>
          <w:marTop w:val="0"/>
          <w:marBottom w:val="0"/>
          <w:divBdr>
            <w:top w:val="none" w:sz="0" w:space="0" w:color="auto"/>
            <w:left w:val="none" w:sz="0" w:space="0" w:color="auto"/>
            <w:bottom w:val="none" w:sz="0" w:space="0" w:color="auto"/>
            <w:right w:val="none" w:sz="0" w:space="0" w:color="auto"/>
          </w:divBdr>
        </w:div>
        <w:div w:id="303583497">
          <w:marLeft w:val="640"/>
          <w:marRight w:val="0"/>
          <w:marTop w:val="0"/>
          <w:marBottom w:val="0"/>
          <w:divBdr>
            <w:top w:val="none" w:sz="0" w:space="0" w:color="auto"/>
            <w:left w:val="none" w:sz="0" w:space="0" w:color="auto"/>
            <w:bottom w:val="none" w:sz="0" w:space="0" w:color="auto"/>
            <w:right w:val="none" w:sz="0" w:space="0" w:color="auto"/>
          </w:divBdr>
        </w:div>
        <w:div w:id="1947231376">
          <w:marLeft w:val="640"/>
          <w:marRight w:val="0"/>
          <w:marTop w:val="0"/>
          <w:marBottom w:val="0"/>
          <w:divBdr>
            <w:top w:val="none" w:sz="0" w:space="0" w:color="auto"/>
            <w:left w:val="none" w:sz="0" w:space="0" w:color="auto"/>
            <w:bottom w:val="none" w:sz="0" w:space="0" w:color="auto"/>
            <w:right w:val="none" w:sz="0" w:space="0" w:color="auto"/>
          </w:divBdr>
        </w:div>
        <w:div w:id="408045464">
          <w:marLeft w:val="640"/>
          <w:marRight w:val="0"/>
          <w:marTop w:val="0"/>
          <w:marBottom w:val="0"/>
          <w:divBdr>
            <w:top w:val="none" w:sz="0" w:space="0" w:color="auto"/>
            <w:left w:val="none" w:sz="0" w:space="0" w:color="auto"/>
            <w:bottom w:val="none" w:sz="0" w:space="0" w:color="auto"/>
            <w:right w:val="none" w:sz="0" w:space="0" w:color="auto"/>
          </w:divBdr>
        </w:div>
        <w:div w:id="1064796009">
          <w:marLeft w:val="640"/>
          <w:marRight w:val="0"/>
          <w:marTop w:val="0"/>
          <w:marBottom w:val="0"/>
          <w:divBdr>
            <w:top w:val="none" w:sz="0" w:space="0" w:color="auto"/>
            <w:left w:val="none" w:sz="0" w:space="0" w:color="auto"/>
            <w:bottom w:val="none" w:sz="0" w:space="0" w:color="auto"/>
            <w:right w:val="none" w:sz="0" w:space="0" w:color="auto"/>
          </w:divBdr>
        </w:div>
        <w:div w:id="186601199">
          <w:marLeft w:val="640"/>
          <w:marRight w:val="0"/>
          <w:marTop w:val="0"/>
          <w:marBottom w:val="0"/>
          <w:divBdr>
            <w:top w:val="none" w:sz="0" w:space="0" w:color="auto"/>
            <w:left w:val="none" w:sz="0" w:space="0" w:color="auto"/>
            <w:bottom w:val="none" w:sz="0" w:space="0" w:color="auto"/>
            <w:right w:val="none" w:sz="0" w:space="0" w:color="auto"/>
          </w:divBdr>
        </w:div>
        <w:div w:id="1377124237">
          <w:marLeft w:val="640"/>
          <w:marRight w:val="0"/>
          <w:marTop w:val="0"/>
          <w:marBottom w:val="0"/>
          <w:divBdr>
            <w:top w:val="none" w:sz="0" w:space="0" w:color="auto"/>
            <w:left w:val="none" w:sz="0" w:space="0" w:color="auto"/>
            <w:bottom w:val="none" w:sz="0" w:space="0" w:color="auto"/>
            <w:right w:val="none" w:sz="0" w:space="0" w:color="auto"/>
          </w:divBdr>
        </w:div>
        <w:div w:id="817188984">
          <w:marLeft w:val="640"/>
          <w:marRight w:val="0"/>
          <w:marTop w:val="0"/>
          <w:marBottom w:val="0"/>
          <w:divBdr>
            <w:top w:val="none" w:sz="0" w:space="0" w:color="auto"/>
            <w:left w:val="none" w:sz="0" w:space="0" w:color="auto"/>
            <w:bottom w:val="none" w:sz="0" w:space="0" w:color="auto"/>
            <w:right w:val="none" w:sz="0" w:space="0" w:color="auto"/>
          </w:divBdr>
        </w:div>
        <w:div w:id="600842701">
          <w:marLeft w:val="640"/>
          <w:marRight w:val="0"/>
          <w:marTop w:val="0"/>
          <w:marBottom w:val="0"/>
          <w:divBdr>
            <w:top w:val="none" w:sz="0" w:space="0" w:color="auto"/>
            <w:left w:val="none" w:sz="0" w:space="0" w:color="auto"/>
            <w:bottom w:val="none" w:sz="0" w:space="0" w:color="auto"/>
            <w:right w:val="none" w:sz="0" w:space="0" w:color="auto"/>
          </w:divBdr>
        </w:div>
        <w:div w:id="1483699236">
          <w:marLeft w:val="640"/>
          <w:marRight w:val="0"/>
          <w:marTop w:val="0"/>
          <w:marBottom w:val="0"/>
          <w:divBdr>
            <w:top w:val="none" w:sz="0" w:space="0" w:color="auto"/>
            <w:left w:val="none" w:sz="0" w:space="0" w:color="auto"/>
            <w:bottom w:val="none" w:sz="0" w:space="0" w:color="auto"/>
            <w:right w:val="none" w:sz="0" w:space="0" w:color="auto"/>
          </w:divBdr>
        </w:div>
        <w:div w:id="782112102">
          <w:marLeft w:val="640"/>
          <w:marRight w:val="0"/>
          <w:marTop w:val="0"/>
          <w:marBottom w:val="0"/>
          <w:divBdr>
            <w:top w:val="none" w:sz="0" w:space="0" w:color="auto"/>
            <w:left w:val="none" w:sz="0" w:space="0" w:color="auto"/>
            <w:bottom w:val="none" w:sz="0" w:space="0" w:color="auto"/>
            <w:right w:val="none" w:sz="0" w:space="0" w:color="auto"/>
          </w:divBdr>
        </w:div>
        <w:div w:id="2012949514">
          <w:marLeft w:val="640"/>
          <w:marRight w:val="0"/>
          <w:marTop w:val="0"/>
          <w:marBottom w:val="0"/>
          <w:divBdr>
            <w:top w:val="none" w:sz="0" w:space="0" w:color="auto"/>
            <w:left w:val="none" w:sz="0" w:space="0" w:color="auto"/>
            <w:bottom w:val="none" w:sz="0" w:space="0" w:color="auto"/>
            <w:right w:val="none" w:sz="0" w:space="0" w:color="auto"/>
          </w:divBdr>
        </w:div>
        <w:div w:id="75826997">
          <w:marLeft w:val="640"/>
          <w:marRight w:val="0"/>
          <w:marTop w:val="0"/>
          <w:marBottom w:val="0"/>
          <w:divBdr>
            <w:top w:val="none" w:sz="0" w:space="0" w:color="auto"/>
            <w:left w:val="none" w:sz="0" w:space="0" w:color="auto"/>
            <w:bottom w:val="none" w:sz="0" w:space="0" w:color="auto"/>
            <w:right w:val="none" w:sz="0" w:space="0" w:color="auto"/>
          </w:divBdr>
        </w:div>
        <w:div w:id="261227604">
          <w:marLeft w:val="640"/>
          <w:marRight w:val="0"/>
          <w:marTop w:val="0"/>
          <w:marBottom w:val="0"/>
          <w:divBdr>
            <w:top w:val="none" w:sz="0" w:space="0" w:color="auto"/>
            <w:left w:val="none" w:sz="0" w:space="0" w:color="auto"/>
            <w:bottom w:val="none" w:sz="0" w:space="0" w:color="auto"/>
            <w:right w:val="none" w:sz="0" w:space="0" w:color="auto"/>
          </w:divBdr>
        </w:div>
        <w:div w:id="390858116">
          <w:marLeft w:val="640"/>
          <w:marRight w:val="0"/>
          <w:marTop w:val="0"/>
          <w:marBottom w:val="0"/>
          <w:divBdr>
            <w:top w:val="none" w:sz="0" w:space="0" w:color="auto"/>
            <w:left w:val="none" w:sz="0" w:space="0" w:color="auto"/>
            <w:bottom w:val="none" w:sz="0" w:space="0" w:color="auto"/>
            <w:right w:val="none" w:sz="0" w:space="0" w:color="auto"/>
          </w:divBdr>
        </w:div>
        <w:div w:id="840701650">
          <w:marLeft w:val="640"/>
          <w:marRight w:val="0"/>
          <w:marTop w:val="0"/>
          <w:marBottom w:val="0"/>
          <w:divBdr>
            <w:top w:val="none" w:sz="0" w:space="0" w:color="auto"/>
            <w:left w:val="none" w:sz="0" w:space="0" w:color="auto"/>
            <w:bottom w:val="none" w:sz="0" w:space="0" w:color="auto"/>
            <w:right w:val="none" w:sz="0" w:space="0" w:color="auto"/>
          </w:divBdr>
        </w:div>
        <w:div w:id="1987204674">
          <w:marLeft w:val="640"/>
          <w:marRight w:val="0"/>
          <w:marTop w:val="0"/>
          <w:marBottom w:val="0"/>
          <w:divBdr>
            <w:top w:val="none" w:sz="0" w:space="0" w:color="auto"/>
            <w:left w:val="none" w:sz="0" w:space="0" w:color="auto"/>
            <w:bottom w:val="none" w:sz="0" w:space="0" w:color="auto"/>
            <w:right w:val="none" w:sz="0" w:space="0" w:color="auto"/>
          </w:divBdr>
        </w:div>
        <w:div w:id="1416779186">
          <w:marLeft w:val="640"/>
          <w:marRight w:val="0"/>
          <w:marTop w:val="0"/>
          <w:marBottom w:val="0"/>
          <w:divBdr>
            <w:top w:val="none" w:sz="0" w:space="0" w:color="auto"/>
            <w:left w:val="none" w:sz="0" w:space="0" w:color="auto"/>
            <w:bottom w:val="none" w:sz="0" w:space="0" w:color="auto"/>
            <w:right w:val="none" w:sz="0" w:space="0" w:color="auto"/>
          </w:divBdr>
        </w:div>
        <w:div w:id="860556822">
          <w:marLeft w:val="640"/>
          <w:marRight w:val="0"/>
          <w:marTop w:val="0"/>
          <w:marBottom w:val="0"/>
          <w:divBdr>
            <w:top w:val="none" w:sz="0" w:space="0" w:color="auto"/>
            <w:left w:val="none" w:sz="0" w:space="0" w:color="auto"/>
            <w:bottom w:val="none" w:sz="0" w:space="0" w:color="auto"/>
            <w:right w:val="none" w:sz="0" w:space="0" w:color="auto"/>
          </w:divBdr>
        </w:div>
        <w:div w:id="1944989704">
          <w:marLeft w:val="640"/>
          <w:marRight w:val="0"/>
          <w:marTop w:val="0"/>
          <w:marBottom w:val="0"/>
          <w:divBdr>
            <w:top w:val="none" w:sz="0" w:space="0" w:color="auto"/>
            <w:left w:val="none" w:sz="0" w:space="0" w:color="auto"/>
            <w:bottom w:val="none" w:sz="0" w:space="0" w:color="auto"/>
            <w:right w:val="none" w:sz="0" w:space="0" w:color="auto"/>
          </w:divBdr>
        </w:div>
        <w:div w:id="886187104">
          <w:marLeft w:val="640"/>
          <w:marRight w:val="0"/>
          <w:marTop w:val="0"/>
          <w:marBottom w:val="0"/>
          <w:divBdr>
            <w:top w:val="none" w:sz="0" w:space="0" w:color="auto"/>
            <w:left w:val="none" w:sz="0" w:space="0" w:color="auto"/>
            <w:bottom w:val="none" w:sz="0" w:space="0" w:color="auto"/>
            <w:right w:val="none" w:sz="0" w:space="0" w:color="auto"/>
          </w:divBdr>
        </w:div>
        <w:div w:id="422841008">
          <w:marLeft w:val="640"/>
          <w:marRight w:val="0"/>
          <w:marTop w:val="0"/>
          <w:marBottom w:val="0"/>
          <w:divBdr>
            <w:top w:val="none" w:sz="0" w:space="0" w:color="auto"/>
            <w:left w:val="none" w:sz="0" w:space="0" w:color="auto"/>
            <w:bottom w:val="none" w:sz="0" w:space="0" w:color="auto"/>
            <w:right w:val="none" w:sz="0" w:space="0" w:color="auto"/>
          </w:divBdr>
        </w:div>
        <w:div w:id="245115537">
          <w:marLeft w:val="640"/>
          <w:marRight w:val="0"/>
          <w:marTop w:val="0"/>
          <w:marBottom w:val="0"/>
          <w:divBdr>
            <w:top w:val="none" w:sz="0" w:space="0" w:color="auto"/>
            <w:left w:val="none" w:sz="0" w:space="0" w:color="auto"/>
            <w:bottom w:val="none" w:sz="0" w:space="0" w:color="auto"/>
            <w:right w:val="none" w:sz="0" w:space="0" w:color="auto"/>
          </w:divBdr>
        </w:div>
        <w:div w:id="323290016">
          <w:marLeft w:val="640"/>
          <w:marRight w:val="0"/>
          <w:marTop w:val="0"/>
          <w:marBottom w:val="0"/>
          <w:divBdr>
            <w:top w:val="none" w:sz="0" w:space="0" w:color="auto"/>
            <w:left w:val="none" w:sz="0" w:space="0" w:color="auto"/>
            <w:bottom w:val="none" w:sz="0" w:space="0" w:color="auto"/>
            <w:right w:val="none" w:sz="0" w:space="0" w:color="auto"/>
          </w:divBdr>
        </w:div>
        <w:div w:id="619535046">
          <w:marLeft w:val="640"/>
          <w:marRight w:val="0"/>
          <w:marTop w:val="0"/>
          <w:marBottom w:val="0"/>
          <w:divBdr>
            <w:top w:val="none" w:sz="0" w:space="0" w:color="auto"/>
            <w:left w:val="none" w:sz="0" w:space="0" w:color="auto"/>
            <w:bottom w:val="none" w:sz="0" w:space="0" w:color="auto"/>
            <w:right w:val="none" w:sz="0" w:space="0" w:color="auto"/>
          </w:divBdr>
        </w:div>
        <w:div w:id="1886409241">
          <w:marLeft w:val="640"/>
          <w:marRight w:val="0"/>
          <w:marTop w:val="0"/>
          <w:marBottom w:val="0"/>
          <w:divBdr>
            <w:top w:val="none" w:sz="0" w:space="0" w:color="auto"/>
            <w:left w:val="none" w:sz="0" w:space="0" w:color="auto"/>
            <w:bottom w:val="none" w:sz="0" w:space="0" w:color="auto"/>
            <w:right w:val="none" w:sz="0" w:space="0" w:color="auto"/>
          </w:divBdr>
        </w:div>
        <w:div w:id="483282261">
          <w:marLeft w:val="640"/>
          <w:marRight w:val="0"/>
          <w:marTop w:val="0"/>
          <w:marBottom w:val="0"/>
          <w:divBdr>
            <w:top w:val="none" w:sz="0" w:space="0" w:color="auto"/>
            <w:left w:val="none" w:sz="0" w:space="0" w:color="auto"/>
            <w:bottom w:val="none" w:sz="0" w:space="0" w:color="auto"/>
            <w:right w:val="none" w:sz="0" w:space="0" w:color="auto"/>
          </w:divBdr>
        </w:div>
        <w:div w:id="1232471917">
          <w:marLeft w:val="640"/>
          <w:marRight w:val="0"/>
          <w:marTop w:val="0"/>
          <w:marBottom w:val="0"/>
          <w:divBdr>
            <w:top w:val="none" w:sz="0" w:space="0" w:color="auto"/>
            <w:left w:val="none" w:sz="0" w:space="0" w:color="auto"/>
            <w:bottom w:val="none" w:sz="0" w:space="0" w:color="auto"/>
            <w:right w:val="none" w:sz="0" w:space="0" w:color="auto"/>
          </w:divBdr>
        </w:div>
        <w:div w:id="2025210103">
          <w:marLeft w:val="640"/>
          <w:marRight w:val="0"/>
          <w:marTop w:val="0"/>
          <w:marBottom w:val="0"/>
          <w:divBdr>
            <w:top w:val="none" w:sz="0" w:space="0" w:color="auto"/>
            <w:left w:val="none" w:sz="0" w:space="0" w:color="auto"/>
            <w:bottom w:val="none" w:sz="0" w:space="0" w:color="auto"/>
            <w:right w:val="none" w:sz="0" w:space="0" w:color="auto"/>
          </w:divBdr>
        </w:div>
        <w:div w:id="1481460848">
          <w:marLeft w:val="640"/>
          <w:marRight w:val="0"/>
          <w:marTop w:val="0"/>
          <w:marBottom w:val="0"/>
          <w:divBdr>
            <w:top w:val="none" w:sz="0" w:space="0" w:color="auto"/>
            <w:left w:val="none" w:sz="0" w:space="0" w:color="auto"/>
            <w:bottom w:val="none" w:sz="0" w:space="0" w:color="auto"/>
            <w:right w:val="none" w:sz="0" w:space="0" w:color="auto"/>
          </w:divBdr>
        </w:div>
        <w:div w:id="2082480989">
          <w:marLeft w:val="640"/>
          <w:marRight w:val="0"/>
          <w:marTop w:val="0"/>
          <w:marBottom w:val="0"/>
          <w:divBdr>
            <w:top w:val="none" w:sz="0" w:space="0" w:color="auto"/>
            <w:left w:val="none" w:sz="0" w:space="0" w:color="auto"/>
            <w:bottom w:val="none" w:sz="0" w:space="0" w:color="auto"/>
            <w:right w:val="none" w:sz="0" w:space="0" w:color="auto"/>
          </w:divBdr>
        </w:div>
        <w:div w:id="923103110">
          <w:marLeft w:val="640"/>
          <w:marRight w:val="0"/>
          <w:marTop w:val="0"/>
          <w:marBottom w:val="0"/>
          <w:divBdr>
            <w:top w:val="none" w:sz="0" w:space="0" w:color="auto"/>
            <w:left w:val="none" w:sz="0" w:space="0" w:color="auto"/>
            <w:bottom w:val="none" w:sz="0" w:space="0" w:color="auto"/>
            <w:right w:val="none" w:sz="0" w:space="0" w:color="auto"/>
          </w:divBdr>
        </w:div>
        <w:div w:id="199980874">
          <w:marLeft w:val="640"/>
          <w:marRight w:val="0"/>
          <w:marTop w:val="0"/>
          <w:marBottom w:val="0"/>
          <w:divBdr>
            <w:top w:val="none" w:sz="0" w:space="0" w:color="auto"/>
            <w:left w:val="none" w:sz="0" w:space="0" w:color="auto"/>
            <w:bottom w:val="none" w:sz="0" w:space="0" w:color="auto"/>
            <w:right w:val="none" w:sz="0" w:space="0" w:color="auto"/>
          </w:divBdr>
        </w:div>
        <w:div w:id="78139173">
          <w:marLeft w:val="640"/>
          <w:marRight w:val="0"/>
          <w:marTop w:val="0"/>
          <w:marBottom w:val="0"/>
          <w:divBdr>
            <w:top w:val="none" w:sz="0" w:space="0" w:color="auto"/>
            <w:left w:val="none" w:sz="0" w:space="0" w:color="auto"/>
            <w:bottom w:val="none" w:sz="0" w:space="0" w:color="auto"/>
            <w:right w:val="none" w:sz="0" w:space="0" w:color="auto"/>
          </w:divBdr>
        </w:div>
        <w:div w:id="1604799041">
          <w:marLeft w:val="640"/>
          <w:marRight w:val="0"/>
          <w:marTop w:val="0"/>
          <w:marBottom w:val="0"/>
          <w:divBdr>
            <w:top w:val="none" w:sz="0" w:space="0" w:color="auto"/>
            <w:left w:val="none" w:sz="0" w:space="0" w:color="auto"/>
            <w:bottom w:val="none" w:sz="0" w:space="0" w:color="auto"/>
            <w:right w:val="none" w:sz="0" w:space="0" w:color="auto"/>
          </w:divBdr>
        </w:div>
        <w:div w:id="1083641694">
          <w:marLeft w:val="640"/>
          <w:marRight w:val="0"/>
          <w:marTop w:val="0"/>
          <w:marBottom w:val="0"/>
          <w:divBdr>
            <w:top w:val="none" w:sz="0" w:space="0" w:color="auto"/>
            <w:left w:val="none" w:sz="0" w:space="0" w:color="auto"/>
            <w:bottom w:val="none" w:sz="0" w:space="0" w:color="auto"/>
            <w:right w:val="none" w:sz="0" w:space="0" w:color="auto"/>
          </w:divBdr>
        </w:div>
        <w:div w:id="142284346">
          <w:marLeft w:val="640"/>
          <w:marRight w:val="0"/>
          <w:marTop w:val="0"/>
          <w:marBottom w:val="0"/>
          <w:divBdr>
            <w:top w:val="none" w:sz="0" w:space="0" w:color="auto"/>
            <w:left w:val="none" w:sz="0" w:space="0" w:color="auto"/>
            <w:bottom w:val="none" w:sz="0" w:space="0" w:color="auto"/>
            <w:right w:val="none" w:sz="0" w:space="0" w:color="auto"/>
          </w:divBdr>
        </w:div>
        <w:div w:id="766577013">
          <w:marLeft w:val="640"/>
          <w:marRight w:val="0"/>
          <w:marTop w:val="0"/>
          <w:marBottom w:val="0"/>
          <w:divBdr>
            <w:top w:val="none" w:sz="0" w:space="0" w:color="auto"/>
            <w:left w:val="none" w:sz="0" w:space="0" w:color="auto"/>
            <w:bottom w:val="none" w:sz="0" w:space="0" w:color="auto"/>
            <w:right w:val="none" w:sz="0" w:space="0" w:color="auto"/>
          </w:divBdr>
        </w:div>
        <w:div w:id="1176310040">
          <w:marLeft w:val="640"/>
          <w:marRight w:val="0"/>
          <w:marTop w:val="0"/>
          <w:marBottom w:val="0"/>
          <w:divBdr>
            <w:top w:val="none" w:sz="0" w:space="0" w:color="auto"/>
            <w:left w:val="none" w:sz="0" w:space="0" w:color="auto"/>
            <w:bottom w:val="none" w:sz="0" w:space="0" w:color="auto"/>
            <w:right w:val="none" w:sz="0" w:space="0" w:color="auto"/>
          </w:divBdr>
        </w:div>
        <w:div w:id="1431194619">
          <w:marLeft w:val="640"/>
          <w:marRight w:val="0"/>
          <w:marTop w:val="0"/>
          <w:marBottom w:val="0"/>
          <w:divBdr>
            <w:top w:val="none" w:sz="0" w:space="0" w:color="auto"/>
            <w:left w:val="none" w:sz="0" w:space="0" w:color="auto"/>
            <w:bottom w:val="none" w:sz="0" w:space="0" w:color="auto"/>
            <w:right w:val="none" w:sz="0" w:space="0" w:color="auto"/>
          </w:divBdr>
        </w:div>
        <w:div w:id="1912033826">
          <w:marLeft w:val="640"/>
          <w:marRight w:val="0"/>
          <w:marTop w:val="0"/>
          <w:marBottom w:val="0"/>
          <w:divBdr>
            <w:top w:val="none" w:sz="0" w:space="0" w:color="auto"/>
            <w:left w:val="none" w:sz="0" w:space="0" w:color="auto"/>
            <w:bottom w:val="none" w:sz="0" w:space="0" w:color="auto"/>
            <w:right w:val="none" w:sz="0" w:space="0" w:color="auto"/>
          </w:divBdr>
        </w:div>
        <w:div w:id="2026637369">
          <w:marLeft w:val="640"/>
          <w:marRight w:val="0"/>
          <w:marTop w:val="0"/>
          <w:marBottom w:val="0"/>
          <w:divBdr>
            <w:top w:val="none" w:sz="0" w:space="0" w:color="auto"/>
            <w:left w:val="none" w:sz="0" w:space="0" w:color="auto"/>
            <w:bottom w:val="none" w:sz="0" w:space="0" w:color="auto"/>
            <w:right w:val="none" w:sz="0" w:space="0" w:color="auto"/>
          </w:divBdr>
        </w:div>
        <w:div w:id="98306209">
          <w:marLeft w:val="640"/>
          <w:marRight w:val="0"/>
          <w:marTop w:val="0"/>
          <w:marBottom w:val="0"/>
          <w:divBdr>
            <w:top w:val="none" w:sz="0" w:space="0" w:color="auto"/>
            <w:left w:val="none" w:sz="0" w:space="0" w:color="auto"/>
            <w:bottom w:val="none" w:sz="0" w:space="0" w:color="auto"/>
            <w:right w:val="none" w:sz="0" w:space="0" w:color="auto"/>
          </w:divBdr>
        </w:div>
        <w:div w:id="548762313">
          <w:marLeft w:val="640"/>
          <w:marRight w:val="0"/>
          <w:marTop w:val="0"/>
          <w:marBottom w:val="0"/>
          <w:divBdr>
            <w:top w:val="none" w:sz="0" w:space="0" w:color="auto"/>
            <w:left w:val="none" w:sz="0" w:space="0" w:color="auto"/>
            <w:bottom w:val="none" w:sz="0" w:space="0" w:color="auto"/>
            <w:right w:val="none" w:sz="0" w:space="0" w:color="auto"/>
          </w:divBdr>
        </w:div>
        <w:div w:id="1010912149">
          <w:marLeft w:val="640"/>
          <w:marRight w:val="0"/>
          <w:marTop w:val="0"/>
          <w:marBottom w:val="0"/>
          <w:divBdr>
            <w:top w:val="none" w:sz="0" w:space="0" w:color="auto"/>
            <w:left w:val="none" w:sz="0" w:space="0" w:color="auto"/>
            <w:bottom w:val="none" w:sz="0" w:space="0" w:color="auto"/>
            <w:right w:val="none" w:sz="0" w:space="0" w:color="auto"/>
          </w:divBdr>
        </w:div>
        <w:div w:id="597910903">
          <w:marLeft w:val="640"/>
          <w:marRight w:val="0"/>
          <w:marTop w:val="0"/>
          <w:marBottom w:val="0"/>
          <w:divBdr>
            <w:top w:val="none" w:sz="0" w:space="0" w:color="auto"/>
            <w:left w:val="none" w:sz="0" w:space="0" w:color="auto"/>
            <w:bottom w:val="none" w:sz="0" w:space="0" w:color="auto"/>
            <w:right w:val="none" w:sz="0" w:space="0" w:color="auto"/>
          </w:divBdr>
        </w:div>
        <w:div w:id="545875172">
          <w:marLeft w:val="640"/>
          <w:marRight w:val="0"/>
          <w:marTop w:val="0"/>
          <w:marBottom w:val="0"/>
          <w:divBdr>
            <w:top w:val="none" w:sz="0" w:space="0" w:color="auto"/>
            <w:left w:val="none" w:sz="0" w:space="0" w:color="auto"/>
            <w:bottom w:val="none" w:sz="0" w:space="0" w:color="auto"/>
            <w:right w:val="none" w:sz="0" w:space="0" w:color="auto"/>
          </w:divBdr>
        </w:div>
        <w:div w:id="511456207">
          <w:marLeft w:val="640"/>
          <w:marRight w:val="0"/>
          <w:marTop w:val="0"/>
          <w:marBottom w:val="0"/>
          <w:divBdr>
            <w:top w:val="none" w:sz="0" w:space="0" w:color="auto"/>
            <w:left w:val="none" w:sz="0" w:space="0" w:color="auto"/>
            <w:bottom w:val="none" w:sz="0" w:space="0" w:color="auto"/>
            <w:right w:val="none" w:sz="0" w:space="0" w:color="auto"/>
          </w:divBdr>
        </w:div>
        <w:div w:id="306250930">
          <w:marLeft w:val="640"/>
          <w:marRight w:val="0"/>
          <w:marTop w:val="0"/>
          <w:marBottom w:val="0"/>
          <w:divBdr>
            <w:top w:val="none" w:sz="0" w:space="0" w:color="auto"/>
            <w:left w:val="none" w:sz="0" w:space="0" w:color="auto"/>
            <w:bottom w:val="none" w:sz="0" w:space="0" w:color="auto"/>
            <w:right w:val="none" w:sz="0" w:space="0" w:color="auto"/>
          </w:divBdr>
        </w:div>
        <w:div w:id="475151644">
          <w:marLeft w:val="640"/>
          <w:marRight w:val="0"/>
          <w:marTop w:val="0"/>
          <w:marBottom w:val="0"/>
          <w:divBdr>
            <w:top w:val="none" w:sz="0" w:space="0" w:color="auto"/>
            <w:left w:val="none" w:sz="0" w:space="0" w:color="auto"/>
            <w:bottom w:val="none" w:sz="0" w:space="0" w:color="auto"/>
            <w:right w:val="none" w:sz="0" w:space="0" w:color="auto"/>
          </w:divBdr>
        </w:div>
        <w:div w:id="2028751801">
          <w:marLeft w:val="640"/>
          <w:marRight w:val="0"/>
          <w:marTop w:val="0"/>
          <w:marBottom w:val="0"/>
          <w:divBdr>
            <w:top w:val="none" w:sz="0" w:space="0" w:color="auto"/>
            <w:left w:val="none" w:sz="0" w:space="0" w:color="auto"/>
            <w:bottom w:val="none" w:sz="0" w:space="0" w:color="auto"/>
            <w:right w:val="none" w:sz="0" w:space="0" w:color="auto"/>
          </w:divBdr>
        </w:div>
        <w:div w:id="112947187">
          <w:marLeft w:val="640"/>
          <w:marRight w:val="0"/>
          <w:marTop w:val="0"/>
          <w:marBottom w:val="0"/>
          <w:divBdr>
            <w:top w:val="none" w:sz="0" w:space="0" w:color="auto"/>
            <w:left w:val="none" w:sz="0" w:space="0" w:color="auto"/>
            <w:bottom w:val="none" w:sz="0" w:space="0" w:color="auto"/>
            <w:right w:val="none" w:sz="0" w:space="0" w:color="auto"/>
          </w:divBdr>
        </w:div>
        <w:div w:id="1737194562">
          <w:marLeft w:val="640"/>
          <w:marRight w:val="0"/>
          <w:marTop w:val="0"/>
          <w:marBottom w:val="0"/>
          <w:divBdr>
            <w:top w:val="none" w:sz="0" w:space="0" w:color="auto"/>
            <w:left w:val="none" w:sz="0" w:space="0" w:color="auto"/>
            <w:bottom w:val="none" w:sz="0" w:space="0" w:color="auto"/>
            <w:right w:val="none" w:sz="0" w:space="0" w:color="auto"/>
          </w:divBdr>
        </w:div>
        <w:div w:id="245961280">
          <w:marLeft w:val="640"/>
          <w:marRight w:val="0"/>
          <w:marTop w:val="0"/>
          <w:marBottom w:val="0"/>
          <w:divBdr>
            <w:top w:val="none" w:sz="0" w:space="0" w:color="auto"/>
            <w:left w:val="none" w:sz="0" w:space="0" w:color="auto"/>
            <w:bottom w:val="none" w:sz="0" w:space="0" w:color="auto"/>
            <w:right w:val="none" w:sz="0" w:space="0" w:color="auto"/>
          </w:divBdr>
        </w:div>
        <w:div w:id="812941195">
          <w:marLeft w:val="640"/>
          <w:marRight w:val="0"/>
          <w:marTop w:val="0"/>
          <w:marBottom w:val="0"/>
          <w:divBdr>
            <w:top w:val="none" w:sz="0" w:space="0" w:color="auto"/>
            <w:left w:val="none" w:sz="0" w:space="0" w:color="auto"/>
            <w:bottom w:val="none" w:sz="0" w:space="0" w:color="auto"/>
            <w:right w:val="none" w:sz="0" w:space="0" w:color="auto"/>
          </w:divBdr>
        </w:div>
        <w:div w:id="540214990">
          <w:marLeft w:val="640"/>
          <w:marRight w:val="0"/>
          <w:marTop w:val="0"/>
          <w:marBottom w:val="0"/>
          <w:divBdr>
            <w:top w:val="none" w:sz="0" w:space="0" w:color="auto"/>
            <w:left w:val="none" w:sz="0" w:space="0" w:color="auto"/>
            <w:bottom w:val="none" w:sz="0" w:space="0" w:color="auto"/>
            <w:right w:val="none" w:sz="0" w:space="0" w:color="auto"/>
          </w:divBdr>
        </w:div>
        <w:div w:id="585115826">
          <w:marLeft w:val="640"/>
          <w:marRight w:val="0"/>
          <w:marTop w:val="0"/>
          <w:marBottom w:val="0"/>
          <w:divBdr>
            <w:top w:val="none" w:sz="0" w:space="0" w:color="auto"/>
            <w:left w:val="none" w:sz="0" w:space="0" w:color="auto"/>
            <w:bottom w:val="none" w:sz="0" w:space="0" w:color="auto"/>
            <w:right w:val="none" w:sz="0" w:space="0" w:color="auto"/>
          </w:divBdr>
        </w:div>
        <w:div w:id="1110859533">
          <w:marLeft w:val="640"/>
          <w:marRight w:val="0"/>
          <w:marTop w:val="0"/>
          <w:marBottom w:val="0"/>
          <w:divBdr>
            <w:top w:val="none" w:sz="0" w:space="0" w:color="auto"/>
            <w:left w:val="none" w:sz="0" w:space="0" w:color="auto"/>
            <w:bottom w:val="none" w:sz="0" w:space="0" w:color="auto"/>
            <w:right w:val="none" w:sz="0" w:space="0" w:color="auto"/>
          </w:divBdr>
        </w:div>
        <w:div w:id="272981710">
          <w:marLeft w:val="640"/>
          <w:marRight w:val="0"/>
          <w:marTop w:val="0"/>
          <w:marBottom w:val="0"/>
          <w:divBdr>
            <w:top w:val="none" w:sz="0" w:space="0" w:color="auto"/>
            <w:left w:val="none" w:sz="0" w:space="0" w:color="auto"/>
            <w:bottom w:val="none" w:sz="0" w:space="0" w:color="auto"/>
            <w:right w:val="none" w:sz="0" w:space="0" w:color="auto"/>
          </w:divBdr>
        </w:div>
        <w:div w:id="921448051">
          <w:marLeft w:val="640"/>
          <w:marRight w:val="0"/>
          <w:marTop w:val="0"/>
          <w:marBottom w:val="0"/>
          <w:divBdr>
            <w:top w:val="none" w:sz="0" w:space="0" w:color="auto"/>
            <w:left w:val="none" w:sz="0" w:space="0" w:color="auto"/>
            <w:bottom w:val="none" w:sz="0" w:space="0" w:color="auto"/>
            <w:right w:val="none" w:sz="0" w:space="0" w:color="auto"/>
          </w:divBdr>
        </w:div>
        <w:div w:id="40713696">
          <w:marLeft w:val="640"/>
          <w:marRight w:val="0"/>
          <w:marTop w:val="0"/>
          <w:marBottom w:val="0"/>
          <w:divBdr>
            <w:top w:val="none" w:sz="0" w:space="0" w:color="auto"/>
            <w:left w:val="none" w:sz="0" w:space="0" w:color="auto"/>
            <w:bottom w:val="none" w:sz="0" w:space="0" w:color="auto"/>
            <w:right w:val="none" w:sz="0" w:space="0" w:color="auto"/>
          </w:divBdr>
        </w:div>
        <w:div w:id="1560822759">
          <w:marLeft w:val="640"/>
          <w:marRight w:val="0"/>
          <w:marTop w:val="0"/>
          <w:marBottom w:val="0"/>
          <w:divBdr>
            <w:top w:val="none" w:sz="0" w:space="0" w:color="auto"/>
            <w:left w:val="none" w:sz="0" w:space="0" w:color="auto"/>
            <w:bottom w:val="none" w:sz="0" w:space="0" w:color="auto"/>
            <w:right w:val="none" w:sz="0" w:space="0" w:color="auto"/>
          </w:divBdr>
        </w:div>
        <w:div w:id="295379822">
          <w:marLeft w:val="640"/>
          <w:marRight w:val="0"/>
          <w:marTop w:val="0"/>
          <w:marBottom w:val="0"/>
          <w:divBdr>
            <w:top w:val="none" w:sz="0" w:space="0" w:color="auto"/>
            <w:left w:val="none" w:sz="0" w:space="0" w:color="auto"/>
            <w:bottom w:val="none" w:sz="0" w:space="0" w:color="auto"/>
            <w:right w:val="none" w:sz="0" w:space="0" w:color="auto"/>
          </w:divBdr>
        </w:div>
        <w:div w:id="1104768298">
          <w:marLeft w:val="640"/>
          <w:marRight w:val="0"/>
          <w:marTop w:val="0"/>
          <w:marBottom w:val="0"/>
          <w:divBdr>
            <w:top w:val="none" w:sz="0" w:space="0" w:color="auto"/>
            <w:left w:val="none" w:sz="0" w:space="0" w:color="auto"/>
            <w:bottom w:val="none" w:sz="0" w:space="0" w:color="auto"/>
            <w:right w:val="none" w:sz="0" w:space="0" w:color="auto"/>
          </w:divBdr>
        </w:div>
        <w:div w:id="432475070">
          <w:marLeft w:val="640"/>
          <w:marRight w:val="0"/>
          <w:marTop w:val="0"/>
          <w:marBottom w:val="0"/>
          <w:divBdr>
            <w:top w:val="none" w:sz="0" w:space="0" w:color="auto"/>
            <w:left w:val="none" w:sz="0" w:space="0" w:color="auto"/>
            <w:bottom w:val="none" w:sz="0" w:space="0" w:color="auto"/>
            <w:right w:val="none" w:sz="0" w:space="0" w:color="auto"/>
          </w:divBdr>
        </w:div>
        <w:div w:id="1885749581">
          <w:marLeft w:val="640"/>
          <w:marRight w:val="0"/>
          <w:marTop w:val="0"/>
          <w:marBottom w:val="0"/>
          <w:divBdr>
            <w:top w:val="none" w:sz="0" w:space="0" w:color="auto"/>
            <w:left w:val="none" w:sz="0" w:space="0" w:color="auto"/>
            <w:bottom w:val="none" w:sz="0" w:space="0" w:color="auto"/>
            <w:right w:val="none" w:sz="0" w:space="0" w:color="auto"/>
          </w:divBdr>
        </w:div>
        <w:div w:id="859856926">
          <w:marLeft w:val="640"/>
          <w:marRight w:val="0"/>
          <w:marTop w:val="0"/>
          <w:marBottom w:val="0"/>
          <w:divBdr>
            <w:top w:val="none" w:sz="0" w:space="0" w:color="auto"/>
            <w:left w:val="none" w:sz="0" w:space="0" w:color="auto"/>
            <w:bottom w:val="none" w:sz="0" w:space="0" w:color="auto"/>
            <w:right w:val="none" w:sz="0" w:space="0" w:color="auto"/>
          </w:divBdr>
        </w:div>
        <w:div w:id="272178405">
          <w:marLeft w:val="640"/>
          <w:marRight w:val="0"/>
          <w:marTop w:val="0"/>
          <w:marBottom w:val="0"/>
          <w:divBdr>
            <w:top w:val="none" w:sz="0" w:space="0" w:color="auto"/>
            <w:left w:val="none" w:sz="0" w:space="0" w:color="auto"/>
            <w:bottom w:val="none" w:sz="0" w:space="0" w:color="auto"/>
            <w:right w:val="none" w:sz="0" w:space="0" w:color="auto"/>
          </w:divBdr>
        </w:div>
        <w:div w:id="391806341">
          <w:marLeft w:val="640"/>
          <w:marRight w:val="0"/>
          <w:marTop w:val="0"/>
          <w:marBottom w:val="0"/>
          <w:divBdr>
            <w:top w:val="none" w:sz="0" w:space="0" w:color="auto"/>
            <w:left w:val="none" w:sz="0" w:space="0" w:color="auto"/>
            <w:bottom w:val="none" w:sz="0" w:space="0" w:color="auto"/>
            <w:right w:val="none" w:sz="0" w:space="0" w:color="auto"/>
          </w:divBdr>
        </w:div>
        <w:div w:id="2018532658">
          <w:marLeft w:val="640"/>
          <w:marRight w:val="0"/>
          <w:marTop w:val="0"/>
          <w:marBottom w:val="0"/>
          <w:divBdr>
            <w:top w:val="none" w:sz="0" w:space="0" w:color="auto"/>
            <w:left w:val="none" w:sz="0" w:space="0" w:color="auto"/>
            <w:bottom w:val="none" w:sz="0" w:space="0" w:color="auto"/>
            <w:right w:val="none" w:sz="0" w:space="0" w:color="auto"/>
          </w:divBdr>
        </w:div>
        <w:div w:id="1564096182">
          <w:marLeft w:val="640"/>
          <w:marRight w:val="0"/>
          <w:marTop w:val="0"/>
          <w:marBottom w:val="0"/>
          <w:divBdr>
            <w:top w:val="none" w:sz="0" w:space="0" w:color="auto"/>
            <w:left w:val="none" w:sz="0" w:space="0" w:color="auto"/>
            <w:bottom w:val="none" w:sz="0" w:space="0" w:color="auto"/>
            <w:right w:val="none" w:sz="0" w:space="0" w:color="auto"/>
          </w:divBdr>
        </w:div>
        <w:div w:id="1778021512">
          <w:marLeft w:val="640"/>
          <w:marRight w:val="0"/>
          <w:marTop w:val="0"/>
          <w:marBottom w:val="0"/>
          <w:divBdr>
            <w:top w:val="none" w:sz="0" w:space="0" w:color="auto"/>
            <w:left w:val="none" w:sz="0" w:space="0" w:color="auto"/>
            <w:bottom w:val="none" w:sz="0" w:space="0" w:color="auto"/>
            <w:right w:val="none" w:sz="0" w:space="0" w:color="auto"/>
          </w:divBdr>
        </w:div>
        <w:div w:id="778332954">
          <w:marLeft w:val="640"/>
          <w:marRight w:val="0"/>
          <w:marTop w:val="0"/>
          <w:marBottom w:val="0"/>
          <w:divBdr>
            <w:top w:val="none" w:sz="0" w:space="0" w:color="auto"/>
            <w:left w:val="none" w:sz="0" w:space="0" w:color="auto"/>
            <w:bottom w:val="none" w:sz="0" w:space="0" w:color="auto"/>
            <w:right w:val="none" w:sz="0" w:space="0" w:color="auto"/>
          </w:divBdr>
        </w:div>
        <w:div w:id="1859924516">
          <w:marLeft w:val="640"/>
          <w:marRight w:val="0"/>
          <w:marTop w:val="0"/>
          <w:marBottom w:val="0"/>
          <w:divBdr>
            <w:top w:val="none" w:sz="0" w:space="0" w:color="auto"/>
            <w:left w:val="none" w:sz="0" w:space="0" w:color="auto"/>
            <w:bottom w:val="none" w:sz="0" w:space="0" w:color="auto"/>
            <w:right w:val="none" w:sz="0" w:space="0" w:color="auto"/>
          </w:divBdr>
        </w:div>
        <w:div w:id="897323323">
          <w:marLeft w:val="640"/>
          <w:marRight w:val="0"/>
          <w:marTop w:val="0"/>
          <w:marBottom w:val="0"/>
          <w:divBdr>
            <w:top w:val="none" w:sz="0" w:space="0" w:color="auto"/>
            <w:left w:val="none" w:sz="0" w:space="0" w:color="auto"/>
            <w:bottom w:val="none" w:sz="0" w:space="0" w:color="auto"/>
            <w:right w:val="none" w:sz="0" w:space="0" w:color="auto"/>
          </w:divBdr>
        </w:div>
        <w:div w:id="12651098">
          <w:marLeft w:val="640"/>
          <w:marRight w:val="0"/>
          <w:marTop w:val="0"/>
          <w:marBottom w:val="0"/>
          <w:divBdr>
            <w:top w:val="none" w:sz="0" w:space="0" w:color="auto"/>
            <w:left w:val="none" w:sz="0" w:space="0" w:color="auto"/>
            <w:bottom w:val="none" w:sz="0" w:space="0" w:color="auto"/>
            <w:right w:val="none" w:sz="0" w:space="0" w:color="auto"/>
          </w:divBdr>
        </w:div>
        <w:div w:id="405494570">
          <w:marLeft w:val="640"/>
          <w:marRight w:val="0"/>
          <w:marTop w:val="0"/>
          <w:marBottom w:val="0"/>
          <w:divBdr>
            <w:top w:val="none" w:sz="0" w:space="0" w:color="auto"/>
            <w:left w:val="none" w:sz="0" w:space="0" w:color="auto"/>
            <w:bottom w:val="none" w:sz="0" w:space="0" w:color="auto"/>
            <w:right w:val="none" w:sz="0" w:space="0" w:color="auto"/>
          </w:divBdr>
        </w:div>
        <w:div w:id="14698791">
          <w:marLeft w:val="640"/>
          <w:marRight w:val="0"/>
          <w:marTop w:val="0"/>
          <w:marBottom w:val="0"/>
          <w:divBdr>
            <w:top w:val="none" w:sz="0" w:space="0" w:color="auto"/>
            <w:left w:val="none" w:sz="0" w:space="0" w:color="auto"/>
            <w:bottom w:val="none" w:sz="0" w:space="0" w:color="auto"/>
            <w:right w:val="none" w:sz="0" w:space="0" w:color="auto"/>
          </w:divBdr>
        </w:div>
        <w:div w:id="166095294">
          <w:marLeft w:val="640"/>
          <w:marRight w:val="0"/>
          <w:marTop w:val="0"/>
          <w:marBottom w:val="0"/>
          <w:divBdr>
            <w:top w:val="none" w:sz="0" w:space="0" w:color="auto"/>
            <w:left w:val="none" w:sz="0" w:space="0" w:color="auto"/>
            <w:bottom w:val="none" w:sz="0" w:space="0" w:color="auto"/>
            <w:right w:val="none" w:sz="0" w:space="0" w:color="auto"/>
          </w:divBdr>
        </w:div>
        <w:div w:id="1431731658">
          <w:marLeft w:val="640"/>
          <w:marRight w:val="0"/>
          <w:marTop w:val="0"/>
          <w:marBottom w:val="0"/>
          <w:divBdr>
            <w:top w:val="none" w:sz="0" w:space="0" w:color="auto"/>
            <w:left w:val="none" w:sz="0" w:space="0" w:color="auto"/>
            <w:bottom w:val="none" w:sz="0" w:space="0" w:color="auto"/>
            <w:right w:val="none" w:sz="0" w:space="0" w:color="auto"/>
          </w:divBdr>
        </w:div>
        <w:div w:id="1579317625">
          <w:marLeft w:val="640"/>
          <w:marRight w:val="0"/>
          <w:marTop w:val="0"/>
          <w:marBottom w:val="0"/>
          <w:divBdr>
            <w:top w:val="none" w:sz="0" w:space="0" w:color="auto"/>
            <w:left w:val="none" w:sz="0" w:space="0" w:color="auto"/>
            <w:bottom w:val="none" w:sz="0" w:space="0" w:color="auto"/>
            <w:right w:val="none" w:sz="0" w:space="0" w:color="auto"/>
          </w:divBdr>
        </w:div>
        <w:div w:id="1319267772">
          <w:marLeft w:val="640"/>
          <w:marRight w:val="0"/>
          <w:marTop w:val="0"/>
          <w:marBottom w:val="0"/>
          <w:divBdr>
            <w:top w:val="none" w:sz="0" w:space="0" w:color="auto"/>
            <w:left w:val="none" w:sz="0" w:space="0" w:color="auto"/>
            <w:bottom w:val="none" w:sz="0" w:space="0" w:color="auto"/>
            <w:right w:val="none" w:sz="0" w:space="0" w:color="auto"/>
          </w:divBdr>
        </w:div>
        <w:div w:id="1759788863">
          <w:marLeft w:val="640"/>
          <w:marRight w:val="0"/>
          <w:marTop w:val="0"/>
          <w:marBottom w:val="0"/>
          <w:divBdr>
            <w:top w:val="none" w:sz="0" w:space="0" w:color="auto"/>
            <w:left w:val="none" w:sz="0" w:space="0" w:color="auto"/>
            <w:bottom w:val="none" w:sz="0" w:space="0" w:color="auto"/>
            <w:right w:val="none" w:sz="0" w:space="0" w:color="auto"/>
          </w:divBdr>
        </w:div>
        <w:div w:id="2032103383">
          <w:marLeft w:val="640"/>
          <w:marRight w:val="0"/>
          <w:marTop w:val="0"/>
          <w:marBottom w:val="0"/>
          <w:divBdr>
            <w:top w:val="none" w:sz="0" w:space="0" w:color="auto"/>
            <w:left w:val="none" w:sz="0" w:space="0" w:color="auto"/>
            <w:bottom w:val="none" w:sz="0" w:space="0" w:color="auto"/>
            <w:right w:val="none" w:sz="0" w:space="0" w:color="auto"/>
          </w:divBdr>
        </w:div>
        <w:div w:id="920018669">
          <w:marLeft w:val="640"/>
          <w:marRight w:val="0"/>
          <w:marTop w:val="0"/>
          <w:marBottom w:val="0"/>
          <w:divBdr>
            <w:top w:val="none" w:sz="0" w:space="0" w:color="auto"/>
            <w:left w:val="none" w:sz="0" w:space="0" w:color="auto"/>
            <w:bottom w:val="none" w:sz="0" w:space="0" w:color="auto"/>
            <w:right w:val="none" w:sz="0" w:space="0" w:color="auto"/>
          </w:divBdr>
        </w:div>
        <w:div w:id="1454402206">
          <w:marLeft w:val="640"/>
          <w:marRight w:val="0"/>
          <w:marTop w:val="0"/>
          <w:marBottom w:val="0"/>
          <w:divBdr>
            <w:top w:val="none" w:sz="0" w:space="0" w:color="auto"/>
            <w:left w:val="none" w:sz="0" w:space="0" w:color="auto"/>
            <w:bottom w:val="none" w:sz="0" w:space="0" w:color="auto"/>
            <w:right w:val="none" w:sz="0" w:space="0" w:color="auto"/>
          </w:divBdr>
        </w:div>
        <w:div w:id="1593970168">
          <w:marLeft w:val="640"/>
          <w:marRight w:val="0"/>
          <w:marTop w:val="0"/>
          <w:marBottom w:val="0"/>
          <w:divBdr>
            <w:top w:val="none" w:sz="0" w:space="0" w:color="auto"/>
            <w:left w:val="none" w:sz="0" w:space="0" w:color="auto"/>
            <w:bottom w:val="none" w:sz="0" w:space="0" w:color="auto"/>
            <w:right w:val="none" w:sz="0" w:space="0" w:color="auto"/>
          </w:divBdr>
        </w:div>
        <w:div w:id="1949773716">
          <w:marLeft w:val="640"/>
          <w:marRight w:val="0"/>
          <w:marTop w:val="0"/>
          <w:marBottom w:val="0"/>
          <w:divBdr>
            <w:top w:val="none" w:sz="0" w:space="0" w:color="auto"/>
            <w:left w:val="none" w:sz="0" w:space="0" w:color="auto"/>
            <w:bottom w:val="none" w:sz="0" w:space="0" w:color="auto"/>
            <w:right w:val="none" w:sz="0" w:space="0" w:color="auto"/>
          </w:divBdr>
        </w:div>
        <w:div w:id="1665087646">
          <w:marLeft w:val="640"/>
          <w:marRight w:val="0"/>
          <w:marTop w:val="0"/>
          <w:marBottom w:val="0"/>
          <w:divBdr>
            <w:top w:val="none" w:sz="0" w:space="0" w:color="auto"/>
            <w:left w:val="none" w:sz="0" w:space="0" w:color="auto"/>
            <w:bottom w:val="none" w:sz="0" w:space="0" w:color="auto"/>
            <w:right w:val="none" w:sz="0" w:space="0" w:color="auto"/>
          </w:divBdr>
        </w:div>
        <w:div w:id="772631056">
          <w:marLeft w:val="640"/>
          <w:marRight w:val="0"/>
          <w:marTop w:val="0"/>
          <w:marBottom w:val="0"/>
          <w:divBdr>
            <w:top w:val="none" w:sz="0" w:space="0" w:color="auto"/>
            <w:left w:val="none" w:sz="0" w:space="0" w:color="auto"/>
            <w:bottom w:val="none" w:sz="0" w:space="0" w:color="auto"/>
            <w:right w:val="none" w:sz="0" w:space="0" w:color="auto"/>
          </w:divBdr>
        </w:div>
        <w:div w:id="514268188">
          <w:marLeft w:val="640"/>
          <w:marRight w:val="0"/>
          <w:marTop w:val="0"/>
          <w:marBottom w:val="0"/>
          <w:divBdr>
            <w:top w:val="none" w:sz="0" w:space="0" w:color="auto"/>
            <w:left w:val="none" w:sz="0" w:space="0" w:color="auto"/>
            <w:bottom w:val="none" w:sz="0" w:space="0" w:color="auto"/>
            <w:right w:val="none" w:sz="0" w:space="0" w:color="auto"/>
          </w:divBdr>
        </w:div>
        <w:div w:id="1689328232">
          <w:marLeft w:val="640"/>
          <w:marRight w:val="0"/>
          <w:marTop w:val="0"/>
          <w:marBottom w:val="0"/>
          <w:divBdr>
            <w:top w:val="none" w:sz="0" w:space="0" w:color="auto"/>
            <w:left w:val="none" w:sz="0" w:space="0" w:color="auto"/>
            <w:bottom w:val="none" w:sz="0" w:space="0" w:color="auto"/>
            <w:right w:val="none" w:sz="0" w:space="0" w:color="auto"/>
          </w:divBdr>
        </w:div>
        <w:div w:id="601839098">
          <w:marLeft w:val="640"/>
          <w:marRight w:val="0"/>
          <w:marTop w:val="0"/>
          <w:marBottom w:val="0"/>
          <w:divBdr>
            <w:top w:val="none" w:sz="0" w:space="0" w:color="auto"/>
            <w:left w:val="none" w:sz="0" w:space="0" w:color="auto"/>
            <w:bottom w:val="none" w:sz="0" w:space="0" w:color="auto"/>
            <w:right w:val="none" w:sz="0" w:space="0" w:color="auto"/>
          </w:divBdr>
        </w:div>
        <w:div w:id="22481126">
          <w:marLeft w:val="640"/>
          <w:marRight w:val="0"/>
          <w:marTop w:val="0"/>
          <w:marBottom w:val="0"/>
          <w:divBdr>
            <w:top w:val="none" w:sz="0" w:space="0" w:color="auto"/>
            <w:left w:val="none" w:sz="0" w:space="0" w:color="auto"/>
            <w:bottom w:val="none" w:sz="0" w:space="0" w:color="auto"/>
            <w:right w:val="none" w:sz="0" w:space="0" w:color="auto"/>
          </w:divBdr>
        </w:div>
        <w:div w:id="2025009009">
          <w:marLeft w:val="640"/>
          <w:marRight w:val="0"/>
          <w:marTop w:val="0"/>
          <w:marBottom w:val="0"/>
          <w:divBdr>
            <w:top w:val="none" w:sz="0" w:space="0" w:color="auto"/>
            <w:left w:val="none" w:sz="0" w:space="0" w:color="auto"/>
            <w:bottom w:val="none" w:sz="0" w:space="0" w:color="auto"/>
            <w:right w:val="none" w:sz="0" w:space="0" w:color="auto"/>
          </w:divBdr>
        </w:div>
        <w:div w:id="219631188">
          <w:marLeft w:val="640"/>
          <w:marRight w:val="0"/>
          <w:marTop w:val="0"/>
          <w:marBottom w:val="0"/>
          <w:divBdr>
            <w:top w:val="none" w:sz="0" w:space="0" w:color="auto"/>
            <w:left w:val="none" w:sz="0" w:space="0" w:color="auto"/>
            <w:bottom w:val="none" w:sz="0" w:space="0" w:color="auto"/>
            <w:right w:val="none" w:sz="0" w:space="0" w:color="auto"/>
          </w:divBdr>
        </w:div>
        <w:div w:id="37634672">
          <w:marLeft w:val="640"/>
          <w:marRight w:val="0"/>
          <w:marTop w:val="0"/>
          <w:marBottom w:val="0"/>
          <w:divBdr>
            <w:top w:val="none" w:sz="0" w:space="0" w:color="auto"/>
            <w:left w:val="none" w:sz="0" w:space="0" w:color="auto"/>
            <w:bottom w:val="none" w:sz="0" w:space="0" w:color="auto"/>
            <w:right w:val="none" w:sz="0" w:space="0" w:color="auto"/>
          </w:divBdr>
        </w:div>
        <w:div w:id="1621493121">
          <w:marLeft w:val="640"/>
          <w:marRight w:val="0"/>
          <w:marTop w:val="0"/>
          <w:marBottom w:val="0"/>
          <w:divBdr>
            <w:top w:val="none" w:sz="0" w:space="0" w:color="auto"/>
            <w:left w:val="none" w:sz="0" w:space="0" w:color="auto"/>
            <w:bottom w:val="none" w:sz="0" w:space="0" w:color="auto"/>
            <w:right w:val="none" w:sz="0" w:space="0" w:color="auto"/>
          </w:divBdr>
        </w:div>
        <w:div w:id="567768918">
          <w:marLeft w:val="640"/>
          <w:marRight w:val="0"/>
          <w:marTop w:val="0"/>
          <w:marBottom w:val="0"/>
          <w:divBdr>
            <w:top w:val="none" w:sz="0" w:space="0" w:color="auto"/>
            <w:left w:val="none" w:sz="0" w:space="0" w:color="auto"/>
            <w:bottom w:val="none" w:sz="0" w:space="0" w:color="auto"/>
            <w:right w:val="none" w:sz="0" w:space="0" w:color="auto"/>
          </w:divBdr>
        </w:div>
        <w:div w:id="1133594198">
          <w:marLeft w:val="640"/>
          <w:marRight w:val="0"/>
          <w:marTop w:val="0"/>
          <w:marBottom w:val="0"/>
          <w:divBdr>
            <w:top w:val="none" w:sz="0" w:space="0" w:color="auto"/>
            <w:left w:val="none" w:sz="0" w:space="0" w:color="auto"/>
            <w:bottom w:val="none" w:sz="0" w:space="0" w:color="auto"/>
            <w:right w:val="none" w:sz="0" w:space="0" w:color="auto"/>
          </w:divBdr>
        </w:div>
        <w:div w:id="1796212703">
          <w:marLeft w:val="640"/>
          <w:marRight w:val="0"/>
          <w:marTop w:val="0"/>
          <w:marBottom w:val="0"/>
          <w:divBdr>
            <w:top w:val="none" w:sz="0" w:space="0" w:color="auto"/>
            <w:left w:val="none" w:sz="0" w:space="0" w:color="auto"/>
            <w:bottom w:val="none" w:sz="0" w:space="0" w:color="auto"/>
            <w:right w:val="none" w:sz="0" w:space="0" w:color="auto"/>
          </w:divBdr>
        </w:div>
        <w:div w:id="1871527509">
          <w:marLeft w:val="640"/>
          <w:marRight w:val="0"/>
          <w:marTop w:val="0"/>
          <w:marBottom w:val="0"/>
          <w:divBdr>
            <w:top w:val="none" w:sz="0" w:space="0" w:color="auto"/>
            <w:left w:val="none" w:sz="0" w:space="0" w:color="auto"/>
            <w:bottom w:val="none" w:sz="0" w:space="0" w:color="auto"/>
            <w:right w:val="none" w:sz="0" w:space="0" w:color="auto"/>
          </w:divBdr>
        </w:div>
        <w:div w:id="1614094062">
          <w:marLeft w:val="640"/>
          <w:marRight w:val="0"/>
          <w:marTop w:val="0"/>
          <w:marBottom w:val="0"/>
          <w:divBdr>
            <w:top w:val="none" w:sz="0" w:space="0" w:color="auto"/>
            <w:left w:val="none" w:sz="0" w:space="0" w:color="auto"/>
            <w:bottom w:val="none" w:sz="0" w:space="0" w:color="auto"/>
            <w:right w:val="none" w:sz="0" w:space="0" w:color="auto"/>
          </w:divBdr>
        </w:div>
        <w:div w:id="781387396">
          <w:marLeft w:val="640"/>
          <w:marRight w:val="0"/>
          <w:marTop w:val="0"/>
          <w:marBottom w:val="0"/>
          <w:divBdr>
            <w:top w:val="none" w:sz="0" w:space="0" w:color="auto"/>
            <w:left w:val="none" w:sz="0" w:space="0" w:color="auto"/>
            <w:bottom w:val="none" w:sz="0" w:space="0" w:color="auto"/>
            <w:right w:val="none" w:sz="0" w:space="0" w:color="auto"/>
          </w:divBdr>
        </w:div>
        <w:div w:id="1860047506">
          <w:marLeft w:val="640"/>
          <w:marRight w:val="0"/>
          <w:marTop w:val="0"/>
          <w:marBottom w:val="0"/>
          <w:divBdr>
            <w:top w:val="none" w:sz="0" w:space="0" w:color="auto"/>
            <w:left w:val="none" w:sz="0" w:space="0" w:color="auto"/>
            <w:bottom w:val="none" w:sz="0" w:space="0" w:color="auto"/>
            <w:right w:val="none" w:sz="0" w:space="0" w:color="auto"/>
          </w:divBdr>
        </w:div>
        <w:div w:id="3871188">
          <w:marLeft w:val="640"/>
          <w:marRight w:val="0"/>
          <w:marTop w:val="0"/>
          <w:marBottom w:val="0"/>
          <w:divBdr>
            <w:top w:val="none" w:sz="0" w:space="0" w:color="auto"/>
            <w:left w:val="none" w:sz="0" w:space="0" w:color="auto"/>
            <w:bottom w:val="none" w:sz="0" w:space="0" w:color="auto"/>
            <w:right w:val="none" w:sz="0" w:space="0" w:color="auto"/>
          </w:divBdr>
        </w:div>
        <w:div w:id="1849055288">
          <w:marLeft w:val="640"/>
          <w:marRight w:val="0"/>
          <w:marTop w:val="0"/>
          <w:marBottom w:val="0"/>
          <w:divBdr>
            <w:top w:val="none" w:sz="0" w:space="0" w:color="auto"/>
            <w:left w:val="none" w:sz="0" w:space="0" w:color="auto"/>
            <w:bottom w:val="none" w:sz="0" w:space="0" w:color="auto"/>
            <w:right w:val="none" w:sz="0" w:space="0" w:color="auto"/>
          </w:divBdr>
        </w:div>
        <w:div w:id="1949392558">
          <w:marLeft w:val="640"/>
          <w:marRight w:val="0"/>
          <w:marTop w:val="0"/>
          <w:marBottom w:val="0"/>
          <w:divBdr>
            <w:top w:val="none" w:sz="0" w:space="0" w:color="auto"/>
            <w:left w:val="none" w:sz="0" w:space="0" w:color="auto"/>
            <w:bottom w:val="none" w:sz="0" w:space="0" w:color="auto"/>
            <w:right w:val="none" w:sz="0" w:space="0" w:color="auto"/>
          </w:divBdr>
        </w:div>
        <w:div w:id="1379816715">
          <w:marLeft w:val="640"/>
          <w:marRight w:val="0"/>
          <w:marTop w:val="0"/>
          <w:marBottom w:val="0"/>
          <w:divBdr>
            <w:top w:val="none" w:sz="0" w:space="0" w:color="auto"/>
            <w:left w:val="none" w:sz="0" w:space="0" w:color="auto"/>
            <w:bottom w:val="none" w:sz="0" w:space="0" w:color="auto"/>
            <w:right w:val="none" w:sz="0" w:space="0" w:color="auto"/>
          </w:divBdr>
        </w:div>
        <w:div w:id="742800388">
          <w:marLeft w:val="640"/>
          <w:marRight w:val="0"/>
          <w:marTop w:val="0"/>
          <w:marBottom w:val="0"/>
          <w:divBdr>
            <w:top w:val="none" w:sz="0" w:space="0" w:color="auto"/>
            <w:left w:val="none" w:sz="0" w:space="0" w:color="auto"/>
            <w:bottom w:val="none" w:sz="0" w:space="0" w:color="auto"/>
            <w:right w:val="none" w:sz="0" w:space="0" w:color="auto"/>
          </w:divBdr>
        </w:div>
        <w:div w:id="2109809287">
          <w:marLeft w:val="640"/>
          <w:marRight w:val="0"/>
          <w:marTop w:val="0"/>
          <w:marBottom w:val="0"/>
          <w:divBdr>
            <w:top w:val="none" w:sz="0" w:space="0" w:color="auto"/>
            <w:left w:val="none" w:sz="0" w:space="0" w:color="auto"/>
            <w:bottom w:val="none" w:sz="0" w:space="0" w:color="auto"/>
            <w:right w:val="none" w:sz="0" w:space="0" w:color="auto"/>
          </w:divBdr>
        </w:div>
        <w:div w:id="773206772">
          <w:marLeft w:val="640"/>
          <w:marRight w:val="0"/>
          <w:marTop w:val="0"/>
          <w:marBottom w:val="0"/>
          <w:divBdr>
            <w:top w:val="none" w:sz="0" w:space="0" w:color="auto"/>
            <w:left w:val="none" w:sz="0" w:space="0" w:color="auto"/>
            <w:bottom w:val="none" w:sz="0" w:space="0" w:color="auto"/>
            <w:right w:val="none" w:sz="0" w:space="0" w:color="auto"/>
          </w:divBdr>
        </w:div>
        <w:div w:id="1301619078">
          <w:marLeft w:val="640"/>
          <w:marRight w:val="0"/>
          <w:marTop w:val="0"/>
          <w:marBottom w:val="0"/>
          <w:divBdr>
            <w:top w:val="none" w:sz="0" w:space="0" w:color="auto"/>
            <w:left w:val="none" w:sz="0" w:space="0" w:color="auto"/>
            <w:bottom w:val="none" w:sz="0" w:space="0" w:color="auto"/>
            <w:right w:val="none" w:sz="0" w:space="0" w:color="auto"/>
          </w:divBdr>
        </w:div>
        <w:div w:id="717776772">
          <w:marLeft w:val="640"/>
          <w:marRight w:val="0"/>
          <w:marTop w:val="0"/>
          <w:marBottom w:val="0"/>
          <w:divBdr>
            <w:top w:val="none" w:sz="0" w:space="0" w:color="auto"/>
            <w:left w:val="none" w:sz="0" w:space="0" w:color="auto"/>
            <w:bottom w:val="none" w:sz="0" w:space="0" w:color="auto"/>
            <w:right w:val="none" w:sz="0" w:space="0" w:color="auto"/>
          </w:divBdr>
        </w:div>
        <w:div w:id="1684043050">
          <w:marLeft w:val="640"/>
          <w:marRight w:val="0"/>
          <w:marTop w:val="0"/>
          <w:marBottom w:val="0"/>
          <w:divBdr>
            <w:top w:val="none" w:sz="0" w:space="0" w:color="auto"/>
            <w:left w:val="none" w:sz="0" w:space="0" w:color="auto"/>
            <w:bottom w:val="none" w:sz="0" w:space="0" w:color="auto"/>
            <w:right w:val="none" w:sz="0" w:space="0" w:color="auto"/>
          </w:divBdr>
        </w:div>
        <w:div w:id="2056389751">
          <w:marLeft w:val="640"/>
          <w:marRight w:val="0"/>
          <w:marTop w:val="0"/>
          <w:marBottom w:val="0"/>
          <w:divBdr>
            <w:top w:val="none" w:sz="0" w:space="0" w:color="auto"/>
            <w:left w:val="none" w:sz="0" w:space="0" w:color="auto"/>
            <w:bottom w:val="none" w:sz="0" w:space="0" w:color="auto"/>
            <w:right w:val="none" w:sz="0" w:space="0" w:color="auto"/>
          </w:divBdr>
        </w:div>
        <w:div w:id="1221525906">
          <w:marLeft w:val="640"/>
          <w:marRight w:val="0"/>
          <w:marTop w:val="0"/>
          <w:marBottom w:val="0"/>
          <w:divBdr>
            <w:top w:val="none" w:sz="0" w:space="0" w:color="auto"/>
            <w:left w:val="none" w:sz="0" w:space="0" w:color="auto"/>
            <w:bottom w:val="none" w:sz="0" w:space="0" w:color="auto"/>
            <w:right w:val="none" w:sz="0" w:space="0" w:color="auto"/>
          </w:divBdr>
        </w:div>
        <w:div w:id="1468278377">
          <w:marLeft w:val="640"/>
          <w:marRight w:val="0"/>
          <w:marTop w:val="0"/>
          <w:marBottom w:val="0"/>
          <w:divBdr>
            <w:top w:val="none" w:sz="0" w:space="0" w:color="auto"/>
            <w:left w:val="none" w:sz="0" w:space="0" w:color="auto"/>
            <w:bottom w:val="none" w:sz="0" w:space="0" w:color="auto"/>
            <w:right w:val="none" w:sz="0" w:space="0" w:color="auto"/>
          </w:divBdr>
        </w:div>
        <w:div w:id="701906195">
          <w:marLeft w:val="640"/>
          <w:marRight w:val="0"/>
          <w:marTop w:val="0"/>
          <w:marBottom w:val="0"/>
          <w:divBdr>
            <w:top w:val="none" w:sz="0" w:space="0" w:color="auto"/>
            <w:left w:val="none" w:sz="0" w:space="0" w:color="auto"/>
            <w:bottom w:val="none" w:sz="0" w:space="0" w:color="auto"/>
            <w:right w:val="none" w:sz="0" w:space="0" w:color="auto"/>
          </w:divBdr>
        </w:div>
        <w:div w:id="201407978">
          <w:marLeft w:val="640"/>
          <w:marRight w:val="0"/>
          <w:marTop w:val="0"/>
          <w:marBottom w:val="0"/>
          <w:divBdr>
            <w:top w:val="none" w:sz="0" w:space="0" w:color="auto"/>
            <w:left w:val="none" w:sz="0" w:space="0" w:color="auto"/>
            <w:bottom w:val="none" w:sz="0" w:space="0" w:color="auto"/>
            <w:right w:val="none" w:sz="0" w:space="0" w:color="auto"/>
          </w:divBdr>
        </w:div>
        <w:div w:id="1664696573">
          <w:marLeft w:val="640"/>
          <w:marRight w:val="0"/>
          <w:marTop w:val="0"/>
          <w:marBottom w:val="0"/>
          <w:divBdr>
            <w:top w:val="none" w:sz="0" w:space="0" w:color="auto"/>
            <w:left w:val="none" w:sz="0" w:space="0" w:color="auto"/>
            <w:bottom w:val="none" w:sz="0" w:space="0" w:color="auto"/>
            <w:right w:val="none" w:sz="0" w:space="0" w:color="auto"/>
          </w:divBdr>
        </w:div>
        <w:div w:id="1413549883">
          <w:marLeft w:val="640"/>
          <w:marRight w:val="0"/>
          <w:marTop w:val="0"/>
          <w:marBottom w:val="0"/>
          <w:divBdr>
            <w:top w:val="none" w:sz="0" w:space="0" w:color="auto"/>
            <w:left w:val="none" w:sz="0" w:space="0" w:color="auto"/>
            <w:bottom w:val="none" w:sz="0" w:space="0" w:color="auto"/>
            <w:right w:val="none" w:sz="0" w:space="0" w:color="auto"/>
          </w:divBdr>
        </w:div>
        <w:div w:id="1503887173">
          <w:marLeft w:val="640"/>
          <w:marRight w:val="0"/>
          <w:marTop w:val="0"/>
          <w:marBottom w:val="0"/>
          <w:divBdr>
            <w:top w:val="none" w:sz="0" w:space="0" w:color="auto"/>
            <w:left w:val="none" w:sz="0" w:space="0" w:color="auto"/>
            <w:bottom w:val="none" w:sz="0" w:space="0" w:color="auto"/>
            <w:right w:val="none" w:sz="0" w:space="0" w:color="auto"/>
          </w:divBdr>
        </w:div>
        <w:div w:id="612827718">
          <w:marLeft w:val="640"/>
          <w:marRight w:val="0"/>
          <w:marTop w:val="0"/>
          <w:marBottom w:val="0"/>
          <w:divBdr>
            <w:top w:val="none" w:sz="0" w:space="0" w:color="auto"/>
            <w:left w:val="none" w:sz="0" w:space="0" w:color="auto"/>
            <w:bottom w:val="none" w:sz="0" w:space="0" w:color="auto"/>
            <w:right w:val="none" w:sz="0" w:space="0" w:color="auto"/>
          </w:divBdr>
        </w:div>
        <w:div w:id="1125738138">
          <w:marLeft w:val="640"/>
          <w:marRight w:val="0"/>
          <w:marTop w:val="0"/>
          <w:marBottom w:val="0"/>
          <w:divBdr>
            <w:top w:val="none" w:sz="0" w:space="0" w:color="auto"/>
            <w:left w:val="none" w:sz="0" w:space="0" w:color="auto"/>
            <w:bottom w:val="none" w:sz="0" w:space="0" w:color="auto"/>
            <w:right w:val="none" w:sz="0" w:space="0" w:color="auto"/>
          </w:divBdr>
        </w:div>
        <w:div w:id="895749368">
          <w:marLeft w:val="640"/>
          <w:marRight w:val="0"/>
          <w:marTop w:val="0"/>
          <w:marBottom w:val="0"/>
          <w:divBdr>
            <w:top w:val="none" w:sz="0" w:space="0" w:color="auto"/>
            <w:left w:val="none" w:sz="0" w:space="0" w:color="auto"/>
            <w:bottom w:val="none" w:sz="0" w:space="0" w:color="auto"/>
            <w:right w:val="none" w:sz="0" w:space="0" w:color="auto"/>
          </w:divBdr>
        </w:div>
        <w:div w:id="401412175">
          <w:marLeft w:val="640"/>
          <w:marRight w:val="0"/>
          <w:marTop w:val="0"/>
          <w:marBottom w:val="0"/>
          <w:divBdr>
            <w:top w:val="none" w:sz="0" w:space="0" w:color="auto"/>
            <w:left w:val="none" w:sz="0" w:space="0" w:color="auto"/>
            <w:bottom w:val="none" w:sz="0" w:space="0" w:color="auto"/>
            <w:right w:val="none" w:sz="0" w:space="0" w:color="auto"/>
          </w:divBdr>
        </w:div>
        <w:div w:id="919560475">
          <w:marLeft w:val="640"/>
          <w:marRight w:val="0"/>
          <w:marTop w:val="0"/>
          <w:marBottom w:val="0"/>
          <w:divBdr>
            <w:top w:val="none" w:sz="0" w:space="0" w:color="auto"/>
            <w:left w:val="none" w:sz="0" w:space="0" w:color="auto"/>
            <w:bottom w:val="none" w:sz="0" w:space="0" w:color="auto"/>
            <w:right w:val="none" w:sz="0" w:space="0" w:color="auto"/>
          </w:divBdr>
        </w:div>
        <w:div w:id="1712343953">
          <w:marLeft w:val="640"/>
          <w:marRight w:val="0"/>
          <w:marTop w:val="0"/>
          <w:marBottom w:val="0"/>
          <w:divBdr>
            <w:top w:val="none" w:sz="0" w:space="0" w:color="auto"/>
            <w:left w:val="none" w:sz="0" w:space="0" w:color="auto"/>
            <w:bottom w:val="none" w:sz="0" w:space="0" w:color="auto"/>
            <w:right w:val="none" w:sz="0" w:space="0" w:color="auto"/>
          </w:divBdr>
        </w:div>
        <w:div w:id="135680633">
          <w:marLeft w:val="640"/>
          <w:marRight w:val="0"/>
          <w:marTop w:val="0"/>
          <w:marBottom w:val="0"/>
          <w:divBdr>
            <w:top w:val="none" w:sz="0" w:space="0" w:color="auto"/>
            <w:left w:val="none" w:sz="0" w:space="0" w:color="auto"/>
            <w:bottom w:val="none" w:sz="0" w:space="0" w:color="auto"/>
            <w:right w:val="none" w:sz="0" w:space="0" w:color="auto"/>
          </w:divBdr>
        </w:div>
        <w:div w:id="2123064160">
          <w:marLeft w:val="640"/>
          <w:marRight w:val="0"/>
          <w:marTop w:val="0"/>
          <w:marBottom w:val="0"/>
          <w:divBdr>
            <w:top w:val="none" w:sz="0" w:space="0" w:color="auto"/>
            <w:left w:val="none" w:sz="0" w:space="0" w:color="auto"/>
            <w:bottom w:val="none" w:sz="0" w:space="0" w:color="auto"/>
            <w:right w:val="none" w:sz="0" w:space="0" w:color="auto"/>
          </w:divBdr>
        </w:div>
        <w:div w:id="157117018">
          <w:marLeft w:val="640"/>
          <w:marRight w:val="0"/>
          <w:marTop w:val="0"/>
          <w:marBottom w:val="0"/>
          <w:divBdr>
            <w:top w:val="none" w:sz="0" w:space="0" w:color="auto"/>
            <w:left w:val="none" w:sz="0" w:space="0" w:color="auto"/>
            <w:bottom w:val="none" w:sz="0" w:space="0" w:color="auto"/>
            <w:right w:val="none" w:sz="0" w:space="0" w:color="auto"/>
          </w:divBdr>
        </w:div>
        <w:div w:id="761682866">
          <w:marLeft w:val="640"/>
          <w:marRight w:val="0"/>
          <w:marTop w:val="0"/>
          <w:marBottom w:val="0"/>
          <w:divBdr>
            <w:top w:val="none" w:sz="0" w:space="0" w:color="auto"/>
            <w:left w:val="none" w:sz="0" w:space="0" w:color="auto"/>
            <w:bottom w:val="none" w:sz="0" w:space="0" w:color="auto"/>
            <w:right w:val="none" w:sz="0" w:space="0" w:color="auto"/>
          </w:divBdr>
        </w:div>
        <w:div w:id="1457484424">
          <w:marLeft w:val="640"/>
          <w:marRight w:val="0"/>
          <w:marTop w:val="0"/>
          <w:marBottom w:val="0"/>
          <w:divBdr>
            <w:top w:val="none" w:sz="0" w:space="0" w:color="auto"/>
            <w:left w:val="none" w:sz="0" w:space="0" w:color="auto"/>
            <w:bottom w:val="none" w:sz="0" w:space="0" w:color="auto"/>
            <w:right w:val="none" w:sz="0" w:space="0" w:color="auto"/>
          </w:divBdr>
        </w:div>
      </w:divsChild>
    </w:div>
    <w:div w:id="2032564152">
      <w:bodyDiv w:val="1"/>
      <w:marLeft w:val="0"/>
      <w:marRight w:val="0"/>
      <w:marTop w:val="0"/>
      <w:marBottom w:val="0"/>
      <w:divBdr>
        <w:top w:val="none" w:sz="0" w:space="0" w:color="auto"/>
        <w:left w:val="none" w:sz="0" w:space="0" w:color="auto"/>
        <w:bottom w:val="none" w:sz="0" w:space="0" w:color="auto"/>
        <w:right w:val="none" w:sz="0" w:space="0" w:color="auto"/>
      </w:divBdr>
      <w:divsChild>
        <w:div w:id="2045324770">
          <w:marLeft w:val="640"/>
          <w:marRight w:val="0"/>
          <w:marTop w:val="0"/>
          <w:marBottom w:val="0"/>
          <w:divBdr>
            <w:top w:val="none" w:sz="0" w:space="0" w:color="auto"/>
            <w:left w:val="none" w:sz="0" w:space="0" w:color="auto"/>
            <w:bottom w:val="none" w:sz="0" w:space="0" w:color="auto"/>
            <w:right w:val="none" w:sz="0" w:space="0" w:color="auto"/>
          </w:divBdr>
        </w:div>
        <w:div w:id="1242176209">
          <w:marLeft w:val="640"/>
          <w:marRight w:val="0"/>
          <w:marTop w:val="0"/>
          <w:marBottom w:val="0"/>
          <w:divBdr>
            <w:top w:val="none" w:sz="0" w:space="0" w:color="auto"/>
            <w:left w:val="none" w:sz="0" w:space="0" w:color="auto"/>
            <w:bottom w:val="none" w:sz="0" w:space="0" w:color="auto"/>
            <w:right w:val="none" w:sz="0" w:space="0" w:color="auto"/>
          </w:divBdr>
        </w:div>
        <w:div w:id="1528711405">
          <w:marLeft w:val="640"/>
          <w:marRight w:val="0"/>
          <w:marTop w:val="0"/>
          <w:marBottom w:val="0"/>
          <w:divBdr>
            <w:top w:val="none" w:sz="0" w:space="0" w:color="auto"/>
            <w:left w:val="none" w:sz="0" w:space="0" w:color="auto"/>
            <w:bottom w:val="none" w:sz="0" w:space="0" w:color="auto"/>
            <w:right w:val="none" w:sz="0" w:space="0" w:color="auto"/>
          </w:divBdr>
        </w:div>
        <w:div w:id="1166358930">
          <w:marLeft w:val="640"/>
          <w:marRight w:val="0"/>
          <w:marTop w:val="0"/>
          <w:marBottom w:val="0"/>
          <w:divBdr>
            <w:top w:val="none" w:sz="0" w:space="0" w:color="auto"/>
            <w:left w:val="none" w:sz="0" w:space="0" w:color="auto"/>
            <w:bottom w:val="none" w:sz="0" w:space="0" w:color="auto"/>
            <w:right w:val="none" w:sz="0" w:space="0" w:color="auto"/>
          </w:divBdr>
        </w:div>
        <w:div w:id="951668363">
          <w:marLeft w:val="640"/>
          <w:marRight w:val="0"/>
          <w:marTop w:val="0"/>
          <w:marBottom w:val="0"/>
          <w:divBdr>
            <w:top w:val="none" w:sz="0" w:space="0" w:color="auto"/>
            <w:left w:val="none" w:sz="0" w:space="0" w:color="auto"/>
            <w:bottom w:val="none" w:sz="0" w:space="0" w:color="auto"/>
            <w:right w:val="none" w:sz="0" w:space="0" w:color="auto"/>
          </w:divBdr>
        </w:div>
        <w:div w:id="1472750270">
          <w:marLeft w:val="640"/>
          <w:marRight w:val="0"/>
          <w:marTop w:val="0"/>
          <w:marBottom w:val="0"/>
          <w:divBdr>
            <w:top w:val="none" w:sz="0" w:space="0" w:color="auto"/>
            <w:left w:val="none" w:sz="0" w:space="0" w:color="auto"/>
            <w:bottom w:val="none" w:sz="0" w:space="0" w:color="auto"/>
            <w:right w:val="none" w:sz="0" w:space="0" w:color="auto"/>
          </w:divBdr>
        </w:div>
        <w:div w:id="821656838">
          <w:marLeft w:val="640"/>
          <w:marRight w:val="0"/>
          <w:marTop w:val="0"/>
          <w:marBottom w:val="0"/>
          <w:divBdr>
            <w:top w:val="none" w:sz="0" w:space="0" w:color="auto"/>
            <w:left w:val="none" w:sz="0" w:space="0" w:color="auto"/>
            <w:bottom w:val="none" w:sz="0" w:space="0" w:color="auto"/>
            <w:right w:val="none" w:sz="0" w:space="0" w:color="auto"/>
          </w:divBdr>
        </w:div>
        <w:div w:id="224528416">
          <w:marLeft w:val="640"/>
          <w:marRight w:val="0"/>
          <w:marTop w:val="0"/>
          <w:marBottom w:val="0"/>
          <w:divBdr>
            <w:top w:val="none" w:sz="0" w:space="0" w:color="auto"/>
            <w:left w:val="none" w:sz="0" w:space="0" w:color="auto"/>
            <w:bottom w:val="none" w:sz="0" w:space="0" w:color="auto"/>
            <w:right w:val="none" w:sz="0" w:space="0" w:color="auto"/>
          </w:divBdr>
        </w:div>
        <w:div w:id="953174044">
          <w:marLeft w:val="640"/>
          <w:marRight w:val="0"/>
          <w:marTop w:val="0"/>
          <w:marBottom w:val="0"/>
          <w:divBdr>
            <w:top w:val="none" w:sz="0" w:space="0" w:color="auto"/>
            <w:left w:val="none" w:sz="0" w:space="0" w:color="auto"/>
            <w:bottom w:val="none" w:sz="0" w:space="0" w:color="auto"/>
            <w:right w:val="none" w:sz="0" w:space="0" w:color="auto"/>
          </w:divBdr>
        </w:div>
        <w:div w:id="151651587">
          <w:marLeft w:val="640"/>
          <w:marRight w:val="0"/>
          <w:marTop w:val="0"/>
          <w:marBottom w:val="0"/>
          <w:divBdr>
            <w:top w:val="none" w:sz="0" w:space="0" w:color="auto"/>
            <w:left w:val="none" w:sz="0" w:space="0" w:color="auto"/>
            <w:bottom w:val="none" w:sz="0" w:space="0" w:color="auto"/>
            <w:right w:val="none" w:sz="0" w:space="0" w:color="auto"/>
          </w:divBdr>
        </w:div>
        <w:div w:id="1006860814">
          <w:marLeft w:val="640"/>
          <w:marRight w:val="0"/>
          <w:marTop w:val="0"/>
          <w:marBottom w:val="0"/>
          <w:divBdr>
            <w:top w:val="none" w:sz="0" w:space="0" w:color="auto"/>
            <w:left w:val="none" w:sz="0" w:space="0" w:color="auto"/>
            <w:bottom w:val="none" w:sz="0" w:space="0" w:color="auto"/>
            <w:right w:val="none" w:sz="0" w:space="0" w:color="auto"/>
          </w:divBdr>
        </w:div>
        <w:div w:id="700086216">
          <w:marLeft w:val="640"/>
          <w:marRight w:val="0"/>
          <w:marTop w:val="0"/>
          <w:marBottom w:val="0"/>
          <w:divBdr>
            <w:top w:val="none" w:sz="0" w:space="0" w:color="auto"/>
            <w:left w:val="none" w:sz="0" w:space="0" w:color="auto"/>
            <w:bottom w:val="none" w:sz="0" w:space="0" w:color="auto"/>
            <w:right w:val="none" w:sz="0" w:space="0" w:color="auto"/>
          </w:divBdr>
        </w:div>
        <w:div w:id="1711766008">
          <w:marLeft w:val="640"/>
          <w:marRight w:val="0"/>
          <w:marTop w:val="0"/>
          <w:marBottom w:val="0"/>
          <w:divBdr>
            <w:top w:val="none" w:sz="0" w:space="0" w:color="auto"/>
            <w:left w:val="none" w:sz="0" w:space="0" w:color="auto"/>
            <w:bottom w:val="none" w:sz="0" w:space="0" w:color="auto"/>
            <w:right w:val="none" w:sz="0" w:space="0" w:color="auto"/>
          </w:divBdr>
        </w:div>
        <w:div w:id="1278024442">
          <w:marLeft w:val="640"/>
          <w:marRight w:val="0"/>
          <w:marTop w:val="0"/>
          <w:marBottom w:val="0"/>
          <w:divBdr>
            <w:top w:val="none" w:sz="0" w:space="0" w:color="auto"/>
            <w:left w:val="none" w:sz="0" w:space="0" w:color="auto"/>
            <w:bottom w:val="none" w:sz="0" w:space="0" w:color="auto"/>
            <w:right w:val="none" w:sz="0" w:space="0" w:color="auto"/>
          </w:divBdr>
        </w:div>
        <w:div w:id="1796289149">
          <w:marLeft w:val="640"/>
          <w:marRight w:val="0"/>
          <w:marTop w:val="0"/>
          <w:marBottom w:val="0"/>
          <w:divBdr>
            <w:top w:val="none" w:sz="0" w:space="0" w:color="auto"/>
            <w:left w:val="none" w:sz="0" w:space="0" w:color="auto"/>
            <w:bottom w:val="none" w:sz="0" w:space="0" w:color="auto"/>
            <w:right w:val="none" w:sz="0" w:space="0" w:color="auto"/>
          </w:divBdr>
        </w:div>
        <w:div w:id="2037198734">
          <w:marLeft w:val="640"/>
          <w:marRight w:val="0"/>
          <w:marTop w:val="0"/>
          <w:marBottom w:val="0"/>
          <w:divBdr>
            <w:top w:val="none" w:sz="0" w:space="0" w:color="auto"/>
            <w:left w:val="none" w:sz="0" w:space="0" w:color="auto"/>
            <w:bottom w:val="none" w:sz="0" w:space="0" w:color="auto"/>
            <w:right w:val="none" w:sz="0" w:space="0" w:color="auto"/>
          </w:divBdr>
        </w:div>
        <w:div w:id="1687437378">
          <w:marLeft w:val="640"/>
          <w:marRight w:val="0"/>
          <w:marTop w:val="0"/>
          <w:marBottom w:val="0"/>
          <w:divBdr>
            <w:top w:val="none" w:sz="0" w:space="0" w:color="auto"/>
            <w:left w:val="none" w:sz="0" w:space="0" w:color="auto"/>
            <w:bottom w:val="none" w:sz="0" w:space="0" w:color="auto"/>
            <w:right w:val="none" w:sz="0" w:space="0" w:color="auto"/>
          </w:divBdr>
        </w:div>
        <w:div w:id="1018698724">
          <w:marLeft w:val="640"/>
          <w:marRight w:val="0"/>
          <w:marTop w:val="0"/>
          <w:marBottom w:val="0"/>
          <w:divBdr>
            <w:top w:val="none" w:sz="0" w:space="0" w:color="auto"/>
            <w:left w:val="none" w:sz="0" w:space="0" w:color="auto"/>
            <w:bottom w:val="none" w:sz="0" w:space="0" w:color="auto"/>
            <w:right w:val="none" w:sz="0" w:space="0" w:color="auto"/>
          </w:divBdr>
        </w:div>
        <w:div w:id="2109421494">
          <w:marLeft w:val="640"/>
          <w:marRight w:val="0"/>
          <w:marTop w:val="0"/>
          <w:marBottom w:val="0"/>
          <w:divBdr>
            <w:top w:val="none" w:sz="0" w:space="0" w:color="auto"/>
            <w:left w:val="none" w:sz="0" w:space="0" w:color="auto"/>
            <w:bottom w:val="none" w:sz="0" w:space="0" w:color="auto"/>
            <w:right w:val="none" w:sz="0" w:space="0" w:color="auto"/>
          </w:divBdr>
        </w:div>
        <w:div w:id="1420057574">
          <w:marLeft w:val="640"/>
          <w:marRight w:val="0"/>
          <w:marTop w:val="0"/>
          <w:marBottom w:val="0"/>
          <w:divBdr>
            <w:top w:val="none" w:sz="0" w:space="0" w:color="auto"/>
            <w:left w:val="none" w:sz="0" w:space="0" w:color="auto"/>
            <w:bottom w:val="none" w:sz="0" w:space="0" w:color="auto"/>
            <w:right w:val="none" w:sz="0" w:space="0" w:color="auto"/>
          </w:divBdr>
        </w:div>
        <w:div w:id="724067678">
          <w:marLeft w:val="640"/>
          <w:marRight w:val="0"/>
          <w:marTop w:val="0"/>
          <w:marBottom w:val="0"/>
          <w:divBdr>
            <w:top w:val="none" w:sz="0" w:space="0" w:color="auto"/>
            <w:left w:val="none" w:sz="0" w:space="0" w:color="auto"/>
            <w:bottom w:val="none" w:sz="0" w:space="0" w:color="auto"/>
            <w:right w:val="none" w:sz="0" w:space="0" w:color="auto"/>
          </w:divBdr>
        </w:div>
        <w:div w:id="8026618">
          <w:marLeft w:val="640"/>
          <w:marRight w:val="0"/>
          <w:marTop w:val="0"/>
          <w:marBottom w:val="0"/>
          <w:divBdr>
            <w:top w:val="none" w:sz="0" w:space="0" w:color="auto"/>
            <w:left w:val="none" w:sz="0" w:space="0" w:color="auto"/>
            <w:bottom w:val="none" w:sz="0" w:space="0" w:color="auto"/>
            <w:right w:val="none" w:sz="0" w:space="0" w:color="auto"/>
          </w:divBdr>
        </w:div>
        <w:div w:id="376659093">
          <w:marLeft w:val="640"/>
          <w:marRight w:val="0"/>
          <w:marTop w:val="0"/>
          <w:marBottom w:val="0"/>
          <w:divBdr>
            <w:top w:val="none" w:sz="0" w:space="0" w:color="auto"/>
            <w:left w:val="none" w:sz="0" w:space="0" w:color="auto"/>
            <w:bottom w:val="none" w:sz="0" w:space="0" w:color="auto"/>
            <w:right w:val="none" w:sz="0" w:space="0" w:color="auto"/>
          </w:divBdr>
        </w:div>
        <w:div w:id="1394618169">
          <w:marLeft w:val="640"/>
          <w:marRight w:val="0"/>
          <w:marTop w:val="0"/>
          <w:marBottom w:val="0"/>
          <w:divBdr>
            <w:top w:val="none" w:sz="0" w:space="0" w:color="auto"/>
            <w:left w:val="none" w:sz="0" w:space="0" w:color="auto"/>
            <w:bottom w:val="none" w:sz="0" w:space="0" w:color="auto"/>
            <w:right w:val="none" w:sz="0" w:space="0" w:color="auto"/>
          </w:divBdr>
        </w:div>
        <w:div w:id="779032819">
          <w:marLeft w:val="640"/>
          <w:marRight w:val="0"/>
          <w:marTop w:val="0"/>
          <w:marBottom w:val="0"/>
          <w:divBdr>
            <w:top w:val="none" w:sz="0" w:space="0" w:color="auto"/>
            <w:left w:val="none" w:sz="0" w:space="0" w:color="auto"/>
            <w:bottom w:val="none" w:sz="0" w:space="0" w:color="auto"/>
            <w:right w:val="none" w:sz="0" w:space="0" w:color="auto"/>
          </w:divBdr>
        </w:div>
        <w:div w:id="1095201364">
          <w:marLeft w:val="640"/>
          <w:marRight w:val="0"/>
          <w:marTop w:val="0"/>
          <w:marBottom w:val="0"/>
          <w:divBdr>
            <w:top w:val="none" w:sz="0" w:space="0" w:color="auto"/>
            <w:left w:val="none" w:sz="0" w:space="0" w:color="auto"/>
            <w:bottom w:val="none" w:sz="0" w:space="0" w:color="auto"/>
            <w:right w:val="none" w:sz="0" w:space="0" w:color="auto"/>
          </w:divBdr>
        </w:div>
        <w:div w:id="941913300">
          <w:marLeft w:val="640"/>
          <w:marRight w:val="0"/>
          <w:marTop w:val="0"/>
          <w:marBottom w:val="0"/>
          <w:divBdr>
            <w:top w:val="none" w:sz="0" w:space="0" w:color="auto"/>
            <w:left w:val="none" w:sz="0" w:space="0" w:color="auto"/>
            <w:bottom w:val="none" w:sz="0" w:space="0" w:color="auto"/>
            <w:right w:val="none" w:sz="0" w:space="0" w:color="auto"/>
          </w:divBdr>
        </w:div>
        <w:div w:id="416292093">
          <w:marLeft w:val="640"/>
          <w:marRight w:val="0"/>
          <w:marTop w:val="0"/>
          <w:marBottom w:val="0"/>
          <w:divBdr>
            <w:top w:val="none" w:sz="0" w:space="0" w:color="auto"/>
            <w:left w:val="none" w:sz="0" w:space="0" w:color="auto"/>
            <w:bottom w:val="none" w:sz="0" w:space="0" w:color="auto"/>
            <w:right w:val="none" w:sz="0" w:space="0" w:color="auto"/>
          </w:divBdr>
        </w:div>
        <w:div w:id="892691363">
          <w:marLeft w:val="640"/>
          <w:marRight w:val="0"/>
          <w:marTop w:val="0"/>
          <w:marBottom w:val="0"/>
          <w:divBdr>
            <w:top w:val="none" w:sz="0" w:space="0" w:color="auto"/>
            <w:left w:val="none" w:sz="0" w:space="0" w:color="auto"/>
            <w:bottom w:val="none" w:sz="0" w:space="0" w:color="auto"/>
            <w:right w:val="none" w:sz="0" w:space="0" w:color="auto"/>
          </w:divBdr>
        </w:div>
        <w:div w:id="358506432">
          <w:marLeft w:val="640"/>
          <w:marRight w:val="0"/>
          <w:marTop w:val="0"/>
          <w:marBottom w:val="0"/>
          <w:divBdr>
            <w:top w:val="none" w:sz="0" w:space="0" w:color="auto"/>
            <w:left w:val="none" w:sz="0" w:space="0" w:color="auto"/>
            <w:bottom w:val="none" w:sz="0" w:space="0" w:color="auto"/>
            <w:right w:val="none" w:sz="0" w:space="0" w:color="auto"/>
          </w:divBdr>
        </w:div>
        <w:div w:id="1800882315">
          <w:marLeft w:val="640"/>
          <w:marRight w:val="0"/>
          <w:marTop w:val="0"/>
          <w:marBottom w:val="0"/>
          <w:divBdr>
            <w:top w:val="none" w:sz="0" w:space="0" w:color="auto"/>
            <w:left w:val="none" w:sz="0" w:space="0" w:color="auto"/>
            <w:bottom w:val="none" w:sz="0" w:space="0" w:color="auto"/>
            <w:right w:val="none" w:sz="0" w:space="0" w:color="auto"/>
          </w:divBdr>
        </w:div>
        <w:div w:id="374234175">
          <w:marLeft w:val="640"/>
          <w:marRight w:val="0"/>
          <w:marTop w:val="0"/>
          <w:marBottom w:val="0"/>
          <w:divBdr>
            <w:top w:val="none" w:sz="0" w:space="0" w:color="auto"/>
            <w:left w:val="none" w:sz="0" w:space="0" w:color="auto"/>
            <w:bottom w:val="none" w:sz="0" w:space="0" w:color="auto"/>
            <w:right w:val="none" w:sz="0" w:space="0" w:color="auto"/>
          </w:divBdr>
        </w:div>
        <w:div w:id="1935478466">
          <w:marLeft w:val="640"/>
          <w:marRight w:val="0"/>
          <w:marTop w:val="0"/>
          <w:marBottom w:val="0"/>
          <w:divBdr>
            <w:top w:val="none" w:sz="0" w:space="0" w:color="auto"/>
            <w:left w:val="none" w:sz="0" w:space="0" w:color="auto"/>
            <w:bottom w:val="none" w:sz="0" w:space="0" w:color="auto"/>
            <w:right w:val="none" w:sz="0" w:space="0" w:color="auto"/>
          </w:divBdr>
        </w:div>
        <w:div w:id="1140919348">
          <w:marLeft w:val="640"/>
          <w:marRight w:val="0"/>
          <w:marTop w:val="0"/>
          <w:marBottom w:val="0"/>
          <w:divBdr>
            <w:top w:val="none" w:sz="0" w:space="0" w:color="auto"/>
            <w:left w:val="none" w:sz="0" w:space="0" w:color="auto"/>
            <w:bottom w:val="none" w:sz="0" w:space="0" w:color="auto"/>
            <w:right w:val="none" w:sz="0" w:space="0" w:color="auto"/>
          </w:divBdr>
        </w:div>
        <w:div w:id="794911260">
          <w:marLeft w:val="640"/>
          <w:marRight w:val="0"/>
          <w:marTop w:val="0"/>
          <w:marBottom w:val="0"/>
          <w:divBdr>
            <w:top w:val="none" w:sz="0" w:space="0" w:color="auto"/>
            <w:left w:val="none" w:sz="0" w:space="0" w:color="auto"/>
            <w:bottom w:val="none" w:sz="0" w:space="0" w:color="auto"/>
            <w:right w:val="none" w:sz="0" w:space="0" w:color="auto"/>
          </w:divBdr>
        </w:div>
        <w:div w:id="1645547210">
          <w:marLeft w:val="640"/>
          <w:marRight w:val="0"/>
          <w:marTop w:val="0"/>
          <w:marBottom w:val="0"/>
          <w:divBdr>
            <w:top w:val="none" w:sz="0" w:space="0" w:color="auto"/>
            <w:left w:val="none" w:sz="0" w:space="0" w:color="auto"/>
            <w:bottom w:val="none" w:sz="0" w:space="0" w:color="auto"/>
            <w:right w:val="none" w:sz="0" w:space="0" w:color="auto"/>
          </w:divBdr>
        </w:div>
        <w:div w:id="1779906142">
          <w:marLeft w:val="640"/>
          <w:marRight w:val="0"/>
          <w:marTop w:val="0"/>
          <w:marBottom w:val="0"/>
          <w:divBdr>
            <w:top w:val="none" w:sz="0" w:space="0" w:color="auto"/>
            <w:left w:val="none" w:sz="0" w:space="0" w:color="auto"/>
            <w:bottom w:val="none" w:sz="0" w:space="0" w:color="auto"/>
            <w:right w:val="none" w:sz="0" w:space="0" w:color="auto"/>
          </w:divBdr>
        </w:div>
        <w:div w:id="1171144199">
          <w:marLeft w:val="640"/>
          <w:marRight w:val="0"/>
          <w:marTop w:val="0"/>
          <w:marBottom w:val="0"/>
          <w:divBdr>
            <w:top w:val="none" w:sz="0" w:space="0" w:color="auto"/>
            <w:left w:val="none" w:sz="0" w:space="0" w:color="auto"/>
            <w:bottom w:val="none" w:sz="0" w:space="0" w:color="auto"/>
            <w:right w:val="none" w:sz="0" w:space="0" w:color="auto"/>
          </w:divBdr>
        </w:div>
        <w:div w:id="655963898">
          <w:marLeft w:val="640"/>
          <w:marRight w:val="0"/>
          <w:marTop w:val="0"/>
          <w:marBottom w:val="0"/>
          <w:divBdr>
            <w:top w:val="none" w:sz="0" w:space="0" w:color="auto"/>
            <w:left w:val="none" w:sz="0" w:space="0" w:color="auto"/>
            <w:bottom w:val="none" w:sz="0" w:space="0" w:color="auto"/>
            <w:right w:val="none" w:sz="0" w:space="0" w:color="auto"/>
          </w:divBdr>
        </w:div>
        <w:div w:id="771319295">
          <w:marLeft w:val="640"/>
          <w:marRight w:val="0"/>
          <w:marTop w:val="0"/>
          <w:marBottom w:val="0"/>
          <w:divBdr>
            <w:top w:val="none" w:sz="0" w:space="0" w:color="auto"/>
            <w:left w:val="none" w:sz="0" w:space="0" w:color="auto"/>
            <w:bottom w:val="none" w:sz="0" w:space="0" w:color="auto"/>
            <w:right w:val="none" w:sz="0" w:space="0" w:color="auto"/>
          </w:divBdr>
        </w:div>
        <w:div w:id="6445407">
          <w:marLeft w:val="640"/>
          <w:marRight w:val="0"/>
          <w:marTop w:val="0"/>
          <w:marBottom w:val="0"/>
          <w:divBdr>
            <w:top w:val="none" w:sz="0" w:space="0" w:color="auto"/>
            <w:left w:val="none" w:sz="0" w:space="0" w:color="auto"/>
            <w:bottom w:val="none" w:sz="0" w:space="0" w:color="auto"/>
            <w:right w:val="none" w:sz="0" w:space="0" w:color="auto"/>
          </w:divBdr>
        </w:div>
        <w:div w:id="772044999">
          <w:marLeft w:val="640"/>
          <w:marRight w:val="0"/>
          <w:marTop w:val="0"/>
          <w:marBottom w:val="0"/>
          <w:divBdr>
            <w:top w:val="none" w:sz="0" w:space="0" w:color="auto"/>
            <w:left w:val="none" w:sz="0" w:space="0" w:color="auto"/>
            <w:bottom w:val="none" w:sz="0" w:space="0" w:color="auto"/>
            <w:right w:val="none" w:sz="0" w:space="0" w:color="auto"/>
          </w:divBdr>
        </w:div>
        <w:div w:id="383457082">
          <w:marLeft w:val="640"/>
          <w:marRight w:val="0"/>
          <w:marTop w:val="0"/>
          <w:marBottom w:val="0"/>
          <w:divBdr>
            <w:top w:val="none" w:sz="0" w:space="0" w:color="auto"/>
            <w:left w:val="none" w:sz="0" w:space="0" w:color="auto"/>
            <w:bottom w:val="none" w:sz="0" w:space="0" w:color="auto"/>
            <w:right w:val="none" w:sz="0" w:space="0" w:color="auto"/>
          </w:divBdr>
        </w:div>
        <w:div w:id="153644451">
          <w:marLeft w:val="640"/>
          <w:marRight w:val="0"/>
          <w:marTop w:val="0"/>
          <w:marBottom w:val="0"/>
          <w:divBdr>
            <w:top w:val="none" w:sz="0" w:space="0" w:color="auto"/>
            <w:left w:val="none" w:sz="0" w:space="0" w:color="auto"/>
            <w:bottom w:val="none" w:sz="0" w:space="0" w:color="auto"/>
            <w:right w:val="none" w:sz="0" w:space="0" w:color="auto"/>
          </w:divBdr>
        </w:div>
        <w:div w:id="828784766">
          <w:marLeft w:val="640"/>
          <w:marRight w:val="0"/>
          <w:marTop w:val="0"/>
          <w:marBottom w:val="0"/>
          <w:divBdr>
            <w:top w:val="none" w:sz="0" w:space="0" w:color="auto"/>
            <w:left w:val="none" w:sz="0" w:space="0" w:color="auto"/>
            <w:bottom w:val="none" w:sz="0" w:space="0" w:color="auto"/>
            <w:right w:val="none" w:sz="0" w:space="0" w:color="auto"/>
          </w:divBdr>
        </w:div>
        <w:div w:id="818107785">
          <w:marLeft w:val="640"/>
          <w:marRight w:val="0"/>
          <w:marTop w:val="0"/>
          <w:marBottom w:val="0"/>
          <w:divBdr>
            <w:top w:val="none" w:sz="0" w:space="0" w:color="auto"/>
            <w:left w:val="none" w:sz="0" w:space="0" w:color="auto"/>
            <w:bottom w:val="none" w:sz="0" w:space="0" w:color="auto"/>
            <w:right w:val="none" w:sz="0" w:space="0" w:color="auto"/>
          </w:divBdr>
        </w:div>
        <w:div w:id="268467712">
          <w:marLeft w:val="640"/>
          <w:marRight w:val="0"/>
          <w:marTop w:val="0"/>
          <w:marBottom w:val="0"/>
          <w:divBdr>
            <w:top w:val="none" w:sz="0" w:space="0" w:color="auto"/>
            <w:left w:val="none" w:sz="0" w:space="0" w:color="auto"/>
            <w:bottom w:val="none" w:sz="0" w:space="0" w:color="auto"/>
            <w:right w:val="none" w:sz="0" w:space="0" w:color="auto"/>
          </w:divBdr>
        </w:div>
        <w:div w:id="1938324519">
          <w:marLeft w:val="640"/>
          <w:marRight w:val="0"/>
          <w:marTop w:val="0"/>
          <w:marBottom w:val="0"/>
          <w:divBdr>
            <w:top w:val="none" w:sz="0" w:space="0" w:color="auto"/>
            <w:left w:val="none" w:sz="0" w:space="0" w:color="auto"/>
            <w:bottom w:val="none" w:sz="0" w:space="0" w:color="auto"/>
            <w:right w:val="none" w:sz="0" w:space="0" w:color="auto"/>
          </w:divBdr>
        </w:div>
        <w:div w:id="311104101">
          <w:marLeft w:val="640"/>
          <w:marRight w:val="0"/>
          <w:marTop w:val="0"/>
          <w:marBottom w:val="0"/>
          <w:divBdr>
            <w:top w:val="none" w:sz="0" w:space="0" w:color="auto"/>
            <w:left w:val="none" w:sz="0" w:space="0" w:color="auto"/>
            <w:bottom w:val="none" w:sz="0" w:space="0" w:color="auto"/>
            <w:right w:val="none" w:sz="0" w:space="0" w:color="auto"/>
          </w:divBdr>
        </w:div>
        <w:div w:id="879584506">
          <w:marLeft w:val="640"/>
          <w:marRight w:val="0"/>
          <w:marTop w:val="0"/>
          <w:marBottom w:val="0"/>
          <w:divBdr>
            <w:top w:val="none" w:sz="0" w:space="0" w:color="auto"/>
            <w:left w:val="none" w:sz="0" w:space="0" w:color="auto"/>
            <w:bottom w:val="none" w:sz="0" w:space="0" w:color="auto"/>
            <w:right w:val="none" w:sz="0" w:space="0" w:color="auto"/>
          </w:divBdr>
        </w:div>
        <w:div w:id="2063021066">
          <w:marLeft w:val="640"/>
          <w:marRight w:val="0"/>
          <w:marTop w:val="0"/>
          <w:marBottom w:val="0"/>
          <w:divBdr>
            <w:top w:val="none" w:sz="0" w:space="0" w:color="auto"/>
            <w:left w:val="none" w:sz="0" w:space="0" w:color="auto"/>
            <w:bottom w:val="none" w:sz="0" w:space="0" w:color="auto"/>
            <w:right w:val="none" w:sz="0" w:space="0" w:color="auto"/>
          </w:divBdr>
        </w:div>
        <w:div w:id="1859661406">
          <w:marLeft w:val="640"/>
          <w:marRight w:val="0"/>
          <w:marTop w:val="0"/>
          <w:marBottom w:val="0"/>
          <w:divBdr>
            <w:top w:val="none" w:sz="0" w:space="0" w:color="auto"/>
            <w:left w:val="none" w:sz="0" w:space="0" w:color="auto"/>
            <w:bottom w:val="none" w:sz="0" w:space="0" w:color="auto"/>
            <w:right w:val="none" w:sz="0" w:space="0" w:color="auto"/>
          </w:divBdr>
        </w:div>
        <w:div w:id="1535923164">
          <w:marLeft w:val="640"/>
          <w:marRight w:val="0"/>
          <w:marTop w:val="0"/>
          <w:marBottom w:val="0"/>
          <w:divBdr>
            <w:top w:val="none" w:sz="0" w:space="0" w:color="auto"/>
            <w:left w:val="none" w:sz="0" w:space="0" w:color="auto"/>
            <w:bottom w:val="none" w:sz="0" w:space="0" w:color="auto"/>
            <w:right w:val="none" w:sz="0" w:space="0" w:color="auto"/>
          </w:divBdr>
        </w:div>
        <w:div w:id="1387410374">
          <w:marLeft w:val="640"/>
          <w:marRight w:val="0"/>
          <w:marTop w:val="0"/>
          <w:marBottom w:val="0"/>
          <w:divBdr>
            <w:top w:val="none" w:sz="0" w:space="0" w:color="auto"/>
            <w:left w:val="none" w:sz="0" w:space="0" w:color="auto"/>
            <w:bottom w:val="none" w:sz="0" w:space="0" w:color="auto"/>
            <w:right w:val="none" w:sz="0" w:space="0" w:color="auto"/>
          </w:divBdr>
        </w:div>
        <w:div w:id="990451847">
          <w:marLeft w:val="640"/>
          <w:marRight w:val="0"/>
          <w:marTop w:val="0"/>
          <w:marBottom w:val="0"/>
          <w:divBdr>
            <w:top w:val="none" w:sz="0" w:space="0" w:color="auto"/>
            <w:left w:val="none" w:sz="0" w:space="0" w:color="auto"/>
            <w:bottom w:val="none" w:sz="0" w:space="0" w:color="auto"/>
            <w:right w:val="none" w:sz="0" w:space="0" w:color="auto"/>
          </w:divBdr>
        </w:div>
        <w:div w:id="1931043123">
          <w:marLeft w:val="640"/>
          <w:marRight w:val="0"/>
          <w:marTop w:val="0"/>
          <w:marBottom w:val="0"/>
          <w:divBdr>
            <w:top w:val="none" w:sz="0" w:space="0" w:color="auto"/>
            <w:left w:val="none" w:sz="0" w:space="0" w:color="auto"/>
            <w:bottom w:val="none" w:sz="0" w:space="0" w:color="auto"/>
            <w:right w:val="none" w:sz="0" w:space="0" w:color="auto"/>
          </w:divBdr>
        </w:div>
        <w:div w:id="1983266729">
          <w:marLeft w:val="640"/>
          <w:marRight w:val="0"/>
          <w:marTop w:val="0"/>
          <w:marBottom w:val="0"/>
          <w:divBdr>
            <w:top w:val="none" w:sz="0" w:space="0" w:color="auto"/>
            <w:left w:val="none" w:sz="0" w:space="0" w:color="auto"/>
            <w:bottom w:val="none" w:sz="0" w:space="0" w:color="auto"/>
            <w:right w:val="none" w:sz="0" w:space="0" w:color="auto"/>
          </w:divBdr>
        </w:div>
        <w:div w:id="1605114180">
          <w:marLeft w:val="640"/>
          <w:marRight w:val="0"/>
          <w:marTop w:val="0"/>
          <w:marBottom w:val="0"/>
          <w:divBdr>
            <w:top w:val="none" w:sz="0" w:space="0" w:color="auto"/>
            <w:left w:val="none" w:sz="0" w:space="0" w:color="auto"/>
            <w:bottom w:val="none" w:sz="0" w:space="0" w:color="auto"/>
            <w:right w:val="none" w:sz="0" w:space="0" w:color="auto"/>
          </w:divBdr>
        </w:div>
        <w:div w:id="1729693681">
          <w:marLeft w:val="640"/>
          <w:marRight w:val="0"/>
          <w:marTop w:val="0"/>
          <w:marBottom w:val="0"/>
          <w:divBdr>
            <w:top w:val="none" w:sz="0" w:space="0" w:color="auto"/>
            <w:left w:val="none" w:sz="0" w:space="0" w:color="auto"/>
            <w:bottom w:val="none" w:sz="0" w:space="0" w:color="auto"/>
            <w:right w:val="none" w:sz="0" w:space="0" w:color="auto"/>
          </w:divBdr>
        </w:div>
        <w:div w:id="709913221">
          <w:marLeft w:val="640"/>
          <w:marRight w:val="0"/>
          <w:marTop w:val="0"/>
          <w:marBottom w:val="0"/>
          <w:divBdr>
            <w:top w:val="none" w:sz="0" w:space="0" w:color="auto"/>
            <w:left w:val="none" w:sz="0" w:space="0" w:color="auto"/>
            <w:bottom w:val="none" w:sz="0" w:space="0" w:color="auto"/>
            <w:right w:val="none" w:sz="0" w:space="0" w:color="auto"/>
          </w:divBdr>
        </w:div>
        <w:div w:id="492141995">
          <w:marLeft w:val="640"/>
          <w:marRight w:val="0"/>
          <w:marTop w:val="0"/>
          <w:marBottom w:val="0"/>
          <w:divBdr>
            <w:top w:val="none" w:sz="0" w:space="0" w:color="auto"/>
            <w:left w:val="none" w:sz="0" w:space="0" w:color="auto"/>
            <w:bottom w:val="none" w:sz="0" w:space="0" w:color="auto"/>
            <w:right w:val="none" w:sz="0" w:space="0" w:color="auto"/>
          </w:divBdr>
        </w:div>
        <w:div w:id="1068501062">
          <w:marLeft w:val="640"/>
          <w:marRight w:val="0"/>
          <w:marTop w:val="0"/>
          <w:marBottom w:val="0"/>
          <w:divBdr>
            <w:top w:val="none" w:sz="0" w:space="0" w:color="auto"/>
            <w:left w:val="none" w:sz="0" w:space="0" w:color="auto"/>
            <w:bottom w:val="none" w:sz="0" w:space="0" w:color="auto"/>
            <w:right w:val="none" w:sz="0" w:space="0" w:color="auto"/>
          </w:divBdr>
        </w:div>
        <w:div w:id="2026592925">
          <w:marLeft w:val="640"/>
          <w:marRight w:val="0"/>
          <w:marTop w:val="0"/>
          <w:marBottom w:val="0"/>
          <w:divBdr>
            <w:top w:val="none" w:sz="0" w:space="0" w:color="auto"/>
            <w:left w:val="none" w:sz="0" w:space="0" w:color="auto"/>
            <w:bottom w:val="none" w:sz="0" w:space="0" w:color="auto"/>
            <w:right w:val="none" w:sz="0" w:space="0" w:color="auto"/>
          </w:divBdr>
        </w:div>
        <w:div w:id="1285501549">
          <w:marLeft w:val="640"/>
          <w:marRight w:val="0"/>
          <w:marTop w:val="0"/>
          <w:marBottom w:val="0"/>
          <w:divBdr>
            <w:top w:val="none" w:sz="0" w:space="0" w:color="auto"/>
            <w:left w:val="none" w:sz="0" w:space="0" w:color="auto"/>
            <w:bottom w:val="none" w:sz="0" w:space="0" w:color="auto"/>
            <w:right w:val="none" w:sz="0" w:space="0" w:color="auto"/>
          </w:divBdr>
        </w:div>
        <w:div w:id="419836598">
          <w:marLeft w:val="640"/>
          <w:marRight w:val="0"/>
          <w:marTop w:val="0"/>
          <w:marBottom w:val="0"/>
          <w:divBdr>
            <w:top w:val="none" w:sz="0" w:space="0" w:color="auto"/>
            <w:left w:val="none" w:sz="0" w:space="0" w:color="auto"/>
            <w:bottom w:val="none" w:sz="0" w:space="0" w:color="auto"/>
            <w:right w:val="none" w:sz="0" w:space="0" w:color="auto"/>
          </w:divBdr>
        </w:div>
        <w:div w:id="87970870">
          <w:marLeft w:val="640"/>
          <w:marRight w:val="0"/>
          <w:marTop w:val="0"/>
          <w:marBottom w:val="0"/>
          <w:divBdr>
            <w:top w:val="none" w:sz="0" w:space="0" w:color="auto"/>
            <w:left w:val="none" w:sz="0" w:space="0" w:color="auto"/>
            <w:bottom w:val="none" w:sz="0" w:space="0" w:color="auto"/>
            <w:right w:val="none" w:sz="0" w:space="0" w:color="auto"/>
          </w:divBdr>
        </w:div>
        <w:div w:id="829903903">
          <w:marLeft w:val="640"/>
          <w:marRight w:val="0"/>
          <w:marTop w:val="0"/>
          <w:marBottom w:val="0"/>
          <w:divBdr>
            <w:top w:val="none" w:sz="0" w:space="0" w:color="auto"/>
            <w:left w:val="none" w:sz="0" w:space="0" w:color="auto"/>
            <w:bottom w:val="none" w:sz="0" w:space="0" w:color="auto"/>
            <w:right w:val="none" w:sz="0" w:space="0" w:color="auto"/>
          </w:divBdr>
        </w:div>
        <w:div w:id="1539275488">
          <w:marLeft w:val="640"/>
          <w:marRight w:val="0"/>
          <w:marTop w:val="0"/>
          <w:marBottom w:val="0"/>
          <w:divBdr>
            <w:top w:val="none" w:sz="0" w:space="0" w:color="auto"/>
            <w:left w:val="none" w:sz="0" w:space="0" w:color="auto"/>
            <w:bottom w:val="none" w:sz="0" w:space="0" w:color="auto"/>
            <w:right w:val="none" w:sz="0" w:space="0" w:color="auto"/>
          </w:divBdr>
        </w:div>
        <w:div w:id="548037832">
          <w:marLeft w:val="640"/>
          <w:marRight w:val="0"/>
          <w:marTop w:val="0"/>
          <w:marBottom w:val="0"/>
          <w:divBdr>
            <w:top w:val="none" w:sz="0" w:space="0" w:color="auto"/>
            <w:left w:val="none" w:sz="0" w:space="0" w:color="auto"/>
            <w:bottom w:val="none" w:sz="0" w:space="0" w:color="auto"/>
            <w:right w:val="none" w:sz="0" w:space="0" w:color="auto"/>
          </w:divBdr>
        </w:div>
        <w:div w:id="2129738932">
          <w:marLeft w:val="640"/>
          <w:marRight w:val="0"/>
          <w:marTop w:val="0"/>
          <w:marBottom w:val="0"/>
          <w:divBdr>
            <w:top w:val="none" w:sz="0" w:space="0" w:color="auto"/>
            <w:left w:val="none" w:sz="0" w:space="0" w:color="auto"/>
            <w:bottom w:val="none" w:sz="0" w:space="0" w:color="auto"/>
            <w:right w:val="none" w:sz="0" w:space="0" w:color="auto"/>
          </w:divBdr>
        </w:div>
        <w:div w:id="1761946164">
          <w:marLeft w:val="640"/>
          <w:marRight w:val="0"/>
          <w:marTop w:val="0"/>
          <w:marBottom w:val="0"/>
          <w:divBdr>
            <w:top w:val="none" w:sz="0" w:space="0" w:color="auto"/>
            <w:left w:val="none" w:sz="0" w:space="0" w:color="auto"/>
            <w:bottom w:val="none" w:sz="0" w:space="0" w:color="auto"/>
            <w:right w:val="none" w:sz="0" w:space="0" w:color="auto"/>
          </w:divBdr>
        </w:div>
        <w:div w:id="459303012">
          <w:marLeft w:val="640"/>
          <w:marRight w:val="0"/>
          <w:marTop w:val="0"/>
          <w:marBottom w:val="0"/>
          <w:divBdr>
            <w:top w:val="none" w:sz="0" w:space="0" w:color="auto"/>
            <w:left w:val="none" w:sz="0" w:space="0" w:color="auto"/>
            <w:bottom w:val="none" w:sz="0" w:space="0" w:color="auto"/>
            <w:right w:val="none" w:sz="0" w:space="0" w:color="auto"/>
          </w:divBdr>
        </w:div>
        <w:div w:id="1538465988">
          <w:marLeft w:val="640"/>
          <w:marRight w:val="0"/>
          <w:marTop w:val="0"/>
          <w:marBottom w:val="0"/>
          <w:divBdr>
            <w:top w:val="none" w:sz="0" w:space="0" w:color="auto"/>
            <w:left w:val="none" w:sz="0" w:space="0" w:color="auto"/>
            <w:bottom w:val="none" w:sz="0" w:space="0" w:color="auto"/>
            <w:right w:val="none" w:sz="0" w:space="0" w:color="auto"/>
          </w:divBdr>
        </w:div>
        <w:div w:id="211892827">
          <w:marLeft w:val="640"/>
          <w:marRight w:val="0"/>
          <w:marTop w:val="0"/>
          <w:marBottom w:val="0"/>
          <w:divBdr>
            <w:top w:val="none" w:sz="0" w:space="0" w:color="auto"/>
            <w:left w:val="none" w:sz="0" w:space="0" w:color="auto"/>
            <w:bottom w:val="none" w:sz="0" w:space="0" w:color="auto"/>
            <w:right w:val="none" w:sz="0" w:space="0" w:color="auto"/>
          </w:divBdr>
        </w:div>
        <w:div w:id="1226916404">
          <w:marLeft w:val="640"/>
          <w:marRight w:val="0"/>
          <w:marTop w:val="0"/>
          <w:marBottom w:val="0"/>
          <w:divBdr>
            <w:top w:val="none" w:sz="0" w:space="0" w:color="auto"/>
            <w:left w:val="none" w:sz="0" w:space="0" w:color="auto"/>
            <w:bottom w:val="none" w:sz="0" w:space="0" w:color="auto"/>
            <w:right w:val="none" w:sz="0" w:space="0" w:color="auto"/>
          </w:divBdr>
        </w:div>
        <w:div w:id="1641492971">
          <w:marLeft w:val="640"/>
          <w:marRight w:val="0"/>
          <w:marTop w:val="0"/>
          <w:marBottom w:val="0"/>
          <w:divBdr>
            <w:top w:val="none" w:sz="0" w:space="0" w:color="auto"/>
            <w:left w:val="none" w:sz="0" w:space="0" w:color="auto"/>
            <w:bottom w:val="none" w:sz="0" w:space="0" w:color="auto"/>
            <w:right w:val="none" w:sz="0" w:space="0" w:color="auto"/>
          </w:divBdr>
        </w:div>
        <w:div w:id="694579175">
          <w:marLeft w:val="640"/>
          <w:marRight w:val="0"/>
          <w:marTop w:val="0"/>
          <w:marBottom w:val="0"/>
          <w:divBdr>
            <w:top w:val="none" w:sz="0" w:space="0" w:color="auto"/>
            <w:left w:val="none" w:sz="0" w:space="0" w:color="auto"/>
            <w:bottom w:val="none" w:sz="0" w:space="0" w:color="auto"/>
            <w:right w:val="none" w:sz="0" w:space="0" w:color="auto"/>
          </w:divBdr>
        </w:div>
        <w:div w:id="474491609">
          <w:marLeft w:val="640"/>
          <w:marRight w:val="0"/>
          <w:marTop w:val="0"/>
          <w:marBottom w:val="0"/>
          <w:divBdr>
            <w:top w:val="none" w:sz="0" w:space="0" w:color="auto"/>
            <w:left w:val="none" w:sz="0" w:space="0" w:color="auto"/>
            <w:bottom w:val="none" w:sz="0" w:space="0" w:color="auto"/>
            <w:right w:val="none" w:sz="0" w:space="0" w:color="auto"/>
          </w:divBdr>
        </w:div>
        <w:div w:id="1772889687">
          <w:marLeft w:val="640"/>
          <w:marRight w:val="0"/>
          <w:marTop w:val="0"/>
          <w:marBottom w:val="0"/>
          <w:divBdr>
            <w:top w:val="none" w:sz="0" w:space="0" w:color="auto"/>
            <w:left w:val="none" w:sz="0" w:space="0" w:color="auto"/>
            <w:bottom w:val="none" w:sz="0" w:space="0" w:color="auto"/>
            <w:right w:val="none" w:sz="0" w:space="0" w:color="auto"/>
          </w:divBdr>
        </w:div>
        <w:div w:id="2034450740">
          <w:marLeft w:val="640"/>
          <w:marRight w:val="0"/>
          <w:marTop w:val="0"/>
          <w:marBottom w:val="0"/>
          <w:divBdr>
            <w:top w:val="none" w:sz="0" w:space="0" w:color="auto"/>
            <w:left w:val="none" w:sz="0" w:space="0" w:color="auto"/>
            <w:bottom w:val="none" w:sz="0" w:space="0" w:color="auto"/>
            <w:right w:val="none" w:sz="0" w:space="0" w:color="auto"/>
          </w:divBdr>
        </w:div>
        <w:div w:id="1928805447">
          <w:marLeft w:val="640"/>
          <w:marRight w:val="0"/>
          <w:marTop w:val="0"/>
          <w:marBottom w:val="0"/>
          <w:divBdr>
            <w:top w:val="none" w:sz="0" w:space="0" w:color="auto"/>
            <w:left w:val="none" w:sz="0" w:space="0" w:color="auto"/>
            <w:bottom w:val="none" w:sz="0" w:space="0" w:color="auto"/>
            <w:right w:val="none" w:sz="0" w:space="0" w:color="auto"/>
          </w:divBdr>
        </w:div>
        <w:div w:id="2082823378">
          <w:marLeft w:val="640"/>
          <w:marRight w:val="0"/>
          <w:marTop w:val="0"/>
          <w:marBottom w:val="0"/>
          <w:divBdr>
            <w:top w:val="none" w:sz="0" w:space="0" w:color="auto"/>
            <w:left w:val="none" w:sz="0" w:space="0" w:color="auto"/>
            <w:bottom w:val="none" w:sz="0" w:space="0" w:color="auto"/>
            <w:right w:val="none" w:sz="0" w:space="0" w:color="auto"/>
          </w:divBdr>
        </w:div>
        <w:div w:id="71856488">
          <w:marLeft w:val="640"/>
          <w:marRight w:val="0"/>
          <w:marTop w:val="0"/>
          <w:marBottom w:val="0"/>
          <w:divBdr>
            <w:top w:val="none" w:sz="0" w:space="0" w:color="auto"/>
            <w:left w:val="none" w:sz="0" w:space="0" w:color="auto"/>
            <w:bottom w:val="none" w:sz="0" w:space="0" w:color="auto"/>
            <w:right w:val="none" w:sz="0" w:space="0" w:color="auto"/>
          </w:divBdr>
        </w:div>
        <w:div w:id="1127435879">
          <w:marLeft w:val="640"/>
          <w:marRight w:val="0"/>
          <w:marTop w:val="0"/>
          <w:marBottom w:val="0"/>
          <w:divBdr>
            <w:top w:val="none" w:sz="0" w:space="0" w:color="auto"/>
            <w:left w:val="none" w:sz="0" w:space="0" w:color="auto"/>
            <w:bottom w:val="none" w:sz="0" w:space="0" w:color="auto"/>
            <w:right w:val="none" w:sz="0" w:space="0" w:color="auto"/>
          </w:divBdr>
        </w:div>
        <w:div w:id="1833370000">
          <w:marLeft w:val="640"/>
          <w:marRight w:val="0"/>
          <w:marTop w:val="0"/>
          <w:marBottom w:val="0"/>
          <w:divBdr>
            <w:top w:val="none" w:sz="0" w:space="0" w:color="auto"/>
            <w:left w:val="none" w:sz="0" w:space="0" w:color="auto"/>
            <w:bottom w:val="none" w:sz="0" w:space="0" w:color="auto"/>
            <w:right w:val="none" w:sz="0" w:space="0" w:color="auto"/>
          </w:divBdr>
        </w:div>
        <w:div w:id="1757825985">
          <w:marLeft w:val="640"/>
          <w:marRight w:val="0"/>
          <w:marTop w:val="0"/>
          <w:marBottom w:val="0"/>
          <w:divBdr>
            <w:top w:val="none" w:sz="0" w:space="0" w:color="auto"/>
            <w:left w:val="none" w:sz="0" w:space="0" w:color="auto"/>
            <w:bottom w:val="none" w:sz="0" w:space="0" w:color="auto"/>
            <w:right w:val="none" w:sz="0" w:space="0" w:color="auto"/>
          </w:divBdr>
        </w:div>
        <w:div w:id="1126892933">
          <w:marLeft w:val="640"/>
          <w:marRight w:val="0"/>
          <w:marTop w:val="0"/>
          <w:marBottom w:val="0"/>
          <w:divBdr>
            <w:top w:val="none" w:sz="0" w:space="0" w:color="auto"/>
            <w:left w:val="none" w:sz="0" w:space="0" w:color="auto"/>
            <w:bottom w:val="none" w:sz="0" w:space="0" w:color="auto"/>
            <w:right w:val="none" w:sz="0" w:space="0" w:color="auto"/>
          </w:divBdr>
        </w:div>
        <w:div w:id="906958120">
          <w:marLeft w:val="640"/>
          <w:marRight w:val="0"/>
          <w:marTop w:val="0"/>
          <w:marBottom w:val="0"/>
          <w:divBdr>
            <w:top w:val="none" w:sz="0" w:space="0" w:color="auto"/>
            <w:left w:val="none" w:sz="0" w:space="0" w:color="auto"/>
            <w:bottom w:val="none" w:sz="0" w:space="0" w:color="auto"/>
            <w:right w:val="none" w:sz="0" w:space="0" w:color="auto"/>
          </w:divBdr>
        </w:div>
        <w:div w:id="548496116">
          <w:marLeft w:val="640"/>
          <w:marRight w:val="0"/>
          <w:marTop w:val="0"/>
          <w:marBottom w:val="0"/>
          <w:divBdr>
            <w:top w:val="none" w:sz="0" w:space="0" w:color="auto"/>
            <w:left w:val="none" w:sz="0" w:space="0" w:color="auto"/>
            <w:bottom w:val="none" w:sz="0" w:space="0" w:color="auto"/>
            <w:right w:val="none" w:sz="0" w:space="0" w:color="auto"/>
          </w:divBdr>
        </w:div>
        <w:div w:id="1570115454">
          <w:marLeft w:val="640"/>
          <w:marRight w:val="0"/>
          <w:marTop w:val="0"/>
          <w:marBottom w:val="0"/>
          <w:divBdr>
            <w:top w:val="none" w:sz="0" w:space="0" w:color="auto"/>
            <w:left w:val="none" w:sz="0" w:space="0" w:color="auto"/>
            <w:bottom w:val="none" w:sz="0" w:space="0" w:color="auto"/>
            <w:right w:val="none" w:sz="0" w:space="0" w:color="auto"/>
          </w:divBdr>
        </w:div>
        <w:div w:id="1793858759">
          <w:marLeft w:val="640"/>
          <w:marRight w:val="0"/>
          <w:marTop w:val="0"/>
          <w:marBottom w:val="0"/>
          <w:divBdr>
            <w:top w:val="none" w:sz="0" w:space="0" w:color="auto"/>
            <w:left w:val="none" w:sz="0" w:space="0" w:color="auto"/>
            <w:bottom w:val="none" w:sz="0" w:space="0" w:color="auto"/>
            <w:right w:val="none" w:sz="0" w:space="0" w:color="auto"/>
          </w:divBdr>
        </w:div>
        <w:div w:id="2143186155">
          <w:marLeft w:val="640"/>
          <w:marRight w:val="0"/>
          <w:marTop w:val="0"/>
          <w:marBottom w:val="0"/>
          <w:divBdr>
            <w:top w:val="none" w:sz="0" w:space="0" w:color="auto"/>
            <w:left w:val="none" w:sz="0" w:space="0" w:color="auto"/>
            <w:bottom w:val="none" w:sz="0" w:space="0" w:color="auto"/>
            <w:right w:val="none" w:sz="0" w:space="0" w:color="auto"/>
          </w:divBdr>
        </w:div>
        <w:div w:id="315111295">
          <w:marLeft w:val="640"/>
          <w:marRight w:val="0"/>
          <w:marTop w:val="0"/>
          <w:marBottom w:val="0"/>
          <w:divBdr>
            <w:top w:val="none" w:sz="0" w:space="0" w:color="auto"/>
            <w:left w:val="none" w:sz="0" w:space="0" w:color="auto"/>
            <w:bottom w:val="none" w:sz="0" w:space="0" w:color="auto"/>
            <w:right w:val="none" w:sz="0" w:space="0" w:color="auto"/>
          </w:divBdr>
        </w:div>
        <w:div w:id="340476946">
          <w:marLeft w:val="640"/>
          <w:marRight w:val="0"/>
          <w:marTop w:val="0"/>
          <w:marBottom w:val="0"/>
          <w:divBdr>
            <w:top w:val="none" w:sz="0" w:space="0" w:color="auto"/>
            <w:left w:val="none" w:sz="0" w:space="0" w:color="auto"/>
            <w:bottom w:val="none" w:sz="0" w:space="0" w:color="auto"/>
            <w:right w:val="none" w:sz="0" w:space="0" w:color="auto"/>
          </w:divBdr>
        </w:div>
        <w:div w:id="280574767">
          <w:marLeft w:val="640"/>
          <w:marRight w:val="0"/>
          <w:marTop w:val="0"/>
          <w:marBottom w:val="0"/>
          <w:divBdr>
            <w:top w:val="none" w:sz="0" w:space="0" w:color="auto"/>
            <w:left w:val="none" w:sz="0" w:space="0" w:color="auto"/>
            <w:bottom w:val="none" w:sz="0" w:space="0" w:color="auto"/>
            <w:right w:val="none" w:sz="0" w:space="0" w:color="auto"/>
          </w:divBdr>
        </w:div>
        <w:div w:id="644354257">
          <w:marLeft w:val="640"/>
          <w:marRight w:val="0"/>
          <w:marTop w:val="0"/>
          <w:marBottom w:val="0"/>
          <w:divBdr>
            <w:top w:val="none" w:sz="0" w:space="0" w:color="auto"/>
            <w:left w:val="none" w:sz="0" w:space="0" w:color="auto"/>
            <w:bottom w:val="none" w:sz="0" w:space="0" w:color="auto"/>
            <w:right w:val="none" w:sz="0" w:space="0" w:color="auto"/>
          </w:divBdr>
        </w:div>
        <w:div w:id="1103692729">
          <w:marLeft w:val="640"/>
          <w:marRight w:val="0"/>
          <w:marTop w:val="0"/>
          <w:marBottom w:val="0"/>
          <w:divBdr>
            <w:top w:val="none" w:sz="0" w:space="0" w:color="auto"/>
            <w:left w:val="none" w:sz="0" w:space="0" w:color="auto"/>
            <w:bottom w:val="none" w:sz="0" w:space="0" w:color="auto"/>
            <w:right w:val="none" w:sz="0" w:space="0" w:color="auto"/>
          </w:divBdr>
        </w:div>
        <w:div w:id="1657028628">
          <w:marLeft w:val="640"/>
          <w:marRight w:val="0"/>
          <w:marTop w:val="0"/>
          <w:marBottom w:val="0"/>
          <w:divBdr>
            <w:top w:val="none" w:sz="0" w:space="0" w:color="auto"/>
            <w:left w:val="none" w:sz="0" w:space="0" w:color="auto"/>
            <w:bottom w:val="none" w:sz="0" w:space="0" w:color="auto"/>
            <w:right w:val="none" w:sz="0" w:space="0" w:color="auto"/>
          </w:divBdr>
        </w:div>
        <w:div w:id="1244951529">
          <w:marLeft w:val="640"/>
          <w:marRight w:val="0"/>
          <w:marTop w:val="0"/>
          <w:marBottom w:val="0"/>
          <w:divBdr>
            <w:top w:val="none" w:sz="0" w:space="0" w:color="auto"/>
            <w:left w:val="none" w:sz="0" w:space="0" w:color="auto"/>
            <w:bottom w:val="none" w:sz="0" w:space="0" w:color="auto"/>
            <w:right w:val="none" w:sz="0" w:space="0" w:color="auto"/>
          </w:divBdr>
        </w:div>
        <w:div w:id="1763138046">
          <w:marLeft w:val="640"/>
          <w:marRight w:val="0"/>
          <w:marTop w:val="0"/>
          <w:marBottom w:val="0"/>
          <w:divBdr>
            <w:top w:val="none" w:sz="0" w:space="0" w:color="auto"/>
            <w:left w:val="none" w:sz="0" w:space="0" w:color="auto"/>
            <w:bottom w:val="none" w:sz="0" w:space="0" w:color="auto"/>
            <w:right w:val="none" w:sz="0" w:space="0" w:color="auto"/>
          </w:divBdr>
        </w:div>
        <w:div w:id="454258672">
          <w:marLeft w:val="640"/>
          <w:marRight w:val="0"/>
          <w:marTop w:val="0"/>
          <w:marBottom w:val="0"/>
          <w:divBdr>
            <w:top w:val="none" w:sz="0" w:space="0" w:color="auto"/>
            <w:left w:val="none" w:sz="0" w:space="0" w:color="auto"/>
            <w:bottom w:val="none" w:sz="0" w:space="0" w:color="auto"/>
            <w:right w:val="none" w:sz="0" w:space="0" w:color="auto"/>
          </w:divBdr>
        </w:div>
        <w:div w:id="2083259108">
          <w:marLeft w:val="640"/>
          <w:marRight w:val="0"/>
          <w:marTop w:val="0"/>
          <w:marBottom w:val="0"/>
          <w:divBdr>
            <w:top w:val="none" w:sz="0" w:space="0" w:color="auto"/>
            <w:left w:val="none" w:sz="0" w:space="0" w:color="auto"/>
            <w:bottom w:val="none" w:sz="0" w:space="0" w:color="auto"/>
            <w:right w:val="none" w:sz="0" w:space="0" w:color="auto"/>
          </w:divBdr>
        </w:div>
        <w:div w:id="1898589504">
          <w:marLeft w:val="640"/>
          <w:marRight w:val="0"/>
          <w:marTop w:val="0"/>
          <w:marBottom w:val="0"/>
          <w:divBdr>
            <w:top w:val="none" w:sz="0" w:space="0" w:color="auto"/>
            <w:left w:val="none" w:sz="0" w:space="0" w:color="auto"/>
            <w:bottom w:val="none" w:sz="0" w:space="0" w:color="auto"/>
            <w:right w:val="none" w:sz="0" w:space="0" w:color="auto"/>
          </w:divBdr>
        </w:div>
        <w:div w:id="80420495">
          <w:marLeft w:val="640"/>
          <w:marRight w:val="0"/>
          <w:marTop w:val="0"/>
          <w:marBottom w:val="0"/>
          <w:divBdr>
            <w:top w:val="none" w:sz="0" w:space="0" w:color="auto"/>
            <w:left w:val="none" w:sz="0" w:space="0" w:color="auto"/>
            <w:bottom w:val="none" w:sz="0" w:space="0" w:color="auto"/>
            <w:right w:val="none" w:sz="0" w:space="0" w:color="auto"/>
          </w:divBdr>
        </w:div>
        <w:div w:id="1709141299">
          <w:marLeft w:val="640"/>
          <w:marRight w:val="0"/>
          <w:marTop w:val="0"/>
          <w:marBottom w:val="0"/>
          <w:divBdr>
            <w:top w:val="none" w:sz="0" w:space="0" w:color="auto"/>
            <w:left w:val="none" w:sz="0" w:space="0" w:color="auto"/>
            <w:bottom w:val="none" w:sz="0" w:space="0" w:color="auto"/>
            <w:right w:val="none" w:sz="0" w:space="0" w:color="auto"/>
          </w:divBdr>
        </w:div>
        <w:div w:id="2019037842">
          <w:marLeft w:val="640"/>
          <w:marRight w:val="0"/>
          <w:marTop w:val="0"/>
          <w:marBottom w:val="0"/>
          <w:divBdr>
            <w:top w:val="none" w:sz="0" w:space="0" w:color="auto"/>
            <w:left w:val="none" w:sz="0" w:space="0" w:color="auto"/>
            <w:bottom w:val="none" w:sz="0" w:space="0" w:color="auto"/>
            <w:right w:val="none" w:sz="0" w:space="0" w:color="auto"/>
          </w:divBdr>
        </w:div>
        <w:div w:id="1882743167">
          <w:marLeft w:val="640"/>
          <w:marRight w:val="0"/>
          <w:marTop w:val="0"/>
          <w:marBottom w:val="0"/>
          <w:divBdr>
            <w:top w:val="none" w:sz="0" w:space="0" w:color="auto"/>
            <w:left w:val="none" w:sz="0" w:space="0" w:color="auto"/>
            <w:bottom w:val="none" w:sz="0" w:space="0" w:color="auto"/>
            <w:right w:val="none" w:sz="0" w:space="0" w:color="auto"/>
          </w:divBdr>
        </w:div>
        <w:div w:id="1585725571">
          <w:marLeft w:val="640"/>
          <w:marRight w:val="0"/>
          <w:marTop w:val="0"/>
          <w:marBottom w:val="0"/>
          <w:divBdr>
            <w:top w:val="none" w:sz="0" w:space="0" w:color="auto"/>
            <w:left w:val="none" w:sz="0" w:space="0" w:color="auto"/>
            <w:bottom w:val="none" w:sz="0" w:space="0" w:color="auto"/>
            <w:right w:val="none" w:sz="0" w:space="0" w:color="auto"/>
          </w:divBdr>
        </w:div>
        <w:div w:id="163401645">
          <w:marLeft w:val="640"/>
          <w:marRight w:val="0"/>
          <w:marTop w:val="0"/>
          <w:marBottom w:val="0"/>
          <w:divBdr>
            <w:top w:val="none" w:sz="0" w:space="0" w:color="auto"/>
            <w:left w:val="none" w:sz="0" w:space="0" w:color="auto"/>
            <w:bottom w:val="none" w:sz="0" w:space="0" w:color="auto"/>
            <w:right w:val="none" w:sz="0" w:space="0" w:color="auto"/>
          </w:divBdr>
        </w:div>
        <w:div w:id="1179538683">
          <w:marLeft w:val="640"/>
          <w:marRight w:val="0"/>
          <w:marTop w:val="0"/>
          <w:marBottom w:val="0"/>
          <w:divBdr>
            <w:top w:val="none" w:sz="0" w:space="0" w:color="auto"/>
            <w:left w:val="none" w:sz="0" w:space="0" w:color="auto"/>
            <w:bottom w:val="none" w:sz="0" w:space="0" w:color="auto"/>
            <w:right w:val="none" w:sz="0" w:space="0" w:color="auto"/>
          </w:divBdr>
        </w:div>
        <w:div w:id="1309821471">
          <w:marLeft w:val="640"/>
          <w:marRight w:val="0"/>
          <w:marTop w:val="0"/>
          <w:marBottom w:val="0"/>
          <w:divBdr>
            <w:top w:val="none" w:sz="0" w:space="0" w:color="auto"/>
            <w:left w:val="none" w:sz="0" w:space="0" w:color="auto"/>
            <w:bottom w:val="none" w:sz="0" w:space="0" w:color="auto"/>
            <w:right w:val="none" w:sz="0" w:space="0" w:color="auto"/>
          </w:divBdr>
        </w:div>
        <w:div w:id="404953730">
          <w:marLeft w:val="640"/>
          <w:marRight w:val="0"/>
          <w:marTop w:val="0"/>
          <w:marBottom w:val="0"/>
          <w:divBdr>
            <w:top w:val="none" w:sz="0" w:space="0" w:color="auto"/>
            <w:left w:val="none" w:sz="0" w:space="0" w:color="auto"/>
            <w:bottom w:val="none" w:sz="0" w:space="0" w:color="auto"/>
            <w:right w:val="none" w:sz="0" w:space="0" w:color="auto"/>
          </w:divBdr>
        </w:div>
        <w:div w:id="98566158">
          <w:marLeft w:val="640"/>
          <w:marRight w:val="0"/>
          <w:marTop w:val="0"/>
          <w:marBottom w:val="0"/>
          <w:divBdr>
            <w:top w:val="none" w:sz="0" w:space="0" w:color="auto"/>
            <w:left w:val="none" w:sz="0" w:space="0" w:color="auto"/>
            <w:bottom w:val="none" w:sz="0" w:space="0" w:color="auto"/>
            <w:right w:val="none" w:sz="0" w:space="0" w:color="auto"/>
          </w:divBdr>
        </w:div>
        <w:div w:id="380322193">
          <w:marLeft w:val="640"/>
          <w:marRight w:val="0"/>
          <w:marTop w:val="0"/>
          <w:marBottom w:val="0"/>
          <w:divBdr>
            <w:top w:val="none" w:sz="0" w:space="0" w:color="auto"/>
            <w:left w:val="none" w:sz="0" w:space="0" w:color="auto"/>
            <w:bottom w:val="none" w:sz="0" w:space="0" w:color="auto"/>
            <w:right w:val="none" w:sz="0" w:space="0" w:color="auto"/>
          </w:divBdr>
        </w:div>
        <w:div w:id="2017271628">
          <w:marLeft w:val="640"/>
          <w:marRight w:val="0"/>
          <w:marTop w:val="0"/>
          <w:marBottom w:val="0"/>
          <w:divBdr>
            <w:top w:val="none" w:sz="0" w:space="0" w:color="auto"/>
            <w:left w:val="none" w:sz="0" w:space="0" w:color="auto"/>
            <w:bottom w:val="none" w:sz="0" w:space="0" w:color="auto"/>
            <w:right w:val="none" w:sz="0" w:space="0" w:color="auto"/>
          </w:divBdr>
        </w:div>
        <w:div w:id="914247304">
          <w:marLeft w:val="640"/>
          <w:marRight w:val="0"/>
          <w:marTop w:val="0"/>
          <w:marBottom w:val="0"/>
          <w:divBdr>
            <w:top w:val="none" w:sz="0" w:space="0" w:color="auto"/>
            <w:left w:val="none" w:sz="0" w:space="0" w:color="auto"/>
            <w:bottom w:val="none" w:sz="0" w:space="0" w:color="auto"/>
            <w:right w:val="none" w:sz="0" w:space="0" w:color="auto"/>
          </w:divBdr>
        </w:div>
        <w:div w:id="1484468329">
          <w:marLeft w:val="640"/>
          <w:marRight w:val="0"/>
          <w:marTop w:val="0"/>
          <w:marBottom w:val="0"/>
          <w:divBdr>
            <w:top w:val="none" w:sz="0" w:space="0" w:color="auto"/>
            <w:left w:val="none" w:sz="0" w:space="0" w:color="auto"/>
            <w:bottom w:val="none" w:sz="0" w:space="0" w:color="auto"/>
            <w:right w:val="none" w:sz="0" w:space="0" w:color="auto"/>
          </w:divBdr>
        </w:div>
        <w:div w:id="1212500707">
          <w:marLeft w:val="640"/>
          <w:marRight w:val="0"/>
          <w:marTop w:val="0"/>
          <w:marBottom w:val="0"/>
          <w:divBdr>
            <w:top w:val="none" w:sz="0" w:space="0" w:color="auto"/>
            <w:left w:val="none" w:sz="0" w:space="0" w:color="auto"/>
            <w:bottom w:val="none" w:sz="0" w:space="0" w:color="auto"/>
            <w:right w:val="none" w:sz="0" w:space="0" w:color="auto"/>
          </w:divBdr>
        </w:div>
        <w:div w:id="360017002">
          <w:marLeft w:val="640"/>
          <w:marRight w:val="0"/>
          <w:marTop w:val="0"/>
          <w:marBottom w:val="0"/>
          <w:divBdr>
            <w:top w:val="none" w:sz="0" w:space="0" w:color="auto"/>
            <w:left w:val="none" w:sz="0" w:space="0" w:color="auto"/>
            <w:bottom w:val="none" w:sz="0" w:space="0" w:color="auto"/>
            <w:right w:val="none" w:sz="0" w:space="0" w:color="auto"/>
          </w:divBdr>
        </w:div>
        <w:div w:id="1038696789">
          <w:marLeft w:val="640"/>
          <w:marRight w:val="0"/>
          <w:marTop w:val="0"/>
          <w:marBottom w:val="0"/>
          <w:divBdr>
            <w:top w:val="none" w:sz="0" w:space="0" w:color="auto"/>
            <w:left w:val="none" w:sz="0" w:space="0" w:color="auto"/>
            <w:bottom w:val="none" w:sz="0" w:space="0" w:color="auto"/>
            <w:right w:val="none" w:sz="0" w:space="0" w:color="auto"/>
          </w:divBdr>
        </w:div>
        <w:div w:id="2132817653">
          <w:marLeft w:val="640"/>
          <w:marRight w:val="0"/>
          <w:marTop w:val="0"/>
          <w:marBottom w:val="0"/>
          <w:divBdr>
            <w:top w:val="none" w:sz="0" w:space="0" w:color="auto"/>
            <w:left w:val="none" w:sz="0" w:space="0" w:color="auto"/>
            <w:bottom w:val="none" w:sz="0" w:space="0" w:color="auto"/>
            <w:right w:val="none" w:sz="0" w:space="0" w:color="auto"/>
          </w:divBdr>
        </w:div>
        <w:div w:id="1946109605">
          <w:marLeft w:val="640"/>
          <w:marRight w:val="0"/>
          <w:marTop w:val="0"/>
          <w:marBottom w:val="0"/>
          <w:divBdr>
            <w:top w:val="none" w:sz="0" w:space="0" w:color="auto"/>
            <w:left w:val="none" w:sz="0" w:space="0" w:color="auto"/>
            <w:bottom w:val="none" w:sz="0" w:space="0" w:color="auto"/>
            <w:right w:val="none" w:sz="0" w:space="0" w:color="auto"/>
          </w:divBdr>
        </w:div>
        <w:div w:id="1134176155">
          <w:marLeft w:val="640"/>
          <w:marRight w:val="0"/>
          <w:marTop w:val="0"/>
          <w:marBottom w:val="0"/>
          <w:divBdr>
            <w:top w:val="none" w:sz="0" w:space="0" w:color="auto"/>
            <w:left w:val="none" w:sz="0" w:space="0" w:color="auto"/>
            <w:bottom w:val="none" w:sz="0" w:space="0" w:color="auto"/>
            <w:right w:val="none" w:sz="0" w:space="0" w:color="auto"/>
          </w:divBdr>
        </w:div>
        <w:div w:id="1732268838">
          <w:marLeft w:val="640"/>
          <w:marRight w:val="0"/>
          <w:marTop w:val="0"/>
          <w:marBottom w:val="0"/>
          <w:divBdr>
            <w:top w:val="none" w:sz="0" w:space="0" w:color="auto"/>
            <w:left w:val="none" w:sz="0" w:space="0" w:color="auto"/>
            <w:bottom w:val="none" w:sz="0" w:space="0" w:color="auto"/>
            <w:right w:val="none" w:sz="0" w:space="0" w:color="auto"/>
          </w:divBdr>
        </w:div>
      </w:divsChild>
    </w:div>
    <w:div w:id="2036222727">
      <w:bodyDiv w:val="1"/>
      <w:marLeft w:val="0"/>
      <w:marRight w:val="0"/>
      <w:marTop w:val="0"/>
      <w:marBottom w:val="0"/>
      <w:divBdr>
        <w:top w:val="none" w:sz="0" w:space="0" w:color="auto"/>
        <w:left w:val="none" w:sz="0" w:space="0" w:color="auto"/>
        <w:bottom w:val="none" w:sz="0" w:space="0" w:color="auto"/>
        <w:right w:val="none" w:sz="0" w:space="0" w:color="auto"/>
      </w:divBdr>
      <w:divsChild>
        <w:div w:id="1644306592">
          <w:marLeft w:val="640"/>
          <w:marRight w:val="0"/>
          <w:marTop w:val="0"/>
          <w:marBottom w:val="0"/>
          <w:divBdr>
            <w:top w:val="none" w:sz="0" w:space="0" w:color="auto"/>
            <w:left w:val="none" w:sz="0" w:space="0" w:color="auto"/>
            <w:bottom w:val="none" w:sz="0" w:space="0" w:color="auto"/>
            <w:right w:val="none" w:sz="0" w:space="0" w:color="auto"/>
          </w:divBdr>
        </w:div>
        <w:div w:id="468942104">
          <w:marLeft w:val="640"/>
          <w:marRight w:val="0"/>
          <w:marTop w:val="0"/>
          <w:marBottom w:val="0"/>
          <w:divBdr>
            <w:top w:val="none" w:sz="0" w:space="0" w:color="auto"/>
            <w:left w:val="none" w:sz="0" w:space="0" w:color="auto"/>
            <w:bottom w:val="none" w:sz="0" w:space="0" w:color="auto"/>
            <w:right w:val="none" w:sz="0" w:space="0" w:color="auto"/>
          </w:divBdr>
        </w:div>
        <w:div w:id="728188157">
          <w:marLeft w:val="640"/>
          <w:marRight w:val="0"/>
          <w:marTop w:val="0"/>
          <w:marBottom w:val="0"/>
          <w:divBdr>
            <w:top w:val="none" w:sz="0" w:space="0" w:color="auto"/>
            <w:left w:val="none" w:sz="0" w:space="0" w:color="auto"/>
            <w:bottom w:val="none" w:sz="0" w:space="0" w:color="auto"/>
            <w:right w:val="none" w:sz="0" w:space="0" w:color="auto"/>
          </w:divBdr>
        </w:div>
        <w:div w:id="744106133">
          <w:marLeft w:val="640"/>
          <w:marRight w:val="0"/>
          <w:marTop w:val="0"/>
          <w:marBottom w:val="0"/>
          <w:divBdr>
            <w:top w:val="none" w:sz="0" w:space="0" w:color="auto"/>
            <w:left w:val="none" w:sz="0" w:space="0" w:color="auto"/>
            <w:bottom w:val="none" w:sz="0" w:space="0" w:color="auto"/>
            <w:right w:val="none" w:sz="0" w:space="0" w:color="auto"/>
          </w:divBdr>
        </w:div>
        <w:div w:id="1879315338">
          <w:marLeft w:val="640"/>
          <w:marRight w:val="0"/>
          <w:marTop w:val="0"/>
          <w:marBottom w:val="0"/>
          <w:divBdr>
            <w:top w:val="none" w:sz="0" w:space="0" w:color="auto"/>
            <w:left w:val="none" w:sz="0" w:space="0" w:color="auto"/>
            <w:bottom w:val="none" w:sz="0" w:space="0" w:color="auto"/>
            <w:right w:val="none" w:sz="0" w:space="0" w:color="auto"/>
          </w:divBdr>
        </w:div>
        <w:div w:id="388263800">
          <w:marLeft w:val="640"/>
          <w:marRight w:val="0"/>
          <w:marTop w:val="0"/>
          <w:marBottom w:val="0"/>
          <w:divBdr>
            <w:top w:val="none" w:sz="0" w:space="0" w:color="auto"/>
            <w:left w:val="none" w:sz="0" w:space="0" w:color="auto"/>
            <w:bottom w:val="none" w:sz="0" w:space="0" w:color="auto"/>
            <w:right w:val="none" w:sz="0" w:space="0" w:color="auto"/>
          </w:divBdr>
        </w:div>
        <w:div w:id="1806964094">
          <w:marLeft w:val="640"/>
          <w:marRight w:val="0"/>
          <w:marTop w:val="0"/>
          <w:marBottom w:val="0"/>
          <w:divBdr>
            <w:top w:val="none" w:sz="0" w:space="0" w:color="auto"/>
            <w:left w:val="none" w:sz="0" w:space="0" w:color="auto"/>
            <w:bottom w:val="none" w:sz="0" w:space="0" w:color="auto"/>
            <w:right w:val="none" w:sz="0" w:space="0" w:color="auto"/>
          </w:divBdr>
        </w:div>
        <w:div w:id="5911075">
          <w:marLeft w:val="640"/>
          <w:marRight w:val="0"/>
          <w:marTop w:val="0"/>
          <w:marBottom w:val="0"/>
          <w:divBdr>
            <w:top w:val="none" w:sz="0" w:space="0" w:color="auto"/>
            <w:left w:val="none" w:sz="0" w:space="0" w:color="auto"/>
            <w:bottom w:val="none" w:sz="0" w:space="0" w:color="auto"/>
            <w:right w:val="none" w:sz="0" w:space="0" w:color="auto"/>
          </w:divBdr>
        </w:div>
        <w:div w:id="2088455919">
          <w:marLeft w:val="640"/>
          <w:marRight w:val="0"/>
          <w:marTop w:val="0"/>
          <w:marBottom w:val="0"/>
          <w:divBdr>
            <w:top w:val="none" w:sz="0" w:space="0" w:color="auto"/>
            <w:left w:val="none" w:sz="0" w:space="0" w:color="auto"/>
            <w:bottom w:val="none" w:sz="0" w:space="0" w:color="auto"/>
            <w:right w:val="none" w:sz="0" w:space="0" w:color="auto"/>
          </w:divBdr>
        </w:div>
        <w:div w:id="1476409642">
          <w:marLeft w:val="640"/>
          <w:marRight w:val="0"/>
          <w:marTop w:val="0"/>
          <w:marBottom w:val="0"/>
          <w:divBdr>
            <w:top w:val="none" w:sz="0" w:space="0" w:color="auto"/>
            <w:left w:val="none" w:sz="0" w:space="0" w:color="auto"/>
            <w:bottom w:val="none" w:sz="0" w:space="0" w:color="auto"/>
            <w:right w:val="none" w:sz="0" w:space="0" w:color="auto"/>
          </w:divBdr>
        </w:div>
        <w:div w:id="368459151">
          <w:marLeft w:val="640"/>
          <w:marRight w:val="0"/>
          <w:marTop w:val="0"/>
          <w:marBottom w:val="0"/>
          <w:divBdr>
            <w:top w:val="none" w:sz="0" w:space="0" w:color="auto"/>
            <w:left w:val="none" w:sz="0" w:space="0" w:color="auto"/>
            <w:bottom w:val="none" w:sz="0" w:space="0" w:color="auto"/>
            <w:right w:val="none" w:sz="0" w:space="0" w:color="auto"/>
          </w:divBdr>
        </w:div>
        <w:div w:id="597177643">
          <w:marLeft w:val="640"/>
          <w:marRight w:val="0"/>
          <w:marTop w:val="0"/>
          <w:marBottom w:val="0"/>
          <w:divBdr>
            <w:top w:val="none" w:sz="0" w:space="0" w:color="auto"/>
            <w:left w:val="none" w:sz="0" w:space="0" w:color="auto"/>
            <w:bottom w:val="none" w:sz="0" w:space="0" w:color="auto"/>
            <w:right w:val="none" w:sz="0" w:space="0" w:color="auto"/>
          </w:divBdr>
        </w:div>
        <w:div w:id="1514416240">
          <w:marLeft w:val="640"/>
          <w:marRight w:val="0"/>
          <w:marTop w:val="0"/>
          <w:marBottom w:val="0"/>
          <w:divBdr>
            <w:top w:val="none" w:sz="0" w:space="0" w:color="auto"/>
            <w:left w:val="none" w:sz="0" w:space="0" w:color="auto"/>
            <w:bottom w:val="none" w:sz="0" w:space="0" w:color="auto"/>
            <w:right w:val="none" w:sz="0" w:space="0" w:color="auto"/>
          </w:divBdr>
        </w:div>
        <w:div w:id="1378696641">
          <w:marLeft w:val="640"/>
          <w:marRight w:val="0"/>
          <w:marTop w:val="0"/>
          <w:marBottom w:val="0"/>
          <w:divBdr>
            <w:top w:val="none" w:sz="0" w:space="0" w:color="auto"/>
            <w:left w:val="none" w:sz="0" w:space="0" w:color="auto"/>
            <w:bottom w:val="none" w:sz="0" w:space="0" w:color="auto"/>
            <w:right w:val="none" w:sz="0" w:space="0" w:color="auto"/>
          </w:divBdr>
        </w:div>
        <w:div w:id="1027103889">
          <w:marLeft w:val="640"/>
          <w:marRight w:val="0"/>
          <w:marTop w:val="0"/>
          <w:marBottom w:val="0"/>
          <w:divBdr>
            <w:top w:val="none" w:sz="0" w:space="0" w:color="auto"/>
            <w:left w:val="none" w:sz="0" w:space="0" w:color="auto"/>
            <w:bottom w:val="none" w:sz="0" w:space="0" w:color="auto"/>
            <w:right w:val="none" w:sz="0" w:space="0" w:color="auto"/>
          </w:divBdr>
        </w:div>
        <w:div w:id="934901586">
          <w:marLeft w:val="640"/>
          <w:marRight w:val="0"/>
          <w:marTop w:val="0"/>
          <w:marBottom w:val="0"/>
          <w:divBdr>
            <w:top w:val="none" w:sz="0" w:space="0" w:color="auto"/>
            <w:left w:val="none" w:sz="0" w:space="0" w:color="auto"/>
            <w:bottom w:val="none" w:sz="0" w:space="0" w:color="auto"/>
            <w:right w:val="none" w:sz="0" w:space="0" w:color="auto"/>
          </w:divBdr>
        </w:div>
        <w:div w:id="910236163">
          <w:marLeft w:val="640"/>
          <w:marRight w:val="0"/>
          <w:marTop w:val="0"/>
          <w:marBottom w:val="0"/>
          <w:divBdr>
            <w:top w:val="none" w:sz="0" w:space="0" w:color="auto"/>
            <w:left w:val="none" w:sz="0" w:space="0" w:color="auto"/>
            <w:bottom w:val="none" w:sz="0" w:space="0" w:color="auto"/>
            <w:right w:val="none" w:sz="0" w:space="0" w:color="auto"/>
          </w:divBdr>
        </w:div>
        <w:div w:id="1835534860">
          <w:marLeft w:val="640"/>
          <w:marRight w:val="0"/>
          <w:marTop w:val="0"/>
          <w:marBottom w:val="0"/>
          <w:divBdr>
            <w:top w:val="none" w:sz="0" w:space="0" w:color="auto"/>
            <w:left w:val="none" w:sz="0" w:space="0" w:color="auto"/>
            <w:bottom w:val="none" w:sz="0" w:space="0" w:color="auto"/>
            <w:right w:val="none" w:sz="0" w:space="0" w:color="auto"/>
          </w:divBdr>
        </w:div>
        <w:div w:id="140078459">
          <w:marLeft w:val="640"/>
          <w:marRight w:val="0"/>
          <w:marTop w:val="0"/>
          <w:marBottom w:val="0"/>
          <w:divBdr>
            <w:top w:val="none" w:sz="0" w:space="0" w:color="auto"/>
            <w:left w:val="none" w:sz="0" w:space="0" w:color="auto"/>
            <w:bottom w:val="none" w:sz="0" w:space="0" w:color="auto"/>
            <w:right w:val="none" w:sz="0" w:space="0" w:color="auto"/>
          </w:divBdr>
        </w:div>
        <w:div w:id="698163524">
          <w:marLeft w:val="640"/>
          <w:marRight w:val="0"/>
          <w:marTop w:val="0"/>
          <w:marBottom w:val="0"/>
          <w:divBdr>
            <w:top w:val="none" w:sz="0" w:space="0" w:color="auto"/>
            <w:left w:val="none" w:sz="0" w:space="0" w:color="auto"/>
            <w:bottom w:val="none" w:sz="0" w:space="0" w:color="auto"/>
            <w:right w:val="none" w:sz="0" w:space="0" w:color="auto"/>
          </w:divBdr>
        </w:div>
        <w:div w:id="1032415353">
          <w:marLeft w:val="640"/>
          <w:marRight w:val="0"/>
          <w:marTop w:val="0"/>
          <w:marBottom w:val="0"/>
          <w:divBdr>
            <w:top w:val="none" w:sz="0" w:space="0" w:color="auto"/>
            <w:left w:val="none" w:sz="0" w:space="0" w:color="auto"/>
            <w:bottom w:val="none" w:sz="0" w:space="0" w:color="auto"/>
            <w:right w:val="none" w:sz="0" w:space="0" w:color="auto"/>
          </w:divBdr>
        </w:div>
        <w:div w:id="249587846">
          <w:marLeft w:val="640"/>
          <w:marRight w:val="0"/>
          <w:marTop w:val="0"/>
          <w:marBottom w:val="0"/>
          <w:divBdr>
            <w:top w:val="none" w:sz="0" w:space="0" w:color="auto"/>
            <w:left w:val="none" w:sz="0" w:space="0" w:color="auto"/>
            <w:bottom w:val="none" w:sz="0" w:space="0" w:color="auto"/>
            <w:right w:val="none" w:sz="0" w:space="0" w:color="auto"/>
          </w:divBdr>
        </w:div>
        <w:div w:id="285741485">
          <w:marLeft w:val="640"/>
          <w:marRight w:val="0"/>
          <w:marTop w:val="0"/>
          <w:marBottom w:val="0"/>
          <w:divBdr>
            <w:top w:val="none" w:sz="0" w:space="0" w:color="auto"/>
            <w:left w:val="none" w:sz="0" w:space="0" w:color="auto"/>
            <w:bottom w:val="none" w:sz="0" w:space="0" w:color="auto"/>
            <w:right w:val="none" w:sz="0" w:space="0" w:color="auto"/>
          </w:divBdr>
        </w:div>
        <w:div w:id="690574586">
          <w:marLeft w:val="640"/>
          <w:marRight w:val="0"/>
          <w:marTop w:val="0"/>
          <w:marBottom w:val="0"/>
          <w:divBdr>
            <w:top w:val="none" w:sz="0" w:space="0" w:color="auto"/>
            <w:left w:val="none" w:sz="0" w:space="0" w:color="auto"/>
            <w:bottom w:val="none" w:sz="0" w:space="0" w:color="auto"/>
            <w:right w:val="none" w:sz="0" w:space="0" w:color="auto"/>
          </w:divBdr>
        </w:div>
        <w:div w:id="491024202">
          <w:marLeft w:val="640"/>
          <w:marRight w:val="0"/>
          <w:marTop w:val="0"/>
          <w:marBottom w:val="0"/>
          <w:divBdr>
            <w:top w:val="none" w:sz="0" w:space="0" w:color="auto"/>
            <w:left w:val="none" w:sz="0" w:space="0" w:color="auto"/>
            <w:bottom w:val="none" w:sz="0" w:space="0" w:color="auto"/>
            <w:right w:val="none" w:sz="0" w:space="0" w:color="auto"/>
          </w:divBdr>
        </w:div>
        <w:div w:id="73019468">
          <w:marLeft w:val="640"/>
          <w:marRight w:val="0"/>
          <w:marTop w:val="0"/>
          <w:marBottom w:val="0"/>
          <w:divBdr>
            <w:top w:val="none" w:sz="0" w:space="0" w:color="auto"/>
            <w:left w:val="none" w:sz="0" w:space="0" w:color="auto"/>
            <w:bottom w:val="none" w:sz="0" w:space="0" w:color="auto"/>
            <w:right w:val="none" w:sz="0" w:space="0" w:color="auto"/>
          </w:divBdr>
        </w:div>
        <w:div w:id="1706755784">
          <w:marLeft w:val="640"/>
          <w:marRight w:val="0"/>
          <w:marTop w:val="0"/>
          <w:marBottom w:val="0"/>
          <w:divBdr>
            <w:top w:val="none" w:sz="0" w:space="0" w:color="auto"/>
            <w:left w:val="none" w:sz="0" w:space="0" w:color="auto"/>
            <w:bottom w:val="none" w:sz="0" w:space="0" w:color="auto"/>
            <w:right w:val="none" w:sz="0" w:space="0" w:color="auto"/>
          </w:divBdr>
        </w:div>
        <w:div w:id="1094478059">
          <w:marLeft w:val="640"/>
          <w:marRight w:val="0"/>
          <w:marTop w:val="0"/>
          <w:marBottom w:val="0"/>
          <w:divBdr>
            <w:top w:val="none" w:sz="0" w:space="0" w:color="auto"/>
            <w:left w:val="none" w:sz="0" w:space="0" w:color="auto"/>
            <w:bottom w:val="none" w:sz="0" w:space="0" w:color="auto"/>
            <w:right w:val="none" w:sz="0" w:space="0" w:color="auto"/>
          </w:divBdr>
        </w:div>
        <w:div w:id="466168617">
          <w:marLeft w:val="640"/>
          <w:marRight w:val="0"/>
          <w:marTop w:val="0"/>
          <w:marBottom w:val="0"/>
          <w:divBdr>
            <w:top w:val="none" w:sz="0" w:space="0" w:color="auto"/>
            <w:left w:val="none" w:sz="0" w:space="0" w:color="auto"/>
            <w:bottom w:val="none" w:sz="0" w:space="0" w:color="auto"/>
            <w:right w:val="none" w:sz="0" w:space="0" w:color="auto"/>
          </w:divBdr>
        </w:div>
        <w:div w:id="1806385576">
          <w:marLeft w:val="640"/>
          <w:marRight w:val="0"/>
          <w:marTop w:val="0"/>
          <w:marBottom w:val="0"/>
          <w:divBdr>
            <w:top w:val="none" w:sz="0" w:space="0" w:color="auto"/>
            <w:left w:val="none" w:sz="0" w:space="0" w:color="auto"/>
            <w:bottom w:val="none" w:sz="0" w:space="0" w:color="auto"/>
            <w:right w:val="none" w:sz="0" w:space="0" w:color="auto"/>
          </w:divBdr>
        </w:div>
        <w:div w:id="1467164216">
          <w:marLeft w:val="640"/>
          <w:marRight w:val="0"/>
          <w:marTop w:val="0"/>
          <w:marBottom w:val="0"/>
          <w:divBdr>
            <w:top w:val="none" w:sz="0" w:space="0" w:color="auto"/>
            <w:left w:val="none" w:sz="0" w:space="0" w:color="auto"/>
            <w:bottom w:val="none" w:sz="0" w:space="0" w:color="auto"/>
            <w:right w:val="none" w:sz="0" w:space="0" w:color="auto"/>
          </w:divBdr>
        </w:div>
        <w:div w:id="1285192181">
          <w:marLeft w:val="640"/>
          <w:marRight w:val="0"/>
          <w:marTop w:val="0"/>
          <w:marBottom w:val="0"/>
          <w:divBdr>
            <w:top w:val="none" w:sz="0" w:space="0" w:color="auto"/>
            <w:left w:val="none" w:sz="0" w:space="0" w:color="auto"/>
            <w:bottom w:val="none" w:sz="0" w:space="0" w:color="auto"/>
            <w:right w:val="none" w:sz="0" w:space="0" w:color="auto"/>
          </w:divBdr>
        </w:div>
        <w:div w:id="1595625430">
          <w:marLeft w:val="640"/>
          <w:marRight w:val="0"/>
          <w:marTop w:val="0"/>
          <w:marBottom w:val="0"/>
          <w:divBdr>
            <w:top w:val="none" w:sz="0" w:space="0" w:color="auto"/>
            <w:left w:val="none" w:sz="0" w:space="0" w:color="auto"/>
            <w:bottom w:val="none" w:sz="0" w:space="0" w:color="auto"/>
            <w:right w:val="none" w:sz="0" w:space="0" w:color="auto"/>
          </w:divBdr>
        </w:div>
        <w:div w:id="1897549567">
          <w:marLeft w:val="640"/>
          <w:marRight w:val="0"/>
          <w:marTop w:val="0"/>
          <w:marBottom w:val="0"/>
          <w:divBdr>
            <w:top w:val="none" w:sz="0" w:space="0" w:color="auto"/>
            <w:left w:val="none" w:sz="0" w:space="0" w:color="auto"/>
            <w:bottom w:val="none" w:sz="0" w:space="0" w:color="auto"/>
            <w:right w:val="none" w:sz="0" w:space="0" w:color="auto"/>
          </w:divBdr>
        </w:div>
        <w:div w:id="926888949">
          <w:marLeft w:val="640"/>
          <w:marRight w:val="0"/>
          <w:marTop w:val="0"/>
          <w:marBottom w:val="0"/>
          <w:divBdr>
            <w:top w:val="none" w:sz="0" w:space="0" w:color="auto"/>
            <w:left w:val="none" w:sz="0" w:space="0" w:color="auto"/>
            <w:bottom w:val="none" w:sz="0" w:space="0" w:color="auto"/>
            <w:right w:val="none" w:sz="0" w:space="0" w:color="auto"/>
          </w:divBdr>
        </w:div>
        <w:div w:id="1621492644">
          <w:marLeft w:val="640"/>
          <w:marRight w:val="0"/>
          <w:marTop w:val="0"/>
          <w:marBottom w:val="0"/>
          <w:divBdr>
            <w:top w:val="none" w:sz="0" w:space="0" w:color="auto"/>
            <w:left w:val="none" w:sz="0" w:space="0" w:color="auto"/>
            <w:bottom w:val="none" w:sz="0" w:space="0" w:color="auto"/>
            <w:right w:val="none" w:sz="0" w:space="0" w:color="auto"/>
          </w:divBdr>
        </w:div>
        <w:div w:id="824203496">
          <w:marLeft w:val="640"/>
          <w:marRight w:val="0"/>
          <w:marTop w:val="0"/>
          <w:marBottom w:val="0"/>
          <w:divBdr>
            <w:top w:val="none" w:sz="0" w:space="0" w:color="auto"/>
            <w:left w:val="none" w:sz="0" w:space="0" w:color="auto"/>
            <w:bottom w:val="none" w:sz="0" w:space="0" w:color="auto"/>
            <w:right w:val="none" w:sz="0" w:space="0" w:color="auto"/>
          </w:divBdr>
        </w:div>
        <w:div w:id="1746495004">
          <w:marLeft w:val="640"/>
          <w:marRight w:val="0"/>
          <w:marTop w:val="0"/>
          <w:marBottom w:val="0"/>
          <w:divBdr>
            <w:top w:val="none" w:sz="0" w:space="0" w:color="auto"/>
            <w:left w:val="none" w:sz="0" w:space="0" w:color="auto"/>
            <w:bottom w:val="none" w:sz="0" w:space="0" w:color="auto"/>
            <w:right w:val="none" w:sz="0" w:space="0" w:color="auto"/>
          </w:divBdr>
        </w:div>
        <w:div w:id="1583635716">
          <w:marLeft w:val="640"/>
          <w:marRight w:val="0"/>
          <w:marTop w:val="0"/>
          <w:marBottom w:val="0"/>
          <w:divBdr>
            <w:top w:val="none" w:sz="0" w:space="0" w:color="auto"/>
            <w:left w:val="none" w:sz="0" w:space="0" w:color="auto"/>
            <w:bottom w:val="none" w:sz="0" w:space="0" w:color="auto"/>
            <w:right w:val="none" w:sz="0" w:space="0" w:color="auto"/>
          </w:divBdr>
        </w:div>
        <w:div w:id="381098338">
          <w:marLeft w:val="640"/>
          <w:marRight w:val="0"/>
          <w:marTop w:val="0"/>
          <w:marBottom w:val="0"/>
          <w:divBdr>
            <w:top w:val="none" w:sz="0" w:space="0" w:color="auto"/>
            <w:left w:val="none" w:sz="0" w:space="0" w:color="auto"/>
            <w:bottom w:val="none" w:sz="0" w:space="0" w:color="auto"/>
            <w:right w:val="none" w:sz="0" w:space="0" w:color="auto"/>
          </w:divBdr>
        </w:div>
        <w:div w:id="1698657697">
          <w:marLeft w:val="640"/>
          <w:marRight w:val="0"/>
          <w:marTop w:val="0"/>
          <w:marBottom w:val="0"/>
          <w:divBdr>
            <w:top w:val="none" w:sz="0" w:space="0" w:color="auto"/>
            <w:left w:val="none" w:sz="0" w:space="0" w:color="auto"/>
            <w:bottom w:val="none" w:sz="0" w:space="0" w:color="auto"/>
            <w:right w:val="none" w:sz="0" w:space="0" w:color="auto"/>
          </w:divBdr>
        </w:div>
        <w:div w:id="1135952766">
          <w:marLeft w:val="640"/>
          <w:marRight w:val="0"/>
          <w:marTop w:val="0"/>
          <w:marBottom w:val="0"/>
          <w:divBdr>
            <w:top w:val="none" w:sz="0" w:space="0" w:color="auto"/>
            <w:left w:val="none" w:sz="0" w:space="0" w:color="auto"/>
            <w:bottom w:val="none" w:sz="0" w:space="0" w:color="auto"/>
            <w:right w:val="none" w:sz="0" w:space="0" w:color="auto"/>
          </w:divBdr>
        </w:div>
        <w:div w:id="1197936497">
          <w:marLeft w:val="640"/>
          <w:marRight w:val="0"/>
          <w:marTop w:val="0"/>
          <w:marBottom w:val="0"/>
          <w:divBdr>
            <w:top w:val="none" w:sz="0" w:space="0" w:color="auto"/>
            <w:left w:val="none" w:sz="0" w:space="0" w:color="auto"/>
            <w:bottom w:val="none" w:sz="0" w:space="0" w:color="auto"/>
            <w:right w:val="none" w:sz="0" w:space="0" w:color="auto"/>
          </w:divBdr>
        </w:div>
        <w:div w:id="1644964602">
          <w:marLeft w:val="640"/>
          <w:marRight w:val="0"/>
          <w:marTop w:val="0"/>
          <w:marBottom w:val="0"/>
          <w:divBdr>
            <w:top w:val="none" w:sz="0" w:space="0" w:color="auto"/>
            <w:left w:val="none" w:sz="0" w:space="0" w:color="auto"/>
            <w:bottom w:val="none" w:sz="0" w:space="0" w:color="auto"/>
            <w:right w:val="none" w:sz="0" w:space="0" w:color="auto"/>
          </w:divBdr>
        </w:div>
        <w:div w:id="996108555">
          <w:marLeft w:val="640"/>
          <w:marRight w:val="0"/>
          <w:marTop w:val="0"/>
          <w:marBottom w:val="0"/>
          <w:divBdr>
            <w:top w:val="none" w:sz="0" w:space="0" w:color="auto"/>
            <w:left w:val="none" w:sz="0" w:space="0" w:color="auto"/>
            <w:bottom w:val="none" w:sz="0" w:space="0" w:color="auto"/>
            <w:right w:val="none" w:sz="0" w:space="0" w:color="auto"/>
          </w:divBdr>
        </w:div>
        <w:div w:id="2116900284">
          <w:marLeft w:val="640"/>
          <w:marRight w:val="0"/>
          <w:marTop w:val="0"/>
          <w:marBottom w:val="0"/>
          <w:divBdr>
            <w:top w:val="none" w:sz="0" w:space="0" w:color="auto"/>
            <w:left w:val="none" w:sz="0" w:space="0" w:color="auto"/>
            <w:bottom w:val="none" w:sz="0" w:space="0" w:color="auto"/>
            <w:right w:val="none" w:sz="0" w:space="0" w:color="auto"/>
          </w:divBdr>
        </w:div>
        <w:div w:id="1043793591">
          <w:marLeft w:val="640"/>
          <w:marRight w:val="0"/>
          <w:marTop w:val="0"/>
          <w:marBottom w:val="0"/>
          <w:divBdr>
            <w:top w:val="none" w:sz="0" w:space="0" w:color="auto"/>
            <w:left w:val="none" w:sz="0" w:space="0" w:color="auto"/>
            <w:bottom w:val="none" w:sz="0" w:space="0" w:color="auto"/>
            <w:right w:val="none" w:sz="0" w:space="0" w:color="auto"/>
          </w:divBdr>
        </w:div>
        <w:div w:id="386955153">
          <w:marLeft w:val="640"/>
          <w:marRight w:val="0"/>
          <w:marTop w:val="0"/>
          <w:marBottom w:val="0"/>
          <w:divBdr>
            <w:top w:val="none" w:sz="0" w:space="0" w:color="auto"/>
            <w:left w:val="none" w:sz="0" w:space="0" w:color="auto"/>
            <w:bottom w:val="none" w:sz="0" w:space="0" w:color="auto"/>
            <w:right w:val="none" w:sz="0" w:space="0" w:color="auto"/>
          </w:divBdr>
        </w:div>
        <w:div w:id="525101782">
          <w:marLeft w:val="640"/>
          <w:marRight w:val="0"/>
          <w:marTop w:val="0"/>
          <w:marBottom w:val="0"/>
          <w:divBdr>
            <w:top w:val="none" w:sz="0" w:space="0" w:color="auto"/>
            <w:left w:val="none" w:sz="0" w:space="0" w:color="auto"/>
            <w:bottom w:val="none" w:sz="0" w:space="0" w:color="auto"/>
            <w:right w:val="none" w:sz="0" w:space="0" w:color="auto"/>
          </w:divBdr>
        </w:div>
        <w:div w:id="1298606735">
          <w:marLeft w:val="640"/>
          <w:marRight w:val="0"/>
          <w:marTop w:val="0"/>
          <w:marBottom w:val="0"/>
          <w:divBdr>
            <w:top w:val="none" w:sz="0" w:space="0" w:color="auto"/>
            <w:left w:val="none" w:sz="0" w:space="0" w:color="auto"/>
            <w:bottom w:val="none" w:sz="0" w:space="0" w:color="auto"/>
            <w:right w:val="none" w:sz="0" w:space="0" w:color="auto"/>
          </w:divBdr>
        </w:div>
        <w:div w:id="1310019041">
          <w:marLeft w:val="640"/>
          <w:marRight w:val="0"/>
          <w:marTop w:val="0"/>
          <w:marBottom w:val="0"/>
          <w:divBdr>
            <w:top w:val="none" w:sz="0" w:space="0" w:color="auto"/>
            <w:left w:val="none" w:sz="0" w:space="0" w:color="auto"/>
            <w:bottom w:val="none" w:sz="0" w:space="0" w:color="auto"/>
            <w:right w:val="none" w:sz="0" w:space="0" w:color="auto"/>
          </w:divBdr>
        </w:div>
        <w:div w:id="1235511830">
          <w:marLeft w:val="640"/>
          <w:marRight w:val="0"/>
          <w:marTop w:val="0"/>
          <w:marBottom w:val="0"/>
          <w:divBdr>
            <w:top w:val="none" w:sz="0" w:space="0" w:color="auto"/>
            <w:left w:val="none" w:sz="0" w:space="0" w:color="auto"/>
            <w:bottom w:val="none" w:sz="0" w:space="0" w:color="auto"/>
            <w:right w:val="none" w:sz="0" w:space="0" w:color="auto"/>
          </w:divBdr>
        </w:div>
        <w:div w:id="1656256929">
          <w:marLeft w:val="640"/>
          <w:marRight w:val="0"/>
          <w:marTop w:val="0"/>
          <w:marBottom w:val="0"/>
          <w:divBdr>
            <w:top w:val="none" w:sz="0" w:space="0" w:color="auto"/>
            <w:left w:val="none" w:sz="0" w:space="0" w:color="auto"/>
            <w:bottom w:val="none" w:sz="0" w:space="0" w:color="auto"/>
            <w:right w:val="none" w:sz="0" w:space="0" w:color="auto"/>
          </w:divBdr>
        </w:div>
        <w:div w:id="1384907969">
          <w:marLeft w:val="640"/>
          <w:marRight w:val="0"/>
          <w:marTop w:val="0"/>
          <w:marBottom w:val="0"/>
          <w:divBdr>
            <w:top w:val="none" w:sz="0" w:space="0" w:color="auto"/>
            <w:left w:val="none" w:sz="0" w:space="0" w:color="auto"/>
            <w:bottom w:val="none" w:sz="0" w:space="0" w:color="auto"/>
            <w:right w:val="none" w:sz="0" w:space="0" w:color="auto"/>
          </w:divBdr>
        </w:div>
        <w:div w:id="1625501139">
          <w:marLeft w:val="640"/>
          <w:marRight w:val="0"/>
          <w:marTop w:val="0"/>
          <w:marBottom w:val="0"/>
          <w:divBdr>
            <w:top w:val="none" w:sz="0" w:space="0" w:color="auto"/>
            <w:left w:val="none" w:sz="0" w:space="0" w:color="auto"/>
            <w:bottom w:val="none" w:sz="0" w:space="0" w:color="auto"/>
            <w:right w:val="none" w:sz="0" w:space="0" w:color="auto"/>
          </w:divBdr>
        </w:div>
        <w:div w:id="265430457">
          <w:marLeft w:val="640"/>
          <w:marRight w:val="0"/>
          <w:marTop w:val="0"/>
          <w:marBottom w:val="0"/>
          <w:divBdr>
            <w:top w:val="none" w:sz="0" w:space="0" w:color="auto"/>
            <w:left w:val="none" w:sz="0" w:space="0" w:color="auto"/>
            <w:bottom w:val="none" w:sz="0" w:space="0" w:color="auto"/>
            <w:right w:val="none" w:sz="0" w:space="0" w:color="auto"/>
          </w:divBdr>
        </w:div>
        <w:div w:id="750390398">
          <w:marLeft w:val="640"/>
          <w:marRight w:val="0"/>
          <w:marTop w:val="0"/>
          <w:marBottom w:val="0"/>
          <w:divBdr>
            <w:top w:val="none" w:sz="0" w:space="0" w:color="auto"/>
            <w:left w:val="none" w:sz="0" w:space="0" w:color="auto"/>
            <w:bottom w:val="none" w:sz="0" w:space="0" w:color="auto"/>
            <w:right w:val="none" w:sz="0" w:space="0" w:color="auto"/>
          </w:divBdr>
        </w:div>
        <w:div w:id="1493060088">
          <w:marLeft w:val="640"/>
          <w:marRight w:val="0"/>
          <w:marTop w:val="0"/>
          <w:marBottom w:val="0"/>
          <w:divBdr>
            <w:top w:val="none" w:sz="0" w:space="0" w:color="auto"/>
            <w:left w:val="none" w:sz="0" w:space="0" w:color="auto"/>
            <w:bottom w:val="none" w:sz="0" w:space="0" w:color="auto"/>
            <w:right w:val="none" w:sz="0" w:space="0" w:color="auto"/>
          </w:divBdr>
        </w:div>
        <w:div w:id="1585843294">
          <w:marLeft w:val="640"/>
          <w:marRight w:val="0"/>
          <w:marTop w:val="0"/>
          <w:marBottom w:val="0"/>
          <w:divBdr>
            <w:top w:val="none" w:sz="0" w:space="0" w:color="auto"/>
            <w:left w:val="none" w:sz="0" w:space="0" w:color="auto"/>
            <w:bottom w:val="none" w:sz="0" w:space="0" w:color="auto"/>
            <w:right w:val="none" w:sz="0" w:space="0" w:color="auto"/>
          </w:divBdr>
        </w:div>
        <w:div w:id="1894074359">
          <w:marLeft w:val="640"/>
          <w:marRight w:val="0"/>
          <w:marTop w:val="0"/>
          <w:marBottom w:val="0"/>
          <w:divBdr>
            <w:top w:val="none" w:sz="0" w:space="0" w:color="auto"/>
            <w:left w:val="none" w:sz="0" w:space="0" w:color="auto"/>
            <w:bottom w:val="none" w:sz="0" w:space="0" w:color="auto"/>
            <w:right w:val="none" w:sz="0" w:space="0" w:color="auto"/>
          </w:divBdr>
        </w:div>
        <w:div w:id="1506238409">
          <w:marLeft w:val="640"/>
          <w:marRight w:val="0"/>
          <w:marTop w:val="0"/>
          <w:marBottom w:val="0"/>
          <w:divBdr>
            <w:top w:val="none" w:sz="0" w:space="0" w:color="auto"/>
            <w:left w:val="none" w:sz="0" w:space="0" w:color="auto"/>
            <w:bottom w:val="none" w:sz="0" w:space="0" w:color="auto"/>
            <w:right w:val="none" w:sz="0" w:space="0" w:color="auto"/>
          </w:divBdr>
        </w:div>
        <w:div w:id="1469279283">
          <w:marLeft w:val="640"/>
          <w:marRight w:val="0"/>
          <w:marTop w:val="0"/>
          <w:marBottom w:val="0"/>
          <w:divBdr>
            <w:top w:val="none" w:sz="0" w:space="0" w:color="auto"/>
            <w:left w:val="none" w:sz="0" w:space="0" w:color="auto"/>
            <w:bottom w:val="none" w:sz="0" w:space="0" w:color="auto"/>
            <w:right w:val="none" w:sz="0" w:space="0" w:color="auto"/>
          </w:divBdr>
        </w:div>
        <w:div w:id="171336153">
          <w:marLeft w:val="640"/>
          <w:marRight w:val="0"/>
          <w:marTop w:val="0"/>
          <w:marBottom w:val="0"/>
          <w:divBdr>
            <w:top w:val="none" w:sz="0" w:space="0" w:color="auto"/>
            <w:left w:val="none" w:sz="0" w:space="0" w:color="auto"/>
            <w:bottom w:val="none" w:sz="0" w:space="0" w:color="auto"/>
            <w:right w:val="none" w:sz="0" w:space="0" w:color="auto"/>
          </w:divBdr>
        </w:div>
        <w:div w:id="1520776506">
          <w:marLeft w:val="640"/>
          <w:marRight w:val="0"/>
          <w:marTop w:val="0"/>
          <w:marBottom w:val="0"/>
          <w:divBdr>
            <w:top w:val="none" w:sz="0" w:space="0" w:color="auto"/>
            <w:left w:val="none" w:sz="0" w:space="0" w:color="auto"/>
            <w:bottom w:val="none" w:sz="0" w:space="0" w:color="auto"/>
            <w:right w:val="none" w:sz="0" w:space="0" w:color="auto"/>
          </w:divBdr>
        </w:div>
        <w:div w:id="318651825">
          <w:marLeft w:val="640"/>
          <w:marRight w:val="0"/>
          <w:marTop w:val="0"/>
          <w:marBottom w:val="0"/>
          <w:divBdr>
            <w:top w:val="none" w:sz="0" w:space="0" w:color="auto"/>
            <w:left w:val="none" w:sz="0" w:space="0" w:color="auto"/>
            <w:bottom w:val="none" w:sz="0" w:space="0" w:color="auto"/>
            <w:right w:val="none" w:sz="0" w:space="0" w:color="auto"/>
          </w:divBdr>
        </w:div>
        <w:div w:id="1530799444">
          <w:marLeft w:val="640"/>
          <w:marRight w:val="0"/>
          <w:marTop w:val="0"/>
          <w:marBottom w:val="0"/>
          <w:divBdr>
            <w:top w:val="none" w:sz="0" w:space="0" w:color="auto"/>
            <w:left w:val="none" w:sz="0" w:space="0" w:color="auto"/>
            <w:bottom w:val="none" w:sz="0" w:space="0" w:color="auto"/>
            <w:right w:val="none" w:sz="0" w:space="0" w:color="auto"/>
          </w:divBdr>
        </w:div>
        <w:div w:id="155614773">
          <w:marLeft w:val="640"/>
          <w:marRight w:val="0"/>
          <w:marTop w:val="0"/>
          <w:marBottom w:val="0"/>
          <w:divBdr>
            <w:top w:val="none" w:sz="0" w:space="0" w:color="auto"/>
            <w:left w:val="none" w:sz="0" w:space="0" w:color="auto"/>
            <w:bottom w:val="none" w:sz="0" w:space="0" w:color="auto"/>
            <w:right w:val="none" w:sz="0" w:space="0" w:color="auto"/>
          </w:divBdr>
        </w:div>
        <w:div w:id="1918174804">
          <w:marLeft w:val="640"/>
          <w:marRight w:val="0"/>
          <w:marTop w:val="0"/>
          <w:marBottom w:val="0"/>
          <w:divBdr>
            <w:top w:val="none" w:sz="0" w:space="0" w:color="auto"/>
            <w:left w:val="none" w:sz="0" w:space="0" w:color="auto"/>
            <w:bottom w:val="none" w:sz="0" w:space="0" w:color="auto"/>
            <w:right w:val="none" w:sz="0" w:space="0" w:color="auto"/>
          </w:divBdr>
        </w:div>
        <w:div w:id="1426656094">
          <w:marLeft w:val="640"/>
          <w:marRight w:val="0"/>
          <w:marTop w:val="0"/>
          <w:marBottom w:val="0"/>
          <w:divBdr>
            <w:top w:val="none" w:sz="0" w:space="0" w:color="auto"/>
            <w:left w:val="none" w:sz="0" w:space="0" w:color="auto"/>
            <w:bottom w:val="none" w:sz="0" w:space="0" w:color="auto"/>
            <w:right w:val="none" w:sz="0" w:space="0" w:color="auto"/>
          </w:divBdr>
        </w:div>
        <w:div w:id="464154356">
          <w:marLeft w:val="640"/>
          <w:marRight w:val="0"/>
          <w:marTop w:val="0"/>
          <w:marBottom w:val="0"/>
          <w:divBdr>
            <w:top w:val="none" w:sz="0" w:space="0" w:color="auto"/>
            <w:left w:val="none" w:sz="0" w:space="0" w:color="auto"/>
            <w:bottom w:val="none" w:sz="0" w:space="0" w:color="auto"/>
            <w:right w:val="none" w:sz="0" w:space="0" w:color="auto"/>
          </w:divBdr>
        </w:div>
        <w:div w:id="834763403">
          <w:marLeft w:val="640"/>
          <w:marRight w:val="0"/>
          <w:marTop w:val="0"/>
          <w:marBottom w:val="0"/>
          <w:divBdr>
            <w:top w:val="none" w:sz="0" w:space="0" w:color="auto"/>
            <w:left w:val="none" w:sz="0" w:space="0" w:color="auto"/>
            <w:bottom w:val="none" w:sz="0" w:space="0" w:color="auto"/>
            <w:right w:val="none" w:sz="0" w:space="0" w:color="auto"/>
          </w:divBdr>
        </w:div>
        <w:div w:id="1159996959">
          <w:marLeft w:val="640"/>
          <w:marRight w:val="0"/>
          <w:marTop w:val="0"/>
          <w:marBottom w:val="0"/>
          <w:divBdr>
            <w:top w:val="none" w:sz="0" w:space="0" w:color="auto"/>
            <w:left w:val="none" w:sz="0" w:space="0" w:color="auto"/>
            <w:bottom w:val="none" w:sz="0" w:space="0" w:color="auto"/>
            <w:right w:val="none" w:sz="0" w:space="0" w:color="auto"/>
          </w:divBdr>
        </w:div>
        <w:div w:id="1987471521">
          <w:marLeft w:val="640"/>
          <w:marRight w:val="0"/>
          <w:marTop w:val="0"/>
          <w:marBottom w:val="0"/>
          <w:divBdr>
            <w:top w:val="none" w:sz="0" w:space="0" w:color="auto"/>
            <w:left w:val="none" w:sz="0" w:space="0" w:color="auto"/>
            <w:bottom w:val="none" w:sz="0" w:space="0" w:color="auto"/>
            <w:right w:val="none" w:sz="0" w:space="0" w:color="auto"/>
          </w:divBdr>
        </w:div>
        <w:div w:id="544487669">
          <w:marLeft w:val="640"/>
          <w:marRight w:val="0"/>
          <w:marTop w:val="0"/>
          <w:marBottom w:val="0"/>
          <w:divBdr>
            <w:top w:val="none" w:sz="0" w:space="0" w:color="auto"/>
            <w:left w:val="none" w:sz="0" w:space="0" w:color="auto"/>
            <w:bottom w:val="none" w:sz="0" w:space="0" w:color="auto"/>
            <w:right w:val="none" w:sz="0" w:space="0" w:color="auto"/>
          </w:divBdr>
        </w:div>
        <w:div w:id="896208689">
          <w:marLeft w:val="640"/>
          <w:marRight w:val="0"/>
          <w:marTop w:val="0"/>
          <w:marBottom w:val="0"/>
          <w:divBdr>
            <w:top w:val="none" w:sz="0" w:space="0" w:color="auto"/>
            <w:left w:val="none" w:sz="0" w:space="0" w:color="auto"/>
            <w:bottom w:val="none" w:sz="0" w:space="0" w:color="auto"/>
            <w:right w:val="none" w:sz="0" w:space="0" w:color="auto"/>
          </w:divBdr>
        </w:div>
        <w:div w:id="1252350994">
          <w:marLeft w:val="640"/>
          <w:marRight w:val="0"/>
          <w:marTop w:val="0"/>
          <w:marBottom w:val="0"/>
          <w:divBdr>
            <w:top w:val="none" w:sz="0" w:space="0" w:color="auto"/>
            <w:left w:val="none" w:sz="0" w:space="0" w:color="auto"/>
            <w:bottom w:val="none" w:sz="0" w:space="0" w:color="auto"/>
            <w:right w:val="none" w:sz="0" w:space="0" w:color="auto"/>
          </w:divBdr>
        </w:div>
        <w:div w:id="806627273">
          <w:marLeft w:val="640"/>
          <w:marRight w:val="0"/>
          <w:marTop w:val="0"/>
          <w:marBottom w:val="0"/>
          <w:divBdr>
            <w:top w:val="none" w:sz="0" w:space="0" w:color="auto"/>
            <w:left w:val="none" w:sz="0" w:space="0" w:color="auto"/>
            <w:bottom w:val="none" w:sz="0" w:space="0" w:color="auto"/>
            <w:right w:val="none" w:sz="0" w:space="0" w:color="auto"/>
          </w:divBdr>
        </w:div>
        <w:div w:id="1750732050">
          <w:marLeft w:val="640"/>
          <w:marRight w:val="0"/>
          <w:marTop w:val="0"/>
          <w:marBottom w:val="0"/>
          <w:divBdr>
            <w:top w:val="none" w:sz="0" w:space="0" w:color="auto"/>
            <w:left w:val="none" w:sz="0" w:space="0" w:color="auto"/>
            <w:bottom w:val="none" w:sz="0" w:space="0" w:color="auto"/>
            <w:right w:val="none" w:sz="0" w:space="0" w:color="auto"/>
          </w:divBdr>
        </w:div>
        <w:div w:id="1928266223">
          <w:marLeft w:val="640"/>
          <w:marRight w:val="0"/>
          <w:marTop w:val="0"/>
          <w:marBottom w:val="0"/>
          <w:divBdr>
            <w:top w:val="none" w:sz="0" w:space="0" w:color="auto"/>
            <w:left w:val="none" w:sz="0" w:space="0" w:color="auto"/>
            <w:bottom w:val="none" w:sz="0" w:space="0" w:color="auto"/>
            <w:right w:val="none" w:sz="0" w:space="0" w:color="auto"/>
          </w:divBdr>
        </w:div>
        <w:div w:id="797331770">
          <w:marLeft w:val="640"/>
          <w:marRight w:val="0"/>
          <w:marTop w:val="0"/>
          <w:marBottom w:val="0"/>
          <w:divBdr>
            <w:top w:val="none" w:sz="0" w:space="0" w:color="auto"/>
            <w:left w:val="none" w:sz="0" w:space="0" w:color="auto"/>
            <w:bottom w:val="none" w:sz="0" w:space="0" w:color="auto"/>
            <w:right w:val="none" w:sz="0" w:space="0" w:color="auto"/>
          </w:divBdr>
        </w:div>
        <w:div w:id="746149104">
          <w:marLeft w:val="640"/>
          <w:marRight w:val="0"/>
          <w:marTop w:val="0"/>
          <w:marBottom w:val="0"/>
          <w:divBdr>
            <w:top w:val="none" w:sz="0" w:space="0" w:color="auto"/>
            <w:left w:val="none" w:sz="0" w:space="0" w:color="auto"/>
            <w:bottom w:val="none" w:sz="0" w:space="0" w:color="auto"/>
            <w:right w:val="none" w:sz="0" w:space="0" w:color="auto"/>
          </w:divBdr>
        </w:div>
        <w:div w:id="697505253">
          <w:marLeft w:val="640"/>
          <w:marRight w:val="0"/>
          <w:marTop w:val="0"/>
          <w:marBottom w:val="0"/>
          <w:divBdr>
            <w:top w:val="none" w:sz="0" w:space="0" w:color="auto"/>
            <w:left w:val="none" w:sz="0" w:space="0" w:color="auto"/>
            <w:bottom w:val="none" w:sz="0" w:space="0" w:color="auto"/>
            <w:right w:val="none" w:sz="0" w:space="0" w:color="auto"/>
          </w:divBdr>
        </w:div>
        <w:div w:id="1990749690">
          <w:marLeft w:val="640"/>
          <w:marRight w:val="0"/>
          <w:marTop w:val="0"/>
          <w:marBottom w:val="0"/>
          <w:divBdr>
            <w:top w:val="none" w:sz="0" w:space="0" w:color="auto"/>
            <w:left w:val="none" w:sz="0" w:space="0" w:color="auto"/>
            <w:bottom w:val="none" w:sz="0" w:space="0" w:color="auto"/>
            <w:right w:val="none" w:sz="0" w:space="0" w:color="auto"/>
          </w:divBdr>
        </w:div>
        <w:div w:id="692342067">
          <w:marLeft w:val="640"/>
          <w:marRight w:val="0"/>
          <w:marTop w:val="0"/>
          <w:marBottom w:val="0"/>
          <w:divBdr>
            <w:top w:val="none" w:sz="0" w:space="0" w:color="auto"/>
            <w:left w:val="none" w:sz="0" w:space="0" w:color="auto"/>
            <w:bottom w:val="none" w:sz="0" w:space="0" w:color="auto"/>
            <w:right w:val="none" w:sz="0" w:space="0" w:color="auto"/>
          </w:divBdr>
        </w:div>
        <w:div w:id="1089152801">
          <w:marLeft w:val="640"/>
          <w:marRight w:val="0"/>
          <w:marTop w:val="0"/>
          <w:marBottom w:val="0"/>
          <w:divBdr>
            <w:top w:val="none" w:sz="0" w:space="0" w:color="auto"/>
            <w:left w:val="none" w:sz="0" w:space="0" w:color="auto"/>
            <w:bottom w:val="none" w:sz="0" w:space="0" w:color="auto"/>
            <w:right w:val="none" w:sz="0" w:space="0" w:color="auto"/>
          </w:divBdr>
        </w:div>
        <w:div w:id="493691462">
          <w:marLeft w:val="640"/>
          <w:marRight w:val="0"/>
          <w:marTop w:val="0"/>
          <w:marBottom w:val="0"/>
          <w:divBdr>
            <w:top w:val="none" w:sz="0" w:space="0" w:color="auto"/>
            <w:left w:val="none" w:sz="0" w:space="0" w:color="auto"/>
            <w:bottom w:val="none" w:sz="0" w:space="0" w:color="auto"/>
            <w:right w:val="none" w:sz="0" w:space="0" w:color="auto"/>
          </w:divBdr>
        </w:div>
        <w:div w:id="1512791932">
          <w:marLeft w:val="640"/>
          <w:marRight w:val="0"/>
          <w:marTop w:val="0"/>
          <w:marBottom w:val="0"/>
          <w:divBdr>
            <w:top w:val="none" w:sz="0" w:space="0" w:color="auto"/>
            <w:left w:val="none" w:sz="0" w:space="0" w:color="auto"/>
            <w:bottom w:val="none" w:sz="0" w:space="0" w:color="auto"/>
            <w:right w:val="none" w:sz="0" w:space="0" w:color="auto"/>
          </w:divBdr>
        </w:div>
        <w:div w:id="764883373">
          <w:marLeft w:val="640"/>
          <w:marRight w:val="0"/>
          <w:marTop w:val="0"/>
          <w:marBottom w:val="0"/>
          <w:divBdr>
            <w:top w:val="none" w:sz="0" w:space="0" w:color="auto"/>
            <w:left w:val="none" w:sz="0" w:space="0" w:color="auto"/>
            <w:bottom w:val="none" w:sz="0" w:space="0" w:color="auto"/>
            <w:right w:val="none" w:sz="0" w:space="0" w:color="auto"/>
          </w:divBdr>
        </w:div>
        <w:div w:id="1325815701">
          <w:marLeft w:val="640"/>
          <w:marRight w:val="0"/>
          <w:marTop w:val="0"/>
          <w:marBottom w:val="0"/>
          <w:divBdr>
            <w:top w:val="none" w:sz="0" w:space="0" w:color="auto"/>
            <w:left w:val="none" w:sz="0" w:space="0" w:color="auto"/>
            <w:bottom w:val="none" w:sz="0" w:space="0" w:color="auto"/>
            <w:right w:val="none" w:sz="0" w:space="0" w:color="auto"/>
          </w:divBdr>
        </w:div>
        <w:div w:id="521020381">
          <w:marLeft w:val="640"/>
          <w:marRight w:val="0"/>
          <w:marTop w:val="0"/>
          <w:marBottom w:val="0"/>
          <w:divBdr>
            <w:top w:val="none" w:sz="0" w:space="0" w:color="auto"/>
            <w:left w:val="none" w:sz="0" w:space="0" w:color="auto"/>
            <w:bottom w:val="none" w:sz="0" w:space="0" w:color="auto"/>
            <w:right w:val="none" w:sz="0" w:space="0" w:color="auto"/>
          </w:divBdr>
        </w:div>
        <w:div w:id="2049790635">
          <w:marLeft w:val="640"/>
          <w:marRight w:val="0"/>
          <w:marTop w:val="0"/>
          <w:marBottom w:val="0"/>
          <w:divBdr>
            <w:top w:val="none" w:sz="0" w:space="0" w:color="auto"/>
            <w:left w:val="none" w:sz="0" w:space="0" w:color="auto"/>
            <w:bottom w:val="none" w:sz="0" w:space="0" w:color="auto"/>
            <w:right w:val="none" w:sz="0" w:space="0" w:color="auto"/>
          </w:divBdr>
        </w:div>
        <w:div w:id="208339968">
          <w:marLeft w:val="640"/>
          <w:marRight w:val="0"/>
          <w:marTop w:val="0"/>
          <w:marBottom w:val="0"/>
          <w:divBdr>
            <w:top w:val="none" w:sz="0" w:space="0" w:color="auto"/>
            <w:left w:val="none" w:sz="0" w:space="0" w:color="auto"/>
            <w:bottom w:val="none" w:sz="0" w:space="0" w:color="auto"/>
            <w:right w:val="none" w:sz="0" w:space="0" w:color="auto"/>
          </w:divBdr>
        </w:div>
        <w:div w:id="2051218723">
          <w:marLeft w:val="640"/>
          <w:marRight w:val="0"/>
          <w:marTop w:val="0"/>
          <w:marBottom w:val="0"/>
          <w:divBdr>
            <w:top w:val="none" w:sz="0" w:space="0" w:color="auto"/>
            <w:left w:val="none" w:sz="0" w:space="0" w:color="auto"/>
            <w:bottom w:val="none" w:sz="0" w:space="0" w:color="auto"/>
            <w:right w:val="none" w:sz="0" w:space="0" w:color="auto"/>
          </w:divBdr>
        </w:div>
        <w:div w:id="1761022858">
          <w:marLeft w:val="640"/>
          <w:marRight w:val="0"/>
          <w:marTop w:val="0"/>
          <w:marBottom w:val="0"/>
          <w:divBdr>
            <w:top w:val="none" w:sz="0" w:space="0" w:color="auto"/>
            <w:left w:val="none" w:sz="0" w:space="0" w:color="auto"/>
            <w:bottom w:val="none" w:sz="0" w:space="0" w:color="auto"/>
            <w:right w:val="none" w:sz="0" w:space="0" w:color="auto"/>
          </w:divBdr>
        </w:div>
        <w:div w:id="450978112">
          <w:marLeft w:val="640"/>
          <w:marRight w:val="0"/>
          <w:marTop w:val="0"/>
          <w:marBottom w:val="0"/>
          <w:divBdr>
            <w:top w:val="none" w:sz="0" w:space="0" w:color="auto"/>
            <w:left w:val="none" w:sz="0" w:space="0" w:color="auto"/>
            <w:bottom w:val="none" w:sz="0" w:space="0" w:color="auto"/>
            <w:right w:val="none" w:sz="0" w:space="0" w:color="auto"/>
          </w:divBdr>
        </w:div>
        <w:div w:id="145124550">
          <w:marLeft w:val="640"/>
          <w:marRight w:val="0"/>
          <w:marTop w:val="0"/>
          <w:marBottom w:val="0"/>
          <w:divBdr>
            <w:top w:val="none" w:sz="0" w:space="0" w:color="auto"/>
            <w:left w:val="none" w:sz="0" w:space="0" w:color="auto"/>
            <w:bottom w:val="none" w:sz="0" w:space="0" w:color="auto"/>
            <w:right w:val="none" w:sz="0" w:space="0" w:color="auto"/>
          </w:divBdr>
        </w:div>
        <w:div w:id="503983266">
          <w:marLeft w:val="640"/>
          <w:marRight w:val="0"/>
          <w:marTop w:val="0"/>
          <w:marBottom w:val="0"/>
          <w:divBdr>
            <w:top w:val="none" w:sz="0" w:space="0" w:color="auto"/>
            <w:left w:val="none" w:sz="0" w:space="0" w:color="auto"/>
            <w:bottom w:val="none" w:sz="0" w:space="0" w:color="auto"/>
            <w:right w:val="none" w:sz="0" w:space="0" w:color="auto"/>
          </w:divBdr>
        </w:div>
        <w:div w:id="1521508394">
          <w:marLeft w:val="640"/>
          <w:marRight w:val="0"/>
          <w:marTop w:val="0"/>
          <w:marBottom w:val="0"/>
          <w:divBdr>
            <w:top w:val="none" w:sz="0" w:space="0" w:color="auto"/>
            <w:left w:val="none" w:sz="0" w:space="0" w:color="auto"/>
            <w:bottom w:val="none" w:sz="0" w:space="0" w:color="auto"/>
            <w:right w:val="none" w:sz="0" w:space="0" w:color="auto"/>
          </w:divBdr>
        </w:div>
        <w:div w:id="1295066846">
          <w:marLeft w:val="640"/>
          <w:marRight w:val="0"/>
          <w:marTop w:val="0"/>
          <w:marBottom w:val="0"/>
          <w:divBdr>
            <w:top w:val="none" w:sz="0" w:space="0" w:color="auto"/>
            <w:left w:val="none" w:sz="0" w:space="0" w:color="auto"/>
            <w:bottom w:val="none" w:sz="0" w:space="0" w:color="auto"/>
            <w:right w:val="none" w:sz="0" w:space="0" w:color="auto"/>
          </w:divBdr>
        </w:div>
        <w:div w:id="688797009">
          <w:marLeft w:val="640"/>
          <w:marRight w:val="0"/>
          <w:marTop w:val="0"/>
          <w:marBottom w:val="0"/>
          <w:divBdr>
            <w:top w:val="none" w:sz="0" w:space="0" w:color="auto"/>
            <w:left w:val="none" w:sz="0" w:space="0" w:color="auto"/>
            <w:bottom w:val="none" w:sz="0" w:space="0" w:color="auto"/>
            <w:right w:val="none" w:sz="0" w:space="0" w:color="auto"/>
          </w:divBdr>
        </w:div>
        <w:div w:id="1770852852">
          <w:marLeft w:val="640"/>
          <w:marRight w:val="0"/>
          <w:marTop w:val="0"/>
          <w:marBottom w:val="0"/>
          <w:divBdr>
            <w:top w:val="none" w:sz="0" w:space="0" w:color="auto"/>
            <w:left w:val="none" w:sz="0" w:space="0" w:color="auto"/>
            <w:bottom w:val="none" w:sz="0" w:space="0" w:color="auto"/>
            <w:right w:val="none" w:sz="0" w:space="0" w:color="auto"/>
          </w:divBdr>
        </w:div>
        <w:div w:id="1526209005">
          <w:marLeft w:val="640"/>
          <w:marRight w:val="0"/>
          <w:marTop w:val="0"/>
          <w:marBottom w:val="0"/>
          <w:divBdr>
            <w:top w:val="none" w:sz="0" w:space="0" w:color="auto"/>
            <w:left w:val="none" w:sz="0" w:space="0" w:color="auto"/>
            <w:bottom w:val="none" w:sz="0" w:space="0" w:color="auto"/>
            <w:right w:val="none" w:sz="0" w:space="0" w:color="auto"/>
          </w:divBdr>
        </w:div>
        <w:div w:id="982849204">
          <w:marLeft w:val="640"/>
          <w:marRight w:val="0"/>
          <w:marTop w:val="0"/>
          <w:marBottom w:val="0"/>
          <w:divBdr>
            <w:top w:val="none" w:sz="0" w:space="0" w:color="auto"/>
            <w:left w:val="none" w:sz="0" w:space="0" w:color="auto"/>
            <w:bottom w:val="none" w:sz="0" w:space="0" w:color="auto"/>
            <w:right w:val="none" w:sz="0" w:space="0" w:color="auto"/>
          </w:divBdr>
        </w:div>
        <w:div w:id="344940918">
          <w:marLeft w:val="640"/>
          <w:marRight w:val="0"/>
          <w:marTop w:val="0"/>
          <w:marBottom w:val="0"/>
          <w:divBdr>
            <w:top w:val="none" w:sz="0" w:space="0" w:color="auto"/>
            <w:left w:val="none" w:sz="0" w:space="0" w:color="auto"/>
            <w:bottom w:val="none" w:sz="0" w:space="0" w:color="auto"/>
            <w:right w:val="none" w:sz="0" w:space="0" w:color="auto"/>
          </w:divBdr>
        </w:div>
        <w:div w:id="166140263">
          <w:marLeft w:val="640"/>
          <w:marRight w:val="0"/>
          <w:marTop w:val="0"/>
          <w:marBottom w:val="0"/>
          <w:divBdr>
            <w:top w:val="none" w:sz="0" w:space="0" w:color="auto"/>
            <w:left w:val="none" w:sz="0" w:space="0" w:color="auto"/>
            <w:bottom w:val="none" w:sz="0" w:space="0" w:color="auto"/>
            <w:right w:val="none" w:sz="0" w:space="0" w:color="auto"/>
          </w:divBdr>
        </w:div>
        <w:div w:id="105277022">
          <w:marLeft w:val="640"/>
          <w:marRight w:val="0"/>
          <w:marTop w:val="0"/>
          <w:marBottom w:val="0"/>
          <w:divBdr>
            <w:top w:val="none" w:sz="0" w:space="0" w:color="auto"/>
            <w:left w:val="none" w:sz="0" w:space="0" w:color="auto"/>
            <w:bottom w:val="none" w:sz="0" w:space="0" w:color="auto"/>
            <w:right w:val="none" w:sz="0" w:space="0" w:color="auto"/>
          </w:divBdr>
        </w:div>
        <w:div w:id="1203790487">
          <w:marLeft w:val="640"/>
          <w:marRight w:val="0"/>
          <w:marTop w:val="0"/>
          <w:marBottom w:val="0"/>
          <w:divBdr>
            <w:top w:val="none" w:sz="0" w:space="0" w:color="auto"/>
            <w:left w:val="none" w:sz="0" w:space="0" w:color="auto"/>
            <w:bottom w:val="none" w:sz="0" w:space="0" w:color="auto"/>
            <w:right w:val="none" w:sz="0" w:space="0" w:color="auto"/>
          </w:divBdr>
        </w:div>
        <w:div w:id="1485733488">
          <w:marLeft w:val="640"/>
          <w:marRight w:val="0"/>
          <w:marTop w:val="0"/>
          <w:marBottom w:val="0"/>
          <w:divBdr>
            <w:top w:val="none" w:sz="0" w:space="0" w:color="auto"/>
            <w:left w:val="none" w:sz="0" w:space="0" w:color="auto"/>
            <w:bottom w:val="none" w:sz="0" w:space="0" w:color="auto"/>
            <w:right w:val="none" w:sz="0" w:space="0" w:color="auto"/>
          </w:divBdr>
        </w:div>
        <w:div w:id="1120027627">
          <w:marLeft w:val="640"/>
          <w:marRight w:val="0"/>
          <w:marTop w:val="0"/>
          <w:marBottom w:val="0"/>
          <w:divBdr>
            <w:top w:val="none" w:sz="0" w:space="0" w:color="auto"/>
            <w:left w:val="none" w:sz="0" w:space="0" w:color="auto"/>
            <w:bottom w:val="none" w:sz="0" w:space="0" w:color="auto"/>
            <w:right w:val="none" w:sz="0" w:space="0" w:color="auto"/>
          </w:divBdr>
        </w:div>
        <w:div w:id="669911371">
          <w:marLeft w:val="640"/>
          <w:marRight w:val="0"/>
          <w:marTop w:val="0"/>
          <w:marBottom w:val="0"/>
          <w:divBdr>
            <w:top w:val="none" w:sz="0" w:space="0" w:color="auto"/>
            <w:left w:val="none" w:sz="0" w:space="0" w:color="auto"/>
            <w:bottom w:val="none" w:sz="0" w:space="0" w:color="auto"/>
            <w:right w:val="none" w:sz="0" w:space="0" w:color="auto"/>
          </w:divBdr>
        </w:div>
        <w:div w:id="461381978">
          <w:marLeft w:val="640"/>
          <w:marRight w:val="0"/>
          <w:marTop w:val="0"/>
          <w:marBottom w:val="0"/>
          <w:divBdr>
            <w:top w:val="none" w:sz="0" w:space="0" w:color="auto"/>
            <w:left w:val="none" w:sz="0" w:space="0" w:color="auto"/>
            <w:bottom w:val="none" w:sz="0" w:space="0" w:color="auto"/>
            <w:right w:val="none" w:sz="0" w:space="0" w:color="auto"/>
          </w:divBdr>
        </w:div>
        <w:div w:id="380059825">
          <w:marLeft w:val="640"/>
          <w:marRight w:val="0"/>
          <w:marTop w:val="0"/>
          <w:marBottom w:val="0"/>
          <w:divBdr>
            <w:top w:val="none" w:sz="0" w:space="0" w:color="auto"/>
            <w:left w:val="none" w:sz="0" w:space="0" w:color="auto"/>
            <w:bottom w:val="none" w:sz="0" w:space="0" w:color="auto"/>
            <w:right w:val="none" w:sz="0" w:space="0" w:color="auto"/>
          </w:divBdr>
        </w:div>
        <w:div w:id="1934821625">
          <w:marLeft w:val="640"/>
          <w:marRight w:val="0"/>
          <w:marTop w:val="0"/>
          <w:marBottom w:val="0"/>
          <w:divBdr>
            <w:top w:val="none" w:sz="0" w:space="0" w:color="auto"/>
            <w:left w:val="none" w:sz="0" w:space="0" w:color="auto"/>
            <w:bottom w:val="none" w:sz="0" w:space="0" w:color="auto"/>
            <w:right w:val="none" w:sz="0" w:space="0" w:color="auto"/>
          </w:divBdr>
        </w:div>
        <w:div w:id="898595611">
          <w:marLeft w:val="640"/>
          <w:marRight w:val="0"/>
          <w:marTop w:val="0"/>
          <w:marBottom w:val="0"/>
          <w:divBdr>
            <w:top w:val="none" w:sz="0" w:space="0" w:color="auto"/>
            <w:left w:val="none" w:sz="0" w:space="0" w:color="auto"/>
            <w:bottom w:val="none" w:sz="0" w:space="0" w:color="auto"/>
            <w:right w:val="none" w:sz="0" w:space="0" w:color="auto"/>
          </w:divBdr>
        </w:div>
        <w:div w:id="1832720737">
          <w:marLeft w:val="640"/>
          <w:marRight w:val="0"/>
          <w:marTop w:val="0"/>
          <w:marBottom w:val="0"/>
          <w:divBdr>
            <w:top w:val="none" w:sz="0" w:space="0" w:color="auto"/>
            <w:left w:val="none" w:sz="0" w:space="0" w:color="auto"/>
            <w:bottom w:val="none" w:sz="0" w:space="0" w:color="auto"/>
            <w:right w:val="none" w:sz="0" w:space="0" w:color="auto"/>
          </w:divBdr>
        </w:div>
        <w:div w:id="542333307">
          <w:marLeft w:val="640"/>
          <w:marRight w:val="0"/>
          <w:marTop w:val="0"/>
          <w:marBottom w:val="0"/>
          <w:divBdr>
            <w:top w:val="none" w:sz="0" w:space="0" w:color="auto"/>
            <w:left w:val="none" w:sz="0" w:space="0" w:color="auto"/>
            <w:bottom w:val="none" w:sz="0" w:space="0" w:color="auto"/>
            <w:right w:val="none" w:sz="0" w:space="0" w:color="auto"/>
          </w:divBdr>
        </w:div>
        <w:div w:id="1664578383">
          <w:marLeft w:val="640"/>
          <w:marRight w:val="0"/>
          <w:marTop w:val="0"/>
          <w:marBottom w:val="0"/>
          <w:divBdr>
            <w:top w:val="none" w:sz="0" w:space="0" w:color="auto"/>
            <w:left w:val="none" w:sz="0" w:space="0" w:color="auto"/>
            <w:bottom w:val="none" w:sz="0" w:space="0" w:color="auto"/>
            <w:right w:val="none" w:sz="0" w:space="0" w:color="auto"/>
          </w:divBdr>
        </w:div>
        <w:div w:id="1472745571">
          <w:marLeft w:val="640"/>
          <w:marRight w:val="0"/>
          <w:marTop w:val="0"/>
          <w:marBottom w:val="0"/>
          <w:divBdr>
            <w:top w:val="none" w:sz="0" w:space="0" w:color="auto"/>
            <w:left w:val="none" w:sz="0" w:space="0" w:color="auto"/>
            <w:bottom w:val="none" w:sz="0" w:space="0" w:color="auto"/>
            <w:right w:val="none" w:sz="0" w:space="0" w:color="auto"/>
          </w:divBdr>
        </w:div>
        <w:div w:id="43455251">
          <w:marLeft w:val="640"/>
          <w:marRight w:val="0"/>
          <w:marTop w:val="0"/>
          <w:marBottom w:val="0"/>
          <w:divBdr>
            <w:top w:val="none" w:sz="0" w:space="0" w:color="auto"/>
            <w:left w:val="none" w:sz="0" w:space="0" w:color="auto"/>
            <w:bottom w:val="none" w:sz="0" w:space="0" w:color="auto"/>
            <w:right w:val="none" w:sz="0" w:space="0" w:color="auto"/>
          </w:divBdr>
        </w:div>
        <w:div w:id="1589920792">
          <w:marLeft w:val="640"/>
          <w:marRight w:val="0"/>
          <w:marTop w:val="0"/>
          <w:marBottom w:val="0"/>
          <w:divBdr>
            <w:top w:val="none" w:sz="0" w:space="0" w:color="auto"/>
            <w:left w:val="none" w:sz="0" w:space="0" w:color="auto"/>
            <w:bottom w:val="none" w:sz="0" w:space="0" w:color="auto"/>
            <w:right w:val="none" w:sz="0" w:space="0" w:color="auto"/>
          </w:divBdr>
        </w:div>
        <w:div w:id="1511719651">
          <w:marLeft w:val="640"/>
          <w:marRight w:val="0"/>
          <w:marTop w:val="0"/>
          <w:marBottom w:val="0"/>
          <w:divBdr>
            <w:top w:val="none" w:sz="0" w:space="0" w:color="auto"/>
            <w:left w:val="none" w:sz="0" w:space="0" w:color="auto"/>
            <w:bottom w:val="none" w:sz="0" w:space="0" w:color="auto"/>
            <w:right w:val="none" w:sz="0" w:space="0" w:color="auto"/>
          </w:divBdr>
        </w:div>
        <w:div w:id="1021509714">
          <w:marLeft w:val="640"/>
          <w:marRight w:val="0"/>
          <w:marTop w:val="0"/>
          <w:marBottom w:val="0"/>
          <w:divBdr>
            <w:top w:val="none" w:sz="0" w:space="0" w:color="auto"/>
            <w:left w:val="none" w:sz="0" w:space="0" w:color="auto"/>
            <w:bottom w:val="none" w:sz="0" w:space="0" w:color="auto"/>
            <w:right w:val="none" w:sz="0" w:space="0" w:color="auto"/>
          </w:divBdr>
        </w:div>
        <w:div w:id="1206941984">
          <w:marLeft w:val="640"/>
          <w:marRight w:val="0"/>
          <w:marTop w:val="0"/>
          <w:marBottom w:val="0"/>
          <w:divBdr>
            <w:top w:val="none" w:sz="0" w:space="0" w:color="auto"/>
            <w:left w:val="none" w:sz="0" w:space="0" w:color="auto"/>
            <w:bottom w:val="none" w:sz="0" w:space="0" w:color="auto"/>
            <w:right w:val="none" w:sz="0" w:space="0" w:color="auto"/>
          </w:divBdr>
        </w:div>
        <w:div w:id="1616936358">
          <w:marLeft w:val="640"/>
          <w:marRight w:val="0"/>
          <w:marTop w:val="0"/>
          <w:marBottom w:val="0"/>
          <w:divBdr>
            <w:top w:val="none" w:sz="0" w:space="0" w:color="auto"/>
            <w:left w:val="none" w:sz="0" w:space="0" w:color="auto"/>
            <w:bottom w:val="none" w:sz="0" w:space="0" w:color="auto"/>
            <w:right w:val="none" w:sz="0" w:space="0" w:color="auto"/>
          </w:divBdr>
        </w:div>
        <w:div w:id="2126537943">
          <w:marLeft w:val="640"/>
          <w:marRight w:val="0"/>
          <w:marTop w:val="0"/>
          <w:marBottom w:val="0"/>
          <w:divBdr>
            <w:top w:val="none" w:sz="0" w:space="0" w:color="auto"/>
            <w:left w:val="none" w:sz="0" w:space="0" w:color="auto"/>
            <w:bottom w:val="none" w:sz="0" w:space="0" w:color="auto"/>
            <w:right w:val="none" w:sz="0" w:space="0" w:color="auto"/>
          </w:divBdr>
        </w:div>
        <w:div w:id="590552634">
          <w:marLeft w:val="640"/>
          <w:marRight w:val="0"/>
          <w:marTop w:val="0"/>
          <w:marBottom w:val="0"/>
          <w:divBdr>
            <w:top w:val="none" w:sz="0" w:space="0" w:color="auto"/>
            <w:left w:val="none" w:sz="0" w:space="0" w:color="auto"/>
            <w:bottom w:val="none" w:sz="0" w:space="0" w:color="auto"/>
            <w:right w:val="none" w:sz="0" w:space="0" w:color="auto"/>
          </w:divBdr>
        </w:div>
        <w:div w:id="366179318">
          <w:marLeft w:val="640"/>
          <w:marRight w:val="0"/>
          <w:marTop w:val="0"/>
          <w:marBottom w:val="0"/>
          <w:divBdr>
            <w:top w:val="none" w:sz="0" w:space="0" w:color="auto"/>
            <w:left w:val="none" w:sz="0" w:space="0" w:color="auto"/>
            <w:bottom w:val="none" w:sz="0" w:space="0" w:color="auto"/>
            <w:right w:val="none" w:sz="0" w:space="0" w:color="auto"/>
          </w:divBdr>
        </w:div>
        <w:div w:id="1280528952">
          <w:marLeft w:val="640"/>
          <w:marRight w:val="0"/>
          <w:marTop w:val="0"/>
          <w:marBottom w:val="0"/>
          <w:divBdr>
            <w:top w:val="none" w:sz="0" w:space="0" w:color="auto"/>
            <w:left w:val="none" w:sz="0" w:space="0" w:color="auto"/>
            <w:bottom w:val="none" w:sz="0" w:space="0" w:color="auto"/>
            <w:right w:val="none" w:sz="0" w:space="0" w:color="auto"/>
          </w:divBdr>
        </w:div>
        <w:div w:id="1546212979">
          <w:marLeft w:val="640"/>
          <w:marRight w:val="0"/>
          <w:marTop w:val="0"/>
          <w:marBottom w:val="0"/>
          <w:divBdr>
            <w:top w:val="none" w:sz="0" w:space="0" w:color="auto"/>
            <w:left w:val="none" w:sz="0" w:space="0" w:color="auto"/>
            <w:bottom w:val="none" w:sz="0" w:space="0" w:color="auto"/>
            <w:right w:val="none" w:sz="0" w:space="0" w:color="auto"/>
          </w:divBdr>
        </w:div>
        <w:div w:id="763916331">
          <w:marLeft w:val="640"/>
          <w:marRight w:val="0"/>
          <w:marTop w:val="0"/>
          <w:marBottom w:val="0"/>
          <w:divBdr>
            <w:top w:val="none" w:sz="0" w:space="0" w:color="auto"/>
            <w:left w:val="none" w:sz="0" w:space="0" w:color="auto"/>
            <w:bottom w:val="none" w:sz="0" w:space="0" w:color="auto"/>
            <w:right w:val="none" w:sz="0" w:space="0" w:color="auto"/>
          </w:divBdr>
        </w:div>
        <w:div w:id="1398699116">
          <w:marLeft w:val="640"/>
          <w:marRight w:val="0"/>
          <w:marTop w:val="0"/>
          <w:marBottom w:val="0"/>
          <w:divBdr>
            <w:top w:val="none" w:sz="0" w:space="0" w:color="auto"/>
            <w:left w:val="none" w:sz="0" w:space="0" w:color="auto"/>
            <w:bottom w:val="none" w:sz="0" w:space="0" w:color="auto"/>
            <w:right w:val="none" w:sz="0" w:space="0" w:color="auto"/>
          </w:divBdr>
        </w:div>
        <w:div w:id="2130737485">
          <w:marLeft w:val="640"/>
          <w:marRight w:val="0"/>
          <w:marTop w:val="0"/>
          <w:marBottom w:val="0"/>
          <w:divBdr>
            <w:top w:val="none" w:sz="0" w:space="0" w:color="auto"/>
            <w:left w:val="none" w:sz="0" w:space="0" w:color="auto"/>
            <w:bottom w:val="none" w:sz="0" w:space="0" w:color="auto"/>
            <w:right w:val="none" w:sz="0" w:space="0" w:color="auto"/>
          </w:divBdr>
        </w:div>
        <w:div w:id="461508958">
          <w:marLeft w:val="640"/>
          <w:marRight w:val="0"/>
          <w:marTop w:val="0"/>
          <w:marBottom w:val="0"/>
          <w:divBdr>
            <w:top w:val="none" w:sz="0" w:space="0" w:color="auto"/>
            <w:left w:val="none" w:sz="0" w:space="0" w:color="auto"/>
            <w:bottom w:val="none" w:sz="0" w:space="0" w:color="auto"/>
            <w:right w:val="none" w:sz="0" w:space="0" w:color="auto"/>
          </w:divBdr>
        </w:div>
        <w:div w:id="1420327777">
          <w:marLeft w:val="640"/>
          <w:marRight w:val="0"/>
          <w:marTop w:val="0"/>
          <w:marBottom w:val="0"/>
          <w:divBdr>
            <w:top w:val="none" w:sz="0" w:space="0" w:color="auto"/>
            <w:left w:val="none" w:sz="0" w:space="0" w:color="auto"/>
            <w:bottom w:val="none" w:sz="0" w:space="0" w:color="auto"/>
            <w:right w:val="none" w:sz="0" w:space="0" w:color="auto"/>
          </w:divBdr>
        </w:div>
        <w:div w:id="1536652943">
          <w:marLeft w:val="640"/>
          <w:marRight w:val="0"/>
          <w:marTop w:val="0"/>
          <w:marBottom w:val="0"/>
          <w:divBdr>
            <w:top w:val="none" w:sz="0" w:space="0" w:color="auto"/>
            <w:left w:val="none" w:sz="0" w:space="0" w:color="auto"/>
            <w:bottom w:val="none" w:sz="0" w:space="0" w:color="auto"/>
            <w:right w:val="none" w:sz="0" w:space="0" w:color="auto"/>
          </w:divBdr>
        </w:div>
        <w:div w:id="85000780">
          <w:marLeft w:val="640"/>
          <w:marRight w:val="0"/>
          <w:marTop w:val="0"/>
          <w:marBottom w:val="0"/>
          <w:divBdr>
            <w:top w:val="none" w:sz="0" w:space="0" w:color="auto"/>
            <w:left w:val="none" w:sz="0" w:space="0" w:color="auto"/>
            <w:bottom w:val="none" w:sz="0" w:space="0" w:color="auto"/>
            <w:right w:val="none" w:sz="0" w:space="0" w:color="auto"/>
          </w:divBdr>
        </w:div>
        <w:div w:id="821505824">
          <w:marLeft w:val="640"/>
          <w:marRight w:val="0"/>
          <w:marTop w:val="0"/>
          <w:marBottom w:val="0"/>
          <w:divBdr>
            <w:top w:val="none" w:sz="0" w:space="0" w:color="auto"/>
            <w:left w:val="none" w:sz="0" w:space="0" w:color="auto"/>
            <w:bottom w:val="none" w:sz="0" w:space="0" w:color="auto"/>
            <w:right w:val="none" w:sz="0" w:space="0" w:color="auto"/>
          </w:divBdr>
        </w:div>
        <w:div w:id="1715351655">
          <w:marLeft w:val="640"/>
          <w:marRight w:val="0"/>
          <w:marTop w:val="0"/>
          <w:marBottom w:val="0"/>
          <w:divBdr>
            <w:top w:val="none" w:sz="0" w:space="0" w:color="auto"/>
            <w:left w:val="none" w:sz="0" w:space="0" w:color="auto"/>
            <w:bottom w:val="none" w:sz="0" w:space="0" w:color="auto"/>
            <w:right w:val="none" w:sz="0" w:space="0" w:color="auto"/>
          </w:divBdr>
        </w:div>
        <w:div w:id="37778314">
          <w:marLeft w:val="640"/>
          <w:marRight w:val="0"/>
          <w:marTop w:val="0"/>
          <w:marBottom w:val="0"/>
          <w:divBdr>
            <w:top w:val="none" w:sz="0" w:space="0" w:color="auto"/>
            <w:left w:val="none" w:sz="0" w:space="0" w:color="auto"/>
            <w:bottom w:val="none" w:sz="0" w:space="0" w:color="auto"/>
            <w:right w:val="none" w:sz="0" w:space="0" w:color="auto"/>
          </w:divBdr>
        </w:div>
        <w:div w:id="499659772">
          <w:marLeft w:val="640"/>
          <w:marRight w:val="0"/>
          <w:marTop w:val="0"/>
          <w:marBottom w:val="0"/>
          <w:divBdr>
            <w:top w:val="none" w:sz="0" w:space="0" w:color="auto"/>
            <w:left w:val="none" w:sz="0" w:space="0" w:color="auto"/>
            <w:bottom w:val="none" w:sz="0" w:space="0" w:color="auto"/>
            <w:right w:val="none" w:sz="0" w:space="0" w:color="auto"/>
          </w:divBdr>
        </w:div>
        <w:div w:id="1360669199">
          <w:marLeft w:val="640"/>
          <w:marRight w:val="0"/>
          <w:marTop w:val="0"/>
          <w:marBottom w:val="0"/>
          <w:divBdr>
            <w:top w:val="none" w:sz="0" w:space="0" w:color="auto"/>
            <w:left w:val="none" w:sz="0" w:space="0" w:color="auto"/>
            <w:bottom w:val="none" w:sz="0" w:space="0" w:color="auto"/>
            <w:right w:val="none" w:sz="0" w:space="0" w:color="auto"/>
          </w:divBdr>
        </w:div>
        <w:div w:id="517083984">
          <w:marLeft w:val="640"/>
          <w:marRight w:val="0"/>
          <w:marTop w:val="0"/>
          <w:marBottom w:val="0"/>
          <w:divBdr>
            <w:top w:val="none" w:sz="0" w:space="0" w:color="auto"/>
            <w:left w:val="none" w:sz="0" w:space="0" w:color="auto"/>
            <w:bottom w:val="none" w:sz="0" w:space="0" w:color="auto"/>
            <w:right w:val="none" w:sz="0" w:space="0" w:color="auto"/>
          </w:divBdr>
        </w:div>
        <w:div w:id="2021930288">
          <w:marLeft w:val="640"/>
          <w:marRight w:val="0"/>
          <w:marTop w:val="0"/>
          <w:marBottom w:val="0"/>
          <w:divBdr>
            <w:top w:val="none" w:sz="0" w:space="0" w:color="auto"/>
            <w:left w:val="none" w:sz="0" w:space="0" w:color="auto"/>
            <w:bottom w:val="none" w:sz="0" w:space="0" w:color="auto"/>
            <w:right w:val="none" w:sz="0" w:space="0" w:color="auto"/>
          </w:divBdr>
        </w:div>
        <w:div w:id="2101020514">
          <w:marLeft w:val="640"/>
          <w:marRight w:val="0"/>
          <w:marTop w:val="0"/>
          <w:marBottom w:val="0"/>
          <w:divBdr>
            <w:top w:val="none" w:sz="0" w:space="0" w:color="auto"/>
            <w:left w:val="none" w:sz="0" w:space="0" w:color="auto"/>
            <w:bottom w:val="none" w:sz="0" w:space="0" w:color="auto"/>
            <w:right w:val="none" w:sz="0" w:space="0" w:color="auto"/>
          </w:divBdr>
        </w:div>
        <w:div w:id="941688046">
          <w:marLeft w:val="640"/>
          <w:marRight w:val="0"/>
          <w:marTop w:val="0"/>
          <w:marBottom w:val="0"/>
          <w:divBdr>
            <w:top w:val="none" w:sz="0" w:space="0" w:color="auto"/>
            <w:left w:val="none" w:sz="0" w:space="0" w:color="auto"/>
            <w:bottom w:val="none" w:sz="0" w:space="0" w:color="auto"/>
            <w:right w:val="none" w:sz="0" w:space="0" w:color="auto"/>
          </w:divBdr>
        </w:div>
        <w:div w:id="804396490">
          <w:marLeft w:val="640"/>
          <w:marRight w:val="0"/>
          <w:marTop w:val="0"/>
          <w:marBottom w:val="0"/>
          <w:divBdr>
            <w:top w:val="none" w:sz="0" w:space="0" w:color="auto"/>
            <w:left w:val="none" w:sz="0" w:space="0" w:color="auto"/>
            <w:bottom w:val="none" w:sz="0" w:space="0" w:color="auto"/>
            <w:right w:val="none" w:sz="0" w:space="0" w:color="auto"/>
          </w:divBdr>
        </w:div>
        <w:div w:id="1674717437">
          <w:marLeft w:val="640"/>
          <w:marRight w:val="0"/>
          <w:marTop w:val="0"/>
          <w:marBottom w:val="0"/>
          <w:divBdr>
            <w:top w:val="none" w:sz="0" w:space="0" w:color="auto"/>
            <w:left w:val="none" w:sz="0" w:space="0" w:color="auto"/>
            <w:bottom w:val="none" w:sz="0" w:space="0" w:color="auto"/>
            <w:right w:val="none" w:sz="0" w:space="0" w:color="auto"/>
          </w:divBdr>
        </w:div>
      </w:divsChild>
    </w:div>
    <w:div w:id="2036691231">
      <w:bodyDiv w:val="1"/>
      <w:marLeft w:val="0"/>
      <w:marRight w:val="0"/>
      <w:marTop w:val="0"/>
      <w:marBottom w:val="0"/>
      <w:divBdr>
        <w:top w:val="none" w:sz="0" w:space="0" w:color="auto"/>
        <w:left w:val="none" w:sz="0" w:space="0" w:color="auto"/>
        <w:bottom w:val="none" w:sz="0" w:space="0" w:color="auto"/>
        <w:right w:val="none" w:sz="0" w:space="0" w:color="auto"/>
      </w:divBdr>
      <w:divsChild>
        <w:div w:id="1293444455">
          <w:marLeft w:val="640"/>
          <w:marRight w:val="0"/>
          <w:marTop w:val="0"/>
          <w:marBottom w:val="0"/>
          <w:divBdr>
            <w:top w:val="none" w:sz="0" w:space="0" w:color="auto"/>
            <w:left w:val="none" w:sz="0" w:space="0" w:color="auto"/>
            <w:bottom w:val="none" w:sz="0" w:space="0" w:color="auto"/>
            <w:right w:val="none" w:sz="0" w:space="0" w:color="auto"/>
          </w:divBdr>
        </w:div>
        <w:div w:id="1312440417">
          <w:marLeft w:val="640"/>
          <w:marRight w:val="0"/>
          <w:marTop w:val="0"/>
          <w:marBottom w:val="0"/>
          <w:divBdr>
            <w:top w:val="none" w:sz="0" w:space="0" w:color="auto"/>
            <w:left w:val="none" w:sz="0" w:space="0" w:color="auto"/>
            <w:bottom w:val="none" w:sz="0" w:space="0" w:color="auto"/>
            <w:right w:val="none" w:sz="0" w:space="0" w:color="auto"/>
          </w:divBdr>
        </w:div>
        <w:div w:id="1777167464">
          <w:marLeft w:val="640"/>
          <w:marRight w:val="0"/>
          <w:marTop w:val="0"/>
          <w:marBottom w:val="0"/>
          <w:divBdr>
            <w:top w:val="none" w:sz="0" w:space="0" w:color="auto"/>
            <w:left w:val="none" w:sz="0" w:space="0" w:color="auto"/>
            <w:bottom w:val="none" w:sz="0" w:space="0" w:color="auto"/>
            <w:right w:val="none" w:sz="0" w:space="0" w:color="auto"/>
          </w:divBdr>
        </w:div>
        <w:div w:id="1867908789">
          <w:marLeft w:val="640"/>
          <w:marRight w:val="0"/>
          <w:marTop w:val="0"/>
          <w:marBottom w:val="0"/>
          <w:divBdr>
            <w:top w:val="none" w:sz="0" w:space="0" w:color="auto"/>
            <w:left w:val="none" w:sz="0" w:space="0" w:color="auto"/>
            <w:bottom w:val="none" w:sz="0" w:space="0" w:color="auto"/>
            <w:right w:val="none" w:sz="0" w:space="0" w:color="auto"/>
          </w:divBdr>
        </w:div>
        <w:div w:id="1418743978">
          <w:marLeft w:val="640"/>
          <w:marRight w:val="0"/>
          <w:marTop w:val="0"/>
          <w:marBottom w:val="0"/>
          <w:divBdr>
            <w:top w:val="none" w:sz="0" w:space="0" w:color="auto"/>
            <w:left w:val="none" w:sz="0" w:space="0" w:color="auto"/>
            <w:bottom w:val="none" w:sz="0" w:space="0" w:color="auto"/>
            <w:right w:val="none" w:sz="0" w:space="0" w:color="auto"/>
          </w:divBdr>
        </w:div>
        <w:div w:id="876430316">
          <w:marLeft w:val="640"/>
          <w:marRight w:val="0"/>
          <w:marTop w:val="0"/>
          <w:marBottom w:val="0"/>
          <w:divBdr>
            <w:top w:val="none" w:sz="0" w:space="0" w:color="auto"/>
            <w:left w:val="none" w:sz="0" w:space="0" w:color="auto"/>
            <w:bottom w:val="none" w:sz="0" w:space="0" w:color="auto"/>
            <w:right w:val="none" w:sz="0" w:space="0" w:color="auto"/>
          </w:divBdr>
        </w:div>
        <w:div w:id="1473446013">
          <w:marLeft w:val="640"/>
          <w:marRight w:val="0"/>
          <w:marTop w:val="0"/>
          <w:marBottom w:val="0"/>
          <w:divBdr>
            <w:top w:val="none" w:sz="0" w:space="0" w:color="auto"/>
            <w:left w:val="none" w:sz="0" w:space="0" w:color="auto"/>
            <w:bottom w:val="none" w:sz="0" w:space="0" w:color="auto"/>
            <w:right w:val="none" w:sz="0" w:space="0" w:color="auto"/>
          </w:divBdr>
        </w:div>
        <w:div w:id="835727018">
          <w:marLeft w:val="640"/>
          <w:marRight w:val="0"/>
          <w:marTop w:val="0"/>
          <w:marBottom w:val="0"/>
          <w:divBdr>
            <w:top w:val="none" w:sz="0" w:space="0" w:color="auto"/>
            <w:left w:val="none" w:sz="0" w:space="0" w:color="auto"/>
            <w:bottom w:val="none" w:sz="0" w:space="0" w:color="auto"/>
            <w:right w:val="none" w:sz="0" w:space="0" w:color="auto"/>
          </w:divBdr>
        </w:div>
        <w:div w:id="1212499313">
          <w:marLeft w:val="640"/>
          <w:marRight w:val="0"/>
          <w:marTop w:val="0"/>
          <w:marBottom w:val="0"/>
          <w:divBdr>
            <w:top w:val="none" w:sz="0" w:space="0" w:color="auto"/>
            <w:left w:val="none" w:sz="0" w:space="0" w:color="auto"/>
            <w:bottom w:val="none" w:sz="0" w:space="0" w:color="auto"/>
            <w:right w:val="none" w:sz="0" w:space="0" w:color="auto"/>
          </w:divBdr>
        </w:div>
        <w:div w:id="373041722">
          <w:marLeft w:val="640"/>
          <w:marRight w:val="0"/>
          <w:marTop w:val="0"/>
          <w:marBottom w:val="0"/>
          <w:divBdr>
            <w:top w:val="none" w:sz="0" w:space="0" w:color="auto"/>
            <w:left w:val="none" w:sz="0" w:space="0" w:color="auto"/>
            <w:bottom w:val="none" w:sz="0" w:space="0" w:color="auto"/>
            <w:right w:val="none" w:sz="0" w:space="0" w:color="auto"/>
          </w:divBdr>
        </w:div>
        <w:div w:id="2034376629">
          <w:marLeft w:val="640"/>
          <w:marRight w:val="0"/>
          <w:marTop w:val="0"/>
          <w:marBottom w:val="0"/>
          <w:divBdr>
            <w:top w:val="none" w:sz="0" w:space="0" w:color="auto"/>
            <w:left w:val="none" w:sz="0" w:space="0" w:color="auto"/>
            <w:bottom w:val="none" w:sz="0" w:space="0" w:color="auto"/>
            <w:right w:val="none" w:sz="0" w:space="0" w:color="auto"/>
          </w:divBdr>
        </w:div>
        <w:div w:id="4135985">
          <w:marLeft w:val="640"/>
          <w:marRight w:val="0"/>
          <w:marTop w:val="0"/>
          <w:marBottom w:val="0"/>
          <w:divBdr>
            <w:top w:val="none" w:sz="0" w:space="0" w:color="auto"/>
            <w:left w:val="none" w:sz="0" w:space="0" w:color="auto"/>
            <w:bottom w:val="none" w:sz="0" w:space="0" w:color="auto"/>
            <w:right w:val="none" w:sz="0" w:space="0" w:color="auto"/>
          </w:divBdr>
        </w:div>
        <w:div w:id="282421680">
          <w:marLeft w:val="640"/>
          <w:marRight w:val="0"/>
          <w:marTop w:val="0"/>
          <w:marBottom w:val="0"/>
          <w:divBdr>
            <w:top w:val="none" w:sz="0" w:space="0" w:color="auto"/>
            <w:left w:val="none" w:sz="0" w:space="0" w:color="auto"/>
            <w:bottom w:val="none" w:sz="0" w:space="0" w:color="auto"/>
            <w:right w:val="none" w:sz="0" w:space="0" w:color="auto"/>
          </w:divBdr>
        </w:div>
        <w:div w:id="954797081">
          <w:marLeft w:val="640"/>
          <w:marRight w:val="0"/>
          <w:marTop w:val="0"/>
          <w:marBottom w:val="0"/>
          <w:divBdr>
            <w:top w:val="none" w:sz="0" w:space="0" w:color="auto"/>
            <w:left w:val="none" w:sz="0" w:space="0" w:color="auto"/>
            <w:bottom w:val="none" w:sz="0" w:space="0" w:color="auto"/>
            <w:right w:val="none" w:sz="0" w:space="0" w:color="auto"/>
          </w:divBdr>
        </w:div>
        <w:div w:id="699087625">
          <w:marLeft w:val="640"/>
          <w:marRight w:val="0"/>
          <w:marTop w:val="0"/>
          <w:marBottom w:val="0"/>
          <w:divBdr>
            <w:top w:val="none" w:sz="0" w:space="0" w:color="auto"/>
            <w:left w:val="none" w:sz="0" w:space="0" w:color="auto"/>
            <w:bottom w:val="none" w:sz="0" w:space="0" w:color="auto"/>
            <w:right w:val="none" w:sz="0" w:space="0" w:color="auto"/>
          </w:divBdr>
        </w:div>
        <w:div w:id="1540976214">
          <w:marLeft w:val="640"/>
          <w:marRight w:val="0"/>
          <w:marTop w:val="0"/>
          <w:marBottom w:val="0"/>
          <w:divBdr>
            <w:top w:val="none" w:sz="0" w:space="0" w:color="auto"/>
            <w:left w:val="none" w:sz="0" w:space="0" w:color="auto"/>
            <w:bottom w:val="none" w:sz="0" w:space="0" w:color="auto"/>
            <w:right w:val="none" w:sz="0" w:space="0" w:color="auto"/>
          </w:divBdr>
        </w:div>
        <w:div w:id="2007052502">
          <w:marLeft w:val="640"/>
          <w:marRight w:val="0"/>
          <w:marTop w:val="0"/>
          <w:marBottom w:val="0"/>
          <w:divBdr>
            <w:top w:val="none" w:sz="0" w:space="0" w:color="auto"/>
            <w:left w:val="none" w:sz="0" w:space="0" w:color="auto"/>
            <w:bottom w:val="none" w:sz="0" w:space="0" w:color="auto"/>
            <w:right w:val="none" w:sz="0" w:space="0" w:color="auto"/>
          </w:divBdr>
        </w:div>
        <w:div w:id="637690776">
          <w:marLeft w:val="640"/>
          <w:marRight w:val="0"/>
          <w:marTop w:val="0"/>
          <w:marBottom w:val="0"/>
          <w:divBdr>
            <w:top w:val="none" w:sz="0" w:space="0" w:color="auto"/>
            <w:left w:val="none" w:sz="0" w:space="0" w:color="auto"/>
            <w:bottom w:val="none" w:sz="0" w:space="0" w:color="auto"/>
            <w:right w:val="none" w:sz="0" w:space="0" w:color="auto"/>
          </w:divBdr>
        </w:div>
        <w:div w:id="1612586898">
          <w:marLeft w:val="640"/>
          <w:marRight w:val="0"/>
          <w:marTop w:val="0"/>
          <w:marBottom w:val="0"/>
          <w:divBdr>
            <w:top w:val="none" w:sz="0" w:space="0" w:color="auto"/>
            <w:left w:val="none" w:sz="0" w:space="0" w:color="auto"/>
            <w:bottom w:val="none" w:sz="0" w:space="0" w:color="auto"/>
            <w:right w:val="none" w:sz="0" w:space="0" w:color="auto"/>
          </w:divBdr>
        </w:div>
        <w:div w:id="576131252">
          <w:marLeft w:val="640"/>
          <w:marRight w:val="0"/>
          <w:marTop w:val="0"/>
          <w:marBottom w:val="0"/>
          <w:divBdr>
            <w:top w:val="none" w:sz="0" w:space="0" w:color="auto"/>
            <w:left w:val="none" w:sz="0" w:space="0" w:color="auto"/>
            <w:bottom w:val="none" w:sz="0" w:space="0" w:color="auto"/>
            <w:right w:val="none" w:sz="0" w:space="0" w:color="auto"/>
          </w:divBdr>
        </w:div>
        <w:div w:id="1605573474">
          <w:marLeft w:val="640"/>
          <w:marRight w:val="0"/>
          <w:marTop w:val="0"/>
          <w:marBottom w:val="0"/>
          <w:divBdr>
            <w:top w:val="none" w:sz="0" w:space="0" w:color="auto"/>
            <w:left w:val="none" w:sz="0" w:space="0" w:color="auto"/>
            <w:bottom w:val="none" w:sz="0" w:space="0" w:color="auto"/>
            <w:right w:val="none" w:sz="0" w:space="0" w:color="auto"/>
          </w:divBdr>
        </w:div>
        <w:div w:id="152264080">
          <w:marLeft w:val="640"/>
          <w:marRight w:val="0"/>
          <w:marTop w:val="0"/>
          <w:marBottom w:val="0"/>
          <w:divBdr>
            <w:top w:val="none" w:sz="0" w:space="0" w:color="auto"/>
            <w:left w:val="none" w:sz="0" w:space="0" w:color="auto"/>
            <w:bottom w:val="none" w:sz="0" w:space="0" w:color="auto"/>
            <w:right w:val="none" w:sz="0" w:space="0" w:color="auto"/>
          </w:divBdr>
        </w:div>
        <w:div w:id="90592922">
          <w:marLeft w:val="640"/>
          <w:marRight w:val="0"/>
          <w:marTop w:val="0"/>
          <w:marBottom w:val="0"/>
          <w:divBdr>
            <w:top w:val="none" w:sz="0" w:space="0" w:color="auto"/>
            <w:left w:val="none" w:sz="0" w:space="0" w:color="auto"/>
            <w:bottom w:val="none" w:sz="0" w:space="0" w:color="auto"/>
            <w:right w:val="none" w:sz="0" w:space="0" w:color="auto"/>
          </w:divBdr>
        </w:div>
        <w:div w:id="2124297769">
          <w:marLeft w:val="640"/>
          <w:marRight w:val="0"/>
          <w:marTop w:val="0"/>
          <w:marBottom w:val="0"/>
          <w:divBdr>
            <w:top w:val="none" w:sz="0" w:space="0" w:color="auto"/>
            <w:left w:val="none" w:sz="0" w:space="0" w:color="auto"/>
            <w:bottom w:val="none" w:sz="0" w:space="0" w:color="auto"/>
            <w:right w:val="none" w:sz="0" w:space="0" w:color="auto"/>
          </w:divBdr>
        </w:div>
        <w:div w:id="1326011642">
          <w:marLeft w:val="640"/>
          <w:marRight w:val="0"/>
          <w:marTop w:val="0"/>
          <w:marBottom w:val="0"/>
          <w:divBdr>
            <w:top w:val="none" w:sz="0" w:space="0" w:color="auto"/>
            <w:left w:val="none" w:sz="0" w:space="0" w:color="auto"/>
            <w:bottom w:val="none" w:sz="0" w:space="0" w:color="auto"/>
            <w:right w:val="none" w:sz="0" w:space="0" w:color="auto"/>
          </w:divBdr>
        </w:div>
        <w:div w:id="484592408">
          <w:marLeft w:val="640"/>
          <w:marRight w:val="0"/>
          <w:marTop w:val="0"/>
          <w:marBottom w:val="0"/>
          <w:divBdr>
            <w:top w:val="none" w:sz="0" w:space="0" w:color="auto"/>
            <w:left w:val="none" w:sz="0" w:space="0" w:color="auto"/>
            <w:bottom w:val="none" w:sz="0" w:space="0" w:color="auto"/>
            <w:right w:val="none" w:sz="0" w:space="0" w:color="auto"/>
          </w:divBdr>
        </w:div>
        <w:div w:id="1921786532">
          <w:marLeft w:val="640"/>
          <w:marRight w:val="0"/>
          <w:marTop w:val="0"/>
          <w:marBottom w:val="0"/>
          <w:divBdr>
            <w:top w:val="none" w:sz="0" w:space="0" w:color="auto"/>
            <w:left w:val="none" w:sz="0" w:space="0" w:color="auto"/>
            <w:bottom w:val="none" w:sz="0" w:space="0" w:color="auto"/>
            <w:right w:val="none" w:sz="0" w:space="0" w:color="auto"/>
          </w:divBdr>
        </w:div>
        <w:div w:id="1926722212">
          <w:marLeft w:val="640"/>
          <w:marRight w:val="0"/>
          <w:marTop w:val="0"/>
          <w:marBottom w:val="0"/>
          <w:divBdr>
            <w:top w:val="none" w:sz="0" w:space="0" w:color="auto"/>
            <w:left w:val="none" w:sz="0" w:space="0" w:color="auto"/>
            <w:bottom w:val="none" w:sz="0" w:space="0" w:color="auto"/>
            <w:right w:val="none" w:sz="0" w:space="0" w:color="auto"/>
          </w:divBdr>
        </w:div>
        <w:div w:id="611670336">
          <w:marLeft w:val="640"/>
          <w:marRight w:val="0"/>
          <w:marTop w:val="0"/>
          <w:marBottom w:val="0"/>
          <w:divBdr>
            <w:top w:val="none" w:sz="0" w:space="0" w:color="auto"/>
            <w:left w:val="none" w:sz="0" w:space="0" w:color="auto"/>
            <w:bottom w:val="none" w:sz="0" w:space="0" w:color="auto"/>
            <w:right w:val="none" w:sz="0" w:space="0" w:color="auto"/>
          </w:divBdr>
        </w:div>
        <w:div w:id="2130539336">
          <w:marLeft w:val="640"/>
          <w:marRight w:val="0"/>
          <w:marTop w:val="0"/>
          <w:marBottom w:val="0"/>
          <w:divBdr>
            <w:top w:val="none" w:sz="0" w:space="0" w:color="auto"/>
            <w:left w:val="none" w:sz="0" w:space="0" w:color="auto"/>
            <w:bottom w:val="none" w:sz="0" w:space="0" w:color="auto"/>
            <w:right w:val="none" w:sz="0" w:space="0" w:color="auto"/>
          </w:divBdr>
        </w:div>
        <w:div w:id="1283414408">
          <w:marLeft w:val="640"/>
          <w:marRight w:val="0"/>
          <w:marTop w:val="0"/>
          <w:marBottom w:val="0"/>
          <w:divBdr>
            <w:top w:val="none" w:sz="0" w:space="0" w:color="auto"/>
            <w:left w:val="none" w:sz="0" w:space="0" w:color="auto"/>
            <w:bottom w:val="none" w:sz="0" w:space="0" w:color="auto"/>
            <w:right w:val="none" w:sz="0" w:space="0" w:color="auto"/>
          </w:divBdr>
        </w:div>
        <w:div w:id="1431319962">
          <w:marLeft w:val="640"/>
          <w:marRight w:val="0"/>
          <w:marTop w:val="0"/>
          <w:marBottom w:val="0"/>
          <w:divBdr>
            <w:top w:val="none" w:sz="0" w:space="0" w:color="auto"/>
            <w:left w:val="none" w:sz="0" w:space="0" w:color="auto"/>
            <w:bottom w:val="none" w:sz="0" w:space="0" w:color="auto"/>
            <w:right w:val="none" w:sz="0" w:space="0" w:color="auto"/>
          </w:divBdr>
        </w:div>
        <w:div w:id="2013484220">
          <w:marLeft w:val="640"/>
          <w:marRight w:val="0"/>
          <w:marTop w:val="0"/>
          <w:marBottom w:val="0"/>
          <w:divBdr>
            <w:top w:val="none" w:sz="0" w:space="0" w:color="auto"/>
            <w:left w:val="none" w:sz="0" w:space="0" w:color="auto"/>
            <w:bottom w:val="none" w:sz="0" w:space="0" w:color="auto"/>
            <w:right w:val="none" w:sz="0" w:space="0" w:color="auto"/>
          </w:divBdr>
        </w:div>
        <w:div w:id="1520967815">
          <w:marLeft w:val="640"/>
          <w:marRight w:val="0"/>
          <w:marTop w:val="0"/>
          <w:marBottom w:val="0"/>
          <w:divBdr>
            <w:top w:val="none" w:sz="0" w:space="0" w:color="auto"/>
            <w:left w:val="none" w:sz="0" w:space="0" w:color="auto"/>
            <w:bottom w:val="none" w:sz="0" w:space="0" w:color="auto"/>
            <w:right w:val="none" w:sz="0" w:space="0" w:color="auto"/>
          </w:divBdr>
        </w:div>
        <w:div w:id="1953898592">
          <w:marLeft w:val="640"/>
          <w:marRight w:val="0"/>
          <w:marTop w:val="0"/>
          <w:marBottom w:val="0"/>
          <w:divBdr>
            <w:top w:val="none" w:sz="0" w:space="0" w:color="auto"/>
            <w:left w:val="none" w:sz="0" w:space="0" w:color="auto"/>
            <w:bottom w:val="none" w:sz="0" w:space="0" w:color="auto"/>
            <w:right w:val="none" w:sz="0" w:space="0" w:color="auto"/>
          </w:divBdr>
        </w:div>
        <w:div w:id="379018222">
          <w:marLeft w:val="640"/>
          <w:marRight w:val="0"/>
          <w:marTop w:val="0"/>
          <w:marBottom w:val="0"/>
          <w:divBdr>
            <w:top w:val="none" w:sz="0" w:space="0" w:color="auto"/>
            <w:left w:val="none" w:sz="0" w:space="0" w:color="auto"/>
            <w:bottom w:val="none" w:sz="0" w:space="0" w:color="auto"/>
            <w:right w:val="none" w:sz="0" w:space="0" w:color="auto"/>
          </w:divBdr>
        </w:div>
        <w:div w:id="1418674048">
          <w:marLeft w:val="640"/>
          <w:marRight w:val="0"/>
          <w:marTop w:val="0"/>
          <w:marBottom w:val="0"/>
          <w:divBdr>
            <w:top w:val="none" w:sz="0" w:space="0" w:color="auto"/>
            <w:left w:val="none" w:sz="0" w:space="0" w:color="auto"/>
            <w:bottom w:val="none" w:sz="0" w:space="0" w:color="auto"/>
            <w:right w:val="none" w:sz="0" w:space="0" w:color="auto"/>
          </w:divBdr>
        </w:div>
        <w:div w:id="669453174">
          <w:marLeft w:val="640"/>
          <w:marRight w:val="0"/>
          <w:marTop w:val="0"/>
          <w:marBottom w:val="0"/>
          <w:divBdr>
            <w:top w:val="none" w:sz="0" w:space="0" w:color="auto"/>
            <w:left w:val="none" w:sz="0" w:space="0" w:color="auto"/>
            <w:bottom w:val="none" w:sz="0" w:space="0" w:color="auto"/>
            <w:right w:val="none" w:sz="0" w:space="0" w:color="auto"/>
          </w:divBdr>
        </w:div>
        <w:div w:id="1075663639">
          <w:marLeft w:val="640"/>
          <w:marRight w:val="0"/>
          <w:marTop w:val="0"/>
          <w:marBottom w:val="0"/>
          <w:divBdr>
            <w:top w:val="none" w:sz="0" w:space="0" w:color="auto"/>
            <w:left w:val="none" w:sz="0" w:space="0" w:color="auto"/>
            <w:bottom w:val="none" w:sz="0" w:space="0" w:color="auto"/>
            <w:right w:val="none" w:sz="0" w:space="0" w:color="auto"/>
          </w:divBdr>
        </w:div>
        <w:div w:id="1097291635">
          <w:marLeft w:val="640"/>
          <w:marRight w:val="0"/>
          <w:marTop w:val="0"/>
          <w:marBottom w:val="0"/>
          <w:divBdr>
            <w:top w:val="none" w:sz="0" w:space="0" w:color="auto"/>
            <w:left w:val="none" w:sz="0" w:space="0" w:color="auto"/>
            <w:bottom w:val="none" w:sz="0" w:space="0" w:color="auto"/>
            <w:right w:val="none" w:sz="0" w:space="0" w:color="auto"/>
          </w:divBdr>
        </w:div>
        <w:div w:id="127626771">
          <w:marLeft w:val="640"/>
          <w:marRight w:val="0"/>
          <w:marTop w:val="0"/>
          <w:marBottom w:val="0"/>
          <w:divBdr>
            <w:top w:val="none" w:sz="0" w:space="0" w:color="auto"/>
            <w:left w:val="none" w:sz="0" w:space="0" w:color="auto"/>
            <w:bottom w:val="none" w:sz="0" w:space="0" w:color="auto"/>
            <w:right w:val="none" w:sz="0" w:space="0" w:color="auto"/>
          </w:divBdr>
        </w:div>
        <w:div w:id="159077009">
          <w:marLeft w:val="640"/>
          <w:marRight w:val="0"/>
          <w:marTop w:val="0"/>
          <w:marBottom w:val="0"/>
          <w:divBdr>
            <w:top w:val="none" w:sz="0" w:space="0" w:color="auto"/>
            <w:left w:val="none" w:sz="0" w:space="0" w:color="auto"/>
            <w:bottom w:val="none" w:sz="0" w:space="0" w:color="auto"/>
            <w:right w:val="none" w:sz="0" w:space="0" w:color="auto"/>
          </w:divBdr>
        </w:div>
        <w:div w:id="488835635">
          <w:marLeft w:val="640"/>
          <w:marRight w:val="0"/>
          <w:marTop w:val="0"/>
          <w:marBottom w:val="0"/>
          <w:divBdr>
            <w:top w:val="none" w:sz="0" w:space="0" w:color="auto"/>
            <w:left w:val="none" w:sz="0" w:space="0" w:color="auto"/>
            <w:bottom w:val="none" w:sz="0" w:space="0" w:color="auto"/>
            <w:right w:val="none" w:sz="0" w:space="0" w:color="auto"/>
          </w:divBdr>
        </w:div>
        <w:div w:id="1185708972">
          <w:marLeft w:val="640"/>
          <w:marRight w:val="0"/>
          <w:marTop w:val="0"/>
          <w:marBottom w:val="0"/>
          <w:divBdr>
            <w:top w:val="none" w:sz="0" w:space="0" w:color="auto"/>
            <w:left w:val="none" w:sz="0" w:space="0" w:color="auto"/>
            <w:bottom w:val="none" w:sz="0" w:space="0" w:color="auto"/>
            <w:right w:val="none" w:sz="0" w:space="0" w:color="auto"/>
          </w:divBdr>
        </w:div>
        <w:div w:id="379012648">
          <w:marLeft w:val="640"/>
          <w:marRight w:val="0"/>
          <w:marTop w:val="0"/>
          <w:marBottom w:val="0"/>
          <w:divBdr>
            <w:top w:val="none" w:sz="0" w:space="0" w:color="auto"/>
            <w:left w:val="none" w:sz="0" w:space="0" w:color="auto"/>
            <w:bottom w:val="none" w:sz="0" w:space="0" w:color="auto"/>
            <w:right w:val="none" w:sz="0" w:space="0" w:color="auto"/>
          </w:divBdr>
        </w:div>
        <w:div w:id="381100235">
          <w:marLeft w:val="640"/>
          <w:marRight w:val="0"/>
          <w:marTop w:val="0"/>
          <w:marBottom w:val="0"/>
          <w:divBdr>
            <w:top w:val="none" w:sz="0" w:space="0" w:color="auto"/>
            <w:left w:val="none" w:sz="0" w:space="0" w:color="auto"/>
            <w:bottom w:val="none" w:sz="0" w:space="0" w:color="auto"/>
            <w:right w:val="none" w:sz="0" w:space="0" w:color="auto"/>
          </w:divBdr>
        </w:div>
        <w:div w:id="654383064">
          <w:marLeft w:val="640"/>
          <w:marRight w:val="0"/>
          <w:marTop w:val="0"/>
          <w:marBottom w:val="0"/>
          <w:divBdr>
            <w:top w:val="none" w:sz="0" w:space="0" w:color="auto"/>
            <w:left w:val="none" w:sz="0" w:space="0" w:color="auto"/>
            <w:bottom w:val="none" w:sz="0" w:space="0" w:color="auto"/>
            <w:right w:val="none" w:sz="0" w:space="0" w:color="auto"/>
          </w:divBdr>
        </w:div>
        <w:div w:id="1454129680">
          <w:marLeft w:val="640"/>
          <w:marRight w:val="0"/>
          <w:marTop w:val="0"/>
          <w:marBottom w:val="0"/>
          <w:divBdr>
            <w:top w:val="none" w:sz="0" w:space="0" w:color="auto"/>
            <w:left w:val="none" w:sz="0" w:space="0" w:color="auto"/>
            <w:bottom w:val="none" w:sz="0" w:space="0" w:color="auto"/>
            <w:right w:val="none" w:sz="0" w:space="0" w:color="auto"/>
          </w:divBdr>
        </w:div>
        <w:div w:id="1843154316">
          <w:marLeft w:val="640"/>
          <w:marRight w:val="0"/>
          <w:marTop w:val="0"/>
          <w:marBottom w:val="0"/>
          <w:divBdr>
            <w:top w:val="none" w:sz="0" w:space="0" w:color="auto"/>
            <w:left w:val="none" w:sz="0" w:space="0" w:color="auto"/>
            <w:bottom w:val="none" w:sz="0" w:space="0" w:color="auto"/>
            <w:right w:val="none" w:sz="0" w:space="0" w:color="auto"/>
          </w:divBdr>
        </w:div>
        <w:div w:id="453329501">
          <w:marLeft w:val="640"/>
          <w:marRight w:val="0"/>
          <w:marTop w:val="0"/>
          <w:marBottom w:val="0"/>
          <w:divBdr>
            <w:top w:val="none" w:sz="0" w:space="0" w:color="auto"/>
            <w:left w:val="none" w:sz="0" w:space="0" w:color="auto"/>
            <w:bottom w:val="none" w:sz="0" w:space="0" w:color="auto"/>
            <w:right w:val="none" w:sz="0" w:space="0" w:color="auto"/>
          </w:divBdr>
        </w:div>
        <w:div w:id="33045270">
          <w:marLeft w:val="640"/>
          <w:marRight w:val="0"/>
          <w:marTop w:val="0"/>
          <w:marBottom w:val="0"/>
          <w:divBdr>
            <w:top w:val="none" w:sz="0" w:space="0" w:color="auto"/>
            <w:left w:val="none" w:sz="0" w:space="0" w:color="auto"/>
            <w:bottom w:val="none" w:sz="0" w:space="0" w:color="auto"/>
            <w:right w:val="none" w:sz="0" w:space="0" w:color="auto"/>
          </w:divBdr>
        </w:div>
        <w:div w:id="1521550634">
          <w:marLeft w:val="640"/>
          <w:marRight w:val="0"/>
          <w:marTop w:val="0"/>
          <w:marBottom w:val="0"/>
          <w:divBdr>
            <w:top w:val="none" w:sz="0" w:space="0" w:color="auto"/>
            <w:left w:val="none" w:sz="0" w:space="0" w:color="auto"/>
            <w:bottom w:val="none" w:sz="0" w:space="0" w:color="auto"/>
            <w:right w:val="none" w:sz="0" w:space="0" w:color="auto"/>
          </w:divBdr>
        </w:div>
        <w:div w:id="945389567">
          <w:marLeft w:val="640"/>
          <w:marRight w:val="0"/>
          <w:marTop w:val="0"/>
          <w:marBottom w:val="0"/>
          <w:divBdr>
            <w:top w:val="none" w:sz="0" w:space="0" w:color="auto"/>
            <w:left w:val="none" w:sz="0" w:space="0" w:color="auto"/>
            <w:bottom w:val="none" w:sz="0" w:space="0" w:color="auto"/>
            <w:right w:val="none" w:sz="0" w:space="0" w:color="auto"/>
          </w:divBdr>
        </w:div>
        <w:div w:id="77943488">
          <w:marLeft w:val="640"/>
          <w:marRight w:val="0"/>
          <w:marTop w:val="0"/>
          <w:marBottom w:val="0"/>
          <w:divBdr>
            <w:top w:val="none" w:sz="0" w:space="0" w:color="auto"/>
            <w:left w:val="none" w:sz="0" w:space="0" w:color="auto"/>
            <w:bottom w:val="none" w:sz="0" w:space="0" w:color="auto"/>
            <w:right w:val="none" w:sz="0" w:space="0" w:color="auto"/>
          </w:divBdr>
        </w:div>
        <w:div w:id="1109664129">
          <w:marLeft w:val="640"/>
          <w:marRight w:val="0"/>
          <w:marTop w:val="0"/>
          <w:marBottom w:val="0"/>
          <w:divBdr>
            <w:top w:val="none" w:sz="0" w:space="0" w:color="auto"/>
            <w:left w:val="none" w:sz="0" w:space="0" w:color="auto"/>
            <w:bottom w:val="none" w:sz="0" w:space="0" w:color="auto"/>
            <w:right w:val="none" w:sz="0" w:space="0" w:color="auto"/>
          </w:divBdr>
        </w:div>
        <w:div w:id="1598363988">
          <w:marLeft w:val="640"/>
          <w:marRight w:val="0"/>
          <w:marTop w:val="0"/>
          <w:marBottom w:val="0"/>
          <w:divBdr>
            <w:top w:val="none" w:sz="0" w:space="0" w:color="auto"/>
            <w:left w:val="none" w:sz="0" w:space="0" w:color="auto"/>
            <w:bottom w:val="none" w:sz="0" w:space="0" w:color="auto"/>
            <w:right w:val="none" w:sz="0" w:space="0" w:color="auto"/>
          </w:divBdr>
        </w:div>
        <w:div w:id="707947276">
          <w:marLeft w:val="640"/>
          <w:marRight w:val="0"/>
          <w:marTop w:val="0"/>
          <w:marBottom w:val="0"/>
          <w:divBdr>
            <w:top w:val="none" w:sz="0" w:space="0" w:color="auto"/>
            <w:left w:val="none" w:sz="0" w:space="0" w:color="auto"/>
            <w:bottom w:val="none" w:sz="0" w:space="0" w:color="auto"/>
            <w:right w:val="none" w:sz="0" w:space="0" w:color="auto"/>
          </w:divBdr>
        </w:div>
        <w:div w:id="1135879670">
          <w:marLeft w:val="640"/>
          <w:marRight w:val="0"/>
          <w:marTop w:val="0"/>
          <w:marBottom w:val="0"/>
          <w:divBdr>
            <w:top w:val="none" w:sz="0" w:space="0" w:color="auto"/>
            <w:left w:val="none" w:sz="0" w:space="0" w:color="auto"/>
            <w:bottom w:val="none" w:sz="0" w:space="0" w:color="auto"/>
            <w:right w:val="none" w:sz="0" w:space="0" w:color="auto"/>
          </w:divBdr>
        </w:div>
        <w:div w:id="1749113684">
          <w:marLeft w:val="640"/>
          <w:marRight w:val="0"/>
          <w:marTop w:val="0"/>
          <w:marBottom w:val="0"/>
          <w:divBdr>
            <w:top w:val="none" w:sz="0" w:space="0" w:color="auto"/>
            <w:left w:val="none" w:sz="0" w:space="0" w:color="auto"/>
            <w:bottom w:val="none" w:sz="0" w:space="0" w:color="auto"/>
            <w:right w:val="none" w:sz="0" w:space="0" w:color="auto"/>
          </w:divBdr>
        </w:div>
        <w:div w:id="1047880079">
          <w:marLeft w:val="640"/>
          <w:marRight w:val="0"/>
          <w:marTop w:val="0"/>
          <w:marBottom w:val="0"/>
          <w:divBdr>
            <w:top w:val="none" w:sz="0" w:space="0" w:color="auto"/>
            <w:left w:val="none" w:sz="0" w:space="0" w:color="auto"/>
            <w:bottom w:val="none" w:sz="0" w:space="0" w:color="auto"/>
            <w:right w:val="none" w:sz="0" w:space="0" w:color="auto"/>
          </w:divBdr>
        </w:div>
        <w:div w:id="1499736960">
          <w:marLeft w:val="640"/>
          <w:marRight w:val="0"/>
          <w:marTop w:val="0"/>
          <w:marBottom w:val="0"/>
          <w:divBdr>
            <w:top w:val="none" w:sz="0" w:space="0" w:color="auto"/>
            <w:left w:val="none" w:sz="0" w:space="0" w:color="auto"/>
            <w:bottom w:val="none" w:sz="0" w:space="0" w:color="auto"/>
            <w:right w:val="none" w:sz="0" w:space="0" w:color="auto"/>
          </w:divBdr>
        </w:div>
        <w:div w:id="1790856193">
          <w:marLeft w:val="640"/>
          <w:marRight w:val="0"/>
          <w:marTop w:val="0"/>
          <w:marBottom w:val="0"/>
          <w:divBdr>
            <w:top w:val="none" w:sz="0" w:space="0" w:color="auto"/>
            <w:left w:val="none" w:sz="0" w:space="0" w:color="auto"/>
            <w:bottom w:val="none" w:sz="0" w:space="0" w:color="auto"/>
            <w:right w:val="none" w:sz="0" w:space="0" w:color="auto"/>
          </w:divBdr>
        </w:div>
        <w:div w:id="1424449449">
          <w:marLeft w:val="640"/>
          <w:marRight w:val="0"/>
          <w:marTop w:val="0"/>
          <w:marBottom w:val="0"/>
          <w:divBdr>
            <w:top w:val="none" w:sz="0" w:space="0" w:color="auto"/>
            <w:left w:val="none" w:sz="0" w:space="0" w:color="auto"/>
            <w:bottom w:val="none" w:sz="0" w:space="0" w:color="auto"/>
            <w:right w:val="none" w:sz="0" w:space="0" w:color="auto"/>
          </w:divBdr>
        </w:div>
        <w:div w:id="155344875">
          <w:marLeft w:val="640"/>
          <w:marRight w:val="0"/>
          <w:marTop w:val="0"/>
          <w:marBottom w:val="0"/>
          <w:divBdr>
            <w:top w:val="none" w:sz="0" w:space="0" w:color="auto"/>
            <w:left w:val="none" w:sz="0" w:space="0" w:color="auto"/>
            <w:bottom w:val="none" w:sz="0" w:space="0" w:color="auto"/>
            <w:right w:val="none" w:sz="0" w:space="0" w:color="auto"/>
          </w:divBdr>
        </w:div>
        <w:div w:id="1475296338">
          <w:marLeft w:val="640"/>
          <w:marRight w:val="0"/>
          <w:marTop w:val="0"/>
          <w:marBottom w:val="0"/>
          <w:divBdr>
            <w:top w:val="none" w:sz="0" w:space="0" w:color="auto"/>
            <w:left w:val="none" w:sz="0" w:space="0" w:color="auto"/>
            <w:bottom w:val="none" w:sz="0" w:space="0" w:color="auto"/>
            <w:right w:val="none" w:sz="0" w:space="0" w:color="auto"/>
          </w:divBdr>
        </w:div>
        <w:div w:id="509413596">
          <w:marLeft w:val="640"/>
          <w:marRight w:val="0"/>
          <w:marTop w:val="0"/>
          <w:marBottom w:val="0"/>
          <w:divBdr>
            <w:top w:val="none" w:sz="0" w:space="0" w:color="auto"/>
            <w:left w:val="none" w:sz="0" w:space="0" w:color="auto"/>
            <w:bottom w:val="none" w:sz="0" w:space="0" w:color="auto"/>
            <w:right w:val="none" w:sz="0" w:space="0" w:color="auto"/>
          </w:divBdr>
        </w:div>
        <w:div w:id="1654404572">
          <w:marLeft w:val="640"/>
          <w:marRight w:val="0"/>
          <w:marTop w:val="0"/>
          <w:marBottom w:val="0"/>
          <w:divBdr>
            <w:top w:val="none" w:sz="0" w:space="0" w:color="auto"/>
            <w:left w:val="none" w:sz="0" w:space="0" w:color="auto"/>
            <w:bottom w:val="none" w:sz="0" w:space="0" w:color="auto"/>
            <w:right w:val="none" w:sz="0" w:space="0" w:color="auto"/>
          </w:divBdr>
        </w:div>
        <w:div w:id="1296059877">
          <w:marLeft w:val="640"/>
          <w:marRight w:val="0"/>
          <w:marTop w:val="0"/>
          <w:marBottom w:val="0"/>
          <w:divBdr>
            <w:top w:val="none" w:sz="0" w:space="0" w:color="auto"/>
            <w:left w:val="none" w:sz="0" w:space="0" w:color="auto"/>
            <w:bottom w:val="none" w:sz="0" w:space="0" w:color="auto"/>
            <w:right w:val="none" w:sz="0" w:space="0" w:color="auto"/>
          </w:divBdr>
        </w:div>
        <w:div w:id="1614509547">
          <w:marLeft w:val="640"/>
          <w:marRight w:val="0"/>
          <w:marTop w:val="0"/>
          <w:marBottom w:val="0"/>
          <w:divBdr>
            <w:top w:val="none" w:sz="0" w:space="0" w:color="auto"/>
            <w:left w:val="none" w:sz="0" w:space="0" w:color="auto"/>
            <w:bottom w:val="none" w:sz="0" w:space="0" w:color="auto"/>
            <w:right w:val="none" w:sz="0" w:space="0" w:color="auto"/>
          </w:divBdr>
        </w:div>
        <w:div w:id="1782841557">
          <w:marLeft w:val="640"/>
          <w:marRight w:val="0"/>
          <w:marTop w:val="0"/>
          <w:marBottom w:val="0"/>
          <w:divBdr>
            <w:top w:val="none" w:sz="0" w:space="0" w:color="auto"/>
            <w:left w:val="none" w:sz="0" w:space="0" w:color="auto"/>
            <w:bottom w:val="none" w:sz="0" w:space="0" w:color="auto"/>
            <w:right w:val="none" w:sz="0" w:space="0" w:color="auto"/>
          </w:divBdr>
        </w:div>
        <w:div w:id="1978100120">
          <w:marLeft w:val="640"/>
          <w:marRight w:val="0"/>
          <w:marTop w:val="0"/>
          <w:marBottom w:val="0"/>
          <w:divBdr>
            <w:top w:val="none" w:sz="0" w:space="0" w:color="auto"/>
            <w:left w:val="none" w:sz="0" w:space="0" w:color="auto"/>
            <w:bottom w:val="none" w:sz="0" w:space="0" w:color="auto"/>
            <w:right w:val="none" w:sz="0" w:space="0" w:color="auto"/>
          </w:divBdr>
        </w:div>
        <w:div w:id="624774149">
          <w:marLeft w:val="640"/>
          <w:marRight w:val="0"/>
          <w:marTop w:val="0"/>
          <w:marBottom w:val="0"/>
          <w:divBdr>
            <w:top w:val="none" w:sz="0" w:space="0" w:color="auto"/>
            <w:left w:val="none" w:sz="0" w:space="0" w:color="auto"/>
            <w:bottom w:val="none" w:sz="0" w:space="0" w:color="auto"/>
            <w:right w:val="none" w:sz="0" w:space="0" w:color="auto"/>
          </w:divBdr>
        </w:div>
        <w:div w:id="185027535">
          <w:marLeft w:val="640"/>
          <w:marRight w:val="0"/>
          <w:marTop w:val="0"/>
          <w:marBottom w:val="0"/>
          <w:divBdr>
            <w:top w:val="none" w:sz="0" w:space="0" w:color="auto"/>
            <w:left w:val="none" w:sz="0" w:space="0" w:color="auto"/>
            <w:bottom w:val="none" w:sz="0" w:space="0" w:color="auto"/>
            <w:right w:val="none" w:sz="0" w:space="0" w:color="auto"/>
          </w:divBdr>
        </w:div>
        <w:div w:id="1486504699">
          <w:marLeft w:val="640"/>
          <w:marRight w:val="0"/>
          <w:marTop w:val="0"/>
          <w:marBottom w:val="0"/>
          <w:divBdr>
            <w:top w:val="none" w:sz="0" w:space="0" w:color="auto"/>
            <w:left w:val="none" w:sz="0" w:space="0" w:color="auto"/>
            <w:bottom w:val="none" w:sz="0" w:space="0" w:color="auto"/>
            <w:right w:val="none" w:sz="0" w:space="0" w:color="auto"/>
          </w:divBdr>
        </w:div>
        <w:div w:id="1163158299">
          <w:marLeft w:val="640"/>
          <w:marRight w:val="0"/>
          <w:marTop w:val="0"/>
          <w:marBottom w:val="0"/>
          <w:divBdr>
            <w:top w:val="none" w:sz="0" w:space="0" w:color="auto"/>
            <w:left w:val="none" w:sz="0" w:space="0" w:color="auto"/>
            <w:bottom w:val="none" w:sz="0" w:space="0" w:color="auto"/>
            <w:right w:val="none" w:sz="0" w:space="0" w:color="auto"/>
          </w:divBdr>
        </w:div>
        <w:div w:id="973172101">
          <w:marLeft w:val="640"/>
          <w:marRight w:val="0"/>
          <w:marTop w:val="0"/>
          <w:marBottom w:val="0"/>
          <w:divBdr>
            <w:top w:val="none" w:sz="0" w:space="0" w:color="auto"/>
            <w:left w:val="none" w:sz="0" w:space="0" w:color="auto"/>
            <w:bottom w:val="none" w:sz="0" w:space="0" w:color="auto"/>
            <w:right w:val="none" w:sz="0" w:space="0" w:color="auto"/>
          </w:divBdr>
        </w:div>
        <w:div w:id="989753168">
          <w:marLeft w:val="640"/>
          <w:marRight w:val="0"/>
          <w:marTop w:val="0"/>
          <w:marBottom w:val="0"/>
          <w:divBdr>
            <w:top w:val="none" w:sz="0" w:space="0" w:color="auto"/>
            <w:left w:val="none" w:sz="0" w:space="0" w:color="auto"/>
            <w:bottom w:val="none" w:sz="0" w:space="0" w:color="auto"/>
            <w:right w:val="none" w:sz="0" w:space="0" w:color="auto"/>
          </w:divBdr>
        </w:div>
        <w:div w:id="2079937962">
          <w:marLeft w:val="640"/>
          <w:marRight w:val="0"/>
          <w:marTop w:val="0"/>
          <w:marBottom w:val="0"/>
          <w:divBdr>
            <w:top w:val="none" w:sz="0" w:space="0" w:color="auto"/>
            <w:left w:val="none" w:sz="0" w:space="0" w:color="auto"/>
            <w:bottom w:val="none" w:sz="0" w:space="0" w:color="auto"/>
            <w:right w:val="none" w:sz="0" w:space="0" w:color="auto"/>
          </w:divBdr>
        </w:div>
        <w:div w:id="106121327">
          <w:marLeft w:val="640"/>
          <w:marRight w:val="0"/>
          <w:marTop w:val="0"/>
          <w:marBottom w:val="0"/>
          <w:divBdr>
            <w:top w:val="none" w:sz="0" w:space="0" w:color="auto"/>
            <w:left w:val="none" w:sz="0" w:space="0" w:color="auto"/>
            <w:bottom w:val="none" w:sz="0" w:space="0" w:color="auto"/>
            <w:right w:val="none" w:sz="0" w:space="0" w:color="auto"/>
          </w:divBdr>
        </w:div>
        <w:div w:id="1648897550">
          <w:marLeft w:val="640"/>
          <w:marRight w:val="0"/>
          <w:marTop w:val="0"/>
          <w:marBottom w:val="0"/>
          <w:divBdr>
            <w:top w:val="none" w:sz="0" w:space="0" w:color="auto"/>
            <w:left w:val="none" w:sz="0" w:space="0" w:color="auto"/>
            <w:bottom w:val="none" w:sz="0" w:space="0" w:color="auto"/>
            <w:right w:val="none" w:sz="0" w:space="0" w:color="auto"/>
          </w:divBdr>
        </w:div>
        <w:div w:id="1615552844">
          <w:marLeft w:val="640"/>
          <w:marRight w:val="0"/>
          <w:marTop w:val="0"/>
          <w:marBottom w:val="0"/>
          <w:divBdr>
            <w:top w:val="none" w:sz="0" w:space="0" w:color="auto"/>
            <w:left w:val="none" w:sz="0" w:space="0" w:color="auto"/>
            <w:bottom w:val="none" w:sz="0" w:space="0" w:color="auto"/>
            <w:right w:val="none" w:sz="0" w:space="0" w:color="auto"/>
          </w:divBdr>
        </w:div>
        <w:div w:id="1178808008">
          <w:marLeft w:val="640"/>
          <w:marRight w:val="0"/>
          <w:marTop w:val="0"/>
          <w:marBottom w:val="0"/>
          <w:divBdr>
            <w:top w:val="none" w:sz="0" w:space="0" w:color="auto"/>
            <w:left w:val="none" w:sz="0" w:space="0" w:color="auto"/>
            <w:bottom w:val="none" w:sz="0" w:space="0" w:color="auto"/>
            <w:right w:val="none" w:sz="0" w:space="0" w:color="auto"/>
          </w:divBdr>
        </w:div>
        <w:div w:id="1094547114">
          <w:marLeft w:val="640"/>
          <w:marRight w:val="0"/>
          <w:marTop w:val="0"/>
          <w:marBottom w:val="0"/>
          <w:divBdr>
            <w:top w:val="none" w:sz="0" w:space="0" w:color="auto"/>
            <w:left w:val="none" w:sz="0" w:space="0" w:color="auto"/>
            <w:bottom w:val="none" w:sz="0" w:space="0" w:color="auto"/>
            <w:right w:val="none" w:sz="0" w:space="0" w:color="auto"/>
          </w:divBdr>
        </w:div>
        <w:div w:id="345329926">
          <w:marLeft w:val="640"/>
          <w:marRight w:val="0"/>
          <w:marTop w:val="0"/>
          <w:marBottom w:val="0"/>
          <w:divBdr>
            <w:top w:val="none" w:sz="0" w:space="0" w:color="auto"/>
            <w:left w:val="none" w:sz="0" w:space="0" w:color="auto"/>
            <w:bottom w:val="none" w:sz="0" w:space="0" w:color="auto"/>
            <w:right w:val="none" w:sz="0" w:space="0" w:color="auto"/>
          </w:divBdr>
        </w:div>
        <w:div w:id="65423275">
          <w:marLeft w:val="640"/>
          <w:marRight w:val="0"/>
          <w:marTop w:val="0"/>
          <w:marBottom w:val="0"/>
          <w:divBdr>
            <w:top w:val="none" w:sz="0" w:space="0" w:color="auto"/>
            <w:left w:val="none" w:sz="0" w:space="0" w:color="auto"/>
            <w:bottom w:val="none" w:sz="0" w:space="0" w:color="auto"/>
            <w:right w:val="none" w:sz="0" w:space="0" w:color="auto"/>
          </w:divBdr>
        </w:div>
        <w:div w:id="450560509">
          <w:marLeft w:val="640"/>
          <w:marRight w:val="0"/>
          <w:marTop w:val="0"/>
          <w:marBottom w:val="0"/>
          <w:divBdr>
            <w:top w:val="none" w:sz="0" w:space="0" w:color="auto"/>
            <w:left w:val="none" w:sz="0" w:space="0" w:color="auto"/>
            <w:bottom w:val="none" w:sz="0" w:space="0" w:color="auto"/>
            <w:right w:val="none" w:sz="0" w:space="0" w:color="auto"/>
          </w:divBdr>
        </w:div>
        <w:div w:id="1644044979">
          <w:marLeft w:val="640"/>
          <w:marRight w:val="0"/>
          <w:marTop w:val="0"/>
          <w:marBottom w:val="0"/>
          <w:divBdr>
            <w:top w:val="none" w:sz="0" w:space="0" w:color="auto"/>
            <w:left w:val="none" w:sz="0" w:space="0" w:color="auto"/>
            <w:bottom w:val="none" w:sz="0" w:space="0" w:color="auto"/>
            <w:right w:val="none" w:sz="0" w:space="0" w:color="auto"/>
          </w:divBdr>
        </w:div>
        <w:div w:id="1243685454">
          <w:marLeft w:val="640"/>
          <w:marRight w:val="0"/>
          <w:marTop w:val="0"/>
          <w:marBottom w:val="0"/>
          <w:divBdr>
            <w:top w:val="none" w:sz="0" w:space="0" w:color="auto"/>
            <w:left w:val="none" w:sz="0" w:space="0" w:color="auto"/>
            <w:bottom w:val="none" w:sz="0" w:space="0" w:color="auto"/>
            <w:right w:val="none" w:sz="0" w:space="0" w:color="auto"/>
          </w:divBdr>
        </w:div>
        <w:div w:id="246811672">
          <w:marLeft w:val="640"/>
          <w:marRight w:val="0"/>
          <w:marTop w:val="0"/>
          <w:marBottom w:val="0"/>
          <w:divBdr>
            <w:top w:val="none" w:sz="0" w:space="0" w:color="auto"/>
            <w:left w:val="none" w:sz="0" w:space="0" w:color="auto"/>
            <w:bottom w:val="none" w:sz="0" w:space="0" w:color="auto"/>
            <w:right w:val="none" w:sz="0" w:space="0" w:color="auto"/>
          </w:divBdr>
        </w:div>
        <w:div w:id="312299684">
          <w:marLeft w:val="640"/>
          <w:marRight w:val="0"/>
          <w:marTop w:val="0"/>
          <w:marBottom w:val="0"/>
          <w:divBdr>
            <w:top w:val="none" w:sz="0" w:space="0" w:color="auto"/>
            <w:left w:val="none" w:sz="0" w:space="0" w:color="auto"/>
            <w:bottom w:val="none" w:sz="0" w:space="0" w:color="auto"/>
            <w:right w:val="none" w:sz="0" w:space="0" w:color="auto"/>
          </w:divBdr>
        </w:div>
        <w:div w:id="1175339117">
          <w:marLeft w:val="640"/>
          <w:marRight w:val="0"/>
          <w:marTop w:val="0"/>
          <w:marBottom w:val="0"/>
          <w:divBdr>
            <w:top w:val="none" w:sz="0" w:space="0" w:color="auto"/>
            <w:left w:val="none" w:sz="0" w:space="0" w:color="auto"/>
            <w:bottom w:val="none" w:sz="0" w:space="0" w:color="auto"/>
            <w:right w:val="none" w:sz="0" w:space="0" w:color="auto"/>
          </w:divBdr>
        </w:div>
        <w:div w:id="580025493">
          <w:marLeft w:val="640"/>
          <w:marRight w:val="0"/>
          <w:marTop w:val="0"/>
          <w:marBottom w:val="0"/>
          <w:divBdr>
            <w:top w:val="none" w:sz="0" w:space="0" w:color="auto"/>
            <w:left w:val="none" w:sz="0" w:space="0" w:color="auto"/>
            <w:bottom w:val="none" w:sz="0" w:space="0" w:color="auto"/>
            <w:right w:val="none" w:sz="0" w:space="0" w:color="auto"/>
          </w:divBdr>
        </w:div>
        <w:div w:id="316957094">
          <w:marLeft w:val="640"/>
          <w:marRight w:val="0"/>
          <w:marTop w:val="0"/>
          <w:marBottom w:val="0"/>
          <w:divBdr>
            <w:top w:val="none" w:sz="0" w:space="0" w:color="auto"/>
            <w:left w:val="none" w:sz="0" w:space="0" w:color="auto"/>
            <w:bottom w:val="none" w:sz="0" w:space="0" w:color="auto"/>
            <w:right w:val="none" w:sz="0" w:space="0" w:color="auto"/>
          </w:divBdr>
        </w:div>
        <w:div w:id="959721207">
          <w:marLeft w:val="640"/>
          <w:marRight w:val="0"/>
          <w:marTop w:val="0"/>
          <w:marBottom w:val="0"/>
          <w:divBdr>
            <w:top w:val="none" w:sz="0" w:space="0" w:color="auto"/>
            <w:left w:val="none" w:sz="0" w:space="0" w:color="auto"/>
            <w:bottom w:val="none" w:sz="0" w:space="0" w:color="auto"/>
            <w:right w:val="none" w:sz="0" w:space="0" w:color="auto"/>
          </w:divBdr>
        </w:div>
        <w:div w:id="1612854766">
          <w:marLeft w:val="640"/>
          <w:marRight w:val="0"/>
          <w:marTop w:val="0"/>
          <w:marBottom w:val="0"/>
          <w:divBdr>
            <w:top w:val="none" w:sz="0" w:space="0" w:color="auto"/>
            <w:left w:val="none" w:sz="0" w:space="0" w:color="auto"/>
            <w:bottom w:val="none" w:sz="0" w:space="0" w:color="auto"/>
            <w:right w:val="none" w:sz="0" w:space="0" w:color="auto"/>
          </w:divBdr>
        </w:div>
        <w:div w:id="232854477">
          <w:marLeft w:val="640"/>
          <w:marRight w:val="0"/>
          <w:marTop w:val="0"/>
          <w:marBottom w:val="0"/>
          <w:divBdr>
            <w:top w:val="none" w:sz="0" w:space="0" w:color="auto"/>
            <w:left w:val="none" w:sz="0" w:space="0" w:color="auto"/>
            <w:bottom w:val="none" w:sz="0" w:space="0" w:color="auto"/>
            <w:right w:val="none" w:sz="0" w:space="0" w:color="auto"/>
          </w:divBdr>
        </w:div>
        <w:div w:id="756753486">
          <w:marLeft w:val="640"/>
          <w:marRight w:val="0"/>
          <w:marTop w:val="0"/>
          <w:marBottom w:val="0"/>
          <w:divBdr>
            <w:top w:val="none" w:sz="0" w:space="0" w:color="auto"/>
            <w:left w:val="none" w:sz="0" w:space="0" w:color="auto"/>
            <w:bottom w:val="none" w:sz="0" w:space="0" w:color="auto"/>
            <w:right w:val="none" w:sz="0" w:space="0" w:color="auto"/>
          </w:divBdr>
        </w:div>
        <w:div w:id="1691684226">
          <w:marLeft w:val="640"/>
          <w:marRight w:val="0"/>
          <w:marTop w:val="0"/>
          <w:marBottom w:val="0"/>
          <w:divBdr>
            <w:top w:val="none" w:sz="0" w:space="0" w:color="auto"/>
            <w:left w:val="none" w:sz="0" w:space="0" w:color="auto"/>
            <w:bottom w:val="none" w:sz="0" w:space="0" w:color="auto"/>
            <w:right w:val="none" w:sz="0" w:space="0" w:color="auto"/>
          </w:divBdr>
        </w:div>
        <w:div w:id="945425830">
          <w:marLeft w:val="640"/>
          <w:marRight w:val="0"/>
          <w:marTop w:val="0"/>
          <w:marBottom w:val="0"/>
          <w:divBdr>
            <w:top w:val="none" w:sz="0" w:space="0" w:color="auto"/>
            <w:left w:val="none" w:sz="0" w:space="0" w:color="auto"/>
            <w:bottom w:val="none" w:sz="0" w:space="0" w:color="auto"/>
            <w:right w:val="none" w:sz="0" w:space="0" w:color="auto"/>
          </w:divBdr>
        </w:div>
        <w:div w:id="884178021">
          <w:marLeft w:val="640"/>
          <w:marRight w:val="0"/>
          <w:marTop w:val="0"/>
          <w:marBottom w:val="0"/>
          <w:divBdr>
            <w:top w:val="none" w:sz="0" w:space="0" w:color="auto"/>
            <w:left w:val="none" w:sz="0" w:space="0" w:color="auto"/>
            <w:bottom w:val="none" w:sz="0" w:space="0" w:color="auto"/>
            <w:right w:val="none" w:sz="0" w:space="0" w:color="auto"/>
          </w:divBdr>
        </w:div>
        <w:div w:id="1524436300">
          <w:marLeft w:val="640"/>
          <w:marRight w:val="0"/>
          <w:marTop w:val="0"/>
          <w:marBottom w:val="0"/>
          <w:divBdr>
            <w:top w:val="none" w:sz="0" w:space="0" w:color="auto"/>
            <w:left w:val="none" w:sz="0" w:space="0" w:color="auto"/>
            <w:bottom w:val="none" w:sz="0" w:space="0" w:color="auto"/>
            <w:right w:val="none" w:sz="0" w:space="0" w:color="auto"/>
          </w:divBdr>
        </w:div>
        <w:div w:id="562175751">
          <w:marLeft w:val="640"/>
          <w:marRight w:val="0"/>
          <w:marTop w:val="0"/>
          <w:marBottom w:val="0"/>
          <w:divBdr>
            <w:top w:val="none" w:sz="0" w:space="0" w:color="auto"/>
            <w:left w:val="none" w:sz="0" w:space="0" w:color="auto"/>
            <w:bottom w:val="none" w:sz="0" w:space="0" w:color="auto"/>
            <w:right w:val="none" w:sz="0" w:space="0" w:color="auto"/>
          </w:divBdr>
        </w:div>
        <w:div w:id="1356272191">
          <w:marLeft w:val="640"/>
          <w:marRight w:val="0"/>
          <w:marTop w:val="0"/>
          <w:marBottom w:val="0"/>
          <w:divBdr>
            <w:top w:val="none" w:sz="0" w:space="0" w:color="auto"/>
            <w:left w:val="none" w:sz="0" w:space="0" w:color="auto"/>
            <w:bottom w:val="none" w:sz="0" w:space="0" w:color="auto"/>
            <w:right w:val="none" w:sz="0" w:space="0" w:color="auto"/>
          </w:divBdr>
        </w:div>
        <w:div w:id="275605125">
          <w:marLeft w:val="640"/>
          <w:marRight w:val="0"/>
          <w:marTop w:val="0"/>
          <w:marBottom w:val="0"/>
          <w:divBdr>
            <w:top w:val="none" w:sz="0" w:space="0" w:color="auto"/>
            <w:left w:val="none" w:sz="0" w:space="0" w:color="auto"/>
            <w:bottom w:val="none" w:sz="0" w:space="0" w:color="auto"/>
            <w:right w:val="none" w:sz="0" w:space="0" w:color="auto"/>
          </w:divBdr>
        </w:div>
        <w:div w:id="336276208">
          <w:marLeft w:val="640"/>
          <w:marRight w:val="0"/>
          <w:marTop w:val="0"/>
          <w:marBottom w:val="0"/>
          <w:divBdr>
            <w:top w:val="none" w:sz="0" w:space="0" w:color="auto"/>
            <w:left w:val="none" w:sz="0" w:space="0" w:color="auto"/>
            <w:bottom w:val="none" w:sz="0" w:space="0" w:color="auto"/>
            <w:right w:val="none" w:sz="0" w:space="0" w:color="auto"/>
          </w:divBdr>
        </w:div>
        <w:div w:id="1480919020">
          <w:marLeft w:val="640"/>
          <w:marRight w:val="0"/>
          <w:marTop w:val="0"/>
          <w:marBottom w:val="0"/>
          <w:divBdr>
            <w:top w:val="none" w:sz="0" w:space="0" w:color="auto"/>
            <w:left w:val="none" w:sz="0" w:space="0" w:color="auto"/>
            <w:bottom w:val="none" w:sz="0" w:space="0" w:color="auto"/>
            <w:right w:val="none" w:sz="0" w:space="0" w:color="auto"/>
          </w:divBdr>
        </w:div>
        <w:div w:id="1676684732">
          <w:marLeft w:val="640"/>
          <w:marRight w:val="0"/>
          <w:marTop w:val="0"/>
          <w:marBottom w:val="0"/>
          <w:divBdr>
            <w:top w:val="none" w:sz="0" w:space="0" w:color="auto"/>
            <w:left w:val="none" w:sz="0" w:space="0" w:color="auto"/>
            <w:bottom w:val="none" w:sz="0" w:space="0" w:color="auto"/>
            <w:right w:val="none" w:sz="0" w:space="0" w:color="auto"/>
          </w:divBdr>
        </w:div>
        <w:div w:id="469133180">
          <w:marLeft w:val="640"/>
          <w:marRight w:val="0"/>
          <w:marTop w:val="0"/>
          <w:marBottom w:val="0"/>
          <w:divBdr>
            <w:top w:val="none" w:sz="0" w:space="0" w:color="auto"/>
            <w:left w:val="none" w:sz="0" w:space="0" w:color="auto"/>
            <w:bottom w:val="none" w:sz="0" w:space="0" w:color="auto"/>
            <w:right w:val="none" w:sz="0" w:space="0" w:color="auto"/>
          </w:divBdr>
        </w:div>
        <w:div w:id="511185005">
          <w:marLeft w:val="640"/>
          <w:marRight w:val="0"/>
          <w:marTop w:val="0"/>
          <w:marBottom w:val="0"/>
          <w:divBdr>
            <w:top w:val="none" w:sz="0" w:space="0" w:color="auto"/>
            <w:left w:val="none" w:sz="0" w:space="0" w:color="auto"/>
            <w:bottom w:val="none" w:sz="0" w:space="0" w:color="auto"/>
            <w:right w:val="none" w:sz="0" w:space="0" w:color="auto"/>
          </w:divBdr>
        </w:div>
        <w:div w:id="804002840">
          <w:marLeft w:val="640"/>
          <w:marRight w:val="0"/>
          <w:marTop w:val="0"/>
          <w:marBottom w:val="0"/>
          <w:divBdr>
            <w:top w:val="none" w:sz="0" w:space="0" w:color="auto"/>
            <w:left w:val="none" w:sz="0" w:space="0" w:color="auto"/>
            <w:bottom w:val="none" w:sz="0" w:space="0" w:color="auto"/>
            <w:right w:val="none" w:sz="0" w:space="0" w:color="auto"/>
          </w:divBdr>
        </w:div>
        <w:div w:id="1423991592">
          <w:marLeft w:val="640"/>
          <w:marRight w:val="0"/>
          <w:marTop w:val="0"/>
          <w:marBottom w:val="0"/>
          <w:divBdr>
            <w:top w:val="none" w:sz="0" w:space="0" w:color="auto"/>
            <w:left w:val="none" w:sz="0" w:space="0" w:color="auto"/>
            <w:bottom w:val="none" w:sz="0" w:space="0" w:color="auto"/>
            <w:right w:val="none" w:sz="0" w:space="0" w:color="auto"/>
          </w:divBdr>
        </w:div>
        <w:div w:id="282276845">
          <w:marLeft w:val="640"/>
          <w:marRight w:val="0"/>
          <w:marTop w:val="0"/>
          <w:marBottom w:val="0"/>
          <w:divBdr>
            <w:top w:val="none" w:sz="0" w:space="0" w:color="auto"/>
            <w:left w:val="none" w:sz="0" w:space="0" w:color="auto"/>
            <w:bottom w:val="none" w:sz="0" w:space="0" w:color="auto"/>
            <w:right w:val="none" w:sz="0" w:space="0" w:color="auto"/>
          </w:divBdr>
        </w:div>
        <w:div w:id="850141013">
          <w:marLeft w:val="640"/>
          <w:marRight w:val="0"/>
          <w:marTop w:val="0"/>
          <w:marBottom w:val="0"/>
          <w:divBdr>
            <w:top w:val="none" w:sz="0" w:space="0" w:color="auto"/>
            <w:left w:val="none" w:sz="0" w:space="0" w:color="auto"/>
            <w:bottom w:val="none" w:sz="0" w:space="0" w:color="auto"/>
            <w:right w:val="none" w:sz="0" w:space="0" w:color="auto"/>
          </w:divBdr>
        </w:div>
        <w:div w:id="166213846">
          <w:marLeft w:val="640"/>
          <w:marRight w:val="0"/>
          <w:marTop w:val="0"/>
          <w:marBottom w:val="0"/>
          <w:divBdr>
            <w:top w:val="none" w:sz="0" w:space="0" w:color="auto"/>
            <w:left w:val="none" w:sz="0" w:space="0" w:color="auto"/>
            <w:bottom w:val="none" w:sz="0" w:space="0" w:color="auto"/>
            <w:right w:val="none" w:sz="0" w:space="0" w:color="auto"/>
          </w:divBdr>
        </w:div>
      </w:divsChild>
    </w:div>
    <w:div w:id="2043283778">
      <w:bodyDiv w:val="1"/>
      <w:marLeft w:val="0"/>
      <w:marRight w:val="0"/>
      <w:marTop w:val="0"/>
      <w:marBottom w:val="0"/>
      <w:divBdr>
        <w:top w:val="none" w:sz="0" w:space="0" w:color="auto"/>
        <w:left w:val="none" w:sz="0" w:space="0" w:color="auto"/>
        <w:bottom w:val="none" w:sz="0" w:space="0" w:color="auto"/>
        <w:right w:val="none" w:sz="0" w:space="0" w:color="auto"/>
      </w:divBdr>
      <w:divsChild>
        <w:div w:id="1865442559">
          <w:marLeft w:val="640"/>
          <w:marRight w:val="0"/>
          <w:marTop w:val="0"/>
          <w:marBottom w:val="0"/>
          <w:divBdr>
            <w:top w:val="none" w:sz="0" w:space="0" w:color="auto"/>
            <w:left w:val="none" w:sz="0" w:space="0" w:color="auto"/>
            <w:bottom w:val="none" w:sz="0" w:space="0" w:color="auto"/>
            <w:right w:val="none" w:sz="0" w:space="0" w:color="auto"/>
          </w:divBdr>
        </w:div>
        <w:div w:id="638271098">
          <w:marLeft w:val="640"/>
          <w:marRight w:val="0"/>
          <w:marTop w:val="0"/>
          <w:marBottom w:val="0"/>
          <w:divBdr>
            <w:top w:val="none" w:sz="0" w:space="0" w:color="auto"/>
            <w:left w:val="none" w:sz="0" w:space="0" w:color="auto"/>
            <w:bottom w:val="none" w:sz="0" w:space="0" w:color="auto"/>
            <w:right w:val="none" w:sz="0" w:space="0" w:color="auto"/>
          </w:divBdr>
        </w:div>
        <w:div w:id="1712068123">
          <w:marLeft w:val="640"/>
          <w:marRight w:val="0"/>
          <w:marTop w:val="0"/>
          <w:marBottom w:val="0"/>
          <w:divBdr>
            <w:top w:val="none" w:sz="0" w:space="0" w:color="auto"/>
            <w:left w:val="none" w:sz="0" w:space="0" w:color="auto"/>
            <w:bottom w:val="none" w:sz="0" w:space="0" w:color="auto"/>
            <w:right w:val="none" w:sz="0" w:space="0" w:color="auto"/>
          </w:divBdr>
        </w:div>
        <w:div w:id="112554731">
          <w:marLeft w:val="640"/>
          <w:marRight w:val="0"/>
          <w:marTop w:val="0"/>
          <w:marBottom w:val="0"/>
          <w:divBdr>
            <w:top w:val="none" w:sz="0" w:space="0" w:color="auto"/>
            <w:left w:val="none" w:sz="0" w:space="0" w:color="auto"/>
            <w:bottom w:val="none" w:sz="0" w:space="0" w:color="auto"/>
            <w:right w:val="none" w:sz="0" w:space="0" w:color="auto"/>
          </w:divBdr>
        </w:div>
        <w:div w:id="1088119734">
          <w:marLeft w:val="640"/>
          <w:marRight w:val="0"/>
          <w:marTop w:val="0"/>
          <w:marBottom w:val="0"/>
          <w:divBdr>
            <w:top w:val="none" w:sz="0" w:space="0" w:color="auto"/>
            <w:left w:val="none" w:sz="0" w:space="0" w:color="auto"/>
            <w:bottom w:val="none" w:sz="0" w:space="0" w:color="auto"/>
            <w:right w:val="none" w:sz="0" w:space="0" w:color="auto"/>
          </w:divBdr>
        </w:div>
        <w:div w:id="1401560446">
          <w:marLeft w:val="640"/>
          <w:marRight w:val="0"/>
          <w:marTop w:val="0"/>
          <w:marBottom w:val="0"/>
          <w:divBdr>
            <w:top w:val="none" w:sz="0" w:space="0" w:color="auto"/>
            <w:left w:val="none" w:sz="0" w:space="0" w:color="auto"/>
            <w:bottom w:val="none" w:sz="0" w:space="0" w:color="auto"/>
            <w:right w:val="none" w:sz="0" w:space="0" w:color="auto"/>
          </w:divBdr>
        </w:div>
        <w:div w:id="2086756099">
          <w:marLeft w:val="640"/>
          <w:marRight w:val="0"/>
          <w:marTop w:val="0"/>
          <w:marBottom w:val="0"/>
          <w:divBdr>
            <w:top w:val="none" w:sz="0" w:space="0" w:color="auto"/>
            <w:left w:val="none" w:sz="0" w:space="0" w:color="auto"/>
            <w:bottom w:val="none" w:sz="0" w:space="0" w:color="auto"/>
            <w:right w:val="none" w:sz="0" w:space="0" w:color="auto"/>
          </w:divBdr>
        </w:div>
        <w:div w:id="668827546">
          <w:marLeft w:val="640"/>
          <w:marRight w:val="0"/>
          <w:marTop w:val="0"/>
          <w:marBottom w:val="0"/>
          <w:divBdr>
            <w:top w:val="none" w:sz="0" w:space="0" w:color="auto"/>
            <w:left w:val="none" w:sz="0" w:space="0" w:color="auto"/>
            <w:bottom w:val="none" w:sz="0" w:space="0" w:color="auto"/>
            <w:right w:val="none" w:sz="0" w:space="0" w:color="auto"/>
          </w:divBdr>
        </w:div>
        <w:div w:id="1711147031">
          <w:marLeft w:val="640"/>
          <w:marRight w:val="0"/>
          <w:marTop w:val="0"/>
          <w:marBottom w:val="0"/>
          <w:divBdr>
            <w:top w:val="none" w:sz="0" w:space="0" w:color="auto"/>
            <w:left w:val="none" w:sz="0" w:space="0" w:color="auto"/>
            <w:bottom w:val="none" w:sz="0" w:space="0" w:color="auto"/>
            <w:right w:val="none" w:sz="0" w:space="0" w:color="auto"/>
          </w:divBdr>
        </w:div>
        <w:div w:id="1502548073">
          <w:marLeft w:val="640"/>
          <w:marRight w:val="0"/>
          <w:marTop w:val="0"/>
          <w:marBottom w:val="0"/>
          <w:divBdr>
            <w:top w:val="none" w:sz="0" w:space="0" w:color="auto"/>
            <w:left w:val="none" w:sz="0" w:space="0" w:color="auto"/>
            <w:bottom w:val="none" w:sz="0" w:space="0" w:color="auto"/>
            <w:right w:val="none" w:sz="0" w:space="0" w:color="auto"/>
          </w:divBdr>
        </w:div>
        <w:div w:id="715813654">
          <w:marLeft w:val="640"/>
          <w:marRight w:val="0"/>
          <w:marTop w:val="0"/>
          <w:marBottom w:val="0"/>
          <w:divBdr>
            <w:top w:val="none" w:sz="0" w:space="0" w:color="auto"/>
            <w:left w:val="none" w:sz="0" w:space="0" w:color="auto"/>
            <w:bottom w:val="none" w:sz="0" w:space="0" w:color="auto"/>
            <w:right w:val="none" w:sz="0" w:space="0" w:color="auto"/>
          </w:divBdr>
        </w:div>
        <w:div w:id="1114639450">
          <w:marLeft w:val="640"/>
          <w:marRight w:val="0"/>
          <w:marTop w:val="0"/>
          <w:marBottom w:val="0"/>
          <w:divBdr>
            <w:top w:val="none" w:sz="0" w:space="0" w:color="auto"/>
            <w:left w:val="none" w:sz="0" w:space="0" w:color="auto"/>
            <w:bottom w:val="none" w:sz="0" w:space="0" w:color="auto"/>
            <w:right w:val="none" w:sz="0" w:space="0" w:color="auto"/>
          </w:divBdr>
        </w:div>
        <w:div w:id="1761486075">
          <w:marLeft w:val="640"/>
          <w:marRight w:val="0"/>
          <w:marTop w:val="0"/>
          <w:marBottom w:val="0"/>
          <w:divBdr>
            <w:top w:val="none" w:sz="0" w:space="0" w:color="auto"/>
            <w:left w:val="none" w:sz="0" w:space="0" w:color="auto"/>
            <w:bottom w:val="none" w:sz="0" w:space="0" w:color="auto"/>
            <w:right w:val="none" w:sz="0" w:space="0" w:color="auto"/>
          </w:divBdr>
        </w:div>
        <w:div w:id="1387677375">
          <w:marLeft w:val="640"/>
          <w:marRight w:val="0"/>
          <w:marTop w:val="0"/>
          <w:marBottom w:val="0"/>
          <w:divBdr>
            <w:top w:val="none" w:sz="0" w:space="0" w:color="auto"/>
            <w:left w:val="none" w:sz="0" w:space="0" w:color="auto"/>
            <w:bottom w:val="none" w:sz="0" w:space="0" w:color="auto"/>
            <w:right w:val="none" w:sz="0" w:space="0" w:color="auto"/>
          </w:divBdr>
        </w:div>
        <w:div w:id="1030302724">
          <w:marLeft w:val="640"/>
          <w:marRight w:val="0"/>
          <w:marTop w:val="0"/>
          <w:marBottom w:val="0"/>
          <w:divBdr>
            <w:top w:val="none" w:sz="0" w:space="0" w:color="auto"/>
            <w:left w:val="none" w:sz="0" w:space="0" w:color="auto"/>
            <w:bottom w:val="none" w:sz="0" w:space="0" w:color="auto"/>
            <w:right w:val="none" w:sz="0" w:space="0" w:color="auto"/>
          </w:divBdr>
        </w:div>
        <w:div w:id="426007019">
          <w:marLeft w:val="640"/>
          <w:marRight w:val="0"/>
          <w:marTop w:val="0"/>
          <w:marBottom w:val="0"/>
          <w:divBdr>
            <w:top w:val="none" w:sz="0" w:space="0" w:color="auto"/>
            <w:left w:val="none" w:sz="0" w:space="0" w:color="auto"/>
            <w:bottom w:val="none" w:sz="0" w:space="0" w:color="auto"/>
            <w:right w:val="none" w:sz="0" w:space="0" w:color="auto"/>
          </w:divBdr>
        </w:div>
        <w:div w:id="1081759353">
          <w:marLeft w:val="640"/>
          <w:marRight w:val="0"/>
          <w:marTop w:val="0"/>
          <w:marBottom w:val="0"/>
          <w:divBdr>
            <w:top w:val="none" w:sz="0" w:space="0" w:color="auto"/>
            <w:left w:val="none" w:sz="0" w:space="0" w:color="auto"/>
            <w:bottom w:val="none" w:sz="0" w:space="0" w:color="auto"/>
            <w:right w:val="none" w:sz="0" w:space="0" w:color="auto"/>
          </w:divBdr>
        </w:div>
        <w:div w:id="2002390645">
          <w:marLeft w:val="640"/>
          <w:marRight w:val="0"/>
          <w:marTop w:val="0"/>
          <w:marBottom w:val="0"/>
          <w:divBdr>
            <w:top w:val="none" w:sz="0" w:space="0" w:color="auto"/>
            <w:left w:val="none" w:sz="0" w:space="0" w:color="auto"/>
            <w:bottom w:val="none" w:sz="0" w:space="0" w:color="auto"/>
            <w:right w:val="none" w:sz="0" w:space="0" w:color="auto"/>
          </w:divBdr>
        </w:div>
        <w:div w:id="536360491">
          <w:marLeft w:val="640"/>
          <w:marRight w:val="0"/>
          <w:marTop w:val="0"/>
          <w:marBottom w:val="0"/>
          <w:divBdr>
            <w:top w:val="none" w:sz="0" w:space="0" w:color="auto"/>
            <w:left w:val="none" w:sz="0" w:space="0" w:color="auto"/>
            <w:bottom w:val="none" w:sz="0" w:space="0" w:color="auto"/>
            <w:right w:val="none" w:sz="0" w:space="0" w:color="auto"/>
          </w:divBdr>
        </w:div>
        <w:div w:id="916398308">
          <w:marLeft w:val="640"/>
          <w:marRight w:val="0"/>
          <w:marTop w:val="0"/>
          <w:marBottom w:val="0"/>
          <w:divBdr>
            <w:top w:val="none" w:sz="0" w:space="0" w:color="auto"/>
            <w:left w:val="none" w:sz="0" w:space="0" w:color="auto"/>
            <w:bottom w:val="none" w:sz="0" w:space="0" w:color="auto"/>
            <w:right w:val="none" w:sz="0" w:space="0" w:color="auto"/>
          </w:divBdr>
        </w:div>
        <w:div w:id="1799183556">
          <w:marLeft w:val="640"/>
          <w:marRight w:val="0"/>
          <w:marTop w:val="0"/>
          <w:marBottom w:val="0"/>
          <w:divBdr>
            <w:top w:val="none" w:sz="0" w:space="0" w:color="auto"/>
            <w:left w:val="none" w:sz="0" w:space="0" w:color="auto"/>
            <w:bottom w:val="none" w:sz="0" w:space="0" w:color="auto"/>
            <w:right w:val="none" w:sz="0" w:space="0" w:color="auto"/>
          </w:divBdr>
        </w:div>
        <w:div w:id="1543596849">
          <w:marLeft w:val="640"/>
          <w:marRight w:val="0"/>
          <w:marTop w:val="0"/>
          <w:marBottom w:val="0"/>
          <w:divBdr>
            <w:top w:val="none" w:sz="0" w:space="0" w:color="auto"/>
            <w:left w:val="none" w:sz="0" w:space="0" w:color="auto"/>
            <w:bottom w:val="none" w:sz="0" w:space="0" w:color="auto"/>
            <w:right w:val="none" w:sz="0" w:space="0" w:color="auto"/>
          </w:divBdr>
        </w:div>
        <w:div w:id="1595286681">
          <w:marLeft w:val="640"/>
          <w:marRight w:val="0"/>
          <w:marTop w:val="0"/>
          <w:marBottom w:val="0"/>
          <w:divBdr>
            <w:top w:val="none" w:sz="0" w:space="0" w:color="auto"/>
            <w:left w:val="none" w:sz="0" w:space="0" w:color="auto"/>
            <w:bottom w:val="none" w:sz="0" w:space="0" w:color="auto"/>
            <w:right w:val="none" w:sz="0" w:space="0" w:color="auto"/>
          </w:divBdr>
        </w:div>
        <w:div w:id="195044801">
          <w:marLeft w:val="640"/>
          <w:marRight w:val="0"/>
          <w:marTop w:val="0"/>
          <w:marBottom w:val="0"/>
          <w:divBdr>
            <w:top w:val="none" w:sz="0" w:space="0" w:color="auto"/>
            <w:left w:val="none" w:sz="0" w:space="0" w:color="auto"/>
            <w:bottom w:val="none" w:sz="0" w:space="0" w:color="auto"/>
            <w:right w:val="none" w:sz="0" w:space="0" w:color="auto"/>
          </w:divBdr>
        </w:div>
        <w:div w:id="2132168691">
          <w:marLeft w:val="640"/>
          <w:marRight w:val="0"/>
          <w:marTop w:val="0"/>
          <w:marBottom w:val="0"/>
          <w:divBdr>
            <w:top w:val="none" w:sz="0" w:space="0" w:color="auto"/>
            <w:left w:val="none" w:sz="0" w:space="0" w:color="auto"/>
            <w:bottom w:val="none" w:sz="0" w:space="0" w:color="auto"/>
            <w:right w:val="none" w:sz="0" w:space="0" w:color="auto"/>
          </w:divBdr>
        </w:div>
        <w:div w:id="1028026522">
          <w:marLeft w:val="640"/>
          <w:marRight w:val="0"/>
          <w:marTop w:val="0"/>
          <w:marBottom w:val="0"/>
          <w:divBdr>
            <w:top w:val="none" w:sz="0" w:space="0" w:color="auto"/>
            <w:left w:val="none" w:sz="0" w:space="0" w:color="auto"/>
            <w:bottom w:val="none" w:sz="0" w:space="0" w:color="auto"/>
            <w:right w:val="none" w:sz="0" w:space="0" w:color="auto"/>
          </w:divBdr>
        </w:div>
        <w:div w:id="1679189086">
          <w:marLeft w:val="640"/>
          <w:marRight w:val="0"/>
          <w:marTop w:val="0"/>
          <w:marBottom w:val="0"/>
          <w:divBdr>
            <w:top w:val="none" w:sz="0" w:space="0" w:color="auto"/>
            <w:left w:val="none" w:sz="0" w:space="0" w:color="auto"/>
            <w:bottom w:val="none" w:sz="0" w:space="0" w:color="auto"/>
            <w:right w:val="none" w:sz="0" w:space="0" w:color="auto"/>
          </w:divBdr>
        </w:div>
        <w:div w:id="268706823">
          <w:marLeft w:val="640"/>
          <w:marRight w:val="0"/>
          <w:marTop w:val="0"/>
          <w:marBottom w:val="0"/>
          <w:divBdr>
            <w:top w:val="none" w:sz="0" w:space="0" w:color="auto"/>
            <w:left w:val="none" w:sz="0" w:space="0" w:color="auto"/>
            <w:bottom w:val="none" w:sz="0" w:space="0" w:color="auto"/>
            <w:right w:val="none" w:sz="0" w:space="0" w:color="auto"/>
          </w:divBdr>
        </w:div>
        <w:div w:id="702898100">
          <w:marLeft w:val="640"/>
          <w:marRight w:val="0"/>
          <w:marTop w:val="0"/>
          <w:marBottom w:val="0"/>
          <w:divBdr>
            <w:top w:val="none" w:sz="0" w:space="0" w:color="auto"/>
            <w:left w:val="none" w:sz="0" w:space="0" w:color="auto"/>
            <w:bottom w:val="none" w:sz="0" w:space="0" w:color="auto"/>
            <w:right w:val="none" w:sz="0" w:space="0" w:color="auto"/>
          </w:divBdr>
        </w:div>
        <w:div w:id="278728759">
          <w:marLeft w:val="640"/>
          <w:marRight w:val="0"/>
          <w:marTop w:val="0"/>
          <w:marBottom w:val="0"/>
          <w:divBdr>
            <w:top w:val="none" w:sz="0" w:space="0" w:color="auto"/>
            <w:left w:val="none" w:sz="0" w:space="0" w:color="auto"/>
            <w:bottom w:val="none" w:sz="0" w:space="0" w:color="auto"/>
            <w:right w:val="none" w:sz="0" w:space="0" w:color="auto"/>
          </w:divBdr>
        </w:div>
        <w:div w:id="316568474">
          <w:marLeft w:val="640"/>
          <w:marRight w:val="0"/>
          <w:marTop w:val="0"/>
          <w:marBottom w:val="0"/>
          <w:divBdr>
            <w:top w:val="none" w:sz="0" w:space="0" w:color="auto"/>
            <w:left w:val="none" w:sz="0" w:space="0" w:color="auto"/>
            <w:bottom w:val="none" w:sz="0" w:space="0" w:color="auto"/>
            <w:right w:val="none" w:sz="0" w:space="0" w:color="auto"/>
          </w:divBdr>
        </w:div>
        <w:div w:id="50812595">
          <w:marLeft w:val="640"/>
          <w:marRight w:val="0"/>
          <w:marTop w:val="0"/>
          <w:marBottom w:val="0"/>
          <w:divBdr>
            <w:top w:val="none" w:sz="0" w:space="0" w:color="auto"/>
            <w:left w:val="none" w:sz="0" w:space="0" w:color="auto"/>
            <w:bottom w:val="none" w:sz="0" w:space="0" w:color="auto"/>
            <w:right w:val="none" w:sz="0" w:space="0" w:color="auto"/>
          </w:divBdr>
        </w:div>
        <w:div w:id="889801743">
          <w:marLeft w:val="640"/>
          <w:marRight w:val="0"/>
          <w:marTop w:val="0"/>
          <w:marBottom w:val="0"/>
          <w:divBdr>
            <w:top w:val="none" w:sz="0" w:space="0" w:color="auto"/>
            <w:left w:val="none" w:sz="0" w:space="0" w:color="auto"/>
            <w:bottom w:val="none" w:sz="0" w:space="0" w:color="auto"/>
            <w:right w:val="none" w:sz="0" w:space="0" w:color="auto"/>
          </w:divBdr>
        </w:div>
        <w:div w:id="2050759874">
          <w:marLeft w:val="640"/>
          <w:marRight w:val="0"/>
          <w:marTop w:val="0"/>
          <w:marBottom w:val="0"/>
          <w:divBdr>
            <w:top w:val="none" w:sz="0" w:space="0" w:color="auto"/>
            <w:left w:val="none" w:sz="0" w:space="0" w:color="auto"/>
            <w:bottom w:val="none" w:sz="0" w:space="0" w:color="auto"/>
            <w:right w:val="none" w:sz="0" w:space="0" w:color="auto"/>
          </w:divBdr>
        </w:div>
        <w:div w:id="1061715207">
          <w:marLeft w:val="640"/>
          <w:marRight w:val="0"/>
          <w:marTop w:val="0"/>
          <w:marBottom w:val="0"/>
          <w:divBdr>
            <w:top w:val="none" w:sz="0" w:space="0" w:color="auto"/>
            <w:left w:val="none" w:sz="0" w:space="0" w:color="auto"/>
            <w:bottom w:val="none" w:sz="0" w:space="0" w:color="auto"/>
            <w:right w:val="none" w:sz="0" w:space="0" w:color="auto"/>
          </w:divBdr>
        </w:div>
        <w:div w:id="728187230">
          <w:marLeft w:val="640"/>
          <w:marRight w:val="0"/>
          <w:marTop w:val="0"/>
          <w:marBottom w:val="0"/>
          <w:divBdr>
            <w:top w:val="none" w:sz="0" w:space="0" w:color="auto"/>
            <w:left w:val="none" w:sz="0" w:space="0" w:color="auto"/>
            <w:bottom w:val="none" w:sz="0" w:space="0" w:color="auto"/>
            <w:right w:val="none" w:sz="0" w:space="0" w:color="auto"/>
          </w:divBdr>
        </w:div>
        <w:div w:id="1493448947">
          <w:marLeft w:val="640"/>
          <w:marRight w:val="0"/>
          <w:marTop w:val="0"/>
          <w:marBottom w:val="0"/>
          <w:divBdr>
            <w:top w:val="none" w:sz="0" w:space="0" w:color="auto"/>
            <w:left w:val="none" w:sz="0" w:space="0" w:color="auto"/>
            <w:bottom w:val="none" w:sz="0" w:space="0" w:color="auto"/>
            <w:right w:val="none" w:sz="0" w:space="0" w:color="auto"/>
          </w:divBdr>
        </w:div>
        <w:div w:id="1290473832">
          <w:marLeft w:val="640"/>
          <w:marRight w:val="0"/>
          <w:marTop w:val="0"/>
          <w:marBottom w:val="0"/>
          <w:divBdr>
            <w:top w:val="none" w:sz="0" w:space="0" w:color="auto"/>
            <w:left w:val="none" w:sz="0" w:space="0" w:color="auto"/>
            <w:bottom w:val="none" w:sz="0" w:space="0" w:color="auto"/>
            <w:right w:val="none" w:sz="0" w:space="0" w:color="auto"/>
          </w:divBdr>
        </w:div>
        <w:div w:id="1619340197">
          <w:marLeft w:val="640"/>
          <w:marRight w:val="0"/>
          <w:marTop w:val="0"/>
          <w:marBottom w:val="0"/>
          <w:divBdr>
            <w:top w:val="none" w:sz="0" w:space="0" w:color="auto"/>
            <w:left w:val="none" w:sz="0" w:space="0" w:color="auto"/>
            <w:bottom w:val="none" w:sz="0" w:space="0" w:color="auto"/>
            <w:right w:val="none" w:sz="0" w:space="0" w:color="auto"/>
          </w:divBdr>
        </w:div>
        <w:div w:id="1959605614">
          <w:marLeft w:val="640"/>
          <w:marRight w:val="0"/>
          <w:marTop w:val="0"/>
          <w:marBottom w:val="0"/>
          <w:divBdr>
            <w:top w:val="none" w:sz="0" w:space="0" w:color="auto"/>
            <w:left w:val="none" w:sz="0" w:space="0" w:color="auto"/>
            <w:bottom w:val="none" w:sz="0" w:space="0" w:color="auto"/>
            <w:right w:val="none" w:sz="0" w:space="0" w:color="auto"/>
          </w:divBdr>
        </w:div>
        <w:div w:id="1586961201">
          <w:marLeft w:val="640"/>
          <w:marRight w:val="0"/>
          <w:marTop w:val="0"/>
          <w:marBottom w:val="0"/>
          <w:divBdr>
            <w:top w:val="none" w:sz="0" w:space="0" w:color="auto"/>
            <w:left w:val="none" w:sz="0" w:space="0" w:color="auto"/>
            <w:bottom w:val="none" w:sz="0" w:space="0" w:color="auto"/>
            <w:right w:val="none" w:sz="0" w:space="0" w:color="auto"/>
          </w:divBdr>
        </w:div>
        <w:div w:id="917791509">
          <w:marLeft w:val="640"/>
          <w:marRight w:val="0"/>
          <w:marTop w:val="0"/>
          <w:marBottom w:val="0"/>
          <w:divBdr>
            <w:top w:val="none" w:sz="0" w:space="0" w:color="auto"/>
            <w:left w:val="none" w:sz="0" w:space="0" w:color="auto"/>
            <w:bottom w:val="none" w:sz="0" w:space="0" w:color="auto"/>
            <w:right w:val="none" w:sz="0" w:space="0" w:color="auto"/>
          </w:divBdr>
        </w:div>
        <w:div w:id="1201212009">
          <w:marLeft w:val="640"/>
          <w:marRight w:val="0"/>
          <w:marTop w:val="0"/>
          <w:marBottom w:val="0"/>
          <w:divBdr>
            <w:top w:val="none" w:sz="0" w:space="0" w:color="auto"/>
            <w:left w:val="none" w:sz="0" w:space="0" w:color="auto"/>
            <w:bottom w:val="none" w:sz="0" w:space="0" w:color="auto"/>
            <w:right w:val="none" w:sz="0" w:space="0" w:color="auto"/>
          </w:divBdr>
        </w:div>
        <w:div w:id="1690599205">
          <w:marLeft w:val="640"/>
          <w:marRight w:val="0"/>
          <w:marTop w:val="0"/>
          <w:marBottom w:val="0"/>
          <w:divBdr>
            <w:top w:val="none" w:sz="0" w:space="0" w:color="auto"/>
            <w:left w:val="none" w:sz="0" w:space="0" w:color="auto"/>
            <w:bottom w:val="none" w:sz="0" w:space="0" w:color="auto"/>
            <w:right w:val="none" w:sz="0" w:space="0" w:color="auto"/>
          </w:divBdr>
        </w:div>
        <w:div w:id="1791976128">
          <w:marLeft w:val="640"/>
          <w:marRight w:val="0"/>
          <w:marTop w:val="0"/>
          <w:marBottom w:val="0"/>
          <w:divBdr>
            <w:top w:val="none" w:sz="0" w:space="0" w:color="auto"/>
            <w:left w:val="none" w:sz="0" w:space="0" w:color="auto"/>
            <w:bottom w:val="none" w:sz="0" w:space="0" w:color="auto"/>
            <w:right w:val="none" w:sz="0" w:space="0" w:color="auto"/>
          </w:divBdr>
        </w:div>
        <w:div w:id="2026208876">
          <w:marLeft w:val="640"/>
          <w:marRight w:val="0"/>
          <w:marTop w:val="0"/>
          <w:marBottom w:val="0"/>
          <w:divBdr>
            <w:top w:val="none" w:sz="0" w:space="0" w:color="auto"/>
            <w:left w:val="none" w:sz="0" w:space="0" w:color="auto"/>
            <w:bottom w:val="none" w:sz="0" w:space="0" w:color="auto"/>
            <w:right w:val="none" w:sz="0" w:space="0" w:color="auto"/>
          </w:divBdr>
        </w:div>
        <w:div w:id="427579833">
          <w:marLeft w:val="640"/>
          <w:marRight w:val="0"/>
          <w:marTop w:val="0"/>
          <w:marBottom w:val="0"/>
          <w:divBdr>
            <w:top w:val="none" w:sz="0" w:space="0" w:color="auto"/>
            <w:left w:val="none" w:sz="0" w:space="0" w:color="auto"/>
            <w:bottom w:val="none" w:sz="0" w:space="0" w:color="auto"/>
            <w:right w:val="none" w:sz="0" w:space="0" w:color="auto"/>
          </w:divBdr>
        </w:div>
        <w:div w:id="670451341">
          <w:marLeft w:val="640"/>
          <w:marRight w:val="0"/>
          <w:marTop w:val="0"/>
          <w:marBottom w:val="0"/>
          <w:divBdr>
            <w:top w:val="none" w:sz="0" w:space="0" w:color="auto"/>
            <w:left w:val="none" w:sz="0" w:space="0" w:color="auto"/>
            <w:bottom w:val="none" w:sz="0" w:space="0" w:color="auto"/>
            <w:right w:val="none" w:sz="0" w:space="0" w:color="auto"/>
          </w:divBdr>
        </w:div>
        <w:div w:id="829949849">
          <w:marLeft w:val="640"/>
          <w:marRight w:val="0"/>
          <w:marTop w:val="0"/>
          <w:marBottom w:val="0"/>
          <w:divBdr>
            <w:top w:val="none" w:sz="0" w:space="0" w:color="auto"/>
            <w:left w:val="none" w:sz="0" w:space="0" w:color="auto"/>
            <w:bottom w:val="none" w:sz="0" w:space="0" w:color="auto"/>
            <w:right w:val="none" w:sz="0" w:space="0" w:color="auto"/>
          </w:divBdr>
        </w:div>
        <w:div w:id="63570328">
          <w:marLeft w:val="640"/>
          <w:marRight w:val="0"/>
          <w:marTop w:val="0"/>
          <w:marBottom w:val="0"/>
          <w:divBdr>
            <w:top w:val="none" w:sz="0" w:space="0" w:color="auto"/>
            <w:left w:val="none" w:sz="0" w:space="0" w:color="auto"/>
            <w:bottom w:val="none" w:sz="0" w:space="0" w:color="auto"/>
            <w:right w:val="none" w:sz="0" w:space="0" w:color="auto"/>
          </w:divBdr>
        </w:div>
        <w:div w:id="686758990">
          <w:marLeft w:val="640"/>
          <w:marRight w:val="0"/>
          <w:marTop w:val="0"/>
          <w:marBottom w:val="0"/>
          <w:divBdr>
            <w:top w:val="none" w:sz="0" w:space="0" w:color="auto"/>
            <w:left w:val="none" w:sz="0" w:space="0" w:color="auto"/>
            <w:bottom w:val="none" w:sz="0" w:space="0" w:color="auto"/>
            <w:right w:val="none" w:sz="0" w:space="0" w:color="auto"/>
          </w:divBdr>
        </w:div>
        <w:div w:id="1623341224">
          <w:marLeft w:val="640"/>
          <w:marRight w:val="0"/>
          <w:marTop w:val="0"/>
          <w:marBottom w:val="0"/>
          <w:divBdr>
            <w:top w:val="none" w:sz="0" w:space="0" w:color="auto"/>
            <w:left w:val="none" w:sz="0" w:space="0" w:color="auto"/>
            <w:bottom w:val="none" w:sz="0" w:space="0" w:color="auto"/>
            <w:right w:val="none" w:sz="0" w:space="0" w:color="auto"/>
          </w:divBdr>
        </w:div>
        <w:div w:id="410081124">
          <w:marLeft w:val="640"/>
          <w:marRight w:val="0"/>
          <w:marTop w:val="0"/>
          <w:marBottom w:val="0"/>
          <w:divBdr>
            <w:top w:val="none" w:sz="0" w:space="0" w:color="auto"/>
            <w:left w:val="none" w:sz="0" w:space="0" w:color="auto"/>
            <w:bottom w:val="none" w:sz="0" w:space="0" w:color="auto"/>
            <w:right w:val="none" w:sz="0" w:space="0" w:color="auto"/>
          </w:divBdr>
        </w:div>
        <w:div w:id="733814630">
          <w:marLeft w:val="640"/>
          <w:marRight w:val="0"/>
          <w:marTop w:val="0"/>
          <w:marBottom w:val="0"/>
          <w:divBdr>
            <w:top w:val="none" w:sz="0" w:space="0" w:color="auto"/>
            <w:left w:val="none" w:sz="0" w:space="0" w:color="auto"/>
            <w:bottom w:val="none" w:sz="0" w:space="0" w:color="auto"/>
            <w:right w:val="none" w:sz="0" w:space="0" w:color="auto"/>
          </w:divBdr>
        </w:div>
        <w:div w:id="552544214">
          <w:marLeft w:val="640"/>
          <w:marRight w:val="0"/>
          <w:marTop w:val="0"/>
          <w:marBottom w:val="0"/>
          <w:divBdr>
            <w:top w:val="none" w:sz="0" w:space="0" w:color="auto"/>
            <w:left w:val="none" w:sz="0" w:space="0" w:color="auto"/>
            <w:bottom w:val="none" w:sz="0" w:space="0" w:color="auto"/>
            <w:right w:val="none" w:sz="0" w:space="0" w:color="auto"/>
          </w:divBdr>
        </w:div>
        <w:div w:id="1506633170">
          <w:marLeft w:val="640"/>
          <w:marRight w:val="0"/>
          <w:marTop w:val="0"/>
          <w:marBottom w:val="0"/>
          <w:divBdr>
            <w:top w:val="none" w:sz="0" w:space="0" w:color="auto"/>
            <w:left w:val="none" w:sz="0" w:space="0" w:color="auto"/>
            <w:bottom w:val="none" w:sz="0" w:space="0" w:color="auto"/>
            <w:right w:val="none" w:sz="0" w:space="0" w:color="auto"/>
          </w:divBdr>
        </w:div>
        <w:div w:id="1190602425">
          <w:marLeft w:val="640"/>
          <w:marRight w:val="0"/>
          <w:marTop w:val="0"/>
          <w:marBottom w:val="0"/>
          <w:divBdr>
            <w:top w:val="none" w:sz="0" w:space="0" w:color="auto"/>
            <w:left w:val="none" w:sz="0" w:space="0" w:color="auto"/>
            <w:bottom w:val="none" w:sz="0" w:space="0" w:color="auto"/>
            <w:right w:val="none" w:sz="0" w:space="0" w:color="auto"/>
          </w:divBdr>
        </w:div>
        <w:div w:id="382875988">
          <w:marLeft w:val="640"/>
          <w:marRight w:val="0"/>
          <w:marTop w:val="0"/>
          <w:marBottom w:val="0"/>
          <w:divBdr>
            <w:top w:val="none" w:sz="0" w:space="0" w:color="auto"/>
            <w:left w:val="none" w:sz="0" w:space="0" w:color="auto"/>
            <w:bottom w:val="none" w:sz="0" w:space="0" w:color="auto"/>
            <w:right w:val="none" w:sz="0" w:space="0" w:color="auto"/>
          </w:divBdr>
        </w:div>
        <w:div w:id="1980039650">
          <w:marLeft w:val="640"/>
          <w:marRight w:val="0"/>
          <w:marTop w:val="0"/>
          <w:marBottom w:val="0"/>
          <w:divBdr>
            <w:top w:val="none" w:sz="0" w:space="0" w:color="auto"/>
            <w:left w:val="none" w:sz="0" w:space="0" w:color="auto"/>
            <w:bottom w:val="none" w:sz="0" w:space="0" w:color="auto"/>
            <w:right w:val="none" w:sz="0" w:space="0" w:color="auto"/>
          </w:divBdr>
        </w:div>
        <w:div w:id="1390883120">
          <w:marLeft w:val="640"/>
          <w:marRight w:val="0"/>
          <w:marTop w:val="0"/>
          <w:marBottom w:val="0"/>
          <w:divBdr>
            <w:top w:val="none" w:sz="0" w:space="0" w:color="auto"/>
            <w:left w:val="none" w:sz="0" w:space="0" w:color="auto"/>
            <w:bottom w:val="none" w:sz="0" w:space="0" w:color="auto"/>
            <w:right w:val="none" w:sz="0" w:space="0" w:color="auto"/>
          </w:divBdr>
        </w:div>
        <w:div w:id="306326673">
          <w:marLeft w:val="640"/>
          <w:marRight w:val="0"/>
          <w:marTop w:val="0"/>
          <w:marBottom w:val="0"/>
          <w:divBdr>
            <w:top w:val="none" w:sz="0" w:space="0" w:color="auto"/>
            <w:left w:val="none" w:sz="0" w:space="0" w:color="auto"/>
            <w:bottom w:val="none" w:sz="0" w:space="0" w:color="auto"/>
            <w:right w:val="none" w:sz="0" w:space="0" w:color="auto"/>
          </w:divBdr>
        </w:div>
        <w:div w:id="1021204883">
          <w:marLeft w:val="640"/>
          <w:marRight w:val="0"/>
          <w:marTop w:val="0"/>
          <w:marBottom w:val="0"/>
          <w:divBdr>
            <w:top w:val="none" w:sz="0" w:space="0" w:color="auto"/>
            <w:left w:val="none" w:sz="0" w:space="0" w:color="auto"/>
            <w:bottom w:val="none" w:sz="0" w:space="0" w:color="auto"/>
            <w:right w:val="none" w:sz="0" w:space="0" w:color="auto"/>
          </w:divBdr>
        </w:div>
        <w:div w:id="1835994865">
          <w:marLeft w:val="640"/>
          <w:marRight w:val="0"/>
          <w:marTop w:val="0"/>
          <w:marBottom w:val="0"/>
          <w:divBdr>
            <w:top w:val="none" w:sz="0" w:space="0" w:color="auto"/>
            <w:left w:val="none" w:sz="0" w:space="0" w:color="auto"/>
            <w:bottom w:val="none" w:sz="0" w:space="0" w:color="auto"/>
            <w:right w:val="none" w:sz="0" w:space="0" w:color="auto"/>
          </w:divBdr>
        </w:div>
        <w:div w:id="913855422">
          <w:marLeft w:val="640"/>
          <w:marRight w:val="0"/>
          <w:marTop w:val="0"/>
          <w:marBottom w:val="0"/>
          <w:divBdr>
            <w:top w:val="none" w:sz="0" w:space="0" w:color="auto"/>
            <w:left w:val="none" w:sz="0" w:space="0" w:color="auto"/>
            <w:bottom w:val="none" w:sz="0" w:space="0" w:color="auto"/>
            <w:right w:val="none" w:sz="0" w:space="0" w:color="auto"/>
          </w:divBdr>
        </w:div>
        <w:div w:id="1095828499">
          <w:marLeft w:val="640"/>
          <w:marRight w:val="0"/>
          <w:marTop w:val="0"/>
          <w:marBottom w:val="0"/>
          <w:divBdr>
            <w:top w:val="none" w:sz="0" w:space="0" w:color="auto"/>
            <w:left w:val="none" w:sz="0" w:space="0" w:color="auto"/>
            <w:bottom w:val="none" w:sz="0" w:space="0" w:color="auto"/>
            <w:right w:val="none" w:sz="0" w:space="0" w:color="auto"/>
          </w:divBdr>
        </w:div>
        <w:div w:id="1194343334">
          <w:marLeft w:val="640"/>
          <w:marRight w:val="0"/>
          <w:marTop w:val="0"/>
          <w:marBottom w:val="0"/>
          <w:divBdr>
            <w:top w:val="none" w:sz="0" w:space="0" w:color="auto"/>
            <w:left w:val="none" w:sz="0" w:space="0" w:color="auto"/>
            <w:bottom w:val="none" w:sz="0" w:space="0" w:color="auto"/>
            <w:right w:val="none" w:sz="0" w:space="0" w:color="auto"/>
          </w:divBdr>
        </w:div>
        <w:div w:id="1710105231">
          <w:marLeft w:val="640"/>
          <w:marRight w:val="0"/>
          <w:marTop w:val="0"/>
          <w:marBottom w:val="0"/>
          <w:divBdr>
            <w:top w:val="none" w:sz="0" w:space="0" w:color="auto"/>
            <w:left w:val="none" w:sz="0" w:space="0" w:color="auto"/>
            <w:bottom w:val="none" w:sz="0" w:space="0" w:color="auto"/>
            <w:right w:val="none" w:sz="0" w:space="0" w:color="auto"/>
          </w:divBdr>
        </w:div>
        <w:div w:id="1779181233">
          <w:marLeft w:val="640"/>
          <w:marRight w:val="0"/>
          <w:marTop w:val="0"/>
          <w:marBottom w:val="0"/>
          <w:divBdr>
            <w:top w:val="none" w:sz="0" w:space="0" w:color="auto"/>
            <w:left w:val="none" w:sz="0" w:space="0" w:color="auto"/>
            <w:bottom w:val="none" w:sz="0" w:space="0" w:color="auto"/>
            <w:right w:val="none" w:sz="0" w:space="0" w:color="auto"/>
          </w:divBdr>
        </w:div>
        <w:div w:id="1810324037">
          <w:marLeft w:val="640"/>
          <w:marRight w:val="0"/>
          <w:marTop w:val="0"/>
          <w:marBottom w:val="0"/>
          <w:divBdr>
            <w:top w:val="none" w:sz="0" w:space="0" w:color="auto"/>
            <w:left w:val="none" w:sz="0" w:space="0" w:color="auto"/>
            <w:bottom w:val="none" w:sz="0" w:space="0" w:color="auto"/>
            <w:right w:val="none" w:sz="0" w:space="0" w:color="auto"/>
          </w:divBdr>
        </w:div>
        <w:div w:id="724184989">
          <w:marLeft w:val="640"/>
          <w:marRight w:val="0"/>
          <w:marTop w:val="0"/>
          <w:marBottom w:val="0"/>
          <w:divBdr>
            <w:top w:val="none" w:sz="0" w:space="0" w:color="auto"/>
            <w:left w:val="none" w:sz="0" w:space="0" w:color="auto"/>
            <w:bottom w:val="none" w:sz="0" w:space="0" w:color="auto"/>
            <w:right w:val="none" w:sz="0" w:space="0" w:color="auto"/>
          </w:divBdr>
        </w:div>
        <w:div w:id="899631634">
          <w:marLeft w:val="640"/>
          <w:marRight w:val="0"/>
          <w:marTop w:val="0"/>
          <w:marBottom w:val="0"/>
          <w:divBdr>
            <w:top w:val="none" w:sz="0" w:space="0" w:color="auto"/>
            <w:left w:val="none" w:sz="0" w:space="0" w:color="auto"/>
            <w:bottom w:val="none" w:sz="0" w:space="0" w:color="auto"/>
            <w:right w:val="none" w:sz="0" w:space="0" w:color="auto"/>
          </w:divBdr>
        </w:div>
        <w:div w:id="618335560">
          <w:marLeft w:val="640"/>
          <w:marRight w:val="0"/>
          <w:marTop w:val="0"/>
          <w:marBottom w:val="0"/>
          <w:divBdr>
            <w:top w:val="none" w:sz="0" w:space="0" w:color="auto"/>
            <w:left w:val="none" w:sz="0" w:space="0" w:color="auto"/>
            <w:bottom w:val="none" w:sz="0" w:space="0" w:color="auto"/>
            <w:right w:val="none" w:sz="0" w:space="0" w:color="auto"/>
          </w:divBdr>
        </w:div>
        <w:div w:id="235165555">
          <w:marLeft w:val="640"/>
          <w:marRight w:val="0"/>
          <w:marTop w:val="0"/>
          <w:marBottom w:val="0"/>
          <w:divBdr>
            <w:top w:val="none" w:sz="0" w:space="0" w:color="auto"/>
            <w:left w:val="none" w:sz="0" w:space="0" w:color="auto"/>
            <w:bottom w:val="none" w:sz="0" w:space="0" w:color="auto"/>
            <w:right w:val="none" w:sz="0" w:space="0" w:color="auto"/>
          </w:divBdr>
        </w:div>
        <w:div w:id="103964445">
          <w:marLeft w:val="640"/>
          <w:marRight w:val="0"/>
          <w:marTop w:val="0"/>
          <w:marBottom w:val="0"/>
          <w:divBdr>
            <w:top w:val="none" w:sz="0" w:space="0" w:color="auto"/>
            <w:left w:val="none" w:sz="0" w:space="0" w:color="auto"/>
            <w:bottom w:val="none" w:sz="0" w:space="0" w:color="auto"/>
            <w:right w:val="none" w:sz="0" w:space="0" w:color="auto"/>
          </w:divBdr>
        </w:div>
        <w:div w:id="2116974072">
          <w:marLeft w:val="640"/>
          <w:marRight w:val="0"/>
          <w:marTop w:val="0"/>
          <w:marBottom w:val="0"/>
          <w:divBdr>
            <w:top w:val="none" w:sz="0" w:space="0" w:color="auto"/>
            <w:left w:val="none" w:sz="0" w:space="0" w:color="auto"/>
            <w:bottom w:val="none" w:sz="0" w:space="0" w:color="auto"/>
            <w:right w:val="none" w:sz="0" w:space="0" w:color="auto"/>
          </w:divBdr>
        </w:div>
        <w:div w:id="1729643782">
          <w:marLeft w:val="640"/>
          <w:marRight w:val="0"/>
          <w:marTop w:val="0"/>
          <w:marBottom w:val="0"/>
          <w:divBdr>
            <w:top w:val="none" w:sz="0" w:space="0" w:color="auto"/>
            <w:left w:val="none" w:sz="0" w:space="0" w:color="auto"/>
            <w:bottom w:val="none" w:sz="0" w:space="0" w:color="auto"/>
            <w:right w:val="none" w:sz="0" w:space="0" w:color="auto"/>
          </w:divBdr>
        </w:div>
        <w:div w:id="62338383">
          <w:marLeft w:val="640"/>
          <w:marRight w:val="0"/>
          <w:marTop w:val="0"/>
          <w:marBottom w:val="0"/>
          <w:divBdr>
            <w:top w:val="none" w:sz="0" w:space="0" w:color="auto"/>
            <w:left w:val="none" w:sz="0" w:space="0" w:color="auto"/>
            <w:bottom w:val="none" w:sz="0" w:space="0" w:color="auto"/>
            <w:right w:val="none" w:sz="0" w:space="0" w:color="auto"/>
          </w:divBdr>
        </w:div>
        <w:div w:id="858933512">
          <w:marLeft w:val="640"/>
          <w:marRight w:val="0"/>
          <w:marTop w:val="0"/>
          <w:marBottom w:val="0"/>
          <w:divBdr>
            <w:top w:val="none" w:sz="0" w:space="0" w:color="auto"/>
            <w:left w:val="none" w:sz="0" w:space="0" w:color="auto"/>
            <w:bottom w:val="none" w:sz="0" w:space="0" w:color="auto"/>
            <w:right w:val="none" w:sz="0" w:space="0" w:color="auto"/>
          </w:divBdr>
        </w:div>
        <w:div w:id="1641423881">
          <w:marLeft w:val="640"/>
          <w:marRight w:val="0"/>
          <w:marTop w:val="0"/>
          <w:marBottom w:val="0"/>
          <w:divBdr>
            <w:top w:val="none" w:sz="0" w:space="0" w:color="auto"/>
            <w:left w:val="none" w:sz="0" w:space="0" w:color="auto"/>
            <w:bottom w:val="none" w:sz="0" w:space="0" w:color="auto"/>
            <w:right w:val="none" w:sz="0" w:space="0" w:color="auto"/>
          </w:divBdr>
        </w:div>
        <w:div w:id="11732401">
          <w:marLeft w:val="640"/>
          <w:marRight w:val="0"/>
          <w:marTop w:val="0"/>
          <w:marBottom w:val="0"/>
          <w:divBdr>
            <w:top w:val="none" w:sz="0" w:space="0" w:color="auto"/>
            <w:left w:val="none" w:sz="0" w:space="0" w:color="auto"/>
            <w:bottom w:val="none" w:sz="0" w:space="0" w:color="auto"/>
            <w:right w:val="none" w:sz="0" w:space="0" w:color="auto"/>
          </w:divBdr>
        </w:div>
        <w:div w:id="1816989880">
          <w:marLeft w:val="640"/>
          <w:marRight w:val="0"/>
          <w:marTop w:val="0"/>
          <w:marBottom w:val="0"/>
          <w:divBdr>
            <w:top w:val="none" w:sz="0" w:space="0" w:color="auto"/>
            <w:left w:val="none" w:sz="0" w:space="0" w:color="auto"/>
            <w:bottom w:val="none" w:sz="0" w:space="0" w:color="auto"/>
            <w:right w:val="none" w:sz="0" w:space="0" w:color="auto"/>
          </w:divBdr>
        </w:div>
        <w:div w:id="1921406794">
          <w:marLeft w:val="640"/>
          <w:marRight w:val="0"/>
          <w:marTop w:val="0"/>
          <w:marBottom w:val="0"/>
          <w:divBdr>
            <w:top w:val="none" w:sz="0" w:space="0" w:color="auto"/>
            <w:left w:val="none" w:sz="0" w:space="0" w:color="auto"/>
            <w:bottom w:val="none" w:sz="0" w:space="0" w:color="auto"/>
            <w:right w:val="none" w:sz="0" w:space="0" w:color="auto"/>
          </w:divBdr>
        </w:div>
        <w:div w:id="1107700713">
          <w:marLeft w:val="640"/>
          <w:marRight w:val="0"/>
          <w:marTop w:val="0"/>
          <w:marBottom w:val="0"/>
          <w:divBdr>
            <w:top w:val="none" w:sz="0" w:space="0" w:color="auto"/>
            <w:left w:val="none" w:sz="0" w:space="0" w:color="auto"/>
            <w:bottom w:val="none" w:sz="0" w:space="0" w:color="auto"/>
            <w:right w:val="none" w:sz="0" w:space="0" w:color="auto"/>
          </w:divBdr>
        </w:div>
        <w:div w:id="697776737">
          <w:marLeft w:val="640"/>
          <w:marRight w:val="0"/>
          <w:marTop w:val="0"/>
          <w:marBottom w:val="0"/>
          <w:divBdr>
            <w:top w:val="none" w:sz="0" w:space="0" w:color="auto"/>
            <w:left w:val="none" w:sz="0" w:space="0" w:color="auto"/>
            <w:bottom w:val="none" w:sz="0" w:space="0" w:color="auto"/>
            <w:right w:val="none" w:sz="0" w:space="0" w:color="auto"/>
          </w:divBdr>
        </w:div>
        <w:div w:id="617833245">
          <w:marLeft w:val="640"/>
          <w:marRight w:val="0"/>
          <w:marTop w:val="0"/>
          <w:marBottom w:val="0"/>
          <w:divBdr>
            <w:top w:val="none" w:sz="0" w:space="0" w:color="auto"/>
            <w:left w:val="none" w:sz="0" w:space="0" w:color="auto"/>
            <w:bottom w:val="none" w:sz="0" w:space="0" w:color="auto"/>
            <w:right w:val="none" w:sz="0" w:space="0" w:color="auto"/>
          </w:divBdr>
        </w:div>
        <w:div w:id="1836187718">
          <w:marLeft w:val="640"/>
          <w:marRight w:val="0"/>
          <w:marTop w:val="0"/>
          <w:marBottom w:val="0"/>
          <w:divBdr>
            <w:top w:val="none" w:sz="0" w:space="0" w:color="auto"/>
            <w:left w:val="none" w:sz="0" w:space="0" w:color="auto"/>
            <w:bottom w:val="none" w:sz="0" w:space="0" w:color="auto"/>
            <w:right w:val="none" w:sz="0" w:space="0" w:color="auto"/>
          </w:divBdr>
        </w:div>
        <w:div w:id="390353160">
          <w:marLeft w:val="640"/>
          <w:marRight w:val="0"/>
          <w:marTop w:val="0"/>
          <w:marBottom w:val="0"/>
          <w:divBdr>
            <w:top w:val="none" w:sz="0" w:space="0" w:color="auto"/>
            <w:left w:val="none" w:sz="0" w:space="0" w:color="auto"/>
            <w:bottom w:val="none" w:sz="0" w:space="0" w:color="auto"/>
            <w:right w:val="none" w:sz="0" w:space="0" w:color="auto"/>
          </w:divBdr>
        </w:div>
        <w:div w:id="1307855550">
          <w:marLeft w:val="640"/>
          <w:marRight w:val="0"/>
          <w:marTop w:val="0"/>
          <w:marBottom w:val="0"/>
          <w:divBdr>
            <w:top w:val="none" w:sz="0" w:space="0" w:color="auto"/>
            <w:left w:val="none" w:sz="0" w:space="0" w:color="auto"/>
            <w:bottom w:val="none" w:sz="0" w:space="0" w:color="auto"/>
            <w:right w:val="none" w:sz="0" w:space="0" w:color="auto"/>
          </w:divBdr>
        </w:div>
        <w:div w:id="101844004">
          <w:marLeft w:val="640"/>
          <w:marRight w:val="0"/>
          <w:marTop w:val="0"/>
          <w:marBottom w:val="0"/>
          <w:divBdr>
            <w:top w:val="none" w:sz="0" w:space="0" w:color="auto"/>
            <w:left w:val="none" w:sz="0" w:space="0" w:color="auto"/>
            <w:bottom w:val="none" w:sz="0" w:space="0" w:color="auto"/>
            <w:right w:val="none" w:sz="0" w:space="0" w:color="auto"/>
          </w:divBdr>
        </w:div>
        <w:div w:id="1402825353">
          <w:marLeft w:val="640"/>
          <w:marRight w:val="0"/>
          <w:marTop w:val="0"/>
          <w:marBottom w:val="0"/>
          <w:divBdr>
            <w:top w:val="none" w:sz="0" w:space="0" w:color="auto"/>
            <w:left w:val="none" w:sz="0" w:space="0" w:color="auto"/>
            <w:bottom w:val="none" w:sz="0" w:space="0" w:color="auto"/>
            <w:right w:val="none" w:sz="0" w:space="0" w:color="auto"/>
          </w:divBdr>
        </w:div>
        <w:div w:id="564952441">
          <w:marLeft w:val="640"/>
          <w:marRight w:val="0"/>
          <w:marTop w:val="0"/>
          <w:marBottom w:val="0"/>
          <w:divBdr>
            <w:top w:val="none" w:sz="0" w:space="0" w:color="auto"/>
            <w:left w:val="none" w:sz="0" w:space="0" w:color="auto"/>
            <w:bottom w:val="none" w:sz="0" w:space="0" w:color="auto"/>
            <w:right w:val="none" w:sz="0" w:space="0" w:color="auto"/>
          </w:divBdr>
        </w:div>
        <w:div w:id="1119105653">
          <w:marLeft w:val="640"/>
          <w:marRight w:val="0"/>
          <w:marTop w:val="0"/>
          <w:marBottom w:val="0"/>
          <w:divBdr>
            <w:top w:val="none" w:sz="0" w:space="0" w:color="auto"/>
            <w:left w:val="none" w:sz="0" w:space="0" w:color="auto"/>
            <w:bottom w:val="none" w:sz="0" w:space="0" w:color="auto"/>
            <w:right w:val="none" w:sz="0" w:space="0" w:color="auto"/>
          </w:divBdr>
        </w:div>
        <w:div w:id="1273126641">
          <w:marLeft w:val="640"/>
          <w:marRight w:val="0"/>
          <w:marTop w:val="0"/>
          <w:marBottom w:val="0"/>
          <w:divBdr>
            <w:top w:val="none" w:sz="0" w:space="0" w:color="auto"/>
            <w:left w:val="none" w:sz="0" w:space="0" w:color="auto"/>
            <w:bottom w:val="none" w:sz="0" w:space="0" w:color="auto"/>
            <w:right w:val="none" w:sz="0" w:space="0" w:color="auto"/>
          </w:divBdr>
        </w:div>
        <w:div w:id="1727869861">
          <w:marLeft w:val="640"/>
          <w:marRight w:val="0"/>
          <w:marTop w:val="0"/>
          <w:marBottom w:val="0"/>
          <w:divBdr>
            <w:top w:val="none" w:sz="0" w:space="0" w:color="auto"/>
            <w:left w:val="none" w:sz="0" w:space="0" w:color="auto"/>
            <w:bottom w:val="none" w:sz="0" w:space="0" w:color="auto"/>
            <w:right w:val="none" w:sz="0" w:space="0" w:color="auto"/>
          </w:divBdr>
        </w:div>
        <w:div w:id="1418134071">
          <w:marLeft w:val="640"/>
          <w:marRight w:val="0"/>
          <w:marTop w:val="0"/>
          <w:marBottom w:val="0"/>
          <w:divBdr>
            <w:top w:val="none" w:sz="0" w:space="0" w:color="auto"/>
            <w:left w:val="none" w:sz="0" w:space="0" w:color="auto"/>
            <w:bottom w:val="none" w:sz="0" w:space="0" w:color="auto"/>
            <w:right w:val="none" w:sz="0" w:space="0" w:color="auto"/>
          </w:divBdr>
        </w:div>
        <w:div w:id="2022583976">
          <w:marLeft w:val="640"/>
          <w:marRight w:val="0"/>
          <w:marTop w:val="0"/>
          <w:marBottom w:val="0"/>
          <w:divBdr>
            <w:top w:val="none" w:sz="0" w:space="0" w:color="auto"/>
            <w:left w:val="none" w:sz="0" w:space="0" w:color="auto"/>
            <w:bottom w:val="none" w:sz="0" w:space="0" w:color="auto"/>
            <w:right w:val="none" w:sz="0" w:space="0" w:color="auto"/>
          </w:divBdr>
        </w:div>
        <w:div w:id="2079015786">
          <w:marLeft w:val="640"/>
          <w:marRight w:val="0"/>
          <w:marTop w:val="0"/>
          <w:marBottom w:val="0"/>
          <w:divBdr>
            <w:top w:val="none" w:sz="0" w:space="0" w:color="auto"/>
            <w:left w:val="none" w:sz="0" w:space="0" w:color="auto"/>
            <w:bottom w:val="none" w:sz="0" w:space="0" w:color="auto"/>
            <w:right w:val="none" w:sz="0" w:space="0" w:color="auto"/>
          </w:divBdr>
        </w:div>
        <w:div w:id="1479882861">
          <w:marLeft w:val="640"/>
          <w:marRight w:val="0"/>
          <w:marTop w:val="0"/>
          <w:marBottom w:val="0"/>
          <w:divBdr>
            <w:top w:val="none" w:sz="0" w:space="0" w:color="auto"/>
            <w:left w:val="none" w:sz="0" w:space="0" w:color="auto"/>
            <w:bottom w:val="none" w:sz="0" w:space="0" w:color="auto"/>
            <w:right w:val="none" w:sz="0" w:space="0" w:color="auto"/>
          </w:divBdr>
        </w:div>
        <w:div w:id="1339963246">
          <w:marLeft w:val="640"/>
          <w:marRight w:val="0"/>
          <w:marTop w:val="0"/>
          <w:marBottom w:val="0"/>
          <w:divBdr>
            <w:top w:val="none" w:sz="0" w:space="0" w:color="auto"/>
            <w:left w:val="none" w:sz="0" w:space="0" w:color="auto"/>
            <w:bottom w:val="none" w:sz="0" w:space="0" w:color="auto"/>
            <w:right w:val="none" w:sz="0" w:space="0" w:color="auto"/>
          </w:divBdr>
        </w:div>
        <w:div w:id="347871248">
          <w:marLeft w:val="640"/>
          <w:marRight w:val="0"/>
          <w:marTop w:val="0"/>
          <w:marBottom w:val="0"/>
          <w:divBdr>
            <w:top w:val="none" w:sz="0" w:space="0" w:color="auto"/>
            <w:left w:val="none" w:sz="0" w:space="0" w:color="auto"/>
            <w:bottom w:val="none" w:sz="0" w:space="0" w:color="auto"/>
            <w:right w:val="none" w:sz="0" w:space="0" w:color="auto"/>
          </w:divBdr>
        </w:div>
        <w:div w:id="646470563">
          <w:marLeft w:val="640"/>
          <w:marRight w:val="0"/>
          <w:marTop w:val="0"/>
          <w:marBottom w:val="0"/>
          <w:divBdr>
            <w:top w:val="none" w:sz="0" w:space="0" w:color="auto"/>
            <w:left w:val="none" w:sz="0" w:space="0" w:color="auto"/>
            <w:bottom w:val="none" w:sz="0" w:space="0" w:color="auto"/>
            <w:right w:val="none" w:sz="0" w:space="0" w:color="auto"/>
          </w:divBdr>
        </w:div>
        <w:div w:id="510022475">
          <w:marLeft w:val="640"/>
          <w:marRight w:val="0"/>
          <w:marTop w:val="0"/>
          <w:marBottom w:val="0"/>
          <w:divBdr>
            <w:top w:val="none" w:sz="0" w:space="0" w:color="auto"/>
            <w:left w:val="none" w:sz="0" w:space="0" w:color="auto"/>
            <w:bottom w:val="none" w:sz="0" w:space="0" w:color="auto"/>
            <w:right w:val="none" w:sz="0" w:space="0" w:color="auto"/>
          </w:divBdr>
        </w:div>
        <w:div w:id="330570065">
          <w:marLeft w:val="640"/>
          <w:marRight w:val="0"/>
          <w:marTop w:val="0"/>
          <w:marBottom w:val="0"/>
          <w:divBdr>
            <w:top w:val="none" w:sz="0" w:space="0" w:color="auto"/>
            <w:left w:val="none" w:sz="0" w:space="0" w:color="auto"/>
            <w:bottom w:val="none" w:sz="0" w:space="0" w:color="auto"/>
            <w:right w:val="none" w:sz="0" w:space="0" w:color="auto"/>
          </w:divBdr>
        </w:div>
        <w:div w:id="1026784959">
          <w:marLeft w:val="640"/>
          <w:marRight w:val="0"/>
          <w:marTop w:val="0"/>
          <w:marBottom w:val="0"/>
          <w:divBdr>
            <w:top w:val="none" w:sz="0" w:space="0" w:color="auto"/>
            <w:left w:val="none" w:sz="0" w:space="0" w:color="auto"/>
            <w:bottom w:val="none" w:sz="0" w:space="0" w:color="auto"/>
            <w:right w:val="none" w:sz="0" w:space="0" w:color="auto"/>
          </w:divBdr>
        </w:div>
        <w:div w:id="307712390">
          <w:marLeft w:val="640"/>
          <w:marRight w:val="0"/>
          <w:marTop w:val="0"/>
          <w:marBottom w:val="0"/>
          <w:divBdr>
            <w:top w:val="none" w:sz="0" w:space="0" w:color="auto"/>
            <w:left w:val="none" w:sz="0" w:space="0" w:color="auto"/>
            <w:bottom w:val="none" w:sz="0" w:space="0" w:color="auto"/>
            <w:right w:val="none" w:sz="0" w:space="0" w:color="auto"/>
          </w:divBdr>
        </w:div>
        <w:div w:id="519246539">
          <w:marLeft w:val="640"/>
          <w:marRight w:val="0"/>
          <w:marTop w:val="0"/>
          <w:marBottom w:val="0"/>
          <w:divBdr>
            <w:top w:val="none" w:sz="0" w:space="0" w:color="auto"/>
            <w:left w:val="none" w:sz="0" w:space="0" w:color="auto"/>
            <w:bottom w:val="none" w:sz="0" w:space="0" w:color="auto"/>
            <w:right w:val="none" w:sz="0" w:space="0" w:color="auto"/>
          </w:divBdr>
        </w:div>
        <w:div w:id="183327217">
          <w:marLeft w:val="640"/>
          <w:marRight w:val="0"/>
          <w:marTop w:val="0"/>
          <w:marBottom w:val="0"/>
          <w:divBdr>
            <w:top w:val="none" w:sz="0" w:space="0" w:color="auto"/>
            <w:left w:val="none" w:sz="0" w:space="0" w:color="auto"/>
            <w:bottom w:val="none" w:sz="0" w:space="0" w:color="auto"/>
            <w:right w:val="none" w:sz="0" w:space="0" w:color="auto"/>
          </w:divBdr>
        </w:div>
        <w:div w:id="95249779">
          <w:marLeft w:val="640"/>
          <w:marRight w:val="0"/>
          <w:marTop w:val="0"/>
          <w:marBottom w:val="0"/>
          <w:divBdr>
            <w:top w:val="none" w:sz="0" w:space="0" w:color="auto"/>
            <w:left w:val="none" w:sz="0" w:space="0" w:color="auto"/>
            <w:bottom w:val="none" w:sz="0" w:space="0" w:color="auto"/>
            <w:right w:val="none" w:sz="0" w:space="0" w:color="auto"/>
          </w:divBdr>
        </w:div>
        <w:div w:id="110521256">
          <w:marLeft w:val="640"/>
          <w:marRight w:val="0"/>
          <w:marTop w:val="0"/>
          <w:marBottom w:val="0"/>
          <w:divBdr>
            <w:top w:val="none" w:sz="0" w:space="0" w:color="auto"/>
            <w:left w:val="none" w:sz="0" w:space="0" w:color="auto"/>
            <w:bottom w:val="none" w:sz="0" w:space="0" w:color="auto"/>
            <w:right w:val="none" w:sz="0" w:space="0" w:color="auto"/>
          </w:divBdr>
        </w:div>
        <w:div w:id="848520055">
          <w:marLeft w:val="640"/>
          <w:marRight w:val="0"/>
          <w:marTop w:val="0"/>
          <w:marBottom w:val="0"/>
          <w:divBdr>
            <w:top w:val="none" w:sz="0" w:space="0" w:color="auto"/>
            <w:left w:val="none" w:sz="0" w:space="0" w:color="auto"/>
            <w:bottom w:val="none" w:sz="0" w:space="0" w:color="auto"/>
            <w:right w:val="none" w:sz="0" w:space="0" w:color="auto"/>
          </w:divBdr>
        </w:div>
        <w:div w:id="1780562691">
          <w:marLeft w:val="640"/>
          <w:marRight w:val="0"/>
          <w:marTop w:val="0"/>
          <w:marBottom w:val="0"/>
          <w:divBdr>
            <w:top w:val="none" w:sz="0" w:space="0" w:color="auto"/>
            <w:left w:val="none" w:sz="0" w:space="0" w:color="auto"/>
            <w:bottom w:val="none" w:sz="0" w:space="0" w:color="auto"/>
            <w:right w:val="none" w:sz="0" w:space="0" w:color="auto"/>
          </w:divBdr>
        </w:div>
        <w:div w:id="1783452757">
          <w:marLeft w:val="640"/>
          <w:marRight w:val="0"/>
          <w:marTop w:val="0"/>
          <w:marBottom w:val="0"/>
          <w:divBdr>
            <w:top w:val="none" w:sz="0" w:space="0" w:color="auto"/>
            <w:left w:val="none" w:sz="0" w:space="0" w:color="auto"/>
            <w:bottom w:val="none" w:sz="0" w:space="0" w:color="auto"/>
            <w:right w:val="none" w:sz="0" w:space="0" w:color="auto"/>
          </w:divBdr>
        </w:div>
        <w:div w:id="1493907828">
          <w:marLeft w:val="640"/>
          <w:marRight w:val="0"/>
          <w:marTop w:val="0"/>
          <w:marBottom w:val="0"/>
          <w:divBdr>
            <w:top w:val="none" w:sz="0" w:space="0" w:color="auto"/>
            <w:left w:val="none" w:sz="0" w:space="0" w:color="auto"/>
            <w:bottom w:val="none" w:sz="0" w:space="0" w:color="auto"/>
            <w:right w:val="none" w:sz="0" w:space="0" w:color="auto"/>
          </w:divBdr>
        </w:div>
        <w:div w:id="942105866">
          <w:marLeft w:val="640"/>
          <w:marRight w:val="0"/>
          <w:marTop w:val="0"/>
          <w:marBottom w:val="0"/>
          <w:divBdr>
            <w:top w:val="none" w:sz="0" w:space="0" w:color="auto"/>
            <w:left w:val="none" w:sz="0" w:space="0" w:color="auto"/>
            <w:bottom w:val="none" w:sz="0" w:space="0" w:color="auto"/>
            <w:right w:val="none" w:sz="0" w:space="0" w:color="auto"/>
          </w:divBdr>
        </w:div>
        <w:div w:id="1242257183">
          <w:marLeft w:val="640"/>
          <w:marRight w:val="0"/>
          <w:marTop w:val="0"/>
          <w:marBottom w:val="0"/>
          <w:divBdr>
            <w:top w:val="none" w:sz="0" w:space="0" w:color="auto"/>
            <w:left w:val="none" w:sz="0" w:space="0" w:color="auto"/>
            <w:bottom w:val="none" w:sz="0" w:space="0" w:color="auto"/>
            <w:right w:val="none" w:sz="0" w:space="0" w:color="auto"/>
          </w:divBdr>
        </w:div>
        <w:div w:id="1733382879">
          <w:marLeft w:val="640"/>
          <w:marRight w:val="0"/>
          <w:marTop w:val="0"/>
          <w:marBottom w:val="0"/>
          <w:divBdr>
            <w:top w:val="none" w:sz="0" w:space="0" w:color="auto"/>
            <w:left w:val="none" w:sz="0" w:space="0" w:color="auto"/>
            <w:bottom w:val="none" w:sz="0" w:space="0" w:color="auto"/>
            <w:right w:val="none" w:sz="0" w:space="0" w:color="auto"/>
          </w:divBdr>
        </w:div>
        <w:div w:id="1756242360">
          <w:marLeft w:val="640"/>
          <w:marRight w:val="0"/>
          <w:marTop w:val="0"/>
          <w:marBottom w:val="0"/>
          <w:divBdr>
            <w:top w:val="none" w:sz="0" w:space="0" w:color="auto"/>
            <w:left w:val="none" w:sz="0" w:space="0" w:color="auto"/>
            <w:bottom w:val="none" w:sz="0" w:space="0" w:color="auto"/>
            <w:right w:val="none" w:sz="0" w:space="0" w:color="auto"/>
          </w:divBdr>
        </w:div>
        <w:div w:id="758404215">
          <w:marLeft w:val="640"/>
          <w:marRight w:val="0"/>
          <w:marTop w:val="0"/>
          <w:marBottom w:val="0"/>
          <w:divBdr>
            <w:top w:val="none" w:sz="0" w:space="0" w:color="auto"/>
            <w:left w:val="none" w:sz="0" w:space="0" w:color="auto"/>
            <w:bottom w:val="none" w:sz="0" w:space="0" w:color="auto"/>
            <w:right w:val="none" w:sz="0" w:space="0" w:color="auto"/>
          </w:divBdr>
        </w:div>
        <w:div w:id="1922710937">
          <w:marLeft w:val="640"/>
          <w:marRight w:val="0"/>
          <w:marTop w:val="0"/>
          <w:marBottom w:val="0"/>
          <w:divBdr>
            <w:top w:val="none" w:sz="0" w:space="0" w:color="auto"/>
            <w:left w:val="none" w:sz="0" w:space="0" w:color="auto"/>
            <w:bottom w:val="none" w:sz="0" w:space="0" w:color="auto"/>
            <w:right w:val="none" w:sz="0" w:space="0" w:color="auto"/>
          </w:divBdr>
        </w:div>
        <w:div w:id="1005861440">
          <w:marLeft w:val="640"/>
          <w:marRight w:val="0"/>
          <w:marTop w:val="0"/>
          <w:marBottom w:val="0"/>
          <w:divBdr>
            <w:top w:val="none" w:sz="0" w:space="0" w:color="auto"/>
            <w:left w:val="none" w:sz="0" w:space="0" w:color="auto"/>
            <w:bottom w:val="none" w:sz="0" w:space="0" w:color="auto"/>
            <w:right w:val="none" w:sz="0" w:space="0" w:color="auto"/>
          </w:divBdr>
        </w:div>
        <w:div w:id="1057972304">
          <w:marLeft w:val="640"/>
          <w:marRight w:val="0"/>
          <w:marTop w:val="0"/>
          <w:marBottom w:val="0"/>
          <w:divBdr>
            <w:top w:val="none" w:sz="0" w:space="0" w:color="auto"/>
            <w:left w:val="none" w:sz="0" w:space="0" w:color="auto"/>
            <w:bottom w:val="none" w:sz="0" w:space="0" w:color="auto"/>
            <w:right w:val="none" w:sz="0" w:space="0" w:color="auto"/>
          </w:divBdr>
        </w:div>
        <w:div w:id="1907253241">
          <w:marLeft w:val="640"/>
          <w:marRight w:val="0"/>
          <w:marTop w:val="0"/>
          <w:marBottom w:val="0"/>
          <w:divBdr>
            <w:top w:val="none" w:sz="0" w:space="0" w:color="auto"/>
            <w:left w:val="none" w:sz="0" w:space="0" w:color="auto"/>
            <w:bottom w:val="none" w:sz="0" w:space="0" w:color="auto"/>
            <w:right w:val="none" w:sz="0" w:space="0" w:color="auto"/>
          </w:divBdr>
        </w:div>
        <w:div w:id="1806005679">
          <w:marLeft w:val="640"/>
          <w:marRight w:val="0"/>
          <w:marTop w:val="0"/>
          <w:marBottom w:val="0"/>
          <w:divBdr>
            <w:top w:val="none" w:sz="0" w:space="0" w:color="auto"/>
            <w:left w:val="none" w:sz="0" w:space="0" w:color="auto"/>
            <w:bottom w:val="none" w:sz="0" w:space="0" w:color="auto"/>
            <w:right w:val="none" w:sz="0" w:space="0" w:color="auto"/>
          </w:divBdr>
        </w:div>
        <w:div w:id="1958951923">
          <w:marLeft w:val="640"/>
          <w:marRight w:val="0"/>
          <w:marTop w:val="0"/>
          <w:marBottom w:val="0"/>
          <w:divBdr>
            <w:top w:val="none" w:sz="0" w:space="0" w:color="auto"/>
            <w:left w:val="none" w:sz="0" w:space="0" w:color="auto"/>
            <w:bottom w:val="none" w:sz="0" w:space="0" w:color="auto"/>
            <w:right w:val="none" w:sz="0" w:space="0" w:color="auto"/>
          </w:divBdr>
        </w:div>
      </w:divsChild>
    </w:div>
    <w:div w:id="2046756287">
      <w:bodyDiv w:val="1"/>
      <w:marLeft w:val="0"/>
      <w:marRight w:val="0"/>
      <w:marTop w:val="0"/>
      <w:marBottom w:val="0"/>
      <w:divBdr>
        <w:top w:val="none" w:sz="0" w:space="0" w:color="auto"/>
        <w:left w:val="none" w:sz="0" w:space="0" w:color="auto"/>
        <w:bottom w:val="none" w:sz="0" w:space="0" w:color="auto"/>
        <w:right w:val="none" w:sz="0" w:space="0" w:color="auto"/>
      </w:divBdr>
      <w:divsChild>
        <w:div w:id="1391617402">
          <w:marLeft w:val="640"/>
          <w:marRight w:val="0"/>
          <w:marTop w:val="0"/>
          <w:marBottom w:val="0"/>
          <w:divBdr>
            <w:top w:val="none" w:sz="0" w:space="0" w:color="auto"/>
            <w:left w:val="none" w:sz="0" w:space="0" w:color="auto"/>
            <w:bottom w:val="none" w:sz="0" w:space="0" w:color="auto"/>
            <w:right w:val="none" w:sz="0" w:space="0" w:color="auto"/>
          </w:divBdr>
        </w:div>
        <w:div w:id="219825375">
          <w:marLeft w:val="640"/>
          <w:marRight w:val="0"/>
          <w:marTop w:val="0"/>
          <w:marBottom w:val="0"/>
          <w:divBdr>
            <w:top w:val="none" w:sz="0" w:space="0" w:color="auto"/>
            <w:left w:val="none" w:sz="0" w:space="0" w:color="auto"/>
            <w:bottom w:val="none" w:sz="0" w:space="0" w:color="auto"/>
            <w:right w:val="none" w:sz="0" w:space="0" w:color="auto"/>
          </w:divBdr>
        </w:div>
        <w:div w:id="686713762">
          <w:marLeft w:val="640"/>
          <w:marRight w:val="0"/>
          <w:marTop w:val="0"/>
          <w:marBottom w:val="0"/>
          <w:divBdr>
            <w:top w:val="none" w:sz="0" w:space="0" w:color="auto"/>
            <w:left w:val="none" w:sz="0" w:space="0" w:color="auto"/>
            <w:bottom w:val="none" w:sz="0" w:space="0" w:color="auto"/>
            <w:right w:val="none" w:sz="0" w:space="0" w:color="auto"/>
          </w:divBdr>
        </w:div>
        <w:div w:id="1473719971">
          <w:marLeft w:val="640"/>
          <w:marRight w:val="0"/>
          <w:marTop w:val="0"/>
          <w:marBottom w:val="0"/>
          <w:divBdr>
            <w:top w:val="none" w:sz="0" w:space="0" w:color="auto"/>
            <w:left w:val="none" w:sz="0" w:space="0" w:color="auto"/>
            <w:bottom w:val="none" w:sz="0" w:space="0" w:color="auto"/>
            <w:right w:val="none" w:sz="0" w:space="0" w:color="auto"/>
          </w:divBdr>
        </w:div>
        <w:div w:id="750152815">
          <w:marLeft w:val="640"/>
          <w:marRight w:val="0"/>
          <w:marTop w:val="0"/>
          <w:marBottom w:val="0"/>
          <w:divBdr>
            <w:top w:val="none" w:sz="0" w:space="0" w:color="auto"/>
            <w:left w:val="none" w:sz="0" w:space="0" w:color="auto"/>
            <w:bottom w:val="none" w:sz="0" w:space="0" w:color="auto"/>
            <w:right w:val="none" w:sz="0" w:space="0" w:color="auto"/>
          </w:divBdr>
        </w:div>
        <w:div w:id="788710">
          <w:marLeft w:val="640"/>
          <w:marRight w:val="0"/>
          <w:marTop w:val="0"/>
          <w:marBottom w:val="0"/>
          <w:divBdr>
            <w:top w:val="none" w:sz="0" w:space="0" w:color="auto"/>
            <w:left w:val="none" w:sz="0" w:space="0" w:color="auto"/>
            <w:bottom w:val="none" w:sz="0" w:space="0" w:color="auto"/>
            <w:right w:val="none" w:sz="0" w:space="0" w:color="auto"/>
          </w:divBdr>
        </w:div>
        <w:div w:id="1723091644">
          <w:marLeft w:val="640"/>
          <w:marRight w:val="0"/>
          <w:marTop w:val="0"/>
          <w:marBottom w:val="0"/>
          <w:divBdr>
            <w:top w:val="none" w:sz="0" w:space="0" w:color="auto"/>
            <w:left w:val="none" w:sz="0" w:space="0" w:color="auto"/>
            <w:bottom w:val="none" w:sz="0" w:space="0" w:color="auto"/>
            <w:right w:val="none" w:sz="0" w:space="0" w:color="auto"/>
          </w:divBdr>
        </w:div>
        <w:div w:id="645158776">
          <w:marLeft w:val="640"/>
          <w:marRight w:val="0"/>
          <w:marTop w:val="0"/>
          <w:marBottom w:val="0"/>
          <w:divBdr>
            <w:top w:val="none" w:sz="0" w:space="0" w:color="auto"/>
            <w:left w:val="none" w:sz="0" w:space="0" w:color="auto"/>
            <w:bottom w:val="none" w:sz="0" w:space="0" w:color="auto"/>
            <w:right w:val="none" w:sz="0" w:space="0" w:color="auto"/>
          </w:divBdr>
        </w:div>
        <w:div w:id="1008561698">
          <w:marLeft w:val="640"/>
          <w:marRight w:val="0"/>
          <w:marTop w:val="0"/>
          <w:marBottom w:val="0"/>
          <w:divBdr>
            <w:top w:val="none" w:sz="0" w:space="0" w:color="auto"/>
            <w:left w:val="none" w:sz="0" w:space="0" w:color="auto"/>
            <w:bottom w:val="none" w:sz="0" w:space="0" w:color="auto"/>
            <w:right w:val="none" w:sz="0" w:space="0" w:color="auto"/>
          </w:divBdr>
        </w:div>
        <w:div w:id="1242369740">
          <w:marLeft w:val="640"/>
          <w:marRight w:val="0"/>
          <w:marTop w:val="0"/>
          <w:marBottom w:val="0"/>
          <w:divBdr>
            <w:top w:val="none" w:sz="0" w:space="0" w:color="auto"/>
            <w:left w:val="none" w:sz="0" w:space="0" w:color="auto"/>
            <w:bottom w:val="none" w:sz="0" w:space="0" w:color="auto"/>
            <w:right w:val="none" w:sz="0" w:space="0" w:color="auto"/>
          </w:divBdr>
        </w:div>
        <w:div w:id="1190142051">
          <w:marLeft w:val="640"/>
          <w:marRight w:val="0"/>
          <w:marTop w:val="0"/>
          <w:marBottom w:val="0"/>
          <w:divBdr>
            <w:top w:val="none" w:sz="0" w:space="0" w:color="auto"/>
            <w:left w:val="none" w:sz="0" w:space="0" w:color="auto"/>
            <w:bottom w:val="none" w:sz="0" w:space="0" w:color="auto"/>
            <w:right w:val="none" w:sz="0" w:space="0" w:color="auto"/>
          </w:divBdr>
        </w:div>
        <w:div w:id="288052010">
          <w:marLeft w:val="640"/>
          <w:marRight w:val="0"/>
          <w:marTop w:val="0"/>
          <w:marBottom w:val="0"/>
          <w:divBdr>
            <w:top w:val="none" w:sz="0" w:space="0" w:color="auto"/>
            <w:left w:val="none" w:sz="0" w:space="0" w:color="auto"/>
            <w:bottom w:val="none" w:sz="0" w:space="0" w:color="auto"/>
            <w:right w:val="none" w:sz="0" w:space="0" w:color="auto"/>
          </w:divBdr>
        </w:div>
        <w:div w:id="79840290">
          <w:marLeft w:val="640"/>
          <w:marRight w:val="0"/>
          <w:marTop w:val="0"/>
          <w:marBottom w:val="0"/>
          <w:divBdr>
            <w:top w:val="none" w:sz="0" w:space="0" w:color="auto"/>
            <w:left w:val="none" w:sz="0" w:space="0" w:color="auto"/>
            <w:bottom w:val="none" w:sz="0" w:space="0" w:color="auto"/>
            <w:right w:val="none" w:sz="0" w:space="0" w:color="auto"/>
          </w:divBdr>
        </w:div>
        <w:div w:id="1499689513">
          <w:marLeft w:val="640"/>
          <w:marRight w:val="0"/>
          <w:marTop w:val="0"/>
          <w:marBottom w:val="0"/>
          <w:divBdr>
            <w:top w:val="none" w:sz="0" w:space="0" w:color="auto"/>
            <w:left w:val="none" w:sz="0" w:space="0" w:color="auto"/>
            <w:bottom w:val="none" w:sz="0" w:space="0" w:color="auto"/>
            <w:right w:val="none" w:sz="0" w:space="0" w:color="auto"/>
          </w:divBdr>
        </w:div>
        <w:div w:id="1104575547">
          <w:marLeft w:val="640"/>
          <w:marRight w:val="0"/>
          <w:marTop w:val="0"/>
          <w:marBottom w:val="0"/>
          <w:divBdr>
            <w:top w:val="none" w:sz="0" w:space="0" w:color="auto"/>
            <w:left w:val="none" w:sz="0" w:space="0" w:color="auto"/>
            <w:bottom w:val="none" w:sz="0" w:space="0" w:color="auto"/>
            <w:right w:val="none" w:sz="0" w:space="0" w:color="auto"/>
          </w:divBdr>
        </w:div>
        <w:div w:id="2142112535">
          <w:marLeft w:val="640"/>
          <w:marRight w:val="0"/>
          <w:marTop w:val="0"/>
          <w:marBottom w:val="0"/>
          <w:divBdr>
            <w:top w:val="none" w:sz="0" w:space="0" w:color="auto"/>
            <w:left w:val="none" w:sz="0" w:space="0" w:color="auto"/>
            <w:bottom w:val="none" w:sz="0" w:space="0" w:color="auto"/>
            <w:right w:val="none" w:sz="0" w:space="0" w:color="auto"/>
          </w:divBdr>
        </w:div>
        <w:div w:id="2022315475">
          <w:marLeft w:val="640"/>
          <w:marRight w:val="0"/>
          <w:marTop w:val="0"/>
          <w:marBottom w:val="0"/>
          <w:divBdr>
            <w:top w:val="none" w:sz="0" w:space="0" w:color="auto"/>
            <w:left w:val="none" w:sz="0" w:space="0" w:color="auto"/>
            <w:bottom w:val="none" w:sz="0" w:space="0" w:color="auto"/>
            <w:right w:val="none" w:sz="0" w:space="0" w:color="auto"/>
          </w:divBdr>
        </w:div>
        <w:div w:id="1300768773">
          <w:marLeft w:val="640"/>
          <w:marRight w:val="0"/>
          <w:marTop w:val="0"/>
          <w:marBottom w:val="0"/>
          <w:divBdr>
            <w:top w:val="none" w:sz="0" w:space="0" w:color="auto"/>
            <w:left w:val="none" w:sz="0" w:space="0" w:color="auto"/>
            <w:bottom w:val="none" w:sz="0" w:space="0" w:color="auto"/>
            <w:right w:val="none" w:sz="0" w:space="0" w:color="auto"/>
          </w:divBdr>
        </w:div>
        <w:div w:id="1590582960">
          <w:marLeft w:val="640"/>
          <w:marRight w:val="0"/>
          <w:marTop w:val="0"/>
          <w:marBottom w:val="0"/>
          <w:divBdr>
            <w:top w:val="none" w:sz="0" w:space="0" w:color="auto"/>
            <w:left w:val="none" w:sz="0" w:space="0" w:color="auto"/>
            <w:bottom w:val="none" w:sz="0" w:space="0" w:color="auto"/>
            <w:right w:val="none" w:sz="0" w:space="0" w:color="auto"/>
          </w:divBdr>
        </w:div>
        <w:div w:id="600140845">
          <w:marLeft w:val="640"/>
          <w:marRight w:val="0"/>
          <w:marTop w:val="0"/>
          <w:marBottom w:val="0"/>
          <w:divBdr>
            <w:top w:val="none" w:sz="0" w:space="0" w:color="auto"/>
            <w:left w:val="none" w:sz="0" w:space="0" w:color="auto"/>
            <w:bottom w:val="none" w:sz="0" w:space="0" w:color="auto"/>
            <w:right w:val="none" w:sz="0" w:space="0" w:color="auto"/>
          </w:divBdr>
        </w:div>
        <w:div w:id="860436520">
          <w:marLeft w:val="640"/>
          <w:marRight w:val="0"/>
          <w:marTop w:val="0"/>
          <w:marBottom w:val="0"/>
          <w:divBdr>
            <w:top w:val="none" w:sz="0" w:space="0" w:color="auto"/>
            <w:left w:val="none" w:sz="0" w:space="0" w:color="auto"/>
            <w:bottom w:val="none" w:sz="0" w:space="0" w:color="auto"/>
            <w:right w:val="none" w:sz="0" w:space="0" w:color="auto"/>
          </w:divBdr>
        </w:div>
        <w:div w:id="1958290965">
          <w:marLeft w:val="640"/>
          <w:marRight w:val="0"/>
          <w:marTop w:val="0"/>
          <w:marBottom w:val="0"/>
          <w:divBdr>
            <w:top w:val="none" w:sz="0" w:space="0" w:color="auto"/>
            <w:left w:val="none" w:sz="0" w:space="0" w:color="auto"/>
            <w:bottom w:val="none" w:sz="0" w:space="0" w:color="auto"/>
            <w:right w:val="none" w:sz="0" w:space="0" w:color="auto"/>
          </w:divBdr>
        </w:div>
        <w:div w:id="69931356">
          <w:marLeft w:val="640"/>
          <w:marRight w:val="0"/>
          <w:marTop w:val="0"/>
          <w:marBottom w:val="0"/>
          <w:divBdr>
            <w:top w:val="none" w:sz="0" w:space="0" w:color="auto"/>
            <w:left w:val="none" w:sz="0" w:space="0" w:color="auto"/>
            <w:bottom w:val="none" w:sz="0" w:space="0" w:color="auto"/>
            <w:right w:val="none" w:sz="0" w:space="0" w:color="auto"/>
          </w:divBdr>
        </w:div>
        <w:div w:id="303119147">
          <w:marLeft w:val="640"/>
          <w:marRight w:val="0"/>
          <w:marTop w:val="0"/>
          <w:marBottom w:val="0"/>
          <w:divBdr>
            <w:top w:val="none" w:sz="0" w:space="0" w:color="auto"/>
            <w:left w:val="none" w:sz="0" w:space="0" w:color="auto"/>
            <w:bottom w:val="none" w:sz="0" w:space="0" w:color="auto"/>
            <w:right w:val="none" w:sz="0" w:space="0" w:color="auto"/>
          </w:divBdr>
        </w:div>
        <w:div w:id="2116172631">
          <w:marLeft w:val="640"/>
          <w:marRight w:val="0"/>
          <w:marTop w:val="0"/>
          <w:marBottom w:val="0"/>
          <w:divBdr>
            <w:top w:val="none" w:sz="0" w:space="0" w:color="auto"/>
            <w:left w:val="none" w:sz="0" w:space="0" w:color="auto"/>
            <w:bottom w:val="none" w:sz="0" w:space="0" w:color="auto"/>
            <w:right w:val="none" w:sz="0" w:space="0" w:color="auto"/>
          </w:divBdr>
        </w:div>
        <w:div w:id="503015054">
          <w:marLeft w:val="640"/>
          <w:marRight w:val="0"/>
          <w:marTop w:val="0"/>
          <w:marBottom w:val="0"/>
          <w:divBdr>
            <w:top w:val="none" w:sz="0" w:space="0" w:color="auto"/>
            <w:left w:val="none" w:sz="0" w:space="0" w:color="auto"/>
            <w:bottom w:val="none" w:sz="0" w:space="0" w:color="auto"/>
            <w:right w:val="none" w:sz="0" w:space="0" w:color="auto"/>
          </w:divBdr>
        </w:div>
        <w:div w:id="146480117">
          <w:marLeft w:val="640"/>
          <w:marRight w:val="0"/>
          <w:marTop w:val="0"/>
          <w:marBottom w:val="0"/>
          <w:divBdr>
            <w:top w:val="none" w:sz="0" w:space="0" w:color="auto"/>
            <w:left w:val="none" w:sz="0" w:space="0" w:color="auto"/>
            <w:bottom w:val="none" w:sz="0" w:space="0" w:color="auto"/>
            <w:right w:val="none" w:sz="0" w:space="0" w:color="auto"/>
          </w:divBdr>
        </w:div>
        <w:div w:id="599685478">
          <w:marLeft w:val="640"/>
          <w:marRight w:val="0"/>
          <w:marTop w:val="0"/>
          <w:marBottom w:val="0"/>
          <w:divBdr>
            <w:top w:val="none" w:sz="0" w:space="0" w:color="auto"/>
            <w:left w:val="none" w:sz="0" w:space="0" w:color="auto"/>
            <w:bottom w:val="none" w:sz="0" w:space="0" w:color="auto"/>
            <w:right w:val="none" w:sz="0" w:space="0" w:color="auto"/>
          </w:divBdr>
        </w:div>
        <w:div w:id="1523132627">
          <w:marLeft w:val="640"/>
          <w:marRight w:val="0"/>
          <w:marTop w:val="0"/>
          <w:marBottom w:val="0"/>
          <w:divBdr>
            <w:top w:val="none" w:sz="0" w:space="0" w:color="auto"/>
            <w:left w:val="none" w:sz="0" w:space="0" w:color="auto"/>
            <w:bottom w:val="none" w:sz="0" w:space="0" w:color="auto"/>
            <w:right w:val="none" w:sz="0" w:space="0" w:color="auto"/>
          </w:divBdr>
        </w:div>
        <w:div w:id="749540195">
          <w:marLeft w:val="640"/>
          <w:marRight w:val="0"/>
          <w:marTop w:val="0"/>
          <w:marBottom w:val="0"/>
          <w:divBdr>
            <w:top w:val="none" w:sz="0" w:space="0" w:color="auto"/>
            <w:left w:val="none" w:sz="0" w:space="0" w:color="auto"/>
            <w:bottom w:val="none" w:sz="0" w:space="0" w:color="auto"/>
            <w:right w:val="none" w:sz="0" w:space="0" w:color="auto"/>
          </w:divBdr>
        </w:div>
        <w:div w:id="1363245383">
          <w:marLeft w:val="640"/>
          <w:marRight w:val="0"/>
          <w:marTop w:val="0"/>
          <w:marBottom w:val="0"/>
          <w:divBdr>
            <w:top w:val="none" w:sz="0" w:space="0" w:color="auto"/>
            <w:left w:val="none" w:sz="0" w:space="0" w:color="auto"/>
            <w:bottom w:val="none" w:sz="0" w:space="0" w:color="auto"/>
            <w:right w:val="none" w:sz="0" w:space="0" w:color="auto"/>
          </w:divBdr>
        </w:div>
        <w:div w:id="1264680757">
          <w:marLeft w:val="640"/>
          <w:marRight w:val="0"/>
          <w:marTop w:val="0"/>
          <w:marBottom w:val="0"/>
          <w:divBdr>
            <w:top w:val="none" w:sz="0" w:space="0" w:color="auto"/>
            <w:left w:val="none" w:sz="0" w:space="0" w:color="auto"/>
            <w:bottom w:val="none" w:sz="0" w:space="0" w:color="auto"/>
            <w:right w:val="none" w:sz="0" w:space="0" w:color="auto"/>
          </w:divBdr>
        </w:div>
        <w:div w:id="1186140339">
          <w:marLeft w:val="640"/>
          <w:marRight w:val="0"/>
          <w:marTop w:val="0"/>
          <w:marBottom w:val="0"/>
          <w:divBdr>
            <w:top w:val="none" w:sz="0" w:space="0" w:color="auto"/>
            <w:left w:val="none" w:sz="0" w:space="0" w:color="auto"/>
            <w:bottom w:val="none" w:sz="0" w:space="0" w:color="auto"/>
            <w:right w:val="none" w:sz="0" w:space="0" w:color="auto"/>
          </w:divBdr>
        </w:div>
        <w:div w:id="645743312">
          <w:marLeft w:val="640"/>
          <w:marRight w:val="0"/>
          <w:marTop w:val="0"/>
          <w:marBottom w:val="0"/>
          <w:divBdr>
            <w:top w:val="none" w:sz="0" w:space="0" w:color="auto"/>
            <w:left w:val="none" w:sz="0" w:space="0" w:color="auto"/>
            <w:bottom w:val="none" w:sz="0" w:space="0" w:color="auto"/>
            <w:right w:val="none" w:sz="0" w:space="0" w:color="auto"/>
          </w:divBdr>
        </w:div>
        <w:div w:id="1185708540">
          <w:marLeft w:val="640"/>
          <w:marRight w:val="0"/>
          <w:marTop w:val="0"/>
          <w:marBottom w:val="0"/>
          <w:divBdr>
            <w:top w:val="none" w:sz="0" w:space="0" w:color="auto"/>
            <w:left w:val="none" w:sz="0" w:space="0" w:color="auto"/>
            <w:bottom w:val="none" w:sz="0" w:space="0" w:color="auto"/>
            <w:right w:val="none" w:sz="0" w:space="0" w:color="auto"/>
          </w:divBdr>
        </w:div>
        <w:div w:id="1440644819">
          <w:marLeft w:val="640"/>
          <w:marRight w:val="0"/>
          <w:marTop w:val="0"/>
          <w:marBottom w:val="0"/>
          <w:divBdr>
            <w:top w:val="none" w:sz="0" w:space="0" w:color="auto"/>
            <w:left w:val="none" w:sz="0" w:space="0" w:color="auto"/>
            <w:bottom w:val="none" w:sz="0" w:space="0" w:color="auto"/>
            <w:right w:val="none" w:sz="0" w:space="0" w:color="auto"/>
          </w:divBdr>
        </w:div>
        <w:div w:id="85225663">
          <w:marLeft w:val="640"/>
          <w:marRight w:val="0"/>
          <w:marTop w:val="0"/>
          <w:marBottom w:val="0"/>
          <w:divBdr>
            <w:top w:val="none" w:sz="0" w:space="0" w:color="auto"/>
            <w:left w:val="none" w:sz="0" w:space="0" w:color="auto"/>
            <w:bottom w:val="none" w:sz="0" w:space="0" w:color="auto"/>
            <w:right w:val="none" w:sz="0" w:space="0" w:color="auto"/>
          </w:divBdr>
        </w:div>
        <w:div w:id="1801529147">
          <w:marLeft w:val="640"/>
          <w:marRight w:val="0"/>
          <w:marTop w:val="0"/>
          <w:marBottom w:val="0"/>
          <w:divBdr>
            <w:top w:val="none" w:sz="0" w:space="0" w:color="auto"/>
            <w:left w:val="none" w:sz="0" w:space="0" w:color="auto"/>
            <w:bottom w:val="none" w:sz="0" w:space="0" w:color="auto"/>
            <w:right w:val="none" w:sz="0" w:space="0" w:color="auto"/>
          </w:divBdr>
        </w:div>
        <w:div w:id="595402525">
          <w:marLeft w:val="640"/>
          <w:marRight w:val="0"/>
          <w:marTop w:val="0"/>
          <w:marBottom w:val="0"/>
          <w:divBdr>
            <w:top w:val="none" w:sz="0" w:space="0" w:color="auto"/>
            <w:left w:val="none" w:sz="0" w:space="0" w:color="auto"/>
            <w:bottom w:val="none" w:sz="0" w:space="0" w:color="auto"/>
            <w:right w:val="none" w:sz="0" w:space="0" w:color="auto"/>
          </w:divBdr>
        </w:div>
        <w:div w:id="570775301">
          <w:marLeft w:val="640"/>
          <w:marRight w:val="0"/>
          <w:marTop w:val="0"/>
          <w:marBottom w:val="0"/>
          <w:divBdr>
            <w:top w:val="none" w:sz="0" w:space="0" w:color="auto"/>
            <w:left w:val="none" w:sz="0" w:space="0" w:color="auto"/>
            <w:bottom w:val="none" w:sz="0" w:space="0" w:color="auto"/>
            <w:right w:val="none" w:sz="0" w:space="0" w:color="auto"/>
          </w:divBdr>
        </w:div>
        <w:div w:id="1778988377">
          <w:marLeft w:val="640"/>
          <w:marRight w:val="0"/>
          <w:marTop w:val="0"/>
          <w:marBottom w:val="0"/>
          <w:divBdr>
            <w:top w:val="none" w:sz="0" w:space="0" w:color="auto"/>
            <w:left w:val="none" w:sz="0" w:space="0" w:color="auto"/>
            <w:bottom w:val="none" w:sz="0" w:space="0" w:color="auto"/>
            <w:right w:val="none" w:sz="0" w:space="0" w:color="auto"/>
          </w:divBdr>
        </w:div>
        <w:div w:id="727531927">
          <w:marLeft w:val="640"/>
          <w:marRight w:val="0"/>
          <w:marTop w:val="0"/>
          <w:marBottom w:val="0"/>
          <w:divBdr>
            <w:top w:val="none" w:sz="0" w:space="0" w:color="auto"/>
            <w:left w:val="none" w:sz="0" w:space="0" w:color="auto"/>
            <w:bottom w:val="none" w:sz="0" w:space="0" w:color="auto"/>
            <w:right w:val="none" w:sz="0" w:space="0" w:color="auto"/>
          </w:divBdr>
        </w:div>
        <w:div w:id="1432166496">
          <w:marLeft w:val="640"/>
          <w:marRight w:val="0"/>
          <w:marTop w:val="0"/>
          <w:marBottom w:val="0"/>
          <w:divBdr>
            <w:top w:val="none" w:sz="0" w:space="0" w:color="auto"/>
            <w:left w:val="none" w:sz="0" w:space="0" w:color="auto"/>
            <w:bottom w:val="none" w:sz="0" w:space="0" w:color="auto"/>
            <w:right w:val="none" w:sz="0" w:space="0" w:color="auto"/>
          </w:divBdr>
        </w:div>
        <w:div w:id="648052323">
          <w:marLeft w:val="640"/>
          <w:marRight w:val="0"/>
          <w:marTop w:val="0"/>
          <w:marBottom w:val="0"/>
          <w:divBdr>
            <w:top w:val="none" w:sz="0" w:space="0" w:color="auto"/>
            <w:left w:val="none" w:sz="0" w:space="0" w:color="auto"/>
            <w:bottom w:val="none" w:sz="0" w:space="0" w:color="auto"/>
            <w:right w:val="none" w:sz="0" w:space="0" w:color="auto"/>
          </w:divBdr>
        </w:div>
        <w:div w:id="1468082024">
          <w:marLeft w:val="640"/>
          <w:marRight w:val="0"/>
          <w:marTop w:val="0"/>
          <w:marBottom w:val="0"/>
          <w:divBdr>
            <w:top w:val="none" w:sz="0" w:space="0" w:color="auto"/>
            <w:left w:val="none" w:sz="0" w:space="0" w:color="auto"/>
            <w:bottom w:val="none" w:sz="0" w:space="0" w:color="auto"/>
            <w:right w:val="none" w:sz="0" w:space="0" w:color="auto"/>
          </w:divBdr>
        </w:div>
        <w:div w:id="1687516519">
          <w:marLeft w:val="640"/>
          <w:marRight w:val="0"/>
          <w:marTop w:val="0"/>
          <w:marBottom w:val="0"/>
          <w:divBdr>
            <w:top w:val="none" w:sz="0" w:space="0" w:color="auto"/>
            <w:left w:val="none" w:sz="0" w:space="0" w:color="auto"/>
            <w:bottom w:val="none" w:sz="0" w:space="0" w:color="auto"/>
            <w:right w:val="none" w:sz="0" w:space="0" w:color="auto"/>
          </w:divBdr>
        </w:div>
        <w:div w:id="352533273">
          <w:marLeft w:val="640"/>
          <w:marRight w:val="0"/>
          <w:marTop w:val="0"/>
          <w:marBottom w:val="0"/>
          <w:divBdr>
            <w:top w:val="none" w:sz="0" w:space="0" w:color="auto"/>
            <w:left w:val="none" w:sz="0" w:space="0" w:color="auto"/>
            <w:bottom w:val="none" w:sz="0" w:space="0" w:color="auto"/>
            <w:right w:val="none" w:sz="0" w:space="0" w:color="auto"/>
          </w:divBdr>
        </w:div>
        <w:div w:id="1447919550">
          <w:marLeft w:val="640"/>
          <w:marRight w:val="0"/>
          <w:marTop w:val="0"/>
          <w:marBottom w:val="0"/>
          <w:divBdr>
            <w:top w:val="none" w:sz="0" w:space="0" w:color="auto"/>
            <w:left w:val="none" w:sz="0" w:space="0" w:color="auto"/>
            <w:bottom w:val="none" w:sz="0" w:space="0" w:color="auto"/>
            <w:right w:val="none" w:sz="0" w:space="0" w:color="auto"/>
          </w:divBdr>
        </w:div>
        <w:div w:id="1320110250">
          <w:marLeft w:val="640"/>
          <w:marRight w:val="0"/>
          <w:marTop w:val="0"/>
          <w:marBottom w:val="0"/>
          <w:divBdr>
            <w:top w:val="none" w:sz="0" w:space="0" w:color="auto"/>
            <w:left w:val="none" w:sz="0" w:space="0" w:color="auto"/>
            <w:bottom w:val="none" w:sz="0" w:space="0" w:color="auto"/>
            <w:right w:val="none" w:sz="0" w:space="0" w:color="auto"/>
          </w:divBdr>
        </w:div>
        <w:div w:id="840464454">
          <w:marLeft w:val="640"/>
          <w:marRight w:val="0"/>
          <w:marTop w:val="0"/>
          <w:marBottom w:val="0"/>
          <w:divBdr>
            <w:top w:val="none" w:sz="0" w:space="0" w:color="auto"/>
            <w:left w:val="none" w:sz="0" w:space="0" w:color="auto"/>
            <w:bottom w:val="none" w:sz="0" w:space="0" w:color="auto"/>
            <w:right w:val="none" w:sz="0" w:space="0" w:color="auto"/>
          </w:divBdr>
        </w:div>
        <w:div w:id="781536825">
          <w:marLeft w:val="640"/>
          <w:marRight w:val="0"/>
          <w:marTop w:val="0"/>
          <w:marBottom w:val="0"/>
          <w:divBdr>
            <w:top w:val="none" w:sz="0" w:space="0" w:color="auto"/>
            <w:left w:val="none" w:sz="0" w:space="0" w:color="auto"/>
            <w:bottom w:val="none" w:sz="0" w:space="0" w:color="auto"/>
            <w:right w:val="none" w:sz="0" w:space="0" w:color="auto"/>
          </w:divBdr>
        </w:div>
        <w:div w:id="234514442">
          <w:marLeft w:val="640"/>
          <w:marRight w:val="0"/>
          <w:marTop w:val="0"/>
          <w:marBottom w:val="0"/>
          <w:divBdr>
            <w:top w:val="none" w:sz="0" w:space="0" w:color="auto"/>
            <w:left w:val="none" w:sz="0" w:space="0" w:color="auto"/>
            <w:bottom w:val="none" w:sz="0" w:space="0" w:color="auto"/>
            <w:right w:val="none" w:sz="0" w:space="0" w:color="auto"/>
          </w:divBdr>
        </w:div>
        <w:div w:id="1580559881">
          <w:marLeft w:val="640"/>
          <w:marRight w:val="0"/>
          <w:marTop w:val="0"/>
          <w:marBottom w:val="0"/>
          <w:divBdr>
            <w:top w:val="none" w:sz="0" w:space="0" w:color="auto"/>
            <w:left w:val="none" w:sz="0" w:space="0" w:color="auto"/>
            <w:bottom w:val="none" w:sz="0" w:space="0" w:color="auto"/>
            <w:right w:val="none" w:sz="0" w:space="0" w:color="auto"/>
          </w:divBdr>
        </w:div>
        <w:div w:id="1971087211">
          <w:marLeft w:val="640"/>
          <w:marRight w:val="0"/>
          <w:marTop w:val="0"/>
          <w:marBottom w:val="0"/>
          <w:divBdr>
            <w:top w:val="none" w:sz="0" w:space="0" w:color="auto"/>
            <w:left w:val="none" w:sz="0" w:space="0" w:color="auto"/>
            <w:bottom w:val="none" w:sz="0" w:space="0" w:color="auto"/>
            <w:right w:val="none" w:sz="0" w:space="0" w:color="auto"/>
          </w:divBdr>
        </w:div>
        <w:div w:id="507647052">
          <w:marLeft w:val="640"/>
          <w:marRight w:val="0"/>
          <w:marTop w:val="0"/>
          <w:marBottom w:val="0"/>
          <w:divBdr>
            <w:top w:val="none" w:sz="0" w:space="0" w:color="auto"/>
            <w:left w:val="none" w:sz="0" w:space="0" w:color="auto"/>
            <w:bottom w:val="none" w:sz="0" w:space="0" w:color="auto"/>
            <w:right w:val="none" w:sz="0" w:space="0" w:color="auto"/>
          </w:divBdr>
        </w:div>
        <w:div w:id="943654882">
          <w:marLeft w:val="640"/>
          <w:marRight w:val="0"/>
          <w:marTop w:val="0"/>
          <w:marBottom w:val="0"/>
          <w:divBdr>
            <w:top w:val="none" w:sz="0" w:space="0" w:color="auto"/>
            <w:left w:val="none" w:sz="0" w:space="0" w:color="auto"/>
            <w:bottom w:val="none" w:sz="0" w:space="0" w:color="auto"/>
            <w:right w:val="none" w:sz="0" w:space="0" w:color="auto"/>
          </w:divBdr>
        </w:div>
        <w:div w:id="2055690859">
          <w:marLeft w:val="640"/>
          <w:marRight w:val="0"/>
          <w:marTop w:val="0"/>
          <w:marBottom w:val="0"/>
          <w:divBdr>
            <w:top w:val="none" w:sz="0" w:space="0" w:color="auto"/>
            <w:left w:val="none" w:sz="0" w:space="0" w:color="auto"/>
            <w:bottom w:val="none" w:sz="0" w:space="0" w:color="auto"/>
            <w:right w:val="none" w:sz="0" w:space="0" w:color="auto"/>
          </w:divBdr>
        </w:div>
        <w:div w:id="1570993035">
          <w:marLeft w:val="640"/>
          <w:marRight w:val="0"/>
          <w:marTop w:val="0"/>
          <w:marBottom w:val="0"/>
          <w:divBdr>
            <w:top w:val="none" w:sz="0" w:space="0" w:color="auto"/>
            <w:left w:val="none" w:sz="0" w:space="0" w:color="auto"/>
            <w:bottom w:val="none" w:sz="0" w:space="0" w:color="auto"/>
            <w:right w:val="none" w:sz="0" w:space="0" w:color="auto"/>
          </w:divBdr>
        </w:div>
        <w:div w:id="1384864485">
          <w:marLeft w:val="640"/>
          <w:marRight w:val="0"/>
          <w:marTop w:val="0"/>
          <w:marBottom w:val="0"/>
          <w:divBdr>
            <w:top w:val="none" w:sz="0" w:space="0" w:color="auto"/>
            <w:left w:val="none" w:sz="0" w:space="0" w:color="auto"/>
            <w:bottom w:val="none" w:sz="0" w:space="0" w:color="auto"/>
            <w:right w:val="none" w:sz="0" w:space="0" w:color="auto"/>
          </w:divBdr>
        </w:div>
        <w:div w:id="606667990">
          <w:marLeft w:val="640"/>
          <w:marRight w:val="0"/>
          <w:marTop w:val="0"/>
          <w:marBottom w:val="0"/>
          <w:divBdr>
            <w:top w:val="none" w:sz="0" w:space="0" w:color="auto"/>
            <w:left w:val="none" w:sz="0" w:space="0" w:color="auto"/>
            <w:bottom w:val="none" w:sz="0" w:space="0" w:color="auto"/>
            <w:right w:val="none" w:sz="0" w:space="0" w:color="auto"/>
          </w:divBdr>
        </w:div>
        <w:div w:id="489251973">
          <w:marLeft w:val="640"/>
          <w:marRight w:val="0"/>
          <w:marTop w:val="0"/>
          <w:marBottom w:val="0"/>
          <w:divBdr>
            <w:top w:val="none" w:sz="0" w:space="0" w:color="auto"/>
            <w:left w:val="none" w:sz="0" w:space="0" w:color="auto"/>
            <w:bottom w:val="none" w:sz="0" w:space="0" w:color="auto"/>
            <w:right w:val="none" w:sz="0" w:space="0" w:color="auto"/>
          </w:divBdr>
        </w:div>
        <w:div w:id="1999386355">
          <w:marLeft w:val="640"/>
          <w:marRight w:val="0"/>
          <w:marTop w:val="0"/>
          <w:marBottom w:val="0"/>
          <w:divBdr>
            <w:top w:val="none" w:sz="0" w:space="0" w:color="auto"/>
            <w:left w:val="none" w:sz="0" w:space="0" w:color="auto"/>
            <w:bottom w:val="none" w:sz="0" w:space="0" w:color="auto"/>
            <w:right w:val="none" w:sz="0" w:space="0" w:color="auto"/>
          </w:divBdr>
        </w:div>
        <w:div w:id="774400597">
          <w:marLeft w:val="640"/>
          <w:marRight w:val="0"/>
          <w:marTop w:val="0"/>
          <w:marBottom w:val="0"/>
          <w:divBdr>
            <w:top w:val="none" w:sz="0" w:space="0" w:color="auto"/>
            <w:left w:val="none" w:sz="0" w:space="0" w:color="auto"/>
            <w:bottom w:val="none" w:sz="0" w:space="0" w:color="auto"/>
            <w:right w:val="none" w:sz="0" w:space="0" w:color="auto"/>
          </w:divBdr>
        </w:div>
        <w:div w:id="1798525483">
          <w:marLeft w:val="640"/>
          <w:marRight w:val="0"/>
          <w:marTop w:val="0"/>
          <w:marBottom w:val="0"/>
          <w:divBdr>
            <w:top w:val="none" w:sz="0" w:space="0" w:color="auto"/>
            <w:left w:val="none" w:sz="0" w:space="0" w:color="auto"/>
            <w:bottom w:val="none" w:sz="0" w:space="0" w:color="auto"/>
            <w:right w:val="none" w:sz="0" w:space="0" w:color="auto"/>
          </w:divBdr>
        </w:div>
        <w:div w:id="1400327537">
          <w:marLeft w:val="640"/>
          <w:marRight w:val="0"/>
          <w:marTop w:val="0"/>
          <w:marBottom w:val="0"/>
          <w:divBdr>
            <w:top w:val="none" w:sz="0" w:space="0" w:color="auto"/>
            <w:left w:val="none" w:sz="0" w:space="0" w:color="auto"/>
            <w:bottom w:val="none" w:sz="0" w:space="0" w:color="auto"/>
            <w:right w:val="none" w:sz="0" w:space="0" w:color="auto"/>
          </w:divBdr>
        </w:div>
        <w:div w:id="192503787">
          <w:marLeft w:val="640"/>
          <w:marRight w:val="0"/>
          <w:marTop w:val="0"/>
          <w:marBottom w:val="0"/>
          <w:divBdr>
            <w:top w:val="none" w:sz="0" w:space="0" w:color="auto"/>
            <w:left w:val="none" w:sz="0" w:space="0" w:color="auto"/>
            <w:bottom w:val="none" w:sz="0" w:space="0" w:color="auto"/>
            <w:right w:val="none" w:sz="0" w:space="0" w:color="auto"/>
          </w:divBdr>
        </w:div>
        <w:div w:id="1394039667">
          <w:marLeft w:val="640"/>
          <w:marRight w:val="0"/>
          <w:marTop w:val="0"/>
          <w:marBottom w:val="0"/>
          <w:divBdr>
            <w:top w:val="none" w:sz="0" w:space="0" w:color="auto"/>
            <w:left w:val="none" w:sz="0" w:space="0" w:color="auto"/>
            <w:bottom w:val="none" w:sz="0" w:space="0" w:color="auto"/>
            <w:right w:val="none" w:sz="0" w:space="0" w:color="auto"/>
          </w:divBdr>
        </w:div>
        <w:div w:id="1563902157">
          <w:marLeft w:val="640"/>
          <w:marRight w:val="0"/>
          <w:marTop w:val="0"/>
          <w:marBottom w:val="0"/>
          <w:divBdr>
            <w:top w:val="none" w:sz="0" w:space="0" w:color="auto"/>
            <w:left w:val="none" w:sz="0" w:space="0" w:color="auto"/>
            <w:bottom w:val="none" w:sz="0" w:space="0" w:color="auto"/>
            <w:right w:val="none" w:sz="0" w:space="0" w:color="auto"/>
          </w:divBdr>
        </w:div>
        <w:div w:id="519465533">
          <w:marLeft w:val="640"/>
          <w:marRight w:val="0"/>
          <w:marTop w:val="0"/>
          <w:marBottom w:val="0"/>
          <w:divBdr>
            <w:top w:val="none" w:sz="0" w:space="0" w:color="auto"/>
            <w:left w:val="none" w:sz="0" w:space="0" w:color="auto"/>
            <w:bottom w:val="none" w:sz="0" w:space="0" w:color="auto"/>
            <w:right w:val="none" w:sz="0" w:space="0" w:color="auto"/>
          </w:divBdr>
        </w:div>
        <w:div w:id="1330056794">
          <w:marLeft w:val="640"/>
          <w:marRight w:val="0"/>
          <w:marTop w:val="0"/>
          <w:marBottom w:val="0"/>
          <w:divBdr>
            <w:top w:val="none" w:sz="0" w:space="0" w:color="auto"/>
            <w:left w:val="none" w:sz="0" w:space="0" w:color="auto"/>
            <w:bottom w:val="none" w:sz="0" w:space="0" w:color="auto"/>
            <w:right w:val="none" w:sz="0" w:space="0" w:color="auto"/>
          </w:divBdr>
        </w:div>
        <w:div w:id="620190666">
          <w:marLeft w:val="640"/>
          <w:marRight w:val="0"/>
          <w:marTop w:val="0"/>
          <w:marBottom w:val="0"/>
          <w:divBdr>
            <w:top w:val="none" w:sz="0" w:space="0" w:color="auto"/>
            <w:left w:val="none" w:sz="0" w:space="0" w:color="auto"/>
            <w:bottom w:val="none" w:sz="0" w:space="0" w:color="auto"/>
            <w:right w:val="none" w:sz="0" w:space="0" w:color="auto"/>
          </w:divBdr>
        </w:div>
        <w:div w:id="2065985743">
          <w:marLeft w:val="640"/>
          <w:marRight w:val="0"/>
          <w:marTop w:val="0"/>
          <w:marBottom w:val="0"/>
          <w:divBdr>
            <w:top w:val="none" w:sz="0" w:space="0" w:color="auto"/>
            <w:left w:val="none" w:sz="0" w:space="0" w:color="auto"/>
            <w:bottom w:val="none" w:sz="0" w:space="0" w:color="auto"/>
            <w:right w:val="none" w:sz="0" w:space="0" w:color="auto"/>
          </w:divBdr>
        </w:div>
        <w:div w:id="1410618671">
          <w:marLeft w:val="640"/>
          <w:marRight w:val="0"/>
          <w:marTop w:val="0"/>
          <w:marBottom w:val="0"/>
          <w:divBdr>
            <w:top w:val="none" w:sz="0" w:space="0" w:color="auto"/>
            <w:left w:val="none" w:sz="0" w:space="0" w:color="auto"/>
            <w:bottom w:val="none" w:sz="0" w:space="0" w:color="auto"/>
            <w:right w:val="none" w:sz="0" w:space="0" w:color="auto"/>
          </w:divBdr>
        </w:div>
        <w:div w:id="2054112076">
          <w:marLeft w:val="640"/>
          <w:marRight w:val="0"/>
          <w:marTop w:val="0"/>
          <w:marBottom w:val="0"/>
          <w:divBdr>
            <w:top w:val="none" w:sz="0" w:space="0" w:color="auto"/>
            <w:left w:val="none" w:sz="0" w:space="0" w:color="auto"/>
            <w:bottom w:val="none" w:sz="0" w:space="0" w:color="auto"/>
            <w:right w:val="none" w:sz="0" w:space="0" w:color="auto"/>
          </w:divBdr>
        </w:div>
        <w:div w:id="1540438915">
          <w:marLeft w:val="640"/>
          <w:marRight w:val="0"/>
          <w:marTop w:val="0"/>
          <w:marBottom w:val="0"/>
          <w:divBdr>
            <w:top w:val="none" w:sz="0" w:space="0" w:color="auto"/>
            <w:left w:val="none" w:sz="0" w:space="0" w:color="auto"/>
            <w:bottom w:val="none" w:sz="0" w:space="0" w:color="auto"/>
            <w:right w:val="none" w:sz="0" w:space="0" w:color="auto"/>
          </w:divBdr>
        </w:div>
        <w:div w:id="948200703">
          <w:marLeft w:val="640"/>
          <w:marRight w:val="0"/>
          <w:marTop w:val="0"/>
          <w:marBottom w:val="0"/>
          <w:divBdr>
            <w:top w:val="none" w:sz="0" w:space="0" w:color="auto"/>
            <w:left w:val="none" w:sz="0" w:space="0" w:color="auto"/>
            <w:bottom w:val="none" w:sz="0" w:space="0" w:color="auto"/>
            <w:right w:val="none" w:sz="0" w:space="0" w:color="auto"/>
          </w:divBdr>
        </w:div>
        <w:div w:id="853032507">
          <w:marLeft w:val="640"/>
          <w:marRight w:val="0"/>
          <w:marTop w:val="0"/>
          <w:marBottom w:val="0"/>
          <w:divBdr>
            <w:top w:val="none" w:sz="0" w:space="0" w:color="auto"/>
            <w:left w:val="none" w:sz="0" w:space="0" w:color="auto"/>
            <w:bottom w:val="none" w:sz="0" w:space="0" w:color="auto"/>
            <w:right w:val="none" w:sz="0" w:space="0" w:color="auto"/>
          </w:divBdr>
        </w:div>
        <w:div w:id="1705323409">
          <w:marLeft w:val="640"/>
          <w:marRight w:val="0"/>
          <w:marTop w:val="0"/>
          <w:marBottom w:val="0"/>
          <w:divBdr>
            <w:top w:val="none" w:sz="0" w:space="0" w:color="auto"/>
            <w:left w:val="none" w:sz="0" w:space="0" w:color="auto"/>
            <w:bottom w:val="none" w:sz="0" w:space="0" w:color="auto"/>
            <w:right w:val="none" w:sz="0" w:space="0" w:color="auto"/>
          </w:divBdr>
        </w:div>
        <w:div w:id="1570767305">
          <w:marLeft w:val="640"/>
          <w:marRight w:val="0"/>
          <w:marTop w:val="0"/>
          <w:marBottom w:val="0"/>
          <w:divBdr>
            <w:top w:val="none" w:sz="0" w:space="0" w:color="auto"/>
            <w:left w:val="none" w:sz="0" w:space="0" w:color="auto"/>
            <w:bottom w:val="none" w:sz="0" w:space="0" w:color="auto"/>
            <w:right w:val="none" w:sz="0" w:space="0" w:color="auto"/>
          </w:divBdr>
        </w:div>
        <w:div w:id="2082167368">
          <w:marLeft w:val="640"/>
          <w:marRight w:val="0"/>
          <w:marTop w:val="0"/>
          <w:marBottom w:val="0"/>
          <w:divBdr>
            <w:top w:val="none" w:sz="0" w:space="0" w:color="auto"/>
            <w:left w:val="none" w:sz="0" w:space="0" w:color="auto"/>
            <w:bottom w:val="none" w:sz="0" w:space="0" w:color="auto"/>
            <w:right w:val="none" w:sz="0" w:space="0" w:color="auto"/>
          </w:divBdr>
        </w:div>
        <w:div w:id="315300765">
          <w:marLeft w:val="640"/>
          <w:marRight w:val="0"/>
          <w:marTop w:val="0"/>
          <w:marBottom w:val="0"/>
          <w:divBdr>
            <w:top w:val="none" w:sz="0" w:space="0" w:color="auto"/>
            <w:left w:val="none" w:sz="0" w:space="0" w:color="auto"/>
            <w:bottom w:val="none" w:sz="0" w:space="0" w:color="auto"/>
            <w:right w:val="none" w:sz="0" w:space="0" w:color="auto"/>
          </w:divBdr>
        </w:div>
        <w:div w:id="1415201303">
          <w:marLeft w:val="640"/>
          <w:marRight w:val="0"/>
          <w:marTop w:val="0"/>
          <w:marBottom w:val="0"/>
          <w:divBdr>
            <w:top w:val="none" w:sz="0" w:space="0" w:color="auto"/>
            <w:left w:val="none" w:sz="0" w:space="0" w:color="auto"/>
            <w:bottom w:val="none" w:sz="0" w:space="0" w:color="auto"/>
            <w:right w:val="none" w:sz="0" w:space="0" w:color="auto"/>
          </w:divBdr>
        </w:div>
        <w:div w:id="1517605">
          <w:marLeft w:val="640"/>
          <w:marRight w:val="0"/>
          <w:marTop w:val="0"/>
          <w:marBottom w:val="0"/>
          <w:divBdr>
            <w:top w:val="none" w:sz="0" w:space="0" w:color="auto"/>
            <w:left w:val="none" w:sz="0" w:space="0" w:color="auto"/>
            <w:bottom w:val="none" w:sz="0" w:space="0" w:color="auto"/>
            <w:right w:val="none" w:sz="0" w:space="0" w:color="auto"/>
          </w:divBdr>
        </w:div>
        <w:div w:id="425467868">
          <w:marLeft w:val="640"/>
          <w:marRight w:val="0"/>
          <w:marTop w:val="0"/>
          <w:marBottom w:val="0"/>
          <w:divBdr>
            <w:top w:val="none" w:sz="0" w:space="0" w:color="auto"/>
            <w:left w:val="none" w:sz="0" w:space="0" w:color="auto"/>
            <w:bottom w:val="none" w:sz="0" w:space="0" w:color="auto"/>
            <w:right w:val="none" w:sz="0" w:space="0" w:color="auto"/>
          </w:divBdr>
        </w:div>
        <w:div w:id="1168056599">
          <w:marLeft w:val="640"/>
          <w:marRight w:val="0"/>
          <w:marTop w:val="0"/>
          <w:marBottom w:val="0"/>
          <w:divBdr>
            <w:top w:val="none" w:sz="0" w:space="0" w:color="auto"/>
            <w:left w:val="none" w:sz="0" w:space="0" w:color="auto"/>
            <w:bottom w:val="none" w:sz="0" w:space="0" w:color="auto"/>
            <w:right w:val="none" w:sz="0" w:space="0" w:color="auto"/>
          </w:divBdr>
        </w:div>
        <w:div w:id="259602898">
          <w:marLeft w:val="640"/>
          <w:marRight w:val="0"/>
          <w:marTop w:val="0"/>
          <w:marBottom w:val="0"/>
          <w:divBdr>
            <w:top w:val="none" w:sz="0" w:space="0" w:color="auto"/>
            <w:left w:val="none" w:sz="0" w:space="0" w:color="auto"/>
            <w:bottom w:val="none" w:sz="0" w:space="0" w:color="auto"/>
            <w:right w:val="none" w:sz="0" w:space="0" w:color="auto"/>
          </w:divBdr>
        </w:div>
        <w:div w:id="1410225487">
          <w:marLeft w:val="640"/>
          <w:marRight w:val="0"/>
          <w:marTop w:val="0"/>
          <w:marBottom w:val="0"/>
          <w:divBdr>
            <w:top w:val="none" w:sz="0" w:space="0" w:color="auto"/>
            <w:left w:val="none" w:sz="0" w:space="0" w:color="auto"/>
            <w:bottom w:val="none" w:sz="0" w:space="0" w:color="auto"/>
            <w:right w:val="none" w:sz="0" w:space="0" w:color="auto"/>
          </w:divBdr>
        </w:div>
        <w:div w:id="1736079232">
          <w:marLeft w:val="640"/>
          <w:marRight w:val="0"/>
          <w:marTop w:val="0"/>
          <w:marBottom w:val="0"/>
          <w:divBdr>
            <w:top w:val="none" w:sz="0" w:space="0" w:color="auto"/>
            <w:left w:val="none" w:sz="0" w:space="0" w:color="auto"/>
            <w:bottom w:val="none" w:sz="0" w:space="0" w:color="auto"/>
            <w:right w:val="none" w:sz="0" w:space="0" w:color="auto"/>
          </w:divBdr>
        </w:div>
        <w:div w:id="643435178">
          <w:marLeft w:val="640"/>
          <w:marRight w:val="0"/>
          <w:marTop w:val="0"/>
          <w:marBottom w:val="0"/>
          <w:divBdr>
            <w:top w:val="none" w:sz="0" w:space="0" w:color="auto"/>
            <w:left w:val="none" w:sz="0" w:space="0" w:color="auto"/>
            <w:bottom w:val="none" w:sz="0" w:space="0" w:color="auto"/>
            <w:right w:val="none" w:sz="0" w:space="0" w:color="auto"/>
          </w:divBdr>
        </w:div>
        <w:div w:id="864635780">
          <w:marLeft w:val="640"/>
          <w:marRight w:val="0"/>
          <w:marTop w:val="0"/>
          <w:marBottom w:val="0"/>
          <w:divBdr>
            <w:top w:val="none" w:sz="0" w:space="0" w:color="auto"/>
            <w:left w:val="none" w:sz="0" w:space="0" w:color="auto"/>
            <w:bottom w:val="none" w:sz="0" w:space="0" w:color="auto"/>
            <w:right w:val="none" w:sz="0" w:space="0" w:color="auto"/>
          </w:divBdr>
        </w:div>
        <w:div w:id="316888062">
          <w:marLeft w:val="640"/>
          <w:marRight w:val="0"/>
          <w:marTop w:val="0"/>
          <w:marBottom w:val="0"/>
          <w:divBdr>
            <w:top w:val="none" w:sz="0" w:space="0" w:color="auto"/>
            <w:left w:val="none" w:sz="0" w:space="0" w:color="auto"/>
            <w:bottom w:val="none" w:sz="0" w:space="0" w:color="auto"/>
            <w:right w:val="none" w:sz="0" w:space="0" w:color="auto"/>
          </w:divBdr>
        </w:div>
        <w:div w:id="1496141387">
          <w:marLeft w:val="640"/>
          <w:marRight w:val="0"/>
          <w:marTop w:val="0"/>
          <w:marBottom w:val="0"/>
          <w:divBdr>
            <w:top w:val="none" w:sz="0" w:space="0" w:color="auto"/>
            <w:left w:val="none" w:sz="0" w:space="0" w:color="auto"/>
            <w:bottom w:val="none" w:sz="0" w:space="0" w:color="auto"/>
            <w:right w:val="none" w:sz="0" w:space="0" w:color="auto"/>
          </w:divBdr>
        </w:div>
        <w:div w:id="1038700940">
          <w:marLeft w:val="640"/>
          <w:marRight w:val="0"/>
          <w:marTop w:val="0"/>
          <w:marBottom w:val="0"/>
          <w:divBdr>
            <w:top w:val="none" w:sz="0" w:space="0" w:color="auto"/>
            <w:left w:val="none" w:sz="0" w:space="0" w:color="auto"/>
            <w:bottom w:val="none" w:sz="0" w:space="0" w:color="auto"/>
            <w:right w:val="none" w:sz="0" w:space="0" w:color="auto"/>
          </w:divBdr>
        </w:div>
        <w:div w:id="445585042">
          <w:marLeft w:val="640"/>
          <w:marRight w:val="0"/>
          <w:marTop w:val="0"/>
          <w:marBottom w:val="0"/>
          <w:divBdr>
            <w:top w:val="none" w:sz="0" w:space="0" w:color="auto"/>
            <w:left w:val="none" w:sz="0" w:space="0" w:color="auto"/>
            <w:bottom w:val="none" w:sz="0" w:space="0" w:color="auto"/>
            <w:right w:val="none" w:sz="0" w:space="0" w:color="auto"/>
          </w:divBdr>
        </w:div>
        <w:div w:id="1611888823">
          <w:marLeft w:val="640"/>
          <w:marRight w:val="0"/>
          <w:marTop w:val="0"/>
          <w:marBottom w:val="0"/>
          <w:divBdr>
            <w:top w:val="none" w:sz="0" w:space="0" w:color="auto"/>
            <w:left w:val="none" w:sz="0" w:space="0" w:color="auto"/>
            <w:bottom w:val="none" w:sz="0" w:space="0" w:color="auto"/>
            <w:right w:val="none" w:sz="0" w:space="0" w:color="auto"/>
          </w:divBdr>
        </w:div>
        <w:div w:id="505049947">
          <w:marLeft w:val="640"/>
          <w:marRight w:val="0"/>
          <w:marTop w:val="0"/>
          <w:marBottom w:val="0"/>
          <w:divBdr>
            <w:top w:val="none" w:sz="0" w:space="0" w:color="auto"/>
            <w:left w:val="none" w:sz="0" w:space="0" w:color="auto"/>
            <w:bottom w:val="none" w:sz="0" w:space="0" w:color="auto"/>
            <w:right w:val="none" w:sz="0" w:space="0" w:color="auto"/>
          </w:divBdr>
        </w:div>
        <w:div w:id="326517693">
          <w:marLeft w:val="640"/>
          <w:marRight w:val="0"/>
          <w:marTop w:val="0"/>
          <w:marBottom w:val="0"/>
          <w:divBdr>
            <w:top w:val="none" w:sz="0" w:space="0" w:color="auto"/>
            <w:left w:val="none" w:sz="0" w:space="0" w:color="auto"/>
            <w:bottom w:val="none" w:sz="0" w:space="0" w:color="auto"/>
            <w:right w:val="none" w:sz="0" w:space="0" w:color="auto"/>
          </w:divBdr>
        </w:div>
        <w:div w:id="885675773">
          <w:marLeft w:val="640"/>
          <w:marRight w:val="0"/>
          <w:marTop w:val="0"/>
          <w:marBottom w:val="0"/>
          <w:divBdr>
            <w:top w:val="none" w:sz="0" w:space="0" w:color="auto"/>
            <w:left w:val="none" w:sz="0" w:space="0" w:color="auto"/>
            <w:bottom w:val="none" w:sz="0" w:space="0" w:color="auto"/>
            <w:right w:val="none" w:sz="0" w:space="0" w:color="auto"/>
          </w:divBdr>
        </w:div>
        <w:div w:id="1483767547">
          <w:marLeft w:val="640"/>
          <w:marRight w:val="0"/>
          <w:marTop w:val="0"/>
          <w:marBottom w:val="0"/>
          <w:divBdr>
            <w:top w:val="none" w:sz="0" w:space="0" w:color="auto"/>
            <w:left w:val="none" w:sz="0" w:space="0" w:color="auto"/>
            <w:bottom w:val="none" w:sz="0" w:space="0" w:color="auto"/>
            <w:right w:val="none" w:sz="0" w:space="0" w:color="auto"/>
          </w:divBdr>
        </w:div>
        <w:div w:id="536699251">
          <w:marLeft w:val="640"/>
          <w:marRight w:val="0"/>
          <w:marTop w:val="0"/>
          <w:marBottom w:val="0"/>
          <w:divBdr>
            <w:top w:val="none" w:sz="0" w:space="0" w:color="auto"/>
            <w:left w:val="none" w:sz="0" w:space="0" w:color="auto"/>
            <w:bottom w:val="none" w:sz="0" w:space="0" w:color="auto"/>
            <w:right w:val="none" w:sz="0" w:space="0" w:color="auto"/>
          </w:divBdr>
        </w:div>
        <w:div w:id="503906814">
          <w:marLeft w:val="640"/>
          <w:marRight w:val="0"/>
          <w:marTop w:val="0"/>
          <w:marBottom w:val="0"/>
          <w:divBdr>
            <w:top w:val="none" w:sz="0" w:space="0" w:color="auto"/>
            <w:left w:val="none" w:sz="0" w:space="0" w:color="auto"/>
            <w:bottom w:val="none" w:sz="0" w:space="0" w:color="auto"/>
            <w:right w:val="none" w:sz="0" w:space="0" w:color="auto"/>
          </w:divBdr>
        </w:div>
        <w:div w:id="1918512535">
          <w:marLeft w:val="640"/>
          <w:marRight w:val="0"/>
          <w:marTop w:val="0"/>
          <w:marBottom w:val="0"/>
          <w:divBdr>
            <w:top w:val="none" w:sz="0" w:space="0" w:color="auto"/>
            <w:left w:val="none" w:sz="0" w:space="0" w:color="auto"/>
            <w:bottom w:val="none" w:sz="0" w:space="0" w:color="auto"/>
            <w:right w:val="none" w:sz="0" w:space="0" w:color="auto"/>
          </w:divBdr>
        </w:div>
        <w:div w:id="182718817">
          <w:marLeft w:val="640"/>
          <w:marRight w:val="0"/>
          <w:marTop w:val="0"/>
          <w:marBottom w:val="0"/>
          <w:divBdr>
            <w:top w:val="none" w:sz="0" w:space="0" w:color="auto"/>
            <w:left w:val="none" w:sz="0" w:space="0" w:color="auto"/>
            <w:bottom w:val="none" w:sz="0" w:space="0" w:color="auto"/>
            <w:right w:val="none" w:sz="0" w:space="0" w:color="auto"/>
          </w:divBdr>
        </w:div>
        <w:div w:id="1330135693">
          <w:marLeft w:val="640"/>
          <w:marRight w:val="0"/>
          <w:marTop w:val="0"/>
          <w:marBottom w:val="0"/>
          <w:divBdr>
            <w:top w:val="none" w:sz="0" w:space="0" w:color="auto"/>
            <w:left w:val="none" w:sz="0" w:space="0" w:color="auto"/>
            <w:bottom w:val="none" w:sz="0" w:space="0" w:color="auto"/>
            <w:right w:val="none" w:sz="0" w:space="0" w:color="auto"/>
          </w:divBdr>
        </w:div>
        <w:div w:id="1148209674">
          <w:marLeft w:val="640"/>
          <w:marRight w:val="0"/>
          <w:marTop w:val="0"/>
          <w:marBottom w:val="0"/>
          <w:divBdr>
            <w:top w:val="none" w:sz="0" w:space="0" w:color="auto"/>
            <w:left w:val="none" w:sz="0" w:space="0" w:color="auto"/>
            <w:bottom w:val="none" w:sz="0" w:space="0" w:color="auto"/>
            <w:right w:val="none" w:sz="0" w:space="0" w:color="auto"/>
          </w:divBdr>
        </w:div>
        <w:div w:id="34935251">
          <w:marLeft w:val="640"/>
          <w:marRight w:val="0"/>
          <w:marTop w:val="0"/>
          <w:marBottom w:val="0"/>
          <w:divBdr>
            <w:top w:val="none" w:sz="0" w:space="0" w:color="auto"/>
            <w:left w:val="none" w:sz="0" w:space="0" w:color="auto"/>
            <w:bottom w:val="none" w:sz="0" w:space="0" w:color="auto"/>
            <w:right w:val="none" w:sz="0" w:space="0" w:color="auto"/>
          </w:divBdr>
        </w:div>
        <w:div w:id="1237860278">
          <w:marLeft w:val="640"/>
          <w:marRight w:val="0"/>
          <w:marTop w:val="0"/>
          <w:marBottom w:val="0"/>
          <w:divBdr>
            <w:top w:val="none" w:sz="0" w:space="0" w:color="auto"/>
            <w:left w:val="none" w:sz="0" w:space="0" w:color="auto"/>
            <w:bottom w:val="none" w:sz="0" w:space="0" w:color="auto"/>
            <w:right w:val="none" w:sz="0" w:space="0" w:color="auto"/>
          </w:divBdr>
        </w:div>
        <w:div w:id="1122572019">
          <w:marLeft w:val="640"/>
          <w:marRight w:val="0"/>
          <w:marTop w:val="0"/>
          <w:marBottom w:val="0"/>
          <w:divBdr>
            <w:top w:val="none" w:sz="0" w:space="0" w:color="auto"/>
            <w:left w:val="none" w:sz="0" w:space="0" w:color="auto"/>
            <w:bottom w:val="none" w:sz="0" w:space="0" w:color="auto"/>
            <w:right w:val="none" w:sz="0" w:space="0" w:color="auto"/>
          </w:divBdr>
        </w:div>
        <w:div w:id="31465370">
          <w:marLeft w:val="640"/>
          <w:marRight w:val="0"/>
          <w:marTop w:val="0"/>
          <w:marBottom w:val="0"/>
          <w:divBdr>
            <w:top w:val="none" w:sz="0" w:space="0" w:color="auto"/>
            <w:left w:val="none" w:sz="0" w:space="0" w:color="auto"/>
            <w:bottom w:val="none" w:sz="0" w:space="0" w:color="auto"/>
            <w:right w:val="none" w:sz="0" w:space="0" w:color="auto"/>
          </w:divBdr>
        </w:div>
        <w:div w:id="1951355025">
          <w:marLeft w:val="640"/>
          <w:marRight w:val="0"/>
          <w:marTop w:val="0"/>
          <w:marBottom w:val="0"/>
          <w:divBdr>
            <w:top w:val="none" w:sz="0" w:space="0" w:color="auto"/>
            <w:left w:val="none" w:sz="0" w:space="0" w:color="auto"/>
            <w:bottom w:val="none" w:sz="0" w:space="0" w:color="auto"/>
            <w:right w:val="none" w:sz="0" w:space="0" w:color="auto"/>
          </w:divBdr>
        </w:div>
        <w:div w:id="1959099939">
          <w:marLeft w:val="640"/>
          <w:marRight w:val="0"/>
          <w:marTop w:val="0"/>
          <w:marBottom w:val="0"/>
          <w:divBdr>
            <w:top w:val="none" w:sz="0" w:space="0" w:color="auto"/>
            <w:left w:val="none" w:sz="0" w:space="0" w:color="auto"/>
            <w:bottom w:val="none" w:sz="0" w:space="0" w:color="auto"/>
            <w:right w:val="none" w:sz="0" w:space="0" w:color="auto"/>
          </w:divBdr>
        </w:div>
        <w:div w:id="672607172">
          <w:marLeft w:val="640"/>
          <w:marRight w:val="0"/>
          <w:marTop w:val="0"/>
          <w:marBottom w:val="0"/>
          <w:divBdr>
            <w:top w:val="none" w:sz="0" w:space="0" w:color="auto"/>
            <w:left w:val="none" w:sz="0" w:space="0" w:color="auto"/>
            <w:bottom w:val="none" w:sz="0" w:space="0" w:color="auto"/>
            <w:right w:val="none" w:sz="0" w:space="0" w:color="auto"/>
          </w:divBdr>
        </w:div>
        <w:div w:id="430860668">
          <w:marLeft w:val="640"/>
          <w:marRight w:val="0"/>
          <w:marTop w:val="0"/>
          <w:marBottom w:val="0"/>
          <w:divBdr>
            <w:top w:val="none" w:sz="0" w:space="0" w:color="auto"/>
            <w:left w:val="none" w:sz="0" w:space="0" w:color="auto"/>
            <w:bottom w:val="none" w:sz="0" w:space="0" w:color="auto"/>
            <w:right w:val="none" w:sz="0" w:space="0" w:color="auto"/>
          </w:divBdr>
        </w:div>
        <w:div w:id="1675255109">
          <w:marLeft w:val="640"/>
          <w:marRight w:val="0"/>
          <w:marTop w:val="0"/>
          <w:marBottom w:val="0"/>
          <w:divBdr>
            <w:top w:val="none" w:sz="0" w:space="0" w:color="auto"/>
            <w:left w:val="none" w:sz="0" w:space="0" w:color="auto"/>
            <w:bottom w:val="none" w:sz="0" w:space="0" w:color="auto"/>
            <w:right w:val="none" w:sz="0" w:space="0" w:color="auto"/>
          </w:divBdr>
        </w:div>
        <w:div w:id="1289622245">
          <w:marLeft w:val="640"/>
          <w:marRight w:val="0"/>
          <w:marTop w:val="0"/>
          <w:marBottom w:val="0"/>
          <w:divBdr>
            <w:top w:val="none" w:sz="0" w:space="0" w:color="auto"/>
            <w:left w:val="none" w:sz="0" w:space="0" w:color="auto"/>
            <w:bottom w:val="none" w:sz="0" w:space="0" w:color="auto"/>
            <w:right w:val="none" w:sz="0" w:space="0" w:color="auto"/>
          </w:divBdr>
        </w:div>
        <w:div w:id="1836723744">
          <w:marLeft w:val="640"/>
          <w:marRight w:val="0"/>
          <w:marTop w:val="0"/>
          <w:marBottom w:val="0"/>
          <w:divBdr>
            <w:top w:val="none" w:sz="0" w:space="0" w:color="auto"/>
            <w:left w:val="none" w:sz="0" w:space="0" w:color="auto"/>
            <w:bottom w:val="none" w:sz="0" w:space="0" w:color="auto"/>
            <w:right w:val="none" w:sz="0" w:space="0" w:color="auto"/>
          </w:divBdr>
        </w:div>
        <w:div w:id="83962967">
          <w:marLeft w:val="640"/>
          <w:marRight w:val="0"/>
          <w:marTop w:val="0"/>
          <w:marBottom w:val="0"/>
          <w:divBdr>
            <w:top w:val="none" w:sz="0" w:space="0" w:color="auto"/>
            <w:left w:val="none" w:sz="0" w:space="0" w:color="auto"/>
            <w:bottom w:val="none" w:sz="0" w:space="0" w:color="auto"/>
            <w:right w:val="none" w:sz="0" w:space="0" w:color="auto"/>
          </w:divBdr>
        </w:div>
        <w:div w:id="212036667">
          <w:marLeft w:val="640"/>
          <w:marRight w:val="0"/>
          <w:marTop w:val="0"/>
          <w:marBottom w:val="0"/>
          <w:divBdr>
            <w:top w:val="none" w:sz="0" w:space="0" w:color="auto"/>
            <w:left w:val="none" w:sz="0" w:space="0" w:color="auto"/>
            <w:bottom w:val="none" w:sz="0" w:space="0" w:color="auto"/>
            <w:right w:val="none" w:sz="0" w:space="0" w:color="auto"/>
          </w:divBdr>
        </w:div>
        <w:div w:id="928195672">
          <w:marLeft w:val="640"/>
          <w:marRight w:val="0"/>
          <w:marTop w:val="0"/>
          <w:marBottom w:val="0"/>
          <w:divBdr>
            <w:top w:val="none" w:sz="0" w:space="0" w:color="auto"/>
            <w:left w:val="none" w:sz="0" w:space="0" w:color="auto"/>
            <w:bottom w:val="none" w:sz="0" w:space="0" w:color="auto"/>
            <w:right w:val="none" w:sz="0" w:space="0" w:color="auto"/>
          </w:divBdr>
        </w:div>
        <w:div w:id="1162745226">
          <w:marLeft w:val="640"/>
          <w:marRight w:val="0"/>
          <w:marTop w:val="0"/>
          <w:marBottom w:val="0"/>
          <w:divBdr>
            <w:top w:val="none" w:sz="0" w:space="0" w:color="auto"/>
            <w:left w:val="none" w:sz="0" w:space="0" w:color="auto"/>
            <w:bottom w:val="none" w:sz="0" w:space="0" w:color="auto"/>
            <w:right w:val="none" w:sz="0" w:space="0" w:color="auto"/>
          </w:divBdr>
        </w:div>
        <w:div w:id="1391266455">
          <w:marLeft w:val="640"/>
          <w:marRight w:val="0"/>
          <w:marTop w:val="0"/>
          <w:marBottom w:val="0"/>
          <w:divBdr>
            <w:top w:val="none" w:sz="0" w:space="0" w:color="auto"/>
            <w:left w:val="none" w:sz="0" w:space="0" w:color="auto"/>
            <w:bottom w:val="none" w:sz="0" w:space="0" w:color="auto"/>
            <w:right w:val="none" w:sz="0" w:space="0" w:color="auto"/>
          </w:divBdr>
        </w:div>
        <w:div w:id="1291937192">
          <w:marLeft w:val="640"/>
          <w:marRight w:val="0"/>
          <w:marTop w:val="0"/>
          <w:marBottom w:val="0"/>
          <w:divBdr>
            <w:top w:val="none" w:sz="0" w:space="0" w:color="auto"/>
            <w:left w:val="none" w:sz="0" w:space="0" w:color="auto"/>
            <w:bottom w:val="none" w:sz="0" w:space="0" w:color="auto"/>
            <w:right w:val="none" w:sz="0" w:space="0" w:color="auto"/>
          </w:divBdr>
        </w:div>
        <w:div w:id="317729994">
          <w:marLeft w:val="640"/>
          <w:marRight w:val="0"/>
          <w:marTop w:val="0"/>
          <w:marBottom w:val="0"/>
          <w:divBdr>
            <w:top w:val="none" w:sz="0" w:space="0" w:color="auto"/>
            <w:left w:val="none" w:sz="0" w:space="0" w:color="auto"/>
            <w:bottom w:val="none" w:sz="0" w:space="0" w:color="auto"/>
            <w:right w:val="none" w:sz="0" w:space="0" w:color="auto"/>
          </w:divBdr>
        </w:div>
        <w:div w:id="1473673420">
          <w:marLeft w:val="640"/>
          <w:marRight w:val="0"/>
          <w:marTop w:val="0"/>
          <w:marBottom w:val="0"/>
          <w:divBdr>
            <w:top w:val="none" w:sz="0" w:space="0" w:color="auto"/>
            <w:left w:val="none" w:sz="0" w:space="0" w:color="auto"/>
            <w:bottom w:val="none" w:sz="0" w:space="0" w:color="auto"/>
            <w:right w:val="none" w:sz="0" w:space="0" w:color="auto"/>
          </w:divBdr>
        </w:div>
        <w:div w:id="1179350105">
          <w:marLeft w:val="640"/>
          <w:marRight w:val="0"/>
          <w:marTop w:val="0"/>
          <w:marBottom w:val="0"/>
          <w:divBdr>
            <w:top w:val="none" w:sz="0" w:space="0" w:color="auto"/>
            <w:left w:val="none" w:sz="0" w:space="0" w:color="auto"/>
            <w:bottom w:val="none" w:sz="0" w:space="0" w:color="auto"/>
            <w:right w:val="none" w:sz="0" w:space="0" w:color="auto"/>
          </w:divBdr>
        </w:div>
        <w:div w:id="923303005">
          <w:marLeft w:val="640"/>
          <w:marRight w:val="0"/>
          <w:marTop w:val="0"/>
          <w:marBottom w:val="0"/>
          <w:divBdr>
            <w:top w:val="none" w:sz="0" w:space="0" w:color="auto"/>
            <w:left w:val="none" w:sz="0" w:space="0" w:color="auto"/>
            <w:bottom w:val="none" w:sz="0" w:space="0" w:color="auto"/>
            <w:right w:val="none" w:sz="0" w:space="0" w:color="auto"/>
          </w:divBdr>
        </w:div>
        <w:div w:id="513109690">
          <w:marLeft w:val="640"/>
          <w:marRight w:val="0"/>
          <w:marTop w:val="0"/>
          <w:marBottom w:val="0"/>
          <w:divBdr>
            <w:top w:val="none" w:sz="0" w:space="0" w:color="auto"/>
            <w:left w:val="none" w:sz="0" w:space="0" w:color="auto"/>
            <w:bottom w:val="none" w:sz="0" w:space="0" w:color="auto"/>
            <w:right w:val="none" w:sz="0" w:space="0" w:color="auto"/>
          </w:divBdr>
        </w:div>
        <w:div w:id="1851025671">
          <w:marLeft w:val="640"/>
          <w:marRight w:val="0"/>
          <w:marTop w:val="0"/>
          <w:marBottom w:val="0"/>
          <w:divBdr>
            <w:top w:val="none" w:sz="0" w:space="0" w:color="auto"/>
            <w:left w:val="none" w:sz="0" w:space="0" w:color="auto"/>
            <w:bottom w:val="none" w:sz="0" w:space="0" w:color="auto"/>
            <w:right w:val="none" w:sz="0" w:space="0" w:color="auto"/>
          </w:divBdr>
        </w:div>
        <w:div w:id="1576237217">
          <w:marLeft w:val="640"/>
          <w:marRight w:val="0"/>
          <w:marTop w:val="0"/>
          <w:marBottom w:val="0"/>
          <w:divBdr>
            <w:top w:val="none" w:sz="0" w:space="0" w:color="auto"/>
            <w:left w:val="none" w:sz="0" w:space="0" w:color="auto"/>
            <w:bottom w:val="none" w:sz="0" w:space="0" w:color="auto"/>
            <w:right w:val="none" w:sz="0" w:space="0" w:color="auto"/>
          </w:divBdr>
        </w:div>
        <w:div w:id="1473908949">
          <w:marLeft w:val="640"/>
          <w:marRight w:val="0"/>
          <w:marTop w:val="0"/>
          <w:marBottom w:val="0"/>
          <w:divBdr>
            <w:top w:val="none" w:sz="0" w:space="0" w:color="auto"/>
            <w:left w:val="none" w:sz="0" w:space="0" w:color="auto"/>
            <w:bottom w:val="none" w:sz="0" w:space="0" w:color="auto"/>
            <w:right w:val="none" w:sz="0" w:space="0" w:color="auto"/>
          </w:divBdr>
        </w:div>
        <w:div w:id="1272011908">
          <w:marLeft w:val="640"/>
          <w:marRight w:val="0"/>
          <w:marTop w:val="0"/>
          <w:marBottom w:val="0"/>
          <w:divBdr>
            <w:top w:val="none" w:sz="0" w:space="0" w:color="auto"/>
            <w:left w:val="none" w:sz="0" w:space="0" w:color="auto"/>
            <w:bottom w:val="none" w:sz="0" w:space="0" w:color="auto"/>
            <w:right w:val="none" w:sz="0" w:space="0" w:color="auto"/>
          </w:divBdr>
        </w:div>
        <w:div w:id="1218199018">
          <w:marLeft w:val="640"/>
          <w:marRight w:val="0"/>
          <w:marTop w:val="0"/>
          <w:marBottom w:val="0"/>
          <w:divBdr>
            <w:top w:val="none" w:sz="0" w:space="0" w:color="auto"/>
            <w:left w:val="none" w:sz="0" w:space="0" w:color="auto"/>
            <w:bottom w:val="none" w:sz="0" w:space="0" w:color="auto"/>
            <w:right w:val="none" w:sz="0" w:space="0" w:color="auto"/>
          </w:divBdr>
        </w:div>
        <w:div w:id="1114136746">
          <w:marLeft w:val="640"/>
          <w:marRight w:val="0"/>
          <w:marTop w:val="0"/>
          <w:marBottom w:val="0"/>
          <w:divBdr>
            <w:top w:val="none" w:sz="0" w:space="0" w:color="auto"/>
            <w:left w:val="none" w:sz="0" w:space="0" w:color="auto"/>
            <w:bottom w:val="none" w:sz="0" w:space="0" w:color="auto"/>
            <w:right w:val="none" w:sz="0" w:space="0" w:color="auto"/>
          </w:divBdr>
        </w:div>
        <w:div w:id="2084183708">
          <w:marLeft w:val="640"/>
          <w:marRight w:val="0"/>
          <w:marTop w:val="0"/>
          <w:marBottom w:val="0"/>
          <w:divBdr>
            <w:top w:val="none" w:sz="0" w:space="0" w:color="auto"/>
            <w:left w:val="none" w:sz="0" w:space="0" w:color="auto"/>
            <w:bottom w:val="none" w:sz="0" w:space="0" w:color="auto"/>
            <w:right w:val="none" w:sz="0" w:space="0" w:color="auto"/>
          </w:divBdr>
        </w:div>
        <w:div w:id="1576014536">
          <w:marLeft w:val="640"/>
          <w:marRight w:val="0"/>
          <w:marTop w:val="0"/>
          <w:marBottom w:val="0"/>
          <w:divBdr>
            <w:top w:val="none" w:sz="0" w:space="0" w:color="auto"/>
            <w:left w:val="none" w:sz="0" w:space="0" w:color="auto"/>
            <w:bottom w:val="none" w:sz="0" w:space="0" w:color="auto"/>
            <w:right w:val="none" w:sz="0" w:space="0" w:color="auto"/>
          </w:divBdr>
        </w:div>
        <w:div w:id="82336280">
          <w:marLeft w:val="640"/>
          <w:marRight w:val="0"/>
          <w:marTop w:val="0"/>
          <w:marBottom w:val="0"/>
          <w:divBdr>
            <w:top w:val="none" w:sz="0" w:space="0" w:color="auto"/>
            <w:left w:val="none" w:sz="0" w:space="0" w:color="auto"/>
            <w:bottom w:val="none" w:sz="0" w:space="0" w:color="auto"/>
            <w:right w:val="none" w:sz="0" w:space="0" w:color="auto"/>
          </w:divBdr>
        </w:div>
        <w:div w:id="1805737645">
          <w:marLeft w:val="640"/>
          <w:marRight w:val="0"/>
          <w:marTop w:val="0"/>
          <w:marBottom w:val="0"/>
          <w:divBdr>
            <w:top w:val="none" w:sz="0" w:space="0" w:color="auto"/>
            <w:left w:val="none" w:sz="0" w:space="0" w:color="auto"/>
            <w:bottom w:val="none" w:sz="0" w:space="0" w:color="auto"/>
            <w:right w:val="none" w:sz="0" w:space="0" w:color="auto"/>
          </w:divBdr>
        </w:div>
        <w:div w:id="644093654">
          <w:marLeft w:val="640"/>
          <w:marRight w:val="0"/>
          <w:marTop w:val="0"/>
          <w:marBottom w:val="0"/>
          <w:divBdr>
            <w:top w:val="none" w:sz="0" w:space="0" w:color="auto"/>
            <w:left w:val="none" w:sz="0" w:space="0" w:color="auto"/>
            <w:bottom w:val="none" w:sz="0" w:space="0" w:color="auto"/>
            <w:right w:val="none" w:sz="0" w:space="0" w:color="auto"/>
          </w:divBdr>
        </w:div>
        <w:div w:id="557518787">
          <w:marLeft w:val="640"/>
          <w:marRight w:val="0"/>
          <w:marTop w:val="0"/>
          <w:marBottom w:val="0"/>
          <w:divBdr>
            <w:top w:val="none" w:sz="0" w:space="0" w:color="auto"/>
            <w:left w:val="none" w:sz="0" w:space="0" w:color="auto"/>
            <w:bottom w:val="none" w:sz="0" w:space="0" w:color="auto"/>
            <w:right w:val="none" w:sz="0" w:space="0" w:color="auto"/>
          </w:divBdr>
        </w:div>
        <w:div w:id="640574272">
          <w:marLeft w:val="640"/>
          <w:marRight w:val="0"/>
          <w:marTop w:val="0"/>
          <w:marBottom w:val="0"/>
          <w:divBdr>
            <w:top w:val="none" w:sz="0" w:space="0" w:color="auto"/>
            <w:left w:val="none" w:sz="0" w:space="0" w:color="auto"/>
            <w:bottom w:val="none" w:sz="0" w:space="0" w:color="auto"/>
            <w:right w:val="none" w:sz="0" w:space="0" w:color="auto"/>
          </w:divBdr>
        </w:div>
        <w:div w:id="1098867863">
          <w:marLeft w:val="640"/>
          <w:marRight w:val="0"/>
          <w:marTop w:val="0"/>
          <w:marBottom w:val="0"/>
          <w:divBdr>
            <w:top w:val="none" w:sz="0" w:space="0" w:color="auto"/>
            <w:left w:val="none" w:sz="0" w:space="0" w:color="auto"/>
            <w:bottom w:val="none" w:sz="0" w:space="0" w:color="auto"/>
            <w:right w:val="none" w:sz="0" w:space="0" w:color="auto"/>
          </w:divBdr>
        </w:div>
        <w:div w:id="530732052">
          <w:marLeft w:val="640"/>
          <w:marRight w:val="0"/>
          <w:marTop w:val="0"/>
          <w:marBottom w:val="0"/>
          <w:divBdr>
            <w:top w:val="none" w:sz="0" w:space="0" w:color="auto"/>
            <w:left w:val="none" w:sz="0" w:space="0" w:color="auto"/>
            <w:bottom w:val="none" w:sz="0" w:space="0" w:color="auto"/>
            <w:right w:val="none" w:sz="0" w:space="0" w:color="auto"/>
          </w:divBdr>
        </w:div>
        <w:div w:id="916094682">
          <w:marLeft w:val="640"/>
          <w:marRight w:val="0"/>
          <w:marTop w:val="0"/>
          <w:marBottom w:val="0"/>
          <w:divBdr>
            <w:top w:val="none" w:sz="0" w:space="0" w:color="auto"/>
            <w:left w:val="none" w:sz="0" w:space="0" w:color="auto"/>
            <w:bottom w:val="none" w:sz="0" w:space="0" w:color="auto"/>
            <w:right w:val="none" w:sz="0" w:space="0" w:color="auto"/>
          </w:divBdr>
        </w:div>
        <w:div w:id="595988347">
          <w:marLeft w:val="640"/>
          <w:marRight w:val="0"/>
          <w:marTop w:val="0"/>
          <w:marBottom w:val="0"/>
          <w:divBdr>
            <w:top w:val="none" w:sz="0" w:space="0" w:color="auto"/>
            <w:left w:val="none" w:sz="0" w:space="0" w:color="auto"/>
            <w:bottom w:val="none" w:sz="0" w:space="0" w:color="auto"/>
            <w:right w:val="none" w:sz="0" w:space="0" w:color="auto"/>
          </w:divBdr>
        </w:div>
        <w:div w:id="2140032672">
          <w:marLeft w:val="640"/>
          <w:marRight w:val="0"/>
          <w:marTop w:val="0"/>
          <w:marBottom w:val="0"/>
          <w:divBdr>
            <w:top w:val="none" w:sz="0" w:space="0" w:color="auto"/>
            <w:left w:val="none" w:sz="0" w:space="0" w:color="auto"/>
            <w:bottom w:val="none" w:sz="0" w:space="0" w:color="auto"/>
            <w:right w:val="none" w:sz="0" w:space="0" w:color="auto"/>
          </w:divBdr>
        </w:div>
        <w:div w:id="1659964561">
          <w:marLeft w:val="640"/>
          <w:marRight w:val="0"/>
          <w:marTop w:val="0"/>
          <w:marBottom w:val="0"/>
          <w:divBdr>
            <w:top w:val="none" w:sz="0" w:space="0" w:color="auto"/>
            <w:left w:val="none" w:sz="0" w:space="0" w:color="auto"/>
            <w:bottom w:val="none" w:sz="0" w:space="0" w:color="auto"/>
            <w:right w:val="none" w:sz="0" w:space="0" w:color="auto"/>
          </w:divBdr>
        </w:div>
        <w:div w:id="611016677">
          <w:marLeft w:val="640"/>
          <w:marRight w:val="0"/>
          <w:marTop w:val="0"/>
          <w:marBottom w:val="0"/>
          <w:divBdr>
            <w:top w:val="none" w:sz="0" w:space="0" w:color="auto"/>
            <w:left w:val="none" w:sz="0" w:space="0" w:color="auto"/>
            <w:bottom w:val="none" w:sz="0" w:space="0" w:color="auto"/>
            <w:right w:val="none" w:sz="0" w:space="0" w:color="auto"/>
          </w:divBdr>
        </w:div>
      </w:divsChild>
    </w:div>
    <w:div w:id="2063868666">
      <w:bodyDiv w:val="1"/>
      <w:marLeft w:val="0"/>
      <w:marRight w:val="0"/>
      <w:marTop w:val="0"/>
      <w:marBottom w:val="0"/>
      <w:divBdr>
        <w:top w:val="none" w:sz="0" w:space="0" w:color="auto"/>
        <w:left w:val="none" w:sz="0" w:space="0" w:color="auto"/>
        <w:bottom w:val="none" w:sz="0" w:space="0" w:color="auto"/>
        <w:right w:val="none" w:sz="0" w:space="0" w:color="auto"/>
      </w:divBdr>
      <w:divsChild>
        <w:div w:id="1754086338">
          <w:marLeft w:val="640"/>
          <w:marRight w:val="0"/>
          <w:marTop w:val="0"/>
          <w:marBottom w:val="0"/>
          <w:divBdr>
            <w:top w:val="none" w:sz="0" w:space="0" w:color="auto"/>
            <w:left w:val="none" w:sz="0" w:space="0" w:color="auto"/>
            <w:bottom w:val="none" w:sz="0" w:space="0" w:color="auto"/>
            <w:right w:val="none" w:sz="0" w:space="0" w:color="auto"/>
          </w:divBdr>
        </w:div>
        <w:div w:id="653677587">
          <w:marLeft w:val="640"/>
          <w:marRight w:val="0"/>
          <w:marTop w:val="0"/>
          <w:marBottom w:val="0"/>
          <w:divBdr>
            <w:top w:val="none" w:sz="0" w:space="0" w:color="auto"/>
            <w:left w:val="none" w:sz="0" w:space="0" w:color="auto"/>
            <w:bottom w:val="none" w:sz="0" w:space="0" w:color="auto"/>
            <w:right w:val="none" w:sz="0" w:space="0" w:color="auto"/>
          </w:divBdr>
        </w:div>
        <w:div w:id="1845121163">
          <w:marLeft w:val="640"/>
          <w:marRight w:val="0"/>
          <w:marTop w:val="0"/>
          <w:marBottom w:val="0"/>
          <w:divBdr>
            <w:top w:val="none" w:sz="0" w:space="0" w:color="auto"/>
            <w:left w:val="none" w:sz="0" w:space="0" w:color="auto"/>
            <w:bottom w:val="none" w:sz="0" w:space="0" w:color="auto"/>
            <w:right w:val="none" w:sz="0" w:space="0" w:color="auto"/>
          </w:divBdr>
        </w:div>
        <w:div w:id="1969313789">
          <w:marLeft w:val="640"/>
          <w:marRight w:val="0"/>
          <w:marTop w:val="0"/>
          <w:marBottom w:val="0"/>
          <w:divBdr>
            <w:top w:val="none" w:sz="0" w:space="0" w:color="auto"/>
            <w:left w:val="none" w:sz="0" w:space="0" w:color="auto"/>
            <w:bottom w:val="none" w:sz="0" w:space="0" w:color="auto"/>
            <w:right w:val="none" w:sz="0" w:space="0" w:color="auto"/>
          </w:divBdr>
        </w:div>
        <w:div w:id="759914272">
          <w:marLeft w:val="640"/>
          <w:marRight w:val="0"/>
          <w:marTop w:val="0"/>
          <w:marBottom w:val="0"/>
          <w:divBdr>
            <w:top w:val="none" w:sz="0" w:space="0" w:color="auto"/>
            <w:left w:val="none" w:sz="0" w:space="0" w:color="auto"/>
            <w:bottom w:val="none" w:sz="0" w:space="0" w:color="auto"/>
            <w:right w:val="none" w:sz="0" w:space="0" w:color="auto"/>
          </w:divBdr>
        </w:div>
        <w:div w:id="94597219">
          <w:marLeft w:val="640"/>
          <w:marRight w:val="0"/>
          <w:marTop w:val="0"/>
          <w:marBottom w:val="0"/>
          <w:divBdr>
            <w:top w:val="none" w:sz="0" w:space="0" w:color="auto"/>
            <w:left w:val="none" w:sz="0" w:space="0" w:color="auto"/>
            <w:bottom w:val="none" w:sz="0" w:space="0" w:color="auto"/>
            <w:right w:val="none" w:sz="0" w:space="0" w:color="auto"/>
          </w:divBdr>
        </w:div>
        <w:div w:id="971013221">
          <w:marLeft w:val="640"/>
          <w:marRight w:val="0"/>
          <w:marTop w:val="0"/>
          <w:marBottom w:val="0"/>
          <w:divBdr>
            <w:top w:val="none" w:sz="0" w:space="0" w:color="auto"/>
            <w:left w:val="none" w:sz="0" w:space="0" w:color="auto"/>
            <w:bottom w:val="none" w:sz="0" w:space="0" w:color="auto"/>
            <w:right w:val="none" w:sz="0" w:space="0" w:color="auto"/>
          </w:divBdr>
        </w:div>
        <w:div w:id="1665472222">
          <w:marLeft w:val="640"/>
          <w:marRight w:val="0"/>
          <w:marTop w:val="0"/>
          <w:marBottom w:val="0"/>
          <w:divBdr>
            <w:top w:val="none" w:sz="0" w:space="0" w:color="auto"/>
            <w:left w:val="none" w:sz="0" w:space="0" w:color="auto"/>
            <w:bottom w:val="none" w:sz="0" w:space="0" w:color="auto"/>
            <w:right w:val="none" w:sz="0" w:space="0" w:color="auto"/>
          </w:divBdr>
        </w:div>
        <w:div w:id="1443694884">
          <w:marLeft w:val="640"/>
          <w:marRight w:val="0"/>
          <w:marTop w:val="0"/>
          <w:marBottom w:val="0"/>
          <w:divBdr>
            <w:top w:val="none" w:sz="0" w:space="0" w:color="auto"/>
            <w:left w:val="none" w:sz="0" w:space="0" w:color="auto"/>
            <w:bottom w:val="none" w:sz="0" w:space="0" w:color="auto"/>
            <w:right w:val="none" w:sz="0" w:space="0" w:color="auto"/>
          </w:divBdr>
        </w:div>
        <w:div w:id="822359677">
          <w:marLeft w:val="640"/>
          <w:marRight w:val="0"/>
          <w:marTop w:val="0"/>
          <w:marBottom w:val="0"/>
          <w:divBdr>
            <w:top w:val="none" w:sz="0" w:space="0" w:color="auto"/>
            <w:left w:val="none" w:sz="0" w:space="0" w:color="auto"/>
            <w:bottom w:val="none" w:sz="0" w:space="0" w:color="auto"/>
            <w:right w:val="none" w:sz="0" w:space="0" w:color="auto"/>
          </w:divBdr>
        </w:div>
        <w:div w:id="2117215047">
          <w:marLeft w:val="640"/>
          <w:marRight w:val="0"/>
          <w:marTop w:val="0"/>
          <w:marBottom w:val="0"/>
          <w:divBdr>
            <w:top w:val="none" w:sz="0" w:space="0" w:color="auto"/>
            <w:left w:val="none" w:sz="0" w:space="0" w:color="auto"/>
            <w:bottom w:val="none" w:sz="0" w:space="0" w:color="auto"/>
            <w:right w:val="none" w:sz="0" w:space="0" w:color="auto"/>
          </w:divBdr>
        </w:div>
        <w:div w:id="1974021614">
          <w:marLeft w:val="640"/>
          <w:marRight w:val="0"/>
          <w:marTop w:val="0"/>
          <w:marBottom w:val="0"/>
          <w:divBdr>
            <w:top w:val="none" w:sz="0" w:space="0" w:color="auto"/>
            <w:left w:val="none" w:sz="0" w:space="0" w:color="auto"/>
            <w:bottom w:val="none" w:sz="0" w:space="0" w:color="auto"/>
            <w:right w:val="none" w:sz="0" w:space="0" w:color="auto"/>
          </w:divBdr>
        </w:div>
        <w:div w:id="623467964">
          <w:marLeft w:val="640"/>
          <w:marRight w:val="0"/>
          <w:marTop w:val="0"/>
          <w:marBottom w:val="0"/>
          <w:divBdr>
            <w:top w:val="none" w:sz="0" w:space="0" w:color="auto"/>
            <w:left w:val="none" w:sz="0" w:space="0" w:color="auto"/>
            <w:bottom w:val="none" w:sz="0" w:space="0" w:color="auto"/>
            <w:right w:val="none" w:sz="0" w:space="0" w:color="auto"/>
          </w:divBdr>
        </w:div>
        <w:div w:id="244464276">
          <w:marLeft w:val="640"/>
          <w:marRight w:val="0"/>
          <w:marTop w:val="0"/>
          <w:marBottom w:val="0"/>
          <w:divBdr>
            <w:top w:val="none" w:sz="0" w:space="0" w:color="auto"/>
            <w:left w:val="none" w:sz="0" w:space="0" w:color="auto"/>
            <w:bottom w:val="none" w:sz="0" w:space="0" w:color="auto"/>
            <w:right w:val="none" w:sz="0" w:space="0" w:color="auto"/>
          </w:divBdr>
        </w:div>
        <w:div w:id="1439373467">
          <w:marLeft w:val="640"/>
          <w:marRight w:val="0"/>
          <w:marTop w:val="0"/>
          <w:marBottom w:val="0"/>
          <w:divBdr>
            <w:top w:val="none" w:sz="0" w:space="0" w:color="auto"/>
            <w:left w:val="none" w:sz="0" w:space="0" w:color="auto"/>
            <w:bottom w:val="none" w:sz="0" w:space="0" w:color="auto"/>
            <w:right w:val="none" w:sz="0" w:space="0" w:color="auto"/>
          </w:divBdr>
        </w:div>
        <w:div w:id="2080010041">
          <w:marLeft w:val="640"/>
          <w:marRight w:val="0"/>
          <w:marTop w:val="0"/>
          <w:marBottom w:val="0"/>
          <w:divBdr>
            <w:top w:val="none" w:sz="0" w:space="0" w:color="auto"/>
            <w:left w:val="none" w:sz="0" w:space="0" w:color="auto"/>
            <w:bottom w:val="none" w:sz="0" w:space="0" w:color="auto"/>
            <w:right w:val="none" w:sz="0" w:space="0" w:color="auto"/>
          </w:divBdr>
        </w:div>
        <w:div w:id="172309502">
          <w:marLeft w:val="640"/>
          <w:marRight w:val="0"/>
          <w:marTop w:val="0"/>
          <w:marBottom w:val="0"/>
          <w:divBdr>
            <w:top w:val="none" w:sz="0" w:space="0" w:color="auto"/>
            <w:left w:val="none" w:sz="0" w:space="0" w:color="auto"/>
            <w:bottom w:val="none" w:sz="0" w:space="0" w:color="auto"/>
            <w:right w:val="none" w:sz="0" w:space="0" w:color="auto"/>
          </w:divBdr>
        </w:div>
        <w:div w:id="558829290">
          <w:marLeft w:val="640"/>
          <w:marRight w:val="0"/>
          <w:marTop w:val="0"/>
          <w:marBottom w:val="0"/>
          <w:divBdr>
            <w:top w:val="none" w:sz="0" w:space="0" w:color="auto"/>
            <w:left w:val="none" w:sz="0" w:space="0" w:color="auto"/>
            <w:bottom w:val="none" w:sz="0" w:space="0" w:color="auto"/>
            <w:right w:val="none" w:sz="0" w:space="0" w:color="auto"/>
          </w:divBdr>
        </w:div>
        <w:div w:id="600643854">
          <w:marLeft w:val="640"/>
          <w:marRight w:val="0"/>
          <w:marTop w:val="0"/>
          <w:marBottom w:val="0"/>
          <w:divBdr>
            <w:top w:val="none" w:sz="0" w:space="0" w:color="auto"/>
            <w:left w:val="none" w:sz="0" w:space="0" w:color="auto"/>
            <w:bottom w:val="none" w:sz="0" w:space="0" w:color="auto"/>
            <w:right w:val="none" w:sz="0" w:space="0" w:color="auto"/>
          </w:divBdr>
        </w:div>
        <w:div w:id="836922071">
          <w:marLeft w:val="640"/>
          <w:marRight w:val="0"/>
          <w:marTop w:val="0"/>
          <w:marBottom w:val="0"/>
          <w:divBdr>
            <w:top w:val="none" w:sz="0" w:space="0" w:color="auto"/>
            <w:left w:val="none" w:sz="0" w:space="0" w:color="auto"/>
            <w:bottom w:val="none" w:sz="0" w:space="0" w:color="auto"/>
            <w:right w:val="none" w:sz="0" w:space="0" w:color="auto"/>
          </w:divBdr>
        </w:div>
        <w:div w:id="1710104366">
          <w:marLeft w:val="640"/>
          <w:marRight w:val="0"/>
          <w:marTop w:val="0"/>
          <w:marBottom w:val="0"/>
          <w:divBdr>
            <w:top w:val="none" w:sz="0" w:space="0" w:color="auto"/>
            <w:left w:val="none" w:sz="0" w:space="0" w:color="auto"/>
            <w:bottom w:val="none" w:sz="0" w:space="0" w:color="auto"/>
            <w:right w:val="none" w:sz="0" w:space="0" w:color="auto"/>
          </w:divBdr>
        </w:div>
        <w:div w:id="949050642">
          <w:marLeft w:val="640"/>
          <w:marRight w:val="0"/>
          <w:marTop w:val="0"/>
          <w:marBottom w:val="0"/>
          <w:divBdr>
            <w:top w:val="none" w:sz="0" w:space="0" w:color="auto"/>
            <w:left w:val="none" w:sz="0" w:space="0" w:color="auto"/>
            <w:bottom w:val="none" w:sz="0" w:space="0" w:color="auto"/>
            <w:right w:val="none" w:sz="0" w:space="0" w:color="auto"/>
          </w:divBdr>
        </w:div>
        <w:div w:id="672149437">
          <w:marLeft w:val="640"/>
          <w:marRight w:val="0"/>
          <w:marTop w:val="0"/>
          <w:marBottom w:val="0"/>
          <w:divBdr>
            <w:top w:val="none" w:sz="0" w:space="0" w:color="auto"/>
            <w:left w:val="none" w:sz="0" w:space="0" w:color="auto"/>
            <w:bottom w:val="none" w:sz="0" w:space="0" w:color="auto"/>
            <w:right w:val="none" w:sz="0" w:space="0" w:color="auto"/>
          </w:divBdr>
        </w:div>
        <w:div w:id="244731244">
          <w:marLeft w:val="640"/>
          <w:marRight w:val="0"/>
          <w:marTop w:val="0"/>
          <w:marBottom w:val="0"/>
          <w:divBdr>
            <w:top w:val="none" w:sz="0" w:space="0" w:color="auto"/>
            <w:left w:val="none" w:sz="0" w:space="0" w:color="auto"/>
            <w:bottom w:val="none" w:sz="0" w:space="0" w:color="auto"/>
            <w:right w:val="none" w:sz="0" w:space="0" w:color="auto"/>
          </w:divBdr>
        </w:div>
        <w:div w:id="1114861867">
          <w:marLeft w:val="640"/>
          <w:marRight w:val="0"/>
          <w:marTop w:val="0"/>
          <w:marBottom w:val="0"/>
          <w:divBdr>
            <w:top w:val="none" w:sz="0" w:space="0" w:color="auto"/>
            <w:left w:val="none" w:sz="0" w:space="0" w:color="auto"/>
            <w:bottom w:val="none" w:sz="0" w:space="0" w:color="auto"/>
            <w:right w:val="none" w:sz="0" w:space="0" w:color="auto"/>
          </w:divBdr>
        </w:div>
        <w:div w:id="363677368">
          <w:marLeft w:val="640"/>
          <w:marRight w:val="0"/>
          <w:marTop w:val="0"/>
          <w:marBottom w:val="0"/>
          <w:divBdr>
            <w:top w:val="none" w:sz="0" w:space="0" w:color="auto"/>
            <w:left w:val="none" w:sz="0" w:space="0" w:color="auto"/>
            <w:bottom w:val="none" w:sz="0" w:space="0" w:color="auto"/>
            <w:right w:val="none" w:sz="0" w:space="0" w:color="auto"/>
          </w:divBdr>
        </w:div>
        <w:div w:id="525876329">
          <w:marLeft w:val="640"/>
          <w:marRight w:val="0"/>
          <w:marTop w:val="0"/>
          <w:marBottom w:val="0"/>
          <w:divBdr>
            <w:top w:val="none" w:sz="0" w:space="0" w:color="auto"/>
            <w:left w:val="none" w:sz="0" w:space="0" w:color="auto"/>
            <w:bottom w:val="none" w:sz="0" w:space="0" w:color="auto"/>
            <w:right w:val="none" w:sz="0" w:space="0" w:color="auto"/>
          </w:divBdr>
        </w:div>
        <w:div w:id="652762690">
          <w:marLeft w:val="640"/>
          <w:marRight w:val="0"/>
          <w:marTop w:val="0"/>
          <w:marBottom w:val="0"/>
          <w:divBdr>
            <w:top w:val="none" w:sz="0" w:space="0" w:color="auto"/>
            <w:left w:val="none" w:sz="0" w:space="0" w:color="auto"/>
            <w:bottom w:val="none" w:sz="0" w:space="0" w:color="auto"/>
            <w:right w:val="none" w:sz="0" w:space="0" w:color="auto"/>
          </w:divBdr>
        </w:div>
        <w:div w:id="679817862">
          <w:marLeft w:val="640"/>
          <w:marRight w:val="0"/>
          <w:marTop w:val="0"/>
          <w:marBottom w:val="0"/>
          <w:divBdr>
            <w:top w:val="none" w:sz="0" w:space="0" w:color="auto"/>
            <w:left w:val="none" w:sz="0" w:space="0" w:color="auto"/>
            <w:bottom w:val="none" w:sz="0" w:space="0" w:color="auto"/>
            <w:right w:val="none" w:sz="0" w:space="0" w:color="auto"/>
          </w:divBdr>
        </w:div>
        <w:div w:id="1638145001">
          <w:marLeft w:val="640"/>
          <w:marRight w:val="0"/>
          <w:marTop w:val="0"/>
          <w:marBottom w:val="0"/>
          <w:divBdr>
            <w:top w:val="none" w:sz="0" w:space="0" w:color="auto"/>
            <w:left w:val="none" w:sz="0" w:space="0" w:color="auto"/>
            <w:bottom w:val="none" w:sz="0" w:space="0" w:color="auto"/>
            <w:right w:val="none" w:sz="0" w:space="0" w:color="auto"/>
          </w:divBdr>
        </w:div>
        <w:div w:id="1533611235">
          <w:marLeft w:val="640"/>
          <w:marRight w:val="0"/>
          <w:marTop w:val="0"/>
          <w:marBottom w:val="0"/>
          <w:divBdr>
            <w:top w:val="none" w:sz="0" w:space="0" w:color="auto"/>
            <w:left w:val="none" w:sz="0" w:space="0" w:color="auto"/>
            <w:bottom w:val="none" w:sz="0" w:space="0" w:color="auto"/>
            <w:right w:val="none" w:sz="0" w:space="0" w:color="auto"/>
          </w:divBdr>
        </w:div>
        <w:div w:id="1757629133">
          <w:marLeft w:val="640"/>
          <w:marRight w:val="0"/>
          <w:marTop w:val="0"/>
          <w:marBottom w:val="0"/>
          <w:divBdr>
            <w:top w:val="none" w:sz="0" w:space="0" w:color="auto"/>
            <w:left w:val="none" w:sz="0" w:space="0" w:color="auto"/>
            <w:bottom w:val="none" w:sz="0" w:space="0" w:color="auto"/>
            <w:right w:val="none" w:sz="0" w:space="0" w:color="auto"/>
          </w:divBdr>
        </w:div>
        <w:div w:id="1143039629">
          <w:marLeft w:val="640"/>
          <w:marRight w:val="0"/>
          <w:marTop w:val="0"/>
          <w:marBottom w:val="0"/>
          <w:divBdr>
            <w:top w:val="none" w:sz="0" w:space="0" w:color="auto"/>
            <w:left w:val="none" w:sz="0" w:space="0" w:color="auto"/>
            <w:bottom w:val="none" w:sz="0" w:space="0" w:color="auto"/>
            <w:right w:val="none" w:sz="0" w:space="0" w:color="auto"/>
          </w:divBdr>
        </w:div>
        <w:div w:id="1602373204">
          <w:marLeft w:val="640"/>
          <w:marRight w:val="0"/>
          <w:marTop w:val="0"/>
          <w:marBottom w:val="0"/>
          <w:divBdr>
            <w:top w:val="none" w:sz="0" w:space="0" w:color="auto"/>
            <w:left w:val="none" w:sz="0" w:space="0" w:color="auto"/>
            <w:bottom w:val="none" w:sz="0" w:space="0" w:color="auto"/>
            <w:right w:val="none" w:sz="0" w:space="0" w:color="auto"/>
          </w:divBdr>
        </w:div>
        <w:div w:id="497695816">
          <w:marLeft w:val="640"/>
          <w:marRight w:val="0"/>
          <w:marTop w:val="0"/>
          <w:marBottom w:val="0"/>
          <w:divBdr>
            <w:top w:val="none" w:sz="0" w:space="0" w:color="auto"/>
            <w:left w:val="none" w:sz="0" w:space="0" w:color="auto"/>
            <w:bottom w:val="none" w:sz="0" w:space="0" w:color="auto"/>
            <w:right w:val="none" w:sz="0" w:space="0" w:color="auto"/>
          </w:divBdr>
        </w:div>
        <w:div w:id="1100029531">
          <w:marLeft w:val="640"/>
          <w:marRight w:val="0"/>
          <w:marTop w:val="0"/>
          <w:marBottom w:val="0"/>
          <w:divBdr>
            <w:top w:val="none" w:sz="0" w:space="0" w:color="auto"/>
            <w:left w:val="none" w:sz="0" w:space="0" w:color="auto"/>
            <w:bottom w:val="none" w:sz="0" w:space="0" w:color="auto"/>
            <w:right w:val="none" w:sz="0" w:space="0" w:color="auto"/>
          </w:divBdr>
        </w:div>
        <w:div w:id="320499856">
          <w:marLeft w:val="640"/>
          <w:marRight w:val="0"/>
          <w:marTop w:val="0"/>
          <w:marBottom w:val="0"/>
          <w:divBdr>
            <w:top w:val="none" w:sz="0" w:space="0" w:color="auto"/>
            <w:left w:val="none" w:sz="0" w:space="0" w:color="auto"/>
            <w:bottom w:val="none" w:sz="0" w:space="0" w:color="auto"/>
            <w:right w:val="none" w:sz="0" w:space="0" w:color="auto"/>
          </w:divBdr>
        </w:div>
        <w:div w:id="1801650528">
          <w:marLeft w:val="640"/>
          <w:marRight w:val="0"/>
          <w:marTop w:val="0"/>
          <w:marBottom w:val="0"/>
          <w:divBdr>
            <w:top w:val="none" w:sz="0" w:space="0" w:color="auto"/>
            <w:left w:val="none" w:sz="0" w:space="0" w:color="auto"/>
            <w:bottom w:val="none" w:sz="0" w:space="0" w:color="auto"/>
            <w:right w:val="none" w:sz="0" w:space="0" w:color="auto"/>
          </w:divBdr>
        </w:div>
        <w:div w:id="1302468034">
          <w:marLeft w:val="640"/>
          <w:marRight w:val="0"/>
          <w:marTop w:val="0"/>
          <w:marBottom w:val="0"/>
          <w:divBdr>
            <w:top w:val="none" w:sz="0" w:space="0" w:color="auto"/>
            <w:left w:val="none" w:sz="0" w:space="0" w:color="auto"/>
            <w:bottom w:val="none" w:sz="0" w:space="0" w:color="auto"/>
            <w:right w:val="none" w:sz="0" w:space="0" w:color="auto"/>
          </w:divBdr>
        </w:div>
        <w:div w:id="1334798510">
          <w:marLeft w:val="640"/>
          <w:marRight w:val="0"/>
          <w:marTop w:val="0"/>
          <w:marBottom w:val="0"/>
          <w:divBdr>
            <w:top w:val="none" w:sz="0" w:space="0" w:color="auto"/>
            <w:left w:val="none" w:sz="0" w:space="0" w:color="auto"/>
            <w:bottom w:val="none" w:sz="0" w:space="0" w:color="auto"/>
            <w:right w:val="none" w:sz="0" w:space="0" w:color="auto"/>
          </w:divBdr>
        </w:div>
        <w:div w:id="2025789471">
          <w:marLeft w:val="640"/>
          <w:marRight w:val="0"/>
          <w:marTop w:val="0"/>
          <w:marBottom w:val="0"/>
          <w:divBdr>
            <w:top w:val="none" w:sz="0" w:space="0" w:color="auto"/>
            <w:left w:val="none" w:sz="0" w:space="0" w:color="auto"/>
            <w:bottom w:val="none" w:sz="0" w:space="0" w:color="auto"/>
            <w:right w:val="none" w:sz="0" w:space="0" w:color="auto"/>
          </w:divBdr>
        </w:div>
        <w:div w:id="1773742282">
          <w:marLeft w:val="640"/>
          <w:marRight w:val="0"/>
          <w:marTop w:val="0"/>
          <w:marBottom w:val="0"/>
          <w:divBdr>
            <w:top w:val="none" w:sz="0" w:space="0" w:color="auto"/>
            <w:left w:val="none" w:sz="0" w:space="0" w:color="auto"/>
            <w:bottom w:val="none" w:sz="0" w:space="0" w:color="auto"/>
            <w:right w:val="none" w:sz="0" w:space="0" w:color="auto"/>
          </w:divBdr>
        </w:div>
        <w:div w:id="1473332318">
          <w:marLeft w:val="640"/>
          <w:marRight w:val="0"/>
          <w:marTop w:val="0"/>
          <w:marBottom w:val="0"/>
          <w:divBdr>
            <w:top w:val="none" w:sz="0" w:space="0" w:color="auto"/>
            <w:left w:val="none" w:sz="0" w:space="0" w:color="auto"/>
            <w:bottom w:val="none" w:sz="0" w:space="0" w:color="auto"/>
            <w:right w:val="none" w:sz="0" w:space="0" w:color="auto"/>
          </w:divBdr>
        </w:div>
        <w:div w:id="2038775562">
          <w:marLeft w:val="640"/>
          <w:marRight w:val="0"/>
          <w:marTop w:val="0"/>
          <w:marBottom w:val="0"/>
          <w:divBdr>
            <w:top w:val="none" w:sz="0" w:space="0" w:color="auto"/>
            <w:left w:val="none" w:sz="0" w:space="0" w:color="auto"/>
            <w:bottom w:val="none" w:sz="0" w:space="0" w:color="auto"/>
            <w:right w:val="none" w:sz="0" w:space="0" w:color="auto"/>
          </w:divBdr>
        </w:div>
        <w:div w:id="9765759">
          <w:marLeft w:val="640"/>
          <w:marRight w:val="0"/>
          <w:marTop w:val="0"/>
          <w:marBottom w:val="0"/>
          <w:divBdr>
            <w:top w:val="none" w:sz="0" w:space="0" w:color="auto"/>
            <w:left w:val="none" w:sz="0" w:space="0" w:color="auto"/>
            <w:bottom w:val="none" w:sz="0" w:space="0" w:color="auto"/>
            <w:right w:val="none" w:sz="0" w:space="0" w:color="auto"/>
          </w:divBdr>
        </w:div>
        <w:div w:id="661082011">
          <w:marLeft w:val="640"/>
          <w:marRight w:val="0"/>
          <w:marTop w:val="0"/>
          <w:marBottom w:val="0"/>
          <w:divBdr>
            <w:top w:val="none" w:sz="0" w:space="0" w:color="auto"/>
            <w:left w:val="none" w:sz="0" w:space="0" w:color="auto"/>
            <w:bottom w:val="none" w:sz="0" w:space="0" w:color="auto"/>
            <w:right w:val="none" w:sz="0" w:space="0" w:color="auto"/>
          </w:divBdr>
        </w:div>
        <w:div w:id="168107987">
          <w:marLeft w:val="640"/>
          <w:marRight w:val="0"/>
          <w:marTop w:val="0"/>
          <w:marBottom w:val="0"/>
          <w:divBdr>
            <w:top w:val="none" w:sz="0" w:space="0" w:color="auto"/>
            <w:left w:val="none" w:sz="0" w:space="0" w:color="auto"/>
            <w:bottom w:val="none" w:sz="0" w:space="0" w:color="auto"/>
            <w:right w:val="none" w:sz="0" w:space="0" w:color="auto"/>
          </w:divBdr>
        </w:div>
        <w:div w:id="1644700087">
          <w:marLeft w:val="640"/>
          <w:marRight w:val="0"/>
          <w:marTop w:val="0"/>
          <w:marBottom w:val="0"/>
          <w:divBdr>
            <w:top w:val="none" w:sz="0" w:space="0" w:color="auto"/>
            <w:left w:val="none" w:sz="0" w:space="0" w:color="auto"/>
            <w:bottom w:val="none" w:sz="0" w:space="0" w:color="auto"/>
            <w:right w:val="none" w:sz="0" w:space="0" w:color="auto"/>
          </w:divBdr>
        </w:div>
        <w:div w:id="2133553008">
          <w:marLeft w:val="640"/>
          <w:marRight w:val="0"/>
          <w:marTop w:val="0"/>
          <w:marBottom w:val="0"/>
          <w:divBdr>
            <w:top w:val="none" w:sz="0" w:space="0" w:color="auto"/>
            <w:left w:val="none" w:sz="0" w:space="0" w:color="auto"/>
            <w:bottom w:val="none" w:sz="0" w:space="0" w:color="auto"/>
            <w:right w:val="none" w:sz="0" w:space="0" w:color="auto"/>
          </w:divBdr>
        </w:div>
        <w:div w:id="941255887">
          <w:marLeft w:val="640"/>
          <w:marRight w:val="0"/>
          <w:marTop w:val="0"/>
          <w:marBottom w:val="0"/>
          <w:divBdr>
            <w:top w:val="none" w:sz="0" w:space="0" w:color="auto"/>
            <w:left w:val="none" w:sz="0" w:space="0" w:color="auto"/>
            <w:bottom w:val="none" w:sz="0" w:space="0" w:color="auto"/>
            <w:right w:val="none" w:sz="0" w:space="0" w:color="auto"/>
          </w:divBdr>
        </w:div>
        <w:div w:id="1758017215">
          <w:marLeft w:val="640"/>
          <w:marRight w:val="0"/>
          <w:marTop w:val="0"/>
          <w:marBottom w:val="0"/>
          <w:divBdr>
            <w:top w:val="none" w:sz="0" w:space="0" w:color="auto"/>
            <w:left w:val="none" w:sz="0" w:space="0" w:color="auto"/>
            <w:bottom w:val="none" w:sz="0" w:space="0" w:color="auto"/>
            <w:right w:val="none" w:sz="0" w:space="0" w:color="auto"/>
          </w:divBdr>
        </w:div>
        <w:div w:id="1258175037">
          <w:marLeft w:val="640"/>
          <w:marRight w:val="0"/>
          <w:marTop w:val="0"/>
          <w:marBottom w:val="0"/>
          <w:divBdr>
            <w:top w:val="none" w:sz="0" w:space="0" w:color="auto"/>
            <w:left w:val="none" w:sz="0" w:space="0" w:color="auto"/>
            <w:bottom w:val="none" w:sz="0" w:space="0" w:color="auto"/>
            <w:right w:val="none" w:sz="0" w:space="0" w:color="auto"/>
          </w:divBdr>
        </w:div>
        <w:div w:id="1422331011">
          <w:marLeft w:val="640"/>
          <w:marRight w:val="0"/>
          <w:marTop w:val="0"/>
          <w:marBottom w:val="0"/>
          <w:divBdr>
            <w:top w:val="none" w:sz="0" w:space="0" w:color="auto"/>
            <w:left w:val="none" w:sz="0" w:space="0" w:color="auto"/>
            <w:bottom w:val="none" w:sz="0" w:space="0" w:color="auto"/>
            <w:right w:val="none" w:sz="0" w:space="0" w:color="auto"/>
          </w:divBdr>
        </w:div>
        <w:div w:id="369500935">
          <w:marLeft w:val="640"/>
          <w:marRight w:val="0"/>
          <w:marTop w:val="0"/>
          <w:marBottom w:val="0"/>
          <w:divBdr>
            <w:top w:val="none" w:sz="0" w:space="0" w:color="auto"/>
            <w:left w:val="none" w:sz="0" w:space="0" w:color="auto"/>
            <w:bottom w:val="none" w:sz="0" w:space="0" w:color="auto"/>
            <w:right w:val="none" w:sz="0" w:space="0" w:color="auto"/>
          </w:divBdr>
        </w:div>
        <w:div w:id="1293704788">
          <w:marLeft w:val="640"/>
          <w:marRight w:val="0"/>
          <w:marTop w:val="0"/>
          <w:marBottom w:val="0"/>
          <w:divBdr>
            <w:top w:val="none" w:sz="0" w:space="0" w:color="auto"/>
            <w:left w:val="none" w:sz="0" w:space="0" w:color="auto"/>
            <w:bottom w:val="none" w:sz="0" w:space="0" w:color="auto"/>
            <w:right w:val="none" w:sz="0" w:space="0" w:color="auto"/>
          </w:divBdr>
        </w:div>
        <w:div w:id="1442266091">
          <w:marLeft w:val="640"/>
          <w:marRight w:val="0"/>
          <w:marTop w:val="0"/>
          <w:marBottom w:val="0"/>
          <w:divBdr>
            <w:top w:val="none" w:sz="0" w:space="0" w:color="auto"/>
            <w:left w:val="none" w:sz="0" w:space="0" w:color="auto"/>
            <w:bottom w:val="none" w:sz="0" w:space="0" w:color="auto"/>
            <w:right w:val="none" w:sz="0" w:space="0" w:color="auto"/>
          </w:divBdr>
        </w:div>
        <w:div w:id="1220020523">
          <w:marLeft w:val="640"/>
          <w:marRight w:val="0"/>
          <w:marTop w:val="0"/>
          <w:marBottom w:val="0"/>
          <w:divBdr>
            <w:top w:val="none" w:sz="0" w:space="0" w:color="auto"/>
            <w:left w:val="none" w:sz="0" w:space="0" w:color="auto"/>
            <w:bottom w:val="none" w:sz="0" w:space="0" w:color="auto"/>
            <w:right w:val="none" w:sz="0" w:space="0" w:color="auto"/>
          </w:divBdr>
        </w:div>
        <w:div w:id="1062480039">
          <w:marLeft w:val="640"/>
          <w:marRight w:val="0"/>
          <w:marTop w:val="0"/>
          <w:marBottom w:val="0"/>
          <w:divBdr>
            <w:top w:val="none" w:sz="0" w:space="0" w:color="auto"/>
            <w:left w:val="none" w:sz="0" w:space="0" w:color="auto"/>
            <w:bottom w:val="none" w:sz="0" w:space="0" w:color="auto"/>
            <w:right w:val="none" w:sz="0" w:space="0" w:color="auto"/>
          </w:divBdr>
        </w:div>
        <w:div w:id="769544200">
          <w:marLeft w:val="640"/>
          <w:marRight w:val="0"/>
          <w:marTop w:val="0"/>
          <w:marBottom w:val="0"/>
          <w:divBdr>
            <w:top w:val="none" w:sz="0" w:space="0" w:color="auto"/>
            <w:left w:val="none" w:sz="0" w:space="0" w:color="auto"/>
            <w:bottom w:val="none" w:sz="0" w:space="0" w:color="auto"/>
            <w:right w:val="none" w:sz="0" w:space="0" w:color="auto"/>
          </w:divBdr>
        </w:div>
        <w:div w:id="1853687287">
          <w:marLeft w:val="640"/>
          <w:marRight w:val="0"/>
          <w:marTop w:val="0"/>
          <w:marBottom w:val="0"/>
          <w:divBdr>
            <w:top w:val="none" w:sz="0" w:space="0" w:color="auto"/>
            <w:left w:val="none" w:sz="0" w:space="0" w:color="auto"/>
            <w:bottom w:val="none" w:sz="0" w:space="0" w:color="auto"/>
            <w:right w:val="none" w:sz="0" w:space="0" w:color="auto"/>
          </w:divBdr>
        </w:div>
        <w:div w:id="1385330679">
          <w:marLeft w:val="640"/>
          <w:marRight w:val="0"/>
          <w:marTop w:val="0"/>
          <w:marBottom w:val="0"/>
          <w:divBdr>
            <w:top w:val="none" w:sz="0" w:space="0" w:color="auto"/>
            <w:left w:val="none" w:sz="0" w:space="0" w:color="auto"/>
            <w:bottom w:val="none" w:sz="0" w:space="0" w:color="auto"/>
            <w:right w:val="none" w:sz="0" w:space="0" w:color="auto"/>
          </w:divBdr>
        </w:div>
        <w:div w:id="1900044988">
          <w:marLeft w:val="640"/>
          <w:marRight w:val="0"/>
          <w:marTop w:val="0"/>
          <w:marBottom w:val="0"/>
          <w:divBdr>
            <w:top w:val="none" w:sz="0" w:space="0" w:color="auto"/>
            <w:left w:val="none" w:sz="0" w:space="0" w:color="auto"/>
            <w:bottom w:val="none" w:sz="0" w:space="0" w:color="auto"/>
            <w:right w:val="none" w:sz="0" w:space="0" w:color="auto"/>
          </w:divBdr>
        </w:div>
        <w:div w:id="1787040493">
          <w:marLeft w:val="640"/>
          <w:marRight w:val="0"/>
          <w:marTop w:val="0"/>
          <w:marBottom w:val="0"/>
          <w:divBdr>
            <w:top w:val="none" w:sz="0" w:space="0" w:color="auto"/>
            <w:left w:val="none" w:sz="0" w:space="0" w:color="auto"/>
            <w:bottom w:val="none" w:sz="0" w:space="0" w:color="auto"/>
            <w:right w:val="none" w:sz="0" w:space="0" w:color="auto"/>
          </w:divBdr>
        </w:div>
        <w:div w:id="455954757">
          <w:marLeft w:val="640"/>
          <w:marRight w:val="0"/>
          <w:marTop w:val="0"/>
          <w:marBottom w:val="0"/>
          <w:divBdr>
            <w:top w:val="none" w:sz="0" w:space="0" w:color="auto"/>
            <w:left w:val="none" w:sz="0" w:space="0" w:color="auto"/>
            <w:bottom w:val="none" w:sz="0" w:space="0" w:color="auto"/>
            <w:right w:val="none" w:sz="0" w:space="0" w:color="auto"/>
          </w:divBdr>
        </w:div>
        <w:div w:id="1859152477">
          <w:marLeft w:val="640"/>
          <w:marRight w:val="0"/>
          <w:marTop w:val="0"/>
          <w:marBottom w:val="0"/>
          <w:divBdr>
            <w:top w:val="none" w:sz="0" w:space="0" w:color="auto"/>
            <w:left w:val="none" w:sz="0" w:space="0" w:color="auto"/>
            <w:bottom w:val="none" w:sz="0" w:space="0" w:color="auto"/>
            <w:right w:val="none" w:sz="0" w:space="0" w:color="auto"/>
          </w:divBdr>
        </w:div>
        <w:div w:id="218789155">
          <w:marLeft w:val="640"/>
          <w:marRight w:val="0"/>
          <w:marTop w:val="0"/>
          <w:marBottom w:val="0"/>
          <w:divBdr>
            <w:top w:val="none" w:sz="0" w:space="0" w:color="auto"/>
            <w:left w:val="none" w:sz="0" w:space="0" w:color="auto"/>
            <w:bottom w:val="none" w:sz="0" w:space="0" w:color="auto"/>
            <w:right w:val="none" w:sz="0" w:space="0" w:color="auto"/>
          </w:divBdr>
        </w:div>
        <w:div w:id="1751849457">
          <w:marLeft w:val="640"/>
          <w:marRight w:val="0"/>
          <w:marTop w:val="0"/>
          <w:marBottom w:val="0"/>
          <w:divBdr>
            <w:top w:val="none" w:sz="0" w:space="0" w:color="auto"/>
            <w:left w:val="none" w:sz="0" w:space="0" w:color="auto"/>
            <w:bottom w:val="none" w:sz="0" w:space="0" w:color="auto"/>
            <w:right w:val="none" w:sz="0" w:space="0" w:color="auto"/>
          </w:divBdr>
        </w:div>
        <w:div w:id="1262685034">
          <w:marLeft w:val="640"/>
          <w:marRight w:val="0"/>
          <w:marTop w:val="0"/>
          <w:marBottom w:val="0"/>
          <w:divBdr>
            <w:top w:val="none" w:sz="0" w:space="0" w:color="auto"/>
            <w:left w:val="none" w:sz="0" w:space="0" w:color="auto"/>
            <w:bottom w:val="none" w:sz="0" w:space="0" w:color="auto"/>
            <w:right w:val="none" w:sz="0" w:space="0" w:color="auto"/>
          </w:divBdr>
        </w:div>
        <w:div w:id="1834449713">
          <w:marLeft w:val="640"/>
          <w:marRight w:val="0"/>
          <w:marTop w:val="0"/>
          <w:marBottom w:val="0"/>
          <w:divBdr>
            <w:top w:val="none" w:sz="0" w:space="0" w:color="auto"/>
            <w:left w:val="none" w:sz="0" w:space="0" w:color="auto"/>
            <w:bottom w:val="none" w:sz="0" w:space="0" w:color="auto"/>
            <w:right w:val="none" w:sz="0" w:space="0" w:color="auto"/>
          </w:divBdr>
        </w:div>
        <w:div w:id="1177383561">
          <w:marLeft w:val="640"/>
          <w:marRight w:val="0"/>
          <w:marTop w:val="0"/>
          <w:marBottom w:val="0"/>
          <w:divBdr>
            <w:top w:val="none" w:sz="0" w:space="0" w:color="auto"/>
            <w:left w:val="none" w:sz="0" w:space="0" w:color="auto"/>
            <w:bottom w:val="none" w:sz="0" w:space="0" w:color="auto"/>
            <w:right w:val="none" w:sz="0" w:space="0" w:color="auto"/>
          </w:divBdr>
        </w:div>
        <w:div w:id="789084716">
          <w:marLeft w:val="640"/>
          <w:marRight w:val="0"/>
          <w:marTop w:val="0"/>
          <w:marBottom w:val="0"/>
          <w:divBdr>
            <w:top w:val="none" w:sz="0" w:space="0" w:color="auto"/>
            <w:left w:val="none" w:sz="0" w:space="0" w:color="auto"/>
            <w:bottom w:val="none" w:sz="0" w:space="0" w:color="auto"/>
            <w:right w:val="none" w:sz="0" w:space="0" w:color="auto"/>
          </w:divBdr>
        </w:div>
        <w:div w:id="461849555">
          <w:marLeft w:val="640"/>
          <w:marRight w:val="0"/>
          <w:marTop w:val="0"/>
          <w:marBottom w:val="0"/>
          <w:divBdr>
            <w:top w:val="none" w:sz="0" w:space="0" w:color="auto"/>
            <w:left w:val="none" w:sz="0" w:space="0" w:color="auto"/>
            <w:bottom w:val="none" w:sz="0" w:space="0" w:color="auto"/>
            <w:right w:val="none" w:sz="0" w:space="0" w:color="auto"/>
          </w:divBdr>
        </w:div>
        <w:div w:id="328338552">
          <w:marLeft w:val="640"/>
          <w:marRight w:val="0"/>
          <w:marTop w:val="0"/>
          <w:marBottom w:val="0"/>
          <w:divBdr>
            <w:top w:val="none" w:sz="0" w:space="0" w:color="auto"/>
            <w:left w:val="none" w:sz="0" w:space="0" w:color="auto"/>
            <w:bottom w:val="none" w:sz="0" w:space="0" w:color="auto"/>
            <w:right w:val="none" w:sz="0" w:space="0" w:color="auto"/>
          </w:divBdr>
        </w:div>
        <w:div w:id="1598824193">
          <w:marLeft w:val="640"/>
          <w:marRight w:val="0"/>
          <w:marTop w:val="0"/>
          <w:marBottom w:val="0"/>
          <w:divBdr>
            <w:top w:val="none" w:sz="0" w:space="0" w:color="auto"/>
            <w:left w:val="none" w:sz="0" w:space="0" w:color="auto"/>
            <w:bottom w:val="none" w:sz="0" w:space="0" w:color="auto"/>
            <w:right w:val="none" w:sz="0" w:space="0" w:color="auto"/>
          </w:divBdr>
        </w:div>
        <w:div w:id="1914195484">
          <w:marLeft w:val="640"/>
          <w:marRight w:val="0"/>
          <w:marTop w:val="0"/>
          <w:marBottom w:val="0"/>
          <w:divBdr>
            <w:top w:val="none" w:sz="0" w:space="0" w:color="auto"/>
            <w:left w:val="none" w:sz="0" w:space="0" w:color="auto"/>
            <w:bottom w:val="none" w:sz="0" w:space="0" w:color="auto"/>
            <w:right w:val="none" w:sz="0" w:space="0" w:color="auto"/>
          </w:divBdr>
        </w:div>
        <w:div w:id="900481740">
          <w:marLeft w:val="640"/>
          <w:marRight w:val="0"/>
          <w:marTop w:val="0"/>
          <w:marBottom w:val="0"/>
          <w:divBdr>
            <w:top w:val="none" w:sz="0" w:space="0" w:color="auto"/>
            <w:left w:val="none" w:sz="0" w:space="0" w:color="auto"/>
            <w:bottom w:val="none" w:sz="0" w:space="0" w:color="auto"/>
            <w:right w:val="none" w:sz="0" w:space="0" w:color="auto"/>
          </w:divBdr>
        </w:div>
        <w:div w:id="679818520">
          <w:marLeft w:val="640"/>
          <w:marRight w:val="0"/>
          <w:marTop w:val="0"/>
          <w:marBottom w:val="0"/>
          <w:divBdr>
            <w:top w:val="none" w:sz="0" w:space="0" w:color="auto"/>
            <w:left w:val="none" w:sz="0" w:space="0" w:color="auto"/>
            <w:bottom w:val="none" w:sz="0" w:space="0" w:color="auto"/>
            <w:right w:val="none" w:sz="0" w:space="0" w:color="auto"/>
          </w:divBdr>
        </w:div>
        <w:div w:id="1868367172">
          <w:marLeft w:val="640"/>
          <w:marRight w:val="0"/>
          <w:marTop w:val="0"/>
          <w:marBottom w:val="0"/>
          <w:divBdr>
            <w:top w:val="none" w:sz="0" w:space="0" w:color="auto"/>
            <w:left w:val="none" w:sz="0" w:space="0" w:color="auto"/>
            <w:bottom w:val="none" w:sz="0" w:space="0" w:color="auto"/>
            <w:right w:val="none" w:sz="0" w:space="0" w:color="auto"/>
          </w:divBdr>
        </w:div>
        <w:div w:id="396438157">
          <w:marLeft w:val="640"/>
          <w:marRight w:val="0"/>
          <w:marTop w:val="0"/>
          <w:marBottom w:val="0"/>
          <w:divBdr>
            <w:top w:val="none" w:sz="0" w:space="0" w:color="auto"/>
            <w:left w:val="none" w:sz="0" w:space="0" w:color="auto"/>
            <w:bottom w:val="none" w:sz="0" w:space="0" w:color="auto"/>
            <w:right w:val="none" w:sz="0" w:space="0" w:color="auto"/>
          </w:divBdr>
        </w:div>
        <w:div w:id="111558624">
          <w:marLeft w:val="640"/>
          <w:marRight w:val="0"/>
          <w:marTop w:val="0"/>
          <w:marBottom w:val="0"/>
          <w:divBdr>
            <w:top w:val="none" w:sz="0" w:space="0" w:color="auto"/>
            <w:left w:val="none" w:sz="0" w:space="0" w:color="auto"/>
            <w:bottom w:val="none" w:sz="0" w:space="0" w:color="auto"/>
            <w:right w:val="none" w:sz="0" w:space="0" w:color="auto"/>
          </w:divBdr>
        </w:div>
        <w:div w:id="140200519">
          <w:marLeft w:val="640"/>
          <w:marRight w:val="0"/>
          <w:marTop w:val="0"/>
          <w:marBottom w:val="0"/>
          <w:divBdr>
            <w:top w:val="none" w:sz="0" w:space="0" w:color="auto"/>
            <w:left w:val="none" w:sz="0" w:space="0" w:color="auto"/>
            <w:bottom w:val="none" w:sz="0" w:space="0" w:color="auto"/>
            <w:right w:val="none" w:sz="0" w:space="0" w:color="auto"/>
          </w:divBdr>
        </w:div>
        <w:div w:id="896667887">
          <w:marLeft w:val="640"/>
          <w:marRight w:val="0"/>
          <w:marTop w:val="0"/>
          <w:marBottom w:val="0"/>
          <w:divBdr>
            <w:top w:val="none" w:sz="0" w:space="0" w:color="auto"/>
            <w:left w:val="none" w:sz="0" w:space="0" w:color="auto"/>
            <w:bottom w:val="none" w:sz="0" w:space="0" w:color="auto"/>
            <w:right w:val="none" w:sz="0" w:space="0" w:color="auto"/>
          </w:divBdr>
        </w:div>
        <w:div w:id="713502984">
          <w:marLeft w:val="640"/>
          <w:marRight w:val="0"/>
          <w:marTop w:val="0"/>
          <w:marBottom w:val="0"/>
          <w:divBdr>
            <w:top w:val="none" w:sz="0" w:space="0" w:color="auto"/>
            <w:left w:val="none" w:sz="0" w:space="0" w:color="auto"/>
            <w:bottom w:val="none" w:sz="0" w:space="0" w:color="auto"/>
            <w:right w:val="none" w:sz="0" w:space="0" w:color="auto"/>
          </w:divBdr>
        </w:div>
        <w:div w:id="218126422">
          <w:marLeft w:val="640"/>
          <w:marRight w:val="0"/>
          <w:marTop w:val="0"/>
          <w:marBottom w:val="0"/>
          <w:divBdr>
            <w:top w:val="none" w:sz="0" w:space="0" w:color="auto"/>
            <w:left w:val="none" w:sz="0" w:space="0" w:color="auto"/>
            <w:bottom w:val="none" w:sz="0" w:space="0" w:color="auto"/>
            <w:right w:val="none" w:sz="0" w:space="0" w:color="auto"/>
          </w:divBdr>
        </w:div>
        <w:div w:id="2081976836">
          <w:marLeft w:val="640"/>
          <w:marRight w:val="0"/>
          <w:marTop w:val="0"/>
          <w:marBottom w:val="0"/>
          <w:divBdr>
            <w:top w:val="none" w:sz="0" w:space="0" w:color="auto"/>
            <w:left w:val="none" w:sz="0" w:space="0" w:color="auto"/>
            <w:bottom w:val="none" w:sz="0" w:space="0" w:color="auto"/>
            <w:right w:val="none" w:sz="0" w:space="0" w:color="auto"/>
          </w:divBdr>
        </w:div>
        <w:div w:id="993874774">
          <w:marLeft w:val="640"/>
          <w:marRight w:val="0"/>
          <w:marTop w:val="0"/>
          <w:marBottom w:val="0"/>
          <w:divBdr>
            <w:top w:val="none" w:sz="0" w:space="0" w:color="auto"/>
            <w:left w:val="none" w:sz="0" w:space="0" w:color="auto"/>
            <w:bottom w:val="none" w:sz="0" w:space="0" w:color="auto"/>
            <w:right w:val="none" w:sz="0" w:space="0" w:color="auto"/>
          </w:divBdr>
        </w:div>
        <w:div w:id="961115264">
          <w:marLeft w:val="640"/>
          <w:marRight w:val="0"/>
          <w:marTop w:val="0"/>
          <w:marBottom w:val="0"/>
          <w:divBdr>
            <w:top w:val="none" w:sz="0" w:space="0" w:color="auto"/>
            <w:left w:val="none" w:sz="0" w:space="0" w:color="auto"/>
            <w:bottom w:val="none" w:sz="0" w:space="0" w:color="auto"/>
            <w:right w:val="none" w:sz="0" w:space="0" w:color="auto"/>
          </w:divBdr>
        </w:div>
        <w:div w:id="177962504">
          <w:marLeft w:val="640"/>
          <w:marRight w:val="0"/>
          <w:marTop w:val="0"/>
          <w:marBottom w:val="0"/>
          <w:divBdr>
            <w:top w:val="none" w:sz="0" w:space="0" w:color="auto"/>
            <w:left w:val="none" w:sz="0" w:space="0" w:color="auto"/>
            <w:bottom w:val="none" w:sz="0" w:space="0" w:color="auto"/>
            <w:right w:val="none" w:sz="0" w:space="0" w:color="auto"/>
          </w:divBdr>
        </w:div>
        <w:div w:id="485711789">
          <w:marLeft w:val="640"/>
          <w:marRight w:val="0"/>
          <w:marTop w:val="0"/>
          <w:marBottom w:val="0"/>
          <w:divBdr>
            <w:top w:val="none" w:sz="0" w:space="0" w:color="auto"/>
            <w:left w:val="none" w:sz="0" w:space="0" w:color="auto"/>
            <w:bottom w:val="none" w:sz="0" w:space="0" w:color="auto"/>
            <w:right w:val="none" w:sz="0" w:space="0" w:color="auto"/>
          </w:divBdr>
        </w:div>
        <w:div w:id="126240614">
          <w:marLeft w:val="640"/>
          <w:marRight w:val="0"/>
          <w:marTop w:val="0"/>
          <w:marBottom w:val="0"/>
          <w:divBdr>
            <w:top w:val="none" w:sz="0" w:space="0" w:color="auto"/>
            <w:left w:val="none" w:sz="0" w:space="0" w:color="auto"/>
            <w:bottom w:val="none" w:sz="0" w:space="0" w:color="auto"/>
            <w:right w:val="none" w:sz="0" w:space="0" w:color="auto"/>
          </w:divBdr>
        </w:div>
        <w:div w:id="1065640368">
          <w:marLeft w:val="640"/>
          <w:marRight w:val="0"/>
          <w:marTop w:val="0"/>
          <w:marBottom w:val="0"/>
          <w:divBdr>
            <w:top w:val="none" w:sz="0" w:space="0" w:color="auto"/>
            <w:left w:val="none" w:sz="0" w:space="0" w:color="auto"/>
            <w:bottom w:val="none" w:sz="0" w:space="0" w:color="auto"/>
            <w:right w:val="none" w:sz="0" w:space="0" w:color="auto"/>
          </w:divBdr>
        </w:div>
        <w:div w:id="1155531549">
          <w:marLeft w:val="640"/>
          <w:marRight w:val="0"/>
          <w:marTop w:val="0"/>
          <w:marBottom w:val="0"/>
          <w:divBdr>
            <w:top w:val="none" w:sz="0" w:space="0" w:color="auto"/>
            <w:left w:val="none" w:sz="0" w:space="0" w:color="auto"/>
            <w:bottom w:val="none" w:sz="0" w:space="0" w:color="auto"/>
            <w:right w:val="none" w:sz="0" w:space="0" w:color="auto"/>
          </w:divBdr>
        </w:div>
        <w:div w:id="2079665771">
          <w:marLeft w:val="640"/>
          <w:marRight w:val="0"/>
          <w:marTop w:val="0"/>
          <w:marBottom w:val="0"/>
          <w:divBdr>
            <w:top w:val="none" w:sz="0" w:space="0" w:color="auto"/>
            <w:left w:val="none" w:sz="0" w:space="0" w:color="auto"/>
            <w:bottom w:val="none" w:sz="0" w:space="0" w:color="auto"/>
            <w:right w:val="none" w:sz="0" w:space="0" w:color="auto"/>
          </w:divBdr>
        </w:div>
        <w:div w:id="1379478479">
          <w:marLeft w:val="640"/>
          <w:marRight w:val="0"/>
          <w:marTop w:val="0"/>
          <w:marBottom w:val="0"/>
          <w:divBdr>
            <w:top w:val="none" w:sz="0" w:space="0" w:color="auto"/>
            <w:left w:val="none" w:sz="0" w:space="0" w:color="auto"/>
            <w:bottom w:val="none" w:sz="0" w:space="0" w:color="auto"/>
            <w:right w:val="none" w:sz="0" w:space="0" w:color="auto"/>
          </w:divBdr>
        </w:div>
        <w:div w:id="802386270">
          <w:marLeft w:val="640"/>
          <w:marRight w:val="0"/>
          <w:marTop w:val="0"/>
          <w:marBottom w:val="0"/>
          <w:divBdr>
            <w:top w:val="none" w:sz="0" w:space="0" w:color="auto"/>
            <w:left w:val="none" w:sz="0" w:space="0" w:color="auto"/>
            <w:bottom w:val="none" w:sz="0" w:space="0" w:color="auto"/>
            <w:right w:val="none" w:sz="0" w:space="0" w:color="auto"/>
          </w:divBdr>
        </w:div>
        <w:div w:id="1313020663">
          <w:marLeft w:val="640"/>
          <w:marRight w:val="0"/>
          <w:marTop w:val="0"/>
          <w:marBottom w:val="0"/>
          <w:divBdr>
            <w:top w:val="none" w:sz="0" w:space="0" w:color="auto"/>
            <w:left w:val="none" w:sz="0" w:space="0" w:color="auto"/>
            <w:bottom w:val="none" w:sz="0" w:space="0" w:color="auto"/>
            <w:right w:val="none" w:sz="0" w:space="0" w:color="auto"/>
          </w:divBdr>
        </w:div>
        <w:div w:id="377976322">
          <w:marLeft w:val="640"/>
          <w:marRight w:val="0"/>
          <w:marTop w:val="0"/>
          <w:marBottom w:val="0"/>
          <w:divBdr>
            <w:top w:val="none" w:sz="0" w:space="0" w:color="auto"/>
            <w:left w:val="none" w:sz="0" w:space="0" w:color="auto"/>
            <w:bottom w:val="none" w:sz="0" w:space="0" w:color="auto"/>
            <w:right w:val="none" w:sz="0" w:space="0" w:color="auto"/>
          </w:divBdr>
        </w:div>
        <w:div w:id="1507133021">
          <w:marLeft w:val="640"/>
          <w:marRight w:val="0"/>
          <w:marTop w:val="0"/>
          <w:marBottom w:val="0"/>
          <w:divBdr>
            <w:top w:val="none" w:sz="0" w:space="0" w:color="auto"/>
            <w:left w:val="none" w:sz="0" w:space="0" w:color="auto"/>
            <w:bottom w:val="none" w:sz="0" w:space="0" w:color="auto"/>
            <w:right w:val="none" w:sz="0" w:space="0" w:color="auto"/>
          </w:divBdr>
        </w:div>
        <w:div w:id="661933516">
          <w:marLeft w:val="640"/>
          <w:marRight w:val="0"/>
          <w:marTop w:val="0"/>
          <w:marBottom w:val="0"/>
          <w:divBdr>
            <w:top w:val="none" w:sz="0" w:space="0" w:color="auto"/>
            <w:left w:val="none" w:sz="0" w:space="0" w:color="auto"/>
            <w:bottom w:val="none" w:sz="0" w:space="0" w:color="auto"/>
            <w:right w:val="none" w:sz="0" w:space="0" w:color="auto"/>
          </w:divBdr>
        </w:div>
        <w:div w:id="785079336">
          <w:marLeft w:val="640"/>
          <w:marRight w:val="0"/>
          <w:marTop w:val="0"/>
          <w:marBottom w:val="0"/>
          <w:divBdr>
            <w:top w:val="none" w:sz="0" w:space="0" w:color="auto"/>
            <w:left w:val="none" w:sz="0" w:space="0" w:color="auto"/>
            <w:bottom w:val="none" w:sz="0" w:space="0" w:color="auto"/>
            <w:right w:val="none" w:sz="0" w:space="0" w:color="auto"/>
          </w:divBdr>
        </w:div>
        <w:div w:id="175581543">
          <w:marLeft w:val="640"/>
          <w:marRight w:val="0"/>
          <w:marTop w:val="0"/>
          <w:marBottom w:val="0"/>
          <w:divBdr>
            <w:top w:val="none" w:sz="0" w:space="0" w:color="auto"/>
            <w:left w:val="none" w:sz="0" w:space="0" w:color="auto"/>
            <w:bottom w:val="none" w:sz="0" w:space="0" w:color="auto"/>
            <w:right w:val="none" w:sz="0" w:space="0" w:color="auto"/>
          </w:divBdr>
        </w:div>
        <w:div w:id="2001035451">
          <w:marLeft w:val="640"/>
          <w:marRight w:val="0"/>
          <w:marTop w:val="0"/>
          <w:marBottom w:val="0"/>
          <w:divBdr>
            <w:top w:val="none" w:sz="0" w:space="0" w:color="auto"/>
            <w:left w:val="none" w:sz="0" w:space="0" w:color="auto"/>
            <w:bottom w:val="none" w:sz="0" w:space="0" w:color="auto"/>
            <w:right w:val="none" w:sz="0" w:space="0" w:color="auto"/>
          </w:divBdr>
        </w:div>
        <w:div w:id="243760256">
          <w:marLeft w:val="640"/>
          <w:marRight w:val="0"/>
          <w:marTop w:val="0"/>
          <w:marBottom w:val="0"/>
          <w:divBdr>
            <w:top w:val="none" w:sz="0" w:space="0" w:color="auto"/>
            <w:left w:val="none" w:sz="0" w:space="0" w:color="auto"/>
            <w:bottom w:val="none" w:sz="0" w:space="0" w:color="auto"/>
            <w:right w:val="none" w:sz="0" w:space="0" w:color="auto"/>
          </w:divBdr>
        </w:div>
        <w:div w:id="1659841158">
          <w:marLeft w:val="640"/>
          <w:marRight w:val="0"/>
          <w:marTop w:val="0"/>
          <w:marBottom w:val="0"/>
          <w:divBdr>
            <w:top w:val="none" w:sz="0" w:space="0" w:color="auto"/>
            <w:left w:val="none" w:sz="0" w:space="0" w:color="auto"/>
            <w:bottom w:val="none" w:sz="0" w:space="0" w:color="auto"/>
            <w:right w:val="none" w:sz="0" w:space="0" w:color="auto"/>
          </w:divBdr>
        </w:div>
        <w:div w:id="1878659360">
          <w:marLeft w:val="640"/>
          <w:marRight w:val="0"/>
          <w:marTop w:val="0"/>
          <w:marBottom w:val="0"/>
          <w:divBdr>
            <w:top w:val="none" w:sz="0" w:space="0" w:color="auto"/>
            <w:left w:val="none" w:sz="0" w:space="0" w:color="auto"/>
            <w:bottom w:val="none" w:sz="0" w:space="0" w:color="auto"/>
            <w:right w:val="none" w:sz="0" w:space="0" w:color="auto"/>
          </w:divBdr>
        </w:div>
        <w:div w:id="310016874">
          <w:marLeft w:val="640"/>
          <w:marRight w:val="0"/>
          <w:marTop w:val="0"/>
          <w:marBottom w:val="0"/>
          <w:divBdr>
            <w:top w:val="none" w:sz="0" w:space="0" w:color="auto"/>
            <w:left w:val="none" w:sz="0" w:space="0" w:color="auto"/>
            <w:bottom w:val="none" w:sz="0" w:space="0" w:color="auto"/>
            <w:right w:val="none" w:sz="0" w:space="0" w:color="auto"/>
          </w:divBdr>
        </w:div>
        <w:div w:id="1302031607">
          <w:marLeft w:val="640"/>
          <w:marRight w:val="0"/>
          <w:marTop w:val="0"/>
          <w:marBottom w:val="0"/>
          <w:divBdr>
            <w:top w:val="none" w:sz="0" w:space="0" w:color="auto"/>
            <w:left w:val="none" w:sz="0" w:space="0" w:color="auto"/>
            <w:bottom w:val="none" w:sz="0" w:space="0" w:color="auto"/>
            <w:right w:val="none" w:sz="0" w:space="0" w:color="auto"/>
          </w:divBdr>
        </w:div>
        <w:div w:id="1565338236">
          <w:marLeft w:val="640"/>
          <w:marRight w:val="0"/>
          <w:marTop w:val="0"/>
          <w:marBottom w:val="0"/>
          <w:divBdr>
            <w:top w:val="none" w:sz="0" w:space="0" w:color="auto"/>
            <w:left w:val="none" w:sz="0" w:space="0" w:color="auto"/>
            <w:bottom w:val="none" w:sz="0" w:space="0" w:color="auto"/>
            <w:right w:val="none" w:sz="0" w:space="0" w:color="auto"/>
          </w:divBdr>
        </w:div>
        <w:div w:id="1592858848">
          <w:marLeft w:val="640"/>
          <w:marRight w:val="0"/>
          <w:marTop w:val="0"/>
          <w:marBottom w:val="0"/>
          <w:divBdr>
            <w:top w:val="none" w:sz="0" w:space="0" w:color="auto"/>
            <w:left w:val="none" w:sz="0" w:space="0" w:color="auto"/>
            <w:bottom w:val="none" w:sz="0" w:space="0" w:color="auto"/>
            <w:right w:val="none" w:sz="0" w:space="0" w:color="auto"/>
          </w:divBdr>
        </w:div>
        <w:div w:id="1618636593">
          <w:marLeft w:val="640"/>
          <w:marRight w:val="0"/>
          <w:marTop w:val="0"/>
          <w:marBottom w:val="0"/>
          <w:divBdr>
            <w:top w:val="none" w:sz="0" w:space="0" w:color="auto"/>
            <w:left w:val="none" w:sz="0" w:space="0" w:color="auto"/>
            <w:bottom w:val="none" w:sz="0" w:space="0" w:color="auto"/>
            <w:right w:val="none" w:sz="0" w:space="0" w:color="auto"/>
          </w:divBdr>
        </w:div>
        <w:div w:id="1170366748">
          <w:marLeft w:val="640"/>
          <w:marRight w:val="0"/>
          <w:marTop w:val="0"/>
          <w:marBottom w:val="0"/>
          <w:divBdr>
            <w:top w:val="none" w:sz="0" w:space="0" w:color="auto"/>
            <w:left w:val="none" w:sz="0" w:space="0" w:color="auto"/>
            <w:bottom w:val="none" w:sz="0" w:space="0" w:color="auto"/>
            <w:right w:val="none" w:sz="0" w:space="0" w:color="auto"/>
          </w:divBdr>
        </w:div>
        <w:div w:id="561789375">
          <w:marLeft w:val="640"/>
          <w:marRight w:val="0"/>
          <w:marTop w:val="0"/>
          <w:marBottom w:val="0"/>
          <w:divBdr>
            <w:top w:val="none" w:sz="0" w:space="0" w:color="auto"/>
            <w:left w:val="none" w:sz="0" w:space="0" w:color="auto"/>
            <w:bottom w:val="none" w:sz="0" w:space="0" w:color="auto"/>
            <w:right w:val="none" w:sz="0" w:space="0" w:color="auto"/>
          </w:divBdr>
        </w:div>
        <w:div w:id="2105497414">
          <w:marLeft w:val="640"/>
          <w:marRight w:val="0"/>
          <w:marTop w:val="0"/>
          <w:marBottom w:val="0"/>
          <w:divBdr>
            <w:top w:val="none" w:sz="0" w:space="0" w:color="auto"/>
            <w:left w:val="none" w:sz="0" w:space="0" w:color="auto"/>
            <w:bottom w:val="none" w:sz="0" w:space="0" w:color="auto"/>
            <w:right w:val="none" w:sz="0" w:space="0" w:color="auto"/>
          </w:divBdr>
        </w:div>
        <w:div w:id="704478090">
          <w:marLeft w:val="640"/>
          <w:marRight w:val="0"/>
          <w:marTop w:val="0"/>
          <w:marBottom w:val="0"/>
          <w:divBdr>
            <w:top w:val="none" w:sz="0" w:space="0" w:color="auto"/>
            <w:left w:val="none" w:sz="0" w:space="0" w:color="auto"/>
            <w:bottom w:val="none" w:sz="0" w:space="0" w:color="auto"/>
            <w:right w:val="none" w:sz="0" w:space="0" w:color="auto"/>
          </w:divBdr>
        </w:div>
        <w:div w:id="2010283841">
          <w:marLeft w:val="640"/>
          <w:marRight w:val="0"/>
          <w:marTop w:val="0"/>
          <w:marBottom w:val="0"/>
          <w:divBdr>
            <w:top w:val="none" w:sz="0" w:space="0" w:color="auto"/>
            <w:left w:val="none" w:sz="0" w:space="0" w:color="auto"/>
            <w:bottom w:val="none" w:sz="0" w:space="0" w:color="auto"/>
            <w:right w:val="none" w:sz="0" w:space="0" w:color="auto"/>
          </w:divBdr>
        </w:div>
        <w:div w:id="364869943">
          <w:marLeft w:val="640"/>
          <w:marRight w:val="0"/>
          <w:marTop w:val="0"/>
          <w:marBottom w:val="0"/>
          <w:divBdr>
            <w:top w:val="none" w:sz="0" w:space="0" w:color="auto"/>
            <w:left w:val="none" w:sz="0" w:space="0" w:color="auto"/>
            <w:bottom w:val="none" w:sz="0" w:space="0" w:color="auto"/>
            <w:right w:val="none" w:sz="0" w:space="0" w:color="auto"/>
          </w:divBdr>
        </w:div>
        <w:div w:id="1664746060">
          <w:marLeft w:val="640"/>
          <w:marRight w:val="0"/>
          <w:marTop w:val="0"/>
          <w:marBottom w:val="0"/>
          <w:divBdr>
            <w:top w:val="none" w:sz="0" w:space="0" w:color="auto"/>
            <w:left w:val="none" w:sz="0" w:space="0" w:color="auto"/>
            <w:bottom w:val="none" w:sz="0" w:space="0" w:color="auto"/>
            <w:right w:val="none" w:sz="0" w:space="0" w:color="auto"/>
          </w:divBdr>
        </w:div>
        <w:div w:id="561217372">
          <w:marLeft w:val="640"/>
          <w:marRight w:val="0"/>
          <w:marTop w:val="0"/>
          <w:marBottom w:val="0"/>
          <w:divBdr>
            <w:top w:val="none" w:sz="0" w:space="0" w:color="auto"/>
            <w:left w:val="none" w:sz="0" w:space="0" w:color="auto"/>
            <w:bottom w:val="none" w:sz="0" w:space="0" w:color="auto"/>
            <w:right w:val="none" w:sz="0" w:space="0" w:color="auto"/>
          </w:divBdr>
        </w:div>
        <w:div w:id="217712956">
          <w:marLeft w:val="640"/>
          <w:marRight w:val="0"/>
          <w:marTop w:val="0"/>
          <w:marBottom w:val="0"/>
          <w:divBdr>
            <w:top w:val="none" w:sz="0" w:space="0" w:color="auto"/>
            <w:left w:val="none" w:sz="0" w:space="0" w:color="auto"/>
            <w:bottom w:val="none" w:sz="0" w:space="0" w:color="auto"/>
            <w:right w:val="none" w:sz="0" w:space="0" w:color="auto"/>
          </w:divBdr>
        </w:div>
        <w:div w:id="1223524104">
          <w:marLeft w:val="640"/>
          <w:marRight w:val="0"/>
          <w:marTop w:val="0"/>
          <w:marBottom w:val="0"/>
          <w:divBdr>
            <w:top w:val="none" w:sz="0" w:space="0" w:color="auto"/>
            <w:left w:val="none" w:sz="0" w:space="0" w:color="auto"/>
            <w:bottom w:val="none" w:sz="0" w:space="0" w:color="auto"/>
            <w:right w:val="none" w:sz="0" w:space="0" w:color="auto"/>
          </w:divBdr>
        </w:div>
        <w:div w:id="168835988">
          <w:marLeft w:val="640"/>
          <w:marRight w:val="0"/>
          <w:marTop w:val="0"/>
          <w:marBottom w:val="0"/>
          <w:divBdr>
            <w:top w:val="none" w:sz="0" w:space="0" w:color="auto"/>
            <w:left w:val="none" w:sz="0" w:space="0" w:color="auto"/>
            <w:bottom w:val="none" w:sz="0" w:space="0" w:color="auto"/>
            <w:right w:val="none" w:sz="0" w:space="0" w:color="auto"/>
          </w:divBdr>
        </w:div>
        <w:div w:id="1196390388">
          <w:marLeft w:val="640"/>
          <w:marRight w:val="0"/>
          <w:marTop w:val="0"/>
          <w:marBottom w:val="0"/>
          <w:divBdr>
            <w:top w:val="none" w:sz="0" w:space="0" w:color="auto"/>
            <w:left w:val="none" w:sz="0" w:space="0" w:color="auto"/>
            <w:bottom w:val="none" w:sz="0" w:space="0" w:color="auto"/>
            <w:right w:val="none" w:sz="0" w:space="0" w:color="auto"/>
          </w:divBdr>
        </w:div>
        <w:div w:id="1900943772">
          <w:marLeft w:val="640"/>
          <w:marRight w:val="0"/>
          <w:marTop w:val="0"/>
          <w:marBottom w:val="0"/>
          <w:divBdr>
            <w:top w:val="none" w:sz="0" w:space="0" w:color="auto"/>
            <w:left w:val="none" w:sz="0" w:space="0" w:color="auto"/>
            <w:bottom w:val="none" w:sz="0" w:space="0" w:color="auto"/>
            <w:right w:val="none" w:sz="0" w:space="0" w:color="auto"/>
          </w:divBdr>
        </w:div>
        <w:div w:id="2121794213">
          <w:marLeft w:val="640"/>
          <w:marRight w:val="0"/>
          <w:marTop w:val="0"/>
          <w:marBottom w:val="0"/>
          <w:divBdr>
            <w:top w:val="none" w:sz="0" w:space="0" w:color="auto"/>
            <w:left w:val="none" w:sz="0" w:space="0" w:color="auto"/>
            <w:bottom w:val="none" w:sz="0" w:space="0" w:color="auto"/>
            <w:right w:val="none" w:sz="0" w:space="0" w:color="auto"/>
          </w:divBdr>
        </w:div>
      </w:divsChild>
    </w:div>
    <w:div w:id="2067727779">
      <w:bodyDiv w:val="1"/>
      <w:marLeft w:val="0"/>
      <w:marRight w:val="0"/>
      <w:marTop w:val="0"/>
      <w:marBottom w:val="0"/>
      <w:divBdr>
        <w:top w:val="none" w:sz="0" w:space="0" w:color="auto"/>
        <w:left w:val="none" w:sz="0" w:space="0" w:color="auto"/>
        <w:bottom w:val="none" w:sz="0" w:space="0" w:color="auto"/>
        <w:right w:val="none" w:sz="0" w:space="0" w:color="auto"/>
      </w:divBdr>
      <w:divsChild>
        <w:div w:id="826483689">
          <w:marLeft w:val="640"/>
          <w:marRight w:val="0"/>
          <w:marTop w:val="0"/>
          <w:marBottom w:val="0"/>
          <w:divBdr>
            <w:top w:val="none" w:sz="0" w:space="0" w:color="auto"/>
            <w:left w:val="none" w:sz="0" w:space="0" w:color="auto"/>
            <w:bottom w:val="none" w:sz="0" w:space="0" w:color="auto"/>
            <w:right w:val="none" w:sz="0" w:space="0" w:color="auto"/>
          </w:divBdr>
        </w:div>
        <w:div w:id="952709767">
          <w:marLeft w:val="640"/>
          <w:marRight w:val="0"/>
          <w:marTop w:val="0"/>
          <w:marBottom w:val="0"/>
          <w:divBdr>
            <w:top w:val="none" w:sz="0" w:space="0" w:color="auto"/>
            <w:left w:val="none" w:sz="0" w:space="0" w:color="auto"/>
            <w:bottom w:val="none" w:sz="0" w:space="0" w:color="auto"/>
            <w:right w:val="none" w:sz="0" w:space="0" w:color="auto"/>
          </w:divBdr>
        </w:div>
        <w:div w:id="861089">
          <w:marLeft w:val="640"/>
          <w:marRight w:val="0"/>
          <w:marTop w:val="0"/>
          <w:marBottom w:val="0"/>
          <w:divBdr>
            <w:top w:val="none" w:sz="0" w:space="0" w:color="auto"/>
            <w:left w:val="none" w:sz="0" w:space="0" w:color="auto"/>
            <w:bottom w:val="none" w:sz="0" w:space="0" w:color="auto"/>
            <w:right w:val="none" w:sz="0" w:space="0" w:color="auto"/>
          </w:divBdr>
        </w:div>
        <w:div w:id="1593707705">
          <w:marLeft w:val="640"/>
          <w:marRight w:val="0"/>
          <w:marTop w:val="0"/>
          <w:marBottom w:val="0"/>
          <w:divBdr>
            <w:top w:val="none" w:sz="0" w:space="0" w:color="auto"/>
            <w:left w:val="none" w:sz="0" w:space="0" w:color="auto"/>
            <w:bottom w:val="none" w:sz="0" w:space="0" w:color="auto"/>
            <w:right w:val="none" w:sz="0" w:space="0" w:color="auto"/>
          </w:divBdr>
        </w:div>
        <w:div w:id="487406805">
          <w:marLeft w:val="640"/>
          <w:marRight w:val="0"/>
          <w:marTop w:val="0"/>
          <w:marBottom w:val="0"/>
          <w:divBdr>
            <w:top w:val="none" w:sz="0" w:space="0" w:color="auto"/>
            <w:left w:val="none" w:sz="0" w:space="0" w:color="auto"/>
            <w:bottom w:val="none" w:sz="0" w:space="0" w:color="auto"/>
            <w:right w:val="none" w:sz="0" w:space="0" w:color="auto"/>
          </w:divBdr>
        </w:div>
        <w:div w:id="1540244751">
          <w:marLeft w:val="640"/>
          <w:marRight w:val="0"/>
          <w:marTop w:val="0"/>
          <w:marBottom w:val="0"/>
          <w:divBdr>
            <w:top w:val="none" w:sz="0" w:space="0" w:color="auto"/>
            <w:left w:val="none" w:sz="0" w:space="0" w:color="auto"/>
            <w:bottom w:val="none" w:sz="0" w:space="0" w:color="auto"/>
            <w:right w:val="none" w:sz="0" w:space="0" w:color="auto"/>
          </w:divBdr>
        </w:div>
        <w:div w:id="1733962675">
          <w:marLeft w:val="640"/>
          <w:marRight w:val="0"/>
          <w:marTop w:val="0"/>
          <w:marBottom w:val="0"/>
          <w:divBdr>
            <w:top w:val="none" w:sz="0" w:space="0" w:color="auto"/>
            <w:left w:val="none" w:sz="0" w:space="0" w:color="auto"/>
            <w:bottom w:val="none" w:sz="0" w:space="0" w:color="auto"/>
            <w:right w:val="none" w:sz="0" w:space="0" w:color="auto"/>
          </w:divBdr>
        </w:div>
        <w:div w:id="156579750">
          <w:marLeft w:val="640"/>
          <w:marRight w:val="0"/>
          <w:marTop w:val="0"/>
          <w:marBottom w:val="0"/>
          <w:divBdr>
            <w:top w:val="none" w:sz="0" w:space="0" w:color="auto"/>
            <w:left w:val="none" w:sz="0" w:space="0" w:color="auto"/>
            <w:bottom w:val="none" w:sz="0" w:space="0" w:color="auto"/>
            <w:right w:val="none" w:sz="0" w:space="0" w:color="auto"/>
          </w:divBdr>
        </w:div>
        <w:div w:id="1673683839">
          <w:marLeft w:val="640"/>
          <w:marRight w:val="0"/>
          <w:marTop w:val="0"/>
          <w:marBottom w:val="0"/>
          <w:divBdr>
            <w:top w:val="none" w:sz="0" w:space="0" w:color="auto"/>
            <w:left w:val="none" w:sz="0" w:space="0" w:color="auto"/>
            <w:bottom w:val="none" w:sz="0" w:space="0" w:color="auto"/>
            <w:right w:val="none" w:sz="0" w:space="0" w:color="auto"/>
          </w:divBdr>
        </w:div>
        <w:div w:id="354770024">
          <w:marLeft w:val="640"/>
          <w:marRight w:val="0"/>
          <w:marTop w:val="0"/>
          <w:marBottom w:val="0"/>
          <w:divBdr>
            <w:top w:val="none" w:sz="0" w:space="0" w:color="auto"/>
            <w:left w:val="none" w:sz="0" w:space="0" w:color="auto"/>
            <w:bottom w:val="none" w:sz="0" w:space="0" w:color="auto"/>
            <w:right w:val="none" w:sz="0" w:space="0" w:color="auto"/>
          </w:divBdr>
        </w:div>
        <w:div w:id="681201198">
          <w:marLeft w:val="640"/>
          <w:marRight w:val="0"/>
          <w:marTop w:val="0"/>
          <w:marBottom w:val="0"/>
          <w:divBdr>
            <w:top w:val="none" w:sz="0" w:space="0" w:color="auto"/>
            <w:left w:val="none" w:sz="0" w:space="0" w:color="auto"/>
            <w:bottom w:val="none" w:sz="0" w:space="0" w:color="auto"/>
            <w:right w:val="none" w:sz="0" w:space="0" w:color="auto"/>
          </w:divBdr>
        </w:div>
        <w:div w:id="1613130429">
          <w:marLeft w:val="640"/>
          <w:marRight w:val="0"/>
          <w:marTop w:val="0"/>
          <w:marBottom w:val="0"/>
          <w:divBdr>
            <w:top w:val="none" w:sz="0" w:space="0" w:color="auto"/>
            <w:left w:val="none" w:sz="0" w:space="0" w:color="auto"/>
            <w:bottom w:val="none" w:sz="0" w:space="0" w:color="auto"/>
            <w:right w:val="none" w:sz="0" w:space="0" w:color="auto"/>
          </w:divBdr>
        </w:div>
        <w:div w:id="2055696715">
          <w:marLeft w:val="640"/>
          <w:marRight w:val="0"/>
          <w:marTop w:val="0"/>
          <w:marBottom w:val="0"/>
          <w:divBdr>
            <w:top w:val="none" w:sz="0" w:space="0" w:color="auto"/>
            <w:left w:val="none" w:sz="0" w:space="0" w:color="auto"/>
            <w:bottom w:val="none" w:sz="0" w:space="0" w:color="auto"/>
            <w:right w:val="none" w:sz="0" w:space="0" w:color="auto"/>
          </w:divBdr>
        </w:div>
        <w:div w:id="2126388945">
          <w:marLeft w:val="640"/>
          <w:marRight w:val="0"/>
          <w:marTop w:val="0"/>
          <w:marBottom w:val="0"/>
          <w:divBdr>
            <w:top w:val="none" w:sz="0" w:space="0" w:color="auto"/>
            <w:left w:val="none" w:sz="0" w:space="0" w:color="auto"/>
            <w:bottom w:val="none" w:sz="0" w:space="0" w:color="auto"/>
            <w:right w:val="none" w:sz="0" w:space="0" w:color="auto"/>
          </w:divBdr>
        </w:div>
        <w:div w:id="1158421469">
          <w:marLeft w:val="640"/>
          <w:marRight w:val="0"/>
          <w:marTop w:val="0"/>
          <w:marBottom w:val="0"/>
          <w:divBdr>
            <w:top w:val="none" w:sz="0" w:space="0" w:color="auto"/>
            <w:left w:val="none" w:sz="0" w:space="0" w:color="auto"/>
            <w:bottom w:val="none" w:sz="0" w:space="0" w:color="auto"/>
            <w:right w:val="none" w:sz="0" w:space="0" w:color="auto"/>
          </w:divBdr>
        </w:div>
        <w:div w:id="247354104">
          <w:marLeft w:val="640"/>
          <w:marRight w:val="0"/>
          <w:marTop w:val="0"/>
          <w:marBottom w:val="0"/>
          <w:divBdr>
            <w:top w:val="none" w:sz="0" w:space="0" w:color="auto"/>
            <w:left w:val="none" w:sz="0" w:space="0" w:color="auto"/>
            <w:bottom w:val="none" w:sz="0" w:space="0" w:color="auto"/>
            <w:right w:val="none" w:sz="0" w:space="0" w:color="auto"/>
          </w:divBdr>
        </w:div>
        <w:div w:id="344597066">
          <w:marLeft w:val="640"/>
          <w:marRight w:val="0"/>
          <w:marTop w:val="0"/>
          <w:marBottom w:val="0"/>
          <w:divBdr>
            <w:top w:val="none" w:sz="0" w:space="0" w:color="auto"/>
            <w:left w:val="none" w:sz="0" w:space="0" w:color="auto"/>
            <w:bottom w:val="none" w:sz="0" w:space="0" w:color="auto"/>
            <w:right w:val="none" w:sz="0" w:space="0" w:color="auto"/>
          </w:divBdr>
        </w:div>
        <w:div w:id="80376180">
          <w:marLeft w:val="640"/>
          <w:marRight w:val="0"/>
          <w:marTop w:val="0"/>
          <w:marBottom w:val="0"/>
          <w:divBdr>
            <w:top w:val="none" w:sz="0" w:space="0" w:color="auto"/>
            <w:left w:val="none" w:sz="0" w:space="0" w:color="auto"/>
            <w:bottom w:val="none" w:sz="0" w:space="0" w:color="auto"/>
            <w:right w:val="none" w:sz="0" w:space="0" w:color="auto"/>
          </w:divBdr>
        </w:div>
        <w:div w:id="590940800">
          <w:marLeft w:val="640"/>
          <w:marRight w:val="0"/>
          <w:marTop w:val="0"/>
          <w:marBottom w:val="0"/>
          <w:divBdr>
            <w:top w:val="none" w:sz="0" w:space="0" w:color="auto"/>
            <w:left w:val="none" w:sz="0" w:space="0" w:color="auto"/>
            <w:bottom w:val="none" w:sz="0" w:space="0" w:color="auto"/>
            <w:right w:val="none" w:sz="0" w:space="0" w:color="auto"/>
          </w:divBdr>
        </w:div>
        <w:div w:id="1564414556">
          <w:marLeft w:val="640"/>
          <w:marRight w:val="0"/>
          <w:marTop w:val="0"/>
          <w:marBottom w:val="0"/>
          <w:divBdr>
            <w:top w:val="none" w:sz="0" w:space="0" w:color="auto"/>
            <w:left w:val="none" w:sz="0" w:space="0" w:color="auto"/>
            <w:bottom w:val="none" w:sz="0" w:space="0" w:color="auto"/>
            <w:right w:val="none" w:sz="0" w:space="0" w:color="auto"/>
          </w:divBdr>
        </w:div>
        <w:div w:id="1737119162">
          <w:marLeft w:val="640"/>
          <w:marRight w:val="0"/>
          <w:marTop w:val="0"/>
          <w:marBottom w:val="0"/>
          <w:divBdr>
            <w:top w:val="none" w:sz="0" w:space="0" w:color="auto"/>
            <w:left w:val="none" w:sz="0" w:space="0" w:color="auto"/>
            <w:bottom w:val="none" w:sz="0" w:space="0" w:color="auto"/>
            <w:right w:val="none" w:sz="0" w:space="0" w:color="auto"/>
          </w:divBdr>
        </w:div>
        <w:div w:id="1453743709">
          <w:marLeft w:val="640"/>
          <w:marRight w:val="0"/>
          <w:marTop w:val="0"/>
          <w:marBottom w:val="0"/>
          <w:divBdr>
            <w:top w:val="none" w:sz="0" w:space="0" w:color="auto"/>
            <w:left w:val="none" w:sz="0" w:space="0" w:color="auto"/>
            <w:bottom w:val="none" w:sz="0" w:space="0" w:color="auto"/>
            <w:right w:val="none" w:sz="0" w:space="0" w:color="auto"/>
          </w:divBdr>
        </w:div>
        <w:div w:id="828903758">
          <w:marLeft w:val="640"/>
          <w:marRight w:val="0"/>
          <w:marTop w:val="0"/>
          <w:marBottom w:val="0"/>
          <w:divBdr>
            <w:top w:val="none" w:sz="0" w:space="0" w:color="auto"/>
            <w:left w:val="none" w:sz="0" w:space="0" w:color="auto"/>
            <w:bottom w:val="none" w:sz="0" w:space="0" w:color="auto"/>
            <w:right w:val="none" w:sz="0" w:space="0" w:color="auto"/>
          </w:divBdr>
        </w:div>
        <w:div w:id="1612010808">
          <w:marLeft w:val="640"/>
          <w:marRight w:val="0"/>
          <w:marTop w:val="0"/>
          <w:marBottom w:val="0"/>
          <w:divBdr>
            <w:top w:val="none" w:sz="0" w:space="0" w:color="auto"/>
            <w:left w:val="none" w:sz="0" w:space="0" w:color="auto"/>
            <w:bottom w:val="none" w:sz="0" w:space="0" w:color="auto"/>
            <w:right w:val="none" w:sz="0" w:space="0" w:color="auto"/>
          </w:divBdr>
        </w:div>
        <w:div w:id="1467234784">
          <w:marLeft w:val="640"/>
          <w:marRight w:val="0"/>
          <w:marTop w:val="0"/>
          <w:marBottom w:val="0"/>
          <w:divBdr>
            <w:top w:val="none" w:sz="0" w:space="0" w:color="auto"/>
            <w:left w:val="none" w:sz="0" w:space="0" w:color="auto"/>
            <w:bottom w:val="none" w:sz="0" w:space="0" w:color="auto"/>
            <w:right w:val="none" w:sz="0" w:space="0" w:color="auto"/>
          </w:divBdr>
        </w:div>
        <w:div w:id="1650984631">
          <w:marLeft w:val="640"/>
          <w:marRight w:val="0"/>
          <w:marTop w:val="0"/>
          <w:marBottom w:val="0"/>
          <w:divBdr>
            <w:top w:val="none" w:sz="0" w:space="0" w:color="auto"/>
            <w:left w:val="none" w:sz="0" w:space="0" w:color="auto"/>
            <w:bottom w:val="none" w:sz="0" w:space="0" w:color="auto"/>
            <w:right w:val="none" w:sz="0" w:space="0" w:color="auto"/>
          </w:divBdr>
        </w:div>
        <w:div w:id="620650465">
          <w:marLeft w:val="640"/>
          <w:marRight w:val="0"/>
          <w:marTop w:val="0"/>
          <w:marBottom w:val="0"/>
          <w:divBdr>
            <w:top w:val="none" w:sz="0" w:space="0" w:color="auto"/>
            <w:left w:val="none" w:sz="0" w:space="0" w:color="auto"/>
            <w:bottom w:val="none" w:sz="0" w:space="0" w:color="auto"/>
            <w:right w:val="none" w:sz="0" w:space="0" w:color="auto"/>
          </w:divBdr>
        </w:div>
        <w:div w:id="1849372218">
          <w:marLeft w:val="640"/>
          <w:marRight w:val="0"/>
          <w:marTop w:val="0"/>
          <w:marBottom w:val="0"/>
          <w:divBdr>
            <w:top w:val="none" w:sz="0" w:space="0" w:color="auto"/>
            <w:left w:val="none" w:sz="0" w:space="0" w:color="auto"/>
            <w:bottom w:val="none" w:sz="0" w:space="0" w:color="auto"/>
            <w:right w:val="none" w:sz="0" w:space="0" w:color="auto"/>
          </w:divBdr>
        </w:div>
        <w:div w:id="226961706">
          <w:marLeft w:val="640"/>
          <w:marRight w:val="0"/>
          <w:marTop w:val="0"/>
          <w:marBottom w:val="0"/>
          <w:divBdr>
            <w:top w:val="none" w:sz="0" w:space="0" w:color="auto"/>
            <w:left w:val="none" w:sz="0" w:space="0" w:color="auto"/>
            <w:bottom w:val="none" w:sz="0" w:space="0" w:color="auto"/>
            <w:right w:val="none" w:sz="0" w:space="0" w:color="auto"/>
          </w:divBdr>
        </w:div>
        <w:div w:id="963343793">
          <w:marLeft w:val="640"/>
          <w:marRight w:val="0"/>
          <w:marTop w:val="0"/>
          <w:marBottom w:val="0"/>
          <w:divBdr>
            <w:top w:val="none" w:sz="0" w:space="0" w:color="auto"/>
            <w:left w:val="none" w:sz="0" w:space="0" w:color="auto"/>
            <w:bottom w:val="none" w:sz="0" w:space="0" w:color="auto"/>
            <w:right w:val="none" w:sz="0" w:space="0" w:color="auto"/>
          </w:divBdr>
        </w:div>
        <w:div w:id="658075635">
          <w:marLeft w:val="640"/>
          <w:marRight w:val="0"/>
          <w:marTop w:val="0"/>
          <w:marBottom w:val="0"/>
          <w:divBdr>
            <w:top w:val="none" w:sz="0" w:space="0" w:color="auto"/>
            <w:left w:val="none" w:sz="0" w:space="0" w:color="auto"/>
            <w:bottom w:val="none" w:sz="0" w:space="0" w:color="auto"/>
            <w:right w:val="none" w:sz="0" w:space="0" w:color="auto"/>
          </w:divBdr>
        </w:div>
        <w:div w:id="1735228588">
          <w:marLeft w:val="640"/>
          <w:marRight w:val="0"/>
          <w:marTop w:val="0"/>
          <w:marBottom w:val="0"/>
          <w:divBdr>
            <w:top w:val="none" w:sz="0" w:space="0" w:color="auto"/>
            <w:left w:val="none" w:sz="0" w:space="0" w:color="auto"/>
            <w:bottom w:val="none" w:sz="0" w:space="0" w:color="auto"/>
            <w:right w:val="none" w:sz="0" w:space="0" w:color="auto"/>
          </w:divBdr>
        </w:div>
        <w:div w:id="192689871">
          <w:marLeft w:val="640"/>
          <w:marRight w:val="0"/>
          <w:marTop w:val="0"/>
          <w:marBottom w:val="0"/>
          <w:divBdr>
            <w:top w:val="none" w:sz="0" w:space="0" w:color="auto"/>
            <w:left w:val="none" w:sz="0" w:space="0" w:color="auto"/>
            <w:bottom w:val="none" w:sz="0" w:space="0" w:color="auto"/>
            <w:right w:val="none" w:sz="0" w:space="0" w:color="auto"/>
          </w:divBdr>
        </w:div>
        <w:div w:id="1163666091">
          <w:marLeft w:val="640"/>
          <w:marRight w:val="0"/>
          <w:marTop w:val="0"/>
          <w:marBottom w:val="0"/>
          <w:divBdr>
            <w:top w:val="none" w:sz="0" w:space="0" w:color="auto"/>
            <w:left w:val="none" w:sz="0" w:space="0" w:color="auto"/>
            <w:bottom w:val="none" w:sz="0" w:space="0" w:color="auto"/>
            <w:right w:val="none" w:sz="0" w:space="0" w:color="auto"/>
          </w:divBdr>
        </w:div>
        <w:div w:id="286356022">
          <w:marLeft w:val="640"/>
          <w:marRight w:val="0"/>
          <w:marTop w:val="0"/>
          <w:marBottom w:val="0"/>
          <w:divBdr>
            <w:top w:val="none" w:sz="0" w:space="0" w:color="auto"/>
            <w:left w:val="none" w:sz="0" w:space="0" w:color="auto"/>
            <w:bottom w:val="none" w:sz="0" w:space="0" w:color="auto"/>
            <w:right w:val="none" w:sz="0" w:space="0" w:color="auto"/>
          </w:divBdr>
        </w:div>
        <w:div w:id="905577014">
          <w:marLeft w:val="640"/>
          <w:marRight w:val="0"/>
          <w:marTop w:val="0"/>
          <w:marBottom w:val="0"/>
          <w:divBdr>
            <w:top w:val="none" w:sz="0" w:space="0" w:color="auto"/>
            <w:left w:val="none" w:sz="0" w:space="0" w:color="auto"/>
            <w:bottom w:val="none" w:sz="0" w:space="0" w:color="auto"/>
            <w:right w:val="none" w:sz="0" w:space="0" w:color="auto"/>
          </w:divBdr>
        </w:div>
        <w:div w:id="1749037787">
          <w:marLeft w:val="640"/>
          <w:marRight w:val="0"/>
          <w:marTop w:val="0"/>
          <w:marBottom w:val="0"/>
          <w:divBdr>
            <w:top w:val="none" w:sz="0" w:space="0" w:color="auto"/>
            <w:left w:val="none" w:sz="0" w:space="0" w:color="auto"/>
            <w:bottom w:val="none" w:sz="0" w:space="0" w:color="auto"/>
            <w:right w:val="none" w:sz="0" w:space="0" w:color="auto"/>
          </w:divBdr>
        </w:div>
        <w:div w:id="246814641">
          <w:marLeft w:val="640"/>
          <w:marRight w:val="0"/>
          <w:marTop w:val="0"/>
          <w:marBottom w:val="0"/>
          <w:divBdr>
            <w:top w:val="none" w:sz="0" w:space="0" w:color="auto"/>
            <w:left w:val="none" w:sz="0" w:space="0" w:color="auto"/>
            <w:bottom w:val="none" w:sz="0" w:space="0" w:color="auto"/>
            <w:right w:val="none" w:sz="0" w:space="0" w:color="auto"/>
          </w:divBdr>
        </w:div>
        <w:div w:id="10957144">
          <w:marLeft w:val="640"/>
          <w:marRight w:val="0"/>
          <w:marTop w:val="0"/>
          <w:marBottom w:val="0"/>
          <w:divBdr>
            <w:top w:val="none" w:sz="0" w:space="0" w:color="auto"/>
            <w:left w:val="none" w:sz="0" w:space="0" w:color="auto"/>
            <w:bottom w:val="none" w:sz="0" w:space="0" w:color="auto"/>
            <w:right w:val="none" w:sz="0" w:space="0" w:color="auto"/>
          </w:divBdr>
        </w:div>
        <w:div w:id="621150823">
          <w:marLeft w:val="640"/>
          <w:marRight w:val="0"/>
          <w:marTop w:val="0"/>
          <w:marBottom w:val="0"/>
          <w:divBdr>
            <w:top w:val="none" w:sz="0" w:space="0" w:color="auto"/>
            <w:left w:val="none" w:sz="0" w:space="0" w:color="auto"/>
            <w:bottom w:val="none" w:sz="0" w:space="0" w:color="auto"/>
            <w:right w:val="none" w:sz="0" w:space="0" w:color="auto"/>
          </w:divBdr>
        </w:div>
        <w:div w:id="885993411">
          <w:marLeft w:val="640"/>
          <w:marRight w:val="0"/>
          <w:marTop w:val="0"/>
          <w:marBottom w:val="0"/>
          <w:divBdr>
            <w:top w:val="none" w:sz="0" w:space="0" w:color="auto"/>
            <w:left w:val="none" w:sz="0" w:space="0" w:color="auto"/>
            <w:bottom w:val="none" w:sz="0" w:space="0" w:color="auto"/>
            <w:right w:val="none" w:sz="0" w:space="0" w:color="auto"/>
          </w:divBdr>
        </w:div>
        <w:div w:id="1393430947">
          <w:marLeft w:val="640"/>
          <w:marRight w:val="0"/>
          <w:marTop w:val="0"/>
          <w:marBottom w:val="0"/>
          <w:divBdr>
            <w:top w:val="none" w:sz="0" w:space="0" w:color="auto"/>
            <w:left w:val="none" w:sz="0" w:space="0" w:color="auto"/>
            <w:bottom w:val="none" w:sz="0" w:space="0" w:color="auto"/>
            <w:right w:val="none" w:sz="0" w:space="0" w:color="auto"/>
          </w:divBdr>
        </w:div>
        <w:div w:id="863129906">
          <w:marLeft w:val="640"/>
          <w:marRight w:val="0"/>
          <w:marTop w:val="0"/>
          <w:marBottom w:val="0"/>
          <w:divBdr>
            <w:top w:val="none" w:sz="0" w:space="0" w:color="auto"/>
            <w:left w:val="none" w:sz="0" w:space="0" w:color="auto"/>
            <w:bottom w:val="none" w:sz="0" w:space="0" w:color="auto"/>
            <w:right w:val="none" w:sz="0" w:space="0" w:color="auto"/>
          </w:divBdr>
        </w:div>
        <w:div w:id="2022656779">
          <w:marLeft w:val="640"/>
          <w:marRight w:val="0"/>
          <w:marTop w:val="0"/>
          <w:marBottom w:val="0"/>
          <w:divBdr>
            <w:top w:val="none" w:sz="0" w:space="0" w:color="auto"/>
            <w:left w:val="none" w:sz="0" w:space="0" w:color="auto"/>
            <w:bottom w:val="none" w:sz="0" w:space="0" w:color="auto"/>
            <w:right w:val="none" w:sz="0" w:space="0" w:color="auto"/>
          </w:divBdr>
        </w:div>
        <w:div w:id="274872080">
          <w:marLeft w:val="640"/>
          <w:marRight w:val="0"/>
          <w:marTop w:val="0"/>
          <w:marBottom w:val="0"/>
          <w:divBdr>
            <w:top w:val="none" w:sz="0" w:space="0" w:color="auto"/>
            <w:left w:val="none" w:sz="0" w:space="0" w:color="auto"/>
            <w:bottom w:val="none" w:sz="0" w:space="0" w:color="auto"/>
            <w:right w:val="none" w:sz="0" w:space="0" w:color="auto"/>
          </w:divBdr>
        </w:div>
        <w:div w:id="1738433232">
          <w:marLeft w:val="640"/>
          <w:marRight w:val="0"/>
          <w:marTop w:val="0"/>
          <w:marBottom w:val="0"/>
          <w:divBdr>
            <w:top w:val="none" w:sz="0" w:space="0" w:color="auto"/>
            <w:left w:val="none" w:sz="0" w:space="0" w:color="auto"/>
            <w:bottom w:val="none" w:sz="0" w:space="0" w:color="auto"/>
            <w:right w:val="none" w:sz="0" w:space="0" w:color="auto"/>
          </w:divBdr>
        </w:div>
        <w:div w:id="1824002113">
          <w:marLeft w:val="640"/>
          <w:marRight w:val="0"/>
          <w:marTop w:val="0"/>
          <w:marBottom w:val="0"/>
          <w:divBdr>
            <w:top w:val="none" w:sz="0" w:space="0" w:color="auto"/>
            <w:left w:val="none" w:sz="0" w:space="0" w:color="auto"/>
            <w:bottom w:val="none" w:sz="0" w:space="0" w:color="auto"/>
            <w:right w:val="none" w:sz="0" w:space="0" w:color="auto"/>
          </w:divBdr>
        </w:div>
        <w:div w:id="539055910">
          <w:marLeft w:val="640"/>
          <w:marRight w:val="0"/>
          <w:marTop w:val="0"/>
          <w:marBottom w:val="0"/>
          <w:divBdr>
            <w:top w:val="none" w:sz="0" w:space="0" w:color="auto"/>
            <w:left w:val="none" w:sz="0" w:space="0" w:color="auto"/>
            <w:bottom w:val="none" w:sz="0" w:space="0" w:color="auto"/>
            <w:right w:val="none" w:sz="0" w:space="0" w:color="auto"/>
          </w:divBdr>
        </w:div>
        <w:div w:id="2075738416">
          <w:marLeft w:val="640"/>
          <w:marRight w:val="0"/>
          <w:marTop w:val="0"/>
          <w:marBottom w:val="0"/>
          <w:divBdr>
            <w:top w:val="none" w:sz="0" w:space="0" w:color="auto"/>
            <w:left w:val="none" w:sz="0" w:space="0" w:color="auto"/>
            <w:bottom w:val="none" w:sz="0" w:space="0" w:color="auto"/>
            <w:right w:val="none" w:sz="0" w:space="0" w:color="auto"/>
          </w:divBdr>
        </w:div>
        <w:div w:id="1553807799">
          <w:marLeft w:val="640"/>
          <w:marRight w:val="0"/>
          <w:marTop w:val="0"/>
          <w:marBottom w:val="0"/>
          <w:divBdr>
            <w:top w:val="none" w:sz="0" w:space="0" w:color="auto"/>
            <w:left w:val="none" w:sz="0" w:space="0" w:color="auto"/>
            <w:bottom w:val="none" w:sz="0" w:space="0" w:color="auto"/>
            <w:right w:val="none" w:sz="0" w:space="0" w:color="auto"/>
          </w:divBdr>
        </w:div>
        <w:div w:id="713425234">
          <w:marLeft w:val="640"/>
          <w:marRight w:val="0"/>
          <w:marTop w:val="0"/>
          <w:marBottom w:val="0"/>
          <w:divBdr>
            <w:top w:val="none" w:sz="0" w:space="0" w:color="auto"/>
            <w:left w:val="none" w:sz="0" w:space="0" w:color="auto"/>
            <w:bottom w:val="none" w:sz="0" w:space="0" w:color="auto"/>
            <w:right w:val="none" w:sz="0" w:space="0" w:color="auto"/>
          </w:divBdr>
        </w:div>
        <w:div w:id="782765457">
          <w:marLeft w:val="640"/>
          <w:marRight w:val="0"/>
          <w:marTop w:val="0"/>
          <w:marBottom w:val="0"/>
          <w:divBdr>
            <w:top w:val="none" w:sz="0" w:space="0" w:color="auto"/>
            <w:left w:val="none" w:sz="0" w:space="0" w:color="auto"/>
            <w:bottom w:val="none" w:sz="0" w:space="0" w:color="auto"/>
            <w:right w:val="none" w:sz="0" w:space="0" w:color="auto"/>
          </w:divBdr>
        </w:div>
        <w:div w:id="105003326">
          <w:marLeft w:val="640"/>
          <w:marRight w:val="0"/>
          <w:marTop w:val="0"/>
          <w:marBottom w:val="0"/>
          <w:divBdr>
            <w:top w:val="none" w:sz="0" w:space="0" w:color="auto"/>
            <w:left w:val="none" w:sz="0" w:space="0" w:color="auto"/>
            <w:bottom w:val="none" w:sz="0" w:space="0" w:color="auto"/>
            <w:right w:val="none" w:sz="0" w:space="0" w:color="auto"/>
          </w:divBdr>
        </w:div>
        <w:div w:id="177896060">
          <w:marLeft w:val="640"/>
          <w:marRight w:val="0"/>
          <w:marTop w:val="0"/>
          <w:marBottom w:val="0"/>
          <w:divBdr>
            <w:top w:val="none" w:sz="0" w:space="0" w:color="auto"/>
            <w:left w:val="none" w:sz="0" w:space="0" w:color="auto"/>
            <w:bottom w:val="none" w:sz="0" w:space="0" w:color="auto"/>
            <w:right w:val="none" w:sz="0" w:space="0" w:color="auto"/>
          </w:divBdr>
        </w:div>
        <w:div w:id="134177651">
          <w:marLeft w:val="640"/>
          <w:marRight w:val="0"/>
          <w:marTop w:val="0"/>
          <w:marBottom w:val="0"/>
          <w:divBdr>
            <w:top w:val="none" w:sz="0" w:space="0" w:color="auto"/>
            <w:left w:val="none" w:sz="0" w:space="0" w:color="auto"/>
            <w:bottom w:val="none" w:sz="0" w:space="0" w:color="auto"/>
            <w:right w:val="none" w:sz="0" w:space="0" w:color="auto"/>
          </w:divBdr>
        </w:div>
        <w:div w:id="1180856879">
          <w:marLeft w:val="640"/>
          <w:marRight w:val="0"/>
          <w:marTop w:val="0"/>
          <w:marBottom w:val="0"/>
          <w:divBdr>
            <w:top w:val="none" w:sz="0" w:space="0" w:color="auto"/>
            <w:left w:val="none" w:sz="0" w:space="0" w:color="auto"/>
            <w:bottom w:val="none" w:sz="0" w:space="0" w:color="auto"/>
            <w:right w:val="none" w:sz="0" w:space="0" w:color="auto"/>
          </w:divBdr>
        </w:div>
        <w:div w:id="686565532">
          <w:marLeft w:val="640"/>
          <w:marRight w:val="0"/>
          <w:marTop w:val="0"/>
          <w:marBottom w:val="0"/>
          <w:divBdr>
            <w:top w:val="none" w:sz="0" w:space="0" w:color="auto"/>
            <w:left w:val="none" w:sz="0" w:space="0" w:color="auto"/>
            <w:bottom w:val="none" w:sz="0" w:space="0" w:color="auto"/>
            <w:right w:val="none" w:sz="0" w:space="0" w:color="auto"/>
          </w:divBdr>
        </w:div>
        <w:div w:id="2099448613">
          <w:marLeft w:val="640"/>
          <w:marRight w:val="0"/>
          <w:marTop w:val="0"/>
          <w:marBottom w:val="0"/>
          <w:divBdr>
            <w:top w:val="none" w:sz="0" w:space="0" w:color="auto"/>
            <w:left w:val="none" w:sz="0" w:space="0" w:color="auto"/>
            <w:bottom w:val="none" w:sz="0" w:space="0" w:color="auto"/>
            <w:right w:val="none" w:sz="0" w:space="0" w:color="auto"/>
          </w:divBdr>
        </w:div>
        <w:div w:id="313414844">
          <w:marLeft w:val="640"/>
          <w:marRight w:val="0"/>
          <w:marTop w:val="0"/>
          <w:marBottom w:val="0"/>
          <w:divBdr>
            <w:top w:val="none" w:sz="0" w:space="0" w:color="auto"/>
            <w:left w:val="none" w:sz="0" w:space="0" w:color="auto"/>
            <w:bottom w:val="none" w:sz="0" w:space="0" w:color="auto"/>
            <w:right w:val="none" w:sz="0" w:space="0" w:color="auto"/>
          </w:divBdr>
        </w:div>
        <w:div w:id="1569923249">
          <w:marLeft w:val="640"/>
          <w:marRight w:val="0"/>
          <w:marTop w:val="0"/>
          <w:marBottom w:val="0"/>
          <w:divBdr>
            <w:top w:val="none" w:sz="0" w:space="0" w:color="auto"/>
            <w:left w:val="none" w:sz="0" w:space="0" w:color="auto"/>
            <w:bottom w:val="none" w:sz="0" w:space="0" w:color="auto"/>
            <w:right w:val="none" w:sz="0" w:space="0" w:color="auto"/>
          </w:divBdr>
        </w:div>
        <w:div w:id="1240210181">
          <w:marLeft w:val="640"/>
          <w:marRight w:val="0"/>
          <w:marTop w:val="0"/>
          <w:marBottom w:val="0"/>
          <w:divBdr>
            <w:top w:val="none" w:sz="0" w:space="0" w:color="auto"/>
            <w:left w:val="none" w:sz="0" w:space="0" w:color="auto"/>
            <w:bottom w:val="none" w:sz="0" w:space="0" w:color="auto"/>
            <w:right w:val="none" w:sz="0" w:space="0" w:color="auto"/>
          </w:divBdr>
        </w:div>
        <w:div w:id="518276135">
          <w:marLeft w:val="640"/>
          <w:marRight w:val="0"/>
          <w:marTop w:val="0"/>
          <w:marBottom w:val="0"/>
          <w:divBdr>
            <w:top w:val="none" w:sz="0" w:space="0" w:color="auto"/>
            <w:left w:val="none" w:sz="0" w:space="0" w:color="auto"/>
            <w:bottom w:val="none" w:sz="0" w:space="0" w:color="auto"/>
            <w:right w:val="none" w:sz="0" w:space="0" w:color="auto"/>
          </w:divBdr>
        </w:div>
        <w:div w:id="379746509">
          <w:marLeft w:val="640"/>
          <w:marRight w:val="0"/>
          <w:marTop w:val="0"/>
          <w:marBottom w:val="0"/>
          <w:divBdr>
            <w:top w:val="none" w:sz="0" w:space="0" w:color="auto"/>
            <w:left w:val="none" w:sz="0" w:space="0" w:color="auto"/>
            <w:bottom w:val="none" w:sz="0" w:space="0" w:color="auto"/>
            <w:right w:val="none" w:sz="0" w:space="0" w:color="auto"/>
          </w:divBdr>
        </w:div>
        <w:div w:id="183331484">
          <w:marLeft w:val="640"/>
          <w:marRight w:val="0"/>
          <w:marTop w:val="0"/>
          <w:marBottom w:val="0"/>
          <w:divBdr>
            <w:top w:val="none" w:sz="0" w:space="0" w:color="auto"/>
            <w:left w:val="none" w:sz="0" w:space="0" w:color="auto"/>
            <w:bottom w:val="none" w:sz="0" w:space="0" w:color="auto"/>
            <w:right w:val="none" w:sz="0" w:space="0" w:color="auto"/>
          </w:divBdr>
        </w:div>
        <w:div w:id="2090812810">
          <w:marLeft w:val="640"/>
          <w:marRight w:val="0"/>
          <w:marTop w:val="0"/>
          <w:marBottom w:val="0"/>
          <w:divBdr>
            <w:top w:val="none" w:sz="0" w:space="0" w:color="auto"/>
            <w:left w:val="none" w:sz="0" w:space="0" w:color="auto"/>
            <w:bottom w:val="none" w:sz="0" w:space="0" w:color="auto"/>
            <w:right w:val="none" w:sz="0" w:space="0" w:color="auto"/>
          </w:divBdr>
        </w:div>
        <w:div w:id="1259825470">
          <w:marLeft w:val="640"/>
          <w:marRight w:val="0"/>
          <w:marTop w:val="0"/>
          <w:marBottom w:val="0"/>
          <w:divBdr>
            <w:top w:val="none" w:sz="0" w:space="0" w:color="auto"/>
            <w:left w:val="none" w:sz="0" w:space="0" w:color="auto"/>
            <w:bottom w:val="none" w:sz="0" w:space="0" w:color="auto"/>
            <w:right w:val="none" w:sz="0" w:space="0" w:color="auto"/>
          </w:divBdr>
        </w:div>
        <w:div w:id="699550471">
          <w:marLeft w:val="640"/>
          <w:marRight w:val="0"/>
          <w:marTop w:val="0"/>
          <w:marBottom w:val="0"/>
          <w:divBdr>
            <w:top w:val="none" w:sz="0" w:space="0" w:color="auto"/>
            <w:left w:val="none" w:sz="0" w:space="0" w:color="auto"/>
            <w:bottom w:val="none" w:sz="0" w:space="0" w:color="auto"/>
            <w:right w:val="none" w:sz="0" w:space="0" w:color="auto"/>
          </w:divBdr>
        </w:div>
        <w:div w:id="1878465457">
          <w:marLeft w:val="640"/>
          <w:marRight w:val="0"/>
          <w:marTop w:val="0"/>
          <w:marBottom w:val="0"/>
          <w:divBdr>
            <w:top w:val="none" w:sz="0" w:space="0" w:color="auto"/>
            <w:left w:val="none" w:sz="0" w:space="0" w:color="auto"/>
            <w:bottom w:val="none" w:sz="0" w:space="0" w:color="auto"/>
            <w:right w:val="none" w:sz="0" w:space="0" w:color="auto"/>
          </w:divBdr>
        </w:div>
        <w:div w:id="1765566517">
          <w:marLeft w:val="640"/>
          <w:marRight w:val="0"/>
          <w:marTop w:val="0"/>
          <w:marBottom w:val="0"/>
          <w:divBdr>
            <w:top w:val="none" w:sz="0" w:space="0" w:color="auto"/>
            <w:left w:val="none" w:sz="0" w:space="0" w:color="auto"/>
            <w:bottom w:val="none" w:sz="0" w:space="0" w:color="auto"/>
            <w:right w:val="none" w:sz="0" w:space="0" w:color="auto"/>
          </w:divBdr>
        </w:div>
        <w:div w:id="1395393552">
          <w:marLeft w:val="640"/>
          <w:marRight w:val="0"/>
          <w:marTop w:val="0"/>
          <w:marBottom w:val="0"/>
          <w:divBdr>
            <w:top w:val="none" w:sz="0" w:space="0" w:color="auto"/>
            <w:left w:val="none" w:sz="0" w:space="0" w:color="auto"/>
            <w:bottom w:val="none" w:sz="0" w:space="0" w:color="auto"/>
            <w:right w:val="none" w:sz="0" w:space="0" w:color="auto"/>
          </w:divBdr>
        </w:div>
        <w:div w:id="1645697829">
          <w:marLeft w:val="640"/>
          <w:marRight w:val="0"/>
          <w:marTop w:val="0"/>
          <w:marBottom w:val="0"/>
          <w:divBdr>
            <w:top w:val="none" w:sz="0" w:space="0" w:color="auto"/>
            <w:left w:val="none" w:sz="0" w:space="0" w:color="auto"/>
            <w:bottom w:val="none" w:sz="0" w:space="0" w:color="auto"/>
            <w:right w:val="none" w:sz="0" w:space="0" w:color="auto"/>
          </w:divBdr>
        </w:div>
        <w:div w:id="1166819853">
          <w:marLeft w:val="640"/>
          <w:marRight w:val="0"/>
          <w:marTop w:val="0"/>
          <w:marBottom w:val="0"/>
          <w:divBdr>
            <w:top w:val="none" w:sz="0" w:space="0" w:color="auto"/>
            <w:left w:val="none" w:sz="0" w:space="0" w:color="auto"/>
            <w:bottom w:val="none" w:sz="0" w:space="0" w:color="auto"/>
            <w:right w:val="none" w:sz="0" w:space="0" w:color="auto"/>
          </w:divBdr>
        </w:div>
        <w:div w:id="324162954">
          <w:marLeft w:val="640"/>
          <w:marRight w:val="0"/>
          <w:marTop w:val="0"/>
          <w:marBottom w:val="0"/>
          <w:divBdr>
            <w:top w:val="none" w:sz="0" w:space="0" w:color="auto"/>
            <w:left w:val="none" w:sz="0" w:space="0" w:color="auto"/>
            <w:bottom w:val="none" w:sz="0" w:space="0" w:color="auto"/>
            <w:right w:val="none" w:sz="0" w:space="0" w:color="auto"/>
          </w:divBdr>
        </w:div>
        <w:div w:id="1115905249">
          <w:marLeft w:val="640"/>
          <w:marRight w:val="0"/>
          <w:marTop w:val="0"/>
          <w:marBottom w:val="0"/>
          <w:divBdr>
            <w:top w:val="none" w:sz="0" w:space="0" w:color="auto"/>
            <w:left w:val="none" w:sz="0" w:space="0" w:color="auto"/>
            <w:bottom w:val="none" w:sz="0" w:space="0" w:color="auto"/>
            <w:right w:val="none" w:sz="0" w:space="0" w:color="auto"/>
          </w:divBdr>
        </w:div>
        <w:div w:id="1467553212">
          <w:marLeft w:val="640"/>
          <w:marRight w:val="0"/>
          <w:marTop w:val="0"/>
          <w:marBottom w:val="0"/>
          <w:divBdr>
            <w:top w:val="none" w:sz="0" w:space="0" w:color="auto"/>
            <w:left w:val="none" w:sz="0" w:space="0" w:color="auto"/>
            <w:bottom w:val="none" w:sz="0" w:space="0" w:color="auto"/>
            <w:right w:val="none" w:sz="0" w:space="0" w:color="auto"/>
          </w:divBdr>
        </w:div>
        <w:div w:id="1281690696">
          <w:marLeft w:val="640"/>
          <w:marRight w:val="0"/>
          <w:marTop w:val="0"/>
          <w:marBottom w:val="0"/>
          <w:divBdr>
            <w:top w:val="none" w:sz="0" w:space="0" w:color="auto"/>
            <w:left w:val="none" w:sz="0" w:space="0" w:color="auto"/>
            <w:bottom w:val="none" w:sz="0" w:space="0" w:color="auto"/>
            <w:right w:val="none" w:sz="0" w:space="0" w:color="auto"/>
          </w:divBdr>
        </w:div>
        <w:div w:id="650914575">
          <w:marLeft w:val="640"/>
          <w:marRight w:val="0"/>
          <w:marTop w:val="0"/>
          <w:marBottom w:val="0"/>
          <w:divBdr>
            <w:top w:val="none" w:sz="0" w:space="0" w:color="auto"/>
            <w:left w:val="none" w:sz="0" w:space="0" w:color="auto"/>
            <w:bottom w:val="none" w:sz="0" w:space="0" w:color="auto"/>
            <w:right w:val="none" w:sz="0" w:space="0" w:color="auto"/>
          </w:divBdr>
        </w:div>
        <w:div w:id="1660116126">
          <w:marLeft w:val="640"/>
          <w:marRight w:val="0"/>
          <w:marTop w:val="0"/>
          <w:marBottom w:val="0"/>
          <w:divBdr>
            <w:top w:val="none" w:sz="0" w:space="0" w:color="auto"/>
            <w:left w:val="none" w:sz="0" w:space="0" w:color="auto"/>
            <w:bottom w:val="none" w:sz="0" w:space="0" w:color="auto"/>
            <w:right w:val="none" w:sz="0" w:space="0" w:color="auto"/>
          </w:divBdr>
        </w:div>
        <w:div w:id="1057781328">
          <w:marLeft w:val="640"/>
          <w:marRight w:val="0"/>
          <w:marTop w:val="0"/>
          <w:marBottom w:val="0"/>
          <w:divBdr>
            <w:top w:val="none" w:sz="0" w:space="0" w:color="auto"/>
            <w:left w:val="none" w:sz="0" w:space="0" w:color="auto"/>
            <w:bottom w:val="none" w:sz="0" w:space="0" w:color="auto"/>
            <w:right w:val="none" w:sz="0" w:space="0" w:color="auto"/>
          </w:divBdr>
        </w:div>
        <w:div w:id="1989480580">
          <w:marLeft w:val="640"/>
          <w:marRight w:val="0"/>
          <w:marTop w:val="0"/>
          <w:marBottom w:val="0"/>
          <w:divBdr>
            <w:top w:val="none" w:sz="0" w:space="0" w:color="auto"/>
            <w:left w:val="none" w:sz="0" w:space="0" w:color="auto"/>
            <w:bottom w:val="none" w:sz="0" w:space="0" w:color="auto"/>
            <w:right w:val="none" w:sz="0" w:space="0" w:color="auto"/>
          </w:divBdr>
        </w:div>
        <w:div w:id="350032122">
          <w:marLeft w:val="640"/>
          <w:marRight w:val="0"/>
          <w:marTop w:val="0"/>
          <w:marBottom w:val="0"/>
          <w:divBdr>
            <w:top w:val="none" w:sz="0" w:space="0" w:color="auto"/>
            <w:left w:val="none" w:sz="0" w:space="0" w:color="auto"/>
            <w:bottom w:val="none" w:sz="0" w:space="0" w:color="auto"/>
            <w:right w:val="none" w:sz="0" w:space="0" w:color="auto"/>
          </w:divBdr>
        </w:div>
        <w:div w:id="1165167804">
          <w:marLeft w:val="640"/>
          <w:marRight w:val="0"/>
          <w:marTop w:val="0"/>
          <w:marBottom w:val="0"/>
          <w:divBdr>
            <w:top w:val="none" w:sz="0" w:space="0" w:color="auto"/>
            <w:left w:val="none" w:sz="0" w:space="0" w:color="auto"/>
            <w:bottom w:val="none" w:sz="0" w:space="0" w:color="auto"/>
            <w:right w:val="none" w:sz="0" w:space="0" w:color="auto"/>
          </w:divBdr>
        </w:div>
        <w:div w:id="460657833">
          <w:marLeft w:val="640"/>
          <w:marRight w:val="0"/>
          <w:marTop w:val="0"/>
          <w:marBottom w:val="0"/>
          <w:divBdr>
            <w:top w:val="none" w:sz="0" w:space="0" w:color="auto"/>
            <w:left w:val="none" w:sz="0" w:space="0" w:color="auto"/>
            <w:bottom w:val="none" w:sz="0" w:space="0" w:color="auto"/>
            <w:right w:val="none" w:sz="0" w:space="0" w:color="auto"/>
          </w:divBdr>
        </w:div>
        <w:div w:id="742683130">
          <w:marLeft w:val="640"/>
          <w:marRight w:val="0"/>
          <w:marTop w:val="0"/>
          <w:marBottom w:val="0"/>
          <w:divBdr>
            <w:top w:val="none" w:sz="0" w:space="0" w:color="auto"/>
            <w:left w:val="none" w:sz="0" w:space="0" w:color="auto"/>
            <w:bottom w:val="none" w:sz="0" w:space="0" w:color="auto"/>
            <w:right w:val="none" w:sz="0" w:space="0" w:color="auto"/>
          </w:divBdr>
        </w:div>
        <w:div w:id="670985010">
          <w:marLeft w:val="640"/>
          <w:marRight w:val="0"/>
          <w:marTop w:val="0"/>
          <w:marBottom w:val="0"/>
          <w:divBdr>
            <w:top w:val="none" w:sz="0" w:space="0" w:color="auto"/>
            <w:left w:val="none" w:sz="0" w:space="0" w:color="auto"/>
            <w:bottom w:val="none" w:sz="0" w:space="0" w:color="auto"/>
            <w:right w:val="none" w:sz="0" w:space="0" w:color="auto"/>
          </w:divBdr>
        </w:div>
        <w:div w:id="14234202">
          <w:marLeft w:val="640"/>
          <w:marRight w:val="0"/>
          <w:marTop w:val="0"/>
          <w:marBottom w:val="0"/>
          <w:divBdr>
            <w:top w:val="none" w:sz="0" w:space="0" w:color="auto"/>
            <w:left w:val="none" w:sz="0" w:space="0" w:color="auto"/>
            <w:bottom w:val="none" w:sz="0" w:space="0" w:color="auto"/>
            <w:right w:val="none" w:sz="0" w:space="0" w:color="auto"/>
          </w:divBdr>
        </w:div>
        <w:div w:id="1236429173">
          <w:marLeft w:val="640"/>
          <w:marRight w:val="0"/>
          <w:marTop w:val="0"/>
          <w:marBottom w:val="0"/>
          <w:divBdr>
            <w:top w:val="none" w:sz="0" w:space="0" w:color="auto"/>
            <w:left w:val="none" w:sz="0" w:space="0" w:color="auto"/>
            <w:bottom w:val="none" w:sz="0" w:space="0" w:color="auto"/>
            <w:right w:val="none" w:sz="0" w:space="0" w:color="auto"/>
          </w:divBdr>
        </w:div>
        <w:div w:id="1596396632">
          <w:marLeft w:val="640"/>
          <w:marRight w:val="0"/>
          <w:marTop w:val="0"/>
          <w:marBottom w:val="0"/>
          <w:divBdr>
            <w:top w:val="none" w:sz="0" w:space="0" w:color="auto"/>
            <w:left w:val="none" w:sz="0" w:space="0" w:color="auto"/>
            <w:bottom w:val="none" w:sz="0" w:space="0" w:color="auto"/>
            <w:right w:val="none" w:sz="0" w:space="0" w:color="auto"/>
          </w:divBdr>
        </w:div>
        <w:div w:id="1916545647">
          <w:marLeft w:val="640"/>
          <w:marRight w:val="0"/>
          <w:marTop w:val="0"/>
          <w:marBottom w:val="0"/>
          <w:divBdr>
            <w:top w:val="none" w:sz="0" w:space="0" w:color="auto"/>
            <w:left w:val="none" w:sz="0" w:space="0" w:color="auto"/>
            <w:bottom w:val="none" w:sz="0" w:space="0" w:color="auto"/>
            <w:right w:val="none" w:sz="0" w:space="0" w:color="auto"/>
          </w:divBdr>
        </w:div>
        <w:div w:id="193080206">
          <w:marLeft w:val="640"/>
          <w:marRight w:val="0"/>
          <w:marTop w:val="0"/>
          <w:marBottom w:val="0"/>
          <w:divBdr>
            <w:top w:val="none" w:sz="0" w:space="0" w:color="auto"/>
            <w:left w:val="none" w:sz="0" w:space="0" w:color="auto"/>
            <w:bottom w:val="none" w:sz="0" w:space="0" w:color="auto"/>
            <w:right w:val="none" w:sz="0" w:space="0" w:color="auto"/>
          </w:divBdr>
        </w:div>
        <w:div w:id="2122871657">
          <w:marLeft w:val="640"/>
          <w:marRight w:val="0"/>
          <w:marTop w:val="0"/>
          <w:marBottom w:val="0"/>
          <w:divBdr>
            <w:top w:val="none" w:sz="0" w:space="0" w:color="auto"/>
            <w:left w:val="none" w:sz="0" w:space="0" w:color="auto"/>
            <w:bottom w:val="none" w:sz="0" w:space="0" w:color="auto"/>
            <w:right w:val="none" w:sz="0" w:space="0" w:color="auto"/>
          </w:divBdr>
        </w:div>
        <w:div w:id="877667625">
          <w:marLeft w:val="640"/>
          <w:marRight w:val="0"/>
          <w:marTop w:val="0"/>
          <w:marBottom w:val="0"/>
          <w:divBdr>
            <w:top w:val="none" w:sz="0" w:space="0" w:color="auto"/>
            <w:left w:val="none" w:sz="0" w:space="0" w:color="auto"/>
            <w:bottom w:val="none" w:sz="0" w:space="0" w:color="auto"/>
            <w:right w:val="none" w:sz="0" w:space="0" w:color="auto"/>
          </w:divBdr>
        </w:div>
        <w:div w:id="615865940">
          <w:marLeft w:val="640"/>
          <w:marRight w:val="0"/>
          <w:marTop w:val="0"/>
          <w:marBottom w:val="0"/>
          <w:divBdr>
            <w:top w:val="none" w:sz="0" w:space="0" w:color="auto"/>
            <w:left w:val="none" w:sz="0" w:space="0" w:color="auto"/>
            <w:bottom w:val="none" w:sz="0" w:space="0" w:color="auto"/>
            <w:right w:val="none" w:sz="0" w:space="0" w:color="auto"/>
          </w:divBdr>
        </w:div>
        <w:div w:id="1522354808">
          <w:marLeft w:val="640"/>
          <w:marRight w:val="0"/>
          <w:marTop w:val="0"/>
          <w:marBottom w:val="0"/>
          <w:divBdr>
            <w:top w:val="none" w:sz="0" w:space="0" w:color="auto"/>
            <w:left w:val="none" w:sz="0" w:space="0" w:color="auto"/>
            <w:bottom w:val="none" w:sz="0" w:space="0" w:color="auto"/>
            <w:right w:val="none" w:sz="0" w:space="0" w:color="auto"/>
          </w:divBdr>
        </w:div>
        <w:div w:id="234360275">
          <w:marLeft w:val="640"/>
          <w:marRight w:val="0"/>
          <w:marTop w:val="0"/>
          <w:marBottom w:val="0"/>
          <w:divBdr>
            <w:top w:val="none" w:sz="0" w:space="0" w:color="auto"/>
            <w:left w:val="none" w:sz="0" w:space="0" w:color="auto"/>
            <w:bottom w:val="none" w:sz="0" w:space="0" w:color="auto"/>
            <w:right w:val="none" w:sz="0" w:space="0" w:color="auto"/>
          </w:divBdr>
        </w:div>
        <w:div w:id="1811090307">
          <w:marLeft w:val="640"/>
          <w:marRight w:val="0"/>
          <w:marTop w:val="0"/>
          <w:marBottom w:val="0"/>
          <w:divBdr>
            <w:top w:val="none" w:sz="0" w:space="0" w:color="auto"/>
            <w:left w:val="none" w:sz="0" w:space="0" w:color="auto"/>
            <w:bottom w:val="none" w:sz="0" w:space="0" w:color="auto"/>
            <w:right w:val="none" w:sz="0" w:space="0" w:color="auto"/>
          </w:divBdr>
        </w:div>
        <w:div w:id="981813650">
          <w:marLeft w:val="640"/>
          <w:marRight w:val="0"/>
          <w:marTop w:val="0"/>
          <w:marBottom w:val="0"/>
          <w:divBdr>
            <w:top w:val="none" w:sz="0" w:space="0" w:color="auto"/>
            <w:left w:val="none" w:sz="0" w:space="0" w:color="auto"/>
            <w:bottom w:val="none" w:sz="0" w:space="0" w:color="auto"/>
            <w:right w:val="none" w:sz="0" w:space="0" w:color="auto"/>
          </w:divBdr>
        </w:div>
        <w:div w:id="272328763">
          <w:marLeft w:val="640"/>
          <w:marRight w:val="0"/>
          <w:marTop w:val="0"/>
          <w:marBottom w:val="0"/>
          <w:divBdr>
            <w:top w:val="none" w:sz="0" w:space="0" w:color="auto"/>
            <w:left w:val="none" w:sz="0" w:space="0" w:color="auto"/>
            <w:bottom w:val="none" w:sz="0" w:space="0" w:color="auto"/>
            <w:right w:val="none" w:sz="0" w:space="0" w:color="auto"/>
          </w:divBdr>
        </w:div>
        <w:div w:id="1114249144">
          <w:marLeft w:val="640"/>
          <w:marRight w:val="0"/>
          <w:marTop w:val="0"/>
          <w:marBottom w:val="0"/>
          <w:divBdr>
            <w:top w:val="none" w:sz="0" w:space="0" w:color="auto"/>
            <w:left w:val="none" w:sz="0" w:space="0" w:color="auto"/>
            <w:bottom w:val="none" w:sz="0" w:space="0" w:color="auto"/>
            <w:right w:val="none" w:sz="0" w:space="0" w:color="auto"/>
          </w:divBdr>
        </w:div>
        <w:div w:id="1907641857">
          <w:marLeft w:val="640"/>
          <w:marRight w:val="0"/>
          <w:marTop w:val="0"/>
          <w:marBottom w:val="0"/>
          <w:divBdr>
            <w:top w:val="none" w:sz="0" w:space="0" w:color="auto"/>
            <w:left w:val="none" w:sz="0" w:space="0" w:color="auto"/>
            <w:bottom w:val="none" w:sz="0" w:space="0" w:color="auto"/>
            <w:right w:val="none" w:sz="0" w:space="0" w:color="auto"/>
          </w:divBdr>
        </w:div>
        <w:div w:id="773864398">
          <w:marLeft w:val="640"/>
          <w:marRight w:val="0"/>
          <w:marTop w:val="0"/>
          <w:marBottom w:val="0"/>
          <w:divBdr>
            <w:top w:val="none" w:sz="0" w:space="0" w:color="auto"/>
            <w:left w:val="none" w:sz="0" w:space="0" w:color="auto"/>
            <w:bottom w:val="none" w:sz="0" w:space="0" w:color="auto"/>
            <w:right w:val="none" w:sz="0" w:space="0" w:color="auto"/>
          </w:divBdr>
        </w:div>
        <w:div w:id="1615214717">
          <w:marLeft w:val="640"/>
          <w:marRight w:val="0"/>
          <w:marTop w:val="0"/>
          <w:marBottom w:val="0"/>
          <w:divBdr>
            <w:top w:val="none" w:sz="0" w:space="0" w:color="auto"/>
            <w:left w:val="none" w:sz="0" w:space="0" w:color="auto"/>
            <w:bottom w:val="none" w:sz="0" w:space="0" w:color="auto"/>
            <w:right w:val="none" w:sz="0" w:space="0" w:color="auto"/>
          </w:divBdr>
        </w:div>
        <w:div w:id="652563432">
          <w:marLeft w:val="640"/>
          <w:marRight w:val="0"/>
          <w:marTop w:val="0"/>
          <w:marBottom w:val="0"/>
          <w:divBdr>
            <w:top w:val="none" w:sz="0" w:space="0" w:color="auto"/>
            <w:left w:val="none" w:sz="0" w:space="0" w:color="auto"/>
            <w:bottom w:val="none" w:sz="0" w:space="0" w:color="auto"/>
            <w:right w:val="none" w:sz="0" w:space="0" w:color="auto"/>
          </w:divBdr>
        </w:div>
      </w:divsChild>
    </w:div>
    <w:div w:id="2067755948">
      <w:bodyDiv w:val="1"/>
      <w:marLeft w:val="0"/>
      <w:marRight w:val="0"/>
      <w:marTop w:val="0"/>
      <w:marBottom w:val="0"/>
      <w:divBdr>
        <w:top w:val="none" w:sz="0" w:space="0" w:color="auto"/>
        <w:left w:val="none" w:sz="0" w:space="0" w:color="auto"/>
        <w:bottom w:val="none" w:sz="0" w:space="0" w:color="auto"/>
        <w:right w:val="none" w:sz="0" w:space="0" w:color="auto"/>
      </w:divBdr>
      <w:divsChild>
        <w:div w:id="15739072">
          <w:marLeft w:val="640"/>
          <w:marRight w:val="0"/>
          <w:marTop w:val="0"/>
          <w:marBottom w:val="0"/>
          <w:divBdr>
            <w:top w:val="none" w:sz="0" w:space="0" w:color="auto"/>
            <w:left w:val="none" w:sz="0" w:space="0" w:color="auto"/>
            <w:bottom w:val="none" w:sz="0" w:space="0" w:color="auto"/>
            <w:right w:val="none" w:sz="0" w:space="0" w:color="auto"/>
          </w:divBdr>
        </w:div>
        <w:div w:id="1530029108">
          <w:marLeft w:val="640"/>
          <w:marRight w:val="0"/>
          <w:marTop w:val="0"/>
          <w:marBottom w:val="0"/>
          <w:divBdr>
            <w:top w:val="none" w:sz="0" w:space="0" w:color="auto"/>
            <w:left w:val="none" w:sz="0" w:space="0" w:color="auto"/>
            <w:bottom w:val="none" w:sz="0" w:space="0" w:color="auto"/>
            <w:right w:val="none" w:sz="0" w:space="0" w:color="auto"/>
          </w:divBdr>
        </w:div>
        <w:div w:id="1278099948">
          <w:marLeft w:val="640"/>
          <w:marRight w:val="0"/>
          <w:marTop w:val="0"/>
          <w:marBottom w:val="0"/>
          <w:divBdr>
            <w:top w:val="none" w:sz="0" w:space="0" w:color="auto"/>
            <w:left w:val="none" w:sz="0" w:space="0" w:color="auto"/>
            <w:bottom w:val="none" w:sz="0" w:space="0" w:color="auto"/>
            <w:right w:val="none" w:sz="0" w:space="0" w:color="auto"/>
          </w:divBdr>
        </w:div>
        <w:div w:id="589972519">
          <w:marLeft w:val="640"/>
          <w:marRight w:val="0"/>
          <w:marTop w:val="0"/>
          <w:marBottom w:val="0"/>
          <w:divBdr>
            <w:top w:val="none" w:sz="0" w:space="0" w:color="auto"/>
            <w:left w:val="none" w:sz="0" w:space="0" w:color="auto"/>
            <w:bottom w:val="none" w:sz="0" w:space="0" w:color="auto"/>
            <w:right w:val="none" w:sz="0" w:space="0" w:color="auto"/>
          </w:divBdr>
        </w:div>
        <w:div w:id="790709464">
          <w:marLeft w:val="640"/>
          <w:marRight w:val="0"/>
          <w:marTop w:val="0"/>
          <w:marBottom w:val="0"/>
          <w:divBdr>
            <w:top w:val="none" w:sz="0" w:space="0" w:color="auto"/>
            <w:left w:val="none" w:sz="0" w:space="0" w:color="auto"/>
            <w:bottom w:val="none" w:sz="0" w:space="0" w:color="auto"/>
            <w:right w:val="none" w:sz="0" w:space="0" w:color="auto"/>
          </w:divBdr>
        </w:div>
        <w:div w:id="1047727532">
          <w:marLeft w:val="640"/>
          <w:marRight w:val="0"/>
          <w:marTop w:val="0"/>
          <w:marBottom w:val="0"/>
          <w:divBdr>
            <w:top w:val="none" w:sz="0" w:space="0" w:color="auto"/>
            <w:left w:val="none" w:sz="0" w:space="0" w:color="auto"/>
            <w:bottom w:val="none" w:sz="0" w:space="0" w:color="auto"/>
            <w:right w:val="none" w:sz="0" w:space="0" w:color="auto"/>
          </w:divBdr>
        </w:div>
        <w:div w:id="11881287">
          <w:marLeft w:val="640"/>
          <w:marRight w:val="0"/>
          <w:marTop w:val="0"/>
          <w:marBottom w:val="0"/>
          <w:divBdr>
            <w:top w:val="none" w:sz="0" w:space="0" w:color="auto"/>
            <w:left w:val="none" w:sz="0" w:space="0" w:color="auto"/>
            <w:bottom w:val="none" w:sz="0" w:space="0" w:color="auto"/>
            <w:right w:val="none" w:sz="0" w:space="0" w:color="auto"/>
          </w:divBdr>
        </w:div>
        <w:div w:id="142552122">
          <w:marLeft w:val="640"/>
          <w:marRight w:val="0"/>
          <w:marTop w:val="0"/>
          <w:marBottom w:val="0"/>
          <w:divBdr>
            <w:top w:val="none" w:sz="0" w:space="0" w:color="auto"/>
            <w:left w:val="none" w:sz="0" w:space="0" w:color="auto"/>
            <w:bottom w:val="none" w:sz="0" w:space="0" w:color="auto"/>
            <w:right w:val="none" w:sz="0" w:space="0" w:color="auto"/>
          </w:divBdr>
        </w:div>
        <w:div w:id="1375278328">
          <w:marLeft w:val="640"/>
          <w:marRight w:val="0"/>
          <w:marTop w:val="0"/>
          <w:marBottom w:val="0"/>
          <w:divBdr>
            <w:top w:val="none" w:sz="0" w:space="0" w:color="auto"/>
            <w:left w:val="none" w:sz="0" w:space="0" w:color="auto"/>
            <w:bottom w:val="none" w:sz="0" w:space="0" w:color="auto"/>
            <w:right w:val="none" w:sz="0" w:space="0" w:color="auto"/>
          </w:divBdr>
        </w:div>
        <w:div w:id="109977584">
          <w:marLeft w:val="640"/>
          <w:marRight w:val="0"/>
          <w:marTop w:val="0"/>
          <w:marBottom w:val="0"/>
          <w:divBdr>
            <w:top w:val="none" w:sz="0" w:space="0" w:color="auto"/>
            <w:left w:val="none" w:sz="0" w:space="0" w:color="auto"/>
            <w:bottom w:val="none" w:sz="0" w:space="0" w:color="auto"/>
            <w:right w:val="none" w:sz="0" w:space="0" w:color="auto"/>
          </w:divBdr>
        </w:div>
        <w:div w:id="1436054309">
          <w:marLeft w:val="640"/>
          <w:marRight w:val="0"/>
          <w:marTop w:val="0"/>
          <w:marBottom w:val="0"/>
          <w:divBdr>
            <w:top w:val="none" w:sz="0" w:space="0" w:color="auto"/>
            <w:left w:val="none" w:sz="0" w:space="0" w:color="auto"/>
            <w:bottom w:val="none" w:sz="0" w:space="0" w:color="auto"/>
            <w:right w:val="none" w:sz="0" w:space="0" w:color="auto"/>
          </w:divBdr>
        </w:div>
        <w:div w:id="264384456">
          <w:marLeft w:val="640"/>
          <w:marRight w:val="0"/>
          <w:marTop w:val="0"/>
          <w:marBottom w:val="0"/>
          <w:divBdr>
            <w:top w:val="none" w:sz="0" w:space="0" w:color="auto"/>
            <w:left w:val="none" w:sz="0" w:space="0" w:color="auto"/>
            <w:bottom w:val="none" w:sz="0" w:space="0" w:color="auto"/>
            <w:right w:val="none" w:sz="0" w:space="0" w:color="auto"/>
          </w:divBdr>
        </w:div>
        <w:div w:id="485900981">
          <w:marLeft w:val="640"/>
          <w:marRight w:val="0"/>
          <w:marTop w:val="0"/>
          <w:marBottom w:val="0"/>
          <w:divBdr>
            <w:top w:val="none" w:sz="0" w:space="0" w:color="auto"/>
            <w:left w:val="none" w:sz="0" w:space="0" w:color="auto"/>
            <w:bottom w:val="none" w:sz="0" w:space="0" w:color="auto"/>
            <w:right w:val="none" w:sz="0" w:space="0" w:color="auto"/>
          </w:divBdr>
        </w:div>
        <w:div w:id="875236955">
          <w:marLeft w:val="640"/>
          <w:marRight w:val="0"/>
          <w:marTop w:val="0"/>
          <w:marBottom w:val="0"/>
          <w:divBdr>
            <w:top w:val="none" w:sz="0" w:space="0" w:color="auto"/>
            <w:left w:val="none" w:sz="0" w:space="0" w:color="auto"/>
            <w:bottom w:val="none" w:sz="0" w:space="0" w:color="auto"/>
            <w:right w:val="none" w:sz="0" w:space="0" w:color="auto"/>
          </w:divBdr>
        </w:div>
        <w:div w:id="1243493501">
          <w:marLeft w:val="640"/>
          <w:marRight w:val="0"/>
          <w:marTop w:val="0"/>
          <w:marBottom w:val="0"/>
          <w:divBdr>
            <w:top w:val="none" w:sz="0" w:space="0" w:color="auto"/>
            <w:left w:val="none" w:sz="0" w:space="0" w:color="auto"/>
            <w:bottom w:val="none" w:sz="0" w:space="0" w:color="auto"/>
            <w:right w:val="none" w:sz="0" w:space="0" w:color="auto"/>
          </w:divBdr>
        </w:div>
        <w:div w:id="1006664127">
          <w:marLeft w:val="640"/>
          <w:marRight w:val="0"/>
          <w:marTop w:val="0"/>
          <w:marBottom w:val="0"/>
          <w:divBdr>
            <w:top w:val="none" w:sz="0" w:space="0" w:color="auto"/>
            <w:left w:val="none" w:sz="0" w:space="0" w:color="auto"/>
            <w:bottom w:val="none" w:sz="0" w:space="0" w:color="auto"/>
            <w:right w:val="none" w:sz="0" w:space="0" w:color="auto"/>
          </w:divBdr>
        </w:div>
        <w:div w:id="1024018676">
          <w:marLeft w:val="640"/>
          <w:marRight w:val="0"/>
          <w:marTop w:val="0"/>
          <w:marBottom w:val="0"/>
          <w:divBdr>
            <w:top w:val="none" w:sz="0" w:space="0" w:color="auto"/>
            <w:left w:val="none" w:sz="0" w:space="0" w:color="auto"/>
            <w:bottom w:val="none" w:sz="0" w:space="0" w:color="auto"/>
            <w:right w:val="none" w:sz="0" w:space="0" w:color="auto"/>
          </w:divBdr>
        </w:div>
        <w:div w:id="1297951575">
          <w:marLeft w:val="640"/>
          <w:marRight w:val="0"/>
          <w:marTop w:val="0"/>
          <w:marBottom w:val="0"/>
          <w:divBdr>
            <w:top w:val="none" w:sz="0" w:space="0" w:color="auto"/>
            <w:left w:val="none" w:sz="0" w:space="0" w:color="auto"/>
            <w:bottom w:val="none" w:sz="0" w:space="0" w:color="auto"/>
            <w:right w:val="none" w:sz="0" w:space="0" w:color="auto"/>
          </w:divBdr>
        </w:div>
        <w:div w:id="1182009299">
          <w:marLeft w:val="640"/>
          <w:marRight w:val="0"/>
          <w:marTop w:val="0"/>
          <w:marBottom w:val="0"/>
          <w:divBdr>
            <w:top w:val="none" w:sz="0" w:space="0" w:color="auto"/>
            <w:left w:val="none" w:sz="0" w:space="0" w:color="auto"/>
            <w:bottom w:val="none" w:sz="0" w:space="0" w:color="auto"/>
            <w:right w:val="none" w:sz="0" w:space="0" w:color="auto"/>
          </w:divBdr>
        </w:div>
        <w:div w:id="758141094">
          <w:marLeft w:val="640"/>
          <w:marRight w:val="0"/>
          <w:marTop w:val="0"/>
          <w:marBottom w:val="0"/>
          <w:divBdr>
            <w:top w:val="none" w:sz="0" w:space="0" w:color="auto"/>
            <w:left w:val="none" w:sz="0" w:space="0" w:color="auto"/>
            <w:bottom w:val="none" w:sz="0" w:space="0" w:color="auto"/>
            <w:right w:val="none" w:sz="0" w:space="0" w:color="auto"/>
          </w:divBdr>
        </w:div>
        <w:div w:id="54009427">
          <w:marLeft w:val="640"/>
          <w:marRight w:val="0"/>
          <w:marTop w:val="0"/>
          <w:marBottom w:val="0"/>
          <w:divBdr>
            <w:top w:val="none" w:sz="0" w:space="0" w:color="auto"/>
            <w:left w:val="none" w:sz="0" w:space="0" w:color="auto"/>
            <w:bottom w:val="none" w:sz="0" w:space="0" w:color="auto"/>
            <w:right w:val="none" w:sz="0" w:space="0" w:color="auto"/>
          </w:divBdr>
        </w:div>
        <w:div w:id="1821537171">
          <w:marLeft w:val="640"/>
          <w:marRight w:val="0"/>
          <w:marTop w:val="0"/>
          <w:marBottom w:val="0"/>
          <w:divBdr>
            <w:top w:val="none" w:sz="0" w:space="0" w:color="auto"/>
            <w:left w:val="none" w:sz="0" w:space="0" w:color="auto"/>
            <w:bottom w:val="none" w:sz="0" w:space="0" w:color="auto"/>
            <w:right w:val="none" w:sz="0" w:space="0" w:color="auto"/>
          </w:divBdr>
        </w:div>
        <w:div w:id="1886216838">
          <w:marLeft w:val="640"/>
          <w:marRight w:val="0"/>
          <w:marTop w:val="0"/>
          <w:marBottom w:val="0"/>
          <w:divBdr>
            <w:top w:val="none" w:sz="0" w:space="0" w:color="auto"/>
            <w:left w:val="none" w:sz="0" w:space="0" w:color="auto"/>
            <w:bottom w:val="none" w:sz="0" w:space="0" w:color="auto"/>
            <w:right w:val="none" w:sz="0" w:space="0" w:color="auto"/>
          </w:divBdr>
        </w:div>
        <w:div w:id="1718123945">
          <w:marLeft w:val="640"/>
          <w:marRight w:val="0"/>
          <w:marTop w:val="0"/>
          <w:marBottom w:val="0"/>
          <w:divBdr>
            <w:top w:val="none" w:sz="0" w:space="0" w:color="auto"/>
            <w:left w:val="none" w:sz="0" w:space="0" w:color="auto"/>
            <w:bottom w:val="none" w:sz="0" w:space="0" w:color="auto"/>
            <w:right w:val="none" w:sz="0" w:space="0" w:color="auto"/>
          </w:divBdr>
        </w:div>
        <w:div w:id="1630890865">
          <w:marLeft w:val="640"/>
          <w:marRight w:val="0"/>
          <w:marTop w:val="0"/>
          <w:marBottom w:val="0"/>
          <w:divBdr>
            <w:top w:val="none" w:sz="0" w:space="0" w:color="auto"/>
            <w:left w:val="none" w:sz="0" w:space="0" w:color="auto"/>
            <w:bottom w:val="none" w:sz="0" w:space="0" w:color="auto"/>
            <w:right w:val="none" w:sz="0" w:space="0" w:color="auto"/>
          </w:divBdr>
        </w:div>
        <w:div w:id="2126847204">
          <w:marLeft w:val="640"/>
          <w:marRight w:val="0"/>
          <w:marTop w:val="0"/>
          <w:marBottom w:val="0"/>
          <w:divBdr>
            <w:top w:val="none" w:sz="0" w:space="0" w:color="auto"/>
            <w:left w:val="none" w:sz="0" w:space="0" w:color="auto"/>
            <w:bottom w:val="none" w:sz="0" w:space="0" w:color="auto"/>
            <w:right w:val="none" w:sz="0" w:space="0" w:color="auto"/>
          </w:divBdr>
        </w:div>
        <w:div w:id="1878353678">
          <w:marLeft w:val="640"/>
          <w:marRight w:val="0"/>
          <w:marTop w:val="0"/>
          <w:marBottom w:val="0"/>
          <w:divBdr>
            <w:top w:val="none" w:sz="0" w:space="0" w:color="auto"/>
            <w:left w:val="none" w:sz="0" w:space="0" w:color="auto"/>
            <w:bottom w:val="none" w:sz="0" w:space="0" w:color="auto"/>
            <w:right w:val="none" w:sz="0" w:space="0" w:color="auto"/>
          </w:divBdr>
        </w:div>
        <w:div w:id="736782259">
          <w:marLeft w:val="640"/>
          <w:marRight w:val="0"/>
          <w:marTop w:val="0"/>
          <w:marBottom w:val="0"/>
          <w:divBdr>
            <w:top w:val="none" w:sz="0" w:space="0" w:color="auto"/>
            <w:left w:val="none" w:sz="0" w:space="0" w:color="auto"/>
            <w:bottom w:val="none" w:sz="0" w:space="0" w:color="auto"/>
            <w:right w:val="none" w:sz="0" w:space="0" w:color="auto"/>
          </w:divBdr>
        </w:div>
        <w:div w:id="1876458281">
          <w:marLeft w:val="640"/>
          <w:marRight w:val="0"/>
          <w:marTop w:val="0"/>
          <w:marBottom w:val="0"/>
          <w:divBdr>
            <w:top w:val="none" w:sz="0" w:space="0" w:color="auto"/>
            <w:left w:val="none" w:sz="0" w:space="0" w:color="auto"/>
            <w:bottom w:val="none" w:sz="0" w:space="0" w:color="auto"/>
            <w:right w:val="none" w:sz="0" w:space="0" w:color="auto"/>
          </w:divBdr>
        </w:div>
        <w:div w:id="1966692721">
          <w:marLeft w:val="640"/>
          <w:marRight w:val="0"/>
          <w:marTop w:val="0"/>
          <w:marBottom w:val="0"/>
          <w:divBdr>
            <w:top w:val="none" w:sz="0" w:space="0" w:color="auto"/>
            <w:left w:val="none" w:sz="0" w:space="0" w:color="auto"/>
            <w:bottom w:val="none" w:sz="0" w:space="0" w:color="auto"/>
            <w:right w:val="none" w:sz="0" w:space="0" w:color="auto"/>
          </w:divBdr>
        </w:div>
        <w:div w:id="1697390469">
          <w:marLeft w:val="640"/>
          <w:marRight w:val="0"/>
          <w:marTop w:val="0"/>
          <w:marBottom w:val="0"/>
          <w:divBdr>
            <w:top w:val="none" w:sz="0" w:space="0" w:color="auto"/>
            <w:left w:val="none" w:sz="0" w:space="0" w:color="auto"/>
            <w:bottom w:val="none" w:sz="0" w:space="0" w:color="auto"/>
            <w:right w:val="none" w:sz="0" w:space="0" w:color="auto"/>
          </w:divBdr>
        </w:div>
        <w:div w:id="1435588606">
          <w:marLeft w:val="640"/>
          <w:marRight w:val="0"/>
          <w:marTop w:val="0"/>
          <w:marBottom w:val="0"/>
          <w:divBdr>
            <w:top w:val="none" w:sz="0" w:space="0" w:color="auto"/>
            <w:left w:val="none" w:sz="0" w:space="0" w:color="auto"/>
            <w:bottom w:val="none" w:sz="0" w:space="0" w:color="auto"/>
            <w:right w:val="none" w:sz="0" w:space="0" w:color="auto"/>
          </w:divBdr>
        </w:div>
        <w:div w:id="1596354136">
          <w:marLeft w:val="640"/>
          <w:marRight w:val="0"/>
          <w:marTop w:val="0"/>
          <w:marBottom w:val="0"/>
          <w:divBdr>
            <w:top w:val="none" w:sz="0" w:space="0" w:color="auto"/>
            <w:left w:val="none" w:sz="0" w:space="0" w:color="auto"/>
            <w:bottom w:val="none" w:sz="0" w:space="0" w:color="auto"/>
            <w:right w:val="none" w:sz="0" w:space="0" w:color="auto"/>
          </w:divBdr>
        </w:div>
        <w:div w:id="1438940723">
          <w:marLeft w:val="640"/>
          <w:marRight w:val="0"/>
          <w:marTop w:val="0"/>
          <w:marBottom w:val="0"/>
          <w:divBdr>
            <w:top w:val="none" w:sz="0" w:space="0" w:color="auto"/>
            <w:left w:val="none" w:sz="0" w:space="0" w:color="auto"/>
            <w:bottom w:val="none" w:sz="0" w:space="0" w:color="auto"/>
            <w:right w:val="none" w:sz="0" w:space="0" w:color="auto"/>
          </w:divBdr>
        </w:div>
        <w:div w:id="112788597">
          <w:marLeft w:val="640"/>
          <w:marRight w:val="0"/>
          <w:marTop w:val="0"/>
          <w:marBottom w:val="0"/>
          <w:divBdr>
            <w:top w:val="none" w:sz="0" w:space="0" w:color="auto"/>
            <w:left w:val="none" w:sz="0" w:space="0" w:color="auto"/>
            <w:bottom w:val="none" w:sz="0" w:space="0" w:color="auto"/>
            <w:right w:val="none" w:sz="0" w:space="0" w:color="auto"/>
          </w:divBdr>
        </w:div>
        <w:div w:id="184291736">
          <w:marLeft w:val="640"/>
          <w:marRight w:val="0"/>
          <w:marTop w:val="0"/>
          <w:marBottom w:val="0"/>
          <w:divBdr>
            <w:top w:val="none" w:sz="0" w:space="0" w:color="auto"/>
            <w:left w:val="none" w:sz="0" w:space="0" w:color="auto"/>
            <w:bottom w:val="none" w:sz="0" w:space="0" w:color="auto"/>
            <w:right w:val="none" w:sz="0" w:space="0" w:color="auto"/>
          </w:divBdr>
        </w:div>
        <w:div w:id="79916902">
          <w:marLeft w:val="640"/>
          <w:marRight w:val="0"/>
          <w:marTop w:val="0"/>
          <w:marBottom w:val="0"/>
          <w:divBdr>
            <w:top w:val="none" w:sz="0" w:space="0" w:color="auto"/>
            <w:left w:val="none" w:sz="0" w:space="0" w:color="auto"/>
            <w:bottom w:val="none" w:sz="0" w:space="0" w:color="auto"/>
            <w:right w:val="none" w:sz="0" w:space="0" w:color="auto"/>
          </w:divBdr>
        </w:div>
        <w:div w:id="1013148021">
          <w:marLeft w:val="640"/>
          <w:marRight w:val="0"/>
          <w:marTop w:val="0"/>
          <w:marBottom w:val="0"/>
          <w:divBdr>
            <w:top w:val="none" w:sz="0" w:space="0" w:color="auto"/>
            <w:left w:val="none" w:sz="0" w:space="0" w:color="auto"/>
            <w:bottom w:val="none" w:sz="0" w:space="0" w:color="auto"/>
            <w:right w:val="none" w:sz="0" w:space="0" w:color="auto"/>
          </w:divBdr>
        </w:div>
        <w:div w:id="1341657174">
          <w:marLeft w:val="640"/>
          <w:marRight w:val="0"/>
          <w:marTop w:val="0"/>
          <w:marBottom w:val="0"/>
          <w:divBdr>
            <w:top w:val="none" w:sz="0" w:space="0" w:color="auto"/>
            <w:left w:val="none" w:sz="0" w:space="0" w:color="auto"/>
            <w:bottom w:val="none" w:sz="0" w:space="0" w:color="auto"/>
            <w:right w:val="none" w:sz="0" w:space="0" w:color="auto"/>
          </w:divBdr>
        </w:div>
        <w:div w:id="805390805">
          <w:marLeft w:val="640"/>
          <w:marRight w:val="0"/>
          <w:marTop w:val="0"/>
          <w:marBottom w:val="0"/>
          <w:divBdr>
            <w:top w:val="none" w:sz="0" w:space="0" w:color="auto"/>
            <w:left w:val="none" w:sz="0" w:space="0" w:color="auto"/>
            <w:bottom w:val="none" w:sz="0" w:space="0" w:color="auto"/>
            <w:right w:val="none" w:sz="0" w:space="0" w:color="auto"/>
          </w:divBdr>
        </w:div>
        <w:div w:id="357121716">
          <w:marLeft w:val="640"/>
          <w:marRight w:val="0"/>
          <w:marTop w:val="0"/>
          <w:marBottom w:val="0"/>
          <w:divBdr>
            <w:top w:val="none" w:sz="0" w:space="0" w:color="auto"/>
            <w:left w:val="none" w:sz="0" w:space="0" w:color="auto"/>
            <w:bottom w:val="none" w:sz="0" w:space="0" w:color="auto"/>
            <w:right w:val="none" w:sz="0" w:space="0" w:color="auto"/>
          </w:divBdr>
        </w:div>
        <w:div w:id="595401793">
          <w:marLeft w:val="640"/>
          <w:marRight w:val="0"/>
          <w:marTop w:val="0"/>
          <w:marBottom w:val="0"/>
          <w:divBdr>
            <w:top w:val="none" w:sz="0" w:space="0" w:color="auto"/>
            <w:left w:val="none" w:sz="0" w:space="0" w:color="auto"/>
            <w:bottom w:val="none" w:sz="0" w:space="0" w:color="auto"/>
            <w:right w:val="none" w:sz="0" w:space="0" w:color="auto"/>
          </w:divBdr>
        </w:div>
        <w:div w:id="1850634822">
          <w:marLeft w:val="640"/>
          <w:marRight w:val="0"/>
          <w:marTop w:val="0"/>
          <w:marBottom w:val="0"/>
          <w:divBdr>
            <w:top w:val="none" w:sz="0" w:space="0" w:color="auto"/>
            <w:left w:val="none" w:sz="0" w:space="0" w:color="auto"/>
            <w:bottom w:val="none" w:sz="0" w:space="0" w:color="auto"/>
            <w:right w:val="none" w:sz="0" w:space="0" w:color="auto"/>
          </w:divBdr>
        </w:div>
        <w:div w:id="450631081">
          <w:marLeft w:val="640"/>
          <w:marRight w:val="0"/>
          <w:marTop w:val="0"/>
          <w:marBottom w:val="0"/>
          <w:divBdr>
            <w:top w:val="none" w:sz="0" w:space="0" w:color="auto"/>
            <w:left w:val="none" w:sz="0" w:space="0" w:color="auto"/>
            <w:bottom w:val="none" w:sz="0" w:space="0" w:color="auto"/>
            <w:right w:val="none" w:sz="0" w:space="0" w:color="auto"/>
          </w:divBdr>
        </w:div>
        <w:div w:id="1876040064">
          <w:marLeft w:val="640"/>
          <w:marRight w:val="0"/>
          <w:marTop w:val="0"/>
          <w:marBottom w:val="0"/>
          <w:divBdr>
            <w:top w:val="none" w:sz="0" w:space="0" w:color="auto"/>
            <w:left w:val="none" w:sz="0" w:space="0" w:color="auto"/>
            <w:bottom w:val="none" w:sz="0" w:space="0" w:color="auto"/>
            <w:right w:val="none" w:sz="0" w:space="0" w:color="auto"/>
          </w:divBdr>
        </w:div>
        <w:div w:id="1164275881">
          <w:marLeft w:val="640"/>
          <w:marRight w:val="0"/>
          <w:marTop w:val="0"/>
          <w:marBottom w:val="0"/>
          <w:divBdr>
            <w:top w:val="none" w:sz="0" w:space="0" w:color="auto"/>
            <w:left w:val="none" w:sz="0" w:space="0" w:color="auto"/>
            <w:bottom w:val="none" w:sz="0" w:space="0" w:color="auto"/>
            <w:right w:val="none" w:sz="0" w:space="0" w:color="auto"/>
          </w:divBdr>
        </w:div>
        <w:div w:id="830408141">
          <w:marLeft w:val="640"/>
          <w:marRight w:val="0"/>
          <w:marTop w:val="0"/>
          <w:marBottom w:val="0"/>
          <w:divBdr>
            <w:top w:val="none" w:sz="0" w:space="0" w:color="auto"/>
            <w:left w:val="none" w:sz="0" w:space="0" w:color="auto"/>
            <w:bottom w:val="none" w:sz="0" w:space="0" w:color="auto"/>
            <w:right w:val="none" w:sz="0" w:space="0" w:color="auto"/>
          </w:divBdr>
        </w:div>
        <w:div w:id="427192154">
          <w:marLeft w:val="640"/>
          <w:marRight w:val="0"/>
          <w:marTop w:val="0"/>
          <w:marBottom w:val="0"/>
          <w:divBdr>
            <w:top w:val="none" w:sz="0" w:space="0" w:color="auto"/>
            <w:left w:val="none" w:sz="0" w:space="0" w:color="auto"/>
            <w:bottom w:val="none" w:sz="0" w:space="0" w:color="auto"/>
            <w:right w:val="none" w:sz="0" w:space="0" w:color="auto"/>
          </w:divBdr>
        </w:div>
        <w:div w:id="137118315">
          <w:marLeft w:val="640"/>
          <w:marRight w:val="0"/>
          <w:marTop w:val="0"/>
          <w:marBottom w:val="0"/>
          <w:divBdr>
            <w:top w:val="none" w:sz="0" w:space="0" w:color="auto"/>
            <w:left w:val="none" w:sz="0" w:space="0" w:color="auto"/>
            <w:bottom w:val="none" w:sz="0" w:space="0" w:color="auto"/>
            <w:right w:val="none" w:sz="0" w:space="0" w:color="auto"/>
          </w:divBdr>
        </w:div>
        <w:div w:id="208493716">
          <w:marLeft w:val="640"/>
          <w:marRight w:val="0"/>
          <w:marTop w:val="0"/>
          <w:marBottom w:val="0"/>
          <w:divBdr>
            <w:top w:val="none" w:sz="0" w:space="0" w:color="auto"/>
            <w:left w:val="none" w:sz="0" w:space="0" w:color="auto"/>
            <w:bottom w:val="none" w:sz="0" w:space="0" w:color="auto"/>
            <w:right w:val="none" w:sz="0" w:space="0" w:color="auto"/>
          </w:divBdr>
        </w:div>
        <w:div w:id="727919112">
          <w:marLeft w:val="640"/>
          <w:marRight w:val="0"/>
          <w:marTop w:val="0"/>
          <w:marBottom w:val="0"/>
          <w:divBdr>
            <w:top w:val="none" w:sz="0" w:space="0" w:color="auto"/>
            <w:left w:val="none" w:sz="0" w:space="0" w:color="auto"/>
            <w:bottom w:val="none" w:sz="0" w:space="0" w:color="auto"/>
            <w:right w:val="none" w:sz="0" w:space="0" w:color="auto"/>
          </w:divBdr>
        </w:div>
        <w:div w:id="184101038">
          <w:marLeft w:val="640"/>
          <w:marRight w:val="0"/>
          <w:marTop w:val="0"/>
          <w:marBottom w:val="0"/>
          <w:divBdr>
            <w:top w:val="none" w:sz="0" w:space="0" w:color="auto"/>
            <w:left w:val="none" w:sz="0" w:space="0" w:color="auto"/>
            <w:bottom w:val="none" w:sz="0" w:space="0" w:color="auto"/>
            <w:right w:val="none" w:sz="0" w:space="0" w:color="auto"/>
          </w:divBdr>
        </w:div>
        <w:div w:id="514879573">
          <w:marLeft w:val="640"/>
          <w:marRight w:val="0"/>
          <w:marTop w:val="0"/>
          <w:marBottom w:val="0"/>
          <w:divBdr>
            <w:top w:val="none" w:sz="0" w:space="0" w:color="auto"/>
            <w:left w:val="none" w:sz="0" w:space="0" w:color="auto"/>
            <w:bottom w:val="none" w:sz="0" w:space="0" w:color="auto"/>
            <w:right w:val="none" w:sz="0" w:space="0" w:color="auto"/>
          </w:divBdr>
        </w:div>
        <w:div w:id="570123382">
          <w:marLeft w:val="640"/>
          <w:marRight w:val="0"/>
          <w:marTop w:val="0"/>
          <w:marBottom w:val="0"/>
          <w:divBdr>
            <w:top w:val="none" w:sz="0" w:space="0" w:color="auto"/>
            <w:left w:val="none" w:sz="0" w:space="0" w:color="auto"/>
            <w:bottom w:val="none" w:sz="0" w:space="0" w:color="auto"/>
            <w:right w:val="none" w:sz="0" w:space="0" w:color="auto"/>
          </w:divBdr>
        </w:div>
        <w:div w:id="470364214">
          <w:marLeft w:val="640"/>
          <w:marRight w:val="0"/>
          <w:marTop w:val="0"/>
          <w:marBottom w:val="0"/>
          <w:divBdr>
            <w:top w:val="none" w:sz="0" w:space="0" w:color="auto"/>
            <w:left w:val="none" w:sz="0" w:space="0" w:color="auto"/>
            <w:bottom w:val="none" w:sz="0" w:space="0" w:color="auto"/>
            <w:right w:val="none" w:sz="0" w:space="0" w:color="auto"/>
          </w:divBdr>
        </w:div>
        <w:div w:id="229392206">
          <w:marLeft w:val="640"/>
          <w:marRight w:val="0"/>
          <w:marTop w:val="0"/>
          <w:marBottom w:val="0"/>
          <w:divBdr>
            <w:top w:val="none" w:sz="0" w:space="0" w:color="auto"/>
            <w:left w:val="none" w:sz="0" w:space="0" w:color="auto"/>
            <w:bottom w:val="none" w:sz="0" w:space="0" w:color="auto"/>
            <w:right w:val="none" w:sz="0" w:space="0" w:color="auto"/>
          </w:divBdr>
        </w:div>
        <w:div w:id="494035695">
          <w:marLeft w:val="640"/>
          <w:marRight w:val="0"/>
          <w:marTop w:val="0"/>
          <w:marBottom w:val="0"/>
          <w:divBdr>
            <w:top w:val="none" w:sz="0" w:space="0" w:color="auto"/>
            <w:left w:val="none" w:sz="0" w:space="0" w:color="auto"/>
            <w:bottom w:val="none" w:sz="0" w:space="0" w:color="auto"/>
            <w:right w:val="none" w:sz="0" w:space="0" w:color="auto"/>
          </w:divBdr>
        </w:div>
        <w:div w:id="429204288">
          <w:marLeft w:val="640"/>
          <w:marRight w:val="0"/>
          <w:marTop w:val="0"/>
          <w:marBottom w:val="0"/>
          <w:divBdr>
            <w:top w:val="none" w:sz="0" w:space="0" w:color="auto"/>
            <w:left w:val="none" w:sz="0" w:space="0" w:color="auto"/>
            <w:bottom w:val="none" w:sz="0" w:space="0" w:color="auto"/>
            <w:right w:val="none" w:sz="0" w:space="0" w:color="auto"/>
          </w:divBdr>
        </w:div>
        <w:div w:id="1408573353">
          <w:marLeft w:val="640"/>
          <w:marRight w:val="0"/>
          <w:marTop w:val="0"/>
          <w:marBottom w:val="0"/>
          <w:divBdr>
            <w:top w:val="none" w:sz="0" w:space="0" w:color="auto"/>
            <w:left w:val="none" w:sz="0" w:space="0" w:color="auto"/>
            <w:bottom w:val="none" w:sz="0" w:space="0" w:color="auto"/>
            <w:right w:val="none" w:sz="0" w:space="0" w:color="auto"/>
          </w:divBdr>
        </w:div>
        <w:div w:id="404451763">
          <w:marLeft w:val="640"/>
          <w:marRight w:val="0"/>
          <w:marTop w:val="0"/>
          <w:marBottom w:val="0"/>
          <w:divBdr>
            <w:top w:val="none" w:sz="0" w:space="0" w:color="auto"/>
            <w:left w:val="none" w:sz="0" w:space="0" w:color="auto"/>
            <w:bottom w:val="none" w:sz="0" w:space="0" w:color="auto"/>
            <w:right w:val="none" w:sz="0" w:space="0" w:color="auto"/>
          </w:divBdr>
        </w:div>
        <w:div w:id="349795896">
          <w:marLeft w:val="640"/>
          <w:marRight w:val="0"/>
          <w:marTop w:val="0"/>
          <w:marBottom w:val="0"/>
          <w:divBdr>
            <w:top w:val="none" w:sz="0" w:space="0" w:color="auto"/>
            <w:left w:val="none" w:sz="0" w:space="0" w:color="auto"/>
            <w:bottom w:val="none" w:sz="0" w:space="0" w:color="auto"/>
            <w:right w:val="none" w:sz="0" w:space="0" w:color="auto"/>
          </w:divBdr>
        </w:div>
        <w:div w:id="1903052321">
          <w:marLeft w:val="640"/>
          <w:marRight w:val="0"/>
          <w:marTop w:val="0"/>
          <w:marBottom w:val="0"/>
          <w:divBdr>
            <w:top w:val="none" w:sz="0" w:space="0" w:color="auto"/>
            <w:left w:val="none" w:sz="0" w:space="0" w:color="auto"/>
            <w:bottom w:val="none" w:sz="0" w:space="0" w:color="auto"/>
            <w:right w:val="none" w:sz="0" w:space="0" w:color="auto"/>
          </w:divBdr>
        </w:div>
        <w:div w:id="2111504760">
          <w:marLeft w:val="640"/>
          <w:marRight w:val="0"/>
          <w:marTop w:val="0"/>
          <w:marBottom w:val="0"/>
          <w:divBdr>
            <w:top w:val="none" w:sz="0" w:space="0" w:color="auto"/>
            <w:left w:val="none" w:sz="0" w:space="0" w:color="auto"/>
            <w:bottom w:val="none" w:sz="0" w:space="0" w:color="auto"/>
            <w:right w:val="none" w:sz="0" w:space="0" w:color="auto"/>
          </w:divBdr>
        </w:div>
        <w:div w:id="1423377211">
          <w:marLeft w:val="640"/>
          <w:marRight w:val="0"/>
          <w:marTop w:val="0"/>
          <w:marBottom w:val="0"/>
          <w:divBdr>
            <w:top w:val="none" w:sz="0" w:space="0" w:color="auto"/>
            <w:left w:val="none" w:sz="0" w:space="0" w:color="auto"/>
            <w:bottom w:val="none" w:sz="0" w:space="0" w:color="auto"/>
            <w:right w:val="none" w:sz="0" w:space="0" w:color="auto"/>
          </w:divBdr>
        </w:div>
        <w:div w:id="1874731515">
          <w:marLeft w:val="640"/>
          <w:marRight w:val="0"/>
          <w:marTop w:val="0"/>
          <w:marBottom w:val="0"/>
          <w:divBdr>
            <w:top w:val="none" w:sz="0" w:space="0" w:color="auto"/>
            <w:left w:val="none" w:sz="0" w:space="0" w:color="auto"/>
            <w:bottom w:val="none" w:sz="0" w:space="0" w:color="auto"/>
            <w:right w:val="none" w:sz="0" w:space="0" w:color="auto"/>
          </w:divBdr>
        </w:div>
        <w:div w:id="504905608">
          <w:marLeft w:val="640"/>
          <w:marRight w:val="0"/>
          <w:marTop w:val="0"/>
          <w:marBottom w:val="0"/>
          <w:divBdr>
            <w:top w:val="none" w:sz="0" w:space="0" w:color="auto"/>
            <w:left w:val="none" w:sz="0" w:space="0" w:color="auto"/>
            <w:bottom w:val="none" w:sz="0" w:space="0" w:color="auto"/>
            <w:right w:val="none" w:sz="0" w:space="0" w:color="auto"/>
          </w:divBdr>
        </w:div>
        <w:div w:id="1736735542">
          <w:marLeft w:val="640"/>
          <w:marRight w:val="0"/>
          <w:marTop w:val="0"/>
          <w:marBottom w:val="0"/>
          <w:divBdr>
            <w:top w:val="none" w:sz="0" w:space="0" w:color="auto"/>
            <w:left w:val="none" w:sz="0" w:space="0" w:color="auto"/>
            <w:bottom w:val="none" w:sz="0" w:space="0" w:color="auto"/>
            <w:right w:val="none" w:sz="0" w:space="0" w:color="auto"/>
          </w:divBdr>
        </w:div>
        <w:div w:id="1703286094">
          <w:marLeft w:val="640"/>
          <w:marRight w:val="0"/>
          <w:marTop w:val="0"/>
          <w:marBottom w:val="0"/>
          <w:divBdr>
            <w:top w:val="none" w:sz="0" w:space="0" w:color="auto"/>
            <w:left w:val="none" w:sz="0" w:space="0" w:color="auto"/>
            <w:bottom w:val="none" w:sz="0" w:space="0" w:color="auto"/>
            <w:right w:val="none" w:sz="0" w:space="0" w:color="auto"/>
          </w:divBdr>
        </w:div>
        <w:div w:id="1619144424">
          <w:marLeft w:val="640"/>
          <w:marRight w:val="0"/>
          <w:marTop w:val="0"/>
          <w:marBottom w:val="0"/>
          <w:divBdr>
            <w:top w:val="none" w:sz="0" w:space="0" w:color="auto"/>
            <w:left w:val="none" w:sz="0" w:space="0" w:color="auto"/>
            <w:bottom w:val="none" w:sz="0" w:space="0" w:color="auto"/>
            <w:right w:val="none" w:sz="0" w:space="0" w:color="auto"/>
          </w:divBdr>
        </w:div>
        <w:div w:id="320499588">
          <w:marLeft w:val="640"/>
          <w:marRight w:val="0"/>
          <w:marTop w:val="0"/>
          <w:marBottom w:val="0"/>
          <w:divBdr>
            <w:top w:val="none" w:sz="0" w:space="0" w:color="auto"/>
            <w:left w:val="none" w:sz="0" w:space="0" w:color="auto"/>
            <w:bottom w:val="none" w:sz="0" w:space="0" w:color="auto"/>
            <w:right w:val="none" w:sz="0" w:space="0" w:color="auto"/>
          </w:divBdr>
        </w:div>
        <w:div w:id="1337417835">
          <w:marLeft w:val="640"/>
          <w:marRight w:val="0"/>
          <w:marTop w:val="0"/>
          <w:marBottom w:val="0"/>
          <w:divBdr>
            <w:top w:val="none" w:sz="0" w:space="0" w:color="auto"/>
            <w:left w:val="none" w:sz="0" w:space="0" w:color="auto"/>
            <w:bottom w:val="none" w:sz="0" w:space="0" w:color="auto"/>
            <w:right w:val="none" w:sz="0" w:space="0" w:color="auto"/>
          </w:divBdr>
        </w:div>
        <w:div w:id="86852220">
          <w:marLeft w:val="640"/>
          <w:marRight w:val="0"/>
          <w:marTop w:val="0"/>
          <w:marBottom w:val="0"/>
          <w:divBdr>
            <w:top w:val="none" w:sz="0" w:space="0" w:color="auto"/>
            <w:left w:val="none" w:sz="0" w:space="0" w:color="auto"/>
            <w:bottom w:val="none" w:sz="0" w:space="0" w:color="auto"/>
            <w:right w:val="none" w:sz="0" w:space="0" w:color="auto"/>
          </w:divBdr>
        </w:div>
        <w:div w:id="455106029">
          <w:marLeft w:val="640"/>
          <w:marRight w:val="0"/>
          <w:marTop w:val="0"/>
          <w:marBottom w:val="0"/>
          <w:divBdr>
            <w:top w:val="none" w:sz="0" w:space="0" w:color="auto"/>
            <w:left w:val="none" w:sz="0" w:space="0" w:color="auto"/>
            <w:bottom w:val="none" w:sz="0" w:space="0" w:color="auto"/>
            <w:right w:val="none" w:sz="0" w:space="0" w:color="auto"/>
          </w:divBdr>
        </w:div>
        <w:div w:id="2015643546">
          <w:marLeft w:val="640"/>
          <w:marRight w:val="0"/>
          <w:marTop w:val="0"/>
          <w:marBottom w:val="0"/>
          <w:divBdr>
            <w:top w:val="none" w:sz="0" w:space="0" w:color="auto"/>
            <w:left w:val="none" w:sz="0" w:space="0" w:color="auto"/>
            <w:bottom w:val="none" w:sz="0" w:space="0" w:color="auto"/>
            <w:right w:val="none" w:sz="0" w:space="0" w:color="auto"/>
          </w:divBdr>
        </w:div>
        <w:div w:id="1967661523">
          <w:marLeft w:val="640"/>
          <w:marRight w:val="0"/>
          <w:marTop w:val="0"/>
          <w:marBottom w:val="0"/>
          <w:divBdr>
            <w:top w:val="none" w:sz="0" w:space="0" w:color="auto"/>
            <w:left w:val="none" w:sz="0" w:space="0" w:color="auto"/>
            <w:bottom w:val="none" w:sz="0" w:space="0" w:color="auto"/>
            <w:right w:val="none" w:sz="0" w:space="0" w:color="auto"/>
          </w:divBdr>
        </w:div>
        <w:div w:id="568341590">
          <w:marLeft w:val="640"/>
          <w:marRight w:val="0"/>
          <w:marTop w:val="0"/>
          <w:marBottom w:val="0"/>
          <w:divBdr>
            <w:top w:val="none" w:sz="0" w:space="0" w:color="auto"/>
            <w:left w:val="none" w:sz="0" w:space="0" w:color="auto"/>
            <w:bottom w:val="none" w:sz="0" w:space="0" w:color="auto"/>
            <w:right w:val="none" w:sz="0" w:space="0" w:color="auto"/>
          </w:divBdr>
        </w:div>
        <w:div w:id="1732074618">
          <w:marLeft w:val="640"/>
          <w:marRight w:val="0"/>
          <w:marTop w:val="0"/>
          <w:marBottom w:val="0"/>
          <w:divBdr>
            <w:top w:val="none" w:sz="0" w:space="0" w:color="auto"/>
            <w:left w:val="none" w:sz="0" w:space="0" w:color="auto"/>
            <w:bottom w:val="none" w:sz="0" w:space="0" w:color="auto"/>
            <w:right w:val="none" w:sz="0" w:space="0" w:color="auto"/>
          </w:divBdr>
        </w:div>
        <w:div w:id="1326008745">
          <w:marLeft w:val="640"/>
          <w:marRight w:val="0"/>
          <w:marTop w:val="0"/>
          <w:marBottom w:val="0"/>
          <w:divBdr>
            <w:top w:val="none" w:sz="0" w:space="0" w:color="auto"/>
            <w:left w:val="none" w:sz="0" w:space="0" w:color="auto"/>
            <w:bottom w:val="none" w:sz="0" w:space="0" w:color="auto"/>
            <w:right w:val="none" w:sz="0" w:space="0" w:color="auto"/>
          </w:divBdr>
        </w:div>
        <w:div w:id="1939022661">
          <w:marLeft w:val="640"/>
          <w:marRight w:val="0"/>
          <w:marTop w:val="0"/>
          <w:marBottom w:val="0"/>
          <w:divBdr>
            <w:top w:val="none" w:sz="0" w:space="0" w:color="auto"/>
            <w:left w:val="none" w:sz="0" w:space="0" w:color="auto"/>
            <w:bottom w:val="none" w:sz="0" w:space="0" w:color="auto"/>
            <w:right w:val="none" w:sz="0" w:space="0" w:color="auto"/>
          </w:divBdr>
        </w:div>
        <w:div w:id="241835131">
          <w:marLeft w:val="640"/>
          <w:marRight w:val="0"/>
          <w:marTop w:val="0"/>
          <w:marBottom w:val="0"/>
          <w:divBdr>
            <w:top w:val="none" w:sz="0" w:space="0" w:color="auto"/>
            <w:left w:val="none" w:sz="0" w:space="0" w:color="auto"/>
            <w:bottom w:val="none" w:sz="0" w:space="0" w:color="auto"/>
            <w:right w:val="none" w:sz="0" w:space="0" w:color="auto"/>
          </w:divBdr>
        </w:div>
        <w:div w:id="975794980">
          <w:marLeft w:val="640"/>
          <w:marRight w:val="0"/>
          <w:marTop w:val="0"/>
          <w:marBottom w:val="0"/>
          <w:divBdr>
            <w:top w:val="none" w:sz="0" w:space="0" w:color="auto"/>
            <w:left w:val="none" w:sz="0" w:space="0" w:color="auto"/>
            <w:bottom w:val="none" w:sz="0" w:space="0" w:color="auto"/>
            <w:right w:val="none" w:sz="0" w:space="0" w:color="auto"/>
          </w:divBdr>
        </w:div>
        <w:div w:id="1397121863">
          <w:marLeft w:val="640"/>
          <w:marRight w:val="0"/>
          <w:marTop w:val="0"/>
          <w:marBottom w:val="0"/>
          <w:divBdr>
            <w:top w:val="none" w:sz="0" w:space="0" w:color="auto"/>
            <w:left w:val="none" w:sz="0" w:space="0" w:color="auto"/>
            <w:bottom w:val="none" w:sz="0" w:space="0" w:color="auto"/>
            <w:right w:val="none" w:sz="0" w:space="0" w:color="auto"/>
          </w:divBdr>
        </w:div>
        <w:div w:id="1149903074">
          <w:marLeft w:val="640"/>
          <w:marRight w:val="0"/>
          <w:marTop w:val="0"/>
          <w:marBottom w:val="0"/>
          <w:divBdr>
            <w:top w:val="none" w:sz="0" w:space="0" w:color="auto"/>
            <w:left w:val="none" w:sz="0" w:space="0" w:color="auto"/>
            <w:bottom w:val="none" w:sz="0" w:space="0" w:color="auto"/>
            <w:right w:val="none" w:sz="0" w:space="0" w:color="auto"/>
          </w:divBdr>
        </w:div>
        <w:div w:id="59909335">
          <w:marLeft w:val="640"/>
          <w:marRight w:val="0"/>
          <w:marTop w:val="0"/>
          <w:marBottom w:val="0"/>
          <w:divBdr>
            <w:top w:val="none" w:sz="0" w:space="0" w:color="auto"/>
            <w:left w:val="none" w:sz="0" w:space="0" w:color="auto"/>
            <w:bottom w:val="none" w:sz="0" w:space="0" w:color="auto"/>
            <w:right w:val="none" w:sz="0" w:space="0" w:color="auto"/>
          </w:divBdr>
        </w:div>
        <w:div w:id="1288781242">
          <w:marLeft w:val="640"/>
          <w:marRight w:val="0"/>
          <w:marTop w:val="0"/>
          <w:marBottom w:val="0"/>
          <w:divBdr>
            <w:top w:val="none" w:sz="0" w:space="0" w:color="auto"/>
            <w:left w:val="none" w:sz="0" w:space="0" w:color="auto"/>
            <w:bottom w:val="none" w:sz="0" w:space="0" w:color="auto"/>
            <w:right w:val="none" w:sz="0" w:space="0" w:color="auto"/>
          </w:divBdr>
        </w:div>
        <w:div w:id="437407980">
          <w:marLeft w:val="640"/>
          <w:marRight w:val="0"/>
          <w:marTop w:val="0"/>
          <w:marBottom w:val="0"/>
          <w:divBdr>
            <w:top w:val="none" w:sz="0" w:space="0" w:color="auto"/>
            <w:left w:val="none" w:sz="0" w:space="0" w:color="auto"/>
            <w:bottom w:val="none" w:sz="0" w:space="0" w:color="auto"/>
            <w:right w:val="none" w:sz="0" w:space="0" w:color="auto"/>
          </w:divBdr>
        </w:div>
        <w:div w:id="2144618275">
          <w:marLeft w:val="640"/>
          <w:marRight w:val="0"/>
          <w:marTop w:val="0"/>
          <w:marBottom w:val="0"/>
          <w:divBdr>
            <w:top w:val="none" w:sz="0" w:space="0" w:color="auto"/>
            <w:left w:val="none" w:sz="0" w:space="0" w:color="auto"/>
            <w:bottom w:val="none" w:sz="0" w:space="0" w:color="auto"/>
            <w:right w:val="none" w:sz="0" w:space="0" w:color="auto"/>
          </w:divBdr>
        </w:div>
        <w:div w:id="541283235">
          <w:marLeft w:val="640"/>
          <w:marRight w:val="0"/>
          <w:marTop w:val="0"/>
          <w:marBottom w:val="0"/>
          <w:divBdr>
            <w:top w:val="none" w:sz="0" w:space="0" w:color="auto"/>
            <w:left w:val="none" w:sz="0" w:space="0" w:color="auto"/>
            <w:bottom w:val="none" w:sz="0" w:space="0" w:color="auto"/>
            <w:right w:val="none" w:sz="0" w:space="0" w:color="auto"/>
          </w:divBdr>
        </w:div>
        <w:div w:id="982469606">
          <w:marLeft w:val="640"/>
          <w:marRight w:val="0"/>
          <w:marTop w:val="0"/>
          <w:marBottom w:val="0"/>
          <w:divBdr>
            <w:top w:val="none" w:sz="0" w:space="0" w:color="auto"/>
            <w:left w:val="none" w:sz="0" w:space="0" w:color="auto"/>
            <w:bottom w:val="none" w:sz="0" w:space="0" w:color="auto"/>
            <w:right w:val="none" w:sz="0" w:space="0" w:color="auto"/>
          </w:divBdr>
        </w:div>
        <w:div w:id="1729721733">
          <w:marLeft w:val="640"/>
          <w:marRight w:val="0"/>
          <w:marTop w:val="0"/>
          <w:marBottom w:val="0"/>
          <w:divBdr>
            <w:top w:val="none" w:sz="0" w:space="0" w:color="auto"/>
            <w:left w:val="none" w:sz="0" w:space="0" w:color="auto"/>
            <w:bottom w:val="none" w:sz="0" w:space="0" w:color="auto"/>
            <w:right w:val="none" w:sz="0" w:space="0" w:color="auto"/>
          </w:divBdr>
        </w:div>
        <w:div w:id="662780049">
          <w:marLeft w:val="640"/>
          <w:marRight w:val="0"/>
          <w:marTop w:val="0"/>
          <w:marBottom w:val="0"/>
          <w:divBdr>
            <w:top w:val="none" w:sz="0" w:space="0" w:color="auto"/>
            <w:left w:val="none" w:sz="0" w:space="0" w:color="auto"/>
            <w:bottom w:val="none" w:sz="0" w:space="0" w:color="auto"/>
            <w:right w:val="none" w:sz="0" w:space="0" w:color="auto"/>
          </w:divBdr>
        </w:div>
        <w:div w:id="496917819">
          <w:marLeft w:val="640"/>
          <w:marRight w:val="0"/>
          <w:marTop w:val="0"/>
          <w:marBottom w:val="0"/>
          <w:divBdr>
            <w:top w:val="none" w:sz="0" w:space="0" w:color="auto"/>
            <w:left w:val="none" w:sz="0" w:space="0" w:color="auto"/>
            <w:bottom w:val="none" w:sz="0" w:space="0" w:color="auto"/>
            <w:right w:val="none" w:sz="0" w:space="0" w:color="auto"/>
          </w:divBdr>
        </w:div>
        <w:div w:id="1456412928">
          <w:marLeft w:val="640"/>
          <w:marRight w:val="0"/>
          <w:marTop w:val="0"/>
          <w:marBottom w:val="0"/>
          <w:divBdr>
            <w:top w:val="none" w:sz="0" w:space="0" w:color="auto"/>
            <w:left w:val="none" w:sz="0" w:space="0" w:color="auto"/>
            <w:bottom w:val="none" w:sz="0" w:space="0" w:color="auto"/>
            <w:right w:val="none" w:sz="0" w:space="0" w:color="auto"/>
          </w:divBdr>
        </w:div>
        <w:div w:id="810906444">
          <w:marLeft w:val="640"/>
          <w:marRight w:val="0"/>
          <w:marTop w:val="0"/>
          <w:marBottom w:val="0"/>
          <w:divBdr>
            <w:top w:val="none" w:sz="0" w:space="0" w:color="auto"/>
            <w:left w:val="none" w:sz="0" w:space="0" w:color="auto"/>
            <w:bottom w:val="none" w:sz="0" w:space="0" w:color="auto"/>
            <w:right w:val="none" w:sz="0" w:space="0" w:color="auto"/>
          </w:divBdr>
        </w:div>
        <w:div w:id="1500149740">
          <w:marLeft w:val="640"/>
          <w:marRight w:val="0"/>
          <w:marTop w:val="0"/>
          <w:marBottom w:val="0"/>
          <w:divBdr>
            <w:top w:val="none" w:sz="0" w:space="0" w:color="auto"/>
            <w:left w:val="none" w:sz="0" w:space="0" w:color="auto"/>
            <w:bottom w:val="none" w:sz="0" w:space="0" w:color="auto"/>
            <w:right w:val="none" w:sz="0" w:space="0" w:color="auto"/>
          </w:divBdr>
        </w:div>
        <w:div w:id="1157452690">
          <w:marLeft w:val="640"/>
          <w:marRight w:val="0"/>
          <w:marTop w:val="0"/>
          <w:marBottom w:val="0"/>
          <w:divBdr>
            <w:top w:val="none" w:sz="0" w:space="0" w:color="auto"/>
            <w:left w:val="none" w:sz="0" w:space="0" w:color="auto"/>
            <w:bottom w:val="none" w:sz="0" w:space="0" w:color="auto"/>
            <w:right w:val="none" w:sz="0" w:space="0" w:color="auto"/>
          </w:divBdr>
        </w:div>
        <w:div w:id="432869588">
          <w:marLeft w:val="640"/>
          <w:marRight w:val="0"/>
          <w:marTop w:val="0"/>
          <w:marBottom w:val="0"/>
          <w:divBdr>
            <w:top w:val="none" w:sz="0" w:space="0" w:color="auto"/>
            <w:left w:val="none" w:sz="0" w:space="0" w:color="auto"/>
            <w:bottom w:val="none" w:sz="0" w:space="0" w:color="auto"/>
            <w:right w:val="none" w:sz="0" w:space="0" w:color="auto"/>
          </w:divBdr>
        </w:div>
        <w:div w:id="382631624">
          <w:marLeft w:val="640"/>
          <w:marRight w:val="0"/>
          <w:marTop w:val="0"/>
          <w:marBottom w:val="0"/>
          <w:divBdr>
            <w:top w:val="none" w:sz="0" w:space="0" w:color="auto"/>
            <w:left w:val="none" w:sz="0" w:space="0" w:color="auto"/>
            <w:bottom w:val="none" w:sz="0" w:space="0" w:color="auto"/>
            <w:right w:val="none" w:sz="0" w:space="0" w:color="auto"/>
          </w:divBdr>
        </w:div>
        <w:div w:id="1626884054">
          <w:marLeft w:val="640"/>
          <w:marRight w:val="0"/>
          <w:marTop w:val="0"/>
          <w:marBottom w:val="0"/>
          <w:divBdr>
            <w:top w:val="none" w:sz="0" w:space="0" w:color="auto"/>
            <w:left w:val="none" w:sz="0" w:space="0" w:color="auto"/>
            <w:bottom w:val="none" w:sz="0" w:space="0" w:color="auto"/>
            <w:right w:val="none" w:sz="0" w:space="0" w:color="auto"/>
          </w:divBdr>
        </w:div>
        <w:div w:id="2043435545">
          <w:marLeft w:val="640"/>
          <w:marRight w:val="0"/>
          <w:marTop w:val="0"/>
          <w:marBottom w:val="0"/>
          <w:divBdr>
            <w:top w:val="none" w:sz="0" w:space="0" w:color="auto"/>
            <w:left w:val="none" w:sz="0" w:space="0" w:color="auto"/>
            <w:bottom w:val="none" w:sz="0" w:space="0" w:color="auto"/>
            <w:right w:val="none" w:sz="0" w:space="0" w:color="auto"/>
          </w:divBdr>
        </w:div>
        <w:div w:id="65543152">
          <w:marLeft w:val="640"/>
          <w:marRight w:val="0"/>
          <w:marTop w:val="0"/>
          <w:marBottom w:val="0"/>
          <w:divBdr>
            <w:top w:val="none" w:sz="0" w:space="0" w:color="auto"/>
            <w:left w:val="none" w:sz="0" w:space="0" w:color="auto"/>
            <w:bottom w:val="none" w:sz="0" w:space="0" w:color="auto"/>
            <w:right w:val="none" w:sz="0" w:space="0" w:color="auto"/>
          </w:divBdr>
        </w:div>
        <w:div w:id="1384913187">
          <w:marLeft w:val="640"/>
          <w:marRight w:val="0"/>
          <w:marTop w:val="0"/>
          <w:marBottom w:val="0"/>
          <w:divBdr>
            <w:top w:val="none" w:sz="0" w:space="0" w:color="auto"/>
            <w:left w:val="none" w:sz="0" w:space="0" w:color="auto"/>
            <w:bottom w:val="none" w:sz="0" w:space="0" w:color="auto"/>
            <w:right w:val="none" w:sz="0" w:space="0" w:color="auto"/>
          </w:divBdr>
        </w:div>
        <w:div w:id="1862543832">
          <w:marLeft w:val="640"/>
          <w:marRight w:val="0"/>
          <w:marTop w:val="0"/>
          <w:marBottom w:val="0"/>
          <w:divBdr>
            <w:top w:val="none" w:sz="0" w:space="0" w:color="auto"/>
            <w:left w:val="none" w:sz="0" w:space="0" w:color="auto"/>
            <w:bottom w:val="none" w:sz="0" w:space="0" w:color="auto"/>
            <w:right w:val="none" w:sz="0" w:space="0" w:color="auto"/>
          </w:divBdr>
        </w:div>
        <w:div w:id="1491872485">
          <w:marLeft w:val="640"/>
          <w:marRight w:val="0"/>
          <w:marTop w:val="0"/>
          <w:marBottom w:val="0"/>
          <w:divBdr>
            <w:top w:val="none" w:sz="0" w:space="0" w:color="auto"/>
            <w:left w:val="none" w:sz="0" w:space="0" w:color="auto"/>
            <w:bottom w:val="none" w:sz="0" w:space="0" w:color="auto"/>
            <w:right w:val="none" w:sz="0" w:space="0" w:color="auto"/>
          </w:divBdr>
        </w:div>
        <w:div w:id="357390189">
          <w:marLeft w:val="640"/>
          <w:marRight w:val="0"/>
          <w:marTop w:val="0"/>
          <w:marBottom w:val="0"/>
          <w:divBdr>
            <w:top w:val="none" w:sz="0" w:space="0" w:color="auto"/>
            <w:left w:val="none" w:sz="0" w:space="0" w:color="auto"/>
            <w:bottom w:val="none" w:sz="0" w:space="0" w:color="auto"/>
            <w:right w:val="none" w:sz="0" w:space="0" w:color="auto"/>
          </w:divBdr>
        </w:div>
        <w:div w:id="234050660">
          <w:marLeft w:val="640"/>
          <w:marRight w:val="0"/>
          <w:marTop w:val="0"/>
          <w:marBottom w:val="0"/>
          <w:divBdr>
            <w:top w:val="none" w:sz="0" w:space="0" w:color="auto"/>
            <w:left w:val="none" w:sz="0" w:space="0" w:color="auto"/>
            <w:bottom w:val="none" w:sz="0" w:space="0" w:color="auto"/>
            <w:right w:val="none" w:sz="0" w:space="0" w:color="auto"/>
          </w:divBdr>
        </w:div>
        <w:div w:id="786923460">
          <w:marLeft w:val="640"/>
          <w:marRight w:val="0"/>
          <w:marTop w:val="0"/>
          <w:marBottom w:val="0"/>
          <w:divBdr>
            <w:top w:val="none" w:sz="0" w:space="0" w:color="auto"/>
            <w:left w:val="none" w:sz="0" w:space="0" w:color="auto"/>
            <w:bottom w:val="none" w:sz="0" w:space="0" w:color="auto"/>
            <w:right w:val="none" w:sz="0" w:space="0" w:color="auto"/>
          </w:divBdr>
        </w:div>
        <w:div w:id="865675927">
          <w:marLeft w:val="640"/>
          <w:marRight w:val="0"/>
          <w:marTop w:val="0"/>
          <w:marBottom w:val="0"/>
          <w:divBdr>
            <w:top w:val="none" w:sz="0" w:space="0" w:color="auto"/>
            <w:left w:val="none" w:sz="0" w:space="0" w:color="auto"/>
            <w:bottom w:val="none" w:sz="0" w:space="0" w:color="auto"/>
            <w:right w:val="none" w:sz="0" w:space="0" w:color="auto"/>
          </w:divBdr>
        </w:div>
        <w:div w:id="1923833769">
          <w:marLeft w:val="640"/>
          <w:marRight w:val="0"/>
          <w:marTop w:val="0"/>
          <w:marBottom w:val="0"/>
          <w:divBdr>
            <w:top w:val="none" w:sz="0" w:space="0" w:color="auto"/>
            <w:left w:val="none" w:sz="0" w:space="0" w:color="auto"/>
            <w:bottom w:val="none" w:sz="0" w:space="0" w:color="auto"/>
            <w:right w:val="none" w:sz="0" w:space="0" w:color="auto"/>
          </w:divBdr>
        </w:div>
        <w:div w:id="1771311085">
          <w:marLeft w:val="640"/>
          <w:marRight w:val="0"/>
          <w:marTop w:val="0"/>
          <w:marBottom w:val="0"/>
          <w:divBdr>
            <w:top w:val="none" w:sz="0" w:space="0" w:color="auto"/>
            <w:left w:val="none" w:sz="0" w:space="0" w:color="auto"/>
            <w:bottom w:val="none" w:sz="0" w:space="0" w:color="auto"/>
            <w:right w:val="none" w:sz="0" w:space="0" w:color="auto"/>
          </w:divBdr>
        </w:div>
        <w:div w:id="293411710">
          <w:marLeft w:val="640"/>
          <w:marRight w:val="0"/>
          <w:marTop w:val="0"/>
          <w:marBottom w:val="0"/>
          <w:divBdr>
            <w:top w:val="none" w:sz="0" w:space="0" w:color="auto"/>
            <w:left w:val="none" w:sz="0" w:space="0" w:color="auto"/>
            <w:bottom w:val="none" w:sz="0" w:space="0" w:color="auto"/>
            <w:right w:val="none" w:sz="0" w:space="0" w:color="auto"/>
          </w:divBdr>
        </w:div>
        <w:div w:id="1095053629">
          <w:marLeft w:val="640"/>
          <w:marRight w:val="0"/>
          <w:marTop w:val="0"/>
          <w:marBottom w:val="0"/>
          <w:divBdr>
            <w:top w:val="none" w:sz="0" w:space="0" w:color="auto"/>
            <w:left w:val="none" w:sz="0" w:space="0" w:color="auto"/>
            <w:bottom w:val="none" w:sz="0" w:space="0" w:color="auto"/>
            <w:right w:val="none" w:sz="0" w:space="0" w:color="auto"/>
          </w:divBdr>
        </w:div>
        <w:div w:id="183641700">
          <w:marLeft w:val="640"/>
          <w:marRight w:val="0"/>
          <w:marTop w:val="0"/>
          <w:marBottom w:val="0"/>
          <w:divBdr>
            <w:top w:val="none" w:sz="0" w:space="0" w:color="auto"/>
            <w:left w:val="none" w:sz="0" w:space="0" w:color="auto"/>
            <w:bottom w:val="none" w:sz="0" w:space="0" w:color="auto"/>
            <w:right w:val="none" w:sz="0" w:space="0" w:color="auto"/>
          </w:divBdr>
        </w:div>
        <w:div w:id="1798330908">
          <w:marLeft w:val="640"/>
          <w:marRight w:val="0"/>
          <w:marTop w:val="0"/>
          <w:marBottom w:val="0"/>
          <w:divBdr>
            <w:top w:val="none" w:sz="0" w:space="0" w:color="auto"/>
            <w:left w:val="none" w:sz="0" w:space="0" w:color="auto"/>
            <w:bottom w:val="none" w:sz="0" w:space="0" w:color="auto"/>
            <w:right w:val="none" w:sz="0" w:space="0" w:color="auto"/>
          </w:divBdr>
        </w:div>
        <w:div w:id="1947929951">
          <w:marLeft w:val="640"/>
          <w:marRight w:val="0"/>
          <w:marTop w:val="0"/>
          <w:marBottom w:val="0"/>
          <w:divBdr>
            <w:top w:val="none" w:sz="0" w:space="0" w:color="auto"/>
            <w:left w:val="none" w:sz="0" w:space="0" w:color="auto"/>
            <w:bottom w:val="none" w:sz="0" w:space="0" w:color="auto"/>
            <w:right w:val="none" w:sz="0" w:space="0" w:color="auto"/>
          </w:divBdr>
        </w:div>
        <w:div w:id="1976833919">
          <w:marLeft w:val="640"/>
          <w:marRight w:val="0"/>
          <w:marTop w:val="0"/>
          <w:marBottom w:val="0"/>
          <w:divBdr>
            <w:top w:val="none" w:sz="0" w:space="0" w:color="auto"/>
            <w:left w:val="none" w:sz="0" w:space="0" w:color="auto"/>
            <w:bottom w:val="none" w:sz="0" w:space="0" w:color="auto"/>
            <w:right w:val="none" w:sz="0" w:space="0" w:color="auto"/>
          </w:divBdr>
        </w:div>
        <w:div w:id="2037193895">
          <w:marLeft w:val="640"/>
          <w:marRight w:val="0"/>
          <w:marTop w:val="0"/>
          <w:marBottom w:val="0"/>
          <w:divBdr>
            <w:top w:val="none" w:sz="0" w:space="0" w:color="auto"/>
            <w:left w:val="none" w:sz="0" w:space="0" w:color="auto"/>
            <w:bottom w:val="none" w:sz="0" w:space="0" w:color="auto"/>
            <w:right w:val="none" w:sz="0" w:space="0" w:color="auto"/>
          </w:divBdr>
        </w:div>
        <w:div w:id="1063523084">
          <w:marLeft w:val="640"/>
          <w:marRight w:val="0"/>
          <w:marTop w:val="0"/>
          <w:marBottom w:val="0"/>
          <w:divBdr>
            <w:top w:val="none" w:sz="0" w:space="0" w:color="auto"/>
            <w:left w:val="none" w:sz="0" w:space="0" w:color="auto"/>
            <w:bottom w:val="none" w:sz="0" w:space="0" w:color="auto"/>
            <w:right w:val="none" w:sz="0" w:space="0" w:color="auto"/>
          </w:divBdr>
        </w:div>
        <w:div w:id="964039389">
          <w:marLeft w:val="640"/>
          <w:marRight w:val="0"/>
          <w:marTop w:val="0"/>
          <w:marBottom w:val="0"/>
          <w:divBdr>
            <w:top w:val="none" w:sz="0" w:space="0" w:color="auto"/>
            <w:left w:val="none" w:sz="0" w:space="0" w:color="auto"/>
            <w:bottom w:val="none" w:sz="0" w:space="0" w:color="auto"/>
            <w:right w:val="none" w:sz="0" w:space="0" w:color="auto"/>
          </w:divBdr>
        </w:div>
        <w:div w:id="1115755481">
          <w:marLeft w:val="640"/>
          <w:marRight w:val="0"/>
          <w:marTop w:val="0"/>
          <w:marBottom w:val="0"/>
          <w:divBdr>
            <w:top w:val="none" w:sz="0" w:space="0" w:color="auto"/>
            <w:left w:val="none" w:sz="0" w:space="0" w:color="auto"/>
            <w:bottom w:val="none" w:sz="0" w:space="0" w:color="auto"/>
            <w:right w:val="none" w:sz="0" w:space="0" w:color="auto"/>
          </w:divBdr>
        </w:div>
        <w:div w:id="27489575">
          <w:marLeft w:val="640"/>
          <w:marRight w:val="0"/>
          <w:marTop w:val="0"/>
          <w:marBottom w:val="0"/>
          <w:divBdr>
            <w:top w:val="none" w:sz="0" w:space="0" w:color="auto"/>
            <w:left w:val="none" w:sz="0" w:space="0" w:color="auto"/>
            <w:bottom w:val="none" w:sz="0" w:space="0" w:color="auto"/>
            <w:right w:val="none" w:sz="0" w:space="0" w:color="auto"/>
          </w:divBdr>
        </w:div>
        <w:div w:id="2052610555">
          <w:marLeft w:val="640"/>
          <w:marRight w:val="0"/>
          <w:marTop w:val="0"/>
          <w:marBottom w:val="0"/>
          <w:divBdr>
            <w:top w:val="none" w:sz="0" w:space="0" w:color="auto"/>
            <w:left w:val="none" w:sz="0" w:space="0" w:color="auto"/>
            <w:bottom w:val="none" w:sz="0" w:space="0" w:color="auto"/>
            <w:right w:val="none" w:sz="0" w:space="0" w:color="auto"/>
          </w:divBdr>
        </w:div>
        <w:div w:id="579101756">
          <w:marLeft w:val="640"/>
          <w:marRight w:val="0"/>
          <w:marTop w:val="0"/>
          <w:marBottom w:val="0"/>
          <w:divBdr>
            <w:top w:val="none" w:sz="0" w:space="0" w:color="auto"/>
            <w:left w:val="none" w:sz="0" w:space="0" w:color="auto"/>
            <w:bottom w:val="none" w:sz="0" w:space="0" w:color="auto"/>
            <w:right w:val="none" w:sz="0" w:space="0" w:color="auto"/>
          </w:divBdr>
        </w:div>
        <w:div w:id="2067677549">
          <w:marLeft w:val="640"/>
          <w:marRight w:val="0"/>
          <w:marTop w:val="0"/>
          <w:marBottom w:val="0"/>
          <w:divBdr>
            <w:top w:val="none" w:sz="0" w:space="0" w:color="auto"/>
            <w:left w:val="none" w:sz="0" w:space="0" w:color="auto"/>
            <w:bottom w:val="none" w:sz="0" w:space="0" w:color="auto"/>
            <w:right w:val="none" w:sz="0" w:space="0" w:color="auto"/>
          </w:divBdr>
        </w:div>
        <w:div w:id="101725848">
          <w:marLeft w:val="640"/>
          <w:marRight w:val="0"/>
          <w:marTop w:val="0"/>
          <w:marBottom w:val="0"/>
          <w:divBdr>
            <w:top w:val="none" w:sz="0" w:space="0" w:color="auto"/>
            <w:left w:val="none" w:sz="0" w:space="0" w:color="auto"/>
            <w:bottom w:val="none" w:sz="0" w:space="0" w:color="auto"/>
            <w:right w:val="none" w:sz="0" w:space="0" w:color="auto"/>
          </w:divBdr>
        </w:div>
        <w:div w:id="99760406">
          <w:marLeft w:val="640"/>
          <w:marRight w:val="0"/>
          <w:marTop w:val="0"/>
          <w:marBottom w:val="0"/>
          <w:divBdr>
            <w:top w:val="none" w:sz="0" w:space="0" w:color="auto"/>
            <w:left w:val="none" w:sz="0" w:space="0" w:color="auto"/>
            <w:bottom w:val="none" w:sz="0" w:space="0" w:color="auto"/>
            <w:right w:val="none" w:sz="0" w:space="0" w:color="auto"/>
          </w:divBdr>
        </w:div>
        <w:div w:id="522787795">
          <w:marLeft w:val="640"/>
          <w:marRight w:val="0"/>
          <w:marTop w:val="0"/>
          <w:marBottom w:val="0"/>
          <w:divBdr>
            <w:top w:val="none" w:sz="0" w:space="0" w:color="auto"/>
            <w:left w:val="none" w:sz="0" w:space="0" w:color="auto"/>
            <w:bottom w:val="none" w:sz="0" w:space="0" w:color="auto"/>
            <w:right w:val="none" w:sz="0" w:space="0" w:color="auto"/>
          </w:divBdr>
        </w:div>
      </w:divsChild>
    </w:div>
    <w:div w:id="2068918185">
      <w:bodyDiv w:val="1"/>
      <w:marLeft w:val="0"/>
      <w:marRight w:val="0"/>
      <w:marTop w:val="0"/>
      <w:marBottom w:val="0"/>
      <w:divBdr>
        <w:top w:val="none" w:sz="0" w:space="0" w:color="auto"/>
        <w:left w:val="none" w:sz="0" w:space="0" w:color="auto"/>
        <w:bottom w:val="none" w:sz="0" w:space="0" w:color="auto"/>
        <w:right w:val="none" w:sz="0" w:space="0" w:color="auto"/>
      </w:divBdr>
      <w:divsChild>
        <w:div w:id="12803453">
          <w:marLeft w:val="640"/>
          <w:marRight w:val="0"/>
          <w:marTop w:val="0"/>
          <w:marBottom w:val="0"/>
          <w:divBdr>
            <w:top w:val="none" w:sz="0" w:space="0" w:color="auto"/>
            <w:left w:val="none" w:sz="0" w:space="0" w:color="auto"/>
            <w:bottom w:val="none" w:sz="0" w:space="0" w:color="auto"/>
            <w:right w:val="none" w:sz="0" w:space="0" w:color="auto"/>
          </w:divBdr>
        </w:div>
        <w:div w:id="43991661">
          <w:marLeft w:val="640"/>
          <w:marRight w:val="0"/>
          <w:marTop w:val="0"/>
          <w:marBottom w:val="0"/>
          <w:divBdr>
            <w:top w:val="none" w:sz="0" w:space="0" w:color="auto"/>
            <w:left w:val="none" w:sz="0" w:space="0" w:color="auto"/>
            <w:bottom w:val="none" w:sz="0" w:space="0" w:color="auto"/>
            <w:right w:val="none" w:sz="0" w:space="0" w:color="auto"/>
          </w:divBdr>
        </w:div>
        <w:div w:id="88157714">
          <w:marLeft w:val="640"/>
          <w:marRight w:val="0"/>
          <w:marTop w:val="0"/>
          <w:marBottom w:val="0"/>
          <w:divBdr>
            <w:top w:val="none" w:sz="0" w:space="0" w:color="auto"/>
            <w:left w:val="none" w:sz="0" w:space="0" w:color="auto"/>
            <w:bottom w:val="none" w:sz="0" w:space="0" w:color="auto"/>
            <w:right w:val="none" w:sz="0" w:space="0" w:color="auto"/>
          </w:divBdr>
        </w:div>
        <w:div w:id="92555376">
          <w:marLeft w:val="640"/>
          <w:marRight w:val="0"/>
          <w:marTop w:val="0"/>
          <w:marBottom w:val="0"/>
          <w:divBdr>
            <w:top w:val="none" w:sz="0" w:space="0" w:color="auto"/>
            <w:left w:val="none" w:sz="0" w:space="0" w:color="auto"/>
            <w:bottom w:val="none" w:sz="0" w:space="0" w:color="auto"/>
            <w:right w:val="none" w:sz="0" w:space="0" w:color="auto"/>
          </w:divBdr>
        </w:div>
        <w:div w:id="115409674">
          <w:marLeft w:val="640"/>
          <w:marRight w:val="0"/>
          <w:marTop w:val="0"/>
          <w:marBottom w:val="0"/>
          <w:divBdr>
            <w:top w:val="none" w:sz="0" w:space="0" w:color="auto"/>
            <w:left w:val="none" w:sz="0" w:space="0" w:color="auto"/>
            <w:bottom w:val="none" w:sz="0" w:space="0" w:color="auto"/>
            <w:right w:val="none" w:sz="0" w:space="0" w:color="auto"/>
          </w:divBdr>
        </w:div>
        <w:div w:id="135101417">
          <w:marLeft w:val="640"/>
          <w:marRight w:val="0"/>
          <w:marTop w:val="0"/>
          <w:marBottom w:val="0"/>
          <w:divBdr>
            <w:top w:val="none" w:sz="0" w:space="0" w:color="auto"/>
            <w:left w:val="none" w:sz="0" w:space="0" w:color="auto"/>
            <w:bottom w:val="none" w:sz="0" w:space="0" w:color="auto"/>
            <w:right w:val="none" w:sz="0" w:space="0" w:color="auto"/>
          </w:divBdr>
        </w:div>
        <w:div w:id="138807250">
          <w:marLeft w:val="640"/>
          <w:marRight w:val="0"/>
          <w:marTop w:val="0"/>
          <w:marBottom w:val="0"/>
          <w:divBdr>
            <w:top w:val="none" w:sz="0" w:space="0" w:color="auto"/>
            <w:left w:val="none" w:sz="0" w:space="0" w:color="auto"/>
            <w:bottom w:val="none" w:sz="0" w:space="0" w:color="auto"/>
            <w:right w:val="none" w:sz="0" w:space="0" w:color="auto"/>
          </w:divBdr>
        </w:div>
        <w:div w:id="158933788">
          <w:marLeft w:val="640"/>
          <w:marRight w:val="0"/>
          <w:marTop w:val="0"/>
          <w:marBottom w:val="0"/>
          <w:divBdr>
            <w:top w:val="none" w:sz="0" w:space="0" w:color="auto"/>
            <w:left w:val="none" w:sz="0" w:space="0" w:color="auto"/>
            <w:bottom w:val="none" w:sz="0" w:space="0" w:color="auto"/>
            <w:right w:val="none" w:sz="0" w:space="0" w:color="auto"/>
          </w:divBdr>
        </w:div>
        <w:div w:id="168839340">
          <w:marLeft w:val="640"/>
          <w:marRight w:val="0"/>
          <w:marTop w:val="0"/>
          <w:marBottom w:val="0"/>
          <w:divBdr>
            <w:top w:val="none" w:sz="0" w:space="0" w:color="auto"/>
            <w:left w:val="none" w:sz="0" w:space="0" w:color="auto"/>
            <w:bottom w:val="none" w:sz="0" w:space="0" w:color="auto"/>
            <w:right w:val="none" w:sz="0" w:space="0" w:color="auto"/>
          </w:divBdr>
        </w:div>
        <w:div w:id="195239131">
          <w:marLeft w:val="640"/>
          <w:marRight w:val="0"/>
          <w:marTop w:val="0"/>
          <w:marBottom w:val="0"/>
          <w:divBdr>
            <w:top w:val="none" w:sz="0" w:space="0" w:color="auto"/>
            <w:left w:val="none" w:sz="0" w:space="0" w:color="auto"/>
            <w:bottom w:val="none" w:sz="0" w:space="0" w:color="auto"/>
            <w:right w:val="none" w:sz="0" w:space="0" w:color="auto"/>
          </w:divBdr>
        </w:div>
        <w:div w:id="226502664">
          <w:marLeft w:val="640"/>
          <w:marRight w:val="0"/>
          <w:marTop w:val="0"/>
          <w:marBottom w:val="0"/>
          <w:divBdr>
            <w:top w:val="none" w:sz="0" w:space="0" w:color="auto"/>
            <w:left w:val="none" w:sz="0" w:space="0" w:color="auto"/>
            <w:bottom w:val="none" w:sz="0" w:space="0" w:color="auto"/>
            <w:right w:val="none" w:sz="0" w:space="0" w:color="auto"/>
          </w:divBdr>
        </w:div>
        <w:div w:id="241182605">
          <w:marLeft w:val="640"/>
          <w:marRight w:val="0"/>
          <w:marTop w:val="0"/>
          <w:marBottom w:val="0"/>
          <w:divBdr>
            <w:top w:val="none" w:sz="0" w:space="0" w:color="auto"/>
            <w:left w:val="none" w:sz="0" w:space="0" w:color="auto"/>
            <w:bottom w:val="none" w:sz="0" w:space="0" w:color="auto"/>
            <w:right w:val="none" w:sz="0" w:space="0" w:color="auto"/>
          </w:divBdr>
        </w:div>
        <w:div w:id="292566654">
          <w:marLeft w:val="640"/>
          <w:marRight w:val="0"/>
          <w:marTop w:val="0"/>
          <w:marBottom w:val="0"/>
          <w:divBdr>
            <w:top w:val="none" w:sz="0" w:space="0" w:color="auto"/>
            <w:left w:val="none" w:sz="0" w:space="0" w:color="auto"/>
            <w:bottom w:val="none" w:sz="0" w:space="0" w:color="auto"/>
            <w:right w:val="none" w:sz="0" w:space="0" w:color="auto"/>
          </w:divBdr>
        </w:div>
        <w:div w:id="306208013">
          <w:marLeft w:val="640"/>
          <w:marRight w:val="0"/>
          <w:marTop w:val="0"/>
          <w:marBottom w:val="0"/>
          <w:divBdr>
            <w:top w:val="none" w:sz="0" w:space="0" w:color="auto"/>
            <w:left w:val="none" w:sz="0" w:space="0" w:color="auto"/>
            <w:bottom w:val="none" w:sz="0" w:space="0" w:color="auto"/>
            <w:right w:val="none" w:sz="0" w:space="0" w:color="auto"/>
          </w:divBdr>
        </w:div>
        <w:div w:id="315378737">
          <w:marLeft w:val="640"/>
          <w:marRight w:val="0"/>
          <w:marTop w:val="0"/>
          <w:marBottom w:val="0"/>
          <w:divBdr>
            <w:top w:val="none" w:sz="0" w:space="0" w:color="auto"/>
            <w:left w:val="none" w:sz="0" w:space="0" w:color="auto"/>
            <w:bottom w:val="none" w:sz="0" w:space="0" w:color="auto"/>
            <w:right w:val="none" w:sz="0" w:space="0" w:color="auto"/>
          </w:divBdr>
        </w:div>
        <w:div w:id="337931468">
          <w:marLeft w:val="640"/>
          <w:marRight w:val="0"/>
          <w:marTop w:val="0"/>
          <w:marBottom w:val="0"/>
          <w:divBdr>
            <w:top w:val="none" w:sz="0" w:space="0" w:color="auto"/>
            <w:left w:val="none" w:sz="0" w:space="0" w:color="auto"/>
            <w:bottom w:val="none" w:sz="0" w:space="0" w:color="auto"/>
            <w:right w:val="none" w:sz="0" w:space="0" w:color="auto"/>
          </w:divBdr>
        </w:div>
        <w:div w:id="348531339">
          <w:marLeft w:val="640"/>
          <w:marRight w:val="0"/>
          <w:marTop w:val="0"/>
          <w:marBottom w:val="0"/>
          <w:divBdr>
            <w:top w:val="none" w:sz="0" w:space="0" w:color="auto"/>
            <w:left w:val="none" w:sz="0" w:space="0" w:color="auto"/>
            <w:bottom w:val="none" w:sz="0" w:space="0" w:color="auto"/>
            <w:right w:val="none" w:sz="0" w:space="0" w:color="auto"/>
          </w:divBdr>
        </w:div>
        <w:div w:id="414282942">
          <w:marLeft w:val="640"/>
          <w:marRight w:val="0"/>
          <w:marTop w:val="0"/>
          <w:marBottom w:val="0"/>
          <w:divBdr>
            <w:top w:val="none" w:sz="0" w:space="0" w:color="auto"/>
            <w:left w:val="none" w:sz="0" w:space="0" w:color="auto"/>
            <w:bottom w:val="none" w:sz="0" w:space="0" w:color="auto"/>
            <w:right w:val="none" w:sz="0" w:space="0" w:color="auto"/>
          </w:divBdr>
        </w:div>
        <w:div w:id="427580648">
          <w:marLeft w:val="640"/>
          <w:marRight w:val="0"/>
          <w:marTop w:val="0"/>
          <w:marBottom w:val="0"/>
          <w:divBdr>
            <w:top w:val="none" w:sz="0" w:space="0" w:color="auto"/>
            <w:left w:val="none" w:sz="0" w:space="0" w:color="auto"/>
            <w:bottom w:val="none" w:sz="0" w:space="0" w:color="auto"/>
            <w:right w:val="none" w:sz="0" w:space="0" w:color="auto"/>
          </w:divBdr>
        </w:div>
        <w:div w:id="429589624">
          <w:marLeft w:val="640"/>
          <w:marRight w:val="0"/>
          <w:marTop w:val="0"/>
          <w:marBottom w:val="0"/>
          <w:divBdr>
            <w:top w:val="none" w:sz="0" w:space="0" w:color="auto"/>
            <w:left w:val="none" w:sz="0" w:space="0" w:color="auto"/>
            <w:bottom w:val="none" w:sz="0" w:space="0" w:color="auto"/>
            <w:right w:val="none" w:sz="0" w:space="0" w:color="auto"/>
          </w:divBdr>
        </w:div>
        <w:div w:id="434372916">
          <w:marLeft w:val="640"/>
          <w:marRight w:val="0"/>
          <w:marTop w:val="0"/>
          <w:marBottom w:val="0"/>
          <w:divBdr>
            <w:top w:val="none" w:sz="0" w:space="0" w:color="auto"/>
            <w:left w:val="none" w:sz="0" w:space="0" w:color="auto"/>
            <w:bottom w:val="none" w:sz="0" w:space="0" w:color="auto"/>
            <w:right w:val="none" w:sz="0" w:space="0" w:color="auto"/>
          </w:divBdr>
        </w:div>
        <w:div w:id="436752810">
          <w:marLeft w:val="640"/>
          <w:marRight w:val="0"/>
          <w:marTop w:val="0"/>
          <w:marBottom w:val="0"/>
          <w:divBdr>
            <w:top w:val="none" w:sz="0" w:space="0" w:color="auto"/>
            <w:left w:val="none" w:sz="0" w:space="0" w:color="auto"/>
            <w:bottom w:val="none" w:sz="0" w:space="0" w:color="auto"/>
            <w:right w:val="none" w:sz="0" w:space="0" w:color="auto"/>
          </w:divBdr>
        </w:div>
        <w:div w:id="439685791">
          <w:marLeft w:val="640"/>
          <w:marRight w:val="0"/>
          <w:marTop w:val="0"/>
          <w:marBottom w:val="0"/>
          <w:divBdr>
            <w:top w:val="none" w:sz="0" w:space="0" w:color="auto"/>
            <w:left w:val="none" w:sz="0" w:space="0" w:color="auto"/>
            <w:bottom w:val="none" w:sz="0" w:space="0" w:color="auto"/>
            <w:right w:val="none" w:sz="0" w:space="0" w:color="auto"/>
          </w:divBdr>
        </w:div>
        <w:div w:id="445933316">
          <w:marLeft w:val="640"/>
          <w:marRight w:val="0"/>
          <w:marTop w:val="0"/>
          <w:marBottom w:val="0"/>
          <w:divBdr>
            <w:top w:val="none" w:sz="0" w:space="0" w:color="auto"/>
            <w:left w:val="none" w:sz="0" w:space="0" w:color="auto"/>
            <w:bottom w:val="none" w:sz="0" w:space="0" w:color="auto"/>
            <w:right w:val="none" w:sz="0" w:space="0" w:color="auto"/>
          </w:divBdr>
        </w:div>
        <w:div w:id="498270841">
          <w:marLeft w:val="640"/>
          <w:marRight w:val="0"/>
          <w:marTop w:val="0"/>
          <w:marBottom w:val="0"/>
          <w:divBdr>
            <w:top w:val="none" w:sz="0" w:space="0" w:color="auto"/>
            <w:left w:val="none" w:sz="0" w:space="0" w:color="auto"/>
            <w:bottom w:val="none" w:sz="0" w:space="0" w:color="auto"/>
            <w:right w:val="none" w:sz="0" w:space="0" w:color="auto"/>
          </w:divBdr>
        </w:div>
        <w:div w:id="516848777">
          <w:marLeft w:val="640"/>
          <w:marRight w:val="0"/>
          <w:marTop w:val="0"/>
          <w:marBottom w:val="0"/>
          <w:divBdr>
            <w:top w:val="none" w:sz="0" w:space="0" w:color="auto"/>
            <w:left w:val="none" w:sz="0" w:space="0" w:color="auto"/>
            <w:bottom w:val="none" w:sz="0" w:space="0" w:color="auto"/>
            <w:right w:val="none" w:sz="0" w:space="0" w:color="auto"/>
          </w:divBdr>
        </w:div>
        <w:div w:id="568275853">
          <w:marLeft w:val="640"/>
          <w:marRight w:val="0"/>
          <w:marTop w:val="0"/>
          <w:marBottom w:val="0"/>
          <w:divBdr>
            <w:top w:val="none" w:sz="0" w:space="0" w:color="auto"/>
            <w:left w:val="none" w:sz="0" w:space="0" w:color="auto"/>
            <w:bottom w:val="none" w:sz="0" w:space="0" w:color="auto"/>
            <w:right w:val="none" w:sz="0" w:space="0" w:color="auto"/>
          </w:divBdr>
        </w:div>
        <w:div w:id="568656833">
          <w:marLeft w:val="640"/>
          <w:marRight w:val="0"/>
          <w:marTop w:val="0"/>
          <w:marBottom w:val="0"/>
          <w:divBdr>
            <w:top w:val="none" w:sz="0" w:space="0" w:color="auto"/>
            <w:left w:val="none" w:sz="0" w:space="0" w:color="auto"/>
            <w:bottom w:val="none" w:sz="0" w:space="0" w:color="auto"/>
            <w:right w:val="none" w:sz="0" w:space="0" w:color="auto"/>
          </w:divBdr>
        </w:div>
        <w:div w:id="582376205">
          <w:marLeft w:val="640"/>
          <w:marRight w:val="0"/>
          <w:marTop w:val="0"/>
          <w:marBottom w:val="0"/>
          <w:divBdr>
            <w:top w:val="none" w:sz="0" w:space="0" w:color="auto"/>
            <w:left w:val="none" w:sz="0" w:space="0" w:color="auto"/>
            <w:bottom w:val="none" w:sz="0" w:space="0" w:color="auto"/>
            <w:right w:val="none" w:sz="0" w:space="0" w:color="auto"/>
          </w:divBdr>
        </w:div>
        <w:div w:id="617295151">
          <w:marLeft w:val="640"/>
          <w:marRight w:val="0"/>
          <w:marTop w:val="0"/>
          <w:marBottom w:val="0"/>
          <w:divBdr>
            <w:top w:val="none" w:sz="0" w:space="0" w:color="auto"/>
            <w:left w:val="none" w:sz="0" w:space="0" w:color="auto"/>
            <w:bottom w:val="none" w:sz="0" w:space="0" w:color="auto"/>
            <w:right w:val="none" w:sz="0" w:space="0" w:color="auto"/>
          </w:divBdr>
        </w:div>
        <w:div w:id="617831507">
          <w:marLeft w:val="640"/>
          <w:marRight w:val="0"/>
          <w:marTop w:val="0"/>
          <w:marBottom w:val="0"/>
          <w:divBdr>
            <w:top w:val="none" w:sz="0" w:space="0" w:color="auto"/>
            <w:left w:val="none" w:sz="0" w:space="0" w:color="auto"/>
            <w:bottom w:val="none" w:sz="0" w:space="0" w:color="auto"/>
            <w:right w:val="none" w:sz="0" w:space="0" w:color="auto"/>
          </w:divBdr>
        </w:div>
        <w:div w:id="666785549">
          <w:marLeft w:val="640"/>
          <w:marRight w:val="0"/>
          <w:marTop w:val="0"/>
          <w:marBottom w:val="0"/>
          <w:divBdr>
            <w:top w:val="none" w:sz="0" w:space="0" w:color="auto"/>
            <w:left w:val="none" w:sz="0" w:space="0" w:color="auto"/>
            <w:bottom w:val="none" w:sz="0" w:space="0" w:color="auto"/>
            <w:right w:val="none" w:sz="0" w:space="0" w:color="auto"/>
          </w:divBdr>
        </w:div>
        <w:div w:id="718478109">
          <w:marLeft w:val="640"/>
          <w:marRight w:val="0"/>
          <w:marTop w:val="0"/>
          <w:marBottom w:val="0"/>
          <w:divBdr>
            <w:top w:val="none" w:sz="0" w:space="0" w:color="auto"/>
            <w:left w:val="none" w:sz="0" w:space="0" w:color="auto"/>
            <w:bottom w:val="none" w:sz="0" w:space="0" w:color="auto"/>
            <w:right w:val="none" w:sz="0" w:space="0" w:color="auto"/>
          </w:divBdr>
        </w:div>
        <w:div w:id="738987076">
          <w:marLeft w:val="640"/>
          <w:marRight w:val="0"/>
          <w:marTop w:val="0"/>
          <w:marBottom w:val="0"/>
          <w:divBdr>
            <w:top w:val="none" w:sz="0" w:space="0" w:color="auto"/>
            <w:left w:val="none" w:sz="0" w:space="0" w:color="auto"/>
            <w:bottom w:val="none" w:sz="0" w:space="0" w:color="auto"/>
            <w:right w:val="none" w:sz="0" w:space="0" w:color="auto"/>
          </w:divBdr>
        </w:div>
        <w:div w:id="771559760">
          <w:marLeft w:val="640"/>
          <w:marRight w:val="0"/>
          <w:marTop w:val="0"/>
          <w:marBottom w:val="0"/>
          <w:divBdr>
            <w:top w:val="none" w:sz="0" w:space="0" w:color="auto"/>
            <w:left w:val="none" w:sz="0" w:space="0" w:color="auto"/>
            <w:bottom w:val="none" w:sz="0" w:space="0" w:color="auto"/>
            <w:right w:val="none" w:sz="0" w:space="0" w:color="auto"/>
          </w:divBdr>
        </w:div>
        <w:div w:id="800076739">
          <w:marLeft w:val="640"/>
          <w:marRight w:val="0"/>
          <w:marTop w:val="0"/>
          <w:marBottom w:val="0"/>
          <w:divBdr>
            <w:top w:val="none" w:sz="0" w:space="0" w:color="auto"/>
            <w:left w:val="none" w:sz="0" w:space="0" w:color="auto"/>
            <w:bottom w:val="none" w:sz="0" w:space="0" w:color="auto"/>
            <w:right w:val="none" w:sz="0" w:space="0" w:color="auto"/>
          </w:divBdr>
        </w:div>
        <w:div w:id="826824419">
          <w:marLeft w:val="640"/>
          <w:marRight w:val="0"/>
          <w:marTop w:val="0"/>
          <w:marBottom w:val="0"/>
          <w:divBdr>
            <w:top w:val="none" w:sz="0" w:space="0" w:color="auto"/>
            <w:left w:val="none" w:sz="0" w:space="0" w:color="auto"/>
            <w:bottom w:val="none" w:sz="0" w:space="0" w:color="auto"/>
            <w:right w:val="none" w:sz="0" w:space="0" w:color="auto"/>
          </w:divBdr>
        </w:div>
        <w:div w:id="854345712">
          <w:marLeft w:val="640"/>
          <w:marRight w:val="0"/>
          <w:marTop w:val="0"/>
          <w:marBottom w:val="0"/>
          <w:divBdr>
            <w:top w:val="none" w:sz="0" w:space="0" w:color="auto"/>
            <w:left w:val="none" w:sz="0" w:space="0" w:color="auto"/>
            <w:bottom w:val="none" w:sz="0" w:space="0" w:color="auto"/>
            <w:right w:val="none" w:sz="0" w:space="0" w:color="auto"/>
          </w:divBdr>
        </w:div>
        <w:div w:id="867915272">
          <w:marLeft w:val="640"/>
          <w:marRight w:val="0"/>
          <w:marTop w:val="0"/>
          <w:marBottom w:val="0"/>
          <w:divBdr>
            <w:top w:val="none" w:sz="0" w:space="0" w:color="auto"/>
            <w:left w:val="none" w:sz="0" w:space="0" w:color="auto"/>
            <w:bottom w:val="none" w:sz="0" w:space="0" w:color="auto"/>
            <w:right w:val="none" w:sz="0" w:space="0" w:color="auto"/>
          </w:divBdr>
        </w:div>
        <w:div w:id="868108828">
          <w:marLeft w:val="640"/>
          <w:marRight w:val="0"/>
          <w:marTop w:val="0"/>
          <w:marBottom w:val="0"/>
          <w:divBdr>
            <w:top w:val="none" w:sz="0" w:space="0" w:color="auto"/>
            <w:left w:val="none" w:sz="0" w:space="0" w:color="auto"/>
            <w:bottom w:val="none" w:sz="0" w:space="0" w:color="auto"/>
            <w:right w:val="none" w:sz="0" w:space="0" w:color="auto"/>
          </w:divBdr>
        </w:div>
        <w:div w:id="901255054">
          <w:marLeft w:val="640"/>
          <w:marRight w:val="0"/>
          <w:marTop w:val="0"/>
          <w:marBottom w:val="0"/>
          <w:divBdr>
            <w:top w:val="none" w:sz="0" w:space="0" w:color="auto"/>
            <w:left w:val="none" w:sz="0" w:space="0" w:color="auto"/>
            <w:bottom w:val="none" w:sz="0" w:space="0" w:color="auto"/>
            <w:right w:val="none" w:sz="0" w:space="0" w:color="auto"/>
          </w:divBdr>
        </w:div>
        <w:div w:id="902375019">
          <w:marLeft w:val="640"/>
          <w:marRight w:val="0"/>
          <w:marTop w:val="0"/>
          <w:marBottom w:val="0"/>
          <w:divBdr>
            <w:top w:val="none" w:sz="0" w:space="0" w:color="auto"/>
            <w:left w:val="none" w:sz="0" w:space="0" w:color="auto"/>
            <w:bottom w:val="none" w:sz="0" w:space="0" w:color="auto"/>
            <w:right w:val="none" w:sz="0" w:space="0" w:color="auto"/>
          </w:divBdr>
        </w:div>
        <w:div w:id="935404047">
          <w:marLeft w:val="640"/>
          <w:marRight w:val="0"/>
          <w:marTop w:val="0"/>
          <w:marBottom w:val="0"/>
          <w:divBdr>
            <w:top w:val="none" w:sz="0" w:space="0" w:color="auto"/>
            <w:left w:val="none" w:sz="0" w:space="0" w:color="auto"/>
            <w:bottom w:val="none" w:sz="0" w:space="0" w:color="auto"/>
            <w:right w:val="none" w:sz="0" w:space="0" w:color="auto"/>
          </w:divBdr>
        </w:div>
        <w:div w:id="960188907">
          <w:marLeft w:val="640"/>
          <w:marRight w:val="0"/>
          <w:marTop w:val="0"/>
          <w:marBottom w:val="0"/>
          <w:divBdr>
            <w:top w:val="none" w:sz="0" w:space="0" w:color="auto"/>
            <w:left w:val="none" w:sz="0" w:space="0" w:color="auto"/>
            <w:bottom w:val="none" w:sz="0" w:space="0" w:color="auto"/>
            <w:right w:val="none" w:sz="0" w:space="0" w:color="auto"/>
          </w:divBdr>
        </w:div>
        <w:div w:id="986667618">
          <w:marLeft w:val="640"/>
          <w:marRight w:val="0"/>
          <w:marTop w:val="0"/>
          <w:marBottom w:val="0"/>
          <w:divBdr>
            <w:top w:val="none" w:sz="0" w:space="0" w:color="auto"/>
            <w:left w:val="none" w:sz="0" w:space="0" w:color="auto"/>
            <w:bottom w:val="none" w:sz="0" w:space="0" w:color="auto"/>
            <w:right w:val="none" w:sz="0" w:space="0" w:color="auto"/>
          </w:divBdr>
        </w:div>
        <w:div w:id="1002121487">
          <w:marLeft w:val="640"/>
          <w:marRight w:val="0"/>
          <w:marTop w:val="0"/>
          <w:marBottom w:val="0"/>
          <w:divBdr>
            <w:top w:val="none" w:sz="0" w:space="0" w:color="auto"/>
            <w:left w:val="none" w:sz="0" w:space="0" w:color="auto"/>
            <w:bottom w:val="none" w:sz="0" w:space="0" w:color="auto"/>
            <w:right w:val="none" w:sz="0" w:space="0" w:color="auto"/>
          </w:divBdr>
        </w:div>
        <w:div w:id="1035035848">
          <w:marLeft w:val="640"/>
          <w:marRight w:val="0"/>
          <w:marTop w:val="0"/>
          <w:marBottom w:val="0"/>
          <w:divBdr>
            <w:top w:val="none" w:sz="0" w:space="0" w:color="auto"/>
            <w:left w:val="none" w:sz="0" w:space="0" w:color="auto"/>
            <w:bottom w:val="none" w:sz="0" w:space="0" w:color="auto"/>
            <w:right w:val="none" w:sz="0" w:space="0" w:color="auto"/>
          </w:divBdr>
        </w:div>
        <w:div w:id="1036587062">
          <w:marLeft w:val="640"/>
          <w:marRight w:val="0"/>
          <w:marTop w:val="0"/>
          <w:marBottom w:val="0"/>
          <w:divBdr>
            <w:top w:val="none" w:sz="0" w:space="0" w:color="auto"/>
            <w:left w:val="none" w:sz="0" w:space="0" w:color="auto"/>
            <w:bottom w:val="none" w:sz="0" w:space="0" w:color="auto"/>
            <w:right w:val="none" w:sz="0" w:space="0" w:color="auto"/>
          </w:divBdr>
        </w:div>
        <w:div w:id="1055816198">
          <w:marLeft w:val="640"/>
          <w:marRight w:val="0"/>
          <w:marTop w:val="0"/>
          <w:marBottom w:val="0"/>
          <w:divBdr>
            <w:top w:val="none" w:sz="0" w:space="0" w:color="auto"/>
            <w:left w:val="none" w:sz="0" w:space="0" w:color="auto"/>
            <w:bottom w:val="none" w:sz="0" w:space="0" w:color="auto"/>
            <w:right w:val="none" w:sz="0" w:space="0" w:color="auto"/>
          </w:divBdr>
        </w:div>
        <w:div w:id="1097559810">
          <w:marLeft w:val="640"/>
          <w:marRight w:val="0"/>
          <w:marTop w:val="0"/>
          <w:marBottom w:val="0"/>
          <w:divBdr>
            <w:top w:val="none" w:sz="0" w:space="0" w:color="auto"/>
            <w:left w:val="none" w:sz="0" w:space="0" w:color="auto"/>
            <w:bottom w:val="none" w:sz="0" w:space="0" w:color="auto"/>
            <w:right w:val="none" w:sz="0" w:space="0" w:color="auto"/>
          </w:divBdr>
        </w:div>
        <w:div w:id="1125974249">
          <w:marLeft w:val="640"/>
          <w:marRight w:val="0"/>
          <w:marTop w:val="0"/>
          <w:marBottom w:val="0"/>
          <w:divBdr>
            <w:top w:val="none" w:sz="0" w:space="0" w:color="auto"/>
            <w:left w:val="none" w:sz="0" w:space="0" w:color="auto"/>
            <w:bottom w:val="none" w:sz="0" w:space="0" w:color="auto"/>
            <w:right w:val="none" w:sz="0" w:space="0" w:color="auto"/>
          </w:divBdr>
        </w:div>
        <w:div w:id="1129712870">
          <w:marLeft w:val="640"/>
          <w:marRight w:val="0"/>
          <w:marTop w:val="0"/>
          <w:marBottom w:val="0"/>
          <w:divBdr>
            <w:top w:val="none" w:sz="0" w:space="0" w:color="auto"/>
            <w:left w:val="none" w:sz="0" w:space="0" w:color="auto"/>
            <w:bottom w:val="none" w:sz="0" w:space="0" w:color="auto"/>
            <w:right w:val="none" w:sz="0" w:space="0" w:color="auto"/>
          </w:divBdr>
        </w:div>
        <w:div w:id="1152332406">
          <w:marLeft w:val="640"/>
          <w:marRight w:val="0"/>
          <w:marTop w:val="0"/>
          <w:marBottom w:val="0"/>
          <w:divBdr>
            <w:top w:val="none" w:sz="0" w:space="0" w:color="auto"/>
            <w:left w:val="none" w:sz="0" w:space="0" w:color="auto"/>
            <w:bottom w:val="none" w:sz="0" w:space="0" w:color="auto"/>
            <w:right w:val="none" w:sz="0" w:space="0" w:color="auto"/>
          </w:divBdr>
        </w:div>
        <w:div w:id="1161853950">
          <w:marLeft w:val="640"/>
          <w:marRight w:val="0"/>
          <w:marTop w:val="0"/>
          <w:marBottom w:val="0"/>
          <w:divBdr>
            <w:top w:val="none" w:sz="0" w:space="0" w:color="auto"/>
            <w:left w:val="none" w:sz="0" w:space="0" w:color="auto"/>
            <w:bottom w:val="none" w:sz="0" w:space="0" w:color="auto"/>
            <w:right w:val="none" w:sz="0" w:space="0" w:color="auto"/>
          </w:divBdr>
        </w:div>
        <w:div w:id="1163276792">
          <w:marLeft w:val="640"/>
          <w:marRight w:val="0"/>
          <w:marTop w:val="0"/>
          <w:marBottom w:val="0"/>
          <w:divBdr>
            <w:top w:val="none" w:sz="0" w:space="0" w:color="auto"/>
            <w:left w:val="none" w:sz="0" w:space="0" w:color="auto"/>
            <w:bottom w:val="none" w:sz="0" w:space="0" w:color="auto"/>
            <w:right w:val="none" w:sz="0" w:space="0" w:color="auto"/>
          </w:divBdr>
        </w:div>
        <w:div w:id="1178545484">
          <w:marLeft w:val="640"/>
          <w:marRight w:val="0"/>
          <w:marTop w:val="0"/>
          <w:marBottom w:val="0"/>
          <w:divBdr>
            <w:top w:val="none" w:sz="0" w:space="0" w:color="auto"/>
            <w:left w:val="none" w:sz="0" w:space="0" w:color="auto"/>
            <w:bottom w:val="none" w:sz="0" w:space="0" w:color="auto"/>
            <w:right w:val="none" w:sz="0" w:space="0" w:color="auto"/>
          </w:divBdr>
        </w:div>
        <w:div w:id="1216821208">
          <w:marLeft w:val="640"/>
          <w:marRight w:val="0"/>
          <w:marTop w:val="0"/>
          <w:marBottom w:val="0"/>
          <w:divBdr>
            <w:top w:val="none" w:sz="0" w:space="0" w:color="auto"/>
            <w:left w:val="none" w:sz="0" w:space="0" w:color="auto"/>
            <w:bottom w:val="none" w:sz="0" w:space="0" w:color="auto"/>
            <w:right w:val="none" w:sz="0" w:space="0" w:color="auto"/>
          </w:divBdr>
        </w:div>
        <w:div w:id="1282955419">
          <w:marLeft w:val="640"/>
          <w:marRight w:val="0"/>
          <w:marTop w:val="0"/>
          <w:marBottom w:val="0"/>
          <w:divBdr>
            <w:top w:val="none" w:sz="0" w:space="0" w:color="auto"/>
            <w:left w:val="none" w:sz="0" w:space="0" w:color="auto"/>
            <w:bottom w:val="none" w:sz="0" w:space="0" w:color="auto"/>
            <w:right w:val="none" w:sz="0" w:space="0" w:color="auto"/>
          </w:divBdr>
        </w:div>
        <w:div w:id="1315336098">
          <w:marLeft w:val="640"/>
          <w:marRight w:val="0"/>
          <w:marTop w:val="0"/>
          <w:marBottom w:val="0"/>
          <w:divBdr>
            <w:top w:val="none" w:sz="0" w:space="0" w:color="auto"/>
            <w:left w:val="none" w:sz="0" w:space="0" w:color="auto"/>
            <w:bottom w:val="none" w:sz="0" w:space="0" w:color="auto"/>
            <w:right w:val="none" w:sz="0" w:space="0" w:color="auto"/>
          </w:divBdr>
        </w:div>
        <w:div w:id="1348600990">
          <w:marLeft w:val="640"/>
          <w:marRight w:val="0"/>
          <w:marTop w:val="0"/>
          <w:marBottom w:val="0"/>
          <w:divBdr>
            <w:top w:val="none" w:sz="0" w:space="0" w:color="auto"/>
            <w:left w:val="none" w:sz="0" w:space="0" w:color="auto"/>
            <w:bottom w:val="none" w:sz="0" w:space="0" w:color="auto"/>
            <w:right w:val="none" w:sz="0" w:space="0" w:color="auto"/>
          </w:divBdr>
        </w:div>
        <w:div w:id="1358461521">
          <w:marLeft w:val="640"/>
          <w:marRight w:val="0"/>
          <w:marTop w:val="0"/>
          <w:marBottom w:val="0"/>
          <w:divBdr>
            <w:top w:val="none" w:sz="0" w:space="0" w:color="auto"/>
            <w:left w:val="none" w:sz="0" w:space="0" w:color="auto"/>
            <w:bottom w:val="none" w:sz="0" w:space="0" w:color="auto"/>
            <w:right w:val="none" w:sz="0" w:space="0" w:color="auto"/>
          </w:divBdr>
        </w:div>
        <w:div w:id="1370643533">
          <w:marLeft w:val="640"/>
          <w:marRight w:val="0"/>
          <w:marTop w:val="0"/>
          <w:marBottom w:val="0"/>
          <w:divBdr>
            <w:top w:val="none" w:sz="0" w:space="0" w:color="auto"/>
            <w:left w:val="none" w:sz="0" w:space="0" w:color="auto"/>
            <w:bottom w:val="none" w:sz="0" w:space="0" w:color="auto"/>
            <w:right w:val="none" w:sz="0" w:space="0" w:color="auto"/>
          </w:divBdr>
        </w:div>
        <w:div w:id="1379627666">
          <w:marLeft w:val="640"/>
          <w:marRight w:val="0"/>
          <w:marTop w:val="0"/>
          <w:marBottom w:val="0"/>
          <w:divBdr>
            <w:top w:val="none" w:sz="0" w:space="0" w:color="auto"/>
            <w:left w:val="none" w:sz="0" w:space="0" w:color="auto"/>
            <w:bottom w:val="none" w:sz="0" w:space="0" w:color="auto"/>
            <w:right w:val="none" w:sz="0" w:space="0" w:color="auto"/>
          </w:divBdr>
        </w:div>
        <w:div w:id="1402174055">
          <w:marLeft w:val="640"/>
          <w:marRight w:val="0"/>
          <w:marTop w:val="0"/>
          <w:marBottom w:val="0"/>
          <w:divBdr>
            <w:top w:val="none" w:sz="0" w:space="0" w:color="auto"/>
            <w:left w:val="none" w:sz="0" w:space="0" w:color="auto"/>
            <w:bottom w:val="none" w:sz="0" w:space="0" w:color="auto"/>
            <w:right w:val="none" w:sz="0" w:space="0" w:color="auto"/>
          </w:divBdr>
        </w:div>
        <w:div w:id="1425689586">
          <w:marLeft w:val="640"/>
          <w:marRight w:val="0"/>
          <w:marTop w:val="0"/>
          <w:marBottom w:val="0"/>
          <w:divBdr>
            <w:top w:val="none" w:sz="0" w:space="0" w:color="auto"/>
            <w:left w:val="none" w:sz="0" w:space="0" w:color="auto"/>
            <w:bottom w:val="none" w:sz="0" w:space="0" w:color="auto"/>
            <w:right w:val="none" w:sz="0" w:space="0" w:color="auto"/>
          </w:divBdr>
        </w:div>
        <w:div w:id="1475832127">
          <w:marLeft w:val="640"/>
          <w:marRight w:val="0"/>
          <w:marTop w:val="0"/>
          <w:marBottom w:val="0"/>
          <w:divBdr>
            <w:top w:val="none" w:sz="0" w:space="0" w:color="auto"/>
            <w:left w:val="none" w:sz="0" w:space="0" w:color="auto"/>
            <w:bottom w:val="none" w:sz="0" w:space="0" w:color="auto"/>
            <w:right w:val="none" w:sz="0" w:space="0" w:color="auto"/>
          </w:divBdr>
        </w:div>
        <w:div w:id="1481844100">
          <w:marLeft w:val="640"/>
          <w:marRight w:val="0"/>
          <w:marTop w:val="0"/>
          <w:marBottom w:val="0"/>
          <w:divBdr>
            <w:top w:val="none" w:sz="0" w:space="0" w:color="auto"/>
            <w:left w:val="none" w:sz="0" w:space="0" w:color="auto"/>
            <w:bottom w:val="none" w:sz="0" w:space="0" w:color="auto"/>
            <w:right w:val="none" w:sz="0" w:space="0" w:color="auto"/>
          </w:divBdr>
        </w:div>
        <w:div w:id="1483888373">
          <w:marLeft w:val="640"/>
          <w:marRight w:val="0"/>
          <w:marTop w:val="0"/>
          <w:marBottom w:val="0"/>
          <w:divBdr>
            <w:top w:val="none" w:sz="0" w:space="0" w:color="auto"/>
            <w:left w:val="none" w:sz="0" w:space="0" w:color="auto"/>
            <w:bottom w:val="none" w:sz="0" w:space="0" w:color="auto"/>
            <w:right w:val="none" w:sz="0" w:space="0" w:color="auto"/>
          </w:divBdr>
        </w:div>
        <w:div w:id="1488741729">
          <w:marLeft w:val="640"/>
          <w:marRight w:val="0"/>
          <w:marTop w:val="0"/>
          <w:marBottom w:val="0"/>
          <w:divBdr>
            <w:top w:val="none" w:sz="0" w:space="0" w:color="auto"/>
            <w:left w:val="none" w:sz="0" w:space="0" w:color="auto"/>
            <w:bottom w:val="none" w:sz="0" w:space="0" w:color="auto"/>
            <w:right w:val="none" w:sz="0" w:space="0" w:color="auto"/>
          </w:divBdr>
        </w:div>
        <w:div w:id="1497724741">
          <w:marLeft w:val="640"/>
          <w:marRight w:val="0"/>
          <w:marTop w:val="0"/>
          <w:marBottom w:val="0"/>
          <w:divBdr>
            <w:top w:val="none" w:sz="0" w:space="0" w:color="auto"/>
            <w:left w:val="none" w:sz="0" w:space="0" w:color="auto"/>
            <w:bottom w:val="none" w:sz="0" w:space="0" w:color="auto"/>
            <w:right w:val="none" w:sz="0" w:space="0" w:color="auto"/>
          </w:divBdr>
        </w:div>
        <w:div w:id="1521509195">
          <w:marLeft w:val="640"/>
          <w:marRight w:val="0"/>
          <w:marTop w:val="0"/>
          <w:marBottom w:val="0"/>
          <w:divBdr>
            <w:top w:val="none" w:sz="0" w:space="0" w:color="auto"/>
            <w:left w:val="none" w:sz="0" w:space="0" w:color="auto"/>
            <w:bottom w:val="none" w:sz="0" w:space="0" w:color="auto"/>
            <w:right w:val="none" w:sz="0" w:space="0" w:color="auto"/>
          </w:divBdr>
        </w:div>
        <w:div w:id="1556040884">
          <w:marLeft w:val="640"/>
          <w:marRight w:val="0"/>
          <w:marTop w:val="0"/>
          <w:marBottom w:val="0"/>
          <w:divBdr>
            <w:top w:val="none" w:sz="0" w:space="0" w:color="auto"/>
            <w:left w:val="none" w:sz="0" w:space="0" w:color="auto"/>
            <w:bottom w:val="none" w:sz="0" w:space="0" w:color="auto"/>
            <w:right w:val="none" w:sz="0" w:space="0" w:color="auto"/>
          </w:divBdr>
        </w:div>
        <w:div w:id="1561018434">
          <w:marLeft w:val="640"/>
          <w:marRight w:val="0"/>
          <w:marTop w:val="0"/>
          <w:marBottom w:val="0"/>
          <w:divBdr>
            <w:top w:val="none" w:sz="0" w:space="0" w:color="auto"/>
            <w:left w:val="none" w:sz="0" w:space="0" w:color="auto"/>
            <w:bottom w:val="none" w:sz="0" w:space="0" w:color="auto"/>
            <w:right w:val="none" w:sz="0" w:space="0" w:color="auto"/>
          </w:divBdr>
        </w:div>
        <w:div w:id="1602295421">
          <w:marLeft w:val="640"/>
          <w:marRight w:val="0"/>
          <w:marTop w:val="0"/>
          <w:marBottom w:val="0"/>
          <w:divBdr>
            <w:top w:val="none" w:sz="0" w:space="0" w:color="auto"/>
            <w:left w:val="none" w:sz="0" w:space="0" w:color="auto"/>
            <w:bottom w:val="none" w:sz="0" w:space="0" w:color="auto"/>
            <w:right w:val="none" w:sz="0" w:space="0" w:color="auto"/>
          </w:divBdr>
        </w:div>
        <w:div w:id="1606424891">
          <w:marLeft w:val="640"/>
          <w:marRight w:val="0"/>
          <w:marTop w:val="0"/>
          <w:marBottom w:val="0"/>
          <w:divBdr>
            <w:top w:val="none" w:sz="0" w:space="0" w:color="auto"/>
            <w:left w:val="none" w:sz="0" w:space="0" w:color="auto"/>
            <w:bottom w:val="none" w:sz="0" w:space="0" w:color="auto"/>
            <w:right w:val="none" w:sz="0" w:space="0" w:color="auto"/>
          </w:divBdr>
        </w:div>
        <w:div w:id="1623801700">
          <w:marLeft w:val="640"/>
          <w:marRight w:val="0"/>
          <w:marTop w:val="0"/>
          <w:marBottom w:val="0"/>
          <w:divBdr>
            <w:top w:val="none" w:sz="0" w:space="0" w:color="auto"/>
            <w:left w:val="none" w:sz="0" w:space="0" w:color="auto"/>
            <w:bottom w:val="none" w:sz="0" w:space="0" w:color="auto"/>
            <w:right w:val="none" w:sz="0" w:space="0" w:color="auto"/>
          </w:divBdr>
        </w:div>
        <w:div w:id="1628008790">
          <w:marLeft w:val="640"/>
          <w:marRight w:val="0"/>
          <w:marTop w:val="0"/>
          <w:marBottom w:val="0"/>
          <w:divBdr>
            <w:top w:val="none" w:sz="0" w:space="0" w:color="auto"/>
            <w:left w:val="none" w:sz="0" w:space="0" w:color="auto"/>
            <w:bottom w:val="none" w:sz="0" w:space="0" w:color="auto"/>
            <w:right w:val="none" w:sz="0" w:space="0" w:color="auto"/>
          </w:divBdr>
        </w:div>
        <w:div w:id="1628318100">
          <w:marLeft w:val="640"/>
          <w:marRight w:val="0"/>
          <w:marTop w:val="0"/>
          <w:marBottom w:val="0"/>
          <w:divBdr>
            <w:top w:val="none" w:sz="0" w:space="0" w:color="auto"/>
            <w:left w:val="none" w:sz="0" w:space="0" w:color="auto"/>
            <w:bottom w:val="none" w:sz="0" w:space="0" w:color="auto"/>
            <w:right w:val="none" w:sz="0" w:space="0" w:color="auto"/>
          </w:divBdr>
        </w:div>
        <w:div w:id="1704289257">
          <w:marLeft w:val="640"/>
          <w:marRight w:val="0"/>
          <w:marTop w:val="0"/>
          <w:marBottom w:val="0"/>
          <w:divBdr>
            <w:top w:val="none" w:sz="0" w:space="0" w:color="auto"/>
            <w:left w:val="none" w:sz="0" w:space="0" w:color="auto"/>
            <w:bottom w:val="none" w:sz="0" w:space="0" w:color="auto"/>
            <w:right w:val="none" w:sz="0" w:space="0" w:color="auto"/>
          </w:divBdr>
        </w:div>
        <w:div w:id="1705868115">
          <w:marLeft w:val="640"/>
          <w:marRight w:val="0"/>
          <w:marTop w:val="0"/>
          <w:marBottom w:val="0"/>
          <w:divBdr>
            <w:top w:val="none" w:sz="0" w:space="0" w:color="auto"/>
            <w:left w:val="none" w:sz="0" w:space="0" w:color="auto"/>
            <w:bottom w:val="none" w:sz="0" w:space="0" w:color="auto"/>
            <w:right w:val="none" w:sz="0" w:space="0" w:color="auto"/>
          </w:divBdr>
        </w:div>
        <w:div w:id="1712075496">
          <w:marLeft w:val="640"/>
          <w:marRight w:val="0"/>
          <w:marTop w:val="0"/>
          <w:marBottom w:val="0"/>
          <w:divBdr>
            <w:top w:val="none" w:sz="0" w:space="0" w:color="auto"/>
            <w:left w:val="none" w:sz="0" w:space="0" w:color="auto"/>
            <w:bottom w:val="none" w:sz="0" w:space="0" w:color="auto"/>
            <w:right w:val="none" w:sz="0" w:space="0" w:color="auto"/>
          </w:divBdr>
        </w:div>
        <w:div w:id="1719670823">
          <w:marLeft w:val="640"/>
          <w:marRight w:val="0"/>
          <w:marTop w:val="0"/>
          <w:marBottom w:val="0"/>
          <w:divBdr>
            <w:top w:val="none" w:sz="0" w:space="0" w:color="auto"/>
            <w:left w:val="none" w:sz="0" w:space="0" w:color="auto"/>
            <w:bottom w:val="none" w:sz="0" w:space="0" w:color="auto"/>
            <w:right w:val="none" w:sz="0" w:space="0" w:color="auto"/>
          </w:divBdr>
        </w:div>
        <w:div w:id="1738937464">
          <w:marLeft w:val="640"/>
          <w:marRight w:val="0"/>
          <w:marTop w:val="0"/>
          <w:marBottom w:val="0"/>
          <w:divBdr>
            <w:top w:val="none" w:sz="0" w:space="0" w:color="auto"/>
            <w:left w:val="none" w:sz="0" w:space="0" w:color="auto"/>
            <w:bottom w:val="none" w:sz="0" w:space="0" w:color="auto"/>
            <w:right w:val="none" w:sz="0" w:space="0" w:color="auto"/>
          </w:divBdr>
        </w:div>
        <w:div w:id="1743288559">
          <w:marLeft w:val="640"/>
          <w:marRight w:val="0"/>
          <w:marTop w:val="0"/>
          <w:marBottom w:val="0"/>
          <w:divBdr>
            <w:top w:val="none" w:sz="0" w:space="0" w:color="auto"/>
            <w:left w:val="none" w:sz="0" w:space="0" w:color="auto"/>
            <w:bottom w:val="none" w:sz="0" w:space="0" w:color="auto"/>
            <w:right w:val="none" w:sz="0" w:space="0" w:color="auto"/>
          </w:divBdr>
        </w:div>
        <w:div w:id="1756854699">
          <w:marLeft w:val="640"/>
          <w:marRight w:val="0"/>
          <w:marTop w:val="0"/>
          <w:marBottom w:val="0"/>
          <w:divBdr>
            <w:top w:val="none" w:sz="0" w:space="0" w:color="auto"/>
            <w:left w:val="none" w:sz="0" w:space="0" w:color="auto"/>
            <w:bottom w:val="none" w:sz="0" w:space="0" w:color="auto"/>
            <w:right w:val="none" w:sz="0" w:space="0" w:color="auto"/>
          </w:divBdr>
        </w:div>
        <w:div w:id="1763187789">
          <w:marLeft w:val="640"/>
          <w:marRight w:val="0"/>
          <w:marTop w:val="0"/>
          <w:marBottom w:val="0"/>
          <w:divBdr>
            <w:top w:val="none" w:sz="0" w:space="0" w:color="auto"/>
            <w:left w:val="none" w:sz="0" w:space="0" w:color="auto"/>
            <w:bottom w:val="none" w:sz="0" w:space="0" w:color="auto"/>
            <w:right w:val="none" w:sz="0" w:space="0" w:color="auto"/>
          </w:divBdr>
        </w:div>
        <w:div w:id="1766029827">
          <w:marLeft w:val="640"/>
          <w:marRight w:val="0"/>
          <w:marTop w:val="0"/>
          <w:marBottom w:val="0"/>
          <w:divBdr>
            <w:top w:val="none" w:sz="0" w:space="0" w:color="auto"/>
            <w:left w:val="none" w:sz="0" w:space="0" w:color="auto"/>
            <w:bottom w:val="none" w:sz="0" w:space="0" w:color="auto"/>
            <w:right w:val="none" w:sz="0" w:space="0" w:color="auto"/>
          </w:divBdr>
        </w:div>
        <w:div w:id="1853296810">
          <w:marLeft w:val="640"/>
          <w:marRight w:val="0"/>
          <w:marTop w:val="0"/>
          <w:marBottom w:val="0"/>
          <w:divBdr>
            <w:top w:val="none" w:sz="0" w:space="0" w:color="auto"/>
            <w:left w:val="none" w:sz="0" w:space="0" w:color="auto"/>
            <w:bottom w:val="none" w:sz="0" w:space="0" w:color="auto"/>
            <w:right w:val="none" w:sz="0" w:space="0" w:color="auto"/>
          </w:divBdr>
        </w:div>
        <w:div w:id="1879973665">
          <w:marLeft w:val="640"/>
          <w:marRight w:val="0"/>
          <w:marTop w:val="0"/>
          <w:marBottom w:val="0"/>
          <w:divBdr>
            <w:top w:val="none" w:sz="0" w:space="0" w:color="auto"/>
            <w:left w:val="none" w:sz="0" w:space="0" w:color="auto"/>
            <w:bottom w:val="none" w:sz="0" w:space="0" w:color="auto"/>
            <w:right w:val="none" w:sz="0" w:space="0" w:color="auto"/>
          </w:divBdr>
        </w:div>
        <w:div w:id="1940213923">
          <w:marLeft w:val="640"/>
          <w:marRight w:val="0"/>
          <w:marTop w:val="0"/>
          <w:marBottom w:val="0"/>
          <w:divBdr>
            <w:top w:val="none" w:sz="0" w:space="0" w:color="auto"/>
            <w:left w:val="none" w:sz="0" w:space="0" w:color="auto"/>
            <w:bottom w:val="none" w:sz="0" w:space="0" w:color="auto"/>
            <w:right w:val="none" w:sz="0" w:space="0" w:color="auto"/>
          </w:divBdr>
        </w:div>
        <w:div w:id="1972052803">
          <w:marLeft w:val="640"/>
          <w:marRight w:val="0"/>
          <w:marTop w:val="0"/>
          <w:marBottom w:val="0"/>
          <w:divBdr>
            <w:top w:val="none" w:sz="0" w:space="0" w:color="auto"/>
            <w:left w:val="none" w:sz="0" w:space="0" w:color="auto"/>
            <w:bottom w:val="none" w:sz="0" w:space="0" w:color="auto"/>
            <w:right w:val="none" w:sz="0" w:space="0" w:color="auto"/>
          </w:divBdr>
        </w:div>
        <w:div w:id="2009207666">
          <w:marLeft w:val="640"/>
          <w:marRight w:val="0"/>
          <w:marTop w:val="0"/>
          <w:marBottom w:val="0"/>
          <w:divBdr>
            <w:top w:val="none" w:sz="0" w:space="0" w:color="auto"/>
            <w:left w:val="none" w:sz="0" w:space="0" w:color="auto"/>
            <w:bottom w:val="none" w:sz="0" w:space="0" w:color="auto"/>
            <w:right w:val="none" w:sz="0" w:space="0" w:color="auto"/>
          </w:divBdr>
        </w:div>
        <w:div w:id="2057046222">
          <w:marLeft w:val="640"/>
          <w:marRight w:val="0"/>
          <w:marTop w:val="0"/>
          <w:marBottom w:val="0"/>
          <w:divBdr>
            <w:top w:val="none" w:sz="0" w:space="0" w:color="auto"/>
            <w:left w:val="none" w:sz="0" w:space="0" w:color="auto"/>
            <w:bottom w:val="none" w:sz="0" w:space="0" w:color="auto"/>
            <w:right w:val="none" w:sz="0" w:space="0" w:color="auto"/>
          </w:divBdr>
        </w:div>
        <w:div w:id="2073650098">
          <w:marLeft w:val="640"/>
          <w:marRight w:val="0"/>
          <w:marTop w:val="0"/>
          <w:marBottom w:val="0"/>
          <w:divBdr>
            <w:top w:val="none" w:sz="0" w:space="0" w:color="auto"/>
            <w:left w:val="none" w:sz="0" w:space="0" w:color="auto"/>
            <w:bottom w:val="none" w:sz="0" w:space="0" w:color="auto"/>
            <w:right w:val="none" w:sz="0" w:space="0" w:color="auto"/>
          </w:divBdr>
        </w:div>
      </w:divsChild>
    </w:div>
    <w:div w:id="2074348099">
      <w:bodyDiv w:val="1"/>
      <w:marLeft w:val="0"/>
      <w:marRight w:val="0"/>
      <w:marTop w:val="0"/>
      <w:marBottom w:val="0"/>
      <w:divBdr>
        <w:top w:val="none" w:sz="0" w:space="0" w:color="auto"/>
        <w:left w:val="none" w:sz="0" w:space="0" w:color="auto"/>
        <w:bottom w:val="none" w:sz="0" w:space="0" w:color="auto"/>
        <w:right w:val="none" w:sz="0" w:space="0" w:color="auto"/>
      </w:divBdr>
      <w:divsChild>
        <w:div w:id="1963607035">
          <w:marLeft w:val="640"/>
          <w:marRight w:val="0"/>
          <w:marTop w:val="0"/>
          <w:marBottom w:val="0"/>
          <w:divBdr>
            <w:top w:val="none" w:sz="0" w:space="0" w:color="auto"/>
            <w:left w:val="none" w:sz="0" w:space="0" w:color="auto"/>
            <w:bottom w:val="none" w:sz="0" w:space="0" w:color="auto"/>
            <w:right w:val="none" w:sz="0" w:space="0" w:color="auto"/>
          </w:divBdr>
        </w:div>
        <w:div w:id="228346504">
          <w:marLeft w:val="640"/>
          <w:marRight w:val="0"/>
          <w:marTop w:val="0"/>
          <w:marBottom w:val="0"/>
          <w:divBdr>
            <w:top w:val="none" w:sz="0" w:space="0" w:color="auto"/>
            <w:left w:val="none" w:sz="0" w:space="0" w:color="auto"/>
            <w:bottom w:val="none" w:sz="0" w:space="0" w:color="auto"/>
            <w:right w:val="none" w:sz="0" w:space="0" w:color="auto"/>
          </w:divBdr>
        </w:div>
        <w:div w:id="1839342610">
          <w:marLeft w:val="640"/>
          <w:marRight w:val="0"/>
          <w:marTop w:val="0"/>
          <w:marBottom w:val="0"/>
          <w:divBdr>
            <w:top w:val="none" w:sz="0" w:space="0" w:color="auto"/>
            <w:left w:val="none" w:sz="0" w:space="0" w:color="auto"/>
            <w:bottom w:val="none" w:sz="0" w:space="0" w:color="auto"/>
            <w:right w:val="none" w:sz="0" w:space="0" w:color="auto"/>
          </w:divBdr>
        </w:div>
        <w:div w:id="1488547260">
          <w:marLeft w:val="640"/>
          <w:marRight w:val="0"/>
          <w:marTop w:val="0"/>
          <w:marBottom w:val="0"/>
          <w:divBdr>
            <w:top w:val="none" w:sz="0" w:space="0" w:color="auto"/>
            <w:left w:val="none" w:sz="0" w:space="0" w:color="auto"/>
            <w:bottom w:val="none" w:sz="0" w:space="0" w:color="auto"/>
            <w:right w:val="none" w:sz="0" w:space="0" w:color="auto"/>
          </w:divBdr>
        </w:div>
        <w:div w:id="1691103592">
          <w:marLeft w:val="640"/>
          <w:marRight w:val="0"/>
          <w:marTop w:val="0"/>
          <w:marBottom w:val="0"/>
          <w:divBdr>
            <w:top w:val="none" w:sz="0" w:space="0" w:color="auto"/>
            <w:left w:val="none" w:sz="0" w:space="0" w:color="auto"/>
            <w:bottom w:val="none" w:sz="0" w:space="0" w:color="auto"/>
            <w:right w:val="none" w:sz="0" w:space="0" w:color="auto"/>
          </w:divBdr>
        </w:div>
        <w:div w:id="146287897">
          <w:marLeft w:val="640"/>
          <w:marRight w:val="0"/>
          <w:marTop w:val="0"/>
          <w:marBottom w:val="0"/>
          <w:divBdr>
            <w:top w:val="none" w:sz="0" w:space="0" w:color="auto"/>
            <w:left w:val="none" w:sz="0" w:space="0" w:color="auto"/>
            <w:bottom w:val="none" w:sz="0" w:space="0" w:color="auto"/>
            <w:right w:val="none" w:sz="0" w:space="0" w:color="auto"/>
          </w:divBdr>
        </w:div>
        <w:div w:id="918949057">
          <w:marLeft w:val="640"/>
          <w:marRight w:val="0"/>
          <w:marTop w:val="0"/>
          <w:marBottom w:val="0"/>
          <w:divBdr>
            <w:top w:val="none" w:sz="0" w:space="0" w:color="auto"/>
            <w:left w:val="none" w:sz="0" w:space="0" w:color="auto"/>
            <w:bottom w:val="none" w:sz="0" w:space="0" w:color="auto"/>
            <w:right w:val="none" w:sz="0" w:space="0" w:color="auto"/>
          </w:divBdr>
        </w:div>
        <w:div w:id="1548301436">
          <w:marLeft w:val="640"/>
          <w:marRight w:val="0"/>
          <w:marTop w:val="0"/>
          <w:marBottom w:val="0"/>
          <w:divBdr>
            <w:top w:val="none" w:sz="0" w:space="0" w:color="auto"/>
            <w:left w:val="none" w:sz="0" w:space="0" w:color="auto"/>
            <w:bottom w:val="none" w:sz="0" w:space="0" w:color="auto"/>
            <w:right w:val="none" w:sz="0" w:space="0" w:color="auto"/>
          </w:divBdr>
        </w:div>
        <w:div w:id="160239936">
          <w:marLeft w:val="640"/>
          <w:marRight w:val="0"/>
          <w:marTop w:val="0"/>
          <w:marBottom w:val="0"/>
          <w:divBdr>
            <w:top w:val="none" w:sz="0" w:space="0" w:color="auto"/>
            <w:left w:val="none" w:sz="0" w:space="0" w:color="auto"/>
            <w:bottom w:val="none" w:sz="0" w:space="0" w:color="auto"/>
            <w:right w:val="none" w:sz="0" w:space="0" w:color="auto"/>
          </w:divBdr>
        </w:div>
        <w:div w:id="1088189936">
          <w:marLeft w:val="640"/>
          <w:marRight w:val="0"/>
          <w:marTop w:val="0"/>
          <w:marBottom w:val="0"/>
          <w:divBdr>
            <w:top w:val="none" w:sz="0" w:space="0" w:color="auto"/>
            <w:left w:val="none" w:sz="0" w:space="0" w:color="auto"/>
            <w:bottom w:val="none" w:sz="0" w:space="0" w:color="auto"/>
            <w:right w:val="none" w:sz="0" w:space="0" w:color="auto"/>
          </w:divBdr>
        </w:div>
        <w:div w:id="706418404">
          <w:marLeft w:val="640"/>
          <w:marRight w:val="0"/>
          <w:marTop w:val="0"/>
          <w:marBottom w:val="0"/>
          <w:divBdr>
            <w:top w:val="none" w:sz="0" w:space="0" w:color="auto"/>
            <w:left w:val="none" w:sz="0" w:space="0" w:color="auto"/>
            <w:bottom w:val="none" w:sz="0" w:space="0" w:color="auto"/>
            <w:right w:val="none" w:sz="0" w:space="0" w:color="auto"/>
          </w:divBdr>
        </w:div>
        <w:div w:id="618142748">
          <w:marLeft w:val="640"/>
          <w:marRight w:val="0"/>
          <w:marTop w:val="0"/>
          <w:marBottom w:val="0"/>
          <w:divBdr>
            <w:top w:val="none" w:sz="0" w:space="0" w:color="auto"/>
            <w:left w:val="none" w:sz="0" w:space="0" w:color="auto"/>
            <w:bottom w:val="none" w:sz="0" w:space="0" w:color="auto"/>
            <w:right w:val="none" w:sz="0" w:space="0" w:color="auto"/>
          </w:divBdr>
        </w:div>
        <w:div w:id="2107261227">
          <w:marLeft w:val="640"/>
          <w:marRight w:val="0"/>
          <w:marTop w:val="0"/>
          <w:marBottom w:val="0"/>
          <w:divBdr>
            <w:top w:val="none" w:sz="0" w:space="0" w:color="auto"/>
            <w:left w:val="none" w:sz="0" w:space="0" w:color="auto"/>
            <w:bottom w:val="none" w:sz="0" w:space="0" w:color="auto"/>
            <w:right w:val="none" w:sz="0" w:space="0" w:color="auto"/>
          </w:divBdr>
        </w:div>
        <w:div w:id="567037857">
          <w:marLeft w:val="640"/>
          <w:marRight w:val="0"/>
          <w:marTop w:val="0"/>
          <w:marBottom w:val="0"/>
          <w:divBdr>
            <w:top w:val="none" w:sz="0" w:space="0" w:color="auto"/>
            <w:left w:val="none" w:sz="0" w:space="0" w:color="auto"/>
            <w:bottom w:val="none" w:sz="0" w:space="0" w:color="auto"/>
            <w:right w:val="none" w:sz="0" w:space="0" w:color="auto"/>
          </w:divBdr>
        </w:div>
        <w:div w:id="1876186840">
          <w:marLeft w:val="640"/>
          <w:marRight w:val="0"/>
          <w:marTop w:val="0"/>
          <w:marBottom w:val="0"/>
          <w:divBdr>
            <w:top w:val="none" w:sz="0" w:space="0" w:color="auto"/>
            <w:left w:val="none" w:sz="0" w:space="0" w:color="auto"/>
            <w:bottom w:val="none" w:sz="0" w:space="0" w:color="auto"/>
            <w:right w:val="none" w:sz="0" w:space="0" w:color="auto"/>
          </w:divBdr>
        </w:div>
        <w:div w:id="1365669087">
          <w:marLeft w:val="640"/>
          <w:marRight w:val="0"/>
          <w:marTop w:val="0"/>
          <w:marBottom w:val="0"/>
          <w:divBdr>
            <w:top w:val="none" w:sz="0" w:space="0" w:color="auto"/>
            <w:left w:val="none" w:sz="0" w:space="0" w:color="auto"/>
            <w:bottom w:val="none" w:sz="0" w:space="0" w:color="auto"/>
            <w:right w:val="none" w:sz="0" w:space="0" w:color="auto"/>
          </w:divBdr>
        </w:div>
        <w:div w:id="888952590">
          <w:marLeft w:val="640"/>
          <w:marRight w:val="0"/>
          <w:marTop w:val="0"/>
          <w:marBottom w:val="0"/>
          <w:divBdr>
            <w:top w:val="none" w:sz="0" w:space="0" w:color="auto"/>
            <w:left w:val="none" w:sz="0" w:space="0" w:color="auto"/>
            <w:bottom w:val="none" w:sz="0" w:space="0" w:color="auto"/>
            <w:right w:val="none" w:sz="0" w:space="0" w:color="auto"/>
          </w:divBdr>
        </w:div>
        <w:div w:id="1687974063">
          <w:marLeft w:val="640"/>
          <w:marRight w:val="0"/>
          <w:marTop w:val="0"/>
          <w:marBottom w:val="0"/>
          <w:divBdr>
            <w:top w:val="none" w:sz="0" w:space="0" w:color="auto"/>
            <w:left w:val="none" w:sz="0" w:space="0" w:color="auto"/>
            <w:bottom w:val="none" w:sz="0" w:space="0" w:color="auto"/>
            <w:right w:val="none" w:sz="0" w:space="0" w:color="auto"/>
          </w:divBdr>
        </w:div>
        <w:div w:id="211886902">
          <w:marLeft w:val="640"/>
          <w:marRight w:val="0"/>
          <w:marTop w:val="0"/>
          <w:marBottom w:val="0"/>
          <w:divBdr>
            <w:top w:val="none" w:sz="0" w:space="0" w:color="auto"/>
            <w:left w:val="none" w:sz="0" w:space="0" w:color="auto"/>
            <w:bottom w:val="none" w:sz="0" w:space="0" w:color="auto"/>
            <w:right w:val="none" w:sz="0" w:space="0" w:color="auto"/>
          </w:divBdr>
        </w:div>
        <w:div w:id="1868565917">
          <w:marLeft w:val="640"/>
          <w:marRight w:val="0"/>
          <w:marTop w:val="0"/>
          <w:marBottom w:val="0"/>
          <w:divBdr>
            <w:top w:val="none" w:sz="0" w:space="0" w:color="auto"/>
            <w:left w:val="none" w:sz="0" w:space="0" w:color="auto"/>
            <w:bottom w:val="none" w:sz="0" w:space="0" w:color="auto"/>
            <w:right w:val="none" w:sz="0" w:space="0" w:color="auto"/>
          </w:divBdr>
        </w:div>
        <w:div w:id="1095902882">
          <w:marLeft w:val="640"/>
          <w:marRight w:val="0"/>
          <w:marTop w:val="0"/>
          <w:marBottom w:val="0"/>
          <w:divBdr>
            <w:top w:val="none" w:sz="0" w:space="0" w:color="auto"/>
            <w:left w:val="none" w:sz="0" w:space="0" w:color="auto"/>
            <w:bottom w:val="none" w:sz="0" w:space="0" w:color="auto"/>
            <w:right w:val="none" w:sz="0" w:space="0" w:color="auto"/>
          </w:divBdr>
        </w:div>
        <w:div w:id="399911709">
          <w:marLeft w:val="640"/>
          <w:marRight w:val="0"/>
          <w:marTop w:val="0"/>
          <w:marBottom w:val="0"/>
          <w:divBdr>
            <w:top w:val="none" w:sz="0" w:space="0" w:color="auto"/>
            <w:left w:val="none" w:sz="0" w:space="0" w:color="auto"/>
            <w:bottom w:val="none" w:sz="0" w:space="0" w:color="auto"/>
            <w:right w:val="none" w:sz="0" w:space="0" w:color="auto"/>
          </w:divBdr>
        </w:div>
        <w:div w:id="2060858070">
          <w:marLeft w:val="640"/>
          <w:marRight w:val="0"/>
          <w:marTop w:val="0"/>
          <w:marBottom w:val="0"/>
          <w:divBdr>
            <w:top w:val="none" w:sz="0" w:space="0" w:color="auto"/>
            <w:left w:val="none" w:sz="0" w:space="0" w:color="auto"/>
            <w:bottom w:val="none" w:sz="0" w:space="0" w:color="auto"/>
            <w:right w:val="none" w:sz="0" w:space="0" w:color="auto"/>
          </w:divBdr>
        </w:div>
        <w:div w:id="1181311865">
          <w:marLeft w:val="640"/>
          <w:marRight w:val="0"/>
          <w:marTop w:val="0"/>
          <w:marBottom w:val="0"/>
          <w:divBdr>
            <w:top w:val="none" w:sz="0" w:space="0" w:color="auto"/>
            <w:left w:val="none" w:sz="0" w:space="0" w:color="auto"/>
            <w:bottom w:val="none" w:sz="0" w:space="0" w:color="auto"/>
            <w:right w:val="none" w:sz="0" w:space="0" w:color="auto"/>
          </w:divBdr>
        </w:div>
        <w:div w:id="920795749">
          <w:marLeft w:val="640"/>
          <w:marRight w:val="0"/>
          <w:marTop w:val="0"/>
          <w:marBottom w:val="0"/>
          <w:divBdr>
            <w:top w:val="none" w:sz="0" w:space="0" w:color="auto"/>
            <w:left w:val="none" w:sz="0" w:space="0" w:color="auto"/>
            <w:bottom w:val="none" w:sz="0" w:space="0" w:color="auto"/>
            <w:right w:val="none" w:sz="0" w:space="0" w:color="auto"/>
          </w:divBdr>
        </w:div>
        <w:div w:id="1623998124">
          <w:marLeft w:val="640"/>
          <w:marRight w:val="0"/>
          <w:marTop w:val="0"/>
          <w:marBottom w:val="0"/>
          <w:divBdr>
            <w:top w:val="none" w:sz="0" w:space="0" w:color="auto"/>
            <w:left w:val="none" w:sz="0" w:space="0" w:color="auto"/>
            <w:bottom w:val="none" w:sz="0" w:space="0" w:color="auto"/>
            <w:right w:val="none" w:sz="0" w:space="0" w:color="auto"/>
          </w:divBdr>
        </w:div>
        <w:div w:id="1859079352">
          <w:marLeft w:val="640"/>
          <w:marRight w:val="0"/>
          <w:marTop w:val="0"/>
          <w:marBottom w:val="0"/>
          <w:divBdr>
            <w:top w:val="none" w:sz="0" w:space="0" w:color="auto"/>
            <w:left w:val="none" w:sz="0" w:space="0" w:color="auto"/>
            <w:bottom w:val="none" w:sz="0" w:space="0" w:color="auto"/>
            <w:right w:val="none" w:sz="0" w:space="0" w:color="auto"/>
          </w:divBdr>
        </w:div>
        <w:div w:id="988094503">
          <w:marLeft w:val="640"/>
          <w:marRight w:val="0"/>
          <w:marTop w:val="0"/>
          <w:marBottom w:val="0"/>
          <w:divBdr>
            <w:top w:val="none" w:sz="0" w:space="0" w:color="auto"/>
            <w:left w:val="none" w:sz="0" w:space="0" w:color="auto"/>
            <w:bottom w:val="none" w:sz="0" w:space="0" w:color="auto"/>
            <w:right w:val="none" w:sz="0" w:space="0" w:color="auto"/>
          </w:divBdr>
        </w:div>
        <w:div w:id="264004052">
          <w:marLeft w:val="640"/>
          <w:marRight w:val="0"/>
          <w:marTop w:val="0"/>
          <w:marBottom w:val="0"/>
          <w:divBdr>
            <w:top w:val="none" w:sz="0" w:space="0" w:color="auto"/>
            <w:left w:val="none" w:sz="0" w:space="0" w:color="auto"/>
            <w:bottom w:val="none" w:sz="0" w:space="0" w:color="auto"/>
            <w:right w:val="none" w:sz="0" w:space="0" w:color="auto"/>
          </w:divBdr>
        </w:div>
        <w:div w:id="599877255">
          <w:marLeft w:val="640"/>
          <w:marRight w:val="0"/>
          <w:marTop w:val="0"/>
          <w:marBottom w:val="0"/>
          <w:divBdr>
            <w:top w:val="none" w:sz="0" w:space="0" w:color="auto"/>
            <w:left w:val="none" w:sz="0" w:space="0" w:color="auto"/>
            <w:bottom w:val="none" w:sz="0" w:space="0" w:color="auto"/>
            <w:right w:val="none" w:sz="0" w:space="0" w:color="auto"/>
          </w:divBdr>
        </w:div>
        <w:div w:id="1932081854">
          <w:marLeft w:val="640"/>
          <w:marRight w:val="0"/>
          <w:marTop w:val="0"/>
          <w:marBottom w:val="0"/>
          <w:divBdr>
            <w:top w:val="none" w:sz="0" w:space="0" w:color="auto"/>
            <w:left w:val="none" w:sz="0" w:space="0" w:color="auto"/>
            <w:bottom w:val="none" w:sz="0" w:space="0" w:color="auto"/>
            <w:right w:val="none" w:sz="0" w:space="0" w:color="auto"/>
          </w:divBdr>
        </w:div>
        <w:div w:id="875895955">
          <w:marLeft w:val="640"/>
          <w:marRight w:val="0"/>
          <w:marTop w:val="0"/>
          <w:marBottom w:val="0"/>
          <w:divBdr>
            <w:top w:val="none" w:sz="0" w:space="0" w:color="auto"/>
            <w:left w:val="none" w:sz="0" w:space="0" w:color="auto"/>
            <w:bottom w:val="none" w:sz="0" w:space="0" w:color="auto"/>
            <w:right w:val="none" w:sz="0" w:space="0" w:color="auto"/>
          </w:divBdr>
        </w:div>
        <w:div w:id="1296915152">
          <w:marLeft w:val="640"/>
          <w:marRight w:val="0"/>
          <w:marTop w:val="0"/>
          <w:marBottom w:val="0"/>
          <w:divBdr>
            <w:top w:val="none" w:sz="0" w:space="0" w:color="auto"/>
            <w:left w:val="none" w:sz="0" w:space="0" w:color="auto"/>
            <w:bottom w:val="none" w:sz="0" w:space="0" w:color="auto"/>
            <w:right w:val="none" w:sz="0" w:space="0" w:color="auto"/>
          </w:divBdr>
        </w:div>
        <w:div w:id="1892573079">
          <w:marLeft w:val="640"/>
          <w:marRight w:val="0"/>
          <w:marTop w:val="0"/>
          <w:marBottom w:val="0"/>
          <w:divBdr>
            <w:top w:val="none" w:sz="0" w:space="0" w:color="auto"/>
            <w:left w:val="none" w:sz="0" w:space="0" w:color="auto"/>
            <w:bottom w:val="none" w:sz="0" w:space="0" w:color="auto"/>
            <w:right w:val="none" w:sz="0" w:space="0" w:color="auto"/>
          </w:divBdr>
        </w:div>
        <w:div w:id="1030492877">
          <w:marLeft w:val="640"/>
          <w:marRight w:val="0"/>
          <w:marTop w:val="0"/>
          <w:marBottom w:val="0"/>
          <w:divBdr>
            <w:top w:val="none" w:sz="0" w:space="0" w:color="auto"/>
            <w:left w:val="none" w:sz="0" w:space="0" w:color="auto"/>
            <w:bottom w:val="none" w:sz="0" w:space="0" w:color="auto"/>
            <w:right w:val="none" w:sz="0" w:space="0" w:color="auto"/>
          </w:divBdr>
        </w:div>
        <w:div w:id="1616129931">
          <w:marLeft w:val="640"/>
          <w:marRight w:val="0"/>
          <w:marTop w:val="0"/>
          <w:marBottom w:val="0"/>
          <w:divBdr>
            <w:top w:val="none" w:sz="0" w:space="0" w:color="auto"/>
            <w:left w:val="none" w:sz="0" w:space="0" w:color="auto"/>
            <w:bottom w:val="none" w:sz="0" w:space="0" w:color="auto"/>
            <w:right w:val="none" w:sz="0" w:space="0" w:color="auto"/>
          </w:divBdr>
        </w:div>
        <w:div w:id="2029016490">
          <w:marLeft w:val="640"/>
          <w:marRight w:val="0"/>
          <w:marTop w:val="0"/>
          <w:marBottom w:val="0"/>
          <w:divBdr>
            <w:top w:val="none" w:sz="0" w:space="0" w:color="auto"/>
            <w:left w:val="none" w:sz="0" w:space="0" w:color="auto"/>
            <w:bottom w:val="none" w:sz="0" w:space="0" w:color="auto"/>
            <w:right w:val="none" w:sz="0" w:space="0" w:color="auto"/>
          </w:divBdr>
        </w:div>
        <w:div w:id="2045672013">
          <w:marLeft w:val="640"/>
          <w:marRight w:val="0"/>
          <w:marTop w:val="0"/>
          <w:marBottom w:val="0"/>
          <w:divBdr>
            <w:top w:val="none" w:sz="0" w:space="0" w:color="auto"/>
            <w:left w:val="none" w:sz="0" w:space="0" w:color="auto"/>
            <w:bottom w:val="none" w:sz="0" w:space="0" w:color="auto"/>
            <w:right w:val="none" w:sz="0" w:space="0" w:color="auto"/>
          </w:divBdr>
        </w:div>
        <w:div w:id="375736359">
          <w:marLeft w:val="640"/>
          <w:marRight w:val="0"/>
          <w:marTop w:val="0"/>
          <w:marBottom w:val="0"/>
          <w:divBdr>
            <w:top w:val="none" w:sz="0" w:space="0" w:color="auto"/>
            <w:left w:val="none" w:sz="0" w:space="0" w:color="auto"/>
            <w:bottom w:val="none" w:sz="0" w:space="0" w:color="auto"/>
            <w:right w:val="none" w:sz="0" w:space="0" w:color="auto"/>
          </w:divBdr>
        </w:div>
        <w:div w:id="512231404">
          <w:marLeft w:val="640"/>
          <w:marRight w:val="0"/>
          <w:marTop w:val="0"/>
          <w:marBottom w:val="0"/>
          <w:divBdr>
            <w:top w:val="none" w:sz="0" w:space="0" w:color="auto"/>
            <w:left w:val="none" w:sz="0" w:space="0" w:color="auto"/>
            <w:bottom w:val="none" w:sz="0" w:space="0" w:color="auto"/>
            <w:right w:val="none" w:sz="0" w:space="0" w:color="auto"/>
          </w:divBdr>
        </w:div>
        <w:div w:id="4480752">
          <w:marLeft w:val="640"/>
          <w:marRight w:val="0"/>
          <w:marTop w:val="0"/>
          <w:marBottom w:val="0"/>
          <w:divBdr>
            <w:top w:val="none" w:sz="0" w:space="0" w:color="auto"/>
            <w:left w:val="none" w:sz="0" w:space="0" w:color="auto"/>
            <w:bottom w:val="none" w:sz="0" w:space="0" w:color="auto"/>
            <w:right w:val="none" w:sz="0" w:space="0" w:color="auto"/>
          </w:divBdr>
        </w:div>
        <w:div w:id="1102147880">
          <w:marLeft w:val="640"/>
          <w:marRight w:val="0"/>
          <w:marTop w:val="0"/>
          <w:marBottom w:val="0"/>
          <w:divBdr>
            <w:top w:val="none" w:sz="0" w:space="0" w:color="auto"/>
            <w:left w:val="none" w:sz="0" w:space="0" w:color="auto"/>
            <w:bottom w:val="none" w:sz="0" w:space="0" w:color="auto"/>
            <w:right w:val="none" w:sz="0" w:space="0" w:color="auto"/>
          </w:divBdr>
        </w:div>
        <w:div w:id="1033186464">
          <w:marLeft w:val="640"/>
          <w:marRight w:val="0"/>
          <w:marTop w:val="0"/>
          <w:marBottom w:val="0"/>
          <w:divBdr>
            <w:top w:val="none" w:sz="0" w:space="0" w:color="auto"/>
            <w:left w:val="none" w:sz="0" w:space="0" w:color="auto"/>
            <w:bottom w:val="none" w:sz="0" w:space="0" w:color="auto"/>
            <w:right w:val="none" w:sz="0" w:space="0" w:color="auto"/>
          </w:divBdr>
        </w:div>
        <w:div w:id="228661135">
          <w:marLeft w:val="640"/>
          <w:marRight w:val="0"/>
          <w:marTop w:val="0"/>
          <w:marBottom w:val="0"/>
          <w:divBdr>
            <w:top w:val="none" w:sz="0" w:space="0" w:color="auto"/>
            <w:left w:val="none" w:sz="0" w:space="0" w:color="auto"/>
            <w:bottom w:val="none" w:sz="0" w:space="0" w:color="auto"/>
            <w:right w:val="none" w:sz="0" w:space="0" w:color="auto"/>
          </w:divBdr>
        </w:div>
        <w:div w:id="1591501081">
          <w:marLeft w:val="640"/>
          <w:marRight w:val="0"/>
          <w:marTop w:val="0"/>
          <w:marBottom w:val="0"/>
          <w:divBdr>
            <w:top w:val="none" w:sz="0" w:space="0" w:color="auto"/>
            <w:left w:val="none" w:sz="0" w:space="0" w:color="auto"/>
            <w:bottom w:val="none" w:sz="0" w:space="0" w:color="auto"/>
            <w:right w:val="none" w:sz="0" w:space="0" w:color="auto"/>
          </w:divBdr>
        </w:div>
        <w:div w:id="769351470">
          <w:marLeft w:val="640"/>
          <w:marRight w:val="0"/>
          <w:marTop w:val="0"/>
          <w:marBottom w:val="0"/>
          <w:divBdr>
            <w:top w:val="none" w:sz="0" w:space="0" w:color="auto"/>
            <w:left w:val="none" w:sz="0" w:space="0" w:color="auto"/>
            <w:bottom w:val="none" w:sz="0" w:space="0" w:color="auto"/>
            <w:right w:val="none" w:sz="0" w:space="0" w:color="auto"/>
          </w:divBdr>
        </w:div>
        <w:div w:id="350495753">
          <w:marLeft w:val="640"/>
          <w:marRight w:val="0"/>
          <w:marTop w:val="0"/>
          <w:marBottom w:val="0"/>
          <w:divBdr>
            <w:top w:val="none" w:sz="0" w:space="0" w:color="auto"/>
            <w:left w:val="none" w:sz="0" w:space="0" w:color="auto"/>
            <w:bottom w:val="none" w:sz="0" w:space="0" w:color="auto"/>
            <w:right w:val="none" w:sz="0" w:space="0" w:color="auto"/>
          </w:divBdr>
        </w:div>
        <w:div w:id="118227448">
          <w:marLeft w:val="640"/>
          <w:marRight w:val="0"/>
          <w:marTop w:val="0"/>
          <w:marBottom w:val="0"/>
          <w:divBdr>
            <w:top w:val="none" w:sz="0" w:space="0" w:color="auto"/>
            <w:left w:val="none" w:sz="0" w:space="0" w:color="auto"/>
            <w:bottom w:val="none" w:sz="0" w:space="0" w:color="auto"/>
            <w:right w:val="none" w:sz="0" w:space="0" w:color="auto"/>
          </w:divBdr>
        </w:div>
        <w:div w:id="65996301">
          <w:marLeft w:val="640"/>
          <w:marRight w:val="0"/>
          <w:marTop w:val="0"/>
          <w:marBottom w:val="0"/>
          <w:divBdr>
            <w:top w:val="none" w:sz="0" w:space="0" w:color="auto"/>
            <w:left w:val="none" w:sz="0" w:space="0" w:color="auto"/>
            <w:bottom w:val="none" w:sz="0" w:space="0" w:color="auto"/>
            <w:right w:val="none" w:sz="0" w:space="0" w:color="auto"/>
          </w:divBdr>
        </w:div>
        <w:div w:id="805120792">
          <w:marLeft w:val="640"/>
          <w:marRight w:val="0"/>
          <w:marTop w:val="0"/>
          <w:marBottom w:val="0"/>
          <w:divBdr>
            <w:top w:val="none" w:sz="0" w:space="0" w:color="auto"/>
            <w:left w:val="none" w:sz="0" w:space="0" w:color="auto"/>
            <w:bottom w:val="none" w:sz="0" w:space="0" w:color="auto"/>
            <w:right w:val="none" w:sz="0" w:space="0" w:color="auto"/>
          </w:divBdr>
        </w:div>
        <w:div w:id="1047946545">
          <w:marLeft w:val="640"/>
          <w:marRight w:val="0"/>
          <w:marTop w:val="0"/>
          <w:marBottom w:val="0"/>
          <w:divBdr>
            <w:top w:val="none" w:sz="0" w:space="0" w:color="auto"/>
            <w:left w:val="none" w:sz="0" w:space="0" w:color="auto"/>
            <w:bottom w:val="none" w:sz="0" w:space="0" w:color="auto"/>
            <w:right w:val="none" w:sz="0" w:space="0" w:color="auto"/>
          </w:divBdr>
        </w:div>
        <w:div w:id="1071468398">
          <w:marLeft w:val="640"/>
          <w:marRight w:val="0"/>
          <w:marTop w:val="0"/>
          <w:marBottom w:val="0"/>
          <w:divBdr>
            <w:top w:val="none" w:sz="0" w:space="0" w:color="auto"/>
            <w:left w:val="none" w:sz="0" w:space="0" w:color="auto"/>
            <w:bottom w:val="none" w:sz="0" w:space="0" w:color="auto"/>
            <w:right w:val="none" w:sz="0" w:space="0" w:color="auto"/>
          </w:divBdr>
        </w:div>
        <w:div w:id="1612781363">
          <w:marLeft w:val="640"/>
          <w:marRight w:val="0"/>
          <w:marTop w:val="0"/>
          <w:marBottom w:val="0"/>
          <w:divBdr>
            <w:top w:val="none" w:sz="0" w:space="0" w:color="auto"/>
            <w:left w:val="none" w:sz="0" w:space="0" w:color="auto"/>
            <w:bottom w:val="none" w:sz="0" w:space="0" w:color="auto"/>
            <w:right w:val="none" w:sz="0" w:space="0" w:color="auto"/>
          </w:divBdr>
        </w:div>
        <w:div w:id="2114279845">
          <w:marLeft w:val="640"/>
          <w:marRight w:val="0"/>
          <w:marTop w:val="0"/>
          <w:marBottom w:val="0"/>
          <w:divBdr>
            <w:top w:val="none" w:sz="0" w:space="0" w:color="auto"/>
            <w:left w:val="none" w:sz="0" w:space="0" w:color="auto"/>
            <w:bottom w:val="none" w:sz="0" w:space="0" w:color="auto"/>
            <w:right w:val="none" w:sz="0" w:space="0" w:color="auto"/>
          </w:divBdr>
        </w:div>
        <w:div w:id="1145393123">
          <w:marLeft w:val="640"/>
          <w:marRight w:val="0"/>
          <w:marTop w:val="0"/>
          <w:marBottom w:val="0"/>
          <w:divBdr>
            <w:top w:val="none" w:sz="0" w:space="0" w:color="auto"/>
            <w:left w:val="none" w:sz="0" w:space="0" w:color="auto"/>
            <w:bottom w:val="none" w:sz="0" w:space="0" w:color="auto"/>
            <w:right w:val="none" w:sz="0" w:space="0" w:color="auto"/>
          </w:divBdr>
        </w:div>
        <w:div w:id="1682388031">
          <w:marLeft w:val="640"/>
          <w:marRight w:val="0"/>
          <w:marTop w:val="0"/>
          <w:marBottom w:val="0"/>
          <w:divBdr>
            <w:top w:val="none" w:sz="0" w:space="0" w:color="auto"/>
            <w:left w:val="none" w:sz="0" w:space="0" w:color="auto"/>
            <w:bottom w:val="none" w:sz="0" w:space="0" w:color="auto"/>
            <w:right w:val="none" w:sz="0" w:space="0" w:color="auto"/>
          </w:divBdr>
        </w:div>
        <w:div w:id="2044860058">
          <w:marLeft w:val="640"/>
          <w:marRight w:val="0"/>
          <w:marTop w:val="0"/>
          <w:marBottom w:val="0"/>
          <w:divBdr>
            <w:top w:val="none" w:sz="0" w:space="0" w:color="auto"/>
            <w:left w:val="none" w:sz="0" w:space="0" w:color="auto"/>
            <w:bottom w:val="none" w:sz="0" w:space="0" w:color="auto"/>
            <w:right w:val="none" w:sz="0" w:space="0" w:color="auto"/>
          </w:divBdr>
        </w:div>
        <w:div w:id="374546262">
          <w:marLeft w:val="640"/>
          <w:marRight w:val="0"/>
          <w:marTop w:val="0"/>
          <w:marBottom w:val="0"/>
          <w:divBdr>
            <w:top w:val="none" w:sz="0" w:space="0" w:color="auto"/>
            <w:left w:val="none" w:sz="0" w:space="0" w:color="auto"/>
            <w:bottom w:val="none" w:sz="0" w:space="0" w:color="auto"/>
            <w:right w:val="none" w:sz="0" w:space="0" w:color="auto"/>
          </w:divBdr>
        </w:div>
        <w:div w:id="962805040">
          <w:marLeft w:val="640"/>
          <w:marRight w:val="0"/>
          <w:marTop w:val="0"/>
          <w:marBottom w:val="0"/>
          <w:divBdr>
            <w:top w:val="none" w:sz="0" w:space="0" w:color="auto"/>
            <w:left w:val="none" w:sz="0" w:space="0" w:color="auto"/>
            <w:bottom w:val="none" w:sz="0" w:space="0" w:color="auto"/>
            <w:right w:val="none" w:sz="0" w:space="0" w:color="auto"/>
          </w:divBdr>
        </w:div>
        <w:div w:id="2122218377">
          <w:marLeft w:val="640"/>
          <w:marRight w:val="0"/>
          <w:marTop w:val="0"/>
          <w:marBottom w:val="0"/>
          <w:divBdr>
            <w:top w:val="none" w:sz="0" w:space="0" w:color="auto"/>
            <w:left w:val="none" w:sz="0" w:space="0" w:color="auto"/>
            <w:bottom w:val="none" w:sz="0" w:space="0" w:color="auto"/>
            <w:right w:val="none" w:sz="0" w:space="0" w:color="auto"/>
          </w:divBdr>
        </w:div>
        <w:div w:id="1785922608">
          <w:marLeft w:val="640"/>
          <w:marRight w:val="0"/>
          <w:marTop w:val="0"/>
          <w:marBottom w:val="0"/>
          <w:divBdr>
            <w:top w:val="none" w:sz="0" w:space="0" w:color="auto"/>
            <w:left w:val="none" w:sz="0" w:space="0" w:color="auto"/>
            <w:bottom w:val="none" w:sz="0" w:space="0" w:color="auto"/>
            <w:right w:val="none" w:sz="0" w:space="0" w:color="auto"/>
          </w:divBdr>
        </w:div>
        <w:div w:id="928729948">
          <w:marLeft w:val="640"/>
          <w:marRight w:val="0"/>
          <w:marTop w:val="0"/>
          <w:marBottom w:val="0"/>
          <w:divBdr>
            <w:top w:val="none" w:sz="0" w:space="0" w:color="auto"/>
            <w:left w:val="none" w:sz="0" w:space="0" w:color="auto"/>
            <w:bottom w:val="none" w:sz="0" w:space="0" w:color="auto"/>
            <w:right w:val="none" w:sz="0" w:space="0" w:color="auto"/>
          </w:divBdr>
        </w:div>
        <w:div w:id="462430127">
          <w:marLeft w:val="640"/>
          <w:marRight w:val="0"/>
          <w:marTop w:val="0"/>
          <w:marBottom w:val="0"/>
          <w:divBdr>
            <w:top w:val="none" w:sz="0" w:space="0" w:color="auto"/>
            <w:left w:val="none" w:sz="0" w:space="0" w:color="auto"/>
            <w:bottom w:val="none" w:sz="0" w:space="0" w:color="auto"/>
            <w:right w:val="none" w:sz="0" w:space="0" w:color="auto"/>
          </w:divBdr>
        </w:div>
        <w:div w:id="157775440">
          <w:marLeft w:val="640"/>
          <w:marRight w:val="0"/>
          <w:marTop w:val="0"/>
          <w:marBottom w:val="0"/>
          <w:divBdr>
            <w:top w:val="none" w:sz="0" w:space="0" w:color="auto"/>
            <w:left w:val="none" w:sz="0" w:space="0" w:color="auto"/>
            <w:bottom w:val="none" w:sz="0" w:space="0" w:color="auto"/>
            <w:right w:val="none" w:sz="0" w:space="0" w:color="auto"/>
          </w:divBdr>
        </w:div>
        <w:div w:id="52395241">
          <w:marLeft w:val="640"/>
          <w:marRight w:val="0"/>
          <w:marTop w:val="0"/>
          <w:marBottom w:val="0"/>
          <w:divBdr>
            <w:top w:val="none" w:sz="0" w:space="0" w:color="auto"/>
            <w:left w:val="none" w:sz="0" w:space="0" w:color="auto"/>
            <w:bottom w:val="none" w:sz="0" w:space="0" w:color="auto"/>
            <w:right w:val="none" w:sz="0" w:space="0" w:color="auto"/>
          </w:divBdr>
        </w:div>
        <w:div w:id="446120290">
          <w:marLeft w:val="640"/>
          <w:marRight w:val="0"/>
          <w:marTop w:val="0"/>
          <w:marBottom w:val="0"/>
          <w:divBdr>
            <w:top w:val="none" w:sz="0" w:space="0" w:color="auto"/>
            <w:left w:val="none" w:sz="0" w:space="0" w:color="auto"/>
            <w:bottom w:val="none" w:sz="0" w:space="0" w:color="auto"/>
            <w:right w:val="none" w:sz="0" w:space="0" w:color="auto"/>
          </w:divBdr>
        </w:div>
        <w:div w:id="1970894028">
          <w:marLeft w:val="640"/>
          <w:marRight w:val="0"/>
          <w:marTop w:val="0"/>
          <w:marBottom w:val="0"/>
          <w:divBdr>
            <w:top w:val="none" w:sz="0" w:space="0" w:color="auto"/>
            <w:left w:val="none" w:sz="0" w:space="0" w:color="auto"/>
            <w:bottom w:val="none" w:sz="0" w:space="0" w:color="auto"/>
            <w:right w:val="none" w:sz="0" w:space="0" w:color="auto"/>
          </w:divBdr>
        </w:div>
        <w:div w:id="1652129352">
          <w:marLeft w:val="640"/>
          <w:marRight w:val="0"/>
          <w:marTop w:val="0"/>
          <w:marBottom w:val="0"/>
          <w:divBdr>
            <w:top w:val="none" w:sz="0" w:space="0" w:color="auto"/>
            <w:left w:val="none" w:sz="0" w:space="0" w:color="auto"/>
            <w:bottom w:val="none" w:sz="0" w:space="0" w:color="auto"/>
            <w:right w:val="none" w:sz="0" w:space="0" w:color="auto"/>
          </w:divBdr>
        </w:div>
        <w:div w:id="1197815373">
          <w:marLeft w:val="640"/>
          <w:marRight w:val="0"/>
          <w:marTop w:val="0"/>
          <w:marBottom w:val="0"/>
          <w:divBdr>
            <w:top w:val="none" w:sz="0" w:space="0" w:color="auto"/>
            <w:left w:val="none" w:sz="0" w:space="0" w:color="auto"/>
            <w:bottom w:val="none" w:sz="0" w:space="0" w:color="auto"/>
            <w:right w:val="none" w:sz="0" w:space="0" w:color="auto"/>
          </w:divBdr>
        </w:div>
        <w:div w:id="1386026844">
          <w:marLeft w:val="640"/>
          <w:marRight w:val="0"/>
          <w:marTop w:val="0"/>
          <w:marBottom w:val="0"/>
          <w:divBdr>
            <w:top w:val="none" w:sz="0" w:space="0" w:color="auto"/>
            <w:left w:val="none" w:sz="0" w:space="0" w:color="auto"/>
            <w:bottom w:val="none" w:sz="0" w:space="0" w:color="auto"/>
            <w:right w:val="none" w:sz="0" w:space="0" w:color="auto"/>
          </w:divBdr>
        </w:div>
        <w:div w:id="642538688">
          <w:marLeft w:val="640"/>
          <w:marRight w:val="0"/>
          <w:marTop w:val="0"/>
          <w:marBottom w:val="0"/>
          <w:divBdr>
            <w:top w:val="none" w:sz="0" w:space="0" w:color="auto"/>
            <w:left w:val="none" w:sz="0" w:space="0" w:color="auto"/>
            <w:bottom w:val="none" w:sz="0" w:space="0" w:color="auto"/>
            <w:right w:val="none" w:sz="0" w:space="0" w:color="auto"/>
          </w:divBdr>
        </w:div>
        <w:div w:id="1162231707">
          <w:marLeft w:val="640"/>
          <w:marRight w:val="0"/>
          <w:marTop w:val="0"/>
          <w:marBottom w:val="0"/>
          <w:divBdr>
            <w:top w:val="none" w:sz="0" w:space="0" w:color="auto"/>
            <w:left w:val="none" w:sz="0" w:space="0" w:color="auto"/>
            <w:bottom w:val="none" w:sz="0" w:space="0" w:color="auto"/>
            <w:right w:val="none" w:sz="0" w:space="0" w:color="auto"/>
          </w:divBdr>
        </w:div>
        <w:div w:id="1097019719">
          <w:marLeft w:val="640"/>
          <w:marRight w:val="0"/>
          <w:marTop w:val="0"/>
          <w:marBottom w:val="0"/>
          <w:divBdr>
            <w:top w:val="none" w:sz="0" w:space="0" w:color="auto"/>
            <w:left w:val="none" w:sz="0" w:space="0" w:color="auto"/>
            <w:bottom w:val="none" w:sz="0" w:space="0" w:color="auto"/>
            <w:right w:val="none" w:sz="0" w:space="0" w:color="auto"/>
          </w:divBdr>
        </w:div>
        <w:div w:id="2105607905">
          <w:marLeft w:val="640"/>
          <w:marRight w:val="0"/>
          <w:marTop w:val="0"/>
          <w:marBottom w:val="0"/>
          <w:divBdr>
            <w:top w:val="none" w:sz="0" w:space="0" w:color="auto"/>
            <w:left w:val="none" w:sz="0" w:space="0" w:color="auto"/>
            <w:bottom w:val="none" w:sz="0" w:space="0" w:color="auto"/>
            <w:right w:val="none" w:sz="0" w:space="0" w:color="auto"/>
          </w:divBdr>
        </w:div>
        <w:div w:id="2031103099">
          <w:marLeft w:val="640"/>
          <w:marRight w:val="0"/>
          <w:marTop w:val="0"/>
          <w:marBottom w:val="0"/>
          <w:divBdr>
            <w:top w:val="none" w:sz="0" w:space="0" w:color="auto"/>
            <w:left w:val="none" w:sz="0" w:space="0" w:color="auto"/>
            <w:bottom w:val="none" w:sz="0" w:space="0" w:color="auto"/>
            <w:right w:val="none" w:sz="0" w:space="0" w:color="auto"/>
          </w:divBdr>
        </w:div>
        <w:div w:id="47532568">
          <w:marLeft w:val="640"/>
          <w:marRight w:val="0"/>
          <w:marTop w:val="0"/>
          <w:marBottom w:val="0"/>
          <w:divBdr>
            <w:top w:val="none" w:sz="0" w:space="0" w:color="auto"/>
            <w:left w:val="none" w:sz="0" w:space="0" w:color="auto"/>
            <w:bottom w:val="none" w:sz="0" w:space="0" w:color="auto"/>
            <w:right w:val="none" w:sz="0" w:space="0" w:color="auto"/>
          </w:divBdr>
        </w:div>
        <w:div w:id="424807349">
          <w:marLeft w:val="640"/>
          <w:marRight w:val="0"/>
          <w:marTop w:val="0"/>
          <w:marBottom w:val="0"/>
          <w:divBdr>
            <w:top w:val="none" w:sz="0" w:space="0" w:color="auto"/>
            <w:left w:val="none" w:sz="0" w:space="0" w:color="auto"/>
            <w:bottom w:val="none" w:sz="0" w:space="0" w:color="auto"/>
            <w:right w:val="none" w:sz="0" w:space="0" w:color="auto"/>
          </w:divBdr>
        </w:div>
        <w:div w:id="467284561">
          <w:marLeft w:val="640"/>
          <w:marRight w:val="0"/>
          <w:marTop w:val="0"/>
          <w:marBottom w:val="0"/>
          <w:divBdr>
            <w:top w:val="none" w:sz="0" w:space="0" w:color="auto"/>
            <w:left w:val="none" w:sz="0" w:space="0" w:color="auto"/>
            <w:bottom w:val="none" w:sz="0" w:space="0" w:color="auto"/>
            <w:right w:val="none" w:sz="0" w:space="0" w:color="auto"/>
          </w:divBdr>
        </w:div>
        <w:div w:id="1985771378">
          <w:marLeft w:val="640"/>
          <w:marRight w:val="0"/>
          <w:marTop w:val="0"/>
          <w:marBottom w:val="0"/>
          <w:divBdr>
            <w:top w:val="none" w:sz="0" w:space="0" w:color="auto"/>
            <w:left w:val="none" w:sz="0" w:space="0" w:color="auto"/>
            <w:bottom w:val="none" w:sz="0" w:space="0" w:color="auto"/>
            <w:right w:val="none" w:sz="0" w:space="0" w:color="auto"/>
          </w:divBdr>
        </w:div>
        <w:div w:id="245697020">
          <w:marLeft w:val="640"/>
          <w:marRight w:val="0"/>
          <w:marTop w:val="0"/>
          <w:marBottom w:val="0"/>
          <w:divBdr>
            <w:top w:val="none" w:sz="0" w:space="0" w:color="auto"/>
            <w:left w:val="none" w:sz="0" w:space="0" w:color="auto"/>
            <w:bottom w:val="none" w:sz="0" w:space="0" w:color="auto"/>
            <w:right w:val="none" w:sz="0" w:space="0" w:color="auto"/>
          </w:divBdr>
        </w:div>
        <w:div w:id="214317497">
          <w:marLeft w:val="640"/>
          <w:marRight w:val="0"/>
          <w:marTop w:val="0"/>
          <w:marBottom w:val="0"/>
          <w:divBdr>
            <w:top w:val="none" w:sz="0" w:space="0" w:color="auto"/>
            <w:left w:val="none" w:sz="0" w:space="0" w:color="auto"/>
            <w:bottom w:val="none" w:sz="0" w:space="0" w:color="auto"/>
            <w:right w:val="none" w:sz="0" w:space="0" w:color="auto"/>
          </w:divBdr>
        </w:div>
        <w:div w:id="287468166">
          <w:marLeft w:val="640"/>
          <w:marRight w:val="0"/>
          <w:marTop w:val="0"/>
          <w:marBottom w:val="0"/>
          <w:divBdr>
            <w:top w:val="none" w:sz="0" w:space="0" w:color="auto"/>
            <w:left w:val="none" w:sz="0" w:space="0" w:color="auto"/>
            <w:bottom w:val="none" w:sz="0" w:space="0" w:color="auto"/>
            <w:right w:val="none" w:sz="0" w:space="0" w:color="auto"/>
          </w:divBdr>
        </w:div>
        <w:div w:id="786629388">
          <w:marLeft w:val="640"/>
          <w:marRight w:val="0"/>
          <w:marTop w:val="0"/>
          <w:marBottom w:val="0"/>
          <w:divBdr>
            <w:top w:val="none" w:sz="0" w:space="0" w:color="auto"/>
            <w:left w:val="none" w:sz="0" w:space="0" w:color="auto"/>
            <w:bottom w:val="none" w:sz="0" w:space="0" w:color="auto"/>
            <w:right w:val="none" w:sz="0" w:space="0" w:color="auto"/>
          </w:divBdr>
        </w:div>
        <w:div w:id="1614939668">
          <w:marLeft w:val="640"/>
          <w:marRight w:val="0"/>
          <w:marTop w:val="0"/>
          <w:marBottom w:val="0"/>
          <w:divBdr>
            <w:top w:val="none" w:sz="0" w:space="0" w:color="auto"/>
            <w:left w:val="none" w:sz="0" w:space="0" w:color="auto"/>
            <w:bottom w:val="none" w:sz="0" w:space="0" w:color="auto"/>
            <w:right w:val="none" w:sz="0" w:space="0" w:color="auto"/>
          </w:divBdr>
        </w:div>
        <w:div w:id="1012924957">
          <w:marLeft w:val="640"/>
          <w:marRight w:val="0"/>
          <w:marTop w:val="0"/>
          <w:marBottom w:val="0"/>
          <w:divBdr>
            <w:top w:val="none" w:sz="0" w:space="0" w:color="auto"/>
            <w:left w:val="none" w:sz="0" w:space="0" w:color="auto"/>
            <w:bottom w:val="none" w:sz="0" w:space="0" w:color="auto"/>
            <w:right w:val="none" w:sz="0" w:space="0" w:color="auto"/>
          </w:divBdr>
        </w:div>
        <w:div w:id="573465772">
          <w:marLeft w:val="640"/>
          <w:marRight w:val="0"/>
          <w:marTop w:val="0"/>
          <w:marBottom w:val="0"/>
          <w:divBdr>
            <w:top w:val="none" w:sz="0" w:space="0" w:color="auto"/>
            <w:left w:val="none" w:sz="0" w:space="0" w:color="auto"/>
            <w:bottom w:val="none" w:sz="0" w:space="0" w:color="auto"/>
            <w:right w:val="none" w:sz="0" w:space="0" w:color="auto"/>
          </w:divBdr>
        </w:div>
        <w:div w:id="916398804">
          <w:marLeft w:val="640"/>
          <w:marRight w:val="0"/>
          <w:marTop w:val="0"/>
          <w:marBottom w:val="0"/>
          <w:divBdr>
            <w:top w:val="none" w:sz="0" w:space="0" w:color="auto"/>
            <w:left w:val="none" w:sz="0" w:space="0" w:color="auto"/>
            <w:bottom w:val="none" w:sz="0" w:space="0" w:color="auto"/>
            <w:right w:val="none" w:sz="0" w:space="0" w:color="auto"/>
          </w:divBdr>
        </w:div>
        <w:div w:id="1083991617">
          <w:marLeft w:val="640"/>
          <w:marRight w:val="0"/>
          <w:marTop w:val="0"/>
          <w:marBottom w:val="0"/>
          <w:divBdr>
            <w:top w:val="none" w:sz="0" w:space="0" w:color="auto"/>
            <w:left w:val="none" w:sz="0" w:space="0" w:color="auto"/>
            <w:bottom w:val="none" w:sz="0" w:space="0" w:color="auto"/>
            <w:right w:val="none" w:sz="0" w:space="0" w:color="auto"/>
          </w:divBdr>
        </w:div>
        <w:div w:id="78260843">
          <w:marLeft w:val="640"/>
          <w:marRight w:val="0"/>
          <w:marTop w:val="0"/>
          <w:marBottom w:val="0"/>
          <w:divBdr>
            <w:top w:val="none" w:sz="0" w:space="0" w:color="auto"/>
            <w:left w:val="none" w:sz="0" w:space="0" w:color="auto"/>
            <w:bottom w:val="none" w:sz="0" w:space="0" w:color="auto"/>
            <w:right w:val="none" w:sz="0" w:space="0" w:color="auto"/>
          </w:divBdr>
        </w:div>
        <w:div w:id="1279875464">
          <w:marLeft w:val="640"/>
          <w:marRight w:val="0"/>
          <w:marTop w:val="0"/>
          <w:marBottom w:val="0"/>
          <w:divBdr>
            <w:top w:val="none" w:sz="0" w:space="0" w:color="auto"/>
            <w:left w:val="none" w:sz="0" w:space="0" w:color="auto"/>
            <w:bottom w:val="none" w:sz="0" w:space="0" w:color="auto"/>
            <w:right w:val="none" w:sz="0" w:space="0" w:color="auto"/>
          </w:divBdr>
        </w:div>
        <w:div w:id="1815297025">
          <w:marLeft w:val="640"/>
          <w:marRight w:val="0"/>
          <w:marTop w:val="0"/>
          <w:marBottom w:val="0"/>
          <w:divBdr>
            <w:top w:val="none" w:sz="0" w:space="0" w:color="auto"/>
            <w:left w:val="none" w:sz="0" w:space="0" w:color="auto"/>
            <w:bottom w:val="none" w:sz="0" w:space="0" w:color="auto"/>
            <w:right w:val="none" w:sz="0" w:space="0" w:color="auto"/>
          </w:divBdr>
        </w:div>
        <w:div w:id="177040810">
          <w:marLeft w:val="640"/>
          <w:marRight w:val="0"/>
          <w:marTop w:val="0"/>
          <w:marBottom w:val="0"/>
          <w:divBdr>
            <w:top w:val="none" w:sz="0" w:space="0" w:color="auto"/>
            <w:left w:val="none" w:sz="0" w:space="0" w:color="auto"/>
            <w:bottom w:val="none" w:sz="0" w:space="0" w:color="auto"/>
            <w:right w:val="none" w:sz="0" w:space="0" w:color="auto"/>
          </w:divBdr>
        </w:div>
        <w:div w:id="816799482">
          <w:marLeft w:val="640"/>
          <w:marRight w:val="0"/>
          <w:marTop w:val="0"/>
          <w:marBottom w:val="0"/>
          <w:divBdr>
            <w:top w:val="none" w:sz="0" w:space="0" w:color="auto"/>
            <w:left w:val="none" w:sz="0" w:space="0" w:color="auto"/>
            <w:bottom w:val="none" w:sz="0" w:space="0" w:color="auto"/>
            <w:right w:val="none" w:sz="0" w:space="0" w:color="auto"/>
          </w:divBdr>
        </w:div>
        <w:div w:id="837616092">
          <w:marLeft w:val="640"/>
          <w:marRight w:val="0"/>
          <w:marTop w:val="0"/>
          <w:marBottom w:val="0"/>
          <w:divBdr>
            <w:top w:val="none" w:sz="0" w:space="0" w:color="auto"/>
            <w:left w:val="none" w:sz="0" w:space="0" w:color="auto"/>
            <w:bottom w:val="none" w:sz="0" w:space="0" w:color="auto"/>
            <w:right w:val="none" w:sz="0" w:space="0" w:color="auto"/>
          </w:divBdr>
        </w:div>
        <w:div w:id="1541285315">
          <w:marLeft w:val="640"/>
          <w:marRight w:val="0"/>
          <w:marTop w:val="0"/>
          <w:marBottom w:val="0"/>
          <w:divBdr>
            <w:top w:val="none" w:sz="0" w:space="0" w:color="auto"/>
            <w:left w:val="none" w:sz="0" w:space="0" w:color="auto"/>
            <w:bottom w:val="none" w:sz="0" w:space="0" w:color="auto"/>
            <w:right w:val="none" w:sz="0" w:space="0" w:color="auto"/>
          </w:divBdr>
        </w:div>
        <w:div w:id="807282432">
          <w:marLeft w:val="640"/>
          <w:marRight w:val="0"/>
          <w:marTop w:val="0"/>
          <w:marBottom w:val="0"/>
          <w:divBdr>
            <w:top w:val="none" w:sz="0" w:space="0" w:color="auto"/>
            <w:left w:val="none" w:sz="0" w:space="0" w:color="auto"/>
            <w:bottom w:val="none" w:sz="0" w:space="0" w:color="auto"/>
            <w:right w:val="none" w:sz="0" w:space="0" w:color="auto"/>
          </w:divBdr>
        </w:div>
        <w:div w:id="1271082958">
          <w:marLeft w:val="640"/>
          <w:marRight w:val="0"/>
          <w:marTop w:val="0"/>
          <w:marBottom w:val="0"/>
          <w:divBdr>
            <w:top w:val="none" w:sz="0" w:space="0" w:color="auto"/>
            <w:left w:val="none" w:sz="0" w:space="0" w:color="auto"/>
            <w:bottom w:val="none" w:sz="0" w:space="0" w:color="auto"/>
            <w:right w:val="none" w:sz="0" w:space="0" w:color="auto"/>
          </w:divBdr>
        </w:div>
        <w:div w:id="2142770309">
          <w:marLeft w:val="640"/>
          <w:marRight w:val="0"/>
          <w:marTop w:val="0"/>
          <w:marBottom w:val="0"/>
          <w:divBdr>
            <w:top w:val="none" w:sz="0" w:space="0" w:color="auto"/>
            <w:left w:val="none" w:sz="0" w:space="0" w:color="auto"/>
            <w:bottom w:val="none" w:sz="0" w:space="0" w:color="auto"/>
            <w:right w:val="none" w:sz="0" w:space="0" w:color="auto"/>
          </w:divBdr>
        </w:div>
        <w:div w:id="912206091">
          <w:marLeft w:val="640"/>
          <w:marRight w:val="0"/>
          <w:marTop w:val="0"/>
          <w:marBottom w:val="0"/>
          <w:divBdr>
            <w:top w:val="none" w:sz="0" w:space="0" w:color="auto"/>
            <w:left w:val="none" w:sz="0" w:space="0" w:color="auto"/>
            <w:bottom w:val="none" w:sz="0" w:space="0" w:color="auto"/>
            <w:right w:val="none" w:sz="0" w:space="0" w:color="auto"/>
          </w:divBdr>
        </w:div>
        <w:div w:id="787046403">
          <w:marLeft w:val="640"/>
          <w:marRight w:val="0"/>
          <w:marTop w:val="0"/>
          <w:marBottom w:val="0"/>
          <w:divBdr>
            <w:top w:val="none" w:sz="0" w:space="0" w:color="auto"/>
            <w:left w:val="none" w:sz="0" w:space="0" w:color="auto"/>
            <w:bottom w:val="none" w:sz="0" w:space="0" w:color="auto"/>
            <w:right w:val="none" w:sz="0" w:space="0" w:color="auto"/>
          </w:divBdr>
        </w:div>
        <w:div w:id="2134519310">
          <w:marLeft w:val="640"/>
          <w:marRight w:val="0"/>
          <w:marTop w:val="0"/>
          <w:marBottom w:val="0"/>
          <w:divBdr>
            <w:top w:val="none" w:sz="0" w:space="0" w:color="auto"/>
            <w:left w:val="none" w:sz="0" w:space="0" w:color="auto"/>
            <w:bottom w:val="none" w:sz="0" w:space="0" w:color="auto"/>
            <w:right w:val="none" w:sz="0" w:space="0" w:color="auto"/>
          </w:divBdr>
        </w:div>
        <w:div w:id="1637686501">
          <w:marLeft w:val="640"/>
          <w:marRight w:val="0"/>
          <w:marTop w:val="0"/>
          <w:marBottom w:val="0"/>
          <w:divBdr>
            <w:top w:val="none" w:sz="0" w:space="0" w:color="auto"/>
            <w:left w:val="none" w:sz="0" w:space="0" w:color="auto"/>
            <w:bottom w:val="none" w:sz="0" w:space="0" w:color="auto"/>
            <w:right w:val="none" w:sz="0" w:space="0" w:color="auto"/>
          </w:divBdr>
        </w:div>
        <w:div w:id="376977133">
          <w:marLeft w:val="640"/>
          <w:marRight w:val="0"/>
          <w:marTop w:val="0"/>
          <w:marBottom w:val="0"/>
          <w:divBdr>
            <w:top w:val="none" w:sz="0" w:space="0" w:color="auto"/>
            <w:left w:val="none" w:sz="0" w:space="0" w:color="auto"/>
            <w:bottom w:val="none" w:sz="0" w:space="0" w:color="auto"/>
            <w:right w:val="none" w:sz="0" w:space="0" w:color="auto"/>
          </w:divBdr>
        </w:div>
        <w:div w:id="1297681877">
          <w:marLeft w:val="640"/>
          <w:marRight w:val="0"/>
          <w:marTop w:val="0"/>
          <w:marBottom w:val="0"/>
          <w:divBdr>
            <w:top w:val="none" w:sz="0" w:space="0" w:color="auto"/>
            <w:left w:val="none" w:sz="0" w:space="0" w:color="auto"/>
            <w:bottom w:val="none" w:sz="0" w:space="0" w:color="auto"/>
            <w:right w:val="none" w:sz="0" w:space="0" w:color="auto"/>
          </w:divBdr>
        </w:div>
        <w:div w:id="945381959">
          <w:marLeft w:val="640"/>
          <w:marRight w:val="0"/>
          <w:marTop w:val="0"/>
          <w:marBottom w:val="0"/>
          <w:divBdr>
            <w:top w:val="none" w:sz="0" w:space="0" w:color="auto"/>
            <w:left w:val="none" w:sz="0" w:space="0" w:color="auto"/>
            <w:bottom w:val="none" w:sz="0" w:space="0" w:color="auto"/>
            <w:right w:val="none" w:sz="0" w:space="0" w:color="auto"/>
          </w:divBdr>
        </w:div>
        <w:div w:id="1472744486">
          <w:marLeft w:val="640"/>
          <w:marRight w:val="0"/>
          <w:marTop w:val="0"/>
          <w:marBottom w:val="0"/>
          <w:divBdr>
            <w:top w:val="none" w:sz="0" w:space="0" w:color="auto"/>
            <w:left w:val="none" w:sz="0" w:space="0" w:color="auto"/>
            <w:bottom w:val="none" w:sz="0" w:space="0" w:color="auto"/>
            <w:right w:val="none" w:sz="0" w:space="0" w:color="auto"/>
          </w:divBdr>
        </w:div>
        <w:div w:id="1604066932">
          <w:marLeft w:val="640"/>
          <w:marRight w:val="0"/>
          <w:marTop w:val="0"/>
          <w:marBottom w:val="0"/>
          <w:divBdr>
            <w:top w:val="none" w:sz="0" w:space="0" w:color="auto"/>
            <w:left w:val="none" w:sz="0" w:space="0" w:color="auto"/>
            <w:bottom w:val="none" w:sz="0" w:space="0" w:color="auto"/>
            <w:right w:val="none" w:sz="0" w:space="0" w:color="auto"/>
          </w:divBdr>
        </w:div>
        <w:div w:id="1256281167">
          <w:marLeft w:val="640"/>
          <w:marRight w:val="0"/>
          <w:marTop w:val="0"/>
          <w:marBottom w:val="0"/>
          <w:divBdr>
            <w:top w:val="none" w:sz="0" w:space="0" w:color="auto"/>
            <w:left w:val="none" w:sz="0" w:space="0" w:color="auto"/>
            <w:bottom w:val="none" w:sz="0" w:space="0" w:color="auto"/>
            <w:right w:val="none" w:sz="0" w:space="0" w:color="auto"/>
          </w:divBdr>
        </w:div>
        <w:div w:id="14424563">
          <w:marLeft w:val="640"/>
          <w:marRight w:val="0"/>
          <w:marTop w:val="0"/>
          <w:marBottom w:val="0"/>
          <w:divBdr>
            <w:top w:val="none" w:sz="0" w:space="0" w:color="auto"/>
            <w:left w:val="none" w:sz="0" w:space="0" w:color="auto"/>
            <w:bottom w:val="none" w:sz="0" w:space="0" w:color="auto"/>
            <w:right w:val="none" w:sz="0" w:space="0" w:color="auto"/>
          </w:divBdr>
        </w:div>
        <w:div w:id="324817443">
          <w:marLeft w:val="640"/>
          <w:marRight w:val="0"/>
          <w:marTop w:val="0"/>
          <w:marBottom w:val="0"/>
          <w:divBdr>
            <w:top w:val="none" w:sz="0" w:space="0" w:color="auto"/>
            <w:left w:val="none" w:sz="0" w:space="0" w:color="auto"/>
            <w:bottom w:val="none" w:sz="0" w:space="0" w:color="auto"/>
            <w:right w:val="none" w:sz="0" w:space="0" w:color="auto"/>
          </w:divBdr>
        </w:div>
        <w:div w:id="943420409">
          <w:marLeft w:val="640"/>
          <w:marRight w:val="0"/>
          <w:marTop w:val="0"/>
          <w:marBottom w:val="0"/>
          <w:divBdr>
            <w:top w:val="none" w:sz="0" w:space="0" w:color="auto"/>
            <w:left w:val="none" w:sz="0" w:space="0" w:color="auto"/>
            <w:bottom w:val="none" w:sz="0" w:space="0" w:color="auto"/>
            <w:right w:val="none" w:sz="0" w:space="0" w:color="auto"/>
          </w:divBdr>
        </w:div>
        <w:div w:id="892010593">
          <w:marLeft w:val="640"/>
          <w:marRight w:val="0"/>
          <w:marTop w:val="0"/>
          <w:marBottom w:val="0"/>
          <w:divBdr>
            <w:top w:val="none" w:sz="0" w:space="0" w:color="auto"/>
            <w:left w:val="none" w:sz="0" w:space="0" w:color="auto"/>
            <w:bottom w:val="none" w:sz="0" w:space="0" w:color="auto"/>
            <w:right w:val="none" w:sz="0" w:space="0" w:color="auto"/>
          </w:divBdr>
        </w:div>
        <w:div w:id="402290506">
          <w:marLeft w:val="640"/>
          <w:marRight w:val="0"/>
          <w:marTop w:val="0"/>
          <w:marBottom w:val="0"/>
          <w:divBdr>
            <w:top w:val="none" w:sz="0" w:space="0" w:color="auto"/>
            <w:left w:val="none" w:sz="0" w:space="0" w:color="auto"/>
            <w:bottom w:val="none" w:sz="0" w:space="0" w:color="auto"/>
            <w:right w:val="none" w:sz="0" w:space="0" w:color="auto"/>
          </w:divBdr>
        </w:div>
        <w:div w:id="2056855712">
          <w:marLeft w:val="640"/>
          <w:marRight w:val="0"/>
          <w:marTop w:val="0"/>
          <w:marBottom w:val="0"/>
          <w:divBdr>
            <w:top w:val="none" w:sz="0" w:space="0" w:color="auto"/>
            <w:left w:val="none" w:sz="0" w:space="0" w:color="auto"/>
            <w:bottom w:val="none" w:sz="0" w:space="0" w:color="auto"/>
            <w:right w:val="none" w:sz="0" w:space="0" w:color="auto"/>
          </w:divBdr>
        </w:div>
        <w:div w:id="788400119">
          <w:marLeft w:val="640"/>
          <w:marRight w:val="0"/>
          <w:marTop w:val="0"/>
          <w:marBottom w:val="0"/>
          <w:divBdr>
            <w:top w:val="none" w:sz="0" w:space="0" w:color="auto"/>
            <w:left w:val="none" w:sz="0" w:space="0" w:color="auto"/>
            <w:bottom w:val="none" w:sz="0" w:space="0" w:color="auto"/>
            <w:right w:val="none" w:sz="0" w:space="0" w:color="auto"/>
          </w:divBdr>
        </w:div>
        <w:div w:id="137916198">
          <w:marLeft w:val="640"/>
          <w:marRight w:val="0"/>
          <w:marTop w:val="0"/>
          <w:marBottom w:val="0"/>
          <w:divBdr>
            <w:top w:val="none" w:sz="0" w:space="0" w:color="auto"/>
            <w:left w:val="none" w:sz="0" w:space="0" w:color="auto"/>
            <w:bottom w:val="none" w:sz="0" w:space="0" w:color="auto"/>
            <w:right w:val="none" w:sz="0" w:space="0" w:color="auto"/>
          </w:divBdr>
        </w:div>
        <w:div w:id="1027214035">
          <w:marLeft w:val="640"/>
          <w:marRight w:val="0"/>
          <w:marTop w:val="0"/>
          <w:marBottom w:val="0"/>
          <w:divBdr>
            <w:top w:val="none" w:sz="0" w:space="0" w:color="auto"/>
            <w:left w:val="none" w:sz="0" w:space="0" w:color="auto"/>
            <w:bottom w:val="none" w:sz="0" w:space="0" w:color="auto"/>
            <w:right w:val="none" w:sz="0" w:space="0" w:color="auto"/>
          </w:divBdr>
        </w:div>
        <w:div w:id="1138184878">
          <w:marLeft w:val="640"/>
          <w:marRight w:val="0"/>
          <w:marTop w:val="0"/>
          <w:marBottom w:val="0"/>
          <w:divBdr>
            <w:top w:val="none" w:sz="0" w:space="0" w:color="auto"/>
            <w:left w:val="none" w:sz="0" w:space="0" w:color="auto"/>
            <w:bottom w:val="none" w:sz="0" w:space="0" w:color="auto"/>
            <w:right w:val="none" w:sz="0" w:space="0" w:color="auto"/>
          </w:divBdr>
        </w:div>
        <w:div w:id="204803657">
          <w:marLeft w:val="640"/>
          <w:marRight w:val="0"/>
          <w:marTop w:val="0"/>
          <w:marBottom w:val="0"/>
          <w:divBdr>
            <w:top w:val="none" w:sz="0" w:space="0" w:color="auto"/>
            <w:left w:val="none" w:sz="0" w:space="0" w:color="auto"/>
            <w:bottom w:val="none" w:sz="0" w:space="0" w:color="auto"/>
            <w:right w:val="none" w:sz="0" w:space="0" w:color="auto"/>
          </w:divBdr>
        </w:div>
        <w:div w:id="143009430">
          <w:marLeft w:val="640"/>
          <w:marRight w:val="0"/>
          <w:marTop w:val="0"/>
          <w:marBottom w:val="0"/>
          <w:divBdr>
            <w:top w:val="none" w:sz="0" w:space="0" w:color="auto"/>
            <w:left w:val="none" w:sz="0" w:space="0" w:color="auto"/>
            <w:bottom w:val="none" w:sz="0" w:space="0" w:color="auto"/>
            <w:right w:val="none" w:sz="0" w:space="0" w:color="auto"/>
          </w:divBdr>
        </w:div>
        <w:div w:id="1767462233">
          <w:marLeft w:val="640"/>
          <w:marRight w:val="0"/>
          <w:marTop w:val="0"/>
          <w:marBottom w:val="0"/>
          <w:divBdr>
            <w:top w:val="none" w:sz="0" w:space="0" w:color="auto"/>
            <w:left w:val="none" w:sz="0" w:space="0" w:color="auto"/>
            <w:bottom w:val="none" w:sz="0" w:space="0" w:color="auto"/>
            <w:right w:val="none" w:sz="0" w:space="0" w:color="auto"/>
          </w:divBdr>
        </w:div>
        <w:div w:id="1270157470">
          <w:marLeft w:val="640"/>
          <w:marRight w:val="0"/>
          <w:marTop w:val="0"/>
          <w:marBottom w:val="0"/>
          <w:divBdr>
            <w:top w:val="none" w:sz="0" w:space="0" w:color="auto"/>
            <w:left w:val="none" w:sz="0" w:space="0" w:color="auto"/>
            <w:bottom w:val="none" w:sz="0" w:space="0" w:color="auto"/>
            <w:right w:val="none" w:sz="0" w:space="0" w:color="auto"/>
          </w:divBdr>
        </w:div>
        <w:div w:id="369960197">
          <w:marLeft w:val="640"/>
          <w:marRight w:val="0"/>
          <w:marTop w:val="0"/>
          <w:marBottom w:val="0"/>
          <w:divBdr>
            <w:top w:val="none" w:sz="0" w:space="0" w:color="auto"/>
            <w:left w:val="none" w:sz="0" w:space="0" w:color="auto"/>
            <w:bottom w:val="none" w:sz="0" w:space="0" w:color="auto"/>
            <w:right w:val="none" w:sz="0" w:space="0" w:color="auto"/>
          </w:divBdr>
        </w:div>
        <w:div w:id="1023896166">
          <w:marLeft w:val="640"/>
          <w:marRight w:val="0"/>
          <w:marTop w:val="0"/>
          <w:marBottom w:val="0"/>
          <w:divBdr>
            <w:top w:val="none" w:sz="0" w:space="0" w:color="auto"/>
            <w:left w:val="none" w:sz="0" w:space="0" w:color="auto"/>
            <w:bottom w:val="none" w:sz="0" w:space="0" w:color="auto"/>
            <w:right w:val="none" w:sz="0" w:space="0" w:color="auto"/>
          </w:divBdr>
        </w:div>
        <w:div w:id="2120374129">
          <w:marLeft w:val="640"/>
          <w:marRight w:val="0"/>
          <w:marTop w:val="0"/>
          <w:marBottom w:val="0"/>
          <w:divBdr>
            <w:top w:val="none" w:sz="0" w:space="0" w:color="auto"/>
            <w:left w:val="none" w:sz="0" w:space="0" w:color="auto"/>
            <w:bottom w:val="none" w:sz="0" w:space="0" w:color="auto"/>
            <w:right w:val="none" w:sz="0" w:space="0" w:color="auto"/>
          </w:divBdr>
        </w:div>
        <w:div w:id="778256943">
          <w:marLeft w:val="640"/>
          <w:marRight w:val="0"/>
          <w:marTop w:val="0"/>
          <w:marBottom w:val="0"/>
          <w:divBdr>
            <w:top w:val="none" w:sz="0" w:space="0" w:color="auto"/>
            <w:left w:val="none" w:sz="0" w:space="0" w:color="auto"/>
            <w:bottom w:val="none" w:sz="0" w:space="0" w:color="auto"/>
            <w:right w:val="none" w:sz="0" w:space="0" w:color="auto"/>
          </w:divBdr>
        </w:div>
        <w:div w:id="667445439">
          <w:marLeft w:val="640"/>
          <w:marRight w:val="0"/>
          <w:marTop w:val="0"/>
          <w:marBottom w:val="0"/>
          <w:divBdr>
            <w:top w:val="none" w:sz="0" w:space="0" w:color="auto"/>
            <w:left w:val="none" w:sz="0" w:space="0" w:color="auto"/>
            <w:bottom w:val="none" w:sz="0" w:space="0" w:color="auto"/>
            <w:right w:val="none" w:sz="0" w:space="0" w:color="auto"/>
          </w:divBdr>
        </w:div>
        <w:div w:id="54203554">
          <w:marLeft w:val="640"/>
          <w:marRight w:val="0"/>
          <w:marTop w:val="0"/>
          <w:marBottom w:val="0"/>
          <w:divBdr>
            <w:top w:val="none" w:sz="0" w:space="0" w:color="auto"/>
            <w:left w:val="none" w:sz="0" w:space="0" w:color="auto"/>
            <w:bottom w:val="none" w:sz="0" w:space="0" w:color="auto"/>
            <w:right w:val="none" w:sz="0" w:space="0" w:color="auto"/>
          </w:divBdr>
        </w:div>
        <w:div w:id="464856290">
          <w:marLeft w:val="640"/>
          <w:marRight w:val="0"/>
          <w:marTop w:val="0"/>
          <w:marBottom w:val="0"/>
          <w:divBdr>
            <w:top w:val="none" w:sz="0" w:space="0" w:color="auto"/>
            <w:left w:val="none" w:sz="0" w:space="0" w:color="auto"/>
            <w:bottom w:val="none" w:sz="0" w:space="0" w:color="auto"/>
            <w:right w:val="none" w:sz="0" w:space="0" w:color="auto"/>
          </w:divBdr>
        </w:div>
        <w:div w:id="273562833">
          <w:marLeft w:val="640"/>
          <w:marRight w:val="0"/>
          <w:marTop w:val="0"/>
          <w:marBottom w:val="0"/>
          <w:divBdr>
            <w:top w:val="none" w:sz="0" w:space="0" w:color="auto"/>
            <w:left w:val="none" w:sz="0" w:space="0" w:color="auto"/>
            <w:bottom w:val="none" w:sz="0" w:space="0" w:color="auto"/>
            <w:right w:val="none" w:sz="0" w:space="0" w:color="auto"/>
          </w:divBdr>
        </w:div>
        <w:div w:id="863010716">
          <w:marLeft w:val="640"/>
          <w:marRight w:val="0"/>
          <w:marTop w:val="0"/>
          <w:marBottom w:val="0"/>
          <w:divBdr>
            <w:top w:val="none" w:sz="0" w:space="0" w:color="auto"/>
            <w:left w:val="none" w:sz="0" w:space="0" w:color="auto"/>
            <w:bottom w:val="none" w:sz="0" w:space="0" w:color="auto"/>
            <w:right w:val="none" w:sz="0" w:space="0" w:color="auto"/>
          </w:divBdr>
        </w:div>
        <w:div w:id="843713403">
          <w:marLeft w:val="640"/>
          <w:marRight w:val="0"/>
          <w:marTop w:val="0"/>
          <w:marBottom w:val="0"/>
          <w:divBdr>
            <w:top w:val="none" w:sz="0" w:space="0" w:color="auto"/>
            <w:left w:val="none" w:sz="0" w:space="0" w:color="auto"/>
            <w:bottom w:val="none" w:sz="0" w:space="0" w:color="auto"/>
            <w:right w:val="none" w:sz="0" w:space="0" w:color="auto"/>
          </w:divBdr>
        </w:div>
        <w:div w:id="203640448">
          <w:marLeft w:val="640"/>
          <w:marRight w:val="0"/>
          <w:marTop w:val="0"/>
          <w:marBottom w:val="0"/>
          <w:divBdr>
            <w:top w:val="none" w:sz="0" w:space="0" w:color="auto"/>
            <w:left w:val="none" w:sz="0" w:space="0" w:color="auto"/>
            <w:bottom w:val="none" w:sz="0" w:space="0" w:color="auto"/>
            <w:right w:val="none" w:sz="0" w:space="0" w:color="auto"/>
          </w:divBdr>
        </w:div>
        <w:div w:id="389769644">
          <w:marLeft w:val="640"/>
          <w:marRight w:val="0"/>
          <w:marTop w:val="0"/>
          <w:marBottom w:val="0"/>
          <w:divBdr>
            <w:top w:val="none" w:sz="0" w:space="0" w:color="auto"/>
            <w:left w:val="none" w:sz="0" w:space="0" w:color="auto"/>
            <w:bottom w:val="none" w:sz="0" w:space="0" w:color="auto"/>
            <w:right w:val="none" w:sz="0" w:space="0" w:color="auto"/>
          </w:divBdr>
        </w:div>
        <w:div w:id="167402910">
          <w:marLeft w:val="640"/>
          <w:marRight w:val="0"/>
          <w:marTop w:val="0"/>
          <w:marBottom w:val="0"/>
          <w:divBdr>
            <w:top w:val="none" w:sz="0" w:space="0" w:color="auto"/>
            <w:left w:val="none" w:sz="0" w:space="0" w:color="auto"/>
            <w:bottom w:val="none" w:sz="0" w:space="0" w:color="auto"/>
            <w:right w:val="none" w:sz="0" w:space="0" w:color="auto"/>
          </w:divBdr>
        </w:div>
        <w:div w:id="184946168">
          <w:marLeft w:val="640"/>
          <w:marRight w:val="0"/>
          <w:marTop w:val="0"/>
          <w:marBottom w:val="0"/>
          <w:divBdr>
            <w:top w:val="none" w:sz="0" w:space="0" w:color="auto"/>
            <w:left w:val="none" w:sz="0" w:space="0" w:color="auto"/>
            <w:bottom w:val="none" w:sz="0" w:space="0" w:color="auto"/>
            <w:right w:val="none" w:sz="0" w:space="0" w:color="auto"/>
          </w:divBdr>
        </w:div>
        <w:div w:id="1557811293">
          <w:marLeft w:val="640"/>
          <w:marRight w:val="0"/>
          <w:marTop w:val="0"/>
          <w:marBottom w:val="0"/>
          <w:divBdr>
            <w:top w:val="none" w:sz="0" w:space="0" w:color="auto"/>
            <w:left w:val="none" w:sz="0" w:space="0" w:color="auto"/>
            <w:bottom w:val="none" w:sz="0" w:space="0" w:color="auto"/>
            <w:right w:val="none" w:sz="0" w:space="0" w:color="auto"/>
          </w:divBdr>
        </w:div>
        <w:div w:id="798304449">
          <w:marLeft w:val="640"/>
          <w:marRight w:val="0"/>
          <w:marTop w:val="0"/>
          <w:marBottom w:val="0"/>
          <w:divBdr>
            <w:top w:val="none" w:sz="0" w:space="0" w:color="auto"/>
            <w:left w:val="none" w:sz="0" w:space="0" w:color="auto"/>
            <w:bottom w:val="none" w:sz="0" w:space="0" w:color="auto"/>
            <w:right w:val="none" w:sz="0" w:space="0" w:color="auto"/>
          </w:divBdr>
        </w:div>
        <w:div w:id="2074429580">
          <w:marLeft w:val="640"/>
          <w:marRight w:val="0"/>
          <w:marTop w:val="0"/>
          <w:marBottom w:val="0"/>
          <w:divBdr>
            <w:top w:val="none" w:sz="0" w:space="0" w:color="auto"/>
            <w:left w:val="none" w:sz="0" w:space="0" w:color="auto"/>
            <w:bottom w:val="none" w:sz="0" w:space="0" w:color="auto"/>
            <w:right w:val="none" w:sz="0" w:space="0" w:color="auto"/>
          </w:divBdr>
        </w:div>
        <w:div w:id="1329596030">
          <w:marLeft w:val="640"/>
          <w:marRight w:val="0"/>
          <w:marTop w:val="0"/>
          <w:marBottom w:val="0"/>
          <w:divBdr>
            <w:top w:val="none" w:sz="0" w:space="0" w:color="auto"/>
            <w:left w:val="none" w:sz="0" w:space="0" w:color="auto"/>
            <w:bottom w:val="none" w:sz="0" w:space="0" w:color="auto"/>
            <w:right w:val="none" w:sz="0" w:space="0" w:color="auto"/>
          </w:divBdr>
        </w:div>
        <w:div w:id="188418442">
          <w:marLeft w:val="640"/>
          <w:marRight w:val="0"/>
          <w:marTop w:val="0"/>
          <w:marBottom w:val="0"/>
          <w:divBdr>
            <w:top w:val="none" w:sz="0" w:space="0" w:color="auto"/>
            <w:left w:val="none" w:sz="0" w:space="0" w:color="auto"/>
            <w:bottom w:val="none" w:sz="0" w:space="0" w:color="auto"/>
            <w:right w:val="none" w:sz="0" w:space="0" w:color="auto"/>
          </w:divBdr>
        </w:div>
        <w:div w:id="161237726">
          <w:marLeft w:val="640"/>
          <w:marRight w:val="0"/>
          <w:marTop w:val="0"/>
          <w:marBottom w:val="0"/>
          <w:divBdr>
            <w:top w:val="none" w:sz="0" w:space="0" w:color="auto"/>
            <w:left w:val="none" w:sz="0" w:space="0" w:color="auto"/>
            <w:bottom w:val="none" w:sz="0" w:space="0" w:color="auto"/>
            <w:right w:val="none" w:sz="0" w:space="0" w:color="auto"/>
          </w:divBdr>
        </w:div>
        <w:div w:id="1454207336">
          <w:marLeft w:val="640"/>
          <w:marRight w:val="0"/>
          <w:marTop w:val="0"/>
          <w:marBottom w:val="0"/>
          <w:divBdr>
            <w:top w:val="none" w:sz="0" w:space="0" w:color="auto"/>
            <w:left w:val="none" w:sz="0" w:space="0" w:color="auto"/>
            <w:bottom w:val="none" w:sz="0" w:space="0" w:color="auto"/>
            <w:right w:val="none" w:sz="0" w:space="0" w:color="auto"/>
          </w:divBdr>
        </w:div>
        <w:div w:id="1076320636">
          <w:marLeft w:val="640"/>
          <w:marRight w:val="0"/>
          <w:marTop w:val="0"/>
          <w:marBottom w:val="0"/>
          <w:divBdr>
            <w:top w:val="none" w:sz="0" w:space="0" w:color="auto"/>
            <w:left w:val="none" w:sz="0" w:space="0" w:color="auto"/>
            <w:bottom w:val="none" w:sz="0" w:space="0" w:color="auto"/>
            <w:right w:val="none" w:sz="0" w:space="0" w:color="auto"/>
          </w:divBdr>
        </w:div>
        <w:div w:id="343166346">
          <w:marLeft w:val="640"/>
          <w:marRight w:val="0"/>
          <w:marTop w:val="0"/>
          <w:marBottom w:val="0"/>
          <w:divBdr>
            <w:top w:val="none" w:sz="0" w:space="0" w:color="auto"/>
            <w:left w:val="none" w:sz="0" w:space="0" w:color="auto"/>
            <w:bottom w:val="none" w:sz="0" w:space="0" w:color="auto"/>
            <w:right w:val="none" w:sz="0" w:space="0" w:color="auto"/>
          </w:divBdr>
        </w:div>
        <w:div w:id="1139147545">
          <w:marLeft w:val="640"/>
          <w:marRight w:val="0"/>
          <w:marTop w:val="0"/>
          <w:marBottom w:val="0"/>
          <w:divBdr>
            <w:top w:val="none" w:sz="0" w:space="0" w:color="auto"/>
            <w:left w:val="none" w:sz="0" w:space="0" w:color="auto"/>
            <w:bottom w:val="none" w:sz="0" w:space="0" w:color="auto"/>
            <w:right w:val="none" w:sz="0" w:space="0" w:color="auto"/>
          </w:divBdr>
        </w:div>
        <w:div w:id="1498350519">
          <w:marLeft w:val="640"/>
          <w:marRight w:val="0"/>
          <w:marTop w:val="0"/>
          <w:marBottom w:val="0"/>
          <w:divBdr>
            <w:top w:val="none" w:sz="0" w:space="0" w:color="auto"/>
            <w:left w:val="none" w:sz="0" w:space="0" w:color="auto"/>
            <w:bottom w:val="none" w:sz="0" w:space="0" w:color="auto"/>
            <w:right w:val="none" w:sz="0" w:space="0" w:color="auto"/>
          </w:divBdr>
        </w:div>
      </w:divsChild>
    </w:div>
    <w:div w:id="2080665402">
      <w:bodyDiv w:val="1"/>
      <w:marLeft w:val="0"/>
      <w:marRight w:val="0"/>
      <w:marTop w:val="0"/>
      <w:marBottom w:val="0"/>
      <w:divBdr>
        <w:top w:val="none" w:sz="0" w:space="0" w:color="auto"/>
        <w:left w:val="none" w:sz="0" w:space="0" w:color="auto"/>
        <w:bottom w:val="none" w:sz="0" w:space="0" w:color="auto"/>
        <w:right w:val="none" w:sz="0" w:space="0" w:color="auto"/>
      </w:divBdr>
      <w:divsChild>
        <w:div w:id="1379933725">
          <w:marLeft w:val="640"/>
          <w:marRight w:val="0"/>
          <w:marTop w:val="0"/>
          <w:marBottom w:val="0"/>
          <w:divBdr>
            <w:top w:val="none" w:sz="0" w:space="0" w:color="auto"/>
            <w:left w:val="none" w:sz="0" w:space="0" w:color="auto"/>
            <w:bottom w:val="none" w:sz="0" w:space="0" w:color="auto"/>
            <w:right w:val="none" w:sz="0" w:space="0" w:color="auto"/>
          </w:divBdr>
        </w:div>
        <w:div w:id="1526098951">
          <w:marLeft w:val="640"/>
          <w:marRight w:val="0"/>
          <w:marTop w:val="0"/>
          <w:marBottom w:val="0"/>
          <w:divBdr>
            <w:top w:val="none" w:sz="0" w:space="0" w:color="auto"/>
            <w:left w:val="none" w:sz="0" w:space="0" w:color="auto"/>
            <w:bottom w:val="none" w:sz="0" w:space="0" w:color="auto"/>
            <w:right w:val="none" w:sz="0" w:space="0" w:color="auto"/>
          </w:divBdr>
        </w:div>
        <w:div w:id="2063795393">
          <w:marLeft w:val="640"/>
          <w:marRight w:val="0"/>
          <w:marTop w:val="0"/>
          <w:marBottom w:val="0"/>
          <w:divBdr>
            <w:top w:val="none" w:sz="0" w:space="0" w:color="auto"/>
            <w:left w:val="none" w:sz="0" w:space="0" w:color="auto"/>
            <w:bottom w:val="none" w:sz="0" w:space="0" w:color="auto"/>
            <w:right w:val="none" w:sz="0" w:space="0" w:color="auto"/>
          </w:divBdr>
        </w:div>
        <w:div w:id="1615400475">
          <w:marLeft w:val="640"/>
          <w:marRight w:val="0"/>
          <w:marTop w:val="0"/>
          <w:marBottom w:val="0"/>
          <w:divBdr>
            <w:top w:val="none" w:sz="0" w:space="0" w:color="auto"/>
            <w:left w:val="none" w:sz="0" w:space="0" w:color="auto"/>
            <w:bottom w:val="none" w:sz="0" w:space="0" w:color="auto"/>
            <w:right w:val="none" w:sz="0" w:space="0" w:color="auto"/>
          </w:divBdr>
        </w:div>
        <w:div w:id="945622924">
          <w:marLeft w:val="640"/>
          <w:marRight w:val="0"/>
          <w:marTop w:val="0"/>
          <w:marBottom w:val="0"/>
          <w:divBdr>
            <w:top w:val="none" w:sz="0" w:space="0" w:color="auto"/>
            <w:left w:val="none" w:sz="0" w:space="0" w:color="auto"/>
            <w:bottom w:val="none" w:sz="0" w:space="0" w:color="auto"/>
            <w:right w:val="none" w:sz="0" w:space="0" w:color="auto"/>
          </w:divBdr>
        </w:div>
        <w:div w:id="1796210694">
          <w:marLeft w:val="640"/>
          <w:marRight w:val="0"/>
          <w:marTop w:val="0"/>
          <w:marBottom w:val="0"/>
          <w:divBdr>
            <w:top w:val="none" w:sz="0" w:space="0" w:color="auto"/>
            <w:left w:val="none" w:sz="0" w:space="0" w:color="auto"/>
            <w:bottom w:val="none" w:sz="0" w:space="0" w:color="auto"/>
            <w:right w:val="none" w:sz="0" w:space="0" w:color="auto"/>
          </w:divBdr>
        </w:div>
        <w:div w:id="1682970873">
          <w:marLeft w:val="640"/>
          <w:marRight w:val="0"/>
          <w:marTop w:val="0"/>
          <w:marBottom w:val="0"/>
          <w:divBdr>
            <w:top w:val="none" w:sz="0" w:space="0" w:color="auto"/>
            <w:left w:val="none" w:sz="0" w:space="0" w:color="auto"/>
            <w:bottom w:val="none" w:sz="0" w:space="0" w:color="auto"/>
            <w:right w:val="none" w:sz="0" w:space="0" w:color="auto"/>
          </w:divBdr>
        </w:div>
        <w:div w:id="362681123">
          <w:marLeft w:val="640"/>
          <w:marRight w:val="0"/>
          <w:marTop w:val="0"/>
          <w:marBottom w:val="0"/>
          <w:divBdr>
            <w:top w:val="none" w:sz="0" w:space="0" w:color="auto"/>
            <w:left w:val="none" w:sz="0" w:space="0" w:color="auto"/>
            <w:bottom w:val="none" w:sz="0" w:space="0" w:color="auto"/>
            <w:right w:val="none" w:sz="0" w:space="0" w:color="auto"/>
          </w:divBdr>
        </w:div>
        <w:div w:id="765884138">
          <w:marLeft w:val="640"/>
          <w:marRight w:val="0"/>
          <w:marTop w:val="0"/>
          <w:marBottom w:val="0"/>
          <w:divBdr>
            <w:top w:val="none" w:sz="0" w:space="0" w:color="auto"/>
            <w:left w:val="none" w:sz="0" w:space="0" w:color="auto"/>
            <w:bottom w:val="none" w:sz="0" w:space="0" w:color="auto"/>
            <w:right w:val="none" w:sz="0" w:space="0" w:color="auto"/>
          </w:divBdr>
        </w:div>
        <w:div w:id="139199947">
          <w:marLeft w:val="640"/>
          <w:marRight w:val="0"/>
          <w:marTop w:val="0"/>
          <w:marBottom w:val="0"/>
          <w:divBdr>
            <w:top w:val="none" w:sz="0" w:space="0" w:color="auto"/>
            <w:left w:val="none" w:sz="0" w:space="0" w:color="auto"/>
            <w:bottom w:val="none" w:sz="0" w:space="0" w:color="auto"/>
            <w:right w:val="none" w:sz="0" w:space="0" w:color="auto"/>
          </w:divBdr>
        </w:div>
        <w:div w:id="997808694">
          <w:marLeft w:val="640"/>
          <w:marRight w:val="0"/>
          <w:marTop w:val="0"/>
          <w:marBottom w:val="0"/>
          <w:divBdr>
            <w:top w:val="none" w:sz="0" w:space="0" w:color="auto"/>
            <w:left w:val="none" w:sz="0" w:space="0" w:color="auto"/>
            <w:bottom w:val="none" w:sz="0" w:space="0" w:color="auto"/>
            <w:right w:val="none" w:sz="0" w:space="0" w:color="auto"/>
          </w:divBdr>
        </w:div>
        <w:div w:id="1593122873">
          <w:marLeft w:val="640"/>
          <w:marRight w:val="0"/>
          <w:marTop w:val="0"/>
          <w:marBottom w:val="0"/>
          <w:divBdr>
            <w:top w:val="none" w:sz="0" w:space="0" w:color="auto"/>
            <w:left w:val="none" w:sz="0" w:space="0" w:color="auto"/>
            <w:bottom w:val="none" w:sz="0" w:space="0" w:color="auto"/>
            <w:right w:val="none" w:sz="0" w:space="0" w:color="auto"/>
          </w:divBdr>
        </w:div>
        <w:div w:id="1225528545">
          <w:marLeft w:val="640"/>
          <w:marRight w:val="0"/>
          <w:marTop w:val="0"/>
          <w:marBottom w:val="0"/>
          <w:divBdr>
            <w:top w:val="none" w:sz="0" w:space="0" w:color="auto"/>
            <w:left w:val="none" w:sz="0" w:space="0" w:color="auto"/>
            <w:bottom w:val="none" w:sz="0" w:space="0" w:color="auto"/>
            <w:right w:val="none" w:sz="0" w:space="0" w:color="auto"/>
          </w:divBdr>
        </w:div>
        <w:div w:id="465394815">
          <w:marLeft w:val="640"/>
          <w:marRight w:val="0"/>
          <w:marTop w:val="0"/>
          <w:marBottom w:val="0"/>
          <w:divBdr>
            <w:top w:val="none" w:sz="0" w:space="0" w:color="auto"/>
            <w:left w:val="none" w:sz="0" w:space="0" w:color="auto"/>
            <w:bottom w:val="none" w:sz="0" w:space="0" w:color="auto"/>
            <w:right w:val="none" w:sz="0" w:space="0" w:color="auto"/>
          </w:divBdr>
        </w:div>
        <w:div w:id="719280403">
          <w:marLeft w:val="640"/>
          <w:marRight w:val="0"/>
          <w:marTop w:val="0"/>
          <w:marBottom w:val="0"/>
          <w:divBdr>
            <w:top w:val="none" w:sz="0" w:space="0" w:color="auto"/>
            <w:left w:val="none" w:sz="0" w:space="0" w:color="auto"/>
            <w:bottom w:val="none" w:sz="0" w:space="0" w:color="auto"/>
            <w:right w:val="none" w:sz="0" w:space="0" w:color="auto"/>
          </w:divBdr>
        </w:div>
        <w:div w:id="1123310664">
          <w:marLeft w:val="640"/>
          <w:marRight w:val="0"/>
          <w:marTop w:val="0"/>
          <w:marBottom w:val="0"/>
          <w:divBdr>
            <w:top w:val="none" w:sz="0" w:space="0" w:color="auto"/>
            <w:left w:val="none" w:sz="0" w:space="0" w:color="auto"/>
            <w:bottom w:val="none" w:sz="0" w:space="0" w:color="auto"/>
            <w:right w:val="none" w:sz="0" w:space="0" w:color="auto"/>
          </w:divBdr>
        </w:div>
        <w:div w:id="1465737559">
          <w:marLeft w:val="640"/>
          <w:marRight w:val="0"/>
          <w:marTop w:val="0"/>
          <w:marBottom w:val="0"/>
          <w:divBdr>
            <w:top w:val="none" w:sz="0" w:space="0" w:color="auto"/>
            <w:left w:val="none" w:sz="0" w:space="0" w:color="auto"/>
            <w:bottom w:val="none" w:sz="0" w:space="0" w:color="auto"/>
            <w:right w:val="none" w:sz="0" w:space="0" w:color="auto"/>
          </w:divBdr>
        </w:div>
        <w:div w:id="1890651831">
          <w:marLeft w:val="640"/>
          <w:marRight w:val="0"/>
          <w:marTop w:val="0"/>
          <w:marBottom w:val="0"/>
          <w:divBdr>
            <w:top w:val="none" w:sz="0" w:space="0" w:color="auto"/>
            <w:left w:val="none" w:sz="0" w:space="0" w:color="auto"/>
            <w:bottom w:val="none" w:sz="0" w:space="0" w:color="auto"/>
            <w:right w:val="none" w:sz="0" w:space="0" w:color="auto"/>
          </w:divBdr>
        </w:div>
        <w:div w:id="412510065">
          <w:marLeft w:val="640"/>
          <w:marRight w:val="0"/>
          <w:marTop w:val="0"/>
          <w:marBottom w:val="0"/>
          <w:divBdr>
            <w:top w:val="none" w:sz="0" w:space="0" w:color="auto"/>
            <w:left w:val="none" w:sz="0" w:space="0" w:color="auto"/>
            <w:bottom w:val="none" w:sz="0" w:space="0" w:color="auto"/>
            <w:right w:val="none" w:sz="0" w:space="0" w:color="auto"/>
          </w:divBdr>
        </w:div>
        <w:div w:id="176046685">
          <w:marLeft w:val="640"/>
          <w:marRight w:val="0"/>
          <w:marTop w:val="0"/>
          <w:marBottom w:val="0"/>
          <w:divBdr>
            <w:top w:val="none" w:sz="0" w:space="0" w:color="auto"/>
            <w:left w:val="none" w:sz="0" w:space="0" w:color="auto"/>
            <w:bottom w:val="none" w:sz="0" w:space="0" w:color="auto"/>
            <w:right w:val="none" w:sz="0" w:space="0" w:color="auto"/>
          </w:divBdr>
        </w:div>
        <w:div w:id="218592334">
          <w:marLeft w:val="640"/>
          <w:marRight w:val="0"/>
          <w:marTop w:val="0"/>
          <w:marBottom w:val="0"/>
          <w:divBdr>
            <w:top w:val="none" w:sz="0" w:space="0" w:color="auto"/>
            <w:left w:val="none" w:sz="0" w:space="0" w:color="auto"/>
            <w:bottom w:val="none" w:sz="0" w:space="0" w:color="auto"/>
            <w:right w:val="none" w:sz="0" w:space="0" w:color="auto"/>
          </w:divBdr>
        </w:div>
        <w:div w:id="245000668">
          <w:marLeft w:val="640"/>
          <w:marRight w:val="0"/>
          <w:marTop w:val="0"/>
          <w:marBottom w:val="0"/>
          <w:divBdr>
            <w:top w:val="none" w:sz="0" w:space="0" w:color="auto"/>
            <w:left w:val="none" w:sz="0" w:space="0" w:color="auto"/>
            <w:bottom w:val="none" w:sz="0" w:space="0" w:color="auto"/>
            <w:right w:val="none" w:sz="0" w:space="0" w:color="auto"/>
          </w:divBdr>
        </w:div>
        <w:div w:id="1438477727">
          <w:marLeft w:val="640"/>
          <w:marRight w:val="0"/>
          <w:marTop w:val="0"/>
          <w:marBottom w:val="0"/>
          <w:divBdr>
            <w:top w:val="none" w:sz="0" w:space="0" w:color="auto"/>
            <w:left w:val="none" w:sz="0" w:space="0" w:color="auto"/>
            <w:bottom w:val="none" w:sz="0" w:space="0" w:color="auto"/>
            <w:right w:val="none" w:sz="0" w:space="0" w:color="auto"/>
          </w:divBdr>
        </w:div>
        <w:div w:id="461115257">
          <w:marLeft w:val="640"/>
          <w:marRight w:val="0"/>
          <w:marTop w:val="0"/>
          <w:marBottom w:val="0"/>
          <w:divBdr>
            <w:top w:val="none" w:sz="0" w:space="0" w:color="auto"/>
            <w:left w:val="none" w:sz="0" w:space="0" w:color="auto"/>
            <w:bottom w:val="none" w:sz="0" w:space="0" w:color="auto"/>
            <w:right w:val="none" w:sz="0" w:space="0" w:color="auto"/>
          </w:divBdr>
        </w:div>
        <w:div w:id="734200690">
          <w:marLeft w:val="640"/>
          <w:marRight w:val="0"/>
          <w:marTop w:val="0"/>
          <w:marBottom w:val="0"/>
          <w:divBdr>
            <w:top w:val="none" w:sz="0" w:space="0" w:color="auto"/>
            <w:left w:val="none" w:sz="0" w:space="0" w:color="auto"/>
            <w:bottom w:val="none" w:sz="0" w:space="0" w:color="auto"/>
            <w:right w:val="none" w:sz="0" w:space="0" w:color="auto"/>
          </w:divBdr>
        </w:div>
        <w:div w:id="973681743">
          <w:marLeft w:val="640"/>
          <w:marRight w:val="0"/>
          <w:marTop w:val="0"/>
          <w:marBottom w:val="0"/>
          <w:divBdr>
            <w:top w:val="none" w:sz="0" w:space="0" w:color="auto"/>
            <w:left w:val="none" w:sz="0" w:space="0" w:color="auto"/>
            <w:bottom w:val="none" w:sz="0" w:space="0" w:color="auto"/>
            <w:right w:val="none" w:sz="0" w:space="0" w:color="auto"/>
          </w:divBdr>
        </w:div>
        <w:div w:id="1368292373">
          <w:marLeft w:val="640"/>
          <w:marRight w:val="0"/>
          <w:marTop w:val="0"/>
          <w:marBottom w:val="0"/>
          <w:divBdr>
            <w:top w:val="none" w:sz="0" w:space="0" w:color="auto"/>
            <w:left w:val="none" w:sz="0" w:space="0" w:color="auto"/>
            <w:bottom w:val="none" w:sz="0" w:space="0" w:color="auto"/>
            <w:right w:val="none" w:sz="0" w:space="0" w:color="auto"/>
          </w:divBdr>
        </w:div>
        <w:div w:id="1580603867">
          <w:marLeft w:val="640"/>
          <w:marRight w:val="0"/>
          <w:marTop w:val="0"/>
          <w:marBottom w:val="0"/>
          <w:divBdr>
            <w:top w:val="none" w:sz="0" w:space="0" w:color="auto"/>
            <w:left w:val="none" w:sz="0" w:space="0" w:color="auto"/>
            <w:bottom w:val="none" w:sz="0" w:space="0" w:color="auto"/>
            <w:right w:val="none" w:sz="0" w:space="0" w:color="auto"/>
          </w:divBdr>
        </w:div>
        <w:div w:id="1716274069">
          <w:marLeft w:val="640"/>
          <w:marRight w:val="0"/>
          <w:marTop w:val="0"/>
          <w:marBottom w:val="0"/>
          <w:divBdr>
            <w:top w:val="none" w:sz="0" w:space="0" w:color="auto"/>
            <w:left w:val="none" w:sz="0" w:space="0" w:color="auto"/>
            <w:bottom w:val="none" w:sz="0" w:space="0" w:color="auto"/>
            <w:right w:val="none" w:sz="0" w:space="0" w:color="auto"/>
          </w:divBdr>
        </w:div>
        <w:div w:id="1129859132">
          <w:marLeft w:val="640"/>
          <w:marRight w:val="0"/>
          <w:marTop w:val="0"/>
          <w:marBottom w:val="0"/>
          <w:divBdr>
            <w:top w:val="none" w:sz="0" w:space="0" w:color="auto"/>
            <w:left w:val="none" w:sz="0" w:space="0" w:color="auto"/>
            <w:bottom w:val="none" w:sz="0" w:space="0" w:color="auto"/>
            <w:right w:val="none" w:sz="0" w:space="0" w:color="auto"/>
          </w:divBdr>
        </w:div>
        <w:div w:id="1307470123">
          <w:marLeft w:val="640"/>
          <w:marRight w:val="0"/>
          <w:marTop w:val="0"/>
          <w:marBottom w:val="0"/>
          <w:divBdr>
            <w:top w:val="none" w:sz="0" w:space="0" w:color="auto"/>
            <w:left w:val="none" w:sz="0" w:space="0" w:color="auto"/>
            <w:bottom w:val="none" w:sz="0" w:space="0" w:color="auto"/>
            <w:right w:val="none" w:sz="0" w:space="0" w:color="auto"/>
          </w:divBdr>
        </w:div>
        <w:div w:id="1129592469">
          <w:marLeft w:val="640"/>
          <w:marRight w:val="0"/>
          <w:marTop w:val="0"/>
          <w:marBottom w:val="0"/>
          <w:divBdr>
            <w:top w:val="none" w:sz="0" w:space="0" w:color="auto"/>
            <w:left w:val="none" w:sz="0" w:space="0" w:color="auto"/>
            <w:bottom w:val="none" w:sz="0" w:space="0" w:color="auto"/>
            <w:right w:val="none" w:sz="0" w:space="0" w:color="auto"/>
          </w:divBdr>
        </w:div>
        <w:div w:id="168834849">
          <w:marLeft w:val="640"/>
          <w:marRight w:val="0"/>
          <w:marTop w:val="0"/>
          <w:marBottom w:val="0"/>
          <w:divBdr>
            <w:top w:val="none" w:sz="0" w:space="0" w:color="auto"/>
            <w:left w:val="none" w:sz="0" w:space="0" w:color="auto"/>
            <w:bottom w:val="none" w:sz="0" w:space="0" w:color="auto"/>
            <w:right w:val="none" w:sz="0" w:space="0" w:color="auto"/>
          </w:divBdr>
        </w:div>
        <w:div w:id="2070183602">
          <w:marLeft w:val="640"/>
          <w:marRight w:val="0"/>
          <w:marTop w:val="0"/>
          <w:marBottom w:val="0"/>
          <w:divBdr>
            <w:top w:val="none" w:sz="0" w:space="0" w:color="auto"/>
            <w:left w:val="none" w:sz="0" w:space="0" w:color="auto"/>
            <w:bottom w:val="none" w:sz="0" w:space="0" w:color="auto"/>
            <w:right w:val="none" w:sz="0" w:space="0" w:color="auto"/>
          </w:divBdr>
        </w:div>
        <w:div w:id="376130070">
          <w:marLeft w:val="640"/>
          <w:marRight w:val="0"/>
          <w:marTop w:val="0"/>
          <w:marBottom w:val="0"/>
          <w:divBdr>
            <w:top w:val="none" w:sz="0" w:space="0" w:color="auto"/>
            <w:left w:val="none" w:sz="0" w:space="0" w:color="auto"/>
            <w:bottom w:val="none" w:sz="0" w:space="0" w:color="auto"/>
            <w:right w:val="none" w:sz="0" w:space="0" w:color="auto"/>
          </w:divBdr>
        </w:div>
        <w:div w:id="1411151088">
          <w:marLeft w:val="640"/>
          <w:marRight w:val="0"/>
          <w:marTop w:val="0"/>
          <w:marBottom w:val="0"/>
          <w:divBdr>
            <w:top w:val="none" w:sz="0" w:space="0" w:color="auto"/>
            <w:left w:val="none" w:sz="0" w:space="0" w:color="auto"/>
            <w:bottom w:val="none" w:sz="0" w:space="0" w:color="auto"/>
            <w:right w:val="none" w:sz="0" w:space="0" w:color="auto"/>
          </w:divBdr>
        </w:div>
        <w:div w:id="1158501706">
          <w:marLeft w:val="640"/>
          <w:marRight w:val="0"/>
          <w:marTop w:val="0"/>
          <w:marBottom w:val="0"/>
          <w:divBdr>
            <w:top w:val="none" w:sz="0" w:space="0" w:color="auto"/>
            <w:left w:val="none" w:sz="0" w:space="0" w:color="auto"/>
            <w:bottom w:val="none" w:sz="0" w:space="0" w:color="auto"/>
            <w:right w:val="none" w:sz="0" w:space="0" w:color="auto"/>
          </w:divBdr>
        </w:div>
        <w:div w:id="356853492">
          <w:marLeft w:val="640"/>
          <w:marRight w:val="0"/>
          <w:marTop w:val="0"/>
          <w:marBottom w:val="0"/>
          <w:divBdr>
            <w:top w:val="none" w:sz="0" w:space="0" w:color="auto"/>
            <w:left w:val="none" w:sz="0" w:space="0" w:color="auto"/>
            <w:bottom w:val="none" w:sz="0" w:space="0" w:color="auto"/>
            <w:right w:val="none" w:sz="0" w:space="0" w:color="auto"/>
          </w:divBdr>
        </w:div>
        <w:div w:id="23020649">
          <w:marLeft w:val="640"/>
          <w:marRight w:val="0"/>
          <w:marTop w:val="0"/>
          <w:marBottom w:val="0"/>
          <w:divBdr>
            <w:top w:val="none" w:sz="0" w:space="0" w:color="auto"/>
            <w:left w:val="none" w:sz="0" w:space="0" w:color="auto"/>
            <w:bottom w:val="none" w:sz="0" w:space="0" w:color="auto"/>
            <w:right w:val="none" w:sz="0" w:space="0" w:color="auto"/>
          </w:divBdr>
        </w:div>
        <w:div w:id="167258375">
          <w:marLeft w:val="640"/>
          <w:marRight w:val="0"/>
          <w:marTop w:val="0"/>
          <w:marBottom w:val="0"/>
          <w:divBdr>
            <w:top w:val="none" w:sz="0" w:space="0" w:color="auto"/>
            <w:left w:val="none" w:sz="0" w:space="0" w:color="auto"/>
            <w:bottom w:val="none" w:sz="0" w:space="0" w:color="auto"/>
            <w:right w:val="none" w:sz="0" w:space="0" w:color="auto"/>
          </w:divBdr>
        </w:div>
        <w:div w:id="1944143146">
          <w:marLeft w:val="640"/>
          <w:marRight w:val="0"/>
          <w:marTop w:val="0"/>
          <w:marBottom w:val="0"/>
          <w:divBdr>
            <w:top w:val="none" w:sz="0" w:space="0" w:color="auto"/>
            <w:left w:val="none" w:sz="0" w:space="0" w:color="auto"/>
            <w:bottom w:val="none" w:sz="0" w:space="0" w:color="auto"/>
            <w:right w:val="none" w:sz="0" w:space="0" w:color="auto"/>
          </w:divBdr>
        </w:div>
        <w:div w:id="36782542">
          <w:marLeft w:val="640"/>
          <w:marRight w:val="0"/>
          <w:marTop w:val="0"/>
          <w:marBottom w:val="0"/>
          <w:divBdr>
            <w:top w:val="none" w:sz="0" w:space="0" w:color="auto"/>
            <w:left w:val="none" w:sz="0" w:space="0" w:color="auto"/>
            <w:bottom w:val="none" w:sz="0" w:space="0" w:color="auto"/>
            <w:right w:val="none" w:sz="0" w:space="0" w:color="auto"/>
          </w:divBdr>
        </w:div>
        <w:div w:id="414327530">
          <w:marLeft w:val="640"/>
          <w:marRight w:val="0"/>
          <w:marTop w:val="0"/>
          <w:marBottom w:val="0"/>
          <w:divBdr>
            <w:top w:val="none" w:sz="0" w:space="0" w:color="auto"/>
            <w:left w:val="none" w:sz="0" w:space="0" w:color="auto"/>
            <w:bottom w:val="none" w:sz="0" w:space="0" w:color="auto"/>
            <w:right w:val="none" w:sz="0" w:space="0" w:color="auto"/>
          </w:divBdr>
        </w:div>
        <w:div w:id="2077430792">
          <w:marLeft w:val="640"/>
          <w:marRight w:val="0"/>
          <w:marTop w:val="0"/>
          <w:marBottom w:val="0"/>
          <w:divBdr>
            <w:top w:val="none" w:sz="0" w:space="0" w:color="auto"/>
            <w:left w:val="none" w:sz="0" w:space="0" w:color="auto"/>
            <w:bottom w:val="none" w:sz="0" w:space="0" w:color="auto"/>
            <w:right w:val="none" w:sz="0" w:space="0" w:color="auto"/>
          </w:divBdr>
        </w:div>
        <w:div w:id="2060130476">
          <w:marLeft w:val="640"/>
          <w:marRight w:val="0"/>
          <w:marTop w:val="0"/>
          <w:marBottom w:val="0"/>
          <w:divBdr>
            <w:top w:val="none" w:sz="0" w:space="0" w:color="auto"/>
            <w:left w:val="none" w:sz="0" w:space="0" w:color="auto"/>
            <w:bottom w:val="none" w:sz="0" w:space="0" w:color="auto"/>
            <w:right w:val="none" w:sz="0" w:space="0" w:color="auto"/>
          </w:divBdr>
        </w:div>
        <w:div w:id="519319341">
          <w:marLeft w:val="640"/>
          <w:marRight w:val="0"/>
          <w:marTop w:val="0"/>
          <w:marBottom w:val="0"/>
          <w:divBdr>
            <w:top w:val="none" w:sz="0" w:space="0" w:color="auto"/>
            <w:left w:val="none" w:sz="0" w:space="0" w:color="auto"/>
            <w:bottom w:val="none" w:sz="0" w:space="0" w:color="auto"/>
            <w:right w:val="none" w:sz="0" w:space="0" w:color="auto"/>
          </w:divBdr>
        </w:div>
        <w:div w:id="2031451344">
          <w:marLeft w:val="640"/>
          <w:marRight w:val="0"/>
          <w:marTop w:val="0"/>
          <w:marBottom w:val="0"/>
          <w:divBdr>
            <w:top w:val="none" w:sz="0" w:space="0" w:color="auto"/>
            <w:left w:val="none" w:sz="0" w:space="0" w:color="auto"/>
            <w:bottom w:val="none" w:sz="0" w:space="0" w:color="auto"/>
            <w:right w:val="none" w:sz="0" w:space="0" w:color="auto"/>
          </w:divBdr>
        </w:div>
        <w:div w:id="1936666616">
          <w:marLeft w:val="640"/>
          <w:marRight w:val="0"/>
          <w:marTop w:val="0"/>
          <w:marBottom w:val="0"/>
          <w:divBdr>
            <w:top w:val="none" w:sz="0" w:space="0" w:color="auto"/>
            <w:left w:val="none" w:sz="0" w:space="0" w:color="auto"/>
            <w:bottom w:val="none" w:sz="0" w:space="0" w:color="auto"/>
            <w:right w:val="none" w:sz="0" w:space="0" w:color="auto"/>
          </w:divBdr>
        </w:div>
        <w:div w:id="1697073028">
          <w:marLeft w:val="640"/>
          <w:marRight w:val="0"/>
          <w:marTop w:val="0"/>
          <w:marBottom w:val="0"/>
          <w:divBdr>
            <w:top w:val="none" w:sz="0" w:space="0" w:color="auto"/>
            <w:left w:val="none" w:sz="0" w:space="0" w:color="auto"/>
            <w:bottom w:val="none" w:sz="0" w:space="0" w:color="auto"/>
            <w:right w:val="none" w:sz="0" w:space="0" w:color="auto"/>
          </w:divBdr>
        </w:div>
        <w:div w:id="746342254">
          <w:marLeft w:val="640"/>
          <w:marRight w:val="0"/>
          <w:marTop w:val="0"/>
          <w:marBottom w:val="0"/>
          <w:divBdr>
            <w:top w:val="none" w:sz="0" w:space="0" w:color="auto"/>
            <w:left w:val="none" w:sz="0" w:space="0" w:color="auto"/>
            <w:bottom w:val="none" w:sz="0" w:space="0" w:color="auto"/>
            <w:right w:val="none" w:sz="0" w:space="0" w:color="auto"/>
          </w:divBdr>
        </w:div>
        <w:div w:id="1673490329">
          <w:marLeft w:val="640"/>
          <w:marRight w:val="0"/>
          <w:marTop w:val="0"/>
          <w:marBottom w:val="0"/>
          <w:divBdr>
            <w:top w:val="none" w:sz="0" w:space="0" w:color="auto"/>
            <w:left w:val="none" w:sz="0" w:space="0" w:color="auto"/>
            <w:bottom w:val="none" w:sz="0" w:space="0" w:color="auto"/>
            <w:right w:val="none" w:sz="0" w:space="0" w:color="auto"/>
          </w:divBdr>
        </w:div>
        <w:div w:id="1842506717">
          <w:marLeft w:val="640"/>
          <w:marRight w:val="0"/>
          <w:marTop w:val="0"/>
          <w:marBottom w:val="0"/>
          <w:divBdr>
            <w:top w:val="none" w:sz="0" w:space="0" w:color="auto"/>
            <w:left w:val="none" w:sz="0" w:space="0" w:color="auto"/>
            <w:bottom w:val="none" w:sz="0" w:space="0" w:color="auto"/>
            <w:right w:val="none" w:sz="0" w:space="0" w:color="auto"/>
          </w:divBdr>
        </w:div>
        <w:div w:id="582616307">
          <w:marLeft w:val="640"/>
          <w:marRight w:val="0"/>
          <w:marTop w:val="0"/>
          <w:marBottom w:val="0"/>
          <w:divBdr>
            <w:top w:val="none" w:sz="0" w:space="0" w:color="auto"/>
            <w:left w:val="none" w:sz="0" w:space="0" w:color="auto"/>
            <w:bottom w:val="none" w:sz="0" w:space="0" w:color="auto"/>
            <w:right w:val="none" w:sz="0" w:space="0" w:color="auto"/>
          </w:divBdr>
        </w:div>
        <w:div w:id="1418557937">
          <w:marLeft w:val="640"/>
          <w:marRight w:val="0"/>
          <w:marTop w:val="0"/>
          <w:marBottom w:val="0"/>
          <w:divBdr>
            <w:top w:val="none" w:sz="0" w:space="0" w:color="auto"/>
            <w:left w:val="none" w:sz="0" w:space="0" w:color="auto"/>
            <w:bottom w:val="none" w:sz="0" w:space="0" w:color="auto"/>
            <w:right w:val="none" w:sz="0" w:space="0" w:color="auto"/>
          </w:divBdr>
        </w:div>
        <w:div w:id="854685165">
          <w:marLeft w:val="640"/>
          <w:marRight w:val="0"/>
          <w:marTop w:val="0"/>
          <w:marBottom w:val="0"/>
          <w:divBdr>
            <w:top w:val="none" w:sz="0" w:space="0" w:color="auto"/>
            <w:left w:val="none" w:sz="0" w:space="0" w:color="auto"/>
            <w:bottom w:val="none" w:sz="0" w:space="0" w:color="auto"/>
            <w:right w:val="none" w:sz="0" w:space="0" w:color="auto"/>
          </w:divBdr>
        </w:div>
        <w:div w:id="496502588">
          <w:marLeft w:val="640"/>
          <w:marRight w:val="0"/>
          <w:marTop w:val="0"/>
          <w:marBottom w:val="0"/>
          <w:divBdr>
            <w:top w:val="none" w:sz="0" w:space="0" w:color="auto"/>
            <w:left w:val="none" w:sz="0" w:space="0" w:color="auto"/>
            <w:bottom w:val="none" w:sz="0" w:space="0" w:color="auto"/>
            <w:right w:val="none" w:sz="0" w:space="0" w:color="auto"/>
          </w:divBdr>
        </w:div>
        <w:div w:id="138885175">
          <w:marLeft w:val="640"/>
          <w:marRight w:val="0"/>
          <w:marTop w:val="0"/>
          <w:marBottom w:val="0"/>
          <w:divBdr>
            <w:top w:val="none" w:sz="0" w:space="0" w:color="auto"/>
            <w:left w:val="none" w:sz="0" w:space="0" w:color="auto"/>
            <w:bottom w:val="none" w:sz="0" w:space="0" w:color="auto"/>
            <w:right w:val="none" w:sz="0" w:space="0" w:color="auto"/>
          </w:divBdr>
        </w:div>
        <w:div w:id="520972927">
          <w:marLeft w:val="640"/>
          <w:marRight w:val="0"/>
          <w:marTop w:val="0"/>
          <w:marBottom w:val="0"/>
          <w:divBdr>
            <w:top w:val="none" w:sz="0" w:space="0" w:color="auto"/>
            <w:left w:val="none" w:sz="0" w:space="0" w:color="auto"/>
            <w:bottom w:val="none" w:sz="0" w:space="0" w:color="auto"/>
            <w:right w:val="none" w:sz="0" w:space="0" w:color="auto"/>
          </w:divBdr>
        </w:div>
        <w:div w:id="1001591701">
          <w:marLeft w:val="640"/>
          <w:marRight w:val="0"/>
          <w:marTop w:val="0"/>
          <w:marBottom w:val="0"/>
          <w:divBdr>
            <w:top w:val="none" w:sz="0" w:space="0" w:color="auto"/>
            <w:left w:val="none" w:sz="0" w:space="0" w:color="auto"/>
            <w:bottom w:val="none" w:sz="0" w:space="0" w:color="auto"/>
            <w:right w:val="none" w:sz="0" w:space="0" w:color="auto"/>
          </w:divBdr>
        </w:div>
        <w:div w:id="1043407917">
          <w:marLeft w:val="640"/>
          <w:marRight w:val="0"/>
          <w:marTop w:val="0"/>
          <w:marBottom w:val="0"/>
          <w:divBdr>
            <w:top w:val="none" w:sz="0" w:space="0" w:color="auto"/>
            <w:left w:val="none" w:sz="0" w:space="0" w:color="auto"/>
            <w:bottom w:val="none" w:sz="0" w:space="0" w:color="auto"/>
            <w:right w:val="none" w:sz="0" w:space="0" w:color="auto"/>
          </w:divBdr>
        </w:div>
        <w:div w:id="1755475827">
          <w:marLeft w:val="640"/>
          <w:marRight w:val="0"/>
          <w:marTop w:val="0"/>
          <w:marBottom w:val="0"/>
          <w:divBdr>
            <w:top w:val="none" w:sz="0" w:space="0" w:color="auto"/>
            <w:left w:val="none" w:sz="0" w:space="0" w:color="auto"/>
            <w:bottom w:val="none" w:sz="0" w:space="0" w:color="auto"/>
            <w:right w:val="none" w:sz="0" w:space="0" w:color="auto"/>
          </w:divBdr>
        </w:div>
        <w:div w:id="1231428559">
          <w:marLeft w:val="640"/>
          <w:marRight w:val="0"/>
          <w:marTop w:val="0"/>
          <w:marBottom w:val="0"/>
          <w:divBdr>
            <w:top w:val="none" w:sz="0" w:space="0" w:color="auto"/>
            <w:left w:val="none" w:sz="0" w:space="0" w:color="auto"/>
            <w:bottom w:val="none" w:sz="0" w:space="0" w:color="auto"/>
            <w:right w:val="none" w:sz="0" w:space="0" w:color="auto"/>
          </w:divBdr>
        </w:div>
        <w:div w:id="2003194370">
          <w:marLeft w:val="640"/>
          <w:marRight w:val="0"/>
          <w:marTop w:val="0"/>
          <w:marBottom w:val="0"/>
          <w:divBdr>
            <w:top w:val="none" w:sz="0" w:space="0" w:color="auto"/>
            <w:left w:val="none" w:sz="0" w:space="0" w:color="auto"/>
            <w:bottom w:val="none" w:sz="0" w:space="0" w:color="auto"/>
            <w:right w:val="none" w:sz="0" w:space="0" w:color="auto"/>
          </w:divBdr>
        </w:div>
        <w:div w:id="848914333">
          <w:marLeft w:val="640"/>
          <w:marRight w:val="0"/>
          <w:marTop w:val="0"/>
          <w:marBottom w:val="0"/>
          <w:divBdr>
            <w:top w:val="none" w:sz="0" w:space="0" w:color="auto"/>
            <w:left w:val="none" w:sz="0" w:space="0" w:color="auto"/>
            <w:bottom w:val="none" w:sz="0" w:space="0" w:color="auto"/>
            <w:right w:val="none" w:sz="0" w:space="0" w:color="auto"/>
          </w:divBdr>
        </w:div>
        <w:div w:id="554313633">
          <w:marLeft w:val="640"/>
          <w:marRight w:val="0"/>
          <w:marTop w:val="0"/>
          <w:marBottom w:val="0"/>
          <w:divBdr>
            <w:top w:val="none" w:sz="0" w:space="0" w:color="auto"/>
            <w:left w:val="none" w:sz="0" w:space="0" w:color="auto"/>
            <w:bottom w:val="none" w:sz="0" w:space="0" w:color="auto"/>
            <w:right w:val="none" w:sz="0" w:space="0" w:color="auto"/>
          </w:divBdr>
        </w:div>
        <w:div w:id="1727604671">
          <w:marLeft w:val="640"/>
          <w:marRight w:val="0"/>
          <w:marTop w:val="0"/>
          <w:marBottom w:val="0"/>
          <w:divBdr>
            <w:top w:val="none" w:sz="0" w:space="0" w:color="auto"/>
            <w:left w:val="none" w:sz="0" w:space="0" w:color="auto"/>
            <w:bottom w:val="none" w:sz="0" w:space="0" w:color="auto"/>
            <w:right w:val="none" w:sz="0" w:space="0" w:color="auto"/>
          </w:divBdr>
        </w:div>
        <w:div w:id="1828594291">
          <w:marLeft w:val="640"/>
          <w:marRight w:val="0"/>
          <w:marTop w:val="0"/>
          <w:marBottom w:val="0"/>
          <w:divBdr>
            <w:top w:val="none" w:sz="0" w:space="0" w:color="auto"/>
            <w:left w:val="none" w:sz="0" w:space="0" w:color="auto"/>
            <w:bottom w:val="none" w:sz="0" w:space="0" w:color="auto"/>
            <w:right w:val="none" w:sz="0" w:space="0" w:color="auto"/>
          </w:divBdr>
        </w:div>
        <w:div w:id="740563510">
          <w:marLeft w:val="640"/>
          <w:marRight w:val="0"/>
          <w:marTop w:val="0"/>
          <w:marBottom w:val="0"/>
          <w:divBdr>
            <w:top w:val="none" w:sz="0" w:space="0" w:color="auto"/>
            <w:left w:val="none" w:sz="0" w:space="0" w:color="auto"/>
            <w:bottom w:val="none" w:sz="0" w:space="0" w:color="auto"/>
            <w:right w:val="none" w:sz="0" w:space="0" w:color="auto"/>
          </w:divBdr>
        </w:div>
        <w:div w:id="585460180">
          <w:marLeft w:val="640"/>
          <w:marRight w:val="0"/>
          <w:marTop w:val="0"/>
          <w:marBottom w:val="0"/>
          <w:divBdr>
            <w:top w:val="none" w:sz="0" w:space="0" w:color="auto"/>
            <w:left w:val="none" w:sz="0" w:space="0" w:color="auto"/>
            <w:bottom w:val="none" w:sz="0" w:space="0" w:color="auto"/>
            <w:right w:val="none" w:sz="0" w:space="0" w:color="auto"/>
          </w:divBdr>
        </w:div>
        <w:div w:id="2144694922">
          <w:marLeft w:val="640"/>
          <w:marRight w:val="0"/>
          <w:marTop w:val="0"/>
          <w:marBottom w:val="0"/>
          <w:divBdr>
            <w:top w:val="none" w:sz="0" w:space="0" w:color="auto"/>
            <w:left w:val="none" w:sz="0" w:space="0" w:color="auto"/>
            <w:bottom w:val="none" w:sz="0" w:space="0" w:color="auto"/>
            <w:right w:val="none" w:sz="0" w:space="0" w:color="auto"/>
          </w:divBdr>
        </w:div>
        <w:div w:id="959921548">
          <w:marLeft w:val="640"/>
          <w:marRight w:val="0"/>
          <w:marTop w:val="0"/>
          <w:marBottom w:val="0"/>
          <w:divBdr>
            <w:top w:val="none" w:sz="0" w:space="0" w:color="auto"/>
            <w:left w:val="none" w:sz="0" w:space="0" w:color="auto"/>
            <w:bottom w:val="none" w:sz="0" w:space="0" w:color="auto"/>
            <w:right w:val="none" w:sz="0" w:space="0" w:color="auto"/>
          </w:divBdr>
        </w:div>
        <w:div w:id="1080323088">
          <w:marLeft w:val="640"/>
          <w:marRight w:val="0"/>
          <w:marTop w:val="0"/>
          <w:marBottom w:val="0"/>
          <w:divBdr>
            <w:top w:val="none" w:sz="0" w:space="0" w:color="auto"/>
            <w:left w:val="none" w:sz="0" w:space="0" w:color="auto"/>
            <w:bottom w:val="none" w:sz="0" w:space="0" w:color="auto"/>
            <w:right w:val="none" w:sz="0" w:space="0" w:color="auto"/>
          </w:divBdr>
        </w:div>
        <w:div w:id="1120878258">
          <w:marLeft w:val="640"/>
          <w:marRight w:val="0"/>
          <w:marTop w:val="0"/>
          <w:marBottom w:val="0"/>
          <w:divBdr>
            <w:top w:val="none" w:sz="0" w:space="0" w:color="auto"/>
            <w:left w:val="none" w:sz="0" w:space="0" w:color="auto"/>
            <w:bottom w:val="none" w:sz="0" w:space="0" w:color="auto"/>
            <w:right w:val="none" w:sz="0" w:space="0" w:color="auto"/>
          </w:divBdr>
        </w:div>
        <w:div w:id="1550453931">
          <w:marLeft w:val="640"/>
          <w:marRight w:val="0"/>
          <w:marTop w:val="0"/>
          <w:marBottom w:val="0"/>
          <w:divBdr>
            <w:top w:val="none" w:sz="0" w:space="0" w:color="auto"/>
            <w:left w:val="none" w:sz="0" w:space="0" w:color="auto"/>
            <w:bottom w:val="none" w:sz="0" w:space="0" w:color="auto"/>
            <w:right w:val="none" w:sz="0" w:space="0" w:color="auto"/>
          </w:divBdr>
        </w:div>
        <w:div w:id="2045717247">
          <w:marLeft w:val="640"/>
          <w:marRight w:val="0"/>
          <w:marTop w:val="0"/>
          <w:marBottom w:val="0"/>
          <w:divBdr>
            <w:top w:val="none" w:sz="0" w:space="0" w:color="auto"/>
            <w:left w:val="none" w:sz="0" w:space="0" w:color="auto"/>
            <w:bottom w:val="none" w:sz="0" w:space="0" w:color="auto"/>
            <w:right w:val="none" w:sz="0" w:space="0" w:color="auto"/>
          </w:divBdr>
        </w:div>
        <w:div w:id="477068022">
          <w:marLeft w:val="640"/>
          <w:marRight w:val="0"/>
          <w:marTop w:val="0"/>
          <w:marBottom w:val="0"/>
          <w:divBdr>
            <w:top w:val="none" w:sz="0" w:space="0" w:color="auto"/>
            <w:left w:val="none" w:sz="0" w:space="0" w:color="auto"/>
            <w:bottom w:val="none" w:sz="0" w:space="0" w:color="auto"/>
            <w:right w:val="none" w:sz="0" w:space="0" w:color="auto"/>
          </w:divBdr>
        </w:div>
        <w:div w:id="1775006847">
          <w:marLeft w:val="640"/>
          <w:marRight w:val="0"/>
          <w:marTop w:val="0"/>
          <w:marBottom w:val="0"/>
          <w:divBdr>
            <w:top w:val="none" w:sz="0" w:space="0" w:color="auto"/>
            <w:left w:val="none" w:sz="0" w:space="0" w:color="auto"/>
            <w:bottom w:val="none" w:sz="0" w:space="0" w:color="auto"/>
            <w:right w:val="none" w:sz="0" w:space="0" w:color="auto"/>
          </w:divBdr>
        </w:div>
        <w:div w:id="1450394109">
          <w:marLeft w:val="640"/>
          <w:marRight w:val="0"/>
          <w:marTop w:val="0"/>
          <w:marBottom w:val="0"/>
          <w:divBdr>
            <w:top w:val="none" w:sz="0" w:space="0" w:color="auto"/>
            <w:left w:val="none" w:sz="0" w:space="0" w:color="auto"/>
            <w:bottom w:val="none" w:sz="0" w:space="0" w:color="auto"/>
            <w:right w:val="none" w:sz="0" w:space="0" w:color="auto"/>
          </w:divBdr>
        </w:div>
        <w:div w:id="886572310">
          <w:marLeft w:val="640"/>
          <w:marRight w:val="0"/>
          <w:marTop w:val="0"/>
          <w:marBottom w:val="0"/>
          <w:divBdr>
            <w:top w:val="none" w:sz="0" w:space="0" w:color="auto"/>
            <w:left w:val="none" w:sz="0" w:space="0" w:color="auto"/>
            <w:bottom w:val="none" w:sz="0" w:space="0" w:color="auto"/>
            <w:right w:val="none" w:sz="0" w:space="0" w:color="auto"/>
          </w:divBdr>
        </w:div>
        <w:div w:id="616108911">
          <w:marLeft w:val="640"/>
          <w:marRight w:val="0"/>
          <w:marTop w:val="0"/>
          <w:marBottom w:val="0"/>
          <w:divBdr>
            <w:top w:val="none" w:sz="0" w:space="0" w:color="auto"/>
            <w:left w:val="none" w:sz="0" w:space="0" w:color="auto"/>
            <w:bottom w:val="none" w:sz="0" w:space="0" w:color="auto"/>
            <w:right w:val="none" w:sz="0" w:space="0" w:color="auto"/>
          </w:divBdr>
        </w:div>
        <w:div w:id="171529649">
          <w:marLeft w:val="640"/>
          <w:marRight w:val="0"/>
          <w:marTop w:val="0"/>
          <w:marBottom w:val="0"/>
          <w:divBdr>
            <w:top w:val="none" w:sz="0" w:space="0" w:color="auto"/>
            <w:left w:val="none" w:sz="0" w:space="0" w:color="auto"/>
            <w:bottom w:val="none" w:sz="0" w:space="0" w:color="auto"/>
            <w:right w:val="none" w:sz="0" w:space="0" w:color="auto"/>
          </w:divBdr>
        </w:div>
        <w:div w:id="135727052">
          <w:marLeft w:val="640"/>
          <w:marRight w:val="0"/>
          <w:marTop w:val="0"/>
          <w:marBottom w:val="0"/>
          <w:divBdr>
            <w:top w:val="none" w:sz="0" w:space="0" w:color="auto"/>
            <w:left w:val="none" w:sz="0" w:space="0" w:color="auto"/>
            <w:bottom w:val="none" w:sz="0" w:space="0" w:color="auto"/>
            <w:right w:val="none" w:sz="0" w:space="0" w:color="auto"/>
          </w:divBdr>
        </w:div>
        <w:div w:id="732001544">
          <w:marLeft w:val="640"/>
          <w:marRight w:val="0"/>
          <w:marTop w:val="0"/>
          <w:marBottom w:val="0"/>
          <w:divBdr>
            <w:top w:val="none" w:sz="0" w:space="0" w:color="auto"/>
            <w:left w:val="none" w:sz="0" w:space="0" w:color="auto"/>
            <w:bottom w:val="none" w:sz="0" w:space="0" w:color="auto"/>
            <w:right w:val="none" w:sz="0" w:space="0" w:color="auto"/>
          </w:divBdr>
        </w:div>
        <w:div w:id="1671445366">
          <w:marLeft w:val="640"/>
          <w:marRight w:val="0"/>
          <w:marTop w:val="0"/>
          <w:marBottom w:val="0"/>
          <w:divBdr>
            <w:top w:val="none" w:sz="0" w:space="0" w:color="auto"/>
            <w:left w:val="none" w:sz="0" w:space="0" w:color="auto"/>
            <w:bottom w:val="none" w:sz="0" w:space="0" w:color="auto"/>
            <w:right w:val="none" w:sz="0" w:space="0" w:color="auto"/>
          </w:divBdr>
        </w:div>
        <w:div w:id="1031614155">
          <w:marLeft w:val="640"/>
          <w:marRight w:val="0"/>
          <w:marTop w:val="0"/>
          <w:marBottom w:val="0"/>
          <w:divBdr>
            <w:top w:val="none" w:sz="0" w:space="0" w:color="auto"/>
            <w:left w:val="none" w:sz="0" w:space="0" w:color="auto"/>
            <w:bottom w:val="none" w:sz="0" w:space="0" w:color="auto"/>
            <w:right w:val="none" w:sz="0" w:space="0" w:color="auto"/>
          </w:divBdr>
        </w:div>
        <w:div w:id="822935902">
          <w:marLeft w:val="640"/>
          <w:marRight w:val="0"/>
          <w:marTop w:val="0"/>
          <w:marBottom w:val="0"/>
          <w:divBdr>
            <w:top w:val="none" w:sz="0" w:space="0" w:color="auto"/>
            <w:left w:val="none" w:sz="0" w:space="0" w:color="auto"/>
            <w:bottom w:val="none" w:sz="0" w:space="0" w:color="auto"/>
            <w:right w:val="none" w:sz="0" w:space="0" w:color="auto"/>
          </w:divBdr>
        </w:div>
        <w:div w:id="1947691307">
          <w:marLeft w:val="640"/>
          <w:marRight w:val="0"/>
          <w:marTop w:val="0"/>
          <w:marBottom w:val="0"/>
          <w:divBdr>
            <w:top w:val="none" w:sz="0" w:space="0" w:color="auto"/>
            <w:left w:val="none" w:sz="0" w:space="0" w:color="auto"/>
            <w:bottom w:val="none" w:sz="0" w:space="0" w:color="auto"/>
            <w:right w:val="none" w:sz="0" w:space="0" w:color="auto"/>
          </w:divBdr>
        </w:div>
        <w:div w:id="1336418438">
          <w:marLeft w:val="640"/>
          <w:marRight w:val="0"/>
          <w:marTop w:val="0"/>
          <w:marBottom w:val="0"/>
          <w:divBdr>
            <w:top w:val="none" w:sz="0" w:space="0" w:color="auto"/>
            <w:left w:val="none" w:sz="0" w:space="0" w:color="auto"/>
            <w:bottom w:val="none" w:sz="0" w:space="0" w:color="auto"/>
            <w:right w:val="none" w:sz="0" w:space="0" w:color="auto"/>
          </w:divBdr>
        </w:div>
        <w:div w:id="1137063272">
          <w:marLeft w:val="640"/>
          <w:marRight w:val="0"/>
          <w:marTop w:val="0"/>
          <w:marBottom w:val="0"/>
          <w:divBdr>
            <w:top w:val="none" w:sz="0" w:space="0" w:color="auto"/>
            <w:left w:val="none" w:sz="0" w:space="0" w:color="auto"/>
            <w:bottom w:val="none" w:sz="0" w:space="0" w:color="auto"/>
            <w:right w:val="none" w:sz="0" w:space="0" w:color="auto"/>
          </w:divBdr>
        </w:div>
        <w:div w:id="1961570835">
          <w:marLeft w:val="640"/>
          <w:marRight w:val="0"/>
          <w:marTop w:val="0"/>
          <w:marBottom w:val="0"/>
          <w:divBdr>
            <w:top w:val="none" w:sz="0" w:space="0" w:color="auto"/>
            <w:left w:val="none" w:sz="0" w:space="0" w:color="auto"/>
            <w:bottom w:val="none" w:sz="0" w:space="0" w:color="auto"/>
            <w:right w:val="none" w:sz="0" w:space="0" w:color="auto"/>
          </w:divBdr>
        </w:div>
        <w:div w:id="111752171">
          <w:marLeft w:val="640"/>
          <w:marRight w:val="0"/>
          <w:marTop w:val="0"/>
          <w:marBottom w:val="0"/>
          <w:divBdr>
            <w:top w:val="none" w:sz="0" w:space="0" w:color="auto"/>
            <w:left w:val="none" w:sz="0" w:space="0" w:color="auto"/>
            <w:bottom w:val="none" w:sz="0" w:space="0" w:color="auto"/>
            <w:right w:val="none" w:sz="0" w:space="0" w:color="auto"/>
          </w:divBdr>
        </w:div>
        <w:div w:id="1607613070">
          <w:marLeft w:val="640"/>
          <w:marRight w:val="0"/>
          <w:marTop w:val="0"/>
          <w:marBottom w:val="0"/>
          <w:divBdr>
            <w:top w:val="none" w:sz="0" w:space="0" w:color="auto"/>
            <w:left w:val="none" w:sz="0" w:space="0" w:color="auto"/>
            <w:bottom w:val="none" w:sz="0" w:space="0" w:color="auto"/>
            <w:right w:val="none" w:sz="0" w:space="0" w:color="auto"/>
          </w:divBdr>
        </w:div>
        <w:div w:id="1990983809">
          <w:marLeft w:val="640"/>
          <w:marRight w:val="0"/>
          <w:marTop w:val="0"/>
          <w:marBottom w:val="0"/>
          <w:divBdr>
            <w:top w:val="none" w:sz="0" w:space="0" w:color="auto"/>
            <w:left w:val="none" w:sz="0" w:space="0" w:color="auto"/>
            <w:bottom w:val="none" w:sz="0" w:space="0" w:color="auto"/>
            <w:right w:val="none" w:sz="0" w:space="0" w:color="auto"/>
          </w:divBdr>
        </w:div>
        <w:div w:id="1521240774">
          <w:marLeft w:val="640"/>
          <w:marRight w:val="0"/>
          <w:marTop w:val="0"/>
          <w:marBottom w:val="0"/>
          <w:divBdr>
            <w:top w:val="none" w:sz="0" w:space="0" w:color="auto"/>
            <w:left w:val="none" w:sz="0" w:space="0" w:color="auto"/>
            <w:bottom w:val="none" w:sz="0" w:space="0" w:color="auto"/>
            <w:right w:val="none" w:sz="0" w:space="0" w:color="auto"/>
          </w:divBdr>
        </w:div>
        <w:div w:id="423772591">
          <w:marLeft w:val="640"/>
          <w:marRight w:val="0"/>
          <w:marTop w:val="0"/>
          <w:marBottom w:val="0"/>
          <w:divBdr>
            <w:top w:val="none" w:sz="0" w:space="0" w:color="auto"/>
            <w:left w:val="none" w:sz="0" w:space="0" w:color="auto"/>
            <w:bottom w:val="none" w:sz="0" w:space="0" w:color="auto"/>
            <w:right w:val="none" w:sz="0" w:space="0" w:color="auto"/>
          </w:divBdr>
        </w:div>
        <w:div w:id="1787121271">
          <w:marLeft w:val="640"/>
          <w:marRight w:val="0"/>
          <w:marTop w:val="0"/>
          <w:marBottom w:val="0"/>
          <w:divBdr>
            <w:top w:val="none" w:sz="0" w:space="0" w:color="auto"/>
            <w:left w:val="none" w:sz="0" w:space="0" w:color="auto"/>
            <w:bottom w:val="none" w:sz="0" w:space="0" w:color="auto"/>
            <w:right w:val="none" w:sz="0" w:space="0" w:color="auto"/>
          </w:divBdr>
        </w:div>
        <w:div w:id="1214196135">
          <w:marLeft w:val="640"/>
          <w:marRight w:val="0"/>
          <w:marTop w:val="0"/>
          <w:marBottom w:val="0"/>
          <w:divBdr>
            <w:top w:val="none" w:sz="0" w:space="0" w:color="auto"/>
            <w:left w:val="none" w:sz="0" w:space="0" w:color="auto"/>
            <w:bottom w:val="none" w:sz="0" w:space="0" w:color="auto"/>
            <w:right w:val="none" w:sz="0" w:space="0" w:color="auto"/>
          </w:divBdr>
        </w:div>
        <w:div w:id="71976808">
          <w:marLeft w:val="640"/>
          <w:marRight w:val="0"/>
          <w:marTop w:val="0"/>
          <w:marBottom w:val="0"/>
          <w:divBdr>
            <w:top w:val="none" w:sz="0" w:space="0" w:color="auto"/>
            <w:left w:val="none" w:sz="0" w:space="0" w:color="auto"/>
            <w:bottom w:val="none" w:sz="0" w:space="0" w:color="auto"/>
            <w:right w:val="none" w:sz="0" w:space="0" w:color="auto"/>
          </w:divBdr>
        </w:div>
        <w:div w:id="2110277714">
          <w:marLeft w:val="640"/>
          <w:marRight w:val="0"/>
          <w:marTop w:val="0"/>
          <w:marBottom w:val="0"/>
          <w:divBdr>
            <w:top w:val="none" w:sz="0" w:space="0" w:color="auto"/>
            <w:left w:val="none" w:sz="0" w:space="0" w:color="auto"/>
            <w:bottom w:val="none" w:sz="0" w:space="0" w:color="auto"/>
            <w:right w:val="none" w:sz="0" w:space="0" w:color="auto"/>
          </w:divBdr>
        </w:div>
        <w:div w:id="256792509">
          <w:marLeft w:val="640"/>
          <w:marRight w:val="0"/>
          <w:marTop w:val="0"/>
          <w:marBottom w:val="0"/>
          <w:divBdr>
            <w:top w:val="none" w:sz="0" w:space="0" w:color="auto"/>
            <w:left w:val="none" w:sz="0" w:space="0" w:color="auto"/>
            <w:bottom w:val="none" w:sz="0" w:space="0" w:color="auto"/>
            <w:right w:val="none" w:sz="0" w:space="0" w:color="auto"/>
          </w:divBdr>
        </w:div>
        <w:div w:id="222840666">
          <w:marLeft w:val="640"/>
          <w:marRight w:val="0"/>
          <w:marTop w:val="0"/>
          <w:marBottom w:val="0"/>
          <w:divBdr>
            <w:top w:val="none" w:sz="0" w:space="0" w:color="auto"/>
            <w:left w:val="none" w:sz="0" w:space="0" w:color="auto"/>
            <w:bottom w:val="none" w:sz="0" w:space="0" w:color="auto"/>
            <w:right w:val="none" w:sz="0" w:space="0" w:color="auto"/>
          </w:divBdr>
        </w:div>
        <w:div w:id="1558318868">
          <w:marLeft w:val="640"/>
          <w:marRight w:val="0"/>
          <w:marTop w:val="0"/>
          <w:marBottom w:val="0"/>
          <w:divBdr>
            <w:top w:val="none" w:sz="0" w:space="0" w:color="auto"/>
            <w:left w:val="none" w:sz="0" w:space="0" w:color="auto"/>
            <w:bottom w:val="none" w:sz="0" w:space="0" w:color="auto"/>
            <w:right w:val="none" w:sz="0" w:space="0" w:color="auto"/>
          </w:divBdr>
        </w:div>
        <w:div w:id="27461633">
          <w:marLeft w:val="640"/>
          <w:marRight w:val="0"/>
          <w:marTop w:val="0"/>
          <w:marBottom w:val="0"/>
          <w:divBdr>
            <w:top w:val="none" w:sz="0" w:space="0" w:color="auto"/>
            <w:left w:val="none" w:sz="0" w:space="0" w:color="auto"/>
            <w:bottom w:val="none" w:sz="0" w:space="0" w:color="auto"/>
            <w:right w:val="none" w:sz="0" w:space="0" w:color="auto"/>
          </w:divBdr>
        </w:div>
        <w:div w:id="550650034">
          <w:marLeft w:val="640"/>
          <w:marRight w:val="0"/>
          <w:marTop w:val="0"/>
          <w:marBottom w:val="0"/>
          <w:divBdr>
            <w:top w:val="none" w:sz="0" w:space="0" w:color="auto"/>
            <w:left w:val="none" w:sz="0" w:space="0" w:color="auto"/>
            <w:bottom w:val="none" w:sz="0" w:space="0" w:color="auto"/>
            <w:right w:val="none" w:sz="0" w:space="0" w:color="auto"/>
          </w:divBdr>
        </w:div>
        <w:div w:id="127280502">
          <w:marLeft w:val="640"/>
          <w:marRight w:val="0"/>
          <w:marTop w:val="0"/>
          <w:marBottom w:val="0"/>
          <w:divBdr>
            <w:top w:val="none" w:sz="0" w:space="0" w:color="auto"/>
            <w:left w:val="none" w:sz="0" w:space="0" w:color="auto"/>
            <w:bottom w:val="none" w:sz="0" w:space="0" w:color="auto"/>
            <w:right w:val="none" w:sz="0" w:space="0" w:color="auto"/>
          </w:divBdr>
        </w:div>
        <w:div w:id="931861808">
          <w:marLeft w:val="640"/>
          <w:marRight w:val="0"/>
          <w:marTop w:val="0"/>
          <w:marBottom w:val="0"/>
          <w:divBdr>
            <w:top w:val="none" w:sz="0" w:space="0" w:color="auto"/>
            <w:left w:val="none" w:sz="0" w:space="0" w:color="auto"/>
            <w:bottom w:val="none" w:sz="0" w:space="0" w:color="auto"/>
            <w:right w:val="none" w:sz="0" w:space="0" w:color="auto"/>
          </w:divBdr>
        </w:div>
        <w:div w:id="1485773930">
          <w:marLeft w:val="640"/>
          <w:marRight w:val="0"/>
          <w:marTop w:val="0"/>
          <w:marBottom w:val="0"/>
          <w:divBdr>
            <w:top w:val="none" w:sz="0" w:space="0" w:color="auto"/>
            <w:left w:val="none" w:sz="0" w:space="0" w:color="auto"/>
            <w:bottom w:val="none" w:sz="0" w:space="0" w:color="auto"/>
            <w:right w:val="none" w:sz="0" w:space="0" w:color="auto"/>
          </w:divBdr>
        </w:div>
        <w:div w:id="383481317">
          <w:marLeft w:val="640"/>
          <w:marRight w:val="0"/>
          <w:marTop w:val="0"/>
          <w:marBottom w:val="0"/>
          <w:divBdr>
            <w:top w:val="none" w:sz="0" w:space="0" w:color="auto"/>
            <w:left w:val="none" w:sz="0" w:space="0" w:color="auto"/>
            <w:bottom w:val="none" w:sz="0" w:space="0" w:color="auto"/>
            <w:right w:val="none" w:sz="0" w:space="0" w:color="auto"/>
          </w:divBdr>
        </w:div>
        <w:div w:id="1942568002">
          <w:marLeft w:val="640"/>
          <w:marRight w:val="0"/>
          <w:marTop w:val="0"/>
          <w:marBottom w:val="0"/>
          <w:divBdr>
            <w:top w:val="none" w:sz="0" w:space="0" w:color="auto"/>
            <w:left w:val="none" w:sz="0" w:space="0" w:color="auto"/>
            <w:bottom w:val="none" w:sz="0" w:space="0" w:color="auto"/>
            <w:right w:val="none" w:sz="0" w:space="0" w:color="auto"/>
          </w:divBdr>
        </w:div>
        <w:div w:id="1038703529">
          <w:marLeft w:val="640"/>
          <w:marRight w:val="0"/>
          <w:marTop w:val="0"/>
          <w:marBottom w:val="0"/>
          <w:divBdr>
            <w:top w:val="none" w:sz="0" w:space="0" w:color="auto"/>
            <w:left w:val="none" w:sz="0" w:space="0" w:color="auto"/>
            <w:bottom w:val="none" w:sz="0" w:space="0" w:color="auto"/>
            <w:right w:val="none" w:sz="0" w:space="0" w:color="auto"/>
          </w:divBdr>
        </w:div>
        <w:div w:id="106510468">
          <w:marLeft w:val="640"/>
          <w:marRight w:val="0"/>
          <w:marTop w:val="0"/>
          <w:marBottom w:val="0"/>
          <w:divBdr>
            <w:top w:val="none" w:sz="0" w:space="0" w:color="auto"/>
            <w:left w:val="none" w:sz="0" w:space="0" w:color="auto"/>
            <w:bottom w:val="none" w:sz="0" w:space="0" w:color="auto"/>
            <w:right w:val="none" w:sz="0" w:space="0" w:color="auto"/>
          </w:divBdr>
        </w:div>
        <w:div w:id="1272277243">
          <w:marLeft w:val="640"/>
          <w:marRight w:val="0"/>
          <w:marTop w:val="0"/>
          <w:marBottom w:val="0"/>
          <w:divBdr>
            <w:top w:val="none" w:sz="0" w:space="0" w:color="auto"/>
            <w:left w:val="none" w:sz="0" w:space="0" w:color="auto"/>
            <w:bottom w:val="none" w:sz="0" w:space="0" w:color="auto"/>
            <w:right w:val="none" w:sz="0" w:space="0" w:color="auto"/>
          </w:divBdr>
        </w:div>
        <w:div w:id="438648918">
          <w:marLeft w:val="640"/>
          <w:marRight w:val="0"/>
          <w:marTop w:val="0"/>
          <w:marBottom w:val="0"/>
          <w:divBdr>
            <w:top w:val="none" w:sz="0" w:space="0" w:color="auto"/>
            <w:left w:val="none" w:sz="0" w:space="0" w:color="auto"/>
            <w:bottom w:val="none" w:sz="0" w:space="0" w:color="auto"/>
            <w:right w:val="none" w:sz="0" w:space="0" w:color="auto"/>
          </w:divBdr>
        </w:div>
        <w:div w:id="1233849031">
          <w:marLeft w:val="640"/>
          <w:marRight w:val="0"/>
          <w:marTop w:val="0"/>
          <w:marBottom w:val="0"/>
          <w:divBdr>
            <w:top w:val="none" w:sz="0" w:space="0" w:color="auto"/>
            <w:left w:val="none" w:sz="0" w:space="0" w:color="auto"/>
            <w:bottom w:val="none" w:sz="0" w:space="0" w:color="auto"/>
            <w:right w:val="none" w:sz="0" w:space="0" w:color="auto"/>
          </w:divBdr>
        </w:div>
      </w:divsChild>
    </w:div>
    <w:div w:id="2081633077">
      <w:bodyDiv w:val="1"/>
      <w:marLeft w:val="0"/>
      <w:marRight w:val="0"/>
      <w:marTop w:val="0"/>
      <w:marBottom w:val="0"/>
      <w:divBdr>
        <w:top w:val="none" w:sz="0" w:space="0" w:color="auto"/>
        <w:left w:val="none" w:sz="0" w:space="0" w:color="auto"/>
        <w:bottom w:val="none" w:sz="0" w:space="0" w:color="auto"/>
        <w:right w:val="none" w:sz="0" w:space="0" w:color="auto"/>
      </w:divBdr>
      <w:divsChild>
        <w:div w:id="1419598169">
          <w:marLeft w:val="640"/>
          <w:marRight w:val="0"/>
          <w:marTop w:val="0"/>
          <w:marBottom w:val="0"/>
          <w:divBdr>
            <w:top w:val="none" w:sz="0" w:space="0" w:color="auto"/>
            <w:left w:val="none" w:sz="0" w:space="0" w:color="auto"/>
            <w:bottom w:val="none" w:sz="0" w:space="0" w:color="auto"/>
            <w:right w:val="none" w:sz="0" w:space="0" w:color="auto"/>
          </w:divBdr>
        </w:div>
        <w:div w:id="1398624314">
          <w:marLeft w:val="640"/>
          <w:marRight w:val="0"/>
          <w:marTop w:val="0"/>
          <w:marBottom w:val="0"/>
          <w:divBdr>
            <w:top w:val="none" w:sz="0" w:space="0" w:color="auto"/>
            <w:left w:val="none" w:sz="0" w:space="0" w:color="auto"/>
            <w:bottom w:val="none" w:sz="0" w:space="0" w:color="auto"/>
            <w:right w:val="none" w:sz="0" w:space="0" w:color="auto"/>
          </w:divBdr>
        </w:div>
        <w:div w:id="1795250181">
          <w:marLeft w:val="640"/>
          <w:marRight w:val="0"/>
          <w:marTop w:val="0"/>
          <w:marBottom w:val="0"/>
          <w:divBdr>
            <w:top w:val="none" w:sz="0" w:space="0" w:color="auto"/>
            <w:left w:val="none" w:sz="0" w:space="0" w:color="auto"/>
            <w:bottom w:val="none" w:sz="0" w:space="0" w:color="auto"/>
            <w:right w:val="none" w:sz="0" w:space="0" w:color="auto"/>
          </w:divBdr>
        </w:div>
        <w:div w:id="1675952659">
          <w:marLeft w:val="640"/>
          <w:marRight w:val="0"/>
          <w:marTop w:val="0"/>
          <w:marBottom w:val="0"/>
          <w:divBdr>
            <w:top w:val="none" w:sz="0" w:space="0" w:color="auto"/>
            <w:left w:val="none" w:sz="0" w:space="0" w:color="auto"/>
            <w:bottom w:val="none" w:sz="0" w:space="0" w:color="auto"/>
            <w:right w:val="none" w:sz="0" w:space="0" w:color="auto"/>
          </w:divBdr>
        </w:div>
        <w:div w:id="521359097">
          <w:marLeft w:val="640"/>
          <w:marRight w:val="0"/>
          <w:marTop w:val="0"/>
          <w:marBottom w:val="0"/>
          <w:divBdr>
            <w:top w:val="none" w:sz="0" w:space="0" w:color="auto"/>
            <w:left w:val="none" w:sz="0" w:space="0" w:color="auto"/>
            <w:bottom w:val="none" w:sz="0" w:space="0" w:color="auto"/>
            <w:right w:val="none" w:sz="0" w:space="0" w:color="auto"/>
          </w:divBdr>
        </w:div>
        <w:div w:id="1484078612">
          <w:marLeft w:val="640"/>
          <w:marRight w:val="0"/>
          <w:marTop w:val="0"/>
          <w:marBottom w:val="0"/>
          <w:divBdr>
            <w:top w:val="none" w:sz="0" w:space="0" w:color="auto"/>
            <w:left w:val="none" w:sz="0" w:space="0" w:color="auto"/>
            <w:bottom w:val="none" w:sz="0" w:space="0" w:color="auto"/>
            <w:right w:val="none" w:sz="0" w:space="0" w:color="auto"/>
          </w:divBdr>
        </w:div>
        <w:div w:id="517813670">
          <w:marLeft w:val="640"/>
          <w:marRight w:val="0"/>
          <w:marTop w:val="0"/>
          <w:marBottom w:val="0"/>
          <w:divBdr>
            <w:top w:val="none" w:sz="0" w:space="0" w:color="auto"/>
            <w:left w:val="none" w:sz="0" w:space="0" w:color="auto"/>
            <w:bottom w:val="none" w:sz="0" w:space="0" w:color="auto"/>
            <w:right w:val="none" w:sz="0" w:space="0" w:color="auto"/>
          </w:divBdr>
        </w:div>
        <w:div w:id="725758230">
          <w:marLeft w:val="640"/>
          <w:marRight w:val="0"/>
          <w:marTop w:val="0"/>
          <w:marBottom w:val="0"/>
          <w:divBdr>
            <w:top w:val="none" w:sz="0" w:space="0" w:color="auto"/>
            <w:left w:val="none" w:sz="0" w:space="0" w:color="auto"/>
            <w:bottom w:val="none" w:sz="0" w:space="0" w:color="auto"/>
            <w:right w:val="none" w:sz="0" w:space="0" w:color="auto"/>
          </w:divBdr>
        </w:div>
        <w:div w:id="912934582">
          <w:marLeft w:val="640"/>
          <w:marRight w:val="0"/>
          <w:marTop w:val="0"/>
          <w:marBottom w:val="0"/>
          <w:divBdr>
            <w:top w:val="none" w:sz="0" w:space="0" w:color="auto"/>
            <w:left w:val="none" w:sz="0" w:space="0" w:color="auto"/>
            <w:bottom w:val="none" w:sz="0" w:space="0" w:color="auto"/>
            <w:right w:val="none" w:sz="0" w:space="0" w:color="auto"/>
          </w:divBdr>
        </w:div>
        <w:div w:id="1564488025">
          <w:marLeft w:val="640"/>
          <w:marRight w:val="0"/>
          <w:marTop w:val="0"/>
          <w:marBottom w:val="0"/>
          <w:divBdr>
            <w:top w:val="none" w:sz="0" w:space="0" w:color="auto"/>
            <w:left w:val="none" w:sz="0" w:space="0" w:color="auto"/>
            <w:bottom w:val="none" w:sz="0" w:space="0" w:color="auto"/>
            <w:right w:val="none" w:sz="0" w:space="0" w:color="auto"/>
          </w:divBdr>
        </w:div>
        <w:div w:id="1106536593">
          <w:marLeft w:val="640"/>
          <w:marRight w:val="0"/>
          <w:marTop w:val="0"/>
          <w:marBottom w:val="0"/>
          <w:divBdr>
            <w:top w:val="none" w:sz="0" w:space="0" w:color="auto"/>
            <w:left w:val="none" w:sz="0" w:space="0" w:color="auto"/>
            <w:bottom w:val="none" w:sz="0" w:space="0" w:color="auto"/>
            <w:right w:val="none" w:sz="0" w:space="0" w:color="auto"/>
          </w:divBdr>
        </w:div>
        <w:div w:id="816648293">
          <w:marLeft w:val="640"/>
          <w:marRight w:val="0"/>
          <w:marTop w:val="0"/>
          <w:marBottom w:val="0"/>
          <w:divBdr>
            <w:top w:val="none" w:sz="0" w:space="0" w:color="auto"/>
            <w:left w:val="none" w:sz="0" w:space="0" w:color="auto"/>
            <w:bottom w:val="none" w:sz="0" w:space="0" w:color="auto"/>
            <w:right w:val="none" w:sz="0" w:space="0" w:color="auto"/>
          </w:divBdr>
        </w:div>
        <w:div w:id="1948392547">
          <w:marLeft w:val="640"/>
          <w:marRight w:val="0"/>
          <w:marTop w:val="0"/>
          <w:marBottom w:val="0"/>
          <w:divBdr>
            <w:top w:val="none" w:sz="0" w:space="0" w:color="auto"/>
            <w:left w:val="none" w:sz="0" w:space="0" w:color="auto"/>
            <w:bottom w:val="none" w:sz="0" w:space="0" w:color="auto"/>
            <w:right w:val="none" w:sz="0" w:space="0" w:color="auto"/>
          </w:divBdr>
        </w:div>
        <w:div w:id="171115374">
          <w:marLeft w:val="640"/>
          <w:marRight w:val="0"/>
          <w:marTop w:val="0"/>
          <w:marBottom w:val="0"/>
          <w:divBdr>
            <w:top w:val="none" w:sz="0" w:space="0" w:color="auto"/>
            <w:left w:val="none" w:sz="0" w:space="0" w:color="auto"/>
            <w:bottom w:val="none" w:sz="0" w:space="0" w:color="auto"/>
            <w:right w:val="none" w:sz="0" w:space="0" w:color="auto"/>
          </w:divBdr>
        </w:div>
        <w:div w:id="263146623">
          <w:marLeft w:val="640"/>
          <w:marRight w:val="0"/>
          <w:marTop w:val="0"/>
          <w:marBottom w:val="0"/>
          <w:divBdr>
            <w:top w:val="none" w:sz="0" w:space="0" w:color="auto"/>
            <w:left w:val="none" w:sz="0" w:space="0" w:color="auto"/>
            <w:bottom w:val="none" w:sz="0" w:space="0" w:color="auto"/>
            <w:right w:val="none" w:sz="0" w:space="0" w:color="auto"/>
          </w:divBdr>
        </w:div>
        <w:div w:id="912934007">
          <w:marLeft w:val="640"/>
          <w:marRight w:val="0"/>
          <w:marTop w:val="0"/>
          <w:marBottom w:val="0"/>
          <w:divBdr>
            <w:top w:val="none" w:sz="0" w:space="0" w:color="auto"/>
            <w:left w:val="none" w:sz="0" w:space="0" w:color="auto"/>
            <w:bottom w:val="none" w:sz="0" w:space="0" w:color="auto"/>
            <w:right w:val="none" w:sz="0" w:space="0" w:color="auto"/>
          </w:divBdr>
        </w:div>
        <w:div w:id="517306942">
          <w:marLeft w:val="640"/>
          <w:marRight w:val="0"/>
          <w:marTop w:val="0"/>
          <w:marBottom w:val="0"/>
          <w:divBdr>
            <w:top w:val="none" w:sz="0" w:space="0" w:color="auto"/>
            <w:left w:val="none" w:sz="0" w:space="0" w:color="auto"/>
            <w:bottom w:val="none" w:sz="0" w:space="0" w:color="auto"/>
            <w:right w:val="none" w:sz="0" w:space="0" w:color="auto"/>
          </w:divBdr>
        </w:div>
        <w:div w:id="935484595">
          <w:marLeft w:val="640"/>
          <w:marRight w:val="0"/>
          <w:marTop w:val="0"/>
          <w:marBottom w:val="0"/>
          <w:divBdr>
            <w:top w:val="none" w:sz="0" w:space="0" w:color="auto"/>
            <w:left w:val="none" w:sz="0" w:space="0" w:color="auto"/>
            <w:bottom w:val="none" w:sz="0" w:space="0" w:color="auto"/>
            <w:right w:val="none" w:sz="0" w:space="0" w:color="auto"/>
          </w:divBdr>
        </w:div>
        <w:div w:id="1603955306">
          <w:marLeft w:val="640"/>
          <w:marRight w:val="0"/>
          <w:marTop w:val="0"/>
          <w:marBottom w:val="0"/>
          <w:divBdr>
            <w:top w:val="none" w:sz="0" w:space="0" w:color="auto"/>
            <w:left w:val="none" w:sz="0" w:space="0" w:color="auto"/>
            <w:bottom w:val="none" w:sz="0" w:space="0" w:color="auto"/>
            <w:right w:val="none" w:sz="0" w:space="0" w:color="auto"/>
          </w:divBdr>
        </w:div>
        <w:div w:id="405877424">
          <w:marLeft w:val="640"/>
          <w:marRight w:val="0"/>
          <w:marTop w:val="0"/>
          <w:marBottom w:val="0"/>
          <w:divBdr>
            <w:top w:val="none" w:sz="0" w:space="0" w:color="auto"/>
            <w:left w:val="none" w:sz="0" w:space="0" w:color="auto"/>
            <w:bottom w:val="none" w:sz="0" w:space="0" w:color="auto"/>
            <w:right w:val="none" w:sz="0" w:space="0" w:color="auto"/>
          </w:divBdr>
        </w:div>
        <w:div w:id="626207794">
          <w:marLeft w:val="640"/>
          <w:marRight w:val="0"/>
          <w:marTop w:val="0"/>
          <w:marBottom w:val="0"/>
          <w:divBdr>
            <w:top w:val="none" w:sz="0" w:space="0" w:color="auto"/>
            <w:left w:val="none" w:sz="0" w:space="0" w:color="auto"/>
            <w:bottom w:val="none" w:sz="0" w:space="0" w:color="auto"/>
            <w:right w:val="none" w:sz="0" w:space="0" w:color="auto"/>
          </w:divBdr>
        </w:div>
        <w:div w:id="126241303">
          <w:marLeft w:val="640"/>
          <w:marRight w:val="0"/>
          <w:marTop w:val="0"/>
          <w:marBottom w:val="0"/>
          <w:divBdr>
            <w:top w:val="none" w:sz="0" w:space="0" w:color="auto"/>
            <w:left w:val="none" w:sz="0" w:space="0" w:color="auto"/>
            <w:bottom w:val="none" w:sz="0" w:space="0" w:color="auto"/>
            <w:right w:val="none" w:sz="0" w:space="0" w:color="auto"/>
          </w:divBdr>
        </w:div>
        <w:div w:id="1811365179">
          <w:marLeft w:val="640"/>
          <w:marRight w:val="0"/>
          <w:marTop w:val="0"/>
          <w:marBottom w:val="0"/>
          <w:divBdr>
            <w:top w:val="none" w:sz="0" w:space="0" w:color="auto"/>
            <w:left w:val="none" w:sz="0" w:space="0" w:color="auto"/>
            <w:bottom w:val="none" w:sz="0" w:space="0" w:color="auto"/>
            <w:right w:val="none" w:sz="0" w:space="0" w:color="auto"/>
          </w:divBdr>
        </w:div>
        <w:div w:id="129786385">
          <w:marLeft w:val="640"/>
          <w:marRight w:val="0"/>
          <w:marTop w:val="0"/>
          <w:marBottom w:val="0"/>
          <w:divBdr>
            <w:top w:val="none" w:sz="0" w:space="0" w:color="auto"/>
            <w:left w:val="none" w:sz="0" w:space="0" w:color="auto"/>
            <w:bottom w:val="none" w:sz="0" w:space="0" w:color="auto"/>
            <w:right w:val="none" w:sz="0" w:space="0" w:color="auto"/>
          </w:divBdr>
        </w:div>
        <w:div w:id="1279604677">
          <w:marLeft w:val="640"/>
          <w:marRight w:val="0"/>
          <w:marTop w:val="0"/>
          <w:marBottom w:val="0"/>
          <w:divBdr>
            <w:top w:val="none" w:sz="0" w:space="0" w:color="auto"/>
            <w:left w:val="none" w:sz="0" w:space="0" w:color="auto"/>
            <w:bottom w:val="none" w:sz="0" w:space="0" w:color="auto"/>
            <w:right w:val="none" w:sz="0" w:space="0" w:color="auto"/>
          </w:divBdr>
        </w:div>
        <w:div w:id="366877665">
          <w:marLeft w:val="640"/>
          <w:marRight w:val="0"/>
          <w:marTop w:val="0"/>
          <w:marBottom w:val="0"/>
          <w:divBdr>
            <w:top w:val="none" w:sz="0" w:space="0" w:color="auto"/>
            <w:left w:val="none" w:sz="0" w:space="0" w:color="auto"/>
            <w:bottom w:val="none" w:sz="0" w:space="0" w:color="auto"/>
            <w:right w:val="none" w:sz="0" w:space="0" w:color="auto"/>
          </w:divBdr>
        </w:div>
        <w:div w:id="119762145">
          <w:marLeft w:val="640"/>
          <w:marRight w:val="0"/>
          <w:marTop w:val="0"/>
          <w:marBottom w:val="0"/>
          <w:divBdr>
            <w:top w:val="none" w:sz="0" w:space="0" w:color="auto"/>
            <w:left w:val="none" w:sz="0" w:space="0" w:color="auto"/>
            <w:bottom w:val="none" w:sz="0" w:space="0" w:color="auto"/>
            <w:right w:val="none" w:sz="0" w:space="0" w:color="auto"/>
          </w:divBdr>
        </w:div>
        <w:div w:id="707492196">
          <w:marLeft w:val="640"/>
          <w:marRight w:val="0"/>
          <w:marTop w:val="0"/>
          <w:marBottom w:val="0"/>
          <w:divBdr>
            <w:top w:val="none" w:sz="0" w:space="0" w:color="auto"/>
            <w:left w:val="none" w:sz="0" w:space="0" w:color="auto"/>
            <w:bottom w:val="none" w:sz="0" w:space="0" w:color="auto"/>
            <w:right w:val="none" w:sz="0" w:space="0" w:color="auto"/>
          </w:divBdr>
        </w:div>
        <w:div w:id="812599903">
          <w:marLeft w:val="640"/>
          <w:marRight w:val="0"/>
          <w:marTop w:val="0"/>
          <w:marBottom w:val="0"/>
          <w:divBdr>
            <w:top w:val="none" w:sz="0" w:space="0" w:color="auto"/>
            <w:left w:val="none" w:sz="0" w:space="0" w:color="auto"/>
            <w:bottom w:val="none" w:sz="0" w:space="0" w:color="auto"/>
            <w:right w:val="none" w:sz="0" w:space="0" w:color="auto"/>
          </w:divBdr>
        </w:div>
        <w:div w:id="1124349601">
          <w:marLeft w:val="640"/>
          <w:marRight w:val="0"/>
          <w:marTop w:val="0"/>
          <w:marBottom w:val="0"/>
          <w:divBdr>
            <w:top w:val="none" w:sz="0" w:space="0" w:color="auto"/>
            <w:left w:val="none" w:sz="0" w:space="0" w:color="auto"/>
            <w:bottom w:val="none" w:sz="0" w:space="0" w:color="auto"/>
            <w:right w:val="none" w:sz="0" w:space="0" w:color="auto"/>
          </w:divBdr>
        </w:div>
        <w:div w:id="1752434314">
          <w:marLeft w:val="640"/>
          <w:marRight w:val="0"/>
          <w:marTop w:val="0"/>
          <w:marBottom w:val="0"/>
          <w:divBdr>
            <w:top w:val="none" w:sz="0" w:space="0" w:color="auto"/>
            <w:left w:val="none" w:sz="0" w:space="0" w:color="auto"/>
            <w:bottom w:val="none" w:sz="0" w:space="0" w:color="auto"/>
            <w:right w:val="none" w:sz="0" w:space="0" w:color="auto"/>
          </w:divBdr>
        </w:div>
        <w:div w:id="1483234185">
          <w:marLeft w:val="640"/>
          <w:marRight w:val="0"/>
          <w:marTop w:val="0"/>
          <w:marBottom w:val="0"/>
          <w:divBdr>
            <w:top w:val="none" w:sz="0" w:space="0" w:color="auto"/>
            <w:left w:val="none" w:sz="0" w:space="0" w:color="auto"/>
            <w:bottom w:val="none" w:sz="0" w:space="0" w:color="auto"/>
            <w:right w:val="none" w:sz="0" w:space="0" w:color="auto"/>
          </w:divBdr>
        </w:div>
        <w:div w:id="1205025910">
          <w:marLeft w:val="640"/>
          <w:marRight w:val="0"/>
          <w:marTop w:val="0"/>
          <w:marBottom w:val="0"/>
          <w:divBdr>
            <w:top w:val="none" w:sz="0" w:space="0" w:color="auto"/>
            <w:left w:val="none" w:sz="0" w:space="0" w:color="auto"/>
            <w:bottom w:val="none" w:sz="0" w:space="0" w:color="auto"/>
            <w:right w:val="none" w:sz="0" w:space="0" w:color="auto"/>
          </w:divBdr>
        </w:div>
        <w:div w:id="655767491">
          <w:marLeft w:val="640"/>
          <w:marRight w:val="0"/>
          <w:marTop w:val="0"/>
          <w:marBottom w:val="0"/>
          <w:divBdr>
            <w:top w:val="none" w:sz="0" w:space="0" w:color="auto"/>
            <w:left w:val="none" w:sz="0" w:space="0" w:color="auto"/>
            <w:bottom w:val="none" w:sz="0" w:space="0" w:color="auto"/>
            <w:right w:val="none" w:sz="0" w:space="0" w:color="auto"/>
          </w:divBdr>
        </w:div>
        <w:div w:id="1189300101">
          <w:marLeft w:val="640"/>
          <w:marRight w:val="0"/>
          <w:marTop w:val="0"/>
          <w:marBottom w:val="0"/>
          <w:divBdr>
            <w:top w:val="none" w:sz="0" w:space="0" w:color="auto"/>
            <w:left w:val="none" w:sz="0" w:space="0" w:color="auto"/>
            <w:bottom w:val="none" w:sz="0" w:space="0" w:color="auto"/>
            <w:right w:val="none" w:sz="0" w:space="0" w:color="auto"/>
          </w:divBdr>
        </w:div>
        <w:div w:id="1378505502">
          <w:marLeft w:val="640"/>
          <w:marRight w:val="0"/>
          <w:marTop w:val="0"/>
          <w:marBottom w:val="0"/>
          <w:divBdr>
            <w:top w:val="none" w:sz="0" w:space="0" w:color="auto"/>
            <w:left w:val="none" w:sz="0" w:space="0" w:color="auto"/>
            <w:bottom w:val="none" w:sz="0" w:space="0" w:color="auto"/>
            <w:right w:val="none" w:sz="0" w:space="0" w:color="auto"/>
          </w:divBdr>
        </w:div>
        <w:div w:id="1497071152">
          <w:marLeft w:val="640"/>
          <w:marRight w:val="0"/>
          <w:marTop w:val="0"/>
          <w:marBottom w:val="0"/>
          <w:divBdr>
            <w:top w:val="none" w:sz="0" w:space="0" w:color="auto"/>
            <w:left w:val="none" w:sz="0" w:space="0" w:color="auto"/>
            <w:bottom w:val="none" w:sz="0" w:space="0" w:color="auto"/>
            <w:right w:val="none" w:sz="0" w:space="0" w:color="auto"/>
          </w:divBdr>
        </w:div>
        <w:div w:id="464541650">
          <w:marLeft w:val="640"/>
          <w:marRight w:val="0"/>
          <w:marTop w:val="0"/>
          <w:marBottom w:val="0"/>
          <w:divBdr>
            <w:top w:val="none" w:sz="0" w:space="0" w:color="auto"/>
            <w:left w:val="none" w:sz="0" w:space="0" w:color="auto"/>
            <w:bottom w:val="none" w:sz="0" w:space="0" w:color="auto"/>
            <w:right w:val="none" w:sz="0" w:space="0" w:color="auto"/>
          </w:divBdr>
        </w:div>
        <w:div w:id="711267454">
          <w:marLeft w:val="640"/>
          <w:marRight w:val="0"/>
          <w:marTop w:val="0"/>
          <w:marBottom w:val="0"/>
          <w:divBdr>
            <w:top w:val="none" w:sz="0" w:space="0" w:color="auto"/>
            <w:left w:val="none" w:sz="0" w:space="0" w:color="auto"/>
            <w:bottom w:val="none" w:sz="0" w:space="0" w:color="auto"/>
            <w:right w:val="none" w:sz="0" w:space="0" w:color="auto"/>
          </w:divBdr>
        </w:div>
        <w:div w:id="1125854897">
          <w:marLeft w:val="640"/>
          <w:marRight w:val="0"/>
          <w:marTop w:val="0"/>
          <w:marBottom w:val="0"/>
          <w:divBdr>
            <w:top w:val="none" w:sz="0" w:space="0" w:color="auto"/>
            <w:left w:val="none" w:sz="0" w:space="0" w:color="auto"/>
            <w:bottom w:val="none" w:sz="0" w:space="0" w:color="auto"/>
            <w:right w:val="none" w:sz="0" w:space="0" w:color="auto"/>
          </w:divBdr>
        </w:div>
        <w:div w:id="1664701156">
          <w:marLeft w:val="640"/>
          <w:marRight w:val="0"/>
          <w:marTop w:val="0"/>
          <w:marBottom w:val="0"/>
          <w:divBdr>
            <w:top w:val="none" w:sz="0" w:space="0" w:color="auto"/>
            <w:left w:val="none" w:sz="0" w:space="0" w:color="auto"/>
            <w:bottom w:val="none" w:sz="0" w:space="0" w:color="auto"/>
            <w:right w:val="none" w:sz="0" w:space="0" w:color="auto"/>
          </w:divBdr>
        </w:div>
        <w:div w:id="589851036">
          <w:marLeft w:val="640"/>
          <w:marRight w:val="0"/>
          <w:marTop w:val="0"/>
          <w:marBottom w:val="0"/>
          <w:divBdr>
            <w:top w:val="none" w:sz="0" w:space="0" w:color="auto"/>
            <w:left w:val="none" w:sz="0" w:space="0" w:color="auto"/>
            <w:bottom w:val="none" w:sz="0" w:space="0" w:color="auto"/>
            <w:right w:val="none" w:sz="0" w:space="0" w:color="auto"/>
          </w:divBdr>
        </w:div>
        <w:div w:id="597251077">
          <w:marLeft w:val="640"/>
          <w:marRight w:val="0"/>
          <w:marTop w:val="0"/>
          <w:marBottom w:val="0"/>
          <w:divBdr>
            <w:top w:val="none" w:sz="0" w:space="0" w:color="auto"/>
            <w:left w:val="none" w:sz="0" w:space="0" w:color="auto"/>
            <w:bottom w:val="none" w:sz="0" w:space="0" w:color="auto"/>
            <w:right w:val="none" w:sz="0" w:space="0" w:color="auto"/>
          </w:divBdr>
        </w:div>
        <w:div w:id="1905674973">
          <w:marLeft w:val="640"/>
          <w:marRight w:val="0"/>
          <w:marTop w:val="0"/>
          <w:marBottom w:val="0"/>
          <w:divBdr>
            <w:top w:val="none" w:sz="0" w:space="0" w:color="auto"/>
            <w:left w:val="none" w:sz="0" w:space="0" w:color="auto"/>
            <w:bottom w:val="none" w:sz="0" w:space="0" w:color="auto"/>
            <w:right w:val="none" w:sz="0" w:space="0" w:color="auto"/>
          </w:divBdr>
        </w:div>
        <w:div w:id="268316074">
          <w:marLeft w:val="640"/>
          <w:marRight w:val="0"/>
          <w:marTop w:val="0"/>
          <w:marBottom w:val="0"/>
          <w:divBdr>
            <w:top w:val="none" w:sz="0" w:space="0" w:color="auto"/>
            <w:left w:val="none" w:sz="0" w:space="0" w:color="auto"/>
            <w:bottom w:val="none" w:sz="0" w:space="0" w:color="auto"/>
            <w:right w:val="none" w:sz="0" w:space="0" w:color="auto"/>
          </w:divBdr>
        </w:div>
        <w:div w:id="1657609588">
          <w:marLeft w:val="640"/>
          <w:marRight w:val="0"/>
          <w:marTop w:val="0"/>
          <w:marBottom w:val="0"/>
          <w:divBdr>
            <w:top w:val="none" w:sz="0" w:space="0" w:color="auto"/>
            <w:left w:val="none" w:sz="0" w:space="0" w:color="auto"/>
            <w:bottom w:val="none" w:sz="0" w:space="0" w:color="auto"/>
            <w:right w:val="none" w:sz="0" w:space="0" w:color="auto"/>
          </w:divBdr>
        </w:div>
        <w:div w:id="1968969388">
          <w:marLeft w:val="640"/>
          <w:marRight w:val="0"/>
          <w:marTop w:val="0"/>
          <w:marBottom w:val="0"/>
          <w:divBdr>
            <w:top w:val="none" w:sz="0" w:space="0" w:color="auto"/>
            <w:left w:val="none" w:sz="0" w:space="0" w:color="auto"/>
            <w:bottom w:val="none" w:sz="0" w:space="0" w:color="auto"/>
            <w:right w:val="none" w:sz="0" w:space="0" w:color="auto"/>
          </w:divBdr>
        </w:div>
        <w:div w:id="1418207234">
          <w:marLeft w:val="640"/>
          <w:marRight w:val="0"/>
          <w:marTop w:val="0"/>
          <w:marBottom w:val="0"/>
          <w:divBdr>
            <w:top w:val="none" w:sz="0" w:space="0" w:color="auto"/>
            <w:left w:val="none" w:sz="0" w:space="0" w:color="auto"/>
            <w:bottom w:val="none" w:sz="0" w:space="0" w:color="auto"/>
            <w:right w:val="none" w:sz="0" w:space="0" w:color="auto"/>
          </w:divBdr>
        </w:div>
        <w:div w:id="16079099">
          <w:marLeft w:val="640"/>
          <w:marRight w:val="0"/>
          <w:marTop w:val="0"/>
          <w:marBottom w:val="0"/>
          <w:divBdr>
            <w:top w:val="none" w:sz="0" w:space="0" w:color="auto"/>
            <w:left w:val="none" w:sz="0" w:space="0" w:color="auto"/>
            <w:bottom w:val="none" w:sz="0" w:space="0" w:color="auto"/>
            <w:right w:val="none" w:sz="0" w:space="0" w:color="auto"/>
          </w:divBdr>
        </w:div>
        <w:div w:id="898711378">
          <w:marLeft w:val="640"/>
          <w:marRight w:val="0"/>
          <w:marTop w:val="0"/>
          <w:marBottom w:val="0"/>
          <w:divBdr>
            <w:top w:val="none" w:sz="0" w:space="0" w:color="auto"/>
            <w:left w:val="none" w:sz="0" w:space="0" w:color="auto"/>
            <w:bottom w:val="none" w:sz="0" w:space="0" w:color="auto"/>
            <w:right w:val="none" w:sz="0" w:space="0" w:color="auto"/>
          </w:divBdr>
        </w:div>
        <w:div w:id="1107234463">
          <w:marLeft w:val="640"/>
          <w:marRight w:val="0"/>
          <w:marTop w:val="0"/>
          <w:marBottom w:val="0"/>
          <w:divBdr>
            <w:top w:val="none" w:sz="0" w:space="0" w:color="auto"/>
            <w:left w:val="none" w:sz="0" w:space="0" w:color="auto"/>
            <w:bottom w:val="none" w:sz="0" w:space="0" w:color="auto"/>
            <w:right w:val="none" w:sz="0" w:space="0" w:color="auto"/>
          </w:divBdr>
        </w:div>
        <w:div w:id="1835753366">
          <w:marLeft w:val="640"/>
          <w:marRight w:val="0"/>
          <w:marTop w:val="0"/>
          <w:marBottom w:val="0"/>
          <w:divBdr>
            <w:top w:val="none" w:sz="0" w:space="0" w:color="auto"/>
            <w:left w:val="none" w:sz="0" w:space="0" w:color="auto"/>
            <w:bottom w:val="none" w:sz="0" w:space="0" w:color="auto"/>
            <w:right w:val="none" w:sz="0" w:space="0" w:color="auto"/>
          </w:divBdr>
        </w:div>
        <w:div w:id="356582491">
          <w:marLeft w:val="640"/>
          <w:marRight w:val="0"/>
          <w:marTop w:val="0"/>
          <w:marBottom w:val="0"/>
          <w:divBdr>
            <w:top w:val="none" w:sz="0" w:space="0" w:color="auto"/>
            <w:left w:val="none" w:sz="0" w:space="0" w:color="auto"/>
            <w:bottom w:val="none" w:sz="0" w:space="0" w:color="auto"/>
            <w:right w:val="none" w:sz="0" w:space="0" w:color="auto"/>
          </w:divBdr>
        </w:div>
        <w:div w:id="789128971">
          <w:marLeft w:val="640"/>
          <w:marRight w:val="0"/>
          <w:marTop w:val="0"/>
          <w:marBottom w:val="0"/>
          <w:divBdr>
            <w:top w:val="none" w:sz="0" w:space="0" w:color="auto"/>
            <w:left w:val="none" w:sz="0" w:space="0" w:color="auto"/>
            <w:bottom w:val="none" w:sz="0" w:space="0" w:color="auto"/>
            <w:right w:val="none" w:sz="0" w:space="0" w:color="auto"/>
          </w:divBdr>
        </w:div>
        <w:div w:id="1680112602">
          <w:marLeft w:val="640"/>
          <w:marRight w:val="0"/>
          <w:marTop w:val="0"/>
          <w:marBottom w:val="0"/>
          <w:divBdr>
            <w:top w:val="none" w:sz="0" w:space="0" w:color="auto"/>
            <w:left w:val="none" w:sz="0" w:space="0" w:color="auto"/>
            <w:bottom w:val="none" w:sz="0" w:space="0" w:color="auto"/>
            <w:right w:val="none" w:sz="0" w:space="0" w:color="auto"/>
          </w:divBdr>
        </w:div>
        <w:div w:id="2121602741">
          <w:marLeft w:val="640"/>
          <w:marRight w:val="0"/>
          <w:marTop w:val="0"/>
          <w:marBottom w:val="0"/>
          <w:divBdr>
            <w:top w:val="none" w:sz="0" w:space="0" w:color="auto"/>
            <w:left w:val="none" w:sz="0" w:space="0" w:color="auto"/>
            <w:bottom w:val="none" w:sz="0" w:space="0" w:color="auto"/>
            <w:right w:val="none" w:sz="0" w:space="0" w:color="auto"/>
          </w:divBdr>
        </w:div>
        <w:div w:id="589242350">
          <w:marLeft w:val="640"/>
          <w:marRight w:val="0"/>
          <w:marTop w:val="0"/>
          <w:marBottom w:val="0"/>
          <w:divBdr>
            <w:top w:val="none" w:sz="0" w:space="0" w:color="auto"/>
            <w:left w:val="none" w:sz="0" w:space="0" w:color="auto"/>
            <w:bottom w:val="none" w:sz="0" w:space="0" w:color="auto"/>
            <w:right w:val="none" w:sz="0" w:space="0" w:color="auto"/>
          </w:divBdr>
        </w:div>
        <w:div w:id="1991254401">
          <w:marLeft w:val="640"/>
          <w:marRight w:val="0"/>
          <w:marTop w:val="0"/>
          <w:marBottom w:val="0"/>
          <w:divBdr>
            <w:top w:val="none" w:sz="0" w:space="0" w:color="auto"/>
            <w:left w:val="none" w:sz="0" w:space="0" w:color="auto"/>
            <w:bottom w:val="none" w:sz="0" w:space="0" w:color="auto"/>
            <w:right w:val="none" w:sz="0" w:space="0" w:color="auto"/>
          </w:divBdr>
        </w:div>
        <w:div w:id="1548565390">
          <w:marLeft w:val="640"/>
          <w:marRight w:val="0"/>
          <w:marTop w:val="0"/>
          <w:marBottom w:val="0"/>
          <w:divBdr>
            <w:top w:val="none" w:sz="0" w:space="0" w:color="auto"/>
            <w:left w:val="none" w:sz="0" w:space="0" w:color="auto"/>
            <w:bottom w:val="none" w:sz="0" w:space="0" w:color="auto"/>
            <w:right w:val="none" w:sz="0" w:space="0" w:color="auto"/>
          </w:divBdr>
        </w:div>
        <w:div w:id="1599632325">
          <w:marLeft w:val="640"/>
          <w:marRight w:val="0"/>
          <w:marTop w:val="0"/>
          <w:marBottom w:val="0"/>
          <w:divBdr>
            <w:top w:val="none" w:sz="0" w:space="0" w:color="auto"/>
            <w:left w:val="none" w:sz="0" w:space="0" w:color="auto"/>
            <w:bottom w:val="none" w:sz="0" w:space="0" w:color="auto"/>
            <w:right w:val="none" w:sz="0" w:space="0" w:color="auto"/>
          </w:divBdr>
        </w:div>
        <w:div w:id="1832871617">
          <w:marLeft w:val="640"/>
          <w:marRight w:val="0"/>
          <w:marTop w:val="0"/>
          <w:marBottom w:val="0"/>
          <w:divBdr>
            <w:top w:val="none" w:sz="0" w:space="0" w:color="auto"/>
            <w:left w:val="none" w:sz="0" w:space="0" w:color="auto"/>
            <w:bottom w:val="none" w:sz="0" w:space="0" w:color="auto"/>
            <w:right w:val="none" w:sz="0" w:space="0" w:color="auto"/>
          </w:divBdr>
        </w:div>
        <w:div w:id="350449714">
          <w:marLeft w:val="640"/>
          <w:marRight w:val="0"/>
          <w:marTop w:val="0"/>
          <w:marBottom w:val="0"/>
          <w:divBdr>
            <w:top w:val="none" w:sz="0" w:space="0" w:color="auto"/>
            <w:left w:val="none" w:sz="0" w:space="0" w:color="auto"/>
            <w:bottom w:val="none" w:sz="0" w:space="0" w:color="auto"/>
            <w:right w:val="none" w:sz="0" w:space="0" w:color="auto"/>
          </w:divBdr>
        </w:div>
        <w:div w:id="1284996726">
          <w:marLeft w:val="640"/>
          <w:marRight w:val="0"/>
          <w:marTop w:val="0"/>
          <w:marBottom w:val="0"/>
          <w:divBdr>
            <w:top w:val="none" w:sz="0" w:space="0" w:color="auto"/>
            <w:left w:val="none" w:sz="0" w:space="0" w:color="auto"/>
            <w:bottom w:val="none" w:sz="0" w:space="0" w:color="auto"/>
            <w:right w:val="none" w:sz="0" w:space="0" w:color="auto"/>
          </w:divBdr>
        </w:div>
        <w:div w:id="825979130">
          <w:marLeft w:val="640"/>
          <w:marRight w:val="0"/>
          <w:marTop w:val="0"/>
          <w:marBottom w:val="0"/>
          <w:divBdr>
            <w:top w:val="none" w:sz="0" w:space="0" w:color="auto"/>
            <w:left w:val="none" w:sz="0" w:space="0" w:color="auto"/>
            <w:bottom w:val="none" w:sz="0" w:space="0" w:color="auto"/>
            <w:right w:val="none" w:sz="0" w:space="0" w:color="auto"/>
          </w:divBdr>
        </w:div>
        <w:div w:id="1409571943">
          <w:marLeft w:val="640"/>
          <w:marRight w:val="0"/>
          <w:marTop w:val="0"/>
          <w:marBottom w:val="0"/>
          <w:divBdr>
            <w:top w:val="none" w:sz="0" w:space="0" w:color="auto"/>
            <w:left w:val="none" w:sz="0" w:space="0" w:color="auto"/>
            <w:bottom w:val="none" w:sz="0" w:space="0" w:color="auto"/>
            <w:right w:val="none" w:sz="0" w:space="0" w:color="auto"/>
          </w:divBdr>
        </w:div>
        <w:div w:id="1907177633">
          <w:marLeft w:val="640"/>
          <w:marRight w:val="0"/>
          <w:marTop w:val="0"/>
          <w:marBottom w:val="0"/>
          <w:divBdr>
            <w:top w:val="none" w:sz="0" w:space="0" w:color="auto"/>
            <w:left w:val="none" w:sz="0" w:space="0" w:color="auto"/>
            <w:bottom w:val="none" w:sz="0" w:space="0" w:color="auto"/>
            <w:right w:val="none" w:sz="0" w:space="0" w:color="auto"/>
          </w:divBdr>
        </w:div>
        <w:div w:id="602303991">
          <w:marLeft w:val="640"/>
          <w:marRight w:val="0"/>
          <w:marTop w:val="0"/>
          <w:marBottom w:val="0"/>
          <w:divBdr>
            <w:top w:val="none" w:sz="0" w:space="0" w:color="auto"/>
            <w:left w:val="none" w:sz="0" w:space="0" w:color="auto"/>
            <w:bottom w:val="none" w:sz="0" w:space="0" w:color="auto"/>
            <w:right w:val="none" w:sz="0" w:space="0" w:color="auto"/>
          </w:divBdr>
        </w:div>
        <w:div w:id="1423994458">
          <w:marLeft w:val="640"/>
          <w:marRight w:val="0"/>
          <w:marTop w:val="0"/>
          <w:marBottom w:val="0"/>
          <w:divBdr>
            <w:top w:val="none" w:sz="0" w:space="0" w:color="auto"/>
            <w:left w:val="none" w:sz="0" w:space="0" w:color="auto"/>
            <w:bottom w:val="none" w:sz="0" w:space="0" w:color="auto"/>
            <w:right w:val="none" w:sz="0" w:space="0" w:color="auto"/>
          </w:divBdr>
        </w:div>
        <w:div w:id="625699300">
          <w:marLeft w:val="640"/>
          <w:marRight w:val="0"/>
          <w:marTop w:val="0"/>
          <w:marBottom w:val="0"/>
          <w:divBdr>
            <w:top w:val="none" w:sz="0" w:space="0" w:color="auto"/>
            <w:left w:val="none" w:sz="0" w:space="0" w:color="auto"/>
            <w:bottom w:val="none" w:sz="0" w:space="0" w:color="auto"/>
            <w:right w:val="none" w:sz="0" w:space="0" w:color="auto"/>
          </w:divBdr>
        </w:div>
        <w:div w:id="1775243336">
          <w:marLeft w:val="640"/>
          <w:marRight w:val="0"/>
          <w:marTop w:val="0"/>
          <w:marBottom w:val="0"/>
          <w:divBdr>
            <w:top w:val="none" w:sz="0" w:space="0" w:color="auto"/>
            <w:left w:val="none" w:sz="0" w:space="0" w:color="auto"/>
            <w:bottom w:val="none" w:sz="0" w:space="0" w:color="auto"/>
            <w:right w:val="none" w:sz="0" w:space="0" w:color="auto"/>
          </w:divBdr>
        </w:div>
        <w:div w:id="754206464">
          <w:marLeft w:val="640"/>
          <w:marRight w:val="0"/>
          <w:marTop w:val="0"/>
          <w:marBottom w:val="0"/>
          <w:divBdr>
            <w:top w:val="none" w:sz="0" w:space="0" w:color="auto"/>
            <w:left w:val="none" w:sz="0" w:space="0" w:color="auto"/>
            <w:bottom w:val="none" w:sz="0" w:space="0" w:color="auto"/>
            <w:right w:val="none" w:sz="0" w:space="0" w:color="auto"/>
          </w:divBdr>
        </w:div>
        <w:div w:id="1459447537">
          <w:marLeft w:val="640"/>
          <w:marRight w:val="0"/>
          <w:marTop w:val="0"/>
          <w:marBottom w:val="0"/>
          <w:divBdr>
            <w:top w:val="none" w:sz="0" w:space="0" w:color="auto"/>
            <w:left w:val="none" w:sz="0" w:space="0" w:color="auto"/>
            <w:bottom w:val="none" w:sz="0" w:space="0" w:color="auto"/>
            <w:right w:val="none" w:sz="0" w:space="0" w:color="auto"/>
          </w:divBdr>
        </w:div>
        <w:div w:id="1542933220">
          <w:marLeft w:val="640"/>
          <w:marRight w:val="0"/>
          <w:marTop w:val="0"/>
          <w:marBottom w:val="0"/>
          <w:divBdr>
            <w:top w:val="none" w:sz="0" w:space="0" w:color="auto"/>
            <w:left w:val="none" w:sz="0" w:space="0" w:color="auto"/>
            <w:bottom w:val="none" w:sz="0" w:space="0" w:color="auto"/>
            <w:right w:val="none" w:sz="0" w:space="0" w:color="auto"/>
          </w:divBdr>
        </w:div>
        <w:div w:id="482282667">
          <w:marLeft w:val="640"/>
          <w:marRight w:val="0"/>
          <w:marTop w:val="0"/>
          <w:marBottom w:val="0"/>
          <w:divBdr>
            <w:top w:val="none" w:sz="0" w:space="0" w:color="auto"/>
            <w:left w:val="none" w:sz="0" w:space="0" w:color="auto"/>
            <w:bottom w:val="none" w:sz="0" w:space="0" w:color="auto"/>
            <w:right w:val="none" w:sz="0" w:space="0" w:color="auto"/>
          </w:divBdr>
        </w:div>
        <w:div w:id="134225671">
          <w:marLeft w:val="640"/>
          <w:marRight w:val="0"/>
          <w:marTop w:val="0"/>
          <w:marBottom w:val="0"/>
          <w:divBdr>
            <w:top w:val="none" w:sz="0" w:space="0" w:color="auto"/>
            <w:left w:val="none" w:sz="0" w:space="0" w:color="auto"/>
            <w:bottom w:val="none" w:sz="0" w:space="0" w:color="auto"/>
            <w:right w:val="none" w:sz="0" w:space="0" w:color="auto"/>
          </w:divBdr>
        </w:div>
        <w:div w:id="1463308372">
          <w:marLeft w:val="640"/>
          <w:marRight w:val="0"/>
          <w:marTop w:val="0"/>
          <w:marBottom w:val="0"/>
          <w:divBdr>
            <w:top w:val="none" w:sz="0" w:space="0" w:color="auto"/>
            <w:left w:val="none" w:sz="0" w:space="0" w:color="auto"/>
            <w:bottom w:val="none" w:sz="0" w:space="0" w:color="auto"/>
            <w:right w:val="none" w:sz="0" w:space="0" w:color="auto"/>
          </w:divBdr>
        </w:div>
        <w:div w:id="1259673437">
          <w:marLeft w:val="640"/>
          <w:marRight w:val="0"/>
          <w:marTop w:val="0"/>
          <w:marBottom w:val="0"/>
          <w:divBdr>
            <w:top w:val="none" w:sz="0" w:space="0" w:color="auto"/>
            <w:left w:val="none" w:sz="0" w:space="0" w:color="auto"/>
            <w:bottom w:val="none" w:sz="0" w:space="0" w:color="auto"/>
            <w:right w:val="none" w:sz="0" w:space="0" w:color="auto"/>
          </w:divBdr>
        </w:div>
        <w:div w:id="1642687518">
          <w:marLeft w:val="640"/>
          <w:marRight w:val="0"/>
          <w:marTop w:val="0"/>
          <w:marBottom w:val="0"/>
          <w:divBdr>
            <w:top w:val="none" w:sz="0" w:space="0" w:color="auto"/>
            <w:left w:val="none" w:sz="0" w:space="0" w:color="auto"/>
            <w:bottom w:val="none" w:sz="0" w:space="0" w:color="auto"/>
            <w:right w:val="none" w:sz="0" w:space="0" w:color="auto"/>
          </w:divBdr>
        </w:div>
        <w:div w:id="1441679717">
          <w:marLeft w:val="640"/>
          <w:marRight w:val="0"/>
          <w:marTop w:val="0"/>
          <w:marBottom w:val="0"/>
          <w:divBdr>
            <w:top w:val="none" w:sz="0" w:space="0" w:color="auto"/>
            <w:left w:val="none" w:sz="0" w:space="0" w:color="auto"/>
            <w:bottom w:val="none" w:sz="0" w:space="0" w:color="auto"/>
            <w:right w:val="none" w:sz="0" w:space="0" w:color="auto"/>
          </w:divBdr>
        </w:div>
        <w:div w:id="1150901969">
          <w:marLeft w:val="640"/>
          <w:marRight w:val="0"/>
          <w:marTop w:val="0"/>
          <w:marBottom w:val="0"/>
          <w:divBdr>
            <w:top w:val="none" w:sz="0" w:space="0" w:color="auto"/>
            <w:left w:val="none" w:sz="0" w:space="0" w:color="auto"/>
            <w:bottom w:val="none" w:sz="0" w:space="0" w:color="auto"/>
            <w:right w:val="none" w:sz="0" w:space="0" w:color="auto"/>
          </w:divBdr>
        </w:div>
        <w:div w:id="544953034">
          <w:marLeft w:val="640"/>
          <w:marRight w:val="0"/>
          <w:marTop w:val="0"/>
          <w:marBottom w:val="0"/>
          <w:divBdr>
            <w:top w:val="none" w:sz="0" w:space="0" w:color="auto"/>
            <w:left w:val="none" w:sz="0" w:space="0" w:color="auto"/>
            <w:bottom w:val="none" w:sz="0" w:space="0" w:color="auto"/>
            <w:right w:val="none" w:sz="0" w:space="0" w:color="auto"/>
          </w:divBdr>
        </w:div>
        <w:div w:id="631443704">
          <w:marLeft w:val="640"/>
          <w:marRight w:val="0"/>
          <w:marTop w:val="0"/>
          <w:marBottom w:val="0"/>
          <w:divBdr>
            <w:top w:val="none" w:sz="0" w:space="0" w:color="auto"/>
            <w:left w:val="none" w:sz="0" w:space="0" w:color="auto"/>
            <w:bottom w:val="none" w:sz="0" w:space="0" w:color="auto"/>
            <w:right w:val="none" w:sz="0" w:space="0" w:color="auto"/>
          </w:divBdr>
        </w:div>
        <w:div w:id="157620202">
          <w:marLeft w:val="640"/>
          <w:marRight w:val="0"/>
          <w:marTop w:val="0"/>
          <w:marBottom w:val="0"/>
          <w:divBdr>
            <w:top w:val="none" w:sz="0" w:space="0" w:color="auto"/>
            <w:left w:val="none" w:sz="0" w:space="0" w:color="auto"/>
            <w:bottom w:val="none" w:sz="0" w:space="0" w:color="auto"/>
            <w:right w:val="none" w:sz="0" w:space="0" w:color="auto"/>
          </w:divBdr>
        </w:div>
        <w:div w:id="8530421">
          <w:marLeft w:val="640"/>
          <w:marRight w:val="0"/>
          <w:marTop w:val="0"/>
          <w:marBottom w:val="0"/>
          <w:divBdr>
            <w:top w:val="none" w:sz="0" w:space="0" w:color="auto"/>
            <w:left w:val="none" w:sz="0" w:space="0" w:color="auto"/>
            <w:bottom w:val="none" w:sz="0" w:space="0" w:color="auto"/>
            <w:right w:val="none" w:sz="0" w:space="0" w:color="auto"/>
          </w:divBdr>
        </w:div>
        <w:div w:id="503202987">
          <w:marLeft w:val="640"/>
          <w:marRight w:val="0"/>
          <w:marTop w:val="0"/>
          <w:marBottom w:val="0"/>
          <w:divBdr>
            <w:top w:val="none" w:sz="0" w:space="0" w:color="auto"/>
            <w:left w:val="none" w:sz="0" w:space="0" w:color="auto"/>
            <w:bottom w:val="none" w:sz="0" w:space="0" w:color="auto"/>
            <w:right w:val="none" w:sz="0" w:space="0" w:color="auto"/>
          </w:divBdr>
        </w:div>
        <w:div w:id="1725719429">
          <w:marLeft w:val="640"/>
          <w:marRight w:val="0"/>
          <w:marTop w:val="0"/>
          <w:marBottom w:val="0"/>
          <w:divBdr>
            <w:top w:val="none" w:sz="0" w:space="0" w:color="auto"/>
            <w:left w:val="none" w:sz="0" w:space="0" w:color="auto"/>
            <w:bottom w:val="none" w:sz="0" w:space="0" w:color="auto"/>
            <w:right w:val="none" w:sz="0" w:space="0" w:color="auto"/>
          </w:divBdr>
        </w:div>
        <w:div w:id="150485107">
          <w:marLeft w:val="640"/>
          <w:marRight w:val="0"/>
          <w:marTop w:val="0"/>
          <w:marBottom w:val="0"/>
          <w:divBdr>
            <w:top w:val="none" w:sz="0" w:space="0" w:color="auto"/>
            <w:left w:val="none" w:sz="0" w:space="0" w:color="auto"/>
            <w:bottom w:val="none" w:sz="0" w:space="0" w:color="auto"/>
            <w:right w:val="none" w:sz="0" w:space="0" w:color="auto"/>
          </w:divBdr>
        </w:div>
        <w:div w:id="600649498">
          <w:marLeft w:val="640"/>
          <w:marRight w:val="0"/>
          <w:marTop w:val="0"/>
          <w:marBottom w:val="0"/>
          <w:divBdr>
            <w:top w:val="none" w:sz="0" w:space="0" w:color="auto"/>
            <w:left w:val="none" w:sz="0" w:space="0" w:color="auto"/>
            <w:bottom w:val="none" w:sz="0" w:space="0" w:color="auto"/>
            <w:right w:val="none" w:sz="0" w:space="0" w:color="auto"/>
          </w:divBdr>
        </w:div>
        <w:div w:id="2121803768">
          <w:marLeft w:val="640"/>
          <w:marRight w:val="0"/>
          <w:marTop w:val="0"/>
          <w:marBottom w:val="0"/>
          <w:divBdr>
            <w:top w:val="none" w:sz="0" w:space="0" w:color="auto"/>
            <w:left w:val="none" w:sz="0" w:space="0" w:color="auto"/>
            <w:bottom w:val="none" w:sz="0" w:space="0" w:color="auto"/>
            <w:right w:val="none" w:sz="0" w:space="0" w:color="auto"/>
          </w:divBdr>
        </w:div>
        <w:div w:id="1885753808">
          <w:marLeft w:val="640"/>
          <w:marRight w:val="0"/>
          <w:marTop w:val="0"/>
          <w:marBottom w:val="0"/>
          <w:divBdr>
            <w:top w:val="none" w:sz="0" w:space="0" w:color="auto"/>
            <w:left w:val="none" w:sz="0" w:space="0" w:color="auto"/>
            <w:bottom w:val="none" w:sz="0" w:space="0" w:color="auto"/>
            <w:right w:val="none" w:sz="0" w:space="0" w:color="auto"/>
          </w:divBdr>
        </w:div>
        <w:div w:id="960455905">
          <w:marLeft w:val="640"/>
          <w:marRight w:val="0"/>
          <w:marTop w:val="0"/>
          <w:marBottom w:val="0"/>
          <w:divBdr>
            <w:top w:val="none" w:sz="0" w:space="0" w:color="auto"/>
            <w:left w:val="none" w:sz="0" w:space="0" w:color="auto"/>
            <w:bottom w:val="none" w:sz="0" w:space="0" w:color="auto"/>
            <w:right w:val="none" w:sz="0" w:space="0" w:color="auto"/>
          </w:divBdr>
        </w:div>
        <w:div w:id="721908544">
          <w:marLeft w:val="640"/>
          <w:marRight w:val="0"/>
          <w:marTop w:val="0"/>
          <w:marBottom w:val="0"/>
          <w:divBdr>
            <w:top w:val="none" w:sz="0" w:space="0" w:color="auto"/>
            <w:left w:val="none" w:sz="0" w:space="0" w:color="auto"/>
            <w:bottom w:val="none" w:sz="0" w:space="0" w:color="auto"/>
            <w:right w:val="none" w:sz="0" w:space="0" w:color="auto"/>
          </w:divBdr>
        </w:div>
        <w:div w:id="305160602">
          <w:marLeft w:val="640"/>
          <w:marRight w:val="0"/>
          <w:marTop w:val="0"/>
          <w:marBottom w:val="0"/>
          <w:divBdr>
            <w:top w:val="none" w:sz="0" w:space="0" w:color="auto"/>
            <w:left w:val="none" w:sz="0" w:space="0" w:color="auto"/>
            <w:bottom w:val="none" w:sz="0" w:space="0" w:color="auto"/>
            <w:right w:val="none" w:sz="0" w:space="0" w:color="auto"/>
          </w:divBdr>
        </w:div>
        <w:div w:id="2002928821">
          <w:marLeft w:val="640"/>
          <w:marRight w:val="0"/>
          <w:marTop w:val="0"/>
          <w:marBottom w:val="0"/>
          <w:divBdr>
            <w:top w:val="none" w:sz="0" w:space="0" w:color="auto"/>
            <w:left w:val="none" w:sz="0" w:space="0" w:color="auto"/>
            <w:bottom w:val="none" w:sz="0" w:space="0" w:color="auto"/>
            <w:right w:val="none" w:sz="0" w:space="0" w:color="auto"/>
          </w:divBdr>
        </w:div>
        <w:div w:id="1939169688">
          <w:marLeft w:val="640"/>
          <w:marRight w:val="0"/>
          <w:marTop w:val="0"/>
          <w:marBottom w:val="0"/>
          <w:divBdr>
            <w:top w:val="none" w:sz="0" w:space="0" w:color="auto"/>
            <w:left w:val="none" w:sz="0" w:space="0" w:color="auto"/>
            <w:bottom w:val="none" w:sz="0" w:space="0" w:color="auto"/>
            <w:right w:val="none" w:sz="0" w:space="0" w:color="auto"/>
          </w:divBdr>
        </w:div>
        <w:div w:id="535776126">
          <w:marLeft w:val="640"/>
          <w:marRight w:val="0"/>
          <w:marTop w:val="0"/>
          <w:marBottom w:val="0"/>
          <w:divBdr>
            <w:top w:val="none" w:sz="0" w:space="0" w:color="auto"/>
            <w:left w:val="none" w:sz="0" w:space="0" w:color="auto"/>
            <w:bottom w:val="none" w:sz="0" w:space="0" w:color="auto"/>
            <w:right w:val="none" w:sz="0" w:space="0" w:color="auto"/>
          </w:divBdr>
        </w:div>
        <w:div w:id="943266520">
          <w:marLeft w:val="640"/>
          <w:marRight w:val="0"/>
          <w:marTop w:val="0"/>
          <w:marBottom w:val="0"/>
          <w:divBdr>
            <w:top w:val="none" w:sz="0" w:space="0" w:color="auto"/>
            <w:left w:val="none" w:sz="0" w:space="0" w:color="auto"/>
            <w:bottom w:val="none" w:sz="0" w:space="0" w:color="auto"/>
            <w:right w:val="none" w:sz="0" w:space="0" w:color="auto"/>
          </w:divBdr>
        </w:div>
        <w:div w:id="1431853820">
          <w:marLeft w:val="640"/>
          <w:marRight w:val="0"/>
          <w:marTop w:val="0"/>
          <w:marBottom w:val="0"/>
          <w:divBdr>
            <w:top w:val="none" w:sz="0" w:space="0" w:color="auto"/>
            <w:left w:val="none" w:sz="0" w:space="0" w:color="auto"/>
            <w:bottom w:val="none" w:sz="0" w:space="0" w:color="auto"/>
            <w:right w:val="none" w:sz="0" w:space="0" w:color="auto"/>
          </w:divBdr>
        </w:div>
        <w:div w:id="584336551">
          <w:marLeft w:val="640"/>
          <w:marRight w:val="0"/>
          <w:marTop w:val="0"/>
          <w:marBottom w:val="0"/>
          <w:divBdr>
            <w:top w:val="none" w:sz="0" w:space="0" w:color="auto"/>
            <w:left w:val="none" w:sz="0" w:space="0" w:color="auto"/>
            <w:bottom w:val="none" w:sz="0" w:space="0" w:color="auto"/>
            <w:right w:val="none" w:sz="0" w:space="0" w:color="auto"/>
          </w:divBdr>
        </w:div>
        <w:div w:id="1545210213">
          <w:marLeft w:val="640"/>
          <w:marRight w:val="0"/>
          <w:marTop w:val="0"/>
          <w:marBottom w:val="0"/>
          <w:divBdr>
            <w:top w:val="none" w:sz="0" w:space="0" w:color="auto"/>
            <w:left w:val="none" w:sz="0" w:space="0" w:color="auto"/>
            <w:bottom w:val="none" w:sz="0" w:space="0" w:color="auto"/>
            <w:right w:val="none" w:sz="0" w:space="0" w:color="auto"/>
          </w:divBdr>
        </w:div>
        <w:div w:id="69425103">
          <w:marLeft w:val="640"/>
          <w:marRight w:val="0"/>
          <w:marTop w:val="0"/>
          <w:marBottom w:val="0"/>
          <w:divBdr>
            <w:top w:val="none" w:sz="0" w:space="0" w:color="auto"/>
            <w:left w:val="none" w:sz="0" w:space="0" w:color="auto"/>
            <w:bottom w:val="none" w:sz="0" w:space="0" w:color="auto"/>
            <w:right w:val="none" w:sz="0" w:space="0" w:color="auto"/>
          </w:divBdr>
        </w:div>
        <w:div w:id="820733353">
          <w:marLeft w:val="640"/>
          <w:marRight w:val="0"/>
          <w:marTop w:val="0"/>
          <w:marBottom w:val="0"/>
          <w:divBdr>
            <w:top w:val="none" w:sz="0" w:space="0" w:color="auto"/>
            <w:left w:val="none" w:sz="0" w:space="0" w:color="auto"/>
            <w:bottom w:val="none" w:sz="0" w:space="0" w:color="auto"/>
            <w:right w:val="none" w:sz="0" w:space="0" w:color="auto"/>
          </w:divBdr>
        </w:div>
        <w:div w:id="1032730849">
          <w:marLeft w:val="640"/>
          <w:marRight w:val="0"/>
          <w:marTop w:val="0"/>
          <w:marBottom w:val="0"/>
          <w:divBdr>
            <w:top w:val="none" w:sz="0" w:space="0" w:color="auto"/>
            <w:left w:val="none" w:sz="0" w:space="0" w:color="auto"/>
            <w:bottom w:val="none" w:sz="0" w:space="0" w:color="auto"/>
            <w:right w:val="none" w:sz="0" w:space="0" w:color="auto"/>
          </w:divBdr>
        </w:div>
        <w:div w:id="624821989">
          <w:marLeft w:val="640"/>
          <w:marRight w:val="0"/>
          <w:marTop w:val="0"/>
          <w:marBottom w:val="0"/>
          <w:divBdr>
            <w:top w:val="none" w:sz="0" w:space="0" w:color="auto"/>
            <w:left w:val="none" w:sz="0" w:space="0" w:color="auto"/>
            <w:bottom w:val="none" w:sz="0" w:space="0" w:color="auto"/>
            <w:right w:val="none" w:sz="0" w:space="0" w:color="auto"/>
          </w:divBdr>
        </w:div>
        <w:div w:id="23410992">
          <w:marLeft w:val="640"/>
          <w:marRight w:val="0"/>
          <w:marTop w:val="0"/>
          <w:marBottom w:val="0"/>
          <w:divBdr>
            <w:top w:val="none" w:sz="0" w:space="0" w:color="auto"/>
            <w:left w:val="none" w:sz="0" w:space="0" w:color="auto"/>
            <w:bottom w:val="none" w:sz="0" w:space="0" w:color="auto"/>
            <w:right w:val="none" w:sz="0" w:space="0" w:color="auto"/>
          </w:divBdr>
        </w:div>
        <w:div w:id="56708682">
          <w:marLeft w:val="640"/>
          <w:marRight w:val="0"/>
          <w:marTop w:val="0"/>
          <w:marBottom w:val="0"/>
          <w:divBdr>
            <w:top w:val="none" w:sz="0" w:space="0" w:color="auto"/>
            <w:left w:val="none" w:sz="0" w:space="0" w:color="auto"/>
            <w:bottom w:val="none" w:sz="0" w:space="0" w:color="auto"/>
            <w:right w:val="none" w:sz="0" w:space="0" w:color="auto"/>
          </w:divBdr>
        </w:div>
        <w:div w:id="82339536">
          <w:marLeft w:val="640"/>
          <w:marRight w:val="0"/>
          <w:marTop w:val="0"/>
          <w:marBottom w:val="0"/>
          <w:divBdr>
            <w:top w:val="none" w:sz="0" w:space="0" w:color="auto"/>
            <w:left w:val="none" w:sz="0" w:space="0" w:color="auto"/>
            <w:bottom w:val="none" w:sz="0" w:space="0" w:color="auto"/>
            <w:right w:val="none" w:sz="0" w:space="0" w:color="auto"/>
          </w:divBdr>
        </w:div>
        <w:div w:id="1424566477">
          <w:marLeft w:val="640"/>
          <w:marRight w:val="0"/>
          <w:marTop w:val="0"/>
          <w:marBottom w:val="0"/>
          <w:divBdr>
            <w:top w:val="none" w:sz="0" w:space="0" w:color="auto"/>
            <w:left w:val="none" w:sz="0" w:space="0" w:color="auto"/>
            <w:bottom w:val="none" w:sz="0" w:space="0" w:color="auto"/>
            <w:right w:val="none" w:sz="0" w:space="0" w:color="auto"/>
          </w:divBdr>
        </w:div>
        <w:div w:id="1157573896">
          <w:marLeft w:val="640"/>
          <w:marRight w:val="0"/>
          <w:marTop w:val="0"/>
          <w:marBottom w:val="0"/>
          <w:divBdr>
            <w:top w:val="none" w:sz="0" w:space="0" w:color="auto"/>
            <w:left w:val="none" w:sz="0" w:space="0" w:color="auto"/>
            <w:bottom w:val="none" w:sz="0" w:space="0" w:color="auto"/>
            <w:right w:val="none" w:sz="0" w:space="0" w:color="auto"/>
          </w:divBdr>
        </w:div>
        <w:div w:id="513768364">
          <w:marLeft w:val="640"/>
          <w:marRight w:val="0"/>
          <w:marTop w:val="0"/>
          <w:marBottom w:val="0"/>
          <w:divBdr>
            <w:top w:val="none" w:sz="0" w:space="0" w:color="auto"/>
            <w:left w:val="none" w:sz="0" w:space="0" w:color="auto"/>
            <w:bottom w:val="none" w:sz="0" w:space="0" w:color="auto"/>
            <w:right w:val="none" w:sz="0" w:space="0" w:color="auto"/>
          </w:divBdr>
        </w:div>
        <w:div w:id="286158854">
          <w:marLeft w:val="640"/>
          <w:marRight w:val="0"/>
          <w:marTop w:val="0"/>
          <w:marBottom w:val="0"/>
          <w:divBdr>
            <w:top w:val="none" w:sz="0" w:space="0" w:color="auto"/>
            <w:left w:val="none" w:sz="0" w:space="0" w:color="auto"/>
            <w:bottom w:val="none" w:sz="0" w:space="0" w:color="auto"/>
            <w:right w:val="none" w:sz="0" w:space="0" w:color="auto"/>
          </w:divBdr>
        </w:div>
        <w:div w:id="833187400">
          <w:marLeft w:val="640"/>
          <w:marRight w:val="0"/>
          <w:marTop w:val="0"/>
          <w:marBottom w:val="0"/>
          <w:divBdr>
            <w:top w:val="none" w:sz="0" w:space="0" w:color="auto"/>
            <w:left w:val="none" w:sz="0" w:space="0" w:color="auto"/>
            <w:bottom w:val="none" w:sz="0" w:space="0" w:color="auto"/>
            <w:right w:val="none" w:sz="0" w:space="0" w:color="auto"/>
          </w:divBdr>
        </w:div>
        <w:div w:id="1910996754">
          <w:marLeft w:val="640"/>
          <w:marRight w:val="0"/>
          <w:marTop w:val="0"/>
          <w:marBottom w:val="0"/>
          <w:divBdr>
            <w:top w:val="none" w:sz="0" w:space="0" w:color="auto"/>
            <w:left w:val="none" w:sz="0" w:space="0" w:color="auto"/>
            <w:bottom w:val="none" w:sz="0" w:space="0" w:color="auto"/>
            <w:right w:val="none" w:sz="0" w:space="0" w:color="auto"/>
          </w:divBdr>
        </w:div>
        <w:div w:id="151141555">
          <w:marLeft w:val="640"/>
          <w:marRight w:val="0"/>
          <w:marTop w:val="0"/>
          <w:marBottom w:val="0"/>
          <w:divBdr>
            <w:top w:val="none" w:sz="0" w:space="0" w:color="auto"/>
            <w:left w:val="none" w:sz="0" w:space="0" w:color="auto"/>
            <w:bottom w:val="none" w:sz="0" w:space="0" w:color="auto"/>
            <w:right w:val="none" w:sz="0" w:space="0" w:color="auto"/>
          </w:divBdr>
        </w:div>
        <w:div w:id="781413022">
          <w:marLeft w:val="640"/>
          <w:marRight w:val="0"/>
          <w:marTop w:val="0"/>
          <w:marBottom w:val="0"/>
          <w:divBdr>
            <w:top w:val="none" w:sz="0" w:space="0" w:color="auto"/>
            <w:left w:val="none" w:sz="0" w:space="0" w:color="auto"/>
            <w:bottom w:val="none" w:sz="0" w:space="0" w:color="auto"/>
            <w:right w:val="none" w:sz="0" w:space="0" w:color="auto"/>
          </w:divBdr>
        </w:div>
        <w:div w:id="1234122062">
          <w:marLeft w:val="640"/>
          <w:marRight w:val="0"/>
          <w:marTop w:val="0"/>
          <w:marBottom w:val="0"/>
          <w:divBdr>
            <w:top w:val="none" w:sz="0" w:space="0" w:color="auto"/>
            <w:left w:val="none" w:sz="0" w:space="0" w:color="auto"/>
            <w:bottom w:val="none" w:sz="0" w:space="0" w:color="auto"/>
            <w:right w:val="none" w:sz="0" w:space="0" w:color="auto"/>
          </w:divBdr>
        </w:div>
        <w:div w:id="366443698">
          <w:marLeft w:val="640"/>
          <w:marRight w:val="0"/>
          <w:marTop w:val="0"/>
          <w:marBottom w:val="0"/>
          <w:divBdr>
            <w:top w:val="none" w:sz="0" w:space="0" w:color="auto"/>
            <w:left w:val="none" w:sz="0" w:space="0" w:color="auto"/>
            <w:bottom w:val="none" w:sz="0" w:space="0" w:color="auto"/>
            <w:right w:val="none" w:sz="0" w:space="0" w:color="auto"/>
          </w:divBdr>
        </w:div>
        <w:div w:id="2012565123">
          <w:marLeft w:val="640"/>
          <w:marRight w:val="0"/>
          <w:marTop w:val="0"/>
          <w:marBottom w:val="0"/>
          <w:divBdr>
            <w:top w:val="none" w:sz="0" w:space="0" w:color="auto"/>
            <w:left w:val="none" w:sz="0" w:space="0" w:color="auto"/>
            <w:bottom w:val="none" w:sz="0" w:space="0" w:color="auto"/>
            <w:right w:val="none" w:sz="0" w:space="0" w:color="auto"/>
          </w:divBdr>
        </w:div>
        <w:div w:id="478965390">
          <w:marLeft w:val="640"/>
          <w:marRight w:val="0"/>
          <w:marTop w:val="0"/>
          <w:marBottom w:val="0"/>
          <w:divBdr>
            <w:top w:val="none" w:sz="0" w:space="0" w:color="auto"/>
            <w:left w:val="none" w:sz="0" w:space="0" w:color="auto"/>
            <w:bottom w:val="none" w:sz="0" w:space="0" w:color="auto"/>
            <w:right w:val="none" w:sz="0" w:space="0" w:color="auto"/>
          </w:divBdr>
        </w:div>
        <w:div w:id="1796019066">
          <w:marLeft w:val="640"/>
          <w:marRight w:val="0"/>
          <w:marTop w:val="0"/>
          <w:marBottom w:val="0"/>
          <w:divBdr>
            <w:top w:val="none" w:sz="0" w:space="0" w:color="auto"/>
            <w:left w:val="none" w:sz="0" w:space="0" w:color="auto"/>
            <w:bottom w:val="none" w:sz="0" w:space="0" w:color="auto"/>
            <w:right w:val="none" w:sz="0" w:space="0" w:color="auto"/>
          </w:divBdr>
        </w:div>
        <w:div w:id="784349957">
          <w:marLeft w:val="640"/>
          <w:marRight w:val="0"/>
          <w:marTop w:val="0"/>
          <w:marBottom w:val="0"/>
          <w:divBdr>
            <w:top w:val="none" w:sz="0" w:space="0" w:color="auto"/>
            <w:left w:val="none" w:sz="0" w:space="0" w:color="auto"/>
            <w:bottom w:val="none" w:sz="0" w:space="0" w:color="auto"/>
            <w:right w:val="none" w:sz="0" w:space="0" w:color="auto"/>
          </w:divBdr>
        </w:div>
        <w:div w:id="1397703748">
          <w:marLeft w:val="640"/>
          <w:marRight w:val="0"/>
          <w:marTop w:val="0"/>
          <w:marBottom w:val="0"/>
          <w:divBdr>
            <w:top w:val="none" w:sz="0" w:space="0" w:color="auto"/>
            <w:left w:val="none" w:sz="0" w:space="0" w:color="auto"/>
            <w:bottom w:val="none" w:sz="0" w:space="0" w:color="auto"/>
            <w:right w:val="none" w:sz="0" w:space="0" w:color="auto"/>
          </w:divBdr>
        </w:div>
        <w:div w:id="268971515">
          <w:marLeft w:val="640"/>
          <w:marRight w:val="0"/>
          <w:marTop w:val="0"/>
          <w:marBottom w:val="0"/>
          <w:divBdr>
            <w:top w:val="none" w:sz="0" w:space="0" w:color="auto"/>
            <w:left w:val="none" w:sz="0" w:space="0" w:color="auto"/>
            <w:bottom w:val="none" w:sz="0" w:space="0" w:color="auto"/>
            <w:right w:val="none" w:sz="0" w:space="0" w:color="auto"/>
          </w:divBdr>
        </w:div>
        <w:div w:id="237327176">
          <w:marLeft w:val="640"/>
          <w:marRight w:val="0"/>
          <w:marTop w:val="0"/>
          <w:marBottom w:val="0"/>
          <w:divBdr>
            <w:top w:val="none" w:sz="0" w:space="0" w:color="auto"/>
            <w:left w:val="none" w:sz="0" w:space="0" w:color="auto"/>
            <w:bottom w:val="none" w:sz="0" w:space="0" w:color="auto"/>
            <w:right w:val="none" w:sz="0" w:space="0" w:color="auto"/>
          </w:divBdr>
        </w:div>
        <w:div w:id="108136032">
          <w:marLeft w:val="640"/>
          <w:marRight w:val="0"/>
          <w:marTop w:val="0"/>
          <w:marBottom w:val="0"/>
          <w:divBdr>
            <w:top w:val="none" w:sz="0" w:space="0" w:color="auto"/>
            <w:left w:val="none" w:sz="0" w:space="0" w:color="auto"/>
            <w:bottom w:val="none" w:sz="0" w:space="0" w:color="auto"/>
            <w:right w:val="none" w:sz="0" w:space="0" w:color="auto"/>
          </w:divBdr>
        </w:div>
        <w:div w:id="357508701">
          <w:marLeft w:val="640"/>
          <w:marRight w:val="0"/>
          <w:marTop w:val="0"/>
          <w:marBottom w:val="0"/>
          <w:divBdr>
            <w:top w:val="none" w:sz="0" w:space="0" w:color="auto"/>
            <w:left w:val="none" w:sz="0" w:space="0" w:color="auto"/>
            <w:bottom w:val="none" w:sz="0" w:space="0" w:color="auto"/>
            <w:right w:val="none" w:sz="0" w:space="0" w:color="auto"/>
          </w:divBdr>
        </w:div>
        <w:div w:id="1325236153">
          <w:marLeft w:val="640"/>
          <w:marRight w:val="0"/>
          <w:marTop w:val="0"/>
          <w:marBottom w:val="0"/>
          <w:divBdr>
            <w:top w:val="none" w:sz="0" w:space="0" w:color="auto"/>
            <w:left w:val="none" w:sz="0" w:space="0" w:color="auto"/>
            <w:bottom w:val="none" w:sz="0" w:space="0" w:color="auto"/>
            <w:right w:val="none" w:sz="0" w:space="0" w:color="auto"/>
          </w:divBdr>
        </w:div>
        <w:div w:id="138497866">
          <w:marLeft w:val="640"/>
          <w:marRight w:val="0"/>
          <w:marTop w:val="0"/>
          <w:marBottom w:val="0"/>
          <w:divBdr>
            <w:top w:val="none" w:sz="0" w:space="0" w:color="auto"/>
            <w:left w:val="none" w:sz="0" w:space="0" w:color="auto"/>
            <w:bottom w:val="none" w:sz="0" w:space="0" w:color="auto"/>
            <w:right w:val="none" w:sz="0" w:space="0" w:color="auto"/>
          </w:divBdr>
        </w:div>
        <w:div w:id="1789548829">
          <w:marLeft w:val="640"/>
          <w:marRight w:val="0"/>
          <w:marTop w:val="0"/>
          <w:marBottom w:val="0"/>
          <w:divBdr>
            <w:top w:val="none" w:sz="0" w:space="0" w:color="auto"/>
            <w:left w:val="none" w:sz="0" w:space="0" w:color="auto"/>
            <w:bottom w:val="none" w:sz="0" w:space="0" w:color="auto"/>
            <w:right w:val="none" w:sz="0" w:space="0" w:color="auto"/>
          </w:divBdr>
        </w:div>
        <w:div w:id="1037318918">
          <w:marLeft w:val="640"/>
          <w:marRight w:val="0"/>
          <w:marTop w:val="0"/>
          <w:marBottom w:val="0"/>
          <w:divBdr>
            <w:top w:val="none" w:sz="0" w:space="0" w:color="auto"/>
            <w:left w:val="none" w:sz="0" w:space="0" w:color="auto"/>
            <w:bottom w:val="none" w:sz="0" w:space="0" w:color="auto"/>
            <w:right w:val="none" w:sz="0" w:space="0" w:color="auto"/>
          </w:divBdr>
        </w:div>
        <w:div w:id="1645623909">
          <w:marLeft w:val="640"/>
          <w:marRight w:val="0"/>
          <w:marTop w:val="0"/>
          <w:marBottom w:val="0"/>
          <w:divBdr>
            <w:top w:val="none" w:sz="0" w:space="0" w:color="auto"/>
            <w:left w:val="none" w:sz="0" w:space="0" w:color="auto"/>
            <w:bottom w:val="none" w:sz="0" w:space="0" w:color="auto"/>
            <w:right w:val="none" w:sz="0" w:space="0" w:color="auto"/>
          </w:divBdr>
        </w:div>
        <w:div w:id="1007444196">
          <w:marLeft w:val="640"/>
          <w:marRight w:val="0"/>
          <w:marTop w:val="0"/>
          <w:marBottom w:val="0"/>
          <w:divBdr>
            <w:top w:val="none" w:sz="0" w:space="0" w:color="auto"/>
            <w:left w:val="none" w:sz="0" w:space="0" w:color="auto"/>
            <w:bottom w:val="none" w:sz="0" w:space="0" w:color="auto"/>
            <w:right w:val="none" w:sz="0" w:space="0" w:color="auto"/>
          </w:divBdr>
        </w:div>
        <w:div w:id="899362555">
          <w:marLeft w:val="640"/>
          <w:marRight w:val="0"/>
          <w:marTop w:val="0"/>
          <w:marBottom w:val="0"/>
          <w:divBdr>
            <w:top w:val="none" w:sz="0" w:space="0" w:color="auto"/>
            <w:left w:val="none" w:sz="0" w:space="0" w:color="auto"/>
            <w:bottom w:val="none" w:sz="0" w:space="0" w:color="auto"/>
            <w:right w:val="none" w:sz="0" w:space="0" w:color="auto"/>
          </w:divBdr>
        </w:div>
        <w:div w:id="1703285463">
          <w:marLeft w:val="640"/>
          <w:marRight w:val="0"/>
          <w:marTop w:val="0"/>
          <w:marBottom w:val="0"/>
          <w:divBdr>
            <w:top w:val="none" w:sz="0" w:space="0" w:color="auto"/>
            <w:left w:val="none" w:sz="0" w:space="0" w:color="auto"/>
            <w:bottom w:val="none" w:sz="0" w:space="0" w:color="auto"/>
            <w:right w:val="none" w:sz="0" w:space="0" w:color="auto"/>
          </w:divBdr>
        </w:div>
        <w:div w:id="1049958525">
          <w:marLeft w:val="640"/>
          <w:marRight w:val="0"/>
          <w:marTop w:val="0"/>
          <w:marBottom w:val="0"/>
          <w:divBdr>
            <w:top w:val="none" w:sz="0" w:space="0" w:color="auto"/>
            <w:left w:val="none" w:sz="0" w:space="0" w:color="auto"/>
            <w:bottom w:val="none" w:sz="0" w:space="0" w:color="auto"/>
            <w:right w:val="none" w:sz="0" w:space="0" w:color="auto"/>
          </w:divBdr>
        </w:div>
        <w:div w:id="252016322">
          <w:marLeft w:val="640"/>
          <w:marRight w:val="0"/>
          <w:marTop w:val="0"/>
          <w:marBottom w:val="0"/>
          <w:divBdr>
            <w:top w:val="none" w:sz="0" w:space="0" w:color="auto"/>
            <w:left w:val="none" w:sz="0" w:space="0" w:color="auto"/>
            <w:bottom w:val="none" w:sz="0" w:space="0" w:color="auto"/>
            <w:right w:val="none" w:sz="0" w:space="0" w:color="auto"/>
          </w:divBdr>
        </w:div>
        <w:div w:id="406270106">
          <w:marLeft w:val="640"/>
          <w:marRight w:val="0"/>
          <w:marTop w:val="0"/>
          <w:marBottom w:val="0"/>
          <w:divBdr>
            <w:top w:val="none" w:sz="0" w:space="0" w:color="auto"/>
            <w:left w:val="none" w:sz="0" w:space="0" w:color="auto"/>
            <w:bottom w:val="none" w:sz="0" w:space="0" w:color="auto"/>
            <w:right w:val="none" w:sz="0" w:space="0" w:color="auto"/>
          </w:divBdr>
        </w:div>
        <w:div w:id="703598405">
          <w:marLeft w:val="640"/>
          <w:marRight w:val="0"/>
          <w:marTop w:val="0"/>
          <w:marBottom w:val="0"/>
          <w:divBdr>
            <w:top w:val="none" w:sz="0" w:space="0" w:color="auto"/>
            <w:left w:val="none" w:sz="0" w:space="0" w:color="auto"/>
            <w:bottom w:val="none" w:sz="0" w:space="0" w:color="auto"/>
            <w:right w:val="none" w:sz="0" w:space="0" w:color="auto"/>
          </w:divBdr>
        </w:div>
        <w:div w:id="1467167052">
          <w:marLeft w:val="640"/>
          <w:marRight w:val="0"/>
          <w:marTop w:val="0"/>
          <w:marBottom w:val="0"/>
          <w:divBdr>
            <w:top w:val="none" w:sz="0" w:space="0" w:color="auto"/>
            <w:left w:val="none" w:sz="0" w:space="0" w:color="auto"/>
            <w:bottom w:val="none" w:sz="0" w:space="0" w:color="auto"/>
            <w:right w:val="none" w:sz="0" w:space="0" w:color="auto"/>
          </w:divBdr>
        </w:div>
        <w:div w:id="876744914">
          <w:marLeft w:val="640"/>
          <w:marRight w:val="0"/>
          <w:marTop w:val="0"/>
          <w:marBottom w:val="0"/>
          <w:divBdr>
            <w:top w:val="none" w:sz="0" w:space="0" w:color="auto"/>
            <w:left w:val="none" w:sz="0" w:space="0" w:color="auto"/>
            <w:bottom w:val="none" w:sz="0" w:space="0" w:color="auto"/>
            <w:right w:val="none" w:sz="0" w:space="0" w:color="auto"/>
          </w:divBdr>
        </w:div>
        <w:div w:id="1740974871">
          <w:marLeft w:val="640"/>
          <w:marRight w:val="0"/>
          <w:marTop w:val="0"/>
          <w:marBottom w:val="0"/>
          <w:divBdr>
            <w:top w:val="none" w:sz="0" w:space="0" w:color="auto"/>
            <w:left w:val="none" w:sz="0" w:space="0" w:color="auto"/>
            <w:bottom w:val="none" w:sz="0" w:space="0" w:color="auto"/>
            <w:right w:val="none" w:sz="0" w:space="0" w:color="auto"/>
          </w:divBdr>
        </w:div>
        <w:div w:id="611936512">
          <w:marLeft w:val="640"/>
          <w:marRight w:val="0"/>
          <w:marTop w:val="0"/>
          <w:marBottom w:val="0"/>
          <w:divBdr>
            <w:top w:val="none" w:sz="0" w:space="0" w:color="auto"/>
            <w:left w:val="none" w:sz="0" w:space="0" w:color="auto"/>
            <w:bottom w:val="none" w:sz="0" w:space="0" w:color="auto"/>
            <w:right w:val="none" w:sz="0" w:space="0" w:color="auto"/>
          </w:divBdr>
        </w:div>
        <w:div w:id="1495993993">
          <w:marLeft w:val="640"/>
          <w:marRight w:val="0"/>
          <w:marTop w:val="0"/>
          <w:marBottom w:val="0"/>
          <w:divBdr>
            <w:top w:val="none" w:sz="0" w:space="0" w:color="auto"/>
            <w:left w:val="none" w:sz="0" w:space="0" w:color="auto"/>
            <w:bottom w:val="none" w:sz="0" w:space="0" w:color="auto"/>
            <w:right w:val="none" w:sz="0" w:space="0" w:color="auto"/>
          </w:divBdr>
        </w:div>
        <w:div w:id="837119417">
          <w:marLeft w:val="640"/>
          <w:marRight w:val="0"/>
          <w:marTop w:val="0"/>
          <w:marBottom w:val="0"/>
          <w:divBdr>
            <w:top w:val="none" w:sz="0" w:space="0" w:color="auto"/>
            <w:left w:val="none" w:sz="0" w:space="0" w:color="auto"/>
            <w:bottom w:val="none" w:sz="0" w:space="0" w:color="auto"/>
            <w:right w:val="none" w:sz="0" w:space="0" w:color="auto"/>
          </w:divBdr>
        </w:div>
        <w:div w:id="50077160">
          <w:marLeft w:val="640"/>
          <w:marRight w:val="0"/>
          <w:marTop w:val="0"/>
          <w:marBottom w:val="0"/>
          <w:divBdr>
            <w:top w:val="none" w:sz="0" w:space="0" w:color="auto"/>
            <w:left w:val="none" w:sz="0" w:space="0" w:color="auto"/>
            <w:bottom w:val="none" w:sz="0" w:space="0" w:color="auto"/>
            <w:right w:val="none" w:sz="0" w:space="0" w:color="auto"/>
          </w:divBdr>
        </w:div>
        <w:div w:id="1276136725">
          <w:marLeft w:val="640"/>
          <w:marRight w:val="0"/>
          <w:marTop w:val="0"/>
          <w:marBottom w:val="0"/>
          <w:divBdr>
            <w:top w:val="none" w:sz="0" w:space="0" w:color="auto"/>
            <w:left w:val="none" w:sz="0" w:space="0" w:color="auto"/>
            <w:bottom w:val="none" w:sz="0" w:space="0" w:color="auto"/>
            <w:right w:val="none" w:sz="0" w:space="0" w:color="auto"/>
          </w:divBdr>
        </w:div>
        <w:div w:id="1087653289">
          <w:marLeft w:val="640"/>
          <w:marRight w:val="0"/>
          <w:marTop w:val="0"/>
          <w:marBottom w:val="0"/>
          <w:divBdr>
            <w:top w:val="none" w:sz="0" w:space="0" w:color="auto"/>
            <w:left w:val="none" w:sz="0" w:space="0" w:color="auto"/>
            <w:bottom w:val="none" w:sz="0" w:space="0" w:color="auto"/>
            <w:right w:val="none" w:sz="0" w:space="0" w:color="auto"/>
          </w:divBdr>
        </w:div>
        <w:div w:id="2041658725">
          <w:marLeft w:val="640"/>
          <w:marRight w:val="0"/>
          <w:marTop w:val="0"/>
          <w:marBottom w:val="0"/>
          <w:divBdr>
            <w:top w:val="none" w:sz="0" w:space="0" w:color="auto"/>
            <w:left w:val="none" w:sz="0" w:space="0" w:color="auto"/>
            <w:bottom w:val="none" w:sz="0" w:space="0" w:color="auto"/>
            <w:right w:val="none" w:sz="0" w:space="0" w:color="auto"/>
          </w:divBdr>
        </w:div>
        <w:div w:id="1400248451">
          <w:marLeft w:val="640"/>
          <w:marRight w:val="0"/>
          <w:marTop w:val="0"/>
          <w:marBottom w:val="0"/>
          <w:divBdr>
            <w:top w:val="none" w:sz="0" w:space="0" w:color="auto"/>
            <w:left w:val="none" w:sz="0" w:space="0" w:color="auto"/>
            <w:bottom w:val="none" w:sz="0" w:space="0" w:color="auto"/>
            <w:right w:val="none" w:sz="0" w:space="0" w:color="auto"/>
          </w:divBdr>
        </w:div>
        <w:div w:id="1534928368">
          <w:marLeft w:val="640"/>
          <w:marRight w:val="0"/>
          <w:marTop w:val="0"/>
          <w:marBottom w:val="0"/>
          <w:divBdr>
            <w:top w:val="none" w:sz="0" w:space="0" w:color="auto"/>
            <w:left w:val="none" w:sz="0" w:space="0" w:color="auto"/>
            <w:bottom w:val="none" w:sz="0" w:space="0" w:color="auto"/>
            <w:right w:val="none" w:sz="0" w:space="0" w:color="auto"/>
          </w:divBdr>
        </w:div>
        <w:div w:id="148209658">
          <w:marLeft w:val="640"/>
          <w:marRight w:val="0"/>
          <w:marTop w:val="0"/>
          <w:marBottom w:val="0"/>
          <w:divBdr>
            <w:top w:val="none" w:sz="0" w:space="0" w:color="auto"/>
            <w:left w:val="none" w:sz="0" w:space="0" w:color="auto"/>
            <w:bottom w:val="none" w:sz="0" w:space="0" w:color="auto"/>
            <w:right w:val="none" w:sz="0" w:space="0" w:color="auto"/>
          </w:divBdr>
        </w:div>
        <w:div w:id="1336228928">
          <w:marLeft w:val="640"/>
          <w:marRight w:val="0"/>
          <w:marTop w:val="0"/>
          <w:marBottom w:val="0"/>
          <w:divBdr>
            <w:top w:val="none" w:sz="0" w:space="0" w:color="auto"/>
            <w:left w:val="none" w:sz="0" w:space="0" w:color="auto"/>
            <w:bottom w:val="none" w:sz="0" w:space="0" w:color="auto"/>
            <w:right w:val="none" w:sz="0" w:space="0" w:color="auto"/>
          </w:divBdr>
        </w:div>
        <w:div w:id="1822968011">
          <w:marLeft w:val="640"/>
          <w:marRight w:val="0"/>
          <w:marTop w:val="0"/>
          <w:marBottom w:val="0"/>
          <w:divBdr>
            <w:top w:val="none" w:sz="0" w:space="0" w:color="auto"/>
            <w:left w:val="none" w:sz="0" w:space="0" w:color="auto"/>
            <w:bottom w:val="none" w:sz="0" w:space="0" w:color="auto"/>
            <w:right w:val="none" w:sz="0" w:space="0" w:color="auto"/>
          </w:divBdr>
        </w:div>
        <w:div w:id="924991702">
          <w:marLeft w:val="640"/>
          <w:marRight w:val="0"/>
          <w:marTop w:val="0"/>
          <w:marBottom w:val="0"/>
          <w:divBdr>
            <w:top w:val="none" w:sz="0" w:space="0" w:color="auto"/>
            <w:left w:val="none" w:sz="0" w:space="0" w:color="auto"/>
            <w:bottom w:val="none" w:sz="0" w:space="0" w:color="auto"/>
            <w:right w:val="none" w:sz="0" w:space="0" w:color="auto"/>
          </w:divBdr>
        </w:div>
        <w:div w:id="1509560716">
          <w:marLeft w:val="640"/>
          <w:marRight w:val="0"/>
          <w:marTop w:val="0"/>
          <w:marBottom w:val="0"/>
          <w:divBdr>
            <w:top w:val="none" w:sz="0" w:space="0" w:color="auto"/>
            <w:left w:val="none" w:sz="0" w:space="0" w:color="auto"/>
            <w:bottom w:val="none" w:sz="0" w:space="0" w:color="auto"/>
            <w:right w:val="none" w:sz="0" w:space="0" w:color="auto"/>
          </w:divBdr>
        </w:div>
        <w:div w:id="840856496">
          <w:marLeft w:val="640"/>
          <w:marRight w:val="0"/>
          <w:marTop w:val="0"/>
          <w:marBottom w:val="0"/>
          <w:divBdr>
            <w:top w:val="none" w:sz="0" w:space="0" w:color="auto"/>
            <w:left w:val="none" w:sz="0" w:space="0" w:color="auto"/>
            <w:bottom w:val="none" w:sz="0" w:space="0" w:color="auto"/>
            <w:right w:val="none" w:sz="0" w:space="0" w:color="auto"/>
          </w:divBdr>
        </w:div>
        <w:div w:id="1119227308">
          <w:marLeft w:val="640"/>
          <w:marRight w:val="0"/>
          <w:marTop w:val="0"/>
          <w:marBottom w:val="0"/>
          <w:divBdr>
            <w:top w:val="none" w:sz="0" w:space="0" w:color="auto"/>
            <w:left w:val="none" w:sz="0" w:space="0" w:color="auto"/>
            <w:bottom w:val="none" w:sz="0" w:space="0" w:color="auto"/>
            <w:right w:val="none" w:sz="0" w:space="0" w:color="auto"/>
          </w:divBdr>
        </w:div>
        <w:div w:id="2130465528">
          <w:marLeft w:val="640"/>
          <w:marRight w:val="0"/>
          <w:marTop w:val="0"/>
          <w:marBottom w:val="0"/>
          <w:divBdr>
            <w:top w:val="none" w:sz="0" w:space="0" w:color="auto"/>
            <w:left w:val="none" w:sz="0" w:space="0" w:color="auto"/>
            <w:bottom w:val="none" w:sz="0" w:space="0" w:color="auto"/>
            <w:right w:val="none" w:sz="0" w:space="0" w:color="auto"/>
          </w:divBdr>
        </w:div>
        <w:div w:id="477108316">
          <w:marLeft w:val="640"/>
          <w:marRight w:val="0"/>
          <w:marTop w:val="0"/>
          <w:marBottom w:val="0"/>
          <w:divBdr>
            <w:top w:val="none" w:sz="0" w:space="0" w:color="auto"/>
            <w:left w:val="none" w:sz="0" w:space="0" w:color="auto"/>
            <w:bottom w:val="none" w:sz="0" w:space="0" w:color="auto"/>
            <w:right w:val="none" w:sz="0" w:space="0" w:color="auto"/>
          </w:divBdr>
        </w:div>
        <w:div w:id="260798352">
          <w:marLeft w:val="640"/>
          <w:marRight w:val="0"/>
          <w:marTop w:val="0"/>
          <w:marBottom w:val="0"/>
          <w:divBdr>
            <w:top w:val="none" w:sz="0" w:space="0" w:color="auto"/>
            <w:left w:val="none" w:sz="0" w:space="0" w:color="auto"/>
            <w:bottom w:val="none" w:sz="0" w:space="0" w:color="auto"/>
            <w:right w:val="none" w:sz="0" w:space="0" w:color="auto"/>
          </w:divBdr>
        </w:div>
      </w:divsChild>
    </w:div>
    <w:div w:id="2082872161">
      <w:bodyDiv w:val="1"/>
      <w:marLeft w:val="0"/>
      <w:marRight w:val="0"/>
      <w:marTop w:val="0"/>
      <w:marBottom w:val="0"/>
      <w:divBdr>
        <w:top w:val="none" w:sz="0" w:space="0" w:color="auto"/>
        <w:left w:val="none" w:sz="0" w:space="0" w:color="auto"/>
        <w:bottom w:val="none" w:sz="0" w:space="0" w:color="auto"/>
        <w:right w:val="none" w:sz="0" w:space="0" w:color="auto"/>
      </w:divBdr>
      <w:divsChild>
        <w:div w:id="1449740275">
          <w:marLeft w:val="640"/>
          <w:marRight w:val="0"/>
          <w:marTop w:val="0"/>
          <w:marBottom w:val="0"/>
          <w:divBdr>
            <w:top w:val="none" w:sz="0" w:space="0" w:color="auto"/>
            <w:left w:val="none" w:sz="0" w:space="0" w:color="auto"/>
            <w:bottom w:val="none" w:sz="0" w:space="0" w:color="auto"/>
            <w:right w:val="none" w:sz="0" w:space="0" w:color="auto"/>
          </w:divBdr>
        </w:div>
        <w:div w:id="1415543593">
          <w:marLeft w:val="640"/>
          <w:marRight w:val="0"/>
          <w:marTop w:val="0"/>
          <w:marBottom w:val="0"/>
          <w:divBdr>
            <w:top w:val="none" w:sz="0" w:space="0" w:color="auto"/>
            <w:left w:val="none" w:sz="0" w:space="0" w:color="auto"/>
            <w:bottom w:val="none" w:sz="0" w:space="0" w:color="auto"/>
            <w:right w:val="none" w:sz="0" w:space="0" w:color="auto"/>
          </w:divBdr>
        </w:div>
        <w:div w:id="139276132">
          <w:marLeft w:val="640"/>
          <w:marRight w:val="0"/>
          <w:marTop w:val="0"/>
          <w:marBottom w:val="0"/>
          <w:divBdr>
            <w:top w:val="none" w:sz="0" w:space="0" w:color="auto"/>
            <w:left w:val="none" w:sz="0" w:space="0" w:color="auto"/>
            <w:bottom w:val="none" w:sz="0" w:space="0" w:color="auto"/>
            <w:right w:val="none" w:sz="0" w:space="0" w:color="auto"/>
          </w:divBdr>
        </w:div>
        <w:div w:id="876091313">
          <w:marLeft w:val="640"/>
          <w:marRight w:val="0"/>
          <w:marTop w:val="0"/>
          <w:marBottom w:val="0"/>
          <w:divBdr>
            <w:top w:val="none" w:sz="0" w:space="0" w:color="auto"/>
            <w:left w:val="none" w:sz="0" w:space="0" w:color="auto"/>
            <w:bottom w:val="none" w:sz="0" w:space="0" w:color="auto"/>
            <w:right w:val="none" w:sz="0" w:space="0" w:color="auto"/>
          </w:divBdr>
        </w:div>
        <w:div w:id="1830629375">
          <w:marLeft w:val="640"/>
          <w:marRight w:val="0"/>
          <w:marTop w:val="0"/>
          <w:marBottom w:val="0"/>
          <w:divBdr>
            <w:top w:val="none" w:sz="0" w:space="0" w:color="auto"/>
            <w:left w:val="none" w:sz="0" w:space="0" w:color="auto"/>
            <w:bottom w:val="none" w:sz="0" w:space="0" w:color="auto"/>
            <w:right w:val="none" w:sz="0" w:space="0" w:color="auto"/>
          </w:divBdr>
        </w:div>
        <w:div w:id="1690794343">
          <w:marLeft w:val="640"/>
          <w:marRight w:val="0"/>
          <w:marTop w:val="0"/>
          <w:marBottom w:val="0"/>
          <w:divBdr>
            <w:top w:val="none" w:sz="0" w:space="0" w:color="auto"/>
            <w:left w:val="none" w:sz="0" w:space="0" w:color="auto"/>
            <w:bottom w:val="none" w:sz="0" w:space="0" w:color="auto"/>
            <w:right w:val="none" w:sz="0" w:space="0" w:color="auto"/>
          </w:divBdr>
        </w:div>
        <w:div w:id="565646681">
          <w:marLeft w:val="640"/>
          <w:marRight w:val="0"/>
          <w:marTop w:val="0"/>
          <w:marBottom w:val="0"/>
          <w:divBdr>
            <w:top w:val="none" w:sz="0" w:space="0" w:color="auto"/>
            <w:left w:val="none" w:sz="0" w:space="0" w:color="auto"/>
            <w:bottom w:val="none" w:sz="0" w:space="0" w:color="auto"/>
            <w:right w:val="none" w:sz="0" w:space="0" w:color="auto"/>
          </w:divBdr>
        </w:div>
        <w:div w:id="2009014683">
          <w:marLeft w:val="640"/>
          <w:marRight w:val="0"/>
          <w:marTop w:val="0"/>
          <w:marBottom w:val="0"/>
          <w:divBdr>
            <w:top w:val="none" w:sz="0" w:space="0" w:color="auto"/>
            <w:left w:val="none" w:sz="0" w:space="0" w:color="auto"/>
            <w:bottom w:val="none" w:sz="0" w:space="0" w:color="auto"/>
            <w:right w:val="none" w:sz="0" w:space="0" w:color="auto"/>
          </w:divBdr>
        </w:div>
        <w:div w:id="1100372579">
          <w:marLeft w:val="640"/>
          <w:marRight w:val="0"/>
          <w:marTop w:val="0"/>
          <w:marBottom w:val="0"/>
          <w:divBdr>
            <w:top w:val="none" w:sz="0" w:space="0" w:color="auto"/>
            <w:left w:val="none" w:sz="0" w:space="0" w:color="auto"/>
            <w:bottom w:val="none" w:sz="0" w:space="0" w:color="auto"/>
            <w:right w:val="none" w:sz="0" w:space="0" w:color="auto"/>
          </w:divBdr>
        </w:div>
        <w:div w:id="744569286">
          <w:marLeft w:val="640"/>
          <w:marRight w:val="0"/>
          <w:marTop w:val="0"/>
          <w:marBottom w:val="0"/>
          <w:divBdr>
            <w:top w:val="none" w:sz="0" w:space="0" w:color="auto"/>
            <w:left w:val="none" w:sz="0" w:space="0" w:color="auto"/>
            <w:bottom w:val="none" w:sz="0" w:space="0" w:color="auto"/>
            <w:right w:val="none" w:sz="0" w:space="0" w:color="auto"/>
          </w:divBdr>
        </w:div>
        <w:div w:id="2083525962">
          <w:marLeft w:val="640"/>
          <w:marRight w:val="0"/>
          <w:marTop w:val="0"/>
          <w:marBottom w:val="0"/>
          <w:divBdr>
            <w:top w:val="none" w:sz="0" w:space="0" w:color="auto"/>
            <w:left w:val="none" w:sz="0" w:space="0" w:color="auto"/>
            <w:bottom w:val="none" w:sz="0" w:space="0" w:color="auto"/>
            <w:right w:val="none" w:sz="0" w:space="0" w:color="auto"/>
          </w:divBdr>
        </w:div>
        <w:div w:id="1326780969">
          <w:marLeft w:val="640"/>
          <w:marRight w:val="0"/>
          <w:marTop w:val="0"/>
          <w:marBottom w:val="0"/>
          <w:divBdr>
            <w:top w:val="none" w:sz="0" w:space="0" w:color="auto"/>
            <w:left w:val="none" w:sz="0" w:space="0" w:color="auto"/>
            <w:bottom w:val="none" w:sz="0" w:space="0" w:color="auto"/>
            <w:right w:val="none" w:sz="0" w:space="0" w:color="auto"/>
          </w:divBdr>
        </w:div>
        <w:div w:id="1287468702">
          <w:marLeft w:val="640"/>
          <w:marRight w:val="0"/>
          <w:marTop w:val="0"/>
          <w:marBottom w:val="0"/>
          <w:divBdr>
            <w:top w:val="none" w:sz="0" w:space="0" w:color="auto"/>
            <w:left w:val="none" w:sz="0" w:space="0" w:color="auto"/>
            <w:bottom w:val="none" w:sz="0" w:space="0" w:color="auto"/>
            <w:right w:val="none" w:sz="0" w:space="0" w:color="auto"/>
          </w:divBdr>
        </w:div>
        <w:div w:id="1883400379">
          <w:marLeft w:val="640"/>
          <w:marRight w:val="0"/>
          <w:marTop w:val="0"/>
          <w:marBottom w:val="0"/>
          <w:divBdr>
            <w:top w:val="none" w:sz="0" w:space="0" w:color="auto"/>
            <w:left w:val="none" w:sz="0" w:space="0" w:color="auto"/>
            <w:bottom w:val="none" w:sz="0" w:space="0" w:color="auto"/>
            <w:right w:val="none" w:sz="0" w:space="0" w:color="auto"/>
          </w:divBdr>
        </w:div>
        <w:div w:id="2110422814">
          <w:marLeft w:val="640"/>
          <w:marRight w:val="0"/>
          <w:marTop w:val="0"/>
          <w:marBottom w:val="0"/>
          <w:divBdr>
            <w:top w:val="none" w:sz="0" w:space="0" w:color="auto"/>
            <w:left w:val="none" w:sz="0" w:space="0" w:color="auto"/>
            <w:bottom w:val="none" w:sz="0" w:space="0" w:color="auto"/>
            <w:right w:val="none" w:sz="0" w:space="0" w:color="auto"/>
          </w:divBdr>
        </w:div>
        <w:div w:id="1374230226">
          <w:marLeft w:val="640"/>
          <w:marRight w:val="0"/>
          <w:marTop w:val="0"/>
          <w:marBottom w:val="0"/>
          <w:divBdr>
            <w:top w:val="none" w:sz="0" w:space="0" w:color="auto"/>
            <w:left w:val="none" w:sz="0" w:space="0" w:color="auto"/>
            <w:bottom w:val="none" w:sz="0" w:space="0" w:color="auto"/>
            <w:right w:val="none" w:sz="0" w:space="0" w:color="auto"/>
          </w:divBdr>
        </w:div>
        <w:div w:id="160245259">
          <w:marLeft w:val="640"/>
          <w:marRight w:val="0"/>
          <w:marTop w:val="0"/>
          <w:marBottom w:val="0"/>
          <w:divBdr>
            <w:top w:val="none" w:sz="0" w:space="0" w:color="auto"/>
            <w:left w:val="none" w:sz="0" w:space="0" w:color="auto"/>
            <w:bottom w:val="none" w:sz="0" w:space="0" w:color="auto"/>
            <w:right w:val="none" w:sz="0" w:space="0" w:color="auto"/>
          </w:divBdr>
        </w:div>
        <w:div w:id="392889933">
          <w:marLeft w:val="640"/>
          <w:marRight w:val="0"/>
          <w:marTop w:val="0"/>
          <w:marBottom w:val="0"/>
          <w:divBdr>
            <w:top w:val="none" w:sz="0" w:space="0" w:color="auto"/>
            <w:left w:val="none" w:sz="0" w:space="0" w:color="auto"/>
            <w:bottom w:val="none" w:sz="0" w:space="0" w:color="auto"/>
            <w:right w:val="none" w:sz="0" w:space="0" w:color="auto"/>
          </w:divBdr>
        </w:div>
        <w:div w:id="1295018676">
          <w:marLeft w:val="640"/>
          <w:marRight w:val="0"/>
          <w:marTop w:val="0"/>
          <w:marBottom w:val="0"/>
          <w:divBdr>
            <w:top w:val="none" w:sz="0" w:space="0" w:color="auto"/>
            <w:left w:val="none" w:sz="0" w:space="0" w:color="auto"/>
            <w:bottom w:val="none" w:sz="0" w:space="0" w:color="auto"/>
            <w:right w:val="none" w:sz="0" w:space="0" w:color="auto"/>
          </w:divBdr>
        </w:div>
        <w:div w:id="827287761">
          <w:marLeft w:val="640"/>
          <w:marRight w:val="0"/>
          <w:marTop w:val="0"/>
          <w:marBottom w:val="0"/>
          <w:divBdr>
            <w:top w:val="none" w:sz="0" w:space="0" w:color="auto"/>
            <w:left w:val="none" w:sz="0" w:space="0" w:color="auto"/>
            <w:bottom w:val="none" w:sz="0" w:space="0" w:color="auto"/>
            <w:right w:val="none" w:sz="0" w:space="0" w:color="auto"/>
          </w:divBdr>
        </w:div>
        <w:div w:id="1017120896">
          <w:marLeft w:val="640"/>
          <w:marRight w:val="0"/>
          <w:marTop w:val="0"/>
          <w:marBottom w:val="0"/>
          <w:divBdr>
            <w:top w:val="none" w:sz="0" w:space="0" w:color="auto"/>
            <w:left w:val="none" w:sz="0" w:space="0" w:color="auto"/>
            <w:bottom w:val="none" w:sz="0" w:space="0" w:color="auto"/>
            <w:right w:val="none" w:sz="0" w:space="0" w:color="auto"/>
          </w:divBdr>
        </w:div>
        <w:div w:id="811869911">
          <w:marLeft w:val="640"/>
          <w:marRight w:val="0"/>
          <w:marTop w:val="0"/>
          <w:marBottom w:val="0"/>
          <w:divBdr>
            <w:top w:val="none" w:sz="0" w:space="0" w:color="auto"/>
            <w:left w:val="none" w:sz="0" w:space="0" w:color="auto"/>
            <w:bottom w:val="none" w:sz="0" w:space="0" w:color="auto"/>
            <w:right w:val="none" w:sz="0" w:space="0" w:color="auto"/>
          </w:divBdr>
        </w:div>
        <w:div w:id="680470665">
          <w:marLeft w:val="640"/>
          <w:marRight w:val="0"/>
          <w:marTop w:val="0"/>
          <w:marBottom w:val="0"/>
          <w:divBdr>
            <w:top w:val="none" w:sz="0" w:space="0" w:color="auto"/>
            <w:left w:val="none" w:sz="0" w:space="0" w:color="auto"/>
            <w:bottom w:val="none" w:sz="0" w:space="0" w:color="auto"/>
            <w:right w:val="none" w:sz="0" w:space="0" w:color="auto"/>
          </w:divBdr>
        </w:div>
        <w:div w:id="665520138">
          <w:marLeft w:val="640"/>
          <w:marRight w:val="0"/>
          <w:marTop w:val="0"/>
          <w:marBottom w:val="0"/>
          <w:divBdr>
            <w:top w:val="none" w:sz="0" w:space="0" w:color="auto"/>
            <w:left w:val="none" w:sz="0" w:space="0" w:color="auto"/>
            <w:bottom w:val="none" w:sz="0" w:space="0" w:color="auto"/>
            <w:right w:val="none" w:sz="0" w:space="0" w:color="auto"/>
          </w:divBdr>
        </w:div>
        <w:div w:id="2091001768">
          <w:marLeft w:val="640"/>
          <w:marRight w:val="0"/>
          <w:marTop w:val="0"/>
          <w:marBottom w:val="0"/>
          <w:divBdr>
            <w:top w:val="none" w:sz="0" w:space="0" w:color="auto"/>
            <w:left w:val="none" w:sz="0" w:space="0" w:color="auto"/>
            <w:bottom w:val="none" w:sz="0" w:space="0" w:color="auto"/>
            <w:right w:val="none" w:sz="0" w:space="0" w:color="auto"/>
          </w:divBdr>
        </w:div>
        <w:div w:id="2063401911">
          <w:marLeft w:val="640"/>
          <w:marRight w:val="0"/>
          <w:marTop w:val="0"/>
          <w:marBottom w:val="0"/>
          <w:divBdr>
            <w:top w:val="none" w:sz="0" w:space="0" w:color="auto"/>
            <w:left w:val="none" w:sz="0" w:space="0" w:color="auto"/>
            <w:bottom w:val="none" w:sz="0" w:space="0" w:color="auto"/>
            <w:right w:val="none" w:sz="0" w:space="0" w:color="auto"/>
          </w:divBdr>
        </w:div>
        <w:div w:id="148523632">
          <w:marLeft w:val="640"/>
          <w:marRight w:val="0"/>
          <w:marTop w:val="0"/>
          <w:marBottom w:val="0"/>
          <w:divBdr>
            <w:top w:val="none" w:sz="0" w:space="0" w:color="auto"/>
            <w:left w:val="none" w:sz="0" w:space="0" w:color="auto"/>
            <w:bottom w:val="none" w:sz="0" w:space="0" w:color="auto"/>
            <w:right w:val="none" w:sz="0" w:space="0" w:color="auto"/>
          </w:divBdr>
        </w:div>
        <w:div w:id="924463294">
          <w:marLeft w:val="640"/>
          <w:marRight w:val="0"/>
          <w:marTop w:val="0"/>
          <w:marBottom w:val="0"/>
          <w:divBdr>
            <w:top w:val="none" w:sz="0" w:space="0" w:color="auto"/>
            <w:left w:val="none" w:sz="0" w:space="0" w:color="auto"/>
            <w:bottom w:val="none" w:sz="0" w:space="0" w:color="auto"/>
            <w:right w:val="none" w:sz="0" w:space="0" w:color="auto"/>
          </w:divBdr>
        </w:div>
        <w:div w:id="243223418">
          <w:marLeft w:val="640"/>
          <w:marRight w:val="0"/>
          <w:marTop w:val="0"/>
          <w:marBottom w:val="0"/>
          <w:divBdr>
            <w:top w:val="none" w:sz="0" w:space="0" w:color="auto"/>
            <w:left w:val="none" w:sz="0" w:space="0" w:color="auto"/>
            <w:bottom w:val="none" w:sz="0" w:space="0" w:color="auto"/>
            <w:right w:val="none" w:sz="0" w:space="0" w:color="auto"/>
          </w:divBdr>
        </w:div>
        <w:div w:id="791902944">
          <w:marLeft w:val="640"/>
          <w:marRight w:val="0"/>
          <w:marTop w:val="0"/>
          <w:marBottom w:val="0"/>
          <w:divBdr>
            <w:top w:val="none" w:sz="0" w:space="0" w:color="auto"/>
            <w:left w:val="none" w:sz="0" w:space="0" w:color="auto"/>
            <w:bottom w:val="none" w:sz="0" w:space="0" w:color="auto"/>
            <w:right w:val="none" w:sz="0" w:space="0" w:color="auto"/>
          </w:divBdr>
        </w:div>
        <w:div w:id="540672798">
          <w:marLeft w:val="640"/>
          <w:marRight w:val="0"/>
          <w:marTop w:val="0"/>
          <w:marBottom w:val="0"/>
          <w:divBdr>
            <w:top w:val="none" w:sz="0" w:space="0" w:color="auto"/>
            <w:left w:val="none" w:sz="0" w:space="0" w:color="auto"/>
            <w:bottom w:val="none" w:sz="0" w:space="0" w:color="auto"/>
            <w:right w:val="none" w:sz="0" w:space="0" w:color="auto"/>
          </w:divBdr>
        </w:div>
        <w:div w:id="525873983">
          <w:marLeft w:val="640"/>
          <w:marRight w:val="0"/>
          <w:marTop w:val="0"/>
          <w:marBottom w:val="0"/>
          <w:divBdr>
            <w:top w:val="none" w:sz="0" w:space="0" w:color="auto"/>
            <w:left w:val="none" w:sz="0" w:space="0" w:color="auto"/>
            <w:bottom w:val="none" w:sz="0" w:space="0" w:color="auto"/>
            <w:right w:val="none" w:sz="0" w:space="0" w:color="auto"/>
          </w:divBdr>
        </w:div>
        <w:div w:id="397442172">
          <w:marLeft w:val="640"/>
          <w:marRight w:val="0"/>
          <w:marTop w:val="0"/>
          <w:marBottom w:val="0"/>
          <w:divBdr>
            <w:top w:val="none" w:sz="0" w:space="0" w:color="auto"/>
            <w:left w:val="none" w:sz="0" w:space="0" w:color="auto"/>
            <w:bottom w:val="none" w:sz="0" w:space="0" w:color="auto"/>
            <w:right w:val="none" w:sz="0" w:space="0" w:color="auto"/>
          </w:divBdr>
        </w:div>
        <w:div w:id="1375424066">
          <w:marLeft w:val="640"/>
          <w:marRight w:val="0"/>
          <w:marTop w:val="0"/>
          <w:marBottom w:val="0"/>
          <w:divBdr>
            <w:top w:val="none" w:sz="0" w:space="0" w:color="auto"/>
            <w:left w:val="none" w:sz="0" w:space="0" w:color="auto"/>
            <w:bottom w:val="none" w:sz="0" w:space="0" w:color="auto"/>
            <w:right w:val="none" w:sz="0" w:space="0" w:color="auto"/>
          </w:divBdr>
        </w:div>
        <w:div w:id="1421173807">
          <w:marLeft w:val="640"/>
          <w:marRight w:val="0"/>
          <w:marTop w:val="0"/>
          <w:marBottom w:val="0"/>
          <w:divBdr>
            <w:top w:val="none" w:sz="0" w:space="0" w:color="auto"/>
            <w:left w:val="none" w:sz="0" w:space="0" w:color="auto"/>
            <w:bottom w:val="none" w:sz="0" w:space="0" w:color="auto"/>
            <w:right w:val="none" w:sz="0" w:space="0" w:color="auto"/>
          </w:divBdr>
        </w:div>
        <w:div w:id="1944456487">
          <w:marLeft w:val="640"/>
          <w:marRight w:val="0"/>
          <w:marTop w:val="0"/>
          <w:marBottom w:val="0"/>
          <w:divBdr>
            <w:top w:val="none" w:sz="0" w:space="0" w:color="auto"/>
            <w:left w:val="none" w:sz="0" w:space="0" w:color="auto"/>
            <w:bottom w:val="none" w:sz="0" w:space="0" w:color="auto"/>
            <w:right w:val="none" w:sz="0" w:space="0" w:color="auto"/>
          </w:divBdr>
        </w:div>
        <w:div w:id="519979078">
          <w:marLeft w:val="640"/>
          <w:marRight w:val="0"/>
          <w:marTop w:val="0"/>
          <w:marBottom w:val="0"/>
          <w:divBdr>
            <w:top w:val="none" w:sz="0" w:space="0" w:color="auto"/>
            <w:left w:val="none" w:sz="0" w:space="0" w:color="auto"/>
            <w:bottom w:val="none" w:sz="0" w:space="0" w:color="auto"/>
            <w:right w:val="none" w:sz="0" w:space="0" w:color="auto"/>
          </w:divBdr>
        </w:div>
        <w:div w:id="1787311518">
          <w:marLeft w:val="640"/>
          <w:marRight w:val="0"/>
          <w:marTop w:val="0"/>
          <w:marBottom w:val="0"/>
          <w:divBdr>
            <w:top w:val="none" w:sz="0" w:space="0" w:color="auto"/>
            <w:left w:val="none" w:sz="0" w:space="0" w:color="auto"/>
            <w:bottom w:val="none" w:sz="0" w:space="0" w:color="auto"/>
            <w:right w:val="none" w:sz="0" w:space="0" w:color="auto"/>
          </w:divBdr>
        </w:div>
        <w:div w:id="34234332">
          <w:marLeft w:val="640"/>
          <w:marRight w:val="0"/>
          <w:marTop w:val="0"/>
          <w:marBottom w:val="0"/>
          <w:divBdr>
            <w:top w:val="none" w:sz="0" w:space="0" w:color="auto"/>
            <w:left w:val="none" w:sz="0" w:space="0" w:color="auto"/>
            <w:bottom w:val="none" w:sz="0" w:space="0" w:color="auto"/>
            <w:right w:val="none" w:sz="0" w:space="0" w:color="auto"/>
          </w:divBdr>
        </w:div>
        <w:div w:id="737476968">
          <w:marLeft w:val="640"/>
          <w:marRight w:val="0"/>
          <w:marTop w:val="0"/>
          <w:marBottom w:val="0"/>
          <w:divBdr>
            <w:top w:val="none" w:sz="0" w:space="0" w:color="auto"/>
            <w:left w:val="none" w:sz="0" w:space="0" w:color="auto"/>
            <w:bottom w:val="none" w:sz="0" w:space="0" w:color="auto"/>
            <w:right w:val="none" w:sz="0" w:space="0" w:color="auto"/>
          </w:divBdr>
        </w:div>
        <w:div w:id="1778062647">
          <w:marLeft w:val="640"/>
          <w:marRight w:val="0"/>
          <w:marTop w:val="0"/>
          <w:marBottom w:val="0"/>
          <w:divBdr>
            <w:top w:val="none" w:sz="0" w:space="0" w:color="auto"/>
            <w:left w:val="none" w:sz="0" w:space="0" w:color="auto"/>
            <w:bottom w:val="none" w:sz="0" w:space="0" w:color="auto"/>
            <w:right w:val="none" w:sz="0" w:space="0" w:color="auto"/>
          </w:divBdr>
        </w:div>
        <w:div w:id="2146577966">
          <w:marLeft w:val="640"/>
          <w:marRight w:val="0"/>
          <w:marTop w:val="0"/>
          <w:marBottom w:val="0"/>
          <w:divBdr>
            <w:top w:val="none" w:sz="0" w:space="0" w:color="auto"/>
            <w:left w:val="none" w:sz="0" w:space="0" w:color="auto"/>
            <w:bottom w:val="none" w:sz="0" w:space="0" w:color="auto"/>
            <w:right w:val="none" w:sz="0" w:space="0" w:color="auto"/>
          </w:divBdr>
        </w:div>
        <w:div w:id="880483809">
          <w:marLeft w:val="640"/>
          <w:marRight w:val="0"/>
          <w:marTop w:val="0"/>
          <w:marBottom w:val="0"/>
          <w:divBdr>
            <w:top w:val="none" w:sz="0" w:space="0" w:color="auto"/>
            <w:left w:val="none" w:sz="0" w:space="0" w:color="auto"/>
            <w:bottom w:val="none" w:sz="0" w:space="0" w:color="auto"/>
            <w:right w:val="none" w:sz="0" w:space="0" w:color="auto"/>
          </w:divBdr>
        </w:div>
        <w:div w:id="1265306735">
          <w:marLeft w:val="640"/>
          <w:marRight w:val="0"/>
          <w:marTop w:val="0"/>
          <w:marBottom w:val="0"/>
          <w:divBdr>
            <w:top w:val="none" w:sz="0" w:space="0" w:color="auto"/>
            <w:left w:val="none" w:sz="0" w:space="0" w:color="auto"/>
            <w:bottom w:val="none" w:sz="0" w:space="0" w:color="auto"/>
            <w:right w:val="none" w:sz="0" w:space="0" w:color="auto"/>
          </w:divBdr>
        </w:div>
        <w:div w:id="2020768509">
          <w:marLeft w:val="640"/>
          <w:marRight w:val="0"/>
          <w:marTop w:val="0"/>
          <w:marBottom w:val="0"/>
          <w:divBdr>
            <w:top w:val="none" w:sz="0" w:space="0" w:color="auto"/>
            <w:left w:val="none" w:sz="0" w:space="0" w:color="auto"/>
            <w:bottom w:val="none" w:sz="0" w:space="0" w:color="auto"/>
            <w:right w:val="none" w:sz="0" w:space="0" w:color="auto"/>
          </w:divBdr>
        </w:div>
        <w:div w:id="1446265005">
          <w:marLeft w:val="640"/>
          <w:marRight w:val="0"/>
          <w:marTop w:val="0"/>
          <w:marBottom w:val="0"/>
          <w:divBdr>
            <w:top w:val="none" w:sz="0" w:space="0" w:color="auto"/>
            <w:left w:val="none" w:sz="0" w:space="0" w:color="auto"/>
            <w:bottom w:val="none" w:sz="0" w:space="0" w:color="auto"/>
            <w:right w:val="none" w:sz="0" w:space="0" w:color="auto"/>
          </w:divBdr>
        </w:div>
        <w:div w:id="1311404638">
          <w:marLeft w:val="640"/>
          <w:marRight w:val="0"/>
          <w:marTop w:val="0"/>
          <w:marBottom w:val="0"/>
          <w:divBdr>
            <w:top w:val="none" w:sz="0" w:space="0" w:color="auto"/>
            <w:left w:val="none" w:sz="0" w:space="0" w:color="auto"/>
            <w:bottom w:val="none" w:sz="0" w:space="0" w:color="auto"/>
            <w:right w:val="none" w:sz="0" w:space="0" w:color="auto"/>
          </w:divBdr>
        </w:div>
        <w:div w:id="977035575">
          <w:marLeft w:val="640"/>
          <w:marRight w:val="0"/>
          <w:marTop w:val="0"/>
          <w:marBottom w:val="0"/>
          <w:divBdr>
            <w:top w:val="none" w:sz="0" w:space="0" w:color="auto"/>
            <w:left w:val="none" w:sz="0" w:space="0" w:color="auto"/>
            <w:bottom w:val="none" w:sz="0" w:space="0" w:color="auto"/>
            <w:right w:val="none" w:sz="0" w:space="0" w:color="auto"/>
          </w:divBdr>
        </w:div>
        <w:div w:id="375466431">
          <w:marLeft w:val="640"/>
          <w:marRight w:val="0"/>
          <w:marTop w:val="0"/>
          <w:marBottom w:val="0"/>
          <w:divBdr>
            <w:top w:val="none" w:sz="0" w:space="0" w:color="auto"/>
            <w:left w:val="none" w:sz="0" w:space="0" w:color="auto"/>
            <w:bottom w:val="none" w:sz="0" w:space="0" w:color="auto"/>
            <w:right w:val="none" w:sz="0" w:space="0" w:color="auto"/>
          </w:divBdr>
        </w:div>
        <w:div w:id="713237166">
          <w:marLeft w:val="640"/>
          <w:marRight w:val="0"/>
          <w:marTop w:val="0"/>
          <w:marBottom w:val="0"/>
          <w:divBdr>
            <w:top w:val="none" w:sz="0" w:space="0" w:color="auto"/>
            <w:left w:val="none" w:sz="0" w:space="0" w:color="auto"/>
            <w:bottom w:val="none" w:sz="0" w:space="0" w:color="auto"/>
            <w:right w:val="none" w:sz="0" w:space="0" w:color="auto"/>
          </w:divBdr>
        </w:div>
        <w:div w:id="247813329">
          <w:marLeft w:val="640"/>
          <w:marRight w:val="0"/>
          <w:marTop w:val="0"/>
          <w:marBottom w:val="0"/>
          <w:divBdr>
            <w:top w:val="none" w:sz="0" w:space="0" w:color="auto"/>
            <w:left w:val="none" w:sz="0" w:space="0" w:color="auto"/>
            <w:bottom w:val="none" w:sz="0" w:space="0" w:color="auto"/>
            <w:right w:val="none" w:sz="0" w:space="0" w:color="auto"/>
          </w:divBdr>
        </w:div>
        <w:div w:id="1812362122">
          <w:marLeft w:val="640"/>
          <w:marRight w:val="0"/>
          <w:marTop w:val="0"/>
          <w:marBottom w:val="0"/>
          <w:divBdr>
            <w:top w:val="none" w:sz="0" w:space="0" w:color="auto"/>
            <w:left w:val="none" w:sz="0" w:space="0" w:color="auto"/>
            <w:bottom w:val="none" w:sz="0" w:space="0" w:color="auto"/>
            <w:right w:val="none" w:sz="0" w:space="0" w:color="auto"/>
          </w:divBdr>
        </w:div>
        <w:div w:id="661783522">
          <w:marLeft w:val="640"/>
          <w:marRight w:val="0"/>
          <w:marTop w:val="0"/>
          <w:marBottom w:val="0"/>
          <w:divBdr>
            <w:top w:val="none" w:sz="0" w:space="0" w:color="auto"/>
            <w:left w:val="none" w:sz="0" w:space="0" w:color="auto"/>
            <w:bottom w:val="none" w:sz="0" w:space="0" w:color="auto"/>
            <w:right w:val="none" w:sz="0" w:space="0" w:color="auto"/>
          </w:divBdr>
        </w:div>
        <w:div w:id="266235789">
          <w:marLeft w:val="640"/>
          <w:marRight w:val="0"/>
          <w:marTop w:val="0"/>
          <w:marBottom w:val="0"/>
          <w:divBdr>
            <w:top w:val="none" w:sz="0" w:space="0" w:color="auto"/>
            <w:left w:val="none" w:sz="0" w:space="0" w:color="auto"/>
            <w:bottom w:val="none" w:sz="0" w:space="0" w:color="auto"/>
            <w:right w:val="none" w:sz="0" w:space="0" w:color="auto"/>
          </w:divBdr>
        </w:div>
        <w:div w:id="216011459">
          <w:marLeft w:val="640"/>
          <w:marRight w:val="0"/>
          <w:marTop w:val="0"/>
          <w:marBottom w:val="0"/>
          <w:divBdr>
            <w:top w:val="none" w:sz="0" w:space="0" w:color="auto"/>
            <w:left w:val="none" w:sz="0" w:space="0" w:color="auto"/>
            <w:bottom w:val="none" w:sz="0" w:space="0" w:color="auto"/>
            <w:right w:val="none" w:sz="0" w:space="0" w:color="auto"/>
          </w:divBdr>
        </w:div>
        <w:div w:id="1114405029">
          <w:marLeft w:val="640"/>
          <w:marRight w:val="0"/>
          <w:marTop w:val="0"/>
          <w:marBottom w:val="0"/>
          <w:divBdr>
            <w:top w:val="none" w:sz="0" w:space="0" w:color="auto"/>
            <w:left w:val="none" w:sz="0" w:space="0" w:color="auto"/>
            <w:bottom w:val="none" w:sz="0" w:space="0" w:color="auto"/>
            <w:right w:val="none" w:sz="0" w:space="0" w:color="auto"/>
          </w:divBdr>
        </w:div>
        <w:div w:id="55130701">
          <w:marLeft w:val="640"/>
          <w:marRight w:val="0"/>
          <w:marTop w:val="0"/>
          <w:marBottom w:val="0"/>
          <w:divBdr>
            <w:top w:val="none" w:sz="0" w:space="0" w:color="auto"/>
            <w:left w:val="none" w:sz="0" w:space="0" w:color="auto"/>
            <w:bottom w:val="none" w:sz="0" w:space="0" w:color="auto"/>
            <w:right w:val="none" w:sz="0" w:space="0" w:color="auto"/>
          </w:divBdr>
        </w:div>
        <w:div w:id="1029258538">
          <w:marLeft w:val="640"/>
          <w:marRight w:val="0"/>
          <w:marTop w:val="0"/>
          <w:marBottom w:val="0"/>
          <w:divBdr>
            <w:top w:val="none" w:sz="0" w:space="0" w:color="auto"/>
            <w:left w:val="none" w:sz="0" w:space="0" w:color="auto"/>
            <w:bottom w:val="none" w:sz="0" w:space="0" w:color="auto"/>
            <w:right w:val="none" w:sz="0" w:space="0" w:color="auto"/>
          </w:divBdr>
        </w:div>
        <w:div w:id="499084470">
          <w:marLeft w:val="640"/>
          <w:marRight w:val="0"/>
          <w:marTop w:val="0"/>
          <w:marBottom w:val="0"/>
          <w:divBdr>
            <w:top w:val="none" w:sz="0" w:space="0" w:color="auto"/>
            <w:left w:val="none" w:sz="0" w:space="0" w:color="auto"/>
            <w:bottom w:val="none" w:sz="0" w:space="0" w:color="auto"/>
            <w:right w:val="none" w:sz="0" w:space="0" w:color="auto"/>
          </w:divBdr>
        </w:div>
        <w:div w:id="474687291">
          <w:marLeft w:val="640"/>
          <w:marRight w:val="0"/>
          <w:marTop w:val="0"/>
          <w:marBottom w:val="0"/>
          <w:divBdr>
            <w:top w:val="none" w:sz="0" w:space="0" w:color="auto"/>
            <w:left w:val="none" w:sz="0" w:space="0" w:color="auto"/>
            <w:bottom w:val="none" w:sz="0" w:space="0" w:color="auto"/>
            <w:right w:val="none" w:sz="0" w:space="0" w:color="auto"/>
          </w:divBdr>
        </w:div>
        <w:div w:id="439571821">
          <w:marLeft w:val="640"/>
          <w:marRight w:val="0"/>
          <w:marTop w:val="0"/>
          <w:marBottom w:val="0"/>
          <w:divBdr>
            <w:top w:val="none" w:sz="0" w:space="0" w:color="auto"/>
            <w:left w:val="none" w:sz="0" w:space="0" w:color="auto"/>
            <w:bottom w:val="none" w:sz="0" w:space="0" w:color="auto"/>
            <w:right w:val="none" w:sz="0" w:space="0" w:color="auto"/>
          </w:divBdr>
        </w:div>
        <w:div w:id="1329359128">
          <w:marLeft w:val="640"/>
          <w:marRight w:val="0"/>
          <w:marTop w:val="0"/>
          <w:marBottom w:val="0"/>
          <w:divBdr>
            <w:top w:val="none" w:sz="0" w:space="0" w:color="auto"/>
            <w:left w:val="none" w:sz="0" w:space="0" w:color="auto"/>
            <w:bottom w:val="none" w:sz="0" w:space="0" w:color="auto"/>
            <w:right w:val="none" w:sz="0" w:space="0" w:color="auto"/>
          </w:divBdr>
        </w:div>
        <w:div w:id="1545365171">
          <w:marLeft w:val="640"/>
          <w:marRight w:val="0"/>
          <w:marTop w:val="0"/>
          <w:marBottom w:val="0"/>
          <w:divBdr>
            <w:top w:val="none" w:sz="0" w:space="0" w:color="auto"/>
            <w:left w:val="none" w:sz="0" w:space="0" w:color="auto"/>
            <w:bottom w:val="none" w:sz="0" w:space="0" w:color="auto"/>
            <w:right w:val="none" w:sz="0" w:space="0" w:color="auto"/>
          </w:divBdr>
        </w:div>
        <w:div w:id="394857182">
          <w:marLeft w:val="640"/>
          <w:marRight w:val="0"/>
          <w:marTop w:val="0"/>
          <w:marBottom w:val="0"/>
          <w:divBdr>
            <w:top w:val="none" w:sz="0" w:space="0" w:color="auto"/>
            <w:left w:val="none" w:sz="0" w:space="0" w:color="auto"/>
            <w:bottom w:val="none" w:sz="0" w:space="0" w:color="auto"/>
            <w:right w:val="none" w:sz="0" w:space="0" w:color="auto"/>
          </w:divBdr>
        </w:div>
        <w:div w:id="1937708891">
          <w:marLeft w:val="640"/>
          <w:marRight w:val="0"/>
          <w:marTop w:val="0"/>
          <w:marBottom w:val="0"/>
          <w:divBdr>
            <w:top w:val="none" w:sz="0" w:space="0" w:color="auto"/>
            <w:left w:val="none" w:sz="0" w:space="0" w:color="auto"/>
            <w:bottom w:val="none" w:sz="0" w:space="0" w:color="auto"/>
            <w:right w:val="none" w:sz="0" w:space="0" w:color="auto"/>
          </w:divBdr>
        </w:div>
        <w:div w:id="211893643">
          <w:marLeft w:val="640"/>
          <w:marRight w:val="0"/>
          <w:marTop w:val="0"/>
          <w:marBottom w:val="0"/>
          <w:divBdr>
            <w:top w:val="none" w:sz="0" w:space="0" w:color="auto"/>
            <w:left w:val="none" w:sz="0" w:space="0" w:color="auto"/>
            <w:bottom w:val="none" w:sz="0" w:space="0" w:color="auto"/>
            <w:right w:val="none" w:sz="0" w:space="0" w:color="auto"/>
          </w:divBdr>
        </w:div>
        <w:div w:id="706569501">
          <w:marLeft w:val="640"/>
          <w:marRight w:val="0"/>
          <w:marTop w:val="0"/>
          <w:marBottom w:val="0"/>
          <w:divBdr>
            <w:top w:val="none" w:sz="0" w:space="0" w:color="auto"/>
            <w:left w:val="none" w:sz="0" w:space="0" w:color="auto"/>
            <w:bottom w:val="none" w:sz="0" w:space="0" w:color="auto"/>
            <w:right w:val="none" w:sz="0" w:space="0" w:color="auto"/>
          </w:divBdr>
        </w:div>
        <w:div w:id="886379404">
          <w:marLeft w:val="640"/>
          <w:marRight w:val="0"/>
          <w:marTop w:val="0"/>
          <w:marBottom w:val="0"/>
          <w:divBdr>
            <w:top w:val="none" w:sz="0" w:space="0" w:color="auto"/>
            <w:left w:val="none" w:sz="0" w:space="0" w:color="auto"/>
            <w:bottom w:val="none" w:sz="0" w:space="0" w:color="auto"/>
            <w:right w:val="none" w:sz="0" w:space="0" w:color="auto"/>
          </w:divBdr>
        </w:div>
        <w:div w:id="1998068674">
          <w:marLeft w:val="640"/>
          <w:marRight w:val="0"/>
          <w:marTop w:val="0"/>
          <w:marBottom w:val="0"/>
          <w:divBdr>
            <w:top w:val="none" w:sz="0" w:space="0" w:color="auto"/>
            <w:left w:val="none" w:sz="0" w:space="0" w:color="auto"/>
            <w:bottom w:val="none" w:sz="0" w:space="0" w:color="auto"/>
            <w:right w:val="none" w:sz="0" w:space="0" w:color="auto"/>
          </w:divBdr>
        </w:div>
        <w:div w:id="1989939701">
          <w:marLeft w:val="640"/>
          <w:marRight w:val="0"/>
          <w:marTop w:val="0"/>
          <w:marBottom w:val="0"/>
          <w:divBdr>
            <w:top w:val="none" w:sz="0" w:space="0" w:color="auto"/>
            <w:left w:val="none" w:sz="0" w:space="0" w:color="auto"/>
            <w:bottom w:val="none" w:sz="0" w:space="0" w:color="auto"/>
            <w:right w:val="none" w:sz="0" w:space="0" w:color="auto"/>
          </w:divBdr>
        </w:div>
        <w:div w:id="2109503500">
          <w:marLeft w:val="640"/>
          <w:marRight w:val="0"/>
          <w:marTop w:val="0"/>
          <w:marBottom w:val="0"/>
          <w:divBdr>
            <w:top w:val="none" w:sz="0" w:space="0" w:color="auto"/>
            <w:left w:val="none" w:sz="0" w:space="0" w:color="auto"/>
            <w:bottom w:val="none" w:sz="0" w:space="0" w:color="auto"/>
            <w:right w:val="none" w:sz="0" w:space="0" w:color="auto"/>
          </w:divBdr>
        </w:div>
        <w:div w:id="166096764">
          <w:marLeft w:val="640"/>
          <w:marRight w:val="0"/>
          <w:marTop w:val="0"/>
          <w:marBottom w:val="0"/>
          <w:divBdr>
            <w:top w:val="none" w:sz="0" w:space="0" w:color="auto"/>
            <w:left w:val="none" w:sz="0" w:space="0" w:color="auto"/>
            <w:bottom w:val="none" w:sz="0" w:space="0" w:color="auto"/>
            <w:right w:val="none" w:sz="0" w:space="0" w:color="auto"/>
          </w:divBdr>
        </w:div>
        <w:div w:id="207303798">
          <w:marLeft w:val="640"/>
          <w:marRight w:val="0"/>
          <w:marTop w:val="0"/>
          <w:marBottom w:val="0"/>
          <w:divBdr>
            <w:top w:val="none" w:sz="0" w:space="0" w:color="auto"/>
            <w:left w:val="none" w:sz="0" w:space="0" w:color="auto"/>
            <w:bottom w:val="none" w:sz="0" w:space="0" w:color="auto"/>
            <w:right w:val="none" w:sz="0" w:space="0" w:color="auto"/>
          </w:divBdr>
        </w:div>
        <w:div w:id="734283055">
          <w:marLeft w:val="640"/>
          <w:marRight w:val="0"/>
          <w:marTop w:val="0"/>
          <w:marBottom w:val="0"/>
          <w:divBdr>
            <w:top w:val="none" w:sz="0" w:space="0" w:color="auto"/>
            <w:left w:val="none" w:sz="0" w:space="0" w:color="auto"/>
            <w:bottom w:val="none" w:sz="0" w:space="0" w:color="auto"/>
            <w:right w:val="none" w:sz="0" w:space="0" w:color="auto"/>
          </w:divBdr>
        </w:div>
        <w:div w:id="1108087899">
          <w:marLeft w:val="640"/>
          <w:marRight w:val="0"/>
          <w:marTop w:val="0"/>
          <w:marBottom w:val="0"/>
          <w:divBdr>
            <w:top w:val="none" w:sz="0" w:space="0" w:color="auto"/>
            <w:left w:val="none" w:sz="0" w:space="0" w:color="auto"/>
            <w:bottom w:val="none" w:sz="0" w:space="0" w:color="auto"/>
            <w:right w:val="none" w:sz="0" w:space="0" w:color="auto"/>
          </w:divBdr>
        </w:div>
        <w:div w:id="2062433807">
          <w:marLeft w:val="640"/>
          <w:marRight w:val="0"/>
          <w:marTop w:val="0"/>
          <w:marBottom w:val="0"/>
          <w:divBdr>
            <w:top w:val="none" w:sz="0" w:space="0" w:color="auto"/>
            <w:left w:val="none" w:sz="0" w:space="0" w:color="auto"/>
            <w:bottom w:val="none" w:sz="0" w:space="0" w:color="auto"/>
            <w:right w:val="none" w:sz="0" w:space="0" w:color="auto"/>
          </w:divBdr>
        </w:div>
        <w:div w:id="1865435376">
          <w:marLeft w:val="640"/>
          <w:marRight w:val="0"/>
          <w:marTop w:val="0"/>
          <w:marBottom w:val="0"/>
          <w:divBdr>
            <w:top w:val="none" w:sz="0" w:space="0" w:color="auto"/>
            <w:left w:val="none" w:sz="0" w:space="0" w:color="auto"/>
            <w:bottom w:val="none" w:sz="0" w:space="0" w:color="auto"/>
            <w:right w:val="none" w:sz="0" w:space="0" w:color="auto"/>
          </w:divBdr>
        </w:div>
        <w:div w:id="819808982">
          <w:marLeft w:val="640"/>
          <w:marRight w:val="0"/>
          <w:marTop w:val="0"/>
          <w:marBottom w:val="0"/>
          <w:divBdr>
            <w:top w:val="none" w:sz="0" w:space="0" w:color="auto"/>
            <w:left w:val="none" w:sz="0" w:space="0" w:color="auto"/>
            <w:bottom w:val="none" w:sz="0" w:space="0" w:color="auto"/>
            <w:right w:val="none" w:sz="0" w:space="0" w:color="auto"/>
          </w:divBdr>
        </w:div>
        <w:div w:id="244610631">
          <w:marLeft w:val="640"/>
          <w:marRight w:val="0"/>
          <w:marTop w:val="0"/>
          <w:marBottom w:val="0"/>
          <w:divBdr>
            <w:top w:val="none" w:sz="0" w:space="0" w:color="auto"/>
            <w:left w:val="none" w:sz="0" w:space="0" w:color="auto"/>
            <w:bottom w:val="none" w:sz="0" w:space="0" w:color="auto"/>
            <w:right w:val="none" w:sz="0" w:space="0" w:color="auto"/>
          </w:divBdr>
        </w:div>
        <w:div w:id="958220967">
          <w:marLeft w:val="640"/>
          <w:marRight w:val="0"/>
          <w:marTop w:val="0"/>
          <w:marBottom w:val="0"/>
          <w:divBdr>
            <w:top w:val="none" w:sz="0" w:space="0" w:color="auto"/>
            <w:left w:val="none" w:sz="0" w:space="0" w:color="auto"/>
            <w:bottom w:val="none" w:sz="0" w:space="0" w:color="auto"/>
            <w:right w:val="none" w:sz="0" w:space="0" w:color="auto"/>
          </w:divBdr>
        </w:div>
        <w:div w:id="96101197">
          <w:marLeft w:val="640"/>
          <w:marRight w:val="0"/>
          <w:marTop w:val="0"/>
          <w:marBottom w:val="0"/>
          <w:divBdr>
            <w:top w:val="none" w:sz="0" w:space="0" w:color="auto"/>
            <w:left w:val="none" w:sz="0" w:space="0" w:color="auto"/>
            <w:bottom w:val="none" w:sz="0" w:space="0" w:color="auto"/>
            <w:right w:val="none" w:sz="0" w:space="0" w:color="auto"/>
          </w:divBdr>
        </w:div>
        <w:div w:id="798884281">
          <w:marLeft w:val="640"/>
          <w:marRight w:val="0"/>
          <w:marTop w:val="0"/>
          <w:marBottom w:val="0"/>
          <w:divBdr>
            <w:top w:val="none" w:sz="0" w:space="0" w:color="auto"/>
            <w:left w:val="none" w:sz="0" w:space="0" w:color="auto"/>
            <w:bottom w:val="none" w:sz="0" w:space="0" w:color="auto"/>
            <w:right w:val="none" w:sz="0" w:space="0" w:color="auto"/>
          </w:divBdr>
        </w:div>
        <w:div w:id="294454670">
          <w:marLeft w:val="640"/>
          <w:marRight w:val="0"/>
          <w:marTop w:val="0"/>
          <w:marBottom w:val="0"/>
          <w:divBdr>
            <w:top w:val="none" w:sz="0" w:space="0" w:color="auto"/>
            <w:left w:val="none" w:sz="0" w:space="0" w:color="auto"/>
            <w:bottom w:val="none" w:sz="0" w:space="0" w:color="auto"/>
            <w:right w:val="none" w:sz="0" w:space="0" w:color="auto"/>
          </w:divBdr>
        </w:div>
        <w:div w:id="782304165">
          <w:marLeft w:val="640"/>
          <w:marRight w:val="0"/>
          <w:marTop w:val="0"/>
          <w:marBottom w:val="0"/>
          <w:divBdr>
            <w:top w:val="none" w:sz="0" w:space="0" w:color="auto"/>
            <w:left w:val="none" w:sz="0" w:space="0" w:color="auto"/>
            <w:bottom w:val="none" w:sz="0" w:space="0" w:color="auto"/>
            <w:right w:val="none" w:sz="0" w:space="0" w:color="auto"/>
          </w:divBdr>
        </w:div>
        <w:div w:id="1505628709">
          <w:marLeft w:val="640"/>
          <w:marRight w:val="0"/>
          <w:marTop w:val="0"/>
          <w:marBottom w:val="0"/>
          <w:divBdr>
            <w:top w:val="none" w:sz="0" w:space="0" w:color="auto"/>
            <w:left w:val="none" w:sz="0" w:space="0" w:color="auto"/>
            <w:bottom w:val="none" w:sz="0" w:space="0" w:color="auto"/>
            <w:right w:val="none" w:sz="0" w:space="0" w:color="auto"/>
          </w:divBdr>
        </w:div>
        <w:div w:id="405036361">
          <w:marLeft w:val="640"/>
          <w:marRight w:val="0"/>
          <w:marTop w:val="0"/>
          <w:marBottom w:val="0"/>
          <w:divBdr>
            <w:top w:val="none" w:sz="0" w:space="0" w:color="auto"/>
            <w:left w:val="none" w:sz="0" w:space="0" w:color="auto"/>
            <w:bottom w:val="none" w:sz="0" w:space="0" w:color="auto"/>
            <w:right w:val="none" w:sz="0" w:space="0" w:color="auto"/>
          </w:divBdr>
        </w:div>
        <w:div w:id="1609240898">
          <w:marLeft w:val="640"/>
          <w:marRight w:val="0"/>
          <w:marTop w:val="0"/>
          <w:marBottom w:val="0"/>
          <w:divBdr>
            <w:top w:val="none" w:sz="0" w:space="0" w:color="auto"/>
            <w:left w:val="none" w:sz="0" w:space="0" w:color="auto"/>
            <w:bottom w:val="none" w:sz="0" w:space="0" w:color="auto"/>
            <w:right w:val="none" w:sz="0" w:space="0" w:color="auto"/>
          </w:divBdr>
        </w:div>
        <w:div w:id="194537230">
          <w:marLeft w:val="640"/>
          <w:marRight w:val="0"/>
          <w:marTop w:val="0"/>
          <w:marBottom w:val="0"/>
          <w:divBdr>
            <w:top w:val="none" w:sz="0" w:space="0" w:color="auto"/>
            <w:left w:val="none" w:sz="0" w:space="0" w:color="auto"/>
            <w:bottom w:val="none" w:sz="0" w:space="0" w:color="auto"/>
            <w:right w:val="none" w:sz="0" w:space="0" w:color="auto"/>
          </w:divBdr>
        </w:div>
        <w:div w:id="710107582">
          <w:marLeft w:val="640"/>
          <w:marRight w:val="0"/>
          <w:marTop w:val="0"/>
          <w:marBottom w:val="0"/>
          <w:divBdr>
            <w:top w:val="none" w:sz="0" w:space="0" w:color="auto"/>
            <w:left w:val="none" w:sz="0" w:space="0" w:color="auto"/>
            <w:bottom w:val="none" w:sz="0" w:space="0" w:color="auto"/>
            <w:right w:val="none" w:sz="0" w:space="0" w:color="auto"/>
          </w:divBdr>
        </w:div>
        <w:div w:id="1481268957">
          <w:marLeft w:val="640"/>
          <w:marRight w:val="0"/>
          <w:marTop w:val="0"/>
          <w:marBottom w:val="0"/>
          <w:divBdr>
            <w:top w:val="none" w:sz="0" w:space="0" w:color="auto"/>
            <w:left w:val="none" w:sz="0" w:space="0" w:color="auto"/>
            <w:bottom w:val="none" w:sz="0" w:space="0" w:color="auto"/>
            <w:right w:val="none" w:sz="0" w:space="0" w:color="auto"/>
          </w:divBdr>
        </w:div>
        <w:div w:id="1482455998">
          <w:marLeft w:val="640"/>
          <w:marRight w:val="0"/>
          <w:marTop w:val="0"/>
          <w:marBottom w:val="0"/>
          <w:divBdr>
            <w:top w:val="none" w:sz="0" w:space="0" w:color="auto"/>
            <w:left w:val="none" w:sz="0" w:space="0" w:color="auto"/>
            <w:bottom w:val="none" w:sz="0" w:space="0" w:color="auto"/>
            <w:right w:val="none" w:sz="0" w:space="0" w:color="auto"/>
          </w:divBdr>
        </w:div>
        <w:div w:id="1179152388">
          <w:marLeft w:val="640"/>
          <w:marRight w:val="0"/>
          <w:marTop w:val="0"/>
          <w:marBottom w:val="0"/>
          <w:divBdr>
            <w:top w:val="none" w:sz="0" w:space="0" w:color="auto"/>
            <w:left w:val="none" w:sz="0" w:space="0" w:color="auto"/>
            <w:bottom w:val="none" w:sz="0" w:space="0" w:color="auto"/>
            <w:right w:val="none" w:sz="0" w:space="0" w:color="auto"/>
          </w:divBdr>
        </w:div>
        <w:div w:id="1863010979">
          <w:marLeft w:val="640"/>
          <w:marRight w:val="0"/>
          <w:marTop w:val="0"/>
          <w:marBottom w:val="0"/>
          <w:divBdr>
            <w:top w:val="none" w:sz="0" w:space="0" w:color="auto"/>
            <w:left w:val="none" w:sz="0" w:space="0" w:color="auto"/>
            <w:bottom w:val="none" w:sz="0" w:space="0" w:color="auto"/>
            <w:right w:val="none" w:sz="0" w:space="0" w:color="auto"/>
          </w:divBdr>
        </w:div>
        <w:div w:id="2134790367">
          <w:marLeft w:val="640"/>
          <w:marRight w:val="0"/>
          <w:marTop w:val="0"/>
          <w:marBottom w:val="0"/>
          <w:divBdr>
            <w:top w:val="none" w:sz="0" w:space="0" w:color="auto"/>
            <w:left w:val="none" w:sz="0" w:space="0" w:color="auto"/>
            <w:bottom w:val="none" w:sz="0" w:space="0" w:color="auto"/>
            <w:right w:val="none" w:sz="0" w:space="0" w:color="auto"/>
          </w:divBdr>
        </w:div>
        <w:div w:id="540898474">
          <w:marLeft w:val="640"/>
          <w:marRight w:val="0"/>
          <w:marTop w:val="0"/>
          <w:marBottom w:val="0"/>
          <w:divBdr>
            <w:top w:val="none" w:sz="0" w:space="0" w:color="auto"/>
            <w:left w:val="none" w:sz="0" w:space="0" w:color="auto"/>
            <w:bottom w:val="none" w:sz="0" w:space="0" w:color="auto"/>
            <w:right w:val="none" w:sz="0" w:space="0" w:color="auto"/>
          </w:divBdr>
        </w:div>
        <w:div w:id="1229656144">
          <w:marLeft w:val="640"/>
          <w:marRight w:val="0"/>
          <w:marTop w:val="0"/>
          <w:marBottom w:val="0"/>
          <w:divBdr>
            <w:top w:val="none" w:sz="0" w:space="0" w:color="auto"/>
            <w:left w:val="none" w:sz="0" w:space="0" w:color="auto"/>
            <w:bottom w:val="none" w:sz="0" w:space="0" w:color="auto"/>
            <w:right w:val="none" w:sz="0" w:space="0" w:color="auto"/>
          </w:divBdr>
        </w:div>
        <w:div w:id="1339774831">
          <w:marLeft w:val="640"/>
          <w:marRight w:val="0"/>
          <w:marTop w:val="0"/>
          <w:marBottom w:val="0"/>
          <w:divBdr>
            <w:top w:val="none" w:sz="0" w:space="0" w:color="auto"/>
            <w:left w:val="none" w:sz="0" w:space="0" w:color="auto"/>
            <w:bottom w:val="none" w:sz="0" w:space="0" w:color="auto"/>
            <w:right w:val="none" w:sz="0" w:space="0" w:color="auto"/>
          </w:divBdr>
        </w:div>
        <w:div w:id="1744646555">
          <w:marLeft w:val="640"/>
          <w:marRight w:val="0"/>
          <w:marTop w:val="0"/>
          <w:marBottom w:val="0"/>
          <w:divBdr>
            <w:top w:val="none" w:sz="0" w:space="0" w:color="auto"/>
            <w:left w:val="none" w:sz="0" w:space="0" w:color="auto"/>
            <w:bottom w:val="none" w:sz="0" w:space="0" w:color="auto"/>
            <w:right w:val="none" w:sz="0" w:space="0" w:color="auto"/>
          </w:divBdr>
        </w:div>
        <w:div w:id="242572376">
          <w:marLeft w:val="640"/>
          <w:marRight w:val="0"/>
          <w:marTop w:val="0"/>
          <w:marBottom w:val="0"/>
          <w:divBdr>
            <w:top w:val="none" w:sz="0" w:space="0" w:color="auto"/>
            <w:left w:val="none" w:sz="0" w:space="0" w:color="auto"/>
            <w:bottom w:val="none" w:sz="0" w:space="0" w:color="auto"/>
            <w:right w:val="none" w:sz="0" w:space="0" w:color="auto"/>
          </w:divBdr>
        </w:div>
        <w:div w:id="1160385676">
          <w:marLeft w:val="640"/>
          <w:marRight w:val="0"/>
          <w:marTop w:val="0"/>
          <w:marBottom w:val="0"/>
          <w:divBdr>
            <w:top w:val="none" w:sz="0" w:space="0" w:color="auto"/>
            <w:left w:val="none" w:sz="0" w:space="0" w:color="auto"/>
            <w:bottom w:val="none" w:sz="0" w:space="0" w:color="auto"/>
            <w:right w:val="none" w:sz="0" w:space="0" w:color="auto"/>
          </w:divBdr>
        </w:div>
        <w:div w:id="1246694630">
          <w:marLeft w:val="640"/>
          <w:marRight w:val="0"/>
          <w:marTop w:val="0"/>
          <w:marBottom w:val="0"/>
          <w:divBdr>
            <w:top w:val="none" w:sz="0" w:space="0" w:color="auto"/>
            <w:left w:val="none" w:sz="0" w:space="0" w:color="auto"/>
            <w:bottom w:val="none" w:sz="0" w:space="0" w:color="auto"/>
            <w:right w:val="none" w:sz="0" w:space="0" w:color="auto"/>
          </w:divBdr>
        </w:div>
        <w:div w:id="1560897332">
          <w:marLeft w:val="640"/>
          <w:marRight w:val="0"/>
          <w:marTop w:val="0"/>
          <w:marBottom w:val="0"/>
          <w:divBdr>
            <w:top w:val="none" w:sz="0" w:space="0" w:color="auto"/>
            <w:left w:val="none" w:sz="0" w:space="0" w:color="auto"/>
            <w:bottom w:val="none" w:sz="0" w:space="0" w:color="auto"/>
            <w:right w:val="none" w:sz="0" w:space="0" w:color="auto"/>
          </w:divBdr>
        </w:div>
        <w:div w:id="1280994117">
          <w:marLeft w:val="640"/>
          <w:marRight w:val="0"/>
          <w:marTop w:val="0"/>
          <w:marBottom w:val="0"/>
          <w:divBdr>
            <w:top w:val="none" w:sz="0" w:space="0" w:color="auto"/>
            <w:left w:val="none" w:sz="0" w:space="0" w:color="auto"/>
            <w:bottom w:val="none" w:sz="0" w:space="0" w:color="auto"/>
            <w:right w:val="none" w:sz="0" w:space="0" w:color="auto"/>
          </w:divBdr>
        </w:div>
        <w:div w:id="1704742655">
          <w:marLeft w:val="640"/>
          <w:marRight w:val="0"/>
          <w:marTop w:val="0"/>
          <w:marBottom w:val="0"/>
          <w:divBdr>
            <w:top w:val="none" w:sz="0" w:space="0" w:color="auto"/>
            <w:left w:val="none" w:sz="0" w:space="0" w:color="auto"/>
            <w:bottom w:val="none" w:sz="0" w:space="0" w:color="auto"/>
            <w:right w:val="none" w:sz="0" w:space="0" w:color="auto"/>
          </w:divBdr>
        </w:div>
        <w:div w:id="424570585">
          <w:marLeft w:val="640"/>
          <w:marRight w:val="0"/>
          <w:marTop w:val="0"/>
          <w:marBottom w:val="0"/>
          <w:divBdr>
            <w:top w:val="none" w:sz="0" w:space="0" w:color="auto"/>
            <w:left w:val="none" w:sz="0" w:space="0" w:color="auto"/>
            <w:bottom w:val="none" w:sz="0" w:space="0" w:color="auto"/>
            <w:right w:val="none" w:sz="0" w:space="0" w:color="auto"/>
          </w:divBdr>
        </w:div>
        <w:div w:id="818881555">
          <w:marLeft w:val="640"/>
          <w:marRight w:val="0"/>
          <w:marTop w:val="0"/>
          <w:marBottom w:val="0"/>
          <w:divBdr>
            <w:top w:val="none" w:sz="0" w:space="0" w:color="auto"/>
            <w:left w:val="none" w:sz="0" w:space="0" w:color="auto"/>
            <w:bottom w:val="none" w:sz="0" w:space="0" w:color="auto"/>
            <w:right w:val="none" w:sz="0" w:space="0" w:color="auto"/>
          </w:divBdr>
        </w:div>
        <w:div w:id="11339889">
          <w:marLeft w:val="640"/>
          <w:marRight w:val="0"/>
          <w:marTop w:val="0"/>
          <w:marBottom w:val="0"/>
          <w:divBdr>
            <w:top w:val="none" w:sz="0" w:space="0" w:color="auto"/>
            <w:left w:val="none" w:sz="0" w:space="0" w:color="auto"/>
            <w:bottom w:val="none" w:sz="0" w:space="0" w:color="auto"/>
            <w:right w:val="none" w:sz="0" w:space="0" w:color="auto"/>
          </w:divBdr>
        </w:div>
        <w:div w:id="1426923257">
          <w:marLeft w:val="640"/>
          <w:marRight w:val="0"/>
          <w:marTop w:val="0"/>
          <w:marBottom w:val="0"/>
          <w:divBdr>
            <w:top w:val="none" w:sz="0" w:space="0" w:color="auto"/>
            <w:left w:val="none" w:sz="0" w:space="0" w:color="auto"/>
            <w:bottom w:val="none" w:sz="0" w:space="0" w:color="auto"/>
            <w:right w:val="none" w:sz="0" w:space="0" w:color="auto"/>
          </w:divBdr>
        </w:div>
        <w:div w:id="1104568275">
          <w:marLeft w:val="640"/>
          <w:marRight w:val="0"/>
          <w:marTop w:val="0"/>
          <w:marBottom w:val="0"/>
          <w:divBdr>
            <w:top w:val="none" w:sz="0" w:space="0" w:color="auto"/>
            <w:left w:val="none" w:sz="0" w:space="0" w:color="auto"/>
            <w:bottom w:val="none" w:sz="0" w:space="0" w:color="auto"/>
            <w:right w:val="none" w:sz="0" w:space="0" w:color="auto"/>
          </w:divBdr>
        </w:div>
        <w:div w:id="1301425730">
          <w:marLeft w:val="640"/>
          <w:marRight w:val="0"/>
          <w:marTop w:val="0"/>
          <w:marBottom w:val="0"/>
          <w:divBdr>
            <w:top w:val="none" w:sz="0" w:space="0" w:color="auto"/>
            <w:left w:val="none" w:sz="0" w:space="0" w:color="auto"/>
            <w:bottom w:val="none" w:sz="0" w:space="0" w:color="auto"/>
            <w:right w:val="none" w:sz="0" w:space="0" w:color="auto"/>
          </w:divBdr>
        </w:div>
        <w:div w:id="933435525">
          <w:marLeft w:val="640"/>
          <w:marRight w:val="0"/>
          <w:marTop w:val="0"/>
          <w:marBottom w:val="0"/>
          <w:divBdr>
            <w:top w:val="none" w:sz="0" w:space="0" w:color="auto"/>
            <w:left w:val="none" w:sz="0" w:space="0" w:color="auto"/>
            <w:bottom w:val="none" w:sz="0" w:space="0" w:color="auto"/>
            <w:right w:val="none" w:sz="0" w:space="0" w:color="auto"/>
          </w:divBdr>
        </w:div>
        <w:div w:id="657029720">
          <w:marLeft w:val="640"/>
          <w:marRight w:val="0"/>
          <w:marTop w:val="0"/>
          <w:marBottom w:val="0"/>
          <w:divBdr>
            <w:top w:val="none" w:sz="0" w:space="0" w:color="auto"/>
            <w:left w:val="none" w:sz="0" w:space="0" w:color="auto"/>
            <w:bottom w:val="none" w:sz="0" w:space="0" w:color="auto"/>
            <w:right w:val="none" w:sz="0" w:space="0" w:color="auto"/>
          </w:divBdr>
        </w:div>
        <w:div w:id="485391065">
          <w:marLeft w:val="640"/>
          <w:marRight w:val="0"/>
          <w:marTop w:val="0"/>
          <w:marBottom w:val="0"/>
          <w:divBdr>
            <w:top w:val="none" w:sz="0" w:space="0" w:color="auto"/>
            <w:left w:val="none" w:sz="0" w:space="0" w:color="auto"/>
            <w:bottom w:val="none" w:sz="0" w:space="0" w:color="auto"/>
            <w:right w:val="none" w:sz="0" w:space="0" w:color="auto"/>
          </w:divBdr>
        </w:div>
        <w:div w:id="1921061317">
          <w:marLeft w:val="640"/>
          <w:marRight w:val="0"/>
          <w:marTop w:val="0"/>
          <w:marBottom w:val="0"/>
          <w:divBdr>
            <w:top w:val="none" w:sz="0" w:space="0" w:color="auto"/>
            <w:left w:val="none" w:sz="0" w:space="0" w:color="auto"/>
            <w:bottom w:val="none" w:sz="0" w:space="0" w:color="auto"/>
            <w:right w:val="none" w:sz="0" w:space="0" w:color="auto"/>
          </w:divBdr>
        </w:div>
        <w:div w:id="846679350">
          <w:marLeft w:val="640"/>
          <w:marRight w:val="0"/>
          <w:marTop w:val="0"/>
          <w:marBottom w:val="0"/>
          <w:divBdr>
            <w:top w:val="none" w:sz="0" w:space="0" w:color="auto"/>
            <w:left w:val="none" w:sz="0" w:space="0" w:color="auto"/>
            <w:bottom w:val="none" w:sz="0" w:space="0" w:color="auto"/>
            <w:right w:val="none" w:sz="0" w:space="0" w:color="auto"/>
          </w:divBdr>
        </w:div>
        <w:div w:id="549154593">
          <w:marLeft w:val="640"/>
          <w:marRight w:val="0"/>
          <w:marTop w:val="0"/>
          <w:marBottom w:val="0"/>
          <w:divBdr>
            <w:top w:val="none" w:sz="0" w:space="0" w:color="auto"/>
            <w:left w:val="none" w:sz="0" w:space="0" w:color="auto"/>
            <w:bottom w:val="none" w:sz="0" w:space="0" w:color="auto"/>
            <w:right w:val="none" w:sz="0" w:space="0" w:color="auto"/>
          </w:divBdr>
        </w:div>
        <w:div w:id="1658613081">
          <w:marLeft w:val="640"/>
          <w:marRight w:val="0"/>
          <w:marTop w:val="0"/>
          <w:marBottom w:val="0"/>
          <w:divBdr>
            <w:top w:val="none" w:sz="0" w:space="0" w:color="auto"/>
            <w:left w:val="none" w:sz="0" w:space="0" w:color="auto"/>
            <w:bottom w:val="none" w:sz="0" w:space="0" w:color="auto"/>
            <w:right w:val="none" w:sz="0" w:space="0" w:color="auto"/>
          </w:divBdr>
        </w:div>
        <w:div w:id="205289909">
          <w:marLeft w:val="640"/>
          <w:marRight w:val="0"/>
          <w:marTop w:val="0"/>
          <w:marBottom w:val="0"/>
          <w:divBdr>
            <w:top w:val="none" w:sz="0" w:space="0" w:color="auto"/>
            <w:left w:val="none" w:sz="0" w:space="0" w:color="auto"/>
            <w:bottom w:val="none" w:sz="0" w:space="0" w:color="auto"/>
            <w:right w:val="none" w:sz="0" w:space="0" w:color="auto"/>
          </w:divBdr>
        </w:div>
        <w:div w:id="1379863707">
          <w:marLeft w:val="640"/>
          <w:marRight w:val="0"/>
          <w:marTop w:val="0"/>
          <w:marBottom w:val="0"/>
          <w:divBdr>
            <w:top w:val="none" w:sz="0" w:space="0" w:color="auto"/>
            <w:left w:val="none" w:sz="0" w:space="0" w:color="auto"/>
            <w:bottom w:val="none" w:sz="0" w:space="0" w:color="auto"/>
            <w:right w:val="none" w:sz="0" w:space="0" w:color="auto"/>
          </w:divBdr>
        </w:div>
        <w:div w:id="299267498">
          <w:marLeft w:val="640"/>
          <w:marRight w:val="0"/>
          <w:marTop w:val="0"/>
          <w:marBottom w:val="0"/>
          <w:divBdr>
            <w:top w:val="none" w:sz="0" w:space="0" w:color="auto"/>
            <w:left w:val="none" w:sz="0" w:space="0" w:color="auto"/>
            <w:bottom w:val="none" w:sz="0" w:space="0" w:color="auto"/>
            <w:right w:val="none" w:sz="0" w:space="0" w:color="auto"/>
          </w:divBdr>
        </w:div>
        <w:div w:id="858858157">
          <w:marLeft w:val="640"/>
          <w:marRight w:val="0"/>
          <w:marTop w:val="0"/>
          <w:marBottom w:val="0"/>
          <w:divBdr>
            <w:top w:val="none" w:sz="0" w:space="0" w:color="auto"/>
            <w:left w:val="none" w:sz="0" w:space="0" w:color="auto"/>
            <w:bottom w:val="none" w:sz="0" w:space="0" w:color="auto"/>
            <w:right w:val="none" w:sz="0" w:space="0" w:color="auto"/>
          </w:divBdr>
        </w:div>
        <w:div w:id="1780371545">
          <w:marLeft w:val="640"/>
          <w:marRight w:val="0"/>
          <w:marTop w:val="0"/>
          <w:marBottom w:val="0"/>
          <w:divBdr>
            <w:top w:val="none" w:sz="0" w:space="0" w:color="auto"/>
            <w:left w:val="none" w:sz="0" w:space="0" w:color="auto"/>
            <w:bottom w:val="none" w:sz="0" w:space="0" w:color="auto"/>
            <w:right w:val="none" w:sz="0" w:space="0" w:color="auto"/>
          </w:divBdr>
        </w:div>
        <w:div w:id="2097436997">
          <w:marLeft w:val="640"/>
          <w:marRight w:val="0"/>
          <w:marTop w:val="0"/>
          <w:marBottom w:val="0"/>
          <w:divBdr>
            <w:top w:val="none" w:sz="0" w:space="0" w:color="auto"/>
            <w:left w:val="none" w:sz="0" w:space="0" w:color="auto"/>
            <w:bottom w:val="none" w:sz="0" w:space="0" w:color="auto"/>
            <w:right w:val="none" w:sz="0" w:space="0" w:color="auto"/>
          </w:divBdr>
        </w:div>
        <w:div w:id="1490246513">
          <w:marLeft w:val="640"/>
          <w:marRight w:val="0"/>
          <w:marTop w:val="0"/>
          <w:marBottom w:val="0"/>
          <w:divBdr>
            <w:top w:val="none" w:sz="0" w:space="0" w:color="auto"/>
            <w:left w:val="none" w:sz="0" w:space="0" w:color="auto"/>
            <w:bottom w:val="none" w:sz="0" w:space="0" w:color="auto"/>
            <w:right w:val="none" w:sz="0" w:space="0" w:color="auto"/>
          </w:divBdr>
        </w:div>
        <w:div w:id="613024291">
          <w:marLeft w:val="640"/>
          <w:marRight w:val="0"/>
          <w:marTop w:val="0"/>
          <w:marBottom w:val="0"/>
          <w:divBdr>
            <w:top w:val="none" w:sz="0" w:space="0" w:color="auto"/>
            <w:left w:val="none" w:sz="0" w:space="0" w:color="auto"/>
            <w:bottom w:val="none" w:sz="0" w:space="0" w:color="auto"/>
            <w:right w:val="none" w:sz="0" w:space="0" w:color="auto"/>
          </w:divBdr>
        </w:div>
        <w:div w:id="860003">
          <w:marLeft w:val="640"/>
          <w:marRight w:val="0"/>
          <w:marTop w:val="0"/>
          <w:marBottom w:val="0"/>
          <w:divBdr>
            <w:top w:val="none" w:sz="0" w:space="0" w:color="auto"/>
            <w:left w:val="none" w:sz="0" w:space="0" w:color="auto"/>
            <w:bottom w:val="none" w:sz="0" w:space="0" w:color="auto"/>
            <w:right w:val="none" w:sz="0" w:space="0" w:color="auto"/>
          </w:divBdr>
        </w:div>
        <w:div w:id="820389694">
          <w:marLeft w:val="640"/>
          <w:marRight w:val="0"/>
          <w:marTop w:val="0"/>
          <w:marBottom w:val="0"/>
          <w:divBdr>
            <w:top w:val="none" w:sz="0" w:space="0" w:color="auto"/>
            <w:left w:val="none" w:sz="0" w:space="0" w:color="auto"/>
            <w:bottom w:val="none" w:sz="0" w:space="0" w:color="auto"/>
            <w:right w:val="none" w:sz="0" w:space="0" w:color="auto"/>
          </w:divBdr>
        </w:div>
      </w:divsChild>
    </w:div>
    <w:div w:id="2084596037">
      <w:bodyDiv w:val="1"/>
      <w:marLeft w:val="0"/>
      <w:marRight w:val="0"/>
      <w:marTop w:val="0"/>
      <w:marBottom w:val="0"/>
      <w:divBdr>
        <w:top w:val="none" w:sz="0" w:space="0" w:color="auto"/>
        <w:left w:val="none" w:sz="0" w:space="0" w:color="auto"/>
        <w:bottom w:val="none" w:sz="0" w:space="0" w:color="auto"/>
        <w:right w:val="none" w:sz="0" w:space="0" w:color="auto"/>
      </w:divBdr>
      <w:divsChild>
        <w:div w:id="1500850730">
          <w:marLeft w:val="640"/>
          <w:marRight w:val="0"/>
          <w:marTop w:val="0"/>
          <w:marBottom w:val="0"/>
          <w:divBdr>
            <w:top w:val="none" w:sz="0" w:space="0" w:color="auto"/>
            <w:left w:val="none" w:sz="0" w:space="0" w:color="auto"/>
            <w:bottom w:val="none" w:sz="0" w:space="0" w:color="auto"/>
            <w:right w:val="none" w:sz="0" w:space="0" w:color="auto"/>
          </w:divBdr>
        </w:div>
        <w:div w:id="683022172">
          <w:marLeft w:val="640"/>
          <w:marRight w:val="0"/>
          <w:marTop w:val="0"/>
          <w:marBottom w:val="0"/>
          <w:divBdr>
            <w:top w:val="none" w:sz="0" w:space="0" w:color="auto"/>
            <w:left w:val="none" w:sz="0" w:space="0" w:color="auto"/>
            <w:bottom w:val="none" w:sz="0" w:space="0" w:color="auto"/>
            <w:right w:val="none" w:sz="0" w:space="0" w:color="auto"/>
          </w:divBdr>
        </w:div>
        <w:div w:id="1149903660">
          <w:marLeft w:val="640"/>
          <w:marRight w:val="0"/>
          <w:marTop w:val="0"/>
          <w:marBottom w:val="0"/>
          <w:divBdr>
            <w:top w:val="none" w:sz="0" w:space="0" w:color="auto"/>
            <w:left w:val="none" w:sz="0" w:space="0" w:color="auto"/>
            <w:bottom w:val="none" w:sz="0" w:space="0" w:color="auto"/>
            <w:right w:val="none" w:sz="0" w:space="0" w:color="auto"/>
          </w:divBdr>
        </w:div>
        <w:div w:id="1401059730">
          <w:marLeft w:val="640"/>
          <w:marRight w:val="0"/>
          <w:marTop w:val="0"/>
          <w:marBottom w:val="0"/>
          <w:divBdr>
            <w:top w:val="none" w:sz="0" w:space="0" w:color="auto"/>
            <w:left w:val="none" w:sz="0" w:space="0" w:color="auto"/>
            <w:bottom w:val="none" w:sz="0" w:space="0" w:color="auto"/>
            <w:right w:val="none" w:sz="0" w:space="0" w:color="auto"/>
          </w:divBdr>
        </w:div>
        <w:div w:id="129640060">
          <w:marLeft w:val="640"/>
          <w:marRight w:val="0"/>
          <w:marTop w:val="0"/>
          <w:marBottom w:val="0"/>
          <w:divBdr>
            <w:top w:val="none" w:sz="0" w:space="0" w:color="auto"/>
            <w:left w:val="none" w:sz="0" w:space="0" w:color="auto"/>
            <w:bottom w:val="none" w:sz="0" w:space="0" w:color="auto"/>
            <w:right w:val="none" w:sz="0" w:space="0" w:color="auto"/>
          </w:divBdr>
        </w:div>
        <w:div w:id="1869097278">
          <w:marLeft w:val="640"/>
          <w:marRight w:val="0"/>
          <w:marTop w:val="0"/>
          <w:marBottom w:val="0"/>
          <w:divBdr>
            <w:top w:val="none" w:sz="0" w:space="0" w:color="auto"/>
            <w:left w:val="none" w:sz="0" w:space="0" w:color="auto"/>
            <w:bottom w:val="none" w:sz="0" w:space="0" w:color="auto"/>
            <w:right w:val="none" w:sz="0" w:space="0" w:color="auto"/>
          </w:divBdr>
        </w:div>
        <w:div w:id="944266498">
          <w:marLeft w:val="640"/>
          <w:marRight w:val="0"/>
          <w:marTop w:val="0"/>
          <w:marBottom w:val="0"/>
          <w:divBdr>
            <w:top w:val="none" w:sz="0" w:space="0" w:color="auto"/>
            <w:left w:val="none" w:sz="0" w:space="0" w:color="auto"/>
            <w:bottom w:val="none" w:sz="0" w:space="0" w:color="auto"/>
            <w:right w:val="none" w:sz="0" w:space="0" w:color="auto"/>
          </w:divBdr>
        </w:div>
        <w:div w:id="669142225">
          <w:marLeft w:val="640"/>
          <w:marRight w:val="0"/>
          <w:marTop w:val="0"/>
          <w:marBottom w:val="0"/>
          <w:divBdr>
            <w:top w:val="none" w:sz="0" w:space="0" w:color="auto"/>
            <w:left w:val="none" w:sz="0" w:space="0" w:color="auto"/>
            <w:bottom w:val="none" w:sz="0" w:space="0" w:color="auto"/>
            <w:right w:val="none" w:sz="0" w:space="0" w:color="auto"/>
          </w:divBdr>
        </w:div>
        <w:div w:id="391732940">
          <w:marLeft w:val="640"/>
          <w:marRight w:val="0"/>
          <w:marTop w:val="0"/>
          <w:marBottom w:val="0"/>
          <w:divBdr>
            <w:top w:val="none" w:sz="0" w:space="0" w:color="auto"/>
            <w:left w:val="none" w:sz="0" w:space="0" w:color="auto"/>
            <w:bottom w:val="none" w:sz="0" w:space="0" w:color="auto"/>
            <w:right w:val="none" w:sz="0" w:space="0" w:color="auto"/>
          </w:divBdr>
        </w:div>
        <w:div w:id="1457986680">
          <w:marLeft w:val="640"/>
          <w:marRight w:val="0"/>
          <w:marTop w:val="0"/>
          <w:marBottom w:val="0"/>
          <w:divBdr>
            <w:top w:val="none" w:sz="0" w:space="0" w:color="auto"/>
            <w:left w:val="none" w:sz="0" w:space="0" w:color="auto"/>
            <w:bottom w:val="none" w:sz="0" w:space="0" w:color="auto"/>
            <w:right w:val="none" w:sz="0" w:space="0" w:color="auto"/>
          </w:divBdr>
        </w:div>
        <w:div w:id="746266578">
          <w:marLeft w:val="640"/>
          <w:marRight w:val="0"/>
          <w:marTop w:val="0"/>
          <w:marBottom w:val="0"/>
          <w:divBdr>
            <w:top w:val="none" w:sz="0" w:space="0" w:color="auto"/>
            <w:left w:val="none" w:sz="0" w:space="0" w:color="auto"/>
            <w:bottom w:val="none" w:sz="0" w:space="0" w:color="auto"/>
            <w:right w:val="none" w:sz="0" w:space="0" w:color="auto"/>
          </w:divBdr>
        </w:div>
        <w:div w:id="1118179156">
          <w:marLeft w:val="640"/>
          <w:marRight w:val="0"/>
          <w:marTop w:val="0"/>
          <w:marBottom w:val="0"/>
          <w:divBdr>
            <w:top w:val="none" w:sz="0" w:space="0" w:color="auto"/>
            <w:left w:val="none" w:sz="0" w:space="0" w:color="auto"/>
            <w:bottom w:val="none" w:sz="0" w:space="0" w:color="auto"/>
            <w:right w:val="none" w:sz="0" w:space="0" w:color="auto"/>
          </w:divBdr>
        </w:div>
        <w:div w:id="411859321">
          <w:marLeft w:val="640"/>
          <w:marRight w:val="0"/>
          <w:marTop w:val="0"/>
          <w:marBottom w:val="0"/>
          <w:divBdr>
            <w:top w:val="none" w:sz="0" w:space="0" w:color="auto"/>
            <w:left w:val="none" w:sz="0" w:space="0" w:color="auto"/>
            <w:bottom w:val="none" w:sz="0" w:space="0" w:color="auto"/>
            <w:right w:val="none" w:sz="0" w:space="0" w:color="auto"/>
          </w:divBdr>
        </w:div>
        <w:div w:id="1347707180">
          <w:marLeft w:val="640"/>
          <w:marRight w:val="0"/>
          <w:marTop w:val="0"/>
          <w:marBottom w:val="0"/>
          <w:divBdr>
            <w:top w:val="none" w:sz="0" w:space="0" w:color="auto"/>
            <w:left w:val="none" w:sz="0" w:space="0" w:color="auto"/>
            <w:bottom w:val="none" w:sz="0" w:space="0" w:color="auto"/>
            <w:right w:val="none" w:sz="0" w:space="0" w:color="auto"/>
          </w:divBdr>
        </w:div>
        <w:div w:id="1889604640">
          <w:marLeft w:val="640"/>
          <w:marRight w:val="0"/>
          <w:marTop w:val="0"/>
          <w:marBottom w:val="0"/>
          <w:divBdr>
            <w:top w:val="none" w:sz="0" w:space="0" w:color="auto"/>
            <w:left w:val="none" w:sz="0" w:space="0" w:color="auto"/>
            <w:bottom w:val="none" w:sz="0" w:space="0" w:color="auto"/>
            <w:right w:val="none" w:sz="0" w:space="0" w:color="auto"/>
          </w:divBdr>
        </w:div>
        <w:div w:id="433208493">
          <w:marLeft w:val="640"/>
          <w:marRight w:val="0"/>
          <w:marTop w:val="0"/>
          <w:marBottom w:val="0"/>
          <w:divBdr>
            <w:top w:val="none" w:sz="0" w:space="0" w:color="auto"/>
            <w:left w:val="none" w:sz="0" w:space="0" w:color="auto"/>
            <w:bottom w:val="none" w:sz="0" w:space="0" w:color="auto"/>
            <w:right w:val="none" w:sz="0" w:space="0" w:color="auto"/>
          </w:divBdr>
        </w:div>
        <w:div w:id="1483308868">
          <w:marLeft w:val="640"/>
          <w:marRight w:val="0"/>
          <w:marTop w:val="0"/>
          <w:marBottom w:val="0"/>
          <w:divBdr>
            <w:top w:val="none" w:sz="0" w:space="0" w:color="auto"/>
            <w:left w:val="none" w:sz="0" w:space="0" w:color="auto"/>
            <w:bottom w:val="none" w:sz="0" w:space="0" w:color="auto"/>
            <w:right w:val="none" w:sz="0" w:space="0" w:color="auto"/>
          </w:divBdr>
        </w:div>
        <w:div w:id="2131900845">
          <w:marLeft w:val="640"/>
          <w:marRight w:val="0"/>
          <w:marTop w:val="0"/>
          <w:marBottom w:val="0"/>
          <w:divBdr>
            <w:top w:val="none" w:sz="0" w:space="0" w:color="auto"/>
            <w:left w:val="none" w:sz="0" w:space="0" w:color="auto"/>
            <w:bottom w:val="none" w:sz="0" w:space="0" w:color="auto"/>
            <w:right w:val="none" w:sz="0" w:space="0" w:color="auto"/>
          </w:divBdr>
        </w:div>
        <w:div w:id="1081217114">
          <w:marLeft w:val="640"/>
          <w:marRight w:val="0"/>
          <w:marTop w:val="0"/>
          <w:marBottom w:val="0"/>
          <w:divBdr>
            <w:top w:val="none" w:sz="0" w:space="0" w:color="auto"/>
            <w:left w:val="none" w:sz="0" w:space="0" w:color="auto"/>
            <w:bottom w:val="none" w:sz="0" w:space="0" w:color="auto"/>
            <w:right w:val="none" w:sz="0" w:space="0" w:color="auto"/>
          </w:divBdr>
        </w:div>
        <w:div w:id="1241452863">
          <w:marLeft w:val="640"/>
          <w:marRight w:val="0"/>
          <w:marTop w:val="0"/>
          <w:marBottom w:val="0"/>
          <w:divBdr>
            <w:top w:val="none" w:sz="0" w:space="0" w:color="auto"/>
            <w:left w:val="none" w:sz="0" w:space="0" w:color="auto"/>
            <w:bottom w:val="none" w:sz="0" w:space="0" w:color="auto"/>
            <w:right w:val="none" w:sz="0" w:space="0" w:color="auto"/>
          </w:divBdr>
        </w:div>
        <w:div w:id="413816855">
          <w:marLeft w:val="640"/>
          <w:marRight w:val="0"/>
          <w:marTop w:val="0"/>
          <w:marBottom w:val="0"/>
          <w:divBdr>
            <w:top w:val="none" w:sz="0" w:space="0" w:color="auto"/>
            <w:left w:val="none" w:sz="0" w:space="0" w:color="auto"/>
            <w:bottom w:val="none" w:sz="0" w:space="0" w:color="auto"/>
            <w:right w:val="none" w:sz="0" w:space="0" w:color="auto"/>
          </w:divBdr>
        </w:div>
        <w:div w:id="109127691">
          <w:marLeft w:val="640"/>
          <w:marRight w:val="0"/>
          <w:marTop w:val="0"/>
          <w:marBottom w:val="0"/>
          <w:divBdr>
            <w:top w:val="none" w:sz="0" w:space="0" w:color="auto"/>
            <w:left w:val="none" w:sz="0" w:space="0" w:color="auto"/>
            <w:bottom w:val="none" w:sz="0" w:space="0" w:color="auto"/>
            <w:right w:val="none" w:sz="0" w:space="0" w:color="auto"/>
          </w:divBdr>
        </w:div>
        <w:div w:id="1001854577">
          <w:marLeft w:val="640"/>
          <w:marRight w:val="0"/>
          <w:marTop w:val="0"/>
          <w:marBottom w:val="0"/>
          <w:divBdr>
            <w:top w:val="none" w:sz="0" w:space="0" w:color="auto"/>
            <w:left w:val="none" w:sz="0" w:space="0" w:color="auto"/>
            <w:bottom w:val="none" w:sz="0" w:space="0" w:color="auto"/>
            <w:right w:val="none" w:sz="0" w:space="0" w:color="auto"/>
          </w:divBdr>
        </w:div>
        <w:div w:id="1800220490">
          <w:marLeft w:val="640"/>
          <w:marRight w:val="0"/>
          <w:marTop w:val="0"/>
          <w:marBottom w:val="0"/>
          <w:divBdr>
            <w:top w:val="none" w:sz="0" w:space="0" w:color="auto"/>
            <w:left w:val="none" w:sz="0" w:space="0" w:color="auto"/>
            <w:bottom w:val="none" w:sz="0" w:space="0" w:color="auto"/>
            <w:right w:val="none" w:sz="0" w:space="0" w:color="auto"/>
          </w:divBdr>
        </w:div>
        <w:div w:id="789518243">
          <w:marLeft w:val="640"/>
          <w:marRight w:val="0"/>
          <w:marTop w:val="0"/>
          <w:marBottom w:val="0"/>
          <w:divBdr>
            <w:top w:val="none" w:sz="0" w:space="0" w:color="auto"/>
            <w:left w:val="none" w:sz="0" w:space="0" w:color="auto"/>
            <w:bottom w:val="none" w:sz="0" w:space="0" w:color="auto"/>
            <w:right w:val="none" w:sz="0" w:space="0" w:color="auto"/>
          </w:divBdr>
        </w:div>
        <w:div w:id="1530794695">
          <w:marLeft w:val="640"/>
          <w:marRight w:val="0"/>
          <w:marTop w:val="0"/>
          <w:marBottom w:val="0"/>
          <w:divBdr>
            <w:top w:val="none" w:sz="0" w:space="0" w:color="auto"/>
            <w:left w:val="none" w:sz="0" w:space="0" w:color="auto"/>
            <w:bottom w:val="none" w:sz="0" w:space="0" w:color="auto"/>
            <w:right w:val="none" w:sz="0" w:space="0" w:color="auto"/>
          </w:divBdr>
        </w:div>
        <w:div w:id="1808088443">
          <w:marLeft w:val="640"/>
          <w:marRight w:val="0"/>
          <w:marTop w:val="0"/>
          <w:marBottom w:val="0"/>
          <w:divBdr>
            <w:top w:val="none" w:sz="0" w:space="0" w:color="auto"/>
            <w:left w:val="none" w:sz="0" w:space="0" w:color="auto"/>
            <w:bottom w:val="none" w:sz="0" w:space="0" w:color="auto"/>
            <w:right w:val="none" w:sz="0" w:space="0" w:color="auto"/>
          </w:divBdr>
        </w:div>
        <w:div w:id="821386772">
          <w:marLeft w:val="640"/>
          <w:marRight w:val="0"/>
          <w:marTop w:val="0"/>
          <w:marBottom w:val="0"/>
          <w:divBdr>
            <w:top w:val="none" w:sz="0" w:space="0" w:color="auto"/>
            <w:left w:val="none" w:sz="0" w:space="0" w:color="auto"/>
            <w:bottom w:val="none" w:sz="0" w:space="0" w:color="auto"/>
            <w:right w:val="none" w:sz="0" w:space="0" w:color="auto"/>
          </w:divBdr>
        </w:div>
        <w:div w:id="1194807206">
          <w:marLeft w:val="640"/>
          <w:marRight w:val="0"/>
          <w:marTop w:val="0"/>
          <w:marBottom w:val="0"/>
          <w:divBdr>
            <w:top w:val="none" w:sz="0" w:space="0" w:color="auto"/>
            <w:left w:val="none" w:sz="0" w:space="0" w:color="auto"/>
            <w:bottom w:val="none" w:sz="0" w:space="0" w:color="auto"/>
            <w:right w:val="none" w:sz="0" w:space="0" w:color="auto"/>
          </w:divBdr>
        </w:div>
        <w:div w:id="644353403">
          <w:marLeft w:val="640"/>
          <w:marRight w:val="0"/>
          <w:marTop w:val="0"/>
          <w:marBottom w:val="0"/>
          <w:divBdr>
            <w:top w:val="none" w:sz="0" w:space="0" w:color="auto"/>
            <w:left w:val="none" w:sz="0" w:space="0" w:color="auto"/>
            <w:bottom w:val="none" w:sz="0" w:space="0" w:color="auto"/>
            <w:right w:val="none" w:sz="0" w:space="0" w:color="auto"/>
          </w:divBdr>
        </w:div>
        <w:div w:id="704062758">
          <w:marLeft w:val="640"/>
          <w:marRight w:val="0"/>
          <w:marTop w:val="0"/>
          <w:marBottom w:val="0"/>
          <w:divBdr>
            <w:top w:val="none" w:sz="0" w:space="0" w:color="auto"/>
            <w:left w:val="none" w:sz="0" w:space="0" w:color="auto"/>
            <w:bottom w:val="none" w:sz="0" w:space="0" w:color="auto"/>
            <w:right w:val="none" w:sz="0" w:space="0" w:color="auto"/>
          </w:divBdr>
        </w:div>
        <w:div w:id="650328049">
          <w:marLeft w:val="640"/>
          <w:marRight w:val="0"/>
          <w:marTop w:val="0"/>
          <w:marBottom w:val="0"/>
          <w:divBdr>
            <w:top w:val="none" w:sz="0" w:space="0" w:color="auto"/>
            <w:left w:val="none" w:sz="0" w:space="0" w:color="auto"/>
            <w:bottom w:val="none" w:sz="0" w:space="0" w:color="auto"/>
            <w:right w:val="none" w:sz="0" w:space="0" w:color="auto"/>
          </w:divBdr>
        </w:div>
        <w:div w:id="997657352">
          <w:marLeft w:val="640"/>
          <w:marRight w:val="0"/>
          <w:marTop w:val="0"/>
          <w:marBottom w:val="0"/>
          <w:divBdr>
            <w:top w:val="none" w:sz="0" w:space="0" w:color="auto"/>
            <w:left w:val="none" w:sz="0" w:space="0" w:color="auto"/>
            <w:bottom w:val="none" w:sz="0" w:space="0" w:color="auto"/>
            <w:right w:val="none" w:sz="0" w:space="0" w:color="auto"/>
          </w:divBdr>
        </w:div>
        <w:div w:id="947396367">
          <w:marLeft w:val="640"/>
          <w:marRight w:val="0"/>
          <w:marTop w:val="0"/>
          <w:marBottom w:val="0"/>
          <w:divBdr>
            <w:top w:val="none" w:sz="0" w:space="0" w:color="auto"/>
            <w:left w:val="none" w:sz="0" w:space="0" w:color="auto"/>
            <w:bottom w:val="none" w:sz="0" w:space="0" w:color="auto"/>
            <w:right w:val="none" w:sz="0" w:space="0" w:color="auto"/>
          </w:divBdr>
        </w:div>
        <w:div w:id="31657850">
          <w:marLeft w:val="640"/>
          <w:marRight w:val="0"/>
          <w:marTop w:val="0"/>
          <w:marBottom w:val="0"/>
          <w:divBdr>
            <w:top w:val="none" w:sz="0" w:space="0" w:color="auto"/>
            <w:left w:val="none" w:sz="0" w:space="0" w:color="auto"/>
            <w:bottom w:val="none" w:sz="0" w:space="0" w:color="auto"/>
            <w:right w:val="none" w:sz="0" w:space="0" w:color="auto"/>
          </w:divBdr>
        </w:div>
        <w:div w:id="1172792996">
          <w:marLeft w:val="640"/>
          <w:marRight w:val="0"/>
          <w:marTop w:val="0"/>
          <w:marBottom w:val="0"/>
          <w:divBdr>
            <w:top w:val="none" w:sz="0" w:space="0" w:color="auto"/>
            <w:left w:val="none" w:sz="0" w:space="0" w:color="auto"/>
            <w:bottom w:val="none" w:sz="0" w:space="0" w:color="auto"/>
            <w:right w:val="none" w:sz="0" w:space="0" w:color="auto"/>
          </w:divBdr>
        </w:div>
        <w:div w:id="1473405313">
          <w:marLeft w:val="640"/>
          <w:marRight w:val="0"/>
          <w:marTop w:val="0"/>
          <w:marBottom w:val="0"/>
          <w:divBdr>
            <w:top w:val="none" w:sz="0" w:space="0" w:color="auto"/>
            <w:left w:val="none" w:sz="0" w:space="0" w:color="auto"/>
            <w:bottom w:val="none" w:sz="0" w:space="0" w:color="auto"/>
            <w:right w:val="none" w:sz="0" w:space="0" w:color="auto"/>
          </w:divBdr>
        </w:div>
        <w:div w:id="774445865">
          <w:marLeft w:val="640"/>
          <w:marRight w:val="0"/>
          <w:marTop w:val="0"/>
          <w:marBottom w:val="0"/>
          <w:divBdr>
            <w:top w:val="none" w:sz="0" w:space="0" w:color="auto"/>
            <w:left w:val="none" w:sz="0" w:space="0" w:color="auto"/>
            <w:bottom w:val="none" w:sz="0" w:space="0" w:color="auto"/>
            <w:right w:val="none" w:sz="0" w:space="0" w:color="auto"/>
          </w:divBdr>
        </w:div>
        <w:div w:id="2057773685">
          <w:marLeft w:val="640"/>
          <w:marRight w:val="0"/>
          <w:marTop w:val="0"/>
          <w:marBottom w:val="0"/>
          <w:divBdr>
            <w:top w:val="none" w:sz="0" w:space="0" w:color="auto"/>
            <w:left w:val="none" w:sz="0" w:space="0" w:color="auto"/>
            <w:bottom w:val="none" w:sz="0" w:space="0" w:color="auto"/>
            <w:right w:val="none" w:sz="0" w:space="0" w:color="auto"/>
          </w:divBdr>
        </w:div>
        <w:div w:id="2061855802">
          <w:marLeft w:val="640"/>
          <w:marRight w:val="0"/>
          <w:marTop w:val="0"/>
          <w:marBottom w:val="0"/>
          <w:divBdr>
            <w:top w:val="none" w:sz="0" w:space="0" w:color="auto"/>
            <w:left w:val="none" w:sz="0" w:space="0" w:color="auto"/>
            <w:bottom w:val="none" w:sz="0" w:space="0" w:color="auto"/>
            <w:right w:val="none" w:sz="0" w:space="0" w:color="auto"/>
          </w:divBdr>
        </w:div>
        <w:div w:id="423766310">
          <w:marLeft w:val="640"/>
          <w:marRight w:val="0"/>
          <w:marTop w:val="0"/>
          <w:marBottom w:val="0"/>
          <w:divBdr>
            <w:top w:val="none" w:sz="0" w:space="0" w:color="auto"/>
            <w:left w:val="none" w:sz="0" w:space="0" w:color="auto"/>
            <w:bottom w:val="none" w:sz="0" w:space="0" w:color="auto"/>
            <w:right w:val="none" w:sz="0" w:space="0" w:color="auto"/>
          </w:divBdr>
        </w:div>
        <w:div w:id="657154889">
          <w:marLeft w:val="640"/>
          <w:marRight w:val="0"/>
          <w:marTop w:val="0"/>
          <w:marBottom w:val="0"/>
          <w:divBdr>
            <w:top w:val="none" w:sz="0" w:space="0" w:color="auto"/>
            <w:left w:val="none" w:sz="0" w:space="0" w:color="auto"/>
            <w:bottom w:val="none" w:sz="0" w:space="0" w:color="auto"/>
            <w:right w:val="none" w:sz="0" w:space="0" w:color="auto"/>
          </w:divBdr>
        </w:div>
        <w:div w:id="106706712">
          <w:marLeft w:val="640"/>
          <w:marRight w:val="0"/>
          <w:marTop w:val="0"/>
          <w:marBottom w:val="0"/>
          <w:divBdr>
            <w:top w:val="none" w:sz="0" w:space="0" w:color="auto"/>
            <w:left w:val="none" w:sz="0" w:space="0" w:color="auto"/>
            <w:bottom w:val="none" w:sz="0" w:space="0" w:color="auto"/>
            <w:right w:val="none" w:sz="0" w:space="0" w:color="auto"/>
          </w:divBdr>
        </w:div>
        <w:div w:id="543180383">
          <w:marLeft w:val="640"/>
          <w:marRight w:val="0"/>
          <w:marTop w:val="0"/>
          <w:marBottom w:val="0"/>
          <w:divBdr>
            <w:top w:val="none" w:sz="0" w:space="0" w:color="auto"/>
            <w:left w:val="none" w:sz="0" w:space="0" w:color="auto"/>
            <w:bottom w:val="none" w:sz="0" w:space="0" w:color="auto"/>
            <w:right w:val="none" w:sz="0" w:space="0" w:color="auto"/>
          </w:divBdr>
        </w:div>
        <w:div w:id="981037509">
          <w:marLeft w:val="640"/>
          <w:marRight w:val="0"/>
          <w:marTop w:val="0"/>
          <w:marBottom w:val="0"/>
          <w:divBdr>
            <w:top w:val="none" w:sz="0" w:space="0" w:color="auto"/>
            <w:left w:val="none" w:sz="0" w:space="0" w:color="auto"/>
            <w:bottom w:val="none" w:sz="0" w:space="0" w:color="auto"/>
            <w:right w:val="none" w:sz="0" w:space="0" w:color="auto"/>
          </w:divBdr>
        </w:div>
        <w:div w:id="1102913735">
          <w:marLeft w:val="640"/>
          <w:marRight w:val="0"/>
          <w:marTop w:val="0"/>
          <w:marBottom w:val="0"/>
          <w:divBdr>
            <w:top w:val="none" w:sz="0" w:space="0" w:color="auto"/>
            <w:left w:val="none" w:sz="0" w:space="0" w:color="auto"/>
            <w:bottom w:val="none" w:sz="0" w:space="0" w:color="auto"/>
            <w:right w:val="none" w:sz="0" w:space="0" w:color="auto"/>
          </w:divBdr>
        </w:div>
        <w:div w:id="316417358">
          <w:marLeft w:val="640"/>
          <w:marRight w:val="0"/>
          <w:marTop w:val="0"/>
          <w:marBottom w:val="0"/>
          <w:divBdr>
            <w:top w:val="none" w:sz="0" w:space="0" w:color="auto"/>
            <w:left w:val="none" w:sz="0" w:space="0" w:color="auto"/>
            <w:bottom w:val="none" w:sz="0" w:space="0" w:color="auto"/>
            <w:right w:val="none" w:sz="0" w:space="0" w:color="auto"/>
          </w:divBdr>
        </w:div>
        <w:div w:id="857087322">
          <w:marLeft w:val="640"/>
          <w:marRight w:val="0"/>
          <w:marTop w:val="0"/>
          <w:marBottom w:val="0"/>
          <w:divBdr>
            <w:top w:val="none" w:sz="0" w:space="0" w:color="auto"/>
            <w:left w:val="none" w:sz="0" w:space="0" w:color="auto"/>
            <w:bottom w:val="none" w:sz="0" w:space="0" w:color="auto"/>
            <w:right w:val="none" w:sz="0" w:space="0" w:color="auto"/>
          </w:divBdr>
        </w:div>
        <w:div w:id="198203844">
          <w:marLeft w:val="640"/>
          <w:marRight w:val="0"/>
          <w:marTop w:val="0"/>
          <w:marBottom w:val="0"/>
          <w:divBdr>
            <w:top w:val="none" w:sz="0" w:space="0" w:color="auto"/>
            <w:left w:val="none" w:sz="0" w:space="0" w:color="auto"/>
            <w:bottom w:val="none" w:sz="0" w:space="0" w:color="auto"/>
            <w:right w:val="none" w:sz="0" w:space="0" w:color="auto"/>
          </w:divBdr>
        </w:div>
        <w:div w:id="1612787202">
          <w:marLeft w:val="640"/>
          <w:marRight w:val="0"/>
          <w:marTop w:val="0"/>
          <w:marBottom w:val="0"/>
          <w:divBdr>
            <w:top w:val="none" w:sz="0" w:space="0" w:color="auto"/>
            <w:left w:val="none" w:sz="0" w:space="0" w:color="auto"/>
            <w:bottom w:val="none" w:sz="0" w:space="0" w:color="auto"/>
            <w:right w:val="none" w:sz="0" w:space="0" w:color="auto"/>
          </w:divBdr>
        </w:div>
        <w:div w:id="670177628">
          <w:marLeft w:val="640"/>
          <w:marRight w:val="0"/>
          <w:marTop w:val="0"/>
          <w:marBottom w:val="0"/>
          <w:divBdr>
            <w:top w:val="none" w:sz="0" w:space="0" w:color="auto"/>
            <w:left w:val="none" w:sz="0" w:space="0" w:color="auto"/>
            <w:bottom w:val="none" w:sz="0" w:space="0" w:color="auto"/>
            <w:right w:val="none" w:sz="0" w:space="0" w:color="auto"/>
          </w:divBdr>
        </w:div>
        <w:div w:id="1895969281">
          <w:marLeft w:val="640"/>
          <w:marRight w:val="0"/>
          <w:marTop w:val="0"/>
          <w:marBottom w:val="0"/>
          <w:divBdr>
            <w:top w:val="none" w:sz="0" w:space="0" w:color="auto"/>
            <w:left w:val="none" w:sz="0" w:space="0" w:color="auto"/>
            <w:bottom w:val="none" w:sz="0" w:space="0" w:color="auto"/>
            <w:right w:val="none" w:sz="0" w:space="0" w:color="auto"/>
          </w:divBdr>
        </w:div>
        <w:div w:id="1457866850">
          <w:marLeft w:val="640"/>
          <w:marRight w:val="0"/>
          <w:marTop w:val="0"/>
          <w:marBottom w:val="0"/>
          <w:divBdr>
            <w:top w:val="none" w:sz="0" w:space="0" w:color="auto"/>
            <w:left w:val="none" w:sz="0" w:space="0" w:color="auto"/>
            <w:bottom w:val="none" w:sz="0" w:space="0" w:color="auto"/>
            <w:right w:val="none" w:sz="0" w:space="0" w:color="auto"/>
          </w:divBdr>
        </w:div>
        <w:div w:id="1865709265">
          <w:marLeft w:val="640"/>
          <w:marRight w:val="0"/>
          <w:marTop w:val="0"/>
          <w:marBottom w:val="0"/>
          <w:divBdr>
            <w:top w:val="none" w:sz="0" w:space="0" w:color="auto"/>
            <w:left w:val="none" w:sz="0" w:space="0" w:color="auto"/>
            <w:bottom w:val="none" w:sz="0" w:space="0" w:color="auto"/>
            <w:right w:val="none" w:sz="0" w:space="0" w:color="auto"/>
          </w:divBdr>
        </w:div>
        <w:div w:id="1665160357">
          <w:marLeft w:val="640"/>
          <w:marRight w:val="0"/>
          <w:marTop w:val="0"/>
          <w:marBottom w:val="0"/>
          <w:divBdr>
            <w:top w:val="none" w:sz="0" w:space="0" w:color="auto"/>
            <w:left w:val="none" w:sz="0" w:space="0" w:color="auto"/>
            <w:bottom w:val="none" w:sz="0" w:space="0" w:color="auto"/>
            <w:right w:val="none" w:sz="0" w:space="0" w:color="auto"/>
          </w:divBdr>
        </w:div>
        <w:div w:id="1382440613">
          <w:marLeft w:val="640"/>
          <w:marRight w:val="0"/>
          <w:marTop w:val="0"/>
          <w:marBottom w:val="0"/>
          <w:divBdr>
            <w:top w:val="none" w:sz="0" w:space="0" w:color="auto"/>
            <w:left w:val="none" w:sz="0" w:space="0" w:color="auto"/>
            <w:bottom w:val="none" w:sz="0" w:space="0" w:color="auto"/>
            <w:right w:val="none" w:sz="0" w:space="0" w:color="auto"/>
          </w:divBdr>
        </w:div>
        <w:div w:id="259720525">
          <w:marLeft w:val="640"/>
          <w:marRight w:val="0"/>
          <w:marTop w:val="0"/>
          <w:marBottom w:val="0"/>
          <w:divBdr>
            <w:top w:val="none" w:sz="0" w:space="0" w:color="auto"/>
            <w:left w:val="none" w:sz="0" w:space="0" w:color="auto"/>
            <w:bottom w:val="none" w:sz="0" w:space="0" w:color="auto"/>
            <w:right w:val="none" w:sz="0" w:space="0" w:color="auto"/>
          </w:divBdr>
        </w:div>
        <w:div w:id="1823695033">
          <w:marLeft w:val="640"/>
          <w:marRight w:val="0"/>
          <w:marTop w:val="0"/>
          <w:marBottom w:val="0"/>
          <w:divBdr>
            <w:top w:val="none" w:sz="0" w:space="0" w:color="auto"/>
            <w:left w:val="none" w:sz="0" w:space="0" w:color="auto"/>
            <w:bottom w:val="none" w:sz="0" w:space="0" w:color="auto"/>
            <w:right w:val="none" w:sz="0" w:space="0" w:color="auto"/>
          </w:divBdr>
        </w:div>
        <w:div w:id="1024861157">
          <w:marLeft w:val="640"/>
          <w:marRight w:val="0"/>
          <w:marTop w:val="0"/>
          <w:marBottom w:val="0"/>
          <w:divBdr>
            <w:top w:val="none" w:sz="0" w:space="0" w:color="auto"/>
            <w:left w:val="none" w:sz="0" w:space="0" w:color="auto"/>
            <w:bottom w:val="none" w:sz="0" w:space="0" w:color="auto"/>
            <w:right w:val="none" w:sz="0" w:space="0" w:color="auto"/>
          </w:divBdr>
        </w:div>
        <w:div w:id="411244943">
          <w:marLeft w:val="640"/>
          <w:marRight w:val="0"/>
          <w:marTop w:val="0"/>
          <w:marBottom w:val="0"/>
          <w:divBdr>
            <w:top w:val="none" w:sz="0" w:space="0" w:color="auto"/>
            <w:left w:val="none" w:sz="0" w:space="0" w:color="auto"/>
            <w:bottom w:val="none" w:sz="0" w:space="0" w:color="auto"/>
            <w:right w:val="none" w:sz="0" w:space="0" w:color="auto"/>
          </w:divBdr>
        </w:div>
        <w:div w:id="349530089">
          <w:marLeft w:val="640"/>
          <w:marRight w:val="0"/>
          <w:marTop w:val="0"/>
          <w:marBottom w:val="0"/>
          <w:divBdr>
            <w:top w:val="none" w:sz="0" w:space="0" w:color="auto"/>
            <w:left w:val="none" w:sz="0" w:space="0" w:color="auto"/>
            <w:bottom w:val="none" w:sz="0" w:space="0" w:color="auto"/>
            <w:right w:val="none" w:sz="0" w:space="0" w:color="auto"/>
          </w:divBdr>
        </w:div>
        <w:div w:id="31197210">
          <w:marLeft w:val="640"/>
          <w:marRight w:val="0"/>
          <w:marTop w:val="0"/>
          <w:marBottom w:val="0"/>
          <w:divBdr>
            <w:top w:val="none" w:sz="0" w:space="0" w:color="auto"/>
            <w:left w:val="none" w:sz="0" w:space="0" w:color="auto"/>
            <w:bottom w:val="none" w:sz="0" w:space="0" w:color="auto"/>
            <w:right w:val="none" w:sz="0" w:space="0" w:color="auto"/>
          </w:divBdr>
        </w:div>
        <w:div w:id="1433823514">
          <w:marLeft w:val="640"/>
          <w:marRight w:val="0"/>
          <w:marTop w:val="0"/>
          <w:marBottom w:val="0"/>
          <w:divBdr>
            <w:top w:val="none" w:sz="0" w:space="0" w:color="auto"/>
            <w:left w:val="none" w:sz="0" w:space="0" w:color="auto"/>
            <w:bottom w:val="none" w:sz="0" w:space="0" w:color="auto"/>
            <w:right w:val="none" w:sz="0" w:space="0" w:color="auto"/>
          </w:divBdr>
        </w:div>
        <w:div w:id="905847222">
          <w:marLeft w:val="640"/>
          <w:marRight w:val="0"/>
          <w:marTop w:val="0"/>
          <w:marBottom w:val="0"/>
          <w:divBdr>
            <w:top w:val="none" w:sz="0" w:space="0" w:color="auto"/>
            <w:left w:val="none" w:sz="0" w:space="0" w:color="auto"/>
            <w:bottom w:val="none" w:sz="0" w:space="0" w:color="auto"/>
            <w:right w:val="none" w:sz="0" w:space="0" w:color="auto"/>
          </w:divBdr>
        </w:div>
        <w:div w:id="1230917122">
          <w:marLeft w:val="640"/>
          <w:marRight w:val="0"/>
          <w:marTop w:val="0"/>
          <w:marBottom w:val="0"/>
          <w:divBdr>
            <w:top w:val="none" w:sz="0" w:space="0" w:color="auto"/>
            <w:left w:val="none" w:sz="0" w:space="0" w:color="auto"/>
            <w:bottom w:val="none" w:sz="0" w:space="0" w:color="auto"/>
            <w:right w:val="none" w:sz="0" w:space="0" w:color="auto"/>
          </w:divBdr>
        </w:div>
        <w:div w:id="1256326310">
          <w:marLeft w:val="640"/>
          <w:marRight w:val="0"/>
          <w:marTop w:val="0"/>
          <w:marBottom w:val="0"/>
          <w:divBdr>
            <w:top w:val="none" w:sz="0" w:space="0" w:color="auto"/>
            <w:left w:val="none" w:sz="0" w:space="0" w:color="auto"/>
            <w:bottom w:val="none" w:sz="0" w:space="0" w:color="auto"/>
            <w:right w:val="none" w:sz="0" w:space="0" w:color="auto"/>
          </w:divBdr>
        </w:div>
        <w:div w:id="1647205185">
          <w:marLeft w:val="640"/>
          <w:marRight w:val="0"/>
          <w:marTop w:val="0"/>
          <w:marBottom w:val="0"/>
          <w:divBdr>
            <w:top w:val="none" w:sz="0" w:space="0" w:color="auto"/>
            <w:left w:val="none" w:sz="0" w:space="0" w:color="auto"/>
            <w:bottom w:val="none" w:sz="0" w:space="0" w:color="auto"/>
            <w:right w:val="none" w:sz="0" w:space="0" w:color="auto"/>
          </w:divBdr>
        </w:div>
        <w:div w:id="1625578193">
          <w:marLeft w:val="640"/>
          <w:marRight w:val="0"/>
          <w:marTop w:val="0"/>
          <w:marBottom w:val="0"/>
          <w:divBdr>
            <w:top w:val="none" w:sz="0" w:space="0" w:color="auto"/>
            <w:left w:val="none" w:sz="0" w:space="0" w:color="auto"/>
            <w:bottom w:val="none" w:sz="0" w:space="0" w:color="auto"/>
            <w:right w:val="none" w:sz="0" w:space="0" w:color="auto"/>
          </w:divBdr>
        </w:div>
        <w:div w:id="669021469">
          <w:marLeft w:val="640"/>
          <w:marRight w:val="0"/>
          <w:marTop w:val="0"/>
          <w:marBottom w:val="0"/>
          <w:divBdr>
            <w:top w:val="none" w:sz="0" w:space="0" w:color="auto"/>
            <w:left w:val="none" w:sz="0" w:space="0" w:color="auto"/>
            <w:bottom w:val="none" w:sz="0" w:space="0" w:color="auto"/>
            <w:right w:val="none" w:sz="0" w:space="0" w:color="auto"/>
          </w:divBdr>
        </w:div>
        <w:div w:id="23987729">
          <w:marLeft w:val="640"/>
          <w:marRight w:val="0"/>
          <w:marTop w:val="0"/>
          <w:marBottom w:val="0"/>
          <w:divBdr>
            <w:top w:val="none" w:sz="0" w:space="0" w:color="auto"/>
            <w:left w:val="none" w:sz="0" w:space="0" w:color="auto"/>
            <w:bottom w:val="none" w:sz="0" w:space="0" w:color="auto"/>
            <w:right w:val="none" w:sz="0" w:space="0" w:color="auto"/>
          </w:divBdr>
        </w:div>
        <w:div w:id="1013873926">
          <w:marLeft w:val="640"/>
          <w:marRight w:val="0"/>
          <w:marTop w:val="0"/>
          <w:marBottom w:val="0"/>
          <w:divBdr>
            <w:top w:val="none" w:sz="0" w:space="0" w:color="auto"/>
            <w:left w:val="none" w:sz="0" w:space="0" w:color="auto"/>
            <w:bottom w:val="none" w:sz="0" w:space="0" w:color="auto"/>
            <w:right w:val="none" w:sz="0" w:space="0" w:color="auto"/>
          </w:divBdr>
        </w:div>
        <w:div w:id="1930694439">
          <w:marLeft w:val="640"/>
          <w:marRight w:val="0"/>
          <w:marTop w:val="0"/>
          <w:marBottom w:val="0"/>
          <w:divBdr>
            <w:top w:val="none" w:sz="0" w:space="0" w:color="auto"/>
            <w:left w:val="none" w:sz="0" w:space="0" w:color="auto"/>
            <w:bottom w:val="none" w:sz="0" w:space="0" w:color="auto"/>
            <w:right w:val="none" w:sz="0" w:space="0" w:color="auto"/>
          </w:divBdr>
        </w:div>
        <w:div w:id="1262448948">
          <w:marLeft w:val="640"/>
          <w:marRight w:val="0"/>
          <w:marTop w:val="0"/>
          <w:marBottom w:val="0"/>
          <w:divBdr>
            <w:top w:val="none" w:sz="0" w:space="0" w:color="auto"/>
            <w:left w:val="none" w:sz="0" w:space="0" w:color="auto"/>
            <w:bottom w:val="none" w:sz="0" w:space="0" w:color="auto"/>
            <w:right w:val="none" w:sz="0" w:space="0" w:color="auto"/>
          </w:divBdr>
        </w:div>
        <w:div w:id="31225927">
          <w:marLeft w:val="640"/>
          <w:marRight w:val="0"/>
          <w:marTop w:val="0"/>
          <w:marBottom w:val="0"/>
          <w:divBdr>
            <w:top w:val="none" w:sz="0" w:space="0" w:color="auto"/>
            <w:left w:val="none" w:sz="0" w:space="0" w:color="auto"/>
            <w:bottom w:val="none" w:sz="0" w:space="0" w:color="auto"/>
            <w:right w:val="none" w:sz="0" w:space="0" w:color="auto"/>
          </w:divBdr>
        </w:div>
        <w:div w:id="2044744726">
          <w:marLeft w:val="640"/>
          <w:marRight w:val="0"/>
          <w:marTop w:val="0"/>
          <w:marBottom w:val="0"/>
          <w:divBdr>
            <w:top w:val="none" w:sz="0" w:space="0" w:color="auto"/>
            <w:left w:val="none" w:sz="0" w:space="0" w:color="auto"/>
            <w:bottom w:val="none" w:sz="0" w:space="0" w:color="auto"/>
            <w:right w:val="none" w:sz="0" w:space="0" w:color="auto"/>
          </w:divBdr>
        </w:div>
        <w:div w:id="1842694112">
          <w:marLeft w:val="640"/>
          <w:marRight w:val="0"/>
          <w:marTop w:val="0"/>
          <w:marBottom w:val="0"/>
          <w:divBdr>
            <w:top w:val="none" w:sz="0" w:space="0" w:color="auto"/>
            <w:left w:val="none" w:sz="0" w:space="0" w:color="auto"/>
            <w:bottom w:val="none" w:sz="0" w:space="0" w:color="auto"/>
            <w:right w:val="none" w:sz="0" w:space="0" w:color="auto"/>
          </w:divBdr>
        </w:div>
        <w:div w:id="1960145739">
          <w:marLeft w:val="640"/>
          <w:marRight w:val="0"/>
          <w:marTop w:val="0"/>
          <w:marBottom w:val="0"/>
          <w:divBdr>
            <w:top w:val="none" w:sz="0" w:space="0" w:color="auto"/>
            <w:left w:val="none" w:sz="0" w:space="0" w:color="auto"/>
            <w:bottom w:val="none" w:sz="0" w:space="0" w:color="auto"/>
            <w:right w:val="none" w:sz="0" w:space="0" w:color="auto"/>
          </w:divBdr>
        </w:div>
        <w:div w:id="779641427">
          <w:marLeft w:val="640"/>
          <w:marRight w:val="0"/>
          <w:marTop w:val="0"/>
          <w:marBottom w:val="0"/>
          <w:divBdr>
            <w:top w:val="none" w:sz="0" w:space="0" w:color="auto"/>
            <w:left w:val="none" w:sz="0" w:space="0" w:color="auto"/>
            <w:bottom w:val="none" w:sz="0" w:space="0" w:color="auto"/>
            <w:right w:val="none" w:sz="0" w:space="0" w:color="auto"/>
          </w:divBdr>
        </w:div>
        <w:div w:id="863516770">
          <w:marLeft w:val="640"/>
          <w:marRight w:val="0"/>
          <w:marTop w:val="0"/>
          <w:marBottom w:val="0"/>
          <w:divBdr>
            <w:top w:val="none" w:sz="0" w:space="0" w:color="auto"/>
            <w:left w:val="none" w:sz="0" w:space="0" w:color="auto"/>
            <w:bottom w:val="none" w:sz="0" w:space="0" w:color="auto"/>
            <w:right w:val="none" w:sz="0" w:space="0" w:color="auto"/>
          </w:divBdr>
        </w:div>
        <w:div w:id="388305529">
          <w:marLeft w:val="640"/>
          <w:marRight w:val="0"/>
          <w:marTop w:val="0"/>
          <w:marBottom w:val="0"/>
          <w:divBdr>
            <w:top w:val="none" w:sz="0" w:space="0" w:color="auto"/>
            <w:left w:val="none" w:sz="0" w:space="0" w:color="auto"/>
            <w:bottom w:val="none" w:sz="0" w:space="0" w:color="auto"/>
            <w:right w:val="none" w:sz="0" w:space="0" w:color="auto"/>
          </w:divBdr>
        </w:div>
        <w:div w:id="1195194438">
          <w:marLeft w:val="640"/>
          <w:marRight w:val="0"/>
          <w:marTop w:val="0"/>
          <w:marBottom w:val="0"/>
          <w:divBdr>
            <w:top w:val="none" w:sz="0" w:space="0" w:color="auto"/>
            <w:left w:val="none" w:sz="0" w:space="0" w:color="auto"/>
            <w:bottom w:val="none" w:sz="0" w:space="0" w:color="auto"/>
            <w:right w:val="none" w:sz="0" w:space="0" w:color="auto"/>
          </w:divBdr>
        </w:div>
        <w:div w:id="1778790886">
          <w:marLeft w:val="640"/>
          <w:marRight w:val="0"/>
          <w:marTop w:val="0"/>
          <w:marBottom w:val="0"/>
          <w:divBdr>
            <w:top w:val="none" w:sz="0" w:space="0" w:color="auto"/>
            <w:left w:val="none" w:sz="0" w:space="0" w:color="auto"/>
            <w:bottom w:val="none" w:sz="0" w:space="0" w:color="auto"/>
            <w:right w:val="none" w:sz="0" w:space="0" w:color="auto"/>
          </w:divBdr>
        </w:div>
        <w:div w:id="1255477738">
          <w:marLeft w:val="640"/>
          <w:marRight w:val="0"/>
          <w:marTop w:val="0"/>
          <w:marBottom w:val="0"/>
          <w:divBdr>
            <w:top w:val="none" w:sz="0" w:space="0" w:color="auto"/>
            <w:left w:val="none" w:sz="0" w:space="0" w:color="auto"/>
            <w:bottom w:val="none" w:sz="0" w:space="0" w:color="auto"/>
            <w:right w:val="none" w:sz="0" w:space="0" w:color="auto"/>
          </w:divBdr>
        </w:div>
        <w:div w:id="988704863">
          <w:marLeft w:val="640"/>
          <w:marRight w:val="0"/>
          <w:marTop w:val="0"/>
          <w:marBottom w:val="0"/>
          <w:divBdr>
            <w:top w:val="none" w:sz="0" w:space="0" w:color="auto"/>
            <w:left w:val="none" w:sz="0" w:space="0" w:color="auto"/>
            <w:bottom w:val="none" w:sz="0" w:space="0" w:color="auto"/>
            <w:right w:val="none" w:sz="0" w:space="0" w:color="auto"/>
          </w:divBdr>
        </w:div>
        <w:div w:id="430130723">
          <w:marLeft w:val="640"/>
          <w:marRight w:val="0"/>
          <w:marTop w:val="0"/>
          <w:marBottom w:val="0"/>
          <w:divBdr>
            <w:top w:val="none" w:sz="0" w:space="0" w:color="auto"/>
            <w:left w:val="none" w:sz="0" w:space="0" w:color="auto"/>
            <w:bottom w:val="none" w:sz="0" w:space="0" w:color="auto"/>
            <w:right w:val="none" w:sz="0" w:space="0" w:color="auto"/>
          </w:divBdr>
        </w:div>
        <w:div w:id="1023362142">
          <w:marLeft w:val="640"/>
          <w:marRight w:val="0"/>
          <w:marTop w:val="0"/>
          <w:marBottom w:val="0"/>
          <w:divBdr>
            <w:top w:val="none" w:sz="0" w:space="0" w:color="auto"/>
            <w:left w:val="none" w:sz="0" w:space="0" w:color="auto"/>
            <w:bottom w:val="none" w:sz="0" w:space="0" w:color="auto"/>
            <w:right w:val="none" w:sz="0" w:space="0" w:color="auto"/>
          </w:divBdr>
        </w:div>
        <w:div w:id="1740712317">
          <w:marLeft w:val="640"/>
          <w:marRight w:val="0"/>
          <w:marTop w:val="0"/>
          <w:marBottom w:val="0"/>
          <w:divBdr>
            <w:top w:val="none" w:sz="0" w:space="0" w:color="auto"/>
            <w:left w:val="none" w:sz="0" w:space="0" w:color="auto"/>
            <w:bottom w:val="none" w:sz="0" w:space="0" w:color="auto"/>
            <w:right w:val="none" w:sz="0" w:space="0" w:color="auto"/>
          </w:divBdr>
        </w:div>
        <w:div w:id="803088121">
          <w:marLeft w:val="640"/>
          <w:marRight w:val="0"/>
          <w:marTop w:val="0"/>
          <w:marBottom w:val="0"/>
          <w:divBdr>
            <w:top w:val="none" w:sz="0" w:space="0" w:color="auto"/>
            <w:left w:val="none" w:sz="0" w:space="0" w:color="auto"/>
            <w:bottom w:val="none" w:sz="0" w:space="0" w:color="auto"/>
            <w:right w:val="none" w:sz="0" w:space="0" w:color="auto"/>
          </w:divBdr>
        </w:div>
        <w:div w:id="1054936229">
          <w:marLeft w:val="640"/>
          <w:marRight w:val="0"/>
          <w:marTop w:val="0"/>
          <w:marBottom w:val="0"/>
          <w:divBdr>
            <w:top w:val="none" w:sz="0" w:space="0" w:color="auto"/>
            <w:left w:val="none" w:sz="0" w:space="0" w:color="auto"/>
            <w:bottom w:val="none" w:sz="0" w:space="0" w:color="auto"/>
            <w:right w:val="none" w:sz="0" w:space="0" w:color="auto"/>
          </w:divBdr>
        </w:div>
        <w:div w:id="764812222">
          <w:marLeft w:val="640"/>
          <w:marRight w:val="0"/>
          <w:marTop w:val="0"/>
          <w:marBottom w:val="0"/>
          <w:divBdr>
            <w:top w:val="none" w:sz="0" w:space="0" w:color="auto"/>
            <w:left w:val="none" w:sz="0" w:space="0" w:color="auto"/>
            <w:bottom w:val="none" w:sz="0" w:space="0" w:color="auto"/>
            <w:right w:val="none" w:sz="0" w:space="0" w:color="auto"/>
          </w:divBdr>
        </w:div>
        <w:div w:id="1193807825">
          <w:marLeft w:val="640"/>
          <w:marRight w:val="0"/>
          <w:marTop w:val="0"/>
          <w:marBottom w:val="0"/>
          <w:divBdr>
            <w:top w:val="none" w:sz="0" w:space="0" w:color="auto"/>
            <w:left w:val="none" w:sz="0" w:space="0" w:color="auto"/>
            <w:bottom w:val="none" w:sz="0" w:space="0" w:color="auto"/>
            <w:right w:val="none" w:sz="0" w:space="0" w:color="auto"/>
          </w:divBdr>
        </w:div>
        <w:div w:id="1437214250">
          <w:marLeft w:val="640"/>
          <w:marRight w:val="0"/>
          <w:marTop w:val="0"/>
          <w:marBottom w:val="0"/>
          <w:divBdr>
            <w:top w:val="none" w:sz="0" w:space="0" w:color="auto"/>
            <w:left w:val="none" w:sz="0" w:space="0" w:color="auto"/>
            <w:bottom w:val="none" w:sz="0" w:space="0" w:color="auto"/>
            <w:right w:val="none" w:sz="0" w:space="0" w:color="auto"/>
          </w:divBdr>
        </w:div>
        <w:div w:id="999776796">
          <w:marLeft w:val="640"/>
          <w:marRight w:val="0"/>
          <w:marTop w:val="0"/>
          <w:marBottom w:val="0"/>
          <w:divBdr>
            <w:top w:val="none" w:sz="0" w:space="0" w:color="auto"/>
            <w:left w:val="none" w:sz="0" w:space="0" w:color="auto"/>
            <w:bottom w:val="none" w:sz="0" w:space="0" w:color="auto"/>
            <w:right w:val="none" w:sz="0" w:space="0" w:color="auto"/>
          </w:divBdr>
        </w:div>
        <w:div w:id="66269594">
          <w:marLeft w:val="640"/>
          <w:marRight w:val="0"/>
          <w:marTop w:val="0"/>
          <w:marBottom w:val="0"/>
          <w:divBdr>
            <w:top w:val="none" w:sz="0" w:space="0" w:color="auto"/>
            <w:left w:val="none" w:sz="0" w:space="0" w:color="auto"/>
            <w:bottom w:val="none" w:sz="0" w:space="0" w:color="auto"/>
            <w:right w:val="none" w:sz="0" w:space="0" w:color="auto"/>
          </w:divBdr>
        </w:div>
        <w:div w:id="133069055">
          <w:marLeft w:val="640"/>
          <w:marRight w:val="0"/>
          <w:marTop w:val="0"/>
          <w:marBottom w:val="0"/>
          <w:divBdr>
            <w:top w:val="none" w:sz="0" w:space="0" w:color="auto"/>
            <w:left w:val="none" w:sz="0" w:space="0" w:color="auto"/>
            <w:bottom w:val="none" w:sz="0" w:space="0" w:color="auto"/>
            <w:right w:val="none" w:sz="0" w:space="0" w:color="auto"/>
          </w:divBdr>
        </w:div>
        <w:div w:id="1934435383">
          <w:marLeft w:val="640"/>
          <w:marRight w:val="0"/>
          <w:marTop w:val="0"/>
          <w:marBottom w:val="0"/>
          <w:divBdr>
            <w:top w:val="none" w:sz="0" w:space="0" w:color="auto"/>
            <w:left w:val="none" w:sz="0" w:space="0" w:color="auto"/>
            <w:bottom w:val="none" w:sz="0" w:space="0" w:color="auto"/>
            <w:right w:val="none" w:sz="0" w:space="0" w:color="auto"/>
          </w:divBdr>
        </w:div>
        <w:div w:id="1530527844">
          <w:marLeft w:val="640"/>
          <w:marRight w:val="0"/>
          <w:marTop w:val="0"/>
          <w:marBottom w:val="0"/>
          <w:divBdr>
            <w:top w:val="none" w:sz="0" w:space="0" w:color="auto"/>
            <w:left w:val="none" w:sz="0" w:space="0" w:color="auto"/>
            <w:bottom w:val="none" w:sz="0" w:space="0" w:color="auto"/>
            <w:right w:val="none" w:sz="0" w:space="0" w:color="auto"/>
          </w:divBdr>
        </w:div>
        <w:div w:id="85081810">
          <w:marLeft w:val="640"/>
          <w:marRight w:val="0"/>
          <w:marTop w:val="0"/>
          <w:marBottom w:val="0"/>
          <w:divBdr>
            <w:top w:val="none" w:sz="0" w:space="0" w:color="auto"/>
            <w:left w:val="none" w:sz="0" w:space="0" w:color="auto"/>
            <w:bottom w:val="none" w:sz="0" w:space="0" w:color="auto"/>
            <w:right w:val="none" w:sz="0" w:space="0" w:color="auto"/>
          </w:divBdr>
        </w:div>
        <w:div w:id="523447425">
          <w:marLeft w:val="640"/>
          <w:marRight w:val="0"/>
          <w:marTop w:val="0"/>
          <w:marBottom w:val="0"/>
          <w:divBdr>
            <w:top w:val="none" w:sz="0" w:space="0" w:color="auto"/>
            <w:left w:val="none" w:sz="0" w:space="0" w:color="auto"/>
            <w:bottom w:val="none" w:sz="0" w:space="0" w:color="auto"/>
            <w:right w:val="none" w:sz="0" w:space="0" w:color="auto"/>
          </w:divBdr>
        </w:div>
        <w:div w:id="1935740557">
          <w:marLeft w:val="640"/>
          <w:marRight w:val="0"/>
          <w:marTop w:val="0"/>
          <w:marBottom w:val="0"/>
          <w:divBdr>
            <w:top w:val="none" w:sz="0" w:space="0" w:color="auto"/>
            <w:left w:val="none" w:sz="0" w:space="0" w:color="auto"/>
            <w:bottom w:val="none" w:sz="0" w:space="0" w:color="auto"/>
            <w:right w:val="none" w:sz="0" w:space="0" w:color="auto"/>
          </w:divBdr>
        </w:div>
        <w:div w:id="1395934956">
          <w:marLeft w:val="640"/>
          <w:marRight w:val="0"/>
          <w:marTop w:val="0"/>
          <w:marBottom w:val="0"/>
          <w:divBdr>
            <w:top w:val="none" w:sz="0" w:space="0" w:color="auto"/>
            <w:left w:val="none" w:sz="0" w:space="0" w:color="auto"/>
            <w:bottom w:val="none" w:sz="0" w:space="0" w:color="auto"/>
            <w:right w:val="none" w:sz="0" w:space="0" w:color="auto"/>
          </w:divBdr>
        </w:div>
        <w:div w:id="1864316515">
          <w:marLeft w:val="640"/>
          <w:marRight w:val="0"/>
          <w:marTop w:val="0"/>
          <w:marBottom w:val="0"/>
          <w:divBdr>
            <w:top w:val="none" w:sz="0" w:space="0" w:color="auto"/>
            <w:left w:val="none" w:sz="0" w:space="0" w:color="auto"/>
            <w:bottom w:val="none" w:sz="0" w:space="0" w:color="auto"/>
            <w:right w:val="none" w:sz="0" w:space="0" w:color="auto"/>
          </w:divBdr>
        </w:div>
      </w:divsChild>
    </w:div>
    <w:div w:id="2085494881">
      <w:bodyDiv w:val="1"/>
      <w:marLeft w:val="0"/>
      <w:marRight w:val="0"/>
      <w:marTop w:val="0"/>
      <w:marBottom w:val="0"/>
      <w:divBdr>
        <w:top w:val="none" w:sz="0" w:space="0" w:color="auto"/>
        <w:left w:val="none" w:sz="0" w:space="0" w:color="auto"/>
        <w:bottom w:val="none" w:sz="0" w:space="0" w:color="auto"/>
        <w:right w:val="none" w:sz="0" w:space="0" w:color="auto"/>
      </w:divBdr>
      <w:divsChild>
        <w:div w:id="915819054">
          <w:marLeft w:val="640"/>
          <w:marRight w:val="0"/>
          <w:marTop w:val="0"/>
          <w:marBottom w:val="0"/>
          <w:divBdr>
            <w:top w:val="none" w:sz="0" w:space="0" w:color="auto"/>
            <w:left w:val="none" w:sz="0" w:space="0" w:color="auto"/>
            <w:bottom w:val="none" w:sz="0" w:space="0" w:color="auto"/>
            <w:right w:val="none" w:sz="0" w:space="0" w:color="auto"/>
          </w:divBdr>
        </w:div>
        <w:div w:id="1444113236">
          <w:marLeft w:val="640"/>
          <w:marRight w:val="0"/>
          <w:marTop w:val="0"/>
          <w:marBottom w:val="0"/>
          <w:divBdr>
            <w:top w:val="none" w:sz="0" w:space="0" w:color="auto"/>
            <w:left w:val="none" w:sz="0" w:space="0" w:color="auto"/>
            <w:bottom w:val="none" w:sz="0" w:space="0" w:color="auto"/>
            <w:right w:val="none" w:sz="0" w:space="0" w:color="auto"/>
          </w:divBdr>
        </w:div>
        <w:div w:id="493185019">
          <w:marLeft w:val="640"/>
          <w:marRight w:val="0"/>
          <w:marTop w:val="0"/>
          <w:marBottom w:val="0"/>
          <w:divBdr>
            <w:top w:val="none" w:sz="0" w:space="0" w:color="auto"/>
            <w:left w:val="none" w:sz="0" w:space="0" w:color="auto"/>
            <w:bottom w:val="none" w:sz="0" w:space="0" w:color="auto"/>
            <w:right w:val="none" w:sz="0" w:space="0" w:color="auto"/>
          </w:divBdr>
        </w:div>
        <w:div w:id="477765527">
          <w:marLeft w:val="640"/>
          <w:marRight w:val="0"/>
          <w:marTop w:val="0"/>
          <w:marBottom w:val="0"/>
          <w:divBdr>
            <w:top w:val="none" w:sz="0" w:space="0" w:color="auto"/>
            <w:left w:val="none" w:sz="0" w:space="0" w:color="auto"/>
            <w:bottom w:val="none" w:sz="0" w:space="0" w:color="auto"/>
            <w:right w:val="none" w:sz="0" w:space="0" w:color="auto"/>
          </w:divBdr>
        </w:div>
        <w:div w:id="1794514433">
          <w:marLeft w:val="640"/>
          <w:marRight w:val="0"/>
          <w:marTop w:val="0"/>
          <w:marBottom w:val="0"/>
          <w:divBdr>
            <w:top w:val="none" w:sz="0" w:space="0" w:color="auto"/>
            <w:left w:val="none" w:sz="0" w:space="0" w:color="auto"/>
            <w:bottom w:val="none" w:sz="0" w:space="0" w:color="auto"/>
            <w:right w:val="none" w:sz="0" w:space="0" w:color="auto"/>
          </w:divBdr>
        </w:div>
        <w:div w:id="222985474">
          <w:marLeft w:val="640"/>
          <w:marRight w:val="0"/>
          <w:marTop w:val="0"/>
          <w:marBottom w:val="0"/>
          <w:divBdr>
            <w:top w:val="none" w:sz="0" w:space="0" w:color="auto"/>
            <w:left w:val="none" w:sz="0" w:space="0" w:color="auto"/>
            <w:bottom w:val="none" w:sz="0" w:space="0" w:color="auto"/>
            <w:right w:val="none" w:sz="0" w:space="0" w:color="auto"/>
          </w:divBdr>
        </w:div>
        <w:div w:id="1520125266">
          <w:marLeft w:val="640"/>
          <w:marRight w:val="0"/>
          <w:marTop w:val="0"/>
          <w:marBottom w:val="0"/>
          <w:divBdr>
            <w:top w:val="none" w:sz="0" w:space="0" w:color="auto"/>
            <w:left w:val="none" w:sz="0" w:space="0" w:color="auto"/>
            <w:bottom w:val="none" w:sz="0" w:space="0" w:color="auto"/>
            <w:right w:val="none" w:sz="0" w:space="0" w:color="auto"/>
          </w:divBdr>
        </w:div>
        <w:div w:id="1958484074">
          <w:marLeft w:val="640"/>
          <w:marRight w:val="0"/>
          <w:marTop w:val="0"/>
          <w:marBottom w:val="0"/>
          <w:divBdr>
            <w:top w:val="none" w:sz="0" w:space="0" w:color="auto"/>
            <w:left w:val="none" w:sz="0" w:space="0" w:color="auto"/>
            <w:bottom w:val="none" w:sz="0" w:space="0" w:color="auto"/>
            <w:right w:val="none" w:sz="0" w:space="0" w:color="auto"/>
          </w:divBdr>
        </w:div>
        <w:div w:id="845096435">
          <w:marLeft w:val="640"/>
          <w:marRight w:val="0"/>
          <w:marTop w:val="0"/>
          <w:marBottom w:val="0"/>
          <w:divBdr>
            <w:top w:val="none" w:sz="0" w:space="0" w:color="auto"/>
            <w:left w:val="none" w:sz="0" w:space="0" w:color="auto"/>
            <w:bottom w:val="none" w:sz="0" w:space="0" w:color="auto"/>
            <w:right w:val="none" w:sz="0" w:space="0" w:color="auto"/>
          </w:divBdr>
        </w:div>
        <w:div w:id="1913078498">
          <w:marLeft w:val="640"/>
          <w:marRight w:val="0"/>
          <w:marTop w:val="0"/>
          <w:marBottom w:val="0"/>
          <w:divBdr>
            <w:top w:val="none" w:sz="0" w:space="0" w:color="auto"/>
            <w:left w:val="none" w:sz="0" w:space="0" w:color="auto"/>
            <w:bottom w:val="none" w:sz="0" w:space="0" w:color="auto"/>
            <w:right w:val="none" w:sz="0" w:space="0" w:color="auto"/>
          </w:divBdr>
        </w:div>
        <w:div w:id="1910142772">
          <w:marLeft w:val="640"/>
          <w:marRight w:val="0"/>
          <w:marTop w:val="0"/>
          <w:marBottom w:val="0"/>
          <w:divBdr>
            <w:top w:val="none" w:sz="0" w:space="0" w:color="auto"/>
            <w:left w:val="none" w:sz="0" w:space="0" w:color="auto"/>
            <w:bottom w:val="none" w:sz="0" w:space="0" w:color="auto"/>
            <w:right w:val="none" w:sz="0" w:space="0" w:color="auto"/>
          </w:divBdr>
        </w:div>
        <w:div w:id="1036275596">
          <w:marLeft w:val="640"/>
          <w:marRight w:val="0"/>
          <w:marTop w:val="0"/>
          <w:marBottom w:val="0"/>
          <w:divBdr>
            <w:top w:val="none" w:sz="0" w:space="0" w:color="auto"/>
            <w:left w:val="none" w:sz="0" w:space="0" w:color="auto"/>
            <w:bottom w:val="none" w:sz="0" w:space="0" w:color="auto"/>
            <w:right w:val="none" w:sz="0" w:space="0" w:color="auto"/>
          </w:divBdr>
        </w:div>
        <w:div w:id="1223760916">
          <w:marLeft w:val="640"/>
          <w:marRight w:val="0"/>
          <w:marTop w:val="0"/>
          <w:marBottom w:val="0"/>
          <w:divBdr>
            <w:top w:val="none" w:sz="0" w:space="0" w:color="auto"/>
            <w:left w:val="none" w:sz="0" w:space="0" w:color="auto"/>
            <w:bottom w:val="none" w:sz="0" w:space="0" w:color="auto"/>
            <w:right w:val="none" w:sz="0" w:space="0" w:color="auto"/>
          </w:divBdr>
        </w:div>
        <w:div w:id="1021394129">
          <w:marLeft w:val="640"/>
          <w:marRight w:val="0"/>
          <w:marTop w:val="0"/>
          <w:marBottom w:val="0"/>
          <w:divBdr>
            <w:top w:val="none" w:sz="0" w:space="0" w:color="auto"/>
            <w:left w:val="none" w:sz="0" w:space="0" w:color="auto"/>
            <w:bottom w:val="none" w:sz="0" w:space="0" w:color="auto"/>
            <w:right w:val="none" w:sz="0" w:space="0" w:color="auto"/>
          </w:divBdr>
        </w:div>
        <w:div w:id="725225905">
          <w:marLeft w:val="640"/>
          <w:marRight w:val="0"/>
          <w:marTop w:val="0"/>
          <w:marBottom w:val="0"/>
          <w:divBdr>
            <w:top w:val="none" w:sz="0" w:space="0" w:color="auto"/>
            <w:left w:val="none" w:sz="0" w:space="0" w:color="auto"/>
            <w:bottom w:val="none" w:sz="0" w:space="0" w:color="auto"/>
            <w:right w:val="none" w:sz="0" w:space="0" w:color="auto"/>
          </w:divBdr>
        </w:div>
        <w:div w:id="996616433">
          <w:marLeft w:val="640"/>
          <w:marRight w:val="0"/>
          <w:marTop w:val="0"/>
          <w:marBottom w:val="0"/>
          <w:divBdr>
            <w:top w:val="none" w:sz="0" w:space="0" w:color="auto"/>
            <w:left w:val="none" w:sz="0" w:space="0" w:color="auto"/>
            <w:bottom w:val="none" w:sz="0" w:space="0" w:color="auto"/>
            <w:right w:val="none" w:sz="0" w:space="0" w:color="auto"/>
          </w:divBdr>
        </w:div>
        <w:div w:id="1183712108">
          <w:marLeft w:val="640"/>
          <w:marRight w:val="0"/>
          <w:marTop w:val="0"/>
          <w:marBottom w:val="0"/>
          <w:divBdr>
            <w:top w:val="none" w:sz="0" w:space="0" w:color="auto"/>
            <w:left w:val="none" w:sz="0" w:space="0" w:color="auto"/>
            <w:bottom w:val="none" w:sz="0" w:space="0" w:color="auto"/>
            <w:right w:val="none" w:sz="0" w:space="0" w:color="auto"/>
          </w:divBdr>
        </w:div>
        <w:div w:id="1333609200">
          <w:marLeft w:val="640"/>
          <w:marRight w:val="0"/>
          <w:marTop w:val="0"/>
          <w:marBottom w:val="0"/>
          <w:divBdr>
            <w:top w:val="none" w:sz="0" w:space="0" w:color="auto"/>
            <w:left w:val="none" w:sz="0" w:space="0" w:color="auto"/>
            <w:bottom w:val="none" w:sz="0" w:space="0" w:color="auto"/>
            <w:right w:val="none" w:sz="0" w:space="0" w:color="auto"/>
          </w:divBdr>
        </w:div>
        <w:div w:id="228852884">
          <w:marLeft w:val="640"/>
          <w:marRight w:val="0"/>
          <w:marTop w:val="0"/>
          <w:marBottom w:val="0"/>
          <w:divBdr>
            <w:top w:val="none" w:sz="0" w:space="0" w:color="auto"/>
            <w:left w:val="none" w:sz="0" w:space="0" w:color="auto"/>
            <w:bottom w:val="none" w:sz="0" w:space="0" w:color="auto"/>
            <w:right w:val="none" w:sz="0" w:space="0" w:color="auto"/>
          </w:divBdr>
        </w:div>
        <w:div w:id="893585166">
          <w:marLeft w:val="640"/>
          <w:marRight w:val="0"/>
          <w:marTop w:val="0"/>
          <w:marBottom w:val="0"/>
          <w:divBdr>
            <w:top w:val="none" w:sz="0" w:space="0" w:color="auto"/>
            <w:left w:val="none" w:sz="0" w:space="0" w:color="auto"/>
            <w:bottom w:val="none" w:sz="0" w:space="0" w:color="auto"/>
            <w:right w:val="none" w:sz="0" w:space="0" w:color="auto"/>
          </w:divBdr>
        </w:div>
        <w:div w:id="475756963">
          <w:marLeft w:val="640"/>
          <w:marRight w:val="0"/>
          <w:marTop w:val="0"/>
          <w:marBottom w:val="0"/>
          <w:divBdr>
            <w:top w:val="none" w:sz="0" w:space="0" w:color="auto"/>
            <w:left w:val="none" w:sz="0" w:space="0" w:color="auto"/>
            <w:bottom w:val="none" w:sz="0" w:space="0" w:color="auto"/>
            <w:right w:val="none" w:sz="0" w:space="0" w:color="auto"/>
          </w:divBdr>
        </w:div>
        <w:div w:id="469909459">
          <w:marLeft w:val="640"/>
          <w:marRight w:val="0"/>
          <w:marTop w:val="0"/>
          <w:marBottom w:val="0"/>
          <w:divBdr>
            <w:top w:val="none" w:sz="0" w:space="0" w:color="auto"/>
            <w:left w:val="none" w:sz="0" w:space="0" w:color="auto"/>
            <w:bottom w:val="none" w:sz="0" w:space="0" w:color="auto"/>
            <w:right w:val="none" w:sz="0" w:space="0" w:color="auto"/>
          </w:divBdr>
        </w:div>
        <w:div w:id="753746893">
          <w:marLeft w:val="640"/>
          <w:marRight w:val="0"/>
          <w:marTop w:val="0"/>
          <w:marBottom w:val="0"/>
          <w:divBdr>
            <w:top w:val="none" w:sz="0" w:space="0" w:color="auto"/>
            <w:left w:val="none" w:sz="0" w:space="0" w:color="auto"/>
            <w:bottom w:val="none" w:sz="0" w:space="0" w:color="auto"/>
            <w:right w:val="none" w:sz="0" w:space="0" w:color="auto"/>
          </w:divBdr>
        </w:div>
        <w:div w:id="617103896">
          <w:marLeft w:val="640"/>
          <w:marRight w:val="0"/>
          <w:marTop w:val="0"/>
          <w:marBottom w:val="0"/>
          <w:divBdr>
            <w:top w:val="none" w:sz="0" w:space="0" w:color="auto"/>
            <w:left w:val="none" w:sz="0" w:space="0" w:color="auto"/>
            <w:bottom w:val="none" w:sz="0" w:space="0" w:color="auto"/>
            <w:right w:val="none" w:sz="0" w:space="0" w:color="auto"/>
          </w:divBdr>
        </w:div>
        <w:div w:id="1098520693">
          <w:marLeft w:val="640"/>
          <w:marRight w:val="0"/>
          <w:marTop w:val="0"/>
          <w:marBottom w:val="0"/>
          <w:divBdr>
            <w:top w:val="none" w:sz="0" w:space="0" w:color="auto"/>
            <w:left w:val="none" w:sz="0" w:space="0" w:color="auto"/>
            <w:bottom w:val="none" w:sz="0" w:space="0" w:color="auto"/>
            <w:right w:val="none" w:sz="0" w:space="0" w:color="auto"/>
          </w:divBdr>
        </w:div>
        <w:div w:id="1219316662">
          <w:marLeft w:val="640"/>
          <w:marRight w:val="0"/>
          <w:marTop w:val="0"/>
          <w:marBottom w:val="0"/>
          <w:divBdr>
            <w:top w:val="none" w:sz="0" w:space="0" w:color="auto"/>
            <w:left w:val="none" w:sz="0" w:space="0" w:color="auto"/>
            <w:bottom w:val="none" w:sz="0" w:space="0" w:color="auto"/>
            <w:right w:val="none" w:sz="0" w:space="0" w:color="auto"/>
          </w:divBdr>
        </w:div>
        <w:div w:id="843326526">
          <w:marLeft w:val="640"/>
          <w:marRight w:val="0"/>
          <w:marTop w:val="0"/>
          <w:marBottom w:val="0"/>
          <w:divBdr>
            <w:top w:val="none" w:sz="0" w:space="0" w:color="auto"/>
            <w:left w:val="none" w:sz="0" w:space="0" w:color="auto"/>
            <w:bottom w:val="none" w:sz="0" w:space="0" w:color="auto"/>
            <w:right w:val="none" w:sz="0" w:space="0" w:color="auto"/>
          </w:divBdr>
        </w:div>
        <w:div w:id="2110392044">
          <w:marLeft w:val="640"/>
          <w:marRight w:val="0"/>
          <w:marTop w:val="0"/>
          <w:marBottom w:val="0"/>
          <w:divBdr>
            <w:top w:val="none" w:sz="0" w:space="0" w:color="auto"/>
            <w:left w:val="none" w:sz="0" w:space="0" w:color="auto"/>
            <w:bottom w:val="none" w:sz="0" w:space="0" w:color="auto"/>
            <w:right w:val="none" w:sz="0" w:space="0" w:color="auto"/>
          </w:divBdr>
        </w:div>
        <w:div w:id="246889565">
          <w:marLeft w:val="640"/>
          <w:marRight w:val="0"/>
          <w:marTop w:val="0"/>
          <w:marBottom w:val="0"/>
          <w:divBdr>
            <w:top w:val="none" w:sz="0" w:space="0" w:color="auto"/>
            <w:left w:val="none" w:sz="0" w:space="0" w:color="auto"/>
            <w:bottom w:val="none" w:sz="0" w:space="0" w:color="auto"/>
            <w:right w:val="none" w:sz="0" w:space="0" w:color="auto"/>
          </w:divBdr>
        </w:div>
        <w:div w:id="1655598004">
          <w:marLeft w:val="640"/>
          <w:marRight w:val="0"/>
          <w:marTop w:val="0"/>
          <w:marBottom w:val="0"/>
          <w:divBdr>
            <w:top w:val="none" w:sz="0" w:space="0" w:color="auto"/>
            <w:left w:val="none" w:sz="0" w:space="0" w:color="auto"/>
            <w:bottom w:val="none" w:sz="0" w:space="0" w:color="auto"/>
            <w:right w:val="none" w:sz="0" w:space="0" w:color="auto"/>
          </w:divBdr>
        </w:div>
        <w:div w:id="1969239646">
          <w:marLeft w:val="640"/>
          <w:marRight w:val="0"/>
          <w:marTop w:val="0"/>
          <w:marBottom w:val="0"/>
          <w:divBdr>
            <w:top w:val="none" w:sz="0" w:space="0" w:color="auto"/>
            <w:left w:val="none" w:sz="0" w:space="0" w:color="auto"/>
            <w:bottom w:val="none" w:sz="0" w:space="0" w:color="auto"/>
            <w:right w:val="none" w:sz="0" w:space="0" w:color="auto"/>
          </w:divBdr>
        </w:div>
        <w:div w:id="1168524687">
          <w:marLeft w:val="640"/>
          <w:marRight w:val="0"/>
          <w:marTop w:val="0"/>
          <w:marBottom w:val="0"/>
          <w:divBdr>
            <w:top w:val="none" w:sz="0" w:space="0" w:color="auto"/>
            <w:left w:val="none" w:sz="0" w:space="0" w:color="auto"/>
            <w:bottom w:val="none" w:sz="0" w:space="0" w:color="auto"/>
            <w:right w:val="none" w:sz="0" w:space="0" w:color="auto"/>
          </w:divBdr>
        </w:div>
        <w:div w:id="499122324">
          <w:marLeft w:val="640"/>
          <w:marRight w:val="0"/>
          <w:marTop w:val="0"/>
          <w:marBottom w:val="0"/>
          <w:divBdr>
            <w:top w:val="none" w:sz="0" w:space="0" w:color="auto"/>
            <w:left w:val="none" w:sz="0" w:space="0" w:color="auto"/>
            <w:bottom w:val="none" w:sz="0" w:space="0" w:color="auto"/>
            <w:right w:val="none" w:sz="0" w:space="0" w:color="auto"/>
          </w:divBdr>
        </w:div>
        <w:div w:id="824319519">
          <w:marLeft w:val="640"/>
          <w:marRight w:val="0"/>
          <w:marTop w:val="0"/>
          <w:marBottom w:val="0"/>
          <w:divBdr>
            <w:top w:val="none" w:sz="0" w:space="0" w:color="auto"/>
            <w:left w:val="none" w:sz="0" w:space="0" w:color="auto"/>
            <w:bottom w:val="none" w:sz="0" w:space="0" w:color="auto"/>
            <w:right w:val="none" w:sz="0" w:space="0" w:color="auto"/>
          </w:divBdr>
        </w:div>
        <w:div w:id="311637991">
          <w:marLeft w:val="640"/>
          <w:marRight w:val="0"/>
          <w:marTop w:val="0"/>
          <w:marBottom w:val="0"/>
          <w:divBdr>
            <w:top w:val="none" w:sz="0" w:space="0" w:color="auto"/>
            <w:left w:val="none" w:sz="0" w:space="0" w:color="auto"/>
            <w:bottom w:val="none" w:sz="0" w:space="0" w:color="auto"/>
            <w:right w:val="none" w:sz="0" w:space="0" w:color="auto"/>
          </w:divBdr>
        </w:div>
        <w:div w:id="945648766">
          <w:marLeft w:val="640"/>
          <w:marRight w:val="0"/>
          <w:marTop w:val="0"/>
          <w:marBottom w:val="0"/>
          <w:divBdr>
            <w:top w:val="none" w:sz="0" w:space="0" w:color="auto"/>
            <w:left w:val="none" w:sz="0" w:space="0" w:color="auto"/>
            <w:bottom w:val="none" w:sz="0" w:space="0" w:color="auto"/>
            <w:right w:val="none" w:sz="0" w:space="0" w:color="auto"/>
          </w:divBdr>
        </w:div>
        <w:div w:id="1121074108">
          <w:marLeft w:val="640"/>
          <w:marRight w:val="0"/>
          <w:marTop w:val="0"/>
          <w:marBottom w:val="0"/>
          <w:divBdr>
            <w:top w:val="none" w:sz="0" w:space="0" w:color="auto"/>
            <w:left w:val="none" w:sz="0" w:space="0" w:color="auto"/>
            <w:bottom w:val="none" w:sz="0" w:space="0" w:color="auto"/>
            <w:right w:val="none" w:sz="0" w:space="0" w:color="auto"/>
          </w:divBdr>
        </w:div>
        <w:div w:id="872234674">
          <w:marLeft w:val="640"/>
          <w:marRight w:val="0"/>
          <w:marTop w:val="0"/>
          <w:marBottom w:val="0"/>
          <w:divBdr>
            <w:top w:val="none" w:sz="0" w:space="0" w:color="auto"/>
            <w:left w:val="none" w:sz="0" w:space="0" w:color="auto"/>
            <w:bottom w:val="none" w:sz="0" w:space="0" w:color="auto"/>
            <w:right w:val="none" w:sz="0" w:space="0" w:color="auto"/>
          </w:divBdr>
        </w:div>
        <w:div w:id="1114904940">
          <w:marLeft w:val="640"/>
          <w:marRight w:val="0"/>
          <w:marTop w:val="0"/>
          <w:marBottom w:val="0"/>
          <w:divBdr>
            <w:top w:val="none" w:sz="0" w:space="0" w:color="auto"/>
            <w:left w:val="none" w:sz="0" w:space="0" w:color="auto"/>
            <w:bottom w:val="none" w:sz="0" w:space="0" w:color="auto"/>
            <w:right w:val="none" w:sz="0" w:space="0" w:color="auto"/>
          </w:divBdr>
        </w:div>
        <w:div w:id="1432774666">
          <w:marLeft w:val="640"/>
          <w:marRight w:val="0"/>
          <w:marTop w:val="0"/>
          <w:marBottom w:val="0"/>
          <w:divBdr>
            <w:top w:val="none" w:sz="0" w:space="0" w:color="auto"/>
            <w:left w:val="none" w:sz="0" w:space="0" w:color="auto"/>
            <w:bottom w:val="none" w:sz="0" w:space="0" w:color="auto"/>
            <w:right w:val="none" w:sz="0" w:space="0" w:color="auto"/>
          </w:divBdr>
        </w:div>
        <w:div w:id="1597834011">
          <w:marLeft w:val="640"/>
          <w:marRight w:val="0"/>
          <w:marTop w:val="0"/>
          <w:marBottom w:val="0"/>
          <w:divBdr>
            <w:top w:val="none" w:sz="0" w:space="0" w:color="auto"/>
            <w:left w:val="none" w:sz="0" w:space="0" w:color="auto"/>
            <w:bottom w:val="none" w:sz="0" w:space="0" w:color="auto"/>
            <w:right w:val="none" w:sz="0" w:space="0" w:color="auto"/>
          </w:divBdr>
        </w:div>
        <w:div w:id="488324683">
          <w:marLeft w:val="640"/>
          <w:marRight w:val="0"/>
          <w:marTop w:val="0"/>
          <w:marBottom w:val="0"/>
          <w:divBdr>
            <w:top w:val="none" w:sz="0" w:space="0" w:color="auto"/>
            <w:left w:val="none" w:sz="0" w:space="0" w:color="auto"/>
            <w:bottom w:val="none" w:sz="0" w:space="0" w:color="auto"/>
            <w:right w:val="none" w:sz="0" w:space="0" w:color="auto"/>
          </w:divBdr>
        </w:div>
        <w:div w:id="1780953915">
          <w:marLeft w:val="640"/>
          <w:marRight w:val="0"/>
          <w:marTop w:val="0"/>
          <w:marBottom w:val="0"/>
          <w:divBdr>
            <w:top w:val="none" w:sz="0" w:space="0" w:color="auto"/>
            <w:left w:val="none" w:sz="0" w:space="0" w:color="auto"/>
            <w:bottom w:val="none" w:sz="0" w:space="0" w:color="auto"/>
            <w:right w:val="none" w:sz="0" w:space="0" w:color="auto"/>
          </w:divBdr>
        </w:div>
        <w:div w:id="1830360189">
          <w:marLeft w:val="640"/>
          <w:marRight w:val="0"/>
          <w:marTop w:val="0"/>
          <w:marBottom w:val="0"/>
          <w:divBdr>
            <w:top w:val="none" w:sz="0" w:space="0" w:color="auto"/>
            <w:left w:val="none" w:sz="0" w:space="0" w:color="auto"/>
            <w:bottom w:val="none" w:sz="0" w:space="0" w:color="auto"/>
            <w:right w:val="none" w:sz="0" w:space="0" w:color="auto"/>
          </w:divBdr>
        </w:div>
        <w:div w:id="2104448795">
          <w:marLeft w:val="640"/>
          <w:marRight w:val="0"/>
          <w:marTop w:val="0"/>
          <w:marBottom w:val="0"/>
          <w:divBdr>
            <w:top w:val="none" w:sz="0" w:space="0" w:color="auto"/>
            <w:left w:val="none" w:sz="0" w:space="0" w:color="auto"/>
            <w:bottom w:val="none" w:sz="0" w:space="0" w:color="auto"/>
            <w:right w:val="none" w:sz="0" w:space="0" w:color="auto"/>
          </w:divBdr>
        </w:div>
        <w:div w:id="970793077">
          <w:marLeft w:val="640"/>
          <w:marRight w:val="0"/>
          <w:marTop w:val="0"/>
          <w:marBottom w:val="0"/>
          <w:divBdr>
            <w:top w:val="none" w:sz="0" w:space="0" w:color="auto"/>
            <w:left w:val="none" w:sz="0" w:space="0" w:color="auto"/>
            <w:bottom w:val="none" w:sz="0" w:space="0" w:color="auto"/>
            <w:right w:val="none" w:sz="0" w:space="0" w:color="auto"/>
          </w:divBdr>
        </w:div>
        <w:div w:id="792481435">
          <w:marLeft w:val="640"/>
          <w:marRight w:val="0"/>
          <w:marTop w:val="0"/>
          <w:marBottom w:val="0"/>
          <w:divBdr>
            <w:top w:val="none" w:sz="0" w:space="0" w:color="auto"/>
            <w:left w:val="none" w:sz="0" w:space="0" w:color="auto"/>
            <w:bottom w:val="none" w:sz="0" w:space="0" w:color="auto"/>
            <w:right w:val="none" w:sz="0" w:space="0" w:color="auto"/>
          </w:divBdr>
        </w:div>
        <w:div w:id="1002010332">
          <w:marLeft w:val="640"/>
          <w:marRight w:val="0"/>
          <w:marTop w:val="0"/>
          <w:marBottom w:val="0"/>
          <w:divBdr>
            <w:top w:val="none" w:sz="0" w:space="0" w:color="auto"/>
            <w:left w:val="none" w:sz="0" w:space="0" w:color="auto"/>
            <w:bottom w:val="none" w:sz="0" w:space="0" w:color="auto"/>
            <w:right w:val="none" w:sz="0" w:space="0" w:color="auto"/>
          </w:divBdr>
        </w:div>
        <w:div w:id="132019860">
          <w:marLeft w:val="640"/>
          <w:marRight w:val="0"/>
          <w:marTop w:val="0"/>
          <w:marBottom w:val="0"/>
          <w:divBdr>
            <w:top w:val="none" w:sz="0" w:space="0" w:color="auto"/>
            <w:left w:val="none" w:sz="0" w:space="0" w:color="auto"/>
            <w:bottom w:val="none" w:sz="0" w:space="0" w:color="auto"/>
            <w:right w:val="none" w:sz="0" w:space="0" w:color="auto"/>
          </w:divBdr>
        </w:div>
        <w:div w:id="825053778">
          <w:marLeft w:val="640"/>
          <w:marRight w:val="0"/>
          <w:marTop w:val="0"/>
          <w:marBottom w:val="0"/>
          <w:divBdr>
            <w:top w:val="none" w:sz="0" w:space="0" w:color="auto"/>
            <w:left w:val="none" w:sz="0" w:space="0" w:color="auto"/>
            <w:bottom w:val="none" w:sz="0" w:space="0" w:color="auto"/>
            <w:right w:val="none" w:sz="0" w:space="0" w:color="auto"/>
          </w:divBdr>
        </w:div>
        <w:div w:id="574897224">
          <w:marLeft w:val="640"/>
          <w:marRight w:val="0"/>
          <w:marTop w:val="0"/>
          <w:marBottom w:val="0"/>
          <w:divBdr>
            <w:top w:val="none" w:sz="0" w:space="0" w:color="auto"/>
            <w:left w:val="none" w:sz="0" w:space="0" w:color="auto"/>
            <w:bottom w:val="none" w:sz="0" w:space="0" w:color="auto"/>
            <w:right w:val="none" w:sz="0" w:space="0" w:color="auto"/>
          </w:divBdr>
        </w:div>
        <w:div w:id="634601519">
          <w:marLeft w:val="640"/>
          <w:marRight w:val="0"/>
          <w:marTop w:val="0"/>
          <w:marBottom w:val="0"/>
          <w:divBdr>
            <w:top w:val="none" w:sz="0" w:space="0" w:color="auto"/>
            <w:left w:val="none" w:sz="0" w:space="0" w:color="auto"/>
            <w:bottom w:val="none" w:sz="0" w:space="0" w:color="auto"/>
            <w:right w:val="none" w:sz="0" w:space="0" w:color="auto"/>
          </w:divBdr>
        </w:div>
        <w:div w:id="1759519750">
          <w:marLeft w:val="640"/>
          <w:marRight w:val="0"/>
          <w:marTop w:val="0"/>
          <w:marBottom w:val="0"/>
          <w:divBdr>
            <w:top w:val="none" w:sz="0" w:space="0" w:color="auto"/>
            <w:left w:val="none" w:sz="0" w:space="0" w:color="auto"/>
            <w:bottom w:val="none" w:sz="0" w:space="0" w:color="auto"/>
            <w:right w:val="none" w:sz="0" w:space="0" w:color="auto"/>
          </w:divBdr>
        </w:div>
        <w:div w:id="353389754">
          <w:marLeft w:val="640"/>
          <w:marRight w:val="0"/>
          <w:marTop w:val="0"/>
          <w:marBottom w:val="0"/>
          <w:divBdr>
            <w:top w:val="none" w:sz="0" w:space="0" w:color="auto"/>
            <w:left w:val="none" w:sz="0" w:space="0" w:color="auto"/>
            <w:bottom w:val="none" w:sz="0" w:space="0" w:color="auto"/>
            <w:right w:val="none" w:sz="0" w:space="0" w:color="auto"/>
          </w:divBdr>
        </w:div>
        <w:div w:id="557932725">
          <w:marLeft w:val="640"/>
          <w:marRight w:val="0"/>
          <w:marTop w:val="0"/>
          <w:marBottom w:val="0"/>
          <w:divBdr>
            <w:top w:val="none" w:sz="0" w:space="0" w:color="auto"/>
            <w:left w:val="none" w:sz="0" w:space="0" w:color="auto"/>
            <w:bottom w:val="none" w:sz="0" w:space="0" w:color="auto"/>
            <w:right w:val="none" w:sz="0" w:space="0" w:color="auto"/>
          </w:divBdr>
        </w:div>
        <w:div w:id="502353504">
          <w:marLeft w:val="640"/>
          <w:marRight w:val="0"/>
          <w:marTop w:val="0"/>
          <w:marBottom w:val="0"/>
          <w:divBdr>
            <w:top w:val="none" w:sz="0" w:space="0" w:color="auto"/>
            <w:left w:val="none" w:sz="0" w:space="0" w:color="auto"/>
            <w:bottom w:val="none" w:sz="0" w:space="0" w:color="auto"/>
            <w:right w:val="none" w:sz="0" w:space="0" w:color="auto"/>
          </w:divBdr>
        </w:div>
        <w:div w:id="1368749965">
          <w:marLeft w:val="640"/>
          <w:marRight w:val="0"/>
          <w:marTop w:val="0"/>
          <w:marBottom w:val="0"/>
          <w:divBdr>
            <w:top w:val="none" w:sz="0" w:space="0" w:color="auto"/>
            <w:left w:val="none" w:sz="0" w:space="0" w:color="auto"/>
            <w:bottom w:val="none" w:sz="0" w:space="0" w:color="auto"/>
            <w:right w:val="none" w:sz="0" w:space="0" w:color="auto"/>
          </w:divBdr>
        </w:div>
        <w:div w:id="242028822">
          <w:marLeft w:val="640"/>
          <w:marRight w:val="0"/>
          <w:marTop w:val="0"/>
          <w:marBottom w:val="0"/>
          <w:divBdr>
            <w:top w:val="none" w:sz="0" w:space="0" w:color="auto"/>
            <w:left w:val="none" w:sz="0" w:space="0" w:color="auto"/>
            <w:bottom w:val="none" w:sz="0" w:space="0" w:color="auto"/>
            <w:right w:val="none" w:sz="0" w:space="0" w:color="auto"/>
          </w:divBdr>
        </w:div>
        <w:div w:id="42868270">
          <w:marLeft w:val="640"/>
          <w:marRight w:val="0"/>
          <w:marTop w:val="0"/>
          <w:marBottom w:val="0"/>
          <w:divBdr>
            <w:top w:val="none" w:sz="0" w:space="0" w:color="auto"/>
            <w:left w:val="none" w:sz="0" w:space="0" w:color="auto"/>
            <w:bottom w:val="none" w:sz="0" w:space="0" w:color="auto"/>
            <w:right w:val="none" w:sz="0" w:space="0" w:color="auto"/>
          </w:divBdr>
        </w:div>
        <w:div w:id="1674721198">
          <w:marLeft w:val="640"/>
          <w:marRight w:val="0"/>
          <w:marTop w:val="0"/>
          <w:marBottom w:val="0"/>
          <w:divBdr>
            <w:top w:val="none" w:sz="0" w:space="0" w:color="auto"/>
            <w:left w:val="none" w:sz="0" w:space="0" w:color="auto"/>
            <w:bottom w:val="none" w:sz="0" w:space="0" w:color="auto"/>
            <w:right w:val="none" w:sz="0" w:space="0" w:color="auto"/>
          </w:divBdr>
        </w:div>
        <w:div w:id="922300317">
          <w:marLeft w:val="640"/>
          <w:marRight w:val="0"/>
          <w:marTop w:val="0"/>
          <w:marBottom w:val="0"/>
          <w:divBdr>
            <w:top w:val="none" w:sz="0" w:space="0" w:color="auto"/>
            <w:left w:val="none" w:sz="0" w:space="0" w:color="auto"/>
            <w:bottom w:val="none" w:sz="0" w:space="0" w:color="auto"/>
            <w:right w:val="none" w:sz="0" w:space="0" w:color="auto"/>
          </w:divBdr>
        </w:div>
        <w:div w:id="507644090">
          <w:marLeft w:val="640"/>
          <w:marRight w:val="0"/>
          <w:marTop w:val="0"/>
          <w:marBottom w:val="0"/>
          <w:divBdr>
            <w:top w:val="none" w:sz="0" w:space="0" w:color="auto"/>
            <w:left w:val="none" w:sz="0" w:space="0" w:color="auto"/>
            <w:bottom w:val="none" w:sz="0" w:space="0" w:color="auto"/>
            <w:right w:val="none" w:sz="0" w:space="0" w:color="auto"/>
          </w:divBdr>
        </w:div>
        <w:div w:id="1154761310">
          <w:marLeft w:val="640"/>
          <w:marRight w:val="0"/>
          <w:marTop w:val="0"/>
          <w:marBottom w:val="0"/>
          <w:divBdr>
            <w:top w:val="none" w:sz="0" w:space="0" w:color="auto"/>
            <w:left w:val="none" w:sz="0" w:space="0" w:color="auto"/>
            <w:bottom w:val="none" w:sz="0" w:space="0" w:color="auto"/>
            <w:right w:val="none" w:sz="0" w:space="0" w:color="auto"/>
          </w:divBdr>
        </w:div>
        <w:div w:id="690061258">
          <w:marLeft w:val="640"/>
          <w:marRight w:val="0"/>
          <w:marTop w:val="0"/>
          <w:marBottom w:val="0"/>
          <w:divBdr>
            <w:top w:val="none" w:sz="0" w:space="0" w:color="auto"/>
            <w:left w:val="none" w:sz="0" w:space="0" w:color="auto"/>
            <w:bottom w:val="none" w:sz="0" w:space="0" w:color="auto"/>
            <w:right w:val="none" w:sz="0" w:space="0" w:color="auto"/>
          </w:divBdr>
        </w:div>
        <w:div w:id="554238148">
          <w:marLeft w:val="640"/>
          <w:marRight w:val="0"/>
          <w:marTop w:val="0"/>
          <w:marBottom w:val="0"/>
          <w:divBdr>
            <w:top w:val="none" w:sz="0" w:space="0" w:color="auto"/>
            <w:left w:val="none" w:sz="0" w:space="0" w:color="auto"/>
            <w:bottom w:val="none" w:sz="0" w:space="0" w:color="auto"/>
            <w:right w:val="none" w:sz="0" w:space="0" w:color="auto"/>
          </w:divBdr>
        </w:div>
        <w:div w:id="1456288509">
          <w:marLeft w:val="640"/>
          <w:marRight w:val="0"/>
          <w:marTop w:val="0"/>
          <w:marBottom w:val="0"/>
          <w:divBdr>
            <w:top w:val="none" w:sz="0" w:space="0" w:color="auto"/>
            <w:left w:val="none" w:sz="0" w:space="0" w:color="auto"/>
            <w:bottom w:val="none" w:sz="0" w:space="0" w:color="auto"/>
            <w:right w:val="none" w:sz="0" w:space="0" w:color="auto"/>
          </w:divBdr>
        </w:div>
        <w:div w:id="862325746">
          <w:marLeft w:val="640"/>
          <w:marRight w:val="0"/>
          <w:marTop w:val="0"/>
          <w:marBottom w:val="0"/>
          <w:divBdr>
            <w:top w:val="none" w:sz="0" w:space="0" w:color="auto"/>
            <w:left w:val="none" w:sz="0" w:space="0" w:color="auto"/>
            <w:bottom w:val="none" w:sz="0" w:space="0" w:color="auto"/>
            <w:right w:val="none" w:sz="0" w:space="0" w:color="auto"/>
          </w:divBdr>
        </w:div>
        <w:div w:id="1515074915">
          <w:marLeft w:val="640"/>
          <w:marRight w:val="0"/>
          <w:marTop w:val="0"/>
          <w:marBottom w:val="0"/>
          <w:divBdr>
            <w:top w:val="none" w:sz="0" w:space="0" w:color="auto"/>
            <w:left w:val="none" w:sz="0" w:space="0" w:color="auto"/>
            <w:bottom w:val="none" w:sz="0" w:space="0" w:color="auto"/>
            <w:right w:val="none" w:sz="0" w:space="0" w:color="auto"/>
          </w:divBdr>
        </w:div>
        <w:div w:id="582371063">
          <w:marLeft w:val="640"/>
          <w:marRight w:val="0"/>
          <w:marTop w:val="0"/>
          <w:marBottom w:val="0"/>
          <w:divBdr>
            <w:top w:val="none" w:sz="0" w:space="0" w:color="auto"/>
            <w:left w:val="none" w:sz="0" w:space="0" w:color="auto"/>
            <w:bottom w:val="none" w:sz="0" w:space="0" w:color="auto"/>
            <w:right w:val="none" w:sz="0" w:space="0" w:color="auto"/>
          </w:divBdr>
        </w:div>
        <w:div w:id="556627363">
          <w:marLeft w:val="640"/>
          <w:marRight w:val="0"/>
          <w:marTop w:val="0"/>
          <w:marBottom w:val="0"/>
          <w:divBdr>
            <w:top w:val="none" w:sz="0" w:space="0" w:color="auto"/>
            <w:left w:val="none" w:sz="0" w:space="0" w:color="auto"/>
            <w:bottom w:val="none" w:sz="0" w:space="0" w:color="auto"/>
            <w:right w:val="none" w:sz="0" w:space="0" w:color="auto"/>
          </w:divBdr>
        </w:div>
        <w:div w:id="500311815">
          <w:marLeft w:val="640"/>
          <w:marRight w:val="0"/>
          <w:marTop w:val="0"/>
          <w:marBottom w:val="0"/>
          <w:divBdr>
            <w:top w:val="none" w:sz="0" w:space="0" w:color="auto"/>
            <w:left w:val="none" w:sz="0" w:space="0" w:color="auto"/>
            <w:bottom w:val="none" w:sz="0" w:space="0" w:color="auto"/>
            <w:right w:val="none" w:sz="0" w:space="0" w:color="auto"/>
          </w:divBdr>
        </w:div>
        <w:div w:id="1028488673">
          <w:marLeft w:val="640"/>
          <w:marRight w:val="0"/>
          <w:marTop w:val="0"/>
          <w:marBottom w:val="0"/>
          <w:divBdr>
            <w:top w:val="none" w:sz="0" w:space="0" w:color="auto"/>
            <w:left w:val="none" w:sz="0" w:space="0" w:color="auto"/>
            <w:bottom w:val="none" w:sz="0" w:space="0" w:color="auto"/>
            <w:right w:val="none" w:sz="0" w:space="0" w:color="auto"/>
          </w:divBdr>
        </w:div>
        <w:div w:id="1315335720">
          <w:marLeft w:val="640"/>
          <w:marRight w:val="0"/>
          <w:marTop w:val="0"/>
          <w:marBottom w:val="0"/>
          <w:divBdr>
            <w:top w:val="none" w:sz="0" w:space="0" w:color="auto"/>
            <w:left w:val="none" w:sz="0" w:space="0" w:color="auto"/>
            <w:bottom w:val="none" w:sz="0" w:space="0" w:color="auto"/>
            <w:right w:val="none" w:sz="0" w:space="0" w:color="auto"/>
          </w:divBdr>
        </w:div>
        <w:div w:id="264264743">
          <w:marLeft w:val="640"/>
          <w:marRight w:val="0"/>
          <w:marTop w:val="0"/>
          <w:marBottom w:val="0"/>
          <w:divBdr>
            <w:top w:val="none" w:sz="0" w:space="0" w:color="auto"/>
            <w:left w:val="none" w:sz="0" w:space="0" w:color="auto"/>
            <w:bottom w:val="none" w:sz="0" w:space="0" w:color="auto"/>
            <w:right w:val="none" w:sz="0" w:space="0" w:color="auto"/>
          </w:divBdr>
        </w:div>
        <w:div w:id="1690716271">
          <w:marLeft w:val="640"/>
          <w:marRight w:val="0"/>
          <w:marTop w:val="0"/>
          <w:marBottom w:val="0"/>
          <w:divBdr>
            <w:top w:val="none" w:sz="0" w:space="0" w:color="auto"/>
            <w:left w:val="none" w:sz="0" w:space="0" w:color="auto"/>
            <w:bottom w:val="none" w:sz="0" w:space="0" w:color="auto"/>
            <w:right w:val="none" w:sz="0" w:space="0" w:color="auto"/>
          </w:divBdr>
        </w:div>
        <w:div w:id="1589803285">
          <w:marLeft w:val="640"/>
          <w:marRight w:val="0"/>
          <w:marTop w:val="0"/>
          <w:marBottom w:val="0"/>
          <w:divBdr>
            <w:top w:val="none" w:sz="0" w:space="0" w:color="auto"/>
            <w:left w:val="none" w:sz="0" w:space="0" w:color="auto"/>
            <w:bottom w:val="none" w:sz="0" w:space="0" w:color="auto"/>
            <w:right w:val="none" w:sz="0" w:space="0" w:color="auto"/>
          </w:divBdr>
        </w:div>
        <w:div w:id="986980006">
          <w:marLeft w:val="640"/>
          <w:marRight w:val="0"/>
          <w:marTop w:val="0"/>
          <w:marBottom w:val="0"/>
          <w:divBdr>
            <w:top w:val="none" w:sz="0" w:space="0" w:color="auto"/>
            <w:left w:val="none" w:sz="0" w:space="0" w:color="auto"/>
            <w:bottom w:val="none" w:sz="0" w:space="0" w:color="auto"/>
            <w:right w:val="none" w:sz="0" w:space="0" w:color="auto"/>
          </w:divBdr>
        </w:div>
        <w:div w:id="1550219374">
          <w:marLeft w:val="640"/>
          <w:marRight w:val="0"/>
          <w:marTop w:val="0"/>
          <w:marBottom w:val="0"/>
          <w:divBdr>
            <w:top w:val="none" w:sz="0" w:space="0" w:color="auto"/>
            <w:left w:val="none" w:sz="0" w:space="0" w:color="auto"/>
            <w:bottom w:val="none" w:sz="0" w:space="0" w:color="auto"/>
            <w:right w:val="none" w:sz="0" w:space="0" w:color="auto"/>
          </w:divBdr>
        </w:div>
        <w:div w:id="1246719495">
          <w:marLeft w:val="640"/>
          <w:marRight w:val="0"/>
          <w:marTop w:val="0"/>
          <w:marBottom w:val="0"/>
          <w:divBdr>
            <w:top w:val="none" w:sz="0" w:space="0" w:color="auto"/>
            <w:left w:val="none" w:sz="0" w:space="0" w:color="auto"/>
            <w:bottom w:val="none" w:sz="0" w:space="0" w:color="auto"/>
            <w:right w:val="none" w:sz="0" w:space="0" w:color="auto"/>
          </w:divBdr>
        </w:div>
        <w:div w:id="850611585">
          <w:marLeft w:val="640"/>
          <w:marRight w:val="0"/>
          <w:marTop w:val="0"/>
          <w:marBottom w:val="0"/>
          <w:divBdr>
            <w:top w:val="none" w:sz="0" w:space="0" w:color="auto"/>
            <w:left w:val="none" w:sz="0" w:space="0" w:color="auto"/>
            <w:bottom w:val="none" w:sz="0" w:space="0" w:color="auto"/>
            <w:right w:val="none" w:sz="0" w:space="0" w:color="auto"/>
          </w:divBdr>
        </w:div>
        <w:div w:id="1619875782">
          <w:marLeft w:val="640"/>
          <w:marRight w:val="0"/>
          <w:marTop w:val="0"/>
          <w:marBottom w:val="0"/>
          <w:divBdr>
            <w:top w:val="none" w:sz="0" w:space="0" w:color="auto"/>
            <w:left w:val="none" w:sz="0" w:space="0" w:color="auto"/>
            <w:bottom w:val="none" w:sz="0" w:space="0" w:color="auto"/>
            <w:right w:val="none" w:sz="0" w:space="0" w:color="auto"/>
          </w:divBdr>
        </w:div>
        <w:div w:id="1590309474">
          <w:marLeft w:val="640"/>
          <w:marRight w:val="0"/>
          <w:marTop w:val="0"/>
          <w:marBottom w:val="0"/>
          <w:divBdr>
            <w:top w:val="none" w:sz="0" w:space="0" w:color="auto"/>
            <w:left w:val="none" w:sz="0" w:space="0" w:color="auto"/>
            <w:bottom w:val="none" w:sz="0" w:space="0" w:color="auto"/>
            <w:right w:val="none" w:sz="0" w:space="0" w:color="auto"/>
          </w:divBdr>
        </w:div>
        <w:div w:id="2052729423">
          <w:marLeft w:val="640"/>
          <w:marRight w:val="0"/>
          <w:marTop w:val="0"/>
          <w:marBottom w:val="0"/>
          <w:divBdr>
            <w:top w:val="none" w:sz="0" w:space="0" w:color="auto"/>
            <w:left w:val="none" w:sz="0" w:space="0" w:color="auto"/>
            <w:bottom w:val="none" w:sz="0" w:space="0" w:color="auto"/>
            <w:right w:val="none" w:sz="0" w:space="0" w:color="auto"/>
          </w:divBdr>
        </w:div>
        <w:div w:id="614672253">
          <w:marLeft w:val="640"/>
          <w:marRight w:val="0"/>
          <w:marTop w:val="0"/>
          <w:marBottom w:val="0"/>
          <w:divBdr>
            <w:top w:val="none" w:sz="0" w:space="0" w:color="auto"/>
            <w:left w:val="none" w:sz="0" w:space="0" w:color="auto"/>
            <w:bottom w:val="none" w:sz="0" w:space="0" w:color="auto"/>
            <w:right w:val="none" w:sz="0" w:space="0" w:color="auto"/>
          </w:divBdr>
        </w:div>
        <w:div w:id="2000619193">
          <w:marLeft w:val="640"/>
          <w:marRight w:val="0"/>
          <w:marTop w:val="0"/>
          <w:marBottom w:val="0"/>
          <w:divBdr>
            <w:top w:val="none" w:sz="0" w:space="0" w:color="auto"/>
            <w:left w:val="none" w:sz="0" w:space="0" w:color="auto"/>
            <w:bottom w:val="none" w:sz="0" w:space="0" w:color="auto"/>
            <w:right w:val="none" w:sz="0" w:space="0" w:color="auto"/>
          </w:divBdr>
        </w:div>
        <w:div w:id="2005665857">
          <w:marLeft w:val="640"/>
          <w:marRight w:val="0"/>
          <w:marTop w:val="0"/>
          <w:marBottom w:val="0"/>
          <w:divBdr>
            <w:top w:val="none" w:sz="0" w:space="0" w:color="auto"/>
            <w:left w:val="none" w:sz="0" w:space="0" w:color="auto"/>
            <w:bottom w:val="none" w:sz="0" w:space="0" w:color="auto"/>
            <w:right w:val="none" w:sz="0" w:space="0" w:color="auto"/>
          </w:divBdr>
        </w:div>
        <w:div w:id="957488286">
          <w:marLeft w:val="640"/>
          <w:marRight w:val="0"/>
          <w:marTop w:val="0"/>
          <w:marBottom w:val="0"/>
          <w:divBdr>
            <w:top w:val="none" w:sz="0" w:space="0" w:color="auto"/>
            <w:left w:val="none" w:sz="0" w:space="0" w:color="auto"/>
            <w:bottom w:val="none" w:sz="0" w:space="0" w:color="auto"/>
            <w:right w:val="none" w:sz="0" w:space="0" w:color="auto"/>
          </w:divBdr>
        </w:div>
        <w:div w:id="1488211164">
          <w:marLeft w:val="640"/>
          <w:marRight w:val="0"/>
          <w:marTop w:val="0"/>
          <w:marBottom w:val="0"/>
          <w:divBdr>
            <w:top w:val="none" w:sz="0" w:space="0" w:color="auto"/>
            <w:left w:val="none" w:sz="0" w:space="0" w:color="auto"/>
            <w:bottom w:val="none" w:sz="0" w:space="0" w:color="auto"/>
            <w:right w:val="none" w:sz="0" w:space="0" w:color="auto"/>
          </w:divBdr>
        </w:div>
        <w:div w:id="601032639">
          <w:marLeft w:val="640"/>
          <w:marRight w:val="0"/>
          <w:marTop w:val="0"/>
          <w:marBottom w:val="0"/>
          <w:divBdr>
            <w:top w:val="none" w:sz="0" w:space="0" w:color="auto"/>
            <w:left w:val="none" w:sz="0" w:space="0" w:color="auto"/>
            <w:bottom w:val="none" w:sz="0" w:space="0" w:color="auto"/>
            <w:right w:val="none" w:sz="0" w:space="0" w:color="auto"/>
          </w:divBdr>
        </w:div>
        <w:div w:id="886113370">
          <w:marLeft w:val="640"/>
          <w:marRight w:val="0"/>
          <w:marTop w:val="0"/>
          <w:marBottom w:val="0"/>
          <w:divBdr>
            <w:top w:val="none" w:sz="0" w:space="0" w:color="auto"/>
            <w:left w:val="none" w:sz="0" w:space="0" w:color="auto"/>
            <w:bottom w:val="none" w:sz="0" w:space="0" w:color="auto"/>
            <w:right w:val="none" w:sz="0" w:space="0" w:color="auto"/>
          </w:divBdr>
        </w:div>
        <w:div w:id="1804958229">
          <w:marLeft w:val="640"/>
          <w:marRight w:val="0"/>
          <w:marTop w:val="0"/>
          <w:marBottom w:val="0"/>
          <w:divBdr>
            <w:top w:val="none" w:sz="0" w:space="0" w:color="auto"/>
            <w:left w:val="none" w:sz="0" w:space="0" w:color="auto"/>
            <w:bottom w:val="none" w:sz="0" w:space="0" w:color="auto"/>
            <w:right w:val="none" w:sz="0" w:space="0" w:color="auto"/>
          </w:divBdr>
        </w:div>
        <w:div w:id="302539700">
          <w:marLeft w:val="640"/>
          <w:marRight w:val="0"/>
          <w:marTop w:val="0"/>
          <w:marBottom w:val="0"/>
          <w:divBdr>
            <w:top w:val="none" w:sz="0" w:space="0" w:color="auto"/>
            <w:left w:val="none" w:sz="0" w:space="0" w:color="auto"/>
            <w:bottom w:val="none" w:sz="0" w:space="0" w:color="auto"/>
            <w:right w:val="none" w:sz="0" w:space="0" w:color="auto"/>
          </w:divBdr>
        </w:div>
        <w:div w:id="577984400">
          <w:marLeft w:val="640"/>
          <w:marRight w:val="0"/>
          <w:marTop w:val="0"/>
          <w:marBottom w:val="0"/>
          <w:divBdr>
            <w:top w:val="none" w:sz="0" w:space="0" w:color="auto"/>
            <w:left w:val="none" w:sz="0" w:space="0" w:color="auto"/>
            <w:bottom w:val="none" w:sz="0" w:space="0" w:color="auto"/>
            <w:right w:val="none" w:sz="0" w:space="0" w:color="auto"/>
          </w:divBdr>
        </w:div>
        <w:div w:id="1172141150">
          <w:marLeft w:val="640"/>
          <w:marRight w:val="0"/>
          <w:marTop w:val="0"/>
          <w:marBottom w:val="0"/>
          <w:divBdr>
            <w:top w:val="none" w:sz="0" w:space="0" w:color="auto"/>
            <w:left w:val="none" w:sz="0" w:space="0" w:color="auto"/>
            <w:bottom w:val="none" w:sz="0" w:space="0" w:color="auto"/>
            <w:right w:val="none" w:sz="0" w:space="0" w:color="auto"/>
          </w:divBdr>
        </w:div>
        <w:div w:id="1392997629">
          <w:marLeft w:val="640"/>
          <w:marRight w:val="0"/>
          <w:marTop w:val="0"/>
          <w:marBottom w:val="0"/>
          <w:divBdr>
            <w:top w:val="none" w:sz="0" w:space="0" w:color="auto"/>
            <w:left w:val="none" w:sz="0" w:space="0" w:color="auto"/>
            <w:bottom w:val="none" w:sz="0" w:space="0" w:color="auto"/>
            <w:right w:val="none" w:sz="0" w:space="0" w:color="auto"/>
          </w:divBdr>
        </w:div>
        <w:div w:id="792987118">
          <w:marLeft w:val="640"/>
          <w:marRight w:val="0"/>
          <w:marTop w:val="0"/>
          <w:marBottom w:val="0"/>
          <w:divBdr>
            <w:top w:val="none" w:sz="0" w:space="0" w:color="auto"/>
            <w:left w:val="none" w:sz="0" w:space="0" w:color="auto"/>
            <w:bottom w:val="none" w:sz="0" w:space="0" w:color="auto"/>
            <w:right w:val="none" w:sz="0" w:space="0" w:color="auto"/>
          </w:divBdr>
        </w:div>
        <w:div w:id="2022848676">
          <w:marLeft w:val="640"/>
          <w:marRight w:val="0"/>
          <w:marTop w:val="0"/>
          <w:marBottom w:val="0"/>
          <w:divBdr>
            <w:top w:val="none" w:sz="0" w:space="0" w:color="auto"/>
            <w:left w:val="none" w:sz="0" w:space="0" w:color="auto"/>
            <w:bottom w:val="none" w:sz="0" w:space="0" w:color="auto"/>
            <w:right w:val="none" w:sz="0" w:space="0" w:color="auto"/>
          </w:divBdr>
        </w:div>
        <w:div w:id="334844171">
          <w:marLeft w:val="640"/>
          <w:marRight w:val="0"/>
          <w:marTop w:val="0"/>
          <w:marBottom w:val="0"/>
          <w:divBdr>
            <w:top w:val="none" w:sz="0" w:space="0" w:color="auto"/>
            <w:left w:val="none" w:sz="0" w:space="0" w:color="auto"/>
            <w:bottom w:val="none" w:sz="0" w:space="0" w:color="auto"/>
            <w:right w:val="none" w:sz="0" w:space="0" w:color="auto"/>
          </w:divBdr>
        </w:div>
        <w:div w:id="571503954">
          <w:marLeft w:val="640"/>
          <w:marRight w:val="0"/>
          <w:marTop w:val="0"/>
          <w:marBottom w:val="0"/>
          <w:divBdr>
            <w:top w:val="none" w:sz="0" w:space="0" w:color="auto"/>
            <w:left w:val="none" w:sz="0" w:space="0" w:color="auto"/>
            <w:bottom w:val="none" w:sz="0" w:space="0" w:color="auto"/>
            <w:right w:val="none" w:sz="0" w:space="0" w:color="auto"/>
          </w:divBdr>
        </w:div>
        <w:div w:id="60567247">
          <w:marLeft w:val="640"/>
          <w:marRight w:val="0"/>
          <w:marTop w:val="0"/>
          <w:marBottom w:val="0"/>
          <w:divBdr>
            <w:top w:val="none" w:sz="0" w:space="0" w:color="auto"/>
            <w:left w:val="none" w:sz="0" w:space="0" w:color="auto"/>
            <w:bottom w:val="none" w:sz="0" w:space="0" w:color="auto"/>
            <w:right w:val="none" w:sz="0" w:space="0" w:color="auto"/>
          </w:divBdr>
        </w:div>
        <w:div w:id="1633098129">
          <w:marLeft w:val="640"/>
          <w:marRight w:val="0"/>
          <w:marTop w:val="0"/>
          <w:marBottom w:val="0"/>
          <w:divBdr>
            <w:top w:val="none" w:sz="0" w:space="0" w:color="auto"/>
            <w:left w:val="none" w:sz="0" w:space="0" w:color="auto"/>
            <w:bottom w:val="none" w:sz="0" w:space="0" w:color="auto"/>
            <w:right w:val="none" w:sz="0" w:space="0" w:color="auto"/>
          </w:divBdr>
        </w:div>
        <w:div w:id="1707951189">
          <w:marLeft w:val="640"/>
          <w:marRight w:val="0"/>
          <w:marTop w:val="0"/>
          <w:marBottom w:val="0"/>
          <w:divBdr>
            <w:top w:val="none" w:sz="0" w:space="0" w:color="auto"/>
            <w:left w:val="none" w:sz="0" w:space="0" w:color="auto"/>
            <w:bottom w:val="none" w:sz="0" w:space="0" w:color="auto"/>
            <w:right w:val="none" w:sz="0" w:space="0" w:color="auto"/>
          </w:divBdr>
        </w:div>
        <w:div w:id="101804069">
          <w:marLeft w:val="640"/>
          <w:marRight w:val="0"/>
          <w:marTop w:val="0"/>
          <w:marBottom w:val="0"/>
          <w:divBdr>
            <w:top w:val="none" w:sz="0" w:space="0" w:color="auto"/>
            <w:left w:val="none" w:sz="0" w:space="0" w:color="auto"/>
            <w:bottom w:val="none" w:sz="0" w:space="0" w:color="auto"/>
            <w:right w:val="none" w:sz="0" w:space="0" w:color="auto"/>
          </w:divBdr>
        </w:div>
        <w:div w:id="1760831518">
          <w:marLeft w:val="640"/>
          <w:marRight w:val="0"/>
          <w:marTop w:val="0"/>
          <w:marBottom w:val="0"/>
          <w:divBdr>
            <w:top w:val="none" w:sz="0" w:space="0" w:color="auto"/>
            <w:left w:val="none" w:sz="0" w:space="0" w:color="auto"/>
            <w:bottom w:val="none" w:sz="0" w:space="0" w:color="auto"/>
            <w:right w:val="none" w:sz="0" w:space="0" w:color="auto"/>
          </w:divBdr>
        </w:div>
        <w:div w:id="466971319">
          <w:marLeft w:val="640"/>
          <w:marRight w:val="0"/>
          <w:marTop w:val="0"/>
          <w:marBottom w:val="0"/>
          <w:divBdr>
            <w:top w:val="none" w:sz="0" w:space="0" w:color="auto"/>
            <w:left w:val="none" w:sz="0" w:space="0" w:color="auto"/>
            <w:bottom w:val="none" w:sz="0" w:space="0" w:color="auto"/>
            <w:right w:val="none" w:sz="0" w:space="0" w:color="auto"/>
          </w:divBdr>
        </w:div>
        <w:div w:id="442310562">
          <w:marLeft w:val="640"/>
          <w:marRight w:val="0"/>
          <w:marTop w:val="0"/>
          <w:marBottom w:val="0"/>
          <w:divBdr>
            <w:top w:val="none" w:sz="0" w:space="0" w:color="auto"/>
            <w:left w:val="none" w:sz="0" w:space="0" w:color="auto"/>
            <w:bottom w:val="none" w:sz="0" w:space="0" w:color="auto"/>
            <w:right w:val="none" w:sz="0" w:space="0" w:color="auto"/>
          </w:divBdr>
        </w:div>
        <w:div w:id="206333518">
          <w:marLeft w:val="640"/>
          <w:marRight w:val="0"/>
          <w:marTop w:val="0"/>
          <w:marBottom w:val="0"/>
          <w:divBdr>
            <w:top w:val="none" w:sz="0" w:space="0" w:color="auto"/>
            <w:left w:val="none" w:sz="0" w:space="0" w:color="auto"/>
            <w:bottom w:val="none" w:sz="0" w:space="0" w:color="auto"/>
            <w:right w:val="none" w:sz="0" w:space="0" w:color="auto"/>
          </w:divBdr>
        </w:div>
        <w:div w:id="1826816907">
          <w:marLeft w:val="640"/>
          <w:marRight w:val="0"/>
          <w:marTop w:val="0"/>
          <w:marBottom w:val="0"/>
          <w:divBdr>
            <w:top w:val="none" w:sz="0" w:space="0" w:color="auto"/>
            <w:left w:val="none" w:sz="0" w:space="0" w:color="auto"/>
            <w:bottom w:val="none" w:sz="0" w:space="0" w:color="auto"/>
            <w:right w:val="none" w:sz="0" w:space="0" w:color="auto"/>
          </w:divBdr>
        </w:div>
        <w:div w:id="2108259681">
          <w:marLeft w:val="640"/>
          <w:marRight w:val="0"/>
          <w:marTop w:val="0"/>
          <w:marBottom w:val="0"/>
          <w:divBdr>
            <w:top w:val="none" w:sz="0" w:space="0" w:color="auto"/>
            <w:left w:val="none" w:sz="0" w:space="0" w:color="auto"/>
            <w:bottom w:val="none" w:sz="0" w:space="0" w:color="auto"/>
            <w:right w:val="none" w:sz="0" w:space="0" w:color="auto"/>
          </w:divBdr>
        </w:div>
        <w:div w:id="413162013">
          <w:marLeft w:val="640"/>
          <w:marRight w:val="0"/>
          <w:marTop w:val="0"/>
          <w:marBottom w:val="0"/>
          <w:divBdr>
            <w:top w:val="none" w:sz="0" w:space="0" w:color="auto"/>
            <w:left w:val="none" w:sz="0" w:space="0" w:color="auto"/>
            <w:bottom w:val="none" w:sz="0" w:space="0" w:color="auto"/>
            <w:right w:val="none" w:sz="0" w:space="0" w:color="auto"/>
          </w:divBdr>
        </w:div>
        <w:div w:id="1076319885">
          <w:marLeft w:val="640"/>
          <w:marRight w:val="0"/>
          <w:marTop w:val="0"/>
          <w:marBottom w:val="0"/>
          <w:divBdr>
            <w:top w:val="none" w:sz="0" w:space="0" w:color="auto"/>
            <w:left w:val="none" w:sz="0" w:space="0" w:color="auto"/>
            <w:bottom w:val="none" w:sz="0" w:space="0" w:color="auto"/>
            <w:right w:val="none" w:sz="0" w:space="0" w:color="auto"/>
          </w:divBdr>
        </w:div>
        <w:div w:id="3094561">
          <w:marLeft w:val="640"/>
          <w:marRight w:val="0"/>
          <w:marTop w:val="0"/>
          <w:marBottom w:val="0"/>
          <w:divBdr>
            <w:top w:val="none" w:sz="0" w:space="0" w:color="auto"/>
            <w:left w:val="none" w:sz="0" w:space="0" w:color="auto"/>
            <w:bottom w:val="none" w:sz="0" w:space="0" w:color="auto"/>
            <w:right w:val="none" w:sz="0" w:space="0" w:color="auto"/>
          </w:divBdr>
        </w:div>
        <w:div w:id="1532262323">
          <w:marLeft w:val="640"/>
          <w:marRight w:val="0"/>
          <w:marTop w:val="0"/>
          <w:marBottom w:val="0"/>
          <w:divBdr>
            <w:top w:val="none" w:sz="0" w:space="0" w:color="auto"/>
            <w:left w:val="none" w:sz="0" w:space="0" w:color="auto"/>
            <w:bottom w:val="none" w:sz="0" w:space="0" w:color="auto"/>
            <w:right w:val="none" w:sz="0" w:space="0" w:color="auto"/>
          </w:divBdr>
        </w:div>
        <w:div w:id="777915074">
          <w:marLeft w:val="640"/>
          <w:marRight w:val="0"/>
          <w:marTop w:val="0"/>
          <w:marBottom w:val="0"/>
          <w:divBdr>
            <w:top w:val="none" w:sz="0" w:space="0" w:color="auto"/>
            <w:left w:val="none" w:sz="0" w:space="0" w:color="auto"/>
            <w:bottom w:val="none" w:sz="0" w:space="0" w:color="auto"/>
            <w:right w:val="none" w:sz="0" w:space="0" w:color="auto"/>
          </w:divBdr>
        </w:div>
        <w:div w:id="1263684802">
          <w:marLeft w:val="640"/>
          <w:marRight w:val="0"/>
          <w:marTop w:val="0"/>
          <w:marBottom w:val="0"/>
          <w:divBdr>
            <w:top w:val="none" w:sz="0" w:space="0" w:color="auto"/>
            <w:left w:val="none" w:sz="0" w:space="0" w:color="auto"/>
            <w:bottom w:val="none" w:sz="0" w:space="0" w:color="auto"/>
            <w:right w:val="none" w:sz="0" w:space="0" w:color="auto"/>
          </w:divBdr>
        </w:div>
        <w:div w:id="1422678431">
          <w:marLeft w:val="640"/>
          <w:marRight w:val="0"/>
          <w:marTop w:val="0"/>
          <w:marBottom w:val="0"/>
          <w:divBdr>
            <w:top w:val="none" w:sz="0" w:space="0" w:color="auto"/>
            <w:left w:val="none" w:sz="0" w:space="0" w:color="auto"/>
            <w:bottom w:val="none" w:sz="0" w:space="0" w:color="auto"/>
            <w:right w:val="none" w:sz="0" w:space="0" w:color="auto"/>
          </w:divBdr>
        </w:div>
        <w:div w:id="1569458415">
          <w:marLeft w:val="640"/>
          <w:marRight w:val="0"/>
          <w:marTop w:val="0"/>
          <w:marBottom w:val="0"/>
          <w:divBdr>
            <w:top w:val="none" w:sz="0" w:space="0" w:color="auto"/>
            <w:left w:val="none" w:sz="0" w:space="0" w:color="auto"/>
            <w:bottom w:val="none" w:sz="0" w:space="0" w:color="auto"/>
            <w:right w:val="none" w:sz="0" w:space="0" w:color="auto"/>
          </w:divBdr>
        </w:div>
        <w:div w:id="1400716212">
          <w:marLeft w:val="640"/>
          <w:marRight w:val="0"/>
          <w:marTop w:val="0"/>
          <w:marBottom w:val="0"/>
          <w:divBdr>
            <w:top w:val="none" w:sz="0" w:space="0" w:color="auto"/>
            <w:left w:val="none" w:sz="0" w:space="0" w:color="auto"/>
            <w:bottom w:val="none" w:sz="0" w:space="0" w:color="auto"/>
            <w:right w:val="none" w:sz="0" w:space="0" w:color="auto"/>
          </w:divBdr>
        </w:div>
        <w:div w:id="1922714933">
          <w:marLeft w:val="640"/>
          <w:marRight w:val="0"/>
          <w:marTop w:val="0"/>
          <w:marBottom w:val="0"/>
          <w:divBdr>
            <w:top w:val="none" w:sz="0" w:space="0" w:color="auto"/>
            <w:left w:val="none" w:sz="0" w:space="0" w:color="auto"/>
            <w:bottom w:val="none" w:sz="0" w:space="0" w:color="auto"/>
            <w:right w:val="none" w:sz="0" w:space="0" w:color="auto"/>
          </w:divBdr>
        </w:div>
        <w:div w:id="2014215738">
          <w:marLeft w:val="640"/>
          <w:marRight w:val="0"/>
          <w:marTop w:val="0"/>
          <w:marBottom w:val="0"/>
          <w:divBdr>
            <w:top w:val="none" w:sz="0" w:space="0" w:color="auto"/>
            <w:left w:val="none" w:sz="0" w:space="0" w:color="auto"/>
            <w:bottom w:val="none" w:sz="0" w:space="0" w:color="auto"/>
            <w:right w:val="none" w:sz="0" w:space="0" w:color="auto"/>
          </w:divBdr>
        </w:div>
        <w:div w:id="423306109">
          <w:marLeft w:val="640"/>
          <w:marRight w:val="0"/>
          <w:marTop w:val="0"/>
          <w:marBottom w:val="0"/>
          <w:divBdr>
            <w:top w:val="none" w:sz="0" w:space="0" w:color="auto"/>
            <w:left w:val="none" w:sz="0" w:space="0" w:color="auto"/>
            <w:bottom w:val="none" w:sz="0" w:space="0" w:color="auto"/>
            <w:right w:val="none" w:sz="0" w:space="0" w:color="auto"/>
          </w:divBdr>
        </w:div>
        <w:div w:id="252707445">
          <w:marLeft w:val="640"/>
          <w:marRight w:val="0"/>
          <w:marTop w:val="0"/>
          <w:marBottom w:val="0"/>
          <w:divBdr>
            <w:top w:val="none" w:sz="0" w:space="0" w:color="auto"/>
            <w:left w:val="none" w:sz="0" w:space="0" w:color="auto"/>
            <w:bottom w:val="none" w:sz="0" w:space="0" w:color="auto"/>
            <w:right w:val="none" w:sz="0" w:space="0" w:color="auto"/>
          </w:divBdr>
        </w:div>
        <w:div w:id="1198356151">
          <w:marLeft w:val="640"/>
          <w:marRight w:val="0"/>
          <w:marTop w:val="0"/>
          <w:marBottom w:val="0"/>
          <w:divBdr>
            <w:top w:val="none" w:sz="0" w:space="0" w:color="auto"/>
            <w:left w:val="none" w:sz="0" w:space="0" w:color="auto"/>
            <w:bottom w:val="none" w:sz="0" w:space="0" w:color="auto"/>
            <w:right w:val="none" w:sz="0" w:space="0" w:color="auto"/>
          </w:divBdr>
        </w:div>
      </w:divsChild>
    </w:div>
    <w:div w:id="2091804385">
      <w:bodyDiv w:val="1"/>
      <w:marLeft w:val="0"/>
      <w:marRight w:val="0"/>
      <w:marTop w:val="0"/>
      <w:marBottom w:val="0"/>
      <w:divBdr>
        <w:top w:val="none" w:sz="0" w:space="0" w:color="auto"/>
        <w:left w:val="none" w:sz="0" w:space="0" w:color="auto"/>
        <w:bottom w:val="none" w:sz="0" w:space="0" w:color="auto"/>
        <w:right w:val="none" w:sz="0" w:space="0" w:color="auto"/>
      </w:divBdr>
      <w:divsChild>
        <w:div w:id="704134476">
          <w:marLeft w:val="640"/>
          <w:marRight w:val="0"/>
          <w:marTop w:val="0"/>
          <w:marBottom w:val="0"/>
          <w:divBdr>
            <w:top w:val="none" w:sz="0" w:space="0" w:color="auto"/>
            <w:left w:val="none" w:sz="0" w:space="0" w:color="auto"/>
            <w:bottom w:val="none" w:sz="0" w:space="0" w:color="auto"/>
            <w:right w:val="none" w:sz="0" w:space="0" w:color="auto"/>
          </w:divBdr>
        </w:div>
        <w:div w:id="506211233">
          <w:marLeft w:val="640"/>
          <w:marRight w:val="0"/>
          <w:marTop w:val="0"/>
          <w:marBottom w:val="0"/>
          <w:divBdr>
            <w:top w:val="none" w:sz="0" w:space="0" w:color="auto"/>
            <w:left w:val="none" w:sz="0" w:space="0" w:color="auto"/>
            <w:bottom w:val="none" w:sz="0" w:space="0" w:color="auto"/>
            <w:right w:val="none" w:sz="0" w:space="0" w:color="auto"/>
          </w:divBdr>
        </w:div>
        <w:div w:id="1418551958">
          <w:marLeft w:val="640"/>
          <w:marRight w:val="0"/>
          <w:marTop w:val="0"/>
          <w:marBottom w:val="0"/>
          <w:divBdr>
            <w:top w:val="none" w:sz="0" w:space="0" w:color="auto"/>
            <w:left w:val="none" w:sz="0" w:space="0" w:color="auto"/>
            <w:bottom w:val="none" w:sz="0" w:space="0" w:color="auto"/>
            <w:right w:val="none" w:sz="0" w:space="0" w:color="auto"/>
          </w:divBdr>
        </w:div>
        <w:div w:id="1051734635">
          <w:marLeft w:val="640"/>
          <w:marRight w:val="0"/>
          <w:marTop w:val="0"/>
          <w:marBottom w:val="0"/>
          <w:divBdr>
            <w:top w:val="none" w:sz="0" w:space="0" w:color="auto"/>
            <w:left w:val="none" w:sz="0" w:space="0" w:color="auto"/>
            <w:bottom w:val="none" w:sz="0" w:space="0" w:color="auto"/>
            <w:right w:val="none" w:sz="0" w:space="0" w:color="auto"/>
          </w:divBdr>
        </w:div>
        <w:div w:id="1197935516">
          <w:marLeft w:val="640"/>
          <w:marRight w:val="0"/>
          <w:marTop w:val="0"/>
          <w:marBottom w:val="0"/>
          <w:divBdr>
            <w:top w:val="none" w:sz="0" w:space="0" w:color="auto"/>
            <w:left w:val="none" w:sz="0" w:space="0" w:color="auto"/>
            <w:bottom w:val="none" w:sz="0" w:space="0" w:color="auto"/>
            <w:right w:val="none" w:sz="0" w:space="0" w:color="auto"/>
          </w:divBdr>
        </w:div>
        <w:div w:id="1890417608">
          <w:marLeft w:val="640"/>
          <w:marRight w:val="0"/>
          <w:marTop w:val="0"/>
          <w:marBottom w:val="0"/>
          <w:divBdr>
            <w:top w:val="none" w:sz="0" w:space="0" w:color="auto"/>
            <w:left w:val="none" w:sz="0" w:space="0" w:color="auto"/>
            <w:bottom w:val="none" w:sz="0" w:space="0" w:color="auto"/>
            <w:right w:val="none" w:sz="0" w:space="0" w:color="auto"/>
          </w:divBdr>
        </w:div>
        <w:div w:id="1404644158">
          <w:marLeft w:val="640"/>
          <w:marRight w:val="0"/>
          <w:marTop w:val="0"/>
          <w:marBottom w:val="0"/>
          <w:divBdr>
            <w:top w:val="none" w:sz="0" w:space="0" w:color="auto"/>
            <w:left w:val="none" w:sz="0" w:space="0" w:color="auto"/>
            <w:bottom w:val="none" w:sz="0" w:space="0" w:color="auto"/>
            <w:right w:val="none" w:sz="0" w:space="0" w:color="auto"/>
          </w:divBdr>
        </w:div>
        <w:div w:id="249628271">
          <w:marLeft w:val="640"/>
          <w:marRight w:val="0"/>
          <w:marTop w:val="0"/>
          <w:marBottom w:val="0"/>
          <w:divBdr>
            <w:top w:val="none" w:sz="0" w:space="0" w:color="auto"/>
            <w:left w:val="none" w:sz="0" w:space="0" w:color="auto"/>
            <w:bottom w:val="none" w:sz="0" w:space="0" w:color="auto"/>
            <w:right w:val="none" w:sz="0" w:space="0" w:color="auto"/>
          </w:divBdr>
        </w:div>
        <w:div w:id="1465779002">
          <w:marLeft w:val="640"/>
          <w:marRight w:val="0"/>
          <w:marTop w:val="0"/>
          <w:marBottom w:val="0"/>
          <w:divBdr>
            <w:top w:val="none" w:sz="0" w:space="0" w:color="auto"/>
            <w:left w:val="none" w:sz="0" w:space="0" w:color="auto"/>
            <w:bottom w:val="none" w:sz="0" w:space="0" w:color="auto"/>
            <w:right w:val="none" w:sz="0" w:space="0" w:color="auto"/>
          </w:divBdr>
        </w:div>
        <w:div w:id="1540777415">
          <w:marLeft w:val="640"/>
          <w:marRight w:val="0"/>
          <w:marTop w:val="0"/>
          <w:marBottom w:val="0"/>
          <w:divBdr>
            <w:top w:val="none" w:sz="0" w:space="0" w:color="auto"/>
            <w:left w:val="none" w:sz="0" w:space="0" w:color="auto"/>
            <w:bottom w:val="none" w:sz="0" w:space="0" w:color="auto"/>
            <w:right w:val="none" w:sz="0" w:space="0" w:color="auto"/>
          </w:divBdr>
        </w:div>
        <w:div w:id="882444194">
          <w:marLeft w:val="640"/>
          <w:marRight w:val="0"/>
          <w:marTop w:val="0"/>
          <w:marBottom w:val="0"/>
          <w:divBdr>
            <w:top w:val="none" w:sz="0" w:space="0" w:color="auto"/>
            <w:left w:val="none" w:sz="0" w:space="0" w:color="auto"/>
            <w:bottom w:val="none" w:sz="0" w:space="0" w:color="auto"/>
            <w:right w:val="none" w:sz="0" w:space="0" w:color="auto"/>
          </w:divBdr>
        </w:div>
        <w:div w:id="1603606740">
          <w:marLeft w:val="640"/>
          <w:marRight w:val="0"/>
          <w:marTop w:val="0"/>
          <w:marBottom w:val="0"/>
          <w:divBdr>
            <w:top w:val="none" w:sz="0" w:space="0" w:color="auto"/>
            <w:left w:val="none" w:sz="0" w:space="0" w:color="auto"/>
            <w:bottom w:val="none" w:sz="0" w:space="0" w:color="auto"/>
            <w:right w:val="none" w:sz="0" w:space="0" w:color="auto"/>
          </w:divBdr>
        </w:div>
        <w:div w:id="93668080">
          <w:marLeft w:val="640"/>
          <w:marRight w:val="0"/>
          <w:marTop w:val="0"/>
          <w:marBottom w:val="0"/>
          <w:divBdr>
            <w:top w:val="none" w:sz="0" w:space="0" w:color="auto"/>
            <w:left w:val="none" w:sz="0" w:space="0" w:color="auto"/>
            <w:bottom w:val="none" w:sz="0" w:space="0" w:color="auto"/>
            <w:right w:val="none" w:sz="0" w:space="0" w:color="auto"/>
          </w:divBdr>
        </w:div>
        <w:div w:id="2126650236">
          <w:marLeft w:val="640"/>
          <w:marRight w:val="0"/>
          <w:marTop w:val="0"/>
          <w:marBottom w:val="0"/>
          <w:divBdr>
            <w:top w:val="none" w:sz="0" w:space="0" w:color="auto"/>
            <w:left w:val="none" w:sz="0" w:space="0" w:color="auto"/>
            <w:bottom w:val="none" w:sz="0" w:space="0" w:color="auto"/>
            <w:right w:val="none" w:sz="0" w:space="0" w:color="auto"/>
          </w:divBdr>
        </w:div>
        <w:div w:id="1955356810">
          <w:marLeft w:val="640"/>
          <w:marRight w:val="0"/>
          <w:marTop w:val="0"/>
          <w:marBottom w:val="0"/>
          <w:divBdr>
            <w:top w:val="none" w:sz="0" w:space="0" w:color="auto"/>
            <w:left w:val="none" w:sz="0" w:space="0" w:color="auto"/>
            <w:bottom w:val="none" w:sz="0" w:space="0" w:color="auto"/>
            <w:right w:val="none" w:sz="0" w:space="0" w:color="auto"/>
          </w:divBdr>
        </w:div>
        <w:div w:id="554632940">
          <w:marLeft w:val="640"/>
          <w:marRight w:val="0"/>
          <w:marTop w:val="0"/>
          <w:marBottom w:val="0"/>
          <w:divBdr>
            <w:top w:val="none" w:sz="0" w:space="0" w:color="auto"/>
            <w:left w:val="none" w:sz="0" w:space="0" w:color="auto"/>
            <w:bottom w:val="none" w:sz="0" w:space="0" w:color="auto"/>
            <w:right w:val="none" w:sz="0" w:space="0" w:color="auto"/>
          </w:divBdr>
        </w:div>
        <w:div w:id="682558885">
          <w:marLeft w:val="640"/>
          <w:marRight w:val="0"/>
          <w:marTop w:val="0"/>
          <w:marBottom w:val="0"/>
          <w:divBdr>
            <w:top w:val="none" w:sz="0" w:space="0" w:color="auto"/>
            <w:left w:val="none" w:sz="0" w:space="0" w:color="auto"/>
            <w:bottom w:val="none" w:sz="0" w:space="0" w:color="auto"/>
            <w:right w:val="none" w:sz="0" w:space="0" w:color="auto"/>
          </w:divBdr>
        </w:div>
        <w:div w:id="112092338">
          <w:marLeft w:val="640"/>
          <w:marRight w:val="0"/>
          <w:marTop w:val="0"/>
          <w:marBottom w:val="0"/>
          <w:divBdr>
            <w:top w:val="none" w:sz="0" w:space="0" w:color="auto"/>
            <w:left w:val="none" w:sz="0" w:space="0" w:color="auto"/>
            <w:bottom w:val="none" w:sz="0" w:space="0" w:color="auto"/>
            <w:right w:val="none" w:sz="0" w:space="0" w:color="auto"/>
          </w:divBdr>
        </w:div>
        <w:div w:id="343872222">
          <w:marLeft w:val="640"/>
          <w:marRight w:val="0"/>
          <w:marTop w:val="0"/>
          <w:marBottom w:val="0"/>
          <w:divBdr>
            <w:top w:val="none" w:sz="0" w:space="0" w:color="auto"/>
            <w:left w:val="none" w:sz="0" w:space="0" w:color="auto"/>
            <w:bottom w:val="none" w:sz="0" w:space="0" w:color="auto"/>
            <w:right w:val="none" w:sz="0" w:space="0" w:color="auto"/>
          </w:divBdr>
        </w:div>
        <w:div w:id="1797134679">
          <w:marLeft w:val="640"/>
          <w:marRight w:val="0"/>
          <w:marTop w:val="0"/>
          <w:marBottom w:val="0"/>
          <w:divBdr>
            <w:top w:val="none" w:sz="0" w:space="0" w:color="auto"/>
            <w:left w:val="none" w:sz="0" w:space="0" w:color="auto"/>
            <w:bottom w:val="none" w:sz="0" w:space="0" w:color="auto"/>
            <w:right w:val="none" w:sz="0" w:space="0" w:color="auto"/>
          </w:divBdr>
        </w:div>
        <w:div w:id="1044057783">
          <w:marLeft w:val="640"/>
          <w:marRight w:val="0"/>
          <w:marTop w:val="0"/>
          <w:marBottom w:val="0"/>
          <w:divBdr>
            <w:top w:val="none" w:sz="0" w:space="0" w:color="auto"/>
            <w:left w:val="none" w:sz="0" w:space="0" w:color="auto"/>
            <w:bottom w:val="none" w:sz="0" w:space="0" w:color="auto"/>
            <w:right w:val="none" w:sz="0" w:space="0" w:color="auto"/>
          </w:divBdr>
        </w:div>
        <w:div w:id="155804700">
          <w:marLeft w:val="640"/>
          <w:marRight w:val="0"/>
          <w:marTop w:val="0"/>
          <w:marBottom w:val="0"/>
          <w:divBdr>
            <w:top w:val="none" w:sz="0" w:space="0" w:color="auto"/>
            <w:left w:val="none" w:sz="0" w:space="0" w:color="auto"/>
            <w:bottom w:val="none" w:sz="0" w:space="0" w:color="auto"/>
            <w:right w:val="none" w:sz="0" w:space="0" w:color="auto"/>
          </w:divBdr>
        </w:div>
        <w:div w:id="761684967">
          <w:marLeft w:val="640"/>
          <w:marRight w:val="0"/>
          <w:marTop w:val="0"/>
          <w:marBottom w:val="0"/>
          <w:divBdr>
            <w:top w:val="none" w:sz="0" w:space="0" w:color="auto"/>
            <w:left w:val="none" w:sz="0" w:space="0" w:color="auto"/>
            <w:bottom w:val="none" w:sz="0" w:space="0" w:color="auto"/>
            <w:right w:val="none" w:sz="0" w:space="0" w:color="auto"/>
          </w:divBdr>
        </w:div>
        <w:div w:id="1087850650">
          <w:marLeft w:val="640"/>
          <w:marRight w:val="0"/>
          <w:marTop w:val="0"/>
          <w:marBottom w:val="0"/>
          <w:divBdr>
            <w:top w:val="none" w:sz="0" w:space="0" w:color="auto"/>
            <w:left w:val="none" w:sz="0" w:space="0" w:color="auto"/>
            <w:bottom w:val="none" w:sz="0" w:space="0" w:color="auto"/>
            <w:right w:val="none" w:sz="0" w:space="0" w:color="auto"/>
          </w:divBdr>
        </w:div>
        <w:div w:id="1385183099">
          <w:marLeft w:val="640"/>
          <w:marRight w:val="0"/>
          <w:marTop w:val="0"/>
          <w:marBottom w:val="0"/>
          <w:divBdr>
            <w:top w:val="none" w:sz="0" w:space="0" w:color="auto"/>
            <w:left w:val="none" w:sz="0" w:space="0" w:color="auto"/>
            <w:bottom w:val="none" w:sz="0" w:space="0" w:color="auto"/>
            <w:right w:val="none" w:sz="0" w:space="0" w:color="auto"/>
          </w:divBdr>
        </w:div>
        <w:div w:id="2112821409">
          <w:marLeft w:val="640"/>
          <w:marRight w:val="0"/>
          <w:marTop w:val="0"/>
          <w:marBottom w:val="0"/>
          <w:divBdr>
            <w:top w:val="none" w:sz="0" w:space="0" w:color="auto"/>
            <w:left w:val="none" w:sz="0" w:space="0" w:color="auto"/>
            <w:bottom w:val="none" w:sz="0" w:space="0" w:color="auto"/>
            <w:right w:val="none" w:sz="0" w:space="0" w:color="auto"/>
          </w:divBdr>
        </w:div>
        <w:div w:id="1470199635">
          <w:marLeft w:val="640"/>
          <w:marRight w:val="0"/>
          <w:marTop w:val="0"/>
          <w:marBottom w:val="0"/>
          <w:divBdr>
            <w:top w:val="none" w:sz="0" w:space="0" w:color="auto"/>
            <w:left w:val="none" w:sz="0" w:space="0" w:color="auto"/>
            <w:bottom w:val="none" w:sz="0" w:space="0" w:color="auto"/>
            <w:right w:val="none" w:sz="0" w:space="0" w:color="auto"/>
          </w:divBdr>
        </w:div>
        <w:div w:id="1740471594">
          <w:marLeft w:val="640"/>
          <w:marRight w:val="0"/>
          <w:marTop w:val="0"/>
          <w:marBottom w:val="0"/>
          <w:divBdr>
            <w:top w:val="none" w:sz="0" w:space="0" w:color="auto"/>
            <w:left w:val="none" w:sz="0" w:space="0" w:color="auto"/>
            <w:bottom w:val="none" w:sz="0" w:space="0" w:color="auto"/>
            <w:right w:val="none" w:sz="0" w:space="0" w:color="auto"/>
          </w:divBdr>
        </w:div>
        <w:div w:id="1686593679">
          <w:marLeft w:val="640"/>
          <w:marRight w:val="0"/>
          <w:marTop w:val="0"/>
          <w:marBottom w:val="0"/>
          <w:divBdr>
            <w:top w:val="none" w:sz="0" w:space="0" w:color="auto"/>
            <w:left w:val="none" w:sz="0" w:space="0" w:color="auto"/>
            <w:bottom w:val="none" w:sz="0" w:space="0" w:color="auto"/>
            <w:right w:val="none" w:sz="0" w:space="0" w:color="auto"/>
          </w:divBdr>
        </w:div>
        <w:div w:id="1717049715">
          <w:marLeft w:val="640"/>
          <w:marRight w:val="0"/>
          <w:marTop w:val="0"/>
          <w:marBottom w:val="0"/>
          <w:divBdr>
            <w:top w:val="none" w:sz="0" w:space="0" w:color="auto"/>
            <w:left w:val="none" w:sz="0" w:space="0" w:color="auto"/>
            <w:bottom w:val="none" w:sz="0" w:space="0" w:color="auto"/>
            <w:right w:val="none" w:sz="0" w:space="0" w:color="auto"/>
          </w:divBdr>
        </w:div>
        <w:div w:id="1497530222">
          <w:marLeft w:val="640"/>
          <w:marRight w:val="0"/>
          <w:marTop w:val="0"/>
          <w:marBottom w:val="0"/>
          <w:divBdr>
            <w:top w:val="none" w:sz="0" w:space="0" w:color="auto"/>
            <w:left w:val="none" w:sz="0" w:space="0" w:color="auto"/>
            <w:bottom w:val="none" w:sz="0" w:space="0" w:color="auto"/>
            <w:right w:val="none" w:sz="0" w:space="0" w:color="auto"/>
          </w:divBdr>
        </w:div>
        <w:div w:id="1563253712">
          <w:marLeft w:val="640"/>
          <w:marRight w:val="0"/>
          <w:marTop w:val="0"/>
          <w:marBottom w:val="0"/>
          <w:divBdr>
            <w:top w:val="none" w:sz="0" w:space="0" w:color="auto"/>
            <w:left w:val="none" w:sz="0" w:space="0" w:color="auto"/>
            <w:bottom w:val="none" w:sz="0" w:space="0" w:color="auto"/>
            <w:right w:val="none" w:sz="0" w:space="0" w:color="auto"/>
          </w:divBdr>
        </w:div>
        <w:div w:id="1594315095">
          <w:marLeft w:val="640"/>
          <w:marRight w:val="0"/>
          <w:marTop w:val="0"/>
          <w:marBottom w:val="0"/>
          <w:divBdr>
            <w:top w:val="none" w:sz="0" w:space="0" w:color="auto"/>
            <w:left w:val="none" w:sz="0" w:space="0" w:color="auto"/>
            <w:bottom w:val="none" w:sz="0" w:space="0" w:color="auto"/>
            <w:right w:val="none" w:sz="0" w:space="0" w:color="auto"/>
          </w:divBdr>
        </w:div>
        <w:div w:id="518785457">
          <w:marLeft w:val="640"/>
          <w:marRight w:val="0"/>
          <w:marTop w:val="0"/>
          <w:marBottom w:val="0"/>
          <w:divBdr>
            <w:top w:val="none" w:sz="0" w:space="0" w:color="auto"/>
            <w:left w:val="none" w:sz="0" w:space="0" w:color="auto"/>
            <w:bottom w:val="none" w:sz="0" w:space="0" w:color="auto"/>
            <w:right w:val="none" w:sz="0" w:space="0" w:color="auto"/>
          </w:divBdr>
        </w:div>
        <w:div w:id="1123423204">
          <w:marLeft w:val="640"/>
          <w:marRight w:val="0"/>
          <w:marTop w:val="0"/>
          <w:marBottom w:val="0"/>
          <w:divBdr>
            <w:top w:val="none" w:sz="0" w:space="0" w:color="auto"/>
            <w:left w:val="none" w:sz="0" w:space="0" w:color="auto"/>
            <w:bottom w:val="none" w:sz="0" w:space="0" w:color="auto"/>
            <w:right w:val="none" w:sz="0" w:space="0" w:color="auto"/>
          </w:divBdr>
        </w:div>
        <w:div w:id="269972629">
          <w:marLeft w:val="640"/>
          <w:marRight w:val="0"/>
          <w:marTop w:val="0"/>
          <w:marBottom w:val="0"/>
          <w:divBdr>
            <w:top w:val="none" w:sz="0" w:space="0" w:color="auto"/>
            <w:left w:val="none" w:sz="0" w:space="0" w:color="auto"/>
            <w:bottom w:val="none" w:sz="0" w:space="0" w:color="auto"/>
            <w:right w:val="none" w:sz="0" w:space="0" w:color="auto"/>
          </w:divBdr>
        </w:div>
        <w:div w:id="663242935">
          <w:marLeft w:val="640"/>
          <w:marRight w:val="0"/>
          <w:marTop w:val="0"/>
          <w:marBottom w:val="0"/>
          <w:divBdr>
            <w:top w:val="none" w:sz="0" w:space="0" w:color="auto"/>
            <w:left w:val="none" w:sz="0" w:space="0" w:color="auto"/>
            <w:bottom w:val="none" w:sz="0" w:space="0" w:color="auto"/>
            <w:right w:val="none" w:sz="0" w:space="0" w:color="auto"/>
          </w:divBdr>
        </w:div>
        <w:div w:id="672953543">
          <w:marLeft w:val="640"/>
          <w:marRight w:val="0"/>
          <w:marTop w:val="0"/>
          <w:marBottom w:val="0"/>
          <w:divBdr>
            <w:top w:val="none" w:sz="0" w:space="0" w:color="auto"/>
            <w:left w:val="none" w:sz="0" w:space="0" w:color="auto"/>
            <w:bottom w:val="none" w:sz="0" w:space="0" w:color="auto"/>
            <w:right w:val="none" w:sz="0" w:space="0" w:color="auto"/>
          </w:divBdr>
        </w:div>
        <w:div w:id="425688153">
          <w:marLeft w:val="640"/>
          <w:marRight w:val="0"/>
          <w:marTop w:val="0"/>
          <w:marBottom w:val="0"/>
          <w:divBdr>
            <w:top w:val="none" w:sz="0" w:space="0" w:color="auto"/>
            <w:left w:val="none" w:sz="0" w:space="0" w:color="auto"/>
            <w:bottom w:val="none" w:sz="0" w:space="0" w:color="auto"/>
            <w:right w:val="none" w:sz="0" w:space="0" w:color="auto"/>
          </w:divBdr>
        </w:div>
        <w:div w:id="185991881">
          <w:marLeft w:val="640"/>
          <w:marRight w:val="0"/>
          <w:marTop w:val="0"/>
          <w:marBottom w:val="0"/>
          <w:divBdr>
            <w:top w:val="none" w:sz="0" w:space="0" w:color="auto"/>
            <w:left w:val="none" w:sz="0" w:space="0" w:color="auto"/>
            <w:bottom w:val="none" w:sz="0" w:space="0" w:color="auto"/>
            <w:right w:val="none" w:sz="0" w:space="0" w:color="auto"/>
          </w:divBdr>
        </w:div>
        <w:div w:id="1724480347">
          <w:marLeft w:val="640"/>
          <w:marRight w:val="0"/>
          <w:marTop w:val="0"/>
          <w:marBottom w:val="0"/>
          <w:divBdr>
            <w:top w:val="none" w:sz="0" w:space="0" w:color="auto"/>
            <w:left w:val="none" w:sz="0" w:space="0" w:color="auto"/>
            <w:bottom w:val="none" w:sz="0" w:space="0" w:color="auto"/>
            <w:right w:val="none" w:sz="0" w:space="0" w:color="auto"/>
          </w:divBdr>
        </w:div>
        <w:div w:id="1856579871">
          <w:marLeft w:val="640"/>
          <w:marRight w:val="0"/>
          <w:marTop w:val="0"/>
          <w:marBottom w:val="0"/>
          <w:divBdr>
            <w:top w:val="none" w:sz="0" w:space="0" w:color="auto"/>
            <w:left w:val="none" w:sz="0" w:space="0" w:color="auto"/>
            <w:bottom w:val="none" w:sz="0" w:space="0" w:color="auto"/>
            <w:right w:val="none" w:sz="0" w:space="0" w:color="auto"/>
          </w:divBdr>
        </w:div>
        <w:div w:id="821119445">
          <w:marLeft w:val="640"/>
          <w:marRight w:val="0"/>
          <w:marTop w:val="0"/>
          <w:marBottom w:val="0"/>
          <w:divBdr>
            <w:top w:val="none" w:sz="0" w:space="0" w:color="auto"/>
            <w:left w:val="none" w:sz="0" w:space="0" w:color="auto"/>
            <w:bottom w:val="none" w:sz="0" w:space="0" w:color="auto"/>
            <w:right w:val="none" w:sz="0" w:space="0" w:color="auto"/>
          </w:divBdr>
        </w:div>
        <w:div w:id="82188643">
          <w:marLeft w:val="640"/>
          <w:marRight w:val="0"/>
          <w:marTop w:val="0"/>
          <w:marBottom w:val="0"/>
          <w:divBdr>
            <w:top w:val="none" w:sz="0" w:space="0" w:color="auto"/>
            <w:left w:val="none" w:sz="0" w:space="0" w:color="auto"/>
            <w:bottom w:val="none" w:sz="0" w:space="0" w:color="auto"/>
            <w:right w:val="none" w:sz="0" w:space="0" w:color="auto"/>
          </w:divBdr>
        </w:div>
        <w:div w:id="1850679321">
          <w:marLeft w:val="640"/>
          <w:marRight w:val="0"/>
          <w:marTop w:val="0"/>
          <w:marBottom w:val="0"/>
          <w:divBdr>
            <w:top w:val="none" w:sz="0" w:space="0" w:color="auto"/>
            <w:left w:val="none" w:sz="0" w:space="0" w:color="auto"/>
            <w:bottom w:val="none" w:sz="0" w:space="0" w:color="auto"/>
            <w:right w:val="none" w:sz="0" w:space="0" w:color="auto"/>
          </w:divBdr>
        </w:div>
        <w:div w:id="1819489347">
          <w:marLeft w:val="640"/>
          <w:marRight w:val="0"/>
          <w:marTop w:val="0"/>
          <w:marBottom w:val="0"/>
          <w:divBdr>
            <w:top w:val="none" w:sz="0" w:space="0" w:color="auto"/>
            <w:left w:val="none" w:sz="0" w:space="0" w:color="auto"/>
            <w:bottom w:val="none" w:sz="0" w:space="0" w:color="auto"/>
            <w:right w:val="none" w:sz="0" w:space="0" w:color="auto"/>
          </w:divBdr>
        </w:div>
        <w:div w:id="331420593">
          <w:marLeft w:val="640"/>
          <w:marRight w:val="0"/>
          <w:marTop w:val="0"/>
          <w:marBottom w:val="0"/>
          <w:divBdr>
            <w:top w:val="none" w:sz="0" w:space="0" w:color="auto"/>
            <w:left w:val="none" w:sz="0" w:space="0" w:color="auto"/>
            <w:bottom w:val="none" w:sz="0" w:space="0" w:color="auto"/>
            <w:right w:val="none" w:sz="0" w:space="0" w:color="auto"/>
          </w:divBdr>
        </w:div>
        <w:div w:id="1874996951">
          <w:marLeft w:val="640"/>
          <w:marRight w:val="0"/>
          <w:marTop w:val="0"/>
          <w:marBottom w:val="0"/>
          <w:divBdr>
            <w:top w:val="none" w:sz="0" w:space="0" w:color="auto"/>
            <w:left w:val="none" w:sz="0" w:space="0" w:color="auto"/>
            <w:bottom w:val="none" w:sz="0" w:space="0" w:color="auto"/>
            <w:right w:val="none" w:sz="0" w:space="0" w:color="auto"/>
          </w:divBdr>
        </w:div>
        <w:div w:id="2073042824">
          <w:marLeft w:val="640"/>
          <w:marRight w:val="0"/>
          <w:marTop w:val="0"/>
          <w:marBottom w:val="0"/>
          <w:divBdr>
            <w:top w:val="none" w:sz="0" w:space="0" w:color="auto"/>
            <w:left w:val="none" w:sz="0" w:space="0" w:color="auto"/>
            <w:bottom w:val="none" w:sz="0" w:space="0" w:color="auto"/>
            <w:right w:val="none" w:sz="0" w:space="0" w:color="auto"/>
          </w:divBdr>
        </w:div>
        <w:div w:id="1157651055">
          <w:marLeft w:val="640"/>
          <w:marRight w:val="0"/>
          <w:marTop w:val="0"/>
          <w:marBottom w:val="0"/>
          <w:divBdr>
            <w:top w:val="none" w:sz="0" w:space="0" w:color="auto"/>
            <w:left w:val="none" w:sz="0" w:space="0" w:color="auto"/>
            <w:bottom w:val="none" w:sz="0" w:space="0" w:color="auto"/>
            <w:right w:val="none" w:sz="0" w:space="0" w:color="auto"/>
          </w:divBdr>
        </w:div>
        <w:div w:id="1764689537">
          <w:marLeft w:val="640"/>
          <w:marRight w:val="0"/>
          <w:marTop w:val="0"/>
          <w:marBottom w:val="0"/>
          <w:divBdr>
            <w:top w:val="none" w:sz="0" w:space="0" w:color="auto"/>
            <w:left w:val="none" w:sz="0" w:space="0" w:color="auto"/>
            <w:bottom w:val="none" w:sz="0" w:space="0" w:color="auto"/>
            <w:right w:val="none" w:sz="0" w:space="0" w:color="auto"/>
          </w:divBdr>
        </w:div>
        <w:div w:id="433597908">
          <w:marLeft w:val="640"/>
          <w:marRight w:val="0"/>
          <w:marTop w:val="0"/>
          <w:marBottom w:val="0"/>
          <w:divBdr>
            <w:top w:val="none" w:sz="0" w:space="0" w:color="auto"/>
            <w:left w:val="none" w:sz="0" w:space="0" w:color="auto"/>
            <w:bottom w:val="none" w:sz="0" w:space="0" w:color="auto"/>
            <w:right w:val="none" w:sz="0" w:space="0" w:color="auto"/>
          </w:divBdr>
        </w:div>
        <w:div w:id="758794326">
          <w:marLeft w:val="640"/>
          <w:marRight w:val="0"/>
          <w:marTop w:val="0"/>
          <w:marBottom w:val="0"/>
          <w:divBdr>
            <w:top w:val="none" w:sz="0" w:space="0" w:color="auto"/>
            <w:left w:val="none" w:sz="0" w:space="0" w:color="auto"/>
            <w:bottom w:val="none" w:sz="0" w:space="0" w:color="auto"/>
            <w:right w:val="none" w:sz="0" w:space="0" w:color="auto"/>
          </w:divBdr>
        </w:div>
        <w:div w:id="816412745">
          <w:marLeft w:val="640"/>
          <w:marRight w:val="0"/>
          <w:marTop w:val="0"/>
          <w:marBottom w:val="0"/>
          <w:divBdr>
            <w:top w:val="none" w:sz="0" w:space="0" w:color="auto"/>
            <w:left w:val="none" w:sz="0" w:space="0" w:color="auto"/>
            <w:bottom w:val="none" w:sz="0" w:space="0" w:color="auto"/>
            <w:right w:val="none" w:sz="0" w:space="0" w:color="auto"/>
          </w:divBdr>
        </w:div>
        <w:div w:id="698897314">
          <w:marLeft w:val="640"/>
          <w:marRight w:val="0"/>
          <w:marTop w:val="0"/>
          <w:marBottom w:val="0"/>
          <w:divBdr>
            <w:top w:val="none" w:sz="0" w:space="0" w:color="auto"/>
            <w:left w:val="none" w:sz="0" w:space="0" w:color="auto"/>
            <w:bottom w:val="none" w:sz="0" w:space="0" w:color="auto"/>
            <w:right w:val="none" w:sz="0" w:space="0" w:color="auto"/>
          </w:divBdr>
        </w:div>
        <w:div w:id="167405766">
          <w:marLeft w:val="640"/>
          <w:marRight w:val="0"/>
          <w:marTop w:val="0"/>
          <w:marBottom w:val="0"/>
          <w:divBdr>
            <w:top w:val="none" w:sz="0" w:space="0" w:color="auto"/>
            <w:left w:val="none" w:sz="0" w:space="0" w:color="auto"/>
            <w:bottom w:val="none" w:sz="0" w:space="0" w:color="auto"/>
            <w:right w:val="none" w:sz="0" w:space="0" w:color="auto"/>
          </w:divBdr>
        </w:div>
        <w:div w:id="594752122">
          <w:marLeft w:val="640"/>
          <w:marRight w:val="0"/>
          <w:marTop w:val="0"/>
          <w:marBottom w:val="0"/>
          <w:divBdr>
            <w:top w:val="none" w:sz="0" w:space="0" w:color="auto"/>
            <w:left w:val="none" w:sz="0" w:space="0" w:color="auto"/>
            <w:bottom w:val="none" w:sz="0" w:space="0" w:color="auto"/>
            <w:right w:val="none" w:sz="0" w:space="0" w:color="auto"/>
          </w:divBdr>
        </w:div>
        <w:div w:id="142938058">
          <w:marLeft w:val="640"/>
          <w:marRight w:val="0"/>
          <w:marTop w:val="0"/>
          <w:marBottom w:val="0"/>
          <w:divBdr>
            <w:top w:val="none" w:sz="0" w:space="0" w:color="auto"/>
            <w:left w:val="none" w:sz="0" w:space="0" w:color="auto"/>
            <w:bottom w:val="none" w:sz="0" w:space="0" w:color="auto"/>
            <w:right w:val="none" w:sz="0" w:space="0" w:color="auto"/>
          </w:divBdr>
        </w:div>
        <w:div w:id="1274478644">
          <w:marLeft w:val="640"/>
          <w:marRight w:val="0"/>
          <w:marTop w:val="0"/>
          <w:marBottom w:val="0"/>
          <w:divBdr>
            <w:top w:val="none" w:sz="0" w:space="0" w:color="auto"/>
            <w:left w:val="none" w:sz="0" w:space="0" w:color="auto"/>
            <w:bottom w:val="none" w:sz="0" w:space="0" w:color="auto"/>
            <w:right w:val="none" w:sz="0" w:space="0" w:color="auto"/>
          </w:divBdr>
        </w:div>
        <w:div w:id="1576549920">
          <w:marLeft w:val="640"/>
          <w:marRight w:val="0"/>
          <w:marTop w:val="0"/>
          <w:marBottom w:val="0"/>
          <w:divBdr>
            <w:top w:val="none" w:sz="0" w:space="0" w:color="auto"/>
            <w:left w:val="none" w:sz="0" w:space="0" w:color="auto"/>
            <w:bottom w:val="none" w:sz="0" w:space="0" w:color="auto"/>
            <w:right w:val="none" w:sz="0" w:space="0" w:color="auto"/>
          </w:divBdr>
        </w:div>
        <w:div w:id="1556550211">
          <w:marLeft w:val="640"/>
          <w:marRight w:val="0"/>
          <w:marTop w:val="0"/>
          <w:marBottom w:val="0"/>
          <w:divBdr>
            <w:top w:val="none" w:sz="0" w:space="0" w:color="auto"/>
            <w:left w:val="none" w:sz="0" w:space="0" w:color="auto"/>
            <w:bottom w:val="none" w:sz="0" w:space="0" w:color="auto"/>
            <w:right w:val="none" w:sz="0" w:space="0" w:color="auto"/>
          </w:divBdr>
        </w:div>
        <w:div w:id="780950563">
          <w:marLeft w:val="640"/>
          <w:marRight w:val="0"/>
          <w:marTop w:val="0"/>
          <w:marBottom w:val="0"/>
          <w:divBdr>
            <w:top w:val="none" w:sz="0" w:space="0" w:color="auto"/>
            <w:left w:val="none" w:sz="0" w:space="0" w:color="auto"/>
            <w:bottom w:val="none" w:sz="0" w:space="0" w:color="auto"/>
            <w:right w:val="none" w:sz="0" w:space="0" w:color="auto"/>
          </w:divBdr>
        </w:div>
        <w:div w:id="1539077776">
          <w:marLeft w:val="640"/>
          <w:marRight w:val="0"/>
          <w:marTop w:val="0"/>
          <w:marBottom w:val="0"/>
          <w:divBdr>
            <w:top w:val="none" w:sz="0" w:space="0" w:color="auto"/>
            <w:left w:val="none" w:sz="0" w:space="0" w:color="auto"/>
            <w:bottom w:val="none" w:sz="0" w:space="0" w:color="auto"/>
            <w:right w:val="none" w:sz="0" w:space="0" w:color="auto"/>
          </w:divBdr>
        </w:div>
        <w:div w:id="733086243">
          <w:marLeft w:val="640"/>
          <w:marRight w:val="0"/>
          <w:marTop w:val="0"/>
          <w:marBottom w:val="0"/>
          <w:divBdr>
            <w:top w:val="none" w:sz="0" w:space="0" w:color="auto"/>
            <w:left w:val="none" w:sz="0" w:space="0" w:color="auto"/>
            <w:bottom w:val="none" w:sz="0" w:space="0" w:color="auto"/>
            <w:right w:val="none" w:sz="0" w:space="0" w:color="auto"/>
          </w:divBdr>
        </w:div>
        <w:div w:id="2093237746">
          <w:marLeft w:val="640"/>
          <w:marRight w:val="0"/>
          <w:marTop w:val="0"/>
          <w:marBottom w:val="0"/>
          <w:divBdr>
            <w:top w:val="none" w:sz="0" w:space="0" w:color="auto"/>
            <w:left w:val="none" w:sz="0" w:space="0" w:color="auto"/>
            <w:bottom w:val="none" w:sz="0" w:space="0" w:color="auto"/>
            <w:right w:val="none" w:sz="0" w:space="0" w:color="auto"/>
          </w:divBdr>
        </w:div>
        <w:div w:id="73822766">
          <w:marLeft w:val="640"/>
          <w:marRight w:val="0"/>
          <w:marTop w:val="0"/>
          <w:marBottom w:val="0"/>
          <w:divBdr>
            <w:top w:val="none" w:sz="0" w:space="0" w:color="auto"/>
            <w:left w:val="none" w:sz="0" w:space="0" w:color="auto"/>
            <w:bottom w:val="none" w:sz="0" w:space="0" w:color="auto"/>
            <w:right w:val="none" w:sz="0" w:space="0" w:color="auto"/>
          </w:divBdr>
        </w:div>
        <w:div w:id="1940524202">
          <w:marLeft w:val="640"/>
          <w:marRight w:val="0"/>
          <w:marTop w:val="0"/>
          <w:marBottom w:val="0"/>
          <w:divBdr>
            <w:top w:val="none" w:sz="0" w:space="0" w:color="auto"/>
            <w:left w:val="none" w:sz="0" w:space="0" w:color="auto"/>
            <w:bottom w:val="none" w:sz="0" w:space="0" w:color="auto"/>
            <w:right w:val="none" w:sz="0" w:space="0" w:color="auto"/>
          </w:divBdr>
        </w:div>
        <w:div w:id="1420835981">
          <w:marLeft w:val="640"/>
          <w:marRight w:val="0"/>
          <w:marTop w:val="0"/>
          <w:marBottom w:val="0"/>
          <w:divBdr>
            <w:top w:val="none" w:sz="0" w:space="0" w:color="auto"/>
            <w:left w:val="none" w:sz="0" w:space="0" w:color="auto"/>
            <w:bottom w:val="none" w:sz="0" w:space="0" w:color="auto"/>
            <w:right w:val="none" w:sz="0" w:space="0" w:color="auto"/>
          </w:divBdr>
        </w:div>
        <w:div w:id="1985966901">
          <w:marLeft w:val="640"/>
          <w:marRight w:val="0"/>
          <w:marTop w:val="0"/>
          <w:marBottom w:val="0"/>
          <w:divBdr>
            <w:top w:val="none" w:sz="0" w:space="0" w:color="auto"/>
            <w:left w:val="none" w:sz="0" w:space="0" w:color="auto"/>
            <w:bottom w:val="none" w:sz="0" w:space="0" w:color="auto"/>
            <w:right w:val="none" w:sz="0" w:space="0" w:color="auto"/>
          </w:divBdr>
        </w:div>
        <w:div w:id="1446462494">
          <w:marLeft w:val="640"/>
          <w:marRight w:val="0"/>
          <w:marTop w:val="0"/>
          <w:marBottom w:val="0"/>
          <w:divBdr>
            <w:top w:val="none" w:sz="0" w:space="0" w:color="auto"/>
            <w:left w:val="none" w:sz="0" w:space="0" w:color="auto"/>
            <w:bottom w:val="none" w:sz="0" w:space="0" w:color="auto"/>
            <w:right w:val="none" w:sz="0" w:space="0" w:color="auto"/>
          </w:divBdr>
        </w:div>
        <w:div w:id="1448155931">
          <w:marLeft w:val="640"/>
          <w:marRight w:val="0"/>
          <w:marTop w:val="0"/>
          <w:marBottom w:val="0"/>
          <w:divBdr>
            <w:top w:val="none" w:sz="0" w:space="0" w:color="auto"/>
            <w:left w:val="none" w:sz="0" w:space="0" w:color="auto"/>
            <w:bottom w:val="none" w:sz="0" w:space="0" w:color="auto"/>
            <w:right w:val="none" w:sz="0" w:space="0" w:color="auto"/>
          </w:divBdr>
        </w:div>
        <w:div w:id="1834370554">
          <w:marLeft w:val="640"/>
          <w:marRight w:val="0"/>
          <w:marTop w:val="0"/>
          <w:marBottom w:val="0"/>
          <w:divBdr>
            <w:top w:val="none" w:sz="0" w:space="0" w:color="auto"/>
            <w:left w:val="none" w:sz="0" w:space="0" w:color="auto"/>
            <w:bottom w:val="none" w:sz="0" w:space="0" w:color="auto"/>
            <w:right w:val="none" w:sz="0" w:space="0" w:color="auto"/>
          </w:divBdr>
        </w:div>
        <w:div w:id="591011588">
          <w:marLeft w:val="640"/>
          <w:marRight w:val="0"/>
          <w:marTop w:val="0"/>
          <w:marBottom w:val="0"/>
          <w:divBdr>
            <w:top w:val="none" w:sz="0" w:space="0" w:color="auto"/>
            <w:left w:val="none" w:sz="0" w:space="0" w:color="auto"/>
            <w:bottom w:val="none" w:sz="0" w:space="0" w:color="auto"/>
            <w:right w:val="none" w:sz="0" w:space="0" w:color="auto"/>
          </w:divBdr>
        </w:div>
        <w:div w:id="1549489492">
          <w:marLeft w:val="640"/>
          <w:marRight w:val="0"/>
          <w:marTop w:val="0"/>
          <w:marBottom w:val="0"/>
          <w:divBdr>
            <w:top w:val="none" w:sz="0" w:space="0" w:color="auto"/>
            <w:left w:val="none" w:sz="0" w:space="0" w:color="auto"/>
            <w:bottom w:val="none" w:sz="0" w:space="0" w:color="auto"/>
            <w:right w:val="none" w:sz="0" w:space="0" w:color="auto"/>
          </w:divBdr>
        </w:div>
        <w:div w:id="366756959">
          <w:marLeft w:val="640"/>
          <w:marRight w:val="0"/>
          <w:marTop w:val="0"/>
          <w:marBottom w:val="0"/>
          <w:divBdr>
            <w:top w:val="none" w:sz="0" w:space="0" w:color="auto"/>
            <w:left w:val="none" w:sz="0" w:space="0" w:color="auto"/>
            <w:bottom w:val="none" w:sz="0" w:space="0" w:color="auto"/>
            <w:right w:val="none" w:sz="0" w:space="0" w:color="auto"/>
          </w:divBdr>
        </w:div>
        <w:div w:id="426343173">
          <w:marLeft w:val="640"/>
          <w:marRight w:val="0"/>
          <w:marTop w:val="0"/>
          <w:marBottom w:val="0"/>
          <w:divBdr>
            <w:top w:val="none" w:sz="0" w:space="0" w:color="auto"/>
            <w:left w:val="none" w:sz="0" w:space="0" w:color="auto"/>
            <w:bottom w:val="none" w:sz="0" w:space="0" w:color="auto"/>
            <w:right w:val="none" w:sz="0" w:space="0" w:color="auto"/>
          </w:divBdr>
        </w:div>
        <w:div w:id="514686264">
          <w:marLeft w:val="640"/>
          <w:marRight w:val="0"/>
          <w:marTop w:val="0"/>
          <w:marBottom w:val="0"/>
          <w:divBdr>
            <w:top w:val="none" w:sz="0" w:space="0" w:color="auto"/>
            <w:left w:val="none" w:sz="0" w:space="0" w:color="auto"/>
            <w:bottom w:val="none" w:sz="0" w:space="0" w:color="auto"/>
            <w:right w:val="none" w:sz="0" w:space="0" w:color="auto"/>
          </w:divBdr>
        </w:div>
        <w:div w:id="2103261565">
          <w:marLeft w:val="640"/>
          <w:marRight w:val="0"/>
          <w:marTop w:val="0"/>
          <w:marBottom w:val="0"/>
          <w:divBdr>
            <w:top w:val="none" w:sz="0" w:space="0" w:color="auto"/>
            <w:left w:val="none" w:sz="0" w:space="0" w:color="auto"/>
            <w:bottom w:val="none" w:sz="0" w:space="0" w:color="auto"/>
            <w:right w:val="none" w:sz="0" w:space="0" w:color="auto"/>
          </w:divBdr>
        </w:div>
        <w:div w:id="1993440662">
          <w:marLeft w:val="640"/>
          <w:marRight w:val="0"/>
          <w:marTop w:val="0"/>
          <w:marBottom w:val="0"/>
          <w:divBdr>
            <w:top w:val="none" w:sz="0" w:space="0" w:color="auto"/>
            <w:left w:val="none" w:sz="0" w:space="0" w:color="auto"/>
            <w:bottom w:val="none" w:sz="0" w:space="0" w:color="auto"/>
            <w:right w:val="none" w:sz="0" w:space="0" w:color="auto"/>
          </w:divBdr>
        </w:div>
        <w:div w:id="439642898">
          <w:marLeft w:val="640"/>
          <w:marRight w:val="0"/>
          <w:marTop w:val="0"/>
          <w:marBottom w:val="0"/>
          <w:divBdr>
            <w:top w:val="none" w:sz="0" w:space="0" w:color="auto"/>
            <w:left w:val="none" w:sz="0" w:space="0" w:color="auto"/>
            <w:bottom w:val="none" w:sz="0" w:space="0" w:color="auto"/>
            <w:right w:val="none" w:sz="0" w:space="0" w:color="auto"/>
          </w:divBdr>
        </w:div>
        <w:div w:id="735011750">
          <w:marLeft w:val="640"/>
          <w:marRight w:val="0"/>
          <w:marTop w:val="0"/>
          <w:marBottom w:val="0"/>
          <w:divBdr>
            <w:top w:val="none" w:sz="0" w:space="0" w:color="auto"/>
            <w:left w:val="none" w:sz="0" w:space="0" w:color="auto"/>
            <w:bottom w:val="none" w:sz="0" w:space="0" w:color="auto"/>
            <w:right w:val="none" w:sz="0" w:space="0" w:color="auto"/>
          </w:divBdr>
        </w:div>
        <w:div w:id="2111506014">
          <w:marLeft w:val="640"/>
          <w:marRight w:val="0"/>
          <w:marTop w:val="0"/>
          <w:marBottom w:val="0"/>
          <w:divBdr>
            <w:top w:val="none" w:sz="0" w:space="0" w:color="auto"/>
            <w:left w:val="none" w:sz="0" w:space="0" w:color="auto"/>
            <w:bottom w:val="none" w:sz="0" w:space="0" w:color="auto"/>
            <w:right w:val="none" w:sz="0" w:space="0" w:color="auto"/>
          </w:divBdr>
        </w:div>
        <w:div w:id="1413117398">
          <w:marLeft w:val="640"/>
          <w:marRight w:val="0"/>
          <w:marTop w:val="0"/>
          <w:marBottom w:val="0"/>
          <w:divBdr>
            <w:top w:val="none" w:sz="0" w:space="0" w:color="auto"/>
            <w:left w:val="none" w:sz="0" w:space="0" w:color="auto"/>
            <w:bottom w:val="none" w:sz="0" w:space="0" w:color="auto"/>
            <w:right w:val="none" w:sz="0" w:space="0" w:color="auto"/>
          </w:divBdr>
        </w:div>
        <w:div w:id="1081564388">
          <w:marLeft w:val="640"/>
          <w:marRight w:val="0"/>
          <w:marTop w:val="0"/>
          <w:marBottom w:val="0"/>
          <w:divBdr>
            <w:top w:val="none" w:sz="0" w:space="0" w:color="auto"/>
            <w:left w:val="none" w:sz="0" w:space="0" w:color="auto"/>
            <w:bottom w:val="none" w:sz="0" w:space="0" w:color="auto"/>
            <w:right w:val="none" w:sz="0" w:space="0" w:color="auto"/>
          </w:divBdr>
        </w:div>
        <w:div w:id="1061095342">
          <w:marLeft w:val="640"/>
          <w:marRight w:val="0"/>
          <w:marTop w:val="0"/>
          <w:marBottom w:val="0"/>
          <w:divBdr>
            <w:top w:val="none" w:sz="0" w:space="0" w:color="auto"/>
            <w:left w:val="none" w:sz="0" w:space="0" w:color="auto"/>
            <w:bottom w:val="none" w:sz="0" w:space="0" w:color="auto"/>
            <w:right w:val="none" w:sz="0" w:space="0" w:color="auto"/>
          </w:divBdr>
        </w:div>
        <w:div w:id="490100068">
          <w:marLeft w:val="640"/>
          <w:marRight w:val="0"/>
          <w:marTop w:val="0"/>
          <w:marBottom w:val="0"/>
          <w:divBdr>
            <w:top w:val="none" w:sz="0" w:space="0" w:color="auto"/>
            <w:left w:val="none" w:sz="0" w:space="0" w:color="auto"/>
            <w:bottom w:val="none" w:sz="0" w:space="0" w:color="auto"/>
            <w:right w:val="none" w:sz="0" w:space="0" w:color="auto"/>
          </w:divBdr>
        </w:div>
        <w:div w:id="1828400056">
          <w:marLeft w:val="640"/>
          <w:marRight w:val="0"/>
          <w:marTop w:val="0"/>
          <w:marBottom w:val="0"/>
          <w:divBdr>
            <w:top w:val="none" w:sz="0" w:space="0" w:color="auto"/>
            <w:left w:val="none" w:sz="0" w:space="0" w:color="auto"/>
            <w:bottom w:val="none" w:sz="0" w:space="0" w:color="auto"/>
            <w:right w:val="none" w:sz="0" w:space="0" w:color="auto"/>
          </w:divBdr>
        </w:div>
        <w:div w:id="1416125112">
          <w:marLeft w:val="640"/>
          <w:marRight w:val="0"/>
          <w:marTop w:val="0"/>
          <w:marBottom w:val="0"/>
          <w:divBdr>
            <w:top w:val="none" w:sz="0" w:space="0" w:color="auto"/>
            <w:left w:val="none" w:sz="0" w:space="0" w:color="auto"/>
            <w:bottom w:val="none" w:sz="0" w:space="0" w:color="auto"/>
            <w:right w:val="none" w:sz="0" w:space="0" w:color="auto"/>
          </w:divBdr>
        </w:div>
        <w:div w:id="1653439058">
          <w:marLeft w:val="640"/>
          <w:marRight w:val="0"/>
          <w:marTop w:val="0"/>
          <w:marBottom w:val="0"/>
          <w:divBdr>
            <w:top w:val="none" w:sz="0" w:space="0" w:color="auto"/>
            <w:left w:val="none" w:sz="0" w:space="0" w:color="auto"/>
            <w:bottom w:val="none" w:sz="0" w:space="0" w:color="auto"/>
            <w:right w:val="none" w:sz="0" w:space="0" w:color="auto"/>
          </w:divBdr>
        </w:div>
        <w:div w:id="1122266707">
          <w:marLeft w:val="640"/>
          <w:marRight w:val="0"/>
          <w:marTop w:val="0"/>
          <w:marBottom w:val="0"/>
          <w:divBdr>
            <w:top w:val="none" w:sz="0" w:space="0" w:color="auto"/>
            <w:left w:val="none" w:sz="0" w:space="0" w:color="auto"/>
            <w:bottom w:val="none" w:sz="0" w:space="0" w:color="auto"/>
            <w:right w:val="none" w:sz="0" w:space="0" w:color="auto"/>
          </w:divBdr>
        </w:div>
        <w:div w:id="392122503">
          <w:marLeft w:val="640"/>
          <w:marRight w:val="0"/>
          <w:marTop w:val="0"/>
          <w:marBottom w:val="0"/>
          <w:divBdr>
            <w:top w:val="none" w:sz="0" w:space="0" w:color="auto"/>
            <w:left w:val="none" w:sz="0" w:space="0" w:color="auto"/>
            <w:bottom w:val="none" w:sz="0" w:space="0" w:color="auto"/>
            <w:right w:val="none" w:sz="0" w:space="0" w:color="auto"/>
          </w:divBdr>
        </w:div>
        <w:div w:id="1787654201">
          <w:marLeft w:val="640"/>
          <w:marRight w:val="0"/>
          <w:marTop w:val="0"/>
          <w:marBottom w:val="0"/>
          <w:divBdr>
            <w:top w:val="none" w:sz="0" w:space="0" w:color="auto"/>
            <w:left w:val="none" w:sz="0" w:space="0" w:color="auto"/>
            <w:bottom w:val="none" w:sz="0" w:space="0" w:color="auto"/>
            <w:right w:val="none" w:sz="0" w:space="0" w:color="auto"/>
          </w:divBdr>
        </w:div>
        <w:div w:id="1844121798">
          <w:marLeft w:val="640"/>
          <w:marRight w:val="0"/>
          <w:marTop w:val="0"/>
          <w:marBottom w:val="0"/>
          <w:divBdr>
            <w:top w:val="none" w:sz="0" w:space="0" w:color="auto"/>
            <w:left w:val="none" w:sz="0" w:space="0" w:color="auto"/>
            <w:bottom w:val="none" w:sz="0" w:space="0" w:color="auto"/>
            <w:right w:val="none" w:sz="0" w:space="0" w:color="auto"/>
          </w:divBdr>
        </w:div>
        <w:div w:id="402459182">
          <w:marLeft w:val="640"/>
          <w:marRight w:val="0"/>
          <w:marTop w:val="0"/>
          <w:marBottom w:val="0"/>
          <w:divBdr>
            <w:top w:val="none" w:sz="0" w:space="0" w:color="auto"/>
            <w:left w:val="none" w:sz="0" w:space="0" w:color="auto"/>
            <w:bottom w:val="none" w:sz="0" w:space="0" w:color="auto"/>
            <w:right w:val="none" w:sz="0" w:space="0" w:color="auto"/>
          </w:divBdr>
        </w:div>
        <w:div w:id="184562964">
          <w:marLeft w:val="640"/>
          <w:marRight w:val="0"/>
          <w:marTop w:val="0"/>
          <w:marBottom w:val="0"/>
          <w:divBdr>
            <w:top w:val="none" w:sz="0" w:space="0" w:color="auto"/>
            <w:left w:val="none" w:sz="0" w:space="0" w:color="auto"/>
            <w:bottom w:val="none" w:sz="0" w:space="0" w:color="auto"/>
            <w:right w:val="none" w:sz="0" w:space="0" w:color="auto"/>
          </w:divBdr>
        </w:div>
        <w:div w:id="1224171465">
          <w:marLeft w:val="640"/>
          <w:marRight w:val="0"/>
          <w:marTop w:val="0"/>
          <w:marBottom w:val="0"/>
          <w:divBdr>
            <w:top w:val="none" w:sz="0" w:space="0" w:color="auto"/>
            <w:left w:val="none" w:sz="0" w:space="0" w:color="auto"/>
            <w:bottom w:val="none" w:sz="0" w:space="0" w:color="auto"/>
            <w:right w:val="none" w:sz="0" w:space="0" w:color="auto"/>
          </w:divBdr>
        </w:div>
        <w:div w:id="1483932906">
          <w:marLeft w:val="640"/>
          <w:marRight w:val="0"/>
          <w:marTop w:val="0"/>
          <w:marBottom w:val="0"/>
          <w:divBdr>
            <w:top w:val="none" w:sz="0" w:space="0" w:color="auto"/>
            <w:left w:val="none" w:sz="0" w:space="0" w:color="auto"/>
            <w:bottom w:val="none" w:sz="0" w:space="0" w:color="auto"/>
            <w:right w:val="none" w:sz="0" w:space="0" w:color="auto"/>
          </w:divBdr>
        </w:div>
        <w:div w:id="491719982">
          <w:marLeft w:val="640"/>
          <w:marRight w:val="0"/>
          <w:marTop w:val="0"/>
          <w:marBottom w:val="0"/>
          <w:divBdr>
            <w:top w:val="none" w:sz="0" w:space="0" w:color="auto"/>
            <w:left w:val="none" w:sz="0" w:space="0" w:color="auto"/>
            <w:bottom w:val="none" w:sz="0" w:space="0" w:color="auto"/>
            <w:right w:val="none" w:sz="0" w:space="0" w:color="auto"/>
          </w:divBdr>
        </w:div>
        <w:div w:id="877862121">
          <w:marLeft w:val="640"/>
          <w:marRight w:val="0"/>
          <w:marTop w:val="0"/>
          <w:marBottom w:val="0"/>
          <w:divBdr>
            <w:top w:val="none" w:sz="0" w:space="0" w:color="auto"/>
            <w:left w:val="none" w:sz="0" w:space="0" w:color="auto"/>
            <w:bottom w:val="none" w:sz="0" w:space="0" w:color="auto"/>
            <w:right w:val="none" w:sz="0" w:space="0" w:color="auto"/>
          </w:divBdr>
        </w:div>
        <w:div w:id="857622868">
          <w:marLeft w:val="640"/>
          <w:marRight w:val="0"/>
          <w:marTop w:val="0"/>
          <w:marBottom w:val="0"/>
          <w:divBdr>
            <w:top w:val="none" w:sz="0" w:space="0" w:color="auto"/>
            <w:left w:val="none" w:sz="0" w:space="0" w:color="auto"/>
            <w:bottom w:val="none" w:sz="0" w:space="0" w:color="auto"/>
            <w:right w:val="none" w:sz="0" w:space="0" w:color="auto"/>
          </w:divBdr>
        </w:div>
        <w:div w:id="937254201">
          <w:marLeft w:val="640"/>
          <w:marRight w:val="0"/>
          <w:marTop w:val="0"/>
          <w:marBottom w:val="0"/>
          <w:divBdr>
            <w:top w:val="none" w:sz="0" w:space="0" w:color="auto"/>
            <w:left w:val="none" w:sz="0" w:space="0" w:color="auto"/>
            <w:bottom w:val="none" w:sz="0" w:space="0" w:color="auto"/>
            <w:right w:val="none" w:sz="0" w:space="0" w:color="auto"/>
          </w:divBdr>
        </w:div>
        <w:div w:id="1853569422">
          <w:marLeft w:val="640"/>
          <w:marRight w:val="0"/>
          <w:marTop w:val="0"/>
          <w:marBottom w:val="0"/>
          <w:divBdr>
            <w:top w:val="none" w:sz="0" w:space="0" w:color="auto"/>
            <w:left w:val="none" w:sz="0" w:space="0" w:color="auto"/>
            <w:bottom w:val="none" w:sz="0" w:space="0" w:color="auto"/>
            <w:right w:val="none" w:sz="0" w:space="0" w:color="auto"/>
          </w:divBdr>
        </w:div>
        <w:div w:id="111560912">
          <w:marLeft w:val="640"/>
          <w:marRight w:val="0"/>
          <w:marTop w:val="0"/>
          <w:marBottom w:val="0"/>
          <w:divBdr>
            <w:top w:val="none" w:sz="0" w:space="0" w:color="auto"/>
            <w:left w:val="none" w:sz="0" w:space="0" w:color="auto"/>
            <w:bottom w:val="none" w:sz="0" w:space="0" w:color="auto"/>
            <w:right w:val="none" w:sz="0" w:space="0" w:color="auto"/>
          </w:divBdr>
        </w:div>
        <w:div w:id="1888682200">
          <w:marLeft w:val="640"/>
          <w:marRight w:val="0"/>
          <w:marTop w:val="0"/>
          <w:marBottom w:val="0"/>
          <w:divBdr>
            <w:top w:val="none" w:sz="0" w:space="0" w:color="auto"/>
            <w:left w:val="none" w:sz="0" w:space="0" w:color="auto"/>
            <w:bottom w:val="none" w:sz="0" w:space="0" w:color="auto"/>
            <w:right w:val="none" w:sz="0" w:space="0" w:color="auto"/>
          </w:divBdr>
        </w:div>
        <w:div w:id="1604999730">
          <w:marLeft w:val="640"/>
          <w:marRight w:val="0"/>
          <w:marTop w:val="0"/>
          <w:marBottom w:val="0"/>
          <w:divBdr>
            <w:top w:val="none" w:sz="0" w:space="0" w:color="auto"/>
            <w:left w:val="none" w:sz="0" w:space="0" w:color="auto"/>
            <w:bottom w:val="none" w:sz="0" w:space="0" w:color="auto"/>
            <w:right w:val="none" w:sz="0" w:space="0" w:color="auto"/>
          </w:divBdr>
        </w:div>
        <w:div w:id="1254821782">
          <w:marLeft w:val="640"/>
          <w:marRight w:val="0"/>
          <w:marTop w:val="0"/>
          <w:marBottom w:val="0"/>
          <w:divBdr>
            <w:top w:val="none" w:sz="0" w:space="0" w:color="auto"/>
            <w:left w:val="none" w:sz="0" w:space="0" w:color="auto"/>
            <w:bottom w:val="none" w:sz="0" w:space="0" w:color="auto"/>
            <w:right w:val="none" w:sz="0" w:space="0" w:color="auto"/>
          </w:divBdr>
        </w:div>
        <w:div w:id="79104752">
          <w:marLeft w:val="640"/>
          <w:marRight w:val="0"/>
          <w:marTop w:val="0"/>
          <w:marBottom w:val="0"/>
          <w:divBdr>
            <w:top w:val="none" w:sz="0" w:space="0" w:color="auto"/>
            <w:left w:val="none" w:sz="0" w:space="0" w:color="auto"/>
            <w:bottom w:val="none" w:sz="0" w:space="0" w:color="auto"/>
            <w:right w:val="none" w:sz="0" w:space="0" w:color="auto"/>
          </w:divBdr>
        </w:div>
        <w:div w:id="728461400">
          <w:marLeft w:val="640"/>
          <w:marRight w:val="0"/>
          <w:marTop w:val="0"/>
          <w:marBottom w:val="0"/>
          <w:divBdr>
            <w:top w:val="none" w:sz="0" w:space="0" w:color="auto"/>
            <w:left w:val="none" w:sz="0" w:space="0" w:color="auto"/>
            <w:bottom w:val="none" w:sz="0" w:space="0" w:color="auto"/>
            <w:right w:val="none" w:sz="0" w:space="0" w:color="auto"/>
          </w:divBdr>
        </w:div>
        <w:div w:id="2058577556">
          <w:marLeft w:val="640"/>
          <w:marRight w:val="0"/>
          <w:marTop w:val="0"/>
          <w:marBottom w:val="0"/>
          <w:divBdr>
            <w:top w:val="none" w:sz="0" w:space="0" w:color="auto"/>
            <w:left w:val="none" w:sz="0" w:space="0" w:color="auto"/>
            <w:bottom w:val="none" w:sz="0" w:space="0" w:color="auto"/>
            <w:right w:val="none" w:sz="0" w:space="0" w:color="auto"/>
          </w:divBdr>
        </w:div>
        <w:div w:id="1641350383">
          <w:marLeft w:val="640"/>
          <w:marRight w:val="0"/>
          <w:marTop w:val="0"/>
          <w:marBottom w:val="0"/>
          <w:divBdr>
            <w:top w:val="none" w:sz="0" w:space="0" w:color="auto"/>
            <w:left w:val="none" w:sz="0" w:space="0" w:color="auto"/>
            <w:bottom w:val="none" w:sz="0" w:space="0" w:color="auto"/>
            <w:right w:val="none" w:sz="0" w:space="0" w:color="auto"/>
          </w:divBdr>
        </w:div>
        <w:div w:id="1517764520">
          <w:marLeft w:val="640"/>
          <w:marRight w:val="0"/>
          <w:marTop w:val="0"/>
          <w:marBottom w:val="0"/>
          <w:divBdr>
            <w:top w:val="none" w:sz="0" w:space="0" w:color="auto"/>
            <w:left w:val="none" w:sz="0" w:space="0" w:color="auto"/>
            <w:bottom w:val="none" w:sz="0" w:space="0" w:color="auto"/>
            <w:right w:val="none" w:sz="0" w:space="0" w:color="auto"/>
          </w:divBdr>
        </w:div>
        <w:div w:id="751586477">
          <w:marLeft w:val="640"/>
          <w:marRight w:val="0"/>
          <w:marTop w:val="0"/>
          <w:marBottom w:val="0"/>
          <w:divBdr>
            <w:top w:val="none" w:sz="0" w:space="0" w:color="auto"/>
            <w:left w:val="none" w:sz="0" w:space="0" w:color="auto"/>
            <w:bottom w:val="none" w:sz="0" w:space="0" w:color="auto"/>
            <w:right w:val="none" w:sz="0" w:space="0" w:color="auto"/>
          </w:divBdr>
        </w:div>
        <w:div w:id="797262184">
          <w:marLeft w:val="640"/>
          <w:marRight w:val="0"/>
          <w:marTop w:val="0"/>
          <w:marBottom w:val="0"/>
          <w:divBdr>
            <w:top w:val="none" w:sz="0" w:space="0" w:color="auto"/>
            <w:left w:val="none" w:sz="0" w:space="0" w:color="auto"/>
            <w:bottom w:val="none" w:sz="0" w:space="0" w:color="auto"/>
            <w:right w:val="none" w:sz="0" w:space="0" w:color="auto"/>
          </w:divBdr>
        </w:div>
        <w:div w:id="1215895670">
          <w:marLeft w:val="640"/>
          <w:marRight w:val="0"/>
          <w:marTop w:val="0"/>
          <w:marBottom w:val="0"/>
          <w:divBdr>
            <w:top w:val="none" w:sz="0" w:space="0" w:color="auto"/>
            <w:left w:val="none" w:sz="0" w:space="0" w:color="auto"/>
            <w:bottom w:val="none" w:sz="0" w:space="0" w:color="auto"/>
            <w:right w:val="none" w:sz="0" w:space="0" w:color="auto"/>
          </w:divBdr>
        </w:div>
      </w:divsChild>
    </w:div>
    <w:div w:id="2106993224">
      <w:bodyDiv w:val="1"/>
      <w:marLeft w:val="0"/>
      <w:marRight w:val="0"/>
      <w:marTop w:val="0"/>
      <w:marBottom w:val="0"/>
      <w:divBdr>
        <w:top w:val="none" w:sz="0" w:space="0" w:color="auto"/>
        <w:left w:val="none" w:sz="0" w:space="0" w:color="auto"/>
        <w:bottom w:val="none" w:sz="0" w:space="0" w:color="auto"/>
        <w:right w:val="none" w:sz="0" w:space="0" w:color="auto"/>
      </w:divBdr>
      <w:divsChild>
        <w:div w:id="64571072">
          <w:marLeft w:val="640"/>
          <w:marRight w:val="0"/>
          <w:marTop w:val="0"/>
          <w:marBottom w:val="0"/>
          <w:divBdr>
            <w:top w:val="none" w:sz="0" w:space="0" w:color="auto"/>
            <w:left w:val="none" w:sz="0" w:space="0" w:color="auto"/>
            <w:bottom w:val="none" w:sz="0" w:space="0" w:color="auto"/>
            <w:right w:val="none" w:sz="0" w:space="0" w:color="auto"/>
          </w:divBdr>
        </w:div>
        <w:div w:id="87971044">
          <w:marLeft w:val="640"/>
          <w:marRight w:val="0"/>
          <w:marTop w:val="0"/>
          <w:marBottom w:val="0"/>
          <w:divBdr>
            <w:top w:val="none" w:sz="0" w:space="0" w:color="auto"/>
            <w:left w:val="none" w:sz="0" w:space="0" w:color="auto"/>
            <w:bottom w:val="none" w:sz="0" w:space="0" w:color="auto"/>
            <w:right w:val="none" w:sz="0" w:space="0" w:color="auto"/>
          </w:divBdr>
        </w:div>
        <w:div w:id="120802840">
          <w:marLeft w:val="640"/>
          <w:marRight w:val="0"/>
          <w:marTop w:val="0"/>
          <w:marBottom w:val="0"/>
          <w:divBdr>
            <w:top w:val="none" w:sz="0" w:space="0" w:color="auto"/>
            <w:left w:val="none" w:sz="0" w:space="0" w:color="auto"/>
            <w:bottom w:val="none" w:sz="0" w:space="0" w:color="auto"/>
            <w:right w:val="none" w:sz="0" w:space="0" w:color="auto"/>
          </w:divBdr>
        </w:div>
        <w:div w:id="129250518">
          <w:marLeft w:val="640"/>
          <w:marRight w:val="0"/>
          <w:marTop w:val="0"/>
          <w:marBottom w:val="0"/>
          <w:divBdr>
            <w:top w:val="none" w:sz="0" w:space="0" w:color="auto"/>
            <w:left w:val="none" w:sz="0" w:space="0" w:color="auto"/>
            <w:bottom w:val="none" w:sz="0" w:space="0" w:color="auto"/>
            <w:right w:val="none" w:sz="0" w:space="0" w:color="auto"/>
          </w:divBdr>
        </w:div>
        <w:div w:id="137260854">
          <w:marLeft w:val="640"/>
          <w:marRight w:val="0"/>
          <w:marTop w:val="0"/>
          <w:marBottom w:val="0"/>
          <w:divBdr>
            <w:top w:val="none" w:sz="0" w:space="0" w:color="auto"/>
            <w:left w:val="none" w:sz="0" w:space="0" w:color="auto"/>
            <w:bottom w:val="none" w:sz="0" w:space="0" w:color="auto"/>
            <w:right w:val="none" w:sz="0" w:space="0" w:color="auto"/>
          </w:divBdr>
        </w:div>
        <w:div w:id="169029725">
          <w:marLeft w:val="640"/>
          <w:marRight w:val="0"/>
          <w:marTop w:val="0"/>
          <w:marBottom w:val="0"/>
          <w:divBdr>
            <w:top w:val="none" w:sz="0" w:space="0" w:color="auto"/>
            <w:left w:val="none" w:sz="0" w:space="0" w:color="auto"/>
            <w:bottom w:val="none" w:sz="0" w:space="0" w:color="auto"/>
            <w:right w:val="none" w:sz="0" w:space="0" w:color="auto"/>
          </w:divBdr>
        </w:div>
        <w:div w:id="169101941">
          <w:marLeft w:val="640"/>
          <w:marRight w:val="0"/>
          <w:marTop w:val="0"/>
          <w:marBottom w:val="0"/>
          <w:divBdr>
            <w:top w:val="none" w:sz="0" w:space="0" w:color="auto"/>
            <w:left w:val="none" w:sz="0" w:space="0" w:color="auto"/>
            <w:bottom w:val="none" w:sz="0" w:space="0" w:color="auto"/>
            <w:right w:val="none" w:sz="0" w:space="0" w:color="auto"/>
          </w:divBdr>
        </w:div>
        <w:div w:id="171339973">
          <w:marLeft w:val="640"/>
          <w:marRight w:val="0"/>
          <w:marTop w:val="0"/>
          <w:marBottom w:val="0"/>
          <w:divBdr>
            <w:top w:val="none" w:sz="0" w:space="0" w:color="auto"/>
            <w:left w:val="none" w:sz="0" w:space="0" w:color="auto"/>
            <w:bottom w:val="none" w:sz="0" w:space="0" w:color="auto"/>
            <w:right w:val="none" w:sz="0" w:space="0" w:color="auto"/>
          </w:divBdr>
        </w:div>
        <w:div w:id="174347071">
          <w:marLeft w:val="640"/>
          <w:marRight w:val="0"/>
          <w:marTop w:val="0"/>
          <w:marBottom w:val="0"/>
          <w:divBdr>
            <w:top w:val="none" w:sz="0" w:space="0" w:color="auto"/>
            <w:left w:val="none" w:sz="0" w:space="0" w:color="auto"/>
            <w:bottom w:val="none" w:sz="0" w:space="0" w:color="auto"/>
            <w:right w:val="none" w:sz="0" w:space="0" w:color="auto"/>
          </w:divBdr>
        </w:div>
        <w:div w:id="209655887">
          <w:marLeft w:val="640"/>
          <w:marRight w:val="0"/>
          <w:marTop w:val="0"/>
          <w:marBottom w:val="0"/>
          <w:divBdr>
            <w:top w:val="none" w:sz="0" w:space="0" w:color="auto"/>
            <w:left w:val="none" w:sz="0" w:space="0" w:color="auto"/>
            <w:bottom w:val="none" w:sz="0" w:space="0" w:color="auto"/>
            <w:right w:val="none" w:sz="0" w:space="0" w:color="auto"/>
          </w:divBdr>
        </w:div>
        <w:div w:id="243491576">
          <w:marLeft w:val="640"/>
          <w:marRight w:val="0"/>
          <w:marTop w:val="0"/>
          <w:marBottom w:val="0"/>
          <w:divBdr>
            <w:top w:val="none" w:sz="0" w:space="0" w:color="auto"/>
            <w:left w:val="none" w:sz="0" w:space="0" w:color="auto"/>
            <w:bottom w:val="none" w:sz="0" w:space="0" w:color="auto"/>
            <w:right w:val="none" w:sz="0" w:space="0" w:color="auto"/>
          </w:divBdr>
        </w:div>
        <w:div w:id="259799737">
          <w:marLeft w:val="640"/>
          <w:marRight w:val="0"/>
          <w:marTop w:val="0"/>
          <w:marBottom w:val="0"/>
          <w:divBdr>
            <w:top w:val="none" w:sz="0" w:space="0" w:color="auto"/>
            <w:left w:val="none" w:sz="0" w:space="0" w:color="auto"/>
            <w:bottom w:val="none" w:sz="0" w:space="0" w:color="auto"/>
            <w:right w:val="none" w:sz="0" w:space="0" w:color="auto"/>
          </w:divBdr>
        </w:div>
        <w:div w:id="267664468">
          <w:marLeft w:val="640"/>
          <w:marRight w:val="0"/>
          <w:marTop w:val="0"/>
          <w:marBottom w:val="0"/>
          <w:divBdr>
            <w:top w:val="none" w:sz="0" w:space="0" w:color="auto"/>
            <w:left w:val="none" w:sz="0" w:space="0" w:color="auto"/>
            <w:bottom w:val="none" w:sz="0" w:space="0" w:color="auto"/>
            <w:right w:val="none" w:sz="0" w:space="0" w:color="auto"/>
          </w:divBdr>
        </w:div>
        <w:div w:id="299968761">
          <w:marLeft w:val="640"/>
          <w:marRight w:val="0"/>
          <w:marTop w:val="0"/>
          <w:marBottom w:val="0"/>
          <w:divBdr>
            <w:top w:val="none" w:sz="0" w:space="0" w:color="auto"/>
            <w:left w:val="none" w:sz="0" w:space="0" w:color="auto"/>
            <w:bottom w:val="none" w:sz="0" w:space="0" w:color="auto"/>
            <w:right w:val="none" w:sz="0" w:space="0" w:color="auto"/>
          </w:divBdr>
        </w:div>
        <w:div w:id="342703677">
          <w:marLeft w:val="640"/>
          <w:marRight w:val="0"/>
          <w:marTop w:val="0"/>
          <w:marBottom w:val="0"/>
          <w:divBdr>
            <w:top w:val="none" w:sz="0" w:space="0" w:color="auto"/>
            <w:left w:val="none" w:sz="0" w:space="0" w:color="auto"/>
            <w:bottom w:val="none" w:sz="0" w:space="0" w:color="auto"/>
            <w:right w:val="none" w:sz="0" w:space="0" w:color="auto"/>
          </w:divBdr>
        </w:div>
        <w:div w:id="363411521">
          <w:marLeft w:val="640"/>
          <w:marRight w:val="0"/>
          <w:marTop w:val="0"/>
          <w:marBottom w:val="0"/>
          <w:divBdr>
            <w:top w:val="none" w:sz="0" w:space="0" w:color="auto"/>
            <w:left w:val="none" w:sz="0" w:space="0" w:color="auto"/>
            <w:bottom w:val="none" w:sz="0" w:space="0" w:color="auto"/>
            <w:right w:val="none" w:sz="0" w:space="0" w:color="auto"/>
          </w:divBdr>
        </w:div>
        <w:div w:id="393236799">
          <w:marLeft w:val="640"/>
          <w:marRight w:val="0"/>
          <w:marTop w:val="0"/>
          <w:marBottom w:val="0"/>
          <w:divBdr>
            <w:top w:val="none" w:sz="0" w:space="0" w:color="auto"/>
            <w:left w:val="none" w:sz="0" w:space="0" w:color="auto"/>
            <w:bottom w:val="none" w:sz="0" w:space="0" w:color="auto"/>
            <w:right w:val="none" w:sz="0" w:space="0" w:color="auto"/>
          </w:divBdr>
        </w:div>
        <w:div w:id="393352020">
          <w:marLeft w:val="640"/>
          <w:marRight w:val="0"/>
          <w:marTop w:val="0"/>
          <w:marBottom w:val="0"/>
          <w:divBdr>
            <w:top w:val="none" w:sz="0" w:space="0" w:color="auto"/>
            <w:left w:val="none" w:sz="0" w:space="0" w:color="auto"/>
            <w:bottom w:val="none" w:sz="0" w:space="0" w:color="auto"/>
            <w:right w:val="none" w:sz="0" w:space="0" w:color="auto"/>
          </w:divBdr>
        </w:div>
        <w:div w:id="425618953">
          <w:marLeft w:val="640"/>
          <w:marRight w:val="0"/>
          <w:marTop w:val="0"/>
          <w:marBottom w:val="0"/>
          <w:divBdr>
            <w:top w:val="none" w:sz="0" w:space="0" w:color="auto"/>
            <w:left w:val="none" w:sz="0" w:space="0" w:color="auto"/>
            <w:bottom w:val="none" w:sz="0" w:space="0" w:color="auto"/>
            <w:right w:val="none" w:sz="0" w:space="0" w:color="auto"/>
          </w:divBdr>
        </w:div>
        <w:div w:id="429620547">
          <w:marLeft w:val="640"/>
          <w:marRight w:val="0"/>
          <w:marTop w:val="0"/>
          <w:marBottom w:val="0"/>
          <w:divBdr>
            <w:top w:val="none" w:sz="0" w:space="0" w:color="auto"/>
            <w:left w:val="none" w:sz="0" w:space="0" w:color="auto"/>
            <w:bottom w:val="none" w:sz="0" w:space="0" w:color="auto"/>
            <w:right w:val="none" w:sz="0" w:space="0" w:color="auto"/>
          </w:divBdr>
        </w:div>
        <w:div w:id="448091062">
          <w:marLeft w:val="640"/>
          <w:marRight w:val="0"/>
          <w:marTop w:val="0"/>
          <w:marBottom w:val="0"/>
          <w:divBdr>
            <w:top w:val="none" w:sz="0" w:space="0" w:color="auto"/>
            <w:left w:val="none" w:sz="0" w:space="0" w:color="auto"/>
            <w:bottom w:val="none" w:sz="0" w:space="0" w:color="auto"/>
            <w:right w:val="none" w:sz="0" w:space="0" w:color="auto"/>
          </w:divBdr>
        </w:div>
        <w:div w:id="500042969">
          <w:marLeft w:val="640"/>
          <w:marRight w:val="0"/>
          <w:marTop w:val="0"/>
          <w:marBottom w:val="0"/>
          <w:divBdr>
            <w:top w:val="none" w:sz="0" w:space="0" w:color="auto"/>
            <w:left w:val="none" w:sz="0" w:space="0" w:color="auto"/>
            <w:bottom w:val="none" w:sz="0" w:space="0" w:color="auto"/>
            <w:right w:val="none" w:sz="0" w:space="0" w:color="auto"/>
          </w:divBdr>
        </w:div>
        <w:div w:id="505946356">
          <w:marLeft w:val="640"/>
          <w:marRight w:val="0"/>
          <w:marTop w:val="0"/>
          <w:marBottom w:val="0"/>
          <w:divBdr>
            <w:top w:val="none" w:sz="0" w:space="0" w:color="auto"/>
            <w:left w:val="none" w:sz="0" w:space="0" w:color="auto"/>
            <w:bottom w:val="none" w:sz="0" w:space="0" w:color="auto"/>
            <w:right w:val="none" w:sz="0" w:space="0" w:color="auto"/>
          </w:divBdr>
        </w:div>
        <w:div w:id="550193036">
          <w:marLeft w:val="640"/>
          <w:marRight w:val="0"/>
          <w:marTop w:val="0"/>
          <w:marBottom w:val="0"/>
          <w:divBdr>
            <w:top w:val="none" w:sz="0" w:space="0" w:color="auto"/>
            <w:left w:val="none" w:sz="0" w:space="0" w:color="auto"/>
            <w:bottom w:val="none" w:sz="0" w:space="0" w:color="auto"/>
            <w:right w:val="none" w:sz="0" w:space="0" w:color="auto"/>
          </w:divBdr>
        </w:div>
        <w:div w:id="633366455">
          <w:marLeft w:val="640"/>
          <w:marRight w:val="0"/>
          <w:marTop w:val="0"/>
          <w:marBottom w:val="0"/>
          <w:divBdr>
            <w:top w:val="none" w:sz="0" w:space="0" w:color="auto"/>
            <w:left w:val="none" w:sz="0" w:space="0" w:color="auto"/>
            <w:bottom w:val="none" w:sz="0" w:space="0" w:color="auto"/>
            <w:right w:val="none" w:sz="0" w:space="0" w:color="auto"/>
          </w:divBdr>
        </w:div>
        <w:div w:id="635568864">
          <w:marLeft w:val="640"/>
          <w:marRight w:val="0"/>
          <w:marTop w:val="0"/>
          <w:marBottom w:val="0"/>
          <w:divBdr>
            <w:top w:val="none" w:sz="0" w:space="0" w:color="auto"/>
            <w:left w:val="none" w:sz="0" w:space="0" w:color="auto"/>
            <w:bottom w:val="none" w:sz="0" w:space="0" w:color="auto"/>
            <w:right w:val="none" w:sz="0" w:space="0" w:color="auto"/>
          </w:divBdr>
        </w:div>
        <w:div w:id="687952119">
          <w:marLeft w:val="640"/>
          <w:marRight w:val="0"/>
          <w:marTop w:val="0"/>
          <w:marBottom w:val="0"/>
          <w:divBdr>
            <w:top w:val="none" w:sz="0" w:space="0" w:color="auto"/>
            <w:left w:val="none" w:sz="0" w:space="0" w:color="auto"/>
            <w:bottom w:val="none" w:sz="0" w:space="0" w:color="auto"/>
            <w:right w:val="none" w:sz="0" w:space="0" w:color="auto"/>
          </w:divBdr>
        </w:div>
        <w:div w:id="709839261">
          <w:marLeft w:val="640"/>
          <w:marRight w:val="0"/>
          <w:marTop w:val="0"/>
          <w:marBottom w:val="0"/>
          <w:divBdr>
            <w:top w:val="none" w:sz="0" w:space="0" w:color="auto"/>
            <w:left w:val="none" w:sz="0" w:space="0" w:color="auto"/>
            <w:bottom w:val="none" w:sz="0" w:space="0" w:color="auto"/>
            <w:right w:val="none" w:sz="0" w:space="0" w:color="auto"/>
          </w:divBdr>
        </w:div>
        <w:div w:id="713310519">
          <w:marLeft w:val="640"/>
          <w:marRight w:val="0"/>
          <w:marTop w:val="0"/>
          <w:marBottom w:val="0"/>
          <w:divBdr>
            <w:top w:val="none" w:sz="0" w:space="0" w:color="auto"/>
            <w:left w:val="none" w:sz="0" w:space="0" w:color="auto"/>
            <w:bottom w:val="none" w:sz="0" w:space="0" w:color="auto"/>
            <w:right w:val="none" w:sz="0" w:space="0" w:color="auto"/>
          </w:divBdr>
        </w:div>
        <w:div w:id="722405925">
          <w:marLeft w:val="640"/>
          <w:marRight w:val="0"/>
          <w:marTop w:val="0"/>
          <w:marBottom w:val="0"/>
          <w:divBdr>
            <w:top w:val="none" w:sz="0" w:space="0" w:color="auto"/>
            <w:left w:val="none" w:sz="0" w:space="0" w:color="auto"/>
            <w:bottom w:val="none" w:sz="0" w:space="0" w:color="auto"/>
            <w:right w:val="none" w:sz="0" w:space="0" w:color="auto"/>
          </w:divBdr>
        </w:div>
        <w:div w:id="760377298">
          <w:marLeft w:val="640"/>
          <w:marRight w:val="0"/>
          <w:marTop w:val="0"/>
          <w:marBottom w:val="0"/>
          <w:divBdr>
            <w:top w:val="none" w:sz="0" w:space="0" w:color="auto"/>
            <w:left w:val="none" w:sz="0" w:space="0" w:color="auto"/>
            <w:bottom w:val="none" w:sz="0" w:space="0" w:color="auto"/>
            <w:right w:val="none" w:sz="0" w:space="0" w:color="auto"/>
          </w:divBdr>
        </w:div>
        <w:div w:id="763692405">
          <w:marLeft w:val="640"/>
          <w:marRight w:val="0"/>
          <w:marTop w:val="0"/>
          <w:marBottom w:val="0"/>
          <w:divBdr>
            <w:top w:val="none" w:sz="0" w:space="0" w:color="auto"/>
            <w:left w:val="none" w:sz="0" w:space="0" w:color="auto"/>
            <w:bottom w:val="none" w:sz="0" w:space="0" w:color="auto"/>
            <w:right w:val="none" w:sz="0" w:space="0" w:color="auto"/>
          </w:divBdr>
        </w:div>
        <w:div w:id="828253816">
          <w:marLeft w:val="640"/>
          <w:marRight w:val="0"/>
          <w:marTop w:val="0"/>
          <w:marBottom w:val="0"/>
          <w:divBdr>
            <w:top w:val="none" w:sz="0" w:space="0" w:color="auto"/>
            <w:left w:val="none" w:sz="0" w:space="0" w:color="auto"/>
            <w:bottom w:val="none" w:sz="0" w:space="0" w:color="auto"/>
            <w:right w:val="none" w:sz="0" w:space="0" w:color="auto"/>
          </w:divBdr>
        </w:div>
        <w:div w:id="848955673">
          <w:marLeft w:val="640"/>
          <w:marRight w:val="0"/>
          <w:marTop w:val="0"/>
          <w:marBottom w:val="0"/>
          <w:divBdr>
            <w:top w:val="none" w:sz="0" w:space="0" w:color="auto"/>
            <w:left w:val="none" w:sz="0" w:space="0" w:color="auto"/>
            <w:bottom w:val="none" w:sz="0" w:space="0" w:color="auto"/>
            <w:right w:val="none" w:sz="0" w:space="0" w:color="auto"/>
          </w:divBdr>
        </w:div>
        <w:div w:id="862481265">
          <w:marLeft w:val="640"/>
          <w:marRight w:val="0"/>
          <w:marTop w:val="0"/>
          <w:marBottom w:val="0"/>
          <w:divBdr>
            <w:top w:val="none" w:sz="0" w:space="0" w:color="auto"/>
            <w:left w:val="none" w:sz="0" w:space="0" w:color="auto"/>
            <w:bottom w:val="none" w:sz="0" w:space="0" w:color="auto"/>
            <w:right w:val="none" w:sz="0" w:space="0" w:color="auto"/>
          </w:divBdr>
        </w:div>
        <w:div w:id="884215612">
          <w:marLeft w:val="640"/>
          <w:marRight w:val="0"/>
          <w:marTop w:val="0"/>
          <w:marBottom w:val="0"/>
          <w:divBdr>
            <w:top w:val="none" w:sz="0" w:space="0" w:color="auto"/>
            <w:left w:val="none" w:sz="0" w:space="0" w:color="auto"/>
            <w:bottom w:val="none" w:sz="0" w:space="0" w:color="auto"/>
            <w:right w:val="none" w:sz="0" w:space="0" w:color="auto"/>
          </w:divBdr>
        </w:div>
        <w:div w:id="946471836">
          <w:marLeft w:val="640"/>
          <w:marRight w:val="0"/>
          <w:marTop w:val="0"/>
          <w:marBottom w:val="0"/>
          <w:divBdr>
            <w:top w:val="none" w:sz="0" w:space="0" w:color="auto"/>
            <w:left w:val="none" w:sz="0" w:space="0" w:color="auto"/>
            <w:bottom w:val="none" w:sz="0" w:space="0" w:color="auto"/>
            <w:right w:val="none" w:sz="0" w:space="0" w:color="auto"/>
          </w:divBdr>
        </w:div>
        <w:div w:id="960527624">
          <w:marLeft w:val="640"/>
          <w:marRight w:val="0"/>
          <w:marTop w:val="0"/>
          <w:marBottom w:val="0"/>
          <w:divBdr>
            <w:top w:val="none" w:sz="0" w:space="0" w:color="auto"/>
            <w:left w:val="none" w:sz="0" w:space="0" w:color="auto"/>
            <w:bottom w:val="none" w:sz="0" w:space="0" w:color="auto"/>
            <w:right w:val="none" w:sz="0" w:space="0" w:color="auto"/>
          </w:divBdr>
        </w:div>
        <w:div w:id="965702742">
          <w:marLeft w:val="640"/>
          <w:marRight w:val="0"/>
          <w:marTop w:val="0"/>
          <w:marBottom w:val="0"/>
          <w:divBdr>
            <w:top w:val="none" w:sz="0" w:space="0" w:color="auto"/>
            <w:left w:val="none" w:sz="0" w:space="0" w:color="auto"/>
            <w:bottom w:val="none" w:sz="0" w:space="0" w:color="auto"/>
            <w:right w:val="none" w:sz="0" w:space="0" w:color="auto"/>
          </w:divBdr>
        </w:div>
        <w:div w:id="975570285">
          <w:marLeft w:val="640"/>
          <w:marRight w:val="0"/>
          <w:marTop w:val="0"/>
          <w:marBottom w:val="0"/>
          <w:divBdr>
            <w:top w:val="none" w:sz="0" w:space="0" w:color="auto"/>
            <w:left w:val="none" w:sz="0" w:space="0" w:color="auto"/>
            <w:bottom w:val="none" w:sz="0" w:space="0" w:color="auto"/>
            <w:right w:val="none" w:sz="0" w:space="0" w:color="auto"/>
          </w:divBdr>
        </w:div>
        <w:div w:id="1013721877">
          <w:marLeft w:val="640"/>
          <w:marRight w:val="0"/>
          <w:marTop w:val="0"/>
          <w:marBottom w:val="0"/>
          <w:divBdr>
            <w:top w:val="none" w:sz="0" w:space="0" w:color="auto"/>
            <w:left w:val="none" w:sz="0" w:space="0" w:color="auto"/>
            <w:bottom w:val="none" w:sz="0" w:space="0" w:color="auto"/>
            <w:right w:val="none" w:sz="0" w:space="0" w:color="auto"/>
          </w:divBdr>
        </w:div>
        <w:div w:id="1038362035">
          <w:marLeft w:val="640"/>
          <w:marRight w:val="0"/>
          <w:marTop w:val="0"/>
          <w:marBottom w:val="0"/>
          <w:divBdr>
            <w:top w:val="none" w:sz="0" w:space="0" w:color="auto"/>
            <w:left w:val="none" w:sz="0" w:space="0" w:color="auto"/>
            <w:bottom w:val="none" w:sz="0" w:space="0" w:color="auto"/>
            <w:right w:val="none" w:sz="0" w:space="0" w:color="auto"/>
          </w:divBdr>
        </w:div>
        <w:div w:id="1061829983">
          <w:marLeft w:val="640"/>
          <w:marRight w:val="0"/>
          <w:marTop w:val="0"/>
          <w:marBottom w:val="0"/>
          <w:divBdr>
            <w:top w:val="none" w:sz="0" w:space="0" w:color="auto"/>
            <w:left w:val="none" w:sz="0" w:space="0" w:color="auto"/>
            <w:bottom w:val="none" w:sz="0" w:space="0" w:color="auto"/>
            <w:right w:val="none" w:sz="0" w:space="0" w:color="auto"/>
          </w:divBdr>
        </w:div>
        <w:div w:id="1070888313">
          <w:marLeft w:val="640"/>
          <w:marRight w:val="0"/>
          <w:marTop w:val="0"/>
          <w:marBottom w:val="0"/>
          <w:divBdr>
            <w:top w:val="none" w:sz="0" w:space="0" w:color="auto"/>
            <w:left w:val="none" w:sz="0" w:space="0" w:color="auto"/>
            <w:bottom w:val="none" w:sz="0" w:space="0" w:color="auto"/>
            <w:right w:val="none" w:sz="0" w:space="0" w:color="auto"/>
          </w:divBdr>
        </w:div>
        <w:div w:id="1076854158">
          <w:marLeft w:val="640"/>
          <w:marRight w:val="0"/>
          <w:marTop w:val="0"/>
          <w:marBottom w:val="0"/>
          <w:divBdr>
            <w:top w:val="none" w:sz="0" w:space="0" w:color="auto"/>
            <w:left w:val="none" w:sz="0" w:space="0" w:color="auto"/>
            <w:bottom w:val="none" w:sz="0" w:space="0" w:color="auto"/>
            <w:right w:val="none" w:sz="0" w:space="0" w:color="auto"/>
          </w:divBdr>
        </w:div>
        <w:div w:id="1083382103">
          <w:marLeft w:val="640"/>
          <w:marRight w:val="0"/>
          <w:marTop w:val="0"/>
          <w:marBottom w:val="0"/>
          <w:divBdr>
            <w:top w:val="none" w:sz="0" w:space="0" w:color="auto"/>
            <w:left w:val="none" w:sz="0" w:space="0" w:color="auto"/>
            <w:bottom w:val="none" w:sz="0" w:space="0" w:color="auto"/>
            <w:right w:val="none" w:sz="0" w:space="0" w:color="auto"/>
          </w:divBdr>
        </w:div>
        <w:div w:id="1095781601">
          <w:marLeft w:val="640"/>
          <w:marRight w:val="0"/>
          <w:marTop w:val="0"/>
          <w:marBottom w:val="0"/>
          <w:divBdr>
            <w:top w:val="none" w:sz="0" w:space="0" w:color="auto"/>
            <w:left w:val="none" w:sz="0" w:space="0" w:color="auto"/>
            <w:bottom w:val="none" w:sz="0" w:space="0" w:color="auto"/>
            <w:right w:val="none" w:sz="0" w:space="0" w:color="auto"/>
          </w:divBdr>
        </w:div>
        <w:div w:id="1141731036">
          <w:marLeft w:val="640"/>
          <w:marRight w:val="0"/>
          <w:marTop w:val="0"/>
          <w:marBottom w:val="0"/>
          <w:divBdr>
            <w:top w:val="none" w:sz="0" w:space="0" w:color="auto"/>
            <w:left w:val="none" w:sz="0" w:space="0" w:color="auto"/>
            <w:bottom w:val="none" w:sz="0" w:space="0" w:color="auto"/>
            <w:right w:val="none" w:sz="0" w:space="0" w:color="auto"/>
          </w:divBdr>
        </w:div>
        <w:div w:id="1172910282">
          <w:marLeft w:val="640"/>
          <w:marRight w:val="0"/>
          <w:marTop w:val="0"/>
          <w:marBottom w:val="0"/>
          <w:divBdr>
            <w:top w:val="none" w:sz="0" w:space="0" w:color="auto"/>
            <w:left w:val="none" w:sz="0" w:space="0" w:color="auto"/>
            <w:bottom w:val="none" w:sz="0" w:space="0" w:color="auto"/>
            <w:right w:val="none" w:sz="0" w:space="0" w:color="auto"/>
          </w:divBdr>
        </w:div>
        <w:div w:id="1186290223">
          <w:marLeft w:val="640"/>
          <w:marRight w:val="0"/>
          <w:marTop w:val="0"/>
          <w:marBottom w:val="0"/>
          <w:divBdr>
            <w:top w:val="none" w:sz="0" w:space="0" w:color="auto"/>
            <w:left w:val="none" w:sz="0" w:space="0" w:color="auto"/>
            <w:bottom w:val="none" w:sz="0" w:space="0" w:color="auto"/>
            <w:right w:val="none" w:sz="0" w:space="0" w:color="auto"/>
          </w:divBdr>
        </w:div>
        <w:div w:id="1238200780">
          <w:marLeft w:val="640"/>
          <w:marRight w:val="0"/>
          <w:marTop w:val="0"/>
          <w:marBottom w:val="0"/>
          <w:divBdr>
            <w:top w:val="none" w:sz="0" w:space="0" w:color="auto"/>
            <w:left w:val="none" w:sz="0" w:space="0" w:color="auto"/>
            <w:bottom w:val="none" w:sz="0" w:space="0" w:color="auto"/>
            <w:right w:val="none" w:sz="0" w:space="0" w:color="auto"/>
          </w:divBdr>
        </w:div>
        <w:div w:id="1241595565">
          <w:marLeft w:val="640"/>
          <w:marRight w:val="0"/>
          <w:marTop w:val="0"/>
          <w:marBottom w:val="0"/>
          <w:divBdr>
            <w:top w:val="none" w:sz="0" w:space="0" w:color="auto"/>
            <w:left w:val="none" w:sz="0" w:space="0" w:color="auto"/>
            <w:bottom w:val="none" w:sz="0" w:space="0" w:color="auto"/>
            <w:right w:val="none" w:sz="0" w:space="0" w:color="auto"/>
          </w:divBdr>
        </w:div>
        <w:div w:id="1253903104">
          <w:marLeft w:val="640"/>
          <w:marRight w:val="0"/>
          <w:marTop w:val="0"/>
          <w:marBottom w:val="0"/>
          <w:divBdr>
            <w:top w:val="none" w:sz="0" w:space="0" w:color="auto"/>
            <w:left w:val="none" w:sz="0" w:space="0" w:color="auto"/>
            <w:bottom w:val="none" w:sz="0" w:space="0" w:color="auto"/>
            <w:right w:val="none" w:sz="0" w:space="0" w:color="auto"/>
          </w:divBdr>
        </w:div>
        <w:div w:id="1274166724">
          <w:marLeft w:val="640"/>
          <w:marRight w:val="0"/>
          <w:marTop w:val="0"/>
          <w:marBottom w:val="0"/>
          <w:divBdr>
            <w:top w:val="none" w:sz="0" w:space="0" w:color="auto"/>
            <w:left w:val="none" w:sz="0" w:space="0" w:color="auto"/>
            <w:bottom w:val="none" w:sz="0" w:space="0" w:color="auto"/>
            <w:right w:val="none" w:sz="0" w:space="0" w:color="auto"/>
          </w:divBdr>
        </w:div>
        <w:div w:id="1288001247">
          <w:marLeft w:val="640"/>
          <w:marRight w:val="0"/>
          <w:marTop w:val="0"/>
          <w:marBottom w:val="0"/>
          <w:divBdr>
            <w:top w:val="none" w:sz="0" w:space="0" w:color="auto"/>
            <w:left w:val="none" w:sz="0" w:space="0" w:color="auto"/>
            <w:bottom w:val="none" w:sz="0" w:space="0" w:color="auto"/>
            <w:right w:val="none" w:sz="0" w:space="0" w:color="auto"/>
          </w:divBdr>
        </w:div>
        <w:div w:id="1290086568">
          <w:marLeft w:val="640"/>
          <w:marRight w:val="0"/>
          <w:marTop w:val="0"/>
          <w:marBottom w:val="0"/>
          <w:divBdr>
            <w:top w:val="none" w:sz="0" w:space="0" w:color="auto"/>
            <w:left w:val="none" w:sz="0" w:space="0" w:color="auto"/>
            <w:bottom w:val="none" w:sz="0" w:space="0" w:color="auto"/>
            <w:right w:val="none" w:sz="0" w:space="0" w:color="auto"/>
          </w:divBdr>
        </w:div>
        <w:div w:id="1359508794">
          <w:marLeft w:val="640"/>
          <w:marRight w:val="0"/>
          <w:marTop w:val="0"/>
          <w:marBottom w:val="0"/>
          <w:divBdr>
            <w:top w:val="none" w:sz="0" w:space="0" w:color="auto"/>
            <w:left w:val="none" w:sz="0" w:space="0" w:color="auto"/>
            <w:bottom w:val="none" w:sz="0" w:space="0" w:color="auto"/>
            <w:right w:val="none" w:sz="0" w:space="0" w:color="auto"/>
          </w:divBdr>
        </w:div>
        <w:div w:id="1361778337">
          <w:marLeft w:val="640"/>
          <w:marRight w:val="0"/>
          <w:marTop w:val="0"/>
          <w:marBottom w:val="0"/>
          <w:divBdr>
            <w:top w:val="none" w:sz="0" w:space="0" w:color="auto"/>
            <w:left w:val="none" w:sz="0" w:space="0" w:color="auto"/>
            <w:bottom w:val="none" w:sz="0" w:space="0" w:color="auto"/>
            <w:right w:val="none" w:sz="0" w:space="0" w:color="auto"/>
          </w:divBdr>
        </w:div>
        <w:div w:id="1438410801">
          <w:marLeft w:val="640"/>
          <w:marRight w:val="0"/>
          <w:marTop w:val="0"/>
          <w:marBottom w:val="0"/>
          <w:divBdr>
            <w:top w:val="none" w:sz="0" w:space="0" w:color="auto"/>
            <w:left w:val="none" w:sz="0" w:space="0" w:color="auto"/>
            <w:bottom w:val="none" w:sz="0" w:space="0" w:color="auto"/>
            <w:right w:val="none" w:sz="0" w:space="0" w:color="auto"/>
          </w:divBdr>
        </w:div>
        <w:div w:id="1453014884">
          <w:marLeft w:val="640"/>
          <w:marRight w:val="0"/>
          <w:marTop w:val="0"/>
          <w:marBottom w:val="0"/>
          <w:divBdr>
            <w:top w:val="none" w:sz="0" w:space="0" w:color="auto"/>
            <w:left w:val="none" w:sz="0" w:space="0" w:color="auto"/>
            <w:bottom w:val="none" w:sz="0" w:space="0" w:color="auto"/>
            <w:right w:val="none" w:sz="0" w:space="0" w:color="auto"/>
          </w:divBdr>
        </w:div>
        <w:div w:id="1468935162">
          <w:marLeft w:val="640"/>
          <w:marRight w:val="0"/>
          <w:marTop w:val="0"/>
          <w:marBottom w:val="0"/>
          <w:divBdr>
            <w:top w:val="none" w:sz="0" w:space="0" w:color="auto"/>
            <w:left w:val="none" w:sz="0" w:space="0" w:color="auto"/>
            <w:bottom w:val="none" w:sz="0" w:space="0" w:color="auto"/>
            <w:right w:val="none" w:sz="0" w:space="0" w:color="auto"/>
          </w:divBdr>
        </w:div>
        <w:div w:id="1470128125">
          <w:marLeft w:val="640"/>
          <w:marRight w:val="0"/>
          <w:marTop w:val="0"/>
          <w:marBottom w:val="0"/>
          <w:divBdr>
            <w:top w:val="none" w:sz="0" w:space="0" w:color="auto"/>
            <w:left w:val="none" w:sz="0" w:space="0" w:color="auto"/>
            <w:bottom w:val="none" w:sz="0" w:space="0" w:color="auto"/>
            <w:right w:val="none" w:sz="0" w:space="0" w:color="auto"/>
          </w:divBdr>
        </w:div>
        <w:div w:id="1502313313">
          <w:marLeft w:val="640"/>
          <w:marRight w:val="0"/>
          <w:marTop w:val="0"/>
          <w:marBottom w:val="0"/>
          <w:divBdr>
            <w:top w:val="none" w:sz="0" w:space="0" w:color="auto"/>
            <w:left w:val="none" w:sz="0" w:space="0" w:color="auto"/>
            <w:bottom w:val="none" w:sz="0" w:space="0" w:color="auto"/>
            <w:right w:val="none" w:sz="0" w:space="0" w:color="auto"/>
          </w:divBdr>
        </w:div>
        <w:div w:id="1513445793">
          <w:marLeft w:val="640"/>
          <w:marRight w:val="0"/>
          <w:marTop w:val="0"/>
          <w:marBottom w:val="0"/>
          <w:divBdr>
            <w:top w:val="none" w:sz="0" w:space="0" w:color="auto"/>
            <w:left w:val="none" w:sz="0" w:space="0" w:color="auto"/>
            <w:bottom w:val="none" w:sz="0" w:space="0" w:color="auto"/>
            <w:right w:val="none" w:sz="0" w:space="0" w:color="auto"/>
          </w:divBdr>
        </w:div>
        <w:div w:id="1555702155">
          <w:marLeft w:val="640"/>
          <w:marRight w:val="0"/>
          <w:marTop w:val="0"/>
          <w:marBottom w:val="0"/>
          <w:divBdr>
            <w:top w:val="none" w:sz="0" w:space="0" w:color="auto"/>
            <w:left w:val="none" w:sz="0" w:space="0" w:color="auto"/>
            <w:bottom w:val="none" w:sz="0" w:space="0" w:color="auto"/>
            <w:right w:val="none" w:sz="0" w:space="0" w:color="auto"/>
          </w:divBdr>
        </w:div>
        <w:div w:id="1559390089">
          <w:marLeft w:val="640"/>
          <w:marRight w:val="0"/>
          <w:marTop w:val="0"/>
          <w:marBottom w:val="0"/>
          <w:divBdr>
            <w:top w:val="none" w:sz="0" w:space="0" w:color="auto"/>
            <w:left w:val="none" w:sz="0" w:space="0" w:color="auto"/>
            <w:bottom w:val="none" w:sz="0" w:space="0" w:color="auto"/>
            <w:right w:val="none" w:sz="0" w:space="0" w:color="auto"/>
          </w:divBdr>
        </w:div>
        <w:div w:id="1562791291">
          <w:marLeft w:val="640"/>
          <w:marRight w:val="0"/>
          <w:marTop w:val="0"/>
          <w:marBottom w:val="0"/>
          <w:divBdr>
            <w:top w:val="none" w:sz="0" w:space="0" w:color="auto"/>
            <w:left w:val="none" w:sz="0" w:space="0" w:color="auto"/>
            <w:bottom w:val="none" w:sz="0" w:space="0" w:color="auto"/>
            <w:right w:val="none" w:sz="0" w:space="0" w:color="auto"/>
          </w:divBdr>
        </w:div>
        <w:div w:id="1583874917">
          <w:marLeft w:val="640"/>
          <w:marRight w:val="0"/>
          <w:marTop w:val="0"/>
          <w:marBottom w:val="0"/>
          <w:divBdr>
            <w:top w:val="none" w:sz="0" w:space="0" w:color="auto"/>
            <w:left w:val="none" w:sz="0" w:space="0" w:color="auto"/>
            <w:bottom w:val="none" w:sz="0" w:space="0" w:color="auto"/>
            <w:right w:val="none" w:sz="0" w:space="0" w:color="auto"/>
          </w:divBdr>
        </w:div>
        <w:div w:id="1640653049">
          <w:marLeft w:val="640"/>
          <w:marRight w:val="0"/>
          <w:marTop w:val="0"/>
          <w:marBottom w:val="0"/>
          <w:divBdr>
            <w:top w:val="none" w:sz="0" w:space="0" w:color="auto"/>
            <w:left w:val="none" w:sz="0" w:space="0" w:color="auto"/>
            <w:bottom w:val="none" w:sz="0" w:space="0" w:color="auto"/>
            <w:right w:val="none" w:sz="0" w:space="0" w:color="auto"/>
          </w:divBdr>
        </w:div>
        <w:div w:id="1714035457">
          <w:marLeft w:val="640"/>
          <w:marRight w:val="0"/>
          <w:marTop w:val="0"/>
          <w:marBottom w:val="0"/>
          <w:divBdr>
            <w:top w:val="none" w:sz="0" w:space="0" w:color="auto"/>
            <w:left w:val="none" w:sz="0" w:space="0" w:color="auto"/>
            <w:bottom w:val="none" w:sz="0" w:space="0" w:color="auto"/>
            <w:right w:val="none" w:sz="0" w:space="0" w:color="auto"/>
          </w:divBdr>
        </w:div>
        <w:div w:id="1722364770">
          <w:marLeft w:val="640"/>
          <w:marRight w:val="0"/>
          <w:marTop w:val="0"/>
          <w:marBottom w:val="0"/>
          <w:divBdr>
            <w:top w:val="none" w:sz="0" w:space="0" w:color="auto"/>
            <w:left w:val="none" w:sz="0" w:space="0" w:color="auto"/>
            <w:bottom w:val="none" w:sz="0" w:space="0" w:color="auto"/>
            <w:right w:val="none" w:sz="0" w:space="0" w:color="auto"/>
          </w:divBdr>
        </w:div>
        <w:div w:id="1752508766">
          <w:marLeft w:val="640"/>
          <w:marRight w:val="0"/>
          <w:marTop w:val="0"/>
          <w:marBottom w:val="0"/>
          <w:divBdr>
            <w:top w:val="none" w:sz="0" w:space="0" w:color="auto"/>
            <w:left w:val="none" w:sz="0" w:space="0" w:color="auto"/>
            <w:bottom w:val="none" w:sz="0" w:space="0" w:color="auto"/>
            <w:right w:val="none" w:sz="0" w:space="0" w:color="auto"/>
          </w:divBdr>
        </w:div>
        <w:div w:id="1820269810">
          <w:marLeft w:val="640"/>
          <w:marRight w:val="0"/>
          <w:marTop w:val="0"/>
          <w:marBottom w:val="0"/>
          <w:divBdr>
            <w:top w:val="none" w:sz="0" w:space="0" w:color="auto"/>
            <w:left w:val="none" w:sz="0" w:space="0" w:color="auto"/>
            <w:bottom w:val="none" w:sz="0" w:space="0" w:color="auto"/>
            <w:right w:val="none" w:sz="0" w:space="0" w:color="auto"/>
          </w:divBdr>
        </w:div>
        <w:div w:id="1878468796">
          <w:marLeft w:val="640"/>
          <w:marRight w:val="0"/>
          <w:marTop w:val="0"/>
          <w:marBottom w:val="0"/>
          <w:divBdr>
            <w:top w:val="none" w:sz="0" w:space="0" w:color="auto"/>
            <w:left w:val="none" w:sz="0" w:space="0" w:color="auto"/>
            <w:bottom w:val="none" w:sz="0" w:space="0" w:color="auto"/>
            <w:right w:val="none" w:sz="0" w:space="0" w:color="auto"/>
          </w:divBdr>
        </w:div>
        <w:div w:id="1893275026">
          <w:marLeft w:val="640"/>
          <w:marRight w:val="0"/>
          <w:marTop w:val="0"/>
          <w:marBottom w:val="0"/>
          <w:divBdr>
            <w:top w:val="none" w:sz="0" w:space="0" w:color="auto"/>
            <w:left w:val="none" w:sz="0" w:space="0" w:color="auto"/>
            <w:bottom w:val="none" w:sz="0" w:space="0" w:color="auto"/>
            <w:right w:val="none" w:sz="0" w:space="0" w:color="auto"/>
          </w:divBdr>
        </w:div>
        <w:div w:id="1908493543">
          <w:marLeft w:val="640"/>
          <w:marRight w:val="0"/>
          <w:marTop w:val="0"/>
          <w:marBottom w:val="0"/>
          <w:divBdr>
            <w:top w:val="none" w:sz="0" w:space="0" w:color="auto"/>
            <w:left w:val="none" w:sz="0" w:space="0" w:color="auto"/>
            <w:bottom w:val="none" w:sz="0" w:space="0" w:color="auto"/>
            <w:right w:val="none" w:sz="0" w:space="0" w:color="auto"/>
          </w:divBdr>
        </w:div>
        <w:div w:id="1936866279">
          <w:marLeft w:val="640"/>
          <w:marRight w:val="0"/>
          <w:marTop w:val="0"/>
          <w:marBottom w:val="0"/>
          <w:divBdr>
            <w:top w:val="none" w:sz="0" w:space="0" w:color="auto"/>
            <w:left w:val="none" w:sz="0" w:space="0" w:color="auto"/>
            <w:bottom w:val="none" w:sz="0" w:space="0" w:color="auto"/>
            <w:right w:val="none" w:sz="0" w:space="0" w:color="auto"/>
          </w:divBdr>
        </w:div>
        <w:div w:id="1943876810">
          <w:marLeft w:val="640"/>
          <w:marRight w:val="0"/>
          <w:marTop w:val="0"/>
          <w:marBottom w:val="0"/>
          <w:divBdr>
            <w:top w:val="none" w:sz="0" w:space="0" w:color="auto"/>
            <w:left w:val="none" w:sz="0" w:space="0" w:color="auto"/>
            <w:bottom w:val="none" w:sz="0" w:space="0" w:color="auto"/>
            <w:right w:val="none" w:sz="0" w:space="0" w:color="auto"/>
          </w:divBdr>
        </w:div>
        <w:div w:id="1945334608">
          <w:marLeft w:val="640"/>
          <w:marRight w:val="0"/>
          <w:marTop w:val="0"/>
          <w:marBottom w:val="0"/>
          <w:divBdr>
            <w:top w:val="none" w:sz="0" w:space="0" w:color="auto"/>
            <w:left w:val="none" w:sz="0" w:space="0" w:color="auto"/>
            <w:bottom w:val="none" w:sz="0" w:space="0" w:color="auto"/>
            <w:right w:val="none" w:sz="0" w:space="0" w:color="auto"/>
          </w:divBdr>
        </w:div>
        <w:div w:id="1947348124">
          <w:marLeft w:val="640"/>
          <w:marRight w:val="0"/>
          <w:marTop w:val="0"/>
          <w:marBottom w:val="0"/>
          <w:divBdr>
            <w:top w:val="none" w:sz="0" w:space="0" w:color="auto"/>
            <w:left w:val="none" w:sz="0" w:space="0" w:color="auto"/>
            <w:bottom w:val="none" w:sz="0" w:space="0" w:color="auto"/>
            <w:right w:val="none" w:sz="0" w:space="0" w:color="auto"/>
          </w:divBdr>
        </w:div>
        <w:div w:id="1957833815">
          <w:marLeft w:val="640"/>
          <w:marRight w:val="0"/>
          <w:marTop w:val="0"/>
          <w:marBottom w:val="0"/>
          <w:divBdr>
            <w:top w:val="none" w:sz="0" w:space="0" w:color="auto"/>
            <w:left w:val="none" w:sz="0" w:space="0" w:color="auto"/>
            <w:bottom w:val="none" w:sz="0" w:space="0" w:color="auto"/>
            <w:right w:val="none" w:sz="0" w:space="0" w:color="auto"/>
          </w:divBdr>
        </w:div>
        <w:div w:id="1960136347">
          <w:marLeft w:val="640"/>
          <w:marRight w:val="0"/>
          <w:marTop w:val="0"/>
          <w:marBottom w:val="0"/>
          <w:divBdr>
            <w:top w:val="none" w:sz="0" w:space="0" w:color="auto"/>
            <w:left w:val="none" w:sz="0" w:space="0" w:color="auto"/>
            <w:bottom w:val="none" w:sz="0" w:space="0" w:color="auto"/>
            <w:right w:val="none" w:sz="0" w:space="0" w:color="auto"/>
          </w:divBdr>
        </w:div>
        <w:div w:id="1977372655">
          <w:marLeft w:val="640"/>
          <w:marRight w:val="0"/>
          <w:marTop w:val="0"/>
          <w:marBottom w:val="0"/>
          <w:divBdr>
            <w:top w:val="none" w:sz="0" w:space="0" w:color="auto"/>
            <w:left w:val="none" w:sz="0" w:space="0" w:color="auto"/>
            <w:bottom w:val="none" w:sz="0" w:space="0" w:color="auto"/>
            <w:right w:val="none" w:sz="0" w:space="0" w:color="auto"/>
          </w:divBdr>
        </w:div>
        <w:div w:id="2000814902">
          <w:marLeft w:val="640"/>
          <w:marRight w:val="0"/>
          <w:marTop w:val="0"/>
          <w:marBottom w:val="0"/>
          <w:divBdr>
            <w:top w:val="none" w:sz="0" w:space="0" w:color="auto"/>
            <w:left w:val="none" w:sz="0" w:space="0" w:color="auto"/>
            <w:bottom w:val="none" w:sz="0" w:space="0" w:color="auto"/>
            <w:right w:val="none" w:sz="0" w:space="0" w:color="auto"/>
          </w:divBdr>
        </w:div>
        <w:div w:id="2054621694">
          <w:marLeft w:val="640"/>
          <w:marRight w:val="0"/>
          <w:marTop w:val="0"/>
          <w:marBottom w:val="0"/>
          <w:divBdr>
            <w:top w:val="none" w:sz="0" w:space="0" w:color="auto"/>
            <w:left w:val="none" w:sz="0" w:space="0" w:color="auto"/>
            <w:bottom w:val="none" w:sz="0" w:space="0" w:color="auto"/>
            <w:right w:val="none" w:sz="0" w:space="0" w:color="auto"/>
          </w:divBdr>
        </w:div>
        <w:div w:id="2061828893">
          <w:marLeft w:val="640"/>
          <w:marRight w:val="0"/>
          <w:marTop w:val="0"/>
          <w:marBottom w:val="0"/>
          <w:divBdr>
            <w:top w:val="none" w:sz="0" w:space="0" w:color="auto"/>
            <w:left w:val="none" w:sz="0" w:space="0" w:color="auto"/>
            <w:bottom w:val="none" w:sz="0" w:space="0" w:color="auto"/>
            <w:right w:val="none" w:sz="0" w:space="0" w:color="auto"/>
          </w:divBdr>
        </w:div>
        <w:div w:id="2098287597">
          <w:marLeft w:val="640"/>
          <w:marRight w:val="0"/>
          <w:marTop w:val="0"/>
          <w:marBottom w:val="0"/>
          <w:divBdr>
            <w:top w:val="none" w:sz="0" w:space="0" w:color="auto"/>
            <w:left w:val="none" w:sz="0" w:space="0" w:color="auto"/>
            <w:bottom w:val="none" w:sz="0" w:space="0" w:color="auto"/>
            <w:right w:val="none" w:sz="0" w:space="0" w:color="auto"/>
          </w:divBdr>
        </w:div>
        <w:div w:id="2111393816">
          <w:marLeft w:val="640"/>
          <w:marRight w:val="0"/>
          <w:marTop w:val="0"/>
          <w:marBottom w:val="0"/>
          <w:divBdr>
            <w:top w:val="none" w:sz="0" w:space="0" w:color="auto"/>
            <w:left w:val="none" w:sz="0" w:space="0" w:color="auto"/>
            <w:bottom w:val="none" w:sz="0" w:space="0" w:color="auto"/>
            <w:right w:val="none" w:sz="0" w:space="0" w:color="auto"/>
          </w:divBdr>
        </w:div>
        <w:div w:id="2125538474">
          <w:marLeft w:val="640"/>
          <w:marRight w:val="0"/>
          <w:marTop w:val="0"/>
          <w:marBottom w:val="0"/>
          <w:divBdr>
            <w:top w:val="none" w:sz="0" w:space="0" w:color="auto"/>
            <w:left w:val="none" w:sz="0" w:space="0" w:color="auto"/>
            <w:bottom w:val="none" w:sz="0" w:space="0" w:color="auto"/>
            <w:right w:val="none" w:sz="0" w:space="0" w:color="auto"/>
          </w:divBdr>
        </w:div>
        <w:div w:id="2131628134">
          <w:marLeft w:val="640"/>
          <w:marRight w:val="0"/>
          <w:marTop w:val="0"/>
          <w:marBottom w:val="0"/>
          <w:divBdr>
            <w:top w:val="none" w:sz="0" w:space="0" w:color="auto"/>
            <w:left w:val="none" w:sz="0" w:space="0" w:color="auto"/>
            <w:bottom w:val="none" w:sz="0" w:space="0" w:color="auto"/>
            <w:right w:val="none" w:sz="0" w:space="0" w:color="auto"/>
          </w:divBdr>
        </w:div>
        <w:div w:id="2144999041">
          <w:marLeft w:val="640"/>
          <w:marRight w:val="0"/>
          <w:marTop w:val="0"/>
          <w:marBottom w:val="0"/>
          <w:divBdr>
            <w:top w:val="none" w:sz="0" w:space="0" w:color="auto"/>
            <w:left w:val="none" w:sz="0" w:space="0" w:color="auto"/>
            <w:bottom w:val="none" w:sz="0" w:space="0" w:color="auto"/>
            <w:right w:val="none" w:sz="0" w:space="0" w:color="auto"/>
          </w:divBdr>
        </w:div>
        <w:div w:id="2146847337">
          <w:marLeft w:val="640"/>
          <w:marRight w:val="0"/>
          <w:marTop w:val="0"/>
          <w:marBottom w:val="0"/>
          <w:divBdr>
            <w:top w:val="none" w:sz="0" w:space="0" w:color="auto"/>
            <w:left w:val="none" w:sz="0" w:space="0" w:color="auto"/>
            <w:bottom w:val="none" w:sz="0" w:space="0" w:color="auto"/>
            <w:right w:val="none" w:sz="0" w:space="0" w:color="auto"/>
          </w:divBdr>
        </w:div>
      </w:divsChild>
    </w:div>
    <w:div w:id="2107338102">
      <w:bodyDiv w:val="1"/>
      <w:marLeft w:val="0"/>
      <w:marRight w:val="0"/>
      <w:marTop w:val="0"/>
      <w:marBottom w:val="0"/>
      <w:divBdr>
        <w:top w:val="none" w:sz="0" w:space="0" w:color="auto"/>
        <w:left w:val="none" w:sz="0" w:space="0" w:color="auto"/>
        <w:bottom w:val="none" w:sz="0" w:space="0" w:color="auto"/>
        <w:right w:val="none" w:sz="0" w:space="0" w:color="auto"/>
      </w:divBdr>
      <w:divsChild>
        <w:div w:id="560755658">
          <w:marLeft w:val="640"/>
          <w:marRight w:val="0"/>
          <w:marTop w:val="0"/>
          <w:marBottom w:val="0"/>
          <w:divBdr>
            <w:top w:val="none" w:sz="0" w:space="0" w:color="auto"/>
            <w:left w:val="none" w:sz="0" w:space="0" w:color="auto"/>
            <w:bottom w:val="none" w:sz="0" w:space="0" w:color="auto"/>
            <w:right w:val="none" w:sz="0" w:space="0" w:color="auto"/>
          </w:divBdr>
        </w:div>
        <w:div w:id="1011370633">
          <w:marLeft w:val="640"/>
          <w:marRight w:val="0"/>
          <w:marTop w:val="0"/>
          <w:marBottom w:val="0"/>
          <w:divBdr>
            <w:top w:val="none" w:sz="0" w:space="0" w:color="auto"/>
            <w:left w:val="none" w:sz="0" w:space="0" w:color="auto"/>
            <w:bottom w:val="none" w:sz="0" w:space="0" w:color="auto"/>
            <w:right w:val="none" w:sz="0" w:space="0" w:color="auto"/>
          </w:divBdr>
        </w:div>
        <w:div w:id="2042514558">
          <w:marLeft w:val="640"/>
          <w:marRight w:val="0"/>
          <w:marTop w:val="0"/>
          <w:marBottom w:val="0"/>
          <w:divBdr>
            <w:top w:val="none" w:sz="0" w:space="0" w:color="auto"/>
            <w:left w:val="none" w:sz="0" w:space="0" w:color="auto"/>
            <w:bottom w:val="none" w:sz="0" w:space="0" w:color="auto"/>
            <w:right w:val="none" w:sz="0" w:space="0" w:color="auto"/>
          </w:divBdr>
        </w:div>
        <w:div w:id="498430326">
          <w:marLeft w:val="640"/>
          <w:marRight w:val="0"/>
          <w:marTop w:val="0"/>
          <w:marBottom w:val="0"/>
          <w:divBdr>
            <w:top w:val="none" w:sz="0" w:space="0" w:color="auto"/>
            <w:left w:val="none" w:sz="0" w:space="0" w:color="auto"/>
            <w:bottom w:val="none" w:sz="0" w:space="0" w:color="auto"/>
            <w:right w:val="none" w:sz="0" w:space="0" w:color="auto"/>
          </w:divBdr>
        </w:div>
        <w:div w:id="1660619835">
          <w:marLeft w:val="640"/>
          <w:marRight w:val="0"/>
          <w:marTop w:val="0"/>
          <w:marBottom w:val="0"/>
          <w:divBdr>
            <w:top w:val="none" w:sz="0" w:space="0" w:color="auto"/>
            <w:left w:val="none" w:sz="0" w:space="0" w:color="auto"/>
            <w:bottom w:val="none" w:sz="0" w:space="0" w:color="auto"/>
            <w:right w:val="none" w:sz="0" w:space="0" w:color="auto"/>
          </w:divBdr>
        </w:div>
        <w:div w:id="757095648">
          <w:marLeft w:val="640"/>
          <w:marRight w:val="0"/>
          <w:marTop w:val="0"/>
          <w:marBottom w:val="0"/>
          <w:divBdr>
            <w:top w:val="none" w:sz="0" w:space="0" w:color="auto"/>
            <w:left w:val="none" w:sz="0" w:space="0" w:color="auto"/>
            <w:bottom w:val="none" w:sz="0" w:space="0" w:color="auto"/>
            <w:right w:val="none" w:sz="0" w:space="0" w:color="auto"/>
          </w:divBdr>
        </w:div>
        <w:div w:id="682712021">
          <w:marLeft w:val="640"/>
          <w:marRight w:val="0"/>
          <w:marTop w:val="0"/>
          <w:marBottom w:val="0"/>
          <w:divBdr>
            <w:top w:val="none" w:sz="0" w:space="0" w:color="auto"/>
            <w:left w:val="none" w:sz="0" w:space="0" w:color="auto"/>
            <w:bottom w:val="none" w:sz="0" w:space="0" w:color="auto"/>
            <w:right w:val="none" w:sz="0" w:space="0" w:color="auto"/>
          </w:divBdr>
        </w:div>
        <w:div w:id="470362878">
          <w:marLeft w:val="640"/>
          <w:marRight w:val="0"/>
          <w:marTop w:val="0"/>
          <w:marBottom w:val="0"/>
          <w:divBdr>
            <w:top w:val="none" w:sz="0" w:space="0" w:color="auto"/>
            <w:left w:val="none" w:sz="0" w:space="0" w:color="auto"/>
            <w:bottom w:val="none" w:sz="0" w:space="0" w:color="auto"/>
            <w:right w:val="none" w:sz="0" w:space="0" w:color="auto"/>
          </w:divBdr>
        </w:div>
        <w:div w:id="1898205464">
          <w:marLeft w:val="640"/>
          <w:marRight w:val="0"/>
          <w:marTop w:val="0"/>
          <w:marBottom w:val="0"/>
          <w:divBdr>
            <w:top w:val="none" w:sz="0" w:space="0" w:color="auto"/>
            <w:left w:val="none" w:sz="0" w:space="0" w:color="auto"/>
            <w:bottom w:val="none" w:sz="0" w:space="0" w:color="auto"/>
            <w:right w:val="none" w:sz="0" w:space="0" w:color="auto"/>
          </w:divBdr>
        </w:div>
        <w:div w:id="956840390">
          <w:marLeft w:val="640"/>
          <w:marRight w:val="0"/>
          <w:marTop w:val="0"/>
          <w:marBottom w:val="0"/>
          <w:divBdr>
            <w:top w:val="none" w:sz="0" w:space="0" w:color="auto"/>
            <w:left w:val="none" w:sz="0" w:space="0" w:color="auto"/>
            <w:bottom w:val="none" w:sz="0" w:space="0" w:color="auto"/>
            <w:right w:val="none" w:sz="0" w:space="0" w:color="auto"/>
          </w:divBdr>
        </w:div>
        <w:div w:id="2073383547">
          <w:marLeft w:val="640"/>
          <w:marRight w:val="0"/>
          <w:marTop w:val="0"/>
          <w:marBottom w:val="0"/>
          <w:divBdr>
            <w:top w:val="none" w:sz="0" w:space="0" w:color="auto"/>
            <w:left w:val="none" w:sz="0" w:space="0" w:color="auto"/>
            <w:bottom w:val="none" w:sz="0" w:space="0" w:color="auto"/>
            <w:right w:val="none" w:sz="0" w:space="0" w:color="auto"/>
          </w:divBdr>
        </w:div>
        <w:div w:id="1444231527">
          <w:marLeft w:val="640"/>
          <w:marRight w:val="0"/>
          <w:marTop w:val="0"/>
          <w:marBottom w:val="0"/>
          <w:divBdr>
            <w:top w:val="none" w:sz="0" w:space="0" w:color="auto"/>
            <w:left w:val="none" w:sz="0" w:space="0" w:color="auto"/>
            <w:bottom w:val="none" w:sz="0" w:space="0" w:color="auto"/>
            <w:right w:val="none" w:sz="0" w:space="0" w:color="auto"/>
          </w:divBdr>
        </w:div>
        <w:div w:id="1159879486">
          <w:marLeft w:val="640"/>
          <w:marRight w:val="0"/>
          <w:marTop w:val="0"/>
          <w:marBottom w:val="0"/>
          <w:divBdr>
            <w:top w:val="none" w:sz="0" w:space="0" w:color="auto"/>
            <w:left w:val="none" w:sz="0" w:space="0" w:color="auto"/>
            <w:bottom w:val="none" w:sz="0" w:space="0" w:color="auto"/>
            <w:right w:val="none" w:sz="0" w:space="0" w:color="auto"/>
          </w:divBdr>
        </w:div>
        <w:div w:id="2047172757">
          <w:marLeft w:val="640"/>
          <w:marRight w:val="0"/>
          <w:marTop w:val="0"/>
          <w:marBottom w:val="0"/>
          <w:divBdr>
            <w:top w:val="none" w:sz="0" w:space="0" w:color="auto"/>
            <w:left w:val="none" w:sz="0" w:space="0" w:color="auto"/>
            <w:bottom w:val="none" w:sz="0" w:space="0" w:color="auto"/>
            <w:right w:val="none" w:sz="0" w:space="0" w:color="auto"/>
          </w:divBdr>
        </w:div>
        <w:div w:id="1488401306">
          <w:marLeft w:val="640"/>
          <w:marRight w:val="0"/>
          <w:marTop w:val="0"/>
          <w:marBottom w:val="0"/>
          <w:divBdr>
            <w:top w:val="none" w:sz="0" w:space="0" w:color="auto"/>
            <w:left w:val="none" w:sz="0" w:space="0" w:color="auto"/>
            <w:bottom w:val="none" w:sz="0" w:space="0" w:color="auto"/>
            <w:right w:val="none" w:sz="0" w:space="0" w:color="auto"/>
          </w:divBdr>
        </w:div>
        <w:div w:id="658538290">
          <w:marLeft w:val="640"/>
          <w:marRight w:val="0"/>
          <w:marTop w:val="0"/>
          <w:marBottom w:val="0"/>
          <w:divBdr>
            <w:top w:val="none" w:sz="0" w:space="0" w:color="auto"/>
            <w:left w:val="none" w:sz="0" w:space="0" w:color="auto"/>
            <w:bottom w:val="none" w:sz="0" w:space="0" w:color="auto"/>
            <w:right w:val="none" w:sz="0" w:space="0" w:color="auto"/>
          </w:divBdr>
        </w:div>
        <w:div w:id="1634558341">
          <w:marLeft w:val="640"/>
          <w:marRight w:val="0"/>
          <w:marTop w:val="0"/>
          <w:marBottom w:val="0"/>
          <w:divBdr>
            <w:top w:val="none" w:sz="0" w:space="0" w:color="auto"/>
            <w:left w:val="none" w:sz="0" w:space="0" w:color="auto"/>
            <w:bottom w:val="none" w:sz="0" w:space="0" w:color="auto"/>
            <w:right w:val="none" w:sz="0" w:space="0" w:color="auto"/>
          </w:divBdr>
        </w:div>
        <w:div w:id="1468889036">
          <w:marLeft w:val="640"/>
          <w:marRight w:val="0"/>
          <w:marTop w:val="0"/>
          <w:marBottom w:val="0"/>
          <w:divBdr>
            <w:top w:val="none" w:sz="0" w:space="0" w:color="auto"/>
            <w:left w:val="none" w:sz="0" w:space="0" w:color="auto"/>
            <w:bottom w:val="none" w:sz="0" w:space="0" w:color="auto"/>
            <w:right w:val="none" w:sz="0" w:space="0" w:color="auto"/>
          </w:divBdr>
        </w:div>
        <w:div w:id="2147233245">
          <w:marLeft w:val="640"/>
          <w:marRight w:val="0"/>
          <w:marTop w:val="0"/>
          <w:marBottom w:val="0"/>
          <w:divBdr>
            <w:top w:val="none" w:sz="0" w:space="0" w:color="auto"/>
            <w:left w:val="none" w:sz="0" w:space="0" w:color="auto"/>
            <w:bottom w:val="none" w:sz="0" w:space="0" w:color="auto"/>
            <w:right w:val="none" w:sz="0" w:space="0" w:color="auto"/>
          </w:divBdr>
        </w:div>
        <w:div w:id="82992139">
          <w:marLeft w:val="640"/>
          <w:marRight w:val="0"/>
          <w:marTop w:val="0"/>
          <w:marBottom w:val="0"/>
          <w:divBdr>
            <w:top w:val="none" w:sz="0" w:space="0" w:color="auto"/>
            <w:left w:val="none" w:sz="0" w:space="0" w:color="auto"/>
            <w:bottom w:val="none" w:sz="0" w:space="0" w:color="auto"/>
            <w:right w:val="none" w:sz="0" w:space="0" w:color="auto"/>
          </w:divBdr>
        </w:div>
        <w:div w:id="1023704174">
          <w:marLeft w:val="640"/>
          <w:marRight w:val="0"/>
          <w:marTop w:val="0"/>
          <w:marBottom w:val="0"/>
          <w:divBdr>
            <w:top w:val="none" w:sz="0" w:space="0" w:color="auto"/>
            <w:left w:val="none" w:sz="0" w:space="0" w:color="auto"/>
            <w:bottom w:val="none" w:sz="0" w:space="0" w:color="auto"/>
            <w:right w:val="none" w:sz="0" w:space="0" w:color="auto"/>
          </w:divBdr>
        </w:div>
        <w:div w:id="975181102">
          <w:marLeft w:val="640"/>
          <w:marRight w:val="0"/>
          <w:marTop w:val="0"/>
          <w:marBottom w:val="0"/>
          <w:divBdr>
            <w:top w:val="none" w:sz="0" w:space="0" w:color="auto"/>
            <w:left w:val="none" w:sz="0" w:space="0" w:color="auto"/>
            <w:bottom w:val="none" w:sz="0" w:space="0" w:color="auto"/>
            <w:right w:val="none" w:sz="0" w:space="0" w:color="auto"/>
          </w:divBdr>
        </w:div>
        <w:div w:id="302849778">
          <w:marLeft w:val="640"/>
          <w:marRight w:val="0"/>
          <w:marTop w:val="0"/>
          <w:marBottom w:val="0"/>
          <w:divBdr>
            <w:top w:val="none" w:sz="0" w:space="0" w:color="auto"/>
            <w:left w:val="none" w:sz="0" w:space="0" w:color="auto"/>
            <w:bottom w:val="none" w:sz="0" w:space="0" w:color="auto"/>
            <w:right w:val="none" w:sz="0" w:space="0" w:color="auto"/>
          </w:divBdr>
        </w:div>
        <w:div w:id="843977502">
          <w:marLeft w:val="640"/>
          <w:marRight w:val="0"/>
          <w:marTop w:val="0"/>
          <w:marBottom w:val="0"/>
          <w:divBdr>
            <w:top w:val="none" w:sz="0" w:space="0" w:color="auto"/>
            <w:left w:val="none" w:sz="0" w:space="0" w:color="auto"/>
            <w:bottom w:val="none" w:sz="0" w:space="0" w:color="auto"/>
            <w:right w:val="none" w:sz="0" w:space="0" w:color="auto"/>
          </w:divBdr>
        </w:div>
        <w:div w:id="1667783990">
          <w:marLeft w:val="640"/>
          <w:marRight w:val="0"/>
          <w:marTop w:val="0"/>
          <w:marBottom w:val="0"/>
          <w:divBdr>
            <w:top w:val="none" w:sz="0" w:space="0" w:color="auto"/>
            <w:left w:val="none" w:sz="0" w:space="0" w:color="auto"/>
            <w:bottom w:val="none" w:sz="0" w:space="0" w:color="auto"/>
            <w:right w:val="none" w:sz="0" w:space="0" w:color="auto"/>
          </w:divBdr>
        </w:div>
        <w:div w:id="274098537">
          <w:marLeft w:val="640"/>
          <w:marRight w:val="0"/>
          <w:marTop w:val="0"/>
          <w:marBottom w:val="0"/>
          <w:divBdr>
            <w:top w:val="none" w:sz="0" w:space="0" w:color="auto"/>
            <w:left w:val="none" w:sz="0" w:space="0" w:color="auto"/>
            <w:bottom w:val="none" w:sz="0" w:space="0" w:color="auto"/>
            <w:right w:val="none" w:sz="0" w:space="0" w:color="auto"/>
          </w:divBdr>
        </w:div>
        <w:div w:id="275061494">
          <w:marLeft w:val="640"/>
          <w:marRight w:val="0"/>
          <w:marTop w:val="0"/>
          <w:marBottom w:val="0"/>
          <w:divBdr>
            <w:top w:val="none" w:sz="0" w:space="0" w:color="auto"/>
            <w:left w:val="none" w:sz="0" w:space="0" w:color="auto"/>
            <w:bottom w:val="none" w:sz="0" w:space="0" w:color="auto"/>
            <w:right w:val="none" w:sz="0" w:space="0" w:color="auto"/>
          </w:divBdr>
        </w:div>
        <w:div w:id="1799102574">
          <w:marLeft w:val="640"/>
          <w:marRight w:val="0"/>
          <w:marTop w:val="0"/>
          <w:marBottom w:val="0"/>
          <w:divBdr>
            <w:top w:val="none" w:sz="0" w:space="0" w:color="auto"/>
            <w:left w:val="none" w:sz="0" w:space="0" w:color="auto"/>
            <w:bottom w:val="none" w:sz="0" w:space="0" w:color="auto"/>
            <w:right w:val="none" w:sz="0" w:space="0" w:color="auto"/>
          </w:divBdr>
        </w:div>
        <w:div w:id="877208612">
          <w:marLeft w:val="640"/>
          <w:marRight w:val="0"/>
          <w:marTop w:val="0"/>
          <w:marBottom w:val="0"/>
          <w:divBdr>
            <w:top w:val="none" w:sz="0" w:space="0" w:color="auto"/>
            <w:left w:val="none" w:sz="0" w:space="0" w:color="auto"/>
            <w:bottom w:val="none" w:sz="0" w:space="0" w:color="auto"/>
            <w:right w:val="none" w:sz="0" w:space="0" w:color="auto"/>
          </w:divBdr>
        </w:div>
        <w:div w:id="11105516">
          <w:marLeft w:val="640"/>
          <w:marRight w:val="0"/>
          <w:marTop w:val="0"/>
          <w:marBottom w:val="0"/>
          <w:divBdr>
            <w:top w:val="none" w:sz="0" w:space="0" w:color="auto"/>
            <w:left w:val="none" w:sz="0" w:space="0" w:color="auto"/>
            <w:bottom w:val="none" w:sz="0" w:space="0" w:color="auto"/>
            <w:right w:val="none" w:sz="0" w:space="0" w:color="auto"/>
          </w:divBdr>
        </w:div>
        <w:div w:id="439227513">
          <w:marLeft w:val="640"/>
          <w:marRight w:val="0"/>
          <w:marTop w:val="0"/>
          <w:marBottom w:val="0"/>
          <w:divBdr>
            <w:top w:val="none" w:sz="0" w:space="0" w:color="auto"/>
            <w:left w:val="none" w:sz="0" w:space="0" w:color="auto"/>
            <w:bottom w:val="none" w:sz="0" w:space="0" w:color="auto"/>
            <w:right w:val="none" w:sz="0" w:space="0" w:color="auto"/>
          </w:divBdr>
        </w:div>
        <w:div w:id="1736731976">
          <w:marLeft w:val="640"/>
          <w:marRight w:val="0"/>
          <w:marTop w:val="0"/>
          <w:marBottom w:val="0"/>
          <w:divBdr>
            <w:top w:val="none" w:sz="0" w:space="0" w:color="auto"/>
            <w:left w:val="none" w:sz="0" w:space="0" w:color="auto"/>
            <w:bottom w:val="none" w:sz="0" w:space="0" w:color="auto"/>
            <w:right w:val="none" w:sz="0" w:space="0" w:color="auto"/>
          </w:divBdr>
        </w:div>
        <w:div w:id="2069766466">
          <w:marLeft w:val="640"/>
          <w:marRight w:val="0"/>
          <w:marTop w:val="0"/>
          <w:marBottom w:val="0"/>
          <w:divBdr>
            <w:top w:val="none" w:sz="0" w:space="0" w:color="auto"/>
            <w:left w:val="none" w:sz="0" w:space="0" w:color="auto"/>
            <w:bottom w:val="none" w:sz="0" w:space="0" w:color="auto"/>
            <w:right w:val="none" w:sz="0" w:space="0" w:color="auto"/>
          </w:divBdr>
        </w:div>
        <w:div w:id="4136453">
          <w:marLeft w:val="640"/>
          <w:marRight w:val="0"/>
          <w:marTop w:val="0"/>
          <w:marBottom w:val="0"/>
          <w:divBdr>
            <w:top w:val="none" w:sz="0" w:space="0" w:color="auto"/>
            <w:left w:val="none" w:sz="0" w:space="0" w:color="auto"/>
            <w:bottom w:val="none" w:sz="0" w:space="0" w:color="auto"/>
            <w:right w:val="none" w:sz="0" w:space="0" w:color="auto"/>
          </w:divBdr>
        </w:div>
        <w:div w:id="910892998">
          <w:marLeft w:val="640"/>
          <w:marRight w:val="0"/>
          <w:marTop w:val="0"/>
          <w:marBottom w:val="0"/>
          <w:divBdr>
            <w:top w:val="none" w:sz="0" w:space="0" w:color="auto"/>
            <w:left w:val="none" w:sz="0" w:space="0" w:color="auto"/>
            <w:bottom w:val="none" w:sz="0" w:space="0" w:color="auto"/>
            <w:right w:val="none" w:sz="0" w:space="0" w:color="auto"/>
          </w:divBdr>
        </w:div>
        <w:div w:id="53090112">
          <w:marLeft w:val="640"/>
          <w:marRight w:val="0"/>
          <w:marTop w:val="0"/>
          <w:marBottom w:val="0"/>
          <w:divBdr>
            <w:top w:val="none" w:sz="0" w:space="0" w:color="auto"/>
            <w:left w:val="none" w:sz="0" w:space="0" w:color="auto"/>
            <w:bottom w:val="none" w:sz="0" w:space="0" w:color="auto"/>
            <w:right w:val="none" w:sz="0" w:space="0" w:color="auto"/>
          </w:divBdr>
        </w:div>
        <w:div w:id="99303327">
          <w:marLeft w:val="640"/>
          <w:marRight w:val="0"/>
          <w:marTop w:val="0"/>
          <w:marBottom w:val="0"/>
          <w:divBdr>
            <w:top w:val="none" w:sz="0" w:space="0" w:color="auto"/>
            <w:left w:val="none" w:sz="0" w:space="0" w:color="auto"/>
            <w:bottom w:val="none" w:sz="0" w:space="0" w:color="auto"/>
            <w:right w:val="none" w:sz="0" w:space="0" w:color="auto"/>
          </w:divBdr>
        </w:div>
        <w:div w:id="1253591130">
          <w:marLeft w:val="640"/>
          <w:marRight w:val="0"/>
          <w:marTop w:val="0"/>
          <w:marBottom w:val="0"/>
          <w:divBdr>
            <w:top w:val="none" w:sz="0" w:space="0" w:color="auto"/>
            <w:left w:val="none" w:sz="0" w:space="0" w:color="auto"/>
            <w:bottom w:val="none" w:sz="0" w:space="0" w:color="auto"/>
            <w:right w:val="none" w:sz="0" w:space="0" w:color="auto"/>
          </w:divBdr>
        </w:div>
        <w:div w:id="815489409">
          <w:marLeft w:val="640"/>
          <w:marRight w:val="0"/>
          <w:marTop w:val="0"/>
          <w:marBottom w:val="0"/>
          <w:divBdr>
            <w:top w:val="none" w:sz="0" w:space="0" w:color="auto"/>
            <w:left w:val="none" w:sz="0" w:space="0" w:color="auto"/>
            <w:bottom w:val="none" w:sz="0" w:space="0" w:color="auto"/>
            <w:right w:val="none" w:sz="0" w:space="0" w:color="auto"/>
          </w:divBdr>
        </w:div>
        <w:div w:id="869025691">
          <w:marLeft w:val="640"/>
          <w:marRight w:val="0"/>
          <w:marTop w:val="0"/>
          <w:marBottom w:val="0"/>
          <w:divBdr>
            <w:top w:val="none" w:sz="0" w:space="0" w:color="auto"/>
            <w:left w:val="none" w:sz="0" w:space="0" w:color="auto"/>
            <w:bottom w:val="none" w:sz="0" w:space="0" w:color="auto"/>
            <w:right w:val="none" w:sz="0" w:space="0" w:color="auto"/>
          </w:divBdr>
        </w:div>
        <w:div w:id="645359575">
          <w:marLeft w:val="640"/>
          <w:marRight w:val="0"/>
          <w:marTop w:val="0"/>
          <w:marBottom w:val="0"/>
          <w:divBdr>
            <w:top w:val="none" w:sz="0" w:space="0" w:color="auto"/>
            <w:left w:val="none" w:sz="0" w:space="0" w:color="auto"/>
            <w:bottom w:val="none" w:sz="0" w:space="0" w:color="auto"/>
            <w:right w:val="none" w:sz="0" w:space="0" w:color="auto"/>
          </w:divBdr>
        </w:div>
        <w:div w:id="1292059586">
          <w:marLeft w:val="640"/>
          <w:marRight w:val="0"/>
          <w:marTop w:val="0"/>
          <w:marBottom w:val="0"/>
          <w:divBdr>
            <w:top w:val="none" w:sz="0" w:space="0" w:color="auto"/>
            <w:left w:val="none" w:sz="0" w:space="0" w:color="auto"/>
            <w:bottom w:val="none" w:sz="0" w:space="0" w:color="auto"/>
            <w:right w:val="none" w:sz="0" w:space="0" w:color="auto"/>
          </w:divBdr>
        </w:div>
        <w:div w:id="108402140">
          <w:marLeft w:val="640"/>
          <w:marRight w:val="0"/>
          <w:marTop w:val="0"/>
          <w:marBottom w:val="0"/>
          <w:divBdr>
            <w:top w:val="none" w:sz="0" w:space="0" w:color="auto"/>
            <w:left w:val="none" w:sz="0" w:space="0" w:color="auto"/>
            <w:bottom w:val="none" w:sz="0" w:space="0" w:color="auto"/>
            <w:right w:val="none" w:sz="0" w:space="0" w:color="auto"/>
          </w:divBdr>
        </w:div>
        <w:div w:id="725883577">
          <w:marLeft w:val="640"/>
          <w:marRight w:val="0"/>
          <w:marTop w:val="0"/>
          <w:marBottom w:val="0"/>
          <w:divBdr>
            <w:top w:val="none" w:sz="0" w:space="0" w:color="auto"/>
            <w:left w:val="none" w:sz="0" w:space="0" w:color="auto"/>
            <w:bottom w:val="none" w:sz="0" w:space="0" w:color="auto"/>
            <w:right w:val="none" w:sz="0" w:space="0" w:color="auto"/>
          </w:divBdr>
        </w:div>
        <w:div w:id="743189721">
          <w:marLeft w:val="640"/>
          <w:marRight w:val="0"/>
          <w:marTop w:val="0"/>
          <w:marBottom w:val="0"/>
          <w:divBdr>
            <w:top w:val="none" w:sz="0" w:space="0" w:color="auto"/>
            <w:left w:val="none" w:sz="0" w:space="0" w:color="auto"/>
            <w:bottom w:val="none" w:sz="0" w:space="0" w:color="auto"/>
            <w:right w:val="none" w:sz="0" w:space="0" w:color="auto"/>
          </w:divBdr>
        </w:div>
        <w:div w:id="271330147">
          <w:marLeft w:val="640"/>
          <w:marRight w:val="0"/>
          <w:marTop w:val="0"/>
          <w:marBottom w:val="0"/>
          <w:divBdr>
            <w:top w:val="none" w:sz="0" w:space="0" w:color="auto"/>
            <w:left w:val="none" w:sz="0" w:space="0" w:color="auto"/>
            <w:bottom w:val="none" w:sz="0" w:space="0" w:color="auto"/>
            <w:right w:val="none" w:sz="0" w:space="0" w:color="auto"/>
          </w:divBdr>
        </w:div>
        <w:div w:id="2066292645">
          <w:marLeft w:val="640"/>
          <w:marRight w:val="0"/>
          <w:marTop w:val="0"/>
          <w:marBottom w:val="0"/>
          <w:divBdr>
            <w:top w:val="none" w:sz="0" w:space="0" w:color="auto"/>
            <w:left w:val="none" w:sz="0" w:space="0" w:color="auto"/>
            <w:bottom w:val="none" w:sz="0" w:space="0" w:color="auto"/>
            <w:right w:val="none" w:sz="0" w:space="0" w:color="auto"/>
          </w:divBdr>
        </w:div>
        <w:div w:id="7296978">
          <w:marLeft w:val="640"/>
          <w:marRight w:val="0"/>
          <w:marTop w:val="0"/>
          <w:marBottom w:val="0"/>
          <w:divBdr>
            <w:top w:val="none" w:sz="0" w:space="0" w:color="auto"/>
            <w:left w:val="none" w:sz="0" w:space="0" w:color="auto"/>
            <w:bottom w:val="none" w:sz="0" w:space="0" w:color="auto"/>
            <w:right w:val="none" w:sz="0" w:space="0" w:color="auto"/>
          </w:divBdr>
        </w:div>
        <w:div w:id="1035350720">
          <w:marLeft w:val="640"/>
          <w:marRight w:val="0"/>
          <w:marTop w:val="0"/>
          <w:marBottom w:val="0"/>
          <w:divBdr>
            <w:top w:val="none" w:sz="0" w:space="0" w:color="auto"/>
            <w:left w:val="none" w:sz="0" w:space="0" w:color="auto"/>
            <w:bottom w:val="none" w:sz="0" w:space="0" w:color="auto"/>
            <w:right w:val="none" w:sz="0" w:space="0" w:color="auto"/>
          </w:divBdr>
        </w:div>
        <w:div w:id="367992813">
          <w:marLeft w:val="640"/>
          <w:marRight w:val="0"/>
          <w:marTop w:val="0"/>
          <w:marBottom w:val="0"/>
          <w:divBdr>
            <w:top w:val="none" w:sz="0" w:space="0" w:color="auto"/>
            <w:left w:val="none" w:sz="0" w:space="0" w:color="auto"/>
            <w:bottom w:val="none" w:sz="0" w:space="0" w:color="auto"/>
            <w:right w:val="none" w:sz="0" w:space="0" w:color="auto"/>
          </w:divBdr>
        </w:div>
        <w:div w:id="1674991584">
          <w:marLeft w:val="640"/>
          <w:marRight w:val="0"/>
          <w:marTop w:val="0"/>
          <w:marBottom w:val="0"/>
          <w:divBdr>
            <w:top w:val="none" w:sz="0" w:space="0" w:color="auto"/>
            <w:left w:val="none" w:sz="0" w:space="0" w:color="auto"/>
            <w:bottom w:val="none" w:sz="0" w:space="0" w:color="auto"/>
            <w:right w:val="none" w:sz="0" w:space="0" w:color="auto"/>
          </w:divBdr>
        </w:div>
        <w:div w:id="1046872091">
          <w:marLeft w:val="640"/>
          <w:marRight w:val="0"/>
          <w:marTop w:val="0"/>
          <w:marBottom w:val="0"/>
          <w:divBdr>
            <w:top w:val="none" w:sz="0" w:space="0" w:color="auto"/>
            <w:left w:val="none" w:sz="0" w:space="0" w:color="auto"/>
            <w:bottom w:val="none" w:sz="0" w:space="0" w:color="auto"/>
            <w:right w:val="none" w:sz="0" w:space="0" w:color="auto"/>
          </w:divBdr>
        </w:div>
        <w:div w:id="184222452">
          <w:marLeft w:val="640"/>
          <w:marRight w:val="0"/>
          <w:marTop w:val="0"/>
          <w:marBottom w:val="0"/>
          <w:divBdr>
            <w:top w:val="none" w:sz="0" w:space="0" w:color="auto"/>
            <w:left w:val="none" w:sz="0" w:space="0" w:color="auto"/>
            <w:bottom w:val="none" w:sz="0" w:space="0" w:color="auto"/>
            <w:right w:val="none" w:sz="0" w:space="0" w:color="auto"/>
          </w:divBdr>
        </w:div>
        <w:div w:id="1599556432">
          <w:marLeft w:val="640"/>
          <w:marRight w:val="0"/>
          <w:marTop w:val="0"/>
          <w:marBottom w:val="0"/>
          <w:divBdr>
            <w:top w:val="none" w:sz="0" w:space="0" w:color="auto"/>
            <w:left w:val="none" w:sz="0" w:space="0" w:color="auto"/>
            <w:bottom w:val="none" w:sz="0" w:space="0" w:color="auto"/>
            <w:right w:val="none" w:sz="0" w:space="0" w:color="auto"/>
          </w:divBdr>
        </w:div>
        <w:div w:id="1778520546">
          <w:marLeft w:val="640"/>
          <w:marRight w:val="0"/>
          <w:marTop w:val="0"/>
          <w:marBottom w:val="0"/>
          <w:divBdr>
            <w:top w:val="none" w:sz="0" w:space="0" w:color="auto"/>
            <w:left w:val="none" w:sz="0" w:space="0" w:color="auto"/>
            <w:bottom w:val="none" w:sz="0" w:space="0" w:color="auto"/>
            <w:right w:val="none" w:sz="0" w:space="0" w:color="auto"/>
          </w:divBdr>
        </w:div>
        <w:div w:id="668483844">
          <w:marLeft w:val="640"/>
          <w:marRight w:val="0"/>
          <w:marTop w:val="0"/>
          <w:marBottom w:val="0"/>
          <w:divBdr>
            <w:top w:val="none" w:sz="0" w:space="0" w:color="auto"/>
            <w:left w:val="none" w:sz="0" w:space="0" w:color="auto"/>
            <w:bottom w:val="none" w:sz="0" w:space="0" w:color="auto"/>
            <w:right w:val="none" w:sz="0" w:space="0" w:color="auto"/>
          </w:divBdr>
        </w:div>
        <w:div w:id="1109856364">
          <w:marLeft w:val="640"/>
          <w:marRight w:val="0"/>
          <w:marTop w:val="0"/>
          <w:marBottom w:val="0"/>
          <w:divBdr>
            <w:top w:val="none" w:sz="0" w:space="0" w:color="auto"/>
            <w:left w:val="none" w:sz="0" w:space="0" w:color="auto"/>
            <w:bottom w:val="none" w:sz="0" w:space="0" w:color="auto"/>
            <w:right w:val="none" w:sz="0" w:space="0" w:color="auto"/>
          </w:divBdr>
        </w:div>
        <w:div w:id="161505681">
          <w:marLeft w:val="640"/>
          <w:marRight w:val="0"/>
          <w:marTop w:val="0"/>
          <w:marBottom w:val="0"/>
          <w:divBdr>
            <w:top w:val="none" w:sz="0" w:space="0" w:color="auto"/>
            <w:left w:val="none" w:sz="0" w:space="0" w:color="auto"/>
            <w:bottom w:val="none" w:sz="0" w:space="0" w:color="auto"/>
            <w:right w:val="none" w:sz="0" w:space="0" w:color="auto"/>
          </w:divBdr>
        </w:div>
        <w:div w:id="169609427">
          <w:marLeft w:val="640"/>
          <w:marRight w:val="0"/>
          <w:marTop w:val="0"/>
          <w:marBottom w:val="0"/>
          <w:divBdr>
            <w:top w:val="none" w:sz="0" w:space="0" w:color="auto"/>
            <w:left w:val="none" w:sz="0" w:space="0" w:color="auto"/>
            <w:bottom w:val="none" w:sz="0" w:space="0" w:color="auto"/>
            <w:right w:val="none" w:sz="0" w:space="0" w:color="auto"/>
          </w:divBdr>
        </w:div>
        <w:div w:id="489293825">
          <w:marLeft w:val="640"/>
          <w:marRight w:val="0"/>
          <w:marTop w:val="0"/>
          <w:marBottom w:val="0"/>
          <w:divBdr>
            <w:top w:val="none" w:sz="0" w:space="0" w:color="auto"/>
            <w:left w:val="none" w:sz="0" w:space="0" w:color="auto"/>
            <w:bottom w:val="none" w:sz="0" w:space="0" w:color="auto"/>
            <w:right w:val="none" w:sz="0" w:space="0" w:color="auto"/>
          </w:divBdr>
        </w:div>
        <w:div w:id="523178645">
          <w:marLeft w:val="640"/>
          <w:marRight w:val="0"/>
          <w:marTop w:val="0"/>
          <w:marBottom w:val="0"/>
          <w:divBdr>
            <w:top w:val="none" w:sz="0" w:space="0" w:color="auto"/>
            <w:left w:val="none" w:sz="0" w:space="0" w:color="auto"/>
            <w:bottom w:val="none" w:sz="0" w:space="0" w:color="auto"/>
            <w:right w:val="none" w:sz="0" w:space="0" w:color="auto"/>
          </w:divBdr>
        </w:div>
        <w:div w:id="1714110530">
          <w:marLeft w:val="640"/>
          <w:marRight w:val="0"/>
          <w:marTop w:val="0"/>
          <w:marBottom w:val="0"/>
          <w:divBdr>
            <w:top w:val="none" w:sz="0" w:space="0" w:color="auto"/>
            <w:left w:val="none" w:sz="0" w:space="0" w:color="auto"/>
            <w:bottom w:val="none" w:sz="0" w:space="0" w:color="auto"/>
            <w:right w:val="none" w:sz="0" w:space="0" w:color="auto"/>
          </w:divBdr>
        </w:div>
        <w:div w:id="1357274461">
          <w:marLeft w:val="640"/>
          <w:marRight w:val="0"/>
          <w:marTop w:val="0"/>
          <w:marBottom w:val="0"/>
          <w:divBdr>
            <w:top w:val="none" w:sz="0" w:space="0" w:color="auto"/>
            <w:left w:val="none" w:sz="0" w:space="0" w:color="auto"/>
            <w:bottom w:val="none" w:sz="0" w:space="0" w:color="auto"/>
            <w:right w:val="none" w:sz="0" w:space="0" w:color="auto"/>
          </w:divBdr>
        </w:div>
        <w:div w:id="1673993443">
          <w:marLeft w:val="640"/>
          <w:marRight w:val="0"/>
          <w:marTop w:val="0"/>
          <w:marBottom w:val="0"/>
          <w:divBdr>
            <w:top w:val="none" w:sz="0" w:space="0" w:color="auto"/>
            <w:left w:val="none" w:sz="0" w:space="0" w:color="auto"/>
            <w:bottom w:val="none" w:sz="0" w:space="0" w:color="auto"/>
            <w:right w:val="none" w:sz="0" w:space="0" w:color="auto"/>
          </w:divBdr>
        </w:div>
        <w:div w:id="1207135425">
          <w:marLeft w:val="640"/>
          <w:marRight w:val="0"/>
          <w:marTop w:val="0"/>
          <w:marBottom w:val="0"/>
          <w:divBdr>
            <w:top w:val="none" w:sz="0" w:space="0" w:color="auto"/>
            <w:left w:val="none" w:sz="0" w:space="0" w:color="auto"/>
            <w:bottom w:val="none" w:sz="0" w:space="0" w:color="auto"/>
            <w:right w:val="none" w:sz="0" w:space="0" w:color="auto"/>
          </w:divBdr>
        </w:div>
        <w:div w:id="1476024165">
          <w:marLeft w:val="640"/>
          <w:marRight w:val="0"/>
          <w:marTop w:val="0"/>
          <w:marBottom w:val="0"/>
          <w:divBdr>
            <w:top w:val="none" w:sz="0" w:space="0" w:color="auto"/>
            <w:left w:val="none" w:sz="0" w:space="0" w:color="auto"/>
            <w:bottom w:val="none" w:sz="0" w:space="0" w:color="auto"/>
            <w:right w:val="none" w:sz="0" w:space="0" w:color="auto"/>
          </w:divBdr>
        </w:div>
        <w:div w:id="1310089176">
          <w:marLeft w:val="640"/>
          <w:marRight w:val="0"/>
          <w:marTop w:val="0"/>
          <w:marBottom w:val="0"/>
          <w:divBdr>
            <w:top w:val="none" w:sz="0" w:space="0" w:color="auto"/>
            <w:left w:val="none" w:sz="0" w:space="0" w:color="auto"/>
            <w:bottom w:val="none" w:sz="0" w:space="0" w:color="auto"/>
            <w:right w:val="none" w:sz="0" w:space="0" w:color="auto"/>
          </w:divBdr>
        </w:div>
        <w:div w:id="62216052">
          <w:marLeft w:val="640"/>
          <w:marRight w:val="0"/>
          <w:marTop w:val="0"/>
          <w:marBottom w:val="0"/>
          <w:divBdr>
            <w:top w:val="none" w:sz="0" w:space="0" w:color="auto"/>
            <w:left w:val="none" w:sz="0" w:space="0" w:color="auto"/>
            <w:bottom w:val="none" w:sz="0" w:space="0" w:color="auto"/>
            <w:right w:val="none" w:sz="0" w:space="0" w:color="auto"/>
          </w:divBdr>
        </w:div>
        <w:div w:id="343017305">
          <w:marLeft w:val="640"/>
          <w:marRight w:val="0"/>
          <w:marTop w:val="0"/>
          <w:marBottom w:val="0"/>
          <w:divBdr>
            <w:top w:val="none" w:sz="0" w:space="0" w:color="auto"/>
            <w:left w:val="none" w:sz="0" w:space="0" w:color="auto"/>
            <w:bottom w:val="none" w:sz="0" w:space="0" w:color="auto"/>
            <w:right w:val="none" w:sz="0" w:space="0" w:color="auto"/>
          </w:divBdr>
        </w:div>
        <w:div w:id="1519076605">
          <w:marLeft w:val="640"/>
          <w:marRight w:val="0"/>
          <w:marTop w:val="0"/>
          <w:marBottom w:val="0"/>
          <w:divBdr>
            <w:top w:val="none" w:sz="0" w:space="0" w:color="auto"/>
            <w:left w:val="none" w:sz="0" w:space="0" w:color="auto"/>
            <w:bottom w:val="none" w:sz="0" w:space="0" w:color="auto"/>
            <w:right w:val="none" w:sz="0" w:space="0" w:color="auto"/>
          </w:divBdr>
        </w:div>
        <w:div w:id="1078332271">
          <w:marLeft w:val="640"/>
          <w:marRight w:val="0"/>
          <w:marTop w:val="0"/>
          <w:marBottom w:val="0"/>
          <w:divBdr>
            <w:top w:val="none" w:sz="0" w:space="0" w:color="auto"/>
            <w:left w:val="none" w:sz="0" w:space="0" w:color="auto"/>
            <w:bottom w:val="none" w:sz="0" w:space="0" w:color="auto"/>
            <w:right w:val="none" w:sz="0" w:space="0" w:color="auto"/>
          </w:divBdr>
        </w:div>
        <w:div w:id="937099730">
          <w:marLeft w:val="640"/>
          <w:marRight w:val="0"/>
          <w:marTop w:val="0"/>
          <w:marBottom w:val="0"/>
          <w:divBdr>
            <w:top w:val="none" w:sz="0" w:space="0" w:color="auto"/>
            <w:left w:val="none" w:sz="0" w:space="0" w:color="auto"/>
            <w:bottom w:val="none" w:sz="0" w:space="0" w:color="auto"/>
            <w:right w:val="none" w:sz="0" w:space="0" w:color="auto"/>
          </w:divBdr>
        </w:div>
        <w:div w:id="1746487963">
          <w:marLeft w:val="640"/>
          <w:marRight w:val="0"/>
          <w:marTop w:val="0"/>
          <w:marBottom w:val="0"/>
          <w:divBdr>
            <w:top w:val="none" w:sz="0" w:space="0" w:color="auto"/>
            <w:left w:val="none" w:sz="0" w:space="0" w:color="auto"/>
            <w:bottom w:val="none" w:sz="0" w:space="0" w:color="auto"/>
            <w:right w:val="none" w:sz="0" w:space="0" w:color="auto"/>
          </w:divBdr>
        </w:div>
        <w:div w:id="778842833">
          <w:marLeft w:val="640"/>
          <w:marRight w:val="0"/>
          <w:marTop w:val="0"/>
          <w:marBottom w:val="0"/>
          <w:divBdr>
            <w:top w:val="none" w:sz="0" w:space="0" w:color="auto"/>
            <w:left w:val="none" w:sz="0" w:space="0" w:color="auto"/>
            <w:bottom w:val="none" w:sz="0" w:space="0" w:color="auto"/>
            <w:right w:val="none" w:sz="0" w:space="0" w:color="auto"/>
          </w:divBdr>
        </w:div>
        <w:div w:id="331876938">
          <w:marLeft w:val="640"/>
          <w:marRight w:val="0"/>
          <w:marTop w:val="0"/>
          <w:marBottom w:val="0"/>
          <w:divBdr>
            <w:top w:val="none" w:sz="0" w:space="0" w:color="auto"/>
            <w:left w:val="none" w:sz="0" w:space="0" w:color="auto"/>
            <w:bottom w:val="none" w:sz="0" w:space="0" w:color="auto"/>
            <w:right w:val="none" w:sz="0" w:space="0" w:color="auto"/>
          </w:divBdr>
        </w:div>
        <w:div w:id="1424841392">
          <w:marLeft w:val="640"/>
          <w:marRight w:val="0"/>
          <w:marTop w:val="0"/>
          <w:marBottom w:val="0"/>
          <w:divBdr>
            <w:top w:val="none" w:sz="0" w:space="0" w:color="auto"/>
            <w:left w:val="none" w:sz="0" w:space="0" w:color="auto"/>
            <w:bottom w:val="none" w:sz="0" w:space="0" w:color="auto"/>
            <w:right w:val="none" w:sz="0" w:space="0" w:color="auto"/>
          </w:divBdr>
        </w:div>
        <w:div w:id="568999314">
          <w:marLeft w:val="640"/>
          <w:marRight w:val="0"/>
          <w:marTop w:val="0"/>
          <w:marBottom w:val="0"/>
          <w:divBdr>
            <w:top w:val="none" w:sz="0" w:space="0" w:color="auto"/>
            <w:left w:val="none" w:sz="0" w:space="0" w:color="auto"/>
            <w:bottom w:val="none" w:sz="0" w:space="0" w:color="auto"/>
            <w:right w:val="none" w:sz="0" w:space="0" w:color="auto"/>
          </w:divBdr>
        </w:div>
        <w:div w:id="388498544">
          <w:marLeft w:val="640"/>
          <w:marRight w:val="0"/>
          <w:marTop w:val="0"/>
          <w:marBottom w:val="0"/>
          <w:divBdr>
            <w:top w:val="none" w:sz="0" w:space="0" w:color="auto"/>
            <w:left w:val="none" w:sz="0" w:space="0" w:color="auto"/>
            <w:bottom w:val="none" w:sz="0" w:space="0" w:color="auto"/>
            <w:right w:val="none" w:sz="0" w:space="0" w:color="auto"/>
          </w:divBdr>
        </w:div>
        <w:div w:id="1487934656">
          <w:marLeft w:val="640"/>
          <w:marRight w:val="0"/>
          <w:marTop w:val="0"/>
          <w:marBottom w:val="0"/>
          <w:divBdr>
            <w:top w:val="none" w:sz="0" w:space="0" w:color="auto"/>
            <w:left w:val="none" w:sz="0" w:space="0" w:color="auto"/>
            <w:bottom w:val="none" w:sz="0" w:space="0" w:color="auto"/>
            <w:right w:val="none" w:sz="0" w:space="0" w:color="auto"/>
          </w:divBdr>
        </w:div>
        <w:div w:id="570430754">
          <w:marLeft w:val="640"/>
          <w:marRight w:val="0"/>
          <w:marTop w:val="0"/>
          <w:marBottom w:val="0"/>
          <w:divBdr>
            <w:top w:val="none" w:sz="0" w:space="0" w:color="auto"/>
            <w:left w:val="none" w:sz="0" w:space="0" w:color="auto"/>
            <w:bottom w:val="none" w:sz="0" w:space="0" w:color="auto"/>
            <w:right w:val="none" w:sz="0" w:space="0" w:color="auto"/>
          </w:divBdr>
        </w:div>
        <w:div w:id="1228150465">
          <w:marLeft w:val="640"/>
          <w:marRight w:val="0"/>
          <w:marTop w:val="0"/>
          <w:marBottom w:val="0"/>
          <w:divBdr>
            <w:top w:val="none" w:sz="0" w:space="0" w:color="auto"/>
            <w:left w:val="none" w:sz="0" w:space="0" w:color="auto"/>
            <w:bottom w:val="none" w:sz="0" w:space="0" w:color="auto"/>
            <w:right w:val="none" w:sz="0" w:space="0" w:color="auto"/>
          </w:divBdr>
        </w:div>
        <w:div w:id="2118405279">
          <w:marLeft w:val="640"/>
          <w:marRight w:val="0"/>
          <w:marTop w:val="0"/>
          <w:marBottom w:val="0"/>
          <w:divBdr>
            <w:top w:val="none" w:sz="0" w:space="0" w:color="auto"/>
            <w:left w:val="none" w:sz="0" w:space="0" w:color="auto"/>
            <w:bottom w:val="none" w:sz="0" w:space="0" w:color="auto"/>
            <w:right w:val="none" w:sz="0" w:space="0" w:color="auto"/>
          </w:divBdr>
        </w:div>
        <w:div w:id="549539224">
          <w:marLeft w:val="640"/>
          <w:marRight w:val="0"/>
          <w:marTop w:val="0"/>
          <w:marBottom w:val="0"/>
          <w:divBdr>
            <w:top w:val="none" w:sz="0" w:space="0" w:color="auto"/>
            <w:left w:val="none" w:sz="0" w:space="0" w:color="auto"/>
            <w:bottom w:val="none" w:sz="0" w:space="0" w:color="auto"/>
            <w:right w:val="none" w:sz="0" w:space="0" w:color="auto"/>
          </w:divBdr>
        </w:div>
        <w:div w:id="1510751715">
          <w:marLeft w:val="640"/>
          <w:marRight w:val="0"/>
          <w:marTop w:val="0"/>
          <w:marBottom w:val="0"/>
          <w:divBdr>
            <w:top w:val="none" w:sz="0" w:space="0" w:color="auto"/>
            <w:left w:val="none" w:sz="0" w:space="0" w:color="auto"/>
            <w:bottom w:val="none" w:sz="0" w:space="0" w:color="auto"/>
            <w:right w:val="none" w:sz="0" w:space="0" w:color="auto"/>
          </w:divBdr>
        </w:div>
        <w:div w:id="1189754243">
          <w:marLeft w:val="640"/>
          <w:marRight w:val="0"/>
          <w:marTop w:val="0"/>
          <w:marBottom w:val="0"/>
          <w:divBdr>
            <w:top w:val="none" w:sz="0" w:space="0" w:color="auto"/>
            <w:left w:val="none" w:sz="0" w:space="0" w:color="auto"/>
            <w:bottom w:val="none" w:sz="0" w:space="0" w:color="auto"/>
            <w:right w:val="none" w:sz="0" w:space="0" w:color="auto"/>
          </w:divBdr>
        </w:div>
        <w:div w:id="1809126694">
          <w:marLeft w:val="640"/>
          <w:marRight w:val="0"/>
          <w:marTop w:val="0"/>
          <w:marBottom w:val="0"/>
          <w:divBdr>
            <w:top w:val="none" w:sz="0" w:space="0" w:color="auto"/>
            <w:left w:val="none" w:sz="0" w:space="0" w:color="auto"/>
            <w:bottom w:val="none" w:sz="0" w:space="0" w:color="auto"/>
            <w:right w:val="none" w:sz="0" w:space="0" w:color="auto"/>
          </w:divBdr>
        </w:div>
        <w:div w:id="1539664587">
          <w:marLeft w:val="640"/>
          <w:marRight w:val="0"/>
          <w:marTop w:val="0"/>
          <w:marBottom w:val="0"/>
          <w:divBdr>
            <w:top w:val="none" w:sz="0" w:space="0" w:color="auto"/>
            <w:left w:val="none" w:sz="0" w:space="0" w:color="auto"/>
            <w:bottom w:val="none" w:sz="0" w:space="0" w:color="auto"/>
            <w:right w:val="none" w:sz="0" w:space="0" w:color="auto"/>
          </w:divBdr>
        </w:div>
        <w:div w:id="346294713">
          <w:marLeft w:val="640"/>
          <w:marRight w:val="0"/>
          <w:marTop w:val="0"/>
          <w:marBottom w:val="0"/>
          <w:divBdr>
            <w:top w:val="none" w:sz="0" w:space="0" w:color="auto"/>
            <w:left w:val="none" w:sz="0" w:space="0" w:color="auto"/>
            <w:bottom w:val="none" w:sz="0" w:space="0" w:color="auto"/>
            <w:right w:val="none" w:sz="0" w:space="0" w:color="auto"/>
          </w:divBdr>
        </w:div>
        <w:div w:id="1996104330">
          <w:marLeft w:val="640"/>
          <w:marRight w:val="0"/>
          <w:marTop w:val="0"/>
          <w:marBottom w:val="0"/>
          <w:divBdr>
            <w:top w:val="none" w:sz="0" w:space="0" w:color="auto"/>
            <w:left w:val="none" w:sz="0" w:space="0" w:color="auto"/>
            <w:bottom w:val="none" w:sz="0" w:space="0" w:color="auto"/>
            <w:right w:val="none" w:sz="0" w:space="0" w:color="auto"/>
          </w:divBdr>
        </w:div>
        <w:div w:id="296300352">
          <w:marLeft w:val="640"/>
          <w:marRight w:val="0"/>
          <w:marTop w:val="0"/>
          <w:marBottom w:val="0"/>
          <w:divBdr>
            <w:top w:val="none" w:sz="0" w:space="0" w:color="auto"/>
            <w:left w:val="none" w:sz="0" w:space="0" w:color="auto"/>
            <w:bottom w:val="none" w:sz="0" w:space="0" w:color="auto"/>
            <w:right w:val="none" w:sz="0" w:space="0" w:color="auto"/>
          </w:divBdr>
        </w:div>
        <w:div w:id="1186361562">
          <w:marLeft w:val="640"/>
          <w:marRight w:val="0"/>
          <w:marTop w:val="0"/>
          <w:marBottom w:val="0"/>
          <w:divBdr>
            <w:top w:val="none" w:sz="0" w:space="0" w:color="auto"/>
            <w:left w:val="none" w:sz="0" w:space="0" w:color="auto"/>
            <w:bottom w:val="none" w:sz="0" w:space="0" w:color="auto"/>
            <w:right w:val="none" w:sz="0" w:space="0" w:color="auto"/>
          </w:divBdr>
        </w:div>
        <w:div w:id="5643282">
          <w:marLeft w:val="640"/>
          <w:marRight w:val="0"/>
          <w:marTop w:val="0"/>
          <w:marBottom w:val="0"/>
          <w:divBdr>
            <w:top w:val="none" w:sz="0" w:space="0" w:color="auto"/>
            <w:left w:val="none" w:sz="0" w:space="0" w:color="auto"/>
            <w:bottom w:val="none" w:sz="0" w:space="0" w:color="auto"/>
            <w:right w:val="none" w:sz="0" w:space="0" w:color="auto"/>
          </w:divBdr>
        </w:div>
        <w:div w:id="2057586124">
          <w:marLeft w:val="640"/>
          <w:marRight w:val="0"/>
          <w:marTop w:val="0"/>
          <w:marBottom w:val="0"/>
          <w:divBdr>
            <w:top w:val="none" w:sz="0" w:space="0" w:color="auto"/>
            <w:left w:val="none" w:sz="0" w:space="0" w:color="auto"/>
            <w:bottom w:val="none" w:sz="0" w:space="0" w:color="auto"/>
            <w:right w:val="none" w:sz="0" w:space="0" w:color="auto"/>
          </w:divBdr>
        </w:div>
        <w:div w:id="1293439700">
          <w:marLeft w:val="640"/>
          <w:marRight w:val="0"/>
          <w:marTop w:val="0"/>
          <w:marBottom w:val="0"/>
          <w:divBdr>
            <w:top w:val="none" w:sz="0" w:space="0" w:color="auto"/>
            <w:left w:val="none" w:sz="0" w:space="0" w:color="auto"/>
            <w:bottom w:val="none" w:sz="0" w:space="0" w:color="auto"/>
            <w:right w:val="none" w:sz="0" w:space="0" w:color="auto"/>
          </w:divBdr>
        </w:div>
        <w:div w:id="815419823">
          <w:marLeft w:val="640"/>
          <w:marRight w:val="0"/>
          <w:marTop w:val="0"/>
          <w:marBottom w:val="0"/>
          <w:divBdr>
            <w:top w:val="none" w:sz="0" w:space="0" w:color="auto"/>
            <w:left w:val="none" w:sz="0" w:space="0" w:color="auto"/>
            <w:bottom w:val="none" w:sz="0" w:space="0" w:color="auto"/>
            <w:right w:val="none" w:sz="0" w:space="0" w:color="auto"/>
          </w:divBdr>
        </w:div>
        <w:div w:id="1256860909">
          <w:marLeft w:val="640"/>
          <w:marRight w:val="0"/>
          <w:marTop w:val="0"/>
          <w:marBottom w:val="0"/>
          <w:divBdr>
            <w:top w:val="none" w:sz="0" w:space="0" w:color="auto"/>
            <w:left w:val="none" w:sz="0" w:space="0" w:color="auto"/>
            <w:bottom w:val="none" w:sz="0" w:space="0" w:color="auto"/>
            <w:right w:val="none" w:sz="0" w:space="0" w:color="auto"/>
          </w:divBdr>
        </w:div>
        <w:div w:id="492333578">
          <w:marLeft w:val="640"/>
          <w:marRight w:val="0"/>
          <w:marTop w:val="0"/>
          <w:marBottom w:val="0"/>
          <w:divBdr>
            <w:top w:val="none" w:sz="0" w:space="0" w:color="auto"/>
            <w:left w:val="none" w:sz="0" w:space="0" w:color="auto"/>
            <w:bottom w:val="none" w:sz="0" w:space="0" w:color="auto"/>
            <w:right w:val="none" w:sz="0" w:space="0" w:color="auto"/>
          </w:divBdr>
        </w:div>
        <w:div w:id="875580687">
          <w:marLeft w:val="640"/>
          <w:marRight w:val="0"/>
          <w:marTop w:val="0"/>
          <w:marBottom w:val="0"/>
          <w:divBdr>
            <w:top w:val="none" w:sz="0" w:space="0" w:color="auto"/>
            <w:left w:val="none" w:sz="0" w:space="0" w:color="auto"/>
            <w:bottom w:val="none" w:sz="0" w:space="0" w:color="auto"/>
            <w:right w:val="none" w:sz="0" w:space="0" w:color="auto"/>
          </w:divBdr>
        </w:div>
        <w:div w:id="1248735552">
          <w:marLeft w:val="640"/>
          <w:marRight w:val="0"/>
          <w:marTop w:val="0"/>
          <w:marBottom w:val="0"/>
          <w:divBdr>
            <w:top w:val="none" w:sz="0" w:space="0" w:color="auto"/>
            <w:left w:val="none" w:sz="0" w:space="0" w:color="auto"/>
            <w:bottom w:val="none" w:sz="0" w:space="0" w:color="auto"/>
            <w:right w:val="none" w:sz="0" w:space="0" w:color="auto"/>
          </w:divBdr>
        </w:div>
        <w:div w:id="209465876">
          <w:marLeft w:val="640"/>
          <w:marRight w:val="0"/>
          <w:marTop w:val="0"/>
          <w:marBottom w:val="0"/>
          <w:divBdr>
            <w:top w:val="none" w:sz="0" w:space="0" w:color="auto"/>
            <w:left w:val="none" w:sz="0" w:space="0" w:color="auto"/>
            <w:bottom w:val="none" w:sz="0" w:space="0" w:color="auto"/>
            <w:right w:val="none" w:sz="0" w:space="0" w:color="auto"/>
          </w:divBdr>
        </w:div>
        <w:div w:id="1094590529">
          <w:marLeft w:val="640"/>
          <w:marRight w:val="0"/>
          <w:marTop w:val="0"/>
          <w:marBottom w:val="0"/>
          <w:divBdr>
            <w:top w:val="none" w:sz="0" w:space="0" w:color="auto"/>
            <w:left w:val="none" w:sz="0" w:space="0" w:color="auto"/>
            <w:bottom w:val="none" w:sz="0" w:space="0" w:color="auto"/>
            <w:right w:val="none" w:sz="0" w:space="0" w:color="auto"/>
          </w:divBdr>
        </w:div>
        <w:div w:id="1790011042">
          <w:marLeft w:val="640"/>
          <w:marRight w:val="0"/>
          <w:marTop w:val="0"/>
          <w:marBottom w:val="0"/>
          <w:divBdr>
            <w:top w:val="none" w:sz="0" w:space="0" w:color="auto"/>
            <w:left w:val="none" w:sz="0" w:space="0" w:color="auto"/>
            <w:bottom w:val="none" w:sz="0" w:space="0" w:color="auto"/>
            <w:right w:val="none" w:sz="0" w:space="0" w:color="auto"/>
          </w:divBdr>
        </w:div>
        <w:div w:id="2019648786">
          <w:marLeft w:val="640"/>
          <w:marRight w:val="0"/>
          <w:marTop w:val="0"/>
          <w:marBottom w:val="0"/>
          <w:divBdr>
            <w:top w:val="none" w:sz="0" w:space="0" w:color="auto"/>
            <w:left w:val="none" w:sz="0" w:space="0" w:color="auto"/>
            <w:bottom w:val="none" w:sz="0" w:space="0" w:color="auto"/>
            <w:right w:val="none" w:sz="0" w:space="0" w:color="auto"/>
          </w:divBdr>
        </w:div>
        <w:div w:id="2038967774">
          <w:marLeft w:val="640"/>
          <w:marRight w:val="0"/>
          <w:marTop w:val="0"/>
          <w:marBottom w:val="0"/>
          <w:divBdr>
            <w:top w:val="none" w:sz="0" w:space="0" w:color="auto"/>
            <w:left w:val="none" w:sz="0" w:space="0" w:color="auto"/>
            <w:bottom w:val="none" w:sz="0" w:space="0" w:color="auto"/>
            <w:right w:val="none" w:sz="0" w:space="0" w:color="auto"/>
          </w:divBdr>
        </w:div>
        <w:div w:id="989166543">
          <w:marLeft w:val="640"/>
          <w:marRight w:val="0"/>
          <w:marTop w:val="0"/>
          <w:marBottom w:val="0"/>
          <w:divBdr>
            <w:top w:val="none" w:sz="0" w:space="0" w:color="auto"/>
            <w:left w:val="none" w:sz="0" w:space="0" w:color="auto"/>
            <w:bottom w:val="none" w:sz="0" w:space="0" w:color="auto"/>
            <w:right w:val="none" w:sz="0" w:space="0" w:color="auto"/>
          </w:divBdr>
        </w:div>
        <w:div w:id="1599097494">
          <w:marLeft w:val="640"/>
          <w:marRight w:val="0"/>
          <w:marTop w:val="0"/>
          <w:marBottom w:val="0"/>
          <w:divBdr>
            <w:top w:val="none" w:sz="0" w:space="0" w:color="auto"/>
            <w:left w:val="none" w:sz="0" w:space="0" w:color="auto"/>
            <w:bottom w:val="none" w:sz="0" w:space="0" w:color="auto"/>
            <w:right w:val="none" w:sz="0" w:space="0" w:color="auto"/>
          </w:divBdr>
        </w:div>
        <w:div w:id="137769311">
          <w:marLeft w:val="640"/>
          <w:marRight w:val="0"/>
          <w:marTop w:val="0"/>
          <w:marBottom w:val="0"/>
          <w:divBdr>
            <w:top w:val="none" w:sz="0" w:space="0" w:color="auto"/>
            <w:left w:val="none" w:sz="0" w:space="0" w:color="auto"/>
            <w:bottom w:val="none" w:sz="0" w:space="0" w:color="auto"/>
            <w:right w:val="none" w:sz="0" w:space="0" w:color="auto"/>
          </w:divBdr>
        </w:div>
        <w:div w:id="706367751">
          <w:marLeft w:val="640"/>
          <w:marRight w:val="0"/>
          <w:marTop w:val="0"/>
          <w:marBottom w:val="0"/>
          <w:divBdr>
            <w:top w:val="none" w:sz="0" w:space="0" w:color="auto"/>
            <w:left w:val="none" w:sz="0" w:space="0" w:color="auto"/>
            <w:bottom w:val="none" w:sz="0" w:space="0" w:color="auto"/>
            <w:right w:val="none" w:sz="0" w:space="0" w:color="auto"/>
          </w:divBdr>
        </w:div>
        <w:div w:id="746195205">
          <w:marLeft w:val="640"/>
          <w:marRight w:val="0"/>
          <w:marTop w:val="0"/>
          <w:marBottom w:val="0"/>
          <w:divBdr>
            <w:top w:val="none" w:sz="0" w:space="0" w:color="auto"/>
            <w:left w:val="none" w:sz="0" w:space="0" w:color="auto"/>
            <w:bottom w:val="none" w:sz="0" w:space="0" w:color="auto"/>
            <w:right w:val="none" w:sz="0" w:space="0" w:color="auto"/>
          </w:divBdr>
        </w:div>
        <w:div w:id="456602115">
          <w:marLeft w:val="640"/>
          <w:marRight w:val="0"/>
          <w:marTop w:val="0"/>
          <w:marBottom w:val="0"/>
          <w:divBdr>
            <w:top w:val="none" w:sz="0" w:space="0" w:color="auto"/>
            <w:left w:val="none" w:sz="0" w:space="0" w:color="auto"/>
            <w:bottom w:val="none" w:sz="0" w:space="0" w:color="auto"/>
            <w:right w:val="none" w:sz="0" w:space="0" w:color="auto"/>
          </w:divBdr>
        </w:div>
        <w:div w:id="587496106">
          <w:marLeft w:val="640"/>
          <w:marRight w:val="0"/>
          <w:marTop w:val="0"/>
          <w:marBottom w:val="0"/>
          <w:divBdr>
            <w:top w:val="none" w:sz="0" w:space="0" w:color="auto"/>
            <w:left w:val="none" w:sz="0" w:space="0" w:color="auto"/>
            <w:bottom w:val="none" w:sz="0" w:space="0" w:color="auto"/>
            <w:right w:val="none" w:sz="0" w:space="0" w:color="auto"/>
          </w:divBdr>
        </w:div>
        <w:div w:id="2039119542">
          <w:marLeft w:val="640"/>
          <w:marRight w:val="0"/>
          <w:marTop w:val="0"/>
          <w:marBottom w:val="0"/>
          <w:divBdr>
            <w:top w:val="none" w:sz="0" w:space="0" w:color="auto"/>
            <w:left w:val="none" w:sz="0" w:space="0" w:color="auto"/>
            <w:bottom w:val="none" w:sz="0" w:space="0" w:color="auto"/>
            <w:right w:val="none" w:sz="0" w:space="0" w:color="auto"/>
          </w:divBdr>
        </w:div>
        <w:div w:id="1099714082">
          <w:marLeft w:val="640"/>
          <w:marRight w:val="0"/>
          <w:marTop w:val="0"/>
          <w:marBottom w:val="0"/>
          <w:divBdr>
            <w:top w:val="none" w:sz="0" w:space="0" w:color="auto"/>
            <w:left w:val="none" w:sz="0" w:space="0" w:color="auto"/>
            <w:bottom w:val="none" w:sz="0" w:space="0" w:color="auto"/>
            <w:right w:val="none" w:sz="0" w:space="0" w:color="auto"/>
          </w:divBdr>
        </w:div>
        <w:div w:id="313490119">
          <w:marLeft w:val="640"/>
          <w:marRight w:val="0"/>
          <w:marTop w:val="0"/>
          <w:marBottom w:val="0"/>
          <w:divBdr>
            <w:top w:val="none" w:sz="0" w:space="0" w:color="auto"/>
            <w:left w:val="none" w:sz="0" w:space="0" w:color="auto"/>
            <w:bottom w:val="none" w:sz="0" w:space="0" w:color="auto"/>
            <w:right w:val="none" w:sz="0" w:space="0" w:color="auto"/>
          </w:divBdr>
        </w:div>
        <w:div w:id="1066803937">
          <w:marLeft w:val="640"/>
          <w:marRight w:val="0"/>
          <w:marTop w:val="0"/>
          <w:marBottom w:val="0"/>
          <w:divBdr>
            <w:top w:val="none" w:sz="0" w:space="0" w:color="auto"/>
            <w:left w:val="none" w:sz="0" w:space="0" w:color="auto"/>
            <w:bottom w:val="none" w:sz="0" w:space="0" w:color="auto"/>
            <w:right w:val="none" w:sz="0" w:space="0" w:color="auto"/>
          </w:divBdr>
        </w:div>
        <w:div w:id="797377055">
          <w:marLeft w:val="640"/>
          <w:marRight w:val="0"/>
          <w:marTop w:val="0"/>
          <w:marBottom w:val="0"/>
          <w:divBdr>
            <w:top w:val="none" w:sz="0" w:space="0" w:color="auto"/>
            <w:left w:val="none" w:sz="0" w:space="0" w:color="auto"/>
            <w:bottom w:val="none" w:sz="0" w:space="0" w:color="auto"/>
            <w:right w:val="none" w:sz="0" w:space="0" w:color="auto"/>
          </w:divBdr>
        </w:div>
        <w:div w:id="1851984732">
          <w:marLeft w:val="640"/>
          <w:marRight w:val="0"/>
          <w:marTop w:val="0"/>
          <w:marBottom w:val="0"/>
          <w:divBdr>
            <w:top w:val="none" w:sz="0" w:space="0" w:color="auto"/>
            <w:left w:val="none" w:sz="0" w:space="0" w:color="auto"/>
            <w:bottom w:val="none" w:sz="0" w:space="0" w:color="auto"/>
            <w:right w:val="none" w:sz="0" w:space="0" w:color="auto"/>
          </w:divBdr>
        </w:div>
        <w:div w:id="1228957229">
          <w:marLeft w:val="640"/>
          <w:marRight w:val="0"/>
          <w:marTop w:val="0"/>
          <w:marBottom w:val="0"/>
          <w:divBdr>
            <w:top w:val="none" w:sz="0" w:space="0" w:color="auto"/>
            <w:left w:val="none" w:sz="0" w:space="0" w:color="auto"/>
            <w:bottom w:val="none" w:sz="0" w:space="0" w:color="auto"/>
            <w:right w:val="none" w:sz="0" w:space="0" w:color="auto"/>
          </w:divBdr>
        </w:div>
        <w:div w:id="1966688801">
          <w:marLeft w:val="640"/>
          <w:marRight w:val="0"/>
          <w:marTop w:val="0"/>
          <w:marBottom w:val="0"/>
          <w:divBdr>
            <w:top w:val="none" w:sz="0" w:space="0" w:color="auto"/>
            <w:left w:val="none" w:sz="0" w:space="0" w:color="auto"/>
            <w:bottom w:val="none" w:sz="0" w:space="0" w:color="auto"/>
            <w:right w:val="none" w:sz="0" w:space="0" w:color="auto"/>
          </w:divBdr>
        </w:div>
        <w:div w:id="1685352683">
          <w:marLeft w:val="640"/>
          <w:marRight w:val="0"/>
          <w:marTop w:val="0"/>
          <w:marBottom w:val="0"/>
          <w:divBdr>
            <w:top w:val="none" w:sz="0" w:space="0" w:color="auto"/>
            <w:left w:val="none" w:sz="0" w:space="0" w:color="auto"/>
            <w:bottom w:val="none" w:sz="0" w:space="0" w:color="auto"/>
            <w:right w:val="none" w:sz="0" w:space="0" w:color="auto"/>
          </w:divBdr>
        </w:div>
        <w:div w:id="126053641">
          <w:marLeft w:val="640"/>
          <w:marRight w:val="0"/>
          <w:marTop w:val="0"/>
          <w:marBottom w:val="0"/>
          <w:divBdr>
            <w:top w:val="none" w:sz="0" w:space="0" w:color="auto"/>
            <w:left w:val="none" w:sz="0" w:space="0" w:color="auto"/>
            <w:bottom w:val="none" w:sz="0" w:space="0" w:color="auto"/>
            <w:right w:val="none" w:sz="0" w:space="0" w:color="auto"/>
          </w:divBdr>
        </w:div>
        <w:div w:id="357858001">
          <w:marLeft w:val="640"/>
          <w:marRight w:val="0"/>
          <w:marTop w:val="0"/>
          <w:marBottom w:val="0"/>
          <w:divBdr>
            <w:top w:val="none" w:sz="0" w:space="0" w:color="auto"/>
            <w:left w:val="none" w:sz="0" w:space="0" w:color="auto"/>
            <w:bottom w:val="none" w:sz="0" w:space="0" w:color="auto"/>
            <w:right w:val="none" w:sz="0" w:space="0" w:color="auto"/>
          </w:divBdr>
        </w:div>
        <w:div w:id="1627077581">
          <w:marLeft w:val="640"/>
          <w:marRight w:val="0"/>
          <w:marTop w:val="0"/>
          <w:marBottom w:val="0"/>
          <w:divBdr>
            <w:top w:val="none" w:sz="0" w:space="0" w:color="auto"/>
            <w:left w:val="none" w:sz="0" w:space="0" w:color="auto"/>
            <w:bottom w:val="none" w:sz="0" w:space="0" w:color="auto"/>
            <w:right w:val="none" w:sz="0" w:space="0" w:color="auto"/>
          </w:divBdr>
        </w:div>
        <w:div w:id="1340692550">
          <w:marLeft w:val="640"/>
          <w:marRight w:val="0"/>
          <w:marTop w:val="0"/>
          <w:marBottom w:val="0"/>
          <w:divBdr>
            <w:top w:val="none" w:sz="0" w:space="0" w:color="auto"/>
            <w:left w:val="none" w:sz="0" w:space="0" w:color="auto"/>
            <w:bottom w:val="none" w:sz="0" w:space="0" w:color="auto"/>
            <w:right w:val="none" w:sz="0" w:space="0" w:color="auto"/>
          </w:divBdr>
        </w:div>
        <w:div w:id="167870099">
          <w:marLeft w:val="640"/>
          <w:marRight w:val="0"/>
          <w:marTop w:val="0"/>
          <w:marBottom w:val="0"/>
          <w:divBdr>
            <w:top w:val="none" w:sz="0" w:space="0" w:color="auto"/>
            <w:left w:val="none" w:sz="0" w:space="0" w:color="auto"/>
            <w:bottom w:val="none" w:sz="0" w:space="0" w:color="auto"/>
            <w:right w:val="none" w:sz="0" w:space="0" w:color="auto"/>
          </w:divBdr>
        </w:div>
        <w:div w:id="2052340657">
          <w:marLeft w:val="640"/>
          <w:marRight w:val="0"/>
          <w:marTop w:val="0"/>
          <w:marBottom w:val="0"/>
          <w:divBdr>
            <w:top w:val="none" w:sz="0" w:space="0" w:color="auto"/>
            <w:left w:val="none" w:sz="0" w:space="0" w:color="auto"/>
            <w:bottom w:val="none" w:sz="0" w:space="0" w:color="auto"/>
            <w:right w:val="none" w:sz="0" w:space="0" w:color="auto"/>
          </w:divBdr>
        </w:div>
        <w:div w:id="312176416">
          <w:marLeft w:val="640"/>
          <w:marRight w:val="0"/>
          <w:marTop w:val="0"/>
          <w:marBottom w:val="0"/>
          <w:divBdr>
            <w:top w:val="none" w:sz="0" w:space="0" w:color="auto"/>
            <w:left w:val="none" w:sz="0" w:space="0" w:color="auto"/>
            <w:bottom w:val="none" w:sz="0" w:space="0" w:color="auto"/>
            <w:right w:val="none" w:sz="0" w:space="0" w:color="auto"/>
          </w:divBdr>
        </w:div>
        <w:div w:id="1292126796">
          <w:marLeft w:val="640"/>
          <w:marRight w:val="0"/>
          <w:marTop w:val="0"/>
          <w:marBottom w:val="0"/>
          <w:divBdr>
            <w:top w:val="none" w:sz="0" w:space="0" w:color="auto"/>
            <w:left w:val="none" w:sz="0" w:space="0" w:color="auto"/>
            <w:bottom w:val="none" w:sz="0" w:space="0" w:color="auto"/>
            <w:right w:val="none" w:sz="0" w:space="0" w:color="auto"/>
          </w:divBdr>
        </w:div>
        <w:div w:id="1727728132">
          <w:marLeft w:val="640"/>
          <w:marRight w:val="0"/>
          <w:marTop w:val="0"/>
          <w:marBottom w:val="0"/>
          <w:divBdr>
            <w:top w:val="none" w:sz="0" w:space="0" w:color="auto"/>
            <w:left w:val="none" w:sz="0" w:space="0" w:color="auto"/>
            <w:bottom w:val="none" w:sz="0" w:space="0" w:color="auto"/>
            <w:right w:val="none" w:sz="0" w:space="0" w:color="auto"/>
          </w:divBdr>
        </w:div>
        <w:div w:id="986590710">
          <w:marLeft w:val="640"/>
          <w:marRight w:val="0"/>
          <w:marTop w:val="0"/>
          <w:marBottom w:val="0"/>
          <w:divBdr>
            <w:top w:val="none" w:sz="0" w:space="0" w:color="auto"/>
            <w:left w:val="none" w:sz="0" w:space="0" w:color="auto"/>
            <w:bottom w:val="none" w:sz="0" w:space="0" w:color="auto"/>
            <w:right w:val="none" w:sz="0" w:space="0" w:color="auto"/>
          </w:divBdr>
        </w:div>
        <w:div w:id="1518814543">
          <w:marLeft w:val="640"/>
          <w:marRight w:val="0"/>
          <w:marTop w:val="0"/>
          <w:marBottom w:val="0"/>
          <w:divBdr>
            <w:top w:val="none" w:sz="0" w:space="0" w:color="auto"/>
            <w:left w:val="none" w:sz="0" w:space="0" w:color="auto"/>
            <w:bottom w:val="none" w:sz="0" w:space="0" w:color="auto"/>
            <w:right w:val="none" w:sz="0" w:space="0" w:color="auto"/>
          </w:divBdr>
        </w:div>
        <w:div w:id="2008702302">
          <w:marLeft w:val="640"/>
          <w:marRight w:val="0"/>
          <w:marTop w:val="0"/>
          <w:marBottom w:val="0"/>
          <w:divBdr>
            <w:top w:val="none" w:sz="0" w:space="0" w:color="auto"/>
            <w:left w:val="none" w:sz="0" w:space="0" w:color="auto"/>
            <w:bottom w:val="none" w:sz="0" w:space="0" w:color="auto"/>
            <w:right w:val="none" w:sz="0" w:space="0" w:color="auto"/>
          </w:divBdr>
        </w:div>
        <w:div w:id="36787010">
          <w:marLeft w:val="640"/>
          <w:marRight w:val="0"/>
          <w:marTop w:val="0"/>
          <w:marBottom w:val="0"/>
          <w:divBdr>
            <w:top w:val="none" w:sz="0" w:space="0" w:color="auto"/>
            <w:left w:val="none" w:sz="0" w:space="0" w:color="auto"/>
            <w:bottom w:val="none" w:sz="0" w:space="0" w:color="auto"/>
            <w:right w:val="none" w:sz="0" w:space="0" w:color="auto"/>
          </w:divBdr>
        </w:div>
        <w:div w:id="476148785">
          <w:marLeft w:val="640"/>
          <w:marRight w:val="0"/>
          <w:marTop w:val="0"/>
          <w:marBottom w:val="0"/>
          <w:divBdr>
            <w:top w:val="none" w:sz="0" w:space="0" w:color="auto"/>
            <w:left w:val="none" w:sz="0" w:space="0" w:color="auto"/>
            <w:bottom w:val="none" w:sz="0" w:space="0" w:color="auto"/>
            <w:right w:val="none" w:sz="0" w:space="0" w:color="auto"/>
          </w:divBdr>
        </w:div>
        <w:div w:id="573781390">
          <w:marLeft w:val="640"/>
          <w:marRight w:val="0"/>
          <w:marTop w:val="0"/>
          <w:marBottom w:val="0"/>
          <w:divBdr>
            <w:top w:val="none" w:sz="0" w:space="0" w:color="auto"/>
            <w:left w:val="none" w:sz="0" w:space="0" w:color="auto"/>
            <w:bottom w:val="none" w:sz="0" w:space="0" w:color="auto"/>
            <w:right w:val="none" w:sz="0" w:space="0" w:color="auto"/>
          </w:divBdr>
        </w:div>
        <w:div w:id="734815681">
          <w:marLeft w:val="640"/>
          <w:marRight w:val="0"/>
          <w:marTop w:val="0"/>
          <w:marBottom w:val="0"/>
          <w:divBdr>
            <w:top w:val="none" w:sz="0" w:space="0" w:color="auto"/>
            <w:left w:val="none" w:sz="0" w:space="0" w:color="auto"/>
            <w:bottom w:val="none" w:sz="0" w:space="0" w:color="auto"/>
            <w:right w:val="none" w:sz="0" w:space="0" w:color="auto"/>
          </w:divBdr>
        </w:div>
        <w:div w:id="1252542755">
          <w:marLeft w:val="640"/>
          <w:marRight w:val="0"/>
          <w:marTop w:val="0"/>
          <w:marBottom w:val="0"/>
          <w:divBdr>
            <w:top w:val="none" w:sz="0" w:space="0" w:color="auto"/>
            <w:left w:val="none" w:sz="0" w:space="0" w:color="auto"/>
            <w:bottom w:val="none" w:sz="0" w:space="0" w:color="auto"/>
            <w:right w:val="none" w:sz="0" w:space="0" w:color="auto"/>
          </w:divBdr>
        </w:div>
        <w:div w:id="1415393806">
          <w:marLeft w:val="640"/>
          <w:marRight w:val="0"/>
          <w:marTop w:val="0"/>
          <w:marBottom w:val="0"/>
          <w:divBdr>
            <w:top w:val="none" w:sz="0" w:space="0" w:color="auto"/>
            <w:left w:val="none" w:sz="0" w:space="0" w:color="auto"/>
            <w:bottom w:val="none" w:sz="0" w:space="0" w:color="auto"/>
            <w:right w:val="none" w:sz="0" w:space="0" w:color="auto"/>
          </w:divBdr>
        </w:div>
        <w:div w:id="1243952661">
          <w:marLeft w:val="640"/>
          <w:marRight w:val="0"/>
          <w:marTop w:val="0"/>
          <w:marBottom w:val="0"/>
          <w:divBdr>
            <w:top w:val="none" w:sz="0" w:space="0" w:color="auto"/>
            <w:left w:val="none" w:sz="0" w:space="0" w:color="auto"/>
            <w:bottom w:val="none" w:sz="0" w:space="0" w:color="auto"/>
            <w:right w:val="none" w:sz="0" w:space="0" w:color="auto"/>
          </w:divBdr>
        </w:div>
        <w:div w:id="1640380673">
          <w:marLeft w:val="640"/>
          <w:marRight w:val="0"/>
          <w:marTop w:val="0"/>
          <w:marBottom w:val="0"/>
          <w:divBdr>
            <w:top w:val="none" w:sz="0" w:space="0" w:color="auto"/>
            <w:left w:val="none" w:sz="0" w:space="0" w:color="auto"/>
            <w:bottom w:val="none" w:sz="0" w:space="0" w:color="auto"/>
            <w:right w:val="none" w:sz="0" w:space="0" w:color="auto"/>
          </w:divBdr>
        </w:div>
        <w:div w:id="1899121194">
          <w:marLeft w:val="640"/>
          <w:marRight w:val="0"/>
          <w:marTop w:val="0"/>
          <w:marBottom w:val="0"/>
          <w:divBdr>
            <w:top w:val="none" w:sz="0" w:space="0" w:color="auto"/>
            <w:left w:val="none" w:sz="0" w:space="0" w:color="auto"/>
            <w:bottom w:val="none" w:sz="0" w:space="0" w:color="auto"/>
            <w:right w:val="none" w:sz="0" w:space="0" w:color="auto"/>
          </w:divBdr>
        </w:div>
        <w:div w:id="1406298799">
          <w:marLeft w:val="640"/>
          <w:marRight w:val="0"/>
          <w:marTop w:val="0"/>
          <w:marBottom w:val="0"/>
          <w:divBdr>
            <w:top w:val="none" w:sz="0" w:space="0" w:color="auto"/>
            <w:left w:val="none" w:sz="0" w:space="0" w:color="auto"/>
            <w:bottom w:val="none" w:sz="0" w:space="0" w:color="auto"/>
            <w:right w:val="none" w:sz="0" w:space="0" w:color="auto"/>
          </w:divBdr>
        </w:div>
        <w:div w:id="1407997715">
          <w:marLeft w:val="640"/>
          <w:marRight w:val="0"/>
          <w:marTop w:val="0"/>
          <w:marBottom w:val="0"/>
          <w:divBdr>
            <w:top w:val="none" w:sz="0" w:space="0" w:color="auto"/>
            <w:left w:val="none" w:sz="0" w:space="0" w:color="auto"/>
            <w:bottom w:val="none" w:sz="0" w:space="0" w:color="auto"/>
            <w:right w:val="none" w:sz="0" w:space="0" w:color="auto"/>
          </w:divBdr>
        </w:div>
        <w:div w:id="420836391">
          <w:marLeft w:val="640"/>
          <w:marRight w:val="0"/>
          <w:marTop w:val="0"/>
          <w:marBottom w:val="0"/>
          <w:divBdr>
            <w:top w:val="none" w:sz="0" w:space="0" w:color="auto"/>
            <w:left w:val="none" w:sz="0" w:space="0" w:color="auto"/>
            <w:bottom w:val="none" w:sz="0" w:space="0" w:color="auto"/>
            <w:right w:val="none" w:sz="0" w:space="0" w:color="auto"/>
          </w:divBdr>
        </w:div>
        <w:div w:id="541405794">
          <w:marLeft w:val="640"/>
          <w:marRight w:val="0"/>
          <w:marTop w:val="0"/>
          <w:marBottom w:val="0"/>
          <w:divBdr>
            <w:top w:val="none" w:sz="0" w:space="0" w:color="auto"/>
            <w:left w:val="none" w:sz="0" w:space="0" w:color="auto"/>
            <w:bottom w:val="none" w:sz="0" w:space="0" w:color="auto"/>
            <w:right w:val="none" w:sz="0" w:space="0" w:color="auto"/>
          </w:divBdr>
        </w:div>
        <w:div w:id="2137479650">
          <w:marLeft w:val="640"/>
          <w:marRight w:val="0"/>
          <w:marTop w:val="0"/>
          <w:marBottom w:val="0"/>
          <w:divBdr>
            <w:top w:val="none" w:sz="0" w:space="0" w:color="auto"/>
            <w:left w:val="none" w:sz="0" w:space="0" w:color="auto"/>
            <w:bottom w:val="none" w:sz="0" w:space="0" w:color="auto"/>
            <w:right w:val="none" w:sz="0" w:space="0" w:color="auto"/>
          </w:divBdr>
        </w:div>
        <w:div w:id="1343631110">
          <w:marLeft w:val="640"/>
          <w:marRight w:val="0"/>
          <w:marTop w:val="0"/>
          <w:marBottom w:val="0"/>
          <w:divBdr>
            <w:top w:val="none" w:sz="0" w:space="0" w:color="auto"/>
            <w:left w:val="none" w:sz="0" w:space="0" w:color="auto"/>
            <w:bottom w:val="none" w:sz="0" w:space="0" w:color="auto"/>
            <w:right w:val="none" w:sz="0" w:space="0" w:color="auto"/>
          </w:divBdr>
        </w:div>
        <w:div w:id="163474211">
          <w:marLeft w:val="640"/>
          <w:marRight w:val="0"/>
          <w:marTop w:val="0"/>
          <w:marBottom w:val="0"/>
          <w:divBdr>
            <w:top w:val="none" w:sz="0" w:space="0" w:color="auto"/>
            <w:left w:val="none" w:sz="0" w:space="0" w:color="auto"/>
            <w:bottom w:val="none" w:sz="0" w:space="0" w:color="auto"/>
            <w:right w:val="none" w:sz="0" w:space="0" w:color="auto"/>
          </w:divBdr>
        </w:div>
        <w:div w:id="854273105">
          <w:marLeft w:val="640"/>
          <w:marRight w:val="0"/>
          <w:marTop w:val="0"/>
          <w:marBottom w:val="0"/>
          <w:divBdr>
            <w:top w:val="none" w:sz="0" w:space="0" w:color="auto"/>
            <w:left w:val="none" w:sz="0" w:space="0" w:color="auto"/>
            <w:bottom w:val="none" w:sz="0" w:space="0" w:color="auto"/>
            <w:right w:val="none" w:sz="0" w:space="0" w:color="auto"/>
          </w:divBdr>
        </w:div>
        <w:div w:id="835221192">
          <w:marLeft w:val="640"/>
          <w:marRight w:val="0"/>
          <w:marTop w:val="0"/>
          <w:marBottom w:val="0"/>
          <w:divBdr>
            <w:top w:val="none" w:sz="0" w:space="0" w:color="auto"/>
            <w:left w:val="none" w:sz="0" w:space="0" w:color="auto"/>
            <w:bottom w:val="none" w:sz="0" w:space="0" w:color="auto"/>
            <w:right w:val="none" w:sz="0" w:space="0" w:color="auto"/>
          </w:divBdr>
        </w:div>
      </w:divsChild>
    </w:div>
    <w:div w:id="2116051356">
      <w:bodyDiv w:val="1"/>
      <w:marLeft w:val="0"/>
      <w:marRight w:val="0"/>
      <w:marTop w:val="0"/>
      <w:marBottom w:val="0"/>
      <w:divBdr>
        <w:top w:val="none" w:sz="0" w:space="0" w:color="auto"/>
        <w:left w:val="none" w:sz="0" w:space="0" w:color="auto"/>
        <w:bottom w:val="none" w:sz="0" w:space="0" w:color="auto"/>
        <w:right w:val="none" w:sz="0" w:space="0" w:color="auto"/>
      </w:divBdr>
      <w:divsChild>
        <w:div w:id="301891262">
          <w:marLeft w:val="640"/>
          <w:marRight w:val="0"/>
          <w:marTop w:val="0"/>
          <w:marBottom w:val="0"/>
          <w:divBdr>
            <w:top w:val="none" w:sz="0" w:space="0" w:color="auto"/>
            <w:left w:val="none" w:sz="0" w:space="0" w:color="auto"/>
            <w:bottom w:val="none" w:sz="0" w:space="0" w:color="auto"/>
            <w:right w:val="none" w:sz="0" w:space="0" w:color="auto"/>
          </w:divBdr>
        </w:div>
        <w:div w:id="1885866456">
          <w:marLeft w:val="640"/>
          <w:marRight w:val="0"/>
          <w:marTop w:val="0"/>
          <w:marBottom w:val="0"/>
          <w:divBdr>
            <w:top w:val="none" w:sz="0" w:space="0" w:color="auto"/>
            <w:left w:val="none" w:sz="0" w:space="0" w:color="auto"/>
            <w:bottom w:val="none" w:sz="0" w:space="0" w:color="auto"/>
            <w:right w:val="none" w:sz="0" w:space="0" w:color="auto"/>
          </w:divBdr>
        </w:div>
        <w:div w:id="1050686331">
          <w:marLeft w:val="640"/>
          <w:marRight w:val="0"/>
          <w:marTop w:val="0"/>
          <w:marBottom w:val="0"/>
          <w:divBdr>
            <w:top w:val="none" w:sz="0" w:space="0" w:color="auto"/>
            <w:left w:val="none" w:sz="0" w:space="0" w:color="auto"/>
            <w:bottom w:val="none" w:sz="0" w:space="0" w:color="auto"/>
            <w:right w:val="none" w:sz="0" w:space="0" w:color="auto"/>
          </w:divBdr>
        </w:div>
        <w:div w:id="66805581">
          <w:marLeft w:val="640"/>
          <w:marRight w:val="0"/>
          <w:marTop w:val="0"/>
          <w:marBottom w:val="0"/>
          <w:divBdr>
            <w:top w:val="none" w:sz="0" w:space="0" w:color="auto"/>
            <w:left w:val="none" w:sz="0" w:space="0" w:color="auto"/>
            <w:bottom w:val="none" w:sz="0" w:space="0" w:color="auto"/>
            <w:right w:val="none" w:sz="0" w:space="0" w:color="auto"/>
          </w:divBdr>
        </w:div>
        <w:div w:id="520053465">
          <w:marLeft w:val="640"/>
          <w:marRight w:val="0"/>
          <w:marTop w:val="0"/>
          <w:marBottom w:val="0"/>
          <w:divBdr>
            <w:top w:val="none" w:sz="0" w:space="0" w:color="auto"/>
            <w:left w:val="none" w:sz="0" w:space="0" w:color="auto"/>
            <w:bottom w:val="none" w:sz="0" w:space="0" w:color="auto"/>
            <w:right w:val="none" w:sz="0" w:space="0" w:color="auto"/>
          </w:divBdr>
        </w:div>
        <w:div w:id="1419130587">
          <w:marLeft w:val="640"/>
          <w:marRight w:val="0"/>
          <w:marTop w:val="0"/>
          <w:marBottom w:val="0"/>
          <w:divBdr>
            <w:top w:val="none" w:sz="0" w:space="0" w:color="auto"/>
            <w:left w:val="none" w:sz="0" w:space="0" w:color="auto"/>
            <w:bottom w:val="none" w:sz="0" w:space="0" w:color="auto"/>
            <w:right w:val="none" w:sz="0" w:space="0" w:color="auto"/>
          </w:divBdr>
        </w:div>
        <w:div w:id="429009865">
          <w:marLeft w:val="640"/>
          <w:marRight w:val="0"/>
          <w:marTop w:val="0"/>
          <w:marBottom w:val="0"/>
          <w:divBdr>
            <w:top w:val="none" w:sz="0" w:space="0" w:color="auto"/>
            <w:left w:val="none" w:sz="0" w:space="0" w:color="auto"/>
            <w:bottom w:val="none" w:sz="0" w:space="0" w:color="auto"/>
            <w:right w:val="none" w:sz="0" w:space="0" w:color="auto"/>
          </w:divBdr>
        </w:div>
        <w:div w:id="1236745110">
          <w:marLeft w:val="640"/>
          <w:marRight w:val="0"/>
          <w:marTop w:val="0"/>
          <w:marBottom w:val="0"/>
          <w:divBdr>
            <w:top w:val="none" w:sz="0" w:space="0" w:color="auto"/>
            <w:left w:val="none" w:sz="0" w:space="0" w:color="auto"/>
            <w:bottom w:val="none" w:sz="0" w:space="0" w:color="auto"/>
            <w:right w:val="none" w:sz="0" w:space="0" w:color="auto"/>
          </w:divBdr>
        </w:div>
        <w:div w:id="1205398">
          <w:marLeft w:val="640"/>
          <w:marRight w:val="0"/>
          <w:marTop w:val="0"/>
          <w:marBottom w:val="0"/>
          <w:divBdr>
            <w:top w:val="none" w:sz="0" w:space="0" w:color="auto"/>
            <w:left w:val="none" w:sz="0" w:space="0" w:color="auto"/>
            <w:bottom w:val="none" w:sz="0" w:space="0" w:color="auto"/>
            <w:right w:val="none" w:sz="0" w:space="0" w:color="auto"/>
          </w:divBdr>
        </w:div>
        <w:div w:id="1830440689">
          <w:marLeft w:val="640"/>
          <w:marRight w:val="0"/>
          <w:marTop w:val="0"/>
          <w:marBottom w:val="0"/>
          <w:divBdr>
            <w:top w:val="none" w:sz="0" w:space="0" w:color="auto"/>
            <w:left w:val="none" w:sz="0" w:space="0" w:color="auto"/>
            <w:bottom w:val="none" w:sz="0" w:space="0" w:color="auto"/>
            <w:right w:val="none" w:sz="0" w:space="0" w:color="auto"/>
          </w:divBdr>
        </w:div>
        <w:div w:id="167643236">
          <w:marLeft w:val="640"/>
          <w:marRight w:val="0"/>
          <w:marTop w:val="0"/>
          <w:marBottom w:val="0"/>
          <w:divBdr>
            <w:top w:val="none" w:sz="0" w:space="0" w:color="auto"/>
            <w:left w:val="none" w:sz="0" w:space="0" w:color="auto"/>
            <w:bottom w:val="none" w:sz="0" w:space="0" w:color="auto"/>
            <w:right w:val="none" w:sz="0" w:space="0" w:color="auto"/>
          </w:divBdr>
        </w:div>
        <w:div w:id="1625119898">
          <w:marLeft w:val="640"/>
          <w:marRight w:val="0"/>
          <w:marTop w:val="0"/>
          <w:marBottom w:val="0"/>
          <w:divBdr>
            <w:top w:val="none" w:sz="0" w:space="0" w:color="auto"/>
            <w:left w:val="none" w:sz="0" w:space="0" w:color="auto"/>
            <w:bottom w:val="none" w:sz="0" w:space="0" w:color="auto"/>
            <w:right w:val="none" w:sz="0" w:space="0" w:color="auto"/>
          </w:divBdr>
        </w:div>
        <w:div w:id="331879559">
          <w:marLeft w:val="640"/>
          <w:marRight w:val="0"/>
          <w:marTop w:val="0"/>
          <w:marBottom w:val="0"/>
          <w:divBdr>
            <w:top w:val="none" w:sz="0" w:space="0" w:color="auto"/>
            <w:left w:val="none" w:sz="0" w:space="0" w:color="auto"/>
            <w:bottom w:val="none" w:sz="0" w:space="0" w:color="auto"/>
            <w:right w:val="none" w:sz="0" w:space="0" w:color="auto"/>
          </w:divBdr>
        </w:div>
        <w:div w:id="350575635">
          <w:marLeft w:val="640"/>
          <w:marRight w:val="0"/>
          <w:marTop w:val="0"/>
          <w:marBottom w:val="0"/>
          <w:divBdr>
            <w:top w:val="none" w:sz="0" w:space="0" w:color="auto"/>
            <w:left w:val="none" w:sz="0" w:space="0" w:color="auto"/>
            <w:bottom w:val="none" w:sz="0" w:space="0" w:color="auto"/>
            <w:right w:val="none" w:sz="0" w:space="0" w:color="auto"/>
          </w:divBdr>
        </w:div>
        <w:div w:id="1732390338">
          <w:marLeft w:val="640"/>
          <w:marRight w:val="0"/>
          <w:marTop w:val="0"/>
          <w:marBottom w:val="0"/>
          <w:divBdr>
            <w:top w:val="none" w:sz="0" w:space="0" w:color="auto"/>
            <w:left w:val="none" w:sz="0" w:space="0" w:color="auto"/>
            <w:bottom w:val="none" w:sz="0" w:space="0" w:color="auto"/>
            <w:right w:val="none" w:sz="0" w:space="0" w:color="auto"/>
          </w:divBdr>
        </w:div>
        <w:div w:id="80178235">
          <w:marLeft w:val="640"/>
          <w:marRight w:val="0"/>
          <w:marTop w:val="0"/>
          <w:marBottom w:val="0"/>
          <w:divBdr>
            <w:top w:val="none" w:sz="0" w:space="0" w:color="auto"/>
            <w:left w:val="none" w:sz="0" w:space="0" w:color="auto"/>
            <w:bottom w:val="none" w:sz="0" w:space="0" w:color="auto"/>
            <w:right w:val="none" w:sz="0" w:space="0" w:color="auto"/>
          </w:divBdr>
        </w:div>
        <w:div w:id="856456971">
          <w:marLeft w:val="640"/>
          <w:marRight w:val="0"/>
          <w:marTop w:val="0"/>
          <w:marBottom w:val="0"/>
          <w:divBdr>
            <w:top w:val="none" w:sz="0" w:space="0" w:color="auto"/>
            <w:left w:val="none" w:sz="0" w:space="0" w:color="auto"/>
            <w:bottom w:val="none" w:sz="0" w:space="0" w:color="auto"/>
            <w:right w:val="none" w:sz="0" w:space="0" w:color="auto"/>
          </w:divBdr>
        </w:div>
        <w:div w:id="1937326735">
          <w:marLeft w:val="640"/>
          <w:marRight w:val="0"/>
          <w:marTop w:val="0"/>
          <w:marBottom w:val="0"/>
          <w:divBdr>
            <w:top w:val="none" w:sz="0" w:space="0" w:color="auto"/>
            <w:left w:val="none" w:sz="0" w:space="0" w:color="auto"/>
            <w:bottom w:val="none" w:sz="0" w:space="0" w:color="auto"/>
            <w:right w:val="none" w:sz="0" w:space="0" w:color="auto"/>
          </w:divBdr>
        </w:div>
        <w:div w:id="351959547">
          <w:marLeft w:val="640"/>
          <w:marRight w:val="0"/>
          <w:marTop w:val="0"/>
          <w:marBottom w:val="0"/>
          <w:divBdr>
            <w:top w:val="none" w:sz="0" w:space="0" w:color="auto"/>
            <w:left w:val="none" w:sz="0" w:space="0" w:color="auto"/>
            <w:bottom w:val="none" w:sz="0" w:space="0" w:color="auto"/>
            <w:right w:val="none" w:sz="0" w:space="0" w:color="auto"/>
          </w:divBdr>
        </w:div>
        <w:div w:id="731737984">
          <w:marLeft w:val="640"/>
          <w:marRight w:val="0"/>
          <w:marTop w:val="0"/>
          <w:marBottom w:val="0"/>
          <w:divBdr>
            <w:top w:val="none" w:sz="0" w:space="0" w:color="auto"/>
            <w:left w:val="none" w:sz="0" w:space="0" w:color="auto"/>
            <w:bottom w:val="none" w:sz="0" w:space="0" w:color="auto"/>
            <w:right w:val="none" w:sz="0" w:space="0" w:color="auto"/>
          </w:divBdr>
        </w:div>
        <w:div w:id="841312277">
          <w:marLeft w:val="640"/>
          <w:marRight w:val="0"/>
          <w:marTop w:val="0"/>
          <w:marBottom w:val="0"/>
          <w:divBdr>
            <w:top w:val="none" w:sz="0" w:space="0" w:color="auto"/>
            <w:left w:val="none" w:sz="0" w:space="0" w:color="auto"/>
            <w:bottom w:val="none" w:sz="0" w:space="0" w:color="auto"/>
            <w:right w:val="none" w:sz="0" w:space="0" w:color="auto"/>
          </w:divBdr>
        </w:div>
        <w:div w:id="225720961">
          <w:marLeft w:val="640"/>
          <w:marRight w:val="0"/>
          <w:marTop w:val="0"/>
          <w:marBottom w:val="0"/>
          <w:divBdr>
            <w:top w:val="none" w:sz="0" w:space="0" w:color="auto"/>
            <w:left w:val="none" w:sz="0" w:space="0" w:color="auto"/>
            <w:bottom w:val="none" w:sz="0" w:space="0" w:color="auto"/>
            <w:right w:val="none" w:sz="0" w:space="0" w:color="auto"/>
          </w:divBdr>
        </w:div>
        <w:div w:id="2100783944">
          <w:marLeft w:val="640"/>
          <w:marRight w:val="0"/>
          <w:marTop w:val="0"/>
          <w:marBottom w:val="0"/>
          <w:divBdr>
            <w:top w:val="none" w:sz="0" w:space="0" w:color="auto"/>
            <w:left w:val="none" w:sz="0" w:space="0" w:color="auto"/>
            <w:bottom w:val="none" w:sz="0" w:space="0" w:color="auto"/>
            <w:right w:val="none" w:sz="0" w:space="0" w:color="auto"/>
          </w:divBdr>
        </w:div>
        <w:div w:id="1468887901">
          <w:marLeft w:val="640"/>
          <w:marRight w:val="0"/>
          <w:marTop w:val="0"/>
          <w:marBottom w:val="0"/>
          <w:divBdr>
            <w:top w:val="none" w:sz="0" w:space="0" w:color="auto"/>
            <w:left w:val="none" w:sz="0" w:space="0" w:color="auto"/>
            <w:bottom w:val="none" w:sz="0" w:space="0" w:color="auto"/>
            <w:right w:val="none" w:sz="0" w:space="0" w:color="auto"/>
          </w:divBdr>
        </w:div>
        <w:div w:id="1514878078">
          <w:marLeft w:val="640"/>
          <w:marRight w:val="0"/>
          <w:marTop w:val="0"/>
          <w:marBottom w:val="0"/>
          <w:divBdr>
            <w:top w:val="none" w:sz="0" w:space="0" w:color="auto"/>
            <w:left w:val="none" w:sz="0" w:space="0" w:color="auto"/>
            <w:bottom w:val="none" w:sz="0" w:space="0" w:color="auto"/>
            <w:right w:val="none" w:sz="0" w:space="0" w:color="auto"/>
          </w:divBdr>
        </w:div>
        <w:div w:id="1663120948">
          <w:marLeft w:val="640"/>
          <w:marRight w:val="0"/>
          <w:marTop w:val="0"/>
          <w:marBottom w:val="0"/>
          <w:divBdr>
            <w:top w:val="none" w:sz="0" w:space="0" w:color="auto"/>
            <w:left w:val="none" w:sz="0" w:space="0" w:color="auto"/>
            <w:bottom w:val="none" w:sz="0" w:space="0" w:color="auto"/>
            <w:right w:val="none" w:sz="0" w:space="0" w:color="auto"/>
          </w:divBdr>
        </w:div>
        <w:div w:id="1984238360">
          <w:marLeft w:val="640"/>
          <w:marRight w:val="0"/>
          <w:marTop w:val="0"/>
          <w:marBottom w:val="0"/>
          <w:divBdr>
            <w:top w:val="none" w:sz="0" w:space="0" w:color="auto"/>
            <w:left w:val="none" w:sz="0" w:space="0" w:color="auto"/>
            <w:bottom w:val="none" w:sz="0" w:space="0" w:color="auto"/>
            <w:right w:val="none" w:sz="0" w:space="0" w:color="auto"/>
          </w:divBdr>
        </w:div>
        <w:div w:id="422184360">
          <w:marLeft w:val="640"/>
          <w:marRight w:val="0"/>
          <w:marTop w:val="0"/>
          <w:marBottom w:val="0"/>
          <w:divBdr>
            <w:top w:val="none" w:sz="0" w:space="0" w:color="auto"/>
            <w:left w:val="none" w:sz="0" w:space="0" w:color="auto"/>
            <w:bottom w:val="none" w:sz="0" w:space="0" w:color="auto"/>
            <w:right w:val="none" w:sz="0" w:space="0" w:color="auto"/>
          </w:divBdr>
        </w:div>
        <w:div w:id="119231439">
          <w:marLeft w:val="640"/>
          <w:marRight w:val="0"/>
          <w:marTop w:val="0"/>
          <w:marBottom w:val="0"/>
          <w:divBdr>
            <w:top w:val="none" w:sz="0" w:space="0" w:color="auto"/>
            <w:left w:val="none" w:sz="0" w:space="0" w:color="auto"/>
            <w:bottom w:val="none" w:sz="0" w:space="0" w:color="auto"/>
            <w:right w:val="none" w:sz="0" w:space="0" w:color="auto"/>
          </w:divBdr>
        </w:div>
        <w:div w:id="1109079973">
          <w:marLeft w:val="640"/>
          <w:marRight w:val="0"/>
          <w:marTop w:val="0"/>
          <w:marBottom w:val="0"/>
          <w:divBdr>
            <w:top w:val="none" w:sz="0" w:space="0" w:color="auto"/>
            <w:left w:val="none" w:sz="0" w:space="0" w:color="auto"/>
            <w:bottom w:val="none" w:sz="0" w:space="0" w:color="auto"/>
            <w:right w:val="none" w:sz="0" w:space="0" w:color="auto"/>
          </w:divBdr>
        </w:div>
        <w:div w:id="1485858192">
          <w:marLeft w:val="640"/>
          <w:marRight w:val="0"/>
          <w:marTop w:val="0"/>
          <w:marBottom w:val="0"/>
          <w:divBdr>
            <w:top w:val="none" w:sz="0" w:space="0" w:color="auto"/>
            <w:left w:val="none" w:sz="0" w:space="0" w:color="auto"/>
            <w:bottom w:val="none" w:sz="0" w:space="0" w:color="auto"/>
            <w:right w:val="none" w:sz="0" w:space="0" w:color="auto"/>
          </w:divBdr>
        </w:div>
        <w:div w:id="1765146771">
          <w:marLeft w:val="640"/>
          <w:marRight w:val="0"/>
          <w:marTop w:val="0"/>
          <w:marBottom w:val="0"/>
          <w:divBdr>
            <w:top w:val="none" w:sz="0" w:space="0" w:color="auto"/>
            <w:left w:val="none" w:sz="0" w:space="0" w:color="auto"/>
            <w:bottom w:val="none" w:sz="0" w:space="0" w:color="auto"/>
            <w:right w:val="none" w:sz="0" w:space="0" w:color="auto"/>
          </w:divBdr>
        </w:div>
        <w:div w:id="187452273">
          <w:marLeft w:val="640"/>
          <w:marRight w:val="0"/>
          <w:marTop w:val="0"/>
          <w:marBottom w:val="0"/>
          <w:divBdr>
            <w:top w:val="none" w:sz="0" w:space="0" w:color="auto"/>
            <w:left w:val="none" w:sz="0" w:space="0" w:color="auto"/>
            <w:bottom w:val="none" w:sz="0" w:space="0" w:color="auto"/>
            <w:right w:val="none" w:sz="0" w:space="0" w:color="auto"/>
          </w:divBdr>
        </w:div>
        <w:div w:id="1324160913">
          <w:marLeft w:val="640"/>
          <w:marRight w:val="0"/>
          <w:marTop w:val="0"/>
          <w:marBottom w:val="0"/>
          <w:divBdr>
            <w:top w:val="none" w:sz="0" w:space="0" w:color="auto"/>
            <w:left w:val="none" w:sz="0" w:space="0" w:color="auto"/>
            <w:bottom w:val="none" w:sz="0" w:space="0" w:color="auto"/>
            <w:right w:val="none" w:sz="0" w:space="0" w:color="auto"/>
          </w:divBdr>
        </w:div>
        <w:div w:id="442961806">
          <w:marLeft w:val="640"/>
          <w:marRight w:val="0"/>
          <w:marTop w:val="0"/>
          <w:marBottom w:val="0"/>
          <w:divBdr>
            <w:top w:val="none" w:sz="0" w:space="0" w:color="auto"/>
            <w:left w:val="none" w:sz="0" w:space="0" w:color="auto"/>
            <w:bottom w:val="none" w:sz="0" w:space="0" w:color="auto"/>
            <w:right w:val="none" w:sz="0" w:space="0" w:color="auto"/>
          </w:divBdr>
        </w:div>
        <w:div w:id="1158309387">
          <w:marLeft w:val="640"/>
          <w:marRight w:val="0"/>
          <w:marTop w:val="0"/>
          <w:marBottom w:val="0"/>
          <w:divBdr>
            <w:top w:val="none" w:sz="0" w:space="0" w:color="auto"/>
            <w:left w:val="none" w:sz="0" w:space="0" w:color="auto"/>
            <w:bottom w:val="none" w:sz="0" w:space="0" w:color="auto"/>
            <w:right w:val="none" w:sz="0" w:space="0" w:color="auto"/>
          </w:divBdr>
        </w:div>
        <w:div w:id="1481458053">
          <w:marLeft w:val="640"/>
          <w:marRight w:val="0"/>
          <w:marTop w:val="0"/>
          <w:marBottom w:val="0"/>
          <w:divBdr>
            <w:top w:val="none" w:sz="0" w:space="0" w:color="auto"/>
            <w:left w:val="none" w:sz="0" w:space="0" w:color="auto"/>
            <w:bottom w:val="none" w:sz="0" w:space="0" w:color="auto"/>
            <w:right w:val="none" w:sz="0" w:space="0" w:color="auto"/>
          </w:divBdr>
        </w:div>
        <w:div w:id="861166658">
          <w:marLeft w:val="640"/>
          <w:marRight w:val="0"/>
          <w:marTop w:val="0"/>
          <w:marBottom w:val="0"/>
          <w:divBdr>
            <w:top w:val="none" w:sz="0" w:space="0" w:color="auto"/>
            <w:left w:val="none" w:sz="0" w:space="0" w:color="auto"/>
            <w:bottom w:val="none" w:sz="0" w:space="0" w:color="auto"/>
            <w:right w:val="none" w:sz="0" w:space="0" w:color="auto"/>
          </w:divBdr>
        </w:div>
        <w:div w:id="1895044922">
          <w:marLeft w:val="640"/>
          <w:marRight w:val="0"/>
          <w:marTop w:val="0"/>
          <w:marBottom w:val="0"/>
          <w:divBdr>
            <w:top w:val="none" w:sz="0" w:space="0" w:color="auto"/>
            <w:left w:val="none" w:sz="0" w:space="0" w:color="auto"/>
            <w:bottom w:val="none" w:sz="0" w:space="0" w:color="auto"/>
            <w:right w:val="none" w:sz="0" w:space="0" w:color="auto"/>
          </w:divBdr>
        </w:div>
        <w:div w:id="237710069">
          <w:marLeft w:val="640"/>
          <w:marRight w:val="0"/>
          <w:marTop w:val="0"/>
          <w:marBottom w:val="0"/>
          <w:divBdr>
            <w:top w:val="none" w:sz="0" w:space="0" w:color="auto"/>
            <w:left w:val="none" w:sz="0" w:space="0" w:color="auto"/>
            <w:bottom w:val="none" w:sz="0" w:space="0" w:color="auto"/>
            <w:right w:val="none" w:sz="0" w:space="0" w:color="auto"/>
          </w:divBdr>
        </w:div>
        <w:div w:id="2096592183">
          <w:marLeft w:val="640"/>
          <w:marRight w:val="0"/>
          <w:marTop w:val="0"/>
          <w:marBottom w:val="0"/>
          <w:divBdr>
            <w:top w:val="none" w:sz="0" w:space="0" w:color="auto"/>
            <w:left w:val="none" w:sz="0" w:space="0" w:color="auto"/>
            <w:bottom w:val="none" w:sz="0" w:space="0" w:color="auto"/>
            <w:right w:val="none" w:sz="0" w:space="0" w:color="auto"/>
          </w:divBdr>
        </w:div>
        <w:div w:id="2071802179">
          <w:marLeft w:val="640"/>
          <w:marRight w:val="0"/>
          <w:marTop w:val="0"/>
          <w:marBottom w:val="0"/>
          <w:divBdr>
            <w:top w:val="none" w:sz="0" w:space="0" w:color="auto"/>
            <w:left w:val="none" w:sz="0" w:space="0" w:color="auto"/>
            <w:bottom w:val="none" w:sz="0" w:space="0" w:color="auto"/>
            <w:right w:val="none" w:sz="0" w:space="0" w:color="auto"/>
          </w:divBdr>
        </w:div>
        <w:div w:id="1592621818">
          <w:marLeft w:val="640"/>
          <w:marRight w:val="0"/>
          <w:marTop w:val="0"/>
          <w:marBottom w:val="0"/>
          <w:divBdr>
            <w:top w:val="none" w:sz="0" w:space="0" w:color="auto"/>
            <w:left w:val="none" w:sz="0" w:space="0" w:color="auto"/>
            <w:bottom w:val="none" w:sz="0" w:space="0" w:color="auto"/>
            <w:right w:val="none" w:sz="0" w:space="0" w:color="auto"/>
          </w:divBdr>
        </w:div>
        <w:div w:id="59448695">
          <w:marLeft w:val="640"/>
          <w:marRight w:val="0"/>
          <w:marTop w:val="0"/>
          <w:marBottom w:val="0"/>
          <w:divBdr>
            <w:top w:val="none" w:sz="0" w:space="0" w:color="auto"/>
            <w:left w:val="none" w:sz="0" w:space="0" w:color="auto"/>
            <w:bottom w:val="none" w:sz="0" w:space="0" w:color="auto"/>
            <w:right w:val="none" w:sz="0" w:space="0" w:color="auto"/>
          </w:divBdr>
        </w:div>
        <w:div w:id="2010253419">
          <w:marLeft w:val="640"/>
          <w:marRight w:val="0"/>
          <w:marTop w:val="0"/>
          <w:marBottom w:val="0"/>
          <w:divBdr>
            <w:top w:val="none" w:sz="0" w:space="0" w:color="auto"/>
            <w:left w:val="none" w:sz="0" w:space="0" w:color="auto"/>
            <w:bottom w:val="none" w:sz="0" w:space="0" w:color="auto"/>
            <w:right w:val="none" w:sz="0" w:space="0" w:color="auto"/>
          </w:divBdr>
        </w:div>
        <w:div w:id="1959487093">
          <w:marLeft w:val="640"/>
          <w:marRight w:val="0"/>
          <w:marTop w:val="0"/>
          <w:marBottom w:val="0"/>
          <w:divBdr>
            <w:top w:val="none" w:sz="0" w:space="0" w:color="auto"/>
            <w:left w:val="none" w:sz="0" w:space="0" w:color="auto"/>
            <w:bottom w:val="none" w:sz="0" w:space="0" w:color="auto"/>
            <w:right w:val="none" w:sz="0" w:space="0" w:color="auto"/>
          </w:divBdr>
        </w:div>
        <w:div w:id="861624698">
          <w:marLeft w:val="640"/>
          <w:marRight w:val="0"/>
          <w:marTop w:val="0"/>
          <w:marBottom w:val="0"/>
          <w:divBdr>
            <w:top w:val="none" w:sz="0" w:space="0" w:color="auto"/>
            <w:left w:val="none" w:sz="0" w:space="0" w:color="auto"/>
            <w:bottom w:val="none" w:sz="0" w:space="0" w:color="auto"/>
            <w:right w:val="none" w:sz="0" w:space="0" w:color="auto"/>
          </w:divBdr>
        </w:div>
        <w:div w:id="953902651">
          <w:marLeft w:val="640"/>
          <w:marRight w:val="0"/>
          <w:marTop w:val="0"/>
          <w:marBottom w:val="0"/>
          <w:divBdr>
            <w:top w:val="none" w:sz="0" w:space="0" w:color="auto"/>
            <w:left w:val="none" w:sz="0" w:space="0" w:color="auto"/>
            <w:bottom w:val="none" w:sz="0" w:space="0" w:color="auto"/>
            <w:right w:val="none" w:sz="0" w:space="0" w:color="auto"/>
          </w:divBdr>
        </w:div>
        <w:div w:id="2044092647">
          <w:marLeft w:val="640"/>
          <w:marRight w:val="0"/>
          <w:marTop w:val="0"/>
          <w:marBottom w:val="0"/>
          <w:divBdr>
            <w:top w:val="none" w:sz="0" w:space="0" w:color="auto"/>
            <w:left w:val="none" w:sz="0" w:space="0" w:color="auto"/>
            <w:bottom w:val="none" w:sz="0" w:space="0" w:color="auto"/>
            <w:right w:val="none" w:sz="0" w:space="0" w:color="auto"/>
          </w:divBdr>
        </w:div>
        <w:div w:id="365835714">
          <w:marLeft w:val="640"/>
          <w:marRight w:val="0"/>
          <w:marTop w:val="0"/>
          <w:marBottom w:val="0"/>
          <w:divBdr>
            <w:top w:val="none" w:sz="0" w:space="0" w:color="auto"/>
            <w:left w:val="none" w:sz="0" w:space="0" w:color="auto"/>
            <w:bottom w:val="none" w:sz="0" w:space="0" w:color="auto"/>
            <w:right w:val="none" w:sz="0" w:space="0" w:color="auto"/>
          </w:divBdr>
        </w:div>
        <w:div w:id="1506896427">
          <w:marLeft w:val="640"/>
          <w:marRight w:val="0"/>
          <w:marTop w:val="0"/>
          <w:marBottom w:val="0"/>
          <w:divBdr>
            <w:top w:val="none" w:sz="0" w:space="0" w:color="auto"/>
            <w:left w:val="none" w:sz="0" w:space="0" w:color="auto"/>
            <w:bottom w:val="none" w:sz="0" w:space="0" w:color="auto"/>
            <w:right w:val="none" w:sz="0" w:space="0" w:color="auto"/>
          </w:divBdr>
        </w:div>
        <w:div w:id="749233554">
          <w:marLeft w:val="640"/>
          <w:marRight w:val="0"/>
          <w:marTop w:val="0"/>
          <w:marBottom w:val="0"/>
          <w:divBdr>
            <w:top w:val="none" w:sz="0" w:space="0" w:color="auto"/>
            <w:left w:val="none" w:sz="0" w:space="0" w:color="auto"/>
            <w:bottom w:val="none" w:sz="0" w:space="0" w:color="auto"/>
            <w:right w:val="none" w:sz="0" w:space="0" w:color="auto"/>
          </w:divBdr>
        </w:div>
        <w:div w:id="670334329">
          <w:marLeft w:val="640"/>
          <w:marRight w:val="0"/>
          <w:marTop w:val="0"/>
          <w:marBottom w:val="0"/>
          <w:divBdr>
            <w:top w:val="none" w:sz="0" w:space="0" w:color="auto"/>
            <w:left w:val="none" w:sz="0" w:space="0" w:color="auto"/>
            <w:bottom w:val="none" w:sz="0" w:space="0" w:color="auto"/>
            <w:right w:val="none" w:sz="0" w:space="0" w:color="auto"/>
          </w:divBdr>
        </w:div>
        <w:div w:id="1153646198">
          <w:marLeft w:val="640"/>
          <w:marRight w:val="0"/>
          <w:marTop w:val="0"/>
          <w:marBottom w:val="0"/>
          <w:divBdr>
            <w:top w:val="none" w:sz="0" w:space="0" w:color="auto"/>
            <w:left w:val="none" w:sz="0" w:space="0" w:color="auto"/>
            <w:bottom w:val="none" w:sz="0" w:space="0" w:color="auto"/>
            <w:right w:val="none" w:sz="0" w:space="0" w:color="auto"/>
          </w:divBdr>
        </w:div>
        <w:div w:id="1596132766">
          <w:marLeft w:val="640"/>
          <w:marRight w:val="0"/>
          <w:marTop w:val="0"/>
          <w:marBottom w:val="0"/>
          <w:divBdr>
            <w:top w:val="none" w:sz="0" w:space="0" w:color="auto"/>
            <w:left w:val="none" w:sz="0" w:space="0" w:color="auto"/>
            <w:bottom w:val="none" w:sz="0" w:space="0" w:color="auto"/>
            <w:right w:val="none" w:sz="0" w:space="0" w:color="auto"/>
          </w:divBdr>
        </w:div>
        <w:div w:id="64378205">
          <w:marLeft w:val="640"/>
          <w:marRight w:val="0"/>
          <w:marTop w:val="0"/>
          <w:marBottom w:val="0"/>
          <w:divBdr>
            <w:top w:val="none" w:sz="0" w:space="0" w:color="auto"/>
            <w:left w:val="none" w:sz="0" w:space="0" w:color="auto"/>
            <w:bottom w:val="none" w:sz="0" w:space="0" w:color="auto"/>
            <w:right w:val="none" w:sz="0" w:space="0" w:color="auto"/>
          </w:divBdr>
        </w:div>
        <w:div w:id="1882663713">
          <w:marLeft w:val="640"/>
          <w:marRight w:val="0"/>
          <w:marTop w:val="0"/>
          <w:marBottom w:val="0"/>
          <w:divBdr>
            <w:top w:val="none" w:sz="0" w:space="0" w:color="auto"/>
            <w:left w:val="none" w:sz="0" w:space="0" w:color="auto"/>
            <w:bottom w:val="none" w:sz="0" w:space="0" w:color="auto"/>
            <w:right w:val="none" w:sz="0" w:space="0" w:color="auto"/>
          </w:divBdr>
        </w:div>
        <w:div w:id="650712805">
          <w:marLeft w:val="640"/>
          <w:marRight w:val="0"/>
          <w:marTop w:val="0"/>
          <w:marBottom w:val="0"/>
          <w:divBdr>
            <w:top w:val="none" w:sz="0" w:space="0" w:color="auto"/>
            <w:left w:val="none" w:sz="0" w:space="0" w:color="auto"/>
            <w:bottom w:val="none" w:sz="0" w:space="0" w:color="auto"/>
            <w:right w:val="none" w:sz="0" w:space="0" w:color="auto"/>
          </w:divBdr>
        </w:div>
        <w:div w:id="1563366025">
          <w:marLeft w:val="640"/>
          <w:marRight w:val="0"/>
          <w:marTop w:val="0"/>
          <w:marBottom w:val="0"/>
          <w:divBdr>
            <w:top w:val="none" w:sz="0" w:space="0" w:color="auto"/>
            <w:left w:val="none" w:sz="0" w:space="0" w:color="auto"/>
            <w:bottom w:val="none" w:sz="0" w:space="0" w:color="auto"/>
            <w:right w:val="none" w:sz="0" w:space="0" w:color="auto"/>
          </w:divBdr>
        </w:div>
        <w:div w:id="766121517">
          <w:marLeft w:val="640"/>
          <w:marRight w:val="0"/>
          <w:marTop w:val="0"/>
          <w:marBottom w:val="0"/>
          <w:divBdr>
            <w:top w:val="none" w:sz="0" w:space="0" w:color="auto"/>
            <w:left w:val="none" w:sz="0" w:space="0" w:color="auto"/>
            <w:bottom w:val="none" w:sz="0" w:space="0" w:color="auto"/>
            <w:right w:val="none" w:sz="0" w:space="0" w:color="auto"/>
          </w:divBdr>
        </w:div>
        <w:div w:id="1293633230">
          <w:marLeft w:val="640"/>
          <w:marRight w:val="0"/>
          <w:marTop w:val="0"/>
          <w:marBottom w:val="0"/>
          <w:divBdr>
            <w:top w:val="none" w:sz="0" w:space="0" w:color="auto"/>
            <w:left w:val="none" w:sz="0" w:space="0" w:color="auto"/>
            <w:bottom w:val="none" w:sz="0" w:space="0" w:color="auto"/>
            <w:right w:val="none" w:sz="0" w:space="0" w:color="auto"/>
          </w:divBdr>
        </w:div>
        <w:div w:id="1973510358">
          <w:marLeft w:val="640"/>
          <w:marRight w:val="0"/>
          <w:marTop w:val="0"/>
          <w:marBottom w:val="0"/>
          <w:divBdr>
            <w:top w:val="none" w:sz="0" w:space="0" w:color="auto"/>
            <w:left w:val="none" w:sz="0" w:space="0" w:color="auto"/>
            <w:bottom w:val="none" w:sz="0" w:space="0" w:color="auto"/>
            <w:right w:val="none" w:sz="0" w:space="0" w:color="auto"/>
          </w:divBdr>
        </w:div>
        <w:div w:id="329404874">
          <w:marLeft w:val="640"/>
          <w:marRight w:val="0"/>
          <w:marTop w:val="0"/>
          <w:marBottom w:val="0"/>
          <w:divBdr>
            <w:top w:val="none" w:sz="0" w:space="0" w:color="auto"/>
            <w:left w:val="none" w:sz="0" w:space="0" w:color="auto"/>
            <w:bottom w:val="none" w:sz="0" w:space="0" w:color="auto"/>
            <w:right w:val="none" w:sz="0" w:space="0" w:color="auto"/>
          </w:divBdr>
        </w:div>
        <w:div w:id="1296056979">
          <w:marLeft w:val="640"/>
          <w:marRight w:val="0"/>
          <w:marTop w:val="0"/>
          <w:marBottom w:val="0"/>
          <w:divBdr>
            <w:top w:val="none" w:sz="0" w:space="0" w:color="auto"/>
            <w:left w:val="none" w:sz="0" w:space="0" w:color="auto"/>
            <w:bottom w:val="none" w:sz="0" w:space="0" w:color="auto"/>
            <w:right w:val="none" w:sz="0" w:space="0" w:color="auto"/>
          </w:divBdr>
        </w:div>
        <w:div w:id="758910649">
          <w:marLeft w:val="640"/>
          <w:marRight w:val="0"/>
          <w:marTop w:val="0"/>
          <w:marBottom w:val="0"/>
          <w:divBdr>
            <w:top w:val="none" w:sz="0" w:space="0" w:color="auto"/>
            <w:left w:val="none" w:sz="0" w:space="0" w:color="auto"/>
            <w:bottom w:val="none" w:sz="0" w:space="0" w:color="auto"/>
            <w:right w:val="none" w:sz="0" w:space="0" w:color="auto"/>
          </w:divBdr>
        </w:div>
        <w:div w:id="1742676598">
          <w:marLeft w:val="640"/>
          <w:marRight w:val="0"/>
          <w:marTop w:val="0"/>
          <w:marBottom w:val="0"/>
          <w:divBdr>
            <w:top w:val="none" w:sz="0" w:space="0" w:color="auto"/>
            <w:left w:val="none" w:sz="0" w:space="0" w:color="auto"/>
            <w:bottom w:val="none" w:sz="0" w:space="0" w:color="auto"/>
            <w:right w:val="none" w:sz="0" w:space="0" w:color="auto"/>
          </w:divBdr>
        </w:div>
        <w:div w:id="746422058">
          <w:marLeft w:val="640"/>
          <w:marRight w:val="0"/>
          <w:marTop w:val="0"/>
          <w:marBottom w:val="0"/>
          <w:divBdr>
            <w:top w:val="none" w:sz="0" w:space="0" w:color="auto"/>
            <w:left w:val="none" w:sz="0" w:space="0" w:color="auto"/>
            <w:bottom w:val="none" w:sz="0" w:space="0" w:color="auto"/>
            <w:right w:val="none" w:sz="0" w:space="0" w:color="auto"/>
          </w:divBdr>
        </w:div>
        <w:div w:id="650328515">
          <w:marLeft w:val="640"/>
          <w:marRight w:val="0"/>
          <w:marTop w:val="0"/>
          <w:marBottom w:val="0"/>
          <w:divBdr>
            <w:top w:val="none" w:sz="0" w:space="0" w:color="auto"/>
            <w:left w:val="none" w:sz="0" w:space="0" w:color="auto"/>
            <w:bottom w:val="none" w:sz="0" w:space="0" w:color="auto"/>
            <w:right w:val="none" w:sz="0" w:space="0" w:color="auto"/>
          </w:divBdr>
        </w:div>
        <w:div w:id="332224965">
          <w:marLeft w:val="640"/>
          <w:marRight w:val="0"/>
          <w:marTop w:val="0"/>
          <w:marBottom w:val="0"/>
          <w:divBdr>
            <w:top w:val="none" w:sz="0" w:space="0" w:color="auto"/>
            <w:left w:val="none" w:sz="0" w:space="0" w:color="auto"/>
            <w:bottom w:val="none" w:sz="0" w:space="0" w:color="auto"/>
            <w:right w:val="none" w:sz="0" w:space="0" w:color="auto"/>
          </w:divBdr>
        </w:div>
        <w:div w:id="68505730">
          <w:marLeft w:val="640"/>
          <w:marRight w:val="0"/>
          <w:marTop w:val="0"/>
          <w:marBottom w:val="0"/>
          <w:divBdr>
            <w:top w:val="none" w:sz="0" w:space="0" w:color="auto"/>
            <w:left w:val="none" w:sz="0" w:space="0" w:color="auto"/>
            <w:bottom w:val="none" w:sz="0" w:space="0" w:color="auto"/>
            <w:right w:val="none" w:sz="0" w:space="0" w:color="auto"/>
          </w:divBdr>
        </w:div>
        <w:div w:id="1044451400">
          <w:marLeft w:val="640"/>
          <w:marRight w:val="0"/>
          <w:marTop w:val="0"/>
          <w:marBottom w:val="0"/>
          <w:divBdr>
            <w:top w:val="none" w:sz="0" w:space="0" w:color="auto"/>
            <w:left w:val="none" w:sz="0" w:space="0" w:color="auto"/>
            <w:bottom w:val="none" w:sz="0" w:space="0" w:color="auto"/>
            <w:right w:val="none" w:sz="0" w:space="0" w:color="auto"/>
          </w:divBdr>
        </w:div>
        <w:div w:id="632835477">
          <w:marLeft w:val="640"/>
          <w:marRight w:val="0"/>
          <w:marTop w:val="0"/>
          <w:marBottom w:val="0"/>
          <w:divBdr>
            <w:top w:val="none" w:sz="0" w:space="0" w:color="auto"/>
            <w:left w:val="none" w:sz="0" w:space="0" w:color="auto"/>
            <w:bottom w:val="none" w:sz="0" w:space="0" w:color="auto"/>
            <w:right w:val="none" w:sz="0" w:space="0" w:color="auto"/>
          </w:divBdr>
        </w:div>
        <w:div w:id="1882131478">
          <w:marLeft w:val="640"/>
          <w:marRight w:val="0"/>
          <w:marTop w:val="0"/>
          <w:marBottom w:val="0"/>
          <w:divBdr>
            <w:top w:val="none" w:sz="0" w:space="0" w:color="auto"/>
            <w:left w:val="none" w:sz="0" w:space="0" w:color="auto"/>
            <w:bottom w:val="none" w:sz="0" w:space="0" w:color="auto"/>
            <w:right w:val="none" w:sz="0" w:space="0" w:color="auto"/>
          </w:divBdr>
        </w:div>
        <w:div w:id="800266109">
          <w:marLeft w:val="640"/>
          <w:marRight w:val="0"/>
          <w:marTop w:val="0"/>
          <w:marBottom w:val="0"/>
          <w:divBdr>
            <w:top w:val="none" w:sz="0" w:space="0" w:color="auto"/>
            <w:left w:val="none" w:sz="0" w:space="0" w:color="auto"/>
            <w:bottom w:val="none" w:sz="0" w:space="0" w:color="auto"/>
            <w:right w:val="none" w:sz="0" w:space="0" w:color="auto"/>
          </w:divBdr>
        </w:div>
        <w:div w:id="336469884">
          <w:marLeft w:val="640"/>
          <w:marRight w:val="0"/>
          <w:marTop w:val="0"/>
          <w:marBottom w:val="0"/>
          <w:divBdr>
            <w:top w:val="none" w:sz="0" w:space="0" w:color="auto"/>
            <w:left w:val="none" w:sz="0" w:space="0" w:color="auto"/>
            <w:bottom w:val="none" w:sz="0" w:space="0" w:color="auto"/>
            <w:right w:val="none" w:sz="0" w:space="0" w:color="auto"/>
          </w:divBdr>
        </w:div>
        <w:div w:id="1535389517">
          <w:marLeft w:val="640"/>
          <w:marRight w:val="0"/>
          <w:marTop w:val="0"/>
          <w:marBottom w:val="0"/>
          <w:divBdr>
            <w:top w:val="none" w:sz="0" w:space="0" w:color="auto"/>
            <w:left w:val="none" w:sz="0" w:space="0" w:color="auto"/>
            <w:bottom w:val="none" w:sz="0" w:space="0" w:color="auto"/>
            <w:right w:val="none" w:sz="0" w:space="0" w:color="auto"/>
          </w:divBdr>
        </w:div>
        <w:div w:id="739669133">
          <w:marLeft w:val="640"/>
          <w:marRight w:val="0"/>
          <w:marTop w:val="0"/>
          <w:marBottom w:val="0"/>
          <w:divBdr>
            <w:top w:val="none" w:sz="0" w:space="0" w:color="auto"/>
            <w:left w:val="none" w:sz="0" w:space="0" w:color="auto"/>
            <w:bottom w:val="none" w:sz="0" w:space="0" w:color="auto"/>
            <w:right w:val="none" w:sz="0" w:space="0" w:color="auto"/>
          </w:divBdr>
        </w:div>
        <w:div w:id="1754668765">
          <w:marLeft w:val="640"/>
          <w:marRight w:val="0"/>
          <w:marTop w:val="0"/>
          <w:marBottom w:val="0"/>
          <w:divBdr>
            <w:top w:val="none" w:sz="0" w:space="0" w:color="auto"/>
            <w:left w:val="none" w:sz="0" w:space="0" w:color="auto"/>
            <w:bottom w:val="none" w:sz="0" w:space="0" w:color="auto"/>
            <w:right w:val="none" w:sz="0" w:space="0" w:color="auto"/>
          </w:divBdr>
        </w:div>
        <w:div w:id="47151369">
          <w:marLeft w:val="640"/>
          <w:marRight w:val="0"/>
          <w:marTop w:val="0"/>
          <w:marBottom w:val="0"/>
          <w:divBdr>
            <w:top w:val="none" w:sz="0" w:space="0" w:color="auto"/>
            <w:left w:val="none" w:sz="0" w:space="0" w:color="auto"/>
            <w:bottom w:val="none" w:sz="0" w:space="0" w:color="auto"/>
            <w:right w:val="none" w:sz="0" w:space="0" w:color="auto"/>
          </w:divBdr>
        </w:div>
        <w:div w:id="132138881">
          <w:marLeft w:val="640"/>
          <w:marRight w:val="0"/>
          <w:marTop w:val="0"/>
          <w:marBottom w:val="0"/>
          <w:divBdr>
            <w:top w:val="none" w:sz="0" w:space="0" w:color="auto"/>
            <w:left w:val="none" w:sz="0" w:space="0" w:color="auto"/>
            <w:bottom w:val="none" w:sz="0" w:space="0" w:color="auto"/>
            <w:right w:val="none" w:sz="0" w:space="0" w:color="auto"/>
          </w:divBdr>
        </w:div>
        <w:div w:id="743380715">
          <w:marLeft w:val="640"/>
          <w:marRight w:val="0"/>
          <w:marTop w:val="0"/>
          <w:marBottom w:val="0"/>
          <w:divBdr>
            <w:top w:val="none" w:sz="0" w:space="0" w:color="auto"/>
            <w:left w:val="none" w:sz="0" w:space="0" w:color="auto"/>
            <w:bottom w:val="none" w:sz="0" w:space="0" w:color="auto"/>
            <w:right w:val="none" w:sz="0" w:space="0" w:color="auto"/>
          </w:divBdr>
        </w:div>
        <w:div w:id="1273365386">
          <w:marLeft w:val="640"/>
          <w:marRight w:val="0"/>
          <w:marTop w:val="0"/>
          <w:marBottom w:val="0"/>
          <w:divBdr>
            <w:top w:val="none" w:sz="0" w:space="0" w:color="auto"/>
            <w:left w:val="none" w:sz="0" w:space="0" w:color="auto"/>
            <w:bottom w:val="none" w:sz="0" w:space="0" w:color="auto"/>
            <w:right w:val="none" w:sz="0" w:space="0" w:color="auto"/>
          </w:divBdr>
        </w:div>
        <w:div w:id="1255817758">
          <w:marLeft w:val="640"/>
          <w:marRight w:val="0"/>
          <w:marTop w:val="0"/>
          <w:marBottom w:val="0"/>
          <w:divBdr>
            <w:top w:val="none" w:sz="0" w:space="0" w:color="auto"/>
            <w:left w:val="none" w:sz="0" w:space="0" w:color="auto"/>
            <w:bottom w:val="none" w:sz="0" w:space="0" w:color="auto"/>
            <w:right w:val="none" w:sz="0" w:space="0" w:color="auto"/>
          </w:divBdr>
        </w:div>
        <w:div w:id="485442966">
          <w:marLeft w:val="640"/>
          <w:marRight w:val="0"/>
          <w:marTop w:val="0"/>
          <w:marBottom w:val="0"/>
          <w:divBdr>
            <w:top w:val="none" w:sz="0" w:space="0" w:color="auto"/>
            <w:left w:val="none" w:sz="0" w:space="0" w:color="auto"/>
            <w:bottom w:val="none" w:sz="0" w:space="0" w:color="auto"/>
            <w:right w:val="none" w:sz="0" w:space="0" w:color="auto"/>
          </w:divBdr>
        </w:div>
        <w:div w:id="416290537">
          <w:marLeft w:val="640"/>
          <w:marRight w:val="0"/>
          <w:marTop w:val="0"/>
          <w:marBottom w:val="0"/>
          <w:divBdr>
            <w:top w:val="none" w:sz="0" w:space="0" w:color="auto"/>
            <w:left w:val="none" w:sz="0" w:space="0" w:color="auto"/>
            <w:bottom w:val="none" w:sz="0" w:space="0" w:color="auto"/>
            <w:right w:val="none" w:sz="0" w:space="0" w:color="auto"/>
          </w:divBdr>
        </w:div>
        <w:div w:id="73747024">
          <w:marLeft w:val="640"/>
          <w:marRight w:val="0"/>
          <w:marTop w:val="0"/>
          <w:marBottom w:val="0"/>
          <w:divBdr>
            <w:top w:val="none" w:sz="0" w:space="0" w:color="auto"/>
            <w:left w:val="none" w:sz="0" w:space="0" w:color="auto"/>
            <w:bottom w:val="none" w:sz="0" w:space="0" w:color="auto"/>
            <w:right w:val="none" w:sz="0" w:space="0" w:color="auto"/>
          </w:divBdr>
        </w:div>
        <w:div w:id="2003122917">
          <w:marLeft w:val="640"/>
          <w:marRight w:val="0"/>
          <w:marTop w:val="0"/>
          <w:marBottom w:val="0"/>
          <w:divBdr>
            <w:top w:val="none" w:sz="0" w:space="0" w:color="auto"/>
            <w:left w:val="none" w:sz="0" w:space="0" w:color="auto"/>
            <w:bottom w:val="none" w:sz="0" w:space="0" w:color="auto"/>
            <w:right w:val="none" w:sz="0" w:space="0" w:color="auto"/>
          </w:divBdr>
        </w:div>
        <w:div w:id="5518093">
          <w:marLeft w:val="640"/>
          <w:marRight w:val="0"/>
          <w:marTop w:val="0"/>
          <w:marBottom w:val="0"/>
          <w:divBdr>
            <w:top w:val="none" w:sz="0" w:space="0" w:color="auto"/>
            <w:left w:val="none" w:sz="0" w:space="0" w:color="auto"/>
            <w:bottom w:val="none" w:sz="0" w:space="0" w:color="auto"/>
            <w:right w:val="none" w:sz="0" w:space="0" w:color="auto"/>
          </w:divBdr>
        </w:div>
        <w:div w:id="100496302">
          <w:marLeft w:val="640"/>
          <w:marRight w:val="0"/>
          <w:marTop w:val="0"/>
          <w:marBottom w:val="0"/>
          <w:divBdr>
            <w:top w:val="none" w:sz="0" w:space="0" w:color="auto"/>
            <w:left w:val="none" w:sz="0" w:space="0" w:color="auto"/>
            <w:bottom w:val="none" w:sz="0" w:space="0" w:color="auto"/>
            <w:right w:val="none" w:sz="0" w:space="0" w:color="auto"/>
          </w:divBdr>
        </w:div>
        <w:div w:id="285897339">
          <w:marLeft w:val="640"/>
          <w:marRight w:val="0"/>
          <w:marTop w:val="0"/>
          <w:marBottom w:val="0"/>
          <w:divBdr>
            <w:top w:val="none" w:sz="0" w:space="0" w:color="auto"/>
            <w:left w:val="none" w:sz="0" w:space="0" w:color="auto"/>
            <w:bottom w:val="none" w:sz="0" w:space="0" w:color="auto"/>
            <w:right w:val="none" w:sz="0" w:space="0" w:color="auto"/>
          </w:divBdr>
        </w:div>
        <w:div w:id="41950763">
          <w:marLeft w:val="640"/>
          <w:marRight w:val="0"/>
          <w:marTop w:val="0"/>
          <w:marBottom w:val="0"/>
          <w:divBdr>
            <w:top w:val="none" w:sz="0" w:space="0" w:color="auto"/>
            <w:left w:val="none" w:sz="0" w:space="0" w:color="auto"/>
            <w:bottom w:val="none" w:sz="0" w:space="0" w:color="auto"/>
            <w:right w:val="none" w:sz="0" w:space="0" w:color="auto"/>
          </w:divBdr>
        </w:div>
        <w:div w:id="1620138984">
          <w:marLeft w:val="640"/>
          <w:marRight w:val="0"/>
          <w:marTop w:val="0"/>
          <w:marBottom w:val="0"/>
          <w:divBdr>
            <w:top w:val="none" w:sz="0" w:space="0" w:color="auto"/>
            <w:left w:val="none" w:sz="0" w:space="0" w:color="auto"/>
            <w:bottom w:val="none" w:sz="0" w:space="0" w:color="auto"/>
            <w:right w:val="none" w:sz="0" w:space="0" w:color="auto"/>
          </w:divBdr>
        </w:div>
        <w:div w:id="1914272608">
          <w:marLeft w:val="640"/>
          <w:marRight w:val="0"/>
          <w:marTop w:val="0"/>
          <w:marBottom w:val="0"/>
          <w:divBdr>
            <w:top w:val="none" w:sz="0" w:space="0" w:color="auto"/>
            <w:left w:val="none" w:sz="0" w:space="0" w:color="auto"/>
            <w:bottom w:val="none" w:sz="0" w:space="0" w:color="auto"/>
            <w:right w:val="none" w:sz="0" w:space="0" w:color="auto"/>
          </w:divBdr>
        </w:div>
        <w:div w:id="926186936">
          <w:marLeft w:val="640"/>
          <w:marRight w:val="0"/>
          <w:marTop w:val="0"/>
          <w:marBottom w:val="0"/>
          <w:divBdr>
            <w:top w:val="none" w:sz="0" w:space="0" w:color="auto"/>
            <w:left w:val="none" w:sz="0" w:space="0" w:color="auto"/>
            <w:bottom w:val="none" w:sz="0" w:space="0" w:color="auto"/>
            <w:right w:val="none" w:sz="0" w:space="0" w:color="auto"/>
          </w:divBdr>
        </w:div>
        <w:div w:id="850489337">
          <w:marLeft w:val="640"/>
          <w:marRight w:val="0"/>
          <w:marTop w:val="0"/>
          <w:marBottom w:val="0"/>
          <w:divBdr>
            <w:top w:val="none" w:sz="0" w:space="0" w:color="auto"/>
            <w:left w:val="none" w:sz="0" w:space="0" w:color="auto"/>
            <w:bottom w:val="none" w:sz="0" w:space="0" w:color="auto"/>
            <w:right w:val="none" w:sz="0" w:space="0" w:color="auto"/>
          </w:divBdr>
        </w:div>
        <w:div w:id="1311327251">
          <w:marLeft w:val="640"/>
          <w:marRight w:val="0"/>
          <w:marTop w:val="0"/>
          <w:marBottom w:val="0"/>
          <w:divBdr>
            <w:top w:val="none" w:sz="0" w:space="0" w:color="auto"/>
            <w:left w:val="none" w:sz="0" w:space="0" w:color="auto"/>
            <w:bottom w:val="none" w:sz="0" w:space="0" w:color="auto"/>
            <w:right w:val="none" w:sz="0" w:space="0" w:color="auto"/>
          </w:divBdr>
        </w:div>
        <w:div w:id="412749391">
          <w:marLeft w:val="640"/>
          <w:marRight w:val="0"/>
          <w:marTop w:val="0"/>
          <w:marBottom w:val="0"/>
          <w:divBdr>
            <w:top w:val="none" w:sz="0" w:space="0" w:color="auto"/>
            <w:left w:val="none" w:sz="0" w:space="0" w:color="auto"/>
            <w:bottom w:val="none" w:sz="0" w:space="0" w:color="auto"/>
            <w:right w:val="none" w:sz="0" w:space="0" w:color="auto"/>
          </w:divBdr>
        </w:div>
        <w:div w:id="2039816427">
          <w:marLeft w:val="640"/>
          <w:marRight w:val="0"/>
          <w:marTop w:val="0"/>
          <w:marBottom w:val="0"/>
          <w:divBdr>
            <w:top w:val="none" w:sz="0" w:space="0" w:color="auto"/>
            <w:left w:val="none" w:sz="0" w:space="0" w:color="auto"/>
            <w:bottom w:val="none" w:sz="0" w:space="0" w:color="auto"/>
            <w:right w:val="none" w:sz="0" w:space="0" w:color="auto"/>
          </w:divBdr>
        </w:div>
        <w:div w:id="1559365505">
          <w:marLeft w:val="640"/>
          <w:marRight w:val="0"/>
          <w:marTop w:val="0"/>
          <w:marBottom w:val="0"/>
          <w:divBdr>
            <w:top w:val="none" w:sz="0" w:space="0" w:color="auto"/>
            <w:left w:val="none" w:sz="0" w:space="0" w:color="auto"/>
            <w:bottom w:val="none" w:sz="0" w:space="0" w:color="auto"/>
            <w:right w:val="none" w:sz="0" w:space="0" w:color="auto"/>
          </w:divBdr>
        </w:div>
        <w:div w:id="1683320869">
          <w:marLeft w:val="640"/>
          <w:marRight w:val="0"/>
          <w:marTop w:val="0"/>
          <w:marBottom w:val="0"/>
          <w:divBdr>
            <w:top w:val="none" w:sz="0" w:space="0" w:color="auto"/>
            <w:left w:val="none" w:sz="0" w:space="0" w:color="auto"/>
            <w:bottom w:val="none" w:sz="0" w:space="0" w:color="auto"/>
            <w:right w:val="none" w:sz="0" w:space="0" w:color="auto"/>
          </w:divBdr>
        </w:div>
        <w:div w:id="1626545504">
          <w:marLeft w:val="640"/>
          <w:marRight w:val="0"/>
          <w:marTop w:val="0"/>
          <w:marBottom w:val="0"/>
          <w:divBdr>
            <w:top w:val="none" w:sz="0" w:space="0" w:color="auto"/>
            <w:left w:val="none" w:sz="0" w:space="0" w:color="auto"/>
            <w:bottom w:val="none" w:sz="0" w:space="0" w:color="auto"/>
            <w:right w:val="none" w:sz="0" w:space="0" w:color="auto"/>
          </w:divBdr>
        </w:div>
        <w:div w:id="181868030">
          <w:marLeft w:val="640"/>
          <w:marRight w:val="0"/>
          <w:marTop w:val="0"/>
          <w:marBottom w:val="0"/>
          <w:divBdr>
            <w:top w:val="none" w:sz="0" w:space="0" w:color="auto"/>
            <w:left w:val="none" w:sz="0" w:space="0" w:color="auto"/>
            <w:bottom w:val="none" w:sz="0" w:space="0" w:color="auto"/>
            <w:right w:val="none" w:sz="0" w:space="0" w:color="auto"/>
          </w:divBdr>
        </w:div>
        <w:div w:id="838542625">
          <w:marLeft w:val="640"/>
          <w:marRight w:val="0"/>
          <w:marTop w:val="0"/>
          <w:marBottom w:val="0"/>
          <w:divBdr>
            <w:top w:val="none" w:sz="0" w:space="0" w:color="auto"/>
            <w:left w:val="none" w:sz="0" w:space="0" w:color="auto"/>
            <w:bottom w:val="none" w:sz="0" w:space="0" w:color="auto"/>
            <w:right w:val="none" w:sz="0" w:space="0" w:color="auto"/>
          </w:divBdr>
        </w:div>
        <w:div w:id="1899196566">
          <w:marLeft w:val="640"/>
          <w:marRight w:val="0"/>
          <w:marTop w:val="0"/>
          <w:marBottom w:val="0"/>
          <w:divBdr>
            <w:top w:val="none" w:sz="0" w:space="0" w:color="auto"/>
            <w:left w:val="none" w:sz="0" w:space="0" w:color="auto"/>
            <w:bottom w:val="none" w:sz="0" w:space="0" w:color="auto"/>
            <w:right w:val="none" w:sz="0" w:space="0" w:color="auto"/>
          </w:divBdr>
        </w:div>
        <w:div w:id="1465612598">
          <w:marLeft w:val="640"/>
          <w:marRight w:val="0"/>
          <w:marTop w:val="0"/>
          <w:marBottom w:val="0"/>
          <w:divBdr>
            <w:top w:val="none" w:sz="0" w:space="0" w:color="auto"/>
            <w:left w:val="none" w:sz="0" w:space="0" w:color="auto"/>
            <w:bottom w:val="none" w:sz="0" w:space="0" w:color="auto"/>
            <w:right w:val="none" w:sz="0" w:space="0" w:color="auto"/>
          </w:divBdr>
        </w:div>
        <w:div w:id="910194121">
          <w:marLeft w:val="640"/>
          <w:marRight w:val="0"/>
          <w:marTop w:val="0"/>
          <w:marBottom w:val="0"/>
          <w:divBdr>
            <w:top w:val="none" w:sz="0" w:space="0" w:color="auto"/>
            <w:left w:val="none" w:sz="0" w:space="0" w:color="auto"/>
            <w:bottom w:val="none" w:sz="0" w:space="0" w:color="auto"/>
            <w:right w:val="none" w:sz="0" w:space="0" w:color="auto"/>
          </w:divBdr>
        </w:div>
        <w:div w:id="1416316782">
          <w:marLeft w:val="640"/>
          <w:marRight w:val="0"/>
          <w:marTop w:val="0"/>
          <w:marBottom w:val="0"/>
          <w:divBdr>
            <w:top w:val="none" w:sz="0" w:space="0" w:color="auto"/>
            <w:left w:val="none" w:sz="0" w:space="0" w:color="auto"/>
            <w:bottom w:val="none" w:sz="0" w:space="0" w:color="auto"/>
            <w:right w:val="none" w:sz="0" w:space="0" w:color="auto"/>
          </w:divBdr>
        </w:div>
        <w:div w:id="1539588964">
          <w:marLeft w:val="640"/>
          <w:marRight w:val="0"/>
          <w:marTop w:val="0"/>
          <w:marBottom w:val="0"/>
          <w:divBdr>
            <w:top w:val="none" w:sz="0" w:space="0" w:color="auto"/>
            <w:left w:val="none" w:sz="0" w:space="0" w:color="auto"/>
            <w:bottom w:val="none" w:sz="0" w:space="0" w:color="auto"/>
            <w:right w:val="none" w:sz="0" w:space="0" w:color="auto"/>
          </w:divBdr>
        </w:div>
        <w:div w:id="1844582979">
          <w:marLeft w:val="640"/>
          <w:marRight w:val="0"/>
          <w:marTop w:val="0"/>
          <w:marBottom w:val="0"/>
          <w:divBdr>
            <w:top w:val="none" w:sz="0" w:space="0" w:color="auto"/>
            <w:left w:val="none" w:sz="0" w:space="0" w:color="auto"/>
            <w:bottom w:val="none" w:sz="0" w:space="0" w:color="auto"/>
            <w:right w:val="none" w:sz="0" w:space="0" w:color="auto"/>
          </w:divBdr>
        </w:div>
        <w:div w:id="90199556">
          <w:marLeft w:val="640"/>
          <w:marRight w:val="0"/>
          <w:marTop w:val="0"/>
          <w:marBottom w:val="0"/>
          <w:divBdr>
            <w:top w:val="none" w:sz="0" w:space="0" w:color="auto"/>
            <w:left w:val="none" w:sz="0" w:space="0" w:color="auto"/>
            <w:bottom w:val="none" w:sz="0" w:space="0" w:color="auto"/>
            <w:right w:val="none" w:sz="0" w:space="0" w:color="auto"/>
          </w:divBdr>
        </w:div>
        <w:div w:id="1975216971">
          <w:marLeft w:val="640"/>
          <w:marRight w:val="0"/>
          <w:marTop w:val="0"/>
          <w:marBottom w:val="0"/>
          <w:divBdr>
            <w:top w:val="none" w:sz="0" w:space="0" w:color="auto"/>
            <w:left w:val="none" w:sz="0" w:space="0" w:color="auto"/>
            <w:bottom w:val="none" w:sz="0" w:space="0" w:color="auto"/>
            <w:right w:val="none" w:sz="0" w:space="0" w:color="auto"/>
          </w:divBdr>
        </w:div>
        <w:div w:id="858545484">
          <w:marLeft w:val="640"/>
          <w:marRight w:val="0"/>
          <w:marTop w:val="0"/>
          <w:marBottom w:val="0"/>
          <w:divBdr>
            <w:top w:val="none" w:sz="0" w:space="0" w:color="auto"/>
            <w:left w:val="none" w:sz="0" w:space="0" w:color="auto"/>
            <w:bottom w:val="none" w:sz="0" w:space="0" w:color="auto"/>
            <w:right w:val="none" w:sz="0" w:space="0" w:color="auto"/>
          </w:divBdr>
        </w:div>
        <w:div w:id="1638339532">
          <w:marLeft w:val="640"/>
          <w:marRight w:val="0"/>
          <w:marTop w:val="0"/>
          <w:marBottom w:val="0"/>
          <w:divBdr>
            <w:top w:val="none" w:sz="0" w:space="0" w:color="auto"/>
            <w:left w:val="none" w:sz="0" w:space="0" w:color="auto"/>
            <w:bottom w:val="none" w:sz="0" w:space="0" w:color="auto"/>
            <w:right w:val="none" w:sz="0" w:space="0" w:color="auto"/>
          </w:divBdr>
        </w:div>
        <w:div w:id="66003035">
          <w:marLeft w:val="640"/>
          <w:marRight w:val="0"/>
          <w:marTop w:val="0"/>
          <w:marBottom w:val="0"/>
          <w:divBdr>
            <w:top w:val="none" w:sz="0" w:space="0" w:color="auto"/>
            <w:left w:val="none" w:sz="0" w:space="0" w:color="auto"/>
            <w:bottom w:val="none" w:sz="0" w:space="0" w:color="auto"/>
            <w:right w:val="none" w:sz="0" w:space="0" w:color="auto"/>
          </w:divBdr>
        </w:div>
        <w:div w:id="1544101489">
          <w:marLeft w:val="640"/>
          <w:marRight w:val="0"/>
          <w:marTop w:val="0"/>
          <w:marBottom w:val="0"/>
          <w:divBdr>
            <w:top w:val="none" w:sz="0" w:space="0" w:color="auto"/>
            <w:left w:val="none" w:sz="0" w:space="0" w:color="auto"/>
            <w:bottom w:val="none" w:sz="0" w:space="0" w:color="auto"/>
            <w:right w:val="none" w:sz="0" w:space="0" w:color="auto"/>
          </w:divBdr>
        </w:div>
        <w:div w:id="1846280684">
          <w:marLeft w:val="640"/>
          <w:marRight w:val="0"/>
          <w:marTop w:val="0"/>
          <w:marBottom w:val="0"/>
          <w:divBdr>
            <w:top w:val="none" w:sz="0" w:space="0" w:color="auto"/>
            <w:left w:val="none" w:sz="0" w:space="0" w:color="auto"/>
            <w:bottom w:val="none" w:sz="0" w:space="0" w:color="auto"/>
            <w:right w:val="none" w:sz="0" w:space="0" w:color="auto"/>
          </w:divBdr>
        </w:div>
        <w:div w:id="936476249">
          <w:marLeft w:val="640"/>
          <w:marRight w:val="0"/>
          <w:marTop w:val="0"/>
          <w:marBottom w:val="0"/>
          <w:divBdr>
            <w:top w:val="none" w:sz="0" w:space="0" w:color="auto"/>
            <w:left w:val="none" w:sz="0" w:space="0" w:color="auto"/>
            <w:bottom w:val="none" w:sz="0" w:space="0" w:color="auto"/>
            <w:right w:val="none" w:sz="0" w:space="0" w:color="auto"/>
          </w:divBdr>
        </w:div>
        <w:div w:id="1213881860">
          <w:marLeft w:val="640"/>
          <w:marRight w:val="0"/>
          <w:marTop w:val="0"/>
          <w:marBottom w:val="0"/>
          <w:divBdr>
            <w:top w:val="none" w:sz="0" w:space="0" w:color="auto"/>
            <w:left w:val="none" w:sz="0" w:space="0" w:color="auto"/>
            <w:bottom w:val="none" w:sz="0" w:space="0" w:color="auto"/>
            <w:right w:val="none" w:sz="0" w:space="0" w:color="auto"/>
          </w:divBdr>
        </w:div>
        <w:div w:id="1455489123">
          <w:marLeft w:val="640"/>
          <w:marRight w:val="0"/>
          <w:marTop w:val="0"/>
          <w:marBottom w:val="0"/>
          <w:divBdr>
            <w:top w:val="none" w:sz="0" w:space="0" w:color="auto"/>
            <w:left w:val="none" w:sz="0" w:space="0" w:color="auto"/>
            <w:bottom w:val="none" w:sz="0" w:space="0" w:color="auto"/>
            <w:right w:val="none" w:sz="0" w:space="0" w:color="auto"/>
          </w:divBdr>
        </w:div>
        <w:div w:id="1271158020">
          <w:marLeft w:val="640"/>
          <w:marRight w:val="0"/>
          <w:marTop w:val="0"/>
          <w:marBottom w:val="0"/>
          <w:divBdr>
            <w:top w:val="none" w:sz="0" w:space="0" w:color="auto"/>
            <w:left w:val="none" w:sz="0" w:space="0" w:color="auto"/>
            <w:bottom w:val="none" w:sz="0" w:space="0" w:color="auto"/>
            <w:right w:val="none" w:sz="0" w:space="0" w:color="auto"/>
          </w:divBdr>
        </w:div>
        <w:div w:id="573274100">
          <w:marLeft w:val="640"/>
          <w:marRight w:val="0"/>
          <w:marTop w:val="0"/>
          <w:marBottom w:val="0"/>
          <w:divBdr>
            <w:top w:val="none" w:sz="0" w:space="0" w:color="auto"/>
            <w:left w:val="none" w:sz="0" w:space="0" w:color="auto"/>
            <w:bottom w:val="none" w:sz="0" w:space="0" w:color="auto"/>
            <w:right w:val="none" w:sz="0" w:space="0" w:color="auto"/>
          </w:divBdr>
        </w:div>
        <w:div w:id="79640165">
          <w:marLeft w:val="640"/>
          <w:marRight w:val="0"/>
          <w:marTop w:val="0"/>
          <w:marBottom w:val="0"/>
          <w:divBdr>
            <w:top w:val="none" w:sz="0" w:space="0" w:color="auto"/>
            <w:left w:val="none" w:sz="0" w:space="0" w:color="auto"/>
            <w:bottom w:val="none" w:sz="0" w:space="0" w:color="auto"/>
            <w:right w:val="none" w:sz="0" w:space="0" w:color="auto"/>
          </w:divBdr>
        </w:div>
        <w:div w:id="1424498554">
          <w:marLeft w:val="640"/>
          <w:marRight w:val="0"/>
          <w:marTop w:val="0"/>
          <w:marBottom w:val="0"/>
          <w:divBdr>
            <w:top w:val="none" w:sz="0" w:space="0" w:color="auto"/>
            <w:left w:val="none" w:sz="0" w:space="0" w:color="auto"/>
            <w:bottom w:val="none" w:sz="0" w:space="0" w:color="auto"/>
            <w:right w:val="none" w:sz="0" w:space="0" w:color="auto"/>
          </w:divBdr>
        </w:div>
        <w:div w:id="337271044">
          <w:marLeft w:val="640"/>
          <w:marRight w:val="0"/>
          <w:marTop w:val="0"/>
          <w:marBottom w:val="0"/>
          <w:divBdr>
            <w:top w:val="none" w:sz="0" w:space="0" w:color="auto"/>
            <w:left w:val="none" w:sz="0" w:space="0" w:color="auto"/>
            <w:bottom w:val="none" w:sz="0" w:space="0" w:color="auto"/>
            <w:right w:val="none" w:sz="0" w:space="0" w:color="auto"/>
          </w:divBdr>
        </w:div>
        <w:div w:id="188227645">
          <w:marLeft w:val="640"/>
          <w:marRight w:val="0"/>
          <w:marTop w:val="0"/>
          <w:marBottom w:val="0"/>
          <w:divBdr>
            <w:top w:val="none" w:sz="0" w:space="0" w:color="auto"/>
            <w:left w:val="none" w:sz="0" w:space="0" w:color="auto"/>
            <w:bottom w:val="none" w:sz="0" w:space="0" w:color="auto"/>
            <w:right w:val="none" w:sz="0" w:space="0" w:color="auto"/>
          </w:divBdr>
        </w:div>
        <w:div w:id="1599409690">
          <w:marLeft w:val="640"/>
          <w:marRight w:val="0"/>
          <w:marTop w:val="0"/>
          <w:marBottom w:val="0"/>
          <w:divBdr>
            <w:top w:val="none" w:sz="0" w:space="0" w:color="auto"/>
            <w:left w:val="none" w:sz="0" w:space="0" w:color="auto"/>
            <w:bottom w:val="none" w:sz="0" w:space="0" w:color="auto"/>
            <w:right w:val="none" w:sz="0" w:space="0" w:color="auto"/>
          </w:divBdr>
        </w:div>
        <w:div w:id="1997025005">
          <w:marLeft w:val="640"/>
          <w:marRight w:val="0"/>
          <w:marTop w:val="0"/>
          <w:marBottom w:val="0"/>
          <w:divBdr>
            <w:top w:val="none" w:sz="0" w:space="0" w:color="auto"/>
            <w:left w:val="none" w:sz="0" w:space="0" w:color="auto"/>
            <w:bottom w:val="none" w:sz="0" w:space="0" w:color="auto"/>
            <w:right w:val="none" w:sz="0" w:space="0" w:color="auto"/>
          </w:divBdr>
        </w:div>
        <w:div w:id="1378240929">
          <w:marLeft w:val="640"/>
          <w:marRight w:val="0"/>
          <w:marTop w:val="0"/>
          <w:marBottom w:val="0"/>
          <w:divBdr>
            <w:top w:val="none" w:sz="0" w:space="0" w:color="auto"/>
            <w:left w:val="none" w:sz="0" w:space="0" w:color="auto"/>
            <w:bottom w:val="none" w:sz="0" w:space="0" w:color="auto"/>
            <w:right w:val="none" w:sz="0" w:space="0" w:color="auto"/>
          </w:divBdr>
        </w:div>
        <w:div w:id="852961281">
          <w:marLeft w:val="640"/>
          <w:marRight w:val="0"/>
          <w:marTop w:val="0"/>
          <w:marBottom w:val="0"/>
          <w:divBdr>
            <w:top w:val="none" w:sz="0" w:space="0" w:color="auto"/>
            <w:left w:val="none" w:sz="0" w:space="0" w:color="auto"/>
            <w:bottom w:val="none" w:sz="0" w:space="0" w:color="auto"/>
            <w:right w:val="none" w:sz="0" w:space="0" w:color="auto"/>
          </w:divBdr>
        </w:div>
        <w:div w:id="1392996271">
          <w:marLeft w:val="640"/>
          <w:marRight w:val="0"/>
          <w:marTop w:val="0"/>
          <w:marBottom w:val="0"/>
          <w:divBdr>
            <w:top w:val="none" w:sz="0" w:space="0" w:color="auto"/>
            <w:left w:val="none" w:sz="0" w:space="0" w:color="auto"/>
            <w:bottom w:val="none" w:sz="0" w:space="0" w:color="auto"/>
            <w:right w:val="none" w:sz="0" w:space="0" w:color="auto"/>
          </w:divBdr>
        </w:div>
        <w:div w:id="1114985029">
          <w:marLeft w:val="640"/>
          <w:marRight w:val="0"/>
          <w:marTop w:val="0"/>
          <w:marBottom w:val="0"/>
          <w:divBdr>
            <w:top w:val="none" w:sz="0" w:space="0" w:color="auto"/>
            <w:left w:val="none" w:sz="0" w:space="0" w:color="auto"/>
            <w:bottom w:val="none" w:sz="0" w:space="0" w:color="auto"/>
            <w:right w:val="none" w:sz="0" w:space="0" w:color="auto"/>
          </w:divBdr>
        </w:div>
        <w:div w:id="1252857357">
          <w:marLeft w:val="640"/>
          <w:marRight w:val="0"/>
          <w:marTop w:val="0"/>
          <w:marBottom w:val="0"/>
          <w:divBdr>
            <w:top w:val="none" w:sz="0" w:space="0" w:color="auto"/>
            <w:left w:val="none" w:sz="0" w:space="0" w:color="auto"/>
            <w:bottom w:val="none" w:sz="0" w:space="0" w:color="auto"/>
            <w:right w:val="none" w:sz="0" w:space="0" w:color="auto"/>
          </w:divBdr>
        </w:div>
        <w:div w:id="176165305">
          <w:marLeft w:val="640"/>
          <w:marRight w:val="0"/>
          <w:marTop w:val="0"/>
          <w:marBottom w:val="0"/>
          <w:divBdr>
            <w:top w:val="none" w:sz="0" w:space="0" w:color="auto"/>
            <w:left w:val="none" w:sz="0" w:space="0" w:color="auto"/>
            <w:bottom w:val="none" w:sz="0" w:space="0" w:color="auto"/>
            <w:right w:val="none" w:sz="0" w:space="0" w:color="auto"/>
          </w:divBdr>
        </w:div>
        <w:div w:id="1811360176">
          <w:marLeft w:val="640"/>
          <w:marRight w:val="0"/>
          <w:marTop w:val="0"/>
          <w:marBottom w:val="0"/>
          <w:divBdr>
            <w:top w:val="none" w:sz="0" w:space="0" w:color="auto"/>
            <w:left w:val="none" w:sz="0" w:space="0" w:color="auto"/>
            <w:bottom w:val="none" w:sz="0" w:space="0" w:color="auto"/>
            <w:right w:val="none" w:sz="0" w:space="0" w:color="auto"/>
          </w:divBdr>
        </w:div>
        <w:div w:id="1393499791">
          <w:marLeft w:val="640"/>
          <w:marRight w:val="0"/>
          <w:marTop w:val="0"/>
          <w:marBottom w:val="0"/>
          <w:divBdr>
            <w:top w:val="none" w:sz="0" w:space="0" w:color="auto"/>
            <w:left w:val="none" w:sz="0" w:space="0" w:color="auto"/>
            <w:bottom w:val="none" w:sz="0" w:space="0" w:color="auto"/>
            <w:right w:val="none" w:sz="0" w:space="0" w:color="auto"/>
          </w:divBdr>
        </w:div>
        <w:div w:id="1604804153">
          <w:marLeft w:val="640"/>
          <w:marRight w:val="0"/>
          <w:marTop w:val="0"/>
          <w:marBottom w:val="0"/>
          <w:divBdr>
            <w:top w:val="none" w:sz="0" w:space="0" w:color="auto"/>
            <w:left w:val="none" w:sz="0" w:space="0" w:color="auto"/>
            <w:bottom w:val="none" w:sz="0" w:space="0" w:color="auto"/>
            <w:right w:val="none" w:sz="0" w:space="0" w:color="auto"/>
          </w:divBdr>
        </w:div>
        <w:div w:id="1567836332">
          <w:marLeft w:val="640"/>
          <w:marRight w:val="0"/>
          <w:marTop w:val="0"/>
          <w:marBottom w:val="0"/>
          <w:divBdr>
            <w:top w:val="none" w:sz="0" w:space="0" w:color="auto"/>
            <w:left w:val="none" w:sz="0" w:space="0" w:color="auto"/>
            <w:bottom w:val="none" w:sz="0" w:space="0" w:color="auto"/>
            <w:right w:val="none" w:sz="0" w:space="0" w:color="auto"/>
          </w:divBdr>
        </w:div>
        <w:div w:id="476848556">
          <w:marLeft w:val="640"/>
          <w:marRight w:val="0"/>
          <w:marTop w:val="0"/>
          <w:marBottom w:val="0"/>
          <w:divBdr>
            <w:top w:val="none" w:sz="0" w:space="0" w:color="auto"/>
            <w:left w:val="none" w:sz="0" w:space="0" w:color="auto"/>
            <w:bottom w:val="none" w:sz="0" w:space="0" w:color="auto"/>
            <w:right w:val="none" w:sz="0" w:space="0" w:color="auto"/>
          </w:divBdr>
        </w:div>
        <w:div w:id="1568954434">
          <w:marLeft w:val="640"/>
          <w:marRight w:val="0"/>
          <w:marTop w:val="0"/>
          <w:marBottom w:val="0"/>
          <w:divBdr>
            <w:top w:val="none" w:sz="0" w:space="0" w:color="auto"/>
            <w:left w:val="none" w:sz="0" w:space="0" w:color="auto"/>
            <w:bottom w:val="none" w:sz="0" w:space="0" w:color="auto"/>
            <w:right w:val="none" w:sz="0" w:space="0" w:color="auto"/>
          </w:divBdr>
        </w:div>
        <w:div w:id="78983564">
          <w:marLeft w:val="640"/>
          <w:marRight w:val="0"/>
          <w:marTop w:val="0"/>
          <w:marBottom w:val="0"/>
          <w:divBdr>
            <w:top w:val="none" w:sz="0" w:space="0" w:color="auto"/>
            <w:left w:val="none" w:sz="0" w:space="0" w:color="auto"/>
            <w:bottom w:val="none" w:sz="0" w:space="0" w:color="auto"/>
            <w:right w:val="none" w:sz="0" w:space="0" w:color="auto"/>
          </w:divBdr>
        </w:div>
        <w:div w:id="1694071015">
          <w:marLeft w:val="640"/>
          <w:marRight w:val="0"/>
          <w:marTop w:val="0"/>
          <w:marBottom w:val="0"/>
          <w:divBdr>
            <w:top w:val="none" w:sz="0" w:space="0" w:color="auto"/>
            <w:left w:val="none" w:sz="0" w:space="0" w:color="auto"/>
            <w:bottom w:val="none" w:sz="0" w:space="0" w:color="auto"/>
            <w:right w:val="none" w:sz="0" w:space="0" w:color="auto"/>
          </w:divBdr>
        </w:div>
        <w:div w:id="1651249288">
          <w:marLeft w:val="640"/>
          <w:marRight w:val="0"/>
          <w:marTop w:val="0"/>
          <w:marBottom w:val="0"/>
          <w:divBdr>
            <w:top w:val="none" w:sz="0" w:space="0" w:color="auto"/>
            <w:left w:val="none" w:sz="0" w:space="0" w:color="auto"/>
            <w:bottom w:val="none" w:sz="0" w:space="0" w:color="auto"/>
            <w:right w:val="none" w:sz="0" w:space="0" w:color="auto"/>
          </w:divBdr>
        </w:div>
        <w:div w:id="880753321">
          <w:marLeft w:val="640"/>
          <w:marRight w:val="0"/>
          <w:marTop w:val="0"/>
          <w:marBottom w:val="0"/>
          <w:divBdr>
            <w:top w:val="none" w:sz="0" w:space="0" w:color="auto"/>
            <w:left w:val="none" w:sz="0" w:space="0" w:color="auto"/>
            <w:bottom w:val="none" w:sz="0" w:space="0" w:color="auto"/>
            <w:right w:val="none" w:sz="0" w:space="0" w:color="auto"/>
          </w:divBdr>
        </w:div>
        <w:div w:id="121581207">
          <w:marLeft w:val="640"/>
          <w:marRight w:val="0"/>
          <w:marTop w:val="0"/>
          <w:marBottom w:val="0"/>
          <w:divBdr>
            <w:top w:val="none" w:sz="0" w:space="0" w:color="auto"/>
            <w:left w:val="none" w:sz="0" w:space="0" w:color="auto"/>
            <w:bottom w:val="none" w:sz="0" w:space="0" w:color="auto"/>
            <w:right w:val="none" w:sz="0" w:space="0" w:color="auto"/>
          </w:divBdr>
        </w:div>
        <w:div w:id="1889026814">
          <w:marLeft w:val="640"/>
          <w:marRight w:val="0"/>
          <w:marTop w:val="0"/>
          <w:marBottom w:val="0"/>
          <w:divBdr>
            <w:top w:val="none" w:sz="0" w:space="0" w:color="auto"/>
            <w:left w:val="none" w:sz="0" w:space="0" w:color="auto"/>
            <w:bottom w:val="none" w:sz="0" w:space="0" w:color="auto"/>
            <w:right w:val="none" w:sz="0" w:space="0" w:color="auto"/>
          </w:divBdr>
        </w:div>
        <w:div w:id="935209403">
          <w:marLeft w:val="640"/>
          <w:marRight w:val="0"/>
          <w:marTop w:val="0"/>
          <w:marBottom w:val="0"/>
          <w:divBdr>
            <w:top w:val="none" w:sz="0" w:space="0" w:color="auto"/>
            <w:left w:val="none" w:sz="0" w:space="0" w:color="auto"/>
            <w:bottom w:val="none" w:sz="0" w:space="0" w:color="auto"/>
            <w:right w:val="none" w:sz="0" w:space="0" w:color="auto"/>
          </w:divBdr>
        </w:div>
        <w:div w:id="161971946">
          <w:marLeft w:val="640"/>
          <w:marRight w:val="0"/>
          <w:marTop w:val="0"/>
          <w:marBottom w:val="0"/>
          <w:divBdr>
            <w:top w:val="none" w:sz="0" w:space="0" w:color="auto"/>
            <w:left w:val="none" w:sz="0" w:space="0" w:color="auto"/>
            <w:bottom w:val="none" w:sz="0" w:space="0" w:color="auto"/>
            <w:right w:val="none" w:sz="0" w:space="0" w:color="auto"/>
          </w:divBdr>
        </w:div>
      </w:divsChild>
    </w:div>
    <w:div w:id="2122216688">
      <w:bodyDiv w:val="1"/>
      <w:marLeft w:val="0"/>
      <w:marRight w:val="0"/>
      <w:marTop w:val="0"/>
      <w:marBottom w:val="0"/>
      <w:divBdr>
        <w:top w:val="none" w:sz="0" w:space="0" w:color="auto"/>
        <w:left w:val="none" w:sz="0" w:space="0" w:color="auto"/>
        <w:bottom w:val="none" w:sz="0" w:space="0" w:color="auto"/>
        <w:right w:val="none" w:sz="0" w:space="0" w:color="auto"/>
      </w:divBdr>
      <w:divsChild>
        <w:div w:id="1456751630">
          <w:marLeft w:val="640"/>
          <w:marRight w:val="0"/>
          <w:marTop w:val="0"/>
          <w:marBottom w:val="0"/>
          <w:divBdr>
            <w:top w:val="none" w:sz="0" w:space="0" w:color="auto"/>
            <w:left w:val="none" w:sz="0" w:space="0" w:color="auto"/>
            <w:bottom w:val="none" w:sz="0" w:space="0" w:color="auto"/>
            <w:right w:val="none" w:sz="0" w:space="0" w:color="auto"/>
          </w:divBdr>
        </w:div>
        <w:div w:id="1838492717">
          <w:marLeft w:val="640"/>
          <w:marRight w:val="0"/>
          <w:marTop w:val="0"/>
          <w:marBottom w:val="0"/>
          <w:divBdr>
            <w:top w:val="none" w:sz="0" w:space="0" w:color="auto"/>
            <w:left w:val="none" w:sz="0" w:space="0" w:color="auto"/>
            <w:bottom w:val="none" w:sz="0" w:space="0" w:color="auto"/>
            <w:right w:val="none" w:sz="0" w:space="0" w:color="auto"/>
          </w:divBdr>
        </w:div>
        <w:div w:id="1404333075">
          <w:marLeft w:val="640"/>
          <w:marRight w:val="0"/>
          <w:marTop w:val="0"/>
          <w:marBottom w:val="0"/>
          <w:divBdr>
            <w:top w:val="none" w:sz="0" w:space="0" w:color="auto"/>
            <w:left w:val="none" w:sz="0" w:space="0" w:color="auto"/>
            <w:bottom w:val="none" w:sz="0" w:space="0" w:color="auto"/>
            <w:right w:val="none" w:sz="0" w:space="0" w:color="auto"/>
          </w:divBdr>
        </w:div>
        <w:div w:id="808864837">
          <w:marLeft w:val="640"/>
          <w:marRight w:val="0"/>
          <w:marTop w:val="0"/>
          <w:marBottom w:val="0"/>
          <w:divBdr>
            <w:top w:val="none" w:sz="0" w:space="0" w:color="auto"/>
            <w:left w:val="none" w:sz="0" w:space="0" w:color="auto"/>
            <w:bottom w:val="none" w:sz="0" w:space="0" w:color="auto"/>
            <w:right w:val="none" w:sz="0" w:space="0" w:color="auto"/>
          </w:divBdr>
        </w:div>
        <w:div w:id="285621474">
          <w:marLeft w:val="640"/>
          <w:marRight w:val="0"/>
          <w:marTop w:val="0"/>
          <w:marBottom w:val="0"/>
          <w:divBdr>
            <w:top w:val="none" w:sz="0" w:space="0" w:color="auto"/>
            <w:left w:val="none" w:sz="0" w:space="0" w:color="auto"/>
            <w:bottom w:val="none" w:sz="0" w:space="0" w:color="auto"/>
            <w:right w:val="none" w:sz="0" w:space="0" w:color="auto"/>
          </w:divBdr>
        </w:div>
        <w:div w:id="1281188721">
          <w:marLeft w:val="640"/>
          <w:marRight w:val="0"/>
          <w:marTop w:val="0"/>
          <w:marBottom w:val="0"/>
          <w:divBdr>
            <w:top w:val="none" w:sz="0" w:space="0" w:color="auto"/>
            <w:left w:val="none" w:sz="0" w:space="0" w:color="auto"/>
            <w:bottom w:val="none" w:sz="0" w:space="0" w:color="auto"/>
            <w:right w:val="none" w:sz="0" w:space="0" w:color="auto"/>
          </w:divBdr>
        </w:div>
        <w:div w:id="2052532846">
          <w:marLeft w:val="640"/>
          <w:marRight w:val="0"/>
          <w:marTop w:val="0"/>
          <w:marBottom w:val="0"/>
          <w:divBdr>
            <w:top w:val="none" w:sz="0" w:space="0" w:color="auto"/>
            <w:left w:val="none" w:sz="0" w:space="0" w:color="auto"/>
            <w:bottom w:val="none" w:sz="0" w:space="0" w:color="auto"/>
            <w:right w:val="none" w:sz="0" w:space="0" w:color="auto"/>
          </w:divBdr>
        </w:div>
        <w:div w:id="1400908499">
          <w:marLeft w:val="640"/>
          <w:marRight w:val="0"/>
          <w:marTop w:val="0"/>
          <w:marBottom w:val="0"/>
          <w:divBdr>
            <w:top w:val="none" w:sz="0" w:space="0" w:color="auto"/>
            <w:left w:val="none" w:sz="0" w:space="0" w:color="auto"/>
            <w:bottom w:val="none" w:sz="0" w:space="0" w:color="auto"/>
            <w:right w:val="none" w:sz="0" w:space="0" w:color="auto"/>
          </w:divBdr>
        </w:div>
        <w:div w:id="1991981812">
          <w:marLeft w:val="640"/>
          <w:marRight w:val="0"/>
          <w:marTop w:val="0"/>
          <w:marBottom w:val="0"/>
          <w:divBdr>
            <w:top w:val="none" w:sz="0" w:space="0" w:color="auto"/>
            <w:left w:val="none" w:sz="0" w:space="0" w:color="auto"/>
            <w:bottom w:val="none" w:sz="0" w:space="0" w:color="auto"/>
            <w:right w:val="none" w:sz="0" w:space="0" w:color="auto"/>
          </w:divBdr>
        </w:div>
        <w:div w:id="1264611923">
          <w:marLeft w:val="640"/>
          <w:marRight w:val="0"/>
          <w:marTop w:val="0"/>
          <w:marBottom w:val="0"/>
          <w:divBdr>
            <w:top w:val="none" w:sz="0" w:space="0" w:color="auto"/>
            <w:left w:val="none" w:sz="0" w:space="0" w:color="auto"/>
            <w:bottom w:val="none" w:sz="0" w:space="0" w:color="auto"/>
            <w:right w:val="none" w:sz="0" w:space="0" w:color="auto"/>
          </w:divBdr>
        </w:div>
        <w:div w:id="1997688205">
          <w:marLeft w:val="640"/>
          <w:marRight w:val="0"/>
          <w:marTop w:val="0"/>
          <w:marBottom w:val="0"/>
          <w:divBdr>
            <w:top w:val="none" w:sz="0" w:space="0" w:color="auto"/>
            <w:left w:val="none" w:sz="0" w:space="0" w:color="auto"/>
            <w:bottom w:val="none" w:sz="0" w:space="0" w:color="auto"/>
            <w:right w:val="none" w:sz="0" w:space="0" w:color="auto"/>
          </w:divBdr>
        </w:div>
        <w:div w:id="1044865306">
          <w:marLeft w:val="640"/>
          <w:marRight w:val="0"/>
          <w:marTop w:val="0"/>
          <w:marBottom w:val="0"/>
          <w:divBdr>
            <w:top w:val="none" w:sz="0" w:space="0" w:color="auto"/>
            <w:left w:val="none" w:sz="0" w:space="0" w:color="auto"/>
            <w:bottom w:val="none" w:sz="0" w:space="0" w:color="auto"/>
            <w:right w:val="none" w:sz="0" w:space="0" w:color="auto"/>
          </w:divBdr>
        </w:div>
        <w:div w:id="1464346037">
          <w:marLeft w:val="640"/>
          <w:marRight w:val="0"/>
          <w:marTop w:val="0"/>
          <w:marBottom w:val="0"/>
          <w:divBdr>
            <w:top w:val="none" w:sz="0" w:space="0" w:color="auto"/>
            <w:left w:val="none" w:sz="0" w:space="0" w:color="auto"/>
            <w:bottom w:val="none" w:sz="0" w:space="0" w:color="auto"/>
            <w:right w:val="none" w:sz="0" w:space="0" w:color="auto"/>
          </w:divBdr>
        </w:div>
        <w:div w:id="818961239">
          <w:marLeft w:val="640"/>
          <w:marRight w:val="0"/>
          <w:marTop w:val="0"/>
          <w:marBottom w:val="0"/>
          <w:divBdr>
            <w:top w:val="none" w:sz="0" w:space="0" w:color="auto"/>
            <w:left w:val="none" w:sz="0" w:space="0" w:color="auto"/>
            <w:bottom w:val="none" w:sz="0" w:space="0" w:color="auto"/>
            <w:right w:val="none" w:sz="0" w:space="0" w:color="auto"/>
          </w:divBdr>
        </w:div>
        <w:div w:id="1178422676">
          <w:marLeft w:val="640"/>
          <w:marRight w:val="0"/>
          <w:marTop w:val="0"/>
          <w:marBottom w:val="0"/>
          <w:divBdr>
            <w:top w:val="none" w:sz="0" w:space="0" w:color="auto"/>
            <w:left w:val="none" w:sz="0" w:space="0" w:color="auto"/>
            <w:bottom w:val="none" w:sz="0" w:space="0" w:color="auto"/>
            <w:right w:val="none" w:sz="0" w:space="0" w:color="auto"/>
          </w:divBdr>
        </w:div>
        <w:div w:id="1488285847">
          <w:marLeft w:val="640"/>
          <w:marRight w:val="0"/>
          <w:marTop w:val="0"/>
          <w:marBottom w:val="0"/>
          <w:divBdr>
            <w:top w:val="none" w:sz="0" w:space="0" w:color="auto"/>
            <w:left w:val="none" w:sz="0" w:space="0" w:color="auto"/>
            <w:bottom w:val="none" w:sz="0" w:space="0" w:color="auto"/>
            <w:right w:val="none" w:sz="0" w:space="0" w:color="auto"/>
          </w:divBdr>
        </w:div>
        <w:div w:id="1971549877">
          <w:marLeft w:val="640"/>
          <w:marRight w:val="0"/>
          <w:marTop w:val="0"/>
          <w:marBottom w:val="0"/>
          <w:divBdr>
            <w:top w:val="none" w:sz="0" w:space="0" w:color="auto"/>
            <w:left w:val="none" w:sz="0" w:space="0" w:color="auto"/>
            <w:bottom w:val="none" w:sz="0" w:space="0" w:color="auto"/>
            <w:right w:val="none" w:sz="0" w:space="0" w:color="auto"/>
          </w:divBdr>
        </w:div>
        <w:div w:id="624121485">
          <w:marLeft w:val="640"/>
          <w:marRight w:val="0"/>
          <w:marTop w:val="0"/>
          <w:marBottom w:val="0"/>
          <w:divBdr>
            <w:top w:val="none" w:sz="0" w:space="0" w:color="auto"/>
            <w:left w:val="none" w:sz="0" w:space="0" w:color="auto"/>
            <w:bottom w:val="none" w:sz="0" w:space="0" w:color="auto"/>
            <w:right w:val="none" w:sz="0" w:space="0" w:color="auto"/>
          </w:divBdr>
        </w:div>
        <w:div w:id="1936552440">
          <w:marLeft w:val="640"/>
          <w:marRight w:val="0"/>
          <w:marTop w:val="0"/>
          <w:marBottom w:val="0"/>
          <w:divBdr>
            <w:top w:val="none" w:sz="0" w:space="0" w:color="auto"/>
            <w:left w:val="none" w:sz="0" w:space="0" w:color="auto"/>
            <w:bottom w:val="none" w:sz="0" w:space="0" w:color="auto"/>
            <w:right w:val="none" w:sz="0" w:space="0" w:color="auto"/>
          </w:divBdr>
        </w:div>
        <w:div w:id="1560743393">
          <w:marLeft w:val="640"/>
          <w:marRight w:val="0"/>
          <w:marTop w:val="0"/>
          <w:marBottom w:val="0"/>
          <w:divBdr>
            <w:top w:val="none" w:sz="0" w:space="0" w:color="auto"/>
            <w:left w:val="none" w:sz="0" w:space="0" w:color="auto"/>
            <w:bottom w:val="none" w:sz="0" w:space="0" w:color="auto"/>
            <w:right w:val="none" w:sz="0" w:space="0" w:color="auto"/>
          </w:divBdr>
        </w:div>
        <w:div w:id="147986063">
          <w:marLeft w:val="640"/>
          <w:marRight w:val="0"/>
          <w:marTop w:val="0"/>
          <w:marBottom w:val="0"/>
          <w:divBdr>
            <w:top w:val="none" w:sz="0" w:space="0" w:color="auto"/>
            <w:left w:val="none" w:sz="0" w:space="0" w:color="auto"/>
            <w:bottom w:val="none" w:sz="0" w:space="0" w:color="auto"/>
            <w:right w:val="none" w:sz="0" w:space="0" w:color="auto"/>
          </w:divBdr>
        </w:div>
        <w:div w:id="1955820731">
          <w:marLeft w:val="640"/>
          <w:marRight w:val="0"/>
          <w:marTop w:val="0"/>
          <w:marBottom w:val="0"/>
          <w:divBdr>
            <w:top w:val="none" w:sz="0" w:space="0" w:color="auto"/>
            <w:left w:val="none" w:sz="0" w:space="0" w:color="auto"/>
            <w:bottom w:val="none" w:sz="0" w:space="0" w:color="auto"/>
            <w:right w:val="none" w:sz="0" w:space="0" w:color="auto"/>
          </w:divBdr>
        </w:div>
        <w:div w:id="1270427100">
          <w:marLeft w:val="640"/>
          <w:marRight w:val="0"/>
          <w:marTop w:val="0"/>
          <w:marBottom w:val="0"/>
          <w:divBdr>
            <w:top w:val="none" w:sz="0" w:space="0" w:color="auto"/>
            <w:left w:val="none" w:sz="0" w:space="0" w:color="auto"/>
            <w:bottom w:val="none" w:sz="0" w:space="0" w:color="auto"/>
            <w:right w:val="none" w:sz="0" w:space="0" w:color="auto"/>
          </w:divBdr>
        </w:div>
        <w:div w:id="1698461054">
          <w:marLeft w:val="640"/>
          <w:marRight w:val="0"/>
          <w:marTop w:val="0"/>
          <w:marBottom w:val="0"/>
          <w:divBdr>
            <w:top w:val="none" w:sz="0" w:space="0" w:color="auto"/>
            <w:left w:val="none" w:sz="0" w:space="0" w:color="auto"/>
            <w:bottom w:val="none" w:sz="0" w:space="0" w:color="auto"/>
            <w:right w:val="none" w:sz="0" w:space="0" w:color="auto"/>
          </w:divBdr>
        </w:div>
        <w:div w:id="520896607">
          <w:marLeft w:val="640"/>
          <w:marRight w:val="0"/>
          <w:marTop w:val="0"/>
          <w:marBottom w:val="0"/>
          <w:divBdr>
            <w:top w:val="none" w:sz="0" w:space="0" w:color="auto"/>
            <w:left w:val="none" w:sz="0" w:space="0" w:color="auto"/>
            <w:bottom w:val="none" w:sz="0" w:space="0" w:color="auto"/>
            <w:right w:val="none" w:sz="0" w:space="0" w:color="auto"/>
          </w:divBdr>
        </w:div>
        <w:div w:id="176694361">
          <w:marLeft w:val="640"/>
          <w:marRight w:val="0"/>
          <w:marTop w:val="0"/>
          <w:marBottom w:val="0"/>
          <w:divBdr>
            <w:top w:val="none" w:sz="0" w:space="0" w:color="auto"/>
            <w:left w:val="none" w:sz="0" w:space="0" w:color="auto"/>
            <w:bottom w:val="none" w:sz="0" w:space="0" w:color="auto"/>
            <w:right w:val="none" w:sz="0" w:space="0" w:color="auto"/>
          </w:divBdr>
        </w:div>
        <w:div w:id="1847281512">
          <w:marLeft w:val="640"/>
          <w:marRight w:val="0"/>
          <w:marTop w:val="0"/>
          <w:marBottom w:val="0"/>
          <w:divBdr>
            <w:top w:val="none" w:sz="0" w:space="0" w:color="auto"/>
            <w:left w:val="none" w:sz="0" w:space="0" w:color="auto"/>
            <w:bottom w:val="none" w:sz="0" w:space="0" w:color="auto"/>
            <w:right w:val="none" w:sz="0" w:space="0" w:color="auto"/>
          </w:divBdr>
        </w:div>
        <w:div w:id="1935745793">
          <w:marLeft w:val="640"/>
          <w:marRight w:val="0"/>
          <w:marTop w:val="0"/>
          <w:marBottom w:val="0"/>
          <w:divBdr>
            <w:top w:val="none" w:sz="0" w:space="0" w:color="auto"/>
            <w:left w:val="none" w:sz="0" w:space="0" w:color="auto"/>
            <w:bottom w:val="none" w:sz="0" w:space="0" w:color="auto"/>
            <w:right w:val="none" w:sz="0" w:space="0" w:color="auto"/>
          </w:divBdr>
        </w:div>
        <w:div w:id="1801416278">
          <w:marLeft w:val="640"/>
          <w:marRight w:val="0"/>
          <w:marTop w:val="0"/>
          <w:marBottom w:val="0"/>
          <w:divBdr>
            <w:top w:val="none" w:sz="0" w:space="0" w:color="auto"/>
            <w:left w:val="none" w:sz="0" w:space="0" w:color="auto"/>
            <w:bottom w:val="none" w:sz="0" w:space="0" w:color="auto"/>
            <w:right w:val="none" w:sz="0" w:space="0" w:color="auto"/>
          </w:divBdr>
        </w:div>
        <w:div w:id="2080975776">
          <w:marLeft w:val="640"/>
          <w:marRight w:val="0"/>
          <w:marTop w:val="0"/>
          <w:marBottom w:val="0"/>
          <w:divBdr>
            <w:top w:val="none" w:sz="0" w:space="0" w:color="auto"/>
            <w:left w:val="none" w:sz="0" w:space="0" w:color="auto"/>
            <w:bottom w:val="none" w:sz="0" w:space="0" w:color="auto"/>
            <w:right w:val="none" w:sz="0" w:space="0" w:color="auto"/>
          </w:divBdr>
        </w:div>
        <w:div w:id="1031148042">
          <w:marLeft w:val="640"/>
          <w:marRight w:val="0"/>
          <w:marTop w:val="0"/>
          <w:marBottom w:val="0"/>
          <w:divBdr>
            <w:top w:val="none" w:sz="0" w:space="0" w:color="auto"/>
            <w:left w:val="none" w:sz="0" w:space="0" w:color="auto"/>
            <w:bottom w:val="none" w:sz="0" w:space="0" w:color="auto"/>
            <w:right w:val="none" w:sz="0" w:space="0" w:color="auto"/>
          </w:divBdr>
        </w:div>
        <w:div w:id="629478669">
          <w:marLeft w:val="640"/>
          <w:marRight w:val="0"/>
          <w:marTop w:val="0"/>
          <w:marBottom w:val="0"/>
          <w:divBdr>
            <w:top w:val="none" w:sz="0" w:space="0" w:color="auto"/>
            <w:left w:val="none" w:sz="0" w:space="0" w:color="auto"/>
            <w:bottom w:val="none" w:sz="0" w:space="0" w:color="auto"/>
            <w:right w:val="none" w:sz="0" w:space="0" w:color="auto"/>
          </w:divBdr>
        </w:div>
        <w:div w:id="333842901">
          <w:marLeft w:val="640"/>
          <w:marRight w:val="0"/>
          <w:marTop w:val="0"/>
          <w:marBottom w:val="0"/>
          <w:divBdr>
            <w:top w:val="none" w:sz="0" w:space="0" w:color="auto"/>
            <w:left w:val="none" w:sz="0" w:space="0" w:color="auto"/>
            <w:bottom w:val="none" w:sz="0" w:space="0" w:color="auto"/>
            <w:right w:val="none" w:sz="0" w:space="0" w:color="auto"/>
          </w:divBdr>
        </w:div>
        <w:div w:id="1092121598">
          <w:marLeft w:val="640"/>
          <w:marRight w:val="0"/>
          <w:marTop w:val="0"/>
          <w:marBottom w:val="0"/>
          <w:divBdr>
            <w:top w:val="none" w:sz="0" w:space="0" w:color="auto"/>
            <w:left w:val="none" w:sz="0" w:space="0" w:color="auto"/>
            <w:bottom w:val="none" w:sz="0" w:space="0" w:color="auto"/>
            <w:right w:val="none" w:sz="0" w:space="0" w:color="auto"/>
          </w:divBdr>
        </w:div>
        <w:div w:id="260796640">
          <w:marLeft w:val="640"/>
          <w:marRight w:val="0"/>
          <w:marTop w:val="0"/>
          <w:marBottom w:val="0"/>
          <w:divBdr>
            <w:top w:val="none" w:sz="0" w:space="0" w:color="auto"/>
            <w:left w:val="none" w:sz="0" w:space="0" w:color="auto"/>
            <w:bottom w:val="none" w:sz="0" w:space="0" w:color="auto"/>
            <w:right w:val="none" w:sz="0" w:space="0" w:color="auto"/>
          </w:divBdr>
        </w:div>
        <w:div w:id="1565725288">
          <w:marLeft w:val="640"/>
          <w:marRight w:val="0"/>
          <w:marTop w:val="0"/>
          <w:marBottom w:val="0"/>
          <w:divBdr>
            <w:top w:val="none" w:sz="0" w:space="0" w:color="auto"/>
            <w:left w:val="none" w:sz="0" w:space="0" w:color="auto"/>
            <w:bottom w:val="none" w:sz="0" w:space="0" w:color="auto"/>
            <w:right w:val="none" w:sz="0" w:space="0" w:color="auto"/>
          </w:divBdr>
        </w:div>
        <w:div w:id="640119513">
          <w:marLeft w:val="640"/>
          <w:marRight w:val="0"/>
          <w:marTop w:val="0"/>
          <w:marBottom w:val="0"/>
          <w:divBdr>
            <w:top w:val="none" w:sz="0" w:space="0" w:color="auto"/>
            <w:left w:val="none" w:sz="0" w:space="0" w:color="auto"/>
            <w:bottom w:val="none" w:sz="0" w:space="0" w:color="auto"/>
            <w:right w:val="none" w:sz="0" w:space="0" w:color="auto"/>
          </w:divBdr>
        </w:div>
        <w:div w:id="117065838">
          <w:marLeft w:val="640"/>
          <w:marRight w:val="0"/>
          <w:marTop w:val="0"/>
          <w:marBottom w:val="0"/>
          <w:divBdr>
            <w:top w:val="none" w:sz="0" w:space="0" w:color="auto"/>
            <w:left w:val="none" w:sz="0" w:space="0" w:color="auto"/>
            <w:bottom w:val="none" w:sz="0" w:space="0" w:color="auto"/>
            <w:right w:val="none" w:sz="0" w:space="0" w:color="auto"/>
          </w:divBdr>
        </w:div>
        <w:div w:id="1213663137">
          <w:marLeft w:val="640"/>
          <w:marRight w:val="0"/>
          <w:marTop w:val="0"/>
          <w:marBottom w:val="0"/>
          <w:divBdr>
            <w:top w:val="none" w:sz="0" w:space="0" w:color="auto"/>
            <w:left w:val="none" w:sz="0" w:space="0" w:color="auto"/>
            <w:bottom w:val="none" w:sz="0" w:space="0" w:color="auto"/>
            <w:right w:val="none" w:sz="0" w:space="0" w:color="auto"/>
          </w:divBdr>
        </w:div>
        <w:div w:id="1124081398">
          <w:marLeft w:val="640"/>
          <w:marRight w:val="0"/>
          <w:marTop w:val="0"/>
          <w:marBottom w:val="0"/>
          <w:divBdr>
            <w:top w:val="none" w:sz="0" w:space="0" w:color="auto"/>
            <w:left w:val="none" w:sz="0" w:space="0" w:color="auto"/>
            <w:bottom w:val="none" w:sz="0" w:space="0" w:color="auto"/>
            <w:right w:val="none" w:sz="0" w:space="0" w:color="auto"/>
          </w:divBdr>
        </w:div>
        <w:div w:id="1403286899">
          <w:marLeft w:val="640"/>
          <w:marRight w:val="0"/>
          <w:marTop w:val="0"/>
          <w:marBottom w:val="0"/>
          <w:divBdr>
            <w:top w:val="none" w:sz="0" w:space="0" w:color="auto"/>
            <w:left w:val="none" w:sz="0" w:space="0" w:color="auto"/>
            <w:bottom w:val="none" w:sz="0" w:space="0" w:color="auto"/>
            <w:right w:val="none" w:sz="0" w:space="0" w:color="auto"/>
          </w:divBdr>
        </w:div>
        <w:div w:id="1684089780">
          <w:marLeft w:val="640"/>
          <w:marRight w:val="0"/>
          <w:marTop w:val="0"/>
          <w:marBottom w:val="0"/>
          <w:divBdr>
            <w:top w:val="none" w:sz="0" w:space="0" w:color="auto"/>
            <w:left w:val="none" w:sz="0" w:space="0" w:color="auto"/>
            <w:bottom w:val="none" w:sz="0" w:space="0" w:color="auto"/>
            <w:right w:val="none" w:sz="0" w:space="0" w:color="auto"/>
          </w:divBdr>
        </w:div>
        <w:div w:id="574555651">
          <w:marLeft w:val="640"/>
          <w:marRight w:val="0"/>
          <w:marTop w:val="0"/>
          <w:marBottom w:val="0"/>
          <w:divBdr>
            <w:top w:val="none" w:sz="0" w:space="0" w:color="auto"/>
            <w:left w:val="none" w:sz="0" w:space="0" w:color="auto"/>
            <w:bottom w:val="none" w:sz="0" w:space="0" w:color="auto"/>
            <w:right w:val="none" w:sz="0" w:space="0" w:color="auto"/>
          </w:divBdr>
        </w:div>
        <w:div w:id="768429448">
          <w:marLeft w:val="640"/>
          <w:marRight w:val="0"/>
          <w:marTop w:val="0"/>
          <w:marBottom w:val="0"/>
          <w:divBdr>
            <w:top w:val="none" w:sz="0" w:space="0" w:color="auto"/>
            <w:left w:val="none" w:sz="0" w:space="0" w:color="auto"/>
            <w:bottom w:val="none" w:sz="0" w:space="0" w:color="auto"/>
            <w:right w:val="none" w:sz="0" w:space="0" w:color="auto"/>
          </w:divBdr>
        </w:div>
        <w:div w:id="1733500915">
          <w:marLeft w:val="640"/>
          <w:marRight w:val="0"/>
          <w:marTop w:val="0"/>
          <w:marBottom w:val="0"/>
          <w:divBdr>
            <w:top w:val="none" w:sz="0" w:space="0" w:color="auto"/>
            <w:left w:val="none" w:sz="0" w:space="0" w:color="auto"/>
            <w:bottom w:val="none" w:sz="0" w:space="0" w:color="auto"/>
            <w:right w:val="none" w:sz="0" w:space="0" w:color="auto"/>
          </w:divBdr>
        </w:div>
        <w:div w:id="898592814">
          <w:marLeft w:val="640"/>
          <w:marRight w:val="0"/>
          <w:marTop w:val="0"/>
          <w:marBottom w:val="0"/>
          <w:divBdr>
            <w:top w:val="none" w:sz="0" w:space="0" w:color="auto"/>
            <w:left w:val="none" w:sz="0" w:space="0" w:color="auto"/>
            <w:bottom w:val="none" w:sz="0" w:space="0" w:color="auto"/>
            <w:right w:val="none" w:sz="0" w:space="0" w:color="auto"/>
          </w:divBdr>
        </w:div>
        <w:div w:id="915624160">
          <w:marLeft w:val="640"/>
          <w:marRight w:val="0"/>
          <w:marTop w:val="0"/>
          <w:marBottom w:val="0"/>
          <w:divBdr>
            <w:top w:val="none" w:sz="0" w:space="0" w:color="auto"/>
            <w:left w:val="none" w:sz="0" w:space="0" w:color="auto"/>
            <w:bottom w:val="none" w:sz="0" w:space="0" w:color="auto"/>
            <w:right w:val="none" w:sz="0" w:space="0" w:color="auto"/>
          </w:divBdr>
        </w:div>
        <w:div w:id="1247810986">
          <w:marLeft w:val="640"/>
          <w:marRight w:val="0"/>
          <w:marTop w:val="0"/>
          <w:marBottom w:val="0"/>
          <w:divBdr>
            <w:top w:val="none" w:sz="0" w:space="0" w:color="auto"/>
            <w:left w:val="none" w:sz="0" w:space="0" w:color="auto"/>
            <w:bottom w:val="none" w:sz="0" w:space="0" w:color="auto"/>
            <w:right w:val="none" w:sz="0" w:space="0" w:color="auto"/>
          </w:divBdr>
        </w:div>
        <w:div w:id="768159274">
          <w:marLeft w:val="640"/>
          <w:marRight w:val="0"/>
          <w:marTop w:val="0"/>
          <w:marBottom w:val="0"/>
          <w:divBdr>
            <w:top w:val="none" w:sz="0" w:space="0" w:color="auto"/>
            <w:left w:val="none" w:sz="0" w:space="0" w:color="auto"/>
            <w:bottom w:val="none" w:sz="0" w:space="0" w:color="auto"/>
            <w:right w:val="none" w:sz="0" w:space="0" w:color="auto"/>
          </w:divBdr>
        </w:div>
        <w:div w:id="129523871">
          <w:marLeft w:val="640"/>
          <w:marRight w:val="0"/>
          <w:marTop w:val="0"/>
          <w:marBottom w:val="0"/>
          <w:divBdr>
            <w:top w:val="none" w:sz="0" w:space="0" w:color="auto"/>
            <w:left w:val="none" w:sz="0" w:space="0" w:color="auto"/>
            <w:bottom w:val="none" w:sz="0" w:space="0" w:color="auto"/>
            <w:right w:val="none" w:sz="0" w:space="0" w:color="auto"/>
          </w:divBdr>
        </w:div>
        <w:div w:id="1432815127">
          <w:marLeft w:val="640"/>
          <w:marRight w:val="0"/>
          <w:marTop w:val="0"/>
          <w:marBottom w:val="0"/>
          <w:divBdr>
            <w:top w:val="none" w:sz="0" w:space="0" w:color="auto"/>
            <w:left w:val="none" w:sz="0" w:space="0" w:color="auto"/>
            <w:bottom w:val="none" w:sz="0" w:space="0" w:color="auto"/>
            <w:right w:val="none" w:sz="0" w:space="0" w:color="auto"/>
          </w:divBdr>
        </w:div>
        <w:div w:id="1019820926">
          <w:marLeft w:val="640"/>
          <w:marRight w:val="0"/>
          <w:marTop w:val="0"/>
          <w:marBottom w:val="0"/>
          <w:divBdr>
            <w:top w:val="none" w:sz="0" w:space="0" w:color="auto"/>
            <w:left w:val="none" w:sz="0" w:space="0" w:color="auto"/>
            <w:bottom w:val="none" w:sz="0" w:space="0" w:color="auto"/>
            <w:right w:val="none" w:sz="0" w:space="0" w:color="auto"/>
          </w:divBdr>
        </w:div>
        <w:div w:id="1846281657">
          <w:marLeft w:val="640"/>
          <w:marRight w:val="0"/>
          <w:marTop w:val="0"/>
          <w:marBottom w:val="0"/>
          <w:divBdr>
            <w:top w:val="none" w:sz="0" w:space="0" w:color="auto"/>
            <w:left w:val="none" w:sz="0" w:space="0" w:color="auto"/>
            <w:bottom w:val="none" w:sz="0" w:space="0" w:color="auto"/>
            <w:right w:val="none" w:sz="0" w:space="0" w:color="auto"/>
          </w:divBdr>
        </w:div>
        <w:div w:id="356590178">
          <w:marLeft w:val="640"/>
          <w:marRight w:val="0"/>
          <w:marTop w:val="0"/>
          <w:marBottom w:val="0"/>
          <w:divBdr>
            <w:top w:val="none" w:sz="0" w:space="0" w:color="auto"/>
            <w:left w:val="none" w:sz="0" w:space="0" w:color="auto"/>
            <w:bottom w:val="none" w:sz="0" w:space="0" w:color="auto"/>
            <w:right w:val="none" w:sz="0" w:space="0" w:color="auto"/>
          </w:divBdr>
        </w:div>
        <w:div w:id="411391200">
          <w:marLeft w:val="640"/>
          <w:marRight w:val="0"/>
          <w:marTop w:val="0"/>
          <w:marBottom w:val="0"/>
          <w:divBdr>
            <w:top w:val="none" w:sz="0" w:space="0" w:color="auto"/>
            <w:left w:val="none" w:sz="0" w:space="0" w:color="auto"/>
            <w:bottom w:val="none" w:sz="0" w:space="0" w:color="auto"/>
            <w:right w:val="none" w:sz="0" w:space="0" w:color="auto"/>
          </w:divBdr>
        </w:div>
        <w:div w:id="765229785">
          <w:marLeft w:val="640"/>
          <w:marRight w:val="0"/>
          <w:marTop w:val="0"/>
          <w:marBottom w:val="0"/>
          <w:divBdr>
            <w:top w:val="none" w:sz="0" w:space="0" w:color="auto"/>
            <w:left w:val="none" w:sz="0" w:space="0" w:color="auto"/>
            <w:bottom w:val="none" w:sz="0" w:space="0" w:color="auto"/>
            <w:right w:val="none" w:sz="0" w:space="0" w:color="auto"/>
          </w:divBdr>
        </w:div>
        <w:div w:id="2129473392">
          <w:marLeft w:val="640"/>
          <w:marRight w:val="0"/>
          <w:marTop w:val="0"/>
          <w:marBottom w:val="0"/>
          <w:divBdr>
            <w:top w:val="none" w:sz="0" w:space="0" w:color="auto"/>
            <w:left w:val="none" w:sz="0" w:space="0" w:color="auto"/>
            <w:bottom w:val="none" w:sz="0" w:space="0" w:color="auto"/>
            <w:right w:val="none" w:sz="0" w:space="0" w:color="auto"/>
          </w:divBdr>
        </w:div>
        <w:div w:id="1942176242">
          <w:marLeft w:val="640"/>
          <w:marRight w:val="0"/>
          <w:marTop w:val="0"/>
          <w:marBottom w:val="0"/>
          <w:divBdr>
            <w:top w:val="none" w:sz="0" w:space="0" w:color="auto"/>
            <w:left w:val="none" w:sz="0" w:space="0" w:color="auto"/>
            <w:bottom w:val="none" w:sz="0" w:space="0" w:color="auto"/>
            <w:right w:val="none" w:sz="0" w:space="0" w:color="auto"/>
          </w:divBdr>
        </w:div>
        <w:div w:id="1960144835">
          <w:marLeft w:val="640"/>
          <w:marRight w:val="0"/>
          <w:marTop w:val="0"/>
          <w:marBottom w:val="0"/>
          <w:divBdr>
            <w:top w:val="none" w:sz="0" w:space="0" w:color="auto"/>
            <w:left w:val="none" w:sz="0" w:space="0" w:color="auto"/>
            <w:bottom w:val="none" w:sz="0" w:space="0" w:color="auto"/>
            <w:right w:val="none" w:sz="0" w:space="0" w:color="auto"/>
          </w:divBdr>
        </w:div>
        <w:div w:id="1077823581">
          <w:marLeft w:val="640"/>
          <w:marRight w:val="0"/>
          <w:marTop w:val="0"/>
          <w:marBottom w:val="0"/>
          <w:divBdr>
            <w:top w:val="none" w:sz="0" w:space="0" w:color="auto"/>
            <w:left w:val="none" w:sz="0" w:space="0" w:color="auto"/>
            <w:bottom w:val="none" w:sz="0" w:space="0" w:color="auto"/>
            <w:right w:val="none" w:sz="0" w:space="0" w:color="auto"/>
          </w:divBdr>
        </w:div>
        <w:div w:id="1070614750">
          <w:marLeft w:val="640"/>
          <w:marRight w:val="0"/>
          <w:marTop w:val="0"/>
          <w:marBottom w:val="0"/>
          <w:divBdr>
            <w:top w:val="none" w:sz="0" w:space="0" w:color="auto"/>
            <w:left w:val="none" w:sz="0" w:space="0" w:color="auto"/>
            <w:bottom w:val="none" w:sz="0" w:space="0" w:color="auto"/>
            <w:right w:val="none" w:sz="0" w:space="0" w:color="auto"/>
          </w:divBdr>
        </w:div>
        <w:div w:id="2003242659">
          <w:marLeft w:val="640"/>
          <w:marRight w:val="0"/>
          <w:marTop w:val="0"/>
          <w:marBottom w:val="0"/>
          <w:divBdr>
            <w:top w:val="none" w:sz="0" w:space="0" w:color="auto"/>
            <w:left w:val="none" w:sz="0" w:space="0" w:color="auto"/>
            <w:bottom w:val="none" w:sz="0" w:space="0" w:color="auto"/>
            <w:right w:val="none" w:sz="0" w:space="0" w:color="auto"/>
          </w:divBdr>
        </w:div>
        <w:div w:id="538903366">
          <w:marLeft w:val="640"/>
          <w:marRight w:val="0"/>
          <w:marTop w:val="0"/>
          <w:marBottom w:val="0"/>
          <w:divBdr>
            <w:top w:val="none" w:sz="0" w:space="0" w:color="auto"/>
            <w:left w:val="none" w:sz="0" w:space="0" w:color="auto"/>
            <w:bottom w:val="none" w:sz="0" w:space="0" w:color="auto"/>
            <w:right w:val="none" w:sz="0" w:space="0" w:color="auto"/>
          </w:divBdr>
        </w:div>
        <w:div w:id="598487034">
          <w:marLeft w:val="640"/>
          <w:marRight w:val="0"/>
          <w:marTop w:val="0"/>
          <w:marBottom w:val="0"/>
          <w:divBdr>
            <w:top w:val="none" w:sz="0" w:space="0" w:color="auto"/>
            <w:left w:val="none" w:sz="0" w:space="0" w:color="auto"/>
            <w:bottom w:val="none" w:sz="0" w:space="0" w:color="auto"/>
            <w:right w:val="none" w:sz="0" w:space="0" w:color="auto"/>
          </w:divBdr>
        </w:div>
        <w:div w:id="291715848">
          <w:marLeft w:val="640"/>
          <w:marRight w:val="0"/>
          <w:marTop w:val="0"/>
          <w:marBottom w:val="0"/>
          <w:divBdr>
            <w:top w:val="none" w:sz="0" w:space="0" w:color="auto"/>
            <w:left w:val="none" w:sz="0" w:space="0" w:color="auto"/>
            <w:bottom w:val="none" w:sz="0" w:space="0" w:color="auto"/>
            <w:right w:val="none" w:sz="0" w:space="0" w:color="auto"/>
          </w:divBdr>
        </w:div>
        <w:div w:id="1149445030">
          <w:marLeft w:val="640"/>
          <w:marRight w:val="0"/>
          <w:marTop w:val="0"/>
          <w:marBottom w:val="0"/>
          <w:divBdr>
            <w:top w:val="none" w:sz="0" w:space="0" w:color="auto"/>
            <w:left w:val="none" w:sz="0" w:space="0" w:color="auto"/>
            <w:bottom w:val="none" w:sz="0" w:space="0" w:color="auto"/>
            <w:right w:val="none" w:sz="0" w:space="0" w:color="auto"/>
          </w:divBdr>
        </w:div>
        <w:div w:id="599025474">
          <w:marLeft w:val="640"/>
          <w:marRight w:val="0"/>
          <w:marTop w:val="0"/>
          <w:marBottom w:val="0"/>
          <w:divBdr>
            <w:top w:val="none" w:sz="0" w:space="0" w:color="auto"/>
            <w:left w:val="none" w:sz="0" w:space="0" w:color="auto"/>
            <w:bottom w:val="none" w:sz="0" w:space="0" w:color="auto"/>
            <w:right w:val="none" w:sz="0" w:space="0" w:color="auto"/>
          </w:divBdr>
        </w:div>
        <w:div w:id="78453902">
          <w:marLeft w:val="640"/>
          <w:marRight w:val="0"/>
          <w:marTop w:val="0"/>
          <w:marBottom w:val="0"/>
          <w:divBdr>
            <w:top w:val="none" w:sz="0" w:space="0" w:color="auto"/>
            <w:left w:val="none" w:sz="0" w:space="0" w:color="auto"/>
            <w:bottom w:val="none" w:sz="0" w:space="0" w:color="auto"/>
            <w:right w:val="none" w:sz="0" w:space="0" w:color="auto"/>
          </w:divBdr>
        </w:div>
        <w:div w:id="1928732002">
          <w:marLeft w:val="640"/>
          <w:marRight w:val="0"/>
          <w:marTop w:val="0"/>
          <w:marBottom w:val="0"/>
          <w:divBdr>
            <w:top w:val="none" w:sz="0" w:space="0" w:color="auto"/>
            <w:left w:val="none" w:sz="0" w:space="0" w:color="auto"/>
            <w:bottom w:val="none" w:sz="0" w:space="0" w:color="auto"/>
            <w:right w:val="none" w:sz="0" w:space="0" w:color="auto"/>
          </w:divBdr>
        </w:div>
        <w:div w:id="928388505">
          <w:marLeft w:val="640"/>
          <w:marRight w:val="0"/>
          <w:marTop w:val="0"/>
          <w:marBottom w:val="0"/>
          <w:divBdr>
            <w:top w:val="none" w:sz="0" w:space="0" w:color="auto"/>
            <w:left w:val="none" w:sz="0" w:space="0" w:color="auto"/>
            <w:bottom w:val="none" w:sz="0" w:space="0" w:color="auto"/>
            <w:right w:val="none" w:sz="0" w:space="0" w:color="auto"/>
          </w:divBdr>
        </w:div>
        <w:div w:id="266936894">
          <w:marLeft w:val="640"/>
          <w:marRight w:val="0"/>
          <w:marTop w:val="0"/>
          <w:marBottom w:val="0"/>
          <w:divBdr>
            <w:top w:val="none" w:sz="0" w:space="0" w:color="auto"/>
            <w:left w:val="none" w:sz="0" w:space="0" w:color="auto"/>
            <w:bottom w:val="none" w:sz="0" w:space="0" w:color="auto"/>
            <w:right w:val="none" w:sz="0" w:space="0" w:color="auto"/>
          </w:divBdr>
        </w:div>
        <w:div w:id="695154531">
          <w:marLeft w:val="640"/>
          <w:marRight w:val="0"/>
          <w:marTop w:val="0"/>
          <w:marBottom w:val="0"/>
          <w:divBdr>
            <w:top w:val="none" w:sz="0" w:space="0" w:color="auto"/>
            <w:left w:val="none" w:sz="0" w:space="0" w:color="auto"/>
            <w:bottom w:val="none" w:sz="0" w:space="0" w:color="auto"/>
            <w:right w:val="none" w:sz="0" w:space="0" w:color="auto"/>
          </w:divBdr>
        </w:div>
        <w:div w:id="2043164739">
          <w:marLeft w:val="640"/>
          <w:marRight w:val="0"/>
          <w:marTop w:val="0"/>
          <w:marBottom w:val="0"/>
          <w:divBdr>
            <w:top w:val="none" w:sz="0" w:space="0" w:color="auto"/>
            <w:left w:val="none" w:sz="0" w:space="0" w:color="auto"/>
            <w:bottom w:val="none" w:sz="0" w:space="0" w:color="auto"/>
            <w:right w:val="none" w:sz="0" w:space="0" w:color="auto"/>
          </w:divBdr>
        </w:div>
        <w:div w:id="1824272941">
          <w:marLeft w:val="640"/>
          <w:marRight w:val="0"/>
          <w:marTop w:val="0"/>
          <w:marBottom w:val="0"/>
          <w:divBdr>
            <w:top w:val="none" w:sz="0" w:space="0" w:color="auto"/>
            <w:left w:val="none" w:sz="0" w:space="0" w:color="auto"/>
            <w:bottom w:val="none" w:sz="0" w:space="0" w:color="auto"/>
            <w:right w:val="none" w:sz="0" w:space="0" w:color="auto"/>
          </w:divBdr>
        </w:div>
        <w:div w:id="153572582">
          <w:marLeft w:val="640"/>
          <w:marRight w:val="0"/>
          <w:marTop w:val="0"/>
          <w:marBottom w:val="0"/>
          <w:divBdr>
            <w:top w:val="none" w:sz="0" w:space="0" w:color="auto"/>
            <w:left w:val="none" w:sz="0" w:space="0" w:color="auto"/>
            <w:bottom w:val="none" w:sz="0" w:space="0" w:color="auto"/>
            <w:right w:val="none" w:sz="0" w:space="0" w:color="auto"/>
          </w:divBdr>
        </w:div>
        <w:div w:id="656882289">
          <w:marLeft w:val="640"/>
          <w:marRight w:val="0"/>
          <w:marTop w:val="0"/>
          <w:marBottom w:val="0"/>
          <w:divBdr>
            <w:top w:val="none" w:sz="0" w:space="0" w:color="auto"/>
            <w:left w:val="none" w:sz="0" w:space="0" w:color="auto"/>
            <w:bottom w:val="none" w:sz="0" w:space="0" w:color="auto"/>
            <w:right w:val="none" w:sz="0" w:space="0" w:color="auto"/>
          </w:divBdr>
        </w:div>
        <w:div w:id="649673951">
          <w:marLeft w:val="640"/>
          <w:marRight w:val="0"/>
          <w:marTop w:val="0"/>
          <w:marBottom w:val="0"/>
          <w:divBdr>
            <w:top w:val="none" w:sz="0" w:space="0" w:color="auto"/>
            <w:left w:val="none" w:sz="0" w:space="0" w:color="auto"/>
            <w:bottom w:val="none" w:sz="0" w:space="0" w:color="auto"/>
            <w:right w:val="none" w:sz="0" w:space="0" w:color="auto"/>
          </w:divBdr>
        </w:div>
        <w:div w:id="1656181434">
          <w:marLeft w:val="640"/>
          <w:marRight w:val="0"/>
          <w:marTop w:val="0"/>
          <w:marBottom w:val="0"/>
          <w:divBdr>
            <w:top w:val="none" w:sz="0" w:space="0" w:color="auto"/>
            <w:left w:val="none" w:sz="0" w:space="0" w:color="auto"/>
            <w:bottom w:val="none" w:sz="0" w:space="0" w:color="auto"/>
            <w:right w:val="none" w:sz="0" w:space="0" w:color="auto"/>
          </w:divBdr>
        </w:div>
        <w:div w:id="1300189702">
          <w:marLeft w:val="640"/>
          <w:marRight w:val="0"/>
          <w:marTop w:val="0"/>
          <w:marBottom w:val="0"/>
          <w:divBdr>
            <w:top w:val="none" w:sz="0" w:space="0" w:color="auto"/>
            <w:left w:val="none" w:sz="0" w:space="0" w:color="auto"/>
            <w:bottom w:val="none" w:sz="0" w:space="0" w:color="auto"/>
            <w:right w:val="none" w:sz="0" w:space="0" w:color="auto"/>
          </w:divBdr>
        </w:div>
        <w:div w:id="1409762681">
          <w:marLeft w:val="640"/>
          <w:marRight w:val="0"/>
          <w:marTop w:val="0"/>
          <w:marBottom w:val="0"/>
          <w:divBdr>
            <w:top w:val="none" w:sz="0" w:space="0" w:color="auto"/>
            <w:left w:val="none" w:sz="0" w:space="0" w:color="auto"/>
            <w:bottom w:val="none" w:sz="0" w:space="0" w:color="auto"/>
            <w:right w:val="none" w:sz="0" w:space="0" w:color="auto"/>
          </w:divBdr>
        </w:div>
        <w:div w:id="1152408721">
          <w:marLeft w:val="640"/>
          <w:marRight w:val="0"/>
          <w:marTop w:val="0"/>
          <w:marBottom w:val="0"/>
          <w:divBdr>
            <w:top w:val="none" w:sz="0" w:space="0" w:color="auto"/>
            <w:left w:val="none" w:sz="0" w:space="0" w:color="auto"/>
            <w:bottom w:val="none" w:sz="0" w:space="0" w:color="auto"/>
            <w:right w:val="none" w:sz="0" w:space="0" w:color="auto"/>
          </w:divBdr>
        </w:div>
        <w:div w:id="965695627">
          <w:marLeft w:val="640"/>
          <w:marRight w:val="0"/>
          <w:marTop w:val="0"/>
          <w:marBottom w:val="0"/>
          <w:divBdr>
            <w:top w:val="none" w:sz="0" w:space="0" w:color="auto"/>
            <w:left w:val="none" w:sz="0" w:space="0" w:color="auto"/>
            <w:bottom w:val="none" w:sz="0" w:space="0" w:color="auto"/>
            <w:right w:val="none" w:sz="0" w:space="0" w:color="auto"/>
          </w:divBdr>
        </w:div>
        <w:div w:id="1881896126">
          <w:marLeft w:val="640"/>
          <w:marRight w:val="0"/>
          <w:marTop w:val="0"/>
          <w:marBottom w:val="0"/>
          <w:divBdr>
            <w:top w:val="none" w:sz="0" w:space="0" w:color="auto"/>
            <w:left w:val="none" w:sz="0" w:space="0" w:color="auto"/>
            <w:bottom w:val="none" w:sz="0" w:space="0" w:color="auto"/>
            <w:right w:val="none" w:sz="0" w:space="0" w:color="auto"/>
          </w:divBdr>
        </w:div>
        <w:div w:id="1145705975">
          <w:marLeft w:val="640"/>
          <w:marRight w:val="0"/>
          <w:marTop w:val="0"/>
          <w:marBottom w:val="0"/>
          <w:divBdr>
            <w:top w:val="none" w:sz="0" w:space="0" w:color="auto"/>
            <w:left w:val="none" w:sz="0" w:space="0" w:color="auto"/>
            <w:bottom w:val="none" w:sz="0" w:space="0" w:color="auto"/>
            <w:right w:val="none" w:sz="0" w:space="0" w:color="auto"/>
          </w:divBdr>
        </w:div>
        <w:div w:id="596982532">
          <w:marLeft w:val="640"/>
          <w:marRight w:val="0"/>
          <w:marTop w:val="0"/>
          <w:marBottom w:val="0"/>
          <w:divBdr>
            <w:top w:val="none" w:sz="0" w:space="0" w:color="auto"/>
            <w:left w:val="none" w:sz="0" w:space="0" w:color="auto"/>
            <w:bottom w:val="none" w:sz="0" w:space="0" w:color="auto"/>
            <w:right w:val="none" w:sz="0" w:space="0" w:color="auto"/>
          </w:divBdr>
        </w:div>
        <w:div w:id="441611821">
          <w:marLeft w:val="640"/>
          <w:marRight w:val="0"/>
          <w:marTop w:val="0"/>
          <w:marBottom w:val="0"/>
          <w:divBdr>
            <w:top w:val="none" w:sz="0" w:space="0" w:color="auto"/>
            <w:left w:val="none" w:sz="0" w:space="0" w:color="auto"/>
            <w:bottom w:val="none" w:sz="0" w:space="0" w:color="auto"/>
            <w:right w:val="none" w:sz="0" w:space="0" w:color="auto"/>
          </w:divBdr>
        </w:div>
        <w:div w:id="1504082940">
          <w:marLeft w:val="640"/>
          <w:marRight w:val="0"/>
          <w:marTop w:val="0"/>
          <w:marBottom w:val="0"/>
          <w:divBdr>
            <w:top w:val="none" w:sz="0" w:space="0" w:color="auto"/>
            <w:left w:val="none" w:sz="0" w:space="0" w:color="auto"/>
            <w:bottom w:val="none" w:sz="0" w:space="0" w:color="auto"/>
            <w:right w:val="none" w:sz="0" w:space="0" w:color="auto"/>
          </w:divBdr>
        </w:div>
        <w:div w:id="709845245">
          <w:marLeft w:val="640"/>
          <w:marRight w:val="0"/>
          <w:marTop w:val="0"/>
          <w:marBottom w:val="0"/>
          <w:divBdr>
            <w:top w:val="none" w:sz="0" w:space="0" w:color="auto"/>
            <w:left w:val="none" w:sz="0" w:space="0" w:color="auto"/>
            <w:bottom w:val="none" w:sz="0" w:space="0" w:color="auto"/>
            <w:right w:val="none" w:sz="0" w:space="0" w:color="auto"/>
          </w:divBdr>
        </w:div>
        <w:div w:id="2104034240">
          <w:marLeft w:val="640"/>
          <w:marRight w:val="0"/>
          <w:marTop w:val="0"/>
          <w:marBottom w:val="0"/>
          <w:divBdr>
            <w:top w:val="none" w:sz="0" w:space="0" w:color="auto"/>
            <w:left w:val="none" w:sz="0" w:space="0" w:color="auto"/>
            <w:bottom w:val="none" w:sz="0" w:space="0" w:color="auto"/>
            <w:right w:val="none" w:sz="0" w:space="0" w:color="auto"/>
          </w:divBdr>
        </w:div>
        <w:div w:id="1491098061">
          <w:marLeft w:val="640"/>
          <w:marRight w:val="0"/>
          <w:marTop w:val="0"/>
          <w:marBottom w:val="0"/>
          <w:divBdr>
            <w:top w:val="none" w:sz="0" w:space="0" w:color="auto"/>
            <w:left w:val="none" w:sz="0" w:space="0" w:color="auto"/>
            <w:bottom w:val="none" w:sz="0" w:space="0" w:color="auto"/>
            <w:right w:val="none" w:sz="0" w:space="0" w:color="auto"/>
          </w:divBdr>
        </w:div>
        <w:div w:id="786898184">
          <w:marLeft w:val="640"/>
          <w:marRight w:val="0"/>
          <w:marTop w:val="0"/>
          <w:marBottom w:val="0"/>
          <w:divBdr>
            <w:top w:val="none" w:sz="0" w:space="0" w:color="auto"/>
            <w:left w:val="none" w:sz="0" w:space="0" w:color="auto"/>
            <w:bottom w:val="none" w:sz="0" w:space="0" w:color="auto"/>
            <w:right w:val="none" w:sz="0" w:space="0" w:color="auto"/>
          </w:divBdr>
        </w:div>
        <w:div w:id="1452479238">
          <w:marLeft w:val="640"/>
          <w:marRight w:val="0"/>
          <w:marTop w:val="0"/>
          <w:marBottom w:val="0"/>
          <w:divBdr>
            <w:top w:val="none" w:sz="0" w:space="0" w:color="auto"/>
            <w:left w:val="none" w:sz="0" w:space="0" w:color="auto"/>
            <w:bottom w:val="none" w:sz="0" w:space="0" w:color="auto"/>
            <w:right w:val="none" w:sz="0" w:space="0" w:color="auto"/>
          </w:divBdr>
        </w:div>
        <w:div w:id="1256481842">
          <w:marLeft w:val="640"/>
          <w:marRight w:val="0"/>
          <w:marTop w:val="0"/>
          <w:marBottom w:val="0"/>
          <w:divBdr>
            <w:top w:val="none" w:sz="0" w:space="0" w:color="auto"/>
            <w:left w:val="none" w:sz="0" w:space="0" w:color="auto"/>
            <w:bottom w:val="none" w:sz="0" w:space="0" w:color="auto"/>
            <w:right w:val="none" w:sz="0" w:space="0" w:color="auto"/>
          </w:divBdr>
        </w:div>
        <w:div w:id="2057503276">
          <w:marLeft w:val="640"/>
          <w:marRight w:val="0"/>
          <w:marTop w:val="0"/>
          <w:marBottom w:val="0"/>
          <w:divBdr>
            <w:top w:val="none" w:sz="0" w:space="0" w:color="auto"/>
            <w:left w:val="none" w:sz="0" w:space="0" w:color="auto"/>
            <w:bottom w:val="none" w:sz="0" w:space="0" w:color="auto"/>
            <w:right w:val="none" w:sz="0" w:space="0" w:color="auto"/>
          </w:divBdr>
        </w:div>
        <w:div w:id="1538084982">
          <w:marLeft w:val="640"/>
          <w:marRight w:val="0"/>
          <w:marTop w:val="0"/>
          <w:marBottom w:val="0"/>
          <w:divBdr>
            <w:top w:val="none" w:sz="0" w:space="0" w:color="auto"/>
            <w:left w:val="none" w:sz="0" w:space="0" w:color="auto"/>
            <w:bottom w:val="none" w:sz="0" w:space="0" w:color="auto"/>
            <w:right w:val="none" w:sz="0" w:space="0" w:color="auto"/>
          </w:divBdr>
        </w:div>
        <w:div w:id="1731345497">
          <w:marLeft w:val="640"/>
          <w:marRight w:val="0"/>
          <w:marTop w:val="0"/>
          <w:marBottom w:val="0"/>
          <w:divBdr>
            <w:top w:val="none" w:sz="0" w:space="0" w:color="auto"/>
            <w:left w:val="none" w:sz="0" w:space="0" w:color="auto"/>
            <w:bottom w:val="none" w:sz="0" w:space="0" w:color="auto"/>
            <w:right w:val="none" w:sz="0" w:space="0" w:color="auto"/>
          </w:divBdr>
        </w:div>
        <w:div w:id="903876575">
          <w:marLeft w:val="640"/>
          <w:marRight w:val="0"/>
          <w:marTop w:val="0"/>
          <w:marBottom w:val="0"/>
          <w:divBdr>
            <w:top w:val="none" w:sz="0" w:space="0" w:color="auto"/>
            <w:left w:val="none" w:sz="0" w:space="0" w:color="auto"/>
            <w:bottom w:val="none" w:sz="0" w:space="0" w:color="auto"/>
            <w:right w:val="none" w:sz="0" w:space="0" w:color="auto"/>
          </w:divBdr>
        </w:div>
        <w:div w:id="1742144416">
          <w:marLeft w:val="640"/>
          <w:marRight w:val="0"/>
          <w:marTop w:val="0"/>
          <w:marBottom w:val="0"/>
          <w:divBdr>
            <w:top w:val="none" w:sz="0" w:space="0" w:color="auto"/>
            <w:left w:val="none" w:sz="0" w:space="0" w:color="auto"/>
            <w:bottom w:val="none" w:sz="0" w:space="0" w:color="auto"/>
            <w:right w:val="none" w:sz="0" w:space="0" w:color="auto"/>
          </w:divBdr>
        </w:div>
        <w:div w:id="275065593">
          <w:marLeft w:val="640"/>
          <w:marRight w:val="0"/>
          <w:marTop w:val="0"/>
          <w:marBottom w:val="0"/>
          <w:divBdr>
            <w:top w:val="none" w:sz="0" w:space="0" w:color="auto"/>
            <w:left w:val="none" w:sz="0" w:space="0" w:color="auto"/>
            <w:bottom w:val="none" w:sz="0" w:space="0" w:color="auto"/>
            <w:right w:val="none" w:sz="0" w:space="0" w:color="auto"/>
          </w:divBdr>
        </w:div>
        <w:div w:id="893085925">
          <w:marLeft w:val="640"/>
          <w:marRight w:val="0"/>
          <w:marTop w:val="0"/>
          <w:marBottom w:val="0"/>
          <w:divBdr>
            <w:top w:val="none" w:sz="0" w:space="0" w:color="auto"/>
            <w:left w:val="none" w:sz="0" w:space="0" w:color="auto"/>
            <w:bottom w:val="none" w:sz="0" w:space="0" w:color="auto"/>
            <w:right w:val="none" w:sz="0" w:space="0" w:color="auto"/>
          </w:divBdr>
        </w:div>
        <w:div w:id="1064451250">
          <w:marLeft w:val="640"/>
          <w:marRight w:val="0"/>
          <w:marTop w:val="0"/>
          <w:marBottom w:val="0"/>
          <w:divBdr>
            <w:top w:val="none" w:sz="0" w:space="0" w:color="auto"/>
            <w:left w:val="none" w:sz="0" w:space="0" w:color="auto"/>
            <w:bottom w:val="none" w:sz="0" w:space="0" w:color="auto"/>
            <w:right w:val="none" w:sz="0" w:space="0" w:color="auto"/>
          </w:divBdr>
        </w:div>
        <w:div w:id="155922075">
          <w:marLeft w:val="640"/>
          <w:marRight w:val="0"/>
          <w:marTop w:val="0"/>
          <w:marBottom w:val="0"/>
          <w:divBdr>
            <w:top w:val="none" w:sz="0" w:space="0" w:color="auto"/>
            <w:left w:val="none" w:sz="0" w:space="0" w:color="auto"/>
            <w:bottom w:val="none" w:sz="0" w:space="0" w:color="auto"/>
            <w:right w:val="none" w:sz="0" w:space="0" w:color="auto"/>
          </w:divBdr>
        </w:div>
      </w:divsChild>
    </w:div>
    <w:div w:id="2123107220">
      <w:bodyDiv w:val="1"/>
      <w:marLeft w:val="0"/>
      <w:marRight w:val="0"/>
      <w:marTop w:val="0"/>
      <w:marBottom w:val="0"/>
      <w:divBdr>
        <w:top w:val="none" w:sz="0" w:space="0" w:color="auto"/>
        <w:left w:val="none" w:sz="0" w:space="0" w:color="auto"/>
        <w:bottom w:val="none" w:sz="0" w:space="0" w:color="auto"/>
        <w:right w:val="none" w:sz="0" w:space="0" w:color="auto"/>
      </w:divBdr>
      <w:divsChild>
        <w:div w:id="1073433647">
          <w:marLeft w:val="640"/>
          <w:marRight w:val="0"/>
          <w:marTop w:val="0"/>
          <w:marBottom w:val="0"/>
          <w:divBdr>
            <w:top w:val="none" w:sz="0" w:space="0" w:color="auto"/>
            <w:left w:val="none" w:sz="0" w:space="0" w:color="auto"/>
            <w:bottom w:val="none" w:sz="0" w:space="0" w:color="auto"/>
            <w:right w:val="none" w:sz="0" w:space="0" w:color="auto"/>
          </w:divBdr>
        </w:div>
        <w:div w:id="1421219881">
          <w:marLeft w:val="640"/>
          <w:marRight w:val="0"/>
          <w:marTop w:val="0"/>
          <w:marBottom w:val="0"/>
          <w:divBdr>
            <w:top w:val="none" w:sz="0" w:space="0" w:color="auto"/>
            <w:left w:val="none" w:sz="0" w:space="0" w:color="auto"/>
            <w:bottom w:val="none" w:sz="0" w:space="0" w:color="auto"/>
            <w:right w:val="none" w:sz="0" w:space="0" w:color="auto"/>
          </w:divBdr>
        </w:div>
        <w:div w:id="1792170697">
          <w:marLeft w:val="640"/>
          <w:marRight w:val="0"/>
          <w:marTop w:val="0"/>
          <w:marBottom w:val="0"/>
          <w:divBdr>
            <w:top w:val="none" w:sz="0" w:space="0" w:color="auto"/>
            <w:left w:val="none" w:sz="0" w:space="0" w:color="auto"/>
            <w:bottom w:val="none" w:sz="0" w:space="0" w:color="auto"/>
            <w:right w:val="none" w:sz="0" w:space="0" w:color="auto"/>
          </w:divBdr>
        </w:div>
        <w:div w:id="1946763025">
          <w:marLeft w:val="640"/>
          <w:marRight w:val="0"/>
          <w:marTop w:val="0"/>
          <w:marBottom w:val="0"/>
          <w:divBdr>
            <w:top w:val="none" w:sz="0" w:space="0" w:color="auto"/>
            <w:left w:val="none" w:sz="0" w:space="0" w:color="auto"/>
            <w:bottom w:val="none" w:sz="0" w:space="0" w:color="auto"/>
            <w:right w:val="none" w:sz="0" w:space="0" w:color="auto"/>
          </w:divBdr>
        </w:div>
        <w:div w:id="2039163695">
          <w:marLeft w:val="640"/>
          <w:marRight w:val="0"/>
          <w:marTop w:val="0"/>
          <w:marBottom w:val="0"/>
          <w:divBdr>
            <w:top w:val="none" w:sz="0" w:space="0" w:color="auto"/>
            <w:left w:val="none" w:sz="0" w:space="0" w:color="auto"/>
            <w:bottom w:val="none" w:sz="0" w:space="0" w:color="auto"/>
            <w:right w:val="none" w:sz="0" w:space="0" w:color="auto"/>
          </w:divBdr>
        </w:div>
        <w:div w:id="941455287">
          <w:marLeft w:val="640"/>
          <w:marRight w:val="0"/>
          <w:marTop w:val="0"/>
          <w:marBottom w:val="0"/>
          <w:divBdr>
            <w:top w:val="none" w:sz="0" w:space="0" w:color="auto"/>
            <w:left w:val="none" w:sz="0" w:space="0" w:color="auto"/>
            <w:bottom w:val="none" w:sz="0" w:space="0" w:color="auto"/>
            <w:right w:val="none" w:sz="0" w:space="0" w:color="auto"/>
          </w:divBdr>
        </w:div>
        <w:div w:id="1706828279">
          <w:marLeft w:val="640"/>
          <w:marRight w:val="0"/>
          <w:marTop w:val="0"/>
          <w:marBottom w:val="0"/>
          <w:divBdr>
            <w:top w:val="none" w:sz="0" w:space="0" w:color="auto"/>
            <w:left w:val="none" w:sz="0" w:space="0" w:color="auto"/>
            <w:bottom w:val="none" w:sz="0" w:space="0" w:color="auto"/>
            <w:right w:val="none" w:sz="0" w:space="0" w:color="auto"/>
          </w:divBdr>
        </w:div>
        <w:div w:id="350879766">
          <w:marLeft w:val="640"/>
          <w:marRight w:val="0"/>
          <w:marTop w:val="0"/>
          <w:marBottom w:val="0"/>
          <w:divBdr>
            <w:top w:val="none" w:sz="0" w:space="0" w:color="auto"/>
            <w:left w:val="none" w:sz="0" w:space="0" w:color="auto"/>
            <w:bottom w:val="none" w:sz="0" w:space="0" w:color="auto"/>
            <w:right w:val="none" w:sz="0" w:space="0" w:color="auto"/>
          </w:divBdr>
        </w:div>
        <w:div w:id="1128015884">
          <w:marLeft w:val="640"/>
          <w:marRight w:val="0"/>
          <w:marTop w:val="0"/>
          <w:marBottom w:val="0"/>
          <w:divBdr>
            <w:top w:val="none" w:sz="0" w:space="0" w:color="auto"/>
            <w:left w:val="none" w:sz="0" w:space="0" w:color="auto"/>
            <w:bottom w:val="none" w:sz="0" w:space="0" w:color="auto"/>
            <w:right w:val="none" w:sz="0" w:space="0" w:color="auto"/>
          </w:divBdr>
        </w:div>
        <w:div w:id="1810172844">
          <w:marLeft w:val="640"/>
          <w:marRight w:val="0"/>
          <w:marTop w:val="0"/>
          <w:marBottom w:val="0"/>
          <w:divBdr>
            <w:top w:val="none" w:sz="0" w:space="0" w:color="auto"/>
            <w:left w:val="none" w:sz="0" w:space="0" w:color="auto"/>
            <w:bottom w:val="none" w:sz="0" w:space="0" w:color="auto"/>
            <w:right w:val="none" w:sz="0" w:space="0" w:color="auto"/>
          </w:divBdr>
        </w:div>
        <w:div w:id="1448966384">
          <w:marLeft w:val="640"/>
          <w:marRight w:val="0"/>
          <w:marTop w:val="0"/>
          <w:marBottom w:val="0"/>
          <w:divBdr>
            <w:top w:val="none" w:sz="0" w:space="0" w:color="auto"/>
            <w:left w:val="none" w:sz="0" w:space="0" w:color="auto"/>
            <w:bottom w:val="none" w:sz="0" w:space="0" w:color="auto"/>
            <w:right w:val="none" w:sz="0" w:space="0" w:color="auto"/>
          </w:divBdr>
        </w:div>
        <w:div w:id="831220890">
          <w:marLeft w:val="640"/>
          <w:marRight w:val="0"/>
          <w:marTop w:val="0"/>
          <w:marBottom w:val="0"/>
          <w:divBdr>
            <w:top w:val="none" w:sz="0" w:space="0" w:color="auto"/>
            <w:left w:val="none" w:sz="0" w:space="0" w:color="auto"/>
            <w:bottom w:val="none" w:sz="0" w:space="0" w:color="auto"/>
            <w:right w:val="none" w:sz="0" w:space="0" w:color="auto"/>
          </w:divBdr>
        </w:div>
        <w:div w:id="188105642">
          <w:marLeft w:val="640"/>
          <w:marRight w:val="0"/>
          <w:marTop w:val="0"/>
          <w:marBottom w:val="0"/>
          <w:divBdr>
            <w:top w:val="none" w:sz="0" w:space="0" w:color="auto"/>
            <w:left w:val="none" w:sz="0" w:space="0" w:color="auto"/>
            <w:bottom w:val="none" w:sz="0" w:space="0" w:color="auto"/>
            <w:right w:val="none" w:sz="0" w:space="0" w:color="auto"/>
          </w:divBdr>
        </w:div>
        <w:div w:id="1580484596">
          <w:marLeft w:val="640"/>
          <w:marRight w:val="0"/>
          <w:marTop w:val="0"/>
          <w:marBottom w:val="0"/>
          <w:divBdr>
            <w:top w:val="none" w:sz="0" w:space="0" w:color="auto"/>
            <w:left w:val="none" w:sz="0" w:space="0" w:color="auto"/>
            <w:bottom w:val="none" w:sz="0" w:space="0" w:color="auto"/>
            <w:right w:val="none" w:sz="0" w:space="0" w:color="auto"/>
          </w:divBdr>
        </w:div>
        <w:div w:id="2106804309">
          <w:marLeft w:val="640"/>
          <w:marRight w:val="0"/>
          <w:marTop w:val="0"/>
          <w:marBottom w:val="0"/>
          <w:divBdr>
            <w:top w:val="none" w:sz="0" w:space="0" w:color="auto"/>
            <w:left w:val="none" w:sz="0" w:space="0" w:color="auto"/>
            <w:bottom w:val="none" w:sz="0" w:space="0" w:color="auto"/>
            <w:right w:val="none" w:sz="0" w:space="0" w:color="auto"/>
          </w:divBdr>
        </w:div>
        <w:div w:id="27876025">
          <w:marLeft w:val="640"/>
          <w:marRight w:val="0"/>
          <w:marTop w:val="0"/>
          <w:marBottom w:val="0"/>
          <w:divBdr>
            <w:top w:val="none" w:sz="0" w:space="0" w:color="auto"/>
            <w:left w:val="none" w:sz="0" w:space="0" w:color="auto"/>
            <w:bottom w:val="none" w:sz="0" w:space="0" w:color="auto"/>
            <w:right w:val="none" w:sz="0" w:space="0" w:color="auto"/>
          </w:divBdr>
        </w:div>
        <w:div w:id="304237130">
          <w:marLeft w:val="640"/>
          <w:marRight w:val="0"/>
          <w:marTop w:val="0"/>
          <w:marBottom w:val="0"/>
          <w:divBdr>
            <w:top w:val="none" w:sz="0" w:space="0" w:color="auto"/>
            <w:left w:val="none" w:sz="0" w:space="0" w:color="auto"/>
            <w:bottom w:val="none" w:sz="0" w:space="0" w:color="auto"/>
            <w:right w:val="none" w:sz="0" w:space="0" w:color="auto"/>
          </w:divBdr>
        </w:div>
        <w:div w:id="207105181">
          <w:marLeft w:val="640"/>
          <w:marRight w:val="0"/>
          <w:marTop w:val="0"/>
          <w:marBottom w:val="0"/>
          <w:divBdr>
            <w:top w:val="none" w:sz="0" w:space="0" w:color="auto"/>
            <w:left w:val="none" w:sz="0" w:space="0" w:color="auto"/>
            <w:bottom w:val="none" w:sz="0" w:space="0" w:color="auto"/>
            <w:right w:val="none" w:sz="0" w:space="0" w:color="auto"/>
          </w:divBdr>
        </w:div>
        <w:div w:id="405104709">
          <w:marLeft w:val="640"/>
          <w:marRight w:val="0"/>
          <w:marTop w:val="0"/>
          <w:marBottom w:val="0"/>
          <w:divBdr>
            <w:top w:val="none" w:sz="0" w:space="0" w:color="auto"/>
            <w:left w:val="none" w:sz="0" w:space="0" w:color="auto"/>
            <w:bottom w:val="none" w:sz="0" w:space="0" w:color="auto"/>
            <w:right w:val="none" w:sz="0" w:space="0" w:color="auto"/>
          </w:divBdr>
        </w:div>
        <w:div w:id="998731919">
          <w:marLeft w:val="640"/>
          <w:marRight w:val="0"/>
          <w:marTop w:val="0"/>
          <w:marBottom w:val="0"/>
          <w:divBdr>
            <w:top w:val="none" w:sz="0" w:space="0" w:color="auto"/>
            <w:left w:val="none" w:sz="0" w:space="0" w:color="auto"/>
            <w:bottom w:val="none" w:sz="0" w:space="0" w:color="auto"/>
            <w:right w:val="none" w:sz="0" w:space="0" w:color="auto"/>
          </w:divBdr>
        </w:div>
        <w:div w:id="922838220">
          <w:marLeft w:val="640"/>
          <w:marRight w:val="0"/>
          <w:marTop w:val="0"/>
          <w:marBottom w:val="0"/>
          <w:divBdr>
            <w:top w:val="none" w:sz="0" w:space="0" w:color="auto"/>
            <w:left w:val="none" w:sz="0" w:space="0" w:color="auto"/>
            <w:bottom w:val="none" w:sz="0" w:space="0" w:color="auto"/>
            <w:right w:val="none" w:sz="0" w:space="0" w:color="auto"/>
          </w:divBdr>
        </w:div>
        <w:div w:id="2105878910">
          <w:marLeft w:val="640"/>
          <w:marRight w:val="0"/>
          <w:marTop w:val="0"/>
          <w:marBottom w:val="0"/>
          <w:divBdr>
            <w:top w:val="none" w:sz="0" w:space="0" w:color="auto"/>
            <w:left w:val="none" w:sz="0" w:space="0" w:color="auto"/>
            <w:bottom w:val="none" w:sz="0" w:space="0" w:color="auto"/>
            <w:right w:val="none" w:sz="0" w:space="0" w:color="auto"/>
          </w:divBdr>
        </w:div>
        <w:div w:id="1245649696">
          <w:marLeft w:val="640"/>
          <w:marRight w:val="0"/>
          <w:marTop w:val="0"/>
          <w:marBottom w:val="0"/>
          <w:divBdr>
            <w:top w:val="none" w:sz="0" w:space="0" w:color="auto"/>
            <w:left w:val="none" w:sz="0" w:space="0" w:color="auto"/>
            <w:bottom w:val="none" w:sz="0" w:space="0" w:color="auto"/>
            <w:right w:val="none" w:sz="0" w:space="0" w:color="auto"/>
          </w:divBdr>
        </w:div>
        <w:div w:id="860321540">
          <w:marLeft w:val="640"/>
          <w:marRight w:val="0"/>
          <w:marTop w:val="0"/>
          <w:marBottom w:val="0"/>
          <w:divBdr>
            <w:top w:val="none" w:sz="0" w:space="0" w:color="auto"/>
            <w:left w:val="none" w:sz="0" w:space="0" w:color="auto"/>
            <w:bottom w:val="none" w:sz="0" w:space="0" w:color="auto"/>
            <w:right w:val="none" w:sz="0" w:space="0" w:color="auto"/>
          </w:divBdr>
        </w:div>
        <w:div w:id="1974747336">
          <w:marLeft w:val="640"/>
          <w:marRight w:val="0"/>
          <w:marTop w:val="0"/>
          <w:marBottom w:val="0"/>
          <w:divBdr>
            <w:top w:val="none" w:sz="0" w:space="0" w:color="auto"/>
            <w:left w:val="none" w:sz="0" w:space="0" w:color="auto"/>
            <w:bottom w:val="none" w:sz="0" w:space="0" w:color="auto"/>
            <w:right w:val="none" w:sz="0" w:space="0" w:color="auto"/>
          </w:divBdr>
        </w:div>
        <w:div w:id="1570772908">
          <w:marLeft w:val="640"/>
          <w:marRight w:val="0"/>
          <w:marTop w:val="0"/>
          <w:marBottom w:val="0"/>
          <w:divBdr>
            <w:top w:val="none" w:sz="0" w:space="0" w:color="auto"/>
            <w:left w:val="none" w:sz="0" w:space="0" w:color="auto"/>
            <w:bottom w:val="none" w:sz="0" w:space="0" w:color="auto"/>
            <w:right w:val="none" w:sz="0" w:space="0" w:color="auto"/>
          </w:divBdr>
        </w:div>
        <w:div w:id="677079896">
          <w:marLeft w:val="640"/>
          <w:marRight w:val="0"/>
          <w:marTop w:val="0"/>
          <w:marBottom w:val="0"/>
          <w:divBdr>
            <w:top w:val="none" w:sz="0" w:space="0" w:color="auto"/>
            <w:left w:val="none" w:sz="0" w:space="0" w:color="auto"/>
            <w:bottom w:val="none" w:sz="0" w:space="0" w:color="auto"/>
            <w:right w:val="none" w:sz="0" w:space="0" w:color="auto"/>
          </w:divBdr>
        </w:div>
        <w:div w:id="659578087">
          <w:marLeft w:val="640"/>
          <w:marRight w:val="0"/>
          <w:marTop w:val="0"/>
          <w:marBottom w:val="0"/>
          <w:divBdr>
            <w:top w:val="none" w:sz="0" w:space="0" w:color="auto"/>
            <w:left w:val="none" w:sz="0" w:space="0" w:color="auto"/>
            <w:bottom w:val="none" w:sz="0" w:space="0" w:color="auto"/>
            <w:right w:val="none" w:sz="0" w:space="0" w:color="auto"/>
          </w:divBdr>
        </w:div>
        <w:div w:id="502861234">
          <w:marLeft w:val="640"/>
          <w:marRight w:val="0"/>
          <w:marTop w:val="0"/>
          <w:marBottom w:val="0"/>
          <w:divBdr>
            <w:top w:val="none" w:sz="0" w:space="0" w:color="auto"/>
            <w:left w:val="none" w:sz="0" w:space="0" w:color="auto"/>
            <w:bottom w:val="none" w:sz="0" w:space="0" w:color="auto"/>
            <w:right w:val="none" w:sz="0" w:space="0" w:color="auto"/>
          </w:divBdr>
        </w:div>
        <w:div w:id="1588153136">
          <w:marLeft w:val="640"/>
          <w:marRight w:val="0"/>
          <w:marTop w:val="0"/>
          <w:marBottom w:val="0"/>
          <w:divBdr>
            <w:top w:val="none" w:sz="0" w:space="0" w:color="auto"/>
            <w:left w:val="none" w:sz="0" w:space="0" w:color="auto"/>
            <w:bottom w:val="none" w:sz="0" w:space="0" w:color="auto"/>
            <w:right w:val="none" w:sz="0" w:space="0" w:color="auto"/>
          </w:divBdr>
        </w:div>
        <w:div w:id="515850979">
          <w:marLeft w:val="640"/>
          <w:marRight w:val="0"/>
          <w:marTop w:val="0"/>
          <w:marBottom w:val="0"/>
          <w:divBdr>
            <w:top w:val="none" w:sz="0" w:space="0" w:color="auto"/>
            <w:left w:val="none" w:sz="0" w:space="0" w:color="auto"/>
            <w:bottom w:val="none" w:sz="0" w:space="0" w:color="auto"/>
            <w:right w:val="none" w:sz="0" w:space="0" w:color="auto"/>
          </w:divBdr>
        </w:div>
        <w:div w:id="287201216">
          <w:marLeft w:val="640"/>
          <w:marRight w:val="0"/>
          <w:marTop w:val="0"/>
          <w:marBottom w:val="0"/>
          <w:divBdr>
            <w:top w:val="none" w:sz="0" w:space="0" w:color="auto"/>
            <w:left w:val="none" w:sz="0" w:space="0" w:color="auto"/>
            <w:bottom w:val="none" w:sz="0" w:space="0" w:color="auto"/>
            <w:right w:val="none" w:sz="0" w:space="0" w:color="auto"/>
          </w:divBdr>
        </w:div>
        <w:div w:id="168907131">
          <w:marLeft w:val="640"/>
          <w:marRight w:val="0"/>
          <w:marTop w:val="0"/>
          <w:marBottom w:val="0"/>
          <w:divBdr>
            <w:top w:val="none" w:sz="0" w:space="0" w:color="auto"/>
            <w:left w:val="none" w:sz="0" w:space="0" w:color="auto"/>
            <w:bottom w:val="none" w:sz="0" w:space="0" w:color="auto"/>
            <w:right w:val="none" w:sz="0" w:space="0" w:color="auto"/>
          </w:divBdr>
        </w:div>
        <w:div w:id="25761483">
          <w:marLeft w:val="640"/>
          <w:marRight w:val="0"/>
          <w:marTop w:val="0"/>
          <w:marBottom w:val="0"/>
          <w:divBdr>
            <w:top w:val="none" w:sz="0" w:space="0" w:color="auto"/>
            <w:left w:val="none" w:sz="0" w:space="0" w:color="auto"/>
            <w:bottom w:val="none" w:sz="0" w:space="0" w:color="auto"/>
            <w:right w:val="none" w:sz="0" w:space="0" w:color="auto"/>
          </w:divBdr>
        </w:div>
        <w:div w:id="1794981481">
          <w:marLeft w:val="640"/>
          <w:marRight w:val="0"/>
          <w:marTop w:val="0"/>
          <w:marBottom w:val="0"/>
          <w:divBdr>
            <w:top w:val="none" w:sz="0" w:space="0" w:color="auto"/>
            <w:left w:val="none" w:sz="0" w:space="0" w:color="auto"/>
            <w:bottom w:val="none" w:sz="0" w:space="0" w:color="auto"/>
            <w:right w:val="none" w:sz="0" w:space="0" w:color="auto"/>
          </w:divBdr>
        </w:div>
        <w:div w:id="1363477478">
          <w:marLeft w:val="640"/>
          <w:marRight w:val="0"/>
          <w:marTop w:val="0"/>
          <w:marBottom w:val="0"/>
          <w:divBdr>
            <w:top w:val="none" w:sz="0" w:space="0" w:color="auto"/>
            <w:left w:val="none" w:sz="0" w:space="0" w:color="auto"/>
            <w:bottom w:val="none" w:sz="0" w:space="0" w:color="auto"/>
            <w:right w:val="none" w:sz="0" w:space="0" w:color="auto"/>
          </w:divBdr>
        </w:div>
        <w:div w:id="325935557">
          <w:marLeft w:val="640"/>
          <w:marRight w:val="0"/>
          <w:marTop w:val="0"/>
          <w:marBottom w:val="0"/>
          <w:divBdr>
            <w:top w:val="none" w:sz="0" w:space="0" w:color="auto"/>
            <w:left w:val="none" w:sz="0" w:space="0" w:color="auto"/>
            <w:bottom w:val="none" w:sz="0" w:space="0" w:color="auto"/>
            <w:right w:val="none" w:sz="0" w:space="0" w:color="auto"/>
          </w:divBdr>
        </w:div>
        <w:div w:id="1640652906">
          <w:marLeft w:val="640"/>
          <w:marRight w:val="0"/>
          <w:marTop w:val="0"/>
          <w:marBottom w:val="0"/>
          <w:divBdr>
            <w:top w:val="none" w:sz="0" w:space="0" w:color="auto"/>
            <w:left w:val="none" w:sz="0" w:space="0" w:color="auto"/>
            <w:bottom w:val="none" w:sz="0" w:space="0" w:color="auto"/>
            <w:right w:val="none" w:sz="0" w:space="0" w:color="auto"/>
          </w:divBdr>
        </w:div>
        <w:div w:id="2043439152">
          <w:marLeft w:val="640"/>
          <w:marRight w:val="0"/>
          <w:marTop w:val="0"/>
          <w:marBottom w:val="0"/>
          <w:divBdr>
            <w:top w:val="none" w:sz="0" w:space="0" w:color="auto"/>
            <w:left w:val="none" w:sz="0" w:space="0" w:color="auto"/>
            <w:bottom w:val="none" w:sz="0" w:space="0" w:color="auto"/>
            <w:right w:val="none" w:sz="0" w:space="0" w:color="auto"/>
          </w:divBdr>
        </w:div>
        <w:div w:id="660427130">
          <w:marLeft w:val="640"/>
          <w:marRight w:val="0"/>
          <w:marTop w:val="0"/>
          <w:marBottom w:val="0"/>
          <w:divBdr>
            <w:top w:val="none" w:sz="0" w:space="0" w:color="auto"/>
            <w:left w:val="none" w:sz="0" w:space="0" w:color="auto"/>
            <w:bottom w:val="none" w:sz="0" w:space="0" w:color="auto"/>
            <w:right w:val="none" w:sz="0" w:space="0" w:color="auto"/>
          </w:divBdr>
        </w:div>
        <w:div w:id="1579946388">
          <w:marLeft w:val="640"/>
          <w:marRight w:val="0"/>
          <w:marTop w:val="0"/>
          <w:marBottom w:val="0"/>
          <w:divBdr>
            <w:top w:val="none" w:sz="0" w:space="0" w:color="auto"/>
            <w:left w:val="none" w:sz="0" w:space="0" w:color="auto"/>
            <w:bottom w:val="none" w:sz="0" w:space="0" w:color="auto"/>
            <w:right w:val="none" w:sz="0" w:space="0" w:color="auto"/>
          </w:divBdr>
        </w:div>
        <w:div w:id="1897740019">
          <w:marLeft w:val="640"/>
          <w:marRight w:val="0"/>
          <w:marTop w:val="0"/>
          <w:marBottom w:val="0"/>
          <w:divBdr>
            <w:top w:val="none" w:sz="0" w:space="0" w:color="auto"/>
            <w:left w:val="none" w:sz="0" w:space="0" w:color="auto"/>
            <w:bottom w:val="none" w:sz="0" w:space="0" w:color="auto"/>
            <w:right w:val="none" w:sz="0" w:space="0" w:color="auto"/>
          </w:divBdr>
        </w:div>
        <w:div w:id="441726327">
          <w:marLeft w:val="640"/>
          <w:marRight w:val="0"/>
          <w:marTop w:val="0"/>
          <w:marBottom w:val="0"/>
          <w:divBdr>
            <w:top w:val="none" w:sz="0" w:space="0" w:color="auto"/>
            <w:left w:val="none" w:sz="0" w:space="0" w:color="auto"/>
            <w:bottom w:val="none" w:sz="0" w:space="0" w:color="auto"/>
            <w:right w:val="none" w:sz="0" w:space="0" w:color="auto"/>
          </w:divBdr>
        </w:div>
        <w:div w:id="505556989">
          <w:marLeft w:val="640"/>
          <w:marRight w:val="0"/>
          <w:marTop w:val="0"/>
          <w:marBottom w:val="0"/>
          <w:divBdr>
            <w:top w:val="none" w:sz="0" w:space="0" w:color="auto"/>
            <w:left w:val="none" w:sz="0" w:space="0" w:color="auto"/>
            <w:bottom w:val="none" w:sz="0" w:space="0" w:color="auto"/>
            <w:right w:val="none" w:sz="0" w:space="0" w:color="auto"/>
          </w:divBdr>
        </w:div>
        <w:div w:id="515078569">
          <w:marLeft w:val="640"/>
          <w:marRight w:val="0"/>
          <w:marTop w:val="0"/>
          <w:marBottom w:val="0"/>
          <w:divBdr>
            <w:top w:val="none" w:sz="0" w:space="0" w:color="auto"/>
            <w:left w:val="none" w:sz="0" w:space="0" w:color="auto"/>
            <w:bottom w:val="none" w:sz="0" w:space="0" w:color="auto"/>
            <w:right w:val="none" w:sz="0" w:space="0" w:color="auto"/>
          </w:divBdr>
        </w:div>
        <w:div w:id="1719865253">
          <w:marLeft w:val="640"/>
          <w:marRight w:val="0"/>
          <w:marTop w:val="0"/>
          <w:marBottom w:val="0"/>
          <w:divBdr>
            <w:top w:val="none" w:sz="0" w:space="0" w:color="auto"/>
            <w:left w:val="none" w:sz="0" w:space="0" w:color="auto"/>
            <w:bottom w:val="none" w:sz="0" w:space="0" w:color="auto"/>
            <w:right w:val="none" w:sz="0" w:space="0" w:color="auto"/>
          </w:divBdr>
        </w:div>
        <w:div w:id="1112746018">
          <w:marLeft w:val="640"/>
          <w:marRight w:val="0"/>
          <w:marTop w:val="0"/>
          <w:marBottom w:val="0"/>
          <w:divBdr>
            <w:top w:val="none" w:sz="0" w:space="0" w:color="auto"/>
            <w:left w:val="none" w:sz="0" w:space="0" w:color="auto"/>
            <w:bottom w:val="none" w:sz="0" w:space="0" w:color="auto"/>
            <w:right w:val="none" w:sz="0" w:space="0" w:color="auto"/>
          </w:divBdr>
        </w:div>
        <w:div w:id="890767805">
          <w:marLeft w:val="640"/>
          <w:marRight w:val="0"/>
          <w:marTop w:val="0"/>
          <w:marBottom w:val="0"/>
          <w:divBdr>
            <w:top w:val="none" w:sz="0" w:space="0" w:color="auto"/>
            <w:left w:val="none" w:sz="0" w:space="0" w:color="auto"/>
            <w:bottom w:val="none" w:sz="0" w:space="0" w:color="auto"/>
            <w:right w:val="none" w:sz="0" w:space="0" w:color="auto"/>
          </w:divBdr>
        </w:div>
        <w:div w:id="385420963">
          <w:marLeft w:val="640"/>
          <w:marRight w:val="0"/>
          <w:marTop w:val="0"/>
          <w:marBottom w:val="0"/>
          <w:divBdr>
            <w:top w:val="none" w:sz="0" w:space="0" w:color="auto"/>
            <w:left w:val="none" w:sz="0" w:space="0" w:color="auto"/>
            <w:bottom w:val="none" w:sz="0" w:space="0" w:color="auto"/>
            <w:right w:val="none" w:sz="0" w:space="0" w:color="auto"/>
          </w:divBdr>
        </w:div>
        <w:div w:id="578637973">
          <w:marLeft w:val="640"/>
          <w:marRight w:val="0"/>
          <w:marTop w:val="0"/>
          <w:marBottom w:val="0"/>
          <w:divBdr>
            <w:top w:val="none" w:sz="0" w:space="0" w:color="auto"/>
            <w:left w:val="none" w:sz="0" w:space="0" w:color="auto"/>
            <w:bottom w:val="none" w:sz="0" w:space="0" w:color="auto"/>
            <w:right w:val="none" w:sz="0" w:space="0" w:color="auto"/>
          </w:divBdr>
        </w:div>
        <w:div w:id="2128352049">
          <w:marLeft w:val="640"/>
          <w:marRight w:val="0"/>
          <w:marTop w:val="0"/>
          <w:marBottom w:val="0"/>
          <w:divBdr>
            <w:top w:val="none" w:sz="0" w:space="0" w:color="auto"/>
            <w:left w:val="none" w:sz="0" w:space="0" w:color="auto"/>
            <w:bottom w:val="none" w:sz="0" w:space="0" w:color="auto"/>
            <w:right w:val="none" w:sz="0" w:space="0" w:color="auto"/>
          </w:divBdr>
        </w:div>
        <w:div w:id="1443184946">
          <w:marLeft w:val="640"/>
          <w:marRight w:val="0"/>
          <w:marTop w:val="0"/>
          <w:marBottom w:val="0"/>
          <w:divBdr>
            <w:top w:val="none" w:sz="0" w:space="0" w:color="auto"/>
            <w:left w:val="none" w:sz="0" w:space="0" w:color="auto"/>
            <w:bottom w:val="none" w:sz="0" w:space="0" w:color="auto"/>
            <w:right w:val="none" w:sz="0" w:space="0" w:color="auto"/>
          </w:divBdr>
        </w:div>
        <w:div w:id="909464336">
          <w:marLeft w:val="640"/>
          <w:marRight w:val="0"/>
          <w:marTop w:val="0"/>
          <w:marBottom w:val="0"/>
          <w:divBdr>
            <w:top w:val="none" w:sz="0" w:space="0" w:color="auto"/>
            <w:left w:val="none" w:sz="0" w:space="0" w:color="auto"/>
            <w:bottom w:val="none" w:sz="0" w:space="0" w:color="auto"/>
            <w:right w:val="none" w:sz="0" w:space="0" w:color="auto"/>
          </w:divBdr>
        </w:div>
        <w:div w:id="656616081">
          <w:marLeft w:val="640"/>
          <w:marRight w:val="0"/>
          <w:marTop w:val="0"/>
          <w:marBottom w:val="0"/>
          <w:divBdr>
            <w:top w:val="none" w:sz="0" w:space="0" w:color="auto"/>
            <w:left w:val="none" w:sz="0" w:space="0" w:color="auto"/>
            <w:bottom w:val="none" w:sz="0" w:space="0" w:color="auto"/>
            <w:right w:val="none" w:sz="0" w:space="0" w:color="auto"/>
          </w:divBdr>
        </w:div>
        <w:div w:id="42408220">
          <w:marLeft w:val="640"/>
          <w:marRight w:val="0"/>
          <w:marTop w:val="0"/>
          <w:marBottom w:val="0"/>
          <w:divBdr>
            <w:top w:val="none" w:sz="0" w:space="0" w:color="auto"/>
            <w:left w:val="none" w:sz="0" w:space="0" w:color="auto"/>
            <w:bottom w:val="none" w:sz="0" w:space="0" w:color="auto"/>
            <w:right w:val="none" w:sz="0" w:space="0" w:color="auto"/>
          </w:divBdr>
        </w:div>
        <w:div w:id="1283534132">
          <w:marLeft w:val="640"/>
          <w:marRight w:val="0"/>
          <w:marTop w:val="0"/>
          <w:marBottom w:val="0"/>
          <w:divBdr>
            <w:top w:val="none" w:sz="0" w:space="0" w:color="auto"/>
            <w:left w:val="none" w:sz="0" w:space="0" w:color="auto"/>
            <w:bottom w:val="none" w:sz="0" w:space="0" w:color="auto"/>
            <w:right w:val="none" w:sz="0" w:space="0" w:color="auto"/>
          </w:divBdr>
        </w:div>
        <w:div w:id="887961635">
          <w:marLeft w:val="640"/>
          <w:marRight w:val="0"/>
          <w:marTop w:val="0"/>
          <w:marBottom w:val="0"/>
          <w:divBdr>
            <w:top w:val="none" w:sz="0" w:space="0" w:color="auto"/>
            <w:left w:val="none" w:sz="0" w:space="0" w:color="auto"/>
            <w:bottom w:val="none" w:sz="0" w:space="0" w:color="auto"/>
            <w:right w:val="none" w:sz="0" w:space="0" w:color="auto"/>
          </w:divBdr>
        </w:div>
        <w:div w:id="549079727">
          <w:marLeft w:val="640"/>
          <w:marRight w:val="0"/>
          <w:marTop w:val="0"/>
          <w:marBottom w:val="0"/>
          <w:divBdr>
            <w:top w:val="none" w:sz="0" w:space="0" w:color="auto"/>
            <w:left w:val="none" w:sz="0" w:space="0" w:color="auto"/>
            <w:bottom w:val="none" w:sz="0" w:space="0" w:color="auto"/>
            <w:right w:val="none" w:sz="0" w:space="0" w:color="auto"/>
          </w:divBdr>
        </w:div>
        <w:div w:id="830873861">
          <w:marLeft w:val="640"/>
          <w:marRight w:val="0"/>
          <w:marTop w:val="0"/>
          <w:marBottom w:val="0"/>
          <w:divBdr>
            <w:top w:val="none" w:sz="0" w:space="0" w:color="auto"/>
            <w:left w:val="none" w:sz="0" w:space="0" w:color="auto"/>
            <w:bottom w:val="none" w:sz="0" w:space="0" w:color="auto"/>
            <w:right w:val="none" w:sz="0" w:space="0" w:color="auto"/>
          </w:divBdr>
        </w:div>
        <w:div w:id="1155612467">
          <w:marLeft w:val="640"/>
          <w:marRight w:val="0"/>
          <w:marTop w:val="0"/>
          <w:marBottom w:val="0"/>
          <w:divBdr>
            <w:top w:val="none" w:sz="0" w:space="0" w:color="auto"/>
            <w:left w:val="none" w:sz="0" w:space="0" w:color="auto"/>
            <w:bottom w:val="none" w:sz="0" w:space="0" w:color="auto"/>
            <w:right w:val="none" w:sz="0" w:space="0" w:color="auto"/>
          </w:divBdr>
        </w:div>
        <w:div w:id="749431153">
          <w:marLeft w:val="640"/>
          <w:marRight w:val="0"/>
          <w:marTop w:val="0"/>
          <w:marBottom w:val="0"/>
          <w:divBdr>
            <w:top w:val="none" w:sz="0" w:space="0" w:color="auto"/>
            <w:left w:val="none" w:sz="0" w:space="0" w:color="auto"/>
            <w:bottom w:val="none" w:sz="0" w:space="0" w:color="auto"/>
            <w:right w:val="none" w:sz="0" w:space="0" w:color="auto"/>
          </w:divBdr>
        </w:div>
        <w:div w:id="777527351">
          <w:marLeft w:val="640"/>
          <w:marRight w:val="0"/>
          <w:marTop w:val="0"/>
          <w:marBottom w:val="0"/>
          <w:divBdr>
            <w:top w:val="none" w:sz="0" w:space="0" w:color="auto"/>
            <w:left w:val="none" w:sz="0" w:space="0" w:color="auto"/>
            <w:bottom w:val="none" w:sz="0" w:space="0" w:color="auto"/>
            <w:right w:val="none" w:sz="0" w:space="0" w:color="auto"/>
          </w:divBdr>
        </w:div>
        <w:div w:id="1822961429">
          <w:marLeft w:val="640"/>
          <w:marRight w:val="0"/>
          <w:marTop w:val="0"/>
          <w:marBottom w:val="0"/>
          <w:divBdr>
            <w:top w:val="none" w:sz="0" w:space="0" w:color="auto"/>
            <w:left w:val="none" w:sz="0" w:space="0" w:color="auto"/>
            <w:bottom w:val="none" w:sz="0" w:space="0" w:color="auto"/>
            <w:right w:val="none" w:sz="0" w:space="0" w:color="auto"/>
          </w:divBdr>
        </w:div>
        <w:div w:id="1407996776">
          <w:marLeft w:val="640"/>
          <w:marRight w:val="0"/>
          <w:marTop w:val="0"/>
          <w:marBottom w:val="0"/>
          <w:divBdr>
            <w:top w:val="none" w:sz="0" w:space="0" w:color="auto"/>
            <w:left w:val="none" w:sz="0" w:space="0" w:color="auto"/>
            <w:bottom w:val="none" w:sz="0" w:space="0" w:color="auto"/>
            <w:right w:val="none" w:sz="0" w:space="0" w:color="auto"/>
          </w:divBdr>
        </w:div>
        <w:div w:id="1652834132">
          <w:marLeft w:val="640"/>
          <w:marRight w:val="0"/>
          <w:marTop w:val="0"/>
          <w:marBottom w:val="0"/>
          <w:divBdr>
            <w:top w:val="none" w:sz="0" w:space="0" w:color="auto"/>
            <w:left w:val="none" w:sz="0" w:space="0" w:color="auto"/>
            <w:bottom w:val="none" w:sz="0" w:space="0" w:color="auto"/>
            <w:right w:val="none" w:sz="0" w:space="0" w:color="auto"/>
          </w:divBdr>
        </w:div>
        <w:div w:id="204564819">
          <w:marLeft w:val="640"/>
          <w:marRight w:val="0"/>
          <w:marTop w:val="0"/>
          <w:marBottom w:val="0"/>
          <w:divBdr>
            <w:top w:val="none" w:sz="0" w:space="0" w:color="auto"/>
            <w:left w:val="none" w:sz="0" w:space="0" w:color="auto"/>
            <w:bottom w:val="none" w:sz="0" w:space="0" w:color="auto"/>
            <w:right w:val="none" w:sz="0" w:space="0" w:color="auto"/>
          </w:divBdr>
        </w:div>
        <w:div w:id="1101992813">
          <w:marLeft w:val="640"/>
          <w:marRight w:val="0"/>
          <w:marTop w:val="0"/>
          <w:marBottom w:val="0"/>
          <w:divBdr>
            <w:top w:val="none" w:sz="0" w:space="0" w:color="auto"/>
            <w:left w:val="none" w:sz="0" w:space="0" w:color="auto"/>
            <w:bottom w:val="none" w:sz="0" w:space="0" w:color="auto"/>
            <w:right w:val="none" w:sz="0" w:space="0" w:color="auto"/>
          </w:divBdr>
        </w:div>
        <w:div w:id="1157114536">
          <w:marLeft w:val="640"/>
          <w:marRight w:val="0"/>
          <w:marTop w:val="0"/>
          <w:marBottom w:val="0"/>
          <w:divBdr>
            <w:top w:val="none" w:sz="0" w:space="0" w:color="auto"/>
            <w:left w:val="none" w:sz="0" w:space="0" w:color="auto"/>
            <w:bottom w:val="none" w:sz="0" w:space="0" w:color="auto"/>
            <w:right w:val="none" w:sz="0" w:space="0" w:color="auto"/>
          </w:divBdr>
        </w:div>
        <w:div w:id="230166646">
          <w:marLeft w:val="640"/>
          <w:marRight w:val="0"/>
          <w:marTop w:val="0"/>
          <w:marBottom w:val="0"/>
          <w:divBdr>
            <w:top w:val="none" w:sz="0" w:space="0" w:color="auto"/>
            <w:left w:val="none" w:sz="0" w:space="0" w:color="auto"/>
            <w:bottom w:val="none" w:sz="0" w:space="0" w:color="auto"/>
            <w:right w:val="none" w:sz="0" w:space="0" w:color="auto"/>
          </w:divBdr>
        </w:div>
        <w:div w:id="171723090">
          <w:marLeft w:val="640"/>
          <w:marRight w:val="0"/>
          <w:marTop w:val="0"/>
          <w:marBottom w:val="0"/>
          <w:divBdr>
            <w:top w:val="none" w:sz="0" w:space="0" w:color="auto"/>
            <w:left w:val="none" w:sz="0" w:space="0" w:color="auto"/>
            <w:bottom w:val="none" w:sz="0" w:space="0" w:color="auto"/>
            <w:right w:val="none" w:sz="0" w:space="0" w:color="auto"/>
          </w:divBdr>
        </w:div>
        <w:div w:id="1989895981">
          <w:marLeft w:val="640"/>
          <w:marRight w:val="0"/>
          <w:marTop w:val="0"/>
          <w:marBottom w:val="0"/>
          <w:divBdr>
            <w:top w:val="none" w:sz="0" w:space="0" w:color="auto"/>
            <w:left w:val="none" w:sz="0" w:space="0" w:color="auto"/>
            <w:bottom w:val="none" w:sz="0" w:space="0" w:color="auto"/>
            <w:right w:val="none" w:sz="0" w:space="0" w:color="auto"/>
          </w:divBdr>
        </w:div>
        <w:div w:id="1133910641">
          <w:marLeft w:val="640"/>
          <w:marRight w:val="0"/>
          <w:marTop w:val="0"/>
          <w:marBottom w:val="0"/>
          <w:divBdr>
            <w:top w:val="none" w:sz="0" w:space="0" w:color="auto"/>
            <w:left w:val="none" w:sz="0" w:space="0" w:color="auto"/>
            <w:bottom w:val="none" w:sz="0" w:space="0" w:color="auto"/>
            <w:right w:val="none" w:sz="0" w:space="0" w:color="auto"/>
          </w:divBdr>
        </w:div>
        <w:div w:id="1795562526">
          <w:marLeft w:val="640"/>
          <w:marRight w:val="0"/>
          <w:marTop w:val="0"/>
          <w:marBottom w:val="0"/>
          <w:divBdr>
            <w:top w:val="none" w:sz="0" w:space="0" w:color="auto"/>
            <w:left w:val="none" w:sz="0" w:space="0" w:color="auto"/>
            <w:bottom w:val="none" w:sz="0" w:space="0" w:color="auto"/>
            <w:right w:val="none" w:sz="0" w:space="0" w:color="auto"/>
          </w:divBdr>
        </w:div>
        <w:div w:id="993340097">
          <w:marLeft w:val="640"/>
          <w:marRight w:val="0"/>
          <w:marTop w:val="0"/>
          <w:marBottom w:val="0"/>
          <w:divBdr>
            <w:top w:val="none" w:sz="0" w:space="0" w:color="auto"/>
            <w:left w:val="none" w:sz="0" w:space="0" w:color="auto"/>
            <w:bottom w:val="none" w:sz="0" w:space="0" w:color="auto"/>
            <w:right w:val="none" w:sz="0" w:space="0" w:color="auto"/>
          </w:divBdr>
        </w:div>
        <w:div w:id="883295630">
          <w:marLeft w:val="640"/>
          <w:marRight w:val="0"/>
          <w:marTop w:val="0"/>
          <w:marBottom w:val="0"/>
          <w:divBdr>
            <w:top w:val="none" w:sz="0" w:space="0" w:color="auto"/>
            <w:left w:val="none" w:sz="0" w:space="0" w:color="auto"/>
            <w:bottom w:val="none" w:sz="0" w:space="0" w:color="auto"/>
            <w:right w:val="none" w:sz="0" w:space="0" w:color="auto"/>
          </w:divBdr>
        </w:div>
        <w:div w:id="268897769">
          <w:marLeft w:val="640"/>
          <w:marRight w:val="0"/>
          <w:marTop w:val="0"/>
          <w:marBottom w:val="0"/>
          <w:divBdr>
            <w:top w:val="none" w:sz="0" w:space="0" w:color="auto"/>
            <w:left w:val="none" w:sz="0" w:space="0" w:color="auto"/>
            <w:bottom w:val="none" w:sz="0" w:space="0" w:color="auto"/>
            <w:right w:val="none" w:sz="0" w:space="0" w:color="auto"/>
          </w:divBdr>
        </w:div>
        <w:div w:id="911622849">
          <w:marLeft w:val="640"/>
          <w:marRight w:val="0"/>
          <w:marTop w:val="0"/>
          <w:marBottom w:val="0"/>
          <w:divBdr>
            <w:top w:val="none" w:sz="0" w:space="0" w:color="auto"/>
            <w:left w:val="none" w:sz="0" w:space="0" w:color="auto"/>
            <w:bottom w:val="none" w:sz="0" w:space="0" w:color="auto"/>
            <w:right w:val="none" w:sz="0" w:space="0" w:color="auto"/>
          </w:divBdr>
        </w:div>
        <w:div w:id="188416066">
          <w:marLeft w:val="640"/>
          <w:marRight w:val="0"/>
          <w:marTop w:val="0"/>
          <w:marBottom w:val="0"/>
          <w:divBdr>
            <w:top w:val="none" w:sz="0" w:space="0" w:color="auto"/>
            <w:left w:val="none" w:sz="0" w:space="0" w:color="auto"/>
            <w:bottom w:val="none" w:sz="0" w:space="0" w:color="auto"/>
            <w:right w:val="none" w:sz="0" w:space="0" w:color="auto"/>
          </w:divBdr>
        </w:div>
        <w:div w:id="1846826196">
          <w:marLeft w:val="640"/>
          <w:marRight w:val="0"/>
          <w:marTop w:val="0"/>
          <w:marBottom w:val="0"/>
          <w:divBdr>
            <w:top w:val="none" w:sz="0" w:space="0" w:color="auto"/>
            <w:left w:val="none" w:sz="0" w:space="0" w:color="auto"/>
            <w:bottom w:val="none" w:sz="0" w:space="0" w:color="auto"/>
            <w:right w:val="none" w:sz="0" w:space="0" w:color="auto"/>
          </w:divBdr>
        </w:div>
        <w:div w:id="1597789829">
          <w:marLeft w:val="640"/>
          <w:marRight w:val="0"/>
          <w:marTop w:val="0"/>
          <w:marBottom w:val="0"/>
          <w:divBdr>
            <w:top w:val="none" w:sz="0" w:space="0" w:color="auto"/>
            <w:left w:val="none" w:sz="0" w:space="0" w:color="auto"/>
            <w:bottom w:val="none" w:sz="0" w:space="0" w:color="auto"/>
            <w:right w:val="none" w:sz="0" w:space="0" w:color="auto"/>
          </w:divBdr>
        </w:div>
        <w:div w:id="1216233758">
          <w:marLeft w:val="640"/>
          <w:marRight w:val="0"/>
          <w:marTop w:val="0"/>
          <w:marBottom w:val="0"/>
          <w:divBdr>
            <w:top w:val="none" w:sz="0" w:space="0" w:color="auto"/>
            <w:left w:val="none" w:sz="0" w:space="0" w:color="auto"/>
            <w:bottom w:val="none" w:sz="0" w:space="0" w:color="auto"/>
            <w:right w:val="none" w:sz="0" w:space="0" w:color="auto"/>
          </w:divBdr>
        </w:div>
        <w:div w:id="923993574">
          <w:marLeft w:val="640"/>
          <w:marRight w:val="0"/>
          <w:marTop w:val="0"/>
          <w:marBottom w:val="0"/>
          <w:divBdr>
            <w:top w:val="none" w:sz="0" w:space="0" w:color="auto"/>
            <w:left w:val="none" w:sz="0" w:space="0" w:color="auto"/>
            <w:bottom w:val="none" w:sz="0" w:space="0" w:color="auto"/>
            <w:right w:val="none" w:sz="0" w:space="0" w:color="auto"/>
          </w:divBdr>
        </w:div>
        <w:div w:id="1573662669">
          <w:marLeft w:val="640"/>
          <w:marRight w:val="0"/>
          <w:marTop w:val="0"/>
          <w:marBottom w:val="0"/>
          <w:divBdr>
            <w:top w:val="none" w:sz="0" w:space="0" w:color="auto"/>
            <w:left w:val="none" w:sz="0" w:space="0" w:color="auto"/>
            <w:bottom w:val="none" w:sz="0" w:space="0" w:color="auto"/>
            <w:right w:val="none" w:sz="0" w:space="0" w:color="auto"/>
          </w:divBdr>
        </w:div>
        <w:div w:id="1607151693">
          <w:marLeft w:val="640"/>
          <w:marRight w:val="0"/>
          <w:marTop w:val="0"/>
          <w:marBottom w:val="0"/>
          <w:divBdr>
            <w:top w:val="none" w:sz="0" w:space="0" w:color="auto"/>
            <w:left w:val="none" w:sz="0" w:space="0" w:color="auto"/>
            <w:bottom w:val="none" w:sz="0" w:space="0" w:color="auto"/>
            <w:right w:val="none" w:sz="0" w:space="0" w:color="auto"/>
          </w:divBdr>
        </w:div>
        <w:div w:id="205024897">
          <w:marLeft w:val="640"/>
          <w:marRight w:val="0"/>
          <w:marTop w:val="0"/>
          <w:marBottom w:val="0"/>
          <w:divBdr>
            <w:top w:val="none" w:sz="0" w:space="0" w:color="auto"/>
            <w:left w:val="none" w:sz="0" w:space="0" w:color="auto"/>
            <w:bottom w:val="none" w:sz="0" w:space="0" w:color="auto"/>
            <w:right w:val="none" w:sz="0" w:space="0" w:color="auto"/>
          </w:divBdr>
        </w:div>
        <w:div w:id="1643197153">
          <w:marLeft w:val="640"/>
          <w:marRight w:val="0"/>
          <w:marTop w:val="0"/>
          <w:marBottom w:val="0"/>
          <w:divBdr>
            <w:top w:val="none" w:sz="0" w:space="0" w:color="auto"/>
            <w:left w:val="none" w:sz="0" w:space="0" w:color="auto"/>
            <w:bottom w:val="none" w:sz="0" w:space="0" w:color="auto"/>
            <w:right w:val="none" w:sz="0" w:space="0" w:color="auto"/>
          </w:divBdr>
        </w:div>
        <w:div w:id="1896311896">
          <w:marLeft w:val="640"/>
          <w:marRight w:val="0"/>
          <w:marTop w:val="0"/>
          <w:marBottom w:val="0"/>
          <w:divBdr>
            <w:top w:val="none" w:sz="0" w:space="0" w:color="auto"/>
            <w:left w:val="none" w:sz="0" w:space="0" w:color="auto"/>
            <w:bottom w:val="none" w:sz="0" w:space="0" w:color="auto"/>
            <w:right w:val="none" w:sz="0" w:space="0" w:color="auto"/>
          </w:divBdr>
        </w:div>
        <w:div w:id="569194706">
          <w:marLeft w:val="640"/>
          <w:marRight w:val="0"/>
          <w:marTop w:val="0"/>
          <w:marBottom w:val="0"/>
          <w:divBdr>
            <w:top w:val="none" w:sz="0" w:space="0" w:color="auto"/>
            <w:left w:val="none" w:sz="0" w:space="0" w:color="auto"/>
            <w:bottom w:val="none" w:sz="0" w:space="0" w:color="auto"/>
            <w:right w:val="none" w:sz="0" w:space="0" w:color="auto"/>
          </w:divBdr>
        </w:div>
        <w:div w:id="1747654113">
          <w:marLeft w:val="640"/>
          <w:marRight w:val="0"/>
          <w:marTop w:val="0"/>
          <w:marBottom w:val="0"/>
          <w:divBdr>
            <w:top w:val="none" w:sz="0" w:space="0" w:color="auto"/>
            <w:left w:val="none" w:sz="0" w:space="0" w:color="auto"/>
            <w:bottom w:val="none" w:sz="0" w:space="0" w:color="auto"/>
            <w:right w:val="none" w:sz="0" w:space="0" w:color="auto"/>
          </w:divBdr>
        </w:div>
        <w:div w:id="1660957140">
          <w:marLeft w:val="640"/>
          <w:marRight w:val="0"/>
          <w:marTop w:val="0"/>
          <w:marBottom w:val="0"/>
          <w:divBdr>
            <w:top w:val="none" w:sz="0" w:space="0" w:color="auto"/>
            <w:left w:val="none" w:sz="0" w:space="0" w:color="auto"/>
            <w:bottom w:val="none" w:sz="0" w:space="0" w:color="auto"/>
            <w:right w:val="none" w:sz="0" w:space="0" w:color="auto"/>
          </w:divBdr>
        </w:div>
        <w:div w:id="521895365">
          <w:marLeft w:val="640"/>
          <w:marRight w:val="0"/>
          <w:marTop w:val="0"/>
          <w:marBottom w:val="0"/>
          <w:divBdr>
            <w:top w:val="none" w:sz="0" w:space="0" w:color="auto"/>
            <w:left w:val="none" w:sz="0" w:space="0" w:color="auto"/>
            <w:bottom w:val="none" w:sz="0" w:space="0" w:color="auto"/>
            <w:right w:val="none" w:sz="0" w:space="0" w:color="auto"/>
          </w:divBdr>
        </w:div>
        <w:div w:id="353965547">
          <w:marLeft w:val="640"/>
          <w:marRight w:val="0"/>
          <w:marTop w:val="0"/>
          <w:marBottom w:val="0"/>
          <w:divBdr>
            <w:top w:val="none" w:sz="0" w:space="0" w:color="auto"/>
            <w:left w:val="none" w:sz="0" w:space="0" w:color="auto"/>
            <w:bottom w:val="none" w:sz="0" w:space="0" w:color="auto"/>
            <w:right w:val="none" w:sz="0" w:space="0" w:color="auto"/>
          </w:divBdr>
        </w:div>
        <w:div w:id="1507283682">
          <w:marLeft w:val="640"/>
          <w:marRight w:val="0"/>
          <w:marTop w:val="0"/>
          <w:marBottom w:val="0"/>
          <w:divBdr>
            <w:top w:val="none" w:sz="0" w:space="0" w:color="auto"/>
            <w:left w:val="none" w:sz="0" w:space="0" w:color="auto"/>
            <w:bottom w:val="none" w:sz="0" w:space="0" w:color="auto"/>
            <w:right w:val="none" w:sz="0" w:space="0" w:color="auto"/>
          </w:divBdr>
        </w:div>
        <w:div w:id="1357540912">
          <w:marLeft w:val="640"/>
          <w:marRight w:val="0"/>
          <w:marTop w:val="0"/>
          <w:marBottom w:val="0"/>
          <w:divBdr>
            <w:top w:val="none" w:sz="0" w:space="0" w:color="auto"/>
            <w:left w:val="none" w:sz="0" w:space="0" w:color="auto"/>
            <w:bottom w:val="none" w:sz="0" w:space="0" w:color="auto"/>
            <w:right w:val="none" w:sz="0" w:space="0" w:color="auto"/>
          </w:divBdr>
        </w:div>
        <w:div w:id="1470049996">
          <w:marLeft w:val="640"/>
          <w:marRight w:val="0"/>
          <w:marTop w:val="0"/>
          <w:marBottom w:val="0"/>
          <w:divBdr>
            <w:top w:val="none" w:sz="0" w:space="0" w:color="auto"/>
            <w:left w:val="none" w:sz="0" w:space="0" w:color="auto"/>
            <w:bottom w:val="none" w:sz="0" w:space="0" w:color="auto"/>
            <w:right w:val="none" w:sz="0" w:space="0" w:color="auto"/>
          </w:divBdr>
        </w:div>
        <w:div w:id="1624848681">
          <w:marLeft w:val="640"/>
          <w:marRight w:val="0"/>
          <w:marTop w:val="0"/>
          <w:marBottom w:val="0"/>
          <w:divBdr>
            <w:top w:val="none" w:sz="0" w:space="0" w:color="auto"/>
            <w:left w:val="none" w:sz="0" w:space="0" w:color="auto"/>
            <w:bottom w:val="none" w:sz="0" w:space="0" w:color="auto"/>
            <w:right w:val="none" w:sz="0" w:space="0" w:color="auto"/>
          </w:divBdr>
        </w:div>
        <w:div w:id="1929850631">
          <w:marLeft w:val="640"/>
          <w:marRight w:val="0"/>
          <w:marTop w:val="0"/>
          <w:marBottom w:val="0"/>
          <w:divBdr>
            <w:top w:val="none" w:sz="0" w:space="0" w:color="auto"/>
            <w:left w:val="none" w:sz="0" w:space="0" w:color="auto"/>
            <w:bottom w:val="none" w:sz="0" w:space="0" w:color="auto"/>
            <w:right w:val="none" w:sz="0" w:space="0" w:color="auto"/>
          </w:divBdr>
        </w:div>
        <w:div w:id="1016887012">
          <w:marLeft w:val="640"/>
          <w:marRight w:val="0"/>
          <w:marTop w:val="0"/>
          <w:marBottom w:val="0"/>
          <w:divBdr>
            <w:top w:val="none" w:sz="0" w:space="0" w:color="auto"/>
            <w:left w:val="none" w:sz="0" w:space="0" w:color="auto"/>
            <w:bottom w:val="none" w:sz="0" w:space="0" w:color="auto"/>
            <w:right w:val="none" w:sz="0" w:space="0" w:color="auto"/>
          </w:divBdr>
        </w:div>
        <w:div w:id="844631969">
          <w:marLeft w:val="640"/>
          <w:marRight w:val="0"/>
          <w:marTop w:val="0"/>
          <w:marBottom w:val="0"/>
          <w:divBdr>
            <w:top w:val="none" w:sz="0" w:space="0" w:color="auto"/>
            <w:left w:val="none" w:sz="0" w:space="0" w:color="auto"/>
            <w:bottom w:val="none" w:sz="0" w:space="0" w:color="auto"/>
            <w:right w:val="none" w:sz="0" w:space="0" w:color="auto"/>
          </w:divBdr>
        </w:div>
        <w:div w:id="333731423">
          <w:marLeft w:val="640"/>
          <w:marRight w:val="0"/>
          <w:marTop w:val="0"/>
          <w:marBottom w:val="0"/>
          <w:divBdr>
            <w:top w:val="none" w:sz="0" w:space="0" w:color="auto"/>
            <w:left w:val="none" w:sz="0" w:space="0" w:color="auto"/>
            <w:bottom w:val="none" w:sz="0" w:space="0" w:color="auto"/>
            <w:right w:val="none" w:sz="0" w:space="0" w:color="auto"/>
          </w:divBdr>
        </w:div>
        <w:div w:id="272369843">
          <w:marLeft w:val="640"/>
          <w:marRight w:val="0"/>
          <w:marTop w:val="0"/>
          <w:marBottom w:val="0"/>
          <w:divBdr>
            <w:top w:val="none" w:sz="0" w:space="0" w:color="auto"/>
            <w:left w:val="none" w:sz="0" w:space="0" w:color="auto"/>
            <w:bottom w:val="none" w:sz="0" w:space="0" w:color="auto"/>
            <w:right w:val="none" w:sz="0" w:space="0" w:color="auto"/>
          </w:divBdr>
        </w:div>
        <w:div w:id="1162545661">
          <w:marLeft w:val="640"/>
          <w:marRight w:val="0"/>
          <w:marTop w:val="0"/>
          <w:marBottom w:val="0"/>
          <w:divBdr>
            <w:top w:val="none" w:sz="0" w:space="0" w:color="auto"/>
            <w:left w:val="none" w:sz="0" w:space="0" w:color="auto"/>
            <w:bottom w:val="none" w:sz="0" w:space="0" w:color="auto"/>
            <w:right w:val="none" w:sz="0" w:space="0" w:color="auto"/>
          </w:divBdr>
        </w:div>
        <w:div w:id="995576311">
          <w:marLeft w:val="640"/>
          <w:marRight w:val="0"/>
          <w:marTop w:val="0"/>
          <w:marBottom w:val="0"/>
          <w:divBdr>
            <w:top w:val="none" w:sz="0" w:space="0" w:color="auto"/>
            <w:left w:val="none" w:sz="0" w:space="0" w:color="auto"/>
            <w:bottom w:val="none" w:sz="0" w:space="0" w:color="auto"/>
            <w:right w:val="none" w:sz="0" w:space="0" w:color="auto"/>
          </w:divBdr>
        </w:div>
        <w:div w:id="725758395">
          <w:marLeft w:val="640"/>
          <w:marRight w:val="0"/>
          <w:marTop w:val="0"/>
          <w:marBottom w:val="0"/>
          <w:divBdr>
            <w:top w:val="none" w:sz="0" w:space="0" w:color="auto"/>
            <w:left w:val="none" w:sz="0" w:space="0" w:color="auto"/>
            <w:bottom w:val="none" w:sz="0" w:space="0" w:color="auto"/>
            <w:right w:val="none" w:sz="0" w:space="0" w:color="auto"/>
          </w:divBdr>
        </w:div>
        <w:div w:id="1553268889">
          <w:marLeft w:val="640"/>
          <w:marRight w:val="0"/>
          <w:marTop w:val="0"/>
          <w:marBottom w:val="0"/>
          <w:divBdr>
            <w:top w:val="none" w:sz="0" w:space="0" w:color="auto"/>
            <w:left w:val="none" w:sz="0" w:space="0" w:color="auto"/>
            <w:bottom w:val="none" w:sz="0" w:space="0" w:color="auto"/>
            <w:right w:val="none" w:sz="0" w:space="0" w:color="auto"/>
          </w:divBdr>
        </w:div>
        <w:div w:id="1882671209">
          <w:marLeft w:val="640"/>
          <w:marRight w:val="0"/>
          <w:marTop w:val="0"/>
          <w:marBottom w:val="0"/>
          <w:divBdr>
            <w:top w:val="none" w:sz="0" w:space="0" w:color="auto"/>
            <w:left w:val="none" w:sz="0" w:space="0" w:color="auto"/>
            <w:bottom w:val="none" w:sz="0" w:space="0" w:color="auto"/>
            <w:right w:val="none" w:sz="0" w:space="0" w:color="auto"/>
          </w:divBdr>
        </w:div>
        <w:div w:id="2026518678">
          <w:marLeft w:val="640"/>
          <w:marRight w:val="0"/>
          <w:marTop w:val="0"/>
          <w:marBottom w:val="0"/>
          <w:divBdr>
            <w:top w:val="none" w:sz="0" w:space="0" w:color="auto"/>
            <w:left w:val="none" w:sz="0" w:space="0" w:color="auto"/>
            <w:bottom w:val="none" w:sz="0" w:space="0" w:color="auto"/>
            <w:right w:val="none" w:sz="0" w:space="0" w:color="auto"/>
          </w:divBdr>
        </w:div>
        <w:div w:id="1586109179">
          <w:marLeft w:val="640"/>
          <w:marRight w:val="0"/>
          <w:marTop w:val="0"/>
          <w:marBottom w:val="0"/>
          <w:divBdr>
            <w:top w:val="none" w:sz="0" w:space="0" w:color="auto"/>
            <w:left w:val="none" w:sz="0" w:space="0" w:color="auto"/>
            <w:bottom w:val="none" w:sz="0" w:space="0" w:color="auto"/>
            <w:right w:val="none" w:sz="0" w:space="0" w:color="auto"/>
          </w:divBdr>
        </w:div>
        <w:div w:id="831068184">
          <w:marLeft w:val="640"/>
          <w:marRight w:val="0"/>
          <w:marTop w:val="0"/>
          <w:marBottom w:val="0"/>
          <w:divBdr>
            <w:top w:val="none" w:sz="0" w:space="0" w:color="auto"/>
            <w:left w:val="none" w:sz="0" w:space="0" w:color="auto"/>
            <w:bottom w:val="none" w:sz="0" w:space="0" w:color="auto"/>
            <w:right w:val="none" w:sz="0" w:space="0" w:color="auto"/>
          </w:divBdr>
        </w:div>
        <w:div w:id="1592859183">
          <w:marLeft w:val="640"/>
          <w:marRight w:val="0"/>
          <w:marTop w:val="0"/>
          <w:marBottom w:val="0"/>
          <w:divBdr>
            <w:top w:val="none" w:sz="0" w:space="0" w:color="auto"/>
            <w:left w:val="none" w:sz="0" w:space="0" w:color="auto"/>
            <w:bottom w:val="none" w:sz="0" w:space="0" w:color="auto"/>
            <w:right w:val="none" w:sz="0" w:space="0" w:color="auto"/>
          </w:divBdr>
        </w:div>
        <w:div w:id="147869203">
          <w:marLeft w:val="640"/>
          <w:marRight w:val="0"/>
          <w:marTop w:val="0"/>
          <w:marBottom w:val="0"/>
          <w:divBdr>
            <w:top w:val="none" w:sz="0" w:space="0" w:color="auto"/>
            <w:left w:val="none" w:sz="0" w:space="0" w:color="auto"/>
            <w:bottom w:val="none" w:sz="0" w:space="0" w:color="auto"/>
            <w:right w:val="none" w:sz="0" w:space="0" w:color="auto"/>
          </w:divBdr>
        </w:div>
        <w:div w:id="1465342783">
          <w:marLeft w:val="640"/>
          <w:marRight w:val="0"/>
          <w:marTop w:val="0"/>
          <w:marBottom w:val="0"/>
          <w:divBdr>
            <w:top w:val="none" w:sz="0" w:space="0" w:color="auto"/>
            <w:left w:val="none" w:sz="0" w:space="0" w:color="auto"/>
            <w:bottom w:val="none" w:sz="0" w:space="0" w:color="auto"/>
            <w:right w:val="none" w:sz="0" w:space="0" w:color="auto"/>
          </w:divBdr>
        </w:div>
        <w:div w:id="700055783">
          <w:marLeft w:val="640"/>
          <w:marRight w:val="0"/>
          <w:marTop w:val="0"/>
          <w:marBottom w:val="0"/>
          <w:divBdr>
            <w:top w:val="none" w:sz="0" w:space="0" w:color="auto"/>
            <w:left w:val="none" w:sz="0" w:space="0" w:color="auto"/>
            <w:bottom w:val="none" w:sz="0" w:space="0" w:color="auto"/>
            <w:right w:val="none" w:sz="0" w:space="0" w:color="auto"/>
          </w:divBdr>
        </w:div>
        <w:div w:id="471367352">
          <w:marLeft w:val="640"/>
          <w:marRight w:val="0"/>
          <w:marTop w:val="0"/>
          <w:marBottom w:val="0"/>
          <w:divBdr>
            <w:top w:val="none" w:sz="0" w:space="0" w:color="auto"/>
            <w:left w:val="none" w:sz="0" w:space="0" w:color="auto"/>
            <w:bottom w:val="none" w:sz="0" w:space="0" w:color="auto"/>
            <w:right w:val="none" w:sz="0" w:space="0" w:color="auto"/>
          </w:divBdr>
        </w:div>
      </w:divsChild>
    </w:div>
    <w:div w:id="2125150692">
      <w:bodyDiv w:val="1"/>
      <w:marLeft w:val="0"/>
      <w:marRight w:val="0"/>
      <w:marTop w:val="0"/>
      <w:marBottom w:val="0"/>
      <w:divBdr>
        <w:top w:val="none" w:sz="0" w:space="0" w:color="auto"/>
        <w:left w:val="none" w:sz="0" w:space="0" w:color="auto"/>
        <w:bottom w:val="none" w:sz="0" w:space="0" w:color="auto"/>
        <w:right w:val="none" w:sz="0" w:space="0" w:color="auto"/>
      </w:divBdr>
      <w:divsChild>
        <w:div w:id="953094789">
          <w:marLeft w:val="640"/>
          <w:marRight w:val="0"/>
          <w:marTop w:val="0"/>
          <w:marBottom w:val="0"/>
          <w:divBdr>
            <w:top w:val="none" w:sz="0" w:space="0" w:color="auto"/>
            <w:left w:val="none" w:sz="0" w:space="0" w:color="auto"/>
            <w:bottom w:val="none" w:sz="0" w:space="0" w:color="auto"/>
            <w:right w:val="none" w:sz="0" w:space="0" w:color="auto"/>
          </w:divBdr>
        </w:div>
        <w:div w:id="2133862194">
          <w:marLeft w:val="640"/>
          <w:marRight w:val="0"/>
          <w:marTop w:val="0"/>
          <w:marBottom w:val="0"/>
          <w:divBdr>
            <w:top w:val="none" w:sz="0" w:space="0" w:color="auto"/>
            <w:left w:val="none" w:sz="0" w:space="0" w:color="auto"/>
            <w:bottom w:val="none" w:sz="0" w:space="0" w:color="auto"/>
            <w:right w:val="none" w:sz="0" w:space="0" w:color="auto"/>
          </w:divBdr>
        </w:div>
        <w:div w:id="805513330">
          <w:marLeft w:val="640"/>
          <w:marRight w:val="0"/>
          <w:marTop w:val="0"/>
          <w:marBottom w:val="0"/>
          <w:divBdr>
            <w:top w:val="none" w:sz="0" w:space="0" w:color="auto"/>
            <w:left w:val="none" w:sz="0" w:space="0" w:color="auto"/>
            <w:bottom w:val="none" w:sz="0" w:space="0" w:color="auto"/>
            <w:right w:val="none" w:sz="0" w:space="0" w:color="auto"/>
          </w:divBdr>
        </w:div>
        <w:div w:id="984165124">
          <w:marLeft w:val="640"/>
          <w:marRight w:val="0"/>
          <w:marTop w:val="0"/>
          <w:marBottom w:val="0"/>
          <w:divBdr>
            <w:top w:val="none" w:sz="0" w:space="0" w:color="auto"/>
            <w:left w:val="none" w:sz="0" w:space="0" w:color="auto"/>
            <w:bottom w:val="none" w:sz="0" w:space="0" w:color="auto"/>
            <w:right w:val="none" w:sz="0" w:space="0" w:color="auto"/>
          </w:divBdr>
        </w:div>
        <w:div w:id="1361197865">
          <w:marLeft w:val="640"/>
          <w:marRight w:val="0"/>
          <w:marTop w:val="0"/>
          <w:marBottom w:val="0"/>
          <w:divBdr>
            <w:top w:val="none" w:sz="0" w:space="0" w:color="auto"/>
            <w:left w:val="none" w:sz="0" w:space="0" w:color="auto"/>
            <w:bottom w:val="none" w:sz="0" w:space="0" w:color="auto"/>
            <w:right w:val="none" w:sz="0" w:space="0" w:color="auto"/>
          </w:divBdr>
        </w:div>
        <w:div w:id="844323903">
          <w:marLeft w:val="640"/>
          <w:marRight w:val="0"/>
          <w:marTop w:val="0"/>
          <w:marBottom w:val="0"/>
          <w:divBdr>
            <w:top w:val="none" w:sz="0" w:space="0" w:color="auto"/>
            <w:left w:val="none" w:sz="0" w:space="0" w:color="auto"/>
            <w:bottom w:val="none" w:sz="0" w:space="0" w:color="auto"/>
            <w:right w:val="none" w:sz="0" w:space="0" w:color="auto"/>
          </w:divBdr>
        </w:div>
        <w:div w:id="263924423">
          <w:marLeft w:val="640"/>
          <w:marRight w:val="0"/>
          <w:marTop w:val="0"/>
          <w:marBottom w:val="0"/>
          <w:divBdr>
            <w:top w:val="none" w:sz="0" w:space="0" w:color="auto"/>
            <w:left w:val="none" w:sz="0" w:space="0" w:color="auto"/>
            <w:bottom w:val="none" w:sz="0" w:space="0" w:color="auto"/>
            <w:right w:val="none" w:sz="0" w:space="0" w:color="auto"/>
          </w:divBdr>
        </w:div>
        <w:div w:id="826433029">
          <w:marLeft w:val="640"/>
          <w:marRight w:val="0"/>
          <w:marTop w:val="0"/>
          <w:marBottom w:val="0"/>
          <w:divBdr>
            <w:top w:val="none" w:sz="0" w:space="0" w:color="auto"/>
            <w:left w:val="none" w:sz="0" w:space="0" w:color="auto"/>
            <w:bottom w:val="none" w:sz="0" w:space="0" w:color="auto"/>
            <w:right w:val="none" w:sz="0" w:space="0" w:color="auto"/>
          </w:divBdr>
        </w:div>
        <w:div w:id="217673268">
          <w:marLeft w:val="640"/>
          <w:marRight w:val="0"/>
          <w:marTop w:val="0"/>
          <w:marBottom w:val="0"/>
          <w:divBdr>
            <w:top w:val="none" w:sz="0" w:space="0" w:color="auto"/>
            <w:left w:val="none" w:sz="0" w:space="0" w:color="auto"/>
            <w:bottom w:val="none" w:sz="0" w:space="0" w:color="auto"/>
            <w:right w:val="none" w:sz="0" w:space="0" w:color="auto"/>
          </w:divBdr>
        </w:div>
        <w:div w:id="1550459741">
          <w:marLeft w:val="640"/>
          <w:marRight w:val="0"/>
          <w:marTop w:val="0"/>
          <w:marBottom w:val="0"/>
          <w:divBdr>
            <w:top w:val="none" w:sz="0" w:space="0" w:color="auto"/>
            <w:left w:val="none" w:sz="0" w:space="0" w:color="auto"/>
            <w:bottom w:val="none" w:sz="0" w:space="0" w:color="auto"/>
            <w:right w:val="none" w:sz="0" w:space="0" w:color="auto"/>
          </w:divBdr>
        </w:div>
        <w:div w:id="1051149215">
          <w:marLeft w:val="640"/>
          <w:marRight w:val="0"/>
          <w:marTop w:val="0"/>
          <w:marBottom w:val="0"/>
          <w:divBdr>
            <w:top w:val="none" w:sz="0" w:space="0" w:color="auto"/>
            <w:left w:val="none" w:sz="0" w:space="0" w:color="auto"/>
            <w:bottom w:val="none" w:sz="0" w:space="0" w:color="auto"/>
            <w:right w:val="none" w:sz="0" w:space="0" w:color="auto"/>
          </w:divBdr>
        </w:div>
        <w:div w:id="1118912643">
          <w:marLeft w:val="640"/>
          <w:marRight w:val="0"/>
          <w:marTop w:val="0"/>
          <w:marBottom w:val="0"/>
          <w:divBdr>
            <w:top w:val="none" w:sz="0" w:space="0" w:color="auto"/>
            <w:left w:val="none" w:sz="0" w:space="0" w:color="auto"/>
            <w:bottom w:val="none" w:sz="0" w:space="0" w:color="auto"/>
            <w:right w:val="none" w:sz="0" w:space="0" w:color="auto"/>
          </w:divBdr>
        </w:div>
        <w:div w:id="1856964582">
          <w:marLeft w:val="640"/>
          <w:marRight w:val="0"/>
          <w:marTop w:val="0"/>
          <w:marBottom w:val="0"/>
          <w:divBdr>
            <w:top w:val="none" w:sz="0" w:space="0" w:color="auto"/>
            <w:left w:val="none" w:sz="0" w:space="0" w:color="auto"/>
            <w:bottom w:val="none" w:sz="0" w:space="0" w:color="auto"/>
            <w:right w:val="none" w:sz="0" w:space="0" w:color="auto"/>
          </w:divBdr>
        </w:div>
        <w:div w:id="2137289804">
          <w:marLeft w:val="640"/>
          <w:marRight w:val="0"/>
          <w:marTop w:val="0"/>
          <w:marBottom w:val="0"/>
          <w:divBdr>
            <w:top w:val="none" w:sz="0" w:space="0" w:color="auto"/>
            <w:left w:val="none" w:sz="0" w:space="0" w:color="auto"/>
            <w:bottom w:val="none" w:sz="0" w:space="0" w:color="auto"/>
            <w:right w:val="none" w:sz="0" w:space="0" w:color="auto"/>
          </w:divBdr>
        </w:div>
        <w:div w:id="955256039">
          <w:marLeft w:val="640"/>
          <w:marRight w:val="0"/>
          <w:marTop w:val="0"/>
          <w:marBottom w:val="0"/>
          <w:divBdr>
            <w:top w:val="none" w:sz="0" w:space="0" w:color="auto"/>
            <w:left w:val="none" w:sz="0" w:space="0" w:color="auto"/>
            <w:bottom w:val="none" w:sz="0" w:space="0" w:color="auto"/>
            <w:right w:val="none" w:sz="0" w:space="0" w:color="auto"/>
          </w:divBdr>
        </w:div>
        <w:div w:id="1985890563">
          <w:marLeft w:val="640"/>
          <w:marRight w:val="0"/>
          <w:marTop w:val="0"/>
          <w:marBottom w:val="0"/>
          <w:divBdr>
            <w:top w:val="none" w:sz="0" w:space="0" w:color="auto"/>
            <w:left w:val="none" w:sz="0" w:space="0" w:color="auto"/>
            <w:bottom w:val="none" w:sz="0" w:space="0" w:color="auto"/>
            <w:right w:val="none" w:sz="0" w:space="0" w:color="auto"/>
          </w:divBdr>
        </w:div>
        <w:div w:id="375276004">
          <w:marLeft w:val="640"/>
          <w:marRight w:val="0"/>
          <w:marTop w:val="0"/>
          <w:marBottom w:val="0"/>
          <w:divBdr>
            <w:top w:val="none" w:sz="0" w:space="0" w:color="auto"/>
            <w:left w:val="none" w:sz="0" w:space="0" w:color="auto"/>
            <w:bottom w:val="none" w:sz="0" w:space="0" w:color="auto"/>
            <w:right w:val="none" w:sz="0" w:space="0" w:color="auto"/>
          </w:divBdr>
        </w:div>
        <w:div w:id="1883975304">
          <w:marLeft w:val="640"/>
          <w:marRight w:val="0"/>
          <w:marTop w:val="0"/>
          <w:marBottom w:val="0"/>
          <w:divBdr>
            <w:top w:val="none" w:sz="0" w:space="0" w:color="auto"/>
            <w:left w:val="none" w:sz="0" w:space="0" w:color="auto"/>
            <w:bottom w:val="none" w:sz="0" w:space="0" w:color="auto"/>
            <w:right w:val="none" w:sz="0" w:space="0" w:color="auto"/>
          </w:divBdr>
        </w:div>
        <w:div w:id="733772154">
          <w:marLeft w:val="640"/>
          <w:marRight w:val="0"/>
          <w:marTop w:val="0"/>
          <w:marBottom w:val="0"/>
          <w:divBdr>
            <w:top w:val="none" w:sz="0" w:space="0" w:color="auto"/>
            <w:left w:val="none" w:sz="0" w:space="0" w:color="auto"/>
            <w:bottom w:val="none" w:sz="0" w:space="0" w:color="auto"/>
            <w:right w:val="none" w:sz="0" w:space="0" w:color="auto"/>
          </w:divBdr>
        </w:div>
        <w:div w:id="1926721756">
          <w:marLeft w:val="640"/>
          <w:marRight w:val="0"/>
          <w:marTop w:val="0"/>
          <w:marBottom w:val="0"/>
          <w:divBdr>
            <w:top w:val="none" w:sz="0" w:space="0" w:color="auto"/>
            <w:left w:val="none" w:sz="0" w:space="0" w:color="auto"/>
            <w:bottom w:val="none" w:sz="0" w:space="0" w:color="auto"/>
            <w:right w:val="none" w:sz="0" w:space="0" w:color="auto"/>
          </w:divBdr>
        </w:div>
        <w:div w:id="1247611356">
          <w:marLeft w:val="640"/>
          <w:marRight w:val="0"/>
          <w:marTop w:val="0"/>
          <w:marBottom w:val="0"/>
          <w:divBdr>
            <w:top w:val="none" w:sz="0" w:space="0" w:color="auto"/>
            <w:left w:val="none" w:sz="0" w:space="0" w:color="auto"/>
            <w:bottom w:val="none" w:sz="0" w:space="0" w:color="auto"/>
            <w:right w:val="none" w:sz="0" w:space="0" w:color="auto"/>
          </w:divBdr>
        </w:div>
        <w:div w:id="1459300007">
          <w:marLeft w:val="640"/>
          <w:marRight w:val="0"/>
          <w:marTop w:val="0"/>
          <w:marBottom w:val="0"/>
          <w:divBdr>
            <w:top w:val="none" w:sz="0" w:space="0" w:color="auto"/>
            <w:left w:val="none" w:sz="0" w:space="0" w:color="auto"/>
            <w:bottom w:val="none" w:sz="0" w:space="0" w:color="auto"/>
            <w:right w:val="none" w:sz="0" w:space="0" w:color="auto"/>
          </w:divBdr>
        </w:div>
        <w:div w:id="2010936745">
          <w:marLeft w:val="640"/>
          <w:marRight w:val="0"/>
          <w:marTop w:val="0"/>
          <w:marBottom w:val="0"/>
          <w:divBdr>
            <w:top w:val="none" w:sz="0" w:space="0" w:color="auto"/>
            <w:left w:val="none" w:sz="0" w:space="0" w:color="auto"/>
            <w:bottom w:val="none" w:sz="0" w:space="0" w:color="auto"/>
            <w:right w:val="none" w:sz="0" w:space="0" w:color="auto"/>
          </w:divBdr>
        </w:div>
        <w:div w:id="1855537984">
          <w:marLeft w:val="640"/>
          <w:marRight w:val="0"/>
          <w:marTop w:val="0"/>
          <w:marBottom w:val="0"/>
          <w:divBdr>
            <w:top w:val="none" w:sz="0" w:space="0" w:color="auto"/>
            <w:left w:val="none" w:sz="0" w:space="0" w:color="auto"/>
            <w:bottom w:val="none" w:sz="0" w:space="0" w:color="auto"/>
            <w:right w:val="none" w:sz="0" w:space="0" w:color="auto"/>
          </w:divBdr>
        </w:div>
        <w:div w:id="38284404">
          <w:marLeft w:val="640"/>
          <w:marRight w:val="0"/>
          <w:marTop w:val="0"/>
          <w:marBottom w:val="0"/>
          <w:divBdr>
            <w:top w:val="none" w:sz="0" w:space="0" w:color="auto"/>
            <w:left w:val="none" w:sz="0" w:space="0" w:color="auto"/>
            <w:bottom w:val="none" w:sz="0" w:space="0" w:color="auto"/>
            <w:right w:val="none" w:sz="0" w:space="0" w:color="auto"/>
          </w:divBdr>
        </w:div>
        <w:div w:id="1634556914">
          <w:marLeft w:val="640"/>
          <w:marRight w:val="0"/>
          <w:marTop w:val="0"/>
          <w:marBottom w:val="0"/>
          <w:divBdr>
            <w:top w:val="none" w:sz="0" w:space="0" w:color="auto"/>
            <w:left w:val="none" w:sz="0" w:space="0" w:color="auto"/>
            <w:bottom w:val="none" w:sz="0" w:space="0" w:color="auto"/>
            <w:right w:val="none" w:sz="0" w:space="0" w:color="auto"/>
          </w:divBdr>
        </w:div>
        <w:div w:id="1893274240">
          <w:marLeft w:val="640"/>
          <w:marRight w:val="0"/>
          <w:marTop w:val="0"/>
          <w:marBottom w:val="0"/>
          <w:divBdr>
            <w:top w:val="none" w:sz="0" w:space="0" w:color="auto"/>
            <w:left w:val="none" w:sz="0" w:space="0" w:color="auto"/>
            <w:bottom w:val="none" w:sz="0" w:space="0" w:color="auto"/>
            <w:right w:val="none" w:sz="0" w:space="0" w:color="auto"/>
          </w:divBdr>
        </w:div>
        <w:div w:id="890851140">
          <w:marLeft w:val="640"/>
          <w:marRight w:val="0"/>
          <w:marTop w:val="0"/>
          <w:marBottom w:val="0"/>
          <w:divBdr>
            <w:top w:val="none" w:sz="0" w:space="0" w:color="auto"/>
            <w:left w:val="none" w:sz="0" w:space="0" w:color="auto"/>
            <w:bottom w:val="none" w:sz="0" w:space="0" w:color="auto"/>
            <w:right w:val="none" w:sz="0" w:space="0" w:color="auto"/>
          </w:divBdr>
        </w:div>
        <w:div w:id="60686699">
          <w:marLeft w:val="640"/>
          <w:marRight w:val="0"/>
          <w:marTop w:val="0"/>
          <w:marBottom w:val="0"/>
          <w:divBdr>
            <w:top w:val="none" w:sz="0" w:space="0" w:color="auto"/>
            <w:left w:val="none" w:sz="0" w:space="0" w:color="auto"/>
            <w:bottom w:val="none" w:sz="0" w:space="0" w:color="auto"/>
            <w:right w:val="none" w:sz="0" w:space="0" w:color="auto"/>
          </w:divBdr>
        </w:div>
        <w:div w:id="2143845154">
          <w:marLeft w:val="640"/>
          <w:marRight w:val="0"/>
          <w:marTop w:val="0"/>
          <w:marBottom w:val="0"/>
          <w:divBdr>
            <w:top w:val="none" w:sz="0" w:space="0" w:color="auto"/>
            <w:left w:val="none" w:sz="0" w:space="0" w:color="auto"/>
            <w:bottom w:val="none" w:sz="0" w:space="0" w:color="auto"/>
            <w:right w:val="none" w:sz="0" w:space="0" w:color="auto"/>
          </w:divBdr>
        </w:div>
        <w:div w:id="1666936290">
          <w:marLeft w:val="640"/>
          <w:marRight w:val="0"/>
          <w:marTop w:val="0"/>
          <w:marBottom w:val="0"/>
          <w:divBdr>
            <w:top w:val="none" w:sz="0" w:space="0" w:color="auto"/>
            <w:left w:val="none" w:sz="0" w:space="0" w:color="auto"/>
            <w:bottom w:val="none" w:sz="0" w:space="0" w:color="auto"/>
            <w:right w:val="none" w:sz="0" w:space="0" w:color="auto"/>
          </w:divBdr>
        </w:div>
        <w:div w:id="250508322">
          <w:marLeft w:val="640"/>
          <w:marRight w:val="0"/>
          <w:marTop w:val="0"/>
          <w:marBottom w:val="0"/>
          <w:divBdr>
            <w:top w:val="none" w:sz="0" w:space="0" w:color="auto"/>
            <w:left w:val="none" w:sz="0" w:space="0" w:color="auto"/>
            <w:bottom w:val="none" w:sz="0" w:space="0" w:color="auto"/>
            <w:right w:val="none" w:sz="0" w:space="0" w:color="auto"/>
          </w:divBdr>
        </w:div>
        <w:div w:id="1837500609">
          <w:marLeft w:val="640"/>
          <w:marRight w:val="0"/>
          <w:marTop w:val="0"/>
          <w:marBottom w:val="0"/>
          <w:divBdr>
            <w:top w:val="none" w:sz="0" w:space="0" w:color="auto"/>
            <w:left w:val="none" w:sz="0" w:space="0" w:color="auto"/>
            <w:bottom w:val="none" w:sz="0" w:space="0" w:color="auto"/>
            <w:right w:val="none" w:sz="0" w:space="0" w:color="auto"/>
          </w:divBdr>
        </w:div>
        <w:div w:id="1894921258">
          <w:marLeft w:val="640"/>
          <w:marRight w:val="0"/>
          <w:marTop w:val="0"/>
          <w:marBottom w:val="0"/>
          <w:divBdr>
            <w:top w:val="none" w:sz="0" w:space="0" w:color="auto"/>
            <w:left w:val="none" w:sz="0" w:space="0" w:color="auto"/>
            <w:bottom w:val="none" w:sz="0" w:space="0" w:color="auto"/>
            <w:right w:val="none" w:sz="0" w:space="0" w:color="auto"/>
          </w:divBdr>
        </w:div>
        <w:div w:id="1172911290">
          <w:marLeft w:val="640"/>
          <w:marRight w:val="0"/>
          <w:marTop w:val="0"/>
          <w:marBottom w:val="0"/>
          <w:divBdr>
            <w:top w:val="none" w:sz="0" w:space="0" w:color="auto"/>
            <w:left w:val="none" w:sz="0" w:space="0" w:color="auto"/>
            <w:bottom w:val="none" w:sz="0" w:space="0" w:color="auto"/>
            <w:right w:val="none" w:sz="0" w:space="0" w:color="auto"/>
          </w:divBdr>
        </w:div>
        <w:div w:id="1737043907">
          <w:marLeft w:val="640"/>
          <w:marRight w:val="0"/>
          <w:marTop w:val="0"/>
          <w:marBottom w:val="0"/>
          <w:divBdr>
            <w:top w:val="none" w:sz="0" w:space="0" w:color="auto"/>
            <w:left w:val="none" w:sz="0" w:space="0" w:color="auto"/>
            <w:bottom w:val="none" w:sz="0" w:space="0" w:color="auto"/>
            <w:right w:val="none" w:sz="0" w:space="0" w:color="auto"/>
          </w:divBdr>
        </w:div>
        <w:div w:id="1478106646">
          <w:marLeft w:val="640"/>
          <w:marRight w:val="0"/>
          <w:marTop w:val="0"/>
          <w:marBottom w:val="0"/>
          <w:divBdr>
            <w:top w:val="none" w:sz="0" w:space="0" w:color="auto"/>
            <w:left w:val="none" w:sz="0" w:space="0" w:color="auto"/>
            <w:bottom w:val="none" w:sz="0" w:space="0" w:color="auto"/>
            <w:right w:val="none" w:sz="0" w:space="0" w:color="auto"/>
          </w:divBdr>
        </w:div>
        <w:div w:id="996493983">
          <w:marLeft w:val="640"/>
          <w:marRight w:val="0"/>
          <w:marTop w:val="0"/>
          <w:marBottom w:val="0"/>
          <w:divBdr>
            <w:top w:val="none" w:sz="0" w:space="0" w:color="auto"/>
            <w:left w:val="none" w:sz="0" w:space="0" w:color="auto"/>
            <w:bottom w:val="none" w:sz="0" w:space="0" w:color="auto"/>
            <w:right w:val="none" w:sz="0" w:space="0" w:color="auto"/>
          </w:divBdr>
        </w:div>
        <w:div w:id="1397893147">
          <w:marLeft w:val="640"/>
          <w:marRight w:val="0"/>
          <w:marTop w:val="0"/>
          <w:marBottom w:val="0"/>
          <w:divBdr>
            <w:top w:val="none" w:sz="0" w:space="0" w:color="auto"/>
            <w:left w:val="none" w:sz="0" w:space="0" w:color="auto"/>
            <w:bottom w:val="none" w:sz="0" w:space="0" w:color="auto"/>
            <w:right w:val="none" w:sz="0" w:space="0" w:color="auto"/>
          </w:divBdr>
        </w:div>
        <w:div w:id="626665951">
          <w:marLeft w:val="640"/>
          <w:marRight w:val="0"/>
          <w:marTop w:val="0"/>
          <w:marBottom w:val="0"/>
          <w:divBdr>
            <w:top w:val="none" w:sz="0" w:space="0" w:color="auto"/>
            <w:left w:val="none" w:sz="0" w:space="0" w:color="auto"/>
            <w:bottom w:val="none" w:sz="0" w:space="0" w:color="auto"/>
            <w:right w:val="none" w:sz="0" w:space="0" w:color="auto"/>
          </w:divBdr>
        </w:div>
        <w:div w:id="1439134950">
          <w:marLeft w:val="640"/>
          <w:marRight w:val="0"/>
          <w:marTop w:val="0"/>
          <w:marBottom w:val="0"/>
          <w:divBdr>
            <w:top w:val="none" w:sz="0" w:space="0" w:color="auto"/>
            <w:left w:val="none" w:sz="0" w:space="0" w:color="auto"/>
            <w:bottom w:val="none" w:sz="0" w:space="0" w:color="auto"/>
            <w:right w:val="none" w:sz="0" w:space="0" w:color="auto"/>
          </w:divBdr>
        </w:div>
        <w:div w:id="1448084886">
          <w:marLeft w:val="640"/>
          <w:marRight w:val="0"/>
          <w:marTop w:val="0"/>
          <w:marBottom w:val="0"/>
          <w:divBdr>
            <w:top w:val="none" w:sz="0" w:space="0" w:color="auto"/>
            <w:left w:val="none" w:sz="0" w:space="0" w:color="auto"/>
            <w:bottom w:val="none" w:sz="0" w:space="0" w:color="auto"/>
            <w:right w:val="none" w:sz="0" w:space="0" w:color="auto"/>
          </w:divBdr>
        </w:div>
        <w:div w:id="1284921413">
          <w:marLeft w:val="640"/>
          <w:marRight w:val="0"/>
          <w:marTop w:val="0"/>
          <w:marBottom w:val="0"/>
          <w:divBdr>
            <w:top w:val="none" w:sz="0" w:space="0" w:color="auto"/>
            <w:left w:val="none" w:sz="0" w:space="0" w:color="auto"/>
            <w:bottom w:val="none" w:sz="0" w:space="0" w:color="auto"/>
            <w:right w:val="none" w:sz="0" w:space="0" w:color="auto"/>
          </w:divBdr>
        </w:div>
        <w:div w:id="1770271502">
          <w:marLeft w:val="640"/>
          <w:marRight w:val="0"/>
          <w:marTop w:val="0"/>
          <w:marBottom w:val="0"/>
          <w:divBdr>
            <w:top w:val="none" w:sz="0" w:space="0" w:color="auto"/>
            <w:left w:val="none" w:sz="0" w:space="0" w:color="auto"/>
            <w:bottom w:val="none" w:sz="0" w:space="0" w:color="auto"/>
            <w:right w:val="none" w:sz="0" w:space="0" w:color="auto"/>
          </w:divBdr>
        </w:div>
        <w:div w:id="1059208276">
          <w:marLeft w:val="640"/>
          <w:marRight w:val="0"/>
          <w:marTop w:val="0"/>
          <w:marBottom w:val="0"/>
          <w:divBdr>
            <w:top w:val="none" w:sz="0" w:space="0" w:color="auto"/>
            <w:left w:val="none" w:sz="0" w:space="0" w:color="auto"/>
            <w:bottom w:val="none" w:sz="0" w:space="0" w:color="auto"/>
            <w:right w:val="none" w:sz="0" w:space="0" w:color="auto"/>
          </w:divBdr>
        </w:div>
        <w:div w:id="1841695619">
          <w:marLeft w:val="640"/>
          <w:marRight w:val="0"/>
          <w:marTop w:val="0"/>
          <w:marBottom w:val="0"/>
          <w:divBdr>
            <w:top w:val="none" w:sz="0" w:space="0" w:color="auto"/>
            <w:left w:val="none" w:sz="0" w:space="0" w:color="auto"/>
            <w:bottom w:val="none" w:sz="0" w:space="0" w:color="auto"/>
            <w:right w:val="none" w:sz="0" w:space="0" w:color="auto"/>
          </w:divBdr>
        </w:div>
        <w:div w:id="986671177">
          <w:marLeft w:val="640"/>
          <w:marRight w:val="0"/>
          <w:marTop w:val="0"/>
          <w:marBottom w:val="0"/>
          <w:divBdr>
            <w:top w:val="none" w:sz="0" w:space="0" w:color="auto"/>
            <w:left w:val="none" w:sz="0" w:space="0" w:color="auto"/>
            <w:bottom w:val="none" w:sz="0" w:space="0" w:color="auto"/>
            <w:right w:val="none" w:sz="0" w:space="0" w:color="auto"/>
          </w:divBdr>
        </w:div>
        <w:div w:id="1768038919">
          <w:marLeft w:val="640"/>
          <w:marRight w:val="0"/>
          <w:marTop w:val="0"/>
          <w:marBottom w:val="0"/>
          <w:divBdr>
            <w:top w:val="none" w:sz="0" w:space="0" w:color="auto"/>
            <w:left w:val="none" w:sz="0" w:space="0" w:color="auto"/>
            <w:bottom w:val="none" w:sz="0" w:space="0" w:color="auto"/>
            <w:right w:val="none" w:sz="0" w:space="0" w:color="auto"/>
          </w:divBdr>
        </w:div>
        <w:div w:id="2102485199">
          <w:marLeft w:val="640"/>
          <w:marRight w:val="0"/>
          <w:marTop w:val="0"/>
          <w:marBottom w:val="0"/>
          <w:divBdr>
            <w:top w:val="none" w:sz="0" w:space="0" w:color="auto"/>
            <w:left w:val="none" w:sz="0" w:space="0" w:color="auto"/>
            <w:bottom w:val="none" w:sz="0" w:space="0" w:color="auto"/>
            <w:right w:val="none" w:sz="0" w:space="0" w:color="auto"/>
          </w:divBdr>
        </w:div>
        <w:div w:id="163980288">
          <w:marLeft w:val="640"/>
          <w:marRight w:val="0"/>
          <w:marTop w:val="0"/>
          <w:marBottom w:val="0"/>
          <w:divBdr>
            <w:top w:val="none" w:sz="0" w:space="0" w:color="auto"/>
            <w:left w:val="none" w:sz="0" w:space="0" w:color="auto"/>
            <w:bottom w:val="none" w:sz="0" w:space="0" w:color="auto"/>
            <w:right w:val="none" w:sz="0" w:space="0" w:color="auto"/>
          </w:divBdr>
        </w:div>
        <w:div w:id="503400547">
          <w:marLeft w:val="640"/>
          <w:marRight w:val="0"/>
          <w:marTop w:val="0"/>
          <w:marBottom w:val="0"/>
          <w:divBdr>
            <w:top w:val="none" w:sz="0" w:space="0" w:color="auto"/>
            <w:left w:val="none" w:sz="0" w:space="0" w:color="auto"/>
            <w:bottom w:val="none" w:sz="0" w:space="0" w:color="auto"/>
            <w:right w:val="none" w:sz="0" w:space="0" w:color="auto"/>
          </w:divBdr>
        </w:div>
        <w:div w:id="498811620">
          <w:marLeft w:val="640"/>
          <w:marRight w:val="0"/>
          <w:marTop w:val="0"/>
          <w:marBottom w:val="0"/>
          <w:divBdr>
            <w:top w:val="none" w:sz="0" w:space="0" w:color="auto"/>
            <w:left w:val="none" w:sz="0" w:space="0" w:color="auto"/>
            <w:bottom w:val="none" w:sz="0" w:space="0" w:color="auto"/>
            <w:right w:val="none" w:sz="0" w:space="0" w:color="auto"/>
          </w:divBdr>
        </w:div>
        <w:div w:id="888884585">
          <w:marLeft w:val="640"/>
          <w:marRight w:val="0"/>
          <w:marTop w:val="0"/>
          <w:marBottom w:val="0"/>
          <w:divBdr>
            <w:top w:val="none" w:sz="0" w:space="0" w:color="auto"/>
            <w:left w:val="none" w:sz="0" w:space="0" w:color="auto"/>
            <w:bottom w:val="none" w:sz="0" w:space="0" w:color="auto"/>
            <w:right w:val="none" w:sz="0" w:space="0" w:color="auto"/>
          </w:divBdr>
        </w:div>
        <w:div w:id="1459496892">
          <w:marLeft w:val="640"/>
          <w:marRight w:val="0"/>
          <w:marTop w:val="0"/>
          <w:marBottom w:val="0"/>
          <w:divBdr>
            <w:top w:val="none" w:sz="0" w:space="0" w:color="auto"/>
            <w:left w:val="none" w:sz="0" w:space="0" w:color="auto"/>
            <w:bottom w:val="none" w:sz="0" w:space="0" w:color="auto"/>
            <w:right w:val="none" w:sz="0" w:space="0" w:color="auto"/>
          </w:divBdr>
        </w:div>
        <w:div w:id="1643660589">
          <w:marLeft w:val="640"/>
          <w:marRight w:val="0"/>
          <w:marTop w:val="0"/>
          <w:marBottom w:val="0"/>
          <w:divBdr>
            <w:top w:val="none" w:sz="0" w:space="0" w:color="auto"/>
            <w:left w:val="none" w:sz="0" w:space="0" w:color="auto"/>
            <w:bottom w:val="none" w:sz="0" w:space="0" w:color="auto"/>
            <w:right w:val="none" w:sz="0" w:space="0" w:color="auto"/>
          </w:divBdr>
        </w:div>
        <w:div w:id="2071684211">
          <w:marLeft w:val="640"/>
          <w:marRight w:val="0"/>
          <w:marTop w:val="0"/>
          <w:marBottom w:val="0"/>
          <w:divBdr>
            <w:top w:val="none" w:sz="0" w:space="0" w:color="auto"/>
            <w:left w:val="none" w:sz="0" w:space="0" w:color="auto"/>
            <w:bottom w:val="none" w:sz="0" w:space="0" w:color="auto"/>
            <w:right w:val="none" w:sz="0" w:space="0" w:color="auto"/>
          </w:divBdr>
        </w:div>
        <w:div w:id="955713929">
          <w:marLeft w:val="640"/>
          <w:marRight w:val="0"/>
          <w:marTop w:val="0"/>
          <w:marBottom w:val="0"/>
          <w:divBdr>
            <w:top w:val="none" w:sz="0" w:space="0" w:color="auto"/>
            <w:left w:val="none" w:sz="0" w:space="0" w:color="auto"/>
            <w:bottom w:val="none" w:sz="0" w:space="0" w:color="auto"/>
            <w:right w:val="none" w:sz="0" w:space="0" w:color="auto"/>
          </w:divBdr>
        </w:div>
        <w:div w:id="1350596507">
          <w:marLeft w:val="640"/>
          <w:marRight w:val="0"/>
          <w:marTop w:val="0"/>
          <w:marBottom w:val="0"/>
          <w:divBdr>
            <w:top w:val="none" w:sz="0" w:space="0" w:color="auto"/>
            <w:left w:val="none" w:sz="0" w:space="0" w:color="auto"/>
            <w:bottom w:val="none" w:sz="0" w:space="0" w:color="auto"/>
            <w:right w:val="none" w:sz="0" w:space="0" w:color="auto"/>
          </w:divBdr>
        </w:div>
        <w:div w:id="404884287">
          <w:marLeft w:val="640"/>
          <w:marRight w:val="0"/>
          <w:marTop w:val="0"/>
          <w:marBottom w:val="0"/>
          <w:divBdr>
            <w:top w:val="none" w:sz="0" w:space="0" w:color="auto"/>
            <w:left w:val="none" w:sz="0" w:space="0" w:color="auto"/>
            <w:bottom w:val="none" w:sz="0" w:space="0" w:color="auto"/>
            <w:right w:val="none" w:sz="0" w:space="0" w:color="auto"/>
          </w:divBdr>
        </w:div>
        <w:div w:id="151216623">
          <w:marLeft w:val="640"/>
          <w:marRight w:val="0"/>
          <w:marTop w:val="0"/>
          <w:marBottom w:val="0"/>
          <w:divBdr>
            <w:top w:val="none" w:sz="0" w:space="0" w:color="auto"/>
            <w:left w:val="none" w:sz="0" w:space="0" w:color="auto"/>
            <w:bottom w:val="none" w:sz="0" w:space="0" w:color="auto"/>
            <w:right w:val="none" w:sz="0" w:space="0" w:color="auto"/>
          </w:divBdr>
        </w:div>
        <w:div w:id="999774218">
          <w:marLeft w:val="640"/>
          <w:marRight w:val="0"/>
          <w:marTop w:val="0"/>
          <w:marBottom w:val="0"/>
          <w:divBdr>
            <w:top w:val="none" w:sz="0" w:space="0" w:color="auto"/>
            <w:left w:val="none" w:sz="0" w:space="0" w:color="auto"/>
            <w:bottom w:val="none" w:sz="0" w:space="0" w:color="auto"/>
            <w:right w:val="none" w:sz="0" w:space="0" w:color="auto"/>
          </w:divBdr>
        </w:div>
        <w:div w:id="129249529">
          <w:marLeft w:val="640"/>
          <w:marRight w:val="0"/>
          <w:marTop w:val="0"/>
          <w:marBottom w:val="0"/>
          <w:divBdr>
            <w:top w:val="none" w:sz="0" w:space="0" w:color="auto"/>
            <w:left w:val="none" w:sz="0" w:space="0" w:color="auto"/>
            <w:bottom w:val="none" w:sz="0" w:space="0" w:color="auto"/>
            <w:right w:val="none" w:sz="0" w:space="0" w:color="auto"/>
          </w:divBdr>
        </w:div>
        <w:div w:id="1356270701">
          <w:marLeft w:val="640"/>
          <w:marRight w:val="0"/>
          <w:marTop w:val="0"/>
          <w:marBottom w:val="0"/>
          <w:divBdr>
            <w:top w:val="none" w:sz="0" w:space="0" w:color="auto"/>
            <w:left w:val="none" w:sz="0" w:space="0" w:color="auto"/>
            <w:bottom w:val="none" w:sz="0" w:space="0" w:color="auto"/>
            <w:right w:val="none" w:sz="0" w:space="0" w:color="auto"/>
          </w:divBdr>
        </w:div>
        <w:div w:id="851141497">
          <w:marLeft w:val="640"/>
          <w:marRight w:val="0"/>
          <w:marTop w:val="0"/>
          <w:marBottom w:val="0"/>
          <w:divBdr>
            <w:top w:val="none" w:sz="0" w:space="0" w:color="auto"/>
            <w:left w:val="none" w:sz="0" w:space="0" w:color="auto"/>
            <w:bottom w:val="none" w:sz="0" w:space="0" w:color="auto"/>
            <w:right w:val="none" w:sz="0" w:space="0" w:color="auto"/>
          </w:divBdr>
        </w:div>
        <w:div w:id="946544240">
          <w:marLeft w:val="640"/>
          <w:marRight w:val="0"/>
          <w:marTop w:val="0"/>
          <w:marBottom w:val="0"/>
          <w:divBdr>
            <w:top w:val="none" w:sz="0" w:space="0" w:color="auto"/>
            <w:left w:val="none" w:sz="0" w:space="0" w:color="auto"/>
            <w:bottom w:val="none" w:sz="0" w:space="0" w:color="auto"/>
            <w:right w:val="none" w:sz="0" w:space="0" w:color="auto"/>
          </w:divBdr>
        </w:div>
        <w:div w:id="1099594932">
          <w:marLeft w:val="640"/>
          <w:marRight w:val="0"/>
          <w:marTop w:val="0"/>
          <w:marBottom w:val="0"/>
          <w:divBdr>
            <w:top w:val="none" w:sz="0" w:space="0" w:color="auto"/>
            <w:left w:val="none" w:sz="0" w:space="0" w:color="auto"/>
            <w:bottom w:val="none" w:sz="0" w:space="0" w:color="auto"/>
            <w:right w:val="none" w:sz="0" w:space="0" w:color="auto"/>
          </w:divBdr>
        </w:div>
        <w:div w:id="923219238">
          <w:marLeft w:val="640"/>
          <w:marRight w:val="0"/>
          <w:marTop w:val="0"/>
          <w:marBottom w:val="0"/>
          <w:divBdr>
            <w:top w:val="none" w:sz="0" w:space="0" w:color="auto"/>
            <w:left w:val="none" w:sz="0" w:space="0" w:color="auto"/>
            <w:bottom w:val="none" w:sz="0" w:space="0" w:color="auto"/>
            <w:right w:val="none" w:sz="0" w:space="0" w:color="auto"/>
          </w:divBdr>
        </w:div>
        <w:div w:id="199124816">
          <w:marLeft w:val="640"/>
          <w:marRight w:val="0"/>
          <w:marTop w:val="0"/>
          <w:marBottom w:val="0"/>
          <w:divBdr>
            <w:top w:val="none" w:sz="0" w:space="0" w:color="auto"/>
            <w:left w:val="none" w:sz="0" w:space="0" w:color="auto"/>
            <w:bottom w:val="none" w:sz="0" w:space="0" w:color="auto"/>
            <w:right w:val="none" w:sz="0" w:space="0" w:color="auto"/>
          </w:divBdr>
        </w:div>
        <w:div w:id="298001102">
          <w:marLeft w:val="640"/>
          <w:marRight w:val="0"/>
          <w:marTop w:val="0"/>
          <w:marBottom w:val="0"/>
          <w:divBdr>
            <w:top w:val="none" w:sz="0" w:space="0" w:color="auto"/>
            <w:left w:val="none" w:sz="0" w:space="0" w:color="auto"/>
            <w:bottom w:val="none" w:sz="0" w:space="0" w:color="auto"/>
            <w:right w:val="none" w:sz="0" w:space="0" w:color="auto"/>
          </w:divBdr>
        </w:div>
        <w:div w:id="1394233353">
          <w:marLeft w:val="640"/>
          <w:marRight w:val="0"/>
          <w:marTop w:val="0"/>
          <w:marBottom w:val="0"/>
          <w:divBdr>
            <w:top w:val="none" w:sz="0" w:space="0" w:color="auto"/>
            <w:left w:val="none" w:sz="0" w:space="0" w:color="auto"/>
            <w:bottom w:val="none" w:sz="0" w:space="0" w:color="auto"/>
            <w:right w:val="none" w:sz="0" w:space="0" w:color="auto"/>
          </w:divBdr>
        </w:div>
        <w:div w:id="2116290994">
          <w:marLeft w:val="640"/>
          <w:marRight w:val="0"/>
          <w:marTop w:val="0"/>
          <w:marBottom w:val="0"/>
          <w:divBdr>
            <w:top w:val="none" w:sz="0" w:space="0" w:color="auto"/>
            <w:left w:val="none" w:sz="0" w:space="0" w:color="auto"/>
            <w:bottom w:val="none" w:sz="0" w:space="0" w:color="auto"/>
            <w:right w:val="none" w:sz="0" w:space="0" w:color="auto"/>
          </w:divBdr>
        </w:div>
        <w:div w:id="195696741">
          <w:marLeft w:val="640"/>
          <w:marRight w:val="0"/>
          <w:marTop w:val="0"/>
          <w:marBottom w:val="0"/>
          <w:divBdr>
            <w:top w:val="none" w:sz="0" w:space="0" w:color="auto"/>
            <w:left w:val="none" w:sz="0" w:space="0" w:color="auto"/>
            <w:bottom w:val="none" w:sz="0" w:space="0" w:color="auto"/>
            <w:right w:val="none" w:sz="0" w:space="0" w:color="auto"/>
          </w:divBdr>
        </w:div>
        <w:div w:id="1460101460">
          <w:marLeft w:val="640"/>
          <w:marRight w:val="0"/>
          <w:marTop w:val="0"/>
          <w:marBottom w:val="0"/>
          <w:divBdr>
            <w:top w:val="none" w:sz="0" w:space="0" w:color="auto"/>
            <w:left w:val="none" w:sz="0" w:space="0" w:color="auto"/>
            <w:bottom w:val="none" w:sz="0" w:space="0" w:color="auto"/>
            <w:right w:val="none" w:sz="0" w:space="0" w:color="auto"/>
          </w:divBdr>
        </w:div>
        <w:div w:id="1842890702">
          <w:marLeft w:val="640"/>
          <w:marRight w:val="0"/>
          <w:marTop w:val="0"/>
          <w:marBottom w:val="0"/>
          <w:divBdr>
            <w:top w:val="none" w:sz="0" w:space="0" w:color="auto"/>
            <w:left w:val="none" w:sz="0" w:space="0" w:color="auto"/>
            <w:bottom w:val="none" w:sz="0" w:space="0" w:color="auto"/>
            <w:right w:val="none" w:sz="0" w:space="0" w:color="auto"/>
          </w:divBdr>
        </w:div>
        <w:div w:id="1493328979">
          <w:marLeft w:val="640"/>
          <w:marRight w:val="0"/>
          <w:marTop w:val="0"/>
          <w:marBottom w:val="0"/>
          <w:divBdr>
            <w:top w:val="none" w:sz="0" w:space="0" w:color="auto"/>
            <w:left w:val="none" w:sz="0" w:space="0" w:color="auto"/>
            <w:bottom w:val="none" w:sz="0" w:space="0" w:color="auto"/>
            <w:right w:val="none" w:sz="0" w:space="0" w:color="auto"/>
          </w:divBdr>
        </w:div>
        <w:div w:id="2068067390">
          <w:marLeft w:val="640"/>
          <w:marRight w:val="0"/>
          <w:marTop w:val="0"/>
          <w:marBottom w:val="0"/>
          <w:divBdr>
            <w:top w:val="none" w:sz="0" w:space="0" w:color="auto"/>
            <w:left w:val="none" w:sz="0" w:space="0" w:color="auto"/>
            <w:bottom w:val="none" w:sz="0" w:space="0" w:color="auto"/>
            <w:right w:val="none" w:sz="0" w:space="0" w:color="auto"/>
          </w:divBdr>
        </w:div>
        <w:div w:id="1058020590">
          <w:marLeft w:val="640"/>
          <w:marRight w:val="0"/>
          <w:marTop w:val="0"/>
          <w:marBottom w:val="0"/>
          <w:divBdr>
            <w:top w:val="none" w:sz="0" w:space="0" w:color="auto"/>
            <w:left w:val="none" w:sz="0" w:space="0" w:color="auto"/>
            <w:bottom w:val="none" w:sz="0" w:space="0" w:color="auto"/>
            <w:right w:val="none" w:sz="0" w:space="0" w:color="auto"/>
          </w:divBdr>
        </w:div>
        <w:div w:id="1710497179">
          <w:marLeft w:val="640"/>
          <w:marRight w:val="0"/>
          <w:marTop w:val="0"/>
          <w:marBottom w:val="0"/>
          <w:divBdr>
            <w:top w:val="none" w:sz="0" w:space="0" w:color="auto"/>
            <w:left w:val="none" w:sz="0" w:space="0" w:color="auto"/>
            <w:bottom w:val="none" w:sz="0" w:space="0" w:color="auto"/>
            <w:right w:val="none" w:sz="0" w:space="0" w:color="auto"/>
          </w:divBdr>
        </w:div>
        <w:div w:id="1365862860">
          <w:marLeft w:val="640"/>
          <w:marRight w:val="0"/>
          <w:marTop w:val="0"/>
          <w:marBottom w:val="0"/>
          <w:divBdr>
            <w:top w:val="none" w:sz="0" w:space="0" w:color="auto"/>
            <w:left w:val="none" w:sz="0" w:space="0" w:color="auto"/>
            <w:bottom w:val="none" w:sz="0" w:space="0" w:color="auto"/>
            <w:right w:val="none" w:sz="0" w:space="0" w:color="auto"/>
          </w:divBdr>
        </w:div>
        <w:div w:id="1439909507">
          <w:marLeft w:val="640"/>
          <w:marRight w:val="0"/>
          <w:marTop w:val="0"/>
          <w:marBottom w:val="0"/>
          <w:divBdr>
            <w:top w:val="none" w:sz="0" w:space="0" w:color="auto"/>
            <w:left w:val="none" w:sz="0" w:space="0" w:color="auto"/>
            <w:bottom w:val="none" w:sz="0" w:space="0" w:color="auto"/>
            <w:right w:val="none" w:sz="0" w:space="0" w:color="auto"/>
          </w:divBdr>
        </w:div>
        <w:div w:id="656343722">
          <w:marLeft w:val="640"/>
          <w:marRight w:val="0"/>
          <w:marTop w:val="0"/>
          <w:marBottom w:val="0"/>
          <w:divBdr>
            <w:top w:val="none" w:sz="0" w:space="0" w:color="auto"/>
            <w:left w:val="none" w:sz="0" w:space="0" w:color="auto"/>
            <w:bottom w:val="none" w:sz="0" w:space="0" w:color="auto"/>
            <w:right w:val="none" w:sz="0" w:space="0" w:color="auto"/>
          </w:divBdr>
        </w:div>
        <w:div w:id="1118835464">
          <w:marLeft w:val="640"/>
          <w:marRight w:val="0"/>
          <w:marTop w:val="0"/>
          <w:marBottom w:val="0"/>
          <w:divBdr>
            <w:top w:val="none" w:sz="0" w:space="0" w:color="auto"/>
            <w:left w:val="none" w:sz="0" w:space="0" w:color="auto"/>
            <w:bottom w:val="none" w:sz="0" w:space="0" w:color="auto"/>
            <w:right w:val="none" w:sz="0" w:space="0" w:color="auto"/>
          </w:divBdr>
        </w:div>
        <w:div w:id="743453749">
          <w:marLeft w:val="640"/>
          <w:marRight w:val="0"/>
          <w:marTop w:val="0"/>
          <w:marBottom w:val="0"/>
          <w:divBdr>
            <w:top w:val="none" w:sz="0" w:space="0" w:color="auto"/>
            <w:left w:val="none" w:sz="0" w:space="0" w:color="auto"/>
            <w:bottom w:val="none" w:sz="0" w:space="0" w:color="auto"/>
            <w:right w:val="none" w:sz="0" w:space="0" w:color="auto"/>
          </w:divBdr>
        </w:div>
        <w:div w:id="1833639968">
          <w:marLeft w:val="640"/>
          <w:marRight w:val="0"/>
          <w:marTop w:val="0"/>
          <w:marBottom w:val="0"/>
          <w:divBdr>
            <w:top w:val="none" w:sz="0" w:space="0" w:color="auto"/>
            <w:left w:val="none" w:sz="0" w:space="0" w:color="auto"/>
            <w:bottom w:val="none" w:sz="0" w:space="0" w:color="auto"/>
            <w:right w:val="none" w:sz="0" w:space="0" w:color="auto"/>
          </w:divBdr>
        </w:div>
        <w:div w:id="191454375">
          <w:marLeft w:val="640"/>
          <w:marRight w:val="0"/>
          <w:marTop w:val="0"/>
          <w:marBottom w:val="0"/>
          <w:divBdr>
            <w:top w:val="none" w:sz="0" w:space="0" w:color="auto"/>
            <w:left w:val="none" w:sz="0" w:space="0" w:color="auto"/>
            <w:bottom w:val="none" w:sz="0" w:space="0" w:color="auto"/>
            <w:right w:val="none" w:sz="0" w:space="0" w:color="auto"/>
          </w:divBdr>
        </w:div>
        <w:div w:id="176120923">
          <w:marLeft w:val="640"/>
          <w:marRight w:val="0"/>
          <w:marTop w:val="0"/>
          <w:marBottom w:val="0"/>
          <w:divBdr>
            <w:top w:val="none" w:sz="0" w:space="0" w:color="auto"/>
            <w:left w:val="none" w:sz="0" w:space="0" w:color="auto"/>
            <w:bottom w:val="none" w:sz="0" w:space="0" w:color="auto"/>
            <w:right w:val="none" w:sz="0" w:space="0" w:color="auto"/>
          </w:divBdr>
        </w:div>
        <w:div w:id="565534932">
          <w:marLeft w:val="640"/>
          <w:marRight w:val="0"/>
          <w:marTop w:val="0"/>
          <w:marBottom w:val="0"/>
          <w:divBdr>
            <w:top w:val="none" w:sz="0" w:space="0" w:color="auto"/>
            <w:left w:val="none" w:sz="0" w:space="0" w:color="auto"/>
            <w:bottom w:val="none" w:sz="0" w:space="0" w:color="auto"/>
            <w:right w:val="none" w:sz="0" w:space="0" w:color="auto"/>
          </w:divBdr>
        </w:div>
        <w:div w:id="989793400">
          <w:marLeft w:val="640"/>
          <w:marRight w:val="0"/>
          <w:marTop w:val="0"/>
          <w:marBottom w:val="0"/>
          <w:divBdr>
            <w:top w:val="none" w:sz="0" w:space="0" w:color="auto"/>
            <w:left w:val="none" w:sz="0" w:space="0" w:color="auto"/>
            <w:bottom w:val="none" w:sz="0" w:space="0" w:color="auto"/>
            <w:right w:val="none" w:sz="0" w:space="0" w:color="auto"/>
          </w:divBdr>
        </w:div>
        <w:div w:id="1839661205">
          <w:marLeft w:val="640"/>
          <w:marRight w:val="0"/>
          <w:marTop w:val="0"/>
          <w:marBottom w:val="0"/>
          <w:divBdr>
            <w:top w:val="none" w:sz="0" w:space="0" w:color="auto"/>
            <w:left w:val="none" w:sz="0" w:space="0" w:color="auto"/>
            <w:bottom w:val="none" w:sz="0" w:space="0" w:color="auto"/>
            <w:right w:val="none" w:sz="0" w:space="0" w:color="auto"/>
          </w:divBdr>
        </w:div>
        <w:div w:id="1731154242">
          <w:marLeft w:val="640"/>
          <w:marRight w:val="0"/>
          <w:marTop w:val="0"/>
          <w:marBottom w:val="0"/>
          <w:divBdr>
            <w:top w:val="none" w:sz="0" w:space="0" w:color="auto"/>
            <w:left w:val="none" w:sz="0" w:space="0" w:color="auto"/>
            <w:bottom w:val="none" w:sz="0" w:space="0" w:color="auto"/>
            <w:right w:val="none" w:sz="0" w:space="0" w:color="auto"/>
          </w:divBdr>
        </w:div>
        <w:div w:id="1709332212">
          <w:marLeft w:val="640"/>
          <w:marRight w:val="0"/>
          <w:marTop w:val="0"/>
          <w:marBottom w:val="0"/>
          <w:divBdr>
            <w:top w:val="none" w:sz="0" w:space="0" w:color="auto"/>
            <w:left w:val="none" w:sz="0" w:space="0" w:color="auto"/>
            <w:bottom w:val="none" w:sz="0" w:space="0" w:color="auto"/>
            <w:right w:val="none" w:sz="0" w:space="0" w:color="auto"/>
          </w:divBdr>
        </w:div>
        <w:div w:id="1910116073">
          <w:marLeft w:val="640"/>
          <w:marRight w:val="0"/>
          <w:marTop w:val="0"/>
          <w:marBottom w:val="0"/>
          <w:divBdr>
            <w:top w:val="none" w:sz="0" w:space="0" w:color="auto"/>
            <w:left w:val="none" w:sz="0" w:space="0" w:color="auto"/>
            <w:bottom w:val="none" w:sz="0" w:space="0" w:color="auto"/>
            <w:right w:val="none" w:sz="0" w:space="0" w:color="auto"/>
          </w:divBdr>
        </w:div>
        <w:div w:id="271134170">
          <w:marLeft w:val="640"/>
          <w:marRight w:val="0"/>
          <w:marTop w:val="0"/>
          <w:marBottom w:val="0"/>
          <w:divBdr>
            <w:top w:val="none" w:sz="0" w:space="0" w:color="auto"/>
            <w:left w:val="none" w:sz="0" w:space="0" w:color="auto"/>
            <w:bottom w:val="none" w:sz="0" w:space="0" w:color="auto"/>
            <w:right w:val="none" w:sz="0" w:space="0" w:color="auto"/>
          </w:divBdr>
        </w:div>
        <w:div w:id="608855108">
          <w:marLeft w:val="640"/>
          <w:marRight w:val="0"/>
          <w:marTop w:val="0"/>
          <w:marBottom w:val="0"/>
          <w:divBdr>
            <w:top w:val="none" w:sz="0" w:space="0" w:color="auto"/>
            <w:left w:val="none" w:sz="0" w:space="0" w:color="auto"/>
            <w:bottom w:val="none" w:sz="0" w:space="0" w:color="auto"/>
            <w:right w:val="none" w:sz="0" w:space="0" w:color="auto"/>
          </w:divBdr>
        </w:div>
        <w:div w:id="1007757161">
          <w:marLeft w:val="640"/>
          <w:marRight w:val="0"/>
          <w:marTop w:val="0"/>
          <w:marBottom w:val="0"/>
          <w:divBdr>
            <w:top w:val="none" w:sz="0" w:space="0" w:color="auto"/>
            <w:left w:val="none" w:sz="0" w:space="0" w:color="auto"/>
            <w:bottom w:val="none" w:sz="0" w:space="0" w:color="auto"/>
            <w:right w:val="none" w:sz="0" w:space="0" w:color="auto"/>
          </w:divBdr>
        </w:div>
        <w:div w:id="2024014812">
          <w:marLeft w:val="640"/>
          <w:marRight w:val="0"/>
          <w:marTop w:val="0"/>
          <w:marBottom w:val="0"/>
          <w:divBdr>
            <w:top w:val="none" w:sz="0" w:space="0" w:color="auto"/>
            <w:left w:val="none" w:sz="0" w:space="0" w:color="auto"/>
            <w:bottom w:val="none" w:sz="0" w:space="0" w:color="auto"/>
            <w:right w:val="none" w:sz="0" w:space="0" w:color="auto"/>
          </w:divBdr>
        </w:div>
        <w:div w:id="635064824">
          <w:marLeft w:val="640"/>
          <w:marRight w:val="0"/>
          <w:marTop w:val="0"/>
          <w:marBottom w:val="0"/>
          <w:divBdr>
            <w:top w:val="none" w:sz="0" w:space="0" w:color="auto"/>
            <w:left w:val="none" w:sz="0" w:space="0" w:color="auto"/>
            <w:bottom w:val="none" w:sz="0" w:space="0" w:color="auto"/>
            <w:right w:val="none" w:sz="0" w:space="0" w:color="auto"/>
          </w:divBdr>
        </w:div>
        <w:div w:id="1057243814">
          <w:marLeft w:val="640"/>
          <w:marRight w:val="0"/>
          <w:marTop w:val="0"/>
          <w:marBottom w:val="0"/>
          <w:divBdr>
            <w:top w:val="none" w:sz="0" w:space="0" w:color="auto"/>
            <w:left w:val="none" w:sz="0" w:space="0" w:color="auto"/>
            <w:bottom w:val="none" w:sz="0" w:space="0" w:color="auto"/>
            <w:right w:val="none" w:sz="0" w:space="0" w:color="auto"/>
          </w:divBdr>
        </w:div>
        <w:div w:id="2140763353">
          <w:marLeft w:val="640"/>
          <w:marRight w:val="0"/>
          <w:marTop w:val="0"/>
          <w:marBottom w:val="0"/>
          <w:divBdr>
            <w:top w:val="none" w:sz="0" w:space="0" w:color="auto"/>
            <w:left w:val="none" w:sz="0" w:space="0" w:color="auto"/>
            <w:bottom w:val="none" w:sz="0" w:space="0" w:color="auto"/>
            <w:right w:val="none" w:sz="0" w:space="0" w:color="auto"/>
          </w:divBdr>
        </w:div>
        <w:div w:id="1305620789">
          <w:marLeft w:val="640"/>
          <w:marRight w:val="0"/>
          <w:marTop w:val="0"/>
          <w:marBottom w:val="0"/>
          <w:divBdr>
            <w:top w:val="none" w:sz="0" w:space="0" w:color="auto"/>
            <w:left w:val="none" w:sz="0" w:space="0" w:color="auto"/>
            <w:bottom w:val="none" w:sz="0" w:space="0" w:color="auto"/>
            <w:right w:val="none" w:sz="0" w:space="0" w:color="auto"/>
          </w:divBdr>
        </w:div>
        <w:div w:id="1512643920">
          <w:marLeft w:val="640"/>
          <w:marRight w:val="0"/>
          <w:marTop w:val="0"/>
          <w:marBottom w:val="0"/>
          <w:divBdr>
            <w:top w:val="none" w:sz="0" w:space="0" w:color="auto"/>
            <w:left w:val="none" w:sz="0" w:space="0" w:color="auto"/>
            <w:bottom w:val="none" w:sz="0" w:space="0" w:color="auto"/>
            <w:right w:val="none" w:sz="0" w:space="0" w:color="auto"/>
          </w:divBdr>
        </w:div>
        <w:div w:id="422839126">
          <w:marLeft w:val="640"/>
          <w:marRight w:val="0"/>
          <w:marTop w:val="0"/>
          <w:marBottom w:val="0"/>
          <w:divBdr>
            <w:top w:val="none" w:sz="0" w:space="0" w:color="auto"/>
            <w:left w:val="none" w:sz="0" w:space="0" w:color="auto"/>
            <w:bottom w:val="none" w:sz="0" w:space="0" w:color="auto"/>
            <w:right w:val="none" w:sz="0" w:space="0" w:color="auto"/>
          </w:divBdr>
        </w:div>
        <w:div w:id="2022469820">
          <w:marLeft w:val="640"/>
          <w:marRight w:val="0"/>
          <w:marTop w:val="0"/>
          <w:marBottom w:val="0"/>
          <w:divBdr>
            <w:top w:val="none" w:sz="0" w:space="0" w:color="auto"/>
            <w:left w:val="none" w:sz="0" w:space="0" w:color="auto"/>
            <w:bottom w:val="none" w:sz="0" w:space="0" w:color="auto"/>
            <w:right w:val="none" w:sz="0" w:space="0" w:color="auto"/>
          </w:divBdr>
        </w:div>
        <w:div w:id="389573219">
          <w:marLeft w:val="640"/>
          <w:marRight w:val="0"/>
          <w:marTop w:val="0"/>
          <w:marBottom w:val="0"/>
          <w:divBdr>
            <w:top w:val="none" w:sz="0" w:space="0" w:color="auto"/>
            <w:left w:val="none" w:sz="0" w:space="0" w:color="auto"/>
            <w:bottom w:val="none" w:sz="0" w:space="0" w:color="auto"/>
            <w:right w:val="none" w:sz="0" w:space="0" w:color="auto"/>
          </w:divBdr>
        </w:div>
        <w:div w:id="102507186">
          <w:marLeft w:val="640"/>
          <w:marRight w:val="0"/>
          <w:marTop w:val="0"/>
          <w:marBottom w:val="0"/>
          <w:divBdr>
            <w:top w:val="none" w:sz="0" w:space="0" w:color="auto"/>
            <w:left w:val="none" w:sz="0" w:space="0" w:color="auto"/>
            <w:bottom w:val="none" w:sz="0" w:space="0" w:color="auto"/>
            <w:right w:val="none" w:sz="0" w:space="0" w:color="auto"/>
          </w:divBdr>
        </w:div>
        <w:div w:id="113140827">
          <w:marLeft w:val="640"/>
          <w:marRight w:val="0"/>
          <w:marTop w:val="0"/>
          <w:marBottom w:val="0"/>
          <w:divBdr>
            <w:top w:val="none" w:sz="0" w:space="0" w:color="auto"/>
            <w:left w:val="none" w:sz="0" w:space="0" w:color="auto"/>
            <w:bottom w:val="none" w:sz="0" w:space="0" w:color="auto"/>
            <w:right w:val="none" w:sz="0" w:space="0" w:color="auto"/>
          </w:divBdr>
        </w:div>
        <w:div w:id="267273968">
          <w:marLeft w:val="640"/>
          <w:marRight w:val="0"/>
          <w:marTop w:val="0"/>
          <w:marBottom w:val="0"/>
          <w:divBdr>
            <w:top w:val="none" w:sz="0" w:space="0" w:color="auto"/>
            <w:left w:val="none" w:sz="0" w:space="0" w:color="auto"/>
            <w:bottom w:val="none" w:sz="0" w:space="0" w:color="auto"/>
            <w:right w:val="none" w:sz="0" w:space="0" w:color="auto"/>
          </w:divBdr>
        </w:div>
        <w:div w:id="1954633876">
          <w:marLeft w:val="640"/>
          <w:marRight w:val="0"/>
          <w:marTop w:val="0"/>
          <w:marBottom w:val="0"/>
          <w:divBdr>
            <w:top w:val="none" w:sz="0" w:space="0" w:color="auto"/>
            <w:left w:val="none" w:sz="0" w:space="0" w:color="auto"/>
            <w:bottom w:val="none" w:sz="0" w:space="0" w:color="auto"/>
            <w:right w:val="none" w:sz="0" w:space="0" w:color="auto"/>
          </w:divBdr>
        </w:div>
        <w:div w:id="951324726">
          <w:marLeft w:val="640"/>
          <w:marRight w:val="0"/>
          <w:marTop w:val="0"/>
          <w:marBottom w:val="0"/>
          <w:divBdr>
            <w:top w:val="none" w:sz="0" w:space="0" w:color="auto"/>
            <w:left w:val="none" w:sz="0" w:space="0" w:color="auto"/>
            <w:bottom w:val="none" w:sz="0" w:space="0" w:color="auto"/>
            <w:right w:val="none" w:sz="0" w:space="0" w:color="auto"/>
          </w:divBdr>
        </w:div>
      </w:divsChild>
    </w:div>
    <w:div w:id="2135364936">
      <w:bodyDiv w:val="1"/>
      <w:marLeft w:val="0"/>
      <w:marRight w:val="0"/>
      <w:marTop w:val="0"/>
      <w:marBottom w:val="0"/>
      <w:divBdr>
        <w:top w:val="none" w:sz="0" w:space="0" w:color="auto"/>
        <w:left w:val="none" w:sz="0" w:space="0" w:color="auto"/>
        <w:bottom w:val="none" w:sz="0" w:space="0" w:color="auto"/>
        <w:right w:val="none" w:sz="0" w:space="0" w:color="auto"/>
      </w:divBdr>
      <w:divsChild>
        <w:div w:id="1467240768">
          <w:marLeft w:val="640"/>
          <w:marRight w:val="0"/>
          <w:marTop w:val="0"/>
          <w:marBottom w:val="0"/>
          <w:divBdr>
            <w:top w:val="none" w:sz="0" w:space="0" w:color="auto"/>
            <w:left w:val="none" w:sz="0" w:space="0" w:color="auto"/>
            <w:bottom w:val="none" w:sz="0" w:space="0" w:color="auto"/>
            <w:right w:val="none" w:sz="0" w:space="0" w:color="auto"/>
          </w:divBdr>
        </w:div>
        <w:div w:id="553782517">
          <w:marLeft w:val="640"/>
          <w:marRight w:val="0"/>
          <w:marTop w:val="0"/>
          <w:marBottom w:val="0"/>
          <w:divBdr>
            <w:top w:val="none" w:sz="0" w:space="0" w:color="auto"/>
            <w:left w:val="none" w:sz="0" w:space="0" w:color="auto"/>
            <w:bottom w:val="none" w:sz="0" w:space="0" w:color="auto"/>
            <w:right w:val="none" w:sz="0" w:space="0" w:color="auto"/>
          </w:divBdr>
        </w:div>
        <w:div w:id="640816973">
          <w:marLeft w:val="640"/>
          <w:marRight w:val="0"/>
          <w:marTop w:val="0"/>
          <w:marBottom w:val="0"/>
          <w:divBdr>
            <w:top w:val="none" w:sz="0" w:space="0" w:color="auto"/>
            <w:left w:val="none" w:sz="0" w:space="0" w:color="auto"/>
            <w:bottom w:val="none" w:sz="0" w:space="0" w:color="auto"/>
            <w:right w:val="none" w:sz="0" w:space="0" w:color="auto"/>
          </w:divBdr>
        </w:div>
        <w:div w:id="98188437">
          <w:marLeft w:val="640"/>
          <w:marRight w:val="0"/>
          <w:marTop w:val="0"/>
          <w:marBottom w:val="0"/>
          <w:divBdr>
            <w:top w:val="none" w:sz="0" w:space="0" w:color="auto"/>
            <w:left w:val="none" w:sz="0" w:space="0" w:color="auto"/>
            <w:bottom w:val="none" w:sz="0" w:space="0" w:color="auto"/>
            <w:right w:val="none" w:sz="0" w:space="0" w:color="auto"/>
          </w:divBdr>
        </w:div>
        <w:div w:id="669870204">
          <w:marLeft w:val="640"/>
          <w:marRight w:val="0"/>
          <w:marTop w:val="0"/>
          <w:marBottom w:val="0"/>
          <w:divBdr>
            <w:top w:val="none" w:sz="0" w:space="0" w:color="auto"/>
            <w:left w:val="none" w:sz="0" w:space="0" w:color="auto"/>
            <w:bottom w:val="none" w:sz="0" w:space="0" w:color="auto"/>
            <w:right w:val="none" w:sz="0" w:space="0" w:color="auto"/>
          </w:divBdr>
        </w:div>
        <w:div w:id="2130004947">
          <w:marLeft w:val="640"/>
          <w:marRight w:val="0"/>
          <w:marTop w:val="0"/>
          <w:marBottom w:val="0"/>
          <w:divBdr>
            <w:top w:val="none" w:sz="0" w:space="0" w:color="auto"/>
            <w:left w:val="none" w:sz="0" w:space="0" w:color="auto"/>
            <w:bottom w:val="none" w:sz="0" w:space="0" w:color="auto"/>
            <w:right w:val="none" w:sz="0" w:space="0" w:color="auto"/>
          </w:divBdr>
        </w:div>
        <w:div w:id="1822888950">
          <w:marLeft w:val="640"/>
          <w:marRight w:val="0"/>
          <w:marTop w:val="0"/>
          <w:marBottom w:val="0"/>
          <w:divBdr>
            <w:top w:val="none" w:sz="0" w:space="0" w:color="auto"/>
            <w:left w:val="none" w:sz="0" w:space="0" w:color="auto"/>
            <w:bottom w:val="none" w:sz="0" w:space="0" w:color="auto"/>
            <w:right w:val="none" w:sz="0" w:space="0" w:color="auto"/>
          </w:divBdr>
        </w:div>
        <w:div w:id="1515879279">
          <w:marLeft w:val="640"/>
          <w:marRight w:val="0"/>
          <w:marTop w:val="0"/>
          <w:marBottom w:val="0"/>
          <w:divBdr>
            <w:top w:val="none" w:sz="0" w:space="0" w:color="auto"/>
            <w:left w:val="none" w:sz="0" w:space="0" w:color="auto"/>
            <w:bottom w:val="none" w:sz="0" w:space="0" w:color="auto"/>
            <w:right w:val="none" w:sz="0" w:space="0" w:color="auto"/>
          </w:divBdr>
        </w:div>
        <w:div w:id="2135632470">
          <w:marLeft w:val="640"/>
          <w:marRight w:val="0"/>
          <w:marTop w:val="0"/>
          <w:marBottom w:val="0"/>
          <w:divBdr>
            <w:top w:val="none" w:sz="0" w:space="0" w:color="auto"/>
            <w:left w:val="none" w:sz="0" w:space="0" w:color="auto"/>
            <w:bottom w:val="none" w:sz="0" w:space="0" w:color="auto"/>
            <w:right w:val="none" w:sz="0" w:space="0" w:color="auto"/>
          </w:divBdr>
        </w:div>
        <w:div w:id="918716303">
          <w:marLeft w:val="640"/>
          <w:marRight w:val="0"/>
          <w:marTop w:val="0"/>
          <w:marBottom w:val="0"/>
          <w:divBdr>
            <w:top w:val="none" w:sz="0" w:space="0" w:color="auto"/>
            <w:left w:val="none" w:sz="0" w:space="0" w:color="auto"/>
            <w:bottom w:val="none" w:sz="0" w:space="0" w:color="auto"/>
            <w:right w:val="none" w:sz="0" w:space="0" w:color="auto"/>
          </w:divBdr>
        </w:div>
        <w:div w:id="1173493949">
          <w:marLeft w:val="640"/>
          <w:marRight w:val="0"/>
          <w:marTop w:val="0"/>
          <w:marBottom w:val="0"/>
          <w:divBdr>
            <w:top w:val="none" w:sz="0" w:space="0" w:color="auto"/>
            <w:left w:val="none" w:sz="0" w:space="0" w:color="auto"/>
            <w:bottom w:val="none" w:sz="0" w:space="0" w:color="auto"/>
            <w:right w:val="none" w:sz="0" w:space="0" w:color="auto"/>
          </w:divBdr>
        </w:div>
        <w:div w:id="451095260">
          <w:marLeft w:val="640"/>
          <w:marRight w:val="0"/>
          <w:marTop w:val="0"/>
          <w:marBottom w:val="0"/>
          <w:divBdr>
            <w:top w:val="none" w:sz="0" w:space="0" w:color="auto"/>
            <w:left w:val="none" w:sz="0" w:space="0" w:color="auto"/>
            <w:bottom w:val="none" w:sz="0" w:space="0" w:color="auto"/>
            <w:right w:val="none" w:sz="0" w:space="0" w:color="auto"/>
          </w:divBdr>
        </w:div>
        <w:div w:id="1638336106">
          <w:marLeft w:val="640"/>
          <w:marRight w:val="0"/>
          <w:marTop w:val="0"/>
          <w:marBottom w:val="0"/>
          <w:divBdr>
            <w:top w:val="none" w:sz="0" w:space="0" w:color="auto"/>
            <w:left w:val="none" w:sz="0" w:space="0" w:color="auto"/>
            <w:bottom w:val="none" w:sz="0" w:space="0" w:color="auto"/>
            <w:right w:val="none" w:sz="0" w:space="0" w:color="auto"/>
          </w:divBdr>
        </w:div>
        <w:div w:id="165247631">
          <w:marLeft w:val="640"/>
          <w:marRight w:val="0"/>
          <w:marTop w:val="0"/>
          <w:marBottom w:val="0"/>
          <w:divBdr>
            <w:top w:val="none" w:sz="0" w:space="0" w:color="auto"/>
            <w:left w:val="none" w:sz="0" w:space="0" w:color="auto"/>
            <w:bottom w:val="none" w:sz="0" w:space="0" w:color="auto"/>
            <w:right w:val="none" w:sz="0" w:space="0" w:color="auto"/>
          </w:divBdr>
        </w:div>
        <w:div w:id="1914200547">
          <w:marLeft w:val="640"/>
          <w:marRight w:val="0"/>
          <w:marTop w:val="0"/>
          <w:marBottom w:val="0"/>
          <w:divBdr>
            <w:top w:val="none" w:sz="0" w:space="0" w:color="auto"/>
            <w:left w:val="none" w:sz="0" w:space="0" w:color="auto"/>
            <w:bottom w:val="none" w:sz="0" w:space="0" w:color="auto"/>
            <w:right w:val="none" w:sz="0" w:space="0" w:color="auto"/>
          </w:divBdr>
        </w:div>
        <w:div w:id="1448431332">
          <w:marLeft w:val="640"/>
          <w:marRight w:val="0"/>
          <w:marTop w:val="0"/>
          <w:marBottom w:val="0"/>
          <w:divBdr>
            <w:top w:val="none" w:sz="0" w:space="0" w:color="auto"/>
            <w:left w:val="none" w:sz="0" w:space="0" w:color="auto"/>
            <w:bottom w:val="none" w:sz="0" w:space="0" w:color="auto"/>
            <w:right w:val="none" w:sz="0" w:space="0" w:color="auto"/>
          </w:divBdr>
        </w:div>
        <w:div w:id="661205593">
          <w:marLeft w:val="640"/>
          <w:marRight w:val="0"/>
          <w:marTop w:val="0"/>
          <w:marBottom w:val="0"/>
          <w:divBdr>
            <w:top w:val="none" w:sz="0" w:space="0" w:color="auto"/>
            <w:left w:val="none" w:sz="0" w:space="0" w:color="auto"/>
            <w:bottom w:val="none" w:sz="0" w:space="0" w:color="auto"/>
            <w:right w:val="none" w:sz="0" w:space="0" w:color="auto"/>
          </w:divBdr>
        </w:div>
        <w:div w:id="496920136">
          <w:marLeft w:val="640"/>
          <w:marRight w:val="0"/>
          <w:marTop w:val="0"/>
          <w:marBottom w:val="0"/>
          <w:divBdr>
            <w:top w:val="none" w:sz="0" w:space="0" w:color="auto"/>
            <w:left w:val="none" w:sz="0" w:space="0" w:color="auto"/>
            <w:bottom w:val="none" w:sz="0" w:space="0" w:color="auto"/>
            <w:right w:val="none" w:sz="0" w:space="0" w:color="auto"/>
          </w:divBdr>
        </w:div>
        <w:div w:id="1872526201">
          <w:marLeft w:val="640"/>
          <w:marRight w:val="0"/>
          <w:marTop w:val="0"/>
          <w:marBottom w:val="0"/>
          <w:divBdr>
            <w:top w:val="none" w:sz="0" w:space="0" w:color="auto"/>
            <w:left w:val="none" w:sz="0" w:space="0" w:color="auto"/>
            <w:bottom w:val="none" w:sz="0" w:space="0" w:color="auto"/>
            <w:right w:val="none" w:sz="0" w:space="0" w:color="auto"/>
          </w:divBdr>
        </w:div>
        <w:div w:id="2128117338">
          <w:marLeft w:val="640"/>
          <w:marRight w:val="0"/>
          <w:marTop w:val="0"/>
          <w:marBottom w:val="0"/>
          <w:divBdr>
            <w:top w:val="none" w:sz="0" w:space="0" w:color="auto"/>
            <w:left w:val="none" w:sz="0" w:space="0" w:color="auto"/>
            <w:bottom w:val="none" w:sz="0" w:space="0" w:color="auto"/>
            <w:right w:val="none" w:sz="0" w:space="0" w:color="auto"/>
          </w:divBdr>
        </w:div>
        <w:div w:id="1596478172">
          <w:marLeft w:val="640"/>
          <w:marRight w:val="0"/>
          <w:marTop w:val="0"/>
          <w:marBottom w:val="0"/>
          <w:divBdr>
            <w:top w:val="none" w:sz="0" w:space="0" w:color="auto"/>
            <w:left w:val="none" w:sz="0" w:space="0" w:color="auto"/>
            <w:bottom w:val="none" w:sz="0" w:space="0" w:color="auto"/>
            <w:right w:val="none" w:sz="0" w:space="0" w:color="auto"/>
          </w:divBdr>
        </w:div>
        <w:div w:id="1615672649">
          <w:marLeft w:val="640"/>
          <w:marRight w:val="0"/>
          <w:marTop w:val="0"/>
          <w:marBottom w:val="0"/>
          <w:divBdr>
            <w:top w:val="none" w:sz="0" w:space="0" w:color="auto"/>
            <w:left w:val="none" w:sz="0" w:space="0" w:color="auto"/>
            <w:bottom w:val="none" w:sz="0" w:space="0" w:color="auto"/>
            <w:right w:val="none" w:sz="0" w:space="0" w:color="auto"/>
          </w:divBdr>
        </w:div>
        <w:div w:id="1296524364">
          <w:marLeft w:val="640"/>
          <w:marRight w:val="0"/>
          <w:marTop w:val="0"/>
          <w:marBottom w:val="0"/>
          <w:divBdr>
            <w:top w:val="none" w:sz="0" w:space="0" w:color="auto"/>
            <w:left w:val="none" w:sz="0" w:space="0" w:color="auto"/>
            <w:bottom w:val="none" w:sz="0" w:space="0" w:color="auto"/>
            <w:right w:val="none" w:sz="0" w:space="0" w:color="auto"/>
          </w:divBdr>
        </w:div>
        <w:div w:id="1439957021">
          <w:marLeft w:val="640"/>
          <w:marRight w:val="0"/>
          <w:marTop w:val="0"/>
          <w:marBottom w:val="0"/>
          <w:divBdr>
            <w:top w:val="none" w:sz="0" w:space="0" w:color="auto"/>
            <w:left w:val="none" w:sz="0" w:space="0" w:color="auto"/>
            <w:bottom w:val="none" w:sz="0" w:space="0" w:color="auto"/>
            <w:right w:val="none" w:sz="0" w:space="0" w:color="auto"/>
          </w:divBdr>
        </w:div>
        <w:div w:id="1694070618">
          <w:marLeft w:val="640"/>
          <w:marRight w:val="0"/>
          <w:marTop w:val="0"/>
          <w:marBottom w:val="0"/>
          <w:divBdr>
            <w:top w:val="none" w:sz="0" w:space="0" w:color="auto"/>
            <w:left w:val="none" w:sz="0" w:space="0" w:color="auto"/>
            <w:bottom w:val="none" w:sz="0" w:space="0" w:color="auto"/>
            <w:right w:val="none" w:sz="0" w:space="0" w:color="auto"/>
          </w:divBdr>
        </w:div>
        <w:div w:id="1660964802">
          <w:marLeft w:val="640"/>
          <w:marRight w:val="0"/>
          <w:marTop w:val="0"/>
          <w:marBottom w:val="0"/>
          <w:divBdr>
            <w:top w:val="none" w:sz="0" w:space="0" w:color="auto"/>
            <w:left w:val="none" w:sz="0" w:space="0" w:color="auto"/>
            <w:bottom w:val="none" w:sz="0" w:space="0" w:color="auto"/>
            <w:right w:val="none" w:sz="0" w:space="0" w:color="auto"/>
          </w:divBdr>
        </w:div>
        <w:div w:id="1681002427">
          <w:marLeft w:val="640"/>
          <w:marRight w:val="0"/>
          <w:marTop w:val="0"/>
          <w:marBottom w:val="0"/>
          <w:divBdr>
            <w:top w:val="none" w:sz="0" w:space="0" w:color="auto"/>
            <w:left w:val="none" w:sz="0" w:space="0" w:color="auto"/>
            <w:bottom w:val="none" w:sz="0" w:space="0" w:color="auto"/>
            <w:right w:val="none" w:sz="0" w:space="0" w:color="auto"/>
          </w:divBdr>
        </w:div>
        <w:div w:id="319427911">
          <w:marLeft w:val="640"/>
          <w:marRight w:val="0"/>
          <w:marTop w:val="0"/>
          <w:marBottom w:val="0"/>
          <w:divBdr>
            <w:top w:val="none" w:sz="0" w:space="0" w:color="auto"/>
            <w:left w:val="none" w:sz="0" w:space="0" w:color="auto"/>
            <w:bottom w:val="none" w:sz="0" w:space="0" w:color="auto"/>
            <w:right w:val="none" w:sz="0" w:space="0" w:color="auto"/>
          </w:divBdr>
        </w:div>
        <w:div w:id="1477450305">
          <w:marLeft w:val="640"/>
          <w:marRight w:val="0"/>
          <w:marTop w:val="0"/>
          <w:marBottom w:val="0"/>
          <w:divBdr>
            <w:top w:val="none" w:sz="0" w:space="0" w:color="auto"/>
            <w:left w:val="none" w:sz="0" w:space="0" w:color="auto"/>
            <w:bottom w:val="none" w:sz="0" w:space="0" w:color="auto"/>
            <w:right w:val="none" w:sz="0" w:space="0" w:color="auto"/>
          </w:divBdr>
        </w:div>
        <w:div w:id="878280192">
          <w:marLeft w:val="640"/>
          <w:marRight w:val="0"/>
          <w:marTop w:val="0"/>
          <w:marBottom w:val="0"/>
          <w:divBdr>
            <w:top w:val="none" w:sz="0" w:space="0" w:color="auto"/>
            <w:left w:val="none" w:sz="0" w:space="0" w:color="auto"/>
            <w:bottom w:val="none" w:sz="0" w:space="0" w:color="auto"/>
            <w:right w:val="none" w:sz="0" w:space="0" w:color="auto"/>
          </w:divBdr>
        </w:div>
        <w:div w:id="1803036005">
          <w:marLeft w:val="640"/>
          <w:marRight w:val="0"/>
          <w:marTop w:val="0"/>
          <w:marBottom w:val="0"/>
          <w:divBdr>
            <w:top w:val="none" w:sz="0" w:space="0" w:color="auto"/>
            <w:left w:val="none" w:sz="0" w:space="0" w:color="auto"/>
            <w:bottom w:val="none" w:sz="0" w:space="0" w:color="auto"/>
            <w:right w:val="none" w:sz="0" w:space="0" w:color="auto"/>
          </w:divBdr>
        </w:div>
        <w:div w:id="694501614">
          <w:marLeft w:val="640"/>
          <w:marRight w:val="0"/>
          <w:marTop w:val="0"/>
          <w:marBottom w:val="0"/>
          <w:divBdr>
            <w:top w:val="none" w:sz="0" w:space="0" w:color="auto"/>
            <w:left w:val="none" w:sz="0" w:space="0" w:color="auto"/>
            <w:bottom w:val="none" w:sz="0" w:space="0" w:color="auto"/>
            <w:right w:val="none" w:sz="0" w:space="0" w:color="auto"/>
          </w:divBdr>
        </w:div>
        <w:div w:id="184056408">
          <w:marLeft w:val="640"/>
          <w:marRight w:val="0"/>
          <w:marTop w:val="0"/>
          <w:marBottom w:val="0"/>
          <w:divBdr>
            <w:top w:val="none" w:sz="0" w:space="0" w:color="auto"/>
            <w:left w:val="none" w:sz="0" w:space="0" w:color="auto"/>
            <w:bottom w:val="none" w:sz="0" w:space="0" w:color="auto"/>
            <w:right w:val="none" w:sz="0" w:space="0" w:color="auto"/>
          </w:divBdr>
        </w:div>
        <w:div w:id="669337212">
          <w:marLeft w:val="640"/>
          <w:marRight w:val="0"/>
          <w:marTop w:val="0"/>
          <w:marBottom w:val="0"/>
          <w:divBdr>
            <w:top w:val="none" w:sz="0" w:space="0" w:color="auto"/>
            <w:left w:val="none" w:sz="0" w:space="0" w:color="auto"/>
            <w:bottom w:val="none" w:sz="0" w:space="0" w:color="auto"/>
            <w:right w:val="none" w:sz="0" w:space="0" w:color="auto"/>
          </w:divBdr>
        </w:div>
        <w:div w:id="386997935">
          <w:marLeft w:val="640"/>
          <w:marRight w:val="0"/>
          <w:marTop w:val="0"/>
          <w:marBottom w:val="0"/>
          <w:divBdr>
            <w:top w:val="none" w:sz="0" w:space="0" w:color="auto"/>
            <w:left w:val="none" w:sz="0" w:space="0" w:color="auto"/>
            <w:bottom w:val="none" w:sz="0" w:space="0" w:color="auto"/>
            <w:right w:val="none" w:sz="0" w:space="0" w:color="auto"/>
          </w:divBdr>
        </w:div>
        <w:div w:id="822086488">
          <w:marLeft w:val="640"/>
          <w:marRight w:val="0"/>
          <w:marTop w:val="0"/>
          <w:marBottom w:val="0"/>
          <w:divBdr>
            <w:top w:val="none" w:sz="0" w:space="0" w:color="auto"/>
            <w:left w:val="none" w:sz="0" w:space="0" w:color="auto"/>
            <w:bottom w:val="none" w:sz="0" w:space="0" w:color="auto"/>
            <w:right w:val="none" w:sz="0" w:space="0" w:color="auto"/>
          </w:divBdr>
        </w:div>
        <w:div w:id="760761275">
          <w:marLeft w:val="640"/>
          <w:marRight w:val="0"/>
          <w:marTop w:val="0"/>
          <w:marBottom w:val="0"/>
          <w:divBdr>
            <w:top w:val="none" w:sz="0" w:space="0" w:color="auto"/>
            <w:left w:val="none" w:sz="0" w:space="0" w:color="auto"/>
            <w:bottom w:val="none" w:sz="0" w:space="0" w:color="auto"/>
            <w:right w:val="none" w:sz="0" w:space="0" w:color="auto"/>
          </w:divBdr>
        </w:div>
        <w:div w:id="1921019761">
          <w:marLeft w:val="640"/>
          <w:marRight w:val="0"/>
          <w:marTop w:val="0"/>
          <w:marBottom w:val="0"/>
          <w:divBdr>
            <w:top w:val="none" w:sz="0" w:space="0" w:color="auto"/>
            <w:left w:val="none" w:sz="0" w:space="0" w:color="auto"/>
            <w:bottom w:val="none" w:sz="0" w:space="0" w:color="auto"/>
            <w:right w:val="none" w:sz="0" w:space="0" w:color="auto"/>
          </w:divBdr>
        </w:div>
        <w:div w:id="1932278197">
          <w:marLeft w:val="640"/>
          <w:marRight w:val="0"/>
          <w:marTop w:val="0"/>
          <w:marBottom w:val="0"/>
          <w:divBdr>
            <w:top w:val="none" w:sz="0" w:space="0" w:color="auto"/>
            <w:left w:val="none" w:sz="0" w:space="0" w:color="auto"/>
            <w:bottom w:val="none" w:sz="0" w:space="0" w:color="auto"/>
            <w:right w:val="none" w:sz="0" w:space="0" w:color="auto"/>
          </w:divBdr>
        </w:div>
        <w:div w:id="2117016522">
          <w:marLeft w:val="640"/>
          <w:marRight w:val="0"/>
          <w:marTop w:val="0"/>
          <w:marBottom w:val="0"/>
          <w:divBdr>
            <w:top w:val="none" w:sz="0" w:space="0" w:color="auto"/>
            <w:left w:val="none" w:sz="0" w:space="0" w:color="auto"/>
            <w:bottom w:val="none" w:sz="0" w:space="0" w:color="auto"/>
            <w:right w:val="none" w:sz="0" w:space="0" w:color="auto"/>
          </w:divBdr>
        </w:div>
        <w:div w:id="525293078">
          <w:marLeft w:val="640"/>
          <w:marRight w:val="0"/>
          <w:marTop w:val="0"/>
          <w:marBottom w:val="0"/>
          <w:divBdr>
            <w:top w:val="none" w:sz="0" w:space="0" w:color="auto"/>
            <w:left w:val="none" w:sz="0" w:space="0" w:color="auto"/>
            <w:bottom w:val="none" w:sz="0" w:space="0" w:color="auto"/>
            <w:right w:val="none" w:sz="0" w:space="0" w:color="auto"/>
          </w:divBdr>
        </w:div>
        <w:div w:id="635450053">
          <w:marLeft w:val="640"/>
          <w:marRight w:val="0"/>
          <w:marTop w:val="0"/>
          <w:marBottom w:val="0"/>
          <w:divBdr>
            <w:top w:val="none" w:sz="0" w:space="0" w:color="auto"/>
            <w:left w:val="none" w:sz="0" w:space="0" w:color="auto"/>
            <w:bottom w:val="none" w:sz="0" w:space="0" w:color="auto"/>
            <w:right w:val="none" w:sz="0" w:space="0" w:color="auto"/>
          </w:divBdr>
        </w:div>
        <w:div w:id="1101023085">
          <w:marLeft w:val="640"/>
          <w:marRight w:val="0"/>
          <w:marTop w:val="0"/>
          <w:marBottom w:val="0"/>
          <w:divBdr>
            <w:top w:val="none" w:sz="0" w:space="0" w:color="auto"/>
            <w:left w:val="none" w:sz="0" w:space="0" w:color="auto"/>
            <w:bottom w:val="none" w:sz="0" w:space="0" w:color="auto"/>
            <w:right w:val="none" w:sz="0" w:space="0" w:color="auto"/>
          </w:divBdr>
        </w:div>
        <w:div w:id="1256859258">
          <w:marLeft w:val="640"/>
          <w:marRight w:val="0"/>
          <w:marTop w:val="0"/>
          <w:marBottom w:val="0"/>
          <w:divBdr>
            <w:top w:val="none" w:sz="0" w:space="0" w:color="auto"/>
            <w:left w:val="none" w:sz="0" w:space="0" w:color="auto"/>
            <w:bottom w:val="none" w:sz="0" w:space="0" w:color="auto"/>
            <w:right w:val="none" w:sz="0" w:space="0" w:color="auto"/>
          </w:divBdr>
        </w:div>
        <w:div w:id="554512923">
          <w:marLeft w:val="640"/>
          <w:marRight w:val="0"/>
          <w:marTop w:val="0"/>
          <w:marBottom w:val="0"/>
          <w:divBdr>
            <w:top w:val="none" w:sz="0" w:space="0" w:color="auto"/>
            <w:left w:val="none" w:sz="0" w:space="0" w:color="auto"/>
            <w:bottom w:val="none" w:sz="0" w:space="0" w:color="auto"/>
            <w:right w:val="none" w:sz="0" w:space="0" w:color="auto"/>
          </w:divBdr>
        </w:div>
        <w:div w:id="1389840236">
          <w:marLeft w:val="640"/>
          <w:marRight w:val="0"/>
          <w:marTop w:val="0"/>
          <w:marBottom w:val="0"/>
          <w:divBdr>
            <w:top w:val="none" w:sz="0" w:space="0" w:color="auto"/>
            <w:left w:val="none" w:sz="0" w:space="0" w:color="auto"/>
            <w:bottom w:val="none" w:sz="0" w:space="0" w:color="auto"/>
            <w:right w:val="none" w:sz="0" w:space="0" w:color="auto"/>
          </w:divBdr>
        </w:div>
        <w:div w:id="602691698">
          <w:marLeft w:val="640"/>
          <w:marRight w:val="0"/>
          <w:marTop w:val="0"/>
          <w:marBottom w:val="0"/>
          <w:divBdr>
            <w:top w:val="none" w:sz="0" w:space="0" w:color="auto"/>
            <w:left w:val="none" w:sz="0" w:space="0" w:color="auto"/>
            <w:bottom w:val="none" w:sz="0" w:space="0" w:color="auto"/>
            <w:right w:val="none" w:sz="0" w:space="0" w:color="auto"/>
          </w:divBdr>
        </w:div>
        <w:div w:id="665402250">
          <w:marLeft w:val="640"/>
          <w:marRight w:val="0"/>
          <w:marTop w:val="0"/>
          <w:marBottom w:val="0"/>
          <w:divBdr>
            <w:top w:val="none" w:sz="0" w:space="0" w:color="auto"/>
            <w:left w:val="none" w:sz="0" w:space="0" w:color="auto"/>
            <w:bottom w:val="none" w:sz="0" w:space="0" w:color="auto"/>
            <w:right w:val="none" w:sz="0" w:space="0" w:color="auto"/>
          </w:divBdr>
        </w:div>
        <w:div w:id="867915278">
          <w:marLeft w:val="640"/>
          <w:marRight w:val="0"/>
          <w:marTop w:val="0"/>
          <w:marBottom w:val="0"/>
          <w:divBdr>
            <w:top w:val="none" w:sz="0" w:space="0" w:color="auto"/>
            <w:left w:val="none" w:sz="0" w:space="0" w:color="auto"/>
            <w:bottom w:val="none" w:sz="0" w:space="0" w:color="auto"/>
            <w:right w:val="none" w:sz="0" w:space="0" w:color="auto"/>
          </w:divBdr>
        </w:div>
        <w:div w:id="2027290665">
          <w:marLeft w:val="640"/>
          <w:marRight w:val="0"/>
          <w:marTop w:val="0"/>
          <w:marBottom w:val="0"/>
          <w:divBdr>
            <w:top w:val="none" w:sz="0" w:space="0" w:color="auto"/>
            <w:left w:val="none" w:sz="0" w:space="0" w:color="auto"/>
            <w:bottom w:val="none" w:sz="0" w:space="0" w:color="auto"/>
            <w:right w:val="none" w:sz="0" w:space="0" w:color="auto"/>
          </w:divBdr>
        </w:div>
        <w:div w:id="821775870">
          <w:marLeft w:val="640"/>
          <w:marRight w:val="0"/>
          <w:marTop w:val="0"/>
          <w:marBottom w:val="0"/>
          <w:divBdr>
            <w:top w:val="none" w:sz="0" w:space="0" w:color="auto"/>
            <w:left w:val="none" w:sz="0" w:space="0" w:color="auto"/>
            <w:bottom w:val="none" w:sz="0" w:space="0" w:color="auto"/>
            <w:right w:val="none" w:sz="0" w:space="0" w:color="auto"/>
          </w:divBdr>
        </w:div>
        <w:div w:id="417753786">
          <w:marLeft w:val="640"/>
          <w:marRight w:val="0"/>
          <w:marTop w:val="0"/>
          <w:marBottom w:val="0"/>
          <w:divBdr>
            <w:top w:val="none" w:sz="0" w:space="0" w:color="auto"/>
            <w:left w:val="none" w:sz="0" w:space="0" w:color="auto"/>
            <w:bottom w:val="none" w:sz="0" w:space="0" w:color="auto"/>
            <w:right w:val="none" w:sz="0" w:space="0" w:color="auto"/>
          </w:divBdr>
        </w:div>
        <w:div w:id="2061130178">
          <w:marLeft w:val="640"/>
          <w:marRight w:val="0"/>
          <w:marTop w:val="0"/>
          <w:marBottom w:val="0"/>
          <w:divBdr>
            <w:top w:val="none" w:sz="0" w:space="0" w:color="auto"/>
            <w:left w:val="none" w:sz="0" w:space="0" w:color="auto"/>
            <w:bottom w:val="none" w:sz="0" w:space="0" w:color="auto"/>
            <w:right w:val="none" w:sz="0" w:space="0" w:color="auto"/>
          </w:divBdr>
        </w:div>
        <w:div w:id="390735198">
          <w:marLeft w:val="640"/>
          <w:marRight w:val="0"/>
          <w:marTop w:val="0"/>
          <w:marBottom w:val="0"/>
          <w:divBdr>
            <w:top w:val="none" w:sz="0" w:space="0" w:color="auto"/>
            <w:left w:val="none" w:sz="0" w:space="0" w:color="auto"/>
            <w:bottom w:val="none" w:sz="0" w:space="0" w:color="auto"/>
            <w:right w:val="none" w:sz="0" w:space="0" w:color="auto"/>
          </w:divBdr>
        </w:div>
        <w:div w:id="154496644">
          <w:marLeft w:val="640"/>
          <w:marRight w:val="0"/>
          <w:marTop w:val="0"/>
          <w:marBottom w:val="0"/>
          <w:divBdr>
            <w:top w:val="none" w:sz="0" w:space="0" w:color="auto"/>
            <w:left w:val="none" w:sz="0" w:space="0" w:color="auto"/>
            <w:bottom w:val="none" w:sz="0" w:space="0" w:color="auto"/>
            <w:right w:val="none" w:sz="0" w:space="0" w:color="auto"/>
          </w:divBdr>
        </w:div>
        <w:div w:id="1793480044">
          <w:marLeft w:val="640"/>
          <w:marRight w:val="0"/>
          <w:marTop w:val="0"/>
          <w:marBottom w:val="0"/>
          <w:divBdr>
            <w:top w:val="none" w:sz="0" w:space="0" w:color="auto"/>
            <w:left w:val="none" w:sz="0" w:space="0" w:color="auto"/>
            <w:bottom w:val="none" w:sz="0" w:space="0" w:color="auto"/>
            <w:right w:val="none" w:sz="0" w:space="0" w:color="auto"/>
          </w:divBdr>
        </w:div>
        <w:div w:id="669870529">
          <w:marLeft w:val="640"/>
          <w:marRight w:val="0"/>
          <w:marTop w:val="0"/>
          <w:marBottom w:val="0"/>
          <w:divBdr>
            <w:top w:val="none" w:sz="0" w:space="0" w:color="auto"/>
            <w:left w:val="none" w:sz="0" w:space="0" w:color="auto"/>
            <w:bottom w:val="none" w:sz="0" w:space="0" w:color="auto"/>
            <w:right w:val="none" w:sz="0" w:space="0" w:color="auto"/>
          </w:divBdr>
        </w:div>
        <w:div w:id="1092822870">
          <w:marLeft w:val="640"/>
          <w:marRight w:val="0"/>
          <w:marTop w:val="0"/>
          <w:marBottom w:val="0"/>
          <w:divBdr>
            <w:top w:val="none" w:sz="0" w:space="0" w:color="auto"/>
            <w:left w:val="none" w:sz="0" w:space="0" w:color="auto"/>
            <w:bottom w:val="none" w:sz="0" w:space="0" w:color="auto"/>
            <w:right w:val="none" w:sz="0" w:space="0" w:color="auto"/>
          </w:divBdr>
        </w:div>
        <w:div w:id="248000422">
          <w:marLeft w:val="640"/>
          <w:marRight w:val="0"/>
          <w:marTop w:val="0"/>
          <w:marBottom w:val="0"/>
          <w:divBdr>
            <w:top w:val="none" w:sz="0" w:space="0" w:color="auto"/>
            <w:left w:val="none" w:sz="0" w:space="0" w:color="auto"/>
            <w:bottom w:val="none" w:sz="0" w:space="0" w:color="auto"/>
            <w:right w:val="none" w:sz="0" w:space="0" w:color="auto"/>
          </w:divBdr>
        </w:div>
        <w:div w:id="353960612">
          <w:marLeft w:val="640"/>
          <w:marRight w:val="0"/>
          <w:marTop w:val="0"/>
          <w:marBottom w:val="0"/>
          <w:divBdr>
            <w:top w:val="none" w:sz="0" w:space="0" w:color="auto"/>
            <w:left w:val="none" w:sz="0" w:space="0" w:color="auto"/>
            <w:bottom w:val="none" w:sz="0" w:space="0" w:color="auto"/>
            <w:right w:val="none" w:sz="0" w:space="0" w:color="auto"/>
          </w:divBdr>
        </w:div>
        <w:div w:id="1406028189">
          <w:marLeft w:val="640"/>
          <w:marRight w:val="0"/>
          <w:marTop w:val="0"/>
          <w:marBottom w:val="0"/>
          <w:divBdr>
            <w:top w:val="none" w:sz="0" w:space="0" w:color="auto"/>
            <w:left w:val="none" w:sz="0" w:space="0" w:color="auto"/>
            <w:bottom w:val="none" w:sz="0" w:space="0" w:color="auto"/>
            <w:right w:val="none" w:sz="0" w:space="0" w:color="auto"/>
          </w:divBdr>
        </w:div>
        <w:div w:id="695352220">
          <w:marLeft w:val="640"/>
          <w:marRight w:val="0"/>
          <w:marTop w:val="0"/>
          <w:marBottom w:val="0"/>
          <w:divBdr>
            <w:top w:val="none" w:sz="0" w:space="0" w:color="auto"/>
            <w:left w:val="none" w:sz="0" w:space="0" w:color="auto"/>
            <w:bottom w:val="none" w:sz="0" w:space="0" w:color="auto"/>
            <w:right w:val="none" w:sz="0" w:space="0" w:color="auto"/>
          </w:divBdr>
        </w:div>
        <w:div w:id="1642806297">
          <w:marLeft w:val="640"/>
          <w:marRight w:val="0"/>
          <w:marTop w:val="0"/>
          <w:marBottom w:val="0"/>
          <w:divBdr>
            <w:top w:val="none" w:sz="0" w:space="0" w:color="auto"/>
            <w:left w:val="none" w:sz="0" w:space="0" w:color="auto"/>
            <w:bottom w:val="none" w:sz="0" w:space="0" w:color="auto"/>
            <w:right w:val="none" w:sz="0" w:space="0" w:color="auto"/>
          </w:divBdr>
        </w:div>
        <w:div w:id="717819173">
          <w:marLeft w:val="640"/>
          <w:marRight w:val="0"/>
          <w:marTop w:val="0"/>
          <w:marBottom w:val="0"/>
          <w:divBdr>
            <w:top w:val="none" w:sz="0" w:space="0" w:color="auto"/>
            <w:left w:val="none" w:sz="0" w:space="0" w:color="auto"/>
            <w:bottom w:val="none" w:sz="0" w:space="0" w:color="auto"/>
            <w:right w:val="none" w:sz="0" w:space="0" w:color="auto"/>
          </w:divBdr>
        </w:div>
        <w:div w:id="1640185434">
          <w:marLeft w:val="640"/>
          <w:marRight w:val="0"/>
          <w:marTop w:val="0"/>
          <w:marBottom w:val="0"/>
          <w:divBdr>
            <w:top w:val="none" w:sz="0" w:space="0" w:color="auto"/>
            <w:left w:val="none" w:sz="0" w:space="0" w:color="auto"/>
            <w:bottom w:val="none" w:sz="0" w:space="0" w:color="auto"/>
            <w:right w:val="none" w:sz="0" w:space="0" w:color="auto"/>
          </w:divBdr>
        </w:div>
        <w:div w:id="749541707">
          <w:marLeft w:val="640"/>
          <w:marRight w:val="0"/>
          <w:marTop w:val="0"/>
          <w:marBottom w:val="0"/>
          <w:divBdr>
            <w:top w:val="none" w:sz="0" w:space="0" w:color="auto"/>
            <w:left w:val="none" w:sz="0" w:space="0" w:color="auto"/>
            <w:bottom w:val="none" w:sz="0" w:space="0" w:color="auto"/>
            <w:right w:val="none" w:sz="0" w:space="0" w:color="auto"/>
          </w:divBdr>
        </w:div>
        <w:div w:id="1364671394">
          <w:marLeft w:val="640"/>
          <w:marRight w:val="0"/>
          <w:marTop w:val="0"/>
          <w:marBottom w:val="0"/>
          <w:divBdr>
            <w:top w:val="none" w:sz="0" w:space="0" w:color="auto"/>
            <w:left w:val="none" w:sz="0" w:space="0" w:color="auto"/>
            <w:bottom w:val="none" w:sz="0" w:space="0" w:color="auto"/>
            <w:right w:val="none" w:sz="0" w:space="0" w:color="auto"/>
          </w:divBdr>
        </w:div>
        <w:div w:id="1227179276">
          <w:marLeft w:val="640"/>
          <w:marRight w:val="0"/>
          <w:marTop w:val="0"/>
          <w:marBottom w:val="0"/>
          <w:divBdr>
            <w:top w:val="none" w:sz="0" w:space="0" w:color="auto"/>
            <w:left w:val="none" w:sz="0" w:space="0" w:color="auto"/>
            <w:bottom w:val="none" w:sz="0" w:space="0" w:color="auto"/>
            <w:right w:val="none" w:sz="0" w:space="0" w:color="auto"/>
          </w:divBdr>
        </w:div>
        <w:div w:id="2126121024">
          <w:marLeft w:val="640"/>
          <w:marRight w:val="0"/>
          <w:marTop w:val="0"/>
          <w:marBottom w:val="0"/>
          <w:divBdr>
            <w:top w:val="none" w:sz="0" w:space="0" w:color="auto"/>
            <w:left w:val="none" w:sz="0" w:space="0" w:color="auto"/>
            <w:bottom w:val="none" w:sz="0" w:space="0" w:color="auto"/>
            <w:right w:val="none" w:sz="0" w:space="0" w:color="auto"/>
          </w:divBdr>
        </w:div>
        <w:div w:id="1997146718">
          <w:marLeft w:val="640"/>
          <w:marRight w:val="0"/>
          <w:marTop w:val="0"/>
          <w:marBottom w:val="0"/>
          <w:divBdr>
            <w:top w:val="none" w:sz="0" w:space="0" w:color="auto"/>
            <w:left w:val="none" w:sz="0" w:space="0" w:color="auto"/>
            <w:bottom w:val="none" w:sz="0" w:space="0" w:color="auto"/>
            <w:right w:val="none" w:sz="0" w:space="0" w:color="auto"/>
          </w:divBdr>
        </w:div>
        <w:div w:id="1429498219">
          <w:marLeft w:val="640"/>
          <w:marRight w:val="0"/>
          <w:marTop w:val="0"/>
          <w:marBottom w:val="0"/>
          <w:divBdr>
            <w:top w:val="none" w:sz="0" w:space="0" w:color="auto"/>
            <w:left w:val="none" w:sz="0" w:space="0" w:color="auto"/>
            <w:bottom w:val="none" w:sz="0" w:space="0" w:color="auto"/>
            <w:right w:val="none" w:sz="0" w:space="0" w:color="auto"/>
          </w:divBdr>
        </w:div>
        <w:div w:id="1626277450">
          <w:marLeft w:val="640"/>
          <w:marRight w:val="0"/>
          <w:marTop w:val="0"/>
          <w:marBottom w:val="0"/>
          <w:divBdr>
            <w:top w:val="none" w:sz="0" w:space="0" w:color="auto"/>
            <w:left w:val="none" w:sz="0" w:space="0" w:color="auto"/>
            <w:bottom w:val="none" w:sz="0" w:space="0" w:color="auto"/>
            <w:right w:val="none" w:sz="0" w:space="0" w:color="auto"/>
          </w:divBdr>
        </w:div>
        <w:div w:id="1636180417">
          <w:marLeft w:val="640"/>
          <w:marRight w:val="0"/>
          <w:marTop w:val="0"/>
          <w:marBottom w:val="0"/>
          <w:divBdr>
            <w:top w:val="none" w:sz="0" w:space="0" w:color="auto"/>
            <w:left w:val="none" w:sz="0" w:space="0" w:color="auto"/>
            <w:bottom w:val="none" w:sz="0" w:space="0" w:color="auto"/>
            <w:right w:val="none" w:sz="0" w:space="0" w:color="auto"/>
          </w:divBdr>
        </w:div>
        <w:div w:id="228927222">
          <w:marLeft w:val="640"/>
          <w:marRight w:val="0"/>
          <w:marTop w:val="0"/>
          <w:marBottom w:val="0"/>
          <w:divBdr>
            <w:top w:val="none" w:sz="0" w:space="0" w:color="auto"/>
            <w:left w:val="none" w:sz="0" w:space="0" w:color="auto"/>
            <w:bottom w:val="none" w:sz="0" w:space="0" w:color="auto"/>
            <w:right w:val="none" w:sz="0" w:space="0" w:color="auto"/>
          </w:divBdr>
        </w:div>
        <w:div w:id="1019745242">
          <w:marLeft w:val="640"/>
          <w:marRight w:val="0"/>
          <w:marTop w:val="0"/>
          <w:marBottom w:val="0"/>
          <w:divBdr>
            <w:top w:val="none" w:sz="0" w:space="0" w:color="auto"/>
            <w:left w:val="none" w:sz="0" w:space="0" w:color="auto"/>
            <w:bottom w:val="none" w:sz="0" w:space="0" w:color="auto"/>
            <w:right w:val="none" w:sz="0" w:space="0" w:color="auto"/>
          </w:divBdr>
        </w:div>
        <w:div w:id="306866081">
          <w:marLeft w:val="640"/>
          <w:marRight w:val="0"/>
          <w:marTop w:val="0"/>
          <w:marBottom w:val="0"/>
          <w:divBdr>
            <w:top w:val="none" w:sz="0" w:space="0" w:color="auto"/>
            <w:left w:val="none" w:sz="0" w:space="0" w:color="auto"/>
            <w:bottom w:val="none" w:sz="0" w:space="0" w:color="auto"/>
            <w:right w:val="none" w:sz="0" w:space="0" w:color="auto"/>
          </w:divBdr>
        </w:div>
        <w:div w:id="962273156">
          <w:marLeft w:val="640"/>
          <w:marRight w:val="0"/>
          <w:marTop w:val="0"/>
          <w:marBottom w:val="0"/>
          <w:divBdr>
            <w:top w:val="none" w:sz="0" w:space="0" w:color="auto"/>
            <w:left w:val="none" w:sz="0" w:space="0" w:color="auto"/>
            <w:bottom w:val="none" w:sz="0" w:space="0" w:color="auto"/>
            <w:right w:val="none" w:sz="0" w:space="0" w:color="auto"/>
          </w:divBdr>
        </w:div>
        <w:div w:id="634720161">
          <w:marLeft w:val="640"/>
          <w:marRight w:val="0"/>
          <w:marTop w:val="0"/>
          <w:marBottom w:val="0"/>
          <w:divBdr>
            <w:top w:val="none" w:sz="0" w:space="0" w:color="auto"/>
            <w:left w:val="none" w:sz="0" w:space="0" w:color="auto"/>
            <w:bottom w:val="none" w:sz="0" w:space="0" w:color="auto"/>
            <w:right w:val="none" w:sz="0" w:space="0" w:color="auto"/>
          </w:divBdr>
        </w:div>
        <w:div w:id="599291271">
          <w:marLeft w:val="640"/>
          <w:marRight w:val="0"/>
          <w:marTop w:val="0"/>
          <w:marBottom w:val="0"/>
          <w:divBdr>
            <w:top w:val="none" w:sz="0" w:space="0" w:color="auto"/>
            <w:left w:val="none" w:sz="0" w:space="0" w:color="auto"/>
            <w:bottom w:val="none" w:sz="0" w:space="0" w:color="auto"/>
            <w:right w:val="none" w:sz="0" w:space="0" w:color="auto"/>
          </w:divBdr>
        </w:div>
        <w:div w:id="2022004948">
          <w:marLeft w:val="640"/>
          <w:marRight w:val="0"/>
          <w:marTop w:val="0"/>
          <w:marBottom w:val="0"/>
          <w:divBdr>
            <w:top w:val="none" w:sz="0" w:space="0" w:color="auto"/>
            <w:left w:val="none" w:sz="0" w:space="0" w:color="auto"/>
            <w:bottom w:val="none" w:sz="0" w:space="0" w:color="auto"/>
            <w:right w:val="none" w:sz="0" w:space="0" w:color="auto"/>
          </w:divBdr>
        </w:div>
        <w:div w:id="1815948309">
          <w:marLeft w:val="640"/>
          <w:marRight w:val="0"/>
          <w:marTop w:val="0"/>
          <w:marBottom w:val="0"/>
          <w:divBdr>
            <w:top w:val="none" w:sz="0" w:space="0" w:color="auto"/>
            <w:left w:val="none" w:sz="0" w:space="0" w:color="auto"/>
            <w:bottom w:val="none" w:sz="0" w:space="0" w:color="auto"/>
            <w:right w:val="none" w:sz="0" w:space="0" w:color="auto"/>
          </w:divBdr>
        </w:div>
        <w:div w:id="1098018283">
          <w:marLeft w:val="640"/>
          <w:marRight w:val="0"/>
          <w:marTop w:val="0"/>
          <w:marBottom w:val="0"/>
          <w:divBdr>
            <w:top w:val="none" w:sz="0" w:space="0" w:color="auto"/>
            <w:left w:val="none" w:sz="0" w:space="0" w:color="auto"/>
            <w:bottom w:val="none" w:sz="0" w:space="0" w:color="auto"/>
            <w:right w:val="none" w:sz="0" w:space="0" w:color="auto"/>
          </w:divBdr>
        </w:div>
        <w:div w:id="1762603113">
          <w:marLeft w:val="640"/>
          <w:marRight w:val="0"/>
          <w:marTop w:val="0"/>
          <w:marBottom w:val="0"/>
          <w:divBdr>
            <w:top w:val="none" w:sz="0" w:space="0" w:color="auto"/>
            <w:left w:val="none" w:sz="0" w:space="0" w:color="auto"/>
            <w:bottom w:val="none" w:sz="0" w:space="0" w:color="auto"/>
            <w:right w:val="none" w:sz="0" w:space="0" w:color="auto"/>
          </w:divBdr>
        </w:div>
        <w:div w:id="1123503404">
          <w:marLeft w:val="640"/>
          <w:marRight w:val="0"/>
          <w:marTop w:val="0"/>
          <w:marBottom w:val="0"/>
          <w:divBdr>
            <w:top w:val="none" w:sz="0" w:space="0" w:color="auto"/>
            <w:left w:val="none" w:sz="0" w:space="0" w:color="auto"/>
            <w:bottom w:val="none" w:sz="0" w:space="0" w:color="auto"/>
            <w:right w:val="none" w:sz="0" w:space="0" w:color="auto"/>
          </w:divBdr>
        </w:div>
        <w:div w:id="663902104">
          <w:marLeft w:val="640"/>
          <w:marRight w:val="0"/>
          <w:marTop w:val="0"/>
          <w:marBottom w:val="0"/>
          <w:divBdr>
            <w:top w:val="none" w:sz="0" w:space="0" w:color="auto"/>
            <w:left w:val="none" w:sz="0" w:space="0" w:color="auto"/>
            <w:bottom w:val="none" w:sz="0" w:space="0" w:color="auto"/>
            <w:right w:val="none" w:sz="0" w:space="0" w:color="auto"/>
          </w:divBdr>
        </w:div>
        <w:div w:id="191189399">
          <w:marLeft w:val="640"/>
          <w:marRight w:val="0"/>
          <w:marTop w:val="0"/>
          <w:marBottom w:val="0"/>
          <w:divBdr>
            <w:top w:val="none" w:sz="0" w:space="0" w:color="auto"/>
            <w:left w:val="none" w:sz="0" w:space="0" w:color="auto"/>
            <w:bottom w:val="none" w:sz="0" w:space="0" w:color="auto"/>
            <w:right w:val="none" w:sz="0" w:space="0" w:color="auto"/>
          </w:divBdr>
        </w:div>
        <w:div w:id="912013068">
          <w:marLeft w:val="640"/>
          <w:marRight w:val="0"/>
          <w:marTop w:val="0"/>
          <w:marBottom w:val="0"/>
          <w:divBdr>
            <w:top w:val="none" w:sz="0" w:space="0" w:color="auto"/>
            <w:left w:val="none" w:sz="0" w:space="0" w:color="auto"/>
            <w:bottom w:val="none" w:sz="0" w:space="0" w:color="auto"/>
            <w:right w:val="none" w:sz="0" w:space="0" w:color="auto"/>
          </w:divBdr>
        </w:div>
        <w:div w:id="1357999644">
          <w:marLeft w:val="640"/>
          <w:marRight w:val="0"/>
          <w:marTop w:val="0"/>
          <w:marBottom w:val="0"/>
          <w:divBdr>
            <w:top w:val="none" w:sz="0" w:space="0" w:color="auto"/>
            <w:left w:val="none" w:sz="0" w:space="0" w:color="auto"/>
            <w:bottom w:val="none" w:sz="0" w:space="0" w:color="auto"/>
            <w:right w:val="none" w:sz="0" w:space="0" w:color="auto"/>
          </w:divBdr>
        </w:div>
        <w:div w:id="1096485056">
          <w:marLeft w:val="640"/>
          <w:marRight w:val="0"/>
          <w:marTop w:val="0"/>
          <w:marBottom w:val="0"/>
          <w:divBdr>
            <w:top w:val="none" w:sz="0" w:space="0" w:color="auto"/>
            <w:left w:val="none" w:sz="0" w:space="0" w:color="auto"/>
            <w:bottom w:val="none" w:sz="0" w:space="0" w:color="auto"/>
            <w:right w:val="none" w:sz="0" w:space="0" w:color="auto"/>
          </w:divBdr>
        </w:div>
        <w:div w:id="1035303464">
          <w:marLeft w:val="640"/>
          <w:marRight w:val="0"/>
          <w:marTop w:val="0"/>
          <w:marBottom w:val="0"/>
          <w:divBdr>
            <w:top w:val="none" w:sz="0" w:space="0" w:color="auto"/>
            <w:left w:val="none" w:sz="0" w:space="0" w:color="auto"/>
            <w:bottom w:val="none" w:sz="0" w:space="0" w:color="auto"/>
            <w:right w:val="none" w:sz="0" w:space="0" w:color="auto"/>
          </w:divBdr>
        </w:div>
        <w:div w:id="1842812664">
          <w:marLeft w:val="640"/>
          <w:marRight w:val="0"/>
          <w:marTop w:val="0"/>
          <w:marBottom w:val="0"/>
          <w:divBdr>
            <w:top w:val="none" w:sz="0" w:space="0" w:color="auto"/>
            <w:left w:val="none" w:sz="0" w:space="0" w:color="auto"/>
            <w:bottom w:val="none" w:sz="0" w:space="0" w:color="auto"/>
            <w:right w:val="none" w:sz="0" w:space="0" w:color="auto"/>
          </w:divBdr>
        </w:div>
        <w:div w:id="763770339">
          <w:marLeft w:val="640"/>
          <w:marRight w:val="0"/>
          <w:marTop w:val="0"/>
          <w:marBottom w:val="0"/>
          <w:divBdr>
            <w:top w:val="none" w:sz="0" w:space="0" w:color="auto"/>
            <w:left w:val="none" w:sz="0" w:space="0" w:color="auto"/>
            <w:bottom w:val="none" w:sz="0" w:space="0" w:color="auto"/>
            <w:right w:val="none" w:sz="0" w:space="0" w:color="auto"/>
          </w:divBdr>
        </w:div>
        <w:div w:id="1596934017">
          <w:marLeft w:val="640"/>
          <w:marRight w:val="0"/>
          <w:marTop w:val="0"/>
          <w:marBottom w:val="0"/>
          <w:divBdr>
            <w:top w:val="none" w:sz="0" w:space="0" w:color="auto"/>
            <w:left w:val="none" w:sz="0" w:space="0" w:color="auto"/>
            <w:bottom w:val="none" w:sz="0" w:space="0" w:color="auto"/>
            <w:right w:val="none" w:sz="0" w:space="0" w:color="auto"/>
          </w:divBdr>
        </w:div>
        <w:div w:id="705564737">
          <w:marLeft w:val="640"/>
          <w:marRight w:val="0"/>
          <w:marTop w:val="0"/>
          <w:marBottom w:val="0"/>
          <w:divBdr>
            <w:top w:val="none" w:sz="0" w:space="0" w:color="auto"/>
            <w:left w:val="none" w:sz="0" w:space="0" w:color="auto"/>
            <w:bottom w:val="none" w:sz="0" w:space="0" w:color="auto"/>
            <w:right w:val="none" w:sz="0" w:space="0" w:color="auto"/>
          </w:divBdr>
        </w:div>
        <w:div w:id="253367649">
          <w:marLeft w:val="640"/>
          <w:marRight w:val="0"/>
          <w:marTop w:val="0"/>
          <w:marBottom w:val="0"/>
          <w:divBdr>
            <w:top w:val="none" w:sz="0" w:space="0" w:color="auto"/>
            <w:left w:val="none" w:sz="0" w:space="0" w:color="auto"/>
            <w:bottom w:val="none" w:sz="0" w:space="0" w:color="auto"/>
            <w:right w:val="none" w:sz="0" w:space="0" w:color="auto"/>
          </w:divBdr>
        </w:div>
        <w:div w:id="681006827">
          <w:marLeft w:val="640"/>
          <w:marRight w:val="0"/>
          <w:marTop w:val="0"/>
          <w:marBottom w:val="0"/>
          <w:divBdr>
            <w:top w:val="none" w:sz="0" w:space="0" w:color="auto"/>
            <w:left w:val="none" w:sz="0" w:space="0" w:color="auto"/>
            <w:bottom w:val="none" w:sz="0" w:space="0" w:color="auto"/>
            <w:right w:val="none" w:sz="0" w:space="0" w:color="auto"/>
          </w:divBdr>
        </w:div>
        <w:div w:id="690644574">
          <w:marLeft w:val="640"/>
          <w:marRight w:val="0"/>
          <w:marTop w:val="0"/>
          <w:marBottom w:val="0"/>
          <w:divBdr>
            <w:top w:val="none" w:sz="0" w:space="0" w:color="auto"/>
            <w:left w:val="none" w:sz="0" w:space="0" w:color="auto"/>
            <w:bottom w:val="none" w:sz="0" w:space="0" w:color="auto"/>
            <w:right w:val="none" w:sz="0" w:space="0" w:color="auto"/>
          </w:divBdr>
        </w:div>
        <w:div w:id="1505046394">
          <w:marLeft w:val="640"/>
          <w:marRight w:val="0"/>
          <w:marTop w:val="0"/>
          <w:marBottom w:val="0"/>
          <w:divBdr>
            <w:top w:val="none" w:sz="0" w:space="0" w:color="auto"/>
            <w:left w:val="none" w:sz="0" w:space="0" w:color="auto"/>
            <w:bottom w:val="none" w:sz="0" w:space="0" w:color="auto"/>
            <w:right w:val="none" w:sz="0" w:space="0" w:color="auto"/>
          </w:divBdr>
        </w:div>
        <w:div w:id="2039770303">
          <w:marLeft w:val="640"/>
          <w:marRight w:val="0"/>
          <w:marTop w:val="0"/>
          <w:marBottom w:val="0"/>
          <w:divBdr>
            <w:top w:val="none" w:sz="0" w:space="0" w:color="auto"/>
            <w:left w:val="none" w:sz="0" w:space="0" w:color="auto"/>
            <w:bottom w:val="none" w:sz="0" w:space="0" w:color="auto"/>
            <w:right w:val="none" w:sz="0" w:space="0" w:color="auto"/>
          </w:divBdr>
        </w:div>
        <w:div w:id="296028155">
          <w:marLeft w:val="640"/>
          <w:marRight w:val="0"/>
          <w:marTop w:val="0"/>
          <w:marBottom w:val="0"/>
          <w:divBdr>
            <w:top w:val="none" w:sz="0" w:space="0" w:color="auto"/>
            <w:left w:val="none" w:sz="0" w:space="0" w:color="auto"/>
            <w:bottom w:val="none" w:sz="0" w:space="0" w:color="auto"/>
            <w:right w:val="none" w:sz="0" w:space="0" w:color="auto"/>
          </w:divBdr>
        </w:div>
        <w:div w:id="990518795">
          <w:marLeft w:val="640"/>
          <w:marRight w:val="0"/>
          <w:marTop w:val="0"/>
          <w:marBottom w:val="0"/>
          <w:divBdr>
            <w:top w:val="none" w:sz="0" w:space="0" w:color="auto"/>
            <w:left w:val="none" w:sz="0" w:space="0" w:color="auto"/>
            <w:bottom w:val="none" w:sz="0" w:space="0" w:color="auto"/>
            <w:right w:val="none" w:sz="0" w:space="0" w:color="auto"/>
          </w:divBdr>
        </w:div>
        <w:div w:id="629364147">
          <w:marLeft w:val="640"/>
          <w:marRight w:val="0"/>
          <w:marTop w:val="0"/>
          <w:marBottom w:val="0"/>
          <w:divBdr>
            <w:top w:val="none" w:sz="0" w:space="0" w:color="auto"/>
            <w:left w:val="none" w:sz="0" w:space="0" w:color="auto"/>
            <w:bottom w:val="none" w:sz="0" w:space="0" w:color="auto"/>
            <w:right w:val="none" w:sz="0" w:space="0" w:color="auto"/>
          </w:divBdr>
        </w:div>
        <w:div w:id="1327787454">
          <w:marLeft w:val="640"/>
          <w:marRight w:val="0"/>
          <w:marTop w:val="0"/>
          <w:marBottom w:val="0"/>
          <w:divBdr>
            <w:top w:val="none" w:sz="0" w:space="0" w:color="auto"/>
            <w:left w:val="none" w:sz="0" w:space="0" w:color="auto"/>
            <w:bottom w:val="none" w:sz="0" w:space="0" w:color="auto"/>
            <w:right w:val="none" w:sz="0" w:space="0" w:color="auto"/>
          </w:divBdr>
        </w:div>
        <w:div w:id="746461347">
          <w:marLeft w:val="640"/>
          <w:marRight w:val="0"/>
          <w:marTop w:val="0"/>
          <w:marBottom w:val="0"/>
          <w:divBdr>
            <w:top w:val="none" w:sz="0" w:space="0" w:color="auto"/>
            <w:left w:val="none" w:sz="0" w:space="0" w:color="auto"/>
            <w:bottom w:val="none" w:sz="0" w:space="0" w:color="auto"/>
            <w:right w:val="none" w:sz="0" w:space="0" w:color="auto"/>
          </w:divBdr>
        </w:div>
        <w:div w:id="904340259">
          <w:marLeft w:val="640"/>
          <w:marRight w:val="0"/>
          <w:marTop w:val="0"/>
          <w:marBottom w:val="0"/>
          <w:divBdr>
            <w:top w:val="none" w:sz="0" w:space="0" w:color="auto"/>
            <w:left w:val="none" w:sz="0" w:space="0" w:color="auto"/>
            <w:bottom w:val="none" w:sz="0" w:space="0" w:color="auto"/>
            <w:right w:val="none" w:sz="0" w:space="0" w:color="auto"/>
          </w:divBdr>
        </w:div>
        <w:div w:id="249896043">
          <w:marLeft w:val="640"/>
          <w:marRight w:val="0"/>
          <w:marTop w:val="0"/>
          <w:marBottom w:val="0"/>
          <w:divBdr>
            <w:top w:val="none" w:sz="0" w:space="0" w:color="auto"/>
            <w:left w:val="none" w:sz="0" w:space="0" w:color="auto"/>
            <w:bottom w:val="none" w:sz="0" w:space="0" w:color="auto"/>
            <w:right w:val="none" w:sz="0" w:space="0" w:color="auto"/>
          </w:divBdr>
        </w:div>
        <w:div w:id="1380671517">
          <w:marLeft w:val="640"/>
          <w:marRight w:val="0"/>
          <w:marTop w:val="0"/>
          <w:marBottom w:val="0"/>
          <w:divBdr>
            <w:top w:val="none" w:sz="0" w:space="0" w:color="auto"/>
            <w:left w:val="none" w:sz="0" w:space="0" w:color="auto"/>
            <w:bottom w:val="none" w:sz="0" w:space="0" w:color="auto"/>
            <w:right w:val="none" w:sz="0" w:space="0" w:color="auto"/>
          </w:divBdr>
        </w:div>
        <w:div w:id="1259171374">
          <w:marLeft w:val="640"/>
          <w:marRight w:val="0"/>
          <w:marTop w:val="0"/>
          <w:marBottom w:val="0"/>
          <w:divBdr>
            <w:top w:val="none" w:sz="0" w:space="0" w:color="auto"/>
            <w:left w:val="none" w:sz="0" w:space="0" w:color="auto"/>
            <w:bottom w:val="none" w:sz="0" w:space="0" w:color="auto"/>
            <w:right w:val="none" w:sz="0" w:space="0" w:color="auto"/>
          </w:divBdr>
        </w:div>
        <w:div w:id="333151172">
          <w:marLeft w:val="640"/>
          <w:marRight w:val="0"/>
          <w:marTop w:val="0"/>
          <w:marBottom w:val="0"/>
          <w:divBdr>
            <w:top w:val="none" w:sz="0" w:space="0" w:color="auto"/>
            <w:left w:val="none" w:sz="0" w:space="0" w:color="auto"/>
            <w:bottom w:val="none" w:sz="0" w:space="0" w:color="auto"/>
            <w:right w:val="none" w:sz="0" w:space="0" w:color="auto"/>
          </w:divBdr>
        </w:div>
        <w:div w:id="1248032042">
          <w:marLeft w:val="640"/>
          <w:marRight w:val="0"/>
          <w:marTop w:val="0"/>
          <w:marBottom w:val="0"/>
          <w:divBdr>
            <w:top w:val="none" w:sz="0" w:space="0" w:color="auto"/>
            <w:left w:val="none" w:sz="0" w:space="0" w:color="auto"/>
            <w:bottom w:val="none" w:sz="0" w:space="0" w:color="auto"/>
            <w:right w:val="none" w:sz="0" w:space="0" w:color="auto"/>
          </w:divBdr>
        </w:div>
        <w:div w:id="106891272">
          <w:marLeft w:val="640"/>
          <w:marRight w:val="0"/>
          <w:marTop w:val="0"/>
          <w:marBottom w:val="0"/>
          <w:divBdr>
            <w:top w:val="none" w:sz="0" w:space="0" w:color="auto"/>
            <w:left w:val="none" w:sz="0" w:space="0" w:color="auto"/>
            <w:bottom w:val="none" w:sz="0" w:space="0" w:color="auto"/>
            <w:right w:val="none" w:sz="0" w:space="0" w:color="auto"/>
          </w:divBdr>
        </w:div>
        <w:div w:id="591623260">
          <w:marLeft w:val="640"/>
          <w:marRight w:val="0"/>
          <w:marTop w:val="0"/>
          <w:marBottom w:val="0"/>
          <w:divBdr>
            <w:top w:val="none" w:sz="0" w:space="0" w:color="auto"/>
            <w:left w:val="none" w:sz="0" w:space="0" w:color="auto"/>
            <w:bottom w:val="none" w:sz="0" w:space="0" w:color="auto"/>
            <w:right w:val="none" w:sz="0" w:space="0" w:color="auto"/>
          </w:divBdr>
        </w:div>
        <w:div w:id="639648002">
          <w:marLeft w:val="640"/>
          <w:marRight w:val="0"/>
          <w:marTop w:val="0"/>
          <w:marBottom w:val="0"/>
          <w:divBdr>
            <w:top w:val="none" w:sz="0" w:space="0" w:color="auto"/>
            <w:left w:val="none" w:sz="0" w:space="0" w:color="auto"/>
            <w:bottom w:val="none" w:sz="0" w:space="0" w:color="auto"/>
            <w:right w:val="none" w:sz="0" w:space="0" w:color="auto"/>
          </w:divBdr>
        </w:div>
        <w:div w:id="339236017">
          <w:marLeft w:val="640"/>
          <w:marRight w:val="0"/>
          <w:marTop w:val="0"/>
          <w:marBottom w:val="0"/>
          <w:divBdr>
            <w:top w:val="none" w:sz="0" w:space="0" w:color="auto"/>
            <w:left w:val="none" w:sz="0" w:space="0" w:color="auto"/>
            <w:bottom w:val="none" w:sz="0" w:space="0" w:color="auto"/>
            <w:right w:val="none" w:sz="0" w:space="0" w:color="auto"/>
          </w:divBdr>
        </w:div>
        <w:div w:id="691109261">
          <w:marLeft w:val="640"/>
          <w:marRight w:val="0"/>
          <w:marTop w:val="0"/>
          <w:marBottom w:val="0"/>
          <w:divBdr>
            <w:top w:val="none" w:sz="0" w:space="0" w:color="auto"/>
            <w:left w:val="none" w:sz="0" w:space="0" w:color="auto"/>
            <w:bottom w:val="none" w:sz="0" w:space="0" w:color="auto"/>
            <w:right w:val="none" w:sz="0" w:space="0" w:color="auto"/>
          </w:divBdr>
        </w:div>
        <w:div w:id="714352960">
          <w:marLeft w:val="640"/>
          <w:marRight w:val="0"/>
          <w:marTop w:val="0"/>
          <w:marBottom w:val="0"/>
          <w:divBdr>
            <w:top w:val="none" w:sz="0" w:space="0" w:color="auto"/>
            <w:left w:val="none" w:sz="0" w:space="0" w:color="auto"/>
            <w:bottom w:val="none" w:sz="0" w:space="0" w:color="auto"/>
            <w:right w:val="none" w:sz="0" w:space="0" w:color="auto"/>
          </w:divBdr>
        </w:div>
        <w:div w:id="370038316">
          <w:marLeft w:val="640"/>
          <w:marRight w:val="0"/>
          <w:marTop w:val="0"/>
          <w:marBottom w:val="0"/>
          <w:divBdr>
            <w:top w:val="none" w:sz="0" w:space="0" w:color="auto"/>
            <w:left w:val="none" w:sz="0" w:space="0" w:color="auto"/>
            <w:bottom w:val="none" w:sz="0" w:space="0" w:color="auto"/>
            <w:right w:val="none" w:sz="0" w:space="0" w:color="auto"/>
          </w:divBdr>
        </w:div>
        <w:div w:id="1709180420">
          <w:marLeft w:val="640"/>
          <w:marRight w:val="0"/>
          <w:marTop w:val="0"/>
          <w:marBottom w:val="0"/>
          <w:divBdr>
            <w:top w:val="none" w:sz="0" w:space="0" w:color="auto"/>
            <w:left w:val="none" w:sz="0" w:space="0" w:color="auto"/>
            <w:bottom w:val="none" w:sz="0" w:space="0" w:color="auto"/>
            <w:right w:val="none" w:sz="0" w:space="0" w:color="auto"/>
          </w:divBdr>
        </w:div>
        <w:div w:id="1543398419">
          <w:marLeft w:val="640"/>
          <w:marRight w:val="0"/>
          <w:marTop w:val="0"/>
          <w:marBottom w:val="0"/>
          <w:divBdr>
            <w:top w:val="none" w:sz="0" w:space="0" w:color="auto"/>
            <w:left w:val="none" w:sz="0" w:space="0" w:color="auto"/>
            <w:bottom w:val="none" w:sz="0" w:space="0" w:color="auto"/>
            <w:right w:val="none" w:sz="0" w:space="0" w:color="auto"/>
          </w:divBdr>
        </w:div>
        <w:div w:id="1589189837">
          <w:marLeft w:val="640"/>
          <w:marRight w:val="0"/>
          <w:marTop w:val="0"/>
          <w:marBottom w:val="0"/>
          <w:divBdr>
            <w:top w:val="none" w:sz="0" w:space="0" w:color="auto"/>
            <w:left w:val="none" w:sz="0" w:space="0" w:color="auto"/>
            <w:bottom w:val="none" w:sz="0" w:space="0" w:color="auto"/>
            <w:right w:val="none" w:sz="0" w:space="0" w:color="auto"/>
          </w:divBdr>
        </w:div>
        <w:div w:id="1886529042">
          <w:marLeft w:val="640"/>
          <w:marRight w:val="0"/>
          <w:marTop w:val="0"/>
          <w:marBottom w:val="0"/>
          <w:divBdr>
            <w:top w:val="none" w:sz="0" w:space="0" w:color="auto"/>
            <w:left w:val="none" w:sz="0" w:space="0" w:color="auto"/>
            <w:bottom w:val="none" w:sz="0" w:space="0" w:color="auto"/>
            <w:right w:val="none" w:sz="0" w:space="0" w:color="auto"/>
          </w:divBdr>
        </w:div>
        <w:div w:id="429544692">
          <w:marLeft w:val="640"/>
          <w:marRight w:val="0"/>
          <w:marTop w:val="0"/>
          <w:marBottom w:val="0"/>
          <w:divBdr>
            <w:top w:val="none" w:sz="0" w:space="0" w:color="auto"/>
            <w:left w:val="none" w:sz="0" w:space="0" w:color="auto"/>
            <w:bottom w:val="none" w:sz="0" w:space="0" w:color="auto"/>
            <w:right w:val="none" w:sz="0" w:space="0" w:color="auto"/>
          </w:divBdr>
        </w:div>
        <w:div w:id="884759031">
          <w:marLeft w:val="640"/>
          <w:marRight w:val="0"/>
          <w:marTop w:val="0"/>
          <w:marBottom w:val="0"/>
          <w:divBdr>
            <w:top w:val="none" w:sz="0" w:space="0" w:color="auto"/>
            <w:left w:val="none" w:sz="0" w:space="0" w:color="auto"/>
            <w:bottom w:val="none" w:sz="0" w:space="0" w:color="auto"/>
            <w:right w:val="none" w:sz="0" w:space="0" w:color="auto"/>
          </w:divBdr>
        </w:div>
        <w:div w:id="1785149409">
          <w:marLeft w:val="640"/>
          <w:marRight w:val="0"/>
          <w:marTop w:val="0"/>
          <w:marBottom w:val="0"/>
          <w:divBdr>
            <w:top w:val="none" w:sz="0" w:space="0" w:color="auto"/>
            <w:left w:val="none" w:sz="0" w:space="0" w:color="auto"/>
            <w:bottom w:val="none" w:sz="0" w:space="0" w:color="auto"/>
            <w:right w:val="none" w:sz="0" w:space="0" w:color="auto"/>
          </w:divBdr>
        </w:div>
        <w:div w:id="1320814749">
          <w:marLeft w:val="640"/>
          <w:marRight w:val="0"/>
          <w:marTop w:val="0"/>
          <w:marBottom w:val="0"/>
          <w:divBdr>
            <w:top w:val="none" w:sz="0" w:space="0" w:color="auto"/>
            <w:left w:val="none" w:sz="0" w:space="0" w:color="auto"/>
            <w:bottom w:val="none" w:sz="0" w:space="0" w:color="auto"/>
            <w:right w:val="none" w:sz="0" w:space="0" w:color="auto"/>
          </w:divBdr>
        </w:div>
        <w:div w:id="75825180">
          <w:marLeft w:val="640"/>
          <w:marRight w:val="0"/>
          <w:marTop w:val="0"/>
          <w:marBottom w:val="0"/>
          <w:divBdr>
            <w:top w:val="none" w:sz="0" w:space="0" w:color="auto"/>
            <w:left w:val="none" w:sz="0" w:space="0" w:color="auto"/>
            <w:bottom w:val="none" w:sz="0" w:space="0" w:color="auto"/>
            <w:right w:val="none" w:sz="0" w:space="0" w:color="auto"/>
          </w:divBdr>
        </w:div>
        <w:div w:id="1155798341">
          <w:marLeft w:val="640"/>
          <w:marRight w:val="0"/>
          <w:marTop w:val="0"/>
          <w:marBottom w:val="0"/>
          <w:divBdr>
            <w:top w:val="none" w:sz="0" w:space="0" w:color="auto"/>
            <w:left w:val="none" w:sz="0" w:space="0" w:color="auto"/>
            <w:bottom w:val="none" w:sz="0" w:space="0" w:color="auto"/>
            <w:right w:val="none" w:sz="0" w:space="0" w:color="auto"/>
          </w:divBdr>
        </w:div>
        <w:div w:id="2100440180">
          <w:marLeft w:val="640"/>
          <w:marRight w:val="0"/>
          <w:marTop w:val="0"/>
          <w:marBottom w:val="0"/>
          <w:divBdr>
            <w:top w:val="none" w:sz="0" w:space="0" w:color="auto"/>
            <w:left w:val="none" w:sz="0" w:space="0" w:color="auto"/>
            <w:bottom w:val="none" w:sz="0" w:space="0" w:color="auto"/>
            <w:right w:val="none" w:sz="0" w:space="0" w:color="auto"/>
          </w:divBdr>
        </w:div>
        <w:div w:id="45497504">
          <w:marLeft w:val="640"/>
          <w:marRight w:val="0"/>
          <w:marTop w:val="0"/>
          <w:marBottom w:val="0"/>
          <w:divBdr>
            <w:top w:val="none" w:sz="0" w:space="0" w:color="auto"/>
            <w:left w:val="none" w:sz="0" w:space="0" w:color="auto"/>
            <w:bottom w:val="none" w:sz="0" w:space="0" w:color="auto"/>
            <w:right w:val="none" w:sz="0" w:space="0" w:color="auto"/>
          </w:divBdr>
        </w:div>
        <w:div w:id="1538276657">
          <w:marLeft w:val="640"/>
          <w:marRight w:val="0"/>
          <w:marTop w:val="0"/>
          <w:marBottom w:val="0"/>
          <w:divBdr>
            <w:top w:val="none" w:sz="0" w:space="0" w:color="auto"/>
            <w:left w:val="none" w:sz="0" w:space="0" w:color="auto"/>
            <w:bottom w:val="none" w:sz="0" w:space="0" w:color="auto"/>
            <w:right w:val="none" w:sz="0" w:space="0" w:color="auto"/>
          </w:divBdr>
        </w:div>
        <w:div w:id="578252656">
          <w:marLeft w:val="640"/>
          <w:marRight w:val="0"/>
          <w:marTop w:val="0"/>
          <w:marBottom w:val="0"/>
          <w:divBdr>
            <w:top w:val="none" w:sz="0" w:space="0" w:color="auto"/>
            <w:left w:val="none" w:sz="0" w:space="0" w:color="auto"/>
            <w:bottom w:val="none" w:sz="0" w:space="0" w:color="auto"/>
            <w:right w:val="none" w:sz="0" w:space="0" w:color="auto"/>
          </w:divBdr>
        </w:div>
        <w:div w:id="1211841876">
          <w:marLeft w:val="640"/>
          <w:marRight w:val="0"/>
          <w:marTop w:val="0"/>
          <w:marBottom w:val="0"/>
          <w:divBdr>
            <w:top w:val="none" w:sz="0" w:space="0" w:color="auto"/>
            <w:left w:val="none" w:sz="0" w:space="0" w:color="auto"/>
            <w:bottom w:val="none" w:sz="0" w:space="0" w:color="auto"/>
            <w:right w:val="none" w:sz="0" w:space="0" w:color="auto"/>
          </w:divBdr>
        </w:div>
        <w:div w:id="1785271186">
          <w:marLeft w:val="640"/>
          <w:marRight w:val="0"/>
          <w:marTop w:val="0"/>
          <w:marBottom w:val="0"/>
          <w:divBdr>
            <w:top w:val="none" w:sz="0" w:space="0" w:color="auto"/>
            <w:left w:val="none" w:sz="0" w:space="0" w:color="auto"/>
            <w:bottom w:val="none" w:sz="0" w:space="0" w:color="auto"/>
            <w:right w:val="none" w:sz="0" w:space="0" w:color="auto"/>
          </w:divBdr>
        </w:div>
        <w:div w:id="1324242148">
          <w:marLeft w:val="640"/>
          <w:marRight w:val="0"/>
          <w:marTop w:val="0"/>
          <w:marBottom w:val="0"/>
          <w:divBdr>
            <w:top w:val="none" w:sz="0" w:space="0" w:color="auto"/>
            <w:left w:val="none" w:sz="0" w:space="0" w:color="auto"/>
            <w:bottom w:val="none" w:sz="0" w:space="0" w:color="auto"/>
            <w:right w:val="none" w:sz="0" w:space="0" w:color="auto"/>
          </w:divBdr>
        </w:div>
        <w:div w:id="1090273251">
          <w:marLeft w:val="640"/>
          <w:marRight w:val="0"/>
          <w:marTop w:val="0"/>
          <w:marBottom w:val="0"/>
          <w:divBdr>
            <w:top w:val="none" w:sz="0" w:space="0" w:color="auto"/>
            <w:left w:val="none" w:sz="0" w:space="0" w:color="auto"/>
            <w:bottom w:val="none" w:sz="0" w:space="0" w:color="auto"/>
            <w:right w:val="none" w:sz="0" w:space="0" w:color="auto"/>
          </w:divBdr>
        </w:div>
        <w:div w:id="2081174900">
          <w:marLeft w:val="640"/>
          <w:marRight w:val="0"/>
          <w:marTop w:val="0"/>
          <w:marBottom w:val="0"/>
          <w:divBdr>
            <w:top w:val="none" w:sz="0" w:space="0" w:color="auto"/>
            <w:left w:val="none" w:sz="0" w:space="0" w:color="auto"/>
            <w:bottom w:val="none" w:sz="0" w:space="0" w:color="auto"/>
            <w:right w:val="none" w:sz="0" w:space="0" w:color="auto"/>
          </w:divBdr>
        </w:div>
        <w:div w:id="1213735707">
          <w:marLeft w:val="640"/>
          <w:marRight w:val="0"/>
          <w:marTop w:val="0"/>
          <w:marBottom w:val="0"/>
          <w:divBdr>
            <w:top w:val="none" w:sz="0" w:space="0" w:color="auto"/>
            <w:left w:val="none" w:sz="0" w:space="0" w:color="auto"/>
            <w:bottom w:val="none" w:sz="0" w:space="0" w:color="auto"/>
            <w:right w:val="none" w:sz="0" w:space="0" w:color="auto"/>
          </w:divBdr>
        </w:div>
        <w:div w:id="1309283589">
          <w:marLeft w:val="640"/>
          <w:marRight w:val="0"/>
          <w:marTop w:val="0"/>
          <w:marBottom w:val="0"/>
          <w:divBdr>
            <w:top w:val="none" w:sz="0" w:space="0" w:color="auto"/>
            <w:left w:val="none" w:sz="0" w:space="0" w:color="auto"/>
            <w:bottom w:val="none" w:sz="0" w:space="0" w:color="auto"/>
            <w:right w:val="none" w:sz="0" w:space="0" w:color="auto"/>
          </w:divBdr>
        </w:div>
        <w:div w:id="2083914325">
          <w:marLeft w:val="640"/>
          <w:marRight w:val="0"/>
          <w:marTop w:val="0"/>
          <w:marBottom w:val="0"/>
          <w:divBdr>
            <w:top w:val="none" w:sz="0" w:space="0" w:color="auto"/>
            <w:left w:val="none" w:sz="0" w:space="0" w:color="auto"/>
            <w:bottom w:val="none" w:sz="0" w:space="0" w:color="auto"/>
            <w:right w:val="none" w:sz="0" w:space="0" w:color="auto"/>
          </w:divBdr>
        </w:div>
        <w:div w:id="1921212079">
          <w:marLeft w:val="640"/>
          <w:marRight w:val="0"/>
          <w:marTop w:val="0"/>
          <w:marBottom w:val="0"/>
          <w:divBdr>
            <w:top w:val="none" w:sz="0" w:space="0" w:color="auto"/>
            <w:left w:val="none" w:sz="0" w:space="0" w:color="auto"/>
            <w:bottom w:val="none" w:sz="0" w:space="0" w:color="auto"/>
            <w:right w:val="none" w:sz="0" w:space="0" w:color="auto"/>
          </w:divBdr>
        </w:div>
        <w:div w:id="84696815">
          <w:marLeft w:val="640"/>
          <w:marRight w:val="0"/>
          <w:marTop w:val="0"/>
          <w:marBottom w:val="0"/>
          <w:divBdr>
            <w:top w:val="none" w:sz="0" w:space="0" w:color="auto"/>
            <w:left w:val="none" w:sz="0" w:space="0" w:color="auto"/>
            <w:bottom w:val="none" w:sz="0" w:space="0" w:color="auto"/>
            <w:right w:val="none" w:sz="0" w:space="0" w:color="auto"/>
          </w:divBdr>
        </w:div>
        <w:div w:id="411970255">
          <w:marLeft w:val="640"/>
          <w:marRight w:val="0"/>
          <w:marTop w:val="0"/>
          <w:marBottom w:val="0"/>
          <w:divBdr>
            <w:top w:val="none" w:sz="0" w:space="0" w:color="auto"/>
            <w:left w:val="none" w:sz="0" w:space="0" w:color="auto"/>
            <w:bottom w:val="none" w:sz="0" w:space="0" w:color="auto"/>
            <w:right w:val="none" w:sz="0" w:space="0" w:color="auto"/>
          </w:divBdr>
        </w:div>
        <w:div w:id="1283616633">
          <w:marLeft w:val="640"/>
          <w:marRight w:val="0"/>
          <w:marTop w:val="0"/>
          <w:marBottom w:val="0"/>
          <w:divBdr>
            <w:top w:val="none" w:sz="0" w:space="0" w:color="auto"/>
            <w:left w:val="none" w:sz="0" w:space="0" w:color="auto"/>
            <w:bottom w:val="none" w:sz="0" w:space="0" w:color="auto"/>
            <w:right w:val="none" w:sz="0" w:space="0" w:color="auto"/>
          </w:divBdr>
        </w:div>
        <w:div w:id="590044641">
          <w:marLeft w:val="640"/>
          <w:marRight w:val="0"/>
          <w:marTop w:val="0"/>
          <w:marBottom w:val="0"/>
          <w:divBdr>
            <w:top w:val="none" w:sz="0" w:space="0" w:color="auto"/>
            <w:left w:val="none" w:sz="0" w:space="0" w:color="auto"/>
            <w:bottom w:val="none" w:sz="0" w:space="0" w:color="auto"/>
            <w:right w:val="none" w:sz="0" w:space="0" w:color="auto"/>
          </w:divBdr>
        </w:div>
        <w:div w:id="419259574">
          <w:marLeft w:val="640"/>
          <w:marRight w:val="0"/>
          <w:marTop w:val="0"/>
          <w:marBottom w:val="0"/>
          <w:divBdr>
            <w:top w:val="none" w:sz="0" w:space="0" w:color="auto"/>
            <w:left w:val="none" w:sz="0" w:space="0" w:color="auto"/>
            <w:bottom w:val="none" w:sz="0" w:space="0" w:color="auto"/>
            <w:right w:val="none" w:sz="0" w:space="0" w:color="auto"/>
          </w:divBdr>
        </w:div>
        <w:div w:id="884366924">
          <w:marLeft w:val="640"/>
          <w:marRight w:val="0"/>
          <w:marTop w:val="0"/>
          <w:marBottom w:val="0"/>
          <w:divBdr>
            <w:top w:val="none" w:sz="0" w:space="0" w:color="auto"/>
            <w:left w:val="none" w:sz="0" w:space="0" w:color="auto"/>
            <w:bottom w:val="none" w:sz="0" w:space="0" w:color="auto"/>
            <w:right w:val="none" w:sz="0" w:space="0" w:color="auto"/>
          </w:divBdr>
        </w:div>
        <w:div w:id="485517741">
          <w:marLeft w:val="640"/>
          <w:marRight w:val="0"/>
          <w:marTop w:val="0"/>
          <w:marBottom w:val="0"/>
          <w:divBdr>
            <w:top w:val="none" w:sz="0" w:space="0" w:color="auto"/>
            <w:left w:val="none" w:sz="0" w:space="0" w:color="auto"/>
            <w:bottom w:val="none" w:sz="0" w:space="0" w:color="auto"/>
            <w:right w:val="none" w:sz="0" w:space="0" w:color="auto"/>
          </w:divBdr>
        </w:div>
        <w:div w:id="802383397">
          <w:marLeft w:val="640"/>
          <w:marRight w:val="0"/>
          <w:marTop w:val="0"/>
          <w:marBottom w:val="0"/>
          <w:divBdr>
            <w:top w:val="none" w:sz="0" w:space="0" w:color="auto"/>
            <w:left w:val="none" w:sz="0" w:space="0" w:color="auto"/>
            <w:bottom w:val="none" w:sz="0" w:space="0" w:color="auto"/>
            <w:right w:val="none" w:sz="0" w:space="0" w:color="auto"/>
          </w:divBdr>
        </w:div>
        <w:div w:id="1249195070">
          <w:marLeft w:val="640"/>
          <w:marRight w:val="0"/>
          <w:marTop w:val="0"/>
          <w:marBottom w:val="0"/>
          <w:divBdr>
            <w:top w:val="none" w:sz="0" w:space="0" w:color="auto"/>
            <w:left w:val="none" w:sz="0" w:space="0" w:color="auto"/>
            <w:bottom w:val="none" w:sz="0" w:space="0" w:color="auto"/>
            <w:right w:val="none" w:sz="0" w:space="0" w:color="auto"/>
          </w:divBdr>
        </w:div>
        <w:div w:id="1147867498">
          <w:marLeft w:val="640"/>
          <w:marRight w:val="0"/>
          <w:marTop w:val="0"/>
          <w:marBottom w:val="0"/>
          <w:divBdr>
            <w:top w:val="none" w:sz="0" w:space="0" w:color="auto"/>
            <w:left w:val="none" w:sz="0" w:space="0" w:color="auto"/>
            <w:bottom w:val="none" w:sz="0" w:space="0" w:color="auto"/>
            <w:right w:val="none" w:sz="0" w:space="0" w:color="auto"/>
          </w:divBdr>
        </w:div>
        <w:div w:id="530648601">
          <w:marLeft w:val="640"/>
          <w:marRight w:val="0"/>
          <w:marTop w:val="0"/>
          <w:marBottom w:val="0"/>
          <w:divBdr>
            <w:top w:val="none" w:sz="0" w:space="0" w:color="auto"/>
            <w:left w:val="none" w:sz="0" w:space="0" w:color="auto"/>
            <w:bottom w:val="none" w:sz="0" w:space="0" w:color="auto"/>
            <w:right w:val="none" w:sz="0" w:space="0" w:color="auto"/>
          </w:divBdr>
        </w:div>
        <w:div w:id="1477605296">
          <w:marLeft w:val="640"/>
          <w:marRight w:val="0"/>
          <w:marTop w:val="0"/>
          <w:marBottom w:val="0"/>
          <w:divBdr>
            <w:top w:val="none" w:sz="0" w:space="0" w:color="auto"/>
            <w:left w:val="none" w:sz="0" w:space="0" w:color="auto"/>
            <w:bottom w:val="none" w:sz="0" w:space="0" w:color="auto"/>
            <w:right w:val="none" w:sz="0" w:space="0" w:color="auto"/>
          </w:divBdr>
        </w:div>
        <w:div w:id="1140655588">
          <w:marLeft w:val="640"/>
          <w:marRight w:val="0"/>
          <w:marTop w:val="0"/>
          <w:marBottom w:val="0"/>
          <w:divBdr>
            <w:top w:val="none" w:sz="0" w:space="0" w:color="auto"/>
            <w:left w:val="none" w:sz="0" w:space="0" w:color="auto"/>
            <w:bottom w:val="none" w:sz="0" w:space="0" w:color="auto"/>
            <w:right w:val="none" w:sz="0" w:space="0" w:color="auto"/>
          </w:divBdr>
        </w:div>
      </w:divsChild>
    </w:div>
    <w:div w:id="2138138183">
      <w:bodyDiv w:val="1"/>
      <w:marLeft w:val="0"/>
      <w:marRight w:val="0"/>
      <w:marTop w:val="0"/>
      <w:marBottom w:val="0"/>
      <w:divBdr>
        <w:top w:val="none" w:sz="0" w:space="0" w:color="auto"/>
        <w:left w:val="none" w:sz="0" w:space="0" w:color="auto"/>
        <w:bottom w:val="none" w:sz="0" w:space="0" w:color="auto"/>
        <w:right w:val="none" w:sz="0" w:space="0" w:color="auto"/>
      </w:divBdr>
      <w:divsChild>
        <w:div w:id="777219180">
          <w:marLeft w:val="640"/>
          <w:marRight w:val="0"/>
          <w:marTop w:val="0"/>
          <w:marBottom w:val="0"/>
          <w:divBdr>
            <w:top w:val="none" w:sz="0" w:space="0" w:color="auto"/>
            <w:left w:val="none" w:sz="0" w:space="0" w:color="auto"/>
            <w:bottom w:val="none" w:sz="0" w:space="0" w:color="auto"/>
            <w:right w:val="none" w:sz="0" w:space="0" w:color="auto"/>
          </w:divBdr>
        </w:div>
        <w:div w:id="127745045">
          <w:marLeft w:val="640"/>
          <w:marRight w:val="0"/>
          <w:marTop w:val="0"/>
          <w:marBottom w:val="0"/>
          <w:divBdr>
            <w:top w:val="none" w:sz="0" w:space="0" w:color="auto"/>
            <w:left w:val="none" w:sz="0" w:space="0" w:color="auto"/>
            <w:bottom w:val="none" w:sz="0" w:space="0" w:color="auto"/>
            <w:right w:val="none" w:sz="0" w:space="0" w:color="auto"/>
          </w:divBdr>
        </w:div>
        <w:div w:id="196507050">
          <w:marLeft w:val="640"/>
          <w:marRight w:val="0"/>
          <w:marTop w:val="0"/>
          <w:marBottom w:val="0"/>
          <w:divBdr>
            <w:top w:val="none" w:sz="0" w:space="0" w:color="auto"/>
            <w:left w:val="none" w:sz="0" w:space="0" w:color="auto"/>
            <w:bottom w:val="none" w:sz="0" w:space="0" w:color="auto"/>
            <w:right w:val="none" w:sz="0" w:space="0" w:color="auto"/>
          </w:divBdr>
        </w:div>
        <w:div w:id="570235745">
          <w:marLeft w:val="640"/>
          <w:marRight w:val="0"/>
          <w:marTop w:val="0"/>
          <w:marBottom w:val="0"/>
          <w:divBdr>
            <w:top w:val="none" w:sz="0" w:space="0" w:color="auto"/>
            <w:left w:val="none" w:sz="0" w:space="0" w:color="auto"/>
            <w:bottom w:val="none" w:sz="0" w:space="0" w:color="auto"/>
            <w:right w:val="none" w:sz="0" w:space="0" w:color="auto"/>
          </w:divBdr>
        </w:div>
        <w:div w:id="2057005517">
          <w:marLeft w:val="640"/>
          <w:marRight w:val="0"/>
          <w:marTop w:val="0"/>
          <w:marBottom w:val="0"/>
          <w:divBdr>
            <w:top w:val="none" w:sz="0" w:space="0" w:color="auto"/>
            <w:left w:val="none" w:sz="0" w:space="0" w:color="auto"/>
            <w:bottom w:val="none" w:sz="0" w:space="0" w:color="auto"/>
            <w:right w:val="none" w:sz="0" w:space="0" w:color="auto"/>
          </w:divBdr>
        </w:div>
        <w:div w:id="1995837224">
          <w:marLeft w:val="640"/>
          <w:marRight w:val="0"/>
          <w:marTop w:val="0"/>
          <w:marBottom w:val="0"/>
          <w:divBdr>
            <w:top w:val="none" w:sz="0" w:space="0" w:color="auto"/>
            <w:left w:val="none" w:sz="0" w:space="0" w:color="auto"/>
            <w:bottom w:val="none" w:sz="0" w:space="0" w:color="auto"/>
            <w:right w:val="none" w:sz="0" w:space="0" w:color="auto"/>
          </w:divBdr>
        </w:div>
        <w:div w:id="1849055608">
          <w:marLeft w:val="640"/>
          <w:marRight w:val="0"/>
          <w:marTop w:val="0"/>
          <w:marBottom w:val="0"/>
          <w:divBdr>
            <w:top w:val="none" w:sz="0" w:space="0" w:color="auto"/>
            <w:left w:val="none" w:sz="0" w:space="0" w:color="auto"/>
            <w:bottom w:val="none" w:sz="0" w:space="0" w:color="auto"/>
            <w:right w:val="none" w:sz="0" w:space="0" w:color="auto"/>
          </w:divBdr>
        </w:div>
        <w:div w:id="91738">
          <w:marLeft w:val="640"/>
          <w:marRight w:val="0"/>
          <w:marTop w:val="0"/>
          <w:marBottom w:val="0"/>
          <w:divBdr>
            <w:top w:val="none" w:sz="0" w:space="0" w:color="auto"/>
            <w:left w:val="none" w:sz="0" w:space="0" w:color="auto"/>
            <w:bottom w:val="none" w:sz="0" w:space="0" w:color="auto"/>
            <w:right w:val="none" w:sz="0" w:space="0" w:color="auto"/>
          </w:divBdr>
        </w:div>
        <w:div w:id="674040893">
          <w:marLeft w:val="640"/>
          <w:marRight w:val="0"/>
          <w:marTop w:val="0"/>
          <w:marBottom w:val="0"/>
          <w:divBdr>
            <w:top w:val="none" w:sz="0" w:space="0" w:color="auto"/>
            <w:left w:val="none" w:sz="0" w:space="0" w:color="auto"/>
            <w:bottom w:val="none" w:sz="0" w:space="0" w:color="auto"/>
            <w:right w:val="none" w:sz="0" w:space="0" w:color="auto"/>
          </w:divBdr>
        </w:div>
        <w:div w:id="405348011">
          <w:marLeft w:val="640"/>
          <w:marRight w:val="0"/>
          <w:marTop w:val="0"/>
          <w:marBottom w:val="0"/>
          <w:divBdr>
            <w:top w:val="none" w:sz="0" w:space="0" w:color="auto"/>
            <w:left w:val="none" w:sz="0" w:space="0" w:color="auto"/>
            <w:bottom w:val="none" w:sz="0" w:space="0" w:color="auto"/>
            <w:right w:val="none" w:sz="0" w:space="0" w:color="auto"/>
          </w:divBdr>
        </w:div>
        <w:div w:id="394427161">
          <w:marLeft w:val="640"/>
          <w:marRight w:val="0"/>
          <w:marTop w:val="0"/>
          <w:marBottom w:val="0"/>
          <w:divBdr>
            <w:top w:val="none" w:sz="0" w:space="0" w:color="auto"/>
            <w:left w:val="none" w:sz="0" w:space="0" w:color="auto"/>
            <w:bottom w:val="none" w:sz="0" w:space="0" w:color="auto"/>
            <w:right w:val="none" w:sz="0" w:space="0" w:color="auto"/>
          </w:divBdr>
        </w:div>
        <w:div w:id="737823113">
          <w:marLeft w:val="640"/>
          <w:marRight w:val="0"/>
          <w:marTop w:val="0"/>
          <w:marBottom w:val="0"/>
          <w:divBdr>
            <w:top w:val="none" w:sz="0" w:space="0" w:color="auto"/>
            <w:left w:val="none" w:sz="0" w:space="0" w:color="auto"/>
            <w:bottom w:val="none" w:sz="0" w:space="0" w:color="auto"/>
            <w:right w:val="none" w:sz="0" w:space="0" w:color="auto"/>
          </w:divBdr>
        </w:div>
        <w:div w:id="668026159">
          <w:marLeft w:val="640"/>
          <w:marRight w:val="0"/>
          <w:marTop w:val="0"/>
          <w:marBottom w:val="0"/>
          <w:divBdr>
            <w:top w:val="none" w:sz="0" w:space="0" w:color="auto"/>
            <w:left w:val="none" w:sz="0" w:space="0" w:color="auto"/>
            <w:bottom w:val="none" w:sz="0" w:space="0" w:color="auto"/>
            <w:right w:val="none" w:sz="0" w:space="0" w:color="auto"/>
          </w:divBdr>
        </w:div>
        <w:div w:id="1201478206">
          <w:marLeft w:val="640"/>
          <w:marRight w:val="0"/>
          <w:marTop w:val="0"/>
          <w:marBottom w:val="0"/>
          <w:divBdr>
            <w:top w:val="none" w:sz="0" w:space="0" w:color="auto"/>
            <w:left w:val="none" w:sz="0" w:space="0" w:color="auto"/>
            <w:bottom w:val="none" w:sz="0" w:space="0" w:color="auto"/>
            <w:right w:val="none" w:sz="0" w:space="0" w:color="auto"/>
          </w:divBdr>
        </w:div>
        <w:div w:id="1488549053">
          <w:marLeft w:val="640"/>
          <w:marRight w:val="0"/>
          <w:marTop w:val="0"/>
          <w:marBottom w:val="0"/>
          <w:divBdr>
            <w:top w:val="none" w:sz="0" w:space="0" w:color="auto"/>
            <w:left w:val="none" w:sz="0" w:space="0" w:color="auto"/>
            <w:bottom w:val="none" w:sz="0" w:space="0" w:color="auto"/>
            <w:right w:val="none" w:sz="0" w:space="0" w:color="auto"/>
          </w:divBdr>
        </w:div>
        <w:div w:id="280384613">
          <w:marLeft w:val="640"/>
          <w:marRight w:val="0"/>
          <w:marTop w:val="0"/>
          <w:marBottom w:val="0"/>
          <w:divBdr>
            <w:top w:val="none" w:sz="0" w:space="0" w:color="auto"/>
            <w:left w:val="none" w:sz="0" w:space="0" w:color="auto"/>
            <w:bottom w:val="none" w:sz="0" w:space="0" w:color="auto"/>
            <w:right w:val="none" w:sz="0" w:space="0" w:color="auto"/>
          </w:divBdr>
        </w:div>
        <w:div w:id="1268847405">
          <w:marLeft w:val="640"/>
          <w:marRight w:val="0"/>
          <w:marTop w:val="0"/>
          <w:marBottom w:val="0"/>
          <w:divBdr>
            <w:top w:val="none" w:sz="0" w:space="0" w:color="auto"/>
            <w:left w:val="none" w:sz="0" w:space="0" w:color="auto"/>
            <w:bottom w:val="none" w:sz="0" w:space="0" w:color="auto"/>
            <w:right w:val="none" w:sz="0" w:space="0" w:color="auto"/>
          </w:divBdr>
        </w:div>
        <w:div w:id="1167475801">
          <w:marLeft w:val="640"/>
          <w:marRight w:val="0"/>
          <w:marTop w:val="0"/>
          <w:marBottom w:val="0"/>
          <w:divBdr>
            <w:top w:val="none" w:sz="0" w:space="0" w:color="auto"/>
            <w:left w:val="none" w:sz="0" w:space="0" w:color="auto"/>
            <w:bottom w:val="none" w:sz="0" w:space="0" w:color="auto"/>
            <w:right w:val="none" w:sz="0" w:space="0" w:color="auto"/>
          </w:divBdr>
        </w:div>
        <w:div w:id="643319813">
          <w:marLeft w:val="640"/>
          <w:marRight w:val="0"/>
          <w:marTop w:val="0"/>
          <w:marBottom w:val="0"/>
          <w:divBdr>
            <w:top w:val="none" w:sz="0" w:space="0" w:color="auto"/>
            <w:left w:val="none" w:sz="0" w:space="0" w:color="auto"/>
            <w:bottom w:val="none" w:sz="0" w:space="0" w:color="auto"/>
            <w:right w:val="none" w:sz="0" w:space="0" w:color="auto"/>
          </w:divBdr>
        </w:div>
        <w:div w:id="388185939">
          <w:marLeft w:val="640"/>
          <w:marRight w:val="0"/>
          <w:marTop w:val="0"/>
          <w:marBottom w:val="0"/>
          <w:divBdr>
            <w:top w:val="none" w:sz="0" w:space="0" w:color="auto"/>
            <w:left w:val="none" w:sz="0" w:space="0" w:color="auto"/>
            <w:bottom w:val="none" w:sz="0" w:space="0" w:color="auto"/>
            <w:right w:val="none" w:sz="0" w:space="0" w:color="auto"/>
          </w:divBdr>
        </w:div>
        <w:div w:id="2056806891">
          <w:marLeft w:val="640"/>
          <w:marRight w:val="0"/>
          <w:marTop w:val="0"/>
          <w:marBottom w:val="0"/>
          <w:divBdr>
            <w:top w:val="none" w:sz="0" w:space="0" w:color="auto"/>
            <w:left w:val="none" w:sz="0" w:space="0" w:color="auto"/>
            <w:bottom w:val="none" w:sz="0" w:space="0" w:color="auto"/>
            <w:right w:val="none" w:sz="0" w:space="0" w:color="auto"/>
          </w:divBdr>
        </w:div>
        <w:div w:id="147400959">
          <w:marLeft w:val="640"/>
          <w:marRight w:val="0"/>
          <w:marTop w:val="0"/>
          <w:marBottom w:val="0"/>
          <w:divBdr>
            <w:top w:val="none" w:sz="0" w:space="0" w:color="auto"/>
            <w:left w:val="none" w:sz="0" w:space="0" w:color="auto"/>
            <w:bottom w:val="none" w:sz="0" w:space="0" w:color="auto"/>
            <w:right w:val="none" w:sz="0" w:space="0" w:color="auto"/>
          </w:divBdr>
        </w:div>
        <w:div w:id="1194071616">
          <w:marLeft w:val="640"/>
          <w:marRight w:val="0"/>
          <w:marTop w:val="0"/>
          <w:marBottom w:val="0"/>
          <w:divBdr>
            <w:top w:val="none" w:sz="0" w:space="0" w:color="auto"/>
            <w:left w:val="none" w:sz="0" w:space="0" w:color="auto"/>
            <w:bottom w:val="none" w:sz="0" w:space="0" w:color="auto"/>
            <w:right w:val="none" w:sz="0" w:space="0" w:color="auto"/>
          </w:divBdr>
        </w:div>
        <w:div w:id="322049875">
          <w:marLeft w:val="640"/>
          <w:marRight w:val="0"/>
          <w:marTop w:val="0"/>
          <w:marBottom w:val="0"/>
          <w:divBdr>
            <w:top w:val="none" w:sz="0" w:space="0" w:color="auto"/>
            <w:left w:val="none" w:sz="0" w:space="0" w:color="auto"/>
            <w:bottom w:val="none" w:sz="0" w:space="0" w:color="auto"/>
            <w:right w:val="none" w:sz="0" w:space="0" w:color="auto"/>
          </w:divBdr>
        </w:div>
        <w:div w:id="1209026991">
          <w:marLeft w:val="640"/>
          <w:marRight w:val="0"/>
          <w:marTop w:val="0"/>
          <w:marBottom w:val="0"/>
          <w:divBdr>
            <w:top w:val="none" w:sz="0" w:space="0" w:color="auto"/>
            <w:left w:val="none" w:sz="0" w:space="0" w:color="auto"/>
            <w:bottom w:val="none" w:sz="0" w:space="0" w:color="auto"/>
            <w:right w:val="none" w:sz="0" w:space="0" w:color="auto"/>
          </w:divBdr>
        </w:div>
        <w:div w:id="1449591987">
          <w:marLeft w:val="640"/>
          <w:marRight w:val="0"/>
          <w:marTop w:val="0"/>
          <w:marBottom w:val="0"/>
          <w:divBdr>
            <w:top w:val="none" w:sz="0" w:space="0" w:color="auto"/>
            <w:left w:val="none" w:sz="0" w:space="0" w:color="auto"/>
            <w:bottom w:val="none" w:sz="0" w:space="0" w:color="auto"/>
            <w:right w:val="none" w:sz="0" w:space="0" w:color="auto"/>
          </w:divBdr>
        </w:div>
        <w:div w:id="1387492310">
          <w:marLeft w:val="640"/>
          <w:marRight w:val="0"/>
          <w:marTop w:val="0"/>
          <w:marBottom w:val="0"/>
          <w:divBdr>
            <w:top w:val="none" w:sz="0" w:space="0" w:color="auto"/>
            <w:left w:val="none" w:sz="0" w:space="0" w:color="auto"/>
            <w:bottom w:val="none" w:sz="0" w:space="0" w:color="auto"/>
            <w:right w:val="none" w:sz="0" w:space="0" w:color="auto"/>
          </w:divBdr>
        </w:div>
        <w:div w:id="224992269">
          <w:marLeft w:val="640"/>
          <w:marRight w:val="0"/>
          <w:marTop w:val="0"/>
          <w:marBottom w:val="0"/>
          <w:divBdr>
            <w:top w:val="none" w:sz="0" w:space="0" w:color="auto"/>
            <w:left w:val="none" w:sz="0" w:space="0" w:color="auto"/>
            <w:bottom w:val="none" w:sz="0" w:space="0" w:color="auto"/>
            <w:right w:val="none" w:sz="0" w:space="0" w:color="auto"/>
          </w:divBdr>
        </w:div>
        <w:div w:id="488248156">
          <w:marLeft w:val="640"/>
          <w:marRight w:val="0"/>
          <w:marTop w:val="0"/>
          <w:marBottom w:val="0"/>
          <w:divBdr>
            <w:top w:val="none" w:sz="0" w:space="0" w:color="auto"/>
            <w:left w:val="none" w:sz="0" w:space="0" w:color="auto"/>
            <w:bottom w:val="none" w:sz="0" w:space="0" w:color="auto"/>
            <w:right w:val="none" w:sz="0" w:space="0" w:color="auto"/>
          </w:divBdr>
        </w:div>
        <w:div w:id="847718956">
          <w:marLeft w:val="640"/>
          <w:marRight w:val="0"/>
          <w:marTop w:val="0"/>
          <w:marBottom w:val="0"/>
          <w:divBdr>
            <w:top w:val="none" w:sz="0" w:space="0" w:color="auto"/>
            <w:left w:val="none" w:sz="0" w:space="0" w:color="auto"/>
            <w:bottom w:val="none" w:sz="0" w:space="0" w:color="auto"/>
            <w:right w:val="none" w:sz="0" w:space="0" w:color="auto"/>
          </w:divBdr>
        </w:div>
        <w:div w:id="1996180010">
          <w:marLeft w:val="640"/>
          <w:marRight w:val="0"/>
          <w:marTop w:val="0"/>
          <w:marBottom w:val="0"/>
          <w:divBdr>
            <w:top w:val="none" w:sz="0" w:space="0" w:color="auto"/>
            <w:left w:val="none" w:sz="0" w:space="0" w:color="auto"/>
            <w:bottom w:val="none" w:sz="0" w:space="0" w:color="auto"/>
            <w:right w:val="none" w:sz="0" w:space="0" w:color="auto"/>
          </w:divBdr>
        </w:div>
        <w:div w:id="959456374">
          <w:marLeft w:val="640"/>
          <w:marRight w:val="0"/>
          <w:marTop w:val="0"/>
          <w:marBottom w:val="0"/>
          <w:divBdr>
            <w:top w:val="none" w:sz="0" w:space="0" w:color="auto"/>
            <w:left w:val="none" w:sz="0" w:space="0" w:color="auto"/>
            <w:bottom w:val="none" w:sz="0" w:space="0" w:color="auto"/>
            <w:right w:val="none" w:sz="0" w:space="0" w:color="auto"/>
          </w:divBdr>
        </w:div>
        <w:div w:id="1490246933">
          <w:marLeft w:val="640"/>
          <w:marRight w:val="0"/>
          <w:marTop w:val="0"/>
          <w:marBottom w:val="0"/>
          <w:divBdr>
            <w:top w:val="none" w:sz="0" w:space="0" w:color="auto"/>
            <w:left w:val="none" w:sz="0" w:space="0" w:color="auto"/>
            <w:bottom w:val="none" w:sz="0" w:space="0" w:color="auto"/>
            <w:right w:val="none" w:sz="0" w:space="0" w:color="auto"/>
          </w:divBdr>
        </w:div>
        <w:div w:id="554387449">
          <w:marLeft w:val="640"/>
          <w:marRight w:val="0"/>
          <w:marTop w:val="0"/>
          <w:marBottom w:val="0"/>
          <w:divBdr>
            <w:top w:val="none" w:sz="0" w:space="0" w:color="auto"/>
            <w:left w:val="none" w:sz="0" w:space="0" w:color="auto"/>
            <w:bottom w:val="none" w:sz="0" w:space="0" w:color="auto"/>
            <w:right w:val="none" w:sz="0" w:space="0" w:color="auto"/>
          </w:divBdr>
        </w:div>
        <w:div w:id="906955733">
          <w:marLeft w:val="640"/>
          <w:marRight w:val="0"/>
          <w:marTop w:val="0"/>
          <w:marBottom w:val="0"/>
          <w:divBdr>
            <w:top w:val="none" w:sz="0" w:space="0" w:color="auto"/>
            <w:left w:val="none" w:sz="0" w:space="0" w:color="auto"/>
            <w:bottom w:val="none" w:sz="0" w:space="0" w:color="auto"/>
            <w:right w:val="none" w:sz="0" w:space="0" w:color="auto"/>
          </w:divBdr>
        </w:div>
        <w:div w:id="79907447">
          <w:marLeft w:val="640"/>
          <w:marRight w:val="0"/>
          <w:marTop w:val="0"/>
          <w:marBottom w:val="0"/>
          <w:divBdr>
            <w:top w:val="none" w:sz="0" w:space="0" w:color="auto"/>
            <w:left w:val="none" w:sz="0" w:space="0" w:color="auto"/>
            <w:bottom w:val="none" w:sz="0" w:space="0" w:color="auto"/>
            <w:right w:val="none" w:sz="0" w:space="0" w:color="auto"/>
          </w:divBdr>
        </w:div>
        <w:div w:id="1471941394">
          <w:marLeft w:val="640"/>
          <w:marRight w:val="0"/>
          <w:marTop w:val="0"/>
          <w:marBottom w:val="0"/>
          <w:divBdr>
            <w:top w:val="none" w:sz="0" w:space="0" w:color="auto"/>
            <w:left w:val="none" w:sz="0" w:space="0" w:color="auto"/>
            <w:bottom w:val="none" w:sz="0" w:space="0" w:color="auto"/>
            <w:right w:val="none" w:sz="0" w:space="0" w:color="auto"/>
          </w:divBdr>
        </w:div>
        <w:div w:id="989748015">
          <w:marLeft w:val="640"/>
          <w:marRight w:val="0"/>
          <w:marTop w:val="0"/>
          <w:marBottom w:val="0"/>
          <w:divBdr>
            <w:top w:val="none" w:sz="0" w:space="0" w:color="auto"/>
            <w:left w:val="none" w:sz="0" w:space="0" w:color="auto"/>
            <w:bottom w:val="none" w:sz="0" w:space="0" w:color="auto"/>
            <w:right w:val="none" w:sz="0" w:space="0" w:color="auto"/>
          </w:divBdr>
        </w:div>
        <w:div w:id="812988313">
          <w:marLeft w:val="640"/>
          <w:marRight w:val="0"/>
          <w:marTop w:val="0"/>
          <w:marBottom w:val="0"/>
          <w:divBdr>
            <w:top w:val="none" w:sz="0" w:space="0" w:color="auto"/>
            <w:left w:val="none" w:sz="0" w:space="0" w:color="auto"/>
            <w:bottom w:val="none" w:sz="0" w:space="0" w:color="auto"/>
            <w:right w:val="none" w:sz="0" w:space="0" w:color="auto"/>
          </w:divBdr>
        </w:div>
        <w:div w:id="257641478">
          <w:marLeft w:val="640"/>
          <w:marRight w:val="0"/>
          <w:marTop w:val="0"/>
          <w:marBottom w:val="0"/>
          <w:divBdr>
            <w:top w:val="none" w:sz="0" w:space="0" w:color="auto"/>
            <w:left w:val="none" w:sz="0" w:space="0" w:color="auto"/>
            <w:bottom w:val="none" w:sz="0" w:space="0" w:color="auto"/>
            <w:right w:val="none" w:sz="0" w:space="0" w:color="auto"/>
          </w:divBdr>
        </w:div>
        <w:div w:id="612706550">
          <w:marLeft w:val="640"/>
          <w:marRight w:val="0"/>
          <w:marTop w:val="0"/>
          <w:marBottom w:val="0"/>
          <w:divBdr>
            <w:top w:val="none" w:sz="0" w:space="0" w:color="auto"/>
            <w:left w:val="none" w:sz="0" w:space="0" w:color="auto"/>
            <w:bottom w:val="none" w:sz="0" w:space="0" w:color="auto"/>
            <w:right w:val="none" w:sz="0" w:space="0" w:color="auto"/>
          </w:divBdr>
        </w:div>
        <w:div w:id="1918901326">
          <w:marLeft w:val="640"/>
          <w:marRight w:val="0"/>
          <w:marTop w:val="0"/>
          <w:marBottom w:val="0"/>
          <w:divBdr>
            <w:top w:val="none" w:sz="0" w:space="0" w:color="auto"/>
            <w:left w:val="none" w:sz="0" w:space="0" w:color="auto"/>
            <w:bottom w:val="none" w:sz="0" w:space="0" w:color="auto"/>
            <w:right w:val="none" w:sz="0" w:space="0" w:color="auto"/>
          </w:divBdr>
        </w:div>
        <w:div w:id="2137746817">
          <w:marLeft w:val="640"/>
          <w:marRight w:val="0"/>
          <w:marTop w:val="0"/>
          <w:marBottom w:val="0"/>
          <w:divBdr>
            <w:top w:val="none" w:sz="0" w:space="0" w:color="auto"/>
            <w:left w:val="none" w:sz="0" w:space="0" w:color="auto"/>
            <w:bottom w:val="none" w:sz="0" w:space="0" w:color="auto"/>
            <w:right w:val="none" w:sz="0" w:space="0" w:color="auto"/>
          </w:divBdr>
        </w:div>
        <w:div w:id="619726276">
          <w:marLeft w:val="640"/>
          <w:marRight w:val="0"/>
          <w:marTop w:val="0"/>
          <w:marBottom w:val="0"/>
          <w:divBdr>
            <w:top w:val="none" w:sz="0" w:space="0" w:color="auto"/>
            <w:left w:val="none" w:sz="0" w:space="0" w:color="auto"/>
            <w:bottom w:val="none" w:sz="0" w:space="0" w:color="auto"/>
            <w:right w:val="none" w:sz="0" w:space="0" w:color="auto"/>
          </w:divBdr>
        </w:div>
        <w:div w:id="127211446">
          <w:marLeft w:val="640"/>
          <w:marRight w:val="0"/>
          <w:marTop w:val="0"/>
          <w:marBottom w:val="0"/>
          <w:divBdr>
            <w:top w:val="none" w:sz="0" w:space="0" w:color="auto"/>
            <w:left w:val="none" w:sz="0" w:space="0" w:color="auto"/>
            <w:bottom w:val="none" w:sz="0" w:space="0" w:color="auto"/>
            <w:right w:val="none" w:sz="0" w:space="0" w:color="auto"/>
          </w:divBdr>
        </w:div>
        <w:div w:id="909577800">
          <w:marLeft w:val="640"/>
          <w:marRight w:val="0"/>
          <w:marTop w:val="0"/>
          <w:marBottom w:val="0"/>
          <w:divBdr>
            <w:top w:val="none" w:sz="0" w:space="0" w:color="auto"/>
            <w:left w:val="none" w:sz="0" w:space="0" w:color="auto"/>
            <w:bottom w:val="none" w:sz="0" w:space="0" w:color="auto"/>
            <w:right w:val="none" w:sz="0" w:space="0" w:color="auto"/>
          </w:divBdr>
        </w:div>
        <w:div w:id="1976063788">
          <w:marLeft w:val="640"/>
          <w:marRight w:val="0"/>
          <w:marTop w:val="0"/>
          <w:marBottom w:val="0"/>
          <w:divBdr>
            <w:top w:val="none" w:sz="0" w:space="0" w:color="auto"/>
            <w:left w:val="none" w:sz="0" w:space="0" w:color="auto"/>
            <w:bottom w:val="none" w:sz="0" w:space="0" w:color="auto"/>
            <w:right w:val="none" w:sz="0" w:space="0" w:color="auto"/>
          </w:divBdr>
        </w:div>
        <w:div w:id="1730689831">
          <w:marLeft w:val="640"/>
          <w:marRight w:val="0"/>
          <w:marTop w:val="0"/>
          <w:marBottom w:val="0"/>
          <w:divBdr>
            <w:top w:val="none" w:sz="0" w:space="0" w:color="auto"/>
            <w:left w:val="none" w:sz="0" w:space="0" w:color="auto"/>
            <w:bottom w:val="none" w:sz="0" w:space="0" w:color="auto"/>
            <w:right w:val="none" w:sz="0" w:space="0" w:color="auto"/>
          </w:divBdr>
        </w:div>
        <w:div w:id="1346517711">
          <w:marLeft w:val="640"/>
          <w:marRight w:val="0"/>
          <w:marTop w:val="0"/>
          <w:marBottom w:val="0"/>
          <w:divBdr>
            <w:top w:val="none" w:sz="0" w:space="0" w:color="auto"/>
            <w:left w:val="none" w:sz="0" w:space="0" w:color="auto"/>
            <w:bottom w:val="none" w:sz="0" w:space="0" w:color="auto"/>
            <w:right w:val="none" w:sz="0" w:space="0" w:color="auto"/>
          </w:divBdr>
        </w:div>
        <w:div w:id="694769224">
          <w:marLeft w:val="640"/>
          <w:marRight w:val="0"/>
          <w:marTop w:val="0"/>
          <w:marBottom w:val="0"/>
          <w:divBdr>
            <w:top w:val="none" w:sz="0" w:space="0" w:color="auto"/>
            <w:left w:val="none" w:sz="0" w:space="0" w:color="auto"/>
            <w:bottom w:val="none" w:sz="0" w:space="0" w:color="auto"/>
            <w:right w:val="none" w:sz="0" w:space="0" w:color="auto"/>
          </w:divBdr>
        </w:div>
        <w:div w:id="665743331">
          <w:marLeft w:val="640"/>
          <w:marRight w:val="0"/>
          <w:marTop w:val="0"/>
          <w:marBottom w:val="0"/>
          <w:divBdr>
            <w:top w:val="none" w:sz="0" w:space="0" w:color="auto"/>
            <w:left w:val="none" w:sz="0" w:space="0" w:color="auto"/>
            <w:bottom w:val="none" w:sz="0" w:space="0" w:color="auto"/>
            <w:right w:val="none" w:sz="0" w:space="0" w:color="auto"/>
          </w:divBdr>
        </w:div>
        <w:div w:id="308093410">
          <w:marLeft w:val="640"/>
          <w:marRight w:val="0"/>
          <w:marTop w:val="0"/>
          <w:marBottom w:val="0"/>
          <w:divBdr>
            <w:top w:val="none" w:sz="0" w:space="0" w:color="auto"/>
            <w:left w:val="none" w:sz="0" w:space="0" w:color="auto"/>
            <w:bottom w:val="none" w:sz="0" w:space="0" w:color="auto"/>
            <w:right w:val="none" w:sz="0" w:space="0" w:color="auto"/>
          </w:divBdr>
        </w:div>
        <w:div w:id="2134321000">
          <w:marLeft w:val="640"/>
          <w:marRight w:val="0"/>
          <w:marTop w:val="0"/>
          <w:marBottom w:val="0"/>
          <w:divBdr>
            <w:top w:val="none" w:sz="0" w:space="0" w:color="auto"/>
            <w:left w:val="none" w:sz="0" w:space="0" w:color="auto"/>
            <w:bottom w:val="none" w:sz="0" w:space="0" w:color="auto"/>
            <w:right w:val="none" w:sz="0" w:space="0" w:color="auto"/>
          </w:divBdr>
        </w:div>
        <w:div w:id="1365133727">
          <w:marLeft w:val="640"/>
          <w:marRight w:val="0"/>
          <w:marTop w:val="0"/>
          <w:marBottom w:val="0"/>
          <w:divBdr>
            <w:top w:val="none" w:sz="0" w:space="0" w:color="auto"/>
            <w:left w:val="none" w:sz="0" w:space="0" w:color="auto"/>
            <w:bottom w:val="none" w:sz="0" w:space="0" w:color="auto"/>
            <w:right w:val="none" w:sz="0" w:space="0" w:color="auto"/>
          </w:divBdr>
        </w:div>
        <w:div w:id="1685984373">
          <w:marLeft w:val="640"/>
          <w:marRight w:val="0"/>
          <w:marTop w:val="0"/>
          <w:marBottom w:val="0"/>
          <w:divBdr>
            <w:top w:val="none" w:sz="0" w:space="0" w:color="auto"/>
            <w:left w:val="none" w:sz="0" w:space="0" w:color="auto"/>
            <w:bottom w:val="none" w:sz="0" w:space="0" w:color="auto"/>
            <w:right w:val="none" w:sz="0" w:space="0" w:color="auto"/>
          </w:divBdr>
        </w:div>
        <w:div w:id="1527258356">
          <w:marLeft w:val="640"/>
          <w:marRight w:val="0"/>
          <w:marTop w:val="0"/>
          <w:marBottom w:val="0"/>
          <w:divBdr>
            <w:top w:val="none" w:sz="0" w:space="0" w:color="auto"/>
            <w:left w:val="none" w:sz="0" w:space="0" w:color="auto"/>
            <w:bottom w:val="none" w:sz="0" w:space="0" w:color="auto"/>
            <w:right w:val="none" w:sz="0" w:space="0" w:color="auto"/>
          </w:divBdr>
        </w:div>
        <w:div w:id="1326129150">
          <w:marLeft w:val="640"/>
          <w:marRight w:val="0"/>
          <w:marTop w:val="0"/>
          <w:marBottom w:val="0"/>
          <w:divBdr>
            <w:top w:val="none" w:sz="0" w:space="0" w:color="auto"/>
            <w:left w:val="none" w:sz="0" w:space="0" w:color="auto"/>
            <w:bottom w:val="none" w:sz="0" w:space="0" w:color="auto"/>
            <w:right w:val="none" w:sz="0" w:space="0" w:color="auto"/>
          </w:divBdr>
        </w:div>
        <w:div w:id="2004894460">
          <w:marLeft w:val="640"/>
          <w:marRight w:val="0"/>
          <w:marTop w:val="0"/>
          <w:marBottom w:val="0"/>
          <w:divBdr>
            <w:top w:val="none" w:sz="0" w:space="0" w:color="auto"/>
            <w:left w:val="none" w:sz="0" w:space="0" w:color="auto"/>
            <w:bottom w:val="none" w:sz="0" w:space="0" w:color="auto"/>
            <w:right w:val="none" w:sz="0" w:space="0" w:color="auto"/>
          </w:divBdr>
        </w:div>
        <w:div w:id="1770151319">
          <w:marLeft w:val="640"/>
          <w:marRight w:val="0"/>
          <w:marTop w:val="0"/>
          <w:marBottom w:val="0"/>
          <w:divBdr>
            <w:top w:val="none" w:sz="0" w:space="0" w:color="auto"/>
            <w:left w:val="none" w:sz="0" w:space="0" w:color="auto"/>
            <w:bottom w:val="none" w:sz="0" w:space="0" w:color="auto"/>
            <w:right w:val="none" w:sz="0" w:space="0" w:color="auto"/>
          </w:divBdr>
        </w:div>
        <w:div w:id="2059469186">
          <w:marLeft w:val="640"/>
          <w:marRight w:val="0"/>
          <w:marTop w:val="0"/>
          <w:marBottom w:val="0"/>
          <w:divBdr>
            <w:top w:val="none" w:sz="0" w:space="0" w:color="auto"/>
            <w:left w:val="none" w:sz="0" w:space="0" w:color="auto"/>
            <w:bottom w:val="none" w:sz="0" w:space="0" w:color="auto"/>
            <w:right w:val="none" w:sz="0" w:space="0" w:color="auto"/>
          </w:divBdr>
        </w:div>
        <w:div w:id="1875773670">
          <w:marLeft w:val="640"/>
          <w:marRight w:val="0"/>
          <w:marTop w:val="0"/>
          <w:marBottom w:val="0"/>
          <w:divBdr>
            <w:top w:val="none" w:sz="0" w:space="0" w:color="auto"/>
            <w:left w:val="none" w:sz="0" w:space="0" w:color="auto"/>
            <w:bottom w:val="none" w:sz="0" w:space="0" w:color="auto"/>
            <w:right w:val="none" w:sz="0" w:space="0" w:color="auto"/>
          </w:divBdr>
        </w:div>
        <w:div w:id="1621105405">
          <w:marLeft w:val="640"/>
          <w:marRight w:val="0"/>
          <w:marTop w:val="0"/>
          <w:marBottom w:val="0"/>
          <w:divBdr>
            <w:top w:val="none" w:sz="0" w:space="0" w:color="auto"/>
            <w:left w:val="none" w:sz="0" w:space="0" w:color="auto"/>
            <w:bottom w:val="none" w:sz="0" w:space="0" w:color="auto"/>
            <w:right w:val="none" w:sz="0" w:space="0" w:color="auto"/>
          </w:divBdr>
        </w:div>
        <w:div w:id="1999991090">
          <w:marLeft w:val="640"/>
          <w:marRight w:val="0"/>
          <w:marTop w:val="0"/>
          <w:marBottom w:val="0"/>
          <w:divBdr>
            <w:top w:val="none" w:sz="0" w:space="0" w:color="auto"/>
            <w:left w:val="none" w:sz="0" w:space="0" w:color="auto"/>
            <w:bottom w:val="none" w:sz="0" w:space="0" w:color="auto"/>
            <w:right w:val="none" w:sz="0" w:space="0" w:color="auto"/>
          </w:divBdr>
        </w:div>
        <w:div w:id="795871715">
          <w:marLeft w:val="640"/>
          <w:marRight w:val="0"/>
          <w:marTop w:val="0"/>
          <w:marBottom w:val="0"/>
          <w:divBdr>
            <w:top w:val="none" w:sz="0" w:space="0" w:color="auto"/>
            <w:left w:val="none" w:sz="0" w:space="0" w:color="auto"/>
            <w:bottom w:val="none" w:sz="0" w:space="0" w:color="auto"/>
            <w:right w:val="none" w:sz="0" w:space="0" w:color="auto"/>
          </w:divBdr>
        </w:div>
        <w:div w:id="1478298593">
          <w:marLeft w:val="640"/>
          <w:marRight w:val="0"/>
          <w:marTop w:val="0"/>
          <w:marBottom w:val="0"/>
          <w:divBdr>
            <w:top w:val="none" w:sz="0" w:space="0" w:color="auto"/>
            <w:left w:val="none" w:sz="0" w:space="0" w:color="auto"/>
            <w:bottom w:val="none" w:sz="0" w:space="0" w:color="auto"/>
            <w:right w:val="none" w:sz="0" w:space="0" w:color="auto"/>
          </w:divBdr>
        </w:div>
        <w:div w:id="934634778">
          <w:marLeft w:val="640"/>
          <w:marRight w:val="0"/>
          <w:marTop w:val="0"/>
          <w:marBottom w:val="0"/>
          <w:divBdr>
            <w:top w:val="none" w:sz="0" w:space="0" w:color="auto"/>
            <w:left w:val="none" w:sz="0" w:space="0" w:color="auto"/>
            <w:bottom w:val="none" w:sz="0" w:space="0" w:color="auto"/>
            <w:right w:val="none" w:sz="0" w:space="0" w:color="auto"/>
          </w:divBdr>
        </w:div>
        <w:div w:id="721440587">
          <w:marLeft w:val="640"/>
          <w:marRight w:val="0"/>
          <w:marTop w:val="0"/>
          <w:marBottom w:val="0"/>
          <w:divBdr>
            <w:top w:val="none" w:sz="0" w:space="0" w:color="auto"/>
            <w:left w:val="none" w:sz="0" w:space="0" w:color="auto"/>
            <w:bottom w:val="none" w:sz="0" w:space="0" w:color="auto"/>
            <w:right w:val="none" w:sz="0" w:space="0" w:color="auto"/>
          </w:divBdr>
        </w:div>
        <w:div w:id="583606592">
          <w:marLeft w:val="640"/>
          <w:marRight w:val="0"/>
          <w:marTop w:val="0"/>
          <w:marBottom w:val="0"/>
          <w:divBdr>
            <w:top w:val="none" w:sz="0" w:space="0" w:color="auto"/>
            <w:left w:val="none" w:sz="0" w:space="0" w:color="auto"/>
            <w:bottom w:val="none" w:sz="0" w:space="0" w:color="auto"/>
            <w:right w:val="none" w:sz="0" w:space="0" w:color="auto"/>
          </w:divBdr>
        </w:div>
        <w:div w:id="783960270">
          <w:marLeft w:val="640"/>
          <w:marRight w:val="0"/>
          <w:marTop w:val="0"/>
          <w:marBottom w:val="0"/>
          <w:divBdr>
            <w:top w:val="none" w:sz="0" w:space="0" w:color="auto"/>
            <w:left w:val="none" w:sz="0" w:space="0" w:color="auto"/>
            <w:bottom w:val="none" w:sz="0" w:space="0" w:color="auto"/>
            <w:right w:val="none" w:sz="0" w:space="0" w:color="auto"/>
          </w:divBdr>
        </w:div>
        <w:div w:id="807356101">
          <w:marLeft w:val="640"/>
          <w:marRight w:val="0"/>
          <w:marTop w:val="0"/>
          <w:marBottom w:val="0"/>
          <w:divBdr>
            <w:top w:val="none" w:sz="0" w:space="0" w:color="auto"/>
            <w:left w:val="none" w:sz="0" w:space="0" w:color="auto"/>
            <w:bottom w:val="none" w:sz="0" w:space="0" w:color="auto"/>
            <w:right w:val="none" w:sz="0" w:space="0" w:color="auto"/>
          </w:divBdr>
        </w:div>
        <w:div w:id="213397090">
          <w:marLeft w:val="640"/>
          <w:marRight w:val="0"/>
          <w:marTop w:val="0"/>
          <w:marBottom w:val="0"/>
          <w:divBdr>
            <w:top w:val="none" w:sz="0" w:space="0" w:color="auto"/>
            <w:left w:val="none" w:sz="0" w:space="0" w:color="auto"/>
            <w:bottom w:val="none" w:sz="0" w:space="0" w:color="auto"/>
            <w:right w:val="none" w:sz="0" w:space="0" w:color="auto"/>
          </w:divBdr>
        </w:div>
        <w:div w:id="1791515569">
          <w:marLeft w:val="640"/>
          <w:marRight w:val="0"/>
          <w:marTop w:val="0"/>
          <w:marBottom w:val="0"/>
          <w:divBdr>
            <w:top w:val="none" w:sz="0" w:space="0" w:color="auto"/>
            <w:left w:val="none" w:sz="0" w:space="0" w:color="auto"/>
            <w:bottom w:val="none" w:sz="0" w:space="0" w:color="auto"/>
            <w:right w:val="none" w:sz="0" w:space="0" w:color="auto"/>
          </w:divBdr>
        </w:div>
        <w:div w:id="1253275205">
          <w:marLeft w:val="640"/>
          <w:marRight w:val="0"/>
          <w:marTop w:val="0"/>
          <w:marBottom w:val="0"/>
          <w:divBdr>
            <w:top w:val="none" w:sz="0" w:space="0" w:color="auto"/>
            <w:left w:val="none" w:sz="0" w:space="0" w:color="auto"/>
            <w:bottom w:val="none" w:sz="0" w:space="0" w:color="auto"/>
            <w:right w:val="none" w:sz="0" w:space="0" w:color="auto"/>
          </w:divBdr>
        </w:div>
        <w:div w:id="1380279738">
          <w:marLeft w:val="640"/>
          <w:marRight w:val="0"/>
          <w:marTop w:val="0"/>
          <w:marBottom w:val="0"/>
          <w:divBdr>
            <w:top w:val="none" w:sz="0" w:space="0" w:color="auto"/>
            <w:left w:val="none" w:sz="0" w:space="0" w:color="auto"/>
            <w:bottom w:val="none" w:sz="0" w:space="0" w:color="auto"/>
            <w:right w:val="none" w:sz="0" w:space="0" w:color="auto"/>
          </w:divBdr>
        </w:div>
        <w:div w:id="1032802025">
          <w:marLeft w:val="640"/>
          <w:marRight w:val="0"/>
          <w:marTop w:val="0"/>
          <w:marBottom w:val="0"/>
          <w:divBdr>
            <w:top w:val="none" w:sz="0" w:space="0" w:color="auto"/>
            <w:left w:val="none" w:sz="0" w:space="0" w:color="auto"/>
            <w:bottom w:val="none" w:sz="0" w:space="0" w:color="auto"/>
            <w:right w:val="none" w:sz="0" w:space="0" w:color="auto"/>
          </w:divBdr>
        </w:div>
        <w:div w:id="1806435759">
          <w:marLeft w:val="640"/>
          <w:marRight w:val="0"/>
          <w:marTop w:val="0"/>
          <w:marBottom w:val="0"/>
          <w:divBdr>
            <w:top w:val="none" w:sz="0" w:space="0" w:color="auto"/>
            <w:left w:val="none" w:sz="0" w:space="0" w:color="auto"/>
            <w:bottom w:val="none" w:sz="0" w:space="0" w:color="auto"/>
            <w:right w:val="none" w:sz="0" w:space="0" w:color="auto"/>
          </w:divBdr>
        </w:div>
        <w:div w:id="506335506">
          <w:marLeft w:val="640"/>
          <w:marRight w:val="0"/>
          <w:marTop w:val="0"/>
          <w:marBottom w:val="0"/>
          <w:divBdr>
            <w:top w:val="none" w:sz="0" w:space="0" w:color="auto"/>
            <w:left w:val="none" w:sz="0" w:space="0" w:color="auto"/>
            <w:bottom w:val="none" w:sz="0" w:space="0" w:color="auto"/>
            <w:right w:val="none" w:sz="0" w:space="0" w:color="auto"/>
          </w:divBdr>
        </w:div>
        <w:div w:id="1838836967">
          <w:marLeft w:val="640"/>
          <w:marRight w:val="0"/>
          <w:marTop w:val="0"/>
          <w:marBottom w:val="0"/>
          <w:divBdr>
            <w:top w:val="none" w:sz="0" w:space="0" w:color="auto"/>
            <w:left w:val="none" w:sz="0" w:space="0" w:color="auto"/>
            <w:bottom w:val="none" w:sz="0" w:space="0" w:color="auto"/>
            <w:right w:val="none" w:sz="0" w:space="0" w:color="auto"/>
          </w:divBdr>
        </w:div>
        <w:div w:id="1889563740">
          <w:marLeft w:val="640"/>
          <w:marRight w:val="0"/>
          <w:marTop w:val="0"/>
          <w:marBottom w:val="0"/>
          <w:divBdr>
            <w:top w:val="none" w:sz="0" w:space="0" w:color="auto"/>
            <w:left w:val="none" w:sz="0" w:space="0" w:color="auto"/>
            <w:bottom w:val="none" w:sz="0" w:space="0" w:color="auto"/>
            <w:right w:val="none" w:sz="0" w:space="0" w:color="auto"/>
          </w:divBdr>
        </w:div>
        <w:div w:id="333342081">
          <w:marLeft w:val="640"/>
          <w:marRight w:val="0"/>
          <w:marTop w:val="0"/>
          <w:marBottom w:val="0"/>
          <w:divBdr>
            <w:top w:val="none" w:sz="0" w:space="0" w:color="auto"/>
            <w:left w:val="none" w:sz="0" w:space="0" w:color="auto"/>
            <w:bottom w:val="none" w:sz="0" w:space="0" w:color="auto"/>
            <w:right w:val="none" w:sz="0" w:space="0" w:color="auto"/>
          </w:divBdr>
        </w:div>
        <w:div w:id="551499267">
          <w:marLeft w:val="640"/>
          <w:marRight w:val="0"/>
          <w:marTop w:val="0"/>
          <w:marBottom w:val="0"/>
          <w:divBdr>
            <w:top w:val="none" w:sz="0" w:space="0" w:color="auto"/>
            <w:left w:val="none" w:sz="0" w:space="0" w:color="auto"/>
            <w:bottom w:val="none" w:sz="0" w:space="0" w:color="auto"/>
            <w:right w:val="none" w:sz="0" w:space="0" w:color="auto"/>
          </w:divBdr>
        </w:div>
        <w:div w:id="422803973">
          <w:marLeft w:val="640"/>
          <w:marRight w:val="0"/>
          <w:marTop w:val="0"/>
          <w:marBottom w:val="0"/>
          <w:divBdr>
            <w:top w:val="none" w:sz="0" w:space="0" w:color="auto"/>
            <w:left w:val="none" w:sz="0" w:space="0" w:color="auto"/>
            <w:bottom w:val="none" w:sz="0" w:space="0" w:color="auto"/>
            <w:right w:val="none" w:sz="0" w:space="0" w:color="auto"/>
          </w:divBdr>
        </w:div>
        <w:div w:id="1173958419">
          <w:marLeft w:val="640"/>
          <w:marRight w:val="0"/>
          <w:marTop w:val="0"/>
          <w:marBottom w:val="0"/>
          <w:divBdr>
            <w:top w:val="none" w:sz="0" w:space="0" w:color="auto"/>
            <w:left w:val="none" w:sz="0" w:space="0" w:color="auto"/>
            <w:bottom w:val="none" w:sz="0" w:space="0" w:color="auto"/>
            <w:right w:val="none" w:sz="0" w:space="0" w:color="auto"/>
          </w:divBdr>
        </w:div>
        <w:div w:id="1936863303">
          <w:marLeft w:val="640"/>
          <w:marRight w:val="0"/>
          <w:marTop w:val="0"/>
          <w:marBottom w:val="0"/>
          <w:divBdr>
            <w:top w:val="none" w:sz="0" w:space="0" w:color="auto"/>
            <w:left w:val="none" w:sz="0" w:space="0" w:color="auto"/>
            <w:bottom w:val="none" w:sz="0" w:space="0" w:color="auto"/>
            <w:right w:val="none" w:sz="0" w:space="0" w:color="auto"/>
          </w:divBdr>
        </w:div>
        <w:div w:id="980500771">
          <w:marLeft w:val="640"/>
          <w:marRight w:val="0"/>
          <w:marTop w:val="0"/>
          <w:marBottom w:val="0"/>
          <w:divBdr>
            <w:top w:val="none" w:sz="0" w:space="0" w:color="auto"/>
            <w:left w:val="none" w:sz="0" w:space="0" w:color="auto"/>
            <w:bottom w:val="none" w:sz="0" w:space="0" w:color="auto"/>
            <w:right w:val="none" w:sz="0" w:space="0" w:color="auto"/>
          </w:divBdr>
        </w:div>
        <w:div w:id="1810056233">
          <w:marLeft w:val="640"/>
          <w:marRight w:val="0"/>
          <w:marTop w:val="0"/>
          <w:marBottom w:val="0"/>
          <w:divBdr>
            <w:top w:val="none" w:sz="0" w:space="0" w:color="auto"/>
            <w:left w:val="none" w:sz="0" w:space="0" w:color="auto"/>
            <w:bottom w:val="none" w:sz="0" w:space="0" w:color="auto"/>
            <w:right w:val="none" w:sz="0" w:space="0" w:color="auto"/>
          </w:divBdr>
        </w:div>
        <w:div w:id="39986188">
          <w:marLeft w:val="640"/>
          <w:marRight w:val="0"/>
          <w:marTop w:val="0"/>
          <w:marBottom w:val="0"/>
          <w:divBdr>
            <w:top w:val="none" w:sz="0" w:space="0" w:color="auto"/>
            <w:left w:val="none" w:sz="0" w:space="0" w:color="auto"/>
            <w:bottom w:val="none" w:sz="0" w:space="0" w:color="auto"/>
            <w:right w:val="none" w:sz="0" w:space="0" w:color="auto"/>
          </w:divBdr>
        </w:div>
        <w:div w:id="1698308119">
          <w:marLeft w:val="640"/>
          <w:marRight w:val="0"/>
          <w:marTop w:val="0"/>
          <w:marBottom w:val="0"/>
          <w:divBdr>
            <w:top w:val="none" w:sz="0" w:space="0" w:color="auto"/>
            <w:left w:val="none" w:sz="0" w:space="0" w:color="auto"/>
            <w:bottom w:val="none" w:sz="0" w:space="0" w:color="auto"/>
            <w:right w:val="none" w:sz="0" w:space="0" w:color="auto"/>
          </w:divBdr>
        </w:div>
        <w:div w:id="315761913">
          <w:marLeft w:val="640"/>
          <w:marRight w:val="0"/>
          <w:marTop w:val="0"/>
          <w:marBottom w:val="0"/>
          <w:divBdr>
            <w:top w:val="none" w:sz="0" w:space="0" w:color="auto"/>
            <w:left w:val="none" w:sz="0" w:space="0" w:color="auto"/>
            <w:bottom w:val="none" w:sz="0" w:space="0" w:color="auto"/>
            <w:right w:val="none" w:sz="0" w:space="0" w:color="auto"/>
          </w:divBdr>
        </w:div>
        <w:div w:id="1829395926">
          <w:marLeft w:val="640"/>
          <w:marRight w:val="0"/>
          <w:marTop w:val="0"/>
          <w:marBottom w:val="0"/>
          <w:divBdr>
            <w:top w:val="none" w:sz="0" w:space="0" w:color="auto"/>
            <w:left w:val="none" w:sz="0" w:space="0" w:color="auto"/>
            <w:bottom w:val="none" w:sz="0" w:space="0" w:color="auto"/>
            <w:right w:val="none" w:sz="0" w:space="0" w:color="auto"/>
          </w:divBdr>
        </w:div>
        <w:div w:id="2038771085">
          <w:marLeft w:val="640"/>
          <w:marRight w:val="0"/>
          <w:marTop w:val="0"/>
          <w:marBottom w:val="0"/>
          <w:divBdr>
            <w:top w:val="none" w:sz="0" w:space="0" w:color="auto"/>
            <w:left w:val="none" w:sz="0" w:space="0" w:color="auto"/>
            <w:bottom w:val="none" w:sz="0" w:space="0" w:color="auto"/>
            <w:right w:val="none" w:sz="0" w:space="0" w:color="auto"/>
          </w:divBdr>
        </w:div>
        <w:div w:id="2112120870">
          <w:marLeft w:val="640"/>
          <w:marRight w:val="0"/>
          <w:marTop w:val="0"/>
          <w:marBottom w:val="0"/>
          <w:divBdr>
            <w:top w:val="none" w:sz="0" w:space="0" w:color="auto"/>
            <w:left w:val="none" w:sz="0" w:space="0" w:color="auto"/>
            <w:bottom w:val="none" w:sz="0" w:space="0" w:color="auto"/>
            <w:right w:val="none" w:sz="0" w:space="0" w:color="auto"/>
          </w:divBdr>
        </w:div>
        <w:div w:id="249627458">
          <w:marLeft w:val="640"/>
          <w:marRight w:val="0"/>
          <w:marTop w:val="0"/>
          <w:marBottom w:val="0"/>
          <w:divBdr>
            <w:top w:val="none" w:sz="0" w:space="0" w:color="auto"/>
            <w:left w:val="none" w:sz="0" w:space="0" w:color="auto"/>
            <w:bottom w:val="none" w:sz="0" w:space="0" w:color="auto"/>
            <w:right w:val="none" w:sz="0" w:space="0" w:color="auto"/>
          </w:divBdr>
        </w:div>
        <w:div w:id="173156900">
          <w:marLeft w:val="640"/>
          <w:marRight w:val="0"/>
          <w:marTop w:val="0"/>
          <w:marBottom w:val="0"/>
          <w:divBdr>
            <w:top w:val="none" w:sz="0" w:space="0" w:color="auto"/>
            <w:left w:val="none" w:sz="0" w:space="0" w:color="auto"/>
            <w:bottom w:val="none" w:sz="0" w:space="0" w:color="auto"/>
            <w:right w:val="none" w:sz="0" w:space="0" w:color="auto"/>
          </w:divBdr>
        </w:div>
        <w:div w:id="1162618693">
          <w:marLeft w:val="640"/>
          <w:marRight w:val="0"/>
          <w:marTop w:val="0"/>
          <w:marBottom w:val="0"/>
          <w:divBdr>
            <w:top w:val="none" w:sz="0" w:space="0" w:color="auto"/>
            <w:left w:val="none" w:sz="0" w:space="0" w:color="auto"/>
            <w:bottom w:val="none" w:sz="0" w:space="0" w:color="auto"/>
            <w:right w:val="none" w:sz="0" w:space="0" w:color="auto"/>
          </w:divBdr>
        </w:div>
        <w:div w:id="510485284">
          <w:marLeft w:val="640"/>
          <w:marRight w:val="0"/>
          <w:marTop w:val="0"/>
          <w:marBottom w:val="0"/>
          <w:divBdr>
            <w:top w:val="none" w:sz="0" w:space="0" w:color="auto"/>
            <w:left w:val="none" w:sz="0" w:space="0" w:color="auto"/>
            <w:bottom w:val="none" w:sz="0" w:space="0" w:color="auto"/>
            <w:right w:val="none" w:sz="0" w:space="0" w:color="auto"/>
          </w:divBdr>
        </w:div>
        <w:div w:id="1977637613">
          <w:marLeft w:val="640"/>
          <w:marRight w:val="0"/>
          <w:marTop w:val="0"/>
          <w:marBottom w:val="0"/>
          <w:divBdr>
            <w:top w:val="none" w:sz="0" w:space="0" w:color="auto"/>
            <w:left w:val="none" w:sz="0" w:space="0" w:color="auto"/>
            <w:bottom w:val="none" w:sz="0" w:space="0" w:color="auto"/>
            <w:right w:val="none" w:sz="0" w:space="0" w:color="auto"/>
          </w:divBdr>
        </w:div>
        <w:div w:id="1673681294">
          <w:marLeft w:val="640"/>
          <w:marRight w:val="0"/>
          <w:marTop w:val="0"/>
          <w:marBottom w:val="0"/>
          <w:divBdr>
            <w:top w:val="none" w:sz="0" w:space="0" w:color="auto"/>
            <w:left w:val="none" w:sz="0" w:space="0" w:color="auto"/>
            <w:bottom w:val="none" w:sz="0" w:space="0" w:color="auto"/>
            <w:right w:val="none" w:sz="0" w:space="0" w:color="auto"/>
          </w:divBdr>
        </w:div>
        <w:div w:id="988366306">
          <w:marLeft w:val="640"/>
          <w:marRight w:val="0"/>
          <w:marTop w:val="0"/>
          <w:marBottom w:val="0"/>
          <w:divBdr>
            <w:top w:val="none" w:sz="0" w:space="0" w:color="auto"/>
            <w:left w:val="none" w:sz="0" w:space="0" w:color="auto"/>
            <w:bottom w:val="none" w:sz="0" w:space="0" w:color="auto"/>
            <w:right w:val="none" w:sz="0" w:space="0" w:color="auto"/>
          </w:divBdr>
        </w:div>
        <w:div w:id="428235983">
          <w:marLeft w:val="640"/>
          <w:marRight w:val="0"/>
          <w:marTop w:val="0"/>
          <w:marBottom w:val="0"/>
          <w:divBdr>
            <w:top w:val="none" w:sz="0" w:space="0" w:color="auto"/>
            <w:left w:val="none" w:sz="0" w:space="0" w:color="auto"/>
            <w:bottom w:val="none" w:sz="0" w:space="0" w:color="auto"/>
            <w:right w:val="none" w:sz="0" w:space="0" w:color="auto"/>
          </w:divBdr>
        </w:div>
        <w:div w:id="36901556">
          <w:marLeft w:val="640"/>
          <w:marRight w:val="0"/>
          <w:marTop w:val="0"/>
          <w:marBottom w:val="0"/>
          <w:divBdr>
            <w:top w:val="none" w:sz="0" w:space="0" w:color="auto"/>
            <w:left w:val="none" w:sz="0" w:space="0" w:color="auto"/>
            <w:bottom w:val="none" w:sz="0" w:space="0" w:color="auto"/>
            <w:right w:val="none" w:sz="0" w:space="0" w:color="auto"/>
          </w:divBdr>
        </w:div>
        <w:div w:id="7759387">
          <w:marLeft w:val="640"/>
          <w:marRight w:val="0"/>
          <w:marTop w:val="0"/>
          <w:marBottom w:val="0"/>
          <w:divBdr>
            <w:top w:val="none" w:sz="0" w:space="0" w:color="auto"/>
            <w:left w:val="none" w:sz="0" w:space="0" w:color="auto"/>
            <w:bottom w:val="none" w:sz="0" w:space="0" w:color="auto"/>
            <w:right w:val="none" w:sz="0" w:space="0" w:color="auto"/>
          </w:divBdr>
        </w:div>
        <w:div w:id="853762865">
          <w:marLeft w:val="640"/>
          <w:marRight w:val="0"/>
          <w:marTop w:val="0"/>
          <w:marBottom w:val="0"/>
          <w:divBdr>
            <w:top w:val="none" w:sz="0" w:space="0" w:color="auto"/>
            <w:left w:val="none" w:sz="0" w:space="0" w:color="auto"/>
            <w:bottom w:val="none" w:sz="0" w:space="0" w:color="auto"/>
            <w:right w:val="none" w:sz="0" w:space="0" w:color="auto"/>
          </w:divBdr>
        </w:div>
        <w:div w:id="2100902614">
          <w:marLeft w:val="640"/>
          <w:marRight w:val="0"/>
          <w:marTop w:val="0"/>
          <w:marBottom w:val="0"/>
          <w:divBdr>
            <w:top w:val="none" w:sz="0" w:space="0" w:color="auto"/>
            <w:left w:val="none" w:sz="0" w:space="0" w:color="auto"/>
            <w:bottom w:val="none" w:sz="0" w:space="0" w:color="auto"/>
            <w:right w:val="none" w:sz="0" w:space="0" w:color="auto"/>
          </w:divBdr>
        </w:div>
        <w:div w:id="1001349193">
          <w:marLeft w:val="640"/>
          <w:marRight w:val="0"/>
          <w:marTop w:val="0"/>
          <w:marBottom w:val="0"/>
          <w:divBdr>
            <w:top w:val="none" w:sz="0" w:space="0" w:color="auto"/>
            <w:left w:val="none" w:sz="0" w:space="0" w:color="auto"/>
            <w:bottom w:val="none" w:sz="0" w:space="0" w:color="auto"/>
            <w:right w:val="none" w:sz="0" w:space="0" w:color="auto"/>
          </w:divBdr>
        </w:div>
        <w:div w:id="1943488934">
          <w:marLeft w:val="640"/>
          <w:marRight w:val="0"/>
          <w:marTop w:val="0"/>
          <w:marBottom w:val="0"/>
          <w:divBdr>
            <w:top w:val="none" w:sz="0" w:space="0" w:color="auto"/>
            <w:left w:val="none" w:sz="0" w:space="0" w:color="auto"/>
            <w:bottom w:val="none" w:sz="0" w:space="0" w:color="auto"/>
            <w:right w:val="none" w:sz="0" w:space="0" w:color="auto"/>
          </w:divBdr>
        </w:div>
        <w:div w:id="195166392">
          <w:marLeft w:val="640"/>
          <w:marRight w:val="0"/>
          <w:marTop w:val="0"/>
          <w:marBottom w:val="0"/>
          <w:divBdr>
            <w:top w:val="none" w:sz="0" w:space="0" w:color="auto"/>
            <w:left w:val="none" w:sz="0" w:space="0" w:color="auto"/>
            <w:bottom w:val="none" w:sz="0" w:space="0" w:color="auto"/>
            <w:right w:val="none" w:sz="0" w:space="0" w:color="auto"/>
          </w:divBdr>
        </w:div>
        <w:div w:id="598103922">
          <w:marLeft w:val="640"/>
          <w:marRight w:val="0"/>
          <w:marTop w:val="0"/>
          <w:marBottom w:val="0"/>
          <w:divBdr>
            <w:top w:val="none" w:sz="0" w:space="0" w:color="auto"/>
            <w:left w:val="none" w:sz="0" w:space="0" w:color="auto"/>
            <w:bottom w:val="none" w:sz="0" w:space="0" w:color="auto"/>
            <w:right w:val="none" w:sz="0" w:space="0" w:color="auto"/>
          </w:divBdr>
        </w:div>
        <w:div w:id="1574854043">
          <w:marLeft w:val="640"/>
          <w:marRight w:val="0"/>
          <w:marTop w:val="0"/>
          <w:marBottom w:val="0"/>
          <w:divBdr>
            <w:top w:val="none" w:sz="0" w:space="0" w:color="auto"/>
            <w:left w:val="none" w:sz="0" w:space="0" w:color="auto"/>
            <w:bottom w:val="none" w:sz="0" w:space="0" w:color="auto"/>
            <w:right w:val="none" w:sz="0" w:space="0" w:color="auto"/>
          </w:divBdr>
        </w:div>
        <w:div w:id="754672190">
          <w:marLeft w:val="640"/>
          <w:marRight w:val="0"/>
          <w:marTop w:val="0"/>
          <w:marBottom w:val="0"/>
          <w:divBdr>
            <w:top w:val="none" w:sz="0" w:space="0" w:color="auto"/>
            <w:left w:val="none" w:sz="0" w:space="0" w:color="auto"/>
            <w:bottom w:val="none" w:sz="0" w:space="0" w:color="auto"/>
            <w:right w:val="none" w:sz="0" w:space="0" w:color="auto"/>
          </w:divBdr>
        </w:div>
        <w:div w:id="245388028">
          <w:marLeft w:val="640"/>
          <w:marRight w:val="0"/>
          <w:marTop w:val="0"/>
          <w:marBottom w:val="0"/>
          <w:divBdr>
            <w:top w:val="none" w:sz="0" w:space="0" w:color="auto"/>
            <w:left w:val="none" w:sz="0" w:space="0" w:color="auto"/>
            <w:bottom w:val="none" w:sz="0" w:space="0" w:color="auto"/>
            <w:right w:val="none" w:sz="0" w:space="0" w:color="auto"/>
          </w:divBdr>
        </w:div>
        <w:div w:id="1042705354">
          <w:marLeft w:val="640"/>
          <w:marRight w:val="0"/>
          <w:marTop w:val="0"/>
          <w:marBottom w:val="0"/>
          <w:divBdr>
            <w:top w:val="none" w:sz="0" w:space="0" w:color="auto"/>
            <w:left w:val="none" w:sz="0" w:space="0" w:color="auto"/>
            <w:bottom w:val="none" w:sz="0" w:space="0" w:color="auto"/>
            <w:right w:val="none" w:sz="0" w:space="0" w:color="auto"/>
          </w:divBdr>
        </w:div>
        <w:div w:id="1015886352">
          <w:marLeft w:val="640"/>
          <w:marRight w:val="0"/>
          <w:marTop w:val="0"/>
          <w:marBottom w:val="0"/>
          <w:divBdr>
            <w:top w:val="none" w:sz="0" w:space="0" w:color="auto"/>
            <w:left w:val="none" w:sz="0" w:space="0" w:color="auto"/>
            <w:bottom w:val="none" w:sz="0" w:space="0" w:color="auto"/>
            <w:right w:val="none" w:sz="0" w:space="0" w:color="auto"/>
          </w:divBdr>
        </w:div>
        <w:div w:id="730424258">
          <w:marLeft w:val="640"/>
          <w:marRight w:val="0"/>
          <w:marTop w:val="0"/>
          <w:marBottom w:val="0"/>
          <w:divBdr>
            <w:top w:val="none" w:sz="0" w:space="0" w:color="auto"/>
            <w:left w:val="none" w:sz="0" w:space="0" w:color="auto"/>
            <w:bottom w:val="none" w:sz="0" w:space="0" w:color="auto"/>
            <w:right w:val="none" w:sz="0" w:space="0" w:color="auto"/>
          </w:divBdr>
        </w:div>
        <w:div w:id="509687813">
          <w:marLeft w:val="640"/>
          <w:marRight w:val="0"/>
          <w:marTop w:val="0"/>
          <w:marBottom w:val="0"/>
          <w:divBdr>
            <w:top w:val="none" w:sz="0" w:space="0" w:color="auto"/>
            <w:left w:val="none" w:sz="0" w:space="0" w:color="auto"/>
            <w:bottom w:val="none" w:sz="0" w:space="0" w:color="auto"/>
            <w:right w:val="none" w:sz="0" w:space="0" w:color="auto"/>
          </w:divBdr>
        </w:div>
        <w:div w:id="626275724">
          <w:marLeft w:val="640"/>
          <w:marRight w:val="0"/>
          <w:marTop w:val="0"/>
          <w:marBottom w:val="0"/>
          <w:divBdr>
            <w:top w:val="none" w:sz="0" w:space="0" w:color="auto"/>
            <w:left w:val="none" w:sz="0" w:space="0" w:color="auto"/>
            <w:bottom w:val="none" w:sz="0" w:space="0" w:color="auto"/>
            <w:right w:val="none" w:sz="0" w:space="0" w:color="auto"/>
          </w:divBdr>
        </w:div>
        <w:div w:id="1576278156">
          <w:marLeft w:val="640"/>
          <w:marRight w:val="0"/>
          <w:marTop w:val="0"/>
          <w:marBottom w:val="0"/>
          <w:divBdr>
            <w:top w:val="none" w:sz="0" w:space="0" w:color="auto"/>
            <w:left w:val="none" w:sz="0" w:space="0" w:color="auto"/>
            <w:bottom w:val="none" w:sz="0" w:space="0" w:color="auto"/>
            <w:right w:val="none" w:sz="0" w:space="0" w:color="auto"/>
          </w:divBdr>
        </w:div>
        <w:div w:id="1246066002">
          <w:marLeft w:val="640"/>
          <w:marRight w:val="0"/>
          <w:marTop w:val="0"/>
          <w:marBottom w:val="0"/>
          <w:divBdr>
            <w:top w:val="none" w:sz="0" w:space="0" w:color="auto"/>
            <w:left w:val="none" w:sz="0" w:space="0" w:color="auto"/>
            <w:bottom w:val="none" w:sz="0" w:space="0" w:color="auto"/>
            <w:right w:val="none" w:sz="0" w:space="0" w:color="auto"/>
          </w:divBdr>
        </w:div>
        <w:div w:id="1947694329">
          <w:marLeft w:val="640"/>
          <w:marRight w:val="0"/>
          <w:marTop w:val="0"/>
          <w:marBottom w:val="0"/>
          <w:divBdr>
            <w:top w:val="none" w:sz="0" w:space="0" w:color="auto"/>
            <w:left w:val="none" w:sz="0" w:space="0" w:color="auto"/>
            <w:bottom w:val="none" w:sz="0" w:space="0" w:color="auto"/>
            <w:right w:val="none" w:sz="0" w:space="0" w:color="auto"/>
          </w:divBdr>
        </w:div>
        <w:div w:id="592934332">
          <w:marLeft w:val="640"/>
          <w:marRight w:val="0"/>
          <w:marTop w:val="0"/>
          <w:marBottom w:val="0"/>
          <w:divBdr>
            <w:top w:val="none" w:sz="0" w:space="0" w:color="auto"/>
            <w:left w:val="none" w:sz="0" w:space="0" w:color="auto"/>
            <w:bottom w:val="none" w:sz="0" w:space="0" w:color="auto"/>
            <w:right w:val="none" w:sz="0" w:space="0" w:color="auto"/>
          </w:divBdr>
        </w:div>
        <w:div w:id="1575165486">
          <w:marLeft w:val="640"/>
          <w:marRight w:val="0"/>
          <w:marTop w:val="0"/>
          <w:marBottom w:val="0"/>
          <w:divBdr>
            <w:top w:val="none" w:sz="0" w:space="0" w:color="auto"/>
            <w:left w:val="none" w:sz="0" w:space="0" w:color="auto"/>
            <w:bottom w:val="none" w:sz="0" w:space="0" w:color="auto"/>
            <w:right w:val="none" w:sz="0" w:space="0" w:color="auto"/>
          </w:divBdr>
        </w:div>
        <w:div w:id="1826822064">
          <w:marLeft w:val="640"/>
          <w:marRight w:val="0"/>
          <w:marTop w:val="0"/>
          <w:marBottom w:val="0"/>
          <w:divBdr>
            <w:top w:val="none" w:sz="0" w:space="0" w:color="auto"/>
            <w:left w:val="none" w:sz="0" w:space="0" w:color="auto"/>
            <w:bottom w:val="none" w:sz="0" w:space="0" w:color="auto"/>
            <w:right w:val="none" w:sz="0" w:space="0" w:color="auto"/>
          </w:divBdr>
        </w:div>
        <w:div w:id="1001934660">
          <w:marLeft w:val="640"/>
          <w:marRight w:val="0"/>
          <w:marTop w:val="0"/>
          <w:marBottom w:val="0"/>
          <w:divBdr>
            <w:top w:val="none" w:sz="0" w:space="0" w:color="auto"/>
            <w:left w:val="none" w:sz="0" w:space="0" w:color="auto"/>
            <w:bottom w:val="none" w:sz="0" w:space="0" w:color="auto"/>
            <w:right w:val="none" w:sz="0" w:space="0" w:color="auto"/>
          </w:divBdr>
        </w:div>
        <w:div w:id="2071885225">
          <w:marLeft w:val="640"/>
          <w:marRight w:val="0"/>
          <w:marTop w:val="0"/>
          <w:marBottom w:val="0"/>
          <w:divBdr>
            <w:top w:val="none" w:sz="0" w:space="0" w:color="auto"/>
            <w:left w:val="none" w:sz="0" w:space="0" w:color="auto"/>
            <w:bottom w:val="none" w:sz="0" w:space="0" w:color="auto"/>
            <w:right w:val="none" w:sz="0" w:space="0" w:color="auto"/>
          </w:divBdr>
        </w:div>
        <w:div w:id="42100725">
          <w:marLeft w:val="640"/>
          <w:marRight w:val="0"/>
          <w:marTop w:val="0"/>
          <w:marBottom w:val="0"/>
          <w:divBdr>
            <w:top w:val="none" w:sz="0" w:space="0" w:color="auto"/>
            <w:left w:val="none" w:sz="0" w:space="0" w:color="auto"/>
            <w:bottom w:val="none" w:sz="0" w:space="0" w:color="auto"/>
            <w:right w:val="none" w:sz="0" w:space="0" w:color="auto"/>
          </w:divBdr>
        </w:div>
        <w:div w:id="1146974391">
          <w:marLeft w:val="640"/>
          <w:marRight w:val="0"/>
          <w:marTop w:val="0"/>
          <w:marBottom w:val="0"/>
          <w:divBdr>
            <w:top w:val="none" w:sz="0" w:space="0" w:color="auto"/>
            <w:left w:val="none" w:sz="0" w:space="0" w:color="auto"/>
            <w:bottom w:val="none" w:sz="0" w:space="0" w:color="auto"/>
            <w:right w:val="none" w:sz="0" w:space="0" w:color="auto"/>
          </w:divBdr>
        </w:div>
        <w:div w:id="1411929550">
          <w:marLeft w:val="640"/>
          <w:marRight w:val="0"/>
          <w:marTop w:val="0"/>
          <w:marBottom w:val="0"/>
          <w:divBdr>
            <w:top w:val="none" w:sz="0" w:space="0" w:color="auto"/>
            <w:left w:val="none" w:sz="0" w:space="0" w:color="auto"/>
            <w:bottom w:val="none" w:sz="0" w:space="0" w:color="auto"/>
            <w:right w:val="none" w:sz="0" w:space="0" w:color="auto"/>
          </w:divBdr>
        </w:div>
        <w:div w:id="1840077589">
          <w:marLeft w:val="640"/>
          <w:marRight w:val="0"/>
          <w:marTop w:val="0"/>
          <w:marBottom w:val="0"/>
          <w:divBdr>
            <w:top w:val="none" w:sz="0" w:space="0" w:color="auto"/>
            <w:left w:val="none" w:sz="0" w:space="0" w:color="auto"/>
            <w:bottom w:val="none" w:sz="0" w:space="0" w:color="auto"/>
            <w:right w:val="none" w:sz="0" w:space="0" w:color="auto"/>
          </w:divBdr>
        </w:div>
        <w:div w:id="1711689424">
          <w:marLeft w:val="640"/>
          <w:marRight w:val="0"/>
          <w:marTop w:val="0"/>
          <w:marBottom w:val="0"/>
          <w:divBdr>
            <w:top w:val="none" w:sz="0" w:space="0" w:color="auto"/>
            <w:left w:val="none" w:sz="0" w:space="0" w:color="auto"/>
            <w:bottom w:val="none" w:sz="0" w:space="0" w:color="auto"/>
            <w:right w:val="none" w:sz="0" w:space="0" w:color="auto"/>
          </w:divBdr>
        </w:div>
        <w:div w:id="678894570">
          <w:marLeft w:val="640"/>
          <w:marRight w:val="0"/>
          <w:marTop w:val="0"/>
          <w:marBottom w:val="0"/>
          <w:divBdr>
            <w:top w:val="none" w:sz="0" w:space="0" w:color="auto"/>
            <w:left w:val="none" w:sz="0" w:space="0" w:color="auto"/>
            <w:bottom w:val="none" w:sz="0" w:space="0" w:color="auto"/>
            <w:right w:val="none" w:sz="0" w:space="0" w:color="auto"/>
          </w:divBdr>
        </w:div>
        <w:div w:id="1639795515">
          <w:marLeft w:val="640"/>
          <w:marRight w:val="0"/>
          <w:marTop w:val="0"/>
          <w:marBottom w:val="0"/>
          <w:divBdr>
            <w:top w:val="none" w:sz="0" w:space="0" w:color="auto"/>
            <w:left w:val="none" w:sz="0" w:space="0" w:color="auto"/>
            <w:bottom w:val="none" w:sz="0" w:space="0" w:color="auto"/>
            <w:right w:val="none" w:sz="0" w:space="0" w:color="auto"/>
          </w:divBdr>
        </w:div>
        <w:div w:id="702436555">
          <w:marLeft w:val="640"/>
          <w:marRight w:val="0"/>
          <w:marTop w:val="0"/>
          <w:marBottom w:val="0"/>
          <w:divBdr>
            <w:top w:val="none" w:sz="0" w:space="0" w:color="auto"/>
            <w:left w:val="none" w:sz="0" w:space="0" w:color="auto"/>
            <w:bottom w:val="none" w:sz="0" w:space="0" w:color="auto"/>
            <w:right w:val="none" w:sz="0" w:space="0" w:color="auto"/>
          </w:divBdr>
        </w:div>
        <w:div w:id="232395371">
          <w:marLeft w:val="640"/>
          <w:marRight w:val="0"/>
          <w:marTop w:val="0"/>
          <w:marBottom w:val="0"/>
          <w:divBdr>
            <w:top w:val="none" w:sz="0" w:space="0" w:color="auto"/>
            <w:left w:val="none" w:sz="0" w:space="0" w:color="auto"/>
            <w:bottom w:val="none" w:sz="0" w:space="0" w:color="auto"/>
            <w:right w:val="none" w:sz="0" w:space="0" w:color="auto"/>
          </w:divBdr>
        </w:div>
        <w:div w:id="301929508">
          <w:marLeft w:val="640"/>
          <w:marRight w:val="0"/>
          <w:marTop w:val="0"/>
          <w:marBottom w:val="0"/>
          <w:divBdr>
            <w:top w:val="none" w:sz="0" w:space="0" w:color="auto"/>
            <w:left w:val="none" w:sz="0" w:space="0" w:color="auto"/>
            <w:bottom w:val="none" w:sz="0" w:space="0" w:color="auto"/>
            <w:right w:val="none" w:sz="0" w:space="0" w:color="auto"/>
          </w:divBdr>
        </w:div>
        <w:div w:id="1006640687">
          <w:marLeft w:val="640"/>
          <w:marRight w:val="0"/>
          <w:marTop w:val="0"/>
          <w:marBottom w:val="0"/>
          <w:divBdr>
            <w:top w:val="none" w:sz="0" w:space="0" w:color="auto"/>
            <w:left w:val="none" w:sz="0" w:space="0" w:color="auto"/>
            <w:bottom w:val="none" w:sz="0" w:space="0" w:color="auto"/>
            <w:right w:val="none" w:sz="0" w:space="0" w:color="auto"/>
          </w:divBdr>
        </w:div>
        <w:div w:id="2144039055">
          <w:marLeft w:val="640"/>
          <w:marRight w:val="0"/>
          <w:marTop w:val="0"/>
          <w:marBottom w:val="0"/>
          <w:divBdr>
            <w:top w:val="none" w:sz="0" w:space="0" w:color="auto"/>
            <w:left w:val="none" w:sz="0" w:space="0" w:color="auto"/>
            <w:bottom w:val="none" w:sz="0" w:space="0" w:color="auto"/>
            <w:right w:val="none" w:sz="0" w:space="0" w:color="auto"/>
          </w:divBdr>
        </w:div>
        <w:div w:id="889683004">
          <w:marLeft w:val="640"/>
          <w:marRight w:val="0"/>
          <w:marTop w:val="0"/>
          <w:marBottom w:val="0"/>
          <w:divBdr>
            <w:top w:val="none" w:sz="0" w:space="0" w:color="auto"/>
            <w:left w:val="none" w:sz="0" w:space="0" w:color="auto"/>
            <w:bottom w:val="none" w:sz="0" w:space="0" w:color="auto"/>
            <w:right w:val="none" w:sz="0" w:space="0" w:color="auto"/>
          </w:divBdr>
        </w:div>
        <w:div w:id="661157485">
          <w:marLeft w:val="640"/>
          <w:marRight w:val="0"/>
          <w:marTop w:val="0"/>
          <w:marBottom w:val="0"/>
          <w:divBdr>
            <w:top w:val="none" w:sz="0" w:space="0" w:color="auto"/>
            <w:left w:val="none" w:sz="0" w:space="0" w:color="auto"/>
            <w:bottom w:val="none" w:sz="0" w:space="0" w:color="auto"/>
            <w:right w:val="none" w:sz="0" w:space="0" w:color="auto"/>
          </w:divBdr>
        </w:div>
        <w:div w:id="1329168264">
          <w:marLeft w:val="640"/>
          <w:marRight w:val="0"/>
          <w:marTop w:val="0"/>
          <w:marBottom w:val="0"/>
          <w:divBdr>
            <w:top w:val="none" w:sz="0" w:space="0" w:color="auto"/>
            <w:left w:val="none" w:sz="0" w:space="0" w:color="auto"/>
            <w:bottom w:val="none" w:sz="0" w:space="0" w:color="auto"/>
            <w:right w:val="none" w:sz="0" w:space="0" w:color="auto"/>
          </w:divBdr>
        </w:div>
        <w:div w:id="1025012189">
          <w:marLeft w:val="640"/>
          <w:marRight w:val="0"/>
          <w:marTop w:val="0"/>
          <w:marBottom w:val="0"/>
          <w:divBdr>
            <w:top w:val="none" w:sz="0" w:space="0" w:color="auto"/>
            <w:left w:val="none" w:sz="0" w:space="0" w:color="auto"/>
            <w:bottom w:val="none" w:sz="0" w:space="0" w:color="auto"/>
            <w:right w:val="none" w:sz="0" w:space="0" w:color="auto"/>
          </w:divBdr>
        </w:div>
        <w:div w:id="1606615261">
          <w:marLeft w:val="640"/>
          <w:marRight w:val="0"/>
          <w:marTop w:val="0"/>
          <w:marBottom w:val="0"/>
          <w:divBdr>
            <w:top w:val="none" w:sz="0" w:space="0" w:color="auto"/>
            <w:left w:val="none" w:sz="0" w:space="0" w:color="auto"/>
            <w:bottom w:val="none" w:sz="0" w:space="0" w:color="auto"/>
            <w:right w:val="none" w:sz="0" w:space="0" w:color="auto"/>
          </w:divBdr>
        </w:div>
        <w:div w:id="863204155">
          <w:marLeft w:val="640"/>
          <w:marRight w:val="0"/>
          <w:marTop w:val="0"/>
          <w:marBottom w:val="0"/>
          <w:divBdr>
            <w:top w:val="none" w:sz="0" w:space="0" w:color="auto"/>
            <w:left w:val="none" w:sz="0" w:space="0" w:color="auto"/>
            <w:bottom w:val="none" w:sz="0" w:space="0" w:color="auto"/>
            <w:right w:val="none" w:sz="0" w:space="0" w:color="auto"/>
          </w:divBdr>
        </w:div>
        <w:div w:id="1511329287">
          <w:marLeft w:val="640"/>
          <w:marRight w:val="0"/>
          <w:marTop w:val="0"/>
          <w:marBottom w:val="0"/>
          <w:divBdr>
            <w:top w:val="none" w:sz="0" w:space="0" w:color="auto"/>
            <w:left w:val="none" w:sz="0" w:space="0" w:color="auto"/>
            <w:bottom w:val="none" w:sz="0" w:space="0" w:color="auto"/>
            <w:right w:val="none" w:sz="0" w:space="0" w:color="auto"/>
          </w:divBdr>
        </w:div>
        <w:div w:id="479424813">
          <w:marLeft w:val="640"/>
          <w:marRight w:val="0"/>
          <w:marTop w:val="0"/>
          <w:marBottom w:val="0"/>
          <w:divBdr>
            <w:top w:val="none" w:sz="0" w:space="0" w:color="auto"/>
            <w:left w:val="none" w:sz="0" w:space="0" w:color="auto"/>
            <w:bottom w:val="none" w:sz="0" w:space="0" w:color="auto"/>
            <w:right w:val="none" w:sz="0" w:space="0" w:color="auto"/>
          </w:divBdr>
        </w:div>
        <w:div w:id="1726951968">
          <w:marLeft w:val="640"/>
          <w:marRight w:val="0"/>
          <w:marTop w:val="0"/>
          <w:marBottom w:val="0"/>
          <w:divBdr>
            <w:top w:val="none" w:sz="0" w:space="0" w:color="auto"/>
            <w:left w:val="none" w:sz="0" w:space="0" w:color="auto"/>
            <w:bottom w:val="none" w:sz="0" w:space="0" w:color="auto"/>
            <w:right w:val="none" w:sz="0" w:space="0" w:color="auto"/>
          </w:divBdr>
        </w:div>
        <w:div w:id="2102750480">
          <w:marLeft w:val="640"/>
          <w:marRight w:val="0"/>
          <w:marTop w:val="0"/>
          <w:marBottom w:val="0"/>
          <w:divBdr>
            <w:top w:val="none" w:sz="0" w:space="0" w:color="auto"/>
            <w:left w:val="none" w:sz="0" w:space="0" w:color="auto"/>
            <w:bottom w:val="none" w:sz="0" w:space="0" w:color="auto"/>
            <w:right w:val="none" w:sz="0" w:space="0" w:color="auto"/>
          </w:divBdr>
        </w:div>
        <w:div w:id="679158139">
          <w:marLeft w:val="640"/>
          <w:marRight w:val="0"/>
          <w:marTop w:val="0"/>
          <w:marBottom w:val="0"/>
          <w:divBdr>
            <w:top w:val="none" w:sz="0" w:space="0" w:color="auto"/>
            <w:left w:val="none" w:sz="0" w:space="0" w:color="auto"/>
            <w:bottom w:val="none" w:sz="0" w:space="0" w:color="auto"/>
            <w:right w:val="none" w:sz="0" w:space="0" w:color="auto"/>
          </w:divBdr>
        </w:div>
        <w:div w:id="1925919949">
          <w:marLeft w:val="640"/>
          <w:marRight w:val="0"/>
          <w:marTop w:val="0"/>
          <w:marBottom w:val="0"/>
          <w:divBdr>
            <w:top w:val="none" w:sz="0" w:space="0" w:color="auto"/>
            <w:left w:val="none" w:sz="0" w:space="0" w:color="auto"/>
            <w:bottom w:val="none" w:sz="0" w:space="0" w:color="auto"/>
            <w:right w:val="none" w:sz="0" w:space="0" w:color="auto"/>
          </w:divBdr>
        </w:div>
        <w:div w:id="1018002269">
          <w:marLeft w:val="640"/>
          <w:marRight w:val="0"/>
          <w:marTop w:val="0"/>
          <w:marBottom w:val="0"/>
          <w:divBdr>
            <w:top w:val="none" w:sz="0" w:space="0" w:color="auto"/>
            <w:left w:val="none" w:sz="0" w:space="0" w:color="auto"/>
            <w:bottom w:val="none" w:sz="0" w:space="0" w:color="auto"/>
            <w:right w:val="none" w:sz="0" w:space="0" w:color="auto"/>
          </w:divBdr>
        </w:div>
        <w:div w:id="1130826438">
          <w:marLeft w:val="640"/>
          <w:marRight w:val="0"/>
          <w:marTop w:val="0"/>
          <w:marBottom w:val="0"/>
          <w:divBdr>
            <w:top w:val="none" w:sz="0" w:space="0" w:color="auto"/>
            <w:left w:val="none" w:sz="0" w:space="0" w:color="auto"/>
            <w:bottom w:val="none" w:sz="0" w:space="0" w:color="auto"/>
            <w:right w:val="none" w:sz="0" w:space="0" w:color="auto"/>
          </w:divBdr>
        </w:div>
        <w:div w:id="1466698449">
          <w:marLeft w:val="640"/>
          <w:marRight w:val="0"/>
          <w:marTop w:val="0"/>
          <w:marBottom w:val="0"/>
          <w:divBdr>
            <w:top w:val="none" w:sz="0" w:space="0" w:color="auto"/>
            <w:left w:val="none" w:sz="0" w:space="0" w:color="auto"/>
            <w:bottom w:val="none" w:sz="0" w:space="0" w:color="auto"/>
            <w:right w:val="none" w:sz="0" w:space="0" w:color="auto"/>
          </w:divBdr>
        </w:div>
        <w:div w:id="1850563839">
          <w:marLeft w:val="640"/>
          <w:marRight w:val="0"/>
          <w:marTop w:val="0"/>
          <w:marBottom w:val="0"/>
          <w:divBdr>
            <w:top w:val="none" w:sz="0" w:space="0" w:color="auto"/>
            <w:left w:val="none" w:sz="0" w:space="0" w:color="auto"/>
            <w:bottom w:val="none" w:sz="0" w:space="0" w:color="auto"/>
            <w:right w:val="none" w:sz="0" w:space="0" w:color="auto"/>
          </w:divBdr>
        </w:div>
        <w:div w:id="1176841559">
          <w:marLeft w:val="640"/>
          <w:marRight w:val="0"/>
          <w:marTop w:val="0"/>
          <w:marBottom w:val="0"/>
          <w:divBdr>
            <w:top w:val="none" w:sz="0" w:space="0" w:color="auto"/>
            <w:left w:val="none" w:sz="0" w:space="0" w:color="auto"/>
            <w:bottom w:val="none" w:sz="0" w:space="0" w:color="auto"/>
            <w:right w:val="none" w:sz="0" w:space="0" w:color="auto"/>
          </w:divBdr>
        </w:div>
        <w:div w:id="2085641561">
          <w:marLeft w:val="640"/>
          <w:marRight w:val="0"/>
          <w:marTop w:val="0"/>
          <w:marBottom w:val="0"/>
          <w:divBdr>
            <w:top w:val="none" w:sz="0" w:space="0" w:color="auto"/>
            <w:left w:val="none" w:sz="0" w:space="0" w:color="auto"/>
            <w:bottom w:val="none" w:sz="0" w:space="0" w:color="auto"/>
            <w:right w:val="none" w:sz="0" w:space="0" w:color="auto"/>
          </w:divBdr>
        </w:div>
        <w:div w:id="838010245">
          <w:marLeft w:val="640"/>
          <w:marRight w:val="0"/>
          <w:marTop w:val="0"/>
          <w:marBottom w:val="0"/>
          <w:divBdr>
            <w:top w:val="none" w:sz="0" w:space="0" w:color="auto"/>
            <w:left w:val="none" w:sz="0" w:space="0" w:color="auto"/>
            <w:bottom w:val="none" w:sz="0" w:space="0" w:color="auto"/>
            <w:right w:val="none" w:sz="0" w:space="0" w:color="auto"/>
          </w:divBdr>
        </w:div>
        <w:div w:id="1022899035">
          <w:marLeft w:val="640"/>
          <w:marRight w:val="0"/>
          <w:marTop w:val="0"/>
          <w:marBottom w:val="0"/>
          <w:divBdr>
            <w:top w:val="none" w:sz="0" w:space="0" w:color="auto"/>
            <w:left w:val="none" w:sz="0" w:space="0" w:color="auto"/>
            <w:bottom w:val="none" w:sz="0" w:space="0" w:color="auto"/>
            <w:right w:val="none" w:sz="0" w:space="0" w:color="auto"/>
          </w:divBdr>
        </w:div>
        <w:div w:id="1265262722">
          <w:marLeft w:val="640"/>
          <w:marRight w:val="0"/>
          <w:marTop w:val="0"/>
          <w:marBottom w:val="0"/>
          <w:divBdr>
            <w:top w:val="none" w:sz="0" w:space="0" w:color="auto"/>
            <w:left w:val="none" w:sz="0" w:space="0" w:color="auto"/>
            <w:bottom w:val="none" w:sz="0" w:space="0" w:color="auto"/>
            <w:right w:val="none" w:sz="0" w:space="0" w:color="auto"/>
          </w:divBdr>
        </w:div>
      </w:divsChild>
    </w:div>
    <w:div w:id="2145780244">
      <w:bodyDiv w:val="1"/>
      <w:marLeft w:val="0"/>
      <w:marRight w:val="0"/>
      <w:marTop w:val="0"/>
      <w:marBottom w:val="0"/>
      <w:divBdr>
        <w:top w:val="none" w:sz="0" w:space="0" w:color="auto"/>
        <w:left w:val="none" w:sz="0" w:space="0" w:color="auto"/>
        <w:bottom w:val="none" w:sz="0" w:space="0" w:color="auto"/>
        <w:right w:val="none" w:sz="0" w:space="0" w:color="auto"/>
      </w:divBdr>
      <w:divsChild>
        <w:div w:id="1998223451">
          <w:marLeft w:val="640"/>
          <w:marRight w:val="0"/>
          <w:marTop w:val="0"/>
          <w:marBottom w:val="0"/>
          <w:divBdr>
            <w:top w:val="none" w:sz="0" w:space="0" w:color="auto"/>
            <w:left w:val="none" w:sz="0" w:space="0" w:color="auto"/>
            <w:bottom w:val="none" w:sz="0" w:space="0" w:color="auto"/>
            <w:right w:val="none" w:sz="0" w:space="0" w:color="auto"/>
          </w:divBdr>
        </w:div>
        <w:div w:id="1630621887">
          <w:marLeft w:val="640"/>
          <w:marRight w:val="0"/>
          <w:marTop w:val="0"/>
          <w:marBottom w:val="0"/>
          <w:divBdr>
            <w:top w:val="none" w:sz="0" w:space="0" w:color="auto"/>
            <w:left w:val="none" w:sz="0" w:space="0" w:color="auto"/>
            <w:bottom w:val="none" w:sz="0" w:space="0" w:color="auto"/>
            <w:right w:val="none" w:sz="0" w:space="0" w:color="auto"/>
          </w:divBdr>
        </w:div>
        <w:div w:id="1077944549">
          <w:marLeft w:val="640"/>
          <w:marRight w:val="0"/>
          <w:marTop w:val="0"/>
          <w:marBottom w:val="0"/>
          <w:divBdr>
            <w:top w:val="none" w:sz="0" w:space="0" w:color="auto"/>
            <w:left w:val="none" w:sz="0" w:space="0" w:color="auto"/>
            <w:bottom w:val="none" w:sz="0" w:space="0" w:color="auto"/>
            <w:right w:val="none" w:sz="0" w:space="0" w:color="auto"/>
          </w:divBdr>
        </w:div>
        <w:div w:id="1894197518">
          <w:marLeft w:val="640"/>
          <w:marRight w:val="0"/>
          <w:marTop w:val="0"/>
          <w:marBottom w:val="0"/>
          <w:divBdr>
            <w:top w:val="none" w:sz="0" w:space="0" w:color="auto"/>
            <w:left w:val="none" w:sz="0" w:space="0" w:color="auto"/>
            <w:bottom w:val="none" w:sz="0" w:space="0" w:color="auto"/>
            <w:right w:val="none" w:sz="0" w:space="0" w:color="auto"/>
          </w:divBdr>
        </w:div>
        <w:div w:id="483357524">
          <w:marLeft w:val="640"/>
          <w:marRight w:val="0"/>
          <w:marTop w:val="0"/>
          <w:marBottom w:val="0"/>
          <w:divBdr>
            <w:top w:val="none" w:sz="0" w:space="0" w:color="auto"/>
            <w:left w:val="none" w:sz="0" w:space="0" w:color="auto"/>
            <w:bottom w:val="none" w:sz="0" w:space="0" w:color="auto"/>
            <w:right w:val="none" w:sz="0" w:space="0" w:color="auto"/>
          </w:divBdr>
        </w:div>
        <w:div w:id="2131513588">
          <w:marLeft w:val="640"/>
          <w:marRight w:val="0"/>
          <w:marTop w:val="0"/>
          <w:marBottom w:val="0"/>
          <w:divBdr>
            <w:top w:val="none" w:sz="0" w:space="0" w:color="auto"/>
            <w:left w:val="none" w:sz="0" w:space="0" w:color="auto"/>
            <w:bottom w:val="none" w:sz="0" w:space="0" w:color="auto"/>
            <w:right w:val="none" w:sz="0" w:space="0" w:color="auto"/>
          </w:divBdr>
        </w:div>
        <w:div w:id="1331638295">
          <w:marLeft w:val="640"/>
          <w:marRight w:val="0"/>
          <w:marTop w:val="0"/>
          <w:marBottom w:val="0"/>
          <w:divBdr>
            <w:top w:val="none" w:sz="0" w:space="0" w:color="auto"/>
            <w:left w:val="none" w:sz="0" w:space="0" w:color="auto"/>
            <w:bottom w:val="none" w:sz="0" w:space="0" w:color="auto"/>
            <w:right w:val="none" w:sz="0" w:space="0" w:color="auto"/>
          </w:divBdr>
        </w:div>
        <w:div w:id="2013872081">
          <w:marLeft w:val="640"/>
          <w:marRight w:val="0"/>
          <w:marTop w:val="0"/>
          <w:marBottom w:val="0"/>
          <w:divBdr>
            <w:top w:val="none" w:sz="0" w:space="0" w:color="auto"/>
            <w:left w:val="none" w:sz="0" w:space="0" w:color="auto"/>
            <w:bottom w:val="none" w:sz="0" w:space="0" w:color="auto"/>
            <w:right w:val="none" w:sz="0" w:space="0" w:color="auto"/>
          </w:divBdr>
        </w:div>
        <w:div w:id="1206332527">
          <w:marLeft w:val="640"/>
          <w:marRight w:val="0"/>
          <w:marTop w:val="0"/>
          <w:marBottom w:val="0"/>
          <w:divBdr>
            <w:top w:val="none" w:sz="0" w:space="0" w:color="auto"/>
            <w:left w:val="none" w:sz="0" w:space="0" w:color="auto"/>
            <w:bottom w:val="none" w:sz="0" w:space="0" w:color="auto"/>
            <w:right w:val="none" w:sz="0" w:space="0" w:color="auto"/>
          </w:divBdr>
        </w:div>
        <w:div w:id="592321316">
          <w:marLeft w:val="640"/>
          <w:marRight w:val="0"/>
          <w:marTop w:val="0"/>
          <w:marBottom w:val="0"/>
          <w:divBdr>
            <w:top w:val="none" w:sz="0" w:space="0" w:color="auto"/>
            <w:left w:val="none" w:sz="0" w:space="0" w:color="auto"/>
            <w:bottom w:val="none" w:sz="0" w:space="0" w:color="auto"/>
            <w:right w:val="none" w:sz="0" w:space="0" w:color="auto"/>
          </w:divBdr>
        </w:div>
        <w:div w:id="1406490959">
          <w:marLeft w:val="640"/>
          <w:marRight w:val="0"/>
          <w:marTop w:val="0"/>
          <w:marBottom w:val="0"/>
          <w:divBdr>
            <w:top w:val="none" w:sz="0" w:space="0" w:color="auto"/>
            <w:left w:val="none" w:sz="0" w:space="0" w:color="auto"/>
            <w:bottom w:val="none" w:sz="0" w:space="0" w:color="auto"/>
            <w:right w:val="none" w:sz="0" w:space="0" w:color="auto"/>
          </w:divBdr>
        </w:div>
        <w:div w:id="1212890176">
          <w:marLeft w:val="640"/>
          <w:marRight w:val="0"/>
          <w:marTop w:val="0"/>
          <w:marBottom w:val="0"/>
          <w:divBdr>
            <w:top w:val="none" w:sz="0" w:space="0" w:color="auto"/>
            <w:left w:val="none" w:sz="0" w:space="0" w:color="auto"/>
            <w:bottom w:val="none" w:sz="0" w:space="0" w:color="auto"/>
            <w:right w:val="none" w:sz="0" w:space="0" w:color="auto"/>
          </w:divBdr>
        </w:div>
        <w:div w:id="227225912">
          <w:marLeft w:val="640"/>
          <w:marRight w:val="0"/>
          <w:marTop w:val="0"/>
          <w:marBottom w:val="0"/>
          <w:divBdr>
            <w:top w:val="none" w:sz="0" w:space="0" w:color="auto"/>
            <w:left w:val="none" w:sz="0" w:space="0" w:color="auto"/>
            <w:bottom w:val="none" w:sz="0" w:space="0" w:color="auto"/>
            <w:right w:val="none" w:sz="0" w:space="0" w:color="auto"/>
          </w:divBdr>
        </w:div>
        <w:div w:id="888491112">
          <w:marLeft w:val="640"/>
          <w:marRight w:val="0"/>
          <w:marTop w:val="0"/>
          <w:marBottom w:val="0"/>
          <w:divBdr>
            <w:top w:val="none" w:sz="0" w:space="0" w:color="auto"/>
            <w:left w:val="none" w:sz="0" w:space="0" w:color="auto"/>
            <w:bottom w:val="none" w:sz="0" w:space="0" w:color="auto"/>
            <w:right w:val="none" w:sz="0" w:space="0" w:color="auto"/>
          </w:divBdr>
        </w:div>
        <w:div w:id="1500775192">
          <w:marLeft w:val="640"/>
          <w:marRight w:val="0"/>
          <w:marTop w:val="0"/>
          <w:marBottom w:val="0"/>
          <w:divBdr>
            <w:top w:val="none" w:sz="0" w:space="0" w:color="auto"/>
            <w:left w:val="none" w:sz="0" w:space="0" w:color="auto"/>
            <w:bottom w:val="none" w:sz="0" w:space="0" w:color="auto"/>
            <w:right w:val="none" w:sz="0" w:space="0" w:color="auto"/>
          </w:divBdr>
        </w:div>
        <w:div w:id="753598985">
          <w:marLeft w:val="640"/>
          <w:marRight w:val="0"/>
          <w:marTop w:val="0"/>
          <w:marBottom w:val="0"/>
          <w:divBdr>
            <w:top w:val="none" w:sz="0" w:space="0" w:color="auto"/>
            <w:left w:val="none" w:sz="0" w:space="0" w:color="auto"/>
            <w:bottom w:val="none" w:sz="0" w:space="0" w:color="auto"/>
            <w:right w:val="none" w:sz="0" w:space="0" w:color="auto"/>
          </w:divBdr>
        </w:div>
        <w:div w:id="517739448">
          <w:marLeft w:val="640"/>
          <w:marRight w:val="0"/>
          <w:marTop w:val="0"/>
          <w:marBottom w:val="0"/>
          <w:divBdr>
            <w:top w:val="none" w:sz="0" w:space="0" w:color="auto"/>
            <w:left w:val="none" w:sz="0" w:space="0" w:color="auto"/>
            <w:bottom w:val="none" w:sz="0" w:space="0" w:color="auto"/>
            <w:right w:val="none" w:sz="0" w:space="0" w:color="auto"/>
          </w:divBdr>
        </w:div>
        <w:div w:id="44257537">
          <w:marLeft w:val="640"/>
          <w:marRight w:val="0"/>
          <w:marTop w:val="0"/>
          <w:marBottom w:val="0"/>
          <w:divBdr>
            <w:top w:val="none" w:sz="0" w:space="0" w:color="auto"/>
            <w:left w:val="none" w:sz="0" w:space="0" w:color="auto"/>
            <w:bottom w:val="none" w:sz="0" w:space="0" w:color="auto"/>
            <w:right w:val="none" w:sz="0" w:space="0" w:color="auto"/>
          </w:divBdr>
        </w:div>
        <w:div w:id="940794841">
          <w:marLeft w:val="640"/>
          <w:marRight w:val="0"/>
          <w:marTop w:val="0"/>
          <w:marBottom w:val="0"/>
          <w:divBdr>
            <w:top w:val="none" w:sz="0" w:space="0" w:color="auto"/>
            <w:left w:val="none" w:sz="0" w:space="0" w:color="auto"/>
            <w:bottom w:val="none" w:sz="0" w:space="0" w:color="auto"/>
            <w:right w:val="none" w:sz="0" w:space="0" w:color="auto"/>
          </w:divBdr>
        </w:div>
        <w:div w:id="378285907">
          <w:marLeft w:val="640"/>
          <w:marRight w:val="0"/>
          <w:marTop w:val="0"/>
          <w:marBottom w:val="0"/>
          <w:divBdr>
            <w:top w:val="none" w:sz="0" w:space="0" w:color="auto"/>
            <w:left w:val="none" w:sz="0" w:space="0" w:color="auto"/>
            <w:bottom w:val="none" w:sz="0" w:space="0" w:color="auto"/>
            <w:right w:val="none" w:sz="0" w:space="0" w:color="auto"/>
          </w:divBdr>
        </w:div>
        <w:div w:id="146435558">
          <w:marLeft w:val="640"/>
          <w:marRight w:val="0"/>
          <w:marTop w:val="0"/>
          <w:marBottom w:val="0"/>
          <w:divBdr>
            <w:top w:val="none" w:sz="0" w:space="0" w:color="auto"/>
            <w:left w:val="none" w:sz="0" w:space="0" w:color="auto"/>
            <w:bottom w:val="none" w:sz="0" w:space="0" w:color="auto"/>
            <w:right w:val="none" w:sz="0" w:space="0" w:color="auto"/>
          </w:divBdr>
        </w:div>
        <w:div w:id="733283915">
          <w:marLeft w:val="640"/>
          <w:marRight w:val="0"/>
          <w:marTop w:val="0"/>
          <w:marBottom w:val="0"/>
          <w:divBdr>
            <w:top w:val="none" w:sz="0" w:space="0" w:color="auto"/>
            <w:left w:val="none" w:sz="0" w:space="0" w:color="auto"/>
            <w:bottom w:val="none" w:sz="0" w:space="0" w:color="auto"/>
            <w:right w:val="none" w:sz="0" w:space="0" w:color="auto"/>
          </w:divBdr>
        </w:div>
        <w:div w:id="16200104">
          <w:marLeft w:val="640"/>
          <w:marRight w:val="0"/>
          <w:marTop w:val="0"/>
          <w:marBottom w:val="0"/>
          <w:divBdr>
            <w:top w:val="none" w:sz="0" w:space="0" w:color="auto"/>
            <w:left w:val="none" w:sz="0" w:space="0" w:color="auto"/>
            <w:bottom w:val="none" w:sz="0" w:space="0" w:color="auto"/>
            <w:right w:val="none" w:sz="0" w:space="0" w:color="auto"/>
          </w:divBdr>
        </w:div>
        <w:div w:id="593245888">
          <w:marLeft w:val="640"/>
          <w:marRight w:val="0"/>
          <w:marTop w:val="0"/>
          <w:marBottom w:val="0"/>
          <w:divBdr>
            <w:top w:val="none" w:sz="0" w:space="0" w:color="auto"/>
            <w:left w:val="none" w:sz="0" w:space="0" w:color="auto"/>
            <w:bottom w:val="none" w:sz="0" w:space="0" w:color="auto"/>
            <w:right w:val="none" w:sz="0" w:space="0" w:color="auto"/>
          </w:divBdr>
        </w:div>
        <w:div w:id="168252649">
          <w:marLeft w:val="640"/>
          <w:marRight w:val="0"/>
          <w:marTop w:val="0"/>
          <w:marBottom w:val="0"/>
          <w:divBdr>
            <w:top w:val="none" w:sz="0" w:space="0" w:color="auto"/>
            <w:left w:val="none" w:sz="0" w:space="0" w:color="auto"/>
            <w:bottom w:val="none" w:sz="0" w:space="0" w:color="auto"/>
            <w:right w:val="none" w:sz="0" w:space="0" w:color="auto"/>
          </w:divBdr>
        </w:div>
        <w:div w:id="21441408">
          <w:marLeft w:val="640"/>
          <w:marRight w:val="0"/>
          <w:marTop w:val="0"/>
          <w:marBottom w:val="0"/>
          <w:divBdr>
            <w:top w:val="none" w:sz="0" w:space="0" w:color="auto"/>
            <w:left w:val="none" w:sz="0" w:space="0" w:color="auto"/>
            <w:bottom w:val="none" w:sz="0" w:space="0" w:color="auto"/>
            <w:right w:val="none" w:sz="0" w:space="0" w:color="auto"/>
          </w:divBdr>
        </w:div>
        <w:div w:id="1868827790">
          <w:marLeft w:val="640"/>
          <w:marRight w:val="0"/>
          <w:marTop w:val="0"/>
          <w:marBottom w:val="0"/>
          <w:divBdr>
            <w:top w:val="none" w:sz="0" w:space="0" w:color="auto"/>
            <w:left w:val="none" w:sz="0" w:space="0" w:color="auto"/>
            <w:bottom w:val="none" w:sz="0" w:space="0" w:color="auto"/>
            <w:right w:val="none" w:sz="0" w:space="0" w:color="auto"/>
          </w:divBdr>
        </w:div>
        <w:div w:id="666320873">
          <w:marLeft w:val="640"/>
          <w:marRight w:val="0"/>
          <w:marTop w:val="0"/>
          <w:marBottom w:val="0"/>
          <w:divBdr>
            <w:top w:val="none" w:sz="0" w:space="0" w:color="auto"/>
            <w:left w:val="none" w:sz="0" w:space="0" w:color="auto"/>
            <w:bottom w:val="none" w:sz="0" w:space="0" w:color="auto"/>
            <w:right w:val="none" w:sz="0" w:space="0" w:color="auto"/>
          </w:divBdr>
        </w:div>
        <w:div w:id="1692997631">
          <w:marLeft w:val="640"/>
          <w:marRight w:val="0"/>
          <w:marTop w:val="0"/>
          <w:marBottom w:val="0"/>
          <w:divBdr>
            <w:top w:val="none" w:sz="0" w:space="0" w:color="auto"/>
            <w:left w:val="none" w:sz="0" w:space="0" w:color="auto"/>
            <w:bottom w:val="none" w:sz="0" w:space="0" w:color="auto"/>
            <w:right w:val="none" w:sz="0" w:space="0" w:color="auto"/>
          </w:divBdr>
        </w:div>
        <w:div w:id="620578410">
          <w:marLeft w:val="640"/>
          <w:marRight w:val="0"/>
          <w:marTop w:val="0"/>
          <w:marBottom w:val="0"/>
          <w:divBdr>
            <w:top w:val="none" w:sz="0" w:space="0" w:color="auto"/>
            <w:left w:val="none" w:sz="0" w:space="0" w:color="auto"/>
            <w:bottom w:val="none" w:sz="0" w:space="0" w:color="auto"/>
            <w:right w:val="none" w:sz="0" w:space="0" w:color="auto"/>
          </w:divBdr>
        </w:div>
        <w:div w:id="1646620587">
          <w:marLeft w:val="640"/>
          <w:marRight w:val="0"/>
          <w:marTop w:val="0"/>
          <w:marBottom w:val="0"/>
          <w:divBdr>
            <w:top w:val="none" w:sz="0" w:space="0" w:color="auto"/>
            <w:left w:val="none" w:sz="0" w:space="0" w:color="auto"/>
            <w:bottom w:val="none" w:sz="0" w:space="0" w:color="auto"/>
            <w:right w:val="none" w:sz="0" w:space="0" w:color="auto"/>
          </w:divBdr>
        </w:div>
        <w:div w:id="327222048">
          <w:marLeft w:val="640"/>
          <w:marRight w:val="0"/>
          <w:marTop w:val="0"/>
          <w:marBottom w:val="0"/>
          <w:divBdr>
            <w:top w:val="none" w:sz="0" w:space="0" w:color="auto"/>
            <w:left w:val="none" w:sz="0" w:space="0" w:color="auto"/>
            <w:bottom w:val="none" w:sz="0" w:space="0" w:color="auto"/>
            <w:right w:val="none" w:sz="0" w:space="0" w:color="auto"/>
          </w:divBdr>
        </w:div>
        <w:div w:id="1716195453">
          <w:marLeft w:val="640"/>
          <w:marRight w:val="0"/>
          <w:marTop w:val="0"/>
          <w:marBottom w:val="0"/>
          <w:divBdr>
            <w:top w:val="none" w:sz="0" w:space="0" w:color="auto"/>
            <w:left w:val="none" w:sz="0" w:space="0" w:color="auto"/>
            <w:bottom w:val="none" w:sz="0" w:space="0" w:color="auto"/>
            <w:right w:val="none" w:sz="0" w:space="0" w:color="auto"/>
          </w:divBdr>
        </w:div>
        <w:div w:id="257637209">
          <w:marLeft w:val="640"/>
          <w:marRight w:val="0"/>
          <w:marTop w:val="0"/>
          <w:marBottom w:val="0"/>
          <w:divBdr>
            <w:top w:val="none" w:sz="0" w:space="0" w:color="auto"/>
            <w:left w:val="none" w:sz="0" w:space="0" w:color="auto"/>
            <w:bottom w:val="none" w:sz="0" w:space="0" w:color="auto"/>
            <w:right w:val="none" w:sz="0" w:space="0" w:color="auto"/>
          </w:divBdr>
        </w:div>
        <w:div w:id="1401098994">
          <w:marLeft w:val="640"/>
          <w:marRight w:val="0"/>
          <w:marTop w:val="0"/>
          <w:marBottom w:val="0"/>
          <w:divBdr>
            <w:top w:val="none" w:sz="0" w:space="0" w:color="auto"/>
            <w:left w:val="none" w:sz="0" w:space="0" w:color="auto"/>
            <w:bottom w:val="none" w:sz="0" w:space="0" w:color="auto"/>
            <w:right w:val="none" w:sz="0" w:space="0" w:color="auto"/>
          </w:divBdr>
        </w:div>
        <w:div w:id="1528788959">
          <w:marLeft w:val="640"/>
          <w:marRight w:val="0"/>
          <w:marTop w:val="0"/>
          <w:marBottom w:val="0"/>
          <w:divBdr>
            <w:top w:val="none" w:sz="0" w:space="0" w:color="auto"/>
            <w:left w:val="none" w:sz="0" w:space="0" w:color="auto"/>
            <w:bottom w:val="none" w:sz="0" w:space="0" w:color="auto"/>
            <w:right w:val="none" w:sz="0" w:space="0" w:color="auto"/>
          </w:divBdr>
        </w:div>
        <w:div w:id="1391076133">
          <w:marLeft w:val="640"/>
          <w:marRight w:val="0"/>
          <w:marTop w:val="0"/>
          <w:marBottom w:val="0"/>
          <w:divBdr>
            <w:top w:val="none" w:sz="0" w:space="0" w:color="auto"/>
            <w:left w:val="none" w:sz="0" w:space="0" w:color="auto"/>
            <w:bottom w:val="none" w:sz="0" w:space="0" w:color="auto"/>
            <w:right w:val="none" w:sz="0" w:space="0" w:color="auto"/>
          </w:divBdr>
        </w:div>
        <w:div w:id="1109087957">
          <w:marLeft w:val="640"/>
          <w:marRight w:val="0"/>
          <w:marTop w:val="0"/>
          <w:marBottom w:val="0"/>
          <w:divBdr>
            <w:top w:val="none" w:sz="0" w:space="0" w:color="auto"/>
            <w:left w:val="none" w:sz="0" w:space="0" w:color="auto"/>
            <w:bottom w:val="none" w:sz="0" w:space="0" w:color="auto"/>
            <w:right w:val="none" w:sz="0" w:space="0" w:color="auto"/>
          </w:divBdr>
        </w:div>
        <w:div w:id="995375930">
          <w:marLeft w:val="640"/>
          <w:marRight w:val="0"/>
          <w:marTop w:val="0"/>
          <w:marBottom w:val="0"/>
          <w:divBdr>
            <w:top w:val="none" w:sz="0" w:space="0" w:color="auto"/>
            <w:left w:val="none" w:sz="0" w:space="0" w:color="auto"/>
            <w:bottom w:val="none" w:sz="0" w:space="0" w:color="auto"/>
            <w:right w:val="none" w:sz="0" w:space="0" w:color="auto"/>
          </w:divBdr>
        </w:div>
        <w:div w:id="1221936281">
          <w:marLeft w:val="640"/>
          <w:marRight w:val="0"/>
          <w:marTop w:val="0"/>
          <w:marBottom w:val="0"/>
          <w:divBdr>
            <w:top w:val="none" w:sz="0" w:space="0" w:color="auto"/>
            <w:left w:val="none" w:sz="0" w:space="0" w:color="auto"/>
            <w:bottom w:val="none" w:sz="0" w:space="0" w:color="auto"/>
            <w:right w:val="none" w:sz="0" w:space="0" w:color="auto"/>
          </w:divBdr>
        </w:div>
        <w:div w:id="1337031172">
          <w:marLeft w:val="640"/>
          <w:marRight w:val="0"/>
          <w:marTop w:val="0"/>
          <w:marBottom w:val="0"/>
          <w:divBdr>
            <w:top w:val="none" w:sz="0" w:space="0" w:color="auto"/>
            <w:left w:val="none" w:sz="0" w:space="0" w:color="auto"/>
            <w:bottom w:val="none" w:sz="0" w:space="0" w:color="auto"/>
            <w:right w:val="none" w:sz="0" w:space="0" w:color="auto"/>
          </w:divBdr>
        </w:div>
        <w:div w:id="535235637">
          <w:marLeft w:val="640"/>
          <w:marRight w:val="0"/>
          <w:marTop w:val="0"/>
          <w:marBottom w:val="0"/>
          <w:divBdr>
            <w:top w:val="none" w:sz="0" w:space="0" w:color="auto"/>
            <w:left w:val="none" w:sz="0" w:space="0" w:color="auto"/>
            <w:bottom w:val="none" w:sz="0" w:space="0" w:color="auto"/>
            <w:right w:val="none" w:sz="0" w:space="0" w:color="auto"/>
          </w:divBdr>
        </w:div>
        <w:div w:id="1805461376">
          <w:marLeft w:val="640"/>
          <w:marRight w:val="0"/>
          <w:marTop w:val="0"/>
          <w:marBottom w:val="0"/>
          <w:divBdr>
            <w:top w:val="none" w:sz="0" w:space="0" w:color="auto"/>
            <w:left w:val="none" w:sz="0" w:space="0" w:color="auto"/>
            <w:bottom w:val="none" w:sz="0" w:space="0" w:color="auto"/>
            <w:right w:val="none" w:sz="0" w:space="0" w:color="auto"/>
          </w:divBdr>
        </w:div>
        <w:div w:id="2014257949">
          <w:marLeft w:val="640"/>
          <w:marRight w:val="0"/>
          <w:marTop w:val="0"/>
          <w:marBottom w:val="0"/>
          <w:divBdr>
            <w:top w:val="none" w:sz="0" w:space="0" w:color="auto"/>
            <w:left w:val="none" w:sz="0" w:space="0" w:color="auto"/>
            <w:bottom w:val="none" w:sz="0" w:space="0" w:color="auto"/>
            <w:right w:val="none" w:sz="0" w:space="0" w:color="auto"/>
          </w:divBdr>
        </w:div>
        <w:div w:id="863708884">
          <w:marLeft w:val="640"/>
          <w:marRight w:val="0"/>
          <w:marTop w:val="0"/>
          <w:marBottom w:val="0"/>
          <w:divBdr>
            <w:top w:val="none" w:sz="0" w:space="0" w:color="auto"/>
            <w:left w:val="none" w:sz="0" w:space="0" w:color="auto"/>
            <w:bottom w:val="none" w:sz="0" w:space="0" w:color="auto"/>
            <w:right w:val="none" w:sz="0" w:space="0" w:color="auto"/>
          </w:divBdr>
        </w:div>
        <w:div w:id="790586622">
          <w:marLeft w:val="640"/>
          <w:marRight w:val="0"/>
          <w:marTop w:val="0"/>
          <w:marBottom w:val="0"/>
          <w:divBdr>
            <w:top w:val="none" w:sz="0" w:space="0" w:color="auto"/>
            <w:left w:val="none" w:sz="0" w:space="0" w:color="auto"/>
            <w:bottom w:val="none" w:sz="0" w:space="0" w:color="auto"/>
            <w:right w:val="none" w:sz="0" w:space="0" w:color="auto"/>
          </w:divBdr>
        </w:div>
        <w:div w:id="20014313">
          <w:marLeft w:val="640"/>
          <w:marRight w:val="0"/>
          <w:marTop w:val="0"/>
          <w:marBottom w:val="0"/>
          <w:divBdr>
            <w:top w:val="none" w:sz="0" w:space="0" w:color="auto"/>
            <w:left w:val="none" w:sz="0" w:space="0" w:color="auto"/>
            <w:bottom w:val="none" w:sz="0" w:space="0" w:color="auto"/>
            <w:right w:val="none" w:sz="0" w:space="0" w:color="auto"/>
          </w:divBdr>
        </w:div>
        <w:div w:id="1916430268">
          <w:marLeft w:val="640"/>
          <w:marRight w:val="0"/>
          <w:marTop w:val="0"/>
          <w:marBottom w:val="0"/>
          <w:divBdr>
            <w:top w:val="none" w:sz="0" w:space="0" w:color="auto"/>
            <w:left w:val="none" w:sz="0" w:space="0" w:color="auto"/>
            <w:bottom w:val="none" w:sz="0" w:space="0" w:color="auto"/>
            <w:right w:val="none" w:sz="0" w:space="0" w:color="auto"/>
          </w:divBdr>
        </w:div>
        <w:div w:id="796339836">
          <w:marLeft w:val="640"/>
          <w:marRight w:val="0"/>
          <w:marTop w:val="0"/>
          <w:marBottom w:val="0"/>
          <w:divBdr>
            <w:top w:val="none" w:sz="0" w:space="0" w:color="auto"/>
            <w:left w:val="none" w:sz="0" w:space="0" w:color="auto"/>
            <w:bottom w:val="none" w:sz="0" w:space="0" w:color="auto"/>
            <w:right w:val="none" w:sz="0" w:space="0" w:color="auto"/>
          </w:divBdr>
        </w:div>
        <w:div w:id="1843930013">
          <w:marLeft w:val="640"/>
          <w:marRight w:val="0"/>
          <w:marTop w:val="0"/>
          <w:marBottom w:val="0"/>
          <w:divBdr>
            <w:top w:val="none" w:sz="0" w:space="0" w:color="auto"/>
            <w:left w:val="none" w:sz="0" w:space="0" w:color="auto"/>
            <w:bottom w:val="none" w:sz="0" w:space="0" w:color="auto"/>
            <w:right w:val="none" w:sz="0" w:space="0" w:color="auto"/>
          </w:divBdr>
        </w:div>
        <w:div w:id="1430851169">
          <w:marLeft w:val="640"/>
          <w:marRight w:val="0"/>
          <w:marTop w:val="0"/>
          <w:marBottom w:val="0"/>
          <w:divBdr>
            <w:top w:val="none" w:sz="0" w:space="0" w:color="auto"/>
            <w:left w:val="none" w:sz="0" w:space="0" w:color="auto"/>
            <w:bottom w:val="none" w:sz="0" w:space="0" w:color="auto"/>
            <w:right w:val="none" w:sz="0" w:space="0" w:color="auto"/>
          </w:divBdr>
        </w:div>
        <w:div w:id="646665721">
          <w:marLeft w:val="640"/>
          <w:marRight w:val="0"/>
          <w:marTop w:val="0"/>
          <w:marBottom w:val="0"/>
          <w:divBdr>
            <w:top w:val="none" w:sz="0" w:space="0" w:color="auto"/>
            <w:left w:val="none" w:sz="0" w:space="0" w:color="auto"/>
            <w:bottom w:val="none" w:sz="0" w:space="0" w:color="auto"/>
            <w:right w:val="none" w:sz="0" w:space="0" w:color="auto"/>
          </w:divBdr>
        </w:div>
        <w:div w:id="1393116012">
          <w:marLeft w:val="640"/>
          <w:marRight w:val="0"/>
          <w:marTop w:val="0"/>
          <w:marBottom w:val="0"/>
          <w:divBdr>
            <w:top w:val="none" w:sz="0" w:space="0" w:color="auto"/>
            <w:left w:val="none" w:sz="0" w:space="0" w:color="auto"/>
            <w:bottom w:val="none" w:sz="0" w:space="0" w:color="auto"/>
            <w:right w:val="none" w:sz="0" w:space="0" w:color="auto"/>
          </w:divBdr>
        </w:div>
        <w:div w:id="668168989">
          <w:marLeft w:val="640"/>
          <w:marRight w:val="0"/>
          <w:marTop w:val="0"/>
          <w:marBottom w:val="0"/>
          <w:divBdr>
            <w:top w:val="none" w:sz="0" w:space="0" w:color="auto"/>
            <w:left w:val="none" w:sz="0" w:space="0" w:color="auto"/>
            <w:bottom w:val="none" w:sz="0" w:space="0" w:color="auto"/>
            <w:right w:val="none" w:sz="0" w:space="0" w:color="auto"/>
          </w:divBdr>
        </w:div>
        <w:div w:id="1561011832">
          <w:marLeft w:val="640"/>
          <w:marRight w:val="0"/>
          <w:marTop w:val="0"/>
          <w:marBottom w:val="0"/>
          <w:divBdr>
            <w:top w:val="none" w:sz="0" w:space="0" w:color="auto"/>
            <w:left w:val="none" w:sz="0" w:space="0" w:color="auto"/>
            <w:bottom w:val="none" w:sz="0" w:space="0" w:color="auto"/>
            <w:right w:val="none" w:sz="0" w:space="0" w:color="auto"/>
          </w:divBdr>
        </w:div>
        <w:div w:id="1257206133">
          <w:marLeft w:val="640"/>
          <w:marRight w:val="0"/>
          <w:marTop w:val="0"/>
          <w:marBottom w:val="0"/>
          <w:divBdr>
            <w:top w:val="none" w:sz="0" w:space="0" w:color="auto"/>
            <w:left w:val="none" w:sz="0" w:space="0" w:color="auto"/>
            <w:bottom w:val="none" w:sz="0" w:space="0" w:color="auto"/>
            <w:right w:val="none" w:sz="0" w:space="0" w:color="auto"/>
          </w:divBdr>
        </w:div>
        <w:div w:id="1225288875">
          <w:marLeft w:val="640"/>
          <w:marRight w:val="0"/>
          <w:marTop w:val="0"/>
          <w:marBottom w:val="0"/>
          <w:divBdr>
            <w:top w:val="none" w:sz="0" w:space="0" w:color="auto"/>
            <w:left w:val="none" w:sz="0" w:space="0" w:color="auto"/>
            <w:bottom w:val="none" w:sz="0" w:space="0" w:color="auto"/>
            <w:right w:val="none" w:sz="0" w:space="0" w:color="auto"/>
          </w:divBdr>
        </w:div>
        <w:div w:id="9187424">
          <w:marLeft w:val="640"/>
          <w:marRight w:val="0"/>
          <w:marTop w:val="0"/>
          <w:marBottom w:val="0"/>
          <w:divBdr>
            <w:top w:val="none" w:sz="0" w:space="0" w:color="auto"/>
            <w:left w:val="none" w:sz="0" w:space="0" w:color="auto"/>
            <w:bottom w:val="none" w:sz="0" w:space="0" w:color="auto"/>
            <w:right w:val="none" w:sz="0" w:space="0" w:color="auto"/>
          </w:divBdr>
        </w:div>
        <w:div w:id="1624769298">
          <w:marLeft w:val="640"/>
          <w:marRight w:val="0"/>
          <w:marTop w:val="0"/>
          <w:marBottom w:val="0"/>
          <w:divBdr>
            <w:top w:val="none" w:sz="0" w:space="0" w:color="auto"/>
            <w:left w:val="none" w:sz="0" w:space="0" w:color="auto"/>
            <w:bottom w:val="none" w:sz="0" w:space="0" w:color="auto"/>
            <w:right w:val="none" w:sz="0" w:space="0" w:color="auto"/>
          </w:divBdr>
        </w:div>
        <w:div w:id="1218932954">
          <w:marLeft w:val="640"/>
          <w:marRight w:val="0"/>
          <w:marTop w:val="0"/>
          <w:marBottom w:val="0"/>
          <w:divBdr>
            <w:top w:val="none" w:sz="0" w:space="0" w:color="auto"/>
            <w:left w:val="none" w:sz="0" w:space="0" w:color="auto"/>
            <w:bottom w:val="none" w:sz="0" w:space="0" w:color="auto"/>
            <w:right w:val="none" w:sz="0" w:space="0" w:color="auto"/>
          </w:divBdr>
        </w:div>
        <w:div w:id="187566071">
          <w:marLeft w:val="640"/>
          <w:marRight w:val="0"/>
          <w:marTop w:val="0"/>
          <w:marBottom w:val="0"/>
          <w:divBdr>
            <w:top w:val="none" w:sz="0" w:space="0" w:color="auto"/>
            <w:left w:val="none" w:sz="0" w:space="0" w:color="auto"/>
            <w:bottom w:val="none" w:sz="0" w:space="0" w:color="auto"/>
            <w:right w:val="none" w:sz="0" w:space="0" w:color="auto"/>
          </w:divBdr>
        </w:div>
        <w:div w:id="276374107">
          <w:marLeft w:val="640"/>
          <w:marRight w:val="0"/>
          <w:marTop w:val="0"/>
          <w:marBottom w:val="0"/>
          <w:divBdr>
            <w:top w:val="none" w:sz="0" w:space="0" w:color="auto"/>
            <w:left w:val="none" w:sz="0" w:space="0" w:color="auto"/>
            <w:bottom w:val="none" w:sz="0" w:space="0" w:color="auto"/>
            <w:right w:val="none" w:sz="0" w:space="0" w:color="auto"/>
          </w:divBdr>
        </w:div>
        <w:div w:id="566035024">
          <w:marLeft w:val="640"/>
          <w:marRight w:val="0"/>
          <w:marTop w:val="0"/>
          <w:marBottom w:val="0"/>
          <w:divBdr>
            <w:top w:val="none" w:sz="0" w:space="0" w:color="auto"/>
            <w:left w:val="none" w:sz="0" w:space="0" w:color="auto"/>
            <w:bottom w:val="none" w:sz="0" w:space="0" w:color="auto"/>
            <w:right w:val="none" w:sz="0" w:space="0" w:color="auto"/>
          </w:divBdr>
        </w:div>
        <w:div w:id="1118640300">
          <w:marLeft w:val="640"/>
          <w:marRight w:val="0"/>
          <w:marTop w:val="0"/>
          <w:marBottom w:val="0"/>
          <w:divBdr>
            <w:top w:val="none" w:sz="0" w:space="0" w:color="auto"/>
            <w:left w:val="none" w:sz="0" w:space="0" w:color="auto"/>
            <w:bottom w:val="none" w:sz="0" w:space="0" w:color="auto"/>
            <w:right w:val="none" w:sz="0" w:space="0" w:color="auto"/>
          </w:divBdr>
        </w:div>
        <w:div w:id="490678136">
          <w:marLeft w:val="640"/>
          <w:marRight w:val="0"/>
          <w:marTop w:val="0"/>
          <w:marBottom w:val="0"/>
          <w:divBdr>
            <w:top w:val="none" w:sz="0" w:space="0" w:color="auto"/>
            <w:left w:val="none" w:sz="0" w:space="0" w:color="auto"/>
            <w:bottom w:val="none" w:sz="0" w:space="0" w:color="auto"/>
            <w:right w:val="none" w:sz="0" w:space="0" w:color="auto"/>
          </w:divBdr>
        </w:div>
        <w:div w:id="994187845">
          <w:marLeft w:val="640"/>
          <w:marRight w:val="0"/>
          <w:marTop w:val="0"/>
          <w:marBottom w:val="0"/>
          <w:divBdr>
            <w:top w:val="none" w:sz="0" w:space="0" w:color="auto"/>
            <w:left w:val="none" w:sz="0" w:space="0" w:color="auto"/>
            <w:bottom w:val="none" w:sz="0" w:space="0" w:color="auto"/>
            <w:right w:val="none" w:sz="0" w:space="0" w:color="auto"/>
          </w:divBdr>
        </w:div>
        <w:div w:id="1759935774">
          <w:marLeft w:val="640"/>
          <w:marRight w:val="0"/>
          <w:marTop w:val="0"/>
          <w:marBottom w:val="0"/>
          <w:divBdr>
            <w:top w:val="none" w:sz="0" w:space="0" w:color="auto"/>
            <w:left w:val="none" w:sz="0" w:space="0" w:color="auto"/>
            <w:bottom w:val="none" w:sz="0" w:space="0" w:color="auto"/>
            <w:right w:val="none" w:sz="0" w:space="0" w:color="auto"/>
          </w:divBdr>
        </w:div>
        <w:div w:id="494691396">
          <w:marLeft w:val="640"/>
          <w:marRight w:val="0"/>
          <w:marTop w:val="0"/>
          <w:marBottom w:val="0"/>
          <w:divBdr>
            <w:top w:val="none" w:sz="0" w:space="0" w:color="auto"/>
            <w:left w:val="none" w:sz="0" w:space="0" w:color="auto"/>
            <w:bottom w:val="none" w:sz="0" w:space="0" w:color="auto"/>
            <w:right w:val="none" w:sz="0" w:space="0" w:color="auto"/>
          </w:divBdr>
        </w:div>
        <w:div w:id="522943579">
          <w:marLeft w:val="640"/>
          <w:marRight w:val="0"/>
          <w:marTop w:val="0"/>
          <w:marBottom w:val="0"/>
          <w:divBdr>
            <w:top w:val="none" w:sz="0" w:space="0" w:color="auto"/>
            <w:left w:val="none" w:sz="0" w:space="0" w:color="auto"/>
            <w:bottom w:val="none" w:sz="0" w:space="0" w:color="auto"/>
            <w:right w:val="none" w:sz="0" w:space="0" w:color="auto"/>
          </w:divBdr>
        </w:div>
        <w:div w:id="1646662106">
          <w:marLeft w:val="640"/>
          <w:marRight w:val="0"/>
          <w:marTop w:val="0"/>
          <w:marBottom w:val="0"/>
          <w:divBdr>
            <w:top w:val="none" w:sz="0" w:space="0" w:color="auto"/>
            <w:left w:val="none" w:sz="0" w:space="0" w:color="auto"/>
            <w:bottom w:val="none" w:sz="0" w:space="0" w:color="auto"/>
            <w:right w:val="none" w:sz="0" w:space="0" w:color="auto"/>
          </w:divBdr>
        </w:div>
        <w:div w:id="1790776508">
          <w:marLeft w:val="640"/>
          <w:marRight w:val="0"/>
          <w:marTop w:val="0"/>
          <w:marBottom w:val="0"/>
          <w:divBdr>
            <w:top w:val="none" w:sz="0" w:space="0" w:color="auto"/>
            <w:left w:val="none" w:sz="0" w:space="0" w:color="auto"/>
            <w:bottom w:val="none" w:sz="0" w:space="0" w:color="auto"/>
            <w:right w:val="none" w:sz="0" w:space="0" w:color="auto"/>
          </w:divBdr>
        </w:div>
        <w:div w:id="55207267">
          <w:marLeft w:val="640"/>
          <w:marRight w:val="0"/>
          <w:marTop w:val="0"/>
          <w:marBottom w:val="0"/>
          <w:divBdr>
            <w:top w:val="none" w:sz="0" w:space="0" w:color="auto"/>
            <w:left w:val="none" w:sz="0" w:space="0" w:color="auto"/>
            <w:bottom w:val="none" w:sz="0" w:space="0" w:color="auto"/>
            <w:right w:val="none" w:sz="0" w:space="0" w:color="auto"/>
          </w:divBdr>
        </w:div>
        <w:div w:id="851265062">
          <w:marLeft w:val="640"/>
          <w:marRight w:val="0"/>
          <w:marTop w:val="0"/>
          <w:marBottom w:val="0"/>
          <w:divBdr>
            <w:top w:val="none" w:sz="0" w:space="0" w:color="auto"/>
            <w:left w:val="none" w:sz="0" w:space="0" w:color="auto"/>
            <w:bottom w:val="none" w:sz="0" w:space="0" w:color="auto"/>
            <w:right w:val="none" w:sz="0" w:space="0" w:color="auto"/>
          </w:divBdr>
        </w:div>
        <w:div w:id="828138157">
          <w:marLeft w:val="640"/>
          <w:marRight w:val="0"/>
          <w:marTop w:val="0"/>
          <w:marBottom w:val="0"/>
          <w:divBdr>
            <w:top w:val="none" w:sz="0" w:space="0" w:color="auto"/>
            <w:left w:val="none" w:sz="0" w:space="0" w:color="auto"/>
            <w:bottom w:val="none" w:sz="0" w:space="0" w:color="auto"/>
            <w:right w:val="none" w:sz="0" w:space="0" w:color="auto"/>
          </w:divBdr>
        </w:div>
        <w:div w:id="757754181">
          <w:marLeft w:val="640"/>
          <w:marRight w:val="0"/>
          <w:marTop w:val="0"/>
          <w:marBottom w:val="0"/>
          <w:divBdr>
            <w:top w:val="none" w:sz="0" w:space="0" w:color="auto"/>
            <w:left w:val="none" w:sz="0" w:space="0" w:color="auto"/>
            <w:bottom w:val="none" w:sz="0" w:space="0" w:color="auto"/>
            <w:right w:val="none" w:sz="0" w:space="0" w:color="auto"/>
          </w:divBdr>
        </w:div>
        <w:div w:id="841166626">
          <w:marLeft w:val="640"/>
          <w:marRight w:val="0"/>
          <w:marTop w:val="0"/>
          <w:marBottom w:val="0"/>
          <w:divBdr>
            <w:top w:val="none" w:sz="0" w:space="0" w:color="auto"/>
            <w:left w:val="none" w:sz="0" w:space="0" w:color="auto"/>
            <w:bottom w:val="none" w:sz="0" w:space="0" w:color="auto"/>
            <w:right w:val="none" w:sz="0" w:space="0" w:color="auto"/>
          </w:divBdr>
        </w:div>
        <w:div w:id="828594234">
          <w:marLeft w:val="640"/>
          <w:marRight w:val="0"/>
          <w:marTop w:val="0"/>
          <w:marBottom w:val="0"/>
          <w:divBdr>
            <w:top w:val="none" w:sz="0" w:space="0" w:color="auto"/>
            <w:left w:val="none" w:sz="0" w:space="0" w:color="auto"/>
            <w:bottom w:val="none" w:sz="0" w:space="0" w:color="auto"/>
            <w:right w:val="none" w:sz="0" w:space="0" w:color="auto"/>
          </w:divBdr>
        </w:div>
        <w:div w:id="1489323001">
          <w:marLeft w:val="640"/>
          <w:marRight w:val="0"/>
          <w:marTop w:val="0"/>
          <w:marBottom w:val="0"/>
          <w:divBdr>
            <w:top w:val="none" w:sz="0" w:space="0" w:color="auto"/>
            <w:left w:val="none" w:sz="0" w:space="0" w:color="auto"/>
            <w:bottom w:val="none" w:sz="0" w:space="0" w:color="auto"/>
            <w:right w:val="none" w:sz="0" w:space="0" w:color="auto"/>
          </w:divBdr>
        </w:div>
        <w:div w:id="1148596443">
          <w:marLeft w:val="640"/>
          <w:marRight w:val="0"/>
          <w:marTop w:val="0"/>
          <w:marBottom w:val="0"/>
          <w:divBdr>
            <w:top w:val="none" w:sz="0" w:space="0" w:color="auto"/>
            <w:left w:val="none" w:sz="0" w:space="0" w:color="auto"/>
            <w:bottom w:val="none" w:sz="0" w:space="0" w:color="auto"/>
            <w:right w:val="none" w:sz="0" w:space="0" w:color="auto"/>
          </w:divBdr>
        </w:div>
        <w:div w:id="1600984445">
          <w:marLeft w:val="640"/>
          <w:marRight w:val="0"/>
          <w:marTop w:val="0"/>
          <w:marBottom w:val="0"/>
          <w:divBdr>
            <w:top w:val="none" w:sz="0" w:space="0" w:color="auto"/>
            <w:left w:val="none" w:sz="0" w:space="0" w:color="auto"/>
            <w:bottom w:val="none" w:sz="0" w:space="0" w:color="auto"/>
            <w:right w:val="none" w:sz="0" w:space="0" w:color="auto"/>
          </w:divBdr>
        </w:div>
        <w:div w:id="2099281191">
          <w:marLeft w:val="640"/>
          <w:marRight w:val="0"/>
          <w:marTop w:val="0"/>
          <w:marBottom w:val="0"/>
          <w:divBdr>
            <w:top w:val="none" w:sz="0" w:space="0" w:color="auto"/>
            <w:left w:val="none" w:sz="0" w:space="0" w:color="auto"/>
            <w:bottom w:val="none" w:sz="0" w:space="0" w:color="auto"/>
            <w:right w:val="none" w:sz="0" w:space="0" w:color="auto"/>
          </w:divBdr>
        </w:div>
        <w:div w:id="1626694019">
          <w:marLeft w:val="640"/>
          <w:marRight w:val="0"/>
          <w:marTop w:val="0"/>
          <w:marBottom w:val="0"/>
          <w:divBdr>
            <w:top w:val="none" w:sz="0" w:space="0" w:color="auto"/>
            <w:left w:val="none" w:sz="0" w:space="0" w:color="auto"/>
            <w:bottom w:val="none" w:sz="0" w:space="0" w:color="auto"/>
            <w:right w:val="none" w:sz="0" w:space="0" w:color="auto"/>
          </w:divBdr>
        </w:div>
        <w:div w:id="1941448015">
          <w:marLeft w:val="640"/>
          <w:marRight w:val="0"/>
          <w:marTop w:val="0"/>
          <w:marBottom w:val="0"/>
          <w:divBdr>
            <w:top w:val="none" w:sz="0" w:space="0" w:color="auto"/>
            <w:left w:val="none" w:sz="0" w:space="0" w:color="auto"/>
            <w:bottom w:val="none" w:sz="0" w:space="0" w:color="auto"/>
            <w:right w:val="none" w:sz="0" w:space="0" w:color="auto"/>
          </w:divBdr>
        </w:div>
        <w:div w:id="1765151878">
          <w:marLeft w:val="640"/>
          <w:marRight w:val="0"/>
          <w:marTop w:val="0"/>
          <w:marBottom w:val="0"/>
          <w:divBdr>
            <w:top w:val="none" w:sz="0" w:space="0" w:color="auto"/>
            <w:left w:val="none" w:sz="0" w:space="0" w:color="auto"/>
            <w:bottom w:val="none" w:sz="0" w:space="0" w:color="auto"/>
            <w:right w:val="none" w:sz="0" w:space="0" w:color="auto"/>
          </w:divBdr>
        </w:div>
        <w:div w:id="1831360778">
          <w:marLeft w:val="640"/>
          <w:marRight w:val="0"/>
          <w:marTop w:val="0"/>
          <w:marBottom w:val="0"/>
          <w:divBdr>
            <w:top w:val="none" w:sz="0" w:space="0" w:color="auto"/>
            <w:left w:val="none" w:sz="0" w:space="0" w:color="auto"/>
            <w:bottom w:val="none" w:sz="0" w:space="0" w:color="auto"/>
            <w:right w:val="none" w:sz="0" w:space="0" w:color="auto"/>
          </w:divBdr>
        </w:div>
        <w:div w:id="2023438014">
          <w:marLeft w:val="640"/>
          <w:marRight w:val="0"/>
          <w:marTop w:val="0"/>
          <w:marBottom w:val="0"/>
          <w:divBdr>
            <w:top w:val="none" w:sz="0" w:space="0" w:color="auto"/>
            <w:left w:val="none" w:sz="0" w:space="0" w:color="auto"/>
            <w:bottom w:val="none" w:sz="0" w:space="0" w:color="auto"/>
            <w:right w:val="none" w:sz="0" w:space="0" w:color="auto"/>
          </w:divBdr>
        </w:div>
        <w:div w:id="928923021">
          <w:marLeft w:val="640"/>
          <w:marRight w:val="0"/>
          <w:marTop w:val="0"/>
          <w:marBottom w:val="0"/>
          <w:divBdr>
            <w:top w:val="none" w:sz="0" w:space="0" w:color="auto"/>
            <w:left w:val="none" w:sz="0" w:space="0" w:color="auto"/>
            <w:bottom w:val="none" w:sz="0" w:space="0" w:color="auto"/>
            <w:right w:val="none" w:sz="0" w:space="0" w:color="auto"/>
          </w:divBdr>
        </w:div>
        <w:div w:id="1447121364">
          <w:marLeft w:val="640"/>
          <w:marRight w:val="0"/>
          <w:marTop w:val="0"/>
          <w:marBottom w:val="0"/>
          <w:divBdr>
            <w:top w:val="none" w:sz="0" w:space="0" w:color="auto"/>
            <w:left w:val="none" w:sz="0" w:space="0" w:color="auto"/>
            <w:bottom w:val="none" w:sz="0" w:space="0" w:color="auto"/>
            <w:right w:val="none" w:sz="0" w:space="0" w:color="auto"/>
          </w:divBdr>
        </w:div>
        <w:div w:id="1069618874">
          <w:marLeft w:val="640"/>
          <w:marRight w:val="0"/>
          <w:marTop w:val="0"/>
          <w:marBottom w:val="0"/>
          <w:divBdr>
            <w:top w:val="none" w:sz="0" w:space="0" w:color="auto"/>
            <w:left w:val="none" w:sz="0" w:space="0" w:color="auto"/>
            <w:bottom w:val="none" w:sz="0" w:space="0" w:color="auto"/>
            <w:right w:val="none" w:sz="0" w:space="0" w:color="auto"/>
          </w:divBdr>
        </w:div>
        <w:div w:id="1894925763">
          <w:marLeft w:val="640"/>
          <w:marRight w:val="0"/>
          <w:marTop w:val="0"/>
          <w:marBottom w:val="0"/>
          <w:divBdr>
            <w:top w:val="none" w:sz="0" w:space="0" w:color="auto"/>
            <w:left w:val="none" w:sz="0" w:space="0" w:color="auto"/>
            <w:bottom w:val="none" w:sz="0" w:space="0" w:color="auto"/>
            <w:right w:val="none" w:sz="0" w:space="0" w:color="auto"/>
          </w:divBdr>
        </w:div>
        <w:div w:id="2000385633">
          <w:marLeft w:val="640"/>
          <w:marRight w:val="0"/>
          <w:marTop w:val="0"/>
          <w:marBottom w:val="0"/>
          <w:divBdr>
            <w:top w:val="none" w:sz="0" w:space="0" w:color="auto"/>
            <w:left w:val="none" w:sz="0" w:space="0" w:color="auto"/>
            <w:bottom w:val="none" w:sz="0" w:space="0" w:color="auto"/>
            <w:right w:val="none" w:sz="0" w:space="0" w:color="auto"/>
          </w:divBdr>
        </w:div>
        <w:div w:id="221985959">
          <w:marLeft w:val="640"/>
          <w:marRight w:val="0"/>
          <w:marTop w:val="0"/>
          <w:marBottom w:val="0"/>
          <w:divBdr>
            <w:top w:val="none" w:sz="0" w:space="0" w:color="auto"/>
            <w:left w:val="none" w:sz="0" w:space="0" w:color="auto"/>
            <w:bottom w:val="none" w:sz="0" w:space="0" w:color="auto"/>
            <w:right w:val="none" w:sz="0" w:space="0" w:color="auto"/>
          </w:divBdr>
        </w:div>
        <w:div w:id="2051688677">
          <w:marLeft w:val="640"/>
          <w:marRight w:val="0"/>
          <w:marTop w:val="0"/>
          <w:marBottom w:val="0"/>
          <w:divBdr>
            <w:top w:val="none" w:sz="0" w:space="0" w:color="auto"/>
            <w:left w:val="none" w:sz="0" w:space="0" w:color="auto"/>
            <w:bottom w:val="none" w:sz="0" w:space="0" w:color="auto"/>
            <w:right w:val="none" w:sz="0" w:space="0" w:color="auto"/>
          </w:divBdr>
        </w:div>
        <w:div w:id="585649107">
          <w:marLeft w:val="640"/>
          <w:marRight w:val="0"/>
          <w:marTop w:val="0"/>
          <w:marBottom w:val="0"/>
          <w:divBdr>
            <w:top w:val="none" w:sz="0" w:space="0" w:color="auto"/>
            <w:left w:val="none" w:sz="0" w:space="0" w:color="auto"/>
            <w:bottom w:val="none" w:sz="0" w:space="0" w:color="auto"/>
            <w:right w:val="none" w:sz="0" w:space="0" w:color="auto"/>
          </w:divBdr>
        </w:div>
        <w:div w:id="2117946677">
          <w:marLeft w:val="640"/>
          <w:marRight w:val="0"/>
          <w:marTop w:val="0"/>
          <w:marBottom w:val="0"/>
          <w:divBdr>
            <w:top w:val="none" w:sz="0" w:space="0" w:color="auto"/>
            <w:left w:val="none" w:sz="0" w:space="0" w:color="auto"/>
            <w:bottom w:val="none" w:sz="0" w:space="0" w:color="auto"/>
            <w:right w:val="none" w:sz="0" w:space="0" w:color="auto"/>
          </w:divBdr>
        </w:div>
        <w:div w:id="178010064">
          <w:marLeft w:val="640"/>
          <w:marRight w:val="0"/>
          <w:marTop w:val="0"/>
          <w:marBottom w:val="0"/>
          <w:divBdr>
            <w:top w:val="none" w:sz="0" w:space="0" w:color="auto"/>
            <w:left w:val="none" w:sz="0" w:space="0" w:color="auto"/>
            <w:bottom w:val="none" w:sz="0" w:space="0" w:color="auto"/>
            <w:right w:val="none" w:sz="0" w:space="0" w:color="auto"/>
          </w:divBdr>
        </w:div>
        <w:div w:id="803085674">
          <w:marLeft w:val="640"/>
          <w:marRight w:val="0"/>
          <w:marTop w:val="0"/>
          <w:marBottom w:val="0"/>
          <w:divBdr>
            <w:top w:val="none" w:sz="0" w:space="0" w:color="auto"/>
            <w:left w:val="none" w:sz="0" w:space="0" w:color="auto"/>
            <w:bottom w:val="none" w:sz="0" w:space="0" w:color="auto"/>
            <w:right w:val="none" w:sz="0" w:space="0" w:color="auto"/>
          </w:divBdr>
        </w:div>
        <w:div w:id="2024361363">
          <w:marLeft w:val="640"/>
          <w:marRight w:val="0"/>
          <w:marTop w:val="0"/>
          <w:marBottom w:val="0"/>
          <w:divBdr>
            <w:top w:val="none" w:sz="0" w:space="0" w:color="auto"/>
            <w:left w:val="none" w:sz="0" w:space="0" w:color="auto"/>
            <w:bottom w:val="none" w:sz="0" w:space="0" w:color="auto"/>
            <w:right w:val="none" w:sz="0" w:space="0" w:color="auto"/>
          </w:divBdr>
        </w:div>
        <w:div w:id="463162853">
          <w:marLeft w:val="640"/>
          <w:marRight w:val="0"/>
          <w:marTop w:val="0"/>
          <w:marBottom w:val="0"/>
          <w:divBdr>
            <w:top w:val="none" w:sz="0" w:space="0" w:color="auto"/>
            <w:left w:val="none" w:sz="0" w:space="0" w:color="auto"/>
            <w:bottom w:val="none" w:sz="0" w:space="0" w:color="auto"/>
            <w:right w:val="none" w:sz="0" w:space="0" w:color="auto"/>
          </w:divBdr>
        </w:div>
        <w:div w:id="1975476557">
          <w:marLeft w:val="640"/>
          <w:marRight w:val="0"/>
          <w:marTop w:val="0"/>
          <w:marBottom w:val="0"/>
          <w:divBdr>
            <w:top w:val="none" w:sz="0" w:space="0" w:color="auto"/>
            <w:left w:val="none" w:sz="0" w:space="0" w:color="auto"/>
            <w:bottom w:val="none" w:sz="0" w:space="0" w:color="auto"/>
            <w:right w:val="none" w:sz="0" w:space="0" w:color="auto"/>
          </w:divBdr>
        </w:div>
        <w:div w:id="1856339629">
          <w:marLeft w:val="640"/>
          <w:marRight w:val="0"/>
          <w:marTop w:val="0"/>
          <w:marBottom w:val="0"/>
          <w:divBdr>
            <w:top w:val="none" w:sz="0" w:space="0" w:color="auto"/>
            <w:left w:val="none" w:sz="0" w:space="0" w:color="auto"/>
            <w:bottom w:val="none" w:sz="0" w:space="0" w:color="auto"/>
            <w:right w:val="none" w:sz="0" w:space="0" w:color="auto"/>
          </w:divBdr>
        </w:div>
        <w:div w:id="1369138673">
          <w:marLeft w:val="640"/>
          <w:marRight w:val="0"/>
          <w:marTop w:val="0"/>
          <w:marBottom w:val="0"/>
          <w:divBdr>
            <w:top w:val="none" w:sz="0" w:space="0" w:color="auto"/>
            <w:left w:val="none" w:sz="0" w:space="0" w:color="auto"/>
            <w:bottom w:val="none" w:sz="0" w:space="0" w:color="auto"/>
            <w:right w:val="none" w:sz="0" w:space="0" w:color="auto"/>
          </w:divBdr>
        </w:div>
        <w:div w:id="1799176850">
          <w:marLeft w:val="640"/>
          <w:marRight w:val="0"/>
          <w:marTop w:val="0"/>
          <w:marBottom w:val="0"/>
          <w:divBdr>
            <w:top w:val="none" w:sz="0" w:space="0" w:color="auto"/>
            <w:left w:val="none" w:sz="0" w:space="0" w:color="auto"/>
            <w:bottom w:val="none" w:sz="0" w:space="0" w:color="auto"/>
            <w:right w:val="none" w:sz="0" w:space="0" w:color="auto"/>
          </w:divBdr>
        </w:div>
        <w:div w:id="1923220400">
          <w:marLeft w:val="640"/>
          <w:marRight w:val="0"/>
          <w:marTop w:val="0"/>
          <w:marBottom w:val="0"/>
          <w:divBdr>
            <w:top w:val="none" w:sz="0" w:space="0" w:color="auto"/>
            <w:left w:val="none" w:sz="0" w:space="0" w:color="auto"/>
            <w:bottom w:val="none" w:sz="0" w:space="0" w:color="auto"/>
            <w:right w:val="none" w:sz="0" w:space="0" w:color="auto"/>
          </w:divBdr>
        </w:div>
        <w:div w:id="2036686606">
          <w:marLeft w:val="640"/>
          <w:marRight w:val="0"/>
          <w:marTop w:val="0"/>
          <w:marBottom w:val="0"/>
          <w:divBdr>
            <w:top w:val="none" w:sz="0" w:space="0" w:color="auto"/>
            <w:left w:val="none" w:sz="0" w:space="0" w:color="auto"/>
            <w:bottom w:val="none" w:sz="0" w:space="0" w:color="auto"/>
            <w:right w:val="none" w:sz="0" w:space="0" w:color="auto"/>
          </w:divBdr>
        </w:div>
        <w:div w:id="915823789">
          <w:marLeft w:val="640"/>
          <w:marRight w:val="0"/>
          <w:marTop w:val="0"/>
          <w:marBottom w:val="0"/>
          <w:divBdr>
            <w:top w:val="none" w:sz="0" w:space="0" w:color="auto"/>
            <w:left w:val="none" w:sz="0" w:space="0" w:color="auto"/>
            <w:bottom w:val="none" w:sz="0" w:space="0" w:color="auto"/>
            <w:right w:val="none" w:sz="0" w:space="0" w:color="auto"/>
          </w:divBdr>
        </w:div>
        <w:div w:id="2026514894">
          <w:marLeft w:val="640"/>
          <w:marRight w:val="0"/>
          <w:marTop w:val="0"/>
          <w:marBottom w:val="0"/>
          <w:divBdr>
            <w:top w:val="none" w:sz="0" w:space="0" w:color="auto"/>
            <w:left w:val="none" w:sz="0" w:space="0" w:color="auto"/>
            <w:bottom w:val="none" w:sz="0" w:space="0" w:color="auto"/>
            <w:right w:val="none" w:sz="0" w:space="0" w:color="auto"/>
          </w:divBdr>
        </w:div>
        <w:div w:id="1717663533">
          <w:marLeft w:val="640"/>
          <w:marRight w:val="0"/>
          <w:marTop w:val="0"/>
          <w:marBottom w:val="0"/>
          <w:divBdr>
            <w:top w:val="none" w:sz="0" w:space="0" w:color="auto"/>
            <w:left w:val="none" w:sz="0" w:space="0" w:color="auto"/>
            <w:bottom w:val="none" w:sz="0" w:space="0" w:color="auto"/>
            <w:right w:val="none" w:sz="0" w:space="0" w:color="auto"/>
          </w:divBdr>
        </w:div>
        <w:div w:id="699089129">
          <w:marLeft w:val="640"/>
          <w:marRight w:val="0"/>
          <w:marTop w:val="0"/>
          <w:marBottom w:val="0"/>
          <w:divBdr>
            <w:top w:val="none" w:sz="0" w:space="0" w:color="auto"/>
            <w:left w:val="none" w:sz="0" w:space="0" w:color="auto"/>
            <w:bottom w:val="none" w:sz="0" w:space="0" w:color="auto"/>
            <w:right w:val="none" w:sz="0" w:space="0" w:color="auto"/>
          </w:divBdr>
        </w:div>
        <w:div w:id="1391731637">
          <w:marLeft w:val="640"/>
          <w:marRight w:val="0"/>
          <w:marTop w:val="0"/>
          <w:marBottom w:val="0"/>
          <w:divBdr>
            <w:top w:val="none" w:sz="0" w:space="0" w:color="auto"/>
            <w:left w:val="none" w:sz="0" w:space="0" w:color="auto"/>
            <w:bottom w:val="none" w:sz="0" w:space="0" w:color="auto"/>
            <w:right w:val="none" w:sz="0" w:space="0" w:color="auto"/>
          </w:divBdr>
        </w:div>
        <w:div w:id="1838182847">
          <w:marLeft w:val="640"/>
          <w:marRight w:val="0"/>
          <w:marTop w:val="0"/>
          <w:marBottom w:val="0"/>
          <w:divBdr>
            <w:top w:val="none" w:sz="0" w:space="0" w:color="auto"/>
            <w:left w:val="none" w:sz="0" w:space="0" w:color="auto"/>
            <w:bottom w:val="none" w:sz="0" w:space="0" w:color="auto"/>
            <w:right w:val="none" w:sz="0" w:space="0" w:color="auto"/>
          </w:divBdr>
        </w:div>
        <w:div w:id="1396006657">
          <w:marLeft w:val="640"/>
          <w:marRight w:val="0"/>
          <w:marTop w:val="0"/>
          <w:marBottom w:val="0"/>
          <w:divBdr>
            <w:top w:val="none" w:sz="0" w:space="0" w:color="auto"/>
            <w:left w:val="none" w:sz="0" w:space="0" w:color="auto"/>
            <w:bottom w:val="none" w:sz="0" w:space="0" w:color="auto"/>
            <w:right w:val="none" w:sz="0" w:space="0" w:color="auto"/>
          </w:divBdr>
        </w:div>
        <w:div w:id="1130516395">
          <w:marLeft w:val="640"/>
          <w:marRight w:val="0"/>
          <w:marTop w:val="0"/>
          <w:marBottom w:val="0"/>
          <w:divBdr>
            <w:top w:val="none" w:sz="0" w:space="0" w:color="auto"/>
            <w:left w:val="none" w:sz="0" w:space="0" w:color="auto"/>
            <w:bottom w:val="none" w:sz="0" w:space="0" w:color="auto"/>
            <w:right w:val="none" w:sz="0" w:space="0" w:color="auto"/>
          </w:divBdr>
        </w:div>
        <w:div w:id="1900048187">
          <w:marLeft w:val="640"/>
          <w:marRight w:val="0"/>
          <w:marTop w:val="0"/>
          <w:marBottom w:val="0"/>
          <w:divBdr>
            <w:top w:val="none" w:sz="0" w:space="0" w:color="auto"/>
            <w:left w:val="none" w:sz="0" w:space="0" w:color="auto"/>
            <w:bottom w:val="none" w:sz="0" w:space="0" w:color="auto"/>
            <w:right w:val="none" w:sz="0" w:space="0" w:color="auto"/>
          </w:divBdr>
        </w:div>
        <w:div w:id="1163861628">
          <w:marLeft w:val="640"/>
          <w:marRight w:val="0"/>
          <w:marTop w:val="0"/>
          <w:marBottom w:val="0"/>
          <w:divBdr>
            <w:top w:val="none" w:sz="0" w:space="0" w:color="auto"/>
            <w:left w:val="none" w:sz="0" w:space="0" w:color="auto"/>
            <w:bottom w:val="none" w:sz="0" w:space="0" w:color="auto"/>
            <w:right w:val="none" w:sz="0" w:space="0" w:color="auto"/>
          </w:divBdr>
        </w:div>
        <w:div w:id="43217802">
          <w:marLeft w:val="640"/>
          <w:marRight w:val="0"/>
          <w:marTop w:val="0"/>
          <w:marBottom w:val="0"/>
          <w:divBdr>
            <w:top w:val="none" w:sz="0" w:space="0" w:color="auto"/>
            <w:left w:val="none" w:sz="0" w:space="0" w:color="auto"/>
            <w:bottom w:val="none" w:sz="0" w:space="0" w:color="auto"/>
            <w:right w:val="none" w:sz="0" w:space="0" w:color="auto"/>
          </w:divBdr>
        </w:div>
        <w:div w:id="576401802">
          <w:marLeft w:val="640"/>
          <w:marRight w:val="0"/>
          <w:marTop w:val="0"/>
          <w:marBottom w:val="0"/>
          <w:divBdr>
            <w:top w:val="none" w:sz="0" w:space="0" w:color="auto"/>
            <w:left w:val="none" w:sz="0" w:space="0" w:color="auto"/>
            <w:bottom w:val="none" w:sz="0" w:space="0" w:color="auto"/>
            <w:right w:val="none" w:sz="0" w:space="0" w:color="auto"/>
          </w:divBdr>
        </w:div>
        <w:div w:id="599796701">
          <w:marLeft w:val="640"/>
          <w:marRight w:val="0"/>
          <w:marTop w:val="0"/>
          <w:marBottom w:val="0"/>
          <w:divBdr>
            <w:top w:val="none" w:sz="0" w:space="0" w:color="auto"/>
            <w:left w:val="none" w:sz="0" w:space="0" w:color="auto"/>
            <w:bottom w:val="none" w:sz="0" w:space="0" w:color="auto"/>
            <w:right w:val="none" w:sz="0" w:space="0" w:color="auto"/>
          </w:divBdr>
        </w:div>
        <w:div w:id="1291204461">
          <w:marLeft w:val="640"/>
          <w:marRight w:val="0"/>
          <w:marTop w:val="0"/>
          <w:marBottom w:val="0"/>
          <w:divBdr>
            <w:top w:val="none" w:sz="0" w:space="0" w:color="auto"/>
            <w:left w:val="none" w:sz="0" w:space="0" w:color="auto"/>
            <w:bottom w:val="none" w:sz="0" w:space="0" w:color="auto"/>
            <w:right w:val="none" w:sz="0" w:space="0" w:color="auto"/>
          </w:divBdr>
        </w:div>
        <w:div w:id="1974091209">
          <w:marLeft w:val="640"/>
          <w:marRight w:val="0"/>
          <w:marTop w:val="0"/>
          <w:marBottom w:val="0"/>
          <w:divBdr>
            <w:top w:val="none" w:sz="0" w:space="0" w:color="auto"/>
            <w:left w:val="none" w:sz="0" w:space="0" w:color="auto"/>
            <w:bottom w:val="none" w:sz="0" w:space="0" w:color="auto"/>
            <w:right w:val="none" w:sz="0" w:space="0" w:color="auto"/>
          </w:divBdr>
        </w:div>
        <w:div w:id="1814789410">
          <w:marLeft w:val="640"/>
          <w:marRight w:val="0"/>
          <w:marTop w:val="0"/>
          <w:marBottom w:val="0"/>
          <w:divBdr>
            <w:top w:val="none" w:sz="0" w:space="0" w:color="auto"/>
            <w:left w:val="none" w:sz="0" w:space="0" w:color="auto"/>
            <w:bottom w:val="none" w:sz="0" w:space="0" w:color="auto"/>
            <w:right w:val="none" w:sz="0" w:space="0" w:color="auto"/>
          </w:divBdr>
        </w:div>
        <w:div w:id="1061754604">
          <w:marLeft w:val="640"/>
          <w:marRight w:val="0"/>
          <w:marTop w:val="0"/>
          <w:marBottom w:val="0"/>
          <w:divBdr>
            <w:top w:val="none" w:sz="0" w:space="0" w:color="auto"/>
            <w:left w:val="none" w:sz="0" w:space="0" w:color="auto"/>
            <w:bottom w:val="none" w:sz="0" w:space="0" w:color="auto"/>
            <w:right w:val="none" w:sz="0" w:space="0" w:color="auto"/>
          </w:divBdr>
        </w:div>
        <w:div w:id="1773741593">
          <w:marLeft w:val="640"/>
          <w:marRight w:val="0"/>
          <w:marTop w:val="0"/>
          <w:marBottom w:val="0"/>
          <w:divBdr>
            <w:top w:val="none" w:sz="0" w:space="0" w:color="auto"/>
            <w:left w:val="none" w:sz="0" w:space="0" w:color="auto"/>
            <w:bottom w:val="none" w:sz="0" w:space="0" w:color="auto"/>
            <w:right w:val="none" w:sz="0" w:space="0" w:color="auto"/>
          </w:divBdr>
        </w:div>
        <w:div w:id="318585264">
          <w:marLeft w:val="640"/>
          <w:marRight w:val="0"/>
          <w:marTop w:val="0"/>
          <w:marBottom w:val="0"/>
          <w:divBdr>
            <w:top w:val="none" w:sz="0" w:space="0" w:color="auto"/>
            <w:left w:val="none" w:sz="0" w:space="0" w:color="auto"/>
            <w:bottom w:val="none" w:sz="0" w:space="0" w:color="auto"/>
            <w:right w:val="none" w:sz="0" w:space="0" w:color="auto"/>
          </w:divBdr>
        </w:div>
        <w:div w:id="1048455702">
          <w:marLeft w:val="640"/>
          <w:marRight w:val="0"/>
          <w:marTop w:val="0"/>
          <w:marBottom w:val="0"/>
          <w:divBdr>
            <w:top w:val="none" w:sz="0" w:space="0" w:color="auto"/>
            <w:left w:val="none" w:sz="0" w:space="0" w:color="auto"/>
            <w:bottom w:val="none" w:sz="0" w:space="0" w:color="auto"/>
            <w:right w:val="none" w:sz="0" w:space="0" w:color="auto"/>
          </w:divBdr>
        </w:div>
        <w:div w:id="592589938">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8C1157F0-2037-4732-BD54-9FD58E600A26}"/>
      </w:docPartPr>
      <w:docPartBody>
        <w:p w:rsidR="00A83128" w:rsidRDefault="00A179A3">
          <w:r w:rsidRPr="00AA67FA">
            <w:rPr>
              <w:rStyle w:val="Zstupntext"/>
            </w:rPr>
            <w:t>Klikněte nebo klepněte sem a zadejte text.</w:t>
          </w:r>
        </w:p>
      </w:docPartBody>
    </w:docPart>
    <w:docPart>
      <w:docPartPr>
        <w:name w:val="40E80FB34A69412A902975FB5D6D2DF6"/>
        <w:category>
          <w:name w:val="Obecné"/>
          <w:gallery w:val="placeholder"/>
        </w:category>
        <w:types>
          <w:type w:val="bbPlcHdr"/>
        </w:types>
        <w:behaviors>
          <w:behavior w:val="content"/>
        </w:behaviors>
        <w:guid w:val="{D0AD5225-3738-439F-8F43-E6DE82ED1E95}"/>
      </w:docPartPr>
      <w:docPartBody>
        <w:p w:rsidR="00621E86" w:rsidRDefault="00ED1393" w:rsidP="00ED1393">
          <w:pPr>
            <w:pStyle w:val="40E80FB34A69412A902975FB5D6D2DF6"/>
          </w:pPr>
          <w:r w:rsidRPr="00AA67FA">
            <w:rPr>
              <w:rStyle w:val="Zstupntext"/>
            </w:rPr>
            <w:t>Klikněte nebo klepněte sem a zadejte text.</w:t>
          </w:r>
        </w:p>
      </w:docPartBody>
    </w:docPart>
    <w:docPart>
      <w:docPartPr>
        <w:name w:val="426D2C4FB0F34E8A8B51FEACB70B6536"/>
        <w:category>
          <w:name w:val="Obecné"/>
          <w:gallery w:val="placeholder"/>
        </w:category>
        <w:types>
          <w:type w:val="bbPlcHdr"/>
        </w:types>
        <w:behaviors>
          <w:behavior w:val="content"/>
        </w:behaviors>
        <w:guid w:val="{717F8691-9FE0-4263-A1CA-A4A01D61CA88}"/>
      </w:docPartPr>
      <w:docPartBody>
        <w:p w:rsidR="00621E86" w:rsidRDefault="00ED1393" w:rsidP="00ED1393">
          <w:pPr>
            <w:pStyle w:val="426D2C4FB0F34E8A8B51FEACB70B6536"/>
          </w:pPr>
          <w:r w:rsidRPr="00AA67FA">
            <w:rPr>
              <w:rStyle w:val="Zstupntext"/>
            </w:rPr>
            <w:t>Klikněte nebo klepněte sem a zadejte text.</w:t>
          </w:r>
        </w:p>
      </w:docPartBody>
    </w:docPart>
    <w:docPart>
      <w:docPartPr>
        <w:name w:val="C701DA930CC04411AE26EEAAD43CA46C"/>
        <w:category>
          <w:name w:val="Obecné"/>
          <w:gallery w:val="placeholder"/>
        </w:category>
        <w:types>
          <w:type w:val="bbPlcHdr"/>
        </w:types>
        <w:behaviors>
          <w:behavior w:val="content"/>
        </w:behaviors>
        <w:guid w:val="{CFD0C071-8E75-441A-9BC6-FBECFF47167B}"/>
      </w:docPartPr>
      <w:docPartBody>
        <w:p w:rsidR="00BE7F0E" w:rsidRDefault="00621E86" w:rsidP="00621E86">
          <w:pPr>
            <w:pStyle w:val="C701DA930CC04411AE26EEAAD43CA46C"/>
          </w:pPr>
          <w:r w:rsidRPr="00AA67FA">
            <w:rPr>
              <w:rStyle w:val="Zstupntext"/>
            </w:rPr>
            <w:t>Klikněte nebo klepněte sem a zadejte text.</w:t>
          </w:r>
        </w:p>
      </w:docPartBody>
    </w:docPart>
    <w:docPart>
      <w:docPartPr>
        <w:name w:val="85ACEDB18B2942AD93FF4CE3466EE1ED"/>
        <w:category>
          <w:name w:val="Obecné"/>
          <w:gallery w:val="placeholder"/>
        </w:category>
        <w:types>
          <w:type w:val="bbPlcHdr"/>
        </w:types>
        <w:behaviors>
          <w:behavior w:val="content"/>
        </w:behaviors>
        <w:guid w:val="{750E76F9-334F-4ABC-8639-D93B2FFD459D}"/>
      </w:docPartPr>
      <w:docPartBody>
        <w:p w:rsidR="00BE7F0E" w:rsidRDefault="00621E86" w:rsidP="00621E86">
          <w:pPr>
            <w:pStyle w:val="85ACEDB18B2942AD93FF4CE3466EE1ED"/>
          </w:pPr>
          <w:r w:rsidRPr="00AA67FA">
            <w:rPr>
              <w:rStyle w:val="Zstupntext"/>
            </w:rPr>
            <w:t>Klikněte nebo klepněte sem a zadejte text.</w:t>
          </w:r>
        </w:p>
      </w:docPartBody>
    </w:docPart>
    <w:docPart>
      <w:docPartPr>
        <w:name w:val="2ED041843E7040679DF7608BD96AE0E1"/>
        <w:category>
          <w:name w:val="Obecné"/>
          <w:gallery w:val="placeholder"/>
        </w:category>
        <w:types>
          <w:type w:val="bbPlcHdr"/>
        </w:types>
        <w:behaviors>
          <w:behavior w:val="content"/>
        </w:behaviors>
        <w:guid w:val="{6E8C020E-59C1-4180-8421-73AB46AFB9ED}"/>
      </w:docPartPr>
      <w:docPartBody>
        <w:p w:rsidR="00BE7F0E" w:rsidRDefault="00621E86" w:rsidP="00621E86">
          <w:pPr>
            <w:pStyle w:val="2ED041843E7040679DF7608BD96AE0E1"/>
          </w:pPr>
          <w:r w:rsidRPr="00AA67FA">
            <w:rPr>
              <w:rStyle w:val="Zstupntext"/>
            </w:rPr>
            <w:t>Klikněte nebo klepněte sem a zadejte text.</w:t>
          </w:r>
        </w:p>
      </w:docPartBody>
    </w:docPart>
    <w:docPart>
      <w:docPartPr>
        <w:name w:val="7E5915B5C5BD49DAB7B962D86EAAE837"/>
        <w:category>
          <w:name w:val="Obecné"/>
          <w:gallery w:val="placeholder"/>
        </w:category>
        <w:types>
          <w:type w:val="bbPlcHdr"/>
        </w:types>
        <w:behaviors>
          <w:behavior w:val="content"/>
        </w:behaviors>
        <w:guid w:val="{1CDC2B9D-008F-4106-A188-2C59A5C2ECF9}"/>
      </w:docPartPr>
      <w:docPartBody>
        <w:p w:rsidR="00BE7F0E" w:rsidRDefault="00621E86" w:rsidP="00621E86">
          <w:pPr>
            <w:pStyle w:val="7E5915B5C5BD49DAB7B962D86EAAE837"/>
          </w:pPr>
          <w:r w:rsidRPr="00AA67FA">
            <w:rPr>
              <w:rStyle w:val="Zstupntext"/>
            </w:rPr>
            <w:t>Klikněte nebo klepněte sem a zadejte text.</w:t>
          </w:r>
        </w:p>
      </w:docPartBody>
    </w:docPart>
    <w:docPart>
      <w:docPartPr>
        <w:name w:val="5870262A554F4E1CB0F6282A72E93672"/>
        <w:category>
          <w:name w:val="Obecné"/>
          <w:gallery w:val="placeholder"/>
        </w:category>
        <w:types>
          <w:type w:val="bbPlcHdr"/>
        </w:types>
        <w:behaviors>
          <w:behavior w:val="content"/>
        </w:behaviors>
        <w:guid w:val="{67571DF5-E38F-4975-ACAF-D59F0004A920}"/>
      </w:docPartPr>
      <w:docPartBody>
        <w:p w:rsidR="00BE7F0E" w:rsidRDefault="00621E86" w:rsidP="00621E86">
          <w:pPr>
            <w:pStyle w:val="5870262A554F4E1CB0F6282A72E93672"/>
          </w:pPr>
          <w:r w:rsidRPr="00AA67FA">
            <w:rPr>
              <w:rStyle w:val="Zstupntext"/>
            </w:rPr>
            <w:t>Klikněte nebo klepněte sem a zadejte text.</w:t>
          </w:r>
        </w:p>
      </w:docPartBody>
    </w:docPart>
    <w:docPart>
      <w:docPartPr>
        <w:name w:val="1B8D1920CE854F1E82F2A6FDC0874617"/>
        <w:category>
          <w:name w:val="Obecné"/>
          <w:gallery w:val="placeholder"/>
        </w:category>
        <w:types>
          <w:type w:val="bbPlcHdr"/>
        </w:types>
        <w:behaviors>
          <w:behavior w:val="content"/>
        </w:behaviors>
        <w:guid w:val="{59CD0B10-4517-479C-A91E-666386C23514}"/>
      </w:docPartPr>
      <w:docPartBody>
        <w:p w:rsidR="00485404" w:rsidRDefault="004E542C" w:rsidP="004E542C">
          <w:pPr>
            <w:pStyle w:val="1B8D1920CE854F1E82F2A6FDC0874617"/>
          </w:pPr>
          <w:r w:rsidRPr="00AA67FA">
            <w:rPr>
              <w:rStyle w:val="Zstupntext"/>
            </w:rPr>
            <w:t>Klikněte nebo klepněte sem a zadejte text.</w:t>
          </w:r>
        </w:p>
      </w:docPartBody>
    </w:docPart>
    <w:docPart>
      <w:docPartPr>
        <w:name w:val="8A9254DE2CE1482594C3FF155A300DEA"/>
        <w:category>
          <w:name w:val="Obecné"/>
          <w:gallery w:val="placeholder"/>
        </w:category>
        <w:types>
          <w:type w:val="bbPlcHdr"/>
        </w:types>
        <w:behaviors>
          <w:behavior w:val="content"/>
        </w:behaviors>
        <w:guid w:val="{7F5BE7BD-F3B4-4D73-9AA2-ABB3CA6BC0FB}"/>
      </w:docPartPr>
      <w:docPartBody>
        <w:p w:rsidR="00485404" w:rsidRDefault="004E542C" w:rsidP="004E542C">
          <w:pPr>
            <w:pStyle w:val="8A9254DE2CE1482594C3FF155A300DEA"/>
          </w:pPr>
          <w:r w:rsidRPr="00AA67FA">
            <w:rPr>
              <w:rStyle w:val="Zstupntext"/>
            </w:rPr>
            <w:t>Klikněte nebo klepněte sem a zadejte text.</w:t>
          </w:r>
        </w:p>
      </w:docPartBody>
    </w:docPart>
    <w:docPart>
      <w:docPartPr>
        <w:name w:val="1C86CE5B5B744360AE746D9AF8815A5F"/>
        <w:category>
          <w:name w:val="Obecné"/>
          <w:gallery w:val="placeholder"/>
        </w:category>
        <w:types>
          <w:type w:val="bbPlcHdr"/>
        </w:types>
        <w:behaviors>
          <w:behavior w:val="content"/>
        </w:behaviors>
        <w:guid w:val="{A9D1335D-4F35-452C-B7DE-5CF1DAE7E0F7}"/>
      </w:docPartPr>
      <w:docPartBody>
        <w:p w:rsidR="00603E63" w:rsidRDefault="00485404" w:rsidP="00485404">
          <w:pPr>
            <w:pStyle w:val="1C86CE5B5B744360AE746D9AF8815A5F"/>
          </w:pPr>
          <w:r w:rsidRPr="00AA67FA">
            <w:rPr>
              <w:rStyle w:val="Zstupntext"/>
            </w:rPr>
            <w:t>Klikněte nebo klepněte sem a zadejte text.</w:t>
          </w:r>
        </w:p>
      </w:docPartBody>
    </w:docPart>
    <w:docPart>
      <w:docPartPr>
        <w:name w:val="07CB6BF4C11748C2BE42F253C258AE96"/>
        <w:category>
          <w:name w:val="Obecné"/>
          <w:gallery w:val="placeholder"/>
        </w:category>
        <w:types>
          <w:type w:val="bbPlcHdr"/>
        </w:types>
        <w:behaviors>
          <w:behavior w:val="content"/>
        </w:behaviors>
        <w:guid w:val="{36EE0896-F9D3-463F-AC42-321200F79CD8}"/>
      </w:docPartPr>
      <w:docPartBody>
        <w:p w:rsidR="00603E63" w:rsidRDefault="00485404" w:rsidP="00485404">
          <w:pPr>
            <w:pStyle w:val="07CB6BF4C11748C2BE42F253C258AE96"/>
          </w:pPr>
          <w:r w:rsidRPr="00AA67FA">
            <w:rPr>
              <w:rStyle w:val="Zstupntext"/>
            </w:rPr>
            <w:t>Klikněte nebo klepněte sem a zadejte text.</w:t>
          </w:r>
        </w:p>
      </w:docPartBody>
    </w:docPart>
    <w:docPart>
      <w:docPartPr>
        <w:name w:val="89638A48ECA24C999DBAEB04CACD3A4D"/>
        <w:category>
          <w:name w:val="Obecné"/>
          <w:gallery w:val="placeholder"/>
        </w:category>
        <w:types>
          <w:type w:val="bbPlcHdr"/>
        </w:types>
        <w:behaviors>
          <w:behavior w:val="content"/>
        </w:behaviors>
        <w:guid w:val="{8F68A779-D0B8-477C-8E6E-F4D004A3868E}"/>
      </w:docPartPr>
      <w:docPartBody>
        <w:p w:rsidR="00603E63" w:rsidRDefault="00485404" w:rsidP="00485404">
          <w:pPr>
            <w:pStyle w:val="89638A48ECA24C999DBAEB04CACD3A4D"/>
          </w:pPr>
          <w:r w:rsidRPr="00AA67FA">
            <w:rPr>
              <w:rStyle w:val="Zstupntext"/>
            </w:rPr>
            <w:t>Klikněte nebo klepněte sem a zadejte text.</w:t>
          </w:r>
        </w:p>
      </w:docPartBody>
    </w:docPart>
    <w:docPart>
      <w:docPartPr>
        <w:name w:val="E41776E3E8C444D7B18F73CCF3FA9A00"/>
        <w:category>
          <w:name w:val="Obecné"/>
          <w:gallery w:val="placeholder"/>
        </w:category>
        <w:types>
          <w:type w:val="bbPlcHdr"/>
        </w:types>
        <w:behaviors>
          <w:behavior w:val="content"/>
        </w:behaviors>
        <w:guid w:val="{20F3D79D-CDC7-489D-BECF-63D813B49EEA}"/>
      </w:docPartPr>
      <w:docPartBody>
        <w:p w:rsidR="00603E63" w:rsidRDefault="00485404" w:rsidP="00485404">
          <w:pPr>
            <w:pStyle w:val="E41776E3E8C444D7B18F73CCF3FA9A00"/>
          </w:pPr>
          <w:r w:rsidRPr="00AA67FA">
            <w:rPr>
              <w:rStyle w:val="Zstupntext"/>
            </w:rPr>
            <w:t>Klikněte nebo klepněte sem a zadejte text.</w:t>
          </w:r>
        </w:p>
      </w:docPartBody>
    </w:docPart>
    <w:docPart>
      <w:docPartPr>
        <w:name w:val="E75302B4D766481AB749282E187C1CCC"/>
        <w:category>
          <w:name w:val="Obecné"/>
          <w:gallery w:val="placeholder"/>
        </w:category>
        <w:types>
          <w:type w:val="bbPlcHdr"/>
        </w:types>
        <w:behaviors>
          <w:behavior w:val="content"/>
        </w:behaviors>
        <w:guid w:val="{DCB98911-ACB3-4ECD-94F0-8F7B01A8A05B}"/>
      </w:docPartPr>
      <w:docPartBody>
        <w:p w:rsidR="00603E63" w:rsidRDefault="00485404" w:rsidP="00485404">
          <w:pPr>
            <w:pStyle w:val="E75302B4D766481AB749282E187C1CCC"/>
          </w:pPr>
          <w:r w:rsidRPr="00AA67FA">
            <w:rPr>
              <w:rStyle w:val="Zstupntext"/>
            </w:rPr>
            <w:t>Klikněte nebo klepněte sem a zadejte text.</w:t>
          </w:r>
        </w:p>
      </w:docPartBody>
    </w:docPart>
    <w:docPart>
      <w:docPartPr>
        <w:name w:val="970A96CF103B4FC086E5080C8F84E91E"/>
        <w:category>
          <w:name w:val="Obecné"/>
          <w:gallery w:val="placeholder"/>
        </w:category>
        <w:types>
          <w:type w:val="bbPlcHdr"/>
        </w:types>
        <w:behaviors>
          <w:behavior w:val="content"/>
        </w:behaviors>
        <w:guid w:val="{D6AD2200-A3B4-4CB6-80A6-96EC229DA3F6}"/>
      </w:docPartPr>
      <w:docPartBody>
        <w:p w:rsidR="00B94A4C" w:rsidRDefault="00603E63" w:rsidP="00603E63">
          <w:pPr>
            <w:pStyle w:val="970A96CF103B4FC086E5080C8F84E91E"/>
          </w:pPr>
          <w:r w:rsidRPr="00AA67FA">
            <w:rPr>
              <w:rStyle w:val="Zstupntext"/>
            </w:rPr>
            <w:t>Klikněte nebo klepněte sem a zadejte text.</w:t>
          </w:r>
        </w:p>
      </w:docPartBody>
    </w:docPart>
    <w:docPart>
      <w:docPartPr>
        <w:name w:val="A27160C00F7E4DA6A58161385C6D7B7B"/>
        <w:category>
          <w:name w:val="Obecné"/>
          <w:gallery w:val="placeholder"/>
        </w:category>
        <w:types>
          <w:type w:val="bbPlcHdr"/>
        </w:types>
        <w:behaviors>
          <w:behavior w:val="content"/>
        </w:behaviors>
        <w:guid w:val="{6A33707B-9B37-40EA-B2AB-9865A83A4DDB}"/>
      </w:docPartPr>
      <w:docPartBody>
        <w:p w:rsidR="00B94A4C" w:rsidRDefault="00603E63" w:rsidP="00603E63">
          <w:pPr>
            <w:pStyle w:val="A27160C00F7E4DA6A58161385C6D7B7B"/>
          </w:pPr>
          <w:r w:rsidRPr="00AA67FA">
            <w:rPr>
              <w:rStyle w:val="Zstupntext"/>
            </w:rPr>
            <w:t>Klikněte nebo klepněte sem a zadejte text.</w:t>
          </w:r>
        </w:p>
      </w:docPartBody>
    </w:docPart>
    <w:docPart>
      <w:docPartPr>
        <w:name w:val="F7A274F8008E44829B6B49970B17647E"/>
        <w:category>
          <w:name w:val="Obecné"/>
          <w:gallery w:val="placeholder"/>
        </w:category>
        <w:types>
          <w:type w:val="bbPlcHdr"/>
        </w:types>
        <w:behaviors>
          <w:behavior w:val="content"/>
        </w:behaviors>
        <w:guid w:val="{7B710198-0265-4732-8B97-A56AEBFBDBA4}"/>
      </w:docPartPr>
      <w:docPartBody>
        <w:p w:rsidR="00B94A4C" w:rsidRDefault="00603E63" w:rsidP="00603E63">
          <w:pPr>
            <w:pStyle w:val="F7A274F8008E44829B6B49970B17647E"/>
          </w:pPr>
          <w:r w:rsidRPr="00AA67FA">
            <w:rPr>
              <w:rStyle w:val="Zstupntext"/>
            </w:rPr>
            <w:t>Klikněte nebo klepněte sem a zadejte text.</w:t>
          </w:r>
        </w:p>
      </w:docPartBody>
    </w:docPart>
    <w:docPart>
      <w:docPartPr>
        <w:name w:val="597986522DB64259903AB97A486E0423"/>
        <w:category>
          <w:name w:val="Obecné"/>
          <w:gallery w:val="placeholder"/>
        </w:category>
        <w:types>
          <w:type w:val="bbPlcHdr"/>
        </w:types>
        <w:behaviors>
          <w:behavior w:val="content"/>
        </w:behaviors>
        <w:guid w:val="{2E788714-A0D2-48EB-8C01-DD007370B286}"/>
      </w:docPartPr>
      <w:docPartBody>
        <w:p w:rsidR="00974F3E" w:rsidRDefault="00957667" w:rsidP="00957667">
          <w:pPr>
            <w:pStyle w:val="597986522DB64259903AB97A486E0423"/>
          </w:pPr>
          <w:r w:rsidRPr="00AA67FA">
            <w:rPr>
              <w:rStyle w:val="Zstupntext"/>
            </w:rPr>
            <w:t>Klikněte nebo klepněte sem a zadejte text.</w:t>
          </w:r>
        </w:p>
      </w:docPartBody>
    </w:docPart>
    <w:docPart>
      <w:docPartPr>
        <w:name w:val="18B42B81A459458597320E29161D132D"/>
        <w:category>
          <w:name w:val="Obecné"/>
          <w:gallery w:val="placeholder"/>
        </w:category>
        <w:types>
          <w:type w:val="bbPlcHdr"/>
        </w:types>
        <w:behaviors>
          <w:behavior w:val="content"/>
        </w:behaviors>
        <w:guid w:val="{A728483A-58E8-4905-99BC-5BAB6E73C1D9}"/>
      </w:docPartPr>
      <w:docPartBody>
        <w:p w:rsidR="00A94B6A" w:rsidRDefault="00CE5515" w:rsidP="00CE5515">
          <w:pPr>
            <w:pStyle w:val="18B42B81A459458597320E29161D132D"/>
          </w:pPr>
          <w:r w:rsidRPr="00AA67FA">
            <w:rPr>
              <w:rStyle w:val="Zstupntext"/>
            </w:rPr>
            <w:t>Klikněte nebo klepněte sem a zadejte text.</w:t>
          </w:r>
        </w:p>
      </w:docPartBody>
    </w:docPart>
    <w:docPart>
      <w:docPartPr>
        <w:name w:val="B5AEECBB2F394B65AD8F72491631F96D"/>
        <w:category>
          <w:name w:val="Obecné"/>
          <w:gallery w:val="placeholder"/>
        </w:category>
        <w:types>
          <w:type w:val="bbPlcHdr"/>
        </w:types>
        <w:behaviors>
          <w:behavior w:val="content"/>
        </w:behaviors>
        <w:guid w:val="{ACB0FE4F-BC09-477A-B18D-57CB27C74AEF}"/>
      </w:docPartPr>
      <w:docPartBody>
        <w:p w:rsidR="00A94B6A" w:rsidRDefault="00CE5515" w:rsidP="00CE5515">
          <w:pPr>
            <w:pStyle w:val="B5AEECBB2F394B65AD8F72491631F96D"/>
          </w:pPr>
          <w:r w:rsidRPr="00AA67FA">
            <w:rPr>
              <w:rStyle w:val="Zstupntext"/>
            </w:rPr>
            <w:t>Klikněte nebo klepněte sem a zadejte text.</w:t>
          </w:r>
        </w:p>
      </w:docPartBody>
    </w:docPart>
    <w:docPart>
      <w:docPartPr>
        <w:name w:val="D3EE3B488F894B518E2BBAB11EA3CDE6"/>
        <w:category>
          <w:name w:val="Obecné"/>
          <w:gallery w:val="placeholder"/>
        </w:category>
        <w:types>
          <w:type w:val="bbPlcHdr"/>
        </w:types>
        <w:behaviors>
          <w:behavior w:val="content"/>
        </w:behaviors>
        <w:guid w:val="{E81CD534-C695-4710-B64F-AA82F709B07E}"/>
      </w:docPartPr>
      <w:docPartBody>
        <w:p w:rsidR="006D1969" w:rsidRDefault="00400BC6" w:rsidP="00400BC6">
          <w:pPr>
            <w:pStyle w:val="D3EE3B488F894B518E2BBAB11EA3CDE6"/>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9A3"/>
    <w:rsid w:val="000009E2"/>
    <w:rsid w:val="00004A89"/>
    <w:rsid w:val="00036E95"/>
    <w:rsid w:val="00087593"/>
    <w:rsid w:val="000A451C"/>
    <w:rsid w:val="000E6273"/>
    <w:rsid w:val="000F0D83"/>
    <w:rsid w:val="000F679B"/>
    <w:rsid w:val="00101307"/>
    <w:rsid w:val="00105620"/>
    <w:rsid w:val="0011568C"/>
    <w:rsid w:val="00136C14"/>
    <w:rsid w:val="001603DE"/>
    <w:rsid w:val="00190747"/>
    <w:rsid w:val="001A18F6"/>
    <w:rsid w:val="001E46EC"/>
    <w:rsid w:val="001E63BB"/>
    <w:rsid w:val="001F2471"/>
    <w:rsid w:val="001F6A87"/>
    <w:rsid w:val="00200610"/>
    <w:rsid w:val="002057E9"/>
    <w:rsid w:val="002237F3"/>
    <w:rsid w:val="00246577"/>
    <w:rsid w:val="00291291"/>
    <w:rsid w:val="002E1F88"/>
    <w:rsid w:val="002F608E"/>
    <w:rsid w:val="0030226D"/>
    <w:rsid w:val="00310398"/>
    <w:rsid w:val="00323F41"/>
    <w:rsid w:val="00336167"/>
    <w:rsid w:val="00353C4B"/>
    <w:rsid w:val="00375392"/>
    <w:rsid w:val="00375B91"/>
    <w:rsid w:val="00391B84"/>
    <w:rsid w:val="003A1C1D"/>
    <w:rsid w:val="003B337D"/>
    <w:rsid w:val="003C1BF3"/>
    <w:rsid w:val="003F5194"/>
    <w:rsid w:val="003F5403"/>
    <w:rsid w:val="00400BC6"/>
    <w:rsid w:val="00422AFC"/>
    <w:rsid w:val="00431671"/>
    <w:rsid w:val="00483350"/>
    <w:rsid w:val="00485404"/>
    <w:rsid w:val="004A0361"/>
    <w:rsid w:val="004A5583"/>
    <w:rsid w:val="004E542C"/>
    <w:rsid w:val="005273C7"/>
    <w:rsid w:val="005579C9"/>
    <w:rsid w:val="005865EF"/>
    <w:rsid w:val="005910DC"/>
    <w:rsid w:val="005C3F90"/>
    <w:rsid w:val="005E468A"/>
    <w:rsid w:val="005E4CB3"/>
    <w:rsid w:val="00602439"/>
    <w:rsid w:val="00603E63"/>
    <w:rsid w:val="00617933"/>
    <w:rsid w:val="00621E86"/>
    <w:rsid w:val="0064546D"/>
    <w:rsid w:val="00665903"/>
    <w:rsid w:val="00673CF9"/>
    <w:rsid w:val="006C6845"/>
    <w:rsid w:val="006D1969"/>
    <w:rsid w:val="006E26F2"/>
    <w:rsid w:val="007538F2"/>
    <w:rsid w:val="00787E43"/>
    <w:rsid w:val="00791AFE"/>
    <w:rsid w:val="007A57A3"/>
    <w:rsid w:val="007E039E"/>
    <w:rsid w:val="00800D7D"/>
    <w:rsid w:val="00803E6F"/>
    <w:rsid w:val="00853CD7"/>
    <w:rsid w:val="008865DB"/>
    <w:rsid w:val="008D3E28"/>
    <w:rsid w:val="008F0E53"/>
    <w:rsid w:val="00911039"/>
    <w:rsid w:val="00957667"/>
    <w:rsid w:val="00974F3E"/>
    <w:rsid w:val="00976C9B"/>
    <w:rsid w:val="009A3064"/>
    <w:rsid w:val="009A42BF"/>
    <w:rsid w:val="009B2E09"/>
    <w:rsid w:val="009D161B"/>
    <w:rsid w:val="009E7DC5"/>
    <w:rsid w:val="00A06B29"/>
    <w:rsid w:val="00A179A3"/>
    <w:rsid w:val="00A32B37"/>
    <w:rsid w:val="00A40303"/>
    <w:rsid w:val="00A658F8"/>
    <w:rsid w:val="00A83128"/>
    <w:rsid w:val="00A90D38"/>
    <w:rsid w:val="00A94B6A"/>
    <w:rsid w:val="00A95E69"/>
    <w:rsid w:val="00AA7006"/>
    <w:rsid w:val="00AF78AD"/>
    <w:rsid w:val="00B26B45"/>
    <w:rsid w:val="00B94A4C"/>
    <w:rsid w:val="00B95B2C"/>
    <w:rsid w:val="00BB6061"/>
    <w:rsid w:val="00BD45FD"/>
    <w:rsid w:val="00BE6293"/>
    <w:rsid w:val="00BE7F0E"/>
    <w:rsid w:val="00C06329"/>
    <w:rsid w:val="00C47988"/>
    <w:rsid w:val="00C77AA4"/>
    <w:rsid w:val="00CA1C1C"/>
    <w:rsid w:val="00CE5515"/>
    <w:rsid w:val="00CF12CB"/>
    <w:rsid w:val="00CF202F"/>
    <w:rsid w:val="00CF75A6"/>
    <w:rsid w:val="00D17398"/>
    <w:rsid w:val="00D85AC1"/>
    <w:rsid w:val="00D85F59"/>
    <w:rsid w:val="00D9058C"/>
    <w:rsid w:val="00DD059E"/>
    <w:rsid w:val="00DD103F"/>
    <w:rsid w:val="00DD1100"/>
    <w:rsid w:val="00E64DB2"/>
    <w:rsid w:val="00E73776"/>
    <w:rsid w:val="00E929CC"/>
    <w:rsid w:val="00EB0622"/>
    <w:rsid w:val="00EB5EC9"/>
    <w:rsid w:val="00ED1393"/>
    <w:rsid w:val="00EF1455"/>
    <w:rsid w:val="00F026E6"/>
    <w:rsid w:val="00F15378"/>
    <w:rsid w:val="00F3166B"/>
    <w:rsid w:val="00F33EF9"/>
    <w:rsid w:val="00F374CC"/>
    <w:rsid w:val="00F47CDB"/>
    <w:rsid w:val="00F50691"/>
    <w:rsid w:val="00F81DB8"/>
    <w:rsid w:val="00F8796A"/>
    <w:rsid w:val="00FB7E68"/>
    <w:rsid w:val="00FF3C1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400BC6"/>
    <w:rPr>
      <w:color w:val="808080"/>
    </w:rPr>
  </w:style>
  <w:style w:type="paragraph" w:customStyle="1" w:styleId="40E80FB34A69412A902975FB5D6D2DF6">
    <w:name w:val="40E80FB34A69412A902975FB5D6D2DF6"/>
    <w:rsid w:val="00ED1393"/>
  </w:style>
  <w:style w:type="paragraph" w:customStyle="1" w:styleId="426D2C4FB0F34E8A8B51FEACB70B6536">
    <w:name w:val="426D2C4FB0F34E8A8B51FEACB70B6536"/>
    <w:rsid w:val="00ED1393"/>
  </w:style>
  <w:style w:type="paragraph" w:customStyle="1" w:styleId="970A96CF103B4FC086E5080C8F84E91E">
    <w:name w:val="970A96CF103B4FC086E5080C8F84E91E"/>
    <w:rsid w:val="00603E63"/>
  </w:style>
  <w:style w:type="paragraph" w:customStyle="1" w:styleId="1C86CE5B5B744360AE746D9AF8815A5F">
    <w:name w:val="1C86CE5B5B744360AE746D9AF8815A5F"/>
    <w:rsid w:val="00485404"/>
  </w:style>
  <w:style w:type="paragraph" w:customStyle="1" w:styleId="C701DA930CC04411AE26EEAAD43CA46C">
    <w:name w:val="C701DA930CC04411AE26EEAAD43CA46C"/>
    <w:rsid w:val="00621E86"/>
  </w:style>
  <w:style w:type="paragraph" w:customStyle="1" w:styleId="85ACEDB18B2942AD93FF4CE3466EE1ED">
    <w:name w:val="85ACEDB18B2942AD93FF4CE3466EE1ED"/>
    <w:rsid w:val="00621E86"/>
  </w:style>
  <w:style w:type="paragraph" w:customStyle="1" w:styleId="2ED041843E7040679DF7608BD96AE0E1">
    <w:name w:val="2ED041843E7040679DF7608BD96AE0E1"/>
    <w:rsid w:val="00621E86"/>
  </w:style>
  <w:style w:type="paragraph" w:customStyle="1" w:styleId="7E5915B5C5BD49DAB7B962D86EAAE837">
    <w:name w:val="7E5915B5C5BD49DAB7B962D86EAAE837"/>
    <w:rsid w:val="00621E86"/>
  </w:style>
  <w:style w:type="paragraph" w:customStyle="1" w:styleId="A27160C00F7E4DA6A58161385C6D7B7B">
    <w:name w:val="A27160C00F7E4DA6A58161385C6D7B7B"/>
    <w:rsid w:val="00603E63"/>
  </w:style>
  <w:style w:type="paragraph" w:customStyle="1" w:styleId="F7A274F8008E44829B6B49970B17647E">
    <w:name w:val="F7A274F8008E44829B6B49970B17647E"/>
    <w:rsid w:val="00603E63"/>
  </w:style>
  <w:style w:type="paragraph" w:customStyle="1" w:styleId="5870262A554F4E1CB0F6282A72E93672">
    <w:name w:val="5870262A554F4E1CB0F6282A72E93672"/>
    <w:rsid w:val="00621E86"/>
  </w:style>
  <w:style w:type="paragraph" w:customStyle="1" w:styleId="1B8D1920CE854F1E82F2A6FDC0874617">
    <w:name w:val="1B8D1920CE854F1E82F2A6FDC0874617"/>
    <w:rsid w:val="004E542C"/>
  </w:style>
  <w:style w:type="paragraph" w:customStyle="1" w:styleId="8A9254DE2CE1482594C3FF155A300DEA">
    <w:name w:val="8A9254DE2CE1482594C3FF155A300DEA"/>
    <w:rsid w:val="004E542C"/>
  </w:style>
  <w:style w:type="paragraph" w:customStyle="1" w:styleId="07CB6BF4C11748C2BE42F253C258AE96">
    <w:name w:val="07CB6BF4C11748C2BE42F253C258AE96"/>
    <w:rsid w:val="00485404"/>
  </w:style>
  <w:style w:type="paragraph" w:customStyle="1" w:styleId="89638A48ECA24C999DBAEB04CACD3A4D">
    <w:name w:val="89638A48ECA24C999DBAEB04CACD3A4D"/>
    <w:rsid w:val="00485404"/>
  </w:style>
  <w:style w:type="paragraph" w:customStyle="1" w:styleId="E41776E3E8C444D7B18F73CCF3FA9A00">
    <w:name w:val="E41776E3E8C444D7B18F73CCF3FA9A00"/>
    <w:rsid w:val="00485404"/>
  </w:style>
  <w:style w:type="paragraph" w:customStyle="1" w:styleId="E75302B4D766481AB749282E187C1CCC">
    <w:name w:val="E75302B4D766481AB749282E187C1CCC"/>
    <w:rsid w:val="00485404"/>
  </w:style>
  <w:style w:type="paragraph" w:customStyle="1" w:styleId="597986522DB64259903AB97A486E0423">
    <w:name w:val="597986522DB64259903AB97A486E0423"/>
    <w:rsid w:val="00957667"/>
  </w:style>
  <w:style w:type="paragraph" w:customStyle="1" w:styleId="18B42B81A459458597320E29161D132D">
    <w:name w:val="18B42B81A459458597320E29161D132D"/>
    <w:rsid w:val="00CE5515"/>
  </w:style>
  <w:style w:type="paragraph" w:customStyle="1" w:styleId="B5AEECBB2F394B65AD8F72491631F96D">
    <w:name w:val="B5AEECBB2F394B65AD8F72491631F96D"/>
    <w:rsid w:val="00CE5515"/>
  </w:style>
  <w:style w:type="paragraph" w:customStyle="1" w:styleId="D3EE3B488F894B518E2BBAB11EA3CDE6">
    <w:name w:val="D3EE3B488F894B518E2BBAB11EA3CDE6"/>
    <w:rsid w:val="00400BC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13EEC1-16C1-45E4-B129-3C10D2A37EEA}">
  <we:reference id="wa104382081" version="1.28.0.0" store="en-US" storeType="OMEX"/>
  <we:alternateReferences>
    <we:reference id="wa104382081" version="1.28.0.0" store="en-US" storeType="OMEX"/>
  </we:alternateReferences>
  <we:properties>
    <we:property name="MENDELEY_CITATIONS" value="[{&quot;citationID&quot;:&quot;MENDELEY_CITATION_ff2b68b8-5c27-4adb-a016-980008cfd87d&quot;,&quot;properties&quot;:{&quot;noteIndex&quot;:0},&quot;isEdited&quot;:false,&quot;manualOverride&quot;:{&quot;citeprocText&quot;:&quot;[1]&quot;,&quot;isManuallyOverridden&quot;:false,&quot;manualOverrideText&quot;:&quot;&quot;},&quot;citationTag&quot;:&quot;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citationID&quot;:&quot;MENDELEY_CITATION_9f0a94ca-f2d0-4cbe-bb79-234a2433993d&quot;,&quot;properties&quot;:{&quot;noteIndex&quot;:0},&quot;isEdited&quot;:false,&quot;manualOverride&quot;:{&quot;citeprocText&quot;:&quot;[2]&quot;,&quot;isManuallyOverridden&quot;:false,&quot;manualOverrideText&quot;:&quot;&quot;},&quot;citationTag&quot;:&quot;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881e83fe-35f5-439f-b56d-40ad86b21648&quot;,&quot;properties&quot;:{&quot;noteIndex&quot;:0},&quot;isEdited&quot;:false,&quot;manualOverride&quot;:{&quot;citeprocText&quot;:&quot;[2]&quot;,&quot;isManuallyOverridden&quot;:false,&quot;manualOverrideText&quot;:&quot;&quot;},&quot;citationTag&quot;:&quot;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472b9e26-fcdb-4265-a1f4-2de5177fbc2d&quot;,&quot;properties&quot;:{&quot;noteIndex&quot;:0},&quot;isEdited&quot;:false,&quot;manualOverride&quot;:{&quot;citeprocText&quot;:&quot;[3]&quot;,&quot;isManuallyOverridden&quot;:false,&quot;manualOverrideText&quot;:&quot;&quot;},&quot;citationTag&quot;:&quot;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uris&quot;:[&quot;http://www.mendeley.com/documents/?uuid=c183f9b3-f1d0-4781-b63c-4eced9d2780b&quot;],&quot;isTemporary&quot;:false,&quot;legacyDesktopId&quot;:&quot;c183f9b3-f1d0-4781-b63c-4eced9d2780b&quot;}]},{&quot;citationID&quot;:&quot;MENDELEY_CITATION_093488ec-2d6d-4823-bf42-f411562eafce&quot;,&quot;properties&quot;:{&quot;noteIndex&quot;:0},&quot;isEdited&quot;:false,&quot;manualOverride&quot;:{&quot;citeprocText&quot;:&quot;[4]&quot;,&quot;isManuallyOverridden&quot;:false,&quot;manualOverrideText&quot;:&quot;&quot;},&quot;citationTag&quot;:&quot;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quot;,&quot;citationItems&quot;:[{&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uris&quot;:[&quot;http://www.mendeley.com/documents/?uuid=b702f208-586e-301b-bc89-9517d16da062&quot;],&quot;isTemporary&quot;:false,&quot;legacyDesktopId&quot;:&quot;b702f208-586e-301b-bc89-9517d16da062&quot;}]},{&quot;citationID&quot;:&quot;MENDELEY_CITATION_65784941-3cdd-4560-b0f3-4971458fe56a&quot;,&quot;properties&quot;:{&quot;noteIndex&quot;:0},&quot;isEdited&quot;:false,&quot;manualOverride&quot;:{&quot;citeprocText&quot;:&quot;[5]&quot;,&quot;isManuallyOverridden&quot;:false,&quot;manualOverrideText&quot;:&quot;&quot;},&quot;citationTag&quot;:&quot;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uris&quot;:[&quot;http://www.mendeley.com/documents/?uuid=b2180e54-8970-37fa-9026-316cb007bc02&quot;],&quot;isTemporary&quot;:false,&quot;legacyDesktopId&quot;:&quot;b2180e54-8970-37fa-9026-316cb007bc02&quot;}]},{&quot;citationID&quot;:&quot;MENDELEY_CITATION_01c4aee3-22d6-446b-918e-1e8fc67dcd0f&quot;,&quot;properties&quot;:{&quot;noteIndex&quot;:0},&quot;isEdited&quot;:false,&quot;manualOverride&quot;:{&quot;citeprocText&quot;:&quot;[6]&quot;,&quot;isManuallyOverridden&quot;:false,&quot;manualOverrideText&quot;:&quot;&quot;},&quot;citationTag&quot;:&quot;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quot;,&quot;citationItems&quot;:[{&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uris&quot;:[&quot;http://www.mendeley.com/documents/?uuid=5d36176a-bec4-37ba-ab11-7ae0b9e1f2f5&quot;],&quot;isTemporary&quot;:false,&quot;legacyDesktopId&quot;:&quot;5d36176a-bec4-37ba-ab11-7ae0b9e1f2f5&quot;}]},{&quot;citationID&quot;:&quot;MENDELEY_CITATION_9d187f48-7e49-457e-aba1-8ca195636904&quot;,&quot;properties&quot;:{&quot;noteIndex&quot;:0},&quot;isEdited&quot;:false,&quot;manualOverride&quot;:{&quot;citeprocText&quot;:&quot;[7]&quot;,&quot;isManuallyOverridden&quot;:false,&quot;manualOverrideText&quot;:&quot;&quot;},&quot;citationTag&quot;:&quot;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quot;,&quot;citationItems&quot;:[{&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uris&quot;:[&quot;http://www.mendeley.com/documents/?uuid=38020bc6-992e-3426-a6e4-3cca61c136e0&quot;],&quot;isTemporary&quot;:false,&quot;legacyDesktopId&quot;:&quot;38020bc6-992e-3426-a6e4-3cca61c136e0&quot;}]},{&quot;citationID&quot;:&quot;MENDELEY_CITATION_b67f283c-757a-42a3-aebf-68629c937c9f&quot;,&quot;properties&quot;:{&quot;noteIndex&quot;:0},&quot;isEdited&quot;:false,&quot;manualOverride&quot;:{&quot;citeprocText&quot;:&quot;[8]&quot;,&quot;isManuallyOverridden&quot;:false,&quot;manualOverrideText&quot;:&quot;&quot;},&quot;citationTag&quot;:&quot;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9611258f-a9cd-46aa-bbc4-543f2a45b496&quot;,&quot;properties&quot;:{&quot;noteIndex&quot;:0},&quot;isEdited&quot;:false,&quot;manualOverride&quot;:{&quot;citeprocText&quot;:&quot;[9, 10]&quot;,&quot;isManuallyOverridden&quot;:false,&quot;manualOverrideText&quot;:&quot;&quot;},&quot;citationTag&quot;:&quot;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uris&quot;:[&quot;http://www.mendeley.com/documents/?uuid=01933a2d-83a2-3776-b26f-fc3222f2b8d1&quot;],&quot;isTemporary&quot;:false,&quot;legacyDesktopId&quot;:&quot;01933a2d-83a2-3776-b26f-fc3222f2b8d1&quot;}]},{&quot;citationID&quot;:&quot;MENDELEY_CITATION_ecb96c03-4a9b-4656-a7e8-8d45078e6dd7&quot;,&quot;properties&quot;:{&quot;noteIndex&quot;:0},&quot;isEdited&quot;:false,&quot;manualOverride&quot;:{&quot;citeprocText&quot;:&quot;[11]&quot;,&quot;isManuallyOverridden&quot;:false,&quot;manualOverrideText&quot;:&quot;&quot;},&quot;citationTag&quot;:&quot;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citationID&quot;:&quot;MENDELEY_CITATION_88d654a1-2db5-41f6-9059-7d7fc78e7258&quot;,&quot;properties&quot;:{&quot;noteIndex&quot;:0},&quot;isEdited&quot;:false,&quot;manualOverride&quot;:{&quot;citeprocText&quot;:&quot;[12–14]&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1dfQ==&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container-title-short&quot;:&quot;&quot;},&quot;isTemporary&quot;:false}]},{&quot;citationID&quot;:&quot;MENDELEY_CITATION_79cfbd89-adf4-41e9-bbb3-0442b5d74065&quot;,&quot;properties&quot;:{&quot;noteIndex&quot;:0},&quot;isEdited&quot;:false,&quot;manualOverride&quot;:{&quot;citeprocText&quot;:&quot;[8]&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7835d886-1106-4b9e-9a96-e69dcad37103&quot;,&quot;properties&quot;:{&quot;noteIndex&quot;:0},&quot;isEdited&quot;:false,&quot;manualOverride&quot;:{&quot;citeprocText&quot;:&quot;[15]&quot;,&quot;isManuallyOverridden&quot;:false,&quot;manualOverrideText&quot;:&quot;&quot;},&quot;citationTag&quot;:&quot;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b92dc402-721f-4f43-a289-1ac2cb7de01c&quot;,&quot;properties&quot;:{&quot;noteIndex&quot;:0},&quot;isEdited&quot;:false,&quot;manualOverride&quot;:{&quot;citeprocText&quot;:&quot;[16]&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citationID&quot;:&quot;MENDELEY_CITATION_00c90856-c7a7-4d24-93cb-55c3bb15835c&quot;,&quot;properties&quot;:{&quot;noteIndex&quot;:0},&quot;isEdited&quot;:false,&quot;manualOverride&quot;:{&quot;isManuallyOverridden&quot;:false,&quot;citeprocText&quot;:&quot;[17]&quot;,&quot;manualOverrideText&quot;:&quot;&quot;},&quot;citationTag&quot;:&quot;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quot;,&quot;citationItems&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bea066dc-0212-4e0a-9f44-c8676800d7e9&quot;,&quot;properties&quot;:{&quot;noteIndex&quot;:0},&quot;isEdited&quot;:false,&quot;manualOverride&quot;:{&quot;citeprocText&quot;:&quot;[18, 19]&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a8fb2745-cc97-40c6-a8e3-9e7c5d9ec604&quot;,&quot;properties&quot;:{&quot;noteIndex&quot;:0},&quot;isEdited&quot;:false,&quot;manualOverride&quot;:{&quot;citeprocText&quot;:&quot;[9]&quot;,&quot;isManuallyOverridden&quot;:false,&quot;manualOverrideText&quot;:&quot;&quot;},&quot;citationTag&quot;:&quot;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citationID&quot;:&quot;MENDELEY_CITATION_c6e1a657-2c92-4782-8233-b9b92459fad2&quot;,&quot;properties&quot;:{&quot;noteIndex&quot;:0},&quot;isEdited&quot;:false,&quot;manualOverride&quot;:{&quot;citeprocText&quot;:&quot;[20]&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citationID&quot;:&quot;MENDELEY_CITATION_900372b8-998f-4d60-91b3-56ce0bde0053&quot;,&quot;properties&quot;:{&quot;noteIndex&quot;:0},&quot;isEdited&quot;:false,&quot;manualOverride&quot;:{&quot;citeprocText&quot;:&quot;[19]&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185ed7e-5904-4cf8-ac59-7f52d7d5cdf5&quot;,&quot;properties&quot;:{&quot;noteIndex&quot;:0},&quot;isEdited&quot;:false,&quot;manualOverride&quot;:{&quot;citeprocText&quot;:&quot;[21]&quot;,&quot;isManuallyOverridden&quot;:false,&quot;manualOverrideText&quot;:&quot;&quot;},&quot;citationTag&quot;:&quot;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quot;,&quot;citationItems&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uris&quot;:[&quot;http://www.mendeley.com/documents/?uuid=dfa0075c-b413-3437-b2be-070cb6555033&quot;],&quot;isTemporary&quot;:false,&quot;legacyDesktopId&quot;:&quot;dfa0075c-b413-3437-b2be-070cb6555033&quot;}]},{&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c4545092-0629-47c7-8de5-5f219bf3a3d5&quot;,&quot;properties&quot;:{&quot;noteIndex&quot;:0},&quot;isEdited&quot;:false,&quot;manualOverride&quot;:{&quot;citeprocText&quot;:&quot;[23]&quot;,&quot;isManuallyOverridden&quot;:false,&quot;manualOverrideText&quot;:&quot;&quot;},&quot;citationTag&quot;:&quot;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quot;,&quot;citationItems&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uris&quot;:[&quot;http://www.mendeley.com/documents/?uuid=2c3f21bd-0913-32d1-b010-7326c82d6090&quot;],&quot;isTemporary&quot;:false,&quot;legacyDesktopId&quot;:&quot;2c3f21bd-0913-32d1-b010-7326c82d6090&quot;}]},{&quot;citationID&quot;:&quot;MENDELEY_CITATION_152f0154-a875-4157-8345-40e26913c84d&quot;,&quot;properties&quot;:{&quot;noteIndex&quot;:0},&quot;isEdited&quot;:false,&quot;manualOverride&quot;:{&quot;citeprocText&quot;:&quot;[24, 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a387e31b-b2ba-4725-a425-3aabc2928530&quot;,&quot;properties&quot;:{&quot;noteIndex&quot;:0},&quot;isEdited&quot;:false,&quot;manualOverride&quot;:{&quot;citeprocText&quot;:&quot;[19]&quot;,&quot;isManuallyOverridden&quot;:false,&quot;manualOverrideText&quot;:&quot;&quot;},&quot;citationTag&quot;:&quot;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b1ddfc88-a1c4-49cd-9865-93f2902efabd&quot;,&quot;properties&quot;:{&quot;noteIndex&quot;:0},&quot;isEdited&quot;:false,&quot;manualOverride&quot;:{&quot;citeprocText&quot;:&quot;[28]&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citationID&quot;:&quot;MENDELEY_CITATION_a952f968-f1fd-45dd-a4b4-5a9dd6ddeb5b&quot;,&quot;properties&quot;:{&quot;noteIndex&quot;:0},&quot;isEdited&quot;:false,&quot;manualOverride&quot;:{&quot;citeprocText&quot;:&quot;[19]&quot;,&quot;isManuallyOverridden&quot;:false,&quot;manualOverrideText&quot;:&quot;&quot;},&quot;citationTag&quot;:&quot;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421a256e-ef38-4af4-9d6a-a1a5b7752ce9&quot;,&quot;properties&quot;:{&quot;noteIndex&quot;:0},&quot;isEdited&quot;:false,&quot;manualOverride&quot;:{&quot;isManuallyOverridden&quot;:false,&quot;citeprocText&quot;:&quot;[29]&quot;,&quot;manualOverrideText&quot;:&quot;&quot;},&quot;citationTag&quot;:&quot;MENDELEY_CITATION_v3_eyJjaXRhdGlvbklEIjoiTUVOREVMRVlfQ0lUQVRJT05fNDIxYTI1NmUtZWYzOC00YWY0LTlkNmEtYTFhNWI3NzUyY2U5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quot;,&quot;citationItems&quot;:[{&quot;id&quot;:&quot;7d8284dc-e237-324c-bd49-f7af3500608f&quot;,&quot;itemData&quot;:{&quot;type&quot;:&quot;webpage&quot;,&quot;id&quot;:&quot;7d8284dc-e237-324c-bd49-f7af3500608f&quot;,&quot;title&quot;:&quot;.NET 6 Desktop Dev Options: WPF, WinForms, UWP, .NET MAUI, Blazor ... -- Visual Studio Magazine&quot;,&quot;accessed&quot;:{&quot;date-parts&quot;:[[2023,3,24]]},&quot;URL&quot;:&quot;https://visualstudiomagazine.com/articles/2021/02/03/net-6-desktop.aspx&quot;,&quot;container-title-short&quot;:&quot;&quot;},&quot;isTemporary&quot;:false}]},{&quot;citationID&quot;:&quot;MENDELEY_CITATION_79d9f2d4-15a7-44c7-8e28-fa4101bfcb4a&quot;,&quot;properties&quot;:{&quot;noteIndex&quot;:0},&quot;isEdited&quot;:false,&quot;manualOverride&quot;:{&quot;citeprocText&quot;:&quot;[11, 30, 31]&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MS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5237edae-5e84-42fc-8136-cf9e4fe91e29&quot;,&quot;properties&quot;:{&quot;noteIndex&quot;:0},&quot;isEdited&quot;:false,&quot;manualOverride&quot;:{&quot;isManuallyOverridden&quot;:false,&quot;citeprocText&quot;:&quot;[31]&quot;,&quot;manualOverrideText&quot;:&quot;&quot;},&quot;citationTag&quot;:&quot;MENDELEY_CITATION_v3_eyJjaXRhdGlvbklEIjoiTUVOREVMRVlfQ0lUQVRJT05fNTIzN2VkYWUtNWU4NC00MmZjLTgxMzYtY2Y5ZTRmZTkxZTI5IiwicHJvcGVydGllcyI6eyJub3RlSW5kZXgiOjB9LCJpc0VkaXRlZCI6ZmFsc2UsIm1hbnVhbE92ZXJyaWRlIjp7ImlzTWFudWFsbHlPdmVycmlkZGVuIjpmYWxzZSwiY2l0ZXByb2NUZXh0IjoiWzMx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a3bfbcb9-94fc-4451-871a-de3453b6bdce&quot;,&quot;properties&quot;:{&quot;noteIndex&quot;:0},&quot;isEdited&quot;:false,&quot;manualOverride&quot;:{&quot;isManuallyOverridden&quot;:false,&quot;citeprocText&quot;:&quot;[32]&quot;,&quot;manualOverrideText&quot;:&quot;&quot;},&quot;citationTag&quot;:&quot;MENDELEY_CITATION_v3_eyJjaXRhdGlvbklEIjoiTUVOREVMRVlfQ0lUQVRJT05fYTNiZmJjYjktOTRmYy00NDUxLTg3MWEtZGUzNDUzYjZiZGNlIiwicHJvcGVydGllcyI6eyJub3RlSW5kZXgiOjB9LCJpc0VkaXRlZCI6ZmFsc2UsIm1hbnVhbE92ZXJyaWRlIjp7ImlzTWFudWFsbHlPdmVycmlkZGVuIjpmYWxzZSwiY2l0ZXByb2NUZXh0IjoiWzMy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quot;,&quot;citationItems&quot;:[{&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e4403a48-f2f6-4669-8c40-bba930ef31e1&quot;,&quot;properties&quot;:{&quot;noteIndex&quot;:0},&quot;isEdited&quot;:false,&quot;manualOverride&quot;:{&quot;isManuallyOverridden&quot;:false,&quot;citeprocText&quot;:&quot;[11, 33, 34]&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xLCAzMywgMzR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citationID&quot;:&quot;MENDELEY_CITATION_c00adc91-3240-4d8d-a078-8bc86915c87c&quot;,&quot;properties&quot;:{&quot;noteIndex&quot;:0},&quot;isEdited&quot;:false,&quot;manualOverride&quot;:{&quot;isManuallyOverridden&quot;:false,&quot;citeprocText&quot;:&quot;[35]&quot;,&quot;manualOverrideText&quot;:&quot;&quot;},&quot;citationTag&quot;:&quot;MENDELEY_CITATION_v3_eyJjaXRhdGlvbklEIjoiTUVOREVMRVlfQ0lUQVRJT05fYzAwYWRjOTEtMzI0MC00ZDhkLWEwNzgtOGJjODY5MTVjODdjIiwicHJvcGVydGllcyI6eyJub3RlSW5kZXgiOjB9LCJpc0VkaXRlZCI6ZmFsc2UsIm1hbnVhbE92ZXJyaWRlIjp7ImlzTWFudWFsbHlPdmVycmlkZGVuIjpmYWxzZSwiY2l0ZXByb2NUZXh0IjoiWzM1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quot;,&quot;citationItems&quot;:[{&quot;id&quot;:&quot;fce728de-76ff-3e43-84ee-72485b7534c4&quot;,&quot;itemData&quot;:{&quot;type&quot;:&quot;webpage&quot;,&quot;id&quot;:&quot;fce728de-76ff-3e43-84ee-72485b7534c4&quot;,&quot;title&quot;:&quot;.NET Glossary | Microsoft Learn&quot;,&quot;author&quot;:[{&quot;family&quot;:&quot;Microsoft&quot;,&quot;given&quot;:&quot;&quot;,&quot;parse-names&quot;:false,&quot;dropping-particle&quot;:&quot;&quot;,&quot;non-dropping-particle&quot;:&quot;&quot;}],&quot;accessed&quot;:{&quot;date-parts&quot;:[[2023,1,29]]},&quot;URL&quot;:&quot;https://learn.microsoft.com/en-us/dotnet/standard/glossary#implementation-of-net&quot;,&quot;container-title-short&quot;:&quot;&quot;},&quot;isTemporary&quot;:false}]},{&quot;citationID&quot;:&quot;MENDELEY_CITATION_01d1af9d-b7e8-4195-88fe-9513c5358e8e&quot;,&quot;properties&quot;:{&quot;noteIndex&quot;:0},&quot;isEdited&quot;:false,&quot;manualOverride&quot;:{&quot;isManuallyOverridden&quot;:false,&quot;citeprocText&quot;:&quot;[36]&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36ba4f02-6441-4eef-80c6-a37dd3485e37&quot;,&quot;properties&quot;:{&quot;noteIndex&quot;:0},&quot;isEdited&quot;:false,&quot;manualOverride&quot;:{&quot;isManuallyOverridden&quot;:false,&quot;citeprocText&quot;:&quot;[31]&quot;,&quot;manualOverrideText&quot;:&quot;&quot;},&quot;citationTag&quot;:&quot;MENDELEY_CITATION_v3_eyJjaXRhdGlvbklEIjoiTUVOREVMRVlfQ0lUQVRJT05fMzZiYTRmMDItNjQ0MS00ZWVmLTgwYzYtYTM3ZGQzNDg1ZTM3IiwicHJvcGVydGllcyI6eyJub3RlSW5kZXgiOjB9LCJpc0VkaXRlZCI6ZmFsc2UsIm1hbnVhbE92ZXJyaWRlIjp7ImlzTWFudWFsbHlPdmVycmlkZGVuIjpmYWxzZSwiY2l0ZXByb2NUZXh0IjoiWzMx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15590c0-d760-4b3c-abfd-d4b1e79b2971&quot;,&quot;properties&quot;:{&quot;noteIndex&quot;:0},&quot;isEdited&quot;:false,&quot;manualOverride&quot;:{&quot;citeprocText&quot;:&quot;[37]&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N1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citationID&quot;:&quot;MENDELEY_CITATION_8bb4eb06-38e1-4acb-bd40-30a027fa81ac&quot;,&quot;properties&quot;:{&quot;noteIndex&quot;:0},&quot;isEdited&quot;:false,&quot;manualOverride&quot;:{&quot;citeprocText&quot;:&quot;[38]&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675f424b-7627-4482-b840-7bf1785f67a2&quot;,&quot;properties&quot;:{&quot;noteIndex&quot;:0},&quot;isEdited&quot;:false,&quot;manualOverride&quot;:{&quot;citeprocText&quot;:&quot;[39, 40]&quot;,&quot;isManuallyOverridden&quot;:false,&quot;manualOverrideText&quot;:&quot;&quot;},&quot;citationTag&quot;:&quot;MENDELEY_CITATION_v3_eyJjaXRhdGlvbklEIjoiTUVOREVMRVlfQ0lUQVRJT05fNjc1ZjQyNGItNzYyNy00NDgyLWI4NDAtN2JmMTc4NWY2N2EyIiwicHJvcGVydGllcyI6eyJub3RlSW5kZXgiOjB9LCJpc0VkaXRlZCI6ZmFsc2UsIm1hbnVhbE92ZXJyaWRlIjp7ImNpdGVwcm9jVGV4dCI6IlszOSwgNDB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uris&quot;:[&quot;http://www.mendeley.com/documents/?uuid=57e91eac-33d9-39f1-bca3-d180c5608bac&quot;],&quot;isTemporary&quot;:false,&quot;legacyDesktopId&quot;:&quot;57e91eac-33d9-39f1-bca3-d180c5608bac&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uris&quot;:[&quot;http://www.mendeley.com/documents/?uuid=1be39d0c-c5ef-38ec-b37a-8752e6393a36&quot;],&quot;isTemporary&quot;:false,&quot;legacyDesktopId&quot;:&quot;1be39d0c-c5ef-38ec-b37a-8752e6393a36&quot;}]},{&quot;citationID&quot;:&quot;MENDELEY_CITATION_06dfc085-3268-406a-9e9a-682413c6778b&quot;,&quot;properties&quot;:{&quot;noteIndex&quot;:0},&quot;isEdited&quot;:false,&quot;manualOverride&quot;:{&quot;citeprocText&quot;:&quot;[41]&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30]&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2, 43]&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container-title-short&quot;:&quot;&quot;},&quot;isTemporary&quot;:false}]},{&quot;citationID&quot;:&quot;MENDELEY_CITATION_caf4c9b4-7284-4cd5-ad49-0f5e534c4cb1&quot;,&quot;properties&quot;:{&quot;noteIndex&quot;:0},&quot;isEdited&quot;:false,&quot;manualOverride&quot;:{&quot;citeprocText&quot;:&quot;[38]&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4–46]&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NOKAkzQ2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citationID&quot;:&quot;MENDELEY_CITATION_013c494d-62ac-41d0-8265-370e73db11b7&quot;,&quot;properties&quot;:{&quot;noteIndex&quot;:0},&quot;isEdited&quot;:false,&quot;manualOverride&quot;:{&quot;citeprocText&quot;:&quot;[47, 48]&quot;,&quot;isManuallyOverridden&quot;:false,&quot;manualOverrideText&quot;:&quot;&quot;},&quot;citationTag&quot;:&quot;MENDELEY_CITATION_v3_eyJjaXRhdGlvbklEIjoiTUVOREVMRVlfQ0lUQVRJT05fMDEzYzQ5NGQtNjJhYy00MWQwLTgyNjUtMzcwZTczZGIxMWI3IiwicHJvcGVydGllcyI6eyJub3RlSW5kZXgiOjB9LCJpc0VkaXRlZCI6ZmFsc2UsIm1hbnVhbE92ZXJyaWRlIjp7ImNpdGVwcm9jVGV4dCI6Ils0NywgNDh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quot;,&quot;citationItems&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uris&quot;:[&quot;http://www.mendeley.com/documents/?uuid=75a0eec7-eb07-3965-832e-78d38f76fec5&quot;],&quot;isTemporary&quot;:false,&quot;legacyDesktopId&quot;:&quot;75a0eec7-eb07-3965-832e-78d38f76fec5&quot;},{&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uris&quot;:[&quot;http://www.mendeley.com/documents/?uuid=c071f232-426c-3ee3-b5eb-7e37efbf69a5&quot;],&quot;isTemporary&quot;:false,&quot;legacyDesktopId&quot;:&quot;c071f232-426c-3ee3-b5eb-7e37efbf69a5&quot;}]},{&quot;citationID&quot;:&quot;MENDELEY_CITATION_9cecee7e-2174-41bc-9cb5-5340eea3db11&quot;,&quot;properties&quot;:{&quot;noteIndex&quot;:0},&quot;isEdited&quot;:false,&quot;manualOverride&quot;:{&quot;citeprocText&quot;:&quot;[49]&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50]&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51]&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33529279-430f-454d-aa2e-822e0f158463&quot;,&quot;properties&quot;:{&quot;noteIndex&quot;:0},&quot;isEdited&quot;:false,&quot;manualOverride&quot;:{&quot;citeprocText&quot;:&quot;[15]&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52]&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1Ml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sZWFybi5taWNyb3NvZnQuY29tL2VuLXVzL2NwcC9jcHAvZXZlbnQtaGFuZGxpbmctaW4tbmF0aXZlLWNwcCIsImNvbnRhaW5lci10aXRsZS1zaG9ydCI6IiJ9LCJ1cmlzIjpbImh0dHA6Ly93d3cubWVuZGVsZXkuY29tL2RvY3VtZW50cy8/dXVpZD1iNzkyNjc2MS01Njg4LTQ1YTktYjFjNS1hZGE3OGUzY2E5YmMiXSwiaXNUZW1wb3JhcnkiOmZhbHNlLCJsZWdhY3lEZXNrdG9wSWQiOiJiNzkyNjc2MS01Njg4LTQ1YTktYjFjNS1hZGE3OGUzY2E5YmMifV19&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learn.microsoft.com/en-us/cpp/cpp/event-handling-in-native-cpp&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53]&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1M1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54]&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NF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5–58]&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NeKAkzU4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9, 60]&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OSwgNjB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61–64]&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2MeKAkzY0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5]&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1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5e56af49-8392-4ee1-818d-7f659333cc5f&quot;,&quot;properties&quot;:{&quot;noteIndex&quot;:0},&quot;isEdited&quot;:false,&quot;manualOverride&quot;:{&quot;isManuallyOverridden&quot;:false,&quot;citeprocText&quot;:&quot;[66]&quot;,&quot;manualOverrideText&quot;:&quot;&quot;},&quot;citationTag&quot;:&quot;MENDELEY_CITATION_v3_eyJjaXRhdGlvbklEIjoiTUVOREVMRVlfQ0lUQVRJT05fNWU1NmFmNDktODM5Mi00ZWUxLTgxOGQtN2Y2NTkzMzNjYzVmIiwicHJvcGVydGllcyI6eyJub3RlSW5kZXgiOjB9LCJpc0VkaXRlZCI6ZmFsc2UsIm1hbnVhbE92ZXJyaWRlIjp7ImlzTWFudWFsbHlPdmVycmlkZGVuIjpmYWxzZSwiY2l0ZXByb2NUZXh0IjoiWzY2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quot;,&quot;citationItems&quot;:[{&quot;id&quot;:&quot;fcedcfd0-537a-3546-9717-4b5e82a89697&quot;,&quot;itemData&quot;:{&quot;type&quot;:&quot;webpage&quot;,&quot;id&quot;:&quot;fcedcfd0-537a-3546-9717-4b5e82a89697&quot;,&quot;title&quot;:&quot;Dračí doupě&quot;,&quot;accessed&quot;:{&quot;date-parts&quot;:[[2023,3,24]]},&quot;URL&quot;:&quot;https://www.altar.cz/drd/&quot;,&quot;container-title-short&quot;:&quot;&quot;},&quot;isTemporary&quot;:false}]},{&quot;citationID&quot;:&quot;MENDELEY_CITATION_da4e02e8-d483-4ce0-aa7a-e78346ee4713&quot;,&quot;properties&quot;:{&quot;noteIndex&quot;:0},&quot;isEdited&quot;:false,&quot;manualOverride&quot;:{&quot;isManuallyOverridden&quot;:false,&quot;citeprocText&quot;:&quot;[67]&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Y3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4650b188-9920-4899-9f5d-4c3afe41494d&quot;,&quot;properties&quot;:{&quot;noteIndex&quot;:0},&quot;isEdited&quot;:false,&quot;manualOverride&quot;:{&quot;isManuallyOverridden&quot;:false,&quot;citeprocText&quot;:&quot;[68]&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Y4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69]&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Y5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70]&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cw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e309bb05-26ae-4645-9bb9-2d7e2dcdd8ea&quot;,&quot;properties&quot;:{&quot;noteIndex&quot;:0},&quot;isEdited&quot;:false,&quot;manualOverride&quot;:{&quot;isManuallyOverridden&quot;:false,&quot;citeprocText&quot;:&quot;[71]&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cx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873dc06f-993b-4b8a-bc0d-6f134d4b1bf9&quot;,&quot;properties&quot;:{&quot;noteIndex&quot;:0},&quot;isEdited&quot;:false,&quot;manualOverride&quot;:{&quot;isManuallyOverridden&quot;:false,&quot;citeprocText&quot;:&quot;[72]&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cy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edb9d5cf-21d7-409e-adf8-73626c8c80c0&quot;,&quot;properties&quot;:{&quot;noteIndex&quot;:0},&quot;isEdited&quot;:false,&quot;manualOverride&quot;:{&quot;citeprocText&quot;:&quot;[54, 73–76]&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1NCwgNzPigJM3Nl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ee6a8fa2-379f-42f4-a80c-4f4bc86f09f3&quot;,&quot;properties&quot;:{&quot;noteIndex&quot;:0},&quot;isEdited&quot;:false,&quot;manualOverride&quot;:{&quot;citeprocText&quot;:&quot;[77]&quot;,&quot;isManuallyOverridden&quot;:false,&quot;manualOverrideText&quot;:&quot;&quot;},&quot;citationTag&quot;:&quot;MENDELEY_CITATION_v3_eyJjaXRhdGlvbklEIjoiTUVOREVMRVlfQ0lUQVRJT05fZWU2YThmYTItMzc5Zi00MmY0LWE4MGMtNGY0YmM4NmYwOWYzIiwicHJvcGVydGllcyI6eyJub3RlSW5kZXgiOjB9LCJpc0VkaXRlZCI6ZmFsc2UsIm1hbnVhbE92ZXJyaWRlIjp7ImNpdGVwcm9jVGV4dCI6Ils3N1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quot;,&quot;citationItems&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uris&quot;:[&quot;http://www.mendeley.com/documents/?uuid=d1512dcf-e3e8-3b44-b1cb-d93b77a0e25d&quot;],&quot;isTemporary&quot;:false,&quot;legacyDesktopId&quot;:&quot;d1512dcf-e3e8-3b44-b1cb-d93b77a0e25d&quot;}]},{&quot;citationID&quot;:&quot;MENDELEY_CITATION_679fc421-fdab-4d27-8043-bd5ca9e3f98c&quot;,&quot;properties&quot;:{&quot;noteIndex&quot;:0},&quot;isEdited&quot;:false,&quot;manualOverride&quot;:{&quot;isManuallyOverridden&quot;:false,&quot;citeprocText&quot;:&quot;[78]&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4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a11e9d94-0068-4d48-978e-3be8afb5d6fa&quot;,&quot;properties&quot;:{&quot;noteIndex&quot;:0},&quot;isEdited&quot;:false,&quot;manualOverride&quot;:{&quot;citeprocText&quot;:&quot;[79]&quot;,&quot;isManuallyOverridden&quot;:false,&quot;manualOverrideText&quot;:&quot;&quot;},&quot;citationTag&quot;:&quot;MENDELEY_CITATION_v3_eyJjaXRhdGlvbklEIjoiTUVOREVMRVlfQ0lUQVRJT05fYTExZTlkOTQtMDA2OC00ZDQ4LTk3OGUtM2JlOGFmYjVkNmZhIiwicHJvcGVydGllcyI6eyJub3RlSW5kZXgiOjB9LCJpc0VkaXRlZCI6ZmFsc2UsIm1hbnVhbE92ZXJyaWRlIjp7ImNpdGVwcm9jVGV4dCI6Ils3OV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quot;,&quot;citationItems&quot;:[{&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uris&quot;:[&quot;http://www.mendeley.com/documents/?uuid=71c1005f-d775-3eb8-a7b1-c68ca998b72f&quot;],&quot;isTemporary&quot;:false,&quot;legacyDesktopId&quot;:&quot;71c1005f-d775-3eb8-a7b1-c68ca998b72f&quot;}]},{&quot;citationID&quot;:&quot;MENDELEY_CITATION_8c796139-547a-4a41-8584-5c5bb97398d0&quot;,&quot;properties&quot;:{&quot;noteIndex&quot;:0},&quot;isEdited&quot;:false,&quot;manualOverride&quot;:{&quot;isManuallyOverridden&quot;:false,&quot;citeprocText&quot;:&quot;[80]&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gw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81]&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gx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82]&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gy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3]&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z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4]&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0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5]&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1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6, 87]&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NiwgODd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citationID&quot;:&quot;MENDELEY_CITATION_04ff8390-5892-4741-a9bc-d819aaaa713f&quot;,&quot;properties&quot;:{&quot;noteIndex&quot;:0},&quot;isEdited&quot;:false,&quot;manualOverride&quot;:{&quot;isManuallyOverridden&quot;:false,&quot;citeprocText&quot;:&quot;[88]&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4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57eecb32-2037-42b7-80f6-cf5323956594&quot;,&quot;properties&quot;:{&quot;noteIndex&quot;:0},&quot;isEdited&quot;:false,&quot;manualOverride&quot;:{&quot;isManuallyOverridden&quot;:false,&quot;citeprocText&quot;:&quot;[89]&quot;,&quot;manualOverrideText&quot;:&quot;&quot;},&quot;citationTag&quot;:&quot;MENDELEY_CITATION_v3_eyJjaXRhdGlvbklEIjoiTUVOREVMRVlfQ0lUQVRJT05fNTdlZWNiMzItMjAzNy00MmI3LTgwZjYtY2Y1MzIzOTU2NTk0IiwicHJvcGVydGllcyI6eyJub3RlSW5kZXgiOjB9LCJpc0VkaXRlZCI6ZmFsc2UsIm1hbnVhbE92ZXJyaWRlIjp7ImlzTWFudWFsbHlPdmVycmlkZGVuIjpmYWxzZSwiY2l0ZXByb2NUZXh0IjoiWzg5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quot;,&quot;citationItems&quot;:[{&quot;id&quot;:&quot;3ae57946-04ac-32f3-91e8-0fa2a6a62c42&quot;,&quot;itemData&quot;:{&quot;type&quot;:&quot;webpage&quot;,&quot;id&quot;:&quot;3ae57946-04ac-32f3-91e8-0fa2a6a62c42&quot;,&quot;title&quot;:&quot;Civilization V | Homepage&quot;,&quot;accessed&quot;:{&quot;date-parts&quot;:[[2023,3,17]]},&quot;URL&quot;:&quot;https://civilization.com/civilization-5/&quot;,&quot;container-title-short&quot;:&quot;&quot;},&quot;isTemporary&quot;:false}]},{&quot;citationID&quot;:&quot;MENDELEY_CITATION_c71d0735-2f4d-4fea-acd6-0d79a9a4ef05&quot;,&quot;properties&quot;:{&quot;noteIndex&quot;:0},&quot;isEdited&quot;:false,&quot;manualOverride&quot;:{&quot;isManuallyOverridden&quot;:false,&quot;citeprocText&quot;:&quot;[90]&quot;,&quot;manualOverrideText&quot;:&quot;&quot;},&quot;citationTag&quot;:&quot;MENDELEY_CITATION_v3_eyJjaXRhdGlvbklEIjoiTUVOREVMRVlfQ0lUQVRJT05fYzcxZDA3MzUtMmY0ZC00ZmVhLWFjZDYtMGQ3OWE5YTRlZjA1IiwicHJvcGVydGllcyI6eyJub3RlSW5kZXgiOjB9LCJpc0VkaXRlZCI6ZmFsc2UsIm1hbnVhbE92ZXJyaWRlIjp7ImlzTWFudWFsbHlPdmVycmlkZGVuIjpmYWxzZSwiY2l0ZXByb2NUZXh0IjoiWzkw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quot;,&quot;citationItems&quot;:[{&quot;id&quot;:&quot;8d7482d0-2058-322d-ad82-523f786756b2&quot;,&quot;itemData&quot;:{&quot;type&quot;:&quot;webpage&quot;,&quot;id&quot;:&quot;8d7482d0-2058-322d-ad82-523f786756b2&quot;,&quot;title&quot;:&quot;Age of Empires Franchise - Official Web Site&quot;,&quot;accessed&quot;:{&quot;date-parts&quot;:[[2023,3,17]]},&quot;URL&quot;:&quot;https://www.ageofempires.com/&quot;,&quot;container-title-short&quot;:&quot;&quot;},&quot;isTemporary&quot;:false}]},{&quot;citationID&quot;:&quot;MENDELEY_CITATION_f55c5e91-b13f-4497-8a38-313c93a32718&quot;,&quot;properties&quot;:{&quot;noteIndex&quot;:0},&quot;isEdited&quot;:false,&quot;manualOverride&quot;:{&quot;isManuallyOverridden&quot;:false,&quot;citeprocText&quot;:&quot;[91]&quot;,&quot;manualOverrideText&quot;:&quot;&quot;},&quot;citationTag&quot;:&quot;MENDELEY_CITATION_v3_eyJjaXRhdGlvbklEIjoiTUVOREVMRVlfQ0lUQVRJT05fZjU1YzVlOTEtYjEzZi00NDk3LThhMzgtMzEzYzkzYTMyNzE4IiwicHJvcGVydGllcyI6eyJub3RlSW5kZXgiOjB9LCJpc0VkaXRlZCI6ZmFsc2UsIm1hbnVhbE92ZXJyaWRlIjp7ImlzTWFudWFsbHlPdmVycmlkZGVuIjpmYWxzZSwiY2l0ZXByb2NUZXh0IjoiWzkx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quot;,&quot;citationItems&quot;:[{&quot;id&quot;:&quot;161e0494-9edf-352b-b318-b75b904c6ccf&quot;,&quot;itemData&quot;:{&quot;type&quot;:&quot;webpage&quot;,&quot;id&quot;:&quot;161e0494-9edf-352b-b318-b75b904c6ccf&quot;,&quot;title&quot;:&quot;Cities: Skylines - Paradox Interactive&quot;,&quot;accessed&quot;:{&quot;date-parts&quot;:[[2023,3,17]]},&quot;URL&quot;:&quot;https://www.paradoxinteractive.com/games/cities-skylines/about&quot;,&quot;container-title-short&quot;:&quot;&quot;},&quot;isTemporary&quot;:false}]},{&quot;citationID&quot;:&quot;MENDELEY_CITATION_91bae0d6-601b-48c0-853d-7ac6675ded9e&quot;,&quot;properties&quot;:{&quot;noteIndex&quot;:0},&quot;isEdited&quot;:false,&quot;manualOverride&quot;:{&quot;isManuallyOverridden&quot;:false,&quot;citeprocText&quot;:&quot;[92]&quot;,&quot;manualOverrideText&quot;:&quot;&quot;},&quot;citationTag&quot;:&quot;MENDELEY_CITATION_v3_eyJjaXRhdGlvbklEIjoiTUVOREVMRVlfQ0lUQVRJT05fOTFiYWUwZDYtNjAxYi00OGMwLTg1M2QtN2FjNjY3NWRlZDllIiwicHJvcGVydGllcyI6eyJub3RlSW5kZXgiOjB9LCJpc0VkaXRlZCI6ZmFsc2UsIm1hbnVhbE92ZXJyaWRlIjp7ImlzTWFudWFsbHlPdmVycmlkZGVuIjpmYWxzZSwiY2l0ZXByb2NUZXh0IjoiWzky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quot;,&quot;citationItems&quot;:[{&quot;id&quot;:&quot;19be7173-f9a4-38b0-bf46-6a67e9975134&quot;,&quot;itemData&quot;:{&quot;type&quot;:&quot;webpage&quot;,&quot;id&quot;:&quot;19be7173-f9a4-38b0-bf46-6a67e9975134&quot;,&quot;title&quot;:&quot;RollerCoaster Tycoon: Deluxe - RollerCoaster Tycoon - The Ultimate Theme park Sim&quot;,&quot;accessed&quot;:{&quot;date-parts&quot;:[[2023,3,17]]},&quot;URL&quot;:&quot;https://www.rollercoastertycoon.com/rollercoaster-tycoon-deluxe/&quot;,&quot;container-title-short&quot;:&quot;&quot;},&quot;isTemporary&quot;:false}]},{&quot;citationID&quot;:&quot;MENDELEY_CITATION_3591e6f5-e219-4b36-bb2b-30cb2016fd0a&quot;,&quot;properties&quot;:{&quot;noteIndex&quot;:0},&quot;isEdited&quot;:false,&quot;manualOverride&quot;:{&quot;citeprocText&quot;:&quot;[74, 76, 93]&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3NCwgNzYsIDkz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container-title-short&quot;:&quot;Computer (Long Beach Calif)&quot;,&quot;accessed&quot;:{&quot;date-parts&quot;:[[2021,8,23]]},&quot;URL&quot;:&quot;https://doupe.zive.cz/clanek/pruvodce-hernimi-zanry---valecne-strategie&quot;,&quot;issued&quot;:{&quot;date-parts&quot;:[[2011]]}},&quot;isTemporary&quot;:false}]},{&quot;citationID&quot;:&quot;MENDELEY_CITATION_f771c4f2-c413-43d7-a7f9-0c333c618976&quot;,&quot;properties&quot;:{&quot;noteIndex&quot;:0},&quot;isEdited&quot;:false,&quot;manualOverride&quot;:{&quot;isManuallyOverridden&quot;:false,&quot;citeprocText&quot;:&quot;[94]&quot;,&quot;manualOverrideText&quot;:&quot;&quot;},&quot;citationTag&quot;:&quot;MENDELEY_CITATION_v3_eyJjaXRhdGlvbklEIjoiTUVOREVMRVlfQ0lUQVRJT05fZjc3MWM0ZjItYzQxMy00M2Q3LWE3ZjktMGMzMzNjNjE4OTc2IiwicHJvcGVydGllcyI6eyJub3RlSW5kZXgiOjB9LCJpc0VkaXRlZCI6ZmFsc2UsIm1hbnVhbE92ZXJyaWRlIjp7ImlzTWFudWFsbHlPdmVycmlkZGVuIjpmYWxzZSwiY2l0ZXByb2NUZXh0IjoiWzk0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quot;,&quot;citationItems&quot;:[{&quot;id&quot;:&quot;b87821b2-354d-34e7-ac23-530715805379&quot;,&quot;itemData&quot;:{&quot;type&quot;:&quot;webpage&quot;,&quot;id&quot;:&quot;b87821b2-354d-34e7-ac23-530715805379&quot;,&quot;title&quot;:&quot;DiRT Rally - The official game site&quot;,&quot;accessed&quot;:{&quot;date-parts&quot;:[[2023,3,18]]},&quot;URL&quot;:&quot;https://dirtgame.com/dirtrally/us/home&quot;,&quot;container-title-short&quot;:&quot;&quot;},&quot;isTemporary&quot;:false}]},{&quot;citationID&quot;:&quot;MENDELEY_CITATION_99f6f2fd-2d91-444e-90bf-80b8c1dd4491&quot;,&quot;properties&quot;:{&quot;noteIndex&quot;:0},&quot;isEdited&quot;:false,&quot;manualOverride&quot;:{&quot;isManuallyOverridden&quot;:false,&quot;citeprocText&quot;:&quot;[95]&quot;,&quot;manualOverrideText&quot;:&quot;&quot;},&quot;citationTag&quot;:&quot;MENDELEY_CITATION_v3_eyJjaXRhdGlvbklEIjoiTUVOREVMRVlfQ0lUQVRJT05fOTlmNmYyZmQtMmQ5MS00NDRlLTkwYmYtODBiOGMxZGQ0NDkxIiwicHJvcGVydGllcyI6eyJub3RlSW5kZXgiOjB9LCJpc0VkaXRlZCI6ZmFsc2UsIm1hbnVhbE92ZXJyaWRlIjp7ImlzTWFudWFsbHlPdmVycmlkZGVuIjpmYWxzZSwiY2l0ZXByb2NUZXh0IjoiWzk1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quot;,&quot;citationItems&quot;:[{&quot;id&quot;:&quot;33f3fcc5-5c78-38b7-a1ac-f4fc45ca4145&quot;,&quot;itemData&quot;:{&quot;type&quot;:&quot;webpage&quot;,&quot;id&quot;:&quot;33f3fcc5-5c78-38b7-a1ac-f4fc45ca4145&quot;,&quot;title&quot;:&quot;Need for Speed Video Games - Official EA Site&quot;,&quot;accessed&quot;:{&quot;date-parts&quot;:[[2023,3,18]]},&quot;URL&quot;:&quot;https://www.ea.com/games/need-for-speed&quot;,&quot;container-title-short&quot;:&quot;&quot;},&quot;isTemporary&quot;:false}]},{&quot;citationID&quot;:&quot;MENDELEY_CITATION_33ea7551-9a1e-4bc8-ae40-0959ea07de1e&quot;,&quot;properties&quot;:{&quot;noteIndex&quot;:0},&quot;isEdited&quot;:false,&quot;manualOverride&quot;:{&quot;isManuallyOverridden&quot;:false,&quot;citeprocText&quot;:&quot;[96]&quot;,&quot;manualOverrideText&quot;:&quot;&quot;},&quot;citationTag&quot;:&quot;MENDELEY_CITATION_v3_eyJjaXRhdGlvbklEIjoiTUVOREVMRVlfQ0lUQVRJT05fMzNlYTc1NTEtOWExZS00YmM4LWFlNDAtMDk1OWVhMDdkZTFlIiwicHJvcGVydGllcyI6eyJub3RlSW5kZXgiOjB9LCJpc0VkaXRlZCI6ZmFsc2UsIm1hbnVhbE92ZXJyaWRlIjp7ImlzTWFudWFsbHlPdmVycmlkZGVuIjpmYWxzZSwiY2l0ZXByb2NUZXh0IjoiWzk2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quot;,&quot;citationItems&quot;:[{&quot;id&quot;:&quot;ccdb8d16-5ce8-3910-bee2-5e74a222c457&quot;,&quot;itemData&quot;:{&quot;type&quot;:&quot;webpage&quot;,&quot;id&quot;:&quot;ccdb8d16-5ce8-3910-bee2-5e74a222c457&quot;,&quot;title&quot;:&quot;Home - Redout 2 - The Fastest Racing Game in the Universe&quot;,&quot;accessed&quot;:{&quot;date-parts&quot;:[[2023,3,18]]},&quot;URL&quot;:&quot;https://redout.games/redout2/&quot;,&quot;container-title-short&quot;:&quot;&quot;},&quot;isTemporary&quot;:false}]},{&quot;citationID&quot;:&quot;MENDELEY_CITATION_990428e4-8dbb-475c-8294-078e14025daa&quot;,&quot;properties&quot;:{&quot;noteIndex&quot;:0},&quot;isEdited&quot;:false,&quot;manualOverride&quot;:{&quot;isManuallyOverridden&quot;:false,&quot;citeprocText&quot;:&quot;[97]&quot;,&quot;manualOverrideText&quot;:&quot;&quot;},&quot;citationTag&quot;:&quot;MENDELEY_CITATION_v3_eyJjaXRhdGlvbklEIjoiTUVOREVMRVlfQ0lUQVRJT05fOTkwNDI4ZTQtOGRiYi00NzVjLTgyOTQtMDc4ZTE0MDI1ZGFhIiwicHJvcGVydGllcyI6eyJub3RlSW5kZXgiOjB9LCJpc0VkaXRlZCI6ZmFsc2UsIm1hbnVhbE92ZXJyaWRlIjp7ImlzTWFudWFsbHlPdmVycmlkZGVuIjpmYWxzZSwiY2l0ZXByb2NUZXh0IjoiWzk3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quot;,&quot;citationItems&quot;:[{&quot;id&quot;:&quot;322eaee4-26a9-3537-9e54-1184d3ff9cf8&quot;,&quot;itemData&quot;:{&quot;type&quot;:&quot;webpage&quot;,&quot;id&quot;:&quot;322eaee4-26a9-3537-9e54-1184d3ff9cf8&quot;,&quot;title&quot;:&quot;Bugbear Entertainment | Drive hard&quot;,&quot;accessed&quot;:{&quot;date-parts&quot;:[[2023,3,18]]},&quot;URL&quot;:&quot;https://bugbeargames.com/&quot;,&quot;container-title-short&quot;:&quot;&quot;},&quot;isTemporary&quot;:false}]},{&quot;citationID&quot;:&quot;MENDELEY_CITATION_714e1e9f-def6-4848-835b-c547b486a189&quot;,&quot;properties&quot;:{&quot;noteIndex&quot;:0},&quot;isEdited&quot;:false,&quot;manualOverride&quot;:{&quot;isManuallyOverridden&quot;:false,&quot;citeprocText&quot;:&quot;[98]&quot;,&quot;manualOverrideText&quot;:&quot;&quot;},&quot;citationTag&quot;:&quot;MENDELEY_CITATION_v3_eyJjaXRhdGlvbklEIjoiTUVOREVMRVlfQ0lUQVRJT05fNzE0ZTFlOWYtZGVmNi00ODQ4LTgzNWItYzU0N2I0ODZhMTg5IiwicHJvcGVydGllcyI6eyJub3RlSW5kZXgiOjB9LCJpc0VkaXRlZCI6ZmFsc2UsIm1hbnVhbE92ZXJyaWRlIjp7ImlzTWFudWFsbHlPdmVycmlkZGVuIjpmYWxzZSwiY2l0ZXByb2NUZXh0IjoiWzk4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quot;,&quot;citationItems&quot;:[{&quot;id&quot;:&quot;5933c944-970c-3a23-9e37-3284185e4d7e&quot;,&quot;itemData&quot;:{&quot;type&quot;:&quot;webpage&quot;,&quot;id&quot;:&quot;5933c944-970c-3a23-9e37-3284185e4d7e&quot;,&quot;title&quot;:&quot;Asphalt 9: Legends - Arcade Racing | Asphalt Legends&quot;,&quot;accessed&quot;:{&quot;date-parts&quot;:[[2023,3,18]]},&quot;URL&quot;:&quot;https://asphaltlegends.com/&quot;,&quot;container-title-short&quot;:&quot;&quot;},&quot;isTemporary&quot;:false}]},{&quot;citationID&quot;:&quot;MENDELEY_CITATION_1323aabb-10d2-4ae2-b376-49d8c965b687&quot;,&quot;properties&quot;:{&quot;noteIndex&quot;:0},&quot;isEdited&quot;:false,&quot;manualOverride&quot;:{&quot;isManuallyOverridden&quot;:false,&quot;citeprocText&quot;:&quot;[76, 99]&quot;,&quot;manualOverrideText&quot;:&quot;&quot;},&quot;citationTag&quot;:&quot;MENDELEY_CITATION_v3_eyJjaXRhdGlvbklEIjoiTUVOREVMRVlfQ0lUQVRJT05fMTMyM2FhYmItMTBkMi00YWUyLWIzNzYtNDlkOGM5NjViNjg3IiwicHJvcGVydGllcyI6eyJub3RlSW5kZXgiOjB9LCJpc0VkaXRlZCI6ZmFsc2UsIm1hbnVhbE92ZXJyaWRlIjp7ImlzTWFudWFsbHlPdmVycmlkZGVuIjpmYWxzZSwiY2l0ZXByb2NUZXh0IjoiWzc2LCA5OV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quot;,&quot;citationItems&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fd57ced9-086a-3dd8-9968-dc8afbfa9f4b&quot;,&quot;itemData&quot;:{&quot;type&quot;:&quot;webpage&quot;,&quot;id&quot;:&quot;fd57ced9-086a-3dd8-9968-dc8afbfa9f4b&quot;,&quot;title&quot;:&quot;Wreckfest - Recenze - YouTube&quot;,&quot;author&quot;:[{&quot;family&quot;:&quot;INDIAN&quot;,&quot;given&quot;:&quot;&quot;,&quot;parse-names&quot;:false,&quot;dropping-particle&quot;:&quot;&quot;,&quot;non-dropping-particle&quot;:&quot;&quot;}],&quot;accessed&quot;:{&quot;date-parts&quot;:[[2023,3,18]]},&quot;URL&quot;:&quot;https://www.youtube.com/watch?v=3_3nvi1vsZ4&quot;,&quot;container-title-short&quot;:&quot;&quot;},&quot;isTemporary&quot;:false}]},{&quot;citationID&quot;:&quot;MENDELEY_CITATION_19d458a1-e474-4360-8725-7ae7e219735b&quot;,&quot;properties&quot;:{&quot;noteIndex&quot;:0},&quot;isEdited&quot;:false,&quot;manualOverride&quot;:{&quot;isManuallyOverridden&quot;:false,&quot;citeprocText&quot;:&quot;[100]&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EwMF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ID&quot;:&quot;MENDELEY_CITATION_b230c8cc-362d-4632-8d73-47a04bde74df&quot;,&quot;properties&quot;:{&quot;noteIndex&quot;:0},&quot;isEdited&quot;:false,&quot;manualOverride&quot;:{&quot;isManuallyOverridden&quot;:false,&quot;citeprocText&quot;:&quot;[101]&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EwMV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101]&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101–106]&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xMDHigJMxMDZ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id&quot;:&quot;5922a0f5-f3c1-365e-bc1a-b2b655b59487&quot;,&quot;itemData&quot;:{&quot;type&quot;:&quot;webpage&quot;,&quot;id&quot;:&quot;5922a0f5-f3c1-365e-bc1a-b2b655b59487&quot;,&quot;title&quot;:&quot;Difference between WPF and WinForms - GeeksforGeeks&quot;,&quot;accessed&quot;:{&quot;date-parts&quot;:[[2023,3,24]]},&quot;URL&quot;:&quot;https://www.geeksforgeeks.org/difference-between-wpf-and-winforms/&quot;,&quot;container-title-short&quot;:&quot;&quot;},&quot;isTemporary&quot;:false},{&quot;id&quot;:&quot;e6e604fc-372a-3384-a394-de6ab6a06e8f&quot;,&quot;itemData&quot;:{&quot;type&quot;:&quot;webpage&quot;,&quot;id&quot;:&quot;e6e604fc-372a-3384-a394-de6ab6a06e8f&quot;,&quot;title&quot;:&quot;Overview of GDI+ - Win32 apps | Microsoft Learn&quot;,&quot;accessed&quot;:{&quot;date-parts&quot;:[[2023,3,24]]},&quot;URL&quot;:&quot;https://learn.microsoft.com/en-us/windows/win32/gdiplus/-gdiplus-overview-of-gdi--about&quot;,&quot;container-title-short&quot;:&quot;&quot;},&quot;isTemporary&quot;:false},{&quot;id&quot;:&quot;a47da57c-643d-3207-9472-c62e947bc8c6&quot;,&quot;itemData&quot;:{&quot;type&quot;:&quot;webpage&quot;,&quot;id&quot;:&quot;a47da57c-643d-3207-9472-c62e947bc8c6&quot;,&quot;title&quot;:&quot;GDI+ - Win32 apps | Microsoft Learn&quot;,&quot;accessed&quot;:{&quot;date-parts&quot;:[[2023,3,24]]},&quot;URL&quot;:&quot;https://learn.microsoft.com/en-us/windows/win32/gdiplus/-gdiplus-gdi-start&quot;,&quot;container-title-short&quot;:&quot;&quot;},&quot;isTemporary&quot;:false},{&quot;id&quot;:&quot;58f74f12-6fe5-348d-80be-706466fc1efc&quot;,&quot;itemData&quot;:{&quot;type&quot;:&quot;webpage&quot;,&quot;id&quot;:&quot;58f74f12-6fe5-348d-80be-706466fc1efc&quot;,&quot;title&quot;:&quot;Remote Desktop Services - GPU acceleration | Microsoft Learn&quot;,&quot;accessed&quot;:{&quot;date-parts&quot;:[[2023,3,24]]},&quot;URL&quot;:&quot;https://learn.microsoft.com/en-us/windows-server/remote/remote-desktop-services/rds-graphics-virtualization&quot;,&quot;container-title-short&quot;:&quot;&quot;},&quot;isTemporary&quot;:false},{&quot;id&quot;:&quot;370cbe91-7535-3c09-9fc4-ef9f79e7e97c&quot;,&quot;itemData&quot;:{&quot;type&quot;:&quot;webpage&quot;,&quot;id&quot;:&quot;370cbe91-7535-3c09-9fc4-ef9f79e7e97c&quot;,&quot;title&quot;:&quot;Graphics and Drawing - Windows Forms .NET Framework | Microsoft Learn&quot;,&quot;accessed&quot;:{&quot;date-parts&quot;:[[2023,3,24]]},&quot;URL&quot;:&quot;https://learn.microsoft.com/en-us/dotnet/desktop/winforms/advanced/graphics-and-drawing-in-windows-forms?view=netframeworkdesktop-4.8&quot;,&quot;container-title-short&quot;:&quot;&quot;},&quot;isTemporary&quot;:false}]},{&quot;citationID&quot;:&quot;MENDELEY_CITATION_01526ff5-31be-4f0b-955e-73e43a43b54c&quot;,&quot;properties&quot;:{&quot;noteIndex&quot;:0},&quot;isEdited&quot;:false,&quot;manualOverride&quot;:{&quot;isManuallyOverridden&quot;:false,&quot;citeprocText&quot;:&quot;[107]&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EwN1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101]&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108]&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108]&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bc1956ea-47c7-43fe-a5bc-3d337178fa50&quot;,&quot;properties&quot;:{&quot;noteIndex&quot;:0},&quot;isEdited&quot;:false,&quot;manualOverride&quot;:{&quot;isManuallyOverridden&quot;:false,&quot;citeprocText&quot;:&quot;[109]&quot;,&quot;manualOverrideText&quot;:&quot;&quot;},&quot;citationTag&quot;:&quot;MENDELEY_CITATION_v3_eyJjaXRhdGlvbklEIjoiTUVOREVMRVlfQ0lUQVRJT05fYmMxOTU2ZWEtNDdjNy00M2ZlLWE1YmMtM2QzMzcxNzhmYTUwIiwicHJvcGVydGllcyI6eyJub3RlSW5kZXgiOjB9LCJpc0VkaXRlZCI6ZmFsc2UsIm1hbnVhbE92ZXJyaWRlIjp7ImlzTWFudWFsbHlPdmVycmlkZGVuIjpmYWxzZSwiY2l0ZXByb2NUZXh0IjoiWzEwOV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quot;,&quot;citationItems&quot;:[{&quot;id&quot;:&quot;a2639603-9b43-3541-9117-234aa105590f&quot;,&quot;itemData&quot;:{&quot;type&quot;:&quot;webpage&quot;,&quot;id&quot;:&quot;a2639603-9b43-3541-9117-234aa105590f&quot;,&quot;title&quot;:&quot;Desktop vs Mobile Market Share Worldwide | Statcounter Global Stats&quot;,&quot;accessed&quot;:{&quot;date-parts&quot;:[[2023,3,24]]},&quot;URL&quot;:&quot;https://gs.statcounter.com/platform-market-share/desktop-mobile/worldwide/#monthly-201001-202302&quot;,&quot;container-title-short&quot;:&quot;&quot;},&quot;isTemporary&quot;:false}]},{&quot;citationID&quot;:&quot;MENDELEY_CITATION_3a8764e3-8cda-49f2-a97c-d6d6c9f14d6a&quot;,&quot;properties&quot;:{&quot;noteIndex&quot;:0},&quot;isEdited&quot;:false,&quot;manualOverride&quot;:{&quot;isManuallyOverridden&quot;:false,&quot;citeprocText&quot;:&quot;[110]&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ExMF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111]&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ExMV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6646eedb-883c-4db1-8622-170fd7e02388&quot;,&quot;properties&quot;:{&quot;noteIndex&quot;:0},&quot;isEdited&quot;:false,&quot;manualOverride&quot;:{&quot;isManuallyOverridden&quot;:false,&quot;citeprocText&quot;:&quot;[112–116]&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ExMuKAkzExNl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c31125cd-c608-43ce-848c-67474424a5a6&quot;,&quot;properties&quot;:{&quot;noteIndex&quot;:0},&quot;isEdited&quot;:false,&quot;manualOverride&quot;:{&quot;isManuallyOverridden&quot;:false,&quot;citeprocText&quot;:&quot;[117–119]&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ExN+KAkzExO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748f4ccb-b5cb-4ebb-acf4-5e1b21e7ad3a&quot;,&quot;properties&quot;:{&quot;noteIndex&quot;:0},&quot;isEdited&quot;:false,&quot;manualOverride&quot;:{&quot;isManuallyOverridden&quot;:false,&quot;citeprocText&quot;:&quot;[37]&quot;,&quot;manualOverrideText&quot;:&quot;&quot;},&quot;citationTag&quot;:&quot;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fae598d5-4b7e-4c90-99d5-60ba2ba60e69&quot;,&quot;properties&quot;:{&quot;noteIndex&quot;:0},&quot;isEdited&quot;:false,&quot;manualOverride&quot;:{&quot;isManuallyOverridden&quot;:false,&quot;citeprocText&quot;:&quot;[120–122]&quot;,&quot;manualOverrideText&quot;:&quot;&quot;},&quot;citationTag&quot;:&quot;MENDELEY_CITATION_v3_eyJjaXRhdGlvbklEIjoiTUVOREVMRVlfQ0lUQVRJT05fZmFlNTk4ZDUtNGI3ZS00YzkwLTk5ZDUtNjBiYTJiYTYwZTY5IiwicHJvcGVydGllcyI6eyJub3RlSW5kZXgiOjB9LCJpc0VkaXRlZCI6ZmFsc2UsIm1hbnVhbE92ZXJyaWRlIjp7ImlzTWFudWFsbHlPdmVycmlkZGVuIjpmYWxzZSwiY2l0ZXByb2NUZXh0IjoiWzEyMOKAkzEy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id&quot;:&quot;e5d26bb1-e17d-36a4-8989-938dc95bcb3d&quot;,&quot;itemData&quot;:{&quot;type&quot;:&quot;webpage&quot;,&quot;id&quot;:&quot;e5d26bb1-e17d-36a4-8989-938dc95bcb3d&quot;,&quot;title&quot;:&quot;Introducing .NET Multi-platform App UI - .NET Blog&quot;,&quot;accessed&quot;:{&quot;date-parts&quot;:[[2023,3,24]]},&quot;URL&quot;:&quot;https://devblogs.microsoft.com/dotnet/introducing-net-multi-platform-app-ui/&quot;,&quot;container-title-short&quot;:&quot;&quot;},&quot;isTemporary&quot;:false},{&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5f75a1c7-8161-4968-b3ff-172d26d48a52&quot;,&quot;properties&quot;:{&quot;noteIndex&quot;:0},&quot;isEdited&quot;:false,&quot;manualOverride&quot;:{&quot;isManuallyOverridden&quot;:false,&quot;citeprocText&quot;:&quot;[123, 124]&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yMywgMTI0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id&quot;:&quot;d64530e6-2e79-32bb-902f-4c05b107980f&quot;,&quot;itemData&quot;:{&quot;type&quot;:&quot;webpage&quot;,&quot;id&quot;:&quot;d64530e6-2e79-32bb-902f-4c05b107980f&quot;,&quot;title&quot;:&quot;Ubisoft’s In-house Technology and Expertise | Ubisoft [NA] - YouTube&quot;,&quot;author&quot;:[{&quot;family&quot;:&quot;Ubisoft North America&quot;,&quot;given&quot;:&quot;&quot;,&quot;parse-names&quot;:false,&quot;dropping-particle&quot;:&quot;&quot;,&quot;non-dropping-particle&quot;:&quot;&quot;}],&quot;accessed&quot;:{&quot;date-parts&quot;:[[2023,3,24]]},&quot;URL&quot;:&quot;https://www.youtube.com/watch?v=ZmEckgK4EnI&amp;t=21s&quot;,&quot;container-title-short&quot;:&quot;&quot;},&quot;isTemporary&quot;:false}]},{&quot;citationID&quot;:&quot;MENDELEY_CITATION_ec98249d-2ad6-4938-947c-0755ca4277e1&quot;,&quot;properties&quot;:{&quot;noteIndex&quot;:0},&quot;isEdited&quot;:false,&quot;manualOverride&quot;:{&quot;citeprocText&quot;:&quot;[125–128]&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jXigJMxMj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isTemporary&quot;:false},{&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isTemporary&quot;:false},{&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isTemporary&quot;:false}]},{&quot;citationID&quot;:&quot;MENDELEY_CITATION_72ac573b-a6cc-4d4f-9744-b40691588f5b&quot;,&quot;properties&quot;:{&quot;noteIndex&quot;:0},&quot;isEdited&quot;:false,&quot;manualOverride&quot;:{&quot;isManuallyOverridden&quot;:false,&quot;citeprocText&quot;:&quot;[129]&quot;,&quot;manualOverrideText&quot;:&quot;&quot;},&quot;citationTag&quot;:&quot;MENDELEY_CITATION_v3_eyJjaXRhdGlvbklEIjoiTUVOREVMRVlfQ0lUQVRJT05fNzJhYzU3M2ItYTZjYy00ZDRmLTk3NDQtYjQwNjkxNTg4ZjViIiwicHJvcGVydGllcyI6eyJub3RlSW5kZXgiOjB9LCJpc0VkaXRlZCI6ZmFsc2UsIm1hbnVhbE92ZXJyaWRlIjp7ImlzTWFudWFsbHlPdmVycmlkZGVuIjpmYWxzZSwiY2l0ZXByb2NUZXh0IjoiWzEyOV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quot;,&quot;citationItems&quot;:[{&quot;id&quot;:&quot;195c70f4-20fc-3fc0-bd46-5acfb72f7499&quot;,&quot;itemData&quot;:{&quot;type&quot;:&quot;webpage&quot;,&quot;id&quot;:&quot;195c70f4-20fc-3fc0-bd46-5acfb72f7499&quot;,&quot;title&quot;:&quot;Cuphead: Don't Deal With The Devil | Available on Xbox One - Windows 10 - Nintendo Switch – PlayStation 4 - Steam - GOG - Mac&quot;,&quot;accessed&quot;:{&quot;date-parts&quot;:[[2023,3,24]]},&quot;URL&quot;:&quot;https://cupheadgame.com/&quot;,&quot;container-title-short&quot;:&quot;&quot;},&quot;isTemporary&quot;:false}]},{&quot;citationID&quot;:&quot;MENDELEY_CITATION_a4923f0a-e033-4f0c-a620-8f4c5adf6e6e&quot;,&quot;properties&quot;:{&quot;noteIndex&quot;:0},&quot;isEdited&quot;:false,&quot;manualOverride&quot;:{&quot;isManuallyOverridden&quot;:false,&quot;citeprocText&quot;:&quot;[130]&quot;,&quot;manualOverrideText&quot;:&quot;&quot;},&quot;citationTag&quot;:&quot;MENDELEY_CITATION_v3_eyJjaXRhdGlvbklEIjoiTUVOREVMRVlfQ0lUQVRJT05fYTQ5MjNmMGEtZTAzMy00ZjBjLWE2MjAtOGY0YzVhZGY2ZTZlIiwicHJvcGVydGllcyI6eyJub3RlSW5kZXgiOjB9LCJpc0VkaXRlZCI6ZmFsc2UsIm1hbnVhbE92ZXJyaWRlIjp7ImlzTWFudWFsbHlPdmVycmlkZGVuIjpmYWxzZSwiY2l0ZXByb2NUZXh0IjoiWzEzMF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quot;,&quot;citationItems&quot;:[{&quot;id&quot;:&quot;0a471df0-e620-33ef-a24b-f1b85a75bf1d&quot;,&quot;itemData&quot;:{&quot;type&quot;:&quot;webpage&quot;,&quot;id&quot;:&quot;0a471df0-e620-33ef-a24b-f1b85a75bf1d&quot;,&quot;title&quot;:&quot;Hollow Knight&quot;,&quot;accessed&quot;:{&quot;date-parts&quot;:[[2023,3,24]]},&quot;URL&quot;:&quot;https://www.hollowknight.com/&quot;,&quot;container-title-short&quot;:&quot;&quot;},&quot;isTemporary&quot;:false}]},{&quot;citationID&quot;:&quot;MENDELEY_CITATION_8ce11651-b882-4bd0-8a92-0c6e2f2b25df&quot;,&quot;properties&quot;:{&quot;noteIndex&quot;:0},&quot;isEdited&quot;:false,&quot;manualOverride&quot;:{&quot;citeprocText&quot;:&quot;[131–135]&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zHigJMxMzV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isTemporary&quot;:false},{&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isTemporary&quot;:false},{&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isTemporary&quot;:false},{&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isTemporary&quot;:false}]},{&quot;citationID&quot;:&quot;MENDELEY_CITATION_3a4075fd-dac7-4329-ae18-456dcf6d3f13&quot;,&quot;properties&quot;:{&quot;noteIndex&quot;:0},&quot;isEdited&quot;:false,&quot;manualOverride&quot;:{&quot;citeprocText&quot;:&quot;[136–142]&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zbigJMxNDJ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isTemporary&quot;:false},{&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isTemporary&quot;:false},{&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isTemporary&quot;:false},{&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isTemporary&quot;:false},{&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isTemporary&quot;:false}]},{&quot;citationID&quot;:&quot;MENDELEY_CITATION_969d0523-bd70-4aa8-8d7e-b9cbda11a2d6&quot;,&quot;properties&quot;:{&quot;noteIndex&quot;:0},&quot;isEdited&quot;:false,&quot;manualOverride&quot;:{&quot;isManuallyOverridden&quot;:false,&quot;citeprocText&quot;:&quot;[143]&quot;,&quot;manualOverrideText&quot;:&quot;&quot;},&quot;citationTag&quot;:&quot;MENDELEY_CITATION_v3_eyJjaXRhdGlvbklEIjoiTUVOREVMRVlfQ0lUQVRJT05fOTY5ZDA1MjMtYmQ3MC00YWE4LThkN2UtYjljYmRhMTFhMmQ2IiwicHJvcGVydGllcyI6eyJub3RlSW5kZXgiOjB9LCJpc0VkaXRlZCI6ZmFsc2UsIm1hbnVhbE92ZXJyaWRlIjp7ImlzTWFudWFsbHlPdmVycmlkZGVuIjpmYWxzZSwiY2l0ZXByb2NUZXh0IjoiWzE0M1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quot;,&quot;citationItems&quot;:[{&quot;id&quot;:&quot;41a35cba-d7c1-34b0-99fc-d1a19b875d60&quot;,&quot;itemData&quot;:{&quot;type&quot;:&quot;broadcast&quot;,&quot;id&quot;:&quot;41a35cba-d7c1-34b0-99fc-d1a19b875d60&quot;,&quot;title&quot;:&quot;The Mandalorian&quot;,&quot;author&quot;:[{&quot;family&quot;:&quot;Jon Favreau&quot;,&quot;given&quot;:&quot;&quot;,&quot;parse-names&quot;:false,&quot;dropping-particle&quot;:&quot;&quot;,&quot;non-dropping-particle&quot;:&quot;&quot;}],&quot;issued&quot;:{&quot;date-parts&quot;:[[2019]]},&quot;container-title-short&quot;:&quot;&quot;},&quot;isTemporary&quot;:false}]},{&quot;citationID&quot;:&quot;MENDELEY_CITATION_aff53cd8-0a27-45b3-92c7-9763a295a43c&quot;,&quot;properties&quot;:{&quot;noteIndex&quot;:0},&quot;isEdited&quot;:false,&quot;manualOverride&quot;:{&quot;isManuallyOverridden&quot;:false,&quot;citeprocText&quot;:&quot;[144]&quot;,&quot;manualOverrideText&quot;:&quot;&quot;},&quot;citationTag&quot;:&quot;MENDELEY_CITATION_v3_eyJjaXRhdGlvbklEIjoiTUVOREVMRVlfQ0lUQVRJT05fYWZmNTNjZDgtMGEyNy00NWIzLTkyYzctOTc2M2EyOTVhNDNjIiwicHJvcGVydGllcyI6eyJub3RlSW5kZXgiOjB9LCJpc0VkaXRlZCI6ZmFsc2UsIm1hbnVhbE92ZXJyaWRlIjp7ImlzTWFudWFsbHlPdmVycmlkZGVuIjpmYWxzZSwiY2l0ZXByb2NUZXh0IjoiWzE0NF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quot;,&quot;citationItems&quot;:[{&quot;id&quot;:&quot;02c1e0e5-ba0f-3128-9805-ea5e83594fa6&quot;,&quot;itemData&quot;:{&quot;type&quot;:&quot;webpage&quot;,&quot;id&quot;:&quot;02c1e0e5-ba0f-3128-9805-ea5e83594fa6&quot;,&quot;title&quot;:&quot;Fortnite | Create, Play &amp; Battle With Friends for Free - Fortnite&quot;,&quot;accessed&quot;:{&quot;date-parts&quot;:[[2023,3,24]]},&quot;URL&quot;:&quot;https://www.fortnite.com/&quot;,&quot;container-title-short&quot;:&quot;&quot;},&quot;isTemporary&quot;:false}]},{&quot;citationID&quot;:&quot;MENDELEY_CITATION_207ef403-a939-4285-b0b2-14ac59b4d1fc&quot;,&quot;properties&quot;:{&quot;noteIndex&quot;:0},&quot;isEdited&quot;:false,&quot;manualOverride&quot;:{&quot;isManuallyOverridden&quot;:false,&quot;citeprocText&quot;:&quot;[145]&quot;,&quot;manualOverrideText&quot;:&quot;&quot;},&quot;citationTag&quot;:&quot;MENDELEY_CITATION_v3_eyJjaXRhdGlvbklEIjoiTUVOREVMRVlfQ0lUQVRJT05fMjA3ZWY0MDMtYTkzOS00Mjg1LWIwYjItMTRhYzU5YjRkMWZjIiwicHJvcGVydGllcyI6eyJub3RlSW5kZXgiOjB9LCJpc0VkaXRlZCI6ZmFsc2UsIm1hbnVhbE92ZXJyaWRlIjp7ImlzTWFudWFsbHlPdmVycmlkZGVuIjpmYWxzZSwiY2l0ZXByb2NUZXh0IjoiWzE0NV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quot;,&quot;citationItems&quot;:[{&quot;id&quot;:&quot;df41ee13-2439-333e-9f88-6392edc3d957&quot;,&quot;itemData&quot;:{&quot;type&quot;:&quot;webpage&quot;,&quot;id&quot;:&quot;df41ee13-2439-333e-9f88-6392edc3d957&quot;,&quot;title&quot;:&quot;Borderlands&quot;,&quot;accessed&quot;:{&quot;date-parts&quot;:[[2023,3,24]]},&quot;URL&quot;:&quot;https://borderlands.com/en-US/&quot;,&quot;container-title-short&quot;:&quot;&quot;},&quot;isTemporary&quot;:false}]},{&quot;citationID&quot;:&quot;MENDELEY_CITATION_55962c8e-d891-469b-a9e7-03ac04f394e3&quot;,&quot;properties&quot;:{&quot;noteIndex&quot;:0},&quot;isEdited&quot;:false,&quot;manualOverride&quot;:{&quot;citeprocText&quot;:&quot;[146–148]&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NDbigJMxNDh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isTemporary&quot;:false},{&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isTemporary&quot;:false}]},{&quot;citationID&quot;:&quot;MENDELEY_CITATION_435883bc-6fed-4efc-8c41-c0a3940b497b&quot;,&quot;properties&quot;:{&quot;noteIndex&quot;:0},&quot;isEdited&quot;:false,&quot;manualOverride&quot;:{&quot;isManuallyOverridden&quot;:false,&quot;citeprocText&quot;:&quot;[123]&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y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21d48be7-1000-45e9-87d3-48ca125da150&quot;,&quot;properties&quot;:{&quot;noteIndex&quot;:0},&quot;isEdited&quot;:false,&quot;manualOverride&quot;:{&quot;citeprocText&quot;:&quot;[149]&quot;,&quot;isManuallyOverridden&quot;:false,&quot;manualOverrideText&quot;:&quot;&quot;},&quot;citationTag&quot;:&quot;MENDELEY_CITATION_v3_eyJjaXRhdGlvbklEIjoiTUVOREVMRVlfQ0lUQVRJT05fMjFkNDhiZTctMTAwMC00NWU5LTg3ZDMtNDhjYTEyNWRhMTUwIiwicHJvcGVydGllcyI6eyJub3RlSW5kZXgiOjB9LCJpc0VkaXRlZCI6ZmFsc2UsIm1hbnVhbE92ZXJyaWRlIjp7ImNpdGVwcm9jVGV4dCI6IlsxNDl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e06e2a1f-5152-4d53-aaf2-f0d482a870ef&quot;,&quot;properties&quot;:{&quot;noteIndex&quot;:0},&quot;isEdited&quot;:false,&quot;manualOverride&quot;:{&quot;citeprocText&quot;:&quot;[132, 149–153]&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zIsIDE0OeKAkzE1M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&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isTemporary&quot;:false},{&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isTemporary&quot;:false},{&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isTemporary&quot;:false},{&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isTemporary&quot;:false}]},{&quot;citationID&quot;:&quot;MENDELEY_CITATION_549d5043-f642-49d7-85c5-3c89d9b89777&quot;,&quot;properties&quot;:{&quot;noteIndex&quot;:0},&quot;isEdited&quot;:false,&quot;manualOverride&quot;:{&quot;isManuallyOverridden&quot;:false,&quot;citeprocText&quot;:&quot;[154–158]&quot;,&quot;manualOverrideText&quot;:&quot;&quot;},&quot;citationTag&quot;:&quot;MENDELEY_CITATION_v3_eyJjaXRhdGlvbklEIjoiTUVOREVMRVlfQ0lUQVRJT05fNTQ5ZDUwNDMtZjY0Mi00OWQ3LTg1YzUtM2M4OWQ5Yjg5Nzc3IiwicHJvcGVydGllcyI6eyJub3RlSW5kZXgiOjB9LCJpc0VkaXRlZCI6ZmFsc2UsIm1hbnVhbE92ZXJyaWRlIjp7ImlzTWFudWFsbHlPdmVycmlkZGVuIjpmYWxzZSwiY2l0ZXByb2NUZXh0IjoiWzE1NOKAkzE1OF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quot;,&quot;citationItems&quot;:[{&quot;id&quot;:&quot;8accc384-3e50-358f-aaf2-7eb4a9f73863&quot;,&quot;itemData&quot;:{&quot;type&quot;:&quot;webpage&quot;,&quot;id&quot;:&quot;8accc384-3e50-358f-aaf2-7eb4a9f73863&quot;,&quot;title&quot;:&quot;Design Patterns&quot;,&quot;accessed&quot;:{&quot;date-parts&quot;:[[2023,3,20]]},&quot;URL&quot;:&quot;https://refactoring.guru/design-patterns&quot;,&quot;container-title-short&quot;:&quot;&quot;},&quot;isTemporary&quot;:false},{&quot;id&quot;:&quot;8c1f5fd4-0281-38c4-9495-a67cf3d79662&quot;,&quot;itemData&quot;:{&quot;type&quot;:&quot;webpage&quot;,&quot;id&quot;:&quot;8c1f5fd4-0281-38c4-9495-a67cf3d79662&quot;,&quot;title&quot;:&quot;History of patterns&quot;,&quot;accessed&quot;:{&quot;date-parts&quot;:[[2023,3,20]]},&quot;URL&quot;:&quot;https://refactoring.guru/design-patterns/history&quot;,&quot;container-title-short&quot;:&quot;&quot;},&quot;isTemporary&quot;:false},{&quot;id&quot;:&quot;36254549-1cff-3508-959c-b16b5d8fe59c&quot;,&quot;itemData&quot;:{&quot;type&quot;:&quot;webpage&quot;,&quot;id&quot;:&quot;36254549-1cff-3508-959c-b16b5d8fe59c&quot;,&quot;title&quot;:&quot;Creational Design Patterns&quot;,&quot;accessed&quot;:{&quot;date-parts&quot;:[[2023,3,20]]},&quot;URL&quot;:&quot;https://refactoring.guru/design-patterns/creational-patterns&quot;,&quot;container-title-short&quot;:&quot;&quot;},&quot;isTemporary&quot;:false},{&quot;id&quot;:&quot;71d85a17-55f6-330b-a94e-1081fd02d760&quot;,&quot;itemData&quot;:{&quot;type&quot;:&quot;webpage&quot;,&quot;id&quot;:&quot;71d85a17-55f6-330b-a94e-1081fd02d760&quot;,&quot;title&quot;:&quot;Structural Design Patterns&quot;,&quot;accessed&quot;:{&quot;date-parts&quot;:[[2023,3,20]]},&quot;URL&quot;:&quot;https://refactoring.guru/design-patterns/structural-patterns&quot;,&quot;container-title-short&quot;:&quot;&quot;},&quot;isTemporary&quot;:false},{&quot;id&quot;:&quot;b566cd3d-5762-36f8-b8c9-534f786aed6a&quot;,&quot;itemData&quot;:{&quot;type&quot;:&quot;webpage&quot;,&quot;id&quot;:&quot;b566cd3d-5762-36f8-b8c9-534f786aed6a&quot;,&quot;title&quot;:&quot;Behavioral Design Patterns&quot;,&quot;accessed&quot;:{&quot;date-parts&quot;:[[2023,3,20]]},&quot;URL&quot;:&quot;https://refactoring.guru/design-patterns/behavioral-patterns&quot;,&quot;container-title-short&quot;:&quot;&quot;},&quot;isTemporary&quot;:false}]},{&quot;citationID&quot;:&quot;MENDELEY_CITATION_4df9d061-7fba-42fd-b9ed-8ea5882f0e2f&quot;,&quot;properties&quot;:{&quot;noteIndex&quot;:0},&quot;isEdited&quot;:false,&quot;manualOverride&quot;:{&quot;isManuallyOverridden&quot;:false,&quot;citeprocText&quot;:&quot;[159]&quot;,&quot;manualOverrideText&quot;:&quot;&quot;},&quot;citationTag&quot;:&quot;MENDELEY_CITATION_v3_eyJjaXRhdGlvbklEIjoiTUVOREVMRVlfQ0lUQVRJT05fNGRmOWQwNjEtN2ZiYS00MmZkLWI5ZWQtOGVhNTg4MmYwZTJmIiwicHJvcGVydGllcyI6eyJub3RlSW5kZXgiOjB9LCJpc0VkaXRlZCI6ZmFsc2UsIm1hbnVhbE92ZXJyaWRlIjp7ImlzTWFudWFsbHlPdmVycmlkZGVuIjpmYWxzZSwiY2l0ZXByb2NUZXh0IjoiWzE1OV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quot;,&quot;citationItems&quot;:[{&quot;id&quot;:&quot;87475a0a-b3c6-3047-a3f8-3db2b74bd4ed&quot;,&quot;itemData&quot;:{&quot;type&quot;:&quot;webpage&quot;,&quot;id&quot;:&quot;87475a0a-b3c6-3047-a3f8-3db2b74bd4ed&quot;,&quot;title&quot;:&quot;Factory Method&quot;,&quot;accessed&quot;:{&quot;date-parts&quot;:[[2023,3,20]]},&quot;URL&quot;:&quot;https://refactoring.guru/design-patterns/factory-method&quot;,&quot;container-title-short&quot;:&quot;&quot;},&quot;isTemporary&quot;:false}]},{&quot;citationID&quot;:&quot;MENDELEY_CITATION_c0482d99-e026-4c97-8dff-0fe31d99c71d&quot;,&quot;properties&quot;:{&quot;noteIndex&quot;:0},&quot;isEdited&quot;:false,&quot;manualOverride&quot;:{&quot;isManuallyOverridden&quot;:false,&quot;citeprocText&quot;:&quot;[160]&quot;,&quot;manualOverrideText&quot;:&quot;&quot;},&quot;citationTag&quot;:&quot;MENDELEY_CITATION_v3_eyJjaXRhdGlvbklEIjoiTUVOREVMRVlfQ0lUQVRJT05fYzA0ODJkOTktZTAyNi00Yzk3LThkZmYtMGZlMzFkOTljNzFkIiwicHJvcGVydGllcyI6eyJub3RlSW5kZXgiOjB9LCJpc0VkaXRlZCI6ZmFsc2UsIm1hbnVhbE92ZXJyaWRlIjp7ImlzTWFudWFsbHlPdmVycmlkZGVuIjpmYWxzZSwiY2l0ZXByb2NUZXh0IjoiWzE2MF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quot;,&quot;citationItems&quot;:[{&quot;id&quot;:&quot;09dd689a-0389-387c-ab07-d3590077fc7a&quot;,&quot;itemData&quot;:{&quot;type&quot;:&quot;webpage&quot;,&quot;id&quot;:&quot;09dd689a-0389-387c-ab07-d3590077fc7a&quot;,&quot;title&quot;:&quot;Singleton&quot;,&quot;accessed&quot;:{&quot;date-parts&quot;:[[2023,3,20]]},&quot;URL&quot;:&quot;https://refactoring.guru/design-patterns/singleton&quot;,&quot;container-title-short&quot;:&quot;&quot;},&quot;isTemporary&quot;:false}]},{&quot;citationID&quot;:&quot;MENDELEY_CITATION_858a747b-c35f-4abc-82ba-8d7223595f39&quot;,&quot;properties&quot;:{&quot;noteIndex&quot;:0},&quot;isEdited&quot;:false,&quot;manualOverride&quot;:{&quot;isManuallyOverridden&quot;:false,&quot;citeprocText&quot;:&quot;[161]&quot;,&quot;manualOverrideText&quot;:&quot;&quot;},&quot;citationTag&quot;:&quot;MENDELEY_CITATION_v3_eyJjaXRhdGlvbklEIjoiTUVOREVMRVlfQ0lUQVRJT05fODU4YTc0N2ItYzM1Zi00YWJjLTgyYmEtOGQ3MjIzNTk1ZjM5IiwicHJvcGVydGllcyI6eyJub3RlSW5kZXgiOjB9LCJpc0VkaXRlZCI6ZmFsc2UsIm1hbnVhbE92ZXJyaWRlIjp7ImlzTWFudWFsbHlPdmVycmlkZGVuIjpmYWxzZSwiY2l0ZXByb2NUZXh0IjoiWzE2MV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quot;,&quot;citationItems&quot;:[{&quot;id&quot;:&quot;ad2db17e-dc87-3d2d-94f0-28b774452a00&quot;,&quot;itemData&quot;:{&quot;type&quot;:&quot;webpage&quot;,&quot;id&quot;:&quot;ad2db17e-dc87-3d2d-94f0-28b774452a00&quot;,&quot;title&quot;:&quot;Flyweight&quot;,&quot;accessed&quot;:{&quot;date-parts&quot;:[[2023,3,20]]},&quot;URL&quot;:&quot;https://refactoring.guru/design-patterns/flyweight&quot;,&quot;container-title-short&quot;:&quot;&quot;},&quot;isTemporary&quot;:false}]},{&quot;citationID&quot;:&quot;MENDELEY_CITATION_f423026d-55db-49f0-9209-d8c129d0bc1b&quot;,&quot;properties&quot;:{&quot;noteIndex&quot;:0},&quot;isEdited&quot;:false,&quot;manualOverride&quot;:{&quot;isManuallyOverridden&quot;:false,&quot;citeprocText&quot;:&quot;[162]&quot;,&quot;manualOverrideText&quot;:&quot;&quot;},&quot;citationTag&quot;:&quot;MENDELEY_CITATION_v3_eyJjaXRhdGlvbklEIjoiTUVOREVMRVlfQ0lUQVRJT05fZjQyMzAyNmQtNTVkYi00OWYwLTkyMDktZDhjMTI5ZDBiYzFiIiwicHJvcGVydGllcyI6eyJub3RlSW5kZXgiOjB9LCJpc0VkaXRlZCI6ZmFsc2UsIm1hbnVhbE92ZXJyaWRlIjp7ImlzTWFudWFsbHlPdmVycmlkZGVuIjpmYWxzZSwiY2l0ZXByb2NUZXh0IjoiWzE2Ml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quot;,&quot;citationItems&quot;:[{&quot;id&quot;:&quot;f1dd9691-d536-352f-bb76-b3a017e63dfc&quot;,&quot;itemData&quot;:{&quot;type&quot;:&quot;webpage&quot;,&quot;id&quot;:&quot;f1dd9691-d536-352f-bb76-b3a017e63dfc&quot;,&quot;title&quot;:&quot;Observer&quot;,&quot;accessed&quot;:{&quot;date-parts&quot;:[[2023,3,21]]},&quot;URL&quot;:&quot;https://refactoring.guru/design-patterns/observer&quot;,&quot;container-title-short&quot;:&quot;&quot;},&quot;isTemporary&quot;:false}]},{&quot;citationID&quot;:&quot;MENDELEY_CITATION_3c6e0535-b23e-49f6-b14c-f58179a67d4a&quot;,&quot;properties&quot;:{&quot;noteIndex&quot;:0},&quot;isEdited&quot;:false,&quot;manualOverride&quot;:{&quot;isManuallyOverridden&quot;:false,&quot;citeprocText&quot;:&quot;[163]&quot;,&quot;manualOverrideText&quot;:&quot;&quot;},&quot;citationTag&quot;:&quot;MENDELEY_CITATION_v3_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&quot;,&quot;citationItems&quot;:[{&quot;id&quot;:&quot;11488450-ecc4-3e23-b5a3-e365630d305e&quot;,&quot;itemData&quot;:{&quot;type&quot;:&quot;webpage&quot;,&quot;id&quot;:&quot;11488450-ecc4-3e23-b5a3-e365630d305e&quot;,&quot;title&quot;:&quot;Prototype&quot;,&quot;accessed&quot;:{&quot;date-parts&quot;:[[2023,3,26]]},&quot;URL&quot;:&quot;https://refactoring.guru/design-patterns/prototype&quot;,&quot;container-title-short&quot;:&quot;&quot;},&quot;isTemporary&quot;:false}]},{&quot;citationID&quot;:&quot;MENDELEY_CITATION_61ec724b-f6ec-44e6-aa42-2f23aab3e96d&quot;,&quot;properties&quot;:{&quot;noteIndex&quot;:0},&quot;isEdited&quot;:false,&quot;manualOverride&quot;:{&quot;isManuallyOverridden&quot;:false,&quot;citeprocText&quot;:&quot;[164, 165]&quot;,&quot;manualOverrideText&quot;:&quot;&quot;},&quot;citationItems&quot;:[{&quot;id&quot;:&quot;d9bd3b9f-63e1-388d-970d-290c03c83a47&quot;,&quot;itemData&quot;:{&quot;type&quot;:&quot;webpage&quot;,&quot;id&quot;:&quot;d9bd3b9f-63e1-388d-970d-290c03c83a47&quot;,&quot;title&quot;:&quot;State&quot;,&quot;accessed&quot;:{&quot;date-parts&quot;:[[2023,3,26]]},&quot;URL&quot;:&quot;https://refactoring.guru/design-patterns/state&quot;,&quot;container-title-short&quot;:&quot;&quot;},&quot;isTemporary&quot;:false},{&quot;id&quot;:&quot;77ed2471-9f96-3220-bb6b-b92da7456d30&quot;,&quot;itemData&quot;:{&quot;type&quot;:&quot;webpage&quot;,&quot;id&quot;:&quot;77ed2471-9f96-3220-bb6b-b92da7456d30&quot;,&quot;title&quot;:&quot;Game Manager.. One Manager to Rule them All. | by Thomas Kesler | Medium&quot;,&quot;accessed&quot;:{&quot;date-parts&quot;:[[2023,3,25]]},&quot;URL&quot;:&quot;https://foxxthom.medium.com/game-manager-one-manager-to-rule-them-all-1c06afa72b23&quot;},&quot;isTemporary&quot;:false}],&quot;citationTag&quot;:&quot;MENDELEY_CITATION_v3_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&quot;}]"/>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44AF6-0B37-4039-928E-F69D3FFE1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141943</TotalTime>
  <Pages>40</Pages>
  <Words>15002</Words>
  <Characters>88518</Characters>
  <Application>Microsoft Office Word</Application>
  <DocSecurity>0</DocSecurity>
  <Lines>737</Lines>
  <Paragraphs>206</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103314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Novák</dc:creator>
  <cp:keywords/>
  <dc:description/>
  <cp:lastModifiedBy>Martin Novák</cp:lastModifiedBy>
  <cp:revision>950</cp:revision>
  <cp:lastPrinted>2023-03-24T19:30:00Z</cp:lastPrinted>
  <dcterms:created xsi:type="dcterms:W3CDTF">2021-03-29T20:15:00Z</dcterms:created>
  <dcterms:modified xsi:type="dcterms:W3CDTF">2023-03-27T16:49:00Z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